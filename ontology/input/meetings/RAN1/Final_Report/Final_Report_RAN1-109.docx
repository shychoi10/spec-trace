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8C3324" w14:textId="77777777" w:rsidR="00C00EAF" w:rsidRPr="009154ED" w:rsidRDefault="00C00EAF" w:rsidP="009643F7">
      <w:pPr>
        <w:pStyle w:val="FootnoteText"/>
        <w:widowControl w:val="0"/>
        <w:jc w:val="left"/>
        <w:rPr>
          <w:rFonts w:ascii="Times New Roman" w:hAnsi="Times New Roman"/>
          <w:lang w:val="fr-FR"/>
        </w:rPr>
      </w:pPr>
    </w:p>
    <w:p w14:paraId="2B38CFD1" w14:textId="7FB9F9F3" w:rsidR="003E51AB" w:rsidRDefault="003E51AB" w:rsidP="003E51AB">
      <w:pPr>
        <w:pStyle w:val="TdocHeader2"/>
        <w:jc w:val="left"/>
        <w:rPr>
          <w:rFonts w:ascii="Times New Roman" w:hAnsi="Times New Roman"/>
          <w:sz w:val="20"/>
          <w:lang w:val="en-US"/>
        </w:rPr>
      </w:pPr>
      <w:r>
        <w:rPr>
          <w:rFonts w:ascii="Times New Roman" w:hAnsi="Times New Roman"/>
          <w:sz w:val="20"/>
          <w:lang w:val="en-US"/>
        </w:rPr>
        <w:t>Source:</w:t>
      </w:r>
      <w:r w:rsidR="00233210">
        <w:rPr>
          <w:rFonts w:ascii="Times New Roman" w:hAnsi="Times New Roman"/>
          <w:sz w:val="20"/>
          <w:lang w:val="en-US"/>
        </w:rPr>
        <w:t xml:space="preserve"> </w:t>
      </w:r>
      <w:r>
        <w:rPr>
          <w:rFonts w:ascii="Times New Roman" w:hAnsi="Times New Roman"/>
          <w:sz w:val="20"/>
          <w:lang w:val="en-US"/>
        </w:rPr>
        <w:tab/>
        <w:t>MCC</w:t>
      </w:r>
      <w:r w:rsidR="00233210">
        <w:rPr>
          <w:rFonts w:ascii="Times New Roman" w:hAnsi="Times New Roman"/>
          <w:sz w:val="20"/>
          <w:lang w:val="en-US"/>
        </w:rPr>
        <w:t xml:space="preserve"> </w:t>
      </w:r>
      <w:r>
        <w:rPr>
          <w:rFonts w:ascii="Times New Roman" w:hAnsi="Times New Roman"/>
          <w:sz w:val="20"/>
          <w:lang w:val="en-US"/>
        </w:rPr>
        <w:t>Support</w:t>
      </w:r>
    </w:p>
    <w:p w14:paraId="3D895FF7" w14:textId="77777777" w:rsidR="003E51AB" w:rsidRDefault="003E51AB" w:rsidP="003E51AB">
      <w:pPr>
        <w:pStyle w:val="TdocHeader2"/>
        <w:jc w:val="left"/>
        <w:rPr>
          <w:rFonts w:ascii="Times New Roman" w:hAnsi="Times New Roman"/>
          <w:sz w:val="20"/>
          <w:lang w:val="en-US"/>
        </w:rPr>
      </w:pPr>
    </w:p>
    <w:p w14:paraId="5A3354CE" w14:textId="102BA77C" w:rsidR="003E51AB" w:rsidRDefault="003E51AB" w:rsidP="003E51AB">
      <w:pPr>
        <w:pStyle w:val="TdocHeader2"/>
        <w:jc w:val="left"/>
        <w:rPr>
          <w:rFonts w:ascii="Times New Roman" w:hAnsi="Times New Roman"/>
          <w:sz w:val="20"/>
          <w:lang w:val="en-US"/>
        </w:rPr>
      </w:pPr>
      <w:r>
        <w:rPr>
          <w:rFonts w:ascii="Times New Roman" w:hAnsi="Times New Roman"/>
          <w:sz w:val="20"/>
          <w:lang w:val="en-US"/>
        </w:rPr>
        <w:t>Title:</w:t>
      </w:r>
      <w:bookmarkStart w:id="0" w:name="Title"/>
      <w:bookmarkEnd w:id="0"/>
      <w:r>
        <w:rPr>
          <w:rFonts w:ascii="Times New Roman" w:hAnsi="Times New Roman"/>
          <w:sz w:val="20"/>
          <w:lang w:val="en-US"/>
        </w:rPr>
        <w:tab/>
      </w:r>
      <w:r w:rsidR="002728DB">
        <w:rPr>
          <w:rFonts w:ascii="Times New Roman" w:hAnsi="Times New Roman"/>
          <w:sz w:val="20"/>
          <w:lang w:val="en-US"/>
        </w:rPr>
        <w:t>Draft</w:t>
      </w:r>
      <w:r w:rsidR="00233210">
        <w:rPr>
          <w:rFonts w:ascii="Times New Roman" w:hAnsi="Times New Roman"/>
          <w:sz w:val="20"/>
          <w:lang w:val="en-US"/>
        </w:rPr>
        <w:t xml:space="preserve"> </w:t>
      </w:r>
      <w:r>
        <w:rPr>
          <w:rFonts w:ascii="Times New Roman" w:hAnsi="Times New Roman"/>
          <w:sz w:val="20"/>
          <w:lang w:val="en-US"/>
        </w:rPr>
        <w:t>Report</w:t>
      </w:r>
      <w:r w:rsidR="00233210">
        <w:rPr>
          <w:rFonts w:ascii="Times New Roman" w:hAnsi="Times New Roman"/>
          <w:sz w:val="20"/>
          <w:lang w:val="en-US"/>
        </w:rPr>
        <w:t xml:space="preserve"> </w:t>
      </w:r>
      <w:r>
        <w:rPr>
          <w:rFonts w:ascii="Times New Roman" w:hAnsi="Times New Roman"/>
          <w:sz w:val="20"/>
          <w:lang w:val="en-US"/>
        </w:rPr>
        <w:t>of</w:t>
      </w:r>
      <w:r w:rsidR="00233210">
        <w:rPr>
          <w:rFonts w:ascii="Times New Roman" w:hAnsi="Times New Roman"/>
          <w:sz w:val="20"/>
          <w:lang w:val="en-US"/>
        </w:rPr>
        <w:t xml:space="preserve"> </w:t>
      </w:r>
      <w:r>
        <w:rPr>
          <w:rFonts w:ascii="Times New Roman" w:hAnsi="Times New Roman"/>
          <w:sz w:val="20"/>
          <w:lang w:val="en-US"/>
        </w:rPr>
        <w:t>3GPP</w:t>
      </w:r>
      <w:r w:rsidR="00233210">
        <w:rPr>
          <w:rFonts w:ascii="Times New Roman" w:hAnsi="Times New Roman"/>
          <w:sz w:val="20"/>
          <w:lang w:val="en-US"/>
        </w:rPr>
        <w:t xml:space="preserve"> </w:t>
      </w:r>
      <w:r>
        <w:rPr>
          <w:rFonts w:ascii="Times New Roman" w:hAnsi="Times New Roman"/>
          <w:sz w:val="20"/>
          <w:lang w:val="en-US"/>
        </w:rPr>
        <w:t>TSG</w:t>
      </w:r>
      <w:r w:rsidR="00233210">
        <w:rPr>
          <w:rFonts w:ascii="Times New Roman" w:hAnsi="Times New Roman"/>
          <w:sz w:val="20"/>
          <w:lang w:val="en-US"/>
        </w:rPr>
        <w:t xml:space="preserve"> </w:t>
      </w:r>
      <w:r>
        <w:rPr>
          <w:rFonts w:ascii="Times New Roman" w:hAnsi="Times New Roman"/>
          <w:sz w:val="20"/>
          <w:lang w:val="en-US"/>
        </w:rPr>
        <w:t>RAN</w:t>
      </w:r>
      <w:r w:rsidR="00233210">
        <w:rPr>
          <w:rFonts w:ascii="Times New Roman" w:hAnsi="Times New Roman"/>
          <w:sz w:val="20"/>
          <w:lang w:val="en-US"/>
        </w:rPr>
        <w:t xml:space="preserve"> </w:t>
      </w:r>
      <w:r>
        <w:rPr>
          <w:rFonts w:ascii="Times New Roman" w:hAnsi="Times New Roman"/>
          <w:sz w:val="20"/>
          <w:lang w:val="en-US"/>
        </w:rPr>
        <w:t>WG1</w:t>
      </w:r>
      <w:r w:rsidR="00233210">
        <w:rPr>
          <w:rFonts w:ascii="Times New Roman" w:hAnsi="Times New Roman"/>
          <w:sz w:val="20"/>
          <w:lang w:val="en-US"/>
        </w:rPr>
        <w:t xml:space="preserve"> </w:t>
      </w:r>
      <w:r w:rsidR="00D30598">
        <w:rPr>
          <w:rFonts w:ascii="Times New Roman" w:hAnsi="Times New Roman"/>
          <w:sz w:val="20"/>
          <w:lang w:val="en-US"/>
        </w:rPr>
        <w:t>#10</w:t>
      </w:r>
      <w:r w:rsidR="00D91B60">
        <w:rPr>
          <w:rFonts w:ascii="Times New Roman" w:hAnsi="Times New Roman"/>
          <w:sz w:val="20"/>
          <w:lang w:val="en-US"/>
        </w:rPr>
        <w:t>9</w:t>
      </w:r>
      <w:r w:rsidR="00B53CE9">
        <w:rPr>
          <w:rFonts w:ascii="Times New Roman" w:hAnsi="Times New Roman"/>
          <w:sz w:val="20"/>
          <w:lang w:val="en-US"/>
        </w:rPr>
        <w:t>-e</w:t>
      </w:r>
      <w:r w:rsidR="00233210">
        <w:rPr>
          <w:rFonts w:ascii="Times New Roman" w:hAnsi="Times New Roman"/>
          <w:sz w:val="20"/>
          <w:lang w:val="en-US"/>
        </w:rPr>
        <w:t xml:space="preserve"> </w:t>
      </w:r>
      <w:r>
        <w:rPr>
          <w:rFonts w:ascii="Times New Roman" w:hAnsi="Times New Roman"/>
          <w:sz w:val="20"/>
          <w:lang w:val="en-US"/>
        </w:rPr>
        <w:t>v</w:t>
      </w:r>
      <w:r w:rsidR="002728DB">
        <w:rPr>
          <w:rFonts w:ascii="Times New Roman" w:hAnsi="Times New Roman"/>
          <w:sz w:val="20"/>
          <w:lang w:val="en-US"/>
        </w:rPr>
        <w:t>0.</w:t>
      </w:r>
      <w:r w:rsidR="00921C67">
        <w:rPr>
          <w:rFonts w:ascii="Times New Roman" w:hAnsi="Times New Roman"/>
          <w:sz w:val="20"/>
          <w:lang w:val="en-US"/>
        </w:rPr>
        <w:t>3</w:t>
      </w:r>
      <w:r w:rsidR="00854084">
        <w:rPr>
          <w:rFonts w:ascii="Times New Roman" w:hAnsi="Times New Roman"/>
          <w:sz w:val="20"/>
          <w:lang w:val="en-US"/>
        </w:rPr>
        <w:t>.</w:t>
      </w:r>
      <w:r w:rsidR="00881D35">
        <w:rPr>
          <w:rFonts w:ascii="Times New Roman" w:hAnsi="Times New Roman"/>
          <w:sz w:val="20"/>
          <w:lang w:val="en-US"/>
        </w:rPr>
        <w:t>0</w:t>
      </w:r>
    </w:p>
    <w:p w14:paraId="7E494703" w14:textId="76796F15" w:rsidR="003E51AB" w:rsidRDefault="003E51AB" w:rsidP="003E51AB">
      <w:pPr>
        <w:pStyle w:val="TdocHeader2"/>
        <w:jc w:val="left"/>
        <w:rPr>
          <w:rFonts w:ascii="Times New Roman" w:hAnsi="Times New Roman"/>
          <w:sz w:val="20"/>
          <w:lang w:val="en-US"/>
        </w:rPr>
      </w:pPr>
      <w:r>
        <w:rPr>
          <w:rFonts w:ascii="Times New Roman" w:hAnsi="Times New Roman"/>
          <w:sz w:val="20"/>
          <w:lang w:val="en-US"/>
        </w:rPr>
        <w:tab/>
        <w:t>(</w:t>
      </w:r>
      <w:r w:rsidR="00B53CE9">
        <w:rPr>
          <w:rFonts w:ascii="Times New Roman" w:hAnsi="Times New Roman"/>
          <w:sz w:val="20"/>
          <w:lang w:val="en-US"/>
        </w:rPr>
        <w:t>Online</w:t>
      </w:r>
      <w:r w:rsidR="00233210">
        <w:rPr>
          <w:rFonts w:ascii="Times New Roman" w:hAnsi="Times New Roman"/>
          <w:sz w:val="20"/>
          <w:lang w:val="en-US"/>
        </w:rPr>
        <w:t xml:space="preserve"> </w:t>
      </w:r>
      <w:r w:rsidR="00B53CE9">
        <w:rPr>
          <w:rFonts w:ascii="Times New Roman" w:hAnsi="Times New Roman"/>
          <w:sz w:val="20"/>
          <w:lang w:val="en-US"/>
        </w:rPr>
        <w:t>meeting</w:t>
      </w:r>
      <w:r w:rsidR="00104FF5" w:rsidRPr="00104FF5">
        <w:rPr>
          <w:rFonts w:ascii="Times New Roman" w:hAnsi="Times New Roman"/>
          <w:sz w:val="20"/>
          <w:lang w:val="en-US"/>
        </w:rPr>
        <w:t>,</w:t>
      </w:r>
      <w:r w:rsidR="00233210">
        <w:rPr>
          <w:rFonts w:ascii="Times New Roman" w:hAnsi="Times New Roman"/>
          <w:sz w:val="20"/>
          <w:lang w:val="en-US"/>
        </w:rPr>
        <w:t xml:space="preserve"> </w:t>
      </w:r>
      <w:r w:rsidR="00D91B60">
        <w:rPr>
          <w:rFonts w:ascii="Times New Roman" w:hAnsi="Times New Roman"/>
          <w:sz w:val="20"/>
          <w:lang w:val="en-US"/>
        </w:rPr>
        <w:t>9</w:t>
      </w:r>
      <w:r w:rsidR="00D91B60" w:rsidRPr="00D91B60">
        <w:rPr>
          <w:rFonts w:ascii="Times New Roman" w:hAnsi="Times New Roman"/>
          <w:sz w:val="20"/>
          <w:vertAlign w:val="superscript"/>
          <w:lang w:val="en-US"/>
        </w:rPr>
        <w:t>th</w:t>
      </w:r>
      <w:r w:rsidR="00D91B60">
        <w:rPr>
          <w:rFonts w:ascii="Times New Roman" w:hAnsi="Times New Roman"/>
          <w:sz w:val="20"/>
          <w:lang w:val="en-US"/>
        </w:rPr>
        <w:t xml:space="preserve"> </w:t>
      </w:r>
      <w:r w:rsidR="002A403D">
        <w:rPr>
          <w:rFonts w:ascii="Times New Roman" w:hAnsi="Times New Roman"/>
          <w:sz w:val="20"/>
          <w:lang w:val="en-US"/>
        </w:rPr>
        <w:t>–</w:t>
      </w:r>
      <w:r w:rsidR="00233210">
        <w:rPr>
          <w:rFonts w:ascii="Times New Roman" w:hAnsi="Times New Roman"/>
          <w:sz w:val="20"/>
          <w:lang w:val="en-US"/>
        </w:rPr>
        <w:t xml:space="preserve"> </w:t>
      </w:r>
      <w:r w:rsidR="00D91B60">
        <w:rPr>
          <w:rFonts w:ascii="Times New Roman" w:hAnsi="Times New Roman"/>
          <w:sz w:val="20"/>
          <w:lang w:val="en-US"/>
        </w:rPr>
        <w:t>20</w:t>
      </w:r>
      <w:r w:rsidR="00D91B60" w:rsidRPr="00D91B60">
        <w:rPr>
          <w:rFonts w:ascii="Times New Roman" w:hAnsi="Times New Roman"/>
          <w:sz w:val="20"/>
          <w:vertAlign w:val="superscript"/>
          <w:lang w:val="en-US"/>
        </w:rPr>
        <w:t>th</w:t>
      </w:r>
      <w:r w:rsidR="00D91B60">
        <w:rPr>
          <w:rFonts w:ascii="Times New Roman" w:hAnsi="Times New Roman"/>
          <w:sz w:val="20"/>
          <w:lang w:val="en-US"/>
        </w:rPr>
        <w:t xml:space="preserve"> May </w:t>
      </w:r>
      <w:r w:rsidR="00104FF5" w:rsidRPr="00104FF5">
        <w:rPr>
          <w:rFonts w:ascii="Times New Roman" w:hAnsi="Times New Roman"/>
          <w:sz w:val="20"/>
          <w:lang w:val="en-US"/>
        </w:rPr>
        <w:t>20</w:t>
      </w:r>
      <w:r w:rsidR="00B53CE9">
        <w:rPr>
          <w:rFonts w:ascii="Times New Roman" w:hAnsi="Times New Roman"/>
          <w:sz w:val="20"/>
          <w:lang w:val="en-US"/>
        </w:rPr>
        <w:t>2</w:t>
      </w:r>
      <w:r w:rsidR="002A403D">
        <w:rPr>
          <w:rFonts w:ascii="Times New Roman" w:hAnsi="Times New Roman"/>
          <w:sz w:val="20"/>
          <w:lang w:val="en-US"/>
        </w:rPr>
        <w:t>2</w:t>
      </w:r>
      <w:r>
        <w:rPr>
          <w:rFonts w:ascii="Times New Roman" w:hAnsi="Times New Roman"/>
          <w:sz w:val="20"/>
          <w:lang w:val="en-US"/>
        </w:rPr>
        <w:t>)</w:t>
      </w:r>
    </w:p>
    <w:p w14:paraId="5C3638AC" w14:textId="77777777" w:rsidR="003E51AB" w:rsidRDefault="003E51AB" w:rsidP="003E51AB">
      <w:pPr>
        <w:pStyle w:val="TdocHeader2"/>
        <w:jc w:val="left"/>
        <w:rPr>
          <w:rFonts w:ascii="Times New Roman" w:hAnsi="Times New Roman"/>
          <w:sz w:val="20"/>
          <w:lang w:val="en-US"/>
        </w:rPr>
      </w:pPr>
    </w:p>
    <w:p w14:paraId="2728FE9F" w14:textId="282BE648" w:rsidR="003E51AB" w:rsidRDefault="003E51AB" w:rsidP="003E51AB">
      <w:pPr>
        <w:pStyle w:val="TdocHeader2"/>
        <w:jc w:val="left"/>
        <w:rPr>
          <w:rFonts w:ascii="Times New Roman" w:hAnsi="Times New Roman"/>
          <w:sz w:val="20"/>
          <w:lang w:val="en-US"/>
        </w:rPr>
      </w:pPr>
      <w:r>
        <w:rPr>
          <w:rFonts w:ascii="Times New Roman" w:hAnsi="Times New Roman"/>
          <w:sz w:val="20"/>
          <w:lang w:val="en-US"/>
        </w:rPr>
        <w:t>Document</w:t>
      </w:r>
      <w:r w:rsidR="00233210">
        <w:rPr>
          <w:rFonts w:ascii="Times New Roman" w:hAnsi="Times New Roman"/>
          <w:sz w:val="20"/>
          <w:lang w:val="en-US"/>
        </w:rPr>
        <w:t xml:space="preserve"> </w:t>
      </w:r>
      <w:r>
        <w:rPr>
          <w:rFonts w:ascii="Times New Roman" w:hAnsi="Times New Roman"/>
          <w:sz w:val="20"/>
          <w:lang w:val="en-US"/>
        </w:rPr>
        <w:t>for:</w:t>
      </w:r>
      <w:r>
        <w:rPr>
          <w:rFonts w:ascii="Times New Roman" w:hAnsi="Times New Roman"/>
          <w:sz w:val="20"/>
          <w:lang w:val="en-US"/>
        </w:rPr>
        <w:tab/>
      </w:r>
      <w:bookmarkStart w:id="1" w:name="DocumentFor"/>
      <w:bookmarkEnd w:id="1"/>
      <w:r w:rsidR="002728DB">
        <w:rPr>
          <w:rFonts w:ascii="Times New Roman" w:hAnsi="Times New Roman"/>
          <w:sz w:val="20"/>
          <w:lang w:val="en-US"/>
        </w:rPr>
        <w:t>Comments</w:t>
      </w:r>
    </w:p>
    <w:p w14:paraId="73344C14" w14:textId="77777777" w:rsidR="00C00EAF" w:rsidRPr="002A29A7" w:rsidRDefault="00C00EAF" w:rsidP="009643F7">
      <w:pPr>
        <w:pStyle w:val="TdocHeader2"/>
        <w:jc w:val="left"/>
        <w:rPr>
          <w:rFonts w:ascii="Times New Roman" w:hAnsi="Times New Roman"/>
          <w:b w:val="0"/>
          <w:sz w:val="20"/>
          <w:lang w:val="en-US"/>
        </w:rPr>
      </w:pPr>
    </w:p>
    <w:p w14:paraId="5BB7F136" w14:textId="77777777" w:rsidR="003126B8" w:rsidRPr="002A29A7" w:rsidRDefault="003126B8" w:rsidP="009643F7">
      <w:pPr>
        <w:pBdr>
          <w:bottom w:val="single" w:sz="12" w:space="1" w:color="auto"/>
        </w:pBdr>
        <w:rPr>
          <w:rFonts w:ascii="Times New Roman" w:hAnsi="Times New Roman"/>
          <w:bCs/>
          <w:szCs w:val="20"/>
        </w:rPr>
      </w:pPr>
    </w:p>
    <w:p w14:paraId="6445C93B" w14:textId="77777777" w:rsidR="00666408" w:rsidRPr="000B1042" w:rsidRDefault="00666408" w:rsidP="009643F7">
      <w:pPr>
        <w:tabs>
          <w:tab w:val="left" w:pos="1985"/>
        </w:tabs>
        <w:ind w:left="357" w:hanging="357"/>
        <w:rPr>
          <w:rFonts w:ascii="Times New Roman" w:hAnsi="Times New Roman"/>
          <w:szCs w:val="20"/>
        </w:rPr>
      </w:pPr>
    </w:p>
    <w:p w14:paraId="6445D4D7" w14:textId="77777777" w:rsidR="00666408" w:rsidRPr="000B1042" w:rsidRDefault="00C91E0B" w:rsidP="009643F7">
      <w:pPr>
        <w:rPr>
          <w:rFonts w:ascii="Times New Roman" w:hAnsi="Times New Roman"/>
          <w:szCs w:val="20"/>
        </w:rPr>
      </w:pPr>
      <w:r w:rsidRPr="000B1042">
        <w:rPr>
          <w:rFonts w:ascii="Times New Roman" w:hAnsi="Times New Roman"/>
          <w:noProof/>
          <w:szCs w:val="20"/>
          <w:highlight w:val="yellow"/>
          <w:lang w:eastAsia="en-GB"/>
        </w:rPr>
        <w:drawing>
          <wp:inline distT="0" distB="0" distL="0" distR="0" wp14:anchorId="62A300B6" wp14:editId="626C4092">
            <wp:extent cx="1485900" cy="866775"/>
            <wp:effectExtent l="0" t="0" r="0" b="0"/>
            <wp:docPr id="1" name="Picture 1" descr="3GPP_T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3GPP_T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85900" cy="866775"/>
                    </a:xfrm>
                    <a:prstGeom prst="rect">
                      <a:avLst/>
                    </a:prstGeom>
                    <a:noFill/>
                    <a:ln>
                      <a:noFill/>
                    </a:ln>
                  </pic:spPr>
                </pic:pic>
              </a:graphicData>
            </a:graphic>
          </wp:inline>
        </w:drawing>
      </w:r>
    </w:p>
    <w:p w14:paraId="66033856" w14:textId="77777777" w:rsidR="00666408" w:rsidRPr="000B1042" w:rsidRDefault="00666408" w:rsidP="009643F7">
      <w:pPr>
        <w:rPr>
          <w:rFonts w:ascii="Times New Roman" w:hAnsi="Times New Roman"/>
          <w:szCs w:val="20"/>
        </w:rPr>
      </w:pPr>
    </w:p>
    <w:p w14:paraId="24951B3A" w14:textId="23A5C663" w:rsidR="00666408" w:rsidRPr="000B1042" w:rsidRDefault="00666408" w:rsidP="009643F7">
      <w:pPr>
        <w:pBdr>
          <w:bottom w:val="single" w:sz="12" w:space="1" w:color="auto"/>
        </w:pBdr>
        <w:rPr>
          <w:rFonts w:ascii="Times New Roman" w:hAnsi="Times New Roman"/>
          <w:b/>
          <w:szCs w:val="20"/>
        </w:rPr>
      </w:pPr>
      <w:r w:rsidRPr="000B1042">
        <w:rPr>
          <w:rFonts w:ascii="Times New Roman" w:hAnsi="Times New Roman"/>
          <w:b/>
          <w:szCs w:val="20"/>
        </w:rPr>
        <w:br w:type="page"/>
      </w:r>
      <w:r w:rsidRPr="000B1042">
        <w:rPr>
          <w:rFonts w:ascii="Times New Roman" w:hAnsi="Times New Roman"/>
          <w:b/>
          <w:szCs w:val="20"/>
        </w:rPr>
        <w:lastRenderedPageBreak/>
        <w:t>Table</w:t>
      </w:r>
      <w:r w:rsidR="00233210">
        <w:rPr>
          <w:rFonts w:ascii="Times New Roman" w:hAnsi="Times New Roman"/>
          <w:b/>
          <w:szCs w:val="20"/>
        </w:rPr>
        <w:t xml:space="preserve"> </w:t>
      </w:r>
      <w:r w:rsidRPr="000B1042">
        <w:rPr>
          <w:rFonts w:ascii="Times New Roman" w:hAnsi="Times New Roman"/>
          <w:b/>
          <w:szCs w:val="20"/>
        </w:rPr>
        <w:t>of</w:t>
      </w:r>
      <w:r w:rsidR="00233210">
        <w:rPr>
          <w:rFonts w:ascii="Times New Roman" w:hAnsi="Times New Roman"/>
          <w:b/>
          <w:szCs w:val="20"/>
        </w:rPr>
        <w:t xml:space="preserve"> </w:t>
      </w:r>
      <w:r w:rsidRPr="000B1042">
        <w:rPr>
          <w:rFonts w:ascii="Times New Roman" w:hAnsi="Times New Roman"/>
          <w:b/>
          <w:szCs w:val="20"/>
        </w:rPr>
        <w:t>contents</w:t>
      </w:r>
    </w:p>
    <w:p w14:paraId="07424DB3" w14:textId="77777777" w:rsidR="00666408" w:rsidRPr="000B1042" w:rsidRDefault="00666408" w:rsidP="009643F7">
      <w:pPr>
        <w:rPr>
          <w:rFonts w:ascii="Times New Roman" w:hAnsi="Times New Roman"/>
          <w:szCs w:val="20"/>
        </w:rPr>
      </w:pPr>
    </w:p>
    <w:p w14:paraId="4827CBD2" w14:textId="17614723" w:rsidR="008F24DF" w:rsidRDefault="00011381">
      <w:pPr>
        <w:pStyle w:val="TOC1"/>
        <w:tabs>
          <w:tab w:val="left" w:pos="400"/>
          <w:tab w:val="right" w:leader="dot" w:pos="10457"/>
        </w:tabs>
        <w:rPr>
          <w:rFonts w:eastAsiaTheme="minorEastAsia" w:cstheme="minorBidi"/>
          <w:b w:val="0"/>
          <w:bCs w:val="0"/>
          <w:caps w:val="0"/>
          <w:noProof/>
          <w:sz w:val="22"/>
          <w:szCs w:val="22"/>
          <w:lang w:eastAsia="en-GB"/>
        </w:rPr>
      </w:pPr>
      <w:r>
        <w:rPr>
          <w:rFonts w:ascii="Times New Roman" w:hAnsi="Times New Roman"/>
          <w:b w:val="0"/>
          <w:bCs w:val="0"/>
          <w:caps w:val="0"/>
        </w:rPr>
        <w:fldChar w:fldCharType="begin"/>
      </w:r>
      <w:r>
        <w:rPr>
          <w:rFonts w:ascii="Times New Roman" w:hAnsi="Times New Roman"/>
          <w:b w:val="0"/>
          <w:bCs w:val="0"/>
          <w:caps w:val="0"/>
        </w:rPr>
        <w:instrText xml:space="preserve"> TOC \o "1-5" \h \z \u </w:instrText>
      </w:r>
      <w:r>
        <w:rPr>
          <w:rFonts w:ascii="Times New Roman" w:hAnsi="Times New Roman"/>
          <w:b w:val="0"/>
          <w:bCs w:val="0"/>
          <w:caps w:val="0"/>
        </w:rPr>
        <w:fldChar w:fldCharType="separate"/>
      </w:r>
      <w:hyperlink w:anchor="_Toc105521283" w:history="1">
        <w:r w:rsidR="008F24DF" w:rsidRPr="00083E20">
          <w:rPr>
            <w:rStyle w:val="Hyperlink"/>
            <w:noProof/>
          </w:rPr>
          <w:t>1</w:t>
        </w:r>
        <w:r w:rsidR="008F24DF">
          <w:rPr>
            <w:rFonts w:eastAsiaTheme="minorEastAsia" w:cstheme="minorBidi"/>
            <w:b w:val="0"/>
            <w:bCs w:val="0"/>
            <w:caps w:val="0"/>
            <w:noProof/>
            <w:sz w:val="22"/>
            <w:szCs w:val="22"/>
            <w:lang w:eastAsia="en-GB"/>
          </w:rPr>
          <w:tab/>
        </w:r>
        <w:r w:rsidR="008F24DF" w:rsidRPr="00083E20">
          <w:rPr>
            <w:rStyle w:val="Hyperlink"/>
            <w:noProof/>
          </w:rPr>
          <w:t>Opening of the meeting</w:t>
        </w:r>
        <w:r w:rsidR="008F24DF">
          <w:rPr>
            <w:noProof/>
            <w:webHidden/>
          </w:rPr>
          <w:tab/>
        </w:r>
        <w:r w:rsidR="008F24DF">
          <w:rPr>
            <w:noProof/>
            <w:webHidden/>
          </w:rPr>
          <w:fldChar w:fldCharType="begin"/>
        </w:r>
        <w:r w:rsidR="008F24DF">
          <w:rPr>
            <w:noProof/>
            <w:webHidden/>
          </w:rPr>
          <w:instrText xml:space="preserve"> PAGEREF _Toc105521283 \h </w:instrText>
        </w:r>
        <w:r w:rsidR="008F24DF">
          <w:rPr>
            <w:noProof/>
            <w:webHidden/>
          </w:rPr>
        </w:r>
        <w:r w:rsidR="008F24DF">
          <w:rPr>
            <w:noProof/>
            <w:webHidden/>
          </w:rPr>
          <w:fldChar w:fldCharType="separate"/>
        </w:r>
        <w:r w:rsidR="008F24DF">
          <w:rPr>
            <w:noProof/>
            <w:webHidden/>
          </w:rPr>
          <w:t>8</w:t>
        </w:r>
        <w:r w:rsidR="008F24DF">
          <w:rPr>
            <w:noProof/>
            <w:webHidden/>
          </w:rPr>
          <w:fldChar w:fldCharType="end"/>
        </w:r>
      </w:hyperlink>
    </w:p>
    <w:p w14:paraId="39C31852" w14:textId="57139B9A" w:rsidR="008F24DF" w:rsidRDefault="001B5688">
      <w:pPr>
        <w:pStyle w:val="TOC2"/>
        <w:tabs>
          <w:tab w:val="left" w:pos="800"/>
          <w:tab w:val="right" w:leader="dot" w:pos="10457"/>
        </w:tabs>
        <w:rPr>
          <w:rFonts w:eastAsiaTheme="minorEastAsia" w:cstheme="minorBidi"/>
          <w:smallCaps w:val="0"/>
          <w:noProof/>
          <w:sz w:val="22"/>
          <w:szCs w:val="22"/>
          <w:lang w:eastAsia="en-GB"/>
        </w:rPr>
      </w:pPr>
      <w:hyperlink w:anchor="_Toc105521284" w:history="1">
        <w:r w:rsidR="008F24DF" w:rsidRPr="00083E20">
          <w:rPr>
            <w:rStyle w:val="Hyperlink"/>
            <w:noProof/>
          </w:rPr>
          <w:t>1.1</w:t>
        </w:r>
        <w:r w:rsidR="008F24DF">
          <w:rPr>
            <w:rFonts w:eastAsiaTheme="minorEastAsia" w:cstheme="minorBidi"/>
            <w:smallCaps w:val="0"/>
            <w:noProof/>
            <w:sz w:val="22"/>
            <w:szCs w:val="22"/>
            <w:lang w:eastAsia="en-GB"/>
          </w:rPr>
          <w:tab/>
        </w:r>
        <w:r w:rsidR="008F24DF" w:rsidRPr="00083E20">
          <w:rPr>
            <w:rStyle w:val="Hyperlink"/>
            <w:noProof/>
          </w:rPr>
          <w:t>Call for IPR</w:t>
        </w:r>
        <w:r w:rsidR="008F24DF">
          <w:rPr>
            <w:noProof/>
            <w:webHidden/>
          </w:rPr>
          <w:tab/>
        </w:r>
        <w:r w:rsidR="008F24DF">
          <w:rPr>
            <w:noProof/>
            <w:webHidden/>
          </w:rPr>
          <w:fldChar w:fldCharType="begin"/>
        </w:r>
        <w:r w:rsidR="008F24DF">
          <w:rPr>
            <w:noProof/>
            <w:webHidden/>
          </w:rPr>
          <w:instrText xml:space="preserve"> PAGEREF _Toc105521284 \h </w:instrText>
        </w:r>
        <w:r w:rsidR="008F24DF">
          <w:rPr>
            <w:noProof/>
            <w:webHidden/>
          </w:rPr>
        </w:r>
        <w:r w:rsidR="008F24DF">
          <w:rPr>
            <w:noProof/>
            <w:webHidden/>
          </w:rPr>
          <w:fldChar w:fldCharType="separate"/>
        </w:r>
        <w:r w:rsidR="008F24DF">
          <w:rPr>
            <w:noProof/>
            <w:webHidden/>
          </w:rPr>
          <w:t>8</w:t>
        </w:r>
        <w:r w:rsidR="008F24DF">
          <w:rPr>
            <w:noProof/>
            <w:webHidden/>
          </w:rPr>
          <w:fldChar w:fldCharType="end"/>
        </w:r>
      </w:hyperlink>
    </w:p>
    <w:p w14:paraId="0C88E440" w14:textId="1AB0AD25" w:rsidR="008F24DF" w:rsidRDefault="001B5688">
      <w:pPr>
        <w:pStyle w:val="TOC2"/>
        <w:tabs>
          <w:tab w:val="left" w:pos="800"/>
          <w:tab w:val="right" w:leader="dot" w:pos="10457"/>
        </w:tabs>
        <w:rPr>
          <w:rFonts w:eastAsiaTheme="minorEastAsia" w:cstheme="minorBidi"/>
          <w:smallCaps w:val="0"/>
          <w:noProof/>
          <w:sz w:val="22"/>
          <w:szCs w:val="22"/>
          <w:lang w:eastAsia="en-GB"/>
        </w:rPr>
      </w:pPr>
      <w:hyperlink w:anchor="_Toc105521285" w:history="1">
        <w:r w:rsidR="008F24DF" w:rsidRPr="00083E20">
          <w:rPr>
            <w:rStyle w:val="Hyperlink"/>
            <w:noProof/>
          </w:rPr>
          <w:t>1.2</w:t>
        </w:r>
        <w:r w:rsidR="008F24DF">
          <w:rPr>
            <w:rFonts w:eastAsiaTheme="minorEastAsia" w:cstheme="minorBidi"/>
            <w:smallCaps w:val="0"/>
            <w:noProof/>
            <w:sz w:val="22"/>
            <w:szCs w:val="22"/>
            <w:lang w:eastAsia="en-GB"/>
          </w:rPr>
          <w:tab/>
        </w:r>
        <w:r w:rsidR="008F24DF" w:rsidRPr="00083E20">
          <w:rPr>
            <w:rStyle w:val="Hyperlink"/>
            <w:noProof/>
          </w:rPr>
          <w:t>Competition law statement</w:t>
        </w:r>
        <w:r w:rsidR="008F24DF">
          <w:rPr>
            <w:noProof/>
            <w:webHidden/>
          </w:rPr>
          <w:tab/>
        </w:r>
        <w:r w:rsidR="008F24DF">
          <w:rPr>
            <w:noProof/>
            <w:webHidden/>
          </w:rPr>
          <w:fldChar w:fldCharType="begin"/>
        </w:r>
        <w:r w:rsidR="008F24DF">
          <w:rPr>
            <w:noProof/>
            <w:webHidden/>
          </w:rPr>
          <w:instrText xml:space="preserve"> PAGEREF _Toc105521285 \h </w:instrText>
        </w:r>
        <w:r w:rsidR="008F24DF">
          <w:rPr>
            <w:noProof/>
            <w:webHidden/>
          </w:rPr>
        </w:r>
        <w:r w:rsidR="008F24DF">
          <w:rPr>
            <w:noProof/>
            <w:webHidden/>
          </w:rPr>
          <w:fldChar w:fldCharType="separate"/>
        </w:r>
        <w:r w:rsidR="008F24DF">
          <w:rPr>
            <w:noProof/>
            <w:webHidden/>
          </w:rPr>
          <w:t>8</w:t>
        </w:r>
        <w:r w:rsidR="008F24DF">
          <w:rPr>
            <w:noProof/>
            <w:webHidden/>
          </w:rPr>
          <w:fldChar w:fldCharType="end"/>
        </w:r>
      </w:hyperlink>
    </w:p>
    <w:p w14:paraId="7AA91249" w14:textId="3FA2CD3B" w:rsidR="008F24DF" w:rsidRDefault="001B5688">
      <w:pPr>
        <w:pStyle w:val="TOC2"/>
        <w:tabs>
          <w:tab w:val="left" w:pos="800"/>
          <w:tab w:val="right" w:leader="dot" w:pos="10457"/>
        </w:tabs>
        <w:rPr>
          <w:rFonts w:eastAsiaTheme="minorEastAsia" w:cstheme="minorBidi"/>
          <w:smallCaps w:val="0"/>
          <w:noProof/>
          <w:sz w:val="22"/>
          <w:szCs w:val="22"/>
          <w:lang w:eastAsia="en-GB"/>
        </w:rPr>
      </w:pPr>
      <w:hyperlink w:anchor="_Toc105521286" w:history="1">
        <w:r w:rsidR="008F24DF" w:rsidRPr="00083E20">
          <w:rPr>
            <w:rStyle w:val="Hyperlink"/>
            <w:noProof/>
          </w:rPr>
          <w:t>1.3</w:t>
        </w:r>
        <w:r w:rsidR="008F24DF">
          <w:rPr>
            <w:rFonts w:eastAsiaTheme="minorEastAsia" w:cstheme="minorBidi"/>
            <w:smallCaps w:val="0"/>
            <w:noProof/>
            <w:sz w:val="22"/>
            <w:szCs w:val="22"/>
            <w:lang w:eastAsia="en-GB"/>
          </w:rPr>
          <w:tab/>
        </w:r>
        <w:r w:rsidR="008F24DF" w:rsidRPr="00083E20">
          <w:rPr>
            <w:rStyle w:val="Hyperlink"/>
            <w:noProof/>
          </w:rPr>
          <w:t>Network usage conditions</w:t>
        </w:r>
        <w:r w:rsidR="008F24DF">
          <w:rPr>
            <w:noProof/>
            <w:webHidden/>
          </w:rPr>
          <w:tab/>
        </w:r>
        <w:r w:rsidR="008F24DF">
          <w:rPr>
            <w:noProof/>
            <w:webHidden/>
          </w:rPr>
          <w:fldChar w:fldCharType="begin"/>
        </w:r>
        <w:r w:rsidR="008F24DF">
          <w:rPr>
            <w:noProof/>
            <w:webHidden/>
          </w:rPr>
          <w:instrText xml:space="preserve"> PAGEREF _Toc105521286 \h </w:instrText>
        </w:r>
        <w:r w:rsidR="008F24DF">
          <w:rPr>
            <w:noProof/>
            <w:webHidden/>
          </w:rPr>
        </w:r>
        <w:r w:rsidR="008F24DF">
          <w:rPr>
            <w:noProof/>
            <w:webHidden/>
          </w:rPr>
          <w:fldChar w:fldCharType="separate"/>
        </w:r>
        <w:r w:rsidR="008F24DF">
          <w:rPr>
            <w:noProof/>
            <w:webHidden/>
          </w:rPr>
          <w:t>8</w:t>
        </w:r>
        <w:r w:rsidR="008F24DF">
          <w:rPr>
            <w:noProof/>
            <w:webHidden/>
          </w:rPr>
          <w:fldChar w:fldCharType="end"/>
        </w:r>
      </w:hyperlink>
    </w:p>
    <w:p w14:paraId="432F6CB6" w14:textId="045CCEFC" w:rsidR="008F24DF" w:rsidRDefault="001B5688">
      <w:pPr>
        <w:pStyle w:val="TOC2"/>
        <w:tabs>
          <w:tab w:val="left" w:pos="800"/>
          <w:tab w:val="right" w:leader="dot" w:pos="10457"/>
        </w:tabs>
        <w:rPr>
          <w:rFonts w:eastAsiaTheme="minorEastAsia" w:cstheme="minorBidi"/>
          <w:smallCaps w:val="0"/>
          <w:noProof/>
          <w:sz w:val="22"/>
          <w:szCs w:val="22"/>
          <w:lang w:eastAsia="en-GB"/>
        </w:rPr>
      </w:pPr>
      <w:hyperlink w:anchor="_Toc105521287" w:history="1">
        <w:r w:rsidR="008F24DF" w:rsidRPr="00083E20">
          <w:rPr>
            <w:rStyle w:val="Hyperlink"/>
            <w:noProof/>
            <w:lang w:eastAsia="x-none"/>
          </w:rPr>
          <w:t>1.4</w:t>
        </w:r>
        <w:r w:rsidR="008F24DF">
          <w:rPr>
            <w:rFonts w:eastAsiaTheme="minorEastAsia" w:cstheme="minorBidi"/>
            <w:smallCaps w:val="0"/>
            <w:noProof/>
            <w:sz w:val="22"/>
            <w:szCs w:val="22"/>
            <w:lang w:eastAsia="en-GB"/>
          </w:rPr>
          <w:tab/>
        </w:r>
        <w:r w:rsidR="008F24DF" w:rsidRPr="00083E20">
          <w:rPr>
            <w:rStyle w:val="Hyperlink"/>
            <w:noProof/>
          </w:rPr>
          <w:t>Check-in for Registered Delegates</w:t>
        </w:r>
        <w:r w:rsidR="008F24DF">
          <w:rPr>
            <w:noProof/>
            <w:webHidden/>
          </w:rPr>
          <w:tab/>
        </w:r>
        <w:r w:rsidR="008F24DF">
          <w:rPr>
            <w:noProof/>
            <w:webHidden/>
          </w:rPr>
          <w:fldChar w:fldCharType="begin"/>
        </w:r>
        <w:r w:rsidR="008F24DF">
          <w:rPr>
            <w:noProof/>
            <w:webHidden/>
          </w:rPr>
          <w:instrText xml:space="preserve"> PAGEREF _Toc105521287 \h </w:instrText>
        </w:r>
        <w:r w:rsidR="008F24DF">
          <w:rPr>
            <w:noProof/>
            <w:webHidden/>
          </w:rPr>
        </w:r>
        <w:r w:rsidR="008F24DF">
          <w:rPr>
            <w:noProof/>
            <w:webHidden/>
          </w:rPr>
          <w:fldChar w:fldCharType="separate"/>
        </w:r>
        <w:r w:rsidR="008F24DF">
          <w:rPr>
            <w:noProof/>
            <w:webHidden/>
          </w:rPr>
          <w:t>8</w:t>
        </w:r>
        <w:r w:rsidR="008F24DF">
          <w:rPr>
            <w:noProof/>
            <w:webHidden/>
          </w:rPr>
          <w:fldChar w:fldCharType="end"/>
        </w:r>
      </w:hyperlink>
    </w:p>
    <w:p w14:paraId="0D6A5511" w14:textId="22780432" w:rsidR="008F24DF" w:rsidRDefault="001B5688">
      <w:pPr>
        <w:pStyle w:val="TOC2"/>
        <w:tabs>
          <w:tab w:val="left" w:pos="800"/>
          <w:tab w:val="right" w:leader="dot" w:pos="10457"/>
        </w:tabs>
        <w:rPr>
          <w:rFonts w:eastAsiaTheme="minorEastAsia" w:cstheme="minorBidi"/>
          <w:smallCaps w:val="0"/>
          <w:noProof/>
          <w:sz w:val="22"/>
          <w:szCs w:val="22"/>
          <w:lang w:eastAsia="en-GB"/>
        </w:rPr>
      </w:pPr>
      <w:hyperlink w:anchor="_Toc105521288" w:history="1">
        <w:r w:rsidR="008F24DF" w:rsidRPr="00083E20">
          <w:rPr>
            <w:rStyle w:val="Hyperlink"/>
            <w:noProof/>
          </w:rPr>
          <w:t>1.5</w:t>
        </w:r>
        <w:r w:rsidR="008F24DF">
          <w:rPr>
            <w:rFonts w:eastAsiaTheme="minorEastAsia" w:cstheme="minorBidi"/>
            <w:smallCaps w:val="0"/>
            <w:noProof/>
            <w:sz w:val="22"/>
            <w:szCs w:val="22"/>
            <w:lang w:eastAsia="en-GB"/>
          </w:rPr>
          <w:tab/>
        </w:r>
        <w:r w:rsidR="008F24DF" w:rsidRPr="00083E20">
          <w:rPr>
            <w:rStyle w:val="Hyperlink"/>
            <w:noProof/>
          </w:rPr>
          <w:t>Aspects related to RAN1 Meeting Management</w:t>
        </w:r>
        <w:r w:rsidR="008F24DF">
          <w:rPr>
            <w:noProof/>
            <w:webHidden/>
          </w:rPr>
          <w:tab/>
        </w:r>
        <w:r w:rsidR="008F24DF">
          <w:rPr>
            <w:noProof/>
            <w:webHidden/>
          </w:rPr>
          <w:fldChar w:fldCharType="begin"/>
        </w:r>
        <w:r w:rsidR="008F24DF">
          <w:rPr>
            <w:noProof/>
            <w:webHidden/>
          </w:rPr>
          <w:instrText xml:space="preserve"> PAGEREF _Toc105521288 \h </w:instrText>
        </w:r>
        <w:r w:rsidR="008F24DF">
          <w:rPr>
            <w:noProof/>
            <w:webHidden/>
          </w:rPr>
        </w:r>
        <w:r w:rsidR="008F24DF">
          <w:rPr>
            <w:noProof/>
            <w:webHidden/>
          </w:rPr>
          <w:fldChar w:fldCharType="separate"/>
        </w:r>
        <w:r w:rsidR="008F24DF">
          <w:rPr>
            <w:noProof/>
            <w:webHidden/>
          </w:rPr>
          <w:t>9</w:t>
        </w:r>
        <w:r w:rsidR="008F24DF">
          <w:rPr>
            <w:noProof/>
            <w:webHidden/>
          </w:rPr>
          <w:fldChar w:fldCharType="end"/>
        </w:r>
      </w:hyperlink>
    </w:p>
    <w:p w14:paraId="434E2393" w14:textId="4D6BA3D6" w:rsidR="008F24DF" w:rsidRDefault="001B5688">
      <w:pPr>
        <w:pStyle w:val="TOC2"/>
        <w:tabs>
          <w:tab w:val="left" w:pos="800"/>
          <w:tab w:val="right" w:leader="dot" w:pos="10457"/>
        </w:tabs>
        <w:rPr>
          <w:rFonts w:eastAsiaTheme="minorEastAsia" w:cstheme="minorBidi"/>
          <w:smallCaps w:val="0"/>
          <w:noProof/>
          <w:sz w:val="22"/>
          <w:szCs w:val="22"/>
          <w:lang w:eastAsia="en-GB"/>
        </w:rPr>
      </w:pPr>
      <w:hyperlink w:anchor="_Toc105521289" w:history="1">
        <w:r w:rsidR="008F24DF" w:rsidRPr="00083E20">
          <w:rPr>
            <w:rStyle w:val="Hyperlink"/>
            <w:noProof/>
          </w:rPr>
          <w:t>1.6</w:t>
        </w:r>
        <w:r w:rsidR="008F24DF">
          <w:rPr>
            <w:rFonts w:eastAsiaTheme="minorEastAsia" w:cstheme="minorBidi"/>
            <w:smallCaps w:val="0"/>
            <w:noProof/>
            <w:sz w:val="22"/>
            <w:szCs w:val="22"/>
            <w:lang w:eastAsia="en-GB"/>
          </w:rPr>
          <w:tab/>
        </w:r>
        <w:r w:rsidR="008F24DF" w:rsidRPr="00083E20">
          <w:rPr>
            <w:rStyle w:val="Hyperlink"/>
            <w:noProof/>
          </w:rPr>
          <w:t>Recording of RAN1 Meeting</w:t>
        </w:r>
        <w:r w:rsidR="008F24DF">
          <w:rPr>
            <w:noProof/>
            <w:webHidden/>
          </w:rPr>
          <w:tab/>
        </w:r>
        <w:r w:rsidR="008F24DF">
          <w:rPr>
            <w:noProof/>
            <w:webHidden/>
          </w:rPr>
          <w:fldChar w:fldCharType="begin"/>
        </w:r>
        <w:r w:rsidR="008F24DF">
          <w:rPr>
            <w:noProof/>
            <w:webHidden/>
          </w:rPr>
          <w:instrText xml:space="preserve"> PAGEREF _Toc105521289 \h </w:instrText>
        </w:r>
        <w:r w:rsidR="008F24DF">
          <w:rPr>
            <w:noProof/>
            <w:webHidden/>
          </w:rPr>
        </w:r>
        <w:r w:rsidR="008F24DF">
          <w:rPr>
            <w:noProof/>
            <w:webHidden/>
          </w:rPr>
          <w:fldChar w:fldCharType="separate"/>
        </w:r>
        <w:r w:rsidR="008F24DF">
          <w:rPr>
            <w:noProof/>
            <w:webHidden/>
          </w:rPr>
          <w:t>9</w:t>
        </w:r>
        <w:r w:rsidR="008F24DF">
          <w:rPr>
            <w:noProof/>
            <w:webHidden/>
          </w:rPr>
          <w:fldChar w:fldCharType="end"/>
        </w:r>
      </w:hyperlink>
    </w:p>
    <w:p w14:paraId="27B7934C" w14:textId="2155201E" w:rsidR="008F24DF" w:rsidRDefault="001B5688">
      <w:pPr>
        <w:pStyle w:val="TOC1"/>
        <w:tabs>
          <w:tab w:val="left" w:pos="400"/>
          <w:tab w:val="right" w:leader="dot" w:pos="10457"/>
        </w:tabs>
        <w:rPr>
          <w:rFonts w:eastAsiaTheme="minorEastAsia" w:cstheme="minorBidi"/>
          <w:b w:val="0"/>
          <w:bCs w:val="0"/>
          <w:caps w:val="0"/>
          <w:noProof/>
          <w:sz w:val="22"/>
          <w:szCs w:val="22"/>
          <w:lang w:eastAsia="en-GB"/>
        </w:rPr>
      </w:pPr>
      <w:hyperlink w:anchor="_Toc105521290" w:history="1">
        <w:r w:rsidR="008F24DF" w:rsidRPr="00083E20">
          <w:rPr>
            <w:rStyle w:val="Hyperlink"/>
            <w:noProof/>
          </w:rPr>
          <w:t>2</w:t>
        </w:r>
        <w:r w:rsidR="008F24DF">
          <w:rPr>
            <w:rFonts w:eastAsiaTheme="minorEastAsia" w:cstheme="minorBidi"/>
            <w:b w:val="0"/>
            <w:bCs w:val="0"/>
            <w:caps w:val="0"/>
            <w:noProof/>
            <w:sz w:val="22"/>
            <w:szCs w:val="22"/>
            <w:lang w:eastAsia="en-GB"/>
          </w:rPr>
          <w:tab/>
        </w:r>
        <w:r w:rsidR="008F24DF" w:rsidRPr="00083E20">
          <w:rPr>
            <w:rStyle w:val="Hyperlink"/>
            <w:noProof/>
          </w:rPr>
          <w:t>Approval of Agenda</w:t>
        </w:r>
        <w:r w:rsidR="008F24DF">
          <w:rPr>
            <w:noProof/>
            <w:webHidden/>
          </w:rPr>
          <w:tab/>
        </w:r>
        <w:r w:rsidR="008F24DF">
          <w:rPr>
            <w:noProof/>
            <w:webHidden/>
          </w:rPr>
          <w:fldChar w:fldCharType="begin"/>
        </w:r>
        <w:r w:rsidR="008F24DF">
          <w:rPr>
            <w:noProof/>
            <w:webHidden/>
          </w:rPr>
          <w:instrText xml:space="preserve"> PAGEREF _Toc105521290 \h </w:instrText>
        </w:r>
        <w:r w:rsidR="008F24DF">
          <w:rPr>
            <w:noProof/>
            <w:webHidden/>
          </w:rPr>
        </w:r>
        <w:r w:rsidR="008F24DF">
          <w:rPr>
            <w:noProof/>
            <w:webHidden/>
          </w:rPr>
          <w:fldChar w:fldCharType="separate"/>
        </w:r>
        <w:r w:rsidR="008F24DF">
          <w:rPr>
            <w:noProof/>
            <w:webHidden/>
          </w:rPr>
          <w:t>9</w:t>
        </w:r>
        <w:r w:rsidR="008F24DF">
          <w:rPr>
            <w:noProof/>
            <w:webHidden/>
          </w:rPr>
          <w:fldChar w:fldCharType="end"/>
        </w:r>
      </w:hyperlink>
    </w:p>
    <w:p w14:paraId="489A9CBB" w14:textId="139BCF7B" w:rsidR="008F24DF" w:rsidRDefault="001B5688">
      <w:pPr>
        <w:pStyle w:val="TOC1"/>
        <w:tabs>
          <w:tab w:val="left" w:pos="400"/>
          <w:tab w:val="right" w:leader="dot" w:pos="10457"/>
        </w:tabs>
        <w:rPr>
          <w:rFonts w:eastAsiaTheme="minorEastAsia" w:cstheme="minorBidi"/>
          <w:b w:val="0"/>
          <w:bCs w:val="0"/>
          <w:caps w:val="0"/>
          <w:noProof/>
          <w:sz w:val="22"/>
          <w:szCs w:val="22"/>
          <w:lang w:eastAsia="en-GB"/>
        </w:rPr>
      </w:pPr>
      <w:hyperlink w:anchor="_Toc105521291" w:history="1">
        <w:r w:rsidR="008F24DF" w:rsidRPr="00083E20">
          <w:rPr>
            <w:rStyle w:val="Hyperlink"/>
            <w:noProof/>
          </w:rPr>
          <w:t>3</w:t>
        </w:r>
        <w:r w:rsidR="008F24DF">
          <w:rPr>
            <w:rFonts w:eastAsiaTheme="minorEastAsia" w:cstheme="minorBidi"/>
            <w:b w:val="0"/>
            <w:bCs w:val="0"/>
            <w:caps w:val="0"/>
            <w:noProof/>
            <w:sz w:val="22"/>
            <w:szCs w:val="22"/>
            <w:lang w:eastAsia="en-GB"/>
          </w:rPr>
          <w:tab/>
        </w:r>
        <w:r w:rsidR="008F24DF" w:rsidRPr="00083E20">
          <w:rPr>
            <w:rStyle w:val="Hyperlink"/>
            <w:noProof/>
          </w:rPr>
          <w:t>Highlights from RAN plenary</w:t>
        </w:r>
        <w:r w:rsidR="008F24DF">
          <w:rPr>
            <w:noProof/>
            <w:webHidden/>
          </w:rPr>
          <w:tab/>
        </w:r>
        <w:r w:rsidR="008F24DF">
          <w:rPr>
            <w:noProof/>
            <w:webHidden/>
          </w:rPr>
          <w:fldChar w:fldCharType="begin"/>
        </w:r>
        <w:r w:rsidR="008F24DF">
          <w:rPr>
            <w:noProof/>
            <w:webHidden/>
          </w:rPr>
          <w:instrText xml:space="preserve"> PAGEREF _Toc105521291 \h </w:instrText>
        </w:r>
        <w:r w:rsidR="008F24DF">
          <w:rPr>
            <w:noProof/>
            <w:webHidden/>
          </w:rPr>
        </w:r>
        <w:r w:rsidR="008F24DF">
          <w:rPr>
            <w:noProof/>
            <w:webHidden/>
          </w:rPr>
          <w:fldChar w:fldCharType="separate"/>
        </w:r>
        <w:r w:rsidR="008F24DF">
          <w:rPr>
            <w:noProof/>
            <w:webHidden/>
          </w:rPr>
          <w:t>9</w:t>
        </w:r>
        <w:r w:rsidR="008F24DF">
          <w:rPr>
            <w:noProof/>
            <w:webHidden/>
          </w:rPr>
          <w:fldChar w:fldCharType="end"/>
        </w:r>
      </w:hyperlink>
    </w:p>
    <w:p w14:paraId="6E7B8EC4" w14:textId="4928006E" w:rsidR="008F24DF" w:rsidRDefault="001B5688">
      <w:pPr>
        <w:pStyle w:val="TOC1"/>
        <w:tabs>
          <w:tab w:val="left" w:pos="400"/>
          <w:tab w:val="right" w:leader="dot" w:pos="10457"/>
        </w:tabs>
        <w:rPr>
          <w:rFonts w:eastAsiaTheme="minorEastAsia" w:cstheme="minorBidi"/>
          <w:b w:val="0"/>
          <w:bCs w:val="0"/>
          <w:caps w:val="0"/>
          <w:noProof/>
          <w:sz w:val="22"/>
          <w:szCs w:val="22"/>
          <w:lang w:eastAsia="en-GB"/>
        </w:rPr>
      </w:pPr>
      <w:hyperlink w:anchor="_Toc105521292" w:history="1">
        <w:r w:rsidR="008F24DF" w:rsidRPr="00083E20">
          <w:rPr>
            <w:rStyle w:val="Hyperlink"/>
            <w:noProof/>
          </w:rPr>
          <w:t>4</w:t>
        </w:r>
        <w:r w:rsidR="008F24DF">
          <w:rPr>
            <w:rFonts w:eastAsiaTheme="minorEastAsia" w:cstheme="minorBidi"/>
            <w:b w:val="0"/>
            <w:bCs w:val="0"/>
            <w:caps w:val="0"/>
            <w:noProof/>
            <w:sz w:val="22"/>
            <w:szCs w:val="22"/>
            <w:lang w:eastAsia="en-GB"/>
          </w:rPr>
          <w:tab/>
        </w:r>
        <w:r w:rsidR="008F24DF" w:rsidRPr="00083E20">
          <w:rPr>
            <w:rStyle w:val="Hyperlink"/>
            <w:noProof/>
          </w:rPr>
          <w:t>Approval of Minutes from previous meeting</w:t>
        </w:r>
        <w:r w:rsidR="008F24DF">
          <w:rPr>
            <w:noProof/>
            <w:webHidden/>
          </w:rPr>
          <w:tab/>
        </w:r>
        <w:r w:rsidR="008F24DF">
          <w:rPr>
            <w:noProof/>
            <w:webHidden/>
          </w:rPr>
          <w:fldChar w:fldCharType="begin"/>
        </w:r>
        <w:r w:rsidR="008F24DF">
          <w:rPr>
            <w:noProof/>
            <w:webHidden/>
          </w:rPr>
          <w:instrText xml:space="preserve"> PAGEREF _Toc105521292 \h </w:instrText>
        </w:r>
        <w:r w:rsidR="008F24DF">
          <w:rPr>
            <w:noProof/>
            <w:webHidden/>
          </w:rPr>
        </w:r>
        <w:r w:rsidR="008F24DF">
          <w:rPr>
            <w:noProof/>
            <w:webHidden/>
          </w:rPr>
          <w:fldChar w:fldCharType="separate"/>
        </w:r>
        <w:r w:rsidR="008F24DF">
          <w:rPr>
            <w:noProof/>
            <w:webHidden/>
          </w:rPr>
          <w:t>10</w:t>
        </w:r>
        <w:r w:rsidR="008F24DF">
          <w:rPr>
            <w:noProof/>
            <w:webHidden/>
          </w:rPr>
          <w:fldChar w:fldCharType="end"/>
        </w:r>
      </w:hyperlink>
    </w:p>
    <w:p w14:paraId="1520F76E" w14:textId="5FC09D3A" w:rsidR="008F24DF" w:rsidRDefault="001B5688">
      <w:pPr>
        <w:pStyle w:val="TOC1"/>
        <w:tabs>
          <w:tab w:val="left" w:pos="400"/>
          <w:tab w:val="right" w:leader="dot" w:pos="10457"/>
        </w:tabs>
        <w:rPr>
          <w:rFonts w:eastAsiaTheme="minorEastAsia" w:cstheme="minorBidi"/>
          <w:b w:val="0"/>
          <w:bCs w:val="0"/>
          <w:caps w:val="0"/>
          <w:noProof/>
          <w:sz w:val="22"/>
          <w:szCs w:val="22"/>
          <w:lang w:eastAsia="en-GB"/>
        </w:rPr>
      </w:pPr>
      <w:hyperlink w:anchor="_Toc105521293" w:history="1">
        <w:r w:rsidR="008F24DF" w:rsidRPr="00083E20">
          <w:rPr>
            <w:rStyle w:val="Hyperlink"/>
            <w:noProof/>
          </w:rPr>
          <w:t>5</w:t>
        </w:r>
        <w:r w:rsidR="008F24DF">
          <w:rPr>
            <w:rFonts w:eastAsiaTheme="minorEastAsia" w:cstheme="minorBidi"/>
            <w:b w:val="0"/>
            <w:bCs w:val="0"/>
            <w:caps w:val="0"/>
            <w:noProof/>
            <w:sz w:val="22"/>
            <w:szCs w:val="22"/>
            <w:lang w:eastAsia="en-GB"/>
          </w:rPr>
          <w:tab/>
        </w:r>
        <w:r w:rsidR="008F24DF" w:rsidRPr="00083E20">
          <w:rPr>
            <w:rStyle w:val="Hyperlink"/>
            <w:noProof/>
          </w:rPr>
          <w:t>Incoming Liaison Statements</w:t>
        </w:r>
        <w:r w:rsidR="008F24DF">
          <w:rPr>
            <w:noProof/>
            <w:webHidden/>
          </w:rPr>
          <w:tab/>
        </w:r>
        <w:r w:rsidR="008F24DF">
          <w:rPr>
            <w:noProof/>
            <w:webHidden/>
          </w:rPr>
          <w:fldChar w:fldCharType="begin"/>
        </w:r>
        <w:r w:rsidR="008F24DF">
          <w:rPr>
            <w:noProof/>
            <w:webHidden/>
          </w:rPr>
          <w:instrText xml:space="preserve"> PAGEREF _Toc105521293 \h </w:instrText>
        </w:r>
        <w:r w:rsidR="008F24DF">
          <w:rPr>
            <w:noProof/>
            <w:webHidden/>
          </w:rPr>
        </w:r>
        <w:r w:rsidR="008F24DF">
          <w:rPr>
            <w:noProof/>
            <w:webHidden/>
          </w:rPr>
          <w:fldChar w:fldCharType="separate"/>
        </w:r>
        <w:r w:rsidR="008F24DF">
          <w:rPr>
            <w:noProof/>
            <w:webHidden/>
          </w:rPr>
          <w:t>10</w:t>
        </w:r>
        <w:r w:rsidR="008F24DF">
          <w:rPr>
            <w:noProof/>
            <w:webHidden/>
          </w:rPr>
          <w:fldChar w:fldCharType="end"/>
        </w:r>
      </w:hyperlink>
    </w:p>
    <w:p w14:paraId="2CC1051D" w14:textId="43CE3AA4" w:rsidR="008F24DF" w:rsidRDefault="001B5688">
      <w:pPr>
        <w:pStyle w:val="TOC1"/>
        <w:tabs>
          <w:tab w:val="left" w:pos="400"/>
          <w:tab w:val="right" w:leader="dot" w:pos="10457"/>
        </w:tabs>
        <w:rPr>
          <w:rFonts w:eastAsiaTheme="minorEastAsia" w:cstheme="minorBidi"/>
          <w:b w:val="0"/>
          <w:bCs w:val="0"/>
          <w:caps w:val="0"/>
          <w:noProof/>
          <w:sz w:val="22"/>
          <w:szCs w:val="22"/>
          <w:lang w:eastAsia="en-GB"/>
        </w:rPr>
      </w:pPr>
      <w:hyperlink w:anchor="_Toc105521294" w:history="1">
        <w:r w:rsidR="008F24DF" w:rsidRPr="00083E20">
          <w:rPr>
            <w:rStyle w:val="Hyperlink"/>
            <w:noProof/>
          </w:rPr>
          <w:t>6</w:t>
        </w:r>
        <w:r w:rsidR="008F24DF">
          <w:rPr>
            <w:rFonts w:eastAsiaTheme="minorEastAsia" w:cstheme="minorBidi"/>
            <w:b w:val="0"/>
            <w:bCs w:val="0"/>
            <w:caps w:val="0"/>
            <w:noProof/>
            <w:sz w:val="22"/>
            <w:szCs w:val="22"/>
            <w:lang w:eastAsia="en-GB"/>
          </w:rPr>
          <w:tab/>
        </w:r>
        <w:r w:rsidR="008F24DF" w:rsidRPr="00083E20">
          <w:rPr>
            <w:rStyle w:val="Hyperlink"/>
            <w:noProof/>
          </w:rPr>
          <w:t>Releases 8 – 16 E-UTRA Maintenance</w:t>
        </w:r>
        <w:r w:rsidR="008F24DF">
          <w:rPr>
            <w:noProof/>
            <w:webHidden/>
          </w:rPr>
          <w:tab/>
        </w:r>
        <w:r w:rsidR="008F24DF">
          <w:rPr>
            <w:noProof/>
            <w:webHidden/>
          </w:rPr>
          <w:fldChar w:fldCharType="begin"/>
        </w:r>
        <w:r w:rsidR="008F24DF">
          <w:rPr>
            <w:noProof/>
            <w:webHidden/>
          </w:rPr>
          <w:instrText xml:space="preserve"> PAGEREF _Toc105521294 \h </w:instrText>
        </w:r>
        <w:r w:rsidR="008F24DF">
          <w:rPr>
            <w:noProof/>
            <w:webHidden/>
          </w:rPr>
        </w:r>
        <w:r w:rsidR="008F24DF">
          <w:rPr>
            <w:noProof/>
            <w:webHidden/>
          </w:rPr>
          <w:fldChar w:fldCharType="separate"/>
        </w:r>
        <w:r w:rsidR="008F24DF">
          <w:rPr>
            <w:noProof/>
            <w:webHidden/>
          </w:rPr>
          <w:t>15</w:t>
        </w:r>
        <w:r w:rsidR="008F24DF">
          <w:rPr>
            <w:noProof/>
            <w:webHidden/>
          </w:rPr>
          <w:fldChar w:fldCharType="end"/>
        </w:r>
      </w:hyperlink>
    </w:p>
    <w:p w14:paraId="03EDEE53" w14:textId="3FC9B40E" w:rsidR="008F24DF" w:rsidRDefault="001B5688">
      <w:pPr>
        <w:pStyle w:val="TOC1"/>
        <w:tabs>
          <w:tab w:val="left" w:pos="400"/>
          <w:tab w:val="right" w:leader="dot" w:pos="10457"/>
        </w:tabs>
        <w:rPr>
          <w:rFonts w:eastAsiaTheme="minorEastAsia" w:cstheme="minorBidi"/>
          <w:b w:val="0"/>
          <w:bCs w:val="0"/>
          <w:caps w:val="0"/>
          <w:noProof/>
          <w:sz w:val="22"/>
          <w:szCs w:val="22"/>
          <w:lang w:eastAsia="en-GB"/>
        </w:rPr>
      </w:pPr>
      <w:hyperlink w:anchor="_Toc105521295" w:history="1">
        <w:r w:rsidR="008F24DF" w:rsidRPr="00083E20">
          <w:rPr>
            <w:rStyle w:val="Hyperlink"/>
            <w:noProof/>
          </w:rPr>
          <w:t>7</w:t>
        </w:r>
        <w:r w:rsidR="008F24DF">
          <w:rPr>
            <w:rFonts w:eastAsiaTheme="minorEastAsia" w:cstheme="minorBidi"/>
            <w:b w:val="0"/>
            <w:bCs w:val="0"/>
            <w:caps w:val="0"/>
            <w:noProof/>
            <w:sz w:val="22"/>
            <w:szCs w:val="22"/>
            <w:lang w:eastAsia="en-GB"/>
          </w:rPr>
          <w:tab/>
        </w:r>
        <w:r w:rsidR="008F24DF" w:rsidRPr="00083E20">
          <w:rPr>
            <w:rStyle w:val="Hyperlink"/>
            <w:noProof/>
          </w:rPr>
          <w:t>Releases 15 – 16 NR Maintenance</w:t>
        </w:r>
        <w:r w:rsidR="008F24DF">
          <w:rPr>
            <w:noProof/>
            <w:webHidden/>
          </w:rPr>
          <w:tab/>
        </w:r>
        <w:r w:rsidR="008F24DF">
          <w:rPr>
            <w:noProof/>
            <w:webHidden/>
          </w:rPr>
          <w:fldChar w:fldCharType="begin"/>
        </w:r>
        <w:r w:rsidR="008F24DF">
          <w:rPr>
            <w:noProof/>
            <w:webHidden/>
          </w:rPr>
          <w:instrText xml:space="preserve"> PAGEREF _Toc105521295 \h </w:instrText>
        </w:r>
        <w:r w:rsidR="008F24DF">
          <w:rPr>
            <w:noProof/>
            <w:webHidden/>
          </w:rPr>
        </w:r>
        <w:r w:rsidR="008F24DF">
          <w:rPr>
            <w:noProof/>
            <w:webHidden/>
          </w:rPr>
          <w:fldChar w:fldCharType="separate"/>
        </w:r>
        <w:r w:rsidR="008F24DF">
          <w:rPr>
            <w:noProof/>
            <w:webHidden/>
          </w:rPr>
          <w:t>15</w:t>
        </w:r>
        <w:r w:rsidR="008F24DF">
          <w:rPr>
            <w:noProof/>
            <w:webHidden/>
          </w:rPr>
          <w:fldChar w:fldCharType="end"/>
        </w:r>
      </w:hyperlink>
    </w:p>
    <w:p w14:paraId="59DC8FE3" w14:textId="716A50B1" w:rsidR="008F24DF" w:rsidRDefault="001B5688">
      <w:pPr>
        <w:pStyle w:val="TOC2"/>
        <w:tabs>
          <w:tab w:val="left" w:pos="800"/>
          <w:tab w:val="right" w:leader="dot" w:pos="10457"/>
        </w:tabs>
        <w:rPr>
          <w:rFonts w:eastAsiaTheme="minorEastAsia" w:cstheme="minorBidi"/>
          <w:smallCaps w:val="0"/>
          <w:noProof/>
          <w:sz w:val="22"/>
          <w:szCs w:val="22"/>
          <w:lang w:eastAsia="en-GB"/>
        </w:rPr>
      </w:pPr>
      <w:hyperlink w:anchor="_Toc105521296" w:history="1">
        <w:r w:rsidR="008F24DF" w:rsidRPr="00083E20">
          <w:rPr>
            <w:rStyle w:val="Hyperlink"/>
            <w:noProof/>
          </w:rPr>
          <w:t>7.1</w:t>
        </w:r>
        <w:r w:rsidR="008F24DF">
          <w:rPr>
            <w:rFonts w:eastAsiaTheme="minorEastAsia" w:cstheme="minorBidi"/>
            <w:smallCaps w:val="0"/>
            <w:noProof/>
            <w:sz w:val="22"/>
            <w:szCs w:val="22"/>
            <w:lang w:eastAsia="en-GB"/>
          </w:rPr>
          <w:tab/>
        </w:r>
        <w:r w:rsidR="008F24DF" w:rsidRPr="00083E20">
          <w:rPr>
            <w:rStyle w:val="Hyperlink"/>
            <w:noProof/>
          </w:rPr>
          <w:t>Maintenance on NR Releases 15</w:t>
        </w:r>
        <w:r w:rsidR="008F24DF">
          <w:rPr>
            <w:noProof/>
            <w:webHidden/>
          </w:rPr>
          <w:tab/>
        </w:r>
        <w:r w:rsidR="008F24DF">
          <w:rPr>
            <w:noProof/>
            <w:webHidden/>
          </w:rPr>
          <w:fldChar w:fldCharType="begin"/>
        </w:r>
        <w:r w:rsidR="008F24DF">
          <w:rPr>
            <w:noProof/>
            <w:webHidden/>
          </w:rPr>
          <w:instrText xml:space="preserve"> PAGEREF _Toc105521296 \h </w:instrText>
        </w:r>
        <w:r w:rsidR="008F24DF">
          <w:rPr>
            <w:noProof/>
            <w:webHidden/>
          </w:rPr>
        </w:r>
        <w:r w:rsidR="008F24DF">
          <w:rPr>
            <w:noProof/>
            <w:webHidden/>
          </w:rPr>
          <w:fldChar w:fldCharType="separate"/>
        </w:r>
        <w:r w:rsidR="008F24DF">
          <w:rPr>
            <w:noProof/>
            <w:webHidden/>
          </w:rPr>
          <w:t>15</w:t>
        </w:r>
        <w:r w:rsidR="008F24DF">
          <w:rPr>
            <w:noProof/>
            <w:webHidden/>
          </w:rPr>
          <w:fldChar w:fldCharType="end"/>
        </w:r>
      </w:hyperlink>
    </w:p>
    <w:p w14:paraId="7D88D7F8" w14:textId="0063B5FD" w:rsidR="008F24DF" w:rsidRDefault="001B5688">
      <w:pPr>
        <w:pStyle w:val="TOC2"/>
        <w:tabs>
          <w:tab w:val="left" w:pos="800"/>
          <w:tab w:val="right" w:leader="dot" w:pos="10457"/>
        </w:tabs>
        <w:rPr>
          <w:rFonts w:eastAsiaTheme="minorEastAsia" w:cstheme="minorBidi"/>
          <w:smallCaps w:val="0"/>
          <w:noProof/>
          <w:sz w:val="22"/>
          <w:szCs w:val="22"/>
          <w:lang w:eastAsia="en-GB"/>
        </w:rPr>
      </w:pPr>
      <w:hyperlink w:anchor="_Toc105521297" w:history="1">
        <w:r w:rsidR="008F24DF" w:rsidRPr="00083E20">
          <w:rPr>
            <w:rStyle w:val="Hyperlink"/>
            <w:noProof/>
          </w:rPr>
          <w:t>7.2</w:t>
        </w:r>
        <w:r w:rsidR="008F24DF">
          <w:rPr>
            <w:rFonts w:eastAsiaTheme="minorEastAsia" w:cstheme="minorBidi"/>
            <w:smallCaps w:val="0"/>
            <w:noProof/>
            <w:sz w:val="22"/>
            <w:szCs w:val="22"/>
            <w:lang w:eastAsia="en-GB"/>
          </w:rPr>
          <w:tab/>
        </w:r>
        <w:r w:rsidR="008F24DF" w:rsidRPr="00083E20">
          <w:rPr>
            <w:rStyle w:val="Hyperlink"/>
            <w:noProof/>
          </w:rPr>
          <w:t>Maintenance on NR Releases 16</w:t>
        </w:r>
        <w:r w:rsidR="008F24DF">
          <w:rPr>
            <w:noProof/>
            <w:webHidden/>
          </w:rPr>
          <w:tab/>
        </w:r>
        <w:r w:rsidR="008F24DF">
          <w:rPr>
            <w:noProof/>
            <w:webHidden/>
          </w:rPr>
          <w:fldChar w:fldCharType="begin"/>
        </w:r>
        <w:r w:rsidR="008F24DF">
          <w:rPr>
            <w:noProof/>
            <w:webHidden/>
          </w:rPr>
          <w:instrText xml:space="preserve"> PAGEREF _Toc105521297 \h </w:instrText>
        </w:r>
        <w:r w:rsidR="008F24DF">
          <w:rPr>
            <w:noProof/>
            <w:webHidden/>
          </w:rPr>
        </w:r>
        <w:r w:rsidR="008F24DF">
          <w:rPr>
            <w:noProof/>
            <w:webHidden/>
          </w:rPr>
          <w:fldChar w:fldCharType="separate"/>
        </w:r>
        <w:r w:rsidR="008F24DF">
          <w:rPr>
            <w:noProof/>
            <w:webHidden/>
          </w:rPr>
          <w:t>21</w:t>
        </w:r>
        <w:r w:rsidR="008F24DF">
          <w:rPr>
            <w:noProof/>
            <w:webHidden/>
          </w:rPr>
          <w:fldChar w:fldCharType="end"/>
        </w:r>
      </w:hyperlink>
    </w:p>
    <w:p w14:paraId="05D24380" w14:textId="099C7C61" w:rsidR="008F24DF" w:rsidRDefault="001B5688">
      <w:pPr>
        <w:pStyle w:val="TOC3"/>
        <w:tabs>
          <w:tab w:val="left" w:pos="1200"/>
          <w:tab w:val="right" w:leader="dot" w:pos="10457"/>
        </w:tabs>
        <w:rPr>
          <w:rFonts w:eastAsiaTheme="minorEastAsia" w:cstheme="minorBidi"/>
          <w:i w:val="0"/>
          <w:iCs w:val="0"/>
          <w:noProof/>
          <w:sz w:val="22"/>
          <w:szCs w:val="22"/>
          <w:lang w:eastAsia="en-GB"/>
        </w:rPr>
      </w:pPr>
      <w:hyperlink w:anchor="_Toc105521298" w:history="1">
        <w:r w:rsidR="008F24DF" w:rsidRPr="00083E20">
          <w:rPr>
            <w:rStyle w:val="Hyperlink"/>
            <w:noProof/>
          </w:rPr>
          <w:t>7.2.1</w:t>
        </w:r>
        <w:r w:rsidR="008F24DF">
          <w:rPr>
            <w:rFonts w:eastAsiaTheme="minorEastAsia" w:cstheme="minorBidi"/>
            <w:i w:val="0"/>
            <w:iCs w:val="0"/>
            <w:noProof/>
            <w:sz w:val="22"/>
            <w:szCs w:val="22"/>
            <w:lang w:eastAsia="en-GB"/>
          </w:rPr>
          <w:tab/>
        </w:r>
        <w:r w:rsidR="008F24DF" w:rsidRPr="00083E20">
          <w:rPr>
            <w:rStyle w:val="Hyperlink"/>
            <w:noProof/>
          </w:rPr>
          <w:t>Maintenance on Two step RACH for NR</w:t>
        </w:r>
        <w:r w:rsidR="008F24DF">
          <w:rPr>
            <w:noProof/>
            <w:webHidden/>
          </w:rPr>
          <w:tab/>
        </w:r>
        <w:r w:rsidR="008F24DF">
          <w:rPr>
            <w:noProof/>
            <w:webHidden/>
          </w:rPr>
          <w:fldChar w:fldCharType="begin"/>
        </w:r>
        <w:r w:rsidR="008F24DF">
          <w:rPr>
            <w:noProof/>
            <w:webHidden/>
          </w:rPr>
          <w:instrText xml:space="preserve"> PAGEREF _Toc105521298 \h </w:instrText>
        </w:r>
        <w:r w:rsidR="008F24DF">
          <w:rPr>
            <w:noProof/>
            <w:webHidden/>
          </w:rPr>
        </w:r>
        <w:r w:rsidR="008F24DF">
          <w:rPr>
            <w:noProof/>
            <w:webHidden/>
          </w:rPr>
          <w:fldChar w:fldCharType="separate"/>
        </w:r>
        <w:r w:rsidR="008F24DF">
          <w:rPr>
            <w:noProof/>
            <w:webHidden/>
          </w:rPr>
          <w:t>21</w:t>
        </w:r>
        <w:r w:rsidR="008F24DF">
          <w:rPr>
            <w:noProof/>
            <w:webHidden/>
          </w:rPr>
          <w:fldChar w:fldCharType="end"/>
        </w:r>
      </w:hyperlink>
    </w:p>
    <w:p w14:paraId="6E744975" w14:textId="13B191E8" w:rsidR="008F24DF" w:rsidRDefault="001B5688">
      <w:pPr>
        <w:pStyle w:val="TOC3"/>
        <w:tabs>
          <w:tab w:val="left" w:pos="1200"/>
          <w:tab w:val="right" w:leader="dot" w:pos="10457"/>
        </w:tabs>
        <w:rPr>
          <w:rFonts w:eastAsiaTheme="minorEastAsia" w:cstheme="minorBidi"/>
          <w:i w:val="0"/>
          <w:iCs w:val="0"/>
          <w:noProof/>
          <w:sz w:val="22"/>
          <w:szCs w:val="22"/>
          <w:lang w:eastAsia="en-GB"/>
        </w:rPr>
      </w:pPr>
      <w:hyperlink w:anchor="_Toc105521299" w:history="1">
        <w:r w:rsidR="008F24DF" w:rsidRPr="00083E20">
          <w:rPr>
            <w:rStyle w:val="Hyperlink"/>
            <w:noProof/>
          </w:rPr>
          <w:t>7.2.2</w:t>
        </w:r>
        <w:r w:rsidR="008F24DF">
          <w:rPr>
            <w:rFonts w:eastAsiaTheme="minorEastAsia" w:cstheme="minorBidi"/>
            <w:i w:val="0"/>
            <w:iCs w:val="0"/>
            <w:noProof/>
            <w:sz w:val="22"/>
            <w:szCs w:val="22"/>
            <w:lang w:eastAsia="en-GB"/>
          </w:rPr>
          <w:tab/>
        </w:r>
        <w:r w:rsidR="008F24DF" w:rsidRPr="00083E20">
          <w:rPr>
            <w:rStyle w:val="Hyperlink"/>
            <w:noProof/>
          </w:rPr>
          <w:t>Maintenance on NR-based Access to Unlicensed Spectrum</w:t>
        </w:r>
        <w:r w:rsidR="008F24DF">
          <w:rPr>
            <w:noProof/>
            <w:webHidden/>
          </w:rPr>
          <w:tab/>
        </w:r>
        <w:r w:rsidR="008F24DF">
          <w:rPr>
            <w:noProof/>
            <w:webHidden/>
          </w:rPr>
          <w:fldChar w:fldCharType="begin"/>
        </w:r>
        <w:r w:rsidR="008F24DF">
          <w:rPr>
            <w:noProof/>
            <w:webHidden/>
          </w:rPr>
          <w:instrText xml:space="preserve"> PAGEREF _Toc105521299 \h </w:instrText>
        </w:r>
        <w:r w:rsidR="008F24DF">
          <w:rPr>
            <w:noProof/>
            <w:webHidden/>
          </w:rPr>
        </w:r>
        <w:r w:rsidR="008F24DF">
          <w:rPr>
            <w:noProof/>
            <w:webHidden/>
          </w:rPr>
          <w:fldChar w:fldCharType="separate"/>
        </w:r>
        <w:r w:rsidR="008F24DF">
          <w:rPr>
            <w:noProof/>
            <w:webHidden/>
          </w:rPr>
          <w:t>21</w:t>
        </w:r>
        <w:r w:rsidR="008F24DF">
          <w:rPr>
            <w:noProof/>
            <w:webHidden/>
          </w:rPr>
          <w:fldChar w:fldCharType="end"/>
        </w:r>
      </w:hyperlink>
    </w:p>
    <w:p w14:paraId="7E330409" w14:textId="2381C847" w:rsidR="008F24DF" w:rsidRDefault="001B5688">
      <w:pPr>
        <w:pStyle w:val="TOC3"/>
        <w:tabs>
          <w:tab w:val="left" w:pos="1200"/>
          <w:tab w:val="right" w:leader="dot" w:pos="10457"/>
        </w:tabs>
        <w:rPr>
          <w:rFonts w:eastAsiaTheme="minorEastAsia" w:cstheme="minorBidi"/>
          <w:i w:val="0"/>
          <w:iCs w:val="0"/>
          <w:noProof/>
          <w:sz w:val="22"/>
          <w:szCs w:val="22"/>
          <w:lang w:eastAsia="en-GB"/>
        </w:rPr>
      </w:pPr>
      <w:hyperlink w:anchor="_Toc105521300" w:history="1">
        <w:r w:rsidR="008F24DF" w:rsidRPr="00083E20">
          <w:rPr>
            <w:rStyle w:val="Hyperlink"/>
            <w:noProof/>
          </w:rPr>
          <w:t>7.2.3</w:t>
        </w:r>
        <w:r w:rsidR="008F24DF">
          <w:rPr>
            <w:rFonts w:eastAsiaTheme="minorEastAsia" w:cstheme="minorBidi"/>
            <w:i w:val="0"/>
            <w:iCs w:val="0"/>
            <w:noProof/>
            <w:sz w:val="22"/>
            <w:szCs w:val="22"/>
            <w:lang w:eastAsia="en-GB"/>
          </w:rPr>
          <w:tab/>
        </w:r>
        <w:r w:rsidR="008F24DF" w:rsidRPr="00083E20">
          <w:rPr>
            <w:rStyle w:val="Hyperlink"/>
            <w:noProof/>
          </w:rPr>
          <w:t>Maintenance on Integrated Access and Backhaul for NR</w:t>
        </w:r>
        <w:r w:rsidR="008F24DF">
          <w:rPr>
            <w:noProof/>
            <w:webHidden/>
          </w:rPr>
          <w:tab/>
        </w:r>
        <w:r w:rsidR="008F24DF">
          <w:rPr>
            <w:noProof/>
            <w:webHidden/>
          </w:rPr>
          <w:fldChar w:fldCharType="begin"/>
        </w:r>
        <w:r w:rsidR="008F24DF">
          <w:rPr>
            <w:noProof/>
            <w:webHidden/>
          </w:rPr>
          <w:instrText xml:space="preserve"> PAGEREF _Toc105521300 \h </w:instrText>
        </w:r>
        <w:r w:rsidR="008F24DF">
          <w:rPr>
            <w:noProof/>
            <w:webHidden/>
          </w:rPr>
        </w:r>
        <w:r w:rsidR="008F24DF">
          <w:rPr>
            <w:noProof/>
            <w:webHidden/>
          </w:rPr>
          <w:fldChar w:fldCharType="separate"/>
        </w:r>
        <w:r w:rsidR="008F24DF">
          <w:rPr>
            <w:noProof/>
            <w:webHidden/>
          </w:rPr>
          <w:t>22</w:t>
        </w:r>
        <w:r w:rsidR="008F24DF">
          <w:rPr>
            <w:noProof/>
            <w:webHidden/>
          </w:rPr>
          <w:fldChar w:fldCharType="end"/>
        </w:r>
      </w:hyperlink>
    </w:p>
    <w:p w14:paraId="062EDB43" w14:textId="451BD041" w:rsidR="008F24DF" w:rsidRDefault="001B5688">
      <w:pPr>
        <w:pStyle w:val="TOC3"/>
        <w:tabs>
          <w:tab w:val="left" w:pos="1200"/>
          <w:tab w:val="right" w:leader="dot" w:pos="10457"/>
        </w:tabs>
        <w:rPr>
          <w:rFonts w:eastAsiaTheme="minorEastAsia" w:cstheme="minorBidi"/>
          <w:i w:val="0"/>
          <w:iCs w:val="0"/>
          <w:noProof/>
          <w:sz w:val="22"/>
          <w:szCs w:val="22"/>
          <w:lang w:eastAsia="en-GB"/>
        </w:rPr>
      </w:pPr>
      <w:hyperlink w:anchor="_Toc105521301" w:history="1">
        <w:r w:rsidR="008F24DF" w:rsidRPr="00083E20">
          <w:rPr>
            <w:rStyle w:val="Hyperlink"/>
            <w:noProof/>
          </w:rPr>
          <w:t>7.2.4</w:t>
        </w:r>
        <w:r w:rsidR="008F24DF">
          <w:rPr>
            <w:rFonts w:eastAsiaTheme="minorEastAsia" w:cstheme="minorBidi"/>
            <w:i w:val="0"/>
            <w:iCs w:val="0"/>
            <w:noProof/>
            <w:sz w:val="22"/>
            <w:szCs w:val="22"/>
            <w:lang w:eastAsia="en-GB"/>
          </w:rPr>
          <w:tab/>
        </w:r>
        <w:r w:rsidR="008F24DF" w:rsidRPr="00083E20">
          <w:rPr>
            <w:rStyle w:val="Hyperlink"/>
            <w:noProof/>
          </w:rPr>
          <w:t>Maintenance on 5G V2X with NR sidelink</w:t>
        </w:r>
        <w:r w:rsidR="008F24DF">
          <w:rPr>
            <w:noProof/>
            <w:webHidden/>
          </w:rPr>
          <w:tab/>
        </w:r>
        <w:r w:rsidR="008F24DF">
          <w:rPr>
            <w:noProof/>
            <w:webHidden/>
          </w:rPr>
          <w:fldChar w:fldCharType="begin"/>
        </w:r>
        <w:r w:rsidR="008F24DF">
          <w:rPr>
            <w:noProof/>
            <w:webHidden/>
          </w:rPr>
          <w:instrText xml:space="preserve"> PAGEREF _Toc105521301 \h </w:instrText>
        </w:r>
        <w:r w:rsidR="008F24DF">
          <w:rPr>
            <w:noProof/>
            <w:webHidden/>
          </w:rPr>
        </w:r>
        <w:r w:rsidR="008F24DF">
          <w:rPr>
            <w:noProof/>
            <w:webHidden/>
          </w:rPr>
          <w:fldChar w:fldCharType="separate"/>
        </w:r>
        <w:r w:rsidR="008F24DF">
          <w:rPr>
            <w:noProof/>
            <w:webHidden/>
          </w:rPr>
          <w:t>22</w:t>
        </w:r>
        <w:r w:rsidR="008F24DF">
          <w:rPr>
            <w:noProof/>
            <w:webHidden/>
          </w:rPr>
          <w:fldChar w:fldCharType="end"/>
        </w:r>
      </w:hyperlink>
    </w:p>
    <w:p w14:paraId="4E9E54E8" w14:textId="7DD1BB23" w:rsidR="008F24DF" w:rsidRDefault="001B5688">
      <w:pPr>
        <w:pStyle w:val="TOC3"/>
        <w:tabs>
          <w:tab w:val="left" w:pos="1200"/>
          <w:tab w:val="right" w:leader="dot" w:pos="10457"/>
        </w:tabs>
        <w:rPr>
          <w:rFonts w:eastAsiaTheme="minorEastAsia" w:cstheme="minorBidi"/>
          <w:i w:val="0"/>
          <w:iCs w:val="0"/>
          <w:noProof/>
          <w:sz w:val="22"/>
          <w:szCs w:val="22"/>
          <w:lang w:eastAsia="en-GB"/>
        </w:rPr>
      </w:pPr>
      <w:hyperlink w:anchor="_Toc105521302" w:history="1">
        <w:r w:rsidR="008F24DF" w:rsidRPr="00083E20">
          <w:rPr>
            <w:rStyle w:val="Hyperlink"/>
            <w:noProof/>
          </w:rPr>
          <w:t>7.2.5</w:t>
        </w:r>
        <w:r w:rsidR="008F24DF">
          <w:rPr>
            <w:rFonts w:eastAsiaTheme="minorEastAsia" w:cstheme="minorBidi"/>
            <w:i w:val="0"/>
            <w:iCs w:val="0"/>
            <w:noProof/>
            <w:sz w:val="22"/>
            <w:szCs w:val="22"/>
            <w:lang w:eastAsia="en-GB"/>
          </w:rPr>
          <w:tab/>
        </w:r>
        <w:r w:rsidR="008F24DF" w:rsidRPr="00083E20">
          <w:rPr>
            <w:rStyle w:val="Hyperlink"/>
            <w:noProof/>
          </w:rPr>
          <w:t>Maintenance on Physical Layer Enhancements for NR URLLC</w:t>
        </w:r>
        <w:r w:rsidR="008F24DF">
          <w:rPr>
            <w:noProof/>
            <w:webHidden/>
          </w:rPr>
          <w:tab/>
        </w:r>
        <w:r w:rsidR="008F24DF">
          <w:rPr>
            <w:noProof/>
            <w:webHidden/>
          </w:rPr>
          <w:fldChar w:fldCharType="begin"/>
        </w:r>
        <w:r w:rsidR="008F24DF">
          <w:rPr>
            <w:noProof/>
            <w:webHidden/>
          </w:rPr>
          <w:instrText xml:space="preserve"> PAGEREF _Toc105521302 \h </w:instrText>
        </w:r>
        <w:r w:rsidR="008F24DF">
          <w:rPr>
            <w:noProof/>
            <w:webHidden/>
          </w:rPr>
        </w:r>
        <w:r w:rsidR="008F24DF">
          <w:rPr>
            <w:noProof/>
            <w:webHidden/>
          </w:rPr>
          <w:fldChar w:fldCharType="separate"/>
        </w:r>
        <w:r w:rsidR="008F24DF">
          <w:rPr>
            <w:noProof/>
            <w:webHidden/>
          </w:rPr>
          <w:t>23</w:t>
        </w:r>
        <w:r w:rsidR="008F24DF">
          <w:rPr>
            <w:noProof/>
            <w:webHidden/>
          </w:rPr>
          <w:fldChar w:fldCharType="end"/>
        </w:r>
      </w:hyperlink>
    </w:p>
    <w:p w14:paraId="2B2C31A2" w14:textId="6C04E4B8" w:rsidR="008F24DF" w:rsidRDefault="001B5688">
      <w:pPr>
        <w:pStyle w:val="TOC3"/>
        <w:tabs>
          <w:tab w:val="left" w:pos="1200"/>
          <w:tab w:val="right" w:leader="dot" w:pos="10457"/>
        </w:tabs>
        <w:rPr>
          <w:rFonts w:eastAsiaTheme="minorEastAsia" w:cstheme="minorBidi"/>
          <w:i w:val="0"/>
          <w:iCs w:val="0"/>
          <w:noProof/>
          <w:sz w:val="22"/>
          <w:szCs w:val="22"/>
          <w:lang w:eastAsia="en-GB"/>
        </w:rPr>
      </w:pPr>
      <w:hyperlink w:anchor="_Toc105521303" w:history="1">
        <w:r w:rsidR="008F24DF" w:rsidRPr="00083E20">
          <w:rPr>
            <w:rStyle w:val="Hyperlink"/>
            <w:noProof/>
          </w:rPr>
          <w:t>7.2.6</w:t>
        </w:r>
        <w:r w:rsidR="008F24DF">
          <w:rPr>
            <w:rFonts w:eastAsiaTheme="minorEastAsia" w:cstheme="minorBidi"/>
            <w:i w:val="0"/>
            <w:iCs w:val="0"/>
            <w:noProof/>
            <w:sz w:val="22"/>
            <w:szCs w:val="22"/>
            <w:lang w:eastAsia="en-GB"/>
          </w:rPr>
          <w:tab/>
        </w:r>
        <w:r w:rsidR="008F24DF" w:rsidRPr="00083E20">
          <w:rPr>
            <w:rStyle w:val="Hyperlink"/>
            <w:noProof/>
          </w:rPr>
          <w:t>Maintenance on Enhancements on MIMO for NR</w:t>
        </w:r>
        <w:r w:rsidR="008F24DF">
          <w:rPr>
            <w:noProof/>
            <w:webHidden/>
          </w:rPr>
          <w:tab/>
        </w:r>
        <w:r w:rsidR="008F24DF">
          <w:rPr>
            <w:noProof/>
            <w:webHidden/>
          </w:rPr>
          <w:fldChar w:fldCharType="begin"/>
        </w:r>
        <w:r w:rsidR="008F24DF">
          <w:rPr>
            <w:noProof/>
            <w:webHidden/>
          </w:rPr>
          <w:instrText xml:space="preserve"> PAGEREF _Toc105521303 \h </w:instrText>
        </w:r>
        <w:r w:rsidR="008F24DF">
          <w:rPr>
            <w:noProof/>
            <w:webHidden/>
          </w:rPr>
        </w:r>
        <w:r w:rsidR="008F24DF">
          <w:rPr>
            <w:noProof/>
            <w:webHidden/>
          </w:rPr>
          <w:fldChar w:fldCharType="separate"/>
        </w:r>
        <w:r w:rsidR="008F24DF">
          <w:rPr>
            <w:noProof/>
            <w:webHidden/>
          </w:rPr>
          <w:t>25</w:t>
        </w:r>
        <w:r w:rsidR="008F24DF">
          <w:rPr>
            <w:noProof/>
            <w:webHidden/>
          </w:rPr>
          <w:fldChar w:fldCharType="end"/>
        </w:r>
      </w:hyperlink>
    </w:p>
    <w:p w14:paraId="5978D629" w14:textId="67D80172" w:rsidR="008F24DF" w:rsidRDefault="001B5688">
      <w:pPr>
        <w:pStyle w:val="TOC3"/>
        <w:tabs>
          <w:tab w:val="left" w:pos="1200"/>
          <w:tab w:val="right" w:leader="dot" w:pos="10457"/>
        </w:tabs>
        <w:rPr>
          <w:rFonts w:eastAsiaTheme="minorEastAsia" w:cstheme="minorBidi"/>
          <w:i w:val="0"/>
          <w:iCs w:val="0"/>
          <w:noProof/>
          <w:sz w:val="22"/>
          <w:szCs w:val="22"/>
          <w:lang w:eastAsia="en-GB"/>
        </w:rPr>
      </w:pPr>
      <w:hyperlink w:anchor="_Toc105521304" w:history="1">
        <w:r w:rsidR="008F24DF" w:rsidRPr="00083E20">
          <w:rPr>
            <w:rStyle w:val="Hyperlink"/>
            <w:noProof/>
          </w:rPr>
          <w:t>7.2.7</w:t>
        </w:r>
        <w:r w:rsidR="008F24DF">
          <w:rPr>
            <w:rFonts w:eastAsiaTheme="minorEastAsia" w:cstheme="minorBidi"/>
            <w:i w:val="0"/>
            <w:iCs w:val="0"/>
            <w:noProof/>
            <w:sz w:val="22"/>
            <w:szCs w:val="22"/>
            <w:lang w:eastAsia="en-GB"/>
          </w:rPr>
          <w:tab/>
        </w:r>
        <w:r w:rsidR="008F24DF" w:rsidRPr="00083E20">
          <w:rPr>
            <w:rStyle w:val="Hyperlink"/>
            <w:noProof/>
          </w:rPr>
          <w:t>Maintenance on UE Power Saving for NR</w:t>
        </w:r>
        <w:r w:rsidR="008F24DF">
          <w:rPr>
            <w:noProof/>
            <w:webHidden/>
          </w:rPr>
          <w:tab/>
        </w:r>
        <w:r w:rsidR="008F24DF">
          <w:rPr>
            <w:noProof/>
            <w:webHidden/>
          </w:rPr>
          <w:fldChar w:fldCharType="begin"/>
        </w:r>
        <w:r w:rsidR="008F24DF">
          <w:rPr>
            <w:noProof/>
            <w:webHidden/>
          </w:rPr>
          <w:instrText xml:space="preserve"> PAGEREF _Toc105521304 \h </w:instrText>
        </w:r>
        <w:r w:rsidR="008F24DF">
          <w:rPr>
            <w:noProof/>
            <w:webHidden/>
          </w:rPr>
        </w:r>
        <w:r w:rsidR="008F24DF">
          <w:rPr>
            <w:noProof/>
            <w:webHidden/>
          </w:rPr>
          <w:fldChar w:fldCharType="separate"/>
        </w:r>
        <w:r w:rsidR="008F24DF">
          <w:rPr>
            <w:noProof/>
            <w:webHidden/>
          </w:rPr>
          <w:t>26</w:t>
        </w:r>
        <w:r w:rsidR="008F24DF">
          <w:rPr>
            <w:noProof/>
            <w:webHidden/>
          </w:rPr>
          <w:fldChar w:fldCharType="end"/>
        </w:r>
      </w:hyperlink>
    </w:p>
    <w:p w14:paraId="0BBCD996" w14:textId="4A5FB480" w:rsidR="008F24DF" w:rsidRDefault="001B5688">
      <w:pPr>
        <w:pStyle w:val="TOC3"/>
        <w:tabs>
          <w:tab w:val="left" w:pos="1200"/>
          <w:tab w:val="right" w:leader="dot" w:pos="10457"/>
        </w:tabs>
        <w:rPr>
          <w:rFonts w:eastAsiaTheme="minorEastAsia" w:cstheme="minorBidi"/>
          <w:i w:val="0"/>
          <w:iCs w:val="0"/>
          <w:noProof/>
          <w:sz w:val="22"/>
          <w:szCs w:val="22"/>
          <w:lang w:eastAsia="en-GB"/>
        </w:rPr>
      </w:pPr>
      <w:hyperlink w:anchor="_Toc105521305" w:history="1">
        <w:r w:rsidR="008F24DF" w:rsidRPr="00083E20">
          <w:rPr>
            <w:rStyle w:val="Hyperlink"/>
            <w:noProof/>
          </w:rPr>
          <w:t>7.2.8</w:t>
        </w:r>
        <w:r w:rsidR="008F24DF">
          <w:rPr>
            <w:rFonts w:eastAsiaTheme="minorEastAsia" w:cstheme="minorBidi"/>
            <w:i w:val="0"/>
            <w:iCs w:val="0"/>
            <w:noProof/>
            <w:sz w:val="22"/>
            <w:szCs w:val="22"/>
            <w:lang w:eastAsia="en-GB"/>
          </w:rPr>
          <w:tab/>
        </w:r>
        <w:r w:rsidR="008F24DF" w:rsidRPr="00083E20">
          <w:rPr>
            <w:rStyle w:val="Hyperlink"/>
            <w:noProof/>
          </w:rPr>
          <w:t>Maintenance on NR positioning support</w:t>
        </w:r>
        <w:r w:rsidR="008F24DF">
          <w:rPr>
            <w:noProof/>
            <w:webHidden/>
          </w:rPr>
          <w:tab/>
        </w:r>
        <w:r w:rsidR="008F24DF">
          <w:rPr>
            <w:noProof/>
            <w:webHidden/>
          </w:rPr>
          <w:fldChar w:fldCharType="begin"/>
        </w:r>
        <w:r w:rsidR="008F24DF">
          <w:rPr>
            <w:noProof/>
            <w:webHidden/>
          </w:rPr>
          <w:instrText xml:space="preserve"> PAGEREF _Toc105521305 \h </w:instrText>
        </w:r>
        <w:r w:rsidR="008F24DF">
          <w:rPr>
            <w:noProof/>
            <w:webHidden/>
          </w:rPr>
        </w:r>
        <w:r w:rsidR="008F24DF">
          <w:rPr>
            <w:noProof/>
            <w:webHidden/>
          </w:rPr>
          <w:fldChar w:fldCharType="separate"/>
        </w:r>
        <w:r w:rsidR="008F24DF">
          <w:rPr>
            <w:noProof/>
            <w:webHidden/>
          </w:rPr>
          <w:t>26</w:t>
        </w:r>
        <w:r w:rsidR="008F24DF">
          <w:rPr>
            <w:noProof/>
            <w:webHidden/>
          </w:rPr>
          <w:fldChar w:fldCharType="end"/>
        </w:r>
      </w:hyperlink>
    </w:p>
    <w:p w14:paraId="66F3F82D" w14:textId="0AD4931B" w:rsidR="008F24DF" w:rsidRDefault="001B5688">
      <w:pPr>
        <w:pStyle w:val="TOC3"/>
        <w:tabs>
          <w:tab w:val="left" w:pos="1200"/>
          <w:tab w:val="right" w:leader="dot" w:pos="10457"/>
        </w:tabs>
        <w:rPr>
          <w:rFonts w:eastAsiaTheme="minorEastAsia" w:cstheme="minorBidi"/>
          <w:i w:val="0"/>
          <w:iCs w:val="0"/>
          <w:noProof/>
          <w:sz w:val="22"/>
          <w:szCs w:val="22"/>
          <w:lang w:eastAsia="en-GB"/>
        </w:rPr>
      </w:pPr>
      <w:hyperlink w:anchor="_Toc105521306" w:history="1">
        <w:r w:rsidR="008F24DF" w:rsidRPr="00083E20">
          <w:rPr>
            <w:rStyle w:val="Hyperlink"/>
            <w:noProof/>
          </w:rPr>
          <w:t>7.2.9</w:t>
        </w:r>
        <w:r w:rsidR="008F24DF">
          <w:rPr>
            <w:rFonts w:eastAsiaTheme="minorEastAsia" w:cstheme="minorBidi"/>
            <w:i w:val="0"/>
            <w:iCs w:val="0"/>
            <w:noProof/>
            <w:sz w:val="22"/>
            <w:szCs w:val="22"/>
            <w:lang w:eastAsia="en-GB"/>
          </w:rPr>
          <w:tab/>
        </w:r>
        <w:r w:rsidR="008F24DF" w:rsidRPr="00083E20">
          <w:rPr>
            <w:rStyle w:val="Hyperlink"/>
            <w:noProof/>
          </w:rPr>
          <w:t>Maintenance on NR Mobility Enhancements</w:t>
        </w:r>
        <w:r w:rsidR="008F24DF">
          <w:rPr>
            <w:noProof/>
            <w:webHidden/>
          </w:rPr>
          <w:tab/>
        </w:r>
        <w:r w:rsidR="008F24DF">
          <w:rPr>
            <w:noProof/>
            <w:webHidden/>
          </w:rPr>
          <w:fldChar w:fldCharType="begin"/>
        </w:r>
        <w:r w:rsidR="008F24DF">
          <w:rPr>
            <w:noProof/>
            <w:webHidden/>
          </w:rPr>
          <w:instrText xml:space="preserve"> PAGEREF _Toc105521306 \h </w:instrText>
        </w:r>
        <w:r w:rsidR="008F24DF">
          <w:rPr>
            <w:noProof/>
            <w:webHidden/>
          </w:rPr>
        </w:r>
        <w:r w:rsidR="008F24DF">
          <w:rPr>
            <w:noProof/>
            <w:webHidden/>
          </w:rPr>
          <w:fldChar w:fldCharType="separate"/>
        </w:r>
        <w:r w:rsidR="008F24DF">
          <w:rPr>
            <w:noProof/>
            <w:webHidden/>
          </w:rPr>
          <w:t>26</w:t>
        </w:r>
        <w:r w:rsidR="008F24DF">
          <w:rPr>
            <w:noProof/>
            <w:webHidden/>
          </w:rPr>
          <w:fldChar w:fldCharType="end"/>
        </w:r>
      </w:hyperlink>
    </w:p>
    <w:p w14:paraId="3884C864" w14:textId="69A951A6" w:rsidR="008F24DF" w:rsidRDefault="001B5688">
      <w:pPr>
        <w:pStyle w:val="TOC3"/>
        <w:tabs>
          <w:tab w:val="left" w:pos="1200"/>
          <w:tab w:val="right" w:leader="dot" w:pos="10457"/>
        </w:tabs>
        <w:rPr>
          <w:rFonts w:eastAsiaTheme="minorEastAsia" w:cstheme="minorBidi"/>
          <w:i w:val="0"/>
          <w:iCs w:val="0"/>
          <w:noProof/>
          <w:sz w:val="22"/>
          <w:szCs w:val="22"/>
          <w:lang w:eastAsia="en-GB"/>
        </w:rPr>
      </w:pPr>
      <w:hyperlink w:anchor="_Toc105521307" w:history="1">
        <w:r w:rsidR="008F24DF" w:rsidRPr="00083E20">
          <w:rPr>
            <w:rStyle w:val="Hyperlink"/>
            <w:noProof/>
          </w:rPr>
          <w:t>7.2.10</w:t>
        </w:r>
        <w:r w:rsidR="008F24DF">
          <w:rPr>
            <w:rFonts w:eastAsiaTheme="minorEastAsia" w:cstheme="minorBidi"/>
            <w:i w:val="0"/>
            <w:iCs w:val="0"/>
            <w:noProof/>
            <w:sz w:val="22"/>
            <w:szCs w:val="22"/>
            <w:lang w:eastAsia="en-GB"/>
          </w:rPr>
          <w:tab/>
        </w:r>
        <w:r w:rsidR="008F24DF" w:rsidRPr="00083E20">
          <w:rPr>
            <w:rStyle w:val="Hyperlink"/>
            <w:noProof/>
          </w:rPr>
          <w:t>Maintenance on Multi-RAT Dual-Connectivity and Carrier Aggregation enhancements (LTE, NR)</w:t>
        </w:r>
        <w:r w:rsidR="008F24DF">
          <w:rPr>
            <w:noProof/>
            <w:webHidden/>
          </w:rPr>
          <w:tab/>
        </w:r>
        <w:r w:rsidR="008F24DF">
          <w:rPr>
            <w:noProof/>
            <w:webHidden/>
          </w:rPr>
          <w:fldChar w:fldCharType="begin"/>
        </w:r>
        <w:r w:rsidR="008F24DF">
          <w:rPr>
            <w:noProof/>
            <w:webHidden/>
          </w:rPr>
          <w:instrText xml:space="preserve"> PAGEREF _Toc105521307 \h </w:instrText>
        </w:r>
        <w:r w:rsidR="008F24DF">
          <w:rPr>
            <w:noProof/>
            <w:webHidden/>
          </w:rPr>
        </w:r>
        <w:r w:rsidR="008F24DF">
          <w:rPr>
            <w:noProof/>
            <w:webHidden/>
          </w:rPr>
          <w:fldChar w:fldCharType="separate"/>
        </w:r>
        <w:r w:rsidR="008F24DF">
          <w:rPr>
            <w:noProof/>
            <w:webHidden/>
          </w:rPr>
          <w:t>27</w:t>
        </w:r>
        <w:r w:rsidR="008F24DF">
          <w:rPr>
            <w:noProof/>
            <w:webHidden/>
          </w:rPr>
          <w:fldChar w:fldCharType="end"/>
        </w:r>
      </w:hyperlink>
    </w:p>
    <w:p w14:paraId="59086956" w14:textId="37ACDEDB" w:rsidR="008F24DF" w:rsidRDefault="001B5688">
      <w:pPr>
        <w:pStyle w:val="TOC3"/>
        <w:tabs>
          <w:tab w:val="left" w:pos="1200"/>
          <w:tab w:val="right" w:leader="dot" w:pos="10457"/>
        </w:tabs>
        <w:rPr>
          <w:rFonts w:eastAsiaTheme="minorEastAsia" w:cstheme="minorBidi"/>
          <w:i w:val="0"/>
          <w:iCs w:val="0"/>
          <w:noProof/>
          <w:sz w:val="22"/>
          <w:szCs w:val="22"/>
          <w:lang w:eastAsia="en-GB"/>
        </w:rPr>
      </w:pPr>
      <w:hyperlink w:anchor="_Toc105521308" w:history="1">
        <w:r w:rsidR="008F24DF" w:rsidRPr="00083E20">
          <w:rPr>
            <w:rStyle w:val="Hyperlink"/>
            <w:noProof/>
          </w:rPr>
          <w:t>7.2.11</w:t>
        </w:r>
        <w:r w:rsidR="008F24DF">
          <w:rPr>
            <w:rFonts w:eastAsiaTheme="minorEastAsia" w:cstheme="minorBidi"/>
            <w:i w:val="0"/>
            <w:iCs w:val="0"/>
            <w:noProof/>
            <w:sz w:val="22"/>
            <w:szCs w:val="22"/>
            <w:lang w:eastAsia="en-GB"/>
          </w:rPr>
          <w:tab/>
        </w:r>
        <w:r w:rsidR="008F24DF" w:rsidRPr="00083E20">
          <w:rPr>
            <w:rStyle w:val="Hyperlink"/>
            <w:noProof/>
          </w:rPr>
          <w:t>NR Rel-16 UE Features</w:t>
        </w:r>
        <w:r w:rsidR="008F24DF">
          <w:rPr>
            <w:noProof/>
            <w:webHidden/>
          </w:rPr>
          <w:tab/>
        </w:r>
        <w:r w:rsidR="008F24DF">
          <w:rPr>
            <w:noProof/>
            <w:webHidden/>
          </w:rPr>
          <w:fldChar w:fldCharType="begin"/>
        </w:r>
        <w:r w:rsidR="008F24DF">
          <w:rPr>
            <w:noProof/>
            <w:webHidden/>
          </w:rPr>
          <w:instrText xml:space="preserve"> PAGEREF _Toc105521308 \h </w:instrText>
        </w:r>
        <w:r w:rsidR="008F24DF">
          <w:rPr>
            <w:noProof/>
            <w:webHidden/>
          </w:rPr>
        </w:r>
        <w:r w:rsidR="008F24DF">
          <w:rPr>
            <w:noProof/>
            <w:webHidden/>
          </w:rPr>
          <w:fldChar w:fldCharType="separate"/>
        </w:r>
        <w:r w:rsidR="008F24DF">
          <w:rPr>
            <w:noProof/>
            <w:webHidden/>
          </w:rPr>
          <w:t>27</w:t>
        </w:r>
        <w:r w:rsidR="008F24DF">
          <w:rPr>
            <w:noProof/>
            <w:webHidden/>
          </w:rPr>
          <w:fldChar w:fldCharType="end"/>
        </w:r>
      </w:hyperlink>
    </w:p>
    <w:p w14:paraId="32BDED3F" w14:textId="69484288" w:rsidR="008F24DF" w:rsidRDefault="001B5688">
      <w:pPr>
        <w:pStyle w:val="TOC3"/>
        <w:tabs>
          <w:tab w:val="left" w:pos="1200"/>
          <w:tab w:val="right" w:leader="dot" w:pos="10457"/>
        </w:tabs>
        <w:rPr>
          <w:rFonts w:eastAsiaTheme="minorEastAsia" w:cstheme="minorBidi"/>
          <w:i w:val="0"/>
          <w:iCs w:val="0"/>
          <w:noProof/>
          <w:sz w:val="22"/>
          <w:szCs w:val="22"/>
          <w:lang w:eastAsia="en-GB"/>
        </w:rPr>
      </w:pPr>
      <w:hyperlink w:anchor="_Toc105521309" w:history="1">
        <w:r w:rsidR="008F24DF" w:rsidRPr="00083E20">
          <w:rPr>
            <w:rStyle w:val="Hyperlink"/>
            <w:noProof/>
          </w:rPr>
          <w:t>7.2.12</w:t>
        </w:r>
        <w:r w:rsidR="008F24DF">
          <w:rPr>
            <w:rFonts w:eastAsiaTheme="minorEastAsia" w:cstheme="minorBidi"/>
            <w:i w:val="0"/>
            <w:iCs w:val="0"/>
            <w:noProof/>
            <w:sz w:val="22"/>
            <w:szCs w:val="22"/>
            <w:lang w:eastAsia="en-GB"/>
          </w:rPr>
          <w:tab/>
        </w:r>
        <w:r w:rsidR="008F24DF" w:rsidRPr="00083E20">
          <w:rPr>
            <w:rStyle w:val="Hyperlink"/>
            <w:noProof/>
          </w:rPr>
          <w:t>Other</w:t>
        </w:r>
        <w:r w:rsidR="008F24DF">
          <w:rPr>
            <w:noProof/>
            <w:webHidden/>
          </w:rPr>
          <w:tab/>
        </w:r>
        <w:r w:rsidR="008F24DF">
          <w:rPr>
            <w:noProof/>
            <w:webHidden/>
          </w:rPr>
          <w:fldChar w:fldCharType="begin"/>
        </w:r>
        <w:r w:rsidR="008F24DF">
          <w:rPr>
            <w:noProof/>
            <w:webHidden/>
          </w:rPr>
          <w:instrText xml:space="preserve"> PAGEREF _Toc105521309 \h </w:instrText>
        </w:r>
        <w:r w:rsidR="008F24DF">
          <w:rPr>
            <w:noProof/>
            <w:webHidden/>
          </w:rPr>
        </w:r>
        <w:r w:rsidR="008F24DF">
          <w:rPr>
            <w:noProof/>
            <w:webHidden/>
          </w:rPr>
          <w:fldChar w:fldCharType="separate"/>
        </w:r>
        <w:r w:rsidR="008F24DF">
          <w:rPr>
            <w:noProof/>
            <w:webHidden/>
          </w:rPr>
          <w:t>27</w:t>
        </w:r>
        <w:r w:rsidR="008F24DF">
          <w:rPr>
            <w:noProof/>
            <w:webHidden/>
          </w:rPr>
          <w:fldChar w:fldCharType="end"/>
        </w:r>
      </w:hyperlink>
    </w:p>
    <w:p w14:paraId="3B435E08" w14:textId="1CAE245F" w:rsidR="008F24DF" w:rsidRDefault="001B5688">
      <w:pPr>
        <w:pStyle w:val="TOC1"/>
        <w:tabs>
          <w:tab w:val="left" w:pos="400"/>
          <w:tab w:val="right" w:leader="dot" w:pos="10457"/>
        </w:tabs>
        <w:rPr>
          <w:rFonts w:eastAsiaTheme="minorEastAsia" w:cstheme="minorBidi"/>
          <w:b w:val="0"/>
          <w:bCs w:val="0"/>
          <w:caps w:val="0"/>
          <w:noProof/>
          <w:sz w:val="22"/>
          <w:szCs w:val="22"/>
          <w:lang w:eastAsia="en-GB"/>
        </w:rPr>
      </w:pPr>
      <w:hyperlink w:anchor="_Toc105521310" w:history="1">
        <w:r w:rsidR="008F24DF" w:rsidRPr="00083E20">
          <w:rPr>
            <w:rStyle w:val="Hyperlink"/>
            <w:noProof/>
          </w:rPr>
          <w:t>8</w:t>
        </w:r>
        <w:r w:rsidR="008F24DF">
          <w:rPr>
            <w:rFonts w:eastAsiaTheme="minorEastAsia" w:cstheme="minorBidi"/>
            <w:b w:val="0"/>
            <w:bCs w:val="0"/>
            <w:caps w:val="0"/>
            <w:noProof/>
            <w:sz w:val="22"/>
            <w:szCs w:val="22"/>
            <w:lang w:eastAsia="en-GB"/>
          </w:rPr>
          <w:tab/>
        </w:r>
        <w:r w:rsidR="008F24DF" w:rsidRPr="00083E20">
          <w:rPr>
            <w:rStyle w:val="Hyperlink"/>
            <w:noProof/>
          </w:rPr>
          <w:t>Release 17 Maintenance</w:t>
        </w:r>
        <w:r w:rsidR="008F24DF">
          <w:rPr>
            <w:noProof/>
            <w:webHidden/>
          </w:rPr>
          <w:tab/>
        </w:r>
        <w:r w:rsidR="008F24DF">
          <w:rPr>
            <w:noProof/>
            <w:webHidden/>
          </w:rPr>
          <w:fldChar w:fldCharType="begin"/>
        </w:r>
        <w:r w:rsidR="008F24DF">
          <w:rPr>
            <w:noProof/>
            <w:webHidden/>
          </w:rPr>
          <w:instrText xml:space="preserve"> PAGEREF _Toc105521310 \h </w:instrText>
        </w:r>
        <w:r w:rsidR="008F24DF">
          <w:rPr>
            <w:noProof/>
            <w:webHidden/>
          </w:rPr>
        </w:r>
        <w:r w:rsidR="008F24DF">
          <w:rPr>
            <w:noProof/>
            <w:webHidden/>
          </w:rPr>
          <w:fldChar w:fldCharType="separate"/>
        </w:r>
        <w:r w:rsidR="008F24DF">
          <w:rPr>
            <w:noProof/>
            <w:webHidden/>
          </w:rPr>
          <w:t>28</w:t>
        </w:r>
        <w:r w:rsidR="008F24DF">
          <w:rPr>
            <w:noProof/>
            <w:webHidden/>
          </w:rPr>
          <w:fldChar w:fldCharType="end"/>
        </w:r>
      </w:hyperlink>
    </w:p>
    <w:p w14:paraId="227B3213" w14:textId="502BB8BA" w:rsidR="008F24DF" w:rsidRDefault="001B5688">
      <w:pPr>
        <w:pStyle w:val="TOC2"/>
        <w:tabs>
          <w:tab w:val="left" w:pos="800"/>
          <w:tab w:val="right" w:leader="dot" w:pos="10457"/>
        </w:tabs>
        <w:rPr>
          <w:rFonts w:eastAsiaTheme="minorEastAsia" w:cstheme="minorBidi"/>
          <w:smallCaps w:val="0"/>
          <w:noProof/>
          <w:sz w:val="22"/>
          <w:szCs w:val="22"/>
          <w:lang w:eastAsia="en-GB"/>
        </w:rPr>
      </w:pPr>
      <w:hyperlink w:anchor="_Toc105521311" w:history="1">
        <w:r w:rsidR="008F24DF" w:rsidRPr="00083E20">
          <w:rPr>
            <w:rStyle w:val="Hyperlink"/>
            <w:noProof/>
          </w:rPr>
          <w:t>8.1</w:t>
        </w:r>
        <w:r w:rsidR="008F24DF">
          <w:rPr>
            <w:rFonts w:eastAsiaTheme="minorEastAsia" w:cstheme="minorBidi"/>
            <w:smallCaps w:val="0"/>
            <w:noProof/>
            <w:sz w:val="22"/>
            <w:szCs w:val="22"/>
            <w:lang w:eastAsia="en-GB"/>
          </w:rPr>
          <w:tab/>
        </w:r>
        <w:r w:rsidR="008F24DF" w:rsidRPr="00083E20">
          <w:rPr>
            <w:rStyle w:val="Hyperlink"/>
            <w:noProof/>
          </w:rPr>
          <w:t>Maintenance on Further enhancements on MIMO for NR</w:t>
        </w:r>
        <w:r w:rsidR="008F24DF">
          <w:rPr>
            <w:noProof/>
            <w:webHidden/>
          </w:rPr>
          <w:tab/>
        </w:r>
        <w:r w:rsidR="008F24DF">
          <w:rPr>
            <w:noProof/>
            <w:webHidden/>
          </w:rPr>
          <w:fldChar w:fldCharType="begin"/>
        </w:r>
        <w:r w:rsidR="008F24DF">
          <w:rPr>
            <w:noProof/>
            <w:webHidden/>
          </w:rPr>
          <w:instrText xml:space="preserve"> PAGEREF _Toc105521311 \h </w:instrText>
        </w:r>
        <w:r w:rsidR="008F24DF">
          <w:rPr>
            <w:noProof/>
            <w:webHidden/>
          </w:rPr>
        </w:r>
        <w:r w:rsidR="008F24DF">
          <w:rPr>
            <w:noProof/>
            <w:webHidden/>
          </w:rPr>
          <w:fldChar w:fldCharType="separate"/>
        </w:r>
        <w:r w:rsidR="008F24DF">
          <w:rPr>
            <w:noProof/>
            <w:webHidden/>
          </w:rPr>
          <w:t>28</w:t>
        </w:r>
        <w:r w:rsidR="008F24DF">
          <w:rPr>
            <w:noProof/>
            <w:webHidden/>
          </w:rPr>
          <w:fldChar w:fldCharType="end"/>
        </w:r>
      </w:hyperlink>
    </w:p>
    <w:p w14:paraId="6B3CBC38" w14:textId="4235AC27" w:rsidR="008F24DF" w:rsidRDefault="001B5688">
      <w:pPr>
        <w:pStyle w:val="TOC3"/>
        <w:tabs>
          <w:tab w:val="left" w:pos="1200"/>
          <w:tab w:val="right" w:leader="dot" w:pos="10457"/>
        </w:tabs>
        <w:rPr>
          <w:rFonts w:eastAsiaTheme="minorEastAsia" w:cstheme="minorBidi"/>
          <w:i w:val="0"/>
          <w:iCs w:val="0"/>
          <w:noProof/>
          <w:sz w:val="22"/>
          <w:szCs w:val="22"/>
          <w:lang w:eastAsia="en-GB"/>
        </w:rPr>
      </w:pPr>
      <w:hyperlink w:anchor="_Toc105521312" w:history="1">
        <w:r w:rsidR="008F24DF" w:rsidRPr="00083E20">
          <w:rPr>
            <w:rStyle w:val="Hyperlink"/>
            <w:noProof/>
          </w:rPr>
          <w:t>8.1.1</w:t>
        </w:r>
        <w:r w:rsidR="008F24DF">
          <w:rPr>
            <w:rFonts w:eastAsiaTheme="minorEastAsia" w:cstheme="minorBidi"/>
            <w:i w:val="0"/>
            <w:iCs w:val="0"/>
            <w:noProof/>
            <w:sz w:val="22"/>
            <w:szCs w:val="22"/>
            <w:lang w:eastAsia="en-GB"/>
          </w:rPr>
          <w:tab/>
        </w:r>
        <w:r w:rsidR="008F24DF" w:rsidRPr="00083E20">
          <w:rPr>
            <w:rStyle w:val="Hyperlink"/>
            <w:noProof/>
          </w:rPr>
          <w:t>Enhancements on Multi-beam Operation</w:t>
        </w:r>
        <w:r w:rsidR="008F24DF">
          <w:rPr>
            <w:noProof/>
            <w:webHidden/>
          </w:rPr>
          <w:tab/>
        </w:r>
        <w:r w:rsidR="008F24DF">
          <w:rPr>
            <w:noProof/>
            <w:webHidden/>
          </w:rPr>
          <w:fldChar w:fldCharType="begin"/>
        </w:r>
        <w:r w:rsidR="008F24DF">
          <w:rPr>
            <w:noProof/>
            <w:webHidden/>
          </w:rPr>
          <w:instrText xml:space="preserve"> PAGEREF _Toc105521312 \h </w:instrText>
        </w:r>
        <w:r w:rsidR="008F24DF">
          <w:rPr>
            <w:noProof/>
            <w:webHidden/>
          </w:rPr>
        </w:r>
        <w:r w:rsidR="008F24DF">
          <w:rPr>
            <w:noProof/>
            <w:webHidden/>
          </w:rPr>
          <w:fldChar w:fldCharType="separate"/>
        </w:r>
        <w:r w:rsidR="008F24DF">
          <w:rPr>
            <w:noProof/>
            <w:webHidden/>
          </w:rPr>
          <w:t>28</w:t>
        </w:r>
        <w:r w:rsidR="008F24DF">
          <w:rPr>
            <w:noProof/>
            <w:webHidden/>
          </w:rPr>
          <w:fldChar w:fldCharType="end"/>
        </w:r>
      </w:hyperlink>
    </w:p>
    <w:p w14:paraId="140DAED3" w14:textId="4CF5DD04" w:rsidR="008F24DF" w:rsidRDefault="001B5688">
      <w:pPr>
        <w:pStyle w:val="TOC3"/>
        <w:tabs>
          <w:tab w:val="left" w:pos="1200"/>
          <w:tab w:val="right" w:leader="dot" w:pos="10457"/>
        </w:tabs>
        <w:rPr>
          <w:rFonts w:eastAsiaTheme="minorEastAsia" w:cstheme="minorBidi"/>
          <w:i w:val="0"/>
          <w:iCs w:val="0"/>
          <w:noProof/>
          <w:sz w:val="22"/>
          <w:szCs w:val="22"/>
          <w:lang w:eastAsia="en-GB"/>
        </w:rPr>
      </w:pPr>
      <w:hyperlink w:anchor="_Toc105521313" w:history="1">
        <w:r w:rsidR="008F24DF" w:rsidRPr="00083E20">
          <w:rPr>
            <w:rStyle w:val="Hyperlink"/>
            <w:noProof/>
          </w:rPr>
          <w:t>8.1.2</w:t>
        </w:r>
        <w:r w:rsidR="008F24DF">
          <w:rPr>
            <w:rFonts w:eastAsiaTheme="minorEastAsia" w:cstheme="minorBidi"/>
            <w:i w:val="0"/>
            <w:iCs w:val="0"/>
            <w:noProof/>
            <w:sz w:val="22"/>
            <w:szCs w:val="22"/>
            <w:lang w:eastAsia="en-GB"/>
          </w:rPr>
          <w:tab/>
        </w:r>
        <w:r w:rsidR="008F24DF" w:rsidRPr="00083E20">
          <w:rPr>
            <w:rStyle w:val="Hyperlink"/>
            <w:noProof/>
          </w:rPr>
          <w:t>Enhancements for Multi-TRP Deployment</w:t>
        </w:r>
        <w:r w:rsidR="008F24DF">
          <w:rPr>
            <w:noProof/>
            <w:webHidden/>
          </w:rPr>
          <w:tab/>
        </w:r>
        <w:r w:rsidR="008F24DF">
          <w:rPr>
            <w:noProof/>
            <w:webHidden/>
          </w:rPr>
          <w:fldChar w:fldCharType="begin"/>
        </w:r>
        <w:r w:rsidR="008F24DF">
          <w:rPr>
            <w:noProof/>
            <w:webHidden/>
          </w:rPr>
          <w:instrText xml:space="preserve"> PAGEREF _Toc105521313 \h </w:instrText>
        </w:r>
        <w:r w:rsidR="008F24DF">
          <w:rPr>
            <w:noProof/>
            <w:webHidden/>
          </w:rPr>
        </w:r>
        <w:r w:rsidR="008F24DF">
          <w:rPr>
            <w:noProof/>
            <w:webHidden/>
          </w:rPr>
          <w:fldChar w:fldCharType="separate"/>
        </w:r>
        <w:r w:rsidR="008F24DF">
          <w:rPr>
            <w:noProof/>
            <w:webHidden/>
          </w:rPr>
          <w:t>30</w:t>
        </w:r>
        <w:r w:rsidR="008F24DF">
          <w:rPr>
            <w:noProof/>
            <w:webHidden/>
          </w:rPr>
          <w:fldChar w:fldCharType="end"/>
        </w:r>
      </w:hyperlink>
    </w:p>
    <w:p w14:paraId="6BF89F81" w14:textId="2C58EF63" w:rsidR="008F24DF" w:rsidRDefault="001B5688">
      <w:pPr>
        <w:pStyle w:val="TOC3"/>
        <w:tabs>
          <w:tab w:val="left" w:pos="1200"/>
          <w:tab w:val="right" w:leader="dot" w:pos="10457"/>
        </w:tabs>
        <w:rPr>
          <w:rFonts w:eastAsiaTheme="minorEastAsia" w:cstheme="minorBidi"/>
          <w:i w:val="0"/>
          <w:iCs w:val="0"/>
          <w:noProof/>
          <w:sz w:val="22"/>
          <w:szCs w:val="22"/>
          <w:lang w:eastAsia="en-GB"/>
        </w:rPr>
      </w:pPr>
      <w:hyperlink w:anchor="_Toc105521314" w:history="1">
        <w:r w:rsidR="008F24DF" w:rsidRPr="00083E20">
          <w:rPr>
            <w:rStyle w:val="Hyperlink"/>
            <w:noProof/>
          </w:rPr>
          <w:t>8.1.3</w:t>
        </w:r>
        <w:r w:rsidR="008F24DF">
          <w:rPr>
            <w:rFonts w:eastAsiaTheme="minorEastAsia" w:cstheme="minorBidi"/>
            <w:i w:val="0"/>
            <w:iCs w:val="0"/>
            <w:noProof/>
            <w:sz w:val="22"/>
            <w:szCs w:val="22"/>
            <w:lang w:eastAsia="en-GB"/>
          </w:rPr>
          <w:tab/>
        </w:r>
        <w:r w:rsidR="008F24DF" w:rsidRPr="00083E20">
          <w:rPr>
            <w:rStyle w:val="Hyperlink"/>
            <w:noProof/>
          </w:rPr>
          <w:t>Other</w:t>
        </w:r>
        <w:r w:rsidR="008F24DF">
          <w:rPr>
            <w:noProof/>
            <w:webHidden/>
          </w:rPr>
          <w:tab/>
        </w:r>
        <w:r w:rsidR="008F24DF">
          <w:rPr>
            <w:noProof/>
            <w:webHidden/>
          </w:rPr>
          <w:fldChar w:fldCharType="begin"/>
        </w:r>
        <w:r w:rsidR="008F24DF">
          <w:rPr>
            <w:noProof/>
            <w:webHidden/>
          </w:rPr>
          <w:instrText xml:space="preserve"> PAGEREF _Toc105521314 \h </w:instrText>
        </w:r>
        <w:r w:rsidR="008F24DF">
          <w:rPr>
            <w:noProof/>
            <w:webHidden/>
          </w:rPr>
        </w:r>
        <w:r w:rsidR="008F24DF">
          <w:rPr>
            <w:noProof/>
            <w:webHidden/>
          </w:rPr>
          <w:fldChar w:fldCharType="separate"/>
        </w:r>
        <w:r w:rsidR="008F24DF">
          <w:rPr>
            <w:noProof/>
            <w:webHidden/>
          </w:rPr>
          <w:t>32</w:t>
        </w:r>
        <w:r w:rsidR="008F24DF">
          <w:rPr>
            <w:noProof/>
            <w:webHidden/>
          </w:rPr>
          <w:fldChar w:fldCharType="end"/>
        </w:r>
      </w:hyperlink>
    </w:p>
    <w:p w14:paraId="3C0C0350" w14:textId="1031F73E" w:rsidR="008F24DF" w:rsidRDefault="001B5688">
      <w:pPr>
        <w:pStyle w:val="TOC2"/>
        <w:tabs>
          <w:tab w:val="left" w:pos="800"/>
          <w:tab w:val="right" w:leader="dot" w:pos="10457"/>
        </w:tabs>
        <w:rPr>
          <w:rFonts w:eastAsiaTheme="minorEastAsia" w:cstheme="minorBidi"/>
          <w:smallCaps w:val="0"/>
          <w:noProof/>
          <w:sz w:val="22"/>
          <w:szCs w:val="22"/>
          <w:lang w:eastAsia="en-GB"/>
        </w:rPr>
      </w:pPr>
      <w:hyperlink w:anchor="_Toc105521315" w:history="1">
        <w:r w:rsidR="008F24DF" w:rsidRPr="00083E20">
          <w:rPr>
            <w:rStyle w:val="Hyperlink"/>
            <w:noProof/>
          </w:rPr>
          <w:t>8.2</w:t>
        </w:r>
        <w:r w:rsidR="008F24DF">
          <w:rPr>
            <w:rFonts w:eastAsiaTheme="minorEastAsia" w:cstheme="minorBidi"/>
            <w:smallCaps w:val="0"/>
            <w:noProof/>
            <w:sz w:val="22"/>
            <w:szCs w:val="22"/>
            <w:lang w:eastAsia="en-GB"/>
          </w:rPr>
          <w:tab/>
        </w:r>
        <w:r w:rsidR="008F24DF" w:rsidRPr="00083E20">
          <w:rPr>
            <w:rStyle w:val="Hyperlink"/>
            <w:noProof/>
          </w:rPr>
          <w:t>Maintenance on Supporting NR from 52.6GHz to 71 GHz</w:t>
        </w:r>
        <w:r w:rsidR="008F24DF">
          <w:rPr>
            <w:noProof/>
            <w:webHidden/>
          </w:rPr>
          <w:tab/>
        </w:r>
        <w:r w:rsidR="008F24DF">
          <w:rPr>
            <w:noProof/>
            <w:webHidden/>
          </w:rPr>
          <w:fldChar w:fldCharType="begin"/>
        </w:r>
        <w:r w:rsidR="008F24DF">
          <w:rPr>
            <w:noProof/>
            <w:webHidden/>
          </w:rPr>
          <w:instrText xml:space="preserve"> PAGEREF _Toc105521315 \h </w:instrText>
        </w:r>
        <w:r w:rsidR="008F24DF">
          <w:rPr>
            <w:noProof/>
            <w:webHidden/>
          </w:rPr>
        </w:r>
        <w:r w:rsidR="008F24DF">
          <w:rPr>
            <w:noProof/>
            <w:webHidden/>
          </w:rPr>
          <w:fldChar w:fldCharType="separate"/>
        </w:r>
        <w:r w:rsidR="008F24DF">
          <w:rPr>
            <w:noProof/>
            <w:webHidden/>
          </w:rPr>
          <w:t>33</w:t>
        </w:r>
        <w:r w:rsidR="008F24DF">
          <w:rPr>
            <w:noProof/>
            <w:webHidden/>
          </w:rPr>
          <w:fldChar w:fldCharType="end"/>
        </w:r>
      </w:hyperlink>
    </w:p>
    <w:p w14:paraId="33E7D9D2" w14:textId="434CE65A" w:rsidR="008F24DF" w:rsidRDefault="001B5688">
      <w:pPr>
        <w:pStyle w:val="TOC3"/>
        <w:tabs>
          <w:tab w:val="left" w:pos="1200"/>
          <w:tab w:val="right" w:leader="dot" w:pos="10457"/>
        </w:tabs>
        <w:rPr>
          <w:rFonts w:eastAsiaTheme="minorEastAsia" w:cstheme="minorBidi"/>
          <w:i w:val="0"/>
          <w:iCs w:val="0"/>
          <w:noProof/>
          <w:sz w:val="22"/>
          <w:szCs w:val="22"/>
          <w:lang w:eastAsia="en-GB"/>
        </w:rPr>
      </w:pPr>
      <w:hyperlink w:anchor="_Toc105521316" w:history="1">
        <w:r w:rsidR="008F24DF" w:rsidRPr="00083E20">
          <w:rPr>
            <w:rStyle w:val="Hyperlink"/>
            <w:noProof/>
          </w:rPr>
          <w:t>8.2.1</w:t>
        </w:r>
        <w:r w:rsidR="008F24DF">
          <w:rPr>
            <w:rFonts w:eastAsiaTheme="minorEastAsia" w:cstheme="minorBidi"/>
            <w:i w:val="0"/>
            <w:iCs w:val="0"/>
            <w:noProof/>
            <w:sz w:val="22"/>
            <w:szCs w:val="22"/>
            <w:lang w:eastAsia="en-GB"/>
          </w:rPr>
          <w:tab/>
        </w:r>
        <w:r w:rsidR="008F24DF" w:rsidRPr="00083E20">
          <w:rPr>
            <w:rStyle w:val="Hyperlink"/>
            <w:noProof/>
          </w:rPr>
          <w:t>Initial access aspects</w:t>
        </w:r>
        <w:r w:rsidR="008F24DF">
          <w:rPr>
            <w:noProof/>
            <w:webHidden/>
          </w:rPr>
          <w:tab/>
        </w:r>
        <w:r w:rsidR="008F24DF">
          <w:rPr>
            <w:noProof/>
            <w:webHidden/>
          </w:rPr>
          <w:fldChar w:fldCharType="begin"/>
        </w:r>
        <w:r w:rsidR="008F24DF">
          <w:rPr>
            <w:noProof/>
            <w:webHidden/>
          </w:rPr>
          <w:instrText xml:space="preserve"> PAGEREF _Toc105521316 \h </w:instrText>
        </w:r>
        <w:r w:rsidR="008F24DF">
          <w:rPr>
            <w:noProof/>
            <w:webHidden/>
          </w:rPr>
        </w:r>
        <w:r w:rsidR="008F24DF">
          <w:rPr>
            <w:noProof/>
            <w:webHidden/>
          </w:rPr>
          <w:fldChar w:fldCharType="separate"/>
        </w:r>
        <w:r w:rsidR="008F24DF">
          <w:rPr>
            <w:noProof/>
            <w:webHidden/>
          </w:rPr>
          <w:t>33</w:t>
        </w:r>
        <w:r w:rsidR="008F24DF">
          <w:rPr>
            <w:noProof/>
            <w:webHidden/>
          </w:rPr>
          <w:fldChar w:fldCharType="end"/>
        </w:r>
      </w:hyperlink>
    </w:p>
    <w:p w14:paraId="609C2B3F" w14:textId="106D05BD" w:rsidR="008F24DF" w:rsidRDefault="001B5688">
      <w:pPr>
        <w:pStyle w:val="TOC3"/>
        <w:tabs>
          <w:tab w:val="left" w:pos="1200"/>
          <w:tab w:val="right" w:leader="dot" w:pos="10457"/>
        </w:tabs>
        <w:rPr>
          <w:rFonts w:eastAsiaTheme="minorEastAsia" w:cstheme="minorBidi"/>
          <w:i w:val="0"/>
          <w:iCs w:val="0"/>
          <w:noProof/>
          <w:sz w:val="22"/>
          <w:szCs w:val="22"/>
          <w:lang w:eastAsia="en-GB"/>
        </w:rPr>
      </w:pPr>
      <w:hyperlink w:anchor="_Toc105521317" w:history="1">
        <w:r w:rsidR="008F24DF" w:rsidRPr="00083E20">
          <w:rPr>
            <w:rStyle w:val="Hyperlink"/>
            <w:noProof/>
          </w:rPr>
          <w:t>8.2.2</w:t>
        </w:r>
        <w:r w:rsidR="008F24DF">
          <w:rPr>
            <w:rFonts w:eastAsiaTheme="minorEastAsia" w:cstheme="minorBidi"/>
            <w:i w:val="0"/>
            <w:iCs w:val="0"/>
            <w:noProof/>
            <w:sz w:val="22"/>
            <w:szCs w:val="22"/>
            <w:lang w:eastAsia="en-GB"/>
          </w:rPr>
          <w:tab/>
        </w:r>
        <w:r w:rsidR="008F24DF" w:rsidRPr="00083E20">
          <w:rPr>
            <w:rStyle w:val="Hyperlink"/>
            <w:noProof/>
          </w:rPr>
          <w:t>PDCCH monitoring enhancements</w:t>
        </w:r>
        <w:r w:rsidR="008F24DF">
          <w:rPr>
            <w:noProof/>
            <w:webHidden/>
          </w:rPr>
          <w:tab/>
        </w:r>
        <w:r w:rsidR="008F24DF">
          <w:rPr>
            <w:noProof/>
            <w:webHidden/>
          </w:rPr>
          <w:fldChar w:fldCharType="begin"/>
        </w:r>
        <w:r w:rsidR="008F24DF">
          <w:rPr>
            <w:noProof/>
            <w:webHidden/>
          </w:rPr>
          <w:instrText xml:space="preserve"> PAGEREF _Toc105521317 \h </w:instrText>
        </w:r>
        <w:r w:rsidR="008F24DF">
          <w:rPr>
            <w:noProof/>
            <w:webHidden/>
          </w:rPr>
        </w:r>
        <w:r w:rsidR="008F24DF">
          <w:rPr>
            <w:noProof/>
            <w:webHidden/>
          </w:rPr>
          <w:fldChar w:fldCharType="separate"/>
        </w:r>
        <w:r w:rsidR="008F24DF">
          <w:rPr>
            <w:noProof/>
            <w:webHidden/>
          </w:rPr>
          <w:t>34</w:t>
        </w:r>
        <w:r w:rsidR="008F24DF">
          <w:rPr>
            <w:noProof/>
            <w:webHidden/>
          </w:rPr>
          <w:fldChar w:fldCharType="end"/>
        </w:r>
      </w:hyperlink>
    </w:p>
    <w:p w14:paraId="6234078C" w14:textId="17A59E14" w:rsidR="008F24DF" w:rsidRDefault="001B5688">
      <w:pPr>
        <w:pStyle w:val="TOC3"/>
        <w:tabs>
          <w:tab w:val="left" w:pos="1200"/>
          <w:tab w:val="right" w:leader="dot" w:pos="10457"/>
        </w:tabs>
        <w:rPr>
          <w:rFonts w:eastAsiaTheme="minorEastAsia" w:cstheme="minorBidi"/>
          <w:i w:val="0"/>
          <w:iCs w:val="0"/>
          <w:noProof/>
          <w:sz w:val="22"/>
          <w:szCs w:val="22"/>
          <w:lang w:eastAsia="en-GB"/>
        </w:rPr>
      </w:pPr>
      <w:hyperlink w:anchor="_Toc105521318" w:history="1">
        <w:r w:rsidR="008F24DF" w:rsidRPr="00083E20">
          <w:rPr>
            <w:rStyle w:val="Hyperlink"/>
            <w:noProof/>
          </w:rPr>
          <w:t>8.2.3</w:t>
        </w:r>
        <w:r w:rsidR="008F24DF">
          <w:rPr>
            <w:rFonts w:eastAsiaTheme="minorEastAsia" w:cstheme="minorBidi"/>
            <w:i w:val="0"/>
            <w:iCs w:val="0"/>
            <w:noProof/>
            <w:sz w:val="22"/>
            <w:szCs w:val="22"/>
            <w:lang w:eastAsia="en-GB"/>
          </w:rPr>
          <w:tab/>
        </w:r>
        <w:r w:rsidR="008F24DF" w:rsidRPr="00083E20">
          <w:rPr>
            <w:rStyle w:val="Hyperlink"/>
            <w:noProof/>
          </w:rPr>
          <w:t>PDSCH/PUSCH enhancements</w:t>
        </w:r>
        <w:r w:rsidR="008F24DF">
          <w:rPr>
            <w:noProof/>
            <w:webHidden/>
          </w:rPr>
          <w:tab/>
        </w:r>
        <w:r w:rsidR="008F24DF">
          <w:rPr>
            <w:noProof/>
            <w:webHidden/>
          </w:rPr>
          <w:fldChar w:fldCharType="begin"/>
        </w:r>
        <w:r w:rsidR="008F24DF">
          <w:rPr>
            <w:noProof/>
            <w:webHidden/>
          </w:rPr>
          <w:instrText xml:space="preserve"> PAGEREF _Toc105521318 \h </w:instrText>
        </w:r>
        <w:r w:rsidR="008F24DF">
          <w:rPr>
            <w:noProof/>
            <w:webHidden/>
          </w:rPr>
        </w:r>
        <w:r w:rsidR="008F24DF">
          <w:rPr>
            <w:noProof/>
            <w:webHidden/>
          </w:rPr>
          <w:fldChar w:fldCharType="separate"/>
        </w:r>
        <w:r w:rsidR="008F24DF">
          <w:rPr>
            <w:noProof/>
            <w:webHidden/>
          </w:rPr>
          <w:t>36</w:t>
        </w:r>
        <w:r w:rsidR="008F24DF">
          <w:rPr>
            <w:noProof/>
            <w:webHidden/>
          </w:rPr>
          <w:fldChar w:fldCharType="end"/>
        </w:r>
      </w:hyperlink>
    </w:p>
    <w:p w14:paraId="011262C6" w14:textId="5A21DE1B" w:rsidR="008F24DF" w:rsidRDefault="001B5688">
      <w:pPr>
        <w:pStyle w:val="TOC3"/>
        <w:tabs>
          <w:tab w:val="left" w:pos="1200"/>
          <w:tab w:val="right" w:leader="dot" w:pos="10457"/>
        </w:tabs>
        <w:rPr>
          <w:rFonts w:eastAsiaTheme="minorEastAsia" w:cstheme="minorBidi"/>
          <w:i w:val="0"/>
          <w:iCs w:val="0"/>
          <w:noProof/>
          <w:sz w:val="22"/>
          <w:szCs w:val="22"/>
          <w:lang w:eastAsia="en-GB"/>
        </w:rPr>
      </w:pPr>
      <w:hyperlink w:anchor="_Toc105521319" w:history="1">
        <w:r w:rsidR="008F24DF" w:rsidRPr="00083E20">
          <w:rPr>
            <w:rStyle w:val="Hyperlink"/>
            <w:noProof/>
          </w:rPr>
          <w:t>8.2.4</w:t>
        </w:r>
        <w:r w:rsidR="008F24DF">
          <w:rPr>
            <w:rFonts w:eastAsiaTheme="minorEastAsia" w:cstheme="minorBidi"/>
            <w:i w:val="0"/>
            <w:iCs w:val="0"/>
            <w:noProof/>
            <w:sz w:val="22"/>
            <w:szCs w:val="22"/>
            <w:lang w:eastAsia="en-GB"/>
          </w:rPr>
          <w:tab/>
        </w:r>
        <w:r w:rsidR="008F24DF" w:rsidRPr="00083E20">
          <w:rPr>
            <w:rStyle w:val="Hyperlink"/>
            <w:noProof/>
          </w:rPr>
          <w:t>Channel access mechanism</w:t>
        </w:r>
        <w:r w:rsidR="008F24DF">
          <w:rPr>
            <w:noProof/>
            <w:webHidden/>
          </w:rPr>
          <w:tab/>
        </w:r>
        <w:r w:rsidR="008F24DF">
          <w:rPr>
            <w:noProof/>
            <w:webHidden/>
          </w:rPr>
          <w:fldChar w:fldCharType="begin"/>
        </w:r>
        <w:r w:rsidR="008F24DF">
          <w:rPr>
            <w:noProof/>
            <w:webHidden/>
          </w:rPr>
          <w:instrText xml:space="preserve"> PAGEREF _Toc105521319 \h </w:instrText>
        </w:r>
        <w:r w:rsidR="008F24DF">
          <w:rPr>
            <w:noProof/>
            <w:webHidden/>
          </w:rPr>
        </w:r>
        <w:r w:rsidR="008F24DF">
          <w:rPr>
            <w:noProof/>
            <w:webHidden/>
          </w:rPr>
          <w:fldChar w:fldCharType="separate"/>
        </w:r>
        <w:r w:rsidR="008F24DF">
          <w:rPr>
            <w:noProof/>
            <w:webHidden/>
          </w:rPr>
          <w:t>38</w:t>
        </w:r>
        <w:r w:rsidR="008F24DF">
          <w:rPr>
            <w:noProof/>
            <w:webHidden/>
          </w:rPr>
          <w:fldChar w:fldCharType="end"/>
        </w:r>
      </w:hyperlink>
    </w:p>
    <w:p w14:paraId="39640266" w14:textId="6ED03D1B" w:rsidR="008F24DF" w:rsidRDefault="001B5688">
      <w:pPr>
        <w:pStyle w:val="TOC3"/>
        <w:tabs>
          <w:tab w:val="left" w:pos="1200"/>
          <w:tab w:val="right" w:leader="dot" w:pos="10457"/>
        </w:tabs>
        <w:rPr>
          <w:rFonts w:eastAsiaTheme="minorEastAsia" w:cstheme="minorBidi"/>
          <w:i w:val="0"/>
          <w:iCs w:val="0"/>
          <w:noProof/>
          <w:sz w:val="22"/>
          <w:szCs w:val="22"/>
          <w:lang w:eastAsia="en-GB"/>
        </w:rPr>
      </w:pPr>
      <w:hyperlink w:anchor="_Toc105521320" w:history="1">
        <w:r w:rsidR="008F24DF" w:rsidRPr="00083E20">
          <w:rPr>
            <w:rStyle w:val="Hyperlink"/>
            <w:noProof/>
          </w:rPr>
          <w:t>8.2.5</w:t>
        </w:r>
        <w:r w:rsidR="008F24DF">
          <w:rPr>
            <w:rFonts w:eastAsiaTheme="minorEastAsia" w:cstheme="minorBidi"/>
            <w:i w:val="0"/>
            <w:iCs w:val="0"/>
            <w:noProof/>
            <w:sz w:val="22"/>
            <w:szCs w:val="22"/>
            <w:lang w:eastAsia="en-GB"/>
          </w:rPr>
          <w:tab/>
        </w:r>
        <w:r w:rsidR="008F24DF" w:rsidRPr="00083E20">
          <w:rPr>
            <w:rStyle w:val="Hyperlink"/>
            <w:noProof/>
          </w:rPr>
          <w:t>Other</w:t>
        </w:r>
        <w:r w:rsidR="008F24DF">
          <w:rPr>
            <w:noProof/>
            <w:webHidden/>
          </w:rPr>
          <w:tab/>
        </w:r>
        <w:r w:rsidR="008F24DF">
          <w:rPr>
            <w:noProof/>
            <w:webHidden/>
          </w:rPr>
          <w:fldChar w:fldCharType="begin"/>
        </w:r>
        <w:r w:rsidR="008F24DF">
          <w:rPr>
            <w:noProof/>
            <w:webHidden/>
          </w:rPr>
          <w:instrText xml:space="preserve"> PAGEREF _Toc105521320 \h </w:instrText>
        </w:r>
        <w:r w:rsidR="008F24DF">
          <w:rPr>
            <w:noProof/>
            <w:webHidden/>
          </w:rPr>
        </w:r>
        <w:r w:rsidR="008F24DF">
          <w:rPr>
            <w:noProof/>
            <w:webHidden/>
          </w:rPr>
          <w:fldChar w:fldCharType="separate"/>
        </w:r>
        <w:r w:rsidR="008F24DF">
          <w:rPr>
            <w:noProof/>
            <w:webHidden/>
          </w:rPr>
          <w:t>42</w:t>
        </w:r>
        <w:r w:rsidR="008F24DF">
          <w:rPr>
            <w:noProof/>
            <w:webHidden/>
          </w:rPr>
          <w:fldChar w:fldCharType="end"/>
        </w:r>
      </w:hyperlink>
    </w:p>
    <w:p w14:paraId="4CBCCCEF" w14:textId="40CADC7B" w:rsidR="008F24DF" w:rsidRDefault="001B5688">
      <w:pPr>
        <w:pStyle w:val="TOC2"/>
        <w:tabs>
          <w:tab w:val="left" w:pos="800"/>
          <w:tab w:val="right" w:leader="dot" w:pos="10457"/>
        </w:tabs>
        <w:rPr>
          <w:rFonts w:eastAsiaTheme="minorEastAsia" w:cstheme="minorBidi"/>
          <w:smallCaps w:val="0"/>
          <w:noProof/>
          <w:sz w:val="22"/>
          <w:szCs w:val="22"/>
          <w:lang w:eastAsia="en-GB"/>
        </w:rPr>
      </w:pPr>
      <w:hyperlink w:anchor="_Toc105521321" w:history="1">
        <w:r w:rsidR="008F24DF" w:rsidRPr="00083E20">
          <w:rPr>
            <w:rStyle w:val="Hyperlink"/>
            <w:noProof/>
          </w:rPr>
          <w:t>8.3</w:t>
        </w:r>
        <w:r w:rsidR="008F24DF">
          <w:rPr>
            <w:rFonts w:eastAsiaTheme="minorEastAsia" w:cstheme="minorBidi"/>
            <w:smallCaps w:val="0"/>
            <w:noProof/>
            <w:sz w:val="22"/>
            <w:szCs w:val="22"/>
            <w:lang w:eastAsia="en-GB"/>
          </w:rPr>
          <w:tab/>
        </w:r>
        <w:r w:rsidR="008F24DF" w:rsidRPr="00083E20">
          <w:rPr>
            <w:rStyle w:val="Hyperlink"/>
            <w:noProof/>
          </w:rPr>
          <w:t>Maintenance on Enhanced Industrial Internet of Things (IoT) and URLLC</w:t>
        </w:r>
        <w:r w:rsidR="008F24DF">
          <w:rPr>
            <w:noProof/>
            <w:webHidden/>
          </w:rPr>
          <w:tab/>
        </w:r>
        <w:r w:rsidR="008F24DF">
          <w:rPr>
            <w:noProof/>
            <w:webHidden/>
          </w:rPr>
          <w:fldChar w:fldCharType="begin"/>
        </w:r>
        <w:r w:rsidR="008F24DF">
          <w:rPr>
            <w:noProof/>
            <w:webHidden/>
          </w:rPr>
          <w:instrText xml:space="preserve"> PAGEREF _Toc105521321 \h </w:instrText>
        </w:r>
        <w:r w:rsidR="008F24DF">
          <w:rPr>
            <w:noProof/>
            <w:webHidden/>
          </w:rPr>
        </w:r>
        <w:r w:rsidR="008F24DF">
          <w:rPr>
            <w:noProof/>
            <w:webHidden/>
          </w:rPr>
          <w:fldChar w:fldCharType="separate"/>
        </w:r>
        <w:r w:rsidR="008F24DF">
          <w:rPr>
            <w:noProof/>
            <w:webHidden/>
          </w:rPr>
          <w:t>43</w:t>
        </w:r>
        <w:r w:rsidR="008F24DF">
          <w:rPr>
            <w:noProof/>
            <w:webHidden/>
          </w:rPr>
          <w:fldChar w:fldCharType="end"/>
        </w:r>
      </w:hyperlink>
    </w:p>
    <w:p w14:paraId="020ED5E1" w14:textId="56AD7792" w:rsidR="008F24DF" w:rsidRDefault="001B5688">
      <w:pPr>
        <w:pStyle w:val="TOC3"/>
        <w:tabs>
          <w:tab w:val="left" w:pos="1200"/>
          <w:tab w:val="right" w:leader="dot" w:pos="10457"/>
        </w:tabs>
        <w:rPr>
          <w:rFonts w:eastAsiaTheme="minorEastAsia" w:cstheme="minorBidi"/>
          <w:i w:val="0"/>
          <w:iCs w:val="0"/>
          <w:noProof/>
          <w:sz w:val="22"/>
          <w:szCs w:val="22"/>
          <w:lang w:eastAsia="en-GB"/>
        </w:rPr>
      </w:pPr>
      <w:hyperlink w:anchor="_Toc105521322" w:history="1">
        <w:r w:rsidR="008F24DF" w:rsidRPr="00083E20">
          <w:rPr>
            <w:rStyle w:val="Hyperlink"/>
            <w:noProof/>
          </w:rPr>
          <w:t>8.3.1</w:t>
        </w:r>
        <w:r w:rsidR="008F24DF">
          <w:rPr>
            <w:rFonts w:eastAsiaTheme="minorEastAsia" w:cstheme="minorBidi"/>
            <w:i w:val="0"/>
            <w:iCs w:val="0"/>
            <w:noProof/>
            <w:sz w:val="22"/>
            <w:szCs w:val="22"/>
            <w:lang w:eastAsia="en-GB"/>
          </w:rPr>
          <w:tab/>
        </w:r>
        <w:r w:rsidR="008F24DF" w:rsidRPr="00083E20">
          <w:rPr>
            <w:rStyle w:val="Hyperlink"/>
            <w:noProof/>
          </w:rPr>
          <w:t>UE feedback enhancements for HARQ-ACK</w:t>
        </w:r>
        <w:r w:rsidR="008F24DF">
          <w:rPr>
            <w:noProof/>
            <w:webHidden/>
          </w:rPr>
          <w:tab/>
        </w:r>
        <w:r w:rsidR="008F24DF">
          <w:rPr>
            <w:noProof/>
            <w:webHidden/>
          </w:rPr>
          <w:fldChar w:fldCharType="begin"/>
        </w:r>
        <w:r w:rsidR="008F24DF">
          <w:rPr>
            <w:noProof/>
            <w:webHidden/>
          </w:rPr>
          <w:instrText xml:space="preserve"> PAGEREF _Toc105521322 \h </w:instrText>
        </w:r>
        <w:r w:rsidR="008F24DF">
          <w:rPr>
            <w:noProof/>
            <w:webHidden/>
          </w:rPr>
        </w:r>
        <w:r w:rsidR="008F24DF">
          <w:rPr>
            <w:noProof/>
            <w:webHidden/>
          </w:rPr>
          <w:fldChar w:fldCharType="separate"/>
        </w:r>
        <w:r w:rsidR="008F24DF">
          <w:rPr>
            <w:noProof/>
            <w:webHidden/>
          </w:rPr>
          <w:t>43</w:t>
        </w:r>
        <w:r w:rsidR="008F24DF">
          <w:rPr>
            <w:noProof/>
            <w:webHidden/>
          </w:rPr>
          <w:fldChar w:fldCharType="end"/>
        </w:r>
      </w:hyperlink>
    </w:p>
    <w:p w14:paraId="0E2FBF2E" w14:textId="2FCE9361" w:rsidR="008F24DF" w:rsidRDefault="001B5688">
      <w:pPr>
        <w:pStyle w:val="TOC3"/>
        <w:tabs>
          <w:tab w:val="left" w:pos="1200"/>
          <w:tab w:val="right" w:leader="dot" w:pos="10457"/>
        </w:tabs>
        <w:rPr>
          <w:rFonts w:eastAsiaTheme="minorEastAsia" w:cstheme="minorBidi"/>
          <w:i w:val="0"/>
          <w:iCs w:val="0"/>
          <w:noProof/>
          <w:sz w:val="22"/>
          <w:szCs w:val="22"/>
          <w:lang w:eastAsia="en-GB"/>
        </w:rPr>
      </w:pPr>
      <w:hyperlink w:anchor="_Toc105521323" w:history="1">
        <w:r w:rsidR="008F24DF" w:rsidRPr="00083E20">
          <w:rPr>
            <w:rStyle w:val="Hyperlink"/>
            <w:noProof/>
          </w:rPr>
          <w:t>8.3.2</w:t>
        </w:r>
        <w:r w:rsidR="008F24DF">
          <w:rPr>
            <w:rFonts w:eastAsiaTheme="minorEastAsia" w:cstheme="minorBidi"/>
            <w:i w:val="0"/>
            <w:iCs w:val="0"/>
            <w:noProof/>
            <w:sz w:val="22"/>
            <w:szCs w:val="22"/>
            <w:lang w:eastAsia="en-GB"/>
          </w:rPr>
          <w:tab/>
        </w:r>
        <w:r w:rsidR="008F24DF" w:rsidRPr="00083E20">
          <w:rPr>
            <w:rStyle w:val="Hyperlink"/>
            <w:noProof/>
          </w:rPr>
          <w:t>Intra-UE Multiplexing/Prioritization</w:t>
        </w:r>
        <w:r w:rsidR="008F24DF">
          <w:rPr>
            <w:noProof/>
            <w:webHidden/>
          </w:rPr>
          <w:tab/>
        </w:r>
        <w:r w:rsidR="008F24DF">
          <w:rPr>
            <w:noProof/>
            <w:webHidden/>
          </w:rPr>
          <w:fldChar w:fldCharType="begin"/>
        </w:r>
        <w:r w:rsidR="008F24DF">
          <w:rPr>
            <w:noProof/>
            <w:webHidden/>
          </w:rPr>
          <w:instrText xml:space="preserve"> PAGEREF _Toc105521323 \h </w:instrText>
        </w:r>
        <w:r w:rsidR="008F24DF">
          <w:rPr>
            <w:noProof/>
            <w:webHidden/>
          </w:rPr>
        </w:r>
        <w:r w:rsidR="008F24DF">
          <w:rPr>
            <w:noProof/>
            <w:webHidden/>
          </w:rPr>
          <w:fldChar w:fldCharType="separate"/>
        </w:r>
        <w:r w:rsidR="008F24DF">
          <w:rPr>
            <w:noProof/>
            <w:webHidden/>
          </w:rPr>
          <w:t>45</w:t>
        </w:r>
        <w:r w:rsidR="008F24DF">
          <w:rPr>
            <w:noProof/>
            <w:webHidden/>
          </w:rPr>
          <w:fldChar w:fldCharType="end"/>
        </w:r>
      </w:hyperlink>
    </w:p>
    <w:p w14:paraId="58C60228" w14:textId="7FEC4357" w:rsidR="008F24DF" w:rsidRDefault="001B5688">
      <w:pPr>
        <w:pStyle w:val="TOC3"/>
        <w:tabs>
          <w:tab w:val="left" w:pos="1200"/>
          <w:tab w:val="right" w:leader="dot" w:pos="10457"/>
        </w:tabs>
        <w:rPr>
          <w:rFonts w:eastAsiaTheme="minorEastAsia" w:cstheme="minorBidi"/>
          <w:i w:val="0"/>
          <w:iCs w:val="0"/>
          <w:noProof/>
          <w:sz w:val="22"/>
          <w:szCs w:val="22"/>
          <w:lang w:eastAsia="en-GB"/>
        </w:rPr>
      </w:pPr>
      <w:hyperlink w:anchor="_Toc105521324" w:history="1">
        <w:r w:rsidR="008F24DF" w:rsidRPr="00083E20">
          <w:rPr>
            <w:rStyle w:val="Hyperlink"/>
            <w:noProof/>
          </w:rPr>
          <w:t>8.3.3</w:t>
        </w:r>
        <w:r w:rsidR="008F24DF">
          <w:rPr>
            <w:rFonts w:eastAsiaTheme="minorEastAsia" w:cstheme="minorBidi"/>
            <w:i w:val="0"/>
            <w:iCs w:val="0"/>
            <w:noProof/>
            <w:sz w:val="22"/>
            <w:szCs w:val="22"/>
            <w:lang w:eastAsia="en-GB"/>
          </w:rPr>
          <w:tab/>
        </w:r>
        <w:r w:rsidR="008F24DF" w:rsidRPr="00083E20">
          <w:rPr>
            <w:rStyle w:val="Hyperlink"/>
            <w:noProof/>
          </w:rPr>
          <w:t>Other</w:t>
        </w:r>
        <w:r w:rsidR="008F24DF">
          <w:rPr>
            <w:noProof/>
            <w:webHidden/>
          </w:rPr>
          <w:tab/>
        </w:r>
        <w:r w:rsidR="008F24DF">
          <w:rPr>
            <w:noProof/>
            <w:webHidden/>
          </w:rPr>
          <w:fldChar w:fldCharType="begin"/>
        </w:r>
        <w:r w:rsidR="008F24DF">
          <w:rPr>
            <w:noProof/>
            <w:webHidden/>
          </w:rPr>
          <w:instrText xml:space="preserve"> PAGEREF _Toc105521324 \h </w:instrText>
        </w:r>
        <w:r w:rsidR="008F24DF">
          <w:rPr>
            <w:noProof/>
            <w:webHidden/>
          </w:rPr>
        </w:r>
        <w:r w:rsidR="008F24DF">
          <w:rPr>
            <w:noProof/>
            <w:webHidden/>
          </w:rPr>
          <w:fldChar w:fldCharType="separate"/>
        </w:r>
        <w:r w:rsidR="008F24DF">
          <w:rPr>
            <w:noProof/>
            <w:webHidden/>
          </w:rPr>
          <w:t>46</w:t>
        </w:r>
        <w:r w:rsidR="008F24DF">
          <w:rPr>
            <w:noProof/>
            <w:webHidden/>
          </w:rPr>
          <w:fldChar w:fldCharType="end"/>
        </w:r>
      </w:hyperlink>
    </w:p>
    <w:p w14:paraId="3F4D9D16" w14:textId="0E5AA71F" w:rsidR="008F24DF" w:rsidRDefault="001B5688">
      <w:pPr>
        <w:pStyle w:val="TOC2"/>
        <w:tabs>
          <w:tab w:val="left" w:pos="800"/>
          <w:tab w:val="right" w:leader="dot" w:pos="10457"/>
        </w:tabs>
        <w:rPr>
          <w:rFonts w:eastAsiaTheme="minorEastAsia" w:cstheme="minorBidi"/>
          <w:smallCaps w:val="0"/>
          <w:noProof/>
          <w:sz w:val="22"/>
          <w:szCs w:val="22"/>
          <w:lang w:eastAsia="en-GB"/>
        </w:rPr>
      </w:pPr>
      <w:hyperlink w:anchor="_Toc105521325" w:history="1">
        <w:r w:rsidR="008F24DF" w:rsidRPr="00083E20">
          <w:rPr>
            <w:rStyle w:val="Hyperlink"/>
            <w:noProof/>
          </w:rPr>
          <w:t>8.4</w:t>
        </w:r>
        <w:r w:rsidR="008F24DF">
          <w:rPr>
            <w:rFonts w:eastAsiaTheme="minorEastAsia" w:cstheme="minorBidi"/>
            <w:smallCaps w:val="0"/>
            <w:noProof/>
            <w:sz w:val="22"/>
            <w:szCs w:val="22"/>
            <w:lang w:eastAsia="en-GB"/>
          </w:rPr>
          <w:tab/>
        </w:r>
        <w:r w:rsidR="008F24DF" w:rsidRPr="00083E20">
          <w:rPr>
            <w:rStyle w:val="Hyperlink"/>
            <w:noProof/>
          </w:rPr>
          <w:t>Maintenance on Solutions for NR to support non-terrestrial networks (NTN)</w:t>
        </w:r>
        <w:r w:rsidR="008F24DF">
          <w:rPr>
            <w:noProof/>
            <w:webHidden/>
          </w:rPr>
          <w:tab/>
        </w:r>
        <w:r w:rsidR="008F24DF">
          <w:rPr>
            <w:noProof/>
            <w:webHidden/>
          </w:rPr>
          <w:fldChar w:fldCharType="begin"/>
        </w:r>
        <w:r w:rsidR="008F24DF">
          <w:rPr>
            <w:noProof/>
            <w:webHidden/>
          </w:rPr>
          <w:instrText xml:space="preserve"> PAGEREF _Toc105521325 \h </w:instrText>
        </w:r>
        <w:r w:rsidR="008F24DF">
          <w:rPr>
            <w:noProof/>
            <w:webHidden/>
          </w:rPr>
        </w:r>
        <w:r w:rsidR="008F24DF">
          <w:rPr>
            <w:noProof/>
            <w:webHidden/>
          </w:rPr>
          <w:fldChar w:fldCharType="separate"/>
        </w:r>
        <w:r w:rsidR="008F24DF">
          <w:rPr>
            <w:noProof/>
            <w:webHidden/>
          </w:rPr>
          <w:t>47</w:t>
        </w:r>
        <w:r w:rsidR="008F24DF">
          <w:rPr>
            <w:noProof/>
            <w:webHidden/>
          </w:rPr>
          <w:fldChar w:fldCharType="end"/>
        </w:r>
      </w:hyperlink>
    </w:p>
    <w:p w14:paraId="1F9025B1" w14:textId="28930288" w:rsidR="008F24DF" w:rsidRDefault="001B5688">
      <w:pPr>
        <w:pStyle w:val="TOC2"/>
        <w:tabs>
          <w:tab w:val="left" w:pos="800"/>
          <w:tab w:val="right" w:leader="dot" w:pos="10457"/>
        </w:tabs>
        <w:rPr>
          <w:rFonts w:eastAsiaTheme="minorEastAsia" w:cstheme="minorBidi"/>
          <w:smallCaps w:val="0"/>
          <w:noProof/>
          <w:sz w:val="22"/>
          <w:szCs w:val="22"/>
          <w:lang w:eastAsia="en-GB"/>
        </w:rPr>
      </w:pPr>
      <w:hyperlink w:anchor="_Toc105521326" w:history="1">
        <w:r w:rsidR="008F24DF" w:rsidRPr="00083E20">
          <w:rPr>
            <w:rStyle w:val="Hyperlink"/>
            <w:noProof/>
          </w:rPr>
          <w:t>8.5</w:t>
        </w:r>
        <w:r w:rsidR="008F24DF">
          <w:rPr>
            <w:rFonts w:eastAsiaTheme="minorEastAsia" w:cstheme="minorBidi"/>
            <w:smallCaps w:val="0"/>
            <w:noProof/>
            <w:sz w:val="22"/>
            <w:szCs w:val="22"/>
            <w:lang w:eastAsia="en-GB"/>
          </w:rPr>
          <w:tab/>
        </w:r>
        <w:r w:rsidR="008F24DF" w:rsidRPr="00083E20">
          <w:rPr>
            <w:rStyle w:val="Hyperlink"/>
            <w:noProof/>
          </w:rPr>
          <w:t>Maintenance on NR Positioning Enhancements</w:t>
        </w:r>
        <w:r w:rsidR="008F24DF">
          <w:rPr>
            <w:noProof/>
            <w:webHidden/>
          </w:rPr>
          <w:tab/>
        </w:r>
        <w:r w:rsidR="008F24DF">
          <w:rPr>
            <w:noProof/>
            <w:webHidden/>
          </w:rPr>
          <w:fldChar w:fldCharType="begin"/>
        </w:r>
        <w:r w:rsidR="008F24DF">
          <w:rPr>
            <w:noProof/>
            <w:webHidden/>
          </w:rPr>
          <w:instrText xml:space="preserve"> PAGEREF _Toc105521326 \h </w:instrText>
        </w:r>
        <w:r w:rsidR="008F24DF">
          <w:rPr>
            <w:noProof/>
            <w:webHidden/>
          </w:rPr>
        </w:r>
        <w:r w:rsidR="008F24DF">
          <w:rPr>
            <w:noProof/>
            <w:webHidden/>
          </w:rPr>
          <w:fldChar w:fldCharType="separate"/>
        </w:r>
        <w:r w:rsidR="008F24DF">
          <w:rPr>
            <w:noProof/>
            <w:webHidden/>
          </w:rPr>
          <w:t>48</w:t>
        </w:r>
        <w:r w:rsidR="008F24DF">
          <w:rPr>
            <w:noProof/>
            <w:webHidden/>
          </w:rPr>
          <w:fldChar w:fldCharType="end"/>
        </w:r>
      </w:hyperlink>
    </w:p>
    <w:p w14:paraId="7802C2D3" w14:textId="4C67D001" w:rsidR="008F24DF" w:rsidRDefault="001B5688">
      <w:pPr>
        <w:pStyle w:val="TOC3"/>
        <w:tabs>
          <w:tab w:val="left" w:pos="1200"/>
          <w:tab w:val="right" w:leader="dot" w:pos="10457"/>
        </w:tabs>
        <w:rPr>
          <w:rFonts w:eastAsiaTheme="minorEastAsia" w:cstheme="minorBidi"/>
          <w:i w:val="0"/>
          <w:iCs w:val="0"/>
          <w:noProof/>
          <w:sz w:val="22"/>
          <w:szCs w:val="22"/>
          <w:lang w:eastAsia="en-GB"/>
        </w:rPr>
      </w:pPr>
      <w:hyperlink w:anchor="_Toc105521327" w:history="1">
        <w:r w:rsidR="008F24DF" w:rsidRPr="00083E20">
          <w:rPr>
            <w:rStyle w:val="Hyperlink"/>
            <w:noProof/>
          </w:rPr>
          <w:t>8.5.1</w:t>
        </w:r>
        <w:r w:rsidR="008F24DF">
          <w:rPr>
            <w:rFonts w:eastAsiaTheme="minorEastAsia" w:cstheme="minorBidi"/>
            <w:i w:val="0"/>
            <w:iCs w:val="0"/>
            <w:noProof/>
            <w:sz w:val="22"/>
            <w:szCs w:val="22"/>
            <w:lang w:eastAsia="en-GB"/>
          </w:rPr>
          <w:tab/>
        </w:r>
        <w:r w:rsidR="008F24DF" w:rsidRPr="00083E20">
          <w:rPr>
            <w:rStyle w:val="Hyperlink"/>
            <w:noProof/>
          </w:rPr>
          <w:t>Accuracy improvements</w:t>
        </w:r>
        <w:r w:rsidR="008F24DF">
          <w:rPr>
            <w:noProof/>
            <w:webHidden/>
          </w:rPr>
          <w:tab/>
        </w:r>
        <w:r w:rsidR="008F24DF">
          <w:rPr>
            <w:noProof/>
            <w:webHidden/>
          </w:rPr>
          <w:fldChar w:fldCharType="begin"/>
        </w:r>
        <w:r w:rsidR="008F24DF">
          <w:rPr>
            <w:noProof/>
            <w:webHidden/>
          </w:rPr>
          <w:instrText xml:space="preserve"> PAGEREF _Toc105521327 \h </w:instrText>
        </w:r>
        <w:r w:rsidR="008F24DF">
          <w:rPr>
            <w:noProof/>
            <w:webHidden/>
          </w:rPr>
        </w:r>
        <w:r w:rsidR="008F24DF">
          <w:rPr>
            <w:noProof/>
            <w:webHidden/>
          </w:rPr>
          <w:fldChar w:fldCharType="separate"/>
        </w:r>
        <w:r w:rsidR="008F24DF">
          <w:rPr>
            <w:noProof/>
            <w:webHidden/>
          </w:rPr>
          <w:t>49</w:t>
        </w:r>
        <w:r w:rsidR="008F24DF">
          <w:rPr>
            <w:noProof/>
            <w:webHidden/>
          </w:rPr>
          <w:fldChar w:fldCharType="end"/>
        </w:r>
      </w:hyperlink>
    </w:p>
    <w:p w14:paraId="1CF91C74" w14:textId="243C2187" w:rsidR="008F24DF" w:rsidRDefault="001B5688">
      <w:pPr>
        <w:pStyle w:val="TOC3"/>
        <w:tabs>
          <w:tab w:val="left" w:pos="1200"/>
          <w:tab w:val="right" w:leader="dot" w:pos="10457"/>
        </w:tabs>
        <w:rPr>
          <w:rFonts w:eastAsiaTheme="minorEastAsia" w:cstheme="minorBidi"/>
          <w:i w:val="0"/>
          <w:iCs w:val="0"/>
          <w:noProof/>
          <w:sz w:val="22"/>
          <w:szCs w:val="22"/>
          <w:lang w:eastAsia="en-GB"/>
        </w:rPr>
      </w:pPr>
      <w:hyperlink w:anchor="_Toc105521328" w:history="1">
        <w:r w:rsidR="008F24DF" w:rsidRPr="00083E20">
          <w:rPr>
            <w:rStyle w:val="Hyperlink"/>
            <w:noProof/>
          </w:rPr>
          <w:t>8.5.2</w:t>
        </w:r>
        <w:r w:rsidR="008F24DF">
          <w:rPr>
            <w:rFonts w:eastAsiaTheme="minorEastAsia" w:cstheme="minorBidi"/>
            <w:i w:val="0"/>
            <w:iCs w:val="0"/>
            <w:noProof/>
            <w:sz w:val="22"/>
            <w:szCs w:val="22"/>
            <w:lang w:eastAsia="en-GB"/>
          </w:rPr>
          <w:tab/>
        </w:r>
        <w:r w:rsidR="008F24DF" w:rsidRPr="00083E20">
          <w:rPr>
            <w:rStyle w:val="Hyperlink"/>
            <w:noProof/>
          </w:rPr>
          <w:t>Other</w:t>
        </w:r>
        <w:r w:rsidR="008F24DF">
          <w:rPr>
            <w:noProof/>
            <w:webHidden/>
          </w:rPr>
          <w:tab/>
        </w:r>
        <w:r w:rsidR="008F24DF">
          <w:rPr>
            <w:noProof/>
            <w:webHidden/>
          </w:rPr>
          <w:fldChar w:fldCharType="begin"/>
        </w:r>
        <w:r w:rsidR="008F24DF">
          <w:rPr>
            <w:noProof/>
            <w:webHidden/>
          </w:rPr>
          <w:instrText xml:space="preserve"> PAGEREF _Toc105521328 \h </w:instrText>
        </w:r>
        <w:r w:rsidR="008F24DF">
          <w:rPr>
            <w:noProof/>
            <w:webHidden/>
          </w:rPr>
        </w:r>
        <w:r w:rsidR="008F24DF">
          <w:rPr>
            <w:noProof/>
            <w:webHidden/>
          </w:rPr>
          <w:fldChar w:fldCharType="separate"/>
        </w:r>
        <w:r w:rsidR="008F24DF">
          <w:rPr>
            <w:noProof/>
            <w:webHidden/>
          </w:rPr>
          <w:t>51</w:t>
        </w:r>
        <w:r w:rsidR="008F24DF">
          <w:rPr>
            <w:noProof/>
            <w:webHidden/>
          </w:rPr>
          <w:fldChar w:fldCharType="end"/>
        </w:r>
      </w:hyperlink>
    </w:p>
    <w:p w14:paraId="1BC5551A" w14:textId="1993529C" w:rsidR="008F24DF" w:rsidRDefault="001B5688">
      <w:pPr>
        <w:pStyle w:val="TOC2"/>
        <w:tabs>
          <w:tab w:val="left" w:pos="800"/>
          <w:tab w:val="right" w:leader="dot" w:pos="10457"/>
        </w:tabs>
        <w:rPr>
          <w:rFonts w:eastAsiaTheme="minorEastAsia" w:cstheme="minorBidi"/>
          <w:smallCaps w:val="0"/>
          <w:noProof/>
          <w:sz w:val="22"/>
          <w:szCs w:val="22"/>
          <w:lang w:eastAsia="en-GB"/>
        </w:rPr>
      </w:pPr>
      <w:hyperlink w:anchor="_Toc105521329" w:history="1">
        <w:r w:rsidR="008F24DF" w:rsidRPr="00083E20">
          <w:rPr>
            <w:rStyle w:val="Hyperlink"/>
            <w:noProof/>
          </w:rPr>
          <w:t>8.6</w:t>
        </w:r>
        <w:r w:rsidR="008F24DF">
          <w:rPr>
            <w:rFonts w:eastAsiaTheme="minorEastAsia" w:cstheme="minorBidi"/>
            <w:smallCaps w:val="0"/>
            <w:noProof/>
            <w:sz w:val="22"/>
            <w:szCs w:val="22"/>
            <w:lang w:eastAsia="en-GB"/>
          </w:rPr>
          <w:tab/>
        </w:r>
        <w:r w:rsidR="008F24DF" w:rsidRPr="00083E20">
          <w:rPr>
            <w:rStyle w:val="Hyperlink"/>
            <w:noProof/>
          </w:rPr>
          <w:t>Maintenance on Support of Reduced Capability NR Devices</w:t>
        </w:r>
        <w:r w:rsidR="008F24DF">
          <w:rPr>
            <w:noProof/>
            <w:webHidden/>
          </w:rPr>
          <w:tab/>
        </w:r>
        <w:r w:rsidR="008F24DF">
          <w:rPr>
            <w:noProof/>
            <w:webHidden/>
          </w:rPr>
          <w:fldChar w:fldCharType="begin"/>
        </w:r>
        <w:r w:rsidR="008F24DF">
          <w:rPr>
            <w:noProof/>
            <w:webHidden/>
          </w:rPr>
          <w:instrText xml:space="preserve"> PAGEREF _Toc105521329 \h </w:instrText>
        </w:r>
        <w:r w:rsidR="008F24DF">
          <w:rPr>
            <w:noProof/>
            <w:webHidden/>
          </w:rPr>
        </w:r>
        <w:r w:rsidR="008F24DF">
          <w:rPr>
            <w:noProof/>
            <w:webHidden/>
          </w:rPr>
          <w:fldChar w:fldCharType="separate"/>
        </w:r>
        <w:r w:rsidR="008F24DF">
          <w:rPr>
            <w:noProof/>
            <w:webHidden/>
          </w:rPr>
          <w:t>53</w:t>
        </w:r>
        <w:r w:rsidR="008F24DF">
          <w:rPr>
            <w:noProof/>
            <w:webHidden/>
          </w:rPr>
          <w:fldChar w:fldCharType="end"/>
        </w:r>
      </w:hyperlink>
    </w:p>
    <w:p w14:paraId="7C5E7A71" w14:textId="736EC1DC" w:rsidR="008F24DF" w:rsidRDefault="001B5688">
      <w:pPr>
        <w:pStyle w:val="TOC3"/>
        <w:tabs>
          <w:tab w:val="left" w:pos="1200"/>
          <w:tab w:val="right" w:leader="dot" w:pos="10457"/>
        </w:tabs>
        <w:rPr>
          <w:rFonts w:eastAsiaTheme="minorEastAsia" w:cstheme="minorBidi"/>
          <w:i w:val="0"/>
          <w:iCs w:val="0"/>
          <w:noProof/>
          <w:sz w:val="22"/>
          <w:szCs w:val="22"/>
          <w:lang w:eastAsia="en-GB"/>
        </w:rPr>
      </w:pPr>
      <w:hyperlink w:anchor="_Toc105521330" w:history="1">
        <w:r w:rsidR="008F24DF" w:rsidRPr="00083E20">
          <w:rPr>
            <w:rStyle w:val="Hyperlink"/>
            <w:noProof/>
          </w:rPr>
          <w:t>8.6.1</w:t>
        </w:r>
        <w:r w:rsidR="008F24DF">
          <w:rPr>
            <w:rFonts w:eastAsiaTheme="minorEastAsia" w:cstheme="minorBidi"/>
            <w:i w:val="0"/>
            <w:iCs w:val="0"/>
            <w:noProof/>
            <w:sz w:val="22"/>
            <w:szCs w:val="22"/>
            <w:lang w:eastAsia="en-GB"/>
          </w:rPr>
          <w:tab/>
        </w:r>
        <w:r w:rsidR="008F24DF" w:rsidRPr="00083E20">
          <w:rPr>
            <w:rStyle w:val="Hyperlink"/>
            <w:noProof/>
          </w:rPr>
          <w:t>UE complexity reduction</w:t>
        </w:r>
        <w:r w:rsidR="008F24DF">
          <w:rPr>
            <w:noProof/>
            <w:webHidden/>
          </w:rPr>
          <w:tab/>
        </w:r>
        <w:r w:rsidR="008F24DF">
          <w:rPr>
            <w:noProof/>
            <w:webHidden/>
          </w:rPr>
          <w:fldChar w:fldCharType="begin"/>
        </w:r>
        <w:r w:rsidR="008F24DF">
          <w:rPr>
            <w:noProof/>
            <w:webHidden/>
          </w:rPr>
          <w:instrText xml:space="preserve"> PAGEREF _Toc105521330 \h </w:instrText>
        </w:r>
        <w:r w:rsidR="008F24DF">
          <w:rPr>
            <w:noProof/>
            <w:webHidden/>
          </w:rPr>
        </w:r>
        <w:r w:rsidR="008F24DF">
          <w:rPr>
            <w:noProof/>
            <w:webHidden/>
          </w:rPr>
          <w:fldChar w:fldCharType="separate"/>
        </w:r>
        <w:r w:rsidR="008F24DF">
          <w:rPr>
            <w:noProof/>
            <w:webHidden/>
          </w:rPr>
          <w:t>53</w:t>
        </w:r>
        <w:r w:rsidR="008F24DF">
          <w:rPr>
            <w:noProof/>
            <w:webHidden/>
          </w:rPr>
          <w:fldChar w:fldCharType="end"/>
        </w:r>
      </w:hyperlink>
    </w:p>
    <w:p w14:paraId="4F8C4380" w14:textId="59BC60C0" w:rsidR="008F24DF" w:rsidRDefault="001B5688">
      <w:pPr>
        <w:pStyle w:val="TOC3"/>
        <w:tabs>
          <w:tab w:val="left" w:pos="1200"/>
          <w:tab w:val="right" w:leader="dot" w:pos="10457"/>
        </w:tabs>
        <w:rPr>
          <w:rFonts w:eastAsiaTheme="minorEastAsia" w:cstheme="minorBidi"/>
          <w:i w:val="0"/>
          <w:iCs w:val="0"/>
          <w:noProof/>
          <w:sz w:val="22"/>
          <w:szCs w:val="22"/>
          <w:lang w:eastAsia="en-GB"/>
        </w:rPr>
      </w:pPr>
      <w:hyperlink w:anchor="_Toc105521331" w:history="1">
        <w:r w:rsidR="008F24DF" w:rsidRPr="00083E20">
          <w:rPr>
            <w:rStyle w:val="Hyperlink"/>
            <w:noProof/>
          </w:rPr>
          <w:t>8.6.2</w:t>
        </w:r>
        <w:r w:rsidR="008F24DF">
          <w:rPr>
            <w:rFonts w:eastAsiaTheme="minorEastAsia" w:cstheme="minorBidi"/>
            <w:i w:val="0"/>
            <w:iCs w:val="0"/>
            <w:noProof/>
            <w:sz w:val="22"/>
            <w:szCs w:val="22"/>
            <w:lang w:eastAsia="en-GB"/>
          </w:rPr>
          <w:tab/>
        </w:r>
        <w:r w:rsidR="008F24DF" w:rsidRPr="00083E20">
          <w:rPr>
            <w:rStyle w:val="Hyperlink"/>
            <w:noProof/>
          </w:rPr>
          <w:t>Other</w:t>
        </w:r>
        <w:r w:rsidR="008F24DF">
          <w:rPr>
            <w:noProof/>
            <w:webHidden/>
          </w:rPr>
          <w:tab/>
        </w:r>
        <w:r w:rsidR="008F24DF">
          <w:rPr>
            <w:noProof/>
            <w:webHidden/>
          </w:rPr>
          <w:fldChar w:fldCharType="begin"/>
        </w:r>
        <w:r w:rsidR="008F24DF">
          <w:rPr>
            <w:noProof/>
            <w:webHidden/>
          </w:rPr>
          <w:instrText xml:space="preserve"> PAGEREF _Toc105521331 \h </w:instrText>
        </w:r>
        <w:r w:rsidR="008F24DF">
          <w:rPr>
            <w:noProof/>
            <w:webHidden/>
          </w:rPr>
        </w:r>
        <w:r w:rsidR="008F24DF">
          <w:rPr>
            <w:noProof/>
            <w:webHidden/>
          </w:rPr>
          <w:fldChar w:fldCharType="separate"/>
        </w:r>
        <w:r w:rsidR="008F24DF">
          <w:rPr>
            <w:noProof/>
            <w:webHidden/>
          </w:rPr>
          <w:t>55</w:t>
        </w:r>
        <w:r w:rsidR="008F24DF">
          <w:rPr>
            <w:noProof/>
            <w:webHidden/>
          </w:rPr>
          <w:fldChar w:fldCharType="end"/>
        </w:r>
      </w:hyperlink>
    </w:p>
    <w:p w14:paraId="5306687B" w14:textId="25EBE0BD" w:rsidR="008F24DF" w:rsidRDefault="001B5688">
      <w:pPr>
        <w:pStyle w:val="TOC2"/>
        <w:tabs>
          <w:tab w:val="left" w:pos="800"/>
          <w:tab w:val="right" w:leader="dot" w:pos="10457"/>
        </w:tabs>
        <w:rPr>
          <w:rFonts w:eastAsiaTheme="minorEastAsia" w:cstheme="minorBidi"/>
          <w:smallCaps w:val="0"/>
          <w:noProof/>
          <w:sz w:val="22"/>
          <w:szCs w:val="22"/>
          <w:lang w:eastAsia="en-GB"/>
        </w:rPr>
      </w:pPr>
      <w:hyperlink w:anchor="_Toc105521332" w:history="1">
        <w:r w:rsidR="008F24DF" w:rsidRPr="00083E20">
          <w:rPr>
            <w:rStyle w:val="Hyperlink"/>
            <w:noProof/>
          </w:rPr>
          <w:t>8.7</w:t>
        </w:r>
        <w:r w:rsidR="008F24DF">
          <w:rPr>
            <w:rFonts w:eastAsiaTheme="minorEastAsia" w:cstheme="minorBidi"/>
            <w:smallCaps w:val="0"/>
            <w:noProof/>
            <w:sz w:val="22"/>
            <w:szCs w:val="22"/>
            <w:lang w:eastAsia="en-GB"/>
          </w:rPr>
          <w:tab/>
        </w:r>
        <w:r w:rsidR="008F24DF" w:rsidRPr="00083E20">
          <w:rPr>
            <w:rStyle w:val="Hyperlink"/>
            <w:noProof/>
          </w:rPr>
          <w:t>Maintenance on UE Power Saving Enhancements</w:t>
        </w:r>
        <w:r w:rsidR="008F24DF">
          <w:rPr>
            <w:noProof/>
            <w:webHidden/>
          </w:rPr>
          <w:tab/>
        </w:r>
        <w:r w:rsidR="008F24DF">
          <w:rPr>
            <w:noProof/>
            <w:webHidden/>
          </w:rPr>
          <w:fldChar w:fldCharType="begin"/>
        </w:r>
        <w:r w:rsidR="008F24DF">
          <w:rPr>
            <w:noProof/>
            <w:webHidden/>
          </w:rPr>
          <w:instrText xml:space="preserve"> PAGEREF _Toc105521332 \h </w:instrText>
        </w:r>
        <w:r w:rsidR="008F24DF">
          <w:rPr>
            <w:noProof/>
            <w:webHidden/>
          </w:rPr>
        </w:r>
        <w:r w:rsidR="008F24DF">
          <w:rPr>
            <w:noProof/>
            <w:webHidden/>
          </w:rPr>
          <w:fldChar w:fldCharType="separate"/>
        </w:r>
        <w:r w:rsidR="008F24DF">
          <w:rPr>
            <w:noProof/>
            <w:webHidden/>
          </w:rPr>
          <w:t>55</w:t>
        </w:r>
        <w:r w:rsidR="008F24DF">
          <w:rPr>
            <w:noProof/>
            <w:webHidden/>
          </w:rPr>
          <w:fldChar w:fldCharType="end"/>
        </w:r>
      </w:hyperlink>
    </w:p>
    <w:p w14:paraId="37E30E80" w14:textId="0BAB3C6D" w:rsidR="008F24DF" w:rsidRDefault="001B5688">
      <w:pPr>
        <w:pStyle w:val="TOC3"/>
        <w:tabs>
          <w:tab w:val="left" w:pos="1200"/>
          <w:tab w:val="right" w:leader="dot" w:pos="10457"/>
        </w:tabs>
        <w:rPr>
          <w:rFonts w:eastAsiaTheme="minorEastAsia" w:cstheme="minorBidi"/>
          <w:i w:val="0"/>
          <w:iCs w:val="0"/>
          <w:noProof/>
          <w:sz w:val="22"/>
          <w:szCs w:val="22"/>
          <w:lang w:eastAsia="en-GB"/>
        </w:rPr>
      </w:pPr>
      <w:hyperlink w:anchor="_Toc105521333" w:history="1">
        <w:r w:rsidR="008F24DF" w:rsidRPr="00083E20">
          <w:rPr>
            <w:rStyle w:val="Hyperlink"/>
            <w:noProof/>
          </w:rPr>
          <w:t>8.7.1</w:t>
        </w:r>
        <w:r w:rsidR="008F24DF">
          <w:rPr>
            <w:rFonts w:eastAsiaTheme="minorEastAsia" w:cstheme="minorBidi"/>
            <w:i w:val="0"/>
            <w:iCs w:val="0"/>
            <w:noProof/>
            <w:sz w:val="22"/>
            <w:szCs w:val="22"/>
            <w:lang w:eastAsia="en-GB"/>
          </w:rPr>
          <w:tab/>
        </w:r>
        <w:r w:rsidR="008F24DF" w:rsidRPr="00083E20">
          <w:rPr>
            <w:rStyle w:val="Hyperlink"/>
            <w:noProof/>
          </w:rPr>
          <w:t>Enhancements for idle/inactive-mode UE power saving</w:t>
        </w:r>
        <w:r w:rsidR="008F24DF">
          <w:rPr>
            <w:noProof/>
            <w:webHidden/>
          </w:rPr>
          <w:tab/>
        </w:r>
        <w:r w:rsidR="008F24DF">
          <w:rPr>
            <w:noProof/>
            <w:webHidden/>
          </w:rPr>
          <w:fldChar w:fldCharType="begin"/>
        </w:r>
        <w:r w:rsidR="008F24DF">
          <w:rPr>
            <w:noProof/>
            <w:webHidden/>
          </w:rPr>
          <w:instrText xml:space="preserve"> PAGEREF _Toc105521333 \h </w:instrText>
        </w:r>
        <w:r w:rsidR="008F24DF">
          <w:rPr>
            <w:noProof/>
            <w:webHidden/>
          </w:rPr>
        </w:r>
        <w:r w:rsidR="008F24DF">
          <w:rPr>
            <w:noProof/>
            <w:webHidden/>
          </w:rPr>
          <w:fldChar w:fldCharType="separate"/>
        </w:r>
        <w:r w:rsidR="008F24DF">
          <w:rPr>
            <w:noProof/>
            <w:webHidden/>
          </w:rPr>
          <w:t>55</w:t>
        </w:r>
        <w:r w:rsidR="008F24DF">
          <w:rPr>
            <w:noProof/>
            <w:webHidden/>
          </w:rPr>
          <w:fldChar w:fldCharType="end"/>
        </w:r>
      </w:hyperlink>
    </w:p>
    <w:p w14:paraId="1CB019D9" w14:textId="0700C411" w:rsidR="008F24DF" w:rsidRDefault="001B5688">
      <w:pPr>
        <w:pStyle w:val="TOC3"/>
        <w:tabs>
          <w:tab w:val="left" w:pos="1200"/>
          <w:tab w:val="right" w:leader="dot" w:pos="10457"/>
        </w:tabs>
        <w:rPr>
          <w:rFonts w:eastAsiaTheme="minorEastAsia" w:cstheme="minorBidi"/>
          <w:i w:val="0"/>
          <w:iCs w:val="0"/>
          <w:noProof/>
          <w:sz w:val="22"/>
          <w:szCs w:val="22"/>
          <w:lang w:eastAsia="en-GB"/>
        </w:rPr>
      </w:pPr>
      <w:hyperlink w:anchor="_Toc105521334" w:history="1">
        <w:r w:rsidR="008F24DF" w:rsidRPr="00083E20">
          <w:rPr>
            <w:rStyle w:val="Hyperlink"/>
            <w:noProof/>
          </w:rPr>
          <w:t>8.7.2</w:t>
        </w:r>
        <w:r w:rsidR="008F24DF">
          <w:rPr>
            <w:rFonts w:eastAsiaTheme="minorEastAsia" w:cstheme="minorBidi"/>
            <w:i w:val="0"/>
            <w:iCs w:val="0"/>
            <w:noProof/>
            <w:sz w:val="22"/>
            <w:szCs w:val="22"/>
            <w:lang w:eastAsia="en-GB"/>
          </w:rPr>
          <w:tab/>
        </w:r>
        <w:r w:rsidR="008F24DF" w:rsidRPr="00083E20">
          <w:rPr>
            <w:rStyle w:val="Hyperlink"/>
            <w:noProof/>
          </w:rPr>
          <w:t>Potential extension(s) to Rel-16 DCI-based power saving adaptation during DRX ActiveTime</w:t>
        </w:r>
        <w:r w:rsidR="008F24DF">
          <w:rPr>
            <w:noProof/>
            <w:webHidden/>
          </w:rPr>
          <w:tab/>
        </w:r>
        <w:r w:rsidR="008F24DF">
          <w:rPr>
            <w:noProof/>
            <w:webHidden/>
          </w:rPr>
          <w:fldChar w:fldCharType="begin"/>
        </w:r>
        <w:r w:rsidR="008F24DF">
          <w:rPr>
            <w:noProof/>
            <w:webHidden/>
          </w:rPr>
          <w:instrText xml:space="preserve"> PAGEREF _Toc105521334 \h </w:instrText>
        </w:r>
        <w:r w:rsidR="008F24DF">
          <w:rPr>
            <w:noProof/>
            <w:webHidden/>
          </w:rPr>
        </w:r>
        <w:r w:rsidR="008F24DF">
          <w:rPr>
            <w:noProof/>
            <w:webHidden/>
          </w:rPr>
          <w:fldChar w:fldCharType="separate"/>
        </w:r>
        <w:r w:rsidR="008F24DF">
          <w:rPr>
            <w:noProof/>
            <w:webHidden/>
          </w:rPr>
          <w:t>57</w:t>
        </w:r>
        <w:r w:rsidR="008F24DF">
          <w:rPr>
            <w:noProof/>
            <w:webHidden/>
          </w:rPr>
          <w:fldChar w:fldCharType="end"/>
        </w:r>
      </w:hyperlink>
    </w:p>
    <w:p w14:paraId="2ADC490A" w14:textId="29A9EA60" w:rsidR="008F24DF" w:rsidRDefault="001B5688">
      <w:pPr>
        <w:pStyle w:val="TOC3"/>
        <w:tabs>
          <w:tab w:val="left" w:pos="1200"/>
          <w:tab w:val="right" w:leader="dot" w:pos="10457"/>
        </w:tabs>
        <w:rPr>
          <w:rFonts w:eastAsiaTheme="minorEastAsia" w:cstheme="minorBidi"/>
          <w:i w:val="0"/>
          <w:iCs w:val="0"/>
          <w:noProof/>
          <w:sz w:val="22"/>
          <w:szCs w:val="22"/>
          <w:lang w:eastAsia="en-GB"/>
        </w:rPr>
      </w:pPr>
      <w:hyperlink w:anchor="_Toc105521335" w:history="1">
        <w:r w:rsidR="008F24DF" w:rsidRPr="00083E20">
          <w:rPr>
            <w:rStyle w:val="Hyperlink"/>
            <w:noProof/>
          </w:rPr>
          <w:t>8.7.3</w:t>
        </w:r>
        <w:r w:rsidR="008F24DF">
          <w:rPr>
            <w:rFonts w:eastAsiaTheme="minorEastAsia" w:cstheme="minorBidi"/>
            <w:i w:val="0"/>
            <w:iCs w:val="0"/>
            <w:noProof/>
            <w:sz w:val="22"/>
            <w:szCs w:val="22"/>
            <w:lang w:eastAsia="en-GB"/>
          </w:rPr>
          <w:tab/>
        </w:r>
        <w:r w:rsidR="008F24DF" w:rsidRPr="00083E20">
          <w:rPr>
            <w:rStyle w:val="Hyperlink"/>
            <w:noProof/>
          </w:rPr>
          <w:t>Other</w:t>
        </w:r>
        <w:r w:rsidR="008F24DF">
          <w:rPr>
            <w:noProof/>
            <w:webHidden/>
          </w:rPr>
          <w:tab/>
        </w:r>
        <w:r w:rsidR="008F24DF">
          <w:rPr>
            <w:noProof/>
            <w:webHidden/>
          </w:rPr>
          <w:fldChar w:fldCharType="begin"/>
        </w:r>
        <w:r w:rsidR="008F24DF">
          <w:rPr>
            <w:noProof/>
            <w:webHidden/>
          </w:rPr>
          <w:instrText xml:space="preserve"> PAGEREF _Toc105521335 \h </w:instrText>
        </w:r>
        <w:r w:rsidR="008F24DF">
          <w:rPr>
            <w:noProof/>
            <w:webHidden/>
          </w:rPr>
        </w:r>
        <w:r w:rsidR="008F24DF">
          <w:rPr>
            <w:noProof/>
            <w:webHidden/>
          </w:rPr>
          <w:fldChar w:fldCharType="separate"/>
        </w:r>
        <w:r w:rsidR="008F24DF">
          <w:rPr>
            <w:noProof/>
            <w:webHidden/>
          </w:rPr>
          <w:t>58</w:t>
        </w:r>
        <w:r w:rsidR="008F24DF">
          <w:rPr>
            <w:noProof/>
            <w:webHidden/>
          </w:rPr>
          <w:fldChar w:fldCharType="end"/>
        </w:r>
      </w:hyperlink>
    </w:p>
    <w:p w14:paraId="5FEAC8BE" w14:textId="518BAC2A" w:rsidR="008F24DF" w:rsidRDefault="001B5688">
      <w:pPr>
        <w:pStyle w:val="TOC2"/>
        <w:tabs>
          <w:tab w:val="left" w:pos="800"/>
          <w:tab w:val="right" w:leader="dot" w:pos="10457"/>
        </w:tabs>
        <w:rPr>
          <w:rFonts w:eastAsiaTheme="minorEastAsia" w:cstheme="minorBidi"/>
          <w:smallCaps w:val="0"/>
          <w:noProof/>
          <w:sz w:val="22"/>
          <w:szCs w:val="22"/>
          <w:lang w:eastAsia="en-GB"/>
        </w:rPr>
      </w:pPr>
      <w:hyperlink w:anchor="_Toc105521336" w:history="1">
        <w:r w:rsidR="008F24DF" w:rsidRPr="00083E20">
          <w:rPr>
            <w:rStyle w:val="Hyperlink"/>
            <w:noProof/>
          </w:rPr>
          <w:t>8.8</w:t>
        </w:r>
        <w:r w:rsidR="008F24DF">
          <w:rPr>
            <w:rFonts w:eastAsiaTheme="minorEastAsia" w:cstheme="minorBidi"/>
            <w:smallCaps w:val="0"/>
            <w:noProof/>
            <w:sz w:val="22"/>
            <w:szCs w:val="22"/>
            <w:lang w:eastAsia="en-GB"/>
          </w:rPr>
          <w:tab/>
        </w:r>
        <w:r w:rsidR="008F24DF" w:rsidRPr="00083E20">
          <w:rPr>
            <w:rStyle w:val="Hyperlink"/>
            <w:noProof/>
          </w:rPr>
          <w:t>Maintenance on NR coverage enhancement</w:t>
        </w:r>
        <w:r w:rsidR="008F24DF">
          <w:rPr>
            <w:noProof/>
            <w:webHidden/>
          </w:rPr>
          <w:tab/>
        </w:r>
        <w:r w:rsidR="008F24DF">
          <w:rPr>
            <w:noProof/>
            <w:webHidden/>
          </w:rPr>
          <w:fldChar w:fldCharType="begin"/>
        </w:r>
        <w:r w:rsidR="008F24DF">
          <w:rPr>
            <w:noProof/>
            <w:webHidden/>
          </w:rPr>
          <w:instrText xml:space="preserve"> PAGEREF _Toc105521336 \h </w:instrText>
        </w:r>
        <w:r w:rsidR="008F24DF">
          <w:rPr>
            <w:noProof/>
            <w:webHidden/>
          </w:rPr>
        </w:r>
        <w:r w:rsidR="008F24DF">
          <w:rPr>
            <w:noProof/>
            <w:webHidden/>
          </w:rPr>
          <w:fldChar w:fldCharType="separate"/>
        </w:r>
        <w:r w:rsidR="008F24DF">
          <w:rPr>
            <w:noProof/>
            <w:webHidden/>
          </w:rPr>
          <w:t>58</w:t>
        </w:r>
        <w:r w:rsidR="008F24DF">
          <w:rPr>
            <w:noProof/>
            <w:webHidden/>
          </w:rPr>
          <w:fldChar w:fldCharType="end"/>
        </w:r>
      </w:hyperlink>
    </w:p>
    <w:p w14:paraId="4D23FF22" w14:textId="392E7BA9" w:rsidR="008F24DF" w:rsidRDefault="001B5688">
      <w:pPr>
        <w:pStyle w:val="TOC3"/>
        <w:tabs>
          <w:tab w:val="left" w:pos="1200"/>
          <w:tab w:val="right" w:leader="dot" w:pos="10457"/>
        </w:tabs>
        <w:rPr>
          <w:rFonts w:eastAsiaTheme="minorEastAsia" w:cstheme="minorBidi"/>
          <w:i w:val="0"/>
          <w:iCs w:val="0"/>
          <w:noProof/>
          <w:sz w:val="22"/>
          <w:szCs w:val="22"/>
          <w:lang w:eastAsia="en-GB"/>
        </w:rPr>
      </w:pPr>
      <w:hyperlink w:anchor="_Toc105521337" w:history="1">
        <w:r w:rsidR="008F24DF" w:rsidRPr="00083E20">
          <w:rPr>
            <w:rStyle w:val="Hyperlink"/>
            <w:noProof/>
          </w:rPr>
          <w:t>8.8.1</w:t>
        </w:r>
        <w:r w:rsidR="008F24DF">
          <w:rPr>
            <w:rFonts w:eastAsiaTheme="minorEastAsia" w:cstheme="minorBidi"/>
            <w:i w:val="0"/>
            <w:iCs w:val="0"/>
            <w:noProof/>
            <w:sz w:val="22"/>
            <w:szCs w:val="22"/>
            <w:lang w:eastAsia="en-GB"/>
          </w:rPr>
          <w:tab/>
        </w:r>
        <w:r w:rsidR="008F24DF" w:rsidRPr="00083E20">
          <w:rPr>
            <w:rStyle w:val="Hyperlink"/>
            <w:noProof/>
          </w:rPr>
          <w:t>PUSCH enhancements</w:t>
        </w:r>
        <w:r w:rsidR="008F24DF">
          <w:rPr>
            <w:noProof/>
            <w:webHidden/>
          </w:rPr>
          <w:tab/>
        </w:r>
        <w:r w:rsidR="008F24DF">
          <w:rPr>
            <w:noProof/>
            <w:webHidden/>
          </w:rPr>
          <w:fldChar w:fldCharType="begin"/>
        </w:r>
        <w:r w:rsidR="008F24DF">
          <w:rPr>
            <w:noProof/>
            <w:webHidden/>
          </w:rPr>
          <w:instrText xml:space="preserve"> PAGEREF _Toc105521337 \h </w:instrText>
        </w:r>
        <w:r w:rsidR="008F24DF">
          <w:rPr>
            <w:noProof/>
            <w:webHidden/>
          </w:rPr>
        </w:r>
        <w:r w:rsidR="008F24DF">
          <w:rPr>
            <w:noProof/>
            <w:webHidden/>
          </w:rPr>
          <w:fldChar w:fldCharType="separate"/>
        </w:r>
        <w:r w:rsidR="008F24DF">
          <w:rPr>
            <w:noProof/>
            <w:webHidden/>
          </w:rPr>
          <w:t>58</w:t>
        </w:r>
        <w:r w:rsidR="008F24DF">
          <w:rPr>
            <w:noProof/>
            <w:webHidden/>
          </w:rPr>
          <w:fldChar w:fldCharType="end"/>
        </w:r>
      </w:hyperlink>
    </w:p>
    <w:p w14:paraId="78FF9A95" w14:textId="51E3300C" w:rsidR="008F24DF" w:rsidRDefault="001B5688">
      <w:pPr>
        <w:pStyle w:val="TOC3"/>
        <w:tabs>
          <w:tab w:val="left" w:pos="1200"/>
          <w:tab w:val="right" w:leader="dot" w:pos="10457"/>
        </w:tabs>
        <w:rPr>
          <w:rFonts w:eastAsiaTheme="minorEastAsia" w:cstheme="minorBidi"/>
          <w:i w:val="0"/>
          <w:iCs w:val="0"/>
          <w:noProof/>
          <w:sz w:val="22"/>
          <w:szCs w:val="22"/>
          <w:lang w:eastAsia="en-GB"/>
        </w:rPr>
      </w:pPr>
      <w:hyperlink w:anchor="_Toc105521338" w:history="1">
        <w:r w:rsidR="008F24DF" w:rsidRPr="00083E20">
          <w:rPr>
            <w:rStyle w:val="Hyperlink"/>
            <w:noProof/>
          </w:rPr>
          <w:t>8.8.2</w:t>
        </w:r>
        <w:r w:rsidR="008F24DF">
          <w:rPr>
            <w:rFonts w:eastAsiaTheme="minorEastAsia" w:cstheme="minorBidi"/>
            <w:i w:val="0"/>
            <w:iCs w:val="0"/>
            <w:noProof/>
            <w:sz w:val="22"/>
            <w:szCs w:val="22"/>
            <w:lang w:eastAsia="en-GB"/>
          </w:rPr>
          <w:tab/>
        </w:r>
        <w:r w:rsidR="008F24DF" w:rsidRPr="00083E20">
          <w:rPr>
            <w:rStyle w:val="Hyperlink"/>
            <w:noProof/>
          </w:rPr>
          <w:t>Joint channel estimation for PUSCH and PUCCH</w:t>
        </w:r>
        <w:r w:rsidR="008F24DF">
          <w:rPr>
            <w:noProof/>
            <w:webHidden/>
          </w:rPr>
          <w:tab/>
        </w:r>
        <w:r w:rsidR="008F24DF">
          <w:rPr>
            <w:noProof/>
            <w:webHidden/>
          </w:rPr>
          <w:fldChar w:fldCharType="begin"/>
        </w:r>
        <w:r w:rsidR="008F24DF">
          <w:rPr>
            <w:noProof/>
            <w:webHidden/>
          </w:rPr>
          <w:instrText xml:space="preserve"> PAGEREF _Toc105521338 \h </w:instrText>
        </w:r>
        <w:r w:rsidR="008F24DF">
          <w:rPr>
            <w:noProof/>
            <w:webHidden/>
          </w:rPr>
        </w:r>
        <w:r w:rsidR="008F24DF">
          <w:rPr>
            <w:noProof/>
            <w:webHidden/>
          </w:rPr>
          <w:fldChar w:fldCharType="separate"/>
        </w:r>
        <w:r w:rsidR="008F24DF">
          <w:rPr>
            <w:noProof/>
            <w:webHidden/>
          </w:rPr>
          <w:t>60</w:t>
        </w:r>
        <w:r w:rsidR="008F24DF">
          <w:rPr>
            <w:noProof/>
            <w:webHidden/>
          </w:rPr>
          <w:fldChar w:fldCharType="end"/>
        </w:r>
      </w:hyperlink>
    </w:p>
    <w:p w14:paraId="00DA412A" w14:textId="30C1C6F6" w:rsidR="008F24DF" w:rsidRDefault="001B5688">
      <w:pPr>
        <w:pStyle w:val="TOC3"/>
        <w:tabs>
          <w:tab w:val="left" w:pos="1200"/>
          <w:tab w:val="right" w:leader="dot" w:pos="10457"/>
        </w:tabs>
        <w:rPr>
          <w:rFonts w:eastAsiaTheme="minorEastAsia" w:cstheme="minorBidi"/>
          <w:i w:val="0"/>
          <w:iCs w:val="0"/>
          <w:noProof/>
          <w:sz w:val="22"/>
          <w:szCs w:val="22"/>
          <w:lang w:eastAsia="en-GB"/>
        </w:rPr>
      </w:pPr>
      <w:hyperlink w:anchor="_Toc105521339" w:history="1">
        <w:r w:rsidR="008F24DF" w:rsidRPr="00083E20">
          <w:rPr>
            <w:rStyle w:val="Hyperlink"/>
            <w:noProof/>
          </w:rPr>
          <w:t>8.8.3</w:t>
        </w:r>
        <w:r w:rsidR="008F24DF">
          <w:rPr>
            <w:rFonts w:eastAsiaTheme="minorEastAsia" w:cstheme="minorBidi"/>
            <w:i w:val="0"/>
            <w:iCs w:val="0"/>
            <w:noProof/>
            <w:sz w:val="22"/>
            <w:szCs w:val="22"/>
            <w:lang w:eastAsia="en-GB"/>
          </w:rPr>
          <w:tab/>
        </w:r>
        <w:r w:rsidR="008F24DF" w:rsidRPr="00083E20">
          <w:rPr>
            <w:rStyle w:val="Hyperlink"/>
            <w:noProof/>
          </w:rPr>
          <w:t>Other</w:t>
        </w:r>
        <w:r w:rsidR="008F24DF">
          <w:rPr>
            <w:noProof/>
            <w:webHidden/>
          </w:rPr>
          <w:tab/>
        </w:r>
        <w:r w:rsidR="008F24DF">
          <w:rPr>
            <w:noProof/>
            <w:webHidden/>
          </w:rPr>
          <w:fldChar w:fldCharType="begin"/>
        </w:r>
        <w:r w:rsidR="008F24DF">
          <w:rPr>
            <w:noProof/>
            <w:webHidden/>
          </w:rPr>
          <w:instrText xml:space="preserve"> PAGEREF _Toc105521339 \h </w:instrText>
        </w:r>
        <w:r w:rsidR="008F24DF">
          <w:rPr>
            <w:noProof/>
            <w:webHidden/>
          </w:rPr>
        </w:r>
        <w:r w:rsidR="008F24DF">
          <w:rPr>
            <w:noProof/>
            <w:webHidden/>
          </w:rPr>
          <w:fldChar w:fldCharType="separate"/>
        </w:r>
        <w:r w:rsidR="008F24DF">
          <w:rPr>
            <w:noProof/>
            <w:webHidden/>
          </w:rPr>
          <w:t>61</w:t>
        </w:r>
        <w:r w:rsidR="008F24DF">
          <w:rPr>
            <w:noProof/>
            <w:webHidden/>
          </w:rPr>
          <w:fldChar w:fldCharType="end"/>
        </w:r>
      </w:hyperlink>
    </w:p>
    <w:p w14:paraId="5002A5A0" w14:textId="19699EE9" w:rsidR="008F24DF" w:rsidRDefault="001B5688">
      <w:pPr>
        <w:pStyle w:val="TOC2"/>
        <w:tabs>
          <w:tab w:val="left" w:pos="800"/>
          <w:tab w:val="right" w:leader="dot" w:pos="10457"/>
        </w:tabs>
        <w:rPr>
          <w:rFonts w:eastAsiaTheme="minorEastAsia" w:cstheme="minorBidi"/>
          <w:smallCaps w:val="0"/>
          <w:noProof/>
          <w:sz w:val="22"/>
          <w:szCs w:val="22"/>
          <w:lang w:eastAsia="en-GB"/>
        </w:rPr>
      </w:pPr>
      <w:hyperlink w:anchor="_Toc105521340" w:history="1">
        <w:r w:rsidR="008F24DF" w:rsidRPr="00083E20">
          <w:rPr>
            <w:rStyle w:val="Hyperlink"/>
            <w:noProof/>
          </w:rPr>
          <w:t>8.9</w:t>
        </w:r>
        <w:r w:rsidR="008F24DF">
          <w:rPr>
            <w:rFonts w:eastAsiaTheme="minorEastAsia" w:cstheme="minorBidi"/>
            <w:smallCaps w:val="0"/>
            <w:noProof/>
            <w:sz w:val="22"/>
            <w:szCs w:val="22"/>
            <w:lang w:eastAsia="en-GB"/>
          </w:rPr>
          <w:tab/>
        </w:r>
        <w:r w:rsidR="008F24DF" w:rsidRPr="00083E20">
          <w:rPr>
            <w:rStyle w:val="Hyperlink"/>
            <w:noProof/>
          </w:rPr>
          <w:t>Maintenance on Rel-17 enhancements for NB-IoT and LTE-MTC</w:t>
        </w:r>
        <w:r w:rsidR="008F24DF">
          <w:rPr>
            <w:noProof/>
            <w:webHidden/>
          </w:rPr>
          <w:tab/>
        </w:r>
        <w:r w:rsidR="008F24DF">
          <w:rPr>
            <w:noProof/>
            <w:webHidden/>
          </w:rPr>
          <w:fldChar w:fldCharType="begin"/>
        </w:r>
        <w:r w:rsidR="008F24DF">
          <w:rPr>
            <w:noProof/>
            <w:webHidden/>
          </w:rPr>
          <w:instrText xml:space="preserve"> PAGEREF _Toc105521340 \h </w:instrText>
        </w:r>
        <w:r w:rsidR="008F24DF">
          <w:rPr>
            <w:noProof/>
            <w:webHidden/>
          </w:rPr>
        </w:r>
        <w:r w:rsidR="008F24DF">
          <w:rPr>
            <w:noProof/>
            <w:webHidden/>
          </w:rPr>
          <w:fldChar w:fldCharType="separate"/>
        </w:r>
        <w:r w:rsidR="008F24DF">
          <w:rPr>
            <w:noProof/>
            <w:webHidden/>
          </w:rPr>
          <w:t>61</w:t>
        </w:r>
        <w:r w:rsidR="008F24DF">
          <w:rPr>
            <w:noProof/>
            <w:webHidden/>
          </w:rPr>
          <w:fldChar w:fldCharType="end"/>
        </w:r>
      </w:hyperlink>
    </w:p>
    <w:p w14:paraId="1098BBE7" w14:textId="3B762DF9" w:rsidR="008F24DF" w:rsidRDefault="001B5688">
      <w:pPr>
        <w:pStyle w:val="TOC2"/>
        <w:tabs>
          <w:tab w:val="left" w:pos="800"/>
          <w:tab w:val="right" w:leader="dot" w:pos="10457"/>
        </w:tabs>
        <w:rPr>
          <w:rFonts w:eastAsiaTheme="minorEastAsia" w:cstheme="minorBidi"/>
          <w:smallCaps w:val="0"/>
          <w:noProof/>
          <w:sz w:val="22"/>
          <w:szCs w:val="22"/>
          <w:lang w:eastAsia="en-GB"/>
        </w:rPr>
      </w:pPr>
      <w:hyperlink w:anchor="_Toc105521341" w:history="1">
        <w:r w:rsidR="008F24DF" w:rsidRPr="00083E20">
          <w:rPr>
            <w:rStyle w:val="Hyperlink"/>
            <w:noProof/>
          </w:rPr>
          <w:t>8.10</w:t>
        </w:r>
        <w:r w:rsidR="008F24DF">
          <w:rPr>
            <w:rFonts w:eastAsiaTheme="minorEastAsia" w:cstheme="minorBidi"/>
            <w:smallCaps w:val="0"/>
            <w:noProof/>
            <w:sz w:val="22"/>
            <w:szCs w:val="22"/>
            <w:lang w:eastAsia="en-GB"/>
          </w:rPr>
          <w:tab/>
        </w:r>
        <w:r w:rsidR="008F24DF" w:rsidRPr="00083E20">
          <w:rPr>
            <w:rStyle w:val="Hyperlink"/>
            <w:noProof/>
          </w:rPr>
          <w:t>Maintenance on Enhancements to Integrated Access and Backhaul</w:t>
        </w:r>
        <w:r w:rsidR="008F24DF">
          <w:rPr>
            <w:noProof/>
            <w:webHidden/>
          </w:rPr>
          <w:tab/>
        </w:r>
        <w:r w:rsidR="008F24DF">
          <w:rPr>
            <w:noProof/>
            <w:webHidden/>
          </w:rPr>
          <w:fldChar w:fldCharType="begin"/>
        </w:r>
        <w:r w:rsidR="008F24DF">
          <w:rPr>
            <w:noProof/>
            <w:webHidden/>
          </w:rPr>
          <w:instrText xml:space="preserve"> PAGEREF _Toc105521341 \h </w:instrText>
        </w:r>
        <w:r w:rsidR="008F24DF">
          <w:rPr>
            <w:noProof/>
            <w:webHidden/>
          </w:rPr>
        </w:r>
        <w:r w:rsidR="008F24DF">
          <w:rPr>
            <w:noProof/>
            <w:webHidden/>
          </w:rPr>
          <w:fldChar w:fldCharType="separate"/>
        </w:r>
        <w:r w:rsidR="008F24DF">
          <w:rPr>
            <w:noProof/>
            <w:webHidden/>
          </w:rPr>
          <w:t>62</w:t>
        </w:r>
        <w:r w:rsidR="008F24DF">
          <w:rPr>
            <w:noProof/>
            <w:webHidden/>
          </w:rPr>
          <w:fldChar w:fldCharType="end"/>
        </w:r>
      </w:hyperlink>
    </w:p>
    <w:p w14:paraId="4E6D4484" w14:textId="7AE46D4A" w:rsidR="008F24DF" w:rsidRDefault="001B5688">
      <w:pPr>
        <w:pStyle w:val="TOC2"/>
        <w:tabs>
          <w:tab w:val="left" w:pos="800"/>
          <w:tab w:val="right" w:leader="dot" w:pos="10457"/>
        </w:tabs>
        <w:rPr>
          <w:rFonts w:eastAsiaTheme="minorEastAsia" w:cstheme="minorBidi"/>
          <w:smallCaps w:val="0"/>
          <w:noProof/>
          <w:sz w:val="22"/>
          <w:szCs w:val="22"/>
          <w:lang w:eastAsia="en-GB"/>
        </w:rPr>
      </w:pPr>
      <w:hyperlink w:anchor="_Toc105521342" w:history="1">
        <w:r w:rsidR="008F24DF" w:rsidRPr="00083E20">
          <w:rPr>
            <w:rStyle w:val="Hyperlink"/>
            <w:noProof/>
          </w:rPr>
          <w:t>8.11</w:t>
        </w:r>
        <w:r w:rsidR="008F24DF">
          <w:rPr>
            <w:rFonts w:eastAsiaTheme="minorEastAsia" w:cstheme="minorBidi"/>
            <w:smallCaps w:val="0"/>
            <w:noProof/>
            <w:sz w:val="22"/>
            <w:szCs w:val="22"/>
            <w:lang w:eastAsia="en-GB"/>
          </w:rPr>
          <w:tab/>
        </w:r>
        <w:r w:rsidR="008F24DF" w:rsidRPr="00083E20">
          <w:rPr>
            <w:rStyle w:val="Hyperlink"/>
            <w:noProof/>
          </w:rPr>
          <w:t>Maintenance on NR Sidelink enhancement</w:t>
        </w:r>
        <w:r w:rsidR="008F24DF">
          <w:rPr>
            <w:noProof/>
            <w:webHidden/>
          </w:rPr>
          <w:tab/>
        </w:r>
        <w:r w:rsidR="008F24DF">
          <w:rPr>
            <w:noProof/>
            <w:webHidden/>
          </w:rPr>
          <w:fldChar w:fldCharType="begin"/>
        </w:r>
        <w:r w:rsidR="008F24DF">
          <w:rPr>
            <w:noProof/>
            <w:webHidden/>
          </w:rPr>
          <w:instrText xml:space="preserve"> PAGEREF _Toc105521342 \h </w:instrText>
        </w:r>
        <w:r w:rsidR="008F24DF">
          <w:rPr>
            <w:noProof/>
            <w:webHidden/>
          </w:rPr>
        </w:r>
        <w:r w:rsidR="008F24DF">
          <w:rPr>
            <w:noProof/>
            <w:webHidden/>
          </w:rPr>
          <w:fldChar w:fldCharType="separate"/>
        </w:r>
        <w:r w:rsidR="008F24DF">
          <w:rPr>
            <w:noProof/>
            <w:webHidden/>
          </w:rPr>
          <w:t>65</w:t>
        </w:r>
        <w:r w:rsidR="008F24DF">
          <w:rPr>
            <w:noProof/>
            <w:webHidden/>
          </w:rPr>
          <w:fldChar w:fldCharType="end"/>
        </w:r>
      </w:hyperlink>
    </w:p>
    <w:p w14:paraId="50EA4D40" w14:textId="408E939C" w:rsidR="008F24DF" w:rsidRDefault="001B5688">
      <w:pPr>
        <w:pStyle w:val="TOC3"/>
        <w:tabs>
          <w:tab w:val="left" w:pos="1200"/>
          <w:tab w:val="right" w:leader="dot" w:pos="10457"/>
        </w:tabs>
        <w:rPr>
          <w:rFonts w:eastAsiaTheme="minorEastAsia" w:cstheme="minorBidi"/>
          <w:i w:val="0"/>
          <w:iCs w:val="0"/>
          <w:noProof/>
          <w:sz w:val="22"/>
          <w:szCs w:val="22"/>
          <w:lang w:eastAsia="en-GB"/>
        </w:rPr>
      </w:pPr>
      <w:hyperlink w:anchor="_Toc105521343" w:history="1">
        <w:r w:rsidR="008F24DF" w:rsidRPr="00083E20">
          <w:rPr>
            <w:rStyle w:val="Hyperlink"/>
            <w:noProof/>
          </w:rPr>
          <w:t>8.11.1</w:t>
        </w:r>
        <w:r w:rsidR="008F24DF">
          <w:rPr>
            <w:rFonts w:eastAsiaTheme="minorEastAsia" w:cstheme="minorBidi"/>
            <w:i w:val="0"/>
            <w:iCs w:val="0"/>
            <w:noProof/>
            <w:sz w:val="22"/>
            <w:szCs w:val="22"/>
            <w:lang w:eastAsia="en-GB"/>
          </w:rPr>
          <w:tab/>
        </w:r>
        <w:r w:rsidR="008F24DF" w:rsidRPr="00083E20">
          <w:rPr>
            <w:rStyle w:val="Hyperlink"/>
            <w:noProof/>
          </w:rPr>
          <w:t>Resource allocation for power saving</w:t>
        </w:r>
        <w:r w:rsidR="008F24DF">
          <w:rPr>
            <w:noProof/>
            <w:webHidden/>
          </w:rPr>
          <w:tab/>
        </w:r>
        <w:r w:rsidR="008F24DF">
          <w:rPr>
            <w:noProof/>
            <w:webHidden/>
          </w:rPr>
          <w:fldChar w:fldCharType="begin"/>
        </w:r>
        <w:r w:rsidR="008F24DF">
          <w:rPr>
            <w:noProof/>
            <w:webHidden/>
          </w:rPr>
          <w:instrText xml:space="preserve"> PAGEREF _Toc105521343 \h </w:instrText>
        </w:r>
        <w:r w:rsidR="008F24DF">
          <w:rPr>
            <w:noProof/>
            <w:webHidden/>
          </w:rPr>
        </w:r>
        <w:r w:rsidR="008F24DF">
          <w:rPr>
            <w:noProof/>
            <w:webHidden/>
          </w:rPr>
          <w:fldChar w:fldCharType="separate"/>
        </w:r>
        <w:r w:rsidR="008F24DF">
          <w:rPr>
            <w:noProof/>
            <w:webHidden/>
          </w:rPr>
          <w:t>66</w:t>
        </w:r>
        <w:r w:rsidR="008F24DF">
          <w:rPr>
            <w:noProof/>
            <w:webHidden/>
          </w:rPr>
          <w:fldChar w:fldCharType="end"/>
        </w:r>
      </w:hyperlink>
    </w:p>
    <w:p w14:paraId="47A26D29" w14:textId="36098E2B" w:rsidR="008F24DF" w:rsidRDefault="001B5688">
      <w:pPr>
        <w:pStyle w:val="TOC3"/>
        <w:tabs>
          <w:tab w:val="left" w:pos="1200"/>
          <w:tab w:val="right" w:leader="dot" w:pos="10457"/>
        </w:tabs>
        <w:rPr>
          <w:rFonts w:eastAsiaTheme="minorEastAsia" w:cstheme="minorBidi"/>
          <w:i w:val="0"/>
          <w:iCs w:val="0"/>
          <w:noProof/>
          <w:sz w:val="22"/>
          <w:szCs w:val="22"/>
          <w:lang w:eastAsia="en-GB"/>
        </w:rPr>
      </w:pPr>
      <w:hyperlink w:anchor="_Toc105521344" w:history="1">
        <w:r w:rsidR="008F24DF" w:rsidRPr="00083E20">
          <w:rPr>
            <w:rStyle w:val="Hyperlink"/>
            <w:noProof/>
          </w:rPr>
          <w:t>8.11.2</w:t>
        </w:r>
        <w:r w:rsidR="008F24DF">
          <w:rPr>
            <w:rFonts w:eastAsiaTheme="minorEastAsia" w:cstheme="minorBidi"/>
            <w:i w:val="0"/>
            <w:iCs w:val="0"/>
            <w:noProof/>
            <w:sz w:val="22"/>
            <w:szCs w:val="22"/>
            <w:lang w:eastAsia="en-GB"/>
          </w:rPr>
          <w:tab/>
        </w:r>
        <w:r w:rsidR="008F24DF" w:rsidRPr="00083E20">
          <w:rPr>
            <w:rStyle w:val="Hyperlink"/>
            <w:noProof/>
          </w:rPr>
          <w:t>Inter-UE coordination for Mode 2 enhancements</w:t>
        </w:r>
        <w:r w:rsidR="008F24DF">
          <w:rPr>
            <w:noProof/>
            <w:webHidden/>
          </w:rPr>
          <w:tab/>
        </w:r>
        <w:r w:rsidR="008F24DF">
          <w:rPr>
            <w:noProof/>
            <w:webHidden/>
          </w:rPr>
          <w:fldChar w:fldCharType="begin"/>
        </w:r>
        <w:r w:rsidR="008F24DF">
          <w:rPr>
            <w:noProof/>
            <w:webHidden/>
          </w:rPr>
          <w:instrText xml:space="preserve"> PAGEREF _Toc105521344 \h </w:instrText>
        </w:r>
        <w:r w:rsidR="008F24DF">
          <w:rPr>
            <w:noProof/>
            <w:webHidden/>
          </w:rPr>
        </w:r>
        <w:r w:rsidR="008F24DF">
          <w:rPr>
            <w:noProof/>
            <w:webHidden/>
          </w:rPr>
          <w:fldChar w:fldCharType="separate"/>
        </w:r>
        <w:r w:rsidR="008F24DF">
          <w:rPr>
            <w:noProof/>
            <w:webHidden/>
          </w:rPr>
          <w:t>67</w:t>
        </w:r>
        <w:r w:rsidR="008F24DF">
          <w:rPr>
            <w:noProof/>
            <w:webHidden/>
          </w:rPr>
          <w:fldChar w:fldCharType="end"/>
        </w:r>
      </w:hyperlink>
    </w:p>
    <w:p w14:paraId="3D42A0BA" w14:textId="12BBEA7D" w:rsidR="008F24DF" w:rsidRDefault="001B5688">
      <w:pPr>
        <w:pStyle w:val="TOC3"/>
        <w:tabs>
          <w:tab w:val="left" w:pos="1200"/>
          <w:tab w:val="right" w:leader="dot" w:pos="10457"/>
        </w:tabs>
        <w:rPr>
          <w:rFonts w:eastAsiaTheme="minorEastAsia" w:cstheme="minorBidi"/>
          <w:i w:val="0"/>
          <w:iCs w:val="0"/>
          <w:noProof/>
          <w:sz w:val="22"/>
          <w:szCs w:val="22"/>
          <w:lang w:eastAsia="en-GB"/>
        </w:rPr>
      </w:pPr>
      <w:hyperlink w:anchor="_Toc105521345" w:history="1">
        <w:r w:rsidR="008F24DF" w:rsidRPr="00083E20">
          <w:rPr>
            <w:rStyle w:val="Hyperlink"/>
            <w:noProof/>
          </w:rPr>
          <w:t>8.11.3</w:t>
        </w:r>
        <w:r w:rsidR="008F24DF">
          <w:rPr>
            <w:rFonts w:eastAsiaTheme="minorEastAsia" w:cstheme="minorBidi"/>
            <w:i w:val="0"/>
            <w:iCs w:val="0"/>
            <w:noProof/>
            <w:sz w:val="22"/>
            <w:szCs w:val="22"/>
            <w:lang w:eastAsia="en-GB"/>
          </w:rPr>
          <w:tab/>
        </w:r>
        <w:r w:rsidR="008F24DF" w:rsidRPr="00083E20">
          <w:rPr>
            <w:rStyle w:val="Hyperlink"/>
            <w:noProof/>
          </w:rPr>
          <w:t>Other</w:t>
        </w:r>
        <w:r w:rsidR="008F24DF">
          <w:rPr>
            <w:noProof/>
            <w:webHidden/>
          </w:rPr>
          <w:tab/>
        </w:r>
        <w:r w:rsidR="008F24DF">
          <w:rPr>
            <w:noProof/>
            <w:webHidden/>
          </w:rPr>
          <w:fldChar w:fldCharType="begin"/>
        </w:r>
        <w:r w:rsidR="008F24DF">
          <w:rPr>
            <w:noProof/>
            <w:webHidden/>
          </w:rPr>
          <w:instrText xml:space="preserve"> PAGEREF _Toc105521345 \h </w:instrText>
        </w:r>
        <w:r w:rsidR="008F24DF">
          <w:rPr>
            <w:noProof/>
            <w:webHidden/>
          </w:rPr>
        </w:r>
        <w:r w:rsidR="008F24DF">
          <w:rPr>
            <w:noProof/>
            <w:webHidden/>
          </w:rPr>
          <w:fldChar w:fldCharType="separate"/>
        </w:r>
        <w:r w:rsidR="008F24DF">
          <w:rPr>
            <w:noProof/>
            <w:webHidden/>
          </w:rPr>
          <w:t>69</w:t>
        </w:r>
        <w:r w:rsidR="008F24DF">
          <w:rPr>
            <w:noProof/>
            <w:webHidden/>
          </w:rPr>
          <w:fldChar w:fldCharType="end"/>
        </w:r>
      </w:hyperlink>
    </w:p>
    <w:p w14:paraId="401CC973" w14:textId="048D6B11" w:rsidR="008F24DF" w:rsidRDefault="001B5688">
      <w:pPr>
        <w:pStyle w:val="TOC2"/>
        <w:tabs>
          <w:tab w:val="left" w:pos="800"/>
          <w:tab w:val="right" w:leader="dot" w:pos="10457"/>
        </w:tabs>
        <w:rPr>
          <w:rFonts w:eastAsiaTheme="minorEastAsia" w:cstheme="minorBidi"/>
          <w:smallCaps w:val="0"/>
          <w:noProof/>
          <w:sz w:val="22"/>
          <w:szCs w:val="22"/>
          <w:lang w:eastAsia="en-GB"/>
        </w:rPr>
      </w:pPr>
      <w:hyperlink w:anchor="_Toc105521346" w:history="1">
        <w:r w:rsidR="008F24DF" w:rsidRPr="00083E20">
          <w:rPr>
            <w:rStyle w:val="Hyperlink"/>
            <w:noProof/>
          </w:rPr>
          <w:t>8.12</w:t>
        </w:r>
        <w:r w:rsidR="008F24DF">
          <w:rPr>
            <w:rFonts w:eastAsiaTheme="minorEastAsia" w:cstheme="minorBidi"/>
            <w:smallCaps w:val="0"/>
            <w:noProof/>
            <w:sz w:val="22"/>
            <w:szCs w:val="22"/>
            <w:lang w:eastAsia="en-GB"/>
          </w:rPr>
          <w:tab/>
        </w:r>
        <w:r w:rsidR="008F24DF" w:rsidRPr="00083E20">
          <w:rPr>
            <w:rStyle w:val="Hyperlink"/>
            <w:noProof/>
          </w:rPr>
          <w:t>Maintenance on NR Multicast and Broadcast Services</w:t>
        </w:r>
        <w:r w:rsidR="008F24DF">
          <w:rPr>
            <w:noProof/>
            <w:webHidden/>
          </w:rPr>
          <w:tab/>
        </w:r>
        <w:r w:rsidR="008F24DF">
          <w:rPr>
            <w:noProof/>
            <w:webHidden/>
          </w:rPr>
          <w:fldChar w:fldCharType="begin"/>
        </w:r>
        <w:r w:rsidR="008F24DF">
          <w:rPr>
            <w:noProof/>
            <w:webHidden/>
          </w:rPr>
          <w:instrText xml:space="preserve"> PAGEREF _Toc105521346 \h </w:instrText>
        </w:r>
        <w:r w:rsidR="008F24DF">
          <w:rPr>
            <w:noProof/>
            <w:webHidden/>
          </w:rPr>
        </w:r>
        <w:r w:rsidR="008F24DF">
          <w:rPr>
            <w:noProof/>
            <w:webHidden/>
          </w:rPr>
          <w:fldChar w:fldCharType="separate"/>
        </w:r>
        <w:r w:rsidR="008F24DF">
          <w:rPr>
            <w:noProof/>
            <w:webHidden/>
          </w:rPr>
          <w:t>69</w:t>
        </w:r>
        <w:r w:rsidR="008F24DF">
          <w:rPr>
            <w:noProof/>
            <w:webHidden/>
          </w:rPr>
          <w:fldChar w:fldCharType="end"/>
        </w:r>
      </w:hyperlink>
    </w:p>
    <w:p w14:paraId="2B691E5D" w14:textId="013292C0" w:rsidR="008F24DF" w:rsidRDefault="001B5688">
      <w:pPr>
        <w:pStyle w:val="TOC3"/>
        <w:tabs>
          <w:tab w:val="left" w:pos="1200"/>
          <w:tab w:val="right" w:leader="dot" w:pos="10457"/>
        </w:tabs>
        <w:rPr>
          <w:rFonts w:eastAsiaTheme="minorEastAsia" w:cstheme="minorBidi"/>
          <w:i w:val="0"/>
          <w:iCs w:val="0"/>
          <w:noProof/>
          <w:sz w:val="22"/>
          <w:szCs w:val="22"/>
          <w:lang w:eastAsia="en-GB"/>
        </w:rPr>
      </w:pPr>
      <w:hyperlink w:anchor="_Toc105521347" w:history="1">
        <w:r w:rsidR="008F24DF" w:rsidRPr="00083E20">
          <w:rPr>
            <w:rStyle w:val="Hyperlink"/>
            <w:noProof/>
          </w:rPr>
          <w:t>8.12.1</w:t>
        </w:r>
        <w:r w:rsidR="008F24DF">
          <w:rPr>
            <w:rFonts w:eastAsiaTheme="minorEastAsia" w:cstheme="minorBidi"/>
            <w:i w:val="0"/>
            <w:iCs w:val="0"/>
            <w:noProof/>
            <w:sz w:val="22"/>
            <w:szCs w:val="22"/>
            <w:lang w:eastAsia="en-GB"/>
          </w:rPr>
          <w:tab/>
        </w:r>
        <w:r w:rsidR="008F24DF" w:rsidRPr="00083E20">
          <w:rPr>
            <w:rStyle w:val="Hyperlink"/>
            <w:noProof/>
          </w:rPr>
          <w:t>Mechanisms to improve reliability for RRC_CONNECTED UEs</w:t>
        </w:r>
        <w:r w:rsidR="008F24DF">
          <w:rPr>
            <w:noProof/>
            <w:webHidden/>
          </w:rPr>
          <w:tab/>
        </w:r>
        <w:r w:rsidR="008F24DF">
          <w:rPr>
            <w:noProof/>
            <w:webHidden/>
          </w:rPr>
          <w:fldChar w:fldCharType="begin"/>
        </w:r>
        <w:r w:rsidR="008F24DF">
          <w:rPr>
            <w:noProof/>
            <w:webHidden/>
          </w:rPr>
          <w:instrText xml:space="preserve"> PAGEREF _Toc105521347 \h </w:instrText>
        </w:r>
        <w:r w:rsidR="008F24DF">
          <w:rPr>
            <w:noProof/>
            <w:webHidden/>
          </w:rPr>
        </w:r>
        <w:r w:rsidR="008F24DF">
          <w:rPr>
            <w:noProof/>
            <w:webHidden/>
          </w:rPr>
          <w:fldChar w:fldCharType="separate"/>
        </w:r>
        <w:r w:rsidR="008F24DF">
          <w:rPr>
            <w:noProof/>
            <w:webHidden/>
          </w:rPr>
          <w:t>70</w:t>
        </w:r>
        <w:r w:rsidR="008F24DF">
          <w:rPr>
            <w:noProof/>
            <w:webHidden/>
          </w:rPr>
          <w:fldChar w:fldCharType="end"/>
        </w:r>
      </w:hyperlink>
    </w:p>
    <w:p w14:paraId="7ABEAA9A" w14:textId="59E6F167" w:rsidR="008F24DF" w:rsidRDefault="001B5688">
      <w:pPr>
        <w:pStyle w:val="TOC3"/>
        <w:tabs>
          <w:tab w:val="left" w:pos="1200"/>
          <w:tab w:val="right" w:leader="dot" w:pos="10457"/>
        </w:tabs>
        <w:rPr>
          <w:rFonts w:eastAsiaTheme="minorEastAsia" w:cstheme="minorBidi"/>
          <w:i w:val="0"/>
          <w:iCs w:val="0"/>
          <w:noProof/>
          <w:sz w:val="22"/>
          <w:szCs w:val="22"/>
          <w:lang w:eastAsia="en-GB"/>
        </w:rPr>
      </w:pPr>
      <w:hyperlink w:anchor="_Toc105521348" w:history="1">
        <w:r w:rsidR="008F24DF" w:rsidRPr="00083E20">
          <w:rPr>
            <w:rStyle w:val="Hyperlink"/>
            <w:noProof/>
          </w:rPr>
          <w:t>8.12.2</w:t>
        </w:r>
        <w:r w:rsidR="008F24DF">
          <w:rPr>
            <w:rFonts w:eastAsiaTheme="minorEastAsia" w:cstheme="minorBidi"/>
            <w:i w:val="0"/>
            <w:iCs w:val="0"/>
            <w:noProof/>
            <w:sz w:val="22"/>
            <w:szCs w:val="22"/>
            <w:lang w:eastAsia="en-GB"/>
          </w:rPr>
          <w:tab/>
        </w:r>
        <w:r w:rsidR="008F24DF" w:rsidRPr="00083E20">
          <w:rPr>
            <w:rStyle w:val="Hyperlink"/>
            <w:noProof/>
          </w:rPr>
          <w:t>Other</w:t>
        </w:r>
        <w:r w:rsidR="008F24DF">
          <w:rPr>
            <w:noProof/>
            <w:webHidden/>
          </w:rPr>
          <w:tab/>
        </w:r>
        <w:r w:rsidR="008F24DF">
          <w:rPr>
            <w:noProof/>
            <w:webHidden/>
          </w:rPr>
          <w:fldChar w:fldCharType="begin"/>
        </w:r>
        <w:r w:rsidR="008F24DF">
          <w:rPr>
            <w:noProof/>
            <w:webHidden/>
          </w:rPr>
          <w:instrText xml:space="preserve"> PAGEREF _Toc105521348 \h </w:instrText>
        </w:r>
        <w:r w:rsidR="008F24DF">
          <w:rPr>
            <w:noProof/>
            <w:webHidden/>
          </w:rPr>
        </w:r>
        <w:r w:rsidR="008F24DF">
          <w:rPr>
            <w:noProof/>
            <w:webHidden/>
          </w:rPr>
          <w:fldChar w:fldCharType="separate"/>
        </w:r>
        <w:r w:rsidR="008F24DF">
          <w:rPr>
            <w:noProof/>
            <w:webHidden/>
          </w:rPr>
          <w:t>75</w:t>
        </w:r>
        <w:r w:rsidR="008F24DF">
          <w:rPr>
            <w:noProof/>
            <w:webHidden/>
          </w:rPr>
          <w:fldChar w:fldCharType="end"/>
        </w:r>
      </w:hyperlink>
    </w:p>
    <w:p w14:paraId="7FA3C775" w14:textId="3EA1F233" w:rsidR="008F24DF" w:rsidRDefault="001B5688">
      <w:pPr>
        <w:pStyle w:val="TOC2"/>
        <w:tabs>
          <w:tab w:val="left" w:pos="800"/>
          <w:tab w:val="right" w:leader="dot" w:pos="10457"/>
        </w:tabs>
        <w:rPr>
          <w:rFonts w:eastAsiaTheme="minorEastAsia" w:cstheme="minorBidi"/>
          <w:smallCaps w:val="0"/>
          <w:noProof/>
          <w:sz w:val="22"/>
          <w:szCs w:val="22"/>
          <w:lang w:eastAsia="en-GB"/>
        </w:rPr>
      </w:pPr>
      <w:hyperlink w:anchor="_Toc105521349" w:history="1">
        <w:r w:rsidR="008F24DF" w:rsidRPr="00083E20">
          <w:rPr>
            <w:rStyle w:val="Hyperlink"/>
            <w:noProof/>
          </w:rPr>
          <w:t>8.13</w:t>
        </w:r>
        <w:r w:rsidR="008F24DF">
          <w:rPr>
            <w:rFonts w:eastAsiaTheme="minorEastAsia" w:cstheme="minorBidi"/>
            <w:smallCaps w:val="0"/>
            <w:noProof/>
            <w:sz w:val="22"/>
            <w:szCs w:val="22"/>
            <w:lang w:eastAsia="en-GB"/>
          </w:rPr>
          <w:tab/>
        </w:r>
        <w:r w:rsidR="008F24DF" w:rsidRPr="00083E20">
          <w:rPr>
            <w:rStyle w:val="Hyperlink"/>
            <w:noProof/>
          </w:rPr>
          <w:t>Maintenance on NR Dynamic spectrum sharing (DSS)</w:t>
        </w:r>
        <w:r w:rsidR="008F24DF">
          <w:rPr>
            <w:noProof/>
            <w:webHidden/>
          </w:rPr>
          <w:tab/>
        </w:r>
        <w:r w:rsidR="008F24DF">
          <w:rPr>
            <w:noProof/>
            <w:webHidden/>
          </w:rPr>
          <w:fldChar w:fldCharType="begin"/>
        </w:r>
        <w:r w:rsidR="008F24DF">
          <w:rPr>
            <w:noProof/>
            <w:webHidden/>
          </w:rPr>
          <w:instrText xml:space="preserve"> PAGEREF _Toc105521349 \h </w:instrText>
        </w:r>
        <w:r w:rsidR="008F24DF">
          <w:rPr>
            <w:noProof/>
            <w:webHidden/>
          </w:rPr>
        </w:r>
        <w:r w:rsidR="008F24DF">
          <w:rPr>
            <w:noProof/>
            <w:webHidden/>
          </w:rPr>
          <w:fldChar w:fldCharType="separate"/>
        </w:r>
        <w:r w:rsidR="008F24DF">
          <w:rPr>
            <w:noProof/>
            <w:webHidden/>
          </w:rPr>
          <w:t>76</w:t>
        </w:r>
        <w:r w:rsidR="008F24DF">
          <w:rPr>
            <w:noProof/>
            <w:webHidden/>
          </w:rPr>
          <w:fldChar w:fldCharType="end"/>
        </w:r>
      </w:hyperlink>
    </w:p>
    <w:p w14:paraId="4927DAE6" w14:textId="56C09E3B" w:rsidR="008F24DF" w:rsidRDefault="001B5688">
      <w:pPr>
        <w:pStyle w:val="TOC2"/>
        <w:tabs>
          <w:tab w:val="left" w:pos="800"/>
          <w:tab w:val="right" w:leader="dot" w:pos="10457"/>
        </w:tabs>
        <w:rPr>
          <w:rFonts w:eastAsiaTheme="minorEastAsia" w:cstheme="minorBidi"/>
          <w:smallCaps w:val="0"/>
          <w:noProof/>
          <w:sz w:val="22"/>
          <w:szCs w:val="22"/>
          <w:lang w:eastAsia="en-GB"/>
        </w:rPr>
      </w:pPr>
      <w:hyperlink w:anchor="_Toc105521350" w:history="1">
        <w:r w:rsidR="008F24DF" w:rsidRPr="00083E20">
          <w:rPr>
            <w:rStyle w:val="Hyperlink"/>
            <w:noProof/>
            <w:lang w:val="en-US"/>
          </w:rPr>
          <w:t>8.14</w:t>
        </w:r>
        <w:r w:rsidR="008F24DF">
          <w:rPr>
            <w:rFonts w:eastAsiaTheme="minorEastAsia" w:cstheme="minorBidi"/>
            <w:smallCaps w:val="0"/>
            <w:noProof/>
            <w:sz w:val="22"/>
            <w:szCs w:val="22"/>
            <w:lang w:eastAsia="en-GB"/>
          </w:rPr>
          <w:tab/>
        </w:r>
        <w:r w:rsidR="008F24DF" w:rsidRPr="00083E20">
          <w:rPr>
            <w:rStyle w:val="Hyperlink"/>
            <w:noProof/>
          </w:rPr>
          <w:t xml:space="preserve">Maintenance on </w:t>
        </w:r>
        <w:r w:rsidR="008F24DF" w:rsidRPr="00083E20">
          <w:rPr>
            <w:rStyle w:val="Hyperlink"/>
            <w:noProof/>
            <w:lang w:val="en-US"/>
          </w:rPr>
          <w:t>NB-IoT/eMTC support for Non-Terrestrial Network</w:t>
        </w:r>
        <w:r w:rsidR="008F24DF">
          <w:rPr>
            <w:noProof/>
            <w:webHidden/>
          </w:rPr>
          <w:tab/>
        </w:r>
        <w:r w:rsidR="008F24DF">
          <w:rPr>
            <w:noProof/>
            <w:webHidden/>
          </w:rPr>
          <w:fldChar w:fldCharType="begin"/>
        </w:r>
        <w:r w:rsidR="008F24DF">
          <w:rPr>
            <w:noProof/>
            <w:webHidden/>
          </w:rPr>
          <w:instrText xml:space="preserve"> PAGEREF _Toc105521350 \h </w:instrText>
        </w:r>
        <w:r w:rsidR="008F24DF">
          <w:rPr>
            <w:noProof/>
            <w:webHidden/>
          </w:rPr>
        </w:r>
        <w:r w:rsidR="008F24DF">
          <w:rPr>
            <w:noProof/>
            <w:webHidden/>
          </w:rPr>
          <w:fldChar w:fldCharType="separate"/>
        </w:r>
        <w:r w:rsidR="008F24DF">
          <w:rPr>
            <w:noProof/>
            <w:webHidden/>
          </w:rPr>
          <w:t>77</w:t>
        </w:r>
        <w:r w:rsidR="008F24DF">
          <w:rPr>
            <w:noProof/>
            <w:webHidden/>
          </w:rPr>
          <w:fldChar w:fldCharType="end"/>
        </w:r>
      </w:hyperlink>
    </w:p>
    <w:p w14:paraId="19058C17" w14:textId="328E37CA" w:rsidR="008F24DF" w:rsidRDefault="001B5688">
      <w:pPr>
        <w:pStyle w:val="TOC2"/>
        <w:tabs>
          <w:tab w:val="left" w:pos="800"/>
          <w:tab w:val="right" w:leader="dot" w:pos="10457"/>
        </w:tabs>
        <w:rPr>
          <w:rFonts w:eastAsiaTheme="minorEastAsia" w:cstheme="minorBidi"/>
          <w:smallCaps w:val="0"/>
          <w:noProof/>
          <w:sz w:val="22"/>
          <w:szCs w:val="22"/>
          <w:lang w:eastAsia="en-GB"/>
        </w:rPr>
      </w:pPr>
      <w:hyperlink w:anchor="_Toc105521351" w:history="1">
        <w:r w:rsidR="008F24DF" w:rsidRPr="00083E20">
          <w:rPr>
            <w:rStyle w:val="Hyperlink"/>
            <w:noProof/>
            <w:lang w:val="en-US"/>
          </w:rPr>
          <w:t>8.15</w:t>
        </w:r>
        <w:r w:rsidR="008F24DF">
          <w:rPr>
            <w:rFonts w:eastAsiaTheme="minorEastAsia" w:cstheme="minorBidi"/>
            <w:smallCaps w:val="0"/>
            <w:noProof/>
            <w:sz w:val="22"/>
            <w:szCs w:val="22"/>
            <w:lang w:eastAsia="en-GB"/>
          </w:rPr>
          <w:tab/>
        </w:r>
        <w:r w:rsidR="008F24DF" w:rsidRPr="00083E20">
          <w:rPr>
            <w:rStyle w:val="Hyperlink"/>
            <w:noProof/>
          </w:rPr>
          <w:t xml:space="preserve">Maintenance on New Bands and Bandwidth Allocation for </w:t>
        </w:r>
        <w:r w:rsidR="008F24DF" w:rsidRPr="00083E20">
          <w:rPr>
            <w:rStyle w:val="Hyperlink"/>
            <w:noProof/>
            <w:lang w:val="en-US"/>
          </w:rPr>
          <w:t>LTE based 5G Terrestrial Broadcast</w:t>
        </w:r>
        <w:r w:rsidR="008F24DF">
          <w:rPr>
            <w:noProof/>
            <w:webHidden/>
          </w:rPr>
          <w:tab/>
        </w:r>
        <w:r w:rsidR="008F24DF">
          <w:rPr>
            <w:noProof/>
            <w:webHidden/>
          </w:rPr>
          <w:fldChar w:fldCharType="begin"/>
        </w:r>
        <w:r w:rsidR="008F24DF">
          <w:rPr>
            <w:noProof/>
            <w:webHidden/>
          </w:rPr>
          <w:instrText xml:space="preserve"> PAGEREF _Toc105521351 \h </w:instrText>
        </w:r>
        <w:r w:rsidR="008F24DF">
          <w:rPr>
            <w:noProof/>
            <w:webHidden/>
          </w:rPr>
        </w:r>
        <w:r w:rsidR="008F24DF">
          <w:rPr>
            <w:noProof/>
            <w:webHidden/>
          </w:rPr>
          <w:fldChar w:fldCharType="separate"/>
        </w:r>
        <w:r w:rsidR="008F24DF">
          <w:rPr>
            <w:noProof/>
            <w:webHidden/>
          </w:rPr>
          <w:t>79</w:t>
        </w:r>
        <w:r w:rsidR="008F24DF">
          <w:rPr>
            <w:noProof/>
            <w:webHidden/>
          </w:rPr>
          <w:fldChar w:fldCharType="end"/>
        </w:r>
      </w:hyperlink>
    </w:p>
    <w:p w14:paraId="04DBFC5E" w14:textId="220278A1" w:rsidR="008F24DF" w:rsidRDefault="001B5688">
      <w:pPr>
        <w:pStyle w:val="TOC2"/>
        <w:tabs>
          <w:tab w:val="left" w:pos="800"/>
          <w:tab w:val="right" w:leader="dot" w:pos="10457"/>
        </w:tabs>
        <w:rPr>
          <w:rFonts w:eastAsiaTheme="minorEastAsia" w:cstheme="minorBidi"/>
          <w:smallCaps w:val="0"/>
          <w:noProof/>
          <w:sz w:val="22"/>
          <w:szCs w:val="22"/>
          <w:lang w:eastAsia="en-GB"/>
        </w:rPr>
      </w:pPr>
      <w:hyperlink w:anchor="_Toc105521352" w:history="1">
        <w:r w:rsidR="008F24DF" w:rsidRPr="00083E20">
          <w:rPr>
            <w:rStyle w:val="Hyperlink"/>
            <w:noProof/>
          </w:rPr>
          <w:t>8.16</w:t>
        </w:r>
        <w:r w:rsidR="008F24DF">
          <w:rPr>
            <w:rFonts w:eastAsiaTheme="minorEastAsia" w:cstheme="minorBidi"/>
            <w:smallCaps w:val="0"/>
            <w:noProof/>
            <w:sz w:val="22"/>
            <w:szCs w:val="22"/>
            <w:lang w:eastAsia="en-GB"/>
          </w:rPr>
          <w:tab/>
        </w:r>
        <w:r w:rsidR="008F24DF" w:rsidRPr="00083E20">
          <w:rPr>
            <w:rStyle w:val="Hyperlink"/>
            <w:noProof/>
          </w:rPr>
          <w:t>Rel-17 UE features</w:t>
        </w:r>
        <w:r w:rsidR="008F24DF">
          <w:rPr>
            <w:noProof/>
            <w:webHidden/>
          </w:rPr>
          <w:tab/>
        </w:r>
        <w:r w:rsidR="008F24DF">
          <w:rPr>
            <w:noProof/>
            <w:webHidden/>
          </w:rPr>
          <w:fldChar w:fldCharType="begin"/>
        </w:r>
        <w:r w:rsidR="008F24DF">
          <w:rPr>
            <w:noProof/>
            <w:webHidden/>
          </w:rPr>
          <w:instrText xml:space="preserve"> PAGEREF _Toc105521352 \h </w:instrText>
        </w:r>
        <w:r w:rsidR="008F24DF">
          <w:rPr>
            <w:noProof/>
            <w:webHidden/>
          </w:rPr>
        </w:r>
        <w:r w:rsidR="008F24DF">
          <w:rPr>
            <w:noProof/>
            <w:webHidden/>
          </w:rPr>
          <w:fldChar w:fldCharType="separate"/>
        </w:r>
        <w:r w:rsidR="008F24DF">
          <w:rPr>
            <w:noProof/>
            <w:webHidden/>
          </w:rPr>
          <w:t>79</w:t>
        </w:r>
        <w:r w:rsidR="008F24DF">
          <w:rPr>
            <w:noProof/>
            <w:webHidden/>
          </w:rPr>
          <w:fldChar w:fldCharType="end"/>
        </w:r>
      </w:hyperlink>
    </w:p>
    <w:p w14:paraId="066D437F" w14:textId="6341AC37" w:rsidR="008F24DF" w:rsidRDefault="001B5688">
      <w:pPr>
        <w:pStyle w:val="TOC3"/>
        <w:tabs>
          <w:tab w:val="left" w:pos="1200"/>
          <w:tab w:val="right" w:leader="dot" w:pos="10457"/>
        </w:tabs>
        <w:rPr>
          <w:rFonts w:eastAsiaTheme="minorEastAsia" w:cstheme="minorBidi"/>
          <w:i w:val="0"/>
          <w:iCs w:val="0"/>
          <w:noProof/>
          <w:sz w:val="22"/>
          <w:szCs w:val="22"/>
          <w:lang w:eastAsia="en-GB"/>
        </w:rPr>
      </w:pPr>
      <w:hyperlink w:anchor="_Toc105521353" w:history="1">
        <w:r w:rsidR="008F24DF" w:rsidRPr="00083E20">
          <w:rPr>
            <w:rStyle w:val="Hyperlink"/>
            <w:noProof/>
            <w:lang w:val="en-US"/>
          </w:rPr>
          <w:t>8.16.1</w:t>
        </w:r>
        <w:r w:rsidR="008F24DF">
          <w:rPr>
            <w:rFonts w:eastAsiaTheme="minorEastAsia" w:cstheme="minorBidi"/>
            <w:i w:val="0"/>
            <w:iCs w:val="0"/>
            <w:noProof/>
            <w:sz w:val="22"/>
            <w:szCs w:val="22"/>
            <w:lang w:eastAsia="en-GB"/>
          </w:rPr>
          <w:tab/>
        </w:r>
        <w:r w:rsidR="008F24DF" w:rsidRPr="00083E20">
          <w:rPr>
            <w:rStyle w:val="Hyperlink"/>
            <w:noProof/>
            <w:lang w:val="en-US"/>
          </w:rPr>
          <w:t>UE features for further enhancements on NR-MIMO</w:t>
        </w:r>
        <w:r w:rsidR="008F24DF">
          <w:rPr>
            <w:noProof/>
            <w:webHidden/>
          </w:rPr>
          <w:tab/>
        </w:r>
        <w:r w:rsidR="008F24DF">
          <w:rPr>
            <w:noProof/>
            <w:webHidden/>
          </w:rPr>
          <w:fldChar w:fldCharType="begin"/>
        </w:r>
        <w:r w:rsidR="008F24DF">
          <w:rPr>
            <w:noProof/>
            <w:webHidden/>
          </w:rPr>
          <w:instrText xml:space="preserve"> PAGEREF _Toc105521353 \h </w:instrText>
        </w:r>
        <w:r w:rsidR="008F24DF">
          <w:rPr>
            <w:noProof/>
            <w:webHidden/>
          </w:rPr>
        </w:r>
        <w:r w:rsidR="008F24DF">
          <w:rPr>
            <w:noProof/>
            <w:webHidden/>
          </w:rPr>
          <w:fldChar w:fldCharType="separate"/>
        </w:r>
        <w:r w:rsidR="008F24DF">
          <w:rPr>
            <w:noProof/>
            <w:webHidden/>
          </w:rPr>
          <w:t>80</w:t>
        </w:r>
        <w:r w:rsidR="008F24DF">
          <w:rPr>
            <w:noProof/>
            <w:webHidden/>
          </w:rPr>
          <w:fldChar w:fldCharType="end"/>
        </w:r>
      </w:hyperlink>
    </w:p>
    <w:p w14:paraId="28C30C18" w14:textId="28A96AF1" w:rsidR="008F24DF" w:rsidRDefault="001B5688">
      <w:pPr>
        <w:pStyle w:val="TOC3"/>
        <w:tabs>
          <w:tab w:val="left" w:pos="1200"/>
          <w:tab w:val="right" w:leader="dot" w:pos="10457"/>
        </w:tabs>
        <w:rPr>
          <w:rFonts w:eastAsiaTheme="minorEastAsia" w:cstheme="minorBidi"/>
          <w:i w:val="0"/>
          <w:iCs w:val="0"/>
          <w:noProof/>
          <w:sz w:val="22"/>
          <w:szCs w:val="22"/>
          <w:lang w:eastAsia="en-GB"/>
        </w:rPr>
      </w:pPr>
      <w:hyperlink w:anchor="_Toc105521354" w:history="1">
        <w:r w:rsidR="008F24DF" w:rsidRPr="00083E20">
          <w:rPr>
            <w:rStyle w:val="Hyperlink"/>
            <w:noProof/>
            <w:lang w:val="en-US"/>
          </w:rPr>
          <w:t>8.16.2</w:t>
        </w:r>
        <w:r w:rsidR="008F24DF">
          <w:rPr>
            <w:rFonts w:eastAsiaTheme="minorEastAsia" w:cstheme="minorBidi"/>
            <w:i w:val="0"/>
            <w:iCs w:val="0"/>
            <w:noProof/>
            <w:sz w:val="22"/>
            <w:szCs w:val="22"/>
            <w:lang w:eastAsia="en-GB"/>
          </w:rPr>
          <w:tab/>
        </w:r>
        <w:r w:rsidR="008F24DF" w:rsidRPr="00083E20">
          <w:rPr>
            <w:rStyle w:val="Hyperlink"/>
            <w:noProof/>
            <w:lang w:val="en-US"/>
          </w:rPr>
          <w:t>UE features for supporting NR from 52.6 GHz to 71 GHz</w:t>
        </w:r>
        <w:r w:rsidR="008F24DF">
          <w:rPr>
            <w:noProof/>
            <w:webHidden/>
          </w:rPr>
          <w:tab/>
        </w:r>
        <w:r w:rsidR="008F24DF">
          <w:rPr>
            <w:noProof/>
            <w:webHidden/>
          </w:rPr>
          <w:fldChar w:fldCharType="begin"/>
        </w:r>
        <w:r w:rsidR="008F24DF">
          <w:rPr>
            <w:noProof/>
            <w:webHidden/>
          </w:rPr>
          <w:instrText xml:space="preserve"> PAGEREF _Toc105521354 \h </w:instrText>
        </w:r>
        <w:r w:rsidR="008F24DF">
          <w:rPr>
            <w:noProof/>
            <w:webHidden/>
          </w:rPr>
        </w:r>
        <w:r w:rsidR="008F24DF">
          <w:rPr>
            <w:noProof/>
            <w:webHidden/>
          </w:rPr>
          <w:fldChar w:fldCharType="separate"/>
        </w:r>
        <w:r w:rsidR="008F24DF">
          <w:rPr>
            <w:noProof/>
            <w:webHidden/>
          </w:rPr>
          <w:t>81</w:t>
        </w:r>
        <w:r w:rsidR="008F24DF">
          <w:rPr>
            <w:noProof/>
            <w:webHidden/>
          </w:rPr>
          <w:fldChar w:fldCharType="end"/>
        </w:r>
      </w:hyperlink>
    </w:p>
    <w:p w14:paraId="5DB3CDF5" w14:textId="11729466" w:rsidR="008F24DF" w:rsidRDefault="001B5688">
      <w:pPr>
        <w:pStyle w:val="TOC3"/>
        <w:tabs>
          <w:tab w:val="left" w:pos="1200"/>
          <w:tab w:val="right" w:leader="dot" w:pos="10457"/>
        </w:tabs>
        <w:rPr>
          <w:rFonts w:eastAsiaTheme="minorEastAsia" w:cstheme="minorBidi"/>
          <w:i w:val="0"/>
          <w:iCs w:val="0"/>
          <w:noProof/>
          <w:sz w:val="22"/>
          <w:szCs w:val="22"/>
          <w:lang w:eastAsia="en-GB"/>
        </w:rPr>
      </w:pPr>
      <w:hyperlink w:anchor="_Toc105521355" w:history="1">
        <w:r w:rsidR="008F24DF" w:rsidRPr="00083E20">
          <w:rPr>
            <w:rStyle w:val="Hyperlink"/>
            <w:noProof/>
            <w:lang w:val="en-US"/>
          </w:rPr>
          <w:t>8.16.3</w:t>
        </w:r>
        <w:r w:rsidR="008F24DF">
          <w:rPr>
            <w:rFonts w:eastAsiaTheme="minorEastAsia" w:cstheme="minorBidi"/>
            <w:i w:val="0"/>
            <w:iCs w:val="0"/>
            <w:noProof/>
            <w:sz w:val="22"/>
            <w:szCs w:val="22"/>
            <w:lang w:eastAsia="en-GB"/>
          </w:rPr>
          <w:tab/>
        </w:r>
        <w:r w:rsidR="008F24DF" w:rsidRPr="00083E20">
          <w:rPr>
            <w:rStyle w:val="Hyperlink"/>
            <w:noProof/>
            <w:lang w:val="en-US"/>
          </w:rPr>
          <w:t>UE features for enhanced IIoT and and URLLC</w:t>
        </w:r>
        <w:r w:rsidR="008F24DF">
          <w:rPr>
            <w:noProof/>
            <w:webHidden/>
          </w:rPr>
          <w:tab/>
        </w:r>
        <w:r w:rsidR="008F24DF">
          <w:rPr>
            <w:noProof/>
            <w:webHidden/>
          </w:rPr>
          <w:fldChar w:fldCharType="begin"/>
        </w:r>
        <w:r w:rsidR="008F24DF">
          <w:rPr>
            <w:noProof/>
            <w:webHidden/>
          </w:rPr>
          <w:instrText xml:space="preserve"> PAGEREF _Toc105521355 \h </w:instrText>
        </w:r>
        <w:r w:rsidR="008F24DF">
          <w:rPr>
            <w:noProof/>
            <w:webHidden/>
          </w:rPr>
        </w:r>
        <w:r w:rsidR="008F24DF">
          <w:rPr>
            <w:noProof/>
            <w:webHidden/>
          </w:rPr>
          <w:fldChar w:fldCharType="separate"/>
        </w:r>
        <w:r w:rsidR="008F24DF">
          <w:rPr>
            <w:noProof/>
            <w:webHidden/>
          </w:rPr>
          <w:t>81</w:t>
        </w:r>
        <w:r w:rsidR="008F24DF">
          <w:rPr>
            <w:noProof/>
            <w:webHidden/>
          </w:rPr>
          <w:fldChar w:fldCharType="end"/>
        </w:r>
      </w:hyperlink>
    </w:p>
    <w:p w14:paraId="55F116A8" w14:textId="2C7AD0B9" w:rsidR="008F24DF" w:rsidRDefault="001B5688">
      <w:pPr>
        <w:pStyle w:val="TOC3"/>
        <w:tabs>
          <w:tab w:val="left" w:pos="1200"/>
          <w:tab w:val="right" w:leader="dot" w:pos="10457"/>
        </w:tabs>
        <w:rPr>
          <w:rFonts w:eastAsiaTheme="minorEastAsia" w:cstheme="minorBidi"/>
          <w:i w:val="0"/>
          <w:iCs w:val="0"/>
          <w:noProof/>
          <w:sz w:val="22"/>
          <w:szCs w:val="22"/>
          <w:lang w:eastAsia="en-GB"/>
        </w:rPr>
      </w:pPr>
      <w:hyperlink w:anchor="_Toc105521356" w:history="1">
        <w:r w:rsidR="008F24DF" w:rsidRPr="00083E20">
          <w:rPr>
            <w:rStyle w:val="Hyperlink"/>
            <w:noProof/>
            <w:lang w:val="en-US"/>
          </w:rPr>
          <w:t>8.16.4</w:t>
        </w:r>
        <w:r w:rsidR="008F24DF">
          <w:rPr>
            <w:rFonts w:eastAsiaTheme="minorEastAsia" w:cstheme="minorBidi"/>
            <w:i w:val="0"/>
            <w:iCs w:val="0"/>
            <w:noProof/>
            <w:sz w:val="22"/>
            <w:szCs w:val="22"/>
            <w:lang w:eastAsia="en-GB"/>
          </w:rPr>
          <w:tab/>
        </w:r>
        <w:r w:rsidR="008F24DF" w:rsidRPr="00083E20">
          <w:rPr>
            <w:rStyle w:val="Hyperlink"/>
            <w:noProof/>
            <w:lang w:val="en-US"/>
          </w:rPr>
          <w:t>UE features for NR NTN</w:t>
        </w:r>
        <w:r w:rsidR="008F24DF">
          <w:rPr>
            <w:noProof/>
            <w:webHidden/>
          </w:rPr>
          <w:tab/>
        </w:r>
        <w:r w:rsidR="008F24DF">
          <w:rPr>
            <w:noProof/>
            <w:webHidden/>
          </w:rPr>
          <w:fldChar w:fldCharType="begin"/>
        </w:r>
        <w:r w:rsidR="008F24DF">
          <w:rPr>
            <w:noProof/>
            <w:webHidden/>
          </w:rPr>
          <w:instrText xml:space="preserve"> PAGEREF _Toc105521356 \h </w:instrText>
        </w:r>
        <w:r w:rsidR="008F24DF">
          <w:rPr>
            <w:noProof/>
            <w:webHidden/>
          </w:rPr>
        </w:r>
        <w:r w:rsidR="008F24DF">
          <w:rPr>
            <w:noProof/>
            <w:webHidden/>
          </w:rPr>
          <w:fldChar w:fldCharType="separate"/>
        </w:r>
        <w:r w:rsidR="008F24DF">
          <w:rPr>
            <w:noProof/>
            <w:webHidden/>
          </w:rPr>
          <w:t>82</w:t>
        </w:r>
        <w:r w:rsidR="008F24DF">
          <w:rPr>
            <w:noProof/>
            <w:webHidden/>
          </w:rPr>
          <w:fldChar w:fldCharType="end"/>
        </w:r>
      </w:hyperlink>
    </w:p>
    <w:p w14:paraId="1CFEFF07" w14:textId="4414AB42" w:rsidR="008F24DF" w:rsidRDefault="001B5688">
      <w:pPr>
        <w:pStyle w:val="TOC3"/>
        <w:tabs>
          <w:tab w:val="left" w:pos="1200"/>
          <w:tab w:val="right" w:leader="dot" w:pos="10457"/>
        </w:tabs>
        <w:rPr>
          <w:rFonts w:eastAsiaTheme="minorEastAsia" w:cstheme="minorBidi"/>
          <w:i w:val="0"/>
          <w:iCs w:val="0"/>
          <w:noProof/>
          <w:sz w:val="22"/>
          <w:szCs w:val="22"/>
          <w:lang w:eastAsia="en-GB"/>
        </w:rPr>
      </w:pPr>
      <w:hyperlink w:anchor="_Toc105521357" w:history="1">
        <w:r w:rsidR="008F24DF" w:rsidRPr="00083E20">
          <w:rPr>
            <w:rStyle w:val="Hyperlink"/>
            <w:noProof/>
            <w:lang w:val="en-US"/>
          </w:rPr>
          <w:t>8.16.5</w:t>
        </w:r>
        <w:r w:rsidR="008F24DF">
          <w:rPr>
            <w:rFonts w:eastAsiaTheme="minorEastAsia" w:cstheme="minorBidi"/>
            <w:i w:val="0"/>
            <w:iCs w:val="0"/>
            <w:noProof/>
            <w:sz w:val="22"/>
            <w:szCs w:val="22"/>
            <w:lang w:eastAsia="en-GB"/>
          </w:rPr>
          <w:tab/>
        </w:r>
        <w:r w:rsidR="008F24DF" w:rsidRPr="00083E20">
          <w:rPr>
            <w:rStyle w:val="Hyperlink"/>
            <w:noProof/>
            <w:lang w:val="en-US"/>
          </w:rPr>
          <w:t>UE features for NR positioning enhancements</w:t>
        </w:r>
        <w:r w:rsidR="008F24DF">
          <w:rPr>
            <w:noProof/>
            <w:webHidden/>
          </w:rPr>
          <w:tab/>
        </w:r>
        <w:r w:rsidR="008F24DF">
          <w:rPr>
            <w:noProof/>
            <w:webHidden/>
          </w:rPr>
          <w:fldChar w:fldCharType="begin"/>
        </w:r>
        <w:r w:rsidR="008F24DF">
          <w:rPr>
            <w:noProof/>
            <w:webHidden/>
          </w:rPr>
          <w:instrText xml:space="preserve"> PAGEREF _Toc105521357 \h </w:instrText>
        </w:r>
        <w:r w:rsidR="008F24DF">
          <w:rPr>
            <w:noProof/>
            <w:webHidden/>
          </w:rPr>
        </w:r>
        <w:r w:rsidR="008F24DF">
          <w:rPr>
            <w:noProof/>
            <w:webHidden/>
          </w:rPr>
          <w:fldChar w:fldCharType="separate"/>
        </w:r>
        <w:r w:rsidR="008F24DF">
          <w:rPr>
            <w:noProof/>
            <w:webHidden/>
          </w:rPr>
          <w:t>82</w:t>
        </w:r>
        <w:r w:rsidR="008F24DF">
          <w:rPr>
            <w:noProof/>
            <w:webHidden/>
          </w:rPr>
          <w:fldChar w:fldCharType="end"/>
        </w:r>
      </w:hyperlink>
    </w:p>
    <w:p w14:paraId="7D8A7AC4" w14:textId="2D6C7EF8" w:rsidR="008F24DF" w:rsidRDefault="001B5688">
      <w:pPr>
        <w:pStyle w:val="TOC3"/>
        <w:tabs>
          <w:tab w:val="left" w:pos="1200"/>
          <w:tab w:val="right" w:leader="dot" w:pos="10457"/>
        </w:tabs>
        <w:rPr>
          <w:rFonts w:eastAsiaTheme="minorEastAsia" w:cstheme="minorBidi"/>
          <w:i w:val="0"/>
          <w:iCs w:val="0"/>
          <w:noProof/>
          <w:sz w:val="22"/>
          <w:szCs w:val="22"/>
          <w:lang w:eastAsia="en-GB"/>
        </w:rPr>
      </w:pPr>
      <w:hyperlink w:anchor="_Toc105521358" w:history="1">
        <w:r w:rsidR="008F24DF" w:rsidRPr="00083E20">
          <w:rPr>
            <w:rStyle w:val="Hyperlink"/>
            <w:noProof/>
            <w:lang w:val="en-US"/>
          </w:rPr>
          <w:t>8.16.6</w:t>
        </w:r>
        <w:r w:rsidR="008F24DF">
          <w:rPr>
            <w:rFonts w:eastAsiaTheme="minorEastAsia" w:cstheme="minorBidi"/>
            <w:i w:val="0"/>
            <w:iCs w:val="0"/>
            <w:noProof/>
            <w:sz w:val="22"/>
            <w:szCs w:val="22"/>
            <w:lang w:eastAsia="en-GB"/>
          </w:rPr>
          <w:tab/>
        </w:r>
        <w:r w:rsidR="008F24DF" w:rsidRPr="00083E20">
          <w:rPr>
            <w:rStyle w:val="Hyperlink"/>
            <w:noProof/>
            <w:lang w:val="en-US"/>
          </w:rPr>
          <w:t>UE features for REDCAP</w:t>
        </w:r>
        <w:r w:rsidR="008F24DF">
          <w:rPr>
            <w:noProof/>
            <w:webHidden/>
          </w:rPr>
          <w:tab/>
        </w:r>
        <w:r w:rsidR="008F24DF">
          <w:rPr>
            <w:noProof/>
            <w:webHidden/>
          </w:rPr>
          <w:fldChar w:fldCharType="begin"/>
        </w:r>
        <w:r w:rsidR="008F24DF">
          <w:rPr>
            <w:noProof/>
            <w:webHidden/>
          </w:rPr>
          <w:instrText xml:space="preserve"> PAGEREF _Toc105521358 \h </w:instrText>
        </w:r>
        <w:r w:rsidR="008F24DF">
          <w:rPr>
            <w:noProof/>
            <w:webHidden/>
          </w:rPr>
        </w:r>
        <w:r w:rsidR="008F24DF">
          <w:rPr>
            <w:noProof/>
            <w:webHidden/>
          </w:rPr>
          <w:fldChar w:fldCharType="separate"/>
        </w:r>
        <w:r w:rsidR="008F24DF">
          <w:rPr>
            <w:noProof/>
            <w:webHidden/>
          </w:rPr>
          <w:t>82</w:t>
        </w:r>
        <w:r w:rsidR="008F24DF">
          <w:rPr>
            <w:noProof/>
            <w:webHidden/>
          </w:rPr>
          <w:fldChar w:fldCharType="end"/>
        </w:r>
      </w:hyperlink>
    </w:p>
    <w:p w14:paraId="4494BF7E" w14:textId="6A9AF11E" w:rsidR="008F24DF" w:rsidRDefault="001B5688">
      <w:pPr>
        <w:pStyle w:val="TOC3"/>
        <w:tabs>
          <w:tab w:val="left" w:pos="1200"/>
          <w:tab w:val="right" w:leader="dot" w:pos="10457"/>
        </w:tabs>
        <w:rPr>
          <w:rFonts w:eastAsiaTheme="minorEastAsia" w:cstheme="minorBidi"/>
          <w:i w:val="0"/>
          <w:iCs w:val="0"/>
          <w:noProof/>
          <w:sz w:val="22"/>
          <w:szCs w:val="22"/>
          <w:lang w:eastAsia="en-GB"/>
        </w:rPr>
      </w:pPr>
      <w:hyperlink w:anchor="_Toc105521359" w:history="1">
        <w:r w:rsidR="008F24DF" w:rsidRPr="00083E20">
          <w:rPr>
            <w:rStyle w:val="Hyperlink"/>
            <w:noProof/>
          </w:rPr>
          <w:t>8.16.7</w:t>
        </w:r>
        <w:r w:rsidR="008F24DF">
          <w:rPr>
            <w:rFonts w:eastAsiaTheme="minorEastAsia" w:cstheme="minorBidi"/>
            <w:i w:val="0"/>
            <w:iCs w:val="0"/>
            <w:noProof/>
            <w:sz w:val="22"/>
            <w:szCs w:val="22"/>
            <w:lang w:eastAsia="en-GB"/>
          </w:rPr>
          <w:tab/>
        </w:r>
        <w:r w:rsidR="008F24DF" w:rsidRPr="00083E20">
          <w:rPr>
            <w:rStyle w:val="Hyperlink"/>
            <w:noProof/>
            <w:lang w:val="en-US"/>
          </w:rPr>
          <w:t xml:space="preserve">UE features for </w:t>
        </w:r>
        <w:r w:rsidR="008F24DF" w:rsidRPr="00083E20">
          <w:rPr>
            <w:rStyle w:val="Hyperlink"/>
            <w:noProof/>
          </w:rPr>
          <w:t>UE power saving enhancements</w:t>
        </w:r>
        <w:r w:rsidR="008F24DF">
          <w:rPr>
            <w:noProof/>
            <w:webHidden/>
          </w:rPr>
          <w:tab/>
        </w:r>
        <w:r w:rsidR="008F24DF">
          <w:rPr>
            <w:noProof/>
            <w:webHidden/>
          </w:rPr>
          <w:fldChar w:fldCharType="begin"/>
        </w:r>
        <w:r w:rsidR="008F24DF">
          <w:rPr>
            <w:noProof/>
            <w:webHidden/>
          </w:rPr>
          <w:instrText xml:space="preserve"> PAGEREF _Toc105521359 \h </w:instrText>
        </w:r>
        <w:r w:rsidR="008F24DF">
          <w:rPr>
            <w:noProof/>
            <w:webHidden/>
          </w:rPr>
        </w:r>
        <w:r w:rsidR="008F24DF">
          <w:rPr>
            <w:noProof/>
            <w:webHidden/>
          </w:rPr>
          <w:fldChar w:fldCharType="separate"/>
        </w:r>
        <w:r w:rsidR="008F24DF">
          <w:rPr>
            <w:noProof/>
            <w:webHidden/>
          </w:rPr>
          <w:t>83</w:t>
        </w:r>
        <w:r w:rsidR="008F24DF">
          <w:rPr>
            <w:noProof/>
            <w:webHidden/>
          </w:rPr>
          <w:fldChar w:fldCharType="end"/>
        </w:r>
      </w:hyperlink>
    </w:p>
    <w:p w14:paraId="19831C38" w14:textId="597245DF" w:rsidR="008F24DF" w:rsidRDefault="001B5688">
      <w:pPr>
        <w:pStyle w:val="TOC3"/>
        <w:tabs>
          <w:tab w:val="left" w:pos="1200"/>
          <w:tab w:val="right" w:leader="dot" w:pos="10457"/>
        </w:tabs>
        <w:rPr>
          <w:rFonts w:eastAsiaTheme="minorEastAsia" w:cstheme="minorBidi"/>
          <w:i w:val="0"/>
          <w:iCs w:val="0"/>
          <w:noProof/>
          <w:sz w:val="22"/>
          <w:szCs w:val="22"/>
          <w:lang w:eastAsia="en-GB"/>
        </w:rPr>
      </w:pPr>
      <w:hyperlink w:anchor="_Toc105521360" w:history="1">
        <w:r w:rsidR="008F24DF" w:rsidRPr="00083E20">
          <w:rPr>
            <w:rStyle w:val="Hyperlink"/>
            <w:noProof/>
          </w:rPr>
          <w:t>8.16.8</w:t>
        </w:r>
        <w:r w:rsidR="008F24DF">
          <w:rPr>
            <w:rFonts w:eastAsiaTheme="minorEastAsia" w:cstheme="minorBidi"/>
            <w:i w:val="0"/>
            <w:iCs w:val="0"/>
            <w:noProof/>
            <w:sz w:val="22"/>
            <w:szCs w:val="22"/>
            <w:lang w:eastAsia="en-GB"/>
          </w:rPr>
          <w:tab/>
        </w:r>
        <w:r w:rsidR="008F24DF" w:rsidRPr="00083E20">
          <w:rPr>
            <w:rStyle w:val="Hyperlink"/>
            <w:noProof/>
            <w:lang w:val="en-US"/>
          </w:rPr>
          <w:t xml:space="preserve">UE features for </w:t>
        </w:r>
        <w:r w:rsidR="008F24DF" w:rsidRPr="00083E20">
          <w:rPr>
            <w:rStyle w:val="Hyperlink"/>
            <w:noProof/>
          </w:rPr>
          <w:t>NR coverage enhancement</w:t>
        </w:r>
        <w:r w:rsidR="008F24DF">
          <w:rPr>
            <w:noProof/>
            <w:webHidden/>
          </w:rPr>
          <w:tab/>
        </w:r>
        <w:r w:rsidR="008F24DF">
          <w:rPr>
            <w:noProof/>
            <w:webHidden/>
          </w:rPr>
          <w:fldChar w:fldCharType="begin"/>
        </w:r>
        <w:r w:rsidR="008F24DF">
          <w:rPr>
            <w:noProof/>
            <w:webHidden/>
          </w:rPr>
          <w:instrText xml:space="preserve"> PAGEREF _Toc105521360 \h </w:instrText>
        </w:r>
        <w:r w:rsidR="008F24DF">
          <w:rPr>
            <w:noProof/>
            <w:webHidden/>
          </w:rPr>
        </w:r>
        <w:r w:rsidR="008F24DF">
          <w:rPr>
            <w:noProof/>
            <w:webHidden/>
          </w:rPr>
          <w:fldChar w:fldCharType="separate"/>
        </w:r>
        <w:r w:rsidR="008F24DF">
          <w:rPr>
            <w:noProof/>
            <w:webHidden/>
          </w:rPr>
          <w:t>83</w:t>
        </w:r>
        <w:r w:rsidR="008F24DF">
          <w:rPr>
            <w:noProof/>
            <w:webHidden/>
          </w:rPr>
          <w:fldChar w:fldCharType="end"/>
        </w:r>
      </w:hyperlink>
    </w:p>
    <w:p w14:paraId="55DE42D8" w14:textId="10196DB6" w:rsidR="008F24DF" w:rsidRDefault="001B5688">
      <w:pPr>
        <w:pStyle w:val="TOC3"/>
        <w:tabs>
          <w:tab w:val="left" w:pos="1200"/>
          <w:tab w:val="right" w:leader="dot" w:pos="10457"/>
        </w:tabs>
        <w:rPr>
          <w:rFonts w:eastAsiaTheme="minorEastAsia" w:cstheme="minorBidi"/>
          <w:i w:val="0"/>
          <w:iCs w:val="0"/>
          <w:noProof/>
          <w:sz w:val="22"/>
          <w:szCs w:val="22"/>
          <w:lang w:eastAsia="en-GB"/>
        </w:rPr>
      </w:pPr>
      <w:hyperlink w:anchor="_Toc105521361" w:history="1">
        <w:r w:rsidR="008F24DF" w:rsidRPr="00083E20">
          <w:rPr>
            <w:rStyle w:val="Hyperlink"/>
            <w:noProof/>
          </w:rPr>
          <w:t>8.16.9</w:t>
        </w:r>
        <w:r w:rsidR="008F24DF">
          <w:rPr>
            <w:rFonts w:eastAsiaTheme="minorEastAsia" w:cstheme="minorBidi"/>
            <w:i w:val="0"/>
            <w:iCs w:val="0"/>
            <w:noProof/>
            <w:sz w:val="22"/>
            <w:szCs w:val="22"/>
            <w:lang w:eastAsia="en-GB"/>
          </w:rPr>
          <w:tab/>
        </w:r>
        <w:r w:rsidR="008F24DF" w:rsidRPr="00083E20">
          <w:rPr>
            <w:rStyle w:val="Hyperlink"/>
            <w:noProof/>
            <w:lang w:val="en-US"/>
          </w:rPr>
          <w:t xml:space="preserve">UE features for </w:t>
        </w:r>
        <w:r w:rsidR="008F24DF" w:rsidRPr="00083E20">
          <w:rPr>
            <w:rStyle w:val="Hyperlink"/>
            <w:noProof/>
          </w:rPr>
          <w:t>NB-IoT and LTE-MTC enhancements</w:t>
        </w:r>
        <w:r w:rsidR="008F24DF">
          <w:rPr>
            <w:noProof/>
            <w:webHidden/>
          </w:rPr>
          <w:tab/>
        </w:r>
        <w:r w:rsidR="008F24DF">
          <w:rPr>
            <w:noProof/>
            <w:webHidden/>
          </w:rPr>
          <w:fldChar w:fldCharType="begin"/>
        </w:r>
        <w:r w:rsidR="008F24DF">
          <w:rPr>
            <w:noProof/>
            <w:webHidden/>
          </w:rPr>
          <w:instrText xml:space="preserve"> PAGEREF _Toc105521361 \h </w:instrText>
        </w:r>
        <w:r w:rsidR="008F24DF">
          <w:rPr>
            <w:noProof/>
            <w:webHidden/>
          </w:rPr>
        </w:r>
        <w:r w:rsidR="008F24DF">
          <w:rPr>
            <w:noProof/>
            <w:webHidden/>
          </w:rPr>
          <w:fldChar w:fldCharType="separate"/>
        </w:r>
        <w:r w:rsidR="008F24DF">
          <w:rPr>
            <w:noProof/>
            <w:webHidden/>
          </w:rPr>
          <w:t>83</w:t>
        </w:r>
        <w:r w:rsidR="008F24DF">
          <w:rPr>
            <w:noProof/>
            <w:webHidden/>
          </w:rPr>
          <w:fldChar w:fldCharType="end"/>
        </w:r>
      </w:hyperlink>
    </w:p>
    <w:p w14:paraId="4AB742A4" w14:textId="640BB6DD" w:rsidR="008F24DF" w:rsidRDefault="001B5688">
      <w:pPr>
        <w:pStyle w:val="TOC3"/>
        <w:tabs>
          <w:tab w:val="left" w:pos="1400"/>
          <w:tab w:val="right" w:leader="dot" w:pos="10457"/>
        </w:tabs>
        <w:rPr>
          <w:rFonts w:eastAsiaTheme="minorEastAsia" w:cstheme="minorBidi"/>
          <w:i w:val="0"/>
          <w:iCs w:val="0"/>
          <w:noProof/>
          <w:sz w:val="22"/>
          <w:szCs w:val="22"/>
          <w:lang w:eastAsia="en-GB"/>
        </w:rPr>
      </w:pPr>
      <w:hyperlink w:anchor="_Toc105521362" w:history="1">
        <w:r w:rsidR="008F24DF" w:rsidRPr="00083E20">
          <w:rPr>
            <w:rStyle w:val="Hyperlink"/>
            <w:noProof/>
          </w:rPr>
          <w:t>8.16.10</w:t>
        </w:r>
        <w:r w:rsidR="008F24DF">
          <w:rPr>
            <w:rFonts w:eastAsiaTheme="minorEastAsia" w:cstheme="minorBidi"/>
            <w:i w:val="0"/>
            <w:iCs w:val="0"/>
            <w:noProof/>
            <w:sz w:val="22"/>
            <w:szCs w:val="22"/>
            <w:lang w:eastAsia="en-GB"/>
          </w:rPr>
          <w:tab/>
        </w:r>
        <w:r w:rsidR="008F24DF" w:rsidRPr="00083E20">
          <w:rPr>
            <w:rStyle w:val="Hyperlink"/>
            <w:noProof/>
            <w:lang w:val="en-US"/>
          </w:rPr>
          <w:t xml:space="preserve">UE features for </w:t>
        </w:r>
        <w:r w:rsidR="008F24DF" w:rsidRPr="00083E20">
          <w:rPr>
            <w:rStyle w:val="Hyperlink"/>
            <w:noProof/>
          </w:rPr>
          <w:t>IAB enhancements</w:t>
        </w:r>
        <w:r w:rsidR="008F24DF">
          <w:rPr>
            <w:noProof/>
            <w:webHidden/>
          </w:rPr>
          <w:tab/>
        </w:r>
        <w:r w:rsidR="008F24DF">
          <w:rPr>
            <w:noProof/>
            <w:webHidden/>
          </w:rPr>
          <w:fldChar w:fldCharType="begin"/>
        </w:r>
        <w:r w:rsidR="008F24DF">
          <w:rPr>
            <w:noProof/>
            <w:webHidden/>
          </w:rPr>
          <w:instrText xml:space="preserve"> PAGEREF _Toc105521362 \h </w:instrText>
        </w:r>
        <w:r w:rsidR="008F24DF">
          <w:rPr>
            <w:noProof/>
            <w:webHidden/>
          </w:rPr>
        </w:r>
        <w:r w:rsidR="008F24DF">
          <w:rPr>
            <w:noProof/>
            <w:webHidden/>
          </w:rPr>
          <w:fldChar w:fldCharType="separate"/>
        </w:r>
        <w:r w:rsidR="008F24DF">
          <w:rPr>
            <w:noProof/>
            <w:webHidden/>
          </w:rPr>
          <w:t>84</w:t>
        </w:r>
        <w:r w:rsidR="008F24DF">
          <w:rPr>
            <w:noProof/>
            <w:webHidden/>
          </w:rPr>
          <w:fldChar w:fldCharType="end"/>
        </w:r>
      </w:hyperlink>
    </w:p>
    <w:p w14:paraId="7384762D" w14:textId="54E50739" w:rsidR="008F24DF" w:rsidRDefault="001B5688">
      <w:pPr>
        <w:pStyle w:val="TOC3"/>
        <w:tabs>
          <w:tab w:val="left" w:pos="1400"/>
          <w:tab w:val="right" w:leader="dot" w:pos="10457"/>
        </w:tabs>
        <w:rPr>
          <w:rFonts w:eastAsiaTheme="minorEastAsia" w:cstheme="minorBidi"/>
          <w:i w:val="0"/>
          <w:iCs w:val="0"/>
          <w:noProof/>
          <w:sz w:val="22"/>
          <w:szCs w:val="22"/>
          <w:lang w:eastAsia="en-GB"/>
        </w:rPr>
      </w:pPr>
      <w:hyperlink w:anchor="_Toc105521363" w:history="1">
        <w:r w:rsidR="008F24DF" w:rsidRPr="00083E20">
          <w:rPr>
            <w:rStyle w:val="Hyperlink"/>
            <w:noProof/>
          </w:rPr>
          <w:t>8.16.11</w:t>
        </w:r>
        <w:r w:rsidR="008F24DF">
          <w:rPr>
            <w:rFonts w:eastAsiaTheme="minorEastAsia" w:cstheme="minorBidi"/>
            <w:i w:val="0"/>
            <w:iCs w:val="0"/>
            <w:noProof/>
            <w:sz w:val="22"/>
            <w:szCs w:val="22"/>
            <w:lang w:eastAsia="en-GB"/>
          </w:rPr>
          <w:tab/>
        </w:r>
        <w:r w:rsidR="008F24DF" w:rsidRPr="00083E20">
          <w:rPr>
            <w:rStyle w:val="Hyperlink"/>
            <w:noProof/>
            <w:lang w:val="en-US"/>
          </w:rPr>
          <w:t>UE features for NR s</w:t>
        </w:r>
        <w:r w:rsidR="008F24DF" w:rsidRPr="00083E20">
          <w:rPr>
            <w:rStyle w:val="Hyperlink"/>
            <w:noProof/>
          </w:rPr>
          <w:t>idelink enhancement</w:t>
        </w:r>
        <w:r w:rsidR="008F24DF">
          <w:rPr>
            <w:noProof/>
            <w:webHidden/>
          </w:rPr>
          <w:tab/>
        </w:r>
        <w:r w:rsidR="008F24DF">
          <w:rPr>
            <w:noProof/>
            <w:webHidden/>
          </w:rPr>
          <w:fldChar w:fldCharType="begin"/>
        </w:r>
        <w:r w:rsidR="008F24DF">
          <w:rPr>
            <w:noProof/>
            <w:webHidden/>
          </w:rPr>
          <w:instrText xml:space="preserve"> PAGEREF _Toc105521363 \h </w:instrText>
        </w:r>
        <w:r w:rsidR="008F24DF">
          <w:rPr>
            <w:noProof/>
            <w:webHidden/>
          </w:rPr>
        </w:r>
        <w:r w:rsidR="008F24DF">
          <w:rPr>
            <w:noProof/>
            <w:webHidden/>
          </w:rPr>
          <w:fldChar w:fldCharType="separate"/>
        </w:r>
        <w:r w:rsidR="008F24DF">
          <w:rPr>
            <w:noProof/>
            <w:webHidden/>
          </w:rPr>
          <w:t>84</w:t>
        </w:r>
        <w:r w:rsidR="008F24DF">
          <w:rPr>
            <w:noProof/>
            <w:webHidden/>
          </w:rPr>
          <w:fldChar w:fldCharType="end"/>
        </w:r>
      </w:hyperlink>
    </w:p>
    <w:p w14:paraId="3BB68C11" w14:textId="48D9BEA4" w:rsidR="008F24DF" w:rsidRDefault="001B5688">
      <w:pPr>
        <w:pStyle w:val="TOC3"/>
        <w:tabs>
          <w:tab w:val="left" w:pos="1400"/>
          <w:tab w:val="right" w:leader="dot" w:pos="10457"/>
        </w:tabs>
        <w:rPr>
          <w:rFonts w:eastAsiaTheme="minorEastAsia" w:cstheme="minorBidi"/>
          <w:i w:val="0"/>
          <w:iCs w:val="0"/>
          <w:noProof/>
          <w:sz w:val="22"/>
          <w:szCs w:val="22"/>
          <w:lang w:eastAsia="en-GB"/>
        </w:rPr>
      </w:pPr>
      <w:hyperlink w:anchor="_Toc105521364" w:history="1">
        <w:r w:rsidR="008F24DF" w:rsidRPr="00083E20">
          <w:rPr>
            <w:rStyle w:val="Hyperlink"/>
            <w:noProof/>
            <w:lang w:val="en-US"/>
          </w:rPr>
          <w:t>8.16.12</w:t>
        </w:r>
        <w:r w:rsidR="008F24DF">
          <w:rPr>
            <w:rFonts w:eastAsiaTheme="minorEastAsia" w:cstheme="minorBidi"/>
            <w:i w:val="0"/>
            <w:iCs w:val="0"/>
            <w:noProof/>
            <w:sz w:val="22"/>
            <w:szCs w:val="22"/>
            <w:lang w:eastAsia="en-GB"/>
          </w:rPr>
          <w:tab/>
        </w:r>
        <w:r w:rsidR="008F24DF" w:rsidRPr="00083E20">
          <w:rPr>
            <w:rStyle w:val="Hyperlink"/>
            <w:noProof/>
            <w:lang w:val="en-US"/>
          </w:rPr>
          <w:t>UE features for NR MBS</w:t>
        </w:r>
        <w:r w:rsidR="008F24DF">
          <w:rPr>
            <w:noProof/>
            <w:webHidden/>
          </w:rPr>
          <w:tab/>
        </w:r>
        <w:r w:rsidR="008F24DF">
          <w:rPr>
            <w:noProof/>
            <w:webHidden/>
          </w:rPr>
          <w:fldChar w:fldCharType="begin"/>
        </w:r>
        <w:r w:rsidR="008F24DF">
          <w:rPr>
            <w:noProof/>
            <w:webHidden/>
          </w:rPr>
          <w:instrText xml:space="preserve"> PAGEREF _Toc105521364 \h </w:instrText>
        </w:r>
        <w:r w:rsidR="008F24DF">
          <w:rPr>
            <w:noProof/>
            <w:webHidden/>
          </w:rPr>
        </w:r>
        <w:r w:rsidR="008F24DF">
          <w:rPr>
            <w:noProof/>
            <w:webHidden/>
          </w:rPr>
          <w:fldChar w:fldCharType="separate"/>
        </w:r>
        <w:r w:rsidR="008F24DF">
          <w:rPr>
            <w:noProof/>
            <w:webHidden/>
          </w:rPr>
          <w:t>84</w:t>
        </w:r>
        <w:r w:rsidR="008F24DF">
          <w:rPr>
            <w:noProof/>
            <w:webHidden/>
          </w:rPr>
          <w:fldChar w:fldCharType="end"/>
        </w:r>
      </w:hyperlink>
    </w:p>
    <w:p w14:paraId="65283B6B" w14:textId="7DDF8AA7" w:rsidR="008F24DF" w:rsidRDefault="001B5688">
      <w:pPr>
        <w:pStyle w:val="TOC3"/>
        <w:tabs>
          <w:tab w:val="left" w:pos="1400"/>
          <w:tab w:val="right" w:leader="dot" w:pos="10457"/>
        </w:tabs>
        <w:rPr>
          <w:rFonts w:eastAsiaTheme="minorEastAsia" w:cstheme="minorBidi"/>
          <w:i w:val="0"/>
          <w:iCs w:val="0"/>
          <w:noProof/>
          <w:sz w:val="22"/>
          <w:szCs w:val="22"/>
          <w:lang w:eastAsia="en-GB"/>
        </w:rPr>
      </w:pPr>
      <w:hyperlink w:anchor="_Toc105521365" w:history="1">
        <w:r w:rsidR="008F24DF" w:rsidRPr="00083E20">
          <w:rPr>
            <w:rStyle w:val="Hyperlink"/>
            <w:noProof/>
            <w:lang w:val="en-US"/>
          </w:rPr>
          <w:t>8.16.13</w:t>
        </w:r>
        <w:r w:rsidR="008F24DF">
          <w:rPr>
            <w:rFonts w:eastAsiaTheme="minorEastAsia" w:cstheme="minorBidi"/>
            <w:i w:val="0"/>
            <w:iCs w:val="0"/>
            <w:noProof/>
            <w:sz w:val="22"/>
            <w:szCs w:val="22"/>
            <w:lang w:eastAsia="en-GB"/>
          </w:rPr>
          <w:tab/>
        </w:r>
        <w:r w:rsidR="008F24DF" w:rsidRPr="00083E20">
          <w:rPr>
            <w:rStyle w:val="Hyperlink"/>
            <w:noProof/>
            <w:lang w:val="en-US"/>
          </w:rPr>
          <w:t>UE features for DSS</w:t>
        </w:r>
        <w:r w:rsidR="008F24DF">
          <w:rPr>
            <w:noProof/>
            <w:webHidden/>
          </w:rPr>
          <w:tab/>
        </w:r>
        <w:r w:rsidR="008F24DF">
          <w:rPr>
            <w:noProof/>
            <w:webHidden/>
          </w:rPr>
          <w:fldChar w:fldCharType="begin"/>
        </w:r>
        <w:r w:rsidR="008F24DF">
          <w:rPr>
            <w:noProof/>
            <w:webHidden/>
          </w:rPr>
          <w:instrText xml:space="preserve"> PAGEREF _Toc105521365 \h </w:instrText>
        </w:r>
        <w:r w:rsidR="008F24DF">
          <w:rPr>
            <w:noProof/>
            <w:webHidden/>
          </w:rPr>
        </w:r>
        <w:r w:rsidR="008F24DF">
          <w:rPr>
            <w:noProof/>
            <w:webHidden/>
          </w:rPr>
          <w:fldChar w:fldCharType="separate"/>
        </w:r>
        <w:r w:rsidR="008F24DF">
          <w:rPr>
            <w:noProof/>
            <w:webHidden/>
          </w:rPr>
          <w:t>84</w:t>
        </w:r>
        <w:r w:rsidR="008F24DF">
          <w:rPr>
            <w:noProof/>
            <w:webHidden/>
          </w:rPr>
          <w:fldChar w:fldCharType="end"/>
        </w:r>
      </w:hyperlink>
    </w:p>
    <w:p w14:paraId="537C7081" w14:textId="14568D25" w:rsidR="008F24DF" w:rsidRDefault="001B5688">
      <w:pPr>
        <w:pStyle w:val="TOC3"/>
        <w:tabs>
          <w:tab w:val="left" w:pos="1400"/>
          <w:tab w:val="right" w:leader="dot" w:pos="10457"/>
        </w:tabs>
        <w:rPr>
          <w:rFonts w:eastAsiaTheme="minorEastAsia" w:cstheme="minorBidi"/>
          <w:i w:val="0"/>
          <w:iCs w:val="0"/>
          <w:noProof/>
          <w:sz w:val="22"/>
          <w:szCs w:val="22"/>
          <w:lang w:eastAsia="en-GB"/>
        </w:rPr>
      </w:pPr>
      <w:hyperlink w:anchor="_Toc105521366" w:history="1">
        <w:r w:rsidR="008F24DF" w:rsidRPr="00083E20">
          <w:rPr>
            <w:rStyle w:val="Hyperlink"/>
            <w:noProof/>
            <w:lang w:val="en-US"/>
          </w:rPr>
          <w:t>8.16.14</w:t>
        </w:r>
        <w:r w:rsidR="008F24DF">
          <w:rPr>
            <w:rFonts w:eastAsiaTheme="minorEastAsia" w:cstheme="minorBidi"/>
            <w:i w:val="0"/>
            <w:iCs w:val="0"/>
            <w:noProof/>
            <w:sz w:val="22"/>
            <w:szCs w:val="22"/>
            <w:lang w:eastAsia="en-GB"/>
          </w:rPr>
          <w:tab/>
        </w:r>
        <w:r w:rsidR="008F24DF" w:rsidRPr="00083E20">
          <w:rPr>
            <w:rStyle w:val="Hyperlink"/>
            <w:noProof/>
            <w:lang w:val="en-US"/>
          </w:rPr>
          <w:t>UE features for IoT over NTN</w:t>
        </w:r>
        <w:r w:rsidR="008F24DF">
          <w:rPr>
            <w:noProof/>
            <w:webHidden/>
          </w:rPr>
          <w:tab/>
        </w:r>
        <w:r w:rsidR="008F24DF">
          <w:rPr>
            <w:noProof/>
            <w:webHidden/>
          </w:rPr>
          <w:fldChar w:fldCharType="begin"/>
        </w:r>
        <w:r w:rsidR="008F24DF">
          <w:rPr>
            <w:noProof/>
            <w:webHidden/>
          </w:rPr>
          <w:instrText xml:space="preserve"> PAGEREF _Toc105521366 \h </w:instrText>
        </w:r>
        <w:r w:rsidR="008F24DF">
          <w:rPr>
            <w:noProof/>
            <w:webHidden/>
          </w:rPr>
        </w:r>
        <w:r w:rsidR="008F24DF">
          <w:rPr>
            <w:noProof/>
            <w:webHidden/>
          </w:rPr>
          <w:fldChar w:fldCharType="separate"/>
        </w:r>
        <w:r w:rsidR="008F24DF">
          <w:rPr>
            <w:noProof/>
            <w:webHidden/>
          </w:rPr>
          <w:t>85</w:t>
        </w:r>
        <w:r w:rsidR="008F24DF">
          <w:rPr>
            <w:noProof/>
            <w:webHidden/>
          </w:rPr>
          <w:fldChar w:fldCharType="end"/>
        </w:r>
      </w:hyperlink>
    </w:p>
    <w:p w14:paraId="67F4EFA2" w14:textId="5BFF144F" w:rsidR="008F24DF" w:rsidRDefault="001B5688">
      <w:pPr>
        <w:pStyle w:val="TOC3"/>
        <w:tabs>
          <w:tab w:val="left" w:pos="1400"/>
          <w:tab w:val="right" w:leader="dot" w:pos="10457"/>
        </w:tabs>
        <w:rPr>
          <w:rFonts w:eastAsiaTheme="minorEastAsia" w:cstheme="minorBidi"/>
          <w:i w:val="0"/>
          <w:iCs w:val="0"/>
          <w:noProof/>
          <w:sz w:val="22"/>
          <w:szCs w:val="22"/>
          <w:lang w:eastAsia="en-GB"/>
        </w:rPr>
      </w:pPr>
      <w:hyperlink w:anchor="_Toc105521367" w:history="1">
        <w:r w:rsidR="008F24DF" w:rsidRPr="00083E20">
          <w:rPr>
            <w:rStyle w:val="Hyperlink"/>
            <w:noProof/>
            <w:lang w:val="en-US"/>
          </w:rPr>
          <w:t>8.16.15</w:t>
        </w:r>
        <w:r w:rsidR="008F24DF">
          <w:rPr>
            <w:rFonts w:eastAsiaTheme="minorEastAsia" w:cstheme="minorBidi"/>
            <w:i w:val="0"/>
            <w:iCs w:val="0"/>
            <w:noProof/>
            <w:sz w:val="22"/>
            <w:szCs w:val="22"/>
            <w:lang w:eastAsia="en-GB"/>
          </w:rPr>
          <w:tab/>
        </w:r>
        <w:r w:rsidR="008F24DF" w:rsidRPr="00083E20">
          <w:rPr>
            <w:rStyle w:val="Hyperlink"/>
            <w:noProof/>
            <w:lang w:val="en-US"/>
          </w:rPr>
          <w:t>UE features for LTE based 5G terrestrial broadcast</w:t>
        </w:r>
        <w:r w:rsidR="008F24DF">
          <w:rPr>
            <w:noProof/>
            <w:webHidden/>
          </w:rPr>
          <w:tab/>
        </w:r>
        <w:r w:rsidR="008F24DF">
          <w:rPr>
            <w:noProof/>
            <w:webHidden/>
          </w:rPr>
          <w:fldChar w:fldCharType="begin"/>
        </w:r>
        <w:r w:rsidR="008F24DF">
          <w:rPr>
            <w:noProof/>
            <w:webHidden/>
          </w:rPr>
          <w:instrText xml:space="preserve"> PAGEREF _Toc105521367 \h </w:instrText>
        </w:r>
        <w:r w:rsidR="008F24DF">
          <w:rPr>
            <w:noProof/>
            <w:webHidden/>
          </w:rPr>
        </w:r>
        <w:r w:rsidR="008F24DF">
          <w:rPr>
            <w:noProof/>
            <w:webHidden/>
          </w:rPr>
          <w:fldChar w:fldCharType="separate"/>
        </w:r>
        <w:r w:rsidR="008F24DF">
          <w:rPr>
            <w:noProof/>
            <w:webHidden/>
          </w:rPr>
          <w:t>85</w:t>
        </w:r>
        <w:r w:rsidR="008F24DF">
          <w:rPr>
            <w:noProof/>
            <w:webHidden/>
          </w:rPr>
          <w:fldChar w:fldCharType="end"/>
        </w:r>
      </w:hyperlink>
    </w:p>
    <w:p w14:paraId="3A9A13D6" w14:textId="08897574" w:rsidR="008F24DF" w:rsidRDefault="001B5688">
      <w:pPr>
        <w:pStyle w:val="TOC3"/>
        <w:tabs>
          <w:tab w:val="left" w:pos="1400"/>
          <w:tab w:val="right" w:leader="dot" w:pos="10457"/>
        </w:tabs>
        <w:rPr>
          <w:rFonts w:eastAsiaTheme="minorEastAsia" w:cstheme="minorBidi"/>
          <w:i w:val="0"/>
          <w:iCs w:val="0"/>
          <w:noProof/>
          <w:sz w:val="22"/>
          <w:szCs w:val="22"/>
          <w:lang w:eastAsia="en-GB"/>
        </w:rPr>
      </w:pPr>
      <w:hyperlink w:anchor="_Toc105521368" w:history="1">
        <w:r w:rsidR="008F24DF" w:rsidRPr="00083E20">
          <w:rPr>
            <w:rStyle w:val="Hyperlink"/>
            <w:noProof/>
            <w:lang w:val="en-US"/>
          </w:rPr>
          <w:t>8.16.16</w:t>
        </w:r>
        <w:r w:rsidR="008F24DF">
          <w:rPr>
            <w:rFonts w:eastAsiaTheme="minorEastAsia" w:cstheme="minorBidi"/>
            <w:i w:val="0"/>
            <w:iCs w:val="0"/>
            <w:noProof/>
            <w:sz w:val="22"/>
            <w:szCs w:val="22"/>
            <w:lang w:eastAsia="en-GB"/>
          </w:rPr>
          <w:tab/>
        </w:r>
        <w:r w:rsidR="008F24DF" w:rsidRPr="00083E20">
          <w:rPr>
            <w:rStyle w:val="Hyperlink"/>
            <w:noProof/>
            <w:lang w:val="en-US"/>
          </w:rPr>
          <w:t>UE features for DL 1024QAM for NR FR1</w:t>
        </w:r>
        <w:r w:rsidR="008F24DF">
          <w:rPr>
            <w:noProof/>
            <w:webHidden/>
          </w:rPr>
          <w:tab/>
        </w:r>
        <w:r w:rsidR="008F24DF">
          <w:rPr>
            <w:noProof/>
            <w:webHidden/>
          </w:rPr>
          <w:fldChar w:fldCharType="begin"/>
        </w:r>
        <w:r w:rsidR="008F24DF">
          <w:rPr>
            <w:noProof/>
            <w:webHidden/>
          </w:rPr>
          <w:instrText xml:space="preserve"> PAGEREF _Toc105521368 \h </w:instrText>
        </w:r>
        <w:r w:rsidR="008F24DF">
          <w:rPr>
            <w:noProof/>
            <w:webHidden/>
          </w:rPr>
        </w:r>
        <w:r w:rsidR="008F24DF">
          <w:rPr>
            <w:noProof/>
            <w:webHidden/>
          </w:rPr>
          <w:fldChar w:fldCharType="separate"/>
        </w:r>
        <w:r w:rsidR="008F24DF">
          <w:rPr>
            <w:noProof/>
            <w:webHidden/>
          </w:rPr>
          <w:t>85</w:t>
        </w:r>
        <w:r w:rsidR="008F24DF">
          <w:rPr>
            <w:noProof/>
            <w:webHidden/>
          </w:rPr>
          <w:fldChar w:fldCharType="end"/>
        </w:r>
      </w:hyperlink>
    </w:p>
    <w:p w14:paraId="43F7C77E" w14:textId="76BE1BFF" w:rsidR="008F24DF" w:rsidRDefault="001B5688">
      <w:pPr>
        <w:pStyle w:val="TOC3"/>
        <w:tabs>
          <w:tab w:val="left" w:pos="1400"/>
          <w:tab w:val="right" w:leader="dot" w:pos="10457"/>
        </w:tabs>
        <w:rPr>
          <w:rFonts w:eastAsiaTheme="minorEastAsia" w:cstheme="minorBidi"/>
          <w:i w:val="0"/>
          <w:iCs w:val="0"/>
          <w:noProof/>
          <w:sz w:val="22"/>
          <w:szCs w:val="22"/>
          <w:lang w:eastAsia="en-GB"/>
        </w:rPr>
      </w:pPr>
      <w:hyperlink w:anchor="_Toc105521369" w:history="1">
        <w:r w:rsidR="008F24DF" w:rsidRPr="00083E20">
          <w:rPr>
            <w:rStyle w:val="Hyperlink"/>
            <w:noProof/>
            <w:lang w:val="en-US"/>
          </w:rPr>
          <w:t>8.16.17</w:t>
        </w:r>
        <w:r w:rsidR="008F24DF">
          <w:rPr>
            <w:rFonts w:eastAsiaTheme="minorEastAsia" w:cstheme="minorBidi"/>
            <w:i w:val="0"/>
            <w:iCs w:val="0"/>
            <w:noProof/>
            <w:sz w:val="22"/>
            <w:szCs w:val="22"/>
            <w:lang w:eastAsia="en-GB"/>
          </w:rPr>
          <w:tab/>
        </w:r>
        <w:r w:rsidR="008F24DF" w:rsidRPr="00083E20">
          <w:rPr>
            <w:rStyle w:val="Hyperlink"/>
            <w:noProof/>
            <w:lang w:val="en-US"/>
          </w:rPr>
          <w:t>Other</w:t>
        </w:r>
        <w:r w:rsidR="008F24DF">
          <w:rPr>
            <w:noProof/>
            <w:webHidden/>
          </w:rPr>
          <w:tab/>
        </w:r>
        <w:r w:rsidR="008F24DF">
          <w:rPr>
            <w:noProof/>
            <w:webHidden/>
          </w:rPr>
          <w:fldChar w:fldCharType="begin"/>
        </w:r>
        <w:r w:rsidR="008F24DF">
          <w:rPr>
            <w:noProof/>
            <w:webHidden/>
          </w:rPr>
          <w:instrText xml:space="preserve"> PAGEREF _Toc105521369 \h </w:instrText>
        </w:r>
        <w:r w:rsidR="008F24DF">
          <w:rPr>
            <w:noProof/>
            <w:webHidden/>
          </w:rPr>
        </w:r>
        <w:r w:rsidR="008F24DF">
          <w:rPr>
            <w:noProof/>
            <w:webHidden/>
          </w:rPr>
          <w:fldChar w:fldCharType="separate"/>
        </w:r>
        <w:r w:rsidR="008F24DF">
          <w:rPr>
            <w:noProof/>
            <w:webHidden/>
          </w:rPr>
          <w:t>86</w:t>
        </w:r>
        <w:r w:rsidR="008F24DF">
          <w:rPr>
            <w:noProof/>
            <w:webHidden/>
          </w:rPr>
          <w:fldChar w:fldCharType="end"/>
        </w:r>
      </w:hyperlink>
    </w:p>
    <w:p w14:paraId="13AD02F2" w14:textId="740EBEFF" w:rsidR="008F24DF" w:rsidRDefault="001B5688">
      <w:pPr>
        <w:pStyle w:val="TOC2"/>
        <w:tabs>
          <w:tab w:val="left" w:pos="800"/>
          <w:tab w:val="right" w:leader="dot" w:pos="10457"/>
        </w:tabs>
        <w:rPr>
          <w:rFonts w:eastAsiaTheme="minorEastAsia" w:cstheme="minorBidi"/>
          <w:smallCaps w:val="0"/>
          <w:noProof/>
          <w:sz w:val="22"/>
          <w:szCs w:val="22"/>
          <w:lang w:eastAsia="en-GB"/>
        </w:rPr>
      </w:pPr>
      <w:hyperlink w:anchor="_Toc105521370" w:history="1">
        <w:r w:rsidR="008F24DF" w:rsidRPr="00083E20">
          <w:rPr>
            <w:rStyle w:val="Hyperlink"/>
            <w:noProof/>
          </w:rPr>
          <w:t>8.17</w:t>
        </w:r>
        <w:r w:rsidR="008F24DF">
          <w:rPr>
            <w:rFonts w:eastAsiaTheme="minorEastAsia" w:cstheme="minorBidi"/>
            <w:smallCaps w:val="0"/>
            <w:noProof/>
            <w:sz w:val="22"/>
            <w:szCs w:val="22"/>
            <w:lang w:eastAsia="en-GB"/>
          </w:rPr>
          <w:tab/>
        </w:r>
        <w:r w:rsidR="008F24DF" w:rsidRPr="00083E20">
          <w:rPr>
            <w:rStyle w:val="Hyperlink"/>
            <w:noProof/>
          </w:rPr>
          <w:t>Other</w:t>
        </w:r>
        <w:r w:rsidR="008F24DF">
          <w:rPr>
            <w:noProof/>
            <w:webHidden/>
          </w:rPr>
          <w:tab/>
        </w:r>
        <w:r w:rsidR="008F24DF">
          <w:rPr>
            <w:noProof/>
            <w:webHidden/>
          </w:rPr>
          <w:fldChar w:fldCharType="begin"/>
        </w:r>
        <w:r w:rsidR="008F24DF">
          <w:rPr>
            <w:noProof/>
            <w:webHidden/>
          </w:rPr>
          <w:instrText xml:space="preserve"> PAGEREF _Toc105521370 \h </w:instrText>
        </w:r>
        <w:r w:rsidR="008F24DF">
          <w:rPr>
            <w:noProof/>
            <w:webHidden/>
          </w:rPr>
        </w:r>
        <w:r w:rsidR="008F24DF">
          <w:rPr>
            <w:noProof/>
            <w:webHidden/>
          </w:rPr>
          <w:fldChar w:fldCharType="separate"/>
        </w:r>
        <w:r w:rsidR="008F24DF">
          <w:rPr>
            <w:noProof/>
            <w:webHidden/>
          </w:rPr>
          <w:t>86</w:t>
        </w:r>
        <w:r w:rsidR="008F24DF">
          <w:rPr>
            <w:noProof/>
            <w:webHidden/>
          </w:rPr>
          <w:fldChar w:fldCharType="end"/>
        </w:r>
      </w:hyperlink>
    </w:p>
    <w:p w14:paraId="6F56AD0B" w14:textId="03122E28" w:rsidR="008F24DF" w:rsidRDefault="001B5688">
      <w:pPr>
        <w:pStyle w:val="TOC1"/>
        <w:tabs>
          <w:tab w:val="left" w:pos="400"/>
          <w:tab w:val="right" w:leader="dot" w:pos="10457"/>
        </w:tabs>
        <w:rPr>
          <w:rFonts w:eastAsiaTheme="minorEastAsia" w:cstheme="minorBidi"/>
          <w:b w:val="0"/>
          <w:bCs w:val="0"/>
          <w:caps w:val="0"/>
          <w:noProof/>
          <w:sz w:val="22"/>
          <w:szCs w:val="22"/>
          <w:lang w:eastAsia="en-GB"/>
        </w:rPr>
      </w:pPr>
      <w:hyperlink w:anchor="_Toc105521371" w:history="1">
        <w:r w:rsidR="008F24DF" w:rsidRPr="00083E20">
          <w:rPr>
            <w:rStyle w:val="Hyperlink"/>
            <w:noProof/>
          </w:rPr>
          <w:t>9</w:t>
        </w:r>
        <w:r w:rsidR="008F24DF">
          <w:rPr>
            <w:rFonts w:eastAsiaTheme="minorEastAsia" w:cstheme="minorBidi"/>
            <w:b w:val="0"/>
            <w:bCs w:val="0"/>
            <w:caps w:val="0"/>
            <w:noProof/>
            <w:sz w:val="22"/>
            <w:szCs w:val="22"/>
            <w:lang w:eastAsia="en-GB"/>
          </w:rPr>
          <w:tab/>
        </w:r>
        <w:r w:rsidR="008F24DF" w:rsidRPr="00083E20">
          <w:rPr>
            <w:rStyle w:val="Hyperlink"/>
            <w:noProof/>
          </w:rPr>
          <w:t>Release 18</w:t>
        </w:r>
        <w:r w:rsidR="008F24DF">
          <w:rPr>
            <w:noProof/>
            <w:webHidden/>
          </w:rPr>
          <w:tab/>
        </w:r>
        <w:r w:rsidR="008F24DF">
          <w:rPr>
            <w:noProof/>
            <w:webHidden/>
          </w:rPr>
          <w:fldChar w:fldCharType="begin"/>
        </w:r>
        <w:r w:rsidR="008F24DF">
          <w:rPr>
            <w:noProof/>
            <w:webHidden/>
          </w:rPr>
          <w:instrText xml:space="preserve"> PAGEREF _Toc105521371 \h </w:instrText>
        </w:r>
        <w:r w:rsidR="008F24DF">
          <w:rPr>
            <w:noProof/>
            <w:webHidden/>
          </w:rPr>
        </w:r>
        <w:r w:rsidR="008F24DF">
          <w:rPr>
            <w:noProof/>
            <w:webHidden/>
          </w:rPr>
          <w:fldChar w:fldCharType="separate"/>
        </w:r>
        <w:r w:rsidR="008F24DF">
          <w:rPr>
            <w:noProof/>
            <w:webHidden/>
          </w:rPr>
          <w:t>87</w:t>
        </w:r>
        <w:r w:rsidR="008F24DF">
          <w:rPr>
            <w:noProof/>
            <w:webHidden/>
          </w:rPr>
          <w:fldChar w:fldCharType="end"/>
        </w:r>
      </w:hyperlink>
    </w:p>
    <w:p w14:paraId="6B396280" w14:textId="63E4CA2D" w:rsidR="008F24DF" w:rsidRDefault="001B5688">
      <w:pPr>
        <w:pStyle w:val="TOC2"/>
        <w:tabs>
          <w:tab w:val="left" w:pos="800"/>
          <w:tab w:val="right" w:leader="dot" w:pos="10457"/>
        </w:tabs>
        <w:rPr>
          <w:rFonts w:eastAsiaTheme="minorEastAsia" w:cstheme="minorBidi"/>
          <w:smallCaps w:val="0"/>
          <w:noProof/>
          <w:sz w:val="22"/>
          <w:szCs w:val="22"/>
          <w:lang w:eastAsia="en-GB"/>
        </w:rPr>
      </w:pPr>
      <w:hyperlink w:anchor="_Toc105521372" w:history="1">
        <w:r w:rsidR="008F24DF" w:rsidRPr="00083E20">
          <w:rPr>
            <w:rStyle w:val="Hyperlink"/>
            <w:noProof/>
          </w:rPr>
          <w:t>9.1</w:t>
        </w:r>
        <w:r w:rsidR="008F24DF">
          <w:rPr>
            <w:rFonts w:eastAsiaTheme="minorEastAsia" w:cstheme="minorBidi"/>
            <w:smallCaps w:val="0"/>
            <w:noProof/>
            <w:sz w:val="22"/>
            <w:szCs w:val="22"/>
            <w:lang w:eastAsia="en-GB"/>
          </w:rPr>
          <w:tab/>
        </w:r>
        <w:r w:rsidR="008F24DF" w:rsidRPr="00083E20">
          <w:rPr>
            <w:rStyle w:val="Hyperlink"/>
            <w:noProof/>
          </w:rPr>
          <w:t>NR MIMO evolution for downlink and uplink</w:t>
        </w:r>
        <w:r w:rsidR="008F24DF">
          <w:rPr>
            <w:noProof/>
            <w:webHidden/>
          </w:rPr>
          <w:tab/>
        </w:r>
        <w:r w:rsidR="008F24DF">
          <w:rPr>
            <w:noProof/>
            <w:webHidden/>
          </w:rPr>
          <w:fldChar w:fldCharType="begin"/>
        </w:r>
        <w:r w:rsidR="008F24DF">
          <w:rPr>
            <w:noProof/>
            <w:webHidden/>
          </w:rPr>
          <w:instrText xml:space="preserve"> PAGEREF _Toc105521372 \h </w:instrText>
        </w:r>
        <w:r w:rsidR="008F24DF">
          <w:rPr>
            <w:noProof/>
            <w:webHidden/>
          </w:rPr>
        </w:r>
        <w:r w:rsidR="008F24DF">
          <w:rPr>
            <w:noProof/>
            <w:webHidden/>
          </w:rPr>
          <w:fldChar w:fldCharType="separate"/>
        </w:r>
        <w:r w:rsidR="008F24DF">
          <w:rPr>
            <w:noProof/>
            <w:webHidden/>
          </w:rPr>
          <w:t>87</w:t>
        </w:r>
        <w:r w:rsidR="008F24DF">
          <w:rPr>
            <w:noProof/>
            <w:webHidden/>
          </w:rPr>
          <w:fldChar w:fldCharType="end"/>
        </w:r>
      </w:hyperlink>
    </w:p>
    <w:p w14:paraId="1384AABC" w14:textId="3A8E2DA7" w:rsidR="008F24DF" w:rsidRDefault="001B5688">
      <w:pPr>
        <w:pStyle w:val="TOC3"/>
        <w:tabs>
          <w:tab w:val="left" w:pos="1200"/>
          <w:tab w:val="right" w:leader="dot" w:pos="10457"/>
        </w:tabs>
        <w:rPr>
          <w:rFonts w:eastAsiaTheme="minorEastAsia" w:cstheme="minorBidi"/>
          <w:i w:val="0"/>
          <w:iCs w:val="0"/>
          <w:noProof/>
          <w:sz w:val="22"/>
          <w:szCs w:val="22"/>
          <w:lang w:eastAsia="en-GB"/>
        </w:rPr>
      </w:pPr>
      <w:hyperlink w:anchor="_Toc105521373" w:history="1">
        <w:r w:rsidR="008F24DF" w:rsidRPr="00083E20">
          <w:rPr>
            <w:rStyle w:val="Hyperlink"/>
            <w:noProof/>
          </w:rPr>
          <w:t>9.1.1</w:t>
        </w:r>
        <w:r w:rsidR="008F24DF">
          <w:rPr>
            <w:rFonts w:eastAsiaTheme="minorEastAsia" w:cstheme="minorBidi"/>
            <w:i w:val="0"/>
            <w:iCs w:val="0"/>
            <w:noProof/>
            <w:sz w:val="22"/>
            <w:szCs w:val="22"/>
            <w:lang w:eastAsia="en-GB"/>
          </w:rPr>
          <w:tab/>
        </w:r>
        <w:r w:rsidR="008F24DF" w:rsidRPr="00083E20">
          <w:rPr>
            <w:rStyle w:val="Hyperlink"/>
            <w:noProof/>
          </w:rPr>
          <w:t>Multi-TRP enhancement</w:t>
        </w:r>
        <w:r w:rsidR="008F24DF">
          <w:rPr>
            <w:noProof/>
            <w:webHidden/>
          </w:rPr>
          <w:tab/>
        </w:r>
        <w:r w:rsidR="008F24DF">
          <w:rPr>
            <w:noProof/>
            <w:webHidden/>
          </w:rPr>
          <w:fldChar w:fldCharType="begin"/>
        </w:r>
        <w:r w:rsidR="008F24DF">
          <w:rPr>
            <w:noProof/>
            <w:webHidden/>
          </w:rPr>
          <w:instrText xml:space="preserve"> PAGEREF _Toc105521373 \h </w:instrText>
        </w:r>
        <w:r w:rsidR="008F24DF">
          <w:rPr>
            <w:noProof/>
            <w:webHidden/>
          </w:rPr>
        </w:r>
        <w:r w:rsidR="008F24DF">
          <w:rPr>
            <w:noProof/>
            <w:webHidden/>
          </w:rPr>
          <w:fldChar w:fldCharType="separate"/>
        </w:r>
        <w:r w:rsidR="008F24DF">
          <w:rPr>
            <w:noProof/>
            <w:webHidden/>
          </w:rPr>
          <w:t>87</w:t>
        </w:r>
        <w:r w:rsidR="008F24DF">
          <w:rPr>
            <w:noProof/>
            <w:webHidden/>
          </w:rPr>
          <w:fldChar w:fldCharType="end"/>
        </w:r>
      </w:hyperlink>
    </w:p>
    <w:p w14:paraId="6396A6DE" w14:textId="03783640" w:rsidR="008F24DF" w:rsidRDefault="001B5688">
      <w:pPr>
        <w:pStyle w:val="TOC4"/>
        <w:tabs>
          <w:tab w:val="left" w:pos="1400"/>
          <w:tab w:val="right" w:leader="dot" w:pos="10457"/>
        </w:tabs>
        <w:rPr>
          <w:rFonts w:eastAsiaTheme="minorEastAsia" w:cstheme="minorBidi"/>
          <w:noProof/>
          <w:sz w:val="22"/>
          <w:szCs w:val="22"/>
          <w:lang w:eastAsia="en-GB"/>
        </w:rPr>
      </w:pPr>
      <w:hyperlink w:anchor="_Toc105521374" w:history="1">
        <w:r w:rsidR="008F24DF" w:rsidRPr="00083E20">
          <w:rPr>
            <w:rStyle w:val="Hyperlink"/>
            <w:noProof/>
          </w:rPr>
          <w:t>9.1.1.1</w:t>
        </w:r>
        <w:r w:rsidR="008F24DF">
          <w:rPr>
            <w:rFonts w:eastAsiaTheme="minorEastAsia" w:cstheme="minorBidi"/>
            <w:noProof/>
            <w:sz w:val="22"/>
            <w:szCs w:val="22"/>
            <w:lang w:eastAsia="en-GB"/>
          </w:rPr>
          <w:tab/>
        </w:r>
        <w:r w:rsidR="008F24DF" w:rsidRPr="00083E20">
          <w:rPr>
            <w:rStyle w:val="Hyperlink"/>
            <w:noProof/>
          </w:rPr>
          <w:t>Unified TCI framework extension for multi-TRP</w:t>
        </w:r>
        <w:r w:rsidR="008F24DF">
          <w:rPr>
            <w:noProof/>
            <w:webHidden/>
          </w:rPr>
          <w:tab/>
        </w:r>
        <w:r w:rsidR="008F24DF">
          <w:rPr>
            <w:noProof/>
            <w:webHidden/>
          </w:rPr>
          <w:fldChar w:fldCharType="begin"/>
        </w:r>
        <w:r w:rsidR="008F24DF">
          <w:rPr>
            <w:noProof/>
            <w:webHidden/>
          </w:rPr>
          <w:instrText xml:space="preserve"> PAGEREF _Toc105521374 \h </w:instrText>
        </w:r>
        <w:r w:rsidR="008F24DF">
          <w:rPr>
            <w:noProof/>
            <w:webHidden/>
          </w:rPr>
        </w:r>
        <w:r w:rsidR="008F24DF">
          <w:rPr>
            <w:noProof/>
            <w:webHidden/>
          </w:rPr>
          <w:fldChar w:fldCharType="separate"/>
        </w:r>
        <w:r w:rsidR="008F24DF">
          <w:rPr>
            <w:noProof/>
            <w:webHidden/>
          </w:rPr>
          <w:t>87</w:t>
        </w:r>
        <w:r w:rsidR="008F24DF">
          <w:rPr>
            <w:noProof/>
            <w:webHidden/>
          </w:rPr>
          <w:fldChar w:fldCharType="end"/>
        </w:r>
      </w:hyperlink>
    </w:p>
    <w:p w14:paraId="258C71CF" w14:textId="1BFD6E15" w:rsidR="008F24DF" w:rsidRDefault="001B5688">
      <w:pPr>
        <w:pStyle w:val="TOC4"/>
        <w:tabs>
          <w:tab w:val="left" w:pos="1400"/>
          <w:tab w:val="right" w:leader="dot" w:pos="10457"/>
        </w:tabs>
        <w:rPr>
          <w:rFonts w:eastAsiaTheme="minorEastAsia" w:cstheme="minorBidi"/>
          <w:noProof/>
          <w:sz w:val="22"/>
          <w:szCs w:val="22"/>
          <w:lang w:eastAsia="en-GB"/>
        </w:rPr>
      </w:pPr>
      <w:hyperlink w:anchor="_Toc105521375" w:history="1">
        <w:r w:rsidR="008F24DF" w:rsidRPr="00083E20">
          <w:rPr>
            <w:rStyle w:val="Hyperlink"/>
            <w:noProof/>
          </w:rPr>
          <w:t>9.1.1.2</w:t>
        </w:r>
        <w:r w:rsidR="008F24DF">
          <w:rPr>
            <w:rFonts w:eastAsiaTheme="minorEastAsia" w:cstheme="minorBidi"/>
            <w:noProof/>
            <w:sz w:val="22"/>
            <w:szCs w:val="22"/>
            <w:lang w:eastAsia="en-GB"/>
          </w:rPr>
          <w:tab/>
        </w:r>
        <w:r w:rsidR="008F24DF" w:rsidRPr="00083E20">
          <w:rPr>
            <w:rStyle w:val="Hyperlink"/>
            <w:noProof/>
          </w:rPr>
          <w:t>Two TAs for multi-DCI</w:t>
        </w:r>
        <w:r w:rsidR="008F24DF">
          <w:rPr>
            <w:noProof/>
            <w:webHidden/>
          </w:rPr>
          <w:tab/>
        </w:r>
        <w:r w:rsidR="008F24DF">
          <w:rPr>
            <w:noProof/>
            <w:webHidden/>
          </w:rPr>
          <w:fldChar w:fldCharType="begin"/>
        </w:r>
        <w:r w:rsidR="008F24DF">
          <w:rPr>
            <w:noProof/>
            <w:webHidden/>
          </w:rPr>
          <w:instrText xml:space="preserve"> PAGEREF _Toc105521375 \h </w:instrText>
        </w:r>
        <w:r w:rsidR="008F24DF">
          <w:rPr>
            <w:noProof/>
            <w:webHidden/>
          </w:rPr>
        </w:r>
        <w:r w:rsidR="008F24DF">
          <w:rPr>
            <w:noProof/>
            <w:webHidden/>
          </w:rPr>
          <w:fldChar w:fldCharType="separate"/>
        </w:r>
        <w:r w:rsidR="008F24DF">
          <w:rPr>
            <w:noProof/>
            <w:webHidden/>
          </w:rPr>
          <w:t>90</w:t>
        </w:r>
        <w:r w:rsidR="008F24DF">
          <w:rPr>
            <w:noProof/>
            <w:webHidden/>
          </w:rPr>
          <w:fldChar w:fldCharType="end"/>
        </w:r>
      </w:hyperlink>
    </w:p>
    <w:p w14:paraId="17F6DFE7" w14:textId="45705A6F" w:rsidR="008F24DF" w:rsidRDefault="001B5688">
      <w:pPr>
        <w:pStyle w:val="TOC3"/>
        <w:tabs>
          <w:tab w:val="left" w:pos="1200"/>
          <w:tab w:val="right" w:leader="dot" w:pos="10457"/>
        </w:tabs>
        <w:rPr>
          <w:rFonts w:eastAsiaTheme="minorEastAsia" w:cstheme="minorBidi"/>
          <w:i w:val="0"/>
          <w:iCs w:val="0"/>
          <w:noProof/>
          <w:sz w:val="22"/>
          <w:szCs w:val="22"/>
          <w:lang w:eastAsia="en-GB"/>
        </w:rPr>
      </w:pPr>
      <w:hyperlink w:anchor="_Toc105521376" w:history="1">
        <w:r w:rsidR="008F24DF" w:rsidRPr="00083E20">
          <w:rPr>
            <w:rStyle w:val="Hyperlink"/>
            <w:noProof/>
          </w:rPr>
          <w:t>9.1.2</w:t>
        </w:r>
        <w:r w:rsidR="008F24DF">
          <w:rPr>
            <w:rFonts w:eastAsiaTheme="minorEastAsia" w:cstheme="minorBidi"/>
            <w:i w:val="0"/>
            <w:iCs w:val="0"/>
            <w:noProof/>
            <w:sz w:val="22"/>
            <w:szCs w:val="22"/>
            <w:lang w:eastAsia="en-GB"/>
          </w:rPr>
          <w:tab/>
        </w:r>
        <w:r w:rsidR="008F24DF" w:rsidRPr="00083E20">
          <w:rPr>
            <w:rStyle w:val="Hyperlink"/>
            <w:noProof/>
          </w:rPr>
          <w:t>CSI enhancement</w:t>
        </w:r>
        <w:r w:rsidR="008F24DF">
          <w:rPr>
            <w:noProof/>
            <w:webHidden/>
          </w:rPr>
          <w:tab/>
        </w:r>
        <w:r w:rsidR="008F24DF">
          <w:rPr>
            <w:noProof/>
            <w:webHidden/>
          </w:rPr>
          <w:fldChar w:fldCharType="begin"/>
        </w:r>
        <w:r w:rsidR="008F24DF">
          <w:rPr>
            <w:noProof/>
            <w:webHidden/>
          </w:rPr>
          <w:instrText xml:space="preserve"> PAGEREF _Toc105521376 \h </w:instrText>
        </w:r>
        <w:r w:rsidR="008F24DF">
          <w:rPr>
            <w:noProof/>
            <w:webHidden/>
          </w:rPr>
        </w:r>
        <w:r w:rsidR="008F24DF">
          <w:rPr>
            <w:noProof/>
            <w:webHidden/>
          </w:rPr>
          <w:fldChar w:fldCharType="separate"/>
        </w:r>
        <w:r w:rsidR="008F24DF">
          <w:rPr>
            <w:noProof/>
            <w:webHidden/>
          </w:rPr>
          <w:t>91</w:t>
        </w:r>
        <w:r w:rsidR="008F24DF">
          <w:rPr>
            <w:noProof/>
            <w:webHidden/>
          </w:rPr>
          <w:fldChar w:fldCharType="end"/>
        </w:r>
      </w:hyperlink>
    </w:p>
    <w:p w14:paraId="74F86241" w14:textId="2867CE76" w:rsidR="008F24DF" w:rsidRDefault="001B5688">
      <w:pPr>
        <w:pStyle w:val="TOC3"/>
        <w:tabs>
          <w:tab w:val="left" w:pos="1200"/>
          <w:tab w:val="right" w:leader="dot" w:pos="10457"/>
        </w:tabs>
        <w:rPr>
          <w:rFonts w:eastAsiaTheme="minorEastAsia" w:cstheme="minorBidi"/>
          <w:i w:val="0"/>
          <w:iCs w:val="0"/>
          <w:noProof/>
          <w:sz w:val="22"/>
          <w:szCs w:val="22"/>
          <w:lang w:eastAsia="en-GB"/>
        </w:rPr>
      </w:pPr>
      <w:hyperlink w:anchor="_Toc105521377" w:history="1">
        <w:r w:rsidR="008F24DF" w:rsidRPr="00083E20">
          <w:rPr>
            <w:rStyle w:val="Hyperlink"/>
            <w:noProof/>
          </w:rPr>
          <w:t>9.1.3</w:t>
        </w:r>
        <w:r w:rsidR="008F24DF">
          <w:rPr>
            <w:rFonts w:eastAsiaTheme="minorEastAsia" w:cstheme="minorBidi"/>
            <w:i w:val="0"/>
            <w:iCs w:val="0"/>
            <w:noProof/>
            <w:sz w:val="22"/>
            <w:szCs w:val="22"/>
            <w:lang w:eastAsia="en-GB"/>
          </w:rPr>
          <w:tab/>
        </w:r>
        <w:r w:rsidR="008F24DF" w:rsidRPr="00083E20">
          <w:rPr>
            <w:rStyle w:val="Hyperlink"/>
            <w:noProof/>
          </w:rPr>
          <w:t>Reference signal enhancement</w:t>
        </w:r>
        <w:r w:rsidR="008F24DF">
          <w:rPr>
            <w:noProof/>
            <w:webHidden/>
          </w:rPr>
          <w:tab/>
        </w:r>
        <w:r w:rsidR="008F24DF">
          <w:rPr>
            <w:noProof/>
            <w:webHidden/>
          </w:rPr>
          <w:fldChar w:fldCharType="begin"/>
        </w:r>
        <w:r w:rsidR="008F24DF">
          <w:rPr>
            <w:noProof/>
            <w:webHidden/>
          </w:rPr>
          <w:instrText xml:space="preserve"> PAGEREF _Toc105521377 \h </w:instrText>
        </w:r>
        <w:r w:rsidR="008F24DF">
          <w:rPr>
            <w:noProof/>
            <w:webHidden/>
          </w:rPr>
        </w:r>
        <w:r w:rsidR="008F24DF">
          <w:rPr>
            <w:noProof/>
            <w:webHidden/>
          </w:rPr>
          <w:fldChar w:fldCharType="separate"/>
        </w:r>
        <w:r w:rsidR="008F24DF">
          <w:rPr>
            <w:noProof/>
            <w:webHidden/>
          </w:rPr>
          <w:t>99</w:t>
        </w:r>
        <w:r w:rsidR="008F24DF">
          <w:rPr>
            <w:noProof/>
            <w:webHidden/>
          </w:rPr>
          <w:fldChar w:fldCharType="end"/>
        </w:r>
      </w:hyperlink>
    </w:p>
    <w:p w14:paraId="77DE406F" w14:textId="54B73D63" w:rsidR="008F24DF" w:rsidRDefault="001B5688">
      <w:pPr>
        <w:pStyle w:val="TOC4"/>
        <w:tabs>
          <w:tab w:val="left" w:pos="1400"/>
          <w:tab w:val="right" w:leader="dot" w:pos="10457"/>
        </w:tabs>
        <w:rPr>
          <w:rFonts w:eastAsiaTheme="minorEastAsia" w:cstheme="minorBidi"/>
          <w:noProof/>
          <w:sz w:val="22"/>
          <w:szCs w:val="22"/>
          <w:lang w:eastAsia="en-GB"/>
        </w:rPr>
      </w:pPr>
      <w:hyperlink w:anchor="_Toc105521378" w:history="1">
        <w:r w:rsidR="008F24DF" w:rsidRPr="00083E20">
          <w:rPr>
            <w:rStyle w:val="Hyperlink"/>
            <w:noProof/>
          </w:rPr>
          <w:t>9.1.3.1</w:t>
        </w:r>
        <w:r w:rsidR="008F24DF">
          <w:rPr>
            <w:rFonts w:eastAsiaTheme="minorEastAsia" w:cstheme="minorBidi"/>
            <w:noProof/>
            <w:sz w:val="22"/>
            <w:szCs w:val="22"/>
            <w:lang w:eastAsia="en-GB"/>
          </w:rPr>
          <w:tab/>
        </w:r>
        <w:r w:rsidR="008F24DF" w:rsidRPr="00083E20">
          <w:rPr>
            <w:rStyle w:val="Hyperlink"/>
            <w:noProof/>
          </w:rPr>
          <w:t>Increased number of orthogonal DMRS ports</w:t>
        </w:r>
        <w:r w:rsidR="008F24DF">
          <w:rPr>
            <w:noProof/>
            <w:webHidden/>
          </w:rPr>
          <w:tab/>
        </w:r>
        <w:r w:rsidR="008F24DF">
          <w:rPr>
            <w:noProof/>
            <w:webHidden/>
          </w:rPr>
          <w:fldChar w:fldCharType="begin"/>
        </w:r>
        <w:r w:rsidR="008F24DF">
          <w:rPr>
            <w:noProof/>
            <w:webHidden/>
          </w:rPr>
          <w:instrText xml:space="preserve"> PAGEREF _Toc105521378 \h </w:instrText>
        </w:r>
        <w:r w:rsidR="008F24DF">
          <w:rPr>
            <w:noProof/>
            <w:webHidden/>
          </w:rPr>
        </w:r>
        <w:r w:rsidR="008F24DF">
          <w:rPr>
            <w:noProof/>
            <w:webHidden/>
          </w:rPr>
          <w:fldChar w:fldCharType="separate"/>
        </w:r>
        <w:r w:rsidR="008F24DF">
          <w:rPr>
            <w:noProof/>
            <w:webHidden/>
          </w:rPr>
          <w:t>99</w:t>
        </w:r>
        <w:r w:rsidR="008F24DF">
          <w:rPr>
            <w:noProof/>
            <w:webHidden/>
          </w:rPr>
          <w:fldChar w:fldCharType="end"/>
        </w:r>
      </w:hyperlink>
    </w:p>
    <w:p w14:paraId="245AE706" w14:textId="5A1772EC" w:rsidR="008F24DF" w:rsidRDefault="001B5688">
      <w:pPr>
        <w:pStyle w:val="TOC4"/>
        <w:tabs>
          <w:tab w:val="left" w:pos="1400"/>
          <w:tab w:val="right" w:leader="dot" w:pos="10457"/>
        </w:tabs>
        <w:rPr>
          <w:rFonts w:eastAsiaTheme="minorEastAsia" w:cstheme="minorBidi"/>
          <w:noProof/>
          <w:sz w:val="22"/>
          <w:szCs w:val="22"/>
          <w:lang w:eastAsia="en-GB"/>
        </w:rPr>
      </w:pPr>
      <w:hyperlink w:anchor="_Toc105521379" w:history="1">
        <w:r w:rsidR="008F24DF" w:rsidRPr="00083E20">
          <w:rPr>
            <w:rStyle w:val="Hyperlink"/>
            <w:noProof/>
          </w:rPr>
          <w:t>9.1.3.2</w:t>
        </w:r>
        <w:r w:rsidR="008F24DF">
          <w:rPr>
            <w:rFonts w:eastAsiaTheme="minorEastAsia" w:cstheme="minorBidi"/>
            <w:noProof/>
            <w:sz w:val="22"/>
            <w:szCs w:val="22"/>
            <w:lang w:eastAsia="en-GB"/>
          </w:rPr>
          <w:tab/>
        </w:r>
        <w:r w:rsidR="008F24DF" w:rsidRPr="00083E20">
          <w:rPr>
            <w:rStyle w:val="Hyperlink"/>
            <w:noProof/>
          </w:rPr>
          <w:t>SRS enhancement targeting TDD CJT and 8 TX operation</w:t>
        </w:r>
        <w:r w:rsidR="008F24DF">
          <w:rPr>
            <w:noProof/>
            <w:webHidden/>
          </w:rPr>
          <w:tab/>
        </w:r>
        <w:r w:rsidR="008F24DF">
          <w:rPr>
            <w:noProof/>
            <w:webHidden/>
          </w:rPr>
          <w:fldChar w:fldCharType="begin"/>
        </w:r>
        <w:r w:rsidR="008F24DF">
          <w:rPr>
            <w:noProof/>
            <w:webHidden/>
          </w:rPr>
          <w:instrText xml:space="preserve"> PAGEREF _Toc105521379 \h </w:instrText>
        </w:r>
        <w:r w:rsidR="008F24DF">
          <w:rPr>
            <w:noProof/>
            <w:webHidden/>
          </w:rPr>
        </w:r>
        <w:r w:rsidR="008F24DF">
          <w:rPr>
            <w:noProof/>
            <w:webHidden/>
          </w:rPr>
          <w:fldChar w:fldCharType="separate"/>
        </w:r>
        <w:r w:rsidR="008F24DF">
          <w:rPr>
            <w:noProof/>
            <w:webHidden/>
          </w:rPr>
          <w:t>103</w:t>
        </w:r>
        <w:r w:rsidR="008F24DF">
          <w:rPr>
            <w:noProof/>
            <w:webHidden/>
          </w:rPr>
          <w:fldChar w:fldCharType="end"/>
        </w:r>
      </w:hyperlink>
    </w:p>
    <w:p w14:paraId="4E5D9F08" w14:textId="6B7F4108" w:rsidR="008F24DF" w:rsidRDefault="001B5688">
      <w:pPr>
        <w:pStyle w:val="TOC3"/>
        <w:tabs>
          <w:tab w:val="left" w:pos="1200"/>
          <w:tab w:val="right" w:leader="dot" w:pos="10457"/>
        </w:tabs>
        <w:rPr>
          <w:rFonts w:eastAsiaTheme="minorEastAsia" w:cstheme="minorBidi"/>
          <w:i w:val="0"/>
          <w:iCs w:val="0"/>
          <w:noProof/>
          <w:sz w:val="22"/>
          <w:szCs w:val="22"/>
          <w:lang w:eastAsia="en-GB"/>
        </w:rPr>
      </w:pPr>
      <w:hyperlink w:anchor="_Toc105521380" w:history="1">
        <w:r w:rsidR="008F24DF" w:rsidRPr="00083E20">
          <w:rPr>
            <w:rStyle w:val="Hyperlink"/>
            <w:noProof/>
          </w:rPr>
          <w:t>9.1.4</w:t>
        </w:r>
        <w:r w:rsidR="008F24DF">
          <w:rPr>
            <w:rFonts w:eastAsiaTheme="minorEastAsia" w:cstheme="minorBidi"/>
            <w:i w:val="0"/>
            <w:iCs w:val="0"/>
            <w:noProof/>
            <w:sz w:val="22"/>
            <w:szCs w:val="22"/>
            <w:lang w:eastAsia="en-GB"/>
          </w:rPr>
          <w:tab/>
        </w:r>
        <w:r w:rsidR="008F24DF" w:rsidRPr="00083E20">
          <w:rPr>
            <w:rStyle w:val="Hyperlink"/>
            <w:noProof/>
          </w:rPr>
          <w:t>Enhanced uplink transmission</w:t>
        </w:r>
        <w:r w:rsidR="008F24DF">
          <w:rPr>
            <w:noProof/>
            <w:webHidden/>
          </w:rPr>
          <w:tab/>
        </w:r>
        <w:r w:rsidR="008F24DF">
          <w:rPr>
            <w:noProof/>
            <w:webHidden/>
          </w:rPr>
          <w:fldChar w:fldCharType="begin"/>
        </w:r>
        <w:r w:rsidR="008F24DF">
          <w:rPr>
            <w:noProof/>
            <w:webHidden/>
          </w:rPr>
          <w:instrText xml:space="preserve"> PAGEREF _Toc105521380 \h </w:instrText>
        </w:r>
        <w:r w:rsidR="008F24DF">
          <w:rPr>
            <w:noProof/>
            <w:webHidden/>
          </w:rPr>
        </w:r>
        <w:r w:rsidR="008F24DF">
          <w:rPr>
            <w:noProof/>
            <w:webHidden/>
          </w:rPr>
          <w:fldChar w:fldCharType="separate"/>
        </w:r>
        <w:r w:rsidR="008F24DF">
          <w:rPr>
            <w:noProof/>
            <w:webHidden/>
          </w:rPr>
          <w:t>105</w:t>
        </w:r>
        <w:r w:rsidR="008F24DF">
          <w:rPr>
            <w:noProof/>
            <w:webHidden/>
          </w:rPr>
          <w:fldChar w:fldCharType="end"/>
        </w:r>
      </w:hyperlink>
    </w:p>
    <w:p w14:paraId="78AAC52D" w14:textId="45433635" w:rsidR="008F24DF" w:rsidRDefault="001B5688">
      <w:pPr>
        <w:pStyle w:val="TOC4"/>
        <w:tabs>
          <w:tab w:val="left" w:pos="1400"/>
          <w:tab w:val="right" w:leader="dot" w:pos="10457"/>
        </w:tabs>
        <w:rPr>
          <w:rFonts w:eastAsiaTheme="minorEastAsia" w:cstheme="minorBidi"/>
          <w:noProof/>
          <w:sz w:val="22"/>
          <w:szCs w:val="22"/>
          <w:lang w:eastAsia="en-GB"/>
        </w:rPr>
      </w:pPr>
      <w:hyperlink w:anchor="_Toc105521381" w:history="1">
        <w:r w:rsidR="008F24DF" w:rsidRPr="00083E20">
          <w:rPr>
            <w:rStyle w:val="Hyperlink"/>
            <w:noProof/>
          </w:rPr>
          <w:t>9.1.4.1</w:t>
        </w:r>
        <w:r w:rsidR="008F24DF">
          <w:rPr>
            <w:rFonts w:eastAsiaTheme="minorEastAsia" w:cstheme="minorBidi"/>
            <w:noProof/>
            <w:sz w:val="22"/>
            <w:szCs w:val="22"/>
            <w:lang w:eastAsia="en-GB"/>
          </w:rPr>
          <w:tab/>
        </w:r>
        <w:r w:rsidR="008F24DF" w:rsidRPr="00083E20">
          <w:rPr>
            <w:rStyle w:val="Hyperlink"/>
            <w:noProof/>
          </w:rPr>
          <w:t>UL precoding indication for multi-panel transmission</w:t>
        </w:r>
        <w:r w:rsidR="008F24DF">
          <w:rPr>
            <w:noProof/>
            <w:webHidden/>
          </w:rPr>
          <w:tab/>
        </w:r>
        <w:r w:rsidR="008F24DF">
          <w:rPr>
            <w:noProof/>
            <w:webHidden/>
          </w:rPr>
          <w:fldChar w:fldCharType="begin"/>
        </w:r>
        <w:r w:rsidR="008F24DF">
          <w:rPr>
            <w:noProof/>
            <w:webHidden/>
          </w:rPr>
          <w:instrText xml:space="preserve"> PAGEREF _Toc105521381 \h </w:instrText>
        </w:r>
        <w:r w:rsidR="008F24DF">
          <w:rPr>
            <w:noProof/>
            <w:webHidden/>
          </w:rPr>
        </w:r>
        <w:r w:rsidR="008F24DF">
          <w:rPr>
            <w:noProof/>
            <w:webHidden/>
          </w:rPr>
          <w:fldChar w:fldCharType="separate"/>
        </w:r>
        <w:r w:rsidR="008F24DF">
          <w:rPr>
            <w:noProof/>
            <w:webHidden/>
          </w:rPr>
          <w:t>105</w:t>
        </w:r>
        <w:r w:rsidR="008F24DF">
          <w:rPr>
            <w:noProof/>
            <w:webHidden/>
          </w:rPr>
          <w:fldChar w:fldCharType="end"/>
        </w:r>
      </w:hyperlink>
    </w:p>
    <w:p w14:paraId="4A5B564B" w14:textId="45ACAE1D" w:rsidR="008F24DF" w:rsidRDefault="001B5688">
      <w:pPr>
        <w:pStyle w:val="TOC4"/>
        <w:tabs>
          <w:tab w:val="left" w:pos="1400"/>
          <w:tab w:val="right" w:leader="dot" w:pos="10457"/>
        </w:tabs>
        <w:rPr>
          <w:rFonts w:eastAsiaTheme="minorEastAsia" w:cstheme="minorBidi"/>
          <w:noProof/>
          <w:sz w:val="22"/>
          <w:szCs w:val="22"/>
          <w:lang w:eastAsia="en-GB"/>
        </w:rPr>
      </w:pPr>
      <w:hyperlink w:anchor="_Toc105521382" w:history="1">
        <w:r w:rsidR="008F24DF" w:rsidRPr="00083E20">
          <w:rPr>
            <w:rStyle w:val="Hyperlink"/>
            <w:noProof/>
          </w:rPr>
          <w:t>9.1.4.2</w:t>
        </w:r>
        <w:r w:rsidR="008F24DF">
          <w:rPr>
            <w:rFonts w:eastAsiaTheme="minorEastAsia" w:cstheme="minorBidi"/>
            <w:noProof/>
            <w:sz w:val="22"/>
            <w:szCs w:val="22"/>
            <w:lang w:eastAsia="en-GB"/>
          </w:rPr>
          <w:tab/>
        </w:r>
        <w:r w:rsidR="008F24DF" w:rsidRPr="00083E20">
          <w:rPr>
            <w:rStyle w:val="Hyperlink"/>
            <w:noProof/>
          </w:rPr>
          <w:t>SRI/TPMI enhancement for enabling 8 TX UL transmission</w:t>
        </w:r>
        <w:r w:rsidR="008F24DF">
          <w:rPr>
            <w:noProof/>
            <w:webHidden/>
          </w:rPr>
          <w:tab/>
        </w:r>
        <w:r w:rsidR="008F24DF">
          <w:rPr>
            <w:noProof/>
            <w:webHidden/>
          </w:rPr>
          <w:fldChar w:fldCharType="begin"/>
        </w:r>
        <w:r w:rsidR="008F24DF">
          <w:rPr>
            <w:noProof/>
            <w:webHidden/>
          </w:rPr>
          <w:instrText xml:space="preserve"> PAGEREF _Toc105521382 \h </w:instrText>
        </w:r>
        <w:r w:rsidR="008F24DF">
          <w:rPr>
            <w:noProof/>
            <w:webHidden/>
          </w:rPr>
        </w:r>
        <w:r w:rsidR="008F24DF">
          <w:rPr>
            <w:noProof/>
            <w:webHidden/>
          </w:rPr>
          <w:fldChar w:fldCharType="separate"/>
        </w:r>
        <w:r w:rsidR="008F24DF">
          <w:rPr>
            <w:noProof/>
            <w:webHidden/>
          </w:rPr>
          <w:t>109</w:t>
        </w:r>
        <w:r w:rsidR="008F24DF">
          <w:rPr>
            <w:noProof/>
            <w:webHidden/>
          </w:rPr>
          <w:fldChar w:fldCharType="end"/>
        </w:r>
      </w:hyperlink>
    </w:p>
    <w:p w14:paraId="2D0A5A55" w14:textId="17D32CCF" w:rsidR="008F24DF" w:rsidRDefault="001B5688">
      <w:pPr>
        <w:pStyle w:val="TOC3"/>
        <w:tabs>
          <w:tab w:val="left" w:pos="1200"/>
          <w:tab w:val="right" w:leader="dot" w:pos="10457"/>
        </w:tabs>
        <w:rPr>
          <w:rFonts w:eastAsiaTheme="minorEastAsia" w:cstheme="minorBidi"/>
          <w:i w:val="0"/>
          <w:iCs w:val="0"/>
          <w:noProof/>
          <w:sz w:val="22"/>
          <w:szCs w:val="22"/>
          <w:lang w:eastAsia="en-GB"/>
        </w:rPr>
      </w:pPr>
      <w:hyperlink w:anchor="_Toc105521383" w:history="1">
        <w:r w:rsidR="008F24DF" w:rsidRPr="00083E20">
          <w:rPr>
            <w:rStyle w:val="Hyperlink"/>
            <w:noProof/>
          </w:rPr>
          <w:t>9.1.5</w:t>
        </w:r>
        <w:r w:rsidR="008F24DF">
          <w:rPr>
            <w:rFonts w:eastAsiaTheme="minorEastAsia" w:cstheme="minorBidi"/>
            <w:i w:val="0"/>
            <w:iCs w:val="0"/>
            <w:noProof/>
            <w:sz w:val="22"/>
            <w:szCs w:val="22"/>
            <w:lang w:eastAsia="en-GB"/>
          </w:rPr>
          <w:tab/>
        </w:r>
        <w:r w:rsidR="008F24DF" w:rsidRPr="00083E20">
          <w:rPr>
            <w:rStyle w:val="Hyperlink"/>
            <w:noProof/>
          </w:rPr>
          <w:t>Other</w:t>
        </w:r>
        <w:r w:rsidR="008F24DF">
          <w:rPr>
            <w:noProof/>
            <w:webHidden/>
          </w:rPr>
          <w:tab/>
        </w:r>
        <w:r w:rsidR="008F24DF">
          <w:rPr>
            <w:noProof/>
            <w:webHidden/>
          </w:rPr>
          <w:fldChar w:fldCharType="begin"/>
        </w:r>
        <w:r w:rsidR="008F24DF">
          <w:rPr>
            <w:noProof/>
            <w:webHidden/>
          </w:rPr>
          <w:instrText xml:space="preserve"> PAGEREF _Toc105521383 \h </w:instrText>
        </w:r>
        <w:r w:rsidR="008F24DF">
          <w:rPr>
            <w:noProof/>
            <w:webHidden/>
          </w:rPr>
        </w:r>
        <w:r w:rsidR="008F24DF">
          <w:rPr>
            <w:noProof/>
            <w:webHidden/>
          </w:rPr>
          <w:fldChar w:fldCharType="separate"/>
        </w:r>
        <w:r w:rsidR="008F24DF">
          <w:rPr>
            <w:noProof/>
            <w:webHidden/>
          </w:rPr>
          <w:t>112</w:t>
        </w:r>
        <w:r w:rsidR="008F24DF">
          <w:rPr>
            <w:noProof/>
            <w:webHidden/>
          </w:rPr>
          <w:fldChar w:fldCharType="end"/>
        </w:r>
      </w:hyperlink>
    </w:p>
    <w:p w14:paraId="0138359E" w14:textId="14D29F8A" w:rsidR="008F24DF" w:rsidRDefault="001B5688">
      <w:pPr>
        <w:pStyle w:val="TOC2"/>
        <w:tabs>
          <w:tab w:val="left" w:pos="800"/>
          <w:tab w:val="right" w:leader="dot" w:pos="10457"/>
        </w:tabs>
        <w:rPr>
          <w:rFonts w:eastAsiaTheme="minorEastAsia" w:cstheme="minorBidi"/>
          <w:smallCaps w:val="0"/>
          <w:noProof/>
          <w:sz w:val="22"/>
          <w:szCs w:val="22"/>
          <w:lang w:eastAsia="en-GB"/>
        </w:rPr>
      </w:pPr>
      <w:hyperlink w:anchor="_Toc105521384" w:history="1">
        <w:r w:rsidR="008F24DF" w:rsidRPr="00083E20">
          <w:rPr>
            <w:rStyle w:val="Hyperlink"/>
            <w:noProof/>
          </w:rPr>
          <w:t>9.2</w:t>
        </w:r>
        <w:r w:rsidR="008F24DF">
          <w:rPr>
            <w:rFonts w:eastAsiaTheme="minorEastAsia" w:cstheme="minorBidi"/>
            <w:smallCaps w:val="0"/>
            <w:noProof/>
            <w:sz w:val="22"/>
            <w:szCs w:val="22"/>
            <w:lang w:eastAsia="en-GB"/>
          </w:rPr>
          <w:tab/>
        </w:r>
        <w:r w:rsidR="008F24DF" w:rsidRPr="00083E20">
          <w:rPr>
            <w:rStyle w:val="Hyperlink"/>
            <w:noProof/>
          </w:rPr>
          <w:t>Study on Artificial Intelligence (AI)/Machine Learning (ML) for NR air interface</w:t>
        </w:r>
        <w:r w:rsidR="008F24DF">
          <w:rPr>
            <w:noProof/>
            <w:webHidden/>
          </w:rPr>
          <w:tab/>
        </w:r>
        <w:r w:rsidR="008F24DF">
          <w:rPr>
            <w:noProof/>
            <w:webHidden/>
          </w:rPr>
          <w:fldChar w:fldCharType="begin"/>
        </w:r>
        <w:r w:rsidR="008F24DF">
          <w:rPr>
            <w:noProof/>
            <w:webHidden/>
          </w:rPr>
          <w:instrText xml:space="preserve"> PAGEREF _Toc105521384 \h </w:instrText>
        </w:r>
        <w:r w:rsidR="008F24DF">
          <w:rPr>
            <w:noProof/>
            <w:webHidden/>
          </w:rPr>
        </w:r>
        <w:r w:rsidR="008F24DF">
          <w:rPr>
            <w:noProof/>
            <w:webHidden/>
          </w:rPr>
          <w:fldChar w:fldCharType="separate"/>
        </w:r>
        <w:r w:rsidR="008F24DF">
          <w:rPr>
            <w:noProof/>
            <w:webHidden/>
          </w:rPr>
          <w:t>113</w:t>
        </w:r>
        <w:r w:rsidR="008F24DF">
          <w:rPr>
            <w:noProof/>
            <w:webHidden/>
          </w:rPr>
          <w:fldChar w:fldCharType="end"/>
        </w:r>
      </w:hyperlink>
    </w:p>
    <w:p w14:paraId="646D8D7E" w14:textId="05285B78" w:rsidR="008F24DF" w:rsidRDefault="001B5688">
      <w:pPr>
        <w:pStyle w:val="TOC3"/>
        <w:tabs>
          <w:tab w:val="left" w:pos="1200"/>
          <w:tab w:val="right" w:leader="dot" w:pos="10457"/>
        </w:tabs>
        <w:rPr>
          <w:rFonts w:eastAsiaTheme="minorEastAsia" w:cstheme="minorBidi"/>
          <w:i w:val="0"/>
          <w:iCs w:val="0"/>
          <w:noProof/>
          <w:sz w:val="22"/>
          <w:szCs w:val="22"/>
          <w:lang w:eastAsia="en-GB"/>
        </w:rPr>
      </w:pPr>
      <w:hyperlink w:anchor="_Toc105521385" w:history="1">
        <w:r w:rsidR="008F24DF" w:rsidRPr="00083E20">
          <w:rPr>
            <w:rStyle w:val="Hyperlink"/>
            <w:noProof/>
          </w:rPr>
          <w:t>9.2.1</w:t>
        </w:r>
        <w:r w:rsidR="008F24DF">
          <w:rPr>
            <w:rFonts w:eastAsiaTheme="minorEastAsia" w:cstheme="minorBidi"/>
            <w:i w:val="0"/>
            <w:iCs w:val="0"/>
            <w:noProof/>
            <w:sz w:val="22"/>
            <w:szCs w:val="22"/>
            <w:lang w:eastAsia="en-GB"/>
          </w:rPr>
          <w:tab/>
        </w:r>
        <w:r w:rsidR="008F24DF" w:rsidRPr="00083E20">
          <w:rPr>
            <w:rStyle w:val="Hyperlink"/>
            <w:noProof/>
          </w:rPr>
          <w:t>General aspects of AI/ML framework</w:t>
        </w:r>
        <w:r w:rsidR="008F24DF">
          <w:rPr>
            <w:noProof/>
            <w:webHidden/>
          </w:rPr>
          <w:tab/>
        </w:r>
        <w:r w:rsidR="008F24DF">
          <w:rPr>
            <w:noProof/>
            <w:webHidden/>
          </w:rPr>
          <w:fldChar w:fldCharType="begin"/>
        </w:r>
        <w:r w:rsidR="008F24DF">
          <w:rPr>
            <w:noProof/>
            <w:webHidden/>
          </w:rPr>
          <w:instrText xml:space="preserve"> PAGEREF _Toc105521385 \h </w:instrText>
        </w:r>
        <w:r w:rsidR="008F24DF">
          <w:rPr>
            <w:noProof/>
            <w:webHidden/>
          </w:rPr>
        </w:r>
        <w:r w:rsidR="008F24DF">
          <w:rPr>
            <w:noProof/>
            <w:webHidden/>
          </w:rPr>
          <w:fldChar w:fldCharType="separate"/>
        </w:r>
        <w:r w:rsidR="008F24DF">
          <w:rPr>
            <w:noProof/>
            <w:webHidden/>
          </w:rPr>
          <w:t>113</w:t>
        </w:r>
        <w:r w:rsidR="008F24DF">
          <w:rPr>
            <w:noProof/>
            <w:webHidden/>
          </w:rPr>
          <w:fldChar w:fldCharType="end"/>
        </w:r>
      </w:hyperlink>
    </w:p>
    <w:p w14:paraId="59DA0339" w14:textId="1635E246" w:rsidR="008F24DF" w:rsidRDefault="001B5688">
      <w:pPr>
        <w:pStyle w:val="TOC3"/>
        <w:tabs>
          <w:tab w:val="left" w:pos="1200"/>
          <w:tab w:val="right" w:leader="dot" w:pos="10457"/>
        </w:tabs>
        <w:rPr>
          <w:rFonts w:eastAsiaTheme="minorEastAsia" w:cstheme="minorBidi"/>
          <w:i w:val="0"/>
          <w:iCs w:val="0"/>
          <w:noProof/>
          <w:sz w:val="22"/>
          <w:szCs w:val="22"/>
          <w:lang w:eastAsia="en-GB"/>
        </w:rPr>
      </w:pPr>
      <w:hyperlink w:anchor="_Toc105521386" w:history="1">
        <w:r w:rsidR="008F24DF" w:rsidRPr="00083E20">
          <w:rPr>
            <w:rStyle w:val="Hyperlink"/>
            <w:noProof/>
          </w:rPr>
          <w:t>9.2.2</w:t>
        </w:r>
        <w:r w:rsidR="008F24DF">
          <w:rPr>
            <w:rFonts w:eastAsiaTheme="minorEastAsia" w:cstheme="minorBidi"/>
            <w:i w:val="0"/>
            <w:iCs w:val="0"/>
            <w:noProof/>
            <w:sz w:val="22"/>
            <w:szCs w:val="22"/>
            <w:lang w:eastAsia="en-GB"/>
          </w:rPr>
          <w:tab/>
        </w:r>
        <w:r w:rsidR="008F24DF" w:rsidRPr="00083E20">
          <w:rPr>
            <w:rStyle w:val="Hyperlink"/>
            <w:noProof/>
          </w:rPr>
          <w:t>AI/ML for CSI feedback enhancement</w:t>
        </w:r>
        <w:r w:rsidR="008F24DF">
          <w:rPr>
            <w:noProof/>
            <w:webHidden/>
          </w:rPr>
          <w:tab/>
        </w:r>
        <w:r w:rsidR="008F24DF">
          <w:rPr>
            <w:noProof/>
            <w:webHidden/>
          </w:rPr>
          <w:fldChar w:fldCharType="begin"/>
        </w:r>
        <w:r w:rsidR="008F24DF">
          <w:rPr>
            <w:noProof/>
            <w:webHidden/>
          </w:rPr>
          <w:instrText xml:space="preserve"> PAGEREF _Toc105521386 \h </w:instrText>
        </w:r>
        <w:r w:rsidR="008F24DF">
          <w:rPr>
            <w:noProof/>
            <w:webHidden/>
          </w:rPr>
        </w:r>
        <w:r w:rsidR="008F24DF">
          <w:rPr>
            <w:noProof/>
            <w:webHidden/>
          </w:rPr>
          <w:fldChar w:fldCharType="separate"/>
        </w:r>
        <w:r w:rsidR="008F24DF">
          <w:rPr>
            <w:noProof/>
            <w:webHidden/>
          </w:rPr>
          <w:t>117</w:t>
        </w:r>
        <w:r w:rsidR="008F24DF">
          <w:rPr>
            <w:noProof/>
            <w:webHidden/>
          </w:rPr>
          <w:fldChar w:fldCharType="end"/>
        </w:r>
      </w:hyperlink>
    </w:p>
    <w:p w14:paraId="1BBA8EF4" w14:textId="1C7C58F1" w:rsidR="008F24DF" w:rsidRDefault="001B5688">
      <w:pPr>
        <w:pStyle w:val="TOC4"/>
        <w:tabs>
          <w:tab w:val="left" w:pos="1400"/>
          <w:tab w:val="right" w:leader="dot" w:pos="10457"/>
        </w:tabs>
        <w:rPr>
          <w:rFonts w:eastAsiaTheme="minorEastAsia" w:cstheme="minorBidi"/>
          <w:noProof/>
          <w:sz w:val="22"/>
          <w:szCs w:val="22"/>
          <w:lang w:eastAsia="en-GB"/>
        </w:rPr>
      </w:pPr>
      <w:hyperlink w:anchor="_Toc105521387" w:history="1">
        <w:r w:rsidR="008F24DF" w:rsidRPr="00083E20">
          <w:rPr>
            <w:rStyle w:val="Hyperlink"/>
            <w:noProof/>
          </w:rPr>
          <w:t>9.2.2.1</w:t>
        </w:r>
        <w:r w:rsidR="008F24DF">
          <w:rPr>
            <w:rFonts w:eastAsiaTheme="minorEastAsia" w:cstheme="minorBidi"/>
            <w:noProof/>
            <w:sz w:val="22"/>
            <w:szCs w:val="22"/>
            <w:lang w:eastAsia="en-GB"/>
          </w:rPr>
          <w:tab/>
        </w:r>
        <w:r w:rsidR="008F24DF" w:rsidRPr="00083E20">
          <w:rPr>
            <w:rStyle w:val="Hyperlink"/>
            <w:noProof/>
          </w:rPr>
          <w:t>Evaluation on AI/ML for CSI feedback enhancement</w:t>
        </w:r>
        <w:r w:rsidR="008F24DF">
          <w:rPr>
            <w:noProof/>
            <w:webHidden/>
          </w:rPr>
          <w:tab/>
        </w:r>
        <w:r w:rsidR="008F24DF">
          <w:rPr>
            <w:noProof/>
            <w:webHidden/>
          </w:rPr>
          <w:fldChar w:fldCharType="begin"/>
        </w:r>
        <w:r w:rsidR="008F24DF">
          <w:rPr>
            <w:noProof/>
            <w:webHidden/>
          </w:rPr>
          <w:instrText xml:space="preserve"> PAGEREF _Toc105521387 \h </w:instrText>
        </w:r>
        <w:r w:rsidR="008F24DF">
          <w:rPr>
            <w:noProof/>
            <w:webHidden/>
          </w:rPr>
        </w:r>
        <w:r w:rsidR="008F24DF">
          <w:rPr>
            <w:noProof/>
            <w:webHidden/>
          </w:rPr>
          <w:fldChar w:fldCharType="separate"/>
        </w:r>
        <w:r w:rsidR="008F24DF">
          <w:rPr>
            <w:noProof/>
            <w:webHidden/>
          </w:rPr>
          <w:t>117</w:t>
        </w:r>
        <w:r w:rsidR="008F24DF">
          <w:rPr>
            <w:noProof/>
            <w:webHidden/>
          </w:rPr>
          <w:fldChar w:fldCharType="end"/>
        </w:r>
      </w:hyperlink>
    </w:p>
    <w:p w14:paraId="5F0AFA09" w14:textId="4A9BD634" w:rsidR="008F24DF" w:rsidRDefault="001B5688">
      <w:pPr>
        <w:pStyle w:val="TOC4"/>
        <w:tabs>
          <w:tab w:val="left" w:pos="1400"/>
          <w:tab w:val="right" w:leader="dot" w:pos="10457"/>
        </w:tabs>
        <w:rPr>
          <w:rFonts w:eastAsiaTheme="minorEastAsia" w:cstheme="minorBidi"/>
          <w:noProof/>
          <w:sz w:val="22"/>
          <w:szCs w:val="22"/>
          <w:lang w:eastAsia="en-GB"/>
        </w:rPr>
      </w:pPr>
      <w:hyperlink w:anchor="_Toc105521388" w:history="1">
        <w:r w:rsidR="008F24DF" w:rsidRPr="00083E20">
          <w:rPr>
            <w:rStyle w:val="Hyperlink"/>
            <w:noProof/>
          </w:rPr>
          <w:t>9.2.2.2</w:t>
        </w:r>
        <w:r w:rsidR="008F24DF">
          <w:rPr>
            <w:rFonts w:eastAsiaTheme="minorEastAsia" w:cstheme="minorBidi"/>
            <w:noProof/>
            <w:sz w:val="22"/>
            <w:szCs w:val="22"/>
            <w:lang w:eastAsia="en-GB"/>
          </w:rPr>
          <w:tab/>
        </w:r>
        <w:r w:rsidR="008F24DF" w:rsidRPr="00083E20">
          <w:rPr>
            <w:rStyle w:val="Hyperlink"/>
            <w:noProof/>
          </w:rPr>
          <w:t>Other aspects on AI/ML for CSI feedback enhancement</w:t>
        </w:r>
        <w:r w:rsidR="008F24DF">
          <w:rPr>
            <w:noProof/>
            <w:webHidden/>
          </w:rPr>
          <w:tab/>
        </w:r>
        <w:r w:rsidR="008F24DF">
          <w:rPr>
            <w:noProof/>
            <w:webHidden/>
          </w:rPr>
          <w:fldChar w:fldCharType="begin"/>
        </w:r>
        <w:r w:rsidR="008F24DF">
          <w:rPr>
            <w:noProof/>
            <w:webHidden/>
          </w:rPr>
          <w:instrText xml:space="preserve"> PAGEREF _Toc105521388 \h </w:instrText>
        </w:r>
        <w:r w:rsidR="008F24DF">
          <w:rPr>
            <w:noProof/>
            <w:webHidden/>
          </w:rPr>
        </w:r>
        <w:r w:rsidR="008F24DF">
          <w:rPr>
            <w:noProof/>
            <w:webHidden/>
          </w:rPr>
          <w:fldChar w:fldCharType="separate"/>
        </w:r>
        <w:r w:rsidR="008F24DF">
          <w:rPr>
            <w:noProof/>
            <w:webHidden/>
          </w:rPr>
          <w:t>123</w:t>
        </w:r>
        <w:r w:rsidR="008F24DF">
          <w:rPr>
            <w:noProof/>
            <w:webHidden/>
          </w:rPr>
          <w:fldChar w:fldCharType="end"/>
        </w:r>
      </w:hyperlink>
    </w:p>
    <w:p w14:paraId="43270B7A" w14:textId="431B940C" w:rsidR="008F24DF" w:rsidRDefault="001B5688">
      <w:pPr>
        <w:pStyle w:val="TOC3"/>
        <w:tabs>
          <w:tab w:val="left" w:pos="1200"/>
          <w:tab w:val="right" w:leader="dot" w:pos="10457"/>
        </w:tabs>
        <w:rPr>
          <w:rFonts w:eastAsiaTheme="minorEastAsia" w:cstheme="minorBidi"/>
          <w:i w:val="0"/>
          <w:iCs w:val="0"/>
          <w:noProof/>
          <w:sz w:val="22"/>
          <w:szCs w:val="22"/>
          <w:lang w:eastAsia="en-GB"/>
        </w:rPr>
      </w:pPr>
      <w:hyperlink w:anchor="_Toc105521389" w:history="1">
        <w:r w:rsidR="008F24DF" w:rsidRPr="00083E20">
          <w:rPr>
            <w:rStyle w:val="Hyperlink"/>
            <w:noProof/>
          </w:rPr>
          <w:t>9.2.3</w:t>
        </w:r>
        <w:r w:rsidR="008F24DF">
          <w:rPr>
            <w:rFonts w:eastAsiaTheme="minorEastAsia" w:cstheme="minorBidi"/>
            <w:i w:val="0"/>
            <w:iCs w:val="0"/>
            <w:noProof/>
            <w:sz w:val="22"/>
            <w:szCs w:val="22"/>
            <w:lang w:eastAsia="en-GB"/>
          </w:rPr>
          <w:tab/>
        </w:r>
        <w:r w:rsidR="008F24DF" w:rsidRPr="00083E20">
          <w:rPr>
            <w:rStyle w:val="Hyperlink"/>
            <w:noProof/>
          </w:rPr>
          <w:t>AI/ML for beam management</w:t>
        </w:r>
        <w:r w:rsidR="008F24DF">
          <w:rPr>
            <w:noProof/>
            <w:webHidden/>
          </w:rPr>
          <w:tab/>
        </w:r>
        <w:r w:rsidR="008F24DF">
          <w:rPr>
            <w:noProof/>
            <w:webHidden/>
          </w:rPr>
          <w:fldChar w:fldCharType="begin"/>
        </w:r>
        <w:r w:rsidR="008F24DF">
          <w:rPr>
            <w:noProof/>
            <w:webHidden/>
          </w:rPr>
          <w:instrText xml:space="preserve"> PAGEREF _Toc105521389 \h </w:instrText>
        </w:r>
        <w:r w:rsidR="008F24DF">
          <w:rPr>
            <w:noProof/>
            <w:webHidden/>
          </w:rPr>
        </w:r>
        <w:r w:rsidR="008F24DF">
          <w:rPr>
            <w:noProof/>
            <w:webHidden/>
          </w:rPr>
          <w:fldChar w:fldCharType="separate"/>
        </w:r>
        <w:r w:rsidR="008F24DF">
          <w:rPr>
            <w:noProof/>
            <w:webHidden/>
          </w:rPr>
          <w:t>124</w:t>
        </w:r>
        <w:r w:rsidR="008F24DF">
          <w:rPr>
            <w:noProof/>
            <w:webHidden/>
          </w:rPr>
          <w:fldChar w:fldCharType="end"/>
        </w:r>
      </w:hyperlink>
    </w:p>
    <w:p w14:paraId="4BF029DA" w14:textId="3F9D61DB" w:rsidR="008F24DF" w:rsidRDefault="001B5688">
      <w:pPr>
        <w:pStyle w:val="TOC4"/>
        <w:tabs>
          <w:tab w:val="left" w:pos="1400"/>
          <w:tab w:val="right" w:leader="dot" w:pos="10457"/>
        </w:tabs>
        <w:rPr>
          <w:rFonts w:eastAsiaTheme="minorEastAsia" w:cstheme="minorBidi"/>
          <w:noProof/>
          <w:sz w:val="22"/>
          <w:szCs w:val="22"/>
          <w:lang w:eastAsia="en-GB"/>
        </w:rPr>
      </w:pPr>
      <w:hyperlink w:anchor="_Toc105521390" w:history="1">
        <w:r w:rsidR="008F24DF" w:rsidRPr="00083E20">
          <w:rPr>
            <w:rStyle w:val="Hyperlink"/>
            <w:noProof/>
          </w:rPr>
          <w:t>9.2.3.1</w:t>
        </w:r>
        <w:r w:rsidR="008F24DF">
          <w:rPr>
            <w:rFonts w:eastAsiaTheme="minorEastAsia" w:cstheme="minorBidi"/>
            <w:noProof/>
            <w:sz w:val="22"/>
            <w:szCs w:val="22"/>
            <w:lang w:eastAsia="en-GB"/>
          </w:rPr>
          <w:tab/>
        </w:r>
        <w:r w:rsidR="008F24DF" w:rsidRPr="00083E20">
          <w:rPr>
            <w:rStyle w:val="Hyperlink"/>
            <w:noProof/>
          </w:rPr>
          <w:t>Evaluation on AI/ML for beam management</w:t>
        </w:r>
        <w:r w:rsidR="008F24DF">
          <w:rPr>
            <w:noProof/>
            <w:webHidden/>
          </w:rPr>
          <w:tab/>
        </w:r>
        <w:r w:rsidR="008F24DF">
          <w:rPr>
            <w:noProof/>
            <w:webHidden/>
          </w:rPr>
          <w:fldChar w:fldCharType="begin"/>
        </w:r>
        <w:r w:rsidR="008F24DF">
          <w:rPr>
            <w:noProof/>
            <w:webHidden/>
          </w:rPr>
          <w:instrText xml:space="preserve"> PAGEREF _Toc105521390 \h </w:instrText>
        </w:r>
        <w:r w:rsidR="008F24DF">
          <w:rPr>
            <w:noProof/>
            <w:webHidden/>
          </w:rPr>
        </w:r>
        <w:r w:rsidR="008F24DF">
          <w:rPr>
            <w:noProof/>
            <w:webHidden/>
          </w:rPr>
          <w:fldChar w:fldCharType="separate"/>
        </w:r>
        <w:r w:rsidR="008F24DF">
          <w:rPr>
            <w:noProof/>
            <w:webHidden/>
          </w:rPr>
          <w:t>124</w:t>
        </w:r>
        <w:r w:rsidR="008F24DF">
          <w:rPr>
            <w:noProof/>
            <w:webHidden/>
          </w:rPr>
          <w:fldChar w:fldCharType="end"/>
        </w:r>
      </w:hyperlink>
    </w:p>
    <w:p w14:paraId="57826490" w14:textId="0F2B5509" w:rsidR="008F24DF" w:rsidRDefault="001B5688">
      <w:pPr>
        <w:pStyle w:val="TOC4"/>
        <w:tabs>
          <w:tab w:val="left" w:pos="1400"/>
          <w:tab w:val="right" w:leader="dot" w:pos="10457"/>
        </w:tabs>
        <w:rPr>
          <w:rFonts w:eastAsiaTheme="minorEastAsia" w:cstheme="minorBidi"/>
          <w:noProof/>
          <w:sz w:val="22"/>
          <w:szCs w:val="22"/>
          <w:lang w:eastAsia="en-GB"/>
        </w:rPr>
      </w:pPr>
      <w:hyperlink w:anchor="_Toc105521391" w:history="1">
        <w:r w:rsidR="008F24DF" w:rsidRPr="00083E20">
          <w:rPr>
            <w:rStyle w:val="Hyperlink"/>
            <w:noProof/>
          </w:rPr>
          <w:t>9.2.3.2</w:t>
        </w:r>
        <w:r w:rsidR="008F24DF">
          <w:rPr>
            <w:rFonts w:eastAsiaTheme="minorEastAsia" w:cstheme="minorBidi"/>
            <w:noProof/>
            <w:sz w:val="22"/>
            <w:szCs w:val="22"/>
            <w:lang w:eastAsia="en-GB"/>
          </w:rPr>
          <w:tab/>
        </w:r>
        <w:r w:rsidR="008F24DF" w:rsidRPr="00083E20">
          <w:rPr>
            <w:rStyle w:val="Hyperlink"/>
            <w:noProof/>
          </w:rPr>
          <w:t>Other aspects on AI/ML for beam management</w:t>
        </w:r>
        <w:r w:rsidR="008F24DF">
          <w:rPr>
            <w:noProof/>
            <w:webHidden/>
          </w:rPr>
          <w:tab/>
        </w:r>
        <w:r w:rsidR="008F24DF">
          <w:rPr>
            <w:noProof/>
            <w:webHidden/>
          </w:rPr>
          <w:fldChar w:fldCharType="begin"/>
        </w:r>
        <w:r w:rsidR="008F24DF">
          <w:rPr>
            <w:noProof/>
            <w:webHidden/>
          </w:rPr>
          <w:instrText xml:space="preserve"> PAGEREF _Toc105521391 \h </w:instrText>
        </w:r>
        <w:r w:rsidR="008F24DF">
          <w:rPr>
            <w:noProof/>
            <w:webHidden/>
          </w:rPr>
        </w:r>
        <w:r w:rsidR="008F24DF">
          <w:rPr>
            <w:noProof/>
            <w:webHidden/>
          </w:rPr>
          <w:fldChar w:fldCharType="separate"/>
        </w:r>
        <w:r w:rsidR="008F24DF">
          <w:rPr>
            <w:noProof/>
            <w:webHidden/>
          </w:rPr>
          <w:t>130</w:t>
        </w:r>
        <w:r w:rsidR="008F24DF">
          <w:rPr>
            <w:noProof/>
            <w:webHidden/>
          </w:rPr>
          <w:fldChar w:fldCharType="end"/>
        </w:r>
      </w:hyperlink>
    </w:p>
    <w:p w14:paraId="4058D662" w14:textId="4E2327DC" w:rsidR="008F24DF" w:rsidRDefault="001B5688">
      <w:pPr>
        <w:pStyle w:val="TOC3"/>
        <w:tabs>
          <w:tab w:val="left" w:pos="1200"/>
          <w:tab w:val="right" w:leader="dot" w:pos="10457"/>
        </w:tabs>
        <w:rPr>
          <w:rFonts w:eastAsiaTheme="minorEastAsia" w:cstheme="minorBidi"/>
          <w:i w:val="0"/>
          <w:iCs w:val="0"/>
          <w:noProof/>
          <w:sz w:val="22"/>
          <w:szCs w:val="22"/>
          <w:lang w:eastAsia="en-GB"/>
        </w:rPr>
      </w:pPr>
      <w:hyperlink w:anchor="_Toc105521392" w:history="1">
        <w:r w:rsidR="008F24DF" w:rsidRPr="00083E20">
          <w:rPr>
            <w:rStyle w:val="Hyperlink"/>
            <w:noProof/>
          </w:rPr>
          <w:t>9.2.4</w:t>
        </w:r>
        <w:r w:rsidR="008F24DF">
          <w:rPr>
            <w:rFonts w:eastAsiaTheme="minorEastAsia" w:cstheme="minorBidi"/>
            <w:i w:val="0"/>
            <w:iCs w:val="0"/>
            <w:noProof/>
            <w:sz w:val="22"/>
            <w:szCs w:val="22"/>
            <w:lang w:eastAsia="en-GB"/>
          </w:rPr>
          <w:tab/>
        </w:r>
        <w:r w:rsidR="008F24DF" w:rsidRPr="00083E20">
          <w:rPr>
            <w:rStyle w:val="Hyperlink"/>
            <w:noProof/>
          </w:rPr>
          <w:t>AI/ML for positioning accuracy enhancement</w:t>
        </w:r>
        <w:r w:rsidR="008F24DF">
          <w:rPr>
            <w:noProof/>
            <w:webHidden/>
          </w:rPr>
          <w:tab/>
        </w:r>
        <w:r w:rsidR="008F24DF">
          <w:rPr>
            <w:noProof/>
            <w:webHidden/>
          </w:rPr>
          <w:fldChar w:fldCharType="begin"/>
        </w:r>
        <w:r w:rsidR="008F24DF">
          <w:rPr>
            <w:noProof/>
            <w:webHidden/>
          </w:rPr>
          <w:instrText xml:space="preserve"> PAGEREF _Toc105521392 \h </w:instrText>
        </w:r>
        <w:r w:rsidR="008F24DF">
          <w:rPr>
            <w:noProof/>
            <w:webHidden/>
          </w:rPr>
        </w:r>
        <w:r w:rsidR="008F24DF">
          <w:rPr>
            <w:noProof/>
            <w:webHidden/>
          </w:rPr>
          <w:fldChar w:fldCharType="separate"/>
        </w:r>
        <w:r w:rsidR="008F24DF">
          <w:rPr>
            <w:noProof/>
            <w:webHidden/>
          </w:rPr>
          <w:t>132</w:t>
        </w:r>
        <w:r w:rsidR="008F24DF">
          <w:rPr>
            <w:noProof/>
            <w:webHidden/>
          </w:rPr>
          <w:fldChar w:fldCharType="end"/>
        </w:r>
      </w:hyperlink>
    </w:p>
    <w:p w14:paraId="2B2540EC" w14:textId="7366F683" w:rsidR="008F24DF" w:rsidRDefault="001B5688">
      <w:pPr>
        <w:pStyle w:val="TOC4"/>
        <w:tabs>
          <w:tab w:val="left" w:pos="1400"/>
          <w:tab w:val="right" w:leader="dot" w:pos="10457"/>
        </w:tabs>
        <w:rPr>
          <w:rFonts w:eastAsiaTheme="minorEastAsia" w:cstheme="minorBidi"/>
          <w:noProof/>
          <w:sz w:val="22"/>
          <w:szCs w:val="22"/>
          <w:lang w:eastAsia="en-GB"/>
        </w:rPr>
      </w:pPr>
      <w:hyperlink w:anchor="_Toc105521393" w:history="1">
        <w:r w:rsidR="008F24DF" w:rsidRPr="00083E20">
          <w:rPr>
            <w:rStyle w:val="Hyperlink"/>
            <w:noProof/>
          </w:rPr>
          <w:t>9.2.4.1</w:t>
        </w:r>
        <w:r w:rsidR="008F24DF">
          <w:rPr>
            <w:rFonts w:eastAsiaTheme="minorEastAsia" w:cstheme="minorBidi"/>
            <w:noProof/>
            <w:sz w:val="22"/>
            <w:szCs w:val="22"/>
            <w:lang w:eastAsia="en-GB"/>
          </w:rPr>
          <w:tab/>
        </w:r>
        <w:r w:rsidR="008F24DF" w:rsidRPr="00083E20">
          <w:rPr>
            <w:rStyle w:val="Hyperlink"/>
            <w:noProof/>
          </w:rPr>
          <w:t>Evaluation on AI/ML for positioning accuracy enhancement</w:t>
        </w:r>
        <w:r w:rsidR="008F24DF">
          <w:rPr>
            <w:noProof/>
            <w:webHidden/>
          </w:rPr>
          <w:tab/>
        </w:r>
        <w:r w:rsidR="008F24DF">
          <w:rPr>
            <w:noProof/>
            <w:webHidden/>
          </w:rPr>
          <w:fldChar w:fldCharType="begin"/>
        </w:r>
        <w:r w:rsidR="008F24DF">
          <w:rPr>
            <w:noProof/>
            <w:webHidden/>
          </w:rPr>
          <w:instrText xml:space="preserve"> PAGEREF _Toc105521393 \h </w:instrText>
        </w:r>
        <w:r w:rsidR="008F24DF">
          <w:rPr>
            <w:noProof/>
            <w:webHidden/>
          </w:rPr>
        </w:r>
        <w:r w:rsidR="008F24DF">
          <w:rPr>
            <w:noProof/>
            <w:webHidden/>
          </w:rPr>
          <w:fldChar w:fldCharType="separate"/>
        </w:r>
        <w:r w:rsidR="008F24DF">
          <w:rPr>
            <w:noProof/>
            <w:webHidden/>
          </w:rPr>
          <w:t>132</w:t>
        </w:r>
        <w:r w:rsidR="008F24DF">
          <w:rPr>
            <w:noProof/>
            <w:webHidden/>
          </w:rPr>
          <w:fldChar w:fldCharType="end"/>
        </w:r>
      </w:hyperlink>
    </w:p>
    <w:p w14:paraId="4F3876F9" w14:textId="78AC0689" w:rsidR="008F24DF" w:rsidRDefault="001B5688">
      <w:pPr>
        <w:pStyle w:val="TOC4"/>
        <w:tabs>
          <w:tab w:val="left" w:pos="1400"/>
          <w:tab w:val="right" w:leader="dot" w:pos="10457"/>
        </w:tabs>
        <w:rPr>
          <w:rFonts w:eastAsiaTheme="minorEastAsia" w:cstheme="minorBidi"/>
          <w:noProof/>
          <w:sz w:val="22"/>
          <w:szCs w:val="22"/>
          <w:lang w:eastAsia="en-GB"/>
        </w:rPr>
      </w:pPr>
      <w:hyperlink w:anchor="_Toc105521394" w:history="1">
        <w:r w:rsidR="008F24DF" w:rsidRPr="00083E20">
          <w:rPr>
            <w:rStyle w:val="Hyperlink"/>
            <w:noProof/>
          </w:rPr>
          <w:t>9.2.4.2</w:t>
        </w:r>
        <w:r w:rsidR="008F24DF">
          <w:rPr>
            <w:rFonts w:eastAsiaTheme="minorEastAsia" w:cstheme="minorBidi"/>
            <w:noProof/>
            <w:sz w:val="22"/>
            <w:szCs w:val="22"/>
            <w:lang w:eastAsia="en-GB"/>
          </w:rPr>
          <w:tab/>
        </w:r>
        <w:r w:rsidR="008F24DF" w:rsidRPr="00083E20">
          <w:rPr>
            <w:rStyle w:val="Hyperlink"/>
            <w:noProof/>
          </w:rPr>
          <w:t>Other aspects on AI/ML for positioning accuracy enhancement</w:t>
        </w:r>
        <w:r w:rsidR="008F24DF">
          <w:rPr>
            <w:noProof/>
            <w:webHidden/>
          </w:rPr>
          <w:tab/>
        </w:r>
        <w:r w:rsidR="008F24DF">
          <w:rPr>
            <w:noProof/>
            <w:webHidden/>
          </w:rPr>
          <w:fldChar w:fldCharType="begin"/>
        </w:r>
        <w:r w:rsidR="008F24DF">
          <w:rPr>
            <w:noProof/>
            <w:webHidden/>
          </w:rPr>
          <w:instrText xml:space="preserve"> PAGEREF _Toc105521394 \h </w:instrText>
        </w:r>
        <w:r w:rsidR="008F24DF">
          <w:rPr>
            <w:noProof/>
            <w:webHidden/>
          </w:rPr>
        </w:r>
        <w:r w:rsidR="008F24DF">
          <w:rPr>
            <w:noProof/>
            <w:webHidden/>
          </w:rPr>
          <w:fldChar w:fldCharType="separate"/>
        </w:r>
        <w:r w:rsidR="008F24DF">
          <w:rPr>
            <w:noProof/>
            <w:webHidden/>
          </w:rPr>
          <w:t>136</w:t>
        </w:r>
        <w:r w:rsidR="008F24DF">
          <w:rPr>
            <w:noProof/>
            <w:webHidden/>
          </w:rPr>
          <w:fldChar w:fldCharType="end"/>
        </w:r>
      </w:hyperlink>
    </w:p>
    <w:p w14:paraId="4439151C" w14:textId="024C3CAE" w:rsidR="008F24DF" w:rsidRDefault="001B5688">
      <w:pPr>
        <w:pStyle w:val="TOC3"/>
        <w:tabs>
          <w:tab w:val="left" w:pos="1200"/>
          <w:tab w:val="right" w:leader="dot" w:pos="10457"/>
        </w:tabs>
        <w:rPr>
          <w:rFonts w:eastAsiaTheme="minorEastAsia" w:cstheme="minorBidi"/>
          <w:i w:val="0"/>
          <w:iCs w:val="0"/>
          <w:noProof/>
          <w:sz w:val="22"/>
          <w:szCs w:val="22"/>
          <w:lang w:eastAsia="en-GB"/>
        </w:rPr>
      </w:pPr>
      <w:hyperlink w:anchor="_Toc105521395" w:history="1">
        <w:r w:rsidR="008F24DF" w:rsidRPr="00083E20">
          <w:rPr>
            <w:rStyle w:val="Hyperlink"/>
            <w:noProof/>
          </w:rPr>
          <w:t>9.2.5</w:t>
        </w:r>
        <w:r w:rsidR="008F24DF">
          <w:rPr>
            <w:rFonts w:eastAsiaTheme="minorEastAsia" w:cstheme="minorBidi"/>
            <w:i w:val="0"/>
            <w:iCs w:val="0"/>
            <w:noProof/>
            <w:sz w:val="22"/>
            <w:szCs w:val="22"/>
            <w:lang w:eastAsia="en-GB"/>
          </w:rPr>
          <w:tab/>
        </w:r>
        <w:r w:rsidR="008F24DF" w:rsidRPr="00083E20">
          <w:rPr>
            <w:rStyle w:val="Hyperlink"/>
            <w:noProof/>
          </w:rPr>
          <w:t>Other</w:t>
        </w:r>
        <w:r w:rsidR="008F24DF">
          <w:rPr>
            <w:noProof/>
            <w:webHidden/>
          </w:rPr>
          <w:tab/>
        </w:r>
        <w:r w:rsidR="008F24DF">
          <w:rPr>
            <w:noProof/>
            <w:webHidden/>
          </w:rPr>
          <w:fldChar w:fldCharType="begin"/>
        </w:r>
        <w:r w:rsidR="008F24DF">
          <w:rPr>
            <w:noProof/>
            <w:webHidden/>
          </w:rPr>
          <w:instrText xml:space="preserve"> PAGEREF _Toc105521395 \h </w:instrText>
        </w:r>
        <w:r w:rsidR="008F24DF">
          <w:rPr>
            <w:noProof/>
            <w:webHidden/>
          </w:rPr>
        </w:r>
        <w:r w:rsidR="008F24DF">
          <w:rPr>
            <w:noProof/>
            <w:webHidden/>
          </w:rPr>
          <w:fldChar w:fldCharType="separate"/>
        </w:r>
        <w:r w:rsidR="008F24DF">
          <w:rPr>
            <w:noProof/>
            <w:webHidden/>
          </w:rPr>
          <w:t>138</w:t>
        </w:r>
        <w:r w:rsidR="008F24DF">
          <w:rPr>
            <w:noProof/>
            <w:webHidden/>
          </w:rPr>
          <w:fldChar w:fldCharType="end"/>
        </w:r>
      </w:hyperlink>
    </w:p>
    <w:p w14:paraId="5CEBA72A" w14:textId="5E848AD1" w:rsidR="008F24DF" w:rsidRDefault="001B5688">
      <w:pPr>
        <w:pStyle w:val="TOC2"/>
        <w:tabs>
          <w:tab w:val="left" w:pos="800"/>
          <w:tab w:val="right" w:leader="dot" w:pos="10457"/>
        </w:tabs>
        <w:rPr>
          <w:rFonts w:eastAsiaTheme="minorEastAsia" w:cstheme="minorBidi"/>
          <w:smallCaps w:val="0"/>
          <w:noProof/>
          <w:sz w:val="22"/>
          <w:szCs w:val="22"/>
          <w:lang w:eastAsia="en-GB"/>
        </w:rPr>
      </w:pPr>
      <w:hyperlink w:anchor="_Toc105521396" w:history="1">
        <w:r w:rsidR="008F24DF" w:rsidRPr="00083E20">
          <w:rPr>
            <w:rStyle w:val="Hyperlink"/>
            <w:noProof/>
          </w:rPr>
          <w:t>9.3</w:t>
        </w:r>
        <w:r w:rsidR="008F24DF">
          <w:rPr>
            <w:rFonts w:eastAsiaTheme="minorEastAsia" w:cstheme="minorBidi"/>
            <w:smallCaps w:val="0"/>
            <w:noProof/>
            <w:sz w:val="22"/>
            <w:szCs w:val="22"/>
            <w:lang w:eastAsia="en-GB"/>
          </w:rPr>
          <w:tab/>
        </w:r>
        <w:r w:rsidR="008F24DF" w:rsidRPr="00083E20">
          <w:rPr>
            <w:rStyle w:val="Hyperlink"/>
            <w:noProof/>
          </w:rPr>
          <w:t>Study on evolution of NR duplex operation</w:t>
        </w:r>
        <w:r w:rsidR="008F24DF">
          <w:rPr>
            <w:noProof/>
            <w:webHidden/>
          </w:rPr>
          <w:tab/>
        </w:r>
        <w:r w:rsidR="008F24DF">
          <w:rPr>
            <w:noProof/>
            <w:webHidden/>
          </w:rPr>
          <w:fldChar w:fldCharType="begin"/>
        </w:r>
        <w:r w:rsidR="008F24DF">
          <w:rPr>
            <w:noProof/>
            <w:webHidden/>
          </w:rPr>
          <w:instrText xml:space="preserve"> PAGEREF _Toc105521396 \h </w:instrText>
        </w:r>
        <w:r w:rsidR="008F24DF">
          <w:rPr>
            <w:noProof/>
            <w:webHidden/>
          </w:rPr>
        </w:r>
        <w:r w:rsidR="008F24DF">
          <w:rPr>
            <w:noProof/>
            <w:webHidden/>
          </w:rPr>
          <w:fldChar w:fldCharType="separate"/>
        </w:r>
        <w:r w:rsidR="008F24DF">
          <w:rPr>
            <w:noProof/>
            <w:webHidden/>
          </w:rPr>
          <w:t>138</w:t>
        </w:r>
        <w:r w:rsidR="008F24DF">
          <w:rPr>
            <w:noProof/>
            <w:webHidden/>
          </w:rPr>
          <w:fldChar w:fldCharType="end"/>
        </w:r>
      </w:hyperlink>
    </w:p>
    <w:p w14:paraId="5778E7D9" w14:textId="740C771A" w:rsidR="008F24DF" w:rsidRDefault="001B5688">
      <w:pPr>
        <w:pStyle w:val="TOC3"/>
        <w:tabs>
          <w:tab w:val="left" w:pos="1200"/>
          <w:tab w:val="right" w:leader="dot" w:pos="10457"/>
        </w:tabs>
        <w:rPr>
          <w:rFonts w:eastAsiaTheme="minorEastAsia" w:cstheme="minorBidi"/>
          <w:i w:val="0"/>
          <w:iCs w:val="0"/>
          <w:noProof/>
          <w:sz w:val="22"/>
          <w:szCs w:val="22"/>
          <w:lang w:eastAsia="en-GB"/>
        </w:rPr>
      </w:pPr>
      <w:hyperlink w:anchor="_Toc105521397" w:history="1">
        <w:r w:rsidR="008F24DF" w:rsidRPr="00083E20">
          <w:rPr>
            <w:rStyle w:val="Hyperlink"/>
            <w:noProof/>
          </w:rPr>
          <w:t>9.3.1</w:t>
        </w:r>
        <w:r w:rsidR="008F24DF">
          <w:rPr>
            <w:rFonts w:eastAsiaTheme="minorEastAsia" w:cstheme="minorBidi"/>
            <w:i w:val="0"/>
            <w:iCs w:val="0"/>
            <w:noProof/>
            <w:sz w:val="22"/>
            <w:szCs w:val="22"/>
            <w:lang w:eastAsia="en-GB"/>
          </w:rPr>
          <w:tab/>
        </w:r>
        <w:r w:rsidR="008F24DF" w:rsidRPr="00083E20">
          <w:rPr>
            <w:rStyle w:val="Hyperlink"/>
            <w:noProof/>
          </w:rPr>
          <w:t>Evaluation on NR duplex evolution</w:t>
        </w:r>
        <w:r w:rsidR="008F24DF">
          <w:rPr>
            <w:noProof/>
            <w:webHidden/>
          </w:rPr>
          <w:tab/>
        </w:r>
        <w:r w:rsidR="008F24DF">
          <w:rPr>
            <w:noProof/>
            <w:webHidden/>
          </w:rPr>
          <w:fldChar w:fldCharType="begin"/>
        </w:r>
        <w:r w:rsidR="008F24DF">
          <w:rPr>
            <w:noProof/>
            <w:webHidden/>
          </w:rPr>
          <w:instrText xml:space="preserve"> PAGEREF _Toc105521397 \h </w:instrText>
        </w:r>
        <w:r w:rsidR="008F24DF">
          <w:rPr>
            <w:noProof/>
            <w:webHidden/>
          </w:rPr>
        </w:r>
        <w:r w:rsidR="008F24DF">
          <w:rPr>
            <w:noProof/>
            <w:webHidden/>
          </w:rPr>
          <w:fldChar w:fldCharType="separate"/>
        </w:r>
        <w:r w:rsidR="008F24DF">
          <w:rPr>
            <w:noProof/>
            <w:webHidden/>
          </w:rPr>
          <w:t>138</w:t>
        </w:r>
        <w:r w:rsidR="008F24DF">
          <w:rPr>
            <w:noProof/>
            <w:webHidden/>
          </w:rPr>
          <w:fldChar w:fldCharType="end"/>
        </w:r>
      </w:hyperlink>
    </w:p>
    <w:p w14:paraId="546357C2" w14:textId="023B2420" w:rsidR="008F24DF" w:rsidRDefault="001B5688">
      <w:pPr>
        <w:pStyle w:val="TOC3"/>
        <w:tabs>
          <w:tab w:val="left" w:pos="1200"/>
          <w:tab w:val="right" w:leader="dot" w:pos="10457"/>
        </w:tabs>
        <w:rPr>
          <w:rFonts w:eastAsiaTheme="minorEastAsia" w:cstheme="minorBidi"/>
          <w:i w:val="0"/>
          <w:iCs w:val="0"/>
          <w:noProof/>
          <w:sz w:val="22"/>
          <w:szCs w:val="22"/>
          <w:lang w:eastAsia="en-GB"/>
        </w:rPr>
      </w:pPr>
      <w:hyperlink w:anchor="_Toc105521398" w:history="1">
        <w:r w:rsidR="008F24DF" w:rsidRPr="00083E20">
          <w:rPr>
            <w:rStyle w:val="Hyperlink"/>
            <w:noProof/>
            <w:lang w:val="en-US" w:eastAsia="ko-KR"/>
          </w:rPr>
          <w:t>9.3.2</w:t>
        </w:r>
        <w:r w:rsidR="008F24DF">
          <w:rPr>
            <w:rFonts w:eastAsiaTheme="minorEastAsia" w:cstheme="minorBidi"/>
            <w:i w:val="0"/>
            <w:iCs w:val="0"/>
            <w:noProof/>
            <w:sz w:val="22"/>
            <w:szCs w:val="22"/>
            <w:lang w:eastAsia="en-GB"/>
          </w:rPr>
          <w:tab/>
        </w:r>
        <w:r w:rsidR="008F24DF" w:rsidRPr="00083E20">
          <w:rPr>
            <w:rStyle w:val="Hyperlink"/>
            <w:noProof/>
            <w:lang w:val="en-US" w:eastAsia="ko-KR"/>
          </w:rPr>
          <w:t>Subband non-overlapping full duplex</w:t>
        </w:r>
        <w:r w:rsidR="008F24DF">
          <w:rPr>
            <w:noProof/>
            <w:webHidden/>
          </w:rPr>
          <w:tab/>
        </w:r>
        <w:r w:rsidR="008F24DF">
          <w:rPr>
            <w:noProof/>
            <w:webHidden/>
          </w:rPr>
          <w:fldChar w:fldCharType="begin"/>
        </w:r>
        <w:r w:rsidR="008F24DF">
          <w:rPr>
            <w:noProof/>
            <w:webHidden/>
          </w:rPr>
          <w:instrText xml:space="preserve"> PAGEREF _Toc105521398 \h </w:instrText>
        </w:r>
        <w:r w:rsidR="008F24DF">
          <w:rPr>
            <w:noProof/>
            <w:webHidden/>
          </w:rPr>
        </w:r>
        <w:r w:rsidR="008F24DF">
          <w:rPr>
            <w:noProof/>
            <w:webHidden/>
          </w:rPr>
          <w:fldChar w:fldCharType="separate"/>
        </w:r>
        <w:r w:rsidR="008F24DF">
          <w:rPr>
            <w:noProof/>
            <w:webHidden/>
          </w:rPr>
          <w:t>145</w:t>
        </w:r>
        <w:r w:rsidR="008F24DF">
          <w:rPr>
            <w:noProof/>
            <w:webHidden/>
          </w:rPr>
          <w:fldChar w:fldCharType="end"/>
        </w:r>
      </w:hyperlink>
    </w:p>
    <w:p w14:paraId="022A84D9" w14:textId="499284D9" w:rsidR="008F24DF" w:rsidRDefault="001B5688">
      <w:pPr>
        <w:pStyle w:val="TOC3"/>
        <w:tabs>
          <w:tab w:val="left" w:pos="1200"/>
          <w:tab w:val="right" w:leader="dot" w:pos="10457"/>
        </w:tabs>
        <w:rPr>
          <w:rFonts w:eastAsiaTheme="minorEastAsia" w:cstheme="minorBidi"/>
          <w:i w:val="0"/>
          <w:iCs w:val="0"/>
          <w:noProof/>
          <w:sz w:val="22"/>
          <w:szCs w:val="22"/>
          <w:lang w:eastAsia="en-GB"/>
        </w:rPr>
      </w:pPr>
      <w:hyperlink w:anchor="_Toc105521399" w:history="1">
        <w:r w:rsidR="008F24DF" w:rsidRPr="00083E20">
          <w:rPr>
            <w:rStyle w:val="Hyperlink"/>
            <w:noProof/>
            <w:lang w:eastAsia="ko-KR"/>
          </w:rPr>
          <w:t>9.3.3</w:t>
        </w:r>
        <w:r w:rsidR="008F24DF">
          <w:rPr>
            <w:rFonts w:eastAsiaTheme="minorEastAsia" w:cstheme="minorBidi"/>
            <w:i w:val="0"/>
            <w:iCs w:val="0"/>
            <w:noProof/>
            <w:sz w:val="22"/>
            <w:szCs w:val="22"/>
            <w:lang w:eastAsia="en-GB"/>
          </w:rPr>
          <w:tab/>
        </w:r>
        <w:r w:rsidR="008F24DF" w:rsidRPr="00083E20">
          <w:rPr>
            <w:rStyle w:val="Hyperlink"/>
            <w:noProof/>
            <w:lang w:val="en-US" w:eastAsia="ko-KR"/>
          </w:rPr>
          <w:t xml:space="preserve">Potential enhancements on </w:t>
        </w:r>
        <w:r w:rsidR="008F24DF" w:rsidRPr="00083E20">
          <w:rPr>
            <w:rStyle w:val="Hyperlink"/>
            <w:noProof/>
            <w:lang w:eastAsia="ko-KR"/>
          </w:rPr>
          <w:t>dynamic/flexible TDD</w:t>
        </w:r>
        <w:r w:rsidR="008F24DF">
          <w:rPr>
            <w:noProof/>
            <w:webHidden/>
          </w:rPr>
          <w:tab/>
        </w:r>
        <w:r w:rsidR="008F24DF">
          <w:rPr>
            <w:noProof/>
            <w:webHidden/>
          </w:rPr>
          <w:fldChar w:fldCharType="begin"/>
        </w:r>
        <w:r w:rsidR="008F24DF">
          <w:rPr>
            <w:noProof/>
            <w:webHidden/>
          </w:rPr>
          <w:instrText xml:space="preserve"> PAGEREF _Toc105521399 \h </w:instrText>
        </w:r>
        <w:r w:rsidR="008F24DF">
          <w:rPr>
            <w:noProof/>
            <w:webHidden/>
          </w:rPr>
        </w:r>
        <w:r w:rsidR="008F24DF">
          <w:rPr>
            <w:noProof/>
            <w:webHidden/>
          </w:rPr>
          <w:fldChar w:fldCharType="separate"/>
        </w:r>
        <w:r w:rsidR="008F24DF">
          <w:rPr>
            <w:noProof/>
            <w:webHidden/>
          </w:rPr>
          <w:t>147</w:t>
        </w:r>
        <w:r w:rsidR="008F24DF">
          <w:rPr>
            <w:noProof/>
            <w:webHidden/>
          </w:rPr>
          <w:fldChar w:fldCharType="end"/>
        </w:r>
      </w:hyperlink>
    </w:p>
    <w:p w14:paraId="3437245E" w14:textId="3846B39A" w:rsidR="008F24DF" w:rsidRDefault="001B5688">
      <w:pPr>
        <w:pStyle w:val="TOC3"/>
        <w:tabs>
          <w:tab w:val="left" w:pos="1200"/>
          <w:tab w:val="right" w:leader="dot" w:pos="10457"/>
        </w:tabs>
        <w:rPr>
          <w:rFonts w:eastAsiaTheme="minorEastAsia" w:cstheme="minorBidi"/>
          <w:i w:val="0"/>
          <w:iCs w:val="0"/>
          <w:noProof/>
          <w:sz w:val="22"/>
          <w:szCs w:val="22"/>
          <w:lang w:eastAsia="en-GB"/>
        </w:rPr>
      </w:pPr>
      <w:hyperlink w:anchor="_Toc105521400" w:history="1">
        <w:r w:rsidR="008F24DF" w:rsidRPr="00083E20">
          <w:rPr>
            <w:rStyle w:val="Hyperlink"/>
            <w:noProof/>
          </w:rPr>
          <w:t>9.3.4</w:t>
        </w:r>
        <w:r w:rsidR="008F24DF">
          <w:rPr>
            <w:rFonts w:eastAsiaTheme="minorEastAsia" w:cstheme="minorBidi"/>
            <w:i w:val="0"/>
            <w:iCs w:val="0"/>
            <w:noProof/>
            <w:sz w:val="22"/>
            <w:szCs w:val="22"/>
            <w:lang w:eastAsia="en-GB"/>
          </w:rPr>
          <w:tab/>
        </w:r>
        <w:r w:rsidR="008F24DF" w:rsidRPr="00083E20">
          <w:rPr>
            <w:rStyle w:val="Hyperlink"/>
            <w:noProof/>
          </w:rPr>
          <w:t>Other</w:t>
        </w:r>
        <w:r w:rsidR="008F24DF">
          <w:rPr>
            <w:noProof/>
            <w:webHidden/>
          </w:rPr>
          <w:tab/>
        </w:r>
        <w:r w:rsidR="008F24DF">
          <w:rPr>
            <w:noProof/>
            <w:webHidden/>
          </w:rPr>
          <w:fldChar w:fldCharType="begin"/>
        </w:r>
        <w:r w:rsidR="008F24DF">
          <w:rPr>
            <w:noProof/>
            <w:webHidden/>
          </w:rPr>
          <w:instrText xml:space="preserve"> PAGEREF _Toc105521400 \h </w:instrText>
        </w:r>
        <w:r w:rsidR="008F24DF">
          <w:rPr>
            <w:noProof/>
            <w:webHidden/>
          </w:rPr>
        </w:r>
        <w:r w:rsidR="008F24DF">
          <w:rPr>
            <w:noProof/>
            <w:webHidden/>
          </w:rPr>
          <w:fldChar w:fldCharType="separate"/>
        </w:r>
        <w:r w:rsidR="008F24DF">
          <w:rPr>
            <w:noProof/>
            <w:webHidden/>
          </w:rPr>
          <w:t>149</w:t>
        </w:r>
        <w:r w:rsidR="008F24DF">
          <w:rPr>
            <w:noProof/>
            <w:webHidden/>
          </w:rPr>
          <w:fldChar w:fldCharType="end"/>
        </w:r>
      </w:hyperlink>
    </w:p>
    <w:p w14:paraId="427AF215" w14:textId="2D93ECA1" w:rsidR="008F24DF" w:rsidRDefault="001B5688">
      <w:pPr>
        <w:pStyle w:val="TOC2"/>
        <w:tabs>
          <w:tab w:val="left" w:pos="800"/>
          <w:tab w:val="right" w:leader="dot" w:pos="10457"/>
        </w:tabs>
        <w:rPr>
          <w:rFonts w:eastAsiaTheme="minorEastAsia" w:cstheme="minorBidi"/>
          <w:smallCaps w:val="0"/>
          <w:noProof/>
          <w:sz w:val="22"/>
          <w:szCs w:val="22"/>
          <w:lang w:eastAsia="en-GB"/>
        </w:rPr>
      </w:pPr>
      <w:hyperlink w:anchor="_Toc105521401" w:history="1">
        <w:r w:rsidR="008F24DF" w:rsidRPr="00083E20">
          <w:rPr>
            <w:rStyle w:val="Hyperlink"/>
            <w:noProof/>
          </w:rPr>
          <w:t>9.4</w:t>
        </w:r>
        <w:r w:rsidR="008F24DF">
          <w:rPr>
            <w:rFonts w:eastAsiaTheme="minorEastAsia" w:cstheme="minorBidi"/>
            <w:smallCaps w:val="0"/>
            <w:noProof/>
            <w:sz w:val="22"/>
            <w:szCs w:val="22"/>
            <w:lang w:eastAsia="en-GB"/>
          </w:rPr>
          <w:tab/>
        </w:r>
        <w:r w:rsidR="008F24DF" w:rsidRPr="00083E20">
          <w:rPr>
            <w:rStyle w:val="Hyperlink"/>
            <w:noProof/>
          </w:rPr>
          <w:t>NR sidelink evolution</w:t>
        </w:r>
        <w:r w:rsidR="008F24DF">
          <w:rPr>
            <w:noProof/>
            <w:webHidden/>
          </w:rPr>
          <w:tab/>
        </w:r>
        <w:r w:rsidR="008F24DF">
          <w:rPr>
            <w:noProof/>
            <w:webHidden/>
          </w:rPr>
          <w:fldChar w:fldCharType="begin"/>
        </w:r>
        <w:r w:rsidR="008F24DF">
          <w:rPr>
            <w:noProof/>
            <w:webHidden/>
          </w:rPr>
          <w:instrText xml:space="preserve"> PAGEREF _Toc105521401 \h </w:instrText>
        </w:r>
        <w:r w:rsidR="008F24DF">
          <w:rPr>
            <w:noProof/>
            <w:webHidden/>
          </w:rPr>
        </w:r>
        <w:r w:rsidR="008F24DF">
          <w:rPr>
            <w:noProof/>
            <w:webHidden/>
          </w:rPr>
          <w:fldChar w:fldCharType="separate"/>
        </w:r>
        <w:r w:rsidR="008F24DF">
          <w:rPr>
            <w:noProof/>
            <w:webHidden/>
          </w:rPr>
          <w:t>149</w:t>
        </w:r>
        <w:r w:rsidR="008F24DF">
          <w:rPr>
            <w:noProof/>
            <w:webHidden/>
          </w:rPr>
          <w:fldChar w:fldCharType="end"/>
        </w:r>
      </w:hyperlink>
    </w:p>
    <w:p w14:paraId="01A5E87F" w14:textId="6490A743" w:rsidR="008F24DF" w:rsidRDefault="001B5688">
      <w:pPr>
        <w:pStyle w:val="TOC3"/>
        <w:tabs>
          <w:tab w:val="left" w:pos="1200"/>
          <w:tab w:val="right" w:leader="dot" w:pos="10457"/>
        </w:tabs>
        <w:rPr>
          <w:rFonts w:eastAsiaTheme="minorEastAsia" w:cstheme="minorBidi"/>
          <w:i w:val="0"/>
          <w:iCs w:val="0"/>
          <w:noProof/>
          <w:sz w:val="22"/>
          <w:szCs w:val="22"/>
          <w:lang w:eastAsia="en-GB"/>
        </w:rPr>
      </w:pPr>
      <w:hyperlink w:anchor="_Toc105521402" w:history="1">
        <w:r w:rsidR="008F24DF" w:rsidRPr="00083E20">
          <w:rPr>
            <w:rStyle w:val="Hyperlink"/>
            <w:noProof/>
          </w:rPr>
          <w:t>9.4.1</w:t>
        </w:r>
        <w:r w:rsidR="008F24DF">
          <w:rPr>
            <w:rFonts w:eastAsiaTheme="minorEastAsia" w:cstheme="minorBidi"/>
            <w:i w:val="0"/>
            <w:iCs w:val="0"/>
            <w:noProof/>
            <w:sz w:val="22"/>
            <w:szCs w:val="22"/>
            <w:lang w:eastAsia="en-GB"/>
          </w:rPr>
          <w:tab/>
        </w:r>
        <w:r w:rsidR="008F24DF" w:rsidRPr="00083E20">
          <w:rPr>
            <w:rStyle w:val="Hyperlink"/>
            <w:noProof/>
          </w:rPr>
          <w:t>Support of sidelink on unlicensed spectrum</w:t>
        </w:r>
        <w:r w:rsidR="008F24DF">
          <w:rPr>
            <w:noProof/>
            <w:webHidden/>
          </w:rPr>
          <w:tab/>
        </w:r>
        <w:r w:rsidR="008F24DF">
          <w:rPr>
            <w:noProof/>
            <w:webHidden/>
          </w:rPr>
          <w:fldChar w:fldCharType="begin"/>
        </w:r>
        <w:r w:rsidR="008F24DF">
          <w:rPr>
            <w:noProof/>
            <w:webHidden/>
          </w:rPr>
          <w:instrText xml:space="preserve"> PAGEREF _Toc105521402 \h </w:instrText>
        </w:r>
        <w:r w:rsidR="008F24DF">
          <w:rPr>
            <w:noProof/>
            <w:webHidden/>
          </w:rPr>
        </w:r>
        <w:r w:rsidR="008F24DF">
          <w:rPr>
            <w:noProof/>
            <w:webHidden/>
          </w:rPr>
          <w:fldChar w:fldCharType="separate"/>
        </w:r>
        <w:r w:rsidR="008F24DF">
          <w:rPr>
            <w:noProof/>
            <w:webHidden/>
          </w:rPr>
          <w:t>149</w:t>
        </w:r>
        <w:r w:rsidR="008F24DF">
          <w:rPr>
            <w:noProof/>
            <w:webHidden/>
          </w:rPr>
          <w:fldChar w:fldCharType="end"/>
        </w:r>
      </w:hyperlink>
    </w:p>
    <w:p w14:paraId="54D513F2" w14:textId="783BB1C1" w:rsidR="008F24DF" w:rsidRDefault="001B5688">
      <w:pPr>
        <w:pStyle w:val="TOC4"/>
        <w:tabs>
          <w:tab w:val="left" w:pos="1400"/>
          <w:tab w:val="right" w:leader="dot" w:pos="10457"/>
        </w:tabs>
        <w:rPr>
          <w:rFonts w:eastAsiaTheme="minorEastAsia" w:cstheme="minorBidi"/>
          <w:noProof/>
          <w:sz w:val="22"/>
          <w:szCs w:val="22"/>
          <w:lang w:eastAsia="en-GB"/>
        </w:rPr>
      </w:pPr>
      <w:hyperlink w:anchor="_Toc105521403" w:history="1">
        <w:r w:rsidR="008F24DF" w:rsidRPr="00083E20">
          <w:rPr>
            <w:rStyle w:val="Hyperlink"/>
            <w:noProof/>
          </w:rPr>
          <w:t>9.4.1.1</w:t>
        </w:r>
        <w:r w:rsidR="008F24DF">
          <w:rPr>
            <w:rFonts w:eastAsiaTheme="minorEastAsia" w:cstheme="minorBidi"/>
            <w:noProof/>
            <w:sz w:val="22"/>
            <w:szCs w:val="22"/>
            <w:lang w:eastAsia="en-GB"/>
          </w:rPr>
          <w:tab/>
        </w:r>
        <w:r w:rsidR="008F24DF" w:rsidRPr="00083E20">
          <w:rPr>
            <w:rStyle w:val="Hyperlink"/>
            <w:noProof/>
          </w:rPr>
          <w:t>Channel access mechanism</w:t>
        </w:r>
        <w:r w:rsidR="008F24DF">
          <w:rPr>
            <w:noProof/>
            <w:webHidden/>
          </w:rPr>
          <w:tab/>
        </w:r>
        <w:r w:rsidR="008F24DF">
          <w:rPr>
            <w:noProof/>
            <w:webHidden/>
          </w:rPr>
          <w:fldChar w:fldCharType="begin"/>
        </w:r>
        <w:r w:rsidR="008F24DF">
          <w:rPr>
            <w:noProof/>
            <w:webHidden/>
          </w:rPr>
          <w:instrText xml:space="preserve"> PAGEREF _Toc105521403 \h </w:instrText>
        </w:r>
        <w:r w:rsidR="008F24DF">
          <w:rPr>
            <w:noProof/>
            <w:webHidden/>
          </w:rPr>
        </w:r>
        <w:r w:rsidR="008F24DF">
          <w:rPr>
            <w:noProof/>
            <w:webHidden/>
          </w:rPr>
          <w:fldChar w:fldCharType="separate"/>
        </w:r>
        <w:r w:rsidR="008F24DF">
          <w:rPr>
            <w:noProof/>
            <w:webHidden/>
          </w:rPr>
          <w:t>149</w:t>
        </w:r>
        <w:r w:rsidR="008F24DF">
          <w:rPr>
            <w:noProof/>
            <w:webHidden/>
          </w:rPr>
          <w:fldChar w:fldCharType="end"/>
        </w:r>
      </w:hyperlink>
    </w:p>
    <w:p w14:paraId="0D6B1385" w14:textId="36E5AF5A" w:rsidR="008F24DF" w:rsidRDefault="001B5688">
      <w:pPr>
        <w:pStyle w:val="TOC4"/>
        <w:tabs>
          <w:tab w:val="left" w:pos="1400"/>
          <w:tab w:val="right" w:leader="dot" w:pos="10457"/>
        </w:tabs>
        <w:rPr>
          <w:rFonts w:eastAsiaTheme="minorEastAsia" w:cstheme="minorBidi"/>
          <w:noProof/>
          <w:sz w:val="22"/>
          <w:szCs w:val="22"/>
          <w:lang w:eastAsia="en-GB"/>
        </w:rPr>
      </w:pPr>
      <w:hyperlink w:anchor="_Toc105521404" w:history="1">
        <w:r w:rsidR="008F24DF" w:rsidRPr="00083E20">
          <w:rPr>
            <w:rStyle w:val="Hyperlink"/>
            <w:noProof/>
          </w:rPr>
          <w:t>9.4.1.2</w:t>
        </w:r>
        <w:r w:rsidR="008F24DF">
          <w:rPr>
            <w:rFonts w:eastAsiaTheme="minorEastAsia" w:cstheme="minorBidi"/>
            <w:noProof/>
            <w:sz w:val="22"/>
            <w:szCs w:val="22"/>
            <w:lang w:eastAsia="en-GB"/>
          </w:rPr>
          <w:tab/>
        </w:r>
        <w:r w:rsidR="008F24DF" w:rsidRPr="00083E20">
          <w:rPr>
            <w:rStyle w:val="Hyperlink"/>
            <w:noProof/>
          </w:rPr>
          <w:t>Physical channel design framework</w:t>
        </w:r>
        <w:r w:rsidR="008F24DF">
          <w:rPr>
            <w:noProof/>
            <w:webHidden/>
          </w:rPr>
          <w:tab/>
        </w:r>
        <w:r w:rsidR="008F24DF">
          <w:rPr>
            <w:noProof/>
            <w:webHidden/>
          </w:rPr>
          <w:fldChar w:fldCharType="begin"/>
        </w:r>
        <w:r w:rsidR="008F24DF">
          <w:rPr>
            <w:noProof/>
            <w:webHidden/>
          </w:rPr>
          <w:instrText xml:space="preserve"> PAGEREF _Toc105521404 \h </w:instrText>
        </w:r>
        <w:r w:rsidR="008F24DF">
          <w:rPr>
            <w:noProof/>
            <w:webHidden/>
          </w:rPr>
        </w:r>
        <w:r w:rsidR="008F24DF">
          <w:rPr>
            <w:noProof/>
            <w:webHidden/>
          </w:rPr>
          <w:fldChar w:fldCharType="separate"/>
        </w:r>
        <w:r w:rsidR="008F24DF">
          <w:rPr>
            <w:noProof/>
            <w:webHidden/>
          </w:rPr>
          <w:t>153</w:t>
        </w:r>
        <w:r w:rsidR="008F24DF">
          <w:rPr>
            <w:noProof/>
            <w:webHidden/>
          </w:rPr>
          <w:fldChar w:fldCharType="end"/>
        </w:r>
      </w:hyperlink>
    </w:p>
    <w:p w14:paraId="5FD883C5" w14:textId="56EC86FB" w:rsidR="008F24DF" w:rsidRDefault="001B5688">
      <w:pPr>
        <w:pStyle w:val="TOC3"/>
        <w:tabs>
          <w:tab w:val="left" w:pos="1200"/>
          <w:tab w:val="right" w:leader="dot" w:pos="10457"/>
        </w:tabs>
        <w:rPr>
          <w:rFonts w:eastAsiaTheme="minorEastAsia" w:cstheme="minorBidi"/>
          <w:i w:val="0"/>
          <w:iCs w:val="0"/>
          <w:noProof/>
          <w:sz w:val="22"/>
          <w:szCs w:val="22"/>
          <w:lang w:eastAsia="en-GB"/>
        </w:rPr>
      </w:pPr>
      <w:hyperlink w:anchor="_Toc105521405" w:history="1">
        <w:r w:rsidR="008F24DF" w:rsidRPr="00083E20">
          <w:rPr>
            <w:rStyle w:val="Hyperlink"/>
            <w:noProof/>
          </w:rPr>
          <w:t>9.4.2</w:t>
        </w:r>
        <w:r w:rsidR="008F24DF">
          <w:rPr>
            <w:rFonts w:eastAsiaTheme="minorEastAsia" w:cstheme="minorBidi"/>
            <w:i w:val="0"/>
            <w:iCs w:val="0"/>
            <w:noProof/>
            <w:sz w:val="22"/>
            <w:szCs w:val="22"/>
            <w:lang w:eastAsia="en-GB"/>
          </w:rPr>
          <w:tab/>
        </w:r>
        <w:r w:rsidR="008F24DF" w:rsidRPr="00083E20">
          <w:rPr>
            <w:rStyle w:val="Hyperlink"/>
            <w:noProof/>
          </w:rPr>
          <w:t>Co-channel coexistence for LTE sidelink and NR sidelink</w:t>
        </w:r>
        <w:r w:rsidR="008F24DF">
          <w:rPr>
            <w:noProof/>
            <w:webHidden/>
          </w:rPr>
          <w:tab/>
        </w:r>
        <w:r w:rsidR="008F24DF">
          <w:rPr>
            <w:noProof/>
            <w:webHidden/>
          </w:rPr>
          <w:fldChar w:fldCharType="begin"/>
        </w:r>
        <w:r w:rsidR="008F24DF">
          <w:rPr>
            <w:noProof/>
            <w:webHidden/>
          </w:rPr>
          <w:instrText xml:space="preserve"> PAGEREF _Toc105521405 \h </w:instrText>
        </w:r>
        <w:r w:rsidR="008F24DF">
          <w:rPr>
            <w:noProof/>
            <w:webHidden/>
          </w:rPr>
        </w:r>
        <w:r w:rsidR="008F24DF">
          <w:rPr>
            <w:noProof/>
            <w:webHidden/>
          </w:rPr>
          <w:fldChar w:fldCharType="separate"/>
        </w:r>
        <w:r w:rsidR="008F24DF">
          <w:rPr>
            <w:noProof/>
            <w:webHidden/>
          </w:rPr>
          <w:t>156</w:t>
        </w:r>
        <w:r w:rsidR="008F24DF">
          <w:rPr>
            <w:noProof/>
            <w:webHidden/>
          </w:rPr>
          <w:fldChar w:fldCharType="end"/>
        </w:r>
      </w:hyperlink>
    </w:p>
    <w:p w14:paraId="10440E16" w14:textId="12D1BD82" w:rsidR="008F24DF" w:rsidRDefault="001B5688">
      <w:pPr>
        <w:pStyle w:val="TOC3"/>
        <w:tabs>
          <w:tab w:val="left" w:pos="1200"/>
          <w:tab w:val="right" w:leader="dot" w:pos="10457"/>
        </w:tabs>
        <w:rPr>
          <w:rFonts w:eastAsiaTheme="minorEastAsia" w:cstheme="minorBidi"/>
          <w:i w:val="0"/>
          <w:iCs w:val="0"/>
          <w:noProof/>
          <w:sz w:val="22"/>
          <w:szCs w:val="22"/>
          <w:lang w:eastAsia="en-GB"/>
        </w:rPr>
      </w:pPr>
      <w:hyperlink w:anchor="_Toc105521406" w:history="1">
        <w:r w:rsidR="008F24DF" w:rsidRPr="00083E20">
          <w:rPr>
            <w:rStyle w:val="Hyperlink"/>
            <w:noProof/>
          </w:rPr>
          <w:t>9.4.3</w:t>
        </w:r>
        <w:r w:rsidR="008F24DF">
          <w:rPr>
            <w:rFonts w:eastAsiaTheme="minorEastAsia" w:cstheme="minorBidi"/>
            <w:i w:val="0"/>
            <w:iCs w:val="0"/>
            <w:noProof/>
            <w:sz w:val="22"/>
            <w:szCs w:val="22"/>
            <w:lang w:eastAsia="en-GB"/>
          </w:rPr>
          <w:tab/>
        </w:r>
        <w:r w:rsidR="008F24DF" w:rsidRPr="00083E20">
          <w:rPr>
            <w:rStyle w:val="Hyperlink"/>
            <w:noProof/>
          </w:rPr>
          <w:t>Enhanced sidelink operation on FR2 licensed spectrum</w:t>
        </w:r>
        <w:r w:rsidR="008F24DF">
          <w:rPr>
            <w:noProof/>
            <w:webHidden/>
          </w:rPr>
          <w:tab/>
        </w:r>
        <w:r w:rsidR="008F24DF">
          <w:rPr>
            <w:noProof/>
            <w:webHidden/>
          </w:rPr>
          <w:fldChar w:fldCharType="begin"/>
        </w:r>
        <w:r w:rsidR="008F24DF">
          <w:rPr>
            <w:noProof/>
            <w:webHidden/>
          </w:rPr>
          <w:instrText xml:space="preserve"> PAGEREF _Toc105521406 \h </w:instrText>
        </w:r>
        <w:r w:rsidR="008F24DF">
          <w:rPr>
            <w:noProof/>
            <w:webHidden/>
          </w:rPr>
        </w:r>
        <w:r w:rsidR="008F24DF">
          <w:rPr>
            <w:noProof/>
            <w:webHidden/>
          </w:rPr>
          <w:fldChar w:fldCharType="separate"/>
        </w:r>
        <w:r w:rsidR="008F24DF">
          <w:rPr>
            <w:noProof/>
            <w:webHidden/>
          </w:rPr>
          <w:t>158</w:t>
        </w:r>
        <w:r w:rsidR="008F24DF">
          <w:rPr>
            <w:noProof/>
            <w:webHidden/>
          </w:rPr>
          <w:fldChar w:fldCharType="end"/>
        </w:r>
      </w:hyperlink>
    </w:p>
    <w:p w14:paraId="1DDD1C97" w14:textId="50A42F20" w:rsidR="008F24DF" w:rsidRDefault="001B5688">
      <w:pPr>
        <w:pStyle w:val="TOC3"/>
        <w:tabs>
          <w:tab w:val="left" w:pos="1200"/>
          <w:tab w:val="right" w:leader="dot" w:pos="10457"/>
        </w:tabs>
        <w:rPr>
          <w:rFonts w:eastAsiaTheme="minorEastAsia" w:cstheme="minorBidi"/>
          <w:i w:val="0"/>
          <w:iCs w:val="0"/>
          <w:noProof/>
          <w:sz w:val="22"/>
          <w:szCs w:val="22"/>
          <w:lang w:eastAsia="en-GB"/>
        </w:rPr>
      </w:pPr>
      <w:hyperlink w:anchor="_Toc105521407" w:history="1">
        <w:r w:rsidR="008F24DF" w:rsidRPr="00083E20">
          <w:rPr>
            <w:rStyle w:val="Hyperlink"/>
            <w:noProof/>
          </w:rPr>
          <w:t>9.4.4</w:t>
        </w:r>
        <w:r w:rsidR="008F24DF">
          <w:rPr>
            <w:rFonts w:eastAsiaTheme="minorEastAsia" w:cstheme="minorBidi"/>
            <w:i w:val="0"/>
            <w:iCs w:val="0"/>
            <w:noProof/>
            <w:sz w:val="22"/>
            <w:szCs w:val="22"/>
            <w:lang w:eastAsia="en-GB"/>
          </w:rPr>
          <w:tab/>
        </w:r>
        <w:r w:rsidR="008F24DF" w:rsidRPr="00083E20">
          <w:rPr>
            <w:rStyle w:val="Hyperlink"/>
            <w:noProof/>
          </w:rPr>
          <w:t>Sidelink CA operation</w:t>
        </w:r>
        <w:r w:rsidR="008F24DF">
          <w:rPr>
            <w:noProof/>
            <w:webHidden/>
          </w:rPr>
          <w:tab/>
        </w:r>
        <w:r w:rsidR="008F24DF">
          <w:rPr>
            <w:noProof/>
            <w:webHidden/>
          </w:rPr>
          <w:fldChar w:fldCharType="begin"/>
        </w:r>
        <w:r w:rsidR="008F24DF">
          <w:rPr>
            <w:noProof/>
            <w:webHidden/>
          </w:rPr>
          <w:instrText xml:space="preserve"> PAGEREF _Toc105521407 \h </w:instrText>
        </w:r>
        <w:r w:rsidR="008F24DF">
          <w:rPr>
            <w:noProof/>
            <w:webHidden/>
          </w:rPr>
        </w:r>
        <w:r w:rsidR="008F24DF">
          <w:rPr>
            <w:noProof/>
            <w:webHidden/>
          </w:rPr>
          <w:fldChar w:fldCharType="separate"/>
        </w:r>
        <w:r w:rsidR="008F24DF">
          <w:rPr>
            <w:noProof/>
            <w:webHidden/>
          </w:rPr>
          <w:t>158</w:t>
        </w:r>
        <w:r w:rsidR="008F24DF">
          <w:rPr>
            <w:noProof/>
            <w:webHidden/>
          </w:rPr>
          <w:fldChar w:fldCharType="end"/>
        </w:r>
      </w:hyperlink>
    </w:p>
    <w:p w14:paraId="469E81FB" w14:textId="30D62E4E" w:rsidR="008F24DF" w:rsidRDefault="001B5688">
      <w:pPr>
        <w:pStyle w:val="TOC3"/>
        <w:tabs>
          <w:tab w:val="left" w:pos="1200"/>
          <w:tab w:val="right" w:leader="dot" w:pos="10457"/>
        </w:tabs>
        <w:rPr>
          <w:rFonts w:eastAsiaTheme="minorEastAsia" w:cstheme="minorBidi"/>
          <w:i w:val="0"/>
          <w:iCs w:val="0"/>
          <w:noProof/>
          <w:sz w:val="22"/>
          <w:szCs w:val="22"/>
          <w:lang w:eastAsia="en-GB"/>
        </w:rPr>
      </w:pPr>
      <w:hyperlink w:anchor="_Toc105521408" w:history="1">
        <w:r w:rsidR="008F24DF" w:rsidRPr="00083E20">
          <w:rPr>
            <w:rStyle w:val="Hyperlink"/>
            <w:noProof/>
          </w:rPr>
          <w:t>9.4.5</w:t>
        </w:r>
        <w:r w:rsidR="008F24DF">
          <w:rPr>
            <w:rFonts w:eastAsiaTheme="minorEastAsia" w:cstheme="minorBidi"/>
            <w:i w:val="0"/>
            <w:iCs w:val="0"/>
            <w:noProof/>
            <w:sz w:val="22"/>
            <w:szCs w:val="22"/>
            <w:lang w:eastAsia="en-GB"/>
          </w:rPr>
          <w:tab/>
        </w:r>
        <w:r w:rsidR="008F24DF" w:rsidRPr="00083E20">
          <w:rPr>
            <w:rStyle w:val="Hyperlink"/>
            <w:noProof/>
          </w:rPr>
          <w:t>Other</w:t>
        </w:r>
        <w:r w:rsidR="008F24DF">
          <w:rPr>
            <w:noProof/>
            <w:webHidden/>
          </w:rPr>
          <w:tab/>
        </w:r>
        <w:r w:rsidR="008F24DF">
          <w:rPr>
            <w:noProof/>
            <w:webHidden/>
          </w:rPr>
          <w:fldChar w:fldCharType="begin"/>
        </w:r>
        <w:r w:rsidR="008F24DF">
          <w:rPr>
            <w:noProof/>
            <w:webHidden/>
          </w:rPr>
          <w:instrText xml:space="preserve"> PAGEREF _Toc105521408 \h </w:instrText>
        </w:r>
        <w:r w:rsidR="008F24DF">
          <w:rPr>
            <w:noProof/>
            <w:webHidden/>
          </w:rPr>
        </w:r>
        <w:r w:rsidR="008F24DF">
          <w:rPr>
            <w:noProof/>
            <w:webHidden/>
          </w:rPr>
          <w:fldChar w:fldCharType="separate"/>
        </w:r>
        <w:r w:rsidR="008F24DF">
          <w:rPr>
            <w:noProof/>
            <w:webHidden/>
          </w:rPr>
          <w:t>158</w:t>
        </w:r>
        <w:r w:rsidR="008F24DF">
          <w:rPr>
            <w:noProof/>
            <w:webHidden/>
          </w:rPr>
          <w:fldChar w:fldCharType="end"/>
        </w:r>
      </w:hyperlink>
    </w:p>
    <w:p w14:paraId="49ED4BB5" w14:textId="2BBBBDFD" w:rsidR="008F24DF" w:rsidRDefault="001B5688">
      <w:pPr>
        <w:pStyle w:val="TOC2"/>
        <w:tabs>
          <w:tab w:val="left" w:pos="800"/>
          <w:tab w:val="right" w:leader="dot" w:pos="10457"/>
        </w:tabs>
        <w:rPr>
          <w:rFonts w:eastAsiaTheme="minorEastAsia" w:cstheme="minorBidi"/>
          <w:smallCaps w:val="0"/>
          <w:noProof/>
          <w:sz w:val="22"/>
          <w:szCs w:val="22"/>
          <w:lang w:eastAsia="en-GB"/>
        </w:rPr>
      </w:pPr>
      <w:hyperlink w:anchor="_Toc105521409" w:history="1">
        <w:r w:rsidR="008F24DF" w:rsidRPr="00083E20">
          <w:rPr>
            <w:rStyle w:val="Hyperlink"/>
            <w:noProof/>
          </w:rPr>
          <w:t>9.5</w:t>
        </w:r>
        <w:r w:rsidR="008F24DF">
          <w:rPr>
            <w:rFonts w:eastAsiaTheme="minorEastAsia" w:cstheme="minorBidi"/>
            <w:smallCaps w:val="0"/>
            <w:noProof/>
            <w:sz w:val="22"/>
            <w:szCs w:val="22"/>
            <w:lang w:eastAsia="en-GB"/>
          </w:rPr>
          <w:tab/>
        </w:r>
        <w:r w:rsidR="008F24DF" w:rsidRPr="00083E20">
          <w:rPr>
            <w:rStyle w:val="Hyperlink"/>
            <w:noProof/>
          </w:rPr>
          <w:t>Study on expanded and improved NR positioning</w:t>
        </w:r>
        <w:r w:rsidR="008F24DF">
          <w:rPr>
            <w:noProof/>
            <w:webHidden/>
          </w:rPr>
          <w:tab/>
        </w:r>
        <w:r w:rsidR="008F24DF">
          <w:rPr>
            <w:noProof/>
            <w:webHidden/>
          </w:rPr>
          <w:fldChar w:fldCharType="begin"/>
        </w:r>
        <w:r w:rsidR="008F24DF">
          <w:rPr>
            <w:noProof/>
            <w:webHidden/>
          </w:rPr>
          <w:instrText xml:space="preserve"> PAGEREF _Toc105521409 \h </w:instrText>
        </w:r>
        <w:r w:rsidR="008F24DF">
          <w:rPr>
            <w:noProof/>
            <w:webHidden/>
          </w:rPr>
        </w:r>
        <w:r w:rsidR="008F24DF">
          <w:rPr>
            <w:noProof/>
            <w:webHidden/>
          </w:rPr>
          <w:fldChar w:fldCharType="separate"/>
        </w:r>
        <w:r w:rsidR="008F24DF">
          <w:rPr>
            <w:noProof/>
            <w:webHidden/>
          </w:rPr>
          <w:t>158</w:t>
        </w:r>
        <w:r w:rsidR="008F24DF">
          <w:rPr>
            <w:noProof/>
            <w:webHidden/>
          </w:rPr>
          <w:fldChar w:fldCharType="end"/>
        </w:r>
      </w:hyperlink>
    </w:p>
    <w:p w14:paraId="2F7E2A35" w14:textId="366E329F" w:rsidR="008F24DF" w:rsidRDefault="001B5688">
      <w:pPr>
        <w:pStyle w:val="TOC3"/>
        <w:tabs>
          <w:tab w:val="left" w:pos="1200"/>
          <w:tab w:val="right" w:leader="dot" w:pos="10457"/>
        </w:tabs>
        <w:rPr>
          <w:rFonts w:eastAsiaTheme="minorEastAsia" w:cstheme="minorBidi"/>
          <w:i w:val="0"/>
          <w:iCs w:val="0"/>
          <w:noProof/>
          <w:sz w:val="22"/>
          <w:szCs w:val="22"/>
          <w:lang w:eastAsia="en-GB"/>
        </w:rPr>
      </w:pPr>
      <w:hyperlink w:anchor="_Toc105521410" w:history="1">
        <w:r w:rsidR="008F24DF" w:rsidRPr="00083E20">
          <w:rPr>
            <w:rStyle w:val="Hyperlink"/>
            <w:noProof/>
          </w:rPr>
          <w:t>9.5.1</w:t>
        </w:r>
        <w:r w:rsidR="008F24DF">
          <w:rPr>
            <w:rFonts w:eastAsiaTheme="minorEastAsia" w:cstheme="minorBidi"/>
            <w:i w:val="0"/>
            <w:iCs w:val="0"/>
            <w:noProof/>
            <w:sz w:val="22"/>
            <w:szCs w:val="22"/>
            <w:lang w:eastAsia="en-GB"/>
          </w:rPr>
          <w:tab/>
        </w:r>
        <w:r w:rsidR="008F24DF" w:rsidRPr="00083E20">
          <w:rPr>
            <w:rStyle w:val="Hyperlink"/>
            <w:noProof/>
          </w:rPr>
          <w:t>Sidelink positioning</w:t>
        </w:r>
        <w:r w:rsidR="008F24DF">
          <w:rPr>
            <w:noProof/>
            <w:webHidden/>
          </w:rPr>
          <w:tab/>
        </w:r>
        <w:r w:rsidR="008F24DF">
          <w:rPr>
            <w:noProof/>
            <w:webHidden/>
          </w:rPr>
          <w:fldChar w:fldCharType="begin"/>
        </w:r>
        <w:r w:rsidR="008F24DF">
          <w:rPr>
            <w:noProof/>
            <w:webHidden/>
          </w:rPr>
          <w:instrText xml:space="preserve"> PAGEREF _Toc105521410 \h </w:instrText>
        </w:r>
        <w:r w:rsidR="008F24DF">
          <w:rPr>
            <w:noProof/>
            <w:webHidden/>
          </w:rPr>
        </w:r>
        <w:r w:rsidR="008F24DF">
          <w:rPr>
            <w:noProof/>
            <w:webHidden/>
          </w:rPr>
          <w:fldChar w:fldCharType="separate"/>
        </w:r>
        <w:r w:rsidR="008F24DF">
          <w:rPr>
            <w:noProof/>
            <w:webHidden/>
          </w:rPr>
          <w:t>158</w:t>
        </w:r>
        <w:r w:rsidR="008F24DF">
          <w:rPr>
            <w:noProof/>
            <w:webHidden/>
          </w:rPr>
          <w:fldChar w:fldCharType="end"/>
        </w:r>
      </w:hyperlink>
    </w:p>
    <w:p w14:paraId="162609B9" w14:textId="1E930F9B" w:rsidR="008F24DF" w:rsidRDefault="001B5688">
      <w:pPr>
        <w:pStyle w:val="TOC4"/>
        <w:tabs>
          <w:tab w:val="left" w:pos="1400"/>
          <w:tab w:val="right" w:leader="dot" w:pos="10457"/>
        </w:tabs>
        <w:rPr>
          <w:rFonts w:eastAsiaTheme="minorEastAsia" w:cstheme="minorBidi"/>
          <w:noProof/>
          <w:sz w:val="22"/>
          <w:szCs w:val="22"/>
          <w:lang w:eastAsia="en-GB"/>
        </w:rPr>
      </w:pPr>
      <w:hyperlink w:anchor="_Toc105521411" w:history="1">
        <w:r w:rsidR="008F24DF" w:rsidRPr="00083E20">
          <w:rPr>
            <w:rStyle w:val="Hyperlink"/>
            <w:noProof/>
          </w:rPr>
          <w:t>9.5.1.1</w:t>
        </w:r>
        <w:r w:rsidR="008F24DF">
          <w:rPr>
            <w:rFonts w:eastAsiaTheme="minorEastAsia" w:cstheme="minorBidi"/>
            <w:noProof/>
            <w:sz w:val="22"/>
            <w:szCs w:val="22"/>
            <w:lang w:eastAsia="en-GB"/>
          </w:rPr>
          <w:tab/>
        </w:r>
        <w:r w:rsidR="008F24DF" w:rsidRPr="00083E20">
          <w:rPr>
            <w:rStyle w:val="Hyperlink"/>
            <w:noProof/>
          </w:rPr>
          <w:t>SL positioning scenarios and requirements</w:t>
        </w:r>
        <w:r w:rsidR="008F24DF">
          <w:rPr>
            <w:noProof/>
            <w:webHidden/>
          </w:rPr>
          <w:tab/>
        </w:r>
        <w:r w:rsidR="008F24DF">
          <w:rPr>
            <w:noProof/>
            <w:webHidden/>
          </w:rPr>
          <w:fldChar w:fldCharType="begin"/>
        </w:r>
        <w:r w:rsidR="008F24DF">
          <w:rPr>
            <w:noProof/>
            <w:webHidden/>
          </w:rPr>
          <w:instrText xml:space="preserve"> PAGEREF _Toc105521411 \h </w:instrText>
        </w:r>
        <w:r w:rsidR="008F24DF">
          <w:rPr>
            <w:noProof/>
            <w:webHidden/>
          </w:rPr>
        </w:r>
        <w:r w:rsidR="008F24DF">
          <w:rPr>
            <w:noProof/>
            <w:webHidden/>
          </w:rPr>
          <w:fldChar w:fldCharType="separate"/>
        </w:r>
        <w:r w:rsidR="008F24DF">
          <w:rPr>
            <w:noProof/>
            <w:webHidden/>
          </w:rPr>
          <w:t>158</w:t>
        </w:r>
        <w:r w:rsidR="008F24DF">
          <w:rPr>
            <w:noProof/>
            <w:webHidden/>
          </w:rPr>
          <w:fldChar w:fldCharType="end"/>
        </w:r>
      </w:hyperlink>
    </w:p>
    <w:p w14:paraId="4C4FC936" w14:textId="6F88F1B9" w:rsidR="008F24DF" w:rsidRDefault="001B5688">
      <w:pPr>
        <w:pStyle w:val="TOC4"/>
        <w:tabs>
          <w:tab w:val="left" w:pos="1400"/>
          <w:tab w:val="right" w:leader="dot" w:pos="10457"/>
        </w:tabs>
        <w:rPr>
          <w:rFonts w:eastAsiaTheme="minorEastAsia" w:cstheme="minorBidi"/>
          <w:noProof/>
          <w:sz w:val="22"/>
          <w:szCs w:val="22"/>
          <w:lang w:eastAsia="en-GB"/>
        </w:rPr>
      </w:pPr>
      <w:hyperlink w:anchor="_Toc105521412" w:history="1">
        <w:r w:rsidR="008F24DF" w:rsidRPr="00083E20">
          <w:rPr>
            <w:rStyle w:val="Hyperlink"/>
            <w:noProof/>
          </w:rPr>
          <w:t>9.5.1.2</w:t>
        </w:r>
        <w:r w:rsidR="008F24DF">
          <w:rPr>
            <w:rFonts w:eastAsiaTheme="minorEastAsia" w:cstheme="minorBidi"/>
            <w:noProof/>
            <w:sz w:val="22"/>
            <w:szCs w:val="22"/>
            <w:lang w:eastAsia="en-GB"/>
          </w:rPr>
          <w:tab/>
        </w:r>
        <w:r w:rsidR="008F24DF" w:rsidRPr="00083E20">
          <w:rPr>
            <w:rStyle w:val="Hyperlink"/>
            <w:noProof/>
          </w:rPr>
          <w:t>Evaluation of SL positioning</w:t>
        </w:r>
        <w:r w:rsidR="008F24DF">
          <w:rPr>
            <w:noProof/>
            <w:webHidden/>
          </w:rPr>
          <w:tab/>
        </w:r>
        <w:r w:rsidR="008F24DF">
          <w:rPr>
            <w:noProof/>
            <w:webHidden/>
          </w:rPr>
          <w:fldChar w:fldCharType="begin"/>
        </w:r>
        <w:r w:rsidR="008F24DF">
          <w:rPr>
            <w:noProof/>
            <w:webHidden/>
          </w:rPr>
          <w:instrText xml:space="preserve"> PAGEREF _Toc105521412 \h </w:instrText>
        </w:r>
        <w:r w:rsidR="008F24DF">
          <w:rPr>
            <w:noProof/>
            <w:webHidden/>
          </w:rPr>
        </w:r>
        <w:r w:rsidR="008F24DF">
          <w:rPr>
            <w:noProof/>
            <w:webHidden/>
          </w:rPr>
          <w:fldChar w:fldCharType="separate"/>
        </w:r>
        <w:r w:rsidR="008F24DF">
          <w:rPr>
            <w:noProof/>
            <w:webHidden/>
          </w:rPr>
          <w:t>161</w:t>
        </w:r>
        <w:r w:rsidR="008F24DF">
          <w:rPr>
            <w:noProof/>
            <w:webHidden/>
          </w:rPr>
          <w:fldChar w:fldCharType="end"/>
        </w:r>
      </w:hyperlink>
    </w:p>
    <w:p w14:paraId="2BE6EFA4" w14:textId="504B076F" w:rsidR="008F24DF" w:rsidRDefault="001B5688">
      <w:pPr>
        <w:pStyle w:val="TOC4"/>
        <w:tabs>
          <w:tab w:val="left" w:pos="1400"/>
          <w:tab w:val="right" w:leader="dot" w:pos="10457"/>
        </w:tabs>
        <w:rPr>
          <w:rFonts w:eastAsiaTheme="minorEastAsia" w:cstheme="minorBidi"/>
          <w:noProof/>
          <w:sz w:val="22"/>
          <w:szCs w:val="22"/>
          <w:lang w:eastAsia="en-GB"/>
        </w:rPr>
      </w:pPr>
      <w:hyperlink w:anchor="_Toc105521413" w:history="1">
        <w:r w:rsidR="008F24DF" w:rsidRPr="00083E20">
          <w:rPr>
            <w:rStyle w:val="Hyperlink"/>
            <w:noProof/>
          </w:rPr>
          <w:t>9.5.1.3</w:t>
        </w:r>
        <w:r w:rsidR="008F24DF">
          <w:rPr>
            <w:rFonts w:eastAsiaTheme="minorEastAsia" w:cstheme="minorBidi"/>
            <w:noProof/>
            <w:sz w:val="22"/>
            <w:szCs w:val="22"/>
            <w:lang w:eastAsia="en-GB"/>
          </w:rPr>
          <w:tab/>
        </w:r>
        <w:r w:rsidR="008F24DF" w:rsidRPr="00083E20">
          <w:rPr>
            <w:rStyle w:val="Hyperlink"/>
            <w:noProof/>
          </w:rPr>
          <w:t>Potential solutions for SL positioning</w:t>
        </w:r>
        <w:r w:rsidR="008F24DF">
          <w:rPr>
            <w:noProof/>
            <w:webHidden/>
          </w:rPr>
          <w:tab/>
        </w:r>
        <w:r w:rsidR="008F24DF">
          <w:rPr>
            <w:noProof/>
            <w:webHidden/>
          </w:rPr>
          <w:fldChar w:fldCharType="begin"/>
        </w:r>
        <w:r w:rsidR="008F24DF">
          <w:rPr>
            <w:noProof/>
            <w:webHidden/>
          </w:rPr>
          <w:instrText xml:space="preserve"> PAGEREF _Toc105521413 \h </w:instrText>
        </w:r>
        <w:r w:rsidR="008F24DF">
          <w:rPr>
            <w:noProof/>
            <w:webHidden/>
          </w:rPr>
        </w:r>
        <w:r w:rsidR="008F24DF">
          <w:rPr>
            <w:noProof/>
            <w:webHidden/>
          </w:rPr>
          <w:fldChar w:fldCharType="separate"/>
        </w:r>
        <w:r w:rsidR="008F24DF">
          <w:rPr>
            <w:noProof/>
            <w:webHidden/>
          </w:rPr>
          <w:t>165</w:t>
        </w:r>
        <w:r w:rsidR="008F24DF">
          <w:rPr>
            <w:noProof/>
            <w:webHidden/>
          </w:rPr>
          <w:fldChar w:fldCharType="end"/>
        </w:r>
      </w:hyperlink>
    </w:p>
    <w:p w14:paraId="558423F2" w14:textId="4B728FDC" w:rsidR="008F24DF" w:rsidRDefault="001B5688">
      <w:pPr>
        <w:pStyle w:val="TOC3"/>
        <w:tabs>
          <w:tab w:val="left" w:pos="1200"/>
          <w:tab w:val="right" w:leader="dot" w:pos="10457"/>
        </w:tabs>
        <w:rPr>
          <w:rFonts w:eastAsiaTheme="minorEastAsia" w:cstheme="minorBidi"/>
          <w:i w:val="0"/>
          <w:iCs w:val="0"/>
          <w:noProof/>
          <w:sz w:val="22"/>
          <w:szCs w:val="22"/>
          <w:lang w:eastAsia="en-GB"/>
        </w:rPr>
      </w:pPr>
      <w:hyperlink w:anchor="_Toc105521414" w:history="1">
        <w:r w:rsidR="008F24DF" w:rsidRPr="00083E20">
          <w:rPr>
            <w:rStyle w:val="Hyperlink"/>
            <w:noProof/>
          </w:rPr>
          <w:t>9.5.2</w:t>
        </w:r>
        <w:r w:rsidR="008F24DF">
          <w:rPr>
            <w:rFonts w:eastAsiaTheme="minorEastAsia" w:cstheme="minorBidi"/>
            <w:i w:val="0"/>
            <w:iCs w:val="0"/>
            <w:noProof/>
            <w:sz w:val="22"/>
            <w:szCs w:val="22"/>
            <w:lang w:eastAsia="en-GB"/>
          </w:rPr>
          <w:tab/>
        </w:r>
        <w:r w:rsidR="008F24DF" w:rsidRPr="00083E20">
          <w:rPr>
            <w:rStyle w:val="Hyperlink"/>
            <w:noProof/>
          </w:rPr>
          <w:t>Improved positioning accuracy, integrity, and power efficiency</w:t>
        </w:r>
        <w:r w:rsidR="008F24DF">
          <w:rPr>
            <w:noProof/>
            <w:webHidden/>
          </w:rPr>
          <w:tab/>
        </w:r>
        <w:r w:rsidR="008F24DF">
          <w:rPr>
            <w:noProof/>
            <w:webHidden/>
          </w:rPr>
          <w:fldChar w:fldCharType="begin"/>
        </w:r>
        <w:r w:rsidR="008F24DF">
          <w:rPr>
            <w:noProof/>
            <w:webHidden/>
          </w:rPr>
          <w:instrText xml:space="preserve"> PAGEREF _Toc105521414 \h </w:instrText>
        </w:r>
        <w:r w:rsidR="008F24DF">
          <w:rPr>
            <w:noProof/>
            <w:webHidden/>
          </w:rPr>
        </w:r>
        <w:r w:rsidR="008F24DF">
          <w:rPr>
            <w:noProof/>
            <w:webHidden/>
          </w:rPr>
          <w:fldChar w:fldCharType="separate"/>
        </w:r>
        <w:r w:rsidR="008F24DF">
          <w:rPr>
            <w:noProof/>
            <w:webHidden/>
          </w:rPr>
          <w:t>168</w:t>
        </w:r>
        <w:r w:rsidR="008F24DF">
          <w:rPr>
            <w:noProof/>
            <w:webHidden/>
          </w:rPr>
          <w:fldChar w:fldCharType="end"/>
        </w:r>
      </w:hyperlink>
    </w:p>
    <w:p w14:paraId="4963CBB0" w14:textId="4CC204B1" w:rsidR="008F24DF" w:rsidRDefault="001B5688">
      <w:pPr>
        <w:pStyle w:val="TOC4"/>
        <w:tabs>
          <w:tab w:val="left" w:pos="1400"/>
          <w:tab w:val="right" w:leader="dot" w:pos="10457"/>
        </w:tabs>
        <w:rPr>
          <w:rFonts w:eastAsiaTheme="minorEastAsia" w:cstheme="minorBidi"/>
          <w:noProof/>
          <w:sz w:val="22"/>
          <w:szCs w:val="22"/>
          <w:lang w:eastAsia="en-GB"/>
        </w:rPr>
      </w:pPr>
      <w:hyperlink w:anchor="_Toc105521415" w:history="1">
        <w:r w:rsidR="008F24DF" w:rsidRPr="00083E20">
          <w:rPr>
            <w:rStyle w:val="Hyperlink"/>
            <w:noProof/>
          </w:rPr>
          <w:t>9.5.2.1</w:t>
        </w:r>
        <w:r w:rsidR="008F24DF">
          <w:rPr>
            <w:rFonts w:eastAsiaTheme="minorEastAsia" w:cstheme="minorBidi"/>
            <w:noProof/>
            <w:sz w:val="22"/>
            <w:szCs w:val="22"/>
            <w:lang w:eastAsia="en-GB"/>
          </w:rPr>
          <w:tab/>
        </w:r>
        <w:r w:rsidR="008F24DF" w:rsidRPr="00083E20">
          <w:rPr>
            <w:rStyle w:val="Hyperlink"/>
            <w:noProof/>
          </w:rPr>
          <w:t>Solutions for integrity of RAT dependent positioning techniques</w:t>
        </w:r>
        <w:r w:rsidR="008F24DF">
          <w:rPr>
            <w:noProof/>
            <w:webHidden/>
          </w:rPr>
          <w:tab/>
        </w:r>
        <w:r w:rsidR="008F24DF">
          <w:rPr>
            <w:noProof/>
            <w:webHidden/>
          </w:rPr>
          <w:fldChar w:fldCharType="begin"/>
        </w:r>
        <w:r w:rsidR="008F24DF">
          <w:rPr>
            <w:noProof/>
            <w:webHidden/>
          </w:rPr>
          <w:instrText xml:space="preserve"> PAGEREF _Toc105521415 \h </w:instrText>
        </w:r>
        <w:r w:rsidR="008F24DF">
          <w:rPr>
            <w:noProof/>
            <w:webHidden/>
          </w:rPr>
        </w:r>
        <w:r w:rsidR="008F24DF">
          <w:rPr>
            <w:noProof/>
            <w:webHidden/>
          </w:rPr>
          <w:fldChar w:fldCharType="separate"/>
        </w:r>
        <w:r w:rsidR="008F24DF">
          <w:rPr>
            <w:noProof/>
            <w:webHidden/>
          </w:rPr>
          <w:t>168</w:t>
        </w:r>
        <w:r w:rsidR="008F24DF">
          <w:rPr>
            <w:noProof/>
            <w:webHidden/>
          </w:rPr>
          <w:fldChar w:fldCharType="end"/>
        </w:r>
      </w:hyperlink>
    </w:p>
    <w:p w14:paraId="1489F170" w14:textId="20FF352C" w:rsidR="008F24DF" w:rsidRDefault="001B5688">
      <w:pPr>
        <w:pStyle w:val="TOC4"/>
        <w:tabs>
          <w:tab w:val="left" w:pos="1400"/>
          <w:tab w:val="right" w:leader="dot" w:pos="10457"/>
        </w:tabs>
        <w:rPr>
          <w:rFonts w:eastAsiaTheme="minorEastAsia" w:cstheme="minorBidi"/>
          <w:noProof/>
          <w:sz w:val="22"/>
          <w:szCs w:val="22"/>
          <w:lang w:eastAsia="en-GB"/>
        </w:rPr>
      </w:pPr>
      <w:hyperlink w:anchor="_Toc105521416" w:history="1">
        <w:r w:rsidR="008F24DF" w:rsidRPr="00083E20">
          <w:rPr>
            <w:rStyle w:val="Hyperlink"/>
            <w:noProof/>
          </w:rPr>
          <w:t>9.5.2.2</w:t>
        </w:r>
        <w:r w:rsidR="008F24DF">
          <w:rPr>
            <w:rFonts w:eastAsiaTheme="minorEastAsia" w:cstheme="minorBidi"/>
            <w:noProof/>
            <w:sz w:val="22"/>
            <w:szCs w:val="22"/>
            <w:lang w:eastAsia="en-GB"/>
          </w:rPr>
          <w:tab/>
        </w:r>
        <w:r w:rsidR="008F24DF" w:rsidRPr="00083E20">
          <w:rPr>
            <w:rStyle w:val="Hyperlink"/>
            <w:noProof/>
          </w:rPr>
          <w:t>Improved accuracy based on NR carrier phase measurement</w:t>
        </w:r>
        <w:r w:rsidR="008F24DF">
          <w:rPr>
            <w:noProof/>
            <w:webHidden/>
          </w:rPr>
          <w:tab/>
        </w:r>
        <w:r w:rsidR="008F24DF">
          <w:rPr>
            <w:noProof/>
            <w:webHidden/>
          </w:rPr>
          <w:fldChar w:fldCharType="begin"/>
        </w:r>
        <w:r w:rsidR="008F24DF">
          <w:rPr>
            <w:noProof/>
            <w:webHidden/>
          </w:rPr>
          <w:instrText xml:space="preserve"> PAGEREF _Toc105521416 \h </w:instrText>
        </w:r>
        <w:r w:rsidR="008F24DF">
          <w:rPr>
            <w:noProof/>
            <w:webHidden/>
          </w:rPr>
        </w:r>
        <w:r w:rsidR="008F24DF">
          <w:rPr>
            <w:noProof/>
            <w:webHidden/>
          </w:rPr>
          <w:fldChar w:fldCharType="separate"/>
        </w:r>
        <w:r w:rsidR="008F24DF">
          <w:rPr>
            <w:noProof/>
            <w:webHidden/>
          </w:rPr>
          <w:t>170</w:t>
        </w:r>
        <w:r w:rsidR="008F24DF">
          <w:rPr>
            <w:noProof/>
            <w:webHidden/>
          </w:rPr>
          <w:fldChar w:fldCharType="end"/>
        </w:r>
      </w:hyperlink>
    </w:p>
    <w:p w14:paraId="0B0008A4" w14:textId="50F84154" w:rsidR="008F24DF" w:rsidRDefault="001B5688">
      <w:pPr>
        <w:pStyle w:val="TOC4"/>
        <w:tabs>
          <w:tab w:val="left" w:pos="1400"/>
          <w:tab w:val="right" w:leader="dot" w:pos="10457"/>
        </w:tabs>
        <w:rPr>
          <w:rFonts w:eastAsiaTheme="minorEastAsia" w:cstheme="minorBidi"/>
          <w:noProof/>
          <w:sz w:val="22"/>
          <w:szCs w:val="22"/>
          <w:lang w:eastAsia="en-GB"/>
        </w:rPr>
      </w:pPr>
      <w:hyperlink w:anchor="_Toc105521417" w:history="1">
        <w:r w:rsidR="008F24DF" w:rsidRPr="00083E20">
          <w:rPr>
            <w:rStyle w:val="Hyperlink"/>
            <w:noProof/>
          </w:rPr>
          <w:t>9.5.2.3</w:t>
        </w:r>
        <w:r w:rsidR="008F24DF">
          <w:rPr>
            <w:rFonts w:eastAsiaTheme="minorEastAsia" w:cstheme="minorBidi"/>
            <w:noProof/>
            <w:sz w:val="22"/>
            <w:szCs w:val="22"/>
            <w:lang w:eastAsia="en-GB"/>
          </w:rPr>
          <w:tab/>
        </w:r>
        <w:r w:rsidR="008F24DF" w:rsidRPr="00083E20">
          <w:rPr>
            <w:rStyle w:val="Hyperlink"/>
            <w:noProof/>
          </w:rPr>
          <w:t>LPHAP (Low Power High Accuracy Positioning)</w:t>
        </w:r>
        <w:r w:rsidR="008F24DF">
          <w:rPr>
            <w:noProof/>
            <w:webHidden/>
          </w:rPr>
          <w:tab/>
        </w:r>
        <w:r w:rsidR="008F24DF">
          <w:rPr>
            <w:noProof/>
            <w:webHidden/>
          </w:rPr>
          <w:fldChar w:fldCharType="begin"/>
        </w:r>
        <w:r w:rsidR="008F24DF">
          <w:rPr>
            <w:noProof/>
            <w:webHidden/>
          </w:rPr>
          <w:instrText xml:space="preserve"> PAGEREF _Toc105521417 \h </w:instrText>
        </w:r>
        <w:r w:rsidR="008F24DF">
          <w:rPr>
            <w:noProof/>
            <w:webHidden/>
          </w:rPr>
        </w:r>
        <w:r w:rsidR="008F24DF">
          <w:rPr>
            <w:noProof/>
            <w:webHidden/>
          </w:rPr>
          <w:fldChar w:fldCharType="separate"/>
        </w:r>
        <w:r w:rsidR="008F24DF">
          <w:rPr>
            <w:noProof/>
            <w:webHidden/>
          </w:rPr>
          <w:t>172</w:t>
        </w:r>
        <w:r w:rsidR="008F24DF">
          <w:rPr>
            <w:noProof/>
            <w:webHidden/>
          </w:rPr>
          <w:fldChar w:fldCharType="end"/>
        </w:r>
      </w:hyperlink>
    </w:p>
    <w:p w14:paraId="1B5842D6" w14:textId="46D4521B" w:rsidR="008F24DF" w:rsidRDefault="001B5688">
      <w:pPr>
        <w:pStyle w:val="TOC3"/>
        <w:tabs>
          <w:tab w:val="left" w:pos="1200"/>
          <w:tab w:val="right" w:leader="dot" w:pos="10457"/>
        </w:tabs>
        <w:rPr>
          <w:rFonts w:eastAsiaTheme="minorEastAsia" w:cstheme="minorBidi"/>
          <w:i w:val="0"/>
          <w:iCs w:val="0"/>
          <w:noProof/>
          <w:sz w:val="22"/>
          <w:szCs w:val="22"/>
          <w:lang w:eastAsia="en-GB"/>
        </w:rPr>
      </w:pPr>
      <w:hyperlink w:anchor="_Toc105521418" w:history="1">
        <w:r w:rsidR="008F24DF" w:rsidRPr="00083E20">
          <w:rPr>
            <w:rStyle w:val="Hyperlink"/>
            <w:noProof/>
          </w:rPr>
          <w:t>9.5.3</w:t>
        </w:r>
        <w:r w:rsidR="008F24DF">
          <w:rPr>
            <w:rFonts w:eastAsiaTheme="minorEastAsia" w:cstheme="minorBidi"/>
            <w:i w:val="0"/>
            <w:iCs w:val="0"/>
            <w:noProof/>
            <w:sz w:val="22"/>
            <w:szCs w:val="22"/>
            <w:lang w:eastAsia="en-GB"/>
          </w:rPr>
          <w:tab/>
        </w:r>
        <w:r w:rsidR="008F24DF" w:rsidRPr="00083E20">
          <w:rPr>
            <w:rStyle w:val="Hyperlink"/>
            <w:noProof/>
          </w:rPr>
          <w:t>Positioning for RedCap UEs</w:t>
        </w:r>
        <w:r w:rsidR="008F24DF">
          <w:rPr>
            <w:noProof/>
            <w:webHidden/>
          </w:rPr>
          <w:tab/>
        </w:r>
        <w:r w:rsidR="008F24DF">
          <w:rPr>
            <w:noProof/>
            <w:webHidden/>
          </w:rPr>
          <w:fldChar w:fldCharType="begin"/>
        </w:r>
        <w:r w:rsidR="008F24DF">
          <w:rPr>
            <w:noProof/>
            <w:webHidden/>
          </w:rPr>
          <w:instrText xml:space="preserve"> PAGEREF _Toc105521418 \h </w:instrText>
        </w:r>
        <w:r w:rsidR="008F24DF">
          <w:rPr>
            <w:noProof/>
            <w:webHidden/>
          </w:rPr>
        </w:r>
        <w:r w:rsidR="008F24DF">
          <w:rPr>
            <w:noProof/>
            <w:webHidden/>
          </w:rPr>
          <w:fldChar w:fldCharType="separate"/>
        </w:r>
        <w:r w:rsidR="008F24DF">
          <w:rPr>
            <w:noProof/>
            <w:webHidden/>
          </w:rPr>
          <w:t>175</w:t>
        </w:r>
        <w:r w:rsidR="008F24DF">
          <w:rPr>
            <w:noProof/>
            <w:webHidden/>
          </w:rPr>
          <w:fldChar w:fldCharType="end"/>
        </w:r>
      </w:hyperlink>
    </w:p>
    <w:p w14:paraId="2408DB9E" w14:textId="5D82C946" w:rsidR="008F24DF" w:rsidRDefault="001B5688">
      <w:pPr>
        <w:pStyle w:val="TOC3"/>
        <w:tabs>
          <w:tab w:val="left" w:pos="1200"/>
          <w:tab w:val="right" w:leader="dot" w:pos="10457"/>
        </w:tabs>
        <w:rPr>
          <w:rFonts w:eastAsiaTheme="minorEastAsia" w:cstheme="minorBidi"/>
          <w:i w:val="0"/>
          <w:iCs w:val="0"/>
          <w:noProof/>
          <w:sz w:val="22"/>
          <w:szCs w:val="22"/>
          <w:lang w:eastAsia="en-GB"/>
        </w:rPr>
      </w:pPr>
      <w:hyperlink w:anchor="_Toc105521419" w:history="1">
        <w:r w:rsidR="008F24DF" w:rsidRPr="00083E20">
          <w:rPr>
            <w:rStyle w:val="Hyperlink"/>
            <w:noProof/>
          </w:rPr>
          <w:t>9.5.4</w:t>
        </w:r>
        <w:r w:rsidR="008F24DF">
          <w:rPr>
            <w:rFonts w:eastAsiaTheme="minorEastAsia" w:cstheme="minorBidi"/>
            <w:i w:val="0"/>
            <w:iCs w:val="0"/>
            <w:noProof/>
            <w:sz w:val="22"/>
            <w:szCs w:val="22"/>
            <w:lang w:eastAsia="en-GB"/>
          </w:rPr>
          <w:tab/>
        </w:r>
        <w:r w:rsidR="008F24DF" w:rsidRPr="00083E20">
          <w:rPr>
            <w:rStyle w:val="Hyperlink"/>
            <w:noProof/>
          </w:rPr>
          <w:t>Other</w:t>
        </w:r>
        <w:r w:rsidR="008F24DF">
          <w:rPr>
            <w:noProof/>
            <w:webHidden/>
          </w:rPr>
          <w:tab/>
        </w:r>
        <w:r w:rsidR="008F24DF">
          <w:rPr>
            <w:noProof/>
            <w:webHidden/>
          </w:rPr>
          <w:fldChar w:fldCharType="begin"/>
        </w:r>
        <w:r w:rsidR="008F24DF">
          <w:rPr>
            <w:noProof/>
            <w:webHidden/>
          </w:rPr>
          <w:instrText xml:space="preserve"> PAGEREF _Toc105521419 \h </w:instrText>
        </w:r>
        <w:r w:rsidR="008F24DF">
          <w:rPr>
            <w:noProof/>
            <w:webHidden/>
          </w:rPr>
        </w:r>
        <w:r w:rsidR="008F24DF">
          <w:rPr>
            <w:noProof/>
            <w:webHidden/>
          </w:rPr>
          <w:fldChar w:fldCharType="separate"/>
        </w:r>
        <w:r w:rsidR="008F24DF">
          <w:rPr>
            <w:noProof/>
            <w:webHidden/>
          </w:rPr>
          <w:t>178</w:t>
        </w:r>
        <w:r w:rsidR="008F24DF">
          <w:rPr>
            <w:noProof/>
            <w:webHidden/>
          </w:rPr>
          <w:fldChar w:fldCharType="end"/>
        </w:r>
      </w:hyperlink>
    </w:p>
    <w:p w14:paraId="02DE0801" w14:textId="29ACDD53" w:rsidR="008F24DF" w:rsidRDefault="001B5688">
      <w:pPr>
        <w:pStyle w:val="TOC2"/>
        <w:tabs>
          <w:tab w:val="left" w:pos="800"/>
          <w:tab w:val="right" w:leader="dot" w:pos="10457"/>
        </w:tabs>
        <w:rPr>
          <w:rFonts w:eastAsiaTheme="minorEastAsia" w:cstheme="minorBidi"/>
          <w:smallCaps w:val="0"/>
          <w:noProof/>
          <w:sz w:val="22"/>
          <w:szCs w:val="22"/>
          <w:lang w:eastAsia="en-GB"/>
        </w:rPr>
      </w:pPr>
      <w:hyperlink w:anchor="_Toc105521420" w:history="1">
        <w:r w:rsidR="008F24DF" w:rsidRPr="00083E20">
          <w:rPr>
            <w:rStyle w:val="Hyperlink"/>
            <w:noProof/>
          </w:rPr>
          <w:t>9.6</w:t>
        </w:r>
        <w:r w:rsidR="008F24DF">
          <w:rPr>
            <w:rFonts w:eastAsiaTheme="minorEastAsia" w:cstheme="minorBidi"/>
            <w:smallCaps w:val="0"/>
            <w:noProof/>
            <w:sz w:val="22"/>
            <w:szCs w:val="22"/>
            <w:lang w:eastAsia="en-GB"/>
          </w:rPr>
          <w:tab/>
        </w:r>
        <w:r w:rsidR="008F24DF" w:rsidRPr="00083E20">
          <w:rPr>
            <w:rStyle w:val="Hyperlink"/>
            <w:noProof/>
          </w:rPr>
          <w:t>Study on further NR RedCap (reduced capability) UE complexity reduction</w:t>
        </w:r>
        <w:r w:rsidR="008F24DF">
          <w:rPr>
            <w:noProof/>
            <w:webHidden/>
          </w:rPr>
          <w:tab/>
        </w:r>
        <w:r w:rsidR="008F24DF">
          <w:rPr>
            <w:noProof/>
            <w:webHidden/>
          </w:rPr>
          <w:fldChar w:fldCharType="begin"/>
        </w:r>
        <w:r w:rsidR="008F24DF">
          <w:rPr>
            <w:noProof/>
            <w:webHidden/>
          </w:rPr>
          <w:instrText xml:space="preserve"> PAGEREF _Toc105521420 \h </w:instrText>
        </w:r>
        <w:r w:rsidR="008F24DF">
          <w:rPr>
            <w:noProof/>
            <w:webHidden/>
          </w:rPr>
        </w:r>
        <w:r w:rsidR="008F24DF">
          <w:rPr>
            <w:noProof/>
            <w:webHidden/>
          </w:rPr>
          <w:fldChar w:fldCharType="separate"/>
        </w:r>
        <w:r w:rsidR="008F24DF">
          <w:rPr>
            <w:noProof/>
            <w:webHidden/>
          </w:rPr>
          <w:t>178</w:t>
        </w:r>
        <w:r w:rsidR="008F24DF">
          <w:rPr>
            <w:noProof/>
            <w:webHidden/>
          </w:rPr>
          <w:fldChar w:fldCharType="end"/>
        </w:r>
      </w:hyperlink>
    </w:p>
    <w:p w14:paraId="1AE5CC68" w14:textId="7F8E89DA" w:rsidR="008F24DF" w:rsidRDefault="001B5688">
      <w:pPr>
        <w:pStyle w:val="TOC3"/>
        <w:tabs>
          <w:tab w:val="left" w:pos="1200"/>
          <w:tab w:val="right" w:leader="dot" w:pos="10457"/>
        </w:tabs>
        <w:rPr>
          <w:rFonts w:eastAsiaTheme="minorEastAsia" w:cstheme="minorBidi"/>
          <w:i w:val="0"/>
          <w:iCs w:val="0"/>
          <w:noProof/>
          <w:sz w:val="22"/>
          <w:szCs w:val="22"/>
          <w:lang w:eastAsia="en-GB"/>
        </w:rPr>
      </w:pPr>
      <w:hyperlink w:anchor="_Toc105521421" w:history="1">
        <w:r w:rsidR="008F24DF" w:rsidRPr="00083E20">
          <w:rPr>
            <w:rStyle w:val="Hyperlink"/>
            <w:noProof/>
          </w:rPr>
          <w:t>9.6.1</w:t>
        </w:r>
        <w:r w:rsidR="008F24DF">
          <w:rPr>
            <w:rFonts w:eastAsiaTheme="minorEastAsia" w:cstheme="minorBidi"/>
            <w:i w:val="0"/>
            <w:iCs w:val="0"/>
            <w:noProof/>
            <w:sz w:val="22"/>
            <w:szCs w:val="22"/>
            <w:lang w:eastAsia="en-GB"/>
          </w:rPr>
          <w:tab/>
        </w:r>
        <w:r w:rsidR="008F24DF" w:rsidRPr="00083E20">
          <w:rPr>
            <w:rStyle w:val="Hyperlink"/>
            <w:noProof/>
          </w:rPr>
          <w:t>Potential solutions to further reduce UE complexity</w:t>
        </w:r>
        <w:r w:rsidR="008F24DF">
          <w:rPr>
            <w:noProof/>
            <w:webHidden/>
          </w:rPr>
          <w:tab/>
        </w:r>
        <w:r w:rsidR="008F24DF">
          <w:rPr>
            <w:noProof/>
            <w:webHidden/>
          </w:rPr>
          <w:fldChar w:fldCharType="begin"/>
        </w:r>
        <w:r w:rsidR="008F24DF">
          <w:rPr>
            <w:noProof/>
            <w:webHidden/>
          </w:rPr>
          <w:instrText xml:space="preserve"> PAGEREF _Toc105521421 \h </w:instrText>
        </w:r>
        <w:r w:rsidR="008F24DF">
          <w:rPr>
            <w:noProof/>
            <w:webHidden/>
          </w:rPr>
        </w:r>
        <w:r w:rsidR="008F24DF">
          <w:rPr>
            <w:noProof/>
            <w:webHidden/>
          </w:rPr>
          <w:fldChar w:fldCharType="separate"/>
        </w:r>
        <w:r w:rsidR="008F24DF">
          <w:rPr>
            <w:noProof/>
            <w:webHidden/>
          </w:rPr>
          <w:t>179</w:t>
        </w:r>
        <w:r w:rsidR="008F24DF">
          <w:rPr>
            <w:noProof/>
            <w:webHidden/>
          </w:rPr>
          <w:fldChar w:fldCharType="end"/>
        </w:r>
      </w:hyperlink>
    </w:p>
    <w:p w14:paraId="7CDF748B" w14:textId="7267E292" w:rsidR="008F24DF" w:rsidRDefault="001B5688">
      <w:pPr>
        <w:pStyle w:val="TOC3"/>
        <w:tabs>
          <w:tab w:val="left" w:pos="1200"/>
          <w:tab w:val="right" w:leader="dot" w:pos="10457"/>
        </w:tabs>
        <w:rPr>
          <w:rFonts w:eastAsiaTheme="minorEastAsia" w:cstheme="minorBidi"/>
          <w:i w:val="0"/>
          <w:iCs w:val="0"/>
          <w:noProof/>
          <w:sz w:val="22"/>
          <w:szCs w:val="22"/>
          <w:lang w:eastAsia="en-GB"/>
        </w:rPr>
      </w:pPr>
      <w:hyperlink w:anchor="_Toc105521422" w:history="1">
        <w:r w:rsidR="008F24DF" w:rsidRPr="00083E20">
          <w:rPr>
            <w:rStyle w:val="Hyperlink"/>
            <w:noProof/>
          </w:rPr>
          <w:t>9.6.2</w:t>
        </w:r>
        <w:r w:rsidR="008F24DF">
          <w:rPr>
            <w:rFonts w:eastAsiaTheme="minorEastAsia" w:cstheme="minorBidi"/>
            <w:i w:val="0"/>
            <w:iCs w:val="0"/>
            <w:noProof/>
            <w:sz w:val="22"/>
            <w:szCs w:val="22"/>
            <w:lang w:eastAsia="en-GB"/>
          </w:rPr>
          <w:tab/>
        </w:r>
        <w:r w:rsidR="008F24DF" w:rsidRPr="00083E20">
          <w:rPr>
            <w:rStyle w:val="Hyperlink"/>
            <w:noProof/>
          </w:rPr>
          <w:t>Simulation needs and assumptions</w:t>
        </w:r>
        <w:r w:rsidR="008F24DF">
          <w:rPr>
            <w:noProof/>
            <w:webHidden/>
          </w:rPr>
          <w:tab/>
        </w:r>
        <w:r w:rsidR="008F24DF">
          <w:rPr>
            <w:noProof/>
            <w:webHidden/>
          </w:rPr>
          <w:fldChar w:fldCharType="begin"/>
        </w:r>
        <w:r w:rsidR="008F24DF">
          <w:rPr>
            <w:noProof/>
            <w:webHidden/>
          </w:rPr>
          <w:instrText xml:space="preserve"> PAGEREF _Toc105521422 \h </w:instrText>
        </w:r>
        <w:r w:rsidR="008F24DF">
          <w:rPr>
            <w:noProof/>
            <w:webHidden/>
          </w:rPr>
        </w:r>
        <w:r w:rsidR="008F24DF">
          <w:rPr>
            <w:noProof/>
            <w:webHidden/>
          </w:rPr>
          <w:fldChar w:fldCharType="separate"/>
        </w:r>
        <w:r w:rsidR="008F24DF">
          <w:rPr>
            <w:noProof/>
            <w:webHidden/>
          </w:rPr>
          <w:t>182</w:t>
        </w:r>
        <w:r w:rsidR="008F24DF">
          <w:rPr>
            <w:noProof/>
            <w:webHidden/>
          </w:rPr>
          <w:fldChar w:fldCharType="end"/>
        </w:r>
      </w:hyperlink>
    </w:p>
    <w:p w14:paraId="2386E345" w14:textId="336916BA" w:rsidR="008F24DF" w:rsidRDefault="001B5688">
      <w:pPr>
        <w:pStyle w:val="TOC3"/>
        <w:tabs>
          <w:tab w:val="left" w:pos="1200"/>
          <w:tab w:val="right" w:leader="dot" w:pos="10457"/>
        </w:tabs>
        <w:rPr>
          <w:rFonts w:eastAsiaTheme="minorEastAsia" w:cstheme="minorBidi"/>
          <w:i w:val="0"/>
          <w:iCs w:val="0"/>
          <w:noProof/>
          <w:sz w:val="22"/>
          <w:szCs w:val="22"/>
          <w:lang w:eastAsia="en-GB"/>
        </w:rPr>
      </w:pPr>
      <w:hyperlink w:anchor="_Toc105521423" w:history="1">
        <w:r w:rsidR="008F24DF" w:rsidRPr="00083E20">
          <w:rPr>
            <w:rStyle w:val="Hyperlink"/>
            <w:noProof/>
          </w:rPr>
          <w:t>9.6.3</w:t>
        </w:r>
        <w:r w:rsidR="008F24DF">
          <w:rPr>
            <w:rFonts w:eastAsiaTheme="minorEastAsia" w:cstheme="minorBidi"/>
            <w:i w:val="0"/>
            <w:iCs w:val="0"/>
            <w:noProof/>
            <w:sz w:val="22"/>
            <w:szCs w:val="22"/>
            <w:lang w:eastAsia="en-GB"/>
          </w:rPr>
          <w:tab/>
        </w:r>
        <w:r w:rsidR="008F24DF" w:rsidRPr="00083E20">
          <w:rPr>
            <w:rStyle w:val="Hyperlink"/>
            <w:noProof/>
          </w:rPr>
          <w:t>Other</w:t>
        </w:r>
        <w:r w:rsidR="008F24DF">
          <w:rPr>
            <w:noProof/>
            <w:webHidden/>
          </w:rPr>
          <w:tab/>
        </w:r>
        <w:r w:rsidR="008F24DF">
          <w:rPr>
            <w:noProof/>
            <w:webHidden/>
          </w:rPr>
          <w:fldChar w:fldCharType="begin"/>
        </w:r>
        <w:r w:rsidR="008F24DF">
          <w:rPr>
            <w:noProof/>
            <w:webHidden/>
          </w:rPr>
          <w:instrText xml:space="preserve"> PAGEREF _Toc105521423 \h </w:instrText>
        </w:r>
        <w:r w:rsidR="008F24DF">
          <w:rPr>
            <w:noProof/>
            <w:webHidden/>
          </w:rPr>
        </w:r>
        <w:r w:rsidR="008F24DF">
          <w:rPr>
            <w:noProof/>
            <w:webHidden/>
          </w:rPr>
          <w:fldChar w:fldCharType="separate"/>
        </w:r>
        <w:r w:rsidR="008F24DF">
          <w:rPr>
            <w:noProof/>
            <w:webHidden/>
          </w:rPr>
          <w:t>185</w:t>
        </w:r>
        <w:r w:rsidR="008F24DF">
          <w:rPr>
            <w:noProof/>
            <w:webHidden/>
          </w:rPr>
          <w:fldChar w:fldCharType="end"/>
        </w:r>
      </w:hyperlink>
    </w:p>
    <w:p w14:paraId="08C9A1C4" w14:textId="5295C8CC" w:rsidR="008F24DF" w:rsidRDefault="001B5688">
      <w:pPr>
        <w:pStyle w:val="TOC2"/>
        <w:tabs>
          <w:tab w:val="left" w:pos="800"/>
          <w:tab w:val="right" w:leader="dot" w:pos="10457"/>
        </w:tabs>
        <w:rPr>
          <w:rFonts w:eastAsiaTheme="minorEastAsia" w:cstheme="minorBidi"/>
          <w:smallCaps w:val="0"/>
          <w:noProof/>
          <w:sz w:val="22"/>
          <w:szCs w:val="22"/>
          <w:lang w:eastAsia="en-GB"/>
        </w:rPr>
      </w:pPr>
      <w:hyperlink w:anchor="_Toc105521424" w:history="1">
        <w:r w:rsidR="008F24DF" w:rsidRPr="00083E20">
          <w:rPr>
            <w:rStyle w:val="Hyperlink"/>
            <w:noProof/>
          </w:rPr>
          <w:t>9.7</w:t>
        </w:r>
        <w:r w:rsidR="008F24DF">
          <w:rPr>
            <w:rFonts w:eastAsiaTheme="minorEastAsia" w:cstheme="minorBidi"/>
            <w:smallCaps w:val="0"/>
            <w:noProof/>
            <w:sz w:val="22"/>
            <w:szCs w:val="22"/>
            <w:lang w:eastAsia="en-GB"/>
          </w:rPr>
          <w:tab/>
        </w:r>
        <w:r w:rsidR="008F24DF" w:rsidRPr="00083E20">
          <w:rPr>
            <w:rStyle w:val="Hyperlink"/>
            <w:noProof/>
          </w:rPr>
          <w:t>Study on network energy savings for NR</w:t>
        </w:r>
        <w:r w:rsidR="008F24DF">
          <w:rPr>
            <w:noProof/>
            <w:webHidden/>
          </w:rPr>
          <w:tab/>
        </w:r>
        <w:r w:rsidR="008F24DF">
          <w:rPr>
            <w:noProof/>
            <w:webHidden/>
          </w:rPr>
          <w:fldChar w:fldCharType="begin"/>
        </w:r>
        <w:r w:rsidR="008F24DF">
          <w:rPr>
            <w:noProof/>
            <w:webHidden/>
          </w:rPr>
          <w:instrText xml:space="preserve"> PAGEREF _Toc105521424 \h </w:instrText>
        </w:r>
        <w:r w:rsidR="008F24DF">
          <w:rPr>
            <w:noProof/>
            <w:webHidden/>
          </w:rPr>
        </w:r>
        <w:r w:rsidR="008F24DF">
          <w:rPr>
            <w:noProof/>
            <w:webHidden/>
          </w:rPr>
          <w:fldChar w:fldCharType="separate"/>
        </w:r>
        <w:r w:rsidR="008F24DF">
          <w:rPr>
            <w:noProof/>
            <w:webHidden/>
          </w:rPr>
          <w:t>185</w:t>
        </w:r>
        <w:r w:rsidR="008F24DF">
          <w:rPr>
            <w:noProof/>
            <w:webHidden/>
          </w:rPr>
          <w:fldChar w:fldCharType="end"/>
        </w:r>
      </w:hyperlink>
    </w:p>
    <w:p w14:paraId="3A4F8B8F" w14:textId="7DA14C62" w:rsidR="008F24DF" w:rsidRDefault="001B5688">
      <w:pPr>
        <w:pStyle w:val="TOC3"/>
        <w:tabs>
          <w:tab w:val="left" w:pos="1200"/>
          <w:tab w:val="right" w:leader="dot" w:pos="10457"/>
        </w:tabs>
        <w:rPr>
          <w:rFonts w:eastAsiaTheme="minorEastAsia" w:cstheme="minorBidi"/>
          <w:i w:val="0"/>
          <w:iCs w:val="0"/>
          <w:noProof/>
          <w:sz w:val="22"/>
          <w:szCs w:val="22"/>
          <w:lang w:eastAsia="en-GB"/>
        </w:rPr>
      </w:pPr>
      <w:hyperlink w:anchor="_Toc105521425" w:history="1">
        <w:r w:rsidR="008F24DF" w:rsidRPr="00083E20">
          <w:rPr>
            <w:rStyle w:val="Hyperlink"/>
            <w:noProof/>
          </w:rPr>
          <w:t>9.7.1</w:t>
        </w:r>
        <w:r w:rsidR="008F24DF">
          <w:rPr>
            <w:rFonts w:eastAsiaTheme="minorEastAsia" w:cstheme="minorBidi"/>
            <w:i w:val="0"/>
            <w:iCs w:val="0"/>
            <w:noProof/>
            <w:sz w:val="22"/>
            <w:szCs w:val="22"/>
            <w:lang w:eastAsia="en-GB"/>
          </w:rPr>
          <w:tab/>
        </w:r>
        <w:r w:rsidR="008F24DF" w:rsidRPr="00083E20">
          <w:rPr>
            <w:rStyle w:val="Hyperlink"/>
            <w:noProof/>
          </w:rPr>
          <w:t>NW energy savings performance evaluation</w:t>
        </w:r>
        <w:r w:rsidR="008F24DF">
          <w:rPr>
            <w:noProof/>
            <w:webHidden/>
          </w:rPr>
          <w:tab/>
        </w:r>
        <w:r w:rsidR="008F24DF">
          <w:rPr>
            <w:noProof/>
            <w:webHidden/>
          </w:rPr>
          <w:fldChar w:fldCharType="begin"/>
        </w:r>
        <w:r w:rsidR="008F24DF">
          <w:rPr>
            <w:noProof/>
            <w:webHidden/>
          </w:rPr>
          <w:instrText xml:space="preserve"> PAGEREF _Toc105521425 \h </w:instrText>
        </w:r>
        <w:r w:rsidR="008F24DF">
          <w:rPr>
            <w:noProof/>
            <w:webHidden/>
          </w:rPr>
        </w:r>
        <w:r w:rsidR="008F24DF">
          <w:rPr>
            <w:noProof/>
            <w:webHidden/>
          </w:rPr>
          <w:fldChar w:fldCharType="separate"/>
        </w:r>
        <w:r w:rsidR="008F24DF">
          <w:rPr>
            <w:noProof/>
            <w:webHidden/>
          </w:rPr>
          <w:t>185</w:t>
        </w:r>
        <w:r w:rsidR="008F24DF">
          <w:rPr>
            <w:noProof/>
            <w:webHidden/>
          </w:rPr>
          <w:fldChar w:fldCharType="end"/>
        </w:r>
      </w:hyperlink>
    </w:p>
    <w:p w14:paraId="18A9BF00" w14:textId="6AA968CF" w:rsidR="008F24DF" w:rsidRDefault="001B5688">
      <w:pPr>
        <w:pStyle w:val="TOC3"/>
        <w:tabs>
          <w:tab w:val="left" w:pos="1200"/>
          <w:tab w:val="right" w:leader="dot" w:pos="10457"/>
        </w:tabs>
        <w:rPr>
          <w:rFonts w:eastAsiaTheme="minorEastAsia" w:cstheme="minorBidi"/>
          <w:i w:val="0"/>
          <w:iCs w:val="0"/>
          <w:noProof/>
          <w:sz w:val="22"/>
          <w:szCs w:val="22"/>
          <w:lang w:eastAsia="en-GB"/>
        </w:rPr>
      </w:pPr>
      <w:hyperlink w:anchor="_Toc105521426" w:history="1">
        <w:r w:rsidR="008F24DF" w:rsidRPr="00083E20">
          <w:rPr>
            <w:rStyle w:val="Hyperlink"/>
            <w:noProof/>
          </w:rPr>
          <w:t>9.7.2</w:t>
        </w:r>
        <w:r w:rsidR="008F24DF">
          <w:rPr>
            <w:rFonts w:eastAsiaTheme="minorEastAsia" w:cstheme="minorBidi"/>
            <w:i w:val="0"/>
            <w:iCs w:val="0"/>
            <w:noProof/>
            <w:sz w:val="22"/>
            <w:szCs w:val="22"/>
            <w:lang w:eastAsia="en-GB"/>
          </w:rPr>
          <w:tab/>
        </w:r>
        <w:r w:rsidR="008F24DF" w:rsidRPr="00083E20">
          <w:rPr>
            <w:rStyle w:val="Hyperlink"/>
            <w:noProof/>
          </w:rPr>
          <w:t>Network energy saving techniques</w:t>
        </w:r>
        <w:r w:rsidR="008F24DF">
          <w:rPr>
            <w:noProof/>
            <w:webHidden/>
          </w:rPr>
          <w:tab/>
        </w:r>
        <w:r w:rsidR="008F24DF">
          <w:rPr>
            <w:noProof/>
            <w:webHidden/>
          </w:rPr>
          <w:fldChar w:fldCharType="begin"/>
        </w:r>
        <w:r w:rsidR="008F24DF">
          <w:rPr>
            <w:noProof/>
            <w:webHidden/>
          </w:rPr>
          <w:instrText xml:space="preserve"> PAGEREF _Toc105521426 \h </w:instrText>
        </w:r>
        <w:r w:rsidR="008F24DF">
          <w:rPr>
            <w:noProof/>
            <w:webHidden/>
          </w:rPr>
        </w:r>
        <w:r w:rsidR="008F24DF">
          <w:rPr>
            <w:noProof/>
            <w:webHidden/>
          </w:rPr>
          <w:fldChar w:fldCharType="separate"/>
        </w:r>
        <w:r w:rsidR="008F24DF">
          <w:rPr>
            <w:noProof/>
            <w:webHidden/>
          </w:rPr>
          <w:t>188</w:t>
        </w:r>
        <w:r w:rsidR="008F24DF">
          <w:rPr>
            <w:noProof/>
            <w:webHidden/>
          </w:rPr>
          <w:fldChar w:fldCharType="end"/>
        </w:r>
      </w:hyperlink>
    </w:p>
    <w:p w14:paraId="43111281" w14:textId="4E263E0C" w:rsidR="008F24DF" w:rsidRDefault="001B5688">
      <w:pPr>
        <w:pStyle w:val="TOC3"/>
        <w:tabs>
          <w:tab w:val="left" w:pos="1200"/>
          <w:tab w:val="right" w:leader="dot" w:pos="10457"/>
        </w:tabs>
        <w:rPr>
          <w:rFonts w:eastAsiaTheme="minorEastAsia" w:cstheme="minorBidi"/>
          <w:i w:val="0"/>
          <w:iCs w:val="0"/>
          <w:noProof/>
          <w:sz w:val="22"/>
          <w:szCs w:val="22"/>
          <w:lang w:eastAsia="en-GB"/>
        </w:rPr>
      </w:pPr>
      <w:hyperlink w:anchor="_Toc105521427" w:history="1">
        <w:r w:rsidR="008F24DF" w:rsidRPr="00083E20">
          <w:rPr>
            <w:rStyle w:val="Hyperlink"/>
            <w:noProof/>
          </w:rPr>
          <w:t>9.7.3</w:t>
        </w:r>
        <w:r w:rsidR="008F24DF">
          <w:rPr>
            <w:rFonts w:eastAsiaTheme="minorEastAsia" w:cstheme="minorBidi"/>
            <w:i w:val="0"/>
            <w:iCs w:val="0"/>
            <w:noProof/>
            <w:sz w:val="22"/>
            <w:szCs w:val="22"/>
            <w:lang w:eastAsia="en-GB"/>
          </w:rPr>
          <w:tab/>
        </w:r>
        <w:r w:rsidR="008F24DF" w:rsidRPr="00083E20">
          <w:rPr>
            <w:rStyle w:val="Hyperlink"/>
            <w:noProof/>
          </w:rPr>
          <w:t>Other</w:t>
        </w:r>
        <w:r w:rsidR="008F24DF">
          <w:rPr>
            <w:noProof/>
            <w:webHidden/>
          </w:rPr>
          <w:tab/>
        </w:r>
        <w:r w:rsidR="008F24DF">
          <w:rPr>
            <w:noProof/>
            <w:webHidden/>
          </w:rPr>
          <w:fldChar w:fldCharType="begin"/>
        </w:r>
        <w:r w:rsidR="008F24DF">
          <w:rPr>
            <w:noProof/>
            <w:webHidden/>
          </w:rPr>
          <w:instrText xml:space="preserve"> PAGEREF _Toc105521427 \h </w:instrText>
        </w:r>
        <w:r w:rsidR="008F24DF">
          <w:rPr>
            <w:noProof/>
            <w:webHidden/>
          </w:rPr>
        </w:r>
        <w:r w:rsidR="008F24DF">
          <w:rPr>
            <w:noProof/>
            <w:webHidden/>
          </w:rPr>
          <w:fldChar w:fldCharType="separate"/>
        </w:r>
        <w:r w:rsidR="008F24DF">
          <w:rPr>
            <w:noProof/>
            <w:webHidden/>
          </w:rPr>
          <w:t>191</w:t>
        </w:r>
        <w:r w:rsidR="008F24DF">
          <w:rPr>
            <w:noProof/>
            <w:webHidden/>
          </w:rPr>
          <w:fldChar w:fldCharType="end"/>
        </w:r>
      </w:hyperlink>
    </w:p>
    <w:p w14:paraId="00FFBEDA" w14:textId="496F23F5" w:rsidR="008F24DF" w:rsidRDefault="001B5688">
      <w:pPr>
        <w:pStyle w:val="TOC2"/>
        <w:tabs>
          <w:tab w:val="left" w:pos="800"/>
          <w:tab w:val="right" w:leader="dot" w:pos="10457"/>
        </w:tabs>
        <w:rPr>
          <w:rFonts w:eastAsiaTheme="minorEastAsia" w:cstheme="minorBidi"/>
          <w:smallCaps w:val="0"/>
          <w:noProof/>
          <w:sz w:val="22"/>
          <w:szCs w:val="22"/>
          <w:lang w:eastAsia="en-GB"/>
        </w:rPr>
      </w:pPr>
      <w:hyperlink w:anchor="_Toc105521428" w:history="1">
        <w:r w:rsidR="008F24DF" w:rsidRPr="00083E20">
          <w:rPr>
            <w:rStyle w:val="Hyperlink"/>
            <w:noProof/>
          </w:rPr>
          <w:t>9.8</w:t>
        </w:r>
        <w:r w:rsidR="008F24DF">
          <w:rPr>
            <w:rFonts w:eastAsiaTheme="minorEastAsia" w:cstheme="minorBidi"/>
            <w:smallCaps w:val="0"/>
            <w:noProof/>
            <w:sz w:val="22"/>
            <w:szCs w:val="22"/>
            <w:lang w:eastAsia="en-GB"/>
          </w:rPr>
          <w:tab/>
        </w:r>
        <w:r w:rsidR="008F24DF" w:rsidRPr="00083E20">
          <w:rPr>
            <w:rStyle w:val="Hyperlink"/>
            <w:noProof/>
          </w:rPr>
          <w:t>Study on NR network-controlled repeaters</w:t>
        </w:r>
        <w:r w:rsidR="008F24DF">
          <w:rPr>
            <w:noProof/>
            <w:webHidden/>
          </w:rPr>
          <w:tab/>
        </w:r>
        <w:r w:rsidR="008F24DF">
          <w:rPr>
            <w:noProof/>
            <w:webHidden/>
          </w:rPr>
          <w:fldChar w:fldCharType="begin"/>
        </w:r>
        <w:r w:rsidR="008F24DF">
          <w:rPr>
            <w:noProof/>
            <w:webHidden/>
          </w:rPr>
          <w:instrText xml:space="preserve"> PAGEREF _Toc105521428 \h </w:instrText>
        </w:r>
        <w:r w:rsidR="008F24DF">
          <w:rPr>
            <w:noProof/>
            <w:webHidden/>
          </w:rPr>
        </w:r>
        <w:r w:rsidR="008F24DF">
          <w:rPr>
            <w:noProof/>
            <w:webHidden/>
          </w:rPr>
          <w:fldChar w:fldCharType="separate"/>
        </w:r>
        <w:r w:rsidR="008F24DF">
          <w:rPr>
            <w:noProof/>
            <w:webHidden/>
          </w:rPr>
          <w:t>191</w:t>
        </w:r>
        <w:r w:rsidR="008F24DF">
          <w:rPr>
            <w:noProof/>
            <w:webHidden/>
          </w:rPr>
          <w:fldChar w:fldCharType="end"/>
        </w:r>
      </w:hyperlink>
    </w:p>
    <w:p w14:paraId="6E495875" w14:textId="3DE19444" w:rsidR="008F24DF" w:rsidRDefault="001B5688">
      <w:pPr>
        <w:pStyle w:val="TOC3"/>
        <w:tabs>
          <w:tab w:val="left" w:pos="1200"/>
          <w:tab w:val="right" w:leader="dot" w:pos="10457"/>
        </w:tabs>
        <w:rPr>
          <w:rFonts w:eastAsiaTheme="minorEastAsia" w:cstheme="minorBidi"/>
          <w:i w:val="0"/>
          <w:iCs w:val="0"/>
          <w:noProof/>
          <w:sz w:val="22"/>
          <w:szCs w:val="22"/>
          <w:lang w:eastAsia="en-GB"/>
        </w:rPr>
      </w:pPr>
      <w:hyperlink w:anchor="_Toc105521429" w:history="1">
        <w:r w:rsidR="008F24DF" w:rsidRPr="00083E20">
          <w:rPr>
            <w:rStyle w:val="Hyperlink"/>
            <w:noProof/>
          </w:rPr>
          <w:t>9.8.1</w:t>
        </w:r>
        <w:r w:rsidR="008F24DF">
          <w:rPr>
            <w:rFonts w:eastAsiaTheme="minorEastAsia" w:cstheme="minorBidi"/>
            <w:i w:val="0"/>
            <w:iCs w:val="0"/>
            <w:noProof/>
            <w:sz w:val="22"/>
            <w:szCs w:val="22"/>
            <w:lang w:eastAsia="en-GB"/>
          </w:rPr>
          <w:tab/>
        </w:r>
        <w:r w:rsidR="008F24DF" w:rsidRPr="00083E20">
          <w:rPr>
            <w:rStyle w:val="Hyperlink"/>
            <w:noProof/>
          </w:rPr>
          <w:t>Side control information to enable NR network-controlled repeaters</w:t>
        </w:r>
        <w:r w:rsidR="008F24DF">
          <w:rPr>
            <w:noProof/>
            <w:webHidden/>
          </w:rPr>
          <w:tab/>
        </w:r>
        <w:r w:rsidR="008F24DF">
          <w:rPr>
            <w:noProof/>
            <w:webHidden/>
          </w:rPr>
          <w:fldChar w:fldCharType="begin"/>
        </w:r>
        <w:r w:rsidR="008F24DF">
          <w:rPr>
            <w:noProof/>
            <w:webHidden/>
          </w:rPr>
          <w:instrText xml:space="preserve"> PAGEREF _Toc105521429 \h </w:instrText>
        </w:r>
        <w:r w:rsidR="008F24DF">
          <w:rPr>
            <w:noProof/>
            <w:webHidden/>
          </w:rPr>
        </w:r>
        <w:r w:rsidR="008F24DF">
          <w:rPr>
            <w:noProof/>
            <w:webHidden/>
          </w:rPr>
          <w:fldChar w:fldCharType="separate"/>
        </w:r>
        <w:r w:rsidR="008F24DF">
          <w:rPr>
            <w:noProof/>
            <w:webHidden/>
          </w:rPr>
          <w:t>192</w:t>
        </w:r>
        <w:r w:rsidR="008F24DF">
          <w:rPr>
            <w:noProof/>
            <w:webHidden/>
          </w:rPr>
          <w:fldChar w:fldCharType="end"/>
        </w:r>
      </w:hyperlink>
    </w:p>
    <w:p w14:paraId="0ED3613E" w14:textId="0A514422" w:rsidR="008F24DF" w:rsidRDefault="001B5688">
      <w:pPr>
        <w:pStyle w:val="TOC3"/>
        <w:tabs>
          <w:tab w:val="left" w:pos="1200"/>
          <w:tab w:val="right" w:leader="dot" w:pos="10457"/>
        </w:tabs>
        <w:rPr>
          <w:rFonts w:eastAsiaTheme="minorEastAsia" w:cstheme="minorBidi"/>
          <w:i w:val="0"/>
          <w:iCs w:val="0"/>
          <w:noProof/>
          <w:sz w:val="22"/>
          <w:szCs w:val="22"/>
          <w:lang w:eastAsia="en-GB"/>
        </w:rPr>
      </w:pPr>
      <w:hyperlink w:anchor="_Toc105521430" w:history="1">
        <w:r w:rsidR="008F24DF" w:rsidRPr="00083E20">
          <w:rPr>
            <w:rStyle w:val="Hyperlink"/>
            <w:noProof/>
          </w:rPr>
          <w:t>9.8.2</w:t>
        </w:r>
        <w:r w:rsidR="008F24DF">
          <w:rPr>
            <w:rFonts w:eastAsiaTheme="minorEastAsia" w:cstheme="minorBidi"/>
            <w:i w:val="0"/>
            <w:iCs w:val="0"/>
            <w:noProof/>
            <w:sz w:val="22"/>
            <w:szCs w:val="22"/>
            <w:lang w:eastAsia="en-GB"/>
          </w:rPr>
          <w:tab/>
        </w:r>
        <w:r w:rsidR="008F24DF" w:rsidRPr="00083E20">
          <w:rPr>
            <w:rStyle w:val="Hyperlink"/>
            <w:noProof/>
          </w:rPr>
          <w:t>L1/L2 signaling for side control information</w:t>
        </w:r>
        <w:r w:rsidR="008F24DF">
          <w:rPr>
            <w:noProof/>
            <w:webHidden/>
          </w:rPr>
          <w:tab/>
        </w:r>
        <w:r w:rsidR="008F24DF">
          <w:rPr>
            <w:noProof/>
            <w:webHidden/>
          </w:rPr>
          <w:fldChar w:fldCharType="begin"/>
        </w:r>
        <w:r w:rsidR="008F24DF">
          <w:rPr>
            <w:noProof/>
            <w:webHidden/>
          </w:rPr>
          <w:instrText xml:space="preserve"> PAGEREF _Toc105521430 \h </w:instrText>
        </w:r>
        <w:r w:rsidR="008F24DF">
          <w:rPr>
            <w:noProof/>
            <w:webHidden/>
          </w:rPr>
        </w:r>
        <w:r w:rsidR="008F24DF">
          <w:rPr>
            <w:noProof/>
            <w:webHidden/>
          </w:rPr>
          <w:fldChar w:fldCharType="separate"/>
        </w:r>
        <w:r w:rsidR="008F24DF">
          <w:rPr>
            <w:noProof/>
            <w:webHidden/>
          </w:rPr>
          <w:t>195</w:t>
        </w:r>
        <w:r w:rsidR="008F24DF">
          <w:rPr>
            <w:noProof/>
            <w:webHidden/>
          </w:rPr>
          <w:fldChar w:fldCharType="end"/>
        </w:r>
      </w:hyperlink>
    </w:p>
    <w:p w14:paraId="5E46335B" w14:textId="342BBD73" w:rsidR="008F24DF" w:rsidRDefault="001B5688">
      <w:pPr>
        <w:pStyle w:val="TOC3"/>
        <w:tabs>
          <w:tab w:val="left" w:pos="1200"/>
          <w:tab w:val="right" w:leader="dot" w:pos="10457"/>
        </w:tabs>
        <w:rPr>
          <w:rFonts w:eastAsiaTheme="minorEastAsia" w:cstheme="minorBidi"/>
          <w:i w:val="0"/>
          <w:iCs w:val="0"/>
          <w:noProof/>
          <w:sz w:val="22"/>
          <w:szCs w:val="22"/>
          <w:lang w:eastAsia="en-GB"/>
        </w:rPr>
      </w:pPr>
      <w:hyperlink w:anchor="_Toc105521431" w:history="1">
        <w:r w:rsidR="008F24DF" w:rsidRPr="00083E20">
          <w:rPr>
            <w:rStyle w:val="Hyperlink"/>
            <w:noProof/>
          </w:rPr>
          <w:t>9.8.3</w:t>
        </w:r>
        <w:r w:rsidR="008F24DF">
          <w:rPr>
            <w:rFonts w:eastAsiaTheme="minorEastAsia" w:cstheme="minorBidi"/>
            <w:i w:val="0"/>
            <w:iCs w:val="0"/>
            <w:noProof/>
            <w:sz w:val="22"/>
            <w:szCs w:val="22"/>
            <w:lang w:eastAsia="en-GB"/>
          </w:rPr>
          <w:tab/>
        </w:r>
        <w:r w:rsidR="008F24DF" w:rsidRPr="00083E20">
          <w:rPr>
            <w:rStyle w:val="Hyperlink"/>
            <w:noProof/>
          </w:rPr>
          <w:t>Other</w:t>
        </w:r>
        <w:r w:rsidR="008F24DF">
          <w:rPr>
            <w:noProof/>
            <w:webHidden/>
          </w:rPr>
          <w:tab/>
        </w:r>
        <w:r w:rsidR="008F24DF">
          <w:rPr>
            <w:noProof/>
            <w:webHidden/>
          </w:rPr>
          <w:fldChar w:fldCharType="begin"/>
        </w:r>
        <w:r w:rsidR="008F24DF">
          <w:rPr>
            <w:noProof/>
            <w:webHidden/>
          </w:rPr>
          <w:instrText xml:space="preserve"> PAGEREF _Toc105521431 \h </w:instrText>
        </w:r>
        <w:r w:rsidR="008F24DF">
          <w:rPr>
            <w:noProof/>
            <w:webHidden/>
          </w:rPr>
        </w:r>
        <w:r w:rsidR="008F24DF">
          <w:rPr>
            <w:noProof/>
            <w:webHidden/>
          </w:rPr>
          <w:fldChar w:fldCharType="separate"/>
        </w:r>
        <w:r w:rsidR="008F24DF">
          <w:rPr>
            <w:noProof/>
            <w:webHidden/>
          </w:rPr>
          <w:t>197</w:t>
        </w:r>
        <w:r w:rsidR="008F24DF">
          <w:rPr>
            <w:noProof/>
            <w:webHidden/>
          </w:rPr>
          <w:fldChar w:fldCharType="end"/>
        </w:r>
      </w:hyperlink>
    </w:p>
    <w:p w14:paraId="462D0DDD" w14:textId="5AA829F2" w:rsidR="008F24DF" w:rsidRDefault="001B5688">
      <w:pPr>
        <w:pStyle w:val="TOC2"/>
        <w:tabs>
          <w:tab w:val="left" w:pos="800"/>
          <w:tab w:val="right" w:leader="dot" w:pos="10457"/>
        </w:tabs>
        <w:rPr>
          <w:rFonts w:eastAsiaTheme="minorEastAsia" w:cstheme="minorBidi"/>
          <w:smallCaps w:val="0"/>
          <w:noProof/>
          <w:sz w:val="22"/>
          <w:szCs w:val="22"/>
          <w:lang w:eastAsia="en-GB"/>
        </w:rPr>
      </w:pPr>
      <w:hyperlink w:anchor="_Toc105521432" w:history="1">
        <w:r w:rsidR="008F24DF" w:rsidRPr="00083E20">
          <w:rPr>
            <w:rStyle w:val="Hyperlink"/>
            <w:noProof/>
          </w:rPr>
          <w:t>9.9</w:t>
        </w:r>
        <w:r w:rsidR="008F24DF">
          <w:rPr>
            <w:rFonts w:eastAsiaTheme="minorEastAsia" w:cstheme="minorBidi"/>
            <w:smallCaps w:val="0"/>
            <w:noProof/>
            <w:sz w:val="22"/>
            <w:szCs w:val="22"/>
            <w:lang w:eastAsia="en-GB"/>
          </w:rPr>
          <w:tab/>
        </w:r>
        <w:r w:rsidR="008F24DF" w:rsidRPr="00083E20">
          <w:rPr>
            <w:rStyle w:val="Hyperlink"/>
            <w:noProof/>
          </w:rPr>
          <w:t>Enhancement of NR Dynamic Spectrum Sharing (DSS)</w:t>
        </w:r>
        <w:r w:rsidR="008F24DF">
          <w:rPr>
            <w:noProof/>
            <w:webHidden/>
          </w:rPr>
          <w:tab/>
        </w:r>
        <w:r w:rsidR="008F24DF">
          <w:rPr>
            <w:noProof/>
            <w:webHidden/>
          </w:rPr>
          <w:fldChar w:fldCharType="begin"/>
        </w:r>
        <w:r w:rsidR="008F24DF">
          <w:rPr>
            <w:noProof/>
            <w:webHidden/>
          </w:rPr>
          <w:instrText xml:space="preserve"> PAGEREF _Toc105521432 \h </w:instrText>
        </w:r>
        <w:r w:rsidR="008F24DF">
          <w:rPr>
            <w:noProof/>
            <w:webHidden/>
          </w:rPr>
        </w:r>
        <w:r w:rsidR="008F24DF">
          <w:rPr>
            <w:noProof/>
            <w:webHidden/>
          </w:rPr>
          <w:fldChar w:fldCharType="separate"/>
        </w:r>
        <w:r w:rsidR="008F24DF">
          <w:rPr>
            <w:noProof/>
            <w:webHidden/>
          </w:rPr>
          <w:t>197</w:t>
        </w:r>
        <w:r w:rsidR="008F24DF">
          <w:rPr>
            <w:noProof/>
            <w:webHidden/>
          </w:rPr>
          <w:fldChar w:fldCharType="end"/>
        </w:r>
      </w:hyperlink>
    </w:p>
    <w:p w14:paraId="4979AF07" w14:textId="0A474114" w:rsidR="008F24DF" w:rsidRDefault="001B5688">
      <w:pPr>
        <w:pStyle w:val="TOC3"/>
        <w:tabs>
          <w:tab w:val="left" w:pos="1200"/>
          <w:tab w:val="right" w:leader="dot" w:pos="10457"/>
        </w:tabs>
        <w:rPr>
          <w:rFonts w:eastAsiaTheme="minorEastAsia" w:cstheme="minorBidi"/>
          <w:i w:val="0"/>
          <w:iCs w:val="0"/>
          <w:noProof/>
          <w:sz w:val="22"/>
          <w:szCs w:val="22"/>
          <w:lang w:eastAsia="en-GB"/>
        </w:rPr>
      </w:pPr>
      <w:hyperlink w:anchor="_Toc105521433" w:history="1">
        <w:r w:rsidR="008F24DF" w:rsidRPr="00083E20">
          <w:rPr>
            <w:rStyle w:val="Hyperlink"/>
            <w:noProof/>
            <w:lang w:val="en-US" w:eastAsia="ja-JP"/>
          </w:rPr>
          <w:t>9.9.1</w:t>
        </w:r>
        <w:r w:rsidR="008F24DF">
          <w:rPr>
            <w:rFonts w:eastAsiaTheme="minorEastAsia" w:cstheme="minorBidi"/>
            <w:i w:val="0"/>
            <w:iCs w:val="0"/>
            <w:noProof/>
            <w:sz w:val="22"/>
            <w:szCs w:val="22"/>
            <w:lang w:eastAsia="en-GB"/>
          </w:rPr>
          <w:tab/>
        </w:r>
        <w:r w:rsidR="008F24DF" w:rsidRPr="00083E20">
          <w:rPr>
            <w:rStyle w:val="Hyperlink"/>
            <w:noProof/>
            <w:lang w:val="en-US" w:eastAsia="ja-JP"/>
          </w:rPr>
          <w:t>NR PDCCH reception in symbols with LTE CRS REs</w:t>
        </w:r>
        <w:r w:rsidR="008F24DF">
          <w:rPr>
            <w:noProof/>
            <w:webHidden/>
          </w:rPr>
          <w:tab/>
        </w:r>
        <w:r w:rsidR="008F24DF">
          <w:rPr>
            <w:noProof/>
            <w:webHidden/>
          </w:rPr>
          <w:fldChar w:fldCharType="begin"/>
        </w:r>
        <w:r w:rsidR="008F24DF">
          <w:rPr>
            <w:noProof/>
            <w:webHidden/>
          </w:rPr>
          <w:instrText xml:space="preserve"> PAGEREF _Toc105521433 \h </w:instrText>
        </w:r>
        <w:r w:rsidR="008F24DF">
          <w:rPr>
            <w:noProof/>
            <w:webHidden/>
          </w:rPr>
        </w:r>
        <w:r w:rsidR="008F24DF">
          <w:rPr>
            <w:noProof/>
            <w:webHidden/>
          </w:rPr>
          <w:fldChar w:fldCharType="separate"/>
        </w:r>
        <w:r w:rsidR="008F24DF">
          <w:rPr>
            <w:noProof/>
            <w:webHidden/>
          </w:rPr>
          <w:t>197</w:t>
        </w:r>
        <w:r w:rsidR="008F24DF">
          <w:rPr>
            <w:noProof/>
            <w:webHidden/>
          </w:rPr>
          <w:fldChar w:fldCharType="end"/>
        </w:r>
      </w:hyperlink>
    </w:p>
    <w:p w14:paraId="5C3C6DEB" w14:textId="2ABD82F2" w:rsidR="008F24DF" w:rsidRDefault="001B5688">
      <w:pPr>
        <w:pStyle w:val="TOC3"/>
        <w:tabs>
          <w:tab w:val="left" w:pos="1200"/>
          <w:tab w:val="right" w:leader="dot" w:pos="10457"/>
        </w:tabs>
        <w:rPr>
          <w:rFonts w:eastAsiaTheme="minorEastAsia" w:cstheme="minorBidi"/>
          <w:i w:val="0"/>
          <w:iCs w:val="0"/>
          <w:noProof/>
          <w:sz w:val="22"/>
          <w:szCs w:val="22"/>
          <w:lang w:eastAsia="en-GB"/>
        </w:rPr>
      </w:pPr>
      <w:hyperlink w:anchor="_Toc105521434" w:history="1">
        <w:r w:rsidR="008F24DF" w:rsidRPr="00083E20">
          <w:rPr>
            <w:rStyle w:val="Hyperlink"/>
            <w:noProof/>
            <w:lang w:val="en-US" w:eastAsia="ja-JP"/>
          </w:rPr>
          <w:t>9.9.2</w:t>
        </w:r>
        <w:r w:rsidR="008F24DF">
          <w:rPr>
            <w:rFonts w:eastAsiaTheme="minorEastAsia" w:cstheme="minorBidi"/>
            <w:i w:val="0"/>
            <w:iCs w:val="0"/>
            <w:noProof/>
            <w:sz w:val="22"/>
            <w:szCs w:val="22"/>
            <w:lang w:eastAsia="en-GB"/>
          </w:rPr>
          <w:tab/>
        </w:r>
        <w:r w:rsidR="008F24DF" w:rsidRPr="00083E20">
          <w:rPr>
            <w:rStyle w:val="Hyperlink"/>
            <w:noProof/>
            <w:lang w:val="en-US" w:eastAsia="ja-JP"/>
          </w:rPr>
          <w:t>UE support for two overlapping CRS rate matching patterns</w:t>
        </w:r>
        <w:r w:rsidR="008F24DF">
          <w:rPr>
            <w:noProof/>
            <w:webHidden/>
          </w:rPr>
          <w:tab/>
        </w:r>
        <w:r w:rsidR="008F24DF">
          <w:rPr>
            <w:noProof/>
            <w:webHidden/>
          </w:rPr>
          <w:fldChar w:fldCharType="begin"/>
        </w:r>
        <w:r w:rsidR="008F24DF">
          <w:rPr>
            <w:noProof/>
            <w:webHidden/>
          </w:rPr>
          <w:instrText xml:space="preserve"> PAGEREF _Toc105521434 \h </w:instrText>
        </w:r>
        <w:r w:rsidR="008F24DF">
          <w:rPr>
            <w:noProof/>
            <w:webHidden/>
          </w:rPr>
        </w:r>
        <w:r w:rsidR="008F24DF">
          <w:rPr>
            <w:noProof/>
            <w:webHidden/>
          </w:rPr>
          <w:fldChar w:fldCharType="separate"/>
        </w:r>
        <w:r w:rsidR="008F24DF">
          <w:rPr>
            <w:noProof/>
            <w:webHidden/>
          </w:rPr>
          <w:t>200</w:t>
        </w:r>
        <w:r w:rsidR="008F24DF">
          <w:rPr>
            <w:noProof/>
            <w:webHidden/>
          </w:rPr>
          <w:fldChar w:fldCharType="end"/>
        </w:r>
      </w:hyperlink>
    </w:p>
    <w:p w14:paraId="1551AA10" w14:textId="3D0837D0" w:rsidR="008F24DF" w:rsidRDefault="001B5688">
      <w:pPr>
        <w:pStyle w:val="TOC3"/>
        <w:tabs>
          <w:tab w:val="left" w:pos="1200"/>
          <w:tab w:val="right" w:leader="dot" w:pos="10457"/>
        </w:tabs>
        <w:rPr>
          <w:rFonts w:eastAsiaTheme="minorEastAsia" w:cstheme="minorBidi"/>
          <w:i w:val="0"/>
          <w:iCs w:val="0"/>
          <w:noProof/>
          <w:sz w:val="22"/>
          <w:szCs w:val="22"/>
          <w:lang w:eastAsia="en-GB"/>
        </w:rPr>
      </w:pPr>
      <w:hyperlink w:anchor="_Toc105521435" w:history="1">
        <w:r w:rsidR="008F24DF" w:rsidRPr="00083E20">
          <w:rPr>
            <w:rStyle w:val="Hyperlink"/>
            <w:noProof/>
          </w:rPr>
          <w:t>9.9.3</w:t>
        </w:r>
        <w:r w:rsidR="008F24DF">
          <w:rPr>
            <w:rFonts w:eastAsiaTheme="minorEastAsia" w:cstheme="minorBidi"/>
            <w:i w:val="0"/>
            <w:iCs w:val="0"/>
            <w:noProof/>
            <w:sz w:val="22"/>
            <w:szCs w:val="22"/>
            <w:lang w:eastAsia="en-GB"/>
          </w:rPr>
          <w:tab/>
        </w:r>
        <w:r w:rsidR="008F24DF" w:rsidRPr="00083E20">
          <w:rPr>
            <w:rStyle w:val="Hyperlink"/>
            <w:noProof/>
          </w:rPr>
          <w:t>Other</w:t>
        </w:r>
        <w:r w:rsidR="008F24DF">
          <w:rPr>
            <w:noProof/>
            <w:webHidden/>
          </w:rPr>
          <w:tab/>
        </w:r>
        <w:r w:rsidR="008F24DF">
          <w:rPr>
            <w:noProof/>
            <w:webHidden/>
          </w:rPr>
          <w:fldChar w:fldCharType="begin"/>
        </w:r>
        <w:r w:rsidR="008F24DF">
          <w:rPr>
            <w:noProof/>
            <w:webHidden/>
          </w:rPr>
          <w:instrText xml:space="preserve"> PAGEREF _Toc105521435 \h </w:instrText>
        </w:r>
        <w:r w:rsidR="008F24DF">
          <w:rPr>
            <w:noProof/>
            <w:webHidden/>
          </w:rPr>
        </w:r>
        <w:r w:rsidR="008F24DF">
          <w:rPr>
            <w:noProof/>
            <w:webHidden/>
          </w:rPr>
          <w:fldChar w:fldCharType="separate"/>
        </w:r>
        <w:r w:rsidR="008F24DF">
          <w:rPr>
            <w:noProof/>
            <w:webHidden/>
          </w:rPr>
          <w:t>201</w:t>
        </w:r>
        <w:r w:rsidR="008F24DF">
          <w:rPr>
            <w:noProof/>
            <w:webHidden/>
          </w:rPr>
          <w:fldChar w:fldCharType="end"/>
        </w:r>
      </w:hyperlink>
    </w:p>
    <w:p w14:paraId="78F5EB8B" w14:textId="1773793F" w:rsidR="008F24DF" w:rsidRDefault="001B5688">
      <w:pPr>
        <w:pStyle w:val="TOC2"/>
        <w:tabs>
          <w:tab w:val="left" w:pos="800"/>
          <w:tab w:val="right" w:leader="dot" w:pos="10457"/>
        </w:tabs>
        <w:rPr>
          <w:rFonts w:eastAsiaTheme="minorEastAsia" w:cstheme="minorBidi"/>
          <w:smallCaps w:val="0"/>
          <w:noProof/>
          <w:sz w:val="22"/>
          <w:szCs w:val="22"/>
          <w:lang w:eastAsia="en-GB"/>
        </w:rPr>
      </w:pPr>
      <w:hyperlink w:anchor="_Toc105521436" w:history="1">
        <w:r w:rsidR="008F24DF" w:rsidRPr="00083E20">
          <w:rPr>
            <w:rStyle w:val="Hyperlink"/>
            <w:noProof/>
          </w:rPr>
          <w:t>9.10</w:t>
        </w:r>
        <w:r w:rsidR="008F24DF">
          <w:rPr>
            <w:rFonts w:eastAsiaTheme="minorEastAsia" w:cstheme="minorBidi"/>
            <w:smallCaps w:val="0"/>
            <w:noProof/>
            <w:sz w:val="22"/>
            <w:szCs w:val="22"/>
            <w:lang w:eastAsia="en-GB"/>
          </w:rPr>
          <w:tab/>
        </w:r>
        <w:r w:rsidR="008F24DF" w:rsidRPr="00083E20">
          <w:rPr>
            <w:rStyle w:val="Hyperlink"/>
            <w:noProof/>
          </w:rPr>
          <w:t>Multi-carrier enhancements for NR</w:t>
        </w:r>
        <w:r w:rsidR="008F24DF">
          <w:rPr>
            <w:noProof/>
            <w:webHidden/>
          </w:rPr>
          <w:tab/>
        </w:r>
        <w:r w:rsidR="008F24DF">
          <w:rPr>
            <w:noProof/>
            <w:webHidden/>
          </w:rPr>
          <w:fldChar w:fldCharType="begin"/>
        </w:r>
        <w:r w:rsidR="008F24DF">
          <w:rPr>
            <w:noProof/>
            <w:webHidden/>
          </w:rPr>
          <w:instrText xml:space="preserve"> PAGEREF _Toc105521436 \h </w:instrText>
        </w:r>
        <w:r w:rsidR="008F24DF">
          <w:rPr>
            <w:noProof/>
            <w:webHidden/>
          </w:rPr>
        </w:r>
        <w:r w:rsidR="008F24DF">
          <w:rPr>
            <w:noProof/>
            <w:webHidden/>
          </w:rPr>
          <w:fldChar w:fldCharType="separate"/>
        </w:r>
        <w:r w:rsidR="008F24DF">
          <w:rPr>
            <w:noProof/>
            <w:webHidden/>
          </w:rPr>
          <w:t>201</w:t>
        </w:r>
        <w:r w:rsidR="008F24DF">
          <w:rPr>
            <w:noProof/>
            <w:webHidden/>
          </w:rPr>
          <w:fldChar w:fldCharType="end"/>
        </w:r>
      </w:hyperlink>
    </w:p>
    <w:p w14:paraId="0D5A3B7F" w14:textId="79C3CD15" w:rsidR="008F24DF" w:rsidRDefault="001B5688">
      <w:pPr>
        <w:pStyle w:val="TOC3"/>
        <w:tabs>
          <w:tab w:val="left" w:pos="1200"/>
          <w:tab w:val="right" w:leader="dot" w:pos="10457"/>
        </w:tabs>
        <w:rPr>
          <w:rFonts w:eastAsiaTheme="minorEastAsia" w:cstheme="minorBidi"/>
          <w:i w:val="0"/>
          <w:iCs w:val="0"/>
          <w:noProof/>
          <w:sz w:val="22"/>
          <w:szCs w:val="22"/>
          <w:lang w:eastAsia="en-GB"/>
        </w:rPr>
      </w:pPr>
      <w:hyperlink w:anchor="_Toc105521437" w:history="1">
        <w:r w:rsidR="008F24DF" w:rsidRPr="00083E20">
          <w:rPr>
            <w:rStyle w:val="Hyperlink"/>
            <w:noProof/>
          </w:rPr>
          <w:t>9.10.1</w:t>
        </w:r>
        <w:r w:rsidR="008F24DF">
          <w:rPr>
            <w:rFonts w:eastAsiaTheme="minorEastAsia" w:cstheme="minorBidi"/>
            <w:i w:val="0"/>
            <w:iCs w:val="0"/>
            <w:noProof/>
            <w:sz w:val="22"/>
            <w:szCs w:val="22"/>
            <w:lang w:eastAsia="en-GB"/>
          </w:rPr>
          <w:tab/>
        </w:r>
        <w:r w:rsidR="008F24DF" w:rsidRPr="00083E20">
          <w:rPr>
            <w:rStyle w:val="Hyperlink"/>
            <w:noProof/>
          </w:rPr>
          <w:t>Multi-cell PUSCH/PDSCH scheduling with a single DCI</w:t>
        </w:r>
        <w:r w:rsidR="008F24DF">
          <w:rPr>
            <w:noProof/>
            <w:webHidden/>
          </w:rPr>
          <w:tab/>
        </w:r>
        <w:r w:rsidR="008F24DF">
          <w:rPr>
            <w:noProof/>
            <w:webHidden/>
          </w:rPr>
          <w:fldChar w:fldCharType="begin"/>
        </w:r>
        <w:r w:rsidR="008F24DF">
          <w:rPr>
            <w:noProof/>
            <w:webHidden/>
          </w:rPr>
          <w:instrText xml:space="preserve"> PAGEREF _Toc105521437 \h </w:instrText>
        </w:r>
        <w:r w:rsidR="008F24DF">
          <w:rPr>
            <w:noProof/>
            <w:webHidden/>
          </w:rPr>
        </w:r>
        <w:r w:rsidR="008F24DF">
          <w:rPr>
            <w:noProof/>
            <w:webHidden/>
          </w:rPr>
          <w:fldChar w:fldCharType="separate"/>
        </w:r>
        <w:r w:rsidR="008F24DF">
          <w:rPr>
            <w:noProof/>
            <w:webHidden/>
          </w:rPr>
          <w:t>201</w:t>
        </w:r>
        <w:r w:rsidR="008F24DF">
          <w:rPr>
            <w:noProof/>
            <w:webHidden/>
          </w:rPr>
          <w:fldChar w:fldCharType="end"/>
        </w:r>
      </w:hyperlink>
    </w:p>
    <w:p w14:paraId="59A91E53" w14:textId="0CE6C8F1" w:rsidR="008F24DF" w:rsidRDefault="001B5688">
      <w:pPr>
        <w:pStyle w:val="TOC3"/>
        <w:tabs>
          <w:tab w:val="left" w:pos="1200"/>
          <w:tab w:val="right" w:leader="dot" w:pos="10457"/>
        </w:tabs>
        <w:rPr>
          <w:rFonts w:eastAsiaTheme="minorEastAsia" w:cstheme="minorBidi"/>
          <w:i w:val="0"/>
          <w:iCs w:val="0"/>
          <w:noProof/>
          <w:sz w:val="22"/>
          <w:szCs w:val="22"/>
          <w:lang w:eastAsia="en-GB"/>
        </w:rPr>
      </w:pPr>
      <w:hyperlink w:anchor="_Toc105521438" w:history="1">
        <w:r w:rsidR="008F24DF" w:rsidRPr="00083E20">
          <w:rPr>
            <w:rStyle w:val="Hyperlink"/>
            <w:noProof/>
          </w:rPr>
          <w:t>9.10.2</w:t>
        </w:r>
        <w:r w:rsidR="008F24DF">
          <w:rPr>
            <w:rFonts w:eastAsiaTheme="minorEastAsia" w:cstheme="minorBidi"/>
            <w:i w:val="0"/>
            <w:iCs w:val="0"/>
            <w:noProof/>
            <w:sz w:val="22"/>
            <w:szCs w:val="22"/>
            <w:lang w:eastAsia="en-GB"/>
          </w:rPr>
          <w:tab/>
        </w:r>
        <w:r w:rsidR="008F24DF" w:rsidRPr="00083E20">
          <w:rPr>
            <w:rStyle w:val="Hyperlink"/>
            <w:noProof/>
          </w:rPr>
          <w:t>Multi-carrier UL Tx switching scheme</w:t>
        </w:r>
        <w:r w:rsidR="008F24DF">
          <w:rPr>
            <w:noProof/>
            <w:webHidden/>
          </w:rPr>
          <w:tab/>
        </w:r>
        <w:r w:rsidR="008F24DF">
          <w:rPr>
            <w:noProof/>
            <w:webHidden/>
          </w:rPr>
          <w:fldChar w:fldCharType="begin"/>
        </w:r>
        <w:r w:rsidR="008F24DF">
          <w:rPr>
            <w:noProof/>
            <w:webHidden/>
          </w:rPr>
          <w:instrText xml:space="preserve"> PAGEREF _Toc105521438 \h </w:instrText>
        </w:r>
        <w:r w:rsidR="008F24DF">
          <w:rPr>
            <w:noProof/>
            <w:webHidden/>
          </w:rPr>
        </w:r>
        <w:r w:rsidR="008F24DF">
          <w:rPr>
            <w:noProof/>
            <w:webHidden/>
          </w:rPr>
          <w:fldChar w:fldCharType="separate"/>
        </w:r>
        <w:r w:rsidR="008F24DF">
          <w:rPr>
            <w:noProof/>
            <w:webHidden/>
          </w:rPr>
          <w:t>205</w:t>
        </w:r>
        <w:r w:rsidR="008F24DF">
          <w:rPr>
            <w:noProof/>
            <w:webHidden/>
          </w:rPr>
          <w:fldChar w:fldCharType="end"/>
        </w:r>
      </w:hyperlink>
    </w:p>
    <w:p w14:paraId="47FD2FEB" w14:textId="06203C4A" w:rsidR="008F24DF" w:rsidRDefault="001B5688">
      <w:pPr>
        <w:pStyle w:val="TOC3"/>
        <w:tabs>
          <w:tab w:val="left" w:pos="1200"/>
          <w:tab w:val="right" w:leader="dot" w:pos="10457"/>
        </w:tabs>
        <w:rPr>
          <w:rFonts w:eastAsiaTheme="minorEastAsia" w:cstheme="minorBidi"/>
          <w:i w:val="0"/>
          <w:iCs w:val="0"/>
          <w:noProof/>
          <w:sz w:val="22"/>
          <w:szCs w:val="22"/>
          <w:lang w:eastAsia="en-GB"/>
        </w:rPr>
      </w:pPr>
      <w:hyperlink w:anchor="_Toc105521439" w:history="1">
        <w:r w:rsidR="008F24DF" w:rsidRPr="00083E20">
          <w:rPr>
            <w:rStyle w:val="Hyperlink"/>
            <w:noProof/>
          </w:rPr>
          <w:t>9.10.3</w:t>
        </w:r>
        <w:r w:rsidR="008F24DF">
          <w:rPr>
            <w:rFonts w:eastAsiaTheme="minorEastAsia" w:cstheme="minorBidi"/>
            <w:i w:val="0"/>
            <w:iCs w:val="0"/>
            <w:noProof/>
            <w:sz w:val="22"/>
            <w:szCs w:val="22"/>
            <w:lang w:eastAsia="en-GB"/>
          </w:rPr>
          <w:tab/>
        </w:r>
        <w:r w:rsidR="008F24DF" w:rsidRPr="00083E20">
          <w:rPr>
            <w:rStyle w:val="Hyperlink"/>
            <w:noProof/>
          </w:rPr>
          <w:t>Other</w:t>
        </w:r>
        <w:r w:rsidR="008F24DF">
          <w:rPr>
            <w:noProof/>
            <w:webHidden/>
          </w:rPr>
          <w:tab/>
        </w:r>
        <w:r w:rsidR="008F24DF">
          <w:rPr>
            <w:noProof/>
            <w:webHidden/>
          </w:rPr>
          <w:fldChar w:fldCharType="begin"/>
        </w:r>
        <w:r w:rsidR="008F24DF">
          <w:rPr>
            <w:noProof/>
            <w:webHidden/>
          </w:rPr>
          <w:instrText xml:space="preserve"> PAGEREF _Toc105521439 \h </w:instrText>
        </w:r>
        <w:r w:rsidR="008F24DF">
          <w:rPr>
            <w:noProof/>
            <w:webHidden/>
          </w:rPr>
        </w:r>
        <w:r w:rsidR="008F24DF">
          <w:rPr>
            <w:noProof/>
            <w:webHidden/>
          </w:rPr>
          <w:fldChar w:fldCharType="separate"/>
        </w:r>
        <w:r w:rsidR="008F24DF">
          <w:rPr>
            <w:noProof/>
            <w:webHidden/>
          </w:rPr>
          <w:t>208</w:t>
        </w:r>
        <w:r w:rsidR="008F24DF">
          <w:rPr>
            <w:noProof/>
            <w:webHidden/>
          </w:rPr>
          <w:fldChar w:fldCharType="end"/>
        </w:r>
      </w:hyperlink>
    </w:p>
    <w:p w14:paraId="57241513" w14:textId="2EF5B9D4" w:rsidR="008F24DF" w:rsidRDefault="001B5688">
      <w:pPr>
        <w:pStyle w:val="TOC2"/>
        <w:tabs>
          <w:tab w:val="left" w:pos="800"/>
          <w:tab w:val="right" w:leader="dot" w:pos="10457"/>
        </w:tabs>
        <w:rPr>
          <w:rFonts w:eastAsiaTheme="minorEastAsia" w:cstheme="minorBidi"/>
          <w:smallCaps w:val="0"/>
          <w:noProof/>
          <w:sz w:val="22"/>
          <w:szCs w:val="22"/>
          <w:lang w:eastAsia="en-GB"/>
        </w:rPr>
      </w:pPr>
      <w:hyperlink w:anchor="_Toc105521440" w:history="1">
        <w:r w:rsidR="008F24DF" w:rsidRPr="00083E20">
          <w:rPr>
            <w:rStyle w:val="Hyperlink"/>
            <w:noProof/>
          </w:rPr>
          <w:t>9.11</w:t>
        </w:r>
        <w:r w:rsidR="008F24DF">
          <w:rPr>
            <w:rFonts w:eastAsiaTheme="minorEastAsia" w:cstheme="minorBidi"/>
            <w:smallCaps w:val="0"/>
            <w:noProof/>
            <w:sz w:val="22"/>
            <w:szCs w:val="22"/>
            <w:lang w:eastAsia="en-GB"/>
          </w:rPr>
          <w:tab/>
        </w:r>
        <w:r w:rsidR="008F24DF" w:rsidRPr="00083E20">
          <w:rPr>
            <w:rStyle w:val="Hyperlink"/>
            <w:noProof/>
          </w:rPr>
          <w:t>Study on XR enhancements for NR</w:t>
        </w:r>
        <w:r w:rsidR="008F24DF">
          <w:rPr>
            <w:noProof/>
            <w:webHidden/>
          </w:rPr>
          <w:tab/>
        </w:r>
        <w:r w:rsidR="008F24DF">
          <w:rPr>
            <w:noProof/>
            <w:webHidden/>
          </w:rPr>
          <w:fldChar w:fldCharType="begin"/>
        </w:r>
        <w:r w:rsidR="008F24DF">
          <w:rPr>
            <w:noProof/>
            <w:webHidden/>
          </w:rPr>
          <w:instrText xml:space="preserve"> PAGEREF _Toc105521440 \h </w:instrText>
        </w:r>
        <w:r w:rsidR="008F24DF">
          <w:rPr>
            <w:noProof/>
            <w:webHidden/>
          </w:rPr>
        </w:r>
        <w:r w:rsidR="008F24DF">
          <w:rPr>
            <w:noProof/>
            <w:webHidden/>
          </w:rPr>
          <w:fldChar w:fldCharType="separate"/>
        </w:r>
        <w:r w:rsidR="008F24DF">
          <w:rPr>
            <w:noProof/>
            <w:webHidden/>
          </w:rPr>
          <w:t>208</w:t>
        </w:r>
        <w:r w:rsidR="008F24DF">
          <w:rPr>
            <w:noProof/>
            <w:webHidden/>
          </w:rPr>
          <w:fldChar w:fldCharType="end"/>
        </w:r>
      </w:hyperlink>
    </w:p>
    <w:p w14:paraId="1E49576A" w14:textId="59155CC3" w:rsidR="008F24DF" w:rsidRDefault="001B5688">
      <w:pPr>
        <w:pStyle w:val="TOC3"/>
        <w:tabs>
          <w:tab w:val="left" w:pos="1200"/>
          <w:tab w:val="right" w:leader="dot" w:pos="10457"/>
        </w:tabs>
        <w:rPr>
          <w:rFonts w:eastAsiaTheme="minorEastAsia" w:cstheme="minorBidi"/>
          <w:i w:val="0"/>
          <w:iCs w:val="0"/>
          <w:noProof/>
          <w:sz w:val="22"/>
          <w:szCs w:val="22"/>
          <w:lang w:eastAsia="en-GB"/>
        </w:rPr>
      </w:pPr>
      <w:hyperlink w:anchor="_Toc105521441" w:history="1">
        <w:r w:rsidR="008F24DF" w:rsidRPr="00083E20">
          <w:rPr>
            <w:rStyle w:val="Hyperlink"/>
            <w:noProof/>
          </w:rPr>
          <w:t>9.11.1</w:t>
        </w:r>
        <w:r w:rsidR="008F24DF">
          <w:rPr>
            <w:rFonts w:eastAsiaTheme="minorEastAsia" w:cstheme="minorBidi"/>
            <w:i w:val="0"/>
            <w:iCs w:val="0"/>
            <w:noProof/>
            <w:sz w:val="22"/>
            <w:szCs w:val="22"/>
            <w:lang w:eastAsia="en-GB"/>
          </w:rPr>
          <w:tab/>
        </w:r>
        <w:r w:rsidR="008F24DF" w:rsidRPr="00083E20">
          <w:rPr>
            <w:rStyle w:val="Hyperlink"/>
            <w:noProof/>
          </w:rPr>
          <w:t>XR specific power saving techniques</w:t>
        </w:r>
        <w:r w:rsidR="008F24DF">
          <w:rPr>
            <w:noProof/>
            <w:webHidden/>
          </w:rPr>
          <w:tab/>
        </w:r>
        <w:r w:rsidR="008F24DF">
          <w:rPr>
            <w:noProof/>
            <w:webHidden/>
          </w:rPr>
          <w:fldChar w:fldCharType="begin"/>
        </w:r>
        <w:r w:rsidR="008F24DF">
          <w:rPr>
            <w:noProof/>
            <w:webHidden/>
          </w:rPr>
          <w:instrText xml:space="preserve"> PAGEREF _Toc105521441 \h </w:instrText>
        </w:r>
        <w:r w:rsidR="008F24DF">
          <w:rPr>
            <w:noProof/>
            <w:webHidden/>
          </w:rPr>
        </w:r>
        <w:r w:rsidR="008F24DF">
          <w:rPr>
            <w:noProof/>
            <w:webHidden/>
          </w:rPr>
          <w:fldChar w:fldCharType="separate"/>
        </w:r>
        <w:r w:rsidR="008F24DF">
          <w:rPr>
            <w:noProof/>
            <w:webHidden/>
          </w:rPr>
          <w:t>208</w:t>
        </w:r>
        <w:r w:rsidR="008F24DF">
          <w:rPr>
            <w:noProof/>
            <w:webHidden/>
          </w:rPr>
          <w:fldChar w:fldCharType="end"/>
        </w:r>
      </w:hyperlink>
    </w:p>
    <w:p w14:paraId="7EAB4B5B" w14:textId="355105CA" w:rsidR="008F24DF" w:rsidRDefault="001B5688">
      <w:pPr>
        <w:pStyle w:val="TOC3"/>
        <w:tabs>
          <w:tab w:val="left" w:pos="1200"/>
          <w:tab w:val="right" w:leader="dot" w:pos="10457"/>
        </w:tabs>
        <w:rPr>
          <w:rFonts w:eastAsiaTheme="minorEastAsia" w:cstheme="minorBidi"/>
          <w:i w:val="0"/>
          <w:iCs w:val="0"/>
          <w:noProof/>
          <w:sz w:val="22"/>
          <w:szCs w:val="22"/>
          <w:lang w:eastAsia="en-GB"/>
        </w:rPr>
      </w:pPr>
      <w:hyperlink w:anchor="_Toc105521442" w:history="1">
        <w:r w:rsidR="008F24DF" w:rsidRPr="00083E20">
          <w:rPr>
            <w:rStyle w:val="Hyperlink"/>
            <w:noProof/>
          </w:rPr>
          <w:t>9.11.2</w:t>
        </w:r>
        <w:r w:rsidR="008F24DF">
          <w:rPr>
            <w:rFonts w:eastAsiaTheme="minorEastAsia" w:cstheme="minorBidi"/>
            <w:i w:val="0"/>
            <w:iCs w:val="0"/>
            <w:noProof/>
            <w:sz w:val="22"/>
            <w:szCs w:val="22"/>
            <w:lang w:eastAsia="en-GB"/>
          </w:rPr>
          <w:tab/>
        </w:r>
        <w:r w:rsidR="008F24DF" w:rsidRPr="00083E20">
          <w:rPr>
            <w:rStyle w:val="Hyperlink"/>
            <w:noProof/>
          </w:rPr>
          <w:t>XR-specific capacity enhancements techniques</w:t>
        </w:r>
        <w:r w:rsidR="008F24DF">
          <w:rPr>
            <w:noProof/>
            <w:webHidden/>
          </w:rPr>
          <w:tab/>
        </w:r>
        <w:r w:rsidR="008F24DF">
          <w:rPr>
            <w:noProof/>
            <w:webHidden/>
          </w:rPr>
          <w:fldChar w:fldCharType="begin"/>
        </w:r>
        <w:r w:rsidR="008F24DF">
          <w:rPr>
            <w:noProof/>
            <w:webHidden/>
          </w:rPr>
          <w:instrText xml:space="preserve"> PAGEREF _Toc105521442 \h </w:instrText>
        </w:r>
        <w:r w:rsidR="008F24DF">
          <w:rPr>
            <w:noProof/>
            <w:webHidden/>
          </w:rPr>
        </w:r>
        <w:r w:rsidR="008F24DF">
          <w:rPr>
            <w:noProof/>
            <w:webHidden/>
          </w:rPr>
          <w:fldChar w:fldCharType="separate"/>
        </w:r>
        <w:r w:rsidR="008F24DF">
          <w:rPr>
            <w:noProof/>
            <w:webHidden/>
          </w:rPr>
          <w:t>211</w:t>
        </w:r>
        <w:r w:rsidR="008F24DF">
          <w:rPr>
            <w:noProof/>
            <w:webHidden/>
          </w:rPr>
          <w:fldChar w:fldCharType="end"/>
        </w:r>
      </w:hyperlink>
    </w:p>
    <w:p w14:paraId="0C76D7B3" w14:textId="24CAD5F9" w:rsidR="008F24DF" w:rsidRDefault="001B5688">
      <w:pPr>
        <w:pStyle w:val="TOC3"/>
        <w:tabs>
          <w:tab w:val="left" w:pos="1200"/>
          <w:tab w:val="right" w:leader="dot" w:pos="10457"/>
        </w:tabs>
        <w:rPr>
          <w:rFonts w:eastAsiaTheme="minorEastAsia" w:cstheme="minorBidi"/>
          <w:i w:val="0"/>
          <w:iCs w:val="0"/>
          <w:noProof/>
          <w:sz w:val="22"/>
          <w:szCs w:val="22"/>
          <w:lang w:eastAsia="en-GB"/>
        </w:rPr>
      </w:pPr>
      <w:hyperlink w:anchor="_Toc105521443" w:history="1">
        <w:r w:rsidR="008F24DF" w:rsidRPr="00083E20">
          <w:rPr>
            <w:rStyle w:val="Hyperlink"/>
            <w:noProof/>
          </w:rPr>
          <w:t>9.11.3</w:t>
        </w:r>
        <w:r w:rsidR="008F24DF">
          <w:rPr>
            <w:rFonts w:eastAsiaTheme="minorEastAsia" w:cstheme="minorBidi"/>
            <w:i w:val="0"/>
            <w:iCs w:val="0"/>
            <w:noProof/>
            <w:sz w:val="22"/>
            <w:szCs w:val="22"/>
            <w:lang w:eastAsia="en-GB"/>
          </w:rPr>
          <w:tab/>
        </w:r>
        <w:r w:rsidR="008F24DF" w:rsidRPr="00083E20">
          <w:rPr>
            <w:rStyle w:val="Hyperlink"/>
            <w:noProof/>
          </w:rPr>
          <w:t>Other</w:t>
        </w:r>
        <w:r w:rsidR="008F24DF">
          <w:rPr>
            <w:noProof/>
            <w:webHidden/>
          </w:rPr>
          <w:tab/>
        </w:r>
        <w:r w:rsidR="008F24DF">
          <w:rPr>
            <w:noProof/>
            <w:webHidden/>
          </w:rPr>
          <w:fldChar w:fldCharType="begin"/>
        </w:r>
        <w:r w:rsidR="008F24DF">
          <w:rPr>
            <w:noProof/>
            <w:webHidden/>
          </w:rPr>
          <w:instrText xml:space="preserve"> PAGEREF _Toc105521443 \h </w:instrText>
        </w:r>
        <w:r w:rsidR="008F24DF">
          <w:rPr>
            <w:noProof/>
            <w:webHidden/>
          </w:rPr>
        </w:r>
        <w:r w:rsidR="008F24DF">
          <w:rPr>
            <w:noProof/>
            <w:webHidden/>
          </w:rPr>
          <w:fldChar w:fldCharType="separate"/>
        </w:r>
        <w:r w:rsidR="008F24DF">
          <w:rPr>
            <w:noProof/>
            <w:webHidden/>
          </w:rPr>
          <w:t>213</w:t>
        </w:r>
        <w:r w:rsidR="008F24DF">
          <w:rPr>
            <w:noProof/>
            <w:webHidden/>
          </w:rPr>
          <w:fldChar w:fldCharType="end"/>
        </w:r>
      </w:hyperlink>
    </w:p>
    <w:p w14:paraId="463DA865" w14:textId="23451865" w:rsidR="008F24DF" w:rsidRDefault="001B5688">
      <w:pPr>
        <w:pStyle w:val="TOC2"/>
        <w:tabs>
          <w:tab w:val="left" w:pos="800"/>
          <w:tab w:val="right" w:leader="dot" w:pos="10457"/>
        </w:tabs>
        <w:rPr>
          <w:rFonts w:eastAsiaTheme="minorEastAsia" w:cstheme="minorBidi"/>
          <w:smallCaps w:val="0"/>
          <w:noProof/>
          <w:sz w:val="22"/>
          <w:szCs w:val="22"/>
          <w:lang w:eastAsia="en-GB"/>
        </w:rPr>
      </w:pPr>
      <w:hyperlink w:anchor="_Toc105521444" w:history="1">
        <w:r w:rsidR="008F24DF" w:rsidRPr="00083E20">
          <w:rPr>
            <w:rStyle w:val="Hyperlink"/>
            <w:noProof/>
          </w:rPr>
          <w:t>9.12</w:t>
        </w:r>
        <w:r w:rsidR="008F24DF">
          <w:rPr>
            <w:rFonts w:eastAsiaTheme="minorEastAsia" w:cstheme="minorBidi"/>
            <w:smallCaps w:val="0"/>
            <w:noProof/>
            <w:sz w:val="22"/>
            <w:szCs w:val="22"/>
            <w:lang w:eastAsia="en-GB"/>
          </w:rPr>
          <w:tab/>
        </w:r>
        <w:r w:rsidR="008F24DF" w:rsidRPr="00083E20">
          <w:rPr>
            <w:rStyle w:val="Hyperlink"/>
            <w:noProof/>
          </w:rPr>
          <w:t>NTN (Non-Terrestrial Networks) enhancements</w:t>
        </w:r>
        <w:r w:rsidR="008F24DF">
          <w:rPr>
            <w:noProof/>
            <w:webHidden/>
          </w:rPr>
          <w:tab/>
        </w:r>
        <w:r w:rsidR="008F24DF">
          <w:rPr>
            <w:noProof/>
            <w:webHidden/>
          </w:rPr>
          <w:fldChar w:fldCharType="begin"/>
        </w:r>
        <w:r w:rsidR="008F24DF">
          <w:rPr>
            <w:noProof/>
            <w:webHidden/>
          </w:rPr>
          <w:instrText xml:space="preserve"> PAGEREF _Toc105521444 \h </w:instrText>
        </w:r>
        <w:r w:rsidR="008F24DF">
          <w:rPr>
            <w:noProof/>
            <w:webHidden/>
          </w:rPr>
        </w:r>
        <w:r w:rsidR="008F24DF">
          <w:rPr>
            <w:noProof/>
            <w:webHidden/>
          </w:rPr>
          <w:fldChar w:fldCharType="separate"/>
        </w:r>
        <w:r w:rsidR="008F24DF">
          <w:rPr>
            <w:noProof/>
            <w:webHidden/>
          </w:rPr>
          <w:t>213</w:t>
        </w:r>
        <w:r w:rsidR="008F24DF">
          <w:rPr>
            <w:noProof/>
            <w:webHidden/>
          </w:rPr>
          <w:fldChar w:fldCharType="end"/>
        </w:r>
      </w:hyperlink>
    </w:p>
    <w:p w14:paraId="467217A3" w14:textId="18064C93" w:rsidR="008F24DF" w:rsidRDefault="001B5688">
      <w:pPr>
        <w:pStyle w:val="TOC3"/>
        <w:tabs>
          <w:tab w:val="left" w:pos="1200"/>
          <w:tab w:val="right" w:leader="dot" w:pos="10457"/>
        </w:tabs>
        <w:rPr>
          <w:rFonts w:eastAsiaTheme="minorEastAsia" w:cstheme="minorBidi"/>
          <w:i w:val="0"/>
          <w:iCs w:val="0"/>
          <w:noProof/>
          <w:sz w:val="22"/>
          <w:szCs w:val="22"/>
          <w:lang w:eastAsia="en-GB"/>
        </w:rPr>
      </w:pPr>
      <w:hyperlink w:anchor="_Toc105521445" w:history="1">
        <w:r w:rsidR="008F24DF" w:rsidRPr="00083E20">
          <w:rPr>
            <w:rStyle w:val="Hyperlink"/>
            <w:noProof/>
          </w:rPr>
          <w:t>9.12.1</w:t>
        </w:r>
        <w:r w:rsidR="008F24DF">
          <w:rPr>
            <w:rFonts w:eastAsiaTheme="minorEastAsia" w:cstheme="minorBidi"/>
            <w:i w:val="0"/>
            <w:iCs w:val="0"/>
            <w:noProof/>
            <w:sz w:val="22"/>
            <w:szCs w:val="22"/>
            <w:lang w:eastAsia="en-GB"/>
          </w:rPr>
          <w:tab/>
        </w:r>
        <w:r w:rsidR="008F24DF" w:rsidRPr="00083E20">
          <w:rPr>
            <w:rStyle w:val="Hyperlink"/>
            <w:noProof/>
          </w:rPr>
          <w:t>Coverage enhancement for NR NTN</w:t>
        </w:r>
        <w:r w:rsidR="008F24DF">
          <w:rPr>
            <w:noProof/>
            <w:webHidden/>
          </w:rPr>
          <w:tab/>
        </w:r>
        <w:r w:rsidR="008F24DF">
          <w:rPr>
            <w:noProof/>
            <w:webHidden/>
          </w:rPr>
          <w:fldChar w:fldCharType="begin"/>
        </w:r>
        <w:r w:rsidR="008F24DF">
          <w:rPr>
            <w:noProof/>
            <w:webHidden/>
          </w:rPr>
          <w:instrText xml:space="preserve"> PAGEREF _Toc105521445 \h </w:instrText>
        </w:r>
        <w:r w:rsidR="008F24DF">
          <w:rPr>
            <w:noProof/>
            <w:webHidden/>
          </w:rPr>
        </w:r>
        <w:r w:rsidR="008F24DF">
          <w:rPr>
            <w:noProof/>
            <w:webHidden/>
          </w:rPr>
          <w:fldChar w:fldCharType="separate"/>
        </w:r>
        <w:r w:rsidR="008F24DF">
          <w:rPr>
            <w:noProof/>
            <w:webHidden/>
          </w:rPr>
          <w:t>214</w:t>
        </w:r>
        <w:r w:rsidR="008F24DF">
          <w:rPr>
            <w:noProof/>
            <w:webHidden/>
          </w:rPr>
          <w:fldChar w:fldCharType="end"/>
        </w:r>
      </w:hyperlink>
    </w:p>
    <w:p w14:paraId="2201A61A" w14:textId="660DB3ED" w:rsidR="008F24DF" w:rsidRDefault="001B5688">
      <w:pPr>
        <w:pStyle w:val="TOC3"/>
        <w:tabs>
          <w:tab w:val="left" w:pos="1200"/>
          <w:tab w:val="right" w:leader="dot" w:pos="10457"/>
        </w:tabs>
        <w:rPr>
          <w:rFonts w:eastAsiaTheme="minorEastAsia" w:cstheme="minorBidi"/>
          <w:i w:val="0"/>
          <w:iCs w:val="0"/>
          <w:noProof/>
          <w:sz w:val="22"/>
          <w:szCs w:val="22"/>
          <w:lang w:eastAsia="en-GB"/>
        </w:rPr>
      </w:pPr>
      <w:hyperlink w:anchor="_Toc105521446" w:history="1">
        <w:r w:rsidR="008F24DF" w:rsidRPr="00083E20">
          <w:rPr>
            <w:rStyle w:val="Hyperlink"/>
            <w:noProof/>
          </w:rPr>
          <w:t>9.12.2</w:t>
        </w:r>
        <w:r w:rsidR="008F24DF">
          <w:rPr>
            <w:rFonts w:eastAsiaTheme="minorEastAsia" w:cstheme="minorBidi"/>
            <w:i w:val="0"/>
            <w:iCs w:val="0"/>
            <w:noProof/>
            <w:sz w:val="22"/>
            <w:szCs w:val="22"/>
            <w:lang w:eastAsia="en-GB"/>
          </w:rPr>
          <w:tab/>
        </w:r>
        <w:r w:rsidR="008F24DF" w:rsidRPr="00083E20">
          <w:rPr>
            <w:rStyle w:val="Hyperlink"/>
            <w:noProof/>
          </w:rPr>
          <w:t>Disabling of HARQ feedback for IoT NTN</w:t>
        </w:r>
        <w:r w:rsidR="008F24DF">
          <w:rPr>
            <w:noProof/>
            <w:webHidden/>
          </w:rPr>
          <w:tab/>
        </w:r>
        <w:r w:rsidR="008F24DF">
          <w:rPr>
            <w:noProof/>
            <w:webHidden/>
          </w:rPr>
          <w:fldChar w:fldCharType="begin"/>
        </w:r>
        <w:r w:rsidR="008F24DF">
          <w:rPr>
            <w:noProof/>
            <w:webHidden/>
          </w:rPr>
          <w:instrText xml:space="preserve"> PAGEREF _Toc105521446 \h </w:instrText>
        </w:r>
        <w:r w:rsidR="008F24DF">
          <w:rPr>
            <w:noProof/>
            <w:webHidden/>
          </w:rPr>
        </w:r>
        <w:r w:rsidR="008F24DF">
          <w:rPr>
            <w:noProof/>
            <w:webHidden/>
          </w:rPr>
          <w:fldChar w:fldCharType="separate"/>
        </w:r>
        <w:r w:rsidR="008F24DF">
          <w:rPr>
            <w:noProof/>
            <w:webHidden/>
          </w:rPr>
          <w:t>220</w:t>
        </w:r>
        <w:r w:rsidR="008F24DF">
          <w:rPr>
            <w:noProof/>
            <w:webHidden/>
          </w:rPr>
          <w:fldChar w:fldCharType="end"/>
        </w:r>
      </w:hyperlink>
    </w:p>
    <w:p w14:paraId="344DFDC6" w14:textId="16A27051" w:rsidR="008F24DF" w:rsidRDefault="001B5688">
      <w:pPr>
        <w:pStyle w:val="TOC3"/>
        <w:tabs>
          <w:tab w:val="left" w:pos="1200"/>
          <w:tab w:val="right" w:leader="dot" w:pos="10457"/>
        </w:tabs>
        <w:rPr>
          <w:rFonts w:eastAsiaTheme="minorEastAsia" w:cstheme="minorBidi"/>
          <w:i w:val="0"/>
          <w:iCs w:val="0"/>
          <w:noProof/>
          <w:sz w:val="22"/>
          <w:szCs w:val="22"/>
          <w:lang w:eastAsia="en-GB"/>
        </w:rPr>
      </w:pPr>
      <w:hyperlink w:anchor="_Toc105521447" w:history="1">
        <w:r w:rsidR="008F24DF" w:rsidRPr="00083E20">
          <w:rPr>
            <w:rStyle w:val="Hyperlink"/>
            <w:noProof/>
          </w:rPr>
          <w:t>9.12.3</w:t>
        </w:r>
        <w:r w:rsidR="008F24DF">
          <w:rPr>
            <w:rFonts w:eastAsiaTheme="minorEastAsia" w:cstheme="minorBidi"/>
            <w:i w:val="0"/>
            <w:iCs w:val="0"/>
            <w:noProof/>
            <w:sz w:val="22"/>
            <w:szCs w:val="22"/>
            <w:lang w:eastAsia="en-GB"/>
          </w:rPr>
          <w:tab/>
        </w:r>
        <w:r w:rsidR="008F24DF" w:rsidRPr="00083E20">
          <w:rPr>
            <w:rStyle w:val="Hyperlink"/>
            <w:noProof/>
          </w:rPr>
          <w:t>Improved GNSS operations for IoT NTN</w:t>
        </w:r>
        <w:r w:rsidR="008F24DF">
          <w:rPr>
            <w:noProof/>
            <w:webHidden/>
          </w:rPr>
          <w:tab/>
        </w:r>
        <w:r w:rsidR="008F24DF">
          <w:rPr>
            <w:noProof/>
            <w:webHidden/>
          </w:rPr>
          <w:fldChar w:fldCharType="begin"/>
        </w:r>
        <w:r w:rsidR="008F24DF">
          <w:rPr>
            <w:noProof/>
            <w:webHidden/>
          </w:rPr>
          <w:instrText xml:space="preserve"> PAGEREF _Toc105521447 \h </w:instrText>
        </w:r>
        <w:r w:rsidR="008F24DF">
          <w:rPr>
            <w:noProof/>
            <w:webHidden/>
          </w:rPr>
        </w:r>
        <w:r w:rsidR="008F24DF">
          <w:rPr>
            <w:noProof/>
            <w:webHidden/>
          </w:rPr>
          <w:fldChar w:fldCharType="separate"/>
        </w:r>
        <w:r w:rsidR="008F24DF">
          <w:rPr>
            <w:noProof/>
            <w:webHidden/>
          </w:rPr>
          <w:t>221</w:t>
        </w:r>
        <w:r w:rsidR="008F24DF">
          <w:rPr>
            <w:noProof/>
            <w:webHidden/>
          </w:rPr>
          <w:fldChar w:fldCharType="end"/>
        </w:r>
      </w:hyperlink>
    </w:p>
    <w:p w14:paraId="2F0D75F7" w14:textId="57FF6F65" w:rsidR="008F24DF" w:rsidRDefault="001B5688">
      <w:pPr>
        <w:pStyle w:val="TOC3"/>
        <w:tabs>
          <w:tab w:val="left" w:pos="1200"/>
          <w:tab w:val="right" w:leader="dot" w:pos="10457"/>
        </w:tabs>
        <w:rPr>
          <w:rFonts w:eastAsiaTheme="minorEastAsia" w:cstheme="minorBidi"/>
          <w:i w:val="0"/>
          <w:iCs w:val="0"/>
          <w:noProof/>
          <w:sz w:val="22"/>
          <w:szCs w:val="22"/>
          <w:lang w:eastAsia="en-GB"/>
        </w:rPr>
      </w:pPr>
      <w:hyperlink w:anchor="_Toc105521448" w:history="1">
        <w:r w:rsidR="008F24DF" w:rsidRPr="00083E20">
          <w:rPr>
            <w:rStyle w:val="Hyperlink"/>
            <w:noProof/>
          </w:rPr>
          <w:t>9.12.4</w:t>
        </w:r>
        <w:r w:rsidR="008F24DF">
          <w:rPr>
            <w:rFonts w:eastAsiaTheme="minorEastAsia" w:cstheme="minorBidi"/>
            <w:i w:val="0"/>
            <w:iCs w:val="0"/>
            <w:noProof/>
            <w:sz w:val="22"/>
            <w:szCs w:val="22"/>
            <w:lang w:eastAsia="en-GB"/>
          </w:rPr>
          <w:tab/>
        </w:r>
        <w:r w:rsidR="008F24DF" w:rsidRPr="00083E20">
          <w:rPr>
            <w:rStyle w:val="Hyperlink"/>
            <w:noProof/>
          </w:rPr>
          <w:t>Other</w:t>
        </w:r>
        <w:r w:rsidR="008F24DF">
          <w:rPr>
            <w:noProof/>
            <w:webHidden/>
          </w:rPr>
          <w:tab/>
        </w:r>
        <w:r w:rsidR="008F24DF">
          <w:rPr>
            <w:noProof/>
            <w:webHidden/>
          </w:rPr>
          <w:fldChar w:fldCharType="begin"/>
        </w:r>
        <w:r w:rsidR="008F24DF">
          <w:rPr>
            <w:noProof/>
            <w:webHidden/>
          </w:rPr>
          <w:instrText xml:space="preserve"> PAGEREF _Toc105521448 \h </w:instrText>
        </w:r>
        <w:r w:rsidR="008F24DF">
          <w:rPr>
            <w:noProof/>
            <w:webHidden/>
          </w:rPr>
        </w:r>
        <w:r w:rsidR="008F24DF">
          <w:rPr>
            <w:noProof/>
            <w:webHidden/>
          </w:rPr>
          <w:fldChar w:fldCharType="separate"/>
        </w:r>
        <w:r w:rsidR="008F24DF">
          <w:rPr>
            <w:noProof/>
            <w:webHidden/>
          </w:rPr>
          <w:t>223</w:t>
        </w:r>
        <w:r w:rsidR="008F24DF">
          <w:rPr>
            <w:noProof/>
            <w:webHidden/>
          </w:rPr>
          <w:fldChar w:fldCharType="end"/>
        </w:r>
      </w:hyperlink>
    </w:p>
    <w:p w14:paraId="327340D3" w14:textId="38DA1996" w:rsidR="008F24DF" w:rsidRDefault="001B5688">
      <w:pPr>
        <w:pStyle w:val="TOC2"/>
        <w:tabs>
          <w:tab w:val="left" w:pos="800"/>
          <w:tab w:val="right" w:leader="dot" w:pos="10457"/>
        </w:tabs>
        <w:rPr>
          <w:rFonts w:eastAsiaTheme="minorEastAsia" w:cstheme="minorBidi"/>
          <w:smallCaps w:val="0"/>
          <w:noProof/>
          <w:sz w:val="22"/>
          <w:szCs w:val="22"/>
          <w:lang w:eastAsia="en-GB"/>
        </w:rPr>
      </w:pPr>
      <w:hyperlink w:anchor="_Toc105521449" w:history="1">
        <w:r w:rsidR="008F24DF" w:rsidRPr="00083E20">
          <w:rPr>
            <w:rStyle w:val="Hyperlink"/>
            <w:noProof/>
          </w:rPr>
          <w:t>9.13</w:t>
        </w:r>
        <w:r w:rsidR="008F24DF">
          <w:rPr>
            <w:rFonts w:eastAsiaTheme="minorEastAsia" w:cstheme="minorBidi"/>
            <w:smallCaps w:val="0"/>
            <w:noProof/>
            <w:sz w:val="22"/>
            <w:szCs w:val="22"/>
            <w:lang w:eastAsia="en-GB"/>
          </w:rPr>
          <w:tab/>
        </w:r>
        <w:r w:rsidR="008F24DF" w:rsidRPr="00083E20">
          <w:rPr>
            <w:rStyle w:val="Hyperlink"/>
            <w:noProof/>
          </w:rPr>
          <w:t>Further NR mobility enhancements</w:t>
        </w:r>
        <w:r w:rsidR="008F24DF">
          <w:rPr>
            <w:noProof/>
            <w:webHidden/>
          </w:rPr>
          <w:tab/>
        </w:r>
        <w:r w:rsidR="008F24DF">
          <w:rPr>
            <w:noProof/>
            <w:webHidden/>
          </w:rPr>
          <w:fldChar w:fldCharType="begin"/>
        </w:r>
        <w:r w:rsidR="008F24DF">
          <w:rPr>
            <w:noProof/>
            <w:webHidden/>
          </w:rPr>
          <w:instrText xml:space="preserve"> PAGEREF _Toc105521449 \h </w:instrText>
        </w:r>
        <w:r w:rsidR="008F24DF">
          <w:rPr>
            <w:noProof/>
            <w:webHidden/>
          </w:rPr>
        </w:r>
        <w:r w:rsidR="008F24DF">
          <w:rPr>
            <w:noProof/>
            <w:webHidden/>
          </w:rPr>
          <w:fldChar w:fldCharType="separate"/>
        </w:r>
        <w:r w:rsidR="008F24DF">
          <w:rPr>
            <w:noProof/>
            <w:webHidden/>
          </w:rPr>
          <w:t>223</w:t>
        </w:r>
        <w:r w:rsidR="008F24DF">
          <w:rPr>
            <w:noProof/>
            <w:webHidden/>
          </w:rPr>
          <w:fldChar w:fldCharType="end"/>
        </w:r>
      </w:hyperlink>
    </w:p>
    <w:p w14:paraId="0A8AAC0F" w14:textId="1C816A34" w:rsidR="008F24DF" w:rsidRDefault="001B5688">
      <w:pPr>
        <w:pStyle w:val="TOC2"/>
        <w:tabs>
          <w:tab w:val="left" w:pos="800"/>
          <w:tab w:val="right" w:leader="dot" w:pos="10457"/>
        </w:tabs>
        <w:rPr>
          <w:rFonts w:eastAsiaTheme="minorEastAsia" w:cstheme="minorBidi"/>
          <w:smallCaps w:val="0"/>
          <w:noProof/>
          <w:sz w:val="22"/>
          <w:szCs w:val="22"/>
          <w:lang w:eastAsia="en-GB"/>
        </w:rPr>
      </w:pPr>
      <w:hyperlink w:anchor="_Toc105521450" w:history="1">
        <w:r w:rsidR="008F24DF" w:rsidRPr="00083E20">
          <w:rPr>
            <w:rStyle w:val="Hyperlink"/>
            <w:noProof/>
          </w:rPr>
          <w:t>9.14</w:t>
        </w:r>
        <w:r w:rsidR="008F24DF">
          <w:rPr>
            <w:rFonts w:eastAsiaTheme="minorEastAsia" w:cstheme="minorBidi"/>
            <w:smallCaps w:val="0"/>
            <w:noProof/>
            <w:sz w:val="22"/>
            <w:szCs w:val="22"/>
            <w:lang w:eastAsia="en-GB"/>
          </w:rPr>
          <w:tab/>
        </w:r>
        <w:r w:rsidR="008F24DF" w:rsidRPr="00083E20">
          <w:rPr>
            <w:rStyle w:val="Hyperlink"/>
            <w:noProof/>
          </w:rPr>
          <w:t>Study on low-power wake-up signal and receiver for NR</w:t>
        </w:r>
        <w:r w:rsidR="008F24DF">
          <w:rPr>
            <w:noProof/>
            <w:webHidden/>
          </w:rPr>
          <w:tab/>
        </w:r>
        <w:r w:rsidR="008F24DF">
          <w:rPr>
            <w:noProof/>
            <w:webHidden/>
          </w:rPr>
          <w:fldChar w:fldCharType="begin"/>
        </w:r>
        <w:r w:rsidR="008F24DF">
          <w:rPr>
            <w:noProof/>
            <w:webHidden/>
          </w:rPr>
          <w:instrText xml:space="preserve"> PAGEREF _Toc105521450 \h </w:instrText>
        </w:r>
        <w:r w:rsidR="008F24DF">
          <w:rPr>
            <w:noProof/>
            <w:webHidden/>
          </w:rPr>
        </w:r>
        <w:r w:rsidR="008F24DF">
          <w:rPr>
            <w:noProof/>
            <w:webHidden/>
          </w:rPr>
          <w:fldChar w:fldCharType="separate"/>
        </w:r>
        <w:r w:rsidR="008F24DF">
          <w:rPr>
            <w:noProof/>
            <w:webHidden/>
          </w:rPr>
          <w:t>223</w:t>
        </w:r>
        <w:r w:rsidR="008F24DF">
          <w:rPr>
            <w:noProof/>
            <w:webHidden/>
          </w:rPr>
          <w:fldChar w:fldCharType="end"/>
        </w:r>
      </w:hyperlink>
    </w:p>
    <w:p w14:paraId="04F760EB" w14:textId="289E4D07" w:rsidR="008F24DF" w:rsidRDefault="001B5688">
      <w:pPr>
        <w:pStyle w:val="TOC2"/>
        <w:tabs>
          <w:tab w:val="left" w:pos="800"/>
          <w:tab w:val="right" w:leader="dot" w:pos="10457"/>
        </w:tabs>
        <w:rPr>
          <w:rFonts w:eastAsiaTheme="minorEastAsia" w:cstheme="minorBidi"/>
          <w:smallCaps w:val="0"/>
          <w:noProof/>
          <w:sz w:val="22"/>
          <w:szCs w:val="22"/>
          <w:lang w:eastAsia="en-GB"/>
        </w:rPr>
      </w:pPr>
      <w:hyperlink w:anchor="_Toc105521451" w:history="1">
        <w:r w:rsidR="008F24DF" w:rsidRPr="00083E20">
          <w:rPr>
            <w:rStyle w:val="Hyperlink"/>
            <w:noProof/>
          </w:rPr>
          <w:t>9.15</w:t>
        </w:r>
        <w:r w:rsidR="008F24DF">
          <w:rPr>
            <w:rFonts w:eastAsiaTheme="minorEastAsia" w:cstheme="minorBidi"/>
            <w:smallCaps w:val="0"/>
            <w:noProof/>
            <w:sz w:val="22"/>
            <w:szCs w:val="22"/>
            <w:lang w:eastAsia="en-GB"/>
          </w:rPr>
          <w:tab/>
        </w:r>
        <w:r w:rsidR="008F24DF" w:rsidRPr="00083E20">
          <w:rPr>
            <w:rStyle w:val="Hyperlink"/>
            <w:noProof/>
          </w:rPr>
          <w:t>Further NR coverage enhancements</w:t>
        </w:r>
        <w:r w:rsidR="008F24DF">
          <w:rPr>
            <w:noProof/>
            <w:webHidden/>
          </w:rPr>
          <w:tab/>
        </w:r>
        <w:r w:rsidR="008F24DF">
          <w:rPr>
            <w:noProof/>
            <w:webHidden/>
          </w:rPr>
          <w:fldChar w:fldCharType="begin"/>
        </w:r>
        <w:r w:rsidR="008F24DF">
          <w:rPr>
            <w:noProof/>
            <w:webHidden/>
          </w:rPr>
          <w:instrText xml:space="preserve"> PAGEREF _Toc105521451 \h </w:instrText>
        </w:r>
        <w:r w:rsidR="008F24DF">
          <w:rPr>
            <w:noProof/>
            <w:webHidden/>
          </w:rPr>
        </w:r>
        <w:r w:rsidR="008F24DF">
          <w:rPr>
            <w:noProof/>
            <w:webHidden/>
          </w:rPr>
          <w:fldChar w:fldCharType="separate"/>
        </w:r>
        <w:r w:rsidR="008F24DF">
          <w:rPr>
            <w:noProof/>
            <w:webHidden/>
          </w:rPr>
          <w:t>223</w:t>
        </w:r>
        <w:r w:rsidR="008F24DF">
          <w:rPr>
            <w:noProof/>
            <w:webHidden/>
          </w:rPr>
          <w:fldChar w:fldCharType="end"/>
        </w:r>
      </w:hyperlink>
    </w:p>
    <w:p w14:paraId="214DC3F5" w14:textId="38F43E9F" w:rsidR="008F24DF" w:rsidRDefault="001B5688">
      <w:pPr>
        <w:pStyle w:val="TOC2"/>
        <w:tabs>
          <w:tab w:val="left" w:pos="800"/>
          <w:tab w:val="right" w:leader="dot" w:pos="10457"/>
        </w:tabs>
        <w:rPr>
          <w:rFonts w:eastAsiaTheme="minorEastAsia" w:cstheme="minorBidi"/>
          <w:smallCaps w:val="0"/>
          <w:noProof/>
          <w:sz w:val="22"/>
          <w:szCs w:val="22"/>
          <w:lang w:eastAsia="en-GB"/>
        </w:rPr>
      </w:pPr>
      <w:hyperlink w:anchor="_Toc105521452" w:history="1">
        <w:r w:rsidR="008F24DF" w:rsidRPr="00083E20">
          <w:rPr>
            <w:rStyle w:val="Hyperlink"/>
            <w:noProof/>
          </w:rPr>
          <w:t>9.16</w:t>
        </w:r>
        <w:r w:rsidR="008F24DF">
          <w:rPr>
            <w:rFonts w:eastAsiaTheme="minorEastAsia" w:cstheme="minorBidi"/>
            <w:smallCaps w:val="0"/>
            <w:noProof/>
            <w:sz w:val="22"/>
            <w:szCs w:val="22"/>
            <w:lang w:eastAsia="en-GB"/>
          </w:rPr>
          <w:tab/>
        </w:r>
        <w:r w:rsidR="008F24DF" w:rsidRPr="00083E20">
          <w:rPr>
            <w:rStyle w:val="Hyperlink"/>
            <w:noProof/>
          </w:rPr>
          <w:t>NR support for UAV (Uncrewed Aerial Vehicles)</w:t>
        </w:r>
        <w:r w:rsidR="008F24DF">
          <w:rPr>
            <w:noProof/>
            <w:webHidden/>
          </w:rPr>
          <w:tab/>
        </w:r>
        <w:r w:rsidR="008F24DF">
          <w:rPr>
            <w:noProof/>
            <w:webHidden/>
          </w:rPr>
          <w:fldChar w:fldCharType="begin"/>
        </w:r>
        <w:r w:rsidR="008F24DF">
          <w:rPr>
            <w:noProof/>
            <w:webHidden/>
          </w:rPr>
          <w:instrText xml:space="preserve"> PAGEREF _Toc105521452 \h </w:instrText>
        </w:r>
        <w:r w:rsidR="008F24DF">
          <w:rPr>
            <w:noProof/>
            <w:webHidden/>
          </w:rPr>
        </w:r>
        <w:r w:rsidR="008F24DF">
          <w:rPr>
            <w:noProof/>
            <w:webHidden/>
          </w:rPr>
          <w:fldChar w:fldCharType="separate"/>
        </w:r>
        <w:r w:rsidR="008F24DF">
          <w:rPr>
            <w:noProof/>
            <w:webHidden/>
          </w:rPr>
          <w:t>223</w:t>
        </w:r>
        <w:r w:rsidR="008F24DF">
          <w:rPr>
            <w:noProof/>
            <w:webHidden/>
          </w:rPr>
          <w:fldChar w:fldCharType="end"/>
        </w:r>
      </w:hyperlink>
    </w:p>
    <w:p w14:paraId="3F634467" w14:textId="0A3DBA6F" w:rsidR="008F24DF" w:rsidRDefault="001B5688">
      <w:pPr>
        <w:pStyle w:val="TOC2"/>
        <w:tabs>
          <w:tab w:val="left" w:pos="800"/>
          <w:tab w:val="right" w:leader="dot" w:pos="10457"/>
        </w:tabs>
        <w:rPr>
          <w:rFonts w:eastAsiaTheme="minorEastAsia" w:cstheme="minorBidi"/>
          <w:smallCaps w:val="0"/>
          <w:noProof/>
          <w:sz w:val="22"/>
          <w:szCs w:val="22"/>
          <w:lang w:eastAsia="en-GB"/>
        </w:rPr>
      </w:pPr>
      <w:hyperlink w:anchor="_Toc105521453" w:history="1">
        <w:r w:rsidR="008F24DF" w:rsidRPr="00083E20">
          <w:rPr>
            <w:rStyle w:val="Hyperlink"/>
            <w:noProof/>
          </w:rPr>
          <w:t>9.17</w:t>
        </w:r>
        <w:r w:rsidR="008F24DF">
          <w:rPr>
            <w:rFonts w:eastAsiaTheme="minorEastAsia" w:cstheme="minorBidi"/>
            <w:smallCaps w:val="0"/>
            <w:noProof/>
            <w:sz w:val="22"/>
            <w:szCs w:val="22"/>
            <w:lang w:eastAsia="en-GB"/>
          </w:rPr>
          <w:tab/>
        </w:r>
        <w:r w:rsidR="008F24DF" w:rsidRPr="00083E20">
          <w:rPr>
            <w:rStyle w:val="Hyperlink"/>
            <w:noProof/>
          </w:rPr>
          <w:t>NR support for dedicated spectrum less than 5MHz for FR1</w:t>
        </w:r>
        <w:r w:rsidR="008F24DF">
          <w:rPr>
            <w:noProof/>
            <w:webHidden/>
          </w:rPr>
          <w:tab/>
        </w:r>
        <w:r w:rsidR="008F24DF">
          <w:rPr>
            <w:noProof/>
            <w:webHidden/>
          </w:rPr>
          <w:fldChar w:fldCharType="begin"/>
        </w:r>
        <w:r w:rsidR="008F24DF">
          <w:rPr>
            <w:noProof/>
            <w:webHidden/>
          </w:rPr>
          <w:instrText xml:space="preserve"> PAGEREF _Toc105521453 \h </w:instrText>
        </w:r>
        <w:r w:rsidR="008F24DF">
          <w:rPr>
            <w:noProof/>
            <w:webHidden/>
          </w:rPr>
        </w:r>
        <w:r w:rsidR="008F24DF">
          <w:rPr>
            <w:noProof/>
            <w:webHidden/>
          </w:rPr>
          <w:fldChar w:fldCharType="separate"/>
        </w:r>
        <w:r w:rsidR="008F24DF">
          <w:rPr>
            <w:noProof/>
            <w:webHidden/>
          </w:rPr>
          <w:t>223</w:t>
        </w:r>
        <w:r w:rsidR="008F24DF">
          <w:rPr>
            <w:noProof/>
            <w:webHidden/>
          </w:rPr>
          <w:fldChar w:fldCharType="end"/>
        </w:r>
      </w:hyperlink>
    </w:p>
    <w:p w14:paraId="5E43F84F" w14:textId="566748D4" w:rsidR="008F24DF" w:rsidRDefault="001B5688">
      <w:pPr>
        <w:pStyle w:val="TOC2"/>
        <w:tabs>
          <w:tab w:val="left" w:pos="800"/>
          <w:tab w:val="right" w:leader="dot" w:pos="10457"/>
        </w:tabs>
        <w:rPr>
          <w:rFonts w:eastAsiaTheme="minorEastAsia" w:cstheme="minorBidi"/>
          <w:smallCaps w:val="0"/>
          <w:noProof/>
          <w:sz w:val="22"/>
          <w:szCs w:val="22"/>
          <w:lang w:eastAsia="en-GB"/>
        </w:rPr>
      </w:pPr>
      <w:hyperlink w:anchor="_Toc105521454" w:history="1">
        <w:r w:rsidR="008F24DF" w:rsidRPr="00083E20">
          <w:rPr>
            <w:rStyle w:val="Hyperlink"/>
            <w:noProof/>
          </w:rPr>
          <w:t>9.18</w:t>
        </w:r>
        <w:r w:rsidR="008F24DF">
          <w:rPr>
            <w:rFonts w:eastAsiaTheme="minorEastAsia" w:cstheme="minorBidi"/>
            <w:smallCaps w:val="0"/>
            <w:noProof/>
            <w:sz w:val="22"/>
            <w:szCs w:val="22"/>
            <w:lang w:eastAsia="en-GB"/>
          </w:rPr>
          <w:tab/>
        </w:r>
        <w:r w:rsidR="008F24DF" w:rsidRPr="00083E20">
          <w:rPr>
            <w:rStyle w:val="Hyperlink"/>
            <w:noProof/>
          </w:rPr>
          <w:t>Other</w:t>
        </w:r>
        <w:r w:rsidR="008F24DF">
          <w:rPr>
            <w:noProof/>
            <w:webHidden/>
          </w:rPr>
          <w:tab/>
        </w:r>
        <w:r w:rsidR="008F24DF">
          <w:rPr>
            <w:noProof/>
            <w:webHidden/>
          </w:rPr>
          <w:fldChar w:fldCharType="begin"/>
        </w:r>
        <w:r w:rsidR="008F24DF">
          <w:rPr>
            <w:noProof/>
            <w:webHidden/>
          </w:rPr>
          <w:instrText xml:space="preserve"> PAGEREF _Toc105521454 \h </w:instrText>
        </w:r>
        <w:r w:rsidR="008F24DF">
          <w:rPr>
            <w:noProof/>
            <w:webHidden/>
          </w:rPr>
        </w:r>
        <w:r w:rsidR="008F24DF">
          <w:rPr>
            <w:noProof/>
            <w:webHidden/>
          </w:rPr>
          <w:fldChar w:fldCharType="separate"/>
        </w:r>
        <w:r w:rsidR="008F24DF">
          <w:rPr>
            <w:noProof/>
            <w:webHidden/>
          </w:rPr>
          <w:t>223</w:t>
        </w:r>
        <w:r w:rsidR="008F24DF">
          <w:rPr>
            <w:noProof/>
            <w:webHidden/>
          </w:rPr>
          <w:fldChar w:fldCharType="end"/>
        </w:r>
      </w:hyperlink>
    </w:p>
    <w:p w14:paraId="7099E72E" w14:textId="0F2EE8A4" w:rsidR="008F24DF" w:rsidRDefault="001B5688">
      <w:pPr>
        <w:pStyle w:val="TOC1"/>
        <w:tabs>
          <w:tab w:val="left" w:pos="600"/>
          <w:tab w:val="right" w:leader="dot" w:pos="10457"/>
        </w:tabs>
        <w:rPr>
          <w:rFonts w:eastAsiaTheme="minorEastAsia" w:cstheme="minorBidi"/>
          <w:b w:val="0"/>
          <w:bCs w:val="0"/>
          <w:caps w:val="0"/>
          <w:noProof/>
          <w:sz w:val="22"/>
          <w:szCs w:val="22"/>
          <w:lang w:eastAsia="en-GB"/>
        </w:rPr>
      </w:pPr>
      <w:hyperlink w:anchor="_Toc105521455" w:history="1">
        <w:r w:rsidR="008F24DF" w:rsidRPr="00083E20">
          <w:rPr>
            <w:rStyle w:val="Hyperlink"/>
            <w:noProof/>
          </w:rPr>
          <w:t>10</w:t>
        </w:r>
        <w:r w:rsidR="008F24DF">
          <w:rPr>
            <w:rFonts w:eastAsiaTheme="minorEastAsia" w:cstheme="minorBidi"/>
            <w:b w:val="0"/>
            <w:bCs w:val="0"/>
            <w:caps w:val="0"/>
            <w:noProof/>
            <w:sz w:val="22"/>
            <w:szCs w:val="22"/>
            <w:lang w:eastAsia="en-GB"/>
          </w:rPr>
          <w:tab/>
        </w:r>
        <w:r w:rsidR="008F24DF" w:rsidRPr="00083E20">
          <w:rPr>
            <w:rStyle w:val="Hyperlink"/>
            <w:noProof/>
          </w:rPr>
          <w:t>Closing of the meeting</w:t>
        </w:r>
        <w:r w:rsidR="008F24DF">
          <w:rPr>
            <w:noProof/>
            <w:webHidden/>
          </w:rPr>
          <w:tab/>
        </w:r>
        <w:r w:rsidR="008F24DF">
          <w:rPr>
            <w:noProof/>
            <w:webHidden/>
          </w:rPr>
          <w:fldChar w:fldCharType="begin"/>
        </w:r>
        <w:r w:rsidR="008F24DF">
          <w:rPr>
            <w:noProof/>
            <w:webHidden/>
          </w:rPr>
          <w:instrText xml:space="preserve"> PAGEREF _Toc105521455 \h </w:instrText>
        </w:r>
        <w:r w:rsidR="008F24DF">
          <w:rPr>
            <w:noProof/>
            <w:webHidden/>
          </w:rPr>
        </w:r>
        <w:r w:rsidR="008F24DF">
          <w:rPr>
            <w:noProof/>
            <w:webHidden/>
          </w:rPr>
          <w:fldChar w:fldCharType="separate"/>
        </w:r>
        <w:r w:rsidR="008F24DF">
          <w:rPr>
            <w:noProof/>
            <w:webHidden/>
          </w:rPr>
          <w:t>224</w:t>
        </w:r>
        <w:r w:rsidR="008F24DF">
          <w:rPr>
            <w:noProof/>
            <w:webHidden/>
          </w:rPr>
          <w:fldChar w:fldCharType="end"/>
        </w:r>
      </w:hyperlink>
    </w:p>
    <w:p w14:paraId="5B46D2E9" w14:textId="44DD3244" w:rsidR="008F24DF" w:rsidRDefault="001B5688">
      <w:pPr>
        <w:pStyle w:val="TOC1"/>
        <w:tabs>
          <w:tab w:val="left" w:pos="1200"/>
          <w:tab w:val="right" w:leader="dot" w:pos="10457"/>
        </w:tabs>
        <w:rPr>
          <w:rFonts w:eastAsiaTheme="minorEastAsia" w:cstheme="minorBidi"/>
          <w:b w:val="0"/>
          <w:bCs w:val="0"/>
          <w:caps w:val="0"/>
          <w:noProof/>
          <w:sz w:val="22"/>
          <w:szCs w:val="22"/>
          <w:lang w:eastAsia="en-GB"/>
        </w:rPr>
      </w:pPr>
      <w:hyperlink w:anchor="_Toc105521456" w:history="1">
        <w:r w:rsidR="008F24DF" w:rsidRPr="00083E20">
          <w:rPr>
            <w:rStyle w:val="Hyperlink"/>
            <w:rFonts w:ascii="Times New Roman" w:hAnsi="Times New Roman" w:cs="Times New Roman"/>
            <w:noProof/>
          </w:rPr>
          <w:t>Annex A:</w:t>
        </w:r>
        <w:r w:rsidR="008F24DF">
          <w:rPr>
            <w:rFonts w:eastAsiaTheme="minorEastAsia" w:cstheme="minorBidi"/>
            <w:b w:val="0"/>
            <w:bCs w:val="0"/>
            <w:caps w:val="0"/>
            <w:noProof/>
            <w:sz w:val="22"/>
            <w:szCs w:val="22"/>
            <w:lang w:eastAsia="en-GB"/>
          </w:rPr>
          <w:tab/>
        </w:r>
        <w:r w:rsidR="008F24DF" w:rsidRPr="00083E20">
          <w:rPr>
            <w:rStyle w:val="Hyperlink"/>
            <w:rFonts w:ascii="Times New Roman" w:hAnsi="Times New Roman" w:cs="Times New Roman"/>
            <w:noProof/>
          </w:rPr>
          <w:t>List of Tdocs at RAN1 #109-e</w:t>
        </w:r>
        <w:r w:rsidR="008F24DF">
          <w:rPr>
            <w:noProof/>
            <w:webHidden/>
          </w:rPr>
          <w:tab/>
        </w:r>
        <w:r w:rsidR="008F24DF">
          <w:rPr>
            <w:noProof/>
            <w:webHidden/>
          </w:rPr>
          <w:fldChar w:fldCharType="begin"/>
        </w:r>
        <w:r w:rsidR="008F24DF">
          <w:rPr>
            <w:noProof/>
            <w:webHidden/>
          </w:rPr>
          <w:instrText xml:space="preserve"> PAGEREF _Toc105521456 \h </w:instrText>
        </w:r>
        <w:r w:rsidR="008F24DF">
          <w:rPr>
            <w:noProof/>
            <w:webHidden/>
          </w:rPr>
        </w:r>
        <w:r w:rsidR="008F24DF">
          <w:rPr>
            <w:noProof/>
            <w:webHidden/>
          </w:rPr>
          <w:fldChar w:fldCharType="separate"/>
        </w:r>
        <w:r w:rsidR="008F24DF">
          <w:rPr>
            <w:noProof/>
            <w:webHidden/>
          </w:rPr>
          <w:t>225</w:t>
        </w:r>
        <w:r w:rsidR="008F24DF">
          <w:rPr>
            <w:noProof/>
            <w:webHidden/>
          </w:rPr>
          <w:fldChar w:fldCharType="end"/>
        </w:r>
      </w:hyperlink>
    </w:p>
    <w:p w14:paraId="47161095" w14:textId="6542DFDF" w:rsidR="008F24DF" w:rsidRDefault="001B5688">
      <w:pPr>
        <w:pStyle w:val="TOC1"/>
        <w:tabs>
          <w:tab w:val="left" w:pos="1200"/>
          <w:tab w:val="right" w:leader="dot" w:pos="10457"/>
        </w:tabs>
        <w:rPr>
          <w:rFonts w:eastAsiaTheme="minorEastAsia" w:cstheme="minorBidi"/>
          <w:b w:val="0"/>
          <w:bCs w:val="0"/>
          <w:caps w:val="0"/>
          <w:noProof/>
          <w:sz w:val="22"/>
          <w:szCs w:val="22"/>
          <w:lang w:eastAsia="en-GB"/>
        </w:rPr>
      </w:pPr>
      <w:hyperlink w:anchor="_Toc105521457" w:history="1">
        <w:r w:rsidR="008F24DF" w:rsidRPr="00083E20">
          <w:rPr>
            <w:rStyle w:val="Hyperlink"/>
            <w:rFonts w:ascii="Times New Roman" w:hAnsi="Times New Roman" w:cs="Times New Roman"/>
            <w:noProof/>
          </w:rPr>
          <w:t>Annex B:</w:t>
        </w:r>
        <w:r w:rsidR="008F24DF">
          <w:rPr>
            <w:rFonts w:eastAsiaTheme="minorEastAsia" w:cstheme="minorBidi"/>
            <w:b w:val="0"/>
            <w:bCs w:val="0"/>
            <w:caps w:val="0"/>
            <w:noProof/>
            <w:sz w:val="22"/>
            <w:szCs w:val="22"/>
            <w:lang w:eastAsia="en-GB"/>
          </w:rPr>
          <w:tab/>
        </w:r>
        <w:r w:rsidR="008F24DF" w:rsidRPr="00083E20">
          <w:rPr>
            <w:rStyle w:val="Hyperlink"/>
            <w:rFonts w:ascii="Times New Roman" w:hAnsi="Times New Roman" w:cs="Times New Roman"/>
            <w:noProof/>
          </w:rPr>
          <w:t>List of CRs agreed at RAN1 #109-e</w:t>
        </w:r>
        <w:r w:rsidR="008F24DF">
          <w:rPr>
            <w:noProof/>
            <w:webHidden/>
          </w:rPr>
          <w:tab/>
        </w:r>
        <w:r w:rsidR="008F24DF">
          <w:rPr>
            <w:noProof/>
            <w:webHidden/>
          </w:rPr>
          <w:fldChar w:fldCharType="begin"/>
        </w:r>
        <w:r w:rsidR="008F24DF">
          <w:rPr>
            <w:noProof/>
            <w:webHidden/>
          </w:rPr>
          <w:instrText xml:space="preserve"> PAGEREF _Toc105521457 \h </w:instrText>
        </w:r>
        <w:r w:rsidR="008F24DF">
          <w:rPr>
            <w:noProof/>
            <w:webHidden/>
          </w:rPr>
        </w:r>
        <w:r w:rsidR="008F24DF">
          <w:rPr>
            <w:noProof/>
            <w:webHidden/>
          </w:rPr>
          <w:fldChar w:fldCharType="separate"/>
        </w:r>
        <w:r w:rsidR="008F24DF">
          <w:rPr>
            <w:noProof/>
            <w:webHidden/>
          </w:rPr>
          <w:t>226</w:t>
        </w:r>
        <w:r w:rsidR="008F24DF">
          <w:rPr>
            <w:noProof/>
            <w:webHidden/>
          </w:rPr>
          <w:fldChar w:fldCharType="end"/>
        </w:r>
      </w:hyperlink>
    </w:p>
    <w:p w14:paraId="3486F919" w14:textId="6D80695D" w:rsidR="008F24DF" w:rsidRDefault="001B5688">
      <w:pPr>
        <w:pStyle w:val="TOC1"/>
        <w:tabs>
          <w:tab w:val="left" w:pos="1400"/>
          <w:tab w:val="right" w:leader="dot" w:pos="10457"/>
        </w:tabs>
        <w:rPr>
          <w:rFonts w:eastAsiaTheme="minorEastAsia" w:cstheme="minorBidi"/>
          <w:b w:val="0"/>
          <w:bCs w:val="0"/>
          <w:caps w:val="0"/>
          <w:noProof/>
          <w:sz w:val="22"/>
          <w:szCs w:val="22"/>
          <w:lang w:eastAsia="en-GB"/>
        </w:rPr>
      </w:pPr>
      <w:hyperlink w:anchor="_Toc105521458" w:history="1">
        <w:r w:rsidR="008F24DF" w:rsidRPr="00083E20">
          <w:rPr>
            <w:rStyle w:val="Hyperlink"/>
            <w:rFonts w:ascii="Times New Roman" w:hAnsi="Times New Roman" w:cs="Times New Roman"/>
            <w:noProof/>
          </w:rPr>
          <w:t>Annex C</w:t>
        </w:r>
        <w:r w:rsidR="008F24DF" w:rsidRPr="00083E20">
          <w:rPr>
            <w:rStyle w:val="Hyperlink"/>
            <w:rFonts w:ascii="Times New Roman" w:eastAsia="MS Mincho" w:hAnsi="Times New Roman" w:cs="Times New Roman"/>
            <w:noProof/>
            <w:lang w:eastAsia="ja-JP"/>
          </w:rPr>
          <w:t>-1</w:t>
        </w:r>
        <w:r w:rsidR="008F24DF" w:rsidRPr="00083E20">
          <w:rPr>
            <w:rStyle w:val="Hyperlink"/>
            <w:rFonts w:ascii="Times New Roman" w:hAnsi="Times New Roman" w:cs="Times New Roman"/>
            <w:noProof/>
          </w:rPr>
          <w:t>:</w:t>
        </w:r>
        <w:r w:rsidR="008F24DF">
          <w:rPr>
            <w:rFonts w:eastAsiaTheme="minorEastAsia" w:cstheme="minorBidi"/>
            <w:b w:val="0"/>
            <w:bCs w:val="0"/>
            <w:caps w:val="0"/>
            <w:noProof/>
            <w:sz w:val="22"/>
            <w:szCs w:val="22"/>
            <w:lang w:eastAsia="en-GB"/>
          </w:rPr>
          <w:tab/>
        </w:r>
        <w:r w:rsidR="008F24DF" w:rsidRPr="00083E20">
          <w:rPr>
            <w:rStyle w:val="Hyperlink"/>
            <w:rFonts w:ascii="Times New Roman" w:hAnsi="Times New Roman" w:cs="Times New Roman"/>
            <w:noProof/>
          </w:rPr>
          <w:t>List of Outgoing LSs</w:t>
        </w:r>
        <w:r w:rsidR="008F24DF" w:rsidRPr="00083E20">
          <w:rPr>
            <w:rStyle w:val="Hyperlink"/>
            <w:rFonts w:ascii="Times New Roman" w:eastAsia="MS Mincho" w:hAnsi="Times New Roman" w:cs="Times New Roman"/>
            <w:noProof/>
            <w:lang w:eastAsia="ja-JP"/>
          </w:rPr>
          <w:t xml:space="preserve"> from </w:t>
        </w:r>
        <w:r w:rsidR="008F24DF" w:rsidRPr="00083E20">
          <w:rPr>
            <w:rStyle w:val="Hyperlink"/>
            <w:rFonts w:ascii="Times New Roman" w:hAnsi="Times New Roman" w:cs="Times New Roman"/>
            <w:noProof/>
          </w:rPr>
          <w:t>RAN1 #109-e</w:t>
        </w:r>
        <w:r w:rsidR="008F24DF">
          <w:rPr>
            <w:noProof/>
            <w:webHidden/>
          </w:rPr>
          <w:tab/>
        </w:r>
        <w:r w:rsidR="008F24DF">
          <w:rPr>
            <w:noProof/>
            <w:webHidden/>
          </w:rPr>
          <w:fldChar w:fldCharType="begin"/>
        </w:r>
        <w:r w:rsidR="008F24DF">
          <w:rPr>
            <w:noProof/>
            <w:webHidden/>
          </w:rPr>
          <w:instrText xml:space="preserve"> PAGEREF _Toc105521458 \h </w:instrText>
        </w:r>
        <w:r w:rsidR="008F24DF">
          <w:rPr>
            <w:noProof/>
            <w:webHidden/>
          </w:rPr>
        </w:r>
        <w:r w:rsidR="008F24DF">
          <w:rPr>
            <w:noProof/>
            <w:webHidden/>
          </w:rPr>
          <w:fldChar w:fldCharType="separate"/>
        </w:r>
        <w:r w:rsidR="008F24DF">
          <w:rPr>
            <w:noProof/>
            <w:webHidden/>
          </w:rPr>
          <w:t>229</w:t>
        </w:r>
        <w:r w:rsidR="008F24DF">
          <w:rPr>
            <w:noProof/>
            <w:webHidden/>
          </w:rPr>
          <w:fldChar w:fldCharType="end"/>
        </w:r>
      </w:hyperlink>
    </w:p>
    <w:p w14:paraId="390F0D2C" w14:textId="0346EDE0" w:rsidR="008F24DF" w:rsidRDefault="001B5688">
      <w:pPr>
        <w:pStyle w:val="TOC1"/>
        <w:tabs>
          <w:tab w:val="left" w:pos="1400"/>
          <w:tab w:val="right" w:leader="dot" w:pos="10457"/>
        </w:tabs>
        <w:rPr>
          <w:rFonts w:eastAsiaTheme="minorEastAsia" w:cstheme="minorBidi"/>
          <w:b w:val="0"/>
          <w:bCs w:val="0"/>
          <w:caps w:val="0"/>
          <w:noProof/>
          <w:sz w:val="22"/>
          <w:szCs w:val="22"/>
          <w:lang w:eastAsia="en-GB"/>
        </w:rPr>
      </w:pPr>
      <w:hyperlink w:anchor="_Toc105521459" w:history="1">
        <w:r w:rsidR="008F24DF" w:rsidRPr="00083E20">
          <w:rPr>
            <w:rStyle w:val="Hyperlink"/>
            <w:rFonts w:ascii="Times New Roman" w:hAnsi="Times New Roman" w:cs="Times New Roman"/>
            <w:noProof/>
          </w:rPr>
          <w:t xml:space="preserve">Annex </w:t>
        </w:r>
        <w:r w:rsidR="008F24DF" w:rsidRPr="00083E20">
          <w:rPr>
            <w:rStyle w:val="Hyperlink"/>
            <w:rFonts w:ascii="Times New Roman" w:eastAsia="MS Mincho" w:hAnsi="Times New Roman" w:cs="Times New Roman"/>
            <w:noProof/>
            <w:lang w:eastAsia="ja-JP"/>
          </w:rPr>
          <w:t>C-2</w:t>
        </w:r>
        <w:r w:rsidR="008F24DF" w:rsidRPr="00083E20">
          <w:rPr>
            <w:rStyle w:val="Hyperlink"/>
            <w:rFonts w:ascii="Times New Roman" w:hAnsi="Times New Roman" w:cs="Times New Roman"/>
            <w:noProof/>
          </w:rPr>
          <w:t>:</w:t>
        </w:r>
        <w:r w:rsidR="008F24DF">
          <w:rPr>
            <w:rFonts w:eastAsiaTheme="minorEastAsia" w:cstheme="minorBidi"/>
            <w:b w:val="0"/>
            <w:bCs w:val="0"/>
            <w:caps w:val="0"/>
            <w:noProof/>
            <w:sz w:val="22"/>
            <w:szCs w:val="22"/>
            <w:lang w:eastAsia="en-GB"/>
          </w:rPr>
          <w:tab/>
        </w:r>
        <w:r w:rsidR="008F24DF" w:rsidRPr="00083E20">
          <w:rPr>
            <w:rStyle w:val="Hyperlink"/>
            <w:rFonts w:ascii="Times New Roman" w:hAnsi="Times New Roman" w:cs="Times New Roman"/>
            <w:noProof/>
          </w:rPr>
          <w:t>List of Incoming LSs</w:t>
        </w:r>
        <w:r w:rsidR="008F24DF" w:rsidRPr="00083E20">
          <w:rPr>
            <w:rStyle w:val="Hyperlink"/>
            <w:rFonts w:ascii="Times New Roman" w:eastAsia="MS Mincho" w:hAnsi="Times New Roman" w:cs="Times New Roman"/>
            <w:noProof/>
            <w:lang w:eastAsia="ja-JP"/>
          </w:rPr>
          <w:t xml:space="preserve"> from </w:t>
        </w:r>
        <w:r w:rsidR="008F24DF" w:rsidRPr="00083E20">
          <w:rPr>
            <w:rStyle w:val="Hyperlink"/>
            <w:rFonts w:ascii="Times New Roman" w:hAnsi="Times New Roman" w:cs="Times New Roman"/>
            <w:noProof/>
          </w:rPr>
          <w:t>RAN1 #109-e</w:t>
        </w:r>
        <w:r w:rsidR="008F24DF">
          <w:rPr>
            <w:noProof/>
            <w:webHidden/>
          </w:rPr>
          <w:tab/>
        </w:r>
        <w:r w:rsidR="008F24DF">
          <w:rPr>
            <w:noProof/>
            <w:webHidden/>
          </w:rPr>
          <w:fldChar w:fldCharType="begin"/>
        </w:r>
        <w:r w:rsidR="008F24DF">
          <w:rPr>
            <w:noProof/>
            <w:webHidden/>
          </w:rPr>
          <w:instrText xml:space="preserve"> PAGEREF _Toc105521459 \h </w:instrText>
        </w:r>
        <w:r w:rsidR="008F24DF">
          <w:rPr>
            <w:noProof/>
            <w:webHidden/>
          </w:rPr>
        </w:r>
        <w:r w:rsidR="008F24DF">
          <w:rPr>
            <w:noProof/>
            <w:webHidden/>
          </w:rPr>
          <w:fldChar w:fldCharType="separate"/>
        </w:r>
        <w:r w:rsidR="008F24DF">
          <w:rPr>
            <w:noProof/>
            <w:webHidden/>
          </w:rPr>
          <w:t>232</w:t>
        </w:r>
        <w:r w:rsidR="008F24DF">
          <w:rPr>
            <w:noProof/>
            <w:webHidden/>
          </w:rPr>
          <w:fldChar w:fldCharType="end"/>
        </w:r>
      </w:hyperlink>
    </w:p>
    <w:p w14:paraId="117929B4" w14:textId="7F081187" w:rsidR="008F24DF" w:rsidRDefault="001B5688">
      <w:pPr>
        <w:pStyle w:val="TOC1"/>
        <w:tabs>
          <w:tab w:val="left" w:pos="1200"/>
          <w:tab w:val="right" w:leader="dot" w:pos="10457"/>
        </w:tabs>
        <w:rPr>
          <w:rFonts w:eastAsiaTheme="minorEastAsia" w:cstheme="minorBidi"/>
          <w:b w:val="0"/>
          <w:bCs w:val="0"/>
          <w:caps w:val="0"/>
          <w:noProof/>
          <w:sz w:val="22"/>
          <w:szCs w:val="22"/>
          <w:lang w:eastAsia="en-GB"/>
        </w:rPr>
      </w:pPr>
      <w:hyperlink w:anchor="_Toc105521460" w:history="1">
        <w:r w:rsidR="008F24DF" w:rsidRPr="00083E20">
          <w:rPr>
            <w:rStyle w:val="Hyperlink"/>
            <w:rFonts w:ascii="Times New Roman" w:hAnsi="Times New Roman" w:cs="Times New Roman"/>
            <w:noProof/>
          </w:rPr>
          <w:t>Annex D:</w:t>
        </w:r>
        <w:r w:rsidR="008F24DF">
          <w:rPr>
            <w:rFonts w:eastAsiaTheme="minorEastAsia" w:cstheme="minorBidi"/>
            <w:b w:val="0"/>
            <w:bCs w:val="0"/>
            <w:caps w:val="0"/>
            <w:noProof/>
            <w:sz w:val="22"/>
            <w:szCs w:val="22"/>
            <w:lang w:eastAsia="en-GB"/>
          </w:rPr>
          <w:tab/>
        </w:r>
        <w:r w:rsidR="008F24DF" w:rsidRPr="00083E20">
          <w:rPr>
            <w:rStyle w:val="Hyperlink"/>
            <w:rFonts w:ascii="Times New Roman" w:hAnsi="Times New Roman" w:cs="Times New Roman"/>
            <w:noProof/>
          </w:rPr>
          <w:t>List of Approved updated WIDs</w:t>
        </w:r>
        <w:r w:rsidR="008F24DF">
          <w:rPr>
            <w:noProof/>
            <w:webHidden/>
          </w:rPr>
          <w:tab/>
        </w:r>
        <w:r w:rsidR="008F24DF">
          <w:rPr>
            <w:noProof/>
            <w:webHidden/>
          </w:rPr>
          <w:fldChar w:fldCharType="begin"/>
        </w:r>
        <w:r w:rsidR="008F24DF">
          <w:rPr>
            <w:noProof/>
            <w:webHidden/>
          </w:rPr>
          <w:instrText xml:space="preserve"> PAGEREF _Toc105521460 \h </w:instrText>
        </w:r>
        <w:r w:rsidR="008F24DF">
          <w:rPr>
            <w:noProof/>
            <w:webHidden/>
          </w:rPr>
        </w:r>
        <w:r w:rsidR="008F24DF">
          <w:rPr>
            <w:noProof/>
            <w:webHidden/>
          </w:rPr>
          <w:fldChar w:fldCharType="separate"/>
        </w:r>
        <w:r w:rsidR="008F24DF">
          <w:rPr>
            <w:noProof/>
            <w:webHidden/>
          </w:rPr>
          <w:t>235</w:t>
        </w:r>
        <w:r w:rsidR="008F24DF">
          <w:rPr>
            <w:noProof/>
            <w:webHidden/>
          </w:rPr>
          <w:fldChar w:fldCharType="end"/>
        </w:r>
      </w:hyperlink>
    </w:p>
    <w:p w14:paraId="70419443" w14:textId="2C0D528D" w:rsidR="008F24DF" w:rsidRDefault="001B5688">
      <w:pPr>
        <w:pStyle w:val="TOC1"/>
        <w:tabs>
          <w:tab w:val="left" w:pos="1200"/>
          <w:tab w:val="right" w:leader="dot" w:pos="10457"/>
        </w:tabs>
        <w:rPr>
          <w:rFonts w:eastAsiaTheme="minorEastAsia" w:cstheme="minorBidi"/>
          <w:b w:val="0"/>
          <w:bCs w:val="0"/>
          <w:caps w:val="0"/>
          <w:noProof/>
          <w:sz w:val="22"/>
          <w:szCs w:val="22"/>
          <w:lang w:eastAsia="en-GB"/>
        </w:rPr>
      </w:pPr>
      <w:hyperlink w:anchor="_Toc105521461" w:history="1">
        <w:r w:rsidR="008F24DF" w:rsidRPr="00083E20">
          <w:rPr>
            <w:rStyle w:val="Hyperlink"/>
            <w:rFonts w:ascii="Times New Roman" w:hAnsi="Times New Roman" w:cs="Times New Roman"/>
            <w:noProof/>
          </w:rPr>
          <w:t>Annex E:</w:t>
        </w:r>
        <w:r w:rsidR="008F24DF">
          <w:rPr>
            <w:rFonts w:eastAsiaTheme="minorEastAsia" w:cstheme="minorBidi"/>
            <w:b w:val="0"/>
            <w:bCs w:val="0"/>
            <w:caps w:val="0"/>
            <w:noProof/>
            <w:sz w:val="22"/>
            <w:szCs w:val="22"/>
            <w:lang w:eastAsia="en-GB"/>
          </w:rPr>
          <w:tab/>
        </w:r>
        <w:r w:rsidR="008F24DF" w:rsidRPr="00083E20">
          <w:rPr>
            <w:rStyle w:val="Hyperlink"/>
            <w:rFonts w:ascii="Times New Roman" w:hAnsi="Times New Roman" w:cs="Times New Roman"/>
            <w:noProof/>
          </w:rPr>
          <w:t>List of draft TSs/TRs agreed at RAN1 #109-e</w:t>
        </w:r>
        <w:r w:rsidR="008F24DF">
          <w:rPr>
            <w:noProof/>
            <w:webHidden/>
          </w:rPr>
          <w:tab/>
        </w:r>
        <w:r w:rsidR="008F24DF">
          <w:rPr>
            <w:noProof/>
            <w:webHidden/>
          </w:rPr>
          <w:fldChar w:fldCharType="begin"/>
        </w:r>
        <w:r w:rsidR="008F24DF">
          <w:rPr>
            <w:noProof/>
            <w:webHidden/>
          </w:rPr>
          <w:instrText xml:space="preserve"> PAGEREF _Toc105521461 \h </w:instrText>
        </w:r>
        <w:r w:rsidR="008F24DF">
          <w:rPr>
            <w:noProof/>
            <w:webHidden/>
          </w:rPr>
        </w:r>
        <w:r w:rsidR="008F24DF">
          <w:rPr>
            <w:noProof/>
            <w:webHidden/>
          </w:rPr>
          <w:fldChar w:fldCharType="separate"/>
        </w:r>
        <w:r w:rsidR="008F24DF">
          <w:rPr>
            <w:noProof/>
            <w:webHidden/>
          </w:rPr>
          <w:t>236</w:t>
        </w:r>
        <w:r w:rsidR="008F24DF">
          <w:rPr>
            <w:noProof/>
            <w:webHidden/>
          </w:rPr>
          <w:fldChar w:fldCharType="end"/>
        </w:r>
      </w:hyperlink>
    </w:p>
    <w:p w14:paraId="1EE1BF2F" w14:textId="1FEC3995" w:rsidR="008F24DF" w:rsidRDefault="001B5688">
      <w:pPr>
        <w:pStyle w:val="TOC1"/>
        <w:tabs>
          <w:tab w:val="left" w:pos="1200"/>
          <w:tab w:val="right" w:leader="dot" w:pos="10457"/>
        </w:tabs>
        <w:rPr>
          <w:rFonts w:eastAsiaTheme="minorEastAsia" w:cstheme="minorBidi"/>
          <w:b w:val="0"/>
          <w:bCs w:val="0"/>
          <w:caps w:val="0"/>
          <w:noProof/>
          <w:sz w:val="22"/>
          <w:szCs w:val="22"/>
          <w:lang w:eastAsia="en-GB"/>
        </w:rPr>
      </w:pPr>
      <w:hyperlink w:anchor="_Toc105521462" w:history="1">
        <w:r w:rsidR="008F24DF" w:rsidRPr="00083E20">
          <w:rPr>
            <w:rStyle w:val="Hyperlink"/>
            <w:rFonts w:ascii="Times New Roman" w:hAnsi="Times New Roman" w:cs="Times New Roman"/>
            <w:noProof/>
          </w:rPr>
          <w:t>Annex F:</w:t>
        </w:r>
        <w:r w:rsidR="008F24DF">
          <w:rPr>
            <w:rFonts w:eastAsiaTheme="minorEastAsia" w:cstheme="minorBidi"/>
            <w:b w:val="0"/>
            <w:bCs w:val="0"/>
            <w:caps w:val="0"/>
            <w:noProof/>
            <w:sz w:val="22"/>
            <w:szCs w:val="22"/>
            <w:lang w:eastAsia="en-GB"/>
          </w:rPr>
          <w:tab/>
        </w:r>
        <w:r w:rsidR="008F24DF" w:rsidRPr="00083E20">
          <w:rPr>
            <w:rStyle w:val="Hyperlink"/>
            <w:rFonts w:ascii="Times New Roman" w:hAnsi="Times New Roman" w:cs="Times New Roman"/>
            <w:noProof/>
          </w:rPr>
          <w:t>List of actions</w:t>
        </w:r>
        <w:r w:rsidR="008F24DF">
          <w:rPr>
            <w:noProof/>
            <w:webHidden/>
          </w:rPr>
          <w:tab/>
        </w:r>
        <w:r w:rsidR="008F24DF">
          <w:rPr>
            <w:noProof/>
            <w:webHidden/>
          </w:rPr>
          <w:fldChar w:fldCharType="begin"/>
        </w:r>
        <w:r w:rsidR="008F24DF">
          <w:rPr>
            <w:noProof/>
            <w:webHidden/>
          </w:rPr>
          <w:instrText xml:space="preserve"> PAGEREF _Toc105521462 \h </w:instrText>
        </w:r>
        <w:r w:rsidR="008F24DF">
          <w:rPr>
            <w:noProof/>
            <w:webHidden/>
          </w:rPr>
        </w:r>
        <w:r w:rsidR="008F24DF">
          <w:rPr>
            <w:noProof/>
            <w:webHidden/>
          </w:rPr>
          <w:fldChar w:fldCharType="separate"/>
        </w:r>
        <w:r w:rsidR="008F24DF">
          <w:rPr>
            <w:noProof/>
            <w:webHidden/>
          </w:rPr>
          <w:t>237</w:t>
        </w:r>
        <w:r w:rsidR="008F24DF">
          <w:rPr>
            <w:noProof/>
            <w:webHidden/>
          </w:rPr>
          <w:fldChar w:fldCharType="end"/>
        </w:r>
      </w:hyperlink>
    </w:p>
    <w:p w14:paraId="557036D4" w14:textId="2451F800" w:rsidR="008F24DF" w:rsidRDefault="001B5688">
      <w:pPr>
        <w:pStyle w:val="TOC1"/>
        <w:tabs>
          <w:tab w:val="left" w:pos="1400"/>
          <w:tab w:val="right" w:leader="dot" w:pos="10457"/>
        </w:tabs>
        <w:rPr>
          <w:rFonts w:eastAsiaTheme="minorEastAsia" w:cstheme="minorBidi"/>
          <w:b w:val="0"/>
          <w:bCs w:val="0"/>
          <w:caps w:val="0"/>
          <w:noProof/>
          <w:sz w:val="22"/>
          <w:szCs w:val="22"/>
          <w:lang w:eastAsia="en-GB"/>
        </w:rPr>
      </w:pPr>
      <w:hyperlink w:anchor="_Toc105521463" w:history="1">
        <w:r w:rsidR="008F24DF" w:rsidRPr="00083E20">
          <w:rPr>
            <w:rStyle w:val="Hyperlink"/>
            <w:rFonts w:ascii="Times New Roman" w:hAnsi="Times New Roman" w:cs="Times New Roman"/>
            <w:noProof/>
          </w:rPr>
          <w:t>Annex G:</w:t>
        </w:r>
        <w:r w:rsidR="008F24DF">
          <w:rPr>
            <w:rFonts w:eastAsiaTheme="minorEastAsia" w:cstheme="minorBidi"/>
            <w:b w:val="0"/>
            <w:bCs w:val="0"/>
            <w:caps w:val="0"/>
            <w:noProof/>
            <w:sz w:val="22"/>
            <w:szCs w:val="22"/>
            <w:lang w:eastAsia="en-GB"/>
          </w:rPr>
          <w:tab/>
        </w:r>
        <w:r w:rsidR="008F24DF" w:rsidRPr="00083E20">
          <w:rPr>
            <w:rStyle w:val="Hyperlink"/>
            <w:rFonts w:ascii="Times New Roman" w:hAnsi="Times New Roman" w:cs="Times New Roman"/>
            <w:noProof/>
          </w:rPr>
          <w:t>List of participants at RAN1 #109-e</w:t>
        </w:r>
        <w:r w:rsidR="008F24DF">
          <w:rPr>
            <w:noProof/>
            <w:webHidden/>
          </w:rPr>
          <w:tab/>
        </w:r>
        <w:r w:rsidR="008F24DF">
          <w:rPr>
            <w:noProof/>
            <w:webHidden/>
          </w:rPr>
          <w:fldChar w:fldCharType="begin"/>
        </w:r>
        <w:r w:rsidR="008F24DF">
          <w:rPr>
            <w:noProof/>
            <w:webHidden/>
          </w:rPr>
          <w:instrText xml:space="preserve"> PAGEREF _Toc105521463 \h </w:instrText>
        </w:r>
        <w:r w:rsidR="008F24DF">
          <w:rPr>
            <w:noProof/>
            <w:webHidden/>
          </w:rPr>
        </w:r>
        <w:r w:rsidR="008F24DF">
          <w:rPr>
            <w:noProof/>
            <w:webHidden/>
          </w:rPr>
          <w:fldChar w:fldCharType="separate"/>
        </w:r>
        <w:r w:rsidR="008F24DF">
          <w:rPr>
            <w:noProof/>
            <w:webHidden/>
          </w:rPr>
          <w:t>241</w:t>
        </w:r>
        <w:r w:rsidR="008F24DF">
          <w:rPr>
            <w:noProof/>
            <w:webHidden/>
          </w:rPr>
          <w:fldChar w:fldCharType="end"/>
        </w:r>
      </w:hyperlink>
    </w:p>
    <w:p w14:paraId="4CF44B2A" w14:textId="3C61E934" w:rsidR="008F24DF" w:rsidRDefault="001B5688">
      <w:pPr>
        <w:pStyle w:val="TOC1"/>
        <w:tabs>
          <w:tab w:val="left" w:pos="1400"/>
          <w:tab w:val="right" w:leader="dot" w:pos="10457"/>
        </w:tabs>
        <w:rPr>
          <w:rFonts w:eastAsiaTheme="minorEastAsia" w:cstheme="minorBidi"/>
          <w:b w:val="0"/>
          <w:bCs w:val="0"/>
          <w:caps w:val="0"/>
          <w:noProof/>
          <w:sz w:val="22"/>
          <w:szCs w:val="22"/>
          <w:lang w:eastAsia="en-GB"/>
        </w:rPr>
      </w:pPr>
      <w:hyperlink w:anchor="_Toc105521464" w:history="1">
        <w:r w:rsidR="008F24DF" w:rsidRPr="00083E20">
          <w:rPr>
            <w:rStyle w:val="Hyperlink"/>
            <w:rFonts w:ascii="Times New Roman" w:hAnsi="Times New Roman" w:cs="Times New Roman"/>
            <w:noProof/>
          </w:rPr>
          <w:t>Annex H:</w:t>
        </w:r>
        <w:r w:rsidR="008F24DF">
          <w:rPr>
            <w:rFonts w:eastAsiaTheme="minorEastAsia" w:cstheme="minorBidi"/>
            <w:b w:val="0"/>
            <w:bCs w:val="0"/>
            <w:caps w:val="0"/>
            <w:noProof/>
            <w:sz w:val="22"/>
            <w:szCs w:val="22"/>
            <w:lang w:eastAsia="en-GB"/>
          </w:rPr>
          <w:tab/>
        </w:r>
        <w:r w:rsidR="008F24DF" w:rsidRPr="00083E20">
          <w:rPr>
            <w:rStyle w:val="Hyperlink"/>
            <w:rFonts w:ascii="Times New Roman" w:hAnsi="Times New Roman" w:cs="Times New Roman"/>
            <w:noProof/>
          </w:rPr>
          <w:t xml:space="preserve">TSG RAN WG1 meetings in </w:t>
        </w:r>
        <w:r w:rsidR="008F24DF" w:rsidRPr="00083E20">
          <w:rPr>
            <w:rStyle w:val="Hyperlink"/>
            <w:rFonts w:ascii="Times New Roman" w:eastAsia="MS Mincho" w:hAnsi="Times New Roman" w:cs="Times New Roman"/>
            <w:noProof/>
            <w:lang w:eastAsia="ja-JP"/>
          </w:rPr>
          <w:t>2022 – 2023</w:t>
        </w:r>
        <w:r w:rsidR="008F24DF">
          <w:rPr>
            <w:noProof/>
            <w:webHidden/>
          </w:rPr>
          <w:tab/>
        </w:r>
        <w:r w:rsidR="008F24DF">
          <w:rPr>
            <w:noProof/>
            <w:webHidden/>
          </w:rPr>
          <w:fldChar w:fldCharType="begin"/>
        </w:r>
        <w:r w:rsidR="008F24DF">
          <w:rPr>
            <w:noProof/>
            <w:webHidden/>
          </w:rPr>
          <w:instrText xml:space="preserve"> PAGEREF _Toc105521464 \h </w:instrText>
        </w:r>
        <w:r w:rsidR="008F24DF">
          <w:rPr>
            <w:noProof/>
            <w:webHidden/>
          </w:rPr>
        </w:r>
        <w:r w:rsidR="008F24DF">
          <w:rPr>
            <w:noProof/>
            <w:webHidden/>
          </w:rPr>
          <w:fldChar w:fldCharType="separate"/>
        </w:r>
        <w:r w:rsidR="008F24DF">
          <w:rPr>
            <w:noProof/>
            <w:webHidden/>
          </w:rPr>
          <w:t>242</w:t>
        </w:r>
        <w:r w:rsidR="008F24DF">
          <w:rPr>
            <w:noProof/>
            <w:webHidden/>
          </w:rPr>
          <w:fldChar w:fldCharType="end"/>
        </w:r>
      </w:hyperlink>
    </w:p>
    <w:p w14:paraId="51C5874D" w14:textId="52F47687" w:rsidR="00666408" w:rsidRPr="000B1042" w:rsidRDefault="00011381" w:rsidP="009643F7">
      <w:pPr>
        <w:rPr>
          <w:rFonts w:ascii="Times New Roman" w:hAnsi="Times New Roman"/>
          <w:szCs w:val="20"/>
        </w:rPr>
      </w:pPr>
      <w:r>
        <w:rPr>
          <w:rFonts w:ascii="Times New Roman" w:hAnsi="Times New Roman" w:cstheme="minorHAnsi"/>
          <w:b/>
          <w:bCs/>
          <w:caps/>
          <w:szCs w:val="20"/>
        </w:rPr>
        <w:fldChar w:fldCharType="end"/>
      </w:r>
    </w:p>
    <w:p w14:paraId="21E4648C" w14:textId="167195EA" w:rsidR="005F6CF6" w:rsidRPr="000B1042" w:rsidRDefault="005F6CF6" w:rsidP="009643F7">
      <w:pPr>
        <w:pBdr>
          <w:bottom w:val="single" w:sz="12" w:space="1" w:color="auto"/>
        </w:pBdr>
        <w:rPr>
          <w:rFonts w:ascii="Times New Roman" w:hAnsi="Times New Roman"/>
          <w:b/>
          <w:szCs w:val="20"/>
        </w:rPr>
      </w:pPr>
      <w:r w:rsidRPr="000B1042">
        <w:rPr>
          <w:rFonts w:ascii="Times New Roman" w:hAnsi="Times New Roman"/>
          <w:b/>
          <w:szCs w:val="20"/>
        </w:rPr>
        <w:br w:type="page"/>
      </w:r>
      <w:r w:rsidRPr="000B1042">
        <w:rPr>
          <w:rFonts w:ascii="Times New Roman" w:hAnsi="Times New Roman"/>
          <w:b/>
          <w:szCs w:val="20"/>
        </w:rPr>
        <w:lastRenderedPageBreak/>
        <w:t>Main</w:t>
      </w:r>
      <w:r w:rsidR="00233210">
        <w:rPr>
          <w:rFonts w:ascii="Times New Roman" w:hAnsi="Times New Roman"/>
          <w:b/>
          <w:szCs w:val="20"/>
        </w:rPr>
        <w:t xml:space="preserve"> </w:t>
      </w:r>
      <w:r w:rsidRPr="000B1042">
        <w:rPr>
          <w:rFonts w:ascii="Times New Roman" w:hAnsi="Times New Roman"/>
          <w:b/>
          <w:szCs w:val="20"/>
        </w:rPr>
        <w:t>facts</w:t>
      </w:r>
      <w:r w:rsidR="00233210">
        <w:rPr>
          <w:rFonts w:ascii="Times New Roman" w:hAnsi="Times New Roman"/>
          <w:b/>
          <w:szCs w:val="20"/>
        </w:rPr>
        <w:t xml:space="preserve"> </w:t>
      </w:r>
      <w:r w:rsidRPr="000B1042">
        <w:rPr>
          <w:rFonts w:ascii="Times New Roman" w:hAnsi="Times New Roman"/>
          <w:b/>
          <w:szCs w:val="20"/>
        </w:rPr>
        <w:t>summary</w:t>
      </w:r>
    </w:p>
    <w:p w14:paraId="51F224F4" w14:textId="77777777" w:rsidR="005F6CF6" w:rsidRPr="000B1042" w:rsidRDefault="005F6CF6" w:rsidP="009643F7">
      <w:pPr>
        <w:rPr>
          <w:rFonts w:ascii="Times New Roman" w:eastAsia="SimSun" w:hAnsi="Times New Roman"/>
          <w:kern w:val="2"/>
          <w:szCs w:val="20"/>
        </w:rPr>
      </w:pPr>
    </w:p>
    <w:p w14:paraId="4EBCC448" w14:textId="67A66F83" w:rsidR="0033085B" w:rsidRDefault="00F06128" w:rsidP="007B738E">
      <w:pPr>
        <w:rPr>
          <w:rFonts w:ascii="Times New Roman" w:eastAsia="SimSun" w:hAnsi="Times New Roman"/>
          <w:kern w:val="2"/>
          <w:szCs w:val="20"/>
        </w:rPr>
      </w:pPr>
      <w:r>
        <w:rPr>
          <w:rFonts w:ascii="Times New Roman" w:eastAsia="SimSun" w:hAnsi="Times New Roman"/>
          <w:kern w:val="2"/>
          <w:szCs w:val="20"/>
        </w:rPr>
        <w:t>Due</w:t>
      </w:r>
      <w:r w:rsidR="00233210">
        <w:rPr>
          <w:rFonts w:ascii="Times New Roman" w:eastAsia="SimSun" w:hAnsi="Times New Roman"/>
          <w:kern w:val="2"/>
          <w:szCs w:val="20"/>
        </w:rPr>
        <w:t xml:space="preserve"> </w:t>
      </w:r>
      <w:r>
        <w:rPr>
          <w:rFonts w:ascii="Times New Roman" w:eastAsia="SimSun" w:hAnsi="Times New Roman"/>
          <w:kern w:val="2"/>
          <w:szCs w:val="20"/>
        </w:rPr>
        <w:t>to</w:t>
      </w:r>
      <w:r w:rsidR="00233210">
        <w:rPr>
          <w:rFonts w:ascii="Times New Roman" w:eastAsia="SimSun" w:hAnsi="Times New Roman"/>
          <w:kern w:val="2"/>
          <w:szCs w:val="20"/>
        </w:rPr>
        <w:t xml:space="preserve"> </w:t>
      </w:r>
      <w:r>
        <w:rPr>
          <w:rFonts w:ascii="Times New Roman" w:eastAsia="SimSun" w:hAnsi="Times New Roman"/>
          <w:kern w:val="2"/>
          <w:szCs w:val="20"/>
        </w:rPr>
        <w:t>the</w:t>
      </w:r>
      <w:r w:rsidR="00233210">
        <w:rPr>
          <w:rFonts w:ascii="Times New Roman" w:eastAsia="SimSun" w:hAnsi="Times New Roman"/>
          <w:kern w:val="2"/>
          <w:szCs w:val="20"/>
        </w:rPr>
        <w:t xml:space="preserve"> </w:t>
      </w:r>
      <w:r>
        <w:rPr>
          <w:rFonts w:ascii="Times New Roman" w:eastAsia="SimSun" w:hAnsi="Times New Roman"/>
          <w:kern w:val="2"/>
          <w:szCs w:val="20"/>
        </w:rPr>
        <w:t>worldwide</w:t>
      </w:r>
      <w:r w:rsidR="00233210">
        <w:rPr>
          <w:rFonts w:ascii="Times New Roman" w:eastAsia="SimSun" w:hAnsi="Times New Roman"/>
          <w:kern w:val="2"/>
          <w:szCs w:val="20"/>
        </w:rPr>
        <w:t xml:space="preserve"> </w:t>
      </w:r>
      <w:r w:rsidRPr="00F06128">
        <w:rPr>
          <w:rFonts w:ascii="Times New Roman" w:eastAsia="SimSun" w:hAnsi="Times New Roman"/>
          <w:kern w:val="2"/>
          <w:szCs w:val="20"/>
        </w:rPr>
        <w:t>situation</w:t>
      </w:r>
      <w:r w:rsidR="00233210">
        <w:rPr>
          <w:rFonts w:ascii="Times New Roman" w:eastAsia="SimSun" w:hAnsi="Times New Roman"/>
          <w:kern w:val="2"/>
          <w:szCs w:val="20"/>
        </w:rPr>
        <w:t xml:space="preserve"> </w:t>
      </w:r>
      <w:r>
        <w:rPr>
          <w:rFonts w:ascii="Times New Roman" w:eastAsia="SimSun" w:hAnsi="Times New Roman"/>
          <w:kern w:val="2"/>
          <w:szCs w:val="20"/>
        </w:rPr>
        <w:t>with</w:t>
      </w:r>
      <w:r w:rsidR="00233210">
        <w:rPr>
          <w:rFonts w:ascii="Times New Roman" w:eastAsia="SimSun" w:hAnsi="Times New Roman"/>
          <w:kern w:val="2"/>
          <w:szCs w:val="20"/>
        </w:rPr>
        <w:t xml:space="preserve"> </w:t>
      </w:r>
      <w:r>
        <w:rPr>
          <w:rFonts w:ascii="Times New Roman" w:eastAsia="SimSun" w:hAnsi="Times New Roman"/>
          <w:kern w:val="2"/>
          <w:szCs w:val="20"/>
        </w:rPr>
        <w:t>regard</w:t>
      </w:r>
      <w:r w:rsidR="00233210">
        <w:rPr>
          <w:rFonts w:ascii="Times New Roman" w:eastAsia="SimSun" w:hAnsi="Times New Roman"/>
          <w:kern w:val="2"/>
          <w:szCs w:val="20"/>
        </w:rPr>
        <w:t xml:space="preserve"> </w:t>
      </w:r>
      <w:r>
        <w:rPr>
          <w:rFonts w:ascii="Times New Roman" w:eastAsia="SimSun" w:hAnsi="Times New Roman"/>
          <w:kern w:val="2"/>
          <w:szCs w:val="20"/>
        </w:rPr>
        <w:t>to</w:t>
      </w:r>
      <w:r w:rsidR="00233210">
        <w:rPr>
          <w:rFonts w:ascii="Times New Roman" w:eastAsia="SimSun" w:hAnsi="Times New Roman"/>
          <w:kern w:val="2"/>
          <w:szCs w:val="20"/>
        </w:rPr>
        <w:t xml:space="preserve"> </w:t>
      </w:r>
      <w:r w:rsidRPr="00F06128">
        <w:rPr>
          <w:rFonts w:ascii="Times New Roman" w:eastAsia="SimSun" w:hAnsi="Times New Roman"/>
          <w:kern w:val="2"/>
          <w:szCs w:val="20"/>
        </w:rPr>
        <w:t>the</w:t>
      </w:r>
      <w:r w:rsidR="00233210">
        <w:rPr>
          <w:rFonts w:ascii="Times New Roman" w:eastAsia="SimSun" w:hAnsi="Times New Roman"/>
          <w:kern w:val="2"/>
          <w:szCs w:val="20"/>
        </w:rPr>
        <w:t xml:space="preserve"> </w:t>
      </w:r>
      <w:r w:rsidRPr="00F06128">
        <w:rPr>
          <w:rFonts w:ascii="Times New Roman" w:eastAsia="SimSun" w:hAnsi="Times New Roman"/>
          <w:kern w:val="2"/>
          <w:szCs w:val="20"/>
        </w:rPr>
        <w:t>Coronavirus</w:t>
      </w:r>
      <w:r w:rsidR="00233210">
        <w:rPr>
          <w:rFonts w:ascii="Times New Roman" w:eastAsia="SimSun" w:hAnsi="Times New Roman"/>
          <w:kern w:val="2"/>
          <w:szCs w:val="20"/>
        </w:rPr>
        <w:t xml:space="preserve"> </w:t>
      </w:r>
      <w:r w:rsidRPr="00F06128">
        <w:rPr>
          <w:rFonts w:ascii="Times New Roman" w:eastAsia="SimSun" w:hAnsi="Times New Roman"/>
          <w:kern w:val="2"/>
          <w:szCs w:val="20"/>
        </w:rPr>
        <w:t>(COVID-19)</w:t>
      </w:r>
      <w:r w:rsidR="00233210">
        <w:rPr>
          <w:rFonts w:ascii="Times New Roman" w:eastAsia="SimSun" w:hAnsi="Times New Roman"/>
          <w:kern w:val="2"/>
          <w:szCs w:val="20"/>
        </w:rPr>
        <w:t xml:space="preserve"> </w:t>
      </w:r>
      <w:r w:rsidRPr="00F06128">
        <w:rPr>
          <w:rFonts w:ascii="Times New Roman" w:eastAsia="SimSun" w:hAnsi="Times New Roman"/>
          <w:kern w:val="2"/>
          <w:szCs w:val="20"/>
        </w:rPr>
        <w:t>outbreak</w:t>
      </w:r>
      <w:r>
        <w:rPr>
          <w:rFonts w:ascii="Times New Roman" w:eastAsia="SimSun" w:hAnsi="Times New Roman"/>
          <w:kern w:val="2"/>
          <w:szCs w:val="20"/>
        </w:rPr>
        <w:t>,</w:t>
      </w:r>
      <w:r w:rsidR="00233210">
        <w:rPr>
          <w:rFonts w:ascii="Times New Roman" w:eastAsia="SimSun" w:hAnsi="Times New Roman"/>
          <w:kern w:val="2"/>
          <w:szCs w:val="20"/>
        </w:rPr>
        <w:t xml:space="preserve"> </w:t>
      </w:r>
      <w:r w:rsidR="007B738E" w:rsidRPr="000B1042">
        <w:rPr>
          <w:rFonts w:ascii="Times New Roman" w:eastAsia="SimSun" w:hAnsi="Times New Roman"/>
          <w:kern w:val="2"/>
          <w:szCs w:val="20"/>
        </w:rPr>
        <w:t>3GPP</w:t>
      </w:r>
      <w:r w:rsidR="00233210">
        <w:rPr>
          <w:rFonts w:ascii="Times New Roman" w:eastAsia="SimSun" w:hAnsi="Times New Roman"/>
          <w:kern w:val="2"/>
          <w:szCs w:val="20"/>
        </w:rPr>
        <w:t xml:space="preserve"> </w:t>
      </w:r>
      <w:r w:rsidR="007B738E" w:rsidRPr="000B1042">
        <w:rPr>
          <w:rFonts w:ascii="Times New Roman" w:eastAsia="SimSun" w:hAnsi="Times New Roman"/>
          <w:kern w:val="2"/>
          <w:szCs w:val="20"/>
        </w:rPr>
        <w:t>TSG</w:t>
      </w:r>
      <w:r w:rsidR="00233210">
        <w:rPr>
          <w:rFonts w:ascii="Times New Roman" w:eastAsia="SimSun" w:hAnsi="Times New Roman"/>
          <w:kern w:val="2"/>
          <w:szCs w:val="20"/>
        </w:rPr>
        <w:t xml:space="preserve"> </w:t>
      </w:r>
      <w:r w:rsidR="007B738E" w:rsidRPr="000B1042">
        <w:rPr>
          <w:rFonts w:ascii="Times New Roman" w:eastAsia="SimSun" w:hAnsi="Times New Roman"/>
          <w:kern w:val="2"/>
          <w:szCs w:val="20"/>
        </w:rPr>
        <w:t>WG</w:t>
      </w:r>
      <w:r w:rsidR="00233210">
        <w:rPr>
          <w:rFonts w:ascii="Times New Roman" w:eastAsia="SimSun" w:hAnsi="Times New Roman"/>
          <w:kern w:val="2"/>
          <w:szCs w:val="20"/>
        </w:rPr>
        <w:t xml:space="preserve"> </w:t>
      </w:r>
      <w:r w:rsidR="007B738E" w:rsidRPr="000B1042">
        <w:rPr>
          <w:rFonts w:ascii="Times New Roman" w:eastAsia="SimSun" w:hAnsi="Times New Roman"/>
          <w:kern w:val="2"/>
          <w:szCs w:val="20"/>
        </w:rPr>
        <w:t>RAN1</w:t>
      </w:r>
      <w:r w:rsidR="00D30598">
        <w:rPr>
          <w:rFonts w:ascii="Times New Roman" w:eastAsia="SimSun" w:hAnsi="Times New Roman"/>
          <w:kern w:val="2"/>
          <w:szCs w:val="20"/>
        </w:rPr>
        <w:t>#10</w:t>
      </w:r>
      <w:r w:rsidR="008F4B8C">
        <w:rPr>
          <w:rFonts w:ascii="Times New Roman" w:eastAsia="SimSun" w:hAnsi="Times New Roman"/>
          <w:kern w:val="2"/>
          <w:szCs w:val="20"/>
        </w:rPr>
        <w:t>9</w:t>
      </w:r>
      <w:r w:rsidR="00233210">
        <w:rPr>
          <w:rFonts w:ascii="Times New Roman" w:eastAsia="SimSun" w:hAnsi="Times New Roman"/>
          <w:kern w:val="2"/>
          <w:szCs w:val="20"/>
        </w:rPr>
        <w:t xml:space="preserve"> </w:t>
      </w:r>
      <w:r w:rsidR="00CA0CF3">
        <w:rPr>
          <w:rFonts w:ascii="Times New Roman" w:eastAsia="SimSun" w:hAnsi="Times New Roman"/>
          <w:kern w:val="2"/>
          <w:szCs w:val="20"/>
        </w:rPr>
        <w:t xml:space="preserve">meeting </w:t>
      </w:r>
      <w:r w:rsidR="00F30499">
        <w:rPr>
          <w:rFonts w:ascii="Times New Roman" w:eastAsia="SimSun" w:hAnsi="Times New Roman"/>
          <w:kern w:val="2"/>
          <w:szCs w:val="20"/>
        </w:rPr>
        <w:t>w</w:t>
      </w:r>
      <w:r w:rsidR="00A53859">
        <w:rPr>
          <w:rFonts w:ascii="Times New Roman" w:eastAsia="SimSun" w:hAnsi="Times New Roman"/>
          <w:kern w:val="2"/>
          <w:szCs w:val="20"/>
        </w:rPr>
        <w:t>as</w:t>
      </w:r>
      <w:r w:rsidR="00233210">
        <w:rPr>
          <w:rFonts w:ascii="Times New Roman" w:eastAsia="SimSun" w:hAnsi="Times New Roman"/>
          <w:kern w:val="2"/>
          <w:szCs w:val="20"/>
        </w:rPr>
        <w:t xml:space="preserve"> </w:t>
      </w:r>
      <w:r>
        <w:rPr>
          <w:rFonts w:ascii="Times New Roman" w:eastAsia="SimSun" w:hAnsi="Times New Roman"/>
          <w:kern w:val="2"/>
          <w:szCs w:val="20"/>
        </w:rPr>
        <w:t>cancelled</w:t>
      </w:r>
      <w:r w:rsidR="00233210">
        <w:rPr>
          <w:rFonts w:ascii="Times New Roman" w:eastAsia="SimSun" w:hAnsi="Times New Roman"/>
          <w:kern w:val="2"/>
          <w:szCs w:val="20"/>
        </w:rPr>
        <w:t xml:space="preserve"> </w:t>
      </w:r>
      <w:r>
        <w:rPr>
          <w:rFonts w:ascii="Times New Roman" w:eastAsia="SimSun" w:hAnsi="Times New Roman"/>
          <w:kern w:val="2"/>
          <w:szCs w:val="20"/>
        </w:rPr>
        <w:t>and</w:t>
      </w:r>
      <w:r w:rsidR="00233210">
        <w:rPr>
          <w:rFonts w:ascii="Times New Roman" w:eastAsia="SimSun" w:hAnsi="Times New Roman"/>
          <w:kern w:val="2"/>
          <w:szCs w:val="20"/>
        </w:rPr>
        <w:t xml:space="preserve"> </w:t>
      </w:r>
      <w:r>
        <w:rPr>
          <w:rFonts w:ascii="Times New Roman" w:eastAsia="SimSun" w:hAnsi="Times New Roman"/>
          <w:kern w:val="2"/>
          <w:szCs w:val="20"/>
        </w:rPr>
        <w:t>replaced</w:t>
      </w:r>
      <w:r w:rsidR="00233210">
        <w:rPr>
          <w:rFonts w:ascii="Times New Roman" w:eastAsia="SimSun" w:hAnsi="Times New Roman"/>
          <w:kern w:val="2"/>
          <w:szCs w:val="20"/>
        </w:rPr>
        <w:t xml:space="preserve"> </w:t>
      </w:r>
      <w:r>
        <w:rPr>
          <w:rFonts w:ascii="Times New Roman" w:eastAsia="SimSun" w:hAnsi="Times New Roman"/>
          <w:kern w:val="2"/>
          <w:szCs w:val="20"/>
        </w:rPr>
        <w:t>by</w:t>
      </w:r>
      <w:r w:rsidR="00233210">
        <w:rPr>
          <w:rFonts w:ascii="Times New Roman" w:eastAsia="SimSun" w:hAnsi="Times New Roman"/>
          <w:kern w:val="2"/>
          <w:szCs w:val="20"/>
        </w:rPr>
        <w:t xml:space="preserve"> </w:t>
      </w:r>
      <w:r>
        <w:rPr>
          <w:rFonts w:ascii="Times New Roman" w:eastAsia="SimSun" w:hAnsi="Times New Roman"/>
          <w:kern w:val="2"/>
          <w:szCs w:val="20"/>
        </w:rPr>
        <w:t>a</w:t>
      </w:r>
      <w:r w:rsidR="00A53859">
        <w:rPr>
          <w:rFonts w:ascii="Times New Roman" w:eastAsia="SimSun" w:hAnsi="Times New Roman"/>
          <w:kern w:val="2"/>
          <w:szCs w:val="20"/>
        </w:rPr>
        <w:t>n</w:t>
      </w:r>
      <w:r w:rsidR="00F30499">
        <w:rPr>
          <w:rFonts w:ascii="Times New Roman" w:eastAsia="SimSun" w:hAnsi="Times New Roman"/>
          <w:kern w:val="2"/>
          <w:szCs w:val="20"/>
        </w:rPr>
        <w:t xml:space="preserve"> e</w:t>
      </w:r>
      <w:r>
        <w:rPr>
          <w:rFonts w:ascii="Times New Roman" w:eastAsia="SimSun" w:hAnsi="Times New Roman"/>
          <w:kern w:val="2"/>
          <w:szCs w:val="20"/>
        </w:rPr>
        <w:t>-meeting</w:t>
      </w:r>
      <w:r w:rsidR="00233210">
        <w:rPr>
          <w:rFonts w:ascii="Times New Roman" w:eastAsia="SimSun" w:hAnsi="Times New Roman"/>
          <w:kern w:val="2"/>
          <w:szCs w:val="20"/>
        </w:rPr>
        <w:t xml:space="preserve"> </w:t>
      </w:r>
      <w:r>
        <w:rPr>
          <w:rFonts w:ascii="Times New Roman" w:eastAsia="SimSun" w:hAnsi="Times New Roman"/>
          <w:kern w:val="2"/>
          <w:szCs w:val="20"/>
        </w:rPr>
        <w:t>(email</w:t>
      </w:r>
      <w:r w:rsidR="00233210">
        <w:rPr>
          <w:rFonts w:ascii="Times New Roman" w:eastAsia="SimSun" w:hAnsi="Times New Roman"/>
          <w:kern w:val="2"/>
          <w:szCs w:val="20"/>
        </w:rPr>
        <w:t xml:space="preserve"> </w:t>
      </w:r>
      <w:r>
        <w:rPr>
          <w:rFonts w:ascii="Times New Roman" w:eastAsia="SimSun" w:hAnsi="Times New Roman"/>
          <w:kern w:val="2"/>
          <w:szCs w:val="20"/>
        </w:rPr>
        <w:t>discussions</w:t>
      </w:r>
      <w:r w:rsidR="00233210">
        <w:rPr>
          <w:rFonts w:ascii="Times New Roman" w:eastAsia="SimSun" w:hAnsi="Times New Roman"/>
          <w:kern w:val="2"/>
          <w:szCs w:val="20"/>
        </w:rPr>
        <w:t xml:space="preserve"> </w:t>
      </w:r>
      <w:r w:rsidR="008A5074">
        <w:rPr>
          <w:rFonts w:ascii="Times New Roman" w:eastAsia="SimSun" w:hAnsi="Times New Roman"/>
          <w:kern w:val="2"/>
          <w:szCs w:val="20"/>
        </w:rPr>
        <w:t>and</w:t>
      </w:r>
      <w:r w:rsidR="00233210">
        <w:rPr>
          <w:rFonts w:ascii="Times New Roman" w:eastAsia="SimSun" w:hAnsi="Times New Roman"/>
          <w:kern w:val="2"/>
          <w:szCs w:val="20"/>
        </w:rPr>
        <w:t xml:space="preserve"> </w:t>
      </w:r>
      <w:r w:rsidR="008A5074">
        <w:rPr>
          <w:rFonts w:ascii="Times New Roman" w:eastAsia="SimSun" w:hAnsi="Times New Roman"/>
          <w:kern w:val="2"/>
          <w:szCs w:val="20"/>
        </w:rPr>
        <w:t>conference</w:t>
      </w:r>
      <w:r w:rsidR="00233210">
        <w:rPr>
          <w:rFonts w:ascii="Times New Roman" w:eastAsia="SimSun" w:hAnsi="Times New Roman"/>
          <w:kern w:val="2"/>
          <w:szCs w:val="20"/>
        </w:rPr>
        <w:t xml:space="preserve"> </w:t>
      </w:r>
      <w:r w:rsidR="008A5074">
        <w:rPr>
          <w:rFonts w:ascii="Times New Roman" w:eastAsia="SimSun" w:hAnsi="Times New Roman"/>
          <w:kern w:val="2"/>
          <w:szCs w:val="20"/>
        </w:rPr>
        <w:t>calls</w:t>
      </w:r>
      <w:r>
        <w:rPr>
          <w:rFonts w:ascii="Times New Roman" w:eastAsia="SimSun" w:hAnsi="Times New Roman"/>
          <w:kern w:val="2"/>
          <w:szCs w:val="20"/>
        </w:rPr>
        <w:t>)</w:t>
      </w:r>
      <w:r w:rsidR="0033085B" w:rsidRPr="000B1042">
        <w:rPr>
          <w:rFonts w:ascii="Times New Roman" w:eastAsia="SimSun" w:hAnsi="Times New Roman"/>
          <w:kern w:val="2"/>
          <w:szCs w:val="20"/>
        </w:rPr>
        <w:t>.</w:t>
      </w:r>
    </w:p>
    <w:p w14:paraId="6EBCCD14" w14:textId="63B8B674" w:rsidR="00F6326F" w:rsidRPr="00115632" w:rsidRDefault="00570380" w:rsidP="00F6326F">
      <w:pPr>
        <w:rPr>
          <w:rFonts w:ascii="Times New Roman" w:eastAsia="SimSun" w:hAnsi="Times New Roman"/>
          <w:kern w:val="2"/>
          <w:szCs w:val="20"/>
        </w:rPr>
      </w:pPr>
      <w:r w:rsidRPr="00115632">
        <w:rPr>
          <w:rFonts w:ascii="Times New Roman" w:eastAsia="SimSun" w:hAnsi="Times New Roman"/>
          <w:kern w:val="2"/>
          <w:szCs w:val="20"/>
        </w:rPr>
        <w:t>The</w:t>
      </w:r>
      <w:r w:rsidR="00233210" w:rsidRPr="00115632">
        <w:rPr>
          <w:rFonts w:ascii="Times New Roman" w:eastAsia="SimSun" w:hAnsi="Times New Roman"/>
          <w:kern w:val="2"/>
          <w:szCs w:val="20"/>
        </w:rPr>
        <w:t xml:space="preserve"> </w:t>
      </w:r>
      <w:r w:rsidR="00F06128" w:rsidRPr="00115632">
        <w:rPr>
          <w:rFonts w:ascii="Times New Roman" w:eastAsia="SimSun" w:hAnsi="Times New Roman"/>
          <w:kern w:val="2"/>
          <w:szCs w:val="20"/>
        </w:rPr>
        <w:t>e-</w:t>
      </w:r>
      <w:r w:rsidRPr="00115632">
        <w:rPr>
          <w:rFonts w:ascii="Times New Roman" w:eastAsia="SimSun" w:hAnsi="Times New Roman"/>
          <w:kern w:val="2"/>
          <w:szCs w:val="20"/>
        </w:rPr>
        <w:t>meeting</w:t>
      </w:r>
      <w:r w:rsidR="00233210" w:rsidRPr="00115632">
        <w:rPr>
          <w:rFonts w:ascii="Times New Roman" w:eastAsia="SimSun" w:hAnsi="Times New Roman"/>
          <w:kern w:val="2"/>
          <w:szCs w:val="20"/>
        </w:rPr>
        <w:t xml:space="preserve"> </w:t>
      </w:r>
      <w:r w:rsidR="006B759F" w:rsidRPr="00115632">
        <w:rPr>
          <w:rFonts w:ascii="Times New Roman" w:eastAsia="SimSun" w:hAnsi="Times New Roman"/>
          <w:kern w:val="2"/>
          <w:szCs w:val="20"/>
        </w:rPr>
        <w:t>was</w:t>
      </w:r>
      <w:r w:rsidR="007D7BAF" w:rsidRPr="00115632">
        <w:rPr>
          <w:rFonts w:ascii="Times New Roman" w:eastAsia="SimSun" w:hAnsi="Times New Roman"/>
          <w:kern w:val="2"/>
          <w:szCs w:val="20"/>
        </w:rPr>
        <w:t xml:space="preserve"> </w:t>
      </w:r>
      <w:r w:rsidR="006B759F" w:rsidRPr="00115632">
        <w:rPr>
          <w:rFonts w:ascii="Times New Roman" w:eastAsia="SimSun" w:hAnsi="Times New Roman"/>
          <w:kern w:val="2"/>
          <w:szCs w:val="20"/>
        </w:rPr>
        <w:t>triggered</w:t>
      </w:r>
      <w:r w:rsidR="00233210" w:rsidRPr="00115632">
        <w:rPr>
          <w:rFonts w:ascii="Times New Roman" w:eastAsia="SimSun" w:hAnsi="Times New Roman"/>
          <w:kern w:val="2"/>
          <w:szCs w:val="20"/>
        </w:rPr>
        <w:t xml:space="preserve"> </w:t>
      </w:r>
      <w:r w:rsidR="006B759F" w:rsidRPr="00115632">
        <w:rPr>
          <w:rFonts w:ascii="Times New Roman" w:eastAsia="SimSun" w:hAnsi="Times New Roman"/>
          <w:kern w:val="2"/>
          <w:szCs w:val="20"/>
        </w:rPr>
        <w:t>by</w:t>
      </w:r>
      <w:r w:rsidR="00233210" w:rsidRPr="00115632">
        <w:rPr>
          <w:rFonts w:ascii="Times New Roman" w:eastAsia="SimSun" w:hAnsi="Times New Roman"/>
          <w:kern w:val="2"/>
          <w:szCs w:val="20"/>
        </w:rPr>
        <w:t xml:space="preserve"> </w:t>
      </w:r>
      <w:r w:rsidR="006B759F" w:rsidRPr="00115632">
        <w:rPr>
          <w:rFonts w:ascii="Times New Roman" w:eastAsia="SimSun" w:hAnsi="Times New Roman"/>
          <w:kern w:val="2"/>
          <w:szCs w:val="20"/>
        </w:rPr>
        <w:t>RAN1</w:t>
      </w:r>
      <w:r w:rsidR="00233210" w:rsidRPr="00115632">
        <w:rPr>
          <w:rFonts w:ascii="Times New Roman" w:eastAsia="SimSun" w:hAnsi="Times New Roman"/>
          <w:kern w:val="2"/>
          <w:szCs w:val="20"/>
        </w:rPr>
        <w:t xml:space="preserve"> </w:t>
      </w:r>
      <w:r w:rsidR="006B759F" w:rsidRPr="00115632">
        <w:rPr>
          <w:rFonts w:ascii="Times New Roman" w:eastAsia="SimSun" w:hAnsi="Times New Roman"/>
          <w:kern w:val="2"/>
          <w:szCs w:val="20"/>
        </w:rPr>
        <w:t>chair's</w:t>
      </w:r>
      <w:r w:rsidR="00233210" w:rsidRPr="00115632">
        <w:rPr>
          <w:rFonts w:ascii="Times New Roman" w:eastAsia="SimSun" w:hAnsi="Times New Roman"/>
          <w:kern w:val="2"/>
          <w:szCs w:val="20"/>
        </w:rPr>
        <w:t xml:space="preserve"> </w:t>
      </w:r>
      <w:r w:rsidR="006B759F" w:rsidRPr="00115632">
        <w:rPr>
          <w:rFonts w:ascii="Times New Roman" w:eastAsia="SimSun" w:hAnsi="Times New Roman"/>
          <w:kern w:val="2"/>
          <w:szCs w:val="20"/>
        </w:rPr>
        <w:t>email</w:t>
      </w:r>
      <w:r w:rsidR="00233210" w:rsidRPr="00115632">
        <w:rPr>
          <w:rFonts w:ascii="Times New Roman" w:eastAsia="SimSun" w:hAnsi="Times New Roman"/>
          <w:kern w:val="2"/>
          <w:szCs w:val="20"/>
        </w:rPr>
        <w:t xml:space="preserve"> </w:t>
      </w:r>
      <w:r w:rsidR="006B759F" w:rsidRPr="00115632">
        <w:rPr>
          <w:rFonts w:ascii="Times New Roman" w:eastAsia="SimSun" w:hAnsi="Times New Roman"/>
          <w:kern w:val="2"/>
          <w:szCs w:val="20"/>
        </w:rPr>
        <w:t>at</w:t>
      </w:r>
      <w:r w:rsidR="00233210" w:rsidRPr="00115632">
        <w:rPr>
          <w:rFonts w:ascii="Times New Roman" w:eastAsia="SimSun" w:hAnsi="Times New Roman"/>
          <w:kern w:val="2"/>
          <w:szCs w:val="20"/>
        </w:rPr>
        <w:t xml:space="preserve"> </w:t>
      </w:r>
      <w:r w:rsidR="00115632" w:rsidRPr="00115632">
        <w:rPr>
          <w:rFonts w:ascii="Times New Roman" w:eastAsia="SimSun" w:hAnsi="Times New Roman"/>
          <w:kern w:val="2"/>
          <w:szCs w:val="20"/>
        </w:rPr>
        <w:t>2</w:t>
      </w:r>
      <w:r w:rsidR="00705FA1" w:rsidRPr="00115632">
        <w:rPr>
          <w:rFonts w:ascii="Times New Roman" w:eastAsia="SimSun" w:hAnsi="Times New Roman"/>
          <w:kern w:val="2"/>
          <w:szCs w:val="20"/>
        </w:rPr>
        <w:t>3</w:t>
      </w:r>
      <w:r w:rsidR="00F30499" w:rsidRPr="00115632">
        <w:rPr>
          <w:rFonts w:ascii="Times New Roman" w:eastAsia="SimSun" w:hAnsi="Times New Roman"/>
          <w:kern w:val="2"/>
          <w:szCs w:val="20"/>
        </w:rPr>
        <w:t>:</w:t>
      </w:r>
      <w:r w:rsidR="00115632" w:rsidRPr="00115632">
        <w:rPr>
          <w:rFonts w:ascii="Times New Roman" w:eastAsia="SimSun" w:hAnsi="Times New Roman"/>
          <w:kern w:val="2"/>
          <w:szCs w:val="20"/>
        </w:rPr>
        <w:t>25</w:t>
      </w:r>
      <w:r w:rsidR="00233210" w:rsidRPr="00115632">
        <w:t xml:space="preserve"> </w:t>
      </w:r>
      <w:r w:rsidR="006B759F" w:rsidRPr="00115632">
        <w:t>UTC</w:t>
      </w:r>
      <w:r w:rsidR="00233210" w:rsidRPr="00115632">
        <w:t xml:space="preserve"> </w:t>
      </w:r>
      <w:r w:rsidR="006B759F" w:rsidRPr="00115632">
        <w:t>on</w:t>
      </w:r>
      <w:r w:rsidR="00233210" w:rsidRPr="00115632">
        <w:t xml:space="preserve"> </w:t>
      </w:r>
      <w:r w:rsidR="00115632" w:rsidRPr="00115632">
        <w:t>May 8</w:t>
      </w:r>
      <w:r w:rsidR="00115632" w:rsidRPr="00115632">
        <w:rPr>
          <w:vertAlign w:val="superscript"/>
        </w:rPr>
        <w:t>th</w:t>
      </w:r>
      <w:r w:rsidR="007D7BAF" w:rsidRPr="00115632">
        <w:t>.</w:t>
      </w:r>
      <w:r w:rsidR="00F6326F" w:rsidRPr="00115632">
        <w:t xml:space="preserve"> </w:t>
      </w:r>
      <w:r w:rsidR="00F6326F" w:rsidRPr="00115632">
        <w:rPr>
          <w:rFonts w:ascii="Times New Roman" w:eastAsia="SimSun" w:hAnsi="Times New Roman"/>
          <w:kern w:val="2"/>
          <w:szCs w:val="20"/>
        </w:rPr>
        <w:t>The official starting time of RAN1</w:t>
      </w:r>
      <w:r w:rsidR="00866BB5" w:rsidRPr="00115632">
        <w:rPr>
          <w:rFonts w:ascii="Times New Roman" w:eastAsia="SimSun" w:hAnsi="Times New Roman"/>
          <w:kern w:val="2"/>
          <w:szCs w:val="20"/>
        </w:rPr>
        <w:t>#10</w:t>
      </w:r>
      <w:r w:rsidR="00115632" w:rsidRPr="00115632">
        <w:rPr>
          <w:rFonts w:ascii="Times New Roman" w:eastAsia="SimSun" w:hAnsi="Times New Roman"/>
          <w:kern w:val="2"/>
          <w:szCs w:val="20"/>
        </w:rPr>
        <w:t>9</w:t>
      </w:r>
      <w:r w:rsidR="00866BB5" w:rsidRPr="00115632">
        <w:rPr>
          <w:rFonts w:ascii="Times New Roman" w:eastAsia="SimSun" w:hAnsi="Times New Roman"/>
          <w:kern w:val="2"/>
          <w:szCs w:val="20"/>
        </w:rPr>
        <w:t>-e</w:t>
      </w:r>
      <w:r w:rsidR="00F6326F" w:rsidRPr="00115632">
        <w:rPr>
          <w:rFonts w:ascii="Times New Roman" w:eastAsia="SimSun" w:hAnsi="Times New Roman"/>
          <w:kern w:val="2"/>
          <w:szCs w:val="20"/>
        </w:rPr>
        <w:t xml:space="preserve"> was scheduled </w:t>
      </w:r>
      <w:r w:rsidR="003347A8" w:rsidRPr="00115632">
        <w:rPr>
          <w:rFonts w:ascii="Times New Roman" w:eastAsia="SimSun" w:hAnsi="Times New Roman"/>
          <w:kern w:val="2"/>
          <w:szCs w:val="20"/>
        </w:rPr>
        <w:t xml:space="preserve">Monday </w:t>
      </w:r>
      <w:r w:rsidR="00115632" w:rsidRPr="00115632">
        <w:rPr>
          <w:rFonts w:ascii="Times New Roman" w:eastAsia="SimSun" w:hAnsi="Times New Roman"/>
          <w:kern w:val="2"/>
          <w:szCs w:val="20"/>
        </w:rPr>
        <w:t>May 9</w:t>
      </w:r>
      <w:r w:rsidR="00115632" w:rsidRPr="00115632">
        <w:rPr>
          <w:rFonts w:ascii="Times New Roman" w:eastAsia="SimSun" w:hAnsi="Times New Roman"/>
          <w:kern w:val="2"/>
          <w:szCs w:val="20"/>
          <w:vertAlign w:val="superscript"/>
        </w:rPr>
        <w:t>th</w:t>
      </w:r>
      <w:r w:rsidR="00115632" w:rsidRPr="00115632">
        <w:rPr>
          <w:rFonts w:ascii="Times New Roman" w:eastAsia="SimSun" w:hAnsi="Times New Roman"/>
          <w:kern w:val="2"/>
          <w:szCs w:val="20"/>
        </w:rPr>
        <w:t>,</w:t>
      </w:r>
      <w:r w:rsidR="00F6326F" w:rsidRPr="00115632">
        <w:rPr>
          <w:rFonts w:ascii="Times New Roman" w:eastAsia="SimSun" w:hAnsi="Times New Roman"/>
          <w:kern w:val="2"/>
          <w:szCs w:val="20"/>
        </w:rPr>
        <w:t xml:space="preserve"> 09:00 AM UTC.</w:t>
      </w:r>
    </w:p>
    <w:p w14:paraId="5507C563" w14:textId="561A8A53" w:rsidR="00144B66" w:rsidRPr="00A95C10" w:rsidRDefault="00144B66" w:rsidP="00144B66">
      <w:pPr>
        <w:rPr>
          <w:kern w:val="2"/>
        </w:rPr>
      </w:pPr>
      <w:r w:rsidRPr="004F2663">
        <w:rPr>
          <w:rFonts w:eastAsia="MS Mincho"/>
          <w:szCs w:val="20"/>
        </w:rPr>
        <w:t>The e-meeting was</w:t>
      </w:r>
      <w:r w:rsidRPr="004F2663">
        <w:rPr>
          <w:rFonts w:ascii="Times New Roman" w:eastAsia="SimSun" w:hAnsi="Times New Roman"/>
          <w:kern w:val="2"/>
          <w:szCs w:val="20"/>
        </w:rPr>
        <w:t xml:space="preserve"> </w:t>
      </w:r>
      <w:r w:rsidRPr="004F2663">
        <w:rPr>
          <w:rFonts w:eastAsia="MS Mincho"/>
          <w:szCs w:val="20"/>
        </w:rPr>
        <w:t xml:space="preserve">closed on </w:t>
      </w:r>
      <w:r w:rsidR="00FB0E68" w:rsidRPr="004F2663">
        <w:rPr>
          <w:rFonts w:eastAsia="MS Mincho"/>
          <w:szCs w:val="20"/>
        </w:rPr>
        <w:t>Fri 20</w:t>
      </w:r>
      <w:r w:rsidR="00FB0E68" w:rsidRPr="004F2663">
        <w:rPr>
          <w:rFonts w:eastAsia="MS Mincho"/>
          <w:szCs w:val="20"/>
          <w:vertAlign w:val="superscript"/>
        </w:rPr>
        <w:t>th</w:t>
      </w:r>
      <w:r w:rsidR="00FB0E68" w:rsidRPr="004F2663">
        <w:rPr>
          <w:rFonts w:eastAsia="MS Mincho"/>
          <w:szCs w:val="20"/>
        </w:rPr>
        <w:t xml:space="preserve"> </w:t>
      </w:r>
      <w:r w:rsidRPr="004F2663">
        <w:rPr>
          <w:rFonts w:eastAsia="MS Mincho"/>
          <w:szCs w:val="20"/>
        </w:rPr>
        <w:t>17:0</w:t>
      </w:r>
      <w:r w:rsidR="00FB0E68" w:rsidRPr="004F2663">
        <w:rPr>
          <w:rFonts w:eastAsia="MS Mincho"/>
          <w:szCs w:val="20"/>
        </w:rPr>
        <w:t>0</w:t>
      </w:r>
      <w:r w:rsidRPr="004F2663">
        <w:rPr>
          <w:rFonts w:eastAsia="MS Mincho"/>
          <w:szCs w:val="20"/>
        </w:rPr>
        <w:t xml:space="preserve"> UTC (excluding post email discussions).</w:t>
      </w:r>
    </w:p>
    <w:p w14:paraId="05D06B2D" w14:textId="77777777" w:rsidR="00C72EC6" w:rsidRPr="005C322C" w:rsidRDefault="00C72EC6" w:rsidP="007B738E">
      <w:pPr>
        <w:rPr>
          <w:rFonts w:ascii="Times New Roman" w:eastAsia="SimSun" w:hAnsi="Times New Roman"/>
          <w:kern w:val="2"/>
          <w:szCs w:val="20"/>
          <w:highlight w:val="yellow"/>
        </w:rPr>
      </w:pPr>
    </w:p>
    <w:p w14:paraId="7B5B8641" w14:textId="39620EF5" w:rsidR="003665D0" w:rsidRDefault="003665D0" w:rsidP="003665D0">
      <w:pPr>
        <w:rPr>
          <w:rFonts w:ascii="Times New Roman" w:eastAsia="MS Mincho" w:hAnsi="Times New Roman"/>
          <w:szCs w:val="20"/>
          <w:lang w:eastAsia="ja-JP"/>
        </w:rPr>
      </w:pPr>
      <w:r w:rsidRPr="006072CC">
        <w:rPr>
          <w:rFonts w:ascii="Times New Roman" w:eastAsia="MS Mincho" w:hAnsi="Times New Roman"/>
          <w:szCs w:val="20"/>
          <w:lang w:eastAsia="ja-JP"/>
        </w:rPr>
        <w:t xml:space="preserve">The number of attending delegates, based on the number of registered delegates at the closing time, was </w:t>
      </w:r>
      <w:r w:rsidR="00FB0E68" w:rsidRPr="00FB0E68">
        <w:rPr>
          <w:rFonts w:ascii="Times New Roman" w:eastAsia="MS Mincho" w:hAnsi="Times New Roman"/>
          <w:b/>
          <w:bCs/>
          <w:szCs w:val="20"/>
          <w:lang w:eastAsia="ja-JP"/>
        </w:rPr>
        <w:t>64</w:t>
      </w:r>
      <w:r w:rsidR="00FB0E68">
        <w:rPr>
          <w:rFonts w:ascii="Times New Roman" w:eastAsia="MS Mincho" w:hAnsi="Times New Roman"/>
          <w:b/>
          <w:bCs/>
          <w:szCs w:val="20"/>
          <w:lang w:eastAsia="ja-JP"/>
        </w:rPr>
        <w:t>5</w:t>
      </w:r>
      <w:r w:rsidRPr="006072CC">
        <w:rPr>
          <w:rFonts w:ascii="Times New Roman" w:eastAsia="MS Mincho" w:hAnsi="Times New Roman"/>
          <w:szCs w:val="20"/>
          <w:lang w:eastAsia="ja-JP"/>
        </w:rPr>
        <w:t>.</w:t>
      </w:r>
    </w:p>
    <w:p w14:paraId="013A776F" w14:textId="045AA94A" w:rsidR="003665D0" w:rsidRDefault="003665D0" w:rsidP="003665D0">
      <w:pPr>
        <w:rPr>
          <w:rFonts w:ascii="Times New Roman" w:eastAsia="MS Mincho" w:hAnsi="Times New Roman"/>
          <w:szCs w:val="20"/>
          <w:lang w:eastAsia="ja-JP"/>
        </w:rPr>
      </w:pPr>
    </w:p>
    <w:p w14:paraId="251D30DC" w14:textId="77777777" w:rsidR="00A8498D" w:rsidRDefault="00A8498D" w:rsidP="003665D0">
      <w:pPr>
        <w:rPr>
          <w:rFonts w:ascii="Times New Roman" w:eastAsia="MS Mincho" w:hAnsi="Times New Roman"/>
          <w:szCs w:val="20"/>
          <w:lang w:eastAsia="ja-JP"/>
        </w:rPr>
      </w:pPr>
    </w:p>
    <w:p w14:paraId="77BCC4FB" w14:textId="51697841" w:rsidR="00C72EC6" w:rsidRDefault="00C72EC6" w:rsidP="007B738E">
      <w:pPr>
        <w:rPr>
          <w:rFonts w:ascii="Times New Roman" w:eastAsia="MS Mincho" w:hAnsi="Times New Roman"/>
          <w:szCs w:val="20"/>
          <w:lang w:eastAsia="ja-JP"/>
        </w:rPr>
      </w:pPr>
      <w:r>
        <w:rPr>
          <w:rFonts w:ascii="Times New Roman" w:eastAsia="MS Mincho" w:hAnsi="Times New Roman"/>
          <w:szCs w:val="20"/>
          <w:lang w:eastAsia="ja-JP"/>
        </w:rPr>
        <w:t>RAN1</w:t>
      </w:r>
      <w:r w:rsidR="00233210">
        <w:rPr>
          <w:rFonts w:ascii="Times New Roman" w:eastAsia="MS Mincho" w:hAnsi="Times New Roman"/>
          <w:szCs w:val="20"/>
          <w:lang w:eastAsia="ja-JP"/>
        </w:rPr>
        <w:t xml:space="preserve"> </w:t>
      </w:r>
      <w:r>
        <w:rPr>
          <w:rFonts w:ascii="Times New Roman" w:eastAsia="MS Mincho" w:hAnsi="Times New Roman"/>
          <w:szCs w:val="20"/>
          <w:lang w:eastAsia="ja-JP"/>
        </w:rPr>
        <w:t>set-up</w:t>
      </w:r>
      <w:r w:rsidR="00233210">
        <w:rPr>
          <w:rFonts w:ascii="Times New Roman" w:eastAsia="MS Mincho" w:hAnsi="Times New Roman"/>
          <w:szCs w:val="20"/>
          <w:lang w:eastAsia="ja-JP"/>
        </w:rPr>
        <w:t xml:space="preserve"> </w:t>
      </w:r>
      <w:r>
        <w:rPr>
          <w:rFonts w:ascii="Times New Roman" w:eastAsia="MS Mincho" w:hAnsi="Times New Roman"/>
          <w:szCs w:val="20"/>
          <w:lang w:eastAsia="ja-JP"/>
        </w:rPr>
        <w:t>GoToWebinar</w:t>
      </w:r>
      <w:r w:rsidR="00233210">
        <w:rPr>
          <w:rFonts w:ascii="Times New Roman" w:eastAsia="MS Mincho" w:hAnsi="Times New Roman"/>
          <w:szCs w:val="20"/>
          <w:lang w:eastAsia="ja-JP"/>
        </w:rPr>
        <w:t xml:space="preserve"> </w:t>
      </w:r>
      <w:r>
        <w:rPr>
          <w:rFonts w:ascii="Times New Roman" w:eastAsia="MS Mincho" w:hAnsi="Times New Roman"/>
          <w:szCs w:val="20"/>
          <w:lang w:eastAsia="ja-JP"/>
        </w:rPr>
        <w:t>(GTW)</w:t>
      </w:r>
      <w:r w:rsidR="00233210">
        <w:rPr>
          <w:rFonts w:ascii="Times New Roman" w:eastAsia="MS Mincho" w:hAnsi="Times New Roman"/>
          <w:szCs w:val="20"/>
          <w:lang w:eastAsia="ja-JP"/>
        </w:rPr>
        <w:t xml:space="preserve"> </w:t>
      </w:r>
      <w:r>
        <w:rPr>
          <w:rFonts w:ascii="Times New Roman" w:eastAsia="MS Mincho" w:hAnsi="Times New Roman"/>
          <w:szCs w:val="20"/>
          <w:lang w:eastAsia="ja-JP"/>
        </w:rPr>
        <w:t>conference</w:t>
      </w:r>
      <w:r w:rsidR="00233210">
        <w:rPr>
          <w:rFonts w:ascii="Times New Roman" w:eastAsia="MS Mincho" w:hAnsi="Times New Roman"/>
          <w:szCs w:val="20"/>
          <w:lang w:eastAsia="ja-JP"/>
        </w:rPr>
        <w:t xml:space="preserve"> </w:t>
      </w:r>
      <w:r>
        <w:rPr>
          <w:rFonts w:ascii="Times New Roman" w:eastAsia="MS Mincho" w:hAnsi="Times New Roman"/>
          <w:szCs w:val="20"/>
          <w:lang w:eastAsia="ja-JP"/>
        </w:rPr>
        <w:t>calls</w:t>
      </w:r>
      <w:r w:rsidR="00233210">
        <w:rPr>
          <w:rFonts w:ascii="Times New Roman" w:eastAsia="MS Mincho" w:hAnsi="Times New Roman"/>
          <w:szCs w:val="20"/>
          <w:lang w:eastAsia="ja-JP"/>
        </w:rPr>
        <w:t xml:space="preserve"> </w:t>
      </w:r>
      <w:r w:rsidR="00AB32D1">
        <w:rPr>
          <w:rFonts w:ascii="Times New Roman" w:eastAsia="MS Mincho" w:hAnsi="Times New Roman"/>
          <w:szCs w:val="20"/>
          <w:lang w:eastAsia="ja-JP"/>
        </w:rPr>
        <w:t>as</w:t>
      </w:r>
      <w:r w:rsidR="00233210">
        <w:rPr>
          <w:rFonts w:ascii="Times New Roman" w:eastAsia="MS Mincho" w:hAnsi="Times New Roman"/>
          <w:szCs w:val="20"/>
          <w:lang w:eastAsia="ja-JP"/>
        </w:rPr>
        <w:t xml:space="preserve"> </w:t>
      </w:r>
      <w:r w:rsidR="00AB32D1">
        <w:rPr>
          <w:rFonts w:ascii="Times New Roman" w:eastAsia="MS Mincho" w:hAnsi="Times New Roman"/>
          <w:szCs w:val="20"/>
          <w:lang w:eastAsia="ja-JP"/>
        </w:rPr>
        <w:t>follows</w:t>
      </w:r>
      <w:r>
        <w:rPr>
          <w:rFonts w:ascii="Times New Roman" w:eastAsia="MS Mincho" w:hAnsi="Times New Roman"/>
          <w:szCs w:val="20"/>
          <w:lang w:eastAsia="ja-JP"/>
        </w:rPr>
        <w:t>.</w:t>
      </w:r>
    </w:p>
    <w:p w14:paraId="18D1D96C" w14:textId="2A7635B2" w:rsidR="00C72EC6" w:rsidRDefault="00C72EC6" w:rsidP="007B738E">
      <w:pPr>
        <w:rPr>
          <w:rFonts w:ascii="Times New Roman" w:eastAsia="MS Mincho" w:hAnsi="Times New Roman"/>
          <w:szCs w:val="20"/>
          <w:lang w:eastAsia="ja-JP"/>
        </w:rPr>
      </w:pPr>
      <w:r w:rsidRPr="00C240B4">
        <w:rPr>
          <w:rFonts w:ascii="Times New Roman" w:eastAsia="MS Mincho" w:hAnsi="Times New Roman"/>
          <w:szCs w:val="20"/>
          <w:lang w:eastAsia="ja-JP"/>
        </w:rPr>
        <w:t>GTW</w:t>
      </w:r>
      <w:r w:rsidR="00233210" w:rsidRPr="00C240B4">
        <w:rPr>
          <w:rFonts w:ascii="Times New Roman" w:eastAsia="MS Mincho" w:hAnsi="Times New Roman"/>
          <w:szCs w:val="20"/>
          <w:lang w:eastAsia="ja-JP"/>
        </w:rPr>
        <w:t xml:space="preserve"> </w:t>
      </w:r>
      <w:r w:rsidRPr="00C240B4">
        <w:rPr>
          <w:rFonts w:ascii="Times New Roman" w:eastAsia="MS Mincho" w:hAnsi="Times New Roman"/>
          <w:szCs w:val="20"/>
          <w:lang w:eastAsia="ja-JP"/>
        </w:rPr>
        <w:t>schedule</w:t>
      </w:r>
      <w:r w:rsidR="00233210" w:rsidRPr="00C240B4">
        <w:rPr>
          <w:rFonts w:ascii="Times New Roman" w:eastAsia="MS Mincho" w:hAnsi="Times New Roman"/>
          <w:szCs w:val="20"/>
          <w:lang w:eastAsia="ja-JP"/>
        </w:rPr>
        <w:t xml:space="preserve"> </w:t>
      </w:r>
      <w:r w:rsidR="008F4B8C">
        <w:rPr>
          <w:rFonts w:ascii="Times New Roman" w:eastAsia="MS Mincho" w:hAnsi="Times New Roman"/>
          <w:szCs w:val="20"/>
          <w:lang w:eastAsia="ja-JP"/>
        </w:rPr>
        <w:t>–</w:t>
      </w:r>
      <w:r w:rsidR="00233210" w:rsidRPr="00C240B4">
        <w:rPr>
          <w:rFonts w:ascii="Times New Roman" w:eastAsia="MS Mincho" w:hAnsi="Times New Roman"/>
          <w:szCs w:val="20"/>
          <w:lang w:eastAsia="ja-JP"/>
        </w:rPr>
        <w:t xml:space="preserve"> </w:t>
      </w:r>
      <w:r w:rsidRPr="00C240B4">
        <w:rPr>
          <w:rFonts w:ascii="Times New Roman" w:eastAsia="MS Mincho" w:hAnsi="Times New Roman"/>
          <w:szCs w:val="20"/>
          <w:lang w:eastAsia="ja-JP"/>
        </w:rPr>
        <w:t>week</w:t>
      </w:r>
      <w:r w:rsidR="008F4B8C">
        <w:rPr>
          <w:rFonts w:ascii="Times New Roman" w:eastAsia="MS Mincho" w:hAnsi="Times New Roman"/>
          <w:szCs w:val="20"/>
          <w:lang w:eastAsia="ja-JP"/>
        </w:rPr>
        <w:t xml:space="preserve"> May 9</w:t>
      </w:r>
      <w:r w:rsidR="008F4B8C" w:rsidRPr="008F4B8C">
        <w:rPr>
          <w:rFonts w:ascii="Times New Roman" w:eastAsia="MS Mincho" w:hAnsi="Times New Roman"/>
          <w:szCs w:val="20"/>
          <w:vertAlign w:val="superscript"/>
          <w:lang w:eastAsia="ja-JP"/>
        </w:rPr>
        <w:t>th</w:t>
      </w:r>
      <w:r w:rsidR="008F4B8C">
        <w:rPr>
          <w:rFonts w:ascii="Times New Roman" w:eastAsia="MS Mincho" w:hAnsi="Times New Roman"/>
          <w:szCs w:val="20"/>
          <w:lang w:eastAsia="ja-JP"/>
        </w:rPr>
        <w:t xml:space="preserve"> to 13</w:t>
      </w:r>
      <w:r w:rsidR="008F4B8C" w:rsidRPr="008F4B8C">
        <w:rPr>
          <w:rFonts w:ascii="Times New Roman" w:eastAsia="MS Mincho" w:hAnsi="Times New Roman"/>
          <w:szCs w:val="20"/>
          <w:vertAlign w:val="superscript"/>
          <w:lang w:eastAsia="ja-JP"/>
        </w:rPr>
        <w:t>th</w:t>
      </w:r>
      <w:r w:rsidR="008F4B8C">
        <w:rPr>
          <w:rFonts w:ascii="Times New Roman" w:eastAsia="MS Mincho" w:hAnsi="Times New Roman"/>
          <w:szCs w:val="20"/>
          <w:lang w:eastAsia="ja-JP"/>
        </w:rPr>
        <w:t xml:space="preserve"> </w:t>
      </w:r>
      <w:r w:rsidR="00AB32D1" w:rsidRPr="00C240B4">
        <w:rPr>
          <w:rFonts w:ascii="Times New Roman" w:eastAsia="MS Mincho" w:hAnsi="Times New Roman"/>
          <w:szCs w:val="20"/>
          <w:lang w:eastAsia="ja-JP"/>
        </w:rPr>
        <w:t>–</w:t>
      </w:r>
      <w:r w:rsidR="00233210" w:rsidRPr="00C240B4">
        <w:rPr>
          <w:rFonts w:ascii="Times New Roman" w:eastAsia="MS Mincho" w:hAnsi="Times New Roman"/>
          <w:szCs w:val="20"/>
          <w:lang w:eastAsia="ja-JP"/>
        </w:rPr>
        <w:t xml:space="preserve"> </w:t>
      </w:r>
      <w:r w:rsidR="00AB32D1" w:rsidRPr="00C240B4">
        <w:rPr>
          <w:rFonts w:ascii="Times New Roman" w:eastAsia="MS Mincho" w:hAnsi="Times New Roman"/>
          <w:szCs w:val="20"/>
          <w:lang w:eastAsia="ja-JP"/>
        </w:rPr>
        <w:t>(</w:t>
      </w:r>
      <w:r w:rsidR="004F5BB0" w:rsidRPr="00C240B4">
        <w:rPr>
          <w:rFonts w:ascii="Times New Roman" w:eastAsia="MS Mincho" w:hAnsi="Times New Roman"/>
          <w:szCs w:val="20"/>
          <w:lang w:eastAsia="ja-JP"/>
        </w:rPr>
        <w:t xml:space="preserve">actual </w:t>
      </w:r>
      <w:r w:rsidR="00AB32D1" w:rsidRPr="00C240B4">
        <w:rPr>
          <w:rFonts w:ascii="Times New Roman" w:eastAsia="MS Mincho" w:hAnsi="Times New Roman"/>
          <w:szCs w:val="20"/>
          <w:lang w:eastAsia="ja-JP"/>
        </w:rPr>
        <w:t>total</w:t>
      </w:r>
      <w:r w:rsidR="00233210" w:rsidRPr="00C240B4">
        <w:rPr>
          <w:rFonts w:ascii="Times New Roman" w:eastAsia="MS Mincho" w:hAnsi="Times New Roman"/>
          <w:szCs w:val="20"/>
          <w:lang w:eastAsia="ja-JP"/>
        </w:rPr>
        <w:t xml:space="preserve"> </w:t>
      </w:r>
      <w:r w:rsidR="00AB32D1" w:rsidRPr="00C240B4">
        <w:rPr>
          <w:rFonts w:ascii="Times New Roman" w:eastAsia="MS Mincho" w:hAnsi="Times New Roman"/>
          <w:szCs w:val="20"/>
          <w:lang w:eastAsia="ja-JP"/>
        </w:rPr>
        <w:t>of</w:t>
      </w:r>
      <w:r w:rsidR="00233210" w:rsidRPr="00C240B4">
        <w:rPr>
          <w:rFonts w:ascii="Times New Roman" w:eastAsia="MS Mincho" w:hAnsi="Times New Roman"/>
          <w:szCs w:val="20"/>
          <w:lang w:eastAsia="ja-JP"/>
        </w:rPr>
        <w:t xml:space="preserve"> </w:t>
      </w:r>
      <w:r w:rsidR="00831E7A">
        <w:rPr>
          <w:rFonts w:ascii="Times New Roman" w:eastAsia="MS Mincho" w:hAnsi="Times New Roman"/>
          <w:szCs w:val="20"/>
          <w:lang w:eastAsia="ja-JP"/>
        </w:rPr>
        <w:t>51,65</w:t>
      </w:r>
      <w:r w:rsidR="00233210" w:rsidRPr="00C240B4">
        <w:rPr>
          <w:rFonts w:ascii="Times New Roman" w:eastAsia="MS Mincho" w:hAnsi="Times New Roman"/>
          <w:szCs w:val="20"/>
          <w:lang w:eastAsia="ja-JP"/>
        </w:rPr>
        <w:t xml:space="preserve"> </w:t>
      </w:r>
      <w:r w:rsidR="00AB32D1" w:rsidRPr="00C240B4">
        <w:rPr>
          <w:rFonts w:ascii="Times New Roman" w:eastAsia="MS Mincho" w:hAnsi="Times New Roman"/>
          <w:szCs w:val="20"/>
          <w:lang w:eastAsia="ja-JP"/>
        </w:rPr>
        <w:t>hours)</w:t>
      </w:r>
    </w:p>
    <w:tbl>
      <w:tblPr>
        <w:tblW w:w="0" w:type="auto"/>
        <w:tblLook w:val="04A0" w:firstRow="1" w:lastRow="0" w:firstColumn="1" w:lastColumn="0" w:noHBand="0" w:noVBand="1"/>
      </w:tblPr>
      <w:tblGrid>
        <w:gridCol w:w="710"/>
        <w:gridCol w:w="892"/>
        <w:gridCol w:w="830"/>
        <w:gridCol w:w="848"/>
        <w:gridCol w:w="1249"/>
        <w:gridCol w:w="496"/>
        <w:gridCol w:w="5432"/>
      </w:tblGrid>
      <w:tr w:rsidR="00831E7A" w:rsidRPr="00917084" w14:paraId="0B1DEA41" w14:textId="77777777" w:rsidTr="00917084">
        <w:trPr>
          <w:trHeight w:val="20"/>
        </w:trPr>
        <w:tc>
          <w:tcPr>
            <w:tcW w:w="0" w:type="auto"/>
            <w:gridSpan w:val="7"/>
            <w:tcBorders>
              <w:top w:val="single" w:sz="4" w:space="0" w:color="auto"/>
              <w:left w:val="single" w:sz="4" w:space="0" w:color="auto"/>
              <w:bottom w:val="single" w:sz="4" w:space="0" w:color="auto"/>
              <w:right w:val="single" w:sz="4" w:space="0" w:color="auto"/>
            </w:tcBorders>
            <w:shd w:val="clear" w:color="000000" w:fill="FFC000"/>
            <w:vAlign w:val="center"/>
            <w:hideMark/>
          </w:tcPr>
          <w:p w14:paraId="68D694F8" w14:textId="77777777" w:rsidR="00831E7A" w:rsidRPr="00917084" w:rsidRDefault="00831E7A" w:rsidP="00831E7A">
            <w:pPr>
              <w:jc w:val="center"/>
              <w:rPr>
                <w:rFonts w:ascii="Times New Roman" w:eastAsia="Times New Roman" w:hAnsi="Times New Roman"/>
                <w:b/>
                <w:bCs/>
                <w:color w:val="000000"/>
                <w:sz w:val="16"/>
                <w:szCs w:val="16"/>
                <w:lang w:eastAsia="en-GB"/>
              </w:rPr>
            </w:pPr>
            <w:r w:rsidRPr="00917084">
              <w:rPr>
                <w:rFonts w:ascii="Times New Roman" w:eastAsia="Times New Roman" w:hAnsi="Times New Roman"/>
                <w:b/>
                <w:bCs/>
                <w:color w:val="000000"/>
                <w:sz w:val="16"/>
                <w:szCs w:val="16"/>
                <w:lang w:eastAsia="en-GB"/>
              </w:rPr>
              <w:t>RAN1#109-e_GTW1_Week1</w:t>
            </w:r>
          </w:p>
        </w:tc>
      </w:tr>
      <w:tr w:rsidR="00831E7A" w:rsidRPr="00917084" w14:paraId="15C1494B" w14:textId="77777777" w:rsidTr="00917084">
        <w:trPr>
          <w:trHeight w:val="2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5B07245" w14:textId="77777777" w:rsidR="00831E7A" w:rsidRPr="00917084" w:rsidRDefault="00831E7A" w:rsidP="00917084">
            <w:pPr>
              <w:jc w:val="center"/>
              <w:rPr>
                <w:rFonts w:ascii="Times New Roman" w:eastAsia="Times New Roman" w:hAnsi="Times New Roman"/>
                <w:b/>
                <w:bCs/>
                <w:color w:val="000000"/>
                <w:sz w:val="16"/>
                <w:szCs w:val="16"/>
                <w:lang w:eastAsia="en-GB"/>
              </w:rPr>
            </w:pPr>
            <w:r w:rsidRPr="00917084">
              <w:rPr>
                <w:rFonts w:ascii="Times New Roman" w:eastAsia="Times New Roman" w:hAnsi="Times New Roman"/>
                <w:b/>
                <w:bCs/>
                <w:color w:val="000000"/>
                <w:sz w:val="16"/>
                <w:szCs w:val="16"/>
                <w:lang w:eastAsia="en-GB"/>
              </w:rPr>
              <w:t>Day</w:t>
            </w:r>
          </w:p>
        </w:tc>
        <w:tc>
          <w:tcPr>
            <w:tcW w:w="0" w:type="auto"/>
            <w:tcBorders>
              <w:top w:val="nil"/>
              <w:left w:val="nil"/>
              <w:bottom w:val="single" w:sz="4" w:space="0" w:color="auto"/>
              <w:right w:val="single" w:sz="4" w:space="0" w:color="auto"/>
            </w:tcBorders>
            <w:shd w:val="clear" w:color="auto" w:fill="auto"/>
            <w:vAlign w:val="center"/>
            <w:hideMark/>
          </w:tcPr>
          <w:p w14:paraId="2D1C6C74" w14:textId="77777777" w:rsidR="00831E7A" w:rsidRPr="00917084" w:rsidRDefault="00831E7A" w:rsidP="00917084">
            <w:pPr>
              <w:jc w:val="center"/>
              <w:rPr>
                <w:rFonts w:ascii="Times New Roman" w:eastAsia="Times New Roman" w:hAnsi="Times New Roman"/>
                <w:b/>
                <w:bCs/>
                <w:color w:val="000000"/>
                <w:sz w:val="16"/>
                <w:szCs w:val="16"/>
                <w:lang w:eastAsia="en-GB"/>
              </w:rPr>
            </w:pPr>
            <w:r w:rsidRPr="00917084">
              <w:rPr>
                <w:rFonts w:ascii="Times New Roman" w:eastAsia="Times New Roman" w:hAnsi="Times New Roman"/>
                <w:b/>
                <w:bCs/>
                <w:color w:val="000000"/>
                <w:sz w:val="16"/>
                <w:szCs w:val="16"/>
                <w:lang w:eastAsia="en-GB"/>
              </w:rPr>
              <w:t>Starting time</w:t>
            </w:r>
          </w:p>
        </w:tc>
        <w:tc>
          <w:tcPr>
            <w:tcW w:w="0" w:type="auto"/>
            <w:tcBorders>
              <w:top w:val="nil"/>
              <w:left w:val="nil"/>
              <w:bottom w:val="single" w:sz="4" w:space="0" w:color="auto"/>
              <w:right w:val="single" w:sz="4" w:space="0" w:color="auto"/>
            </w:tcBorders>
            <w:shd w:val="clear" w:color="auto" w:fill="auto"/>
            <w:vAlign w:val="center"/>
            <w:hideMark/>
          </w:tcPr>
          <w:p w14:paraId="36795823" w14:textId="77777777" w:rsidR="00831E7A" w:rsidRPr="00917084" w:rsidRDefault="00831E7A" w:rsidP="00917084">
            <w:pPr>
              <w:jc w:val="center"/>
              <w:rPr>
                <w:rFonts w:ascii="Times New Roman" w:eastAsia="Times New Roman" w:hAnsi="Times New Roman"/>
                <w:b/>
                <w:bCs/>
                <w:color w:val="000000"/>
                <w:sz w:val="16"/>
                <w:szCs w:val="16"/>
                <w:lang w:eastAsia="en-GB"/>
              </w:rPr>
            </w:pPr>
            <w:r w:rsidRPr="00917084">
              <w:rPr>
                <w:rFonts w:ascii="Times New Roman" w:eastAsia="Times New Roman" w:hAnsi="Times New Roman"/>
                <w:b/>
                <w:bCs/>
                <w:color w:val="000000"/>
                <w:sz w:val="16"/>
                <w:szCs w:val="16"/>
                <w:lang w:eastAsia="en-GB"/>
              </w:rPr>
              <w:t>Ending time</w:t>
            </w:r>
          </w:p>
        </w:tc>
        <w:tc>
          <w:tcPr>
            <w:tcW w:w="0" w:type="auto"/>
            <w:tcBorders>
              <w:top w:val="nil"/>
              <w:left w:val="nil"/>
              <w:bottom w:val="single" w:sz="4" w:space="0" w:color="auto"/>
              <w:right w:val="single" w:sz="4" w:space="0" w:color="auto"/>
            </w:tcBorders>
            <w:shd w:val="clear" w:color="auto" w:fill="auto"/>
            <w:vAlign w:val="center"/>
            <w:hideMark/>
          </w:tcPr>
          <w:p w14:paraId="683700D1" w14:textId="77777777" w:rsidR="00831E7A" w:rsidRPr="00917084" w:rsidRDefault="00831E7A" w:rsidP="00917084">
            <w:pPr>
              <w:jc w:val="center"/>
              <w:rPr>
                <w:rFonts w:ascii="Times New Roman" w:eastAsia="Times New Roman" w:hAnsi="Times New Roman"/>
                <w:b/>
                <w:bCs/>
                <w:color w:val="000000"/>
                <w:sz w:val="16"/>
                <w:szCs w:val="16"/>
                <w:lang w:eastAsia="en-GB"/>
              </w:rPr>
            </w:pPr>
            <w:r w:rsidRPr="00917084">
              <w:rPr>
                <w:rFonts w:ascii="Times New Roman" w:eastAsia="Times New Roman" w:hAnsi="Times New Roman"/>
                <w:b/>
                <w:bCs/>
                <w:color w:val="000000"/>
                <w:sz w:val="16"/>
                <w:szCs w:val="16"/>
                <w:lang w:eastAsia="en-GB"/>
              </w:rPr>
              <w:t>Chair</w:t>
            </w:r>
          </w:p>
        </w:tc>
        <w:tc>
          <w:tcPr>
            <w:tcW w:w="0" w:type="auto"/>
            <w:tcBorders>
              <w:top w:val="nil"/>
              <w:left w:val="nil"/>
              <w:bottom w:val="single" w:sz="4" w:space="0" w:color="auto"/>
              <w:right w:val="single" w:sz="4" w:space="0" w:color="auto"/>
            </w:tcBorders>
            <w:shd w:val="clear" w:color="auto" w:fill="auto"/>
            <w:vAlign w:val="center"/>
            <w:hideMark/>
          </w:tcPr>
          <w:p w14:paraId="2127446B" w14:textId="77777777" w:rsidR="00831E7A" w:rsidRPr="00917084" w:rsidRDefault="00831E7A" w:rsidP="00917084">
            <w:pPr>
              <w:jc w:val="center"/>
              <w:rPr>
                <w:rFonts w:ascii="Times New Roman" w:eastAsia="Times New Roman" w:hAnsi="Times New Roman"/>
                <w:b/>
                <w:bCs/>
                <w:color w:val="000000"/>
                <w:sz w:val="16"/>
                <w:szCs w:val="16"/>
                <w:lang w:eastAsia="en-GB"/>
              </w:rPr>
            </w:pPr>
            <w:r w:rsidRPr="00917084">
              <w:rPr>
                <w:rFonts w:ascii="Times New Roman" w:eastAsia="Times New Roman" w:hAnsi="Times New Roman"/>
                <w:b/>
                <w:bCs/>
                <w:color w:val="000000"/>
                <w:sz w:val="16"/>
                <w:szCs w:val="16"/>
                <w:lang w:eastAsia="en-GB"/>
              </w:rPr>
              <w:t>Estimated duration (mn)</w:t>
            </w:r>
          </w:p>
        </w:tc>
        <w:tc>
          <w:tcPr>
            <w:tcW w:w="0" w:type="auto"/>
            <w:tcBorders>
              <w:top w:val="nil"/>
              <w:left w:val="nil"/>
              <w:bottom w:val="single" w:sz="4" w:space="0" w:color="auto"/>
              <w:right w:val="single" w:sz="4" w:space="0" w:color="auto"/>
            </w:tcBorders>
            <w:shd w:val="clear" w:color="auto" w:fill="auto"/>
            <w:vAlign w:val="center"/>
            <w:hideMark/>
          </w:tcPr>
          <w:p w14:paraId="7A788553" w14:textId="77777777" w:rsidR="00831E7A" w:rsidRPr="00917084" w:rsidRDefault="00831E7A" w:rsidP="00917084">
            <w:pPr>
              <w:jc w:val="center"/>
              <w:rPr>
                <w:rFonts w:ascii="Times New Roman" w:eastAsia="Times New Roman" w:hAnsi="Times New Roman"/>
                <w:b/>
                <w:bCs/>
                <w:color w:val="000000"/>
                <w:sz w:val="16"/>
                <w:szCs w:val="16"/>
                <w:lang w:eastAsia="en-GB"/>
              </w:rPr>
            </w:pPr>
            <w:r w:rsidRPr="00917084">
              <w:rPr>
                <w:rFonts w:ascii="Times New Roman" w:eastAsia="Times New Roman" w:hAnsi="Times New Roman"/>
                <w:b/>
                <w:bCs/>
                <w:color w:val="000000"/>
                <w:sz w:val="16"/>
                <w:szCs w:val="16"/>
                <w:lang w:eastAsia="en-GB"/>
              </w:rPr>
              <w:t>AI</w:t>
            </w:r>
          </w:p>
        </w:tc>
        <w:tc>
          <w:tcPr>
            <w:tcW w:w="0" w:type="auto"/>
            <w:tcBorders>
              <w:top w:val="nil"/>
              <w:left w:val="nil"/>
              <w:bottom w:val="single" w:sz="4" w:space="0" w:color="auto"/>
              <w:right w:val="single" w:sz="4" w:space="0" w:color="auto"/>
            </w:tcBorders>
            <w:shd w:val="clear" w:color="auto" w:fill="auto"/>
            <w:vAlign w:val="center"/>
            <w:hideMark/>
          </w:tcPr>
          <w:p w14:paraId="7C9FB3CA" w14:textId="77777777" w:rsidR="00831E7A" w:rsidRPr="00917084" w:rsidRDefault="00831E7A" w:rsidP="00917084">
            <w:pPr>
              <w:jc w:val="center"/>
              <w:rPr>
                <w:rFonts w:ascii="Times New Roman" w:eastAsia="Times New Roman" w:hAnsi="Times New Roman"/>
                <w:b/>
                <w:bCs/>
                <w:color w:val="000000"/>
                <w:sz w:val="16"/>
                <w:szCs w:val="16"/>
                <w:lang w:eastAsia="en-GB"/>
              </w:rPr>
            </w:pPr>
            <w:r w:rsidRPr="00917084">
              <w:rPr>
                <w:rFonts w:ascii="Times New Roman" w:eastAsia="Times New Roman" w:hAnsi="Times New Roman"/>
                <w:b/>
                <w:bCs/>
                <w:color w:val="000000"/>
                <w:sz w:val="16"/>
                <w:szCs w:val="16"/>
                <w:lang w:eastAsia="en-GB"/>
              </w:rPr>
              <w:t>Topics</w:t>
            </w:r>
          </w:p>
        </w:tc>
      </w:tr>
      <w:tr w:rsidR="00831E7A" w:rsidRPr="00917084" w14:paraId="08BF1679" w14:textId="77777777" w:rsidTr="00917084">
        <w:trPr>
          <w:trHeight w:val="2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33256DEE"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Mon. 05/09</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3DF71954" w14:textId="77777777" w:rsidR="00831E7A" w:rsidRPr="00917084" w:rsidRDefault="00831E7A" w:rsidP="00831E7A">
            <w:pPr>
              <w:jc w:val="center"/>
              <w:rPr>
                <w:rFonts w:ascii="Times New Roman" w:eastAsia="Times New Roman" w:hAnsi="Times New Roman"/>
                <w:sz w:val="16"/>
                <w:szCs w:val="16"/>
                <w:lang w:eastAsia="en-GB"/>
              </w:rPr>
            </w:pPr>
            <w:r w:rsidRPr="00917084">
              <w:rPr>
                <w:rFonts w:ascii="Times New Roman" w:eastAsia="Times New Roman" w:hAnsi="Times New Roman"/>
                <w:sz w:val="16"/>
                <w:szCs w:val="16"/>
                <w:lang w:eastAsia="en-GB"/>
              </w:rPr>
              <w:t>12:00 UTC</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4B938B80"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15:00 UTC</w:t>
            </w:r>
          </w:p>
        </w:tc>
        <w:tc>
          <w:tcPr>
            <w:tcW w:w="0" w:type="auto"/>
            <w:tcBorders>
              <w:top w:val="nil"/>
              <w:left w:val="nil"/>
              <w:bottom w:val="single" w:sz="4" w:space="0" w:color="auto"/>
              <w:right w:val="single" w:sz="4" w:space="0" w:color="auto"/>
            </w:tcBorders>
            <w:shd w:val="clear" w:color="auto" w:fill="auto"/>
            <w:vAlign w:val="center"/>
            <w:hideMark/>
          </w:tcPr>
          <w:p w14:paraId="765B7B1F"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Younsun</w:t>
            </w:r>
          </w:p>
        </w:tc>
        <w:tc>
          <w:tcPr>
            <w:tcW w:w="0" w:type="auto"/>
            <w:tcBorders>
              <w:top w:val="nil"/>
              <w:left w:val="nil"/>
              <w:bottom w:val="single" w:sz="4" w:space="0" w:color="auto"/>
              <w:right w:val="single" w:sz="4" w:space="0" w:color="auto"/>
            </w:tcBorders>
            <w:shd w:val="clear" w:color="auto" w:fill="auto"/>
            <w:vAlign w:val="center"/>
            <w:hideMark/>
          </w:tcPr>
          <w:p w14:paraId="2E8F5B5C"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60</w:t>
            </w:r>
          </w:p>
        </w:tc>
        <w:tc>
          <w:tcPr>
            <w:tcW w:w="0" w:type="auto"/>
            <w:tcBorders>
              <w:top w:val="nil"/>
              <w:left w:val="nil"/>
              <w:bottom w:val="single" w:sz="4" w:space="0" w:color="auto"/>
              <w:right w:val="single" w:sz="4" w:space="0" w:color="auto"/>
            </w:tcBorders>
            <w:shd w:val="clear" w:color="auto" w:fill="auto"/>
            <w:noWrap/>
            <w:vAlign w:val="center"/>
            <w:hideMark/>
          </w:tcPr>
          <w:p w14:paraId="4CB09F14" w14:textId="77777777" w:rsidR="00831E7A" w:rsidRPr="00917084" w:rsidRDefault="00831E7A" w:rsidP="00831E7A">
            <w:pP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9.1</w:t>
            </w:r>
          </w:p>
        </w:tc>
        <w:tc>
          <w:tcPr>
            <w:tcW w:w="0" w:type="auto"/>
            <w:tcBorders>
              <w:top w:val="nil"/>
              <w:left w:val="nil"/>
              <w:bottom w:val="single" w:sz="4" w:space="0" w:color="auto"/>
              <w:right w:val="single" w:sz="4" w:space="0" w:color="auto"/>
            </w:tcBorders>
            <w:shd w:val="clear" w:color="auto" w:fill="auto"/>
            <w:noWrap/>
            <w:vAlign w:val="center"/>
            <w:hideMark/>
          </w:tcPr>
          <w:p w14:paraId="2ED3A71F" w14:textId="77777777" w:rsidR="00831E7A" w:rsidRPr="00917084" w:rsidRDefault="00831E7A" w:rsidP="00831E7A">
            <w:pP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NR MIMO evolution for downlink and uplink</w:t>
            </w:r>
          </w:p>
        </w:tc>
      </w:tr>
      <w:tr w:rsidR="00831E7A" w:rsidRPr="00917084" w14:paraId="13C3DFB2" w14:textId="77777777" w:rsidTr="00917084">
        <w:trPr>
          <w:trHeight w:val="20"/>
        </w:trPr>
        <w:tc>
          <w:tcPr>
            <w:tcW w:w="0" w:type="auto"/>
            <w:vMerge/>
            <w:tcBorders>
              <w:top w:val="nil"/>
              <w:left w:val="single" w:sz="4" w:space="0" w:color="auto"/>
              <w:bottom w:val="single" w:sz="4" w:space="0" w:color="auto"/>
              <w:right w:val="single" w:sz="4" w:space="0" w:color="auto"/>
            </w:tcBorders>
            <w:vAlign w:val="center"/>
            <w:hideMark/>
          </w:tcPr>
          <w:p w14:paraId="25CDDB01" w14:textId="77777777" w:rsidR="00831E7A" w:rsidRPr="00917084" w:rsidRDefault="00831E7A" w:rsidP="00831E7A">
            <w:pPr>
              <w:rPr>
                <w:rFonts w:ascii="Times New Roman" w:eastAsia="Times New Roman" w:hAnsi="Times New Roman"/>
                <w:color w:val="000000"/>
                <w:sz w:val="16"/>
                <w:szCs w:val="16"/>
                <w:lang w:eastAsia="en-GB"/>
              </w:rPr>
            </w:pPr>
          </w:p>
        </w:tc>
        <w:tc>
          <w:tcPr>
            <w:tcW w:w="0" w:type="auto"/>
            <w:vMerge/>
            <w:tcBorders>
              <w:top w:val="nil"/>
              <w:left w:val="single" w:sz="4" w:space="0" w:color="auto"/>
              <w:bottom w:val="single" w:sz="4" w:space="0" w:color="auto"/>
              <w:right w:val="single" w:sz="4" w:space="0" w:color="auto"/>
            </w:tcBorders>
            <w:vAlign w:val="center"/>
            <w:hideMark/>
          </w:tcPr>
          <w:p w14:paraId="65576DEF" w14:textId="77777777" w:rsidR="00831E7A" w:rsidRPr="00917084" w:rsidRDefault="00831E7A" w:rsidP="00831E7A">
            <w:pPr>
              <w:rPr>
                <w:rFonts w:ascii="Times New Roman" w:eastAsia="Times New Roman" w:hAnsi="Times New Roman"/>
                <w:sz w:val="16"/>
                <w:szCs w:val="16"/>
                <w:lang w:eastAsia="en-GB"/>
              </w:rPr>
            </w:pPr>
          </w:p>
        </w:tc>
        <w:tc>
          <w:tcPr>
            <w:tcW w:w="0" w:type="auto"/>
            <w:vMerge/>
            <w:tcBorders>
              <w:top w:val="nil"/>
              <w:left w:val="single" w:sz="4" w:space="0" w:color="auto"/>
              <w:bottom w:val="single" w:sz="4" w:space="0" w:color="auto"/>
              <w:right w:val="single" w:sz="4" w:space="0" w:color="auto"/>
            </w:tcBorders>
            <w:vAlign w:val="center"/>
            <w:hideMark/>
          </w:tcPr>
          <w:p w14:paraId="662148FB" w14:textId="77777777" w:rsidR="00831E7A" w:rsidRPr="00917084" w:rsidRDefault="00831E7A" w:rsidP="00831E7A">
            <w:pPr>
              <w:rPr>
                <w:rFonts w:ascii="Times New Roman" w:eastAsia="Times New Roman" w:hAnsi="Times New Roman"/>
                <w:color w:val="000000"/>
                <w:sz w:val="16"/>
                <w:szCs w:val="16"/>
                <w:lang w:eastAsia="en-GB"/>
              </w:rPr>
            </w:pPr>
          </w:p>
        </w:tc>
        <w:tc>
          <w:tcPr>
            <w:tcW w:w="0" w:type="auto"/>
            <w:tcBorders>
              <w:top w:val="nil"/>
              <w:left w:val="nil"/>
              <w:bottom w:val="single" w:sz="4" w:space="0" w:color="auto"/>
              <w:right w:val="single" w:sz="4" w:space="0" w:color="auto"/>
            </w:tcBorders>
            <w:shd w:val="clear" w:color="auto" w:fill="auto"/>
            <w:vAlign w:val="center"/>
            <w:hideMark/>
          </w:tcPr>
          <w:p w14:paraId="25F9B940"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Younsun</w:t>
            </w:r>
          </w:p>
        </w:tc>
        <w:tc>
          <w:tcPr>
            <w:tcW w:w="0" w:type="auto"/>
            <w:tcBorders>
              <w:top w:val="nil"/>
              <w:left w:val="nil"/>
              <w:bottom w:val="single" w:sz="4" w:space="0" w:color="auto"/>
              <w:right w:val="single" w:sz="4" w:space="0" w:color="auto"/>
            </w:tcBorders>
            <w:shd w:val="clear" w:color="auto" w:fill="auto"/>
            <w:vAlign w:val="center"/>
            <w:hideMark/>
          </w:tcPr>
          <w:p w14:paraId="78448D96"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30</w:t>
            </w:r>
          </w:p>
        </w:tc>
        <w:tc>
          <w:tcPr>
            <w:tcW w:w="0" w:type="auto"/>
            <w:tcBorders>
              <w:top w:val="nil"/>
              <w:left w:val="nil"/>
              <w:bottom w:val="single" w:sz="4" w:space="0" w:color="auto"/>
              <w:right w:val="single" w:sz="4" w:space="0" w:color="auto"/>
            </w:tcBorders>
            <w:shd w:val="clear" w:color="auto" w:fill="auto"/>
            <w:noWrap/>
            <w:vAlign w:val="bottom"/>
            <w:hideMark/>
          </w:tcPr>
          <w:p w14:paraId="78F89C50" w14:textId="77777777" w:rsidR="00831E7A" w:rsidRPr="00917084" w:rsidRDefault="00831E7A" w:rsidP="00831E7A">
            <w:pP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9.7</w:t>
            </w:r>
          </w:p>
        </w:tc>
        <w:tc>
          <w:tcPr>
            <w:tcW w:w="0" w:type="auto"/>
            <w:tcBorders>
              <w:top w:val="nil"/>
              <w:left w:val="nil"/>
              <w:bottom w:val="single" w:sz="4" w:space="0" w:color="auto"/>
              <w:right w:val="single" w:sz="4" w:space="0" w:color="auto"/>
            </w:tcBorders>
            <w:shd w:val="clear" w:color="auto" w:fill="auto"/>
            <w:noWrap/>
            <w:vAlign w:val="bottom"/>
            <w:hideMark/>
          </w:tcPr>
          <w:p w14:paraId="7491ADC2" w14:textId="77777777" w:rsidR="00831E7A" w:rsidRPr="00917084" w:rsidRDefault="00831E7A" w:rsidP="00831E7A">
            <w:pP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Study on network energy savings for NR</w:t>
            </w:r>
          </w:p>
        </w:tc>
      </w:tr>
      <w:tr w:rsidR="00831E7A" w:rsidRPr="00917084" w14:paraId="3D9ADA20" w14:textId="77777777" w:rsidTr="00917084">
        <w:trPr>
          <w:trHeight w:val="20"/>
        </w:trPr>
        <w:tc>
          <w:tcPr>
            <w:tcW w:w="0" w:type="auto"/>
            <w:vMerge/>
            <w:tcBorders>
              <w:top w:val="nil"/>
              <w:left w:val="single" w:sz="4" w:space="0" w:color="auto"/>
              <w:bottom w:val="single" w:sz="4" w:space="0" w:color="auto"/>
              <w:right w:val="single" w:sz="4" w:space="0" w:color="auto"/>
            </w:tcBorders>
            <w:vAlign w:val="center"/>
            <w:hideMark/>
          </w:tcPr>
          <w:p w14:paraId="5C6958A6" w14:textId="77777777" w:rsidR="00831E7A" w:rsidRPr="00917084" w:rsidRDefault="00831E7A" w:rsidP="00831E7A">
            <w:pPr>
              <w:rPr>
                <w:rFonts w:ascii="Times New Roman" w:eastAsia="Times New Roman" w:hAnsi="Times New Roman"/>
                <w:color w:val="000000"/>
                <w:sz w:val="16"/>
                <w:szCs w:val="16"/>
                <w:lang w:eastAsia="en-GB"/>
              </w:rPr>
            </w:pPr>
          </w:p>
        </w:tc>
        <w:tc>
          <w:tcPr>
            <w:tcW w:w="0" w:type="auto"/>
            <w:vMerge/>
            <w:tcBorders>
              <w:top w:val="nil"/>
              <w:left w:val="single" w:sz="4" w:space="0" w:color="auto"/>
              <w:bottom w:val="single" w:sz="4" w:space="0" w:color="auto"/>
              <w:right w:val="single" w:sz="4" w:space="0" w:color="auto"/>
            </w:tcBorders>
            <w:vAlign w:val="center"/>
            <w:hideMark/>
          </w:tcPr>
          <w:p w14:paraId="507ABFDB" w14:textId="77777777" w:rsidR="00831E7A" w:rsidRPr="00917084" w:rsidRDefault="00831E7A" w:rsidP="00831E7A">
            <w:pPr>
              <w:rPr>
                <w:rFonts w:ascii="Times New Roman" w:eastAsia="Times New Roman" w:hAnsi="Times New Roman"/>
                <w:sz w:val="16"/>
                <w:szCs w:val="16"/>
                <w:lang w:eastAsia="en-GB"/>
              </w:rPr>
            </w:pPr>
          </w:p>
        </w:tc>
        <w:tc>
          <w:tcPr>
            <w:tcW w:w="0" w:type="auto"/>
            <w:vMerge/>
            <w:tcBorders>
              <w:top w:val="nil"/>
              <w:left w:val="single" w:sz="4" w:space="0" w:color="auto"/>
              <w:bottom w:val="single" w:sz="4" w:space="0" w:color="auto"/>
              <w:right w:val="single" w:sz="4" w:space="0" w:color="auto"/>
            </w:tcBorders>
            <w:vAlign w:val="center"/>
            <w:hideMark/>
          </w:tcPr>
          <w:p w14:paraId="101F0F73" w14:textId="77777777" w:rsidR="00831E7A" w:rsidRPr="00917084" w:rsidRDefault="00831E7A" w:rsidP="00831E7A">
            <w:pPr>
              <w:rPr>
                <w:rFonts w:ascii="Times New Roman" w:eastAsia="Times New Roman" w:hAnsi="Times New Roman"/>
                <w:color w:val="000000"/>
                <w:sz w:val="16"/>
                <w:szCs w:val="16"/>
                <w:lang w:eastAsia="en-GB"/>
              </w:rPr>
            </w:pPr>
          </w:p>
        </w:tc>
        <w:tc>
          <w:tcPr>
            <w:tcW w:w="0" w:type="auto"/>
            <w:tcBorders>
              <w:top w:val="nil"/>
              <w:left w:val="nil"/>
              <w:bottom w:val="single" w:sz="4" w:space="0" w:color="auto"/>
              <w:right w:val="single" w:sz="4" w:space="0" w:color="auto"/>
            </w:tcBorders>
            <w:shd w:val="clear" w:color="auto" w:fill="auto"/>
            <w:vAlign w:val="center"/>
            <w:hideMark/>
          </w:tcPr>
          <w:p w14:paraId="12A06EEB"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Younsun</w:t>
            </w:r>
          </w:p>
        </w:tc>
        <w:tc>
          <w:tcPr>
            <w:tcW w:w="0" w:type="auto"/>
            <w:tcBorders>
              <w:top w:val="nil"/>
              <w:left w:val="nil"/>
              <w:bottom w:val="single" w:sz="4" w:space="0" w:color="auto"/>
              <w:right w:val="single" w:sz="4" w:space="0" w:color="auto"/>
            </w:tcBorders>
            <w:shd w:val="clear" w:color="auto" w:fill="auto"/>
            <w:vAlign w:val="center"/>
            <w:hideMark/>
          </w:tcPr>
          <w:p w14:paraId="2FCBF36E"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30</w:t>
            </w:r>
          </w:p>
        </w:tc>
        <w:tc>
          <w:tcPr>
            <w:tcW w:w="0" w:type="auto"/>
            <w:tcBorders>
              <w:top w:val="nil"/>
              <w:left w:val="nil"/>
              <w:bottom w:val="single" w:sz="4" w:space="0" w:color="auto"/>
              <w:right w:val="single" w:sz="4" w:space="0" w:color="auto"/>
            </w:tcBorders>
            <w:shd w:val="clear" w:color="auto" w:fill="auto"/>
            <w:noWrap/>
            <w:vAlign w:val="bottom"/>
            <w:hideMark/>
          </w:tcPr>
          <w:p w14:paraId="3E46966E" w14:textId="77777777" w:rsidR="00831E7A" w:rsidRPr="00917084" w:rsidRDefault="00831E7A" w:rsidP="00831E7A">
            <w:pP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9.10</w:t>
            </w:r>
          </w:p>
        </w:tc>
        <w:tc>
          <w:tcPr>
            <w:tcW w:w="0" w:type="auto"/>
            <w:tcBorders>
              <w:top w:val="nil"/>
              <w:left w:val="nil"/>
              <w:bottom w:val="single" w:sz="4" w:space="0" w:color="auto"/>
              <w:right w:val="single" w:sz="4" w:space="0" w:color="auto"/>
            </w:tcBorders>
            <w:shd w:val="clear" w:color="auto" w:fill="auto"/>
            <w:noWrap/>
            <w:vAlign w:val="bottom"/>
            <w:hideMark/>
          </w:tcPr>
          <w:p w14:paraId="3505E123" w14:textId="77777777" w:rsidR="00831E7A" w:rsidRPr="00917084" w:rsidRDefault="00831E7A" w:rsidP="00831E7A">
            <w:pP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Multi-carrier enhancements for NR</w:t>
            </w:r>
          </w:p>
        </w:tc>
      </w:tr>
      <w:tr w:rsidR="00831E7A" w:rsidRPr="00917084" w14:paraId="26868A6F" w14:textId="77777777" w:rsidTr="00917084">
        <w:trPr>
          <w:trHeight w:val="20"/>
        </w:trPr>
        <w:tc>
          <w:tcPr>
            <w:tcW w:w="0" w:type="auto"/>
            <w:vMerge/>
            <w:tcBorders>
              <w:top w:val="nil"/>
              <w:left w:val="single" w:sz="4" w:space="0" w:color="auto"/>
              <w:bottom w:val="single" w:sz="4" w:space="0" w:color="auto"/>
              <w:right w:val="single" w:sz="4" w:space="0" w:color="auto"/>
            </w:tcBorders>
            <w:vAlign w:val="center"/>
            <w:hideMark/>
          </w:tcPr>
          <w:p w14:paraId="78AED25E" w14:textId="77777777" w:rsidR="00831E7A" w:rsidRPr="00917084" w:rsidRDefault="00831E7A" w:rsidP="00831E7A">
            <w:pPr>
              <w:rPr>
                <w:rFonts w:ascii="Times New Roman" w:eastAsia="Times New Roman" w:hAnsi="Times New Roman"/>
                <w:color w:val="000000"/>
                <w:sz w:val="16"/>
                <w:szCs w:val="16"/>
                <w:lang w:eastAsia="en-GB"/>
              </w:rPr>
            </w:pPr>
          </w:p>
        </w:tc>
        <w:tc>
          <w:tcPr>
            <w:tcW w:w="0" w:type="auto"/>
            <w:vMerge/>
            <w:tcBorders>
              <w:top w:val="nil"/>
              <w:left w:val="single" w:sz="4" w:space="0" w:color="auto"/>
              <w:bottom w:val="single" w:sz="4" w:space="0" w:color="auto"/>
              <w:right w:val="single" w:sz="4" w:space="0" w:color="auto"/>
            </w:tcBorders>
            <w:vAlign w:val="center"/>
            <w:hideMark/>
          </w:tcPr>
          <w:p w14:paraId="65C94AB2" w14:textId="77777777" w:rsidR="00831E7A" w:rsidRPr="00917084" w:rsidRDefault="00831E7A" w:rsidP="00831E7A">
            <w:pPr>
              <w:rPr>
                <w:rFonts w:ascii="Times New Roman" w:eastAsia="Times New Roman" w:hAnsi="Times New Roman"/>
                <w:sz w:val="16"/>
                <w:szCs w:val="16"/>
                <w:lang w:eastAsia="en-GB"/>
              </w:rPr>
            </w:pPr>
          </w:p>
        </w:tc>
        <w:tc>
          <w:tcPr>
            <w:tcW w:w="0" w:type="auto"/>
            <w:vMerge/>
            <w:tcBorders>
              <w:top w:val="nil"/>
              <w:left w:val="single" w:sz="4" w:space="0" w:color="auto"/>
              <w:bottom w:val="single" w:sz="4" w:space="0" w:color="auto"/>
              <w:right w:val="single" w:sz="4" w:space="0" w:color="auto"/>
            </w:tcBorders>
            <w:vAlign w:val="center"/>
            <w:hideMark/>
          </w:tcPr>
          <w:p w14:paraId="764373E4" w14:textId="77777777" w:rsidR="00831E7A" w:rsidRPr="00917084" w:rsidRDefault="00831E7A" w:rsidP="00831E7A">
            <w:pPr>
              <w:rPr>
                <w:rFonts w:ascii="Times New Roman" w:eastAsia="Times New Roman" w:hAnsi="Times New Roman"/>
                <w:color w:val="000000"/>
                <w:sz w:val="16"/>
                <w:szCs w:val="16"/>
                <w:lang w:eastAsia="en-GB"/>
              </w:rPr>
            </w:pPr>
          </w:p>
        </w:tc>
        <w:tc>
          <w:tcPr>
            <w:tcW w:w="0" w:type="auto"/>
            <w:tcBorders>
              <w:top w:val="nil"/>
              <w:left w:val="nil"/>
              <w:bottom w:val="single" w:sz="4" w:space="0" w:color="auto"/>
              <w:right w:val="single" w:sz="4" w:space="0" w:color="auto"/>
            </w:tcBorders>
            <w:shd w:val="clear" w:color="auto" w:fill="auto"/>
            <w:vAlign w:val="center"/>
            <w:hideMark/>
          </w:tcPr>
          <w:p w14:paraId="14C1DAE1"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Younsun</w:t>
            </w:r>
          </w:p>
        </w:tc>
        <w:tc>
          <w:tcPr>
            <w:tcW w:w="0" w:type="auto"/>
            <w:tcBorders>
              <w:top w:val="nil"/>
              <w:left w:val="nil"/>
              <w:bottom w:val="single" w:sz="4" w:space="0" w:color="auto"/>
              <w:right w:val="single" w:sz="4" w:space="0" w:color="auto"/>
            </w:tcBorders>
            <w:shd w:val="clear" w:color="auto" w:fill="auto"/>
            <w:vAlign w:val="center"/>
            <w:hideMark/>
          </w:tcPr>
          <w:p w14:paraId="6BF6B6B0"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60</w:t>
            </w:r>
          </w:p>
        </w:tc>
        <w:tc>
          <w:tcPr>
            <w:tcW w:w="0" w:type="auto"/>
            <w:tcBorders>
              <w:top w:val="nil"/>
              <w:left w:val="nil"/>
              <w:bottom w:val="single" w:sz="4" w:space="0" w:color="auto"/>
              <w:right w:val="single" w:sz="4" w:space="0" w:color="auto"/>
            </w:tcBorders>
            <w:shd w:val="clear" w:color="auto" w:fill="auto"/>
            <w:noWrap/>
            <w:vAlign w:val="center"/>
            <w:hideMark/>
          </w:tcPr>
          <w:p w14:paraId="72CB6CAE" w14:textId="77777777" w:rsidR="00831E7A" w:rsidRPr="00917084" w:rsidRDefault="00831E7A" w:rsidP="00831E7A">
            <w:pP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9.3</w:t>
            </w:r>
          </w:p>
        </w:tc>
        <w:tc>
          <w:tcPr>
            <w:tcW w:w="0" w:type="auto"/>
            <w:tcBorders>
              <w:top w:val="nil"/>
              <w:left w:val="nil"/>
              <w:bottom w:val="single" w:sz="4" w:space="0" w:color="auto"/>
              <w:right w:val="single" w:sz="4" w:space="0" w:color="auto"/>
            </w:tcBorders>
            <w:shd w:val="clear" w:color="auto" w:fill="auto"/>
            <w:noWrap/>
            <w:vAlign w:val="center"/>
            <w:hideMark/>
          </w:tcPr>
          <w:p w14:paraId="01153B09" w14:textId="77777777" w:rsidR="00831E7A" w:rsidRPr="00917084" w:rsidRDefault="00831E7A" w:rsidP="00831E7A">
            <w:pP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Study on evolution of NR duplex operation</w:t>
            </w:r>
          </w:p>
        </w:tc>
      </w:tr>
      <w:tr w:rsidR="00831E7A" w:rsidRPr="00917084" w14:paraId="382F7BF2" w14:textId="77777777" w:rsidTr="00917084">
        <w:trPr>
          <w:trHeight w:val="2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127986B7"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Tue. 05/10</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5B31D6E9" w14:textId="77777777" w:rsidR="00831E7A" w:rsidRPr="00917084" w:rsidRDefault="00831E7A" w:rsidP="00831E7A">
            <w:pPr>
              <w:jc w:val="center"/>
              <w:rPr>
                <w:rFonts w:ascii="Times New Roman" w:eastAsia="Times New Roman" w:hAnsi="Times New Roman"/>
                <w:sz w:val="16"/>
                <w:szCs w:val="16"/>
                <w:lang w:eastAsia="en-GB"/>
              </w:rPr>
            </w:pPr>
            <w:r w:rsidRPr="00917084">
              <w:rPr>
                <w:rFonts w:ascii="Times New Roman" w:eastAsia="Times New Roman" w:hAnsi="Times New Roman"/>
                <w:sz w:val="16"/>
                <w:szCs w:val="16"/>
                <w:lang w:eastAsia="en-GB"/>
              </w:rPr>
              <w:t>03:00 UTC</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220E8239"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06:00 UTC</w:t>
            </w:r>
          </w:p>
        </w:tc>
        <w:tc>
          <w:tcPr>
            <w:tcW w:w="0" w:type="auto"/>
            <w:tcBorders>
              <w:top w:val="nil"/>
              <w:left w:val="nil"/>
              <w:bottom w:val="single" w:sz="4" w:space="0" w:color="auto"/>
              <w:right w:val="single" w:sz="4" w:space="0" w:color="auto"/>
            </w:tcBorders>
            <w:shd w:val="clear" w:color="auto" w:fill="auto"/>
            <w:vAlign w:val="center"/>
            <w:hideMark/>
          </w:tcPr>
          <w:p w14:paraId="21A69123"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Younsun</w:t>
            </w:r>
          </w:p>
        </w:tc>
        <w:tc>
          <w:tcPr>
            <w:tcW w:w="0" w:type="auto"/>
            <w:tcBorders>
              <w:top w:val="nil"/>
              <w:left w:val="nil"/>
              <w:bottom w:val="single" w:sz="4" w:space="0" w:color="auto"/>
              <w:right w:val="single" w:sz="4" w:space="0" w:color="auto"/>
            </w:tcBorders>
            <w:shd w:val="clear" w:color="auto" w:fill="auto"/>
            <w:vAlign w:val="center"/>
            <w:hideMark/>
          </w:tcPr>
          <w:p w14:paraId="0E1AA9AF"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30</w:t>
            </w:r>
          </w:p>
        </w:tc>
        <w:tc>
          <w:tcPr>
            <w:tcW w:w="0" w:type="auto"/>
            <w:tcBorders>
              <w:top w:val="nil"/>
              <w:left w:val="nil"/>
              <w:bottom w:val="single" w:sz="4" w:space="0" w:color="auto"/>
              <w:right w:val="single" w:sz="4" w:space="0" w:color="auto"/>
            </w:tcBorders>
            <w:shd w:val="clear" w:color="auto" w:fill="auto"/>
            <w:noWrap/>
            <w:vAlign w:val="center"/>
            <w:hideMark/>
          </w:tcPr>
          <w:p w14:paraId="2FEC5A5E" w14:textId="77777777" w:rsidR="00831E7A" w:rsidRPr="00917084" w:rsidRDefault="00831E7A" w:rsidP="00831E7A">
            <w:pP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8.3</w:t>
            </w:r>
          </w:p>
        </w:tc>
        <w:tc>
          <w:tcPr>
            <w:tcW w:w="0" w:type="auto"/>
            <w:tcBorders>
              <w:top w:val="nil"/>
              <w:left w:val="nil"/>
              <w:bottom w:val="single" w:sz="4" w:space="0" w:color="auto"/>
              <w:right w:val="single" w:sz="4" w:space="0" w:color="auto"/>
            </w:tcBorders>
            <w:shd w:val="clear" w:color="auto" w:fill="auto"/>
            <w:noWrap/>
            <w:vAlign w:val="center"/>
            <w:hideMark/>
          </w:tcPr>
          <w:p w14:paraId="1953A00B" w14:textId="77777777" w:rsidR="00831E7A" w:rsidRPr="00917084" w:rsidRDefault="00831E7A" w:rsidP="00831E7A">
            <w:pP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 xml:space="preserve">Maintenance on Enhanced Industrial Internet of Things (IoT) and URLLC </w:t>
            </w:r>
          </w:p>
        </w:tc>
      </w:tr>
      <w:tr w:rsidR="00831E7A" w:rsidRPr="00917084" w14:paraId="586EE0D9" w14:textId="77777777" w:rsidTr="00917084">
        <w:trPr>
          <w:trHeight w:val="20"/>
        </w:trPr>
        <w:tc>
          <w:tcPr>
            <w:tcW w:w="0" w:type="auto"/>
            <w:vMerge/>
            <w:tcBorders>
              <w:top w:val="nil"/>
              <w:left w:val="single" w:sz="4" w:space="0" w:color="auto"/>
              <w:bottom w:val="single" w:sz="4" w:space="0" w:color="auto"/>
              <w:right w:val="single" w:sz="4" w:space="0" w:color="auto"/>
            </w:tcBorders>
            <w:vAlign w:val="center"/>
            <w:hideMark/>
          </w:tcPr>
          <w:p w14:paraId="10B2C45D" w14:textId="77777777" w:rsidR="00831E7A" w:rsidRPr="00917084" w:rsidRDefault="00831E7A" w:rsidP="00831E7A">
            <w:pPr>
              <w:rPr>
                <w:rFonts w:ascii="Times New Roman" w:eastAsia="Times New Roman" w:hAnsi="Times New Roman"/>
                <w:color w:val="000000"/>
                <w:sz w:val="16"/>
                <w:szCs w:val="16"/>
                <w:lang w:eastAsia="en-GB"/>
              </w:rPr>
            </w:pPr>
          </w:p>
        </w:tc>
        <w:tc>
          <w:tcPr>
            <w:tcW w:w="0" w:type="auto"/>
            <w:vMerge/>
            <w:tcBorders>
              <w:top w:val="nil"/>
              <w:left w:val="single" w:sz="4" w:space="0" w:color="auto"/>
              <w:bottom w:val="single" w:sz="4" w:space="0" w:color="auto"/>
              <w:right w:val="single" w:sz="4" w:space="0" w:color="auto"/>
            </w:tcBorders>
            <w:vAlign w:val="center"/>
            <w:hideMark/>
          </w:tcPr>
          <w:p w14:paraId="3523E845" w14:textId="77777777" w:rsidR="00831E7A" w:rsidRPr="00917084" w:rsidRDefault="00831E7A" w:rsidP="00831E7A">
            <w:pPr>
              <w:rPr>
                <w:rFonts w:ascii="Times New Roman" w:eastAsia="Times New Roman" w:hAnsi="Times New Roman"/>
                <w:sz w:val="16"/>
                <w:szCs w:val="16"/>
                <w:lang w:eastAsia="en-GB"/>
              </w:rPr>
            </w:pPr>
          </w:p>
        </w:tc>
        <w:tc>
          <w:tcPr>
            <w:tcW w:w="0" w:type="auto"/>
            <w:vMerge/>
            <w:tcBorders>
              <w:top w:val="nil"/>
              <w:left w:val="single" w:sz="4" w:space="0" w:color="auto"/>
              <w:bottom w:val="single" w:sz="4" w:space="0" w:color="auto"/>
              <w:right w:val="single" w:sz="4" w:space="0" w:color="auto"/>
            </w:tcBorders>
            <w:vAlign w:val="center"/>
            <w:hideMark/>
          </w:tcPr>
          <w:p w14:paraId="3D9279A8" w14:textId="77777777" w:rsidR="00831E7A" w:rsidRPr="00917084" w:rsidRDefault="00831E7A" w:rsidP="00831E7A">
            <w:pPr>
              <w:rPr>
                <w:rFonts w:ascii="Times New Roman" w:eastAsia="Times New Roman" w:hAnsi="Times New Roman"/>
                <w:color w:val="000000"/>
                <w:sz w:val="16"/>
                <w:szCs w:val="16"/>
                <w:lang w:eastAsia="en-GB"/>
              </w:rPr>
            </w:pPr>
          </w:p>
        </w:tc>
        <w:tc>
          <w:tcPr>
            <w:tcW w:w="0" w:type="auto"/>
            <w:tcBorders>
              <w:top w:val="nil"/>
              <w:left w:val="nil"/>
              <w:bottom w:val="single" w:sz="4" w:space="0" w:color="auto"/>
              <w:right w:val="single" w:sz="4" w:space="0" w:color="auto"/>
            </w:tcBorders>
            <w:shd w:val="clear" w:color="auto" w:fill="auto"/>
            <w:vAlign w:val="center"/>
            <w:hideMark/>
          </w:tcPr>
          <w:p w14:paraId="3751ECA9"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Younsun</w:t>
            </w:r>
          </w:p>
        </w:tc>
        <w:tc>
          <w:tcPr>
            <w:tcW w:w="0" w:type="auto"/>
            <w:tcBorders>
              <w:top w:val="nil"/>
              <w:left w:val="nil"/>
              <w:bottom w:val="single" w:sz="4" w:space="0" w:color="auto"/>
              <w:right w:val="single" w:sz="4" w:space="0" w:color="auto"/>
            </w:tcBorders>
            <w:shd w:val="clear" w:color="auto" w:fill="auto"/>
            <w:vAlign w:val="center"/>
            <w:hideMark/>
          </w:tcPr>
          <w:p w14:paraId="5CF0E5EF"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45</w:t>
            </w:r>
          </w:p>
        </w:tc>
        <w:tc>
          <w:tcPr>
            <w:tcW w:w="0" w:type="auto"/>
            <w:tcBorders>
              <w:top w:val="nil"/>
              <w:left w:val="nil"/>
              <w:bottom w:val="single" w:sz="4" w:space="0" w:color="auto"/>
              <w:right w:val="single" w:sz="4" w:space="0" w:color="auto"/>
            </w:tcBorders>
            <w:shd w:val="clear" w:color="auto" w:fill="auto"/>
            <w:noWrap/>
            <w:vAlign w:val="center"/>
            <w:hideMark/>
          </w:tcPr>
          <w:p w14:paraId="20B1FA29" w14:textId="77777777" w:rsidR="00831E7A" w:rsidRPr="00917084" w:rsidRDefault="00831E7A" w:rsidP="00831E7A">
            <w:pP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8.10</w:t>
            </w:r>
          </w:p>
        </w:tc>
        <w:tc>
          <w:tcPr>
            <w:tcW w:w="0" w:type="auto"/>
            <w:tcBorders>
              <w:top w:val="nil"/>
              <w:left w:val="nil"/>
              <w:bottom w:val="single" w:sz="4" w:space="0" w:color="auto"/>
              <w:right w:val="single" w:sz="4" w:space="0" w:color="auto"/>
            </w:tcBorders>
            <w:shd w:val="clear" w:color="auto" w:fill="auto"/>
            <w:noWrap/>
            <w:vAlign w:val="center"/>
            <w:hideMark/>
          </w:tcPr>
          <w:p w14:paraId="66D6C5CB" w14:textId="77777777" w:rsidR="00831E7A" w:rsidRPr="00917084" w:rsidRDefault="00831E7A" w:rsidP="00831E7A">
            <w:pP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 xml:space="preserve">Maintenance on Enhancements to Integrated Access and Backhaul </w:t>
            </w:r>
          </w:p>
        </w:tc>
      </w:tr>
      <w:tr w:rsidR="00831E7A" w:rsidRPr="00917084" w14:paraId="5EAB4310" w14:textId="77777777" w:rsidTr="00917084">
        <w:trPr>
          <w:trHeight w:val="20"/>
        </w:trPr>
        <w:tc>
          <w:tcPr>
            <w:tcW w:w="0" w:type="auto"/>
            <w:vMerge/>
            <w:tcBorders>
              <w:top w:val="nil"/>
              <w:left w:val="single" w:sz="4" w:space="0" w:color="auto"/>
              <w:bottom w:val="single" w:sz="4" w:space="0" w:color="auto"/>
              <w:right w:val="single" w:sz="4" w:space="0" w:color="auto"/>
            </w:tcBorders>
            <w:vAlign w:val="center"/>
            <w:hideMark/>
          </w:tcPr>
          <w:p w14:paraId="30B4D873" w14:textId="77777777" w:rsidR="00831E7A" w:rsidRPr="00917084" w:rsidRDefault="00831E7A" w:rsidP="00831E7A">
            <w:pPr>
              <w:rPr>
                <w:rFonts w:ascii="Times New Roman" w:eastAsia="Times New Roman" w:hAnsi="Times New Roman"/>
                <w:color w:val="000000"/>
                <w:sz w:val="16"/>
                <w:szCs w:val="16"/>
                <w:lang w:eastAsia="en-GB"/>
              </w:rPr>
            </w:pPr>
          </w:p>
        </w:tc>
        <w:tc>
          <w:tcPr>
            <w:tcW w:w="0" w:type="auto"/>
            <w:vMerge/>
            <w:tcBorders>
              <w:top w:val="nil"/>
              <w:left w:val="single" w:sz="4" w:space="0" w:color="auto"/>
              <w:bottom w:val="single" w:sz="4" w:space="0" w:color="auto"/>
              <w:right w:val="single" w:sz="4" w:space="0" w:color="auto"/>
            </w:tcBorders>
            <w:vAlign w:val="center"/>
            <w:hideMark/>
          </w:tcPr>
          <w:p w14:paraId="24E071AC" w14:textId="77777777" w:rsidR="00831E7A" w:rsidRPr="00917084" w:rsidRDefault="00831E7A" w:rsidP="00831E7A">
            <w:pPr>
              <w:rPr>
                <w:rFonts w:ascii="Times New Roman" w:eastAsia="Times New Roman" w:hAnsi="Times New Roman"/>
                <w:sz w:val="16"/>
                <w:szCs w:val="16"/>
                <w:lang w:eastAsia="en-GB"/>
              </w:rPr>
            </w:pPr>
          </w:p>
        </w:tc>
        <w:tc>
          <w:tcPr>
            <w:tcW w:w="0" w:type="auto"/>
            <w:vMerge/>
            <w:tcBorders>
              <w:top w:val="nil"/>
              <w:left w:val="single" w:sz="4" w:space="0" w:color="auto"/>
              <w:bottom w:val="single" w:sz="4" w:space="0" w:color="auto"/>
              <w:right w:val="single" w:sz="4" w:space="0" w:color="auto"/>
            </w:tcBorders>
            <w:vAlign w:val="center"/>
            <w:hideMark/>
          </w:tcPr>
          <w:p w14:paraId="5175884F" w14:textId="77777777" w:rsidR="00831E7A" w:rsidRPr="00917084" w:rsidRDefault="00831E7A" w:rsidP="00831E7A">
            <w:pPr>
              <w:rPr>
                <w:rFonts w:ascii="Times New Roman" w:eastAsia="Times New Roman" w:hAnsi="Times New Roman"/>
                <w:color w:val="000000"/>
                <w:sz w:val="16"/>
                <w:szCs w:val="16"/>
                <w:lang w:eastAsia="en-GB"/>
              </w:rPr>
            </w:pPr>
          </w:p>
        </w:tc>
        <w:tc>
          <w:tcPr>
            <w:tcW w:w="0" w:type="auto"/>
            <w:tcBorders>
              <w:top w:val="nil"/>
              <w:left w:val="nil"/>
              <w:bottom w:val="single" w:sz="4" w:space="0" w:color="auto"/>
              <w:right w:val="single" w:sz="4" w:space="0" w:color="auto"/>
            </w:tcBorders>
            <w:shd w:val="clear" w:color="auto" w:fill="auto"/>
            <w:vAlign w:val="center"/>
            <w:hideMark/>
          </w:tcPr>
          <w:p w14:paraId="24FB1AB7"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Younsun</w:t>
            </w:r>
          </w:p>
        </w:tc>
        <w:tc>
          <w:tcPr>
            <w:tcW w:w="0" w:type="auto"/>
            <w:tcBorders>
              <w:top w:val="nil"/>
              <w:left w:val="nil"/>
              <w:bottom w:val="single" w:sz="4" w:space="0" w:color="auto"/>
              <w:right w:val="single" w:sz="4" w:space="0" w:color="auto"/>
            </w:tcBorders>
            <w:shd w:val="clear" w:color="auto" w:fill="auto"/>
            <w:vAlign w:val="center"/>
            <w:hideMark/>
          </w:tcPr>
          <w:p w14:paraId="503C940E"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55</w:t>
            </w:r>
          </w:p>
        </w:tc>
        <w:tc>
          <w:tcPr>
            <w:tcW w:w="0" w:type="auto"/>
            <w:tcBorders>
              <w:top w:val="nil"/>
              <w:left w:val="nil"/>
              <w:bottom w:val="single" w:sz="4" w:space="0" w:color="auto"/>
              <w:right w:val="single" w:sz="4" w:space="0" w:color="auto"/>
            </w:tcBorders>
            <w:shd w:val="clear" w:color="auto" w:fill="auto"/>
            <w:noWrap/>
            <w:vAlign w:val="bottom"/>
            <w:hideMark/>
          </w:tcPr>
          <w:p w14:paraId="3F08B20E" w14:textId="77777777" w:rsidR="00831E7A" w:rsidRPr="00917084" w:rsidRDefault="00831E7A" w:rsidP="00831E7A">
            <w:pP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9.11</w:t>
            </w:r>
          </w:p>
        </w:tc>
        <w:tc>
          <w:tcPr>
            <w:tcW w:w="0" w:type="auto"/>
            <w:tcBorders>
              <w:top w:val="nil"/>
              <w:left w:val="nil"/>
              <w:bottom w:val="single" w:sz="4" w:space="0" w:color="auto"/>
              <w:right w:val="single" w:sz="4" w:space="0" w:color="auto"/>
            </w:tcBorders>
            <w:shd w:val="clear" w:color="auto" w:fill="auto"/>
            <w:noWrap/>
            <w:vAlign w:val="bottom"/>
            <w:hideMark/>
          </w:tcPr>
          <w:p w14:paraId="4BA39C2D" w14:textId="77777777" w:rsidR="00831E7A" w:rsidRPr="00917084" w:rsidRDefault="00831E7A" w:rsidP="00831E7A">
            <w:pP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Study on XR enhancements for NR</w:t>
            </w:r>
          </w:p>
        </w:tc>
      </w:tr>
      <w:tr w:rsidR="00831E7A" w:rsidRPr="00917084" w14:paraId="27F7ECC6" w14:textId="77777777" w:rsidTr="00917084">
        <w:trPr>
          <w:trHeight w:val="20"/>
        </w:trPr>
        <w:tc>
          <w:tcPr>
            <w:tcW w:w="0" w:type="auto"/>
            <w:vMerge/>
            <w:tcBorders>
              <w:top w:val="nil"/>
              <w:left w:val="single" w:sz="4" w:space="0" w:color="auto"/>
              <w:bottom w:val="single" w:sz="4" w:space="0" w:color="auto"/>
              <w:right w:val="single" w:sz="4" w:space="0" w:color="auto"/>
            </w:tcBorders>
            <w:vAlign w:val="center"/>
            <w:hideMark/>
          </w:tcPr>
          <w:p w14:paraId="6B38990C" w14:textId="77777777" w:rsidR="00831E7A" w:rsidRPr="00917084" w:rsidRDefault="00831E7A" w:rsidP="00831E7A">
            <w:pPr>
              <w:rPr>
                <w:rFonts w:ascii="Times New Roman" w:eastAsia="Times New Roman" w:hAnsi="Times New Roman"/>
                <w:color w:val="000000"/>
                <w:sz w:val="16"/>
                <w:szCs w:val="16"/>
                <w:lang w:eastAsia="en-GB"/>
              </w:rPr>
            </w:pPr>
          </w:p>
        </w:tc>
        <w:tc>
          <w:tcPr>
            <w:tcW w:w="0" w:type="auto"/>
            <w:vMerge/>
            <w:tcBorders>
              <w:top w:val="nil"/>
              <w:left w:val="single" w:sz="4" w:space="0" w:color="auto"/>
              <w:bottom w:val="single" w:sz="4" w:space="0" w:color="auto"/>
              <w:right w:val="single" w:sz="4" w:space="0" w:color="auto"/>
            </w:tcBorders>
            <w:vAlign w:val="center"/>
            <w:hideMark/>
          </w:tcPr>
          <w:p w14:paraId="75545233" w14:textId="77777777" w:rsidR="00831E7A" w:rsidRPr="00917084" w:rsidRDefault="00831E7A" w:rsidP="00831E7A">
            <w:pPr>
              <w:rPr>
                <w:rFonts w:ascii="Times New Roman" w:eastAsia="Times New Roman" w:hAnsi="Times New Roman"/>
                <w:sz w:val="16"/>
                <w:szCs w:val="16"/>
                <w:lang w:eastAsia="en-GB"/>
              </w:rPr>
            </w:pPr>
          </w:p>
        </w:tc>
        <w:tc>
          <w:tcPr>
            <w:tcW w:w="0" w:type="auto"/>
            <w:vMerge/>
            <w:tcBorders>
              <w:top w:val="nil"/>
              <w:left w:val="single" w:sz="4" w:space="0" w:color="auto"/>
              <w:bottom w:val="single" w:sz="4" w:space="0" w:color="auto"/>
              <w:right w:val="single" w:sz="4" w:space="0" w:color="auto"/>
            </w:tcBorders>
            <w:vAlign w:val="center"/>
            <w:hideMark/>
          </w:tcPr>
          <w:p w14:paraId="3EE25DA5" w14:textId="77777777" w:rsidR="00831E7A" w:rsidRPr="00917084" w:rsidRDefault="00831E7A" w:rsidP="00831E7A">
            <w:pPr>
              <w:rPr>
                <w:rFonts w:ascii="Times New Roman" w:eastAsia="Times New Roman" w:hAnsi="Times New Roman"/>
                <w:color w:val="000000"/>
                <w:sz w:val="16"/>
                <w:szCs w:val="16"/>
                <w:lang w:eastAsia="en-GB"/>
              </w:rPr>
            </w:pPr>
          </w:p>
        </w:tc>
        <w:tc>
          <w:tcPr>
            <w:tcW w:w="0" w:type="auto"/>
            <w:tcBorders>
              <w:top w:val="nil"/>
              <w:left w:val="nil"/>
              <w:bottom w:val="single" w:sz="4" w:space="0" w:color="auto"/>
              <w:right w:val="single" w:sz="4" w:space="0" w:color="auto"/>
            </w:tcBorders>
            <w:shd w:val="clear" w:color="auto" w:fill="auto"/>
            <w:vAlign w:val="center"/>
            <w:hideMark/>
          </w:tcPr>
          <w:p w14:paraId="0D2F6B2C"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Younsun</w:t>
            </w:r>
          </w:p>
        </w:tc>
        <w:tc>
          <w:tcPr>
            <w:tcW w:w="0" w:type="auto"/>
            <w:tcBorders>
              <w:top w:val="nil"/>
              <w:left w:val="nil"/>
              <w:bottom w:val="single" w:sz="4" w:space="0" w:color="auto"/>
              <w:right w:val="single" w:sz="4" w:space="0" w:color="auto"/>
            </w:tcBorders>
            <w:shd w:val="clear" w:color="auto" w:fill="auto"/>
            <w:vAlign w:val="center"/>
            <w:hideMark/>
          </w:tcPr>
          <w:p w14:paraId="6F2F1D7F"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50</w:t>
            </w:r>
          </w:p>
        </w:tc>
        <w:tc>
          <w:tcPr>
            <w:tcW w:w="0" w:type="auto"/>
            <w:tcBorders>
              <w:top w:val="nil"/>
              <w:left w:val="nil"/>
              <w:bottom w:val="single" w:sz="4" w:space="0" w:color="auto"/>
              <w:right w:val="single" w:sz="4" w:space="0" w:color="auto"/>
            </w:tcBorders>
            <w:shd w:val="clear" w:color="auto" w:fill="auto"/>
            <w:noWrap/>
            <w:vAlign w:val="bottom"/>
            <w:hideMark/>
          </w:tcPr>
          <w:p w14:paraId="7D8B78E9" w14:textId="77777777" w:rsidR="00831E7A" w:rsidRPr="00917084" w:rsidRDefault="00831E7A" w:rsidP="00831E7A">
            <w:pP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9.8</w:t>
            </w:r>
          </w:p>
        </w:tc>
        <w:tc>
          <w:tcPr>
            <w:tcW w:w="0" w:type="auto"/>
            <w:tcBorders>
              <w:top w:val="nil"/>
              <w:left w:val="nil"/>
              <w:bottom w:val="single" w:sz="4" w:space="0" w:color="auto"/>
              <w:right w:val="single" w:sz="4" w:space="0" w:color="auto"/>
            </w:tcBorders>
            <w:shd w:val="clear" w:color="auto" w:fill="auto"/>
            <w:noWrap/>
            <w:vAlign w:val="bottom"/>
            <w:hideMark/>
          </w:tcPr>
          <w:p w14:paraId="6AAA7283" w14:textId="77777777" w:rsidR="00831E7A" w:rsidRPr="00917084" w:rsidRDefault="00831E7A" w:rsidP="00831E7A">
            <w:pP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Study on NR network-controlled repeaters</w:t>
            </w:r>
          </w:p>
        </w:tc>
      </w:tr>
      <w:tr w:rsidR="00831E7A" w:rsidRPr="00917084" w14:paraId="6BBB19C5" w14:textId="77777777" w:rsidTr="00917084">
        <w:trPr>
          <w:trHeight w:val="2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6D4331F5"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Wed. 05/11</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45E06F87" w14:textId="77777777" w:rsidR="00831E7A" w:rsidRPr="00917084" w:rsidRDefault="00831E7A" w:rsidP="00831E7A">
            <w:pPr>
              <w:jc w:val="center"/>
              <w:rPr>
                <w:rFonts w:ascii="Times New Roman" w:eastAsia="Times New Roman" w:hAnsi="Times New Roman"/>
                <w:sz w:val="16"/>
                <w:szCs w:val="16"/>
                <w:lang w:eastAsia="en-GB"/>
              </w:rPr>
            </w:pPr>
            <w:r w:rsidRPr="00917084">
              <w:rPr>
                <w:rFonts w:ascii="Times New Roman" w:eastAsia="Times New Roman" w:hAnsi="Times New Roman"/>
                <w:sz w:val="16"/>
                <w:szCs w:val="16"/>
                <w:lang w:eastAsia="en-GB"/>
              </w:rPr>
              <w:t>03:00 UTC</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4E235AB2"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06:00 UTC</w:t>
            </w:r>
          </w:p>
        </w:tc>
        <w:tc>
          <w:tcPr>
            <w:tcW w:w="0" w:type="auto"/>
            <w:tcBorders>
              <w:top w:val="nil"/>
              <w:left w:val="nil"/>
              <w:bottom w:val="single" w:sz="4" w:space="0" w:color="auto"/>
              <w:right w:val="single" w:sz="4" w:space="0" w:color="auto"/>
            </w:tcBorders>
            <w:shd w:val="clear" w:color="auto" w:fill="auto"/>
            <w:vAlign w:val="center"/>
            <w:hideMark/>
          </w:tcPr>
          <w:p w14:paraId="3D5B3189"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Younsun</w:t>
            </w:r>
          </w:p>
        </w:tc>
        <w:tc>
          <w:tcPr>
            <w:tcW w:w="0" w:type="auto"/>
            <w:tcBorders>
              <w:top w:val="nil"/>
              <w:left w:val="nil"/>
              <w:bottom w:val="single" w:sz="4" w:space="0" w:color="auto"/>
              <w:right w:val="single" w:sz="4" w:space="0" w:color="auto"/>
            </w:tcBorders>
            <w:shd w:val="clear" w:color="auto" w:fill="auto"/>
            <w:vAlign w:val="center"/>
            <w:hideMark/>
          </w:tcPr>
          <w:p w14:paraId="6E882A8F"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60</w:t>
            </w:r>
          </w:p>
        </w:tc>
        <w:tc>
          <w:tcPr>
            <w:tcW w:w="0" w:type="auto"/>
            <w:tcBorders>
              <w:top w:val="nil"/>
              <w:left w:val="nil"/>
              <w:bottom w:val="single" w:sz="4" w:space="0" w:color="auto"/>
              <w:right w:val="single" w:sz="4" w:space="0" w:color="auto"/>
            </w:tcBorders>
            <w:shd w:val="clear" w:color="auto" w:fill="auto"/>
            <w:noWrap/>
            <w:vAlign w:val="center"/>
            <w:hideMark/>
          </w:tcPr>
          <w:p w14:paraId="78D5AF53" w14:textId="77777777" w:rsidR="00831E7A" w:rsidRPr="00917084" w:rsidRDefault="00831E7A" w:rsidP="00831E7A">
            <w:pP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9.1</w:t>
            </w:r>
          </w:p>
        </w:tc>
        <w:tc>
          <w:tcPr>
            <w:tcW w:w="0" w:type="auto"/>
            <w:tcBorders>
              <w:top w:val="nil"/>
              <w:left w:val="nil"/>
              <w:bottom w:val="single" w:sz="4" w:space="0" w:color="auto"/>
              <w:right w:val="single" w:sz="4" w:space="0" w:color="auto"/>
            </w:tcBorders>
            <w:shd w:val="clear" w:color="auto" w:fill="auto"/>
            <w:noWrap/>
            <w:vAlign w:val="center"/>
            <w:hideMark/>
          </w:tcPr>
          <w:p w14:paraId="38B3FB43" w14:textId="77777777" w:rsidR="00831E7A" w:rsidRPr="00917084" w:rsidRDefault="00831E7A" w:rsidP="00831E7A">
            <w:pP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NR MIMO evolution for downlink and uplink</w:t>
            </w:r>
          </w:p>
        </w:tc>
      </w:tr>
      <w:tr w:rsidR="00831E7A" w:rsidRPr="00917084" w14:paraId="19F722E0" w14:textId="77777777" w:rsidTr="00917084">
        <w:trPr>
          <w:trHeight w:val="20"/>
        </w:trPr>
        <w:tc>
          <w:tcPr>
            <w:tcW w:w="0" w:type="auto"/>
            <w:vMerge/>
            <w:tcBorders>
              <w:top w:val="nil"/>
              <w:left w:val="single" w:sz="4" w:space="0" w:color="auto"/>
              <w:bottom w:val="single" w:sz="4" w:space="0" w:color="auto"/>
              <w:right w:val="single" w:sz="4" w:space="0" w:color="auto"/>
            </w:tcBorders>
            <w:vAlign w:val="center"/>
            <w:hideMark/>
          </w:tcPr>
          <w:p w14:paraId="03D89202" w14:textId="77777777" w:rsidR="00831E7A" w:rsidRPr="00917084" w:rsidRDefault="00831E7A" w:rsidP="00831E7A">
            <w:pPr>
              <w:rPr>
                <w:rFonts w:ascii="Times New Roman" w:eastAsia="Times New Roman" w:hAnsi="Times New Roman"/>
                <w:color w:val="000000"/>
                <w:sz w:val="16"/>
                <w:szCs w:val="16"/>
                <w:lang w:eastAsia="en-GB"/>
              </w:rPr>
            </w:pPr>
          </w:p>
        </w:tc>
        <w:tc>
          <w:tcPr>
            <w:tcW w:w="0" w:type="auto"/>
            <w:vMerge/>
            <w:tcBorders>
              <w:top w:val="nil"/>
              <w:left w:val="single" w:sz="4" w:space="0" w:color="auto"/>
              <w:bottom w:val="single" w:sz="4" w:space="0" w:color="auto"/>
              <w:right w:val="single" w:sz="4" w:space="0" w:color="auto"/>
            </w:tcBorders>
            <w:vAlign w:val="center"/>
            <w:hideMark/>
          </w:tcPr>
          <w:p w14:paraId="2665F885" w14:textId="77777777" w:rsidR="00831E7A" w:rsidRPr="00917084" w:rsidRDefault="00831E7A" w:rsidP="00831E7A">
            <w:pPr>
              <w:rPr>
                <w:rFonts w:ascii="Times New Roman" w:eastAsia="Times New Roman" w:hAnsi="Times New Roman"/>
                <w:sz w:val="16"/>
                <w:szCs w:val="16"/>
                <w:lang w:eastAsia="en-GB"/>
              </w:rPr>
            </w:pPr>
          </w:p>
        </w:tc>
        <w:tc>
          <w:tcPr>
            <w:tcW w:w="0" w:type="auto"/>
            <w:vMerge/>
            <w:tcBorders>
              <w:top w:val="nil"/>
              <w:left w:val="single" w:sz="4" w:space="0" w:color="auto"/>
              <w:bottom w:val="single" w:sz="4" w:space="0" w:color="auto"/>
              <w:right w:val="single" w:sz="4" w:space="0" w:color="auto"/>
            </w:tcBorders>
            <w:vAlign w:val="center"/>
            <w:hideMark/>
          </w:tcPr>
          <w:p w14:paraId="30FBDD16" w14:textId="77777777" w:rsidR="00831E7A" w:rsidRPr="00917084" w:rsidRDefault="00831E7A" w:rsidP="00831E7A">
            <w:pPr>
              <w:rPr>
                <w:rFonts w:ascii="Times New Roman" w:eastAsia="Times New Roman" w:hAnsi="Times New Roman"/>
                <w:color w:val="000000"/>
                <w:sz w:val="16"/>
                <w:szCs w:val="16"/>
                <w:lang w:eastAsia="en-GB"/>
              </w:rPr>
            </w:pPr>
          </w:p>
        </w:tc>
        <w:tc>
          <w:tcPr>
            <w:tcW w:w="0" w:type="auto"/>
            <w:tcBorders>
              <w:top w:val="nil"/>
              <w:left w:val="nil"/>
              <w:bottom w:val="single" w:sz="4" w:space="0" w:color="auto"/>
              <w:right w:val="single" w:sz="4" w:space="0" w:color="auto"/>
            </w:tcBorders>
            <w:shd w:val="clear" w:color="auto" w:fill="auto"/>
            <w:vAlign w:val="center"/>
            <w:hideMark/>
          </w:tcPr>
          <w:p w14:paraId="495D5581"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Younsun</w:t>
            </w:r>
          </w:p>
        </w:tc>
        <w:tc>
          <w:tcPr>
            <w:tcW w:w="0" w:type="auto"/>
            <w:tcBorders>
              <w:top w:val="nil"/>
              <w:left w:val="nil"/>
              <w:bottom w:val="single" w:sz="4" w:space="0" w:color="auto"/>
              <w:right w:val="single" w:sz="4" w:space="0" w:color="auto"/>
            </w:tcBorders>
            <w:shd w:val="clear" w:color="auto" w:fill="auto"/>
            <w:vAlign w:val="center"/>
            <w:hideMark/>
          </w:tcPr>
          <w:p w14:paraId="1CA61EC4"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40</w:t>
            </w:r>
          </w:p>
        </w:tc>
        <w:tc>
          <w:tcPr>
            <w:tcW w:w="0" w:type="auto"/>
            <w:tcBorders>
              <w:top w:val="nil"/>
              <w:left w:val="nil"/>
              <w:bottom w:val="single" w:sz="4" w:space="0" w:color="auto"/>
              <w:right w:val="single" w:sz="4" w:space="0" w:color="auto"/>
            </w:tcBorders>
            <w:shd w:val="clear" w:color="auto" w:fill="auto"/>
            <w:noWrap/>
            <w:vAlign w:val="bottom"/>
            <w:hideMark/>
          </w:tcPr>
          <w:p w14:paraId="2BF70412" w14:textId="77777777" w:rsidR="00831E7A" w:rsidRPr="00917084" w:rsidRDefault="00831E7A" w:rsidP="00831E7A">
            <w:pP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9.7</w:t>
            </w:r>
          </w:p>
        </w:tc>
        <w:tc>
          <w:tcPr>
            <w:tcW w:w="0" w:type="auto"/>
            <w:tcBorders>
              <w:top w:val="nil"/>
              <w:left w:val="nil"/>
              <w:bottom w:val="single" w:sz="4" w:space="0" w:color="auto"/>
              <w:right w:val="single" w:sz="4" w:space="0" w:color="auto"/>
            </w:tcBorders>
            <w:shd w:val="clear" w:color="auto" w:fill="auto"/>
            <w:noWrap/>
            <w:vAlign w:val="bottom"/>
            <w:hideMark/>
          </w:tcPr>
          <w:p w14:paraId="3E63E93A" w14:textId="77777777" w:rsidR="00831E7A" w:rsidRPr="00917084" w:rsidRDefault="00831E7A" w:rsidP="00831E7A">
            <w:pP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Study on network energy savings for NR</w:t>
            </w:r>
          </w:p>
        </w:tc>
      </w:tr>
      <w:tr w:rsidR="00831E7A" w:rsidRPr="00917084" w14:paraId="22CC2D16" w14:textId="77777777" w:rsidTr="00917084">
        <w:trPr>
          <w:trHeight w:val="20"/>
        </w:trPr>
        <w:tc>
          <w:tcPr>
            <w:tcW w:w="0" w:type="auto"/>
            <w:vMerge/>
            <w:tcBorders>
              <w:top w:val="nil"/>
              <w:left w:val="single" w:sz="4" w:space="0" w:color="auto"/>
              <w:bottom w:val="single" w:sz="4" w:space="0" w:color="auto"/>
              <w:right w:val="single" w:sz="4" w:space="0" w:color="auto"/>
            </w:tcBorders>
            <w:vAlign w:val="center"/>
            <w:hideMark/>
          </w:tcPr>
          <w:p w14:paraId="3901A5D2" w14:textId="77777777" w:rsidR="00831E7A" w:rsidRPr="00917084" w:rsidRDefault="00831E7A" w:rsidP="00831E7A">
            <w:pPr>
              <w:rPr>
                <w:rFonts w:ascii="Times New Roman" w:eastAsia="Times New Roman" w:hAnsi="Times New Roman"/>
                <w:color w:val="000000"/>
                <w:sz w:val="16"/>
                <w:szCs w:val="16"/>
                <w:lang w:eastAsia="en-GB"/>
              </w:rPr>
            </w:pPr>
          </w:p>
        </w:tc>
        <w:tc>
          <w:tcPr>
            <w:tcW w:w="0" w:type="auto"/>
            <w:vMerge/>
            <w:tcBorders>
              <w:top w:val="nil"/>
              <w:left w:val="single" w:sz="4" w:space="0" w:color="auto"/>
              <w:bottom w:val="single" w:sz="4" w:space="0" w:color="auto"/>
              <w:right w:val="single" w:sz="4" w:space="0" w:color="auto"/>
            </w:tcBorders>
            <w:vAlign w:val="center"/>
            <w:hideMark/>
          </w:tcPr>
          <w:p w14:paraId="0F4336D8" w14:textId="77777777" w:rsidR="00831E7A" w:rsidRPr="00917084" w:rsidRDefault="00831E7A" w:rsidP="00831E7A">
            <w:pPr>
              <w:rPr>
                <w:rFonts w:ascii="Times New Roman" w:eastAsia="Times New Roman" w:hAnsi="Times New Roman"/>
                <w:sz w:val="16"/>
                <w:szCs w:val="16"/>
                <w:lang w:eastAsia="en-GB"/>
              </w:rPr>
            </w:pPr>
          </w:p>
        </w:tc>
        <w:tc>
          <w:tcPr>
            <w:tcW w:w="0" w:type="auto"/>
            <w:vMerge/>
            <w:tcBorders>
              <w:top w:val="nil"/>
              <w:left w:val="single" w:sz="4" w:space="0" w:color="auto"/>
              <w:bottom w:val="single" w:sz="4" w:space="0" w:color="auto"/>
              <w:right w:val="single" w:sz="4" w:space="0" w:color="auto"/>
            </w:tcBorders>
            <w:vAlign w:val="center"/>
            <w:hideMark/>
          </w:tcPr>
          <w:p w14:paraId="209BAFDF" w14:textId="77777777" w:rsidR="00831E7A" w:rsidRPr="00917084" w:rsidRDefault="00831E7A" w:rsidP="00831E7A">
            <w:pPr>
              <w:rPr>
                <w:rFonts w:ascii="Times New Roman" w:eastAsia="Times New Roman" w:hAnsi="Times New Roman"/>
                <w:color w:val="000000"/>
                <w:sz w:val="16"/>
                <w:szCs w:val="16"/>
                <w:lang w:eastAsia="en-GB"/>
              </w:rPr>
            </w:pPr>
          </w:p>
        </w:tc>
        <w:tc>
          <w:tcPr>
            <w:tcW w:w="0" w:type="auto"/>
            <w:tcBorders>
              <w:top w:val="nil"/>
              <w:left w:val="nil"/>
              <w:bottom w:val="single" w:sz="4" w:space="0" w:color="auto"/>
              <w:right w:val="single" w:sz="4" w:space="0" w:color="auto"/>
            </w:tcBorders>
            <w:shd w:val="clear" w:color="auto" w:fill="auto"/>
            <w:vAlign w:val="center"/>
            <w:hideMark/>
          </w:tcPr>
          <w:p w14:paraId="0FB6C8B8"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Younsun</w:t>
            </w:r>
          </w:p>
        </w:tc>
        <w:tc>
          <w:tcPr>
            <w:tcW w:w="0" w:type="auto"/>
            <w:tcBorders>
              <w:top w:val="nil"/>
              <w:left w:val="nil"/>
              <w:bottom w:val="single" w:sz="4" w:space="0" w:color="auto"/>
              <w:right w:val="single" w:sz="4" w:space="0" w:color="auto"/>
            </w:tcBorders>
            <w:shd w:val="clear" w:color="auto" w:fill="auto"/>
            <w:vAlign w:val="center"/>
            <w:hideMark/>
          </w:tcPr>
          <w:p w14:paraId="723EF1FD"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40</w:t>
            </w:r>
          </w:p>
        </w:tc>
        <w:tc>
          <w:tcPr>
            <w:tcW w:w="0" w:type="auto"/>
            <w:tcBorders>
              <w:top w:val="nil"/>
              <w:left w:val="nil"/>
              <w:bottom w:val="single" w:sz="4" w:space="0" w:color="auto"/>
              <w:right w:val="single" w:sz="4" w:space="0" w:color="auto"/>
            </w:tcBorders>
            <w:shd w:val="clear" w:color="auto" w:fill="auto"/>
            <w:noWrap/>
            <w:vAlign w:val="bottom"/>
            <w:hideMark/>
          </w:tcPr>
          <w:p w14:paraId="73D66B1F" w14:textId="77777777" w:rsidR="00831E7A" w:rsidRPr="00917084" w:rsidRDefault="00831E7A" w:rsidP="00831E7A">
            <w:pP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9.10</w:t>
            </w:r>
          </w:p>
        </w:tc>
        <w:tc>
          <w:tcPr>
            <w:tcW w:w="0" w:type="auto"/>
            <w:tcBorders>
              <w:top w:val="nil"/>
              <w:left w:val="nil"/>
              <w:bottom w:val="single" w:sz="4" w:space="0" w:color="auto"/>
              <w:right w:val="single" w:sz="4" w:space="0" w:color="auto"/>
            </w:tcBorders>
            <w:shd w:val="clear" w:color="auto" w:fill="auto"/>
            <w:noWrap/>
            <w:vAlign w:val="bottom"/>
            <w:hideMark/>
          </w:tcPr>
          <w:p w14:paraId="03D879FA" w14:textId="77777777" w:rsidR="00831E7A" w:rsidRPr="00917084" w:rsidRDefault="00831E7A" w:rsidP="00831E7A">
            <w:pP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Multi-carrier enhancements for NR</w:t>
            </w:r>
          </w:p>
        </w:tc>
      </w:tr>
      <w:tr w:rsidR="00831E7A" w:rsidRPr="00917084" w14:paraId="2303BE06" w14:textId="77777777" w:rsidTr="00917084">
        <w:trPr>
          <w:trHeight w:val="20"/>
        </w:trPr>
        <w:tc>
          <w:tcPr>
            <w:tcW w:w="0" w:type="auto"/>
            <w:vMerge/>
            <w:tcBorders>
              <w:top w:val="nil"/>
              <w:left w:val="single" w:sz="4" w:space="0" w:color="auto"/>
              <w:bottom w:val="single" w:sz="4" w:space="0" w:color="auto"/>
              <w:right w:val="single" w:sz="4" w:space="0" w:color="auto"/>
            </w:tcBorders>
            <w:vAlign w:val="center"/>
            <w:hideMark/>
          </w:tcPr>
          <w:p w14:paraId="0DEA607D" w14:textId="77777777" w:rsidR="00831E7A" w:rsidRPr="00917084" w:rsidRDefault="00831E7A" w:rsidP="00831E7A">
            <w:pPr>
              <w:rPr>
                <w:rFonts w:ascii="Times New Roman" w:eastAsia="Times New Roman" w:hAnsi="Times New Roman"/>
                <w:color w:val="000000"/>
                <w:sz w:val="16"/>
                <w:szCs w:val="16"/>
                <w:lang w:eastAsia="en-GB"/>
              </w:rPr>
            </w:pPr>
          </w:p>
        </w:tc>
        <w:tc>
          <w:tcPr>
            <w:tcW w:w="0" w:type="auto"/>
            <w:vMerge/>
            <w:tcBorders>
              <w:top w:val="nil"/>
              <w:left w:val="single" w:sz="4" w:space="0" w:color="auto"/>
              <w:bottom w:val="single" w:sz="4" w:space="0" w:color="auto"/>
              <w:right w:val="single" w:sz="4" w:space="0" w:color="auto"/>
            </w:tcBorders>
            <w:vAlign w:val="center"/>
            <w:hideMark/>
          </w:tcPr>
          <w:p w14:paraId="7384576D" w14:textId="77777777" w:rsidR="00831E7A" w:rsidRPr="00917084" w:rsidRDefault="00831E7A" w:rsidP="00831E7A">
            <w:pPr>
              <w:rPr>
                <w:rFonts w:ascii="Times New Roman" w:eastAsia="Times New Roman" w:hAnsi="Times New Roman"/>
                <w:sz w:val="16"/>
                <w:szCs w:val="16"/>
                <w:lang w:eastAsia="en-GB"/>
              </w:rPr>
            </w:pPr>
          </w:p>
        </w:tc>
        <w:tc>
          <w:tcPr>
            <w:tcW w:w="0" w:type="auto"/>
            <w:vMerge/>
            <w:tcBorders>
              <w:top w:val="nil"/>
              <w:left w:val="single" w:sz="4" w:space="0" w:color="auto"/>
              <w:bottom w:val="single" w:sz="4" w:space="0" w:color="auto"/>
              <w:right w:val="single" w:sz="4" w:space="0" w:color="auto"/>
            </w:tcBorders>
            <w:vAlign w:val="center"/>
            <w:hideMark/>
          </w:tcPr>
          <w:p w14:paraId="371ADD65" w14:textId="77777777" w:rsidR="00831E7A" w:rsidRPr="00917084" w:rsidRDefault="00831E7A" w:rsidP="00831E7A">
            <w:pPr>
              <w:rPr>
                <w:rFonts w:ascii="Times New Roman" w:eastAsia="Times New Roman" w:hAnsi="Times New Roman"/>
                <w:color w:val="000000"/>
                <w:sz w:val="16"/>
                <w:szCs w:val="16"/>
                <w:lang w:eastAsia="en-GB"/>
              </w:rPr>
            </w:pPr>
          </w:p>
        </w:tc>
        <w:tc>
          <w:tcPr>
            <w:tcW w:w="0" w:type="auto"/>
            <w:tcBorders>
              <w:top w:val="nil"/>
              <w:left w:val="nil"/>
              <w:bottom w:val="single" w:sz="4" w:space="0" w:color="auto"/>
              <w:right w:val="single" w:sz="4" w:space="0" w:color="auto"/>
            </w:tcBorders>
            <w:shd w:val="clear" w:color="auto" w:fill="auto"/>
            <w:vAlign w:val="center"/>
            <w:hideMark/>
          </w:tcPr>
          <w:p w14:paraId="1CAC3BA4"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Younsun</w:t>
            </w:r>
          </w:p>
        </w:tc>
        <w:tc>
          <w:tcPr>
            <w:tcW w:w="0" w:type="auto"/>
            <w:tcBorders>
              <w:top w:val="nil"/>
              <w:left w:val="nil"/>
              <w:bottom w:val="single" w:sz="4" w:space="0" w:color="auto"/>
              <w:right w:val="single" w:sz="4" w:space="0" w:color="auto"/>
            </w:tcBorders>
            <w:shd w:val="clear" w:color="auto" w:fill="auto"/>
            <w:vAlign w:val="center"/>
            <w:hideMark/>
          </w:tcPr>
          <w:p w14:paraId="1678D527"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40</w:t>
            </w:r>
          </w:p>
        </w:tc>
        <w:tc>
          <w:tcPr>
            <w:tcW w:w="0" w:type="auto"/>
            <w:tcBorders>
              <w:top w:val="nil"/>
              <w:left w:val="nil"/>
              <w:bottom w:val="single" w:sz="4" w:space="0" w:color="auto"/>
              <w:right w:val="single" w:sz="4" w:space="0" w:color="auto"/>
            </w:tcBorders>
            <w:shd w:val="clear" w:color="auto" w:fill="auto"/>
            <w:noWrap/>
            <w:vAlign w:val="center"/>
            <w:hideMark/>
          </w:tcPr>
          <w:p w14:paraId="3495F317" w14:textId="77777777" w:rsidR="00831E7A" w:rsidRPr="00917084" w:rsidRDefault="00831E7A" w:rsidP="00831E7A">
            <w:pP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9.3</w:t>
            </w:r>
          </w:p>
        </w:tc>
        <w:tc>
          <w:tcPr>
            <w:tcW w:w="0" w:type="auto"/>
            <w:tcBorders>
              <w:top w:val="nil"/>
              <w:left w:val="nil"/>
              <w:bottom w:val="single" w:sz="4" w:space="0" w:color="auto"/>
              <w:right w:val="single" w:sz="4" w:space="0" w:color="auto"/>
            </w:tcBorders>
            <w:shd w:val="clear" w:color="auto" w:fill="auto"/>
            <w:noWrap/>
            <w:vAlign w:val="center"/>
            <w:hideMark/>
          </w:tcPr>
          <w:p w14:paraId="779B7C7D" w14:textId="77777777" w:rsidR="00831E7A" w:rsidRPr="00917084" w:rsidRDefault="00831E7A" w:rsidP="00831E7A">
            <w:pP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Study on evolution of NR duplex operation</w:t>
            </w:r>
          </w:p>
        </w:tc>
      </w:tr>
      <w:tr w:rsidR="00831E7A" w:rsidRPr="00917084" w14:paraId="2FAD4434" w14:textId="77777777" w:rsidTr="00917084">
        <w:trPr>
          <w:trHeight w:val="2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619DB455"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Thu. 05/12</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7A1C1E02" w14:textId="77777777" w:rsidR="00831E7A" w:rsidRPr="00917084" w:rsidRDefault="00831E7A" w:rsidP="00831E7A">
            <w:pPr>
              <w:jc w:val="center"/>
              <w:rPr>
                <w:rFonts w:ascii="Times New Roman" w:eastAsia="Times New Roman" w:hAnsi="Times New Roman"/>
                <w:sz w:val="16"/>
                <w:szCs w:val="16"/>
                <w:lang w:eastAsia="en-GB"/>
              </w:rPr>
            </w:pPr>
            <w:r w:rsidRPr="00917084">
              <w:rPr>
                <w:rFonts w:ascii="Times New Roman" w:eastAsia="Times New Roman" w:hAnsi="Times New Roman"/>
                <w:sz w:val="16"/>
                <w:szCs w:val="16"/>
                <w:lang w:eastAsia="en-GB"/>
              </w:rPr>
              <w:t>03:00 UTC</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23B8199B"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06:00 UTC</w:t>
            </w:r>
          </w:p>
        </w:tc>
        <w:tc>
          <w:tcPr>
            <w:tcW w:w="0" w:type="auto"/>
            <w:tcBorders>
              <w:top w:val="nil"/>
              <w:left w:val="nil"/>
              <w:bottom w:val="single" w:sz="4" w:space="0" w:color="auto"/>
              <w:right w:val="single" w:sz="4" w:space="0" w:color="auto"/>
            </w:tcBorders>
            <w:shd w:val="clear" w:color="auto" w:fill="auto"/>
            <w:vAlign w:val="center"/>
            <w:hideMark/>
          </w:tcPr>
          <w:p w14:paraId="68BB11EB"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Younsun</w:t>
            </w:r>
          </w:p>
        </w:tc>
        <w:tc>
          <w:tcPr>
            <w:tcW w:w="0" w:type="auto"/>
            <w:tcBorders>
              <w:top w:val="nil"/>
              <w:left w:val="nil"/>
              <w:bottom w:val="single" w:sz="4" w:space="0" w:color="auto"/>
              <w:right w:val="single" w:sz="4" w:space="0" w:color="auto"/>
            </w:tcBorders>
            <w:shd w:val="clear" w:color="auto" w:fill="auto"/>
            <w:vAlign w:val="center"/>
            <w:hideMark/>
          </w:tcPr>
          <w:p w14:paraId="6BAB5091"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60</w:t>
            </w:r>
          </w:p>
        </w:tc>
        <w:tc>
          <w:tcPr>
            <w:tcW w:w="0" w:type="auto"/>
            <w:tcBorders>
              <w:top w:val="nil"/>
              <w:left w:val="nil"/>
              <w:bottom w:val="single" w:sz="4" w:space="0" w:color="auto"/>
              <w:right w:val="single" w:sz="4" w:space="0" w:color="auto"/>
            </w:tcBorders>
            <w:shd w:val="clear" w:color="auto" w:fill="auto"/>
            <w:noWrap/>
            <w:vAlign w:val="center"/>
            <w:hideMark/>
          </w:tcPr>
          <w:p w14:paraId="263EAF9B" w14:textId="77777777" w:rsidR="00831E7A" w:rsidRPr="00917084" w:rsidRDefault="00831E7A" w:rsidP="00831E7A">
            <w:pP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9.1</w:t>
            </w:r>
          </w:p>
        </w:tc>
        <w:tc>
          <w:tcPr>
            <w:tcW w:w="0" w:type="auto"/>
            <w:tcBorders>
              <w:top w:val="nil"/>
              <w:left w:val="nil"/>
              <w:bottom w:val="single" w:sz="4" w:space="0" w:color="auto"/>
              <w:right w:val="single" w:sz="4" w:space="0" w:color="auto"/>
            </w:tcBorders>
            <w:shd w:val="clear" w:color="auto" w:fill="auto"/>
            <w:noWrap/>
            <w:vAlign w:val="center"/>
            <w:hideMark/>
          </w:tcPr>
          <w:p w14:paraId="4DE39A8F" w14:textId="77777777" w:rsidR="00831E7A" w:rsidRPr="00917084" w:rsidRDefault="00831E7A" w:rsidP="00831E7A">
            <w:pP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NR MIMO evolution for downlink and uplink</w:t>
            </w:r>
          </w:p>
        </w:tc>
      </w:tr>
      <w:tr w:rsidR="00831E7A" w:rsidRPr="00917084" w14:paraId="6101F2C4" w14:textId="77777777" w:rsidTr="00917084">
        <w:trPr>
          <w:trHeight w:val="20"/>
        </w:trPr>
        <w:tc>
          <w:tcPr>
            <w:tcW w:w="0" w:type="auto"/>
            <w:vMerge/>
            <w:tcBorders>
              <w:top w:val="nil"/>
              <w:left w:val="single" w:sz="4" w:space="0" w:color="auto"/>
              <w:bottom w:val="single" w:sz="4" w:space="0" w:color="auto"/>
              <w:right w:val="single" w:sz="4" w:space="0" w:color="auto"/>
            </w:tcBorders>
            <w:vAlign w:val="center"/>
            <w:hideMark/>
          </w:tcPr>
          <w:p w14:paraId="251E5A15" w14:textId="77777777" w:rsidR="00831E7A" w:rsidRPr="00917084" w:rsidRDefault="00831E7A" w:rsidP="00831E7A">
            <w:pPr>
              <w:rPr>
                <w:rFonts w:ascii="Times New Roman" w:eastAsia="Times New Roman" w:hAnsi="Times New Roman"/>
                <w:color w:val="000000"/>
                <w:sz w:val="16"/>
                <w:szCs w:val="16"/>
                <w:lang w:eastAsia="en-GB"/>
              </w:rPr>
            </w:pPr>
          </w:p>
        </w:tc>
        <w:tc>
          <w:tcPr>
            <w:tcW w:w="0" w:type="auto"/>
            <w:vMerge/>
            <w:tcBorders>
              <w:top w:val="nil"/>
              <w:left w:val="single" w:sz="4" w:space="0" w:color="auto"/>
              <w:bottom w:val="single" w:sz="4" w:space="0" w:color="auto"/>
              <w:right w:val="single" w:sz="4" w:space="0" w:color="auto"/>
            </w:tcBorders>
            <w:vAlign w:val="center"/>
            <w:hideMark/>
          </w:tcPr>
          <w:p w14:paraId="18728D48" w14:textId="77777777" w:rsidR="00831E7A" w:rsidRPr="00917084" w:rsidRDefault="00831E7A" w:rsidP="00831E7A">
            <w:pPr>
              <w:rPr>
                <w:rFonts w:ascii="Times New Roman" w:eastAsia="Times New Roman" w:hAnsi="Times New Roman"/>
                <w:sz w:val="16"/>
                <w:szCs w:val="16"/>
                <w:lang w:eastAsia="en-GB"/>
              </w:rPr>
            </w:pPr>
          </w:p>
        </w:tc>
        <w:tc>
          <w:tcPr>
            <w:tcW w:w="0" w:type="auto"/>
            <w:vMerge/>
            <w:tcBorders>
              <w:top w:val="nil"/>
              <w:left w:val="single" w:sz="4" w:space="0" w:color="auto"/>
              <w:bottom w:val="single" w:sz="4" w:space="0" w:color="auto"/>
              <w:right w:val="single" w:sz="4" w:space="0" w:color="auto"/>
            </w:tcBorders>
            <w:vAlign w:val="center"/>
            <w:hideMark/>
          </w:tcPr>
          <w:p w14:paraId="7DA2B8BA" w14:textId="77777777" w:rsidR="00831E7A" w:rsidRPr="00917084" w:rsidRDefault="00831E7A" w:rsidP="00831E7A">
            <w:pPr>
              <w:rPr>
                <w:rFonts w:ascii="Times New Roman" w:eastAsia="Times New Roman" w:hAnsi="Times New Roman"/>
                <w:color w:val="000000"/>
                <w:sz w:val="16"/>
                <w:szCs w:val="16"/>
                <w:lang w:eastAsia="en-GB"/>
              </w:rPr>
            </w:pPr>
          </w:p>
        </w:tc>
        <w:tc>
          <w:tcPr>
            <w:tcW w:w="0" w:type="auto"/>
            <w:tcBorders>
              <w:top w:val="nil"/>
              <w:left w:val="nil"/>
              <w:bottom w:val="single" w:sz="4" w:space="0" w:color="auto"/>
              <w:right w:val="single" w:sz="4" w:space="0" w:color="auto"/>
            </w:tcBorders>
            <w:shd w:val="clear" w:color="auto" w:fill="auto"/>
            <w:vAlign w:val="center"/>
            <w:hideMark/>
          </w:tcPr>
          <w:p w14:paraId="6695B2E6"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Younsun</w:t>
            </w:r>
          </w:p>
        </w:tc>
        <w:tc>
          <w:tcPr>
            <w:tcW w:w="0" w:type="auto"/>
            <w:tcBorders>
              <w:top w:val="nil"/>
              <w:left w:val="nil"/>
              <w:bottom w:val="single" w:sz="4" w:space="0" w:color="auto"/>
              <w:right w:val="single" w:sz="4" w:space="0" w:color="auto"/>
            </w:tcBorders>
            <w:shd w:val="clear" w:color="auto" w:fill="auto"/>
            <w:vAlign w:val="center"/>
            <w:hideMark/>
          </w:tcPr>
          <w:p w14:paraId="17FD2129"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30</w:t>
            </w:r>
          </w:p>
        </w:tc>
        <w:tc>
          <w:tcPr>
            <w:tcW w:w="0" w:type="auto"/>
            <w:tcBorders>
              <w:top w:val="nil"/>
              <w:left w:val="nil"/>
              <w:bottom w:val="single" w:sz="4" w:space="0" w:color="auto"/>
              <w:right w:val="single" w:sz="4" w:space="0" w:color="auto"/>
            </w:tcBorders>
            <w:shd w:val="clear" w:color="auto" w:fill="auto"/>
            <w:noWrap/>
            <w:vAlign w:val="center"/>
            <w:hideMark/>
          </w:tcPr>
          <w:p w14:paraId="64EDE22E" w14:textId="77777777" w:rsidR="00831E7A" w:rsidRPr="00917084" w:rsidRDefault="00831E7A" w:rsidP="00831E7A">
            <w:pP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8.3</w:t>
            </w:r>
          </w:p>
        </w:tc>
        <w:tc>
          <w:tcPr>
            <w:tcW w:w="0" w:type="auto"/>
            <w:tcBorders>
              <w:top w:val="nil"/>
              <w:left w:val="nil"/>
              <w:bottom w:val="single" w:sz="4" w:space="0" w:color="auto"/>
              <w:right w:val="single" w:sz="4" w:space="0" w:color="auto"/>
            </w:tcBorders>
            <w:shd w:val="clear" w:color="auto" w:fill="auto"/>
            <w:noWrap/>
            <w:vAlign w:val="center"/>
            <w:hideMark/>
          </w:tcPr>
          <w:p w14:paraId="150AF912" w14:textId="77777777" w:rsidR="00831E7A" w:rsidRPr="00917084" w:rsidRDefault="00831E7A" w:rsidP="00831E7A">
            <w:pP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 xml:space="preserve">Maintenance on Enhanced Industrial Internet of Things (IoT) and URLLC </w:t>
            </w:r>
          </w:p>
        </w:tc>
      </w:tr>
      <w:tr w:rsidR="00831E7A" w:rsidRPr="00917084" w14:paraId="4C6D6FDA" w14:textId="77777777" w:rsidTr="00917084">
        <w:trPr>
          <w:trHeight w:val="20"/>
        </w:trPr>
        <w:tc>
          <w:tcPr>
            <w:tcW w:w="0" w:type="auto"/>
            <w:vMerge/>
            <w:tcBorders>
              <w:top w:val="nil"/>
              <w:left w:val="single" w:sz="4" w:space="0" w:color="auto"/>
              <w:bottom w:val="single" w:sz="4" w:space="0" w:color="auto"/>
              <w:right w:val="single" w:sz="4" w:space="0" w:color="auto"/>
            </w:tcBorders>
            <w:vAlign w:val="center"/>
            <w:hideMark/>
          </w:tcPr>
          <w:p w14:paraId="22CB3121" w14:textId="77777777" w:rsidR="00831E7A" w:rsidRPr="00917084" w:rsidRDefault="00831E7A" w:rsidP="00831E7A">
            <w:pPr>
              <w:rPr>
                <w:rFonts w:ascii="Times New Roman" w:eastAsia="Times New Roman" w:hAnsi="Times New Roman"/>
                <w:color w:val="000000"/>
                <w:sz w:val="16"/>
                <w:szCs w:val="16"/>
                <w:lang w:eastAsia="en-GB"/>
              </w:rPr>
            </w:pPr>
          </w:p>
        </w:tc>
        <w:tc>
          <w:tcPr>
            <w:tcW w:w="0" w:type="auto"/>
            <w:vMerge/>
            <w:tcBorders>
              <w:top w:val="nil"/>
              <w:left w:val="single" w:sz="4" w:space="0" w:color="auto"/>
              <w:bottom w:val="single" w:sz="4" w:space="0" w:color="auto"/>
              <w:right w:val="single" w:sz="4" w:space="0" w:color="auto"/>
            </w:tcBorders>
            <w:vAlign w:val="center"/>
            <w:hideMark/>
          </w:tcPr>
          <w:p w14:paraId="6828965A" w14:textId="77777777" w:rsidR="00831E7A" w:rsidRPr="00917084" w:rsidRDefault="00831E7A" w:rsidP="00831E7A">
            <w:pPr>
              <w:rPr>
                <w:rFonts w:ascii="Times New Roman" w:eastAsia="Times New Roman" w:hAnsi="Times New Roman"/>
                <w:sz w:val="16"/>
                <w:szCs w:val="16"/>
                <w:lang w:eastAsia="en-GB"/>
              </w:rPr>
            </w:pPr>
          </w:p>
        </w:tc>
        <w:tc>
          <w:tcPr>
            <w:tcW w:w="0" w:type="auto"/>
            <w:vMerge/>
            <w:tcBorders>
              <w:top w:val="nil"/>
              <w:left w:val="single" w:sz="4" w:space="0" w:color="auto"/>
              <w:bottom w:val="single" w:sz="4" w:space="0" w:color="auto"/>
              <w:right w:val="single" w:sz="4" w:space="0" w:color="auto"/>
            </w:tcBorders>
            <w:vAlign w:val="center"/>
            <w:hideMark/>
          </w:tcPr>
          <w:p w14:paraId="781CF2F4" w14:textId="77777777" w:rsidR="00831E7A" w:rsidRPr="00917084" w:rsidRDefault="00831E7A" w:rsidP="00831E7A">
            <w:pPr>
              <w:rPr>
                <w:rFonts w:ascii="Times New Roman" w:eastAsia="Times New Roman" w:hAnsi="Times New Roman"/>
                <w:color w:val="000000"/>
                <w:sz w:val="16"/>
                <w:szCs w:val="16"/>
                <w:lang w:eastAsia="en-GB"/>
              </w:rPr>
            </w:pPr>
          </w:p>
        </w:tc>
        <w:tc>
          <w:tcPr>
            <w:tcW w:w="0" w:type="auto"/>
            <w:tcBorders>
              <w:top w:val="nil"/>
              <w:left w:val="nil"/>
              <w:bottom w:val="single" w:sz="4" w:space="0" w:color="auto"/>
              <w:right w:val="single" w:sz="4" w:space="0" w:color="auto"/>
            </w:tcBorders>
            <w:shd w:val="clear" w:color="auto" w:fill="auto"/>
            <w:vAlign w:val="center"/>
            <w:hideMark/>
          </w:tcPr>
          <w:p w14:paraId="09A168F0"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Younsun</w:t>
            </w:r>
          </w:p>
        </w:tc>
        <w:tc>
          <w:tcPr>
            <w:tcW w:w="0" w:type="auto"/>
            <w:tcBorders>
              <w:top w:val="nil"/>
              <w:left w:val="nil"/>
              <w:bottom w:val="single" w:sz="4" w:space="0" w:color="auto"/>
              <w:right w:val="single" w:sz="4" w:space="0" w:color="auto"/>
            </w:tcBorders>
            <w:shd w:val="clear" w:color="auto" w:fill="auto"/>
            <w:vAlign w:val="center"/>
            <w:hideMark/>
          </w:tcPr>
          <w:p w14:paraId="1043810D"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60</w:t>
            </w:r>
          </w:p>
        </w:tc>
        <w:tc>
          <w:tcPr>
            <w:tcW w:w="0" w:type="auto"/>
            <w:tcBorders>
              <w:top w:val="nil"/>
              <w:left w:val="nil"/>
              <w:bottom w:val="single" w:sz="4" w:space="0" w:color="auto"/>
              <w:right w:val="single" w:sz="4" w:space="0" w:color="auto"/>
            </w:tcBorders>
            <w:shd w:val="clear" w:color="auto" w:fill="auto"/>
            <w:noWrap/>
            <w:vAlign w:val="bottom"/>
            <w:hideMark/>
          </w:tcPr>
          <w:p w14:paraId="08BA9C9A" w14:textId="77777777" w:rsidR="00831E7A" w:rsidRPr="00917084" w:rsidRDefault="00831E7A" w:rsidP="00831E7A">
            <w:pP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9.8</w:t>
            </w:r>
          </w:p>
        </w:tc>
        <w:tc>
          <w:tcPr>
            <w:tcW w:w="0" w:type="auto"/>
            <w:tcBorders>
              <w:top w:val="nil"/>
              <w:left w:val="nil"/>
              <w:bottom w:val="single" w:sz="4" w:space="0" w:color="auto"/>
              <w:right w:val="single" w:sz="4" w:space="0" w:color="auto"/>
            </w:tcBorders>
            <w:shd w:val="clear" w:color="auto" w:fill="auto"/>
            <w:noWrap/>
            <w:vAlign w:val="bottom"/>
            <w:hideMark/>
          </w:tcPr>
          <w:p w14:paraId="7A16815B" w14:textId="77777777" w:rsidR="00831E7A" w:rsidRPr="00917084" w:rsidRDefault="00831E7A" w:rsidP="00831E7A">
            <w:pP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Study on NR network-controlled repeaters</w:t>
            </w:r>
          </w:p>
        </w:tc>
      </w:tr>
      <w:tr w:rsidR="00831E7A" w:rsidRPr="00917084" w14:paraId="3FF360D6" w14:textId="77777777" w:rsidTr="00917084">
        <w:trPr>
          <w:trHeight w:val="20"/>
        </w:trPr>
        <w:tc>
          <w:tcPr>
            <w:tcW w:w="0" w:type="auto"/>
            <w:vMerge/>
            <w:tcBorders>
              <w:top w:val="nil"/>
              <w:left w:val="single" w:sz="4" w:space="0" w:color="auto"/>
              <w:bottom w:val="single" w:sz="4" w:space="0" w:color="auto"/>
              <w:right w:val="single" w:sz="4" w:space="0" w:color="auto"/>
            </w:tcBorders>
            <w:vAlign w:val="center"/>
            <w:hideMark/>
          </w:tcPr>
          <w:p w14:paraId="1D68D856" w14:textId="77777777" w:rsidR="00831E7A" w:rsidRPr="00917084" w:rsidRDefault="00831E7A" w:rsidP="00831E7A">
            <w:pPr>
              <w:rPr>
                <w:rFonts w:ascii="Times New Roman" w:eastAsia="Times New Roman" w:hAnsi="Times New Roman"/>
                <w:color w:val="000000"/>
                <w:sz w:val="16"/>
                <w:szCs w:val="16"/>
                <w:lang w:eastAsia="en-GB"/>
              </w:rPr>
            </w:pPr>
          </w:p>
        </w:tc>
        <w:tc>
          <w:tcPr>
            <w:tcW w:w="0" w:type="auto"/>
            <w:vMerge/>
            <w:tcBorders>
              <w:top w:val="nil"/>
              <w:left w:val="single" w:sz="4" w:space="0" w:color="auto"/>
              <w:bottom w:val="single" w:sz="4" w:space="0" w:color="auto"/>
              <w:right w:val="single" w:sz="4" w:space="0" w:color="auto"/>
            </w:tcBorders>
            <w:vAlign w:val="center"/>
            <w:hideMark/>
          </w:tcPr>
          <w:p w14:paraId="5A40226C" w14:textId="77777777" w:rsidR="00831E7A" w:rsidRPr="00917084" w:rsidRDefault="00831E7A" w:rsidP="00831E7A">
            <w:pPr>
              <w:rPr>
                <w:rFonts w:ascii="Times New Roman" w:eastAsia="Times New Roman" w:hAnsi="Times New Roman"/>
                <w:sz w:val="16"/>
                <w:szCs w:val="16"/>
                <w:lang w:eastAsia="en-GB"/>
              </w:rPr>
            </w:pPr>
          </w:p>
        </w:tc>
        <w:tc>
          <w:tcPr>
            <w:tcW w:w="0" w:type="auto"/>
            <w:vMerge/>
            <w:tcBorders>
              <w:top w:val="nil"/>
              <w:left w:val="single" w:sz="4" w:space="0" w:color="auto"/>
              <w:bottom w:val="single" w:sz="4" w:space="0" w:color="auto"/>
              <w:right w:val="single" w:sz="4" w:space="0" w:color="auto"/>
            </w:tcBorders>
            <w:vAlign w:val="center"/>
            <w:hideMark/>
          </w:tcPr>
          <w:p w14:paraId="69757880" w14:textId="77777777" w:rsidR="00831E7A" w:rsidRPr="00917084" w:rsidRDefault="00831E7A" w:rsidP="00831E7A">
            <w:pPr>
              <w:rPr>
                <w:rFonts w:ascii="Times New Roman" w:eastAsia="Times New Roman" w:hAnsi="Times New Roman"/>
                <w:color w:val="000000"/>
                <w:sz w:val="16"/>
                <w:szCs w:val="16"/>
                <w:lang w:eastAsia="en-GB"/>
              </w:rPr>
            </w:pPr>
          </w:p>
        </w:tc>
        <w:tc>
          <w:tcPr>
            <w:tcW w:w="0" w:type="auto"/>
            <w:tcBorders>
              <w:top w:val="nil"/>
              <w:left w:val="nil"/>
              <w:bottom w:val="single" w:sz="4" w:space="0" w:color="auto"/>
              <w:right w:val="single" w:sz="4" w:space="0" w:color="auto"/>
            </w:tcBorders>
            <w:shd w:val="clear" w:color="auto" w:fill="auto"/>
            <w:vAlign w:val="center"/>
            <w:hideMark/>
          </w:tcPr>
          <w:p w14:paraId="5A9CBC96"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Younsun</w:t>
            </w:r>
          </w:p>
        </w:tc>
        <w:tc>
          <w:tcPr>
            <w:tcW w:w="0" w:type="auto"/>
            <w:tcBorders>
              <w:top w:val="nil"/>
              <w:left w:val="nil"/>
              <w:bottom w:val="single" w:sz="4" w:space="0" w:color="auto"/>
              <w:right w:val="single" w:sz="4" w:space="0" w:color="auto"/>
            </w:tcBorders>
            <w:shd w:val="clear" w:color="auto" w:fill="auto"/>
            <w:vAlign w:val="center"/>
            <w:hideMark/>
          </w:tcPr>
          <w:p w14:paraId="49FBAA85"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30</w:t>
            </w:r>
          </w:p>
        </w:tc>
        <w:tc>
          <w:tcPr>
            <w:tcW w:w="0" w:type="auto"/>
            <w:tcBorders>
              <w:top w:val="nil"/>
              <w:left w:val="nil"/>
              <w:bottom w:val="single" w:sz="4" w:space="0" w:color="auto"/>
              <w:right w:val="single" w:sz="4" w:space="0" w:color="auto"/>
            </w:tcBorders>
            <w:shd w:val="clear" w:color="auto" w:fill="auto"/>
            <w:noWrap/>
            <w:vAlign w:val="center"/>
            <w:hideMark/>
          </w:tcPr>
          <w:p w14:paraId="56C99CF6" w14:textId="77777777" w:rsidR="00831E7A" w:rsidRPr="00917084" w:rsidRDefault="00831E7A" w:rsidP="00831E7A">
            <w:pP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8.10</w:t>
            </w:r>
          </w:p>
        </w:tc>
        <w:tc>
          <w:tcPr>
            <w:tcW w:w="0" w:type="auto"/>
            <w:tcBorders>
              <w:top w:val="nil"/>
              <w:left w:val="nil"/>
              <w:bottom w:val="single" w:sz="4" w:space="0" w:color="auto"/>
              <w:right w:val="single" w:sz="4" w:space="0" w:color="auto"/>
            </w:tcBorders>
            <w:shd w:val="clear" w:color="auto" w:fill="auto"/>
            <w:noWrap/>
            <w:vAlign w:val="center"/>
            <w:hideMark/>
          </w:tcPr>
          <w:p w14:paraId="0F9771BF" w14:textId="77777777" w:rsidR="00831E7A" w:rsidRPr="00917084" w:rsidRDefault="00831E7A" w:rsidP="00831E7A">
            <w:pP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 xml:space="preserve">Maintenance on Enhancements to Integrated Access and Backhaul </w:t>
            </w:r>
          </w:p>
        </w:tc>
      </w:tr>
      <w:tr w:rsidR="00831E7A" w:rsidRPr="00917084" w14:paraId="6355B798" w14:textId="77777777" w:rsidTr="00917084">
        <w:trPr>
          <w:trHeight w:val="2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76D6D146"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Fri. 05/13</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2A275AF9" w14:textId="77777777" w:rsidR="00831E7A" w:rsidRPr="00917084" w:rsidRDefault="00831E7A" w:rsidP="00831E7A">
            <w:pPr>
              <w:jc w:val="center"/>
              <w:rPr>
                <w:rFonts w:ascii="Times New Roman" w:eastAsia="Times New Roman" w:hAnsi="Times New Roman"/>
                <w:sz w:val="16"/>
                <w:szCs w:val="16"/>
                <w:lang w:eastAsia="en-GB"/>
              </w:rPr>
            </w:pPr>
            <w:r w:rsidRPr="00917084">
              <w:rPr>
                <w:rFonts w:ascii="Times New Roman" w:eastAsia="Times New Roman" w:hAnsi="Times New Roman"/>
                <w:sz w:val="16"/>
                <w:szCs w:val="16"/>
                <w:lang w:eastAsia="en-GB"/>
              </w:rPr>
              <w:t>03:00 UTC</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42D9D5B4"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06:00 UTC</w:t>
            </w:r>
          </w:p>
        </w:tc>
        <w:tc>
          <w:tcPr>
            <w:tcW w:w="0" w:type="auto"/>
            <w:tcBorders>
              <w:top w:val="nil"/>
              <w:left w:val="nil"/>
              <w:bottom w:val="single" w:sz="4" w:space="0" w:color="auto"/>
              <w:right w:val="single" w:sz="4" w:space="0" w:color="auto"/>
            </w:tcBorders>
            <w:shd w:val="clear" w:color="auto" w:fill="auto"/>
            <w:vAlign w:val="center"/>
            <w:hideMark/>
          </w:tcPr>
          <w:p w14:paraId="39E82CAA"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Younsun</w:t>
            </w:r>
          </w:p>
        </w:tc>
        <w:tc>
          <w:tcPr>
            <w:tcW w:w="0" w:type="auto"/>
            <w:tcBorders>
              <w:top w:val="nil"/>
              <w:left w:val="nil"/>
              <w:bottom w:val="single" w:sz="4" w:space="0" w:color="auto"/>
              <w:right w:val="single" w:sz="4" w:space="0" w:color="auto"/>
            </w:tcBorders>
            <w:shd w:val="clear" w:color="auto" w:fill="auto"/>
            <w:vAlign w:val="center"/>
            <w:hideMark/>
          </w:tcPr>
          <w:p w14:paraId="1B063A2C"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40</w:t>
            </w:r>
          </w:p>
        </w:tc>
        <w:tc>
          <w:tcPr>
            <w:tcW w:w="0" w:type="auto"/>
            <w:tcBorders>
              <w:top w:val="nil"/>
              <w:left w:val="nil"/>
              <w:bottom w:val="single" w:sz="4" w:space="0" w:color="auto"/>
              <w:right w:val="single" w:sz="4" w:space="0" w:color="auto"/>
            </w:tcBorders>
            <w:shd w:val="clear" w:color="auto" w:fill="auto"/>
            <w:noWrap/>
            <w:vAlign w:val="bottom"/>
            <w:hideMark/>
          </w:tcPr>
          <w:p w14:paraId="58F2573D" w14:textId="77777777" w:rsidR="00831E7A" w:rsidRPr="00917084" w:rsidRDefault="00831E7A" w:rsidP="00831E7A">
            <w:pP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9.7</w:t>
            </w:r>
          </w:p>
        </w:tc>
        <w:tc>
          <w:tcPr>
            <w:tcW w:w="0" w:type="auto"/>
            <w:tcBorders>
              <w:top w:val="nil"/>
              <w:left w:val="nil"/>
              <w:bottom w:val="single" w:sz="4" w:space="0" w:color="auto"/>
              <w:right w:val="single" w:sz="4" w:space="0" w:color="auto"/>
            </w:tcBorders>
            <w:shd w:val="clear" w:color="auto" w:fill="auto"/>
            <w:noWrap/>
            <w:vAlign w:val="bottom"/>
            <w:hideMark/>
          </w:tcPr>
          <w:p w14:paraId="6409B445" w14:textId="77777777" w:rsidR="00831E7A" w:rsidRPr="00917084" w:rsidRDefault="00831E7A" w:rsidP="00831E7A">
            <w:pP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Study on network energy savings for NR</w:t>
            </w:r>
          </w:p>
        </w:tc>
      </w:tr>
      <w:tr w:rsidR="00831E7A" w:rsidRPr="00917084" w14:paraId="7773309D" w14:textId="77777777" w:rsidTr="00917084">
        <w:trPr>
          <w:trHeight w:val="20"/>
        </w:trPr>
        <w:tc>
          <w:tcPr>
            <w:tcW w:w="0" w:type="auto"/>
            <w:vMerge/>
            <w:tcBorders>
              <w:top w:val="nil"/>
              <w:left w:val="single" w:sz="4" w:space="0" w:color="auto"/>
              <w:bottom w:val="single" w:sz="4" w:space="0" w:color="auto"/>
              <w:right w:val="single" w:sz="4" w:space="0" w:color="auto"/>
            </w:tcBorders>
            <w:vAlign w:val="center"/>
            <w:hideMark/>
          </w:tcPr>
          <w:p w14:paraId="6A713E13" w14:textId="77777777" w:rsidR="00831E7A" w:rsidRPr="00917084" w:rsidRDefault="00831E7A" w:rsidP="00831E7A">
            <w:pPr>
              <w:rPr>
                <w:rFonts w:ascii="Times New Roman" w:eastAsia="Times New Roman" w:hAnsi="Times New Roman"/>
                <w:color w:val="000000"/>
                <w:sz w:val="16"/>
                <w:szCs w:val="16"/>
                <w:lang w:eastAsia="en-GB"/>
              </w:rPr>
            </w:pPr>
          </w:p>
        </w:tc>
        <w:tc>
          <w:tcPr>
            <w:tcW w:w="0" w:type="auto"/>
            <w:vMerge/>
            <w:tcBorders>
              <w:top w:val="nil"/>
              <w:left w:val="single" w:sz="4" w:space="0" w:color="auto"/>
              <w:bottom w:val="single" w:sz="4" w:space="0" w:color="auto"/>
              <w:right w:val="single" w:sz="4" w:space="0" w:color="auto"/>
            </w:tcBorders>
            <w:vAlign w:val="center"/>
            <w:hideMark/>
          </w:tcPr>
          <w:p w14:paraId="15674269" w14:textId="77777777" w:rsidR="00831E7A" w:rsidRPr="00917084" w:rsidRDefault="00831E7A" w:rsidP="00831E7A">
            <w:pPr>
              <w:rPr>
                <w:rFonts w:ascii="Times New Roman" w:eastAsia="Times New Roman" w:hAnsi="Times New Roman"/>
                <w:sz w:val="16"/>
                <w:szCs w:val="16"/>
                <w:lang w:eastAsia="en-GB"/>
              </w:rPr>
            </w:pPr>
          </w:p>
        </w:tc>
        <w:tc>
          <w:tcPr>
            <w:tcW w:w="0" w:type="auto"/>
            <w:vMerge/>
            <w:tcBorders>
              <w:top w:val="nil"/>
              <w:left w:val="single" w:sz="4" w:space="0" w:color="auto"/>
              <w:bottom w:val="single" w:sz="4" w:space="0" w:color="auto"/>
              <w:right w:val="single" w:sz="4" w:space="0" w:color="auto"/>
            </w:tcBorders>
            <w:vAlign w:val="center"/>
            <w:hideMark/>
          </w:tcPr>
          <w:p w14:paraId="356B7203" w14:textId="77777777" w:rsidR="00831E7A" w:rsidRPr="00917084" w:rsidRDefault="00831E7A" w:rsidP="00831E7A">
            <w:pPr>
              <w:rPr>
                <w:rFonts w:ascii="Times New Roman" w:eastAsia="Times New Roman" w:hAnsi="Times New Roman"/>
                <w:color w:val="000000"/>
                <w:sz w:val="16"/>
                <w:szCs w:val="16"/>
                <w:lang w:eastAsia="en-GB"/>
              </w:rPr>
            </w:pPr>
          </w:p>
        </w:tc>
        <w:tc>
          <w:tcPr>
            <w:tcW w:w="0" w:type="auto"/>
            <w:tcBorders>
              <w:top w:val="nil"/>
              <w:left w:val="nil"/>
              <w:bottom w:val="single" w:sz="4" w:space="0" w:color="auto"/>
              <w:right w:val="single" w:sz="4" w:space="0" w:color="auto"/>
            </w:tcBorders>
            <w:shd w:val="clear" w:color="auto" w:fill="auto"/>
            <w:vAlign w:val="center"/>
            <w:hideMark/>
          </w:tcPr>
          <w:p w14:paraId="7601BBF2"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Younsun</w:t>
            </w:r>
          </w:p>
        </w:tc>
        <w:tc>
          <w:tcPr>
            <w:tcW w:w="0" w:type="auto"/>
            <w:tcBorders>
              <w:top w:val="nil"/>
              <w:left w:val="nil"/>
              <w:bottom w:val="single" w:sz="4" w:space="0" w:color="auto"/>
              <w:right w:val="single" w:sz="4" w:space="0" w:color="auto"/>
            </w:tcBorders>
            <w:shd w:val="clear" w:color="auto" w:fill="auto"/>
            <w:vAlign w:val="center"/>
            <w:hideMark/>
          </w:tcPr>
          <w:p w14:paraId="3B943178"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30</w:t>
            </w:r>
          </w:p>
        </w:tc>
        <w:tc>
          <w:tcPr>
            <w:tcW w:w="0" w:type="auto"/>
            <w:tcBorders>
              <w:top w:val="nil"/>
              <w:left w:val="nil"/>
              <w:bottom w:val="single" w:sz="4" w:space="0" w:color="auto"/>
              <w:right w:val="single" w:sz="4" w:space="0" w:color="auto"/>
            </w:tcBorders>
            <w:shd w:val="clear" w:color="auto" w:fill="auto"/>
            <w:noWrap/>
            <w:vAlign w:val="bottom"/>
            <w:hideMark/>
          </w:tcPr>
          <w:p w14:paraId="3F3A9A7E" w14:textId="77777777" w:rsidR="00831E7A" w:rsidRPr="00917084" w:rsidRDefault="00831E7A" w:rsidP="00831E7A">
            <w:pP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9.10</w:t>
            </w:r>
          </w:p>
        </w:tc>
        <w:tc>
          <w:tcPr>
            <w:tcW w:w="0" w:type="auto"/>
            <w:tcBorders>
              <w:top w:val="nil"/>
              <w:left w:val="nil"/>
              <w:bottom w:val="single" w:sz="4" w:space="0" w:color="auto"/>
              <w:right w:val="single" w:sz="4" w:space="0" w:color="auto"/>
            </w:tcBorders>
            <w:shd w:val="clear" w:color="auto" w:fill="auto"/>
            <w:noWrap/>
            <w:vAlign w:val="bottom"/>
            <w:hideMark/>
          </w:tcPr>
          <w:p w14:paraId="46459BB4" w14:textId="77777777" w:rsidR="00831E7A" w:rsidRPr="00917084" w:rsidRDefault="00831E7A" w:rsidP="00831E7A">
            <w:pP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Multi-carrier enhancements for NR</w:t>
            </w:r>
          </w:p>
        </w:tc>
      </w:tr>
      <w:tr w:rsidR="00831E7A" w:rsidRPr="00917084" w14:paraId="79ADED05" w14:textId="77777777" w:rsidTr="00917084">
        <w:trPr>
          <w:trHeight w:val="20"/>
        </w:trPr>
        <w:tc>
          <w:tcPr>
            <w:tcW w:w="0" w:type="auto"/>
            <w:vMerge/>
            <w:tcBorders>
              <w:top w:val="nil"/>
              <w:left w:val="single" w:sz="4" w:space="0" w:color="auto"/>
              <w:bottom w:val="single" w:sz="4" w:space="0" w:color="auto"/>
              <w:right w:val="single" w:sz="4" w:space="0" w:color="auto"/>
            </w:tcBorders>
            <w:vAlign w:val="center"/>
            <w:hideMark/>
          </w:tcPr>
          <w:p w14:paraId="191CEA47" w14:textId="77777777" w:rsidR="00831E7A" w:rsidRPr="00917084" w:rsidRDefault="00831E7A" w:rsidP="00831E7A">
            <w:pPr>
              <w:rPr>
                <w:rFonts w:ascii="Times New Roman" w:eastAsia="Times New Roman" w:hAnsi="Times New Roman"/>
                <w:color w:val="000000"/>
                <w:sz w:val="16"/>
                <w:szCs w:val="16"/>
                <w:lang w:eastAsia="en-GB"/>
              </w:rPr>
            </w:pPr>
          </w:p>
        </w:tc>
        <w:tc>
          <w:tcPr>
            <w:tcW w:w="0" w:type="auto"/>
            <w:vMerge/>
            <w:tcBorders>
              <w:top w:val="nil"/>
              <w:left w:val="single" w:sz="4" w:space="0" w:color="auto"/>
              <w:bottom w:val="single" w:sz="4" w:space="0" w:color="auto"/>
              <w:right w:val="single" w:sz="4" w:space="0" w:color="auto"/>
            </w:tcBorders>
            <w:vAlign w:val="center"/>
            <w:hideMark/>
          </w:tcPr>
          <w:p w14:paraId="0554675C" w14:textId="77777777" w:rsidR="00831E7A" w:rsidRPr="00917084" w:rsidRDefault="00831E7A" w:rsidP="00831E7A">
            <w:pPr>
              <w:rPr>
                <w:rFonts w:ascii="Times New Roman" w:eastAsia="Times New Roman" w:hAnsi="Times New Roman"/>
                <w:sz w:val="16"/>
                <w:szCs w:val="16"/>
                <w:lang w:eastAsia="en-GB"/>
              </w:rPr>
            </w:pPr>
          </w:p>
        </w:tc>
        <w:tc>
          <w:tcPr>
            <w:tcW w:w="0" w:type="auto"/>
            <w:vMerge/>
            <w:tcBorders>
              <w:top w:val="nil"/>
              <w:left w:val="single" w:sz="4" w:space="0" w:color="auto"/>
              <w:bottom w:val="single" w:sz="4" w:space="0" w:color="auto"/>
              <w:right w:val="single" w:sz="4" w:space="0" w:color="auto"/>
            </w:tcBorders>
            <w:vAlign w:val="center"/>
            <w:hideMark/>
          </w:tcPr>
          <w:p w14:paraId="120DE56E" w14:textId="77777777" w:rsidR="00831E7A" w:rsidRPr="00917084" w:rsidRDefault="00831E7A" w:rsidP="00831E7A">
            <w:pPr>
              <w:rPr>
                <w:rFonts w:ascii="Times New Roman" w:eastAsia="Times New Roman" w:hAnsi="Times New Roman"/>
                <w:color w:val="000000"/>
                <w:sz w:val="16"/>
                <w:szCs w:val="16"/>
                <w:lang w:eastAsia="en-GB"/>
              </w:rPr>
            </w:pPr>
          </w:p>
        </w:tc>
        <w:tc>
          <w:tcPr>
            <w:tcW w:w="0" w:type="auto"/>
            <w:tcBorders>
              <w:top w:val="nil"/>
              <w:left w:val="nil"/>
              <w:bottom w:val="single" w:sz="4" w:space="0" w:color="auto"/>
              <w:right w:val="single" w:sz="4" w:space="0" w:color="auto"/>
            </w:tcBorders>
            <w:shd w:val="clear" w:color="auto" w:fill="auto"/>
            <w:vAlign w:val="center"/>
            <w:hideMark/>
          </w:tcPr>
          <w:p w14:paraId="3A27587F"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Younsun</w:t>
            </w:r>
          </w:p>
        </w:tc>
        <w:tc>
          <w:tcPr>
            <w:tcW w:w="0" w:type="auto"/>
            <w:tcBorders>
              <w:top w:val="nil"/>
              <w:left w:val="nil"/>
              <w:bottom w:val="single" w:sz="4" w:space="0" w:color="auto"/>
              <w:right w:val="single" w:sz="4" w:space="0" w:color="auto"/>
            </w:tcBorders>
            <w:shd w:val="clear" w:color="auto" w:fill="auto"/>
            <w:vAlign w:val="center"/>
            <w:hideMark/>
          </w:tcPr>
          <w:p w14:paraId="127AC812"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50</w:t>
            </w:r>
          </w:p>
        </w:tc>
        <w:tc>
          <w:tcPr>
            <w:tcW w:w="0" w:type="auto"/>
            <w:tcBorders>
              <w:top w:val="nil"/>
              <w:left w:val="nil"/>
              <w:bottom w:val="single" w:sz="4" w:space="0" w:color="auto"/>
              <w:right w:val="single" w:sz="4" w:space="0" w:color="auto"/>
            </w:tcBorders>
            <w:shd w:val="clear" w:color="auto" w:fill="auto"/>
            <w:noWrap/>
            <w:vAlign w:val="bottom"/>
            <w:hideMark/>
          </w:tcPr>
          <w:p w14:paraId="0B5A1C68" w14:textId="77777777" w:rsidR="00831E7A" w:rsidRPr="00917084" w:rsidRDefault="00831E7A" w:rsidP="00831E7A">
            <w:pP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9.11</w:t>
            </w:r>
          </w:p>
        </w:tc>
        <w:tc>
          <w:tcPr>
            <w:tcW w:w="0" w:type="auto"/>
            <w:tcBorders>
              <w:top w:val="nil"/>
              <w:left w:val="nil"/>
              <w:bottom w:val="single" w:sz="4" w:space="0" w:color="auto"/>
              <w:right w:val="single" w:sz="4" w:space="0" w:color="auto"/>
            </w:tcBorders>
            <w:shd w:val="clear" w:color="auto" w:fill="auto"/>
            <w:noWrap/>
            <w:vAlign w:val="bottom"/>
            <w:hideMark/>
          </w:tcPr>
          <w:p w14:paraId="1B00684C" w14:textId="77777777" w:rsidR="00831E7A" w:rsidRPr="00917084" w:rsidRDefault="00831E7A" w:rsidP="00831E7A">
            <w:pP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Study on XR enhancements for NR</w:t>
            </w:r>
          </w:p>
        </w:tc>
      </w:tr>
      <w:tr w:rsidR="00831E7A" w:rsidRPr="00917084" w14:paraId="14C397A9" w14:textId="77777777" w:rsidTr="00917084">
        <w:trPr>
          <w:trHeight w:val="20"/>
        </w:trPr>
        <w:tc>
          <w:tcPr>
            <w:tcW w:w="0" w:type="auto"/>
            <w:vMerge/>
            <w:tcBorders>
              <w:top w:val="nil"/>
              <w:left w:val="single" w:sz="4" w:space="0" w:color="auto"/>
              <w:bottom w:val="single" w:sz="4" w:space="0" w:color="auto"/>
              <w:right w:val="single" w:sz="4" w:space="0" w:color="auto"/>
            </w:tcBorders>
            <w:vAlign w:val="center"/>
            <w:hideMark/>
          </w:tcPr>
          <w:p w14:paraId="206AC89D" w14:textId="77777777" w:rsidR="00831E7A" w:rsidRPr="00917084" w:rsidRDefault="00831E7A" w:rsidP="00831E7A">
            <w:pPr>
              <w:rPr>
                <w:rFonts w:ascii="Times New Roman" w:eastAsia="Times New Roman" w:hAnsi="Times New Roman"/>
                <w:color w:val="000000"/>
                <w:sz w:val="16"/>
                <w:szCs w:val="16"/>
                <w:lang w:eastAsia="en-GB"/>
              </w:rPr>
            </w:pPr>
          </w:p>
        </w:tc>
        <w:tc>
          <w:tcPr>
            <w:tcW w:w="0" w:type="auto"/>
            <w:vMerge/>
            <w:tcBorders>
              <w:top w:val="nil"/>
              <w:left w:val="single" w:sz="4" w:space="0" w:color="auto"/>
              <w:bottom w:val="single" w:sz="4" w:space="0" w:color="auto"/>
              <w:right w:val="single" w:sz="4" w:space="0" w:color="auto"/>
            </w:tcBorders>
            <w:vAlign w:val="center"/>
            <w:hideMark/>
          </w:tcPr>
          <w:p w14:paraId="3B9EE2D0" w14:textId="77777777" w:rsidR="00831E7A" w:rsidRPr="00917084" w:rsidRDefault="00831E7A" w:rsidP="00831E7A">
            <w:pPr>
              <w:rPr>
                <w:rFonts w:ascii="Times New Roman" w:eastAsia="Times New Roman" w:hAnsi="Times New Roman"/>
                <w:sz w:val="16"/>
                <w:szCs w:val="16"/>
                <w:lang w:eastAsia="en-GB"/>
              </w:rPr>
            </w:pPr>
          </w:p>
        </w:tc>
        <w:tc>
          <w:tcPr>
            <w:tcW w:w="0" w:type="auto"/>
            <w:vMerge/>
            <w:tcBorders>
              <w:top w:val="nil"/>
              <w:left w:val="single" w:sz="4" w:space="0" w:color="auto"/>
              <w:bottom w:val="single" w:sz="4" w:space="0" w:color="auto"/>
              <w:right w:val="single" w:sz="4" w:space="0" w:color="auto"/>
            </w:tcBorders>
            <w:vAlign w:val="center"/>
            <w:hideMark/>
          </w:tcPr>
          <w:p w14:paraId="59700CBE" w14:textId="77777777" w:rsidR="00831E7A" w:rsidRPr="00917084" w:rsidRDefault="00831E7A" w:rsidP="00831E7A">
            <w:pPr>
              <w:rPr>
                <w:rFonts w:ascii="Times New Roman" w:eastAsia="Times New Roman" w:hAnsi="Times New Roman"/>
                <w:color w:val="000000"/>
                <w:sz w:val="16"/>
                <w:szCs w:val="16"/>
                <w:lang w:eastAsia="en-GB"/>
              </w:rPr>
            </w:pPr>
          </w:p>
        </w:tc>
        <w:tc>
          <w:tcPr>
            <w:tcW w:w="0" w:type="auto"/>
            <w:tcBorders>
              <w:top w:val="nil"/>
              <w:left w:val="nil"/>
              <w:bottom w:val="single" w:sz="4" w:space="0" w:color="auto"/>
              <w:right w:val="single" w:sz="4" w:space="0" w:color="auto"/>
            </w:tcBorders>
            <w:shd w:val="clear" w:color="auto" w:fill="auto"/>
            <w:vAlign w:val="center"/>
            <w:hideMark/>
          </w:tcPr>
          <w:p w14:paraId="3AA5C44B"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Younsun</w:t>
            </w:r>
          </w:p>
        </w:tc>
        <w:tc>
          <w:tcPr>
            <w:tcW w:w="0" w:type="auto"/>
            <w:tcBorders>
              <w:top w:val="nil"/>
              <w:left w:val="nil"/>
              <w:bottom w:val="single" w:sz="4" w:space="0" w:color="auto"/>
              <w:right w:val="single" w:sz="4" w:space="0" w:color="auto"/>
            </w:tcBorders>
            <w:shd w:val="clear" w:color="auto" w:fill="auto"/>
            <w:vAlign w:val="center"/>
            <w:hideMark/>
          </w:tcPr>
          <w:p w14:paraId="046840F9"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60</w:t>
            </w:r>
          </w:p>
        </w:tc>
        <w:tc>
          <w:tcPr>
            <w:tcW w:w="0" w:type="auto"/>
            <w:tcBorders>
              <w:top w:val="nil"/>
              <w:left w:val="nil"/>
              <w:bottom w:val="single" w:sz="4" w:space="0" w:color="auto"/>
              <w:right w:val="single" w:sz="4" w:space="0" w:color="auto"/>
            </w:tcBorders>
            <w:shd w:val="clear" w:color="auto" w:fill="auto"/>
            <w:noWrap/>
            <w:vAlign w:val="center"/>
            <w:hideMark/>
          </w:tcPr>
          <w:p w14:paraId="2E914E20" w14:textId="77777777" w:rsidR="00831E7A" w:rsidRPr="00917084" w:rsidRDefault="00831E7A" w:rsidP="00831E7A">
            <w:pP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9.3</w:t>
            </w:r>
          </w:p>
        </w:tc>
        <w:tc>
          <w:tcPr>
            <w:tcW w:w="0" w:type="auto"/>
            <w:tcBorders>
              <w:top w:val="nil"/>
              <w:left w:val="nil"/>
              <w:bottom w:val="single" w:sz="4" w:space="0" w:color="auto"/>
              <w:right w:val="single" w:sz="4" w:space="0" w:color="auto"/>
            </w:tcBorders>
            <w:shd w:val="clear" w:color="auto" w:fill="auto"/>
            <w:noWrap/>
            <w:vAlign w:val="center"/>
            <w:hideMark/>
          </w:tcPr>
          <w:p w14:paraId="176EE7E9" w14:textId="77777777" w:rsidR="00831E7A" w:rsidRPr="00917084" w:rsidRDefault="00831E7A" w:rsidP="00831E7A">
            <w:pP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Study on evolution of NR duplex operation</w:t>
            </w:r>
          </w:p>
        </w:tc>
      </w:tr>
      <w:tr w:rsidR="00831E7A" w:rsidRPr="00917084" w14:paraId="7A145800" w14:textId="77777777" w:rsidTr="00917084">
        <w:trPr>
          <w:trHeight w:val="20"/>
        </w:trPr>
        <w:tc>
          <w:tcPr>
            <w:tcW w:w="0" w:type="auto"/>
            <w:gridSpan w:val="7"/>
            <w:tcBorders>
              <w:top w:val="single" w:sz="4" w:space="0" w:color="auto"/>
              <w:left w:val="single" w:sz="4" w:space="0" w:color="auto"/>
              <w:bottom w:val="single" w:sz="4" w:space="0" w:color="auto"/>
              <w:right w:val="single" w:sz="4" w:space="0" w:color="auto"/>
            </w:tcBorders>
            <w:shd w:val="clear" w:color="000000" w:fill="FFC000"/>
            <w:vAlign w:val="center"/>
            <w:hideMark/>
          </w:tcPr>
          <w:p w14:paraId="2E9DE2D9" w14:textId="77777777" w:rsidR="00831E7A" w:rsidRPr="00917084" w:rsidRDefault="00831E7A" w:rsidP="00831E7A">
            <w:pPr>
              <w:jc w:val="center"/>
              <w:rPr>
                <w:rFonts w:ascii="Times New Roman" w:eastAsia="Times New Roman" w:hAnsi="Times New Roman"/>
                <w:b/>
                <w:bCs/>
                <w:color w:val="000000"/>
                <w:sz w:val="16"/>
                <w:szCs w:val="16"/>
                <w:lang w:eastAsia="en-GB"/>
              </w:rPr>
            </w:pPr>
            <w:r w:rsidRPr="00917084">
              <w:rPr>
                <w:rFonts w:ascii="Times New Roman" w:eastAsia="Times New Roman" w:hAnsi="Times New Roman"/>
                <w:b/>
                <w:bCs/>
                <w:color w:val="000000"/>
                <w:sz w:val="16"/>
                <w:szCs w:val="16"/>
                <w:lang w:eastAsia="en-GB"/>
              </w:rPr>
              <w:t>RAN1#109-e_GTW2_Week1</w:t>
            </w:r>
          </w:p>
        </w:tc>
      </w:tr>
      <w:tr w:rsidR="00831E7A" w:rsidRPr="00917084" w14:paraId="02E02C0A" w14:textId="77777777" w:rsidTr="00917084">
        <w:trPr>
          <w:trHeight w:val="2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7980E88A"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Mon. 05/09</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6165EFBD" w14:textId="77777777" w:rsidR="00831E7A" w:rsidRPr="00917084" w:rsidRDefault="00831E7A" w:rsidP="00831E7A">
            <w:pPr>
              <w:jc w:val="center"/>
              <w:rPr>
                <w:rFonts w:ascii="Times New Roman" w:eastAsia="Times New Roman" w:hAnsi="Times New Roman"/>
                <w:sz w:val="16"/>
                <w:szCs w:val="16"/>
                <w:lang w:eastAsia="en-GB"/>
              </w:rPr>
            </w:pPr>
            <w:r w:rsidRPr="00917084">
              <w:rPr>
                <w:rFonts w:ascii="Times New Roman" w:eastAsia="Times New Roman" w:hAnsi="Times New Roman"/>
                <w:sz w:val="16"/>
                <w:szCs w:val="16"/>
                <w:lang w:eastAsia="en-GB"/>
              </w:rPr>
              <w:t>12:00 UTC</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1EAB1E5F"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15:00 UTC</w:t>
            </w:r>
          </w:p>
        </w:tc>
        <w:tc>
          <w:tcPr>
            <w:tcW w:w="0" w:type="auto"/>
            <w:tcBorders>
              <w:top w:val="nil"/>
              <w:left w:val="nil"/>
              <w:bottom w:val="single" w:sz="4" w:space="0" w:color="auto"/>
              <w:right w:val="single" w:sz="4" w:space="0" w:color="auto"/>
            </w:tcBorders>
            <w:shd w:val="clear" w:color="auto" w:fill="auto"/>
            <w:vAlign w:val="center"/>
            <w:hideMark/>
          </w:tcPr>
          <w:p w14:paraId="25B8EDE4"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Shinya</w:t>
            </w:r>
          </w:p>
        </w:tc>
        <w:tc>
          <w:tcPr>
            <w:tcW w:w="0" w:type="auto"/>
            <w:tcBorders>
              <w:top w:val="nil"/>
              <w:left w:val="nil"/>
              <w:bottom w:val="single" w:sz="4" w:space="0" w:color="auto"/>
              <w:right w:val="single" w:sz="4" w:space="0" w:color="auto"/>
            </w:tcBorders>
            <w:shd w:val="clear" w:color="auto" w:fill="auto"/>
            <w:vAlign w:val="center"/>
            <w:hideMark/>
          </w:tcPr>
          <w:p w14:paraId="428B1354"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100</w:t>
            </w:r>
          </w:p>
        </w:tc>
        <w:tc>
          <w:tcPr>
            <w:tcW w:w="0" w:type="auto"/>
            <w:tcBorders>
              <w:top w:val="nil"/>
              <w:left w:val="nil"/>
              <w:bottom w:val="single" w:sz="4" w:space="0" w:color="auto"/>
              <w:right w:val="single" w:sz="4" w:space="0" w:color="auto"/>
            </w:tcBorders>
            <w:shd w:val="clear" w:color="auto" w:fill="auto"/>
            <w:noWrap/>
            <w:vAlign w:val="center"/>
            <w:hideMark/>
          </w:tcPr>
          <w:p w14:paraId="6C714CA3" w14:textId="77777777" w:rsidR="00831E7A" w:rsidRPr="00917084" w:rsidRDefault="00831E7A" w:rsidP="00831E7A">
            <w:pP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8.16</w:t>
            </w:r>
          </w:p>
        </w:tc>
        <w:tc>
          <w:tcPr>
            <w:tcW w:w="0" w:type="auto"/>
            <w:tcBorders>
              <w:top w:val="nil"/>
              <w:left w:val="nil"/>
              <w:bottom w:val="single" w:sz="4" w:space="0" w:color="auto"/>
              <w:right w:val="single" w:sz="4" w:space="0" w:color="auto"/>
            </w:tcBorders>
            <w:shd w:val="clear" w:color="auto" w:fill="auto"/>
            <w:noWrap/>
            <w:vAlign w:val="center"/>
            <w:hideMark/>
          </w:tcPr>
          <w:p w14:paraId="51960239" w14:textId="77777777" w:rsidR="00831E7A" w:rsidRPr="00917084" w:rsidRDefault="00831E7A" w:rsidP="00831E7A">
            <w:pP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Rel-17 UE features</w:t>
            </w:r>
          </w:p>
        </w:tc>
      </w:tr>
      <w:tr w:rsidR="00831E7A" w:rsidRPr="00917084" w14:paraId="5D63EA6E" w14:textId="77777777" w:rsidTr="00917084">
        <w:trPr>
          <w:trHeight w:val="20"/>
        </w:trPr>
        <w:tc>
          <w:tcPr>
            <w:tcW w:w="0" w:type="auto"/>
            <w:vMerge/>
            <w:tcBorders>
              <w:top w:val="nil"/>
              <w:left w:val="single" w:sz="4" w:space="0" w:color="auto"/>
              <w:bottom w:val="single" w:sz="4" w:space="0" w:color="auto"/>
              <w:right w:val="single" w:sz="4" w:space="0" w:color="auto"/>
            </w:tcBorders>
            <w:vAlign w:val="center"/>
            <w:hideMark/>
          </w:tcPr>
          <w:p w14:paraId="6D061B40" w14:textId="77777777" w:rsidR="00831E7A" w:rsidRPr="00917084" w:rsidRDefault="00831E7A" w:rsidP="00831E7A">
            <w:pPr>
              <w:rPr>
                <w:rFonts w:ascii="Times New Roman" w:eastAsia="Times New Roman" w:hAnsi="Times New Roman"/>
                <w:color w:val="000000"/>
                <w:sz w:val="16"/>
                <w:szCs w:val="16"/>
                <w:lang w:eastAsia="en-GB"/>
              </w:rPr>
            </w:pPr>
          </w:p>
        </w:tc>
        <w:tc>
          <w:tcPr>
            <w:tcW w:w="0" w:type="auto"/>
            <w:vMerge/>
            <w:tcBorders>
              <w:top w:val="nil"/>
              <w:left w:val="single" w:sz="4" w:space="0" w:color="auto"/>
              <w:bottom w:val="single" w:sz="4" w:space="0" w:color="auto"/>
              <w:right w:val="single" w:sz="4" w:space="0" w:color="auto"/>
            </w:tcBorders>
            <w:vAlign w:val="center"/>
            <w:hideMark/>
          </w:tcPr>
          <w:p w14:paraId="1E50591F" w14:textId="77777777" w:rsidR="00831E7A" w:rsidRPr="00917084" w:rsidRDefault="00831E7A" w:rsidP="00831E7A">
            <w:pPr>
              <w:rPr>
                <w:rFonts w:ascii="Times New Roman" w:eastAsia="Times New Roman" w:hAnsi="Times New Roman"/>
                <w:sz w:val="16"/>
                <w:szCs w:val="16"/>
                <w:lang w:eastAsia="en-GB"/>
              </w:rPr>
            </w:pPr>
          </w:p>
        </w:tc>
        <w:tc>
          <w:tcPr>
            <w:tcW w:w="0" w:type="auto"/>
            <w:vMerge/>
            <w:tcBorders>
              <w:top w:val="nil"/>
              <w:left w:val="single" w:sz="4" w:space="0" w:color="auto"/>
              <w:bottom w:val="single" w:sz="4" w:space="0" w:color="auto"/>
              <w:right w:val="single" w:sz="4" w:space="0" w:color="auto"/>
            </w:tcBorders>
            <w:vAlign w:val="center"/>
            <w:hideMark/>
          </w:tcPr>
          <w:p w14:paraId="0B77AFD7" w14:textId="77777777" w:rsidR="00831E7A" w:rsidRPr="00917084" w:rsidRDefault="00831E7A" w:rsidP="00831E7A">
            <w:pPr>
              <w:rPr>
                <w:rFonts w:ascii="Times New Roman" w:eastAsia="Times New Roman" w:hAnsi="Times New Roman"/>
                <w:color w:val="000000"/>
                <w:sz w:val="16"/>
                <w:szCs w:val="16"/>
                <w:lang w:eastAsia="en-GB"/>
              </w:rPr>
            </w:pPr>
          </w:p>
        </w:tc>
        <w:tc>
          <w:tcPr>
            <w:tcW w:w="0" w:type="auto"/>
            <w:tcBorders>
              <w:top w:val="nil"/>
              <w:left w:val="nil"/>
              <w:bottom w:val="single" w:sz="4" w:space="0" w:color="auto"/>
              <w:right w:val="single" w:sz="4" w:space="0" w:color="auto"/>
            </w:tcBorders>
            <w:shd w:val="clear" w:color="auto" w:fill="auto"/>
            <w:vAlign w:val="center"/>
            <w:hideMark/>
          </w:tcPr>
          <w:p w14:paraId="09A179B7"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Xiaodong</w:t>
            </w:r>
          </w:p>
        </w:tc>
        <w:tc>
          <w:tcPr>
            <w:tcW w:w="0" w:type="auto"/>
            <w:tcBorders>
              <w:top w:val="nil"/>
              <w:left w:val="nil"/>
              <w:bottom w:val="single" w:sz="4" w:space="0" w:color="auto"/>
              <w:right w:val="single" w:sz="4" w:space="0" w:color="auto"/>
            </w:tcBorders>
            <w:shd w:val="clear" w:color="auto" w:fill="auto"/>
            <w:vAlign w:val="center"/>
            <w:hideMark/>
          </w:tcPr>
          <w:p w14:paraId="12C71436"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80</w:t>
            </w:r>
          </w:p>
        </w:tc>
        <w:tc>
          <w:tcPr>
            <w:tcW w:w="0" w:type="auto"/>
            <w:tcBorders>
              <w:top w:val="nil"/>
              <w:left w:val="nil"/>
              <w:bottom w:val="single" w:sz="4" w:space="0" w:color="auto"/>
              <w:right w:val="single" w:sz="4" w:space="0" w:color="auto"/>
            </w:tcBorders>
            <w:shd w:val="clear" w:color="auto" w:fill="auto"/>
            <w:noWrap/>
            <w:vAlign w:val="center"/>
            <w:hideMark/>
          </w:tcPr>
          <w:p w14:paraId="7A5F0DF7" w14:textId="77777777" w:rsidR="00831E7A" w:rsidRPr="00917084" w:rsidRDefault="00831E7A" w:rsidP="00831E7A">
            <w:pP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9.2</w:t>
            </w:r>
          </w:p>
        </w:tc>
        <w:tc>
          <w:tcPr>
            <w:tcW w:w="0" w:type="auto"/>
            <w:tcBorders>
              <w:top w:val="nil"/>
              <w:left w:val="nil"/>
              <w:bottom w:val="single" w:sz="4" w:space="0" w:color="auto"/>
              <w:right w:val="single" w:sz="4" w:space="0" w:color="auto"/>
            </w:tcBorders>
            <w:shd w:val="clear" w:color="auto" w:fill="auto"/>
            <w:noWrap/>
            <w:vAlign w:val="center"/>
            <w:hideMark/>
          </w:tcPr>
          <w:p w14:paraId="2BA7BF55" w14:textId="77777777" w:rsidR="00831E7A" w:rsidRPr="00917084" w:rsidRDefault="00831E7A" w:rsidP="00831E7A">
            <w:pP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Study on Artificial Intelligence (AI)/Machine Learning (ML) for NR air interface</w:t>
            </w:r>
          </w:p>
        </w:tc>
      </w:tr>
      <w:tr w:rsidR="00831E7A" w:rsidRPr="00917084" w14:paraId="6DD55950" w14:textId="77777777" w:rsidTr="00917084">
        <w:trPr>
          <w:trHeight w:val="2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5D2573E6"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Tue. 05/10</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00DC14A7" w14:textId="77777777" w:rsidR="00831E7A" w:rsidRPr="00917084" w:rsidRDefault="00831E7A" w:rsidP="00831E7A">
            <w:pPr>
              <w:jc w:val="center"/>
              <w:rPr>
                <w:rFonts w:ascii="Times New Roman" w:eastAsia="Times New Roman" w:hAnsi="Times New Roman"/>
                <w:sz w:val="16"/>
                <w:szCs w:val="16"/>
                <w:lang w:eastAsia="en-GB"/>
              </w:rPr>
            </w:pPr>
            <w:r w:rsidRPr="00917084">
              <w:rPr>
                <w:rFonts w:ascii="Times New Roman" w:eastAsia="Times New Roman" w:hAnsi="Times New Roman"/>
                <w:sz w:val="16"/>
                <w:szCs w:val="16"/>
                <w:lang w:eastAsia="en-GB"/>
              </w:rPr>
              <w:t>03:00 UTC</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1610F2D5"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06:00 UTC</w:t>
            </w:r>
          </w:p>
        </w:tc>
        <w:tc>
          <w:tcPr>
            <w:tcW w:w="0" w:type="auto"/>
            <w:tcBorders>
              <w:top w:val="nil"/>
              <w:left w:val="nil"/>
              <w:bottom w:val="single" w:sz="4" w:space="0" w:color="auto"/>
              <w:right w:val="single" w:sz="4" w:space="0" w:color="auto"/>
            </w:tcBorders>
            <w:shd w:val="clear" w:color="auto" w:fill="auto"/>
            <w:vAlign w:val="center"/>
            <w:hideMark/>
          </w:tcPr>
          <w:p w14:paraId="234096A5"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Shinya</w:t>
            </w:r>
          </w:p>
        </w:tc>
        <w:tc>
          <w:tcPr>
            <w:tcW w:w="0" w:type="auto"/>
            <w:tcBorders>
              <w:top w:val="nil"/>
              <w:left w:val="nil"/>
              <w:bottom w:val="single" w:sz="4" w:space="0" w:color="auto"/>
              <w:right w:val="single" w:sz="4" w:space="0" w:color="auto"/>
            </w:tcBorders>
            <w:shd w:val="clear" w:color="auto" w:fill="auto"/>
            <w:vAlign w:val="center"/>
            <w:hideMark/>
          </w:tcPr>
          <w:p w14:paraId="7FDFFEEF"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100</w:t>
            </w:r>
          </w:p>
        </w:tc>
        <w:tc>
          <w:tcPr>
            <w:tcW w:w="0" w:type="auto"/>
            <w:tcBorders>
              <w:top w:val="nil"/>
              <w:left w:val="nil"/>
              <w:bottom w:val="single" w:sz="4" w:space="0" w:color="auto"/>
              <w:right w:val="single" w:sz="4" w:space="0" w:color="auto"/>
            </w:tcBorders>
            <w:shd w:val="clear" w:color="auto" w:fill="auto"/>
            <w:noWrap/>
            <w:vAlign w:val="center"/>
            <w:hideMark/>
          </w:tcPr>
          <w:p w14:paraId="4F4407DA" w14:textId="77777777" w:rsidR="00831E7A" w:rsidRPr="00917084" w:rsidRDefault="00831E7A" w:rsidP="00831E7A">
            <w:pP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8.16</w:t>
            </w:r>
          </w:p>
        </w:tc>
        <w:tc>
          <w:tcPr>
            <w:tcW w:w="0" w:type="auto"/>
            <w:tcBorders>
              <w:top w:val="nil"/>
              <w:left w:val="nil"/>
              <w:bottom w:val="single" w:sz="4" w:space="0" w:color="auto"/>
              <w:right w:val="single" w:sz="4" w:space="0" w:color="auto"/>
            </w:tcBorders>
            <w:shd w:val="clear" w:color="auto" w:fill="auto"/>
            <w:noWrap/>
            <w:vAlign w:val="center"/>
            <w:hideMark/>
          </w:tcPr>
          <w:p w14:paraId="7FEE2383" w14:textId="77777777" w:rsidR="00831E7A" w:rsidRPr="00917084" w:rsidRDefault="00831E7A" w:rsidP="00831E7A">
            <w:pP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Rel-17 UE features</w:t>
            </w:r>
          </w:p>
        </w:tc>
      </w:tr>
      <w:tr w:rsidR="00831E7A" w:rsidRPr="00917084" w14:paraId="337446AE" w14:textId="77777777" w:rsidTr="00917084">
        <w:trPr>
          <w:trHeight w:val="20"/>
        </w:trPr>
        <w:tc>
          <w:tcPr>
            <w:tcW w:w="0" w:type="auto"/>
            <w:vMerge/>
            <w:tcBorders>
              <w:top w:val="nil"/>
              <w:left w:val="single" w:sz="4" w:space="0" w:color="auto"/>
              <w:bottom w:val="single" w:sz="4" w:space="0" w:color="auto"/>
              <w:right w:val="single" w:sz="4" w:space="0" w:color="auto"/>
            </w:tcBorders>
            <w:vAlign w:val="center"/>
            <w:hideMark/>
          </w:tcPr>
          <w:p w14:paraId="2CD054AA" w14:textId="77777777" w:rsidR="00831E7A" w:rsidRPr="00917084" w:rsidRDefault="00831E7A" w:rsidP="00831E7A">
            <w:pPr>
              <w:rPr>
                <w:rFonts w:ascii="Times New Roman" w:eastAsia="Times New Roman" w:hAnsi="Times New Roman"/>
                <w:color w:val="000000"/>
                <w:sz w:val="16"/>
                <w:szCs w:val="16"/>
                <w:lang w:eastAsia="en-GB"/>
              </w:rPr>
            </w:pPr>
          </w:p>
        </w:tc>
        <w:tc>
          <w:tcPr>
            <w:tcW w:w="0" w:type="auto"/>
            <w:vMerge/>
            <w:tcBorders>
              <w:top w:val="nil"/>
              <w:left w:val="single" w:sz="4" w:space="0" w:color="auto"/>
              <w:bottom w:val="single" w:sz="4" w:space="0" w:color="auto"/>
              <w:right w:val="single" w:sz="4" w:space="0" w:color="auto"/>
            </w:tcBorders>
            <w:vAlign w:val="center"/>
            <w:hideMark/>
          </w:tcPr>
          <w:p w14:paraId="4F4CC850" w14:textId="77777777" w:rsidR="00831E7A" w:rsidRPr="00917084" w:rsidRDefault="00831E7A" w:rsidP="00831E7A">
            <w:pPr>
              <w:rPr>
                <w:rFonts w:ascii="Times New Roman" w:eastAsia="Times New Roman" w:hAnsi="Times New Roman"/>
                <w:sz w:val="16"/>
                <w:szCs w:val="16"/>
                <w:lang w:eastAsia="en-GB"/>
              </w:rPr>
            </w:pPr>
          </w:p>
        </w:tc>
        <w:tc>
          <w:tcPr>
            <w:tcW w:w="0" w:type="auto"/>
            <w:vMerge/>
            <w:tcBorders>
              <w:top w:val="nil"/>
              <w:left w:val="single" w:sz="4" w:space="0" w:color="auto"/>
              <w:bottom w:val="single" w:sz="4" w:space="0" w:color="auto"/>
              <w:right w:val="single" w:sz="4" w:space="0" w:color="auto"/>
            </w:tcBorders>
            <w:vAlign w:val="center"/>
            <w:hideMark/>
          </w:tcPr>
          <w:p w14:paraId="4FAD74A3" w14:textId="77777777" w:rsidR="00831E7A" w:rsidRPr="00917084" w:rsidRDefault="00831E7A" w:rsidP="00831E7A">
            <w:pPr>
              <w:rPr>
                <w:rFonts w:ascii="Times New Roman" w:eastAsia="Times New Roman" w:hAnsi="Times New Roman"/>
                <w:color w:val="000000"/>
                <w:sz w:val="16"/>
                <w:szCs w:val="16"/>
                <w:lang w:eastAsia="en-GB"/>
              </w:rPr>
            </w:pPr>
          </w:p>
        </w:tc>
        <w:tc>
          <w:tcPr>
            <w:tcW w:w="0" w:type="auto"/>
            <w:tcBorders>
              <w:top w:val="nil"/>
              <w:left w:val="nil"/>
              <w:bottom w:val="single" w:sz="4" w:space="0" w:color="auto"/>
              <w:right w:val="single" w:sz="4" w:space="0" w:color="auto"/>
            </w:tcBorders>
            <w:shd w:val="clear" w:color="auto" w:fill="auto"/>
            <w:vAlign w:val="center"/>
            <w:hideMark/>
          </w:tcPr>
          <w:p w14:paraId="4C60674F"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Xiaodong</w:t>
            </w:r>
          </w:p>
        </w:tc>
        <w:tc>
          <w:tcPr>
            <w:tcW w:w="0" w:type="auto"/>
            <w:tcBorders>
              <w:top w:val="nil"/>
              <w:left w:val="nil"/>
              <w:bottom w:val="single" w:sz="4" w:space="0" w:color="auto"/>
              <w:right w:val="single" w:sz="4" w:space="0" w:color="auto"/>
            </w:tcBorders>
            <w:shd w:val="clear" w:color="auto" w:fill="auto"/>
            <w:vAlign w:val="center"/>
            <w:hideMark/>
          </w:tcPr>
          <w:p w14:paraId="2968103A"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40</w:t>
            </w:r>
          </w:p>
        </w:tc>
        <w:tc>
          <w:tcPr>
            <w:tcW w:w="0" w:type="auto"/>
            <w:tcBorders>
              <w:top w:val="nil"/>
              <w:left w:val="nil"/>
              <w:bottom w:val="single" w:sz="4" w:space="0" w:color="auto"/>
              <w:right w:val="single" w:sz="4" w:space="0" w:color="auto"/>
            </w:tcBorders>
            <w:shd w:val="clear" w:color="auto" w:fill="auto"/>
            <w:noWrap/>
            <w:vAlign w:val="bottom"/>
            <w:hideMark/>
          </w:tcPr>
          <w:p w14:paraId="18434256" w14:textId="77777777" w:rsidR="00831E7A" w:rsidRPr="00917084" w:rsidRDefault="00831E7A" w:rsidP="00831E7A">
            <w:pP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9.9</w:t>
            </w:r>
          </w:p>
        </w:tc>
        <w:tc>
          <w:tcPr>
            <w:tcW w:w="0" w:type="auto"/>
            <w:tcBorders>
              <w:top w:val="nil"/>
              <w:left w:val="nil"/>
              <w:bottom w:val="single" w:sz="4" w:space="0" w:color="auto"/>
              <w:right w:val="single" w:sz="4" w:space="0" w:color="auto"/>
            </w:tcBorders>
            <w:shd w:val="clear" w:color="auto" w:fill="auto"/>
            <w:noWrap/>
            <w:vAlign w:val="bottom"/>
            <w:hideMark/>
          </w:tcPr>
          <w:p w14:paraId="675498BC" w14:textId="77777777" w:rsidR="00831E7A" w:rsidRPr="00917084" w:rsidRDefault="00831E7A" w:rsidP="00831E7A">
            <w:pP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Enhancement of NR Dynamic Spectrum Sharing (DSS)</w:t>
            </w:r>
          </w:p>
        </w:tc>
      </w:tr>
      <w:tr w:rsidR="00831E7A" w:rsidRPr="00917084" w14:paraId="00AF6F7C" w14:textId="77777777" w:rsidTr="00917084">
        <w:trPr>
          <w:trHeight w:val="20"/>
        </w:trPr>
        <w:tc>
          <w:tcPr>
            <w:tcW w:w="0" w:type="auto"/>
            <w:vMerge/>
            <w:tcBorders>
              <w:top w:val="nil"/>
              <w:left w:val="single" w:sz="4" w:space="0" w:color="auto"/>
              <w:bottom w:val="single" w:sz="4" w:space="0" w:color="auto"/>
              <w:right w:val="single" w:sz="4" w:space="0" w:color="auto"/>
            </w:tcBorders>
            <w:vAlign w:val="center"/>
            <w:hideMark/>
          </w:tcPr>
          <w:p w14:paraId="0EC847A6" w14:textId="77777777" w:rsidR="00831E7A" w:rsidRPr="00917084" w:rsidRDefault="00831E7A" w:rsidP="00831E7A">
            <w:pPr>
              <w:rPr>
                <w:rFonts w:ascii="Times New Roman" w:eastAsia="Times New Roman" w:hAnsi="Times New Roman"/>
                <w:color w:val="000000"/>
                <w:sz w:val="16"/>
                <w:szCs w:val="16"/>
                <w:lang w:eastAsia="en-GB"/>
              </w:rPr>
            </w:pPr>
          </w:p>
        </w:tc>
        <w:tc>
          <w:tcPr>
            <w:tcW w:w="0" w:type="auto"/>
            <w:vMerge/>
            <w:tcBorders>
              <w:top w:val="nil"/>
              <w:left w:val="single" w:sz="4" w:space="0" w:color="auto"/>
              <w:bottom w:val="single" w:sz="4" w:space="0" w:color="auto"/>
              <w:right w:val="single" w:sz="4" w:space="0" w:color="auto"/>
            </w:tcBorders>
            <w:vAlign w:val="center"/>
            <w:hideMark/>
          </w:tcPr>
          <w:p w14:paraId="347154E4" w14:textId="77777777" w:rsidR="00831E7A" w:rsidRPr="00917084" w:rsidRDefault="00831E7A" w:rsidP="00831E7A">
            <w:pPr>
              <w:rPr>
                <w:rFonts w:ascii="Times New Roman" w:eastAsia="Times New Roman" w:hAnsi="Times New Roman"/>
                <w:sz w:val="16"/>
                <w:szCs w:val="16"/>
                <w:lang w:eastAsia="en-GB"/>
              </w:rPr>
            </w:pPr>
          </w:p>
        </w:tc>
        <w:tc>
          <w:tcPr>
            <w:tcW w:w="0" w:type="auto"/>
            <w:vMerge/>
            <w:tcBorders>
              <w:top w:val="nil"/>
              <w:left w:val="single" w:sz="4" w:space="0" w:color="auto"/>
              <w:bottom w:val="single" w:sz="4" w:space="0" w:color="auto"/>
              <w:right w:val="single" w:sz="4" w:space="0" w:color="auto"/>
            </w:tcBorders>
            <w:vAlign w:val="center"/>
            <w:hideMark/>
          </w:tcPr>
          <w:p w14:paraId="7AD28165" w14:textId="77777777" w:rsidR="00831E7A" w:rsidRPr="00917084" w:rsidRDefault="00831E7A" w:rsidP="00831E7A">
            <w:pPr>
              <w:rPr>
                <w:rFonts w:ascii="Times New Roman" w:eastAsia="Times New Roman" w:hAnsi="Times New Roman"/>
                <w:color w:val="000000"/>
                <w:sz w:val="16"/>
                <w:szCs w:val="16"/>
                <w:lang w:eastAsia="en-GB"/>
              </w:rPr>
            </w:pPr>
          </w:p>
        </w:tc>
        <w:tc>
          <w:tcPr>
            <w:tcW w:w="0" w:type="auto"/>
            <w:tcBorders>
              <w:top w:val="nil"/>
              <w:left w:val="nil"/>
              <w:bottom w:val="single" w:sz="4" w:space="0" w:color="auto"/>
              <w:right w:val="single" w:sz="4" w:space="0" w:color="auto"/>
            </w:tcBorders>
            <w:shd w:val="clear" w:color="auto" w:fill="auto"/>
            <w:vAlign w:val="center"/>
            <w:hideMark/>
          </w:tcPr>
          <w:p w14:paraId="78BB0656"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Xiaodong</w:t>
            </w:r>
          </w:p>
        </w:tc>
        <w:tc>
          <w:tcPr>
            <w:tcW w:w="0" w:type="auto"/>
            <w:tcBorders>
              <w:top w:val="nil"/>
              <w:left w:val="nil"/>
              <w:bottom w:val="single" w:sz="4" w:space="0" w:color="auto"/>
              <w:right w:val="single" w:sz="4" w:space="0" w:color="auto"/>
            </w:tcBorders>
            <w:shd w:val="clear" w:color="auto" w:fill="auto"/>
            <w:vAlign w:val="center"/>
            <w:hideMark/>
          </w:tcPr>
          <w:p w14:paraId="39EEFAD1"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40</w:t>
            </w:r>
          </w:p>
        </w:tc>
        <w:tc>
          <w:tcPr>
            <w:tcW w:w="0" w:type="auto"/>
            <w:tcBorders>
              <w:top w:val="nil"/>
              <w:left w:val="nil"/>
              <w:bottom w:val="single" w:sz="4" w:space="0" w:color="auto"/>
              <w:right w:val="single" w:sz="4" w:space="0" w:color="auto"/>
            </w:tcBorders>
            <w:shd w:val="clear" w:color="auto" w:fill="auto"/>
            <w:noWrap/>
            <w:vAlign w:val="bottom"/>
            <w:hideMark/>
          </w:tcPr>
          <w:p w14:paraId="2018FB38" w14:textId="77777777" w:rsidR="00831E7A" w:rsidRPr="00917084" w:rsidRDefault="00831E7A" w:rsidP="00831E7A">
            <w:pP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9.6</w:t>
            </w:r>
          </w:p>
        </w:tc>
        <w:tc>
          <w:tcPr>
            <w:tcW w:w="0" w:type="auto"/>
            <w:tcBorders>
              <w:top w:val="nil"/>
              <w:left w:val="nil"/>
              <w:bottom w:val="single" w:sz="4" w:space="0" w:color="auto"/>
              <w:right w:val="single" w:sz="4" w:space="0" w:color="auto"/>
            </w:tcBorders>
            <w:shd w:val="clear" w:color="auto" w:fill="auto"/>
            <w:noWrap/>
            <w:vAlign w:val="bottom"/>
            <w:hideMark/>
          </w:tcPr>
          <w:p w14:paraId="796A5E45" w14:textId="77777777" w:rsidR="00831E7A" w:rsidRPr="00917084" w:rsidRDefault="00831E7A" w:rsidP="00831E7A">
            <w:pP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Study on further NR RedCap (reduced capability) UE complexity reduction</w:t>
            </w:r>
          </w:p>
        </w:tc>
      </w:tr>
      <w:tr w:rsidR="00831E7A" w:rsidRPr="00917084" w14:paraId="7414024E" w14:textId="77777777" w:rsidTr="00917084">
        <w:trPr>
          <w:trHeight w:val="2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6554A99B"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Wed. 05/11</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7BFB9D09" w14:textId="77777777" w:rsidR="00831E7A" w:rsidRPr="00917084" w:rsidRDefault="00831E7A" w:rsidP="00831E7A">
            <w:pPr>
              <w:jc w:val="center"/>
              <w:rPr>
                <w:rFonts w:ascii="Times New Roman" w:eastAsia="Times New Roman" w:hAnsi="Times New Roman"/>
                <w:sz w:val="16"/>
                <w:szCs w:val="16"/>
                <w:lang w:eastAsia="en-GB"/>
              </w:rPr>
            </w:pPr>
            <w:r w:rsidRPr="00917084">
              <w:rPr>
                <w:rFonts w:ascii="Times New Roman" w:eastAsia="Times New Roman" w:hAnsi="Times New Roman"/>
                <w:sz w:val="16"/>
                <w:szCs w:val="16"/>
                <w:lang w:eastAsia="en-GB"/>
              </w:rPr>
              <w:t>03:00 UTC</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7EC465FD"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06:00 UTC</w:t>
            </w:r>
          </w:p>
        </w:tc>
        <w:tc>
          <w:tcPr>
            <w:tcW w:w="0" w:type="auto"/>
            <w:tcBorders>
              <w:top w:val="nil"/>
              <w:left w:val="nil"/>
              <w:bottom w:val="single" w:sz="4" w:space="0" w:color="auto"/>
              <w:right w:val="single" w:sz="4" w:space="0" w:color="auto"/>
            </w:tcBorders>
            <w:shd w:val="clear" w:color="auto" w:fill="auto"/>
            <w:vAlign w:val="center"/>
            <w:hideMark/>
          </w:tcPr>
          <w:p w14:paraId="4F89A7B3"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Shinya</w:t>
            </w:r>
          </w:p>
        </w:tc>
        <w:tc>
          <w:tcPr>
            <w:tcW w:w="0" w:type="auto"/>
            <w:tcBorders>
              <w:top w:val="nil"/>
              <w:left w:val="nil"/>
              <w:bottom w:val="single" w:sz="4" w:space="0" w:color="auto"/>
              <w:right w:val="single" w:sz="4" w:space="0" w:color="auto"/>
            </w:tcBorders>
            <w:shd w:val="clear" w:color="auto" w:fill="auto"/>
            <w:vAlign w:val="center"/>
            <w:hideMark/>
          </w:tcPr>
          <w:p w14:paraId="6EF3638D"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100</w:t>
            </w:r>
          </w:p>
        </w:tc>
        <w:tc>
          <w:tcPr>
            <w:tcW w:w="0" w:type="auto"/>
            <w:tcBorders>
              <w:top w:val="nil"/>
              <w:left w:val="nil"/>
              <w:bottom w:val="single" w:sz="4" w:space="0" w:color="auto"/>
              <w:right w:val="single" w:sz="4" w:space="0" w:color="auto"/>
            </w:tcBorders>
            <w:shd w:val="clear" w:color="auto" w:fill="auto"/>
            <w:noWrap/>
            <w:vAlign w:val="center"/>
            <w:hideMark/>
          </w:tcPr>
          <w:p w14:paraId="0A3F1D26" w14:textId="77777777" w:rsidR="00831E7A" w:rsidRPr="00917084" w:rsidRDefault="00831E7A" w:rsidP="00831E7A">
            <w:pP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8.16</w:t>
            </w:r>
          </w:p>
        </w:tc>
        <w:tc>
          <w:tcPr>
            <w:tcW w:w="0" w:type="auto"/>
            <w:tcBorders>
              <w:top w:val="nil"/>
              <w:left w:val="nil"/>
              <w:bottom w:val="single" w:sz="4" w:space="0" w:color="auto"/>
              <w:right w:val="single" w:sz="4" w:space="0" w:color="auto"/>
            </w:tcBorders>
            <w:shd w:val="clear" w:color="auto" w:fill="auto"/>
            <w:noWrap/>
            <w:vAlign w:val="center"/>
            <w:hideMark/>
          </w:tcPr>
          <w:p w14:paraId="324DF746" w14:textId="77777777" w:rsidR="00831E7A" w:rsidRPr="00917084" w:rsidRDefault="00831E7A" w:rsidP="00831E7A">
            <w:pP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Rel-17 UE features</w:t>
            </w:r>
          </w:p>
        </w:tc>
      </w:tr>
      <w:tr w:rsidR="00831E7A" w:rsidRPr="00917084" w14:paraId="48DB0709" w14:textId="77777777" w:rsidTr="00917084">
        <w:trPr>
          <w:trHeight w:val="20"/>
        </w:trPr>
        <w:tc>
          <w:tcPr>
            <w:tcW w:w="0" w:type="auto"/>
            <w:vMerge/>
            <w:tcBorders>
              <w:top w:val="nil"/>
              <w:left w:val="single" w:sz="4" w:space="0" w:color="auto"/>
              <w:bottom w:val="single" w:sz="4" w:space="0" w:color="auto"/>
              <w:right w:val="single" w:sz="4" w:space="0" w:color="auto"/>
            </w:tcBorders>
            <w:vAlign w:val="center"/>
            <w:hideMark/>
          </w:tcPr>
          <w:p w14:paraId="3EA96E49" w14:textId="77777777" w:rsidR="00831E7A" w:rsidRPr="00917084" w:rsidRDefault="00831E7A" w:rsidP="00831E7A">
            <w:pPr>
              <w:rPr>
                <w:rFonts w:ascii="Times New Roman" w:eastAsia="Times New Roman" w:hAnsi="Times New Roman"/>
                <w:color w:val="000000"/>
                <w:sz w:val="16"/>
                <w:szCs w:val="16"/>
                <w:lang w:eastAsia="en-GB"/>
              </w:rPr>
            </w:pPr>
          </w:p>
        </w:tc>
        <w:tc>
          <w:tcPr>
            <w:tcW w:w="0" w:type="auto"/>
            <w:vMerge/>
            <w:tcBorders>
              <w:top w:val="nil"/>
              <w:left w:val="single" w:sz="4" w:space="0" w:color="auto"/>
              <w:bottom w:val="single" w:sz="4" w:space="0" w:color="auto"/>
              <w:right w:val="single" w:sz="4" w:space="0" w:color="auto"/>
            </w:tcBorders>
            <w:vAlign w:val="center"/>
            <w:hideMark/>
          </w:tcPr>
          <w:p w14:paraId="04F8BB6B" w14:textId="77777777" w:rsidR="00831E7A" w:rsidRPr="00917084" w:rsidRDefault="00831E7A" w:rsidP="00831E7A">
            <w:pPr>
              <w:rPr>
                <w:rFonts w:ascii="Times New Roman" w:eastAsia="Times New Roman" w:hAnsi="Times New Roman"/>
                <w:sz w:val="16"/>
                <w:szCs w:val="16"/>
                <w:lang w:eastAsia="en-GB"/>
              </w:rPr>
            </w:pPr>
          </w:p>
        </w:tc>
        <w:tc>
          <w:tcPr>
            <w:tcW w:w="0" w:type="auto"/>
            <w:vMerge/>
            <w:tcBorders>
              <w:top w:val="nil"/>
              <w:left w:val="single" w:sz="4" w:space="0" w:color="auto"/>
              <w:bottom w:val="single" w:sz="4" w:space="0" w:color="auto"/>
              <w:right w:val="single" w:sz="4" w:space="0" w:color="auto"/>
            </w:tcBorders>
            <w:vAlign w:val="center"/>
            <w:hideMark/>
          </w:tcPr>
          <w:p w14:paraId="553AA3A1" w14:textId="77777777" w:rsidR="00831E7A" w:rsidRPr="00917084" w:rsidRDefault="00831E7A" w:rsidP="00831E7A">
            <w:pPr>
              <w:rPr>
                <w:rFonts w:ascii="Times New Roman" w:eastAsia="Times New Roman" w:hAnsi="Times New Roman"/>
                <w:color w:val="000000"/>
                <w:sz w:val="16"/>
                <w:szCs w:val="16"/>
                <w:lang w:eastAsia="en-GB"/>
              </w:rPr>
            </w:pPr>
          </w:p>
        </w:tc>
        <w:tc>
          <w:tcPr>
            <w:tcW w:w="0" w:type="auto"/>
            <w:tcBorders>
              <w:top w:val="nil"/>
              <w:left w:val="nil"/>
              <w:bottom w:val="single" w:sz="4" w:space="0" w:color="auto"/>
              <w:right w:val="single" w:sz="4" w:space="0" w:color="auto"/>
            </w:tcBorders>
            <w:shd w:val="clear" w:color="auto" w:fill="auto"/>
            <w:vAlign w:val="center"/>
            <w:hideMark/>
          </w:tcPr>
          <w:p w14:paraId="45A43453"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Xiaodong</w:t>
            </w:r>
          </w:p>
        </w:tc>
        <w:tc>
          <w:tcPr>
            <w:tcW w:w="0" w:type="auto"/>
            <w:tcBorders>
              <w:top w:val="nil"/>
              <w:left w:val="nil"/>
              <w:bottom w:val="single" w:sz="4" w:space="0" w:color="auto"/>
              <w:right w:val="single" w:sz="4" w:space="0" w:color="auto"/>
            </w:tcBorders>
            <w:shd w:val="clear" w:color="auto" w:fill="auto"/>
            <w:vAlign w:val="center"/>
            <w:hideMark/>
          </w:tcPr>
          <w:p w14:paraId="47783004"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50</w:t>
            </w:r>
          </w:p>
        </w:tc>
        <w:tc>
          <w:tcPr>
            <w:tcW w:w="0" w:type="auto"/>
            <w:tcBorders>
              <w:top w:val="nil"/>
              <w:left w:val="nil"/>
              <w:bottom w:val="single" w:sz="4" w:space="0" w:color="auto"/>
              <w:right w:val="single" w:sz="4" w:space="0" w:color="auto"/>
            </w:tcBorders>
            <w:shd w:val="clear" w:color="auto" w:fill="auto"/>
            <w:noWrap/>
            <w:vAlign w:val="center"/>
            <w:hideMark/>
          </w:tcPr>
          <w:p w14:paraId="68D6D774" w14:textId="77777777" w:rsidR="00831E7A" w:rsidRPr="00917084" w:rsidRDefault="00831E7A" w:rsidP="00831E7A">
            <w:pP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9.2</w:t>
            </w:r>
          </w:p>
        </w:tc>
        <w:tc>
          <w:tcPr>
            <w:tcW w:w="0" w:type="auto"/>
            <w:tcBorders>
              <w:top w:val="nil"/>
              <w:left w:val="nil"/>
              <w:bottom w:val="single" w:sz="4" w:space="0" w:color="auto"/>
              <w:right w:val="single" w:sz="4" w:space="0" w:color="auto"/>
            </w:tcBorders>
            <w:shd w:val="clear" w:color="auto" w:fill="auto"/>
            <w:noWrap/>
            <w:vAlign w:val="center"/>
            <w:hideMark/>
          </w:tcPr>
          <w:p w14:paraId="15145A5B" w14:textId="77777777" w:rsidR="00831E7A" w:rsidRPr="00917084" w:rsidRDefault="00831E7A" w:rsidP="00831E7A">
            <w:pP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Study on Artificial Intelligence (AI)/Machine Learning (ML) for NR air interface</w:t>
            </w:r>
          </w:p>
        </w:tc>
      </w:tr>
      <w:tr w:rsidR="00831E7A" w:rsidRPr="00917084" w14:paraId="365DC6A1" w14:textId="77777777" w:rsidTr="00917084">
        <w:trPr>
          <w:trHeight w:val="20"/>
        </w:trPr>
        <w:tc>
          <w:tcPr>
            <w:tcW w:w="0" w:type="auto"/>
            <w:vMerge/>
            <w:tcBorders>
              <w:top w:val="nil"/>
              <w:left w:val="single" w:sz="4" w:space="0" w:color="auto"/>
              <w:bottom w:val="single" w:sz="4" w:space="0" w:color="auto"/>
              <w:right w:val="single" w:sz="4" w:space="0" w:color="auto"/>
            </w:tcBorders>
            <w:vAlign w:val="center"/>
            <w:hideMark/>
          </w:tcPr>
          <w:p w14:paraId="15A9C408" w14:textId="77777777" w:rsidR="00831E7A" w:rsidRPr="00917084" w:rsidRDefault="00831E7A" w:rsidP="00831E7A">
            <w:pPr>
              <w:rPr>
                <w:rFonts w:ascii="Times New Roman" w:eastAsia="Times New Roman" w:hAnsi="Times New Roman"/>
                <w:color w:val="000000"/>
                <w:sz w:val="16"/>
                <w:szCs w:val="16"/>
                <w:lang w:eastAsia="en-GB"/>
              </w:rPr>
            </w:pPr>
          </w:p>
        </w:tc>
        <w:tc>
          <w:tcPr>
            <w:tcW w:w="0" w:type="auto"/>
            <w:vMerge/>
            <w:tcBorders>
              <w:top w:val="nil"/>
              <w:left w:val="single" w:sz="4" w:space="0" w:color="auto"/>
              <w:bottom w:val="single" w:sz="4" w:space="0" w:color="auto"/>
              <w:right w:val="single" w:sz="4" w:space="0" w:color="auto"/>
            </w:tcBorders>
            <w:vAlign w:val="center"/>
            <w:hideMark/>
          </w:tcPr>
          <w:p w14:paraId="2CD21FA1" w14:textId="77777777" w:rsidR="00831E7A" w:rsidRPr="00917084" w:rsidRDefault="00831E7A" w:rsidP="00831E7A">
            <w:pPr>
              <w:rPr>
                <w:rFonts w:ascii="Times New Roman" w:eastAsia="Times New Roman" w:hAnsi="Times New Roman"/>
                <w:sz w:val="16"/>
                <w:szCs w:val="16"/>
                <w:lang w:eastAsia="en-GB"/>
              </w:rPr>
            </w:pPr>
          </w:p>
        </w:tc>
        <w:tc>
          <w:tcPr>
            <w:tcW w:w="0" w:type="auto"/>
            <w:vMerge/>
            <w:tcBorders>
              <w:top w:val="nil"/>
              <w:left w:val="single" w:sz="4" w:space="0" w:color="auto"/>
              <w:bottom w:val="single" w:sz="4" w:space="0" w:color="auto"/>
              <w:right w:val="single" w:sz="4" w:space="0" w:color="auto"/>
            </w:tcBorders>
            <w:vAlign w:val="center"/>
            <w:hideMark/>
          </w:tcPr>
          <w:p w14:paraId="14142A39" w14:textId="77777777" w:rsidR="00831E7A" w:rsidRPr="00917084" w:rsidRDefault="00831E7A" w:rsidP="00831E7A">
            <w:pPr>
              <w:rPr>
                <w:rFonts w:ascii="Times New Roman" w:eastAsia="Times New Roman" w:hAnsi="Times New Roman"/>
                <w:color w:val="000000"/>
                <w:sz w:val="16"/>
                <w:szCs w:val="16"/>
                <w:lang w:eastAsia="en-GB"/>
              </w:rPr>
            </w:pPr>
          </w:p>
        </w:tc>
        <w:tc>
          <w:tcPr>
            <w:tcW w:w="0" w:type="auto"/>
            <w:tcBorders>
              <w:top w:val="nil"/>
              <w:left w:val="nil"/>
              <w:bottom w:val="single" w:sz="4" w:space="0" w:color="auto"/>
              <w:right w:val="single" w:sz="4" w:space="0" w:color="auto"/>
            </w:tcBorders>
            <w:shd w:val="clear" w:color="auto" w:fill="auto"/>
            <w:vAlign w:val="center"/>
            <w:hideMark/>
          </w:tcPr>
          <w:p w14:paraId="64A4922A"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David</w:t>
            </w:r>
          </w:p>
        </w:tc>
        <w:tc>
          <w:tcPr>
            <w:tcW w:w="0" w:type="auto"/>
            <w:tcBorders>
              <w:top w:val="nil"/>
              <w:left w:val="nil"/>
              <w:bottom w:val="single" w:sz="4" w:space="0" w:color="auto"/>
              <w:right w:val="single" w:sz="4" w:space="0" w:color="auto"/>
            </w:tcBorders>
            <w:shd w:val="clear" w:color="auto" w:fill="auto"/>
            <w:vAlign w:val="center"/>
            <w:hideMark/>
          </w:tcPr>
          <w:p w14:paraId="18883DB6"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30</w:t>
            </w:r>
          </w:p>
        </w:tc>
        <w:tc>
          <w:tcPr>
            <w:tcW w:w="0" w:type="auto"/>
            <w:tcBorders>
              <w:top w:val="nil"/>
              <w:left w:val="nil"/>
              <w:bottom w:val="single" w:sz="4" w:space="0" w:color="auto"/>
              <w:right w:val="single" w:sz="4" w:space="0" w:color="auto"/>
            </w:tcBorders>
            <w:shd w:val="clear" w:color="auto" w:fill="auto"/>
            <w:noWrap/>
            <w:vAlign w:val="center"/>
            <w:hideMark/>
          </w:tcPr>
          <w:p w14:paraId="3DB42A89" w14:textId="77777777" w:rsidR="00831E7A" w:rsidRPr="00917084" w:rsidRDefault="00831E7A" w:rsidP="00831E7A">
            <w:pP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8.12</w:t>
            </w:r>
          </w:p>
        </w:tc>
        <w:tc>
          <w:tcPr>
            <w:tcW w:w="0" w:type="auto"/>
            <w:tcBorders>
              <w:top w:val="nil"/>
              <w:left w:val="nil"/>
              <w:bottom w:val="single" w:sz="4" w:space="0" w:color="auto"/>
              <w:right w:val="single" w:sz="4" w:space="0" w:color="auto"/>
            </w:tcBorders>
            <w:shd w:val="clear" w:color="auto" w:fill="auto"/>
            <w:noWrap/>
            <w:vAlign w:val="center"/>
            <w:hideMark/>
          </w:tcPr>
          <w:p w14:paraId="43D0A52F" w14:textId="77777777" w:rsidR="00831E7A" w:rsidRPr="00917084" w:rsidRDefault="00831E7A" w:rsidP="00831E7A">
            <w:pP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Maintenance on NR Multicast and Broadcast Services</w:t>
            </w:r>
          </w:p>
        </w:tc>
      </w:tr>
      <w:tr w:rsidR="00831E7A" w:rsidRPr="00917084" w14:paraId="15DE9DD6" w14:textId="77777777" w:rsidTr="00917084">
        <w:trPr>
          <w:trHeight w:val="2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4699DE10"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Thu. 05/12</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17E8E1E8" w14:textId="77777777" w:rsidR="00831E7A" w:rsidRPr="00917084" w:rsidRDefault="00831E7A" w:rsidP="00831E7A">
            <w:pPr>
              <w:jc w:val="center"/>
              <w:rPr>
                <w:rFonts w:ascii="Times New Roman" w:eastAsia="Times New Roman" w:hAnsi="Times New Roman"/>
                <w:sz w:val="16"/>
                <w:szCs w:val="16"/>
                <w:lang w:eastAsia="en-GB"/>
              </w:rPr>
            </w:pPr>
            <w:r w:rsidRPr="00917084">
              <w:rPr>
                <w:rFonts w:ascii="Times New Roman" w:eastAsia="Times New Roman" w:hAnsi="Times New Roman"/>
                <w:sz w:val="16"/>
                <w:szCs w:val="16"/>
                <w:lang w:eastAsia="en-GB"/>
              </w:rPr>
              <w:t>03:00 UTC</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5C2F4FCE"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06:00 UTC</w:t>
            </w:r>
          </w:p>
        </w:tc>
        <w:tc>
          <w:tcPr>
            <w:tcW w:w="0" w:type="auto"/>
            <w:tcBorders>
              <w:top w:val="nil"/>
              <w:left w:val="nil"/>
              <w:bottom w:val="single" w:sz="4" w:space="0" w:color="auto"/>
              <w:right w:val="single" w:sz="4" w:space="0" w:color="auto"/>
            </w:tcBorders>
            <w:shd w:val="clear" w:color="auto" w:fill="auto"/>
            <w:vAlign w:val="center"/>
            <w:hideMark/>
          </w:tcPr>
          <w:p w14:paraId="1E157977"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Shinya</w:t>
            </w:r>
          </w:p>
        </w:tc>
        <w:tc>
          <w:tcPr>
            <w:tcW w:w="0" w:type="auto"/>
            <w:tcBorders>
              <w:top w:val="nil"/>
              <w:left w:val="nil"/>
              <w:bottom w:val="single" w:sz="4" w:space="0" w:color="auto"/>
              <w:right w:val="single" w:sz="4" w:space="0" w:color="auto"/>
            </w:tcBorders>
            <w:shd w:val="clear" w:color="auto" w:fill="auto"/>
            <w:vAlign w:val="center"/>
            <w:hideMark/>
          </w:tcPr>
          <w:p w14:paraId="38E185B9"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100</w:t>
            </w:r>
          </w:p>
        </w:tc>
        <w:tc>
          <w:tcPr>
            <w:tcW w:w="0" w:type="auto"/>
            <w:tcBorders>
              <w:top w:val="nil"/>
              <w:left w:val="nil"/>
              <w:bottom w:val="single" w:sz="4" w:space="0" w:color="auto"/>
              <w:right w:val="single" w:sz="4" w:space="0" w:color="auto"/>
            </w:tcBorders>
            <w:shd w:val="clear" w:color="auto" w:fill="auto"/>
            <w:noWrap/>
            <w:vAlign w:val="center"/>
            <w:hideMark/>
          </w:tcPr>
          <w:p w14:paraId="3ED3EC97" w14:textId="77777777" w:rsidR="00831E7A" w:rsidRPr="00917084" w:rsidRDefault="00831E7A" w:rsidP="00831E7A">
            <w:pP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8.16</w:t>
            </w:r>
          </w:p>
        </w:tc>
        <w:tc>
          <w:tcPr>
            <w:tcW w:w="0" w:type="auto"/>
            <w:tcBorders>
              <w:top w:val="nil"/>
              <w:left w:val="nil"/>
              <w:bottom w:val="single" w:sz="4" w:space="0" w:color="auto"/>
              <w:right w:val="single" w:sz="4" w:space="0" w:color="auto"/>
            </w:tcBorders>
            <w:shd w:val="clear" w:color="auto" w:fill="auto"/>
            <w:noWrap/>
            <w:vAlign w:val="center"/>
            <w:hideMark/>
          </w:tcPr>
          <w:p w14:paraId="63282349" w14:textId="77777777" w:rsidR="00831E7A" w:rsidRPr="00917084" w:rsidRDefault="00831E7A" w:rsidP="00831E7A">
            <w:pP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Rel-17 UE features</w:t>
            </w:r>
          </w:p>
        </w:tc>
      </w:tr>
      <w:tr w:rsidR="00831E7A" w:rsidRPr="00917084" w14:paraId="364D2AAA" w14:textId="77777777" w:rsidTr="00917084">
        <w:trPr>
          <w:trHeight w:val="20"/>
        </w:trPr>
        <w:tc>
          <w:tcPr>
            <w:tcW w:w="0" w:type="auto"/>
            <w:vMerge/>
            <w:tcBorders>
              <w:top w:val="nil"/>
              <w:left w:val="single" w:sz="4" w:space="0" w:color="auto"/>
              <w:bottom w:val="single" w:sz="4" w:space="0" w:color="auto"/>
              <w:right w:val="single" w:sz="4" w:space="0" w:color="auto"/>
            </w:tcBorders>
            <w:vAlign w:val="center"/>
            <w:hideMark/>
          </w:tcPr>
          <w:p w14:paraId="1859C6F4" w14:textId="77777777" w:rsidR="00831E7A" w:rsidRPr="00917084" w:rsidRDefault="00831E7A" w:rsidP="00831E7A">
            <w:pPr>
              <w:rPr>
                <w:rFonts w:ascii="Times New Roman" w:eastAsia="Times New Roman" w:hAnsi="Times New Roman"/>
                <w:color w:val="000000"/>
                <w:sz w:val="16"/>
                <w:szCs w:val="16"/>
                <w:lang w:eastAsia="en-GB"/>
              </w:rPr>
            </w:pPr>
          </w:p>
        </w:tc>
        <w:tc>
          <w:tcPr>
            <w:tcW w:w="0" w:type="auto"/>
            <w:vMerge/>
            <w:tcBorders>
              <w:top w:val="nil"/>
              <w:left w:val="single" w:sz="4" w:space="0" w:color="auto"/>
              <w:bottom w:val="single" w:sz="4" w:space="0" w:color="auto"/>
              <w:right w:val="single" w:sz="4" w:space="0" w:color="auto"/>
            </w:tcBorders>
            <w:vAlign w:val="center"/>
            <w:hideMark/>
          </w:tcPr>
          <w:p w14:paraId="4732388F" w14:textId="77777777" w:rsidR="00831E7A" w:rsidRPr="00917084" w:rsidRDefault="00831E7A" w:rsidP="00831E7A">
            <w:pPr>
              <w:rPr>
                <w:rFonts w:ascii="Times New Roman" w:eastAsia="Times New Roman" w:hAnsi="Times New Roman"/>
                <w:sz w:val="16"/>
                <w:szCs w:val="16"/>
                <w:lang w:eastAsia="en-GB"/>
              </w:rPr>
            </w:pPr>
          </w:p>
        </w:tc>
        <w:tc>
          <w:tcPr>
            <w:tcW w:w="0" w:type="auto"/>
            <w:vMerge/>
            <w:tcBorders>
              <w:top w:val="nil"/>
              <w:left w:val="single" w:sz="4" w:space="0" w:color="auto"/>
              <w:bottom w:val="single" w:sz="4" w:space="0" w:color="auto"/>
              <w:right w:val="single" w:sz="4" w:space="0" w:color="auto"/>
            </w:tcBorders>
            <w:vAlign w:val="center"/>
            <w:hideMark/>
          </w:tcPr>
          <w:p w14:paraId="6CB0AF72" w14:textId="77777777" w:rsidR="00831E7A" w:rsidRPr="00917084" w:rsidRDefault="00831E7A" w:rsidP="00831E7A">
            <w:pPr>
              <w:rPr>
                <w:rFonts w:ascii="Times New Roman" w:eastAsia="Times New Roman" w:hAnsi="Times New Roman"/>
                <w:color w:val="000000"/>
                <w:sz w:val="16"/>
                <w:szCs w:val="16"/>
                <w:lang w:eastAsia="en-GB"/>
              </w:rPr>
            </w:pPr>
          </w:p>
        </w:tc>
        <w:tc>
          <w:tcPr>
            <w:tcW w:w="0" w:type="auto"/>
            <w:tcBorders>
              <w:top w:val="nil"/>
              <w:left w:val="nil"/>
              <w:bottom w:val="single" w:sz="4" w:space="0" w:color="auto"/>
              <w:right w:val="single" w:sz="4" w:space="0" w:color="auto"/>
            </w:tcBorders>
            <w:shd w:val="clear" w:color="auto" w:fill="auto"/>
            <w:vAlign w:val="center"/>
            <w:hideMark/>
          </w:tcPr>
          <w:p w14:paraId="51479F06"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Xiaodong</w:t>
            </w:r>
          </w:p>
        </w:tc>
        <w:tc>
          <w:tcPr>
            <w:tcW w:w="0" w:type="auto"/>
            <w:tcBorders>
              <w:top w:val="nil"/>
              <w:left w:val="nil"/>
              <w:bottom w:val="single" w:sz="4" w:space="0" w:color="auto"/>
              <w:right w:val="single" w:sz="4" w:space="0" w:color="auto"/>
            </w:tcBorders>
            <w:shd w:val="clear" w:color="auto" w:fill="auto"/>
            <w:vAlign w:val="center"/>
            <w:hideMark/>
          </w:tcPr>
          <w:p w14:paraId="43AC97B3"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40</w:t>
            </w:r>
          </w:p>
        </w:tc>
        <w:tc>
          <w:tcPr>
            <w:tcW w:w="0" w:type="auto"/>
            <w:tcBorders>
              <w:top w:val="nil"/>
              <w:left w:val="nil"/>
              <w:bottom w:val="single" w:sz="4" w:space="0" w:color="auto"/>
              <w:right w:val="single" w:sz="4" w:space="0" w:color="auto"/>
            </w:tcBorders>
            <w:shd w:val="clear" w:color="auto" w:fill="auto"/>
            <w:noWrap/>
            <w:vAlign w:val="bottom"/>
            <w:hideMark/>
          </w:tcPr>
          <w:p w14:paraId="4F4484CB" w14:textId="77777777" w:rsidR="00831E7A" w:rsidRPr="00917084" w:rsidRDefault="00831E7A" w:rsidP="00831E7A">
            <w:pP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9.6</w:t>
            </w:r>
          </w:p>
        </w:tc>
        <w:tc>
          <w:tcPr>
            <w:tcW w:w="0" w:type="auto"/>
            <w:tcBorders>
              <w:top w:val="nil"/>
              <w:left w:val="nil"/>
              <w:bottom w:val="single" w:sz="4" w:space="0" w:color="auto"/>
              <w:right w:val="single" w:sz="4" w:space="0" w:color="auto"/>
            </w:tcBorders>
            <w:shd w:val="clear" w:color="auto" w:fill="auto"/>
            <w:noWrap/>
            <w:vAlign w:val="bottom"/>
            <w:hideMark/>
          </w:tcPr>
          <w:p w14:paraId="12A746A0" w14:textId="77777777" w:rsidR="00831E7A" w:rsidRPr="00917084" w:rsidRDefault="00831E7A" w:rsidP="00831E7A">
            <w:pP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Study on further NR RedCap (reduced capability) UE complexity reduction</w:t>
            </w:r>
          </w:p>
        </w:tc>
      </w:tr>
      <w:tr w:rsidR="00831E7A" w:rsidRPr="00917084" w14:paraId="03533D63" w14:textId="77777777" w:rsidTr="00917084">
        <w:trPr>
          <w:trHeight w:val="20"/>
        </w:trPr>
        <w:tc>
          <w:tcPr>
            <w:tcW w:w="0" w:type="auto"/>
            <w:vMerge/>
            <w:tcBorders>
              <w:top w:val="nil"/>
              <w:left w:val="single" w:sz="4" w:space="0" w:color="auto"/>
              <w:bottom w:val="single" w:sz="4" w:space="0" w:color="auto"/>
              <w:right w:val="single" w:sz="4" w:space="0" w:color="auto"/>
            </w:tcBorders>
            <w:vAlign w:val="center"/>
            <w:hideMark/>
          </w:tcPr>
          <w:p w14:paraId="496A7A9F" w14:textId="77777777" w:rsidR="00831E7A" w:rsidRPr="00917084" w:rsidRDefault="00831E7A" w:rsidP="00831E7A">
            <w:pPr>
              <w:rPr>
                <w:rFonts w:ascii="Times New Roman" w:eastAsia="Times New Roman" w:hAnsi="Times New Roman"/>
                <w:color w:val="000000"/>
                <w:sz w:val="16"/>
                <w:szCs w:val="16"/>
                <w:lang w:eastAsia="en-GB"/>
              </w:rPr>
            </w:pPr>
          </w:p>
        </w:tc>
        <w:tc>
          <w:tcPr>
            <w:tcW w:w="0" w:type="auto"/>
            <w:vMerge/>
            <w:tcBorders>
              <w:top w:val="nil"/>
              <w:left w:val="single" w:sz="4" w:space="0" w:color="auto"/>
              <w:bottom w:val="single" w:sz="4" w:space="0" w:color="auto"/>
              <w:right w:val="single" w:sz="4" w:space="0" w:color="auto"/>
            </w:tcBorders>
            <w:vAlign w:val="center"/>
            <w:hideMark/>
          </w:tcPr>
          <w:p w14:paraId="14EF0ED0" w14:textId="77777777" w:rsidR="00831E7A" w:rsidRPr="00917084" w:rsidRDefault="00831E7A" w:rsidP="00831E7A">
            <w:pPr>
              <w:rPr>
                <w:rFonts w:ascii="Times New Roman" w:eastAsia="Times New Roman" w:hAnsi="Times New Roman"/>
                <w:sz w:val="16"/>
                <w:szCs w:val="16"/>
                <w:lang w:eastAsia="en-GB"/>
              </w:rPr>
            </w:pPr>
          </w:p>
        </w:tc>
        <w:tc>
          <w:tcPr>
            <w:tcW w:w="0" w:type="auto"/>
            <w:vMerge/>
            <w:tcBorders>
              <w:top w:val="nil"/>
              <w:left w:val="single" w:sz="4" w:space="0" w:color="auto"/>
              <w:bottom w:val="single" w:sz="4" w:space="0" w:color="auto"/>
              <w:right w:val="single" w:sz="4" w:space="0" w:color="auto"/>
            </w:tcBorders>
            <w:vAlign w:val="center"/>
            <w:hideMark/>
          </w:tcPr>
          <w:p w14:paraId="32180E5D" w14:textId="77777777" w:rsidR="00831E7A" w:rsidRPr="00917084" w:rsidRDefault="00831E7A" w:rsidP="00831E7A">
            <w:pPr>
              <w:rPr>
                <w:rFonts w:ascii="Times New Roman" w:eastAsia="Times New Roman" w:hAnsi="Times New Roman"/>
                <w:color w:val="000000"/>
                <w:sz w:val="16"/>
                <w:szCs w:val="16"/>
                <w:lang w:eastAsia="en-GB"/>
              </w:rPr>
            </w:pPr>
          </w:p>
        </w:tc>
        <w:tc>
          <w:tcPr>
            <w:tcW w:w="0" w:type="auto"/>
            <w:tcBorders>
              <w:top w:val="nil"/>
              <w:left w:val="nil"/>
              <w:bottom w:val="single" w:sz="4" w:space="0" w:color="auto"/>
              <w:right w:val="single" w:sz="4" w:space="0" w:color="auto"/>
            </w:tcBorders>
            <w:shd w:val="clear" w:color="auto" w:fill="auto"/>
            <w:vAlign w:val="center"/>
            <w:hideMark/>
          </w:tcPr>
          <w:p w14:paraId="5FEBE697"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Xiaodong</w:t>
            </w:r>
          </w:p>
        </w:tc>
        <w:tc>
          <w:tcPr>
            <w:tcW w:w="0" w:type="auto"/>
            <w:tcBorders>
              <w:top w:val="nil"/>
              <w:left w:val="nil"/>
              <w:bottom w:val="single" w:sz="4" w:space="0" w:color="auto"/>
              <w:right w:val="single" w:sz="4" w:space="0" w:color="auto"/>
            </w:tcBorders>
            <w:shd w:val="clear" w:color="auto" w:fill="auto"/>
            <w:vAlign w:val="center"/>
            <w:hideMark/>
          </w:tcPr>
          <w:p w14:paraId="77FA22C4"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40</w:t>
            </w:r>
          </w:p>
        </w:tc>
        <w:tc>
          <w:tcPr>
            <w:tcW w:w="0" w:type="auto"/>
            <w:tcBorders>
              <w:top w:val="nil"/>
              <w:left w:val="nil"/>
              <w:bottom w:val="single" w:sz="4" w:space="0" w:color="auto"/>
              <w:right w:val="single" w:sz="4" w:space="0" w:color="auto"/>
            </w:tcBorders>
            <w:shd w:val="clear" w:color="auto" w:fill="auto"/>
            <w:noWrap/>
            <w:vAlign w:val="bottom"/>
            <w:hideMark/>
          </w:tcPr>
          <w:p w14:paraId="5214B954" w14:textId="77777777" w:rsidR="00831E7A" w:rsidRPr="00917084" w:rsidRDefault="00831E7A" w:rsidP="00831E7A">
            <w:pP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9.9</w:t>
            </w:r>
          </w:p>
        </w:tc>
        <w:tc>
          <w:tcPr>
            <w:tcW w:w="0" w:type="auto"/>
            <w:tcBorders>
              <w:top w:val="nil"/>
              <w:left w:val="nil"/>
              <w:bottom w:val="single" w:sz="4" w:space="0" w:color="auto"/>
              <w:right w:val="single" w:sz="4" w:space="0" w:color="auto"/>
            </w:tcBorders>
            <w:shd w:val="clear" w:color="auto" w:fill="auto"/>
            <w:noWrap/>
            <w:vAlign w:val="bottom"/>
            <w:hideMark/>
          </w:tcPr>
          <w:p w14:paraId="0016BCBD" w14:textId="77777777" w:rsidR="00831E7A" w:rsidRPr="00917084" w:rsidRDefault="00831E7A" w:rsidP="00831E7A">
            <w:pP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Enhancement of NR Dynamic Spectrum Sharing (DSS)</w:t>
            </w:r>
          </w:p>
        </w:tc>
      </w:tr>
      <w:tr w:rsidR="00831E7A" w:rsidRPr="00917084" w14:paraId="0ED189DD" w14:textId="77777777" w:rsidTr="00917084">
        <w:trPr>
          <w:trHeight w:val="2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2B669E37"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Fri. 05/13</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1AD05B4D" w14:textId="77777777" w:rsidR="00831E7A" w:rsidRPr="00917084" w:rsidRDefault="00831E7A" w:rsidP="00831E7A">
            <w:pPr>
              <w:jc w:val="center"/>
              <w:rPr>
                <w:rFonts w:ascii="Times New Roman" w:eastAsia="Times New Roman" w:hAnsi="Times New Roman"/>
                <w:sz w:val="16"/>
                <w:szCs w:val="16"/>
                <w:lang w:eastAsia="en-GB"/>
              </w:rPr>
            </w:pPr>
            <w:r w:rsidRPr="00917084">
              <w:rPr>
                <w:rFonts w:ascii="Times New Roman" w:eastAsia="Times New Roman" w:hAnsi="Times New Roman"/>
                <w:sz w:val="16"/>
                <w:szCs w:val="16"/>
                <w:lang w:eastAsia="en-GB"/>
              </w:rPr>
              <w:t>03:00 UTC</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464B4687"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06:00 UTC</w:t>
            </w:r>
          </w:p>
        </w:tc>
        <w:tc>
          <w:tcPr>
            <w:tcW w:w="0" w:type="auto"/>
            <w:tcBorders>
              <w:top w:val="nil"/>
              <w:left w:val="nil"/>
              <w:bottom w:val="single" w:sz="4" w:space="0" w:color="auto"/>
              <w:right w:val="single" w:sz="4" w:space="0" w:color="auto"/>
            </w:tcBorders>
            <w:shd w:val="clear" w:color="auto" w:fill="auto"/>
            <w:vAlign w:val="center"/>
            <w:hideMark/>
          </w:tcPr>
          <w:p w14:paraId="50DD93AA"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Shinya</w:t>
            </w:r>
          </w:p>
        </w:tc>
        <w:tc>
          <w:tcPr>
            <w:tcW w:w="0" w:type="auto"/>
            <w:tcBorders>
              <w:top w:val="nil"/>
              <w:left w:val="nil"/>
              <w:bottom w:val="single" w:sz="4" w:space="0" w:color="auto"/>
              <w:right w:val="single" w:sz="4" w:space="0" w:color="auto"/>
            </w:tcBorders>
            <w:shd w:val="clear" w:color="auto" w:fill="auto"/>
            <w:vAlign w:val="center"/>
            <w:hideMark/>
          </w:tcPr>
          <w:p w14:paraId="5F76CCCE"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100</w:t>
            </w:r>
          </w:p>
        </w:tc>
        <w:tc>
          <w:tcPr>
            <w:tcW w:w="0" w:type="auto"/>
            <w:tcBorders>
              <w:top w:val="nil"/>
              <w:left w:val="nil"/>
              <w:bottom w:val="single" w:sz="4" w:space="0" w:color="auto"/>
              <w:right w:val="single" w:sz="4" w:space="0" w:color="auto"/>
            </w:tcBorders>
            <w:shd w:val="clear" w:color="auto" w:fill="auto"/>
            <w:noWrap/>
            <w:vAlign w:val="center"/>
            <w:hideMark/>
          </w:tcPr>
          <w:p w14:paraId="6B9BD1D3" w14:textId="77777777" w:rsidR="00831E7A" w:rsidRPr="00917084" w:rsidRDefault="00831E7A" w:rsidP="00831E7A">
            <w:pP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8.16</w:t>
            </w:r>
          </w:p>
        </w:tc>
        <w:tc>
          <w:tcPr>
            <w:tcW w:w="0" w:type="auto"/>
            <w:tcBorders>
              <w:top w:val="nil"/>
              <w:left w:val="nil"/>
              <w:bottom w:val="single" w:sz="4" w:space="0" w:color="auto"/>
              <w:right w:val="single" w:sz="4" w:space="0" w:color="auto"/>
            </w:tcBorders>
            <w:shd w:val="clear" w:color="auto" w:fill="auto"/>
            <w:noWrap/>
            <w:vAlign w:val="center"/>
            <w:hideMark/>
          </w:tcPr>
          <w:p w14:paraId="53CD876F" w14:textId="77777777" w:rsidR="00831E7A" w:rsidRPr="00917084" w:rsidRDefault="00831E7A" w:rsidP="00831E7A">
            <w:pP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Rel-17 UE features</w:t>
            </w:r>
          </w:p>
        </w:tc>
      </w:tr>
      <w:tr w:rsidR="00831E7A" w:rsidRPr="00917084" w14:paraId="0A868690" w14:textId="77777777" w:rsidTr="00917084">
        <w:trPr>
          <w:trHeight w:val="20"/>
        </w:trPr>
        <w:tc>
          <w:tcPr>
            <w:tcW w:w="0" w:type="auto"/>
            <w:vMerge/>
            <w:tcBorders>
              <w:top w:val="nil"/>
              <w:left w:val="single" w:sz="4" w:space="0" w:color="auto"/>
              <w:bottom w:val="single" w:sz="4" w:space="0" w:color="auto"/>
              <w:right w:val="single" w:sz="4" w:space="0" w:color="auto"/>
            </w:tcBorders>
            <w:vAlign w:val="center"/>
            <w:hideMark/>
          </w:tcPr>
          <w:p w14:paraId="17A2A347" w14:textId="77777777" w:rsidR="00831E7A" w:rsidRPr="00917084" w:rsidRDefault="00831E7A" w:rsidP="00831E7A">
            <w:pPr>
              <w:rPr>
                <w:rFonts w:ascii="Times New Roman" w:eastAsia="Times New Roman" w:hAnsi="Times New Roman"/>
                <w:color w:val="000000"/>
                <w:sz w:val="16"/>
                <w:szCs w:val="16"/>
                <w:lang w:eastAsia="en-GB"/>
              </w:rPr>
            </w:pPr>
          </w:p>
        </w:tc>
        <w:tc>
          <w:tcPr>
            <w:tcW w:w="0" w:type="auto"/>
            <w:vMerge/>
            <w:tcBorders>
              <w:top w:val="nil"/>
              <w:left w:val="single" w:sz="4" w:space="0" w:color="auto"/>
              <w:bottom w:val="single" w:sz="4" w:space="0" w:color="auto"/>
              <w:right w:val="single" w:sz="4" w:space="0" w:color="auto"/>
            </w:tcBorders>
            <w:vAlign w:val="center"/>
            <w:hideMark/>
          </w:tcPr>
          <w:p w14:paraId="555E92EA" w14:textId="77777777" w:rsidR="00831E7A" w:rsidRPr="00917084" w:rsidRDefault="00831E7A" w:rsidP="00831E7A">
            <w:pPr>
              <w:rPr>
                <w:rFonts w:ascii="Times New Roman" w:eastAsia="Times New Roman" w:hAnsi="Times New Roman"/>
                <w:sz w:val="16"/>
                <w:szCs w:val="16"/>
                <w:lang w:eastAsia="en-GB"/>
              </w:rPr>
            </w:pPr>
          </w:p>
        </w:tc>
        <w:tc>
          <w:tcPr>
            <w:tcW w:w="0" w:type="auto"/>
            <w:vMerge/>
            <w:tcBorders>
              <w:top w:val="nil"/>
              <w:left w:val="single" w:sz="4" w:space="0" w:color="auto"/>
              <w:bottom w:val="single" w:sz="4" w:space="0" w:color="auto"/>
              <w:right w:val="single" w:sz="4" w:space="0" w:color="auto"/>
            </w:tcBorders>
            <w:vAlign w:val="center"/>
            <w:hideMark/>
          </w:tcPr>
          <w:p w14:paraId="2836F6B9" w14:textId="77777777" w:rsidR="00831E7A" w:rsidRPr="00917084" w:rsidRDefault="00831E7A" w:rsidP="00831E7A">
            <w:pPr>
              <w:rPr>
                <w:rFonts w:ascii="Times New Roman" w:eastAsia="Times New Roman" w:hAnsi="Times New Roman"/>
                <w:color w:val="000000"/>
                <w:sz w:val="16"/>
                <w:szCs w:val="16"/>
                <w:lang w:eastAsia="en-GB"/>
              </w:rPr>
            </w:pPr>
          </w:p>
        </w:tc>
        <w:tc>
          <w:tcPr>
            <w:tcW w:w="0" w:type="auto"/>
            <w:tcBorders>
              <w:top w:val="nil"/>
              <w:left w:val="nil"/>
              <w:bottom w:val="single" w:sz="4" w:space="0" w:color="auto"/>
              <w:right w:val="single" w:sz="4" w:space="0" w:color="auto"/>
            </w:tcBorders>
            <w:shd w:val="clear" w:color="auto" w:fill="auto"/>
            <w:vAlign w:val="center"/>
            <w:hideMark/>
          </w:tcPr>
          <w:p w14:paraId="5FA3D745"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Xiaodong</w:t>
            </w:r>
          </w:p>
        </w:tc>
        <w:tc>
          <w:tcPr>
            <w:tcW w:w="0" w:type="auto"/>
            <w:tcBorders>
              <w:top w:val="nil"/>
              <w:left w:val="nil"/>
              <w:bottom w:val="single" w:sz="4" w:space="0" w:color="auto"/>
              <w:right w:val="single" w:sz="4" w:space="0" w:color="auto"/>
            </w:tcBorders>
            <w:shd w:val="clear" w:color="auto" w:fill="auto"/>
            <w:vAlign w:val="center"/>
            <w:hideMark/>
          </w:tcPr>
          <w:p w14:paraId="2B865785"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50</w:t>
            </w:r>
          </w:p>
        </w:tc>
        <w:tc>
          <w:tcPr>
            <w:tcW w:w="0" w:type="auto"/>
            <w:tcBorders>
              <w:top w:val="nil"/>
              <w:left w:val="nil"/>
              <w:bottom w:val="single" w:sz="4" w:space="0" w:color="auto"/>
              <w:right w:val="single" w:sz="4" w:space="0" w:color="auto"/>
            </w:tcBorders>
            <w:shd w:val="clear" w:color="auto" w:fill="auto"/>
            <w:noWrap/>
            <w:vAlign w:val="center"/>
            <w:hideMark/>
          </w:tcPr>
          <w:p w14:paraId="5BD860E8" w14:textId="77777777" w:rsidR="00831E7A" w:rsidRPr="00917084" w:rsidRDefault="00831E7A" w:rsidP="00831E7A">
            <w:pP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9.2</w:t>
            </w:r>
          </w:p>
        </w:tc>
        <w:tc>
          <w:tcPr>
            <w:tcW w:w="0" w:type="auto"/>
            <w:tcBorders>
              <w:top w:val="nil"/>
              <w:left w:val="nil"/>
              <w:bottom w:val="single" w:sz="4" w:space="0" w:color="auto"/>
              <w:right w:val="single" w:sz="4" w:space="0" w:color="auto"/>
            </w:tcBorders>
            <w:shd w:val="clear" w:color="auto" w:fill="auto"/>
            <w:noWrap/>
            <w:vAlign w:val="center"/>
            <w:hideMark/>
          </w:tcPr>
          <w:p w14:paraId="170A8B16" w14:textId="77777777" w:rsidR="00831E7A" w:rsidRPr="00917084" w:rsidRDefault="00831E7A" w:rsidP="00831E7A">
            <w:pP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Study on Artificial Intelligence (AI)/Machine Learning (ML) for NR air interface</w:t>
            </w:r>
          </w:p>
        </w:tc>
      </w:tr>
      <w:tr w:rsidR="00831E7A" w:rsidRPr="00917084" w14:paraId="2ACB53D7" w14:textId="77777777" w:rsidTr="00917084">
        <w:trPr>
          <w:trHeight w:val="20"/>
        </w:trPr>
        <w:tc>
          <w:tcPr>
            <w:tcW w:w="0" w:type="auto"/>
            <w:vMerge/>
            <w:tcBorders>
              <w:top w:val="nil"/>
              <w:left w:val="single" w:sz="4" w:space="0" w:color="auto"/>
              <w:bottom w:val="single" w:sz="4" w:space="0" w:color="auto"/>
              <w:right w:val="single" w:sz="4" w:space="0" w:color="auto"/>
            </w:tcBorders>
            <w:vAlign w:val="center"/>
            <w:hideMark/>
          </w:tcPr>
          <w:p w14:paraId="65E5054C" w14:textId="77777777" w:rsidR="00831E7A" w:rsidRPr="00917084" w:rsidRDefault="00831E7A" w:rsidP="00831E7A">
            <w:pPr>
              <w:rPr>
                <w:rFonts w:ascii="Times New Roman" w:eastAsia="Times New Roman" w:hAnsi="Times New Roman"/>
                <w:color w:val="000000"/>
                <w:sz w:val="16"/>
                <w:szCs w:val="16"/>
                <w:lang w:eastAsia="en-GB"/>
              </w:rPr>
            </w:pPr>
          </w:p>
        </w:tc>
        <w:tc>
          <w:tcPr>
            <w:tcW w:w="0" w:type="auto"/>
            <w:vMerge/>
            <w:tcBorders>
              <w:top w:val="nil"/>
              <w:left w:val="single" w:sz="4" w:space="0" w:color="auto"/>
              <w:bottom w:val="single" w:sz="4" w:space="0" w:color="auto"/>
              <w:right w:val="single" w:sz="4" w:space="0" w:color="auto"/>
            </w:tcBorders>
            <w:vAlign w:val="center"/>
            <w:hideMark/>
          </w:tcPr>
          <w:p w14:paraId="1E091D49" w14:textId="77777777" w:rsidR="00831E7A" w:rsidRPr="00917084" w:rsidRDefault="00831E7A" w:rsidP="00831E7A">
            <w:pPr>
              <w:rPr>
                <w:rFonts w:ascii="Times New Roman" w:eastAsia="Times New Roman" w:hAnsi="Times New Roman"/>
                <w:sz w:val="16"/>
                <w:szCs w:val="16"/>
                <w:lang w:eastAsia="en-GB"/>
              </w:rPr>
            </w:pPr>
          </w:p>
        </w:tc>
        <w:tc>
          <w:tcPr>
            <w:tcW w:w="0" w:type="auto"/>
            <w:vMerge/>
            <w:tcBorders>
              <w:top w:val="nil"/>
              <w:left w:val="single" w:sz="4" w:space="0" w:color="auto"/>
              <w:bottom w:val="single" w:sz="4" w:space="0" w:color="auto"/>
              <w:right w:val="single" w:sz="4" w:space="0" w:color="auto"/>
            </w:tcBorders>
            <w:vAlign w:val="center"/>
            <w:hideMark/>
          </w:tcPr>
          <w:p w14:paraId="5EB549D7" w14:textId="77777777" w:rsidR="00831E7A" w:rsidRPr="00917084" w:rsidRDefault="00831E7A" w:rsidP="00831E7A">
            <w:pPr>
              <w:rPr>
                <w:rFonts w:ascii="Times New Roman" w:eastAsia="Times New Roman" w:hAnsi="Times New Roman"/>
                <w:color w:val="000000"/>
                <w:sz w:val="16"/>
                <w:szCs w:val="16"/>
                <w:lang w:eastAsia="en-GB"/>
              </w:rPr>
            </w:pPr>
          </w:p>
        </w:tc>
        <w:tc>
          <w:tcPr>
            <w:tcW w:w="0" w:type="auto"/>
            <w:tcBorders>
              <w:top w:val="nil"/>
              <w:left w:val="nil"/>
              <w:bottom w:val="single" w:sz="4" w:space="0" w:color="auto"/>
              <w:right w:val="single" w:sz="4" w:space="0" w:color="auto"/>
            </w:tcBorders>
            <w:shd w:val="clear" w:color="auto" w:fill="auto"/>
            <w:vAlign w:val="center"/>
            <w:hideMark/>
          </w:tcPr>
          <w:p w14:paraId="6BDEB284"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David</w:t>
            </w:r>
          </w:p>
        </w:tc>
        <w:tc>
          <w:tcPr>
            <w:tcW w:w="0" w:type="auto"/>
            <w:tcBorders>
              <w:top w:val="nil"/>
              <w:left w:val="nil"/>
              <w:bottom w:val="single" w:sz="4" w:space="0" w:color="auto"/>
              <w:right w:val="single" w:sz="4" w:space="0" w:color="auto"/>
            </w:tcBorders>
            <w:shd w:val="clear" w:color="auto" w:fill="auto"/>
            <w:vAlign w:val="center"/>
            <w:hideMark/>
          </w:tcPr>
          <w:p w14:paraId="597363FE"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30</w:t>
            </w:r>
          </w:p>
        </w:tc>
        <w:tc>
          <w:tcPr>
            <w:tcW w:w="0" w:type="auto"/>
            <w:tcBorders>
              <w:top w:val="nil"/>
              <w:left w:val="nil"/>
              <w:bottom w:val="single" w:sz="4" w:space="0" w:color="auto"/>
              <w:right w:val="single" w:sz="4" w:space="0" w:color="auto"/>
            </w:tcBorders>
            <w:shd w:val="clear" w:color="auto" w:fill="auto"/>
            <w:noWrap/>
            <w:vAlign w:val="center"/>
            <w:hideMark/>
          </w:tcPr>
          <w:p w14:paraId="3ACFF2CC" w14:textId="77777777" w:rsidR="00831E7A" w:rsidRPr="00917084" w:rsidRDefault="00831E7A" w:rsidP="00831E7A">
            <w:pP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8.12</w:t>
            </w:r>
          </w:p>
        </w:tc>
        <w:tc>
          <w:tcPr>
            <w:tcW w:w="0" w:type="auto"/>
            <w:tcBorders>
              <w:top w:val="nil"/>
              <w:left w:val="nil"/>
              <w:bottom w:val="single" w:sz="4" w:space="0" w:color="auto"/>
              <w:right w:val="single" w:sz="4" w:space="0" w:color="auto"/>
            </w:tcBorders>
            <w:shd w:val="clear" w:color="auto" w:fill="auto"/>
            <w:noWrap/>
            <w:vAlign w:val="center"/>
            <w:hideMark/>
          </w:tcPr>
          <w:p w14:paraId="56A248AF" w14:textId="77777777" w:rsidR="00831E7A" w:rsidRPr="00917084" w:rsidRDefault="00831E7A" w:rsidP="00831E7A">
            <w:pP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Maintenance on NR Multicast and Broadcast Services</w:t>
            </w:r>
          </w:p>
        </w:tc>
      </w:tr>
      <w:tr w:rsidR="00831E7A" w:rsidRPr="00917084" w14:paraId="4E044D75" w14:textId="77777777" w:rsidTr="00917084">
        <w:trPr>
          <w:trHeight w:val="20"/>
        </w:trPr>
        <w:tc>
          <w:tcPr>
            <w:tcW w:w="0" w:type="auto"/>
            <w:gridSpan w:val="7"/>
            <w:tcBorders>
              <w:top w:val="single" w:sz="4" w:space="0" w:color="auto"/>
              <w:left w:val="single" w:sz="4" w:space="0" w:color="auto"/>
              <w:bottom w:val="single" w:sz="4" w:space="0" w:color="auto"/>
              <w:right w:val="single" w:sz="4" w:space="0" w:color="auto"/>
            </w:tcBorders>
            <w:shd w:val="clear" w:color="000000" w:fill="FFC000"/>
            <w:vAlign w:val="center"/>
            <w:hideMark/>
          </w:tcPr>
          <w:p w14:paraId="555C3905" w14:textId="77777777" w:rsidR="00831E7A" w:rsidRPr="00917084" w:rsidRDefault="00831E7A" w:rsidP="00831E7A">
            <w:pPr>
              <w:jc w:val="center"/>
              <w:rPr>
                <w:rFonts w:ascii="Times New Roman" w:eastAsia="Times New Roman" w:hAnsi="Times New Roman"/>
                <w:b/>
                <w:bCs/>
                <w:color w:val="000000"/>
                <w:sz w:val="16"/>
                <w:szCs w:val="16"/>
                <w:lang w:eastAsia="en-GB"/>
              </w:rPr>
            </w:pPr>
            <w:r w:rsidRPr="00917084">
              <w:rPr>
                <w:rFonts w:ascii="Times New Roman" w:eastAsia="Times New Roman" w:hAnsi="Times New Roman"/>
                <w:b/>
                <w:bCs/>
                <w:color w:val="000000"/>
                <w:sz w:val="16"/>
                <w:szCs w:val="16"/>
                <w:lang w:eastAsia="en-GB"/>
              </w:rPr>
              <w:t>RAN1#109-e_GTW3_Week1</w:t>
            </w:r>
          </w:p>
        </w:tc>
      </w:tr>
      <w:tr w:rsidR="00831E7A" w:rsidRPr="00917084" w14:paraId="4BB79F51" w14:textId="77777777" w:rsidTr="00917084">
        <w:trPr>
          <w:trHeight w:val="2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161C56C6"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Mon. 05/09</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5839B887" w14:textId="77777777" w:rsidR="00831E7A" w:rsidRPr="00917084" w:rsidRDefault="00831E7A" w:rsidP="00831E7A">
            <w:pPr>
              <w:jc w:val="center"/>
              <w:rPr>
                <w:rFonts w:ascii="Times New Roman" w:eastAsia="Times New Roman" w:hAnsi="Times New Roman"/>
                <w:sz w:val="16"/>
                <w:szCs w:val="16"/>
                <w:lang w:eastAsia="en-GB"/>
              </w:rPr>
            </w:pPr>
            <w:r w:rsidRPr="00917084">
              <w:rPr>
                <w:rFonts w:ascii="Times New Roman" w:eastAsia="Times New Roman" w:hAnsi="Times New Roman"/>
                <w:sz w:val="16"/>
                <w:szCs w:val="16"/>
                <w:lang w:eastAsia="en-GB"/>
              </w:rPr>
              <w:t>12:00 UTC</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396901A3"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15:00 UTC</w:t>
            </w:r>
          </w:p>
        </w:tc>
        <w:tc>
          <w:tcPr>
            <w:tcW w:w="0" w:type="auto"/>
            <w:tcBorders>
              <w:top w:val="nil"/>
              <w:left w:val="nil"/>
              <w:bottom w:val="single" w:sz="4" w:space="0" w:color="auto"/>
              <w:right w:val="single" w:sz="4" w:space="0" w:color="auto"/>
            </w:tcBorders>
            <w:shd w:val="clear" w:color="auto" w:fill="auto"/>
            <w:vAlign w:val="center"/>
            <w:hideMark/>
          </w:tcPr>
          <w:p w14:paraId="0C70A7F4"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David</w:t>
            </w:r>
          </w:p>
        </w:tc>
        <w:tc>
          <w:tcPr>
            <w:tcW w:w="0" w:type="auto"/>
            <w:tcBorders>
              <w:top w:val="nil"/>
              <w:left w:val="nil"/>
              <w:bottom w:val="single" w:sz="4" w:space="0" w:color="auto"/>
              <w:right w:val="single" w:sz="4" w:space="0" w:color="auto"/>
            </w:tcBorders>
            <w:shd w:val="clear" w:color="auto" w:fill="auto"/>
            <w:vAlign w:val="center"/>
            <w:hideMark/>
          </w:tcPr>
          <w:p w14:paraId="58E7F808"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30</w:t>
            </w:r>
          </w:p>
        </w:tc>
        <w:tc>
          <w:tcPr>
            <w:tcW w:w="0" w:type="auto"/>
            <w:tcBorders>
              <w:top w:val="nil"/>
              <w:left w:val="nil"/>
              <w:bottom w:val="single" w:sz="4" w:space="0" w:color="auto"/>
              <w:right w:val="single" w:sz="4" w:space="0" w:color="auto"/>
            </w:tcBorders>
            <w:shd w:val="clear" w:color="auto" w:fill="auto"/>
            <w:noWrap/>
            <w:vAlign w:val="bottom"/>
            <w:hideMark/>
          </w:tcPr>
          <w:p w14:paraId="5623342E" w14:textId="77777777" w:rsidR="00831E7A" w:rsidRPr="00917084" w:rsidRDefault="00831E7A" w:rsidP="00831E7A">
            <w:pP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9.12</w:t>
            </w:r>
          </w:p>
        </w:tc>
        <w:tc>
          <w:tcPr>
            <w:tcW w:w="0" w:type="auto"/>
            <w:tcBorders>
              <w:top w:val="nil"/>
              <w:left w:val="nil"/>
              <w:bottom w:val="single" w:sz="4" w:space="0" w:color="auto"/>
              <w:right w:val="single" w:sz="4" w:space="0" w:color="auto"/>
            </w:tcBorders>
            <w:shd w:val="clear" w:color="auto" w:fill="auto"/>
            <w:noWrap/>
            <w:vAlign w:val="bottom"/>
            <w:hideMark/>
          </w:tcPr>
          <w:p w14:paraId="1F95AA6B" w14:textId="77777777" w:rsidR="00831E7A" w:rsidRPr="00917084" w:rsidRDefault="00831E7A" w:rsidP="00831E7A">
            <w:pP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NTN (Non-Terrestrial Networks) enhancements</w:t>
            </w:r>
          </w:p>
        </w:tc>
      </w:tr>
      <w:tr w:rsidR="00831E7A" w:rsidRPr="00917084" w14:paraId="4F351D39" w14:textId="77777777" w:rsidTr="00917084">
        <w:trPr>
          <w:trHeight w:val="20"/>
        </w:trPr>
        <w:tc>
          <w:tcPr>
            <w:tcW w:w="0" w:type="auto"/>
            <w:vMerge/>
            <w:tcBorders>
              <w:top w:val="nil"/>
              <w:left w:val="single" w:sz="4" w:space="0" w:color="auto"/>
              <w:bottom w:val="single" w:sz="4" w:space="0" w:color="auto"/>
              <w:right w:val="single" w:sz="4" w:space="0" w:color="auto"/>
            </w:tcBorders>
            <w:vAlign w:val="center"/>
            <w:hideMark/>
          </w:tcPr>
          <w:p w14:paraId="5E67B519" w14:textId="77777777" w:rsidR="00831E7A" w:rsidRPr="00917084" w:rsidRDefault="00831E7A" w:rsidP="00831E7A">
            <w:pPr>
              <w:rPr>
                <w:rFonts w:ascii="Times New Roman" w:eastAsia="Times New Roman" w:hAnsi="Times New Roman"/>
                <w:color w:val="000000"/>
                <w:sz w:val="16"/>
                <w:szCs w:val="16"/>
                <w:lang w:eastAsia="en-GB"/>
              </w:rPr>
            </w:pPr>
          </w:p>
        </w:tc>
        <w:tc>
          <w:tcPr>
            <w:tcW w:w="0" w:type="auto"/>
            <w:vMerge/>
            <w:tcBorders>
              <w:top w:val="nil"/>
              <w:left w:val="single" w:sz="4" w:space="0" w:color="auto"/>
              <w:bottom w:val="single" w:sz="4" w:space="0" w:color="auto"/>
              <w:right w:val="single" w:sz="4" w:space="0" w:color="auto"/>
            </w:tcBorders>
            <w:vAlign w:val="center"/>
            <w:hideMark/>
          </w:tcPr>
          <w:p w14:paraId="4B9B75A5" w14:textId="77777777" w:rsidR="00831E7A" w:rsidRPr="00917084" w:rsidRDefault="00831E7A" w:rsidP="00831E7A">
            <w:pPr>
              <w:rPr>
                <w:rFonts w:ascii="Times New Roman" w:eastAsia="Times New Roman" w:hAnsi="Times New Roman"/>
                <w:sz w:val="16"/>
                <w:szCs w:val="16"/>
                <w:lang w:eastAsia="en-GB"/>
              </w:rPr>
            </w:pPr>
          </w:p>
        </w:tc>
        <w:tc>
          <w:tcPr>
            <w:tcW w:w="0" w:type="auto"/>
            <w:vMerge/>
            <w:tcBorders>
              <w:top w:val="nil"/>
              <w:left w:val="single" w:sz="4" w:space="0" w:color="auto"/>
              <w:bottom w:val="single" w:sz="4" w:space="0" w:color="auto"/>
              <w:right w:val="single" w:sz="4" w:space="0" w:color="auto"/>
            </w:tcBorders>
            <w:vAlign w:val="center"/>
            <w:hideMark/>
          </w:tcPr>
          <w:p w14:paraId="25FD148F" w14:textId="77777777" w:rsidR="00831E7A" w:rsidRPr="00917084" w:rsidRDefault="00831E7A" w:rsidP="00831E7A">
            <w:pPr>
              <w:rPr>
                <w:rFonts w:ascii="Times New Roman" w:eastAsia="Times New Roman" w:hAnsi="Times New Roman"/>
                <w:color w:val="000000"/>
                <w:sz w:val="16"/>
                <w:szCs w:val="16"/>
                <w:lang w:eastAsia="en-GB"/>
              </w:rPr>
            </w:pPr>
          </w:p>
        </w:tc>
        <w:tc>
          <w:tcPr>
            <w:tcW w:w="0" w:type="auto"/>
            <w:tcBorders>
              <w:top w:val="nil"/>
              <w:left w:val="nil"/>
              <w:bottom w:val="single" w:sz="4" w:space="0" w:color="auto"/>
              <w:right w:val="single" w:sz="4" w:space="0" w:color="auto"/>
            </w:tcBorders>
            <w:shd w:val="clear" w:color="auto" w:fill="auto"/>
            <w:vAlign w:val="center"/>
            <w:hideMark/>
          </w:tcPr>
          <w:p w14:paraId="790A6EB7"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David</w:t>
            </w:r>
          </w:p>
        </w:tc>
        <w:tc>
          <w:tcPr>
            <w:tcW w:w="0" w:type="auto"/>
            <w:tcBorders>
              <w:top w:val="nil"/>
              <w:left w:val="nil"/>
              <w:bottom w:val="single" w:sz="4" w:space="0" w:color="auto"/>
              <w:right w:val="single" w:sz="4" w:space="0" w:color="auto"/>
            </w:tcBorders>
            <w:shd w:val="clear" w:color="auto" w:fill="auto"/>
            <w:vAlign w:val="center"/>
            <w:hideMark/>
          </w:tcPr>
          <w:p w14:paraId="2046483C"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50</w:t>
            </w:r>
          </w:p>
        </w:tc>
        <w:tc>
          <w:tcPr>
            <w:tcW w:w="0" w:type="auto"/>
            <w:tcBorders>
              <w:top w:val="nil"/>
              <w:left w:val="nil"/>
              <w:bottom w:val="single" w:sz="4" w:space="0" w:color="auto"/>
              <w:right w:val="single" w:sz="4" w:space="0" w:color="auto"/>
            </w:tcBorders>
            <w:shd w:val="clear" w:color="auto" w:fill="auto"/>
            <w:noWrap/>
            <w:vAlign w:val="center"/>
            <w:hideMark/>
          </w:tcPr>
          <w:p w14:paraId="434DF30C" w14:textId="77777777" w:rsidR="00831E7A" w:rsidRPr="00917084" w:rsidRDefault="00831E7A" w:rsidP="00831E7A">
            <w:pP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9.5</w:t>
            </w:r>
          </w:p>
        </w:tc>
        <w:tc>
          <w:tcPr>
            <w:tcW w:w="0" w:type="auto"/>
            <w:tcBorders>
              <w:top w:val="nil"/>
              <w:left w:val="nil"/>
              <w:bottom w:val="single" w:sz="4" w:space="0" w:color="auto"/>
              <w:right w:val="single" w:sz="4" w:space="0" w:color="auto"/>
            </w:tcBorders>
            <w:shd w:val="clear" w:color="auto" w:fill="auto"/>
            <w:noWrap/>
            <w:vAlign w:val="center"/>
            <w:hideMark/>
          </w:tcPr>
          <w:p w14:paraId="2071F79E" w14:textId="77777777" w:rsidR="00831E7A" w:rsidRPr="00917084" w:rsidRDefault="00831E7A" w:rsidP="00831E7A">
            <w:pP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Study on expanded and improved NR positioning</w:t>
            </w:r>
          </w:p>
        </w:tc>
      </w:tr>
      <w:tr w:rsidR="00831E7A" w:rsidRPr="00917084" w14:paraId="155E74AA" w14:textId="77777777" w:rsidTr="00917084">
        <w:trPr>
          <w:trHeight w:val="20"/>
        </w:trPr>
        <w:tc>
          <w:tcPr>
            <w:tcW w:w="0" w:type="auto"/>
            <w:vMerge/>
            <w:tcBorders>
              <w:top w:val="nil"/>
              <w:left w:val="single" w:sz="4" w:space="0" w:color="auto"/>
              <w:bottom w:val="single" w:sz="4" w:space="0" w:color="auto"/>
              <w:right w:val="single" w:sz="4" w:space="0" w:color="auto"/>
            </w:tcBorders>
            <w:vAlign w:val="center"/>
            <w:hideMark/>
          </w:tcPr>
          <w:p w14:paraId="43AEEFB8" w14:textId="77777777" w:rsidR="00831E7A" w:rsidRPr="00917084" w:rsidRDefault="00831E7A" w:rsidP="00831E7A">
            <w:pPr>
              <w:rPr>
                <w:rFonts w:ascii="Times New Roman" w:eastAsia="Times New Roman" w:hAnsi="Times New Roman"/>
                <w:color w:val="000000"/>
                <w:sz w:val="16"/>
                <w:szCs w:val="16"/>
                <w:lang w:eastAsia="en-GB"/>
              </w:rPr>
            </w:pPr>
          </w:p>
        </w:tc>
        <w:tc>
          <w:tcPr>
            <w:tcW w:w="0" w:type="auto"/>
            <w:vMerge/>
            <w:tcBorders>
              <w:top w:val="nil"/>
              <w:left w:val="single" w:sz="4" w:space="0" w:color="auto"/>
              <w:bottom w:val="single" w:sz="4" w:space="0" w:color="auto"/>
              <w:right w:val="single" w:sz="4" w:space="0" w:color="auto"/>
            </w:tcBorders>
            <w:vAlign w:val="center"/>
            <w:hideMark/>
          </w:tcPr>
          <w:p w14:paraId="292F41C8" w14:textId="77777777" w:rsidR="00831E7A" w:rsidRPr="00917084" w:rsidRDefault="00831E7A" w:rsidP="00831E7A">
            <w:pPr>
              <w:rPr>
                <w:rFonts w:ascii="Times New Roman" w:eastAsia="Times New Roman" w:hAnsi="Times New Roman"/>
                <w:sz w:val="16"/>
                <w:szCs w:val="16"/>
                <w:lang w:eastAsia="en-GB"/>
              </w:rPr>
            </w:pPr>
          </w:p>
        </w:tc>
        <w:tc>
          <w:tcPr>
            <w:tcW w:w="0" w:type="auto"/>
            <w:vMerge/>
            <w:tcBorders>
              <w:top w:val="nil"/>
              <w:left w:val="single" w:sz="4" w:space="0" w:color="auto"/>
              <w:bottom w:val="single" w:sz="4" w:space="0" w:color="auto"/>
              <w:right w:val="single" w:sz="4" w:space="0" w:color="auto"/>
            </w:tcBorders>
            <w:vAlign w:val="center"/>
            <w:hideMark/>
          </w:tcPr>
          <w:p w14:paraId="14FB6AA1" w14:textId="77777777" w:rsidR="00831E7A" w:rsidRPr="00917084" w:rsidRDefault="00831E7A" w:rsidP="00831E7A">
            <w:pPr>
              <w:rPr>
                <w:rFonts w:ascii="Times New Roman" w:eastAsia="Times New Roman" w:hAnsi="Times New Roman"/>
                <w:color w:val="000000"/>
                <w:sz w:val="16"/>
                <w:szCs w:val="16"/>
                <w:lang w:eastAsia="en-GB"/>
              </w:rPr>
            </w:pPr>
          </w:p>
        </w:tc>
        <w:tc>
          <w:tcPr>
            <w:tcW w:w="0" w:type="auto"/>
            <w:tcBorders>
              <w:top w:val="nil"/>
              <w:left w:val="nil"/>
              <w:bottom w:val="single" w:sz="4" w:space="0" w:color="auto"/>
              <w:right w:val="single" w:sz="4" w:space="0" w:color="auto"/>
            </w:tcBorders>
            <w:shd w:val="clear" w:color="auto" w:fill="auto"/>
            <w:vAlign w:val="center"/>
            <w:hideMark/>
          </w:tcPr>
          <w:p w14:paraId="0C365538"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Ralf</w:t>
            </w:r>
          </w:p>
        </w:tc>
        <w:tc>
          <w:tcPr>
            <w:tcW w:w="0" w:type="auto"/>
            <w:tcBorders>
              <w:top w:val="nil"/>
              <w:left w:val="nil"/>
              <w:bottom w:val="single" w:sz="4" w:space="0" w:color="auto"/>
              <w:right w:val="single" w:sz="4" w:space="0" w:color="auto"/>
            </w:tcBorders>
            <w:shd w:val="clear" w:color="auto" w:fill="auto"/>
            <w:vAlign w:val="center"/>
            <w:hideMark/>
          </w:tcPr>
          <w:p w14:paraId="1B6FF7B3"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100</w:t>
            </w:r>
          </w:p>
        </w:tc>
        <w:tc>
          <w:tcPr>
            <w:tcW w:w="0" w:type="auto"/>
            <w:tcBorders>
              <w:top w:val="nil"/>
              <w:left w:val="nil"/>
              <w:bottom w:val="single" w:sz="4" w:space="0" w:color="auto"/>
              <w:right w:val="single" w:sz="4" w:space="0" w:color="auto"/>
            </w:tcBorders>
            <w:shd w:val="clear" w:color="auto" w:fill="auto"/>
            <w:noWrap/>
            <w:vAlign w:val="center"/>
            <w:hideMark/>
          </w:tcPr>
          <w:p w14:paraId="317E43E7" w14:textId="77777777" w:rsidR="00831E7A" w:rsidRPr="00917084" w:rsidRDefault="00831E7A" w:rsidP="00831E7A">
            <w:pP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8.16</w:t>
            </w:r>
          </w:p>
        </w:tc>
        <w:tc>
          <w:tcPr>
            <w:tcW w:w="0" w:type="auto"/>
            <w:tcBorders>
              <w:top w:val="nil"/>
              <w:left w:val="nil"/>
              <w:bottom w:val="single" w:sz="4" w:space="0" w:color="auto"/>
              <w:right w:val="single" w:sz="4" w:space="0" w:color="auto"/>
            </w:tcBorders>
            <w:shd w:val="clear" w:color="auto" w:fill="auto"/>
            <w:noWrap/>
            <w:vAlign w:val="center"/>
            <w:hideMark/>
          </w:tcPr>
          <w:p w14:paraId="53FFBF65" w14:textId="77777777" w:rsidR="00831E7A" w:rsidRPr="00917084" w:rsidRDefault="00831E7A" w:rsidP="00831E7A">
            <w:pP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Rel-17 UE features</w:t>
            </w:r>
          </w:p>
        </w:tc>
      </w:tr>
      <w:tr w:rsidR="00831E7A" w:rsidRPr="00917084" w14:paraId="039CBBF2" w14:textId="77777777" w:rsidTr="00917084">
        <w:trPr>
          <w:trHeight w:val="2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63AE519B"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Tue. 05/10</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317D9BD3" w14:textId="77777777" w:rsidR="00831E7A" w:rsidRPr="00917084" w:rsidRDefault="00831E7A" w:rsidP="00831E7A">
            <w:pPr>
              <w:jc w:val="center"/>
              <w:rPr>
                <w:rFonts w:ascii="Times New Roman" w:eastAsia="Times New Roman" w:hAnsi="Times New Roman"/>
                <w:sz w:val="16"/>
                <w:szCs w:val="16"/>
                <w:lang w:eastAsia="en-GB"/>
              </w:rPr>
            </w:pPr>
            <w:r w:rsidRPr="00917084">
              <w:rPr>
                <w:rFonts w:ascii="Times New Roman" w:eastAsia="Times New Roman" w:hAnsi="Times New Roman"/>
                <w:sz w:val="16"/>
                <w:szCs w:val="16"/>
                <w:lang w:eastAsia="en-GB"/>
              </w:rPr>
              <w:t>03:00 UTC</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3ACFB270"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06:00 UTC</w:t>
            </w:r>
          </w:p>
        </w:tc>
        <w:tc>
          <w:tcPr>
            <w:tcW w:w="0" w:type="auto"/>
            <w:tcBorders>
              <w:top w:val="nil"/>
              <w:left w:val="nil"/>
              <w:bottom w:val="single" w:sz="4" w:space="0" w:color="auto"/>
              <w:right w:val="single" w:sz="4" w:space="0" w:color="auto"/>
            </w:tcBorders>
            <w:shd w:val="clear" w:color="auto" w:fill="auto"/>
            <w:vAlign w:val="center"/>
            <w:hideMark/>
          </w:tcPr>
          <w:p w14:paraId="4CFD42C9"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David</w:t>
            </w:r>
          </w:p>
        </w:tc>
        <w:tc>
          <w:tcPr>
            <w:tcW w:w="0" w:type="auto"/>
            <w:tcBorders>
              <w:top w:val="nil"/>
              <w:left w:val="nil"/>
              <w:bottom w:val="single" w:sz="4" w:space="0" w:color="auto"/>
              <w:right w:val="single" w:sz="4" w:space="0" w:color="auto"/>
            </w:tcBorders>
            <w:shd w:val="clear" w:color="auto" w:fill="auto"/>
            <w:vAlign w:val="center"/>
            <w:hideMark/>
          </w:tcPr>
          <w:p w14:paraId="2AF7F987"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40</w:t>
            </w:r>
          </w:p>
        </w:tc>
        <w:tc>
          <w:tcPr>
            <w:tcW w:w="0" w:type="auto"/>
            <w:tcBorders>
              <w:top w:val="nil"/>
              <w:left w:val="nil"/>
              <w:bottom w:val="single" w:sz="4" w:space="0" w:color="auto"/>
              <w:right w:val="single" w:sz="4" w:space="0" w:color="auto"/>
            </w:tcBorders>
            <w:shd w:val="clear" w:color="auto" w:fill="auto"/>
            <w:noWrap/>
            <w:vAlign w:val="center"/>
            <w:hideMark/>
          </w:tcPr>
          <w:p w14:paraId="062C8816" w14:textId="77777777" w:rsidR="00831E7A" w:rsidRPr="00917084" w:rsidRDefault="00831E7A" w:rsidP="00831E7A">
            <w:pP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8.11</w:t>
            </w:r>
          </w:p>
        </w:tc>
        <w:tc>
          <w:tcPr>
            <w:tcW w:w="0" w:type="auto"/>
            <w:tcBorders>
              <w:top w:val="nil"/>
              <w:left w:val="nil"/>
              <w:bottom w:val="single" w:sz="4" w:space="0" w:color="auto"/>
              <w:right w:val="single" w:sz="4" w:space="0" w:color="auto"/>
            </w:tcBorders>
            <w:shd w:val="clear" w:color="auto" w:fill="auto"/>
            <w:noWrap/>
            <w:vAlign w:val="center"/>
            <w:hideMark/>
          </w:tcPr>
          <w:p w14:paraId="756D77E0" w14:textId="77777777" w:rsidR="00831E7A" w:rsidRPr="00917084" w:rsidRDefault="00831E7A" w:rsidP="00831E7A">
            <w:pP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Maintenance on NR Sidelink enhancement</w:t>
            </w:r>
          </w:p>
        </w:tc>
      </w:tr>
      <w:tr w:rsidR="00831E7A" w:rsidRPr="00917084" w14:paraId="3638B34F" w14:textId="77777777" w:rsidTr="00917084">
        <w:trPr>
          <w:trHeight w:val="20"/>
        </w:trPr>
        <w:tc>
          <w:tcPr>
            <w:tcW w:w="0" w:type="auto"/>
            <w:vMerge/>
            <w:tcBorders>
              <w:top w:val="nil"/>
              <w:left w:val="single" w:sz="4" w:space="0" w:color="auto"/>
              <w:bottom w:val="single" w:sz="4" w:space="0" w:color="auto"/>
              <w:right w:val="single" w:sz="4" w:space="0" w:color="auto"/>
            </w:tcBorders>
            <w:vAlign w:val="center"/>
            <w:hideMark/>
          </w:tcPr>
          <w:p w14:paraId="2EE2F839" w14:textId="77777777" w:rsidR="00831E7A" w:rsidRPr="00917084" w:rsidRDefault="00831E7A" w:rsidP="00831E7A">
            <w:pPr>
              <w:rPr>
                <w:rFonts w:ascii="Times New Roman" w:eastAsia="Times New Roman" w:hAnsi="Times New Roman"/>
                <w:color w:val="000000"/>
                <w:sz w:val="16"/>
                <w:szCs w:val="16"/>
                <w:lang w:eastAsia="en-GB"/>
              </w:rPr>
            </w:pPr>
          </w:p>
        </w:tc>
        <w:tc>
          <w:tcPr>
            <w:tcW w:w="0" w:type="auto"/>
            <w:vMerge/>
            <w:tcBorders>
              <w:top w:val="nil"/>
              <w:left w:val="single" w:sz="4" w:space="0" w:color="auto"/>
              <w:bottom w:val="single" w:sz="4" w:space="0" w:color="auto"/>
              <w:right w:val="single" w:sz="4" w:space="0" w:color="auto"/>
            </w:tcBorders>
            <w:vAlign w:val="center"/>
            <w:hideMark/>
          </w:tcPr>
          <w:p w14:paraId="54597D38" w14:textId="77777777" w:rsidR="00831E7A" w:rsidRPr="00917084" w:rsidRDefault="00831E7A" w:rsidP="00831E7A">
            <w:pPr>
              <w:rPr>
                <w:rFonts w:ascii="Times New Roman" w:eastAsia="Times New Roman" w:hAnsi="Times New Roman"/>
                <w:sz w:val="16"/>
                <w:szCs w:val="16"/>
                <w:lang w:eastAsia="en-GB"/>
              </w:rPr>
            </w:pPr>
          </w:p>
        </w:tc>
        <w:tc>
          <w:tcPr>
            <w:tcW w:w="0" w:type="auto"/>
            <w:vMerge/>
            <w:tcBorders>
              <w:top w:val="nil"/>
              <w:left w:val="single" w:sz="4" w:space="0" w:color="auto"/>
              <w:bottom w:val="single" w:sz="4" w:space="0" w:color="auto"/>
              <w:right w:val="single" w:sz="4" w:space="0" w:color="auto"/>
            </w:tcBorders>
            <w:vAlign w:val="center"/>
            <w:hideMark/>
          </w:tcPr>
          <w:p w14:paraId="0825B75F" w14:textId="77777777" w:rsidR="00831E7A" w:rsidRPr="00917084" w:rsidRDefault="00831E7A" w:rsidP="00831E7A">
            <w:pPr>
              <w:rPr>
                <w:rFonts w:ascii="Times New Roman" w:eastAsia="Times New Roman" w:hAnsi="Times New Roman"/>
                <w:color w:val="000000"/>
                <w:sz w:val="16"/>
                <w:szCs w:val="16"/>
                <w:lang w:eastAsia="en-GB"/>
              </w:rPr>
            </w:pPr>
          </w:p>
        </w:tc>
        <w:tc>
          <w:tcPr>
            <w:tcW w:w="0" w:type="auto"/>
            <w:tcBorders>
              <w:top w:val="nil"/>
              <w:left w:val="nil"/>
              <w:bottom w:val="single" w:sz="4" w:space="0" w:color="auto"/>
              <w:right w:val="single" w:sz="4" w:space="0" w:color="auto"/>
            </w:tcBorders>
            <w:shd w:val="clear" w:color="auto" w:fill="auto"/>
            <w:vAlign w:val="center"/>
            <w:hideMark/>
          </w:tcPr>
          <w:p w14:paraId="29F86BD0"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David</w:t>
            </w:r>
          </w:p>
        </w:tc>
        <w:tc>
          <w:tcPr>
            <w:tcW w:w="0" w:type="auto"/>
            <w:tcBorders>
              <w:top w:val="nil"/>
              <w:left w:val="nil"/>
              <w:bottom w:val="single" w:sz="4" w:space="0" w:color="auto"/>
              <w:right w:val="single" w:sz="4" w:space="0" w:color="auto"/>
            </w:tcBorders>
            <w:shd w:val="clear" w:color="auto" w:fill="auto"/>
            <w:vAlign w:val="center"/>
            <w:hideMark/>
          </w:tcPr>
          <w:p w14:paraId="3A4CDC29"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40</w:t>
            </w:r>
          </w:p>
        </w:tc>
        <w:tc>
          <w:tcPr>
            <w:tcW w:w="0" w:type="auto"/>
            <w:tcBorders>
              <w:top w:val="nil"/>
              <w:left w:val="nil"/>
              <w:bottom w:val="single" w:sz="4" w:space="0" w:color="auto"/>
              <w:right w:val="single" w:sz="4" w:space="0" w:color="auto"/>
            </w:tcBorders>
            <w:shd w:val="clear" w:color="auto" w:fill="auto"/>
            <w:noWrap/>
            <w:vAlign w:val="center"/>
            <w:hideMark/>
          </w:tcPr>
          <w:p w14:paraId="31A6E351" w14:textId="77777777" w:rsidR="00831E7A" w:rsidRPr="00917084" w:rsidRDefault="00831E7A" w:rsidP="00831E7A">
            <w:pP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9.4</w:t>
            </w:r>
          </w:p>
        </w:tc>
        <w:tc>
          <w:tcPr>
            <w:tcW w:w="0" w:type="auto"/>
            <w:tcBorders>
              <w:top w:val="nil"/>
              <w:left w:val="nil"/>
              <w:bottom w:val="single" w:sz="4" w:space="0" w:color="auto"/>
              <w:right w:val="single" w:sz="4" w:space="0" w:color="auto"/>
            </w:tcBorders>
            <w:shd w:val="clear" w:color="auto" w:fill="auto"/>
            <w:noWrap/>
            <w:vAlign w:val="center"/>
            <w:hideMark/>
          </w:tcPr>
          <w:p w14:paraId="6A6B6CC5" w14:textId="77777777" w:rsidR="00831E7A" w:rsidRPr="00917084" w:rsidRDefault="00831E7A" w:rsidP="00831E7A">
            <w:pP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NR sidelink evolution</w:t>
            </w:r>
          </w:p>
        </w:tc>
      </w:tr>
      <w:tr w:rsidR="00831E7A" w:rsidRPr="00917084" w14:paraId="45AE9A6A" w14:textId="77777777" w:rsidTr="00917084">
        <w:trPr>
          <w:trHeight w:val="20"/>
        </w:trPr>
        <w:tc>
          <w:tcPr>
            <w:tcW w:w="0" w:type="auto"/>
            <w:vMerge/>
            <w:tcBorders>
              <w:top w:val="nil"/>
              <w:left w:val="single" w:sz="4" w:space="0" w:color="auto"/>
              <w:bottom w:val="single" w:sz="4" w:space="0" w:color="auto"/>
              <w:right w:val="single" w:sz="4" w:space="0" w:color="auto"/>
            </w:tcBorders>
            <w:vAlign w:val="center"/>
            <w:hideMark/>
          </w:tcPr>
          <w:p w14:paraId="3843AD33" w14:textId="77777777" w:rsidR="00831E7A" w:rsidRPr="00917084" w:rsidRDefault="00831E7A" w:rsidP="00831E7A">
            <w:pPr>
              <w:rPr>
                <w:rFonts w:ascii="Times New Roman" w:eastAsia="Times New Roman" w:hAnsi="Times New Roman"/>
                <w:color w:val="000000"/>
                <w:sz w:val="16"/>
                <w:szCs w:val="16"/>
                <w:lang w:eastAsia="en-GB"/>
              </w:rPr>
            </w:pPr>
          </w:p>
        </w:tc>
        <w:tc>
          <w:tcPr>
            <w:tcW w:w="0" w:type="auto"/>
            <w:vMerge/>
            <w:tcBorders>
              <w:top w:val="nil"/>
              <w:left w:val="single" w:sz="4" w:space="0" w:color="auto"/>
              <w:bottom w:val="single" w:sz="4" w:space="0" w:color="auto"/>
              <w:right w:val="single" w:sz="4" w:space="0" w:color="auto"/>
            </w:tcBorders>
            <w:vAlign w:val="center"/>
            <w:hideMark/>
          </w:tcPr>
          <w:p w14:paraId="17584CA8" w14:textId="77777777" w:rsidR="00831E7A" w:rsidRPr="00917084" w:rsidRDefault="00831E7A" w:rsidP="00831E7A">
            <w:pPr>
              <w:rPr>
                <w:rFonts w:ascii="Times New Roman" w:eastAsia="Times New Roman" w:hAnsi="Times New Roman"/>
                <w:sz w:val="16"/>
                <w:szCs w:val="16"/>
                <w:lang w:eastAsia="en-GB"/>
              </w:rPr>
            </w:pPr>
          </w:p>
        </w:tc>
        <w:tc>
          <w:tcPr>
            <w:tcW w:w="0" w:type="auto"/>
            <w:vMerge/>
            <w:tcBorders>
              <w:top w:val="nil"/>
              <w:left w:val="single" w:sz="4" w:space="0" w:color="auto"/>
              <w:bottom w:val="single" w:sz="4" w:space="0" w:color="auto"/>
              <w:right w:val="single" w:sz="4" w:space="0" w:color="auto"/>
            </w:tcBorders>
            <w:vAlign w:val="center"/>
            <w:hideMark/>
          </w:tcPr>
          <w:p w14:paraId="31817551" w14:textId="77777777" w:rsidR="00831E7A" w:rsidRPr="00917084" w:rsidRDefault="00831E7A" w:rsidP="00831E7A">
            <w:pPr>
              <w:rPr>
                <w:rFonts w:ascii="Times New Roman" w:eastAsia="Times New Roman" w:hAnsi="Times New Roman"/>
                <w:color w:val="000000"/>
                <w:sz w:val="16"/>
                <w:szCs w:val="16"/>
                <w:lang w:eastAsia="en-GB"/>
              </w:rPr>
            </w:pPr>
          </w:p>
        </w:tc>
        <w:tc>
          <w:tcPr>
            <w:tcW w:w="0" w:type="auto"/>
            <w:tcBorders>
              <w:top w:val="nil"/>
              <w:left w:val="nil"/>
              <w:bottom w:val="single" w:sz="4" w:space="0" w:color="auto"/>
              <w:right w:val="single" w:sz="4" w:space="0" w:color="auto"/>
            </w:tcBorders>
            <w:shd w:val="clear" w:color="auto" w:fill="auto"/>
            <w:vAlign w:val="center"/>
            <w:hideMark/>
          </w:tcPr>
          <w:p w14:paraId="4E7E6550"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Ralf</w:t>
            </w:r>
          </w:p>
        </w:tc>
        <w:tc>
          <w:tcPr>
            <w:tcW w:w="0" w:type="auto"/>
            <w:tcBorders>
              <w:top w:val="nil"/>
              <w:left w:val="nil"/>
              <w:bottom w:val="single" w:sz="4" w:space="0" w:color="auto"/>
              <w:right w:val="single" w:sz="4" w:space="0" w:color="auto"/>
            </w:tcBorders>
            <w:shd w:val="clear" w:color="auto" w:fill="auto"/>
            <w:vAlign w:val="center"/>
            <w:hideMark/>
          </w:tcPr>
          <w:p w14:paraId="62019370"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100</w:t>
            </w:r>
          </w:p>
        </w:tc>
        <w:tc>
          <w:tcPr>
            <w:tcW w:w="0" w:type="auto"/>
            <w:tcBorders>
              <w:top w:val="nil"/>
              <w:left w:val="nil"/>
              <w:bottom w:val="single" w:sz="4" w:space="0" w:color="auto"/>
              <w:right w:val="single" w:sz="4" w:space="0" w:color="auto"/>
            </w:tcBorders>
            <w:shd w:val="clear" w:color="auto" w:fill="auto"/>
            <w:noWrap/>
            <w:vAlign w:val="center"/>
            <w:hideMark/>
          </w:tcPr>
          <w:p w14:paraId="718226AC" w14:textId="77777777" w:rsidR="00831E7A" w:rsidRPr="00917084" w:rsidRDefault="00831E7A" w:rsidP="00831E7A">
            <w:pP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8.16</w:t>
            </w:r>
          </w:p>
        </w:tc>
        <w:tc>
          <w:tcPr>
            <w:tcW w:w="0" w:type="auto"/>
            <w:tcBorders>
              <w:top w:val="nil"/>
              <w:left w:val="nil"/>
              <w:bottom w:val="single" w:sz="4" w:space="0" w:color="auto"/>
              <w:right w:val="single" w:sz="4" w:space="0" w:color="auto"/>
            </w:tcBorders>
            <w:shd w:val="clear" w:color="auto" w:fill="auto"/>
            <w:noWrap/>
            <w:vAlign w:val="center"/>
            <w:hideMark/>
          </w:tcPr>
          <w:p w14:paraId="29127F69" w14:textId="77777777" w:rsidR="00831E7A" w:rsidRPr="00917084" w:rsidRDefault="00831E7A" w:rsidP="00831E7A">
            <w:pP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Rel-17 UE features</w:t>
            </w:r>
          </w:p>
        </w:tc>
      </w:tr>
      <w:tr w:rsidR="00831E7A" w:rsidRPr="00917084" w14:paraId="091C512E" w14:textId="77777777" w:rsidTr="00917084">
        <w:trPr>
          <w:trHeight w:val="2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5666A1FC"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Wed. 05/11</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3A611358" w14:textId="77777777" w:rsidR="00831E7A" w:rsidRPr="00917084" w:rsidRDefault="00831E7A" w:rsidP="00831E7A">
            <w:pPr>
              <w:jc w:val="center"/>
              <w:rPr>
                <w:rFonts w:ascii="Times New Roman" w:eastAsia="Times New Roman" w:hAnsi="Times New Roman"/>
                <w:sz w:val="16"/>
                <w:szCs w:val="16"/>
                <w:lang w:eastAsia="en-GB"/>
              </w:rPr>
            </w:pPr>
            <w:r w:rsidRPr="00917084">
              <w:rPr>
                <w:rFonts w:ascii="Times New Roman" w:eastAsia="Times New Roman" w:hAnsi="Times New Roman"/>
                <w:sz w:val="16"/>
                <w:szCs w:val="16"/>
                <w:lang w:eastAsia="en-GB"/>
              </w:rPr>
              <w:t>03:00 UTC</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392FE5CB"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06:00 UTC</w:t>
            </w:r>
          </w:p>
        </w:tc>
        <w:tc>
          <w:tcPr>
            <w:tcW w:w="0" w:type="auto"/>
            <w:tcBorders>
              <w:top w:val="nil"/>
              <w:left w:val="nil"/>
              <w:bottom w:val="single" w:sz="4" w:space="0" w:color="auto"/>
              <w:right w:val="single" w:sz="4" w:space="0" w:color="auto"/>
            </w:tcBorders>
            <w:shd w:val="clear" w:color="auto" w:fill="auto"/>
            <w:vAlign w:val="center"/>
            <w:hideMark/>
          </w:tcPr>
          <w:p w14:paraId="7D8F79E1"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David</w:t>
            </w:r>
          </w:p>
        </w:tc>
        <w:tc>
          <w:tcPr>
            <w:tcW w:w="0" w:type="auto"/>
            <w:tcBorders>
              <w:top w:val="nil"/>
              <w:left w:val="nil"/>
              <w:bottom w:val="single" w:sz="4" w:space="0" w:color="auto"/>
              <w:right w:val="single" w:sz="4" w:space="0" w:color="auto"/>
            </w:tcBorders>
            <w:shd w:val="clear" w:color="auto" w:fill="auto"/>
            <w:vAlign w:val="center"/>
            <w:hideMark/>
          </w:tcPr>
          <w:p w14:paraId="0443A47A"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30</w:t>
            </w:r>
          </w:p>
        </w:tc>
        <w:tc>
          <w:tcPr>
            <w:tcW w:w="0" w:type="auto"/>
            <w:tcBorders>
              <w:top w:val="nil"/>
              <w:left w:val="nil"/>
              <w:bottom w:val="single" w:sz="4" w:space="0" w:color="auto"/>
              <w:right w:val="single" w:sz="4" w:space="0" w:color="auto"/>
            </w:tcBorders>
            <w:shd w:val="clear" w:color="auto" w:fill="auto"/>
            <w:noWrap/>
            <w:vAlign w:val="bottom"/>
            <w:hideMark/>
          </w:tcPr>
          <w:p w14:paraId="320999FD" w14:textId="77777777" w:rsidR="00831E7A" w:rsidRPr="00917084" w:rsidRDefault="00831E7A" w:rsidP="00831E7A">
            <w:pP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9.12</w:t>
            </w:r>
          </w:p>
        </w:tc>
        <w:tc>
          <w:tcPr>
            <w:tcW w:w="0" w:type="auto"/>
            <w:tcBorders>
              <w:top w:val="nil"/>
              <w:left w:val="nil"/>
              <w:bottom w:val="single" w:sz="4" w:space="0" w:color="auto"/>
              <w:right w:val="single" w:sz="4" w:space="0" w:color="auto"/>
            </w:tcBorders>
            <w:shd w:val="clear" w:color="auto" w:fill="auto"/>
            <w:noWrap/>
            <w:vAlign w:val="bottom"/>
            <w:hideMark/>
          </w:tcPr>
          <w:p w14:paraId="35654532" w14:textId="77777777" w:rsidR="00831E7A" w:rsidRPr="00917084" w:rsidRDefault="00831E7A" w:rsidP="00831E7A">
            <w:pP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NTN (Non-Terrestrial Networks) enhancements</w:t>
            </w:r>
          </w:p>
        </w:tc>
      </w:tr>
      <w:tr w:rsidR="00831E7A" w:rsidRPr="00917084" w14:paraId="7E753257" w14:textId="77777777" w:rsidTr="00917084">
        <w:trPr>
          <w:trHeight w:val="20"/>
        </w:trPr>
        <w:tc>
          <w:tcPr>
            <w:tcW w:w="0" w:type="auto"/>
            <w:vMerge/>
            <w:tcBorders>
              <w:top w:val="nil"/>
              <w:left w:val="single" w:sz="4" w:space="0" w:color="auto"/>
              <w:bottom w:val="single" w:sz="4" w:space="0" w:color="auto"/>
              <w:right w:val="single" w:sz="4" w:space="0" w:color="auto"/>
            </w:tcBorders>
            <w:vAlign w:val="center"/>
            <w:hideMark/>
          </w:tcPr>
          <w:p w14:paraId="1E63062A" w14:textId="77777777" w:rsidR="00831E7A" w:rsidRPr="00917084" w:rsidRDefault="00831E7A" w:rsidP="00831E7A">
            <w:pPr>
              <w:rPr>
                <w:rFonts w:ascii="Times New Roman" w:eastAsia="Times New Roman" w:hAnsi="Times New Roman"/>
                <w:color w:val="000000"/>
                <w:sz w:val="16"/>
                <w:szCs w:val="16"/>
                <w:lang w:eastAsia="en-GB"/>
              </w:rPr>
            </w:pPr>
          </w:p>
        </w:tc>
        <w:tc>
          <w:tcPr>
            <w:tcW w:w="0" w:type="auto"/>
            <w:vMerge/>
            <w:tcBorders>
              <w:top w:val="nil"/>
              <w:left w:val="single" w:sz="4" w:space="0" w:color="auto"/>
              <w:bottom w:val="single" w:sz="4" w:space="0" w:color="auto"/>
              <w:right w:val="single" w:sz="4" w:space="0" w:color="auto"/>
            </w:tcBorders>
            <w:vAlign w:val="center"/>
            <w:hideMark/>
          </w:tcPr>
          <w:p w14:paraId="57F0326D" w14:textId="77777777" w:rsidR="00831E7A" w:rsidRPr="00917084" w:rsidRDefault="00831E7A" w:rsidP="00831E7A">
            <w:pPr>
              <w:rPr>
                <w:rFonts w:ascii="Times New Roman" w:eastAsia="Times New Roman" w:hAnsi="Times New Roman"/>
                <w:sz w:val="16"/>
                <w:szCs w:val="16"/>
                <w:lang w:eastAsia="en-GB"/>
              </w:rPr>
            </w:pPr>
          </w:p>
        </w:tc>
        <w:tc>
          <w:tcPr>
            <w:tcW w:w="0" w:type="auto"/>
            <w:vMerge/>
            <w:tcBorders>
              <w:top w:val="nil"/>
              <w:left w:val="single" w:sz="4" w:space="0" w:color="auto"/>
              <w:bottom w:val="single" w:sz="4" w:space="0" w:color="auto"/>
              <w:right w:val="single" w:sz="4" w:space="0" w:color="auto"/>
            </w:tcBorders>
            <w:vAlign w:val="center"/>
            <w:hideMark/>
          </w:tcPr>
          <w:p w14:paraId="34CB7024" w14:textId="77777777" w:rsidR="00831E7A" w:rsidRPr="00917084" w:rsidRDefault="00831E7A" w:rsidP="00831E7A">
            <w:pPr>
              <w:rPr>
                <w:rFonts w:ascii="Times New Roman" w:eastAsia="Times New Roman" w:hAnsi="Times New Roman"/>
                <w:color w:val="000000"/>
                <w:sz w:val="16"/>
                <w:szCs w:val="16"/>
                <w:lang w:eastAsia="en-GB"/>
              </w:rPr>
            </w:pPr>
          </w:p>
        </w:tc>
        <w:tc>
          <w:tcPr>
            <w:tcW w:w="0" w:type="auto"/>
            <w:tcBorders>
              <w:top w:val="nil"/>
              <w:left w:val="nil"/>
              <w:bottom w:val="single" w:sz="4" w:space="0" w:color="auto"/>
              <w:right w:val="single" w:sz="4" w:space="0" w:color="auto"/>
            </w:tcBorders>
            <w:shd w:val="clear" w:color="auto" w:fill="auto"/>
            <w:vAlign w:val="center"/>
            <w:hideMark/>
          </w:tcPr>
          <w:p w14:paraId="7B99E82C"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David</w:t>
            </w:r>
          </w:p>
        </w:tc>
        <w:tc>
          <w:tcPr>
            <w:tcW w:w="0" w:type="auto"/>
            <w:tcBorders>
              <w:top w:val="nil"/>
              <w:left w:val="nil"/>
              <w:bottom w:val="single" w:sz="4" w:space="0" w:color="auto"/>
              <w:right w:val="single" w:sz="4" w:space="0" w:color="auto"/>
            </w:tcBorders>
            <w:shd w:val="clear" w:color="auto" w:fill="auto"/>
            <w:vAlign w:val="center"/>
            <w:hideMark/>
          </w:tcPr>
          <w:p w14:paraId="5A6CCAAE"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50</w:t>
            </w:r>
          </w:p>
        </w:tc>
        <w:tc>
          <w:tcPr>
            <w:tcW w:w="0" w:type="auto"/>
            <w:tcBorders>
              <w:top w:val="nil"/>
              <w:left w:val="nil"/>
              <w:bottom w:val="single" w:sz="4" w:space="0" w:color="auto"/>
              <w:right w:val="single" w:sz="4" w:space="0" w:color="auto"/>
            </w:tcBorders>
            <w:shd w:val="clear" w:color="auto" w:fill="auto"/>
            <w:noWrap/>
            <w:vAlign w:val="center"/>
            <w:hideMark/>
          </w:tcPr>
          <w:p w14:paraId="1AA8683A" w14:textId="77777777" w:rsidR="00831E7A" w:rsidRPr="00917084" w:rsidRDefault="00831E7A" w:rsidP="00831E7A">
            <w:pP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9.5</w:t>
            </w:r>
          </w:p>
        </w:tc>
        <w:tc>
          <w:tcPr>
            <w:tcW w:w="0" w:type="auto"/>
            <w:tcBorders>
              <w:top w:val="nil"/>
              <w:left w:val="nil"/>
              <w:bottom w:val="single" w:sz="4" w:space="0" w:color="auto"/>
              <w:right w:val="single" w:sz="4" w:space="0" w:color="auto"/>
            </w:tcBorders>
            <w:shd w:val="clear" w:color="auto" w:fill="auto"/>
            <w:noWrap/>
            <w:vAlign w:val="center"/>
            <w:hideMark/>
          </w:tcPr>
          <w:p w14:paraId="49B34BF1" w14:textId="77777777" w:rsidR="00831E7A" w:rsidRPr="00917084" w:rsidRDefault="00831E7A" w:rsidP="00831E7A">
            <w:pP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Study on expanded and improved NR positioning</w:t>
            </w:r>
          </w:p>
        </w:tc>
      </w:tr>
      <w:tr w:rsidR="00831E7A" w:rsidRPr="00917084" w14:paraId="6865CE49" w14:textId="77777777" w:rsidTr="00917084">
        <w:trPr>
          <w:trHeight w:val="20"/>
        </w:trPr>
        <w:tc>
          <w:tcPr>
            <w:tcW w:w="0" w:type="auto"/>
            <w:vMerge/>
            <w:tcBorders>
              <w:top w:val="nil"/>
              <w:left w:val="single" w:sz="4" w:space="0" w:color="auto"/>
              <w:bottom w:val="single" w:sz="4" w:space="0" w:color="auto"/>
              <w:right w:val="single" w:sz="4" w:space="0" w:color="auto"/>
            </w:tcBorders>
            <w:vAlign w:val="center"/>
            <w:hideMark/>
          </w:tcPr>
          <w:p w14:paraId="711932FB" w14:textId="77777777" w:rsidR="00831E7A" w:rsidRPr="00917084" w:rsidRDefault="00831E7A" w:rsidP="00831E7A">
            <w:pPr>
              <w:rPr>
                <w:rFonts w:ascii="Times New Roman" w:eastAsia="Times New Roman" w:hAnsi="Times New Roman"/>
                <w:color w:val="000000"/>
                <w:sz w:val="16"/>
                <w:szCs w:val="16"/>
                <w:lang w:eastAsia="en-GB"/>
              </w:rPr>
            </w:pPr>
          </w:p>
        </w:tc>
        <w:tc>
          <w:tcPr>
            <w:tcW w:w="0" w:type="auto"/>
            <w:vMerge/>
            <w:tcBorders>
              <w:top w:val="nil"/>
              <w:left w:val="single" w:sz="4" w:space="0" w:color="auto"/>
              <w:bottom w:val="single" w:sz="4" w:space="0" w:color="auto"/>
              <w:right w:val="single" w:sz="4" w:space="0" w:color="auto"/>
            </w:tcBorders>
            <w:vAlign w:val="center"/>
            <w:hideMark/>
          </w:tcPr>
          <w:p w14:paraId="6EC5BF4B" w14:textId="77777777" w:rsidR="00831E7A" w:rsidRPr="00917084" w:rsidRDefault="00831E7A" w:rsidP="00831E7A">
            <w:pPr>
              <w:rPr>
                <w:rFonts w:ascii="Times New Roman" w:eastAsia="Times New Roman" w:hAnsi="Times New Roman"/>
                <w:sz w:val="16"/>
                <w:szCs w:val="16"/>
                <w:lang w:eastAsia="en-GB"/>
              </w:rPr>
            </w:pPr>
          </w:p>
        </w:tc>
        <w:tc>
          <w:tcPr>
            <w:tcW w:w="0" w:type="auto"/>
            <w:vMerge/>
            <w:tcBorders>
              <w:top w:val="nil"/>
              <w:left w:val="single" w:sz="4" w:space="0" w:color="auto"/>
              <w:bottom w:val="single" w:sz="4" w:space="0" w:color="auto"/>
              <w:right w:val="single" w:sz="4" w:space="0" w:color="auto"/>
            </w:tcBorders>
            <w:vAlign w:val="center"/>
            <w:hideMark/>
          </w:tcPr>
          <w:p w14:paraId="334880AE" w14:textId="77777777" w:rsidR="00831E7A" w:rsidRPr="00917084" w:rsidRDefault="00831E7A" w:rsidP="00831E7A">
            <w:pPr>
              <w:rPr>
                <w:rFonts w:ascii="Times New Roman" w:eastAsia="Times New Roman" w:hAnsi="Times New Roman"/>
                <w:color w:val="000000"/>
                <w:sz w:val="16"/>
                <w:szCs w:val="16"/>
                <w:lang w:eastAsia="en-GB"/>
              </w:rPr>
            </w:pPr>
          </w:p>
        </w:tc>
        <w:tc>
          <w:tcPr>
            <w:tcW w:w="0" w:type="auto"/>
            <w:tcBorders>
              <w:top w:val="nil"/>
              <w:left w:val="nil"/>
              <w:bottom w:val="single" w:sz="4" w:space="0" w:color="auto"/>
              <w:right w:val="single" w:sz="4" w:space="0" w:color="auto"/>
            </w:tcBorders>
            <w:shd w:val="clear" w:color="auto" w:fill="auto"/>
            <w:vAlign w:val="center"/>
            <w:hideMark/>
          </w:tcPr>
          <w:p w14:paraId="7F7D645B"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Ralf</w:t>
            </w:r>
          </w:p>
        </w:tc>
        <w:tc>
          <w:tcPr>
            <w:tcW w:w="0" w:type="auto"/>
            <w:tcBorders>
              <w:top w:val="nil"/>
              <w:left w:val="nil"/>
              <w:bottom w:val="single" w:sz="4" w:space="0" w:color="auto"/>
              <w:right w:val="single" w:sz="4" w:space="0" w:color="auto"/>
            </w:tcBorders>
            <w:shd w:val="clear" w:color="auto" w:fill="auto"/>
            <w:vAlign w:val="center"/>
            <w:hideMark/>
          </w:tcPr>
          <w:p w14:paraId="087FEC66"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100</w:t>
            </w:r>
          </w:p>
        </w:tc>
        <w:tc>
          <w:tcPr>
            <w:tcW w:w="0" w:type="auto"/>
            <w:tcBorders>
              <w:top w:val="nil"/>
              <w:left w:val="nil"/>
              <w:bottom w:val="single" w:sz="4" w:space="0" w:color="auto"/>
              <w:right w:val="single" w:sz="4" w:space="0" w:color="auto"/>
            </w:tcBorders>
            <w:shd w:val="clear" w:color="auto" w:fill="auto"/>
            <w:noWrap/>
            <w:vAlign w:val="center"/>
            <w:hideMark/>
          </w:tcPr>
          <w:p w14:paraId="2E9CC9EA" w14:textId="77777777" w:rsidR="00831E7A" w:rsidRPr="00917084" w:rsidRDefault="00831E7A" w:rsidP="00831E7A">
            <w:pP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8.16</w:t>
            </w:r>
          </w:p>
        </w:tc>
        <w:tc>
          <w:tcPr>
            <w:tcW w:w="0" w:type="auto"/>
            <w:tcBorders>
              <w:top w:val="nil"/>
              <w:left w:val="nil"/>
              <w:bottom w:val="single" w:sz="4" w:space="0" w:color="auto"/>
              <w:right w:val="single" w:sz="4" w:space="0" w:color="auto"/>
            </w:tcBorders>
            <w:shd w:val="clear" w:color="auto" w:fill="auto"/>
            <w:noWrap/>
            <w:vAlign w:val="center"/>
            <w:hideMark/>
          </w:tcPr>
          <w:p w14:paraId="4FFAED13" w14:textId="77777777" w:rsidR="00831E7A" w:rsidRPr="00917084" w:rsidRDefault="00831E7A" w:rsidP="00831E7A">
            <w:pP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Rel-17 UE features</w:t>
            </w:r>
          </w:p>
        </w:tc>
      </w:tr>
      <w:tr w:rsidR="00831E7A" w:rsidRPr="00917084" w14:paraId="0D5CBC0C" w14:textId="77777777" w:rsidTr="00917084">
        <w:trPr>
          <w:trHeight w:val="2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24A7C54D"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Thu. 05/12</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5348DB56" w14:textId="77777777" w:rsidR="00831E7A" w:rsidRPr="00917084" w:rsidRDefault="00831E7A" w:rsidP="00831E7A">
            <w:pPr>
              <w:jc w:val="center"/>
              <w:rPr>
                <w:rFonts w:ascii="Times New Roman" w:eastAsia="Times New Roman" w:hAnsi="Times New Roman"/>
                <w:sz w:val="16"/>
                <w:szCs w:val="16"/>
                <w:lang w:eastAsia="en-GB"/>
              </w:rPr>
            </w:pPr>
            <w:r w:rsidRPr="00917084">
              <w:rPr>
                <w:rFonts w:ascii="Times New Roman" w:eastAsia="Times New Roman" w:hAnsi="Times New Roman"/>
                <w:sz w:val="16"/>
                <w:szCs w:val="16"/>
                <w:lang w:eastAsia="en-GB"/>
              </w:rPr>
              <w:t>03:00 UTC</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2D134D35"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06:00 UTC</w:t>
            </w:r>
          </w:p>
        </w:tc>
        <w:tc>
          <w:tcPr>
            <w:tcW w:w="0" w:type="auto"/>
            <w:tcBorders>
              <w:top w:val="nil"/>
              <w:left w:val="nil"/>
              <w:bottom w:val="single" w:sz="4" w:space="0" w:color="auto"/>
              <w:right w:val="single" w:sz="4" w:space="0" w:color="auto"/>
            </w:tcBorders>
            <w:shd w:val="clear" w:color="auto" w:fill="auto"/>
            <w:vAlign w:val="center"/>
            <w:hideMark/>
          </w:tcPr>
          <w:p w14:paraId="5885B15C"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David</w:t>
            </w:r>
          </w:p>
        </w:tc>
        <w:tc>
          <w:tcPr>
            <w:tcW w:w="0" w:type="auto"/>
            <w:tcBorders>
              <w:top w:val="nil"/>
              <w:left w:val="nil"/>
              <w:bottom w:val="single" w:sz="4" w:space="0" w:color="auto"/>
              <w:right w:val="single" w:sz="4" w:space="0" w:color="auto"/>
            </w:tcBorders>
            <w:shd w:val="clear" w:color="auto" w:fill="auto"/>
            <w:vAlign w:val="center"/>
            <w:hideMark/>
          </w:tcPr>
          <w:p w14:paraId="1BF1FEB9"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40</w:t>
            </w:r>
          </w:p>
        </w:tc>
        <w:tc>
          <w:tcPr>
            <w:tcW w:w="0" w:type="auto"/>
            <w:tcBorders>
              <w:top w:val="nil"/>
              <w:left w:val="nil"/>
              <w:bottom w:val="single" w:sz="4" w:space="0" w:color="auto"/>
              <w:right w:val="single" w:sz="4" w:space="0" w:color="auto"/>
            </w:tcBorders>
            <w:shd w:val="clear" w:color="auto" w:fill="auto"/>
            <w:noWrap/>
            <w:vAlign w:val="center"/>
            <w:hideMark/>
          </w:tcPr>
          <w:p w14:paraId="2DC5D30E" w14:textId="77777777" w:rsidR="00831E7A" w:rsidRPr="00917084" w:rsidRDefault="00831E7A" w:rsidP="00831E7A">
            <w:pP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8.11</w:t>
            </w:r>
          </w:p>
        </w:tc>
        <w:tc>
          <w:tcPr>
            <w:tcW w:w="0" w:type="auto"/>
            <w:tcBorders>
              <w:top w:val="nil"/>
              <w:left w:val="nil"/>
              <w:bottom w:val="single" w:sz="4" w:space="0" w:color="auto"/>
              <w:right w:val="single" w:sz="4" w:space="0" w:color="auto"/>
            </w:tcBorders>
            <w:shd w:val="clear" w:color="auto" w:fill="auto"/>
            <w:noWrap/>
            <w:vAlign w:val="center"/>
            <w:hideMark/>
          </w:tcPr>
          <w:p w14:paraId="193E7D61" w14:textId="77777777" w:rsidR="00831E7A" w:rsidRPr="00917084" w:rsidRDefault="00831E7A" w:rsidP="00831E7A">
            <w:pP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Maintenance on NR Sidelink enhancement</w:t>
            </w:r>
          </w:p>
        </w:tc>
      </w:tr>
      <w:tr w:rsidR="00831E7A" w:rsidRPr="00917084" w14:paraId="2630348C" w14:textId="77777777" w:rsidTr="00917084">
        <w:trPr>
          <w:trHeight w:val="20"/>
        </w:trPr>
        <w:tc>
          <w:tcPr>
            <w:tcW w:w="0" w:type="auto"/>
            <w:vMerge/>
            <w:tcBorders>
              <w:top w:val="nil"/>
              <w:left w:val="single" w:sz="4" w:space="0" w:color="auto"/>
              <w:bottom w:val="single" w:sz="4" w:space="0" w:color="auto"/>
              <w:right w:val="single" w:sz="4" w:space="0" w:color="auto"/>
            </w:tcBorders>
            <w:vAlign w:val="center"/>
            <w:hideMark/>
          </w:tcPr>
          <w:p w14:paraId="39A6C89D" w14:textId="77777777" w:rsidR="00831E7A" w:rsidRPr="00917084" w:rsidRDefault="00831E7A" w:rsidP="00831E7A">
            <w:pPr>
              <w:rPr>
                <w:rFonts w:ascii="Times New Roman" w:eastAsia="Times New Roman" w:hAnsi="Times New Roman"/>
                <w:color w:val="000000"/>
                <w:sz w:val="16"/>
                <w:szCs w:val="16"/>
                <w:lang w:eastAsia="en-GB"/>
              </w:rPr>
            </w:pPr>
          </w:p>
        </w:tc>
        <w:tc>
          <w:tcPr>
            <w:tcW w:w="0" w:type="auto"/>
            <w:vMerge/>
            <w:tcBorders>
              <w:top w:val="nil"/>
              <w:left w:val="single" w:sz="4" w:space="0" w:color="auto"/>
              <w:bottom w:val="single" w:sz="4" w:space="0" w:color="auto"/>
              <w:right w:val="single" w:sz="4" w:space="0" w:color="auto"/>
            </w:tcBorders>
            <w:vAlign w:val="center"/>
            <w:hideMark/>
          </w:tcPr>
          <w:p w14:paraId="4E6B07F9" w14:textId="77777777" w:rsidR="00831E7A" w:rsidRPr="00917084" w:rsidRDefault="00831E7A" w:rsidP="00831E7A">
            <w:pPr>
              <w:rPr>
                <w:rFonts w:ascii="Times New Roman" w:eastAsia="Times New Roman" w:hAnsi="Times New Roman"/>
                <w:sz w:val="16"/>
                <w:szCs w:val="16"/>
                <w:lang w:eastAsia="en-GB"/>
              </w:rPr>
            </w:pPr>
          </w:p>
        </w:tc>
        <w:tc>
          <w:tcPr>
            <w:tcW w:w="0" w:type="auto"/>
            <w:vMerge/>
            <w:tcBorders>
              <w:top w:val="nil"/>
              <w:left w:val="single" w:sz="4" w:space="0" w:color="auto"/>
              <w:bottom w:val="single" w:sz="4" w:space="0" w:color="auto"/>
              <w:right w:val="single" w:sz="4" w:space="0" w:color="auto"/>
            </w:tcBorders>
            <w:vAlign w:val="center"/>
            <w:hideMark/>
          </w:tcPr>
          <w:p w14:paraId="7B1DCC98" w14:textId="77777777" w:rsidR="00831E7A" w:rsidRPr="00917084" w:rsidRDefault="00831E7A" w:rsidP="00831E7A">
            <w:pPr>
              <w:rPr>
                <w:rFonts w:ascii="Times New Roman" w:eastAsia="Times New Roman" w:hAnsi="Times New Roman"/>
                <w:color w:val="000000"/>
                <w:sz w:val="16"/>
                <w:szCs w:val="16"/>
                <w:lang w:eastAsia="en-GB"/>
              </w:rPr>
            </w:pPr>
          </w:p>
        </w:tc>
        <w:tc>
          <w:tcPr>
            <w:tcW w:w="0" w:type="auto"/>
            <w:tcBorders>
              <w:top w:val="nil"/>
              <w:left w:val="nil"/>
              <w:bottom w:val="single" w:sz="4" w:space="0" w:color="auto"/>
              <w:right w:val="single" w:sz="4" w:space="0" w:color="auto"/>
            </w:tcBorders>
            <w:shd w:val="clear" w:color="auto" w:fill="auto"/>
            <w:vAlign w:val="center"/>
            <w:hideMark/>
          </w:tcPr>
          <w:p w14:paraId="413EEE10"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David</w:t>
            </w:r>
          </w:p>
        </w:tc>
        <w:tc>
          <w:tcPr>
            <w:tcW w:w="0" w:type="auto"/>
            <w:tcBorders>
              <w:top w:val="nil"/>
              <w:left w:val="nil"/>
              <w:bottom w:val="single" w:sz="4" w:space="0" w:color="auto"/>
              <w:right w:val="single" w:sz="4" w:space="0" w:color="auto"/>
            </w:tcBorders>
            <w:shd w:val="clear" w:color="auto" w:fill="auto"/>
            <w:vAlign w:val="center"/>
            <w:hideMark/>
          </w:tcPr>
          <w:p w14:paraId="263FA59E"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40</w:t>
            </w:r>
          </w:p>
        </w:tc>
        <w:tc>
          <w:tcPr>
            <w:tcW w:w="0" w:type="auto"/>
            <w:tcBorders>
              <w:top w:val="nil"/>
              <w:left w:val="nil"/>
              <w:bottom w:val="single" w:sz="4" w:space="0" w:color="auto"/>
              <w:right w:val="single" w:sz="4" w:space="0" w:color="auto"/>
            </w:tcBorders>
            <w:shd w:val="clear" w:color="auto" w:fill="auto"/>
            <w:noWrap/>
            <w:vAlign w:val="center"/>
            <w:hideMark/>
          </w:tcPr>
          <w:p w14:paraId="72C17503" w14:textId="77777777" w:rsidR="00831E7A" w:rsidRPr="00917084" w:rsidRDefault="00831E7A" w:rsidP="00831E7A">
            <w:pP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9.4</w:t>
            </w:r>
          </w:p>
        </w:tc>
        <w:tc>
          <w:tcPr>
            <w:tcW w:w="0" w:type="auto"/>
            <w:tcBorders>
              <w:top w:val="nil"/>
              <w:left w:val="nil"/>
              <w:bottom w:val="single" w:sz="4" w:space="0" w:color="auto"/>
              <w:right w:val="single" w:sz="4" w:space="0" w:color="auto"/>
            </w:tcBorders>
            <w:shd w:val="clear" w:color="auto" w:fill="auto"/>
            <w:noWrap/>
            <w:vAlign w:val="center"/>
            <w:hideMark/>
          </w:tcPr>
          <w:p w14:paraId="02B2F366" w14:textId="77777777" w:rsidR="00831E7A" w:rsidRPr="00917084" w:rsidRDefault="00831E7A" w:rsidP="00831E7A">
            <w:pP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NR sidelink evolution</w:t>
            </w:r>
          </w:p>
        </w:tc>
      </w:tr>
      <w:tr w:rsidR="00831E7A" w:rsidRPr="00917084" w14:paraId="2EF6E4CF" w14:textId="77777777" w:rsidTr="00917084">
        <w:trPr>
          <w:trHeight w:val="20"/>
        </w:trPr>
        <w:tc>
          <w:tcPr>
            <w:tcW w:w="0" w:type="auto"/>
            <w:vMerge/>
            <w:tcBorders>
              <w:top w:val="nil"/>
              <w:left w:val="single" w:sz="4" w:space="0" w:color="auto"/>
              <w:bottom w:val="single" w:sz="4" w:space="0" w:color="auto"/>
              <w:right w:val="single" w:sz="4" w:space="0" w:color="auto"/>
            </w:tcBorders>
            <w:vAlign w:val="center"/>
            <w:hideMark/>
          </w:tcPr>
          <w:p w14:paraId="225CA3F3" w14:textId="77777777" w:rsidR="00831E7A" w:rsidRPr="00917084" w:rsidRDefault="00831E7A" w:rsidP="00831E7A">
            <w:pPr>
              <w:rPr>
                <w:rFonts w:ascii="Times New Roman" w:eastAsia="Times New Roman" w:hAnsi="Times New Roman"/>
                <w:color w:val="000000"/>
                <w:sz w:val="16"/>
                <w:szCs w:val="16"/>
                <w:lang w:eastAsia="en-GB"/>
              </w:rPr>
            </w:pPr>
          </w:p>
        </w:tc>
        <w:tc>
          <w:tcPr>
            <w:tcW w:w="0" w:type="auto"/>
            <w:vMerge/>
            <w:tcBorders>
              <w:top w:val="nil"/>
              <w:left w:val="single" w:sz="4" w:space="0" w:color="auto"/>
              <w:bottom w:val="single" w:sz="4" w:space="0" w:color="auto"/>
              <w:right w:val="single" w:sz="4" w:space="0" w:color="auto"/>
            </w:tcBorders>
            <w:vAlign w:val="center"/>
            <w:hideMark/>
          </w:tcPr>
          <w:p w14:paraId="570A5786" w14:textId="77777777" w:rsidR="00831E7A" w:rsidRPr="00917084" w:rsidRDefault="00831E7A" w:rsidP="00831E7A">
            <w:pPr>
              <w:rPr>
                <w:rFonts w:ascii="Times New Roman" w:eastAsia="Times New Roman" w:hAnsi="Times New Roman"/>
                <w:sz w:val="16"/>
                <w:szCs w:val="16"/>
                <w:lang w:eastAsia="en-GB"/>
              </w:rPr>
            </w:pPr>
          </w:p>
        </w:tc>
        <w:tc>
          <w:tcPr>
            <w:tcW w:w="0" w:type="auto"/>
            <w:vMerge/>
            <w:tcBorders>
              <w:top w:val="nil"/>
              <w:left w:val="single" w:sz="4" w:space="0" w:color="auto"/>
              <w:bottom w:val="single" w:sz="4" w:space="0" w:color="auto"/>
              <w:right w:val="single" w:sz="4" w:space="0" w:color="auto"/>
            </w:tcBorders>
            <w:vAlign w:val="center"/>
            <w:hideMark/>
          </w:tcPr>
          <w:p w14:paraId="42CC9D00" w14:textId="77777777" w:rsidR="00831E7A" w:rsidRPr="00917084" w:rsidRDefault="00831E7A" w:rsidP="00831E7A">
            <w:pPr>
              <w:rPr>
                <w:rFonts w:ascii="Times New Roman" w:eastAsia="Times New Roman" w:hAnsi="Times New Roman"/>
                <w:color w:val="000000"/>
                <w:sz w:val="16"/>
                <w:szCs w:val="16"/>
                <w:lang w:eastAsia="en-GB"/>
              </w:rPr>
            </w:pPr>
          </w:p>
        </w:tc>
        <w:tc>
          <w:tcPr>
            <w:tcW w:w="0" w:type="auto"/>
            <w:tcBorders>
              <w:top w:val="nil"/>
              <w:left w:val="nil"/>
              <w:bottom w:val="single" w:sz="4" w:space="0" w:color="auto"/>
              <w:right w:val="single" w:sz="4" w:space="0" w:color="auto"/>
            </w:tcBorders>
            <w:shd w:val="clear" w:color="auto" w:fill="auto"/>
            <w:vAlign w:val="center"/>
            <w:hideMark/>
          </w:tcPr>
          <w:p w14:paraId="3EAFE35D"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Ralf</w:t>
            </w:r>
          </w:p>
        </w:tc>
        <w:tc>
          <w:tcPr>
            <w:tcW w:w="0" w:type="auto"/>
            <w:tcBorders>
              <w:top w:val="nil"/>
              <w:left w:val="nil"/>
              <w:bottom w:val="single" w:sz="4" w:space="0" w:color="auto"/>
              <w:right w:val="single" w:sz="4" w:space="0" w:color="auto"/>
            </w:tcBorders>
            <w:shd w:val="clear" w:color="auto" w:fill="auto"/>
            <w:vAlign w:val="center"/>
            <w:hideMark/>
          </w:tcPr>
          <w:p w14:paraId="7CB242DE"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100</w:t>
            </w:r>
          </w:p>
        </w:tc>
        <w:tc>
          <w:tcPr>
            <w:tcW w:w="0" w:type="auto"/>
            <w:tcBorders>
              <w:top w:val="nil"/>
              <w:left w:val="nil"/>
              <w:bottom w:val="single" w:sz="4" w:space="0" w:color="auto"/>
              <w:right w:val="single" w:sz="4" w:space="0" w:color="auto"/>
            </w:tcBorders>
            <w:shd w:val="clear" w:color="auto" w:fill="auto"/>
            <w:noWrap/>
            <w:vAlign w:val="center"/>
            <w:hideMark/>
          </w:tcPr>
          <w:p w14:paraId="5DBC47EA" w14:textId="77777777" w:rsidR="00831E7A" w:rsidRPr="00917084" w:rsidRDefault="00831E7A" w:rsidP="00831E7A">
            <w:pP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8.16</w:t>
            </w:r>
          </w:p>
        </w:tc>
        <w:tc>
          <w:tcPr>
            <w:tcW w:w="0" w:type="auto"/>
            <w:tcBorders>
              <w:top w:val="nil"/>
              <w:left w:val="nil"/>
              <w:bottom w:val="single" w:sz="4" w:space="0" w:color="auto"/>
              <w:right w:val="single" w:sz="4" w:space="0" w:color="auto"/>
            </w:tcBorders>
            <w:shd w:val="clear" w:color="auto" w:fill="auto"/>
            <w:noWrap/>
            <w:vAlign w:val="center"/>
            <w:hideMark/>
          </w:tcPr>
          <w:p w14:paraId="1B1FD339" w14:textId="77777777" w:rsidR="00831E7A" w:rsidRPr="00917084" w:rsidRDefault="00831E7A" w:rsidP="00831E7A">
            <w:pP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Rel-17 UE features</w:t>
            </w:r>
          </w:p>
        </w:tc>
      </w:tr>
      <w:tr w:rsidR="00831E7A" w:rsidRPr="00917084" w14:paraId="2D371212" w14:textId="77777777" w:rsidTr="00917084">
        <w:trPr>
          <w:trHeight w:val="2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50B4AE64"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Fri. 05/13</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3E932053" w14:textId="77777777" w:rsidR="00831E7A" w:rsidRPr="00917084" w:rsidRDefault="00831E7A" w:rsidP="00831E7A">
            <w:pPr>
              <w:jc w:val="center"/>
              <w:rPr>
                <w:rFonts w:ascii="Times New Roman" w:eastAsia="Times New Roman" w:hAnsi="Times New Roman"/>
                <w:sz w:val="16"/>
                <w:szCs w:val="16"/>
                <w:lang w:eastAsia="en-GB"/>
              </w:rPr>
            </w:pPr>
            <w:r w:rsidRPr="00917084">
              <w:rPr>
                <w:rFonts w:ascii="Times New Roman" w:eastAsia="Times New Roman" w:hAnsi="Times New Roman"/>
                <w:sz w:val="16"/>
                <w:szCs w:val="16"/>
                <w:lang w:eastAsia="en-GB"/>
              </w:rPr>
              <w:t>03:00 UTC</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2D4BDC81"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06:00 UTC</w:t>
            </w:r>
          </w:p>
        </w:tc>
        <w:tc>
          <w:tcPr>
            <w:tcW w:w="0" w:type="auto"/>
            <w:tcBorders>
              <w:top w:val="nil"/>
              <w:left w:val="nil"/>
              <w:bottom w:val="single" w:sz="4" w:space="0" w:color="auto"/>
              <w:right w:val="single" w:sz="4" w:space="0" w:color="auto"/>
            </w:tcBorders>
            <w:shd w:val="clear" w:color="auto" w:fill="auto"/>
            <w:vAlign w:val="center"/>
            <w:hideMark/>
          </w:tcPr>
          <w:p w14:paraId="52571E39"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David</w:t>
            </w:r>
          </w:p>
        </w:tc>
        <w:tc>
          <w:tcPr>
            <w:tcW w:w="0" w:type="auto"/>
            <w:tcBorders>
              <w:top w:val="nil"/>
              <w:left w:val="nil"/>
              <w:bottom w:val="single" w:sz="4" w:space="0" w:color="auto"/>
              <w:right w:val="single" w:sz="4" w:space="0" w:color="auto"/>
            </w:tcBorders>
            <w:shd w:val="clear" w:color="auto" w:fill="auto"/>
            <w:vAlign w:val="center"/>
            <w:hideMark/>
          </w:tcPr>
          <w:p w14:paraId="732F56FB"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30</w:t>
            </w:r>
          </w:p>
        </w:tc>
        <w:tc>
          <w:tcPr>
            <w:tcW w:w="0" w:type="auto"/>
            <w:tcBorders>
              <w:top w:val="nil"/>
              <w:left w:val="nil"/>
              <w:bottom w:val="single" w:sz="4" w:space="0" w:color="auto"/>
              <w:right w:val="single" w:sz="4" w:space="0" w:color="auto"/>
            </w:tcBorders>
            <w:shd w:val="clear" w:color="auto" w:fill="auto"/>
            <w:noWrap/>
            <w:vAlign w:val="bottom"/>
            <w:hideMark/>
          </w:tcPr>
          <w:p w14:paraId="7A28D90F" w14:textId="77777777" w:rsidR="00831E7A" w:rsidRPr="00917084" w:rsidRDefault="00831E7A" w:rsidP="00831E7A">
            <w:pP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9.12</w:t>
            </w:r>
          </w:p>
        </w:tc>
        <w:tc>
          <w:tcPr>
            <w:tcW w:w="0" w:type="auto"/>
            <w:tcBorders>
              <w:top w:val="nil"/>
              <w:left w:val="nil"/>
              <w:bottom w:val="single" w:sz="4" w:space="0" w:color="auto"/>
              <w:right w:val="single" w:sz="4" w:space="0" w:color="auto"/>
            </w:tcBorders>
            <w:shd w:val="clear" w:color="auto" w:fill="auto"/>
            <w:noWrap/>
            <w:vAlign w:val="bottom"/>
            <w:hideMark/>
          </w:tcPr>
          <w:p w14:paraId="0C1C1AA6" w14:textId="77777777" w:rsidR="00831E7A" w:rsidRPr="00917084" w:rsidRDefault="00831E7A" w:rsidP="00831E7A">
            <w:pP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NTN (Non-Terrestrial Networks) enhancements</w:t>
            </w:r>
          </w:p>
        </w:tc>
      </w:tr>
      <w:tr w:rsidR="00831E7A" w:rsidRPr="00917084" w14:paraId="23DDAE41" w14:textId="77777777" w:rsidTr="00917084">
        <w:trPr>
          <w:trHeight w:val="20"/>
        </w:trPr>
        <w:tc>
          <w:tcPr>
            <w:tcW w:w="0" w:type="auto"/>
            <w:vMerge/>
            <w:tcBorders>
              <w:top w:val="nil"/>
              <w:left w:val="single" w:sz="4" w:space="0" w:color="auto"/>
              <w:bottom w:val="single" w:sz="4" w:space="0" w:color="auto"/>
              <w:right w:val="single" w:sz="4" w:space="0" w:color="auto"/>
            </w:tcBorders>
            <w:vAlign w:val="center"/>
            <w:hideMark/>
          </w:tcPr>
          <w:p w14:paraId="34BD061F" w14:textId="77777777" w:rsidR="00831E7A" w:rsidRPr="00917084" w:rsidRDefault="00831E7A" w:rsidP="00831E7A">
            <w:pPr>
              <w:rPr>
                <w:rFonts w:ascii="Times New Roman" w:eastAsia="Times New Roman" w:hAnsi="Times New Roman"/>
                <w:color w:val="000000"/>
                <w:sz w:val="16"/>
                <w:szCs w:val="16"/>
                <w:lang w:eastAsia="en-GB"/>
              </w:rPr>
            </w:pPr>
          </w:p>
        </w:tc>
        <w:tc>
          <w:tcPr>
            <w:tcW w:w="0" w:type="auto"/>
            <w:vMerge/>
            <w:tcBorders>
              <w:top w:val="nil"/>
              <w:left w:val="single" w:sz="4" w:space="0" w:color="auto"/>
              <w:bottom w:val="single" w:sz="4" w:space="0" w:color="auto"/>
              <w:right w:val="single" w:sz="4" w:space="0" w:color="auto"/>
            </w:tcBorders>
            <w:vAlign w:val="center"/>
            <w:hideMark/>
          </w:tcPr>
          <w:p w14:paraId="52A094F9" w14:textId="77777777" w:rsidR="00831E7A" w:rsidRPr="00917084" w:rsidRDefault="00831E7A" w:rsidP="00831E7A">
            <w:pPr>
              <w:rPr>
                <w:rFonts w:ascii="Times New Roman" w:eastAsia="Times New Roman" w:hAnsi="Times New Roman"/>
                <w:sz w:val="16"/>
                <w:szCs w:val="16"/>
                <w:lang w:eastAsia="en-GB"/>
              </w:rPr>
            </w:pPr>
          </w:p>
        </w:tc>
        <w:tc>
          <w:tcPr>
            <w:tcW w:w="0" w:type="auto"/>
            <w:vMerge/>
            <w:tcBorders>
              <w:top w:val="nil"/>
              <w:left w:val="single" w:sz="4" w:space="0" w:color="auto"/>
              <w:bottom w:val="single" w:sz="4" w:space="0" w:color="auto"/>
              <w:right w:val="single" w:sz="4" w:space="0" w:color="auto"/>
            </w:tcBorders>
            <w:vAlign w:val="center"/>
            <w:hideMark/>
          </w:tcPr>
          <w:p w14:paraId="757FF9C2" w14:textId="77777777" w:rsidR="00831E7A" w:rsidRPr="00917084" w:rsidRDefault="00831E7A" w:rsidP="00831E7A">
            <w:pPr>
              <w:rPr>
                <w:rFonts w:ascii="Times New Roman" w:eastAsia="Times New Roman" w:hAnsi="Times New Roman"/>
                <w:color w:val="000000"/>
                <w:sz w:val="16"/>
                <w:szCs w:val="16"/>
                <w:lang w:eastAsia="en-GB"/>
              </w:rPr>
            </w:pPr>
          </w:p>
        </w:tc>
        <w:tc>
          <w:tcPr>
            <w:tcW w:w="0" w:type="auto"/>
            <w:tcBorders>
              <w:top w:val="nil"/>
              <w:left w:val="nil"/>
              <w:bottom w:val="single" w:sz="4" w:space="0" w:color="auto"/>
              <w:right w:val="single" w:sz="4" w:space="0" w:color="auto"/>
            </w:tcBorders>
            <w:shd w:val="clear" w:color="auto" w:fill="auto"/>
            <w:vAlign w:val="center"/>
            <w:hideMark/>
          </w:tcPr>
          <w:p w14:paraId="499D777E"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David</w:t>
            </w:r>
          </w:p>
        </w:tc>
        <w:tc>
          <w:tcPr>
            <w:tcW w:w="0" w:type="auto"/>
            <w:tcBorders>
              <w:top w:val="nil"/>
              <w:left w:val="nil"/>
              <w:bottom w:val="single" w:sz="4" w:space="0" w:color="auto"/>
              <w:right w:val="single" w:sz="4" w:space="0" w:color="auto"/>
            </w:tcBorders>
            <w:shd w:val="clear" w:color="auto" w:fill="auto"/>
            <w:vAlign w:val="center"/>
            <w:hideMark/>
          </w:tcPr>
          <w:p w14:paraId="38FE0BE5"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50</w:t>
            </w:r>
          </w:p>
        </w:tc>
        <w:tc>
          <w:tcPr>
            <w:tcW w:w="0" w:type="auto"/>
            <w:tcBorders>
              <w:top w:val="nil"/>
              <w:left w:val="nil"/>
              <w:bottom w:val="single" w:sz="4" w:space="0" w:color="auto"/>
              <w:right w:val="single" w:sz="4" w:space="0" w:color="auto"/>
            </w:tcBorders>
            <w:shd w:val="clear" w:color="auto" w:fill="auto"/>
            <w:noWrap/>
            <w:vAlign w:val="center"/>
            <w:hideMark/>
          </w:tcPr>
          <w:p w14:paraId="051B11FB" w14:textId="77777777" w:rsidR="00831E7A" w:rsidRPr="00917084" w:rsidRDefault="00831E7A" w:rsidP="00831E7A">
            <w:pP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9.5</w:t>
            </w:r>
          </w:p>
        </w:tc>
        <w:tc>
          <w:tcPr>
            <w:tcW w:w="0" w:type="auto"/>
            <w:tcBorders>
              <w:top w:val="nil"/>
              <w:left w:val="nil"/>
              <w:bottom w:val="single" w:sz="4" w:space="0" w:color="auto"/>
              <w:right w:val="single" w:sz="4" w:space="0" w:color="auto"/>
            </w:tcBorders>
            <w:shd w:val="clear" w:color="auto" w:fill="auto"/>
            <w:noWrap/>
            <w:vAlign w:val="center"/>
            <w:hideMark/>
          </w:tcPr>
          <w:p w14:paraId="7A8D9017" w14:textId="77777777" w:rsidR="00831E7A" w:rsidRPr="00917084" w:rsidRDefault="00831E7A" w:rsidP="00831E7A">
            <w:pP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Study on expanded and improved NR positioning</w:t>
            </w:r>
          </w:p>
        </w:tc>
      </w:tr>
      <w:tr w:rsidR="00831E7A" w:rsidRPr="00917084" w14:paraId="49AB5C84" w14:textId="77777777" w:rsidTr="00917084">
        <w:trPr>
          <w:trHeight w:val="20"/>
        </w:trPr>
        <w:tc>
          <w:tcPr>
            <w:tcW w:w="0" w:type="auto"/>
            <w:vMerge/>
            <w:tcBorders>
              <w:top w:val="nil"/>
              <w:left w:val="single" w:sz="4" w:space="0" w:color="auto"/>
              <w:bottom w:val="single" w:sz="4" w:space="0" w:color="auto"/>
              <w:right w:val="single" w:sz="4" w:space="0" w:color="auto"/>
            </w:tcBorders>
            <w:vAlign w:val="center"/>
            <w:hideMark/>
          </w:tcPr>
          <w:p w14:paraId="0A72BCAC" w14:textId="77777777" w:rsidR="00831E7A" w:rsidRPr="00917084" w:rsidRDefault="00831E7A" w:rsidP="00831E7A">
            <w:pPr>
              <w:rPr>
                <w:rFonts w:ascii="Times New Roman" w:eastAsia="Times New Roman" w:hAnsi="Times New Roman"/>
                <w:color w:val="000000"/>
                <w:sz w:val="16"/>
                <w:szCs w:val="16"/>
                <w:lang w:eastAsia="en-GB"/>
              </w:rPr>
            </w:pPr>
          </w:p>
        </w:tc>
        <w:tc>
          <w:tcPr>
            <w:tcW w:w="0" w:type="auto"/>
            <w:vMerge/>
            <w:tcBorders>
              <w:top w:val="nil"/>
              <w:left w:val="single" w:sz="4" w:space="0" w:color="auto"/>
              <w:bottom w:val="single" w:sz="4" w:space="0" w:color="auto"/>
              <w:right w:val="single" w:sz="4" w:space="0" w:color="auto"/>
            </w:tcBorders>
            <w:vAlign w:val="center"/>
            <w:hideMark/>
          </w:tcPr>
          <w:p w14:paraId="6EBCC9C7" w14:textId="77777777" w:rsidR="00831E7A" w:rsidRPr="00917084" w:rsidRDefault="00831E7A" w:rsidP="00831E7A">
            <w:pPr>
              <w:rPr>
                <w:rFonts w:ascii="Times New Roman" w:eastAsia="Times New Roman" w:hAnsi="Times New Roman"/>
                <w:sz w:val="16"/>
                <w:szCs w:val="16"/>
                <w:lang w:eastAsia="en-GB"/>
              </w:rPr>
            </w:pPr>
          </w:p>
        </w:tc>
        <w:tc>
          <w:tcPr>
            <w:tcW w:w="0" w:type="auto"/>
            <w:vMerge/>
            <w:tcBorders>
              <w:top w:val="nil"/>
              <w:left w:val="single" w:sz="4" w:space="0" w:color="auto"/>
              <w:bottom w:val="single" w:sz="4" w:space="0" w:color="auto"/>
              <w:right w:val="single" w:sz="4" w:space="0" w:color="auto"/>
            </w:tcBorders>
            <w:vAlign w:val="center"/>
            <w:hideMark/>
          </w:tcPr>
          <w:p w14:paraId="5B95D971" w14:textId="77777777" w:rsidR="00831E7A" w:rsidRPr="00917084" w:rsidRDefault="00831E7A" w:rsidP="00831E7A">
            <w:pPr>
              <w:rPr>
                <w:rFonts w:ascii="Times New Roman" w:eastAsia="Times New Roman" w:hAnsi="Times New Roman"/>
                <w:color w:val="000000"/>
                <w:sz w:val="16"/>
                <w:szCs w:val="16"/>
                <w:lang w:eastAsia="en-GB"/>
              </w:rPr>
            </w:pPr>
          </w:p>
        </w:tc>
        <w:tc>
          <w:tcPr>
            <w:tcW w:w="0" w:type="auto"/>
            <w:tcBorders>
              <w:top w:val="nil"/>
              <w:left w:val="nil"/>
              <w:bottom w:val="single" w:sz="4" w:space="0" w:color="auto"/>
              <w:right w:val="single" w:sz="4" w:space="0" w:color="auto"/>
            </w:tcBorders>
            <w:shd w:val="clear" w:color="auto" w:fill="auto"/>
            <w:vAlign w:val="center"/>
            <w:hideMark/>
          </w:tcPr>
          <w:p w14:paraId="1EC3B186"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Ralf</w:t>
            </w:r>
          </w:p>
        </w:tc>
        <w:tc>
          <w:tcPr>
            <w:tcW w:w="0" w:type="auto"/>
            <w:tcBorders>
              <w:top w:val="nil"/>
              <w:left w:val="nil"/>
              <w:bottom w:val="single" w:sz="4" w:space="0" w:color="auto"/>
              <w:right w:val="single" w:sz="4" w:space="0" w:color="auto"/>
            </w:tcBorders>
            <w:shd w:val="clear" w:color="auto" w:fill="auto"/>
            <w:vAlign w:val="center"/>
            <w:hideMark/>
          </w:tcPr>
          <w:p w14:paraId="547E239E" w14:textId="77777777" w:rsidR="00831E7A" w:rsidRPr="00917084" w:rsidRDefault="00831E7A" w:rsidP="00831E7A">
            <w:pPr>
              <w:jc w:val="cente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100</w:t>
            </w:r>
          </w:p>
        </w:tc>
        <w:tc>
          <w:tcPr>
            <w:tcW w:w="0" w:type="auto"/>
            <w:tcBorders>
              <w:top w:val="nil"/>
              <w:left w:val="nil"/>
              <w:bottom w:val="single" w:sz="4" w:space="0" w:color="auto"/>
              <w:right w:val="single" w:sz="4" w:space="0" w:color="auto"/>
            </w:tcBorders>
            <w:shd w:val="clear" w:color="auto" w:fill="auto"/>
            <w:noWrap/>
            <w:vAlign w:val="center"/>
            <w:hideMark/>
          </w:tcPr>
          <w:p w14:paraId="0629383F" w14:textId="77777777" w:rsidR="00831E7A" w:rsidRPr="00917084" w:rsidRDefault="00831E7A" w:rsidP="00831E7A">
            <w:pP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8.16</w:t>
            </w:r>
          </w:p>
        </w:tc>
        <w:tc>
          <w:tcPr>
            <w:tcW w:w="0" w:type="auto"/>
            <w:tcBorders>
              <w:top w:val="nil"/>
              <w:left w:val="nil"/>
              <w:bottom w:val="single" w:sz="4" w:space="0" w:color="auto"/>
              <w:right w:val="single" w:sz="4" w:space="0" w:color="auto"/>
            </w:tcBorders>
            <w:shd w:val="clear" w:color="auto" w:fill="auto"/>
            <w:noWrap/>
            <w:vAlign w:val="center"/>
            <w:hideMark/>
          </w:tcPr>
          <w:p w14:paraId="765F862D" w14:textId="77777777" w:rsidR="00831E7A" w:rsidRPr="00917084" w:rsidRDefault="00831E7A" w:rsidP="00831E7A">
            <w:pPr>
              <w:rPr>
                <w:rFonts w:ascii="Times New Roman" w:eastAsia="Times New Roman" w:hAnsi="Times New Roman"/>
                <w:color w:val="000000"/>
                <w:sz w:val="16"/>
                <w:szCs w:val="16"/>
                <w:lang w:eastAsia="en-GB"/>
              </w:rPr>
            </w:pPr>
            <w:r w:rsidRPr="00917084">
              <w:rPr>
                <w:rFonts w:ascii="Times New Roman" w:eastAsia="Times New Roman" w:hAnsi="Times New Roman"/>
                <w:color w:val="000000"/>
                <w:sz w:val="16"/>
                <w:szCs w:val="16"/>
                <w:lang w:eastAsia="en-GB"/>
              </w:rPr>
              <w:t>Rel-17 UE features</w:t>
            </w:r>
          </w:p>
        </w:tc>
      </w:tr>
    </w:tbl>
    <w:p w14:paraId="0DDEBB86" w14:textId="77777777" w:rsidR="00A8498D" w:rsidRDefault="00A8498D" w:rsidP="007B738E">
      <w:pPr>
        <w:rPr>
          <w:rFonts w:ascii="Times New Roman" w:eastAsia="MS Mincho" w:hAnsi="Times New Roman"/>
          <w:szCs w:val="20"/>
          <w:lang w:eastAsia="ja-JP"/>
        </w:rPr>
      </w:pPr>
    </w:p>
    <w:p w14:paraId="330739BA" w14:textId="591F18DD" w:rsidR="007D7BAF" w:rsidRDefault="007D7BAF" w:rsidP="007D7BAF">
      <w:pPr>
        <w:rPr>
          <w:rFonts w:ascii="Times New Roman" w:eastAsia="MS Mincho" w:hAnsi="Times New Roman"/>
          <w:szCs w:val="20"/>
          <w:lang w:eastAsia="ja-JP"/>
        </w:rPr>
      </w:pPr>
      <w:r w:rsidRPr="008E2848">
        <w:rPr>
          <w:rFonts w:ascii="Times New Roman" w:eastAsia="MS Mincho" w:hAnsi="Times New Roman"/>
          <w:szCs w:val="20"/>
          <w:lang w:eastAsia="ja-JP"/>
        </w:rPr>
        <w:t xml:space="preserve">GTW schedule </w:t>
      </w:r>
      <w:r w:rsidR="008F4B8C" w:rsidRPr="008E2848">
        <w:rPr>
          <w:rFonts w:ascii="Times New Roman" w:eastAsia="MS Mincho" w:hAnsi="Times New Roman"/>
          <w:szCs w:val="20"/>
          <w:lang w:eastAsia="ja-JP"/>
        </w:rPr>
        <w:t>–</w:t>
      </w:r>
      <w:r w:rsidRPr="008E2848">
        <w:rPr>
          <w:rFonts w:ascii="Times New Roman" w:eastAsia="MS Mincho" w:hAnsi="Times New Roman"/>
          <w:szCs w:val="20"/>
          <w:lang w:eastAsia="ja-JP"/>
        </w:rPr>
        <w:t xml:space="preserve"> week</w:t>
      </w:r>
      <w:r w:rsidR="008F4B8C" w:rsidRPr="008E2848">
        <w:rPr>
          <w:rFonts w:ascii="Times New Roman" w:eastAsia="MS Mincho" w:hAnsi="Times New Roman"/>
          <w:szCs w:val="20"/>
          <w:lang w:eastAsia="ja-JP"/>
        </w:rPr>
        <w:t xml:space="preserve"> May 16</w:t>
      </w:r>
      <w:r w:rsidR="008F4B8C" w:rsidRPr="008E2848">
        <w:rPr>
          <w:rFonts w:ascii="Times New Roman" w:eastAsia="MS Mincho" w:hAnsi="Times New Roman"/>
          <w:szCs w:val="20"/>
          <w:vertAlign w:val="superscript"/>
          <w:lang w:eastAsia="ja-JP"/>
        </w:rPr>
        <w:t>th</w:t>
      </w:r>
      <w:r w:rsidR="008F4B8C" w:rsidRPr="008E2848">
        <w:rPr>
          <w:rFonts w:ascii="Times New Roman" w:eastAsia="MS Mincho" w:hAnsi="Times New Roman"/>
          <w:szCs w:val="20"/>
          <w:lang w:eastAsia="ja-JP"/>
        </w:rPr>
        <w:t xml:space="preserve"> to 20</w:t>
      </w:r>
      <w:r w:rsidR="008F4B8C" w:rsidRPr="008E2848">
        <w:rPr>
          <w:rFonts w:ascii="Times New Roman" w:eastAsia="MS Mincho" w:hAnsi="Times New Roman"/>
          <w:szCs w:val="20"/>
          <w:vertAlign w:val="superscript"/>
          <w:lang w:eastAsia="ja-JP"/>
        </w:rPr>
        <w:t>th</w:t>
      </w:r>
      <w:r w:rsidR="008F4B8C" w:rsidRPr="008E2848">
        <w:rPr>
          <w:rFonts w:ascii="Times New Roman" w:eastAsia="MS Mincho" w:hAnsi="Times New Roman"/>
          <w:szCs w:val="20"/>
          <w:lang w:eastAsia="ja-JP"/>
        </w:rPr>
        <w:t xml:space="preserve"> </w:t>
      </w:r>
      <w:r w:rsidRPr="008E2848">
        <w:rPr>
          <w:rFonts w:ascii="Times New Roman" w:eastAsia="MS Mincho" w:hAnsi="Times New Roman"/>
          <w:szCs w:val="20"/>
          <w:lang w:eastAsia="ja-JP"/>
        </w:rPr>
        <w:t xml:space="preserve">– (actual total of </w:t>
      </w:r>
      <w:r w:rsidR="008E2848" w:rsidRPr="008E2848">
        <w:rPr>
          <w:rFonts w:ascii="Times New Roman" w:eastAsia="MS Mincho" w:hAnsi="Times New Roman"/>
          <w:szCs w:val="20"/>
          <w:lang w:eastAsia="ja-JP"/>
        </w:rPr>
        <w:t>52,33</w:t>
      </w:r>
      <w:r w:rsidRPr="008E2848">
        <w:rPr>
          <w:rFonts w:ascii="Times New Roman" w:eastAsia="MS Mincho" w:hAnsi="Times New Roman"/>
          <w:szCs w:val="20"/>
          <w:lang w:eastAsia="ja-JP"/>
        </w:rPr>
        <w:t xml:space="preserve"> hours)</w:t>
      </w:r>
    </w:p>
    <w:tbl>
      <w:tblPr>
        <w:tblW w:w="0" w:type="auto"/>
        <w:tblInd w:w="-38" w:type="dxa"/>
        <w:tblCellMar>
          <w:left w:w="30" w:type="dxa"/>
          <w:right w:w="30" w:type="dxa"/>
        </w:tblCellMar>
        <w:tblLook w:val="0000" w:firstRow="0" w:lastRow="0" w:firstColumn="0" w:lastColumn="0" w:noHBand="0" w:noVBand="0"/>
      </w:tblPr>
      <w:tblGrid>
        <w:gridCol w:w="790"/>
        <w:gridCol w:w="799"/>
        <w:gridCol w:w="852"/>
        <w:gridCol w:w="873"/>
        <w:gridCol w:w="1253"/>
        <w:gridCol w:w="566"/>
        <w:gridCol w:w="5356"/>
      </w:tblGrid>
      <w:tr w:rsidR="00917084" w:rsidRPr="00917084" w14:paraId="07FEE468" w14:textId="77777777" w:rsidTr="00917084">
        <w:trPr>
          <w:trHeight w:val="20"/>
        </w:trPr>
        <w:tc>
          <w:tcPr>
            <w:tcW w:w="10489" w:type="dxa"/>
            <w:gridSpan w:val="7"/>
            <w:tcBorders>
              <w:top w:val="single" w:sz="6" w:space="0" w:color="auto"/>
              <w:left w:val="single" w:sz="6" w:space="0" w:color="auto"/>
              <w:bottom w:val="single" w:sz="6" w:space="0" w:color="auto"/>
              <w:right w:val="single" w:sz="6" w:space="0" w:color="auto"/>
            </w:tcBorders>
            <w:shd w:val="solid" w:color="FFCC00" w:fill="auto"/>
          </w:tcPr>
          <w:p w14:paraId="5549B703" w14:textId="4D0F97DE" w:rsidR="00917084" w:rsidRPr="00917084" w:rsidRDefault="00917084">
            <w:pPr>
              <w:autoSpaceDE w:val="0"/>
              <w:autoSpaceDN w:val="0"/>
              <w:adjustRightInd w:val="0"/>
              <w:jc w:val="center"/>
              <w:rPr>
                <w:rFonts w:ascii="Times New Roman" w:hAnsi="Times New Roman"/>
                <w:b/>
                <w:bCs/>
                <w:color w:val="000000"/>
                <w:sz w:val="16"/>
                <w:szCs w:val="16"/>
                <w:lang w:eastAsia="en-GB"/>
              </w:rPr>
            </w:pPr>
            <w:r w:rsidRPr="00917084">
              <w:rPr>
                <w:rFonts w:ascii="Times New Roman" w:hAnsi="Times New Roman"/>
                <w:b/>
                <w:bCs/>
                <w:color w:val="000000"/>
                <w:sz w:val="16"/>
                <w:szCs w:val="16"/>
                <w:lang w:eastAsia="en-GB"/>
              </w:rPr>
              <w:t>RAN1#109-e_GTW1_Week2</w:t>
            </w:r>
          </w:p>
        </w:tc>
      </w:tr>
      <w:tr w:rsidR="00917084" w:rsidRPr="00917084" w14:paraId="6B9A6C47" w14:textId="77777777" w:rsidTr="00917084">
        <w:trPr>
          <w:trHeight w:val="20"/>
        </w:trPr>
        <w:tc>
          <w:tcPr>
            <w:tcW w:w="790" w:type="dxa"/>
            <w:tcBorders>
              <w:top w:val="single" w:sz="6" w:space="0" w:color="auto"/>
              <w:left w:val="single" w:sz="6" w:space="0" w:color="auto"/>
              <w:bottom w:val="single" w:sz="6" w:space="0" w:color="auto"/>
              <w:right w:val="single" w:sz="6" w:space="0" w:color="auto"/>
            </w:tcBorders>
          </w:tcPr>
          <w:p w14:paraId="588D15FD" w14:textId="77777777" w:rsidR="00917084" w:rsidRPr="00917084" w:rsidRDefault="00917084" w:rsidP="00917084">
            <w:pPr>
              <w:autoSpaceDE w:val="0"/>
              <w:autoSpaceDN w:val="0"/>
              <w:adjustRightInd w:val="0"/>
              <w:jc w:val="center"/>
              <w:rPr>
                <w:rFonts w:ascii="Times New Roman" w:hAnsi="Times New Roman"/>
                <w:b/>
                <w:bCs/>
                <w:color w:val="000000"/>
                <w:sz w:val="16"/>
                <w:szCs w:val="16"/>
                <w:lang w:eastAsia="en-GB"/>
              </w:rPr>
            </w:pPr>
            <w:r w:rsidRPr="00917084">
              <w:rPr>
                <w:rFonts w:ascii="Times New Roman" w:hAnsi="Times New Roman"/>
                <w:b/>
                <w:bCs/>
                <w:color w:val="000000"/>
                <w:sz w:val="16"/>
                <w:szCs w:val="16"/>
                <w:lang w:eastAsia="en-GB"/>
              </w:rPr>
              <w:lastRenderedPageBreak/>
              <w:t>Day</w:t>
            </w:r>
          </w:p>
        </w:tc>
        <w:tc>
          <w:tcPr>
            <w:tcW w:w="799" w:type="dxa"/>
            <w:tcBorders>
              <w:top w:val="single" w:sz="6" w:space="0" w:color="auto"/>
              <w:left w:val="single" w:sz="6" w:space="0" w:color="auto"/>
              <w:bottom w:val="single" w:sz="6" w:space="0" w:color="auto"/>
              <w:right w:val="single" w:sz="6" w:space="0" w:color="auto"/>
            </w:tcBorders>
          </w:tcPr>
          <w:p w14:paraId="37916B32" w14:textId="77777777" w:rsidR="00917084" w:rsidRPr="00917084" w:rsidRDefault="00917084" w:rsidP="00917084">
            <w:pPr>
              <w:autoSpaceDE w:val="0"/>
              <w:autoSpaceDN w:val="0"/>
              <w:adjustRightInd w:val="0"/>
              <w:jc w:val="center"/>
              <w:rPr>
                <w:rFonts w:ascii="Times New Roman" w:hAnsi="Times New Roman"/>
                <w:b/>
                <w:bCs/>
                <w:color w:val="000000"/>
                <w:sz w:val="16"/>
                <w:szCs w:val="16"/>
                <w:lang w:eastAsia="en-GB"/>
              </w:rPr>
            </w:pPr>
            <w:r w:rsidRPr="00917084">
              <w:rPr>
                <w:rFonts w:ascii="Times New Roman" w:hAnsi="Times New Roman"/>
                <w:b/>
                <w:bCs/>
                <w:color w:val="000000"/>
                <w:sz w:val="16"/>
                <w:szCs w:val="16"/>
                <w:lang w:eastAsia="en-GB"/>
              </w:rPr>
              <w:t>Starting time</w:t>
            </w:r>
          </w:p>
        </w:tc>
        <w:tc>
          <w:tcPr>
            <w:tcW w:w="852" w:type="dxa"/>
            <w:tcBorders>
              <w:top w:val="single" w:sz="6" w:space="0" w:color="auto"/>
              <w:left w:val="single" w:sz="6" w:space="0" w:color="auto"/>
              <w:bottom w:val="single" w:sz="6" w:space="0" w:color="auto"/>
              <w:right w:val="single" w:sz="6" w:space="0" w:color="auto"/>
            </w:tcBorders>
          </w:tcPr>
          <w:p w14:paraId="60CA204C" w14:textId="77777777" w:rsidR="00917084" w:rsidRPr="00917084" w:rsidRDefault="00917084" w:rsidP="00917084">
            <w:pPr>
              <w:autoSpaceDE w:val="0"/>
              <w:autoSpaceDN w:val="0"/>
              <w:adjustRightInd w:val="0"/>
              <w:jc w:val="center"/>
              <w:rPr>
                <w:rFonts w:ascii="Times New Roman" w:hAnsi="Times New Roman"/>
                <w:b/>
                <w:bCs/>
                <w:color w:val="000000"/>
                <w:sz w:val="16"/>
                <w:szCs w:val="16"/>
                <w:lang w:eastAsia="en-GB"/>
              </w:rPr>
            </w:pPr>
            <w:r w:rsidRPr="00917084">
              <w:rPr>
                <w:rFonts w:ascii="Times New Roman" w:hAnsi="Times New Roman"/>
                <w:b/>
                <w:bCs/>
                <w:color w:val="000000"/>
                <w:sz w:val="16"/>
                <w:szCs w:val="16"/>
                <w:lang w:eastAsia="en-GB"/>
              </w:rPr>
              <w:t>Ending time</w:t>
            </w:r>
          </w:p>
        </w:tc>
        <w:tc>
          <w:tcPr>
            <w:tcW w:w="873" w:type="dxa"/>
            <w:tcBorders>
              <w:top w:val="single" w:sz="6" w:space="0" w:color="auto"/>
              <w:left w:val="single" w:sz="6" w:space="0" w:color="auto"/>
              <w:bottom w:val="single" w:sz="6" w:space="0" w:color="auto"/>
              <w:right w:val="single" w:sz="6" w:space="0" w:color="auto"/>
            </w:tcBorders>
          </w:tcPr>
          <w:p w14:paraId="4545FA39" w14:textId="77777777" w:rsidR="00917084" w:rsidRPr="00917084" w:rsidRDefault="00917084" w:rsidP="00917084">
            <w:pPr>
              <w:autoSpaceDE w:val="0"/>
              <w:autoSpaceDN w:val="0"/>
              <w:adjustRightInd w:val="0"/>
              <w:jc w:val="center"/>
              <w:rPr>
                <w:rFonts w:ascii="Times New Roman" w:hAnsi="Times New Roman"/>
                <w:b/>
                <w:bCs/>
                <w:color w:val="000000"/>
                <w:sz w:val="16"/>
                <w:szCs w:val="16"/>
                <w:lang w:eastAsia="en-GB"/>
              </w:rPr>
            </w:pPr>
            <w:r w:rsidRPr="00917084">
              <w:rPr>
                <w:rFonts w:ascii="Times New Roman" w:hAnsi="Times New Roman"/>
                <w:b/>
                <w:bCs/>
                <w:color w:val="000000"/>
                <w:sz w:val="16"/>
                <w:szCs w:val="16"/>
                <w:lang w:eastAsia="en-GB"/>
              </w:rPr>
              <w:t>Chair</w:t>
            </w:r>
          </w:p>
        </w:tc>
        <w:tc>
          <w:tcPr>
            <w:tcW w:w="1253" w:type="dxa"/>
            <w:tcBorders>
              <w:top w:val="single" w:sz="6" w:space="0" w:color="auto"/>
              <w:left w:val="single" w:sz="6" w:space="0" w:color="auto"/>
              <w:bottom w:val="single" w:sz="6" w:space="0" w:color="auto"/>
              <w:right w:val="single" w:sz="6" w:space="0" w:color="auto"/>
            </w:tcBorders>
          </w:tcPr>
          <w:p w14:paraId="289D24CA" w14:textId="77777777" w:rsidR="00917084" w:rsidRPr="00917084" w:rsidRDefault="00917084" w:rsidP="00917084">
            <w:pPr>
              <w:autoSpaceDE w:val="0"/>
              <w:autoSpaceDN w:val="0"/>
              <w:adjustRightInd w:val="0"/>
              <w:jc w:val="center"/>
              <w:rPr>
                <w:rFonts w:ascii="Times New Roman" w:hAnsi="Times New Roman"/>
                <w:b/>
                <w:bCs/>
                <w:color w:val="000000"/>
                <w:sz w:val="16"/>
                <w:szCs w:val="16"/>
                <w:lang w:eastAsia="en-GB"/>
              </w:rPr>
            </w:pPr>
            <w:r w:rsidRPr="00917084">
              <w:rPr>
                <w:rFonts w:ascii="Times New Roman" w:hAnsi="Times New Roman"/>
                <w:b/>
                <w:bCs/>
                <w:color w:val="000000"/>
                <w:sz w:val="16"/>
                <w:szCs w:val="16"/>
                <w:lang w:eastAsia="en-GB"/>
              </w:rPr>
              <w:t>Estimated duration (mn)</w:t>
            </w:r>
          </w:p>
        </w:tc>
        <w:tc>
          <w:tcPr>
            <w:tcW w:w="566" w:type="dxa"/>
            <w:tcBorders>
              <w:top w:val="single" w:sz="6" w:space="0" w:color="auto"/>
              <w:left w:val="single" w:sz="6" w:space="0" w:color="auto"/>
              <w:bottom w:val="single" w:sz="6" w:space="0" w:color="auto"/>
              <w:right w:val="single" w:sz="6" w:space="0" w:color="auto"/>
            </w:tcBorders>
          </w:tcPr>
          <w:p w14:paraId="2F99292F" w14:textId="77777777" w:rsidR="00917084" w:rsidRPr="00917084" w:rsidRDefault="00917084" w:rsidP="00917084">
            <w:pPr>
              <w:autoSpaceDE w:val="0"/>
              <w:autoSpaceDN w:val="0"/>
              <w:adjustRightInd w:val="0"/>
              <w:jc w:val="center"/>
              <w:rPr>
                <w:rFonts w:ascii="Times New Roman" w:hAnsi="Times New Roman"/>
                <w:b/>
                <w:bCs/>
                <w:color w:val="000000"/>
                <w:sz w:val="16"/>
                <w:szCs w:val="16"/>
                <w:lang w:eastAsia="en-GB"/>
              </w:rPr>
            </w:pPr>
            <w:r w:rsidRPr="00917084">
              <w:rPr>
                <w:rFonts w:ascii="Times New Roman" w:hAnsi="Times New Roman"/>
                <w:b/>
                <w:bCs/>
                <w:color w:val="000000"/>
                <w:sz w:val="16"/>
                <w:szCs w:val="16"/>
                <w:lang w:eastAsia="en-GB"/>
              </w:rPr>
              <w:t>AI</w:t>
            </w:r>
          </w:p>
        </w:tc>
        <w:tc>
          <w:tcPr>
            <w:tcW w:w="5356" w:type="dxa"/>
            <w:tcBorders>
              <w:top w:val="single" w:sz="6" w:space="0" w:color="auto"/>
              <w:left w:val="single" w:sz="6" w:space="0" w:color="auto"/>
              <w:bottom w:val="single" w:sz="6" w:space="0" w:color="auto"/>
              <w:right w:val="single" w:sz="6" w:space="0" w:color="auto"/>
            </w:tcBorders>
          </w:tcPr>
          <w:p w14:paraId="21CDB4B6" w14:textId="77777777" w:rsidR="00917084" w:rsidRPr="00917084" w:rsidRDefault="00917084" w:rsidP="00917084">
            <w:pPr>
              <w:autoSpaceDE w:val="0"/>
              <w:autoSpaceDN w:val="0"/>
              <w:adjustRightInd w:val="0"/>
              <w:jc w:val="center"/>
              <w:rPr>
                <w:rFonts w:ascii="Times New Roman" w:hAnsi="Times New Roman"/>
                <w:b/>
                <w:bCs/>
                <w:color w:val="000000"/>
                <w:sz w:val="16"/>
                <w:szCs w:val="16"/>
                <w:lang w:eastAsia="en-GB"/>
              </w:rPr>
            </w:pPr>
            <w:r w:rsidRPr="00917084">
              <w:rPr>
                <w:rFonts w:ascii="Times New Roman" w:hAnsi="Times New Roman"/>
                <w:b/>
                <w:bCs/>
                <w:color w:val="000000"/>
                <w:sz w:val="16"/>
                <w:szCs w:val="16"/>
                <w:lang w:eastAsia="en-GB"/>
              </w:rPr>
              <w:t>Topics</w:t>
            </w:r>
          </w:p>
        </w:tc>
      </w:tr>
      <w:tr w:rsidR="00917084" w:rsidRPr="00917084" w14:paraId="683968B4" w14:textId="77777777" w:rsidTr="00917084">
        <w:trPr>
          <w:trHeight w:val="20"/>
        </w:trPr>
        <w:tc>
          <w:tcPr>
            <w:tcW w:w="790" w:type="dxa"/>
            <w:vMerge w:val="restart"/>
            <w:tcBorders>
              <w:top w:val="single" w:sz="6" w:space="0" w:color="auto"/>
              <w:left w:val="single" w:sz="6" w:space="0" w:color="auto"/>
              <w:right w:val="single" w:sz="6" w:space="0" w:color="auto"/>
            </w:tcBorders>
            <w:vAlign w:val="center"/>
          </w:tcPr>
          <w:p w14:paraId="1E38C88C" w14:textId="77777777" w:rsidR="00917084" w:rsidRPr="00917084" w:rsidRDefault="00917084" w:rsidP="00917084">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Mon. 05/16</w:t>
            </w:r>
          </w:p>
        </w:tc>
        <w:tc>
          <w:tcPr>
            <w:tcW w:w="799" w:type="dxa"/>
            <w:vMerge w:val="restart"/>
            <w:tcBorders>
              <w:top w:val="single" w:sz="6" w:space="0" w:color="auto"/>
              <w:left w:val="single" w:sz="6" w:space="0" w:color="auto"/>
              <w:right w:val="single" w:sz="6" w:space="0" w:color="auto"/>
            </w:tcBorders>
            <w:vAlign w:val="center"/>
          </w:tcPr>
          <w:p w14:paraId="037253F1" w14:textId="77777777" w:rsidR="00917084" w:rsidRPr="00917084" w:rsidRDefault="00917084" w:rsidP="00917084">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12:00 UTC</w:t>
            </w:r>
          </w:p>
        </w:tc>
        <w:tc>
          <w:tcPr>
            <w:tcW w:w="852" w:type="dxa"/>
            <w:vMerge w:val="restart"/>
            <w:tcBorders>
              <w:top w:val="single" w:sz="6" w:space="0" w:color="auto"/>
              <w:left w:val="single" w:sz="6" w:space="0" w:color="auto"/>
              <w:right w:val="single" w:sz="6" w:space="0" w:color="auto"/>
            </w:tcBorders>
            <w:vAlign w:val="center"/>
          </w:tcPr>
          <w:p w14:paraId="540AF70D" w14:textId="77777777" w:rsidR="00917084" w:rsidRPr="00917084" w:rsidRDefault="00917084" w:rsidP="00917084">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15:00 UTC</w:t>
            </w:r>
          </w:p>
        </w:tc>
        <w:tc>
          <w:tcPr>
            <w:tcW w:w="873" w:type="dxa"/>
            <w:tcBorders>
              <w:top w:val="single" w:sz="6" w:space="0" w:color="auto"/>
              <w:left w:val="single" w:sz="6" w:space="0" w:color="auto"/>
              <w:bottom w:val="single" w:sz="6" w:space="0" w:color="auto"/>
              <w:right w:val="single" w:sz="6" w:space="0" w:color="auto"/>
            </w:tcBorders>
          </w:tcPr>
          <w:p w14:paraId="43B497E5" w14:textId="77777777" w:rsidR="00917084" w:rsidRPr="00917084" w:rsidRDefault="00917084">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Younsun</w:t>
            </w:r>
          </w:p>
        </w:tc>
        <w:tc>
          <w:tcPr>
            <w:tcW w:w="1253" w:type="dxa"/>
            <w:tcBorders>
              <w:top w:val="single" w:sz="6" w:space="0" w:color="auto"/>
              <w:left w:val="single" w:sz="6" w:space="0" w:color="auto"/>
              <w:bottom w:val="single" w:sz="6" w:space="0" w:color="auto"/>
              <w:right w:val="single" w:sz="6" w:space="0" w:color="auto"/>
            </w:tcBorders>
          </w:tcPr>
          <w:p w14:paraId="023414CC" w14:textId="77777777" w:rsidR="00917084" w:rsidRPr="00917084" w:rsidRDefault="00917084">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75</w:t>
            </w:r>
          </w:p>
        </w:tc>
        <w:tc>
          <w:tcPr>
            <w:tcW w:w="566" w:type="dxa"/>
            <w:tcBorders>
              <w:top w:val="single" w:sz="6" w:space="0" w:color="auto"/>
              <w:left w:val="single" w:sz="6" w:space="0" w:color="auto"/>
              <w:bottom w:val="single" w:sz="6" w:space="0" w:color="auto"/>
              <w:right w:val="single" w:sz="6" w:space="0" w:color="auto"/>
            </w:tcBorders>
          </w:tcPr>
          <w:p w14:paraId="230E791A" w14:textId="77777777" w:rsidR="00917084" w:rsidRPr="00917084" w:rsidRDefault="00917084">
            <w:pPr>
              <w:autoSpaceDE w:val="0"/>
              <w:autoSpaceDN w:val="0"/>
              <w:adjustRightInd w:val="0"/>
              <w:rPr>
                <w:rFonts w:ascii="Times New Roman" w:hAnsi="Times New Roman"/>
                <w:color w:val="000000"/>
                <w:sz w:val="16"/>
                <w:szCs w:val="16"/>
                <w:lang w:eastAsia="en-GB"/>
              </w:rPr>
            </w:pPr>
            <w:r w:rsidRPr="00917084">
              <w:rPr>
                <w:rFonts w:ascii="Times New Roman" w:hAnsi="Times New Roman"/>
                <w:color w:val="000000"/>
                <w:sz w:val="16"/>
                <w:szCs w:val="16"/>
                <w:lang w:eastAsia="en-GB"/>
              </w:rPr>
              <w:t>9.1</w:t>
            </w:r>
          </w:p>
        </w:tc>
        <w:tc>
          <w:tcPr>
            <w:tcW w:w="5356" w:type="dxa"/>
            <w:tcBorders>
              <w:top w:val="single" w:sz="6" w:space="0" w:color="auto"/>
              <w:left w:val="single" w:sz="6" w:space="0" w:color="auto"/>
              <w:bottom w:val="single" w:sz="6" w:space="0" w:color="auto"/>
              <w:right w:val="single" w:sz="6" w:space="0" w:color="auto"/>
            </w:tcBorders>
          </w:tcPr>
          <w:p w14:paraId="7D48AD9D" w14:textId="77777777" w:rsidR="00917084" w:rsidRPr="00917084" w:rsidRDefault="00917084">
            <w:pPr>
              <w:autoSpaceDE w:val="0"/>
              <w:autoSpaceDN w:val="0"/>
              <w:adjustRightInd w:val="0"/>
              <w:rPr>
                <w:rFonts w:ascii="Times New Roman" w:hAnsi="Times New Roman"/>
                <w:color w:val="000000"/>
                <w:sz w:val="16"/>
                <w:szCs w:val="16"/>
                <w:lang w:eastAsia="en-GB"/>
              </w:rPr>
            </w:pPr>
            <w:r w:rsidRPr="00917084">
              <w:rPr>
                <w:rFonts w:ascii="Times New Roman" w:hAnsi="Times New Roman"/>
                <w:color w:val="000000"/>
                <w:sz w:val="16"/>
                <w:szCs w:val="16"/>
                <w:lang w:eastAsia="en-GB"/>
              </w:rPr>
              <w:t>NR MIMO evolution for downlink and uplink</w:t>
            </w:r>
          </w:p>
        </w:tc>
      </w:tr>
      <w:tr w:rsidR="00917084" w:rsidRPr="00917084" w14:paraId="0D56B7D5" w14:textId="77777777" w:rsidTr="00917084">
        <w:trPr>
          <w:trHeight w:val="20"/>
        </w:trPr>
        <w:tc>
          <w:tcPr>
            <w:tcW w:w="790" w:type="dxa"/>
            <w:vMerge/>
            <w:tcBorders>
              <w:left w:val="single" w:sz="6" w:space="0" w:color="auto"/>
              <w:right w:val="single" w:sz="6" w:space="0" w:color="auto"/>
            </w:tcBorders>
            <w:vAlign w:val="center"/>
          </w:tcPr>
          <w:p w14:paraId="7D72A737" w14:textId="77777777" w:rsidR="00917084" w:rsidRPr="00917084" w:rsidRDefault="00917084" w:rsidP="00917084">
            <w:pPr>
              <w:autoSpaceDE w:val="0"/>
              <w:autoSpaceDN w:val="0"/>
              <w:adjustRightInd w:val="0"/>
              <w:jc w:val="center"/>
              <w:rPr>
                <w:rFonts w:ascii="Times New Roman" w:hAnsi="Times New Roman"/>
                <w:color w:val="000000"/>
                <w:sz w:val="16"/>
                <w:szCs w:val="16"/>
                <w:lang w:eastAsia="en-GB"/>
              </w:rPr>
            </w:pPr>
          </w:p>
        </w:tc>
        <w:tc>
          <w:tcPr>
            <w:tcW w:w="799" w:type="dxa"/>
            <w:vMerge/>
            <w:tcBorders>
              <w:left w:val="single" w:sz="6" w:space="0" w:color="auto"/>
              <w:right w:val="single" w:sz="6" w:space="0" w:color="auto"/>
            </w:tcBorders>
            <w:vAlign w:val="center"/>
          </w:tcPr>
          <w:p w14:paraId="3285E36A" w14:textId="77777777" w:rsidR="00917084" w:rsidRPr="00917084" w:rsidRDefault="00917084" w:rsidP="00917084">
            <w:pPr>
              <w:autoSpaceDE w:val="0"/>
              <w:autoSpaceDN w:val="0"/>
              <w:adjustRightInd w:val="0"/>
              <w:jc w:val="center"/>
              <w:rPr>
                <w:rFonts w:ascii="Times New Roman" w:hAnsi="Times New Roman"/>
                <w:color w:val="000000"/>
                <w:sz w:val="16"/>
                <w:szCs w:val="16"/>
                <w:lang w:eastAsia="en-GB"/>
              </w:rPr>
            </w:pPr>
          </w:p>
        </w:tc>
        <w:tc>
          <w:tcPr>
            <w:tcW w:w="852" w:type="dxa"/>
            <w:vMerge/>
            <w:tcBorders>
              <w:left w:val="single" w:sz="6" w:space="0" w:color="auto"/>
              <w:right w:val="single" w:sz="6" w:space="0" w:color="auto"/>
            </w:tcBorders>
            <w:vAlign w:val="center"/>
          </w:tcPr>
          <w:p w14:paraId="55722BDA" w14:textId="77777777" w:rsidR="00917084" w:rsidRPr="00917084" w:rsidRDefault="00917084" w:rsidP="00917084">
            <w:pPr>
              <w:autoSpaceDE w:val="0"/>
              <w:autoSpaceDN w:val="0"/>
              <w:adjustRightInd w:val="0"/>
              <w:jc w:val="center"/>
              <w:rPr>
                <w:rFonts w:ascii="Times New Roman" w:hAnsi="Times New Roman"/>
                <w:color w:val="000000"/>
                <w:sz w:val="16"/>
                <w:szCs w:val="16"/>
                <w:lang w:eastAsia="en-GB"/>
              </w:rPr>
            </w:pPr>
          </w:p>
        </w:tc>
        <w:tc>
          <w:tcPr>
            <w:tcW w:w="873" w:type="dxa"/>
            <w:tcBorders>
              <w:top w:val="single" w:sz="6" w:space="0" w:color="auto"/>
              <w:left w:val="single" w:sz="6" w:space="0" w:color="auto"/>
              <w:bottom w:val="single" w:sz="6" w:space="0" w:color="auto"/>
              <w:right w:val="single" w:sz="6" w:space="0" w:color="auto"/>
            </w:tcBorders>
          </w:tcPr>
          <w:p w14:paraId="18093BF0" w14:textId="77777777" w:rsidR="00917084" w:rsidRPr="00917084" w:rsidRDefault="00917084">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Younsun</w:t>
            </w:r>
          </w:p>
        </w:tc>
        <w:tc>
          <w:tcPr>
            <w:tcW w:w="1253" w:type="dxa"/>
            <w:tcBorders>
              <w:top w:val="single" w:sz="6" w:space="0" w:color="auto"/>
              <w:left w:val="single" w:sz="6" w:space="0" w:color="auto"/>
              <w:bottom w:val="single" w:sz="6" w:space="0" w:color="auto"/>
              <w:right w:val="single" w:sz="6" w:space="0" w:color="auto"/>
            </w:tcBorders>
          </w:tcPr>
          <w:p w14:paraId="354D35B0" w14:textId="77777777" w:rsidR="00917084" w:rsidRPr="00917084" w:rsidRDefault="00917084">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75</w:t>
            </w:r>
          </w:p>
        </w:tc>
        <w:tc>
          <w:tcPr>
            <w:tcW w:w="566" w:type="dxa"/>
            <w:tcBorders>
              <w:top w:val="single" w:sz="6" w:space="0" w:color="auto"/>
              <w:left w:val="single" w:sz="6" w:space="0" w:color="auto"/>
              <w:bottom w:val="single" w:sz="6" w:space="0" w:color="auto"/>
              <w:right w:val="single" w:sz="6" w:space="0" w:color="auto"/>
            </w:tcBorders>
          </w:tcPr>
          <w:p w14:paraId="6E11700F" w14:textId="77777777" w:rsidR="00917084" w:rsidRPr="00917084" w:rsidRDefault="00917084">
            <w:pPr>
              <w:autoSpaceDE w:val="0"/>
              <w:autoSpaceDN w:val="0"/>
              <w:adjustRightInd w:val="0"/>
              <w:rPr>
                <w:rFonts w:ascii="Times New Roman" w:hAnsi="Times New Roman"/>
                <w:color w:val="000000"/>
                <w:sz w:val="16"/>
                <w:szCs w:val="16"/>
                <w:lang w:eastAsia="en-GB"/>
              </w:rPr>
            </w:pPr>
            <w:r w:rsidRPr="00917084">
              <w:rPr>
                <w:rFonts w:ascii="Times New Roman" w:hAnsi="Times New Roman"/>
                <w:color w:val="000000"/>
                <w:sz w:val="16"/>
                <w:szCs w:val="16"/>
                <w:lang w:eastAsia="en-GB"/>
              </w:rPr>
              <w:t>9.3</w:t>
            </w:r>
          </w:p>
        </w:tc>
        <w:tc>
          <w:tcPr>
            <w:tcW w:w="5356" w:type="dxa"/>
            <w:tcBorders>
              <w:top w:val="single" w:sz="6" w:space="0" w:color="auto"/>
              <w:left w:val="single" w:sz="6" w:space="0" w:color="auto"/>
              <w:bottom w:val="single" w:sz="6" w:space="0" w:color="auto"/>
              <w:right w:val="single" w:sz="6" w:space="0" w:color="auto"/>
            </w:tcBorders>
          </w:tcPr>
          <w:p w14:paraId="2E04E876" w14:textId="77777777" w:rsidR="00917084" w:rsidRPr="00917084" w:rsidRDefault="00917084">
            <w:pPr>
              <w:autoSpaceDE w:val="0"/>
              <w:autoSpaceDN w:val="0"/>
              <w:adjustRightInd w:val="0"/>
              <w:rPr>
                <w:rFonts w:ascii="Times New Roman" w:hAnsi="Times New Roman"/>
                <w:color w:val="000000"/>
                <w:sz w:val="16"/>
                <w:szCs w:val="16"/>
                <w:lang w:eastAsia="en-GB"/>
              </w:rPr>
            </w:pPr>
            <w:r w:rsidRPr="00917084">
              <w:rPr>
                <w:rFonts w:ascii="Times New Roman" w:hAnsi="Times New Roman"/>
                <w:color w:val="000000"/>
                <w:sz w:val="16"/>
                <w:szCs w:val="16"/>
                <w:lang w:eastAsia="en-GB"/>
              </w:rPr>
              <w:t>Study on evolution of NR duplex operation</w:t>
            </w:r>
          </w:p>
        </w:tc>
      </w:tr>
      <w:tr w:rsidR="00917084" w:rsidRPr="00917084" w14:paraId="732FB960" w14:textId="77777777" w:rsidTr="00917084">
        <w:trPr>
          <w:trHeight w:val="20"/>
        </w:trPr>
        <w:tc>
          <w:tcPr>
            <w:tcW w:w="790" w:type="dxa"/>
            <w:vMerge/>
            <w:tcBorders>
              <w:left w:val="single" w:sz="6" w:space="0" w:color="auto"/>
              <w:bottom w:val="single" w:sz="6" w:space="0" w:color="auto"/>
              <w:right w:val="single" w:sz="6" w:space="0" w:color="auto"/>
            </w:tcBorders>
            <w:vAlign w:val="center"/>
          </w:tcPr>
          <w:p w14:paraId="52D72C5C" w14:textId="77777777" w:rsidR="00917084" w:rsidRPr="00917084" w:rsidRDefault="00917084" w:rsidP="00917084">
            <w:pPr>
              <w:autoSpaceDE w:val="0"/>
              <w:autoSpaceDN w:val="0"/>
              <w:adjustRightInd w:val="0"/>
              <w:jc w:val="center"/>
              <w:rPr>
                <w:rFonts w:ascii="Times New Roman" w:hAnsi="Times New Roman"/>
                <w:color w:val="000000"/>
                <w:sz w:val="16"/>
                <w:szCs w:val="16"/>
                <w:lang w:eastAsia="en-GB"/>
              </w:rPr>
            </w:pPr>
          </w:p>
        </w:tc>
        <w:tc>
          <w:tcPr>
            <w:tcW w:w="799" w:type="dxa"/>
            <w:vMerge/>
            <w:tcBorders>
              <w:left w:val="single" w:sz="6" w:space="0" w:color="auto"/>
              <w:bottom w:val="single" w:sz="6" w:space="0" w:color="auto"/>
              <w:right w:val="single" w:sz="6" w:space="0" w:color="auto"/>
            </w:tcBorders>
            <w:vAlign w:val="center"/>
          </w:tcPr>
          <w:p w14:paraId="23CDB84A" w14:textId="77777777" w:rsidR="00917084" w:rsidRPr="00917084" w:rsidRDefault="00917084" w:rsidP="00917084">
            <w:pPr>
              <w:autoSpaceDE w:val="0"/>
              <w:autoSpaceDN w:val="0"/>
              <w:adjustRightInd w:val="0"/>
              <w:jc w:val="center"/>
              <w:rPr>
                <w:rFonts w:ascii="Times New Roman" w:hAnsi="Times New Roman"/>
                <w:color w:val="000000"/>
                <w:sz w:val="16"/>
                <w:szCs w:val="16"/>
                <w:lang w:eastAsia="en-GB"/>
              </w:rPr>
            </w:pPr>
          </w:p>
        </w:tc>
        <w:tc>
          <w:tcPr>
            <w:tcW w:w="852" w:type="dxa"/>
            <w:vMerge/>
            <w:tcBorders>
              <w:left w:val="single" w:sz="6" w:space="0" w:color="auto"/>
              <w:bottom w:val="single" w:sz="6" w:space="0" w:color="auto"/>
              <w:right w:val="single" w:sz="6" w:space="0" w:color="auto"/>
            </w:tcBorders>
            <w:vAlign w:val="center"/>
          </w:tcPr>
          <w:p w14:paraId="2623B3D2" w14:textId="77777777" w:rsidR="00917084" w:rsidRPr="00917084" w:rsidRDefault="00917084" w:rsidP="00917084">
            <w:pPr>
              <w:autoSpaceDE w:val="0"/>
              <w:autoSpaceDN w:val="0"/>
              <w:adjustRightInd w:val="0"/>
              <w:jc w:val="center"/>
              <w:rPr>
                <w:rFonts w:ascii="Times New Roman" w:hAnsi="Times New Roman"/>
                <w:color w:val="000000"/>
                <w:sz w:val="16"/>
                <w:szCs w:val="16"/>
                <w:lang w:eastAsia="en-GB"/>
              </w:rPr>
            </w:pPr>
          </w:p>
        </w:tc>
        <w:tc>
          <w:tcPr>
            <w:tcW w:w="873" w:type="dxa"/>
            <w:tcBorders>
              <w:top w:val="single" w:sz="6" w:space="0" w:color="auto"/>
              <w:left w:val="single" w:sz="6" w:space="0" w:color="auto"/>
              <w:bottom w:val="single" w:sz="6" w:space="0" w:color="auto"/>
              <w:right w:val="single" w:sz="6" w:space="0" w:color="auto"/>
            </w:tcBorders>
          </w:tcPr>
          <w:p w14:paraId="42B636F6" w14:textId="77777777" w:rsidR="00917084" w:rsidRPr="00917084" w:rsidRDefault="00917084">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Younsun</w:t>
            </w:r>
          </w:p>
        </w:tc>
        <w:tc>
          <w:tcPr>
            <w:tcW w:w="1253" w:type="dxa"/>
            <w:tcBorders>
              <w:top w:val="single" w:sz="6" w:space="0" w:color="auto"/>
              <w:left w:val="single" w:sz="6" w:space="0" w:color="auto"/>
              <w:bottom w:val="single" w:sz="6" w:space="0" w:color="auto"/>
              <w:right w:val="single" w:sz="6" w:space="0" w:color="auto"/>
            </w:tcBorders>
          </w:tcPr>
          <w:p w14:paraId="636753A2" w14:textId="77777777" w:rsidR="00917084" w:rsidRPr="00917084" w:rsidRDefault="00917084">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30</w:t>
            </w:r>
          </w:p>
        </w:tc>
        <w:tc>
          <w:tcPr>
            <w:tcW w:w="566" w:type="dxa"/>
            <w:tcBorders>
              <w:top w:val="single" w:sz="6" w:space="0" w:color="auto"/>
              <w:left w:val="single" w:sz="6" w:space="0" w:color="auto"/>
              <w:bottom w:val="single" w:sz="6" w:space="0" w:color="auto"/>
              <w:right w:val="single" w:sz="6" w:space="0" w:color="auto"/>
            </w:tcBorders>
          </w:tcPr>
          <w:p w14:paraId="0E0046A5" w14:textId="77777777" w:rsidR="00917084" w:rsidRPr="00917084" w:rsidRDefault="00917084">
            <w:pPr>
              <w:autoSpaceDE w:val="0"/>
              <w:autoSpaceDN w:val="0"/>
              <w:adjustRightInd w:val="0"/>
              <w:rPr>
                <w:rFonts w:ascii="Times New Roman" w:hAnsi="Times New Roman"/>
                <w:color w:val="000000"/>
                <w:sz w:val="16"/>
                <w:szCs w:val="16"/>
                <w:lang w:eastAsia="en-GB"/>
              </w:rPr>
            </w:pPr>
            <w:r w:rsidRPr="00917084">
              <w:rPr>
                <w:rFonts w:ascii="Times New Roman" w:hAnsi="Times New Roman"/>
                <w:color w:val="000000"/>
                <w:sz w:val="16"/>
                <w:szCs w:val="16"/>
                <w:lang w:eastAsia="en-GB"/>
              </w:rPr>
              <w:t>7.2.5</w:t>
            </w:r>
          </w:p>
        </w:tc>
        <w:tc>
          <w:tcPr>
            <w:tcW w:w="5356" w:type="dxa"/>
            <w:tcBorders>
              <w:top w:val="single" w:sz="6" w:space="0" w:color="auto"/>
              <w:left w:val="single" w:sz="6" w:space="0" w:color="auto"/>
              <w:bottom w:val="single" w:sz="6" w:space="0" w:color="auto"/>
              <w:right w:val="single" w:sz="6" w:space="0" w:color="auto"/>
            </w:tcBorders>
          </w:tcPr>
          <w:p w14:paraId="3BA2E4C9" w14:textId="77777777" w:rsidR="00917084" w:rsidRPr="00917084" w:rsidRDefault="00917084">
            <w:pPr>
              <w:autoSpaceDE w:val="0"/>
              <w:autoSpaceDN w:val="0"/>
              <w:adjustRightInd w:val="0"/>
              <w:rPr>
                <w:rFonts w:ascii="Times New Roman" w:hAnsi="Times New Roman"/>
                <w:color w:val="000000"/>
                <w:sz w:val="16"/>
                <w:szCs w:val="16"/>
                <w:lang w:eastAsia="en-GB"/>
              </w:rPr>
            </w:pPr>
            <w:r w:rsidRPr="00917084">
              <w:rPr>
                <w:rFonts w:ascii="Times New Roman" w:hAnsi="Times New Roman"/>
                <w:color w:val="000000"/>
                <w:sz w:val="16"/>
                <w:szCs w:val="16"/>
                <w:lang w:eastAsia="en-GB"/>
              </w:rPr>
              <w:t>Maintenance of Physical Layer Enhancements for NR URLLC</w:t>
            </w:r>
          </w:p>
        </w:tc>
      </w:tr>
      <w:tr w:rsidR="00917084" w:rsidRPr="00917084" w14:paraId="484057A8" w14:textId="77777777" w:rsidTr="00917084">
        <w:trPr>
          <w:trHeight w:val="20"/>
        </w:trPr>
        <w:tc>
          <w:tcPr>
            <w:tcW w:w="790" w:type="dxa"/>
            <w:vMerge w:val="restart"/>
            <w:tcBorders>
              <w:top w:val="single" w:sz="6" w:space="0" w:color="auto"/>
              <w:left w:val="single" w:sz="6" w:space="0" w:color="auto"/>
              <w:right w:val="single" w:sz="6" w:space="0" w:color="auto"/>
            </w:tcBorders>
            <w:vAlign w:val="center"/>
          </w:tcPr>
          <w:p w14:paraId="08E78739" w14:textId="77777777" w:rsidR="00917084" w:rsidRPr="00917084" w:rsidRDefault="00917084" w:rsidP="00917084">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Tue. 05/17</w:t>
            </w:r>
          </w:p>
        </w:tc>
        <w:tc>
          <w:tcPr>
            <w:tcW w:w="799" w:type="dxa"/>
            <w:vMerge w:val="restart"/>
            <w:tcBorders>
              <w:top w:val="single" w:sz="6" w:space="0" w:color="auto"/>
              <w:left w:val="single" w:sz="6" w:space="0" w:color="auto"/>
              <w:right w:val="single" w:sz="6" w:space="0" w:color="auto"/>
            </w:tcBorders>
            <w:vAlign w:val="center"/>
          </w:tcPr>
          <w:p w14:paraId="353B4630" w14:textId="77777777" w:rsidR="00917084" w:rsidRPr="00917084" w:rsidRDefault="00917084" w:rsidP="00917084">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12:00 UTC</w:t>
            </w:r>
          </w:p>
        </w:tc>
        <w:tc>
          <w:tcPr>
            <w:tcW w:w="852" w:type="dxa"/>
            <w:vMerge w:val="restart"/>
            <w:tcBorders>
              <w:top w:val="single" w:sz="6" w:space="0" w:color="auto"/>
              <w:left w:val="single" w:sz="6" w:space="0" w:color="auto"/>
              <w:right w:val="single" w:sz="6" w:space="0" w:color="auto"/>
            </w:tcBorders>
            <w:vAlign w:val="center"/>
          </w:tcPr>
          <w:p w14:paraId="3E0066EB" w14:textId="77777777" w:rsidR="00917084" w:rsidRPr="00917084" w:rsidRDefault="00917084" w:rsidP="00917084">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15:00 UTC</w:t>
            </w:r>
          </w:p>
        </w:tc>
        <w:tc>
          <w:tcPr>
            <w:tcW w:w="873" w:type="dxa"/>
            <w:tcBorders>
              <w:top w:val="single" w:sz="6" w:space="0" w:color="auto"/>
              <w:left w:val="single" w:sz="6" w:space="0" w:color="auto"/>
              <w:bottom w:val="single" w:sz="6" w:space="0" w:color="auto"/>
              <w:right w:val="single" w:sz="6" w:space="0" w:color="auto"/>
            </w:tcBorders>
          </w:tcPr>
          <w:p w14:paraId="30792A27" w14:textId="77777777" w:rsidR="00917084" w:rsidRPr="00917084" w:rsidRDefault="00917084">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Younsun</w:t>
            </w:r>
          </w:p>
        </w:tc>
        <w:tc>
          <w:tcPr>
            <w:tcW w:w="1253" w:type="dxa"/>
            <w:tcBorders>
              <w:top w:val="single" w:sz="6" w:space="0" w:color="auto"/>
              <w:left w:val="single" w:sz="6" w:space="0" w:color="auto"/>
              <w:bottom w:val="single" w:sz="6" w:space="0" w:color="auto"/>
              <w:right w:val="single" w:sz="6" w:space="0" w:color="auto"/>
            </w:tcBorders>
          </w:tcPr>
          <w:p w14:paraId="3352D969" w14:textId="77777777" w:rsidR="00917084" w:rsidRPr="00917084" w:rsidRDefault="00917084">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50</w:t>
            </w:r>
          </w:p>
        </w:tc>
        <w:tc>
          <w:tcPr>
            <w:tcW w:w="566" w:type="dxa"/>
            <w:tcBorders>
              <w:top w:val="single" w:sz="6" w:space="0" w:color="auto"/>
              <w:left w:val="single" w:sz="6" w:space="0" w:color="auto"/>
              <w:bottom w:val="single" w:sz="6" w:space="0" w:color="auto"/>
              <w:right w:val="single" w:sz="6" w:space="0" w:color="auto"/>
            </w:tcBorders>
          </w:tcPr>
          <w:p w14:paraId="0C6B5050" w14:textId="77777777" w:rsidR="00917084" w:rsidRPr="00917084" w:rsidRDefault="00917084">
            <w:pPr>
              <w:autoSpaceDE w:val="0"/>
              <w:autoSpaceDN w:val="0"/>
              <w:adjustRightInd w:val="0"/>
              <w:rPr>
                <w:rFonts w:ascii="Times New Roman" w:hAnsi="Times New Roman"/>
                <w:color w:val="000000"/>
                <w:sz w:val="16"/>
                <w:szCs w:val="16"/>
                <w:lang w:eastAsia="en-GB"/>
              </w:rPr>
            </w:pPr>
            <w:r w:rsidRPr="00917084">
              <w:rPr>
                <w:rFonts w:ascii="Times New Roman" w:hAnsi="Times New Roman"/>
                <w:color w:val="000000"/>
                <w:sz w:val="16"/>
                <w:szCs w:val="16"/>
                <w:lang w:eastAsia="en-GB"/>
              </w:rPr>
              <w:t>9.7</w:t>
            </w:r>
          </w:p>
        </w:tc>
        <w:tc>
          <w:tcPr>
            <w:tcW w:w="5356" w:type="dxa"/>
            <w:tcBorders>
              <w:top w:val="single" w:sz="6" w:space="0" w:color="auto"/>
              <w:left w:val="single" w:sz="6" w:space="0" w:color="auto"/>
              <w:bottom w:val="single" w:sz="6" w:space="0" w:color="auto"/>
              <w:right w:val="single" w:sz="6" w:space="0" w:color="auto"/>
            </w:tcBorders>
          </w:tcPr>
          <w:p w14:paraId="0BF4C543" w14:textId="77777777" w:rsidR="00917084" w:rsidRPr="00917084" w:rsidRDefault="00917084">
            <w:pPr>
              <w:autoSpaceDE w:val="0"/>
              <w:autoSpaceDN w:val="0"/>
              <w:adjustRightInd w:val="0"/>
              <w:rPr>
                <w:rFonts w:ascii="Times New Roman" w:hAnsi="Times New Roman"/>
                <w:color w:val="000000"/>
                <w:sz w:val="16"/>
                <w:szCs w:val="16"/>
                <w:lang w:eastAsia="en-GB"/>
              </w:rPr>
            </w:pPr>
            <w:r w:rsidRPr="00917084">
              <w:rPr>
                <w:rFonts w:ascii="Times New Roman" w:hAnsi="Times New Roman"/>
                <w:color w:val="000000"/>
                <w:sz w:val="16"/>
                <w:szCs w:val="16"/>
                <w:lang w:eastAsia="en-GB"/>
              </w:rPr>
              <w:t>Study on network energy savings for NR</w:t>
            </w:r>
          </w:p>
        </w:tc>
      </w:tr>
      <w:tr w:rsidR="00917084" w:rsidRPr="00917084" w14:paraId="117A79E2" w14:textId="77777777" w:rsidTr="00917084">
        <w:trPr>
          <w:trHeight w:val="20"/>
        </w:trPr>
        <w:tc>
          <w:tcPr>
            <w:tcW w:w="790" w:type="dxa"/>
            <w:vMerge/>
            <w:tcBorders>
              <w:left w:val="single" w:sz="6" w:space="0" w:color="auto"/>
              <w:right w:val="single" w:sz="6" w:space="0" w:color="auto"/>
            </w:tcBorders>
            <w:vAlign w:val="center"/>
          </w:tcPr>
          <w:p w14:paraId="676FAA56" w14:textId="77777777" w:rsidR="00917084" w:rsidRPr="00917084" w:rsidRDefault="00917084" w:rsidP="00917084">
            <w:pPr>
              <w:autoSpaceDE w:val="0"/>
              <w:autoSpaceDN w:val="0"/>
              <w:adjustRightInd w:val="0"/>
              <w:jc w:val="center"/>
              <w:rPr>
                <w:rFonts w:ascii="Times New Roman" w:hAnsi="Times New Roman"/>
                <w:color w:val="000000"/>
                <w:sz w:val="16"/>
                <w:szCs w:val="16"/>
                <w:lang w:eastAsia="en-GB"/>
              </w:rPr>
            </w:pPr>
          </w:p>
        </w:tc>
        <w:tc>
          <w:tcPr>
            <w:tcW w:w="799" w:type="dxa"/>
            <w:vMerge/>
            <w:tcBorders>
              <w:left w:val="single" w:sz="6" w:space="0" w:color="auto"/>
              <w:right w:val="single" w:sz="6" w:space="0" w:color="auto"/>
            </w:tcBorders>
            <w:vAlign w:val="center"/>
          </w:tcPr>
          <w:p w14:paraId="41E68B12" w14:textId="77777777" w:rsidR="00917084" w:rsidRPr="00917084" w:rsidRDefault="00917084" w:rsidP="00917084">
            <w:pPr>
              <w:autoSpaceDE w:val="0"/>
              <w:autoSpaceDN w:val="0"/>
              <w:adjustRightInd w:val="0"/>
              <w:jc w:val="center"/>
              <w:rPr>
                <w:rFonts w:ascii="Times New Roman" w:hAnsi="Times New Roman"/>
                <w:color w:val="000000"/>
                <w:sz w:val="16"/>
                <w:szCs w:val="16"/>
                <w:lang w:eastAsia="en-GB"/>
              </w:rPr>
            </w:pPr>
          </w:p>
        </w:tc>
        <w:tc>
          <w:tcPr>
            <w:tcW w:w="852" w:type="dxa"/>
            <w:vMerge/>
            <w:tcBorders>
              <w:left w:val="single" w:sz="6" w:space="0" w:color="auto"/>
              <w:right w:val="single" w:sz="6" w:space="0" w:color="auto"/>
            </w:tcBorders>
            <w:vAlign w:val="center"/>
          </w:tcPr>
          <w:p w14:paraId="4472059C" w14:textId="77777777" w:rsidR="00917084" w:rsidRPr="00917084" w:rsidRDefault="00917084" w:rsidP="00917084">
            <w:pPr>
              <w:autoSpaceDE w:val="0"/>
              <w:autoSpaceDN w:val="0"/>
              <w:adjustRightInd w:val="0"/>
              <w:jc w:val="center"/>
              <w:rPr>
                <w:rFonts w:ascii="Times New Roman" w:hAnsi="Times New Roman"/>
                <w:color w:val="000000"/>
                <w:sz w:val="16"/>
                <w:szCs w:val="16"/>
                <w:lang w:eastAsia="en-GB"/>
              </w:rPr>
            </w:pPr>
          </w:p>
        </w:tc>
        <w:tc>
          <w:tcPr>
            <w:tcW w:w="873" w:type="dxa"/>
            <w:tcBorders>
              <w:top w:val="single" w:sz="6" w:space="0" w:color="auto"/>
              <w:left w:val="single" w:sz="6" w:space="0" w:color="auto"/>
              <w:bottom w:val="single" w:sz="6" w:space="0" w:color="auto"/>
              <w:right w:val="single" w:sz="6" w:space="0" w:color="auto"/>
            </w:tcBorders>
          </w:tcPr>
          <w:p w14:paraId="654E03DE" w14:textId="77777777" w:rsidR="00917084" w:rsidRPr="00917084" w:rsidRDefault="00917084">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Younsun</w:t>
            </w:r>
          </w:p>
        </w:tc>
        <w:tc>
          <w:tcPr>
            <w:tcW w:w="1253" w:type="dxa"/>
            <w:tcBorders>
              <w:top w:val="single" w:sz="6" w:space="0" w:color="auto"/>
              <w:left w:val="single" w:sz="6" w:space="0" w:color="auto"/>
              <w:bottom w:val="single" w:sz="6" w:space="0" w:color="auto"/>
              <w:right w:val="single" w:sz="6" w:space="0" w:color="auto"/>
            </w:tcBorders>
          </w:tcPr>
          <w:p w14:paraId="7CF73F73" w14:textId="77777777" w:rsidR="00917084" w:rsidRPr="00917084" w:rsidRDefault="00917084">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50</w:t>
            </w:r>
          </w:p>
        </w:tc>
        <w:tc>
          <w:tcPr>
            <w:tcW w:w="566" w:type="dxa"/>
            <w:tcBorders>
              <w:top w:val="single" w:sz="6" w:space="0" w:color="auto"/>
              <w:left w:val="single" w:sz="6" w:space="0" w:color="auto"/>
              <w:bottom w:val="single" w:sz="6" w:space="0" w:color="auto"/>
              <w:right w:val="single" w:sz="6" w:space="0" w:color="auto"/>
            </w:tcBorders>
          </w:tcPr>
          <w:p w14:paraId="344A1CE2" w14:textId="77777777" w:rsidR="00917084" w:rsidRPr="00917084" w:rsidRDefault="00917084">
            <w:pPr>
              <w:autoSpaceDE w:val="0"/>
              <w:autoSpaceDN w:val="0"/>
              <w:adjustRightInd w:val="0"/>
              <w:rPr>
                <w:rFonts w:ascii="Times New Roman" w:hAnsi="Times New Roman"/>
                <w:color w:val="000000"/>
                <w:sz w:val="16"/>
                <w:szCs w:val="16"/>
                <w:lang w:eastAsia="en-GB"/>
              </w:rPr>
            </w:pPr>
            <w:r w:rsidRPr="00917084">
              <w:rPr>
                <w:rFonts w:ascii="Times New Roman" w:hAnsi="Times New Roman"/>
                <w:color w:val="000000"/>
                <w:sz w:val="16"/>
                <w:szCs w:val="16"/>
                <w:lang w:eastAsia="en-GB"/>
              </w:rPr>
              <w:t>9.8</w:t>
            </w:r>
          </w:p>
        </w:tc>
        <w:tc>
          <w:tcPr>
            <w:tcW w:w="5356" w:type="dxa"/>
            <w:tcBorders>
              <w:top w:val="single" w:sz="6" w:space="0" w:color="auto"/>
              <w:left w:val="single" w:sz="6" w:space="0" w:color="auto"/>
              <w:bottom w:val="single" w:sz="6" w:space="0" w:color="auto"/>
              <w:right w:val="single" w:sz="6" w:space="0" w:color="auto"/>
            </w:tcBorders>
          </w:tcPr>
          <w:p w14:paraId="1A42D88E" w14:textId="77777777" w:rsidR="00917084" w:rsidRPr="00917084" w:rsidRDefault="00917084">
            <w:pPr>
              <w:autoSpaceDE w:val="0"/>
              <w:autoSpaceDN w:val="0"/>
              <w:adjustRightInd w:val="0"/>
              <w:rPr>
                <w:rFonts w:ascii="Times New Roman" w:hAnsi="Times New Roman"/>
                <w:color w:val="000000"/>
                <w:sz w:val="16"/>
                <w:szCs w:val="16"/>
                <w:lang w:eastAsia="en-GB"/>
              </w:rPr>
            </w:pPr>
            <w:r w:rsidRPr="00917084">
              <w:rPr>
                <w:rFonts w:ascii="Times New Roman" w:hAnsi="Times New Roman"/>
                <w:color w:val="000000"/>
                <w:sz w:val="16"/>
                <w:szCs w:val="16"/>
                <w:lang w:eastAsia="en-GB"/>
              </w:rPr>
              <w:t>Study on NR network-controlled repeaters</w:t>
            </w:r>
          </w:p>
        </w:tc>
      </w:tr>
      <w:tr w:rsidR="00917084" w:rsidRPr="00917084" w14:paraId="45019ADA" w14:textId="77777777" w:rsidTr="00917084">
        <w:trPr>
          <w:trHeight w:val="20"/>
        </w:trPr>
        <w:tc>
          <w:tcPr>
            <w:tcW w:w="790" w:type="dxa"/>
            <w:vMerge/>
            <w:tcBorders>
              <w:left w:val="single" w:sz="6" w:space="0" w:color="auto"/>
              <w:right w:val="single" w:sz="6" w:space="0" w:color="auto"/>
            </w:tcBorders>
            <w:vAlign w:val="center"/>
          </w:tcPr>
          <w:p w14:paraId="22A292B8" w14:textId="77777777" w:rsidR="00917084" w:rsidRPr="00917084" w:rsidRDefault="00917084" w:rsidP="00917084">
            <w:pPr>
              <w:autoSpaceDE w:val="0"/>
              <w:autoSpaceDN w:val="0"/>
              <w:adjustRightInd w:val="0"/>
              <w:jc w:val="center"/>
              <w:rPr>
                <w:rFonts w:ascii="Times New Roman" w:hAnsi="Times New Roman"/>
                <w:color w:val="000000"/>
                <w:sz w:val="16"/>
                <w:szCs w:val="16"/>
                <w:lang w:eastAsia="en-GB"/>
              </w:rPr>
            </w:pPr>
          </w:p>
        </w:tc>
        <w:tc>
          <w:tcPr>
            <w:tcW w:w="799" w:type="dxa"/>
            <w:vMerge/>
            <w:tcBorders>
              <w:left w:val="single" w:sz="6" w:space="0" w:color="auto"/>
              <w:right w:val="single" w:sz="6" w:space="0" w:color="auto"/>
            </w:tcBorders>
            <w:vAlign w:val="center"/>
          </w:tcPr>
          <w:p w14:paraId="51E3587C" w14:textId="77777777" w:rsidR="00917084" w:rsidRPr="00917084" w:rsidRDefault="00917084" w:rsidP="00917084">
            <w:pPr>
              <w:autoSpaceDE w:val="0"/>
              <w:autoSpaceDN w:val="0"/>
              <w:adjustRightInd w:val="0"/>
              <w:jc w:val="center"/>
              <w:rPr>
                <w:rFonts w:ascii="Times New Roman" w:hAnsi="Times New Roman"/>
                <w:color w:val="000000"/>
                <w:sz w:val="16"/>
                <w:szCs w:val="16"/>
                <w:lang w:eastAsia="en-GB"/>
              </w:rPr>
            </w:pPr>
          </w:p>
        </w:tc>
        <w:tc>
          <w:tcPr>
            <w:tcW w:w="852" w:type="dxa"/>
            <w:vMerge/>
            <w:tcBorders>
              <w:left w:val="single" w:sz="6" w:space="0" w:color="auto"/>
              <w:right w:val="single" w:sz="6" w:space="0" w:color="auto"/>
            </w:tcBorders>
            <w:vAlign w:val="center"/>
          </w:tcPr>
          <w:p w14:paraId="19C67D5E" w14:textId="77777777" w:rsidR="00917084" w:rsidRPr="00917084" w:rsidRDefault="00917084" w:rsidP="00917084">
            <w:pPr>
              <w:autoSpaceDE w:val="0"/>
              <w:autoSpaceDN w:val="0"/>
              <w:adjustRightInd w:val="0"/>
              <w:jc w:val="center"/>
              <w:rPr>
                <w:rFonts w:ascii="Times New Roman" w:hAnsi="Times New Roman"/>
                <w:color w:val="000000"/>
                <w:sz w:val="16"/>
                <w:szCs w:val="16"/>
                <w:lang w:eastAsia="en-GB"/>
              </w:rPr>
            </w:pPr>
          </w:p>
        </w:tc>
        <w:tc>
          <w:tcPr>
            <w:tcW w:w="873" w:type="dxa"/>
            <w:tcBorders>
              <w:top w:val="single" w:sz="6" w:space="0" w:color="auto"/>
              <w:left w:val="single" w:sz="6" w:space="0" w:color="auto"/>
              <w:bottom w:val="single" w:sz="6" w:space="0" w:color="auto"/>
              <w:right w:val="single" w:sz="6" w:space="0" w:color="auto"/>
            </w:tcBorders>
          </w:tcPr>
          <w:p w14:paraId="6EC43D56" w14:textId="77777777" w:rsidR="00917084" w:rsidRPr="00917084" w:rsidRDefault="00917084">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Younsun</w:t>
            </w:r>
          </w:p>
        </w:tc>
        <w:tc>
          <w:tcPr>
            <w:tcW w:w="1253" w:type="dxa"/>
            <w:tcBorders>
              <w:top w:val="single" w:sz="6" w:space="0" w:color="auto"/>
              <w:left w:val="single" w:sz="6" w:space="0" w:color="auto"/>
              <w:bottom w:val="single" w:sz="6" w:space="0" w:color="auto"/>
              <w:right w:val="single" w:sz="6" w:space="0" w:color="auto"/>
            </w:tcBorders>
          </w:tcPr>
          <w:p w14:paraId="7972034D" w14:textId="77777777" w:rsidR="00917084" w:rsidRPr="00917084" w:rsidRDefault="00917084">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40</w:t>
            </w:r>
          </w:p>
        </w:tc>
        <w:tc>
          <w:tcPr>
            <w:tcW w:w="566" w:type="dxa"/>
            <w:tcBorders>
              <w:top w:val="single" w:sz="6" w:space="0" w:color="auto"/>
              <w:left w:val="single" w:sz="6" w:space="0" w:color="auto"/>
              <w:bottom w:val="single" w:sz="6" w:space="0" w:color="auto"/>
              <w:right w:val="single" w:sz="6" w:space="0" w:color="auto"/>
            </w:tcBorders>
          </w:tcPr>
          <w:p w14:paraId="25F592F1" w14:textId="77777777" w:rsidR="00917084" w:rsidRPr="00917084" w:rsidRDefault="00917084">
            <w:pPr>
              <w:autoSpaceDE w:val="0"/>
              <w:autoSpaceDN w:val="0"/>
              <w:adjustRightInd w:val="0"/>
              <w:rPr>
                <w:rFonts w:ascii="Times New Roman" w:hAnsi="Times New Roman"/>
                <w:color w:val="000000"/>
                <w:sz w:val="16"/>
                <w:szCs w:val="16"/>
                <w:lang w:eastAsia="en-GB"/>
              </w:rPr>
            </w:pPr>
            <w:r w:rsidRPr="00917084">
              <w:rPr>
                <w:rFonts w:ascii="Times New Roman" w:hAnsi="Times New Roman"/>
                <w:color w:val="000000"/>
                <w:sz w:val="16"/>
                <w:szCs w:val="16"/>
                <w:lang w:eastAsia="en-GB"/>
              </w:rPr>
              <w:t>9.10</w:t>
            </w:r>
          </w:p>
        </w:tc>
        <w:tc>
          <w:tcPr>
            <w:tcW w:w="5356" w:type="dxa"/>
            <w:tcBorders>
              <w:top w:val="single" w:sz="6" w:space="0" w:color="auto"/>
              <w:left w:val="single" w:sz="6" w:space="0" w:color="auto"/>
              <w:bottom w:val="single" w:sz="6" w:space="0" w:color="auto"/>
              <w:right w:val="single" w:sz="6" w:space="0" w:color="auto"/>
            </w:tcBorders>
          </w:tcPr>
          <w:p w14:paraId="5912E5AA" w14:textId="77777777" w:rsidR="00917084" w:rsidRPr="00917084" w:rsidRDefault="00917084">
            <w:pPr>
              <w:autoSpaceDE w:val="0"/>
              <w:autoSpaceDN w:val="0"/>
              <w:adjustRightInd w:val="0"/>
              <w:rPr>
                <w:rFonts w:ascii="Times New Roman" w:hAnsi="Times New Roman"/>
                <w:color w:val="000000"/>
                <w:sz w:val="16"/>
                <w:szCs w:val="16"/>
                <w:lang w:eastAsia="en-GB"/>
              </w:rPr>
            </w:pPr>
            <w:r w:rsidRPr="00917084">
              <w:rPr>
                <w:rFonts w:ascii="Times New Roman" w:hAnsi="Times New Roman"/>
                <w:color w:val="000000"/>
                <w:sz w:val="16"/>
                <w:szCs w:val="16"/>
                <w:lang w:eastAsia="en-GB"/>
              </w:rPr>
              <w:t>Multi-carrier enhancements for NR</w:t>
            </w:r>
          </w:p>
        </w:tc>
      </w:tr>
      <w:tr w:rsidR="00917084" w:rsidRPr="00917084" w14:paraId="0678B1FA" w14:textId="77777777" w:rsidTr="00917084">
        <w:trPr>
          <w:trHeight w:val="20"/>
        </w:trPr>
        <w:tc>
          <w:tcPr>
            <w:tcW w:w="790" w:type="dxa"/>
            <w:vMerge/>
            <w:tcBorders>
              <w:left w:val="single" w:sz="6" w:space="0" w:color="auto"/>
              <w:bottom w:val="single" w:sz="6" w:space="0" w:color="auto"/>
              <w:right w:val="single" w:sz="6" w:space="0" w:color="auto"/>
            </w:tcBorders>
            <w:vAlign w:val="center"/>
          </w:tcPr>
          <w:p w14:paraId="699E6CD8" w14:textId="77777777" w:rsidR="00917084" w:rsidRPr="00917084" w:rsidRDefault="00917084" w:rsidP="00917084">
            <w:pPr>
              <w:autoSpaceDE w:val="0"/>
              <w:autoSpaceDN w:val="0"/>
              <w:adjustRightInd w:val="0"/>
              <w:jc w:val="center"/>
              <w:rPr>
                <w:rFonts w:ascii="Times New Roman" w:hAnsi="Times New Roman"/>
                <w:color w:val="000000"/>
                <w:sz w:val="16"/>
                <w:szCs w:val="16"/>
                <w:lang w:eastAsia="en-GB"/>
              </w:rPr>
            </w:pPr>
          </w:p>
        </w:tc>
        <w:tc>
          <w:tcPr>
            <w:tcW w:w="799" w:type="dxa"/>
            <w:vMerge/>
            <w:tcBorders>
              <w:left w:val="single" w:sz="6" w:space="0" w:color="auto"/>
              <w:bottom w:val="single" w:sz="6" w:space="0" w:color="auto"/>
              <w:right w:val="single" w:sz="6" w:space="0" w:color="auto"/>
            </w:tcBorders>
            <w:vAlign w:val="center"/>
          </w:tcPr>
          <w:p w14:paraId="7DC27787" w14:textId="77777777" w:rsidR="00917084" w:rsidRPr="00917084" w:rsidRDefault="00917084" w:rsidP="00917084">
            <w:pPr>
              <w:autoSpaceDE w:val="0"/>
              <w:autoSpaceDN w:val="0"/>
              <w:adjustRightInd w:val="0"/>
              <w:jc w:val="center"/>
              <w:rPr>
                <w:rFonts w:ascii="Times New Roman" w:hAnsi="Times New Roman"/>
                <w:color w:val="000000"/>
                <w:sz w:val="16"/>
                <w:szCs w:val="16"/>
                <w:lang w:eastAsia="en-GB"/>
              </w:rPr>
            </w:pPr>
          </w:p>
        </w:tc>
        <w:tc>
          <w:tcPr>
            <w:tcW w:w="852" w:type="dxa"/>
            <w:vMerge/>
            <w:tcBorders>
              <w:left w:val="single" w:sz="6" w:space="0" w:color="auto"/>
              <w:bottom w:val="single" w:sz="6" w:space="0" w:color="auto"/>
              <w:right w:val="single" w:sz="6" w:space="0" w:color="auto"/>
            </w:tcBorders>
            <w:vAlign w:val="center"/>
          </w:tcPr>
          <w:p w14:paraId="287066D0" w14:textId="77777777" w:rsidR="00917084" w:rsidRPr="00917084" w:rsidRDefault="00917084" w:rsidP="00917084">
            <w:pPr>
              <w:autoSpaceDE w:val="0"/>
              <w:autoSpaceDN w:val="0"/>
              <w:adjustRightInd w:val="0"/>
              <w:jc w:val="center"/>
              <w:rPr>
                <w:rFonts w:ascii="Times New Roman" w:hAnsi="Times New Roman"/>
                <w:color w:val="000000"/>
                <w:sz w:val="16"/>
                <w:szCs w:val="16"/>
                <w:lang w:eastAsia="en-GB"/>
              </w:rPr>
            </w:pPr>
          </w:p>
        </w:tc>
        <w:tc>
          <w:tcPr>
            <w:tcW w:w="873" w:type="dxa"/>
            <w:tcBorders>
              <w:top w:val="single" w:sz="6" w:space="0" w:color="auto"/>
              <w:left w:val="single" w:sz="6" w:space="0" w:color="auto"/>
              <w:bottom w:val="single" w:sz="6" w:space="0" w:color="auto"/>
              <w:right w:val="single" w:sz="6" w:space="0" w:color="auto"/>
            </w:tcBorders>
          </w:tcPr>
          <w:p w14:paraId="7B24FB45" w14:textId="77777777" w:rsidR="00917084" w:rsidRPr="00917084" w:rsidRDefault="00917084">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Younsun</w:t>
            </w:r>
          </w:p>
        </w:tc>
        <w:tc>
          <w:tcPr>
            <w:tcW w:w="1253" w:type="dxa"/>
            <w:tcBorders>
              <w:top w:val="single" w:sz="6" w:space="0" w:color="auto"/>
              <w:left w:val="single" w:sz="6" w:space="0" w:color="auto"/>
              <w:bottom w:val="single" w:sz="6" w:space="0" w:color="auto"/>
              <w:right w:val="single" w:sz="6" w:space="0" w:color="auto"/>
            </w:tcBorders>
          </w:tcPr>
          <w:p w14:paraId="54C891BB" w14:textId="77777777" w:rsidR="00917084" w:rsidRPr="00917084" w:rsidRDefault="00917084">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40</w:t>
            </w:r>
          </w:p>
        </w:tc>
        <w:tc>
          <w:tcPr>
            <w:tcW w:w="566" w:type="dxa"/>
            <w:tcBorders>
              <w:top w:val="single" w:sz="6" w:space="0" w:color="auto"/>
              <w:left w:val="single" w:sz="6" w:space="0" w:color="auto"/>
              <w:bottom w:val="single" w:sz="6" w:space="0" w:color="auto"/>
              <w:right w:val="single" w:sz="6" w:space="0" w:color="auto"/>
            </w:tcBorders>
          </w:tcPr>
          <w:p w14:paraId="2D8BA2F4" w14:textId="77777777" w:rsidR="00917084" w:rsidRPr="00917084" w:rsidRDefault="00917084">
            <w:pPr>
              <w:autoSpaceDE w:val="0"/>
              <w:autoSpaceDN w:val="0"/>
              <w:adjustRightInd w:val="0"/>
              <w:rPr>
                <w:rFonts w:ascii="Times New Roman" w:hAnsi="Times New Roman"/>
                <w:color w:val="000000"/>
                <w:sz w:val="16"/>
                <w:szCs w:val="16"/>
                <w:lang w:eastAsia="en-GB"/>
              </w:rPr>
            </w:pPr>
            <w:r w:rsidRPr="00917084">
              <w:rPr>
                <w:rFonts w:ascii="Times New Roman" w:hAnsi="Times New Roman"/>
                <w:color w:val="000000"/>
                <w:sz w:val="16"/>
                <w:szCs w:val="16"/>
                <w:lang w:eastAsia="en-GB"/>
              </w:rPr>
              <w:t>9.11</w:t>
            </w:r>
          </w:p>
        </w:tc>
        <w:tc>
          <w:tcPr>
            <w:tcW w:w="5356" w:type="dxa"/>
            <w:tcBorders>
              <w:top w:val="single" w:sz="6" w:space="0" w:color="auto"/>
              <w:left w:val="single" w:sz="6" w:space="0" w:color="auto"/>
              <w:bottom w:val="single" w:sz="6" w:space="0" w:color="auto"/>
              <w:right w:val="single" w:sz="6" w:space="0" w:color="auto"/>
            </w:tcBorders>
          </w:tcPr>
          <w:p w14:paraId="60F73352" w14:textId="77777777" w:rsidR="00917084" w:rsidRPr="00917084" w:rsidRDefault="00917084">
            <w:pPr>
              <w:autoSpaceDE w:val="0"/>
              <w:autoSpaceDN w:val="0"/>
              <w:adjustRightInd w:val="0"/>
              <w:rPr>
                <w:rFonts w:ascii="Times New Roman" w:hAnsi="Times New Roman"/>
                <w:color w:val="000000"/>
                <w:sz w:val="16"/>
                <w:szCs w:val="16"/>
                <w:lang w:eastAsia="en-GB"/>
              </w:rPr>
            </w:pPr>
            <w:r w:rsidRPr="00917084">
              <w:rPr>
                <w:rFonts w:ascii="Times New Roman" w:hAnsi="Times New Roman"/>
                <w:color w:val="000000"/>
                <w:sz w:val="16"/>
                <w:szCs w:val="16"/>
                <w:lang w:eastAsia="en-GB"/>
              </w:rPr>
              <w:t>Study on XR enhancements for NR</w:t>
            </w:r>
          </w:p>
        </w:tc>
      </w:tr>
      <w:tr w:rsidR="00917084" w:rsidRPr="00917084" w14:paraId="746EE3DD" w14:textId="77777777" w:rsidTr="00917084">
        <w:trPr>
          <w:trHeight w:val="20"/>
        </w:trPr>
        <w:tc>
          <w:tcPr>
            <w:tcW w:w="790" w:type="dxa"/>
            <w:vMerge w:val="restart"/>
            <w:tcBorders>
              <w:top w:val="single" w:sz="6" w:space="0" w:color="auto"/>
              <w:left w:val="single" w:sz="6" w:space="0" w:color="auto"/>
              <w:right w:val="single" w:sz="6" w:space="0" w:color="auto"/>
            </w:tcBorders>
            <w:vAlign w:val="center"/>
          </w:tcPr>
          <w:p w14:paraId="5F50677C" w14:textId="77777777" w:rsidR="00917084" w:rsidRPr="00917084" w:rsidRDefault="00917084" w:rsidP="00917084">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Wed. 05/18</w:t>
            </w:r>
          </w:p>
        </w:tc>
        <w:tc>
          <w:tcPr>
            <w:tcW w:w="799" w:type="dxa"/>
            <w:vMerge w:val="restart"/>
            <w:tcBorders>
              <w:top w:val="single" w:sz="6" w:space="0" w:color="auto"/>
              <w:left w:val="single" w:sz="6" w:space="0" w:color="auto"/>
              <w:right w:val="single" w:sz="6" w:space="0" w:color="auto"/>
            </w:tcBorders>
            <w:vAlign w:val="center"/>
          </w:tcPr>
          <w:p w14:paraId="2A9EEB92" w14:textId="77777777" w:rsidR="00917084" w:rsidRPr="00917084" w:rsidRDefault="00917084" w:rsidP="00917084">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12:00 UTC</w:t>
            </w:r>
          </w:p>
        </w:tc>
        <w:tc>
          <w:tcPr>
            <w:tcW w:w="852" w:type="dxa"/>
            <w:vMerge w:val="restart"/>
            <w:tcBorders>
              <w:top w:val="single" w:sz="6" w:space="0" w:color="auto"/>
              <w:left w:val="single" w:sz="6" w:space="0" w:color="auto"/>
              <w:right w:val="single" w:sz="6" w:space="0" w:color="auto"/>
            </w:tcBorders>
            <w:vAlign w:val="center"/>
          </w:tcPr>
          <w:p w14:paraId="2DC00C9E" w14:textId="77777777" w:rsidR="00917084" w:rsidRPr="00917084" w:rsidRDefault="00917084" w:rsidP="00917084">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15:00 UTC</w:t>
            </w:r>
          </w:p>
        </w:tc>
        <w:tc>
          <w:tcPr>
            <w:tcW w:w="873" w:type="dxa"/>
            <w:tcBorders>
              <w:top w:val="single" w:sz="6" w:space="0" w:color="auto"/>
              <w:left w:val="single" w:sz="6" w:space="0" w:color="auto"/>
              <w:bottom w:val="single" w:sz="6" w:space="0" w:color="auto"/>
              <w:right w:val="single" w:sz="6" w:space="0" w:color="auto"/>
            </w:tcBorders>
          </w:tcPr>
          <w:p w14:paraId="3BB0D54D" w14:textId="77777777" w:rsidR="00917084" w:rsidRPr="00917084" w:rsidRDefault="00917084">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Younsun</w:t>
            </w:r>
          </w:p>
        </w:tc>
        <w:tc>
          <w:tcPr>
            <w:tcW w:w="1253" w:type="dxa"/>
            <w:tcBorders>
              <w:top w:val="single" w:sz="6" w:space="0" w:color="auto"/>
              <w:left w:val="single" w:sz="6" w:space="0" w:color="auto"/>
              <w:bottom w:val="single" w:sz="6" w:space="0" w:color="auto"/>
              <w:right w:val="single" w:sz="6" w:space="0" w:color="auto"/>
            </w:tcBorders>
          </w:tcPr>
          <w:p w14:paraId="09F3C4E4" w14:textId="77777777" w:rsidR="00917084" w:rsidRPr="00917084" w:rsidRDefault="00917084">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70</w:t>
            </w:r>
          </w:p>
        </w:tc>
        <w:tc>
          <w:tcPr>
            <w:tcW w:w="566" w:type="dxa"/>
            <w:tcBorders>
              <w:top w:val="single" w:sz="6" w:space="0" w:color="auto"/>
              <w:left w:val="single" w:sz="6" w:space="0" w:color="auto"/>
              <w:bottom w:val="single" w:sz="6" w:space="0" w:color="auto"/>
              <w:right w:val="single" w:sz="6" w:space="0" w:color="auto"/>
            </w:tcBorders>
          </w:tcPr>
          <w:p w14:paraId="67D5111A" w14:textId="77777777" w:rsidR="00917084" w:rsidRPr="00917084" w:rsidRDefault="00917084">
            <w:pPr>
              <w:autoSpaceDE w:val="0"/>
              <w:autoSpaceDN w:val="0"/>
              <w:adjustRightInd w:val="0"/>
              <w:rPr>
                <w:rFonts w:ascii="Times New Roman" w:hAnsi="Times New Roman"/>
                <w:color w:val="000000"/>
                <w:sz w:val="16"/>
                <w:szCs w:val="16"/>
                <w:lang w:eastAsia="en-GB"/>
              </w:rPr>
            </w:pPr>
            <w:r w:rsidRPr="00917084">
              <w:rPr>
                <w:rFonts w:ascii="Times New Roman" w:hAnsi="Times New Roman"/>
                <w:color w:val="000000"/>
                <w:sz w:val="16"/>
                <w:szCs w:val="16"/>
                <w:lang w:eastAsia="en-GB"/>
              </w:rPr>
              <w:t>9.1</w:t>
            </w:r>
          </w:p>
        </w:tc>
        <w:tc>
          <w:tcPr>
            <w:tcW w:w="5356" w:type="dxa"/>
            <w:tcBorders>
              <w:top w:val="single" w:sz="6" w:space="0" w:color="auto"/>
              <w:left w:val="single" w:sz="6" w:space="0" w:color="auto"/>
              <w:bottom w:val="single" w:sz="6" w:space="0" w:color="auto"/>
              <w:right w:val="single" w:sz="6" w:space="0" w:color="auto"/>
            </w:tcBorders>
          </w:tcPr>
          <w:p w14:paraId="73FE0E13" w14:textId="77777777" w:rsidR="00917084" w:rsidRPr="00917084" w:rsidRDefault="00917084">
            <w:pPr>
              <w:autoSpaceDE w:val="0"/>
              <w:autoSpaceDN w:val="0"/>
              <w:adjustRightInd w:val="0"/>
              <w:rPr>
                <w:rFonts w:ascii="Times New Roman" w:hAnsi="Times New Roman"/>
                <w:color w:val="000000"/>
                <w:sz w:val="16"/>
                <w:szCs w:val="16"/>
                <w:lang w:eastAsia="en-GB"/>
              </w:rPr>
            </w:pPr>
            <w:r w:rsidRPr="00917084">
              <w:rPr>
                <w:rFonts w:ascii="Times New Roman" w:hAnsi="Times New Roman"/>
                <w:color w:val="000000"/>
                <w:sz w:val="16"/>
                <w:szCs w:val="16"/>
                <w:lang w:eastAsia="en-GB"/>
              </w:rPr>
              <w:t>NR MIMO evolution for downlink and uplink</w:t>
            </w:r>
          </w:p>
        </w:tc>
      </w:tr>
      <w:tr w:rsidR="00917084" w:rsidRPr="00917084" w14:paraId="26A6B3CF" w14:textId="77777777" w:rsidTr="00917084">
        <w:trPr>
          <w:trHeight w:val="20"/>
        </w:trPr>
        <w:tc>
          <w:tcPr>
            <w:tcW w:w="790" w:type="dxa"/>
            <w:vMerge/>
            <w:tcBorders>
              <w:left w:val="single" w:sz="6" w:space="0" w:color="auto"/>
              <w:right w:val="single" w:sz="6" w:space="0" w:color="auto"/>
            </w:tcBorders>
            <w:vAlign w:val="center"/>
          </w:tcPr>
          <w:p w14:paraId="5D2883F4" w14:textId="77777777" w:rsidR="00917084" w:rsidRPr="00917084" w:rsidRDefault="00917084" w:rsidP="00917084">
            <w:pPr>
              <w:autoSpaceDE w:val="0"/>
              <w:autoSpaceDN w:val="0"/>
              <w:adjustRightInd w:val="0"/>
              <w:jc w:val="center"/>
              <w:rPr>
                <w:rFonts w:ascii="Times New Roman" w:hAnsi="Times New Roman"/>
                <w:color w:val="000000"/>
                <w:sz w:val="16"/>
                <w:szCs w:val="16"/>
                <w:lang w:eastAsia="en-GB"/>
              </w:rPr>
            </w:pPr>
          </w:p>
        </w:tc>
        <w:tc>
          <w:tcPr>
            <w:tcW w:w="799" w:type="dxa"/>
            <w:vMerge/>
            <w:tcBorders>
              <w:left w:val="single" w:sz="6" w:space="0" w:color="auto"/>
              <w:right w:val="single" w:sz="6" w:space="0" w:color="auto"/>
            </w:tcBorders>
            <w:vAlign w:val="center"/>
          </w:tcPr>
          <w:p w14:paraId="765B0C6B" w14:textId="77777777" w:rsidR="00917084" w:rsidRPr="00917084" w:rsidRDefault="00917084" w:rsidP="00917084">
            <w:pPr>
              <w:autoSpaceDE w:val="0"/>
              <w:autoSpaceDN w:val="0"/>
              <w:adjustRightInd w:val="0"/>
              <w:jc w:val="center"/>
              <w:rPr>
                <w:rFonts w:ascii="Times New Roman" w:hAnsi="Times New Roman"/>
                <w:color w:val="000000"/>
                <w:sz w:val="16"/>
                <w:szCs w:val="16"/>
                <w:lang w:eastAsia="en-GB"/>
              </w:rPr>
            </w:pPr>
          </w:p>
        </w:tc>
        <w:tc>
          <w:tcPr>
            <w:tcW w:w="852" w:type="dxa"/>
            <w:vMerge/>
            <w:tcBorders>
              <w:left w:val="single" w:sz="6" w:space="0" w:color="auto"/>
              <w:right w:val="single" w:sz="6" w:space="0" w:color="auto"/>
            </w:tcBorders>
            <w:vAlign w:val="center"/>
          </w:tcPr>
          <w:p w14:paraId="1DF84A7A" w14:textId="77777777" w:rsidR="00917084" w:rsidRPr="00917084" w:rsidRDefault="00917084" w:rsidP="00917084">
            <w:pPr>
              <w:autoSpaceDE w:val="0"/>
              <w:autoSpaceDN w:val="0"/>
              <w:adjustRightInd w:val="0"/>
              <w:jc w:val="center"/>
              <w:rPr>
                <w:rFonts w:ascii="Times New Roman" w:hAnsi="Times New Roman"/>
                <w:color w:val="000000"/>
                <w:sz w:val="16"/>
                <w:szCs w:val="16"/>
                <w:lang w:eastAsia="en-GB"/>
              </w:rPr>
            </w:pPr>
          </w:p>
        </w:tc>
        <w:tc>
          <w:tcPr>
            <w:tcW w:w="873" w:type="dxa"/>
            <w:tcBorders>
              <w:top w:val="single" w:sz="6" w:space="0" w:color="auto"/>
              <w:left w:val="single" w:sz="6" w:space="0" w:color="auto"/>
              <w:bottom w:val="single" w:sz="6" w:space="0" w:color="auto"/>
              <w:right w:val="single" w:sz="6" w:space="0" w:color="auto"/>
            </w:tcBorders>
          </w:tcPr>
          <w:p w14:paraId="594DE97C" w14:textId="77777777" w:rsidR="00917084" w:rsidRPr="00917084" w:rsidRDefault="00917084">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Younsun</w:t>
            </w:r>
          </w:p>
        </w:tc>
        <w:tc>
          <w:tcPr>
            <w:tcW w:w="1253" w:type="dxa"/>
            <w:tcBorders>
              <w:top w:val="single" w:sz="6" w:space="0" w:color="auto"/>
              <w:left w:val="single" w:sz="6" w:space="0" w:color="auto"/>
              <w:bottom w:val="single" w:sz="6" w:space="0" w:color="auto"/>
              <w:right w:val="single" w:sz="6" w:space="0" w:color="auto"/>
            </w:tcBorders>
          </w:tcPr>
          <w:p w14:paraId="1D03189C" w14:textId="77777777" w:rsidR="00917084" w:rsidRPr="00917084" w:rsidRDefault="00917084">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70</w:t>
            </w:r>
          </w:p>
        </w:tc>
        <w:tc>
          <w:tcPr>
            <w:tcW w:w="566" w:type="dxa"/>
            <w:tcBorders>
              <w:top w:val="single" w:sz="6" w:space="0" w:color="auto"/>
              <w:left w:val="single" w:sz="6" w:space="0" w:color="auto"/>
              <w:bottom w:val="single" w:sz="6" w:space="0" w:color="auto"/>
              <w:right w:val="single" w:sz="6" w:space="0" w:color="auto"/>
            </w:tcBorders>
          </w:tcPr>
          <w:p w14:paraId="1AD3D4FE" w14:textId="77777777" w:rsidR="00917084" w:rsidRPr="00917084" w:rsidRDefault="00917084">
            <w:pPr>
              <w:autoSpaceDE w:val="0"/>
              <w:autoSpaceDN w:val="0"/>
              <w:adjustRightInd w:val="0"/>
              <w:rPr>
                <w:rFonts w:ascii="Times New Roman" w:hAnsi="Times New Roman"/>
                <w:color w:val="000000"/>
                <w:sz w:val="16"/>
                <w:szCs w:val="16"/>
                <w:lang w:eastAsia="en-GB"/>
              </w:rPr>
            </w:pPr>
            <w:r w:rsidRPr="00917084">
              <w:rPr>
                <w:rFonts w:ascii="Times New Roman" w:hAnsi="Times New Roman"/>
                <w:color w:val="000000"/>
                <w:sz w:val="16"/>
                <w:szCs w:val="16"/>
                <w:lang w:eastAsia="en-GB"/>
              </w:rPr>
              <w:t>9.3</w:t>
            </w:r>
          </w:p>
        </w:tc>
        <w:tc>
          <w:tcPr>
            <w:tcW w:w="5356" w:type="dxa"/>
            <w:tcBorders>
              <w:top w:val="single" w:sz="6" w:space="0" w:color="auto"/>
              <w:left w:val="single" w:sz="6" w:space="0" w:color="auto"/>
              <w:bottom w:val="single" w:sz="6" w:space="0" w:color="auto"/>
              <w:right w:val="single" w:sz="6" w:space="0" w:color="auto"/>
            </w:tcBorders>
          </w:tcPr>
          <w:p w14:paraId="4B9ED037" w14:textId="77777777" w:rsidR="00917084" w:rsidRPr="00917084" w:rsidRDefault="00917084">
            <w:pPr>
              <w:autoSpaceDE w:val="0"/>
              <w:autoSpaceDN w:val="0"/>
              <w:adjustRightInd w:val="0"/>
              <w:rPr>
                <w:rFonts w:ascii="Times New Roman" w:hAnsi="Times New Roman"/>
                <w:color w:val="000000"/>
                <w:sz w:val="16"/>
                <w:szCs w:val="16"/>
                <w:lang w:eastAsia="en-GB"/>
              </w:rPr>
            </w:pPr>
            <w:r w:rsidRPr="00917084">
              <w:rPr>
                <w:rFonts w:ascii="Times New Roman" w:hAnsi="Times New Roman"/>
                <w:color w:val="000000"/>
                <w:sz w:val="16"/>
                <w:szCs w:val="16"/>
                <w:lang w:eastAsia="en-GB"/>
              </w:rPr>
              <w:t>Study on evolution of NR duplex operation</w:t>
            </w:r>
          </w:p>
        </w:tc>
      </w:tr>
      <w:tr w:rsidR="00917084" w:rsidRPr="00917084" w14:paraId="3711F2EE" w14:textId="77777777" w:rsidTr="00917084">
        <w:trPr>
          <w:trHeight w:val="20"/>
        </w:trPr>
        <w:tc>
          <w:tcPr>
            <w:tcW w:w="790" w:type="dxa"/>
            <w:vMerge/>
            <w:tcBorders>
              <w:left w:val="single" w:sz="6" w:space="0" w:color="auto"/>
              <w:bottom w:val="single" w:sz="6" w:space="0" w:color="auto"/>
              <w:right w:val="single" w:sz="6" w:space="0" w:color="auto"/>
            </w:tcBorders>
            <w:vAlign w:val="center"/>
          </w:tcPr>
          <w:p w14:paraId="644CE044" w14:textId="77777777" w:rsidR="00917084" w:rsidRPr="00917084" w:rsidRDefault="00917084" w:rsidP="00917084">
            <w:pPr>
              <w:autoSpaceDE w:val="0"/>
              <w:autoSpaceDN w:val="0"/>
              <w:adjustRightInd w:val="0"/>
              <w:jc w:val="center"/>
              <w:rPr>
                <w:rFonts w:ascii="Times New Roman" w:hAnsi="Times New Roman"/>
                <w:color w:val="000000"/>
                <w:sz w:val="16"/>
                <w:szCs w:val="16"/>
                <w:lang w:eastAsia="en-GB"/>
              </w:rPr>
            </w:pPr>
          </w:p>
        </w:tc>
        <w:tc>
          <w:tcPr>
            <w:tcW w:w="799" w:type="dxa"/>
            <w:vMerge/>
            <w:tcBorders>
              <w:left w:val="single" w:sz="6" w:space="0" w:color="auto"/>
              <w:bottom w:val="single" w:sz="6" w:space="0" w:color="auto"/>
              <w:right w:val="single" w:sz="6" w:space="0" w:color="auto"/>
            </w:tcBorders>
            <w:vAlign w:val="center"/>
          </w:tcPr>
          <w:p w14:paraId="74448943" w14:textId="77777777" w:rsidR="00917084" w:rsidRPr="00917084" w:rsidRDefault="00917084" w:rsidP="00917084">
            <w:pPr>
              <w:autoSpaceDE w:val="0"/>
              <w:autoSpaceDN w:val="0"/>
              <w:adjustRightInd w:val="0"/>
              <w:jc w:val="center"/>
              <w:rPr>
                <w:rFonts w:ascii="Times New Roman" w:hAnsi="Times New Roman"/>
                <w:color w:val="000000"/>
                <w:sz w:val="16"/>
                <w:szCs w:val="16"/>
                <w:lang w:eastAsia="en-GB"/>
              </w:rPr>
            </w:pPr>
          </w:p>
        </w:tc>
        <w:tc>
          <w:tcPr>
            <w:tcW w:w="852" w:type="dxa"/>
            <w:vMerge/>
            <w:tcBorders>
              <w:left w:val="single" w:sz="6" w:space="0" w:color="auto"/>
              <w:bottom w:val="single" w:sz="6" w:space="0" w:color="auto"/>
              <w:right w:val="single" w:sz="6" w:space="0" w:color="auto"/>
            </w:tcBorders>
            <w:vAlign w:val="center"/>
          </w:tcPr>
          <w:p w14:paraId="0452B326" w14:textId="77777777" w:rsidR="00917084" w:rsidRPr="00917084" w:rsidRDefault="00917084" w:rsidP="00917084">
            <w:pPr>
              <w:autoSpaceDE w:val="0"/>
              <w:autoSpaceDN w:val="0"/>
              <w:adjustRightInd w:val="0"/>
              <w:jc w:val="center"/>
              <w:rPr>
                <w:rFonts w:ascii="Times New Roman" w:hAnsi="Times New Roman"/>
                <w:color w:val="000000"/>
                <w:sz w:val="16"/>
                <w:szCs w:val="16"/>
                <w:lang w:eastAsia="en-GB"/>
              </w:rPr>
            </w:pPr>
          </w:p>
        </w:tc>
        <w:tc>
          <w:tcPr>
            <w:tcW w:w="873" w:type="dxa"/>
            <w:tcBorders>
              <w:top w:val="single" w:sz="6" w:space="0" w:color="auto"/>
              <w:left w:val="single" w:sz="6" w:space="0" w:color="auto"/>
              <w:bottom w:val="single" w:sz="6" w:space="0" w:color="auto"/>
              <w:right w:val="single" w:sz="6" w:space="0" w:color="auto"/>
            </w:tcBorders>
          </w:tcPr>
          <w:p w14:paraId="73AF6A2E" w14:textId="77777777" w:rsidR="00917084" w:rsidRPr="00917084" w:rsidRDefault="00917084">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Younsun</w:t>
            </w:r>
          </w:p>
        </w:tc>
        <w:tc>
          <w:tcPr>
            <w:tcW w:w="1253" w:type="dxa"/>
            <w:tcBorders>
              <w:top w:val="single" w:sz="6" w:space="0" w:color="auto"/>
              <w:left w:val="single" w:sz="6" w:space="0" w:color="auto"/>
              <w:bottom w:val="single" w:sz="6" w:space="0" w:color="auto"/>
              <w:right w:val="single" w:sz="6" w:space="0" w:color="auto"/>
            </w:tcBorders>
          </w:tcPr>
          <w:p w14:paraId="2B895B73" w14:textId="77777777" w:rsidR="00917084" w:rsidRPr="00917084" w:rsidRDefault="00917084">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40</w:t>
            </w:r>
          </w:p>
        </w:tc>
        <w:tc>
          <w:tcPr>
            <w:tcW w:w="566" w:type="dxa"/>
            <w:tcBorders>
              <w:top w:val="single" w:sz="6" w:space="0" w:color="auto"/>
              <w:left w:val="single" w:sz="6" w:space="0" w:color="auto"/>
              <w:bottom w:val="single" w:sz="6" w:space="0" w:color="auto"/>
              <w:right w:val="single" w:sz="6" w:space="0" w:color="auto"/>
            </w:tcBorders>
          </w:tcPr>
          <w:p w14:paraId="4F86249E" w14:textId="77777777" w:rsidR="00917084" w:rsidRPr="00917084" w:rsidRDefault="00917084">
            <w:pPr>
              <w:autoSpaceDE w:val="0"/>
              <w:autoSpaceDN w:val="0"/>
              <w:adjustRightInd w:val="0"/>
              <w:rPr>
                <w:rFonts w:ascii="Times New Roman" w:hAnsi="Times New Roman"/>
                <w:color w:val="000000"/>
                <w:sz w:val="16"/>
                <w:szCs w:val="16"/>
                <w:lang w:eastAsia="en-GB"/>
              </w:rPr>
            </w:pPr>
            <w:r w:rsidRPr="00917084">
              <w:rPr>
                <w:rFonts w:ascii="Times New Roman" w:hAnsi="Times New Roman"/>
                <w:color w:val="000000"/>
                <w:sz w:val="16"/>
                <w:szCs w:val="16"/>
                <w:lang w:eastAsia="en-GB"/>
              </w:rPr>
              <w:t>8.3</w:t>
            </w:r>
          </w:p>
        </w:tc>
        <w:tc>
          <w:tcPr>
            <w:tcW w:w="5356" w:type="dxa"/>
            <w:tcBorders>
              <w:top w:val="single" w:sz="6" w:space="0" w:color="auto"/>
              <w:left w:val="single" w:sz="6" w:space="0" w:color="auto"/>
              <w:bottom w:val="single" w:sz="6" w:space="0" w:color="auto"/>
              <w:right w:val="single" w:sz="6" w:space="0" w:color="auto"/>
            </w:tcBorders>
          </w:tcPr>
          <w:p w14:paraId="68379311" w14:textId="77777777" w:rsidR="00917084" w:rsidRPr="00917084" w:rsidRDefault="00917084">
            <w:pPr>
              <w:autoSpaceDE w:val="0"/>
              <w:autoSpaceDN w:val="0"/>
              <w:adjustRightInd w:val="0"/>
              <w:rPr>
                <w:rFonts w:ascii="Times New Roman" w:hAnsi="Times New Roman"/>
                <w:color w:val="000000"/>
                <w:sz w:val="16"/>
                <w:szCs w:val="16"/>
                <w:lang w:eastAsia="en-GB"/>
              </w:rPr>
            </w:pPr>
            <w:r w:rsidRPr="00917084">
              <w:rPr>
                <w:rFonts w:ascii="Times New Roman" w:hAnsi="Times New Roman"/>
                <w:color w:val="000000"/>
                <w:sz w:val="16"/>
                <w:szCs w:val="16"/>
                <w:lang w:eastAsia="en-GB"/>
              </w:rPr>
              <w:t xml:space="preserve">Maintenance on Enhanced Industrial Internet of Things (IoT) and URLLC </w:t>
            </w:r>
          </w:p>
        </w:tc>
      </w:tr>
      <w:tr w:rsidR="00917084" w:rsidRPr="00917084" w14:paraId="674F92FC" w14:textId="77777777" w:rsidTr="00917084">
        <w:trPr>
          <w:trHeight w:val="20"/>
        </w:trPr>
        <w:tc>
          <w:tcPr>
            <w:tcW w:w="790" w:type="dxa"/>
            <w:vMerge w:val="restart"/>
            <w:tcBorders>
              <w:top w:val="single" w:sz="6" w:space="0" w:color="auto"/>
              <w:left w:val="single" w:sz="6" w:space="0" w:color="auto"/>
              <w:right w:val="single" w:sz="6" w:space="0" w:color="auto"/>
            </w:tcBorders>
            <w:vAlign w:val="center"/>
          </w:tcPr>
          <w:p w14:paraId="46A162B0" w14:textId="77777777" w:rsidR="00917084" w:rsidRPr="00917084" w:rsidRDefault="00917084" w:rsidP="00917084">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Thu. 05/19</w:t>
            </w:r>
          </w:p>
        </w:tc>
        <w:tc>
          <w:tcPr>
            <w:tcW w:w="799" w:type="dxa"/>
            <w:vMerge w:val="restart"/>
            <w:tcBorders>
              <w:top w:val="single" w:sz="6" w:space="0" w:color="auto"/>
              <w:left w:val="single" w:sz="6" w:space="0" w:color="auto"/>
              <w:right w:val="single" w:sz="6" w:space="0" w:color="auto"/>
            </w:tcBorders>
            <w:vAlign w:val="center"/>
          </w:tcPr>
          <w:p w14:paraId="3853C5B1" w14:textId="77777777" w:rsidR="00917084" w:rsidRPr="00917084" w:rsidRDefault="00917084" w:rsidP="00917084">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12:00 UTC</w:t>
            </w:r>
          </w:p>
        </w:tc>
        <w:tc>
          <w:tcPr>
            <w:tcW w:w="852" w:type="dxa"/>
            <w:vMerge w:val="restart"/>
            <w:tcBorders>
              <w:top w:val="single" w:sz="6" w:space="0" w:color="auto"/>
              <w:left w:val="single" w:sz="6" w:space="0" w:color="auto"/>
              <w:right w:val="single" w:sz="6" w:space="0" w:color="auto"/>
            </w:tcBorders>
            <w:vAlign w:val="center"/>
          </w:tcPr>
          <w:p w14:paraId="00D3E348" w14:textId="77777777" w:rsidR="00917084" w:rsidRPr="00917084" w:rsidRDefault="00917084" w:rsidP="00917084">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15:00 UTC</w:t>
            </w:r>
          </w:p>
        </w:tc>
        <w:tc>
          <w:tcPr>
            <w:tcW w:w="873" w:type="dxa"/>
            <w:tcBorders>
              <w:top w:val="single" w:sz="6" w:space="0" w:color="auto"/>
              <w:left w:val="single" w:sz="6" w:space="0" w:color="auto"/>
              <w:bottom w:val="single" w:sz="6" w:space="0" w:color="auto"/>
              <w:right w:val="single" w:sz="6" w:space="0" w:color="auto"/>
            </w:tcBorders>
          </w:tcPr>
          <w:p w14:paraId="5BC2FBAD" w14:textId="77777777" w:rsidR="00917084" w:rsidRPr="00917084" w:rsidRDefault="00917084">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Younsun</w:t>
            </w:r>
          </w:p>
        </w:tc>
        <w:tc>
          <w:tcPr>
            <w:tcW w:w="1253" w:type="dxa"/>
            <w:tcBorders>
              <w:top w:val="single" w:sz="6" w:space="0" w:color="auto"/>
              <w:left w:val="single" w:sz="6" w:space="0" w:color="auto"/>
              <w:bottom w:val="single" w:sz="6" w:space="0" w:color="auto"/>
              <w:right w:val="single" w:sz="6" w:space="0" w:color="auto"/>
            </w:tcBorders>
          </w:tcPr>
          <w:p w14:paraId="623DF05E" w14:textId="77777777" w:rsidR="00917084" w:rsidRPr="00917084" w:rsidRDefault="00917084">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30</w:t>
            </w:r>
          </w:p>
        </w:tc>
        <w:tc>
          <w:tcPr>
            <w:tcW w:w="566" w:type="dxa"/>
            <w:tcBorders>
              <w:top w:val="single" w:sz="6" w:space="0" w:color="auto"/>
              <w:left w:val="single" w:sz="6" w:space="0" w:color="auto"/>
              <w:bottom w:val="single" w:sz="6" w:space="0" w:color="auto"/>
              <w:right w:val="single" w:sz="6" w:space="0" w:color="auto"/>
            </w:tcBorders>
          </w:tcPr>
          <w:p w14:paraId="7D3B2741" w14:textId="77777777" w:rsidR="00917084" w:rsidRPr="00917084" w:rsidRDefault="00917084">
            <w:pPr>
              <w:autoSpaceDE w:val="0"/>
              <w:autoSpaceDN w:val="0"/>
              <w:adjustRightInd w:val="0"/>
              <w:rPr>
                <w:rFonts w:ascii="Times New Roman" w:hAnsi="Times New Roman"/>
                <w:color w:val="000000"/>
                <w:sz w:val="16"/>
                <w:szCs w:val="16"/>
                <w:lang w:eastAsia="en-GB"/>
              </w:rPr>
            </w:pPr>
            <w:r w:rsidRPr="00917084">
              <w:rPr>
                <w:rFonts w:ascii="Times New Roman" w:hAnsi="Times New Roman"/>
                <w:color w:val="000000"/>
                <w:sz w:val="16"/>
                <w:szCs w:val="16"/>
                <w:lang w:eastAsia="en-GB"/>
              </w:rPr>
              <w:t>9.10</w:t>
            </w:r>
          </w:p>
        </w:tc>
        <w:tc>
          <w:tcPr>
            <w:tcW w:w="5356" w:type="dxa"/>
            <w:tcBorders>
              <w:top w:val="single" w:sz="6" w:space="0" w:color="auto"/>
              <w:left w:val="single" w:sz="6" w:space="0" w:color="auto"/>
              <w:bottom w:val="single" w:sz="6" w:space="0" w:color="auto"/>
              <w:right w:val="single" w:sz="6" w:space="0" w:color="auto"/>
            </w:tcBorders>
          </w:tcPr>
          <w:p w14:paraId="615DD209" w14:textId="77777777" w:rsidR="00917084" w:rsidRPr="00917084" w:rsidRDefault="00917084">
            <w:pPr>
              <w:autoSpaceDE w:val="0"/>
              <w:autoSpaceDN w:val="0"/>
              <w:adjustRightInd w:val="0"/>
              <w:rPr>
                <w:rFonts w:ascii="Times New Roman" w:hAnsi="Times New Roman"/>
                <w:color w:val="000000"/>
                <w:sz w:val="16"/>
                <w:szCs w:val="16"/>
                <w:lang w:eastAsia="en-GB"/>
              </w:rPr>
            </w:pPr>
            <w:r w:rsidRPr="00917084">
              <w:rPr>
                <w:rFonts w:ascii="Times New Roman" w:hAnsi="Times New Roman"/>
                <w:color w:val="000000"/>
                <w:sz w:val="16"/>
                <w:szCs w:val="16"/>
                <w:lang w:eastAsia="en-GB"/>
              </w:rPr>
              <w:t>Multi-carrier enhancements for NR</w:t>
            </w:r>
          </w:p>
        </w:tc>
      </w:tr>
      <w:tr w:rsidR="00917084" w:rsidRPr="00917084" w14:paraId="6DB072E7" w14:textId="77777777" w:rsidTr="00917084">
        <w:trPr>
          <w:trHeight w:val="20"/>
        </w:trPr>
        <w:tc>
          <w:tcPr>
            <w:tcW w:w="790" w:type="dxa"/>
            <w:vMerge/>
            <w:tcBorders>
              <w:left w:val="single" w:sz="6" w:space="0" w:color="auto"/>
              <w:right w:val="single" w:sz="6" w:space="0" w:color="auto"/>
            </w:tcBorders>
            <w:vAlign w:val="center"/>
          </w:tcPr>
          <w:p w14:paraId="72C6C714" w14:textId="77777777" w:rsidR="00917084" w:rsidRPr="00917084" w:rsidRDefault="00917084" w:rsidP="00917084">
            <w:pPr>
              <w:autoSpaceDE w:val="0"/>
              <w:autoSpaceDN w:val="0"/>
              <w:adjustRightInd w:val="0"/>
              <w:jc w:val="center"/>
              <w:rPr>
                <w:rFonts w:ascii="Times New Roman" w:hAnsi="Times New Roman"/>
                <w:color w:val="000000"/>
                <w:sz w:val="16"/>
                <w:szCs w:val="16"/>
                <w:lang w:eastAsia="en-GB"/>
              </w:rPr>
            </w:pPr>
          </w:p>
        </w:tc>
        <w:tc>
          <w:tcPr>
            <w:tcW w:w="799" w:type="dxa"/>
            <w:vMerge/>
            <w:tcBorders>
              <w:left w:val="single" w:sz="6" w:space="0" w:color="auto"/>
              <w:right w:val="single" w:sz="6" w:space="0" w:color="auto"/>
            </w:tcBorders>
            <w:vAlign w:val="center"/>
          </w:tcPr>
          <w:p w14:paraId="4ED03BEE" w14:textId="77777777" w:rsidR="00917084" w:rsidRPr="00917084" w:rsidRDefault="00917084" w:rsidP="00917084">
            <w:pPr>
              <w:autoSpaceDE w:val="0"/>
              <w:autoSpaceDN w:val="0"/>
              <w:adjustRightInd w:val="0"/>
              <w:jc w:val="center"/>
              <w:rPr>
                <w:rFonts w:ascii="Times New Roman" w:hAnsi="Times New Roman"/>
                <w:color w:val="000000"/>
                <w:sz w:val="16"/>
                <w:szCs w:val="16"/>
                <w:lang w:eastAsia="en-GB"/>
              </w:rPr>
            </w:pPr>
          </w:p>
        </w:tc>
        <w:tc>
          <w:tcPr>
            <w:tcW w:w="852" w:type="dxa"/>
            <w:vMerge/>
            <w:tcBorders>
              <w:left w:val="single" w:sz="6" w:space="0" w:color="auto"/>
              <w:right w:val="single" w:sz="6" w:space="0" w:color="auto"/>
            </w:tcBorders>
            <w:vAlign w:val="center"/>
          </w:tcPr>
          <w:p w14:paraId="2598086F" w14:textId="77777777" w:rsidR="00917084" w:rsidRPr="00917084" w:rsidRDefault="00917084" w:rsidP="00917084">
            <w:pPr>
              <w:autoSpaceDE w:val="0"/>
              <w:autoSpaceDN w:val="0"/>
              <w:adjustRightInd w:val="0"/>
              <w:jc w:val="center"/>
              <w:rPr>
                <w:rFonts w:ascii="Times New Roman" w:hAnsi="Times New Roman"/>
                <w:color w:val="000000"/>
                <w:sz w:val="16"/>
                <w:szCs w:val="16"/>
                <w:lang w:eastAsia="en-GB"/>
              </w:rPr>
            </w:pPr>
          </w:p>
        </w:tc>
        <w:tc>
          <w:tcPr>
            <w:tcW w:w="873" w:type="dxa"/>
            <w:tcBorders>
              <w:top w:val="single" w:sz="6" w:space="0" w:color="auto"/>
              <w:left w:val="single" w:sz="6" w:space="0" w:color="auto"/>
              <w:bottom w:val="single" w:sz="6" w:space="0" w:color="auto"/>
              <w:right w:val="single" w:sz="6" w:space="0" w:color="auto"/>
            </w:tcBorders>
          </w:tcPr>
          <w:p w14:paraId="54883E2C" w14:textId="77777777" w:rsidR="00917084" w:rsidRPr="00917084" w:rsidRDefault="00917084">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Younsun</w:t>
            </w:r>
          </w:p>
        </w:tc>
        <w:tc>
          <w:tcPr>
            <w:tcW w:w="1253" w:type="dxa"/>
            <w:tcBorders>
              <w:top w:val="single" w:sz="6" w:space="0" w:color="auto"/>
              <w:left w:val="single" w:sz="6" w:space="0" w:color="auto"/>
              <w:bottom w:val="single" w:sz="6" w:space="0" w:color="auto"/>
              <w:right w:val="single" w:sz="6" w:space="0" w:color="auto"/>
            </w:tcBorders>
          </w:tcPr>
          <w:p w14:paraId="09C61280" w14:textId="77777777" w:rsidR="00917084" w:rsidRPr="00917084" w:rsidRDefault="00917084">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40</w:t>
            </w:r>
          </w:p>
        </w:tc>
        <w:tc>
          <w:tcPr>
            <w:tcW w:w="566" w:type="dxa"/>
            <w:tcBorders>
              <w:top w:val="single" w:sz="6" w:space="0" w:color="auto"/>
              <w:left w:val="single" w:sz="6" w:space="0" w:color="auto"/>
              <w:bottom w:val="single" w:sz="6" w:space="0" w:color="auto"/>
              <w:right w:val="single" w:sz="6" w:space="0" w:color="auto"/>
            </w:tcBorders>
          </w:tcPr>
          <w:p w14:paraId="0EC07D4A" w14:textId="77777777" w:rsidR="00917084" w:rsidRPr="00917084" w:rsidRDefault="00917084">
            <w:pPr>
              <w:autoSpaceDE w:val="0"/>
              <w:autoSpaceDN w:val="0"/>
              <w:adjustRightInd w:val="0"/>
              <w:rPr>
                <w:rFonts w:ascii="Times New Roman" w:hAnsi="Times New Roman"/>
                <w:color w:val="000000"/>
                <w:sz w:val="16"/>
                <w:szCs w:val="16"/>
                <w:lang w:eastAsia="en-GB"/>
              </w:rPr>
            </w:pPr>
            <w:r w:rsidRPr="00917084">
              <w:rPr>
                <w:rFonts w:ascii="Times New Roman" w:hAnsi="Times New Roman"/>
                <w:color w:val="000000"/>
                <w:sz w:val="16"/>
                <w:szCs w:val="16"/>
                <w:lang w:eastAsia="en-GB"/>
              </w:rPr>
              <w:t>9.7</w:t>
            </w:r>
          </w:p>
        </w:tc>
        <w:tc>
          <w:tcPr>
            <w:tcW w:w="5356" w:type="dxa"/>
            <w:tcBorders>
              <w:top w:val="single" w:sz="6" w:space="0" w:color="auto"/>
              <w:left w:val="single" w:sz="6" w:space="0" w:color="auto"/>
              <w:bottom w:val="single" w:sz="6" w:space="0" w:color="auto"/>
              <w:right w:val="single" w:sz="6" w:space="0" w:color="auto"/>
            </w:tcBorders>
          </w:tcPr>
          <w:p w14:paraId="0993299F" w14:textId="77777777" w:rsidR="00917084" w:rsidRPr="00917084" w:rsidRDefault="00917084">
            <w:pPr>
              <w:autoSpaceDE w:val="0"/>
              <w:autoSpaceDN w:val="0"/>
              <w:adjustRightInd w:val="0"/>
              <w:rPr>
                <w:rFonts w:ascii="Times New Roman" w:hAnsi="Times New Roman"/>
                <w:color w:val="000000"/>
                <w:sz w:val="16"/>
                <w:szCs w:val="16"/>
                <w:lang w:eastAsia="en-GB"/>
              </w:rPr>
            </w:pPr>
            <w:r w:rsidRPr="00917084">
              <w:rPr>
                <w:rFonts w:ascii="Times New Roman" w:hAnsi="Times New Roman"/>
                <w:color w:val="000000"/>
                <w:sz w:val="16"/>
                <w:szCs w:val="16"/>
                <w:lang w:eastAsia="en-GB"/>
              </w:rPr>
              <w:t>Study on network energy savings for NR</w:t>
            </w:r>
          </w:p>
        </w:tc>
      </w:tr>
      <w:tr w:rsidR="00917084" w:rsidRPr="00917084" w14:paraId="4A29A1B0" w14:textId="77777777" w:rsidTr="00917084">
        <w:trPr>
          <w:trHeight w:val="20"/>
        </w:trPr>
        <w:tc>
          <w:tcPr>
            <w:tcW w:w="790" w:type="dxa"/>
            <w:vMerge/>
            <w:tcBorders>
              <w:left w:val="single" w:sz="6" w:space="0" w:color="auto"/>
              <w:right w:val="single" w:sz="6" w:space="0" w:color="auto"/>
            </w:tcBorders>
            <w:vAlign w:val="center"/>
          </w:tcPr>
          <w:p w14:paraId="25350653" w14:textId="77777777" w:rsidR="00917084" w:rsidRPr="00917084" w:rsidRDefault="00917084" w:rsidP="00917084">
            <w:pPr>
              <w:autoSpaceDE w:val="0"/>
              <w:autoSpaceDN w:val="0"/>
              <w:adjustRightInd w:val="0"/>
              <w:jc w:val="center"/>
              <w:rPr>
                <w:rFonts w:ascii="Times New Roman" w:hAnsi="Times New Roman"/>
                <w:color w:val="000000"/>
                <w:sz w:val="16"/>
                <w:szCs w:val="16"/>
                <w:lang w:eastAsia="en-GB"/>
              </w:rPr>
            </w:pPr>
          </w:p>
        </w:tc>
        <w:tc>
          <w:tcPr>
            <w:tcW w:w="799" w:type="dxa"/>
            <w:vMerge/>
            <w:tcBorders>
              <w:left w:val="single" w:sz="6" w:space="0" w:color="auto"/>
              <w:right w:val="single" w:sz="6" w:space="0" w:color="auto"/>
            </w:tcBorders>
            <w:vAlign w:val="center"/>
          </w:tcPr>
          <w:p w14:paraId="7E40621C" w14:textId="77777777" w:rsidR="00917084" w:rsidRPr="00917084" w:rsidRDefault="00917084" w:rsidP="00917084">
            <w:pPr>
              <w:autoSpaceDE w:val="0"/>
              <w:autoSpaceDN w:val="0"/>
              <w:adjustRightInd w:val="0"/>
              <w:jc w:val="center"/>
              <w:rPr>
                <w:rFonts w:ascii="Times New Roman" w:hAnsi="Times New Roman"/>
                <w:color w:val="000000"/>
                <w:sz w:val="16"/>
                <w:szCs w:val="16"/>
                <w:lang w:eastAsia="en-GB"/>
              </w:rPr>
            </w:pPr>
          </w:p>
        </w:tc>
        <w:tc>
          <w:tcPr>
            <w:tcW w:w="852" w:type="dxa"/>
            <w:vMerge/>
            <w:tcBorders>
              <w:left w:val="single" w:sz="6" w:space="0" w:color="auto"/>
              <w:right w:val="single" w:sz="6" w:space="0" w:color="auto"/>
            </w:tcBorders>
            <w:vAlign w:val="center"/>
          </w:tcPr>
          <w:p w14:paraId="0700C2B6" w14:textId="77777777" w:rsidR="00917084" w:rsidRPr="00917084" w:rsidRDefault="00917084" w:rsidP="00917084">
            <w:pPr>
              <w:autoSpaceDE w:val="0"/>
              <w:autoSpaceDN w:val="0"/>
              <w:adjustRightInd w:val="0"/>
              <w:jc w:val="center"/>
              <w:rPr>
                <w:rFonts w:ascii="Times New Roman" w:hAnsi="Times New Roman"/>
                <w:color w:val="000000"/>
                <w:sz w:val="16"/>
                <w:szCs w:val="16"/>
                <w:lang w:eastAsia="en-GB"/>
              </w:rPr>
            </w:pPr>
          </w:p>
        </w:tc>
        <w:tc>
          <w:tcPr>
            <w:tcW w:w="873" w:type="dxa"/>
            <w:tcBorders>
              <w:top w:val="single" w:sz="6" w:space="0" w:color="auto"/>
              <w:left w:val="single" w:sz="6" w:space="0" w:color="auto"/>
              <w:bottom w:val="single" w:sz="6" w:space="0" w:color="auto"/>
              <w:right w:val="single" w:sz="6" w:space="0" w:color="auto"/>
            </w:tcBorders>
          </w:tcPr>
          <w:p w14:paraId="433A8161" w14:textId="77777777" w:rsidR="00917084" w:rsidRPr="00917084" w:rsidRDefault="00917084">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Younsun</w:t>
            </w:r>
          </w:p>
        </w:tc>
        <w:tc>
          <w:tcPr>
            <w:tcW w:w="1253" w:type="dxa"/>
            <w:tcBorders>
              <w:top w:val="single" w:sz="6" w:space="0" w:color="auto"/>
              <w:left w:val="single" w:sz="6" w:space="0" w:color="auto"/>
              <w:bottom w:val="single" w:sz="6" w:space="0" w:color="auto"/>
              <w:right w:val="single" w:sz="6" w:space="0" w:color="auto"/>
            </w:tcBorders>
          </w:tcPr>
          <w:p w14:paraId="36824818" w14:textId="77777777" w:rsidR="00917084" w:rsidRPr="00917084" w:rsidRDefault="00917084">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50</w:t>
            </w:r>
          </w:p>
        </w:tc>
        <w:tc>
          <w:tcPr>
            <w:tcW w:w="566" w:type="dxa"/>
            <w:tcBorders>
              <w:top w:val="single" w:sz="6" w:space="0" w:color="auto"/>
              <w:left w:val="single" w:sz="6" w:space="0" w:color="auto"/>
              <w:bottom w:val="single" w:sz="6" w:space="0" w:color="auto"/>
              <w:right w:val="single" w:sz="6" w:space="0" w:color="auto"/>
            </w:tcBorders>
          </w:tcPr>
          <w:p w14:paraId="3F14A31A" w14:textId="77777777" w:rsidR="00917084" w:rsidRPr="00917084" w:rsidRDefault="00917084">
            <w:pPr>
              <w:autoSpaceDE w:val="0"/>
              <w:autoSpaceDN w:val="0"/>
              <w:adjustRightInd w:val="0"/>
              <w:rPr>
                <w:rFonts w:ascii="Times New Roman" w:hAnsi="Times New Roman"/>
                <w:color w:val="000000"/>
                <w:sz w:val="16"/>
                <w:szCs w:val="16"/>
                <w:lang w:eastAsia="en-GB"/>
              </w:rPr>
            </w:pPr>
            <w:r w:rsidRPr="00917084">
              <w:rPr>
                <w:rFonts w:ascii="Times New Roman" w:hAnsi="Times New Roman"/>
                <w:color w:val="000000"/>
                <w:sz w:val="16"/>
                <w:szCs w:val="16"/>
                <w:lang w:eastAsia="en-GB"/>
              </w:rPr>
              <w:t>9.8</w:t>
            </w:r>
          </w:p>
        </w:tc>
        <w:tc>
          <w:tcPr>
            <w:tcW w:w="5356" w:type="dxa"/>
            <w:tcBorders>
              <w:top w:val="single" w:sz="6" w:space="0" w:color="auto"/>
              <w:left w:val="single" w:sz="6" w:space="0" w:color="auto"/>
              <w:bottom w:val="single" w:sz="6" w:space="0" w:color="auto"/>
              <w:right w:val="single" w:sz="6" w:space="0" w:color="auto"/>
            </w:tcBorders>
          </w:tcPr>
          <w:p w14:paraId="15C1E2E1" w14:textId="77777777" w:rsidR="00917084" w:rsidRPr="00917084" w:rsidRDefault="00917084">
            <w:pPr>
              <w:autoSpaceDE w:val="0"/>
              <w:autoSpaceDN w:val="0"/>
              <w:adjustRightInd w:val="0"/>
              <w:rPr>
                <w:rFonts w:ascii="Times New Roman" w:hAnsi="Times New Roman"/>
                <w:color w:val="000000"/>
                <w:sz w:val="16"/>
                <w:szCs w:val="16"/>
                <w:lang w:eastAsia="en-GB"/>
              </w:rPr>
            </w:pPr>
            <w:r w:rsidRPr="00917084">
              <w:rPr>
                <w:rFonts w:ascii="Times New Roman" w:hAnsi="Times New Roman"/>
                <w:color w:val="000000"/>
                <w:sz w:val="16"/>
                <w:szCs w:val="16"/>
                <w:lang w:eastAsia="en-GB"/>
              </w:rPr>
              <w:t>Study on NR network-controlled repeaters</w:t>
            </w:r>
          </w:p>
        </w:tc>
      </w:tr>
      <w:tr w:rsidR="00917084" w:rsidRPr="00917084" w14:paraId="40E41F22" w14:textId="77777777" w:rsidTr="00917084">
        <w:trPr>
          <w:trHeight w:val="20"/>
        </w:trPr>
        <w:tc>
          <w:tcPr>
            <w:tcW w:w="790" w:type="dxa"/>
            <w:vMerge/>
            <w:tcBorders>
              <w:left w:val="single" w:sz="6" w:space="0" w:color="auto"/>
              <w:bottom w:val="single" w:sz="6" w:space="0" w:color="auto"/>
              <w:right w:val="single" w:sz="6" w:space="0" w:color="auto"/>
            </w:tcBorders>
            <w:vAlign w:val="center"/>
          </w:tcPr>
          <w:p w14:paraId="3A2CAF82" w14:textId="77777777" w:rsidR="00917084" w:rsidRPr="00917084" w:rsidRDefault="00917084" w:rsidP="00917084">
            <w:pPr>
              <w:autoSpaceDE w:val="0"/>
              <w:autoSpaceDN w:val="0"/>
              <w:adjustRightInd w:val="0"/>
              <w:jc w:val="center"/>
              <w:rPr>
                <w:rFonts w:ascii="Times New Roman" w:hAnsi="Times New Roman"/>
                <w:color w:val="000000"/>
                <w:sz w:val="16"/>
                <w:szCs w:val="16"/>
                <w:lang w:eastAsia="en-GB"/>
              </w:rPr>
            </w:pPr>
          </w:p>
        </w:tc>
        <w:tc>
          <w:tcPr>
            <w:tcW w:w="799" w:type="dxa"/>
            <w:vMerge/>
            <w:tcBorders>
              <w:left w:val="single" w:sz="6" w:space="0" w:color="auto"/>
              <w:bottom w:val="single" w:sz="6" w:space="0" w:color="auto"/>
              <w:right w:val="single" w:sz="6" w:space="0" w:color="auto"/>
            </w:tcBorders>
            <w:vAlign w:val="center"/>
          </w:tcPr>
          <w:p w14:paraId="5F55EE82" w14:textId="77777777" w:rsidR="00917084" w:rsidRPr="00917084" w:rsidRDefault="00917084" w:rsidP="00917084">
            <w:pPr>
              <w:autoSpaceDE w:val="0"/>
              <w:autoSpaceDN w:val="0"/>
              <w:adjustRightInd w:val="0"/>
              <w:jc w:val="center"/>
              <w:rPr>
                <w:rFonts w:ascii="Times New Roman" w:hAnsi="Times New Roman"/>
                <w:color w:val="000000"/>
                <w:sz w:val="16"/>
                <w:szCs w:val="16"/>
                <w:lang w:eastAsia="en-GB"/>
              </w:rPr>
            </w:pPr>
          </w:p>
        </w:tc>
        <w:tc>
          <w:tcPr>
            <w:tcW w:w="852" w:type="dxa"/>
            <w:vMerge/>
            <w:tcBorders>
              <w:left w:val="single" w:sz="6" w:space="0" w:color="auto"/>
              <w:bottom w:val="single" w:sz="6" w:space="0" w:color="auto"/>
              <w:right w:val="single" w:sz="6" w:space="0" w:color="auto"/>
            </w:tcBorders>
            <w:vAlign w:val="center"/>
          </w:tcPr>
          <w:p w14:paraId="7EABDAB9" w14:textId="77777777" w:rsidR="00917084" w:rsidRPr="00917084" w:rsidRDefault="00917084" w:rsidP="00917084">
            <w:pPr>
              <w:autoSpaceDE w:val="0"/>
              <w:autoSpaceDN w:val="0"/>
              <w:adjustRightInd w:val="0"/>
              <w:jc w:val="center"/>
              <w:rPr>
                <w:rFonts w:ascii="Times New Roman" w:hAnsi="Times New Roman"/>
                <w:color w:val="000000"/>
                <w:sz w:val="16"/>
                <w:szCs w:val="16"/>
                <w:lang w:eastAsia="en-GB"/>
              </w:rPr>
            </w:pPr>
          </w:p>
        </w:tc>
        <w:tc>
          <w:tcPr>
            <w:tcW w:w="873" w:type="dxa"/>
            <w:tcBorders>
              <w:top w:val="single" w:sz="6" w:space="0" w:color="auto"/>
              <w:left w:val="single" w:sz="6" w:space="0" w:color="auto"/>
              <w:bottom w:val="single" w:sz="6" w:space="0" w:color="auto"/>
              <w:right w:val="single" w:sz="6" w:space="0" w:color="auto"/>
            </w:tcBorders>
          </w:tcPr>
          <w:p w14:paraId="21F2E1D2" w14:textId="77777777" w:rsidR="00917084" w:rsidRPr="00917084" w:rsidRDefault="00917084">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Younsun</w:t>
            </w:r>
          </w:p>
        </w:tc>
        <w:tc>
          <w:tcPr>
            <w:tcW w:w="1253" w:type="dxa"/>
            <w:tcBorders>
              <w:top w:val="single" w:sz="6" w:space="0" w:color="auto"/>
              <w:left w:val="single" w:sz="6" w:space="0" w:color="auto"/>
              <w:bottom w:val="single" w:sz="6" w:space="0" w:color="auto"/>
              <w:right w:val="single" w:sz="6" w:space="0" w:color="auto"/>
            </w:tcBorders>
          </w:tcPr>
          <w:p w14:paraId="7DCDFD71" w14:textId="77777777" w:rsidR="00917084" w:rsidRPr="00917084" w:rsidRDefault="00917084">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60</w:t>
            </w:r>
          </w:p>
        </w:tc>
        <w:tc>
          <w:tcPr>
            <w:tcW w:w="566" w:type="dxa"/>
            <w:tcBorders>
              <w:top w:val="single" w:sz="6" w:space="0" w:color="auto"/>
              <w:left w:val="single" w:sz="6" w:space="0" w:color="auto"/>
              <w:bottom w:val="single" w:sz="6" w:space="0" w:color="auto"/>
              <w:right w:val="single" w:sz="6" w:space="0" w:color="auto"/>
            </w:tcBorders>
          </w:tcPr>
          <w:p w14:paraId="6280D52E" w14:textId="77777777" w:rsidR="00917084" w:rsidRPr="00917084" w:rsidRDefault="00917084">
            <w:pPr>
              <w:autoSpaceDE w:val="0"/>
              <w:autoSpaceDN w:val="0"/>
              <w:adjustRightInd w:val="0"/>
              <w:rPr>
                <w:rFonts w:ascii="Times New Roman" w:hAnsi="Times New Roman"/>
                <w:color w:val="000000"/>
                <w:sz w:val="16"/>
                <w:szCs w:val="16"/>
                <w:lang w:eastAsia="en-GB"/>
              </w:rPr>
            </w:pPr>
            <w:r w:rsidRPr="00917084">
              <w:rPr>
                <w:rFonts w:ascii="Times New Roman" w:hAnsi="Times New Roman"/>
                <w:color w:val="000000"/>
                <w:sz w:val="16"/>
                <w:szCs w:val="16"/>
                <w:lang w:eastAsia="en-GB"/>
              </w:rPr>
              <w:t>9.11</w:t>
            </w:r>
          </w:p>
        </w:tc>
        <w:tc>
          <w:tcPr>
            <w:tcW w:w="5356" w:type="dxa"/>
            <w:tcBorders>
              <w:top w:val="single" w:sz="6" w:space="0" w:color="auto"/>
              <w:left w:val="single" w:sz="6" w:space="0" w:color="auto"/>
              <w:bottom w:val="single" w:sz="6" w:space="0" w:color="auto"/>
              <w:right w:val="single" w:sz="6" w:space="0" w:color="auto"/>
            </w:tcBorders>
          </w:tcPr>
          <w:p w14:paraId="037F2CBE" w14:textId="77777777" w:rsidR="00917084" w:rsidRPr="00917084" w:rsidRDefault="00917084">
            <w:pPr>
              <w:autoSpaceDE w:val="0"/>
              <w:autoSpaceDN w:val="0"/>
              <w:adjustRightInd w:val="0"/>
              <w:rPr>
                <w:rFonts w:ascii="Times New Roman" w:hAnsi="Times New Roman"/>
                <w:color w:val="000000"/>
                <w:sz w:val="16"/>
                <w:szCs w:val="16"/>
                <w:lang w:eastAsia="en-GB"/>
              </w:rPr>
            </w:pPr>
            <w:r w:rsidRPr="00917084">
              <w:rPr>
                <w:rFonts w:ascii="Times New Roman" w:hAnsi="Times New Roman"/>
                <w:color w:val="000000"/>
                <w:sz w:val="16"/>
                <w:szCs w:val="16"/>
                <w:lang w:eastAsia="en-GB"/>
              </w:rPr>
              <w:t>Study on XR enhancements for NR</w:t>
            </w:r>
          </w:p>
        </w:tc>
      </w:tr>
      <w:tr w:rsidR="00917084" w:rsidRPr="00917084" w14:paraId="5D1E7216" w14:textId="77777777" w:rsidTr="00917084">
        <w:trPr>
          <w:trHeight w:val="20"/>
        </w:trPr>
        <w:tc>
          <w:tcPr>
            <w:tcW w:w="790" w:type="dxa"/>
            <w:vMerge w:val="restart"/>
            <w:tcBorders>
              <w:top w:val="single" w:sz="6" w:space="0" w:color="auto"/>
              <w:left w:val="single" w:sz="6" w:space="0" w:color="auto"/>
              <w:right w:val="single" w:sz="6" w:space="0" w:color="auto"/>
            </w:tcBorders>
            <w:vAlign w:val="center"/>
          </w:tcPr>
          <w:p w14:paraId="0A8B3857" w14:textId="77777777" w:rsidR="00917084" w:rsidRPr="00917084" w:rsidRDefault="00917084" w:rsidP="00917084">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Fri. 05/20</w:t>
            </w:r>
          </w:p>
        </w:tc>
        <w:tc>
          <w:tcPr>
            <w:tcW w:w="799" w:type="dxa"/>
            <w:vMerge w:val="restart"/>
            <w:tcBorders>
              <w:top w:val="single" w:sz="6" w:space="0" w:color="auto"/>
              <w:left w:val="single" w:sz="6" w:space="0" w:color="auto"/>
              <w:right w:val="single" w:sz="6" w:space="0" w:color="auto"/>
            </w:tcBorders>
            <w:vAlign w:val="center"/>
          </w:tcPr>
          <w:p w14:paraId="19FD250B" w14:textId="77777777" w:rsidR="00917084" w:rsidRPr="00917084" w:rsidRDefault="00917084" w:rsidP="00917084">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03:00 UTC</w:t>
            </w:r>
          </w:p>
        </w:tc>
        <w:tc>
          <w:tcPr>
            <w:tcW w:w="852" w:type="dxa"/>
            <w:vMerge w:val="restart"/>
            <w:tcBorders>
              <w:top w:val="single" w:sz="6" w:space="0" w:color="auto"/>
              <w:left w:val="single" w:sz="6" w:space="0" w:color="auto"/>
              <w:right w:val="single" w:sz="6" w:space="0" w:color="auto"/>
            </w:tcBorders>
            <w:vAlign w:val="center"/>
          </w:tcPr>
          <w:p w14:paraId="1F82DCC2" w14:textId="77777777" w:rsidR="00917084" w:rsidRPr="00917084" w:rsidRDefault="00917084" w:rsidP="00917084">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06:00 UTC</w:t>
            </w:r>
          </w:p>
        </w:tc>
        <w:tc>
          <w:tcPr>
            <w:tcW w:w="873" w:type="dxa"/>
            <w:tcBorders>
              <w:top w:val="single" w:sz="6" w:space="0" w:color="auto"/>
              <w:left w:val="single" w:sz="6" w:space="0" w:color="auto"/>
              <w:bottom w:val="single" w:sz="6" w:space="0" w:color="auto"/>
              <w:right w:val="single" w:sz="6" w:space="0" w:color="auto"/>
            </w:tcBorders>
          </w:tcPr>
          <w:p w14:paraId="7A5BB612" w14:textId="77777777" w:rsidR="00917084" w:rsidRPr="00917084" w:rsidRDefault="00917084">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Younsun</w:t>
            </w:r>
          </w:p>
        </w:tc>
        <w:tc>
          <w:tcPr>
            <w:tcW w:w="1253" w:type="dxa"/>
            <w:tcBorders>
              <w:top w:val="single" w:sz="6" w:space="0" w:color="auto"/>
              <w:left w:val="single" w:sz="6" w:space="0" w:color="auto"/>
              <w:bottom w:val="single" w:sz="6" w:space="0" w:color="auto"/>
              <w:right w:val="single" w:sz="6" w:space="0" w:color="auto"/>
            </w:tcBorders>
          </w:tcPr>
          <w:p w14:paraId="2B64C833" w14:textId="77777777" w:rsidR="00917084" w:rsidRPr="00917084" w:rsidRDefault="00917084">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75</w:t>
            </w:r>
          </w:p>
        </w:tc>
        <w:tc>
          <w:tcPr>
            <w:tcW w:w="566" w:type="dxa"/>
            <w:tcBorders>
              <w:top w:val="single" w:sz="6" w:space="0" w:color="auto"/>
              <w:left w:val="single" w:sz="6" w:space="0" w:color="auto"/>
              <w:bottom w:val="single" w:sz="6" w:space="0" w:color="auto"/>
              <w:right w:val="single" w:sz="6" w:space="0" w:color="auto"/>
            </w:tcBorders>
          </w:tcPr>
          <w:p w14:paraId="54612983" w14:textId="77777777" w:rsidR="00917084" w:rsidRPr="00917084" w:rsidRDefault="00917084">
            <w:pPr>
              <w:autoSpaceDE w:val="0"/>
              <w:autoSpaceDN w:val="0"/>
              <w:adjustRightInd w:val="0"/>
              <w:rPr>
                <w:rFonts w:ascii="Times New Roman" w:hAnsi="Times New Roman"/>
                <w:color w:val="000000"/>
                <w:sz w:val="16"/>
                <w:szCs w:val="16"/>
                <w:lang w:eastAsia="en-GB"/>
              </w:rPr>
            </w:pPr>
            <w:r w:rsidRPr="00917084">
              <w:rPr>
                <w:rFonts w:ascii="Times New Roman" w:hAnsi="Times New Roman"/>
                <w:color w:val="000000"/>
                <w:sz w:val="16"/>
                <w:szCs w:val="16"/>
                <w:lang w:eastAsia="en-GB"/>
              </w:rPr>
              <w:t>9.1</w:t>
            </w:r>
          </w:p>
        </w:tc>
        <w:tc>
          <w:tcPr>
            <w:tcW w:w="5356" w:type="dxa"/>
            <w:tcBorders>
              <w:top w:val="single" w:sz="6" w:space="0" w:color="auto"/>
              <w:left w:val="single" w:sz="6" w:space="0" w:color="auto"/>
              <w:bottom w:val="single" w:sz="6" w:space="0" w:color="auto"/>
              <w:right w:val="single" w:sz="6" w:space="0" w:color="auto"/>
            </w:tcBorders>
          </w:tcPr>
          <w:p w14:paraId="2E827064" w14:textId="77777777" w:rsidR="00917084" w:rsidRPr="00917084" w:rsidRDefault="00917084">
            <w:pPr>
              <w:autoSpaceDE w:val="0"/>
              <w:autoSpaceDN w:val="0"/>
              <w:adjustRightInd w:val="0"/>
              <w:rPr>
                <w:rFonts w:ascii="Times New Roman" w:hAnsi="Times New Roman"/>
                <w:color w:val="000000"/>
                <w:sz w:val="16"/>
                <w:szCs w:val="16"/>
                <w:lang w:eastAsia="en-GB"/>
              </w:rPr>
            </w:pPr>
            <w:r w:rsidRPr="00917084">
              <w:rPr>
                <w:rFonts w:ascii="Times New Roman" w:hAnsi="Times New Roman"/>
                <w:color w:val="000000"/>
                <w:sz w:val="16"/>
                <w:szCs w:val="16"/>
                <w:lang w:eastAsia="en-GB"/>
              </w:rPr>
              <w:t>NR MIMO evolution for downlink and uplink</w:t>
            </w:r>
          </w:p>
        </w:tc>
      </w:tr>
      <w:tr w:rsidR="00917084" w:rsidRPr="00917084" w14:paraId="672AF5EC" w14:textId="77777777" w:rsidTr="00917084">
        <w:trPr>
          <w:trHeight w:val="20"/>
        </w:trPr>
        <w:tc>
          <w:tcPr>
            <w:tcW w:w="790" w:type="dxa"/>
            <w:vMerge/>
            <w:tcBorders>
              <w:left w:val="single" w:sz="6" w:space="0" w:color="auto"/>
              <w:right w:val="single" w:sz="6" w:space="0" w:color="auto"/>
            </w:tcBorders>
          </w:tcPr>
          <w:p w14:paraId="740B93F3" w14:textId="77777777" w:rsidR="00917084" w:rsidRPr="00917084" w:rsidRDefault="00917084">
            <w:pPr>
              <w:autoSpaceDE w:val="0"/>
              <w:autoSpaceDN w:val="0"/>
              <w:adjustRightInd w:val="0"/>
              <w:jc w:val="center"/>
              <w:rPr>
                <w:rFonts w:ascii="Times New Roman" w:hAnsi="Times New Roman"/>
                <w:color w:val="000000"/>
                <w:sz w:val="16"/>
                <w:szCs w:val="16"/>
                <w:lang w:eastAsia="en-GB"/>
              </w:rPr>
            </w:pPr>
          </w:p>
        </w:tc>
        <w:tc>
          <w:tcPr>
            <w:tcW w:w="799" w:type="dxa"/>
            <w:vMerge/>
            <w:tcBorders>
              <w:left w:val="single" w:sz="6" w:space="0" w:color="auto"/>
              <w:right w:val="single" w:sz="6" w:space="0" w:color="auto"/>
            </w:tcBorders>
          </w:tcPr>
          <w:p w14:paraId="7B37C8EF" w14:textId="77777777" w:rsidR="00917084" w:rsidRPr="00917084" w:rsidRDefault="00917084">
            <w:pPr>
              <w:autoSpaceDE w:val="0"/>
              <w:autoSpaceDN w:val="0"/>
              <w:adjustRightInd w:val="0"/>
              <w:jc w:val="center"/>
              <w:rPr>
                <w:rFonts w:ascii="Times New Roman" w:hAnsi="Times New Roman"/>
                <w:color w:val="000000"/>
                <w:sz w:val="16"/>
                <w:szCs w:val="16"/>
                <w:lang w:eastAsia="en-GB"/>
              </w:rPr>
            </w:pPr>
          </w:p>
        </w:tc>
        <w:tc>
          <w:tcPr>
            <w:tcW w:w="852" w:type="dxa"/>
            <w:vMerge/>
            <w:tcBorders>
              <w:left w:val="single" w:sz="6" w:space="0" w:color="auto"/>
              <w:right w:val="single" w:sz="6" w:space="0" w:color="auto"/>
            </w:tcBorders>
          </w:tcPr>
          <w:p w14:paraId="26247C2D" w14:textId="77777777" w:rsidR="00917084" w:rsidRPr="00917084" w:rsidRDefault="00917084">
            <w:pPr>
              <w:autoSpaceDE w:val="0"/>
              <w:autoSpaceDN w:val="0"/>
              <w:adjustRightInd w:val="0"/>
              <w:jc w:val="center"/>
              <w:rPr>
                <w:rFonts w:ascii="Times New Roman" w:hAnsi="Times New Roman"/>
                <w:color w:val="000000"/>
                <w:sz w:val="16"/>
                <w:szCs w:val="16"/>
                <w:lang w:eastAsia="en-GB"/>
              </w:rPr>
            </w:pPr>
          </w:p>
        </w:tc>
        <w:tc>
          <w:tcPr>
            <w:tcW w:w="873" w:type="dxa"/>
            <w:tcBorders>
              <w:top w:val="single" w:sz="6" w:space="0" w:color="auto"/>
              <w:left w:val="single" w:sz="6" w:space="0" w:color="auto"/>
              <w:bottom w:val="single" w:sz="6" w:space="0" w:color="auto"/>
              <w:right w:val="single" w:sz="6" w:space="0" w:color="auto"/>
            </w:tcBorders>
          </w:tcPr>
          <w:p w14:paraId="60BC8DDB" w14:textId="77777777" w:rsidR="00917084" w:rsidRPr="00917084" w:rsidRDefault="00917084">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Younsun</w:t>
            </w:r>
          </w:p>
        </w:tc>
        <w:tc>
          <w:tcPr>
            <w:tcW w:w="1253" w:type="dxa"/>
            <w:tcBorders>
              <w:top w:val="single" w:sz="6" w:space="0" w:color="auto"/>
              <w:left w:val="single" w:sz="6" w:space="0" w:color="auto"/>
              <w:bottom w:val="single" w:sz="6" w:space="0" w:color="auto"/>
              <w:right w:val="single" w:sz="6" w:space="0" w:color="auto"/>
            </w:tcBorders>
          </w:tcPr>
          <w:p w14:paraId="3C9AFDA6" w14:textId="77777777" w:rsidR="00917084" w:rsidRPr="00917084" w:rsidRDefault="00917084">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30</w:t>
            </w:r>
          </w:p>
        </w:tc>
        <w:tc>
          <w:tcPr>
            <w:tcW w:w="566" w:type="dxa"/>
            <w:tcBorders>
              <w:top w:val="single" w:sz="6" w:space="0" w:color="auto"/>
              <w:left w:val="single" w:sz="6" w:space="0" w:color="auto"/>
              <w:bottom w:val="single" w:sz="6" w:space="0" w:color="auto"/>
              <w:right w:val="single" w:sz="6" w:space="0" w:color="auto"/>
            </w:tcBorders>
          </w:tcPr>
          <w:p w14:paraId="2101A325" w14:textId="77777777" w:rsidR="00917084" w:rsidRPr="00917084" w:rsidRDefault="00917084">
            <w:pPr>
              <w:autoSpaceDE w:val="0"/>
              <w:autoSpaceDN w:val="0"/>
              <w:adjustRightInd w:val="0"/>
              <w:rPr>
                <w:rFonts w:ascii="Times New Roman" w:hAnsi="Times New Roman"/>
                <w:color w:val="000000"/>
                <w:sz w:val="16"/>
                <w:szCs w:val="16"/>
                <w:lang w:eastAsia="en-GB"/>
              </w:rPr>
            </w:pPr>
            <w:r w:rsidRPr="00917084">
              <w:rPr>
                <w:rFonts w:ascii="Times New Roman" w:hAnsi="Times New Roman"/>
                <w:color w:val="000000"/>
                <w:sz w:val="16"/>
                <w:szCs w:val="16"/>
                <w:lang w:eastAsia="en-GB"/>
              </w:rPr>
              <w:t>9.10</w:t>
            </w:r>
          </w:p>
        </w:tc>
        <w:tc>
          <w:tcPr>
            <w:tcW w:w="5356" w:type="dxa"/>
            <w:tcBorders>
              <w:top w:val="single" w:sz="6" w:space="0" w:color="auto"/>
              <w:left w:val="single" w:sz="6" w:space="0" w:color="auto"/>
              <w:bottom w:val="single" w:sz="6" w:space="0" w:color="auto"/>
              <w:right w:val="single" w:sz="6" w:space="0" w:color="auto"/>
            </w:tcBorders>
          </w:tcPr>
          <w:p w14:paraId="56DC941D" w14:textId="77777777" w:rsidR="00917084" w:rsidRPr="00917084" w:rsidRDefault="00917084">
            <w:pPr>
              <w:autoSpaceDE w:val="0"/>
              <w:autoSpaceDN w:val="0"/>
              <w:adjustRightInd w:val="0"/>
              <w:rPr>
                <w:rFonts w:ascii="Times New Roman" w:hAnsi="Times New Roman"/>
                <w:color w:val="000000"/>
                <w:sz w:val="16"/>
                <w:szCs w:val="16"/>
                <w:lang w:eastAsia="en-GB"/>
              </w:rPr>
            </w:pPr>
            <w:r w:rsidRPr="00917084">
              <w:rPr>
                <w:rFonts w:ascii="Times New Roman" w:hAnsi="Times New Roman"/>
                <w:color w:val="000000"/>
                <w:sz w:val="16"/>
                <w:szCs w:val="16"/>
                <w:lang w:eastAsia="en-GB"/>
              </w:rPr>
              <w:t>Multi-carrier enhancements for NR</w:t>
            </w:r>
          </w:p>
        </w:tc>
      </w:tr>
      <w:tr w:rsidR="00917084" w:rsidRPr="00917084" w14:paraId="7BD2E0AD" w14:textId="77777777" w:rsidTr="00917084">
        <w:trPr>
          <w:trHeight w:val="20"/>
        </w:trPr>
        <w:tc>
          <w:tcPr>
            <w:tcW w:w="790" w:type="dxa"/>
            <w:vMerge/>
            <w:tcBorders>
              <w:left w:val="single" w:sz="6" w:space="0" w:color="auto"/>
              <w:bottom w:val="single" w:sz="6" w:space="0" w:color="auto"/>
              <w:right w:val="single" w:sz="6" w:space="0" w:color="auto"/>
            </w:tcBorders>
          </w:tcPr>
          <w:p w14:paraId="76295352" w14:textId="77777777" w:rsidR="00917084" w:rsidRPr="00917084" w:rsidRDefault="00917084">
            <w:pPr>
              <w:autoSpaceDE w:val="0"/>
              <w:autoSpaceDN w:val="0"/>
              <w:adjustRightInd w:val="0"/>
              <w:jc w:val="center"/>
              <w:rPr>
                <w:rFonts w:ascii="Times New Roman" w:hAnsi="Times New Roman"/>
                <w:color w:val="000000"/>
                <w:sz w:val="16"/>
                <w:szCs w:val="16"/>
                <w:lang w:eastAsia="en-GB"/>
              </w:rPr>
            </w:pPr>
          </w:p>
        </w:tc>
        <w:tc>
          <w:tcPr>
            <w:tcW w:w="799" w:type="dxa"/>
            <w:vMerge/>
            <w:tcBorders>
              <w:left w:val="single" w:sz="6" w:space="0" w:color="auto"/>
              <w:bottom w:val="single" w:sz="6" w:space="0" w:color="auto"/>
              <w:right w:val="single" w:sz="6" w:space="0" w:color="auto"/>
            </w:tcBorders>
          </w:tcPr>
          <w:p w14:paraId="2A6E62E8" w14:textId="77777777" w:rsidR="00917084" w:rsidRPr="00917084" w:rsidRDefault="00917084">
            <w:pPr>
              <w:autoSpaceDE w:val="0"/>
              <w:autoSpaceDN w:val="0"/>
              <w:adjustRightInd w:val="0"/>
              <w:jc w:val="center"/>
              <w:rPr>
                <w:rFonts w:ascii="Times New Roman" w:hAnsi="Times New Roman"/>
                <w:color w:val="000000"/>
                <w:sz w:val="16"/>
                <w:szCs w:val="16"/>
                <w:lang w:eastAsia="en-GB"/>
              </w:rPr>
            </w:pPr>
          </w:p>
        </w:tc>
        <w:tc>
          <w:tcPr>
            <w:tcW w:w="852" w:type="dxa"/>
            <w:vMerge/>
            <w:tcBorders>
              <w:left w:val="single" w:sz="6" w:space="0" w:color="auto"/>
              <w:bottom w:val="single" w:sz="6" w:space="0" w:color="auto"/>
              <w:right w:val="single" w:sz="6" w:space="0" w:color="auto"/>
            </w:tcBorders>
          </w:tcPr>
          <w:p w14:paraId="67D52A55" w14:textId="77777777" w:rsidR="00917084" w:rsidRPr="00917084" w:rsidRDefault="00917084">
            <w:pPr>
              <w:autoSpaceDE w:val="0"/>
              <w:autoSpaceDN w:val="0"/>
              <w:adjustRightInd w:val="0"/>
              <w:jc w:val="center"/>
              <w:rPr>
                <w:rFonts w:ascii="Times New Roman" w:hAnsi="Times New Roman"/>
                <w:color w:val="000000"/>
                <w:sz w:val="16"/>
                <w:szCs w:val="16"/>
                <w:lang w:eastAsia="en-GB"/>
              </w:rPr>
            </w:pPr>
          </w:p>
        </w:tc>
        <w:tc>
          <w:tcPr>
            <w:tcW w:w="873" w:type="dxa"/>
            <w:tcBorders>
              <w:top w:val="single" w:sz="6" w:space="0" w:color="auto"/>
              <w:left w:val="single" w:sz="6" w:space="0" w:color="auto"/>
              <w:bottom w:val="single" w:sz="6" w:space="0" w:color="auto"/>
              <w:right w:val="single" w:sz="6" w:space="0" w:color="auto"/>
            </w:tcBorders>
          </w:tcPr>
          <w:p w14:paraId="77C5E6BA" w14:textId="77777777" w:rsidR="00917084" w:rsidRPr="00917084" w:rsidRDefault="00917084">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Younsun</w:t>
            </w:r>
          </w:p>
        </w:tc>
        <w:tc>
          <w:tcPr>
            <w:tcW w:w="1253" w:type="dxa"/>
            <w:tcBorders>
              <w:top w:val="single" w:sz="6" w:space="0" w:color="auto"/>
              <w:left w:val="single" w:sz="6" w:space="0" w:color="auto"/>
              <w:bottom w:val="single" w:sz="6" w:space="0" w:color="auto"/>
              <w:right w:val="single" w:sz="6" w:space="0" w:color="auto"/>
            </w:tcBorders>
          </w:tcPr>
          <w:p w14:paraId="7E316454" w14:textId="77777777" w:rsidR="00917084" w:rsidRPr="00917084" w:rsidRDefault="00917084">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75</w:t>
            </w:r>
          </w:p>
        </w:tc>
        <w:tc>
          <w:tcPr>
            <w:tcW w:w="566" w:type="dxa"/>
            <w:tcBorders>
              <w:top w:val="single" w:sz="6" w:space="0" w:color="auto"/>
              <w:left w:val="single" w:sz="6" w:space="0" w:color="auto"/>
              <w:bottom w:val="single" w:sz="6" w:space="0" w:color="auto"/>
              <w:right w:val="single" w:sz="6" w:space="0" w:color="auto"/>
            </w:tcBorders>
          </w:tcPr>
          <w:p w14:paraId="47E2E6F9" w14:textId="77777777" w:rsidR="00917084" w:rsidRPr="00917084" w:rsidRDefault="00917084">
            <w:pPr>
              <w:autoSpaceDE w:val="0"/>
              <w:autoSpaceDN w:val="0"/>
              <w:adjustRightInd w:val="0"/>
              <w:rPr>
                <w:rFonts w:ascii="Times New Roman" w:hAnsi="Times New Roman"/>
                <w:color w:val="000000"/>
                <w:sz w:val="16"/>
                <w:szCs w:val="16"/>
                <w:lang w:eastAsia="en-GB"/>
              </w:rPr>
            </w:pPr>
            <w:r w:rsidRPr="00917084">
              <w:rPr>
                <w:rFonts w:ascii="Times New Roman" w:hAnsi="Times New Roman"/>
                <w:color w:val="000000"/>
                <w:sz w:val="16"/>
                <w:szCs w:val="16"/>
                <w:lang w:eastAsia="en-GB"/>
              </w:rPr>
              <w:t>9.3</w:t>
            </w:r>
          </w:p>
        </w:tc>
        <w:tc>
          <w:tcPr>
            <w:tcW w:w="5356" w:type="dxa"/>
            <w:tcBorders>
              <w:top w:val="single" w:sz="6" w:space="0" w:color="auto"/>
              <w:left w:val="single" w:sz="6" w:space="0" w:color="auto"/>
              <w:bottom w:val="single" w:sz="6" w:space="0" w:color="auto"/>
              <w:right w:val="single" w:sz="6" w:space="0" w:color="auto"/>
            </w:tcBorders>
          </w:tcPr>
          <w:p w14:paraId="66C3AD0E" w14:textId="77777777" w:rsidR="00917084" w:rsidRPr="00917084" w:rsidRDefault="00917084">
            <w:pPr>
              <w:autoSpaceDE w:val="0"/>
              <w:autoSpaceDN w:val="0"/>
              <w:adjustRightInd w:val="0"/>
              <w:rPr>
                <w:rFonts w:ascii="Times New Roman" w:hAnsi="Times New Roman"/>
                <w:color w:val="000000"/>
                <w:sz w:val="16"/>
                <w:szCs w:val="16"/>
                <w:lang w:eastAsia="en-GB"/>
              </w:rPr>
            </w:pPr>
            <w:r w:rsidRPr="00917084">
              <w:rPr>
                <w:rFonts w:ascii="Times New Roman" w:hAnsi="Times New Roman"/>
                <w:color w:val="000000"/>
                <w:sz w:val="16"/>
                <w:szCs w:val="16"/>
                <w:lang w:eastAsia="en-GB"/>
              </w:rPr>
              <w:t>Study on evolution of NR duplex operation</w:t>
            </w:r>
          </w:p>
        </w:tc>
      </w:tr>
      <w:tr w:rsidR="00917084" w:rsidRPr="00917084" w14:paraId="19AE4280" w14:textId="77777777" w:rsidTr="00AB6446">
        <w:trPr>
          <w:trHeight w:val="20"/>
        </w:trPr>
        <w:tc>
          <w:tcPr>
            <w:tcW w:w="10489" w:type="dxa"/>
            <w:gridSpan w:val="7"/>
            <w:tcBorders>
              <w:top w:val="single" w:sz="6" w:space="0" w:color="auto"/>
              <w:left w:val="single" w:sz="6" w:space="0" w:color="auto"/>
              <w:bottom w:val="single" w:sz="6" w:space="0" w:color="auto"/>
              <w:right w:val="single" w:sz="6" w:space="0" w:color="auto"/>
            </w:tcBorders>
            <w:shd w:val="solid" w:color="FFCC00" w:fill="auto"/>
          </w:tcPr>
          <w:p w14:paraId="7B056986" w14:textId="0F76CC4D" w:rsidR="00917084" w:rsidRPr="00917084" w:rsidRDefault="00917084">
            <w:pPr>
              <w:autoSpaceDE w:val="0"/>
              <w:autoSpaceDN w:val="0"/>
              <w:adjustRightInd w:val="0"/>
              <w:jc w:val="center"/>
              <w:rPr>
                <w:rFonts w:ascii="Times New Roman" w:hAnsi="Times New Roman"/>
                <w:b/>
                <w:bCs/>
                <w:color w:val="000000"/>
                <w:sz w:val="16"/>
                <w:szCs w:val="16"/>
                <w:lang w:eastAsia="en-GB"/>
              </w:rPr>
            </w:pPr>
            <w:r w:rsidRPr="00917084">
              <w:rPr>
                <w:rFonts w:ascii="Times New Roman" w:hAnsi="Times New Roman"/>
                <w:b/>
                <w:bCs/>
                <w:color w:val="000000"/>
                <w:sz w:val="16"/>
                <w:szCs w:val="16"/>
                <w:lang w:eastAsia="en-GB"/>
              </w:rPr>
              <w:t>RAN1#109-e_GTW2_Week2</w:t>
            </w:r>
          </w:p>
        </w:tc>
      </w:tr>
      <w:tr w:rsidR="00917084" w:rsidRPr="00917084" w14:paraId="1AE07028" w14:textId="77777777" w:rsidTr="00ED74C2">
        <w:trPr>
          <w:trHeight w:val="20"/>
        </w:trPr>
        <w:tc>
          <w:tcPr>
            <w:tcW w:w="790" w:type="dxa"/>
            <w:vMerge w:val="restart"/>
            <w:tcBorders>
              <w:top w:val="single" w:sz="6" w:space="0" w:color="auto"/>
              <w:left w:val="single" w:sz="6" w:space="0" w:color="auto"/>
              <w:right w:val="single" w:sz="6" w:space="0" w:color="auto"/>
            </w:tcBorders>
            <w:vAlign w:val="center"/>
          </w:tcPr>
          <w:p w14:paraId="4D39F60D" w14:textId="77777777" w:rsidR="00917084" w:rsidRPr="00917084" w:rsidRDefault="00917084">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Mon. 05/16</w:t>
            </w:r>
          </w:p>
        </w:tc>
        <w:tc>
          <w:tcPr>
            <w:tcW w:w="799" w:type="dxa"/>
            <w:vMerge w:val="restart"/>
            <w:tcBorders>
              <w:top w:val="single" w:sz="6" w:space="0" w:color="auto"/>
              <w:left w:val="single" w:sz="6" w:space="0" w:color="auto"/>
              <w:right w:val="single" w:sz="6" w:space="0" w:color="auto"/>
            </w:tcBorders>
            <w:vAlign w:val="center"/>
          </w:tcPr>
          <w:p w14:paraId="43A12A7D" w14:textId="77777777" w:rsidR="00917084" w:rsidRPr="00917084" w:rsidRDefault="00917084">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12:00 UTC</w:t>
            </w:r>
          </w:p>
        </w:tc>
        <w:tc>
          <w:tcPr>
            <w:tcW w:w="852" w:type="dxa"/>
            <w:vMerge w:val="restart"/>
            <w:tcBorders>
              <w:top w:val="single" w:sz="6" w:space="0" w:color="auto"/>
              <w:left w:val="single" w:sz="6" w:space="0" w:color="auto"/>
              <w:right w:val="single" w:sz="6" w:space="0" w:color="auto"/>
            </w:tcBorders>
            <w:vAlign w:val="center"/>
          </w:tcPr>
          <w:p w14:paraId="18E7C81E" w14:textId="77777777" w:rsidR="00917084" w:rsidRPr="00917084" w:rsidRDefault="00917084">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15:00 UTC</w:t>
            </w:r>
          </w:p>
        </w:tc>
        <w:tc>
          <w:tcPr>
            <w:tcW w:w="873" w:type="dxa"/>
            <w:tcBorders>
              <w:top w:val="single" w:sz="6" w:space="0" w:color="auto"/>
              <w:left w:val="single" w:sz="6" w:space="0" w:color="auto"/>
              <w:bottom w:val="single" w:sz="6" w:space="0" w:color="auto"/>
              <w:right w:val="single" w:sz="6" w:space="0" w:color="auto"/>
            </w:tcBorders>
          </w:tcPr>
          <w:p w14:paraId="0EF4DE0D" w14:textId="77777777" w:rsidR="00917084" w:rsidRPr="00917084" w:rsidRDefault="00917084">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Shinya</w:t>
            </w:r>
          </w:p>
        </w:tc>
        <w:tc>
          <w:tcPr>
            <w:tcW w:w="1253" w:type="dxa"/>
            <w:tcBorders>
              <w:top w:val="single" w:sz="6" w:space="0" w:color="auto"/>
              <w:left w:val="single" w:sz="6" w:space="0" w:color="auto"/>
              <w:bottom w:val="single" w:sz="6" w:space="0" w:color="auto"/>
              <w:right w:val="single" w:sz="6" w:space="0" w:color="auto"/>
            </w:tcBorders>
          </w:tcPr>
          <w:p w14:paraId="62F74035" w14:textId="77777777" w:rsidR="00917084" w:rsidRPr="00917084" w:rsidRDefault="00917084">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60</w:t>
            </w:r>
          </w:p>
        </w:tc>
        <w:tc>
          <w:tcPr>
            <w:tcW w:w="566" w:type="dxa"/>
            <w:tcBorders>
              <w:top w:val="single" w:sz="6" w:space="0" w:color="auto"/>
              <w:left w:val="single" w:sz="6" w:space="0" w:color="auto"/>
              <w:bottom w:val="single" w:sz="6" w:space="0" w:color="auto"/>
              <w:right w:val="single" w:sz="6" w:space="0" w:color="auto"/>
            </w:tcBorders>
          </w:tcPr>
          <w:p w14:paraId="426726E4" w14:textId="77777777" w:rsidR="00917084" w:rsidRPr="00917084" w:rsidRDefault="00917084">
            <w:pPr>
              <w:autoSpaceDE w:val="0"/>
              <w:autoSpaceDN w:val="0"/>
              <w:adjustRightInd w:val="0"/>
              <w:rPr>
                <w:rFonts w:ascii="Times New Roman" w:hAnsi="Times New Roman"/>
                <w:color w:val="000000"/>
                <w:sz w:val="16"/>
                <w:szCs w:val="16"/>
                <w:lang w:eastAsia="en-GB"/>
              </w:rPr>
            </w:pPr>
            <w:r w:rsidRPr="00917084">
              <w:rPr>
                <w:rFonts w:ascii="Times New Roman" w:hAnsi="Times New Roman"/>
                <w:color w:val="000000"/>
                <w:sz w:val="16"/>
                <w:szCs w:val="16"/>
                <w:lang w:eastAsia="en-GB"/>
              </w:rPr>
              <w:t>8.16</w:t>
            </w:r>
          </w:p>
        </w:tc>
        <w:tc>
          <w:tcPr>
            <w:tcW w:w="5356" w:type="dxa"/>
            <w:tcBorders>
              <w:top w:val="single" w:sz="6" w:space="0" w:color="auto"/>
              <w:left w:val="single" w:sz="6" w:space="0" w:color="auto"/>
              <w:bottom w:val="single" w:sz="6" w:space="0" w:color="auto"/>
              <w:right w:val="single" w:sz="6" w:space="0" w:color="auto"/>
            </w:tcBorders>
          </w:tcPr>
          <w:p w14:paraId="0A4BD96A" w14:textId="77777777" w:rsidR="00917084" w:rsidRPr="00917084" w:rsidRDefault="00917084">
            <w:pPr>
              <w:autoSpaceDE w:val="0"/>
              <w:autoSpaceDN w:val="0"/>
              <w:adjustRightInd w:val="0"/>
              <w:rPr>
                <w:rFonts w:ascii="Times New Roman" w:hAnsi="Times New Roman"/>
                <w:color w:val="000000"/>
                <w:sz w:val="16"/>
                <w:szCs w:val="16"/>
                <w:lang w:eastAsia="en-GB"/>
              </w:rPr>
            </w:pPr>
            <w:r w:rsidRPr="00917084">
              <w:rPr>
                <w:rFonts w:ascii="Times New Roman" w:hAnsi="Times New Roman"/>
                <w:color w:val="000000"/>
                <w:sz w:val="16"/>
                <w:szCs w:val="16"/>
                <w:lang w:eastAsia="en-GB"/>
              </w:rPr>
              <w:t>Rel-17 UE features</w:t>
            </w:r>
          </w:p>
        </w:tc>
      </w:tr>
      <w:tr w:rsidR="00917084" w:rsidRPr="00917084" w14:paraId="76189CF5" w14:textId="77777777" w:rsidTr="00ED74C2">
        <w:trPr>
          <w:trHeight w:val="20"/>
        </w:trPr>
        <w:tc>
          <w:tcPr>
            <w:tcW w:w="790" w:type="dxa"/>
            <w:vMerge/>
            <w:tcBorders>
              <w:left w:val="single" w:sz="6" w:space="0" w:color="auto"/>
              <w:right w:val="single" w:sz="6" w:space="0" w:color="auto"/>
            </w:tcBorders>
            <w:vAlign w:val="center"/>
          </w:tcPr>
          <w:p w14:paraId="2F3B6E4C" w14:textId="77777777" w:rsidR="00917084" w:rsidRPr="00917084" w:rsidRDefault="00917084">
            <w:pPr>
              <w:autoSpaceDE w:val="0"/>
              <w:autoSpaceDN w:val="0"/>
              <w:adjustRightInd w:val="0"/>
              <w:jc w:val="center"/>
              <w:rPr>
                <w:rFonts w:ascii="Times New Roman" w:hAnsi="Times New Roman"/>
                <w:color w:val="000000"/>
                <w:sz w:val="16"/>
                <w:szCs w:val="16"/>
                <w:lang w:eastAsia="en-GB"/>
              </w:rPr>
            </w:pPr>
          </w:p>
        </w:tc>
        <w:tc>
          <w:tcPr>
            <w:tcW w:w="799" w:type="dxa"/>
            <w:vMerge/>
            <w:tcBorders>
              <w:left w:val="single" w:sz="6" w:space="0" w:color="auto"/>
              <w:right w:val="single" w:sz="6" w:space="0" w:color="auto"/>
            </w:tcBorders>
            <w:vAlign w:val="center"/>
          </w:tcPr>
          <w:p w14:paraId="16032331" w14:textId="77777777" w:rsidR="00917084" w:rsidRPr="00917084" w:rsidRDefault="00917084">
            <w:pPr>
              <w:autoSpaceDE w:val="0"/>
              <w:autoSpaceDN w:val="0"/>
              <w:adjustRightInd w:val="0"/>
              <w:jc w:val="center"/>
              <w:rPr>
                <w:rFonts w:ascii="Times New Roman" w:hAnsi="Times New Roman"/>
                <w:color w:val="000000"/>
                <w:sz w:val="16"/>
                <w:szCs w:val="16"/>
                <w:lang w:eastAsia="en-GB"/>
              </w:rPr>
            </w:pPr>
          </w:p>
        </w:tc>
        <w:tc>
          <w:tcPr>
            <w:tcW w:w="852" w:type="dxa"/>
            <w:vMerge/>
            <w:tcBorders>
              <w:left w:val="single" w:sz="6" w:space="0" w:color="auto"/>
              <w:right w:val="single" w:sz="6" w:space="0" w:color="auto"/>
            </w:tcBorders>
            <w:vAlign w:val="center"/>
          </w:tcPr>
          <w:p w14:paraId="1169D084" w14:textId="77777777" w:rsidR="00917084" w:rsidRPr="00917084" w:rsidRDefault="00917084">
            <w:pPr>
              <w:autoSpaceDE w:val="0"/>
              <w:autoSpaceDN w:val="0"/>
              <w:adjustRightInd w:val="0"/>
              <w:jc w:val="center"/>
              <w:rPr>
                <w:rFonts w:ascii="Times New Roman" w:hAnsi="Times New Roman"/>
                <w:color w:val="000000"/>
                <w:sz w:val="16"/>
                <w:szCs w:val="16"/>
                <w:lang w:eastAsia="en-GB"/>
              </w:rPr>
            </w:pPr>
          </w:p>
        </w:tc>
        <w:tc>
          <w:tcPr>
            <w:tcW w:w="873" w:type="dxa"/>
            <w:tcBorders>
              <w:top w:val="single" w:sz="6" w:space="0" w:color="auto"/>
              <w:left w:val="single" w:sz="6" w:space="0" w:color="auto"/>
              <w:bottom w:val="single" w:sz="6" w:space="0" w:color="auto"/>
              <w:right w:val="single" w:sz="6" w:space="0" w:color="auto"/>
            </w:tcBorders>
          </w:tcPr>
          <w:p w14:paraId="237116E5" w14:textId="77777777" w:rsidR="00917084" w:rsidRPr="00917084" w:rsidRDefault="00917084">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Xiaodong</w:t>
            </w:r>
          </w:p>
        </w:tc>
        <w:tc>
          <w:tcPr>
            <w:tcW w:w="1253" w:type="dxa"/>
            <w:tcBorders>
              <w:top w:val="single" w:sz="6" w:space="0" w:color="auto"/>
              <w:left w:val="single" w:sz="6" w:space="0" w:color="auto"/>
              <w:bottom w:val="single" w:sz="6" w:space="0" w:color="auto"/>
              <w:right w:val="single" w:sz="6" w:space="0" w:color="auto"/>
            </w:tcBorders>
          </w:tcPr>
          <w:p w14:paraId="448818D9" w14:textId="77777777" w:rsidR="00917084" w:rsidRPr="00917084" w:rsidRDefault="00917084">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45</w:t>
            </w:r>
          </w:p>
        </w:tc>
        <w:tc>
          <w:tcPr>
            <w:tcW w:w="566" w:type="dxa"/>
            <w:tcBorders>
              <w:top w:val="single" w:sz="6" w:space="0" w:color="auto"/>
              <w:left w:val="single" w:sz="6" w:space="0" w:color="auto"/>
              <w:bottom w:val="single" w:sz="6" w:space="0" w:color="auto"/>
              <w:right w:val="single" w:sz="6" w:space="0" w:color="auto"/>
            </w:tcBorders>
          </w:tcPr>
          <w:p w14:paraId="342E0583" w14:textId="77777777" w:rsidR="00917084" w:rsidRPr="00917084" w:rsidRDefault="00917084">
            <w:pPr>
              <w:autoSpaceDE w:val="0"/>
              <w:autoSpaceDN w:val="0"/>
              <w:adjustRightInd w:val="0"/>
              <w:rPr>
                <w:rFonts w:ascii="Times New Roman" w:hAnsi="Times New Roman"/>
                <w:color w:val="000000"/>
                <w:sz w:val="16"/>
                <w:szCs w:val="16"/>
                <w:lang w:eastAsia="en-GB"/>
              </w:rPr>
            </w:pPr>
            <w:r w:rsidRPr="00917084">
              <w:rPr>
                <w:rFonts w:ascii="Times New Roman" w:hAnsi="Times New Roman"/>
                <w:color w:val="000000"/>
                <w:sz w:val="16"/>
                <w:szCs w:val="16"/>
                <w:lang w:eastAsia="en-GB"/>
              </w:rPr>
              <w:t>8.8</w:t>
            </w:r>
          </w:p>
        </w:tc>
        <w:tc>
          <w:tcPr>
            <w:tcW w:w="5356" w:type="dxa"/>
            <w:tcBorders>
              <w:top w:val="single" w:sz="6" w:space="0" w:color="auto"/>
              <w:left w:val="single" w:sz="6" w:space="0" w:color="auto"/>
              <w:bottom w:val="single" w:sz="6" w:space="0" w:color="auto"/>
              <w:right w:val="single" w:sz="6" w:space="0" w:color="auto"/>
            </w:tcBorders>
          </w:tcPr>
          <w:p w14:paraId="649653C5" w14:textId="77777777" w:rsidR="00917084" w:rsidRPr="00917084" w:rsidRDefault="00917084">
            <w:pPr>
              <w:autoSpaceDE w:val="0"/>
              <w:autoSpaceDN w:val="0"/>
              <w:adjustRightInd w:val="0"/>
              <w:rPr>
                <w:rFonts w:ascii="Times New Roman" w:hAnsi="Times New Roman"/>
                <w:color w:val="000000"/>
                <w:sz w:val="16"/>
                <w:szCs w:val="16"/>
                <w:lang w:eastAsia="en-GB"/>
              </w:rPr>
            </w:pPr>
            <w:r w:rsidRPr="00917084">
              <w:rPr>
                <w:rFonts w:ascii="Times New Roman" w:hAnsi="Times New Roman"/>
                <w:color w:val="000000"/>
                <w:sz w:val="16"/>
                <w:szCs w:val="16"/>
                <w:lang w:eastAsia="en-GB"/>
              </w:rPr>
              <w:t>Maintenance on NR coverage enhancement</w:t>
            </w:r>
          </w:p>
        </w:tc>
      </w:tr>
      <w:tr w:rsidR="00917084" w:rsidRPr="00917084" w14:paraId="5755FD21" w14:textId="77777777" w:rsidTr="00ED74C2">
        <w:trPr>
          <w:trHeight w:val="20"/>
        </w:trPr>
        <w:tc>
          <w:tcPr>
            <w:tcW w:w="790" w:type="dxa"/>
            <w:vMerge/>
            <w:tcBorders>
              <w:left w:val="single" w:sz="6" w:space="0" w:color="auto"/>
              <w:right w:val="single" w:sz="6" w:space="0" w:color="auto"/>
            </w:tcBorders>
            <w:vAlign w:val="center"/>
          </w:tcPr>
          <w:p w14:paraId="294A4E87" w14:textId="77777777" w:rsidR="00917084" w:rsidRPr="00917084" w:rsidRDefault="00917084">
            <w:pPr>
              <w:autoSpaceDE w:val="0"/>
              <w:autoSpaceDN w:val="0"/>
              <w:adjustRightInd w:val="0"/>
              <w:jc w:val="center"/>
              <w:rPr>
                <w:rFonts w:ascii="Times New Roman" w:hAnsi="Times New Roman"/>
                <w:color w:val="000000"/>
                <w:sz w:val="16"/>
                <w:szCs w:val="16"/>
                <w:lang w:eastAsia="en-GB"/>
              </w:rPr>
            </w:pPr>
          </w:p>
        </w:tc>
        <w:tc>
          <w:tcPr>
            <w:tcW w:w="799" w:type="dxa"/>
            <w:vMerge/>
            <w:tcBorders>
              <w:left w:val="single" w:sz="6" w:space="0" w:color="auto"/>
              <w:right w:val="single" w:sz="6" w:space="0" w:color="auto"/>
            </w:tcBorders>
            <w:vAlign w:val="center"/>
          </w:tcPr>
          <w:p w14:paraId="22B35DB2" w14:textId="77777777" w:rsidR="00917084" w:rsidRPr="00917084" w:rsidRDefault="00917084">
            <w:pPr>
              <w:autoSpaceDE w:val="0"/>
              <w:autoSpaceDN w:val="0"/>
              <w:adjustRightInd w:val="0"/>
              <w:jc w:val="center"/>
              <w:rPr>
                <w:rFonts w:ascii="Times New Roman" w:hAnsi="Times New Roman"/>
                <w:color w:val="000000"/>
                <w:sz w:val="16"/>
                <w:szCs w:val="16"/>
                <w:lang w:eastAsia="en-GB"/>
              </w:rPr>
            </w:pPr>
          </w:p>
        </w:tc>
        <w:tc>
          <w:tcPr>
            <w:tcW w:w="852" w:type="dxa"/>
            <w:vMerge/>
            <w:tcBorders>
              <w:left w:val="single" w:sz="6" w:space="0" w:color="auto"/>
              <w:right w:val="single" w:sz="6" w:space="0" w:color="auto"/>
            </w:tcBorders>
            <w:vAlign w:val="center"/>
          </w:tcPr>
          <w:p w14:paraId="561E4889" w14:textId="77777777" w:rsidR="00917084" w:rsidRPr="00917084" w:rsidRDefault="00917084">
            <w:pPr>
              <w:autoSpaceDE w:val="0"/>
              <w:autoSpaceDN w:val="0"/>
              <w:adjustRightInd w:val="0"/>
              <w:jc w:val="center"/>
              <w:rPr>
                <w:rFonts w:ascii="Times New Roman" w:hAnsi="Times New Roman"/>
                <w:color w:val="000000"/>
                <w:sz w:val="16"/>
                <w:szCs w:val="16"/>
                <w:lang w:eastAsia="en-GB"/>
              </w:rPr>
            </w:pPr>
          </w:p>
        </w:tc>
        <w:tc>
          <w:tcPr>
            <w:tcW w:w="873" w:type="dxa"/>
            <w:tcBorders>
              <w:top w:val="single" w:sz="6" w:space="0" w:color="auto"/>
              <w:left w:val="single" w:sz="6" w:space="0" w:color="auto"/>
              <w:bottom w:val="single" w:sz="6" w:space="0" w:color="auto"/>
              <w:right w:val="single" w:sz="6" w:space="0" w:color="auto"/>
            </w:tcBorders>
          </w:tcPr>
          <w:p w14:paraId="62D18590" w14:textId="77777777" w:rsidR="00917084" w:rsidRPr="00917084" w:rsidRDefault="00917084">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Xiaodong</w:t>
            </w:r>
          </w:p>
        </w:tc>
        <w:tc>
          <w:tcPr>
            <w:tcW w:w="1253" w:type="dxa"/>
            <w:tcBorders>
              <w:top w:val="single" w:sz="6" w:space="0" w:color="auto"/>
              <w:left w:val="single" w:sz="6" w:space="0" w:color="auto"/>
              <w:bottom w:val="single" w:sz="6" w:space="0" w:color="auto"/>
              <w:right w:val="single" w:sz="6" w:space="0" w:color="auto"/>
            </w:tcBorders>
          </w:tcPr>
          <w:p w14:paraId="1AFDBE54" w14:textId="77777777" w:rsidR="00917084" w:rsidRPr="00917084" w:rsidRDefault="00917084">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45</w:t>
            </w:r>
          </w:p>
        </w:tc>
        <w:tc>
          <w:tcPr>
            <w:tcW w:w="566" w:type="dxa"/>
            <w:tcBorders>
              <w:top w:val="single" w:sz="6" w:space="0" w:color="auto"/>
              <w:left w:val="single" w:sz="6" w:space="0" w:color="auto"/>
              <w:bottom w:val="single" w:sz="6" w:space="0" w:color="auto"/>
              <w:right w:val="single" w:sz="6" w:space="0" w:color="auto"/>
            </w:tcBorders>
          </w:tcPr>
          <w:p w14:paraId="137B6E44" w14:textId="77777777" w:rsidR="00917084" w:rsidRPr="00917084" w:rsidRDefault="00917084">
            <w:pPr>
              <w:autoSpaceDE w:val="0"/>
              <w:autoSpaceDN w:val="0"/>
              <w:adjustRightInd w:val="0"/>
              <w:rPr>
                <w:rFonts w:ascii="Times New Roman" w:hAnsi="Times New Roman"/>
                <w:color w:val="000000"/>
                <w:sz w:val="16"/>
                <w:szCs w:val="16"/>
                <w:lang w:eastAsia="en-GB"/>
              </w:rPr>
            </w:pPr>
            <w:r w:rsidRPr="00917084">
              <w:rPr>
                <w:rFonts w:ascii="Times New Roman" w:hAnsi="Times New Roman"/>
                <w:color w:val="000000"/>
                <w:sz w:val="16"/>
                <w:szCs w:val="16"/>
                <w:lang w:eastAsia="en-GB"/>
              </w:rPr>
              <w:t>9.9</w:t>
            </w:r>
          </w:p>
        </w:tc>
        <w:tc>
          <w:tcPr>
            <w:tcW w:w="5356" w:type="dxa"/>
            <w:tcBorders>
              <w:top w:val="single" w:sz="6" w:space="0" w:color="auto"/>
              <w:left w:val="single" w:sz="6" w:space="0" w:color="auto"/>
              <w:bottom w:val="single" w:sz="6" w:space="0" w:color="auto"/>
              <w:right w:val="single" w:sz="6" w:space="0" w:color="auto"/>
            </w:tcBorders>
          </w:tcPr>
          <w:p w14:paraId="0141E0B4" w14:textId="77777777" w:rsidR="00917084" w:rsidRPr="00917084" w:rsidRDefault="00917084">
            <w:pPr>
              <w:autoSpaceDE w:val="0"/>
              <w:autoSpaceDN w:val="0"/>
              <w:adjustRightInd w:val="0"/>
              <w:rPr>
                <w:rFonts w:ascii="Times New Roman" w:hAnsi="Times New Roman"/>
                <w:color w:val="000000"/>
                <w:sz w:val="16"/>
                <w:szCs w:val="16"/>
                <w:lang w:eastAsia="en-GB"/>
              </w:rPr>
            </w:pPr>
            <w:r w:rsidRPr="00917084">
              <w:rPr>
                <w:rFonts w:ascii="Times New Roman" w:hAnsi="Times New Roman"/>
                <w:color w:val="000000"/>
                <w:sz w:val="16"/>
                <w:szCs w:val="16"/>
                <w:lang w:eastAsia="en-GB"/>
              </w:rPr>
              <w:t>Enhancement of NR Dynamic Spectrum Sharing (DSS)</w:t>
            </w:r>
          </w:p>
        </w:tc>
      </w:tr>
      <w:tr w:rsidR="00917084" w:rsidRPr="00917084" w14:paraId="64648221" w14:textId="77777777" w:rsidTr="00ED74C2">
        <w:trPr>
          <w:trHeight w:val="20"/>
        </w:trPr>
        <w:tc>
          <w:tcPr>
            <w:tcW w:w="790" w:type="dxa"/>
            <w:vMerge/>
            <w:tcBorders>
              <w:left w:val="single" w:sz="6" w:space="0" w:color="auto"/>
              <w:bottom w:val="single" w:sz="6" w:space="0" w:color="auto"/>
              <w:right w:val="single" w:sz="6" w:space="0" w:color="auto"/>
            </w:tcBorders>
            <w:vAlign w:val="center"/>
          </w:tcPr>
          <w:p w14:paraId="18DCCD7C" w14:textId="77777777" w:rsidR="00917084" w:rsidRPr="00917084" w:rsidRDefault="00917084">
            <w:pPr>
              <w:autoSpaceDE w:val="0"/>
              <w:autoSpaceDN w:val="0"/>
              <w:adjustRightInd w:val="0"/>
              <w:jc w:val="center"/>
              <w:rPr>
                <w:rFonts w:ascii="Times New Roman" w:hAnsi="Times New Roman"/>
                <w:color w:val="000000"/>
                <w:sz w:val="16"/>
                <w:szCs w:val="16"/>
                <w:lang w:eastAsia="en-GB"/>
              </w:rPr>
            </w:pPr>
          </w:p>
        </w:tc>
        <w:tc>
          <w:tcPr>
            <w:tcW w:w="799" w:type="dxa"/>
            <w:vMerge/>
            <w:tcBorders>
              <w:left w:val="single" w:sz="6" w:space="0" w:color="auto"/>
              <w:bottom w:val="single" w:sz="6" w:space="0" w:color="auto"/>
              <w:right w:val="single" w:sz="6" w:space="0" w:color="auto"/>
            </w:tcBorders>
            <w:vAlign w:val="center"/>
          </w:tcPr>
          <w:p w14:paraId="69C3BB9A" w14:textId="77777777" w:rsidR="00917084" w:rsidRPr="00917084" w:rsidRDefault="00917084">
            <w:pPr>
              <w:autoSpaceDE w:val="0"/>
              <w:autoSpaceDN w:val="0"/>
              <w:adjustRightInd w:val="0"/>
              <w:jc w:val="center"/>
              <w:rPr>
                <w:rFonts w:ascii="Times New Roman" w:hAnsi="Times New Roman"/>
                <w:color w:val="000000"/>
                <w:sz w:val="16"/>
                <w:szCs w:val="16"/>
                <w:lang w:eastAsia="en-GB"/>
              </w:rPr>
            </w:pPr>
          </w:p>
        </w:tc>
        <w:tc>
          <w:tcPr>
            <w:tcW w:w="852" w:type="dxa"/>
            <w:vMerge/>
            <w:tcBorders>
              <w:left w:val="single" w:sz="6" w:space="0" w:color="auto"/>
              <w:bottom w:val="single" w:sz="6" w:space="0" w:color="auto"/>
              <w:right w:val="single" w:sz="6" w:space="0" w:color="auto"/>
            </w:tcBorders>
            <w:vAlign w:val="center"/>
          </w:tcPr>
          <w:p w14:paraId="1500ED92" w14:textId="77777777" w:rsidR="00917084" w:rsidRPr="00917084" w:rsidRDefault="00917084">
            <w:pPr>
              <w:autoSpaceDE w:val="0"/>
              <w:autoSpaceDN w:val="0"/>
              <w:adjustRightInd w:val="0"/>
              <w:jc w:val="center"/>
              <w:rPr>
                <w:rFonts w:ascii="Times New Roman" w:hAnsi="Times New Roman"/>
                <w:color w:val="000000"/>
                <w:sz w:val="16"/>
                <w:szCs w:val="16"/>
                <w:lang w:eastAsia="en-GB"/>
              </w:rPr>
            </w:pPr>
          </w:p>
        </w:tc>
        <w:tc>
          <w:tcPr>
            <w:tcW w:w="873" w:type="dxa"/>
            <w:tcBorders>
              <w:top w:val="single" w:sz="6" w:space="0" w:color="auto"/>
              <w:left w:val="single" w:sz="6" w:space="0" w:color="auto"/>
              <w:bottom w:val="single" w:sz="6" w:space="0" w:color="auto"/>
              <w:right w:val="single" w:sz="6" w:space="0" w:color="auto"/>
            </w:tcBorders>
          </w:tcPr>
          <w:p w14:paraId="5FA6BFB9" w14:textId="77777777" w:rsidR="00917084" w:rsidRPr="00917084" w:rsidRDefault="00917084">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David</w:t>
            </w:r>
          </w:p>
        </w:tc>
        <w:tc>
          <w:tcPr>
            <w:tcW w:w="1253" w:type="dxa"/>
            <w:tcBorders>
              <w:top w:val="single" w:sz="6" w:space="0" w:color="auto"/>
              <w:left w:val="single" w:sz="6" w:space="0" w:color="auto"/>
              <w:bottom w:val="single" w:sz="6" w:space="0" w:color="auto"/>
              <w:right w:val="single" w:sz="6" w:space="0" w:color="auto"/>
            </w:tcBorders>
          </w:tcPr>
          <w:p w14:paraId="1B15F334" w14:textId="77777777" w:rsidR="00917084" w:rsidRPr="00917084" w:rsidRDefault="00917084">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30</w:t>
            </w:r>
          </w:p>
        </w:tc>
        <w:tc>
          <w:tcPr>
            <w:tcW w:w="566" w:type="dxa"/>
            <w:tcBorders>
              <w:top w:val="single" w:sz="6" w:space="0" w:color="auto"/>
              <w:left w:val="single" w:sz="6" w:space="0" w:color="auto"/>
              <w:bottom w:val="single" w:sz="6" w:space="0" w:color="auto"/>
              <w:right w:val="single" w:sz="6" w:space="0" w:color="auto"/>
            </w:tcBorders>
          </w:tcPr>
          <w:p w14:paraId="341FC0F2" w14:textId="77777777" w:rsidR="00917084" w:rsidRPr="00917084" w:rsidRDefault="00917084">
            <w:pPr>
              <w:autoSpaceDE w:val="0"/>
              <w:autoSpaceDN w:val="0"/>
              <w:adjustRightInd w:val="0"/>
              <w:rPr>
                <w:rFonts w:ascii="Times New Roman" w:hAnsi="Times New Roman"/>
                <w:color w:val="000000"/>
                <w:sz w:val="16"/>
                <w:szCs w:val="16"/>
                <w:lang w:eastAsia="en-GB"/>
              </w:rPr>
            </w:pPr>
            <w:r w:rsidRPr="00917084">
              <w:rPr>
                <w:rFonts w:ascii="Times New Roman" w:hAnsi="Times New Roman"/>
                <w:color w:val="000000"/>
                <w:sz w:val="16"/>
                <w:szCs w:val="16"/>
                <w:lang w:eastAsia="en-GB"/>
              </w:rPr>
              <w:t>8.12</w:t>
            </w:r>
          </w:p>
        </w:tc>
        <w:tc>
          <w:tcPr>
            <w:tcW w:w="5356" w:type="dxa"/>
            <w:tcBorders>
              <w:top w:val="single" w:sz="6" w:space="0" w:color="auto"/>
              <w:left w:val="single" w:sz="6" w:space="0" w:color="auto"/>
              <w:bottom w:val="single" w:sz="6" w:space="0" w:color="auto"/>
              <w:right w:val="single" w:sz="6" w:space="0" w:color="auto"/>
            </w:tcBorders>
          </w:tcPr>
          <w:p w14:paraId="4139E073" w14:textId="77777777" w:rsidR="00917084" w:rsidRPr="00917084" w:rsidRDefault="00917084">
            <w:pPr>
              <w:autoSpaceDE w:val="0"/>
              <w:autoSpaceDN w:val="0"/>
              <w:adjustRightInd w:val="0"/>
              <w:rPr>
                <w:rFonts w:ascii="Times New Roman" w:hAnsi="Times New Roman"/>
                <w:color w:val="000000"/>
                <w:sz w:val="16"/>
                <w:szCs w:val="16"/>
                <w:lang w:eastAsia="en-GB"/>
              </w:rPr>
            </w:pPr>
            <w:r w:rsidRPr="00917084">
              <w:rPr>
                <w:rFonts w:ascii="Times New Roman" w:hAnsi="Times New Roman"/>
                <w:color w:val="000000"/>
                <w:sz w:val="16"/>
                <w:szCs w:val="16"/>
                <w:lang w:eastAsia="en-GB"/>
              </w:rPr>
              <w:t>Maintenance on NR Multicast and Broadcast Services</w:t>
            </w:r>
          </w:p>
        </w:tc>
      </w:tr>
      <w:tr w:rsidR="004A7902" w:rsidRPr="00917084" w14:paraId="3EFDF507" w14:textId="77777777" w:rsidTr="00836419">
        <w:trPr>
          <w:trHeight w:val="20"/>
        </w:trPr>
        <w:tc>
          <w:tcPr>
            <w:tcW w:w="790" w:type="dxa"/>
            <w:vMerge w:val="restart"/>
            <w:tcBorders>
              <w:top w:val="single" w:sz="6" w:space="0" w:color="auto"/>
              <w:left w:val="single" w:sz="6" w:space="0" w:color="auto"/>
              <w:right w:val="single" w:sz="6" w:space="0" w:color="auto"/>
            </w:tcBorders>
            <w:vAlign w:val="center"/>
          </w:tcPr>
          <w:p w14:paraId="7EE10A78" w14:textId="77777777" w:rsidR="004A7902" w:rsidRPr="00917084" w:rsidRDefault="004A7902">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Tue. 05/17</w:t>
            </w:r>
          </w:p>
        </w:tc>
        <w:tc>
          <w:tcPr>
            <w:tcW w:w="799" w:type="dxa"/>
            <w:vMerge w:val="restart"/>
            <w:tcBorders>
              <w:top w:val="single" w:sz="6" w:space="0" w:color="auto"/>
              <w:left w:val="single" w:sz="6" w:space="0" w:color="auto"/>
              <w:right w:val="single" w:sz="6" w:space="0" w:color="auto"/>
            </w:tcBorders>
            <w:vAlign w:val="center"/>
          </w:tcPr>
          <w:p w14:paraId="1A5B9FAC" w14:textId="77777777" w:rsidR="004A7902" w:rsidRPr="00917084" w:rsidRDefault="004A7902">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12:00 UTC</w:t>
            </w:r>
          </w:p>
        </w:tc>
        <w:tc>
          <w:tcPr>
            <w:tcW w:w="852" w:type="dxa"/>
            <w:vMerge w:val="restart"/>
            <w:tcBorders>
              <w:top w:val="single" w:sz="6" w:space="0" w:color="auto"/>
              <w:left w:val="single" w:sz="6" w:space="0" w:color="auto"/>
              <w:right w:val="single" w:sz="6" w:space="0" w:color="auto"/>
            </w:tcBorders>
            <w:vAlign w:val="center"/>
          </w:tcPr>
          <w:p w14:paraId="4809498C" w14:textId="77777777" w:rsidR="004A7902" w:rsidRPr="00917084" w:rsidRDefault="004A7902">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15:00 UTC</w:t>
            </w:r>
          </w:p>
        </w:tc>
        <w:tc>
          <w:tcPr>
            <w:tcW w:w="873" w:type="dxa"/>
            <w:tcBorders>
              <w:top w:val="single" w:sz="6" w:space="0" w:color="auto"/>
              <w:left w:val="single" w:sz="6" w:space="0" w:color="auto"/>
              <w:bottom w:val="single" w:sz="6" w:space="0" w:color="auto"/>
              <w:right w:val="single" w:sz="6" w:space="0" w:color="auto"/>
            </w:tcBorders>
          </w:tcPr>
          <w:p w14:paraId="27576550" w14:textId="77777777" w:rsidR="004A7902" w:rsidRPr="00917084" w:rsidRDefault="004A7902">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Shinya</w:t>
            </w:r>
          </w:p>
        </w:tc>
        <w:tc>
          <w:tcPr>
            <w:tcW w:w="1253" w:type="dxa"/>
            <w:tcBorders>
              <w:top w:val="single" w:sz="6" w:space="0" w:color="auto"/>
              <w:left w:val="single" w:sz="6" w:space="0" w:color="auto"/>
              <w:bottom w:val="single" w:sz="6" w:space="0" w:color="auto"/>
              <w:right w:val="single" w:sz="6" w:space="0" w:color="auto"/>
            </w:tcBorders>
          </w:tcPr>
          <w:p w14:paraId="5ED685A7" w14:textId="77777777" w:rsidR="004A7902" w:rsidRPr="00917084" w:rsidRDefault="004A7902">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60</w:t>
            </w:r>
          </w:p>
        </w:tc>
        <w:tc>
          <w:tcPr>
            <w:tcW w:w="566" w:type="dxa"/>
            <w:tcBorders>
              <w:top w:val="single" w:sz="6" w:space="0" w:color="auto"/>
              <w:left w:val="single" w:sz="6" w:space="0" w:color="auto"/>
              <w:bottom w:val="single" w:sz="6" w:space="0" w:color="auto"/>
              <w:right w:val="single" w:sz="6" w:space="0" w:color="auto"/>
            </w:tcBorders>
          </w:tcPr>
          <w:p w14:paraId="66D23E78" w14:textId="77777777" w:rsidR="004A7902" w:rsidRPr="00917084" w:rsidRDefault="004A7902">
            <w:pPr>
              <w:autoSpaceDE w:val="0"/>
              <w:autoSpaceDN w:val="0"/>
              <w:adjustRightInd w:val="0"/>
              <w:rPr>
                <w:rFonts w:ascii="Times New Roman" w:hAnsi="Times New Roman"/>
                <w:color w:val="000000"/>
                <w:sz w:val="16"/>
                <w:szCs w:val="16"/>
                <w:lang w:eastAsia="en-GB"/>
              </w:rPr>
            </w:pPr>
            <w:r w:rsidRPr="00917084">
              <w:rPr>
                <w:rFonts w:ascii="Times New Roman" w:hAnsi="Times New Roman"/>
                <w:color w:val="000000"/>
                <w:sz w:val="16"/>
                <w:szCs w:val="16"/>
                <w:lang w:eastAsia="en-GB"/>
              </w:rPr>
              <w:t>8.16</w:t>
            </w:r>
          </w:p>
        </w:tc>
        <w:tc>
          <w:tcPr>
            <w:tcW w:w="5356" w:type="dxa"/>
            <w:tcBorders>
              <w:top w:val="single" w:sz="6" w:space="0" w:color="auto"/>
              <w:left w:val="single" w:sz="6" w:space="0" w:color="auto"/>
              <w:bottom w:val="single" w:sz="6" w:space="0" w:color="auto"/>
              <w:right w:val="single" w:sz="6" w:space="0" w:color="auto"/>
            </w:tcBorders>
          </w:tcPr>
          <w:p w14:paraId="2AB36387" w14:textId="77777777" w:rsidR="004A7902" w:rsidRPr="00917084" w:rsidRDefault="004A7902">
            <w:pPr>
              <w:autoSpaceDE w:val="0"/>
              <w:autoSpaceDN w:val="0"/>
              <w:adjustRightInd w:val="0"/>
              <w:rPr>
                <w:rFonts w:ascii="Times New Roman" w:hAnsi="Times New Roman"/>
                <w:color w:val="000000"/>
                <w:sz w:val="16"/>
                <w:szCs w:val="16"/>
                <w:lang w:eastAsia="en-GB"/>
              </w:rPr>
            </w:pPr>
            <w:r w:rsidRPr="00917084">
              <w:rPr>
                <w:rFonts w:ascii="Times New Roman" w:hAnsi="Times New Roman"/>
                <w:color w:val="000000"/>
                <w:sz w:val="16"/>
                <w:szCs w:val="16"/>
                <w:lang w:eastAsia="en-GB"/>
              </w:rPr>
              <w:t>Rel-17 UE features</w:t>
            </w:r>
          </w:p>
        </w:tc>
      </w:tr>
      <w:tr w:rsidR="004A7902" w:rsidRPr="00917084" w14:paraId="539D0F63" w14:textId="77777777" w:rsidTr="00836419">
        <w:trPr>
          <w:trHeight w:val="20"/>
        </w:trPr>
        <w:tc>
          <w:tcPr>
            <w:tcW w:w="790" w:type="dxa"/>
            <w:vMerge/>
            <w:tcBorders>
              <w:left w:val="single" w:sz="6" w:space="0" w:color="auto"/>
              <w:right w:val="single" w:sz="6" w:space="0" w:color="auto"/>
            </w:tcBorders>
            <w:vAlign w:val="center"/>
          </w:tcPr>
          <w:p w14:paraId="2FADF638" w14:textId="77777777" w:rsidR="004A7902" w:rsidRPr="00917084" w:rsidRDefault="004A7902">
            <w:pPr>
              <w:autoSpaceDE w:val="0"/>
              <w:autoSpaceDN w:val="0"/>
              <w:adjustRightInd w:val="0"/>
              <w:jc w:val="center"/>
              <w:rPr>
                <w:rFonts w:ascii="Times New Roman" w:hAnsi="Times New Roman"/>
                <w:color w:val="000000"/>
                <w:sz w:val="16"/>
                <w:szCs w:val="16"/>
                <w:lang w:eastAsia="en-GB"/>
              </w:rPr>
            </w:pPr>
          </w:p>
        </w:tc>
        <w:tc>
          <w:tcPr>
            <w:tcW w:w="799" w:type="dxa"/>
            <w:vMerge/>
            <w:tcBorders>
              <w:left w:val="single" w:sz="6" w:space="0" w:color="auto"/>
              <w:right w:val="single" w:sz="6" w:space="0" w:color="auto"/>
            </w:tcBorders>
            <w:vAlign w:val="center"/>
          </w:tcPr>
          <w:p w14:paraId="3FCB92AB" w14:textId="77777777" w:rsidR="004A7902" w:rsidRPr="00917084" w:rsidRDefault="004A7902">
            <w:pPr>
              <w:autoSpaceDE w:val="0"/>
              <w:autoSpaceDN w:val="0"/>
              <w:adjustRightInd w:val="0"/>
              <w:jc w:val="center"/>
              <w:rPr>
                <w:rFonts w:ascii="Times New Roman" w:hAnsi="Times New Roman"/>
                <w:color w:val="000000"/>
                <w:sz w:val="16"/>
                <w:szCs w:val="16"/>
                <w:lang w:eastAsia="en-GB"/>
              </w:rPr>
            </w:pPr>
          </w:p>
        </w:tc>
        <w:tc>
          <w:tcPr>
            <w:tcW w:w="852" w:type="dxa"/>
            <w:vMerge/>
            <w:tcBorders>
              <w:left w:val="single" w:sz="6" w:space="0" w:color="auto"/>
              <w:right w:val="single" w:sz="6" w:space="0" w:color="auto"/>
            </w:tcBorders>
            <w:vAlign w:val="center"/>
          </w:tcPr>
          <w:p w14:paraId="7FC6792B" w14:textId="77777777" w:rsidR="004A7902" w:rsidRPr="00917084" w:rsidRDefault="004A7902">
            <w:pPr>
              <w:autoSpaceDE w:val="0"/>
              <w:autoSpaceDN w:val="0"/>
              <w:adjustRightInd w:val="0"/>
              <w:jc w:val="center"/>
              <w:rPr>
                <w:rFonts w:ascii="Times New Roman" w:hAnsi="Times New Roman"/>
                <w:color w:val="000000"/>
                <w:sz w:val="16"/>
                <w:szCs w:val="16"/>
                <w:lang w:eastAsia="en-GB"/>
              </w:rPr>
            </w:pPr>
          </w:p>
        </w:tc>
        <w:tc>
          <w:tcPr>
            <w:tcW w:w="873" w:type="dxa"/>
            <w:tcBorders>
              <w:top w:val="single" w:sz="6" w:space="0" w:color="auto"/>
              <w:left w:val="single" w:sz="6" w:space="0" w:color="auto"/>
              <w:bottom w:val="single" w:sz="6" w:space="0" w:color="auto"/>
              <w:right w:val="single" w:sz="6" w:space="0" w:color="auto"/>
            </w:tcBorders>
          </w:tcPr>
          <w:p w14:paraId="7C2358A9" w14:textId="77777777" w:rsidR="004A7902" w:rsidRPr="00917084" w:rsidRDefault="004A7902">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Xiaodong</w:t>
            </w:r>
          </w:p>
        </w:tc>
        <w:tc>
          <w:tcPr>
            <w:tcW w:w="1253" w:type="dxa"/>
            <w:tcBorders>
              <w:top w:val="single" w:sz="6" w:space="0" w:color="auto"/>
              <w:left w:val="single" w:sz="6" w:space="0" w:color="auto"/>
              <w:bottom w:val="single" w:sz="6" w:space="0" w:color="auto"/>
              <w:right w:val="single" w:sz="6" w:space="0" w:color="auto"/>
            </w:tcBorders>
          </w:tcPr>
          <w:p w14:paraId="730D36EA" w14:textId="77777777" w:rsidR="004A7902" w:rsidRPr="00917084" w:rsidRDefault="004A7902">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40</w:t>
            </w:r>
          </w:p>
        </w:tc>
        <w:tc>
          <w:tcPr>
            <w:tcW w:w="566" w:type="dxa"/>
            <w:tcBorders>
              <w:top w:val="single" w:sz="6" w:space="0" w:color="auto"/>
              <w:left w:val="single" w:sz="6" w:space="0" w:color="auto"/>
              <w:bottom w:val="single" w:sz="6" w:space="0" w:color="auto"/>
              <w:right w:val="single" w:sz="6" w:space="0" w:color="auto"/>
            </w:tcBorders>
          </w:tcPr>
          <w:p w14:paraId="5D00A205" w14:textId="77777777" w:rsidR="004A7902" w:rsidRPr="00917084" w:rsidRDefault="004A7902">
            <w:pPr>
              <w:autoSpaceDE w:val="0"/>
              <w:autoSpaceDN w:val="0"/>
              <w:adjustRightInd w:val="0"/>
              <w:rPr>
                <w:rFonts w:ascii="Times New Roman" w:hAnsi="Times New Roman"/>
                <w:color w:val="000000"/>
                <w:sz w:val="16"/>
                <w:szCs w:val="16"/>
                <w:lang w:eastAsia="en-GB"/>
              </w:rPr>
            </w:pPr>
            <w:r w:rsidRPr="00917084">
              <w:rPr>
                <w:rFonts w:ascii="Times New Roman" w:hAnsi="Times New Roman"/>
                <w:color w:val="000000"/>
                <w:sz w:val="16"/>
                <w:szCs w:val="16"/>
                <w:lang w:eastAsia="en-GB"/>
              </w:rPr>
              <w:t>9.6</w:t>
            </w:r>
          </w:p>
        </w:tc>
        <w:tc>
          <w:tcPr>
            <w:tcW w:w="5356" w:type="dxa"/>
            <w:tcBorders>
              <w:top w:val="single" w:sz="6" w:space="0" w:color="auto"/>
              <w:left w:val="single" w:sz="6" w:space="0" w:color="auto"/>
              <w:bottom w:val="single" w:sz="6" w:space="0" w:color="auto"/>
              <w:right w:val="single" w:sz="6" w:space="0" w:color="auto"/>
            </w:tcBorders>
          </w:tcPr>
          <w:p w14:paraId="7C54931F" w14:textId="77777777" w:rsidR="004A7902" w:rsidRPr="00917084" w:rsidRDefault="004A7902">
            <w:pPr>
              <w:autoSpaceDE w:val="0"/>
              <w:autoSpaceDN w:val="0"/>
              <w:adjustRightInd w:val="0"/>
              <w:rPr>
                <w:rFonts w:ascii="Times New Roman" w:hAnsi="Times New Roman"/>
                <w:color w:val="000000"/>
                <w:sz w:val="16"/>
                <w:szCs w:val="16"/>
                <w:lang w:eastAsia="en-GB"/>
              </w:rPr>
            </w:pPr>
            <w:r w:rsidRPr="00917084">
              <w:rPr>
                <w:rFonts w:ascii="Times New Roman" w:hAnsi="Times New Roman"/>
                <w:color w:val="000000"/>
                <w:sz w:val="16"/>
                <w:szCs w:val="16"/>
                <w:lang w:eastAsia="en-GB"/>
              </w:rPr>
              <w:t>Study on further NR RedCap (reduced capability) UE complexity reduction</w:t>
            </w:r>
          </w:p>
        </w:tc>
      </w:tr>
      <w:tr w:rsidR="004A7902" w:rsidRPr="00917084" w14:paraId="10F95F3B" w14:textId="77777777" w:rsidTr="00836419">
        <w:trPr>
          <w:trHeight w:val="20"/>
        </w:trPr>
        <w:tc>
          <w:tcPr>
            <w:tcW w:w="790" w:type="dxa"/>
            <w:vMerge/>
            <w:tcBorders>
              <w:left w:val="single" w:sz="6" w:space="0" w:color="auto"/>
              <w:bottom w:val="single" w:sz="6" w:space="0" w:color="auto"/>
              <w:right w:val="single" w:sz="6" w:space="0" w:color="auto"/>
            </w:tcBorders>
            <w:vAlign w:val="center"/>
          </w:tcPr>
          <w:p w14:paraId="4B641E02" w14:textId="77777777" w:rsidR="004A7902" w:rsidRPr="00917084" w:rsidRDefault="004A7902">
            <w:pPr>
              <w:autoSpaceDE w:val="0"/>
              <w:autoSpaceDN w:val="0"/>
              <w:adjustRightInd w:val="0"/>
              <w:jc w:val="center"/>
              <w:rPr>
                <w:rFonts w:ascii="Times New Roman" w:hAnsi="Times New Roman"/>
                <w:color w:val="000000"/>
                <w:sz w:val="16"/>
                <w:szCs w:val="16"/>
                <w:lang w:eastAsia="en-GB"/>
              </w:rPr>
            </w:pPr>
          </w:p>
        </w:tc>
        <w:tc>
          <w:tcPr>
            <w:tcW w:w="799" w:type="dxa"/>
            <w:vMerge/>
            <w:tcBorders>
              <w:left w:val="single" w:sz="6" w:space="0" w:color="auto"/>
              <w:bottom w:val="single" w:sz="6" w:space="0" w:color="auto"/>
              <w:right w:val="single" w:sz="6" w:space="0" w:color="auto"/>
            </w:tcBorders>
            <w:vAlign w:val="center"/>
          </w:tcPr>
          <w:p w14:paraId="5AE012C9" w14:textId="77777777" w:rsidR="004A7902" w:rsidRPr="00917084" w:rsidRDefault="004A7902">
            <w:pPr>
              <w:autoSpaceDE w:val="0"/>
              <w:autoSpaceDN w:val="0"/>
              <w:adjustRightInd w:val="0"/>
              <w:jc w:val="center"/>
              <w:rPr>
                <w:rFonts w:ascii="Times New Roman" w:hAnsi="Times New Roman"/>
                <w:color w:val="000000"/>
                <w:sz w:val="16"/>
                <w:szCs w:val="16"/>
                <w:lang w:eastAsia="en-GB"/>
              </w:rPr>
            </w:pPr>
          </w:p>
        </w:tc>
        <w:tc>
          <w:tcPr>
            <w:tcW w:w="852" w:type="dxa"/>
            <w:vMerge/>
            <w:tcBorders>
              <w:left w:val="single" w:sz="6" w:space="0" w:color="auto"/>
              <w:bottom w:val="single" w:sz="6" w:space="0" w:color="auto"/>
              <w:right w:val="single" w:sz="6" w:space="0" w:color="auto"/>
            </w:tcBorders>
            <w:vAlign w:val="center"/>
          </w:tcPr>
          <w:p w14:paraId="613D7D9D" w14:textId="77777777" w:rsidR="004A7902" w:rsidRPr="00917084" w:rsidRDefault="004A7902">
            <w:pPr>
              <w:autoSpaceDE w:val="0"/>
              <w:autoSpaceDN w:val="0"/>
              <w:adjustRightInd w:val="0"/>
              <w:jc w:val="center"/>
              <w:rPr>
                <w:rFonts w:ascii="Times New Roman" w:hAnsi="Times New Roman"/>
                <w:color w:val="000000"/>
                <w:sz w:val="16"/>
                <w:szCs w:val="16"/>
                <w:lang w:eastAsia="en-GB"/>
              </w:rPr>
            </w:pPr>
          </w:p>
        </w:tc>
        <w:tc>
          <w:tcPr>
            <w:tcW w:w="873" w:type="dxa"/>
            <w:tcBorders>
              <w:top w:val="single" w:sz="6" w:space="0" w:color="auto"/>
              <w:left w:val="single" w:sz="6" w:space="0" w:color="auto"/>
              <w:bottom w:val="single" w:sz="6" w:space="0" w:color="auto"/>
              <w:right w:val="single" w:sz="6" w:space="0" w:color="auto"/>
            </w:tcBorders>
          </w:tcPr>
          <w:p w14:paraId="0F08CCA6" w14:textId="77777777" w:rsidR="004A7902" w:rsidRPr="00917084" w:rsidRDefault="004A7902">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Xiaodong</w:t>
            </w:r>
          </w:p>
        </w:tc>
        <w:tc>
          <w:tcPr>
            <w:tcW w:w="1253" w:type="dxa"/>
            <w:tcBorders>
              <w:top w:val="single" w:sz="6" w:space="0" w:color="auto"/>
              <w:left w:val="single" w:sz="6" w:space="0" w:color="auto"/>
              <w:bottom w:val="single" w:sz="6" w:space="0" w:color="auto"/>
              <w:right w:val="single" w:sz="6" w:space="0" w:color="auto"/>
            </w:tcBorders>
          </w:tcPr>
          <w:p w14:paraId="5F9FC343" w14:textId="77777777" w:rsidR="004A7902" w:rsidRPr="00917084" w:rsidRDefault="004A7902">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80</w:t>
            </w:r>
          </w:p>
        </w:tc>
        <w:tc>
          <w:tcPr>
            <w:tcW w:w="566" w:type="dxa"/>
            <w:tcBorders>
              <w:top w:val="single" w:sz="6" w:space="0" w:color="auto"/>
              <w:left w:val="single" w:sz="6" w:space="0" w:color="auto"/>
              <w:bottom w:val="single" w:sz="6" w:space="0" w:color="auto"/>
              <w:right w:val="single" w:sz="6" w:space="0" w:color="auto"/>
            </w:tcBorders>
          </w:tcPr>
          <w:p w14:paraId="0F12BBB5" w14:textId="77777777" w:rsidR="004A7902" w:rsidRPr="00917084" w:rsidRDefault="004A7902">
            <w:pPr>
              <w:autoSpaceDE w:val="0"/>
              <w:autoSpaceDN w:val="0"/>
              <w:adjustRightInd w:val="0"/>
              <w:rPr>
                <w:rFonts w:ascii="Times New Roman" w:hAnsi="Times New Roman"/>
                <w:color w:val="000000"/>
                <w:sz w:val="16"/>
                <w:szCs w:val="16"/>
                <w:lang w:eastAsia="en-GB"/>
              </w:rPr>
            </w:pPr>
            <w:r w:rsidRPr="00917084">
              <w:rPr>
                <w:rFonts w:ascii="Times New Roman" w:hAnsi="Times New Roman"/>
                <w:color w:val="000000"/>
                <w:sz w:val="16"/>
                <w:szCs w:val="16"/>
                <w:lang w:eastAsia="en-GB"/>
              </w:rPr>
              <w:t>9.2</w:t>
            </w:r>
          </w:p>
        </w:tc>
        <w:tc>
          <w:tcPr>
            <w:tcW w:w="5356" w:type="dxa"/>
            <w:tcBorders>
              <w:top w:val="single" w:sz="6" w:space="0" w:color="auto"/>
              <w:left w:val="single" w:sz="6" w:space="0" w:color="auto"/>
              <w:bottom w:val="single" w:sz="6" w:space="0" w:color="auto"/>
              <w:right w:val="single" w:sz="6" w:space="0" w:color="auto"/>
            </w:tcBorders>
          </w:tcPr>
          <w:p w14:paraId="5CB7C47A" w14:textId="77777777" w:rsidR="004A7902" w:rsidRPr="00917084" w:rsidRDefault="004A7902">
            <w:pPr>
              <w:autoSpaceDE w:val="0"/>
              <w:autoSpaceDN w:val="0"/>
              <w:adjustRightInd w:val="0"/>
              <w:rPr>
                <w:rFonts w:ascii="Times New Roman" w:hAnsi="Times New Roman"/>
                <w:color w:val="000000"/>
                <w:sz w:val="16"/>
                <w:szCs w:val="16"/>
                <w:lang w:eastAsia="en-GB"/>
              </w:rPr>
            </w:pPr>
            <w:r w:rsidRPr="00917084">
              <w:rPr>
                <w:rFonts w:ascii="Times New Roman" w:hAnsi="Times New Roman"/>
                <w:color w:val="000000"/>
                <w:sz w:val="16"/>
                <w:szCs w:val="16"/>
                <w:lang w:eastAsia="en-GB"/>
              </w:rPr>
              <w:t>Study on Artificial Intelligence (AI)/Machine Learning (ML) for NR air interface</w:t>
            </w:r>
          </w:p>
        </w:tc>
      </w:tr>
      <w:tr w:rsidR="004A7902" w:rsidRPr="00917084" w14:paraId="74A35164" w14:textId="77777777" w:rsidTr="002E0C04">
        <w:trPr>
          <w:trHeight w:val="20"/>
        </w:trPr>
        <w:tc>
          <w:tcPr>
            <w:tcW w:w="790" w:type="dxa"/>
            <w:vMerge w:val="restart"/>
            <w:tcBorders>
              <w:top w:val="single" w:sz="6" w:space="0" w:color="auto"/>
              <w:left w:val="single" w:sz="6" w:space="0" w:color="auto"/>
              <w:right w:val="single" w:sz="6" w:space="0" w:color="auto"/>
            </w:tcBorders>
            <w:vAlign w:val="center"/>
          </w:tcPr>
          <w:p w14:paraId="49C704EB" w14:textId="77777777" w:rsidR="004A7902" w:rsidRPr="00917084" w:rsidRDefault="004A7902">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Wed. 05/18</w:t>
            </w:r>
          </w:p>
        </w:tc>
        <w:tc>
          <w:tcPr>
            <w:tcW w:w="799" w:type="dxa"/>
            <w:vMerge w:val="restart"/>
            <w:tcBorders>
              <w:top w:val="single" w:sz="6" w:space="0" w:color="auto"/>
              <w:left w:val="single" w:sz="6" w:space="0" w:color="auto"/>
              <w:right w:val="single" w:sz="6" w:space="0" w:color="auto"/>
            </w:tcBorders>
            <w:vAlign w:val="center"/>
          </w:tcPr>
          <w:p w14:paraId="731484D5" w14:textId="77777777" w:rsidR="004A7902" w:rsidRPr="00917084" w:rsidRDefault="004A7902">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12:00 UTC</w:t>
            </w:r>
          </w:p>
        </w:tc>
        <w:tc>
          <w:tcPr>
            <w:tcW w:w="852" w:type="dxa"/>
            <w:vMerge w:val="restart"/>
            <w:tcBorders>
              <w:top w:val="single" w:sz="6" w:space="0" w:color="auto"/>
              <w:left w:val="single" w:sz="6" w:space="0" w:color="auto"/>
              <w:right w:val="single" w:sz="6" w:space="0" w:color="auto"/>
            </w:tcBorders>
            <w:vAlign w:val="center"/>
          </w:tcPr>
          <w:p w14:paraId="7538DAEF" w14:textId="77777777" w:rsidR="004A7902" w:rsidRPr="00917084" w:rsidRDefault="004A7902">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15:00 UTC</w:t>
            </w:r>
          </w:p>
        </w:tc>
        <w:tc>
          <w:tcPr>
            <w:tcW w:w="873" w:type="dxa"/>
            <w:tcBorders>
              <w:top w:val="single" w:sz="6" w:space="0" w:color="auto"/>
              <w:left w:val="single" w:sz="6" w:space="0" w:color="auto"/>
              <w:bottom w:val="single" w:sz="6" w:space="0" w:color="auto"/>
              <w:right w:val="single" w:sz="6" w:space="0" w:color="auto"/>
            </w:tcBorders>
          </w:tcPr>
          <w:p w14:paraId="2133F0E5" w14:textId="77777777" w:rsidR="004A7902" w:rsidRPr="00917084" w:rsidRDefault="004A7902">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Shinya</w:t>
            </w:r>
          </w:p>
        </w:tc>
        <w:tc>
          <w:tcPr>
            <w:tcW w:w="1253" w:type="dxa"/>
            <w:tcBorders>
              <w:top w:val="single" w:sz="6" w:space="0" w:color="auto"/>
              <w:left w:val="single" w:sz="6" w:space="0" w:color="auto"/>
              <w:bottom w:val="single" w:sz="6" w:space="0" w:color="auto"/>
              <w:right w:val="single" w:sz="6" w:space="0" w:color="auto"/>
            </w:tcBorders>
          </w:tcPr>
          <w:p w14:paraId="60AD5496" w14:textId="77777777" w:rsidR="004A7902" w:rsidRPr="00917084" w:rsidRDefault="004A7902">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60</w:t>
            </w:r>
          </w:p>
        </w:tc>
        <w:tc>
          <w:tcPr>
            <w:tcW w:w="566" w:type="dxa"/>
            <w:tcBorders>
              <w:top w:val="single" w:sz="6" w:space="0" w:color="auto"/>
              <w:left w:val="single" w:sz="6" w:space="0" w:color="auto"/>
              <w:bottom w:val="single" w:sz="6" w:space="0" w:color="auto"/>
              <w:right w:val="single" w:sz="6" w:space="0" w:color="auto"/>
            </w:tcBorders>
          </w:tcPr>
          <w:p w14:paraId="7492DEB2" w14:textId="77777777" w:rsidR="004A7902" w:rsidRPr="00917084" w:rsidRDefault="004A7902">
            <w:pPr>
              <w:autoSpaceDE w:val="0"/>
              <w:autoSpaceDN w:val="0"/>
              <w:adjustRightInd w:val="0"/>
              <w:rPr>
                <w:rFonts w:ascii="Times New Roman" w:hAnsi="Times New Roman"/>
                <w:color w:val="000000"/>
                <w:sz w:val="16"/>
                <w:szCs w:val="16"/>
                <w:lang w:eastAsia="en-GB"/>
              </w:rPr>
            </w:pPr>
            <w:r w:rsidRPr="00917084">
              <w:rPr>
                <w:rFonts w:ascii="Times New Roman" w:hAnsi="Times New Roman"/>
                <w:color w:val="000000"/>
                <w:sz w:val="16"/>
                <w:szCs w:val="16"/>
                <w:lang w:eastAsia="en-GB"/>
              </w:rPr>
              <w:t>8.16</w:t>
            </w:r>
          </w:p>
        </w:tc>
        <w:tc>
          <w:tcPr>
            <w:tcW w:w="5356" w:type="dxa"/>
            <w:tcBorders>
              <w:top w:val="single" w:sz="6" w:space="0" w:color="auto"/>
              <w:left w:val="single" w:sz="6" w:space="0" w:color="auto"/>
              <w:bottom w:val="single" w:sz="6" w:space="0" w:color="auto"/>
              <w:right w:val="single" w:sz="6" w:space="0" w:color="auto"/>
            </w:tcBorders>
          </w:tcPr>
          <w:p w14:paraId="41765B8F" w14:textId="77777777" w:rsidR="004A7902" w:rsidRPr="00917084" w:rsidRDefault="004A7902">
            <w:pPr>
              <w:autoSpaceDE w:val="0"/>
              <w:autoSpaceDN w:val="0"/>
              <w:adjustRightInd w:val="0"/>
              <w:rPr>
                <w:rFonts w:ascii="Times New Roman" w:hAnsi="Times New Roman"/>
                <w:color w:val="000000"/>
                <w:sz w:val="16"/>
                <w:szCs w:val="16"/>
                <w:lang w:eastAsia="en-GB"/>
              </w:rPr>
            </w:pPr>
            <w:r w:rsidRPr="00917084">
              <w:rPr>
                <w:rFonts w:ascii="Times New Roman" w:hAnsi="Times New Roman"/>
                <w:color w:val="000000"/>
                <w:sz w:val="16"/>
                <w:szCs w:val="16"/>
                <w:lang w:eastAsia="en-GB"/>
              </w:rPr>
              <w:t>Rel-17 UE features</w:t>
            </w:r>
          </w:p>
        </w:tc>
      </w:tr>
      <w:tr w:rsidR="004A7902" w:rsidRPr="00917084" w14:paraId="5841A854" w14:textId="77777777" w:rsidTr="002E0C04">
        <w:trPr>
          <w:trHeight w:val="20"/>
        </w:trPr>
        <w:tc>
          <w:tcPr>
            <w:tcW w:w="790" w:type="dxa"/>
            <w:vMerge/>
            <w:tcBorders>
              <w:left w:val="single" w:sz="6" w:space="0" w:color="auto"/>
              <w:right w:val="single" w:sz="6" w:space="0" w:color="auto"/>
            </w:tcBorders>
            <w:vAlign w:val="center"/>
          </w:tcPr>
          <w:p w14:paraId="38765E5E" w14:textId="77777777" w:rsidR="004A7902" w:rsidRPr="00917084" w:rsidRDefault="004A7902">
            <w:pPr>
              <w:autoSpaceDE w:val="0"/>
              <w:autoSpaceDN w:val="0"/>
              <w:adjustRightInd w:val="0"/>
              <w:jc w:val="center"/>
              <w:rPr>
                <w:rFonts w:ascii="Times New Roman" w:hAnsi="Times New Roman"/>
                <w:color w:val="000000"/>
                <w:sz w:val="16"/>
                <w:szCs w:val="16"/>
                <w:lang w:eastAsia="en-GB"/>
              </w:rPr>
            </w:pPr>
          </w:p>
        </w:tc>
        <w:tc>
          <w:tcPr>
            <w:tcW w:w="799" w:type="dxa"/>
            <w:vMerge/>
            <w:tcBorders>
              <w:left w:val="single" w:sz="6" w:space="0" w:color="auto"/>
              <w:right w:val="single" w:sz="6" w:space="0" w:color="auto"/>
            </w:tcBorders>
            <w:vAlign w:val="center"/>
          </w:tcPr>
          <w:p w14:paraId="300F0B80" w14:textId="77777777" w:rsidR="004A7902" w:rsidRPr="00917084" w:rsidRDefault="004A7902">
            <w:pPr>
              <w:autoSpaceDE w:val="0"/>
              <w:autoSpaceDN w:val="0"/>
              <w:adjustRightInd w:val="0"/>
              <w:jc w:val="center"/>
              <w:rPr>
                <w:rFonts w:ascii="Times New Roman" w:hAnsi="Times New Roman"/>
                <w:color w:val="000000"/>
                <w:sz w:val="16"/>
                <w:szCs w:val="16"/>
                <w:lang w:eastAsia="en-GB"/>
              </w:rPr>
            </w:pPr>
          </w:p>
        </w:tc>
        <w:tc>
          <w:tcPr>
            <w:tcW w:w="852" w:type="dxa"/>
            <w:vMerge/>
            <w:tcBorders>
              <w:left w:val="single" w:sz="6" w:space="0" w:color="auto"/>
              <w:right w:val="single" w:sz="6" w:space="0" w:color="auto"/>
            </w:tcBorders>
            <w:vAlign w:val="center"/>
          </w:tcPr>
          <w:p w14:paraId="4C38EEB0" w14:textId="77777777" w:rsidR="004A7902" w:rsidRPr="00917084" w:rsidRDefault="004A7902">
            <w:pPr>
              <w:autoSpaceDE w:val="0"/>
              <w:autoSpaceDN w:val="0"/>
              <w:adjustRightInd w:val="0"/>
              <w:jc w:val="center"/>
              <w:rPr>
                <w:rFonts w:ascii="Times New Roman" w:hAnsi="Times New Roman"/>
                <w:color w:val="000000"/>
                <w:sz w:val="16"/>
                <w:szCs w:val="16"/>
                <w:lang w:eastAsia="en-GB"/>
              </w:rPr>
            </w:pPr>
          </w:p>
        </w:tc>
        <w:tc>
          <w:tcPr>
            <w:tcW w:w="873" w:type="dxa"/>
            <w:tcBorders>
              <w:top w:val="single" w:sz="6" w:space="0" w:color="auto"/>
              <w:left w:val="single" w:sz="6" w:space="0" w:color="auto"/>
              <w:bottom w:val="single" w:sz="6" w:space="0" w:color="auto"/>
              <w:right w:val="single" w:sz="6" w:space="0" w:color="auto"/>
            </w:tcBorders>
          </w:tcPr>
          <w:p w14:paraId="3F29B0D3" w14:textId="77777777" w:rsidR="004A7902" w:rsidRPr="00917084" w:rsidRDefault="004A7902">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Xiaodong</w:t>
            </w:r>
          </w:p>
        </w:tc>
        <w:tc>
          <w:tcPr>
            <w:tcW w:w="1253" w:type="dxa"/>
            <w:tcBorders>
              <w:top w:val="single" w:sz="6" w:space="0" w:color="auto"/>
              <w:left w:val="single" w:sz="6" w:space="0" w:color="auto"/>
              <w:bottom w:val="single" w:sz="6" w:space="0" w:color="auto"/>
              <w:right w:val="single" w:sz="6" w:space="0" w:color="auto"/>
            </w:tcBorders>
          </w:tcPr>
          <w:p w14:paraId="3D717528" w14:textId="77777777" w:rsidR="004A7902" w:rsidRPr="00917084" w:rsidRDefault="004A7902">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90</w:t>
            </w:r>
          </w:p>
        </w:tc>
        <w:tc>
          <w:tcPr>
            <w:tcW w:w="566" w:type="dxa"/>
            <w:tcBorders>
              <w:top w:val="single" w:sz="6" w:space="0" w:color="auto"/>
              <w:left w:val="single" w:sz="6" w:space="0" w:color="auto"/>
              <w:bottom w:val="single" w:sz="6" w:space="0" w:color="auto"/>
              <w:right w:val="single" w:sz="6" w:space="0" w:color="auto"/>
            </w:tcBorders>
          </w:tcPr>
          <w:p w14:paraId="44A84597" w14:textId="77777777" w:rsidR="004A7902" w:rsidRPr="00917084" w:rsidRDefault="004A7902">
            <w:pPr>
              <w:autoSpaceDE w:val="0"/>
              <w:autoSpaceDN w:val="0"/>
              <w:adjustRightInd w:val="0"/>
              <w:rPr>
                <w:rFonts w:ascii="Times New Roman" w:hAnsi="Times New Roman"/>
                <w:color w:val="000000"/>
                <w:sz w:val="16"/>
                <w:szCs w:val="16"/>
                <w:lang w:eastAsia="en-GB"/>
              </w:rPr>
            </w:pPr>
            <w:r w:rsidRPr="00917084">
              <w:rPr>
                <w:rFonts w:ascii="Times New Roman" w:hAnsi="Times New Roman"/>
                <w:color w:val="000000"/>
                <w:sz w:val="16"/>
                <w:szCs w:val="16"/>
                <w:lang w:eastAsia="en-GB"/>
              </w:rPr>
              <w:t>9.2</w:t>
            </w:r>
          </w:p>
        </w:tc>
        <w:tc>
          <w:tcPr>
            <w:tcW w:w="5356" w:type="dxa"/>
            <w:tcBorders>
              <w:top w:val="single" w:sz="6" w:space="0" w:color="auto"/>
              <w:left w:val="single" w:sz="6" w:space="0" w:color="auto"/>
              <w:bottom w:val="single" w:sz="6" w:space="0" w:color="auto"/>
              <w:right w:val="single" w:sz="6" w:space="0" w:color="auto"/>
            </w:tcBorders>
          </w:tcPr>
          <w:p w14:paraId="06828554" w14:textId="77777777" w:rsidR="004A7902" w:rsidRPr="00917084" w:rsidRDefault="004A7902">
            <w:pPr>
              <w:autoSpaceDE w:val="0"/>
              <w:autoSpaceDN w:val="0"/>
              <w:adjustRightInd w:val="0"/>
              <w:rPr>
                <w:rFonts w:ascii="Times New Roman" w:hAnsi="Times New Roman"/>
                <w:color w:val="000000"/>
                <w:sz w:val="16"/>
                <w:szCs w:val="16"/>
                <w:lang w:eastAsia="en-GB"/>
              </w:rPr>
            </w:pPr>
            <w:r w:rsidRPr="00917084">
              <w:rPr>
                <w:rFonts w:ascii="Times New Roman" w:hAnsi="Times New Roman"/>
                <w:color w:val="000000"/>
                <w:sz w:val="16"/>
                <w:szCs w:val="16"/>
                <w:lang w:eastAsia="en-GB"/>
              </w:rPr>
              <w:t>Study on Artificial Intelligence (AI)/Machine Learning (ML) for NR air interface</w:t>
            </w:r>
          </w:p>
        </w:tc>
      </w:tr>
      <w:tr w:rsidR="004A7902" w:rsidRPr="00917084" w14:paraId="5EFC360D" w14:textId="77777777" w:rsidTr="002E0C04">
        <w:trPr>
          <w:trHeight w:val="20"/>
        </w:trPr>
        <w:tc>
          <w:tcPr>
            <w:tcW w:w="790" w:type="dxa"/>
            <w:vMerge/>
            <w:tcBorders>
              <w:left w:val="single" w:sz="6" w:space="0" w:color="auto"/>
              <w:bottom w:val="single" w:sz="6" w:space="0" w:color="auto"/>
              <w:right w:val="single" w:sz="6" w:space="0" w:color="auto"/>
            </w:tcBorders>
            <w:vAlign w:val="center"/>
          </w:tcPr>
          <w:p w14:paraId="69E37CEC" w14:textId="77777777" w:rsidR="004A7902" w:rsidRPr="00917084" w:rsidRDefault="004A7902">
            <w:pPr>
              <w:autoSpaceDE w:val="0"/>
              <w:autoSpaceDN w:val="0"/>
              <w:adjustRightInd w:val="0"/>
              <w:jc w:val="center"/>
              <w:rPr>
                <w:rFonts w:ascii="Times New Roman" w:hAnsi="Times New Roman"/>
                <w:color w:val="000000"/>
                <w:sz w:val="16"/>
                <w:szCs w:val="16"/>
                <w:lang w:eastAsia="en-GB"/>
              </w:rPr>
            </w:pPr>
          </w:p>
        </w:tc>
        <w:tc>
          <w:tcPr>
            <w:tcW w:w="799" w:type="dxa"/>
            <w:vMerge/>
            <w:tcBorders>
              <w:left w:val="single" w:sz="6" w:space="0" w:color="auto"/>
              <w:bottom w:val="single" w:sz="6" w:space="0" w:color="auto"/>
              <w:right w:val="single" w:sz="6" w:space="0" w:color="auto"/>
            </w:tcBorders>
            <w:vAlign w:val="center"/>
          </w:tcPr>
          <w:p w14:paraId="573C64D7" w14:textId="77777777" w:rsidR="004A7902" w:rsidRPr="00917084" w:rsidRDefault="004A7902">
            <w:pPr>
              <w:autoSpaceDE w:val="0"/>
              <w:autoSpaceDN w:val="0"/>
              <w:adjustRightInd w:val="0"/>
              <w:jc w:val="center"/>
              <w:rPr>
                <w:rFonts w:ascii="Times New Roman" w:hAnsi="Times New Roman"/>
                <w:color w:val="000000"/>
                <w:sz w:val="16"/>
                <w:szCs w:val="16"/>
                <w:lang w:eastAsia="en-GB"/>
              </w:rPr>
            </w:pPr>
          </w:p>
        </w:tc>
        <w:tc>
          <w:tcPr>
            <w:tcW w:w="852" w:type="dxa"/>
            <w:vMerge/>
            <w:tcBorders>
              <w:left w:val="single" w:sz="6" w:space="0" w:color="auto"/>
              <w:bottom w:val="single" w:sz="6" w:space="0" w:color="auto"/>
              <w:right w:val="single" w:sz="6" w:space="0" w:color="auto"/>
            </w:tcBorders>
            <w:vAlign w:val="center"/>
          </w:tcPr>
          <w:p w14:paraId="42F576A7" w14:textId="77777777" w:rsidR="004A7902" w:rsidRPr="00917084" w:rsidRDefault="004A7902">
            <w:pPr>
              <w:autoSpaceDE w:val="0"/>
              <w:autoSpaceDN w:val="0"/>
              <w:adjustRightInd w:val="0"/>
              <w:jc w:val="center"/>
              <w:rPr>
                <w:rFonts w:ascii="Times New Roman" w:hAnsi="Times New Roman"/>
                <w:color w:val="000000"/>
                <w:sz w:val="16"/>
                <w:szCs w:val="16"/>
                <w:lang w:eastAsia="en-GB"/>
              </w:rPr>
            </w:pPr>
          </w:p>
        </w:tc>
        <w:tc>
          <w:tcPr>
            <w:tcW w:w="873" w:type="dxa"/>
            <w:tcBorders>
              <w:top w:val="single" w:sz="6" w:space="0" w:color="auto"/>
              <w:left w:val="single" w:sz="6" w:space="0" w:color="auto"/>
              <w:bottom w:val="single" w:sz="6" w:space="0" w:color="auto"/>
              <w:right w:val="single" w:sz="6" w:space="0" w:color="auto"/>
            </w:tcBorders>
          </w:tcPr>
          <w:p w14:paraId="5DD5C9BF" w14:textId="77777777" w:rsidR="004A7902" w:rsidRPr="00917084" w:rsidRDefault="004A7902">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David</w:t>
            </w:r>
          </w:p>
        </w:tc>
        <w:tc>
          <w:tcPr>
            <w:tcW w:w="1253" w:type="dxa"/>
            <w:tcBorders>
              <w:top w:val="single" w:sz="6" w:space="0" w:color="auto"/>
              <w:left w:val="single" w:sz="6" w:space="0" w:color="auto"/>
              <w:bottom w:val="single" w:sz="6" w:space="0" w:color="auto"/>
              <w:right w:val="single" w:sz="6" w:space="0" w:color="auto"/>
            </w:tcBorders>
          </w:tcPr>
          <w:p w14:paraId="6DA97F7F" w14:textId="77777777" w:rsidR="004A7902" w:rsidRPr="00917084" w:rsidRDefault="004A7902">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30</w:t>
            </w:r>
          </w:p>
        </w:tc>
        <w:tc>
          <w:tcPr>
            <w:tcW w:w="566" w:type="dxa"/>
            <w:tcBorders>
              <w:top w:val="single" w:sz="6" w:space="0" w:color="auto"/>
              <w:left w:val="single" w:sz="6" w:space="0" w:color="auto"/>
              <w:bottom w:val="single" w:sz="6" w:space="0" w:color="auto"/>
              <w:right w:val="single" w:sz="6" w:space="0" w:color="auto"/>
            </w:tcBorders>
          </w:tcPr>
          <w:p w14:paraId="1A8D268C" w14:textId="77777777" w:rsidR="004A7902" w:rsidRPr="00917084" w:rsidRDefault="004A7902">
            <w:pPr>
              <w:autoSpaceDE w:val="0"/>
              <w:autoSpaceDN w:val="0"/>
              <w:adjustRightInd w:val="0"/>
              <w:rPr>
                <w:rFonts w:ascii="Times New Roman" w:hAnsi="Times New Roman"/>
                <w:color w:val="000000"/>
                <w:sz w:val="16"/>
                <w:szCs w:val="16"/>
                <w:lang w:eastAsia="en-GB"/>
              </w:rPr>
            </w:pPr>
            <w:r w:rsidRPr="00917084">
              <w:rPr>
                <w:rFonts w:ascii="Times New Roman" w:hAnsi="Times New Roman"/>
                <w:color w:val="000000"/>
                <w:sz w:val="16"/>
                <w:szCs w:val="16"/>
                <w:lang w:eastAsia="en-GB"/>
              </w:rPr>
              <w:t>8.12</w:t>
            </w:r>
          </w:p>
        </w:tc>
        <w:tc>
          <w:tcPr>
            <w:tcW w:w="5356" w:type="dxa"/>
            <w:tcBorders>
              <w:top w:val="single" w:sz="6" w:space="0" w:color="auto"/>
              <w:left w:val="single" w:sz="6" w:space="0" w:color="auto"/>
              <w:bottom w:val="single" w:sz="6" w:space="0" w:color="auto"/>
              <w:right w:val="single" w:sz="6" w:space="0" w:color="auto"/>
            </w:tcBorders>
          </w:tcPr>
          <w:p w14:paraId="340C82A1" w14:textId="77777777" w:rsidR="004A7902" w:rsidRPr="00917084" w:rsidRDefault="004A7902">
            <w:pPr>
              <w:autoSpaceDE w:val="0"/>
              <w:autoSpaceDN w:val="0"/>
              <w:adjustRightInd w:val="0"/>
              <w:rPr>
                <w:rFonts w:ascii="Times New Roman" w:hAnsi="Times New Roman"/>
                <w:color w:val="000000"/>
                <w:sz w:val="16"/>
                <w:szCs w:val="16"/>
                <w:lang w:eastAsia="en-GB"/>
              </w:rPr>
            </w:pPr>
            <w:r w:rsidRPr="00917084">
              <w:rPr>
                <w:rFonts w:ascii="Times New Roman" w:hAnsi="Times New Roman"/>
                <w:color w:val="000000"/>
                <w:sz w:val="16"/>
                <w:szCs w:val="16"/>
                <w:lang w:eastAsia="en-GB"/>
              </w:rPr>
              <w:t>Maintenance on NR Multicast and Broadcast Services</w:t>
            </w:r>
          </w:p>
        </w:tc>
      </w:tr>
      <w:tr w:rsidR="004A7902" w:rsidRPr="00917084" w14:paraId="045B329B" w14:textId="77777777" w:rsidTr="00E60919">
        <w:trPr>
          <w:trHeight w:val="20"/>
        </w:trPr>
        <w:tc>
          <w:tcPr>
            <w:tcW w:w="790" w:type="dxa"/>
            <w:vMerge w:val="restart"/>
            <w:tcBorders>
              <w:top w:val="single" w:sz="6" w:space="0" w:color="auto"/>
              <w:left w:val="single" w:sz="6" w:space="0" w:color="auto"/>
              <w:right w:val="single" w:sz="6" w:space="0" w:color="auto"/>
            </w:tcBorders>
            <w:vAlign w:val="center"/>
          </w:tcPr>
          <w:p w14:paraId="0CB26937" w14:textId="77777777" w:rsidR="004A7902" w:rsidRPr="00917084" w:rsidRDefault="004A7902">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Thu. 05/19</w:t>
            </w:r>
          </w:p>
        </w:tc>
        <w:tc>
          <w:tcPr>
            <w:tcW w:w="799" w:type="dxa"/>
            <w:vMerge w:val="restart"/>
            <w:tcBorders>
              <w:top w:val="single" w:sz="6" w:space="0" w:color="auto"/>
              <w:left w:val="single" w:sz="6" w:space="0" w:color="auto"/>
              <w:right w:val="single" w:sz="6" w:space="0" w:color="auto"/>
            </w:tcBorders>
            <w:vAlign w:val="center"/>
          </w:tcPr>
          <w:p w14:paraId="337B2A50" w14:textId="77777777" w:rsidR="004A7902" w:rsidRPr="00917084" w:rsidRDefault="004A7902">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12:00 UTC</w:t>
            </w:r>
          </w:p>
        </w:tc>
        <w:tc>
          <w:tcPr>
            <w:tcW w:w="852" w:type="dxa"/>
            <w:vMerge w:val="restart"/>
            <w:tcBorders>
              <w:top w:val="single" w:sz="6" w:space="0" w:color="auto"/>
              <w:left w:val="single" w:sz="6" w:space="0" w:color="auto"/>
              <w:right w:val="single" w:sz="6" w:space="0" w:color="auto"/>
            </w:tcBorders>
            <w:vAlign w:val="center"/>
          </w:tcPr>
          <w:p w14:paraId="171315E8" w14:textId="77777777" w:rsidR="004A7902" w:rsidRPr="00917084" w:rsidRDefault="004A7902">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15:00 UTC</w:t>
            </w:r>
          </w:p>
        </w:tc>
        <w:tc>
          <w:tcPr>
            <w:tcW w:w="873" w:type="dxa"/>
            <w:tcBorders>
              <w:top w:val="single" w:sz="6" w:space="0" w:color="auto"/>
              <w:left w:val="single" w:sz="6" w:space="0" w:color="auto"/>
              <w:bottom w:val="single" w:sz="6" w:space="0" w:color="auto"/>
              <w:right w:val="single" w:sz="6" w:space="0" w:color="auto"/>
            </w:tcBorders>
          </w:tcPr>
          <w:p w14:paraId="523C2CC3" w14:textId="77777777" w:rsidR="004A7902" w:rsidRPr="00917084" w:rsidRDefault="004A7902">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Shinya</w:t>
            </w:r>
          </w:p>
        </w:tc>
        <w:tc>
          <w:tcPr>
            <w:tcW w:w="1253" w:type="dxa"/>
            <w:tcBorders>
              <w:top w:val="single" w:sz="6" w:space="0" w:color="auto"/>
              <w:left w:val="single" w:sz="6" w:space="0" w:color="auto"/>
              <w:bottom w:val="single" w:sz="6" w:space="0" w:color="auto"/>
              <w:right w:val="single" w:sz="6" w:space="0" w:color="auto"/>
            </w:tcBorders>
          </w:tcPr>
          <w:p w14:paraId="698E199E" w14:textId="77777777" w:rsidR="004A7902" w:rsidRPr="00917084" w:rsidRDefault="004A7902">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60</w:t>
            </w:r>
          </w:p>
        </w:tc>
        <w:tc>
          <w:tcPr>
            <w:tcW w:w="566" w:type="dxa"/>
            <w:tcBorders>
              <w:top w:val="single" w:sz="6" w:space="0" w:color="auto"/>
              <w:left w:val="single" w:sz="6" w:space="0" w:color="auto"/>
              <w:bottom w:val="single" w:sz="6" w:space="0" w:color="auto"/>
              <w:right w:val="single" w:sz="6" w:space="0" w:color="auto"/>
            </w:tcBorders>
          </w:tcPr>
          <w:p w14:paraId="0B79A801" w14:textId="77777777" w:rsidR="004A7902" w:rsidRPr="00917084" w:rsidRDefault="004A7902">
            <w:pPr>
              <w:autoSpaceDE w:val="0"/>
              <w:autoSpaceDN w:val="0"/>
              <w:adjustRightInd w:val="0"/>
              <w:rPr>
                <w:rFonts w:ascii="Times New Roman" w:hAnsi="Times New Roman"/>
                <w:color w:val="000000"/>
                <w:sz w:val="16"/>
                <w:szCs w:val="16"/>
                <w:lang w:eastAsia="en-GB"/>
              </w:rPr>
            </w:pPr>
            <w:r w:rsidRPr="00917084">
              <w:rPr>
                <w:rFonts w:ascii="Times New Roman" w:hAnsi="Times New Roman"/>
                <w:color w:val="000000"/>
                <w:sz w:val="16"/>
                <w:szCs w:val="16"/>
                <w:lang w:eastAsia="en-GB"/>
              </w:rPr>
              <w:t>8.16</w:t>
            </w:r>
          </w:p>
        </w:tc>
        <w:tc>
          <w:tcPr>
            <w:tcW w:w="5356" w:type="dxa"/>
            <w:tcBorders>
              <w:top w:val="single" w:sz="6" w:space="0" w:color="auto"/>
              <w:left w:val="single" w:sz="6" w:space="0" w:color="auto"/>
              <w:bottom w:val="single" w:sz="6" w:space="0" w:color="auto"/>
              <w:right w:val="single" w:sz="6" w:space="0" w:color="auto"/>
            </w:tcBorders>
          </w:tcPr>
          <w:p w14:paraId="552EED87" w14:textId="77777777" w:rsidR="004A7902" w:rsidRPr="00917084" w:rsidRDefault="004A7902">
            <w:pPr>
              <w:autoSpaceDE w:val="0"/>
              <w:autoSpaceDN w:val="0"/>
              <w:adjustRightInd w:val="0"/>
              <w:rPr>
                <w:rFonts w:ascii="Times New Roman" w:hAnsi="Times New Roman"/>
                <w:color w:val="000000"/>
                <w:sz w:val="16"/>
                <w:szCs w:val="16"/>
                <w:lang w:eastAsia="en-GB"/>
              </w:rPr>
            </w:pPr>
            <w:r w:rsidRPr="00917084">
              <w:rPr>
                <w:rFonts w:ascii="Times New Roman" w:hAnsi="Times New Roman"/>
                <w:color w:val="000000"/>
                <w:sz w:val="16"/>
                <w:szCs w:val="16"/>
                <w:lang w:eastAsia="en-GB"/>
              </w:rPr>
              <w:t>Rel-17 UE features</w:t>
            </w:r>
          </w:p>
        </w:tc>
      </w:tr>
      <w:tr w:rsidR="004A7902" w:rsidRPr="00917084" w14:paraId="6A87DCD1" w14:textId="77777777" w:rsidTr="00E60919">
        <w:trPr>
          <w:trHeight w:val="20"/>
        </w:trPr>
        <w:tc>
          <w:tcPr>
            <w:tcW w:w="790" w:type="dxa"/>
            <w:vMerge/>
            <w:tcBorders>
              <w:left w:val="single" w:sz="6" w:space="0" w:color="auto"/>
              <w:right w:val="single" w:sz="6" w:space="0" w:color="auto"/>
            </w:tcBorders>
            <w:vAlign w:val="center"/>
          </w:tcPr>
          <w:p w14:paraId="39B120A0" w14:textId="77777777" w:rsidR="004A7902" w:rsidRPr="00917084" w:rsidRDefault="004A7902">
            <w:pPr>
              <w:autoSpaceDE w:val="0"/>
              <w:autoSpaceDN w:val="0"/>
              <w:adjustRightInd w:val="0"/>
              <w:jc w:val="center"/>
              <w:rPr>
                <w:rFonts w:ascii="Times New Roman" w:hAnsi="Times New Roman"/>
                <w:color w:val="000000"/>
                <w:sz w:val="16"/>
                <w:szCs w:val="16"/>
                <w:lang w:eastAsia="en-GB"/>
              </w:rPr>
            </w:pPr>
          </w:p>
        </w:tc>
        <w:tc>
          <w:tcPr>
            <w:tcW w:w="799" w:type="dxa"/>
            <w:vMerge/>
            <w:tcBorders>
              <w:left w:val="single" w:sz="6" w:space="0" w:color="auto"/>
              <w:right w:val="single" w:sz="6" w:space="0" w:color="auto"/>
            </w:tcBorders>
            <w:vAlign w:val="center"/>
          </w:tcPr>
          <w:p w14:paraId="5B3D7C6E" w14:textId="77777777" w:rsidR="004A7902" w:rsidRPr="00917084" w:rsidRDefault="004A7902">
            <w:pPr>
              <w:autoSpaceDE w:val="0"/>
              <w:autoSpaceDN w:val="0"/>
              <w:adjustRightInd w:val="0"/>
              <w:jc w:val="center"/>
              <w:rPr>
                <w:rFonts w:ascii="Times New Roman" w:hAnsi="Times New Roman"/>
                <w:color w:val="000000"/>
                <w:sz w:val="16"/>
                <w:szCs w:val="16"/>
                <w:lang w:eastAsia="en-GB"/>
              </w:rPr>
            </w:pPr>
          </w:p>
        </w:tc>
        <w:tc>
          <w:tcPr>
            <w:tcW w:w="852" w:type="dxa"/>
            <w:vMerge/>
            <w:tcBorders>
              <w:left w:val="single" w:sz="6" w:space="0" w:color="auto"/>
              <w:right w:val="single" w:sz="6" w:space="0" w:color="auto"/>
            </w:tcBorders>
            <w:vAlign w:val="center"/>
          </w:tcPr>
          <w:p w14:paraId="60DB6DC9" w14:textId="77777777" w:rsidR="004A7902" w:rsidRPr="00917084" w:rsidRDefault="004A7902">
            <w:pPr>
              <w:autoSpaceDE w:val="0"/>
              <w:autoSpaceDN w:val="0"/>
              <w:adjustRightInd w:val="0"/>
              <w:jc w:val="center"/>
              <w:rPr>
                <w:rFonts w:ascii="Times New Roman" w:hAnsi="Times New Roman"/>
                <w:color w:val="000000"/>
                <w:sz w:val="16"/>
                <w:szCs w:val="16"/>
                <w:lang w:eastAsia="en-GB"/>
              </w:rPr>
            </w:pPr>
          </w:p>
        </w:tc>
        <w:tc>
          <w:tcPr>
            <w:tcW w:w="873" w:type="dxa"/>
            <w:tcBorders>
              <w:top w:val="single" w:sz="6" w:space="0" w:color="auto"/>
              <w:left w:val="single" w:sz="6" w:space="0" w:color="auto"/>
              <w:bottom w:val="single" w:sz="6" w:space="0" w:color="auto"/>
              <w:right w:val="single" w:sz="6" w:space="0" w:color="auto"/>
            </w:tcBorders>
          </w:tcPr>
          <w:p w14:paraId="5D0FB273" w14:textId="77777777" w:rsidR="004A7902" w:rsidRPr="00917084" w:rsidRDefault="004A7902">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Xiaodong</w:t>
            </w:r>
          </w:p>
        </w:tc>
        <w:tc>
          <w:tcPr>
            <w:tcW w:w="1253" w:type="dxa"/>
            <w:tcBorders>
              <w:top w:val="single" w:sz="6" w:space="0" w:color="auto"/>
              <w:left w:val="single" w:sz="6" w:space="0" w:color="auto"/>
              <w:bottom w:val="single" w:sz="6" w:space="0" w:color="auto"/>
              <w:right w:val="single" w:sz="6" w:space="0" w:color="auto"/>
            </w:tcBorders>
          </w:tcPr>
          <w:p w14:paraId="3E3DDE56" w14:textId="77777777" w:rsidR="004A7902" w:rsidRPr="00917084" w:rsidRDefault="004A7902">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60</w:t>
            </w:r>
          </w:p>
        </w:tc>
        <w:tc>
          <w:tcPr>
            <w:tcW w:w="566" w:type="dxa"/>
            <w:tcBorders>
              <w:top w:val="single" w:sz="6" w:space="0" w:color="auto"/>
              <w:left w:val="single" w:sz="6" w:space="0" w:color="auto"/>
              <w:bottom w:val="single" w:sz="6" w:space="0" w:color="auto"/>
              <w:right w:val="single" w:sz="6" w:space="0" w:color="auto"/>
            </w:tcBorders>
          </w:tcPr>
          <w:p w14:paraId="66876D0B" w14:textId="77777777" w:rsidR="004A7902" w:rsidRPr="00917084" w:rsidRDefault="004A7902">
            <w:pPr>
              <w:autoSpaceDE w:val="0"/>
              <w:autoSpaceDN w:val="0"/>
              <w:adjustRightInd w:val="0"/>
              <w:rPr>
                <w:rFonts w:ascii="Times New Roman" w:hAnsi="Times New Roman"/>
                <w:color w:val="000000"/>
                <w:sz w:val="16"/>
                <w:szCs w:val="16"/>
                <w:lang w:eastAsia="en-GB"/>
              </w:rPr>
            </w:pPr>
            <w:r w:rsidRPr="00917084">
              <w:rPr>
                <w:rFonts w:ascii="Times New Roman" w:hAnsi="Times New Roman"/>
                <w:color w:val="000000"/>
                <w:sz w:val="16"/>
                <w:szCs w:val="16"/>
                <w:lang w:eastAsia="en-GB"/>
              </w:rPr>
              <w:t>9.6</w:t>
            </w:r>
          </w:p>
        </w:tc>
        <w:tc>
          <w:tcPr>
            <w:tcW w:w="5356" w:type="dxa"/>
            <w:tcBorders>
              <w:top w:val="single" w:sz="6" w:space="0" w:color="auto"/>
              <w:left w:val="single" w:sz="6" w:space="0" w:color="auto"/>
              <w:bottom w:val="single" w:sz="6" w:space="0" w:color="auto"/>
              <w:right w:val="single" w:sz="6" w:space="0" w:color="auto"/>
            </w:tcBorders>
          </w:tcPr>
          <w:p w14:paraId="746F3D19" w14:textId="77777777" w:rsidR="004A7902" w:rsidRPr="00917084" w:rsidRDefault="004A7902">
            <w:pPr>
              <w:autoSpaceDE w:val="0"/>
              <w:autoSpaceDN w:val="0"/>
              <w:adjustRightInd w:val="0"/>
              <w:rPr>
                <w:rFonts w:ascii="Times New Roman" w:hAnsi="Times New Roman"/>
                <w:color w:val="000000"/>
                <w:sz w:val="16"/>
                <w:szCs w:val="16"/>
                <w:lang w:eastAsia="en-GB"/>
              </w:rPr>
            </w:pPr>
            <w:r w:rsidRPr="00917084">
              <w:rPr>
                <w:rFonts w:ascii="Times New Roman" w:hAnsi="Times New Roman"/>
                <w:color w:val="000000"/>
                <w:sz w:val="16"/>
                <w:szCs w:val="16"/>
                <w:lang w:eastAsia="en-GB"/>
              </w:rPr>
              <w:t>Study on further NR RedCap (reduced capability) UE complexity reduction</w:t>
            </w:r>
          </w:p>
        </w:tc>
      </w:tr>
      <w:tr w:rsidR="004A7902" w:rsidRPr="00917084" w14:paraId="4948FAED" w14:textId="77777777" w:rsidTr="00E60919">
        <w:trPr>
          <w:trHeight w:val="20"/>
        </w:trPr>
        <w:tc>
          <w:tcPr>
            <w:tcW w:w="790" w:type="dxa"/>
            <w:vMerge/>
            <w:tcBorders>
              <w:left w:val="single" w:sz="6" w:space="0" w:color="auto"/>
              <w:bottom w:val="single" w:sz="6" w:space="0" w:color="auto"/>
              <w:right w:val="single" w:sz="6" w:space="0" w:color="auto"/>
            </w:tcBorders>
            <w:vAlign w:val="center"/>
          </w:tcPr>
          <w:p w14:paraId="792F3E20" w14:textId="77777777" w:rsidR="004A7902" w:rsidRPr="00917084" w:rsidRDefault="004A7902">
            <w:pPr>
              <w:autoSpaceDE w:val="0"/>
              <w:autoSpaceDN w:val="0"/>
              <w:adjustRightInd w:val="0"/>
              <w:jc w:val="center"/>
              <w:rPr>
                <w:rFonts w:ascii="Times New Roman" w:hAnsi="Times New Roman"/>
                <w:color w:val="000000"/>
                <w:sz w:val="16"/>
                <w:szCs w:val="16"/>
                <w:lang w:eastAsia="en-GB"/>
              </w:rPr>
            </w:pPr>
          </w:p>
        </w:tc>
        <w:tc>
          <w:tcPr>
            <w:tcW w:w="799" w:type="dxa"/>
            <w:vMerge/>
            <w:tcBorders>
              <w:left w:val="single" w:sz="6" w:space="0" w:color="auto"/>
              <w:bottom w:val="single" w:sz="6" w:space="0" w:color="auto"/>
              <w:right w:val="single" w:sz="6" w:space="0" w:color="auto"/>
            </w:tcBorders>
            <w:vAlign w:val="center"/>
          </w:tcPr>
          <w:p w14:paraId="246F49AA" w14:textId="77777777" w:rsidR="004A7902" w:rsidRPr="00917084" w:rsidRDefault="004A7902">
            <w:pPr>
              <w:autoSpaceDE w:val="0"/>
              <w:autoSpaceDN w:val="0"/>
              <w:adjustRightInd w:val="0"/>
              <w:jc w:val="center"/>
              <w:rPr>
                <w:rFonts w:ascii="Times New Roman" w:hAnsi="Times New Roman"/>
                <w:color w:val="000000"/>
                <w:sz w:val="16"/>
                <w:szCs w:val="16"/>
                <w:lang w:eastAsia="en-GB"/>
              </w:rPr>
            </w:pPr>
          </w:p>
        </w:tc>
        <w:tc>
          <w:tcPr>
            <w:tcW w:w="852" w:type="dxa"/>
            <w:vMerge/>
            <w:tcBorders>
              <w:left w:val="single" w:sz="6" w:space="0" w:color="auto"/>
              <w:bottom w:val="single" w:sz="6" w:space="0" w:color="auto"/>
              <w:right w:val="single" w:sz="6" w:space="0" w:color="auto"/>
            </w:tcBorders>
            <w:vAlign w:val="center"/>
          </w:tcPr>
          <w:p w14:paraId="5C69B1EF" w14:textId="77777777" w:rsidR="004A7902" w:rsidRPr="00917084" w:rsidRDefault="004A7902">
            <w:pPr>
              <w:autoSpaceDE w:val="0"/>
              <w:autoSpaceDN w:val="0"/>
              <w:adjustRightInd w:val="0"/>
              <w:jc w:val="center"/>
              <w:rPr>
                <w:rFonts w:ascii="Times New Roman" w:hAnsi="Times New Roman"/>
                <w:color w:val="000000"/>
                <w:sz w:val="16"/>
                <w:szCs w:val="16"/>
                <w:lang w:eastAsia="en-GB"/>
              </w:rPr>
            </w:pPr>
          </w:p>
        </w:tc>
        <w:tc>
          <w:tcPr>
            <w:tcW w:w="873" w:type="dxa"/>
            <w:tcBorders>
              <w:top w:val="single" w:sz="6" w:space="0" w:color="auto"/>
              <w:left w:val="single" w:sz="6" w:space="0" w:color="auto"/>
              <w:bottom w:val="single" w:sz="6" w:space="0" w:color="auto"/>
              <w:right w:val="single" w:sz="6" w:space="0" w:color="auto"/>
            </w:tcBorders>
          </w:tcPr>
          <w:p w14:paraId="5DDBF9FC" w14:textId="77777777" w:rsidR="004A7902" w:rsidRPr="00917084" w:rsidRDefault="004A7902">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Xiaodong</w:t>
            </w:r>
          </w:p>
        </w:tc>
        <w:tc>
          <w:tcPr>
            <w:tcW w:w="1253" w:type="dxa"/>
            <w:tcBorders>
              <w:top w:val="single" w:sz="6" w:space="0" w:color="auto"/>
              <w:left w:val="single" w:sz="6" w:space="0" w:color="auto"/>
              <w:bottom w:val="single" w:sz="6" w:space="0" w:color="auto"/>
              <w:right w:val="single" w:sz="6" w:space="0" w:color="auto"/>
            </w:tcBorders>
          </w:tcPr>
          <w:p w14:paraId="5B12226B" w14:textId="77777777" w:rsidR="004A7902" w:rsidRPr="00917084" w:rsidRDefault="004A7902">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60</w:t>
            </w:r>
          </w:p>
        </w:tc>
        <w:tc>
          <w:tcPr>
            <w:tcW w:w="566" w:type="dxa"/>
            <w:tcBorders>
              <w:top w:val="single" w:sz="6" w:space="0" w:color="auto"/>
              <w:left w:val="single" w:sz="6" w:space="0" w:color="auto"/>
              <w:bottom w:val="single" w:sz="6" w:space="0" w:color="auto"/>
              <w:right w:val="single" w:sz="6" w:space="0" w:color="auto"/>
            </w:tcBorders>
          </w:tcPr>
          <w:p w14:paraId="61BF55F6" w14:textId="77777777" w:rsidR="004A7902" w:rsidRPr="00917084" w:rsidRDefault="004A7902">
            <w:pPr>
              <w:autoSpaceDE w:val="0"/>
              <w:autoSpaceDN w:val="0"/>
              <w:adjustRightInd w:val="0"/>
              <w:rPr>
                <w:rFonts w:ascii="Times New Roman" w:hAnsi="Times New Roman"/>
                <w:color w:val="000000"/>
                <w:sz w:val="16"/>
                <w:szCs w:val="16"/>
                <w:lang w:eastAsia="en-GB"/>
              </w:rPr>
            </w:pPr>
            <w:r w:rsidRPr="00917084">
              <w:rPr>
                <w:rFonts w:ascii="Times New Roman" w:hAnsi="Times New Roman"/>
                <w:color w:val="000000"/>
                <w:sz w:val="16"/>
                <w:szCs w:val="16"/>
                <w:lang w:eastAsia="en-GB"/>
              </w:rPr>
              <w:t>9.9</w:t>
            </w:r>
          </w:p>
        </w:tc>
        <w:tc>
          <w:tcPr>
            <w:tcW w:w="5356" w:type="dxa"/>
            <w:tcBorders>
              <w:top w:val="single" w:sz="6" w:space="0" w:color="auto"/>
              <w:left w:val="single" w:sz="6" w:space="0" w:color="auto"/>
              <w:bottom w:val="single" w:sz="6" w:space="0" w:color="auto"/>
              <w:right w:val="single" w:sz="6" w:space="0" w:color="auto"/>
            </w:tcBorders>
          </w:tcPr>
          <w:p w14:paraId="04519836" w14:textId="77777777" w:rsidR="004A7902" w:rsidRPr="00917084" w:rsidRDefault="004A7902">
            <w:pPr>
              <w:autoSpaceDE w:val="0"/>
              <w:autoSpaceDN w:val="0"/>
              <w:adjustRightInd w:val="0"/>
              <w:rPr>
                <w:rFonts w:ascii="Times New Roman" w:hAnsi="Times New Roman"/>
                <w:color w:val="000000"/>
                <w:sz w:val="16"/>
                <w:szCs w:val="16"/>
                <w:lang w:eastAsia="en-GB"/>
              </w:rPr>
            </w:pPr>
            <w:r w:rsidRPr="00917084">
              <w:rPr>
                <w:rFonts w:ascii="Times New Roman" w:hAnsi="Times New Roman"/>
                <w:color w:val="000000"/>
                <w:sz w:val="16"/>
                <w:szCs w:val="16"/>
                <w:lang w:eastAsia="en-GB"/>
              </w:rPr>
              <w:t>Enhancement of NR Dynamic Spectrum Sharing (DSS)</w:t>
            </w:r>
          </w:p>
        </w:tc>
      </w:tr>
      <w:tr w:rsidR="004A7902" w:rsidRPr="00917084" w14:paraId="3B5C1EA1" w14:textId="77777777" w:rsidTr="00143632">
        <w:trPr>
          <w:trHeight w:val="20"/>
        </w:trPr>
        <w:tc>
          <w:tcPr>
            <w:tcW w:w="790" w:type="dxa"/>
            <w:vMerge w:val="restart"/>
            <w:tcBorders>
              <w:top w:val="single" w:sz="6" w:space="0" w:color="auto"/>
              <w:left w:val="single" w:sz="6" w:space="0" w:color="auto"/>
              <w:right w:val="single" w:sz="6" w:space="0" w:color="auto"/>
            </w:tcBorders>
            <w:vAlign w:val="center"/>
          </w:tcPr>
          <w:p w14:paraId="0FCF2F7E" w14:textId="77777777" w:rsidR="004A7902" w:rsidRPr="00917084" w:rsidRDefault="004A7902">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Fri. 05/20</w:t>
            </w:r>
          </w:p>
        </w:tc>
        <w:tc>
          <w:tcPr>
            <w:tcW w:w="799" w:type="dxa"/>
            <w:vMerge w:val="restart"/>
            <w:tcBorders>
              <w:top w:val="single" w:sz="6" w:space="0" w:color="auto"/>
              <w:left w:val="single" w:sz="6" w:space="0" w:color="auto"/>
              <w:right w:val="single" w:sz="6" w:space="0" w:color="auto"/>
            </w:tcBorders>
            <w:vAlign w:val="center"/>
          </w:tcPr>
          <w:p w14:paraId="1A5D9CA3" w14:textId="77777777" w:rsidR="004A7902" w:rsidRPr="00917084" w:rsidRDefault="004A7902">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03:00 UTC</w:t>
            </w:r>
          </w:p>
        </w:tc>
        <w:tc>
          <w:tcPr>
            <w:tcW w:w="852" w:type="dxa"/>
            <w:vMerge w:val="restart"/>
            <w:tcBorders>
              <w:top w:val="single" w:sz="6" w:space="0" w:color="auto"/>
              <w:left w:val="single" w:sz="6" w:space="0" w:color="auto"/>
              <w:right w:val="single" w:sz="6" w:space="0" w:color="auto"/>
            </w:tcBorders>
            <w:vAlign w:val="center"/>
          </w:tcPr>
          <w:p w14:paraId="144EE4F8" w14:textId="77777777" w:rsidR="004A7902" w:rsidRPr="00917084" w:rsidRDefault="004A7902">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06:00 UTC</w:t>
            </w:r>
          </w:p>
        </w:tc>
        <w:tc>
          <w:tcPr>
            <w:tcW w:w="873" w:type="dxa"/>
            <w:tcBorders>
              <w:top w:val="single" w:sz="6" w:space="0" w:color="auto"/>
              <w:left w:val="single" w:sz="6" w:space="0" w:color="auto"/>
              <w:bottom w:val="single" w:sz="6" w:space="0" w:color="auto"/>
              <w:right w:val="single" w:sz="6" w:space="0" w:color="auto"/>
            </w:tcBorders>
          </w:tcPr>
          <w:p w14:paraId="31B2CA12" w14:textId="77777777" w:rsidR="004A7902" w:rsidRPr="00917084" w:rsidRDefault="004A7902">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Shinya</w:t>
            </w:r>
          </w:p>
        </w:tc>
        <w:tc>
          <w:tcPr>
            <w:tcW w:w="1253" w:type="dxa"/>
            <w:tcBorders>
              <w:top w:val="single" w:sz="6" w:space="0" w:color="auto"/>
              <w:left w:val="single" w:sz="6" w:space="0" w:color="auto"/>
              <w:bottom w:val="single" w:sz="6" w:space="0" w:color="auto"/>
              <w:right w:val="single" w:sz="6" w:space="0" w:color="auto"/>
            </w:tcBorders>
          </w:tcPr>
          <w:p w14:paraId="32FEF56C" w14:textId="77777777" w:rsidR="004A7902" w:rsidRPr="00917084" w:rsidRDefault="004A7902">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60</w:t>
            </w:r>
          </w:p>
        </w:tc>
        <w:tc>
          <w:tcPr>
            <w:tcW w:w="566" w:type="dxa"/>
            <w:tcBorders>
              <w:top w:val="single" w:sz="6" w:space="0" w:color="auto"/>
              <w:left w:val="single" w:sz="6" w:space="0" w:color="auto"/>
              <w:bottom w:val="single" w:sz="6" w:space="0" w:color="auto"/>
              <w:right w:val="single" w:sz="6" w:space="0" w:color="auto"/>
            </w:tcBorders>
          </w:tcPr>
          <w:p w14:paraId="7A1A04C0" w14:textId="77777777" w:rsidR="004A7902" w:rsidRPr="00917084" w:rsidRDefault="004A7902">
            <w:pPr>
              <w:autoSpaceDE w:val="0"/>
              <w:autoSpaceDN w:val="0"/>
              <w:adjustRightInd w:val="0"/>
              <w:rPr>
                <w:rFonts w:ascii="Times New Roman" w:hAnsi="Times New Roman"/>
                <w:color w:val="000000"/>
                <w:sz w:val="16"/>
                <w:szCs w:val="16"/>
                <w:lang w:eastAsia="en-GB"/>
              </w:rPr>
            </w:pPr>
            <w:r w:rsidRPr="00917084">
              <w:rPr>
                <w:rFonts w:ascii="Times New Roman" w:hAnsi="Times New Roman"/>
                <w:color w:val="000000"/>
                <w:sz w:val="16"/>
                <w:szCs w:val="16"/>
                <w:lang w:eastAsia="en-GB"/>
              </w:rPr>
              <w:t>8.16</w:t>
            </w:r>
          </w:p>
        </w:tc>
        <w:tc>
          <w:tcPr>
            <w:tcW w:w="5356" w:type="dxa"/>
            <w:tcBorders>
              <w:top w:val="single" w:sz="6" w:space="0" w:color="auto"/>
              <w:left w:val="single" w:sz="6" w:space="0" w:color="auto"/>
              <w:bottom w:val="single" w:sz="6" w:space="0" w:color="auto"/>
              <w:right w:val="single" w:sz="6" w:space="0" w:color="auto"/>
            </w:tcBorders>
          </w:tcPr>
          <w:p w14:paraId="533535C1" w14:textId="77777777" w:rsidR="004A7902" w:rsidRPr="00917084" w:rsidRDefault="004A7902">
            <w:pPr>
              <w:autoSpaceDE w:val="0"/>
              <w:autoSpaceDN w:val="0"/>
              <w:adjustRightInd w:val="0"/>
              <w:rPr>
                <w:rFonts w:ascii="Times New Roman" w:hAnsi="Times New Roman"/>
                <w:color w:val="000000"/>
                <w:sz w:val="16"/>
                <w:szCs w:val="16"/>
                <w:lang w:eastAsia="en-GB"/>
              </w:rPr>
            </w:pPr>
            <w:r w:rsidRPr="00917084">
              <w:rPr>
                <w:rFonts w:ascii="Times New Roman" w:hAnsi="Times New Roman"/>
                <w:color w:val="000000"/>
                <w:sz w:val="16"/>
                <w:szCs w:val="16"/>
                <w:lang w:eastAsia="en-GB"/>
              </w:rPr>
              <w:t>Rel-17 UE features</w:t>
            </w:r>
          </w:p>
        </w:tc>
      </w:tr>
      <w:tr w:rsidR="004A7902" w:rsidRPr="00917084" w14:paraId="724B8BDC" w14:textId="77777777" w:rsidTr="00143632">
        <w:trPr>
          <w:trHeight w:val="20"/>
        </w:trPr>
        <w:tc>
          <w:tcPr>
            <w:tcW w:w="790" w:type="dxa"/>
            <w:vMerge/>
            <w:tcBorders>
              <w:left w:val="single" w:sz="6" w:space="0" w:color="auto"/>
              <w:right w:val="single" w:sz="6" w:space="0" w:color="auto"/>
            </w:tcBorders>
            <w:vAlign w:val="center"/>
          </w:tcPr>
          <w:p w14:paraId="580FE772" w14:textId="77777777" w:rsidR="004A7902" w:rsidRPr="00917084" w:rsidRDefault="004A7902">
            <w:pPr>
              <w:autoSpaceDE w:val="0"/>
              <w:autoSpaceDN w:val="0"/>
              <w:adjustRightInd w:val="0"/>
              <w:jc w:val="center"/>
              <w:rPr>
                <w:rFonts w:ascii="Times New Roman" w:hAnsi="Times New Roman"/>
                <w:color w:val="000000"/>
                <w:sz w:val="16"/>
                <w:szCs w:val="16"/>
                <w:lang w:eastAsia="en-GB"/>
              </w:rPr>
            </w:pPr>
          </w:p>
        </w:tc>
        <w:tc>
          <w:tcPr>
            <w:tcW w:w="799" w:type="dxa"/>
            <w:vMerge/>
            <w:tcBorders>
              <w:left w:val="single" w:sz="6" w:space="0" w:color="auto"/>
              <w:right w:val="single" w:sz="6" w:space="0" w:color="auto"/>
            </w:tcBorders>
            <w:vAlign w:val="center"/>
          </w:tcPr>
          <w:p w14:paraId="752EDBE6" w14:textId="77777777" w:rsidR="004A7902" w:rsidRPr="00917084" w:rsidRDefault="004A7902">
            <w:pPr>
              <w:autoSpaceDE w:val="0"/>
              <w:autoSpaceDN w:val="0"/>
              <w:adjustRightInd w:val="0"/>
              <w:jc w:val="center"/>
              <w:rPr>
                <w:rFonts w:ascii="Times New Roman" w:hAnsi="Times New Roman"/>
                <w:color w:val="000000"/>
                <w:sz w:val="16"/>
                <w:szCs w:val="16"/>
                <w:lang w:eastAsia="en-GB"/>
              </w:rPr>
            </w:pPr>
          </w:p>
        </w:tc>
        <w:tc>
          <w:tcPr>
            <w:tcW w:w="852" w:type="dxa"/>
            <w:vMerge/>
            <w:tcBorders>
              <w:left w:val="single" w:sz="6" w:space="0" w:color="auto"/>
              <w:right w:val="single" w:sz="6" w:space="0" w:color="auto"/>
            </w:tcBorders>
            <w:vAlign w:val="center"/>
          </w:tcPr>
          <w:p w14:paraId="21B6FE71" w14:textId="77777777" w:rsidR="004A7902" w:rsidRPr="00917084" w:rsidRDefault="004A7902">
            <w:pPr>
              <w:autoSpaceDE w:val="0"/>
              <w:autoSpaceDN w:val="0"/>
              <w:adjustRightInd w:val="0"/>
              <w:jc w:val="center"/>
              <w:rPr>
                <w:rFonts w:ascii="Times New Roman" w:hAnsi="Times New Roman"/>
                <w:color w:val="000000"/>
                <w:sz w:val="16"/>
                <w:szCs w:val="16"/>
                <w:lang w:eastAsia="en-GB"/>
              </w:rPr>
            </w:pPr>
          </w:p>
        </w:tc>
        <w:tc>
          <w:tcPr>
            <w:tcW w:w="873" w:type="dxa"/>
            <w:tcBorders>
              <w:top w:val="single" w:sz="6" w:space="0" w:color="auto"/>
              <w:left w:val="single" w:sz="6" w:space="0" w:color="auto"/>
              <w:bottom w:val="single" w:sz="6" w:space="0" w:color="auto"/>
              <w:right w:val="single" w:sz="6" w:space="0" w:color="auto"/>
            </w:tcBorders>
          </w:tcPr>
          <w:p w14:paraId="044C0082" w14:textId="77777777" w:rsidR="004A7902" w:rsidRPr="00917084" w:rsidRDefault="004A7902">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Xiaodong</w:t>
            </w:r>
          </w:p>
        </w:tc>
        <w:tc>
          <w:tcPr>
            <w:tcW w:w="1253" w:type="dxa"/>
            <w:tcBorders>
              <w:top w:val="single" w:sz="6" w:space="0" w:color="auto"/>
              <w:left w:val="single" w:sz="6" w:space="0" w:color="auto"/>
              <w:bottom w:val="single" w:sz="6" w:space="0" w:color="auto"/>
              <w:right w:val="single" w:sz="6" w:space="0" w:color="auto"/>
            </w:tcBorders>
          </w:tcPr>
          <w:p w14:paraId="72BC2B54" w14:textId="77777777" w:rsidR="004A7902" w:rsidRPr="00917084" w:rsidRDefault="004A7902">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20</w:t>
            </w:r>
          </w:p>
        </w:tc>
        <w:tc>
          <w:tcPr>
            <w:tcW w:w="566" w:type="dxa"/>
            <w:tcBorders>
              <w:top w:val="single" w:sz="6" w:space="0" w:color="auto"/>
              <w:left w:val="single" w:sz="6" w:space="0" w:color="auto"/>
              <w:bottom w:val="single" w:sz="6" w:space="0" w:color="auto"/>
              <w:right w:val="single" w:sz="6" w:space="0" w:color="auto"/>
            </w:tcBorders>
          </w:tcPr>
          <w:p w14:paraId="37D726E2" w14:textId="77777777" w:rsidR="004A7902" w:rsidRPr="00917084" w:rsidRDefault="004A7902">
            <w:pPr>
              <w:autoSpaceDE w:val="0"/>
              <w:autoSpaceDN w:val="0"/>
              <w:adjustRightInd w:val="0"/>
              <w:rPr>
                <w:rFonts w:ascii="Times New Roman" w:hAnsi="Times New Roman"/>
                <w:color w:val="000000"/>
                <w:sz w:val="16"/>
                <w:szCs w:val="16"/>
                <w:lang w:eastAsia="en-GB"/>
              </w:rPr>
            </w:pPr>
            <w:r w:rsidRPr="00917084">
              <w:rPr>
                <w:rFonts w:ascii="Times New Roman" w:hAnsi="Times New Roman"/>
                <w:color w:val="000000"/>
                <w:sz w:val="16"/>
                <w:szCs w:val="16"/>
                <w:lang w:eastAsia="en-GB"/>
              </w:rPr>
              <w:t>9.6</w:t>
            </w:r>
          </w:p>
        </w:tc>
        <w:tc>
          <w:tcPr>
            <w:tcW w:w="5356" w:type="dxa"/>
            <w:tcBorders>
              <w:top w:val="single" w:sz="6" w:space="0" w:color="auto"/>
              <w:left w:val="single" w:sz="6" w:space="0" w:color="auto"/>
              <w:bottom w:val="single" w:sz="6" w:space="0" w:color="auto"/>
              <w:right w:val="single" w:sz="6" w:space="0" w:color="auto"/>
            </w:tcBorders>
          </w:tcPr>
          <w:p w14:paraId="53FB7F32" w14:textId="77777777" w:rsidR="004A7902" w:rsidRPr="00917084" w:rsidRDefault="004A7902">
            <w:pPr>
              <w:autoSpaceDE w:val="0"/>
              <w:autoSpaceDN w:val="0"/>
              <w:adjustRightInd w:val="0"/>
              <w:rPr>
                <w:rFonts w:ascii="Times New Roman" w:hAnsi="Times New Roman"/>
                <w:color w:val="000000"/>
                <w:sz w:val="16"/>
                <w:szCs w:val="16"/>
                <w:lang w:eastAsia="en-GB"/>
              </w:rPr>
            </w:pPr>
            <w:r w:rsidRPr="00917084">
              <w:rPr>
                <w:rFonts w:ascii="Times New Roman" w:hAnsi="Times New Roman"/>
                <w:color w:val="000000"/>
                <w:sz w:val="16"/>
                <w:szCs w:val="16"/>
                <w:lang w:eastAsia="en-GB"/>
              </w:rPr>
              <w:t>Study on further NR RedCap (reduced capability) UE complexity reduction</w:t>
            </w:r>
          </w:p>
        </w:tc>
      </w:tr>
      <w:tr w:rsidR="004A7902" w:rsidRPr="00917084" w14:paraId="465FB0B8" w14:textId="77777777" w:rsidTr="00143632">
        <w:trPr>
          <w:trHeight w:val="20"/>
        </w:trPr>
        <w:tc>
          <w:tcPr>
            <w:tcW w:w="790" w:type="dxa"/>
            <w:vMerge/>
            <w:tcBorders>
              <w:left w:val="single" w:sz="6" w:space="0" w:color="auto"/>
              <w:right w:val="single" w:sz="6" w:space="0" w:color="auto"/>
            </w:tcBorders>
            <w:vAlign w:val="center"/>
          </w:tcPr>
          <w:p w14:paraId="574169F0" w14:textId="77777777" w:rsidR="004A7902" w:rsidRPr="00917084" w:rsidRDefault="004A7902">
            <w:pPr>
              <w:autoSpaceDE w:val="0"/>
              <w:autoSpaceDN w:val="0"/>
              <w:adjustRightInd w:val="0"/>
              <w:jc w:val="center"/>
              <w:rPr>
                <w:rFonts w:ascii="Times New Roman" w:hAnsi="Times New Roman"/>
                <w:color w:val="000000"/>
                <w:sz w:val="16"/>
                <w:szCs w:val="16"/>
                <w:lang w:eastAsia="en-GB"/>
              </w:rPr>
            </w:pPr>
          </w:p>
        </w:tc>
        <w:tc>
          <w:tcPr>
            <w:tcW w:w="799" w:type="dxa"/>
            <w:vMerge/>
            <w:tcBorders>
              <w:left w:val="single" w:sz="6" w:space="0" w:color="auto"/>
              <w:right w:val="single" w:sz="6" w:space="0" w:color="auto"/>
            </w:tcBorders>
            <w:vAlign w:val="center"/>
          </w:tcPr>
          <w:p w14:paraId="0389EF23" w14:textId="77777777" w:rsidR="004A7902" w:rsidRPr="00917084" w:rsidRDefault="004A7902">
            <w:pPr>
              <w:autoSpaceDE w:val="0"/>
              <w:autoSpaceDN w:val="0"/>
              <w:adjustRightInd w:val="0"/>
              <w:jc w:val="center"/>
              <w:rPr>
                <w:rFonts w:ascii="Times New Roman" w:hAnsi="Times New Roman"/>
                <w:color w:val="000000"/>
                <w:sz w:val="16"/>
                <w:szCs w:val="16"/>
                <w:lang w:eastAsia="en-GB"/>
              </w:rPr>
            </w:pPr>
          </w:p>
        </w:tc>
        <w:tc>
          <w:tcPr>
            <w:tcW w:w="852" w:type="dxa"/>
            <w:vMerge/>
            <w:tcBorders>
              <w:left w:val="single" w:sz="6" w:space="0" w:color="auto"/>
              <w:right w:val="single" w:sz="6" w:space="0" w:color="auto"/>
            </w:tcBorders>
            <w:vAlign w:val="center"/>
          </w:tcPr>
          <w:p w14:paraId="5DA7C81C" w14:textId="77777777" w:rsidR="004A7902" w:rsidRPr="00917084" w:rsidRDefault="004A7902">
            <w:pPr>
              <w:autoSpaceDE w:val="0"/>
              <w:autoSpaceDN w:val="0"/>
              <w:adjustRightInd w:val="0"/>
              <w:jc w:val="center"/>
              <w:rPr>
                <w:rFonts w:ascii="Times New Roman" w:hAnsi="Times New Roman"/>
                <w:color w:val="000000"/>
                <w:sz w:val="16"/>
                <w:szCs w:val="16"/>
                <w:lang w:eastAsia="en-GB"/>
              </w:rPr>
            </w:pPr>
          </w:p>
        </w:tc>
        <w:tc>
          <w:tcPr>
            <w:tcW w:w="873" w:type="dxa"/>
            <w:tcBorders>
              <w:top w:val="single" w:sz="6" w:space="0" w:color="auto"/>
              <w:left w:val="single" w:sz="6" w:space="0" w:color="auto"/>
              <w:bottom w:val="single" w:sz="6" w:space="0" w:color="auto"/>
              <w:right w:val="single" w:sz="6" w:space="0" w:color="auto"/>
            </w:tcBorders>
          </w:tcPr>
          <w:p w14:paraId="08B4D56F" w14:textId="77777777" w:rsidR="004A7902" w:rsidRPr="00917084" w:rsidRDefault="004A7902">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Xiaodong</w:t>
            </w:r>
          </w:p>
        </w:tc>
        <w:tc>
          <w:tcPr>
            <w:tcW w:w="1253" w:type="dxa"/>
            <w:tcBorders>
              <w:top w:val="single" w:sz="6" w:space="0" w:color="auto"/>
              <w:left w:val="single" w:sz="6" w:space="0" w:color="auto"/>
              <w:bottom w:val="single" w:sz="6" w:space="0" w:color="auto"/>
              <w:right w:val="single" w:sz="6" w:space="0" w:color="auto"/>
            </w:tcBorders>
          </w:tcPr>
          <w:p w14:paraId="1C6CAF16" w14:textId="77777777" w:rsidR="004A7902" w:rsidRPr="00917084" w:rsidRDefault="004A7902">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40</w:t>
            </w:r>
          </w:p>
        </w:tc>
        <w:tc>
          <w:tcPr>
            <w:tcW w:w="566" w:type="dxa"/>
            <w:tcBorders>
              <w:top w:val="single" w:sz="6" w:space="0" w:color="auto"/>
              <w:left w:val="single" w:sz="6" w:space="0" w:color="auto"/>
              <w:bottom w:val="single" w:sz="6" w:space="0" w:color="auto"/>
              <w:right w:val="single" w:sz="6" w:space="0" w:color="auto"/>
            </w:tcBorders>
          </w:tcPr>
          <w:p w14:paraId="10859578" w14:textId="77777777" w:rsidR="004A7902" w:rsidRPr="00917084" w:rsidRDefault="004A7902">
            <w:pPr>
              <w:autoSpaceDE w:val="0"/>
              <w:autoSpaceDN w:val="0"/>
              <w:adjustRightInd w:val="0"/>
              <w:rPr>
                <w:rFonts w:ascii="Times New Roman" w:hAnsi="Times New Roman"/>
                <w:color w:val="000000"/>
                <w:sz w:val="16"/>
                <w:szCs w:val="16"/>
                <w:lang w:eastAsia="en-GB"/>
              </w:rPr>
            </w:pPr>
            <w:r w:rsidRPr="00917084">
              <w:rPr>
                <w:rFonts w:ascii="Times New Roman" w:hAnsi="Times New Roman"/>
                <w:color w:val="000000"/>
                <w:sz w:val="16"/>
                <w:szCs w:val="16"/>
                <w:lang w:eastAsia="en-GB"/>
              </w:rPr>
              <w:t>9.2</w:t>
            </w:r>
          </w:p>
        </w:tc>
        <w:tc>
          <w:tcPr>
            <w:tcW w:w="5356" w:type="dxa"/>
            <w:tcBorders>
              <w:top w:val="single" w:sz="6" w:space="0" w:color="auto"/>
              <w:left w:val="single" w:sz="6" w:space="0" w:color="auto"/>
              <w:bottom w:val="single" w:sz="6" w:space="0" w:color="auto"/>
              <w:right w:val="single" w:sz="6" w:space="0" w:color="auto"/>
            </w:tcBorders>
          </w:tcPr>
          <w:p w14:paraId="6FC3D217" w14:textId="77777777" w:rsidR="004A7902" w:rsidRPr="00917084" w:rsidRDefault="004A7902">
            <w:pPr>
              <w:autoSpaceDE w:val="0"/>
              <w:autoSpaceDN w:val="0"/>
              <w:adjustRightInd w:val="0"/>
              <w:rPr>
                <w:rFonts w:ascii="Times New Roman" w:hAnsi="Times New Roman"/>
                <w:color w:val="000000"/>
                <w:sz w:val="16"/>
                <w:szCs w:val="16"/>
                <w:lang w:eastAsia="en-GB"/>
              </w:rPr>
            </w:pPr>
            <w:r w:rsidRPr="00917084">
              <w:rPr>
                <w:rFonts w:ascii="Times New Roman" w:hAnsi="Times New Roman"/>
                <w:color w:val="000000"/>
                <w:sz w:val="16"/>
                <w:szCs w:val="16"/>
                <w:lang w:eastAsia="en-GB"/>
              </w:rPr>
              <w:t>Study on Artificial Intelligence (AI)/Machine Learning (ML) for NR air interface</w:t>
            </w:r>
          </w:p>
        </w:tc>
      </w:tr>
      <w:tr w:rsidR="004A7902" w:rsidRPr="00917084" w14:paraId="17C9DB3A" w14:textId="77777777" w:rsidTr="00143632">
        <w:trPr>
          <w:trHeight w:val="20"/>
        </w:trPr>
        <w:tc>
          <w:tcPr>
            <w:tcW w:w="790" w:type="dxa"/>
            <w:vMerge/>
            <w:tcBorders>
              <w:left w:val="single" w:sz="6" w:space="0" w:color="auto"/>
              <w:right w:val="single" w:sz="6" w:space="0" w:color="auto"/>
            </w:tcBorders>
            <w:vAlign w:val="center"/>
          </w:tcPr>
          <w:p w14:paraId="600B6021" w14:textId="77777777" w:rsidR="004A7902" w:rsidRPr="00917084" w:rsidRDefault="004A7902">
            <w:pPr>
              <w:autoSpaceDE w:val="0"/>
              <w:autoSpaceDN w:val="0"/>
              <w:adjustRightInd w:val="0"/>
              <w:jc w:val="center"/>
              <w:rPr>
                <w:rFonts w:ascii="Times New Roman" w:hAnsi="Times New Roman"/>
                <w:color w:val="000000"/>
                <w:sz w:val="16"/>
                <w:szCs w:val="16"/>
                <w:lang w:eastAsia="en-GB"/>
              </w:rPr>
            </w:pPr>
          </w:p>
        </w:tc>
        <w:tc>
          <w:tcPr>
            <w:tcW w:w="799" w:type="dxa"/>
            <w:vMerge/>
            <w:tcBorders>
              <w:left w:val="single" w:sz="6" w:space="0" w:color="auto"/>
              <w:right w:val="single" w:sz="6" w:space="0" w:color="auto"/>
            </w:tcBorders>
            <w:vAlign w:val="center"/>
          </w:tcPr>
          <w:p w14:paraId="2F73B14C" w14:textId="77777777" w:rsidR="004A7902" w:rsidRPr="00917084" w:rsidRDefault="004A7902">
            <w:pPr>
              <w:autoSpaceDE w:val="0"/>
              <w:autoSpaceDN w:val="0"/>
              <w:adjustRightInd w:val="0"/>
              <w:jc w:val="center"/>
              <w:rPr>
                <w:rFonts w:ascii="Times New Roman" w:hAnsi="Times New Roman"/>
                <w:color w:val="000000"/>
                <w:sz w:val="16"/>
                <w:szCs w:val="16"/>
                <w:lang w:eastAsia="en-GB"/>
              </w:rPr>
            </w:pPr>
          </w:p>
        </w:tc>
        <w:tc>
          <w:tcPr>
            <w:tcW w:w="852" w:type="dxa"/>
            <w:vMerge/>
            <w:tcBorders>
              <w:left w:val="single" w:sz="6" w:space="0" w:color="auto"/>
              <w:right w:val="single" w:sz="6" w:space="0" w:color="auto"/>
            </w:tcBorders>
            <w:vAlign w:val="center"/>
          </w:tcPr>
          <w:p w14:paraId="04658C40" w14:textId="77777777" w:rsidR="004A7902" w:rsidRPr="00917084" w:rsidRDefault="004A7902">
            <w:pPr>
              <w:autoSpaceDE w:val="0"/>
              <w:autoSpaceDN w:val="0"/>
              <w:adjustRightInd w:val="0"/>
              <w:jc w:val="center"/>
              <w:rPr>
                <w:rFonts w:ascii="Times New Roman" w:hAnsi="Times New Roman"/>
                <w:color w:val="000000"/>
                <w:sz w:val="16"/>
                <w:szCs w:val="16"/>
                <w:lang w:eastAsia="en-GB"/>
              </w:rPr>
            </w:pPr>
          </w:p>
        </w:tc>
        <w:tc>
          <w:tcPr>
            <w:tcW w:w="873" w:type="dxa"/>
            <w:tcBorders>
              <w:top w:val="single" w:sz="6" w:space="0" w:color="auto"/>
              <w:left w:val="single" w:sz="6" w:space="0" w:color="auto"/>
              <w:bottom w:val="single" w:sz="6" w:space="0" w:color="auto"/>
              <w:right w:val="single" w:sz="6" w:space="0" w:color="auto"/>
            </w:tcBorders>
          </w:tcPr>
          <w:p w14:paraId="46C22C58" w14:textId="77777777" w:rsidR="004A7902" w:rsidRPr="00917084" w:rsidRDefault="004A7902">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Xiaodong</w:t>
            </w:r>
          </w:p>
        </w:tc>
        <w:tc>
          <w:tcPr>
            <w:tcW w:w="1253" w:type="dxa"/>
            <w:tcBorders>
              <w:top w:val="single" w:sz="6" w:space="0" w:color="auto"/>
              <w:left w:val="single" w:sz="6" w:space="0" w:color="auto"/>
              <w:bottom w:val="single" w:sz="6" w:space="0" w:color="auto"/>
              <w:right w:val="single" w:sz="6" w:space="0" w:color="auto"/>
            </w:tcBorders>
          </w:tcPr>
          <w:p w14:paraId="222C158B" w14:textId="77777777" w:rsidR="004A7902" w:rsidRPr="00917084" w:rsidRDefault="004A7902">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20</w:t>
            </w:r>
          </w:p>
        </w:tc>
        <w:tc>
          <w:tcPr>
            <w:tcW w:w="566" w:type="dxa"/>
            <w:tcBorders>
              <w:top w:val="single" w:sz="6" w:space="0" w:color="auto"/>
              <w:left w:val="single" w:sz="6" w:space="0" w:color="auto"/>
              <w:bottom w:val="single" w:sz="6" w:space="0" w:color="auto"/>
              <w:right w:val="single" w:sz="6" w:space="0" w:color="auto"/>
            </w:tcBorders>
          </w:tcPr>
          <w:p w14:paraId="10434CB7" w14:textId="77777777" w:rsidR="004A7902" w:rsidRPr="00917084" w:rsidRDefault="004A7902">
            <w:pPr>
              <w:autoSpaceDE w:val="0"/>
              <w:autoSpaceDN w:val="0"/>
              <w:adjustRightInd w:val="0"/>
              <w:rPr>
                <w:rFonts w:ascii="Times New Roman" w:hAnsi="Times New Roman"/>
                <w:color w:val="000000"/>
                <w:sz w:val="16"/>
                <w:szCs w:val="16"/>
                <w:lang w:eastAsia="en-GB"/>
              </w:rPr>
            </w:pPr>
            <w:r w:rsidRPr="00917084">
              <w:rPr>
                <w:rFonts w:ascii="Times New Roman" w:hAnsi="Times New Roman"/>
                <w:color w:val="000000"/>
                <w:sz w:val="16"/>
                <w:szCs w:val="16"/>
                <w:lang w:eastAsia="en-GB"/>
              </w:rPr>
              <w:t>9.9</w:t>
            </w:r>
          </w:p>
        </w:tc>
        <w:tc>
          <w:tcPr>
            <w:tcW w:w="5356" w:type="dxa"/>
            <w:tcBorders>
              <w:top w:val="single" w:sz="6" w:space="0" w:color="auto"/>
              <w:left w:val="single" w:sz="6" w:space="0" w:color="auto"/>
              <w:bottom w:val="single" w:sz="6" w:space="0" w:color="auto"/>
              <w:right w:val="single" w:sz="6" w:space="0" w:color="auto"/>
            </w:tcBorders>
          </w:tcPr>
          <w:p w14:paraId="00E2CC72" w14:textId="77777777" w:rsidR="004A7902" w:rsidRPr="00917084" w:rsidRDefault="004A7902">
            <w:pPr>
              <w:autoSpaceDE w:val="0"/>
              <w:autoSpaceDN w:val="0"/>
              <w:adjustRightInd w:val="0"/>
              <w:rPr>
                <w:rFonts w:ascii="Times New Roman" w:hAnsi="Times New Roman"/>
                <w:color w:val="000000"/>
                <w:sz w:val="16"/>
                <w:szCs w:val="16"/>
                <w:lang w:eastAsia="en-GB"/>
              </w:rPr>
            </w:pPr>
            <w:r w:rsidRPr="00917084">
              <w:rPr>
                <w:rFonts w:ascii="Times New Roman" w:hAnsi="Times New Roman"/>
                <w:color w:val="000000"/>
                <w:sz w:val="16"/>
                <w:szCs w:val="16"/>
                <w:lang w:eastAsia="en-GB"/>
              </w:rPr>
              <w:t>Enhancement of NR Dynamic Spectrum Sharing (DSS)</w:t>
            </w:r>
          </w:p>
        </w:tc>
      </w:tr>
      <w:tr w:rsidR="004A7902" w:rsidRPr="00917084" w14:paraId="4E566227" w14:textId="77777777" w:rsidTr="00143632">
        <w:trPr>
          <w:trHeight w:val="20"/>
        </w:trPr>
        <w:tc>
          <w:tcPr>
            <w:tcW w:w="790" w:type="dxa"/>
            <w:vMerge/>
            <w:tcBorders>
              <w:left w:val="single" w:sz="6" w:space="0" w:color="auto"/>
              <w:bottom w:val="single" w:sz="6" w:space="0" w:color="auto"/>
              <w:right w:val="single" w:sz="6" w:space="0" w:color="auto"/>
            </w:tcBorders>
            <w:vAlign w:val="center"/>
          </w:tcPr>
          <w:p w14:paraId="35EC012F" w14:textId="77777777" w:rsidR="004A7902" w:rsidRPr="00917084" w:rsidRDefault="004A7902">
            <w:pPr>
              <w:autoSpaceDE w:val="0"/>
              <w:autoSpaceDN w:val="0"/>
              <w:adjustRightInd w:val="0"/>
              <w:jc w:val="center"/>
              <w:rPr>
                <w:rFonts w:ascii="Times New Roman" w:hAnsi="Times New Roman"/>
                <w:color w:val="000000"/>
                <w:sz w:val="16"/>
                <w:szCs w:val="16"/>
                <w:lang w:eastAsia="en-GB"/>
              </w:rPr>
            </w:pPr>
          </w:p>
        </w:tc>
        <w:tc>
          <w:tcPr>
            <w:tcW w:w="799" w:type="dxa"/>
            <w:vMerge/>
            <w:tcBorders>
              <w:left w:val="single" w:sz="6" w:space="0" w:color="auto"/>
              <w:bottom w:val="single" w:sz="6" w:space="0" w:color="auto"/>
              <w:right w:val="single" w:sz="6" w:space="0" w:color="auto"/>
            </w:tcBorders>
            <w:vAlign w:val="center"/>
          </w:tcPr>
          <w:p w14:paraId="39F6477F" w14:textId="77777777" w:rsidR="004A7902" w:rsidRPr="00917084" w:rsidRDefault="004A7902">
            <w:pPr>
              <w:autoSpaceDE w:val="0"/>
              <w:autoSpaceDN w:val="0"/>
              <w:adjustRightInd w:val="0"/>
              <w:jc w:val="center"/>
              <w:rPr>
                <w:rFonts w:ascii="Times New Roman" w:hAnsi="Times New Roman"/>
                <w:color w:val="000000"/>
                <w:sz w:val="16"/>
                <w:szCs w:val="16"/>
                <w:lang w:eastAsia="en-GB"/>
              </w:rPr>
            </w:pPr>
          </w:p>
        </w:tc>
        <w:tc>
          <w:tcPr>
            <w:tcW w:w="852" w:type="dxa"/>
            <w:vMerge/>
            <w:tcBorders>
              <w:left w:val="single" w:sz="6" w:space="0" w:color="auto"/>
              <w:bottom w:val="single" w:sz="6" w:space="0" w:color="auto"/>
              <w:right w:val="single" w:sz="6" w:space="0" w:color="auto"/>
            </w:tcBorders>
            <w:vAlign w:val="center"/>
          </w:tcPr>
          <w:p w14:paraId="3821A602" w14:textId="77777777" w:rsidR="004A7902" w:rsidRPr="00917084" w:rsidRDefault="004A7902">
            <w:pPr>
              <w:autoSpaceDE w:val="0"/>
              <w:autoSpaceDN w:val="0"/>
              <w:adjustRightInd w:val="0"/>
              <w:jc w:val="center"/>
              <w:rPr>
                <w:rFonts w:ascii="Times New Roman" w:hAnsi="Times New Roman"/>
                <w:color w:val="000000"/>
                <w:sz w:val="16"/>
                <w:szCs w:val="16"/>
                <w:lang w:eastAsia="en-GB"/>
              </w:rPr>
            </w:pPr>
          </w:p>
        </w:tc>
        <w:tc>
          <w:tcPr>
            <w:tcW w:w="873" w:type="dxa"/>
            <w:tcBorders>
              <w:top w:val="single" w:sz="6" w:space="0" w:color="auto"/>
              <w:left w:val="single" w:sz="6" w:space="0" w:color="auto"/>
              <w:bottom w:val="single" w:sz="6" w:space="0" w:color="auto"/>
              <w:right w:val="single" w:sz="6" w:space="0" w:color="auto"/>
            </w:tcBorders>
          </w:tcPr>
          <w:p w14:paraId="7DEA7084" w14:textId="77777777" w:rsidR="004A7902" w:rsidRPr="00917084" w:rsidRDefault="004A7902">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David</w:t>
            </w:r>
          </w:p>
        </w:tc>
        <w:tc>
          <w:tcPr>
            <w:tcW w:w="1253" w:type="dxa"/>
            <w:tcBorders>
              <w:top w:val="single" w:sz="6" w:space="0" w:color="auto"/>
              <w:left w:val="single" w:sz="6" w:space="0" w:color="auto"/>
              <w:bottom w:val="single" w:sz="6" w:space="0" w:color="auto"/>
              <w:right w:val="single" w:sz="6" w:space="0" w:color="auto"/>
            </w:tcBorders>
          </w:tcPr>
          <w:p w14:paraId="25EB7755" w14:textId="77777777" w:rsidR="004A7902" w:rsidRPr="00917084" w:rsidRDefault="004A7902">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40</w:t>
            </w:r>
          </w:p>
        </w:tc>
        <w:tc>
          <w:tcPr>
            <w:tcW w:w="566" w:type="dxa"/>
            <w:tcBorders>
              <w:top w:val="single" w:sz="6" w:space="0" w:color="auto"/>
              <w:left w:val="single" w:sz="6" w:space="0" w:color="auto"/>
              <w:bottom w:val="single" w:sz="6" w:space="0" w:color="auto"/>
              <w:right w:val="single" w:sz="6" w:space="0" w:color="auto"/>
            </w:tcBorders>
          </w:tcPr>
          <w:p w14:paraId="554DC9A0" w14:textId="77777777" w:rsidR="004A7902" w:rsidRPr="00917084" w:rsidRDefault="004A7902">
            <w:pPr>
              <w:autoSpaceDE w:val="0"/>
              <w:autoSpaceDN w:val="0"/>
              <w:adjustRightInd w:val="0"/>
              <w:rPr>
                <w:rFonts w:ascii="Times New Roman" w:hAnsi="Times New Roman"/>
                <w:color w:val="000000"/>
                <w:sz w:val="16"/>
                <w:szCs w:val="16"/>
                <w:lang w:eastAsia="en-GB"/>
              </w:rPr>
            </w:pPr>
            <w:r w:rsidRPr="00917084">
              <w:rPr>
                <w:rFonts w:ascii="Times New Roman" w:hAnsi="Times New Roman"/>
                <w:color w:val="000000"/>
                <w:sz w:val="16"/>
                <w:szCs w:val="16"/>
                <w:lang w:eastAsia="en-GB"/>
              </w:rPr>
              <w:t>8.11</w:t>
            </w:r>
          </w:p>
        </w:tc>
        <w:tc>
          <w:tcPr>
            <w:tcW w:w="5356" w:type="dxa"/>
            <w:tcBorders>
              <w:top w:val="single" w:sz="6" w:space="0" w:color="auto"/>
              <w:left w:val="single" w:sz="6" w:space="0" w:color="auto"/>
              <w:bottom w:val="single" w:sz="6" w:space="0" w:color="auto"/>
              <w:right w:val="single" w:sz="6" w:space="0" w:color="auto"/>
            </w:tcBorders>
          </w:tcPr>
          <w:p w14:paraId="243CDF7C" w14:textId="77777777" w:rsidR="004A7902" w:rsidRPr="00917084" w:rsidRDefault="004A7902">
            <w:pPr>
              <w:autoSpaceDE w:val="0"/>
              <w:autoSpaceDN w:val="0"/>
              <w:adjustRightInd w:val="0"/>
              <w:rPr>
                <w:rFonts w:ascii="Times New Roman" w:hAnsi="Times New Roman"/>
                <w:color w:val="000000"/>
                <w:sz w:val="16"/>
                <w:szCs w:val="16"/>
                <w:lang w:eastAsia="en-GB"/>
              </w:rPr>
            </w:pPr>
            <w:r w:rsidRPr="00917084">
              <w:rPr>
                <w:rFonts w:ascii="Times New Roman" w:hAnsi="Times New Roman"/>
                <w:color w:val="000000"/>
                <w:sz w:val="16"/>
                <w:szCs w:val="16"/>
                <w:lang w:eastAsia="en-GB"/>
              </w:rPr>
              <w:t>Maintenance on NR Sidelink enhancement</w:t>
            </w:r>
          </w:p>
        </w:tc>
      </w:tr>
      <w:tr w:rsidR="00917084" w:rsidRPr="00917084" w14:paraId="3B366AA5" w14:textId="77777777" w:rsidTr="00DD145E">
        <w:trPr>
          <w:trHeight w:val="20"/>
        </w:trPr>
        <w:tc>
          <w:tcPr>
            <w:tcW w:w="10489" w:type="dxa"/>
            <w:gridSpan w:val="7"/>
            <w:tcBorders>
              <w:top w:val="single" w:sz="6" w:space="0" w:color="auto"/>
              <w:left w:val="single" w:sz="6" w:space="0" w:color="auto"/>
              <w:bottom w:val="single" w:sz="6" w:space="0" w:color="auto"/>
              <w:right w:val="single" w:sz="6" w:space="0" w:color="auto"/>
            </w:tcBorders>
            <w:shd w:val="solid" w:color="FFCC00" w:fill="auto"/>
          </w:tcPr>
          <w:p w14:paraId="2DD0B82D" w14:textId="12FC6F33" w:rsidR="00917084" w:rsidRPr="00917084" w:rsidRDefault="00917084">
            <w:pPr>
              <w:autoSpaceDE w:val="0"/>
              <w:autoSpaceDN w:val="0"/>
              <w:adjustRightInd w:val="0"/>
              <w:jc w:val="center"/>
              <w:rPr>
                <w:rFonts w:ascii="Times New Roman" w:hAnsi="Times New Roman"/>
                <w:b/>
                <w:bCs/>
                <w:color w:val="000000"/>
                <w:sz w:val="16"/>
                <w:szCs w:val="16"/>
                <w:lang w:eastAsia="en-GB"/>
              </w:rPr>
            </w:pPr>
            <w:r w:rsidRPr="00917084">
              <w:rPr>
                <w:rFonts w:ascii="Times New Roman" w:hAnsi="Times New Roman"/>
                <w:b/>
                <w:bCs/>
                <w:color w:val="000000"/>
                <w:sz w:val="16"/>
                <w:szCs w:val="16"/>
                <w:lang w:eastAsia="en-GB"/>
              </w:rPr>
              <w:t>RAN1#109-e_GTW3_Week2</w:t>
            </w:r>
          </w:p>
        </w:tc>
      </w:tr>
      <w:tr w:rsidR="00917084" w:rsidRPr="00917084" w14:paraId="5FC56592" w14:textId="77777777" w:rsidTr="00113A2A">
        <w:trPr>
          <w:trHeight w:val="20"/>
        </w:trPr>
        <w:tc>
          <w:tcPr>
            <w:tcW w:w="790" w:type="dxa"/>
            <w:vMerge w:val="restart"/>
            <w:tcBorders>
              <w:top w:val="single" w:sz="6" w:space="0" w:color="auto"/>
              <w:left w:val="single" w:sz="6" w:space="0" w:color="auto"/>
              <w:right w:val="single" w:sz="6" w:space="0" w:color="auto"/>
            </w:tcBorders>
            <w:vAlign w:val="center"/>
          </w:tcPr>
          <w:p w14:paraId="31A5FCAE" w14:textId="77777777" w:rsidR="00917084" w:rsidRPr="00917084" w:rsidRDefault="00917084">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Mon. 05/16</w:t>
            </w:r>
          </w:p>
        </w:tc>
        <w:tc>
          <w:tcPr>
            <w:tcW w:w="799" w:type="dxa"/>
            <w:vMerge w:val="restart"/>
            <w:tcBorders>
              <w:top w:val="single" w:sz="6" w:space="0" w:color="auto"/>
              <w:left w:val="single" w:sz="6" w:space="0" w:color="auto"/>
              <w:right w:val="single" w:sz="6" w:space="0" w:color="auto"/>
            </w:tcBorders>
            <w:vAlign w:val="center"/>
          </w:tcPr>
          <w:p w14:paraId="47DB76A7" w14:textId="77777777" w:rsidR="00917084" w:rsidRPr="00917084" w:rsidRDefault="00917084">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12:00 UTC</w:t>
            </w:r>
          </w:p>
        </w:tc>
        <w:tc>
          <w:tcPr>
            <w:tcW w:w="852" w:type="dxa"/>
            <w:vMerge w:val="restart"/>
            <w:tcBorders>
              <w:top w:val="single" w:sz="6" w:space="0" w:color="auto"/>
              <w:left w:val="single" w:sz="6" w:space="0" w:color="auto"/>
              <w:right w:val="single" w:sz="6" w:space="0" w:color="auto"/>
            </w:tcBorders>
            <w:vAlign w:val="center"/>
          </w:tcPr>
          <w:p w14:paraId="4963BD88" w14:textId="77777777" w:rsidR="00917084" w:rsidRPr="00917084" w:rsidRDefault="00917084">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15:00 UTC</w:t>
            </w:r>
          </w:p>
        </w:tc>
        <w:tc>
          <w:tcPr>
            <w:tcW w:w="873" w:type="dxa"/>
            <w:tcBorders>
              <w:top w:val="single" w:sz="6" w:space="0" w:color="auto"/>
              <w:left w:val="single" w:sz="6" w:space="0" w:color="auto"/>
              <w:bottom w:val="single" w:sz="6" w:space="0" w:color="auto"/>
              <w:right w:val="single" w:sz="6" w:space="0" w:color="auto"/>
            </w:tcBorders>
          </w:tcPr>
          <w:p w14:paraId="126AF495" w14:textId="77777777" w:rsidR="00917084" w:rsidRPr="00917084" w:rsidRDefault="00917084">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David</w:t>
            </w:r>
          </w:p>
        </w:tc>
        <w:tc>
          <w:tcPr>
            <w:tcW w:w="1253" w:type="dxa"/>
            <w:tcBorders>
              <w:top w:val="single" w:sz="6" w:space="0" w:color="auto"/>
              <w:left w:val="single" w:sz="6" w:space="0" w:color="auto"/>
              <w:bottom w:val="single" w:sz="6" w:space="0" w:color="auto"/>
              <w:right w:val="single" w:sz="6" w:space="0" w:color="auto"/>
            </w:tcBorders>
          </w:tcPr>
          <w:p w14:paraId="2C35BA5E" w14:textId="77777777" w:rsidR="00917084" w:rsidRPr="00917084" w:rsidRDefault="00917084">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50</w:t>
            </w:r>
          </w:p>
        </w:tc>
        <w:tc>
          <w:tcPr>
            <w:tcW w:w="566" w:type="dxa"/>
            <w:tcBorders>
              <w:top w:val="single" w:sz="6" w:space="0" w:color="auto"/>
              <w:left w:val="single" w:sz="6" w:space="0" w:color="auto"/>
              <w:bottom w:val="single" w:sz="6" w:space="0" w:color="auto"/>
              <w:right w:val="single" w:sz="6" w:space="0" w:color="auto"/>
            </w:tcBorders>
          </w:tcPr>
          <w:p w14:paraId="243B7181" w14:textId="77777777" w:rsidR="00917084" w:rsidRPr="00917084" w:rsidRDefault="00917084">
            <w:pPr>
              <w:autoSpaceDE w:val="0"/>
              <w:autoSpaceDN w:val="0"/>
              <w:adjustRightInd w:val="0"/>
              <w:rPr>
                <w:rFonts w:ascii="Times New Roman" w:hAnsi="Times New Roman"/>
                <w:color w:val="000000"/>
                <w:sz w:val="16"/>
                <w:szCs w:val="16"/>
                <w:lang w:eastAsia="en-GB"/>
              </w:rPr>
            </w:pPr>
            <w:r w:rsidRPr="00917084">
              <w:rPr>
                <w:rFonts w:ascii="Times New Roman" w:hAnsi="Times New Roman"/>
                <w:color w:val="000000"/>
                <w:sz w:val="16"/>
                <w:szCs w:val="16"/>
                <w:lang w:eastAsia="en-GB"/>
              </w:rPr>
              <w:t>8.11</w:t>
            </w:r>
          </w:p>
        </w:tc>
        <w:tc>
          <w:tcPr>
            <w:tcW w:w="5356" w:type="dxa"/>
            <w:tcBorders>
              <w:top w:val="single" w:sz="6" w:space="0" w:color="auto"/>
              <w:left w:val="single" w:sz="6" w:space="0" w:color="auto"/>
              <w:bottom w:val="single" w:sz="6" w:space="0" w:color="auto"/>
              <w:right w:val="single" w:sz="6" w:space="0" w:color="auto"/>
            </w:tcBorders>
          </w:tcPr>
          <w:p w14:paraId="177E3509" w14:textId="77777777" w:rsidR="00917084" w:rsidRPr="00917084" w:rsidRDefault="00917084">
            <w:pPr>
              <w:autoSpaceDE w:val="0"/>
              <w:autoSpaceDN w:val="0"/>
              <w:adjustRightInd w:val="0"/>
              <w:rPr>
                <w:rFonts w:ascii="Times New Roman" w:hAnsi="Times New Roman"/>
                <w:color w:val="000000"/>
                <w:sz w:val="16"/>
                <w:szCs w:val="16"/>
                <w:lang w:eastAsia="en-GB"/>
              </w:rPr>
            </w:pPr>
            <w:r w:rsidRPr="00917084">
              <w:rPr>
                <w:rFonts w:ascii="Times New Roman" w:hAnsi="Times New Roman"/>
                <w:color w:val="000000"/>
                <w:sz w:val="16"/>
                <w:szCs w:val="16"/>
                <w:lang w:eastAsia="en-GB"/>
              </w:rPr>
              <w:t>Maintenance on NR Sidelink enhancement</w:t>
            </w:r>
          </w:p>
        </w:tc>
      </w:tr>
      <w:tr w:rsidR="00917084" w:rsidRPr="00917084" w14:paraId="0018FF5A" w14:textId="77777777" w:rsidTr="00113A2A">
        <w:trPr>
          <w:trHeight w:val="20"/>
        </w:trPr>
        <w:tc>
          <w:tcPr>
            <w:tcW w:w="790" w:type="dxa"/>
            <w:vMerge/>
            <w:tcBorders>
              <w:left w:val="single" w:sz="6" w:space="0" w:color="auto"/>
              <w:right w:val="single" w:sz="6" w:space="0" w:color="auto"/>
            </w:tcBorders>
            <w:vAlign w:val="center"/>
          </w:tcPr>
          <w:p w14:paraId="32D680EF" w14:textId="77777777" w:rsidR="00917084" w:rsidRPr="00917084" w:rsidRDefault="00917084">
            <w:pPr>
              <w:autoSpaceDE w:val="0"/>
              <w:autoSpaceDN w:val="0"/>
              <w:adjustRightInd w:val="0"/>
              <w:jc w:val="center"/>
              <w:rPr>
                <w:rFonts w:ascii="Times New Roman" w:hAnsi="Times New Roman"/>
                <w:color w:val="000000"/>
                <w:sz w:val="16"/>
                <w:szCs w:val="16"/>
                <w:lang w:eastAsia="en-GB"/>
              </w:rPr>
            </w:pPr>
          </w:p>
        </w:tc>
        <w:tc>
          <w:tcPr>
            <w:tcW w:w="799" w:type="dxa"/>
            <w:vMerge/>
            <w:tcBorders>
              <w:left w:val="single" w:sz="6" w:space="0" w:color="auto"/>
              <w:right w:val="single" w:sz="6" w:space="0" w:color="auto"/>
            </w:tcBorders>
            <w:vAlign w:val="center"/>
          </w:tcPr>
          <w:p w14:paraId="6A1D2411" w14:textId="77777777" w:rsidR="00917084" w:rsidRPr="00917084" w:rsidRDefault="00917084">
            <w:pPr>
              <w:autoSpaceDE w:val="0"/>
              <w:autoSpaceDN w:val="0"/>
              <w:adjustRightInd w:val="0"/>
              <w:jc w:val="center"/>
              <w:rPr>
                <w:rFonts w:ascii="Times New Roman" w:hAnsi="Times New Roman"/>
                <w:color w:val="000000"/>
                <w:sz w:val="16"/>
                <w:szCs w:val="16"/>
                <w:lang w:eastAsia="en-GB"/>
              </w:rPr>
            </w:pPr>
          </w:p>
        </w:tc>
        <w:tc>
          <w:tcPr>
            <w:tcW w:w="852" w:type="dxa"/>
            <w:vMerge/>
            <w:tcBorders>
              <w:left w:val="single" w:sz="6" w:space="0" w:color="auto"/>
              <w:right w:val="single" w:sz="6" w:space="0" w:color="auto"/>
            </w:tcBorders>
            <w:vAlign w:val="center"/>
          </w:tcPr>
          <w:p w14:paraId="7AFD98CF" w14:textId="77777777" w:rsidR="00917084" w:rsidRPr="00917084" w:rsidRDefault="00917084">
            <w:pPr>
              <w:autoSpaceDE w:val="0"/>
              <w:autoSpaceDN w:val="0"/>
              <w:adjustRightInd w:val="0"/>
              <w:jc w:val="center"/>
              <w:rPr>
                <w:rFonts w:ascii="Times New Roman" w:hAnsi="Times New Roman"/>
                <w:color w:val="000000"/>
                <w:sz w:val="16"/>
                <w:szCs w:val="16"/>
                <w:lang w:eastAsia="en-GB"/>
              </w:rPr>
            </w:pPr>
          </w:p>
        </w:tc>
        <w:tc>
          <w:tcPr>
            <w:tcW w:w="873" w:type="dxa"/>
            <w:tcBorders>
              <w:top w:val="single" w:sz="6" w:space="0" w:color="auto"/>
              <w:left w:val="single" w:sz="6" w:space="0" w:color="auto"/>
              <w:bottom w:val="single" w:sz="6" w:space="0" w:color="auto"/>
              <w:right w:val="single" w:sz="6" w:space="0" w:color="auto"/>
            </w:tcBorders>
          </w:tcPr>
          <w:p w14:paraId="6DDC27F8" w14:textId="77777777" w:rsidR="00917084" w:rsidRPr="00917084" w:rsidRDefault="00917084">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David</w:t>
            </w:r>
          </w:p>
        </w:tc>
        <w:tc>
          <w:tcPr>
            <w:tcW w:w="1253" w:type="dxa"/>
            <w:tcBorders>
              <w:top w:val="single" w:sz="6" w:space="0" w:color="auto"/>
              <w:left w:val="single" w:sz="6" w:space="0" w:color="auto"/>
              <w:bottom w:val="single" w:sz="6" w:space="0" w:color="auto"/>
              <w:right w:val="single" w:sz="6" w:space="0" w:color="auto"/>
            </w:tcBorders>
          </w:tcPr>
          <w:p w14:paraId="31F64F27" w14:textId="77777777" w:rsidR="00917084" w:rsidRPr="00917084" w:rsidRDefault="00917084">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70</w:t>
            </w:r>
          </w:p>
        </w:tc>
        <w:tc>
          <w:tcPr>
            <w:tcW w:w="566" w:type="dxa"/>
            <w:tcBorders>
              <w:top w:val="single" w:sz="6" w:space="0" w:color="auto"/>
              <w:left w:val="single" w:sz="6" w:space="0" w:color="auto"/>
              <w:bottom w:val="single" w:sz="6" w:space="0" w:color="auto"/>
              <w:right w:val="single" w:sz="6" w:space="0" w:color="auto"/>
            </w:tcBorders>
          </w:tcPr>
          <w:p w14:paraId="514760F6" w14:textId="77777777" w:rsidR="00917084" w:rsidRPr="00917084" w:rsidRDefault="00917084">
            <w:pPr>
              <w:autoSpaceDE w:val="0"/>
              <w:autoSpaceDN w:val="0"/>
              <w:adjustRightInd w:val="0"/>
              <w:rPr>
                <w:rFonts w:ascii="Times New Roman" w:hAnsi="Times New Roman"/>
                <w:color w:val="000000"/>
                <w:sz w:val="16"/>
                <w:szCs w:val="16"/>
                <w:lang w:eastAsia="en-GB"/>
              </w:rPr>
            </w:pPr>
            <w:r w:rsidRPr="00917084">
              <w:rPr>
                <w:rFonts w:ascii="Times New Roman" w:hAnsi="Times New Roman"/>
                <w:color w:val="000000"/>
                <w:sz w:val="16"/>
                <w:szCs w:val="16"/>
                <w:lang w:eastAsia="en-GB"/>
              </w:rPr>
              <w:t>9.4</w:t>
            </w:r>
          </w:p>
        </w:tc>
        <w:tc>
          <w:tcPr>
            <w:tcW w:w="5356" w:type="dxa"/>
            <w:tcBorders>
              <w:top w:val="single" w:sz="6" w:space="0" w:color="auto"/>
              <w:left w:val="single" w:sz="6" w:space="0" w:color="auto"/>
              <w:bottom w:val="single" w:sz="6" w:space="0" w:color="auto"/>
              <w:right w:val="single" w:sz="6" w:space="0" w:color="auto"/>
            </w:tcBorders>
          </w:tcPr>
          <w:p w14:paraId="3A5F9662" w14:textId="77777777" w:rsidR="00917084" w:rsidRPr="00917084" w:rsidRDefault="00917084">
            <w:pPr>
              <w:autoSpaceDE w:val="0"/>
              <w:autoSpaceDN w:val="0"/>
              <w:adjustRightInd w:val="0"/>
              <w:rPr>
                <w:rFonts w:ascii="Times New Roman" w:hAnsi="Times New Roman"/>
                <w:color w:val="000000"/>
                <w:sz w:val="16"/>
                <w:szCs w:val="16"/>
                <w:lang w:eastAsia="en-GB"/>
              </w:rPr>
            </w:pPr>
            <w:r w:rsidRPr="00917084">
              <w:rPr>
                <w:rFonts w:ascii="Times New Roman" w:hAnsi="Times New Roman"/>
                <w:color w:val="000000"/>
                <w:sz w:val="16"/>
                <w:szCs w:val="16"/>
                <w:lang w:eastAsia="en-GB"/>
              </w:rPr>
              <w:t>NR sidelink evolution</w:t>
            </w:r>
          </w:p>
        </w:tc>
      </w:tr>
      <w:tr w:rsidR="00917084" w:rsidRPr="00917084" w14:paraId="1627B981" w14:textId="77777777" w:rsidTr="00113A2A">
        <w:trPr>
          <w:trHeight w:val="20"/>
        </w:trPr>
        <w:tc>
          <w:tcPr>
            <w:tcW w:w="790" w:type="dxa"/>
            <w:vMerge/>
            <w:tcBorders>
              <w:left w:val="single" w:sz="6" w:space="0" w:color="auto"/>
              <w:bottom w:val="single" w:sz="6" w:space="0" w:color="auto"/>
              <w:right w:val="single" w:sz="6" w:space="0" w:color="auto"/>
            </w:tcBorders>
            <w:vAlign w:val="center"/>
          </w:tcPr>
          <w:p w14:paraId="5A08D9B0" w14:textId="77777777" w:rsidR="00917084" w:rsidRPr="00917084" w:rsidRDefault="00917084">
            <w:pPr>
              <w:autoSpaceDE w:val="0"/>
              <w:autoSpaceDN w:val="0"/>
              <w:adjustRightInd w:val="0"/>
              <w:jc w:val="center"/>
              <w:rPr>
                <w:rFonts w:ascii="Times New Roman" w:hAnsi="Times New Roman"/>
                <w:color w:val="000000"/>
                <w:sz w:val="16"/>
                <w:szCs w:val="16"/>
                <w:lang w:eastAsia="en-GB"/>
              </w:rPr>
            </w:pPr>
          </w:p>
        </w:tc>
        <w:tc>
          <w:tcPr>
            <w:tcW w:w="799" w:type="dxa"/>
            <w:vMerge/>
            <w:tcBorders>
              <w:left w:val="single" w:sz="6" w:space="0" w:color="auto"/>
              <w:bottom w:val="single" w:sz="6" w:space="0" w:color="auto"/>
              <w:right w:val="single" w:sz="6" w:space="0" w:color="auto"/>
            </w:tcBorders>
            <w:vAlign w:val="center"/>
          </w:tcPr>
          <w:p w14:paraId="20942569" w14:textId="77777777" w:rsidR="00917084" w:rsidRPr="00917084" w:rsidRDefault="00917084">
            <w:pPr>
              <w:autoSpaceDE w:val="0"/>
              <w:autoSpaceDN w:val="0"/>
              <w:adjustRightInd w:val="0"/>
              <w:jc w:val="center"/>
              <w:rPr>
                <w:rFonts w:ascii="Times New Roman" w:hAnsi="Times New Roman"/>
                <w:color w:val="000000"/>
                <w:sz w:val="16"/>
                <w:szCs w:val="16"/>
                <w:lang w:eastAsia="en-GB"/>
              </w:rPr>
            </w:pPr>
          </w:p>
        </w:tc>
        <w:tc>
          <w:tcPr>
            <w:tcW w:w="852" w:type="dxa"/>
            <w:vMerge/>
            <w:tcBorders>
              <w:left w:val="single" w:sz="6" w:space="0" w:color="auto"/>
              <w:bottom w:val="single" w:sz="6" w:space="0" w:color="auto"/>
              <w:right w:val="single" w:sz="6" w:space="0" w:color="auto"/>
            </w:tcBorders>
            <w:vAlign w:val="center"/>
          </w:tcPr>
          <w:p w14:paraId="6E6BE08B" w14:textId="77777777" w:rsidR="00917084" w:rsidRPr="00917084" w:rsidRDefault="00917084">
            <w:pPr>
              <w:autoSpaceDE w:val="0"/>
              <w:autoSpaceDN w:val="0"/>
              <w:adjustRightInd w:val="0"/>
              <w:jc w:val="center"/>
              <w:rPr>
                <w:rFonts w:ascii="Times New Roman" w:hAnsi="Times New Roman"/>
                <w:color w:val="000000"/>
                <w:sz w:val="16"/>
                <w:szCs w:val="16"/>
                <w:lang w:eastAsia="en-GB"/>
              </w:rPr>
            </w:pPr>
          </w:p>
        </w:tc>
        <w:tc>
          <w:tcPr>
            <w:tcW w:w="873" w:type="dxa"/>
            <w:tcBorders>
              <w:top w:val="single" w:sz="6" w:space="0" w:color="auto"/>
              <w:left w:val="single" w:sz="6" w:space="0" w:color="auto"/>
              <w:bottom w:val="single" w:sz="6" w:space="0" w:color="auto"/>
              <w:right w:val="single" w:sz="6" w:space="0" w:color="auto"/>
            </w:tcBorders>
          </w:tcPr>
          <w:p w14:paraId="3B922590" w14:textId="77777777" w:rsidR="00917084" w:rsidRPr="00917084" w:rsidRDefault="00917084">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Ralf</w:t>
            </w:r>
          </w:p>
        </w:tc>
        <w:tc>
          <w:tcPr>
            <w:tcW w:w="1253" w:type="dxa"/>
            <w:tcBorders>
              <w:top w:val="single" w:sz="6" w:space="0" w:color="auto"/>
              <w:left w:val="single" w:sz="6" w:space="0" w:color="auto"/>
              <w:bottom w:val="single" w:sz="6" w:space="0" w:color="auto"/>
              <w:right w:val="single" w:sz="6" w:space="0" w:color="auto"/>
            </w:tcBorders>
          </w:tcPr>
          <w:p w14:paraId="70B7E2E5" w14:textId="77777777" w:rsidR="00917084" w:rsidRPr="00917084" w:rsidRDefault="00917084">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60</w:t>
            </w:r>
          </w:p>
        </w:tc>
        <w:tc>
          <w:tcPr>
            <w:tcW w:w="566" w:type="dxa"/>
            <w:tcBorders>
              <w:top w:val="single" w:sz="6" w:space="0" w:color="auto"/>
              <w:left w:val="single" w:sz="6" w:space="0" w:color="auto"/>
              <w:bottom w:val="single" w:sz="6" w:space="0" w:color="auto"/>
              <w:right w:val="single" w:sz="6" w:space="0" w:color="auto"/>
            </w:tcBorders>
          </w:tcPr>
          <w:p w14:paraId="5988665F" w14:textId="77777777" w:rsidR="00917084" w:rsidRPr="00917084" w:rsidRDefault="00917084">
            <w:pPr>
              <w:autoSpaceDE w:val="0"/>
              <w:autoSpaceDN w:val="0"/>
              <w:adjustRightInd w:val="0"/>
              <w:rPr>
                <w:rFonts w:ascii="Times New Roman" w:hAnsi="Times New Roman"/>
                <w:color w:val="000000"/>
                <w:sz w:val="16"/>
                <w:szCs w:val="16"/>
                <w:lang w:eastAsia="en-GB"/>
              </w:rPr>
            </w:pPr>
            <w:r w:rsidRPr="00917084">
              <w:rPr>
                <w:rFonts w:ascii="Times New Roman" w:hAnsi="Times New Roman"/>
                <w:color w:val="000000"/>
                <w:sz w:val="16"/>
                <w:szCs w:val="16"/>
                <w:lang w:eastAsia="en-GB"/>
              </w:rPr>
              <w:t>8.16</w:t>
            </w:r>
          </w:p>
        </w:tc>
        <w:tc>
          <w:tcPr>
            <w:tcW w:w="5356" w:type="dxa"/>
            <w:tcBorders>
              <w:top w:val="single" w:sz="6" w:space="0" w:color="auto"/>
              <w:left w:val="single" w:sz="6" w:space="0" w:color="auto"/>
              <w:bottom w:val="single" w:sz="6" w:space="0" w:color="auto"/>
              <w:right w:val="single" w:sz="6" w:space="0" w:color="auto"/>
            </w:tcBorders>
          </w:tcPr>
          <w:p w14:paraId="60CC3C07" w14:textId="77777777" w:rsidR="00917084" w:rsidRPr="00917084" w:rsidRDefault="00917084">
            <w:pPr>
              <w:autoSpaceDE w:val="0"/>
              <w:autoSpaceDN w:val="0"/>
              <w:adjustRightInd w:val="0"/>
              <w:rPr>
                <w:rFonts w:ascii="Times New Roman" w:hAnsi="Times New Roman"/>
                <w:color w:val="000000"/>
                <w:sz w:val="16"/>
                <w:szCs w:val="16"/>
                <w:lang w:eastAsia="en-GB"/>
              </w:rPr>
            </w:pPr>
            <w:r w:rsidRPr="00917084">
              <w:rPr>
                <w:rFonts w:ascii="Times New Roman" w:hAnsi="Times New Roman"/>
                <w:color w:val="000000"/>
                <w:sz w:val="16"/>
                <w:szCs w:val="16"/>
                <w:lang w:eastAsia="en-GB"/>
              </w:rPr>
              <w:t>Rel-17 UE features</w:t>
            </w:r>
          </w:p>
        </w:tc>
      </w:tr>
      <w:tr w:rsidR="00113A2A" w:rsidRPr="00917084" w14:paraId="4EB0C238" w14:textId="77777777" w:rsidTr="00113A2A">
        <w:trPr>
          <w:trHeight w:val="20"/>
        </w:trPr>
        <w:tc>
          <w:tcPr>
            <w:tcW w:w="790" w:type="dxa"/>
            <w:vMerge w:val="restart"/>
            <w:tcBorders>
              <w:top w:val="single" w:sz="6" w:space="0" w:color="auto"/>
              <w:left w:val="single" w:sz="6" w:space="0" w:color="auto"/>
              <w:right w:val="single" w:sz="6" w:space="0" w:color="auto"/>
            </w:tcBorders>
            <w:vAlign w:val="center"/>
          </w:tcPr>
          <w:p w14:paraId="0D043EFE" w14:textId="77777777" w:rsidR="00113A2A" w:rsidRPr="00917084" w:rsidRDefault="00113A2A">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Tue. 05/17</w:t>
            </w:r>
          </w:p>
        </w:tc>
        <w:tc>
          <w:tcPr>
            <w:tcW w:w="799" w:type="dxa"/>
            <w:vMerge w:val="restart"/>
            <w:tcBorders>
              <w:top w:val="single" w:sz="6" w:space="0" w:color="auto"/>
              <w:left w:val="single" w:sz="6" w:space="0" w:color="auto"/>
              <w:right w:val="single" w:sz="6" w:space="0" w:color="auto"/>
            </w:tcBorders>
            <w:vAlign w:val="center"/>
          </w:tcPr>
          <w:p w14:paraId="76F1416E" w14:textId="77777777" w:rsidR="00113A2A" w:rsidRPr="00917084" w:rsidRDefault="00113A2A">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12:00 UTC</w:t>
            </w:r>
          </w:p>
        </w:tc>
        <w:tc>
          <w:tcPr>
            <w:tcW w:w="852" w:type="dxa"/>
            <w:vMerge w:val="restart"/>
            <w:tcBorders>
              <w:top w:val="single" w:sz="6" w:space="0" w:color="auto"/>
              <w:left w:val="single" w:sz="6" w:space="0" w:color="auto"/>
              <w:right w:val="single" w:sz="6" w:space="0" w:color="auto"/>
            </w:tcBorders>
            <w:vAlign w:val="center"/>
          </w:tcPr>
          <w:p w14:paraId="20680AC7" w14:textId="77777777" w:rsidR="00113A2A" w:rsidRPr="00917084" w:rsidRDefault="00113A2A">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15:00 UTC</w:t>
            </w:r>
          </w:p>
        </w:tc>
        <w:tc>
          <w:tcPr>
            <w:tcW w:w="873" w:type="dxa"/>
            <w:tcBorders>
              <w:top w:val="single" w:sz="6" w:space="0" w:color="auto"/>
              <w:left w:val="single" w:sz="6" w:space="0" w:color="auto"/>
              <w:bottom w:val="single" w:sz="6" w:space="0" w:color="auto"/>
              <w:right w:val="single" w:sz="6" w:space="0" w:color="auto"/>
            </w:tcBorders>
          </w:tcPr>
          <w:p w14:paraId="52724AD6" w14:textId="77777777" w:rsidR="00113A2A" w:rsidRPr="00917084" w:rsidRDefault="00113A2A">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David</w:t>
            </w:r>
          </w:p>
        </w:tc>
        <w:tc>
          <w:tcPr>
            <w:tcW w:w="1253" w:type="dxa"/>
            <w:tcBorders>
              <w:top w:val="single" w:sz="6" w:space="0" w:color="auto"/>
              <w:left w:val="single" w:sz="6" w:space="0" w:color="auto"/>
              <w:bottom w:val="single" w:sz="6" w:space="0" w:color="auto"/>
              <w:right w:val="single" w:sz="6" w:space="0" w:color="auto"/>
            </w:tcBorders>
          </w:tcPr>
          <w:p w14:paraId="05ADC5B8" w14:textId="77777777" w:rsidR="00113A2A" w:rsidRPr="00917084" w:rsidRDefault="00113A2A">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80</w:t>
            </w:r>
          </w:p>
        </w:tc>
        <w:tc>
          <w:tcPr>
            <w:tcW w:w="566" w:type="dxa"/>
            <w:tcBorders>
              <w:top w:val="single" w:sz="6" w:space="0" w:color="auto"/>
              <w:left w:val="single" w:sz="6" w:space="0" w:color="auto"/>
              <w:bottom w:val="single" w:sz="6" w:space="0" w:color="auto"/>
              <w:right w:val="single" w:sz="6" w:space="0" w:color="auto"/>
            </w:tcBorders>
          </w:tcPr>
          <w:p w14:paraId="7686CC61" w14:textId="77777777" w:rsidR="00113A2A" w:rsidRPr="00917084" w:rsidRDefault="00113A2A">
            <w:pPr>
              <w:autoSpaceDE w:val="0"/>
              <w:autoSpaceDN w:val="0"/>
              <w:adjustRightInd w:val="0"/>
              <w:rPr>
                <w:rFonts w:ascii="Times New Roman" w:hAnsi="Times New Roman"/>
                <w:color w:val="000000"/>
                <w:sz w:val="16"/>
                <w:szCs w:val="16"/>
                <w:lang w:eastAsia="en-GB"/>
              </w:rPr>
            </w:pPr>
            <w:r w:rsidRPr="00917084">
              <w:rPr>
                <w:rFonts w:ascii="Times New Roman" w:hAnsi="Times New Roman"/>
                <w:color w:val="000000"/>
                <w:sz w:val="16"/>
                <w:szCs w:val="16"/>
                <w:lang w:eastAsia="en-GB"/>
              </w:rPr>
              <w:t>9.5</w:t>
            </w:r>
          </w:p>
        </w:tc>
        <w:tc>
          <w:tcPr>
            <w:tcW w:w="5356" w:type="dxa"/>
            <w:tcBorders>
              <w:top w:val="single" w:sz="6" w:space="0" w:color="auto"/>
              <w:left w:val="single" w:sz="6" w:space="0" w:color="auto"/>
              <w:bottom w:val="single" w:sz="6" w:space="0" w:color="auto"/>
              <w:right w:val="single" w:sz="6" w:space="0" w:color="auto"/>
            </w:tcBorders>
          </w:tcPr>
          <w:p w14:paraId="2C5B8958" w14:textId="77777777" w:rsidR="00113A2A" w:rsidRPr="00917084" w:rsidRDefault="00113A2A">
            <w:pPr>
              <w:autoSpaceDE w:val="0"/>
              <w:autoSpaceDN w:val="0"/>
              <w:adjustRightInd w:val="0"/>
              <w:rPr>
                <w:rFonts w:ascii="Times New Roman" w:hAnsi="Times New Roman"/>
                <w:color w:val="000000"/>
                <w:sz w:val="16"/>
                <w:szCs w:val="16"/>
                <w:lang w:eastAsia="en-GB"/>
              </w:rPr>
            </w:pPr>
            <w:r w:rsidRPr="00917084">
              <w:rPr>
                <w:rFonts w:ascii="Times New Roman" w:hAnsi="Times New Roman"/>
                <w:color w:val="000000"/>
                <w:sz w:val="16"/>
                <w:szCs w:val="16"/>
                <w:lang w:eastAsia="en-GB"/>
              </w:rPr>
              <w:t>Study on expanded and improved NR positioning</w:t>
            </w:r>
          </w:p>
        </w:tc>
      </w:tr>
      <w:tr w:rsidR="00113A2A" w:rsidRPr="00917084" w14:paraId="5C21F17A" w14:textId="77777777" w:rsidTr="00113A2A">
        <w:trPr>
          <w:trHeight w:val="20"/>
        </w:trPr>
        <w:tc>
          <w:tcPr>
            <w:tcW w:w="790" w:type="dxa"/>
            <w:vMerge/>
            <w:tcBorders>
              <w:left w:val="single" w:sz="6" w:space="0" w:color="auto"/>
              <w:right w:val="single" w:sz="6" w:space="0" w:color="auto"/>
            </w:tcBorders>
            <w:vAlign w:val="center"/>
          </w:tcPr>
          <w:p w14:paraId="6E17C298" w14:textId="77777777" w:rsidR="00113A2A" w:rsidRPr="00917084" w:rsidRDefault="00113A2A">
            <w:pPr>
              <w:autoSpaceDE w:val="0"/>
              <w:autoSpaceDN w:val="0"/>
              <w:adjustRightInd w:val="0"/>
              <w:jc w:val="center"/>
              <w:rPr>
                <w:rFonts w:ascii="Times New Roman" w:hAnsi="Times New Roman"/>
                <w:color w:val="000000"/>
                <w:sz w:val="16"/>
                <w:szCs w:val="16"/>
                <w:lang w:eastAsia="en-GB"/>
              </w:rPr>
            </w:pPr>
          </w:p>
        </w:tc>
        <w:tc>
          <w:tcPr>
            <w:tcW w:w="799" w:type="dxa"/>
            <w:vMerge/>
            <w:tcBorders>
              <w:left w:val="single" w:sz="6" w:space="0" w:color="auto"/>
              <w:right w:val="single" w:sz="6" w:space="0" w:color="auto"/>
            </w:tcBorders>
            <w:vAlign w:val="center"/>
          </w:tcPr>
          <w:p w14:paraId="209142C6" w14:textId="77777777" w:rsidR="00113A2A" w:rsidRPr="00917084" w:rsidRDefault="00113A2A">
            <w:pPr>
              <w:autoSpaceDE w:val="0"/>
              <w:autoSpaceDN w:val="0"/>
              <w:adjustRightInd w:val="0"/>
              <w:jc w:val="center"/>
              <w:rPr>
                <w:rFonts w:ascii="Times New Roman" w:hAnsi="Times New Roman"/>
                <w:color w:val="000000"/>
                <w:sz w:val="16"/>
                <w:szCs w:val="16"/>
                <w:lang w:eastAsia="en-GB"/>
              </w:rPr>
            </w:pPr>
          </w:p>
        </w:tc>
        <w:tc>
          <w:tcPr>
            <w:tcW w:w="852" w:type="dxa"/>
            <w:vMerge/>
            <w:tcBorders>
              <w:left w:val="single" w:sz="6" w:space="0" w:color="auto"/>
              <w:right w:val="single" w:sz="6" w:space="0" w:color="auto"/>
            </w:tcBorders>
            <w:vAlign w:val="center"/>
          </w:tcPr>
          <w:p w14:paraId="7FBB5BA6" w14:textId="77777777" w:rsidR="00113A2A" w:rsidRPr="00917084" w:rsidRDefault="00113A2A">
            <w:pPr>
              <w:autoSpaceDE w:val="0"/>
              <w:autoSpaceDN w:val="0"/>
              <w:adjustRightInd w:val="0"/>
              <w:jc w:val="center"/>
              <w:rPr>
                <w:rFonts w:ascii="Times New Roman" w:hAnsi="Times New Roman"/>
                <w:color w:val="000000"/>
                <w:sz w:val="16"/>
                <w:szCs w:val="16"/>
                <w:lang w:eastAsia="en-GB"/>
              </w:rPr>
            </w:pPr>
          </w:p>
        </w:tc>
        <w:tc>
          <w:tcPr>
            <w:tcW w:w="873" w:type="dxa"/>
            <w:tcBorders>
              <w:top w:val="single" w:sz="6" w:space="0" w:color="auto"/>
              <w:left w:val="single" w:sz="6" w:space="0" w:color="auto"/>
              <w:bottom w:val="single" w:sz="6" w:space="0" w:color="auto"/>
              <w:right w:val="single" w:sz="6" w:space="0" w:color="auto"/>
            </w:tcBorders>
          </w:tcPr>
          <w:p w14:paraId="51B7F893" w14:textId="77777777" w:rsidR="00113A2A" w:rsidRPr="00917084" w:rsidRDefault="00113A2A">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David</w:t>
            </w:r>
          </w:p>
        </w:tc>
        <w:tc>
          <w:tcPr>
            <w:tcW w:w="1253" w:type="dxa"/>
            <w:tcBorders>
              <w:top w:val="single" w:sz="6" w:space="0" w:color="auto"/>
              <w:left w:val="single" w:sz="6" w:space="0" w:color="auto"/>
              <w:bottom w:val="single" w:sz="6" w:space="0" w:color="auto"/>
              <w:right w:val="single" w:sz="6" w:space="0" w:color="auto"/>
            </w:tcBorders>
          </w:tcPr>
          <w:p w14:paraId="19C7F041" w14:textId="77777777" w:rsidR="00113A2A" w:rsidRPr="00917084" w:rsidRDefault="00113A2A">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40</w:t>
            </w:r>
          </w:p>
        </w:tc>
        <w:tc>
          <w:tcPr>
            <w:tcW w:w="566" w:type="dxa"/>
            <w:tcBorders>
              <w:top w:val="single" w:sz="6" w:space="0" w:color="auto"/>
              <w:left w:val="single" w:sz="6" w:space="0" w:color="auto"/>
              <w:bottom w:val="single" w:sz="6" w:space="0" w:color="auto"/>
              <w:right w:val="single" w:sz="6" w:space="0" w:color="auto"/>
            </w:tcBorders>
          </w:tcPr>
          <w:p w14:paraId="2658A0B7" w14:textId="77777777" w:rsidR="00113A2A" w:rsidRPr="00917084" w:rsidRDefault="00113A2A">
            <w:pPr>
              <w:autoSpaceDE w:val="0"/>
              <w:autoSpaceDN w:val="0"/>
              <w:adjustRightInd w:val="0"/>
              <w:rPr>
                <w:rFonts w:ascii="Times New Roman" w:hAnsi="Times New Roman"/>
                <w:color w:val="000000"/>
                <w:sz w:val="16"/>
                <w:szCs w:val="16"/>
                <w:lang w:eastAsia="en-GB"/>
              </w:rPr>
            </w:pPr>
            <w:r w:rsidRPr="00917084">
              <w:rPr>
                <w:rFonts w:ascii="Times New Roman" w:hAnsi="Times New Roman"/>
                <w:color w:val="000000"/>
                <w:sz w:val="16"/>
                <w:szCs w:val="16"/>
                <w:lang w:eastAsia="en-GB"/>
              </w:rPr>
              <w:t>9.12</w:t>
            </w:r>
          </w:p>
        </w:tc>
        <w:tc>
          <w:tcPr>
            <w:tcW w:w="5356" w:type="dxa"/>
            <w:tcBorders>
              <w:top w:val="single" w:sz="6" w:space="0" w:color="auto"/>
              <w:left w:val="single" w:sz="6" w:space="0" w:color="auto"/>
              <w:bottom w:val="single" w:sz="6" w:space="0" w:color="auto"/>
              <w:right w:val="single" w:sz="6" w:space="0" w:color="auto"/>
            </w:tcBorders>
          </w:tcPr>
          <w:p w14:paraId="311A61AD" w14:textId="77777777" w:rsidR="00113A2A" w:rsidRPr="00917084" w:rsidRDefault="00113A2A">
            <w:pPr>
              <w:autoSpaceDE w:val="0"/>
              <w:autoSpaceDN w:val="0"/>
              <w:adjustRightInd w:val="0"/>
              <w:rPr>
                <w:rFonts w:ascii="Times New Roman" w:hAnsi="Times New Roman"/>
                <w:color w:val="000000"/>
                <w:sz w:val="16"/>
                <w:szCs w:val="16"/>
                <w:lang w:eastAsia="en-GB"/>
              </w:rPr>
            </w:pPr>
            <w:r w:rsidRPr="00917084">
              <w:rPr>
                <w:rFonts w:ascii="Times New Roman" w:hAnsi="Times New Roman"/>
                <w:color w:val="000000"/>
                <w:sz w:val="16"/>
                <w:szCs w:val="16"/>
                <w:lang w:eastAsia="en-GB"/>
              </w:rPr>
              <w:t>NTN (Non-Terrestrial Networks) enhancements</w:t>
            </w:r>
          </w:p>
        </w:tc>
      </w:tr>
      <w:tr w:rsidR="00113A2A" w:rsidRPr="00917084" w14:paraId="0A8D753E" w14:textId="77777777" w:rsidTr="00113A2A">
        <w:trPr>
          <w:trHeight w:val="20"/>
        </w:trPr>
        <w:tc>
          <w:tcPr>
            <w:tcW w:w="790" w:type="dxa"/>
            <w:vMerge/>
            <w:tcBorders>
              <w:left w:val="single" w:sz="6" w:space="0" w:color="auto"/>
              <w:bottom w:val="single" w:sz="6" w:space="0" w:color="auto"/>
              <w:right w:val="single" w:sz="6" w:space="0" w:color="auto"/>
            </w:tcBorders>
            <w:vAlign w:val="center"/>
          </w:tcPr>
          <w:p w14:paraId="1D39C80A" w14:textId="77777777" w:rsidR="00113A2A" w:rsidRPr="00917084" w:rsidRDefault="00113A2A">
            <w:pPr>
              <w:autoSpaceDE w:val="0"/>
              <w:autoSpaceDN w:val="0"/>
              <w:adjustRightInd w:val="0"/>
              <w:jc w:val="center"/>
              <w:rPr>
                <w:rFonts w:ascii="Times New Roman" w:hAnsi="Times New Roman"/>
                <w:color w:val="000000"/>
                <w:sz w:val="16"/>
                <w:szCs w:val="16"/>
                <w:lang w:eastAsia="en-GB"/>
              </w:rPr>
            </w:pPr>
          </w:p>
        </w:tc>
        <w:tc>
          <w:tcPr>
            <w:tcW w:w="799" w:type="dxa"/>
            <w:vMerge/>
            <w:tcBorders>
              <w:left w:val="single" w:sz="6" w:space="0" w:color="auto"/>
              <w:bottom w:val="single" w:sz="6" w:space="0" w:color="auto"/>
              <w:right w:val="single" w:sz="6" w:space="0" w:color="auto"/>
            </w:tcBorders>
            <w:vAlign w:val="center"/>
          </w:tcPr>
          <w:p w14:paraId="4CBBDEA1" w14:textId="77777777" w:rsidR="00113A2A" w:rsidRPr="00917084" w:rsidRDefault="00113A2A">
            <w:pPr>
              <w:autoSpaceDE w:val="0"/>
              <w:autoSpaceDN w:val="0"/>
              <w:adjustRightInd w:val="0"/>
              <w:jc w:val="center"/>
              <w:rPr>
                <w:rFonts w:ascii="Times New Roman" w:hAnsi="Times New Roman"/>
                <w:color w:val="000000"/>
                <w:sz w:val="16"/>
                <w:szCs w:val="16"/>
                <w:lang w:eastAsia="en-GB"/>
              </w:rPr>
            </w:pPr>
          </w:p>
        </w:tc>
        <w:tc>
          <w:tcPr>
            <w:tcW w:w="852" w:type="dxa"/>
            <w:vMerge/>
            <w:tcBorders>
              <w:left w:val="single" w:sz="6" w:space="0" w:color="auto"/>
              <w:bottom w:val="single" w:sz="6" w:space="0" w:color="auto"/>
              <w:right w:val="single" w:sz="6" w:space="0" w:color="auto"/>
            </w:tcBorders>
            <w:vAlign w:val="center"/>
          </w:tcPr>
          <w:p w14:paraId="5E58ACC4" w14:textId="77777777" w:rsidR="00113A2A" w:rsidRPr="00917084" w:rsidRDefault="00113A2A">
            <w:pPr>
              <w:autoSpaceDE w:val="0"/>
              <w:autoSpaceDN w:val="0"/>
              <w:adjustRightInd w:val="0"/>
              <w:jc w:val="center"/>
              <w:rPr>
                <w:rFonts w:ascii="Times New Roman" w:hAnsi="Times New Roman"/>
                <w:color w:val="000000"/>
                <w:sz w:val="16"/>
                <w:szCs w:val="16"/>
                <w:lang w:eastAsia="en-GB"/>
              </w:rPr>
            </w:pPr>
          </w:p>
        </w:tc>
        <w:tc>
          <w:tcPr>
            <w:tcW w:w="873" w:type="dxa"/>
            <w:tcBorders>
              <w:top w:val="single" w:sz="6" w:space="0" w:color="auto"/>
              <w:left w:val="single" w:sz="6" w:space="0" w:color="auto"/>
              <w:bottom w:val="single" w:sz="6" w:space="0" w:color="auto"/>
              <w:right w:val="single" w:sz="6" w:space="0" w:color="auto"/>
            </w:tcBorders>
          </w:tcPr>
          <w:p w14:paraId="0AE8B2B9" w14:textId="77777777" w:rsidR="00113A2A" w:rsidRPr="00917084" w:rsidRDefault="00113A2A">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Ralf</w:t>
            </w:r>
          </w:p>
        </w:tc>
        <w:tc>
          <w:tcPr>
            <w:tcW w:w="1253" w:type="dxa"/>
            <w:tcBorders>
              <w:top w:val="single" w:sz="6" w:space="0" w:color="auto"/>
              <w:left w:val="single" w:sz="6" w:space="0" w:color="auto"/>
              <w:bottom w:val="single" w:sz="6" w:space="0" w:color="auto"/>
              <w:right w:val="single" w:sz="6" w:space="0" w:color="auto"/>
            </w:tcBorders>
          </w:tcPr>
          <w:p w14:paraId="1C1D1CAE" w14:textId="77777777" w:rsidR="00113A2A" w:rsidRPr="00917084" w:rsidRDefault="00113A2A">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60</w:t>
            </w:r>
          </w:p>
        </w:tc>
        <w:tc>
          <w:tcPr>
            <w:tcW w:w="566" w:type="dxa"/>
            <w:tcBorders>
              <w:top w:val="single" w:sz="6" w:space="0" w:color="auto"/>
              <w:left w:val="single" w:sz="6" w:space="0" w:color="auto"/>
              <w:bottom w:val="single" w:sz="6" w:space="0" w:color="auto"/>
              <w:right w:val="single" w:sz="6" w:space="0" w:color="auto"/>
            </w:tcBorders>
          </w:tcPr>
          <w:p w14:paraId="23E1FEE7" w14:textId="77777777" w:rsidR="00113A2A" w:rsidRPr="00917084" w:rsidRDefault="00113A2A">
            <w:pPr>
              <w:autoSpaceDE w:val="0"/>
              <w:autoSpaceDN w:val="0"/>
              <w:adjustRightInd w:val="0"/>
              <w:rPr>
                <w:rFonts w:ascii="Times New Roman" w:hAnsi="Times New Roman"/>
                <w:color w:val="000000"/>
                <w:sz w:val="16"/>
                <w:szCs w:val="16"/>
                <w:lang w:eastAsia="en-GB"/>
              </w:rPr>
            </w:pPr>
            <w:r w:rsidRPr="00917084">
              <w:rPr>
                <w:rFonts w:ascii="Times New Roman" w:hAnsi="Times New Roman"/>
                <w:color w:val="000000"/>
                <w:sz w:val="16"/>
                <w:szCs w:val="16"/>
                <w:lang w:eastAsia="en-GB"/>
              </w:rPr>
              <w:t>8.16</w:t>
            </w:r>
          </w:p>
        </w:tc>
        <w:tc>
          <w:tcPr>
            <w:tcW w:w="5356" w:type="dxa"/>
            <w:tcBorders>
              <w:top w:val="single" w:sz="6" w:space="0" w:color="auto"/>
              <w:left w:val="single" w:sz="6" w:space="0" w:color="auto"/>
              <w:bottom w:val="single" w:sz="6" w:space="0" w:color="auto"/>
              <w:right w:val="single" w:sz="6" w:space="0" w:color="auto"/>
            </w:tcBorders>
          </w:tcPr>
          <w:p w14:paraId="2FFCA688" w14:textId="77777777" w:rsidR="00113A2A" w:rsidRPr="00917084" w:rsidRDefault="00113A2A">
            <w:pPr>
              <w:autoSpaceDE w:val="0"/>
              <w:autoSpaceDN w:val="0"/>
              <w:adjustRightInd w:val="0"/>
              <w:rPr>
                <w:rFonts w:ascii="Times New Roman" w:hAnsi="Times New Roman"/>
                <w:color w:val="000000"/>
                <w:sz w:val="16"/>
                <w:szCs w:val="16"/>
                <w:lang w:eastAsia="en-GB"/>
              </w:rPr>
            </w:pPr>
            <w:r w:rsidRPr="00917084">
              <w:rPr>
                <w:rFonts w:ascii="Times New Roman" w:hAnsi="Times New Roman"/>
                <w:color w:val="000000"/>
                <w:sz w:val="16"/>
                <w:szCs w:val="16"/>
                <w:lang w:eastAsia="en-GB"/>
              </w:rPr>
              <w:t>Rel-17 UE features</w:t>
            </w:r>
          </w:p>
        </w:tc>
      </w:tr>
      <w:tr w:rsidR="00113A2A" w:rsidRPr="00917084" w14:paraId="6AF180BA" w14:textId="77777777" w:rsidTr="00113A2A">
        <w:trPr>
          <w:trHeight w:val="20"/>
        </w:trPr>
        <w:tc>
          <w:tcPr>
            <w:tcW w:w="790" w:type="dxa"/>
            <w:vMerge w:val="restart"/>
            <w:tcBorders>
              <w:top w:val="single" w:sz="6" w:space="0" w:color="auto"/>
              <w:left w:val="single" w:sz="6" w:space="0" w:color="auto"/>
              <w:right w:val="single" w:sz="6" w:space="0" w:color="auto"/>
            </w:tcBorders>
            <w:vAlign w:val="center"/>
          </w:tcPr>
          <w:p w14:paraId="6FD78A16" w14:textId="77777777" w:rsidR="00113A2A" w:rsidRPr="00917084" w:rsidRDefault="00113A2A">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Wed. 05/18</w:t>
            </w:r>
          </w:p>
        </w:tc>
        <w:tc>
          <w:tcPr>
            <w:tcW w:w="799" w:type="dxa"/>
            <w:vMerge w:val="restart"/>
            <w:tcBorders>
              <w:top w:val="single" w:sz="6" w:space="0" w:color="auto"/>
              <w:left w:val="single" w:sz="6" w:space="0" w:color="auto"/>
              <w:right w:val="single" w:sz="6" w:space="0" w:color="auto"/>
            </w:tcBorders>
            <w:vAlign w:val="center"/>
          </w:tcPr>
          <w:p w14:paraId="3AD96188" w14:textId="77777777" w:rsidR="00113A2A" w:rsidRPr="00917084" w:rsidRDefault="00113A2A">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12:00 UTC</w:t>
            </w:r>
          </w:p>
        </w:tc>
        <w:tc>
          <w:tcPr>
            <w:tcW w:w="852" w:type="dxa"/>
            <w:vMerge w:val="restart"/>
            <w:tcBorders>
              <w:top w:val="single" w:sz="6" w:space="0" w:color="auto"/>
              <w:left w:val="single" w:sz="6" w:space="0" w:color="auto"/>
              <w:right w:val="single" w:sz="6" w:space="0" w:color="auto"/>
            </w:tcBorders>
            <w:vAlign w:val="center"/>
          </w:tcPr>
          <w:p w14:paraId="407F7BD8" w14:textId="77777777" w:rsidR="00113A2A" w:rsidRPr="00917084" w:rsidRDefault="00113A2A">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15:00 UTC</w:t>
            </w:r>
          </w:p>
        </w:tc>
        <w:tc>
          <w:tcPr>
            <w:tcW w:w="873" w:type="dxa"/>
            <w:tcBorders>
              <w:top w:val="single" w:sz="6" w:space="0" w:color="auto"/>
              <w:left w:val="single" w:sz="6" w:space="0" w:color="auto"/>
              <w:bottom w:val="single" w:sz="6" w:space="0" w:color="auto"/>
              <w:right w:val="single" w:sz="6" w:space="0" w:color="auto"/>
            </w:tcBorders>
          </w:tcPr>
          <w:p w14:paraId="75BED459" w14:textId="77777777" w:rsidR="00113A2A" w:rsidRPr="00917084" w:rsidRDefault="00113A2A">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David</w:t>
            </w:r>
          </w:p>
        </w:tc>
        <w:tc>
          <w:tcPr>
            <w:tcW w:w="1253" w:type="dxa"/>
            <w:tcBorders>
              <w:top w:val="single" w:sz="6" w:space="0" w:color="auto"/>
              <w:left w:val="single" w:sz="6" w:space="0" w:color="auto"/>
              <w:bottom w:val="single" w:sz="6" w:space="0" w:color="auto"/>
              <w:right w:val="single" w:sz="6" w:space="0" w:color="auto"/>
            </w:tcBorders>
          </w:tcPr>
          <w:p w14:paraId="34E55417" w14:textId="77777777" w:rsidR="00113A2A" w:rsidRPr="00917084" w:rsidRDefault="00113A2A">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50</w:t>
            </w:r>
          </w:p>
        </w:tc>
        <w:tc>
          <w:tcPr>
            <w:tcW w:w="566" w:type="dxa"/>
            <w:tcBorders>
              <w:top w:val="single" w:sz="6" w:space="0" w:color="auto"/>
              <w:left w:val="single" w:sz="6" w:space="0" w:color="auto"/>
              <w:bottom w:val="single" w:sz="6" w:space="0" w:color="auto"/>
              <w:right w:val="single" w:sz="6" w:space="0" w:color="auto"/>
            </w:tcBorders>
          </w:tcPr>
          <w:p w14:paraId="5CD7D6A3" w14:textId="77777777" w:rsidR="00113A2A" w:rsidRPr="00917084" w:rsidRDefault="00113A2A">
            <w:pPr>
              <w:autoSpaceDE w:val="0"/>
              <w:autoSpaceDN w:val="0"/>
              <w:adjustRightInd w:val="0"/>
              <w:rPr>
                <w:rFonts w:ascii="Times New Roman" w:hAnsi="Times New Roman"/>
                <w:color w:val="000000"/>
                <w:sz w:val="16"/>
                <w:szCs w:val="16"/>
                <w:lang w:eastAsia="en-GB"/>
              </w:rPr>
            </w:pPr>
            <w:r w:rsidRPr="00917084">
              <w:rPr>
                <w:rFonts w:ascii="Times New Roman" w:hAnsi="Times New Roman"/>
                <w:color w:val="000000"/>
                <w:sz w:val="16"/>
                <w:szCs w:val="16"/>
                <w:lang w:eastAsia="en-GB"/>
              </w:rPr>
              <w:t>8.11</w:t>
            </w:r>
          </w:p>
        </w:tc>
        <w:tc>
          <w:tcPr>
            <w:tcW w:w="5356" w:type="dxa"/>
            <w:tcBorders>
              <w:top w:val="single" w:sz="6" w:space="0" w:color="auto"/>
              <w:left w:val="single" w:sz="6" w:space="0" w:color="auto"/>
              <w:bottom w:val="single" w:sz="6" w:space="0" w:color="auto"/>
              <w:right w:val="single" w:sz="6" w:space="0" w:color="auto"/>
            </w:tcBorders>
          </w:tcPr>
          <w:p w14:paraId="5F5214B6" w14:textId="77777777" w:rsidR="00113A2A" w:rsidRPr="00917084" w:rsidRDefault="00113A2A">
            <w:pPr>
              <w:autoSpaceDE w:val="0"/>
              <w:autoSpaceDN w:val="0"/>
              <w:adjustRightInd w:val="0"/>
              <w:rPr>
                <w:rFonts w:ascii="Times New Roman" w:hAnsi="Times New Roman"/>
                <w:color w:val="000000"/>
                <w:sz w:val="16"/>
                <w:szCs w:val="16"/>
                <w:lang w:eastAsia="en-GB"/>
              </w:rPr>
            </w:pPr>
            <w:r w:rsidRPr="00917084">
              <w:rPr>
                <w:rFonts w:ascii="Times New Roman" w:hAnsi="Times New Roman"/>
                <w:color w:val="000000"/>
                <w:sz w:val="16"/>
                <w:szCs w:val="16"/>
                <w:lang w:eastAsia="en-GB"/>
              </w:rPr>
              <w:t>Maintenance on NR Sidelink enhancement</w:t>
            </w:r>
          </w:p>
        </w:tc>
      </w:tr>
      <w:tr w:rsidR="00113A2A" w:rsidRPr="00917084" w14:paraId="48E08C2E" w14:textId="77777777" w:rsidTr="00113A2A">
        <w:trPr>
          <w:trHeight w:val="20"/>
        </w:trPr>
        <w:tc>
          <w:tcPr>
            <w:tcW w:w="790" w:type="dxa"/>
            <w:vMerge/>
            <w:tcBorders>
              <w:left w:val="single" w:sz="6" w:space="0" w:color="auto"/>
              <w:right w:val="single" w:sz="6" w:space="0" w:color="auto"/>
            </w:tcBorders>
            <w:vAlign w:val="center"/>
          </w:tcPr>
          <w:p w14:paraId="4DE44E04" w14:textId="77777777" w:rsidR="00113A2A" w:rsidRPr="00917084" w:rsidRDefault="00113A2A">
            <w:pPr>
              <w:autoSpaceDE w:val="0"/>
              <w:autoSpaceDN w:val="0"/>
              <w:adjustRightInd w:val="0"/>
              <w:jc w:val="center"/>
              <w:rPr>
                <w:rFonts w:ascii="Times New Roman" w:hAnsi="Times New Roman"/>
                <w:color w:val="000000"/>
                <w:sz w:val="16"/>
                <w:szCs w:val="16"/>
                <w:lang w:eastAsia="en-GB"/>
              </w:rPr>
            </w:pPr>
          </w:p>
        </w:tc>
        <w:tc>
          <w:tcPr>
            <w:tcW w:w="799" w:type="dxa"/>
            <w:vMerge/>
            <w:tcBorders>
              <w:left w:val="single" w:sz="6" w:space="0" w:color="auto"/>
              <w:right w:val="single" w:sz="6" w:space="0" w:color="auto"/>
            </w:tcBorders>
            <w:vAlign w:val="center"/>
          </w:tcPr>
          <w:p w14:paraId="4A91BF67" w14:textId="77777777" w:rsidR="00113A2A" w:rsidRPr="00917084" w:rsidRDefault="00113A2A">
            <w:pPr>
              <w:autoSpaceDE w:val="0"/>
              <w:autoSpaceDN w:val="0"/>
              <w:adjustRightInd w:val="0"/>
              <w:jc w:val="center"/>
              <w:rPr>
                <w:rFonts w:ascii="Times New Roman" w:hAnsi="Times New Roman"/>
                <w:color w:val="000000"/>
                <w:sz w:val="16"/>
                <w:szCs w:val="16"/>
                <w:lang w:eastAsia="en-GB"/>
              </w:rPr>
            </w:pPr>
          </w:p>
        </w:tc>
        <w:tc>
          <w:tcPr>
            <w:tcW w:w="852" w:type="dxa"/>
            <w:vMerge/>
            <w:tcBorders>
              <w:left w:val="single" w:sz="6" w:space="0" w:color="auto"/>
              <w:right w:val="single" w:sz="6" w:space="0" w:color="auto"/>
            </w:tcBorders>
            <w:vAlign w:val="center"/>
          </w:tcPr>
          <w:p w14:paraId="5468A4FD" w14:textId="77777777" w:rsidR="00113A2A" w:rsidRPr="00917084" w:rsidRDefault="00113A2A">
            <w:pPr>
              <w:autoSpaceDE w:val="0"/>
              <w:autoSpaceDN w:val="0"/>
              <w:adjustRightInd w:val="0"/>
              <w:jc w:val="center"/>
              <w:rPr>
                <w:rFonts w:ascii="Times New Roman" w:hAnsi="Times New Roman"/>
                <w:color w:val="000000"/>
                <w:sz w:val="16"/>
                <w:szCs w:val="16"/>
                <w:lang w:eastAsia="en-GB"/>
              </w:rPr>
            </w:pPr>
          </w:p>
        </w:tc>
        <w:tc>
          <w:tcPr>
            <w:tcW w:w="873" w:type="dxa"/>
            <w:tcBorders>
              <w:top w:val="single" w:sz="6" w:space="0" w:color="auto"/>
              <w:left w:val="single" w:sz="6" w:space="0" w:color="auto"/>
              <w:bottom w:val="single" w:sz="6" w:space="0" w:color="auto"/>
              <w:right w:val="single" w:sz="6" w:space="0" w:color="auto"/>
            </w:tcBorders>
          </w:tcPr>
          <w:p w14:paraId="4D8E5E31" w14:textId="77777777" w:rsidR="00113A2A" w:rsidRPr="00917084" w:rsidRDefault="00113A2A">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David</w:t>
            </w:r>
          </w:p>
        </w:tc>
        <w:tc>
          <w:tcPr>
            <w:tcW w:w="1253" w:type="dxa"/>
            <w:tcBorders>
              <w:top w:val="single" w:sz="6" w:space="0" w:color="auto"/>
              <w:left w:val="single" w:sz="6" w:space="0" w:color="auto"/>
              <w:bottom w:val="single" w:sz="6" w:space="0" w:color="auto"/>
              <w:right w:val="single" w:sz="6" w:space="0" w:color="auto"/>
            </w:tcBorders>
          </w:tcPr>
          <w:p w14:paraId="69C0674C" w14:textId="77777777" w:rsidR="00113A2A" w:rsidRPr="00917084" w:rsidRDefault="00113A2A">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70</w:t>
            </w:r>
          </w:p>
        </w:tc>
        <w:tc>
          <w:tcPr>
            <w:tcW w:w="566" w:type="dxa"/>
            <w:tcBorders>
              <w:top w:val="single" w:sz="6" w:space="0" w:color="auto"/>
              <w:left w:val="single" w:sz="6" w:space="0" w:color="auto"/>
              <w:bottom w:val="single" w:sz="6" w:space="0" w:color="auto"/>
              <w:right w:val="single" w:sz="6" w:space="0" w:color="auto"/>
            </w:tcBorders>
          </w:tcPr>
          <w:p w14:paraId="1547C539" w14:textId="77777777" w:rsidR="00113A2A" w:rsidRPr="00917084" w:rsidRDefault="00113A2A">
            <w:pPr>
              <w:autoSpaceDE w:val="0"/>
              <w:autoSpaceDN w:val="0"/>
              <w:adjustRightInd w:val="0"/>
              <w:rPr>
                <w:rFonts w:ascii="Times New Roman" w:hAnsi="Times New Roman"/>
                <w:color w:val="000000"/>
                <w:sz w:val="16"/>
                <w:szCs w:val="16"/>
                <w:lang w:eastAsia="en-GB"/>
              </w:rPr>
            </w:pPr>
            <w:r w:rsidRPr="00917084">
              <w:rPr>
                <w:rFonts w:ascii="Times New Roman" w:hAnsi="Times New Roman"/>
                <w:color w:val="000000"/>
                <w:sz w:val="16"/>
                <w:szCs w:val="16"/>
                <w:lang w:eastAsia="en-GB"/>
              </w:rPr>
              <w:t>9.4</w:t>
            </w:r>
          </w:p>
        </w:tc>
        <w:tc>
          <w:tcPr>
            <w:tcW w:w="5356" w:type="dxa"/>
            <w:tcBorders>
              <w:top w:val="single" w:sz="6" w:space="0" w:color="auto"/>
              <w:left w:val="single" w:sz="6" w:space="0" w:color="auto"/>
              <w:bottom w:val="single" w:sz="6" w:space="0" w:color="auto"/>
              <w:right w:val="single" w:sz="6" w:space="0" w:color="auto"/>
            </w:tcBorders>
          </w:tcPr>
          <w:p w14:paraId="7D65E3C9" w14:textId="77777777" w:rsidR="00113A2A" w:rsidRPr="00917084" w:rsidRDefault="00113A2A">
            <w:pPr>
              <w:autoSpaceDE w:val="0"/>
              <w:autoSpaceDN w:val="0"/>
              <w:adjustRightInd w:val="0"/>
              <w:rPr>
                <w:rFonts w:ascii="Times New Roman" w:hAnsi="Times New Roman"/>
                <w:color w:val="000000"/>
                <w:sz w:val="16"/>
                <w:szCs w:val="16"/>
                <w:lang w:eastAsia="en-GB"/>
              </w:rPr>
            </w:pPr>
            <w:r w:rsidRPr="00917084">
              <w:rPr>
                <w:rFonts w:ascii="Times New Roman" w:hAnsi="Times New Roman"/>
                <w:color w:val="000000"/>
                <w:sz w:val="16"/>
                <w:szCs w:val="16"/>
                <w:lang w:eastAsia="en-GB"/>
              </w:rPr>
              <w:t>NR sidelink evolution</w:t>
            </w:r>
          </w:p>
        </w:tc>
      </w:tr>
      <w:tr w:rsidR="00113A2A" w:rsidRPr="00917084" w14:paraId="6D49BA49" w14:textId="77777777" w:rsidTr="00113A2A">
        <w:trPr>
          <w:trHeight w:val="20"/>
        </w:trPr>
        <w:tc>
          <w:tcPr>
            <w:tcW w:w="790" w:type="dxa"/>
            <w:vMerge/>
            <w:tcBorders>
              <w:left w:val="single" w:sz="6" w:space="0" w:color="auto"/>
              <w:bottom w:val="single" w:sz="6" w:space="0" w:color="auto"/>
              <w:right w:val="single" w:sz="6" w:space="0" w:color="auto"/>
            </w:tcBorders>
            <w:vAlign w:val="center"/>
          </w:tcPr>
          <w:p w14:paraId="696EABC8" w14:textId="77777777" w:rsidR="00113A2A" w:rsidRPr="00917084" w:rsidRDefault="00113A2A">
            <w:pPr>
              <w:autoSpaceDE w:val="0"/>
              <w:autoSpaceDN w:val="0"/>
              <w:adjustRightInd w:val="0"/>
              <w:jc w:val="center"/>
              <w:rPr>
                <w:rFonts w:ascii="Times New Roman" w:hAnsi="Times New Roman"/>
                <w:color w:val="000000"/>
                <w:sz w:val="16"/>
                <w:szCs w:val="16"/>
                <w:lang w:eastAsia="en-GB"/>
              </w:rPr>
            </w:pPr>
          </w:p>
        </w:tc>
        <w:tc>
          <w:tcPr>
            <w:tcW w:w="799" w:type="dxa"/>
            <w:vMerge/>
            <w:tcBorders>
              <w:left w:val="single" w:sz="6" w:space="0" w:color="auto"/>
              <w:bottom w:val="single" w:sz="6" w:space="0" w:color="auto"/>
              <w:right w:val="single" w:sz="6" w:space="0" w:color="auto"/>
            </w:tcBorders>
            <w:vAlign w:val="center"/>
          </w:tcPr>
          <w:p w14:paraId="55C10726" w14:textId="77777777" w:rsidR="00113A2A" w:rsidRPr="00917084" w:rsidRDefault="00113A2A">
            <w:pPr>
              <w:autoSpaceDE w:val="0"/>
              <w:autoSpaceDN w:val="0"/>
              <w:adjustRightInd w:val="0"/>
              <w:jc w:val="center"/>
              <w:rPr>
                <w:rFonts w:ascii="Times New Roman" w:hAnsi="Times New Roman"/>
                <w:color w:val="000000"/>
                <w:sz w:val="16"/>
                <w:szCs w:val="16"/>
                <w:lang w:eastAsia="en-GB"/>
              </w:rPr>
            </w:pPr>
          </w:p>
        </w:tc>
        <w:tc>
          <w:tcPr>
            <w:tcW w:w="852" w:type="dxa"/>
            <w:vMerge/>
            <w:tcBorders>
              <w:left w:val="single" w:sz="6" w:space="0" w:color="auto"/>
              <w:bottom w:val="single" w:sz="6" w:space="0" w:color="auto"/>
              <w:right w:val="single" w:sz="6" w:space="0" w:color="auto"/>
            </w:tcBorders>
            <w:vAlign w:val="center"/>
          </w:tcPr>
          <w:p w14:paraId="693C216E" w14:textId="77777777" w:rsidR="00113A2A" w:rsidRPr="00917084" w:rsidRDefault="00113A2A">
            <w:pPr>
              <w:autoSpaceDE w:val="0"/>
              <w:autoSpaceDN w:val="0"/>
              <w:adjustRightInd w:val="0"/>
              <w:jc w:val="center"/>
              <w:rPr>
                <w:rFonts w:ascii="Times New Roman" w:hAnsi="Times New Roman"/>
                <w:color w:val="000000"/>
                <w:sz w:val="16"/>
                <w:szCs w:val="16"/>
                <w:lang w:eastAsia="en-GB"/>
              </w:rPr>
            </w:pPr>
          </w:p>
        </w:tc>
        <w:tc>
          <w:tcPr>
            <w:tcW w:w="873" w:type="dxa"/>
            <w:tcBorders>
              <w:top w:val="single" w:sz="6" w:space="0" w:color="auto"/>
              <w:left w:val="single" w:sz="6" w:space="0" w:color="auto"/>
              <w:bottom w:val="single" w:sz="6" w:space="0" w:color="auto"/>
              <w:right w:val="single" w:sz="6" w:space="0" w:color="auto"/>
            </w:tcBorders>
          </w:tcPr>
          <w:p w14:paraId="42DB76FE" w14:textId="77777777" w:rsidR="00113A2A" w:rsidRPr="00917084" w:rsidRDefault="00113A2A">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Ralf</w:t>
            </w:r>
          </w:p>
        </w:tc>
        <w:tc>
          <w:tcPr>
            <w:tcW w:w="1253" w:type="dxa"/>
            <w:tcBorders>
              <w:top w:val="single" w:sz="6" w:space="0" w:color="auto"/>
              <w:left w:val="single" w:sz="6" w:space="0" w:color="auto"/>
              <w:bottom w:val="single" w:sz="6" w:space="0" w:color="auto"/>
              <w:right w:val="single" w:sz="6" w:space="0" w:color="auto"/>
            </w:tcBorders>
          </w:tcPr>
          <w:p w14:paraId="7870B5AD" w14:textId="77777777" w:rsidR="00113A2A" w:rsidRPr="00917084" w:rsidRDefault="00113A2A">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60</w:t>
            </w:r>
          </w:p>
        </w:tc>
        <w:tc>
          <w:tcPr>
            <w:tcW w:w="566" w:type="dxa"/>
            <w:tcBorders>
              <w:top w:val="single" w:sz="6" w:space="0" w:color="auto"/>
              <w:left w:val="single" w:sz="6" w:space="0" w:color="auto"/>
              <w:bottom w:val="single" w:sz="6" w:space="0" w:color="auto"/>
              <w:right w:val="single" w:sz="6" w:space="0" w:color="auto"/>
            </w:tcBorders>
          </w:tcPr>
          <w:p w14:paraId="16F6B206" w14:textId="77777777" w:rsidR="00113A2A" w:rsidRPr="00917084" w:rsidRDefault="00113A2A">
            <w:pPr>
              <w:autoSpaceDE w:val="0"/>
              <w:autoSpaceDN w:val="0"/>
              <w:adjustRightInd w:val="0"/>
              <w:rPr>
                <w:rFonts w:ascii="Times New Roman" w:hAnsi="Times New Roman"/>
                <w:color w:val="000000"/>
                <w:sz w:val="16"/>
                <w:szCs w:val="16"/>
                <w:lang w:eastAsia="en-GB"/>
              </w:rPr>
            </w:pPr>
            <w:r w:rsidRPr="00917084">
              <w:rPr>
                <w:rFonts w:ascii="Times New Roman" w:hAnsi="Times New Roman"/>
                <w:color w:val="000000"/>
                <w:sz w:val="16"/>
                <w:szCs w:val="16"/>
                <w:lang w:eastAsia="en-GB"/>
              </w:rPr>
              <w:t>8.16</w:t>
            </w:r>
          </w:p>
        </w:tc>
        <w:tc>
          <w:tcPr>
            <w:tcW w:w="5356" w:type="dxa"/>
            <w:tcBorders>
              <w:top w:val="single" w:sz="6" w:space="0" w:color="auto"/>
              <w:left w:val="single" w:sz="6" w:space="0" w:color="auto"/>
              <w:bottom w:val="single" w:sz="6" w:space="0" w:color="auto"/>
              <w:right w:val="single" w:sz="6" w:space="0" w:color="auto"/>
            </w:tcBorders>
          </w:tcPr>
          <w:p w14:paraId="1118538B" w14:textId="77777777" w:rsidR="00113A2A" w:rsidRPr="00917084" w:rsidRDefault="00113A2A">
            <w:pPr>
              <w:autoSpaceDE w:val="0"/>
              <w:autoSpaceDN w:val="0"/>
              <w:adjustRightInd w:val="0"/>
              <w:rPr>
                <w:rFonts w:ascii="Times New Roman" w:hAnsi="Times New Roman"/>
                <w:color w:val="000000"/>
                <w:sz w:val="16"/>
                <w:szCs w:val="16"/>
                <w:lang w:eastAsia="en-GB"/>
              </w:rPr>
            </w:pPr>
            <w:r w:rsidRPr="00917084">
              <w:rPr>
                <w:rFonts w:ascii="Times New Roman" w:hAnsi="Times New Roman"/>
                <w:color w:val="000000"/>
                <w:sz w:val="16"/>
                <w:szCs w:val="16"/>
                <w:lang w:eastAsia="en-GB"/>
              </w:rPr>
              <w:t>Rel-17 UE features</w:t>
            </w:r>
          </w:p>
        </w:tc>
      </w:tr>
      <w:tr w:rsidR="00113A2A" w:rsidRPr="00917084" w14:paraId="2A7532A6" w14:textId="77777777" w:rsidTr="00113A2A">
        <w:trPr>
          <w:trHeight w:val="20"/>
        </w:trPr>
        <w:tc>
          <w:tcPr>
            <w:tcW w:w="790" w:type="dxa"/>
            <w:vMerge w:val="restart"/>
            <w:tcBorders>
              <w:top w:val="single" w:sz="6" w:space="0" w:color="auto"/>
              <w:left w:val="single" w:sz="6" w:space="0" w:color="auto"/>
              <w:right w:val="single" w:sz="6" w:space="0" w:color="auto"/>
            </w:tcBorders>
            <w:vAlign w:val="center"/>
          </w:tcPr>
          <w:p w14:paraId="407C649A" w14:textId="77777777" w:rsidR="00113A2A" w:rsidRPr="00917084" w:rsidRDefault="00113A2A">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Thu. 05/19</w:t>
            </w:r>
          </w:p>
        </w:tc>
        <w:tc>
          <w:tcPr>
            <w:tcW w:w="799" w:type="dxa"/>
            <w:vMerge w:val="restart"/>
            <w:tcBorders>
              <w:top w:val="single" w:sz="6" w:space="0" w:color="auto"/>
              <w:left w:val="single" w:sz="6" w:space="0" w:color="auto"/>
              <w:right w:val="single" w:sz="6" w:space="0" w:color="auto"/>
            </w:tcBorders>
            <w:vAlign w:val="center"/>
          </w:tcPr>
          <w:p w14:paraId="7F2C38F0" w14:textId="77777777" w:rsidR="00113A2A" w:rsidRPr="00917084" w:rsidRDefault="00113A2A">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12:00 UTC</w:t>
            </w:r>
          </w:p>
        </w:tc>
        <w:tc>
          <w:tcPr>
            <w:tcW w:w="852" w:type="dxa"/>
            <w:vMerge w:val="restart"/>
            <w:tcBorders>
              <w:top w:val="single" w:sz="6" w:space="0" w:color="auto"/>
              <w:left w:val="single" w:sz="6" w:space="0" w:color="auto"/>
              <w:right w:val="single" w:sz="6" w:space="0" w:color="auto"/>
            </w:tcBorders>
            <w:vAlign w:val="center"/>
          </w:tcPr>
          <w:p w14:paraId="5E915CF3" w14:textId="77777777" w:rsidR="00113A2A" w:rsidRPr="00917084" w:rsidRDefault="00113A2A">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15:00 UTC</w:t>
            </w:r>
          </w:p>
        </w:tc>
        <w:tc>
          <w:tcPr>
            <w:tcW w:w="873" w:type="dxa"/>
            <w:tcBorders>
              <w:top w:val="single" w:sz="6" w:space="0" w:color="auto"/>
              <w:left w:val="single" w:sz="6" w:space="0" w:color="auto"/>
              <w:bottom w:val="single" w:sz="6" w:space="0" w:color="auto"/>
              <w:right w:val="single" w:sz="6" w:space="0" w:color="auto"/>
            </w:tcBorders>
          </w:tcPr>
          <w:p w14:paraId="09A7C998" w14:textId="77777777" w:rsidR="00113A2A" w:rsidRPr="00917084" w:rsidRDefault="00113A2A">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David</w:t>
            </w:r>
          </w:p>
        </w:tc>
        <w:tc>
          <w:tcPr>
            <w:tcW w:w="1253" w:type="dxa"/>
            <w:tcBorders>
              <w:top w:val="single" w:sz="6" w:space="0" w:color="auto"/>
              <w:left w:val="single" w:sz="6" w:space="0" w:color="auto"/>
              <w:bottom w:val="single" w:sz="6" w:space="0" w:color="auto"/>
              <w:right w:val="single" w:sz="6" w:space="0" w:color="auto"/>
            </w:tcBorders>
          </w:tcPr>
          <w:p w14:paraId="04ED949A" w14:textId="77777777" w:rsidR="00113A2A" w:rsidRPr="00917084" w:rsidRDefault="00113A2A">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80</w:t>
            </w:r>
          </w:p>
        </w:tc>
        <w:tc>
          <w:tcPr>
            <w:tcW w:w="566" w:type="dxa"/>
            <w:tcBorders>
              <w:top w:val="single" w:sz="6" w:space="0" w:color="auto"/>
              <w:left w:val="single" w:sz="6" w:space="0" w:color="auto"/>
              <w:bottom w:val="single" w:sz="6" w:space="0" w:color="auto"/>
              <w:right w:val="single" w:sz="6" w:space="0" w:color="auto"/>
            </w:tcBorders>
          </w:tcPr>
          <w:p w14:paraId="296A9D41" w14:textId="77777777" w:rsidR="00113A2A" w:rsidRPr="00917084" w:rsidRDefault="00113A2A">
            <w:pPr>
              <w:autoSpaceDE w:val="0"/>
              <w:autoSpaceDN w:val="0"/>
              <w:adjustRightInd w:val="0"/>
              <w:rPr>
                <w:rFonts w:ascii="Times New Roman" w:hAnsi="Times New Roman"/>
                <w:color w:val="000000"/>
                <w:sz w:val="16"/>
                <w:szCs w:val="16"/>
                <w:lang w:eastAsia="en-GB"/>
              </w:rPr>
            </w:pPr>
            <w:r w:rsidRPr="00917084">
              <w:rPr>
                <w:rFonts w:ascii="Times New Roman" w:hAnsi="Times New Roman"/>
                <w:color w:val="000000"/>
                <w:sz w:val="16"/>
                <w:szCs w:val="16"/>
                <w:lang w:eastAsia="en-GB"/>
              </w:rPr>
              <w:t>9.5</w:t>
            </w:r>
          </w:p>
        </w:tc>
        <w:tc>
          <w:tcPr>
            <w:tcW w:w="5356" w:type="dxa"/>
            <w:tcBorders>
              <w:top w:val="single" w:sz="6" w:space="0" w:color="auto"/>
              <w:left w:val="single" w:sz="6" w:space="0" w:color="auto"/>
              <w:bottom w:val="single" w:sz="6" w:space="0" w:color="auto"/>
              <w:right w:val="single" w:sz="6" w:space="0" w:color="auto"/>
            </w:tcBorders>
          </w:tcPr>
          <w:p w14:paraId="7A1FA120" w14:textId="77777777" w:rsidR="00113A2A" w:rsidRPr="00917084" w:rsidRDefault="00113A2A">
            <w:pPr>
              <w:autoSpaceDE w:val="0"/>
              <w:autoSpaceDN w:val="0"/>
              <w:adjustRightInd w:val="0"/>
              <w:rPr>
                <w:rFonts w:ascii="Times New Roman" w:hAnsi="Times New Roman"/>
                <w:color w:val="000000"/>
                <w:sz w:val="16"/>
                <w:szCs w:val="16"/>
                <w:lang w:eastAsia="en-GB"/>
              </w:rPr>
            </w:pPr>
            <w:r w:rsidRPr="00917084">
              <w:rPr>
                <w:rFonts w:ascii="Times New Roman" w:hAnsi="Times New Roman"/>
                <w:color w:val="000000"/>
                <w:sz w:val="16"/>
                <w:szCs w:val="16"/>
                <w:lang w:eastAsia="en-GB"/>
              </w:rPr>
              <w:t>Study on expanded and improved NR positioning</w:t>
            </w:r>
          </w:p>
        </w:tc>
      </w:tr>
      <w:tr w:rsidR="00113A2A" w:rsidRPr="00917084" w14:paraId="4566F055" w14:textId="77777777" w:rsidTr="00113A2A">
        <w:trPr>
          <w:trHeight w:val="20"/>
        </w:trPr>
        <w:tc>
          <w:tcPr>
            <w:tcW w:w="790" w:type="dxa"/>
            <w:vMerge/>
            <w:tcBorders>
              <w:left w:val="single" w:sz="6" w:space="0" w:color="auto"/>
              <w:right w:val="single" w:sz="6" w:space="0" w:color="auto"/>
            </w:tcBorders>
            <w:vAlign w:val="center"/>
          </w:tcPr>
          <w:p w14:paraId="6D24E50A" w14:textId="77777777" w:rsidR="00113A2A" w:rsidRPr="00917084" w:rsidRDefault="00113A2A">
            <w:pPr>
              <w:autoSpaceDE w:val="0"/>
              <w:autoSpaceDN w:val="0"/>
              <w:adjustRightInd w:val="0"/>
              <w:jc w:val="center"/>
              <w:rPr>
                <w:rFonts w:ascii="Times New Roman" w:hAnsi="Times New Roman"/>
                <w:color w:val="000000"/>
                <w:sz w:val="16"/>
                <w:szCs w:val="16"/>
                <w:lang w:eastAsia="en-GB"/>
              </w:rPr>
            </w:pPr>
          </w:p>
        </w:tc>
        <w:tc>
          <w:tcPr>
            <w:tcW w:w="799" w:type="dxa"/>
            <w:vMerge/>
            <w:tcBorders>
              <w:left w:val="single" w:sz="6" w:space="0" w:color="auto"/>
              <w:right w:val="single" w:sz="6" w:space="0" w:color="auto"/>
            </w:tcBorders>
            <w:vAlign w:val="center"/>
          </w:tcPr>
          <w:p w14:paraId="3B73AF90" w14:textId="77777777" w:rsidR="00113A2A" w:rsidRPr="00917084" w:rsidRDefault="00113A2A">
            <w:pPr>
              <w:autoSpaceDE w:val="0"/>
              <w:autoSpaceDN w:val="0"/>
              <w:adjustRightInd w:val="0"/>
              <w:jc w:val="center"/>
              <w:rPr>
                <w:rFonts w:ascii="Times New Roman" w:hAnsi="Times New Roman"/>
                <w:color w:val="000000"/>
                <w:sz w:val="16"/>
                <w:szCs w:val="16"/>
                <w:lang w:eastAsia="en-GB"/>
              </w:rPr>
            </w:pPr>
          </w:p>
        </w:tc>
        <w:tc>
          <w:tcPr>
            <w:tcW w:w="852" w:type="dxa"/>
            <w:vMerge/>
            <w:tcBorders>
              <w:left w:val="single" w:sz="6" w:space="0" w:color="auto"/>
              <w:right w:val="single" w:sz="6" w:space="0" w:color="auto"/>
            </w:tcBorders>
            <w:vAlign w:val="center"/>
          </w:tcPr>
          <w:p w14:paraId="6022F5C3" w14:textId="77777777" w:rsidR="00113A2A" w:rsidRPr="00917084" w:rsidRDefault="00113A2A">
            <w:pPr>
              <w:autoSpaceDE w:val="0"/>
              <w:autoSpaceDN w:val="0"/>
              <w:adjustRightInd w:val="0"/>
              <w:jc w:val="center"/>
              <w:rPr>
                <w:rFonts w:ascii="Times New Roman" w:hAnsi="Times New Roman"/>
                <w:color w:val="000000"/>
                <w:sz w:val="16"/>
                <w:szCs w:val="16"/>
                <w:lang w:eastAsia="en-GB"/>
              </w:rPr>
            </w:pPr>
          </w:p>
        </w:tc>
        <w:tc>
          <w:tcPr>
            <w:tcW w:w="873" w:type="dxa"/>
            <w:tcBorders>
              <w:top w:val="single" w:sz="6" w:space="0" w:color="auto"/>
              <w:left w:val="single" w:sz="6" w:space="0" w:color="auto"/>
              <w:bottom w:val="single" w:sz="6" w:space="0" w:color="auto"/>
              <w:right w:val="single" w:sz="6" w:space="0" w:color="auto"/>
            </w:tcBorders>
          </w:tcPr>
          <w:p w14:paraId="383B1A80" w14:textId="77777777" w:rsidR="00113A2A" w:rsidRPr="00917084" w:rsidRDefault="00113A2A">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David</w:t>
            </w:r>
          </w:p>
        </w:tc>
        <w:tc>
          <w:tcPr>
            <w:tcW w:w="1253" w:type="dxa"/>
            <w:tcBorders>
              <w:top w:val="single" w:sz="6" w:space="0" w:color="auto"/>
              <w:left w:val="single" w:sz="6" w:space="0" w:color="auto"/>
              <w:bottom w:val="single" w:sz="6" w:space="0" w:color="auto"/>
              <w:right w:val="single" w:sz="6" w:space="0" w:color="auto"/>
            </w:tcBorders>
          </w:tcPr>
          <w:p w14:paraId="4E74601D" w14:textId="77777777" w:rsidR="00113A2A" w:rsidRPr="00917084" w:rsidRDefault="00113A2A">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40</w:t>
            </w:r>
          </w:p>
        </w:tc>
        <w:tc>
          <w:tcPr>
            <w:tcW w:w="566" w:type="dxa"/>
            <w:tcBorders>
              <w:top w:val="single" w:sz="6" w:space="0" w:color="auto"/>
              <w:left w:val="single" w:sz="6" w:space="0" w:color="auto"/>
              <w:bottom w:val="single" w:sz="6" w:space="0" w:color="auto"/>
              <w:right w:val="single" w:sz="6" w:space="0" w:color="auto"/>
            </w:tcBorders>
          </w:tcPr>
          <w:p w14:paraId="61981A8A" w14:textId="77777777" w:rsidR="00113A2A" w:rsidRPr="00917084" w:rsidRDefault="00113A2A">
            <w:pPr>
              <w:autoSpaceDE w:val="0"/>
              <w:autoSpaceDN w:val="0"/>
              <w:adjustRightInd w:val="0"/>
              <w:rPr>
                <w:rFonts w:ascii="Times New Roman" w:hAnsi="Times New Roman"/>
                <w:color w:val="000000"/>
                <w:sz w:val="16"/>
                <w:szCs w:val="16"/>
                <w:lang w:eastAsia="en-GB"/>
              </w:rPr>
            </w:pPr>
            <w:r w:rsidRPr="00917084">
              <w:rPr>
                <w:rFonts w:ascii="Times New Roman" w:hAnsi="Times New Roman"/>
                <w:color w:val="000000"/>
                <w:sz w:val="16"/>
                <w:szCs w:val="16"/>
                <w:lang w:eastAsia="en-GB"/>
              </w:rPr>
              <w:t>9.12</w:t>
            </w:r>
          </w:p>
        </w:tc>
        <w:tc>
          <w:tcPr>
            <w:tcW w:w="5356" w:type="dxa"/>
            <w:tcBorders>
              <w:top w:val="single" w:sz="6" w:space="0" w:color="auto"/>
              <w:left w:val="single" w:sz="6" w:space="0" w:color="auto"/>
              <w:bottom w:val="single" w:sz="6" w:space="0" w:color="auto"/>
              <w:right w:val="single" w:sz="6" w:space="0" w:color="auto"/>
            </w:tcBorders>
          </w:tcPr>
          <w:p w14:paraId="233F1074" w14:textId="77777777" w:rsidR="00113A2A" w:rsidRPr="00917084" w:rsidRDefault="00113A2A">
            <w:pPr>
              <w:autoSpaceDE w:val="0"/>
              <w:autoSpaceDN w:val="0"/>
              <w:adjustRightInd w:val="0"/>
              <w:rPr>
                <w:rFonts w:ascii="Times New Roman" w:hAnsi="Times New Roman"/>
                <w:color w:val="000000"/>
                <w:sz w:val="16"/>
                <w:szCs w:val="16"/>
                <w:lang w:eastAsia="en-GB"/>
              </w:rPr>
            </w:pPr>
            <w:r w:rsidRPr="00917084">
              <w:rPr>
                <w:rFonts w:ascii="Times New Roman" w:hAnsi="Times New Roman"/>
                <w:color w:val="000000"/>
                <w:sz w:val="16"/>
                <w:szCs w:val="16"/>
                <w:lang w:eastAsia="en-GB"/>
              </w:rPr>
              <w:t>NTN (Non-Terrestrial Networks) enhancements</w:t>
            </w:r>
          </w:p>
        </w:tc>
      </w:tr>
      <w:tr w:rsidR="00113A2A" w:rsidRPr="00917084" w14:paraId="7750D9E1" w14:textId="77777777" w:rsidTr="00113A2A">
        <w:trPr>
          <w:trHeight w:val="20"/>
        </w:trPr>
        <w:tc>
          <w:tcPr>
            <w:tcW w:w="790" w:type="dxa"/>
            <w:vMerge/>
            <w:tcBorders>
              <w:left w:val="single" w:sz="6" w:space="0" w:color="auto"/>
              <w:right w:val="single" w:sz="6" w:space="0" w:color="auto"/>
            </w:tcBorders>
            <w:vAlign w:val="center"/>
          </w:tcPr>
          <w:p w14:paraId="191EBD94" w14:textId="77777777" w:rsidR="00113A2A" w:rsidRPr="00917084" w:rsidRDefault="00113A2A">
            <w:pPr>
              <w:autoSpaceDE w:val="0"/>
              <w:autoSpaceDN w:val="0"/>
              <w:adjustRightInd w:val="0"/>
              <w:jc w:val="center"/>
              <w:rPr>
                <w:rFonts w:ascii="Times New Roman" w:hAnsi="Times New Roman"/>
                <w:color w:val="000000"/>
                <w:sz w:val="16"/>
                <w:szCs w:val="16"/>
                <w:lang w:eastAsia="en-GB"/>
              </w:rPr>
            </w:pPr>
          </w:p>
        </w:tc>
        <w:tc>
          <w:tcPr>
            <w:tcW w:w="799" w:type="dxa"/>
            <w:vMerge/>
            <w:tcBorders>
              <w:left w:val="single" w:sz="6" w:space="0" w:color="auto"/>
              <w:right w:val="single" w:sz="6" w:space="0" w:color="auto"/>
            </w:tcBorders>
            <w:vAlign w:val="center"/>
          </w:tcPr>
          <w:p w14:paraId="4B5BA24B" w14:textId="77777777" w:rsidR="00113A2A" w:rsidRPr="00917084" w:rsidRDefault="00113A2A">
            <w:pPr>
              <w:autoSpaceDE w:val="0"/>
              <w:autoSpaceDN w:val="0"/>
              <w:adjustRightInd w:val="0"/>
              <w:jc w:val="center"/>
              <w:rPr>
                <w:rFonts w:ascii="Times New Roman" w:hAnsi="Times New Roman"/>
                <w:color w:val="000000"/>
                <w:sz w:val="16"/>
                <w:szCs w:val="16"/>
                <w:lang w:eastAsia="en-GB"/>
              </w:rPr>
            </w:pPr>
          </w:p>
        </w:tc>
        <w:tc>
          <w:tcPr>
            <w:tcW w:w="852" w:type="dxa"/>
            <w:vMerge/>
            <w:tcBorders>
              <w:left w:val="single" w:sz="6" w:space="0" w:color="auto"/>
              <w:right w:val="single" w:sz="6" w:space="0" w:color="auto"/>
            </w:tcBorders>
            <w:vAlign w:val="center"/>
          </w:tcPr>
          <w:p w14:paraId="156DF4AF" w14:textId="77777777" w:rsidR="00113A2A" w:rsidRPr="00917084" w:rsidRDefault="00113A2A">
            <w:pPr>
              <w:autoSpaceDE w:val="0"/>
              <w:autoSpaceDN w:val="0"/>
              <w:adjustRightInd w:val="0"/>
              <w:jc w:val="center"/>
              <w:rPr>
                <w:rFonts w:ascii="Times New Roman" w:hAnsi="Times New Roman"/>
                <w:color w:val="000000"/>
                <w:sz w:val="16"/>
                <w:szCs w:val="16"/>
                <w:lang w:eastAsia="en-GB"/>
              </w:rPr>
            </w:pPr>
          </w:p>
        </w:tc>
        <w:tc>
          <w:tcPr>
            <w:tcW w:w="873" w:type="dxa"/>
            <w:tcBorders>
              <w:top w:val="single" w:sz="6" w:space="0" w:color="auto"/>
              <w:left w:val="single" w:sz="6" w:space="0" w:color="auto"/>
              <w:bottom w:val="single" w:sz="6" w:space="0" w:color="auto"/>
              <w:right w:val="single" w:sz="6" w:space="0" w:color="auto"/>
            </w:tcBorders>
          </w:tcPr>
          <w:p w14:paraId="3650A475" w14:textId="77777777" w:rsidR="00113A2A" w:rsidRPr="00917084" w:rsidRDefault="00113A2A">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David</w:t>
            </w:r>
          </w:p>
        </w:tc>
        <w:tc>
          <w:tcPr>
            <w:tcW w:w="1253" w:type="dxa"/>
            <w:tcBorders>
              <w:top w:val="single" w:sz="6" w:space="0" w:color="auto"/>
              <w:left w:val="single" w:sz="6" w:space="0" w:color="auto"/>
              <w:bottom w:val="single" w:sz="6" w:space="0" w:color="auto"/>
              <w:right w:val="single" w:sz="6" w:space="0" w:color="auto"/>
            </w:tcBorders>
          </w:tcPr>
          <w:p w14:paraId="4EC1EFE6" w14:textId="77777777" w:rsidR="00113A2A" w:rsidRPr="00917084" w:rsidRDefault="00113A2A">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30</w:t>
            </w:r>
          </w:p>
        </w:tc>
        <w:tc>
          <w:tcPr>
            <w:tcW w:w="566" w:type="dxa"/>
            <w:tcBorders>
              <w:top w:val="single" w:sz="6" w:space="0" w:color="auto"/>
              <w:left w:val="single" w:sz="6" w:space="0" w:color="auto"/>
              <w:bottom w:val="single" w:sz="6" w:space="0" w:color="auto"/>
              <w:right w:val="single" w:sz="6" w:space="0" w:color="auto"/>
            </w:tcBorders>
          </w:tcPr>
          <w:p w14:paraId="011D2AC4" w14:textId="77777777" w:rsidR="00113A2A" w:rsidRPr="00917084" w:rsidRDefault="00113A2A">
            <w:pPr>
              <w:autoSpaceDE w:val="0"/>
              <w:autoSpaceDN w:val="0"/>
              <w:adjustRightInd w:val="0"/>
              <w:rPr>
                <w:rFonts w:ascii="Times New Roman" w:hAnsi="Times New Roman"/>
                <w:color w:val="000000"/>
                <w:sz w:val="16"/>
                <w:szCs w:val="16"/>
                <w:lang w:eastAsia="en-GB"/>
              </w:rPr>
            </w:pPr>
            <w:r w:rsidRPr="00917084">
              <w:rPr>
                <w:rFonts w:ascii="Times New Roman" w:hAnsi="Times New Roman"/>
                <w:color w:val="000000"/>
                <w:sz w:val="16"/>
                <w:szCs w:val="16"/>
                <w:lang w:eastAsia="en-GB"/>
              </w:rPr>
              <w:t>9.4</w:t>
            </w:r>
          </w:p>
        </w:tc>
        <w:tc>
          <w:tcPr>
            <w:tcW w:w="5356" w:type="dxa"/>
            <w:tcBorders>
              <w:top w:val="single" w:sz="6" w:space="0" w:color="auto"/>
              <w:left w:val="single" w:sz="6" w:space="0" w:color="auto"/>
              <w:bottom w:val="single" w:sz="6" w:space="0" w:color="auto"/>
              <w:right w:val="single" w:sz="6" w:space="0" w:color="auto"/>
            </w:tcBorders>
          </w:tcPr>
          <w:p w14:paraId="56FE5D5F" w14:textId="77777777" w:rsidR="00113A2A" w:rsidRPr="00917084" w:rsidRDefault="00113A2A">
            <w:pPr>
              <w:autoSpaceDE w:val="0"/>
              <w:autoSpaceDN w:val="0"/>
              <w:adjustRightInd w:val="0"/>
              <w:rPr>
                <w:rFonts w:ascii="Times New Roman" w:hAnsi="Times New Roman"/>
                <w:color w:val="000000"/>
                <w:sz w:val="16"/>
                <w:szCs w:val="16"/>
                <w:lang w:eastAsia="en-GB"/>
              </w:rPr>
            </w:pPr>
            <w:r w:rsidRPr="00917084">
              <w:rPr>
                <w:rFonts w:ascii="Times New Roman" w:hAnsi="Times New Roman"/>
                <w:color w:val="000000"/>
                <w:sz w:val="16"/>
                <w:szCs w:val="16"/>
                <w:lang w:eastAsia="en-GB"/>
              </w:rPr>
              <w:t>NR sidelink evolution</w:t>
            </w:r>
          </w:p>
        </w:tc>
      </w:tr>
      <w:tr w:rsidR="00113A2A" w:rsidRPr="00917084" w14:paraId="6915C13B" w14:textId="77777777" w:rsidTr="00113A2A">
        <w:trPr>
          <w:trHeight w:val="20"/>
        </w:trPr>
        <w:tc>
          <w:tcPr>
            <w:tcW w:w="790" w:type="dxa"/>
            <w:vMerge/>
            <w:tcBorders>
              <w:left w:val="single" w:sz="6" w:space="0" w:color="auto"/>
              <w:bottom w:val="single" w:sz="6" w:space="0" w:color="auto"/>
              <w:right w:val="single" w:sz="6" w:space="0" w:color="auto"/>
            </w:tcBorders>
            <w:vAlign w:val="center"/>
          </w:tcPr>
          <w:p w14:paraId="73C38645" w14:textId="77777777" w:rsidR="00113A2A" w:rsidRPr="00917084" w:rsidRDefault="00113A2A">
            <w:pPr>
              <w:autoSpaceDE w:val="0"/>
              <w:autoSpaceDN w:val="0"/>
              <w:adjustRightInd w:val="0"/>
              <w:jc w:val="center"/>
              <w:rPr>
                <w:rFonts w:ascii="Times New Roman" w:hAnsi="Times New Roman"/>
                <w:color w:val="000000"/>
                <w:sz w:val="16"/>
                <w:szCs w:val="16"/>
                <w:lang w:eastAsia="en-GB"/>
              </w:rPr>
            </w:pPr>
          </w:p>
        </w:tc>
        <w:tc>
          <w:tcPr>
            <w:tcW w:w="799" w:type="dxa"/>
            <w:vMerge/>
            <w:tcBorders>
              <w:left w:val="single" w:sz="6" w:space="0" w:color="auto"/>
              <w:bottom w:val="single" w:sz="6" w:space="0" w:color="auto"/>
              <w:right w:val="single" w:sz="6" w:space="0" w:color="auto"/>
            </w:tcBorders>
            <w:vAlign w:val="center"/>
          </w:tcPr>
          <w:p w14:paraId="2F02F6E2" w14:textId="77777777" w:rsidR="00113A2A" w:rsidRPr="00917084" w:rsidRDefault="00113A2A">
            <w:pPr>
              <w:autoSpaceDE w:val="0"/>
              <w:autoSpaceDN w:val="0"/>
              <w:adjustRightInd w:val="0"/>
              <w:jc w:val="center"/>
              <w:rPr>
                <w:rFonts w:ascii="Times New Roman" w:hAnsi="Times New Roman"/>
                <w:color w:val="000000"/>
                <w:sz w:val="16"/>
                <w:szCs w:val="16"/>
                <w:lang w:eastAsia="en-GB"/>
              </w:rPr>
            </w:pPr>
          </w:p>
        </w:tc>
        <w:tc>
          <w:tcPr>
            <w:tcW w:w="852" w:type="dxa"/>
            <w:vMerge/>
            <w:tcBorders>
              <w:left w:val="single" w:sz="6" w:space="0" w:color="auto"/>
              <w:bottom w:val="single" w:sz="6" w:space="0" w:color="auto"/>
              <w:right w:val="single" w:sz="6" w:space="0" w:color="auto"/>
            </w:tcBorders>
            <w:vAlign w:val="center"/>
          </w:tcPr>
          <w:p w14:paraId="1FC612A5" w14:textId="77777777" w:rsidR="00113A2A" w:rsidRPr="00917084" w:rsidRDefault="00113A2A">
            <w:pPr>
              <w:autoSpaceDE w:val="0"/>
              <w:autoSpaceDN w:val="0"/>
              <w:adjustRightInd w:val="0"/>
              <w:jc w:val="center"/>
              <w:rPr>
                <w:rFonts w:ascii="Times New Roman" w:hAnsi="Times New Roman"/>
                <w:color w:val="000000"/>
                <w:sz w:val="16"/>
                <w:szCs w:val="16"/>
                <w:lang w:eastAsia="en-GB"/>
              </w:rPr>
            </w:pPr>
          </w:p>
        </w:tc>
        <w:tc>
          <w:tcPr>
            <w:tcW w:w="873" w:type="dxa"/>
            <w:tcBorders>
              <w:top w:val="single" w:sz="6" w:space="0" w:color="auto"/>
              <w:left w:val="single" w:sz="6" w:space="0" w:color="auto"/>
              <w:bottom w:val="single" w:sz="6" w:space="0" w:color="auto"/>
              <w:right w:val="single" w:sz="6" w:space="0" w:color="auto"/>
            </w:tcBorders>
          </w:tcPr>
          <w:p w14:paraId="0CC615EB" w14:textId="77777777" w:rsidR="00113A2A" w:rsidRPr="00917084" w:rsidRDefault="00113A2A">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David</w:t>
            </w:r>
          </w:p>
        </w:tc>
        <w:tc>
          <w:tcPr>
            <w:tcW w:w="1253" w:type="dxa"/>
            <w:tcBorders>
              <w:top w:val="single" w:sz="6" w:space="0" w:color="auto"/>
              <w:left w:val="single" w:sz="6" w:space="0" w:color="auto"/>
              <w:bottom w:val="single" w:sz="6" w:space="0" w:color="auto"/>
              <w:right w:val="single" w:sz="6" w:space="0" w:color="auto"/>
            </w:tcBorders>
          </w:tcPr>
          <w:p w14:paraId="264380E9" w14:textId="77777777" w:rsidR="00113A2A" w:rsidRPr="00917084" w:rsidRDefault="00113A2A">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30</w:t>
            </w:r>
          </w:p>
        </w:tc>
        <w:tc>
          <w:tcPr>
            <w:tcW w:w="566" w:type="dxa"/>
            <w:tcBorders>
              <w:top w:val="single" w:sz="6" w:space="0" w:color="auto"/>
              <w:left w:val="single" w:sz="6" w:space="0" w:color="auto"/>
              <w:bottom w:val="single" w:sz="6" w:space="0" w:color="auto"/>
              <w:right w:val="single" w:sz="6" w:space="0" w:color="auto"/>
            </w:tcBorders>
          </w:tcPr>
          <w:p w14:paraId="06B52864" w14:textId="77777777" w:rsidR="00113A2A" w:rsidRPr="00917084" w:rsidRDefault="00113A2A">
            <w:pPr>
              <w:autoSpaceDE w:val="0"/>
              <w:autoSpaceDN w:val="0"/>
              <w:adjustRightInd w:val="0"/>
              <w:rPr>
                <w:rFonts w:ascii="Times New Roman" w:hAnsi="Times New Roman"/>
                <w:color w:val="000000"/>
                <w:sz w:val="16"/>
                <w:szCs w:val="16"/>
                <w:lang w:eastAsia="en-GB"/>
              </w:rPr>
            </w:pPr>
            <w:r w:rsidRPr="00917084">
              <w:rPr>
                <w:rFonts w:ascii="Times New Roman" w:hAnsi="Times New Roman"/>
                <w:color w:val="000000"/>
                <w:sz w:val="16"/>
                <w:szCs w:val="16"/>
                <w:lang w:eastAsia="en-GB"/>
              </w:rPr>
              <w:t>8.11</w:t>
            </w:r>
          </w:p>
        </w:tc>
        <w:tc>
          <w:tcPr>
            <w:tcW w:w="5356" w:type="dxa"/>
            <w:tcBorders>
              <w:top w:val="single" w:sz="6" w:space="0" w:color="auto"/>
              <w:left w:val="single" w:sz="6" w:space="0" w:color="auto"/>
              <w:bottom w:val="single" w:sz="6" w:space="0" w:color="auto"/>
              <w:right w:val="single" w:sz="6" w:space="0" w:color="auto"/>
            </w:tcBorders>
          </w:tcPr>
          <w:p w14:paraId="6EDB2B37" w14:textId="77777777" w:rsidR="00113A2A" w:rsidRPr="00917084" w:rsidRDefault="00113A2A">
            <w:pPr>
              <w:autoSpaceDE w:val="0"/>
              <w:autoSpaceDN w:val="0"/>
              <w:adjustRightInd w:val="0"/>
              <w:rPr>
                <w:rFonts w:ascii="Times New Roman" w:hAnsi="Times New Roman"/>
                <w:color w:val="000000"/>
                <w:sz w:val="16"/>
                <w:szCs w:val="16"/>
                <w:lang w:eastAsia="en-GB"/>
              </w:rPr>
            </w:pPr>
            <w:r w:rsidRPr="00917084">
              <w:rPr>
                <w:rFonts w:ascii="Times New Roman" w:hAnsi="Times New Roman"/>
                <w:color w:val="000000"/>
                <w:sz w:val="16"/>
                <w:szCs w:val="16"/>
                <w:lang w:eastAsia="en-GB"/>
              </w:rPr>
              <w:t>Maintenance on NR Sidelink enhancement</w:t>
            </w:r>
          </w:p>
        </w:tc>
      </w:tr>
      <w:tr w:rsidR="00113A2A" w:rsidRPr="00917084" w14:paraId="17685486" w14:textId="77777777" w:rsidTr="00113A2A">
        <w:trPr>
          <w:trHeight w:val="20"/>
        </w:trPr>
        <w:tc>
          <w:tcPr>
            <w:tcW w:w="790" w:type="dxa"/>
            <w:vMerge w:val="restart"/>
            <w:tcBorders>
              <w:top w:val="single" w:sz="6" w:space="0" w:color="auto"/>
              <w:left w:val="single" w:sz="6" w:space="0" w:color="auto"/>
              <w:right w:val="single" w:sz="6" w:space="0" w:color="auto"/>
            </w:tcBorders>
            <w:vAlign w:val="center"/>
          </w:tcPr>
          <w:p w14:paraId="02A2F623" w14:textId="77777777" w:rsidR="00113A2A" w:rsidRPr="00917084" w:rsidRDefault="00113A2A">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Fri. 05/20</w:t>
            </w:r>
          </w:p>
        </w:tc>
        <w:tc>
          <w:tcPr>
            <w:tcW w:w="799" w:type="dxa"/>
            <w:vMerge w:val="restart"/>
            <w:tcBorders>
              <w:top w:val="single" w:sz="6" w:space="0" w:color="auto"/>
              <w:left w:val="single" w:sz="6" w:space="0" w:color="auto"/>
              <w:right w:val="single" w:sz="6" w:space="0" w:color="auto"/>
            </w:tcBorders>
            <w:vAlign w:val="center"/>
          </w:tcPr>
          <w:p w14:paraId="40C9604D" w14:textId="77777777" w:rsidR="00113A2A" w:rsidRPr="00917084" w:rsidRDefault="00113A2A">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03:00 UTC</w:t>
            </w:r>
          </w:p>
        </w:tc>
        <w:tc>
          <w:tcPr>
            <w:tcW w:w="852" w:type="dxa"/>
            <w:vMerge w:val="restart"/>
            <w:tcBorders>
              <w:top w:val="single" w:sz="6" w:space="0" w:color="auto"/>
              <w:left w:val="single" w:sz="6" w:space="0" w:color="auto"/>
              <w:right w:val="single" w:sz="6" w:space="0" w:color="auto"/>
            </w:tcBorders>
            <w:vAlign w:val="center"/>
          </w:tcPr>
          <w:p w14:paraId="08803DAC" w14:textId="77777777" w:rsidR="00113A2A" w:rsidRPr="00917084" w:rsidRDefault="00113A2A">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06:00 UTC</w:t>
            </w:r>
          </w:p>
        </w:tc>
        <w:tc>
          <w:tcPr>
            <w:tcW w:w="873" w:type="dxa"/>
            <w:tcBorders>
              <w:top w:val="single" w:sz="6" w:space="0" w:color="auto"/>
              <w:left w:val="single" w:sz="6" w:space="0" w:color="auto"/>
              <w:bottom w:val="single" w:sz="6" w:space="0" w:color="auto"/>
              <w:right w:val="single" w:sz="6" w:space="0" w:color="auto"/>
            </w:tcBorders>
          </w:tcPr>
          <w:p w14:paraId="3ACAB5D8" w14:textId="77777777" w:rsidR="00113A2A" w:rsidRPr="00917084" w:rsidRDefault="00113A2A">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David</w:t>
            </w:r>
          </w:p>
        </w:tc>
        <w:tc>
          <w:tcPr>
            <w:tcW w:w="1253" w:type="dxa"/>
            <w:tcBorders>
              <w:top w:val="single" w:sz="6" w:space="0" w:color="auto"/>
              <w:left w:val="single" w:sz="6" w:space="0" w:color="auto"/>
              <w:bottom w:val="single" w:sz="6" w:space="0" w:color="auto"/>
              <w:right w:val="single" w:sz="6" w:space="0" w:color="auto"/>
            </w:tcBorders>
          </w:tcPr>
          <w:p w14:paraId="0DAEE874" w14:textId="77777777" w:rsidR="00113A2A" w:rsidRPr="00917084" w:rsidRDefault="00113A2A">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30</w:t>
            </w:r>
          </w:p>
        </w:tc>
        <w:tc>
          <w:tcPr>
            <w:tcW w:w="566" w:type="dxa"/>
            <w:tcBorders>
              <w:top w:val="single" w:sz="6" w:space="0" w:color="auto"/>
              <w:left w:val="single" w:sz="6" w:space="0" w:color="auto"/>
              <w:bottom w:val="single" w:sz="6" w:space="0" w:color="auto"/>
              <w:right w:val="single" w:sz="6" w:space="0" w:color="auto"/>
            </w:tcBorders>
          </w:tcPr>
          <w:p w14:paraId="0A185A79" w14:textId="77777777" w:rsidR="00113A2A" w:rsidRPr="00917084" w:rsidRDefault="00113A2A">
            <w:pPr>
              <w:autoSpaceDE w:val="0"/>
              <w:autoSpaceDN w:val="0"/>
              <w:adjustRightInd w:val="0"/>
              <w:rPr>
                <w:rFonts w:ascii="Times New Roman" w:hAnsi="Times New Roman"/>
                <w:color w:val="000000"/>
                <w:sz w:val="16"/>
                <w:szCs w:val="16"/>
                <w:lang w:eastAsia="en-GB"/>
              </w:rPr>
            </w:pPr>
            <w:r w:rsidRPr="00917084">
              <w:rPr>
                <w:rFonts w:ascii="Times New Roman" w:hAnsi="Times New Roman"/>
                <w:color w:val="000000"/>
                <w:sz w:val="16"/>
                <w:szCs w:val="16"/>
                <w:lang w:eastAsia="en-GB"/>
              </w:rPr>
              <w:t>9.12</w:t>
            </w:r>
          </w:p>
        </w:tc>
        <w:tc>
          <w:tcPr>
            <w:tcW w:w="5356" w:type="dxa"/>
            <w:tcBorders>
              <w:top w:val="single" w:sz="6" w:space="0" w:color="auto"/>
              <w:left w:val="single" w:sz="6" w:space="0" w:color="auto"/>
              <w:bottom w:val="single" w:sz="6" w:space="0" w:color="auto"/>
              <w:right w:val="single" w:sz="6" w:space="0" w:color="auto"/>
            </w:tcBorders>
          </w:tcPr>
          <w:p w14:paraId="63538D80" w14:textId="77777777" w:rsidR="00113A2A" w:rsidRPr="00917084" w:rsidRDefault="00113A2A">
            <w:pPr>
              <w:autoSpaceDE w:val="0"/>
              <w:autoSpaceDN w:val="0"/>
              <w:adjustRightInd w:val="0"/>
              <w:rPr>
                <w:rFonts w:ascii="Times New Roman" w:hAnsi="Times New Roman"/>
                <w:color w:val="000000"/>
                <w:sz w:val="16"/>
                <w:szCs w:val="16"/>
                <w:lang w:eastAsia="en-GB"/>
              </w:rPr>
            </w:pPr>
            <w:r w:rsidRPr="00917084">
              <w:rPr>
                <w:rFonts w:ascii="Times New Roman" w:hAnsi="Times New Roman"/>
                <w:color w:val="000000"/>
                <w:sz w:val="16"/>
                <w:szCs w:val="16"/>
                <w:lang w:eastAsia="en-GB"/>
              </w:rPr>
              <w:t>NTN (Non-Terrestrial Networks) enhancements</w:t>
            </w:r>
          </w:p>
        </w:tc>
      </w:tr>
      <w:tr w:rsidR="00113A2A" w:rsidRPr="00917084" w14:paraId="3E342054" w14:textId="77777777" w:rsidTr="00F85E0D">
        <w:trPr>
          <w:trHeight w:val="20"/>
        </w:trPr>
        <w:tc>
          <w:tcPr>
            <w:tcW w:w="790" w:type="dxa"/>
            <w:vMerge/>
            <w:tcBorders>
              <w:left w:val="single" w:sz="6" w:space="0" w:color="auto"/>
              <w:right w:val="single" w:sz="6" w:space="0" w:color="auto"/>
            </w:tcBorders>
          </w:tcPr>
          <w:p w14:paraId="187F572C" w14:textId="77777777" w:rsidR="00113A2A" w:rsidRPr="00917084" w:rsidRDefault="00113A2A">
            <w:pPr>
              <w:autoSpaceDE w:val="0"/>
              <w:autoSpaceDN w:val="0"/>
              <w:adjustRightInd w:val="0"/>
              <w:jc w:val="center"/>
              <w:rPr>
                <w:rFonts w:ascii="Times New Roman" w:hAnsi="Times New Roman"/>
                <w:color w:val="000000"/>
                <w:sz w:val="16"/>
                <w:szCs w:val="16"/>
                <w:lang w:eastAsia="en-GB"/>
              </w:rPr>
            </w:pPr>
          </w:p>
        </w:tc>
        <w:tc>
          <w:tcPr>
            <w:tcW w:w="799" w:type="dxa"/>
            <w:vMerge/>
            <w:tcBorders>
              <w:left w:val="single" w:sz="6" w:space="0" w:color="auto"/>
              <w:right w:val="single" w:sz="6" w:space="0" w:color="auto"/>
            </w:tcBorders>
          </w:tcPr>
          <w:p w14:paraId="683FF931" w14:textId="77777777" w:rsidR="00113A2A" w:rsidRPr="00917084" w:rsidRDefault="00113A2A">
            <w:pPr>
              <w:autoSpaceDE w:val="0"/>
              <w:autoSpaceDN w:val="0"/>
              <w:adjustRightInd w:val="0"/>
              <w:jc w:val="center"/>
              <w:rPr>
                <w:rFonts w:ascii="Times New Roman" w:hAnsi="Times New Roman"/>
                <w:color w:val="000000"/>
                <w:sz w:val="16"/>
                <w:szCs w:val="16"/>
                <w:lang w:eastAsia="en-GB"/>
              </w:rPr>
            </w:pPr>
          </w:p>
        </w:tc>
        <w:tc>
          <w:tcPr>
            <w:tcW w:w="852" w:type="dxa"/>
            <w:vMerge/>
            <w:tcBorders>
              <w:left w:val="single" w:sz="6" w:space="0" w:color="auto"/>
              <w:right w:val="single" w:sz="6" w:space="0" w:color="auto"/>
            </w:tcBorders>
          </w:tcPr>
          <w:p w14:paraId="7947AE34" w14:textId="77777777" w:rsidR="00113A2A" w:rsidRPr="00917084" w:rsidRDefault="00113A2A">
            <w:pPr>
              <w:autoSpaceDE w:val="0"/>
              <w:autoSpaceDN w:val="0"/>
              <w:adjustRightInd w:val="0"/>
              <w:jc w:val="center"/>
              <w:rPr>
                <w:rFonts w:ascii="Times New Roman" w:hAnsi="Times New Roman"/>
                <w:color w:val="000000"/>
                <w:sz w:val="16"/>
                <w:szCs w:val="16"/>
                <w:lang w:eastAsia="en-GB"/>
              </w:rPr>
            </w:pPr>
          </w:p>
        </w:tc>
        <w:tc>
          <w:tcPr>
            <w:tcW w:w="873" w:type="dxa"/>
            <w:tcBorders>
              <w:top w:val="single" w:sz="6" w:space="0" w:color="auto"/>
              <w:left w:val="single" w:sz="6" w:space="0" w:color="auto"/>
              <w:bottom w:val="single" w:sz="6" w:space="0" w:color="auto"/>
              <w:right w:val="single" w:sz="6" w:space="0" w:color="auto"/>
            </w:tcBorders>
          </w:tcPr>
          <w:p w14:paraId="4DF30630" w14:textId="77777777" w:rsidR="00113A2A" w:rsidRPr="00917084" w:rsidRDefault="00113A2A">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David</w:t>
            </w:r>
          </w:p>
        </w:tc>
        <w:tc>
          <w:tcPr>
            <w:tcW w:w="1253" w:type="dxa"/>
            <w:tcBorders>
              <w:top w:val="single" w:sz="6" w:space="0" w:color="auto"/>
              <w:left w:val="single" w:sz="6" w:space="0" w:color="auto"/>
              <w:bottom w:val="single" w:sz="6" w:space="0" w:color="auto"/>
              <w:right w:val="single" w:sz="6" w:space="0" w:color="auto"/>
            </w:tcBorders>
          </w:tcPr>
          <w:p w14:paraId="7F413EAB" w14:textId="77777777" w:rsidR="00113A2A" w:rsidRPr="00917084" w:rsidRDefault="00113A2A">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90</w:t>
            </w:r>
          </w:p>
        </w:tc>
        <w:tc>
          <w:tcPr>
            <w:tcW w:w="566" w:type="dxa"/>
            <w:tcBorders>
              <w:top w:val="single" w:sz="6" w:space="0" w:color="auto"/>
              <w:left w:val="single" w:sz="6" w:space="0" w:color="auto"/>
              <w:bottom w:val="single" w:sz="6" w:space="0" w:color="auto"/>
              <w:right w:val="single" w:sz="6" w:space="0" w:color="auto"/>
            </w:tcBorders>
          </w:tcPr>
          <w:p w14:paraId="050E2128" w14:textId="77777777" w:rsidR="00113A2A" w:rsidRPr="00917084" w:rsidRDefault="00113A2A">
            <w:pPr>
              <w:autoSpaceDE w:val="0"/>
              <w:autoSpaceDN w:val="0"/>
              <w:adjustRightInd w:val="0"/>
              <w:rPr>
                <w:rFonts w:ascii="Times New Roman" w:hAnsi="Times New Roman"/>
                <w:color w:val="000000"/>
                <w:sz w:val="16"/>
                <w:szCs w:val="16"/>
                <w:lang w:eastAsia="en-GB"/>
              </w:rPr>
            </w:pPr>
            <w:r w:rsidRPr="00917084">
              <w:rPr>
                <w:rFonts w:ascii="Times New Roman" w:hAnsi="Times New Roman"/>
                <w:color w:val="000000"/>
                <w:sz w:val="16"/>
                <w:szCs w:val="16"/>
                <w:lang w:eastAsia="en-GB"/>
              </w:rPr>
              <w:t>9.5</w:t>
            </w:r>
          </w:p>
        </w:tc>
        <w:tc>
          <w:tcPr>
            <w:tcW w:w="5356" w:type="dxa"/>
            <w:tcBorders>
              <w:top w:val="single" w:sz="6" w:space="0" w:color="auto"/>
              <w:left w:val="single" w:sz="6" w:space="0" w:color="auto"/>
              <w:bottom w:val="single" w:sz="6" w:space="0" w:color="auto"/>
              <w:right w:val="single" w:sz="6" w:space="0" w:color="auto"/>
            </w:tcBorders>
          </w:tcPr>
          <w:p w14:paraId="0A1AB8E7" w14:textId="77777777" w:rsidR="00113A2A" w:rsidRPr="00917084" w:rsidRDefault="00113A2A">
            <w:pPr>
              <w:autoSpaceDE w:val="0"/>
              <w:autoSpaceDN w:val="0"/>
              <w:adjustRightInd w:val="0"/>
              <w:rPr>
                <w:rFonts w:ascii="Times New Roman" w:hAnsi="Times New Roman"/>
                <w:color w:val="000000"/>
                <w:sz w:val="16"/>
                <w:szCs w:val="16"/>
                <w:lang w:eastAsia="en-GB"/>
              </w:rPr>
            </w:pPr>
            <w:r w:rsidRPr="00917084">
              <w:rPr>
                <w:rFonts w:ascii="Times New Roman" w:hAnsi="Times New Roman"/>
                <w:color w:val="000000"/>
                <w:sz w:val="16"/>
                <w:szCs w:val="16"/>
                <w:lang w:eastAsia="en-GB"/>
              </w:rPr>
              <w:t>Study on expanded and improved NR positioning</w:t>
            </w:r>
          </w:p>
        </w:tc>
      </w:tr>
      <w:tr w:rsidR="00113A2A" w:rsidRPr="00917084" w14:paraId="319B3EC7" w14:textId="77777777" w:rsidTr="00F85E0D">
        <w:trPr>
          <w:trHeight w:val="20"/>
        </w:trPr>
        <w:tc>
          <w:tcPr>
            <w:tcW w:w="790" w:type="dxa"/>
            <w:vMerge/>
            <w:tcBorders>
              <w:left w:val="single" w:sz="6" w:space="0" w:color="auto"/>
              <w:bottom w:val="single" w:sz="6" w:space="0" w:color="auto"/>
              <w:right w:val="single" w:sz="6" w:space="0" w:color="auto"/>
            </w:tcBorders>
          </w:tcPr>
          <w:p w14:paraId="70C90902" w14:textId="77777777" w:rsidR="00113A2A" w:rsidRPr="00917084" w:rsidRDefault="00113A2A">
            <w:pPr>
              <w:autoSpaceDE w:val="0"/>
              <w:autoSpaceDN w:val="0"/>
              <w:adjustRightInd w:val="0"/>
              <w:jc w:val="center"/>
              <w:rPr>
                <w:rFonts w:ascii="Times New Roman" w:hAnsi="Times New Roman"/>
                <w:color w:val="000000"/>
                <w:sz w:val="16"/>
                <w:szCs w:val="16"/>
                <w:lang w:eastAsia="en-GB"/>
              </w:rPr>
            </w:pPr>
          </w:p>
        </w:tc>
        <w:tc>
          <w:tcPr>
            <w:tcW w:w="799" w:type="dxa"/>
            <w:vMerge/>
            <w:tcBorders>
              <w:left w:val="single" w:sz="6" w:space="0" w:color="auto"/>
              <w:bottom w:val="single" w:sz="6" w:space="0" w:color="auto"/>
              <w:right w:val="single" w:sz="6" w:space="0" w:color="auto"/>
            </w:tcBorders>
          </w:tcPr>
          <w:p w14:paraId="6B6B9167" w14:textId="77777777" w:rsidR="00113A2A" w:rsidRPr="00917084" w:rsidRDefault="00113A2A">
            <w:pPr>
              <w:autoSpaceDE w:val="0"/>
              <w:autoSpaceDN w:val="0"/>
              <w:adjustRightInd w:val="0"/>
              <w:jc w:val="center"/>
              <w:rPr>
                <w:rFonts w:ascii="Times New Roman" w:hAnsi="Times New Roman"/>
                <w:color w:val="000000"/>
                <w:sz w:val="16"/>
                <w:szCs w:val="16"/>
                <w:lang w:eastAsia="en-GB"/>
              </w:rPr>
            </w:pPr>
          </w:p>
        </w:tc>
        <w:tc>
          <w:tcPr>
            <w:tcW w:w="852" w:type="dxa"/>
            <w:vMerge/>
            <w:tcBorders>
              <w:left w:val="single" w:sz="6" w:space="0" w:color="auto"/>
              <w:bottom w:val="single" w:sz="6" w:space="0" w:color="auto"/>
              <w:right w:val="single" w:sz="6" w:space="0" w:color="auto"/>
            </w:tcBorders>
          </w:tcPr>
          <w:p w14:paraId="18B60A0A" w14:textId="77777777" w:rsidR="00113A2A" w:rsidRPr="00917084" w:rsidRDefault="00113A2A">
            <w:pPr>
              <w:autoSpaceDE w:val="0"/>
              <w:autoSpaceDN w:val="0"/>
              <w:adjustRightInd w:val="0"/>
              <w:jc w:val="center"/>
              <w:rPr>
                <w:rFonts w:ascii="Times New Roman" w:hAnsi="Times New Roman"/>
                <w:color w:val="000000"/>
                <w:sz w:val="16"/>
                <w:szCs w:val="16"/>
                <w:lang w:eastAsia="en-GB"/>
              </w:rPr>
            </w:pPr>
          </w:p>
        </w:tc>
        <w:tc>
          <w:tcPr>
            <w:tcW w:w="873" w:type="dxa"/>
            <w:tcBorders>
              <w:top w:val="single" w:sz="6" w:space="0" w:color="auto"/>
              <w:left w:val="single" w:sz="6" w:space="0" w:color="auto"/>
              <w:bottom w:val="single" w:sz="6" w:space="0" w:color="auto"/>
              <w:right w:val="single" w:sz="6" w:space="0" w:color="auto"/>
            </w:tcBorders>
          </w:tcPr>
          <w:p w14:paraId="1AABF195" w14:textId="77777777" w:rsidR="00113A2A" w:rsidRPr="00917084" w:rsidRDefault="00113A2A">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Ralf</w:t>
            </w:r>
          </w:p>
        </w:tc>
        <w:tc>
          <w:tcPr>
            <w:tcW w:w="1253" w:type="dxa"/>
            <w:tcBorders>
              <w:top w:val="single" w:sz="6" w:space="0" w:color="auto"/>
              <w:left w:val="single" w:sz="6" w:space="0" w:color="auto"/>
              <w:bottom w:val="single" w:sz="6" w:space="0" w:color="auto"/>
              <w:right w:val="single" w:sz="6" w:space="0" w:color="auto"/>
            </w:tcBorders>
          </w:tcPr>
          <w:p w14:paraId="515FB3B3" w14:textId="77777777" w:rsidR="00113A2A" w:rsidRPr="00917084" w:rsidRDefault="00113A2A">
            <w:pPr>
              <w:autoSpaceDE w:val="0"/>
              <w:autoSpaceDN w:val="0"/>
              <w:adjustRightInd w:val="0"/>
              <w:jc w:val="center"/>
              <w:rPr>
                <w:rFonts w:ascii="Times New Roman" w:hAnsi="Times New Roman"/>
                <w:color w:val="000000"/>
                <w:sz w:val="16"/>
                <w:szCs w:val="16"/>
                <w:lang w:eastAsia="en-GB"/>
              </w:rPr>
            </w:pPr>
            <w:r w:rsidRPr="00917084">
              <w:rPr>
                <w:rFonts w:ascii="Times New Roman" w:hAnsi="Times New Roman"/>
                <w:color w:val="000000"/>
                <w:sz w:val="16"/>
                <w:szCs w:val="16"/>
                <w:lang w:eastAsia="en-GB"/>
              </w:rPr>
              <w:t>60</w:t>
            </w:r>
          </w:p>
        </w:tc>
        <w:tc>
          <w:tcPr>
            <w:tcW w:w="566" w:type="dxa"/>
            <w:tcBorders>
              <w:top w:val="single" w:sz="6" w:space="0" w:color="auto"/>
              <w:left w:val="single" w:sz="6" w:space="0" w:color="auto"/>
              <w:bottom w:val="single" w:sz="6" w:space="0" w:color="auto"/>
              <w:right w:val="single" w:sz="6" w:space="0" w:color="auto"/>
            </w:tcBorders>
          </w:tcPr>
          <w:p w14:paraId="5F7DBA4F" w14:textId="77777777" w:rsidR="00113A2A" w:rsidRPr="00917084" w:rsidRDefault="00113A2A">
            <w:pPr>
              <w:autoSpaceDE w:val="0"/>
              <w:autoSpaceDN w:val="0"/>
              <w:adjustRightInd w:val="0"/>
              <w:rPr>
                <w:rFonts w:ascii="Times New Roman" w:hAnsi="Times New Roman"/>
                <w:color w:val="000000"/>
                <w:sz w:val="16"/>
                <w:szCs w:val="16"/>
                <w:lang w:eastAsia="en-GB"/>
              </w:rPr>
            </w:pPr>
            <w:r w:rsidRPr="00917084">
              <w:rPr>
                <w:rFonts w:ascii="Times New Roman" w:hAnsi="Times New Roman"/>
                <w:color w:val="000000"/>
                <w:sz w:val="16"/>
                <w:szCs w:val="16"/>
                <w:lang w:eastAsia="en-GB"/>
              </w:rPr>
              <w:t>8.16</w:t>
            </w:r>
          </w:p>
        </w:tc>
        <w:tc>
          <w:tcPr>
            <w:tcW w:w="5356" w:type="dxa"/>
            <w:tcBorders>
              <w:top w:val="single" w:sz="6" w:space="0" w:color="auto"/>
              <w:left w:val="single" w:sz="6" w:space="0" w:color="auto"/>
              <w:bottom w:val="single" w:sz="6" w:space="0" w:color="auto"/>
              <w:right w:val="single" w:sz="6" w:space="0" w:color="auto"/>
            </w:tcBorders>
          </w:tcPr>
          <w:p w14:paraId="75615232" w14:textId="77777777" w:rsidR="00113A2A" w:rsidRPr="00917084" w:rsidRDefault="00113A2A">
            <w:pPr>
              <w:autoSpaceDE w:val="0"/>
              <w:autoSpaceDN w:val="0"/>
              <w:adjustRightInd w:val="0"/>
              <w:rPr>
                <w:rFonts w:ascii="Times New Roman" w:hAnsi="Times New Roman"/>
                <w:color w:val="000000"/>
                <w:sz w:val="16"/>
                <w:szCs w:val="16"/>
                <w:lang w:eastAsia="en-GB"/>
              </w:rPr>
            </w:pPr>
            <w:r w:rsidRPr="00917084">
              <w:rPr>
                <w:rFonts w:ascii="Times New Roman" w:hAnsi="Times New Roman"/>
                <w:color w:val="000000"/>
                <w:sz w:val="16"/>
                <w:szCs w:val="16"/>
                <w:lang w:eastAsia="en-GB"/>
              </w:rPr>
              <w:t>Rel-17 UE features</w:t>
            </w:r>
          </w:p>
        </w:tc>
      </w:tr>
    </w:tbl>
    <w:p w14:paraId="455C2CD9" w14:textId="592D92B2" w:rsidR="007B738E" w:rsidRDefault="007B738E">
      <w:pPr>
        <w:rPr>
          <w:rFonts w:ascii="Times New Roman" w:eastAsia="SimSun" w:hAnsi="Times New Roman"/>
          <w:kern w:val="2"/>
          <w:szCs w:val="20"/>
        </w:rPr>
      </w:pPr>
    </w:p>
    <w:p w14:paraId="107ACE1B" w14:textId="1E9D90EF" w:rsidR="007A5AC0" w:rsidRPr="000B1042" w:rsidRDefault="007A5AC0" w:rsidP="009643F7">
      <w:pPr>
        <w:rPr>
          <w:rFonts w:ascii="Times New Roman" w:hAnsi="Times New Roman"/>
          <w:b/>
          <w:szCs w:val="20"/>
        </w:rPr>
      </w:pPr>
      <w:r w:rsidRPr="000B1042">
        <w:rPr>
          <w:rFonts w:ascii="Times New Roman" w:hAnsi="Times New Roman"/>
          <w:b/>
          <w:szCs w:val="20"/>
        </w:rPr>
        <w:t>The</w:t>
      </w:r>
      <w:r w:rsidR="00233210">
        <w:rPr>
          <w:rFonts w:ascii="Times New Roman" w:hAnsi="Times New Roman"/>
          <w:b/>
          <w:szCs w:val="20"/>
        </w:rPr>
        <w:t xml:space="preserve"> </w:t>
      </w:r>
      <w:r w:rsidRPr="000B1042">
        <w:rPr>
          <w:rFonts w:ascii="Times New Roman" w:hAnsi="Times New Roman"/>
          <w:b/>
          <w:szCs w:val="20"/>
        </w:rPr>
        <w:t>list</w:t>
      </w:r>
      <w:r w:rsidR="00233210">
        <w:rPr>
          <w:rFonts w:ascii="Times New Roman" w:hAnsi="Times New Roman"/>
          <w:b/>
          <w:szCs w:val="20"/>
        </w:rPr>
        <w:t xml:space="preserve"> </w:t>
      </w:r>
      <w:r w:rsidRPr="000B1042">
        <w:rPr>
          <w:rFonts w:ascii="Times New Roman" w:hAnsi="Times New Roman"/>
          <w:b/>
          <w:szCs w:val="20"/>
        </w:rPr>
        <w:t>of</w:t>
      </w:r>
      <w:r w:rsidR="00233210">
        <w:rPr>
          <w:rFonts w:ascii="Times New Roman" w:hAnsi="Times New Roman"/>
          <w:b/>
          <w:szCs w:val="20"/>
        </w:rPr>
        <w:t xml:space="preserve"> </w:t>
      </w:r>
      <w:r w:rsidRPr="000B1042">
        <w:rPr>
          <w:rFonts w:ascii="Times New Roman" w:hAnsi="Times New Roman"/>
          <w:b/>
          <w:szCs w:val="20"/>
        </w:rPr>
        <w:t>action</w:t>
      </w:r>
      <w:r w:rsidR="00233210">
        <w:rPr>
          <w:rFonts w:ascii="Times New Roman" w:hAnsi="Times New Roman"/>
          <w:b/>
          <w:szCs w:val="20"/>
        </w:rPr>
        <w:t xml:space="preserve"> </w:t>
      </w:r>
      <w:r w:rsidRPr="000B1042">
        <w:rPr>
          <w:rFonts w:ascii="Times New Roman" w:hAnsi="Times New Roman"/>
          <w:b/>
          <w:szCs w:val="20"/>
        </w:rPr>
        <w:t>points</w:t>
      </w:r>
      <w:r w:rsidR="00233210">
        <w:rPr>
          <w:rFonts w:ascii="Times New Roman" w:hAnsi="Times New Roman"/>
          <w:b/>
          <w:szCs w:val="20"/>
        </w:rPr>
        <w:t xml:space="preserve"> </w:t>
      </w:r>
      <w:r w:rsidRPr="000B1042">
        <w:rPr>
          <w:rFonts w:ascii="Times New Roman" w:hAnsi="Times New Roman"/>
          <w:b/>
          <w:szCs w:val="20"/>
        </w:rPr>
        <w:t>that</w:t>
      </w:r>
      <w:r w:rsidR="00233210">
        <w:rPr>
          <w:rFonts w:ascii="Times New Roman" w:hAnsi="Times New Roman"/>
          <w:b/>
          <w:szCs w:val="20"/>
        </w:rPr>
        <w:t xml:space="preserve"> </w:t>
      </w:r>
      <w:r w:rsidRPr="000B1042">
        <w:rPr>
          <w:rFonts w:ascii="Times New Roman" w:hAnsi="Times New Roman"/>
          <w:b/>
          <w:szCs w:val="20"/>
        </w:rPr>
        <w:t>require</w:t>
      </w:r>
      <w:r w:rsidR="00233210">
        <w:rPr>
          <w:rFonts w:ascii="Times New Roman" w:hAnsi="Times New Roman"/>
          <w:b/>
          <w:szCs w:val="20"/>
        </w:rPr>
        <w:t xml:space="preserve"> </w:t>
      </w:r>
      <w:r w:rsidRPr="000B1042">
        <w:rPr>
          <w:rFonts w:ascii="Times New Roman" w:hAnsi="Times New Roman"/>
          <w:b/>
          <w:szCs w:val="20"/>
        </w:rPr>
        <w:t>RAN1</w:t>
      </w:r>
      <w:r w:rsidR="00233210">
        <w:rPr>
          <w:rFonts w:ascii="Times New Roman" w:hAnsi="Times New Roman"/>
          <w:b/>
          <w:szCs w:val="20"/>
        </w:rPr>
        <w:t xml:space="preserve"> </w:t>
      </w:r>
      <w:r w:rsidR="006051A6">
        <w:rPr>
          <w:rFonts w:ascii="Times New Roman" w:hAnsi="Times New Roman"/>
          <w:b/>
          <w:szCs w:val="20"/>
        </w:rPr>
        <w:t>post</w:t>
      </w:r>
      <w:r w:rsidR="00233210">
        <w:rPr>
          <w:rFonts w:ascii="Times New Roman" w:hAnsi="Times New Roman"/>
          <w:b/>
          <w:szCs w:val="20"/>
        </w:rPr>
        <w:t xml:space="preserve"> </w:t>
      </w:r>
      <w:r w:rsidR="006051A6">
        <w:rPr>
          <w:rFonts w:ascii="Times New Roman" w:hAnsi="Times New Roman"/>
          <w:b/>
          <w:szCs w:val="20"/>
        </w:rPr>
        <w:t>meeting</w:t>
      </w:r>
      <w:r w:rsidR="00233210">
        <w:rPr>
          <w:rFonts w:ascii="Times New Roman" w:hAnsi="Times New Roman"/>
          <w:b/>
          <w:szCs w:val="20"/>
        </w:rPr>
        <w:t xml:space="preserve"> </w:t>
      </w:r>
      <w:r w:rsidR="006051A6">
        <w:rPr>
          <w:rFonts w:ascii="Times New Roman" w:hAnsi="Times New Roman"/>
          <w:b/>
          <w:szCs w:val="20"/>
        </w:rPr>
        <w:t>f</w:t>
      </w:r>
      <w:r w:rsidRPr="000B1042">
        <w:rPr>
          <w:rFonts w:ascii="Times New Roman" w:hAnsi="Times New Roman"/>
          <w:b/>
          <w:szCs w:val="20"/>
        </w:rPr>
        <w:t>ollow-up</w:t>
      </w:r>
      <w:r w:rsidR="00233210">
        <w:rPr>
          <w:rFonts w:ascii="Times New Roman" w:hAnsi="Times New Roman"/>
          <w:b/>
          <w:szCs w:val="20"/>
        </w:rPr>
        <w:t xml:space="preserve"> </w:t>
      </w:r>
      <w:r w:rsidRPr="000B1042">
        <w:rPr>
          <w:rFonts w:ascii="Times New Roman" w:hAnsi="Times New Roman"/>
          <w:b/>
          <w:szCs w:val="20"/>
        </w:rPr>
        <w:t>is</w:t>
      </w:r>
      <w:r w:rsidR="00233210">
        <w:rPr>
          <w:rFonts w:ascii="Times New Roman" w:hAnsi="Times New Roman"/>
          <w:b/>
          <w:szCs w:val="20"/>
        </w:rPr>
        <w:t xml:space="preserve"> </w:t>
      </w:r>
      <w:r w:rsidRPr="000B1042">
        <w:rPr>
          <w:rFonts w:ascii="Times New Roman" w:hAnsi="Times New Roman"/>
          <w:b/>
          <w:szCs w:val="20"/>
        </w:rPr>
        <w:t>listed</w:t>
      </w:r>
      <w:r w:rsidR="00233210">
        <w:rPr>
          <w:rFonts w:ascii="Times New Roman" w:hAnsi="Times New Roman"/>
          <w:b/>
          <w:szCs w:val="20"/>
        </w:rPr>
        <w:t xml:space="preserve"> </w:t>
      </w:r>
      <w:r w:rsidRPr="000B1042">
        <w:rPr>
          <w:rFonts w:ascii="Times New Roman" w:hAnsi="Times New Roman"/>
          <w:b/>
          <w:szCs w:val="20"/>
        </w:rPr>
        <w:t>in</w:t>
      </w:r>
      <w:r w:rsidR="00233210">
        <w:rPr>
          <w:rFonts w:ascii="Times New Roman" w:hAnsi="Times New Roman"/>
          <w:b/>
          <w:szCs w:val="20"/>
        </w:rPr>
        <w:t xml:space="preserve"> </w:t>
      </w:r>
      <w:r w:rsidRPr="000B1042">
        <w:rPr>
          <w:rFonts w:ascii="Times New Roman" w:hAnsi="Times New Roman"/>
          <w:b/>
          <w:szCs w:val="20"/>
        </w:rPr>
        <w:t>Annex</w:t>
      </w:r>
      <w:r w:rsidR="00233210">
        <w:rPr>
          <w:rFonts w:ascii="Times New Roman" w:hAnsi="Times New Roman"/>
          <w:b/>
          <w:szCs w:val="20"/>
        </w:rPr>
        <w:t xml:space="preserve"> </w:t>
      </w:r>
      <w:r w:rsidRPr="000B1042">
        <w:rPr>
          <w:rFonts w:ascii="Times New Roman" w:hAnsi="Times New Roman"/>
          <w:b/>
          <w:szCs w:val="20"/>
        </w:rPr>
        <w:t>F</w:t>
      </w:r>
      <w:r w:rsidR="00233210">
        <w:rPr>
          <w:rFonts w:ascii="Times New Roman" w:hAnsi="Times New Roman"/>
          <w:b/>
          <w:szCs w:val="20"/>
        </w:rPr>
        <w:t xml:space="preserve"> </w:t>
      </w:r>
      <w:r w:rsidRPr="000B1042">
        <w:rPr>
          <w:rFonts w:ascii="Times New Roman" w:hAnsi="Times New Roman"/>
          <w:b/>
          <w:szCs w:val="20"/>
        </w:rPr>
        <w:t>(end</w:t>
      </w:r>
      <w:r w:rsidR="00233210">
        <w:rPr>
          <w:rFonts w:ascii="Times New Roman" w:hAnsi="Times New Roman"/>
          <w:b/>
          <w:szCs w:val="20"/>
        </w:rPr>
        <w:t xml:space="preserve"> </w:t>
      </w:r>
      <w:r w:rsidRPr="000B1042">
        <w:rPr>
          <w:rFonts w:ascii="Times New Roman" w:hAnsi="Times New Roman"/>
          <w:b/>
          <w:szCs w:val="20"/>
        </w:rPr>
        <w:t>of</w:t>
      </w:r>
      <w:r w:rsidR="00233210">
        <w:rPr>
          <w:rFonts w:ascii="Times New Roman" w:hAnsi="Times New Roman"/>
          <w:b/>
          <w:szCs w:val="20"/>
        </w:rPr>
        <w:t xml:space="preserve"> </w:t>
      </w:r>
      <w:r w:rsidRPr="000B1042">
        <w:rPr>
          <w:rFonts w:ascii="Times New Roman" w:hAnsi="Times New Roman"/>
          <w:b/>
          <w:szCs w:val="20"/>
        </w:rPr>
        <w:t>document).</w:t>
      </w:r>
    </w:p>
    <w:p w14:paraId="5241944F" w14:textId="77777777" w:rsidR="007A5AC0" w:rsidRPr="000B1042" w:rsidRDefault="007A5AC0" w:rsidP="009643F7">
      <w:pPr>
        <w:rPr>
          <w:rFonts w:ascii="Times New Roman" w:eastAsia="SimSun" w:hAnsi="Times New Roman"/>
          <w:kern w:val="2"/>
          <w:szCs w:val="20"/>
          <w:highlight w:val="yellow"/>
        </w:rPr>
      </w:pPr>
    </w:p>
    <w:p w14:paraId="38E384E0" w14:textId="61DA61CE" w:rsidR="007A5AC0" w:rsidRPr="000B1042" w:rsidRDefault="007A5AC0" w:rsidP="009643F7">
      <w:pPr>
        <w:rPr>
          <w:rFonts w:ascii="Times New Roman" w:eastAsia="SimSun" w:hAnsi="Times New Roman"/>
          <w:kern w:val="2"/>
          <w:szCs w:val="20"/>
        </w:rPr>
      </w:pPr>
      <w:r w:rsidRPr="00110B9A">
        <w:rPr>
          <w:rFonts w:ascii="Times New Roman" w:eastAsia="SimSun" w:hAnsi="Times New Roman"/>
          <w:kern w:val="2"/>
          <w:szCs w:val="20"/>
        </w:rPr>
        <w:t>The</w:t>
      </w:r>
      <w:r w:rsidR="00233210" w:rsidRPr="00110B9A">
        <w:rPr>
          <w:rFonts w:ascii="Times New Roman" w:eastAsia="SimSun" w:hAnsi="Times New Roman"/>
          <w:kern w:val="2"/>
          <w:szCs w:val="20"/>
        </w:rPr>
        <w:t xml:space="preserve"> </w:t>
      </w:r>
      <w:r w:rsidRPr="00110B9A">
        <w:rPr>
          <w:rFonts w:ascii="Times New Roman" w:eastAsia="SimSun" w:hAnsi="Times New Roman"/>
          <w:kern w:val="2"/>
          <w:szCs w:val="20"/>
        </w:rPr>
        <w:t>number</w:t>
      </w:r>
      <w:r w:rsidR="00233210" w:rsidRPr="00110B9A">
        <w:rPr>
          <w:rFonts w:ascii="Times New Roman" w:eastAsia="SimSun" w:hAnsi="Times New Roman"/>
          <w:kern w:val="2"/>
          <w:szCs w:val="20"/>
        </w:rPr>
        <w:t xml:space="preserve"> </w:t>
      </w:r>
      <w:r w:rsidRPr="00110B9A">
        <w:rPr>
          <w:rFonts w:ascii="Times New Roman" w:eastAsia="SimSun" w:hAnsi="Times New Roman"/>
          <w:kern w:val="2"/>
          <w:szCs w:val="20"/>
        </w:rPr>
        <w:t>of</w:t>
      </w:r>
      <w:r w:rsidR="00233210" w:rsidRPr="00110B9A">
        <w:rPr>
          <w:rFonts w:ascii="Times New Roman" w:eastAsia="SimSun" w:hAnsi="Times New Roman"/>
          <w:kern w:val="2"/>
          <w:szCs w:val="20"/>
        </w:rPr>
        <w:t xml:space="preserve"> </w:t>
      </w:r>
      <w:r w:rsidRPr="00110B9A">
        <w:rPr>
          <w:rFonts w:ascii="Times New Roman" w:eastAsia="SimSun" w:hAnsi="Times New Roman"/>
          <w:kern w:val="2"/>
          <w:szCs w:val="20"/>
        </w:rPr>
        <w:t>contribution</w:t>
      </w:r>
      <w:r w:rsidR="006762CB" w:rsidRPr="00110B9A">
        <w:rPr>
          <w:rFonts w:ascii="Times New Roman" w:eastAsia="SimSun" w:hAnsi="Times New Roman"/>
          <w:kern w:val="2"/>
          <w:szCs w:val="20"/>
        </w:rPr>
        <w:t>s</w:t>
      </w:r>
      <w:r w:rsidR="00233210" w:rsidRPr="00110B9A">
        <w:rPr>
          <w:rFonts w:ascii="Times New Roman" w:eastAsia="SimSun" w:hAnsi="Times New Roman"/>
          <w:kern w:val="2"/>
          <w:szCs w:val="20"/>
        </w:rPr>
        <w:t xml:space="preserve"> </w:t>
      </w:r>
      <w:r w:rsidRPr="00110B9A">
        <w:rPr>
          <w:rFonts w:ascii="Times New Roman" w:eastAsia="SimSun" w:hAnsi="Times New Roman"/>
          <w:kern w:val="2"/>
          <w:szCs w:val="20"/>
        </w:rPr>
        <w:t>for</w:t>
      </w:r>
      <w:r w:rsidR="00233210" w:rsidRPr="00110B9A">
        <w:rPr>
          <w:rFonts w:ascii="Times New Roman" w:eastAsia="SimSun" w:hAnsi="Times New Roman"/>
          <w:kern w:val="2"/>
          <w:szCs w:val="20"/>
        </w:rPr>
        <w:t xml:space="preserve"> </w:t>
      </w:r>
      <w:r w:rsidRPr="00110B9A">
        <w:rPr>
          <w:rFonts w:ascii="Times New Roman" w:eastAsia="SimSun" w:hAnsi="Times New Roman"/>
          <w:kern w:val="2"/>
          <w:szCs w:val="20"/>
        </w:rPr>
        <w:t>this</w:t>
      </w:r>
      <w:r w:rsidR="00233210" w:rsidRPr="00110B9A">
        <w:rPr>
          <w:rFonts w:ascii="Times New Roman" w:eastAsia="SimSun" w:hAnsi="Times New Roman"/>
          <w:kern w:val="2"/>
          <w:szCs w:val="20"/>
        </w:rPr>
        <w:t xml:space="preserve"> </w:t>
      </w:r>
      <w:r w:rsidRPr="00110B9A">
        <w:rPr>
          <w:rFonts w:ascii="Times New Roman" w:eastAsia="SimSun" w:hAnsi="Times New Roman"/>
          <w:kern w:val="2"/>
          <w:szCs w:val="20"/>
        </w:rPr>
        <w:t>meeting</w:t>
      </w:r>
      <w:r w:rsidR="00233210" w:rsidRPr="00110B9A">
        <w:rPr>
          <w:rFonts w:ascii="Times New Roman" w:eastAsia="SimSun" w:hAnsi="Times New Roman"/>
          <w:kern w:val="2"/>
          <w:szCs w:val="20"/>
        </w:rPr>
        <w:t xml:space="preserve"> </w:t>
      </w:r>
      <w:r w:rsidRPr="00110B9A">
        <w:rPr>
          <w:rFonts w:ascii="Times New Roman" w:eastAsia="SimSun" w:hAnsi="Times New Roman"/>
          <w:kern w:val="2"/>
          <w:szCs w:val="20"/>
        </w:rPr>
        <w:t>was</w:t>
      </w:r>
      <w:r w:rsidR="00233210" w:rsidRPr="00110B9A">
        <w:rPr>
          <w:rFonts w:ascii="Times New Roman" w:eastAsia="SimSun" w:hAnsi="Times New Roman"/>
          <w:kern w:val="2"/>
          <w:szCs w:val="20"/>
        </w:rPr>
        <w:t xml:space="preserve"> </w:t>
      </w:r>
      <w:r w:rsidR="00626FFA">
        <w:rPr>
          <w:rFonts w:ascii="Times New Roman" w:eastAsia="SimSun" w:hAnsi="Times New Roman"/>
          <w:b/>
          <w:bCs/>
          <w:kern w:val="2"/>
          <w:szCs w:val="20"/>
        </w:rPr>
        <w:t>2</w:t>
      </w:r>
      <w:r w:rsidR="00921C67">
        <w:rPr>
          <w:rFonts w:ascii="Times New Roman" w:eastAsia="SimSun" w:hAnsi="Times New Roman"/>
          <w:b/>
          <w:bCs/>
          <w:kern w:val="2"/>
          <w:szCs w:val="20"/>
        </w:rPr>
        <w:t>601</w:t>
      </w:r>
      <w:r w:rsidR="008D5901" w:rsidRPr="00110B9A">
        <w:rPr>
          <w:rFonts w:ascii="Times New Roman" w:eastAsia="SimSun" w:hAnsi="Times New Roman"/>
          <w:kern w:val="2"/>
          <w:szCs w:val="20"/>
        </w:rPr>
        <w:t>.</w:t>
      </w:r>
    </w:p>
    <w:p w14:paraId="0DB4A2F7" w14:textId="77777777" w:rsidR="007A5AC0" w:rsidRPr="000B1042" w:rsidRDefault="007A5AC0" w:rsidP="009643F7">
      <w:pPr>
        <w:rPr>
          <w:rFonts w:ascii="Times New Roman" w:hAnsi="Times New Roman"/>
          <w:szCs w:val="20"/>
          <w:highlight w:val="yellow"/>
        </w:rPr>
      </w:pPr>
    </w:p>
    <w:p w14:paraId="57E9C4E0" w14:textId="2F9199BB" w:rsidR="00D016B6" w:rsidRDefault="007A5AC0" w:rsidP="009643F7">
      <w:pPr>
        <w:rPr>
          <w:rFonts w:ascii="Times New Roman" w:hAnsi="Times New Roman"/>
          <w:szCs w:val="20"/>
        </w:rPr>
      </w:pPr>
      <w:r w:rsidRPr="000B1042">
        <w:rPr>
          <w:rFonts w:ascii="Times New Roman" w:hAnsi="Times New Roman"/>
          <w:szCs w:val="20"/>
        </w:rPr>
        <w:t>Note:</w:t>
      </w:r>
      <w:r w:rsidR="00233210">
        <w:rPr>
          <w:rFonts w:ascii="Times New Roman" w:hAnsi="Times New Roman"/>
          <w:szCs w:val="20"/>
        </w:rPr>
        <w:t xml:space="preserve"> </w:t>
      </w:r>
      <w:r w:rsidRPr="000B1042">
        <w:rPr>
          <w:rFonts w:ascii="Times New Roman" w:hAnsi="Times New Roman"/>
          <w:szCs w:val="20"/>
        </w:rPr>
        <w:t>The</w:t>
      </w:r>
      <w:r w:rsidR="00233210">
        <w:rPr>
          <w:rFonts w:ascii="Times New Roman" w:hAnsi="Times New Roman"/>
          <w:szCs w:val="20"/>
        </w:rPr>
        <w:t xml:space="preserve"> </w:t>
      </w:r>
      <w:r w:rsidRPr="000B1042">
        <w:rPr>
          <w:rFonts w:ascii="Times New Roman" w:hAnsi="Times New Roman"/>
          <w:szCs w:val="20"/>
        </w:rPr>
        <w:t>amount</w:t>
      </w:r>
      <w:r w:rsidR="00233210">
        <w:rPr>
          <w:rFonts w:ascii="Times New Roman" w:hAnsi="Times New Roman"/>
          <w:szCs w:val="20"/>
        </w:rPr>
        <w:t xml:space="preserve"> </w:t>
      </w:r>
      <w:r w:rsidRPr="000B1042">
        <w:rPr>
          <w:rFonts w:ascii="Times New Roman" w:hAnsi="Times New Roman"/>
          <w:szCs w:val="20"/>
        </w:rPr>
        <w:t>of</w:t>
      </w:r>
      <w:r w:rsidR="00233210">
        <w:rPr>
          <w:rFonts w:ascii="Times New Roman" w:hAnsi="Times New Roman"/>
          <w:szCs w:val="20"/>
        </w:rPr>
        <w:t xml:space="preserve"> </w:t>
      </w:r>
      <w:r w:rsidRPr="000B1042">
        <w:rPr>
          <w:rFonts w:ascii="Times New Roman" w:hAnsi="Times New Roman"/>
          <w:szCs w:val="20"/>
        </w:rPr>
        <w:t>documents</w:t>
      </w:r>
      <w:r w:rsidR="00233210">
        <w:rPr>
          <w:rFonts w:ascii="Times New Roman" w:hAnsi="Times New Roman"/>
          <w:szCs w:val="20"/>
        </w:rPr>
        <w:t xml:space="preserve"> </w:t>
      </w:r>
      <w:r w:rsidRPr="000B1042">
        <w:rPr>
          <w:rFonts w:ascii="Times New Roman" w:hAnsi="Times New Roman"/>
          <w:szCs w:val="20"/>
        </w:rPr>
        <w:t>includes</w:t>
      </w:r>
      <w:r w:rsidR="00233210">
        <w:rPr>
          <w:rFonts w:ascii="Times New Roman" w:hAnsi="Times New Roman"/>
          <w:szCs w:val="20"/>
        </w:rPr>
        <w:t xml:space="preserve"> </w:t>
      </w:r>
      <w:r w:rsidRPr="000B1042">
        <w:rPr>
          <w:rFonts w:ascii="Times New Roman" w:hAnsi="Times New Roman"/>
          <w:szCs w:val="20"/>
        </w:rPr>
        <w:t>those</w:t>
      </w:r>
      <w:r w:rsidR="00233210">
        <w:rPr>
          <w:rFonts w:ascii="Times New Roman" w:hAnsi="Times New Roman"/>
          <w:szCs w:val="20"/>
        </w:rPr>
        <w:t xml:space="preserve"> </w:t>
      </w:r>
      <w:r w:rsidRPr="000B1042">
        <w:rPr>
          <w:rFonts w:ascii="Times New Roman" w:hAnsi="Times New Roman"/>
          <w:szCs w:val="20"/>
        </w:rPr>
        <w:t>discussed</w:t>
      </w:r>
      <w:r w:rsidR="00233210">
        <w:rPr>
          <w:rFonts w:ascii="Times New Roman" w:hAnsi="Times New Roman"/>
          <w:szCs w:val="20"/>
        </w:rPr>
        <w:t xml:space="preserve"> </w:t>
      </w:r>
      <w:r w:rsidRPr="000B1042">
        <w:rPr>
          <w:rFonts w:ascii="Times New Roman" w:hAnsi="Times New Roman"/>
          <w:szCs w:val="20"/>
        </w:rPr>
        <w:t>during</w:t>
      </w:r>
      <w:r w:rsidR="00233210">
        <w:rPr>
          <w:rFonts w:ascii="Times New Roman" w:hAnsi="Times New Roman"/>
          <w:szCs w:val="20"/>
        </w:rPr>
        <w:t xml:space="preserve"> </w:t>
      </w:r>
      <w:r w:rsidRPr="000B1042">
        <w:rPr>
          <w:rFonts w:ascii="Times New Roman" w:hAnsi="Times New Roman"/>
          <w:szCs w:val="20"/>
        </w:rPr>
        <w:t>the</w:t>
      </w:r>
      <w:r w:rsidR="00233210">
        <w:rPr>
          <w:rFonts w:ascii="Times New Roman" w:hAnsi="Times New Roman"/>
          <w:szCs w:val="20"/>
        </w:rPr>
        <w:t xml:space="preserve"> </w:t>
      </w:r>
      <w:r w:rsidRPr="000B1042">
        <w:rPr>
          <w:rFonts w:ascii="Times New Roman" w:hAnsi="Times New Roman"/>
          <w:szCs w:val="20"/>
        </w:rPr>
        <w:t>email</w:t>
      </w:r>
      <w:r w:rsidR="00233210">
        <w:rPr>
          <w:rFonts w:ascii="Times New Roman" w:hAnsi="Times New Roman"/>
          <w:szCs w:val="20"/>
        </w:rPr>
        <w:t xml:space="preserve"> </w:t>
      </w:r>
      <w:r w:rsidRPr="000B1042">
        <w:rPr>
          <w:rFonts w:ascii="Times New Roman" w:hAnsi="Times New Roman"/>
          <w:szCs w:val="20"/>
        </w:rPr>
        <w:t>discussion</w:t>
      </w:r>
      <w:r w:rsidR="00233210">
        <w:rPr>
          <w:rFonts w:ascii="Times New Roman" w:hAnsi="Times New Roman"/>
          <w:szCs w:val="20"/>
        </w:rPr>
        <w:t xml:space="preserve"> </w:t>
      </w:r>
      <w:r w:rsidRPr="000B1042">
        <w:rPr>
          <w:rFonts w:ascii="Times New Roman" w:hAnsi="Times New Roman"/>
          <w:szCs w:val="20"/>
        </w:rPr>
        <w:t>session</w:t>
      </w:r>
      <w:r w:rsidR="00233210">
        <w:rPr>
          <w:rFonts w:ascii="Times New Roman" w:hAnsi="Times New Roman"/>
          <w:szCs w:val="20"/>
        </w:rPr>
        <w:t xml:space="preserve"> </w:t>
      </w:r>
      <w:r w:rsidRPr="000B1042">
        <w:rPr>
          <w:rFonts w:ascii="Times New Roman" w:hAnsi="Times New Roman"/>
          <w:szCs w:val="20"/>
        </w:rPr>
        <w:t>post</w:t>
      </w:r>
      <w:r w:rsidR="00233210">
        <w:rPr>
          <w:rFonts w:ascii="Times New Roman" w:hAnsi="Times New Roman"/>
          <w:szCs w:val="20"/>
        </w:rPr>
        <w:t xml:space="preserve"> </w:t>
      </w:r>
      <w:r w:rsidRPr="000B1042">
        <w:rPr>
          <w:rFonts w:ascii="Times New Roman" w:hAnsi="Times New Roman"/>
          <w:szCs w:val="20"/>
        </w:rPr>
        <w:t>meeting.</w:t>
      </w:r>
    </w:p>
    <w:p w14:paraId="552EDAB3" w14:textId="77777777" w:rsidR="006762CB" w:rsidRDefault="006762CB" w:rsidP="009643F7">
      <w:pPr>
        <w:rPr>
          <w:rFonts w:ascii="Times New Roman" w:hAnsi="Times New Roman"/>
          <w:szCs w:val="20"/>
        </w:rPr>
      </w:pPr>
    </w:p>
    <w:tbl>
      <w:tblPr>
        <w:tblStyle w:val="TableGrid"/>
        <w:tblW w:w="0" w:type="auto"/>
        <w:tblLook w:val="04A0" w:firstRow="1" w:lastRow="0" w:firstColumn="1" w:lastColumn="0" w:noHBand="0" w:noVBand="1"/>
      </w:tblPr>
      <w:tblGrid>
        <w:gridCol w:w="1413"/>
        <w:gridCol w:w="7654"/>
      </w:tblGrid>
      <w:tr w:rsidR="006762CB" w:rsidRPr="00A8498D" w14:paraId="6B1ED3FA" w14:textId="77777777" w:rsidTr="006762CB">
        <w:tc>
          <w:tcPr>
            <w:tcW w:w="1413" w:type="dxa"/>
            <w:shd w:val="clear" w:color="auto" w:fill="00FF00"/>
          </w:tcPr>
          <w:p w14:paraId="30F59098" w14:textId="77777777" w:rsidR="006762CB" w:rsidRPr="00A8498D" w:rsidRDefault="006762CB" w:rsidP="009643F7">
            <w:pPr>
              <w:rPr>
                <w:rFonts w:ascii="Arial" w:hAnsi="Arial" w:cs="Arial"/>
                <w:sz w:val="16"/>
                <w:szCs w:val="16"/>
              </w:rPr>
            </w:pPr>
          </w:p>
        </w:tc>
        <w:tc>
          <w:tcPr>
            <w:tcW w:w="7654" w:type="dxa"/>
          </w:tcPr>
          <w:p w14:paraId="57B8E465" w14:textId="03AB5AE1" w:rsidR="006762CB" w:rsidRPr="00A8498D" w:rsidRDefault="006762CB" w:rsidP="009643F7">
            <w:pPr>
              <w:rPr>
                <w:rFonts w:ascii="Arial" w:hAnsi="Arial" w:cs="Arial"/>
                <w:sz w:val="16"/>
                <w:szCs w:val="16"/>
              </w:rPr>
            </w:pPr>
            <w:r w:rsidRPr="00A8498D">
              <w:rPr>
                <w:rFonts w:ascii="Arial" w:hAnsi="Arial" w:cs="Arial"/>
                <w:sz w:val="16"/>
                <w:szCs w:val="16"/>
              </w:rPr>
              <w:t>Contribution</w:t>
            </w:r>
            <w:r w:rsidR="00233210" w:rsidRPr="00A8498D">
              <w:rPr>
                <w:rFonts w:ascii="Arial" w:hAnsi="Arial" w:cs="Arial"/>
                <w:sz w:val="16"/>
                <w:szCs w:val="16"/>
              </w:rPr>
              <w:t xml:space="preserve"> </w:t>
            </w:r>
            <w:r w:rsidRPr="00A8498D">
              <w:rPr>
                <w:rFonts w:ascii="Arial" w:hAnsi="Arial" w:cs="Arial"/>
                <w:sz w:val="16"/>
                <w:szCs w:val="16"/>
              </w:rPr>
              <w:t>is</w:t>
            </w:r>
            <w:r w:rsidR="00233210" w:rsidRPr="00A8498D">
              <w:rPr>
                <w:rFonts w:ascii="Arial" w:hAnsi="Arial" w:cs="Arial"/>
                <w:sz w:val="16"/>
                <w:szCs w:val="16"/>
              </w:rPr>
              <w:t xml:space="preserve"> </w:t>
            </w:r>
            <w:r w:rsidRPr="00A8498D">
              <w:rPr>
                <w:rFonts w:ascii="Arial" w:hAnsi="Arial" w:cs="Arial"/>
                <w:sz w:val="16"/>
                <w:szCs w:val="16"/>
              </w:rPr>
              <w:t>agreed/approved</w:t>
            </w:r>
          </w:p>
        </w:tc>
      </w:tr>
      <w:tr w:rsidR="00673AAB" w:rsidRPr="00A8498D" w14:paraId="4BD5D869" w14:textId="77777777" w:rsidTr="00673AAB">
        <w:tc>
          <w:tcPr>
            <w:tcW w:w="1413" w:type="dxa"/>
            <w:shd w:val="clear" w:color="auto" w:fill="FF0000"/>
          </w:tcPr>
          <w:p w14:paraId="7C1AAD37" w14:textId="77777777" w:rsidR="00673AAB" w:rsidRPr="00A8498D" w:rsidRDefault="00673AAB" w:rsidP="009643F7">
            <w:pPr>
              <w:rPr>
                <w:rFonts w:ascii="Arial" w:hAnsi="Arial" w:cs="Arial"/>
                <w:sz w:val="16"/>
                <w:szCs w:val="16"/>
              </w:rPr>
            </w:pPr>
          </w:p>
        </w:tc>
        <w:tc>
          <w:tcPr>
            <w:tcW w:w="7654" w:type="dxa"/>
          </w:tcPr>
          <w:p w14:paraId="2674044E" w14:textId="776551D0" w:rsidR="00673AAB" w:rsidRPr="00A8498D" w:rsidRDefault="00673AAB" w:rsidP="009643F7">
            <w:pPr>
              <w:rPr>
                <w:rFonts w:ascii="Arial" w:hAnsi="Arial" w:cs="Arial"/>
                <w:sz w:val="16"/>
                <w:szCs w:val="16"/>
              </w:rPr>
            </w:pPr>
            <w:r w:rsidRPr="00A8498D">
              <w:rPr>
                <w:rFonts w:ascii="Arial" w:hAnsi="Arial" w:cs="Arial"/>
                <w:sz w:val="16"/>
                <w:szCs w:val="16"/>
              </w:rPr>
              <w:t>Contribution</w:t>
            </w:r>
            <w:r w:rsidR="00233210" w:rsidRPr="00A8498D">
              <w:rPr>
                <w:rFonts w:ascii="Arial" w:hAnsi="Arial" w:cs="Arial"/>
                <w:sz w:val="16"/>
                <w:szCs w:val="16"/>
              </w:rPr>
              <w:t xml:space="preserve"> </w:t>
            </w:r>
            <w:r w:rsidRPr="00A8498D">
              <w:rPr>
                <w:rFonts w:ascii="Arial" w:hAnsi="Arial" w:cs="Arial"/>
                <w:sz w:val="16"/>
                <w:szCs w:val="16"/>
              </w:rPr>
              <w:t>is</w:t>
            </w:r>
            <w:r w:rsidR="00233210" w:rsidRPr="00A8498D">
              <w:rPr>
                <w:rFonts w:ascii="Arial" w:hAnsi="Arial" w:cs="Arial"/>
                <w:sz w:val="16"/>
                <w:szCs w:val="16"/>
              </w:rPr>
              <w:t xml:space="preserve"> </w:t>
            </w:r>
            <w:r w:rsidRPr="00A8498D">
              <w:rPr>
                <w:rFonts w:ascii="Arial" w:hAnsi="Arial" w:cs="Arial"/>
                <w:sz w:val="16"/>
                <w:szCs w:val="16"/>
              </w:rPr>
              <w:t>not</w:t>
            </w:r>
            <w:r w:rsidR="00233210" w:rsidRPr="00A8498D">
              <w:rPr>
                <w:rFonts w:ascii="Arial" w:hAnsi="Arial" w:cs="Arial"/>
                <w:sz w:val="16"/>
                <w:szCs w:val="16"/>
              </w:rPr>
              <w:t xml:space="preserve"> </w:t>
            </w:r>
            <w:r w:rsidRPr="00A8498D">
              <w:rPr>
                <w:rFonts w:ascii="Arial" w:hAnsi="Arial" w:cs="Arial"/>
                <w:sz w:val="16"/>
                <w:szCs w:val="16"/>
              </w:rPr>
              <w:t>pursued</w:t>
            </w:r>
            <w:r w:rsidR="00233210" w:rsidRPr="00A8498D">
              <w:rPr>
                <w:rFonts w:ascii="Arial" w:hAnsi="Arial" w:cs="Arial"/>
                <w:sz w:val="16"/>
                <w:szCs w:val="16"/>
              </w:rPr>
              <w:t xml:space="preserve"> </w:t>
            </w:r>
            <w:r w:rsidRPr="00A8498D">
              <w:rPr>
                <w:rFonts w:ascii="Arial" w:hAnsi="Arial" w:cs="Arial"/>
                <w:sz w:val="16"/>
                <w:szCs w:val="16"/>
              </w:rPr>
              <w:t>(no</w:t>
            </w:r>
            <w:r w:rsidR="00233210" w:rsidRPr="00A8498D">
              <w:rPr>
                <w:rFonts w:ascii="Arial" w:hAnsi="Arial" w:cs="Arial"/>
                <w:sz w:val="16"/>
                <w:szCs w:val="16"/>
              </w:rPr>
              <w:t xml:space="preserve"> </w:t>
            </w:r>
            <w:r w:rsidRPr="00A8498D">
              <w:rPr>
                <w:rFonts w:ascii="Arial" w:hAnsi="Arial" w:cs="Arial"/>
                <w:sz w:val="16"/>
                <w:szCs w:val="16"/>
              </w:rPr>
              <w:t>consensus)</w:t>
            </w:r>
          </w:p>
        </w:tc>
      </w:tr>
      <w:tr w:rsidR="006762CB" w:rsidRPr="00A8498D" w14:paraId="587FF795" w14:textId="77777777" w:rsidTr="006762CB">
        <w:tc>
          <w:tcPr>
            <w:tcW w:w="1413" w:type="dxa"/>
            <w:shd w:val="clear" w:color="auto" w:fill="FFFF00"/>
          </w:tcPr>
          <w:p w14:paraId="18B6FD22" w14:textId="77777777" w:rsidR="006762CB" w:rsidRPr="00A8498D" w:rsidRDefault="006762CB" w:rsidP="009643F7">
            <w:pPr>
              <w:rPr>
                <w:rFonts w:ascii="Arial" w:hAnsi="Arial" w:cs="Arial"/>
                <w:sz w:val="16"/>
                <w:szCs w:val="16"/>
              </w:rPr>
            </w:pPr>
          </w:p>
        </w:tc>
        <w:tc>
          <w:tcPr>
            <w:tcW w:w="7654" w:type="dxa"/>
          </w:tcPr>
          <w:p w14:paraId="3F19B6A0" w14:textId="31163FD2" w:rsidR="006762CB" w:rsidRPr="00A8498D" w:rsidRDefault="006762CB" w:rsidP="009643F7">
            <w:pPr>
              <w:rPr>
                <w:rFonts w:ascii="Arial" w:hAnsi="Arial" w:cs="Arial"/>
                <w:sz w:val="16"/>
                <w:szCs w:val="16"/>
              </w:rPr>
            </w:pPr>
            <w:r w:rsidRPr="00A8498D">
              <w:rPr>
                <w:rFonts w:ascii="Arial" w:hAnsi="Arial" w:cs="Arial"/>
                <w:sz w:val="16"/>
                <w:szCs w:val="16"/>
              </w:rPr>
              <w:t>Further</w:t>
            </w:r>
            <w:r w:rsidR="00233210" w:rsidRPr="00A8498D">
              <w:rPr>
                <w:rFonts w:ascii="Arial" w:hAnsi="Arial" w:cs="Arial"/>
                <w:sz w:val="16"/>
                <w:szCs w:val="16"/>
              </w:rPr>
              <w:t xml:space="preserve"> </w:t>
            </w:r>
            <w:r w:rsidRPr="00A8498D">
              <w:rPr>
                <w:rFonts w:ascii="Arial" w:hAnsi="Arial" w:cs="Arial"/>
                <w:sz w:val="16"/>
                <w:szCs w:val="16"/>
              </w:rPr>
              <w:t>discussion</w:t>
            </w:r>
            <w:r w:rsidR="00233210" w:rsidRPr="00A8498D">
              <w:rPr>
                <w:rFonts w:ascii="Arial" w:hAnsi="Arial" w:cs="Arial"/>
                <w:sz w:val="16"/>
                <w:szCs w:val="16"/>
              </w:rPr>
              <w:t xml:space="preserve"> </w:t>
            </w:r>
            <w:r w:rsidRPr="00A8498D">
              <w:rPr>
                <w:rFonts w:ascii="Arial" w:hAnsi="Arial" w:cs="Arial"/>
                <w:sz w:val="16"/>
                <w:szCs w:val="16"/>
              </w:rPr>
              <w:t>is</w:t>
            </w:r>
            <w:r w:rsidR="00233210" w:rsidRPr="00A8498D">
              <w:rPr>
                <w:rFonts w:ascii="Arial" w:hAnsi="Arial" w:cs="Arial"/>
                <w:sz w:val="16"/>
                <w:szCs w:val="16"/>
              </w:rPr>
              <w:t xml:space="preserve"> </w:t>
            </w:r>
            <w:r w:rsidRPr="00A8498D">
              <w:rPr>
                <w:rFonts w:ascii="Arial" w:hAnsi="Arial" w:cs="Arial"/>
                <w:sz w:val="16"/>
                <w:szCs w:val="16"/>
              </w:rPr>
              <w:t>required</w:t>
            </w:r>
            <w:r w:rsidR="00233210" w:rsidRPr="00A8498D">
              <w:rPr>
                <w:rFonts w:ascii="Arial" w:hAnsi="Arial" w:cs="Arial"/>
                <w:sz w:val="16"/>
                <w:szCs w:val="16"/>
              </w:rPr>
              <w:t xml:space="preserve"> </w:t>
            </w:r>
            <w:r w:rsidRPr="00A8498D">
              <w:rPr>
                <w:rFonts w:ascii="Arial" w:hAnsi="Arial" w:cs="Arial"/>
                <w:sz w:val="16"/>
                <w:szCs w:val="16"/>
              </w:rPr>
              <w:t>–</w:t>
            </w:r>
            <w:r w:rsidR="00233210" w:rsidRPr="00A8498D">
              <w:rPr>
                <w:rFonts w:ascii="Arial" w:hAnsi="Arial" w:cs="Arial"/>
                <w:sz w:val="16"/>
                <w:szCs w:val="16"/>
              </w:rPr>
              <w:t xml:space="preserve"> </w:t>
            </w:r>
            <w:r w:rsidRPr="00A8498D">
              <w:rPr>
                <w:rFonts w:ascii="Arial" w:hAnsi="Arial" w:cs="Arial"/>
                <w:sz w:val="16"/>
                <w:szCs w:val="16"/>
              </w:rPr>
              <w:t>come-back</w:t>
            </w:r>
            <w:r w:rsidR="00233210" w:rsidRPr="00A8498D">
              <w:rPr>
                <w:rFonts w:ascii="Arial" w:hAnsi="Arial" w:cs="Arial"/>
                <w:sz w:val="16"/>
                <w:szCs w:val="16"/>
              </w:rPr>
              <w:t xml:space="preserve"> </w:t>
            </w:r>
            <w:r w:rsidRPr="00A8498D">
              <w:rPr>
                <w:rFonts w:ascii="Arial" w:hAnsi="Arial" w:cs="Arial"/>
                <w:sz w:val="16"/>
                <w:szCs w:val="16"/>
              </w:rPr>
              <w:t>needed</w:t>
            </w:r>
          </w:p>
        </w:tc>
      </w:tr>
      <w:tr w:rsidR="006762CB" w:rsidRPr="00A8498D" w14:paraId="7FA66CA1" w14:textId="77777777" w:rsidTr="006762CB">
        <w:tc>
          <w:tcPr>
            <w:tcW w:w="1413" w:type="dxa"/>
            <w:shd w:val="clear" w:color="auto" w:fill="808000"/>
          </w:tcPr>
          <w:p w14:paraId="4049F8B4" w14:textId="77777777" w:rsidR="006762CB" w:rsidRPr="00A8498D" w:rsidRDefault="006762CB" w:rsidP="009643F7">
            <w:pPr>
              <w:rPr>
                <w:rFonts w:ascii="Arial" w:hAnsi="Arial" w:cs="Arial"/>
                <w:sz w:val="16"/>
                <w:szCs w:val="16"/>
              </w:rPr>
            </w:pPr>
          </w:p>
        </w:tc>
        <w:tc>
          <w:tcPr>
            <w:tcW w:w="7654" w:type="dxa"/>
          </w:tcPr>
          <w:p w14:paraId="70D6E89B" w14:textId="06BF3FC0" w:rsidR="006762CB" w:rsidRPr="00A8498D" w:rsidRDefault="006762CB" w:rsidP="009643F7">
            <w:pPr>
              <w:rPr>
                <w:rFonts w:ascii="Arial" w:hAnsi="Arial" w:cs="Arial"/>
                <w:sz w:val="16"/>
                <w:szCs w:val="16"/>
              </w:rPr>
            </w:pPr>
            <w:r w:rsidRPr="00A8498D">
              <w:rPr>
                <w:rFonts w:ascii="Arial" w:hAnsi="Arial" w:cs="Arial"/>
                <w:sz w:val="16"/>
                <w:szCs w:val="16"/>
              </w:rPr>
              <w:t>Working</w:t>
            </w:r>
            <w:r w:rsidR="00233210" w:rsidRPr="00A8498D">
              <w:rPr>
                <w:rFonts w:ascii="Arial" w:hAnsi="Arial" w:cs="Arial"/>
                <w:sz w:val="16"/>
                <w:szCs w:val="16"/>
              </w:rPr>
              <w:t xml:space="preserve"> </w:t>
            </w:r>
            <w:r w:rsidRPr="00A8498D">
              <w:rPr>
                <w:rFonts w:ascii="Arial" w:hAnsi="Arial" w:cs="Arial"/>
                <w:sz w:val="16"/>
                <w:szCs w:val="16"/>
              </w:rPr>
              <w:t>assumption</w:t>
            </w:r>
          </w:p>
        </w:tc>
      </w:tr>
      <w:tr w:rsidR="006762CB" w:rsidRPr="00A8498D" w14:paraId="4B9AEEB6" w14:textId="77777777" w:rsidTr="006762CB">
        <w:tc>
          <w:tcPr>
            <w:tcW w:w="1413" w:type="dxa"/>
            <w:shd w:val="clear" w:color="auto" w:fill="FF00FF"/>
          </w:tcPr>
          <w:p w14:paraId="2EA2531A" w14:textId="77777777" w:rsidR="006762CB" w:rsidRPr="00A8498D" w:rsidRDefault="006762CB" w:rsidP="009643F7">
            <w:pPr>
              <w:rPr>
                <w:rFonts w:ascii="Arial" w:hAnsi="Arial" w:cs="Arial"/>
                <w:sz w:val="16"/>
                <w:szCs w:val="16"/>
              </w:rPr>
            </w:pPr>
          </w:p>
        </w:tc>
        <w:tc>
          <w:tcPr>
            <w:tcW w:w="7654" w:type="dxa"/>
          </w:tcPr>
          <w:p w14:paraId="245AD49A" w14:textId="480ABDAB" w:rsidR="006762CB" w:rsidRPr="00A8498D" w:rsidRDefault="006762CB" w:rsidP="009643F7">
            <w:pPr>
              <w:rPr>
                <w:rFonts w:ascii="Arial" w:hAnsi="Arial" w:cs="Arial"/>
                <w:sz w:val="16"/>
                <w:szCs w:val="16"/>
              </w:rPr>
            </w:pPr>
            <w:r w:rsidRPr="00A8498D">
              <w:rPr>
                <w:rFonts w:ascii="Arial" w:hAnsi="Arial" w:cs="Arial"/>
                <w:sz w:val="16"/>
                <w:szCs w:val="16"/>
              </w:rPr>
              <w:t>Specific</w:t>
            </w:r>
            <w:r w:rsidR="00233210" w:rsidRPr="00A8498D">
              <w:rPr>
                <w:rFonts w:ascii="Arial" w:hAnsi="Arial" w:cs="Arial"/>
                <w:sz w:val="16"/>
                <w:szCs w:val="16"/>
              </w:rPr>
              <w:t xml:space="preserve"> </w:t>
            </w:r>
            <w:r w:rsidRPr="00A8498D">
              <w:rPr>
                <w:rFonts w:ascii="Arial" w:hAnsi="Arial" w:cs="Arial"/>
                <w:sz w:val="16"/>
                <w:szCs w:val="16"/>
              </w:rPr>
              <w:t>action</w:t>
            </w:r>
            <w:r w:rsidR="00233210" w:rsidRPr="00A8498D">
              <w:rPr>
                <w:rFonts w:ascii="Arial" w:hAnsi="Arial" w:cs="Arial"/>
                <w:sz w:val="16"/>
                <w:szCs w:val="16"/>
              </w:rPr>
              <w:t xml:space="preserve"> </w:t>
            </w:r>
            <w:r w:rsidRPr="00A8498D">
              <w:rPr>
                <w:rFonts w:ascii="Arial" w:hAnsi="Arial" w:cs="Arial"/>
                <w:sz w:val="16"/>
                <w:szCs w:val="16"/>
              </w:rPr>
              <w:t>needed</w:t>
            </w:r>
            <w:r w:rsidR="00233210" w:rsidRPr="00A8498D">
              <w:rPr>
                <w:rFonts w:ascii="Arial" w:hAnsi="Arial" w:cs="Arial"/>
                <w:sz w:val="16"/>
                <w:szCs w:val="16"/>
              </w:rPr>
              <w:t xml:space="preserve"> </w:t>
            </w:r>
            <w:r w:rsidRPr="00A8498D">
              <w:rPr>
                <w:rFonts w:ascii="Arial" w:hAnsi="Arial" w:cs="Arial"/>
                <w:sz w:val="16"/>
                <w:szCs w:val="16"/>
              </w:rPr>
              <w:t>from</w:t>
            </w:r>
            <w:r w:rsidR="00233210" w:rsidRPr="00A8498D">
              <w:rPr>
                <w:rFonts w:ascii="Arial" w:hAnsi="Arial" w:cs="Arial"/>
                <w:sz w:val="16"/>
                <w:szCs w:val="16"/>
              </w:rPr>
              <w:t xml:space="preserve"> </w:t>
            </w:r>
            <w:r w:rsidRPr="00A8498D">
              <w:rPr>
                <w:rFonts w:ascii="Arial" w:hAnsi="Arial" w:cs="Arial"/>
                <w:sz w:val="16"/>
                <w:szCs w:val="16"/>
              </w:rPr>
              <w:t>MCC</w:t>
            </w:r>
          </w:p>
        </w:tc>
      </w:tr>
      <w:tr w:rsidR="006762CB" w:rsidRPr="00A8498D" w14:paraId="3FBEB7FA" w14:textId="77777777" w:rsidTr="006762CB">
        <w:tc>
          <w:tcPr>
            <w:tcW w:w="1413" w:type="dxa"/>
            <w:shd w:val="clear" w:color="auto" w:fill="00FFFF"/>
          </w:tcPr>
          <w:p w14:paraId="1E474A0E" w14:textId="77777777" w:rsidR="006762CB" w:rsidRPr="00A8498D" w:rsidRDefault="006762CB" w:rsidP="009643F7">
            <w:pPr>
              <w:rPr>
                <w:rFonts w:ascii="Arial" w:hAnsi="Arial" w:cs="Arial"/>
                <w:sz w:val="16"/>
                <w:szCs w:val="16"/>
              </w:rPr>
            </w:pPr>
          </w:p>
        </w:tc>
        <w:tc>
          <w:tcPr>
            <w:tcW w:w="7654" w:type="dxa"/>
          </w:tcPr>
          <w:p w14:paraId="2FF0B0E3" w14:textId="12A57BBE" w:rsidR="006762CB" w:rsidRPr="00A8498D" w:rsidRDefault="006762CB" w:rsidP="009643F7">
            <w:pPr>
              <w:rPr>
                <w:rFonts w:ascii="Arial" w:hAnsi="Arial" w:cs="Arial"/>
                <w:sz w:val="16"/>
                <w:szCs w:val="16"/>
              </w:rPr>
            </w:pPr>
            <w:r w:rsidRPr="00A8498D">
              <w:rPr>
                <w:rFonts w:ascii="Arial" w:hAnsi="Arial" w:cs="Arial"/>
                <w:sz w:val="16"/>
                <w:szCs w:val="16"/>
              </w:rPr>
              <w:t>Contribution</w:t>
            </w:r>
            <w:r w:rsidR="00233210" w:rsidRPr="00A8498D">
              <w:rPr>
                <w:rFonts w:ascii="Arial" w:hAnsi="Arial" w:cs="Arial"/>
                <w:sz w:val="16"/>
                <w:szCs w:val="16"/>
              </w:rPr>
              <w:t xml:space="preserve"> </w:t>
            </w:r>
            <w:r w:rsidRPr="00A8498D">
              <w:rPr>
                <w:rFonts w:ascii="Arial" w:hAnsi="Arial" w:cs="Arial"/>
                <w:sz w:val="16"/>
                <w:szCs w:val="16"/>
              </w:rPr>
              <w:t>is</w:t>
            </w:r>
            <w:r w:rsidR="00233210" w:rsidRPr="00A8498D">
              <w:rPr>
                <w:rFonts w:ascii="Arial" w:hAnsi="Arial" w:cs="Arial"/>
                <w:sz w:val="16"/>
                <w:szCs w:val="16"/>
              </w:rPr>
              <w:t xml:space="preserve"> </w:t>
            </w:r>
            <w:r w:rsidRPr="00A8498D">
              <w:rPr>
                <w:rFonts w:ascii="Arial" w:hAnsi="Arial" w:cs="Arial"/>
                <w:sz w:val="16"/>
                <w:szCs w:val="16"/>
              </w:rPr>
              <w:t>for</w:t>
            </w:r>
            <w:r w:rsidR="00233210" w:rsidRPr="00A8498D">
              <w:rPr>
                <w:rFonts w:ascii="Arial" w:hAnsi="Arial" w:cs="Arial"/>
                <w:sz w:val="16"/>
                <w:szCs w:val="16"/>
              </w:rPr>
              <w:t xml:space="preserve"> </w:t>
            </w:r>
            <w:r w:rsidRPr="00A8498D">
              <w:rPr>
                <w:rFonts w:ascii="Arial" w:hAnsi="Arial" w:cs="Arial"/>
                <w:sz w:val="16"/>
                <w:szCs w:val="16"/>
              </w:rPr>
              <w:t>email</w:t>
            </w:r>
            <w:r w:rsidR="00233210" w:rsidRPr="00A8498D">
              <w:rPr>
                <w:rFonts w:ascii="Arial" w:hAnsi="Arial" w:cs="Arial"/>
                <w:sz w:val="16"/>
                <w:szCs w:val="16"/>
              </w:rPr>
              <w:t xml:space="preserve"> </w:t>
            </w:r>
            <w:r w:rsidRPr="00A8498D">
              <w:rPr>
                <w:rFonts w:ascii="Arial" w:hAnsi="Arial" w:cs="Arial"/>
                <w:sz w:val="16"/>
                <w:szCs w:val="16"/>
              </w:rPr>
              <w:t>discussion/approval</w:t>
            </w:r>
          </w:p>
        </w:tc>
      </w:tr>
    </w:tbl>
    <w:p w14:paraId="6059D7E0" w14:textId="6DAB2E71" w:rsidR="0038212C" w:rsidRPr="000B1042" w:rsidRDefault="0038212C" w:rsidP="009643F7">
      <w:pPr>
        <w:rPr>
          <w:rFonts w:ascii="Times New Roman" w:hAnsi="Times New Roman"/>
          <w:szCs w:val="20"/>
        </w:rPr>
      </w:pPr>
      <w:r>
        <w:rPr>
          <w:rFonts w:ascii="Times New Roman" w:hAnsi="Times New Roman"/>
          <w:szCs w:val="20"/>
        </w:rPr>
        <w:br w:type="page"/>
      </w:r>
    </w:p>
    <w:p w14:paraId="3E32AE33" w14:textId="28E6E48D" w:rsidR="007122C4" w:rsidRPr="000B1042" w:rsidRDefault="007122C4" w:rsidP="00F53049">
      <w:pPr>
        <w:pStyle w:val="Heading1"/>
      </w:pPr>
      <w:bookmarkStart w:id="2" w:name="_Toc105521283"/>
      <w:r w:rsidRPr="000B1042">
        <w:lastRenderedPageBreak/>
        <w:t>Opening</w:t>
      </w:r>
      <w:r w:rsidR="00233210">
        <w:t xml:space="preserve"> </w:t>
      </w:r>
      <w:r w:rsidRPr="000B1042">
        <w:t>of</w:t>
      </w:r>
      <w:r w:rsidR="00233210">
        <w:t xml:space="preserve"> </w:t>
      </w:r>
      <w:r w:rsidRPr="000B1042">
        <w:t>the</w:t>
      </w:r>
      <w:r w:rsidR="00233210">
        <w:t xml:space="preserve"> </w:t>
      </w:r>
      <w:r w:rsidRPr="000B1042">
        <w:t>meeting</w:t>
      </w:r>
      <w:bookmarkEnd w:id="2"/>
    </w:p>
    <w:p w14:paraId="75AB9EEC" w14:textId="7A858696" w:rsidR="00127680" w:rsidRPr="007D7F59" w:rsidRDefault="00127680" w:rsidP="00127680">
      <w:pPr>
        <w:rPr>
          <w:rFonts w:ascii="Times New Roman" w:eastAsia="SimSun" w:hAnsi="Times New Roman"/>
          <w:kern w:val="2"/>
          <w:szCs w:val="20"/>
        </w:rPr>
      </w:pPr>
      <w:r w:rsidRPr="0011124D">
        <w:rPr>
          <w:rFonts w:ascii="Times New Roman" w:eastAsia="SimSun" w:hAnsi="Times New Roman"/>
          <w:kern w:val="2"/>
          <w:szCs w:val="20"/>
        </w:rPr>
        <w:t>Mr</w:t>
      </w:r>
      <w:r w:rsidR="00233210" w:rsidRPr="0011124D">
        <w:rPr>
          <w:rFonts w:ascii="Times New Roman" w:eastAsia="SimSun" w:hAnsi="Times New Roman"/>
          <w:kern w:val="2"/>
          <w:szCs w:val="20"/>
        </w:rPr>
        <w:t xml:space="preserve"> </w:t>
      </w:r>
      <w:r w:rsidR="00314F78" w:rsidRPr="0011124D">
        <w:rPr>
          <w:rFonts w:ascii="Times New Roman" w:eastAsia="SimSun" w:hAnsi="Times New Roman"/>
          <w:kern w:val="2"/>
          <w:szCs w:val="20"/>
        </w:rPr>
        <w:t>Younsun Kim</w:t>
      </w:r>
      <w:r w:rsidR="00233210" w:rsidRPr="0011124D">
        <w:rPr>
          <w:rFonts w:ascii="Times New Roman" w:eastAsia="SimSun" w:hAnsi="Times New Roman"/>
          <w:kern w:val="2"/>
          <w:szCs w:val="20"/>
        </w:rPr>
        <w:t xml:space="preserve"> </w:t>
      </w:r>
      <w:r w:rsidR="0033085B" w:rsidRPr="0011124D">
        <w:rPr>
          <w:rFonts w:ascii="Times New Roman" w:eastAsia="SimSun" w:hAnsi="Times New Roman"/>
          <w:kern w:val="2"/>
          <w:szCs w:val="20"/>
        </w:rPr>
        <w:t>(</w:t>
      </w:r>
      <w:r w:rsidR="0099068A" w:rsidRPr="0011124D">
        <w:rPr>
          <w:rFonts w:ascii="Times New Roman" w:eastAsia="SimSun" w:hAnsi="Times New Roman"/>
          <w:kern w:val="2"/>
          <w:szCs w:val="20"/>
        </w:rPr>
        <w:t>RAN1</w:t>
      </w:r>
      <w:r w:rsidR="00233210" w:rsidRPr="0011124D">
        <w:rPr>
          <w:rFonts w:ascii="Times New Roman" w:eastAsia="SimSun" w:hAnsi="Times New Roman"/>
          <w:kern w:val="2"/>
          <w:szCs w:val="20"/>
        </w:rPr>
        <w:t xml:space="preserve"> </w:t>
      </w:r>
      <w:r w:rsidR="00E757C7" w:rsidRPr="0011124D">
        <w:rPr>
          <w:rFonts w:ascii="Times New Roman" w:eastAsia="SimSun" w:hAnsi="Times New Roman"/>
          <w:kern w:val="2"/>
          <w:szCs w:val="20"/>
        </w:rPr>
        <w:t>Chair</w:t>
      </w:r>
      <w:r w:rsidR="0033085B" w:rsidRPr="0011124D">
        <w:rPr>
          <w:rFonts w:ascii="Times New Roman" w:eastAsia="SimSun" w:hAnsi="Times New Roman"/>
          <w:kern w:val="2"/>
          <w:szCs w:val="20"/>
        </w:rPr>
        <w:t>)</w:t>
      </w:r>
      <w:r w:rsidR="00233210" w:rsidRPr="0011124D">
        <w:rPr>
          <w:rFonts w:ascii="Times New Roman" w:eastAsia="SimSun" w:hAnsi="Times New Roman"/>
          <w:kern w:val="2"/>
          <w:szCs w:val="20"/>
        </w:rPr>
        <w:t xml:space="preserve"> </w:t>
      </w:r>
      <w:r w:rsidR="00D21E26" w:rsidRPr="0011124D">
        <w:rPr>
          <w:rFonts w:ascii="Times New Roman" w:eastAsia="SimSun" w:hAnsi="Times New Roman"/>
          <w:kern w:val="2"/>
          <w:szCs w:val="20"/>
        </w:rPr>
        <w:t>kicked</w:t>
      </w:r>
      <w:r w:rsidR="00233210" w:rsidRPr="0011124D">
        <w:rPr>
          <w:rFonts w:ascii="Times New Roman" w:eastAsia="SimSun" w:hAnsi="Times New Roman"/>
          <w:kern w:val="2"/>
          <w:szCs w:val="20"/>
        </w:rPr>
        <w:t xml:space="preserve"> </w:t>
      </w:r>
      <w:r w:rsidR="00D21E26" w:rsidRPr="0011124D">
        <w:rPr>
          <w:rFonts w:ascii="Times New Roman" w:eastAsia="SimSun" w:hAnsi="Times New Roman"/>
          <w:kern w:val="2"/>
          <w:szCs w:val="20"/>
        </w:rPr>
        <w:t>off</w:t>
      </w:r>
      <w:r w:rsidR="00233210" w:rsidRPr="0011124D">
        <w:rPr>
          <w:rFonts w:ascii="Times New Roman" w:eastAsia="SimSun" w:hAnsi="Times New Roman"/>
          <w:kern w:val="2"/>
          <w:szCs w:val="20"/>
        </w:rPr>
        <w:t xml:space="preserve"> </w:t>
      </w:r>
      <w:r w:rsidR="00D21E26" w:rsidRPr="0011124D">
        <w:rPr>
          <w:rFonts w:ascii="Times New Roman" w:eastAsia="SimSun" w:hAnsi="Times New Roman"/>
          <w:kern w:val="2"/>
          <w:szCs w:val="20"/>
        </w:rPr>
        <w:t>the</w:t>
      </w:r>
      <w:r w:rsidR="00233210" w:rsidRPr="0011124D">
        <w:rPr>
          <w:rFonts w:ascii="Times New Roman" w:eastAsia="SimSun" w:hAnsi="Times New Roman"/>
          <w:kern w:val="2"/>
          <w:szCs w:val="20"/>
        </w:rPr>
        <w:t xml:space="preserve"> </w:t>
      </w:r>
      <w:r w:rsidRPr="0011124D">
        <w:rPr>
          <w:rFonts w:ascii="Times New Roman" w:eastAsia="SimSun" w:hAnsi="Times New Roman"/>
          <w:kern w:val="2"/>
          <w:szCs w:val="20"/>
        </w:rPr>
        <w:t>RAN</w:t>
      </w:r>
      <w:r w:rsidR="00233210" w:rsidRPr="0011124D">
        <w:rPr>
          <w:rFonts w:ascii="Times New Roman" w:eastAsia="SimSun" w:hAnsi="Times New Roman"/>
          <w:kern w:val="2"/>
          <w:szCs w:val="20"/>
        </w:rPr>
        <w:t xml:space="preserve"> </w:t>
      </w:r>
      <w:r w:rsidRPr="0011124D">
        <w:rPr>
          <w:rFonts w:ascii="Times New Roman" w:eastAsia="SimSun" w:hAnsi="Times New Roman"/>
          <w:kern w:val="2"/>
          <w:szCs w:val="20"/>
        </w:rPr>
        <w:t>WG1</w:t>
      </w:r>
      <w:r w:rsidR="00866BB5" w:rsidRPr="0011124D">
        <w:rPr>
          <w:rFonts w:ascii="Times New Roman" w:eastAsia="SimSun" w:hAnsi="Times New Roman"/>
          <w:kern w:val="2"/>
          <w:szCs w:val="20"/>
        </w:rPr>
        <w:t>#10</w:t>
      </w:r>
      <w:r w:rsidR="00FA0A37">
        <w:rPr>
          <w:rFonts w:ascii="Times New Roman" w:eastAsia="SimSun" w:hAnsi="Times New Roman"/>
          <w:kern w:val="2"/>
          <w:szCs w:val="20"/>
        </w:rPr>
        <w:t>9</w:t>
      </w:r>
      <w:r w:rsidR="00866BB5" w:rsidRPr="0011124D">
        <w:rPr>
          <w:rFonts w:ascii="Times New Roman" w:eastAsia="SimSun" w:hAnsi="Times New Roman"/>
          <w:kern w:val="2"/>
          <w:szCs w:val="20"/>
        </w:rPr>
        <w:t>-e</w:t>
      </w:r>
      <w:r w:rsidR="00233210" w:rsidRPr="0011124D">
        <w:rPr>
          <w:rFonts w:ascii="Times New Roman" w:eastAsia="SimSun" w:hAnsi="Times New Roman"/>
          <w:kern w:val="2"/>
          <w:szCs w:val="20"/>
        </w:rPr>
        <w:t xml:space="preserve"> </w:t>
      </w:r>
      <w:r w:rsidRPr="0011124D">
        <w:rPr>
          <w:rFonts w:ascii="Times New Roman" w:eastAsia="SimSun" w:hAnsi="Times New Roman"/>
          <w:kern w:val="2"/>
          <w:szCs w:val="20"/>
        </w:rPr>
        <w:t>meeting</w:t>
      </w:r>
      <w:r w:rsidR="00233210" w:rsidRPr="0011124D">
        <w:rPr>
          <w:rFonts w:ascii="Times New Roman" w:eastAsia="SimSun" w:hAnsi="Times New Roman"/>
          <w:kern w:val="2"/>
          <w:szCs w:val="20"/>
        </w:rPr>
        <w:t xml:space="preserve"> </w:t>
      </w:r>
      <w:r w:rsidR="00D21E26" w:rsidRPr="0011124D">
        <w:rPr>
          <w:rFonts w:ascii="Times New Roman" w:eastAsia="SimSun" w:hAnsi="Times New Roman"/>
          <w:kern w:val="2"/>
          <w:szCs w:val="20"/>
        </w:rPr>
        <w:t>by</w:t>
      </w:r>
      <w:r w:rsidR="00233210" w:rsidRPr="0011124D">
        <w:rPr>
          <w:rFonts w:ascii="Times New Roman" w:eastAsia="SimSun" w:hAnsi="Times New Roman"/>
          <w:kern w:val="2"/>
          <w:szCs w:val="20"/>
        </w:rPr>
        <w:t xml:space="preserve"> </w:t>
      </w:r>
      <w:r w:rsidR="00D21E26" w:rsidRPr="0011124D">
        <w:rPr>
          <w:rFonts w:ascii="Times New Roman" w:eastAsia="SimSun" w:hAnsi="Times New Roman"/>
          <w:kern w:val="2"/>
          <w:szCs w:val="20"/>
        </w:rPr>
        <w:t>email</w:t>
      </w:r>
      <w:r w:rsidR="00233210" w:rsidRPr="0011124D">
        <w:rPr>
          <w:rFonts w:ascii="Times New Roman" w:eastAsia="SimSun" w:hAnsi="Times New Roman"/>
          <w:kern w:val="2"/>
          <w:szCs w:val="20"/>
        </w:rPr>
        <w:t xml:space="preserve"> </w:t>
      </w:r>
      <w:r w:rsidR="00D21E26" w:rsidRPr="0011124D">
        <w:rPr>
          <w:rFonts w:ascii="Times New Roman" w:eastAsia="SimSun" w:hAnsi="Times New Roman"/>
          <w:kern w:val="2"/>
          <w:szCs w:val="20"/>
        </w:rPr>
        <w:t>posted</w:t>
      </w:r>
      <w:r w:rsidR="00233210" w:rsidRPr="0011124D">
        <w:rPr>
          <w:rFonts w:ascii="Times New Roman" w:eastAsia="SimSun" w:hAnsi="Times New Roman"/>
          <w:kern w:val="2"/>
          <w:szCs w:val="20"/>
        </w:rPr>
        <w:t xml:space="preserve"> </w:t>
      </w:r>
      <w:r w:rsidR="00D21E26" w:rsidRPr="0011124D">
        <w:rPr>
          <w:rFonts w:ascii="Times New Roman" w:eastAsia="SimSun" w:hAnsi="Times New Roman"/>
          <w:kern w:val="2"/>
          <w:szCs w:val="20"/>
        </w:rPr>
        <w:t>on</w:t>
      </w:r>
      <w:r w:rsidR="00233210" w:rsidRPr="0011124D">
        <w:rPr>
          <w:rFonts w:ascii="Times New Roman" w:eastAsia="SimSun" w:hAnsi="Times New Roman"/>
          <w:kern w:val="2"/>
          <w:szCs w:val="20"/>
        </w:rPr>
        <w:t xml:space="preserve"> </w:t>
      </w:r>
      <w:r w:rsidR="00D02243">
        <w:rPr>
          <w:rFonts w:ascii="Times New Roman" w:eastAsia="SimSun" w:hAnsi="Times New Roman"/>
          <w:kern w:val="2"/>
          <w:szCs w:val="20"/>
        </w:rPr>
        <w:t>May 8</w:t>
      </w:r>
      <w:r w:rsidR="00D02243" w:rsidRPr="00D02243">
        <w:rPr>
          <w:rFonts w:ascii="Times New Roman" w:eastAsia="SimSun" w:hAnsi="Times New Roman"/>
          <w:kern w:val="2"/>
          <w:szCs w:val="20"/>
          <w:vertAlign w:val="superscript"/>
        </w:rPr>
        <w:t>th</w:t>
      </w:r>
      <w:r w:rsidR="00D02243">
        <w:rPr>
          <w:rFonts w:ascii="Times New Roman" w:eastAsia="SimSun" w:hAnsi="Times New Roman"/>
          <w:kern w:val="2"/>
          <w:szCs w:val="20"/>
        </w:rPr>
        <w:t xml:space="preserve"> </w:t>
      </w:r>
      <w:r w:rsidR="007D3E62" w:rsidRPr="0011124D">
        <w:rPr>
          <w:rFonts w:ascii="Times New Roman" w:eastAsia="SimSun" w:hAnsi="Times New Roman"/>
          <w:kern w:val="2"/>
          <w:szCs w:val="20"/>
        </w:rPr>
        <w:t>(</w:t>
      </w:r>
      <w:r w:rsidR="00D02243">
        <w:rPr>
          <w:rFonts w:ascii="Times New Roman" w:eastAsia="SimSun" w:hAnsi="Times New Roman"/>
          <w:kern w:val="2"/>
          <w:szCs w:val="20"/>
        </w:rPr>
        <w:t>2</w:t>
      </w:r>
      <w:r w:rsidR="0011124D" w:rsidRPr="0011124D">
        <w:rPr>
          <w:rFonts w:ascii="Times New Roman" w:eastAsia="SimSun" w:hAnsi="Times New Roman"/>
          <w:kern w:val="2"/>
          <w:szCs w:val="20"/>
        </w:rPr>
        <w:t>3</w:t>
      </w:r>
      <w:r w:rsidR="004D51DC" w:rsidRPr="0011124D">
        <w:rPr>
          <w:rFonts w:ascii="Times New Roman" w:eastAsia="SimSun" w:hAnsi="Times New Roman"/>
          <w:kern w:val="2"/>
          <w:szCs w:val="20"/>
        </w:rPr>
        <w:t>:</w:t>
      </w:r>
      <w:r w:rsidR="00D02243">
        <w:rPr>
          <w:rFonts w:ascii="Times New Roman" w:eastAsia="SimSun" w:hAnsi="Times New Roman"/>
          <w:kern w:val="2"/>
          <w:szCs w:val="20"/>
        </w:rPr>
        <w:t>25</w:t>
      </w:r>
      <w:r w:rsidR="004D51DC" w:rsidRPr="0011124D">
        <w:t xml:space="preserve"> UTC</w:t>
      </w:r>
      <w:r w:rsidR="007D3E62" w:rsidRPr="0011124D">
        <w:t>)</w:t>
      </w:r>
      <w:r w:rsidR="00E757C7" w:rsidRPr="0011124D">
        <w:t xml:space="preserve"> </w:t>
      </w:r>
      <w:r w:rsidR="00D21E26" w:rsidRPr="0011124D">
        <w:rPr>
          <w:rFonts w:ascii="Times New Roman" w:eastAsia="SimSun" w:hAnsi="Times New Roman"/>
          <w:kern w:val="2"/>
          <w:szCs w:val="20"/>
        </w:rPr>
        <w:t>to</w:t>
      </w:r>
      <w:r w:rsidR="00233210" w:rsidRPr="0011124D">
        <w:rPr>
          <w:rFonts w:ascii="Times New Roman" w:eastAsia="SimSun" w:hAnsi="Times New Roman"/>
          <w:kern w:val="2"/>
          <w:szCs w:val="20"/>
        </w:rPr>
        <w:t xml:space="preserve"> </w:t>
      </w:r>
      <w:r w:rsidR="00D21E26" w:rsidRPr="0011124D">
        <w:rPr>
          <w:rFonts w:ascii="Times New Roman" w:eastAsia="SimSun" w:hAnsi="Times New Roman"/>
          <w:kern w:val="2"/>
          <w:szCs w:val="20"/>
        </w:rPr>
        <w:t>RAN1</w:t>
      </w:r>
      <w:r w:rsidR="00233210" w:rsidRPr="0011124D">
        <w:rPr>
          <w:rFonts w:ascii="Times New Roman" w:eastAsia="SimSun" w:hAnsi="Times New Roman"/>
          <w:kern w:val="2"/>
          <w:szCs w:val="20"/>
        </w:rPr>
        <w:t xml:space="preserve"> </w:t>
      </w:r>
      <w:r w:rsidR="00D21E26" w:rsidRPr="0011124D">
        <w:rPr>
          <w:rFonts w:ascii="Times New Roman" w:eastAsia="SimSun" w:hAnsi="Times New Roman"/>
          <w:kern w:val="2"/>
          <w:szCs w:val="20"/>
        </w:rPr>
        <w:t>email</w:t>
      </w:r>
      <w:r w:rsidR="00233210" w:rsidRPr="0011124D">
        <w:rPr>
          <w:rFonts w:ascii="Times New Roman" w:eastAsia="SimSun" w:hAnsi="Times New Roman"/>
          <w:kern w:val="2"/>
          <w:szCs w:val="20"/>
        </w:rPr>
        <w:t xml:space="preserve"> </w:t>
      </w:r>
      <w:r w:rsidR="00D21E26" w:rsidRPr="0011124D">
        <w:rPr>
          <w:rFonts w:ascii="Times New Roman" w:eastAsia="SimSun" w:hAnsi="Times New Roman"/>
          <w:kern w:val="2"/>
          <w:szCs w:val="20"/>
        </w:rPr>
        <w:t>exploder.</w:t>
      </w:r>
      <w:r w:rsidR="00F6326F" w:rsidRPr="0011124D">
        <w:rPr>
          <w:rFonts w:ascii="Times New Roman" w:eastAsia="SimSun" w:hAnsi="Times New Roman"/>
          <w:kern w:val="2"/>
          <w:szCs w:val="20"/>
        </w:rPr>
        <w:t xml:space="preserve"> The official starting time of RAN1</w:t>
      </w:r>
      <w:r w:rsidR="00866BB5" w:rsidRPr="0011124D">
        <w:rPr>
          <w:rFonts w:ascii="Times New Roman" w:eastAsia="SimSun" w:hAnsi="Times New Roman"/>
          <w:kern w:val="2"/>
          <w:szCs w:val="20"/>
        </w:rPr>
        <w:t>#10</w:t>
      </w:r>
      <w:r w:rsidR="00FA0A37">
        <w:rPr>
          <w:rFonts w:ascii="Times New Roman" w:eastAsia="SimSun" w:hAnsi="Times New Roman"/>
          <w:kern w:val="2"/>
          <w:szCs w:val="20"/>
        </w:rPr>
        <w:t>9</w:t>
      </w:r>
      <w:r w:rsidR="00866BB5" w:rsidRPr="0011124D">
        <w:rPr>
          <w:rFonts w:ascii="Times New Roman" w:eastAsia="SimSun" w:hAnsi="Times New Roman"/>
          <w:kern w:val="2"/>
          <w:szCs w:val="20"/>
        </w:rPr>
        <w:t>-e</w:t>
      </w:r>
      <w:r w:rsidR="00F6326F" w:rsidRPr="0011124D">
        <w:rPr>
          <w:rFonts w:ascii="Times New Roman" w:eastAsia="SimSun" w:hAnsi="Times New Roman"/>
          <w:kern w:val="2"/>
          <w:szCs w:val="20"/>
        </w:rPr>
        <w:t xml:space="preserve"> was scheduled </w:t>
      </w:r>
      <w:r w:rsidR="00D1733D" w:rsidRPr="0011124D">
        <w:rPr>
          <w:rFonts w:ascii="Times New Roman" w:eastAsia="SimSun" w:hAnsi="Times New Roman"/>
          <w:kern w:val="2"/>
          <w:szCs w:val="20"/>
        </w:rPr>
        <w:t xml:space="preserve">Monday </w:t>
      </w:r>
      <w:r w:rsidR="00FA0A37">
        <w:rPr>
          <w:rFonts w:ascii="Times New Roman" w:eastAsia="SimSun" w:hAnsi="Times New Roman"/>
          <w:kern w:val="2"/>
          <w:szCs w:val="20"/>
        </w:rPr>
        <w:t>May 9</w:t>
      </w:r>
      <w:r w:rsidR="00FA0A37" w:rsidRPr="00FA0A37">
        <w:rPr>
          <w:rFonts w:ascii="Times New Roman" w:eastAsia="SimSun" w:hAnsi="Times New Roman"/>
          <w:kern w:val="2"/>
          <w:szCs w:val="20"/>
          <w:vertAlign w:val="superscript"/>
        </w:rPr>
        <w:t>th</w:t>
      </w:r>
      <w:r w:rsidR="00D1733D" w:rsidRPr="0011124D">
        <w:rPr>
          <w:rFonts w:ascii="Times New Roman" w:eastAsia="SimSun" w:hAnsi="Times New Roman"/>
          <w:kern w:val="2"/>
          <w:szCs w:val="20"/>
        </w:rPr>
        <w:t>,</w:t>
      </w:r>
      <w:r w:rsidR="00F6326F" w:rsidRPr="0011124D">
        <w:rPr>
          <w:rFonts w:ascii="Times New Roman" w:eastAsia="SimSun" w:hAnsi="Times New Roman"/>
          <w:kern w:val="2"/>
          <w:szCs w:val="20"/>
        </w:rPr>
        <w:t xml:space="preserve"> 09:00 AM UTC.</w:t>
      </w:r>
    </w:p>
    <w:p w14:paraId="5C715494" w14:textId="77777777" w:rsidR="00E757C7" w:rsidRDefault="00E757C7" w:rsidP="00D21E26">
      <w:pPr>
        <w:rPr>
          <w:rFonts w:ascii="Times New Roman" w:eastAsia="SimSun" w:hAnsi="Times New Roman"/>
          <w:kern w:val="2"/>
          <w:szCs w:val="20"/>
        </w:rPr>
      </w:pPr>
    </w:p>
    <w:p w14:paraId="760F17C0" w14:textId="680CE69C" w:rsidR="00737BE1" w:rsidRDefault="00D21E26" w:rsidP="00D21E26">
      <w:pPr>
        <w:rPr>
          <w:szCs w:val="20"/>
        </w:rPr>
      </w:pPr>
      <w:r w:rsidRPr="003A0B6F">
        <w:rPr>
          <w:szCs w:val="20"/>
        </w:rPr>
        <w:t>RAN1</w:t>
      </w:r>
      <w:r w:rsidR="00233210">
        <w:rPr>
          <w:szCs w:val="20"/>
        </w:rPr>
        <w:t xml:space="preserve"> </w:t>
      </w:r>
      <w:r>
        <w:rPr>
          <w:szCs w:val="20"/>
        </w:rPr>
        <w:t>participants</w:t>
      </w:r>
      <w:r w:rsidR="00233210">
        <w:rPr>
          <w:szCs w:val="20"/>
        </w:rPr>
        <w:t xml:space="preserve"> </w:t>
      </w:r>
      <w:r w:rsidR="000935CD">
        <w:rPr>
          <w:szCs w:val="20"/>
        </w:rPr>
        <w:t>are</w:t>
      </w:r>
      <w:r w:rsidR="00233210">
        <w:rPr>
          <w:szCs w:val="20"/>
        </w:rPr>
        <w:t xml:space="preserve"> </w:t>
      </w:r>
      <w:r w:rsidR="000935CD">
        <w:rPr>
          <w:szCs w:val="20"/>
        </w:rPr>
        <w:t>invited</w:t>
      </w:r>
      <w:r w:rsidR="00233210">
        <w:rPr>
          <w:szCs w:val="20"/>
        </w:rPr>
        <w:t xml:space="preserve"> </w:t>
      </w:r>
      <w:r>
        <w:rPr>
          <w:szCs w:val="20"/>
        </w:rPr>
        <w:t>to</w:t>
      </w:r>
      <w:r w:rsidR="00233210">
        <w:rPr>
          <w:szCs w:val="20"/>
        </w:rPr>
        <w:t xml:space="preserve"> </w:t>
      </w:r>
      <w:r>
        <w:rPr>
          <w:szCs w:val="20"/>
        </w:rPr>
        <w:t>read</w:t>
      </w:r>
      <w:r w:rsidR="00233210">
        <w:rPr>
          <w:szCs w:val="20"/>
        </w:rPr>
        <w:t xml:space="preserve"> </w:t>
      </w:r>
      <w:r>
        <w:rPr>
          <w:szCs w:val="20"/>
        </w:rPr>
        <w:t>carefully</w:t>
      </w:r>
      <w:r w:rsidR="00233210">
        <w:rPr>
          <w:szCs w:val="20"/>
        </w:rPr>
        <w:t xml:space="preserve"> </w:t>
      </w:r>
      <w:r w:rsidRPr="003A0B6F">
        <w:rPr>
          <w:szCs w:val="20"/>
        </w:rPr>
        <w:t>the</w:t>
      </w:r>
      <w:r w:rsidR="00233210">
        <w:rPr>
          <w:szCs w:val="20"/>
        </w:rPr>
        <w:t xml:space="preserve"> </w:t>
      </w:r>
      <w:r>
        <w:rPr>
          <w:szCs w:val="20"/>
        </w:rPr>
        <w:t>different</w:t>
      </w:r>
      <w:r w:rsidR="00233210">
        <w:rPr>
          <w:szCs w:val="20"/>
        </w:rPr>
        <w:t xml:space="preserve"> </w:t>
      </w:r>
      <w:r>
        <w:rPr>
          <w:szCs w:val="20"/>
        </w:rPr>
        <w:t>statements</w:t>
      </w:r>
      <w:r w:rsidR="00233210">
        <w:rPr>
          <w:szCs w:val="20"/>
        </w:rPr>
        <w:t xml:space="preserve"> </w:t>
      </w:r>
      <w:r>
        <w:rPr>
          <w:szCs w:val="20"/>
        </w:rPr>
        <w:t>made</w:t>
      </w:r>
      <w:r w:rsidR="00233210">
        <w:rPr>
          <w:szCs w:val="20"/>
        </w:rPr>
        <w:t xml:space="preserve"> </w:t>
      </w:r>
      <w:r>
        <w:rPr>
          <w:szCs w:val="20"/>
        </w:rPr>
        <w:t>under</w:t>
      </w:r>
      <w:r w:rsidR="00233210">
        <w:rPr>
          <w:szCs w:val="20"/>
        </w:rPr>
        <w:t xml:space="preserve"> </w:t>
      </w:r>
      <w:r>
        <w:rPr>
          <w:szCs w:val="20"/>
        </w:rPr>
        <w:t>agenda</w:t>
      </w:r>
      <w:r w:rsidR="00233210">
        <w:rPr>
          <w:szCs w:val="20"/>
        </w:rPr>
        <w:t xml:space="preserve"> </w:t>
      </w:r>
      <w:r>
        <w:rPr>
          <w:szCs w:val="20"/>
        </w:rPr>
        <w:t>1,</w:t>
      </w:r>
      <w:r w:rsidR="00233210">
        <w:rPr>
          <w:szCs w:val="20"/>
        </w:rPr>
        <w:t xml:space="preserve"> </w:t>
      </w:r>
      <w:r>
        <w:rPr>
          <w:szCs w:val="20"/>
        </w:rPr>
        <w:t>as</w:t>
      </w:r>
      <w:r w:rsidR="00233210">
        <w:rPr>
          <w:szCs w:val="20"/>
        </w:rPr>
        <w:t xml:space="preserve"> </w:t>
      </w:r>
      <w:r>
        <w:rPr>
          <w:szCs w:val="20"/>
        </w:rPr>
        <w:t>if</w:t>
      </w:r>
      <w:r w:rsidR="00233210">
        <w:rPr>
          <w:szCs w:val="20"/>
        </w:rPr>
        <w:t xml:space="preserve"> </w:t>
      </w:r>
      <w:r>
        <w:rPr>
          <w:szCs w:val="20"/>
        </w:rPr>
        <w:t>in</w:t>
      </w:r>
      <w:r w:rsidR="00233210">
        <w:rPr>
          <w:szCs w:val="20"/>
        </w:rPr>
        <w:t xml:space="preserve"> </w:t>
      </w:r>
      <w:r>
        <w:rPr>
          <w:szCs w:val="20"/>
        </w:rPr>
        <w:t>a</w:t>
      </w:r>
      <w:r w:rsidR="00233210">
        <w:rPr>
          <w:szCs w:val="20"/>
        </w:rPr>
        <w:t xml:space="preserve"> </w:t>
      </w:r>
      <w:r>
        <w:rPr>
          <w:szCs w:val="20"/>
        </w:rPr>
        <w:t>physical</w:t>
      </w:r>
      <w:r w:rsidR="00233210">
        <w:rPr>
          <w:szCs w:val="20"/>
        </w:rPr>
        <w:t xml:space="preserve"> </w:t>
      </w:r>
      <w:r>
        <w:rPr>
          <w:szCs w:val="20"/>
        </w:rPr>
        <w:t>meeting</w:t>
      </w:r>
      <w:r w:rsidR="00737BE1">
        <w:rPr>
          <w:szCs w:val="20"/>
        </w:rPr>
        <w:t>.</w:t>
      </w:r>
    </w:p>
    <w:p w14:paraId="7B80F839" w14:textId="2969505B" w:rsidR="00D20E30" w:rsidRPr="000B1042" w:rsidRDefault="00D20E30" w:rsidP="00F53049">
      <w:pPr>
        <w:pStyle w:val="Heading2"/>
      </w:pPr>
      <w:bookmarkStart w:id="3" w:name="_Toc105521284"/>
      <w:r w:rsidRPr="000B1042">
        <w:t>Call</w:t>
      </w:r>
      <w:r w:rsidR="00233210">
        <w:t xml:space="preserve"> </w:t>
      </w:r>
      <w:r w:rsidRPr="000B1042">
        <w:t>for</w:t>
      </w:r>
      <w:r w:rsidR="00233210">
        <w:t xml:space="preserve"> </w:t>
      </w:r>
      <w:r w:rsidRPr="000B1042">
        <w:t>IPR</w:t>
      </w:r>
      <w:bookmarkEnd w:id="3"/>
    </w:p>
    <w:p w14:paraId="11D7EB2E" w14:textId="54D67745" w:rsidR="00767A8D" w:rsidRPr="000B1042" w:rsidRDefault="00767A8D" w:rsidP="00767A8D">
      <w:pPr>
        <w:rPr>
          <w:rFonts w:ascii="Times New Roman" w:hAnsi="Times New Roman"/>
          <w:i/>
          <w:szCs w:val="20"/>
        </w:rPr>
      </w:pPr>
      <w:r w:rsidRPr="000B1042">
        <w:rPr>
          <w:rFonts w:ascii="Times New Roman" w:hAnsi="Times New Roman"/>
          <w:i/>
          <w:szCs w:val="20"/>
        </w:rPr>
        <w:t>The</w:t>
      </w:r>
      <w:r w:rsidR="00233210">
        <w:rPr>
          <w:rFonts w:ascii="Times New Roman" w:hAnsi="Times New Roman"/>
          <w:i/>
          <w:szCs w:val="20"/>
        </w:rPr>
        <w:t xml:space="preserve"> </w:t>
      </w:r>
      <w:r w:rsidRPr="000B1042">
        <w:rPr>
          <w:rFonts w:ascii="Times New Roman" w:hAnsi="Times New Roman"/>
          <w:i/>
          <w:szCs w:val="20"/>
        </w:rPr>
        <w:t>attention</w:t>
      </w:r>
      <w:r w:rsidR="00233210">
        <w:rPr>
          <w:rFonts w:ascii="Times New Roman" w:hAnsi="Times New Roman"/>
          <w:i/>
          <w:szCs w:val="20"/>
        </w:rPr>
        <w:t xml:space="preserve"> </w:t>
      </w:r>
      <w:r w:rsidRPr="000B1042">
        <w:rPr>
          <w:rFonts w:ascii="Times New Roman" w:hAnsi="Times New Roman"/>
          <w:i/>
          <w:szCs w:val="20"/>
        </w:rPr>
        <w:t>of</w:t>
      </w:r>
      <w:r w:rsidR="00233210">
        <w:rPr>
          <w:rFonts w:ascii="Times New Roman" w:hAnsi="Times New Roman"/>
          <w:i/>
          <w:szCs w:val="20"/>
        </w:rPr>
        <w:t xml:space="preserve"> </w:t>
      </w:r>
      <w:r w:rsidRPr="000B1042">
        <w:rPr>
          <w:rFonts w:ascii="Times New Roman" w:hAnsi="Times New Roman"/>
          <w:i/>
          <w:szCs w:val="20"/>
        </w:rPr>
        <w:t>the</w:t>
      </w:r>
      <w:r w:rsidR="00233210">
        <w:rPr>
          <w:rFonts w:ascii="Times New Roman" w:hAnsi="Times New Roman"/>
          <w:i/>
          <w:szCs w:val="20"/>
        </w:rPr>
        <w:t xml:space="preserve"> </w:t>
      </w:r>
      <w:r w:rsidR="00DC6325" w:rsidRPr="00DC6325">
        <w:rPr>
          <w:rFonts w:ascii="Times New Roman" w:hAnsi="Times New Roman"/>
          <w:i/>
          <w:szCs w:val="20"/>
        </w:rPr>
        <w:t>delegates</w:t>
      </w:r>
      <w:r w:rsidR="00233210">
        <w:rPr>
          <w:rFonts w:ascii="Times New Roman" w:hAnsi="Times New Roman"/>
          <w:i/>
          <w:szCs w:val="20"/>
        </w:rPr>
        <w:t xml:space="preserve"> </w:t>
      </w:r>
      <w:r w:rsidR="00DC6325" w:rsidRPr="00DC6325">
        <w:rPr>
          <w:rFonts w:ascii="Times New Roman" w:hAnsi="Times New Roman"/>
          <w:i/>
          <w:szCs w:val="20"/>
        </w:rPr>
        <w:t>to</w:t>
      </w:r>
      <w:r w:rsidR="00233210">
        <w:rPr>
          <w:rFonts w:ascii="Times New Roman" w:hAnsi="Times New Roman"/>
          <w:i/>
          <w:szCs w:val="20"/>
        </w:rPr>
        <w:t xml:space="preserve"> </w:t>
      </w:r>
      <w:r w:rsidR="00DC6325" w:rsidRPr="00DC6325">
        <w:rPr>
          <w:rFonts w:ascii="Times New Roman" w:hAnsi="Times New Roman"/>
          <w:i/>
          <w:szCs w:val="20"/>
        </w:rPr>
        <w:t>the</w:t>
      </w:r>
      <w:r w:rsidR="00233210">
        <w:rPr>
          <w:rFonts w:ascii="Times New Roman" w:hAnsi="Times New Roman"/>
          <w:i/>
          <w:szCs w:val="20"/>
        </w:rPr>
        <w:t xml:space="preserve"> </w:t>
      </w:r>
      <w:r w:rsidR="00DC6325" w:rsidRPr="00DC6325">
        <w:rPr>
          <w:rFonts w:ascii="Times New Roman" w:hAnsi="Times New Roman"/>
          <w:i/>
          <w:szCs w:val="20"/>
        </w:rPr>
        <w:t>meeting</w:t>
      </w:r>
      <w:r w:rsidR="00233210">
        <w:rPr>
          <w:rFonts w:ascii="Times New Roman" w:hAnsi="Times New Roman"/>
          <w:i/>
          <w:szCs w:val="20"/>
        </w:rPr>
        <w:t xml:space="preserve"> </w:t>
      </w:r>
      <w:r w:rsidRPr="000B1042">
        <w:rPr>
          <w:rFonts w:ascii="Times New Roman" w:hAnsi="Times New Roman"/>
          <w:i/>
          <w:szCs w:val="20"/>
        </w:rPr>
        <w:t>of</w:t>
      </w:r>
      <w:r w:rsidR="00233210">
        <w:rPr>
          <w:rFonts w:ascii="Times New Roman" w:hAnsi="Times New Roman"/>
          <w:i/>
          <w:szCs w:val="20"/>
        </w:rPr>
        <w:t xml:space="preserve"> </w:t>
      </w:r>
      <w:r w:rsidRPr="000B1042">
        <w:rPr>
          <w:rFonts w:ascii="Times New Roman" w:hAnsi="Times New Roman"/>
          <w:i/>
          <w:szCs w:val="20"/>
        </w:rPr>
        <w:t>this</w:t>
      </w:r>
      <w:r w:rsidR="00233210">
        <w:rPr>
          <w:rFonts w:ascii="Times New Roman" w:hAnsi="Times New Roman"/>
          <w:i/>
          <w:szCs w:val="20"/>
        </w:rPr>
        <w:t xml:space="preserve"> </w:t>
      </w:r>
      <w:r w:rsidRPr="000B1042">
        <w:rPr>
          <w:rFonts w:ascii="Times New Roman" w:hAnsi="Times New Roman"/>
          <w:i/>
          <w:szCs w:val="20"/>
        </w:rPr>
        <w:t>Technical</w:t>
      </w:r>
      <w:r w:rsidR="00233210">
        <w:rPr>
          <w:rFonts w:ascii="Times New Roman" w:hAnsi="Times New Roman"/>
          <w:i/>
          <w:szCs w:val="20"/>
        </w:rPr>
        <w:t xml:space="preserve"> </w:t>
      </w:r>
      <w:r w:rsidRPr="000B1042">
        <w:rPr>
          <w:rFonts w:ascii="Times New Roman" w:hAnsi="Times New Roman"/>
          <w:i/>
          <w:szCs w:val="20"/>
        </w:rPr>
        <w:t>Specification</w:t>
      </w:r>
      <w:r w:rsidR="00233210">
        <w:rPr>
          <w:rFonts w:ascii="Times New Roman" w:hAnsi="Times New Roman"/>
          <w:i/>
          <w:szCs w:val="20"/>
        </w:rPr>
        <w:t xml:space="preserve"> </w:t>
      </w:r>
      <w:r w:rsidRPr="000B1042">
        <w:rPr>
          <w:rFonts w:ascii="Times New Roman" w:hAnsi="Times New Roman"/>
          <w:i/>
          <w:szCs w:val="20"/>
        </w:rPr>
        <w:t>Group</w:t>
      </w:r>
      <w:r w:rsidR="00233210">
        <w:rPr>
          <w:rFonts w:ascii="Times New Roman" w:hAnsi="Times New Roman"/>
          <w:i/>
          <w:szCs w:val="20"/>
        </w:rPr>
        <w:t xml:space="preserve"> </w:t>
      </w:r>
      <w:r w:rsidRPr="000B1042">
        <w:rPr>
          <w:rFonts w:ascii="Times New Roman" w:hAnsi="Times New Roman"/>
          <w:i/>
          <w:szCs w:val="20"/>
        </w:rPr>
        <w:t>was</w:t>
      </w:r>
      <w:r w:rsidR="00233210">
        <w:rPr>
          <w:rFonts w:ascii="Times New Roman" w:hAnsi="Times New Roman"/>
          <w:i/>
          <w:szCs w:val="20"/>
        </w:rPr>
        <w:t xml:space="preserve"> </w:t>
      </w:r>
      <w:r w:rsidRPr="000B1042">
        <w:rPr>
          <w:rFonts w:ascii="Times New Roman" w:hAnsi="Times New Roman"/>
          <w:i/>
          <w:szCs w:val="20"/>
        </w:rPr>
        <w:t>drawn</w:t>
      </w:r>
      <w:r w:rsidR="00233210">
        <w:rPr>
          <w:rFonts w:ascii="Times New Roman" w:hAnsi="Times New Roman"/>
          <w:i/>
          <w:szCs w:val="20"/>
        </w:rPr>
        <w:t xml:space="preserve"> </w:t>
      </w:r>
      <w:r w:rsidRPr="000B1042">
        <w:rPr>
          <w:rFonts w:ascii="Times New Roman" w:hAnsi="Times New Roman"/>
          <w:i/>
          <w:szCs w:val="20"/>
        </w:rPr>
        <w:t>to</w:t>
      </w:r>
      <w:r w:rsidR="00233210">
        <w:rPr>
          <w:rFonts w:ascii="Times New Roman" w:hAnsi="Times New Roman"/>
          <w:i/>
          <w:szCs w:val="20"/>
        </w:rPr>
        <w:t xml:space="preserve"> </w:t>
      </w:r>
      <w:r w:rsidRPr="000B1042">
        <w:rPr>
          <w:rFonts w:ascii="Times New Roman" w:hAnsi="Times New Roman"/>
          <w:i/>
          <w:szCs w:val="20"/>
        </w:rPr>
        <w:t>the</w:t>
      </w:r>
      <w:r w:rsidR="00233210">
        <w:rPr>
          <w:rFonts w:ascii="Times New Roman" w:hAnsi="Times New Roman"/>
          <w:i/>
          <w:szCs w:val="20"/>
        </w:rPr>
        <w:t xml:space="preserve"> </w:t>
      </w:r>
      <w:r w:rsidRPr="000B1042">
        <w:rPr>
          <w:rFonts w:ascii="Times New Roman" w:hAnsi="Times New Roman"/>
          <w:i/>
          <w:szCs w:val="20"/>
        </w:rPr>
        <w:t>fact</w:t>
      </w:r>
      <w:r w:rsidR="00233210">
        <w:rPr>
          <w:rFonts w:ascii="Times New Roman" w:hAnsi="Times New Roman"/>
          <w:i/>
          <w:szCs w:val="20"/>
        </w:rPr>
        <w:t xml:space="preserve"> </w:t>
      </w:r>
      <w:r w:rsidRPr="000B1042">
        <w:rPr>
          <w:rFonts w:ascii="Times New Roman" w:hAnsi="Times New Roman"/>
          <w:b/>
          <w:bCs/>
          <w:i/>
          <w:szCs w:val="20"/>
        </w:rPr>
        <w:t>that</w:t>
      </w:r>
      <w:r w:rsidR="00233210">
        <w:rPr>
          <w:rFonts w:ascii="Times New Roman" w:hAnsi="Times New Roman"/>
          <w:b/>
          <w:bCs/>
          <w:i/>
          <w:szCs w:val="20"/>
        </w:rPr>
        <w:t xml:space="preserve"> </w:t>
      </w:r>
      <w:r w:rsidRPr="000B1042">
        <w:rPr>
          <w:rFonts w:ascii="Times New Roman" w:hAnsi="Times New Roman"/>
          <w:b/>
          <w:bCs/>
          <w:i/>
          <w:szCs w:val="20"/>
        </w:rPr>
        <w:t>3GPP</w:t>
      </w:r>
      <w:r w:rsidR="00233210">
        <w:rPr>
          <w:rFonts w:ascii="Times New Roman" w:hAnsi="Times New Roman"/>
          <w:b/>
          <w:bCs/>
          <w:i/>
          <w:szCs w:val="20"/>
        </w:rPr>
        <w:t xml:space="preserve"> </w:t>
      </w:r>
      <w:r w:rsidRPr="000B1042">
        <w:rPr>
          <w:rFonts w:ascii="Times New Roman" w:hAnsi="Times New Roman"/>
          <w:b/>
          <w:bCs/>
          <w:i/>
          <w:szCs w:val="20"/>
        </w:rPr>
        <w:t>Individual</w:t>
      </w:r>
      <w:r w:rsidR="00233210">
        <w:rPr>
          <w:rFonts w:ascii="Times New Roman" w:hAnsi="Times New Roman"/>
          <w:b/>
          <w:bCs/>
          <w:i/>
          <w:szCs w:val="20"/>
        </w:rPr>
        <w:t xml:space="preserve"> </w:t>
      </w:r>
      <w:r w:rsidRPr="000B1042">
        <w:rPr>
          <w:rFonts w:ascii="Times New Roman" w:hAnsi="Times New Roman"/>
          <w:b/>
          <w:bCs/>
          <w:i/>
          <w:szCs w:val="20"/>
        </w:rPr>
        <w:t>Members</w:t>
      </w:r>
      <w:r w:rsidR="00233210">
        <w:rPr>
          <w:rFonts w:ascii="Times New Roman" w:hAnsi="Times New Roman"/>
          <w:b/>
          <w:bCs/>
          <w:i/>
          <w:szCs w:val="20"/>
        </w:rPr>
        <w:t xml:space="preserve"> </w:t>
      </w:r>
      <w:r w:rsidRPr="000B1042">
        <w:rPr>
          <w:rFonts w:ascii="Times New Roman" w:hAnsi="Times New Roman"/>
          <w:b/>
          <w:bCs/>
          <w:i/>
          <w:szCs w:val="20"/>
        </w:rPr>
        <w:t>have</w:t>
      </w:r>
      <w:r w:rsidR="00233210">
        <w:rPr>
          <w:rFonts w:ascii="Times New Roman" w:hAnsi="Times New Roman"/>
          <w:b/>
          <w:bCs/>
          <w:i/>
          <w:szCs w:val="20"/>
        </w:rPr>
        <w:t xml:space="preserve"> </w:t>
      </w:r>
      <w:r w:rsidRPr="000B1042">
        <w:rPr>
          <w:rFonts w:ascii="Times New Roman" w:hAnsi="Times New Roman"/>
          <w:b/>
          <w:bCs/>
          <w:i/>
          <w:szCs w:val="20"/>
        </w:rPr>
        <w:t>the</w:t>
      </w:r>
      <w:r w:rsidR="00233210">
        <w:rPr>
          <w:rFonts w:ascii="Times New Roman" w:hAnsi="Times New Roman"/>
          <w:b/>
          <w:bCs/>
          <w:i/>
          <w:szCs w:val="20"/>
        </w:rPr>
        <w:t xml:space="preserve"> </w:t>
      </w:r>
      <w:r w:rsidRPr="000B1042">
        <w:rPr>
          <w:rFonts w:ascii="Times New Roman" w:hAnsi="Times New Roman"/>
          <w:b/>
          <w:bCs/>
          <w:i/>
          <w:szCs w:val="20"/>
        </w:rPr>
        <w:t>obligation</w:t>
      </w:r>
      <w:r w:rsidR="00233210">
        <w:rPr>
          <w:rFonts w:ascii="Times New Roman" w:hAnsi="Times New Roman"/>
          <w:i/>
          <w:szCs w:val="20"/>
        </w:rPr>
        <w:t xml:space="preserve"> </w:t>
      </w:r>
      <w:r w:rsidRPr="000B1042">
        <w:rPr>
          <w:rFonts w:ascii="Times New Roman" w:hAnsi="Times New Roman"/>
          <w:i/>
          <w:szCs w:val="20"/>
        </w:rPr>
        <w:t>under</w:t>
      </w:r>
      <w:r w:rsidR="00233210">
        <w:rPr>
          <w:rFonts w:ascii="Times New Roman" w:hAnsi="Times New Roman"/>
          <w:i/>
          <w:szCs w:val="20"/>
        </w:rPr>
        <w:t xml:space="preserve"> </w:t>
      </w:r>
      <w:r w:rsidRPr="000B1042">
        <w:rPr>
          <w:rFonts w:ascii="Times New Roman" w:hAnsi="Times New Roman"/>
          <w:i/>
          <w:szCs w:val="20"/>
        </w:rPr>
        <w:t>the</w:t>
      </w:r>
      <w:r w:rsidR="00233210">
        <w:rPr>
          <w:rFonts w:ascii="Times New Roman" w:hAnsi="Times New Roman"/>
          <w:i/>
          <w:szCs w:val="20"/>
        </w:rPr>
        <w:t xml:space="preserve"> </w:t>
      </w:r>
      <w:r w:rsidRPr="000B1042">
        <w:rPr>
          <w:rFonts w:ascii="Times New Roman" w:hAnsi="Times New Roman"/>
          <w:i/>
          <w:szCs w:val="20"/>
        </w:rPr>
        <w:t>IPR</w:t>
      </w:r>
      <w:r w:rsidR="00233210">
        <w:rPr>
          <w:rFonts w:ascii="Times New Roman" w:hAnsi="Times New Roman"/>
          <w:i/>
          <w:szCs w:val="20"/>
        </w:rPr>
        <w:t xml:space="preserve"> </w:t>
      </w:r>
      <w:r w:rsidRPr="000B1042">
        <w:rPr>
          <w:rFonts w:ascii="Times New Roman" w:hAnsi="Times New Roman"/>
          <w:i/>
          <w:szCs w:val="20"/>
        </w:rPr>
        <w:t>Policies</w:t>
      </w:r>
      <w:r w:rsidR="00233210">
        <w:rPr>
          <w:rFonts w:ascii="Times New Roman" w:hAnsi="Times New Roman"/>
          <w:i/>
          <w:szCs w:val="20"/>
        </w:rPr>
        <w:t xml:space="preserve"> </w:t>
      </w:r>
      <w:r w:rsidRPr="000B1042">
        <w:rPr>
          <w:rFonts w:ascii="Times New Roman" w:hAnsi="Times New Roman"/>
          <w:i/>
          <w:szCs w:val="20"/>
        </w:rPr>
        <w:t>of</w:t>
      </w:r>
      <w:r w:rsidR="00233210">
        <w:rPr>
          <w:rFonts w:ascii="Times New Roman" w:hAnsi="Times New Roman"/>
          <w:i/>
          <w:szCs w:val="20"/>
        </w:rPr>
        <w:t xml:space="preserve"> </w:t>
      </w:r>
      <w:r w:rsidRPr="000B1042">
        <w:rPr>
          <w:rFonts w:ascii="Times New Roman" w:hAnsi="Times New Roman"/>
          <w:i/>
          <w:szCs w:val="20"/>
        </w:rPr>
        <w:t>their</w:t>
      </w:r>
      <w:r w:rsidR="00233210">
        <w:rPr>
          <w:rFonts w:ascii="Times New Roman" w:hAnsi="Times New Roman"/>
          <w:i/>
          <w:szCs w:val="20"/>
        </w:rPr>
        <w:t xml:space="preserve"> </w:t>
      </w:r>
      <w:r w:rsidRPr="000B1042">
        <w:rPr>
          <w:rFonts w:ascii="Times New Roman" w:hAnsi="Times New Roman"/>
          <w:i/>
          <w:szCs w:val="20"/>
        </w:rPr>
        <w:t>respective</w:t>
      </w:r>
      <w:r w:rsidR="00233210">
        <w:rPr>
          <w:rFonts w:ascii="Times New Roman" w:hAnsi="Times New Roman"/>
          <w:i/>
          <w:szCs w:val="20"/>
        </w:rPr>
        <w:t xml:space="preserve"> </w:t>
      </w:r>
      <w:r w:rsidRPr="000B1042">
        <w:rPr>
          <w:rFonts w:ascii="Times New Roman" w:hAnsi="Times New Roman"/>
          <w:i/>
          <w:szCs w:val="20"/>
        </w:rPr>
        <w:t>Organizational</w:t>
      </w:r>
      <w:r w:rsidR="00233210">
        <w:rPr>
          <w:rFonts w:ascii="Times New Roman" w:hAnsi="Times New Roman"/>
          <w:i/>
          <w:szCs w:val="20"/>
        </w:rPr>
        <w:t xml:space="preserve"> </w:t>
      </w:r>
      <w:r w:rsidRPr="000B1042">
        <w:rPr>
          <w:rFonts w:ascii="Times New Roman" w:hAnsi="Times New Roman"/>
          <w:i/>
          <w:szCs w:val="20"/>
        </w:rPr>
        <w:t>Partners</w:t>
      </w:r>
      <w:r w:rsidR="00233210">
        <w:rPr>
          <w:rFonts w:ascii="Times New Roman" w:hAnsi="Times New Roman"/>
          <w:i/>
          <w:szCs w:val="20"/>
        </w:rPr>
        <w:t xml:space="preserve"> </w:t>
      </w:r>
      <w:r w:rsidRPr="000B1042">
        <w:rPr>
          <w:rFonts w:ascii="Times New Roman" w:hAnsi="Times New Roman"/>
          <w:i/>
          <w:szCs w:val="20"/>
        </w:rPr>
        <w:t>to</w:t>
      </w:r>
      <w:r w:rsidR="00233210">
        <w:rPr>
          <w:rFonts w:ascii="Times New Roman" w:hAnsi="Times New Roman"/>
          <w:b/>
          <w:bCs/>
          <w:i/>
          <w:szCs w:val="20"/>
        </w:rPr>
        <w:t xml:space="preserve"> </w:t>
      </w:r>
      <w:r w:rsidRPr="000B1042">
        <w:rPr>
          <w:rFonts w:ascii="Times New Roman" w:hAnsi="Times New Roman"/>
          <w:b/>
          <w:bCs/>
          <w:i/>
          <w:szCs w:val="20"/>
        </w:rPr>
        <w:t>inform</w:t>
      </w:r>
      <w:r w:rsidR="00233210">
        <w:rPr>
          <w:rFonts w:ascii="Times New Roman" w:hAnsi="Times New Roman"/>
          <w:b/>
          <w:bCs/>
          <w:i/>
          <w:szCs w:val="20"/>
        </w:rPr>
        <w:t xml:space="preserve"> </w:t>
      </w:r>
      <w:r w:rsidRPr="000B1042">
        <w:rPr>
          <w:rFonts w:ascii="Times New Roman" w:hAnsi="Times New Roman"/>
          <w:b/>
          <w:bCs/>
          <w:i/>
          <w:szCs w:val="20"/>
        </w:rPr>
        <w:t>their</w:t>
      </w:r>
      <w:r w:rsidR="00233210">
        <w:rPr>
          <w:rFonts w:ascii="Times New Roman" w:hAnsi="Times New Roman"/>
          <w:b/>
          <w:bCs/>
          <w:i/>
          <w:szCs w:val="20"/>
        </w:rPr>
        <w:t xml:space="preserve"> </w:t>
      </w:r>
      <w:r w:rsidRPr="000B1042">
        <w:rPr>
          <w:rFonts w:ascii="Times New Roman" w:hAnsi="Times New Roman"/>
          <w:b/>
          <w:bCs/>
          <w:i/>
          <w:szCs w:val="20"/>
        </w:rPr>
        <w:t>respective</w:t>
      </w:r>
      <w:r w:rsidR="00233210">
        <w:rPr>
          <w:rFonts w:ascii="Times New Roman" w:hAnsi="Times New Roman"/>
          <w:i/>
          <w:szCs w:val="20"/>
        </w:rPr>
        <w:t xml:space="preserve"> </w:t>
      </w:r>
      <w:r w:rsidRPr="000B1042">
        <w:rPr>
          <w:rFonts w:ascii="Times New Roman" w:hAnsi="Times New Roman"/>
          <w:i/>
          <w:szCs w:val="20"/>
        </w:rPr>
        <w:t>Organizational</w:t>
      </w:r>
      <w:r w:rsidR="00233210">
        <w:rPr>
          <w:rFonts w:ascii="Times New Roman" w:hAnsi="Times New Roman"/>
          <w:i/>
          <w:szCs w:val="20"/>
        </w:rPr>
        <w:t xml:space="preserve"> </w:t>
      </w:r>
      <w:r w:rsidRPr="000B1042">
        <w:rPr>
          <w:rFonts w:ascii="Times New Roman" w:hAnsi="Times New Roman"/>
          <w:i/>
          <w:szCs w:val="20"/>
        </w:rPr>
        <w:t>Partners</w:t>
      </w:r>
      <w:r w:rsidR="00233210">
        <w:rPr>
          <w:rFonts w:ascii="Times New Roman" w:hAnsi="Times New Roman"/>
          <w:i/>
          <w:szCs w:val="20"/>
        </w:rPr>
        <w:t xml:space="preserve"> </w:t>
      </w:r>
      <w:r w:rsidRPr="000B1042">
        <w:rPr>
          <w:rFonts w:ascii="Times New Roman" w:hAnsi="Times New Roman"/>
          <w:b/>
          <w:bCs/>
          <w:i/>
          <w:szCs w:val="20"/>
        </w:rPr>
        <w:t>of</w:t>
      </w:r>
      <w:r w:rsidR="00233210">
        <w:rPr>
          <w:rFonts w:ascii="Times New Roman" w:hAnsi="Times New Roman"/>
          <w:b/>
          <w:bCs/>
          <w:i/>
          <w:szCs w:val="20"/>
        </w:rPr>
        <w:t xml:space="preserve"> </w:t>
      </w:r>
      <w:r w:rsidRPr="000B1042">
        <w:rPr>
          <w:rFonts w:ascii="Times New Roman" w:hAnsi="Times New Roman"/>
          <w:b/>
          <w:bCs/>
          <w:i/>
          <w:szCs w:val="20"/>
        </w:rPr>
        <w:t>Essential</w:t>
      </w:r>
      <w:r w:rsidR="00233210">
        <w:rPr>
          <w:rFonts w:ascii="Times New Roman" w:hAnsi="Times New Roman"/>
          <w:b/>
          <w:bCs/>
          <w:i/>
          <w:szCs w:val="20"/>
        </w:rPr>
        <w:t xml:space="preserve"> </w:t>
      </w:r>
      <w:r w:rsidRPr="000B1042">
        <w:rPr>
          <w:rFonts w:ascii="Times New Roman" w:hAnsi="Times New Roman"/>
          <w:b/>
          <w:bCs/>
          <w:i/>
          <w:szCs w:val="20"/>
        </w:rPr>
        <w:t>IPRs</w:t>
      </w:r>
      <w:r w:rsidR="00233210">
        <w:rPr>
          <w:rFonts w:ascii="Times New Roman" w:hAnsi="Times New Roman"/>
          <w:b/>
          <w:bCs/>
          <w:i/>
          <w:szCs w:val="20"/>
        </w:rPr>
        <w:t xml:space="preserve"> </w:t>
      </w:r>
      <w:r w:rsidRPr="000B1042">
        <w:rPr>
          <w:rFonts w:ascii="Times New Roman" w:hAnsi="Times New Roman"/>
          <w:b/>
          <w:bCs/>
          <w:i/>
          <w:szCs w:val="20"/>
        </w:rPr>
        <w:t>they</w:t>
      </w:r>
      <w:r w:rsidR="00233210">
        <w:rPr>
          <w:rFonts w:ascii="Times New Roman" w:hAnsi="Times New Roman"/>
          <w:b/>
          <w:bCs/>
          <w:i/>
          <w:szCs w:val="20"/>
        </w:rPr>
        <w:t xml:space="preserve"> </w:t>
      </w:r>
      <w:r w:rsidRPr="000B1042">
        <w:rPr>
          <w:rFonts w:ascii="Times New Roman" w:hAnsi="Times New Roman"/>
          <w:b/>
          <w:bCs/>
          <w:i/>
          <w:szCs w:val="20"/>
        </w:rPr>
        <w:t>become</w:t>
      </w:r>
      <w:r w:rsidR="00233210">
        <w:rPr>
          <w:rFonts w:ascii="Times New Roman" w:hAnsi="Times New Roman"/>
          <w:b/>
          <w:bCs/>
          <w:i/>
          <w:szCs w:val="20"/>
        </w:rPr>
        <w:t xml:space="preserve"> </w:t>
      </w:r>
      <w:r w:rsidRPr="000B1042">
        <w:rPr>
          <w:rFonts w:ascii="Times New Roman" w:hAnsi="Times New Roman"/>
          <w:b/>
          <w:bCs/>
          <w:i/>
          <w:szCs w:val="20"/>
        </w:rPr>
        <w:t>aware</w:t>
      </w:r>
      <w:r w:rsidR="00233210">
        <w:rPr>
          <w:rFonts w:ascii="Times New Roman" w:hAnsi="Times New Roman"/>
          <w:b/>
          <w:bCs/>
          <w:i/>
          <w:szCs w:val="20"/>
        </w:rPr>
        <w:t xml:space="preserve"> </w:t>
      </w:r>
      <w:r w:rsidRPr="000B1042">
        <w:rPr>
          <w:rFonts w:ascii="Times New Roman" w:hAnsi="Times New Roman"/>
          <w:b/>
          <w:bCs/>
          <w:i/>
          <w:szCs w:val="20"/>
        </w:rPr>
        <w:t>of</w:t>
      </w:r>
      <w:r w:rsidRPr="000B1042">
        <w:rPr>
          <w:rFonts w:ascii="Times New Roman" w:hAnsi="Times New Roman"/>
          <w:i/>
          <w:szCs w:val="20"/>
        </w:rPr>
        <w:t>.</w:t>
      </w:r>
      <w:r w:rsidR="00233210">
        <w:rPr>
          <w:rFonts w:ascii="Times New Roman" w:hAnsi="Times New Roman"/>
          <w:i/>
          <w:szCs w:val="20"/>
        </w:rPr>
        <w:t xml:space="preserve"> </w:t>
      </w:r>
    </w:p>
    <w:p w14:paraId="47C43A08" w14:textId="780CFCED" w:rsidR="00767A8D" w:rsidRPr="000B1042" w:rsidRDefault="00767A8D" w:rsidP="002B3B14">
      <w:pPr>
        <w:spacing w:after="180"/>
        <w:rPr>
          <w:rFonts w:ascii="Times New Roman" w:hAnsi="Times New Roman"/>
          <w:i/>
          <w:szCs w:val="20"/>
        </w:rPr>
      </w:pPr>
      <w:r w:rsidRPr="000B1042">
        <w:rPr>
          <w:rFonts w:ascii="Times New Roman" w:hAnsi="Times New Roman"/>
          <w:i/>
          <w:szCs w:val="20"/>
        </w:rPr>
        <w:t>The</w:t>
      </w:r>
      <w:r w:rsidR="00233210">
        <w:rPr>
          <w:rFonts w:ascii="Times New Roman" w:hAnsi="Times New Roman"/>
          <w:i/>
          <w:szCs w:val="20"/>
        </w:rPr>
        <w:t xml:space="preserve"> </w:t>
      </w:r>
      <w:r w:rsidR="00DC6325" w:rsidRPr="00DC6325">
        <w:rPr>
          <w:rFonts w:ascii="Times New Roman" w:hAnsi="Times New Roman"/>
          <w:i/>
          <w:szCs w:val="20"/>
        </w:rPr>
        <w:t>delegates</w:t>
      </w:r>
      <w:r w:rsidR="00233210">
        <w:rPr>
          <w:rFonts w:ascii="Times New Roman" w:hAnsi="Times New Roman"/>
          <w:i/>
          <w:szCs w:val="20"/>
        </w:rPr>
        <w:t xml:space="preserve"> </w:t>
      </w:r>
      <w:r w:rsidRPr="000B1042">
        <w:rPr>
          <w:rFonts w:ascii="Times New Roman" w:hAnsi="Times New Roman"/>
          <w:i/>
          <w:szCs w:val="20"/>
        </w:rPr>
        <w:t>take</w:t>
      </w:r>
      <w:r w:rsidR="00233210">
        <w:rPr>
          <w:rFonts w:ascii="Times New Roman" w:hAnsi="Times New Roman"/>
          <w:i/>
          <w:szCs w:val="20"/>
        </w:rPr>
        <w:t xml:space="preserve"> </w:t>
      </w:r>
      <w:r w:rsidRPr="000B1042">
        <w:rPr>
          <w:rFonts w:ascii="Times New Roman" w:hAnsi="Times New Roman"/>
          <w:i/>
          <w:szCs w:val="20"/>
        </w:rPr>
        <w:t>note</w:t>
      </w:r>
      <w:r w:rsidR="00233210">
        <w:rPr>
          <w:rFonts w:ascii="Times New Roman" w:hAnsi="Times New Roman"/>
          <w:i/>
          <w:szCs w:val="20"/>
        </w:rPr>
        <w:t xml:space="preserve"> </w:t>
      </w:r>
      <w:r w:rsidRPr="000B1042">
        <w:rPr>
          <w:rFonts w:ascii="Times New Roman" w:hAnsi="Times New Roman"/>
          <w:i/>
          <w:szCs w:val="20"/>
        </w:rPr>
        <w:t>that</w:t>
      </w:r>
      <w:r w:rsidR="00233210">
        <w:rPr>
          <w:rFonts w:ascii="Times New Roman" w:hAnsi="Times New Roman"/>
          <w:i/>
          <w:szCs w:val="20"/>
        </w:rPr>
        <w:t xml:space="preserve"> </w:t>
      </w:r>
      <w:r w:rsidRPr="000B1042">
        <w:rPr>
          <w:rFonts w:ascii="Times New Roman" w:hAnsi="Times New Roman"/>
          <w:i/>
          <w:szCs w:val="20"/>
        </w:rPr>
        <w:t>they</w:t>
      </w:r>
      <w:r w:rsidR="00233210">
        <w:rPr>
          <w:rFonts w:ascii="Times New Roman" w:hAnsi="Times New Roman"/>
          <w:i/>
          <w:szCs w:val="20"/>
        </w:rPr>
        <w:t xml:space="preserve"> </w:t>
      </w:r>
      <w:r w:rsidRPr="000B1042">
        <w:rPr>
          <w:rFonts w:ascii="Times New Roman" w:hAnsi="Times New Roman"/>
          <w:i/>
          <w:szCs w:val="20"/>
        </w:rPr>
        <w:t>are</w:t>
      </w:r>
      <w:r w:rsidR="00233210">
        <w:rPr>
          <w:rFonts w:ascii="Times New Roman" w:hAnsi="Times New Roman"/>
          <w:i/>
          <w:szCs w:val="20"/>
        </w:rPr>
        <w:t xml:space="preserve"> </w:t>
      </w:r>
      <w:r w:rsidRPr="000B1042">
        <w:rPr>
          <w:rFonts w:ascii="Times New Roman" w:hAnsi="Times New Roman"/>
          <w:i/>
          <w:szCs w:val="20"/>
        </w:rPr>
        <w:t>hereby</w:t>
      </w:r>
      <w:r w:rsidR="00233210">
        <w:rPr>
          <w:rFonts w:ascii="Times New Roman" w:hAnsi="Times New Roman"/>
          <w:i/>
          <w:szCs w:val="20"/>
        </w:rPr>
        <w:t xml:space="preserve"> </w:t>
      </w:r>
      <w:r w:rsidRPr="000B1042">
        <w:rPr>
          <w:rFonts w:ascii="Times New Roman" w:hAnsi="Times New Roman"/>
          <w:i/>
          <w:szCs w:val="20"/>
        </w:rPr>
        <w:t>invited:</w:t>
      </w:r>
    </w:p>
    <w:p w14:paraId="18E88833" w14:textId="52998718" w:rsidR="00767A8D" w:rsidRPr="000B1042" w:rsidRDefault="00767A8D" w:rsidP="00767A8D">
      <w:pPr>
        <w:pStyle w:val="B1"/>
        <w:rPr>
          <w:rFonts w:ascii="Times New Roman" w:hAnsi="Times New Roman"/>
          <w:i/>
        </w:rPr>
      </w:pPr>
      <w:r w:rsidRPr="000B1042">
        <w:rPr>
          <w:rFonts w:ascii="Times New Roman" w:hAnsi="Times New Roman"/>
          <w:i/>
        </w:rPr>
        <w:t>-</w:t>
      </w:r>
      <w:r w:rsidRPr="000B1042">
        <w:rPr>
          <w:rFonts w:ascii="Times New Roman" w:hAnsi="Times New Roman"/>
          <w:i/>
        </w:rPr>
        <w:tab/>
        <w:t>to</w:t>
      </w:r>
      <w:r w:rsidR="00233210">
        <w:rPr>
          <w:rFonts w:ascii="Times New Roman" w:hAnsi="Times New Roman"/>
          <w:i/>
        </w:rPr>
        <w:t xml:space="preserve"> </w:t>
      </w:r>
      <w:r w:rsidRPr="000B1042">
        <w:rPr>
          <w:rFonts w:ascii="Times New Roman" w:hAnsi="Times New Roman"/>
          <w:i/>
        </w:rPr>
        <w:t>investigate</w:t>
      </w:r>
      <w:r w:rsidR="00233210">
        <w:rPr>
          <w:rFonts w:ascii="Times New Roman" w:hAnsi="Times New Roman"/>
          <w:i/>
        </w:rPr>
        <w:t xml:space="preserve"> </w:t>
      </w:r>
      <w:r w:rsidRPr="000B1042">
        <w:rPr>
          <w:rFonts w:ascii="Times New Roman" w:hAnsi="Times New Roman"/>
          <w:i/>
        </w:rPr>
        <w:t>whether</w:t>
      </w:r>
      <w:r w:rsidR="00233210">
        <w:rPr>
          <w:rFonts w:ascii="Times New Roman" w:hAnsi="Times New Roman"/>
          <w:i/>
        </w:rPr>
        <w:t xml:space="preserve"> </w:t>
      </w:r>
      <w:r w:rsidRPr="000B1042">
        <w:rPr>
          <w:rFonts w:ascii="Times New Roman" w:hAnsi="Times New Roman"/>
          <w:i/>
        </w:rPr>
        <w:t>their</w:t>
      </w:r>
      <w:r w:rsidR="00233210">
        <w:rPr>
          <w:rFonts w:ascii="Times New Roman" w:hAnsi="Times New Roman"/>
          <w:i/>
        </w:rPr>
        <w:t xml:space="preserve"> </w:t>
      </w:r>
      <w:r w:rsidRPr="000B1042">
        <w:rPr>
          <w:rFonts w:ascii="Times New Roman" w:hAnsi="Times New Roman"/>
          <w:i/>
        </w:rPr>
        <w:t>organization</w:t>
      </w:r>
      <w:r w:rsidR="00233210">
        <w:rPr>
          <w:rFonts w:ascii="Times New Roman" w:hAnsi="Times New Roman"/>
          <w:i/>
        </w:rPr>
        <w:t xml:space="preserve"> </w:t>
      </w:r>
      <w:r w:rsidRPr="000B1042">
        <w:rPr>
          <w:rFonts w:ascii="Times New Roman" w:hAnsi="Times New Roman"/>
          <w:i/>
        </w:rPr>
        <w:t>or</w:t>
      </w:r>
      <w:r w:rsidR="00233210">
        <w:rPr>
          <w:rFonts w:ascii="Times New Roman" w:hAnsi="Times New Roman"/>
          <w:i/>
        </w:rPr>
        <w:t xml:space="preserve"> </w:t>
      </w:r>
      <w:r w:rsidRPr="000B1042">
        <w:rPr>
          <w:rFonts w:ascii="Times New Roman" w:hAnsi="Times New Roman"/>
          <w:i/>
        </w:rPr>
        <w:t>any</w:t>
      </w:r>
      <w:r w:rsidR="00233210">
        <w:rPr>
          <w:rFonts w:ascii="Times New Roman" w:hAnsi="Times New Roman"/>
          <w:i/>
        </w:rPr>
        <w:t xml:space="preserve"> </w:t>
      </w:r>
      <w:r w:rsidRPr="000B1042">
        <w:rPr>
          <w:rFonts w:ascii="Times New Roman" w:hAnsi="Times New Roman"/>
          <w:i/>
        </w:rPr>
        <w:t>other</w:t>
      </w:r>
      <w:r w:rsidR="00233210">
        <w:rPr>
          <w:rFonts w:ascii="Times New Roman" w:hAnsi="Times New Roman"/>
          <w:i/>
        </w:rPr>
        <w:t xml:space="preserve"> </w:t>
      </w:r>
      <w:r w:rsidRPr="000B1042">
        <w:rPr>
          <w:rFonts w:ascii="Times New Roman" w:hAnsi="Times New Roman"/>
          <w:i/>
        </w:rPr>
        <w:t>organization</w:t>
      </w:r>
      <w:r w:rsidR="00233210">
        <w:rPr>
          <w:rFonts w:ascii="Times New Roman" w:hAnsi="Times New Roman"/>
          <w:i/>
        </w:rPr>
        <w:t xml:space="preserve"> </w:t>
      </w:r>
      <w:r w:rsidRPr="000B1042">
        <w:rPr>
          <w:rFonts w:ascii="Times New Roman" w:hAnsi="Times New Roman"/>
          <w:i/>
        </w:rPr>
        <w:t>owns</w:t>
      </w:r>
      <w:r w:rsidR="00233210">
        <w:rPr>
          <w:rFonts w:ascii="Times New Roman" w:hAnsi="Times New Roman"/>
          <w:i/>
        </w:rPr>
        <w:t xml:space="preserve"> </w:t>
      </w:r>
      <w:r w:rsidRPr="000B1042">
        <w:rPr>
          <w:rFonts w:ascii="Times New Roman" w:hAnsi="Times New Roman"/>
          <w:i/>
        </w:rPr>
        <w:t>IPRs</w:t>
      </w:r>
      <w:r w:rsidR="00233210">
        <w:rPr>
          <w:rFonts w:ascii="Times New Roman" w:hAnsi="Times New Roman"/>
          <w:i/>
        </w:rPr>
        <w:t xml:space="preserve"> </w:t>
      </w:r>
      <w:r w:rsidRPr="000B1042">
        <w:rPr>
          <w:rFonts w:ascii="Times New Roman" w:hAnsi="Times New Roman"/>
          <w:i/>
        </w:rPr>
        <w:t>which</w:t>
      </w:r>
      <w:r w:rsidR="00233210">
        <w:rPr>
          <w:rFonts w:ascii="Times New Roman" w:hAnsi="Times New Roman"/>
          <w:i/>
        </w:rPr>
        <w:t xml:space="preserve"> </w:t>
      </w:r>
      <w:r w:rsidRPr="000B1042">
        <w:rPr>
          <w:rFonts w:ascii="Times New Roman" w:hAnsi="Times New Roman"/>
          <w:i/>
        </w:rPr>
        <w:t>were,</w:t>
      </w:r>
      <w:r w:rsidR="00233210">
        <w:rPr>
          <w:rFonts w:ascii="Times New Roman" w:hAnsi="Times New Roman"/>
          <w:i/>
        </w:rPr>
        <w:t xml:space="preserve"> </w:t>
      </w:r>
      <w:r w:rsidRPr="000B1042">
        <w:rPr>
          <w:rFonts w:ascii="Times New Roman" w:hAnsi="Times New Roman"/>
          <w:i/>
        </w:rPr>
        <w:t>or</w:t>
      </w:r>
      <w:r w:rsidR="00233210">
        <w:rPr>
          <w:rFonts w:ascii="Times New Roman" w:hAnsi="Times New Roman"/>
          <w:i/>
        </w:rPr>
        <w:t xml:space="preserve"> </w:t>
      </w:r>
      <w:r w:rsidRPr="000B1042">
        <w:rPr>
          <w:rFonts w:ascii="Times New Roman" w:hAnsi="Times New Roman"/>
          <w:i/>
        </w:rPr>
        <w:t>were</w:t>
      </w:r>
      <w:r w:rsidR="00233210">
        <w:rPr>
          <w:rFonts w:ascii="Times New Roman" w:hAnsi="Times New Roman"/>
          <w:i/>
        </w:rPr>
        <w:t xml:space="preserve"> </w:t>
      </w:r>
      <w:r w:rsidRPr="000B1042">
        <w:rPr>
          <w:rFonts w:ascii="Times New Roman" w:hAnsi="Times New Roman"/>
          <w:i/>
        </w:rPr>
        <w:t>likely</w:t>
      </w:r>
      <w:r w:rsidR="00233210">
        <w:rPr>
          <w:rFonts w:ascii="Times New Roman" w:hAnsi="Times New Roman"/>
          <w:i/>
        </w:rPr>
        <w:t xml:space="preserve"> </w:t>
      </w:r>
      <w:r w:rsidRPr="000B1042">
        <w:rPr>
          <w:rFonts w:ascii="Times New Roman" w:hAnsi="Times New Roman"/>
          <w:i/>
        </w:rPr>
        <w:t>to</w:t>
      </w:r>
      <w:r w:rsidR="00233210">
        <w:rPr>
          <w:rFonts w:ascii="Times New Roman" w:hAnsi="Times New Roman"/>
          <w:i/>
        </w:rPr>
        <w:t xml:space="preserve"> </w:t>
      </w:r>
      <w:r w:rsidRPr="000B1042">
        <w:rPr>
          <w:rFonts w:ascii="Times New Roman" w:hAnsi="Times New Roman"/>
          <w:i/>
        </w:rPr>
        <w:t>become</w:t>
      </w:r>
      <w:r w:rsidR="00233210">
        <w:rPr>
          <w:rFonts w:ascii="Times New Roman" w:hAnsi="Times New Roman"/>
          <w:i/>
        </w:rPr>
        <w:t xml:space="preserve"> </w:t>
      </w:r>
      <w:r w:rsidRPr="000B1042">
        <w:rPr>
          <w:rFonts w:ascii="Times New Roman" w:hAnsi="Times New Roman"/>
          <w:i/>
        </w:rPr>
        <w:t>Essential</w:t>
      </w:r>
      <w:r w:rsidR="00233210">
        <w:rPr>
          <w:rFonts w:ascii="Times New Roman" w:hAnsi="Times New Roman"/>
          <w:i/>
        </w:rPr>
        <w:t xml:space="preserve"> </w:t>
      </w:r>
      <w:r w:rsidRPr="000B1042">
        <w:rPr>
          <w:rFonts w:ascii="Times New Roman" w:hAnsi="Times New Roman"/>
          <w:i/>
        </w:rPr>
        <w:t>in</w:t>
      </w:r>
      <w:r w:rsidR="00233210">
        <w:rPr>
          <w:rFonts w:ascii="Times New Roman" w:hAnsi="Times New Roman"/>
          <w:i/>
        </w:rPr>
        <w:t xml:space="preserve"> </w:t>
      </w:r>
      <w:r w:rsidRPr="000B1042">
        <w:rPr>
          <w:rFonts w:ascii="Times New Roman" w:hAnsi="Times New Roman"/>
          <w:i/>
        </w:rPr>
        <w:t>respect</w:t>
      </w:r>
      <w:r w:rsidR="00233210">
        <w:rPr>
          <w:rFonts w:ascii="Times New Roman" w:hAnsi="Times New Roman"/>
          <w:i/>
        </w:rPr>
        <w:t xml:space="preserve"> </w:t>
      </w:r>
      <w:r w:rsidRPr="000B1042">
        <w:rPr>
          <w:rFonts w:ascii="Times New Roman" w:hAnsi="Times New Roman"/>
          <w:i/>
        </w:rPr>
        <w:t>of</w:t>
      </w:r>
      <w:r w:rsidR="00233210">
        <w:rPr>
          <w:rFonts w:ascii="Times New Roman" w:hAnsi="Times New Roman"/>
          <w:i/>
        </w:rPr>
        <w:t xml:space="preserve"> </w:t>
      </w:r>
      <w:r w:rsidRPr="000B1042">
        <w:rPr>
          <w:rFonts w:ascii="Times New Roman" w:hAnsi="Times New Roman"/>
          <w:i/>
        </w:rPr>
        <w:t>the</w:t>
      </w:r>
      <w:r w:rsidR="00233210">
        <w:rPr>
          <w:rFonts w:ascii="Times New Roman" w:hAnsi="Times New Roman"/>
          <w:i/>
        </w:rPr>
        <w:t xml:space="preserve"> </w:t>
      </w:r>
      <w:r w:rsidRPr="000B1042">
        <w:rPr>
          <w:rFonts w:ascii="Times New Roman" w:hAnsi="Times New Roman"/>
          <w:i/>
        </w:rPr>
        <w:t>work</w:t>
      </w:r>
      <w:r w:rsidR="00233210">
        <w:rPr>
          <w:rFonts w:ascii="Times New Roman" w:hAnsi="Times New Roman"/>
          <w:i/>
        </w:rPr>
        <w:t xml:space="preserve"> </w:t>
      </w:r>
      <w:r w:rsidRPr="000B1042">
        <w:rPr>
          <w:rFonts w:ascii="Times New Roman" w:hAnsi="Times New Roman"/>
          <w:i/>
        </w:rPr>
        <w:t>of</w:t>
      </w:r>
      <w:r w:rsidR="00233210">
        <w:rPr>
          <w:rFonts w:ascii="Times New Roman" w:hAnsi="Times New Roman"/>
          <w:i/>
        </w:rPr>
        <w:t xml:space="preserve"> </w:t>
      </w:r>
      <w:r w:rsidRPr="000B1042">
        <w:rPr>
          <w:rFonts w:ascii="Times New Roman" w:hAnsi="Times New Roman"/>
          <w:i/>
        </w:rPr>
        <w:t>3GPP.</w:t>
      </w:r>
    </w:p>
    <w:p w14:paraId="0137D8D5" w14:textId="4BF9E45F" w:rsidR="00DC6325" w:rsidRDefault="00767A8D" w:rsidP="00767A8D">
      <w:pPr>
        <w:pStyle w:val="B1"/>
        <w:rPr>
          <w:rFonts w:ascii="Times New Roman" w:hAnsi="Times New Roman"/>
          <w:i/>
        </w:rPr>
      </w:pPr>
      <w:r w:rsidRPr="000B1042">
        <w:rPr>
          <w:rFonts w:ascii="Times New Roman" w:hAnsi="Times New Roman"/>
          <w:i/>
        </w:rPr>
        <w:t>-</w:t>
      </w:r>
      <w:r w:rsidRPr="000B1042">
        <w:rPr>
          <w:rFonts w:ascii="Times New Roman" w:hAnsi="Times New Roman"/>
          <w:i/>
        </w:rPr>
        <w:tab/>
        <w:t>to</w:t>
      </w:r>
      <w:r w:rsidR="00233210">
        <w:rPr>
          <w:rFonts w:ascii="Times New Roman" w:hAnsi="Times New Roman"/>
          <w:i/>
        </w:rPr>
        <w:t xml:space="preserve"> </w:t>
      </w:r>
      <w:r w:rsidRPr="000B1042">
        <w:rPr>
          <w:rFonts w:ascii="Times New Roman" w:hAnsi="Times New Roman"/>
          <w:i/>
        </w:rPr>
        <w:t>notify</w:t>
      </w:r>
      <w:r w:rsidR="00233210">
        <w:rPr>
          <w:rFonts w:ascii="Times New Roman" w:hAnsi="Times New Roman"/>
          <w:i/>
        </w:rPr>
        <w:t xml:space="preserve"> </w:t>
      </w:r>
      <w:r w:rsidRPr="000B1042">
        <w:rPr>
          <w:rFonts w:ascii="Times New Roman" w:hAnsi="Times New Roman"/>
          <w:i/>
        </w:rPr>
        <w:t>their</w:t>
      </w:r>
      <w:r w:rsidR="00233210">
        <w:rPr>
          <w:rFonts w:ascii="Times New Roman" w:hAnsi="Times New Roman"/>
          <w:i/>
        </w:rPr>
        <w:t xml:space="preserve"> </w:t>
      </w:r>
      <w:r w:rsidRPr="000B1042">
        <w:rPr>
          <w:rFonts w:ascii="Times New Roman" w:hAnsi="Times New Roman"/>
          <w:i/>
        </w:rPr>
        <w:t>respective</w:t>
      </w:r>
      <w:r w:rsidR="00233210">
        <w:rPr>
          <w:rFonts w:ascii="Times New Roman" w:hAnsi="Times New Roman"/>
          <w:i/>
        </w:rPr>
        <w:t xml:space="preserve"> </w:t>
      </w:r>
      <w:r w:rsidRPr="000B1042">
        <w:rPr>
          <w:rFonts w:ascii="Times New Roman" w:hAnsi="Times New Roman"/>
          <w:i/>
        </w:rPr>
        <w:t>Organizational</w:t>
      </w:r>
      <w:r w:rsidR="00233210">
        <w:rPr>
          <w:rFonts w:ascii="Times New Roman" w:hAnsi="Times New Roman"/>
          <w:i/>
        </w:rPr>
        <w:t xml:space="preserve"> </w:t>
      </w:r>
      <w:r w:rsidRPr="000B1042">
        <w:rPr>
          <w:rFonts w:ascii="Times New Roman" w:hAnsi="Times New Roman"/>
          <w:i/>
        </w:rPr>
        <w:t>Partners</w:t>
      </w:r>
      <w:r w:rsidR="00233210">
        <w:rPr>
          <w:rFonts w:ascii="Times New Roman" w:hAnsi="Times New Roman"/>
          <w:i/>
        </w:rPr>
        <w:t xml:space="preserve"> </w:t>
      </w:r>
      <w:r w:rsidRPr="000B1042">
        <w:rPr>
          <w:rFonts w:ascii="Times New Roman" w:hAnsi="Times New Roman"/>
          <w:i/>
        </w:rPr>
        <w:t>of</w:t>
      </w:r>
      <w:r w:rsidR="00233210">
        <w:rPr>
          <w:rFonts w:ascii="Times New Roman" w:hAnsi="Times New Roman"/>
          <w:i/>
        </w:rPr>
        <w:t xml:space="preserve"> </w:t>
      </w:r>
      <w:r w:rsidRPr="000B1042">
        <w:rPr>
          <w:rFonts w:ascii="Times New Roman" w:hAnsi="Times New Roman"/>
          <w:i/>
        </w:rPr>
        <w:t>all</w:t>
      </w:r>
      <w:r w:rsidR="00233210">
        <w:rPr>
          <w:rFonts w:ascii="Times New Roman" w:hAnsi="Times New Roman"/>
          <w:i/>
        </w:rPr>
        <w:t xml:space="preserve"> </w:t>
      </w:r>
      <w:r w:rsidRPr="000B1042">
        <w:rPr>
          <w:rFonts w:ascii="Times New Roman" w:hAnsi="Times New Roman"/>
          <w:i/>
        </w:rPr>
        <w:t>potential</w:t>
      </w:r>
      <w:r w:rsidR="00233210">
        <w:rPr>
          <w:rFonts w:ascii="Times New Roman" w:hAnsi="Times New Roman"/>
          <w:i/>
        </w:rPr>
        <w:t xml:space="preserve"> </w:t>
      </w:r>
      <w:r w:rsidRPr="000B1042">
        <w:rPr>
          <w:rFonts w:ascii="Times New Roman" w:hAnsi="Times New Roman"/>
          <w:i/>
        </w:rPr>
        <w:t>IPRs,</w:t>
      </w:r>
      <w:r w:rsidR="00233210">
        <w:rPr>
          <w:rFonts w:ascii="Times New Roman" w:hAnsi="Times New Roman"/>
          <w:i/>
        </w:rPr>
        <w:t xml:space="preserve"> </w:t>
      </w:r>
      <w:r w:rsidRPr="000B1042">
        <w:rPr>
          <w:rFonts w:ascii="Times New Roman" w:hAnsi="Times New Roman"/>
          <w:i/>
        </w:rPr>
        <w:t>e.g.,</w:t>
      </w:r>
      <w:r w:rsidR="00233210">
        <w:rPr>
          <w:rFonts w:ascii="Times New Roman" w:hAnsi="Times New Roman"/>
          <w:i/>
        </w:rPr>
        <w:t xml:space="preserve"> </w:t>
      </w:r>
      <w:r w:rsidRPr="000B1042">
        <w:rPr>
          <w:rFonts w:ascii="Times New Roman" w:hAnsi="Times New Roman"/>
          <w:i/>
        </w:rPr>
        <w:t>for</w:t>
      </w:r>
      <w:r w:rsidR="00233210">
        <w:rPr>
          <w:rFonts w:ascii="Times New Roman" w:hAnsi="Times New Roman"/>
          <w:i/>
        </w:rPr>
        <w:t xml:space="preserve"> </w:t>
      </w:r>
      <w:r w:rsidRPr="000B1042">
        <w:rPr>
          <w:rFonts w:ascii="Times New Roman" w:hAnsi="Times New Roman"/>
          <w:i/>
        </w:rPr>
        <w:t>ETSI,</w:t>
      </w:r>
      <w:r w:rsidR="00233210">
        <w:rPr>
          <w:rFonts w:ascii="Times New Roman" w:hAnsi="Times New Roman"/>
          <w:i/>
        </w:rPr>
        <w:t xml:space="preserve"> </w:t>
      </w:r>
      <w:r w:rsidRPr="000B1042">
        <w:rPr>
          <w:rFonts w:ascii="Times New Roman" w:hAnsi="Times New Roman"/>
          <w:i/>
        </w:rPr>
        <w:t>by</w:t>
      </w:r>
      <w:r w:rsidR="00233210">
        <w:rPr>
          <w:rFonts w:ascii="Times New Roman" w:hAnsi="Times New Roman"/>
          <w:i/>
        </w:rPr>
        <w:t xml:space="preserve"> </w:t>
      </w:r>
      <w:r w:rsidRPr="000B1042">
        <w:rPr>
          <w:rFonts w:ascii="Times New Roman" w:hAnsi="Times New Roman"/>
          <w:i/>
        </w:rPr>
        <w:t>means</w:t>
      </w:r>
      <w:r w:rsidR="00233210">
        <w:rPr>
          <w:rFonts w:ascii="Times New Roman" w:hAnsi="Times New Roman"/>
          <w:i/>
        </w:rPr>
        <w:t xml:space="preserve"> </w:t>
      </w:r>
      <w:r w:rsidRPr="000B1042">
        <w:rPr>
          <w:rFonts w:ascii="Times New Roman" w:hAnsi="Times New Roman"/>
          <w:i/>
        </w:rPr>
        <w:t>of</w:t>
      </w:r>
      <w:r w:rsidR="00233210">
        <w:rPr>
          <w:rFonts w:ascii="Times New Roman" w:hAnsi="Times New Roman"/>
          <w:i/>
        </w:rPr>
        <w:t xml:space="preserve"> </w:t>
      </w:r>
      <w:r w:rsidRPr="000B1042">
        <w:rPr>
          <w:rFonts w:ascii="Times New Roman" w:hAnsi="Times New Roman"/>
          <w:i/>
        </w:rPr>
        <w:t>the</w:t>
      </w:r>
      <w:r w:rsidR="00233210">
        <w:rPr>
          <w:rFonts w:ascii="Times New Roman" w:hAnsi="Times New Roman"/>
          <w:i/>
        </w:rPr>
        <w:t xml:space="preserve"> </w:t>
      </w:r>
      <w:r w:rsidRPr="000B1042">
        <w:rPr>
          <w:rFonts w:ascii="Times New Roman" w:hAnsi="Times New Roman"/>
          <w:i/>
        </w:rPr>
        <w:t>IPR</w:t>
      </w:r>
      <w:r w:rsidR="00233210">
        <w:rPr>
          <w:rFonts w:ascii="Times New Roman" w:hAnsi="Times New Roman"/>
          <w:i/>
        </w:rPr>
        <w:t xml:space="preserve"> </w:t>
      </w:r>
      <w:r w:rsidRPr="000B1042">
        <w:rPr>
          <w:rFonts w:ascii="Times New Roman" w:hAnsi="Times New Roman"/>
          <w:i/>
        </w:rPr>
        <w:t>Information</w:t>
      </w:r>
      <w:r w:rsidR="00233210">
        <w:rPr>
          <w:rFonts w:ascii="Times New Roman" w:hAnsi="Times New Roman"/>
          <w:i/>
        </w:rPr>
        <w:t xml:space="preserve"> </w:t>
      </w:r>
      <w:r w:rsidRPr="000B1042">
        <w:rPr>
          <w:rFonts w:ascii="Times New Roman" w:hAnsi="Times New Roman"/>
          <w:i/>
        </w:rPr>
        <w:t>Statement</w:t>
      </w:r>
      <w:r w:rsidR="00233210">
        <w:rPr>
          <w:rFonts w:ascii="Times New Roman" w:hAnsi="Times New Roman"/>
          <w:i/>
        </w:rPr>
        <w:t xml:space="preserve"> </w:t>
      </w:r>
      <w:r w:rsidRPr="000B1042">
        <w:rPr>
          <w:rFonts w:ascii="Times New Roman" w:hAnsi="Times New Roman"/>
          <w:i/>
        </w:rPr>
        <w:t>and</w:t>
      </w:r>
      <w:r w:rsidR="00233210">
        <w:rPr>
          <w:rFonts w:ascii="Times New Roman" w:hAnsi="Times New Roman"/>
          <w:i/>
        </w:rPr>
        <w:t xml:space="preserve"> </w:t>
      </w:r>
      <w:r w:rsidRPr="000B1042">
        <w:rPr>
          <w:rFonts w:ascii="Times New Roman" w:hAnsi="Times New Roman"/>
          <w:i/>
        </w:rPr>
        <w:t>the</w:t>
      </w:r>
      <w:r w:rsidR="00233210">
        <w:rPr>
          <w:rFonts w:ascii="Times New Roman" w:hAnsi="Times New Roman"/>
          <w:i/>
        </w:rPr>
        <w:t xml:space="preserve"> </w:t>
      </w:r>
      <w:r w:rsidRPr="000B1042">
        <w:rPr>
          <w:rFonts w:ascii="Times New Roman" w:hAnsi="Times New Roman"/>
          <w:i/>
        </w:rPr>
        <w:t>Licensing</w:t>
      </w:r>
      <w:r w:rsidR="00233210">
        <w:rPr>
          <w:rFonts w:ascii="Times New Roman" w:hAnsi="Times New Roman"/>
          <w:i/>
        </w:rPr>
        <w:t xml:space="preserve"> </w:t>
      </w:r>
      <w:r w:rsidRPr="000B1042">
        <w:rPr>
          <w:rFonts w:ascii="Times New Roman" w:hAnsi="Times New Roman"/>
          <w:i/>
        </w:rPr>
        <w:t>declaration</w:t>
      </w:r>
      <w:r w:rsidR="00233210">
        <w:rPr>
          <w:rFonts w:ascii="Times New Roman" w:hAnsi="Times New Roman"/>
          <w:i/>
        </w:rPr>
        <w:t xml:space="preserve"> </w:t>
      </w:r>
      <w:r w:rsidRPr="000B1042">
        <w:rPr>
          <w:rFonts w:ascii="Times New Roman" w:hAnsi="Times New Roman"/>
          <w:i/>
        </w:rPr>
        <w:t>forms</w:t>
      </w:r>
      <w:r w:rsidR="00233210">
        <w:rPr>
          <w:rFonts w:ascii="Times New Roman" w:hAnsi="Times New Roman"/>
          <w:i/>
        </w:rPr>
        <w:t xml:space="preserve"> </w:t>
      </w:r>
      <w:r w:rsidRPr="000B1042">
        <w:rPr>
          <w:rFonts w:ascii="Times New Roman" w:hAnsi="Times New Roman"/>
          <w:i/>
        </w:rPr>
        <w:t>(e.g.</w:t>
      </w:r>
      <w:r w:rsidR="00233210">
        <w:rPr>
          <w:rFonts w:ascii="Times New Roman" w:hAnsi="Times New Roman"/>
          <w:i/>
        </w:rPr>
        <w:t xml:space="preserve"> </w:t>
      </w:r>
      <w:r w:rsidRPr="000B1042">
        <w:rPr>
          <w:rFonts w:ascii="Times New Roman" w:hAnsi="Times New Roman"/>
          <w:i/>
        </w:rPr>
        <w:t>see</w:t>
      </w:r>
      <w:r w:rsidR="00233210">
        <w:rPr>
          <w:rFonts w:ascii="Times New Roman" w:hAnsi="Times New Roman"/>
          <w:i/>
        </w:rPr>
        <w:t xml:space="preserve"> </w:t>
      </w:r>
      <w:r w:rsidRPr="000B1042">
        <w:rPr>
          <w:rFonts w:ascii="Times New Roman" w:hAnsi="Times New Roman"/>
          <w:i/>
        </w:rPr>
        <w:t>the</w:t>
      </w:r>
      <w:r w:rsidR="00233210">
        <w:rPr>
          <w:rFonts w:ascii="Times New Roman" w:hAnsi="Times New Roman"/>
          <w:i/>
        </w:rPr>
        <w:t xml:space="preserve"> </w:t>
      </w:r>
      <w:r w:rsidRPr="000B1042">
        <w:rPr>
          <w:rFonts w:ascii="Times New Roman" w:hAnsi="Times New Roman"/>
          <w:i/>
        </w:rPr>
        <w:t>ETSI</w:t>
      </w:r>
      <w:r w:rsidR="00233210">
        <w:rPr>
          <w:rFonts w:ascii="Times New Roman" w:hAnsi="Times New Roman"/>
          <w:i/>
        </w:rPr>
        <w:t xml:space="preserve"> </w:t>
      </w:r>
      <w:r w:rsidRPr="000B1042">
        <w:rPr>
          <w:rFonts w:ascii="Times New Roman" w:hAnsi="Times New Roman"/>
          <w:i/>
        </w:rPr>
        <w:t>IPR</w:t>
      </w:r>
      <w:r w:rsidR="00233210">
        <w:rPr>
          <w:rFonts w:ascii="Times New Roman" w:hAnsi="Times New Roman"/>
          <w:i/>
        </w:rPr>
        <w:t xml:space="preserve"> </w:t>
      </w:r>
      <w:r w:rsidRPr="000B1042">
        <w:rPr>
          <w:rFonts w:ascii="Times New Roman" w:hAnsi="Times New Roman"/>
          <w:i/>
        </w:rPr>
        <w:t>forms</w:t>
      </w:r>
      <w:r w:rsidR="00233210">
        <w:rPr>
          <w:rFonts w:ascii="Times New Roman" w:hAnsi="Times New Roman"/>
          <w:i/>
        </w:rPr>
        <w:t xml:space="preserve"> </w:t>
      </w:r>
      <w:hyperlink r:id="rId10" w:history="1">
        <w:r w:rsidR="00E568EA" w:rsidRPr="00FB3E42">
          <w:rPr>
            <w:rStyle w:val="Hyperlink"/>
            <w:rFonts w:ascii="Times New Roman" w:hAnsi="Times New Roman"/>
            <w:i/>
          </w:rPr>
          <w:t>https://www.etsi.org/intellectual-property-rights/ipr</w:t>
        </w:r>
      </w:hyperlink>
      <w:r w:rsidR="00233210">
        <w:rPr>
          <w:rFonts w:ascii="Times New Roman" w:hAnsi="Times New Roman"/>
          <w:i/>
        </w:rPr>
        <w:t xml:space="preserve"> </w:t>
      </w:r>
      <w:r w:rsidRPr="000B1042">
        <w:rPr>
          <w:rFonts w:ascii="Times New Roman" w:hAnsi="Times New Roman"/>
          <w:i/>
        </w:rPr>
        <w:t>).</w:t>
      </w:r>
    </w:p>
    <w:p w14:paraId="6B762099" w14:textId="1B80A988" w:rsidR="00951DA4" w:rsidRPr="00951DA4" w:rsidRDefault="00951DA4" w:rsidP="00951DA4">
      <w:pPr>
        <w:rPr>
          <w:i/>
        </w:rPr>
      </w:pPr>
      <w:r w:rsidRPr="00951DA4">
        <w:rPr>
          <w:i/>
        </w:rPr>
        <w:t>More</w:t>
      </w:r>
      <w:r w:rsidR="00233210">
        <w:rPr>
          <w:i/>
        </w:rPr>
        <w:t xml:space="preserve"> </w:t>
      </w:r>
      <w:r w:rsidRPr="00951DA4">
        <w:rPr>
          <w:i/>
        </w:rPr>
        <w:t>information</w:t>
      </w:r>
      <w:r w:rsidR="00233210">
        <w:rPr>
          <w:i/>
        </w:rPr>
        <w:t xml:space="preserve"> </w:t>
      </w:r>
      <w:r w:rsidRPr="00951DA4">
        <w:rPr>
          <w:i/>
        </w:rPr>
        <w:t>is</w:t>
      </w:r>
      <w:r w:rsidR="00233210">
        <w:rPr>
          <w:i/>
        </w:rPr>
        <w:t xml:space="preserve"> </w:t>
      </w:r>
      <w:r w:rsidRPr="00951DA4">
        <w:rPr>
          <w:i/>
        </w:rPr>
        <w:t>available</w:t>
      </w:r>
      <w:r w:rsidR="00233210">
        <w:rPr>
          <w:i/>
        </w:rPr>
        <w:t xml:space="preserve"> </w:t>
      </w:r>
      <w:r w:rsidRPr="00951DA4">
        <w:rPr>
          <w:i/>
        </w:rPr>
        <w:t>via</w:t>
      </w:r>
      <w:r w:rsidR="00233210">
        <w:rPr>
          <w:i/>
        </w:rPr>
        <w:t xml:space="preserve"> </w:t>
      </w:r>
      <w:r w:rsidRPr="00951DA4">
        <w:rPr>
          <w:i/>
        </w:rPr>
        <w:t>the</w:t>
      </w:r>
      <w:r w:rsidR="00233210">
        <w:rPr>
          <w:i/>
        </w:rPr>
        <w:t xml:space="preserve"> </w:t>
      </w:r>
      <w:r w:rsidRPr="00951DA4">
        <w:rPr>
          <w:i/>
        </w:rPr>
        <w:t>“Legal”</w:t>
      </w:r>
      <w:r w:rsidR="00233210">
        <w:rPr>
          <w:i/>
        </w:rPr>
        <w:t xml:space="preserve"> </w:t>
      </w:r>
      <w:r w:rsidRPr="00951DA4">
        <w:rPr>
          <w:i/>
        </w:rPr>
        <w:t>page</w:t>
      </w:r>
      <w:r w:rsidR="00233210">
        <w:rPr>
          <w:i/>
        </w:rPr>
        <w:t xml:space="preserve"> </w:t>
      </w:r>
      <w:r w:rsidRPr="00951DA4">
        <w:rPr>
          <w:i/>
        </w:rPr>
        <w:t>on</w:t>
      </w:r>
      <w:r w:rsidR="00233210">
        <w:rPr>
          <w:i/>
        </w:rPr>
        <w:t xml:space="preserve"> </w:t>
      </w:r>
      <w:r w:rsidRPr="00951DA4">
        <w:rPr>
          <w:i/>
        </w:rPr>
        <w:t>the</w:t>
      </w:r>
      <w:r w:rsidR="00233210">
        <w:rPr>
          <w:i/>
        </w:rPr>
        <w:t xml:space="preserve"> </w:t>
      </w:r>
      <w:r w:rsidRPr="00951DA4">
        <w:rPr>
          <w:i/>
        </w:rPr>
        <w:t>web</w:t>
      </w:r>
      <w:r w:rsidR="00233210">
        <w:rPr>
          <w:i/>
        </w:rPr>
        <w:t xml:space="preserve"> </w:t>
      </w:r>
      <w:r w:rsidRPr="00951DA4">
        <w:rPr>
          <w:i/>
        </w:rPr>
        <w:t>site:</w:t>
      </w:r>
      <w:r w:rsidR="00233210">
        <w:rPr>
          <w:i/>
        </w:rPr>
        <w:t xml:space="preserve"> </w:t>
      </w:r>
      <w:hyperlink r:id="rId11" w:history="1">
        <w:r w:rsidRPr="00951DA4">
          <w:rPr>
            <w:rStyle w:val="Hyperlink"/>
            <w:i/>
          </w:rPr>
          <w:t>https://www.3gpp.org/about-3gpp/legal-matters</w:t>
        </w:r>
      </w:hyperlink>
      <w:r w:rsidR="00233210">
        <w:rPr>
          <w:i/>
        </w:rPr>
        <w:t xml:space="preserve"> </w:t>
      </w:r>
      <w:r w:rsidRPr="00951DA4">
        <w:rPr>
          <w:i/>
        </w:rPr>
        <w:t>.</w:t>
      </w:r>
    </w:p>
    <w:p w14:paraId="0CB454EC" w14:textId="51ED047F" w:rsidR="007440DD" w:rsidRPr="000B1042" w:rsidRDefault="007440DD" w:rsidP="00F53049">
      <w:pPr>
        <w:pStyle w:val="Heading2"/>
      </w:pPr>
      <w:bookmarkStart w:id="4" w:name="_Toc105521285"/>
      <w:r w:rsidRPr="000B1042">
        <w:t>Competition</w:t>
      </w:r>
      <w:r w:rsidR="00233210">
        <w:t xml:space="preserve"> </w:t>
      </w:r>
      <w:r w:rsidRPr="000B1042">
        <w:t>law</w:t>
      </w:r>
      <w:r w:rsidR="00233210">
        <w:t xml:space="preserve"> </w:t>
      </w:r>
      <w:r w:rsidRPr="000B1042">
        <w:t>statement</w:t>
      </w:r>
      <w:bookmarkEnd w:id="4"/>
    </w:p>
    <w:p w14:paraId="39E1506B" w14:textId="3F6D4098" w:rsidR="007440DD" w:rsidRPr="000B1042" w:rsidRDefault="007440DD" w:rsidP="007440DD">
      <w:pPr>
        <w:spacing w:line="270" w:lineRule="atLeast"/>
        <w:rPr>
          <w:rFonts w:ascii="Times New Roman" w:eastAsia="Times New Roman" w:hAnsi="Times New Roman"/>
          <w:i/>
          <w:kern w:val="2"/>
          <w:szCs w:val="20"/>
          <w:lang w:eastAsia="en-GB"/>
        </w:rPr>
      </w:pPr>
      <w:r w:rsidRPr="000B1042">
        <w:rPr>
          <w:rFonts w:ascii="Times New Roman" w:eastAsia="MS Mincho" w:hAnsi="Times New Roman"/>
          <w:i/>
          <w:kern w:val="2"/>
          <w:szCs w:val="20"/>
        </w:rPr>
        <w:t>The</w:t>
      </w:r>
      <w:r w:rsidR="00233210">
        <w:rPr>
          <w:rFonts w:ascii="Times New Roman" w:eastAsia="MS Mincho" w:hAnsi="Times New Roman"/>
          <w:i/>
          <w:kern w:val="2"/>
          <w:szCs w:val="20"/>
        </w:rPr>
        <w:t xml:space="preserve"> </w:t>
      </w:r>
      <w:r w:rsidR="00E757C7">
        <w:rPr>
          <w:rFonts w:ascii="Times New Roman" w:eastAsia="MS Mincho" w:hAnsi="Times New Roman"/>
          <w:i/>
          <w:kern w:val="2"/>
          <w:szCs w:val="20"/>
        </w:rPr>
        <w:t>Chair</w:t>
      </w:r>
      <w:r w:rsidR="00233210">
        <w:rPr>
          <w:rFonts w:ascii="Times New Roman" w:eastAsia="MS Mincho" w:hAnsi="Times New Roman"/>
          <w:i/>
          <w:kern w:val="2"/>
          <w:szCs w:val="20"/>
        </w:rPr>
        <w:t xml:space="preserve"> </w:t>
      </w:r>
      <w:r w:rsidRPr="000B1042">
        <w:rPr>
          <w:rFonts w:ascii="Times New Roman" w:eastAsia="MS Mincho" w:hAnsi="Times New Roman"/>
          <w:i/>
          <w:kern w:val="2"/>
          <w:szCs w:val="20"/>
        </w:rPr>
        <w:t>also</w:t>
      </w:r>
      <w:r w:rsidR="00233210">
        <w:rPr>
          <w:rFonts w:ascii="Times New Roman" w:eastAsia="MS Mincho" w:hAnsi="Times New Roman"/>
          <w:i/>
          <w:kern w:val="2"/>
          <w:szCs w:val="20"/>
        </w:rPr>
        <w:t xml:space="preserve"> </w:t>
      </w:r>
      <w:r w:rsidRPr="000B1042">
        <w:rPr>
          <w:rFonts w:ascii="Times New Roman" w:eastAsia="MS Mincho" w:hAnsi="Times New Roman"/>
          <w:i/>
          <w:kern w:val="2"/>
          <w:szCs w:val="20"/>
        </w:rPr>
        <w:t>drew</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Member’s</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attention</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to</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the</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fact</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that</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3GPP</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activities</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are</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subject</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to</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antitrust</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and</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competition</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laws</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and</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that</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compliance</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with</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said</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laws</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is</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therefore</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required</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of</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any</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participant</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of</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this</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WG</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meeting</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including</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the</w:t>
      </w:r>
      <w:r w:rsidR="00233210">
        <w:rPr>
          <w:rFonts w:ascii="Times New Roman" w:eastAsia="Times New Roman" w:hAnsi="Times New Roman"/>
          <w:i/>
          <w:kern w:val="2"/>
          <w:szCs w:val="20"/>
          <w:lang w:eastAsia="en-GB"/>
        </w:rPr>
        <w:t xml:space="preserve"> </w:t>
      </w:r>
      <w:r w:rsidR="00E757C7">
        <w:rPr>
          <w:rFonts w:ascii="Times New Roman" w:eastAsia="Times New Roman" w:hAnsi="Times New Roman"/>
          <w:i/>
          <w:kern w:val="2"/>
          <w:szCs w:val="20"/>
          <w:lang w:eastAsia="en-GB"/>
        </w:rPr>
        <w:t>Chair</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and</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Vice</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Chair</w:t>
      </w:r>
      <w:r w:rsidR="00E757C7">
        <w:rPr>
          <w:rFonts w:ascii="Times New Roman" w:eastAsia="Times New Roman" w:hAnsi="Times New Roman"/>
          <w:i/>
          <w:kern w:val="2"/>
          <w:szCs w:val="20"/>
          <w:lang w:eastAsia="en-GB"/>
        </w:rPr>
        <w:t>s</w:t>
      </w:r>
      <w:r w:rsidRPr="000B1042">
        <w:rPr>
          <w:rFonts w:ascii="Times New Roman" w:eastAsia="Times New Roman" w:hAnsi="Times New Roman"/>
          <w:i/>
          <w:kern w:val="2"/>
          <w:szCs w:val="20"/>
          <w:lang w:eastAsia="en-GB"/>
        </w:rPr>
        <w:t>.</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In</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case</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of</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question,</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please</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contact</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your</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legal</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counsel.</w:t>
      </w:r>
    </w:p>
    <w:p w14:paraId="13D6F8DB" w14:textId="3AE6BC16" w:rsidR="007440DD" w:rsidRPr="000B1042" w:rsidRDefault="007440DD" w:rsidP="007440DD">
      <w:pPr>
        <w:spacing w:line="270" w:lineRule="atLeast"/>
        <w:rPr>
          <w:rFonts w:ascii="Times New Roman" w:eastAsia="Times New Roman" w:hAnsi="Times New Roman"/>
          <w:i/>
          <w:kern w:val="2"/>
          <w:szCs w:val="20"/>
          <w:lang w:eastAsia="en-GB"/>
        </w:rPr>
      </w:pPr>
      <w:r w:rsidRPr="000B1042">
        <w:rPr>
          <w:rFonts w:ascii="Times New Roman" w:eastAsia="Times New Roman" w:hAnsi="Times New Roman"/>
          <w:i/>
          <w:kern w:val="2"/>
          <w:szCs w:val="20"/>
          <w:lang w:eastAsia="en-GB"/>
        </w:rPr>
        <w:t>The</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present</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meeting</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will</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be</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conducted</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with</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strict</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impartiality</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and</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in</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the</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interests</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of</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3GPP.</w:t>
      </w:r>
    </w:p>
    <w:p w14:paraId="7D2A9894" w14:textId="7F1A53A0" w:rsidR="007440DD" w:rsidRPr="000B1042" w:rsidRDefault="007440DD" w:rsidP="007440DD">
      <w:pPr>
        <w:spacing w:line="270" w:lineRule="atLeast"/>
        <w:rPr>
          <w:rFonts w:ascii="Times New Roman" w:eastAsia="Times New Roman" w:hAnsi="Times New Roman"/>
          <w:i/>
          <w:kern w:val="2"/>
          <w:szCs w:val="20"/>
          <w:lang w:eastAsia="en-GB"/>
        </w:rPr>
      </w:pPr>
      <w:r w:rsidRPr="000B1042">
        <w:rPr>
          <w:rFonts w:ascii="Times New Roman" w:eastAsia="Times New Roman" w:hAnsi="Times New Roman"/>
          <w:i/>
          <w:kern w:val="2"/>
          <w:szCs w:val="20"/>
          <w:lang w:eastAsia="en-GB"/>
        </w:rPr>
        <w:t>Furthermore,</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the</w:t>
      </w:r>
      <w:r w:rsidR="00233210">
        <w:rPr>
          <w:rFonts w:ascii="Times New Roman" w:eastAsia="Times New Roman" w:hAnsi="Times New Roman"/>
          <w:i/>
          <w:kern w:val="2"/>
          <w:szCs w:val="20"/>
          <w:lang w:eastAsia="en-GB"/>
        </w:rPr>
        <w:t xml:space="preserve"> </w:t>
      </w:r>
      <w:r w:rsidR="00E757C7">
        <w:rPr>
          <w:rFonts w:ascii="Times New Roman" w:eastAsia="Times New Roman" w:hAnsi="Times New Roman"/>
          <w:i/>
          <w:kern w:val="2"/>
          <w:szCs w:val="20"/>
          <w:lang w:eastAsia="en-GB"/>
        </w:rPr>
        <w:t>Chair</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reminded</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Members</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that</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timely</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submission</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of</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work</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items/contributions</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in</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advance</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of</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WG</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meetings</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is</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important</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to</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allow</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for</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full</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and</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fair</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consideration</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of</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such</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matters.</w:t>
      </w:r>
    </w:p>
    <w:p w14:paraId="3B15C2E9" w14:textId="61DF0AC2" w:rsidR="008F5AFB" w:rsidRPr="000B1042" w:rsidRDefault="008F5AFB" w:rsidP="00F53049">
      <w:pPr>
        <w:pStyle w:val="Heading2"/>
      </w:pPr>
      <w:bookmarkStart w:id="5" w:name="_Toc105521286"/>
      <w:r w:rsidRPr="000B1042">
        <w:t>Network</w:t>
      </w:r>
      <w:r w:rsidR="00233210">
        <w:t xml:space="preserve"> </w:t>
      </w:r>
      <w:r w:rsidRPr="000B1042">
        <w:t>usage</w:t>
      </w:r>
      <w:r w:rsidR="00233210">
        <w:t xml:space="preserve"> </w:t>
      </w:r>
      <w:r w:rsidRPr="000B1042">
        <w:t>conditions</w:t>
      </w:r>
      <w:bookmarkEnd w:id="5"/>
    </w:p>
    <w:p w14:paraId="4CE32994" w14:textId="3220595D" w:rsidR="00666408" w:rsidRPr="000B1042" w:rsidRDefault="00666408" w:rsidP="009643F7">
      <w:pPr>
        <w:rPr>
          <w:rFonts w:ascii="Times New Roman" w:eastAsia="SimSun" w:hAnsi="Times New Roman"/>
          <w:i/>
          <w:szCs w:val="20"/>
          <w:lang w:val="en-US"/>
        </w:rPr>
      </w:pPr>
      <w:r w:rsidRPr="000B1042">
        <w:rPr>
          <w:rFonts w:ascii="Times New Roman" w:eastAsia="SimSun" w:hAnsi="Times New Roman"/>
          <w:i/>
          <w:szCs w:val="20"/>
          <w:lang w:val="en-US"/>
        </w:rPr>
        <w:t>The</w:t>
      </w:r>
      <w:r w:rsidR="00233210">
        <w:rPr>
          <w:rFonts w:ascii="Times New Roman" w:eastAsia="SimSun" w:hAnsi="Times New Roman"/>
          <w:i/>
          <w:szCs w:val="20"/>
          <w:lang w:val="en-US"/>
        </w:rPr>
        <w:t xml:space="preserve"> </w:t>
      </w:r>
      <w:r w:rsidRPr="000B1042">
        <w:rPr>
          <w:rFonts w:ascii="Times New Roman" w:eastAsia="SimSun" w:hAnsi="Times New Roman"/>
          <w:i/>
          <w:szCs w:val="20"/>
          <w:lang w:val="en-US"/>
        </w:rPr>
        <w:t>PCG</w:t>
      </w:r>
      <w:r w:rsidR="00233210">
        <w:rPr>
          <w:rFonts w:ascii="Times New Roman" w:eastAsia="SimSun" w:hAnsi="Times New Roman"/>
          <w:i/>
          <w:szCs w:val="20"/>
          <w:lang w:val="en-US"/>
        </w:rPr>
        <w:t xml:space="preserve"> </w:t>
      </w:r>
      <w:r w:rsidRPr="000B1042">
        <w:rPr>
          <w:rFonts w:ascii="Times New Roman" w:eastAsia="SimSun" w:hAnsi="Times New Roman"/>
          <w:i/>
          <w:szCs w:val="20"/>
          <w:lang w:val="en-US"/>
        </w:rPr>
        <w:t>has</w:t>
      </w:r>
      <w:r w:rsidR="00233210">
        <w:rPr>
          <w:rFonts w:ascii="Times New Roman" w:eastAsia="SimSun" w:hAnsi="Times New Roman"/>
          <w:i/>
          <w:szCs w:val="20"/>
          <w:lang w:val="en-US"/>
        </w:rPr>
        <w:t xml:space="preserve"> </w:t>
      </w:r>
      <w:r w:rsidRPr="000B1042">
        <w:rPr>
          <w:rFonts w:ascii="Times New Roman" w:eastAsia="SimSun" w:hAnsi="Times New Roman"/>
          <w:i/>
          <w:szCs w:val="20"/>
          <w:lang w:val="en-US"/>
        </w:rPr>
        <w:t>laid</w:t>
      </w:r>
      <w:r w:rsidR="00233210">
        <w:rPr>
          <w:rFonts w:ascii="Times New Roman" w:eastAsia="SimSun" w:hAnsi="Times New Roman"/>
          <w:i/>
          <w:szCs w:val="20"/>
          <w:lang w:val="en-US"/>
        </w:rPr>
        <w:t xml:space="preserve"> </w:t>
      </w:r>
      <w:r w:rsidRPr="000B1042">
        <w:rPr>
          <w:rFonts w:ascii="Times New Roman" w:eastAsia="SimSun" w:hAnsi="Times New Roman"/>
          <w:i/>
          <w:szCs w:val="20"/>
          <w:lang w:val="en-US"/>
        </w:rPr>
        <w:t>down</w:t>
      </w:r>
      <w:r w:rsidR="00233210">
        <w:rPr>
          <w:rFonts w:ascii="Times New Roman" w:eastAsia="SimSun" w:hAnsi="Times New Roman"/>
          <w:i/>
          <w:szCs w:val="20"/>
          <w:lang w:val="en-US"/>
        </w:rPr>
        <w:t xml:space="preserve"> </w:t>
      </w:r>
      <w:r w:rsidRPr="000B1042">
        <w:rPr>
          <w:rFonts w:ascii="Times New Roman" w:eastAsia="SimSun" w:hAnsi="Times New Roman"/>
          <w:i/>
          <w:szCs w:val="20"/>
          <w:lang w:val="en-US"/>
        </w:rPr>
        <w:t>the</w:t>
      </w:r>
      <w:r w:rsidR="00233210">
        <w:rPr>
          <w:rFonts w:ascii="Times New Roman" w:eastAsia="SimSun" w:hAnsi="Times New Roman"/>
          <w:i/>
          <w:szCs w:val="20"/>
          <w:lang w:val="en-US"/>
        </w:rPr>
        <w:t xml:space="preserve"> </w:t>
      </w:r>
      <w:r w:rsidRPr="000B1042">
        <w:rPr>
          <w:rFonts w:ascii="Times New Roman" w:eastAsia="SimSun" w:hAnsi="Times New Roman"/>
          <w:i/>
          <w:szCs w:val="20"/>
          <w:lang w:val="en-US"/>
        </w:rPr>
        <w:t>following</w:t>
      </w:r>
      <w:r w:rsidR="00233210">
        <w:rPr>
          <w:rFonts w:ascii="Times New Roman" w:eastAsia="SimSun" w:hAnsi="Times New Roman"/>
          <w:i/>
          <w:szCs w:val="20"/>
          <w:lang w:val="en-US"/>
        </w:rPr>
        <w:t xml:space="preserve"> </w:t>
      </w:r>
      <w:r w:rsidRPr="000B1042">
        <w:rPr>
          <w:rFonts w:ascii="Times New Roman" w:eastAsia="SimSun" w:hAnsi="Times New Roman"/>
          <w:i/>
          <w:szCs w:val="20"/>
          <w:lang w:val="en-US"/>
        </w:rPr>
        <w:t>network</w:t>
      </w:r>
      <w:r w:rsidR="00233210">
        <w:rPr>
          <w:rFonts w:ascii="Times New Roman" w:eastAsia="SimSun" w:hAnsi="Times New Roman"/>
          <w:i/>
          <w:szCs w:val="20"/>
          <w:lang w:val="en-US"/>
        </w:rPr>
        <w:t xml:space="preserve"> </w:t>
      </w:r>
      <w:r w:rsidRPr="000B1042">
        <w:rPr>
          <w:rFonts w:ascii="Times New Roman" w:eastAsia="SimSun" w:hAnsi="Times New Roman"/>
          <w:i/>
          <w:szCs w:val="20"/>
          <w:lang w:val="en-US"/>
        </w:rPr>
        <w:t>usage</w:t>
      </w:r>
      <w:r w:rsidR="00233210">
        <w:rPr>
          <w:rFonts w:ascii="Times New Roman" w:eastAsia="SimSun" w:hAnsi="Times New Roman"/>
          <w:i/>
          <w:szCs w:val="20"/>
          <w:lang w:val="en-US"/>
        </w:rPr>
        <w:t xml:space="preserve"> </w:t>
      </w:r>
      <w:r w:rsidRPr="000B1042">
        <w:rPr>
          <w:rFonts w:ascii="Times New Roman" w:eastAsia="SimSun" w:hAnsi="Times New Roman"/>
          <w:i/>
          <w:szCs w:val="20"/>
          <w:lang w:val="en-US"/>
        </w:rPr>
        <w:t>conditions:</w:t>
      </w:r>
    </w:p>
    <w:p w14:paraId="41BEF0CD" w14:textId="77777777" w:rsidR="00666408" w:rsidRPr="00DB386D" w:rsidRDefault="00666408" w:rsidP="009643F7">
      <w:pPr>
        <w:rPr>
          <w:rFonts w:ascii="Times New Roman" w:hAnsi="Times New Roman"/>
          <w:i/>
          <w:szCs w:val="20"/>
          <w:lang w:val="en-US"/>
        </w:rPr>
      </w:pPr>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22"/>
      </w:tblGrid>
      <w:tr w:rsidR="00666408" w:rsidRPr="000B1042" w14:paraId="64A8B08A" w14:textId="77777777" w:rsidTr="00420234">
        <w:tc>
          <w:tcPr>
            <w:tcW w:w="9922" w:type="dxa"/>
            <w:shd w:val="clear" w:color="auto" w:fill="auto"/>
          </w:tcPr>
          <w:p w14:paraId="5528C0BD" w14:textId="7577432F" w:rsidR="00666408" w:rsidRPr="000B1042" w:rsidRDefault="00666408" w:rsidP="009643F7">
            <w:pPr>
              <w:widowControl w:val="0"/>
              <w:ind w:left="34"/>
              <w:rPr>
                <w:rFonts w:ascii="Times New Roman" w:hAnsi="Times New Roman"/>
                <w:szCs w:val="20"/>
              </w:rPr>
            </w:pPr>
            <w:r w:rsidRPr="000B1042">
              <w:rPr>
                <w:rFonts w:ascii="Times New Roman" w:hAnsi="Times New Roman"/>
                <w:b/>
                <w:szCs w:val="20"/>
              </w:rPr>
              <w:t>Users</w:t>
            </w:r>
            <w:r w:rsidR="00233210">
              <w:rPr>
                <w:rFonts w:ascii="Times New Roman" w:hAnsi="Times New Roman"/>
                <w:b/>
                <w:szCs w:val="20"/>
              </w:rPr>
              <w:t xml:space="preserve"> </w:t>
            </w:r>
            <w:r w:rsidRPr="000B1042">
              <w:rPr>
                <w:rFonts w:ascii="Times New Roman" w:hAnsi="Times New Roman"/>
                <w:b/>
                <w:szCs w:val="20"/>
              </w:rPr>
              <w:t>shall</w:t>
            </w:r>
            <w:r w:rsidR="00233210">
              <w:rPr>
                <w:rFonts w:ascii="Times New Roman" w:hAnsi="Times New Roman"/>
                <w:b/>
                <w:szCs w:val="20"/>
              </w:rPr>
              <w:t xml:space="preserve"> </w:t>
            </w:r>
            <w:r w:rsidRPr="000B1042">
              <w:rPr>
                <w:rFonts w:ascii="Times New Roman" w:hAnsi="Times New Roman"/>
                <w:b/>
                <w:szCs w:val="20"/>
              </w:rPr>
              <w:t>not</w:t>
            </w:r>
            <w:r w:rsidR="00233210">
              <w:rPr>
                <w:rFonts w:ascii="Times New Roman" w:hAnsi="Times New Roman"/>
                <w:b/>
                <w:szCs w:val="20"/>
              </w:rPr>
              <w:t xml:space="preserve"> </w:t>
            </w:r>
            <w:r w:rsidRPr="000B1042">
              <w:rPr>
                <w:rFonts w:ascii="Times New Roman" w:hAnsi="Times New Roman"/>
                <w:b/>
                <w:szCs w:val="20"/>
              </w:rPr>
              <w:t>use</w:t>
            </w:r>
            <w:r w:rsidR="00233210">
              <w:rPr>
                <w:rFonts w:ascii="Times New Roman" w:hAnsi="Times New Roman"/>
                <w:b/>
                <w:szCs w:val="20"/>
              </w:rPr>
              <w:t xml:space="preserve"> </w:t>
            </w:r>
            <w:r w:rsidRPr="000B1042">
              <w:rPr>
                <w:rFonts w:ascii="Times New Roman" w:hAnsi="Times New Roman"/>
                <w:b/>
                <w:szCs w:val="20"/>
              </w:rPr>
              <w:t>the</w:t>
            </w:r>
            <w:r w:rsidR="00233210">
              <w:rPr>
                <w:rFonts w:ascii="Times New Roman" w:hAnsi="Times New Roman"/>
                <w:b/>
                <w:szCs w:val="20"/>
              </w:rPr>
              <w:t xml:space="preserve"> </w:t>
            </w:r>
            <w:r w:rsidRPr="000B1042">
              <w:rPr>
                <w:rFonts w:ascii="Times New Roman" w:hAnsi="Times New Roman"/>
                <w:b/>
                <w:szCs w:val="20"/>
              </w:rPr>
              <w:t>network</w:t>
            </w:r>
            <w:r w:rsidR="00233210">
              <w:rPr>
                <w:rFonts w:ascii="Times New Roman" w:hAnsi="Times New Roman"/>
                <w:b/>
                <w:szCs w:val="20"/>
              </w:rPr>
              <w:t xml:space="preserve"> </w:t>
            </w:r>
            <w:r w:rsidRPr="000B1042">
              <w:rPr>
                <w:rFonts w:ascii="Times New Roman" w:hAnsi="Times New Roman"/>
                <w:b/>
                <w:szCs w:val="20"/>
              </w:rPr>
              <w:t>to</w:t>
            </w:r>
            <w:r w:rsidR="00233210">
              <w:rPr>
                <w:rFonts w:ascii="Times New Roman" w:hAnsi="Times New Roman"/>
                <w:b/>
                <w:szCs w:val="20"/>
              </w:rPr>
              <w:t xml:space="preserve"> </w:t>
            </w:r>
            <w:r w:rsidRPr="000B1042">
              <w:rPr>
                <w:rFonts w:ascii="Times New Roman" w:hAnsi="Times New Roman"/>
                <w:b/>
                <w:szCs w:val="20"/>
              </w:rPr>
              <w:t>engage</w:t>
            </w:r>
            <w:r w:rsidR="00233210">
              <w:rPr>
                <w:rFonts w:ascii="Times New Roman" w:hAnsi="Times New Roman"/>
                <w:b/>
                <w:szCs w:val="20"/>
              </w:rPr>
              <w:t xml:space="preserve"> </w:t>
            </w:r>
            <w:r w:rsidRPr="000B1042">
              <w:rPr>
                <w:rFonts w:ascii="Times New Roman" w:hAnsi="Times New Roman"/>
                <w:b/>
                <w:szCs w:val="20"/>
              </w:rPr>
              <w:t>in</w:t>
            </w:r>
            <w:r w:rsidR="00233210">
              <w:rPr>
                <w:rFonts w:ascii="Times New Roman" w:hAnsi="Times New Roman"/>
                <w:b/>
                <w:szCs w:val="20"/>
              </w:rPr>
              <w:t xml:space="preserve"> </w:t>
            </w:r>
            <w:r w:rsidRPr="000B1042">
              <w:rPr>
                <w:rFonts w:ascii="Times New Roman" w:hAnsi="Times New Roman"/>
                <w:b/>
                <w:szCs w:val="20"/>
              </w:rPr>
              <w:t>illegal</w:t>
            </w:r>
            <w:r w:rsidR="00233210">
              <w:rPr>
                <w:rFonts w:ascii="Times New Roman" w:hAnsi="Times New Roman"/>
                <w:b/>
                <w:szCs w:val="20"/>
              </w:rPr>
              <w:t xml:space="preserve"> </w:t>
            </w:r>
            <w:r w:rsidRPr="000B1042">
              <w:rPr>
                <w:rFonts w:ascii="Times New Roman" w:hAnsi="Times New Roman"/>
                <w:b/>
                <w:szCs w:val="20"/>
              </w:rPr>
              <w:t>activities.</w:t>
            </w:r>
            <w:r w:rsidR="00233210">
              <w:rPr>
                <w:rFonts w:ascii="Times New Roman" w:hAnsi="Times New Roman"/>
                <w:b/>
                <w:szCs w:val="20"/>
              </w:rPr>
              <w:t xml:space="preserve"> </w:t>
            </w:r>
            <w:r w:rsidRPr="000B1042">
              <w:rPr>
                <w:rFonts w:ascii="Times New Roman" w:hAnsi="Times New Roman"/>
                <w:b/>
                <w:szCs w:val="20"/>
              </w:rPr>
              <w:t>This</w:t>
            </w:r>
            <w:r w:rsidR="00233210">
              <w:rPr>
                <w:rFonts w:ascii="Times New Roman" w:hAnsi="Times New Roman"/>
                <w:b/>
                <w:szCs w:val="20"/>
              </w:rPr>
              <w:t xml:space="preserve"> </w:t>
            </w:r>
            <w:r w:rsidRPr="000B1042">
              <w:rPr>
                <w:rFonts w:ascii="Times New Roman" w:hAnsi="Times New Roman"/>
                <w:b/>
                <w:szCs w:val="20"/>
              </w:rPr>
              <w:t>includes</w:t>
            </w:r>
            <w:r w:rsidR="00233210">
              <w:rPr>
                <w:rFonts w:ascii="Times New Roman" w:hAnsi="Times New Roman"/>
                <w:b/>
                <w:szCs w:val="20"/>
              </w:rPr>
              <w:t xml:space="preserve"> </w:t>
            </w:r>
            <w:r w:rsidRPr="000B1042">
              <w:rPr>
                <w:rFonts w:ascii="Times New Roman" w:hAnsi="Times New Roman"/>
                <w:b/>
                <w:szCs w:val="20"/>
              </w:rPr>
              <w:t>activities</w:t>
            </w:r>
            <w:r w:rsidR="00233210">
              <w:rPr>
                <w:rFonts w:ascii="Times New Roman" w:hAnsi="Times New Roman"/>
                <w:b/>
                <w:szCs w:val="20"/>
              </w:rPr>
              <w:t xml:space="preserve"> </w:t>
            </w:r>
            <w:r w:rsidRPr="000B1042">
              <w:rPr>
                <w:rFonts w:ascii="Times New Roman" w:hAnsi="Times New Roman"/>
                <w:b/>
                <w:szCs w:val="20"/>
              </w:rPr>
              <w:t>such</w:t>
            </w:r>
            <w:r w:rsidR="00233210">
              <w:rPr>
                <w:rFonts w:ascii="Times New Roman" w:hAnsi="Times New Roman"/>
                <w:b/>
                <w:szCs w:val="20"/>
              </w:rPr>
              <w:t xml:space="preserve"> </w:t>
            </w:r>
            <w:r w:rsidRPr="000B1042">
              <w:rPr>
                <w:rFonts w:ascii="Times New Roman" w:hAnsi="Times New Roman"/>
                <w:b/>
                <w:szCs w:val="20"/>
              </w:rPr>
              <w:t>as</w:t>
            </w:r>
            <w:r w:rsidR="00233210">
              <w:rPr>
                <w:rFonts w:ascii="Times New Roman" w:hAnsi="Times New Roman"/>
                <w:b/>
                <w:szCs w:val="20"/>
              </w:rPr>
              <w:t xml:space="preserve"> </w:t>
            </w:r>
            <w:r w:rsidRPr="000B1042">
              <w:rPr>
                <w:rFonts w:ascii="Times New Roman" w:hAnsi="Times New Roman"/>
                <w:b/>
                <w:szCs w:val="20"/>
              </w:rPr>
              <w:t>copyright</w:t>
            </w:r>
            <w:r w:rsidR="00233210">
              <w:rPr>
                <w:rFonts w:ascii="Times New Roman" w:hAnsi="Times New Roman"/>
                <w:b/>
                <w:szCs w:val="20"/>
              </w:rPr>
              <w:t xml:space="preserve"> </w:t>
            </w:r>
            <w:r w:rsidRPr="000B1042">
              <w:rPr>
                <w:rFonts w:ascii="Times New Roman" w:hAnsi="Times New Roman"/>
                <w:b/>
                <w:szCs w:val="20"/>
              </w:rPr>
              <w:t>violation,</w:t>
            </w:r>
            <w:r w:rsidR="00233210">
              <w:rPr>
                <w:rFonts w:ascii="Times New Roman" w:hAnsi="Times New Roman"/>
                <w:b/>
                <w:szCs w:val="20"/>
              </w:rPr>
              <w:t xml:space="preserve"> </w:t>
            </w:r>
            <w:r w:rsidRPr="000B1042">
              <w:rPr>
                <w:rFonts w:ascii="Times New Roman" w:hAnsi="Times New Roman"/>
                <w:b/>
                <w:szCs w:val="20"/>
              </w:rPr>
              <w:t>hacking,</w:t>
            </w:r>
            <w:r w:rsidR="00233210">
              <w:rPr>
                <w:rFonts w:ascii="Times New Roman" w:hAnsi="Times New Roman"/>
                <w:b/>
                <w:szCs w:val="20"/>
              </w:rPr>
              <w:t xml:space="preserve"> </w:t>
            </w:r>
            <w:r w:rsidRPr="000B1042">
              <w:rPr>
                <w:rFonts w:ascii="Times New Roman" w:hAnsi="Times New Roman"/>
                <w:b/>
                <w:szCs w:val="20"/>
              </w:rPr>
              <w:t>espionage</w:t>
            </w:r>
            <w:r w:rsidR="00233210">
              <w:rPr>
                <w:rFonts w:ascii="Times New Roman" w:hAnsi="Times New Roman"/>
                <w:b/>
                <w:szCs w:val="20"/>
              </w:rPr>
              <w:t xml:space="preserve"> </w:t>
            </w:r>
            <w:r w:rsidRPr="000B1042">
              <w:rPr>
                <w:rFonts w:ascii="Times New Roman" w:hAnsi="Times New Roman"/>
                <w:b/>
                <w:szCs w:val="20"/>
              </w:rPr>
              <w:t>or</w:t>
            </w:r>
            <w:r w:rsidR="00233210">
              <w:rPr>
                <w:rFonts w:ascii="Times New Roman" w:hAnsi="Times New Roman"/>
                <w:b/>
                <w:szCs w:val="20"/>
              </w:rPr>
              <w:t xml:space="preserve"> </w:t>
            </w:r>
            <w:r w:rsidRPr="000B1042">
              <w:rPr>
                <w:rFonts w:ascii="Times New Roman" w:hAnsi="Times New Roman"/>
                <w:b/>
                <w:szCs w:val="20"/>
              </w:rPr>
              <w:t>any</w:t>
            </w:r>
            <w:r w:rsidR="00233210">
              <w:rPr>
                <w:rFonts w:ascii="Times New Roman" w:hAnsi="Times New Roman"/>
                <w:b/>
                <w:szCs w:val="20"/>
              </w:rPr>
              <w:t xml:space="preserve"> </w:t>
            </w:r>
            <w:r w:rsidRPr="000B1042">
              <w:rPr>
                <w:rFonts w:ascii="Times New Roman" w:hAnsi="Times New Roman"/>
                <w:b/>
                <w:szCs w:val="20"/>
              </w:rPr>
              <w:t>other</w:t>
            </w:r>
            <w:r w:rsidR="00233210">
              <w:rPr>
                <w:rFonts w:ascii="Times New Roman" w:hAnsi="Times New Roman"/>
                <w:b/>
                <w:szCs w:val="20"/>
              </w:rPr>
              <w:t xml:space="preserve"> </w:t>
            </w:r>
            <w:r w:rsidRPr="000B1042">
              <w:rPr>
                <w:rFonts w:ascii="Times New Roman" w:hAnsi="Times New Roman"/>
                <w:b/>
                <w:szCs w:val="20"/>
              </w:rPr>
              <w:t>activity</w:t>
            </w:r>
            <w:r w:rsidR="00233210">
              <w:rPr>
                <w:rFonts w:ascii="Times New Roman" w:hAnsi="Times New Roman"/>
                <w:b/>
                <w:szCs w:val="20"/>
              </w:rPr>
              <w:t xml:space="preserve"> </w:t>
            </w:r>
            <w:r w:rsidRPr="000B1042">
              <w:rPr>
                <w:rFonts w:ascii="Times New Roman" w:hAnsi="Times New Roman"/>
                <w:b/>
                <w:szCs w:val="20"/>
              </w:rPr>
              <w:t>that</w:t>
            </w:r>
            <w:r w:rsidR="00233210">
              <w:rPr>
                <w:rFonts w:ascii="Times New Roman" w:hAnsi="Times New Roman"/>
                <w:b/>
                <w:szCs w:val="20"/>
              </w:rPr>
              <w:t xml:space="preserve"> </w:t>
            </w:r>
            <w:r w:rsidRPr="000B1042">
              <w:rPr>
                <w:rFonts w:ascii="Times New Roman" w:hAnsi="Times New Roman"/>
                <w:b/>
                <w:szCs w:val="20"/>
              </w:rPr>
              <w:t>may</w:t>
            </w:r>
            <w:r w:rsidR="00233210">
              <w:rPr>
                <w:rFonts w:ascii="Times New Roman" w:hAnsi="Times New Roman"/>
                <w:b/>
                <w:szCs w:val="20"/>
              </w:rPr>
              <w:t xml:space="preserve"> </w:t>
            </w:r>
            <w:r w:rsidRPr="000B1042">
              <w:rPr>
                <w:rFonts w:ascii="Times New Roman" w:hAnsi="Times New Roman"/>
                <w:b/>
                <w:szCs w:val="20"/>
              </w:rPr>
              <w:t>be</w:t>
            </w:r>
            <w:r w:rsidR="00233210">
              <w:rPr>
                <w:rFonts w:ascii="Times New Roman" w:hAnsi="Times New Roman"/>
                <w:b/>
                <w:szCs w:val="20"/>
              </w:rPr>
              <w:t xml:space="preserve"> </w:t>
            </w:r>
            <w:r w:rsidRPr="000B1042">
              <w:rPr>
                <w:rFonts w:ascii="Times New Roman" w:hAnsi="Times New Roman"/>
                <w:b/>
                <w:szCs w:val="20"/>
              </w:rPr>
              <w:t>prohibited</w:t>
            </w:r>
            <w:r w:rsidR="00233210">
              <w:rPr>
                <w:rFonts w:ascii="Times New Roman" w:hAnsi="Times New Roman"/>
                <w:b/>
                <w:szCs w:val="20"/>
              </w:rPr>
              <w:t xml:space="preserve"> </w:t>
            </w:r>
            <w:r w:rsidRPr="000B1042">
              <w:rPr>
                <w:rFonts w:ascii="Times New Roman" w:hAnsi="Times New Roman"/>
                <w:b/>
                <w:szCs w:val="20"/>
              </w:rPr>
              <w:t>by</w:t>
            </w:r>
            <w:r w:rsidR="00233210">
              <w:rPr>
                <w:rFonts w:ascii="Times New Roman" w:hAnsi="Times New Roman"/>
                <w:b/>
                <w:szCs w:val="20"/>
              </w:rPr>
              <w:t xml:space="preserve"> </w:t>
            </w:r>
            <w:r w:rsidRPr="000B1042">
              <w:rPr>
                <w:rFonts w:ascii="Times New Roman" w:hAnsi="Times New Roman"/>
                <w:b/>
                <w:szCs w:val="20"/>
              </w:rPr>
              <w:t>local</w:t>
            </w:r>
            <w:r w:rsidR="00233210">
              <w:rPr>
                <w:rFonts w:ascii="Times New Roman" w:hAnsi="Times New Roman"/>
                <w:b/>
                <w:szCs w:val="20"/>
              </w:rPr>
              <w:t xml:space="preserve"> </w:t>
            </w:r>
            <w:r w:rsidRPr="000B1042">
              <w:rPr>
                <w:rFonts w:ascii="Times New Roman" w:hAnsi="Times New Roman"/>
                <w:b/>
                <w:szCs w:val="20"/>
              </w:rPr>
              <w:t>laws</w:t>
            </w:r>
            <w:r w:rsidRPr="000B1042">
              <w:rPr>
                <w:rFonts w:ascii="Times New Roman" w:hAnsi="Times New Roman"/>
                <w:szCs w:val="20"/>
              </w:rPr>
              <w:t>.</w:t>
            </w:r>
          </w:p>
          <w:p w14:paraId="1776EB74" w14:textId="77777777" w:rsidR="00666408" w:rsidRPr="000B1042" w:rsidRDefault="00666408" w:rsidP="009643F7">
            <w:pPr>
              <w:widowControl w:val="0"/>
              <w:ind w:left="34"/>
              <w:rPr>
                <w:rFonts w:ascii="Times New Roman" w:hAnsi="Times New Roman"/>
                <w:szCs w:val="20"/>
              </w:rPr>
            </w:pPr>
          </w:p>
          <w:p w14:paraId="48337DFB" w14:textId="73ADF7D4" w:rsidR="00666408" w:rsidRPr="000B1042" w:rsidRDefault="00666408" w:rsidP="009643F7">
            <w:pPr>
              <w:widowControl w:val="0"/>
              <w:ind w:left="34"/>
              <w:rPr>
                <w:rFonts w:ascii="Times New Roman" w:hAnsi="Times New Roman"/>
                <w:szCs w:val="20"/>
              </w:rPr>
            </w:pPr>
            <w:r w:rsidRPr="000B1042">
              <w:rPr>
                <w:rFonts w:ascii="Times New Roman" w:hAnsi="Times New Roman"/>
                <w:b/>
                <w:szCs w:val="20"/>
              </w:rPr>
              <w:t>Users</w:t>
            </w:r>
            <w:r w:rsidR="00233210">
              <w:rPr>
                <w:rFonts w:ascii="Times New Roman" w:hAnsi="Times New Roman"/>
                <w:b/>
                <w:szCs w:val="20"/>
              </w:rPr>
              <w:t xml:space="preserve"> </w:t>
            </w:r>
            <w:r w:rsidRPr="000B1042">
              <w:rPr>
                <w:rFonts w:ascii="Times New Roman" w:hAnsi="Times New Roman"/>
                <w:b/>
                <w:szCs w:val="20"/>
              </w:rPr>
              <w:t>shall</w:t>
            </w:r>
            <w:r w:rsidR="00233210">
              <w:rPr>
                <w:rFonts w:ascii="Times New Roman" w:hAnsi="Times New Roman"/>
                <w:b/>
                <w:szCs w:val="20"/>
              </w:rPr>
              <w:t xml:space="preserve"> </w:t>
            </w:r>
            <w:r w:rsidRPr="000B1042">
              <w:rPr>
                <w:rFonts w:ascii="Times New Roman" w:hAnsi="Times New Roman"/>
                <w:b/>
                <w:szCs w:val="20"/>
              </w:rPr>
              <w:t>not</w:t>
            </w:r>
            <w:r w:rsidR="00233210">
              <w:rPr>
                <w:rFonts w:ascii="Times New Roman" w:hAnsi="Times New Roman"/>
                <w:b/>
                <w:szCs w:val="20"/>
              </w:rPr>
              <w:t xml:space="preserve"> </w:t>
            </w:r>
            <w:r w:rsidRPr="000B1042">
              <w:rPr>
                <w:rFonts w:ascii="Times New Roman" w:hAnsi="Times New Roman"/>
                <w:b/>
                <w:szCs w:val="20"/>
              </w:rPr>
              <w:t>engage</w:t>
            </w:r>
            <w:r w:rsidR="00233210">
              <w:rPr>
                <w:rFonts w:ascii="Times New Roman" w:hAnsi="Times New Roman"/>
                <w:b/>
                <w:szCs w:val="20"/>
              </w:rPr>
              <w:t xml:space="preserve"> </w:t>
            </w:r>
            <w:r w:rsidRPr="000B1042">
              <w:rPr>
                <w:rFonts w:ascii="Times New Roman" w:hAnsi="Times New Roman"/>
                <w:b/>
                <w:szCs w:val="20"/>
              </w:rPr>
              <w:t>in</w:t>
            </w:r>
            <w:r w:rsidR="00233210">
              <w:rPr>
                <w:rFonts w:ascii="Times New Roman" w:hAnsi="Times New Roman"/>
                <w:b/>
                <w:szCs w:val="20"/>
              </w:rPr>
              <w:t xml:space="preserve"> </w:t>
            </w:r>
            <w:r w:rsidRPr="000B1042">
              <w:rPr>
                <w:rFonts w:ascii="Times New Roman" w:hAnsi="Times New Roman"/>
                <w:b/>
                <w:szCs w:val="20"/>
              </w:rPr>
              <w:t>non-work</w:t>
            </w:r>
            <w:r w:rsidR="00233210">
              <w:rPr>
                <w:rFonts w:ascii="Times New Roman" w:hAnsi="Times New Roman"/>
                <w:b/>
                <w:szCs w:val="20"/>
              </w:rPr>
              <w:t xml:space="preserve"> </w:t>
            </w:r>
            <w:r w:rsidRPr="000B1042">
              <w:rPr>
                <w:rFonts w:ascii="Times New Roman" w:hAnsi="Times New Roman"/>
                <w:b/>
                <w:szCs w:val="20"/>
              </w:rPr>
              <w:t>related</w:t>
            </w:r>
            <w:r w:rsidR="00233210">
              <w:rPr>
                <w:rFonts w:ascii="Times New Roman" w:hAnsi="Times New Roman"/>
                <w:b/>
                <w:szCs w:val="20"/>
              </w:rPr>
              <w:t xml:space="preserve"> </w:t>
            </w:r>
            <w:r w:rsidRPr="000B1042">
              <w:rPr>
                <w:rFonts w:ascii="Times New Roman" w:hAnsi="Times New Roman"/>
                <w:b/>
                <w:szCs w:val="20"/>
              </w:rPr>
              <w:t>activities</w:t>
            </w:r>
            <w:r w:rsidR="00233210">
              <w:rPr>
                <w:rFonts w:ascii="Times New Roman" w:hAnsi="Times New Roman"/>
                <w:b/>
                <w:szCs w:val="20"/>
              </w:rPr>
              <w:t xml:space="preserve"> </w:t>
            </w:r>
            <w:r w:rsidRPr="000B1042">
              <w:rPr>
                <w:rFonts w:ascii="Times New Roman" w:hAnsi="Times New Roman"/>
                <w:b/>
                <w:szCs w:val="20"/>
              </w:rPr>
              <w:t>that</w:t>
            </w:r>
            <w:r w:rsidR="00233210">
              <w:rPr>
                <w:rFonts w:ascii="Times New Roman" w:hAnsi="Times New Roman"/>
                <w:b/>
                <w:szCs w:val="20"/>
              </w:rPr>
              <w:t xml:space="preserve"> </w:t>
            </w:r>
            <w:r w:rsidRPr="000B1042">
              <w:rPr>
                <w:rFonts w:ascii="Times New Roman" w:hAnsi="Times New Roman"/>
                <w:b/>
                <w:szCs w:val="20"/>
              </w:rPr>
              <w:t>consume</w:t>
            </w:r>
            <w:r w:rsidR="00233210">
              <w:rPr>
                <w:rFonts w:ascii="Times New Roman" w:hAnsi="Times New Roman"/>
                <w:b/>
                <w:szCs w:val="20"/>
              </w:rPr>
              <w:t xml:space="preserve"> </w:t>
            </w:r>
            <w:r w:rsidRPr="000B1042">
              <w:rPr>
                <w:rFonts w:ascii="Times New Roman" w:hAnsi="Times New Roman"/>
                <w:b/>
                <w:szCs w:val="20"/>
              </w:rPr>
              <w:t>excessive</w:t>
            </w:r>
            <w:r w:rsidR="00233210">
              <w:rPr>
                <w:rFonts w:ascii="Times New Roman" w:hAnsi="Times New Roman"/>
                <w:b/>
                <w:szCs w:val="20"/>
              </w:rPr>
              <w:t xml:space="preserve"> </w:t>
            </w:r>
            <w:r w:rsidRPr="000B1042">
              <w:rPr>
                <w:rFonts w:ascii="Times New Roman" w:hAnsi="Times New Roman"/>
                <w:b/>
                <w:szCs w:val="20"/>
              </w:rPr>
              <w:t>bandwidth</w:t>
            </w:r>
            <w:r w:rsidR="00233210">
              <w:rPr>
                <w:rFonts w:ascii="Times New Roman" w:hAnsi="Times New Roman"/>
                <w:b/>
                <w:szCs w:val="20"/>
              </w:rPr>
              <w:t xml:space="preserve"> </w:t>
            </w:r>
            <w:r w:rsidRPr="000B1042">
              <w:rPr>
                <w:rFonts w:ascii="Times New Roman" w:hAnsi="Times New Roman"/>
                <w:szCs w:val="20"/>
              </w:rPr>
              <w:t>or</w:t>
            </w:r>
            <w:r w:rsidR="00233210">
              <w:rPr>
                <w:rFonts w:ascii="Times New Roman" w:hAnsi="Times New Roman"/>
                <w:szCs w:val="20"/>
              </w:rPr>
              <w:t xml:space="preserve"> </w:t>
            </w:r>
            <w:r w:rsidRPr="000B1042">
              <w:rPr>
                <w:rFonts w:ascii="Times New Roman" w:hAnsi="Times New Roman"/>
                <w:szCs w:val="20"/>
              </w:rPr>
              <w:t>cause</w:t>
            </w:r>
            <w:r w:rsidR="00233210">
              <w:rPr>
                <w:rFonts w:ascii="Times New Roman" w:hAnsi="Times New Roman"/>
                <w:szCs w:val="20"/>
              </w:rPr>
              <w:t xml:space="preserve"> </w:t>
            </w:r>
            <w:r w:rsidRPr="000B1042">
              <w:rPr>
                <w:rFonts w:ascii="Times New Roman" w:hAnsi="Times New Roman"/>
                <w:szCs w:val="20"/>
              </w:rPr>
              <w:t>significant</w:t>
            </w:r>
            <w:r w:rsidR="00233210">
              <w:rPr>
                <w:rFonts w:ascii="Times New Roman" w:hAnsi="Times New Roman"/>
                <w:szCs w:val="20"/>
              </w:rPr>
              <w:t xml:space="preserve"> </w:t>
            </w:r>
            <w:r w:rsidRPr="000B1042">
              <w:rPr>
                <w:rFonts w:ascii="Times New Roman" w:hAnsi="Times New Roman"/>
                <w:szCs w:val="20"/>
              </w:rPr>
              <w:t>degradation</w:t>
            </w:r>
            <w:r w:rsidR="00233210">
              <w:rPr>
                <w:rFonts w:ascii="Times New Roman" w:hAnsi="Times New Roman"/>
                <w:szCs w:val="20"/>
              </w:rPr>
              <w:t xml:space="preserve"> </w:t>
            </w:r>
            <w:r w:rsidRPr="000B1042">
              <w:rPr>
                <w:rFonts w:ascii="Times New Roman" w:hAnsi="Times New Roman"/>
                <w:szCs w:val="20"/>
              </w:rPr>
              <w:t>of</w:t>
            </w:r>
            <w:r w:rsidR="00233210">
              <w:rPr>
                <w:rFonts w:ascii="Times New Roman" w:hAnsi="Times New Roman"/>
                <w:szCs w:val="20"/>
              </w:rPr>
              <w:t xml:space="preserve"> </w:t>
            </w:r>
            <w:r w:rsidRPr="000B1042">
              <w:rPr>
                <w:rFonts w:ascii="Times New Roman" w:hAnsi="Times New Roman"/>
                <w:szCs w:val="20"/>
              </w:rPr>
              <w:t>the</w:t>
            </w:r>
            <w:r w:rsidR="00233210">
              <w:rPr>
                <w:rFonts w:ascii="Times New Roman" w:hAnsi="Times New Roman"/>
                <w:szCs w:val="20"/>
              </w:rPr>
              <w:t xml:space="preserve"> </w:t>
            </w:r>
            <w:r w:rsidRPr="000B1042">
              <w:rPr>
                <w:rFonts w:ascii="Times New Roman" w:hAnsi="Times New Roman"/>
                <w:szCs w:val="20"/>
              </w:rPr>
              <w:t>performance</w:t>
            </w:r>
            <w:r w:rsidR="00233210">
              <w:rPr>
                <w:rFonts w:ascii="Times New Roman" w:hAnsi="Times New Roman"/>
                <w:szCs w:val="20"/>
              </w:rPr>
              <w:t xml:space="preserve"> </w:t>
            </w:r>
            <w:r w:rsidRPr="000B1042">
              <w:rPr>
                <w:rFonts w:ascii="Times New Roman" w:hAnsi="Times New Roman"/>
                <w:szCs w:val="20"/>
              </w:rPr>
              <w:t>of</w:t>
            </w:r>
            <w:r w:rsidR="00233210">
              <w:rPr>
                <w:rFonts w:ascii="Times New Roman" w:hAnsi="Times New Roman"/>
                <w:szCs w:val="20"/>
              </w:rPr>
              <w:t xml:space="preserve"> </w:t>
            </w:r>
            <w:r w:rsidRPr="000B1042">
              <w:rPr>
                <w:rFonts w:ascii="Times New Roman" w:hAnsi="Times New Roman"/>
                <w:szCs w:val="20"/>
              </w:rPr>
              <w:t>the</w:t>
            </w:r>
            <w:r w:rsidR="00233210">
              <w:rPr>
                <w:rFonts w:ascii="Times New Roman" w:hAnsi="Times New Roman"/>
                <w:szCs w:val="20"/>
              </w:rPr>
              <w:t xml:space="preserve"> </w:t>
            </w:r>
            <w:r w:rsidRPr="000B1042">
              <w:rPr>
                <w:rFonts w:ascii="Times New Roman" w:hAnsi="Times New Roman"/>
                <w:szCs w:val="20"/>
              </w:rPr>
              <w:t>network.</w:t>
            </w:r>
          </w:p>
          <w:p w14:paraId="7A74F2E7" w14:textId="1ECF8BA9" w:rsidR="00666408" w:rsidRPr="000B1042" w:rsidRDefault="00666408" w:rsidP="009643F7">
            <w:pPr>
              <w:widowControl w:val="0"/>
              <w:ind w:left="34"/>
              <w:rPr>
                <w:rFonts w:ascii="Times New Roman" w:hAnsi="Times New Roman"/>
                <w:szCs w:val="20"/>
              </w:rPr>
            </w:pPr>
            <w:r w:rsidRPr="000B1042">
              <w:rPr>
                <w:rFonts w:ascii="Times New Roman" w:hAnsi="Times New Roman"/>
                <w:szCs w:val="20"/>
              </w:rPr>
              <w:t>Since</w:t>
            </w:r>
            <w:r w:rsidR="00233210">
              <w:rPr>
                <w:rFonts w:ascii="Times New Roman" w:hAnsi="Times New Roman"/>
                <w:szCs w:val="20"/>
              </w:rPr>
              <w:t xml:space="preserve"> </w:t>
            </w:r>
            <w:r w:rsidRPr="000B1042">
              <w:rPr>
                <w:rFonts w:ascii="Times New Roman" w:hAnsi="Times New Roman"/>
                <w:szCs w:val="20"/>
              </w:rPr>
              <w:t>the</w:t>
            </w:r>
            <w:r w:rsidR="00233210">
              <w:rPr>
                <w:rFonts w:ascii="Times New Roman" w:hAnsi="Times New Roman"/>
                <w:szCs w:val="20"/>
              </w:rPr>
              <w:t xml:space="preserve"> </w:t>
            </w:r>
            <w:r w:rsidRPr="000B1042">
              <w:rPr>
                <w:rFonts w:ascii="Times New Roman" w:hAnsi="Times New Roman"/>
                <w:b/>
                <w:szCs w:val="20"/>
              </w:rPr>
              <w:t>network</w:t>
            </w:r>
            <w:r w:rsidR="00233210">
              <w:rPr>
                <w:rFonts w:ascii="Times New Roman" w:hAnsi="Times New Roman"/>
                <w:b/>
                <w:szCs w:val="20"/>
              </w:rPr>
              <w:t xml:space="preserve"> </w:t>
            </w:r>
            <w:r w:rsidRPr="000B1042">
              <w:rPr>
                <w:rFonts w:ascii="Times New Roman" w:hAnsi="Times New Roman"/>
                <w:b/>
                <w:szCs w:val="20"/>
              </w:rPr>
              <w:t>is</w:t>
            </w:r>
            <w:r w:rsidR="00233210">
              <w:rPr>
                <w:rFonts w:ascii="Times New Roman" w:hAnsi="Times New Roman"/>
                <w:b/>
                <w:szCs w:val="20"/>
              </w:rPr>
              <w:t xml:space="preserve"> </w:t>
            </w:r>
            <w:r w:rsidRPr="000B1042">
              <w:rPr>
                <w:rFonts w:ascii="Times New Roman" w:hAnsi="Times New Roman"/>
                <w:b/>
                <w:szCs w:val="20"/>
              </w:rPr>
              <w:t>a</w:t>
            </w:r>
            <w:r w:rsidR="00233210">
              <w:rPr>
                <w:rFonts w:ascii="Times New Roman" w:hAnsi="Times New Roman"/>
                <w:b/>
                <w:szCs w:val="20"/>
              </w:rPr>
              <w:t xml:space="preserve"> </w:t>
            </w:r>
            <w:r w:rsidRPr="000B1042">
              <w:rPr>
                <w:rFonts w:ascii="Times New Roman" w:hAnsi="Times New Roman"/>
                <w:b/>
                <w:szCs w:val="20"/>
              </w:rPr>
              <w:t>shared</w:t>
            </w:r>
            <w:r w:rsidR="00233210">
              <w:rPr>
                <w:rFonts w:ascii="Times New Roman" w:hAnsi="Times New Roman"/>
                <w:b/>
                <w:szCs w:val="20"/>
              </w:rPr>
              <w:t xml:space="preserve"> </w:t>
            </w:r>
            <w:r w:rsidRPr="000B1042">
              <w:rPr>
                <w:rFonts w:ascii="Times New Roman" w:hAnsi="Times New Roman"/>
                <w:b/>
                <w:szCs w:val="20"/>
              </w:rPr>
              <w:t>resource</w:t>
            </w:r>
            <w:r w:rsidRPr="000B1042">
              <w:rPr>
                <w:rFonts w:ascii="Times New Roman" w:hAnsi="Times New Roman"/>
                <w:szCs w:val="20"/>
              </w:rPr>
              <w:t>,</w:t>
            </w:r>
            <w:r w:rsidR="00233210">
              <w:rPr>
                <w:rFonts w:ascii="Times New Roman" w:hAnsi="Times New Roman"/>
                <w:szCs w:val="20"/>
              </w:rPr>
              <w:t xml:space="preserve"> </w:t>
            </w:r>
            <w:r w:rsidRPr="000B1042">
              <w:rPr>
                <w:rFonts w:ascii="Times New Roman" w:hAnsi="Times New Roman"/>
                <w:szCs w:val="20"/>
              </w:rPr>
              <w:t>users</w:t>
            </w:r>
            <w:r w:rsidR="00233210">
              <w:rPr>
                <w:rFonts w:ascii="Times New Roman" w:hAnsi="Times New Roman"/>
                <w:szCs w:val="20"/>
              </w:rPr>
              <w:t xml:space="preserve"> </w:t>
            </w:r>
            <w:r w:rsidRPr="000B1042">
              <w:rPr>
                <w:rFonts w:ascii="Times New Roman" w:hAnsi="Times New Roman"/>
                <w:szCs w:val="20"/>
              </w:rPr>
              <w:t>should</w:t>
            </w:r>
            <w:r w:rsidR="00233210">
              <w:rPr>
                <w:rFonts w:ascii="Times New Roman" w:hAnsi="Times New Roman"/>
                <w:szCs w:val="20"/>
              </w:rPr>
              <w:t xml:space="preserve"> </w:t>
            </w:r>
            <w:r w:rsidRPr="000B1042">
              <w:rPr>
                <w:rFonts w:ascii="Times New Roman" w:hAnsi="Times New Roman"/>
                <w:szCs w:val="20"/>
              </w:rPr>
              <w:t>exercise</w:t>
            </w:r>
            <w:r w:rsidR="00233210">
              <w:rPr>
                <w:rFonts w:ascii="Times New Roman" w:hAnsi="Times New Roman"/>
                <w:szCs w:val="20"/>
              </w:rPr>
              <w:t xml:space="preserve"> </w:t>
            </w:r>
            <w:r w:rsidRPr="000B1042">
              <w:rPr>
                <w:rFonts w:ascii="Times New Roman" w:hAnsi="Times New Roman"/>
                <w:szCs w:val="20"/>
              </w:rPr>
              <w:t>some</w:t>
            </w:r>
            <w:r w:rsidR="00233210">
              <w:rPr>
                <w:rFonts w:ascii="Times New Roman" w:hAnsi="Times New Roman"/>
                <w:szCs w:val="20"/>
              </w:rPr>
              <w:t xml:space="preserve"> </w:t>
            </w:r>
            <w:r w:rsidRPr="000B1042">
              <w:rPr>
                <w:rFonts w:ascii="Times New Roman" w:hAnsi="Times New Roman"/>
                <w:szCs w:val="20"/>
              </w:rPr>
              <w:t>basic</w:t>
            </w:r>
            <w:r w:rsidR="00233210">
              <w:rPr>
                <w:rFonts w:ascii="Times New Roman" w:hAnsi="Times New Roman"/>
                <w:szCs w:val="20"/>
              </w:rPr>
              <w:t xml:space="preserve"> </w:t>
            </w:r>
            <w:r w:rsidRPr="000B1042">
              <w:rPr>
                <w:rFonts w:ascii="Times New Roman" w:hAnsi="Times New Roman"/>
                <w:szCs w:val="20"/>
              </w:rPr>
              <w:t>etiquette</w:t>
            </w:r>
            <w:r w:rsidR="00233210">
              <w:rPr>
                <w:rFonts w:ascii="Times New Roman" w:hAnsi="Times New Roman"/>
                <w:szCs w:val="20"/>
              </w:rPr>
              <w:t xml:space="preserve"> </w:t>
            </w:r>
            <w:r w:rsidRPr="000B1042">
              <w:rPr>
                <w:rFonts w:ascii="Times New Roman" w:hAnsi="Times New Roman"/>
                <w:szCs w:val="20"/>
              </w:rPr>
              <w:t>when</w:t>
            </w:r>
            <w:r w:rsidR="00233210">
              <w:rPr>
                <w:rFonts w:ascii="Times New Roman" w:hAnsi="Times New Roman"/>
                <w:szCs w:val="20"/>
              </w:rPr>
              <w:t xml:space="preserve"> </w:t>
            </w:r>
            <w:r w:rsidRPr="000B1042">
              <w:rPr>
                <w:rFonts w:ascii="Times New Roman" w:hAnsi="Times New Roman"/>
                <w:szCs w:val="20"/>
              </w:rPr>
              <w:t>using</w:t>
            </w:r>
            <w:r w:rsidR="00233210">
              <w:rPr>
                <w:rFonts w:ascii="Times New Roman" w:hAnsi="Times New Roman"/>
                <w:szCs w:val="20"/>
              </w:rPr>
              <w:t xml:space="preserve"> </w:t>
            </w:r>
            <w:r w:rsidRPr="000B1042">
              <w:rPr>
                <w:rFonts w:ascii="Times New Roman" w:hAnsi="Times New Roman"/>
                <w:szCs w:val="20"/>
              </w:rPr>
              <w:t>the</w:t>
            </w:r>
            <w:r w:rsidR="00233210">
              <w:rPr>
                <w:rFonts w:ascii="Times New Roman" w:hAnsi="Times New Roman"/>
                <w:szCs w:val="20"/>
              </w:rPr>
              <w:t xml:space="preserve"> </w:t>
            </w:r>
            <w:r w:rsidRPr="000B1042">
              <w:rPr>
                <w:rFonts w:ascii="Times New Roman" w:hAnsi="Times New Roman"/>
                <w:szCs w:val="20"/>
              </w:rPr>
              <w:t>3GPP</w:t>
            </w:r>
            <w:r w:rsidR="00233210">
              <w:rPr>
                <w:rFonts w:ascii="Times New Roman" w:hAnsi="Times New Roman"/>
                <w:szCs w:val="20"/>
              </w:rPr>
              <w:t xml:space="preserve"> </w:t>
            </w:r>
            <w:r w:rsidRPr="000B1042">
              <w:rPr>
                <w:rFonts w:ascii="Times New Roman" w:hAnsi="Times New Roman"/>
                <w:szCs w:val="20"/>
              </w:rPr>
              <w:t>network</w:t>
            </w:r>
            <w:r w:rsidR="00233210">
              <w:rPr>
                <w:rFonts w:ascii="Times New Roman" w:hAnsi="Times New Roman"/>
                <w:szCs w:val="20"/>
              </w:rPr>
              <w:t xml:space="preserve"> </w:t>
            </w:r>
            <w:r w:rsidRPr="000B1042">
              <w:rPr>
                <w:rFonts w:ascii="Times New Roman" w:hAnsi="Times New Roman"/>
                <w:szCs w:val="20"/>
              </w:rPr>
              <w:t>at</w:t>
            </w:r>
            <w:r w:rsidR="00233210">
              <w:rPr>
                <w:rFonts w:ascii="Times New Roman" w:hAnsi="Times New Roman"/>
                <w:szCs w:val="20"/>
              </w:rPr>
              <w:t xml:space="preserve"> </w:t>
            </w:r>
            <w:r w:rsidRPr="000B1042">
              <w:rPr>
                <w:rFonts w:ascii="Times New Roman" w:hAnsi="Times New Roman"/>
                <w:szCs w:val="20"/>
              </w:rPr>
              <w:t>a</w:t>
            </w:r>
            <w:r w:rsidR="00233210">
              <w:rPr>
                <w:rFonts w:ascii="Times New Roman" w:hAnsi="Times New Roman"/>
                <w:szCs w:val="20"/>
              </w:rPr>
              <w:t xml:space="preserve"> </w:t>
            </w:r>
            <w:r w:rsidRPr="000B1042">
              <w:rPr>
                <w:rFonts w:ascii="Times New Roman" w:hAnsi="Times New Roman"/>
                <w:szCs w:val="20"/>
              </w:rPr>
              <w:t>meeting.</w:t>
            </w:r>
            <w:r w:rsidR="00233210">
              <w:rPr>
                <w:rFonts w:ascii="Times New Roman" w:hAnsi="Times New Roman"/>
                <w:szCs w:val="20"/>
              </w:rPr>
              <w:t xml:space="preserve"> </w:t>
            </w:r>
            <w:r w:rsidRPr="000B1042">
              <w:rPr>
                <w:rFonts w:ascii="Times New Roman" w:hAnsi="Times New Roman"/>
                <w:szCs w:val="20"/>
              </w:rPr>
              <w:t>It</w:t>
            </w:r>
            <w:r w:rsidR="00233210">
              <w:rPr>
                <w:rFonts w:ascii="Times New Roman" w:hAnsi="Times New Roman"/>
                <w:szCs w:val="20"/>
              </w:rPr>
              <w:t xml:space="preserve"> </w:t>
            </w:r>
            <w:r w:rsidRPr="000B1042">
              <w:rPr>
                <w:rFonts w:ascii="Times New Roman" w:hAnsi="Times New Roman"/>
                <w:szCs w:val="20"/>
              </w:rPr>
              <w:t>is</w:t>
            </w:r>
            <w:r w:rsidR="00233210">
              <w:rPr>
                <w:rFonts w:ascii="Times New Roman" w:hAnsi="Times New Roman"/>
                <w:szCs w:val="20"/>
              </w:rPr>
              <w:t xml:space="preserve"> </w:t>
            </w:r>
            <w:r w:rsidRPr="000B1042">
              <w:rPr>
                <w:rFonts w:ascii="Times New Roman" w:hAnsi="Times New Roman"/>
                <w:szCs w:val="20"/>
              </w:rPr>
              <w:t>understood</w:t>
            </w:r>
            <w:r w:rsidR="00233210">
              <w:rPr>
                <w:rFonts w:ascii="Times New Roman" w:hAnsi="Times New Roman"/>
                <w:szCs w:val="20"/>
              </w:rPr>
              <w:t xml:space="preserve"> </w:t>
            </w:r>
            <w:r w:rsidRPr="000B1042">
              <w:rPr>
                <w:rFonts w:ascii="Times New Roman" w:hAnsi="Times New Roman"/>
                <w:szCs w:val="20"/>
              </w:rPr>
              <w:t>that</w:t>
            </w:r>
            <w:r w:rsidR="00233210">
              <w:rPr>
                <w:rFonts w:ascii="Times New Roman" w:hAnsi="Times New Roman"/>
                <w:szCs w:val="20"/>
              </w:rPr>
              <w:t xml:space="preserve"> </w:t>
            </w:r>
            <w:r w:rsidRPr="000B1042">
              <w:rPr>
                <w:rFonts w:ascii="Times New Roman" w:hAnsi="Times New Roman"/>
                <w:szCs w:val="20"/>
              </w:rPr>
              <w:t>high</w:t>
            </w:r>
            <w:r w:rsidR="00233210">
              <w:rPr>
                <w:rFonts w:ascii="Times New Roman" w:hAnsi="Times New Roman"/>
                <w:szCs w:val="20"/>
              </w:rPr>
              <w:t xml:space="preserve"> </w:t>
            </w:r>
            <w:r w:rsidRPr="000B1042">
              <w:rPr>
                <w:rFonts w:ascii="Times New Roman" w:hAnsi="Times New Roman"/>
                <w:szCs w:val="20"/>
              </w:rPr>
              <w:t>bandwidth</w:t>
            </w:r>
            <w:r w:rsidR="00233210">
              <w:rPr>
                <w:rFonts w:ascii="Times New Roman" w:hAnsi="Times New Roman"/>
                <w:szCs w:val="20"/>
              </w:rPr>
              <w:t xml:space="preserve"> </w:t>
            </w:r>
            <w:r w:rsidRPr="000B1042">
              <w:rPr>
                <w:rFonts w:ascii="Times New Roman" w:hAnsi="Times New Roman"/>
                <w:szCs w:val="20"/>
              </w:rPr>
              <w:t>applications</w:t>
            </w:r>
            <w:r w:rsidR="00233210">
              <w:rPr>
                <w:rFonts w:ascii="Times New Roman" w:hAnsi="Times New Roman"/>
                <w:szCs w:val="20"/>
              </w:rPr>
              <w:t xml:space="preserve"> </w:t>
            </w:r>
            <w:r w:rsidRPr="000B1042">
              <w:rPr>
                <w:rFonts w:ascii="Times New Roman" w:hAnsi="Times New Roman"/>
                <w:szCs w:val="20"/>
              </w:rPr>
              <w:t>such</w:t>
            </w:r>
            <w:r w:rsidR="00233210">
              <w:rPr>
                <w:rFonts w:ascii="Times New Roman" w:hAnsi="Times New Roman"/>
                <w:szCs w:val="20"/>
              </w:rPr>
              <w:t xml:space="preserve"> </w:t>
            </w:r>
            <w:r w:rsidRPr="000B1042">
              <w:rPr>
                <w:rFonts w:ascii="Times New Roman" w:hAnsi="Times New Roman"/>
                <w:szCs w:val="20"/>
              </w:rPr>
              <w:t>as</w:t>
            </w:r>
            <w:r w:rsidR="00233210">
              <w:rPr>
                <w:rFonts w:ascii="Times New Roman" w:hAnsi="Times New Roman"/>
                <w:szCs w:val="20"/>
              </w:rPr>
              <w:t xml:space="preserve"> </w:t>
            </w:r>
            <w:r w:rsidRPr="000B1042">
              <w:rPr>
                <w:rFonts w:ascii="Times New Roman" w:hAnsi="Times New Roman"/>
                <w:szCs w:val="20"/>
              </w:rPr>
              <w:t>downloading</w:t>
            </w:r>
            <w:r w:rsidR="00233210">
              <w:rPr>
                <w:rFonts w:ascii="Times New Roman" w:hAnsi="Times New Roman"/>
                <w:szCs w:val="20"/>
              </w:rPr>
              <w:t xml:space="preserve"> </w:t>
            </w:r>
            <w:r w:rsidRPr="000B1042">
              <w:rPr>
                <w:rFonts w:ascii="Times New Roman" w:hAnsi="Times New Roman"/>
                <w:szCs w:val="20"/>
              </w:rPr>
              <w:t>large</w:t>
            </w:r>
            <w:r w:rsidR="00233210">
              <w:rPr>
                <w:rFonts w:ascii="Times New Roman" w:hAnsi="Times New Roman"/>
                <w:szCs w:val="20"/>
              </w:rPr>
              <w:t xml:space="preserve"> </w:t>
            </w:r>
            <w:r w:rsidRPr="000B1042">
              <w:rPr>
                <w:rFonts w:ascii="Times New Roman" w:hAnsi="Times New Roman"/>
                <w:szCs w:val="20"/>
              </w:rPr>
              <w:t>files</w:t>
            </w:r>
            <w:r w:rsidR="00233210">
              <w:rPr>
                <w:rFonts w:ascii="Times New Roman" w:hAnsi="Times New Roman"/>
                <w:szCs w:val="20"/>
              </w:rPr>
              <w:t xml:space="preserve"> </w:t>
            </w:r>
            <w:r w:rsidRPr="000B1042">
              <w:rPr>
                <w:rFonts w:ascii="Times New Roman" w:hAnsi="Times New Roman"/>
                <w:szCs w:val="20"/>
              </w:rPr>
              <w:t>or</w:t>
            </w:r>
            <w:r w:rsidR="00233210">
              <w:rPr>
                <w:rFonts w:ascii="Times New Roman" w:hAnsi="Times New Roman"/>
                <w:szCs w:val="20"/>
              </w:rPr>
              <w:t xml:space="preserve"> </w:t>
            </w:r>
            <w:r w:rsidRPr="000B1042">
              <w:rPr>
                <w:rFonts w:ascii="Times New Roman" w:hAnsi="Times New Roman"/>
                <w:szCs w:val="20"/>
              </w:rPr>
              <w:t>video</w:t>
            </w:r>
            <w:r w:rsidR="00233210">
              <w:rPr>
                <w:rFonts w:ascii="Times New Roman" w:hAnsi="Times New Roman"/>
                <w:szCs w:val="20"/>
              </w:rPr>
              <w:t xml:space="preserve"> </w:t>
            </w:r>
            <w:r w:rsidRPr="000B1042">
              <w:rPr>
                <w:rFonts w:ascii="Times New Roman" w:hAnsi="Times New Roman"/>
                <w:szCs w:val="20"/>
              </w:rPr>
              <w:t>streaming</w:t>
            </w:r>
            <w:r w:rsidR="00233210">
              <w:rPr>
                <w:rFonts w:ascii="Times New Roman" w:hAnsi="Times New Roman"/>
                <w:szCs w:val="20"/>
              </w:rPr>
              <w:t xml:space="preserve"> </w:t>
            </w:r>
            <w:r w:rsidRPr="000B1042">
              <w:rPr>
                <w:rFonts w:ascii="Times New Roman" w:hAnsi="Times New Roman"/>
                <w:szCs w:val="20"/>
              </w:rPr>
              <w:t>might</w:t>
            </w:r>
            <w:r w:rsidR="00233210">
              <w:rPr>
                <w:rFonts w:ascii="Times New Roman" w:hAnsi="Times New Roman"/>
                <w:szCs w:val="20"/>
              </w:rPr>
              <w:t xml:space="preserve"> </w:t>
            </w:r>
            <w:r w:rsidRPr="000B1042">
              <w:rPr>
                <w:rFonts w:ascii="Times New Roman" w:hAnsi="Times New Roman"/>
                <w:szCs w:val="20"/>
              </w:rPr>
              <w:t>be</w:t>
            </w:r>
            <w:r w:rsidR="00233210">
              <w:rPr>
                <w:rFonts w:ascii="Times New Roman" w:hAnsi="Times New Roman"/>
                <w:szCs w:val="20"/>
              </w:rPr>
              <w:t xml:space="preserve"> </w:t>
            </w:r>
            <w:r w:rsidRPr="000B1042">
              <w:rPr>
                <w:rFonts w:ascii="Times New Roman" w:hAnsi="Times New Roman"/>
                <w:szCs w:val="20"/>
              </w:rPr>
              <w:t>required</w:t>
            </w:r>
            <w:r w:rsidR="00233210">
              <w:rPr>
                <w:rFonts w:ascii="Times New Roman" w:hAnsi="Times New Roman"/>
                <w:szCs w:val="20"/>
              </w:rPr>
              <w:t xml:space="preserve"> </w:t>
            </w:r>
            <w:r w:rsidRPr="000B1042">
              <w:rPr>
                <w:rFonts w:ascii="Times New Roman" w:hAnsi="Times New Roman"/>
                <w:szCs w:val="20"/>
              </w:rPr>
              <w:t>for</w:t>
            </w:r>
            <w:r w:rsidR="00233210">
              <w:rPr>
                <w:rFonts w:ascii="Times New Roman" w:hAnsi="Times New Roman"/>
                <w:szCs w:val="20"/>
              </w:rPr>
              <w:t xml:space="preserve"> </w:t>
            </w:r>
            <w:r w:rsidRPr="000B1042">
              <w:rPr>
                <w:rFonts w:ascii="Times New Roman" w:hAnsi="Times New Roman"/>
                <w:szCs w:val="20"/>
              </w:rPr>
              <w:t>business</w:t>
            </w:r>
            <w:r w:rsidR="00233210">
              <w:rPr>
                <w:rFonts w:ascii="Times New Roman" w:hAnsi="Times New Roman"/>
                <w:szCs w:val="20"/>
              </w:rPr>
              <w:t xml:space="preserve"> </w:t>
            </w:r>
            <w:r w:rsidRPr="000B1042">
              <w:rPr>
                <w:rFonts w:ascii="Times New Roman" w:hAnsi="Times New Roman"/>
                <w:szCs w:val="20"/>
              </w:rPr>
              <w:t>purposes,</w:t>
            </w:r>
            <w:r w:rsidR="00233210">
              <w:rPr>
                <w:rFonts w:ascii="Times New Roman" w:hAnsi="Times New Roman"/>
                <w:szCs w:val="20"/>
              </w:rPr>
              <w:t xml:space="preserve"> </w:t>
            </w:r>
            <w:r w:rsidRPr="000B1042">
              <w:rPr>
                <w:rFonts w:ascii="Times New Roman" w:hAnsi="Times New Roman"/>
                <w:szCs w:val="20"/>
              </w:rPr>
              <w:t>but</w:t>
            </w:r>
            <w:r w:rsidR="00233210">
              <w:rPr>
                <w:rFonts w:ascii="Times New Roman" w:hAnsi="Times New Roman"/>
                <w:szCs w:val="20"/>
              </w:rPr>
              <w:t xml:space="preserve"> </w:t>
            </w:r>
            <w:r w:rsidRPr="000B1042">
              <w:rPr>
                <w:rFonts w:ascii="Times New Roman" w:hAnsi="Times New Roman"/>
                <w:szCs w:val="20"/>
              </w:rPr>
              <w:t>delegates</w:t>
            </w:r>
            <w:r w:rsidR="00233210">
              <w:rPr>
                <w:rFonts w:ascii="Times New Roman" w:hAnsi="Times New Roman"/>
                <w:szCs w:val="20"/>
              </w:rPr>
              <w:t xml:space="preserve"> </w:t>
            </w:r>
            <w:r w:rsidRPr="000B1042">
              <w:rPr>
                <w:rFonts w:ascii="Times New Roman" w:hAnsi="Times New Roman"/>
                <w:szCs w:val="20"/>
              </w:rPr>
              <w:t>should</w:t>
            </w:r>
            <w:r w:rsidR="00233210">
              <w:rPr>
                <w:rFonts w:ascii="Times New Roman" w:hAnsi="Times New Roman"/>
                <w:szCs w:val="20"/>
              </w:rPr>
              <w:t xml:space="preserve"> </w:t>
            </w:r>
            <w:r w:rsidRPr="000B1042">
              <w:rPr>
                <w:rFonts w:ascii="Times New Roman" w:hAnsi="Times New Roman"/>
                <w:szCs w:val="20"/>
              </w:rPr>
              <w:t>be</w:t>
            </w:r>
            <w:r w:rsidR="00233210">
              <w:rPr>
                <w:rFonts w:ascii="Times New Roman" w:hAnsi="Times New Roman"/>
                <w:szCs w:val="20"/>
              </w:rPr>
              <w:t xml:space="preserve"> </w:t>
            </w:r>
            <w:r w:rsidRPr="000B1042">
              <w:rPr>
                <w:rFonts w:ascii="Times New Roman" w:hAnsi="Times New Roman"/>
                <w:szCs w:val="20"/>
              </w:rPr>
              <w:t>strongly</w:t>
            </w:r>
            <w:r w:rsidR="00233210">
              <w:rPr>
                <w:rFonts w:ascii="Times New Roman" w:hAnsi="Times New Roman"/>
                <w:szCs w:val="20"/>
              </w:rPr>
              <w:t xml:space="preserve"> </w:t>
            </w:r>
            <w:r w:rsidRPr="000B1042">
              <w:rPr>
                <w:rFonts w:ascii="Times New Roman" w:hAnsi="Times New Roman"/>
                <w:szCs w:val="20"/>
              </w:rPr>
              <w:t>discouraged</w:t>
            </w:r>
            <w:r w:rsidR="00233210">
              <w:rPr>
                <w:rFonts w:ascii="Times New Roman" w:hAnsi="Times New Roman"/>
                <w:szCs w:val="20"/>
              </w:rPr>
              <w:t xml:space="preserve"> </w:t>
            </w:r>
            <w:r w:rsidRPr="000B1042">
              <w:rPr>
                <w:rFonts w:ascii="Times New Roman" w:hAnsi="Times New Roman"/>
                <w:szCs w:val="20"/>
              </w:rPr>
              <w:t>in</w:t>
            </w:r>
            <w:r w:rsidR="00233210">
              <w:rPr>
                <w:rFonts w:ascii="Times New Roman" w:hAnsi="Times New Roman"/>
                <w:szCs w:val="20"/>
              </w:rPr>
              <w:t xml:space="preserve"> </w:t>
            </w:r>
            <w:r w:rsidRPr="000B1042">
              <w:rPr>
                <w:rFonts w:ascii="Times New Roman" w:hAnsi="Times New Roman"/>
                <w:szCs w:val="20"/>
              </w:rPr>
              <w:t>performing</w:t>
            </w:r>
            <w:r w:rsidR="00233210">
              <w:rPr>
                <w:rFonts w:ascii="Times New Roman" w:hAnsi="Times New Roman"/>
                <w:szCs w:val="20"/>
              </w:rPr>
              <w:t xml:space="preserve"> </w:t>
            </w:r>
            <w:r w:rsidRPr="000B1042">
              <w:rPr>
                <w:rFonts w:ascii="Times New Roman" w:hAnsi="Times New Roman"/>
                <w:szCs w:val="20"/>
              </w:rPr>
              <w:t>these</w:t>
            </w:r>
            <w:r w:rsidR="00233210">
              <w:rPr>
                <w:rFonts w:ascii="Times New Roman" w:hAnsi="Times New Roman"/>
                <w:szCs w:val="20"/>
              </w:rPr>
              <w:t xml:space="preserve"> </w:t>
            </w:r>
            <w:r w:rsidRPr="000B1042">
              <w:rPr>
                <w:rFonts w:ascii="Times New Roman" w:hAnsi="Times New Roman"/>
                <w:szCs w:val="20"/>
              </w:rPr>
              <w:t>activities</w:t>
            </w:r>
            <w:r w:rsidR="00233210">
              <w:rPr>
                <w:rFonts w:ascii="Times New Roman" w:hAnsi="Times New Roman"/>
                <w:szCs w:val="20"/>
              </w:rPr>
              <w:t xml:space="preserve"> </w:t>
            </w:r>
            <w:r w:rsidRPr="000B1042">
              <w:rPr>
                <w:rFonts w:ascii="Times New Roman" w:hAnsi="Times New Roman"/>
                <w:szCs w:val="20"/>
              </w:rPr>
              <w:t>for</w:t>
            </w:r>
            <w:r w:rsidR="00233210">
              <w:rPr>
                <w:rFonts w:ascii="Times New Roman" w:hAnsi="Times New Roman"/>
                <w:szCs w:val="20"/>
              </w:rPr>
              <w:t xml:space="preserve"> </w:t>
            </w:r>
            <w:r w:rsidRPr="000B1042">
              <w:rPr>
                <w:rFonts w:ascii="Times New Roman" w:hAnsi="Times New Roman"/>
                <w:szCs w:val="20"/>
              </w:rPr>
              <w:t>personal</w:t>
            </w:r>
            <w:r w:rsidR="00233210">
              <w:rPr>
                <w:rFonts w:ascii="Times New Roman" w:hAnsi="Times New Roman"/>
                <w:szCs w:val="20"/>
              </w:rPr>
              <w:t xml:space="preserve"> </w:t>
            </w:r>
            <w:r w:rsidRPr="000B1042">
              <w:rPr>
                <w:rFonts w:ascii="Times New Roman" w:hAnsi="Times New Roman"/>
                <w:szCs w:val="20"/>
              </w:rPr>
              <w:t>use.</w:t>
            </w:r>
            <w:r w:rsidR="00233210">
              <w:rPr>
                <w:rFonts w:ascii="Times New Roman" w:hAnsi="Times New Roman"/>
                <w:szCs w:val="20"/>
              </w:rPr>
              <w:t xml:space="preserve"> </w:t>
            </w:r>
            <w:r w:rsidRPr="000B1042">
              <w:rPr>
                <w:rFonts w:ascii="Times New Roman" w:hAnsi="Times New Roman"/>
                <w:szCs w:val="20"/>
              </w:rPr>
              <w:t>Downloading</w:t>
            </w:r>
            <w:r w:rsidR="00233210">
              <w:rPr>
                <w:rFonts w:ascii="Times New Roman" w:hAnsi="Times New Roman"/>
                <w:szCs w:val="20"/>
              </w:rPr>
              <w:t xml:space="preserve"> </w:t>
            </w:r>
            <w:r w:rsidRPr="000B1042">
              <w:rPr>
                <w:rFonts w:ascii="Times New Roman" w:hAnsi="Times New Roman"/>
                <w:szCs w:val="20"/>
              </w:rPr>
              <w:t>a</w:t>
            </w:r>
            <w:r w:rsidR="00233210">
              <w:rPr>
                <w:rFonts w:ascii="Times New Roman" w:hAnsi="Times New Roman"/>
                <w:szCs w:val="20"/>
              </w:rPr>
              <w:t xml:space="preserve"> </w:t>
            </w:r>
            <w:r w:rsidRPr="000B1042">
              <w:rPr>
                <w:rFonts w:ascii="Times New Roman" w:hAnsi="Times New Roman"/>
                <w:szCs w:val="20"/>
              </w:rPr>
              <w:t>movie</w:t>
            </w:r>
            <w:r w:rsidR="00233210">
              <w:rPr>
                <w:rFonts w:ascii="Times New Roman" w:hAnsi="Times New Roman"/>
                <w:szCs w:val="20"/>
              </w:rPr>
              <w:t xml:space="preserve"> </w:t>
            </w:r>
            <w:r w:rsidRPr="000B1042">
              <w:rPr>
                <w:rFonts w:ascii="Times New Roman" w:hAnsi="Times New Roman"/>
                <w:szCs w:val="20"/>
              </w:rPr>
              <w:t>or</w:t>
            </w:r>
            <w:r w:rsidR="00233210">
              <w:rPr>
                <w:rFonts w:ascii="Times New Roman" w:hAnsi="Times New Roman"/>
                <w:szCs w:val="20"/>
              </w:rPr>
              <w:t xml:space="preserve"> </w:t>
            </w:r>
            <w:r w:rsidRPr="000B1042">
              <w:rPr>
                <w:rFonts w:ascii="Times New Roman" w:hAnsi="Times New Roman"/>
                <w:szCs w:val="20"/>
              </w:rPr>
              <w:t>doing</w:t>
            </w:r>
            <w:r w:rsidR="00233210">
              <w:rPr>
                <w:rFonts w:ascii="Times New Roman" w:hAnsi="Times New Roman"/>
                <w:szCs w:val="20"/>
              </w:rPr>
              <w:t xml:space="preserve"> </w:t>
            </w:r>
            <w:r w:rsidRPr="000B1042">
              <w:rPr>
                <w:rFonts w:ascii="Times New Roman" w:hAnsi="Times New Roman"/>
                <w:szCs w:val="20"/>
              </w:rPr>
              <w:t>something</w:t>
            </w:r>
            <w:r w:rsidR="00233210">
              <w:rPr>
                <w:rFonts w:ascii="Times New Roman" w:hAnsi="Times New Roman"/>
                <w:szCs w:val="20"/>
              </w:rPr>
              <w:t xml:space="preserve"> </w:t>
            </w:r>
            <w:r w:rsidRPr="000B1042">
              <w:rPr>
                <w:rFonts w:ascii="Times New Roman" w:hAnsi="Times New Roman"/>
                <w:szCs w:val="20"/>
              </w:rPr>
              <w:t>in</w:t>
            </w:r>
            <w:r w:rsidR="00233210">
              <w:rPr>
                <w:rFonts w:ascii="Times New Roman" w:hAnsi="Times New Roman"/>
                <w:szCs w:val="20"/>
              </w:rPr>
              <w:t xml:space="preserve"> </w:t>
            </w:r>
            <w:r w:rsidRPr="000B1042">
              <w:rPr>
                <w:rFonts w:ascii="Times New Roman" w:hAnsi="Times New Roman"/>
                <w:szCs w:val="20"/>
              </w:rPr>
              <w:t>an</w:t>
            </w:r>
            <w:r w:rsidR="00233210">
              <w:rPr>
                <w:rFonts w:ascii="Times New Roman" w:hAnsi="Times New Roman"/>
                <w:szCs w:val="20"/>
              </w:rPr>
              <w:t xml:space="preserve"> </w:t>
            </w:r>
            <w:r w:rsidRPr="000B1042">
              <w:rPr>
                <w:rFonts w:ascii="Times New Roman" w:hAnsi="Times New Roman"/>
                <w:szCs w:val="20"/>
              </w:rPr>
              <w:t>interactive</w:t>
            </w:r>
            <w:r w:rsidR="00233210">
              <w:rPr>
                <w:rFonts w:ascii="Times New Roman" w:hAnsi="Times New Roman"/>
                <w:szCs w:val="20"/>
              </w:rPr>
              <w:t xml:space="preserve"> </w:t>
            </w:r>
            <w:r w:rsidRPr="000B1042">
              <w:rPr>
                <w:rFonts w:ascii="Times New Roman" w:hAnsi="Times New Roman"/>
                <w:szCs w:val="20"/>
              </w:rPr>
              <w:t>environment</w:t>
            </w:r>
            <w:r w:rsidR="00233210">
              <w:rPr>
                <w:rFonts w:ascii="Times New Roman" w:hAnsi="Times New Roman"/>
                <w:szCs w:val="20"/>
              </w:rPr>
              <w:t xml:space="preserve"> </w:t>
            </w:r>
            <w:r w:rsidRPr="000B1042">
              <w:rPr>
                <w:rFonts w:ascii="Times New Roman" w:hAnsi="Times New Roman"/>
                <w:szCs w:val="20"/>
              </w:rPr>
              <w:t>for</w:t>
            </w:r>
            <w:r w:rsidR="00233210">
              <w:rPr>
                <w:rFonts w:ascii="Times New Roman" w:hAnsi="Times New Roman"/>
                <w:szCs w:val="20"/>
              </w:rPr>
              <w:t xml:space="preserve"> </w:t>
            </w:r>
            <w:r w:rsidRPr="000B1042">
              <w:rPr>
                <w:rFonts w:ascii="Times New Roman" w:hAnsi="Times New Roman"/>
                <w:szCs w:val="20"/>
              </w:rPr>
              <w:t>personal</w:t>
            </w:r>
            <w:r w:rsidR="00233210">
              <w:rPr>
                <w:rFonts w:ascii="Times New Roman" w:hAnsi="Times New Roman"/>
                <w:szCs w:val="20"/>
              </w:rPr>
              <w:t xml:space="preserve"> </w:t>
            </w:r>
            <w:r w:rsidRPr="000B1042">
              <w:rPr>
                <w:rFonts w:ascii="Times New Roman" w:hAnsi="Times New Roman"/>
                <w:szCs w:val="20"/>
              </w:rPr>
              <w:t>use</w:t>
            </w:r>
            <w:r w:rsidR="00233210">
              <w:rPr>
                <w:rFonts w:ascii="Times New Roman" w:hAnsi="Times New Roman"/>
                <w:szCs w:val="20"/>
              </w:rPr>
              <w:t xml:space="preserve"> </w:t>
            </w:r>
            <w:r w:rsidRPr="000B1042">
              <w:rPr>
                <w:rFonts w:ascii="Times New Roman" w:hAnsi="Times New Roman"/>
                <w:szCs w:val="20"/>
              </w:rPr>
              <w:t>essentially</w:t>
            </w:r>
            <w:r w:rsidR="00233210">
              <w:rPr>
                <w:rFonts w:ascii="Times New Roman" w:hAnsi="Times New Roman"/>
                <w:szCs w:val="20"/>
              </w:rPr>
              <w:t xml:space="preserve"> </w:t>
            </w:r>
            <w:r w:rsidRPr="000B1042">
              <w:rPr>
                <w:rFonts w:ascii="Times New Roman" w:hAnsi="Times New Roman"/>
                <w:szCs w:val="20"/>
              </w:rPr>
              <w:t>wastes</w:t>
            </w:r>
            <w:r w:rsidR="00233210">
              <w:rPr>
                <w:rFonts w:ascii="Times New Roman" w:hAnsi="Times New Roman"/>
                <w:szCs w:val="20"/>
              </w:rPr>
              <w:t xml:space="preserve"> </w:t>
            </w:r>
            <w:r w:rsidRPr="000B1042">
              <w:rPr>
                <w:rFonts w:ascii="Times New Roman" w:hAnsi="Times New Roman"/>
                <w:szCs w:val="20"/>
              </w:rPr>
              <w:t>bandwidth</w:t>
            </w:r>
            <w:r w:rsidR="00233210">
              <w:rPr>
                <w:rFonts w:ascii="Times New Roman" w:hAnsi="Times New Roman"/>
                <w:szCs w:val="20"/>
              </w:rPr>
              <w:t xml:space="preserve"> </w:t>
            </w:r>
            <w:r w:rsidRPr="000B1042">
              <w:rPr>
                <w:rFonts w:ascii="Times New Roman" w:hAnsi="Times New Roman"/>
                <w:szCs w:val="20"/>
              </w:rPr>
              <w:t>that</w:t>
            </w:r>
            <w:r w:rsidR="00233210">
              <w:rPr>
                <w:rFonts w:ascii="Times New Roman" w:hAnsi="Times New Roman"/>
                <w:szCs w:val="20"/>
              </w:rPr>
              <w:t xml:space="preserve"> </w:t>
            </w:r>
            <w:r w:rsidRPr="000B1042">
              <w:rPr>
                <w:rFonts w:ascii="Times New Roman" w:hAnsi="Times New Roman"/>
                <w:szCs w:val="20"/>
              </w:rPr>
              <w:t>others</w:t>
            </w:r>
            <w:r w:rsidR="00233210">
              <w:rPr>
                <w:rFonts w:ascii="Times New Roman" w:hAnsi="Times New Roman"/>
                <w:szCs w:val="20"/>
              </w:rPr>
              <w:t xml:space="preserve"> </w:t>
            </w:r>
            <w:r w:rsidRPr="000B1042">
              <w:rPr>
                <w:rFonts w:ascii="Times New Roman" w:hAnsi="Times New Roman"/>
                <w:szCs w:val="20"/>
              </w:rPr>
              <w:t>need</w:t>
            </w:r>
            <w:r w:rsidR="00233210">
              <w:rPr>
                <w:rFonts w:ascii="Times New Roman" w:hAnsi="Times New Roman"/>
                <w:szCs w:val="20"/>
              </w:rPr>
              <w:t xml:space="preserve"> </w:t>
            </w:r>
            <w:r w:rsidRPr="000B1042">
              <w:rPr>
                <w:rFonts w:ascii="Times New Roman" w:hAnsi="Times New Roman"/>
                <w:szCs w:val="20"/>
              </w:rPr>
              <w:t>to</w:t>
            </w:r>
            <w:r w:rsidR="00233210">
              <w:rPr>
                <w:rFonts w:ascii="Times New Roman" w:hAnsi="Times New Roman"/>
                <w:szCs w:val="20"/>
              </w:rPr>
              <w:t xml:space="preserve"> </w:t>
            </w:r>
            <w:r w:rsidRPr="000B1042">
              <w:rPr>
                <w:rFonts w:ascii="Times New Roman" w:hAnsi="Times New Roman"/>
                <w:szCs w:val="20"/>
              </w:rPr>
              <w:t>make</w:t>
            </w:r>
            <w:r w:rsidR="00233210">
              <w:rPr>
                <w:rFonts w:ascii="Times New Roman" w:hAnsi="Times New Roman"/>
                <w:szCs w:val="20"/>
              </w:rPr>
              <w:t xml:space="preserve"> </w:t>
            </w:r>
            <w:r w:rsidRPr="000B1042">
              <w:rPr>
                <w:rFonts w:ascii="Times New Roman" w:hAnsi="Times New Roman"/>
                <w:szCs w:val="20"/>
              </w:rPr>
              <w:t>the</w:t>
            </w:r>
            <w:r w:rsidR="00233210">
              <w:rPr>
                <w:rFonts w:ascii="Times New Roman" w:hAnsi="Times New Roman"/>
                <w:szCs w:val="20"/>
              </w:rPr>
              <w:t xml:space="preserve"> </w:t>
            </w:r>
            <w:r w:rsidRPr="000B1042">
              <w:rPr>
                <w:rFonts w:ascii="Times New Roman" w:hAnsi="Times New Roman"/>
                <w:szCs w:val="20"/>
              </w:rPr>
              <w:t>meeting</w:t>
            </w:r>
            <w:r w:rsidR="00233210">
              <w:rPr>
                <w:rFonts w:ascii="Times New Roman" w:hAnsi="Times New Roman"/>
                <w:szCs w:val="20"/>
              </w:rPr>
              <w:t xml:space="preserve"> </w:t>
            </w:r>
            <w:r w:rsidRPr="000B1042">
              <w:rPr>
                <w:rFonts w:ascii="Times New Roman" w:hAnsi="Times New Roman"/>
                <w:szCs w:val="20"/>
              </w:rPr>
              <w:t>effective.</w:t>
            </w:r>
            <w:r w:rsidR="00233210">
              <w:rPr>
                <w:rFonts w:ascii="Times New Roman" w:hAnsi="Times New Roman"/>
                <w:szCs w:val="20"/>
              </w:rPr>
              <w:t xml:space="preserve"> </w:t>
            </w:r>
            <w:r w:rsidRPr="000B1042">
              <w:rPr>
                <w:rFonts w:ascii="Times New Roman" w:hAnsi="Times New Roman"/>
                <w:szCs w:val="20"/>
              </w:rPr>
              <w:t>The</w:t>
            </w:r>
            <w:r w:rsidR="00233210">
              <w:rPr>
                <w:rFonts w:ascii="Times New Roman" w:hAnsi="Times New Roman"/>
                <w:szCs w:val="20"/>
              </w:rPr>
              <w:t xml:space="preserve"> </w:t>
            </w:r>
            <w:r w:rsidRPr="000B1042">
              <w:rPr>
                <w:rFonts w:ascii="Times New Roman" w:hAnsi="Times New Roman"/>
                <w:szCs w:val="20"/>
              </w:rPr>
              <w:t>meeting</w:t>
            </w:r>
            <w:r w:rsidR="00233210">
              <w:rPr>
                <w:rFonts w:ascii="Times New Roman" w:hAnsi="Times New Roman"/>
                <w:szCs w:val="20"/>
              </w:rPr>
              <w:t xml:space="preserve"> </w:t>
            </w:r>
            <w:r w:rsidR="00E757C7">
              <w:rPr>
                <w:rFonts w:ascii="Times New Roman" w:hAnsi="Times New Roman"/>
                <w:szCs w:val="20"/>
              </w:rPr>
              <w:t>Chair</w:t>
            </w:r>
            <w:r w:rsidR="00233210">
              <w:rPr>
                <w:rFonts w:ascii="Times New Roman" w:hAnsi="Times New Roman"/>
                <w:szCs w:val="20"/>
              </w:rPr>
              <w:t xml:space="preserve"> </w:t>
            </w:r>
            <w:r w:rsidRPr="000B1042">
              <w:rPr>
                <w:rFonts w:ascii="Times New Roman" w:hAnsi="Times New Roman"/>
                <w:szCs w:val="20"/>
              </w:rPr>
              <w:t>should</w:t>
            </w:r>
            <w:r w:rsidR="00233210">
              <w:rPr>
                <w:rFonts w:ascii="Times New Roman" w:hAnsi="Times New Roman"/>
                <w:szCs w:val="20"/>
              </w:rPr>
              <w:t xml:space="preserve"> </w:t>
            </w:r>
            <w:r w:rsidRPr="000B1042">
              <w:rPr>
                <w:rFonts w:ascii="Times New Roman" w:hAnsi="Times New Roman"/>
                <w:szCs w:val="20"/>
              </w:rPr>
              <w:t>remind</w:t>
            </w:r>
            <w:r w:rsidR="00233210">
              <w:rPr>
                <w:rFonts w:ascii="Times New Roman" w:hAnsi="Times New Roman"/>
                <w:szCs w:val="20"/>
              </w:rPr>
              <w:t xml:space="preserve"> </w:t>
            </w:r>
            <w:r w:rsidRPr="000B1042">
              <w:rPr>
                <w:rFonts w:ascii="Times New Roman" w:hAnsi="Times New Roman"/>
                <w:szCs w:val="20"/>
              </w:rPr>
              <w:t>end</w:t>
            </w:r>
            <w:r w:rsidR="00233210">
              <w:rPr>
                <w:rFonts w:ascii="Times New Roman" w:hAnsi="Times New Roman"/>
                <w:szCs w:val="20"/>
              </w:rPr>
              <w:t xml:space="preserve"> </w:t>
            </w:r>
            <w:r w:rsidRPr="000B1042">
              <w:rPr>
                <w:rFonts w:ascii="Times New Roman" w:hAnsi="Times New Roman"/>
                <w:szCs w:val="20"/>
              </w:rPr>
              <w:t>users</w:t>
            </w:r>
            <w:r w:rsidR="00233210">
              <w:rPr>
                <w:rFonts w:ascii="Times New Roman" w:hAnsi="Times New Roman"/>
                <w:szCs w:val="20"/>
              </w:rPr>
              <w:t xml:space="preserve"> </w:t>
            </w:r>
            <w:r w:rsidRPr="000B1042">
              <w:rPr>
                <w:rFonts w:ascii="Times New Roman" w:hAnsi="Times New Roman"/>
                <w:szCs w:val="20"/>
              </w:rPr>
              <w:t>that</w:t>
            </w:r>
            <w:r w:rsidR="00233210">
              <w:rPr>
                <w:rFonts w:ascii="Times New Roman" w:hAnsi="Times New Roman"/>
                <w:szCs w:val="20"/>
              </w:rPr>
              <w:t xml:space="preserve"> </w:t>
            </w:r>
            <w:r w:rsidRPr="000B1042">
              <w:rPr>
                <w:rFonts w:ascii="Times New Roman" w:hAnsi="Times New Roman"/>
                <w:szCs w:val="20"/>
              </w:rPr>
              <w:t>the</w:t>
            </w:r>
            <w:r w:rsidR="00233210">
              <w:rPr>
                <w:rFonts w:ascii="Times New Roman" w:hAnsi="Times New Roman"/>
                <w:szCs w:val="20"/>
              </w:rPr>
              <w:t xml:space="preserve"> </w:t>
            </w:r>
            <w:r w:rsidRPr="000B1042">
              <w:rPr>
                <w:rFonts w:ascii="Times New Roman" w:hAnsi="Times New Roman"/>
                <w:szCs w:val="20"/>
              </w:rPr>
              <w:t>network</w:t>
            </w:r>
            <w:r w:rsidR="00233210">
              <w:rPr>
                <w:rFonts w:ascii="Times New Roman" w:hAnsi="Times New Roman"/>
                <w:szCs w:val="20"/>
              </w:rPr>
              <w:t xml:space="preserve"> </w:t>
            </w:r>
            <w:r w:rsidRPr="000B1042">
              <w:rPr>
                <w:rFonts w:ascii="Times New Roman" w:hAnsi="Times New Roman"/>
                <w:szCs w:val="20"/>
              </w:rPr>
              <w:t>is</w:t>
            </w:r>
            <w:r w:rsidR="00233210">
              <w:rPr>
                <w:rFonts w:ascii="Times New Roman" w:hAnsi="Times New Roman"/>
                <w:szCs w:val="20"/>
              </w:rPr>
              <w:t xml:space="preserve"> </w:t>
            </w:r>
            <w:r w:rsidRPr="000B1042">
              <w:rPr>
                <w:rFonts w:ascii="Times New Roman" w:hAnsi="Times New Roman"/>
                <w:szCs w:val="20"/>
              </w:rPr>
              <w:t>a</w:t>
            </w:r>
            <w:r w:rsidR="00233210">
              <w:rPr>
                <w:rFonts w:ascii="Times New Roman" w:hAnsi="Times New Roman"/>
                <w:szCs w:val="20"/>
              </w:rPr>
              <w:t xml:space="preserve"> </w:t>
            </w:r>
            <w:r w:rsidRPr="000B1042">
              <w:rPr>
                <w:rFonts w:ascii="Times New Roman" w:hAnsi="Times New Roman"/>
                <w:szCs w:val="20"/>
              </w:rPr>
              <w:t>shared</w:t>
            </w:r>
            <w:r w:rsidR="00233210">
              <w:rPr>
                <w:rFonts w:ascii="Times New Roman" w:hAnsi="Times New Roman"/>
                <w:szCs w:val="20"/>
              </w:rPr>
              <w:t xml:space="preserve"> </w:t>
            </w:r>
            <w:r w:rsidRPr="000B1042">
              <w:rPr>
                <w:rFonts w:ascii="Times New Roman" w:hAnsi="Times New Roman"/>
                <w:szCs w:val="20"/>
              </w:rPr>
              <w:t>resource;</w:t>
            </w:r>
            <w:r w:rsidR="00233210">
              <w:rPr>
                <w:rFonts w:ascii="Times New Roman" w:hAnsi="Times New Roman"/>
                <w:szCs w:val="20"/>
              </w:rPr>
              <w:t xml:space="preserve"> </w:t>
            </w:r>
            <w:r w:rsidRPr="000B1042">
              <w:rPr>
                <w:rFonts w:ascii="Times New Roman" w:hAnsi="Times New Roman"/>
                <w:szCs w:val="20"/>
              </w:rPr>
              <w:t>the</w:t>
            </w:r>
            <w:r w:rsidR="00233210">
              <w:rPr>
                <w:rFonts w:ascii="Times New Roman" w:hAnsi="Times New Roman"/>
                <w:szCs w:val="20"/>
              </w:rPr>
              <w:t xml:space="preserve"> </w:t>
            </w:r>
            <w:r w:rsidRPr="000B1042">
              <w:rPr>
                <w:rFonts w:ascii="Times New Roman" w:hAnsi="Times New Roman"/>
                <w:szCs w:val="20"/>
              </w:rPr>
              <w:t>more</w:t>
            </w:r>
            <w:r w:rsidR="00233210">
              <w:rPr>
                <w:rFonts w:ascii="Times New Roman" w:hAnsi="Times New Roman"/>
                <w:szCs w:val="20"/>
              </w:rPr>
              <w:t xml:space="preserve"> </w:t>
            </w:r>
            <w:r w:rsidRPr="000B1042">
              <w:rPr>
                <w:rFonts w:ascii="Times New Roman" w:hAnsi="Times New Roman"/>
                <w:szCs w:val="20"/>
              </w:rPr>
              <w:t>one</w:t>
            </w:r>
            <w:r w:rsidR="00233210">
              <w:rPr>
                <w:rFonts w:ascii="Times New Roman" w:hAnsi="Times New Roman"/>
                <w:szCs w:val="20"/>
              </w:rPr>
              <w:t xml:space="preserve"> </w:t>
            </w:r>
            <w:r w:rsidRPr="000B1042">
              <w:rPr>
                <w:rFonts w:ascii="Times New Roman" w:hAnsi="Times New Roman"/>
                <w:szCs w:val="20"/>
              </w:rPr>
              <w:t>user</w:t>
            </w:r>
            <w:r w:rsidR="00233210">
              <w:rPr>
                <w:rFonts w:ascii="Times New Roman" w:hAnsi="Times New Roman"/>
                <w:szCs w:val="20"/>
              </w:rPr>
              <w:t xml:space="preserve"> </w:t>
            </w:r>
            <w:r w:rsidRPr="000B1042">
              <w:rPr>
                <w:rFonts w:ascii="Times New Roman" w:hAnsi="Times New Roman"/>
                <w:szCs w:val="20"/>
              </w:rPr>
              <w:t>grabs,</w:t>
            </w:r>
            <w:r w:rsidR="00233210">
              <w:rPr>
                <w:rFonts w:ascii="Times New Roman" w:hAnsi="Times New Roman"/>
                <w:szCs w:val="20"/>
              </w:rPr>
              <w:t xml:space="preserve"> </w:t>
            </w:r>
            <w:r w:rsidRPr="000B1042">
              <w:rPr>
                <w:rFonts w:ascii="Times New Roman" w:hAnsi="Times New Roman"/>
                <w:szCs w:val="20"/>
              </w:rPr>
              <w:t>the</w:t>
            </w:r>
            <w:r w:rsidR="00233210">
              <w:rPr>
                <w:rFonts w:ascii="Times New Roman" w:hAnsi="Times New Roman"/>
                <w:szCs w:val="20"/>
              </w:rPr>
              <w:t xml:space="preserve"> </w:t>
            </w:r>
            <w:r w:rsidRPr="000B1042">
              <w:rPr>
                <w:rFonts w:ascii="Times New Roman" w:hAnsi="Times New Roman"/>
                <w:szCs w:val="20"/>
              </w:rPr>
              <w:t>less</w:t>
            </w:r>
            <w:r w:rsidR="00233210">
              <w:rPr>
                <w:rFonts w:ascii="Times New Roman" w:hAnsi="Times New Roman"/>
                <w:szCs w:val="20"/>
              </w:rPr>
              <w:t xml:space="preserve"> </w:t>
            </w:r>
            <w:r w:rsidRPr="000B1042">
              <w:rPr>
                <w:rFonts w:ascii="Times New Roman" w:hAnsi="Times New Roman"/>
                <w:szCs w:val="20"/>
              </w:rPr>
              <w:t>there</w:t>
            </w:r>
            <w:r w:rsidR="00233210">
              <w:rPr>
                <w:rFonts w:ascii="Times New Roman" w:hAnsi="Times New Roman"/>
                <w:szCs w:val="20"/>
              </w:rPr>
              <w:t xml:space="preserve"> </w:t>
            </w:r>
            <w:r w:rsidRPr="000B1042">
              <w:rPr>
                <w:rFonts w:ascii="Times New Roman" w:hAnsi="Times New Roman"/>
                <w:szCs w:val="20"/>
              </w:rPr>
              <w:t>is</w:t>
            </w:r>
            <w:r w:rsidR="00233210">
              <w:rPr>
                <w:rFonts w:ascii="Times New Roman" w:hAnsi="Times New Roman"/>
                <w:szCs w:val="20"/>
              </w:rPr>
              <w:t xml:space="preserve"> </w:t>
            </w:r>
            <w:r w:rsidRPr="000B1042">
              <w:rPr>
                <w:rFonts w:ascii="Times New Roman" w:hAnsi="Times New Roman"/>
                <w:szCs w:val="20"/>
              </w:rPr>
              <w:t>for</w:t>
            </w:r>
            <w:r w:rsidR="00233210">
              <w:rPr>
                <w:rFonts w:ascii="Times New Roman" w:hAnsi="Times New Roman"/>
                <w:szCs w:val="20"/>
              </w:rPr>
              <w:t xml:space="preserve"> </w:t>
            </w:r>
            <w:r w:rsidRPr="000B1042">
              <w:rPr>
                <w:rFonts w:ascii="Times New Roman" w:hAnsi="Times New Roman"/>
                <w:szCs w:val="20"/>
              </w:rPr>
              <w:t>another.</w:t>
            </w:r>
            <w:r w:rsidR="00233210">
              <w:rPr>
                <w:rFonts w:ascii="Times New Roman" w:hAnsi="Times New Roman"/>
                <w:szCs w:val="20"/>
              </w:rPr>
              <w:t xml:space="preserve"> </w:t>
            </w:r>
            <w:r w:rsidRPr="000B1042">
              <w:rPr>
                <w:rFonts w:ascii="Times New Roman" w:hAnsi="Times New Roman"/>
                <w:szCs w:val="20"/>
              </w:rPr>
              <w:t>Email</w:t>
            </w:r>
            <w:r w:rsidR="00233210">
              <w:rPr>
                <w:rFonts w:ascii="Times New Roman" w:hAnsi="Times New Roman"/>
                <w:szCs w:val="20"/>
              </w:rPr>
              <w:t xml:space="preserve"> </w:t>
            </w:r>
            <w:r w:rsidRPr="000B1042">
              <w:rPr>
                <w:rFonts w:ascii="Times New Roman" w:hAnsi="Times New Roman"/>
                <w:szCs w:val="20"/>
              </w:rPr>
              <w:t>and</w:t>
            </w:r>
            <w:r w:rsidR="00233210">
              <w:rPr>
                <w:rFonts w:ascii="Times New Roman" w:hAnsi="Times New Roman"/>
                <w:szCs w:val="20"/>
              </w:rPr>
              <w:t xml:space="preserve"> </w:t>
            </w:r>
            <w:r w:rsidRPr="000B1042">
              <w:rPr>
                <w:rFonts w:ascii="Times New Roman" w:hAnsi="Times New Roman"/>
                <w:szCs w:val="20"/>
              </w:rPr>
              <w:t>its</w:t>
            </w:r>
            <w:r w:rsidR="00233210">
              <w:rPr>
                <w:rFonts w:ascii="Times New Roman" w:hAnsi="Times New Roman"/>
                <w:szCs w:val="20"/>
              </w:rPr>
              <w:t xml:space="preserve"> </w:t>
            </w:r>
            <w:r w:rsidRPr="000B1042">
              <w:rPr>
                <w:rFonts w:ascii="Times New Roman" w:hAnsi="Times New Roman"/>
                <w:szCs w:val="20"/>
              </w:rPr>
              <w:t>attachments</w:t>
            </w:r>
            <w:r w:rsidR="00233210">
              <w:rPr>
                <w:rFonts w:ascii="Times New Roman" w:hAnsi="Times New Roman"/>
                <w:szCs w:val="20"/>
              </w:rPr>
              <w:t xml:space="preserve"> </w:t>
            </w:r>
            <w:r w:rsidRPr="000B1042">
              <w:rPr>
                <w:rFonts w:ascii="Times New Roman" w:hAnsi="Times New Roman"/>
                <w:szCs w:val="20"/>
              </w:rPr>
              <w:t>already</w:t>
            </w:r>
            <w:r w:rsidR="00233210">
              <w:rPr>
                <w:rFonts w:ascii="Times New Roman" w:hAnsi="Times New Roman"/>
                <w:szCs w:val="20"/>
              </w:rPr>
              <w:t xml:space="preserve"> </w:t>
            </w:r>
            <w:r w:rsidRPr="000B1042">
              <w:rPr>
                <w:rFonts w:ascii="Times New Roman" w:hAnsi="Times New Roman"/>
                <w:szCs w:val="20"/>
              </w:rPr>
              <w:t>take</w:t>
            </w:r>
            <w:r w:rsidR="00233210">
              <w:rPr>
                <w:rFonts w:ascii="Times New Roman" w:hAnsi="Times New Roman"/>
                <w:szCs w:val="20"/>
              </w:rPr>
              <w:t xml:space="preserve"> </w:t>
            </w:r>
            <w:r w:rsidRPr="000B1042">
              <w:rPr>
                <w:rFonts w:ascii="Times New Roman" w:hAnsi="Times New Roman"/>
                <w:szCs w:val="20"/>
              </w:rPr>
              <w:t>up</w:t>
            </w:r>
            <w:r w:rsidR="00233210">
              <w:rPr>
                <w:rFonts w:ascii="Times New Roman" w:hAnsi="Times New Roman"/>
                <w:szCs w:val="20"/>
              </w:rPr>
              <w:t xml:space="preserve"> </w:t>
            </w:r>
            <w:r w:rsidRPr="000B1042">
              <w:rPr>
                <w:rFonts w:ascii="Times New Roman" w:hAnsi="Times New Roman"/>
                <w:szCs w:val="20"/>
              </w:rPr>
              <w:t>significant</w:t>
            </w:r>
            <w:r w:rsidR="00233210">
              <w:rPr>
                <w:rFonts w:ascii="Times New Roman" w:hAnsi="Times New Roman"/>
                <w:szCs w:val="20"/>
              </w:rPr>
              <w:t xml:space="preserve"> </w:t>
            </w:r>
            <w:r w:rsidRPr="000B1042">
              <w:rPr>
                <w:rFonts w:ascii="Times New Roman" w:hAnsi="Times New Roman"/>
                <w:szCs w:val="20"/>
              </w:rPr>
              <w:t>bandwidth</w:t>
            </w:r>
            <w:r w:rsidR="00233210">
              <w:rPr>
                <w:rFonts w:ascii="Times New Roman" w:hAnsi="Times New Roman"/>
                <w:szCs w:val="20"/>
              </w:rPr>
              <w:t xml:space="preserve"> </w:t>
            </w:r>
            <w:r w:rsidRPr="000B1042">
              <w:rPr>
                <w:rFonts w:ascii="Times New Roman" w:hAnsi="Times New Roman"/>
                <w:szCs w:val="20"/>
              </w:rPr>
              <w:t>(certain</w:t>
            </w:r>
            <w:r w:rsidR="00233210">
              <w:rPr>
                <w:rFonts w:ascii="Times New Roman" w:hAnsi="Times New Roman"/>
                <w:szCs w:val="20"/>
              </w:rPr>
              <w:t xml:space="preserve"> </w:t>
            </w:r>
            <w:r w:rsidRPr="000B1042">
              <w:rPr>
                <w:rFonts w:ascii="Times New Roman" w:hAnsi="Times New Roman"/>
                <w:szCs w:val="20"/>
              </w:rPr>
              <w:t>email</w:t>
            </w:r>
            <w:r w:rsidR="00233210">
              <w:rPr>
                <w:rFonts w:ascii="Times New Roman" w:hAnsi="Times New Roman"/>
                <w:szCs w:val="20"/>
              </w:rPr>
              <w:t xml:space="preserve"> </w:t>
            </w:r>
            <w:r w:rsidRPr="000B1042">
              <w:rPr>
                <w:rFonts w:ascii="Times New Roman" w:hAnsi="Times New Roman"/>
                <w:szCs w:val="20"/>
              </w:rPr>
              <w:t>programs</w:t>
            </w:r>
            <w:r w:rsidR="00233210">
              <w:rPr>
                <w:rFonts w:ascii="Times New Roman" w:hAnsi="Times New Roman"/>
                <w:szCs w:val="20"/>
              </w:rPr>
              <w:t xml:space="preserve"> </w:t>
            </w:r>
            <w:r w:rsidRPr="000B1042">
              <w:rPr>
                <w:rFonts w:ascii="Times New Roman" w:hAnsi="Times New Roman"/>
                <w:szCs w:val="20"/>
              </w:rPr>
              <w:t>are</w:t>
            </w:r>
            <w:r w:rsidR="00233210">
              <w:rPr>
                <w:rFonts w:ascii="Times New Roman" w:hAnsi="Times New Roman"/>
                <w:szCs w:val="20"/>
              </w:rPr>
              <w:t xml:space="preserve"> </w:t>
            </w:r>
            <w:r w:rsidRPr="000B1042">
              <w:rPr>
                <w:rFonts w:ascii="Times New Roman" w:hAnsi="Times New Roman"/>
                <w:szCs w:val="20"/>
              </w:rPr>
              <w:t>not</w:t>
            </w:r>
            <w:r w:rsidR="00233210">
              <w:rPr>
                <w:rFonts w:ascii="Times New Roman" w:hAnsi="Times New Roman"/>
                <w:szCs w:val="20"/>
              </w:rPr>
              <w:t xml:space="preserve"> </w:t>
            </w:r>
            <w:r w:rsidRPr="000B1042">
              <w:rPr>
                <w:rFonts w:ascii="Times New Roman" w:hAnsi="Times New Roman"/>
                <w:szCs w:val="20"/>
              </w:rPr>
              <w:t>very</w:t>
            </w:r>
            <w:r w:rsidR="00233210">
              <w:rPr>
                <w:rFonts w:ascii="Times New Roman" w:hAnsi="Times New Roman"/>
                <w:szCs w:val="20"/>
              </w:rPr>
              <w:t xml:space="preserve"> </w:t>
            </w:r>
            <w:r w:rsidRPr="000B1042">
              <w:rPr>
                <w:rFonts w:ascii="Times New Roman" w:hAnsi="Times New Roman"/>
                <w:szCs w:val="20"/>
              </w:rPr>
              <w:t>bandwidth</w:t>
            </w:r>
            <w:r w:rsidR="00233210">
              <w:rPr>
                <w:rFonts w:ascii="Times New Roman" w:hAnsi="Times New Roman"/>
                <w:szCs w:val="20"/>
              </w:rPr>
              <w:t xml:space="preserve"> </w:t>
            </w:r>
            <w:r w:rsidRPr="000B1042">
              <w:rPr>
                <w:rFonts w:ascii="Times New Roman" w:hAnsi="Times New Roman"/>
                <w:szCs w:val="20"/>
              </w:rPr>
              <w:t>efficient).</w:t>
            </w:r>
            <w:r w:rsidR="00233210">
              <w:rPr>
                <w:rFonts w:ascii="Times New Roman" w:hAnsi="Times New Roman"/>
                <w:szCs w:val="20"/>
              </w:rPr>
              <w:t xml:space="preserve"> </w:t>
            </w:r>
            <w:r w:rsidRPr="000B1042">
              <w:rPr>
                <w:rFonts w:ascii="Times New Roman" w:hAnsi="Times New Roman"/>
                <w:szCs w:val="20"/>
              </w:rPr>
              <w:t>In</w:t>
            </w:r>
            <w:r w:rsidR="00233210">
              <w:rPr>
                <w:rFonts w:ascii="Times New Roman" w:hAnsi="Times New Roman"/>
                <w:szCs w:val="20"/>
              </w:rPr>
              <w:t xml:space="preserve"> </w:t>
            </w:r>
            <w:r w:rsidRPr="000B1042">
              <w:rPr>
                <w:rFonts w:ascii="Times New Roman" w:hAnsi="Times New Roman"/>
                <w:szCs w:val="20"/>
              </w:rPr>
              <w:t>case</w:t>
            </w:r>
            <w:r w:rsidR="00233210">
              <w:rPr>
                <w:rFonts w:ascii="Times New Roman" w:hAnsi="Times New Roman"/>
                <w:szCs w:val="20"/>
              </w:rPr>
              <w:t xml:space="preserve"> </w:t>
            </w:r>
            <w:r w:rsidRPr="000B1042">
              <w:rPr>
                <w:rFonts w:ascii="Times New Roman" w:hAnsi="Times New Roman"/>
                <w:szCs w:val="20"/>
              </w:rPr>
              <w:t>of</w:t>
            </w:r>
            <w:r w:rsidR="00233210">
              <w:rPr>
                <w:rFonts w:ascii="Times New Roman" w:hAnsi="Times New Roman"/>
                <w:szCs w:val="20"/>
              </w:rPr>
              <w:t xml:space="preserve"> </w:t>
            </w:r>
            <w:r w:rsidRPr="000B1042">
              <w:rPr>
                <w:rFonts w:ascii="Times New Roman" w:hAnsi="Times New Roman"/>
                <w:szCs w:val="20"/>
              </w:rPr>
              <w:t>need</w:t>
            </w:r>
            <w:r w:rsidR="00233210">
              <w:rPr>
                <w:rFonts w:ascii="Times New Roman" w:hAnsi="Times New Roman"/>
                <w:szCs w:val="20"/>
              </w:rPr>
              <w:t xml:space="preserve"> </w:t>
            </w:r>
            <w:r w:rsidRPr="000B1042">
              <w:rPr>
                <w:rFonts w:ascii="Times New Roman" w:hAnsi="Times New Roman"/>
                <w:szCs w:val="20"/>
              </w:rPr>
              <w:t>the</w:t>
            </w:r>
            <w:r w:rsidR="00233210">
              <w:rPr>
                <w:rFonts w:ascii="Times New Roman" w:hAnsi="Times New Roman"/>
                <w:szCs w:val="20"/>
              </w:rPr>
              <w:t xml:space="preserve"> </w:t>
            </w:r>
            <w:r w:rsidRPr="000B1042">
              <w:rPr>
                <w:rFonts w:ascii="Times New Roman" w:hAnsi="Times New Roman"/>
                <w:szCs w:val="20"/>
              </w:rPr>
              <w:t>chair</w:t>
            </w:r>
            <w:r w:rsidR="00233210">
              <w:rPr>
                <w:rFonts w:ascii="Times New Roman" w:hAnsi="Times New Roman"/>
                <w:szCs w:val="20"/>
              </w:rPr>
              <w:t xml:space="preserve"> </w:t>
            </w:r>
            <w:r w:rsidRPr="000B1042">
              <w:rPr>
                <w:rFonts w:ascii="Times New Roman" w:hAnsi="Times New Roman"/>
                <w:szCs w:val="20"/>
              </w:rPr>
              <w:t>can</w:t>
            </w:r>
            <w:r w:rsidR="00233210">
              <w:rPr>
                <w:rFonts w:ascii="Times New Roman" w:hAnsi="Times New Roman"/>
                <w:szCs w:val="20"/>
              </w:rPr>
              <w:t xml:space="preserve"> </w:t>
            </w:r>
            <w:r w:rsidRPr="000B1042">
              <w:rPr>
                <w:rFonts w:ascii="Times New Roman" w:hAnsi="Times New Roman"/>
                <w:szCs w:val="20"/>
              </w:rPr>
              <w:t>ask</w:t>
            </w:r>
            <w:r w:rsidR="00233210">
              <w:rPr>
                <w:rFonts w:ascii="Times New Roman" w:hAnsi="Times New Roman"/>
                <w:szCs w:val="20"/>
              </w:rPr>
              <w:t xml:space="preserve"> </w:t>
            </w:r>
            <w:r w:rsidRPr="000B1042">
              <w:rPr>
                <w:rFonts w:ascii="Times New Roman" w:hAnsi="Times New Roman"/>
                <w:szCs w:val="20"/>
              </w:rPr>
              <w:t>the</w:t>
            </w:r>
            <w:r w:rsidR="00233210">
              <w:rPr>
                <w:rFonts w:ascii="Times New Roman" w:hAnsi="Times New Roman"/>
                <w:szCs w:val="20"/>
              </w:rPr>
              <w:t xml:space="preserve"> </w:t>
            </w:r>
            <w:r w:rsidRPr="000B1042">
              <w:rPr>
                <w:rFonts w:ascii="Times New Roman" w:hAnsi="Times New Roman"/>
                <w:szCs w:val="20"/>
              </w:rPr>
              <w:t>delegates</w:t>
            </w:r>
            <w:r w:rsidR="00233210">
              <w:rPr>
                <w:rFonts w:ascii="Times New Roman" w:hAnsi="Times New Roman"/>
                <w:szCs w:val="20"/>
              </w:rPr>
              <w:t xml:space="preserve"> </w:t>
            </w:r>
            <w:r w:rsidRPr="000B1042">
              <w:rPr>
                <w:rFonts w:ascii="Times New Roman" w:hAnsi="Times New Roman"/>
                <w:szCs w:val="20"/>
              </w:rPr>
              <w:t>to</w:t>
            </w:r>
            <w:r w:rsidR="00233210">
              <w:rPr>
                <w:rFonts w:ascii="Times New Roman" w:hAnsi="Times New Roman"/>
                <w:szCs w:val="20"/>
              </w:rPr>
              <w:t xml:space="preserve"> </w:t>
            </w:r>
            <w:r w:rsidRPr="000B1042">
              <w:rPr>
                <w:rFonts w:ascii="Times New Roman" w:hAnsi="Times New Roman"/>
                <w:szCs w:val="20"/>
              </w:rPr>
              <w:t>restrict</w:t>
            </w:r>
            <w:r w:rsidR="00233210">
              <w:rPr>
                <w:rFonts w:ascii="Times New Roman" w:hAnsi="Times New Roman"/>
                <w:szCs w:val="20"/>
              </w:rPr>
              <w:t xml:space="preserve"> </w:t>
            </w:r>
            <w:r w:rsidRPr="000B1042">
              <w:rPr>
                <w:rFonts w:ascii="Times New Roman" w:hAnsi="Times New Roman"/>
                <w:szCs w:val="20"/>
              </w:rPr>
              <w:t>IT</w:t>
            </w:r>
            <w:r w:rsidR="00233210">
              <w:rPr>
                <w:rFonts w:ascii="Times New Roman" w:hAnsi="Times New Roman"/>
                <w:szCs w:val="20"/>
              </w:rPr>
              <w:t xml:space="preserve"> </w:t>
            </w:r>
            <w:r w:rsidRPr="000B1042">
              <w:rPr>
                <w:rFonts w:ascii="Times New Roman" w:hAnsi="Times New Roman"/>
                <w:szCs w:val="20"/>
              </w:rPr>
              <w:t>usage</w:t>
            </w:r>
            <w:r w:rsidR="00233210">
              <w:rPr>
                <w:rFonts w:ascii="Times New Roman" w:hAnsi="Times New Roman"/>
                <w:szCs w:val="20"/>
              </w:rPr>
              <w:t xml:space="preserve"> </w:t>
            </w:r>
            <w:r w:rsidRPr="000B1042">
              <w:rPr>
                <w:rFonts w:ascii="Times New Roman" w:hAnsi="Times New Roman"/>
                <w:szCs w:val="20"/>
              </w:rPr>
              <w:t>to</w:t>
            </w:r>
            <w:r w:rsidR="00233210">
              <w:rPr>
                <w:rFonts w:ascii="Times New Roman" w:hAnsi="Times New Roman"/>
                <w:szCs w:val="20"/>
              </w:rPr>
              <w:t xml:space="preserve"> </w:t>
            </w:r>
            <w:r w:rsidRPr="000B1042">
              <w:rPr>
                <w:rFonts w:ascii="Times New Roman" w:hAnsi="Times New Roman"/>
                <w:szCs w:val="20"/>
              </w:rPr>
              <w:t>things</w:t>
            </w:r>
            <w:r w:rsidR="00233210">
              <w:rPr>
                <w:rFonts w:ascii="Times New Roman" w:hAnsi="Times New Roman"/>
                <w:szCs w:val="20"/>
              </w:rPr>
              <w:t xml:space="preserve"> </w:t>
            </w:r>
            <w:r w:rsidRPr="000B1042">
              <w:rPr>
                <w:rFonts w:ascii="Times New Roman" w:hAnsi="Times New Roman"/>
                <w:szCs w:val="20"/>
              </w:rPr>
              <w:t>that</w:t>
            </w:r>
            <w:r w:rsidR="00233210">
              <w:rPr>
                <w:rFonts w:ascii="Times New Roman" w:hAnsi="Times New Roman"/>
                <w:szCs w:val="20"/>
              </w:rPr>
              <w:t xml:space="preserve"> </w:t>
            </w:r>
            <w:r w:rsidRPr="000B1042">
              <w:rPr>
                <w:rFonts w:ascii="Times New Roman" w:hAnsi="Times New Roman"/>
                <w:szCs w:val="20"/>
              </w:rPr>
              <w:t>are</w:t>
            </w:r>
            <w:r w:rsidR="00233210">
              <w:rPr>
                <w:rFonts w:ascii="Times New Roman" w:hAnsi="Times New Roman"/>
                <w:szCs w:val="20"/>
              </w:rPr>
              <w:t xml:space="preserve"> </w:t>
            </w:r>
            <w:r w:rsidRPr="000B1042">
              <w:rPr>
                <w:rFonts w:ascii="Times New Roman" w:hAnsi="Times New Roman"/>
                <w:szCs w:val="20"/>
              </w:rPr>
              <w:t>essential</w:t>
            </w:r>
            <w:r w:rsidR="00233210">
              <w:rPr>
                <w:rFonts w:ascii="Times New Roman" w:hAnsi="Times New Roman"/>
                <w:szCs w:val="20"/>
              </w:rPr>
              <w:t xml:space="preserve"> </w:t>
            </w:r>
            <w:r w:rsidRPr="000B1042">
              <w:rPr>
                <w:rFonts w:ascii="Times New Roman" w:hAnsi="Times New Roman"/>
                <w:szCs w:val="20"/>
              </w:rPr>
              <w:t>for</w:t>
            </w:r>
            <w:r w:rsidR="00233210">
              <w:rPr>
                <w:rFonts w:ascii="Times New Roman" w:hAnsi="Times New Roman"/>
                <w:szCs w:val="20"/>
              </w:rPr>
              <w:t xml:space="preserve"> </w:t>
            </w:r>
            <w:r w:rsidRPr="000B1042">
              <w:rPr>
                <w:rFonts w:ascii="Times New Roman" w:hAnsi="Times New Roman"/>
                <w:szCs w:val="20"/>
              </w:rPr>
              <w:t>the</w:t>
            </w:r>
            <w:r w:rsidR="00233210">
              <w:rPr>
                <w:rFonts w:ascii="Times New Roman" w:hAnsi="Times New Roman"/>
                <w:szCs w:val="20"/>
              </w:rPr>
              <w:t xml:space="preserve"> </w:t>
            </w:r>
            <w:r w:rsidRPr="000B1042">
              <w:rPr>
                <w:rFonts w:ascii="Times New Roman" w:hAnsi="Times New Roman"/>
                <w:szCs w:val="20"/>
              </w:rPr>
              <w:t>meeting</w:t>
            </w:r>
            <w:r w:rsidR="00233210">
              <w:rPr>
                <w:rFonts w:ascii="Times New Roman" w:hAnsi="Times New Roman"/>
                <w:szCs w:val="20"/>
              </w:rPr>
              <w:t xml:space="preserve"> </w:t>
            </w:r>
            <w:r w:rsidRPr="000B1042">
              <w:rPr>
                <w:rFonts w:ascii="Times New Roman" w:hAnsi="Times New Roman"/>
                <w:szCs w:val="20"/>
              </w:rPr>
              <w:t>itself.</w:t>
            </w:r>
          </w:p>
          <w:p w14:paraId="73977742" w14:textId="77777777" w:rsidR="00666408" w:rsidRPr="000B1042" w:rsidRDefault="00666408" w:rsidP="009643F7">
            <w:pPr>
              <w:widowControl w:val="0"/>
              <w:ind w:left="34"/>
              <w:rPr>
                <w:rFonts w:ascii="Times New Roman" w:hAnsi="Times New Roman"/>
                <w:szCs w:val="20"/>
              </w:rPr>
            </w:pPr>
          </w:p>
          <w:p w14:paraId="14C71C2F" w14:textId="7B3D43F5" w:rsidR="00666408" w:rsidRPr="000B1042" w:rsidRDefault="00666408" w:rsidP="009643F7">
            <w:pPr>
              <w:widowControl w:val="0"/>
              <w:ind w:left="34"/>
              <w:rPr>
                <w:rFonts w:ascii="Times New Roman" w:hAnsi="Times New Roman"/>
                <w:b/>
                <w:szCs w:val="20"/>
              </w:rPr>
            </w:pPr>
            <w:r w:rsidRPr="000B1042">
              <w:rPr>
                <w:rFonts w:ascii="Times New Roman" w:hAnsi="Times New Roman"/>
                <w:b/>
                <w:szCs w:val="20"/>
              </w:rPr>
              <w:t>1.</w:t>
            </w:r>
            <w:r w:rsidR="00233210">
              <w:rPr>
                <w:rFonts w:ascii="Times New Roman" w:hAnsi="Times New Roman"/>
                <w:b/>
                <w:szCs w:val="20"/>
              </w:rPr>
              <w:t xml:space="preserve"> </w:t>
            </w:r>
            <w:r w:rsidRPr="000B1042">
              <w:rPr>
                <w:rFonts w:ascii="Times New Roman" w:hAnsi="Times New Roman"/>
                <w:b/>
                <w:szCs w:val="20"/>
              </w:rPr>
              <w:t>DON’T</w:t>
            </w:r>
            <w:r w:rsidR="00233210">
              <w:rPr>
                <w:rFonts w:ascii="Times New Roman" w:hAnsi="Times New Roman"/>
                <w:b/>
                <w:szCs w:val="20"/>
              </w:rPr>
              <w:t xml:space="preserve"> </w:t>
            </w:r>
            <w:r w:rsidRPr="000B1042">
              <w:rPr>
                <w:rFonts w:ascii="Times New Roman" w:hAnsi="Times New Roman"/>
                <w:b/>
                <w:szCs w:val="20"/>
              </w:rPr>
              <w:t>place</w:t>
            </w:r>
            <w:r w:rsidR="00233210">
              <w:rPr>
                <w:rFonts w:ascii="Times New Roman" w:hAnsi="Times New Roman"/>
                <w:b/>
                <w:szCs w:val="20"/>
              </w:rPr>
              <w:t xml:space="preserve"> </w:t>
            </w:r>
            <w:r w:rsidRPr="000B1042">
              <w:rPr>
                <w:rFonts w:ascii="Times New Roman" w:hAnsi="Times New Roman"/>
                <w:b/>
                <w:szCs w:val="20"/>
              </w:rPr>
              <w:t>your</w:t>
            </w:r>
            <w:r w:rsidR="00233210">
              <w:rPr>
                <w:rFonts w:ascii="Times New Roman" w:hAnsi="Times New Roman"/>
                <w:b/>
                <w:szCs w:val="20"/>
              </w:rPr>
              <w:t xml:space="preserve"> </w:t>
            </w:r>
            <w:r w:rsidRPr="000B1042">
              <w:rPr>
                <w:rFonts w:ascii="Times New Roman" w:hAnsi="Times New Roman"/>
                <w:b/>
                <w:szCs w:val="20"/>
              </w:rPr>
              <w:t>WiFi</w:t>
            </w:r>
            <w:r w:rsidR="00233210">
              <w:rPr>
                <w:rFonts w:ascii="Times New Roman" w:hAnsi="Times New Roman"/>
                <w:b/>
                <w:szCs w:val="20"/>
              </w:rPr>
              <w:t xml:space="preserve"> </w:t>
            </w:r>
            <w:r w:rsidRPr="000B1042">
              <w:rPr>
                <w:rFonts w:ascii="Times New Roman" w:hAnsi="Times New Roman"/>
                <w:b/>
                <w:szCs w:val="20"/>
              </w:rPr>
              <w:t>device</w:t>
            </w:r>
            <w:r w:rsidR="00233210">
              <w:rPr>
                <w:rFonts w:ascii="Times New Roman" w:hAnsi="Times New Roman"/>
                <w:b/>
                <w:szCs w:val="20"/>
              </w:rPr>
              <w:t xml:space="preserve"> </w:t>
            </w:r>
            <w:r w:rsidRPr="000B1042">
              <w:rPr>
                <w:rFonts w:ascii="Times New Roman" w:hAnsi="Times New Roman"/>
                <w:b/>
                <w:szCs w:val="20"/>
              </w:rPr>
              <w:t>in</w:t>
            </w:r>
            <w:r w:rsidR="00233210">
              <w:rPr>
                <w:rFonts w:ascii="Times New Roman" w:hAnsi="Times New Roman"/>
                <w:b/>
                <w:szCs w:val="20"/>
              </w:rPr>
              <w:t xml:space="preserve"> </w:t>
            </w:r>
            <w:r w:rsidRPr="000B1042">
              <w:rPr>
                <w:rFonts w:ascii="Times New Roman" w:hAnsi="Times New Roman"/>
                <w:b/>
                <w:szCs w:val="20"/>
              </w:rPr>
              <w:t>ad-hoc</w:t>
            </w:r>
            <w:r w:rsidR="00233210">
              <w:rPr>
                <w:rFonts w:ascii="Times New Roman" w:hAnsi="Times New Roman"/>
                <w:b/>
                <w:szCs w:val="20"/>
              </w:rPr>
              <w:t xml:space="preserve"> </w:t>
            </w:r>
            <w:r w:rsidRPr="000B1042">
              <w:rPr>
                <w:rFonts w:ascii="Times New Roman" w:hAnsi="Times New Roman"/>
                <w:b/>
                <w:szCs w:val="20"/>
              </w:rPr>
              <w:t>mode</w:t>
            </w:r>
            <w:r w:rsidR="00233210">
              <w:rPr>
                <w:rFonts w:ascii="Times New Roman" w:hAnsi="Times New Roman"/>
                <w:b/>
                <w:szCs w:val="20"/>
              </w:rPr>
              <w:t xml:space="preserve"> </w:t>
            </w:r>
          </w:p>
          <w:p w14:paraId="3590FEA2" w14:textId="06B9EC54" w:rsidR="00666408" w:rsidRPr="000B1042" w:rsidRDefault="00666408" w:rsidP="009643F7">
            <w:pPr>
              <w:widowControl w:val="0"/>
              <w:ind w:left="34"/>
              <w:rPr>
                <w:rFonts w:ascii="Times New Roman" w:hAnsi="Times New Roman"/>
                <w:b/>
                <w:szCs w:val="20"/>
              </w:rPr>
            </w:pPr>
            <w:r w:rsidRPr="000B1042">
              <w:rPr>
                <w:rFonts w:ascii="Times New Roman" w:hAnsi="Times New Roman"/>
                <w:b/>
                <w:szCs w:val="20"/>
              </w:rPr>
              <w:t>2.</w:t>
            </w:r>
            <w:r w:rsidR="00233210">
              <w:rPr>
                <w:rFonts w:ascii="Times New Roman" w:hAnsi="Times New Roman"/>
                <w:b/>
                <w:szCs w:val="20"/>
              </w:rPr>
              <w:t xml:space="preserve"> </w:t>
            </w:r>
            <w:r w:rsidRPr="000B1042">
              <w:rPr>
                <w:rFonts w:ascii="Times New Roman" w:hAnsi="Times New Roman"/>
                <w:b/>
                <w:szCs w:val="20"/>
              </w:rPr>
              <w:t>DON’T</w:t>
            </w:r>
            <w:r w:rsidR="00233210">
              <w:rPr>
                <w:rFonts w:ascii="Times New Roman" w:hAnsi="Times New Roman"/>
                <w:b/>
                <w:szCs w:val="20"/>
              </w:rPr>
              <w:t xml:space="preserve"> </w:t>
            </w:r>
            <w:r w:rsidRPr="000B1042">
              <w:rPr>
                <w:rFonts w:ascii="Times New Roman" w:hAnsi="Times New Roman"/>
                <w:b/>
                <w:szCs w:val="20"/>
              </w:rPr>
              <w:t>set</w:t>
            </w:r>
            <w:r w:rsidR="00233210">
              <w:rPr>
                <w:rFonts w:ascii="Times New Roman" w:hAnsi="Times New Roman"/>
                <w:b/>
                <w:szCs w:val="20"/>
              </w:rPr>
              <w:t xml:space="preserve"> </w:t>
            </w:r>
            <w:r w:rsidRPr="000B1042">
              <w:rPr>
                <w:rFonts w:ascii="Times New Roman" w:hAnsi="Times New Roman"/>
                <w:b/>
                <w:szCs w:val="20"/>
              </w:rPr>
              <w:t>up</w:t>
            </w:r>
            <w:r w:rsidR="00233210">
              <w:rPr>
                <w:rFonts w:ascii="Times New Roman" w:hAnsi="Times New Roman"/>
                <w:b/>
                <w:szCs w:val="20"/>
              </w:rPr>
              <w:t xml:space="preserve"> </w:t>
            </w:r>
            <w:r w:rsidRPr="000B1042">
              <w:rPr>
                <w:rFonts w:ascii="Times New Roman" w:hAnsi="Times New Roman"/>
                <w:b/>
                <w:szCs w:val="20"/>
              </w:rPr>
              <w:t>a</w:t>
            </w:r>
            <w:r w:rsidR="00233210">
              <w:rPr>
                <w:rFonts w:ascii="Times New Roman" w:hAnsi="Times New Roman"/>
                <w:b/>
                <w:szCs w:val="20"/>
              </w:rPr>
              <w:t xml:space="preserve"> </w:t>
            </w:r>
            <w:r w:rsidRPr="000B1042">
              <w:rPr>
                <w:rFonts w:ascii="Times New Roman" w:hAnsi="Times New Roman"/>
                <w:b/>
                <w:szCs w:val="20"/>
              </w:rPr>
              <w:t>personal</w:t>
            </w:r>
            <w:r w:rsidR="00233210">
              <w:rPr>
                <w:rFonts w:ascii="Times New Roman" w:hAnsi="Times New Roman"/>
                <w:b/>
                <w:szCs w:val="20"/>
              </w:rPr>
              <w:t xml:space="preserve"> </w:t>
            </w:r>
            <w:r w:rsidRPr="000B1042">
              <w:rPr>
                <w:rFonts w:ascii="Times New Roman" w:hAnsi="Times New Roman"/>
                <w:b/>
                <w:szCs w:val="20"/>
              </w:rPr>
              <w:t>hotspot</w:t>
            </w:r>
            <w:r w:rsidR="00233210">
              <w:rPr>
                <w:rFonts w:ascii="Times New Roman" w:hAnsi="Times New Roman"/>
                <w:b/>
                <w:szCs w:val="20"/>
              </w:rPr>
              <w:t xml:space="preserve"> </w:t>
            </w:r>
            <w:r w:rsidRPr="000B1042">
              <w:rPr>
                <w:rFonts w:ascii="Times New Roman" w:hAnsi="Times New Roman"/>
                <w:b/>
                <w:szCs w:val="20"/>
              </w:rPr>
              <w:t>in</w:t>
            </w:r>
            <w:r w:rsidR="00233210">
              <w:rPr>
                <w:rFonts w:ascii="Times New Roman" w:hAnsi="Times New Roman"/>
                <w:b/>
                <w:szCs w:val="20"/>
              </w:rPr>
              <w:t xml:space="preserve"> </w:t>
            </w:r>
            <w:r w:rsidRPr="000B1042">
              <w:rPr>
                <w:rFonts w:ascii="Times New Roman" w:hAnsi="Times New Roman"/>
                <w:b/>
                <w:szCs w:val="20"/>
              </w:rPr>
              <w:t>the</w:t>
            </w:r>
            <w:r w:rsidR="00233210">
              <w:rPr>
                <w:rFonts w:ascii="Times New Roman" w:hAnsi="Times New Roman"/>
                <w:b/>
                <w:szCs w:val="20"/>
              </w:rPr>
              <w:t xml:space="preserve"> </w:t>
            </w:r>
            <w:r w:rsidRPr="000B1042">
              <w:rPr>
                <w:rFonts w:ascii="Times New Roman" w:hAnsi="Times New Roman"/>
                <w:b/>
                <w:szCs w:val="20"/>
              </w:rPr>
              <w:t>meeting</w:t>
            </w:r>
            <w:r w:rsidR="00233210">
              <w:rPr>
                <w:rFonts w:ascii="Times New Roman" w:hAnsi="Times New Roman"/>
                <w:b/>
                <w:szCs w:val="20"/>
              </w:rPr>
              <w:t xml:space="preserve"> </w:t>
            </w:r>
            <w:r w:rsidRPr="000B1042">
              <w:rPr>
                <w:rFonts w:ascii="Times New Roman" w:hAnsi="Times New Roman"/>
                <w:b/>
                <w:szCs w:val="20"/>
              </w:rPr>
              <w:t>room</w:t>
            </w:r>
            <w:r w:rsidR="00233210">
              <w:rPr>
                <w:rFonts w:ascii="Times New Roman" w:hAnsi="Times New Roman"/>
                <w:b/>
                <w:szCs w:val="20"/>
              </w:rPr>
              <w:t xml:space="preserve"> </w:t>
            </w:r>
          </w:p>
          <w:p w14:paraId="1685523D" w14:textId="55A29A6C" w:rsidR="00666408" w:rsidRPr="000B1042" w:rsidRDefault="00666408" w:rsidP="009643F7">
            <w:pPr>
              <w:widowControl w:val="0"/>
              <w:ind w:left="34"/>
              <w:rPr>
                <w:rFonts w:ascii="Times New Roman" w:hAnsi="Times New Roman"/>
                <w:b/>
                <w:szCs w:val="20"/>
              </w:rPr>
            </w:pPr>
            <w:r w:rsidRPr="000B1042">
              <w:rPr>
                <w:rFonts w:ascii="Times New Roman" w:hAnsi="Times New Roman"/>
                <w:b/>
                <w:szCs w:val="20"/>
              </w:rPr>
              <w:t>3.</w:t>
            </w:r>
            <w:r w:rsidR="00233210">
              <w:rPr>
                <w:rFonts w:ascii="Times New Roman" w:hAnsi="Times New Roman"/>
                <w:b/>
                <w:szCs w:val="20"/>
              </w:rPr>
              <w:t xml:space="preserve"> </w:t>
            </w:r>
            <w:r w:rsidRPr="000B1042">
              <w:rPr>
                <w:rFonts w:ascii="Times New Roman" w:hAnsi="Times New Roman"/>
                <w:b/>
                <w:szCs w:val="20"/>
              </w:rPr>
              <w:t>DO</w:t>
            </w:r>
            <w:r w:rsidR="00233210">
              <w:rPr>
                <w:rFonts w:ascii="Times New Roman" w:hAnsi="Times New Roman"/>
                <w:b/>
                <w:szCs w:val="20"/>
              </w:rPr>
              <w:t xml:space="preserve"> </w:t>
            </w:r>
            <w:r w:rsidRPr="000B1042">
              <w:rPr>
                <w:rFonts w:ascii="Times New Roman" w:hAnsi="Times New Roman"/>
                <w:b/>
                <w:szCs w:val="20"/>
              </w:rPr>
              <w:t>try</w:t>
            </w:r>
            <w:r w:rsidR="00233210">
              <w:rPr>
                <w:rFonts w:ascii="Times New Roman" w:hAnsi="Times New Roman"/>
                <w:b/>
                <w:szCs w:val="20"/>
              </w:rPr>
              <w:t xml:space="preserve"> </w:t>
            </w:r>
            <w:r w:rsidRPr="000B1042">
              <w:rPr>
                <w:rFonts w:ascii="Times New Roman" w:hAnsi="Times New Roman"/>
                <w:b/>
                <w:szCs w:val="20"/>
              </w:rPr>
              <w:t>802.11a</w:t>
            </w:r>
            <w:r w:rsidR="00233210">
              <w:rPr>
                <w:rFonts w:ascii="Times New Roman" w:hAnsi="Times New Roman"/>
                <w:b/>
                <w:szCs w:val="20"/>
              </w:rPr>
              <w:t xml:space="preserve"> </w:t>
            </w:r>
            <w:r w:rsidRPr="000B1042">
              <w:rPr>
                <w:rFonts w:ascii="Times New Roman" w:hAnsi="Times New Roman"/>
                <w:b/>
                <w:szCs w:val="20"/>
              </w:rPr>
              <w:t>if</w:t>
            </w:r>
            <w:r w:rsidR="00233210">
              <w:rPr>
                <w:rFonts w:ascii="Times New Roman" w:hAnsi="Times New Roman"/>
                <w:b/>
                <w:szCs w:val="20"/>
              </w:rPr>
              <w:t xml:space="preserve"> </w:t>
            </w:r>
            <w:r w:rsidRPr="000B1042">
              <w:rPr>
                <w:rFonts w:ascii="Times New Roman" w:hAnsi="Times New Roman"/>
                <w:b/>
                <w:szCs w:val="20"/>
              </w:rPr>
              <w:t>your</w:t>
            </w:r>
            <w:r w:rsidR="00233210">
              <w:rPr>
                <w:rFonts w:ascii="Times New Roman" w:hAnsi="Times New Roman"/>
                <w:b/>
                <w:szCs w:val="20"/>
              </w:rPr>
              <w:t xml:space="preserve"> </w:t>
            </w:r>
            <w:r w:rsidRPr="000B1042">
              <w:rPr>
                <w:rFonts w:ascii="Times New Roman" w:hAnsi="Times New Roman"/>
                <w:b/>
                <w:szCs w:val="20"/>
              </w:rPr>
              <w:t>WiFi</w:t>
            </w:r>
            <w:r w:rsidR="00233210">
              <w:rPr>
                <w:rFonts w:ascii="Times New Roman" w:hAnsi="Times New Roman"/>
                <w:b/>
                <w:szCs w:val="20"/>
              </w:rPr>
              <w:t xml:space="preserve"> </w:t>
            </w:r>
            <w:r w:rsidRPr="000B1042">
              <w:rPr>
                <w:rFonts w:ascii="Times New Roman" w:hAnsi="Times New Roman"/>
                <w:b/>
                <w:szCs w:val="20"/>
              </w:rPr>
              <w:t>device</w:t>
            </w:r>
            <w:r w:rsidR="00233210">
              <w:rPr>
                <w:rFonts w:ascii="Times New Roman" w:hAnsi="Times New Roman"/>
                <w:b/>
                <w:szCs w:val="20"/>
              </w:rPr>
              <w:t xml:space="preserve"> </w:t>
            </w:r>
            <w:r w:rsidRPr="000B1042">
              <w:rPr>
                <w:rFonts w:ascii="Times New Roman" w:hAnsi="Times New Roman"/>
                <w:b/>
                <w:szCs w:val="20"/>
              </w:rPr>
              <w:t>supports</w:t>
            </w:r>
            <w:r w:rsidR="00233210">
              <w:rPr>
                <w:rFonts w:ascii="Times New Roman" w:hAnsi="Times New Roman"/>
                <w:b/>
                <w:szCs w:val="20"/>
              </w:rPr>
              <w:t xml:space="preserve"> </w:t>
            </w:r>
            <w:r w:rsidRPr="000B1042">
              <w:rPr>
                <w:rFonts w:ascii="Times New Roman" w:hAnsi="Times New Roman"/>
                <w:b/>
                <w:szCs w:val="20"/>
              </w:rPr>
              <w:t>it</w:t>
            </w:r>
            <w:r w:rsidR="00233210">
              <w:rPr>
                <w:rFonts w:ascii="Times New Roman" w:hAnsi="Times New Roman"/>
                <w:b/>
                <w:szCs w:val="20"/>
              </w:rPr>
              <w:t xml:space="preserve"> </w:t>
            </w:r>
          </w:p>
          <w:p w14:paraId="13B0A948" w14:textId="410939EC" w:rsidR="00666408" w:rsidRPr="000B1042" w:rsidRDefault="00666408" w:rsidP="009643F7">
            <w:pPr>
              <w:widowControl w:val="0"/>
              <w:ind w:left="34"/>
              <w:rPr>
                <w:rFonts w:ascii="Times New Roman" w:hAnsi="Times New Roman"/>
                <w:b/>
                <w:szCs w:val="20"/>
              </w:rPr>
            </w:pPr>
            <w:r w:rsidRPr="000B1042">
              <w:rPr>
                <w:rFonts w:ascii="Times New Roman" w:hAnsi="Times New Roman"/>
                <w:b/>
                <w:szCs w:val="20"/>
              </w:rPr>
              <w:t>4.</w:t>
            </w:r>
            <w:r w:rsidR="00233210">
              <w:rPr>
                <w:rFonts w:ascii="Times New Roman" w:hAnsi="Times New Roman"/>
                <w:b/>
                <w:szCs w:val="20"/>
              </w:rPr>
              <w:t xml:space="preserve"> </w:t>
            </w:r>
            <w:r w:rsidRPr="000B1042">
              <w:rPr>
                <w:rFonts w:ascii="Times New Roman" w:hAnsi="Times New Roman"/>
                <w:b/>
                <w:szCs w:val="20"/>
              </w:rPr>
              <w:t>DON’T</w:t>
            </w:r>
            <w:r w:rsidR="00233210">
              <w:rPr>
                <w:rFonts w:ascii="Times New Roman" w:hAnsi="Times New Roman"/>
                <w:b/>
                <w:szCs w:val="20"/>
              </w:rPr>
              <w:t xml:space="preserve"> </w:t>
            </w:r>
            <w:r w:rsidRPr="000B1042">
              <w:rPr>
                <w:rFonts w:ascii="Times New Roman" w:hAnsi="Times New Roman"/>
                <w:b/>
                <w:szCs w:val="20"/>
              </w:rPr>
              <w:t>manually</w:t>
            </w:r>
            <w:r w:rsidR="00233210">
              <w:rPr>
                <w:rFonts w:ascii="Times New Roman" w:hAnsi="Times New Roman"/>
                <w:b/>
                <w:szCs w:val="20"/>
              </w:rPr>
              <w:t xml:space="preserve"> </w:t>
            </w:r>
            <w:r w:rsidRPr="000B1042">
              <w:rPr>
                <w:rFonts w:ascii="Times New Roman" w:hAnsi="Times New Roman"/>
                <w:b/>
                <w:szCs w:val="20"/>
              </w:rPr>
              <w:t>allocate</w:t>
            </w:r>
            <w:r w:rsidR="00233210">
              <w:rPr>
                <w:rFonts w:ascii="Times New Roman" w:hAnsi="Times New Roman"/>
                <w:b/>
                <w:szCs w:val="20"/>
              </w:rPr>
              <w:t xml:space="preserve"> </w:t>
            </w:r>
            <w:r w:rsidRPr="000B1042">
              <w:rPr>
                <w:rFonts w:ascii="Times New Roman" w:hAnsi="Times New Roman"/>
                <w:b/>
                <w:szCs w:val="20"/>
              </w:rPr>
              <w:t>an</w:t>
            </w:r>
            <w:r w:rsidR="00233210">
              <w:rPr>
                <w:rFonts w:ascii="Times New Roman" w:hAnsi="Times New Roman"/>
                <w:b/>
                <w:szCs w:val="20"/>
              </w:rPr>
              <w:t xml:space="preserve"> </w:t>
            </w:r>
            <w:r w:rsidRPr="000B1042">
              <w:rPr>
                <w:rFonts w:ascii="Times New Roman" w:hAnsi="Times New Roman"/>
                <w:b/>
                <w:szCs w:val="20"/>
              </w:rPr>
              <w:t>IP</w:t>
            </w:r>
            <w:r w:rsidR="00233210">
              <w:rPr>
                <w:rFonts w:ascii="Times New Roman" w:hAnsi="Times New Roman"/>
                <w:b/>
                <w:szCs w:val="20"/>
              </w:rPr>
              <w:t xml:space="preserve"> </w:t>
            </w:r>
            <w:r w:rsidRPr="000B1042">
              <w:rPr>
                <w:rFonts w:ascii="Times New Roman" w:hAnsi="Times New Roman"/>
                <w:b/>
                <w:szCs w:val="20"/>
              </w:rPr>
              <w:t>address</w:t>
            </w:r>
            <w:r w:rsidR="00233210">
              <w:rPr>
                <w:rFonts w:ascii="Times New Roman" w:hAnsi="Times New Roman"/>
                <w:b/>
                <w:szCs w:val="20"/>
              </w:rPr>
              <w:t xml:space="preserve"> </w:t>
            </w:r>
          </w:p>
          <w:p w14:paraId="7B5AEEB1" w14:textId="109FA5E0" w:rsidR="00666408" w:rsidRPr="000B1042" w:rsidRDefault="00666408" w:rsidP="009643F7">
            <w:pPr>
              <w:widowControl w:val="0"/>
              <w:ind w:left="34"/>
              <w:rPr>
                <w:rFonts w:ascii="Times New Roman" w:hAnsi="Times New Roman"/>
                <w:b/>
                <w:szCs w:val="20"/>
              </w:rPr>
            </w:pPr>
            <w:r w:rsidRPr="000B1042">
              <w:rPr>
                <w:rFonts w:ascii="Times New Roman" w:hAnsi="Times New Roman"/>
                <w:b/>
                <w:szCs w:val="20"/>
              </w:rPr>
              <w:t>5.</w:t>
            </w:r>
            <w:r w:rsidR="00233210">
              <w:rPr>
                <w:rFonts w:ascii="Times New Roman" w:hAnsi="Times New Roman"/>
                <w:b/>
                <w:szCs w:val="20"/>
              </w:rPr>
              <w:t xml:space="preserve"> </w:t>
            </w:r>
            <w:r w:rsidRPr="000B1042">
              <w:rPr>
                <w:rFonts w:ascii="Times New Roman" w:hAnsi="Times New Roman"/>
                <w:b/>
                <w:szCs w:val="20"/>
              </w:rPr>
              <w:t>DON’T</w:t>
            </w:r>
            <w:r w:rsidR="00233210">
              <w:rPr>
                <w:rFonts w:ascii="Times New Roman" w:hAnsi="Times New Roman"/>
                <w:b/>
                <w:szCs w:val="20"/>
              </w:rPr>
              <w:t xml:space="preserve"> </w:t>
            </w:r>
            <w:r w:rsidRPr="000B1042">
              <w:rPr>
                <w:rFonts w:ascii="Times New Roman" w:hAnsi="Times New Roman"/>
                <w:b/>
                <w:szCs w:val="20"/>
              </w:rPr>
              <w:t>be</w:t>
            </w:r>
            <w:r w:rsidR="00233210">
              <w:rPr>
                <w:rFonts w:ascii="Times New Roman" w:hAnsi="Times New Roman"/>
                <w:b/>
                <w:szCs w:val="20"/>
              </w:rPr>
              <w:t xml:space="preserve"> </w:t>
            </w:r>
            <w:r w:rsidRPr="000B1042">
              <w:rPr>
                <w:rFonts w:ascii="Times New Roman" w:hAnsi="Times New Roman"/>
                <w:b/>
                <w:szCs w:val="20"/>
              </w:rPr>
              <w:t>a</w:t>
            </w:r>
            <w:r w:rsidR="00233210">
              <w:rPr>
                <w:rFonts w:ascii="Times New Roman" w:hAnsi="Times New Roman"/>
                <w:b/>
                <w:szCs w:val="20"/>
              </w:rPr>
              <w:t xml:space="preserve"> </w:t>
            </w:r>
            <w:r w:rsidRPr="000B1042">
              <w:rPr>
                <w:rFonts w:ascii="Times New Roman" w:hAnsi="Times New Roman"/>
                <w:b/>
                <w:szCs w:val="20"/>
              </w:rPr>
              <w:t>bandwidth</w:t>
            </w:r>
            <w:r w:rsidR="00233210">
              <w:rPr>
                <w:rFonts w:ascii="Times New Roman" w:hAnsi="Times New Roman"/>
                <w:b/>
                <w:szCs w:val="20"/>
              </w:rPr>
              <w:t xml:space="preserve"> </w:t>
            </w:r>
            <w:r w:rsidRPr="000B1042">
              <w:rPr>
                <w:rFonts w:ascii="Times New Roman" w:hAnsi="Times New Roman"/>
                <w:b/>
                <w:szCs w:val="20"/>
              </w:rPr>
              <w:t>hog</w:t>
            </w:r>
            <w:r w:rsidR="00233210">
              <w:rPr>
                <w:rFonts w:ascii="Times New Roman" w:hAnsi="Times New Roman"/>
                <w:b/>
                <w:szCs w:val="20"/>
              </w:rPr>
              <w:t xml:space="preserve"> </w:t>
            </w:r>
            <w:r w:rsidRPr="000B1042">
              <w:rPr>
                <w:rFonts w:ascii="Times New Roman" w:hAnsi="Times New Roman"/>
                <w:b/>
                <w:szCs w:val="20"/>
              </w:rPr>
              <w:t>by</w:t>
            </w:r>
            <w:r w:rsidR="00233210">
              <w:rPr>
                <w:rFonts w:ascii="Times New Roman" w:hAnsi="Times New Roman"/>
                <w:b/>
                <w:szCs w:val="20"/>
              </w:rPr>
              <w:t xml:space="preserve"> </w:t>
            </w:r>
            <w:r w:rsidRPr="000B1042">
              <w:rPr>
                <w:rFonts w:ascii="Times New Roman" w:hAnsi="Times New Roman"/>
                <w:b/>
                <w:szCs w:val="20"/>
              </w:rPr>
              <w:t>streaming</w:t>
            </w:r>
            <w:r w:rsidR="00233210">
              <w:rPr>
                <w:rFonts w:ascii="Times New Roman" w:hAnsi="Times New Roman"/>
                <w:b/>
                <w:szCs w:val="20"/>
              </w:rPr>
              <w:t xml:space="preserve"> </w:t>
            </w:r>
            <w:r w:rsidRPr="000B1042">
              <w:rPr>
                <w:rFonts w:ascii="Times New Roman" w:hAnsi="Times New Roman"/>
                <w:b/>
                <w:szCs w:val="20"/>
              </w:rPr>
              <w:t>video,</w:t>
            </w:r>
            <w:r w:rsidR="00233210">
              <w:rPr>
                <w:rFonts w:ascii="Times New Roman" w:hAnsi="Times New Roman"/>
                <w:b/>
                <w:szCs w:val="20"/>
              </w:rPr>
              <w:t xml:space="preserve"> </w:t>
            </w:r>
            <w:r w:rsidRPr="000B1042">
              <w:rPr>
                <w:rFonts w:ascii="Times New Roman" w:hAnsi="Times New Roman"/>
                <w:b/>
                <w:szCs w:val="20"/>
              </w:rPr>
              <w:t>playing</w:t>
            </w:r>
            <w:r w:rsidR="00233210">
              <w:rPr>
                <w:rFonts w:ascii="Times New Roman" w:hAnsi="Times New Roman"/>
                <w:b/>
                <w:szCs w:val="20"/>
              </w:rPr>
              <w:t xml:space="preserve"> </w:t>
            </w:r>
            <w:r w:rsidRPr="000B1042">
              <w:rPr>
                <w:rFonts w:ascii="Times New Roman" w:hAnsi="Times New Roman"/>
                <w:b/>
                <w:szCs w:val="20"/>
              </w:rPr>
              <w:t>online</w:t>
            </w:r>
            <w:r w:rsidR="00233210">
              <w:rPr>
                <w:rFonts w:ascii="Times New Roman" w:hAnsi="Times New Roman"/>
                <w:b/>
                <w:szCs w:val="20"/>
              </w:rPr>
              <w:t xml:space="preserve"> </w:t>
            </w:r>
            <w:r w:rsidRPr="000B1042">
              <w:rPr>
                <w:rFonts w:ascii="Times New Roman" w:hAnsi="Times New Roman"/>
                <w:b/>
                <w:szCs w:val="20"/>
              </w:rPr>
              <w:t>games,</w:t>
            </w:r>
            <w:r w:rsidR="00233210">
              <w:rPr>
                <w:rFonts w:ascii="Times New Roman" w:hAnsi="Times New Roman"/>
                <w:b/>
                <w:szCs w:val="20"/>
              </w:rPr>
              <w:t xml:space="preserve"> </w:t>
            </w:r>
            <w:r w:rsidRPr="000B1042">
              <w:rPr>
                <w:rFonts w:ascii="Times New Roman" w:hAnsi="Times New Roman"/>
                <w:b/>
                <w:szCs w:val="20"/>
              </w:rPr>
              <w:t>or</w:t>
            </w:r>
            <w:r w:rsidR="00233210">
              <w:rPr>
                <w:rFonts w:ascii="Times New Roman" w:hAnsi="Times New Roman"/>
                <w:b/>
                <w:szCs w:val="20"/>
              </w:rPr>
              <w:t xml:space="preserve"> </w:t>
            </w:r>
            <w:r w:rsidRPr="000B1042">
              <w:rPr>
                <w:rFonts w:ascii="Times New Roman" w:hAnsi="Times New Roman"/>
                <w:b/>
                <w:szCs w:val="20"/>
              </w:rPr>
              <w:t>downloading</w:t>
            </w:r>
            <w:r w:rsidR="00233210">
              <w:rPr>
                <w:rFonts w:ascii="Times New Roman" w:hAnsi="Times New Roman"/>
                <w:b/>
                <w:szCs w:val="20"/>
              </w:rPr>
              <w:t xml:space="preserve"> </w:t>
            </w:r>
            <w:r w:rsidRPr="000B1042">
              <w:rPr>
                <w:rFonts w:ascii="Times New Roman" w:hAnsi="Times New Roman"/>
                <w:b/>
                <w:szCs w:val="20"/>
              </w:rPr>
              <w:t>huge</w:t>
            </w:r>
            <w:r w:rsidR="00233210">
              <w:rPr>
                <w:rFonts w:ascii="Times New Roman" w:hAnsi="Times New Roman"/>
                <w:b/>
                <w:szCs w:val="20"/>
              </w:rPr>
              <w:t xml:space="preserve"> </w:t>
            </w:r>
            <w:r w:rsidRPr="000B1042">
              <w:rPr>
                <w:rFonts w:ascii="Times New Roman" w:hAnsi="Times New Roman"/>
                <w:b/>
                <w:szCs w:val="20"/>
              </w:rPr>
              <w:t>files</w:t>
            </w:r>
            <w:r w:rsidR="00233210">
              <w:rPr>
                <w:rFonts w:ascii="Times New Roman" w:hAnsi="Times New Roman"/>
                <w:b/>
                <w:szCs w:val="20"/>
              </w:rPr>
              <w:t xml:space="preserve"> </w:t>
            </w:r>
          </w:p>
          <w:p w14:paraId="6A83FDB3" w14:textId="1C4267E8" w:rsidR="00666408" w:rsidRPr="000B1042" w:rsidRDefault="00666408" w:rsidP="009643F7">
            <w:pPr>
              <w:widowControl w:val="0"/>
              <w:ind w:left="34"/>
              <w:rPr>
                <w:rFonts w:ascii="Times New Roman" w:hAnsi="Times New Roman"/>
                <w:szCs w:val="20"/>
              </w:rPr>
            </w:pPr>
            <w:r w:rsidRPr="000B1042">
              <w:rPr>
                <w:rFonts w:ascii="Times New Roman" w:hAnsi="Times New Roman"/>
                <w:b/>
                <w:szCs w:val="20"/>
              </w:rPr>
              <w:t>6.</w:t>
            </w:r>
            <w:r w:rsidR="00233210">
              <w:rPr>
                <w:rFonts w:ascii="Times New Roman" w:hAnsi="Times New Roman"/>
                <w:b/>
                <w:szCs w:val="20"/>
              </w:rPr>
              <w:t xml:space="preserve"> </w:t>
            </w:r>
            <w:r w:rsidRPr="000B1042">
              <w:rPr>
                <w:rFonts w:ascii="Times New Roman" w:hAnsi="Times New Roman"/>
                <w:b/>
                <w:szCs w:val="20"/>
              </w:rPr>
              <w:t>DON’T</w:t>
            </w:r>
            <w:r w:rsidR="00233210">
              <w:rPr>
                <w:rFonts w:ascii="Times New Roman" w:hAnsi="Times New Roman"/>
                <w:b/>
                <w:szCs w:val="20"/>
              </w:rPr>
              <w:t xml:space="preserve"> </w:t>
            </w:r>
            <w:r w:rsidRPr="000B1042">
              <w:rPr>
                <w:rFonts w:ascii="Times New Roman" w:hAnsi="Times New Roman"/>
                <w:b/>
                <w:szCs w:val="20"/>
              </w:rPr>
              <w:t>use</w:t>
            </w:r>
            <w:r w:rsidR="00233210">
              <w:rPr>
                <w:rFonts w:ascii="Times New Roman" w:hAnsi="Times New Roman"/>
                <w:b/>
                <w:szCs w:val="20"/>
              </w:rPr>
              <w:t xml:space="preserve"> </w:t>
            </w:r>
            <w:r w:rsidRPr="000B1042">
              <w:rPr>
                <w:rFonts w:ascii="Times New Roman" w:hAnsi="Times New Roman"/>
                <w:b/>
                <w:szCs w:val="20"/>
              </w:rPr>
              <w:t>packet</w:t>
            </w:r>
            <w:r w:rsidR="00233210">
              <w:rPr>
                <w:rFonts w:ascii="Times New Roman" w:hAnsi="Times New Roman"/>
                <w:b/>
                <w:szCs w:val="20"/>
              </w:rPr>
              <w:t xml:space="preserve"> </w:t>
            </w:r>
            <w:r w:rsidRPr="000B1042">
              <w:rPr>
                <w:rFonts w:ascii="Times New Roman" w:hAnsi="Times New Roman"/>
                <w:b/>
                <w:szCs w:val="20"/>
              </w:rPr>
              <w:t>probing</w:t>
            </w:r>
            <w:r w:rsidR="00233210">
              <w:rPr>
                <w:rFonts w:ascii="Times New Roman" w:hAnsi="Times New Roman"/>
                <w:b/>
                <w:szCs w:val="20"/>
              </w:rPr>
              <w:t xml:space="preserve"> </w:t>
            </w:r>
            <w:r w:rsidRPr="000B1042">
              <w:rPr>
                <w:rFonts w:ascii="Times New Roman" w:hAnsi="Times New Roman"/>
                <w:b/>
                <w:szCs w:val="20"/>
              </w:rPr>
              <w:t>software</w:t>
            </w:r>
            <w:r w:rsidR="00233210">
              <w:rPr>
                <w:rFonts w:ascii="Times New Roman" w:hAnsi="Times New Roman"/>
                <w:b/>
                <w:szCs w:val="20"/>
              </w:rPr>
              <w:t xml:space="preserve"> </w:t>
            </w:r>
            <w:r w:rsidRPr="000B1042">
              <w:rPr>
                <w:rFonts w:ascii="Times New Roman" w:hAnsi="Times New Roman"/>
                <w:b/>
                <w:szCs w:val="20"/>
              </w:rPr>
              <w:t>which</w:t>
            </w:r>
            <w:r w:rsidR="00233210">
              <w:rPr>
                <w:rFonts w:ascii="Times New Roman" w:hAnsi="Times New Roman"/>
                <w:b/>
                <w:szCs w:val="20"/>
              </w:rPr>
              <w:t xml:space="preserve"> </w:t>
            </w:r>
            <w:r w:rsidRPr="000B1042">
              <w:rPr>
                <w:rFonts w:ascii="Times New Roman" w:hAnsi="Times New Roman"/>
                <w:b/>
                <w:szCs w:val="20"/>
              </w:rPr>
              <w:t>clogs</w:t>
            </w:r>
            <w:r w:rsidR="00233210">
              <w:rPr>
                <w:rFonts w:ascii="Times New Roman" w:hAnsi="Times New Roman"/>
                <w:b/>
                <w:szCs w:val="20"/>
              </w:rPr>
              <w:t xml:space="preserve"> </w:t>
            </w:r>
            <w:r w:rsidRPr="000B1042">
              <w:rPr>
                <w:rFonts w:ascii="Times New Roman" w:hAnsi="Times New Roman"/>
                <w:b/>
                <w:szCs w:val="20"/>
              </w:rPr>
              <w:t>the</w:t>
            </w:r>
            <w:r w:rsidR="00233210">
              <w:rPr>
                <w:rFonts w:ascii="Times New Roman" w:hAnsi="Times New Roman"/>
                <w:b/>
                <w:szCs w:val="20"/>
              </w:rPr>
              <w:t xml:space="preserve"> </w:t>
            </w:r>
            <w:r w:rsidRPr="000B1042">
              <w:rPr>
                <w:rFonts w:ascii="Times New Roman" w:hAnsi="Times New Roman"/>
                <w:b/>
                <w:szCs w:val="20"/>
              </w:rPr>
              <w:t>local</w:t>
            </w:r>
            <w:r w:rsidR="00233210">
              <w:rPr>
                <w:rFonts w:ascii="Times New Roman" w:hAnsi="Times New Roman"/>
                <w:b/>
                <w:szCs w:val="20"/>
              </w:rPr>
              <w:t xml:space="preserve"> </w:t>
            </w:r>
            <w:r w:rsidRPr="000B1042">
              <w:rPr>
                <w:rFonts w:ascii="Times New Roman" w:hAnsi="Times New Roman"/>
                <w:b/>
                <w:szCs w:val="20"/>
              </w:rPr>
              <w:t>network</w:t>
            </w:r>
            <w:r w:rsidR="00233210">
              <w:rPr>
                <w:rFonts w:ascii="Times New Roman" w:hAnsi="Times New Roman"/>
                <w:b/>
                <w:szCs w:val="20"/>
              </w:rPr>
              <w:t xml:space="preserve"> </w:t>
            </w:r>
            <w:r w:rsidRPr="000B1042">
              <w:rPr>
                <w:rFonts w:ascii="Times New Roman" w:hAnsi="Times New Roman"/>
                <w:b/>
                <w:szCs w:val="20"/>
              </w:rPr>
              <w:t>(e.g.,</w:t>
            </w:r>
            <w:r w:rsidR="00233210">
              <w:rPr>
                <w:rFonts w:ascii="Times New Roman" w:hAnsi="Times New Roman"/>
                <w:b/>
                <w:szCs w:val="20"/>
              </w:rPr>
              <w:t xml:space="preserve"> </w:t>
            </w:r>
            <w:r w:rsidRPr="000B1042">
              <w:rPr>
                <w:rFonts w:ascii="Times New Roman" w:hAnsi="Times New Roman"/>
                <w:b/>
                <w:szCs w:val="20"/>
              </w:rPr>
              <w:t>packet</w:t>
            </w:r>
            <w:r w:rsidR="00233210">
              <w:rPr>
                <w:rFonts w:ascii="Times New Roman" w:hAnsi="Times New Roman"/>
                <w:b/>
                <w:szCs w:val="20"/>
              </w:rPr>
              <w:t xml:space="preserve"> </w:t>
            </w:r>
            <w:r w:rsidRPr="000B1042">
              <w:rPr>
                <w:rFonts w:ascii="Times New Roman" w:hAnsi="Times New Roman"/>
                <w:b/>
                <w:szCs w:val="20"/>
              </w:rPr>
              <w:t>sniffers</w:t>
            </w:r>
            <w:r w:rsidR="00233210">
              <w:rPr>
                <w:rFonts w:ascii="Times New Roman" w:hAnsi="Times New Roman"/>
                <w:b/>
                <w:szCs w:val="20"/>
              </w:rPr>
              <w:t xml:space="preserve"> </w:t>
            </w:r>
            <w:r w:rsidRPr="000B1042">
              <w:rPr>
                <w:rFonts w:ascii="Times New Roman" w:hAnsi="Times New Roman"/>
                <w:b/>
                <w:szCs w:val="20"/>
              </w:rPr>
              <w:t>or</w:t>
            </w:r>
            <w:r w:rsidR="00233210">
              <w:rPr>
                <w:rFonts w:ascii="Times New Roman" w:hAnsi="Times New Roman"/>
                <w:b/>
                <w:szCs w:val="20"/>
              </w:rPr>
              <w:t xml:space="preserve"> </w:t>
            </w:r>
            <w:r w:rsidRPr="000B1042">
              <w:rPr>
                <w:rFonts w:ascii="Times New Roman" w:hAnsi="Times New Roman"/>
                <w:b/>
                <w:szCs w:val="20"/>
              </w:rPr>
              <w:t>port</w:t>
            </w:r>
            <w:r w:rsidR="00233210">
              <w:rPr>
                <w:rFonts w:ascii="Times New Roman" w:hAnsi="Times New Roman"/>
                <w:b/>
                <w:szCs w:val="20"/>
              </w:rPr>
              <w:t xml:space="preserve"> </w:t>
            </w:r>
            <w:r w:rsidRPr="000B1042">
              <w:rPr>
                <w:rFonts w:ascii="Times New Roman" w:hAnsi="Times New Roman"/>
                <w:b/>
                <w:szCs w:val="20"/>
              </w:rPr>
              <w:t>scanners)</w:t>
            </w:r>
          </w:p>
        </w:tc>
      </w:tr>
    </w:tbl>
    <w:p w14:paraId="5213F987" w14:textId="77777777" w:rsidR="00CC70B4" w:rsidRDefault="00CC70B4" w:rsidP="00CC70B4">
      <w:pPr>
        <w:rPr>
          <w:rFonts w:eastAsia="MS Mincho"/>
          <w:lang w:eastAsia="ja-JP"/>
        </w:rPr>
      </w:pPr>
    </w:p>
    <w:p w14:paraId="635890EC" w14:textId="71D94243" w:rsidR="00CC70B4" w:rsidRDefault="00CC70B4" w:rsidP="00CC70B4">
      <w:pPr>
        <w:pStyle w:val="Heading2"/>
        <w:rPr>
          <w:lang w:eastAsia="x-none"/>
        </w:rPr>
      </w:pPr>
      <w:bookmarkStart w:id="6" w:name="_Toc490832500"/>
      <w:bookmarkStart w:id="7" w:name="_Toc105521287"/>
      <w:r>
        <w:t>Check-in</w:t>
      </w:r>
      <w:r w:rsidR="00233210">
        <w:t xml:space="preserve"> </w:t>
      </w:r>
      <w:r>
        <w:t>for</w:t>
      </w:r>
      <w:r w:rsidR="00233210">
        <w:t xml:space="preserve"> </w:t>
      </w:r>
      <w:r>
        <w:t>Registered</w:t>
      </w:r>
      <w:r w:rsidR="00233210">
        <w:t xml:space="preserve"> </w:t>
      </w:r>
      <w:r>
        <w:t>Delegates</w:t>
      </w:r>
      <w:bookmarkEnd w:id="6"/>
      <w:bookmarkEnd w:id="7"/>
    </w:p>
    <w:p w14:paraId="0E7D5ADC" w14:textId="1E24F383" w:rsidR="00B74638" w:rsidRPr="002B3B14" w:rsidRDefault="00CC70B4" w:rsidP="002803EC">
      <w:pPr>
        <w:rPr>
          <w:rFonts w:ascii="Times New Roman" w:eastAsia="SimSun" w:hAnsi="Times New Roman"/>
          <w:i/>
          <w:color w:val="493118"/>
          <w:sz w:val="18"/>
          <w:szCs w:val="18"/>
          <w:lang w:val="en-US" w:eastAsia="zh-CN"/>
        </w:rPr>
      </w:pPr>
      <w:r w:rsidRPr="00CC70B4">
        <w:rPr>
          <w:rFonts w:ascii="Times New Roman" w:eastAsia="SimSun" w:hAnsi="Times New Roman"/>
          <w:i/>
          <w:color w:val="493118"/>
          <w:sz w:val="18"/>
          <w:szCs w:val="18"/>
          <w:lang w:val="en-US" w:eastAsia="zh-CN"/>
        </w:rPr>
        <w:t>The</w:t>
      </w:r>
      <w:r w:rsidR="00233210">
        <w:rPr>
          <w:rFonts w:ascii="Times New Roman" w:eastAsia="SimSun" w:hAnsi="Times New Roman"/>
          <w:i/>
          <w:color w:val="493118"/>
          <w:sz w:val="18"/>
          <w:szCs w:val="18"/>
          <w:lang w:val="en-US" w:eastAsia="zh-CN"/>
        </w:rPr>
        <w:t xml:space="preserve"> </w:t>
      </w:r>
      <w:r w:rsidRPr="00CC70B4">
        <w:rPr>
          <w:rFonts w:ascii="Times New Roman" w:eastAsia="SimSun" w:hAnsi="Times New Roman"/>
          <w:i/>
          <w:color w:val="493118"/>
          <w:sz w:val="18"/>
          <w:szCs w:val="18"/>
          <w:lang w:val="en-US" w:eastAsia="zh-CN"/>
        </w:rPr>
        <w:t>attention</w:t>
      </w:r>
      <w:r w:rsidR="00233210">
        <w:rPr>
          <w:rFonts w:ascii="Times New Roman" w:eastAsia="SimSun" w:hAnsi="Times New Roman"/>
          <w:i/>
          <w:color w:val="493118"/>
          <w:sz w:val="18"/>
          <w:szCs w:val="18"/>
          <w:lang w:val="en-US" w:eastAsia="zh-CN"/>
        </w:rPr>
        <w:t xml:space="preserve"> </w:t>
      </w:r>
      <w:r w:rsidRPr="00CC70B4">
        <w:rPr>
          <w:rFonts w:ascii="Times New Roman" w:eastAsia="SimSun" w:hAnsi="Times New Roman"/>
          <w:i/>
          <w:color w:val="493118"/>
          <w:sz w:val="18"/>
          <w:szCs w:val="18"/>
          <w:lang w:val="en-US" w:eastAsia="zh-CN"/>
        </w:rPr>
        <w:t>of</w:t>
      </w:r>
      <w:r w:rsidR="00233210">
        <w:rPr>
          <w:rFonts w:ascii="Times New Roman" w:eastAsia="SimSun" w:hAnsi="Times New Roman"/>
          <w:i/>
          <w:color w:val="493118"/>
          <w:sz w:val="18"/>
          <w:szCs w:val="18"/>
          <w:lang w:val="en-US" w:eastAsia="zh-CN"/>
        </w:rPr>
        <w:t xml:space="preserve"> </w:t>
      </w:r>
      <w:r w:rsidRPr="00CC70B4">
        <w:rPr>
          <w:rFonts w:ascii="Times New Roman" w:eastAsia="SimSun" w:hAnsi="Times New Roman"/>
          <w:i/>
          <w:color w:val="493118"/>
          <w:sz w:val="18"/>
          <w:szCs w:val="18"/>
          <w:lang w:val="en-US" w:eastAsia="zh-CN"/>
        </w:rPr>
        <w:t>the</w:t>
      </w:r>
      <w:r w:rsidR="00233210">
        <w:rPr>
          <w:rFonts w:ascii="Times New Roman" w:eastAsia="SimSun" w:hAnsi="Times New Roman"/>
          <w:i/>
          <w:color w:val="493118"/>
          <w:sz w:val="18"/>
          <w:szCs w:val="18"/>
          <w:lang w:val="en-US" w:eastAsia="zh-CN"/>
        </w:rPr>
        <w:t xml:space="preserve"> </w:t>
      </w:r>
      <w:r w:rsidRPr="00CC70B4">
        <w:rPr>
          <w:rFonts w:ascii="Times New Roman" w:eastAsia="SimSun" w:hAnsi="Times New Roman"/>
          <w:i/>
          <w:color w:val="493118"/>
          <w:sz w:val="18"/>
          <w:szCs w:val="18"/>
          <w:lang w:val="en-US" w:eastAsia="zh-CN"/>
        </w:rPr>
        <w:t>delegates</w:t>
      </w:r>
      <w:r w:rsidR="00233210">
        <w:rPr>
          <w:rFonts w:ascii="Times New Roman" w:eastAsia="SimSun" w:hAnsi="Times New Roman"/>
          <w:i/>
          <w:color w:val="493118"/>
          <w:sz w:val="18"/>
          <w:szCs w:val="18"/>
          <w:lang w:val="en-US" w:eastAsia="zh-CN"/>
        </w:rPr>
        <w:t xml:space="preserve"> </w:t>
      </w:r>
      <w:r w:rsidRPr="00CC70B4">
        <w:rPr>
          <w:rFonts w:ascii="Times New Roman" w:eastAsia="SimSun" w:hAnsi="Times New Roman"/>
          <w:i/>
          <w:color w:val="493118"/>
          <w:sz w:val="18"/>
          <w:szCs w:val="18"/>
          <w:lang w:val="en-US" w:eastAsia="zh-CN"/>
        </w:rPr>
        <w:t>to</w:t>
      </w:r>
      <w:r w:rsidR="00233210">
        <w:rPr>
          <w:rFonts w:ascii="Times New Roman" w:eastAsia="SimSun" w:hAnsi="Times New Roman"/>
          <w:i/>
          <w:color w:val="493118"/>
          <w:sz w:val="18"/>
          <w:szCs w:val="18"/>
          <w:lang w:val="en-US" w:eastAsia="zh-CN"/>
        </w:rPr>
        <w:t xml:space="preserve"> </w:t>
      </w:r>
      <w:r w:rsidRPr="00CC70B4">
        <w:rPr>
          <w:rFonts w:ascii="Times New Roman" w:eastAsia="SimSun" w:hAnsi="Times New Roman"/>
          <w:i/>
          <w:color w:val="493118"/>
          <w:sz w:val="18"/>
          <w:szCs w:val="18"/>
          <w:lang w:val="en-US" w:eastAsia="zh-CN"/>
        </w:rPr>
        <w:t>this</w:t>
      </w:r>
      <w:r w:rsidR="00233210">
        <w:rPr>
          <w:rFonts w:ascii="Times New Roman" w:eastAsia="SimSun" w:hAnsi="Times New Roman"/>
          <w:i/>
          <w:color w:val="493118"/>
          <w:sz w:val="18"/>
          <w:szCs w:val="18"/>
          <w:lang w:val="en-US" w:eastAsia="zh-CN"/>
        </w:rPr>
        <w:t xml:space="preserve"> </w:t>
      </w:r>
      <w:r w:rsidRPr="00CC70B4">
        <w:rPr>
          <w:rFonts w:ascii="Times New Roman" w:eastAsia="SimSun" w:hAnsi="Times New Roman"/>
          <w:i/>
          <w:color w:val="493118"/>
          <w:sz w:val="18"/>
          <w:szCs w:val="18"/>
          <w:lang w:val="en-US" w:eastAsia="zh-CN"/>
        </w:rPr>
        <w:t>meeting</w:t>
      </w:r>
      <w:r w:rsidR="00233210">
        <w:rPr>
          <w:rFonts w:ascii="Times New Roman" w:eastAsia="SimSun" w:hAnsi="Times New Roman"/>
          <w:i/>
          <w:color w:val="493118"/>
          <w:sz w:val="18"/>
          <w:szCs w:val="18"/>
          <w:lang w:val="en-US" w:eastAsia="zh-CN"/>
        </w:rPr>
        <w:t xml:space="preserve"> </w:t>
      </w:r>
      <w:r w:rsidRPr="00CC70B4">
        <w:rPr>
          <w:rFonts w:ascii="Times New Roman" w:eastAsia="SimSun" w:hAnsi="Times New Roman"/>
          <w:i/>
          <w:color w:val="493118"/>
          <w:sz w:val="18"/>
          <w:szCs w:val="18"/>
          <w:lang w:val="en-US" w:eastAsia="zh-CN"/>
        </w:rPr>
        <w:t>was</w:t>
      </w:r>
      <w:r w:rsidR="00233210">
        <w:rPr>
          <w:rFonts w:ascii="Times New Roman" w:eastAsia="SimSun" w:hAnsi="Times New Roman"/>
          <w:i/>
          <w:color w:val="493118"/>
          <w:sz w:val="18"/>
          <w:szCs w:val="18"/>
          <w:lang w:val="en-US" w:eastAsia="zh-CN"/>
        </w:rPr>
        <w:t xml:space="preserve"> </w:t>
      </w:r>
      <w:r w:rsidRPr="00CC70B4">
        <w:rPr>
          <w:rFonts w:ascii="Times New Roman" w:eastAsia="SimSun" w:hAnsi="Times New Roman"/>
          <w:i/>
          <w:color w:val="493118"/>
          <w:sz w:val="18"/>
          <w:szCs w:val="18"/>
          <w:lang w:val="en-US" w:eastAsia="zh-CN"/>
        </w:rPr>
        <w:t>drawn</w:t>
      </w:r>
      <w:r w:rsidR="00233210">
        <w:rPr>
          <w:rFonts w:ascii="Times New Roman" w:eastAsia="SimSun" w:hAnsi="Times New Roman"/>
          <w:i/>
          <w:color w:val="493118"/>
          <w:sz w:val="18"/>
          <w:szCs w:val="18"/>
          <w:lang w:val="en-US" w:eastAsia="zh-CN"/>
        </w:rPr>
        <w:t xml:space="preserve"> </w:t>
      </w:r>
      <w:r w:rsidRPr="00CC70B4">
        <w:rPr>
          <w:rFonts w:ascii="Times New Roman" w:eastAsia="SimSun" w:hAnsi="Times New Roman"/>
          <w:i/>
          <w:color w:val="493118"/>
          <w:sz w:val="18"/>
          <w:szCs w:val="18"/>
          <w:lang w:val="en-US" w:eastAsia="zh-CN"/>
        </w:rPr>
        <w:t>to</w:t>
      </w:r>
      <w:r w:rsidR="00233210">
        <w:rPr>
          <w:rFonts w:ascii="Times New Roman" w:eastAsia="SimSun" w:hAnsi="Times New Roman"/>
          <w:i/>
          <w:color w:val="493118"/>
          <w:sz w:val="18"/>
          <w:szCs w:val="18"/>
          <w:lang w:val="en-US" w:eastAsia="zh-CN"/>
        </w:rPr>
        <w:t xml:space="preserve"> </w:t>
      </w:r>
      <w:r w:rsidRPr="00CC70B4">
        <w:rPr>
          <w:rFonts w:ascii="Times New Roman" w:eastAsia="SimSun" w:hAnsi="Times New Roman"/>
          <w:i/>
          <w:color w:val="493118"/>
          <w:sz w:val="18"/>
          <w:szCs w:val="18"/>
          <w:lang w:val="en-US" w:eastAsia="zh-CN"/>
        </w:rPr>
        <w:t>the</w:t>
      </w:r>
      <w:r w:rsidR="00233210">
        <w:rPr>
          <w:rFonts w:ascii="Times New Roman" w:eastAsia="SimSun" w:hAnsi="Times New Roman"/>
          <w:i/>
          <w:color w:val="493118"/>
          <w:sz w:val="18"/>
          <w:szCs w:val="18"/>
          <w:lang w:val="en-US" w:eastAsia="zh-CN"/>
        </w:rPr>
        <w:t xml:space="preserve"> </w:t>
      </w:r>
      <w:r w:rsidRPr="00CC70B4">
        <w:rPr>
          <w:rFonts w:ascii="Times New Roman" w:eastAsia="SimSun" w:hAnsi="Times New Roman"/>
          <w:i/>
          <w:color w:val="493118"/>
          <w:sz w:val="18"/>
          <w:szCs w:val="18"/>
          <w:lang w:val="en-US" w:eastAsia="zh-CN"/>
        </w:rPr>
        <w:t>fact</w:t>
      </w:r>
      <w:r w:rsidR="00233210">
        <w:rPr>
          <w:rFonts w:ascii="Times New Roman" w:eastAsia="SimSun" w:hAnsi="Times New Roman"/>
          <w:i/>
          <w:color w:val="493118"/>
          <w:sz w:val="18"/>
          <w:szCs w:val="18"/>
          <w:lang w:val="en-US" w:eastAsia="zh-CN"/>
        </w:rPr>
        <w:t xml:space="preserve"> </w:t>
      </w:r>
      <w:r w:rsidRPr="00CC70B4">
        <w:rPr>
          <w:rFonts w:ascii="Times New Roman" w:eastAsia="SimSun" w:hAnsi="Times New Roman"/>
          <w:i/>
          <w:color w:val="493118"/>
          <w:sz w:val="18"/>
          <w:szCs w:val="18"/>
          <w:lang w:val="en-US" w:eastAsia="zh-CN"/>
        </w:rPr>
        <w:t>that</w:t>
      </w:r>
      <w:r w:rsidR="00233210">
        <w:rPr>
          <w:rFonts w:ascii="Times New Roman" w:eastAsia="SimSun" w:hAnsi="Times New Roman"/>
          <w:i/>
          <w:color w:val="493118"/>
          <w:sz w:val="18"/>
          <w:szCs w:val="18"/>
          <w:lang w:val="en-US" w:eastAsia="zh-CN"/>
        </w:rPr>
        <w:t xml:space="preserve"> </w:t>
      </w:r>
      <w:r w:rsidRPr="00CC70B4">
        <w:rPr>
          <w:rFonts w:ascii="Times New Roman" w:eastAsia="SimSun" w:hAnsi="Times New Roman"/>
          <w:i/>
          <w:color w:val="493118"/>
          <w:sz w:val="18"/>
          <w:szCs w:val="18"/>
          <w:lang w:val="en-US" w:eastAsia="zh-CN"/>
        </w:rPr>
        <w:t>it</w:t>
      </w:r>
      <w:r w:rsidR="00233210">
        <w:rPr>
          <w:rFonts w:ascii="Times New Roman" w:eastAsia="SimSun" w:hAnsi="Times New Roman"/>
          <w:i/>
          <w:color w:val="493118"/>
          <w:sz w:val="18"/>
          <w:szCs w:val="18"/>
          <w:lang w:val="en-US" w:eastAsia="zh-CN"/>
        </w:rPr>
        <w:t xml:space="preserve"> </w:t>
      </w:r>
      <w:r w:rsidRPr="00CC70B4">
        <w:rPr>
          <w:rFonts w:ascii="Times New Roman" w:eastAsia="SimSun" w:hAnsi="Times New Roman"/>
          <w:i/>
          <w:color w:val="493118"/>
          <w:sz w:val="18"/>
          <w:szCs w:val="18"/>
          <w:lang w:val="en-US" w:eastAsia="zh-CN"/>
        </w:rPr>
        <w:t>is</w:t>
      </w:r>
      <w:r w:rsidR="00233210">
        <w:rPr>
          <w:rFonts w:ascii="Times New Roman" w:eastAsia="SimSun" w:hAnsi="Times New Roman"/>
          <w:i/>
          <w:color w:val="493118"/>
          <w:sz w:val="18"/>
          <w:szCs w:val="18"/>
          <w:lang w:val="en-US" w:eastAsia="zh-CN"/>
        </w:rPr>
        <w:t xml:space="preserve"> </w:t>
      </w:r>
      <w:r w:rsidRPr="00CC70B4">
        <w:rPr>
          <w:rFonts w:ascii="Times New Roman" w:eastAsia="SimSun" w:hAnsi="Times New Roman"/>
          <w:i/>
          <w:color w:val="493118"/>
          <w:sz w:val="18"/>
          <w:szCs w:val="18"/>
          <w:lang w:val="en-US" w:eastAsia="zh-CN"/>
        </w:rPr>
        <w:t>not</w:t>
      </w:r>
      <w:r w:rsidR="00233210">
        <w:rPr>
          <w:rFonts w:ascii="Times New Roman" w:eastAsia="SimSun" w:hAnsi="Times New Roman"/>
          <w:i/>
          <w:color w:val="493118"/>
          <w:sz w:val="18"/>
          <w:szCs w:val="18"/>
          <w:lang w:val="en-US" w:eastAsia="zh-CN"/>
        </w:rPr>
        <w:t xml:space="preserve"> </w:t>
      </w:r>
      <w:r w:rsidRPr="00CC70B4">
        <w:rPr>
          <w:rFonts w:ascii="Times New Roman" w:eastAsia="SimSun" w:hAnsi="Times New Roman"/>
          <w:i/>
          <w:color w:val="493118"/>
          <w:sz w:val="18"/>
          <w:szCs w:val="18"/>
          <w:lang w:val="en-US" w:eastAsia="zh-CN"/>
        </w:rPr>
        <w:t>permitted</w:t>
      </w:r>
      <w:r w:rsidR="00233210">
        <w:rPr>
          <w:rFonts w:ascii="Times New Roman" w:eastAsia="SimSun" w:hAnsi="Times New Roman"/>
          <w:i/>
          <w:color w:val="493118"/>
          <w:sz w:val="18"/>
          <w:szCs w:val="18"/>
          <w:lang w:val="en-US" w:eastAsia="zh-CN"/>
        </w:rPr>
        <w:t xml:space="preserve"> </w:t>
      </w:r>
      <w:r w:rsidRPr="00CC70B4">
        <w:rPr>
          <w:rFonts w:ascii="Times New Roman" w:eastAsia="SimSun" w:hAnsi="Times New Roman"/>
          <w:i/>
          <w:color w:val="493118"/>
          <w:sz w:val="18"/>
          <w:szCs w:val="18"/>
          <w:lang w:val="en-US" w:eastAsia="zh-CN"/>
        </w:rPr>
        <w:t>to</w:t>
      </w:r>
      <w:r w:rsidR="00233210">
        <w:rPr>
          <w:rFonts w:ascii="Times New Roman" w:eastAsia="SimSun" w:hAnsi="Times New Roman"/>
          <w:i/>
          <w:color w:val="493118"/>
          <w:sz w:val="18"/>
          <w:szCs w:val="18"/>
          <w:lang w:val="en-US" w:eastAsia="zh-CN"/>
        </w:rPr>
        <w:t xml:space="preserve"> </w:t>
      </w:r>
      <w:r w:rsidRPr="00CC70B4">
        <w:rPr>
          <w:rFonts w:ascii="Times New Roman" w:eastAsia="SimSun" w:hAnsi="Times New Roman"/>
          <w:i/>
          <w:color w:val="493118"/>
          <w:sz w:val="18"/>
          <w:szCs w:val="18"/>
          <w:lang w:val="en-US" w:eastAsia="zh-CN"/>
        </w:rPr>
        <w:t>check</w:t>
      </w:r>
      <w:r w:rsidR="00233210">
        <w:rPr>
          <w:rFonts w:ascii="Times New Roman" w:eastAsia="SimSun" w:hAnsi="Times New Roman"/>
          <w:i/>
          <w:color w:val="493118"/>
          <w:sz w:val="18"/>
          <w:szCs w:val="18"/>
          <w:lang w:val="en-US" w:eastAsia="zh-CN"/>
        </w:rPr>
        <w:t xml:space="preserve"> </w:t>
      </w:r>
      <w:r w:rsidRPr="00CC70B4">
        <w:rPr>
          <w:rFonts w:ascii="Times New Roman" w:eastAsia="SimSun" w:hAnsi="Times New Roman"/>
          <w:i/>
          <w:color w:val="493118"/>
          <w:sz w:val="18"/>
          <w:szCs w:val="18"/>
          <w:lang w:val="en-US" w:eastAsia="zh-CN"/>
        </w:rPr>
        <w:t>in</w:t>
      </w:r>
      <w:r w:rsidR="00233210">
        <w:rPr>
          <w:rFonts w:ascii="Times New Roman" w:eastAsia="SimSun" w:hAnsi="Times New Roman"/>
          <w:i/>
          <w:color w:val="493118"/>
          <w:sz w:val="18"/>
          <w:szCs w:val="18"/>
          <w:lang w:val="en-US" w:eastAsia="zh-CN"/>
        </w:rPr>
        <w:t xml:space="preserve"> </w:t>
      </w:r>
      <w:r w:rsidRPr="00CC70B4">
        <w:rPr>
          <w:rFonts w:ascii="Times New Roman" w:eastAsia="SimSun" w:hAnsi="Times New Roman"/>
          <w:i/>
          <w:color w:val="493118"/>
          <w:sz w:val="18"/>
          <w:szCs w:val="18"/>
          <w:lang w:val="en-US" w:eastAsia="zh-CN"/>
        </w:rPr>
        <w:t>other</w:t>
      </w:r>
      <w:r w:rsidR="00233210">
        <w:rPr>
          <w:rFonts w:ascii="Times New Roman" w:eastAsia="SimSun" w:hAnsi="Times New Roman"/>
          <w:i/>
          <w:color w:val="493118"/>
          <w:sz w:val="18"/>
          <w:szCs w:val="18"/>
          <w:lang w:val="en-US" w:eastAsia="zh-CN"/>
        </w:rPr>
        <w:t xml:space="preserve"> </w:t>
      </w:r>
      <w:r w:rsidRPr="00CC70B4">
        <w:rPr>
          <w:rFonts w:ascii="Times New Roman" w:eastAsia="SimSun" w:hAnsi="Times New Roman"/>
          <w:i/>
          <w:color w:val="493118"/>
          <w:sz w:val="18"/>
          <w:szCs w:val="18"/>
          <w:lang w:val="en-US" w:eastAsia="zh-CN"/>
        </w:rPr>
        <w:t>delegates</w:t>
      </w:r>
      <w:r w:rsidR="00233210">
        <w:rPr>
          <w:rFonts w:ascii="Times New Roman" w:eastAsia="SimSun" w:hAnsi="Times New Roman"/>
          <w:i/>
          <w:color w:val="493118"/>
          <w:sz w:val="18"/>
          <w:szCs w:val="18"/>
          <w:lang w:val="en-US" w:eastAsia="zh-CN"/>
        </w:rPr>
        <w:t xml:space="preserve"> </w:t>
      </w:r>
      <w:r w:rsidRPr="00CC70B4">
        <w:rPr>
          <w:rFonts w:ascii="Times New Roman" w:eastAsia="SimSun" w:hAnsi="Times New Roman"/>
          <w:i/>
          <w:color w:val="493118"/>
          <w:sz w:val="18"/>
          <w:szCs w:val="18"/>
          <w:lang w:val="en-US" w:eastAsia="zh-CN"/>
        </w:rPr>
        <w:t>on</w:t>
      </w:r>
      <w:r w:rsidR="00233210">
        <w:rPr>
          <w:rFonts w:ascii="Times New Roman" w:eastAsia="SimSun" w:hAnsi="Times New Roman"/>
          <w:i/>
          <w:color w:val="493118"/>
          <w:sz w:val="18"/>
          <w:szCs w:val="18"/>
          <w:lang w:val="en-US" w:eastAsia="zh-CN"/>
        </w:rPr>
        <w:t xml:space="preserve"> </w:t>
      </w:r>
      <w:r w:rsidRPr="00CC70B4">
        <w:rPr>
          <w:rFonts w:ascii="Times New Roman" w:eastAsia="SimSun" w:hAnsi="Times New Roman"/>
          <w:i/>
          <w:color w:val="493118"/>
          <w:sz w:val="18"/>
          <w:szCs w:val="18"/>
          <w:lang w:val="en-US" w:eastAsia="zh-CN"/>
        </w:rPr>
        <w:t>their</w:t>
      </w:r>
      <w:r w:rsidR="00233210">
        <w:rPr>
          <w:rFonts w:ascii="Times New Roman" w:eastAsia="SimSun" w:hAnsi="Times New Roman"/>
          <w:i/>
          <w:color w:val="493118"/>
          <w:sz w:val="18"/>
          <w:szCs w:val="18"/>
          <w:lang w:val="en-US" w:eastAsia="zh-CN"/>
        </w:rPr>
        <w:t xml:space="preserve"> </w:t>
      </w:r>
      <w:r w:rsidRPr="00CC70B4">
        <w:rPr>
          <w:rFonts w:ascii="Times New Roman" w:eastAsia="SimSun" w:hAnsi="Times New Roman"/>
          <w:i/>
          <w:color w:val="493118"/>
          <w:sz w:val="18"/>
          <w:szCs w:val="18"/>
          <w:lang w:val="en-US" w:eastAsia="zh-CN"/>
        </w:rPr>
        <w:t>behalf.</w:t>
      </w:r>
      <w:r w:rsidR="00233210">
        <w:rPr>
          <w:rFonts w:ascii="Times New Roman" w:eastAsia="SimSun" w:hAnsi="Times New Roman"/>
          <w:i/>
          <w:color w:val="493118"/>
          <w:sz w:val="18"/>
          <w:szCs w:val="18"/>
          <w:lang w:val="en-US" w:eastAsia="zh-CN"/>
        </w:rPr>
        <w:t xml:space="preserve"> </w:t>
      </w:r>
      <w:r w:rsidRPr="00CC70B4">
        <w:rPr>
          <w:rFonts w:ascii="Times New Roman" w:eastAsia="SimSun" w:hAnsi="Times New Roman"/>
          <w:i/>
          <w:color w:val="493118"/>
          <w:sz w:val="18"/>
          <w:szCs w:val="18"/>
          <w:lang w:val="en-US" w:eastAsia="zh-CN"/>
        </w:rPr>
        <w:t>In</w:t>
      </w:r>
      <w:r w:rsidR="00233210">
        <w:rPr>
          <w:rFonts w:ascii="Times New Roman" w:eastAsia="SimSun" w:hAnsi="Times New Roman"/>
          <w:i/>
          <w:color w:val="493118"/>
          <w:sz w:val="18"/>
          <w:szCs w:val="18"/>
          <w:lang w:val="en-US" w:eastAsia="zh-CN"/>
        </w:rPr>
        <w:t xml:space="preserve"> </w:t>
      </w:r>
      <w:r w:rsidRPr="00CC70B4">
        <w:rPr>
          <w:rFonts w:ascii="Times New Roman" w:eastAsia="SimSun" w:hAnsi="Times New Roman"/>
          <w:i/>
          <w:color w:val="493118"/>
          <w:sz w:val="18"/>
          <w:szCs w:val="18"/>
          <w:lang w:val="en-US" w:eastAsia="zh-CN"/>
        </w:rPr>
        <w:t>the</w:t>
      </w:r>
      <w:r w:rsidR="00233210">
        <w:rPr>
          <w:rFonts w:ascii="Times New Roman" w:eastAsia="SimSun" w:hAnsi="Times New Roman"/>
          <w:i/>
          <w:color w:val="493118"/>
          <w:sz w:val="18"/>
          <w:szCs w:val="18"/>
          <w:lang w:val="en-US" w:eastAsia="zh-CN"/>
        </w:rPr>
        <w:t xml:space="preserve"> </w:t>
      </w:r>
      <w:r w:rsidRPr="00CC70B4">
        <w:rPr>
          <w:rFonts w:ascii="Times New Roman" w:eastAsia="SimSun" w:hAnsi="Times New Roman"/>
          <w:i/>
          <w:color w:val="493118"/>
          <w:sz w:val="18"/>
          <w:szCs w:val="18"/>
          <w:lang w:val="en-US" w:eastAsia="zh-CN"/>
        </w:rPr>
        <w:t>event</w:t>
      </w:r>
      <w:r w:rsidR="00233210">
        <w:rPr>
          <w:rFonts w:ascii="Times New Roman" w:eastAsia="SimSun" w:hAnsi="Times New Roman"/>
          <w:i/>
          <w:color w:val="493118"/>
          <w:sz w:val="18"/>
          <w:szCs w:val="18"/>
          <w:lang w:val="en-US" w:eastAsia="zh-CN"/>
        </w:rPr>
        <w:t xml:space="preserve"> </w:t>
      </w:r>
      <w:r w:rsidRPr="00CC70B4">
        <w:rPr>
          <w:rFonts w:ascii="Times New Roman" w:eastAsia="SimSun" w:hAnsi="Times New Roman"/>
          <w:i/>
          <w:color w:val="493118"/>
          <w:sz w:val="18"/>
          <w:szCs w:val="18"/>
          <w:lang w:val="en-US" w:eastAsia="zh-CN"/>
        </w:rPr>
        <w:t>of</w:t>
      </w:r>
      <w:r w:rsidR="00233210">
        <w:rPr>
          <w:rFonts w:ascii="Times New Roman" w:eastAsia="SimSun" w:hAnsi="Times New Roman"/>
          <w:i/>
          <w:color w:val="493118"/>
          <w:sz w:val="18"/>
          <w:szCs w:val="18"/>
          <w:lang w:val="en-US" w:eastAsia="zh-CN"/>
        </w:rPr>
        <w:t xml:space="preserve"> </w:t>
      </w:r>
      <w:r w:rsidRPr="00CC70B4">
        <w:rPr>
          <w:rFonts w:ascii="Times New Roman" w:eastAsia="SimSun" w:hAnsi="Times New Roman"/>
          <w:i/>
          <w:color w:val="493118"/>
          <w:sz w:val="18"/>
          <w:szCs w:val="18"/>
          <w:lang w:val="en-US" w:eastAsia="zh-CN"/>
        </w:rPr>
        <w:t>technical</w:t>
      </w:r>
      <w:r w:rsidR="00233210">
        <w:rPr>
          <w:rFonts w:ascii="Times New Roman" w:eastAsia="SimSun" w:hAnsi="Times New Roman"/>
          <w:i/>
          <w:color w:val="493118"/>
          <w:sz w:val="18"/>
          <w:szCs w:val="18"/>
          <w:lang w:val="en-US" w:eastAsia="zh-CN"/>
        </w:rPr>
        <w:t xml:space="preserve"> </w:t>
      </w:r>
      <w:r w:rsidRPr="00CC70B4">
        <w:rPr>
          <w:rFonts w:ascii="Times New Roman" w:eastAsia="SimSun" w:hAnsi="Times New Roman"/>
          <w:i/>
          <w:color w:val="493118"/>
          <w:sz w:val="18"/>
          <w:szCs w:val="18"/>
          <w:lang w:val="en-US" w:eastAsia="zh-CN"/>
        </w:rPr>
        <w:t>difficulties</w:t>
      </w:r>
      <w:r w:rsidR="00233210">
        <w:rPr>
          <w:rFonts w:ascii="Times New Roman" w:eastAsia="SimSun" w:hAnsi="Times New Roman"/>
          <w:i/>
          <w:color w:val="493118"/>
          <w:sz w:val="18"/>
          <w:szCs w:val="18"/>
          <w:lang w:val="en-US" w:eastAsia="zh-CN"/>
        </w:rPr>
        <w:t xml:space="preserve"> </w:t>
      </w:r>
      <w:r w:rsidRPr="00CC70B4">
        <w:rPr>
          <w:rFonts w:ascii="Times New Roman" w:eastAsia="SimSun" w:hAnsi="Times New Roman"/>
          <w:i/>
          <w:color w:val="493118"/>
          <w:sz w:val="18"/>
          <w:szCs w:val="18"/>
          <w:lang w:val="en-US" w:eastAsia="zh-CN"/>
        </w:rPr>
        <w:t>preventing</w:t>
      </w:r>
      <w:r w:rsidR="00233210">
        <w:rPr>
          <w:rFonts w:ascii="Times New Roman" w:eastAsia="SimSun" w:hAnsi="Times New Roman"/>
          <w:i/>
          <w:color w:val="493118"/>
          <w:sz w:val="18"/>
          <w:szCs w:val="18"/>
          <w:lang w:val="en-US" w:eastAsia="zh-CN"/>
        </w:rPr>
        <w:t xml:space="preserve"> </w:t>
      </w:r>
      <w:r w:rsidRPr="00CC70B4">
        <w:rPr>
          <w:rFonts w:ascii="Times New Roman" w:eastAsia="SimSun" w:hAnsi="Times New Roman"/>
          <w:i/>
          <w:color w:val="493118"/>
          <w:sz w:val="18"/>
          <w:szCs w:val="18"/>
          <w:lang w:val="en-US" w:eastAsia="zh-CN"/>
        </w:rPr>
        <w:t>check-in,</w:t>
      </w:r>
      <w:r w:rsidR="00233210">
        <w:rPr>
          <w:rFonts w:ascii="Times New Roman" w:eastAsia="SimSun" w:hAnsi="Times New Roman"/>
          <w:i/>
          <w:color w:val="493118"/>
          <w:sz w:val="18"/>
          <w:szCs w:val="18"/>
          <w:lang w:val="en-US" w:eastAsia="zh-CN"/>
        </w:rPr>
        <w:t xml:space="preserve"> </w:t>
      </w:r>
      <w:r w:rsidRPr="00CC70B4">
        <w:rPr>
          <w:rFonts w:ascii="Times New Roman" w:eastAsia="SimSun" w:hAnsi="Times New Roman"/>
          <w:i/>
          <w:color w:val="493118"/>
          <w:sz w:val="18"/>
          <w:szCs w:val="18"/>
          <w:lang w:val="en-US" w:eastAsia="zh-CN"/>
        </w:rPr>
        <w:t>delegates</w:t>
      </w:r>
      <w:r w:rsidR="00233210">
        <w:rPr>
          <w:rFonts w:ascii="Times New Roman" w:eastAsia="SimSun" w:hAnsi="Times New Roman"/>
          <w:i/>
          <w:color w:val="493118"/>
          <w:sz w:val="18"/>
          <w:szCs w:val="18"/>
          <w:lang w:val="en-US" w:eastAsia="zh-CN"/>
        </w:rPr>
        <w:t xml:space="preserve"> </w:t>
      </w:r>
      <w:r w:rsidRPr="00CC70B4">
        <w:rPr>
          <w:rFonts w:ascii="Times New Roman" w:eastAsia="SimSun" w:hAnsi="Times New Roman"/>
          <w:i/>
          <w:color w:val="493118"/>
          <w:sz w:val="18"/>
          <w:szCs w:val="18"/>
          <w:lang w:val="en-US" w:eastAsia="zh-CN"/>
        </w:rPr>
        <w:t>should</w:t>
      </w:r>
      <w:r w:rsidR="00233210">
        <w:rPr>
          <w:rFonts w:ascii="Times New Roman" w:eastAsia="SimSun" w:hAnsi="Times New Roman"/>
          <w:i/>
          <w:color w:val="493118"/>
          <w:sz w:val="18"/>
          <w:szCs w:val="18"/>
          <w:lang w:val="en-US" w:eastAsia="zh-CN"/>
        </w:rPr>
        <w:t xml:space="preserve"> </w:t>
      </w:r>
      <w:r w:rsidRPr="00CC70B4">
        <w:rPr>
          <w:rFonts w:ascii="Times New Roman" w:eastAsia="SimSun" w:hAnsi="Times New Roman"/>
          <w:i/>
          <w:color w:val="493118"/>
          <w:sz w:val="18"/>
          <w:szCs w:val="18"/>
          <w:lang w:val="en-US" w:eastAsia="zh-CN"/>
        </w:rPr>
        <w:t>present</w:t>
      </w:r>
      <w:r w:rsidR="00233210">
        <w:rPr>
          <w:rFonts w:ascii="Times New Roman" w:eastAsia="SimSun" w:hAnsi="Times New Roman"/>
          <w:i/>
          <w:color w:val="493118"/>
          <w:sz w:val="18"/>
          <w:szCs w:val="18"/>
          <w:lang w:val="en-US" w:eastAsia="zh-CN"/>
        </w:rPr>
        <w:t xml:space="preserve"> </w:t>
      </w:r>
      <w:r w:rsidRPr="00CC70B4">
        <w:rPr>
          <w:rFonts w:ascii="Times New Roman" w:eastAsia="SimSun" w:hAnsi="Times New Roman"/>
          <w:i/>
          <w:color w:val="493118"/>
          <w:sz w:val="18"/>
          <w:szCs w:val="18"/>
          <w:lang w:val="en-US" w:eastAsia="zh-CN"/>
        </w:rPr>
        <w:t>themselves</w:t>
      </w:r>
      <w:r w:rsidR="00233210">
        <w:rPr>
          <w:rFonts w:ascii="Times New Roman" w:eastAsia="SimSun" w:hAnsi="Times New Roman"/>
          <w:i/>
          <w:color w:val="493118"/>
          <w:sz w:val="18"/>
          <w:szCs w:val="18"/>
          <w:lang w:val="en-US" w:eastAsia="zh-CN"/>
        </w:rPr>
        <w:t xml:space="preserve"> </w:t>
      </w:r>
      <w:r w:rsidRPr="00CC70B4">
        <w:rPr>
          <w:rFonts w:ascii="Times New Roman" w:eastAsia="SimSun" w:hAnsi="Times New Roman"/>
          <w:i/>
          <w:color w:val="493118"/>
          <w:sz w:val="18"/>
          <w:szCs w:val="18"/>
          <w:lang w:val="en-US" w:eastAsia="zh-CN"/>
        </w:rPr>
        <w:t>in</w:t>
      </w:r>
      <w:r w:rsidR="00233210">
        <w:rPr>
          <w:rFonts w:ascii="Times New Roman" w:eastAsia="SimSun" w:hAnsi="Times New Roman"/>
          <w:i/>
          <w:color w:val="493118"/>
          <w:sz w:val="18"/>
          <w:szCs w:val="18"/>
          <w:lang w:val="en-US" w:eastAsia="zh-CN"/>
        </w:rPr>
        <w:t xml:space="preserve"> </w:t>
      </w:r>
      <w:r w:rsidRPr="00CC70B4">
        <w:rPr>
          <w:rFonts w:ascii="Times New Roman" w:eastAsia="SimSun" w:hAnsi="Times New Roman"/>
          <w:i/>
          <w:color w:val="493118"/>
          <w:sz w:val="18"/>
          <w:szCs w:val="18"/>
          <w:lang w:val="en-US" w:eastAsia="zh-CN"/>
        </w:rPr>
        <w:t>person</w:t>
      </w:r>
      <w:r w:rsidR="00233210">
        <w:rPr>
          <w:rFonts w:ascii="Times New Roman" w:eastAsia="SimSun" w:hAnsi="Times New Roman"/>
          <w:i/>
          <w:color w:val="493118"/>
          <w:sz w:val="18"/>
          <w:szCs w:val="18"/>
          <w:lang w:val="en-US" w:eastAsia="zh-CN"/>
        </w:rPr>
        <w:t xml:space="preserve"> </w:t>
      </w:r>
      <w:r w:rsidRPr="00CC70B4">
        <w:rPr>
          <w:rFonts w:ascii="Times New Roman" w:eastAsia="SimSun" w:hAnsi="Times New Roman"/>
          <w:i/>
          <w:color w:val="493118"/>
          <w:sz w:val="18"/>
          <w:szCs w:val="18"/>
          <w:lang w:val="en-US" w:eastAsia="zh-CN"/>
        </w:rPr>
        <w:t>to</w:t>
      </w:r>
      <w:r w:rsidR="00233210">
        <w:rPr>
          <w:rFonts w:ascii="Times New Roman" w:eastAsia="SimSun" w:hAnsi="Times New Roman"/>
          <w:i/>
          <w:color w:val="493118"/>
          <w:sz w:val="18"/>
          <w:szCs w:val="18"/>
          <w:lang w:val="en-US" w:eastAsia="zh-CN"/>
        </w:rPr>
        <w:t xml:space="preserve"> </w:t>
      </w:r>
      <w:r w:rsidRPr="00CC70B4">
        <w:rPr>
          <w:rFonts w:ascii="Times New Roman" w:eastAsia="SimSun" w:hAnsi="Times New Roman"/>
          <w:i/>
          <w:color w:val="493118"/>
          <w:sz w:val="18"/>
          <w:szCs w:val="18"/>
          <w:lang w:val="en-US" w:eastAsia="zh-CN"/>
        </w:rPr>
        <w:t>the</w:t>
      </w:r>
      <w:r w:rsidR="00233210">
        <w:rPr>
          <w:rFonts w:ascii="Times New Roman" w:eastAsia="SimSun" w:hAnsi="Times New Roman"/>
          <w:i/>
          <w:color w:val="493118"/>
          <w:sz w:val="18"/>
          <w:szCs w:val="18"/>
          <w:lang w:val="en-US" w:eastAsia="zh-CN"/>
        </w:rPr>
        <w:t xml:space="preserve"> </w:t>
      </w:r>
      <w:r w:rsidRPr="00CC70B4">
        <w:rPr>
          <w:rFonts w:ascii="Times New Roman" w:eastAsia="SimSun" w:hAnsi="Times New Roman"/>
          <w:i/>
          <w:color w:val="493118"/>
          <w:sz w:val="18"/>
          <w:szCs w:val="18"/>
          <w:lang w:val="en-US" w:eastAsia="zh-CN"/>
        </w:rPr>
        <w:t>Secretary.</w:t>
      </w:r>
    </w:p>
    <w:p w14:paraId="6EBDFAA9" w14:textId="792FAEC3" w:rsidR="00B74638" w:rsidRDefault="00B74638" w:rsidP="00B74638">
      <w:pPr>
        <w:pStyle w:val="Heading2"/>
      </w:pPr>
      <w:bookmarkStart w:id="8" w:name="_Toc105521288"/>
      <w:r>
        <w:lastRenderedPageBreak/>
        <w:t>Aspects</w:t>
      </w:r>
      <w:r w:rsidR="00233210">
        <w:t xml:space="preserve"> </w:t>
      </w:r>
      <w:r>
        <w:t>related</w:t>
      </w:r>
      <w:r w:rsidR="00233210">
        <w:t xml:space="preserve"> </w:t>
      </w:r>
      <w:r>
        <w:t>to</w:t>
      </w:r>
      <w:r w:rsidR="00233210">
        <w:t xml:space="preserve"> </w:t>
      </w:r>
      <w:r>
        <w:t>RAN1</w:t>
      </w:r>
      <w:r w:rsidR="00233210">
        <w:t xml:space="preserve"> </w:t>
      </w:r>
      <w:r>
        <w:t>Meeting</w:t>
      </w:r>
      <w:r w:rsidR="00233210">
        <w:t xml:space="preserve"> </w:t>
      </w:r>
      <w:r>
        <w:t>M</w:t>
      </w:r>
      <w:r w:rsidRPr="005531B1">
        <w:t>anagemen</w:t>
      </w:r>
      <w:r>
        <w:t>t</w:t>
      </w:r>
      <w:bookmarkEnd w:id="8"/>
    </w:p>
    <w:p w14:paraId="3BA743EC" w14:textId="42DA0E01" w:rsidR="00B74638" w:rsidRDefault="00B74638" w:rsidP="002803EC">
      <w:pPr>
        <w:rPr>
          <w:szCs w:val="20"/>
        </w:rPr>
      </w:pPr>
      <w:r w:rsidRPr="00F63BB8">
        <w:rPr>
          <w:szCs w:val="20"/>
        </w:rPr>
        <w:t>Delegates</w:t>
      </w:r>
      <w:r w:rsidR="00233210">
        <w:rPr>
          <w:szCs w:val="20"/>
        </w:rPr>
        <w:t xml:space="preserve"> </w:t>
      </w:r>
      <w:r w:rsidRPr="00F63BB8">
        <w:rPr>
          <w:szCs w:val="20"/>
        </w:rPr>
        <w:t>are</w:t>
      </w:r>
      <w:r w:rsidR="00233210">
        <w:rPr>
          <w:szCs w:val="20"/>
        </w:rPr>
        <w:t xml:space="preserve"> </w:t>
      </w:r>
      <w:r w:rsidRPr="00F63BB8">
        <w:rPr>
          <w:szCs w:val="20"/>
        </w:rPr>
        <w:t>encouraged</w:t>
      </w:r>
      <w:r w:rsidR="00233210">
        <w:rPr>
          <w:szCs w:val="20"/>
        </w:rPr>
        <w:t xml:space="preserve"> </w:t>
      </w:r>
      <w:r w:rsidRPr="00F63BB8">
        <w:rPr>
          <w:szCs w:val="20"/>
        </w:rPr>
        <w:t>to</w:t>
      </w:r>
      <w:r w:rsidR="00233210">
        <w:rPr>
          <w:szCs w:val="20"/>
        </w:rPr>
        <w:t xml:space="preserve"> </w:t>
      </w:r>
      <w:r w:rsidRPr="00F63BB8">
        <w:rPr>
          <w:szCs w:val="20"/>
        </w:rPr>
        <w:t>check</w:t>
      </w:r>
      <w:r w:rsidR="00233210">
        <w:rPr>
          <w:szCs w:val="20"/>
        </w:rPr>
        <w:t xml:space="preserve"> </w:t>
      </w:r>
      <w:r w:rsidR="00F43D8C" w:rsidRPr="00F63BB8">
        <w:rPr>
          <w:szCs w:val="20"/>
        </w:rPr>
        <w:t>R1-17</w:t>
      </w:r>
      <w:r w:rsidR="00DA48E8" w:rsidRPr="00F63BB8">
        <w:rPr>
          <w:szCs w:val="20"/>
        </w:rPr>
        <w:t>21392</w:t>
      </w:r>
      <w:r w:rsidR="00233210">
        <w:rPr>
          <w:szCs w:val="20"/>
        </w:rPr>
        <w:t xml:space="preserve"> </w:t>
      </w:r>
      <w:r w:rsidRPr="00F63BB8">
        <w:rPr>
          <w:szCs w:val="20"/>
        </w:rPr>
        <w:t>for</w:t>
      </w:r>
      <w:r w:rsidR="00233210">
        <w:rPr>
          <w:szCs w:val="20"/>
        </w:rPr>
        <w:t xml:space="preserve"> </w:t>
      </w:r>
      <w:r w:rsidRPr="00F63BB8">
        <w:rPr>
          <w:szCs w:val="20"/>
        </w:rPr>
        <w:t>some</w:t>
      </w:r>
      <w:r w:rsidR="00233210">
        <w:rPr>
          <w:szCs w:val="20"/>
        </w:rPr>
        <w:t xml:space="preserve"> </w:t>
      </w:r>
      <w:r w:rsidRPr="00F63BB8">
        <w:rPr>
          <w:szCs w:val="20"/>
        </w:rPr>
        <w:t>thoughts</w:t>
      </w:r>
      <w:r w:rsidR="00233210">
        <w:rPr>
          <w:szCs w:val="20"/>
        </w:rPr>
        <w:t xml:space="preserve"> </w:t>
      </w:r>
      <w:r w:rsidRPr="00F63BB8">
        <w:rPr>
          <w:szCs w:val="20"/>
        </w:rPr>
        <w:t>on</w:t>
      </w:r>
      <w:r w:rsidR="00233210">
        <w:rPr>
          <w:szCs w:val="20"/>
        </w:rPr>
        <w:t xml:space="preserve"> </w:t>
      </w:r>
      <w:r w:rsidRPr="00F63BB8">
        <w:rPr>
          <w:szCs w:val="20"/>
        </w:rPr>
        <w:t>RAN1</w:t>
      </w:r>
      <w:r w:rsidR="00233210">
        <w:rPr>
          <w:szCs w:val="20"/>
        </w:rPr>
        <w:t xml:space="preserve"> </w:t>
      </w:r>
      <w:r w:rsidRPr="00F63BB8">
        <w:rPr>
          <w:szCs w:val="20"/>
        </w:rPr>
        <w:t>meeting</w:t>
      </w:r>
      <w:r w:rsidR="00233210">
        <w:rPr>
          <w:szCs w:val="20"/>
        </w:rPr>
        <w:t xml:space="preserve"> </w:t>
      </w:r>
      <w:r w:rsidRPr="00F63BB8">
        <w:rPr>
          <w:szCs w:val="20"/>
        </w:rPr>
        <w:t>management.</w:t>
      </w:r>
    </w:p>
    <w:p w14:paraId="48BA562A" w14:textId="77777777" w:rsidR="00F97C21" w:rsidRDefault="00F97C21" w:rsidP="00F97C21">
      <w:pPr>
        <w:pStyle w:val="Heading2"/>
      </w:pPr>
      <w:bookmarkStart w:id="9" w:name="_Toc95921357"/>
      <w:bookmarkStart w:id="10" w:name="_Toc105521289"/>
      <w:r w:rsidRPr="003003F4">
        <w:t xml:space="preserve">Recording of RAN1 </w:t>
      </w:r>
      <w:r>
        <w:t>Meeting</w:t>
      </w:r>
      <w:bookmarkEnd w:id="9"/>
      <w:bookmarkEnd w:id="10"/>
    </w:p>
    <w:p w14:paraId="425818C0" w14:textId="1F6668AA" w:rsidR="00F97C21" w:rsidRPr="00F63BB8" w:rsidRDefault="00F97C21" w:rsidP="002803EC">
      <w:pPr>
        <w:rPr>
          <w:szCs w:val="20"/>
        </w:rPr>
      </w:pPr>
      <w:r w:rsidRPr="00446928">
        <w:rPr>
          <w:b/>
          <w:sz w:val="18"/>
        </w:rPr>
        <w:t>Recording of the GoToWebinar session</w:t>
      </w:r>
      <w:r>
        <w:rPr>
          <w:b/>
          <w:sz w:val="18"/>
        </w:rPr>
        <w:t>s</w:t>
      </w:r>
      <w:r w:rsidRPr="00446928">
        <w:rPr>
          <w:b/>
          <w:sz w:val="18"/>
        </w:rPr>
        <w:t xml:space="preserve"> of the present meeting is strictly prohibited.</w:t>
      </w:r>
      <w:r w:rsidRPr="00A1613E">
        <w:rPr>
          <w:sz w:val="18"/>
        </w:rPr>
        <w:t xml:space="preserve"> No individual or entity - including the speakers and/or the authors -</w:t>
      </w:r>
      <w:r>
        <w:rPr>
          <w:sz w:val="18"/>
        </w:rPr>
        <w:t xml:space="preserve"> </w:t>
      </w:r>
      <w:r w:rsidRPr="00A1613E">
        <w:rPr>
          <w:sz w:val="18"/>
        </w:rPr>
        <w:t>may electronically record any portion of the meeting without prior written consent of the Chair and all the RAN</w:t>
      </w:r>
      <w:r>
        <w:rPr>
          <w:sz w:val="18"/>
        </w:rPr>
        <w:t>1</w:t>
      </w:r>
      <w:r w:rsidRPr="00A1613E">
        <w:rPr>
          <w:sz w:val="18"/>
        </w:rPr>
        <w:t xml:space="preserve"> meeting participants.</w:t>
      </w:r>
    </w:p>
    <w:p w14:paraId="73DD08F8" w14:textId="4F4E3A28" w:rsidR="00D6162E" w:rsidRDefault="00D6162E" w:rsidP="00493B90">
      <w:pPr>
        <w:pStyle w:val="Heading1"/>
      </w:pPr>
      <w:bookmarkStart w:id="11" w:name="_Toc105521290"/>
      <w:r w:rsidRPr="000B1042">
        <w:t>Approval</w:t>
      </w:r>
      <w:r w:rsidR="00233210">
        <w:t xml:space="preserve"> </w:t>
      </w:r>
      <w:r w:rsidRPr="000B1042">
        <w:t>of</w:t>
      </w:r>
      <w:r w:rsidR="00233210">
        <w:t xml:space="preserve"> </w:t>
      </w:r>
      <w:r w:rsidRPr="000B1042">
        <w:t>Agenda</w:t>
      </w:r>
      <w:bookmarkEnd w:id="11"/>
    </w:p>
    <w:p w14:paraId="4374FEEC" w14:textId="37B5ECFE" w:rsidR="002A4F23" w:rsidRPr="00A750A4" w:rsidRDefault="001B5688" w:rsidP="002A4F23">
      <w:pPr>
        <w:rPr>
          <w:lang w:eastAsia="x-none"/>
        </w:rPr>
      </w:pPr>
      <w:hyperlink r:id="rId12" w:history="1">
        <w:r w:rsidR="000B5C49">
          <w:rPr>
            <w:rStyle w:val="Hyperlink"/>
            <w:b/>
            <w:bCs/>
            <w:highlight w:val="green"/>
            <w:lang w:eastAsia="x-none"/>
          </w:rPr>
          <w:t>R1-2203217</w:t>
        </w:r>
      </w:hyperlink>
      <w:r w:rsidR="002A4F23" w:rsidRPr="002A4F23">
        <w:rPr>
          <w:b/>
          <w:bCs/>
          <w:lang w:eastAsia="x-none"/>
        </w:rPr>
        <w:tab/>
        <w:t>Draft Agenda of RAN1#109-e meeting</w:t>
      </w:r>
      <w:r w:rsidR="002A4F23" w:rsidRPr="002A4F23">
        <w:rPr>
          <w:b/>
          <w:bCs/>
          <w:lang w:eastAsia="x-none"/>
        </w:rPr>
        <w:tab/>
        <w:t>RAN1 Chair</w:t>
      </w:r>
      <w:r w:rsidR="002A4F23">
        <w:rPr>
          <w:lang w:eastAsia="x-none"/>
        </w:rPr>
        <w:tab/>
        <w:t>(</w:t>
      </w:r>
      <w:r w:rsidR="00A370CE">
        <w:rPr>
          <w:lang w:eastAsia="x-none"/>
        </w:rPr>
        <w:t xml:space="preserve">rev </w:t>
      </w:r>
      <w:r w:rsidR="002A4F23">
        <w:rPr>
          <w:lang w:eastAsia="x-none"/>
        </w:rPr>
        <w:t xml:space="preserve">of </w:t>
      </w:r>
      <w:hyperlink r:id="rId13" w:history="1">
        <w:r w:rsidR="000B5C49">
          <w:rPr>
            <w:rStyle w:val="Hyperlink"/>
            <w:lang w:eastAsia="x-none"/>
          </w:rPr>
          <w:t>R1-2203010</w:t>
        </w:r>
      </w:hyperlink>
      <w:r w:rsidR="002A4F23">
        <w:rPr>
          <w:rStyle w:val="Hyperlink"/>
          <w:lang w:eastAsia="x-none"/>
        </w:rPr>
        <w:t>)</w:t>
      </w:r>
    </w:p>
    <w:p w14:paraId="4A398E61" w14:textId="59929B8B" w:rsidR="00902983" w:rsidRDefault="00902983" w:rsidP="00902983">
      <w:pPr>
        <w:rPr>
          <w:rFonts w:ascii="Times New Roman" w:eastAsia="SimSun" w:hAnsi="Times New Roman"/>
          <w:kern w:val="2"/>
          <w:szCs w:val="20"/>
        </w:rPr>
      </w:pPr>
      <w:r w:rsidRPr="000B1042">
        <w:rPr>
          <w:rFonts w:ascii="Times New Roman" w:eastAsia="SimSun" w:hAnsi="Times New Roman"/>
          <w:kern w:val="2"/>
          <w:szCs w:val="20"/>
        </w:rPr>
        <w:t>The</w:t>
      </w:r>
      <w:r w:rsidR="00233210">
        <w:rPr>
          <w:rFonts w:ascii="Times New Roman" w:eastAsia="SimSun" w:hAnsi="Times New Roman"/>
          <w:kern w:val="2"/>
          <w:szCs w:val="20"/>
        </w:rPr>
        <w:t xml:space="preserve"> </w:t>
      </w:r>
      <w:r w:rsidRPr="000B1042">
        <w:rPr>
          <w:rFonts w:ascii="Times New Roman" w:eastAsia="SimSun" w:hAnsi="Times New Roman"/>
          <w:kern w:val="2"/>
          <w:szCs w:val="20"/>
        </w:rPr>
        <w:t>document</w:t>
      </w:r>
      <w:r w:rsidR="00233210">
        <w:rPr>
          <w:rFonts w:ascii="Times New Roman" w:eastAsia="SimSun" w:hAnsi="Times New Roman"/>
          <w:kern w:val="2"/>
          <w:szCs w:val="20"/>
        </w:rPr>
        <w:t xml:space="preserve"> </w:t>
      </w:r>
      <w:r w:rsidRPr="000B1042">
        <w:rPr>
          <w:rFonts w:ascii="Times New Roman" w:eastAsia="SimSun" w:hAnsi="Times New Roman"/>
          <w:kern w:val="2"/>
          <w:szCs w:val="20"/>
        </w:rPr>
        <w:t>was</w:t>
      </w:r>
      <w:r w:rsidR="00233210">
        <w:rPr>
          <w:rFonts w:ascii="Times New Roman" w:eastAsia="SimSun" w:hAnsi="Times New Roman"/>
          <w:kern w:val="2"/>
          <w:szCs w:val="20"/>
        </w:rPr>
        <w:t xml:space="preserve"> </w:t>
      </w:r>
      <w:r>
        <w:rPr>
          <w:rFonts w:ascii="Times New Roman" w:eastAsia="SimSun" w:hAnsi="Times New Roman"/>
          <w:kern w:val="2"/>
          <w:szCs w:val="20"/>
        </w:rPr>
        <w:t>posted</w:t>
      </w:r>
      <w:r w:rsidR="00233210">
        <w:rPr>
          <w:rFonts w:ascii="Times New Roman" w:eastAsia="SimSun" w:hAnsi="Times New Roman"/>
          <w:kern w:val="2"/>
          <w:szCs w:val="20"/>
        </w:rPr>
        <w:t xml:space="preserve"> </w:t>
      </w:r>
      <w:r>
        <w:rPr>
          <w:rFonts w:ascii="Times New Roman" w:eastAsia="SimSun" w:hAnsi="Times New Roman"/>
          <w:kern w:val="2"/>
          <w:szCs w:val="20"/>
        </w:rPr>
        <w:t>to</w:t>
      </w:r>
      <w:r w:rsidR="00233210">
        <w:rPr>
          <w:rFonts w:ascii="Times New Roman" w:eastAsia="SimSun" w:hAnsi="Times New Roman"/>
          <w:kern w:val="2"/>
          <w:szCs w:val="20"/>
        </w:rPr>
        <w:t xml:space="preserve"> </w:t>
      </w:r>
      <w:r>
        <w:rPr>
          <w:rFonts w:ascii="Times New Roman" w:eastAsia="SimSun" w:hAnsi="Times New Roman"/>
          <w:kern w:val="2"/>
          <w:szCs w:val="20"/>
        </w:rPr>
        <w:t>RAN1</w:t>
      </w:r>
      <w:r w:rsidR="00233210">
        <w:rPr>
          <w:rFonts w:ascii="Times New Roman" w:eastAsia="SimSun" w:hAnsi="Times New Roman"/>
          <w:kern w:val="2"/>
          <w:szCs w:val="20"/>
        </w:rPr>
        <w:t xml:space="preserve"> </w:t>
      </w:r>
      <w:r>
        <w:rPr>
          <w:rFonts w:ascii="Times New Roman" w:eastAsia="SimSun" w:hAnsi="Times New Roman"/>
          <w:kern w:val="2"/>
          <w:szCs w:val="20"/>
        </w:rPr>
        <w:t>email</w:t>
      </w:r>
      <w:r w:rsidR="00233210">
        <w:rPr>
          <w:rFonts w:ascii="Times New Roman" w:eastAsia="SimSun" w:hAnsi="Times New Roman"/>
          <w:kern w:val="2"/>
          <w:szCs w:val="20"/>
        </w:rPr>
        <w:t xml:space="preserve"> </w:t>
      </w:r>
      <w:r>
        <w:rPr>
          <w:rFonts w:ascii="Times New Roman" w:eastAsia="SimSun" w:hAnsi="Times New Roman"/>
          <w:kern w:val="2"/>
          <w:szCs w:val="20"/>
        </w:rPr>
        <w:t>exploder</w:t>
      </w:r>
      <w:r w:rsidR="00233210">
        <w:rPr>
          <w:rFonts w:ascii="Times New Roman" w:eastAsia="SimSun" w:hAnsi="Times New Roman"/>
          <w:kern w:val="2"/>
          <w:szCs w:val="20"/>
        </w:rPr>
        <w:t xml:space="preserve"> </w:t>
      </w:r>
      <w:r>
        <w:rPr>
          <w:rFonts w:ascii="Times New Roman" w:eastAsia="SimSun" w:hAnsi="Times New Roman"/>
          <w:kern w:val="2"/>
          <w:szCs w:val="20"/>
        </w:rPr>
        <w:t>on</w:t>
      </w:r>
      <w:r w:rsidR="00233210">
        <w:rPr>
          <w:rFonts w:ascii="Times New Roman" w:eastAsia="SimSun" w:hAnsi="Times New Roman"/>
          <w:kern w:val="2"/>
          <w:szCs w:val="20"/>
        </w:rPr>
        <w:t xml:space="preserve"> </w:t>
      </w:r>
      <w:r w:rsidR="00C14BBB">
        <w:rPr>
          <w:rFonts w:ascii="Times New Roman" w:eastAsia="SimSun" w:hAnsi="Times New Roman"/>
          <w:kern w:val="2"/>
          <w:szCs w:val="20"/>
        </w:rPr>
        <w:t>March 24</w:t>
      </w:r>
      <w:r w:rsidR="00C14BBB" w:rsidRPr="00C14BBB">
        <w:rPr>
          <w:rFonts w:ascii="Times New Roman" w:eastAsia="SimSun" w:hAnsi="Times New Roman"/>
          <w:kern w:val="2"/>
          <w:szCs w:val="20"/>
          <w:vertAlign w:val="superscript"/>
        </w:rPr>
        <w:t>th</w:t>
      </w:r>
      <w:r w:rsidR="00C14BBB">
        <w:rPr>
          <w:rFonts w:ascii="Times New Roman" w:eastAsia="SimSun" w:hAnsi="Times New Roman"/>
          <w:kern w:val="2"/>
          <w:szCs w:val="20"/>
        </w:rPr>
        <w:t xml:space="preserve"> </w:t>
      </w:r>
      <w:r w:rsidR="00E9248F">
        <w:rPr>
          <w:rFonts w:ascii="Times New Roman" w:eastAsia="SimSun" w:hAnsi="Times New Roman"/>
          <w:kern w:val="2"/>
          <w:szCs w:val="20"/>
        </w:rPr>
        <w:t>(</w:t>
      </w:r>
      <w:r w:rsidR="00B81931">
        <w:rPr>
          <w:rFonts w:ascii="Times New Roman" w:eastAsia="SimSun" w:hAnsi="Times New Roman"/>
          <w:kern w:val="2"/>
          <w:szCs w:val="20"/>
        </w:rPr>
        <w:t>0</w:t>
      </w:r>
      <w:r w:rsidR="00C14BBB">
        <w:rPr>
          <w:rFonts w:ascii="Times New Roman" w:eastAsia="SimSun" w:hAnsi="Times New Roman"/>
          <w:kern w:val="2"/>
          <w:szCs w:val="20"/>
        </w:rPr>
        <w:t>1</w:t>
      </w:r>
      <w:r w:rsidR="00E9248F">
        <w:rPr>
          <w:rFonts w:ascii="Times New Roman" w:eastAsia="SimSun" w:hAnsi="Times New Roman"/>
          <w:kern w:val="2"/>
          <w:szCs w:val="20"/>
        </w:rPr>
        <w:t>:</w:t>
      </w:r>
      <w:r w:rsidR="00C14BBB">
        <w:rPr>
          <w:rFonts w:ascii="Times New Roman" w:eastAsia="SimSun" w:hAnsi="Times New Roman"/>
          <w:kern w:val="2"/>
          <w:szCs w:val="20"/>
        </w:rPr>
        <w:t>03</w:t>
      </w:r>
      <w:r w:rsidR="009E7982">
        <w:rPr>
          <w:rFonts w:ascii="Times New Roman" w:eastAsia="SimSun" w:hAnsi="Times New Roman"/>
          <w:kern w:val="2"/>
          <w:szCs w:val="20"/>
        </w:rPr>
        <w:t xml:space="preserve"> UTC)</w:t>
      </w:r>
      <w:r w:rsidR="00233210">
        <w:rPr>
          <w:rFonts w:ascii="Times New Roman" w:eastAsia="SimSun" w:hAnsi="Times New Roman"/>
          <w:kern w:val="2"/>
          <w:szCs w:val="20"/>
        </w:rPr>
        <w:t xml:space="preserve"> </w:t>
      </w:r>
      <w:r w:rsidRPr="000B1042">
        <w:rPr>
          <w:rFonts w:ascii="Times New Roman" w:eastAsia="SimSun" w:hAnsi="Times New Roman"/>
          <w:kern w:val="2"/>
          <w:szCs w:val="20"/>
        </w:rPr>
        <w:t>by</w:t>
      </w:r>
      <w:r w:rsidR="00233210">
        <w:rPr>
          <w:rFonts w:ascii="Times New Roman" w:eastAsia="SimSun" w:hAnsi="Times New Roman"/>
          <w:kern w:val="2"/>
          <w:szCs w:val="20"/>
        </w:rPr>
        <w:t xml:space="preserve"> </w:t>
      </w:r>
      <w:r>
        <w:rPr>
          <w:rFonts w:ascii="Times New Roman" w:eastAsia="SimSun" w:hAnsi="Times New Roman"/>
          <w:kern w:val="2"/>
          <w:szCs w:val="20"/>
        </w:rPr>
        <w:t>RAN1</w:t>
      </w:r>
      <w:r w:rsidR="00233210">
        <w:rPr>
          <w:rFonts w:ascii="Times New Roman" w:eastAsia="SimSun" w:hAnsi="Times New Roman"/>
          <w:kern w:val="2"/>
          <w:szCs w:val="20"/>
        </w:rPr>
        <w:t xml:space="preserve"> </w:t>
      </w:r>
      <w:r w:rsidR="00E757C7">
        <w:rPr>
          <w:rFonts w:ascii="Times New Roman" w:eastAsia="SimSun" w:hAnsi="Times New Roman"/>
          <w:kern w:val="2"/>
          <w:szCs w:val="20"/>
        </w:rPr>
        <w:t>Chair</w:t>
      </w:r>
      <w:r w:rsidR="009E7982">
        <w:rPr>
          <w:rFonts w:ascii="Times New Roman" w:eastAsia="SimSun" w:hAnsi="Times New Roman"/>
          <w:kern w:val="2"/>
          <w:szCs w:val="20"/>
        </w:rPr>
        <w:t>.</w:t>
      </w:r>
    </w:p>
    <w:p w14:paraId="1568D841" w14:textId="1D5F3F93" w:rsidR="000645DC" w:rsidRDefault="000645DC" w:rsidP="00493B90">
      <w:pPr>
        <w:rPr>
          <w:lang w:eastAsia="x-none"/>
        </w:rPr>
      </w:pPr>
      <w:r w:rsidRPr="00E57497">
        <w:rPr>
          <w:b/>
          <w:bCs/>
          <w:lang w:eastAsia="x-none"/>
        </w:rPr>
        <w:t>Decision:</w:t>
      </w:r>
      <w:r w:rsidRPr="00E57497">
        <w:rPr>
          <w:lang w:eastAsia="x-none"/>
        </w:rPr>
        <w:t xml:space="preserve"> As per email posted on </w:t>
      </w:r>
      <w:r w:rsidR="00E57497" w:rsidRPr="00E57497">
        <w:rPr>
          <w:lang w:eastAsia="x-none"/>
        </w:rPr>
        <w:t>May 11</w:t>
      </w:r>
      <w:r w:rsidR="00E57497" w:rsidRPr="00E57497">
        <w:rPr>
          <w:vertAlign w:val="superscript"/>
          <w:lang w:eastAsia="x-none"/>
        </w:rPr>
        <w:t>th</w:t>
      </w:r>
      <w:r w:rsidR="00E57497" w:rsidRPr="00E57497">
        <w:rPr>
          <w:lang w:eastAsia="x-none"/>
        </w:rPr>
        <w:t xml:space="preserve"> </w:t>
      </w:r>
      <w:r w:rsidRPr="00E57497">
        <w:rPr>
          <w:lang w:eastAsia="x-none"/>
        </w:rPr>
        <w:t>(</w:t>
      </w:r>
      <w:r w:rsidR="00E57497" w:rsidRPr="00E57497">
        <w:rPr>
          <w:lang w:eastAsia="x-none"/>
        </w:rPr>
        <w:t>13</w:t>
      </w:r>
      <w:r w:rsidRPr="00E57497">
        <w:rPr>
          <w:lang w:eastAsia="x-none"/>
        </w:rPr>
        <w:t>:</w:t>
      </w:r>
      <w:r w:rsidR="00E57497" w:rsidRPr="00E57497">
        <w:rPr>
          <w:lang w:eastAsia="x-none"/>
        </w:rPr>
        <w:t>56</w:t>
      </w:r>
      <w:r w:rsidRPr="00E57497">
        <w:rPr>
          <w:lang w:eastAsia="x-none"/>
        </w:rPr>
        <w:t xml:space="preserve"> UTC), the agenda is approved.</w:t>
      </w:r>
    </w:p>
    <w:p w14:paraId="67936857" w14:textId="77777777" w:rsidR="000645DC" w:rsidRDefault="000645DC" w:rsidP="00493B90">
      <w:pPr>
        <w:rPr>
          <w:lang w:eastAsia="x-none"/>
        </w:rPr>
      </w:pPr>
    </w:p>
    <w:p w14:paraId="4C946BD3" w14:textId="77777777" w:rsidR="004D51DC" w:rsidRDefault="004D51DC" w:rsidP="00493B90">
      <w:pPr>
        <w:rPr>
          <w:lang w:eastAsia="x-none"/>
        </w:rPr>
      </w:pPr>
    </w:p>
    <w:p w14:paraId="04FD088E" w14:textId="0ED423AF" w:rsidR="00E05CE3" w:rsidRDefault="00E05CE3" w:rsidP="00902983">
      <w:pPr>
        <w:rPr>
          <w:lang w:eastAsia="x-none"/>
        </w:rPr>
      </w:pPr>
      <w:r>
        <w:rPr>
          <w:lang w:eastAsia="x-none"/>
        </w:rPr>
        <w:t>In</w:t>
      </w:r>
      <w:r w:rsidR="00233210">
        <w:rPr>
          <w:lang w:eastAsia="x-none"/>
        </w:rPr>
        <w:t xml:space="preserve"> </w:t>
      </w:r>
      <w:r>
        <w:rPr>
          <w:lang w:eastAsia="x-none"/>
        </w:rPr>
        <w:t>addition</w:t>
      </w:r>
      <w:r w:rsidR="00233210">
        <w:rPr>
          <w:lang w:eastAsia="x-none"/>
        </w:rPr>
        <w:t xml:space="preserve"> </w:t>
      </w:r>
      <w:r>
        <w:rPr>
          <w:lang w:eastAsia="x-none"/>
        </w:rPr>
        <w:t>to</w:t>
      </w:r>
      <w:r w:rsidR="00233210">
        <w:rPr>
          <w:lang w:eastAsia="x-none"/>
        </w:rPr>
        <w:t xml:space="preserve"> </w:t>
      </w:r>
      <w:r>
        <w:rPr>
          <w:lang w:eastAsia="x-none"/>
        </w:rPr>
        <w:t>the</w:t>
      </w:r>
      <w:r w:rsidR="00233210">
        <w:rPr>
          <w:lang w:eastAsia="x-none"/>
        </w:rPr>
        <w:t xml:space="preserve"> </w:t>
      </w:r>
      <w:r>
        <w:rPr>
          <w:lang w:eastAsia="x-none"/>
        </w:rPr>
        <w:t>agenda,</w:t>
      </w:r>
      <w:r w:rsidR="00233210">
        <w:rPr>
          <w:lang w:eastAsia="x-none"/>
        </w:rPr>
        <w:t xml:space="preserve"> </w:t>
      </w:r>
      <w:r>
        <w:rPr>
          <w:lang w:eastAsia="x-none"/>
        </w:rPr>
        <w:t>the</w:t>
      </w:r>
      <w:r w:rsidR="00233210">
        <w:rPr>
          <w:lang w:eastAsia="x-none"/>
        </w:rPr>
        <w:t xml:space="preserve"> </w:t>
      </w:r>
      <w:r>
        <w:rPr>
          <w:lang w:eastAsia="x-none"/>
        </w:rPr>
        <w:t>following</w:t>
      </w:r>
      <w:r w:rsidR="00233210">
        <w:rPr>
          <w:lang w:eastAsia="x-none"/>
        </w:rPr>
        <w:t xml:space="preserve"> </w:t>
      </w:r>
      <w:r>
        <w:rPr>
          <w:lang w:eastAsia="x-none"/>
        </w:rPr>
        <w:t>additional</w:t>
      </w:r>
      <w:r w:rsidR="00233210">
        <w:rPr>
          <w:lang w:eastAsia="x-none"/>
        </w:rPr>
        <w:t xml:space="preserve"> </w:t>
      </w:r>
      <w:r>
        <w:rPr>
          <w:lang w:eastAsia="x-none"/>
        </w:rPr>
        <w:t>guidance</w:t>
      </w:r>
      <w:r w:rsidR="00233210">
        <w:rPr>
          <w:lang w:eastAsia="x-none"/>
        </w:rPr>
        <w:t xml:space="preserve"> </w:t>
      </w:r>
      <w:r>
        <w:rPr>
          <w:lang w:eastAsia="x-none"/>
        </w:rPr>
        <w:t>is</w:t>
      </w:r>
      <w:r w:rsidR="00233210">
        <w:rPr>
          <w:lang w:eastAsia="x-none"/>
        </w:rPr>
        <w:t xml:space="preserve"> </w:t>
      </w:r>
      <w:r>
        <w:rPr>
          <w:lang w:eastAsia="x-none"/>
        </w:rPr>
        <w:t>provided.</w:t>
      </w:r>
    </w:p>
    <w:bookmarkStart w:id="12" w:name="_Hlk80204206"/>
    <w:p w14:paraId="7AB6D324" w14:textId="15F9EE74" w:rsidR="002A4F23" w:rsidRPr="002A4F23" w:rsidRDefault="000B5C49" w:rsidP="002A4F23">
      <w:pPr>
        <w:rPr>
          <w:b/>
          <w:bCs/>
          <w:lang w:eastAsia="x-none"/>
        </w:rPr>
      </w:pPr>
      <w:r>
        <w:rPr>
          <w:b/>
          <w:bCs/>
          <w:lang w:eastAsia="x-none"/>
        </w:rPr>
        <w:fldChar w:fldCharType="begin"/>
      </w:r>
      <w:r>
        <w:rPr>
          <w:b/>
          <w:bCs/>
          <w:lang w:eastAsia="x-none"/>
        </w:rPr>
        <w:instrText xml:space="preserve"> HYPERLINK "../Docs/R1-2203013.zip" </w:instrText>
      </w:r>
      <w:r>
        <w:rPr>
          <w:b/>
          <w:bCs/>
          <w:lang w:eastAsia="x-none"/>
        </w:rPr>
        <w:fldChar w:fldCharType="separate"/>
      </w:r>
      <w:r>
        <w:rPr>
          <w:rStyle w:val="Hyperlink"/>
          <w:b/>
          <w:bCs/>
          <w:lang w:eastAsia="x-none"/>
        </w:rPr>
        <w:t>R1-2203013</w:t>
      </w:r>
      <w:r>
        <w:rPr>
          <w:b/>
          <w:bCs/>
          <w:lang w:eastAsia="x-none"/>
        </w:rPr>
        <w:fldChar w:fldCharType="end"/>
      </w:r>
      <w:r w:rsidR="002A4F23" w:rsidRPr="002A4F23">
        <w:rPr>
          <w:b/>
          <w:bCs/>
          <w:lang w:eastAsia="x-none"/>
        </w:rPr>
        <w:tab/>
        <w:t>Additional Guidelines for RAN1#109-e-Meeting Management</w:t>
      </w:r>
      <w:r w:rsidR="002A4F23" w:rsidRPr="002A4F23">
        <w:rPr>
          <w:b/>
          <w:bCs/>
          <w:lang w:eastAsia="x-none"/>
        </w:rPr>
        <w:tab/>
        <w:t>RAN1 Chair</w:t>
      </w:r>
    </w:p>
    <w:p w14:paraId="390F16ED" w14:textId="36B6066D" w:rsidR="00E05CE3" w:rsidRDefault="00E05CE3" w:rsidP="00E05CE3">
      <w:pPr>
        <w:rPr>
          <w:szCs w:val="20"/>
        </w:rPr>
      </w:pPr>
      <w:r w:rsidRPr="000B1042">
        <w:rPr>
          <w:b/>
          <w:szCs w:val="20"/>
        </w:rPr>
        <w:t>Decision:</w:t>
      </w:r>
      <w:r w:rsidR="00233210">
        <w:rPr>
          <w:b/>
          <w:szCs w:val="20"/>
        </w:rPr>
        <w:t xml:space="preserve"> </w:t>
      </w:r>
      <w:r w:rsidRPr="000B1042">
        <w:rPr>
          <w:szCs w:val="20"/>
        </w:rPr>
        <w:t>The</w:t>
      </w:r>
      <w:r w:rsidR="00233210">
        <w:rPr>
          <w:szCs w:val="20"/>
        </w:rPr>
        <w:t xml:space="preserve"> </w:t>
      </w:r>
      <w:r>
        <w:rPr>
          <w:szCs w:val="20"/>
        </w:rPr>
        <w:t>document</w:t>
      </w:r>
      <w:r w:rsidR="00233210">
        <w:rPr>
          <w:szCs w:val="20"/>
        </w:rPr>
        <w:t xml:space="preserve"> </w:t>
      </w:r>
      <w:r w:rsidRPr="000B1042">
        <w:rPr>
          <w:szCs w:val="20"/>
        </w:rPr>
        <w:t>is</w:t>
      </w:r>
      <w:r w:rsidR="00233210">
        <w:rPr>
          <w:szCs w:val="20"/>
        </w:rPr>
        <w:t xml:space="preserve"> </w:t>
      </w:r>
      <w:r>
        <w:rPr>
          <w:szCs w:val="20"/>
        </w:rPr>
        <w:t>noted</w:t>
      </w:r>
      <w:r w:rsidR="00233210">
        <w:rPr>
          <w:szCs w:val="20"/>
        </w:rPr>
        <w:t xml:space="preserve"> </w:t>
      </w:r>
      <w:r>
        <w:rPr>
          <w:szCs w:val="20"/>
        </w:rPr>
        <w:t>for</w:t>
      </w:r>
      <w:r w:rsidR="00233210">
        <w:rPr>
          <w:szCs w:val="20"/>
        </w:rPr>
        <w:t xml:space="preserve"> </w:t>
      </w:r>
      <w:r>
        <w:rPr>
          <w:szCs w:val="20"/>
        </w:rPr>
        <w:t>information</w:t>
      </w:r>
      <w:r w:rsidRPr="000B1042">
        <w:rPr>
          <w:szCs w:val="20"/>
        </w:rPr>
        <w:t>.</w:t>
      </w:r>
    </w:p>
    <w:bookmarkEnd w:id="12"/>
    <w:p w14:paraId="6D13EC85" w14:textId="7426335C" w:rsidR="002A4F23" w:rsidRPr="002A4F23" w:rsidRDefault="000B5C49" w:rsidP="002A4F23">
      <w:pPr>
        <w:rPr>
          <w:b/>
          <w:bCs/>
          <w:lang w:eastAsia="x-none"/>
        </w:rPr>
      </w:pPr>
      <w:r>
        <w:rPr>
          <w:b/>
          <w:bCs/>
          <w:lang w:eastAsia="x-none"/>
        </w:rPr>
        <w:fldChar w:fldCharType="begin"/>
      </w:r>
      <w:r>
        <w:rPr>
          <w:b/>
          <w:bCs/>
          <w:lang w:eastAsia="x-none"/>
        </w:rPr>
        <w:instrText xml:space="preserve"> HYPERLINK "../Docs/R1-2203012.zip" </w:instrText>
      </w:r>
      <w:r>
        <w:rPr>
          <w:b/>
          <w:bCs/>
          <w:lang w:eastAsia="x-none"/>
        </w:rPr>
        <w:fldChar w:fldCharType="separate"/>
      </w:r>
      <w:r>
        <w:rPr>
          <w:rStyle w:val="Hyperlink"/>
          <w:b/>
          <w:bCs/>
          <w:lang w:eastAsia="x-none"/>
        </w:rPr>
        <w:t>R1-2203012</w:t>
      </w:r>
      <w:r>
        <w:rPr>
          <w:b/>
          <w:bCs/>
          <w:lang w:eastAsia="x-none"/>
        </w:rPr>
        <w:fldChar w:fldCharType="end"/>
      </w:r>
      <w:r w:rsidR="002A4F23" w:rsidRPr="002A4F23">
        <w:rPr>
          <w:b/>
          <w:bCs/>
          <w:lang w:eastAsia="x-none"/>
        </w:rPr>
        <w:tab/>
        <w:t>RAN1#109-e Meeting Invitation, Timelines, Scope, Process</w:t>
      </w:r>
      <w:r w:rsidR="002A4F23" w:rsidRPr="002A4F23">
        <w:rPr>
          <w:b/>
          <w:bCs/>
          <w:lang w:eastAsia="x-none"/>
        </w:rPr>
        <w:tab/>
        <w:t>RAN1 Chair, ETSI MCC</w:t>
      </w:r>
    </w:p>
    <w:p w14:paraId="15F765E1" w14:textId="6AF2A641" w:rsidR="00E05CE3" w:rsidRDefault="00E05CE3" w:rsidP="00E05CE3">
      <w:pPr>
        <w:rPr>
          <w:szCs w:val="20"/>
        </w:rPr>
      </w:pPr>
      <w:r w:rsidRPr="000919BC">
        <w:rPr>
          <w:b/>
          <w:szCs w:val="20"/>
        </w:rPr>
        <w:t>Decision:</w:t>
      </w:r>
      <w:r w:rsidR="00233210">
        <w:rPr>
          <w:b/>
          <w:szCs w:val="20"/>
        </w:rPr>
        <w:t xml:space="preserve"> </w:t>
      </w:r>
      <w:r w:rsidRPr="000919BC">
        <w:rPr>
          <w:szCs w:val="20"/>
        </w:rPr>
        <w:t>The</w:t>
      </w:r>
      <w:r w:rsidR="00233210">
        <w:rPr>
          <w:szCs w:val="20"/>
        </w:rPr>
        <w:t xml:space="preserve"> </w:t>
      </w:r>
      <w:r w:rsidRPr="000919BC">
        <w:rPr>
          <w:szCs w:val="20"/>
        </w:rPr>
        <w:t>document</w:t>
      </w:r>
      <w:r w:rsidR="000645DC">
        <w:rPr>
          <w:szCs w:val="20"/>
        </w:rPr>
        <w:t xml:space="preserve"> </w:t>
      </w:r>
      <w:r w:rsidRPr="000919BC">
        <w:rPr>
          <w:szCs w:val="20"/>
        </w:rPr>
        <w:t>is</w:t>
      </w:r>
      <w:r w:rsidR="00233210">
        <w:rPr>
          <w:szCs w:val="20"/>
        </w:rPr>
        <w:t xml:space="preserve"> </w:t>
      </w:r>
      <w:r w:rsidRPr="000919BC">
        <w:rPr>
          <w:szCs w:val="20"/>
        </w:rPr>
        <w:t>noted</w:t>
      </w:r>
      <w:r w:rsidR="00233210">
        <w:rPr>
          <w:szCs w:val="20"/>
        </w:rPr>
        <w:t xml:space="preserve"> </w:t>
      </w:r>
      <w:r w:rsidRPr="000919BC">
        <w:rPr>
          <w:szCs w:val="20"/>
        </w:rPr>
        <w:t>for</w:t>
      </w:r>
      <w:r w:rsidR="00233210">
        <w:rPr>
          <w:szCs w:val="20"/>
        </w:rPr>
        <w:t xml:space="preserve"> </w:t>
      </w:r>
      <w:r w:rsidRPr="000919BC">
        <w:rPr>
          <w:szCs w:val="20"/>
        </w:rPr>
        <w:t>information.</w:t>
      </w:r>
    </w:p>
    <w:p w14:paraId="0E218A47" w14:textId="36BC0630" w:rsidR="00902983" w:rsidRDefault="00902983" w:rsidP="00902983">
      <w:pPr>
        <w:rPr>
          <w:lang w:eastAsia="x-none"/>
        </w:rPr>
      </w:pPr>
    </w:p>
    <w:p w14:paraId="66463262" w14:textId="77777777" w:rsidR="004B3E4A" w:rsidRDefault="004B3E4A" w:rsidP="00902983">
      <w:pPr>
        <w:rPr>
          <w:lang w:eastAsia="x-none"/>
        </w:rPr>
      </w:pPr>
    </w:p>
    <w:p w14:paraId="53970428" w14:textId="67CB31AF" w:rsidR="00E36F9E" w:rsidRDefault="00900E67" w:rsidP="00E36F9E">
      <w:pPr>
        <w:rPr>
          <w:lang w:val="en-US"/>
        </w:rPr>
      </w:pPr>
      <w:r>
        <w:rPr>
          <w:szCs w:val="20"/>
        </w:rPr>
        <w:t>N</w:t>
      </w:r>
      <w:r w:rsidR="00E36F9E">
        <w:rPr>
          <w:szCs w:val="20"/>
        </w:rPr>
        <w:t>ote:</w:t>
      </w:r>
      <w:r w:rsidR="00233210">
        <w:rPr>
          <w:szCs w:val="20"/>
        </w:rPr>
        <w:t xml:space="preserve"> </w:t>
      </w:r>
      <w:r w:rsidR="00175856">
        <w:rPr>
          <w:lang w:val="en-US"/>
        </w:rPr>
        <w:t>T</w:t>
      </w:r>
      <w:r w:rsidR="00E36F9E">
        <w:rPr>
          <w:lang w:val="en-US"/>
        </w:rPr>
        <w:t>he</w:t>
      </w:r>
      <w:r w:rsidR="00233210">
        <w:rPr>
          <w:lang w:val="en-US"/>
        </w:rPr>
        <w:t xml:space="preserve"> </w:t>
      </w:r>
      <w:r w:rsidR="00E36F9E">
        <w:rPr>
          <w:lang w:val="en-US"/>
        </w:rPr>
        <w:t>following</w:t>
      </w:r>
      <w:r w:rsidR="00233210">
        <w:rPr>
          <w:lang w:val="en-US"/>
        </w:rPr>
        <w:t xml:space="preserve"> </w:t>
      </w:r>
      <w:r w:rsidR="00E36F9E">
        <w:rPr>
          <w:lang w:val="en-US"/>
        </w:rPr>
        <w:t>sharing</w:t>
      </w:r>
      <w:r w:rsidR="00233210">
        <w:rPr>
          <w:lang w:val="en-US"/>
        </w:rPr>
        <w:t xml:space="preserve"> </w:t>
      </w:r>
      <w:r w:rsidR="00E36F9E">
        <w:rPr>
          <w:lang w:val="en-US"/>
        </w:rPr>
        <w:t>of</w:t>
      </w:r>
      <w:r w:rsidR="00233210">
        <w:rPr>
          <w:lang w:val="en-US"/>
        </w:rPr>
        <w:t xml:space="preserve"> </w:t>
      </w:r>
      <w:r w:rsidR="00E36F9E">
        <w:rPr>
          <w:lang w:val="en-US"/>
        </w:rPr>
        <w:t>tasks</w:t>
      </w:r>
      <w:r w:rsidR="00233210">
        <w:rPr>
          <w:lang w:val="en-US"/>
        </w:rPr>
        <w:t xml:space="preserve"> </w:t>
      </w:r>
      <w:r w:rsidR="00E36F9E">
        <w:rPr>
          <w:lang w:val="en-US"/>
        </w:rPr>
        <w:t>was</w:t>
      </w:r>
      <w:r w:rsidR="00233210">
        <w:rPr>
          <w:lang w:val="en-US"/>
        </w:rPr>
        <w:t xml:space="preserve"> </w:t>
      </w:r>
      <w:r w:rsidR="00D83ECD">
        <w:rPr>
          <w:lang w:val="en-US"/>
        </w:rPr>
        <w:t xml:space="preserve">set </w:t>
      </w:r>
      <w:r w:rsidR="00E36F9E">
        <w:rPr>
          <w:lang w:val="en-US"/>
        </w:rPr>
        <w:t>for</w:t>
      </w:r>
      <w:r w:rsidR="00233210">
        <w:rPr>
          <w:lang w:val="en-US"/>
        </w:rPr>
        <w:t xml:space="preserve"> </w:t>
      </w:r>
      <w:r w:rsidR="00E36F9E">
        <w:rPr>
          <w:lang w:val="en-US"/>
        </w:rPr>
        <w:t>the</w:t>
      </w:r>
      <w:r w:rsidR="00233210">
        <w:rPr>
          <w:lang w:val="en-US"/>
        </w:rPr>
        <w:t xml:space="preserve"> </w:t>
      </w:r>
      <w:r w:rsidR="00B81931">
        <w:rPr>
          <w:lang w:val="en-US"/>
        </w:rPr>
        <w:t xml:space="preserve">GTW sessions and </w:t>
      </w:r>
      <w:r w:rsidR="00E36F9E">
        <w:rPr>
          <w:lang w:val="en-US"/>
        </w:rPr>
        <w:t>email</w:t>
      </w:r>
      <w:r w:rsidR="00233210">
        <w:rPr>
          <w:lang w:val="en-US"/>
        </w:rPr>
        <w:t xml:space="preserve"> </w:t>
      </w:r>
      <w:r w:rsidR="00E36F9E">
        <w:rPr>
          <w:lang w:val="en-US"/>
        </w:rPr>
        <w:t>thread</w:t>
      </w:r>
      <w:r w:rsidR="00D83ECD">
        <w:rPr>
          <w:lang w:val="en-US"/>
        </w:rPr>
        <w:t>s</w:t>
      </w:r>
      <w:r w:rsidR="00233210">
        <w:rPr>
          <w:lang w:val="en-US"/>
        </w:rPr>
        <w:t xml:space="preserve"> </w:t>
      </w:r>
      <w:r w:rsidR="00E36F9E">
        <w:rPr>
          <w:lang w:val="en-US"/>
        </w:rPr>
        <w:t>management:</w:t>
      </w:r>
    </w:p>
    <w:p w14:paraId="63FD79E1" w14:textId="086B5BB8" w:rsidR="00E36F9E" w:rsidRDefault="005C677F" w:rsidP="005F05F3">
      <w:pPr>
        <w:pStyle w:val="ListParagraph"/>
        <w:numPr>
          <w:ilvl w:val="0"/>
          <w:numId w:val="55"/>
        </w:numPr>
        <w:overflowPunct/>
        <w:autoSpaceDE/>
        <w:autoSpaceDN/>
        <w:adjustRightInd/>
        <w:spacing w:after="0"/>
        <w:contextualSpacing w:val="0"/>
        <w:textAlignment w:val="auto"/>
        <w:rPr>
          <w:rFonts w:eastAsia="Times New Roman"/>
          <w:lang w:val="en-US"/>
        </w:rPr>
      </w:pPr>
      <w:r>
        <w:rPr>
          <w:rFonts w:eastAsia="Times New Roman"/>
          <w:lang w:val="en-US"/>
        </w:rPr>
        <w:t>Xiaodong Xu</w:t>
      </w:r>
      <w:r w:rsidR="00233210" w:rsidRPr="00B678C1">
        <w:rPr>
          <w:rFonts w:eastAsia="Times New Roman"/>
          <w:lang w:val="en-US"/>
        </w:rPr>
        <w:t xml:space="preserve"> </w:t>
      </w:r>
      <w:r w:rsidR="00E36F9E" w:rsidRPr="00B678C1">
        <w:rPr>
          <w:rFonts w:eastAsia="Times New Roman"/>
          <w:lang w:val="en-US"/>
        </w:rPr>
        <w:t>(RAN1</w:t>
      </w:r>
      <w:r w:rsidR="00233210" w:rsidRPr="00B678C1">
        <w:rPr>
          <w:rFonts w:eastAsia="Times New Roman"/>
          <w:lang w:val="en-US"/>
        </w:rPr>
        <w:t xml:space="preserve"> </w:t>
      </w:r>
      <w:r w:rsidR="00E36F9E" w:rsidRPr="00B678C1">
        <w:rPr>
          <w:rFonts w:eastAsia="Times New Roman"/>
          <w:lang w:val="en-US"/>
        </w:rPr>
        <w:t>Vice</w:t>
      </w:r>
      <w:r w:rsidR="00233210" w:rsidRPr="00B678C1">
        <w:rPr>
          <w:rFonts w:eastAsia="Times New Roman"/>
          <w:lang w:val="en-US"/>
        </w:rPr>
        <w:t xml:space="preserve"> </w:t>
      </w:r>
      <w:r w:rsidR="00E757C7" w:rsidRPr="00B678C1">
        <w:rPr>
          <w:rFonts w:eastAsia="Times New Roman"/>
          <w:lang w:val="en-US"/>
        </w:rPr>
        <w:t>Chair</w:t>
      </w:r>
      <w:r w:rsidR="00E36F9E" w:rsidRPr="00B678C1">
        <w:rPr>
          <w:rFonts w:eastAsia="Times New Roman"/>
          <w:lang w:val="en-US"/>
        </w:rPr>
        <w:t>)</w:t>
      </w:r>
      <w:r w:rsidR="00233210" w:rsidRPr="00B678C1">
        <w:rPr>
          <w:rFonts w:eastAsia="Times New Roman"/>
          <w:lang w:val="en-US"/>
        </w:rPr>
        <w:t xml:space="preserve"> </w:t>
      </w:r>
      <w:r w:rsidR="00E36F9E" w:rsidRPr="00B678C1">
        <w:rPr>
          <w:rFonts w:eastAsia="Times New Roman"/>
          <w:lang w:val="en-US"/>
        </w:rPr>
        <w:t>with</w:t>
      </w:r>
      <w:r w:rsidR="00233210" w:rsidRPr="00B678C1">
        <w:rPr>
          <w:rFonts w:eastAsia="Times New Roman"/>
          <w:lang w:val="en-US"/>
        </w:rPr>
        <w:t xml:space="preserve"> </w:t>
      </w:r>
      <w:r w:rsidR="00E36F9E" w:rsidRPr="00B678C1">
        <w:rPr>
          <w:b/>
          <w:bCs/>
          <w:i/>
          <w:iCs/>
          <w:u w:val="single"/>
          <w:lang w:val="en-US"/>
        </w:rPr>
        <w:t>full</w:t>
      </w:r>
      <w:r w:rsidR="00233210" w:rsidRPr="00B678C1">
        <w:rPr>
          <w:b/>
          <w:bCs/>
          <w:i/>
          <w:iCs/>
          <w:u w:val="single"/>
          <w:lang w:val="en-US"/>
        </w:rPr>
        <w:t xml:space="preserve"> </w:t>
      </w:r>
      <w:r w:rsidR="00E36F9E" w:rsidRPr="00B678C1">
        <w:rPr>
          <w:b/>
          <w:bCs/>
          <w:i/>
          <w:iCs/>
          <w:u w:val="single"/>
          <w:lang w:val="en-US"/>
        </w:rPr>
        <w:t>decision</w:t>
      </w:r>
      <w:r w:rsidR="00233210" w:rsidRPr="00B678C1">
        <w:rPr>
          <w:b/>
          <w:bCs/>
          <w:i/>
          <w:iCs/>
          <w:u w:val="single"/>
          <w:lang w:val="en-US"/>
        </w:rPr>
        <w:t xml:space="preserve"> </w:t>
      </w:r>
      <w:r w:rsidR="00E36F9E" w:rsidRPr="00B678C1">
        <w:rPr>
          <w:b/>
          <w:bCs/>
          <w:i/>
          <w:iCs/>
          <w:u w:val="single"/>
          <w:lang w:val="en-US"/>
        </w:rPr>
        <w:t>power</w:t>
      </w:r>
      <w:r w:rsidR="00233210" w:rsidRPr="00B678C1">
        <w:rPr>
          <w:lang w:val="en-US"/>
        </w:rPr>
        <w:t xml:space="preserve"> </w:t>
      </w:r>
      <w:r w:rsidR="00E36F9E" w:rsidRPr="00B678C1">
        <w:rPr>
          <w:lang w:val="en-US"/>
        </w:rPr>
        <w:t>for</w:t>
      </w:r>
      <w:r w:rsidR="00233210" w:rsidRPr="00B678C1">
        <w:rPr>
          <w:lang w:val="en-US"/>
        </w:rPr>
        <w:t xml:space="preserve"> </w:t>
      </w:r>
      <w:r w:rsidR="00E36F9E" w:rsidRPr="00B678C1">
        <w:rPr>
          <w:lang w:val="en-US"/>
        </w:rPr>
        <w:t>the</w:t>
      </w:r>
      <w:r w:rsidR="00233210" w:rsidRPr="00B678C1">
        <w:rPr>
          <w:lang w:val="en-US"/>
        </w:rPr>
        <w:t xml:space="preserve"> </w:t>
      </w:r>
      <w:r w:rsidR="00E36F9E" w:rsidRPr="00B678C1">
        <w:rPr>
          <w:lang w:val="en-US"/>
        </w:rPr>
        <w:t>email</w:t>
      </w:r>
      <w:r w:rsidR="00233210" w:rsidRPr="00B678C1">
        <w:rPr>
          <w:lang w:val="en-US"/>
        </w:rPr>
        <w:t xml:space="preserve"> </w:t>
      </w:r>
      <w:r w:rsidR="00E36F9E" w:rsidRPr="00B678C1">
        <w:rPr>
          <w:lang w:val="en-US"/>
        </w:rPr>
        <w:t>threads</w:t>
      </w:r>
      <w:r w:rsidR="00233210" w:rsidRPr="00B678C1">
        <w:rPr>
          <w:lang w:val="en-US"/>
        </w:rPr>
        <w:t xml:space="preserve"> </w:t>
      </w:r>
      <w:r w:rsidR="00E36F9E" w:rsidRPr="00B678C1">
        <w:rPr>
          <w:lang w:val="en-US"/>
        </w:rPr>
        <w:t>below</w:t>
      </w:r>
      <w:r w:rsidR="00E36F9E" w:rsidRPr="00B678C1">
        <w:rPr>
          <w:rFonts w:eastAsia="Times New Roman"/>
          <w:lang w:val="en-US"/>
        </w:rPr>
        <w:t>:</w:t>
      </w:r>
      <w:r w:rsidR="00233210" w:rsidRPr="00B678C1">
        <w:rPr>
          <w:rFonts w:eastAsia="Times New Roman"/>
          <w:lang w:val="en-US"/>
        </w:rPr>
        <w:t xml:space="preserve"> </w:t>
      </w:r>
    </w:p>
    <w:p w14:paraId="3807EBE8" w14:textId="77CCAA46" w:rsidR="00B81931" w:rsidRDefault="00B81931" w:rsidP="00B81931">
      <w:pPr>
        <w:pStyle w:val="ListParagraph"/>
        <w:numPr>
          <w:ilvl w:val="1"/>
          <w:numId w:val="55"/>
        </w:numPr>
        <w:overflowPunct/>
        <w:autoSpaceDE/>
        <w:autoSpaceDN/>
        <w:adjustRightInd/>
        <w:spacing w:after="0"/>
        <w:contextualSpacing w:val="0"/>
        <w:textAlignment w:val="auto"/>
        <w:rPr>
          <w:rFonts w:eastAsia="Times New Roman"/>
          <w:lang w:val="en-US"/>
        </w:rPr>
      </w:pPr>
      <w:r>
        <w:rPr>
          <w:rFonts w:eastAsia="Times New Roman"/>
          <w:lang w:val="en-US"/>
        </w:rPr>
        <w:t>E-UTRA maintenance</w:t>
      </w:r>
      <w:r w:rsidRPr="00B678C1">
        <w:rPr>
          <w:rFonts w:eastAsia="Times New Roman"/>
          <w:lang w:val="en-US"/>
        </w:rPr>
        <w:t xml:space="preserve"> CRs</w:t>
      </w:r>
    </w:p>
    <w:p w14:paraId="01AD3CCA" w14:textId="10CD5BD4" w:rsidR="00194A75" w:rsidRPr="00B678C1" w:rsidRDefault="00194A75" w:rsidP="00B81931">
      <w:pPr>
        <w:pStyle w:val="ListParagraph"/>
        <w:numPr>
          <w:ilvl w:val="1"/>
          <w:numId w:val="55"/>
        </w:numPr>
        <w:overflowPunct/>
        <w:autoSpaceDE/>
        <w:autoSpaceDN/>
        <w:adjustRightInd/>
        <w:spacing w:after="0"/>
        <w:contextualSpacing w:val="0"/>
        <w:textAlignment w:val="auto"/>
        <w:rPr>
          <w:rFonts w:eastAsia="Times New Roman"/>
          <w:lang w:val="en-US"/>
        </w:rPr>
      </w:pPr>
      <w:r>
        <w:rPr>
          <w:rFonts w:eastAsia="Times New Roman"/>
          <w:lang w:val="en-US"/>
        </w:rPr>
        <w:t xml:space="preserve">Rel-16: maintenance on </w:t>
      </w:r>
      <w:r w:rsidRPr="00194A75">
        <w:rPr>
          <w:rFonts w:eastAsia="Times New Roman"/>
          <w:lang w:val="en-US"/>
        </w:rPr>
        <w:t>NR_2step_RACH</w:t>
      </w:r>
    </w:p>
    <w:p w14:paraId="0C3D41E4" w14:textId="7A6B0C88" w:rsidR="00EC2F4A" w:rsidRDefault="00EC2F4A" w:rsidP="005F05F3">
      <w:pPr>
        <w:pStyle w:val="ListParagraph"/>
        <w:numPr>
          <w:ilvl w:val="1"/>
          <w:numId w:val="55"/>
        </w:numPr>
        <w:overflowPunct/>
        <w:autoSpaceDE/>
        <w:autoSpaceDN/>
        <w:adjustRightInd/>
        <w:spacing w:after="0"/>
        <w:contextualSpacing w:val="0"/>
        <w:textAlignment w:val="auto"/>
        <w:rPr>
          <w:rFonts w:eastAsia="Times New Roman"/>
          <w:lang w:val="en-US"/>
        </w:rPr>
      </w:pPr>
      <w:r w:rsidRPr="00B678C1">
        <w:rPr>
          <w:rFonts w:eastAsia="Times New Roman"/>
          <w:lang w:val="en-US"/>
        </w:rPr>
        <w:t>Rel-17:</w:t>
      </w:r>
      <w:r w:rsidR="00233210" w:rsidRPr="00B678C1">
        <w:rPr>
          <w:rFonts w:eastAsia="Times New Roman"/>
          <w:lang w:val="en-US"/>
        </w:rPr>
        <w:t xml:space="preserve"> </w:t>
      </w:r>
      <w:r w:rsidR="00C14BBB">
        <w:rPr>
          <w:rFonts w:eastAsia="Times New Roman"/>
          <w:lang w:val="en-US"/>
        </w:rPr>
        <w:t xml:space="preserve">maintenance on </w:t>
      </w:r>
      <w:r w:rsidR="005108C3" w:rsidRPr="005108C3">
        <w:rPr>
          <w:rFonts w:eastAsia="Times New Roman"/>
          <w:lang w:val="en-US"/>
        </w:rPr>
        <w:t>RedCap</w:t>
      </w:r>
      <w:r w:rsidR="005108C3">
        <w:rPr>
          <w:rFonts w:eastAsia="Times New Roman"/>
          <w:lang w:val="en-US"/>
        </w:rPr>
        <w:t>, UE Power Saving enh</w:t>
      </w:r>
      <w:r w:rsidRPr="00B678C1">
        <w:rPr>
          <w:rFonts w:eastAsia="Times New Roman"/>
          <w:lang w:val="en-US"/>
        </w:rPr>
        <w:t>,</w:t>
      </w:r>
      <w:r w:rsidR="00233210" w:rsidRPr="00B678C1">
        <w:rPr>
          <w:rFonts w:eastAsia="Times New Roman"/>
          <w:lang w:val="en-US"/>
        </w:rPr>
        <w:t xml:space="preserve"> </w:t>
      </w:r>
      <w:r w:rsidR="005108C3">
        <w:rPr>
          <w:rFonts w:eastAsia="Times New Roman"/>
          <w:lang w:val="en-US"/>
        </w:rPr>
        <w:t>Coverage</w:t>
      </w:r>
      <w:r w:rsidR="00C14BBB">
        <w:rPr>
          <w:rFonts w:eastAsia="Times New Roman"/>
          <w:lang w:val="en-US"/>
        </w:rPr>
        <w:t xml:space="preserve"> enh</w:t>
      </w:r>
      <w:r w:rsidR="005108C3">
        <w:rPr>
          <w:rFonts w:eastAsia="Times New Roman"/>
          <w:lang w:val="en-US"/>
        </w:rPr>
        <w:t xml:space="preserve">, </w:t>
      </w:r>
      <w:r w:rsidR="00D83ECD" w:rsidRPr="00B678C1">
        <w:rPr>
          <w:rFonts w:eastAsia="Times New Roman"/>
          <w:lang w:val="en-US"/>
        </w:rPr>
        <w:t>NR_DSS</w:t>
      </w:r>
      <w:r w:rsidR="00C14BBB">
        <w:rPr>
          <w:rFonts w:eastAsia="Times New Roman"/>
          <w:lang w:val="en-US"/>
        </w:rPr>
        <w:t xml:space="preserve">; </w:t>
      </w:r>
      <w:r w:rsidR="00194A75" w:rsidRPr="00194A75">
        <w:rPr>
          <w:rFonts w:eastAsia="Times New Roman"/>
          <w:lang w:val="en-US"/>
        </w:rPr>
        <w:t>NB_IOTenh4_LTE_eMTC6</w:t>
      </w:r>
    </w:p>
    <w:p w14:paraId="67EA3377" w14:textId="146BE372" w:rsidR="00C14BBB" w:rsidRPr="00BD2E92" w:rsidRDefault="00194A75" w:rsidP="00175F2D">
      <w:pPr>
        <w:pStyle w:val="ListParagraph"/>
        <w:numPr>
          <w:ilvl w:val="1"/>
          <w:numId w:val="55"/>
        </w:numPr>
        <w:rPr>
          <w:rFonts w:eastAsia="Times New Roman"/>
          <w:lang w:val="en-US"/>
        </w:rPr>
      </w:pPr>
      <w:r>
        <w:rPr>
          <w:lang w:val="en-US"/>
        </w:rPr>
        <w:t xml:space="preserve">Rel-18: </w:t>
      </w:r>
      <w:r w:rsidR="00C14BBB" w:rsidRPr="00BD2E92">
        <w:rPr>
          <w:rFonts w:eastAsia="Times New Roman"/>
          <w:lang w:val="en-US"/>
        </w:rPr>
        <w:t>FS_NR_AIML_air</w:t>
      </w:r>
      <w:r w:rsidR="00BD2E92" w:rsidRPr="00BD2E92">
        <w:rPr>
          <w:rFonts w:eastAsia="Times New Roman"/>
          <w:lang w:val="en-US"/>
        </w:rPr>
        <w:t>; FS_NR_redcap_enh</w:t>
      </w:r>
      <w:r w:rsidR="00BD2E92">
        <w:rPr>
          <w:rFonts w:eastAsia="Times New Roman"/>
          <w:lang w:val="en-US"/>
        </w:rPr>
        <w:t xml:space="preserve">; </w:t>
      </w:r>
      <w:r w:rsidR="00C14BBB" w:rsidRPr="00BD2E92">
        <w:rPr>
          <w:rFonts w:eastAsia="Times New Roman"/>
          <w:lang w:val="en-US"/>
        </w:rPr>
        <w:t>NR_DSS_enh</w:t>
      </w:r>
    </w:p>
    <w:p w14:paraId="4D23D11E" w14:textId="314886F8" w:rsidR="00E36F9E" w:rsidRDefault="00B81931" w:rsidP="005F05F3">
      <w:pPr>
        <w:pStyle w:val="ListParagraph"/>
        <w:numPr>
          <w:ilvl w:val="0"/>
          <w:numId w:val="55"/>
        </w:numPr>
        <w:overflowPunct/>
        <w:autoSpaceDE/>
        <w:autoSpaceDN/>
        <w:adjustRightInd/>
        <w:spacing w:after="0"/>
        <w:contextualSpacing w:val="0"/>
        <w:textAlignment w:val="auto"/>
        <w:rPr>
          <w:rFonts w:eastAsia="Times New Roman"/>
          <w:lang w:val="en-US"/>
        </w:rPr>
      </w:pPr>
      <w:r>
        <w:rPr>
          <w:rFonts w:eastAsia="Times New Roman"/>
          <w:lang w:val="en-US"/>
        </w:rPr>
        <w:t>David Mazzarese</w:t>
      </w:r>
      <w:r w:rsidR="00233210" w:rsidRPr="00B678C1">
        <w:rPr>
          <w:rFonts w:eastAsia="Times New Roman"/>
          <w:lang w:val="en-US"/>
        </w:rPr>
        <w:t xml:space="preserve"> </w:t>
      </w:r>
      <w:r w:rsidR="00E36F9E" w:rsidRPr="00B678C1">
        <w:rPr>
          <w:rFonts w:eastAsia="Times New Roman"/>
          <w:lang w:val="en-US"/>
        </w:rPr>
        <w:t>(RAN1</w:t>
      </w:r>
      <w:r w:rsidR="00233210" w:rsidRPr="00B678C1">
        <w:rPr>
          <w:rFonts w:eastAsia="Times New Roman"/>
          <w:lang w:val="en-US"/>
        </w:rPr>
        <w:t xml:space="preserve"> </w:t>
      </w:r>
      <w:r w:rsidR="00E36F9E" w:rsidRPr="00B678C1">
        <w:rPr>
          <w:rFonts w:eastAsia="Times New Roman"/>
          <w:lang w:val="en-US"/>
        </w:rPr>
        <w:t>Vice</w:t>
      </w:r>
      <w:r w:rsidR="00233210" w:rsidRPr="00B678C1">
        <w:rPr>
          <w:rFonts w:eastAsia="Times New Roman"/>
          <w:lang w:val="en-US"/>
        </w:rPr>
        <w:t xml:space="preserve"> </w:t>
      </w:r>
      <w:r w:rsidR="00E757C7" w:rsidRPr="00B678C1">
        <w:rPr>
          <w:rFonts w:eastAsia="Times New Roman"/>
          <w:lang w:val="en-US"/>
        </w:rPr>
        <w:t>Chair</w:t>
      </w:r>
      <w:r w:rsidR="00E36F9E" w:rsidRPr="00B678C1">
        <w:rPr>
          <w:rFonts w:eastAsia="Times New Roman"/>
          <w:lang w:val="en-US"/>
        </w:rPr>
        <w:t>)</w:t>
      </w:r>
      <w:r w:rsidR="00233210" w:rsidRPr="00B678C1">
        <w:rPr>
          <w:rFonts w:eastAsia="Times New Roman"/>
          <w:lang w:val="en-US"/>
        </w:rPr>
        <w:t xml:space="preserve"> </w:t>
      </w:r>
      <w:r w:rsidR="00E36F9E" w:rsidRPr="00B678C1">
        <w:rPr>
          <w:rFonts w:eastAsia="Times New Roman"/>
          <w:lang w:val="en-US"/>
        </w:rPr>
        <w:t>with</w:t>
      </w:r>
      <w:r w:rsidR="00233210" w:rsidRPr="00B678C1">
        <w:rPr>
          <w:rFonts w:eastAsia="Times New Roman"/>
          <w:lang w:val="en-US"/>
        </w:rPr>
        <w:t xml:space="preserve"> </w:t>
      </w:r>
      <w:r w:rsidR="00E36F9E" w:rsidRPr="00B678C1">
        <w:rPr>
          <w:b/>
          <w:bCs/>
          <w:i/>
          <w:iCs/>
          <w:u w:val="single"/>
          <w:lang w:val="en-US"/>
        </w:rPr>
        <w:t>full</w:t>
      </w:r>
      <w:r w:rsidR="00233210" w:rsidRPr="00B678C1">
        <w:rPr>
          <w:b/>
          <w:bCs/>
          <w:i/>
          <w:iCs/>
          <w:u w:val="single"/>
          <w:lang w:val="en-US"/>
        </w:rPr>
        <w:t xml:space="preserve"> </w:t>
      </w:r>
      <w:r w:rsidR="00E36F9E" w:rsidRPr="00B678C1">
        <w:rPr>
          <w:b/>
          <w:bCs/>
          <w:i/>
          <w:iCs/>
          <w:u w:val="single"/>
          <w:lang w:val="en-US"/>
        </w:rPr>
        <w:t>decision</w:t>
      </w:r>
      <w:r w:rsidR="00233210" w:rsidRPr="00B678C1">
        <w:rPr>
          <w:b/>
          <w:bCs/>
          <w:i/>
          <w:iCs/>
          <w:u w:val="single"/>
          <w:lang w:val="en-US"/>
        </w:rPr>
        <w:t xml:space="preserve"> </w:t>
      </w:r>
      <w:r w:rsidR="00E36F9E" w:rsidRPr="00B678C1">
        <w:rPr>
          <w:b/>
          <w:bCs/>
          <w:i/>
          <w:iCs/>
          <w:u w:val="single"/>
          <w:lang w:val="en-US"/>
        </w:rPr>
        <w:t>power</w:t>
      </w:r>
      <w:r w:rsidR="00233210" w:rsidRPr="00B678C1">
        <w:rPr>
          <w:lang w:val="en-US"/>
        </w:rPr>
        <w:t xml:space="preserve"> </w:t>
      </w:r>
      <w:r w:rsidR="00E36F9E" w:rsidRPr="00B678C1">
        <w:rPr>
          <w:lang w:val="en-US"/>
        </w:rPr>
        <w:t>for</w:t>
      </w:r>
      <w:r w:rsidR="00233210" w:rsidRPr="00B678C1">
        <w:rPr>
          <w:lang w:val="en-US"/>
        </w:rPr>
        <w:t xml:space="preserve"> </w:t>
      </w:r>
      <w:r w:rsidR="00E36F9E" w:rsidRPr="00B678C1">
        <w:rPr>
          <w:lang w:val="en-US"/>
        </w:rPr>
        <w:t>the</w:t>
      </w:r>
      <w:r w:rsidR="00233210" w:rsidRPr="00B678C1">
        <w:rPr>
          <w:lang w:val="en-US"/>
        </w:rPr>
        <w:t xml:space="preserve"> </w:t>
      </w:r>
      <w:r w:rsidR="00E36F9E" w:rsidRPr="00B678C1">
        <w:rPr>
          <w:lang w:val="en-US"/>
        </w:rPr>
        <w:t>email</w:t>
      </w:r>
      <w:r w:rsidR="00233210" w:rsidRPr="00B678C1">
        <w:rPr>
          <w:lang w:val="en-US"/>
        </w:rPr>
        <w:t xml:space="preserve"> </w:t>
      </w:r>
      <w:r w:rsidR="00E36F9E" w:rsidRPr="00B678C1">
        <w:rPr>
          <w:lang w:val="en-US"/>
        </w:rPr>
        <w:t>threads</w:t>
      </w:r>
      <w:r w:rsidR="00233210" w:rsidRPr="00B678C1">
        <w:rPr>
          <w:lang w:val="en-US"/>
        </w:rPr>
        <w:t xml:space="preserve"> </w:t>
      </w:r>
      <w:r w:rsidR="00E36F9E" w:rsidRPr="00B678C1">
        <w:rPr>
          <w:lang w:val="en-US"/>
        </w:rPr>
        <w:t>below</w:t>
      </w:r>
      <w:r w:rsidR="00E36F9E" w:rsidRPr="00B678C1">
        <w:rPr>
          <w:rFonts w:eastAsia="Times New Roman"/>
          <w:lang w:val="en-US"/>
        </w:rPr>
        <w:t>:</w:t>
      </w:r>
      <w:r w:rsidR="00233210" w:rsidRPr="00B678C1">
        <w:rPr>
          <w:rFonts w:eastAsia="Times New Roman"/>
          <w:lang w:val="en-US"/>
        </w:rPr>
        <w:t xml:space="preserve"> </w:t>
      </w:r>
    </w:p>
    <w:p w14:paraId="466E9F5A" w14:textId="58A6A071" w:rsidR="00194A75" w:rsidRPr="00194A75" w:rsidRDefault="00194A75" w:rsidP="00194A75">
      <w:pPr>
        <w:pStyle w:val="ListParagraph"/>
        <w:numPr>
          <w:ilvl w:val="1"/>
          <w:numId w:val="55"/>
        </w:numPr>
        <w:overflowPunct/>
        <w:autoSpaceDE/>
        <w:autoSpaceDN/>
        <w:adjustRightInd/>
        <w:spacing w:after="0"/>
        <w:contextualSpacing w:val="0"/>
        <w:textAlignment w:val="auto"/>
        <w:rPr>
          <w:rFonts w:eastAsia="Times New Roman"/>
          <w:lang w:val="fr-FR"/>
        </w:rPr>
      </w:pPr>
      <w:r w:rsidRPr="00194A75">
        <w:rPr>
          <w:rFonts w:eastAsia="Times New Roman"/>
          <w:lang w:val="fr-FR"/>
        </w:rPr>
        <w:t>Rel-16: maintenance on NRU, N</w:t>
      </w:r>
      <w:r>
        <w:rPr>
          <w:rFonts w:eastAsia="Times New Roman"/>
          <w:lang w:val="fr-FR"/>
        </w:rPr>
        <w:t xml:space="preserve">R_pos, </w:t>
      </w:r>
      <w:r w:rsidRPr="00194A75">
        <w:rPr>
          <w:rFonts w:eastAsia="Times New Roman"/>
          <w:lang w:val="fr-FR"/>
        </w:rPr>
        <w:t>LTE_NR_DC_CA_enh</w:t>
      </w:r>
    </w:p>
    <w:p w14:paraId="129CC3E3" w14:textId="6C739703" w:rsidR="00D83ECD" w:rsidRPr="00F54287" w:rsidRDefault="00585E56" w:rsidP="005F05F3">
      <w:pPr>
        <w:pStyle w:val="ListParagraph"/>
        <w:numPr>
          <w:ilvl w:val="1"/>
          <w:numId w:val="55"/>
        </w:numPr>
        <w:rPr>
          <w:rFonts w:eastAsia="Times New Roman"/>
          <w:lang w:val="fr-FR"/>
        </w:rPr>
      </w:pPr>
      <w:r w:rsidRPr="00F54287">
        <w:rPr>
          <w:rFonts w:eastAsia="Times New Roman"/>
          <w:lang w:val="fr-FR"/>
        </w:rPr>
        <w:t>Rel-17:</w:t>
      </w:r>
      <w:r w:rsidR="00233210" w:rsidRPr="00F54287">
        <w:rPr>
          <w:rFonts w:eastAsia="Times New Roman"/>
          <w:lang w:val="fr-FR"/>
        </w:rPr>
        <w:t xml:space="preserve"> </w:t>
      </w:r>
      <w:r w:rsidR="00D83ECD" w:rsidRPr="00F54287">
        <w:rPr>
          <w:rFonts w:eastAsia="Times New Roman"/>
          <w:lang w:val="fr-FR"/>
        </w:rPr>
        <w:t>NR_ext_to_71GHz</w:t>
      </w:r>
      <w:r w:rsidRPr="00F54287">
        <w:rPr>
          <w:rFonts w:eastAsia="Times New Roman"/>
          <w:lang w:val="fr-FR"/>
        </w:rPr>
        <w:t>,</w:t>
      </w:r>
      <w:r w:rsidR="00233210" w:rsidRPr="00F54287">
        <w:rPr>
          <w:rFonts w:eastAsia="Times New Roman"/>
          <w:lang w:val="fr-FR"/>
        </w:rPr>
        <w:t xml:space="preserve"> </w:t>
      </w:r>
      <w:r w:rsidR="00D83ECD" w:rsidRPr="00F54287">
        <w:rPr>
          <w:rFonts w:eastAsia="Times New Roman"/>
          <w:lang w:val="fr-FR"/>
        </w:rPr>
        <w:t>NR_NTN_solutions</w:t>
      </w:r>
      <w:r w:rsidR="00EC2F4A" w:rsidRPr="00F54287">
        <w:rPr>
          <w:rFonts w:eastAsia="Times New Roman"/>
          <w:lang w:val="fr-FR"/>
        </w:rPr>
        <w:t>,</w:t>
      </w:r>
      <w:r w:rsidR="00233210" w:rsidRPr="00F54287">
        <w:rPr>
          <w:rFonts w:eastAsia="Times New Roman"/>
          <w:lang w:val="fr-FR"/>
        </w:rPr>
        <w:t xml:space="preserve"> </w:t>
      </w:r>
      <w:r w:rsidR="00D83ECD" w:rsidRPr="00F54287">
        <w:rPr>
          <w:rFonts w:eastAsia="Times New Roman"/>
          <w:lang w:val="fr-FR"/>
        </w:rPr>
        <w:t>NR_pos_enh, NR_MBS</w:t>
      </w:r>
      <w:r w:rsidR="00A06C9D" w:rsidRPr="00F54287">
        <w:rPr>
          <w:rFonts w:eastAsia="Times New Roman"/>
          <w:lang w:val="fr-FR"/>
        </w:rPr>
        <w:t xml:space="preserve">, </w:t>
      </w:r>
      <w:r w:rsidR="00C14BBB" w:rsidRPr="00F54287">
        <w:rPr>
          <w:rFonts w:eastAsia="Times New Roman"/>
          <w:lang w:val="fr-FR"/>
        </w:rPr>
        <w:t>NR_SL_enh</w:t>
      </w:r>
      <w:r w:rsidR="00194A75" w:rsidRPr="00F54287">
        <w:rPr>
          <w:rFonts w:eastAsia="Times New Roman"/>
          <w:lang w:val="fr-FR"/>
        </w:rPr>
        <w:t>, LTE_NBIOT_eMTC_NTN</w:t>
      </w:r>
    </w:p>
    <w:p w14:paraId="03D82EAC" w14:textId="58069F80" w:rsidR="00C14BBB" w:rsidRPr="00C14BBB" w:rsidRDefault="00C14BBB" w:rsidP="00C14BBB">
      <w:pPr>
        <w:pStyle w:val="ListParagraph"/>
        <w:numPr>
          <w:ilvl w:val="1"/>
          <w:numId w:val="55"/>
        </w:numPr>
        <w:rPr>
          <w:rFonts w:eastAsia="Times New Roman"/>
          <w:lang w:val="en-US"/>
        </w:rPr>
      </w:pPr>
      <w:r>
        <w:rPr>
          <w:lang w:val="en-US"/>
        </w:rPr>
        <w:t xml:space="preserve">Rel-18: </w:t>
      </w:r>
      <w:r w:rsidRPr="00C14BBB">
        <w:rPr>
          <w:rFonts w:eastAsia="Times New Roman"/>
          <w:lang w:val="en-US"/>
        </w:rPr>
        <w:t>FS_NR_pos_enh2</w:t>
      </w:r>
      <w:r>
        <w:rPr>
          <w:rFonts w:eastAsia="Times New Roman"/>
          <w:lang w:val="en-US"/>
        </w:rPr>
        <w:t xml:space="preserve">; </w:t>
      </w:r>
      <w:r w:rsidRPr="00C14BBB">
        <w:rPr>
          <w:rFonts w:eastAsia="Times New Roman"/>
          <w:lang w:val="en-US"/>
        </w:rPr>
        <w:t>NR_SL_enh2</w:t>
      </w:r>
      <w:r>
        <w:rPr>
          <w:rFonts w:eastAsia="Times New Roman"/>
          <w:lang w:val="en-US"/>
        </w:rPr>
        <w:t xml:space="preserve">; </w:t>
      </w:r>
      <w:r w:rsidRPr="00C14BBB">
        <w:rPr>
          <w:rFonts w:eastAsia="Times New Roman"/>
          <w:lang w:val="en-US"/>
        </w:rPr>
        <w:t>NR_NTN_enh</w:t>
      </w:r>
    </w:p>
    <w:p w14:paraId="785A5CDA" w14:textId="535C869F" w:rsidR="00E36F9E" w:rsidRPr="00B678C1" w:rsidRDefault="00E36F9E" w:rsidP="005F05F3">
      <w:pPr>
        <w:pStyle w:val="ListParagraph"/>
        <w:numPr>
          <w:ilvl w:val="0"/>
          <w:numId w:val="55"/>
        </w:numPr>
        <w:overflowPunct/>
        <w:autoSpaceDE/>
        <w:autoSpaceDN/>
        <w:adjustRightInd/>
        <w:spacing w:after="0"/>
        <w:contextualSpacing w:val="0"/>
        <w:textAlignment w:val="auto"/>
        <w:rPr>
          <w:rFonts w:eastAsia="Times New Roman"/>
          <w:lang w:val="en-US"/>
        </w:rPr>
      </w:pPr>
      <w:r w:rsidRPr="00B678C1">
        <w:rPr>
          <w:rFonts w:eastAsia="Times New Roman"/>
          <w:lang w:val="en-US"/>
        </w:rPr>
        <w:t>All</w:t>
      </w:r>
      <w:r w:rsidR="00233210" w:rsidRPr="00B678C1">
        <w:rPr>
          <w:rFonts w:eastAsia="Times New Roman"/>
          <w:lang w:val="en-US"/>
        </w:rPr>
        <w:t xml:space="preserve"> </w:t>
      </w:r>
      <w:r w:rsidRPr="00B678C1">
        <w:rPr>
          <w:rFonts w:eastAsia="Times New Roman"/>
          <w:lang w:val="en-US"/>
        </w:rPr>
        <w:t>other</w:t>
      </w:r>
      <w:r w:rsidR="00233210" w:rsidRPr="00B678C1">
        <w:rPr>
          <w:rFonts w:eastAsia="Times New Roman"/>
          <w:lang w:val="en-US"/>
        </w:rPr>
        <w:t xml:space="preserve"> </w:t>
      </w:r>
      <w:r w:rsidRPr="00B678C1">
        <w:rPr>
          <w:rFonts w:eastAsia="Times New Roman"/>
          <w:lang w:val="en-US"/>
        </w:rPr>
        <w:t>AIs</w:t>
      </w:r>
      <w:r w:rsidR="00233210" w:rsidRPr="00B678C1">
        <w:rPr>
          <w:rFonts w:eastAsia="Times New Roman"/>
          <w:lang w:val="en-US"/>
        </w:rPr>
        <w:t xml:space="preserve"> </w:t>
      </w:r>
      <w:r w:rsidRPr="00B678C1">
        <w:rPr>
          <w:rFonts w:eastAsia="Times New Roman"/>
          <w:lang w:val="en-US"/>
        </w:rPr>
        <w:t>(RAN1</w:t>
      </w:r>
      <w:r w:rsidR="00233210" w:rsidRPr="00B678C1">
        <w:rPr>
          <w:rFonts w:eastAsia="Times New Roman"/>
          <w:lang w:val="en-US"/>
        </w:rPr>
        <w:t xml:space="preserve"> </w:t>
      </w:r>
      <w:r w:rsidR="00E757C7" w:rsidRPr="00B678C1">
        <w:rPr>
          <w:rFonts w:eastAsia="Times New Roman"/>
          <w:lang w:val="en-US"/>
        </w:rPr>
        <w:t>Chair</w:t>
      </w:r>
      <w:r w:rsidRPr="00B678C1">
        <w:rPr>
          <w:rFonts w:eastAsia="Times New Roman"/>
          <w:lang w:val="en-US"/>
        </w:rPr>
        <w:t>).</w:t>
      </w:r>
    </w:p>
    <w:p w14:paraId="7A6AD461" w14:textId="1A6A778C" w:rsidR="00E36F9E" w:rsidRDefault="00E36F9E" w:rsidP="00EC117B">
      <w:pPr>
        <w:rPr>
          <w:lang w:val="en-US"/>
        </w:rPr>
      </w:pPr>
      <w:r>
        <w:rPr>
          <w:b/>
          <w:bCs/>
          <w:i/>
          <w:iCs/>
          <w:u w:val="single"/>
          <w:lang w:val="en-US"/>
        </w:rPr>
        <w:t>Full</w:t>
      </w:r>
      <w:r w:rsidR="00233210">
        <w:rPr>
          <w:b/>
          <w:bCs/>
          <w:i/>
          <w:iCs/>
          <w:u w:val="single"/>
          <w:lang w:val="en-US"/>
        </w:rPr>
        <w:t xml:space="preserve"> </w:t>
      </w:r>
      <w:r>
        <w:rPr>
          <w:b/>
          <w:bCs/>
          <w:i/>
          <w:iCs/>
          <w:u w:val="single"/>
          <w:lang w:val="en-US"/>
        </w:rPr>
        <w:t>decision</w:t>
      </w:r>
      <w:r w:rsidR="00233210">
        <w:rPr>
          <w:b/>
          <w:bCs/>
          <w:i/>
          <w:iCs/>
          <w:u w:val="single"/>
          <w:lang w:val="en-US"/>
        </w:rPr>
        <w:t xml:space="preserve"> </w:t>
      </w:r>
      <w:r>
        <w:rPr>
          <w:b/>
          <w:bCs/>
          <w:i/>
          <w:iCs/>
          <w:u w:val="single"/>
          <w:lang w:val="en-US"/>
        </w:rPr>
        <w:t>power</w:t>
      </w:r>
      <w:r w:rsidR="00233210">
        <w:rPr>
          <w:lang w:val="en-US"/>
        </w:rPr>
        <w:t xml:space="preserve"> </w:t>
      </w:r>
      <w:r>
        <w:rPr>
          <w:lang w:val="en-US"/>
        </w:rPr>
        <w:t>means</w:t>
      </w:r>
      <w:r w:rsidR="00233210">
        <w:rPr>
          <w:lang w:val="en-US"/>
        </w:rPr>
        <w:t xml:space="preserve"> </w:t>
      </w:r>
      <w:r>
        <w:rPr>
          <w:lang w:val="en-US"/>
        </w:rPr>
        <w:t>no</w:t>
      </w:r>
      <w:r w:rsidR="00233210">
        <w:rPr>
          <w:lang w:val="en-US"/>
        </w:rPr>
        <w:t xml:space="preserve"> </w:t>
      </w:r>
      <w:r>
        <w:rPr>
          <w:lang w:val="en-US"/>
        </w:rPr>
        <w:t>need</w:t>
      </w:r>
      <w:r w:rsidR="00233210">
        <w:rPr>
          <w:lang w:val="en-US"/>
        </w:rPr>
        <w:t xml:space="preserve"> </w:t>
      </w:r>
      <w:r>
        <w:rPr>
          <w:lang w:val="en-US"/>
        </w:rPr>
        <w:t>for</w:t>
      </w:r>
      <w:r w:rsidR="00233210">
        <w:rPr>
          <w:lang w:val="en-US"/>
        </w:rPr>
        <w:t xml:space="preserve"> </w:t>
      </w:r>
      <w:r>
        <w:rPr>
          <w:lang w:val="en-US"/>
        </w:rPr>
        <w:t>further</w:t>
      </w:r>
      <w:r w:rsidR="00233210">
        <w:rPr>
          <w:lang w:val="en-US"/>
        </w:rPr>
        <w:t xml:space="preserve"> </w:t>
      </w:r>
      <w:r>
        <w:rPr>
          <w:lang w:val="en-US"/>
        </w:rPr>
        <w:t>endorsement</w:t>
      </w:r>
      <w:r w:rsidR="00233210">
        <w:rPr>
          <w:lang w:val="en-US"/>
        </w:rPr>
        <w:t xml:space="preserve"> </w:t>
      </w:r>
      <w:r>
        <w:rPr>
          <w:lang w:val="en-US"/>
        </w:rPr>
        <w:t>of</w:t>
      </w:r>
      <w:r w:rsidR="00233210">
        <w:rPr>
          <w:lang w:val="en-US"/>
        </w:rPr>
        <w:t xml:space="preserve"> </w:t>
      </w:r>
      <w:r>
        <w:rPr>
          <w:lang w:val="en-US"/>
        </w:rPr>
        <w:t>the</w:t>
      </w:r>
      <w:r w:rsidR="00233210">
        <w:rPr>
          <w:lang w:val="en-US"/>
        </w:rPr>
        <w:t xml:space="preserve"> </w:t>
      </w:r>
      <w:r>
        <w:rPr>
          <w:lang w:val="en-US"/>
        </w:rPr>
        <w:t>conclusion/agreements</w:t>
      </w:r>
      <w:r w:rsidR="00233210">
        <w:rPr>
          <w:lang w:val="en-US"/>
        </w:rPr>
        <w:t xml:space="preserve"> </w:t>
      </w:r>
      <w:r>
        <w:rPr>
          <w:lang w:val="en-US"/>
        </w:rPr>
        <w:t>made</w:t>
      </w:r>
      <w:r w:rsidR="00233210">
        <w:rPr>
          <w:lang w:val="en-US"/>
        </w:rPr>
        <w:t xml:space="preserve"> </w:t>
      </w:r>
      <w:r>
        <w:rPr>
          <w:lang w:val="en-US"/>
        </w:rPr>
        <w:t>by</w:t>
      </w:r>
      <w:r w:rsidR="00233210">
        <w:rPr>
          <w:lang w:val="en-US"/>
        </w:rPr>
        <w:t xml:space="preserve"> </w:t>
      </w:r>
      <w:r w:rsidR="005108C3">
        <w:rPr>
          <w:lang w:val="en-US"/>
        </w:rPr>
        <w:t>Xiaodong/</w:t>
      </w:r>
      <w:r w:rsidR="00B81931">
        <w:rPr>
          <w:lang w:val="en-US"/>
        </w:rPr>
        <w:t>David</w:t>
      </w:r>
      <w:r w:rsidR="00233210">
        <w:rPr>
          <w:lang w:val="en-US"/>
        </w:rPr>
        <w:t xml:space="preserve"> </w:t>
      </w:r>
      <w:r>
        <w:rPr>
          <w:lang w:val="en-US"/>
        </w:rPr>
        <w:t>in</w:t>
      </w:r>
      <w:r w:rsidR="00233210">
        <w:rPr>
          <w:lang w:val="en-US"/>
        </w:rPr>
        <w:t xml:space="preserve"> </w:t>
      </w:r>
      <w:r>
        <w:rPr>
          <w:lang w:val="en-US"/>
        </w:rPr>
        <w:t>the</w:t>
      </w:r>
      <w:r w:rsidR="00233210">
        <w:rPr>
          <w:lang w:val="en-US"/>
        </w:rPr>
        <w:t xml:space="preserve"> </w:t>
      </w:r>
      <w:r>
        <w:rPr>
          <w:lang w:val="en-US"/>
        </w:rPr>
        <w:t>respective</w:t>
      </w:r>
      <w:r w:rsidR="00233210">
        <w:rPr>
          <w:lang w:val="en-US"/>
        </w:rPr>
        <w:t xml:space="preserve"> </w:t>
      </w:r>
      <w:r w:rsidR="00B81931">
        <w:rPr>
          <w:lang w:val="en-US"/>
        </w:rPr>
        <w:t xml:space="preserve">GTW sessions and/or </w:t>
      </w:r>
      <w:r>
        <w:rPr>
          <w:lang w:val="en-US"/>
        </w:rPr>
        <w:t>email</w:t>
      </w:r>
      <w:r w:rsidR="00233210">
        <w:rPr>
          <w:lang w:val="en-US"/>
        </w:rPr>
        <w:t xml:space="preserve"> </w:t>
      </w:r>
      <w:r>
        <w:rPr>
          <w:lang w:val="en-US"/>
        </w:rPr>
        <w:t>threads.</w:t>
      </w:r>
    </w:p>
    <w:p w14:paraId="0923C69C" w14:textId="4A8C9E6C" w:rsidR="000F7F45" w:rsidRDefault="000F7F45" w:rsidP="00EC117B">
      <w:pPr>
        <w:rPr>
          <w:lang w:val="en-US"/>
        </w:rPr>
      </w:pPr>
    </w:p>
    <w:p w14:paraId="3B0BDBBC" w14:textId="77777777" w:rsidR="00CF1242" w:rsidRDefault="00CF1242" w:rsidP="00CF1242">
      <w:pPr>
        <w:rPr>
          <w:lang w:val="en-US"/>
        </w:rPr>
      </w:pPr>
      <w:r w:rsidRPr="00A26A96">
        <w:rPr>
          <w:lang w:val="en-US"/>
        </w:rPr>
        <w:t>Note</w:t>
      </w:r>
      <w:r>
        <w:rPr>
          <w:lang w:val="en-US"/>
        </w:rPr>
        <w:t xml:space="preserve"> 2</w:t>
      </w:r>
      <w:r w:rsidRPr="00A26A96">
        <w:rPr>
          <w:lang w:val="en-US"/>
        </w:rPr>
        <w:t>: A</w:t>
      </w:r>
      <w:r>
        <w:rPr>
          <w:lang w:val="en-US"/>
        </w:rPr>
        <w:t xml:space="preserve">s per </w:t>
      </w:r>
      <w:r w:rsidRPr="00A26A96">
        <w:rPr>
          <w:lang w:val="en-US"/>
        </w:rPr>
        <w:t xml:space="preserve">RAN1 chair's email posted on </w:t>
      </w:r>
      <w:r>
        <w:rPr>
          <w:lang w:val="en-US"/>
        </w:rPr>
        <w:t>Jan 18</w:t>
      </w:r>
      <w:r w:rsidRPr="00A26A96">
        <w:rPr>
          <w:vertAlign w:val="superscript"/>
          <w:lang w:val="en-US"/>
        </w:rPr>
        <w:t>th</w:t>
      </w:r>
      <w:r>
        <w:rPr>
          <w:lang w:val="en-US"/>
        </w:rPr>
        <w:t xml:space="preserve">, 2022 11:42 </w:t>
      </w:r>
      <w:r w:rsidRPr="00A26A96">
        <w:rPr>
          <w:lang w:val="en-US"/>
        </w:rPr>
        <w:t xml:space="preserve">UTC </w:t>
      </w:r>
      <w:r>
        <w:rPr>
          <w:lang w:val="en-US"/>
        </w:rPr>
        <w:t>the following is confirmed:</w:t>
      </w:r>
    </w:p>
    <w:p w14:paraId="50F980E8" w14:textId="77777777" w:rsidR="00CF1242" w:rsidRPr="00A26A96" w:rsidRDefault="00CF1242" w:rsidP="00CF1242">
      <w:pPr>
        <w:rPr>
          <w:i/>
          <w:iCs/>
          <w:lang w:val="en-US"/>
        </w:rPr>
      </w:pPr>
      <w:r w:rsidRPr="00A26A96">
        <w:rPr>
          <w:i/>
          <w:iCs/>
          <w:lang w:val="en-US"/>
        </w:rPr>
        <w:t>"…both Shinya Kumagai (NTT DOCOMO) and Ralf Bendlin (AT&amp;T) have full decision power when chairing the GTW sessions on Rel-17 UE features"</w:t>
      </w:r>
    </w:p>
    <w:p w14:paraId="0ED3144F" w14:textId="77777777" w:rsidR="00CF1242" w:rsidRDefault="00CF1242" w:rsidP="00CF1242">
      <w:pPr>
        <w:rPr>
          <w:lang w:val="en-US"/>
        </w:rPr>
      </w:pPr>
    </w:p>
    <w:p w14:paraId="7CECE689" w14:textId="77777777" w:rsidR="00CF1242" w:rsidRDefault="00CF1242" w:rsidP="00CF1242">
      <w:pPr>
        <w:rPr>
          <w:lang w:val="en-US"/>
        </w:rPr>
      </w:pPr>
      <w:r>
        <w:rPr>
          <w:lang w:val="en-US"/>
        </w:rPr>
        <w:t>N</w:t>
      </w:r>
      <w:r w:rsidRPr="00900E67">
        <w:rPr>
          <w:lang w:val="en-US"/>
        </w:rPr>
        <w:t>o</w:t>
      </w:r>
      <w:r>
        <w:rPr>
          <w:lang w:val="en-US"/>
        </w:rPr>
        <w:t xml:space="preserve"> </w:t>
      </w:r>
      <w:r w:rsidRPr="00900E67">
        <w:rPr>
          <w:lang w:val="en-US"/>
        </w:rPr>
        <w:t>expressed</w:t>
      </w:r>
      <w:r>
        <w:rPr>
          <w:lang w:val="en-US"/>
        </w:rPr>
        <w:t xml:space="preserve"> </w:t>
      </w:r>
      <w:r w:rsidRPr="00900E67">
        <w:rPr>
          <w:lang w:val="en-US"/>
        </w:rPr>
        <w:t>concerns</w:t>
      </w:r>
      <w:r>
        <w:rPr>
          <w:lang w:val="en-US"/>
        </w:rPr>
        <w:t xml:space="preserve"> </w:t>
      </w:r>
      <w:r w:rsidRPr="00900E67">
        <w:rPr>
          <w:lang w:val="en-US"/>
        </w:rPr>
        <w:t>regarding</w:t>
      </w:r>
      <w:r>
        <w:rPr>
          <w:lang w:val="en-US"/>
        </w:rPr>
        <w:t xml:space="preserve"> </w:t>
      </w:r>
      <w:r w:rsidRPr="00900E67">
        <w:rPr>
          <w:lang w:val="en-US"/>
        </w:rPr>
        <w:t>having</w:t>
      </w:r>
      <w:r>
        <w:rPr>
          <w:lang w:val="en-US"/>
        </w:rPr>
        <w:t xml:space="preserve"> Xiaodong/David and Shinya/Ralf </w:t>
      </w:r>
      <w:r w:rsidRPr="00900E67">
        <w:rPr>
          <w:lang w:val="en-US"/>
        </w:rPr>
        <w:t>for</w:t>
      </w:r>
      <w:r>
        <w:rPr>
          <w:lang w:val="en-US"/>
        </w:rPr>
        <w:t xml:space="preserve"> </w:t>
      </w:r>
      <w:r w:rsidRPr="00900E67">
        <w:rPr>
          <w:lang w:val="en-US"/>
        </w:rPr>
        <w:t>managing</w:t>
      </w:r>
      <w:r>
        <w:rPr>
          <w:lang w:val="en-US"/>
        </w:rPr>
        <w:t xml:space="preserve"> </w:t>
      </w:r>
      <w:r w:rsidRPr="00900E67">
        <w:rPr>
          <w:lang w:val="en-US"/>
        </w:rPr>
        <w:t>some</w:t>
      </w:r>
      <w:r>
        <w:rPr>
          <w:lang w:val="en-US"/>
        </w:rPr>
        <w:t xml:space="preserve"> </w:t>
      </w:r>
      <w:r w:rsidRPr="00900E67">
        <w:rPr>
          <w:lang w:val="en-US"/>
        </w:rPr>
        <w:t>email</w:t>
      </w:r>
      <w:r>
        <w:rPr>
          <w:lang w:val="en-US"/>
        </w:rPr>
        <w:t xml:space="preserve"> </w:t>
      </w:r>
      <w:r w:rsidRPr="00900E67">
        <w:rPr>
          <w:lang w:val="en-US"/>
        </w:rPr>
        <w:t>threads</w:t>
      </w:r>
      <w:r>
        <w:rPr>
          <w:lang w:val="en-US"/>
        </w:rPr>
        <w:t xml:space="preserve">/ conference calls </w:t>
      </w:r>
      <w:r w:rsidRPr="00900E67">
        <w:rPr>
          <w:lang w:val="en-US"/>
        </w:rPr>
        <w:t>with</w:t>
      </w:r>
      <w:r>
        <w:rPr>
          <w:lang w:val="en-US"/>
        </w:rPr>
        <w:t xml:space="preserve"> </w:t>
      </w:r>
      <w:r w:rsidRPr="00900E67">
        <w:rPr>
          <w:lang w:val="en-US"/>
        </w:rPr>
        <w:t>full</w:t>
      </w:r>
      <w:r>
        <w:rPr>
          <w:lang w:val="en-US"/>
        </w:rPr>
        <w:t xml:space="preserve"> </w:t>
      </w:r>
      <w:r w:rsidRPr="00900E67">
        <w:rPr>
          <w:lang w:val="en-US"/>
        </w:rPr>
        <w:t>decision</w:t>
      </w:r>
      <w:r>
        <w:rPr>
          <w:lang w:val="en-US"/>
        </w:rPr>
        <w:t xml:space="preserve"> </w:t>
      </w:r>
      <w:r w:rsidRPr="00900E67">
        <w:rPr>
          <w:lang w:val="en-US"/>
        </w:rPr>
        <w:t>power,</w:t>
      </w:r>
      <w:r>
        <w:rPr>
          <w:lang w:val="en-US"/>
        </w:rPr>
        <w:t xml:space="preserve"> it is agreed to </w:t>
      </w:r>
      <w:r w:rsidRPr="00900E67">
        <w:rPr>
          <w:lang w:val="en-US"/>
        </w:rPr>
        <w:t>proceed</w:t>
      </w:r>
      <w:r>
        <w:rPr>
          <w:lang w:val="en-US"/>
        </w:rPr>
        <w:t xml:space="preserve"> </w:t>
      </w:r>
      <w:r w:rsidRPr="00900E67">
        <w:rPr>
          <w:lang w:val="en-US"/>
        </w:rPr>
        <w:t>accordingly</w:t>
      </w:r>
      <w:r>
        <w:rPr>
          <w:lang w:val="en-US"/>
        </w:rPr>
        <w:t>.</w:t>
      </w:r>
    </w:p>
    <w:p w14:paraId="68963ED6" w14:textId="2B0BCCC2" w:rsidR="0052270C" w:rsidRDefault="0052270C" w:rsidP="00EC117B">
      <w:pPr>
        <w:rPr>
          <w:lang w:val="en-US"/>
        </w:rPr>
      </w:pPr>
    </w:p>
    <w:p w14:paraId="7EBAF368" w14:textId="77777777" w:rsidR="00923E63" w:rsidRDefault="00923E63" w:rsidP="00EC117B">
      <w:pPr>
        <w:rPr>
          <w:lang w:val="en-US"/>
        </w:rPr>
      </w:pPr>
    </w:p>
    <w:p w14:paraId="6035EDB7" w14:textId="77777777" w:rsidR="00E9666D" w:rsidRDefault="00E9666D" w:rsidP="00E9666D">
      <w:pPr>
        <w:rPr>
          <w:lang w:val="en-US"/>
        </w:rPr>
      </w:pPr>
      <w:bookmarkStart w:id="13" w:name="_Toc529013627"/>
      <w:r>
        <w:rPr>
          <w:lang w:val="en-US"/>
        </w:rPr>
        <w:t>Note the use of the NWM tool for the following email threads:</w:t>
      </w:r>
    </w:p>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2"/>
        <w:gridCol w:w="2962"/>
        <w:gridCol w:w="3544"/>
        <w:gridCol w:w="2410"/>
      </w:tblGrid>
      <w:tr w:rsidR="00E9666D" w:rsidRPr="003740C3" w14:paraId="4109A23E" w14:textId="77777777" w:rsidTr="00F63E68">
        <w:trPr>
          <w:trHeight w:val="300"/>
          <w:jc w:val="center"/>
        </w:trPr>
        <w:tc>
          <w:tcPr>
            <w:tcW w:w="1002" w:type="dxa"/>
            <w:shd w:val="clear" w:color="auto" w:fill="auto"/>
            <w:noWrap/>
            <w:vAlign w:val="center"/>
            <w:hideMark/>
          </w:tcPr>
          <w:p w14:paraId="0FED7D4B" w14:textId="77777777" w:rsidR="00E9666D" w:rsidRPr="003740C3" w:rsidRDefault="00E9666D" w:rsidP="00F63E68">
            <w:pPr>
              <w:jc w:val="center"/>
              <w:rPr>
                <w:rFonts w:ascii="Arial" w:eastAsia="Times New Roman" w:hAnsi="Arial" w:cs="Arial"/>
                <w:b/>
                <w:bCs/>
                <w:color w:val="000000"/>
                <w:sz w:val="16"/>
                <w:szCs w:val="16"/>
                <w:lang w:eastAsia="en-GB"/>
              </w:rPr>
            </w:pPr>
            <w:r w:rsidRPr="003740C3">
              <w:rPr>
                <w:rFonts w:ascii="Arial" w:eastAsia="Times New Roman" w:hAnsi="Arial" w:cs="Arial"/>
                <w:b/>
                <w:bCs/>
                <w:color w:val="000000"/>
                <w:sz w:val="16"/>
                <w:szCs w:val="16"/>
                <w:lang w:eastAsia="en-GB"/>
              </w:rPr>
              <w:t>Agenda</w:t>
            </w:r>
          </w:p>
        </w:tc>
        <w:tc>
          <w:tcPr>
            <w:tcW w:w="2962" w:type="dxa"/>
            <w:shd w:val="clear" w:color="auto" w:fill="auto"/>
            <w:noWrap/>
            <w:vAlign w:val="center"/>
            <w:hideMark/>
          </w:tcPr>
          <w:p w14:paraId="24EC6ABC" w14:textId="77777777" w:rsidR="00E9666D" w:rsidRPr="003740C3" w:rsidRDefault="00E9666D" w:rsidP="00F63E68">
            <w:pPr>
              <w:jc w:val="center"/>
              <w:rPr>
                <w:rFonts w:ascii="Arial" w:eastAsia="Times New Roman" w:hAnsi="Arial" w:cs="Arial"/>
                <w:b/>
                <w:bCs/>
                <w:color w:val="000000"/>
                <w:sz w:val="16"/>
                <w:szCs w:val="16"/>
                <w:lang w:eastAsia="en-GB"/>
              </w:rPr>
            </w:pPr>
            <w:r w:rsidRPr="003740C3">
              <w:rPr>
                <w:rFonts w:ascii="Arial" w:eastAsia="Times New Roman" w:hAnsi="Arial" w:cs="Arial"/>
                <w:b/>
                <w:bCs/>
                <w:color w:val="000000"/>
                <w:sz w:val="16"/>
                <w:szCs w:val="16"/>
                <w:lang w:eastAsia="en-GB"/>
              </w:rPr>
              <w:t>Discussion</w:t>
            </w:r>
          </w:p>
        </w:tc>
        <w:tc>
          <w:tcPr>
            <w:tcW w:w="3544" w:type="dxa"/>
            <w:vAlign w:val="center"/>
          </w:tcPr>
          <w:p w14:paraId="1CC76286" w14:textId="77777777" w:rsidR="00E9666D" w:rsidRPr="003740C3" w:rsidRDefault="00E9666D" w:rsidP="00F63E68">
            <w:pPr>
              <w:jc w:val="center"/>
              <w:rPr>
                <w:rFonts w:ascii="Arial" w:eastAsia="Times New Roman" w:hAnsi="Arial" w:cs="Arial"/>
                <w:b/>
                <w:bCs/>
                <w:color w:val="000000"/>
                <w:sz w:val="16"/>
                <w:szCs w:val="16"/>
                <w:lang w:eastAsia="en-GB"/>
              </w:rPr>
            </w:pPr>
            <w:r w:rsidRPr="003740C3">
              <w:rPr>
                <w:rFonts w:ascii="Arial" w:eastAsia="Times New Roman" w:hAnsi="Arial" w:cs="Arial"/>
                <w:b/>
                <w:bCs/>
                <w:color w:val="000000"/>
                <w:sz w:val="16"/>
                <w:szCs w:val="16"/>
                <w:lang w:eastAsia="en-GB"/>
              </w:rPr>
              <w:t>NWM document name</w:t>
            </w:r>
          </w:p>
        </w:tc>
        <w:tc>
          <w:tcPr>
            <w:tcW w:w="2410" w:type="dxa"/>
            <w:shd w:val="clear" w:color="auto" w:fill="auto"/>
            <w:noWrap/>
            <w:vAlign w:val="center"/>
            <w:hideMark/>
          </w:tcPr>
          <w:p w14:paraId="281B794F" w14:textId="77777777" w:rsidR="00E9666D" w:rsidRPr="003740C3" w:rsidRDefault="00E9666D" w:rsidP="00F63E68">
            <w:pPr>
              <w:jc w:val="center"/>
              <w:rPr>
                <w:rFonts w:ascii="Arial" w:eastAsia="Times New Roman" w:hAnsi="Arial" w:cs="Arial"/>
                <w:b/>
                <w:bCs/>
                <w:color w:val="000000"/>
                <w:sz w:val="16"/>
                <w:szCs w:val="16"/>
                <w:lang w:eastAsia="en-GB"/>
              </w:rPr>
            </w:pPr>
            <w:r w:rsidRPr="003740C3">
              <w:rPr>
                <w:rFonts w:ascii="Arial" w:eastAsia="Times New Roman" w:hAnsi="Arial" w:cs="Arial"/>
                <w:b/>
                <w:bCs/>
                <w:color w:val="000000"/>
                <w:sz w:val="16"/>
                <w:szCs w:val="16"/>
                <w:lang w:eastAsia="en-GB"/>
              </w:rPr>
              <w:t>Moderator</w:t>
            </w:r>
          </w:p>
        </w:tc>
      </w:tr>
      <w:tr w:rsidR="00E9666D" w:rsidRPr="0052270C" w14:paraId="45140DF4" w14:textId="77777777" w:rsidTr="00F63E68">
        <w:trPr>
          <w:trHeight w:val="300"/>
          <w:jc w:val="center"/>
        </w:trPr>
        <w:tc>
          <w:tcPr>
            <w:tcW w:w="1002" w:type="dxa"/>
            <w:shd w:val="clear" w:color="auto" w:fill="auto"/>
            <w:noWrap/>
            <w:vAlign w:val="center"/>
          </w:tcPr>
          <w:p w14:paraId="29A1F67F" w14:textId="3A6214D9" w:rsidR="00E9666D" w:rsidRPr="0052270C" w:rsidRDefault="00E9666D" w:rsidP="00F63E68">
            <w:pPr>
              <w:rPr>
                <w:rFonts w:ascii="Arial" w:eastAsia="Times New Roman" w:hAnsi="Arial" w:cs="Arial"/>
                <w:color w:val="000000"/>
                <w:sz w:val="16"/>
                <w:szCs w:val="16"/>
                <w:lang w:eastAsia="en-GB"/>
              </w:rPr>
            </w:pPr>
            <w:r>
              <w:rPr>
                <w:rFonts w:ascii="Arial" w:eastAsia="Times New Roman" w:hAnsi="Arial" w:cs="Arial"/>
                <w:color w:val="000000"/>
                <w:sz w:val="16"/>
                <w:szCs w:val="16"/>
                <w:lang w:eastAsia="en-GB"/>
              </w:rPr>
              <w:t>9.1.1.2</w:t>
            </w:r>
          </w:p>
        </w:tc>
        <w:tc>
          <w:tcPr>
            <w:tcW w:w="2962" w:type="dxa"/>
            <w:shd w:val="clear" w:color="auto" w:fill="auto"/>
            <w:noWrap/>
            <w:vAlign w:val="center"/>
          </w:tcPr>
          <w:p w14:paraId="457A3509" w14:textId="1744606F" w:rsidR="00E9666D" w:rsidRPr="0052270C" w:rsidRDefault="00E9666D" w:rsidP="00F63E68">
            <w:pPr>
              <w:rPr>
                <w:rFonts w:ascii="Arial" w:eastAsia="Times New Roman" w:hAnsi="Arial" w:cs="Arial"/>
                <w:color w:val="000000"/>
                <w:sz w:val="16"/>
                <w:szCs w:val="16"/>
                <w:lang w:eastAsia="en-GB"/>
              </w:rPr>
            </w:pPr>
            <w:r w:rsidRPr="00E9666D">
              <w:rPr>
                <w:rFonts w:ascii="Arial" w:eastAsia="Times New Roman" w:hAnsi="Arial" w:cs="Arial"/>
                <w:color w:val="000000"/>
                <w:sz w:val="16"/>
                <w:szCs w:val="16"/>
                <w:lang w:eastAsia="en-GB"/>
              </w:rPr>
              <w:t>[109-e-R18-MIMO-02]</w:t>
            </w:r>
          </w:p>
        </w:tc>
        <w:tc>
          <w:tcPr>
            <w:tcW w:w="3544" w:type="dxa"/>
            <w:vAlign w:val="center"/>
          </w:tcPr>
          <w:p w14:paraId="7C517E5F" w14:textId="6FA991C2" w:rsidR="00E9666D" w:rsidRPr="003740C3" w:rsidRDefault="00E9666D" w:rsidP="00F63E68">
            <w:pPr>
              <w:rPr>
                <w:rFonts w:ascii="Arial" w:eastAsia="Times New Roman" w:hAnsi="Arial" w:cs="Arial"/>
                <w:color w:val="000000"/>
                <w:sz w:val="16"/>
                <w:szCs w:val="16"/>
                <w:lang w:eastAsia="en-GB"/>
              </w:rPr>
            </w:pPr>
            <w:r w:rsidRPr="00E9666D">
              <w:rPr>
                <w:rFonts w:ascii="Arial" w:eastAsia="Times New Roman" w:hAnsi="Arial" w:cs="Arial"/>
                <w:color w:val="000000"/>
                <w:sz w:val="16"/>
                <w:szCs w:val="16"/>
                <w:lang w:eastAsia="en-GB"/>
              </w:rPr>
              <w:t>RAN1-109-e-NWM-R18-MIMO-02</w:t>
            </w:r>
          </w:p>
        </w:tc>
        <w:tc>
          <w:tcPr>
            <w:tcW w:w="2410" w:type="dxa"/>
            <w:shd w:val="clear" w:color="auto" w:fill="auto"/>
            <w:noWrap/>
            <w:vAlign w:val="center"/>
          </w:tcPr>
          <w:p w14:paraId="5D69F620" w14:textId="6300AD99" w:rsidR="00E9666D" w:rsidRPr="0052270C" w:rsidRDefault="00E9666D" w:rsidP="00F63E68">
            <w:pPr>
              <w:rPr>
                <w:rFonts w:ascii="Arial" w:eastAsia="Times New Roman" w:hAnsi="Arial" w:cs="Arial"/>
                <w:color w:val="000000"/>
                <w:sz w:val="16"/>
                <w:szCs w:val="16"/>
                <w:lang w:eastAsia="en-GB"/>
              </w:rPr>
            </w:pPr>
            <w:r>
              <w:rPr>
                <w:rFonts w:ascii="Arial" w:eastAsia="Times New Roman" w:hAnsi="Arial" w:cs="Arial"/>
                <w:color w:val="000000"/>
                <w:sz w:val="16"/>
                <w:szCs w:val="16"/>
                <w:lang w:eastAsia="en-GB"/>
              </w:rPr>
              <w:t>Siva (Ericsson)</w:t>
            </w:r>
          </w:p>
        </w:tc>
      </w:tr>
      <w:tr w:rsidR="00E9666D" w:rsidRPr="0052270C" w14:paraId="2D3D2513" w14:textId="77777777" w:rsidTr="00F63E68">
        <w:trPr>
          <w:trHeight w:val="300"/>
          <w:jc w:val="center"/>
        </w:trPr>
        <w:tc>
          <w:tcPr>
            <w:tcW w:w="1002" w:type="dxa"/>
            <w:shd w:val="clear" w:color="auto" w:fill="auto"/>
            <w:noWrap/>
            <w:vAlign w:val="center"/>
          </w:tcPr>
          <w:p w14:paraId="2D682BCC" w14:textId="697DCFB5" w:rsidR="00E9666D" w:rsidRPr="0052270C" w:rsidRDefault="00E9666D" w:rsidP="00F63E68">
            <w:pPr>
              <w:rPr>
                <w:rFonts w:ascii="Arial" w:eastAsia="Times New Roman" w:hAnsi="Arial" w:cs="Arial"/>
                <w:color w:val="000000"/>
                <w:sz w:val="16"/>
                <w:szCs w:val="16"/>
                <w:lang w:eastAsia="en-GB"/>
              </w:rPr>
            </w:pPr>
            <w:r>
              <w:rPr>
                <w:rFonts w:ascii="Arial" w:eastAsia="Times New Roman" w:hAnsi="Arial" w:cs="Arial"/>
                <w:color w:val="000000"/>
                <w:sz w:val="16"/>
                <w:szCs w:val="16"/>
                <w:lang w:eastAsia="en-GB"/>
              </w:rPr>
              <w:t>9.1.4.1</w:t>
            </w:r>
          </w:p>
        </w:tc>
        <w:tc>
          <w:tcPr>
            <w:tcW w:w="2962" w:type="dxa"/>
            <w:shd w:val="clear" w:color="auto" w:fill="auto"/>
            <w:noWrap/>
            <w:vAlign w:val="center"/>
          </w:tcPr>
          <w:p w14:paraId="10650901" w14:textId="52621C46" w:rsidR="00E9666D" w:rsidRPr="0052270C" w:rsidRDefault="00E9666D" w:rsidP="00F63E68">
            <w:pPr>
              <w:rPr>
                <w:rFonts w:ascii="Arial" w:eastAsia="Times New Roman" w:hAnsi="Arial" w:cs="Arial"/>
                <w:color w:val="000000"/>
                <w:sz w:val="16"/>
                <w:szCs w:val="16"/>
                <w:lang w:eastAsia="en-GB"/>
              </w:rPr>
            </w:pPr>
            <w:r w:rsidRPr="00E9666D">
              <w:rPr>
                <w:rFonts w:ascii="Arial" w:eastAsia="Times New Roman" w:hAnsi="Arial" w:cs="Arial"/>
                <w:color w:val="000000"/>
                <w:sz w:val="16"/>
                <w:szCs w:val="16"/>
                <w:lang w:eastAsia="en-GB"/>
              </w:rPr>
              <w:t>[109-e-R18-MIMO-06]</w:t>
            </w:r>
          </w:p>
        </w:tc>
        <w:tc>
          <w:tcPr>
            <w:tcW w:w="3544" w:type="dxa"/>
            <w:vAlign w:val="center"/>
          </w:tcPr>
          <w:p w14:paraId="0F172151" w14:textId="7F51FF1E" w:rsidR="00E9666D" w:rsidRPr="003C734A" w:rsidRDefault="00E9666D" w:rsidP="00F63E68">
            <w:pPr>
              <w:rPr>
                <w:rFonts w:ascii="Arial" w:eastAsia="Times New Roman" w:hAnsi="Arial" w:cs="Arial"/>
                <w:color w:val="000000"/>
                <w:sz w:val="16"/>
                <w:szCs w:val="16"/>
                <w:lang w:eastAsia="en-GB"/>
              </w:rPr>
            </w:pPr>
            <w:r w:rsidRPr="00E9666D">
              <w:rPr>
                <w:rFonts w:ascii="Arial" w:eastAsia="Times New Roman" w:hAnsi="Arial" w:cs="Arial"/>
                <w:color w:val="000000"/>
                <w:sz w:val="16"/>
                <w:szCs w:val="16"/>
                <w:lang w:eastAsia="en-GB"/>
              </w:rPr>
              <w:t>RAN1-109-e-NWM-R18-MIMO-06</w:t>
            </w:r>
          </w:p>
        </w:tc>
        <w:tc>
          <w:tcPr>
            <w:tcW w:w="2410" w:type="dxa"/>
            <w:shd w:val="clear" w:color="auto" w:fill="auto"/>
            <w:noWrap/>
            <w:vAlign w:val="center"/>
          </w:tcPr>
          <w:p w14:paraId="0565CB83" w14:textId="3E236700" w:rsidR="00E9666D" w:rsidRPr="0052270C" w:rsidRDefault="00E9666D" w:rsidP="00F63E68">
            <w:pPr>
              <w:rPr>
                <w:rFonts w:ascii="Arial" w:eastAsia="Times New Roman" w:hAnsi="Arial" w:cs="Arial"/>
                <w:color w:val="000000"/>
                <w:sz w:val="16"/>
                <w:szCs w:val="16"/>
                <w:lang w:eastAsia="en-GB"/>
              </w:rPr>
            </w:pPr>
            <w:r w:rsidRPr="00E9666D">
              <w:rPr>
                <w:rFonts w:ascii="Arial" w:eastAsia="Times New Roman" w:hAnsi="Arial" w:cs="Arial"/>
                <w:color w:val="000000"/>
                <w:sz w:val="16"/>
                <w:szCs w:val="16"/>
                <w:lang w:eastAsia="en-GB"/>
              </w:rPr>
              <w:t>Li (OPPO)</w:t>
            </w:r>
          </w:p>
        </w:tc>
      </w:tr>
      <w:tr w:rsidR="00E9666D" w:rsidRPr="00A439BC" w14:paraId="40DF5881" w14:textId="77777777" w:rsidTr="00F63E68">
        <w:trPr>
          <w:trHeight w:val="300"/>
          <w:jc w:val="center"/>
        </w:trPr>
        <w:tc>
          <w:tcPr>
            <w:tcW w:w="1002" w:type="dxa"/>
            <w:shd w:val="clear" w:color="auto" w:fill="auto"/>
            <w:noWrap/>
            <w:vAlign w:val="center"/>
          </w:tcPr>
          <w:p w14:paraId="1DC4247E" w14:textId="075B5041" w:rsidR="00E9666D" w:rsidRPr="00A439BC" w:rsidRDefault="00E9666D" w:rsidP="00F63E68">
            <w:pPr>
              <w:rPr>
                <w:rFonts w:ascii="Arial" w:eastAsia="Times New Roman" w:hAnsi="Arial" w:cs="Arial"/>
                <w:strike/>
                <w:color w:val="000000"/>
                <w:sz w:val="16"/>
                <w:szCs w:val="16"/>
                <w:lang w:eastAsia="en-GB"/>
              </w:rPr>
            </w:pPr>
            <w:r w:rsidRPr="00A439BC">
              <w:rPr>
                <w:rFonts w:ascii="Arial" w:eastAsia="Times New Roman" w:hAnsi="Arial" w:cs="Arial"/>
                <w:strike/>
                <w:color w:val="000000"/>
                <w:sz w:val="16"/>
                <w:szCs w:val="16"/>
                <w:lang w:eastAsia="en-GB"/>
              </w:rPr>
              <w:t>9.8.1</w:t>
            </w:r>
          </w:p>
        </w:tc>
        <w:tc>
          <w:tcPr>
            <w:tcW w:w="2962" w:type="dxa"/>
            <w:shd w:val="clear" w:color="auto" w:fill="auto"/>
            <w:noWrap/>
            <w:vAlign w:val="center"/>
          </w:tcPr>
          <w:p w14:paraId="08B8C068" w14:textId="5B775701" w:rsidR="00E9666D" w:rsidRPr="00A439BC" w:rsidRDefault="00E9666D" w:rsidP="00F63E68">
            <w:pPr>
              <w:rPr>
                <w:rFonts w:ascii="Arial" w:eastAsia="Times New Roman" w:hAnsi="Arial" w:cs="Arial"/>
                <w:strike/>
                <w:color w:val="000000"/>
                <w:sz w:val="16"/>
                <w:szCs w:val="16"/>
                <w:lang w:eastAsia="en-GB"/>
              </w:rPr>
            </w:pPr>
            <w:r w:rsidRPr="00A439BC">
              <w:rPr>
                <w:rFonts w:ascii="Arial" w:eastAsia="Times New Roman" w:hAnsi="Arial" w:cs="Arial"/>
                <w:strike/>
                <w:color w:val="000000"/>
                <w:sz w:val="16"/>
                <w:szCs w:val="16"/>
                <w:lang w:eastAsia="en-GB"/>
              </w:rPr>
              <w:t>[109-e-R18-Repeater-02</w:t>
            </w:r>
            <w:r w:rsidRPr="00D71A3E">
              <w:rPr>
                <w:rFonts w:ascii="Arial" w:eastAsia="Times New Roman" w:hAnsi="Arial" w:cs="Arial"/>
                <w:color w:val="000000"/>
                <w:sz w:val="16"/>
                <w:szCs w:val="16"/>
                <w:lang w:eastAsia="en-GB"/>
              </w:rPr>
              <w:t>]</w:t>
            </w:r>
            <w:r w:rsidR="00D71A3E" w:rsidRPr="00D71A3E">
              <w:rPr>
                <w:rFonts w:ascii="Arial" w:eastAsia="Times New Roman" w:hAnsi="Arial" w:cs="Arial"/>
                <w:color w:val="000000"/>
                <w:sz w:val="16"/>
                <w:szCs w:val="16"/>
                <w:lang w:eastAsia="en-GB"/>
              </w:rPr>
              <w:t xml:space="preserve"> Note</w:t>
            </w:r>
          </w:p>
        </w:tc>
        <w:tc>
          <w:tcPr>
            <w:tcW w:w="3544" w:type="dxa"/>
            <w:vAlign w:val="center"/>
          </w:tcPr>
          <w:p w14:paraId="32BA05F6" w14:textId="7777D791" w:rsidR="00E9666D" w:rsidRPr="00A439BC" w:rsidRDefault="00E9666D" w:rsidP="00F63E68">
            <w:pPr>
              <w:rPr>
                <w:rFonts w:ascii="Arial" w:eastAsia="Times New Roman" w:hAnsi="Arial" w:cs="Arial"/>
                <w:strike/>
                <w:color w:val="000000"/>
                <w:sz w:val="16"/>
                <w:szCs w:val="16"/>
                <w:lang w:eastAsia="en-GB"/>
              </w:rPr>
            </w:pPr>
            <w:r w:rsidRPr="00A439BC">
              <w:rPr>
                <w:rFonts w:ascii="Arial" w:eastAsia="Times New Roman" w:hAnsi="Arial" w:cs="Arial"/>
                <w:strike/>
                <w:color w:val="000000"/>
                <w:sz w:val="16"/>
                <w:szCs w:val="16"/>
                <w:lang w:eastAsia="en-GB"/>
              </w:rPr>
              <w:t>RAN1-109-e-NWM-R18-Repeater-02</w:t>
            </w:r>
          </w:p>
        </w:tc>
        <w:tc>
          <w:tcPr>
            <w:tcW w:w="2410" w:type="dxa"/>
            <w:shd w:val="clear" w:color="auto" w:fill="auto"/>
            <w:noWrap/>
            <w:vAlign w:val="center"/>
          </w:tcPr>
          <w:p w14:paraId="25838057" w14:textId="5025F138" w:rsidR="00E9666D" w:rsidRPr="00A439BC" w:rsidRDefault="00E9666D" w:rsidP="00F63E68">
            <w:pPr>
              <w:rPr>
                <w:rFonts w:ascii="Arial" w:eastAsia="Times New Roman" w:hAnsi="Arial" w:cs="Arial"/>
                <w:strike/>
                <w:color w:val="000000"/>
                <w:sz w:val="16"/>
                <w:szCs w:val="16"/>
                <w:lang w:eastAsia="en-GB"/>
              </w:rPr>
            </w:pPr>
            <w:r w:rsidRPr="00A439BC">
              <w:rPr>
                <w:rFonts w:ascii="Arial" w:eastAsia="Times New Roman" w:hAnsi="Arial" w:cs="Arial"/>
                <w:strike/>
                <w:color w:val="000000"/>
                <w:sz w:val="16"/>
                <w:szCs w:val="16"/>
                <w:lang w:eastAsia="en-GB"/>
              </w:rPr>
              <w:t>Nan (ZTE)</w:t>
            </w:r>
          </w:p>
        </w:tc>
      </w:tr>
      <w:tr w:rsidR="00E9666D" w:rsidRPr="0052270C" w14:paraId="385C9534" w14:textId="77777777" w:rsidTr="00F63E68">
        <w:trPr>
          <w:trHeight w:val="300"/>
          <w:jc w:val="center"/>
        </w:trPr>
        <w:tc>
          <w:tcPr>
            <w:tcW w:w="1002" w:type="dxa"/>
            <w:shd w:val="clear" w:color="auto" w:fill="auto"/>
            <w:noWrap/>
            <w:vAlign w:val="center"/>
          </w:tcPr>
          <w:p w14:paraId="535330F7" w14:textId="74015F37" w:rsidR="00E9666D" w:rsidRPr="0052270C" w:rsidRDefault="00E9666D" w:rsidP="00F63E68">
            <w:pPr>
              <w:rPr>
                <w:rFonts w:ascii="Arial" w:eastAsia="Times New Roman" w:hAnsi="Arial" w:cs="Arial"/>
                <w:color w:val="000000"/>
                <w:sz w:val="16"/>
                <w:szCs w:val="16"/>
                <w:lang w:eastAsia="en-GB"/>
              </w:rPr>
            </w:pPr>
            <w:r>
              <w:rPr>
                <w:rFonts w:ascii="Arial" w:eastAsia="Times New Roman" w:hAnsi="Arial" w:cs="Arial"/>
                <w:color w:val="000000"/>
                <w:sz w:val="16"/>
                <w:szCs w:val="16"/>
                <w:lang w:eastAsia="en-GB"/>
              </w:rPr>
              <w:t>9.10.2</w:t>
            </w:r>
          </w:p>
        </w:tc>
        <w:tc>
          <w:tcPr>
            <w:tcW w:w="2962" w:type="dxa"/>
            <w:shd w:val="clear" w:color="auto" w:fill="auto"/>
            <w:noWrap/>
            <w:vAlign w:val="center"/>
          </w:tcPr>
          <w:p w14:paraId="398A6758" w14:textId="79CB14E5" w:rsidR="00E9666D" w:rsidRPr="0052270C" w:rsidRDefault="00E9666D" w:rsidP="00F63E68">
            <w:pPr>
              <w:rPr>
                <w:rFonts w:ascii="Arial" w:eastAsia="Times New Roman" w:hAnsi="Arial" w:cs="Arial"/>
                <w:color w:val="000000"/>
                <w:sz w:val="16"/>
                <w:szCs w:val="16"/>
                <w:lang w:eastAsia="en-GB"/>
              </w:rPr>
            </w:pPr>
            <w:r w:rsidRPr="00E9666D">
              <w:rPr>
                <w:rFonts w:ascii="Arial" w:eastAsia="Times New Roman" w:hAnsi="Arial" w:cs="Arial"/>
                <w:color w:val="000000"/>
                <w:sz w:val="16"/>
                <w:szCs w:val="16"/>
                <w:lang w:eastAsia="en-GB"/>
              </w:rPr>
              <w:t>[109-e-R18-MC_Enh-02]</w:t>
            </w:r>
          </w:p>
        </w:tc>
        <w:tc>
          <w:tcPr>
            <w:tcW w:w="3544" w:type="dxa"/>
            <w:vAlign w:val="center"/>
          </w:tcPr>
          <w:p w14:paraId="0DAB7F3A" w14:textId="328866C4" w:rsidR="00E9666D" w:rsidRPr="0052270C" w:rsidRDefault="00E9666D" w:rsidP="00F63E68">
            <w:pPr>
              <w:rPr>
                <w:rFonts w:ascii="Arial" w:eastAsia="Times New Roman" w:hAnsi="Arial" w:cs="Arial"/>
                <w:color w:val="000000"/>
                <w:sz w:val="16"/>
                <w:szCs w:val="16"/>
                <w:lang w:eastAsia="en-GB"/>
              </w:rPr>
            </w:pPr>
            <w:r w:rsidRPr="00E9666D">
              <w:rPr>
                <w:rFonts w:ascii="Arial" w:eastAsia="Times New Roman" w:hAnsi="Arial" w:cs="Arial"/>
                <w:color w:val="000000"/>
                <w:sz w:val="16"/>
                <w:szCs w:val="16"/>
                <w:lang w:eastAsia="en-GB"/>
              </w:rPr>
              <w:t>RAN1-109-e-NWM-R18-MC_Enh-02</w:t>
            </w:r>
          </w:p>
        </w:tc>
        <w:tc>
          <w:tcPr>
            <w:tcW w:w="2410" w:type="dxa"/>
            <w:shd w:val="clear" w:color="auto" w:fill="auto"/>
            <w:noWrap/>
            <w:vAlign w:val="center"/>
          </w:tcPr>
          <w:p w14:paraId="073C88E6" w14:textId="76ACDE11" w:rsidR="00E9666D" w:rsidRPr="0052270C" w:rsidRDefault="00E9666D" w:rsidP="00F63E68">
            <w:pPr>
              <w:rPr>
                <w:rFonts w:ascii="Arial" w:eastAsia="Times New Roman" w:hAnsi="Arial" w:cs="Arial"/>
                <w:color w:val="000000"/>
                <w:sz w:val="16"/>
                <w:szCs w:val="16"/>
                <w:lang w:eastAsia="en-GB"/>
              </w:rPr>
            </w:pPr>
            <w:r>
              <w:rPr>
                <w:rFonts w:ascii="Arial" w:eastAsia="Times New Roman" w:hAnsi="Arial" w:cs="Arial"/>
                <w:color w:val="000000"/>
                <w:sz w:val="16"/>
                <w:szCs w:val="16"/>
                <w:lang w:eastAsia="en-GB"/>
              </w:rPr>
              <w:t>Hiroki (NTT DOCOMO)</w:t>
            </w:r>
          </w:p>
        </w:tc>
      </w:tr>
      <w:tr w:rsidR="00E9666D" w:rsidRPr="0052270C" w14:paraId="320F87B3" w14:textId="77777777" w:rsidTr="00F63E68">
        <w:trPr>
          <w:trHeight w:val="300"/>
          <w:jc w:val="center"/>
        </w:trPr>
        <w:tc>
          <w:tcPr>
            <w:tcW w:w="1002" w:type="dxa"/>
            <w:shd w:val="clear" w:color="auto" w:fill="auto"/>
            <w:noWrap/>
            <w:vAlign w:val="center"/>
          </w:tcPr>
          <w:p w14:paraId="52D4C7D4" w14:textId="4BF0F265" w:rsidR="00E9666D" w:rsidRPr="0052270C" w:rsidRDefault="00E9666D" w:rsidP="00F63E68">
            <w:pPr>
              <w:rPr>
                <w:rFonts w:ascii="Arial" w:eastAsia="Times New Roman" w:hAnsi="Arial" w:cs="Arial"/>
                <w:color w:val="000000"/>
                <w:sz w:val="16"/>
                <w:szCs w:val="16"/>
                <w:lang w:eastAsia="en-GB"/>
              </w:rPr>
            </w:pPr>
            <w:r>
              <w:rPr>
                <w:rFonts w:ascii="Arial" w:eastAsia="Times New Roman" w:hAnsi="Arial" w:cs="Arial"/>
                <w:color w:val="000000"/>
                <w:sz w:val="16"/>
                <w:szCs w:val="16"/>
                <w:lang w:eastAsia="en-GB"/>
              </w:rPr>
              <w:t>9.11.2</w:t>
            </w:r>
          </w:p>
        </w:tc>
        <w:tc>
          <w:tcPr>
            <w:tcW w:w="2962" w:type="dxa"/>
            <w:shd w:val="clear" w:color="auto" w:fill="auto"/>
            <w:noWrap/>
            <w:vAlign w:val="center"/>
          </w:tcPr>
          <w:p w14:paraId="4802E4FC" w14:textId="121C8729" w:rsidR="00E9666D" w:rsidRPr="00E9666D" w:rsidRDefault="00E9666D" w:rsidP="00F63E68">
            <w:pPr>
              <w:rPr>
                <w:rFonts w:ascii="Arial" w:eastAsia="Times New Roman" w:hAnsi="Arial" w:cs="Arial"/>
                <w:color w:val="000000"/>
                <w:sz w:val="16"/>
                <w:szCs w:val="16"/>
                <w:lang w:eastAsia="en-GB"/>
              </w:rPr>
            </w:pPr>
            <w:r w:rsidRPr="00E9666D">
              <w:rPr>
                <w:lang w:eastAsia="x-none"/>
              </w:rPr>
              <w:t>[109-e-R18-XR-04]</w:t>
            </w:r>
          </w:p>
        </w:tc>
        <w:tc>
          <w:tcPr>
            <w:tcW w:w="3544" w:type="dxa"/>
            <w:vAlign w:val="center"/>
          </w:tcPr>
          <w:p w14:paraId="321770A3" w14:textId="688A2ADF" w:rsidR="00E9666D" w:rsidRPr="00B5698C" w:rsidRDefault="00E9666D" w:rsidP="00F63E68">
            <w:pPr>
              <w:rPr>
                <w:rFonts w:ascii="Arial" w:eastAsia="Times New Roman" w:hAnsi="Arial" w:cs="Arial"/>
                <w:color w:val="000000"/>
                <w:sz w:val="16"/>
                <w:szCs w:val="16"/>
                <w:lang w:eastAsia="en-GB"/>
              </w:rPr>
            </w:pPr>
            <w:r w:rsidRPr="00E9666D">
              <w:rPr>
                <w:rFonts w:ascii="Arial" w:eastAsia="Times New Roman" w:hAnsi="Arial" w:cs="Arial"/>
                <w:color w:val="000000"/>
                <w:sz w:val="16"/>
                <w:szCs w:val="16"/>
                <w:lang w:eastAsia="en-GB"/>
              </w:rPr>
              <w:t>RAN1-109-e-NWM-R18-XR-04</w:t>
            </w:r>
          </w:p>
        </w:tc>
        <w:tc>
          <w:tcPr>
            <w:tcW w:w="2410" w:type="dxa"/>
            <w:shd w:val="clear" w:color="auto" w:fill="auto"/>
            <w:noWrap/>
            <w:vAlign w:val="center"/>
          </w:tcPr>
          <w:p w14:paraId="4848F5EE" w14:textId="2B5E8F52" w:rsidR="00E9666D" w:rsidRPr="0052270C" w:rsidRDefault="00E9666D" w:rsidP="00F63E68">
            <w:pPr>
              <w:rPr>
                <w:rFonts w:ascii="Arial" w:eastAsia="Times New Roman" w:hAnsi="Arial" w:cs="Arial"/>
                <w:color w:val="000000"/>
                <w:sz w:val="16"/>
                <w:szCs w:val="16"/>
                <w:lang w:eastAsia="en-GB"/>
              </w:rPr>
            </w:pPr>
            <w:r w:rsidRPr="00E9666D">
              <w:rPr>
                <w:rFonts w:ascii="Arial" w:eastAsia="Times New Roman" w:hAnsi="Arial" w:cs="Arial"/>
                <w:color w:val="000000"/>
                <w:sz w:val="16"/>
                <w:szCs w:val="16"/>
                <w:lang w:eastAsia="en-GB"/>
              </w:rPr>
              <w:t>Sorour (Ericsson)</w:t>
            </w:r>
          </w:p>
        </w:tc>
      </w:tr>
      <w:tr w:rsidR="00D71A3E" w:rsidRPr="00D71A3E" w14:paraId="6A55AD7D" w14:textId="77777777" w:rsidTr="00367FA5">
        <w:trPr>
          <w:trHeight w:val="300"/>
          <w:jc w:val="center"/>
        </w:trPr>
        <w:tc>
          <w:tcPr>
            <w:tcW w:w="9918" w:type="dxa"/>
            <w:gridSpan w:val="4"/>
            <w:shd w:val="clear" w:color="auto" w:fill="auto"/>
            <w:noWrap/>
            <w:vAlign w:val="center"/>
          </w:tcPr>
          <w:p w14:paraId="68D5BA37" w14:textId="27E62E2C" w:rsidR="00D71A3E" w:rsidRPr="00D71A3E" w:rsidRDefault="00D71A3E" w:rsidP="00F63E68">
            <w:pPr>
              <w:rPr>
                <w:rFonts w:ascii="Arial" w:eastAsia="Times New Roman" w:hAnsi="Arial" w:cs="Arial"/>
                <w:color w:val="000000"/>
                <w:sz w:val="16"/>
                <w:szCs w:val="16"/>
                <w:lang w:eastAsia="en-GB"/>
              </w:rPr>
            </w:pPr>
            <w:r w:rsidRPr="00D71A3E">
              <w:rPr>
                <w:rFonts w:ascii="Arial" w:eastAsia="Times New Roman" w:hAnsi="Arial" w:cs="Arial"/>
                <w:color w:val="000000"/>
                <w:sz w:val="16"/>
                <w:szCs w:val="16"/>
                <w:lang w:eastAsia="en-GB"/>
              </w:rPr>
              <w:t>Note: Moderator didn’t check RAN1 chair's guidance carefully and ended up not using NWM.</w:t>
            </w:r>
          </w:p>
        </w:tc>
      </w:tr>
    </w:tbl>
    <w:p w14:paraId="734DB425" w14:textId="3227E4CD" w:rsidR="00A90C29" w:rsidRDefault="00A90C29" w:rsidP="00CF357B">
      <w:pPr>
        <w:pStyle w:val="Heading1"/>
      </w:pPr>
      <w:bookmarkStart w:id="14" w:name="_Toc105521291"/>
      <w:r>
        <w:t>Highlights</w:t>
      </w:r>
      <w:r w:rsidR="00233210">
        <w:t xml:space="preserve"> </w:t>
      </w:r>
      <w:r>
        <w:t>from</w:t>
      </w:r>
      <w:r w:rsidR="00233210">
        <w:t xml:space="preserve"> </w:t>
      </w:r>
      <w:r>
        <w:t>RAN</w:t>
      </w:r>
      <w:r w:rsidR="00233210">
        <w:t xml:space="preserve"> </w:t>
      </w:r>
      <w:r>
        <w:t>plenary</w:t>
      </w:r>
      <w:bookmarkEnd w:id="13"/>
      <w:bookmarkEnd w:id="14"/>
    </w:p>
    <w:bookmarkStart w:id="15" w:name="_Toc525997442"/>
    <w:p w14:paraId="10C4BCAF" w14:textId="40B99F3C" w:rsidR="002A4F23" w:rsidRPr="00C14BBB" w:rsidRDefault="000B5C49" w:rsidP="002A4F23">
      <w:pPr>
        <w:rPr>
          <w:b/>
          <w:bCs/>
          <w:lang w:eastAsia="x-none"/>
        </w:rPr>
      </w:pPr>
      <w:r>
        <w:rPr>
          <w:b/>
          <w:bCs/>
          <w:lang w:eastAsia="x-none"/>
        </w:rPr>
        <w:fldChar w:fldCharType="begin"/>
      </w:r>
      <w:r>
        <w:rPr>
          <w:b/>
          <w:bCs/>
          <w:lang w:eastAsia="x-none"/>
        </w:rPr>
        <w:instrText xml:space="preserve"> HYPERLINK "../Docs/R1-2204042.zip" </w:instrText>
      </w:r>
      <w:r>
        <w:rPr>
          <w:b/>
          <w:bCs/>
          <w:lang w:eastAsia="x-none"/>
        </w:rPr>
        <w:fldChar w:fldCharType="separate"/>
      </w:r>
      <w:r>
        <w:rPr>
          <w:rStyle w:val="Hyperlink"/>
          <w:b/>
          <w:bCs/>
          <w:lang w:eastAsia="x-none"/>
        </w:rPr>
        <w:t>R1-2204042</w:t>
      </w:r>
      <w:r>
        <w:rPr>
          <w:b/>
          <w:bCs/>
          <w:lang w:eastAsia="x-none"/>
        </w:rPr>
        <w:fldChar w:fldCharType="end"/>
      </w:r>
      <w:r w:rsidR="002A4F23" w:rsidRPr="00C14BBB">
        <w:rPr>
          <w:b/>
          <w:bCs/>
          <w:lang w:eastAsia="x-none"/>
        </w:rPr>
        <w:tab/>
        <w:t>Highlights from RAN#95-e</w:t>
      </w:r>
      <w:r w:rsidR="002A4F23" w:rsidRPr="00C14BBB">
        <w:rPr>
          <w:b/>
          <w:bCs/>
          <w:lang w:eastAsia="x-none"/>
        </w:rPr>
        <w:tab/>
        <w:t>RAN1 Chair</w:t>
      </w:r>
    </w:p>
    <w:p w14:paraId="0AD8A9F9" w14:textId="57FF1564" w:rsidR="00C14BBB" w:rsidRPr="00C14BBB" w:rsidRDefault="00C14BBB" w:rsidP="002A4F23">
      <w:pPr>
        <w:rPr>
          <w:highlight w:val="yellow"/>
          <w:lang w:eastAsia="x-none"/>
        </w:rPr>
      </w:pPr>
      <w:r>
        <w:rPr>
          <w:b/>
          <w:bCs/>
          <w:lang w:eastAsia="x-none"/>
        </w:rPr>
        <w:t>Decision:</w:t>
      </w:r>
      <w:r w:rsidRPr="00525FCF">
        <w:rPr>
          <w:lang w:eastAsia="x-none"/>
        </w:rPr>
        <w:t xml:space="preserve"> Noted, for information.</w:t>
      </w:r>
    </w:p>
    <w:p w14:paraId="44C78E44" w14:textId="2B0B62D7" w:rsidR="00D41604" w:rsidRDefault="00D41604" w:rsidP="00EC117B">
      <w:pPr>
        <w:pStyle w:val="Heading1"/>
      </w:pPr>
      <w:bookmarkStart w:id="16" w:name="_Toc105521292"/>
      <w:r w:rsidRPr="00D41604">
        <w:lastRenderedPageBreak/>
        <w:t>Approval</w:t>
      </w:r>
      <w:r w:rsidR="00233210">
        <w:t xml:space="preserve"> </w:t>
      </w:r>
      <w:r w:rsidRPr="00D41604">
        <w:t>of</w:t>
      </w:r>
      <w:r w:rsidR="00233210">
        <w:t xml:space="preserve"> </w:t>
      </w:r>
      <w:r w:rsidRPr="00D41604">
        <w:t>Minutes</w:t>
      </w:r>
      <w:r w:rsidR="00233210">
        <w:t xml:space="preserve"> </w:t>
      </w:r>
      <w:r w:rsidRPr="00D41604">
        <w:t>from</w:t>
      </w:r>
      <w:r w:rsidR="00233210">
        <w:t xml:space="preserve"> </w:t>
      </w:r>
      <w:r w:rsidRPr="00D41604">
        <w:t>previous</w:t>
      </w:r>
      <w:r w:rsidR="00233210">
        <w:t xml:space="preserve"> </w:t>
      </w:r>
      <w:r w:rsidRPr="00D41604">
        <w:t>meeting</w:t>
      </w:r>
      <w:bookmarkEnd w:id="15"/>
      <w:bookmarkEnd w:id="16"/>
    </w:p>
    <w:p w14:paraId="3C68310E" w14:textId="04A66328" w:rsidR="00A370CE" w:rsidRPr="00A370CE" w:rsidRDefault="001B5688" w:rsidP="00A370CE">
      <w:pPr>
        <w:rPr>
          <w:b/>
          <w:bCs/>
          <w:lang w:eastAsia="x-none"/>
        </w:rPr>
      </w:pPr>
      <w:hyperlink r:id="rId14" w:history="1">
        <w:r w:rsidR="000B5C49">
          <w:rPr>
            <w:rStyle w:val="Hyperlink"/>
            <w:b/>
            <w:bCs/>
            <w:highlight w:val="green"/>
            <w:lang w:eastAsia="x-none"/>
          </w:rPr>
          <w:t>R1-2205193</w:t>
        </w:r>
      </w:hyperlink>
      <w:r w:rsidR="00A370CE" w:rsidRPr="00A370CE">
        <w:rPr>
          <w:b/>
          <w:bCs/>
          <w:lang w:eastAsia="x-none"/>
        </w:rPr>
        <w:tab/>
        <w:t>Report of RAN1#108-e meeting</w:t>
      </w:r>
      <w:r w:rsidR="00A370CE" w:rsidRPr="00A370CE">
        <w:rPr>
          <w:b/>
          <w:bCs/>
          <w:lang w:eastAsia="x-none"/>
        </w:rPr>
        <w:tab/>
        <w:t>ETSI MCC</w:t>
      </w:r>
      <w:r w:rsidR="00A370CE" w:rsidRPr="00A370CE">
        <w:rPr>
          <w:b/>
          <w:bCs/>
          <w:lang w:eastAsia="x-none"/>
        </w:rPr>
        <w:tab/>
        <w:t xml:space="preserve">(rev of </w:t>
      </w:r>
      <w:hyperlink r:id="rId15" w:history="1">
        <w:r w:rsidR="000B5C49">
          <w:rPr>
            <w:rStyle w:val="Hyperlink"/>
            <w:b/>
            <w:bCs/>
            <w:lang w:eastAsia="x-none"/>
          </w:rPr>
          <w:t>R1-2203011</w:t>
        </w:r>
      </w:hyperlink>
      <w:r w:rsidR="00A370CE" w:rsidRPr="00A370CE">
        <w:rPr>
          <w:b/>
          <w:bCs/>
          <w:lang w:eastAsia="x-none"/>
        </w:rPr>
        <w:t>)</w:t>
      </w:r>
    </w:p>
    <w:p w14:paraId="25753A5D" w14:textId="22F04C4B" w:rsidR="0040637E" w:rsidRDefault="00B73E09" w:rsidP="0040637E">
      <w:pPr>
        <w:rPr>
          <w:rFonts w:ascii="Times New Roman" w:eastAsia="SimSun" w:hAnsi="Times New Roman"/>
          <w:kern w:val="2"/>
          <w:szCs w:val="20"/>
        </w:rPr>
      </w:pPr>
      <w:bookmarkStart w:id="17" w:name="_Toc529013629"/>
      <w:r w:rsidRPr="000B1042">
        <w:rPr>
          <w:rFonts w:ascii="Times New Roman" w:eastAsia="SimSun" w:hAnsi="Times New Roman"/>
          <w:kern w:val="2"/>
          <w:szCs w:val="20"/>
        </w:rPr>
        <w:t>The</w:t>
      </w:r>
      <w:r w:rsidR="00233210">
        <w:rPr>
          <w:rFonts w:ascii="Times New Roman" w:eastAsia="SimSun" w:hAnsi="Times New Roman"/>
          <w:kern w:val="2"/>
          <w:szCs w:val="20"/>
        </w:rPr>
        <w:t xml:space="preserve"> </w:t>
      </w:r>
      <w:r w:rsidRPr="000B1042">
        <w:rPr>
          <w:rFonts w:ascii="Times New Roman" w:eastAsia="SimSun" w:hAnsi="Times New Roman"/>
          <w:kern w:val="2"/>
          <w:szCs w:val="20"/>
        </w:rPr>
        <w:t>document</w:t>
      </w:r>
      <w:r w:rsidR="00233210">
        <w:rPr>
          <w:rFonts w:ascii="Times New Roman" w:eastAsia="SimSun" w:hAnsi="Times New Roman"/>
          <w:kern w:val="2"/>
          <w:szCs w:val="20"/>
        </w:rPr>
        <w:t xml:space="preserve"> </w:t>
      </w:r>
      <w:r w:rsidRPr="000B1042">
        <w:rPr>
          <w:rFonts w:ascii="Times New Roman" w:eastAsia="SimSun" w:hAnsi="Times New Roman"/>
          <w:kern w:val="2"/>
          <w:szCs w:val="20"/>
        </w:rPr>
        <w:t>was</w:t>
      </w:r>
      <w:r w:rsidR="00233210">
        <w:rPr>
          <w:rFonts w:ascii="Times New Roman" w:eastAsia="SimSun" w:hAnsi="Times New Roman"/>
          <w:kern w:val="2"/>
          <w:szCs w:val="20"/>
        </w:rPr>
        <w:t xml:space="preserve"> </w:t>
      </w:r>
      <w:r>
        <w:rPr>
          <w:rFonts w:ascii="Times New Roman" w:eastAsia="SimSun" w:hAnsi="Times New Roman"/>
          <w:kern w:val="2"/>
          <w:szCs w:val="20"/>
        </w:rPr>
        <w:t>posted</w:t>
      </w:r>
      <w:r w:rsidR="00233210">
        <w:rPr>
          <w:rFonts w:ascii="Times New Roman" w:eastAsia="SimSun" w:hAnsi="Times New Roman"/>
          <w:kern w:val="2"/>
          <w:szCs w:val="20"/>
        </w:rPr>
        <w:t xml:space="preserve"> </w:t>
      </w:r>
      <w:r>
        <w:rPr>
          <w:rFonts w:ascii="Times New Roman" w:eastAsia="SimSun" w:hAnsi="Times New Roman"/>
          <w:kern w:val="2"/>
          <w:szCs w:val="20"/>
        </w:rPr>
        <w:t>to</w:t>
      </w:r>
      <w:r w:rsidR="00233210">
        <w:rPr>
          <w:rFonts w:ascii="Times New Roman" w:eastAsia="SimSun" w:hAnsi="Times New Roman"/>
          <w:kern w:val="2"/>
          <w:szCs w:val="20"/>
        </w:rPr>
        <w:t xml:space="preserve"> </w:t>
      </w:r>
      <w:r>
        <w:rPr>
          <w:rFonts w:ascii="Times New Roman" w:eastAsia="SimSun" w:hAnsi="Times New Roman"/>
          <w:kern w:val="2"/>
          <w:szCs w:val="20"/>
        </w:rPr>
        <w:t>RAN1</w:t>
      </w:r>
      <w:r w:rsidR="00233210">
        <w:rPr>
          <w:rFonts w:ascii="Times New Roman" w:eastAsia="SimSun" w:hAnsi="Times New Roman"/>
          <w:kern w:val="2"/>
          <w:szCs w:val="20"/>
        </w:rPr>
        <w:t xml:space="preserve"> </w:t>
      </w:r>
      <w:r>
        <w:rPr>
          <w:rFonts w:ascii="Times New Roman" w:eastAsia="SimSun" w:hAnsi="Times New Roman"/>
          <w:kern w:val="2"/>
          <w:szCs w:val="20"/>
        </w:rPr>
        <w:t>email</w:t>
      </w:r>
      <w:r w:rsidR="00233210">
        <w:rPr>
          <w:rFonts w:ascii="Times New Roman" w:eastAsia="SimSun" w:hAnsi="Times New Roman"/>
          <w:kern w:val="2"/>
          <w:szCs w:val="20"/>
        </w:rPr>
        <w:t xml:space="preserve"> </w:t>
      </w:r>
      <w:r>
        <w:rPr>
          <w:rFonts w:ascii="Times New Roman" w:eastAsia="SimSun" w:hAnsi="Times New Roman"/>
          <w:kern w:val="2"/>
          <w:szCs w:val="20"/>
        </w:rPr>
        <w:t>exploder</w:t>
      </w:r>
      <w:r w:rsidR="00233210">
        <w:rPr>
          <w:rFonts w:ascii="Times New Roman" w:eastAsia="SimSun" w:hAnsi="Times New Roman"/>
          <w:kern w:val="2"/>
          <w:szCs w:val="20"/>
        </w:rPr>
        <w:t xml:space="preserve"> </w:t>
      </w:r>
      <w:r>
        <w:rPr>
          <w:rFonts w:ascii="Times New Roman" w:eastAsia="SimSun" w:hAnsi="Times New Roman"/>
          <w:kern w:val="2"/>
          <w:szCs w:val="20"/>
        </w:rPr>
        <w:t>on</w:t>
      </w:r>
      <w:r w:rsidR="00233210">
        <w:rPr>
          <w:rFonts w:ascii="Times New Roman" w:eastAsia="SimSun" w:hAnsi="Times New Roman"/>
          <w:kern w:val="2"/>
          <w:szCs w:val="20"/>
        </w:rPr>
        <w:t xml:space="preserve"> </w:t>
      </w:r>
      <w:r w:rsidR="002A638C">
        <w:rPr>
          <w:rFonts w:ascii="Times New Roman" w:eastAsia="SimSun" w:hAnsi="Times New Roman"/>
          <w:kern w:val="2"/>
          <w:szCs w:val="20"/>
        </w:rPr>
        <w:t>Apr 28</w:t>
      </w:r>
      <w:r w:rsidR="002A638C" w:rsidRPr="002A638C">
        <w:rPr>
          <w:rFonts w:ascii="Times New Roman" w:eastAsia="SimSun" w:hAnsi="Times New Roman"/>
          <w:kern w:val="2"/>
          <w:szCs w:val="20"/>
          <w:vertAlign w:val="superscript"/>
        </w:rPr>
        <w:t>th</w:t>
      </w:r>
      <w:r w:rsidR="002A638C">
        <w:rPr>
          <w:rFonts w:ascii="Times New Roman" w:eastAsia="SimSun" w:hAnsi="Times New Roman"/>
          <w:kern w:val="2"/>
          <w:szCs w:val="20"/>
        </w:rPr>
        <w:t xml:space="preserve"> </w:t>
      </w:r>
      <w:r w:rsidR="00BF06E4">
        <w:rPr>
          <w:rFonts w:ascii="Times New Roman" w:eastAsia="SimSun" w:hAnsi="Times New Roman"/>
          <w:kern w:val="2"/>
          <w:szCs w:val="20"/>
        </w:rPr>
        <w:t>(</w:t>
      </w:r>
      <w:r w:rsidR="00495FCA">
        <w:rPr>
          <w:rFonts w:ascii="Times New Roman" w:eastAsia="SimSun" w:hAnsi="Times New Roman"/>
          <w:kern w:val="2"/>
          <w:szCs w:val="20"/>
        </w:rPr>
        <w:t>1</w:t>
      </w:r>
      <w:r w:rsidR="002A638C">
        <w:rPr>
          <w:rFonts w:ascii="Times New Roman" w:eastAsia="SimSun" w:hAnsi="Times New Roman"/>
          <w:kern w:val="2"/>
          <w:szCs w:val="20"/>
        </w:rPr>
        <w:t>0:20</w:t>
      </w:r>
      <w:r w:rsidR="00211DDC">
        <w:rPr>
          <w:rFonts w:ascii="Times New Roman" w:eastAsia="SimSun" w:hAnsi="Times New Roman"/>
          <w:kern w:val="2"/>
          <w:szCs w:val="20"/>
        </w:rPr>
        <w:t xml:space="preserve"> </w:t>
      </w:r>
      <w:r w:rsidR="004C6230">
        <w:rPr>
          <w:rFonts w:ascii="Times New Roman" w:eastAsia="SimSun" w:hAnsi="Times New Roman"/>
          <w:kern w:val="2"/>
          <w:szCs w:val="20"/>
        </w:rPr>
        <w:t>UTC</w:t>
      </w:r>
      <w:r w:rsidR="007D3E62">
        <w:rPr>
          <w:rFonts w:ascii="Times New Roman" w:eastAsia="SimSun" w:hAnsi="Times New Roman"/>
          <w:kern w:val="2"/>
          <w:szCs w:val="20"/>
        </w:rPr>
        <w:t>)</w:t>
      </w:r>
      <w:r w:rsidR="00233210">
        <w:rPr>
          <w:rFonts w:ascii="Times New Roman" w:eastAsia="SimSun" w:hAnsi="Times New Roman"/>
          <w:kern w:val="2"/>
          <w:szCs w:val="20"/>
        </w:rPr>
        <w:t xml:space="preserve"> </w:t>
      </w:r>
      <w:r w:rsidRPr="000B1042">
        <w:rPr>
          <w:rFonts w:ascii="Times New Roman" w:eastAsia="SimSun" w:hAnsi="Times New Roman"/>
          <w:kern w:val="2"/>
          <w:szCs w:val="20"/>
        </w:rPr>
        <w:t>by</w:t>
      </w:r>
      <w:r w:rsidR="00233210">
        <w:rPr>
          <w:rFonts w:ascii="Times New Roman" w:eastAsia="SimSun" w:hAnsi="Times New Roman"/>
          <w:kern w:val="2"/>
          <w:szCs w:val="20"/>
        </w:rPr>
        <w:t xml:space="preserve"> </w:t>
      </w:r>
      <w:r>
        <w:rPr>
          <w:rFonts w:ascii="Times New Roman" w:eastAsia="SimSun" w:hAnsi="Times New Roman"/>
          <w:kern w:val="2"/>
          <w:szCs w:val="20"/>
        </w:rPr>
        <w:t>Patrick</w:t>
      </w:r>
      <w:r w:rsidR="00233210">
        <w:rPr>
          <w:rFonts w:ascii="Times New Roman" w:eastAsia="SimSun" w:hAnsi="Times New Roman"/>
          <w:kern w:val="2"/>
          <w:szCs w:val="20"/>
        </w:rPr>
        <w:t xml:space="preserve"> </w:t>
      </w:r>
      <w:r>
        <w:rPr>
          <w:rFonts w:ascii="Times New Roman" w:eastAsia="SimSun" w:hAnsi="Times New Roman"/>
          <w:kern w:val="2"/>
          <w:szCs w:val="20"/>
        </w:rPr>
        <w:t>Merias</w:t>
      </w:r>
      <w:r w:rsidR="00233210">
        <w:rPr>
          <w:rFonts w:ascii="Times New Roman" w:eastAsia="SimSun" w:hAnsi="Times New Roman"/>
          <w:kern w:val="2"/>
          <w:szCs w:val="20"/>
        </w:rPr>
        <w:t xml:space="preserve"> </w:t>
      </w:r>
      <w:r w:rsidR="006519AD">
        <w:rPr>
          <w:rFonts w:ascii="Times New Roman" w:eastAsia="SimSun" w:hAnsi="Times New Roman"/>
          <w:kern w:val="2"/>
          <w:szCs w:val="20"/>
        </w:rPr>
        <w:t>-</w:t>
      </w:r>
      <w:r w:rsidR="00233210">
        <w:rPr>
          <w:rFonts w:ascii="Times New Roman" w:eastAsia="SimSun" w:hAnsi="Times New Roman"/>
          <w:kern w:val="2"/>
          <w:szCs w:val="20"/>
        </w:rPr>
        <w:t xml:space="preserve"> </w:t>
      </w:r>
      <w:r>
        <w:rPr>
          <w:rFonts w:ascii="Times New Roman" w:eastAsia="SimSun" w:hAnsi="Times New Roman"/>
          <w:kern w:val="2"/>
          <w:szCs w:val="20"/>
        </w:rPr>
        <w:t>MCC</w:t>
      </w:r>
      <w:r w:rsidR="00233210">
        <w:rPr>
          <w:rFonts w:ascii="Times New Roman" w:eastAsia="SimSun" w:hAnsi="Times New Roman"/>
          <w:kern w:val="2"/>
          <w:szCs w:val="20"/>
        </w:rPr>
        <w:t xml:space="preserve"> </w:t>
      </w:r>
      <w:r>
        <w:rPr>
          <w:rFonts w:ascii="Times New Roman" w:eastAsia="SimSun" w:hAnsi="Times New Roman"/>
          <w:kern w:val="2"/>
          <w:szCs w:val="20"/>
        </w:rPr>
        <w:t>(ETSI</w:t>
      </w:r>
      <w:r w:rsidR="00233210">
        <w:rPr>
          <w:rFonts w:ascii="Times New Roman" w:eastAsia="SimSun" w:hAnsi="Times New Roman"/>
          <w:kern w:val="2"/>
          <w:szCs w:val="20"/>
        </w:rPr>
        <w:t xml:space="preserve"> </w:t>
      </w:r>
      <w:r>
        <w:rPr>
          <w:rFonts w:ascii="Times New Roman" w:eastAsia="SimSun" w:hAnsi="Times New Roman"/>
          <w:kern w:val="2"/>
          <w:szCs w:val="20"/>
        </w:rPr>
        <w:t>Mobile</w:t>
      </w:r>
      <w:r w:rsidR="00233210">
        <w:rPr>
          <w:rFonts w:ascii="Times New Roman" w:eastAsia="SimSun" w:hAnsi="Times New Roman"/>
          <w:kern w:val="2"/>
          <w:szCs w:val="20"/>
        </w:rPr>
        <w:t xml:space="preserve"> </w:t>
      </w:r>
      <w:r>
        <w:rPr>
          <w:rFonts w:ascii="Times New Roman" w:eastAsia="SimSun" w:hAnsi="Times New Roman"/>
          <w:kern w:val="2"/>
          <w:szCs w:val="20"/>
        </w:rPr>
        <w:t>Competence</w:t>
      </w:r>
      <w:r w:rsidR="00233210">
        <w:rPr>
          <w:rFonts w:ascii="Times New Roman" w:eastAsia="SimSun" w:hAnsi="Times New Roman"/>
          <w:kern w:val="2"/>
          <w:szCs w:val="20"/>
        </w:rPr>
        <w:t xml:space="preserve"> </w:t>
      </w:r>
      <w:r>
        <w:rPr>
          <w:rFonts w:ascii="Times New Roman" w:eastAsia="SimSun" w:hAnsi="Times New Roman"/>
          <w:kern w:val="2"/>
          <w:szCs w:val="20"/>
        </w:rPr>
        <w:t>Center)</w:t>
      </w:r>
      <w:r w:rsidR="00233210">
        <w:rPr>
          <w:rFonts w:ascii="Times New Roman" w:eastAsia="SimSun" w:hAnsi="Times New Roman"/>
          <w:kern w:val="2"/>
          <w:szCs w:val="20"/>
        </w:rPr>
        <w:t xml:space="preserve"> </w:t>
      </w:r>
      <w:r>
        <w:rPr>
          <w:rFonts w:ascii="Times New Roman" w:eastAsia="SimSun" w:hAnsi="Times New Roman"/>
          <w:kern w:val="2"/>
          <w:szCs w:val="20"/>
        </w:rPr>
        <w:t>and</w:t>
      </w:r>
      <w:r w:rsidR="00233210">
        <w:rPr>
          <w:rFonts w:ascii="Times New Roman" w:eastAsia="SimSun" w:hAnsi="Times New Roman"/>
          <w:kern w:val="2"/>
          <w:szCs w:val="20"/>
        </w:rPr>
        <w:t xml:space="preserve"> </w:t>
      </w:r>
      <w:r w:rsidR="0040637E">
        <w:rPr>
          <w:rFonts w:ascii="Times New Roman" w:eastAsia="SimSun" w:hAnsi="Times New Roman"/>
          <w:kern w:val="2"/>
          <w:szCs w:val="20"/>
        </w:rPr>
        <w:t>provides</w:t>
      </w:r>
      <w:r w:rsidR="00233210">
        <w:rPr>
          <w:rFonts w:ascii="Times New Roman" w:eastAsia="SimSun" w:hAnsi="Times New Roman"/>
          <w:kern w:val="2"/>
          <w:szCs w:val="20"/>
        </w:rPr>
        <w:t xml:space="preserve"> </w:t>
      </w:r>
      <w:r w:rsidR="0040637E">
        <w:rPr>
          <w:rFonts w:ascii="Times New Roman" w:eastAsia="SimSun" w:hAnsi="Times New Roman"/>
          <w:kern w:val="2"/>
          <w:szCs w:val="20"/>
        </w:rPr>
        <w:t>the</w:t>
      </w:r>
      <w:r w:rsidR="00233210">
        <w:rPr>
          <w:rFonts w:ascii="Times New Roman" w:eastAsia="SimSun" w:hAnsi="Times New Roman"/>
          <w:kern w:val="2"/>
          <w:szCs w:val="20"/>
        </w:rPr>
        <w:t xml:space="preserve"> </w:t>
      </w:r>
      <w:r w:rsidR="0040637E">
        <w:rPr>
          <w:rFonts w:ascii="Times New Roman" w:eastAsia="SimSun" w:hAnsi="Times New Roman"/>
          <w:kern w:val="2"/>
          <w:szCs w:val="20"/>
        </w:rPr>
        <w:t>report</w:t>
      </w:r>
      <w:r w:rsidR="00233210">
        <w:rPr>
          <w:rFonts w:ascii="Times New Roman" w:eastAsia="SimSun" w:hAnsi="Times New Roman"/>
          <w:kern w:val="2"/>
          <w:szCs w:val="20"/>
        </w:rPr>
        <w:t xml:space="preserve"> </w:t>
      </w:r>
      <w:r w:rsidR="0040637E">
        <w:rPr>
          <w:rFonts w:ascii="Times New Roman" w:eastAsia="SimSun" w:hAnsi="Times New Roman"/>
          <w:kern w:val="2"/>
          <w:szCs w:val="20"/>
        </w:rPr>
        <w:t>from</w:t>
      </w:r>
      <w:r w:rsidR="00233210">
        <w:rPr>
          <w:rFonts w:ascii="Times New Roman" w:eastAsia="SimSun" w:hAnsi="Times New Roman"/>
          <w:kern w:val="2"/>
          <w:szCs w:val="20"/>
        </w:rPr>
        <w:t xml:space="preserve"> </w:t>
      </w:r>
      <w:r w:rsidR="0040637E">
        <w:rPr>
          <w:rFonts w:ascii="Times New Roman" w:eastAsia="SimSun" w:hAnsi="Times New Roman"/>
          <w:kern w:val="2"/>
          <w:szCs w:val="20"/>
        </w:rPr>
        <w:t>RAN1#</w:t>
      </w:r>
      <w:r w:rsidR="0029773F">
        <w:rPr>
          <w:rFonts w:ascii="Times New Roman" w:eastAsia="SimSun" w:hAnsi="Times New Roman"/>
          <w:kern w:val="2"/>
          <w:szCs w:val="20"/>
        </w:rPr>
        <w:t>10</w:t>
      </w:r>
      <w:r w:rsidR="002A638C">
        <w:rPr>
          <w:rFonts w:ascii="Times New Roman" w:eastAsia="SimSun" w:hAnsi="Times New Roman"/>
          <w:kern w:val="2"/>
          <w:szCs w:val="20"/>
        </w:rPr>
        <w:t>8</w:t>
      </w:r>
      <w:r w:rsidR="00495FCA">
        <w:rPr>
          <w:rFonts w:ascii="Times New Roman" w:eastAsia="SimSun" w:hAnsi="Times New Roman"/>
          <w:kern w:val="2"/>
          <w:szCs w:val="20"/>
        </w:rPr>
        <w:t xml:space="preserve"> </w:t>
      </w:r>
      <w:r w:rsidR="0029773F">
        <w:rPr>
          <w:rFonts w:ascii="Times New Roman" w:eastAsia="SimSun" w:hAnsi="Times New Roman"/>
          <w:kern w:val="2"/>
          <w:szCs w:val="20"/>
        </w:rPr>
        <w:t>e</w:t>
      </w:r>
      <w:r w:rsidR="00495FCA">
        <w:rPr>
          <w:rFonts w:ascii="Times New Roman" w:eastAsia="SimSun" w:hAnsi="Times New Roman"/>
          <w:kern w:val="2"/>
          <w:szCs w:val="20"/>
        </w:rPr>
        <w:t>-</w:t>
      </w:r>
      <w:r w:rsidR="0040637E">
        <w:rPr>
          <w:rFonts w:ascii="Times New Roman" w:eastAsia="SimSun" w:hAnsi="Times New Roman"/>
          <w:kern w:val="2"/>
          <w:szCs w:val="20"/>
        </w:rPr>
        <w:t>meeting.</w:t>
      </w:r>
    </w:p>
    <w:p w14:paraId="177995E2" w14:textId="15522887" w:rsidR="0040637E" w:rsidRPr="00A26968" w:rsidRDefault="0040637E" w:rsidP="0040637E">
      <w:pPr>
        <w:rPr>
          <w:lang w:eastAsia="x-none"/>
        </w:rPr>
      </w:pPr>
      <w:r w:rsidRPr="00E57497">
        <w:rPr>
          <w:b/>
          <w:szCs w:val="20"/>
        </w:rPr>
        <w:t>Decision:</w:t>
      </w:r>
      <w:r w:rsidR="00233210" w:rsidRPr="00E57497">
        <w:rPr>
          <w:b/>
          <w:szCs w:val="20"/>
        </w:rPr>
        <w:t xml:space="preserve"> </w:t>
      </w:r>
      <w:r w:rsidR="006B6ED4" w:rsidRPr="00E57497">
        <w:rPr>
          <w:lang w:val="en-US"/>
        </w:rPr>
        <w:t>According</w:t>
      </w:r>
      <w:r w:rsidR="00233210" w:rsidRPr="00E57497">
        <w:rPr>
          <w:lang w:val="en-US"/>
        </w:rPr>
        <w:t xml:space="preserve"> </w:t>
      </w:r>
      <w:r w:rsidR="006B6ED4" w:rsidRPr="00E57497">
        <w:rPr>
          <w:lang w:val="en-US"/>
        </w:rPr>
        <w:t>to</w:t>
      </w:r>
      <w:r w:rsidR="00233210" w:rsidRPr="00E57497">
        <w:rPr>
          <w:lang w:val="en-US"/>
        </w:rPr>
        <w:t xml:space="preserve"> </w:t>
      </w:r>
      <w:r w:rsidR="006B6ED4" w:rsidRPr="00E57497">
        <w:rPr>
          <w:lang w:val="en-US"/>
        </w:rPr>
        <w:t>RAN1</w:t>
      </w:r>
      <w:r w:rsidR="00233210" w:rsidRPr="00E57497">
        <w:rPr>
          <w:lang w:val="en-US"/>
        </w:rPr>
        <w:t xml:space="preserve"> </w:t>
      </w:r>
      <w:r w:rsidR="006B6ED4" w:rsidRPr="00E57497">
        <w:rPr>
          <w:lang w:val="en-US"/>
        </w:rPr>
        <w:t>chair's</w:t>
      </w:r>
      <w:r w:rsidR="00233210" w:rsidRPr="00E57497">
        <w:rPr>
          <w:lang w:val="en-US"/>
        </w:rPr>
        <w:t xml:space="preserve"> </w:t>
      </w:r>
      <w:r w:rsidR="006B6ED4" w:rsidRPr="00E57497">
        <w:rPr>
          <w:lang w:val="en-US"/>
        </w:rPr>
        <w:t>email</w:t>
      </w:r>
      <w:r w:rsidR="00233210" w:rsidRPr="00E57497">
        <w:rPr>
          <w:lang w:val="en-US"/>
        </w:rPr>
        <w:t xml:space="preserve"> </w:t>
      </w:r>
      <w:r w:rsidR="006B6ED4" w:rsidRPr="00E57497">
        <w:rPr>
          <w:lang w:val="en-US"/>
        </w:rPr>
        <w:t>posted</w:t>
      </w:r>
      <w:r w:rsidR="00233210" w:rsidRPr="00E57497">
        <w:rPr>
          <w:lang w:val="en-US"/>
        </w:rPr>
        <w:t xml:space="preserve"> </w:t>
      </w:r>
      <w:r w:rsidR="006D6293" w:rsidRPr="00E57497">
        <w:rPr>
          <w:lang w:eastAsia="x-none"/>
        </w:rPr>
        <w:t xml:space="preserve">on </w:t>
      </w:r>
      <w:r w:rsidR="00E57497">
        <w:rPr>
          <w:lang w:eastAsia="x-none"/>
        </w:rPr>
        <w:t>May 11</w:t>
      </w:r>
      <w:r w:rsidR="00E57497" w:rsidRPr="00E57497">
        <w:rPr>
          <w:vertAlign w:val="superscript"/>
          <w:lang w:eastAsia="x-none"/>
        </w:rPr>
        <w:t>th</w:t>
      </w:r>
      <w:r w:rsidR="00E57497">
        <w:rPr>
          <w:lang w:eastAsia="x-none"/>
        </w:rPr>
        <w:t xml:space="preserve"> </w:t>
      </w:r>
      <w:r w:rsidR="006D6293" w:rsidRPr="00E57497">
        <w:rPr>
          <w:lang w:eastAsia="x-none"/>
        </w:rPr>
        <w:t>(</w:t>
      </w:r>
      <w:r w:rsidR="00E57497">
        <w:rPr>
          <w:lang w:eastAsia="x-none"/>
        </w:rPr>
        <w:t>13</w:t>
      </w:r>
      <w:r w:rsidR="006D6293" w:rsidRPr="00E57497">
        <w:rPr>
          <w:lang w:eastAsia="x-none"/>
        </w:rPr>
        <w:t>:</w:t>
      </w:r>
      <w:r w:rsidR="00E57497">
        <w:rPr>
          <w:lang w:eastAsia="x-none"/>
        </w:rPr>
        <w:t>58</w:t>
      </w:r>
      <w:r w:rsidR="006D6293" w:rsidRPr="00E57497">
        <w:rPr>
          <w:lang w:eastAsia="x-none"/>
        </w:rPr>
        <w:t xml:space="preserve"> UTC)</w:t>
      </w:r>
      <w:r w:rsidR="006B6ED4" w:rsidRPr="00E57497">
        <w:rPr>
          <w:lang w:val="en-US"/>
        </w:rPr>
        <w:t>,</w:t>
      </w:r>
      <w:r w:rsidR="00233210" w:rsidRPr="00E57497">
        <w:rPr>
          <w:lang w:val="en-US"/>
        </w:rPr>
        <w:t xml:space="preserve"> </w:t>
      </w:r>
      <w:r w:rsidR="006B6ED4" w:rsidRPr="00E57497">
        <w:rPr>
          <w:lang w:val="en-US"/>
        </w:rPr>
        <w:t>there</w:t>
      </w:r>
      <w:r w:rsidR="00233210" w:rsidRPr="00E57497">
        <w:rPr>
          <w:lang w:val="en-US"/>
        </w:rPr>
        <w:t xml:space="preserve"> </w:t>
      </w:r>
      <w:r w:rsidR="006B6ED4" w:rsidRPr="00E57497">
        <w:rPr>
          <w:lang w:val="en-US"/>
        </w:rPr>
        <w:t>are</w:t>
      </w:r>
      <w:r w:rsidR="00233210" w:rsidRPr="00E57497">
        <w:rPr>
          <w:lang w:val="en-US"/>
        </w:rPr>
        <w:t xml:space="preserve"> </w:t>
      </w:r>
      <w:r w:rsidR="006B6ED4" w:rsidRPr="00E57497">
        <w:rPr>
          <w:lang w:val="en-US"/>
        </w:rPr>
        <w:t>no</w:t>
      </w:r>
      <w:r w:rsidR="00233210" w:rsidRPr="00E57497">
        <w:rPr>
          <w:lang w:val="en-US"/>
        </w:rPr>
        <w:t xml:space="preserve"> </w:t>
      </w:r>
      <w:r w:rsidR="006B6ED4" w:rsidRPr="00E57497">
        <w:rPr>
          <w:lang w:val="en-US"/>
        </w:rPr>
        <w:t>comments</w:t>
      </w:r>
      <w:r w:rsidR="00233210" w:rsidRPr="00E57497">
        <w:rPr>
          <w:lang w:val="en-US"/>
        </w:rPr>
        <w:t xml:space="preserve"> </w:t>
      </w:r>
      <w:r w:rsidR="006B6ED4" w:rsidRPr="00E57497">
        <w:rPr>
          <w:lang w:val="en-US"/>
        </w:rPr>
        <w:t>to</w:t>
      </w:r>
      <w:r w:rsidR="00233210" w:rsidRPr="00E57497">
        <w:rPr>
          <w:lang w:val="en-US"/>
        </w:rPr>
        <w:t xml:space="preserve"> </w:t>
      </w:r>
      <w:r w:rsidR="006B6ED4" w:rsidRPr="00E57497">
        <w:rPr>
          <w:lang w:val="en-US"/>
        </w:rPr>
        <w:t>RAN1#</w:t>
      </w:r>
      <w:r w:rsidR="004C6230" w:rsidRPr="00E57497">
        <w:rPr>
          <w:lang w:val="en-US"/>
        </w:rPr>
        <w:t>10</w:t>
      </w:r>
      <w:r w:rsidR="002A638C" w:rsidRPr="00E57497">
        <w:rPr>
          <w:lang w:val="en-US"/>
        </w:rPr>
        <w:t>8</w:t>
      </w:r>
      <w:r w:rsidR="004C6230" w:rsidRPr="00E57497">
        <w:rPr>
          <w:lang w:val="en-US"/>
        </w:rPr>
        <w:t>-e</w:t>
      </w:r>
      <w:r w:rsidR="00233210" w:rsidRPr="00E57497">
        <w:rPr>
          <w:lang w:val="en-US"/>
        </w:rPr>
        <w:t xml:space="preserve"> </w:t>
      </w:r>
      <w:r w:rsidR="004C6230" w:rsidRPr="00E57497">
        <w:rPr>
          <w:lang w:val="en-US"/>
        </w:rPr>
        <w:t>meeting</w:t>
      </w:r>
      <w:r w:rsidR="00233210" w:rsidRPr="00E57497">
        <w:rPr>
          <w:lang w:val="en-US"/>
        </w:rPr>
        <w:t xml:space="preserve"> </w:t>
      </w:r>
      <w:r w:rsidR="006B6ED4" w:rsidRPr="00E57497">
        <w:rPr>
          <w:lang w:val="en-US"/>
        </w:rPr>
        <w:t>report</w:t>
      </w:r>
      <w:r w:rsidR="00233210" w:rsidRPr="00E57497">
        <w:rPr>
          <w:lang w:val="en-US"/>
        </w:rPr>
        <w:t xml:space="preserve"> </w:t>
      </w:r>
      <w:r w:rsidR="006B6ED4" w:rsidRPr="00E57497">
        <w:rPr>
          <w:lang w:val="en-US"/>
        </w:rPr>
        <w:t>which</w:t>
      </w:r>
      <w:r w:rsidR="00233210" w:rsidRPr="00E57497">
        <w:rPr>
          <w:lang w:val="en-US"/>
        </w:rPr>
        <w:t xml:space="preserve"> </w:t>
      </w:r>
      <w:r w:rsidR="006B6ED4" w:rsidRPr="00E57497">
        <w:rPr>
          <w:lang w:val="en-US"/>
        </w:rPr>
        <w:t>is</w:t>
      </w:r>
      <w:r w:rsidR="00233210" w:rsidRPr="00E57497">
        <w:rPr>
          <w:lang w:val="en-US"/>
        </w:rPr>
        <w:t xml:space="preserve"> </w:t>
      </w:r>
      <w:r w:rsidRPr="00E57497">
        <w:rPr>
          <w:szCs w:val="20"/>
        </w:rPr>
        <w:t>approved.</w:t>
      </w:r>
    </w:p>
    <w:p w14:paraId="7DEEE286" w14:textId="14D6F167" w:rsidR="005E5BE4" w:rsidRDefault="005E5BE4" w:rsidP="005C677F">
      <w:pPr>
        <w:pStyle w:val="Heading1"/>
      </w:pPr>
      <w:bookmarkStart w:id="18" w:name="_Toc105521293"/>
      <w:r>
        <w:t>Incoming</w:t>
      </w:r>
      <w:r w:rsidR="00233210">
        <w:t xml:space="preserve"> </w:t>
      </w:r>
      <w:r>
        <w:t>Liaison</w:t>
      </w:r>
      <w:r w:rsidR="00233210">
        <w:t xml:space="preserve"> </w:t>
      </w:r>
      <w:r>
        <w:t>Statements</w:t>
      </w:r>
      <w:bookmarkEnd w:id="17"/>
      <w:bookmarkEnd w:id="18"/>
    </w:p>
    <w:p w14:paraId="6CFCF87E" w14:textId="27426C50" w:rsidR="00A23AC9" w:rsidRDefault="00A20D09" w:rsidP="002728DB">
      <w:bookmarkStart w:id="19" w:name="_Toc69031207"/>
      <w:r w:rsidRPr="00A20D09">
        <w:t>[10</w:t>
      </w:r>
      <w:r w:rsidR="00B12940">
        <w:t>9</w:t>
      </w:r>
      <w:r w:rsidRPr="00A20D09">
        <w:t xml:space="preserve">-e-Prep-AI5] </w:t>
      </w:r>
      <w:r w:rsidR="00A23AC9" w:rsidRPr="00F653F8">
        <w:t>– RAN1 Chair</w:t>
      </w:r>
    </w:p>
    <w:p w14:paraId="4F55D699" w14:textId="705239E6" w:rsidR="00A23AC9" w:rsidRDefault="00A23AC9" w:rsidP="002728DB">
      <w:r w:rsidRPr="00A23AC9">
        <w:t>Preparation phase for Incoming LSs</w:t>
      </w:r>
      <w:r>
        <w:t xml:space="preserve"> by </w:t>
      </w:r>
      <w:r w:rsidR="00B12940">
        <w:t>Apr 29</w:t>
      </w:r>
      <w:r w:rsidR="00B12940" w:rsidRPr="00B12940">
        <w:rPr>
          <w:vertAlign w:val="superscript"/>
        </w:rPr>
        <w:t>th</w:t>
      </w:r>
      <w:r w:rsidR="00B12940">
        <w:t xml:space="preserve"> </w:t>
      </w:r>
    </w:p>
    <w:p w14:paraId="517AA49C" w14:textId="367D0E2E" w:rsidR="00A23AC9" w:rsidRPr="00B12940" w:rsidRDefault="001B5688" w:rsidP="002728DB">
      <w:pPr>
        <w:rPr>
          <w:b/>
          <w:bCs/>
          <w:lang w:eastAsia="x-none"/>
        </w:rPr>
      </w:pPr>
      <w:hyperlink r:id="rId16" w:history="1">
        <w:r w:rsidR="000B5C49">
          <w:rPr>
            <w:rStyle w:val="Hyperlink"/>
            <w:b/>
            <w:bCs/>
            <w:lang w:eastAsia="x-none"/>
          </w:rPr>
          <w:t>R1-2205148</w:t>
        </w:r>
      </w:hyperlink>
      <w:r w:rsidR="00B12940" w:rsidRPr="00B12940">
        <w:rPr>
          <w:b/>
          <w:bCs/>
          <w:lang w:eastAsia="x-none"/>
        </w:rPr>
        <w:tab/>
        <w:t>Incoming LS handling for RAN1#109-e</w:t>
      </w:r>
      <w:r w:rsidR="00B12940" w:rsidRPr="00B12940">
        <w:rPr>
          <w:b/>
          <w:bCs/>
          <w:lang w:eastAsia="x-none"/>
        </w:rPr>
        <w:tab/>
        <w:t>RAN1 Chair</w:t>
      </w:r>
    </w:p>
    <w:bookmarkEnd w:id="19"/>
    <w:p w14:paraId="07B0C1BB" w14:textId="77777777" w:rsidR="007D7F59" w:rsidRDefault="007D7F59" w:rsidP="007D7F59">
      <w:pPr>
        <w:rPr>
          <w:lang w:eastAsia="x-none"/>
        </w:rPr>
      </w:pPr>
    </w:p>
    <w:p w14:paraId="2304E2ED" w14:textId="77777777" w:rsidR="007D7F59" w:rsidRPr="001B141B" w:rsidRDefault="007D7F59" w:rsidP="007D7F59">
      <w:pPr>
        <w:rPr>
          <w:b/>
          <w:u w:val="single"/>
          <w:lang w:eastAsia="x-none"/>
        </w:rPr>
      </w:pPr>
      <w:r w:rsidRPr="007127F2">
        <w:rPr>
          <w:b/>
          <w:u w:val="single"/>
          <w:lang w:eastAsia="x-none"/>
        </w:rPr>
        <w:t>Release 1</w:t>
      </w:r>
      <w:r>
        <w:rPr>
          <w:b/>
          <w:u w:val="single"/>
          <w:lang w:eastAsia="x-none"/>
        </w:rPr>
        <w:t>6 - LTE_NR_DC_CA_enh</w:t>
      </w:r>
    </w:p>
    <w:p w14:paraId="0D825639" w14:textId="62D52229" w:rsidR="007D7F59" w:rsidRPr="00F1460D" w:rsidRDefault="001B5688" w:rsidP="007D7F59">
      <w:pPr>
        <w:rPr>
          <w:b/>
          <w:bCs/>
          <w:lang w:eastAsia="x-none"/>
        </w:rPr>
      </w:pPr>
      <w:hyperlink r:id="rId17" w:history="1">
        <w:r w:rsidR="000B5C49">
          <w:rPr>
            <w:rStyle w:val="Hyperlink"/>
            <w:b/>
            <w:bCs/>
            <w:lang w:eastAsia="x-none"/>
          </w:rPr>
          <w:t>R1-2203030</w:t>
        </w:r>
      </w:hyperlink>
      <w:r w:rsidR="007D7F59" w:rsidRPr="00F1460D">
        <w:rPr>
          <w:b/>
          <w:bCs/>
          <w:lang w:eastAsia="x-none"/>
        </w:rPr>
        <w:tab/>
        <w:t>Reply LS on power control for NR-DC</w:t>
      </w:r>
      <w:r w:rsidR="007D7F59" w:rsidRPr="00F1460D">
        <w:rPr>
          <w:b/>
          <w:bCs/>
          <w:lang w:eastAsia="x-none"/>
        </w:rPr>
        <w:tab/>
        <w:t>RAN4, OPPO, vivo</w:t>
      </w:r>
    </w:p>
    <w:p w14:paraId="5C327E0E" w14:textId="76205646" w:rsidR="007D7F59" w:rsidRDefault="001B5688" w:rsidP="007D7F59">
      <w:pPr>
        <w:rPr>
          <w:lang w:eastAsia="x-none"/>
        </w:rPr>
      </w:pPr>
      <w:hyperlink r:id="rId18" w:history="1">
        <w:r w:rsidR="000B5C49">
          <w:rPr>
            <w:rStyle w:val="Hyperlink"/>
            <w:lang w:eastAsia="x-none"/>
          </w:rPr>
          <w:t>R1-2203496</w:t>
        </w:r>
      </w:hyperlink>
      <w:r w:rsidR="007D7F59">
        <w:rPr>
          <w:lang w:eastAsia="x-none"/>
        </w:rPr>
        <w:tab/>
        <w:t>Discussion on power control for NR-DC in FR2</w:t>
      </w:r>
      <w:r w:rsidR="007D7F59">
        <w:rPr>
          <w:lang w:eastAsia="x-none"/>
        </w:rPr>
        <w:tab/>
        <w:t>vivo</w:t>
      </w:r>
    </w:p>
    <w:p w14:paraId="181AC584" w14:textId="6DDAD366" w:rsidR="007D7F59" w:rsidRDefault="001B5688" w:rsidP="007D7F59">
      <w:pPr>
        <w:rPr>
          <w:lang w:eastAsia="x-none"/>
        </w:rPr>
      </w:pPr>
      <w:hyperlink r:id="rId19" w:history="1">
        <w:r w:rsidR="000B5C49">
          <w:rPr>
            <w:rStyle w:val="Hyperlink"/>
            <w:lang w:eastAsia="x-none"/>
          </w:rPr>
          <w:t>R1-2204965</w:t>
        </w:r>
      </w:hyperlink>
      <w:r w:rsidR="007D7F59">
        <w:rPr>
          <w:lang w:eastAsia="x-none"/>
        </w:rPr>
        <w:tab/>
        <w:t>Discussion on Reply LS from RAN4 on power control for NR-DC</w:t>
      </w:r>
      <w:r w:rsidR="007D7F59">
        <w:rPr>
          <w:lang w:eastAsia="x-none"/>
        </w:rPr>
        <w:tab/>
        <w:t>Ericsson</w:t>
      </w:r>
    </w:p>
    <w:p w14:paraId="5618180B" w14:textId="276D6CD6" w:rsidR="007D7F59" w:rsidRDefault="00F1460D" w:rsidP="007D7F59">
      <w:pPr>
        <w:rPr>
          <w:lang w:eastAsia="x-none"/>
        </w:rPr>
      </w:pPr>
      <w:r w:rsidRPr="00F1460D">
        <w:rPr>
          <w:b/>
          <w:bCs/>
          <w:lang w:eastAsia="x-none"/>
        </w:rPr>
        <w:t>Decision:</w:t>
      </w:r>
      <w:r>
        <w:rPr>
          <w:lang w:eastAsia="x-none"/>
        </w:rPr>
        <w:t xml:space="preserve"> </w:t>
      </w:r>
      <w:r w:rsidR="007D7F59">
        <w:rPr>
          <w:lang w:eastAsia="x-none"/>
        </w:rPr>
        <w:t xml:space="preserve">To be discussed as part of Rel-16 MR DC/CA maintenance under agenda item 7.2.10 together with </w:t>
      </w:r>
      <w:hyperlink r:id="rId20" w:history="1">
        <w:r w:rsidR="000B5C49">
          <w:rPr>
            <w:rStyle w:val="Hyperlink"/>
            <w:lang w:eastAsia="x-none"/>
          </w:rPr>
          <w:t>R1-2203187</w:t>
        </w:r>
      </w:hyperlink>
      <w:r w:rsidR="007D7F59">
        <w:rPr>
          <w:lang w:eastAsia="x-none"/>
        </w:rPr>
        <w:t xml:space="preserve">, </w:t>
      </w:r>
      <w:hyperlink r:id="rId21" w:history="1">
        <w:r w:rsidR="000B5C49">
          <w:rPr>
            <w:rStyle w:val="Hyperlink"/>
            <w:lang w:eastAsia="x-none"/>
          </w:rPr>
          <w:t>R1-2204198</w:t>
        </w:r>
      </w:hyperlink>
      <w:r w:rsidR="007D7F59">
        <w:rPr>
          <w:lang w:eastAsia="x-none"/>
        </w:rPr>
        <w:t>,</w:t>
      </w:r>
      <w:r w:rsidR="007D7F59" w:rsidRPr="00040D47">
        <w:rPr>
          <w:lang w:eastAsia="x-none"/>
        </w:rPr>
        <w:t xml:space="preserve"> </w:t>
      </w:r>
      <w:hyperlink r:id="rId22" w:history="1">
        <w:r w:rsidR="000B5C49">
          <w:rPr>
            <w:rStyle w:val="Hyperlink"/>
            <w:lang w:eastAsia="x-none"/>
          </w:rPr>
          <w:t>R1-2204334</w:t>
        </w:r>
      </w:hyperlink>
      <w:r w:rsidR="007D7F59">
        <w:rPr>
          <w:lang w:eastAsia="x-none"/>
        </w:rPr>
        <w:t xml:space="preserve"> under 7.2.10. As part of the discussion, decide whether further RAN1 action is needed in response to the RAN4 LS.</w:t>
      </w:r>
    </w:p>
    <w:p w14:paraId="755F3596" w14:textId="77777777" w:rsidR="007D7F59" w:rsidRDefault="007D7F59" w:rsidP="007D7F59">
      <w:pPr>
        <w:rPr>
          <w:u w:val="single"/>
          <w:lang w:eastAsia="x-none"/>
        </w:rPr>
      </w:pPr>
    </w:p>
    <w:p w14:paraId="6097A24B" w14:textId="77777777" w:rsidR="007D7F59" w:rsidRPr="001B141B" w:rsidRDefault="007D7F59" w:rsidP="007D7F59">
      <w:pPr>
        <w:rPr>
          <w:b/>
          <w:u w:val="single"/>
          <w:lang w:eastAsia="x-none"/>
        </w:rPr>
      </w:pPr>
      <w:r w:rsidRPr="007127F2">
        <w:rPr>
          <w:b/>
          <w:u w:val="single"/>
          <w:lang w:eastAsia="x-none"/>
        </w:rPr>
        <w:t>Release 1</w:t>
      </w:r>
      <w:r>
        <w:rPr>
          <w:b/>
          <w:u w:val="single"/>
          <w:lang w:eastAsia="x-none"/>
        </w:rPr>
        <w:t>6 - NR_newRAT</w:t>
      </w:r>
      <w:r w:rsidRPr="001B141B">
        <w:rPr>
          <w:b/>
          <w:u w:val="single"/>
          <w:lang w:eastAsia="x-none"/>
        </w:rPr>
        <w:t>, TEI16</w:t>
      </w:r>
    </w:p>
    <w:p w14:paraId="3439F92E" w14:textId="6CDCFB1A" w:rsidR="007D7F59" w:rsidRPr="00600E20" w:rsidRDefault="001B5688" w:rsidP="007D7F59">
      <w:pPr>
        <w:rPr>
          <w:b/>
          <w:bCs/>
          <w:lang w:eastAsia="x-none"/>
        </w:rPr>
      </w:pPr>
      <w:hyperlink r:id="rId23" w:history="1">
        <w:r w:rsidR="000B5C49">
          <w:rPr>
            <w:rStyle w:val="Hyperlink"/>
            <w:b/>
            <w:bCs/>
            <w:lang w:eastAsia="x-none"/>
          </w:rPr>
          <w:t>R1-2203043</w:t>
        </w:r>
      </w:hyperlink>
      <w:r w:rsidR="007D7F59" w:rsidRPr="00600E20">
        <w:rPr>
          <w:b/>
          <w:bCs/>
          <w:lang w:eastAsia="x-none"/>
        </w:rPr>
        <w:tab/>
        <w:t>LS on BWP operation without bandwidth restriction</w:t>
      </w:r>
      <w:r w:rsidR="007D7F59" w:rsidRPr="00600E20">
        <w:rPr>
          <w:b/>
          <w:bCs/>
          <w:lang w:eastAsia="x-none"/>
        </w:rPr>
        <w:tab/>
        <w:t>RAN2, Qualcomm</w:t>
      </w:r>
    </w:p>
    <w:p w14:paraId="2F191CB3" w14:textId="1A924544" w:rsidR="007D7F59" w:rsidRDefault="001B5688" w:rsidP="007D7F59">
      <w:pPr>
        <w:rPr>
          <w:lang w:eastAsia="x-none"/>
        </w:rPr>
      </w:pPr>
      <w:hyperlink r:id="rId24" w:history="1">
        <w:r w:rsidR="000B5C49">
          <w:rPr>
            <w:rStyle w:val="Hyperlink"/>
            <w:lang w:eastAsia="x-none"/>
          </w:rPr>
          <w:t>R1-2203494</w:t>
        </w:r>
      </w:hyperlink>
      <w:r w:rsidR="007D7F59" w:rsidRPr="003161EF">
        <w:rPr>
          <w:lang w:eastAsia="x-none"/>
        </w:rPr>
        <w:tab/>
        <w:t>Draft Reply LS on BWP operation without bandwidth restriction</w:t>
      </w:r>
      <w:r w:rsidR="007D7F59" w:rsidRPr="003161EF">
        <w:rPr>
          <w:lang w:eastAsia="x-none"/>
        </w:rPr>
        <w:tab/>
        <w:t>vivo</w:t>
      </w:r>
    </w:p>
    <w:p w14:paraId="716EC156" w14:textId="62B4D3B3" w:rsidR="007D7F59" w:rsidRDefault="001B5688" w:rsidP="007D7F59">
      <w:pPr>
        <w:rPr>
          <w:lang w:eastAsia="x-none"/>
        </w:rPr>
      </w:pPr>
      <w:hyperlink r:id="rId25" w:history="1">
        <w:r w:rsidR="000B5C49">
          <w:rPr>
            <w:rStyle w:val="Hyperlink"/>
            <w:lang w:eastAsia="x-none"/>
          </w:rPr>
          <w:t>R1-2203846</w:t>
        </w:r>
      </w:hyperlink>
      <w:r w:rsidR="007D7F59">
        <w:rPr>
          <w:lang w:eastAsia="x-none"/>
        </w:rPr>
        <w:tab/>
        <w:t>Draft reply LS on BWP operation without bandwidth restriction</w:t>
      </w:r>
      <w:r w:rsidR="007D7F59">
        <w:rPr>
          <w:lang w:eastAsia="x-none"/>
        </w:rPr>
        <w:tab/>
        <w:t>Samsung</w:t>
      </w:r>
    </w:p>
    <w:p w14:paraId="3B6A08B7" w14:textId="4EB03635" w:rsidR="00600E20" w:rsidRPr="00AB5C38" w:rsidRDefault="001B5688" w:rsidP="00600E20">
      <w:pPr>
        <w:rPr>
          <w:lang w:val="en-US" w:eastAsia="x-none"/>
        </w:rPr>
      </w:pPr>
      <w:hyperlink r:id="rId26" w:history="1">
        <w:r w:rsidR="000B5C49">
          <w:rPr>
            <w:rStyle w:val="Hyperlink"/>
            <w:lang w:val="en-US" w:eastAsia="x-none"/>
          </w:rPr>
          <w:t>R1-2204035</w:t>
        </w:r>
      </w:hyperlink>
      <w:r w:rsidR="00600E20" w:rsidRPr="00AB5C38">
        <w:rPr>
          <w:lang w:val="en-US" w:eastAsia="x-none"/>
        </w:rPr>
        <w:tab/>
        <w:t>Discussion of BWP operation without bandwidth restriction</w:t>
      </w:r>
      <w:r w:rsidR="00600E20" w:rsidRPr="00AB5C38">
        <w:rPr>
          <w:lang w:val="en-US" w:eastAsia="x-none"/>
        </w:rPr>
        <w:tab/>
        <w:t>Ericsson</w:t>
      </w:r>
    </w:p>
    <w:p w14:paraId="40FBF6EE" w14:textId="68DD3DBF" w:rsidR="007D7F59" w:rsidRDefault="001B5688" w:rsidP="007D7F59">
      <w:pPr>
        <w:rPr>
          <w:lang w:eastAsia="x-none"/>
        </w:rPr>
      </w:pPr>
      <w:hyperlink r:id="rId27" w:history="1">
        <w:r w:rsidR="000B5C49">
          <w:rPr>
            <w:rStyle w:val="Hyperlink"/>
            <w:lang w:eastAsia="x-none"/>
          </w:rPr>
          <w:t>R1-2204272</w:t>
        </w:r>
      </w:hyperlink>
      <w:r w:rsidR="007D7F59">
        <w:rPr>
          <w:lang w:eastAsia="x-none"/>
        </w:rPr>
        <w:tab/>
        <w:t>Discussion on RAN2 LS on BWP operation without bandwidth restriction</w:t>
      </w:r>
      <w:r w:rsidR="007D7F59">
        <w:rPr>
          <w:lang w:eastAsia="x-none"/>
        </w:rPr>
        <w:tab/>
        <w:t>CMCC</w:t>
      </w:r>
    </w:p>
    <w:p w14:paraId="1D3CD783" w14:textId="3E001769" w:rsidR="007D7F59" w:rsidRDefault="001B5688" w:rsidP="007D7F59">
      <w:pPr>
        <w:rPr>
          <w:lang w:eastAsia="x-none"/>
        </w:rPr>
      </w:pPr>
      <w:hyperlink r:id="rId28" w:history="1">
        <w:r w:rsidR="000B5C49">
          <w:rPr>
            <w:rStyle w:val="Hyperlink"/>
            <w:lang w:eastAsia="x-none"/>
          </w:rPr>
          <w:t>R1-2204331</w:t>
        </w:r>
      </w:hyperlink>
      <w:r w:rsidR="007D7F59">
        <w:rPr>
          <w:lang w:eastAsia="x-none"/>
        </w:rPr>
        <w:tab/>
        <w:t>[Draft] Reply LS on BWP operation without bandwidth restriction</w:t>
      </w:r>
      <w:r w:rsidR="007D7F59">
        <w:rPr>
          <w:lang w:eastAsia="x-none"/>
        </w:rPr>
        <w:tab/>
        <w:t>ZTE</w:t>
      </w:r>
    </w:p>
    <w:p w14:paraId="42248845" w14:textId="51B0F027" w:rsidR="007D7F59" w:rsidRDefault="001B5688" w:rsidP="007D7F59">
      <w:pPr>
        <w:rPr>
          <w:lang w:eastAsia="x-none"/>
        </w:rPr>
      </w:pPr>
      <w:hyperlink r:id="rId29" w:history="1">
        <w:r w:rsidR="000B5C49">
          <w:rPr>
            <w:rStyle w:val="Hyperlink"/>
            <w:lang w:eastAsia="x-none"/>
          </w:rPr>
          <w:t>R1-2204333</w:t>
        </w:r>
      </w:hyperlink>
      <w:r w:rsidR="007D7F59">
        <w:rPr>
          <w:lang w:eastAsia="x-none"/>
        </w:rPr>
        <w:tab/>
        <w:t>Discussion on BWP operation without bandwidth restriction</w:t>
      </w:r>
      <w:r w:rsidR="007D7F59">
        <w:rPr>
          <w:lang w:eastAsia="x-none"/>
        </w:rPr>
        <w:tab/>
        <w:t>NTT DOCOMO, INC.</w:t>
      </w:r>
    </w:p>
    <w:p w14:paraId="0E8C8414" w14:textId="7974EAB1" w:rsidR="007D7F59" w:rsidRDefault="001B5688" w:rsidP="007D7F59">
      <w:pPr>
        <w:rPr>
          <w:lang w:eastAsia="x-none"/>
        </w:rPr>
      </w:pPr>
      <w:hyperlink r:id="rId30" w:history="1">
        <w:r w:rsidR="000B5C49">
          <w:rPr>
            <w:rStyle w:val="Hyperlink"/>
            <w:lang w:eastAsia="x-none"/>
          </w:rPr>
          <w:t>R1-2204920</w:t>
        </w:r>
      </w:hyperlink>
      <w:r w:rsidR="007D7F59">
        <w:rPr>
          <w:lang w:eastAsia="x-none"/>
        </w:rPr>
        <w:tab/>
        <w:t>Discussion on BWP operation without bandwidth restriction</w:t>
      </w:r>
      <w:r w:rsidR="007D7F59">
        <w:rPr>
          <w:lang w:eastAsia="x-none"/>
        </w:rPr>
        <w:tab/>
        <w:t>Huawei, HiSilicon</w:t>
      </w:r>
    </w:p>
    <w:p w14:paraId="3FB3B1E8" w14:textId="48C72B5B" w:rsidR="007D7F59" w:rsidRDefault="001B5688" w:rsidP="007D7F59">
      <w:pPr>
        <w:rPr>
          <w:lang w:eastAsia="x-none"/>
        </w:rPr>
      </w:pPr>
      <w:hyperlink r:id="rId31" w:history="1">
        <w:r w:rsidR="000B5C49">
          <w:rPr>
            <w:rStyle w:val="Hyperlink"/>
            <w:lang w:eastAsia="x-none"/>
          </w:rPr>
          <w:t>R1-2204971</w:t>
        </w:r>
      </w:hyperlink>
      <w:r w:rsidR="007D7F59">
        <w:rPr>
          <w:lang w:eastAsia="x-none"/>
        </w:rPr>
        <w:tab/>
        <w:t>Discussion on RAN2 LS on BWP operation without bandwidth restriction</w:t>
      </w:r>
      <w:r w:rsidR="007D7F59">
        <w:rPr>
          <w:lang w:eastAsia="x-none"/>
        </w:rPr>
        <w:tab/>
        <w:t>Qualcomm Incorporated</w:t>
      </w:r>
    </w:p>
    <w:p w14:paraId="3CDE46A4" w14:textId="77777777" w:rsidR="007C41F0" w:rsidRPr="00B60BEA" w:rsidRDefault="007D7F59" w:rsidP="007D7F59">
      <w:pPr>
        <w:rPr>
          <w:szCs w:val="20"/>
          <w:lang w:eastAsia="x-none"/>
        </w:rPr>
      </w:pPr>
      <w:r w:rsidRPr="00B60BEA">
        <w:rPr>
          <w:szCs w:val="20"/>
          <w:lang w:eastAsia="x-none"/>
        </w:rPr>
        <w:t xml:space="preserve">[109-e-AI5-LSs-01] </w:t>
      </w:r>
      <w:r w:rsidR="007C41F0" w:rsidRPr="00B60BEA">
        <w:rPr>
          <w:szCs w:val="20"/>
          <w:lang w:eastAsia="x-none"/>
        </w:rPr>
        <w:t>– Fred (Qualcomm)</w:t>
      </w:r>
    </w:p>
    <w:p w14:paraId="6BBCE56C" w14:textId="055D01C1" w:rsidR="007D7F59" w:rsidRPr="00B60BEA" w:rsidRDefault="007D7F59" w:rsidP="007D7F59">
      <w:pPr>
        <w:rPr>
          <w:b/>
          <w:szCs w:val="20"/>
          <w:lang w:eastAsia="x-none"/>
        </w:rPr>
      </w:pPr>
      <w:r w:rsidRPr="00B60BEA">
        <w:rPr>
          <w:szCs w:val="20"/>
          <w:lang w:eastAsia="x-none"/>
        </w:rPr>
        <w:t>Email discussion for incoming LS on BWP operation without bandwidth restriction (</w:t>
      </w:r>
      <w:hyperlink r:id="rId32" w:history="1">
        <w:r w:rsidR="000B5C49">
          <w:rPr>
            <w:rStyle w:val="Hyperlink"/>
            <w:szCs w:val="20"/>
            <w:lang w:eastAsia="x-none"/>
          </w:rPr>
          <w:t>R1-2203043</w:t>
        </w:r>
      </w:hyperlink>
      <w:r w:rsidRPr="00B60BEA">
        <w:rPr>
          <w:rStyle w:val="Hyperlink"/>
          <w:szCs w:val="20"/>
          <w:lang w:eastAsia="x-none"/>
        </w:rPr>
        <w:t>)</w:t>
      </w:r>
      <w:r w:rsidRPr="00B60BEA">
        <w:rPr>
          <w:szCs w:val="20"/>
          <w:lang w:eastAsia="x-none"/>
        </w:rPr>
        <w:t xml:space="preserve"> by May 13</w:t>
      </w:r>
      <w:r w:rsidR="007C41F0" w:rsidRPr="00B60BEA">
        <w:rPr>
          <w:szCs w:val="20"/>
          <w:lang w:eastAsia="x-none"/>
        </w:rPr>
        <w:t xml:space="preserve"> </w:t>
      </w:r>
      <w:r w:rsidR="007C41F0" w:rsidRPr="00B60BEA">
        <w:rPr>
          <w:szCs w:val="20"/>
          <w:lang w:eastAsia="x-none"/>
        </w:rPr>
        <w:sym w:font="Wingdings" w:char="F0E0"/>
      </w:r>
      <w:r w:rsidR="007C41F0" w:rsidRPr="00B60BEA">
        <w:rPr>
          <w:szCs w:val="20"/>
          <w:lang w:eastAsia="x-none"/>
        </w:rPr>
        <w:t xml:space="preserve"> extended to May 17</w:t>
      </w:r>
    </w:p>
    <w:p w14:paraId="3D829592" w14:textId="0FDE919D" w:rsidR="00B60BEA" w:rsidRPr="00B60BEA" w:rsidRDefault="001B5688" w:rsidP="00B60BEA">
      <w:pPr>
        <w:rPr>
          <w:b/>
          <w:bCs/>
          <w:lang w:eastAsia="x-none"/>
        </w:rPr>
      </w:pPr>
      <w:hyperlink r:id="rId33" w:history="1">
        <w:r w:rsidR="000B5C49">
          <w:rPr>
            <w:rStyle w:val="Hyperlink"/>
            <w:b/>
            <w:bCs/>
            <w:lang w:eastAsia="x-none"/>
          </w:rPr>
          <w:t>R1-2205455</w:t>
        </w:r>
      </w:hyperlink>
      <w:r w:rsidR="00B60BEA" w:rsidRPr="00B60BEA">
        <w:rPr>
          <w:b/>
          <w:bCs/>
          <w:lang w:eastAsia="x-none"/>
        </w:rPr>
        <w:tab/>
        <w:t>Summary of [109-e-AI5-LSs-01]: Email discussion for incoming LS on BWP operation without bandwidth restriction</w:t>
      </w:r>
      <w:r w:rsidR="00B60BEA" w:rsidRPr="00B60BEA">
        <w:rPr>
          <w:b/>
          <w:bCs/>
          <w:lang w:eastAsia="x-none"/>
        </w:rPr>
        <w:tab/>
        <w:t>Moderator (Qualcomm Inc.)</w:t>
      </w:r>
    </w:p>
    <w:p w14:paraId="2998D4FF" w14:textId="5553108F" w:rsidR="00B60BEA" w:rsidRDefault="00B60BEA" w:rsidP="00B60BEA">
      <w:pPr>
        <w:rPr>
          <w:lang w:eastAsia="x-none"/>
        </w:rPr>
      </w:pPr>
      <w:r w:rsidRPr="00B60BEA">
        <w:rPr>
          <w:b/>
          <w:bCs/>
          <w:lang w:eastAsia="x-none"/>
        </w:rPr>
        <w:t>Decision:</w:t>
      </w:r>
      <w:r>
        <w:rPr>
          <w:lang w:eastAsia="x-none"/>
        </w:rPr>
        <w:t xml:space="preserve"> As per email decision posted on May 17</w:t>
      </w:r>
      <w:r w:rsidRPr="00B60BEA">
        <w:rPr>
          <w:vertAlign w:val="superscript"/>
          <w:lang w:eastAsia="x-none"/>
        </w:rPr>
        <w:t>th</w:t>
      </w:r>
      <w:r>
        <w:rPr>
          <w:lang w:eastAsia="x-none"/>
        </w:rPr>
        <w:t>, c</w:t>
      </w:r>
      <w:r w:rsidRPr="00B60BEA">
        <w:rPr>
          <w:lang w:eastAsia="x-none"/>
        </w:rPr>
        <w:t>ompanies are encouraged to consider the issue of enabling SSB-based BM/RLM/BFD for BWP operation without restriction for potential response to RAN2 in RAN#110.</w:t>
      </w:r>
    </w:p>
    <w:p w14:paraId="392159EB" w14:textId="77777777" w:rsidR="00B60BEA" w:rsidRPr="00B60BEA" w:rsidRDefault="00B60BEA" w:rsidP="00B60BEA">
      <w:pPr>
        <w:rPr>
          <w:lang w:eastAsia="x-none"/>
        </w:rPr>
      </w:pPr>
    </w:p>
    <w:p w14:paraId="79E1BBFC" w14:textId="77777777" w:rsidR="00B60BEA" w:rsidRPr="00B60BEA" w:rsidRDefault="00B60BEA" w:rsidP="00B60BEA">
      <w:pPr>
        <w:rPr>
          <w:lang w:eastAsia="x-none"/>
        </w:rPr>
      </w:pPr>
    </w:p>
    <w:p w14:paraId="30F89BAD" w14:textId="77777777" w:rsidR="007D7F59" w:rsidRPr="001B141B" w:rsidRDefault="007D7F59" w:rsidP="007D7F59">
      <w:pPr>
        <w:rPr>
          <w:b/>
          <w:u w:val="single"/>
          <w:lang w:eastAsia="x-none"/>
        </w:rPr>
      </w:pPr>
      <w:r w:rsidRPr="007127F2">
        <w:rPr>
          <w:b/>
          <w:u w:val="single"/>
          <w:lang w:eastAsia="x-none"/>
        </w:rPr>
        <w:t>Release 1</w:t>
      </w:r>
      <w:r>
        <w:rPr>
          <w:b/>
          <w:u w:val="single"/>
          <w:lang w:eastAsia="x-none"/>
        </w:rPr>
        <w:t>6 - NR_L1enh_URLLC</w:t>
      </w:r>
    </w:p>
    <w:p w14:paraId="4C78FB89" w14:textId="27BBD332" w:rsidR="007D7F59" w:rsidRPr="00526F26" w:rsidRDefault="001B5688" w:rsidP="007D7F59">
      <w:pPr>
        <w:rPr>
          <w:b/>
          <w:bCs/>
          <w:lang w:eastAsia="x-none"/>
        </w:rPr>
      </w:pPr>
      <w:hyperlink r:id="rId34" w:history="1">
        <w:r w:rsidR="000B5C49">
          <w:rPr>
            <w:rStyle w:val="Hyperlink"/>
            <w:b/>
            <w:bCs/>
            <w:lang w:eastAsia="x-none"/>
          </w:rPr>
          <w:t>R1-2203045</w:t>
        </w:r>
      </w:hyperlink>
      <w:r w:rsidR="007D7F59" w:rsidRPr="00526F26">
        <w:rPr>
          <w:b/>
          <w:bCs/>
          <w:lang w:eastAsia="x-none"/>
        </w:rPr>
        <w:tab/>
        <w:t>Reply LS on PDCCH Blind Detection in CA</w:t>
      </w:r>
      <w:r w:rsidR="007D7F59" w:rsidRPr="00526F26">
        <w:rPr>
          <w:b/>
          <w:bCs/>
          <w:lang w:eastAsia="x-none"/>
        </w:rPr>
        <w:tab/>
        <w:t>RAN2, HiSilicon</w:t>
      </w:r>
    </w:p>
    <w:p w14:paraId="58569FBE" w14:textId="5EE3D06E" w:rsidR="007D7F59" w:rsidRDefault="001B5688" w:rsidP="007D7F59">
      <w:pPr>
        <w:rPr>
          <w:lang w:eastAsia="x-none"/>
        </w:rPr>
      </w:pPr>
      <w:hyperlink r:id="rId35" w:history="1">
        <w:r w:rsidR="000B5C49">
          <w:rPr>
            <w:rStyle w:val="Hyperlink"/>
            <w:lang w:eastAsia="x-none"/>
          </w:rPr>
          <w:t>R1-2203077</w:t>
        </w:r>
      </w:hyperlink>
      <w:r w:rsidR="007D7F59">
        <w:rPr>
          <w:lang w:eastAsia="x-none"/>
        </w:rPr>
        <w:tab/>
        <w:t>Draft reply LS on PDCCH Blind Detection in CA</w:t>
      </w:r>
      <w:r w:rsidR="007D7F59">
        <w:rPr>
          <w:lang w:eastAsia="x-none"/>
        </w:rPr>
        <w:tab/>
        <w:t>Huawei, HiSilicon</w:t>
      </w:r>
    </w:p>
    <w:p w14:paraId="0E3B2839" w14:textId="0C55BADF" w:rsidR="007D7F59" w:rsidRDefault="001B5688" w:rsidP="007D7F59">
      <w:pPr>
        <w:rPr>
          <w:lang w:eastAsia="x-none"/>
        </w:rPr>
      </w:pPr>
      <w:hyperlink r:id="rId36" w:history="1">
        <w:r w:rsidR="000B5C49">
          <w:rPr>
            <w:rStyle w:val="Hyperlink"/>
            <w:lang w:eastAsia="x-none"/>
          </w:rPr>
          <w:t>R1-2203183</w:t>
        </w:r>
      </w:hyperlink>
      <w:r w:rsidR="007D7F59">
        <w:rPr>
          <w:lang w:eastAsia="x-none"/>
        </w:rPr>
        <w:tab/>
        <w:t>[Draft] Reply LS on PDCCH Blind Detection in CA</w:t>
      </w:r>
      <w:r w:rsidR="007D7F59">
        <w:rPr>
          <w:lang w:eastAsia="x-none"/>
        </w:rPr>
        <w:tab/>
        <w:t>ZTE</w:t>
      </w:r>
    </w:p>
    <w:p w14:paraId="0E82D147" w14:textId="5E9BD623" w:rsidR="007D7F59" w:rsidRPr="002975B2" w:rsidRDefault="001B5688" w:rsidP="007D7F59">
      <w:pPr>
        <w:rPr>
          <w:lang w:eastAsia="x-none"/>
        </w:rPr>
      </w:pPr>
      <w:hyperlink r:id="rId37" w:history="1">
        <w:r w:rsidR="000B5C49">
          <w:rPr>
            <w:rStyle w:val="Hyperlink"/>
            <w:lang w:eastAsia="x-none"/>
          </w:rPr>
          <w:t>R1-2203394</w:t>
        </w:r>
      </w:hyperlink>
      <w:r w:rsidR="007D7F59" w:rsidRPr="002975B2">
        <w:rPr>
          <w:lang w:eastAsia="x-none"/>
        </w:rPr>
        <w:tab/>
        <w:t>Discussion of RAN2 LS on PDCCH Blind Detection in CA</w:t>
      </w:r>
      <w:r w:rsidR="007D7F59" w:rsidRPr="002975B2">
        <w:rPr>
          <w:lang w:eastAsia="x-none"/>
        </w:rPr>
        <w:tab/>
        <w:t>Ericsson</w:t>
      </w:r>
    </w:p>
    <w:p w14:paraId="4BA3379B" w14:textId="12358FB5" w:rsidR="007D7F59" w:rsidRDefault="001B5688" w:rsidP="007D7F59">
      <w:pPr>
        <w:rPr>
          <w:lang w:eastAsia="x-none"/>
        </w:rPr>
      </w:pPr>
      <w:hyperlink r:id="rId38" w:history="1">
        <w:r w:rsidR="000B5C49">
          <w:rPr>
            <w:rStyle w:val="Hyperlink"/>
            <w:lang w:eastAsia="x-none"/>
          </w:rPr>
          <w:t>R1-2203488</w:t>
        </w:r>
      </w:hyperlink>
      <w:r w:rsidR="007D7F59">
        <w:rPr>
          <w:lang w:eastAsia="x-none"/>
        </w:rPr>
        <w:tab/>
        <w:t>Draft Reply LS on PDCCH Blind Detection in CA</w:t>
      </w:r>
      <w:r w:rsidR="007D7F59">
        <w:rPr>
          <w:lang w:eastAsia="x-none"/>
        </w:rPr>
        <w:tab/>
        <w:t>vivo</w:t>
      </w:r>
    </w:p>
    <w:p w14:paraId="4F991298" w14:textId="14229A9E" w:rsidR="007D7F59" w:rsidRDefault="001B5688" w:rsidP="007D7F59">
      <w:pPr>
        <w:rPr>
          <w:lang w:eastAsia="x-none"/>
        </w:rPr>
      </w:pPr>
      <w:hyperlink r:id="rId39" w:history="1">
        <w:r w:rsidR="000B5C49">
          <w:rPr>
            <w:rStyle w:val="Hyperlink"/>
            <w:lang w:eastAsia="x-none"/>
          </w:rPr>
          <w:t>R1-2203849</w:t>
        </w:r>
      </w:hyperlink>
      <w:r w:rsidR="007D7F59">
        <w:rPr>
          <w:lang w:eastAsia="x-none"/>
        </w:rPr>
        <w:tab/>
        <w:t>Discussion on RAN2 LS on PDCCH Blind Detection in CA</w:t>
      </w:r>
      <w:r w:rsidR="007D7F59">
        <w:rPr>
          <w:lang w:eastAsia="x-none"/>
        </w:rPr>
        <w:tab/>
        <w:t>Samsung</w:t>
      </w:r>
    </w:p>
    <w:p w14:paraId="3E6B3087" w14:textId="3DB3D6C6" w:rsidR="007D7F59" w:rsidRDefault="001B5688" w:rsidP="007D7F59">
      <w:pPr>
        <w:rPr>
          <w:lang w:eastAsia="x-none"/>
        </w:rPr>
      </w:pPr>
      <w:hyperlink r:id="rId40" w:history="1">
        <w:r w:rsidR="000B5C49">
          <w:rPr>
            <w:rStyle w:val="Hyperlink"/>
            <w:lang w:eastAsia="x-none"/>
          </w:rPr>
          <w:t>R1-2204894</w:t>
        </w:r>
      </w:hyperlink>
      <w:r w:rsidR="007D7F59">
        <w:rPr>
          <w:lang w:eastAsia="x-none"/>
        </w:rPr>
        <w:tab/>
        <w:t>Discussion on PDCCH Blind Detection in CA</w:t>
      </w:r>
      <w:r w:rsidR="007D7F59">
        <w:rPr>
          <w:lang w:eastAsia="x-none"/>
        </w:rPr>
        <w:tab/>
        <w:t>Huawei, HiSilicon</w:t>
      </w:r>
    </w:p>
    <w:p w14:paraId="313186AE" w14:textId="475A501E" w:rsidR="007D7F59" w:rsidRDefault="00526F26" w:rsidP="007D7F59">
      <w:pPr>
        <w:rPr>
          <w:lang w:eastAsia="x-none"/>
        </w:rPr>
      </w:pPr>
      <w:r w:rsidRPr="00F1460D">
        <w:rPr>
          <w:b/>
          <w:bCs/>
          <w:lang w:eastAsia="x-none"/>
        </w:rPr>
        <w:t>Decision:</w:t>
      </w:r>
      <w:r>
        <w:rPr>
          <w:lang w:eastAsia="x-none"/>
        </w:rPr>
        <w:t xml:space="preserve"> </w:t>
      </w:r>
      <w:r w:rsidR="007D7F59">
        <w:rPr>
          <w:lang w:eastAsia="x-none"/>
        </w:rPr>
        <w:t xml:space="preserve">Response needed. </w:t>
      </w:r>
      <w:r w:rsidR="007D7F59" w:rsidRPr="00712E12">
        <w:rPr>
          <w:lang w:eastAsia="x-none"/>
        </w:rPr>
        <w:t xml:space="preserve">To be </w:t>
      </w:r>
      <w:r w:rsidR="007D7F59">
        <w:rPr>
          <w:lang w:eastAsia="x-none"/>
        </w:rPr>
        <w:t xml:space="preserve">discussed as part of Rel-16 URLLC maintenance </w:t>
      </w:r>
      <w:r w:rsidR="007D7F59" w:rsidRPr="00712E12">
        <w:rPr>
          <w:lang w:eastAsia="x-none"/>
        </w:rPr>
        <w:t>under agenda item 7.2.5.</w:t>
      </w:r>
    </w:p>
    <w:p w14:paraId="5408A0AB" w14:textId="77777777" w:rsidR="007D7F59" w:rsidRDefault="007D7F59" w:rsidP="007D7F59">
      <w:pPr>
        <w:rPr>
          <w:u w:val="single"/>
          <w:lang w:eastAsia="x-none"/>
        </w:rPr>
      </w:pPr>
    </w:p>
    <w:p w14:paraId="6A08A9B1" w14:textId="77777777" w:rsidR="007D7F59" w:rsidRPr="001B141B" w:rsidRDefault="007D7F59" w:rsidP="007D7F59">
      <w:pPr>
        <w:rPr>
          <w:b/>
          <w:lang w:eastAsia="x-none"/>
        </w:rPr>
      </w:pPr>
      <w:r w:rsidRPr="007127F2">
        <w:rPr>
          <w:b/>
          <w:u w:val="single"/>
          <w:lang w:eastAsia="x-none"/>
        </w:rPr>
        <w:t>Release 1</w:t>
      </w:r>
      <w:r>
        <w:rPr>
          <w:b/>
          <w:u w:val="single"/>
          <w:lang w:eastAsia="x-none"/>
        </w:rPr>
        <w:t xml:space="preserve">7 - </w:t>
      </w:r>
      <w:r>
        <w:rPr>
          <w:b/>
          <w:lang w:eastAsia="x-none"/>
        </w:rPr>
        <w:t>NR_SmallData_INACTIVE</w:t>
      </w:r>
    </w:p>
    <w:p w14:paraId="6962E8E1" w14:textId="5A9627D1" w:rsidR="007D7F59" w:rsidRPr="00526F26" w:rsidRDefault="001B5688" w:rsidP="007D7F59">
      <w:pPr>
        <w:rPr>
          <w:b/>
          <w:bCs/>
          <w:lang w:eastAsia="x-none"/>
        </w:rPr>
      </w:pPr>
      <w:hyperlink r:id="rId41" w:history="1">
        <w:r w:rsidR="000B5C49">
          <w:rPr>
            <w:rStyle w:val="Hyperlink"/>
            <w:b/>
            <w:bCs/>
            <w:lang w:eastAsia="x-none"/>
          </w:rPr>
          <w:t>R1-2203017</w:t>
        </w:r>
      </w:hyperlink>
      <w:r w:rsidR="007D7F59" w:rsidRPr="00526F26">
        <w:rPr>
          <w:b/>
          <w:bCs/>
          <w:lang w:eastAsia="x-none"/>
        </w:rPr>
        <w:tab/>
        <w:t>Reply LS on beam correspondence with SDT in RRC_INACTIVE</w:t>
      </w:r>
      <w:r w:rsidR="007D7F59" w:rsidRPr="00526F26">
        <w:rPr>
          <w:b/>
          <w:bCs/>
          <w:lang w:eastAsia="x-none"/>
        </w:rPr>
        <w:tab/>
        <w:t>RAN4, Huawei</w:t>
      </w:r>
    </w:p>
    <w:p w14:paraId="42FC37FC" w14:textId="157D3C29" w:rsidR="007D7F59" w:rsidRPr="00985C0C" w:rsidRDefault="00526F26" w:rsidP="007D7F59">
      <w:pPr>
        <w:rPr>
          <w:lang w:eastAsia="x-none"/>
        </w:rPr>
      </w:pPr>
      <w:r w:rsidRPr="00F1460D">
        <w:rPr>
          <w:b/>
          <w:bCs/>
          <w:lang w:eastAsia="x-none"/>
        </w:rPr>
        <w:t>Decision:</w:t>
      </w:r>
      <w:r>
        <w:rPr>
          <w:lang w:eastAsia="x-none"/>
        </w:rPr>
        <w:t xml:space="preserve"> </w:t>
      </w:r>
      <w:r w:rsidR="007D7F59">
        <w:rPr>
          <w:lang w:eastAsia="x-none"/>
        </w:rPr>
        <w:t xml:space="preserve">To be taken into account as part of discussions on Rel-17 SDT maintenance </w:t>
      </w:r>
      <w:r w:rsidR="006E12A3">
        <w:rPr>
          <w:lang w:eastAsia="x-none"/>
        </w:rPr>
        <w:t>under</w:t>
      </w:r>
      <w:r w:rsidR="007D7F59">
        <w:rPr>
          <w:lang w:eastAsia="x-none"/>
        </w:rPr>
        <w:t xml:space="preserve"> agenda item 8.17.</w:t>
      </w:r>
    </w:p>
    <w:p w14:paraId="60FCA605" w14:textId="77777777" w:rsidR="007D7F59" w:rsidRDefault="007D7F59" w:rsidP="007D7F59">
      <w:pPr>
        <w:rPr>
          <w:lang w:eastAsia="x-none"/>
        </w:rPr>
      </w:pPr>
    </w:p>
    <w:p w14:paraId="577A0819" w14:textId="77777777" w:rsidR="007D7F59" w:rsidRPr="001B141B" w:rsidRDefault="007D7F59" w:rsidP="007D7F59">
      <w:pPr>
        <w:rPr>
          <w:b/>
          <w:u w:val="single"/>
          <w:lang w:eastAsia="x-none"/>
        </w:rPr>
      </w:pPr>
      <w:r w:rsidRPr="007127F2">
        <w:rPr>
          <w:b/>
          <w:u w:val="single"/>
          <w:lang w:eastAsia="x-none"/>
        </w:rPr>
        <w:t>Release 1</w:t>
      </w:r>
      <w:r>
        <w:rPr>
          <w:b/>
          <w:u w:val="single"/>
          <w:lang w:eastAsia="x-none"/>
        </w:rPr>
        <w:t xml:space="preserve">7 - </w:t>
      </w:r>
      <w:r w:rsidRPr="001B141B">
        <w:rPr>
          <w:b/>
          <w:u w:val="single"/>
          <w:lang w:eastAsia="x-none"/>
        </w:rPr>
        <w:t>NR_CSIRS_L3meas</w:t>
      </w:r>
    </w:p>
    <w:p w14:paraId="7F9591B4" w14:textId="70ED33EC" w:rsidR="007D7F59" w:rsidRPr="000F1044" w:rsidRDefault="001B5688" w:rsidP="007D7F59">
      <w:pPr>
        <w:rPr>
          <w:b/>
          <w:bCs/>
          <w:lang w:eastAsia="x-none"/>
        </w:rPr>
      </w:pPr>
      <w:hyperlink r:id="rId42" w:history="1">
        <w:r w:rsidR="000B5C49">
          <w:rPr>
            <w:rStyle w:val="Hyperlink"/>
            <w:b/>
            <w:bCs/>
            <w:lang w:eastAsia="x-none"/>
          </w:rPr>
          <w:t>R1-2203018</w:t>
        </w:r>
      </w:hyperlink>
      <w:r w:rsidR="007D7F59" w:rsidRPr="000F1044">
        <w:rPr>
          <w:b/>
          <w:bCs/>
          <w:lang w:eastAsia="x-none"/>
        </w:rPr>
        <w:tab/>
        <w:t>LS on the applicability of mixed numerology on UE capability maxNumberCSI-RS-RRM-RS-SINR</w:t>
      </w:r>
      <w:r w:rsidR="007D7F59" w:rsidRPr="000F1044">
        <w:rPr>
          <w:b/>
          <w:bCs/>
          <w:lang w:eastAsia="x-none"/>
        </w:rPr>
        <w:tab/>
        <w:t>RAN4, Apple</w:t>
      </w:r>
    </w:p>
    <w:p w14:paraId="28039270" w14:textId="5A811EB0" w:rsidR="007D7F59" w:rsidRPr="00985C0C" w:rsidRDefault="00526F26" w:rsidP="007D7F59">
      <w:pPr>
        <w:rPr>
          <w:lang w:eastAsia="x-none"/>
        </w:rPr>
      </w:pPr>
      <w:r w:rsidRPr="00F1460D">
        <w:rPr>
          <w:b/>
          <w:bCs/>
          <w:lang w:eastAsia="x-none"/>
        </w:rPr>
        <w:t>Decision:</w:t>
      </w:r>
      <w:r>
        <w:rPr>
          <w:lang w:eastAsia="x-none"/>
        </w:rPr>
        <w:t xml:space="preserve"> </w:t>
      </w:r>
      <w:r w:rsidR="007D7F59">
        <w:rPr>
          <w:lang w:eastAsia="x-none"/>
        </w:rPr>
        <w:t xml:space="preserve">To be taken into account as part of discussions on Rel-17 UE features </w:t>
      </w:r>
      <w:r w:rsidR="000F1044">
        <w:rPr>
          <w:lang w:eastAsia="x-none"/>
        </w:rPr>
        <w:t>under</w:t>
      </w:r>
      <w:r w:rsidR="007D7F59">
        <w:rPr>
          <w:lang w:eastAsia="x-none"/>
        </w:rPr>
        <w:t xml:space="preserve"> agenda item 8.16.</w:t>
      </w:r>
    </w:p>
    <w:p w14:paraId="2C15A9D5" w14:textId="77777777" w:rsidR="007D7F59" w:rsidRDefault="007D7F59" w:rsidP="007D7F59">
      <w:pPr>
        <w:rPr>
          <w:lang w:eastAsia="x-none"/>
        </w:rPr>
      </w:pPr>
    </w:p>
    <w:p w14:paraId="56210D5F" w14:textId="77777777" w:rsidR="007D7F59" w:rsidRPr="001B141B" w:rsidRDefault="007D7F59" w:rsidP="007D7F59">
      <w:pPr>
        <w:rPr>
          <w:b/>
          <w:u w:val="single"/>
          <w:lang w:eastAsia="x-none"/>
        </w:rPr>
      </w:pPr>
      <w:r w:rsidRPr="007127F2">
        <w:rPr>
          <w:b/>
          <w:u w:val="single"/>
          <w:lang w:eastAsia="x-none"/>
        </w:rPr>
        <w:t>Release 1</w:t>
      </w:r>
      <w:r>
        <w:rPr>
          <w:b/>
          <w:u w:val="single"/>
          <w:lang w:eastAsia="x-none"/>
        </w:rPr>
        <w:t>7 - NR_NTN_solutions</w:t>
      </w:r>
    </w:p>
    <w:p w14:paraId="4D0AC9CE" w14:textId="321F759D" w:rsidR="007D7F59" w:rsidRPr="000F1044" w:rsidRDefault="001B5688" w:rsidP="007D7F59">
      <w:pPr>
        <w:rPr>
          <w:b/>
          <w:bCs/>
          <w:lang w:eastAsia="x-none"/>
        </w:rPr>
      </w:pPr>
      <w:hyperlink r:id="rId43" w:history="1">
        <w:r w:rsidR="000B5C49">
          <w:rPr>
            <w:rStyle w:val="Hyperlink"/>
            <w:b/>
            <w:bCs/>
            <w:lang w:eastAsia="x-none"/>
          </w:rPr>
          <w:t>R1-2203019</w:t>
        </w:r>
      </w:hyperlink>
      <w:r w:rsidR="007D7F59" w:rsidRPr="000F1044">
        <w:rPr>
          <w:b/>
          <w:bCs/>
          <w:lang w:eastAsia="x-none"/>
        </w:rPr>
        <w:tab/>
        <w:t>Reply LS on NTN UL time and frequency synchronization requirements</w:t>
      </w:r>
      <w:r w:rsidR="007D7F59" w:rsidRPr="000F1044">
        <w:rPr>
          <w:b/>
          <w:bCs/>
          <w:lang w:eastAsia="x-none"/>
        </w:rPr>
        <w:tab/>
        <w:t>RAN4, Xiaomi</w:t>
      </w:r>
    </w:p>
    <w:p w14:paraId="31ECCAF0" w14:textId="0FCD76D3" w:rsidR="007D7F59" w:rsidRPr="00985C0C" w:rsidRDefault="00526F26" w:rsidP="007D7F59">
      <w:pPr>
        <w:rPr>
          <w:lang w:eastAsia="x-none"/>
        </w:rPr>
      </w:pPr>
      <w:r w:rsidRPr="00F1460D">
        <w:rPr>
          <w:b/>
          <w:bCs/>
          <w:lang w:eastAsia="x-none"/>
        </w:rPr>
        <w:t>Decision:</w:t>
      </w:r>
      <w:r>
        <w:rPr>
          <w:lang w:eastAsia="x-none"/>
        </w:rPr>
        <w:t xml:space="preserve"> </w:t>
      </w:r>
      <w:r w:rsidR="007D7F59">
        <w:rPr>
          <w:lang w:eastAsia="x-none"/>
        </w:rPr>
        <w:t xml:space="preserve">To be taken into account as part of discussions on Rel-17 NR NTN maintenance </w:t>
      </w:r>
      <w:r w:rsidR="000F1044">
        <w:rPr>
          <w:lang w:eastAsia="x-none"/>
        </w:rPr>
        <w:t>under</w:t>
      </w:r>
      <w:r w:rsidR="007D7F59">
        <w:rPr>
          <w:lang w:eastAsia="x-none"/>
        </w:rPr>
        <w:t xml:space="preserve"> agenda item 8.4.</w:t>
      </w:r>
    </w:p>
    <w:p w14:paraId="643230A0" w14:textId="77777777" w:rsidR="007D7F59" w:rsidRDefault="007D7F59" w:rsidP="007D7F59">
      <w:pPr>
        <w:rPr>
          <w:lang w:eastAsia="x-none"/>
        </w:rPr>
      </w:pPr>
    </w:p>
    <w:p w14:paraId="7480695A" w14:textId="38651951" w:rsidR="007D7F59" w:rsidRPr="000F1044" w:rsidRDefault="001B5688" w:rsidP="007D7F59">
      <w:pPr>
        <w:rPr>
          <w:b/>
          <w:bCs/>
          <w:lang w:eastAsia="x-none"/>
        </w:rPr>
      </w:pPr>
      <w:hyperlink r:id="rId44" w:history="1">
        <w:r w:rsidR="000B5C49">
          <w:rPr>
            <w:rStyle w:val="Hyperlink"/>
            <w:b/>
            <w:bCs/>
            <w:lang w:eastAsia="x-none"/>
          </w:rPr>
          <w:t>R1-2203020</w:t>
        </w:r>
      </w:hyperlink>
      <w:r w:rsidR="007D7F59" w:rsidRPr="000F1044">
        <w:rPr>
          <w:b/>
          <w:bCs/>
          <w:lang w:eastAsia="x-none"/>
        </w:rPr>
        <w:tab/>
        <w:t>Reply LS on combination of open and closed loop TA control in NTN</w:t>
      </w:r>
      <w:r w:rsidR="007D7F59" w:rsidRPr="000F1044">
        <w:rPr>
          <w:b/>
          <w:bCs/>
          <w:lang w:eastAsia="x-none"/>
        </w:rPr>
        <w:tab/>
        <w:t>RAN4, Qualcomm</w:t>
      </w:r>
    </w:p>
    <w:p w14:paraId="7D568BDE" w14:textId="615A71D3" w:rsidR="007D7F59" w:rsidRDefault="001B5688" w:rsidP="007D7F59">
      <w:pPr>
        <w:rPr>
          <w:lang w:eastAsia="x-none"/>
        </w:rPr>
      </w:pPr>
      <w:hyperlink r:id="rId45" w:history="1">
        <w:r w:rsidR="000B5C49">
          <w:rPr>
            <w:rStyle w:val="Hyperlink"/>
            <w:lang w:eastAsia="x-none"/>
          </w:rPr>
          <w:t>R1-2204658</w:t>
        </w:r>
      </w:hyperlink>
      <w:r w:rsidR="007D7F59" w:rsidRPr="001A35F9">
        <w:rPr>
          <w:lang w:eastAsia="x-none"/>
        </w:rPr>
        <w:tab/>
        <w:t>Discussion on RAN4 LS on combination of open and closed loop TA control</w:t>
      </w:r>
      <w:r w:rsidR="007D7F59" w:rsidRPr="001A35F9">
        <w:rPr>
          <w:lang w:eastAsia="x-none"/>
        </w:rPr>
        <w:tab/>
        <w:t>Ericsson</w:t>
      </w:r>
    </w:p>
    <w:p w14:paraId="7C40AC52" w14:textId="5026B092" w:rsidR="007D7F59" w:rsidRPr="00985C0C" w:rsidRDefault="00526F26" w:rsidP="007D7F59">
      <w:pPr>
        <w:rPr>
          <w:lang w:eastAsia="x-none"/>
        </w:rPr>
      </w:pPr>
      <w:r w:rsidRPr="00F1460D">
        <w:rPr>
          <w:b/>
          <w:bCs/>
          <w:lang w:eastAsia="x-none"/>
        </w:rPr>
        <w:t>Decision:</w:t>
      </w:r>
      <w:r>
        <w:rPr>
          <w:lang w:eastAsia="x-none"/>
        </w:rPr>
        <w:t xml:space="preserve"> </w:t>
      </w:r>
      <w:r w:rsidR="007D7F59">
        <w:rPr>
          <w:lang w:eastAsia="x-none"/>
        </w:rPr>
        <w:t xml:space="preserve">To be taken into account as part of discussions on Rel-17 NR NTN maintenance </w:t>
      </w:r>
      <w:r w:rsidR="002C1A0B">
        <w:rPr>
          <w:lang w:eastAsia="x-none"/>
        </w:rPr>
        <w:t>under</w:t>
      </w:r>
      <w:r w:rsidR="007D7F59">
        <w:rPr>
          <w:lang w:eastAsia="x-none"/>
        </w:rPr>
        <w:t xml:space="preserve"> agenda item 8.4.</w:t>
      </w:r>
    </w:p>
    <w:p w14:paraId="581FBC8D" w14:textId="77777777" w:rsidR="007D7F59" w:rsidRDefault="007D7F59" w:rsidP="007D7F59">
      <w:pPr>
        <w:rPr>
          <w:lang w:eastAsia="x-none"/>
        </w:rPr>
      </w:pPr>
    </w:p>
    <w:p w14:paraId="54914350" w14:textId="77777777" w:rsidR="007D7F59" w:rsidRPr="001B141B" w:rsidRDefault="007D7F59" w:rsidP="007D7F59">
      <w:pPr>
        <w:rPr>
          <w:b/>
          <w:u w:val="single"/>
          <w:lang w:eastAsia="x-none"/>
        </w:rPr>
      </w:pPr>
      <w:r w:rsidRPr="007127F2">
        <w:rPr>
          <w:b/>
          <w:u w:val="single"/>
          <w:lang w:eastAsia="x-none"/>
        </w:rPr>
        <w:t>Release 1</w:t>
      </w:r>
      <w:r>
        <w:rPr>
          <w:b/>
          <w:u w:val="single"/>
          <w:lang w:eastAsia="x-none"/>
        </w:rPr>
        <w:t>7 - NR_feMIMO</w:t>
      </w:r>
    </w:p>
    <w:p w14:paraId="63D048F3" w14:textId="698A6589" w:rsidR="007D7F59" w:rsidRPr="006A238A" w:rsidRDefault="001B5688" w:rsidP="007D7F59">
      <w:pPr>
        <w:rPr>
          <w:b/>
          <w:bCs/>
          <w:lang w:eastAsia="x-none"/>
        </w:rPr>
      </w:pPr>
      <w:hyperlink r:id="rId46" w:history="1">
        <w:r w:rsidR="000B5C49">
          <w:rPr>
            <w:rStyle w:val="Hyperlink"/>
            <w:b/>
            <w:bCs/>
            <w:lang w:eastAsia="x-none"/>
          </w:rPr>
          <w:t>R1-2203021</w:t>
        </w:r>
      </w:hyperlink>
      <w:r w:rsidR="007D7F59" w:rsidRPr="006A238A">
        <w:rPr>
          <w:b/>
          <w:bCs/>
          <w:lang w:eastAsia="x-none"/>
        </w:rPr>
        <w:tab/>
        <w:t>ReplyLS on L1-RSRP measurement behaviour when SSBs associated with different PCIs overlap</w:t>
      </w:r>
      <w:r w:rsidR="007D7F59" w:rsidRPr="006A238A">
        <w:rPr>
          <w:b/>
          <w:bCs/>
          <w:lang w:eastAsia="x-none"/>
        </w:rPr>
        <w:tab/>
        <w:t>RAN4, vivo</w:t>
      </w:r>
    </w:p>
    <w:p w14:paraId="488B79E7" w14:textId="6A87BA16" w:rsidR="007D7F59" w:rsidRPr="00985C0C" w:rsidRDefault="006A238A" w:rsidP="007D7F59">
      <w:pPr>
        <w:rPr>
          <w:lang w:eastAsia="x-none"/>
        </w:rPr>
      </w:pPr>
      <w:r w:rsidRPr="00F1460D">
        <w:rPr>
          <w:b/>
          <w:bCs/>
          <w:lang w:eastAsia="x-none"/>
        </w:rPr>
        <w:t>Decision:</w:t>
      </w:r>
      <w:r>
        <w:rPr>
          <w:lang w:eastAsia="x-none"/>
        </w:rPr>
        <w:t xml:space="preserve"> </w:t>
      </w:r>
      <w:r w:rsidR="007D7F59">
        <w:rPr>
          <w:lang w:eastAsia="x-none"/>
        </w:rPr>
        <w:t xml:space="preserve">To be taken into account as part of discussions on Rel-17 NR MIMO maintenance </w:t>
      </w:r>
      <w:r>
        <w:rPr>
          <w:lang w:eastAsia="x-none"/>
        </w:rPr>
        <w:t>under</w:t>
      </w:r>
      <w:r w:rsidR="007D7F59">
        <w:rPr>
          <w:lang w:eastAsia="x-none"/>
        </w:rPr>
        <w:t xml:space="preserve"> agenda item 8.1.</w:t>
      </w:r>
    </w:p>
    <w:p w14:paraId="29D074C7" w14:textId="77777777" w:rsidR="007D7F59" w:rsidRDefault="007D7F59" w:rsidP="007D7F59">
      <w:pPr>
        <w:rPr>
          <w:lang w:eastAsia="x-none"/>
        </w:rPr>
      </w:pPr>
    </w:p>
    <w:p w14:paraId="3D1CB250" w14:textId="531374DA" w:rsidR="007D7F59" w:rsidRPr="0036328F" w:rsidRDefault="001B5688" w:rsidP="007D7F59">
      <w:pPr>
        <w:rPr>
          <w:b/>
          <w:bCs/>
          <w:lang w:eastAsia="x-none"/>
        </w:rPr>
      </w:pPr>
      <w:hyperlink r:id="rId47" w:history="1">
        <w:r w:rsidR="000B5C49">
          <w:rPr>
            <w:rStyle w:val="Hyperlink"/>
            <w:b/>
            <w:bCs/>
            <w:lang w:eastAsia="x-none"/>
          </w:rPr>
          <w:t>R1-2205091</w:t>
        </w:r>
      </w:hyperlink>
      <w:r w:rsidR="007D7F59" w:rsidRPr="0036328F">
        <w:rPr>
          <w:b/>
          <w:bCs/>
          <w:lang w:eastAsia="x-none"/>
        </w:rPr>
        <w:tab/>
        <w:t>LS on further questions on feMIMO RRC parameters</w:t>
      </w:r>
      <w:r w:rsidR="007D7F59" w:rsidRPr="0036328F">
        <w:rPr>
          <w:b/>
          <w:bCs/>
          <w:lang w:eastAsia="x-none"/>
        </w:rPr>
        <w:tab/>
        <w:t>RAN2, Ericsson</w:t>
      </w:r>
    </w:p>
    <w:p w14:paraId="10F16D80" w14:textId="63250874" w:rsidR="007D7F59" w:rsidRDefault="001B5688" w:rsidP="007D7F59">
      <w:pPr>
        <w:rPr>
          <w:lang w:eastAsia="x-none"/>
        </w:rPr>
      </w:pPr>
      <w:hyperlink r:id="rId48" w:history="1">
        <w:r w:rsidR="000B5C49">
          <w:rPr>
            <w:rStyle w:val="Hyperlink"/>
            <w:lang w:eastAsia="x-none"/>
          </w:rPr>
          <w:t>R1-2205092</w:t>
        </w:r>
      </w:hyperlink>
      <w:r w:rsidR="007D7F59" w:rsidRPr="004E68F9">
        <w:rPr>
          <w:lang w:eastAsia="x-none"/>
        </w:rPr>
        <w:tab/>
        <w:t>[Draft]Reply LS on further questions on feMIMO RRC parameters</w:t>
      </w:r>
      <w:r w:rsidR="007D7F59" w:rsidRPr="004E68F9">
        <w:rPr>
          <w:lang w:eastAsia="x-none"/>
        </w:rPr>
        <w:tab/>
        <w:t>vivo</w:t>
      </w:r>
    </w:p>
    <w:p w14:paraId="19027117" w14:textId="2A924FB9" w:rsidR="007D7F59" w:rsidRDefault="0036328F" w:rsidP="007D7F59">
      <w:pPr>
        <w:rPr>
          <w:lang w:eastAsia="x-none"/>
        </w:rPr>
      </w:pPr>
      <w:r w:rsidRPr="0036328F">
        <w:rPr>
          <w:b/>
          <w:bCs/>
          <w:lang w:eastAsia="x-none"/>
        </w:rPr>
        <w:t>Decision:</w:t>
      </w:r>
      <w:r>
        <w:rPr>
          <w:lang w:eastAsia="x-none"/>
        </w:rPr>
        <w:t xml:space="preserve"> </w:t>
      </w:r>
      <w:r w:rsidR="007D7F59">
        <w:rPr>
          <w:lang w:eastAsia="x-none"/>
        </w:rPr>
        <w:t xml:space="preserve">Response needed. </w:t>
      </w:r>
      <w:r w:rsidR="007D7F59" w:rsidRPr="00712E12">
        <w:rPr>
          <w:lang w:eastAsia="x-none"/>
        </w:rPr>
        <w:t xml:space="preserve">To be </w:t>
      </w:r>
      <w:r w:rsidR="007D7F59">
        <w:rPr>
          <w:lang w:eastAsia="x-none"/>
        </w:rPr>
        <w:t>discussed</w:t>
      </w:r>
      <w:r w:rsidR="007D7F59" w:rsidRPr="00712E12">
        <w:rPr>
          <w:lang w:eastAsia="x-none"/>
        </w:rPr>
        <w:t xml:space="preserve"> </w:t>
      </w:r>
      <w:r w:rsidR="007D7F59">
        <w:rPr>
          <w:lang w:eastAsia="x-none"/>
        </w:rPr>
        <w:t xml:space="preserve">as part of Rel-17 NR MIMO maintenance </w:t>
      </w:r>
      <w:r w:rsidR="006A238A">
        <w:rPr>
          <w:lang w:eastAsia="x-none"/>
        </w:rPr>
        <w:t>under</w:t>
      </w:r>
      <w:r w:rsidR="007D7F59" w:rsidRPr="00712E12">
        <w:rPr>
          <w:lang w:eastAsia="x-none"/>
        </w:rPr>
        <w:t xml:space="preserve"> agenda item </w:t>
      </w:r>
      <w:r w:rsidR="007D7F59">
        <w:rPr>
          <w:lang w:eastAsia="x-none"/>
        </w:rPr>
        <w:t>8.1</w:t>
      </w:r>
      <w:r w:rsidR="007D7F59" w:rsidRPr="00712E12">
        <w:rPr>
          <w:lang w:eastAsia="x-none"/>
        </w:rPr>
        <w:t>.</w:t>
      </w:r>
    </w:p>
    <w:p w14:paraId="0DB92B91" w14:textId="77777777" w:rsidR="007D7F59" w:rsidRDefault="007D7F59" w:rsidP="007D7F59">
      <w:pPr>
        <w:rPr>
          <w:lang w:eastAsia="x-none"/>
        </w:rPr>
      </w:pPr>
    </w:p>
    <w:p w14:paraId="13C91399" w14:textId="77777777" w:rsidR="007D7F59" w:rsidRPr="001B141B" w:rsidRDefault="007D7F59" w:rsidP="007D7F59">
      <w:pPr>
        <w:rPr>
          <w:b/>
          <w:u w:val="single"/>
          <w:lang w:eastAsia="x-none"/>
        </w:rPr>
      </w:pPr>
      <w:r w:rsidRPr="007127F2">
        <w:rPr>
          <w:b/>
          <w:u w:val="single"/>
          <w:lang w:eastAsia="x-none"/>
        </w:rPr>
        <w:t>Release 1</w:t>
      </w:r>
      <w:r>
        <w:rPr>
          <w:b/>
          <w:u w:val="single"/>
          <w:lang w:eastAsia="x-none"/>
        </w:rPr>
        <w:t>7 - NR_pos_enh</w:t>
      </w:r>
    </w:p>
    <w:p w14:paraId="240197B8" w14:textId="25D9A05F" w:rsidR="007D7F59" w:rsidRPr="00EA41DF" w:rsidRDefault="001B5688" w:rsidP="007D7F59">
      <w:pPr>
        <w:rPr>
          <w:b/>
          <w:bCs/>
          <w:lang w:eastAsia="x-none"/>
        </w:rPr>
      </w:pPr>
      <w:hyperlink r:id="rId49" w:history="1">
        <w:r w:rsidR="000B5C49">
          <w:rPr>
            <w:rStyle w:val="Hyperlink"/>
            <w:b/>
            <w:bCs/>
            <w:lang w:eastAsia="x-none"/>
          </w:rPr>
          <w:t>R1-2203023</w:t>
        </w:r>
      </w:hyperlink>
      <w:r w:rsidR="007D7F59" w:rsidRPr="00EA41DF">
        <w:rPr>
          <w:b/>
          <w:bCs/>
          <w:lang w:eastAsia="x-none"/>
        </w:rPr>
        <w:tab/>
        <w:t>LS reply on condition of PRS measurement outside MG</w:t>
      </w:r>
      <w:r w:rsidR="007D7F59" w:rsidRPr="00EA41DF">
        <w:rPr>
          <w:b/>
          <w:bCs/>
          <w:lang w:eastAsia="x-none"/>
        </w:rPr>
        <w:tab/>
        <w:t>RAN4, vivo</w:t>
      </w:r>
    </w:p>
    <w:p w14:paraId="6C263E17" w14:textId="66CE2D77" w:rsidR="007D7F59" w:rsidRPr="00202B99" w:rsidRDefault="00EA41DF" w:rsidP="007D7F59">
      <w:pPr>
        <w:rPr>
          <w:lang w:eastAsia="x-none"/>
        </w:rPr>
      </w:pPr>
      <w:r w:rsidRPr="00F1460D">
        <w:rPr>
          <w:b/>
          <w:bCs/>
          <w:lang w:eastAsia="x-none"/>
        </w:rPr>
        <w:t>Decision:</w:t>
      </w:r>
      <w:r>
        <w:rPr>
          <w:b/>
          <w:bCs/>
          <w:lang w:eastAsia="x-none"/>
        </w:rPr>
        <w:t xml:space="preserve"> </w:t>
      </w:r>
      <w:r w:rsidR="007D7F59" w:rsidRPr="00202B99">
        <w:rPr>
          <w:lang w:eastAsia="x-none"/>
        </w:rPr>
        <w:t xml:space="preserve">To be taken into account as part of discussions on Rel-17 Positioning Enhancement maintenance </w:t>
      </w:r>
      <w:r>
        <w:rPr>
          <w:lang w:eastAsia="x-none"/>
        </w:rPr>
        <w:t>under</w:t>
      </w:r>
      <w:r w:rsidR="007D7F59" w:rsidRPr="00202B99">
        <w:rPr>
          <w:lang w:eastAsia="x-none"/>
        </w:rPr>
        <w:t xml:space="preserve"> agenda item 8.5.2.</w:t>
      </w:r>
    </w:p>
    <w:p w14:paraId="1228E6CE" w14:textId="77777777" w:rsidR="007D7F59" w:rsidRDefault="007D7F59" w:rsidP="007D7F59">
      <w:pPr>
        <w:rPr>
          <w:lang w:eastAsia="x-none"/>
        </w:rPr>
      </w:pPr>
    </w:p>
    <w:p w14:paraId="462B166C" w14:textId="153C741D" w:rsidR="007D7F59" w:rsidRPr="004F2663" w:rsidRDefault="001B5688" w:rsidP="007D7F59">
      <w:pPr>
        <w:rPr>
          <w:b/>
          <w:bCs/>
          <w:lang w:eastAsia="x-none"/>
        </w:rPr>
      </w:pPr>
      <w:hyperlink r:id="rId50" w:history="1">
        <w:r w:rsidR="000B5C49">
          <w:rPr>
            <w:rStyle w:val="Hyperlink"/>
            <w:b/>
            <w:bCs/>
            <w:lang w:eastAsia="x-none"/>
          </w:rPr>
          <w:t>R1-2203024</w:t>
        </w:r>
      </w:hyperlink>
      <w:r w:rsidR="007D7F59" w:rsidRPr="004F2663">
        <w:rPr>
          <w:b/>
          <w:bCs/>
          <w:lang w:eastAsia="x-none"/>
        </w:rPr>
        <w:tab/>
        <w:t>LS on the UE/TRP TEG framework</w:t>
      </w:r>
      <w:r w:rsidR="007D7F59" w:rsidRPr="004F2663">
        <w:rPr>
          <w:b/>
          <w:bCs/>
          <w:lang w:eastAsia="x-none"/>
        </w:rPr>
        <w:tab/>
        <w:t>RAN4, CATT</w:t>
      </w:r>
    </w:p>
    <w:p w14:paraId="7E07FFCD" w14:textId="525E152C" w:rsidR="007D7F59" w:rsidRDefault="001B5688" w:rsidP="007D7F59">
      <w:pPr>
        <w:rPr>
          <w:lang w:eastAsia="x-none"/>
        </w:rPr>
      </w:pPr>
      <w:hyperlink r:id="rId51" w:history="1">
        <w:r w:rsidR="000B5C49">
          <w:rPr>
            <w:rStyle w:val="Hyperlink"/>
            <w:lang w:eastAsia="x-none"/>
          </w:rPr>
          <w:t>R1-2203408</w:t>
        </w:r>
      </w:hyperlink>
      <w:r w:rsidR="007D7F59">
        <w:rPr>
          <w:lang w:eastAsia="x-none"/>
        </w:rPr>
        <w:tab/>
        <w:t>Discussion on the UE/TRP TEG framework</w:t>
      </w:r>
      <w:r w:rsidR="007D7F59">
        <w:rPr>
          <w:lang w:eastAsia="x-none"/>
        </w:rPr>
        <w:tab/>
        <w:t>CATT</w:t>
      </w:r>
    </w:p>
    <w:p w14:paraId="13ED621F" w14:textId="0BA99144" w:rsidR="007D7F59" w:rsidRDefault="001B5688" w:rsidP="007D7F59">
      <w:pPr>
        <w:rPr>
          <w:lang w:eastAsia="x-none"/>
        </w:rPr>
      </w:pPr>
      <w:hyperlink r:id="rId52" w:history="1">
        <w:r w:rsidR="000B5C49">
          <w:rPr>
            <w:rStyle w:val="Hyperlink"/>
            <w:lang w:eastAsia="x-none"/>
          </w:rPr>
          <w:t>R1-2203409</w:t>
        </w:r>
      </w:hyperlink>
      <w:r w:rsidR="007D7F59">
        <w:rPr>
          <w:lang w:eastAsia="x-none"/>
        </w:rPr>
        <w:tab/>
        <w:t>Draft reply LS on the UE/TRP TEG framework</w:t>
      </w:r>
      <w:r w:rsidR="007D7F59">
        <w:rPr>
          <w:lang w:eastAsia="x-none"/>
        </w:rPr>
        <w:tab/>
        <w:t>CATT</w:t>
      </w:r>
    </w:p>
    <w:p w14:paraId="14DA027A" w14:textId="45B659CB" w:rsidR="007D7F59" w:rsidRDefault="001B5688" w:rsidP="007D7F59">
      <w:pPr>
        <w:rPr>
          <w:lang w:eastAsia="x-none"/>
        </w:rPr>
      </w:pPr>
      <w:hyperlink r:id="rId53" w:history="1">
        <w:r w:rsidR="000B5C49">
          <w:rPr>
            <w:rStyle w:val="Hyperlink"/>
            <w:lang w:eastAsia="x-none"/>
          </w:rPr>
          <w:t>R1-2204924</w:t>
        </w:r>
      </w:hyperlink>
      <w:r w:rsidR="007D7F59">
        <w:rPr>
          <w:lang w:eastAsia="x-none"/>
        </w:rPr>
        <w:tab/>
        <w:t>Discussion on UE/TRP TEG framework</w:t>
      </w:r>
      <w:r w:rsidR="007D7F59">
        <w:rPr>
          <w:lang w:eastAsia="x-none"/>
        </w:rPr>
        <w:tab/>
        <w:t>Huawei, HiSilicon</w:t>
      </w:r>
    </w:p>
    <w:p w14:paraId="0A9DB32D" w14:textId="2C4B7A1C" w:rsidR="007D7F59" w:rsidRPr="00202B99" w:rsidRDefault="00EA41DF" w:rsidP="007D7F59">
      <w:pPr>
        <w:rPr>
          <w:lang w:eastAsia="x-none"/>
        </w:rPr>
      </w:pPr>
      <w:r w:rsidRPr="00F1460D">
        <w:rPr>
          <w:b/>
          <w:bCs/>
          <w:lang w:eastAsia="x-none"/>
        </w:rPr>
        <w:t>Decision:</w:t>
      </w:r>
      <w:r>
        <w:rPr>
          <w:b/>
          <w:bCs/>
          <w:lang w:eastAsia="x-none"/>
        </w:rPr>
        <w:t xml:space="preserve"> </w:t>
      </w:r>
      <w:r w:rsidR="007D7F59" w:rsidRPr="00202B99">
        <w:rPr>
          <w:lang w:eastAsia="x-none"/>
        </w:rPr>
        <w:t>To be discussed as part of Rel-17 Positioning Enhancement maintenance under agenda item 8.5.1. As part of the discussion, decide whether further RAN1 action is needed in response to the RAN4 LS.</w:t>
      </w:r>
    </w:p>
    <w:p w14:paraId="5EEF894E" w14:textId="77777777" w:rsidR="007D7F59" w:rsidRDefault="007D7F59" w:rsidP="007D7F59">
      <w:pPr>
        <w:rPr>
          <w:lang w:eastAsia="x-none"/>
        </w:rPr>
      </w:pPr>
    </w:p>
    <w:p w14:paraId="26736BE0" w14:textId="3ADAEF2A" w:rsidR="007D7F59" w:rsidRPr="004F2663" w:rsidRDefault="001B5688" w:rsidP="007D7F59">
      <w:pPr>
        <w:rPr>
          <w:b/>
          <w:bCs/>
          <w:lang w:eastAsia="x-none"/>
        </w:rPr>
      </w:pPr>
      <w:hyperlink r:id="rId54" w:history="1">
        <w:r w:rsidR="000B5C49">
          <w:rPr>
            <w:rStyle w:val="Hyperlink"/>
            <w:b/>
            <w:bCs/>
            <w:lang w:eastAsia="x-none"/>
          </w:rPr>
          <w:t>R1-2203026</w:t>
        </w:r>
      </w:hyperlink>
      <w:r w:rsidR="007D7F59" w:rsidRPr="004F2663">
        <w:rPr>
          <w:b/>
          <w:bCs/>
          <w:lang w:eastAsia="x-none"/>
        </w:rPr>
        <w:tab/>
        <w:t>On applicable number of PFL for the gapless PRS measurement</w:t>
      </w:r>
      <w:r w:rsidR="007D7F59" w:rsidRPr="004F2663">
        <w:rPr>
          <w:b/>
          <w:bCs/>
          <w:lang w:eastAsia="x-none"/>
        </w:rPr>
        <w:tab/>
        <w:t>RAN4, Ericsson</w:t>
      </w:r>
    </w:p>
    <w:p w14:paraId="34FE317D" w14:textId="444A3DAA" w:rsidR="007D7F59" w:rsidRDefault="001B5688" w:rsidP="007D7F59">
      <w:pPr>
        <w:rPr>
          <w:lang w:eastAsia="x-none"/>
        </w:rPr>
      </w:pPr>
      <w:hyperlink r:id="rId55" w:history="1">
        <w:r w:rsidR="000B5C49">
          <w:rPr>
            <w:rStyle w:val="Hyperlink"/>
            <w:lang w:eastAsia="x-none"/>
          </w:rPr>
          <w:t>R1-2203410</w:t>
        </w:r>
      </w:hyperlink>
      <w:r w:rsidR="007D7F59">
        <w:rPr>
          <w:lang w:eastAsia="x-none"/>
        </w:rPr>
        <w:tab/>
        <w:t>Discussion on applicable number of PFL for the gapless PRS measurement</w:t>
      </w:r>
      <w:r w:rsidR="007D7F59">
        <w:rPr>
          <w:lang w:eastAsia="x-none"/>
        </w:rPr>
        <w:tab/>
        <w:t>CATT</w:t>
      </w:r>
    </w:p>
    <w:p w14:paraId="16BD5C55" w14:textId="1F195EA2" w:rsidR="007D7F59" w:rsidRDefault="001B5688" w:rsidP="007D7F59">
      <w:pPr>
        <w:rPr>
          <w:lang w:eastAsia="x-none"/>
        </w:rPr>
      </w:pPr>
      <w:hyperlink r:id="rId56" w:history="1">
        <w:r w:rsidR="000B5C49">
          <w:rPr>
            <w:rStyle w:val="Hyperlink"/>
            <w:lang w:eastAsia="x-none"/>
          </w:rPr>
          <w:t>R1-2203411</w:t>
        </w:r>
      </w:hyperlink>
      <w:r w:rsidR="007D7F59">
        <w:rPr>
          <w:lang w:eastAsia="x-none"/>
        </w:rPr>
        <w:tab/>
        <w:t>Draft reply LS on applicable number of PFL for the gapless PRS measurement</w:t>
      </w:r>
      <w:r w:rsidR="007D7F59">
        <w:rPr>
          <w:lang w:eastAsia="x-none"/>
        </w:rPr>
        <w:tab/>
        <w:t>CATT</w:t>
      </w:r>
    </w:p>
    <w:p w14:paraId="798BED23" w14:textId="2BC5F0F8" w:rsidR="007D7F59" w:rsidRDefault="001B5688" w:rsidP="007D7F59">
      <w:pPr>
        <w:rPr>
          <w:lang w:eastAsia="x-none"/>
        </w:rPr>
      </w:pPr>
      <w:hyperlink r:id="rId57" w:history="1">
        <w:r w:rsidR="000B5C49">
          <w:rPr>
            <w:rStyle w:val="Hyperlink"/>
            <w:lang w:eastAsia="x-none"/>
          </w:rPr>
          <w:t>R1-2203490</w:t>
        </w:r>
      </w:hyperlink>
      <w:r w:rsidR="007D7F59">
        <w:rPr>
          <w:lang w:eastAsia="x-none"/>
        </w:rPr>
        <w:tab/>
        <w:t>Draft Reply LS on applicable number of PFL for the gapless PRS measurement</w:t>
      </w:r>
      <w:r w:rsidR="007D7F59">
        <w:rPr>
          <w:lang w:eastAsia="x-none"/>
        </w:rPr>
        <w:tab/>
        <w:t>vivo</w:t>
      </w:r>
    </w:p>
    <w:p w14:paraId="081543C4" w14:textId="1945FCFE" w:rsidR="007D7F59" w:rsidRDefault="001B5688" w:rsidP="007D7F59">
      <w:pPr>
        <w:rPr>
          <w:lang w:eastAsia="x-none"/>
        </w:rPr>
      </w:pPr>
      <w:hyperlink r:id="rId58" w:history="1">
        <w:r w:rsidR="000B5C49">
          <w:rPr>
            <w:rStyle w:val="Hyperlink"/>
            <w:lang w:eastAsia="x-none"/>
          </w:rPr>
          <w:t>R1-2203617</w:t>
        </w:r>
      </w:hyperlink>
      <w:r w:rsidR="007D7F59">
        <w:rPr>
          <w:lang w:eastAsia="x-none"/>
        </w:rPr>
        <w:tab/>
        <w:t>Draft reply LS on applicable number of PFL for the gapless PRS measurement</w:t>
      </w:r>
      <w:r w:rsidR="007D7F59">
        <w:rPr>
          <w:lang w:eastAsia="x-none"/>
        </w:rPr>
        <w:tab/>
        <w:t>ZTE</w:t>
      </w:r>
    </w:p>
    <w:p w14:paraId="32D566FC" w14:textId="68E63411" w:rsidR="007D7F59" w:rsidRDefault="001B5688" w:rsidP="007D7F59">
      <w:pPr>
        <w:rPr>
          <w:lang w:eastAsia="x-none"/>
        </w:rPr>
      </w:pPr>
      <w:hyperlink r:id="rId59" w:history="1">
        <w:r w:rsidR="000B5C49">
          <w:rPr>
            <w:rStyle w:val="Hyperlink"/>
            <w:lang w:eastAsia="x-none"/>
          </w:rPr>
          <w:t>R1-2203847</w:t>
        </w:r>
      </w:hyperlink>
      <w:r w:rsidR="007D7F59">
        <w:rPr>
          <w:lang w:eastAsia="x-none"/>
        </w:rPr>
        <w:tab/>
        <w:t>Draft reply on applicable number of PFL for the gapless PRS measurement</w:t>
      </w:r>
      <w:r w:rsidR="007D7F59">
        <w:rPr>
          <w:lang w:eastAsia="x-none"/>
        </w:rPr>
        <w:tab/>
        <w:t>Samsung</w:t>
      </w:r>
    </w:p>
    <w:p w14:paraId="3FDC8E8A" w14:textId="0B840076" w:rsidR="007D7F59" w:rsidRDefault="001B5688" w:rsidP="007D7F59">
      <w:pPr>
        <w:rPr>
          <w:lang w:eastAsia="x-none"/>
        </w:rPr>
      </w:pPr>
      <w:hyperlink r:id="rId60" w:history="1">
        <w:r w:rsidR="000B5C49">
          <w:rPr>
            <w:rStyle w:val="Hyperlink"/>
            <w:lang w:eastAsia="x-none"/>
          </w:rPr>
          <w:t>R1-2204925</w:t>
        </w:r>
      </w:hyperlink>
      <w:r w:rsidR="007D7F59">
        <w:rPr>
          <w:lang w:eastAsia="x-none"/>
        </w:rPr>
        <w:tab/>
        <w:t>Discussion on applicable number of PFLs for the gap-less PRS measurement</w:t>
      </w:r>
      <w:r w:rsidR="007D7F59">
        <w:rPr>
          <w:lang w:eastAsia="x-none"/>
        </w:rPr>
        <w:tab/>
        <w:t>Huawei, HiSilicon</w:t>
      </w:r>
    </w:p>
    <w:p w14:paraId="0B55186E" w14:textId="18482CBB" w:rsidR="007D7F59" w:rsidRDefault="00EA41DF" w:rsidP="007D7F59">
      <w:pPr>
        <w:rPr>
          <w:lang w:eastAsia="x-none"/>
        </w:rPr>
      </w:pPr>
      <w:r w:rsidRPr="00F1460D">
        <w:rPr>
          <w:b/>
          <w:bCs/>
          <w:lang w:eastAsia="x-none"/>
        </w:rPr>
        <w:t>Decision:</w:t>
      </w:r>
      <w:r>
        <w:rPr>
          <w:b/>
          <w:bCs/>
          <w:lang w:eastAsia="x-none"/>
        </w:rPr>
        <w:t xml:space="preserve"> </w:t>
      </w:r>
      <w:r w:rsidR="007D7F59">
        <w:rPr>
          <w:lang w:eastAsia="x-none"/>
        </w:rPr>
        <w:t>Response needed. To be discussed as part of Rel-17 Positioning Enhancement maintenance under agenda item 8.5.2. Use separate email thread.</w:t>
      </w:r>
    </w:p>
    <w:p w14:paraId="5A96F4B3" w14:textId="77777777" w:rsidR="007D7F59" w:rsidRDefault="007D7F59" w:rsidP="007D7F59">
      <w:pPr>
        <w:rPr>
          <w:lang w:eastAsia="x-none"/>
        </w:rPr>
      </w:pPr>
    </w:p>
    <w:p w14:paraId="6C364E77" w14:textId="386B1A7D" w:rsidR="007D7F59" w:rsidRPr="004F2663" w:rsidRDefault="001B5688" w:rsidP="007D7F59">
      <w:pPr>
        <w:rPr>
          <w:b/>
          <w:bCs/>
          <w:lang w:eastAsia="x-none"/>
        </w:rPr>
      </w:pPr>
      <w:hyperlink r:id="rId61" w:history="1">
        <w:r w:rsidR="000B5C49">
          <w:rPr>
            <w:rStyle w:val="Hyperlink"/>
            <w:b/>
            <w:bCs/>
            <w:lang w:eastAsia="x-none"/>
          </w:rPr>
          <w:t>R1-2203028</w:t>
        </w:r>
      </w:hyperlink>
      <w:r w:rsidR="007D7F59" w:rsidRPr="004F2663">
        <w:rPr>
          <w:b/>
          <w:bCs/>
          <w:lang w:eastAsia="x-none"/>
        </w:rPr>
        <w:tab/>
        <w:t>Reply LS on latency improvement for PRS measurement with MG</w:t>
      </w:r>
      <w:r w:rsidR="007D7F59" w:rsidRPr="004F2663">
        <w:rPr>
          <w:b/>
          <w:bCs/>
          <w:lang w:eastAsia="x-none"/>
        </w:rPr>
        <w:tab/>
        <w:t>RAN4, Huawei</w:t>
      </w:r>
    </w:p>
    <w:p w14:paraId="7A6D2A75" w14:textId="311CD379" w:rsidR="007D7F59" w:rsidRPr="00202B99" w:rsidRDefault="00EA41DF" w:rsidP="007D7F59">
      <w:pPr>
        <w:rPr>
          <w:lang w:eastAsia="x-none"/>
        </w:rPr>
      </w:pPr>
      <w:r w:rsidRPr="00F1460D">
        <w:rPr>
          <w:b/>
          <w:bCs/>
          <w:lang w:eastAsia="x-none"/>
        </w:rPr>
        <w:t>Decision:</w:t>
      </w:r>
      <w:r>
        <w:rPr>
          <w:b/>
          <w:bCs/>
          <w:lang w:eastAsia="x-none"/>
        </w:rPr>
        <w:t xml:space="preserve"> </w:t>
      </w:r>
      <w:r w:rsidR="007D7F59" w:rsidRPr="00202B99">
        <w:rPr>
          <w:lang w:eastAsia="x-none"/>
        </w:rPr>
        <w:t>To be taken into account as part of discussions on Rel-17 Positioning Enhancement maintenance in agenda item 8.5.2.</w:t>
      </w:r>
    </w:p>
    <w:p w14:paraId="4902B4D4" w14:textId="77777777" w:rsidR="007D7F59" w:rsidRDefault="007D7F59" w:rsidP="007D7F59">
      <w:pPr>
        <w:rPr>
          <w:lang w:eastAsia="x-none"/>
        </w:rPr>
      </w:pPr>
    </w:p>
    <w:p w14:paraId="07DFF945" w14:textId="45EFD19D" w:rsidR="007D7F59" w:rsidRPr="004F2663" w:rsidRDefault="001B5688" w:rsidP="007D7F59">
      <w:pPr>
        <w:rPr>
          <w:b/>
          <w:bCs/>
          <w:lang w:eastAsia="x-none"/>
        </w:rPr>
      </w:pPr>
      <w:hyperlink r:id="rId62" w:history="1">
        <w:r w:rsidR="000B5C49">
          <w:rPr>
            <w:rStyle w:val="Hyperlink"/>
            <w:b/>
            <w:bCs/>
            <w:lang w:eastAsia="x-none"/>
          </w:rPr>
          <w:t>R1-2203040</w:t>
        </w:r>
      </w:hyperlink>
      <w:r w:rsidR="007D7F59" w:rsidRPr="004F2663">
        <w:rPr>
          <w:b/>
          <w:bCs/>
          <w:lang w:eastAsia="x-none"/>
        </w:rPr>
        <w:tab/>
        <w:t>Questions concerning the implementation of RAN1 agreements in NRPPa</w:t>
      </w:r>
      <w:r w:rsidR="007D7F59" w:rsidRPr="004F2663">
        <w:rPr>
          <w:b/>
          <w:bCs/>
          <w:lang w:eastAsia="x-none"/>
        </w:rPr>
        <w:tab/>
        <w:t>RAN3, Ericsson</w:t>
      </w:r>
    </w:p>
    <w:p w14:paraId="366A6DC9" w14:textId="084810D2" w:rsidR="007D7F59" w:rsidRDefault="001B5688" w:rsidP="007D7F59">
      <w:pPr>
        <w:rPr>
          <w:lang w:eastAsia="x-none"/>
        </w:rPr>
      </w:pPr>
      <w:hyperlink r:id="rId63" w:history="1">
        <w:r w:rsidR="000B5C49">
          <w:rPr>
            <w:rStyle w:val="Hyperlink"/>
            <w:lang w:eastAsia="x-none"/>
          </w:rPr>
          <w:t>R1-2203412</w:t>
        </w:r>
      </w:hyperlink>
      <w:r w:rsidR="007D7F59">
        <w:rPr>
          <w:lang w:eastAsia="x-none"/>
        </w:rPr>
        <w:tab/>
        <w:t>Discussion on questions concerning the implementation of RAN1 agreements in NRPPa</w:t>
      </w:r>
      <w:r w:rsidR="007D7F59">
        <w:rPr>
          <w:lang w:eastAsia="x-none"/>
        </w:rPr>
        <w:tab/>
        <w:t>CATT</w:t>
      </w:r>
    </w:p>
    <w:p w14:paraId="2C0287D2" w14:textId="6D4839D0" w:rsidR="007D7F59" w:rsidRDefault="001B5688" w:rsidP="007D7F59">
      <w:pPr>
        <w:rPr>
          <w:lang w:eastAsia="x-none"/>
        </w:rPr>
      </w:pPr>
      <w:hyperlink r:id="rId64" w:history="1">
        <w:r w:rsidR="000B5C49">
          <w:rPr>
            <w:rStyle w:val="Hyperlink"/>
            <w:lang w:eastAsia="x-none"/>
          </w:rPr>
          <w:t>R1-2203413</w:t>
        </w:r>
      </w:hyperlink>
      <w:r w:rsidR="007D7F59">
        <w:rPr>
          <w:lang w:eastAsia="x-none"/>
        </w:rPr>
        <w:tab/>
        <w:t>Draft reply LS on questions concerning the implementation of RAN1 agreements in NRPPa</w:t>
      </w:r>
      <w:r w:rsidR="007D7F59">
        <w:rPr>
          <w:lang w:eastAsia="x-none"/>
        </w:rPr>
        <w:tab/>
        <w:t>CATT</w:t>
      </w:r>
    </w:p>
    <w:p w14:paraId="782147EC" w14:textId="4357F185" w:rsidR="007D7F59" w:rsidRDefault="001B5688" w:rsidP="007D7F59">
      <w:pPr>
        <w:rPr>
          <w:lang w:eastAsia="x-none"/>
        </w:rPr>
      </w:pPr>
      <w:hyperlink r:id="rId65" w:history="1">
        <w:r w:rsidR="000B5C49">
          <w:rPr>
            <w:rStyle w:val="Hyperlink"/>
            <w:lang w:eastAsia="x-none"/>
          </w:rPr>
          <w:t>R1-2203491</w:t>
        </w:r>
      </w:hyperlink>
      <w:r w:rsidR="007D7F59">
        <w:rPr>
          <w:lang w:eastAsia="x-none"/>
        </w:rPr>
        <w:tab/>
        <w:t>Draft Reply LS on questions concerning the implementation of RAN1 agreements in NRPPa</w:t>
      </w:r>
      <w:r w:rsidR="007D7F59">
        <w:rPr>
          <w:lang w:eastAsia="x-none"/>
        </w:rPr>
        <w:tab/>
        <w:t>vivo</w:t>
      </w:r>
    </w:p>
    <w:p w14:paraId="2FD11143" w14:textId="7CD7A9BD" w:rsidR="007D7F59" w:rsidRDefault="001B5688" w:rsidP="007D7F59">
      <w:pPr>
        <w:rPr>
          <w:lang w:eastAsia="x-none"/>
        </w:rPr>
      </w:pPr>
      <w:hyperlink r:id="rId66" w:history="1">
        <w:r w:rsidR="000B5C49">
          <w:rPr>
            <w:rStyle w:val="Hyperlink"/>
            <w:lang w:eastAsia="x-none"/>
          </w:rPr>
          <w:t>R1-2203615</w:t>
        </w:r>
      </w:hyperlink>
      <w:r w:rsidR="007D7F59">
        <w:rPr>
          <w:lang w:eastAsia="x-none"/>
        </w:rPr>
        <w:tab/>
        <w:t>Draft reply LS on questions of RAN1 agreements in NRPPa</w:t>
      </w:r>
      <w:r w:rsidR="007D7F59">
        <w:rPr>
          <w:lang w:eastAsia="x-none"/>
        </w:rPr>
        <w:tab/>
        <w:t>ZTE</w:t>
      </w:r>
    </w:p>
    <w:p w14:paraId="028FF9CE" w14:textId="0CB78BC0" w:rsidR="007D7F59" w:rsidRDefault="001B5688" w:rsidP="007D7F59">
      <w:pPr>
        <w:rPr>
          <w:lang w:eastAsia="x-none"/>
        </w:rPr>
      </w:pPr>
      <w:hyperlink r:id="rId67" w:history="1">
        <w:r w:rsidR="000B5C49">
          <w:rPr>
            <w:rStyle w:val="Hyperlink"/>
            <w:lang w:eastAsia="x-none"/>
          </w:rPr>
          <w:t>R1-2203963</w:t>
        </w:r>
      </w:hyperlink>
      <w:r w:rsidR="007D7F59" w:rsidRPr="00083D4D">
        <w:rPr>
          <w:lang w:eastAsia="x-none"/>
        </w:rPr>
        <w:tab/>
        <w:t>Discussion on “Questions concerning the implementation of RAN1 agreements in NRPPa”</w:t>
      </w:r>
      <w:r w:rsidR="007D7F59" w:rsidRPr="00083D4D">
        <w:rPr>
          <w:lang w:eastAsia="x-none"/>
        </w:rPr>
        <w:tab/>
        <w:t>OPPO</w:t>
      </w:r>
    </w:p>
    <w:p w14:paraId="686F0BBB" w14:textId="112718EA" w:rsidR="007D7F59" w:rsidRDefault="001B5688" w:rsidP="007D7F59">
      <w:pPr>
        <w:rPr>
          <w:lang w:eastAsia="x-none"/>
        </w:rPr>
      </w:pPr>
      <w:hyperlink r:id="rId68" w:history="1">
        <w:r w:rsidR="000B5C49">
          <w:rPr>
            <w:rStyle w:val="Hyperlink"/>
            <w:lang w:eastAsia="x-none"/>
          </w:rPr>
          <w:t>R1-2204929</w:t>
        </w:r>
      </w:hyperlink>
      <w:r w:rsidR="007D7F59">
        <w:rPr>
          <w:lang w:eastAsia="x-none"/>
        </w:rPr>
        <w:tab/>
        <w:t>Draft reply LS on Questions concerning the implementation of RAN1 agreements in NRPPa</w:t>
      </w:r>
      <w:r w:rsidR="007D7F59">
        <w:rPr>
          <w:lang w:eastAsia="x-none"/>
        </w:rPr>
        <w:tab/>
        <w:t>Huawei, HiSilicon</w:t>
      </w:r>
    </w:p>
    <w:p w14:paraId="0721F21C" w14:textId="023FDA96" w:rsidR="007D7F59" w:rsidRDefault="00EA41DF" w:rsidP="007D7F59">
      <w:pPr>
        <w:rPr>
          <w:lang w:eastAsia="x-none"/>
        </w:rPr>
      </w:pPr>
      <w:r w:rsidRPr="00F1460D">
        <w:rPr>
          <w:b/>
          <w:bCs/>
          <w:lang w:eastAsia="x-none"/>
        </w:rPr>
        <w:t>Decision:</w:t>
      </w:r>
      <w:r>
        <w:rPr>
          <w:b/>
          <w:bCs/>
          <w:lang w:eastAsia="x-none"/>
        </w:rPr>
        <w:t xml:space="preserve"> </w:t>
      </w:r>
      <w:r w:rsidR="007D7F59">
        <w:rPr>
          <w:lang w:eastAsia="x-none"/>
        </w:rPr>
        <w:t>Response needed. To be discussed as part of Rel-17 Positioning Enhancement maintenance under agenda item 8.5.</w:t>
      </w:r>
    </w:p>
    <w:p w14:paraId="3C51D93D" w14:textId="77777777" w:rsidR="007D7F59" w:rsidRDefault="007D7F59" w:rsidP="007D7F59">
      <w:pPr>
        <w:rPr>
          <w:lang w:eastAsia="x-none"/>
        </w:rPr>
      </w:pPr>
    </w:p>
    <w:p w14:paraId="2B07D46D" w14:textId="17C82587" w:rsidR="007D7F59" w:rsidRPr="004F2663" w:rsidRDefault="001B5688" w:rsidP="007D7F59">
      <w:pPr>
        <w:rPr>
          <w:b/>
          <w:bCs/>
          <w:lang w:eastAsia="x-none"/>
        </w:rPr>
      </w:pPr>
      <w:hyperlink r:id="rId69" w:history="1">
        <w:r w:rsidR="000B5C49">
          <w:rPr>
            <w:rStyle w:val="Hyperlink"/>
            <w:b/>
            <w:bCs/>
            <w:lang w:eastAsia="x-none"/>
          </w:rPr>
          <w:t>R1-2203022</w:t>
        </w:r>
      </w:hyperlink>
      <w:r w:rsidR="007D7F59" w:rsidRPr="004F2663">
        <w:rPr>
          <w:b/>
          <w:bCs/>
          <w:lang w:eastAsia="x-none"/>
        </w:rPr>
        <w:tab/>
        <w:t>LS on lower Rx beam sweeping factor for latency improvement</w:t>
      </w:r>
      <w:r w:rsidR="007D7F59" w:rsidRPr="004F2663">
        <w:rPr>
          <w:b/>
          <w:bCs/>
          <w:lang w:eastAsia="x-none"/>
        </w:rPr>
        <w:tab/>
        <w:t>RAN4, Intel</w:t>
      </w:r>
    </w:p>
    <w:p w14:paraId="666D1636" w14:textId="25556222" w:rsidR="007D7F59" w:rsidRDefault="001B5688" w:rsidP="007D7F59">
      <w:pPr>
        <w:rPr>
          <w:lang w:eastAsia="x-none"/>
        </w:rPr>
      </w:pPr>
      <w:hyperlink r:id="rId70" w:history="1">
        <w:r w:rsidR="000B5C49">
          <w:rPr>
            <w:rStyle w:val="Hyperlink"/>
            <w:lang w:eastAsia="x-none"/>
          </w:rPr>
          <w:t>R1-2203406</w:t>
        </w:r>
      </w:hyperlink>
      <w:r w:rsidR="007D7F59">
        <w:rPr>
          <w:lang w:eastAsia="x-none"/>
        </w:rPr>
        <w:tab/>
        <w:t>Discussion on lower Rx beam sweeping factor for latency improvement</w:t>
      </w:r>
      <w:r w:rsidR="007D7F59">
        <w:rPr>
          <w:lang w:eastAsia="x-none"/>
        </w:rPr>
        <w:tab/>
        <w:t>CATT</w:t>
      </w:r>
    </w:p>
    <w:p w14:paraId="01FA13CD" w14:textId="047C82C9" w:rsidR="007D7F59" w:rsidRDefault="001B5688" w:rsidP="007D7F59">
      <w:pPr>
        <w:rPr>
          <w:lang w:eastAsia="x-none"/>
        </w:rPr>
      </w:pPr>
      <w:hyperlink r:id="rId71" w:history="1">
        <w:r w:rsidR="000B5C49">
          <w:rPr>
            <w:rStyle w:val="Hyperlink"/>
            <w:lang w:eastAsia="x-none"/>
          </w:rPr>
          <w:t>R1-2203407</w:t>
        </w:r>
      </w:hyperlink>
      <w:r w:rsidR="007D7F59">
        <w:rPr>
          <w:lang w:eastAsia="x-none"/>
        </w:rPr>
        <w:tab/>
        <w:t>Draft reply LS on lower Rx beam sweeping factor for latency improvement</w:t>
      </w:r>
      <w:r w:rsidR="007D7F59">
        <w:rPr>
          <w:lang w:eastAsia="x-none"/>
        </w:rPr>
        <w:tab/>
        <w:t>CATT</w:t>
      </w:r>
    </w:p>
    <w:p w14:paraId="71D64E73" w14:textId="295533D3" w:rsidR="007D7F59" w:rsidRDefault="001B5688" w:rsidP="007D7F59">
      <w:pPr>
        <w:rPr>
          <w:lang w:eastAsia="x-none"/>
        </w:rPr>
      </w:pPr>
      <w:hyperlink r:id="rId72" w:history="1">
        <w:r w:rsidR="000B5C49">
          <w:rPr>
            <w:rStyle w:val="Hyperlink"/>
            <w:lang w:eastAsia="x-none"/>
          </w:rPr>
          <w:t>R1-2203489</w:t>
        </w:r>
      </w:hyperlink>
      <w:r w:rsidR="007D7F59">
        <w:rPr>
          <w:lang w:eastAsia="x-none"/>
        </w:rPr>
        <w:tab/>
        <w:t>Draft Reply LS on lower Rx beam sweeping factor for latency improvement</w:t>
      </w:r>
      <w:r w:rsidR="007D7F59">
        <w:rPr>
          <w:lang w:eastAsia="x-none"/>
        </w:rPr>
        <w:tab/>
        <w:t>vivo</w:t>
      </w:r>
    </w:p>
    <w:p w14:paraId="458C8DB6" w14:textId="6A26E29E" w:rsidR="007D7F59" w:rsidRDefault="001B5688" w:rsidP="007D7F59">
      <w:pPr>
        <w:rPr>
          <w:lang w:eastAsia="x-none"/>
        </w:rPr>
      </w:pPr>
      <w:hyperlink r:id="rId73" w:history="1">
        <w:r w:rsidR="000B5C49">
          <w:rPr>
            <w:rStyle w:val="Hyperlink"/>
            <w:lang w:eastAsia="x-none"/>
          </w:rPr>
          <w:t>R1-2203616</w:t>
        </w:r>
      </w:hyperlink>
      <w:r w:rsidR="007D7F59">
        <w:rPr>
          <w:lang w:eastAsia="x-none"/>
        </w:rPr>
        <w:tab/>
        <w:t>Draft reply LS on lower Rx beam sweeping factor</w:t>
      </w:r>
      <w:r w:rsidR="007D7F59">
        <w:rPr>
          <w:lang w:eastAsia="x-none"/>
        </w:rPr>
        <w:tab/>
        <w:t>ZTE</w:t>
      </w:r>
    </w:p>
    <w:p w14:paraId="3C255A4E" w14:textId="24DFFE05" w:rsidR="007D7F59" w:rsidRDefault="001B5688" w:rsidP="007D7F59">
      <w:pPr>
        <w:rPr>
          <w:lang w:eastAsia="x-none"/>
        </w:rPr>
      </w:pPr>
      <w:hyperlink r:id="rId74" w:history="1">
        <w:r w:rsidR="000B5C49">
          <w:rPr>
            <w:rStyle w:val="Hyperlink"/>
            <w:lang w:eastAsia="x-none"/>
          </w:rPr>
          <w:t>R1-2203964</w:t>
        </w:r>
      </w:hyperlink>
      <w:r w:rsidR="007D7F59" w:rsidRPr="00083D4D">
        <w:rPr>
          <w:lang w:eastAsia="x-none"/>
        </w:rPr>
        <w:tab/>
        <w:t>Discussion on LS on lower Rx beam sweeping factor for latency improvement</w:t>
      </w:r>
      <w:r w:rsidR="007D7F59" w:rsidRPr="00083D4D">
        <w:rPr>
          <w:lang w:eastAsia="x-none"/>
        </w:rPr>
        <w:tab/>
        <w:t>OPPO</w:t>
      </w:r>
    </w:p>
    <w:p w14:paraId="00063E5A" w14:textId="75227260" w:rsidR="007D7F59" w:rsidRDefault="001B5688" w:rsidP="007D7F59">
      <w:pPr>
        <w:rPr>
          <w:lang w:eastAsia="x-none"/>
        </w:rPr>
      </w:pPr>
      <w:hyperlink r:id="rId75" w:history="1">
        <w:r w:rsidR="000B5C49">
          <w:rPr>
            <w:rStyle w:val="Hyperlink"/>
            <w:lang w:eastAsia="x-none"/>
          </w:rPr>
          <w:t>R1-2204923</w:t>
        </w:r>
      </w:hyperlink>
      <w:r w:rsidR="007D7F59">
        <w:rPr>
          <w:lang w:eastAsia="x-none"/>
        </w:rPr>
        <w:tab/>
        <w:t>Discussion on lower Rx beam sweeping factor</w:t>
      </w:r>
      <w:r w:rsidR="007D7F59">
        <w:rPr>
          <w:lang w:eastAsia="x-none"/>
        </w:rPr>
        <w:tab/>
        <w:t>Huawei, HiSilicon</w:t>
      </w:r>
    </w:p>
    <w:p w14:paraId="0A92B846" w14:textId="5655BCB8" w:rsidR="007D7F59" w:rsidRDefault="004F2663" w:rsidP="007D7F59">
      <w:pPr>
        <w:rPr>
          <w:lang w:eastAsia="x-none"/>
        </w:rPr>
      </w:pPr>
      <w:r w:rsidRPr="00F1460D">
        <w:rPr>
          <w:b/>
          <w:bCs/>
          <w:lang w:eastAsia="x-none"/>
        </w:rPr>
        <w:t>Decision:</w:t>
      </w:r>
      <w:r>
        <w:rPr>
          <w:b/>
          <w:bCs/>
          <w:lang w:eastAsia="x-none"/>
        </w:rPr>
        <w:t xml:space="preserve"> </w:t>
      </w:r>
      <w:r w:rsidR="007D7F59">
        <w:rPr>
          <w:lang w:eastAsia="x-none"/>
        </w:rPr>
        <w:t>Response needed. To be discussed as part of Rel-17 Positioning Enhancement maintenance under agenda item 8.5.2.</w:t>
      </w:r>
    </w:p>
    <w:p w14:paraId="39B4040A" w14:textId="77777777" w:rsidR="007D7F59" w:rsidRDefault="007D7F59" w:rsidP="007D7F59">
      <w:pPr>
        <w:rPr>
          <w:lang w:eastAsia="x-none"/>
        </w:rPr>
      </w:pPr>
    </w:p>
    <w:p w14:paraId="4A0BB404" w14:textId="77777777" w:rsidR="007D7F59" w:rsidRPr="001B141B" w:rsidRDefault="007D7F59" w:rsidP="007D7F59">
      <w:pPr>
        <w:rPr>
          <w:b/>
          <w:u w:val="single"/>
          <w:lang w:eastAsia="x-none"/>
        </w:rPr>
      </w:pPr>
      <w:r w:rsidRPr="007127F2">
        <w:rPr>
          <w:b/>
          <w:u w:val="single"/>
          <w:lang w:eastAsia="x-none"/>
        </w:rPr>
        <w:t>Release 1</w:t>
      </w:r>
      <w:r>
        <w:rPr>
          <w:b/>
          <w:u w:val="single"/>
          <w:lang w:eastAsia="x-none"/>
        </w:rPr>
        <w:t>7 - NR_IIOT_URLLC_enh</w:t>
      </w:r>
    </w:p>
    <w:p w14:paraId="3E05D08D" w14:textId="3B4C903E" w:rsidR="007D7F59" w:rsidRPr="006E2CFB" w:rsidRDefault="001B5688" w:rsidP="007D7F59">
      <w:pPr>
        <w:rPr>
          <w:b/>
          <w:bCs/>
          <w:lang w:eastAsia="x-none"/>
        </w:rPr>
      </w:pPr>
      <w:hyperlink r:id="rId76" w:history="1">
        <w:r w:rsidR="000B5C49">
          <w:rPr>
            <w:rStyle w:val="Hyperlink"/>
            <w:b/>
            <w:bCs/>
            <w:lang w:eastAsia="x-none"/>
          </w:rPr>
          <w:t>R1-2203025</w:t>
        </w:r>
      </w:hyperlink>
      <w:r w:rsidR="007D7F59" w:rsidRPr="006E2CFB">
        <w:rPr>
          <w:b/>
          <w:bCs/>
          <w:lang w:eastAsia="x-none"/>
        </w:rPr>
        <w:tab/>
        <w:t>Reply LS on propagation delay compensation</w:t>
      </w:r>
      <w:r w:rsidR="007D7F59" w:rsidRPr="006E2CFB">
        <w:rPr>
          <w:b/>
          <w:bCs/>
          <w:lang w:eastAsia="x-none"/>
        </w:rPr>
        <w:tab/>
        <w:t>RAN4, Huawei</w:t>
      </w:r>
    </w:p>
    <w:p w14:paraId="001E7590" w14:textId="4B521D2B" w:rsidR="007D7F59" w:rsidRDefault="006E2CFB" w:rsidP="007D7F59">
      <w:pPr>
        <w:rPr>
          <w:lang w:eastAsia="x-none"/>
        </w:rPr>
      </w:pPr>
      <w:r w:rsidRPr="00F1460D">
        <w:rPr>
          <w:b/>
          <w:bCs/>
          <w:lang w:eastAsia="x-none"/>
        </w:rPr>
        <w:t>Decision:</w:t>
      </w:r>
      <w:r>
        <w:rPr>
          <w:b/>
          <w:bCs/>
          <w:lang w:eastAsia="x-none"/>
        </w:rPr>
        <w:t xml:space="preserve"> </w:t>
      </w:r>
      <w:r w:rsidR="007D7F59">
        <w:rPr>
          <w:lang w:eastAsia="x-none"/>
        </w:rPr>
        <w:t>To be taken into account as part of discussions on Rel-17 URLLC and IIoT maintenance in agenda item 8.3.3.</w:t>
      </w:r>
    </w:p>
    <w:p w14:paraId="2B90BB9A" w14:textId="77777777" w:rsidR="007D7F59" w:rsidRDefault="007D7F59" w:rsidP="007D7F59">
      <w:pPr>
        <w:rPr>
          <w:lang w:eastAsia="x-none"/>
        </w:rPr>
      </w:pPr>
    </w:p>
    <w:p w14:paraId="6A79D5D1" w14:textId="77777777" w:rsidR="007D7F59" w:rsidRPr="005121D4" w:rsidRDefault="007D7F59" w:rsidP="007D7F59">
      <w:pPr>
        <w:rPr>
          <w:b/>
          <w:u w:val="single"/>
          <w:lang w:eastAsia="x-none"/>
        </w:rPr>
      </w:pPr>
      <w:r w:rsidRPr="002975B2">
        <w:rPr>
          <w:b/>
          <w:u w:val="single"/>
          <w:lang w:eastAsia="x-none"/>
        </w:rPr>
        <w:lastRenderedPageBreak/>
        <w:t xml:space="preserve">Release 17 - </w:t>
      </w:r>
      <w:r w:rsidRPr="002975B2">
        <w:rPr>
          <w:b/>
          <w:u w:val="single"/>
        </w:rPr>
        <w:t>NR_ext_to_71GHz</w:t>
      </w:r>
    </w:p>
    <w:p w14:paraId="5F0C971A" w14:textId="65DFB453" w:rsidR="007D7F59" w:rsidRPr="006E2CFB" w:rsidRDefault="001B5688" w:rsidP="007D7F59">
      <w:pPr>
        <w:rPr>
          <w:b/>
          <w:bCs/>
          <w:lang w:eastAsia="x-none"/>
        </w:rPr>
      </w:pPr>
      <w:hyperlink r:id="rId77" w:history="1">
        <w:r w:rsidR="000B5C49">
          <w:rPr>
            <w:rStyle w:val="Hyperlink"/>
            <w:b/>
            <w:bCs/>
            <w:lang w:eastAsia="x-none"/>
          </w:rPr>
          <w:t>R1-2203027</w:t>
        </w:r>
      </w:hyperlink>
      <w:r w:rsidR="007D7F59" w:rsidRPr="006E2CFB">
        <w:rPr>
          <w:b/>
          <w:bCs/>
          <w:lang w:eastAsia="x-none"/>
        </w:rPr>
        <w:tab/>
        <w:t>LS to RAN1 on sensing beam characteristics</w:t>
      </w:r>
      <w:r w:rsidR="007D7F59" w:rsidRPr="006E2CFB">
        <w:rPr>
          <w:b/>
          <w:bCs/>
          <w:lang w:eastAsia="x-none"/>
        </w:rPr>
        <w:tab/>
        <w:t>RAN4, Ericsson</w:t>
      </w:r>
    </w:p>
    <w:p w14:paraId="010DBB08" w14:textId="686D4ED5" w:rsidR="007D7F59" w:rsidRDefault="001B5688" w:rsidP="007D7F59">
      <w:pPr>
        <w:rPr>
          <w:lang w:eastAsia="x-none"/>
        </w:rPr>
      </w:pPr>
      <w:hyperlink r:id="rId78" w:history="1">
        <w:r w:rsidR="000B5C49">
          <w:rPr>
            <w:rStyle w:val="Hyperlink"/>
            <w:lang w:eastAsia="x-none"/>
          </w:rPr>
          <w:t>R1-2204116</w:t>
        </w:r>
      </w:hyperlink>
      <w:r w:rsidR="007D7F59" w:rsidRPr="002975B2">
        <w:rPr>
          <w:lang w:eastAsia="x-none"/>
        </w:rPr>
        <w:tab/>
        <w:t>Discussion on LS from RAN4 on directional LBT</w:t>
      </w:r>
      <w:r w:rsidR="007D7F59" w:rsidRPr="002975B2">
        <w:rPr>
          <w:lang w:eastAsia="x-none"/>
        </w:rPr>
        <w:tab/>
        <w:t>Ericsson</w:t>
      </w:r>
    </w:p>
    <w:p w14:paraId="06CCDBAE" w14:textId="4DCC6B4E" w:rsidR="007D7F59" w:rsidRPr="00467DE8" w:rsidRDefault="006E2CFB" w:rsidP="007D7F59">
      <w:pPr>
        <w:rPr>
          <w:lang w:eastAsia="x-none"/>
        </w:rPr>
      </w:pPr>
      <w:r w:rsidRPr="00F1460D">
        <w:rPr>
          <w:b/>
          <w:bCs/>
          <w:lang w:eastAsia="x-none"/>
        </w:rPr>
        <w:t>Decision:</w:t>
      </w:r>
      <w:r>
        <w:rPr>
          <w:b/>
          <w:bCs/>
          <w:lang w:eastAsia="x-none"/>
        </w:rPr>
        <w:t xml:space="preserve"> </w:t>
      </w:r>
      <w:r w:rsidR="007D7F59" w:rsidRPr="00467DE8">
        <w:rPr>
          <w:lang w:eastAsia="x-none"/>
        </w:rPr>
        <w:t xml:space="preserve">To be discussed as part of Rel-17 NR_ext_to_71GHz maintenance under agenda item 8.2.4. </w:t>
      </w:r>
      <w:r w:rsidR="007D7F59">
        <w:rPr>
          <w:lang w:eastAsia="x-none"/>
        </w:rPr>
        <w:t xml:space="preserve">As part of the discussion, decide whether further RAN1 action </w:t>
      </w:r>
      <w:r w:rsidR="007D7F59" w:rsidRPr="00467DE8">
        <w:rPr>
          <w:lang w:eastAsia="x-none"/>
        </w:rPr>
        <w:t>is needed in response to the RAN4 LS.</w:t>
      </w:r>
    </w:p>
    <w:p w14:paraId="7C145768" w14:textId="77777777" w:rsidR="007D7F59" w:rsidRDefault="007D7F59" w:rsidP="007D7F59">
      <w:pPr>
        <w:rPr>
          <w:lang w:eastAsia="x-none"/>
        </w:rPr>
      </w:pPr>
    </w:p>
    <w:p w14:paraId="336A3B23" w14:textId="77777777" w:rsidR="007D7F59" w:rsidRPr="001A68A2" w:rsidRDefault="007D7F59" w:rsidP="007D7F59">
      <w:pPr>
        <w:rPr>
          <w:b/>
          <w:u w:val="single"/>
          <w:lang w:eastAsia="x-none"/>
        </w:rPr>
      </w:pPr>
      <w:r>
        <w:rPr>
          <w:b/>
          <w:u w:val="single"/>
          <w:lang w:eastAsia="x-none"/>
        </w:rPr>
        <w:t>Release 17 - NR_cov_enh</w:t>
      </w:r>
    </w:p>
    <w:p w14:paraId="0D6B83D0" w14:textId="083516F6" w:rsidR="007D7F59" w:rsidRPr="006E2CFB" w:rsidRDefault="001B5688" w:rsidP="007D7F59">
      <w:pPr>
        <w:rPr>
          <w:b/>
          <w:bCs/>
          <w:lang w:eastAsia="x-none"/>
        </w:rPr>
      </w:pPr>
      <w:hyperlink r:id="rId79" w:history="1">
        <w:r w:rsidR="000B5C49">
          <w:rPr>
            <w:rStyle w:val="Hyperlink"/>
            <w:b/>
            <w:bCs/>
            <w:lang w:eastAsia="x-none"/>
          </w:rPr>
          <w:t>R1-2203029</w:t>
        </w:r>
      </w:hyperlink>
      <w:r w:rsidR="007D7F59" w:rsidRPr="006E2CFB">
        <w:rPr>
          <w:b/>
          <w:bCs/>
          <w:lang w:eastAsia="x-none"/>
        </w:rPr>
        <w:tab/>
        <w:t>Reply LS on Length of Maximum duration for TDD</w:t>
      </w:r>
      <w:r w:rsidR="007D7F59" w:rsidRPr="006E2CFB">
        <w:rPr>
          <w:b/>
          <w:bCs/>
          <w:lang w:eastAsia="x-none"/>
        </w:rPr>
        <w:tab/>
        <w:t>RAN4, China Telecom</w:t>
      </w:r>
    </w:p>
    <w:p w14:paraId="70AC6AB9" w14:textId="68D9569D" w:rsidR="007D7F59" w:rsidRDefault="001B5688" w:rsidP="007D7F59">
      <w:pPr>
        <w:rPr>
          <w:lang w:eastAsia="x-none"/>
        </w:rPr>
      </w:pPr>
      <w:hyperlink r:id="rId80" w:history="1">
        <w:r w:rsidR="000B5C49">
          <w:rPr>
            <w:rStyle w:val="Hyperlink"/>
            <w:lang w:eastAsia="x-none"/>
          </w:rPr>
          <w:t>R1-2204966</w:t>
        </w:r>
      </w:hyperlink>
      <w:r w:rsidR="007D7F59">
        <w:rPr>
          <w:lang w:eastAsia="x-none"/>
        </w:rPr>
        <w:tab/>
      </w:r>
      <w:r w:rsidR="007D7F59" w:rsidRPr="00F86792">
        <w:rPr>
          <w:lang w:eastAsia="x-none"/>
        </w:rPr>
        <w:t>Discussion and Draft Reply to LS on Length of Maximum Duration</w:t>
      </w:r>
      <w:r w:rsidR="007D7F59">
        <w:rPr>
          <w:lang w:eastAsia="x-none"/>
        </w:rPr>
        <w:tab/>
        <w:t>Ericsson</w:t>
      </w:r>
    </w:p>
    <w:p w14:paraId="218722D6" w14:textId="7E94F5E6" w:rsidR="007D7F59" w:rsidRPr="0004668A" w:rsidRDefault="006E2CFB" w:rsidP="007D7F59">
      <w:pPr>
        <w:rPr>
          <w:lang w:val="en-US" w:eastAsia="x-none"/>
        </w:rPr>
      </w:pPr>
      <w:r w:rsidRPr="00F1460D">
        <w:rPr>
          <w:b/>
          <w:bCs/>
          <w:lang w:eastAsia="x-none"/>
        </w:rPr>
        <w:t>Decision:</w:t>
      </w:r>
      <w:r>
        <w:rPr>
          <w:b/>
          <w:bCs/>
          <w:lang w:eastAsia="x-none"/>
        </w:rPr>
        <w:t xml:space="preserve"> </w:t>
      </w:r>
      <w:r w:rsidR="007D7F59" w:rsidRPr="0004668A">
        <w:rPr>
          <w:lang w:eastAsia="x-none"/>
        </w:rPr>
        <w:t xml:space="preserve">To be taken into account as part of discussions on Rel-17 Coverage Enhancement maintenance in agenda item 8.8. Also consider </w:t>
      </w:r>
      <w:hyperlink r:id="rId81" w:history="1">
        <w:r w:rsidR="000B5C49">
          <w:rPr>
            <w:rStyle w:val="Hyperlink"/>
            <w:lang w:eastAsia="x-none"/>
          </w:rPr>
          <w:t>R1-2204966</w:t>
        </w:r>
      </w:hyperlink>
      <w:r w:rsidR="007D7F59" w:rsidRPr="0004668A">
        <w:rPr>
          <w:lang w:val="en-US" w:eastAsia="x-none"/>
        </w:rPr>
        <w:t>.</w:t>
      </w:r>
    </w:p>
    <w:p w14:paraId="5850274F" w14:textId="77777777" w:rsidR="007D7F59" w:rsidRDefault="007D7F59" w:rsidP="007D7F59">
      <w:pPr>
        <w:rPr>
          <w:lang w:eastAsia="x-none"/>
        </w:rPr>
      </w:pPr>
    </w:p>
    <w:p w14:paraId="1600EB0D" w14:textId="77777777" w:rsidR="007D7F59" w:rsidRPr="005121D4" w:rsidRDefault="007D7F59" w:rsidP="007D7F59">
      <w:pPr>
        <w:rPr>
          <w:b/>
          <w:u w:val="single"/>
          <w:lang w:eastAsia="x-none"/>
        </w:rPr>
      </w:pPr>
      <w:r w:rsidRPr="007127F2">
        <w:rPr>
          <w:b/>
          <w:u w:val="single"/>
          <w:lang w:eastAsia="x-none"/>
        </w:rPr>
        <w:t>Release 1</w:t>
      </w:r>
      <w:r>
        <w:rPr>
          <w:b/>
          <w:u w:val="single"/>
          <w:lang w:eastAsia="x-none"/>
        </w:rPr>
        <w:t>7 - NR_redcap</w:t>
      </w:r>
    </w:p>
    <w:p w14:paraId="3C461409" w14:textId="39F6F55F" w:rsidR="007D7F59" w:rsidRPr="00025150" w:rsidRDefault="001B5688" w:rsidP="007D7F59">
      <w:pPr>
        <w:rPr>
          <w:b/>
          <w:bCs/>
          <w:lang w:eastAsia="x-none"/>
        </w:rPr>
      </w:pPr>
      <w:hyperlink r:id="rId82" w:history="1">
        <w:r w:rsidR="000B5C49">
          <w:rPr>
            <w:rStyle w:val="Hyperlink"/>
            <w:b/>
            <w:bCs/>
            <w:lang w:eastAsia="x-none"/>
          </w:rPr>
          <w:t>R1-2203046</w:t>
        </w:r>
      </w:hyperlink>
      <w:r w:rsidR="007D7F59" w:rsidRPr="00025150">
        <w:rPr>
          <w:b/>
          <w:bCs/>
          <w:lang w:eastAsia="x-none"/>
        </w:rPr>
        <w:tab/>
        <w:t>LS on introduction of an offset to transmit CD-SSB and NCD-SSB at different times</w:t>
      </w:r>
      <w:r w:rsidR="007D7F59" w:rsidRPr="00025150">
        <w:rPr>
          <w:b/>
          <w:bCs/>
          <w:lang w:eastAsia="x-none"/>
        </w:rPr>
        <w:tab/>
        <w:t>RAN2, Ericsson</w:t>
      </w:r>
    </w:p>
    <w:p w14:paraId="677B6D97" w14:textId="1B18648A" w:rsidR="007D7F59" w:rsidRDefault="001B5688" w:rsidP="007D7F59">
      <w:pPr>
        <w:rPr>
          <w:lang w:eastAsia="x-none"/>
        </w:rPr>
      </w:pPr>
      <w:hyperlink r:id="rId83" w:history="1">
        <w:r w:rsidR="000B5C49">
          <w:rPr>
            <w:rStyle w:val="Hyperlink"/>
            <w:lang w:eastAsia="x-none"/>
          </w:rPr>
          <w:t>R1-2203120</w:t>
        </w:r>
      </w:hyperlink>
      <w:r w:rsidR="007D7F59">
        <w:rPr>
          <w:lang w:eastAsia="x-none"/>
        </w:rPr>
        <w:tab/>
        <w:t>On introduction of an offset to transmit CD-SSB and NCD-SSB at different times</w:t>
      </w:r>
      <w:r w:rsidR="007D7F59">
        <w:rPr>
          <w:lang w:eastAsia="x-none"/>
        </w:rPr>
        <w:tab/>
        <w:t>Ericsson</w:t>
      </w:r>
    </w:p>
    <w:p w14:paraId="05282F46" w14:textId="25024D9B" w:rsidR="007D7F59" w:rsidRDefault="001B5688" w:rsidP="007D7F59">
      <w:pPr>
        <w:rPr>
          <w:lang w:eastAsia="x-none"/>
        </w:rPr>
      </w:pPr>
      <w:hyperlink r:id="rId84" w:history="1">
        <w:r w:rsidR="000B5C49">
          <w:rPr>
            <w:rStyle w:val="Hyperlink"/>
            <w:lang w:eastAsia="x-none"/>
          </w:rPr>
          <w:t>R1-2203495</w:t>
        </w:r>
      </w:hyperlink>
      <w:r w:rsidR="007D7F59">
        <w:rPr>
          <w:lang w:eastAsia="x-none"/>
        </w:rPr>
        <w:tab/>
        <w:t>Draft Reply LS on introduction of an offset to transmit CD-SSB and NCD-SSB at different times</w:t>
      </w:r>
      <w:r w:rsidR="007D7F59">
        <w:rPr>
          <w:lang w:eastAsia="x-none"/>
        </w:rPr>
        <w:tab/>
        <w:t>vivo</w:t>
      </w:r>
    </w:p>
    <w:p w14:paraId="71AA35BE" w14:textId="7BBC378E" w:rsidR="007D7F59" w:rsidRDefault="001B5688" w:rsidP="007D7F59">
      <w:pPr>
        <w:rPr>
          <w:lang w:eastAsia="x-none"/>
        </w:rPr>
      </w:pPr>
      <w:hyperlink r:id="rId85" w:history="1">
        <w:r w:rsidR="000B5C49">
          <w:rPr>
            <w:rStyle w:val="Hyperlink"/>
            <w:lang w:eastAsia="x-none"/>
          </w:rPr>
          <w:t>R1-2203590</w:t>
        </w:r>
      </w:hyperlink>
      <w:r w:rsidR="007D7F59">
        <w:rPr>
          <w:lang w:eastAsia="x-none"/>
        </w:rPr>
        <w:tab/>
        <w:t>Discussion on NCD-SSB offset</w:t>
      </w:r>
      <w:r w:rsidR="007D7F59">
        <w:rPr>
          <w:lang w:eastAsia="x-none"/>
        </w:rPr>
        <w:tab/>
        <w:t>ZTE, Sanechips</w:t>
      </w:r>
    </w:p>
    <w:p w14:paraId="29DCA566" w14:textId="43D12DC7" w:rsidR="007D7F59" w:rsidRDefault="001B5688" w:rsidP="007D7F59">
      <w:pPr>
        <w:rPr>
          <w:lang w:eastAsia="x-none"/>
        </w:rPr>
      </w:pPr>
      <w:hyperlink r:id="rId86" w:history="1">
        <w:r w:rsidR="000B5C49">
          <w:rPr>
            <w:rStyle w:val="Hyperlink"/>
            <w:lang w:eastAsia="x-none"/>
          </w:rPr>
          <w:t>R1-2204271</w:t>
        </w:r>
      </w:hyperlink>
      <w:r w:rsidR="007D7F59">
        <w:rPr>
          <w:lang w:eastAsia="x-none"/>
        </w:rPr>
        <w:tab/>
        <w:t>Discussion on RAN2 LS on introduction of an offset to transmit CD-SSB and NCD-SSB at different times</w:t>
      </w:r>
      <w:r w:rsidR="007D7F59">
        <w:rPr>
          <w:lang w:eastAsia="x-none"/>
        </w:rPr>
        <w:tab/>
        <w:t>CMCC</w:t>
      </w:r>
    </w:p>
    <w:p w14:paraId="10C1F8C6" w14:textId="1002CA3F" w:rsidR="007D7F59" w:rsidRDefault="001B5688" w:rsidP="007D7F59">
      <w:pPr>
        <w:rPr>
          <w:lang w:eastAsia="x-none"/>
        </w:rPr>
      </w:pPr>
      <w:hyperlink r:id="rId87" w:history="1">
        <w:r w:rsidR="000B5C49">
          <w:rPr>
            <w:rStyle w:val="Hyperlink"/>
            <w:lang w:eastAsia="x-none"/>
          </w:rPr>
          <w:t>R1-2204434</w:t>
        </w:r>
      </w:hyperlink>
      <w:r w:rsidR="007D7F59">
        <w:rPr>
          <w:lang w:eastAsia="x-none"/>
        </w:rPr>
        <w:tab/>
        <w:t>Discussion on LS on introduction of an offset to transmit CD-SSB and NCD-SSB at different times</w:t>
      </w:r>
      <w:r w:rsidR="007D7F59">
        <w:rPr>
          <w:lang w:eastAsia="x-none"/>
        </w:rPr>
        <w:tab/>
        <w:t>NEC</w:t>
      </w:r>
    </w:p>
    <w:p w14:paraId="7C7178AD" w14:textId="1AF2F487" w:rsidR="007D7F59" w:rsidRDefault="006E2CFB" w:rsidP="007D7F59">
      <w:pPr>
        <w:rPr>
          <w:lang w:eastAsia="x-none"/>
        </w:rPr>
      </w:pPr>
      <w:r w:rsidRPr="00F1460D">
        <w:rPr>
          <w:b/>
          <w:bCs/>
          <w:lang w:eastAsia="x-none"/>
        </w:rPr>
        <w:t>Decision:</w:t>
      </w:r>
      <w:r>
        <w:rPr>
          <w:b/>
          <w:bCs/>
          <w:lang w:eastAsia="x-none"/>
        </w:rPr>
        <w:t xml:space="preserve"> </w:t>
      </w:r>
      <w:r w:rsidR="007D7F59">
        <w:rPr>
          <w:lang w:eastAsia="x-none"/>
        </w:rPr>
        <w:t xml:space="preserve">Response needed. </w:t>
      </w:r>
      <w:r w:rsidR="007D7F59" w:rsidRPr="004C741B">
        <w:rPr>
          <w:lang w:eastAsia="x-none"/>
        </w:rPr>
        <w:t xml:space="preserve">To be discussed as part of Rel-17 RedCap maintenance under agenda item 8.6.1. </w:t>
      </w:r>
      <w:r w:rsidR="007D7F59">
        <w:rPr>
          <w:lang w:eastAsia="x-none"/>
        </w:rPr>
        <w:t xml:space="preserve">Also consider </w:t>
      </w:r>
      <w:hyperlink r:id="rId88" w:history="1">
        <w:r w:rsidR="000B5C49">
          <w:rPr>
            <w:rStyle w:val="Hyperlink"/>
            <w:lang w:eastAsia="x-none"/>
          </w:rPr>
          <w:t>R1-2203053</w:t>
        </w:r>
      </w:hyperlink>
      <w:r w:rsidR="007D7F59">
        <w:rPr>
          <w:lang w:eastAsia="x-none"/>
        </w:rPr>
        <w:t xml:space="preserve">, </w:t>
      </w:r>
      <w:hyperlink r:id="rId89" w:history="1">
        <w:r w:rsidR="000B5C49">
          <w:rPr>
            <w:rStyle w:val="Hyperlink"/>
            <w:lang w:eastAsia="x-none"/>
          </w:rPr>
          <w:t>R1-2203109</w:t>
        </w:r>
      </w:hyperlink>
      <w:r w:rsidR="007D7F59">
        <w:rPr>
          <w:lang w:eastAsia="x-none"/>
        </w:rPr>
        <w:t xml:space="preserve">, </w:t>
      </w:r>
      <w:hyperlink r:id="rId90" w:history="1">
        <w:r w:rsidR="000B5C49">
          <w:rPr>
            <w:rStyle w:val="Hyperlink"/>
            <w:lang w:eastAsia="x-none"/>
          </w:rPr>
          <w:t>R1-2203517</w:t>
        </w:r>
      </w:hyperlink>
      <w:r w:rsidR="007D7F59">
        <w:rPr>
          <w:lang w:eastAsia="x-none"/>
        </w:rPr>
        <w:t xml:space="preserve">, </w:t>
      </w:r>
      <w:hyperlink r:id="rId91" w:history="1">
        <w:r w:rsidR="000B5C49">
          <w:rPr>
            <w:rStyle w:val="Hyperlink"/>
            <w:lang w:eastAsia="x-none"/>
          </w:rPr>
          <w:t>R1-2204711</w:t>
        </w:r>
      </w:hyperlink>
      <w:r w:rsidR="007D7F59">
        <w:rPr>
          <w:lang w:eastAsia="x-none"/>
        </w:rPr>
        <w:t xml:space="preserve">, and </w:t>
      </w:r>
      <w:hyperlink r:id="rId92" w:history="1">
        <w:r w:rsidR="000B5C49">
          <w:rPr>
            <w:rStyle w:val="Hyperlink"/>
            <w:lang w:eastAsia="x-none"/>
          </w:rPr>
          <w:t>R1-2204771</w:t>
        </w:r>
      </w:hyperlink>
      <w:r w:rsidR="007D7F59">
        <w:rPr>
          <w:lang w:eastAsia="x-none"/>
        </w:rPr>
        <w:t>.</w:t>
      </w:r>
    </w:p>
    <w:p w14:paraId="282F8042" w14:textId="77777777" w:rsidR="007D7F59" w:rsidRDefault="007D7F59" w:rsidP="007D7F59">
      <w:pPr>
        <w:rPr>
          <w:lang w:eastAsia="x-none"/>
        </w:rPr>
      </w:pPr>
    </w:p>
    <w:p w14:paraId="41581DBF" w14:textId="77777777" w:rsidR="007D7F59" w:rsidRPr="00290918" w:rsidRDefault="007D7F59" w:rsidP="007D7F59">
      <w:pPr>
        <w:rPr>
          <w:b/>
          <w:u w:val="single"/>
          <w:lang w:eastAsia="x-none"/>
        </w:rPr>
      </w:pPr>
      <w:r w:rsidRPr="007127F2">
        <w:rPr>
          <w:b/>
          <w:u w:val="single"/>
          <w:lang w:eastAsia="x-none"/>
        </w:rPr>
        <w:t>Release 1</w:t>
      </w:r>
      <w:r>
        <w:rPr>
          <w:b/>
          <w:u w:val="single"/>
          <w:lang w:eastAsia="x-none"/>
        </w:rPr>
        <w:t>7 - NR_SL_enh</w:t>
      </w:r>
    </w:p>
    <w:p w14:paraId="6C7A03F2" w14:textId="10B519BB" w:rsidR="007D7F59" w:rsidRPr="00025150" w:rsidRDefault="001B5688" w:rsidP="007D7F59">
      <w:pPr>
        <w:rPr>
          <w:b/>
          <w:bCs/>
          <w:lang w:eastAsia="x-none"/>
        </w:rPr>
      </w:pPr>
      <w:hyperlink r:id="rId93" w:history="1">
        <w:r w:rsidR="000B5C49">
          <w:rPr>
            <w:rStyle w:val="Hyperlink"/>
            <w:b/>
            <w:bCs/>
            <w:lang w:eastAsia="x-none"/>
          </w:rPr>
          <w:t>R1-2203042</w:t>
        </w:r>
      </w:hyperlink>
      <w:r w:rsidR="007D7F59" w:rsidRPr="00025150">
        <w:rPr>
          <w:b/>
          <w:bCs/>
          <w:lang w:eastAsia="x-none"/>
        </w:rPr>
        <w:tab/>
        <w:t>LS to RAN1 on the inter-UE coordination mechanism</w:t>
      </w:r>
      <w:r w:rsidR="007D7F59" w:rsidRPr="00025150">
        <w:rPr>
          <w:b/>
          <w:bCs/>
          <w:lang w:eastAsia="x-none"/>
        </w:rPr>
        <w:tab/>
        <w:t>RAN2, vivo</w:t>
      </w:r>
    </w:p>
    <w:p w14:paraId="1FF659C5" w14:textId="3678BECA" w:rsidR="007D7F59" w:rsidRDefault="001B5688" w:rsidP="007D7F59">
      <w:pPr>
        <w:rPr>
          <w:lang w:eastAsia="x-none"/>
        </w:rPr>
      </w:pPr>
      <w:hyperlink r:id="rId94" w:history="1">
        <w:r w:rsidR="000B5C49">
          <w:rPr>
            <w:rStyle w:val="Hyperlink"/>
            <w:lang w:eastAsia="x-none"/>
          </w:rPr>
          <w:t>R1-2203356</w:t>
        </w:r>
      </w:hyperlink>
      <w:r w:rsidR="007D7F59">
        <w:rPr>
          <w:lang w:eastAsia="x-none"/>
        </w:rPr>
        <w:tab/>
        <w:t>About LS on Inter-UE coordination from RAN2</w:t>
      </w:r>
      <w:r w:rsidR="007D7F59">
        <w:rPr>
          <w:lang w:eastAsia="x-none"/>
        </w:rPr>
        <w:tab/>
        <w:t>ZTE, Sanechips</w:t>
      </w:r>
    </w:p>
    <w:p w14:paraId="48DEA1F9" w14:textId="0B43340F" w:rsidR="007D7F59" w:rsidRDefault="001B5688" w:rsidP="007D7F59">
      <w:pPr>
        <w:rPr>
          <w:lang w:eastAsia="x-none"/>
        </w:rPr>
      </w:pPr>
      <w:hyperlink r:id="rId95" w:history="1">
        <w:r w:rsidR="000B5C49">
          <w:rPr>
            <w:rStyle w:val="Hyperlink"/>
            <w:lang w:eastAsia="x-none"/>
          </w:rPr>
          <w:t>R1-2203414</w:t>
        </w:r>
      </w:hyperlink>
      <w:r w:rsidR="007D7F59">
        <w:rPr>
          <w:lang w:eastAsia="x-none"/>
        </w:rPr>
        <w:tab/>
        <w:t>Draft reply LS on the inter-UE coordination mechanism</w:t>
      </w:r>
      <w:r w:rsidR="007D7F59">
        <w:rPr>
          <w:lang w:eastAsia="x-none"/>
        </w:rPr>
        <w:tab/>
        <w:t>CATT, GOHIGH</w:t>
      </w:r>
    </w:p>
    <w:p w14:paraId="1FF8AB45" w14:textId="6C3CB9B7" w:rsidR="007D7F59" w:rsidRDefault="001B5688" w:rsidP="007D7F59">
      <w:pPr>
        <w:rPr>
          <w:lang w:eastAsia="x-none"/>
        </w:rPr>
      </w:pPr>
      <w:hyperlink r:id="rId96" w:history="1">
        <w:r w:rsidR="000B5C49">
          <w:rPr>
            <w:rStyle w:val="Hyperlink"/>
            <w:lang w:eastAsia="x-none"/>
          </w:rPr>
          <w:t>R1-2203493</w:t>
        </w:r>
      </w:hyperlink>
      <w:r w:rsidR="007D7F59">
        <w:rPr>
          <w:lang w:eastAsia="x-none"/>
        </w:rPr>
        <w:tab/>
        <w:t>Draft reply LS on the inter-UE coordination mechanism</w:t>
      </w:r>
      <w:r w:rsidR="007D7F59">
        <w:rPr>
          <w:lang w:eastAsia="x-none"/>
        </w:rPr>
        <w:tab/>
        <w:t>vivo</w:t>
      </w:r>
    </w:p>
    <w:p w14:paraId="21CF396E" w14:textId="427CF3F2" w:rsidR="007D7F59" w:rsidRDefault="001B5688" w:rsidP="007D7F59">
      <w:pPr>
        <w:rPr>
          <w:lang w:eastAsia="x-none"/>
        </w:rPr>
      </w:pPr>
      <w:hyperlink r:id="rId97" w:history="1">
        <w:r w:rsidR="000B5C49">
          <w:rPr>
            <w:rStyle w:val="Hyperlink"/>
            <w:lang w:eastAsia="x-none"/>
          </w:rPr>
          <w:t>R1-2203709</w:t>
        </w:r>
      </w:hyperlink>
      <w:r w:rsidR="007D7F59">
        <w:rPr>
          <w:lang w:eastAsia="x-none"/>
        </w:rPr>
        <w:tab/>
        <w:t>Discussion on LS to RAN1 on the inter-UE coordination mechanism</w:t>
      </w:r>
      <w:r w:rsidR="007D7F59">
        <w:rPr>
          <w:lang w:eastAsia="x-none"/>
        </w:rPr>
        <w:tab/>
        <w:t>LG Electronics</w:t>
      </w:r>
    </w:p>
    <w:p w14:paraId="25DAEFC1" w14:textId="08DC2B8D" w:rsidR="007D7F59" w:rsidRDefault="001B5688" w:rsidP="007D7F59">
      <w:pPr>
        <w:rPr>
          <w:lang w:eastAsia="x-none"/>
        </w:rPr>
      </w:pPr>
      <w:hyperlink r:id="rId98" w:history="1">
        <w:r w:rsidR="000B5C49">
          <w:rPr>
            <w:rStyle w:val="Hyperlink"/>
            <w:lang w:eastAsia="x-none"/>
          </w:rPr>
          <w:t>R1-2203768</w:t>
        </w:r>
      </w:hyperlink>
      <w:r w:rsidR="007D7F59">
        <w:rPr>
          <w:lang w:eastAsia="x-none"/>
        </w:rPr>
        <w:tab/>
        <w:t>[Draft] Reply LS on the inter-UE coordination mechanism</w:t>
      </w:r>
      <w:r w:rsidR="007D7F59">
        <w:rPr>
          <w:lang w:eastAsia="x-none"/>
        </w:rPr>
        <w:tab/>
        <w:t>xiaomi</w:t>
      </w:r>
    </w:p>
    <w:p w14:paraId="5B2C7AD4" w14:textId="73F27C2D" w:rsidR="007D7F59" w:rsidRDefault="001B5688" w:rsidP="007D7F59">
      <w:pPr>
        <w:rPr>
          <w:lang w:eastAsia="x-none"/>
        </w:rPr>
      </w:pPr>
      <w:hyperlink r:id="rId99" w:history="1">
        <w:r w:rsidR="000B5C49">
          <w:rPr>
            <w:rStyle w:val="Hyperlink"/>
            <w:lang w:eastAsia="x-none"/>
          </w:rPr>
          <w:t>R1-2203848</w:t>
        </w:r>
      </w:hyperlink>
      <w:r w:rsidR="007D7F59">
        <w:rPr>
          <w:lang w:eastAsia="x-none"/>
        </w:rPr>
        <w:tab/>
        <w:t>Draft Reply LS to RAN1 on the inter-UE coordination mechanism</w:t>
      </w:r>
      <w:r w:rsidR="007D7F59">
        <w:rPr>
          <w:lang w:eastAsia="x-none"/>
        </w:rPr>
        <w:tab/>
        <w:t>Samsung</w:t>
      </w:r>
    </w:p>
    <w:p w14:paraId="54710E4D" w14:textId="3F14F4F0" w:rsidR="007D7F59" w:rsidRDefault="001B5688" w:rsidP="007D7F59">
      <w:pPr>
        <w:rPr>
          <w:lang w:eastAsia="x-none"/>
        </w:rPr>
      </w:pPr>
      <w:hyperlink r:id="rId100" w:history="1">
        <w:r w:rsidR="000B5C49">
          <w:rPr>
            <w:rStyle w:val="Hyperlink"/>
            <w:lang w:eastAsia="x-none"/>
          </w:rPr>
          <w:t>R1-2203969</w:t>
        </w:r>
      </w:hyperlink>
      <w:r w:rsidR="007D7F59">
        <w:rPr>
          <w:lang w:eastAsia="x-none"/>
        </w:rPr>
        <w:tab/>
        <w:t>Discussion on the LS from RAN2 on the inter-UE coordination mechanism</w:t>
      </w:r>
      <w:r w:rsidR="007D7F59">
        <w:rPr>
          <w:lang w:eastAsia="x-none"/>
        </w:rPr>
        <w:tab/>
        <w:t>OPPO</w:t>
      </w:r>
    </w:p>
    <w:p w14:paraId="103E8069" w14:textId="4487C8A9" w:rsidR="007D7F59" w:rsidRDefault="001B5688" w:rsidP="007D7F59">
      <w:pPr>
        <w:rPr>
          <w:lang w:eastAsia="x-none"/>
        </w:rPr>
      </w:pPr>
      <w:hyperlink r:id="rId101" w:history="1">
        <w:r w:rsidR="000B5C49">
          <w:rPr>
            <w:rStyle w:val="Hyperlink"/>
            <w:lang w:eastAsia="x-none"/>
          </w:rPr>
          <w:t>R1-2203970</w:t>
        </w:r>
      </w:hyperlink>
      <w:r w:rsidR="007D7F59">
        <w:rPr>
          <w:lang w:eastAsia="x-none"/>
        </w:rPr>
        <w:tab/>
        <w:t>Draft reply on LS from RAN2 on the inter-UE coordination mechanism</w:t>
      </w:r>
      <w:r w:rsidR="007D7F59">
        <w:rPr>
          <w:lang w:eastAsia="x-none"/>
        </w:rPr>
        <w:tab/>
        <w:t>OPPO</w:t>
      </w:r>
    </w:p>
    <w:p w14:paraId="48D0E6DA" w14:textId="27D3FC78" w:rsidR="007D7F59" w:rsidRPr="00AB5C38" w:rsidRDefault="001B5688" w:rsidP="007D7F59">
      <w:pPr>
        <w:rPr>
          <w:lang w:val="en-US" w:eastAsia="x-none"/>
        </w:rPr>
      </w:pPr>
      <w:hyperlink r:id="rId102" w:history="1">
        <w:r w:rsidR="000B5C49">
          <w:rPr>
            <w:rStyle w:val="Hyperlink"/>
            <w:lang w:val="en-US" w:eastAsia="x-none"/>
          </w:rPr>
          <w:t>R1-2204195</w:t>
        </w:r>
      </w:hyperlink>
      <w:r w:rsidR="007D7F59" w:rsidRPr="00AB5C38">
        <w:rPr>
          <w:lang w:val="en-US" w:eastAsia="x-none"/>
        </w:rPr>
        <w:tab/>
        <w:t>Draft reply LS on inter-UE coordination mechanism</w:t>
      </w:r>
      <w:r w:rsidR="007D7F59" w:rsidRPr="00AB5C38">
        <w:rPr>
          <w:lang w:val="en-US" w:eastAsia="x-none"/>
        </w:rPr>
        <w:tab/>
        <w:t>Apple</w:t>
      </w:r>
    </w:p>
    <w:p w14:paraId="11352791" w14:textId="0E94FBF2" w:rsidR="007D7F59" w:rsidRDefault="001B5688" w:rsidP="007D7F59">
      <w:pPr>
        <w:rPr>
          <w:lang w:eastAsia="x-none"/>
        </w:rPr>
      </w:pPr>
      <w:hyperlink r:id="rId103" w:history="1">
        <w:r w:rsidR="000B5C49">
          <w:rPr>
            <w:rStyle w:val="Hyperlink"/>
            <w:lang w:eastAsia="x-none"/>
          </w:rPr>
          <w:t>R1-2204734</w:t>
        </w:r>
      </w:hyperlink>
      <w:r w:rsidR="007D7F59">
        <w:rPr>
          <w:lang w:eastAsia="x-none"/>
        </w:rPr>
        <w:tab/>
        <w:t>[Draft] Reply LS to the RAN2 LS on the inter-UE coordination mechanism</w:t>
      </w:r>
      <w:r w:rsidR="007D7F59">
        <w:rPr>
          <w:lang w:eastAsia="x-none"/>
        </w:rPr>
        <w:tab/>
        <w:t>Ericsson</w:t>
      </w:r>
    </w:p>
    <w:p w14:paraId="3F3BAE82" w14:textId="253DC065" w:rsidR="007D7F59" w:rsidRDefault="001B5688" w:rsidP="007D7F59">
      <w:pPr>
        <w:rPr>
          <w:lang w:eastAsia="x-none"/>
        </w:rPr>
      </w:pPr>
      <w:hyperlink r:id="rId104" w:history="1">
        <w:r w:rsidR="000B5C49">
          <w:rPr>
            <w:rStyle w:val="Hyperlink"/>
            <w:lang w:eastAsia="x-none"/>
          </w:rPr>
          <w:t>R1-2204735</w:t>
        </w:r>
      </w:hyperlink>
      <w:r w:rsidR="007D7F59">
        <w:rPr>
          <w:lang w:eastAsia="x-none"/>
        </w:rPr>
        <w:tab/>
        <w:t>Discussion on the LS from RAN2 on the inter-UE coordination mechanism</w:t>
      </w:r>
      <w:r w:rsidR="007D7F59">
        <w:rPr>
          <w:lang w:eastAsia="x-none"/>
        </w:rPr>
        <w:tab/>
        <w:t>Ericsson</w:t>
      </w:r>
    </w:p>
    <w:p w14:paraId="6FA279FB" w14:textId="0615A653" w:rsidR="007D7F59" w:rsidRDefault="001B5688" w:rsidP="007D7F59">
      <w:pPr>
        <w:rPr>
          <w:lang w:eastAsia="x-none"/>
        </w:rPr>
      </w:pPr>
      <w:hyperlink r:id="rId105" w:history="1">
        <w:r w:rsidR="000B5C49">
          <w:rPr>
            <w:rStyle w:val="Hyperlink"/>
            <w:lang w:eastAsia="x-none"/>
          </w:rPr>
          <w:t>R1-2204899</w:t>
        </w:r>
      </w:hyperlink>
      <w:r w:rsidR="007D7F59">
        <w:rPr>
          <w:lang w:eastAsia="x-none"/>
        </w:rPr>
        <w:tab/>
        <w:t>Discussion on LS from RAN2 on the inter-UE coordination mechanism</w:t>
      </w:r>
      <w:r w:rsidR="007D7F59">
        <w:rPr>
          <w:lang w:eastAsia="x-none"/>
        </w:rPr>
        <w:tab/>
        <w:t>Huawei, HiSilicon</w:t>
      </w:r>
    </w:p>
    <w:p w14:paraId="472E7A55" w14:textId="6F4CFACE" w:rsidR="007D7F59" w:rsidRDefault="001B5688" w:rsidP="007D7F59">
      <w:pPr>
        <w:rPr>
          <w:lang w:eastAsia="x-none"/>
        </w:rPr>
      </w:pPr>
      <w:hyperlink r:id="rId106" w:history="1">
        <w:r w:rsidR="000B5C49">
          <w:rPr>
            <w:rStyle w:val="Hyperlink"/>
            <w:lang w:eastAsia="x-none"/>
          </w:rPr>
          <w:t>R1-2204968</w:t>
        </w:r>
      </w:hyperlink>
      <w:r w:rsidR="007D7F59">
        <w:rPr>
          <w:lang w:eastAsia="x-none"/>
        </w:rPr>
        <w:tab/>
        <w:t>Draft Reply LS to RAN2 on the inter-UE coordination mechanism</w:t>
      </w:r>
      <w:r w:rsidR="007D7F59">
        <w:rPr>
          <w:lang w:eastAsia="x-none"/>
        </w:rPr>
        <w:tab/>
        <w:t>Qualcomm Incorporated</w:t>
      </w:r>
    </w:p>
    <w:p w14:paraId="5D17FB4C" w14:textId="0335D1AC" w:rsidR="007D7F59" w:rsidRDefault="00025150" w:rsidP="007D7F59">
      <w:pPr>
        <w:rPr>
          <w:lang w:eastAsia="x-none"/>
        </w:rPr>
      </w:pPr>
      <w:r w:rsidRPr="00F1460D">
        <w:rPr>
          <w:b/>
          <w:bCs/>
          <w:lang w:eastAsia="x-none"/>
        </w:rPr>
        <w:t>Decision:</w:t>
      </w:r>
      <w:r>
        <w:rPr>
          <w:b/>
          <w:bCs/>
          <w:lang w:eastAsia="x-none"/>
        </w:rPr>
        <w:t xml:space="preserve"> </w:t>
      </w:r>
      <w:r w:rsidR="007D7F59">
        <w:rPr>
          <w:lang w:eastAsia="x-none"/>
        </w:rPr>
        <w:t>Response needed. To be discussed as part of Rel-17 Sidelink maintenance under agenda item 8.11.2.</w:t>
      </w:r>
    </w:p>
    <w:p w14:paraId="7C108C70" w14:textId="77777777" w:rsidR="007D7F59" w:rsidRDefault="007D7F59" w:rsidP="007D7F59">
      <w:pPr>
        <w:rPr>
          <w:lang w:eastAsia="x-none"/>
        </w:rPr>
      </w:pPr>
    </w:p>
    <w:p w14:paraId="21E8B23B" w14:textId="77777777" w:rsidR="007D7F59" w:rsidRPr="00290918" w:rsidRDefault="007D7F59" w:rsidP="007D7F59">
      <w:pPr>
        <w:rPr>
          <w:b/>
          <w:u w:val="single"/>
          <w:lang w:eastAsia="x-none"/>
        </w:rPr>
      </w:pPr>
      <w:r w:rsidRPr="007127F2">
        <w:rPr>
          <w:b/>
          <w:u w:val="single"/>
          <w:lang w:eastAsia="x-none"/>
        </w:rPr>
        <w:t>Release 1</w:t>
      </w:r>
      <w:r>
        <w:rPr>
          <w:b/>
          <w:u w:val="single"/>
          <w:lang w:eastAsia="x-none"/>
        </w:rPr>
        <w:t>7 - NR_MBS</w:t>
      </w:r>
    </w:p>
    <w:p w14:paraId="770A398D" w14:textId="3A30ED26" w:rsidR="007D7F59" w:rsidRPr="001C7537" w:rsidRDefault="001B5688" w:rsidP="007D7F59">
      <w:pPr>
        <w:rPr>
          <w:b/>
          <w:bCs/>
          <w:lang w:eastAsia="x-none"/>
        </w:rPr>
      </w:pPr>
      <w:hyperlink r:id="rId107" w:history="1">
        <w:r w:rsidR="000B5C49">
          <w:rPr>
            <w:rStyle w:val="Hyperlink"/>
            <w:b/>
            <w:bCs/>
            <w:lang w:eastAsia="x-none"/>
          </w:rPr>
          <w:t>R1-2203044</w:t>
        </w:r>
      </w:hyperlink>
      <w:r w:rsidR="007D7F59" w:rsidRPr="001C7537">
        <w:rPr>
          <w:b/>
          <w:bCs/>
          <w:lang w:eastAsia="x-none"/>
        </w:rPr>
        <w:tab/>
        <w:t>LS on HARQ process for MCCH and Broadcast MTCH(s)</w:t>
      </w:r>
      <w:r w:rsidR="007D7F59" w:rsidRPr="001C7537">
        <w:rPr>
          <w:b/>
          <w:bCs/>
          <w:lang w:eastAsia="x-none"/>
        </w:rPr>
        <w:tab/>
        <w:t>RAN2, Samsung</w:t>
      </w:r>
    </w:p>
    <w:p w14:paraId="5E4ED84C" w14:textId="5DD1E0DC" w:rsidR="007D7F59" w:rsidRDefault="001B5688" w:rsidP="007D7F59">
      <w:pPr>
        <w:rPr>
          <w:lang w:eastAsia="x-none"/>
        </w:rPr>
      </w:pPr>
      <w:hyperlink r:id="rId108" w:history="1">
        <w:r w:rsidR="000B5C49">
          <w:rPr>
            <w:rStyle w:val="Hyperlink"/>
            <w:lang w:eastAsia="x-none"/>
          </w:rPr>
          <w:t>R1-2203245</w:t>
        </w:r>
      </w:hyperlink>
      <w:r w:rsidR="007D7F59">
        <w:rPr>
          <w:lang w:eastAsia="x-none"/>
        </w:rPr>
        <w:tab/>
        <w:t>[Draft] Reply LS on HARQ process for MCCH and Broadcast MTCH(s)</w:t>
      </w:r>
      <w:r w:rsidR="007D7F59">
        <w:rPr>
          <w:lang w:eastAsia="x-none"/>
        </w:rPr>
        <w:tab/>
        <w:t>ZTE</w:t>
      </w:r>
    </w:p>
    <w:p w14:paraId="11CCC20A" w14:textId="37ACF208" w:rsidR="007D7F59" w:rsidRDefault="001B5688" w:rsidP="007D7F59">
      <w:pPr>
        <w:rPr>
          <w:lang w:eastAsia="x-none"/>
        </w:rPr>
      </w:pPr>
      <w:hyperlink r:id="rId109" w:history="1">
        <w:r w:rsidR="000B5C49">
          <w:rPr>
            <w:rStyle w:val="Hyperlink"/>
            <w:lang w:eastAsia="x-none"/>
          </w:rPr>
          <w:t>R1-2203299</w:t>
        </w:r>
      </w:hyperlink>
      <w:r w:rsidR="007D7F59">
        <w:rPr>
          <w:lang w:eastAsia="x-none"/>
        </w:rPr>
        <w:tab/>
        <w:t>Discussion on LS on HARQ process for MCCH and Broadcast MTCH(s)</w:t>
      </w:r>
      <w:r w:rsidR="007D7F59">
        <w:rPr>
          <w:lang w:eastAsia="x-none"/>
        </w:rPr>
        <w:tab/>
        <w:t>Spreadtrum Communications</w:t>
      </w:r>
    </w:p>
    <w:p w14:paraId="773CB8B8" w14:textId="2473DB2F" w:rsidR="007D7F59" w:rsidRDefault="001B5688" w:rsidP="007D7F59">
      <w:pPr>
        <w:rPr>
          <w:lang w:eastAsia="x-none"/>
        </w:rPr>
      </w:pPr>
      <w:hyperlink r:id="rId110" w:history="1">
        <w:r w:rsidR="000B5C49">
          <w:rPr>
            <w:rStyle w:val="Hyperlink"/>
            <w:lang w:eastAsia="x-none"/>
          </w:rPr>
          <w:t>R1-2203492</w:t>
        </w:r>
      </w:hyperlink>
      <w:r w:rsidR="007D7F59">
        <w:rPr>
          <w:lang w:eastAsia="x-none"/>
        </w:rPr>
        <w:tab/>
        <w:t>Draft reply LS on HARQ process for MCCH and Broadcast MTCH(s)</w:t>
      </w:r>
      <w:r w:rsidR="007D7F59">
        <w:rPr>
          <w:lang w:eastAsia="x-none"/>
        </w:rPr>
        <w:tab/>
        <w:t>vivo</w:t>
      </w:r>
    </w:p>
    <w:p w14:paraId="6F8768CC" w14:textId="74A51044" w:rsidR="007D7F59" w:rsidRDefault="001B5688" w:rsidP="007D7F59">
      <w:pPr>
        <w:rPr>
          <w:lang w:eastAsia="x-none"/>
        </w:rPr>
      </w:pPr>
      <w:hyperlink r:id="rId111" w:history="1">
        <w:r w:rsidR="000B5C49">
          <w:rPr>
            <w:rStyle w:val="Hyperlink"/>
            <w:lang w:eastAsia="x-none"/>
          </w:rPr>
          <w:t>R1-2203766</w:t>
        </w:r>
      </w:hyperlink>
      <w:r w:rsidR="007D7F59">
        <w:rPr>
          <w:lang w:eastAsia="x-none"/>
        </w:rPr>
        <w:tab/>
        <w:t>Draft reply to LS on HARQ process for MCCH and Broadcast MTCH(s)</w:t>
      </w:r>
      <w:r w:rsidR="007D7F59">
        <w:rPr>
          <w:lang w:eastAsia="x-none"/>
        </w:rPr>
        <w:tab/>
        <w:t>xiaomi</w:t>
      </w:r>
    </w:p>
    <w:p w14:paraId="38CC40FD" w14:textId="132B25BE" w:rsidR="007D7F59" w:rsidRDefault="001B5688" w:rsidP="007D7F59">
      <w:pPr>
        <w:rPr>
          <w:lang w:eastAsia="x-none"/>
        </w:rPr>
      </w:pPr>
      <w:hyperlink r:id="rId112" w:history="1">
        <w:r w:rsidR="000B5C49">
          <w:rPr>
            <w:rStyle w:val="Hyperlink"/>
            <w:lang w:eastAsia="x-none"/>
          </w:rPr>
          <w:t>R1-2203976</w:t>
        </w:r>
      </w:hyperlink>
      <w:r w:rsidR="007D7F59">
        <w:rPr>
          <w:lang w:eastAsia="x-none"/>
        </w:rPr>
        <w:tab/>
        <w:t>Discussion on the LS from RAN2 on HARQ process for MCCH and Broadcast MTCH(s)</w:t>
      </w:r>
      <w:r w:rsidR="007D7F59">
        <w:rPr>
          <w:lang w:eastAsia="x-none"/>
        </w:rPr>
        <w:tab/>
        <w:t>OPPO</w:t>
      </w:r>
    </w:p>
    <w:p w14:paraId="0EE5EC86" w14:textId="71C1231D" w:rsidR="007D7F59" w:rsidRDefault="001B5688" w:rsidP="007D7F59">
      <w:pPr>
        <w:rPr>
          <w:lang w:eastAsia="x-none"/>
        </w:rPr>
      </w:pPr>
      <w:hyperlink r:id="rId113" w:history="1">
        <w:r w:rsidR="000B5C49">
          <w:rPr>
            <w:rStyle w:val="Hyperlink"/>
            <w:lang w:eastAsia="x-none"/>
          </w:rPr>
          <w:t>R1-2203977</w:t>
        </w:r>
      </w:hyperlink>
      <w:r w:rsidR="007D7F59">
        <w:rPr>
          <w:lang w:eastAsia="x-none"/>
        </w:rPr>
        <w:tab/>
        <w:t>Draft reply on LS from RAN2 on HARQ process for MCCH and Broadcast MTCH(s)</w:t>
      </w:r>
      <w:r w:rsidR="007D7F59">
        <w:rPr>
          <w:lang w:eastAsia="x-none"/>
        </w:rPr>
        <w:tab/>
        <w:t>OPPO</w:t>
      </w:r>
    </w:p>
    <w:p w14:paraId="25AF9684" w14:textId="6CFF6FF5" w:rsidR="007D7F59" w:rsidRDefault="001B5688" w:rsidP="007D7F59">
      <w:pPr>
        <w:rPr>
          <w:lang w:eastAsia="x-none"/>
        </w:rPr>
      </w:pPr>
      <w:hyperlink r:id="rId114" w:history="1">
        <w:r w:rsidR="000B5C49">
          <w:rPr>
            <w:rStyle w:val="Hyperlink"/>
            <w:lang w:eastAsia="x-none"/>
          </w:rPr>
          <w:t>R1-2204270</w:t>
        </w:r>
      </w:hyperlink>
      <w:r w:rsidR="007D7F59">
        <w:rPr>
          <w:lang w:eastAsia="x-none"/>
        </w:rPr>
        <w:tab/>
        <w:t>Discussion on RAN2 LS on HARQ process for MCCH and Broadcast MTCH(s)</w:t>
      </w:r>
      <w:r w:rsidR="007D7F59">
        <w:rPr>
          <w:lang w:eastAsia="x-none"/>
        </w:rPr>
        <w:tab/>
        <w:t>CMCC</w:t>
      </w:r>
    </w:p>
    <w:p w14:paraId="3E07A62E" w14:textId="3DD5CB6C" w:rsidR="001B2E55" w:rsidRPr="00AB5C38" w:rsidRDefault="001B5688" w:rsidP="001B2E55">
      <w:pPr>
        <w:rPr>
          <w:lang w:val="en-US" w:eastAsia="x-none"/>
        </w:rPr>
      </w:pPr>
      <w:hyperlink r:id="rId115" w:history="1">
        <w:r w:rsidR="000B5C49">
          <w:rPr>
            <w:rStyle w:val="Hyperlink"/>
            <w:lang w:val="en-US" w:eastAsia="x-none"/>
          </w:rPr>
          <w:t>R1-2204716</w:t>
        </w:r>
      </w:hyperlink>
      <w:r w:rsidR="001B2E55" w:rsidRPr="00AB5C38">
        <w:rPr>
          <w:lang w:val="en-US" w:eastAsia="x-none"/>
        </w:rPr>
        <w:tab/>
        <w:t>Discussion on RAN2 LS on HARQ process for MCCH and Broadcast MTCH</w:t>
      </w:r>
      <w:r w:rsidR="001B2E55" w:rsidRPr="00AB5C38">
        <w:rPr>
          <w:lang w:val="en-US" w:eastAsia="x-none"/>
        </w:rPr>
        <w:tab/>
        <w:t>MediaTek Inc.</w:t>
      </w:r>
    </w:p>
    <w:p w14:paraId="5C2E0484" w14:textId="365BFFB8" w:rsidR="007D7F59" w:rsidRDefault="001B5688" w:rsidP="007D7F59">
      <w:pPr>
        <w:rPr>
          <w:lang w:eastAsia="x-none"/>
        </w:rPr>
      </w:pPr>
      <w:hyperlink r:id="rId116" w:history="1">
        <w:r w:rsidR="000B5C49">
          <w:rPr>
            <w:rStyle w:val="Hyperlink"/>
            <w:lang w:eastAsia="x-none"/>
          </w:rPr>
          <w:t>R1-2204927</w:t>
        </w:r>
      </w:hyperlink>
      <w:r w:rsidR="007D7F59">
        <w:rPr>
          <w:lang w:eastAsia="x-none"/>
        </w:rPr>
        <w:tab/>
        <w:t>Discussion on HARQ process for MCCH and broadcast MTCH(s)</w:t>
      </w:r>
      <w:r w:rsidR="007D7F59">
        <w:rPr>
          <w:lang w:eastAsia="x-none"/>
        </w:rPr>
        <w:tab/>
        <w:t>Huawei, HiSilicon</w:t>
      </w:r>
    </w:p>
    <w:p w14:paraId="6C702F7D" w14:textId="3CC9B588" w:rsidR="007D7F59" w:rsidRDefault="00025150" w:rsidP="007D7F59">
      <w:pPr>
        <w:rPr>
          <w:lang w:eastAsia="x-none"/>
        </w:rPr>
      </w:pPr>
      <w:r w:rsidRPr="00F1460D">
        <w:rPr>
          <w:b/>
          <w:bCs/>
          <w:lang w:eastAsia="x-none"/>
        </w:rPr>
        <w:t>Decision:</w:t>
      </w:r>
      <w:r>
        <w:rPr>
          <w:b/>
          <w:bCs/>
          <w:lang w:eastAsia="x-none"/>
        </w:rPr>
        <w:t xml:space="preserve"> </w:t>
      </w:r>
      <w:r w:rsidR="007D7F59">
        <w:rPr>
          <w:lang w:eastAsia="x-none"/>
        </w:rPr>
        <w:t xml:space="preserve">Response needed. </w:t>
      </w:r>
      <w:r w:rsidR="007D7F59" w:rsidRPr="00AA3F9E">
        <w:rPr>
          <w:lang w:eastAsia="x-none"/>
        </w:rPr>
        <w:t>To be discussed as part of Rel-17 MBS maintenance under agenda item 8.12.2.</w:t>
      </w:r>
    </w:p>
    <w:p w14:paraId="26DAD210" w14:textId="77777777" w:rsidR="007D7F59" w:rsidRDefault="007D7F59" w:rsidP="007D7F59">
      <w:pPr>
        <w:rPr>
          <w:lang w:eastAsia="x-none"/>
        </w:rPr>
      </w:pPr>
    </w:p>
    <w:p w14:paraId="33B968D6" w14:textId="77777777" w:rsidR="007D7F59" w:rsidRPr="00290918" w:rsidRDefault="007D7F59" w:rsidP="007D7F59">
      <w:pPr>
        <w:rPr>
          <w:b/>
          <w:u w:val="single"/>
          <w:lang w:eastAsia="x-none"/>
        </w:rPr>
      </w:pPr>
      <w:r w:rsidRPr="007127F2">
        <w:rPr>
          <w:b/>
          <w:u w:val="single"/>
          <w:lang w:eastAsia="x-none"/>
        </w:rPr>
        <w:t>Release 1</w:t>
      </w:r>
      <w:r>
        <w:rPr>
          <w:b/>
          <w:u w:val="single"/>
          <w:lang w:eastAsia="x-none"/>
        </w:rPr>
        <w:t xml:space="preserve">7 - </w:t>
      </w:r>
      <w:r w:rsidRPr="005121D4">
        <w:rPr>
          <w:b/>
          <w:u w:val="single"/>
          <w:lang w:eastAsia="x-none"/>
        </w:rPr>
        <w:t>UE features</w:t>
      </w:r>
    </w:p>
    <w:p w14:paraId="6AF795FB" w14:textId="2AAC3EDA" w:rsidR="007D7F59" w:rsidRPr="001B2E55" w:rsidRDefault="001B5688" w:rsidP="007D7F59">
      <w:pPr>
        <w:rPr>
          <w:b/>
          <w:bCs/>
          <w:lang w:eastAsia="x-none"/>
        </w:rPr>
      </w:pPr>
      <w:hyperlink r:id="rId117" w:history="1">
        <w:r w:rsidR="000B5C49">
          <w:rPr>
            <w:rStyle w:val="Hyperlink"/>
            <w:b/>
            <w:bCs/>
            <w:lang w:eastAsia="x-none"/>
          </w:rPr>
          <w:t>R1-2205090</w:t>
        </w:r>
      </w:hyperlink>
      <w:r w:rsidR="007D7F59" w:rsidRPr="001B2E55">
        <w:rPr>
          <w:b/>
          <w:bCs/>
          <w:lang w:eastAsia="x-none"/>
        </w:rPr>
        <w:tab/>
        <w:t>Reply LS on updated Rel-17 RAN1 UE features list for NR</w:t>
      </w:r>
      <w:r w:rsidR="007D7F59" w:rsidRPr="001B2E55">
        <w:rPr>
          <w:b/>
          <w:bCs/>
          <w:lang w:eastAsia="x-none"/>
        </w:rPr>
        <w:tab/>
        <w:t>RAN2, Intel</w:t>
      </w:r>
    </w:p>
    <w:p w14:paraId="3741BFE3" w14:textId="78CD4304" w:rsidR="007D7F59" w:rsidRDefault="001B5688" w:rsidP="007D7F59">
      <w:pPr>
        <w:rPr>
          <w:lang w:eastAsia="x-none"/>
        </w:rPr>
      </w:pPr>
      <w:hyperlink r:id="rId118" w:history="1">
        <w:r w:rsidR="000B5C49">
          <w:rPr>
            <w:rStyle w:val="Hyperlink"/>
            <w:lang w:eastAsia="x-none"/>
          </w:rPr>
          <w:t>R1-2205093</w:t>
        </w:r>
      </w:hyperlink>
      <w:r w:rsidR="007D7F59" w:rsidRPr="004E68F9">
        <w:rPr>
          <w:lang w:eastAsia="x-none"/>
        </w:rPr>
        <w:tab/>
        <w:t>[Draft] Reply LS on updated Rel-17 RAN1 UE features list for NR</w:t>
      </w:r>
      <w:r w:rsidR="007D7F59" w:rsidRPr="004E68F9">
        <w:rPr>
          <w:lang w:eastAsia="x-none"/>
        </w:rPr>
        <w:tab/>
        <w:t>vivo</w:t>
      </w:r>
    </w:p>
    <w:p w14:paraId="706B2B1F" w14:textId="197EEED0" w:rsidR="007D7F59" w:rsidRDefault="001B5688" w:rsidP="007D7F59">
      <w:pPr>
        <w:rPr>
          <w:lang w:eastAsia="x-none"/>
        </w:rPr>
      </w:pPr>
      <w:hyperlink r:id="rId119" w:history="1">
        <w:r w:rsidR="000B5C49">
          <w:rPr>
            <w:rStyle w:val="Hyperlink"/>
            <w:lang w:eastAsia="x-none"/>
          </w:rPr>
          <w:t>R1-2205114</w:t>
        </w:r>
      </w:hyperlink>
      <w:r w:rsidR="007D7F59" w:rsidRPr="00881A9E">
        <w:rPr>
          <w:lang w:eastAsia="x-none"/>
        </w:rPr>
        <w:tab/>
        <w:t>On RAN2 LS regarding Rel-17 RAN1 UE features list for NR</w:t>
      </w:r>
      <w:r w:rsidR="007D7F59" w:rsidRPr="00881A9E">
        <w:rPr>
          <w:lang w:eastAsia="x-none"/>
        </w:rPr>
        <w:tab/>
        <w:t>Nokia, Nokia Shanghai Bell</w:t>
      </w:r>
    </w:p>
    <w:p w14:paraId="5A624549" w14:textId="0CA2D69E" w:rsidR="007D7F59" w:rsidRDefault="00025150" w:rsidP="007D7F59">
      <w:pPr>
        <w:rPr>
          <w:lang w:eastAsia="x-none"/>
        </w:rPr>
      </w:pPr>
      <w:r w:rsidRPr="00F1460D">
        <w:rPr>
          <w:b/>
          <w:bCs/>
          <w:lang w:eastAsia="x-none"/>
        </w:rPr>
        <w:t>Decision:</w:t>
      </w:r>
      <w:r>
        <w:rPr>
          <w:b/>
          <w:bCs/>
          <w:lang w:eastAsia="x-none"/>
        </w:rPr>
        <w:t xml:space="preserve"> </w:t>
      </w:r>
      <w:r w:rsidR="007D7F59">
        <w:rPr>
          <w:lang w:eastAsia="x-none"/>
        </w:rPr>
        <w:t>Response needed. To be discussed as part of Rel-17 UE features discussions under agenda item 8.16.</w:t>
      </w:r>
    </w:p>
    <w:p w14:paraId="0708F9A2" w14:textId="77777777" w:rsidR="007D7F59" w:rsidRDefault="007D7F59" w:rsidP="007D7F59">
      <w:pPr>
        <w:rPr>
          <w:lang w:eastAsia="x-none"/>
        </w:rPr>
      </w:pPr>
    </w:p>
    <w:p w14:paraId="7E5D75D8" w14:textId="77777777" w:rsidR="007D7F59" w:rsidRPr="00290918" w:rsidRDefault="007D7F59" w:rsidP="007D7F59">
      <w:pPr>
        <w:rPr>
          <w:b/>
          <w:u w:val="single"/>
          <w:lang w:eastAsia="x-none"/>
        </w:rPr>
      </w:pPr>
      <w:r w:rsidRPr="007127F2">
        <w:rPr>
          <w:b/>
          <w:u w:val="single"/>
          <w:lang w:eastAsia="x-none"/>
        </w:rPr>
        <w:t>Release 1</w:t>
      </w:r>
      <w:r>
        <w:rPr>
          <w:b/>
          <w:u w:val="single"/>
          <w:lang w:eastAsia="x-none"/>
        </w:rPr>
        <w:t xml:space="preserve">8 - </w:t>
      </w:r>
      <w:r w:rsidRPr="00290918">
        <w:rPr>
          <w:b/>
          <w:u w:val="single"/>
          <w:lang w:eastAsia="x-none"/>
        </w:rPr>
        <w:t>FS_XRM</w:t>
      </w:r>
    </w:p>
    <w:p w14:paraId="627ECFEF" w14:textId="14BF9E97" w:rsidR="007D7F59" w:rsidRPr="00AE1727" w:rsidRDefault="001B5688" w:rsidP="007D7F59">
      <w:pPr>
        <w:rPr>
          <w:b/>
          <w:bCs/>
          <w:lang w:eastAsia="x-none"/>
        </w:rPr>
      </w:pPr>
      <w:hyperlink r:id="rId120" w:history="1">
        <w:r w:rsidR="000B5C49">
          <w:rPr>
            <w:rStyle w:val="Hyperlink"/>
            <w:b/>
            <w:bCs/>
            <w:lang w:eastAsia="x-none"/>
          </w:rPr>
          <w:t>R1-2203219</w:t>
        </w:r>
      </w:hyperlink>
      <w:r w:rsidR="007D7F59" w:rsidRPr="00AE1727">
        <w:rPr>
          <w:b/>
          <w:bCs/>
          <w:lang w:eastAsia="x-none"/>
        </w:rPr>
        <w:tab/>
        <w:t>LS on UE Power Saving for XR and Media Services</w:t>
      </w:r>
      <w:r w:rsidR="007D7F59" w:rsidRPr="00AE1727">
        <w:rPr>
          <w:b/>
          <w:bCs/>
          <w:lang w:eastAsia="x-none"/>
        </w:rPr>
        <w:tab/>
        <w:t>SA2, Nokia</w:t>
      </w:r>
    </w:p>
    <w:p w14:paraId="35FBF664" w14:textId="70F919BF" w:rsidR="007D7F59" w:rsidRDefault="001B5688" w:rsidP="007D7F59">
      <w:pPr>
        <w:rPr>
          <w:lang w:eastAsia="x-none"/>
        </w:rPr>
      </w:pPr>
      <w:hyperlink r:id="rId121" w:history="1">
        <w:r w:rsidR="000B5C49">
          <w:rPr>
            <w:rStyle w:val="Hyperlink"/>
            <w:lang w:eastAsia="x-none"/>
          </w:rPr>
          <w:t>R1-2203395</w:t>
        </w:r>
      </w:hyperlink>
      <w:r w:rsidR="007D7F59">
        <w:rPr>
          <w:lang w:eastAsia="x-none"/>
        </w:rPr>
        <w:tab/>
        <w:t>Discussion of SA2 LS on UE Power Saving for XR and Media Services</w:t>
      </w:r>
      <w:r w:rsidR="007D7F59">
        <w:rPr>
          <w:lang w:eastAsia="x-none"/>
        </w:rPr>
        <w:tab/>
        <w:t>Ericsson</w:t>
      </w:r>
    </w:p>
    <w:p w14:paraId="1E2829C1" w14:textId="057399BA" w:rsidR="007D7F59" w:rsidRDefault="001B5688" w:rsidP="007D7F59">
      <w:pPr>
        <w:rPr>
          <w:lang w:eastAsia="x-none"/>
        </w:rPr>
      </w:pPr>
      <w:hyperlink r:id="rId122" w:history="1">
        <w:r w:rsidR="000B5C49">
          <w:rPr>
            <w:rStyle w:val="Hyperlink"/>
            <w:lang w:eastAsia="x-none"/>
          </w:rPr>
          <w:t>R1-2203487</w:t>
        </w:r>
      </w:hyperlink>
      <w:r w:rsidR="007D7F59">
        <w:rPr>
          <w:lang w:eastAsia="x-none"/>
        </w:rPr>
        <w:tab/>
        <w:t>Discussion on UE Power Saving for XR and Media Services</w:t>
      </w:r>
      <w:r w:rsidR="007D7F59">
        <w:rPr>
          <w:lang w:eastAsia="x-none"/>
        </w:rPr>
        <w:tab/>
        <w:t>vivo</w:t>
      </w:r>
    </w:p>
    <w:p w14:paraId="05D69946" w14:textId="0770D817" w:rsidR="007D7F59" w:rsidRDefault="001B5688" w:rsidP="007D7F59">
      <w:pPr>
        <w:rPr>
          <w:lang w:eastAsia="x-none"/>
        </w:rPr>
      </w:pPr>
      <w:hyperlink r:id="rId123" w:history="1">
        <w:r w:rsidR="000B5C49">
          <w:rPr>
            <w:rStyle w:val="Hyperlink"/>
            <w:lang w:eastAsia="x-none"/>
          </w:rPr>
          <w:t>R1-2203591</w:t>
        </w:r>
      </w:hyperlink>
      <w:r w:rsidR="007D7F59">
        <w:rPr>
          <w:lang w:eastAsia="x-none"/>
        </w:rPr>
        <w:tab/>
        <w:t>Discussion on UE power saving for XR and media services</w:t>
      </w:r>
      <w:r w:rsidR="007D7F59">
        <w:rPr>
          <w:lang w:eastAsia="x-none"/>
        </w:rPr>
        <w:tab/>
        <w:t>ZTE, Sanechips</w:t>
      </w:r>
    </w:p>
    <w:p w14:paraId="14C2C2D6" w14:textId="4DD70086" w:rsidR="007D7F59" w:rsidRDefault="001B5688" w:rsidP="007D7F59">
      <w:pPr>
        <w:rPr>
          <w:lang w:eastAsia="x-none"/>
        </w:rPr>
      </w:pPr>
      <w:hyperlink r:id="rId124" w:history="1">
        <w:r w:rsidR="000B5C49">
          <w:rPr>
            <w:rStyle w:val="Hyperlink"/>
            <w:lang w:eastAsia="x-none"/>
          </w:rPr>
          <w:t>R1-2203592</w:t>
        </w:r>
      </w:hyperlink>
      <w:r w:rsidR="007D7F59">
        <w:rPr>
          <w:lang w:eastAsia="x-none"/>
        </w:rPr>
        <w:tab/>
        <w:t>Draft reply LS on UE power saving for XR and media services</w:t>
      </w:r>
      <w:r w:rsidR="007D7F59">
        <w:rPr>
          <w:lang w:eastAsia="x-none"/>
        </w:rPr>
        <w:tab/>
        <w:t>ZTE, Sanechips</w:t>
      </w:r>
    </w:p>
    <w:p w14:paraId="0EB94C42" w14:textId="714B9C16" w:rsidR="007D7F59" w:rsidRDefault="001B5688" w:rsidP="007D7F59">
      <w:pPr>
        <w:rPr>
          <w:lang w:eastAsia="x-none"/>
        </w:rPr>
      </w:pPr>
      <w:hyperlink r:id="rId125" w:history="1">
        <w:r w:rsidR="000B5C49">
          <w:rPr>
            <w:rStyle w:val="Hyperlink"/>
            <w:lang w:eastAsia="x-none"/>
          </w:rPr>
          <w:t>R1-2204126</w:t>
        </w:r>
      </w:hyperlink>
      <w:r w:rsidR="007D7F59">
        <w:rPr>
          <w:lang w:eastAsia="x-none"/>
        </w:rPr>
        <w:tab/>
        <w:t>Discussion on LS on UE Power Saving for XR and Media Services</w:t>
      </w:r>
      <w:r w:rsidR="007D7F59">
        <w:rPr>
          <w:lang w:eastAsia="x-none"/>
        </w:rPr>
        <w:tab/>
        <w:t>InterDigital, Inc.</w:t>
      </w:r>
    </w:p>
    <w:p w14:paraId="75AF4283" w14:textId="28927256" w:rsidR="007D7F59" w:rsidRDefault="001B5688" w:rsidP="007D7F59">
      <w:pPr>
        <w:rPr>
          <w:lang w:eastAsia="x-none"/>
        </w:rPr>
      </w:pPr>
      <w:hyperlink r:id="rId126" w:history="1">
        <w:r w:rsidR="000B5C49">
          <w:rPr>
            <w:rStyle w:val="Hyperlink"/>
            <w:lang w:eastAsia="x-none"/>
          </w:rPr>
          <w:t>R1-2204926</w:t>
        </w:r>
      </w:hyperlink>
      <w:r w:rsidR="007D7F59" w:rsidRPr="00083D4D">
        <w:rPr>
          <w:lang w:eastAsia="x-none"/>
        </w:rPr>
        <w:tab/>
        <w:t>Discussion on LS from SA2 on UE Power Saving for XR and Media Services</w:t>
      </w:r>
      <w:r w:rsidR="007D7F59" w:rsidRPr="00083D4D">
        <w:rPr>
          <w:lang w:eastAsia="x-none"/>
        </w:rPr>
        <w:tab/>
        <w:t>Huawei, HiSilicon</w:t>
      </w:r>
    </w:p>
    <w:p w14:paraId="5F9780D1" w14:textId="18AE0B8F" w:rsidR="007D7F59" w:rsidRDefault="001B5688" w:rsidP="007D7F59">
      <w:pPr>
        <w:rPr>
          <w:lang w:eastAsia="x-none"/>
        </w:rPr>
      </w:pPr>
      <w:hyperlink r:id="rId127" w:history="1">
        <w:r w:rsidR="000B5C49">
          <w:rPr>
            <w:rStyle w:val="Hyperlink"/>
            <w:lang w:eastAsia="x-none"/>
          </w:rPr>
          <w:t>R1-2204969</w:t>
        </w:r>
      </w:hyperlink>
      <w:r w:rsidR="007D7F59">
        <w:rPr>
          <w:lang w:eastAsia="x-none"/>
        </w:rPr>
        <w:tab/>
        <w:t>Draft reply LS on UE Power Saving for XR and Media Services</w:t>
      </w:r>
      <w:r w:rsidR="007D7F59">
        <w:rPr>
          <w:lang w:eastAsia="x-none"/>
        </w:rPr>
        <w:tab/>
        <w:t>Qualcomm Incorporated</w:t>
      </w:r>
    </w:p>
    <w:p w14:paraId="5235BB0D" w14:textId="011647D1" w:rsidR="007D7F59" w:rsidRDefault="00025150" w:rsidP="007D7F59">
      <w:pPr>
        <w:rPr>
          <w:lang w:eastAsia="x-none"/>
        </w:rPr>
      </w:pPr>
      <w:r w:rsidRPr="00F1460D">
        <w:rPr>
          <w:b/>
          <w:bCs/>
          <w:lang w:eastAsia="x-none"/>
        </w:rPr>
        <w:t>Decision:</w:t>
      </w:r>
      <w:r>
        <w:rPr>
          <w:b/>
          <w:bCs/>
          <w:lang w:eastAsia="x-none"/>
        </w:rPr>
        <w:t xml:space="preserve"> </w:t>
      </w:r>
      <w:r w:rsidR="007D7F59">
        <w:rPr>
          <w:lang w:eastAsia="x-none"/>
        </w:rPr>
        <w:t>Response needed. To be discussed as part of Rel-18 XR discussions under agenda item 9.11.1.</w:t>
      </w:r>
    </w:p>
    <w:p w14:paraId="7255B57D" w14:textId="77777777" w:rsidR="007D7F59" w:rsidRDefault="007D7F59" w:rsidP="007D7F59">
      <w:pPr>
        <w:rPr>
          <w:lang w:eastAsia="x-none"/>
        </w:rPr>
      </w:pPr>
    </w:p>
    <w:p w14:paraId="5D207F75" w14:textId="77777777" w:rsidR="007D7F59" w:rsidRPr="00290918" w:rsidRDefault="007D7F59" w:rsidP="007D7F59">
      <w:pPr>
        <w:rPr>
          <w:b/>
          <w:u w:val="single"/>
          <w:lang w:eastAsia="x-none"/>
        </w:rPr>
      </w:pPr>
      <w:r w:rsidRPr="007127F2">
        <w:rPr>
          <w:b/>
          <w:u w:val="single"/>
          <w:lang w:eastAsia="x-none"/>
        </w:rPr>
        <w:t>Release 1</w:t>
      </w:r>
      <w:r>
        <w:rPr>
          <w:b/>
          <w:u w:val="single"/>
          <w:lang w:eastAsia="x-none"/>
        </w:rPr>
        <w:t xml:space="preserve">8 - </w:t>
      </w:r>
      <w:r w:rsidRPr="00290918">
        <w:rPr>
          <w:b/>
          <w:u w:val="single"/>
          <w:lang w:eastAsia="x-none"/>
        </w:rPr>
        <w:t>FS_5MBS_Ph2</w:t>
      </w:r>
    </w:p>
    <w:p w14:paraId="42C69FDE" w14:textId="4FC5E84D" w:rsidR="007D7F59" w:rsidRPr="00AE1727" w:rsidRDefault="001B5688" w:rsidP="007D7F59">
      <w:pPr>
        <w:rPr>
          <w:b/>
          <w:bCs/>
          <w:lang w:eastAsia="x-none"/>
        </w:rPr>
      </w:pPr>
      <w:hyperlink r:id="rId128" w:history="1">
        <w:r w:rsidR="000B5C49">
          <w:rPr>
            <w:rStyle w:val="Hyperlink"/>
            <w:b/>
            <w:bCs/>
            <w:lang w:eastAsia="x-none"/>
          </w:rPr>
          <w:t>R1-2203218</w:t>
        </w:r>
      </w:hyperlink>
      <w:r w:rsidR="007D7F59" w:rsidRPr="00AE1727">
        <w:rPr>
          <w:b/>
          <w:bCs/>
          <w:lang w:eastAsia="x-none"/>
        </w:rPr>
        <w:tab/>
        <w:t>UE capabilities for MBS</w:t>
      </w:r>
      <w:r w:rsidR="007D7F59" w:rsidRPr="00AE1727">
        <w:rPr>
          <w:b/>
          <w:bCs/>
          <w:lang w:eastAsia="x-none"/>
        </w:rPr>
        <w:tab/>
        <w:t>SA2, Qualcomm</w:t>
      </w:r>
    </w:p>
    <w:p w14:paraId="58EFE4DC" w14:textId="0B925D9E" w:rsidR="007D7F59" w:rsidRDefault="001B5688" w:rsidP="007D7F59">
      <w:pPr>
        <w:rPr>
          <w:lang w:eastAsia="x-none"/>
        </w:rPr>
      </w:pPr>
      <w:hyperlink r:id="rId129" w:history="1">
        <w:r w:rsidR="000B5C49">
          <w:rPr>
            <w:rStyle w:val="Hyperlink"/>
            <w:lang w:eastAsia="x-none"/>
          </w:rPr>
          <w:t>R1-2203246</w:t>
        </w:r>
      </w:hyperlink>
      <w:r w:rsidR="007D7F59">
        <w:rPr>
          <w:lang w:eastAsia="x-none"/>
        </w:rPr>
        <w:tab/>
        <w:t>[Draft] Reply UE capabilities for MBS</w:t>
      </w:r>
      <w:r w:rsidR="007D7F59">
        <w:rPr>
          <w:lang w:eastAsia="x-none"/>
        </w:rPr>
        <w:tab/>
        <w:t>ZTE</w:t>
      </w:r>
    </w:p>
    <w:p w14:paraId="062BA444" w14:textId="39CC617C" w:rsidR="007D7F59" w:rsidRDefault="001B5688" w:rsidP="007D7F59">
      <w:pPr>
        <w:rPr>
          <w:lang w:eastAsia="x-none"/>
        </w:rPr>
      </w:pPr>
      <w:hyperlink r:id="rId130" w:history="1">
        <w:r w:rsidR="000B5C49">
          <w:rPr>
            <w:rStyle w:val="Hyperlink"/>
            <w:lang w:eastAsia="x-none"/>
          </w:rPr>
          <w:t>R1-2203497</w:t>
        </w:r>
      </w:hyperlink>
      <w:r w:rsidR="007D7F59">
        <w:rPr>
          <w:lang w:eastAsia="x-none"/>
        </w:rPr>
        <w:tab/>
        <w:t>Draft Reply LS on MBS UE capabilities</w:t>
      </w:r>
      <w:r w:rsidR="007D7F59">
        <w:rPr>
          <w:lang w:eastAsia="x-none"/>
        </w:rPr>
        <w:tab/>
        <w:t>vivo</w:t>
      </w:r>
    </w:p>
    <w:p w14:paraId="53497E19" w14:textId="5021CDFB" w:rsidR="007D7F59" w:rsidRDefault="001B5688" w:rsidP="007D7F59">
      <w:pPr>
        <w:rPr>
          <w:lang w:eastAsia="x-none"/>
        </w:rPr>
      </w:pPr>
      <w:hyperlink r:id="rId131" w:history="1">
        <w:r w:rsidR="000B5C49">
          <w:rPr>
            <w:rStyle w:val="Hyperlink"/>
            <w:lang w:eastAsia="x-none"/>
          </w:rPr>
          <w:t>R1-2204273</w:t>
        </w:r>
      </w:hyperlink>
      <w:r w:rsidR="007D7F59">
        <w:rPr>
          <w:lang w:eastAsia="x-none"/>
        </w:rPr>
        <w:tab/>
        <w:t>Discussion on SA2 LS on UE capabilities for MBS</w:t>
      </w:r>
      <w:r w:rsidR="007D7F59">
        <w:rPr>
          <w:lang w:eastAsia="x-none"/>
        </w:rPr>
        <w:tab/>
        <w:t>CMCC</w:t>
      </w:r>
    </w:p>
    <w:p w14:paraId="4577642B" w14:textId="0107AFE1" w:rsidR="007D7F59" w:rsidRDefault="001B5688" w:rsidP="007D7F59">
      <w:pPr>
        <w:rPr>
          <w:lang w:eastAsia="x-none"/>
        </w:rPr>
      </w:pPr>
      <w:hyperlink r:id="rId132" w:history="1">
        <w:r w:rsidR="000B5C49">
          <w:rPr>
            <w:rStyle w:val="Hyperlink"/>
            <w:lang w:eastAsia="x-none"/>
          </w:rPr>
          <w:t>R1-2204928</w:t>
        </w:r>
      </w:hyperlink>
      <w:r w:rsidR="007D7F59" w:rsidRPr="00A053FA">
        <w:rPr>
          <w:lang w:eastAsia="x-none"/>
        </w:rPr>
        <w:tab/>
        <w:t>Discussion on UE capabilities for receiving MBS broadcast</w:t>
      </w:r>
      <w:r w:rsidR="007D7F59" w:rsidRPr="00A053FA">
        <w:rPr>
          <w:lang w:eastAsia="x-none"/>
        </w:rPr>
        <w:tab/>
        <w:t>Huawei, HiSilicon</w:t>
      </w:r>
    </w:p>
    <w:p w14:paraId="104A8C5B" w14:textId="40860E1A" w:rsidR="007D7F59" w:rsidRDefault="001B5688" w:rsidP="007D7F59">
      <w:pPr>
        <w:rPr>
          <w:lang w:eastAsia="x-none"/>
        </w:rPr>
      </w:pPr>
      <w:hyperlink r:id="rId133" w:history="1">
        <w:r w:rsidR="000B5C49">
          <w:rPr>
            <w:rStyle w:val="Hyperlink"/>
            <w:lang w:eastAsia="x-none"/>
          </w:rPr>
          <w:t>R1-2204970</w:t>
        </w:r>
      </w:hyperlink>
      <w:r w:rsidR="007D7F59">
        <w:rPr>
          <w:lang w:eastAsia="x-none"/>
        </w:rPr>
        <w:tab/>
        <w:t>Discussion on SA2 LS on UE capabilities of NR MBS broadcast reception</w:t>
      </w:r>
      <w:r w:rsidR="007D7F59">
        <w:rPr>
          <w:lang w:eastAsia="x-none"/>
        </w:rPr>
        <w:tab/>
        <w:t>Qualcomm Incorporated</w:t>
      </w:r>
    </w:p>
    <w:p w14:paraId="42F2EBF7" w14:textId="77777777" w:rsidR="00B60BEA" w:rsidRPr="00D26284" w:rsidRDefault="007D7F59" w:rsidP="007D7F59">
      <w:pPr>
        <w:rPr>
          <w:lang w:val="fr-FR" w:eastAsia="x-none"/>
        </w:rPr>
      </w:pPr>
      <w:r w:rsidRPr="00D26284">
        <w:rPr>
          <w:lang w:val="fr-FR" w:eastAsia="x-none"/>
        </w:rPr>
        <w:t xml:space="preserve">[109-e-AI5-LSs-02] </w:t>
      </w:r>
      <w:r w:rsidR="00B60BEA" w:rsidRPr="00D26284">
        <w:rPr>
          <w:lang w:val="fr-FR" w:eastAsia="x-none"/>
        </w:rPr>
        <w:t>– Le (Qualcomm)</w:t>
      </w:r>
    </w:p>
    <w:p w14:paraId="16F74485" w14:textId="38084F46" w:rsidR="007D7F59" w:rsidRPr="00D26284" w:rsidRDefault="007D7F59" w:rsidP="007D7F59">
      <w:pPr>
        <w:rPr>
          <w:b/>
          <w:lang w:eastAsia="x-none"/>
        </w:rPr>
      </w:pPr>
      <w:r w:rsidRPr="00D26284">
        <w:rPr>
          <w:lang w:eastAsia="x-none"/>
        </w:rPr>
        <w:t>Email discussion for incoming LS on UE capabilities for MBS (</w:t>
      </w:r>
      <w:hyperlink r:id="rId134" w:history="1">
        <w:r w:rsidR="000B5C49">
          <w:rPr>
            <w:rStyle w:val="Hyperlink"/>
            <w:lang w:eastAsia="x-none"/>
          </w:rPr>
          <w:t>R1-2203218</w:t>
        </w:r>
      </w:hyperlink>
      <w:r w:rsidRPr="00D26284">
        <w:rPr>
          <w:lang w:eastAsia="x-none"/>
        </w:rPr>
        <w:t>) by May 13</w:t>
      </w:r>
    </w:p>
    <w:p w14:paraId="4F0F9104" w14:textId="5BA7F818" w:rsidR="00B60BEA" w:rsidRDefault="001B5688" w:rsidP="00B60BEA">
      <w:pPr>
        <w:rPr>
          <w:b/>
          <w:bCs/>
          <w:lang w:eastAsia="x-none"/>
        </w:rPr>
      </w:pPr>
      <w:hyperlink r:id="rId135" w:history="1">
        <w:r w:rsidR="000B5C49">
          <w:rPr>
            <w:rStyle w:val="Hyperlink"/>
            <w:b/>
            <w:bCs/>
            <w:lang w:eastAsia="x-none"/>
          </w:rPr>
          <w:t>R1-2205459</w:t>
        </w:r>
      </w:hyperlink>
      <w:r w:rsidR="00B60BEA" w:rsidRPr="003A4053">
        <w:rPr>
          <w:b/>
          <w:bCs/>
          <w:lang w:eastAsia="x-none"/>
        </w:rPr>
        <w:tab/>
        <w:t>[109-e-AI5-LSs-02] Email discussion for incoming LS on UE capabilities for MBS (</w:t>
      </w:r>
      <w:hyperlink r:id="rId136" w:history="1">
        <w:r w:rsidR="000B5C49">
          <w:rPr>
            <w:rStyle w:val="Hyperlink"/>
            <w:b/>
            <w:bCs/>
            <w:lang w:eastAsia="x-none"/>
          </w:rPr>
          <w:t>R1-2203218</w:t>
        </w:r>
      </w:hyperlink>
      <w:r w:rsidR="00B60BEA" w:rsidRPr="003A4053">
        <w:rPr>
          <w:b/>
          <w:bCs/>
          <w:lang w:eastAsia="x-none"/>
        </w:rPr>
        <w:t>)</w:t>
      </w:r>
      <w:r w:rsidR="00B60BEA" w:rsidRPr="003A4053">
        <w:rPr>
          <w:b/>
          <w:bCs/>
          <w:lang w:eastAsia="x-none"/>
        </w:rPr>
        <w:tab/>
        <w:t>Moderator (Qualcomm Incorporated)</w:t>
      </w:r>
    </w:p>
    <w:p w14:paraId="66FC7517" w14:textId="6C94EE14" w:rsidR="00D26284" w:rsidRPr="00D26284" w:rsidRDefault="00D26284" w:rsidP="00B60BEA">
      <w:pPr>
        <w:rPr>
          <w:lang w:eastAsia="x-none"/>
        </w:rPr>
      </w:pPr>
      <w:r>
        <w:rPr>
          <w:b/>
          <w:bCs/>
          <w:lang w:eastAsia="x-none"/>
        </w:rPr>
        <w:t>Decision:</w:t>
      </w:r>
      <w:r w:rsidRPr="00D26284">
        <w:rPr>
          <w:lang w:eastAsia="x-none"/>
        </w:rPr>
        <w:t xml:space="preserve"> As per email decision posted on May 18</w:t>
      </w:r>
      <w:r w:rsidRPr="00D26284">
        <w:rPr>
          <w:vertAlign w:val="superscript"/>
          <w:lang w:eastAsia="x-none"/>
        </w:rPr>
        <w:t>th</w:t>
      </w:r>
      <w:r w:rsidRPr="00D26284">
        <w:rPr>
          <w:lang w:eastAsia="x-none"/>
        </w:rPr>
        <w:t>,</w:t>
      </w:r>
    </w:p>
    <w:p w14:paraId="685B5CC5" w14:textId="77777777" w:rsidR="00D26284" w:rsidRDefault="00D26284" w:rsidP="00D26284">
      <w:pPr>
        <w:rPr>
          <w:lang w:val="en-US" w:eastAsia="ko-KR"/>
        </w:rPr>
      </w:pPr>
      <w:r>
        <w:rPr>
          <w:highlight w:val="green"/>
          <w:lang w:val="en-US"/>
        </w:rPr>
        <w:t>Agreement</w:t>
      </w:r>
    </w:p>
    <w:p w14:paraId="1402F020" w14:textId="77777777" w:rsidR="00D26284" w:rsidRDefault="00D26284" w:rsidP="00D26284">
      <w:pPr>
        <w:rPr>
          <w:lang w:val="en-US"/>
        </w:rPr>
      </w:pPr>
      <w:r>
        <w:rPr>
          <w:lang w:val="en-US"/>
        </w:rPr>
        <w:t>The following response is endorsed for the reply LS to SA2 on UE capabilities for MBS</w:t>
      </w:r>
    </w:p>
    <w:p w14:paraId="4FC2A715" w14:textId="77CC21F9" w:rsidR="00D26284" w:rsidRPr="00D26284" w:rsidRDefault="00D26284" w:rsidP="00CF6E6D">
      <w:pPr>
        <w:pStyle w:val="ListParagraph"/>
        <w:numPr>
          <w:ilvl w:val="0"/>
          <w:numId w:val="302"/>
        </w:numPr>
        <w:rPr>
          <w:lang w:val="en-US"/>
        </w:rPr>
      </w:pPr>
      <w:r w:rsidRPr="00D26284">
        <w:rPr>
          <w:lang w:val="en-US"/>
        </w:rPr>
        <w:t>RAN1 cannot confirm</w:t>
      </w:r>
      <w:r>
        <w:rPr>
          <w:lang w:val="en-US"/>
        </w:rPr>
        <w:t xml:space="preserve"> </w:t>
      </w:r>
      <w:r w:rsidRPr="00D26284">
        <w:rPr>
          <w:lang w:val="en-US"/>
        </w:rPr>
        <w:t>whether to have further enhancement on MBS broadcast considering RedCap UEs in Rel-18</w:t>
      </w:r>
    </w:p>
    <w:p w14:paraId="7990B7F4" w14:textId="77777777" w:rsidR="00D26284" w:rsidRPr="00D26284" w:rsidRDefault="00D26284" w:rsidP="00CF6E6D">
      <w:pPr>
        <w:pStyle w:val="ListParagraph"/>
        <w:numPr>
          <w:ilvl w:val="1"/>
          <w:numId w:val="302"/>
        </w:numPr>
        <w:rPr>
          <w:lang w:val="en-US"/>
        </w:rPr>
      </w:pPr>
      <w:r w:rsidRPr="00D26284">
        <w:rPr>
          <w:lang w:val="en-US"/>
        </w:rPr>
        <w:t>Support of MBS broadcast services for RedCap UEs is not part of any approved Rel-18 WI with RAN1 objective</w:t>
      </w:r>
    </w:p>
    <w:p w14:paraId="233B2B75" w14:textId="077E1AF8" w:rsidR="00B60BEA" w:rsidRPr="00D26284" w:rsidRDefault="001B5688" w:rsidP="00B60BEA">
      <w:pPr>
        <w:rPr>
          <w:b/>
          <w:bCs/>
          <w:lang w:eastAsia="x-none"/>
        </w:rPr>
      </w:pPr>
      <w:hyperlink r:id="rId137" w:history="1">
        <w:r w:rsidR="000B5C49">
          <w:rPr>
            <w:rStyle w:val="Hyperlink"/>
            <w:b/>
            <w:bCs/>
            <w:lang w:eastAsia="x-none"/>
          </w:rPr>
          <w:t>R1-2205460</w:t>
        </w:r>
      </w:hyperlink>
      <w:r w:rsidR="00B60BEA" w:rsidRPr="00D26284">
        <w:rPr>
          <w:b/>
          <w:bCs/>
          <w:lang w:eastAsia="x-none"/>
        </w:rPr>
        <w:tab/>
        <w:t>DRAFT Reply LS on UE capabilities of MBS</w:t>
      </w:r>
      <w:r w:rsidR="00B60BEA" w:rsidRPr="00D26284">
        <w:rPr>
          <w:b/>
          <w:bCs/>
          <w:lang w:eastAsia="x-none"/>
        </w:rPr>
        <w:tab/>
        <w:t>Moderator (Qualcomm Incorporated)</w:t>
      </w:r>
    </w:p>
    <w:p w14:paraId="2FFEFBA6" w14:textId="25059649" w:rsidR="00B60BEA" w:rsidRDefault="00D26284" w:rsidP="00B60BEA">
      <w:pPr>
        <w:rPr>
          <w:lang w:eastAsia="x-none"/>
        </w:rPr>
      </w:pPr>
      <w:r>
        <w:rPr>
          <w:b/>
          <w:bCs/>
          <w:lang w:eastAsia="x-none"/>
        </w:rPr>
        <w:t>Decision:</w:t>
      </w:r>
      <w:r w:rsidRPr="00D26284">
        <w:rPr>
          <w:lang w:eastAsia="x-none"/>
        </w:rPr>
        <w:t xml:space="preserve"> As per email decision posted on May 18</w:t>
      </w:r>
      <w:r w:rsidRPr="00D26284">
        <w:rPr>
          <w:vertAlign w:val="superscript"/>
          <w:lang w:eastAsia="x-none"/>
        </w:rPr>
        <w:t>th</w:t>
      </w:r>
      <w:r w:rsidRPr="00D26284">
        <w:rPr>
          <w:lang w:eastAsia="x-none"/>
        </w:rPr>
        <w:t>,</w:t>
      </w:r>
      <w:r>
        <w:rPr>
          <w:lang w:eastAsia="x-none"/>
        </w:rPr>
        <w:t xml:space="preserve"> the draft LS is endorsed. Final version is </w:t>
      </w:r>
      <w:r w:rsidRPr="00D26284">
        <w:rPr>
          <w:highlight w:val="green"/>
          <w:lang w:eastAsia="x-none"/>
        </w:rPr>
        <w:t xml:space="preserve">approved in </w:t>
      </w:r>
      <w:hyperlink r:id="rId138" w:history="1">
        <w:r w:rsidR="000B5C49">
          <w:rPr>
            <w:rStyle w:val="Hyperlink"/>
            <w:highlight w:val="green"/>
            <w:lang w:eastAsia="x-none"/>
          </w:rPr>
          <w:t>R1-2205461</w:t>
        </w:r>
      </w:hyperlink>
      <w:r>
        <w:rPr>
          <w:lang w:eastAsia="x-none"/>
        </w:rPr>
        <w:t>.</w:t>
      </w:r>
    </w:p>
    <w:p w14:paraId="270C6468" w14:textId="54E0F695" w:rsidR="007D7F59" w:rsidRDefault="007D7F59" w:rsidP="007D7F59">
      <w:pPr>
        <w:rPr>
          <w:lang w:eastAsia="x-none"/>
        </w:rPr>
      </w:pPr>
    </w:p>
    <w:p w14:paraId="55609E19" w14:textId="77777777" w:rsidR="00B60BEA" w:rsidRDefault="00B60BEA" w:rsidP="007D7F59">
      <w:pPr>
        <w:rPr>
          <w:lang w:eastAsia="x-none"/>
        </w:rPr>
      </w:pPr>
    </w:p>
    <w:p w14:paraId="2174A534" w14:textId="77777777" w:rsidR="007D7F59" w:rsidRPr="00290918" w:rsidRDefault="007D7F59" w:rsidP="007D7F59">
      <w:pPr>
        <w:rPr>
          <w:b/>
          <w:u w:val="single"/>
          <w:lang w:eastAsia="x-none"/>
        </w:rPr>
      </w:pPr>
      <w:r w:rsidRPr="007127F2">
        <w:rPr>
          <w:b/>
          <w:u w:val="single"/>
          <w:lang w:eastAsia="x-none"/>
        </w:rPr>
        <w:t>Release 1</w:t>
      </w:r>
      <w:r>
        <w:rPr>
          <w:b/>
          <w:u w:val="single"/>
          <w:lang w:eastAsia="x-none"/>
        </w:rPr>
        <w:t>8 - NR_MIMO_evo_DL_UL</w:t>
      </w:r>
    </w:p>
    <w:p w14:paraId="12F270F1" w14:textId="44CC85A9" w:rsidR="007D7F59" w:rsidRPr="00AE1727" w:rsidRDefault="001B5688" w:rsidP="007D7F59">
      <w:pPr>
        <w:rPr>
          <w:b/>
          <w:bCs/>
          <w:lang w:eastAsia="x-none"/>
        </w:rPr>
      </w:pPr>
      <w:hyperlink r:id="rId139" w:history="1">
        <w:r w:rsidR="000B5C49">
          <w:rPr>
            <w:rStyle w:val="Hyperlink"/>
            <w:b/>
            <w:bCs/>
            <w:lang w:eastAsia="x-none"/>
          </w:rPr>
          <w:t>R1-2205116</w:t>
        </w:r>
      </w:hyperlink>
      <w:r w:rsidR="007D7F59" w:rsidRPr="00AE1727">
        <w:rPr>
          <w:b/>
          <w:bCs/>
          <w:lang w:eastAsia="x-none"/>
        </w:rPr>
        <w:tab/>
        <w:t>LS on Rel-18 WI related to vehicular distributed antenna systems</w:t>
      </w:r>
      <w:r w:rsidR="007D7F59" w:rsidRPr="00AE1727">
        <w:rPr>
          <w:b/>
          <w:bCs/>
          <w:lang w:eastAsia="x-none"/>
        </w:rPr>
        <w:tab/>
        <w:t>5GAA WG4, LG Electronics</w:t>
      </w:r>
    </w:p>
    <w:p w14:paraId="79E3981A" w14:textId="1F35D554" w:rsidR="007D7F59" w:rsidRPr="0004668A" w:rsidRDefault="00AE1727" w:rsidP="007D7F59">
      <w:pPr>
        <w:rPr>
          <w:lang w:val="en-US" w:eastAsia="x-none"/>
        </w:rPr>
      </w:pPr>
      <w:r>
        <w:rPr>
          <w:b/>
          <w:bCs/>
          <w:lang w:eastAsia="x-none"/>
        </w:rPr>
        <w:t>Decision:</w:t>
      </w:r>
      <w:r w:rsidRPr="00D26284">
        <w:rPr>
          <w:lang w:eastAsia="x-none"/>
        </w:rPr>
        <w:t xml:space="preserve"> </w:t>
      </w:r>
      <w:r w:rsidR="007D7F59" w:rsidRPr="0004668A">
        <w:rPr>
          <w:lang w:eastAsia="x-none"/>
        </w:rPr>
        <w:t xml:space="preserve">To be taken into account </w:t>
      </w:r>
      <w:r w:rsidR="007D7F59">
        <w:rPr>
          <w:lang w:eastAsia="x-none"/>
        </w:rPr>
        <w:t>as part of discussions on Rel-18</w:t>
      </w:r>
      <w:r w:rsidR="007D7F59" w:rsidRPr="0004668A">
        <w:rPr>
          <w:lang w:eastAsia="x-none"/>
        </w:rPr>
        <w:t xml:space="preserve"> </w:t>
      </w:r>
      <w:r w:rsidR="007D7F59">
        <w:rPr>
          <w:lang w:eastAsia="x-none"/>
        </w:rPr>
        <w:t>MIMO</w:t>
      </w:r>
      <w:r w:rsidR="007D7F59" w:rsidRPr="0004668A">
        <w:rPr>
          <w:lang w:eastAsia="x-none"/>
        </w:rPr>
        <w:t xml:space="preserve"> in agenda item </w:t>
      </w:r>
      <w:r w:rsidR="007D7F59">
        <w:rPr>
          <w:lang w:eastAsia="x-none"/>
        </w:rPr>
        <w:t>9</w:t>
      </w:r>
      <w:r w:rsidR="007D7F59" w:rsidRPr="0004668A">
        <w:rPr>
          <w:lang w:eastAsia="x-none"/>
        </w:rPr>
        <w:t>.</w:t>
      </w:r>
      <w:r w:rsidR="007D7F59">
        <w:rPr>
          <w:lang w:eastAsia="x-none"/>
        </w:rPr>
        <w:t>1</w:t>
      </w:r>
      <w:r w:rsidR="007D7F59" w:rsidRPr="0004668A">
        <w:rPr>
          <w:lang w:eastAsia="x-none"/>
        </w:rPr>
        <w:t>.</w:t>
      </w:r>
    </w:p>
    <w:p w14:paraId="2B4F1362" w14:textId="77777777" w:rsidR="007D7F59" w:rsidRDefault="007D7F59" w:rsidP="007D7F59">
      <w:pPr>
        <w:rPr>
          <w:lang w:eastAsia="x-none"/>
        </w:rPr>
      </w:pPr>
    </w:p>
    <w:p w14:paraId="13A76CD9" w14:textId="77777777" w:rsidR="007D7F59" w:rsidRPr="00684F21" w:rsidRDefault="007D7F59" w:rsidP="007D7F59">
      <w:pPr>
        <w:rPr>
          <w:b/>
          <w:u w:val="single"/>
          <w:lang w:eastAsia="x-none"/>
        </w:rPr>
      </w:pPr>
      <w:r w:rsidRPr="00684F21">
        <w:rPr>
          <w:b/>
          <w:u w:val="single"/>
          <w:lang w:eastAsia="x-none"/>
        </w:rPr>
        <w:t>Release 15</w:t>
      </w:r>
      <w:r>
        <w:rPr>
          <w:b/>
          <w:u w:val="single"/>
          <w:lang w:eastAsia="x-none"/>
        </w:rPr>
        <w:t xml:space="preserve"> - NR_newRAT </w:t>
      </w:r>
      <w:r w:rsidRPr="00684F21">
        <w:rPr>
          <w:b/>
          <w:u w:val="single"/>
          <w:lang w:eastAsia="x-none"/>
        </w:rPr>
        <w:t>(CC: RAN1)</w:t>
      </w:r>
    </w:p>
    <w:p w14:paraId="190776EF" w14:textId="7F21BBD5" w:rsidR="007D7F59" w:rsidRPr="00AE1727" w:rsidRDefault="001B5688" w:rsidP="007D7F59">
      <w:pPr>
        <w:rPr>
          <w:b/>
          <w:bCs/>
          <w:lang w:eastAsia="x-none"/>
        </w:rPr>
      </w:pPr>
      <w:hyperlink r:id="rId140" w:history="1">
        <w:r w:rsidR="000B5C49">
          <w:rPr>
            <w:rStyle w:val="Hyperlink"/>
            <w:b/>
            <w:bCs/>
            <w:lang w:eastAsia="x-none"/>
          </w:rPr>
          <w:t>R1-2203038</w:t>
        </w:r>
      </w:hyperlink>
      <w:r w:rsidR="007D7F59" w:rsidRPr="00AE1727">
        <w:rPr>
          <w:b/>
          <w:bCs/>
          <w:lang w:eastAsia="x-none"/>
        </w:rPr>
        <w:tab/>
        <w:t>Reply LS on configuration of p-MaxEUTRA and p-NR-FR1</w:t>
      </w:r>
      <w:r w:rsidR="007D7F59" w:rsidRPr="00AE1727">
        <w:rPr>
          <w:b/>
          <w:bCs/>
          <w:lang w:eastAsia="x-none"/>
        </w:rPr>
        <w:tab/>
        <w:t>RAN4, Huawei</w:t>
      </w:r>
    </w:p>
    <w:p w14:paraId="4E6A67D8" w14:textId="49A49E9C" w:rsidR="007D7F59" w:rsidRDefault="001B5688" w:rsidP="007D7F59">
      <w:pPr>
        <w:rPr>
          <w:lang w:eastAsia="x-none"/>
        </w:rPr>
      </w:pPr>
      <w:hyperlink r:id="rId141" w:history="1">
        <w:r w:rsidR="000B5C49">
          <w:rPr>
            <w:rStyle w:val="Hyperlink"/>
            <w:lang w:eastAsia="x-none"/>
          </w:rPr>
          <w:t>R1-2203098</w:t>
        </w:r>
      </w:hyperlink>
      <w:r w:rsidR="007D7F59">
        <w:rPr>
          <w:lang w:eastAsia="x-none"/>
        </w:rPr>
        <w:tab/>
        <w:t>Draft reply LS on configuration of p-MaxEUTRA and p-NR-FR1</w:t>
      </w:r>
      <w:r w:rsidR="007D7F59">
        <w:rPr>
          <w:lang w:eastAsia="x-none"/>
        </w:rPr>
        <w:tab/>
        <w:t>Huawei, HiSilicon</w:t>
      </w:r>
    </w:p>
    <w:p w14:paraId="631EAC13" w14:textId="5858F4F6" w:rsidR="007D7F59" w:rsidRDefault="001B5688" w:rsidP="007D7F59">
      <w:pPr>
        <w:rPr>
          <w:lang w:eastAsia="x-none"/>
        </w:rPr>
      </w:pPr>
      <w:hyperlink r:id="rId142" w:history="1">
        <w:r w:rsidR="000B5C49">
          <w:rPr>
            <w:rStyle w:val="Hyperlink"/>
            <w:lang w:eastAsia="x-none"/>
          </w:rPr>
          <w:t>R1-2204880</w:t>
        </w:r>
      </w:hyperlink>
      <w:r w:rsidR="007D7F59">
        <w:rPr>
          <w:lang w:eastAsia="x-none"/>
        </w:rPr>
        <w:tab/>
        <w:t>On configuration of p-MaxEUTRA and p-NR-FR1</w:t>
      </w:r>
      <w:r w:rsidR="007D7F59">
        <w:rPr>
          <w:lang w:eastAsia="x-none"/>
        </w:rPr>
        <w:tab/>
        <w:t>Nokia, Nokia Shanghai Bell</w:t>
      </w:r>
    </w:p>
    <w:p w14:paraId="2ABC303E" w14:textId="2B306FC2" w:rsidR="007D7F59" w:rsidRDefault="001B5688" w:rsidP="007D7F59">
      <w:pPr>
        <w:rPr>
          <w:lang w:eastAsia="x-none"/>
        </w:rPr>
      </w:pPr>
      <w:hyperlink r:id="rId143" w:history="1">
        <w:r w:rsidR="000B5C49">
          <w:rPr>
            <w:rStyle w:val="Hyperlink"/>
            <w:lang w:eastAsia="x-none"/>
          </w:rPr>
          <w:t>R1-2204967</w:t>
        </w:r>
      </w:hyperlink>
      <w:r w:rsidR="007D7F59">
        <w:rPr>
          <w:lang w:eastAsia="x-none"/>
        </w:rPr>
        <w:tab/>
        <w:t>Draft reply LS on configuration of p-MaxEUTRA and p-NR-FR1</w:t>
      </w:r>
      <w:r w:rsidR="007D7F59">
        <w:rPr>
          <w:lang w:eastAsia="x-none"/>
        </w:rPr>
        <w:tab/>
        <w:t>Qualcomm Incorporated</w:t>
      </w:r>
    </w:p>
    <w:p w14:paraId="5BA16FE9" w14:textId="77777777" w:rsidR="003A4053" w:rsidRPr="00AE1727" w:rsidRDefault="007D7F59" w:rsidP="007D7F59">
      <w:pPr>
        <w:rPr>
          <w:lang w:eastAsia="x-none"/>
        </w:rPr>
      </w:pPr>
      <w:r w:rsidRPr="00AE1727">
        <w:rPr>
          <w:lang w:eastAsia="x-none"/>
        </w:rPr>
        <w:t xml:space="preserve">[109-e-AI5-LSs-03] </w:t>
      </w:r>
      <w:r w:rsidR="003A4053" w:rsidRPr="00AE1727">
        <w:rPr>
          <w:lang w:eastAsia="x-none"/>
        </w:rPr>
        <w:t>– Frank (Huawei)</w:t>
      </w:r>
    </w:p>
    <w:p w14:paraId="10937E1D" w14:textId="209D9717" w:rsidR="007D7F59" w:rsidRPr="00AE1727" w:rsidRDefault="007D7F59" w:rsidP="007D7F59">
      <w:pPr>
        <w:rPr>
          <w:b/>
          <w:lang w:eastAsia="x-none"/>
        </w:rPr>
      </w:pPr>
      <w:r w:rsidRPr="00AE1727">
        <w:rPr>
          <w:lang w:eastAsia="x-none"/>
        </w:rPr>
        <w:t>Email discussion for incoming LS on configuration of p-MaxEUTRA and p-NR-FR1 (</w:t>
      </w:r>
      <w:hyperlink r:id="rId144" w:history="1">
        <w:r w:rsidR="000B5C49">
          <w:rPr>
            <w:rStyle w:val="Hyperlink"/>
            <w:lang w:eastAsia="x-none"/>
          </w:rPr>
          <w:t>R1-2203038</w:t>
        </w:r>
      </w:hyperlink>
      <w:r w:rsidRPr="00AE1727">
        <w:rPr>
          <w:lang w:eastAsia="x-none"/>
        </w:rPr>
        <w:t>) by May 13</w:t>
      </w:r>
    </w:p>
    <w:bookmarkStart w:id="20" w:name="_Hlk103852645"/>
    <w:p w14:paraId="601A7BC3" w14:textId="03A481D8" w:rsidR="007D336D" w:rsidRDefault="000B5C49" w:rsidP="00FC0244">
      <w:pPr>
        <w:rPr>
          <w:b/>
          <w:bCs/>
          <w:lang w:eastAsia="x-none"/>
        </w:rPr>
      </w:pPr>
      <w:r>
        <w:rPr>
          <w:b/>
          <w:bCs/>
          <w:lang w:eastAsia="x-none"/>
        </w:rPr>
        <w:fldChar w:fldCharType="begin"/>
      </w:r>
      <w:r>
        <w:rPr>
          <w:b/>
          <w:bCs/>
          <w:lang w:eastAsia="x-none"/>
        </w:rPr>
        <w:instrText xml:space="preserve"> HYPERLINK "../Docs/R1-2205546.zip" </w:instrText>
      </w:r>
      <w:r>
        <w:rPr>
          <w:b/>
          <w:bCs/>
          <w:lang w:eastAsia="x-none"/>
        </w:rPr>
        <w:fldChar w:fldCharType="separate"/>
      </w:r>
      <w:r>
        <w:rPr>
          <w:rStyle w:val="Hyperlink"/>
          <w:b/>
          <w:bCs/>
          <w:lang w:eastAsia="x-none"/>
        </w:rPr>
        <w:t>R1-2205546</w:t>
      </w:r>
      <w:r>
        <w:rPr>
          <w:b/>
          <w:bCs/>
          <w:lang w:eastAsia="x-none"/>
        </w:rPr>
        <w:fldChar w:fldCharType="end"/>
      </w:r>
      <w:r w:rsidR="007D336D">
        <w:rPr>
          <w:b/>
          <w:bCs/>
          <w:lang w:eastAsia="x-none"/>
        </w:rPr>
        <w:tab/>
      </w:r>
      <w:r w:rsidR="007D336D" w:rsidRPr="007D336D">
        <w:rPr>
          <w:b/>
          <w:bCs/>
          <w:lang w:eastAsia="x-none"/>
        </w:rPr>
        <w:t xml:space="preserve">Summary of email discussion [109-e-AI5-LSs-03] on reply LS to </w:t>
      </w:r>
      <w:hyperlink r:id="rId145" w:history="1">
        <w:r>
          <w:rPr>
            <w:rStyle w:val="Hyperlink"/>
            <w:b/>
            <w:bCs/>
            <w:lang w:eastAsia="x-none"/>
          </w:rPr>
          <w:t>R1-2200873</w:t>
        </w:r>
      </w:hyperlink>
      <w:r w:rsidR="007D336D" w:rsidRPr="007D336D">
        <w:rPr>
          <w:b/>
          <w:bCs/>
          <w:lang w:eastAsia="x-none"/>
        </w:rPr>
        <w:t xml:space="preserve"> and </w:t>
      </w:r>
      <w:hyperlink r:id="rId146" w:history="1">
        <w:r>
          <w:rPr>
            <w:rStyle w:val="Hyperlink"/>
            <w:b/>
            <w:bCs/>
            <w:lang w:eastAsia="x-none"/>
          </w:rPr>
          <w:t>R1-2203038</w:t>
        </w:r>
      </w:hyperlink>
      <w:r w:rsidR="007D336D">
        <w:rPr>
          <w:b/>
          <w:bCs/>
          <w:lang w:eastAsia="x-none"/>
        </w:rPr>
        <w:tab/>
        <w:t>Moderator (huawei)</w:t>
      </w:r>
    </w:p>
    <w:bookmarkEnd w:id="20"/>
    <w:p w14:paraId="2830F092" w14:textId="388EFA06" w:rsidR="00FC0244" w:rsidRDefault="00FC0244" w:rsidP="00FC0244">
      <w:pPr>
        <w:rPr>
          <w:lang w:eastAsia="x-none"/>
        </w:rPr>
      </w:pPr>
      <w:r>
        <w:rPr>
          <w:b/>
          <w:bCs/>
          <w:lang w:eastAsia="x-none"/>
        </w:rPr>
        <w:t>Decision:</w:t>
      </w:r>
      <w:r w:rsidRPr="00D26284">
        <w:rPr>
          <w:lang w:eastAsia="x-none"/>
        </w:rPr>
        <w:t xml:space="preserve"> As per email decision posted on May 18</w:t>
      </w:r>
      <w:r w:rsidRPr="00D26284">
        <w:rPr>
          <w:vertAlign w:val="superscript"/>
          <w:lang w:eastAsia="x-none"/>
        </w:rPr>
        <w:t>th</w:t>
      </w:r>
      <w:r w:rsidRPr="00D26284">
        <w:rPr>
          <w:lang w:eastAsia="x-none"/>
        </w:rPr>
        <w:t>,</w:t>
      </w:r>
    </w:p>
    <w:p w14:paraId="1999C920" w14:textId="77777777" w:rsidR="00FC0244" w:rsidRPr="00FC0244" w:rsidRDefault="00FC0244" w:rsidP="00FC0244">
      <w:pPr>
        <w:rPr>
          <w:rFonts w:ascii="Calibri" w:eastAsia="Malgun Gothic" w:hAnsi="Calibri"/>
          <w:szCs w:val="22"/>
          <w:u w:val="single"/>
          <w:lang w:eastAsia="ja-JP"/>
        </w:rPr>
      </w:pPr>
      <w:r w:rsidRPr="00FC0244">
        <w:rPr>
          <w:u w:val="single"/>
          <w:lang w:eastAsia="ja-JP"/>
        </w:rPr>
        <w:t>Conclusion</w:t>
      </w:r>
    </w:p>
    <w:p w14:paraId="3BC57F02" w14:textId="77777777" w:rsidR="00FC0244" w:rsidRPr="004979E9" w:rsidRDefault="00FC0244" w:rsidP="00FC0244">
      <w:pPr>
        <w:rPr>
          <w:lang w:eastAsia="ja-JP"/>
        </w:rPr>
      </w:pPr>
      <w:r w:rsidRPr="004979E9">
        <w:rPr>
          <w:lang w:eastAsia="ja-JP"/>
        </w:rPr>
        <w:t xml:space="preserve">For the case where either </w:t>
      </w:r>
      <w:r w:rsidRPr="004979E9">
        <w:rPr>
          <w:i/>
          <w:lang w:eastAsia="ja-JP"/>
        </w:rPr>
        <w:t>p-MaxEUTRA</w:t>
      </w:r>
      <w:r w:rsidRPr="004979E9">
        <w:rPr>
          <w:lang w:eastAsia="ja-JP"/>
        </w:rPr>
        <w:t xml:space="preserve"> or </w:t>
      </w:r>
      <w:r w:rsidRPr="004979E9">
        <w:rPr>
          <w:i/>
          <w:lang w:eastAsia="ja-JP"/>
        </w:rPr>
        <w:t>p-NR-FR1</w:t>
      </w:r>
      <w:r w:rsidRPr="004979E9">
        <w:rPr>
          <w:lang w:eastAsia="ja-JP"/>
        </w:rPr>
        <w:t xml:space="preserve"> is not configured for EN-DC, no new UE behavior for uplink power control will be specified in RAN1. With recognition of RAN2 LS R1-1905937, if default value is introduced, it is expected to be introduced in a way that is transparent to RAN1 specification.</w:t>
      </w:r>
    </w:p>
    <w:p w14:paraId="22A633EA" w14:textId="77777777" w:rsidR="00FC0244" w:rsidRDefault="00FC0244" w:rsidP="00FC0244">
      <w:pPr>
        <w:rPr>
          <w:rFonts w:eastAsia="Times New Roman"/>
          <w:iCs/>
          <w:lang w:eastAsia="ja-JP"/>
        </w:rPr>
      </w:pPr>
    </w:p>
    <w:p w14:paraId="094BAF0E" w14:textId="23CD726B" w:rsidR="00FC0244" w:rsidRPr="00D26284" w:rsidRDefault="00FC0244" w:rsidP="00FC0244">
      <w:pPr>
        <w:rPr>
          <w:lang w:eastAsia="x-none"/>
        </w:rPr>
      </w:pPr>
      <w:r>
        <w:rPr>
          <w:rFonts w:eastAsia="Times New Roman"/>
          <w:iCs/>
          <w:lang w:eastAsia="ja-JP"/>
        </w:rPr>
        <w:t xml:space="preserve">Inform </w:t>
      </w:r>
      <w:r w:rsidRPr="004979E9">
        <w:rPr>
          <w:rFonts w:eastAsia="Times New Roman"/>
          <w:iCs/>
          <w:lang w:eastAsia="ja-JP"/>
        </w:rPr>
        <w:t>RAN5 (cc: RAN2, RAN4)</w:t>
      </w:r>
      <w:r>
        <w:rPr>
          <w:rFonts w:eastAsia="Times New Roman"/>
          <w:iCs/>
          <w:lang w:eastAsia="ja-JP"/>
        </w:rPr>
        <w:t xml:space="preserve"> of the above conclusion</w:t>
      </w:r>
      <w:r w:rsidRPr="004979E9">
        <w:rPr>
          <w:rFonts w:eastAsia="Times New Roman"/>
          <w:iCs/>
          <w:lang w:eastAsia="ja-JP"/>
        </w:rPr>
        <w:t>.</w:t>
      </w:r>
    </w:p>
    <w:p w14:paraId="1A68A71C" w14:textId="4AB70226" w:rsidR="003A4053" w:rsidRPr="00FC0244" w:rsidRDefault="001B5688" w:rsidP="003A4053">
      <w:pPr>
        <w:rPr>
          <w:b/>
          <w:bCs/>
          <w:lang w:eastAsia="x-none"/>
        </w:rPr>
      </w:pPr>
      <w:hyperlink r:id="rId147" w:history="1">
        <w:r w:rsidR="000B5C49">
          <w:rPr>
            <w:rStyle w:val="Hyperlink"/>
            <w:b/>
            <w:bCs/>
            <w:lang w:eastAsia="x-none"/>
          </w:rPr>
          <w:t>R1-2205464</w:t>
        </w:r>
      </w:hyperlink>
      <w:r w:rsidR="003A4053" w:rsidRPr="00FC0244">
        <w:rPr>
          <w:b/>
          <w:bCs/>
          <w:lang w:eastAsia="x-none"/>
        </w:rPr>
        <w:tab/>
        <w:t>Draft reply LS on configuration of p-MaxEUTRA and p-NR-FR1</w:t>
      </w:r>
      <w:r w:rsidR="003A4053" w:rsidRPr="00FC0244">
        <w:rPr>
          <w:b/>
          <w:bCs/>
          <w:lang w:eastAsia="x-none"/>
        </w:rPr>
        <w:tab/>
        <w:t>Moderator (Huawei)</w:t>
      </w:r>
    </w:p>
    <w:p w14:paraId="68252754" w14:textId="296B8571" w:rsidR="003A4053" w:rsidRDefault="00FC0244" w:rsidP="003A4053">
      <w:pPr>
        <w:rPr>
          <w:lang w:eastAsia="x-none"/>
        </w:rPr>
      </w:pPr>
      <w:r>
        <w:rPr>
          <w:b/>
          <w:bCs/>
          <w:lang w:eastAsia="x-none"/>
        </w:rPr>
        <w:t>Decision:</w:t>
      </w:r>
      <w:r w:rsidRPr="00D26284">
        <w:rPr>
          <w:lang w:eastAsia="x-none"/>
        </w:rPr>
        <w:t xml:space="preserve"> As per email decision posted on May 18</w:t>
      </w:r>
      <w:r w:rsidRPr="00D26284">
        <w:rPr>
          <w:vertAlign w:val="superscript"/>
          <w:lang w:eastAsia="x-none"/>
        </w:rPr>
        <w:t>th</w:t>
      </w:r>
      <w:r w:rsidRPr="00D26284">
        <w:rPr>
          <w:lang w:eastAsia="x-none"/>
        </w:rPr>
        <w:t>,</w:t>
      </w:r>
      <w:r>
        <w:rPr>
          <w:lang w:eastAsia="x-none"/>
        </w:rPr>
        <w:t xml:space="preserve"> the draft LS is endorsed. Final version is </w:t>
      </w:r>
      <w:r w:rsidRPr="00D26284">
        <w:rPr>
          <w:highlight w:val="green"/>
          <w:lang w:eastAsia="x-none"/>
        </w:rPr>
        <w:t xml:space="preserve">approved </w:t>
      </w:r>
      <w:r w:rsidRPr="00FC0244">
        <w:rPr>
          <w:highlight w:val="green"/>
          <w:lang w:eastAsia="x-none"/>
        </w:rPr>
        <w:t xml:space="preserve">in </w:t>
      </w:r>
      <w:hyperlink r:id="rId148" w:history="1">
        <w:r w:rsidR="000B5C49">
          <w:rPr>
            <w:rStyle w:val="Hyperlink"/>
            <w:highlight w:val="green"/>
            <w:lang w:eastAsia="x-none"/>
          </w:rPr>
          <w:t>R1-2205465</w:t>
        </w:r>
      </w:hyperlink>
      <w:r>
        <w:rPr>
          <w:lang w:eastAsia="x-none"/>
        </w:rPr>
        <w:t>.</w:t>
      </w:r>
    </w:p>
    <w:p w14:paraId="0559CBDF" w14:textId="1BAB376F" w:rsidR="007D7F59" w:rsidRDefault="007D7F59" w:rsidP="007D7F59">
      <w:pPr>
        <w:rPr>
          <w:lang w:eastAsia="x-none"/>
        </w:rPr>
      </w:pPr>
    </w:p>
    <w:p w14:paraId="127A5885" w14:textId="77777777" w:rsidR="00FC0244" w:rsidRDefault="00FC0244" w:rsidP="007D7F59">
      <w:pPr>
        <w:rPr>
          <w:lang w:eastAsia="x-none"/>
        </w:rPr>
      </w:pPr>
    </w:p>
    <w:p w14:paraId="60EED95D" w14:textId="77777777" w:rsidR="007D7F59" w:rsidRPr="00684F21" w:rsidRDefault="007D7F59" w:rsidP="007D7F59">
      <w:pPr>
        <w:rPr>
          <w:b/>
          <w:u w:val="single"/>
          <w:lang w:eastAsia="x-none"/>
        </w:rPr>
      </w:pPr>
      <w:r w:rsidRPr="00684F21">
        <w:rPr>
          <w:b/>
          <w:u w:val="single"/>
          <w:lang w:eastAsia="x-none"/>
        </w:rPr>
        <w:t xml:space="preserve">Release 16 - </w:t>
      </w:r>
      <w:r>
        <w:rPr>
          <w:b/>
          <w:u w:val="single"/>
          <w:lang w:eastAsia="x-none"/>
        </w:rPr>
        <w:t>5G_V2X_NRSL</w:t>
      </w:r>
      <w:r w:rsidRPr="00684F21">
        <w:rPr>
          <w:b/>
          <w:u w:val="single"/>
          <w:lang w:eastAsia="x-none"/>
        </w:rPr>
        <w:t xml:space="preserve"> (CC: RAN1)</w:t>
      </w:r>
    </w:p>
    <w:p w14:paraId="4615BD32" w14:textId="5CB4972F" w:rsidR="007D7F59" w:rsidRPr="00496219" w:rsidRDefault="001B5688" w:rsidP="007D7F59">
      <w:pPr>
        <w:rPr>
          <w:b/>
          <w:bCs/>
          <w:lang w:eastAsia="x-none"/>
        </w:rPr>
      </w:pPr>
      <w:hyperlink r:id="rId149" w:history="1">
        <w:r w:rsidR="000B5C49">
          <w:rPr>
            <w:rStyle w:val="Hyperlink"/>
            <w:b/>
            <w:bCs/>
            <w:lang w:eastAsia="x-none"/>
          </w:rPr>
          <w:t>R1-2203047</w:t>
        </w:r>
      </w:hyperlink>
      <w:r w:rsidR="007D7F59" w:rsidRPr="00496219">
        <w:rPr>
          <w:b/>
          <w:bCs/>
          <w:lang w:eastAsia="x-none"/>
        </w:rPr>
        <w:tab/>
        <w:t>Reply LS on Signalling of PC2 V2X intra-band concurrent operation</w:t>
      </w:r>
      <w:r w:rsidR="007D7F59" w:rsidRPr="00496219">
        <w:rPr>
          <w:b/>
          <w:bCs/>
          <w:lang w:eastAsia="x-none"/>
        </w:rPr>
        <w:tab/>
        <w:t>RAN2, Xiaomi</w:t>
      </w:r>
    </w:p>
    <w:p w14:paraId="4B07FD08" w14:textId="77777777" w:rsidR="007D7F59" w:rsidRDefault="007D7F59" w:rsidP="007D7F59">
      <w:pPr>
        <w:rPr>
          <w:lang w:eastAsia="x-none"/>
        </w:rPr>
      </w:pPr>
    </w:p>
    <w:p w14:paraId="0C82FBE5" w14:textId="3EC788D2" w:rsidR="007D7F59" w:rsidRPr="00496219" w:rsidRDefault="001B5688" w:rsidP="007D7F59">
      <w:pPr>
        <w:rPr>
          <w:b/>
          <w:bCs/>
          <w:lang w:eastAsia="x-none"/>
        </w:rPr>
      </w:pPr>
      <w:hyperlink r:id="rId150" w:history="1">
        <w:r w:rsidR="000B5C49">
          <w:rPr>
            <w:rStyle w:val="Hyperlink"/>
            <w:b/>
            <w:bCs/>
            <w:lang w:eastAsia="x-none"/>
          </w:rPr>
          <w:t>R1-2203048</w:t>
        </w:r>
      </w:hyperlink>
      <w:r w:rsidR="007D7F59" w:rsidRPr="00496219">
        <w:rPr>
          <w:b/>
          <w:bCs/>
          <w:lang w:eastAsia="x-none"/>
        </w:rPr>
        <w:tab/>
        <w:t>Reply LS on Pemax for NR-V2X</w:t>
      </w:r>
      <w:r w:rsidR="007D7F59" w:rsidRPr="00496219">
        <w:rPr>
          <w:b/>
          <w:bCs/>
          <w:lang w:eastAsia="x-none"/>
        </w:rPr>
        <w:tab/>
        <w:t>RAN2, Huawei, CATT</w:t>
      </w:r>
    </w:p>
    <w:p w14:paraId="18062775" w14:textId="40EBC7B8" w:rsidR="007D7F59" w:rsidRDefault="001B5688" w:rsidP="007D7F59">
      <w:pPr>
        <w:rPr>
          <w:lang w:eastAsia="x-none"/>
        </w:rPr>
      </w:pPr>
      <w:hyperlink r:id="rId151" w:history="1">
        <w:r w:rsidR="000B5C49">
          <w:rPr>
            <w:rStyle w:val="Hyperlink"/>
            <w:lang w:eastAsia="x-none"/>
          </w:rPr>
          <w:t>R1-2204732</w:t>
        </w:r>
      </w:hyperlink>
      <w:r w:rsidR="007D7F59">
        <w:rPr>
          <w:lang w:eastAsia="x-none"/>
        </w:rPr>
        <w:tab/>
        <w:t>[Draft] LS on PEMAX for NR-V2X</w:t>
      </w:r>
      <w:r w:rsidR="007D7F59">
        <w:rPr>
          <w:lang w:eastAsia="x-none"/>
        </w:rPr>
        <w:tab/>
        <w:t>Ericsson</w:t>
      </w:r>
    </w:p>
    <w:p w14:paraId="3F246DE0" w14:textId="15AA90E4" w:rsidR="007D7F59" w:rsidRDefault="001B5688" w:rsidP="007D7F59">
      <w:pPr>
        <w:rPr>
          <w:lang w:eastAsia="x-none"/>
        </w:rPr>
      </w:pPr>
      <w:hyperlink r:id="rId152" w:history="1">
        <w:r w:rsidR="000B5C49">
          <w:rPr>
            <w:rStyle w:val="Hyperlink"/>
            <w:lang w:eastAsia="x-none"/>
          </w:rPr>
          <w:t>R1-2204733</w:t>
        </w:r>
      </w:hyperlink>
      <w:r w:rsidR="007D7F59">
        <w:rPr>
          <w:lang w:eastAsia="x-none"/>
        </w:rPr>
        <w:tab/>
        <w:t>Discussion on LS on PEMAX for NR-V2X</w:t>
      </w:r>
      <w:r w:rsidR="007D7F59">
        <w:rPr>
          <w:lang w:eastAsia="x-none"/>
        </w:rPr>
        <w:tab/>
        <w:t>Ericsson</w:t>
      </w:r>
    </w:p>
    <w:p w14:paraId="7397F0F4" w14:textId="566BA631" w:rsidR="007D7F59" w:rsidRDefault="007D7F59" w:rsidP="007D7F59">
      <w:pPr>
        <w:rPr>
          <w:lang w:eastAsia="x-none"/>
        </w:rPr>
      </w:pPr>
      <w:r>
        <w:rPr>
          <w:lang w:eastAsia="x-none"/>
        </w:rPr>
        <w:t xml:space="preserve">RAN1 input to RAN4 on </w:t>
      </w:r>
      <w:r w:rsidRPr="00144F4B">
        <w:rPr>
          <w:lang w:eastAsia="x-none"/>
        </w:rPr>
        <w:t>Issue 2</w:t>
      </w:r>
      <w:r>
        <w:rPr>
          <w:lang w:eastAsia="x-none"/>
        </w:rPr>
        <w:t xml:space="preserve"> (in </w:t>
      </w:r>
      <w:hyperlink r:id="rId153" w:history="1">
        <w:r w:rsidR="000B5C49">
          <w:rPr>
            <w:rStyle w:val="Hyperlink"/>
            <w:lang w:eastAsia="x-none"/>
          </w:rPr>
          <w:t>R1-2200866</w:t>
        </w:r>
      </w:hyperlink>
      <w:r>
        <w:rPr>
          <w:lang w:eastAsia="x-none"/>
        </w:rPr>
        <w:t xml:space="preserve">) has already been provided in </w:t>
      </w:r>
      <w:hyperlink r:id="rId154" w:history="1">
        <w:r w:rsidR="000B5C49">
          <w:rPr>
            <w:rStyle w:val="Hyperlink"/>
            <w:lang w:eastAsia="x-none"/>
          </w:rPr>
          <w:t>R1-2202816</w:t>
        </w:r>
      </w:hyperlink>
      <w:r>
        <w:rPr>
          <w:lang w:eastAsia="x-none"/>
        </w:rPr>
        <w:t>. No further discussion needed.</w:t>
      </w:r>
    </w:p>
    <w:p w14:paraId="2703C4E4" w14:textId="77777777" w:rsidR="007D7F59" w:rsidRDefault="007D7F59" w:rsidP="007D7F59">
      <w:pPr>
        <w:rPr>
          <w:lang w:eastAsia="x-none"/>
        </w:rPr>
      </w:pPr>
    </w:p>
    <w:p w14:paraId="56A5293B" w14:textId="77777777" w:rsidR="007D7F59" w:rsidRPr="001B141B" w:rsidRDefault="007D7F59" w:rsidP="007D7F59">
      <w:pPr>
        <w:rPr>
          <w:b/>
          <w:u w:val="single"/>
          <w:lang w:eastAsia="x-none"/>
        </w:rPr>
      </w:pPr>
      <w:r w:rsidRPr="007127F2">
        <w:rPr>
          <w:b/>
          <w:u w:val="single"/>
          <w:lang w:eastAsia="x-none"/>
        </w:rPr>
        <w:t>Release 1</w:t>
      </w:r>
      <w:r>
        <w:rPr>
          <w:b/>
          <w:u w:val="single"/>
          <w:lang w:eastAsia="x-none"/>
        </w:rPr>
        <w:t xml:space="preserve">7 - </w:t>
      </w:r>
      <w:r w:rsidRPr="001B141B">
        <w:rPr>
          <w:b/>
          <w:u w:val="single"/>
          <w:lang w:eastAsia="x-none"/>
        </w:rPr>
        <w:t>5G_eLCS_ph2</w:t>
      </w:r>
      <w:r>
        <w:rPr>
          <w:b/>
          <w:u w:val="single"/>
          <w:lang w:eastAsia="x-none"/>
        </w:rPr>
        <w:t xml:space="preserve"> (</w:t>
      </w:r>
      <w:r w:rsidRPr="002975B2">
        <w:rPr>
          <w:b/>
          <w:u w:val="single"/>
          <w:lang w:eastAsia="x-none"/>
        </w:rPr>
        <w:t>CC: RAN1</w:t>
      </w:r>
      <w:r>
        <w:rPr>
          <w:b/>
          <w:u w:val="single"/>
          <w:lang w:eastAsia="x-none"/>
        </w:rPr>
        <w:t>)</w:t>
      </w:r>
    </w:p>
    <w:p w14:paraId="192BA470" w14:textId="767EE782" w:rsidR="007D7F59" w:rsidRPr="00496219" w:rsidRDefault="001B5688" w:rsidP="007D7F59">
      <w:pPr>
        <w:rPr>
          <w:b/>
          <w:bCs/>
          <w:lang w:eastAsia="x-none"/>
        </w:rPr>
      </w:pPr>
      <w:hyperlink r:id="rId155" w:history="1">
        <w:r w:rsidR="000B5C49">
          <w:rPr>
            <w:rStyle w:val="Hyperlink"/>
            <w:b/>
            <w:bCs/>
            <w:lang w:eastAsia="x-none"/>
          </w:rPr>
          <w:t>R1-2203014</w:t>
        </w:r>
      </w:hyperlink>
      <w:r w:rsidR="007D7F59" w:rsidRPr="00496219">
        <w:rPr>
          <w:b/>
          <w:bCs/>
          <w:lang w:eastAsia="x-none"/>
        </w:rPr>
        <w:tab/>
        <w:t>Response LS on determination of location estimates in local co-ordinates</w:t>
      </w:r>
      <w:r w:rsidR="007D7F59" w:rsidRPr="00496219">
        <w:rPr>
          <w:b/>
          <w:bCs/>
          <w:lang w:eastAsia="x-none"/>
        </w:rPr>
        <w:tab/>
        <w:t>SA2, Ericsson</w:t>
      </w:r>
    </w:p>
    <w:p w14:paraId="3C307955" w14:textId="77777777" w:rsidR="008D33BE" w:rsidRDefault="008D33BE" w:rsidP="007D7F59">
      <w:pPr>
        <w:rPr>
          <w:lang w:eastAsia="x-none"/>
        </w:rPr>
      </w:pPr>
    </w:p>
    <w:p w14:paraId="2D35652C" w14:textId="77777777" w:rsidR="007D7F59" w:rsidRPr="00684F21" w:rsidRDefault="007D7F59" w:rsidP="007D7F59">
      <w:pPr>
        <w:rPr>
          <w:b/>
          <w:u w:val="single"/>
          <w:lang w:eastAsia="x-none"/>
        </w:rPr>
      </w:pPr>
      <w:r w:rsidRPr="00684F21">
        <w:rPr>
          <w:b/>
          <w:u w:val="single"/>
          <w:lang w:eastAsia="x-none"/>
        </w:rPr>
        <w:t xml:space="preserve">Release 17 - </w:t>
      </w:r>
      <w:r>
        <w:rPr>
          <w:b/>
          <w:u w:val="single"/>
          <w:lang w:eastAsia="x-none"/>
        </w:rPr>
        <w:t>NR_MG_enh</w:t>
      </w:r>
      <w:r w:rsidRPr="00684F21">
        <w:rPr>
          <w:b/>
          <w:u w:val="single"/>
          <w:lang w:eastAsia="x-none"/>
        </w:rPr>
        <w:t xml:space="preserve"> (CC: RAN1)</w:t>
      </w:r>
    </w:p>
    <w:p w14:paraId="7477114A" w14:textId="65611D50" w:rsidR="007D7F59" w:rsidRPr="00496219" w:rsidRDefault="001B5688" w:rsidP="007D7F59">
      <w:pPr>
        <w:rPr>
          <w:b/>
          <w:bCs/>
          <w:lang w:eastAsia="x-none"/>
        </w:rPr>
      </w:pPr>
      <w:hyperlink r:id="rId156" w:history="1">
        <w:r w:rsidR="000B5C49">
          <w:rPr>
            <w:rStyle w:val="Hyperlink"/>
            <w:b/>
            <w:bCs/>
            <w:lang w:eastAsia="x-none"/>
          </w:rPr>
          <w:t>R1-2203033</w:t>
        </w:r>
      </w:hyperlink>
      <w:r w:rsidR="007D7F59" w:rsidRPr="00496219">
        <w:rPr>
          <w:b/>
          <w:bCs/>
          <w:lang w:eastAsia="x-none"/>
        </w:rPr>
        <w:tab/>
        <w:t>LS on collision handling of concurrent MGs</w:t>
      </w:r>
      <w:r w:rsidR="007D7F59" w:rsidRPr="00496219">
        <w:rPr>
          <w:b/>
          <w:bCs/>
          <w:lang w:eastAsia="x-none"/>
        </w:rPr>
        <w:tab/>
        <w:t>RAN4, MediaTek inc.</w:t>
      </w:r>
    </w:p>
    <w:p w14:paraId="16DF2897" w14:textId="05B2BCEF" w:rsidR="007D7F59" w:rsidRPr="00496219" w:rsidRDefault="001B5688" w:rsidP="007D7F59">
      <w:pPr>
        <w:rPr>
          <w:b/>
          <w:bCs/>
          <w:lang w:eastAsia="x-none"/>
        </w:rPr>
      </w:pPr>
      <w:hyperlink r:id="rId157" w:history="1">
        <w:r w:rsidR="000B5C49">
          <w:rPr>
            <w:rStyle w:val="Hyperlink"/>
            <w:b/>
            <w:bCs/>
            <w:lang w:eastAsia="x-none"/>
          </w:rPr>
          <w:t>R1-2203034</w:t>
        </w:r>
      </w:hyperlink>
      <w:r w:rsidR="007D7F59" w:rsidRPr="00496219">
        <w:rPr>
          <w:b/>
          <w:bCs/>
          <w:lang w:eastAsia="x-none"/>
        </w:rPr>
        <w:tab/>
        <w:t>LS on R17 MG enhancement - NCSG</w:t>
      </w:r>
      <w:r w:rsidR="007D7F59" w:rsidRPr="00496219">
        <w:rPr>
          <w:b/>
          <w:bCs/>
          <w:lang w:eastAsia="x-none"/>
        </w:rPr>
        <w:tab/>
        <w:t>RAN4, Apple</w:t>
      </w:r>
    </w:p>
    <w:p w14:paraId="0A24E121" w14:textId="77777777" w:rsidR="007D7F59" w:rsidRDefault="007D7F59" w:rsidP="007D7F59">
      <w:pPr>
        <w:rPr>
          <w:lang w:eastAsia="x-none"/>
        </w:rPr>
      </w:pPr>
    </w:p>
    <w:p w14:paraId="43DD7246" w14:textId="77777777" w:rsidR="007D7F59" w:rsidRPr="00684F21" w:rsidRDefault="007D7F59" w:rsidP="007D7F59">
      <w:pPr>
        <w:rPr>
          <w:b/>
          <w:u w:val="single"/>
          <w:lang w:eastAsia="x-none"/>
        </w:rPr>
      </w:pPr>
      <w:r w:rsidRPr="00684F21">
        <w:rPr>
          <w:b/>
          <w:u w:val="single"/>
          <w:lang w:eastAsia="x-none"/>
        </w:rPr>
        <w:t xml:space="preserve">Release 17 - </w:t>
      </w:r>
      <w:r>
        <w:rPr>
          <w:b/>
          <w:u w:val="single"/>
          <w:lang w:eastAsia="x-none"/>
        </w:rPr>
        <w:t>NR_redcap</w:t>
      </w:r>
      <w:r w:rsidRPr="00684F21">
        <w:rPr>
          <w:b/>
          <w:u w:val="single"/>
          <w:lang w:eastAsia="x-none"/>
        </w:rPr>
        <w:t xml:space="preserve"> (CC: RAN1)</w:t>
      </w:r>
    </w:p>
    <w:p w14:paraId="2175C59E" w14:textId="034DAA48" w:rsidR="007D7F59" w:rsidRPr="00496219" w:rsidRDefault="001B5688" w:rsidP="007D7F59">
      <w:pPr>
        <w:rPr>
          <w:b/>
          <w:bCs/>
          <w:lang w:eastAsia="x-none"/>
        </w:rPr>
      </w:pPr>
      <w:hyperlink r:id="rId158" w:history="1">
        <w:r w:rsidR="000B5C49">
          <w:rPr>
            <w:rStyle w:val="Hyperlink"/>
            <w:b/>
            <w:bCs/>
            <w:lang w:eastAsia="x-none"/>
          </w:rPr>
          <w:t>R1-2203035</w:t>
        </w:r>
      </w:hyperlink>
      <w:r w:rsidR="007D7F59" w:rsidRPr="00496219">
        <w:rPr>
          <w:b/>
          <w:bCs/>
          <w:lang w:eastAsia="x-none"/>
        </w:rPr>
        <w:tab/>
        <w:t>Reply LS on UE capabilities for RedCap from RRM perspective</w:t>
      </w:r>
      <w:r w:rsidR="007D7F59" w:rsidRPr="00496219">
        <w:rPr>
          <w:b/>
          <w:bCs/>
          <w:lang w:eastAsia="x-none"/>
        </w:rPr>
        <w:tab/>
        <w:t>RAN4, Ericsson</w:t>
      </w:r>
    </w:p>
    <w:p w14:paraId="3E2AFE3D" w14:textId="0E179CFE" w:rsidR="007D7F59" w:rsidRPr="00496219" w:rsidRDefault="001B5688" w:rsidP="007D7F59">
      <w:pPr>
        <w:rPr>
          <w:b/>
          <w:bCs/>
          <w:lang w:eastAsia="x-none"/>
        </w:rPr>
      </w:pPr>
      <w:hyperlink r:id="rId159" w:history="1">
        <w:r w:rsidR="000B5C49">
          <w:rPr>
            <w:rStyle w:val="Hyperlink"/>
            <w:b/>
            <w:bCs/>
            <w:lang w:eastAsia="x-none"/>
          </w:rPr>
          <w:t>R1-2203039</w:t>
        </w:r>
      </w:hyperlink>
      <w:r w:rsidR="007D7F59" w:rsidRPr="00496219">
        <w:rPr>
          <w:b/>
          <w:bCs/>
          <w:lang w:eastAsia="x-none"/>
        </w:rPr>
        <w:tab/>
        <w:t>LS on FR2 RedCap UE</w:t>
      </w:r>
      <w:r w:rsidR="007D7F59" w:rsidRPr="00496219">
        <w:rPr>
          <w:b/>
          <w:bCs/>
          <w:lang w:eastAsia="x-none"/>
        </w:rPr>
        <w:tab/>
        <w:t>RAN4, Ericsson</w:t>
      </w:r>
    </w:p>
    <w:p w14:paraId="12683AB6" w14:textId="3FB1DE6A" w:rsidR="007D7F59" w:rsidRPr="00937B9F" w:rsidRDefault="001B5688" w:rsidP="007D7F59">
      <w:pPr>
        <w:rPr>
          <w:lang w:eastAsia="x-none"/>
        </w:rPr>
      </w:pPr>
      <w:hyperlink r:id="rId160" w:history="1">
        <w:r w:rsidR="000B5C49">
          <w:rPr>
            <w:rStyle w:val="Hyperlink"/>
            <w:lang w:eastAsia="x-none"/>
          </w:rPr>
          <w:t>R1-2204921</w:t>
        </w:r>
      </w:hyperlink>
      <w:r w:rsidR="007D7F59" w:rsidRPr="00937B9F">
        <w:rPr>
          <w:lang w:eastAsia="x-none"/>
        </w:rPr>
        <w:tab/>
        <w:t>Discussion on LS from RAN4 on FR2 RedCap UE</w:t>
      </w:r>
      <w:r w:rsidR="007D7F59" w:rsidRPr="00937B9F">
        <w:rPr>
          <w:lang w:eastAsia="x-none"/>
        </w:rPr>
        <w:tab/>
        <w:t>Huawei, HiSilicon</w:t>
      </w:r>
    </w:p>
    <w:p w14:paraId="43A115B5" w14:textId="77777777" w:rsidR="007D7F59" w:rsidRDefault="007D7F59" w:rsidP="007D7F59">
      <w:pPr>
        <w:rPr>
          <w:lang w:eastAsia="x-none"/>
        </w:rPr>
      </w:pPr>
    </w:p>
    <w:p w14:paraId="15CAA66F" w14:textId="77777777" w:rsidR="007D7F59" w:rsidRPr="00684F21" w:rsidRDefault="007D7F59" w:rsidP="007D7F59">
      <w:pPr>
        <w:rPr>
          <w:b/>
          <w:u w:val="single"/>
          <w:lang w:eastAsia="x-none"/>
        </w:rPr>
      </w:pPr>
      <w:r w:rsidRPr="00684F21">
        <w:rPr>
          <w:b/>
          <w:u w:val="single"/>
          <w:lang w:eastAsia="x-none"/>
        </w:rPr>
        <w:t xml:space="preserve">Release 17 - </w:t>
      </w:r>
      <w:r>
        <w:rPr>
          <w:b/>
          <w:u w:val="single"/>
          <w:lang w:eastAsia="x-none"/>
        </w:rPr>
        <w:t>NR_UE_pow_sav_enh</w:t>
      </w:r>
      <w:r w:rsidRPr="00684F21">
        <w:rPr>
          <w:b/>
          <w:u w:val="single"/>
          <w:lang w:eastAsia="x-none"/>
        </w:rPr>
        <w:t xml:space="preserve"> (CC: RAN1)</w:t>
      </w:r>
    </w:p>
    <w:p w14:paraId="1A5FB676" w14:textId="19FA3B28" w:rsidR="007D7F59" w:rsidRPr="00496219" w:rsidRDefault="001B5688" w:rsidP="007D7F59">
      <w:pPr>
        <w:rPr>
          <w:b/>
          <w:bCs/>
          <w:lang w:eastAsia="x-none"/>
        </w:rPr>
      </w:pPr>
      <w:hyperlink r:id="rId161" w:history="1">
        <w:r w:rsidR="000B5C49">
          <w:rPr>
            <w:rStyle w:val="Hyperlink"/>
            <w:b/>
            <w:bCs/>
            <w:lang w:eastAsia="x-none"/>
          </w:rPr>
          <w:t>R1-2203036</w:t>
        </w:r>
      </w:hyperlink>
      <w:r w:rsidR="007D7F59" w:rsidRPr="00496219">
        <w:rPr>
          <w:b/>
          <w:bCs/>
          <w:lang w:eastAsia="x-none"/>
        </w:rPr>
        <w:tab/>
        <w:t>Reply LS to RAN2 on RLM/BFD relaxation for ePowSav</w:t>
      </w:r>
      <w:r w:rsidR="007D7F59" w:rsidRPr="00496219">
        <w:rPr>
          <w:b/>
          <w:bCs/>
          <w:lang w:eastAsia="x-none"/>
        </w:rPr>
        <w:tab/>
        <w:t>RAN4, vivo</w:t>
      </w:r>
    </w:p>
    <w:p w14:paraId="64E780F1" w14:textId="2E7D1C86" w:rsidR="007D7F59" w:rsidRPr="00496219" w:rsidRDefault="001B5688" w:rsidP="007D7F59">
      <w:pPr>
        <w:rPr>
          <w:b/>
          <w:bCs/>
          <w:lang w:eastAsia="x-none"/>
        </w:rPr>
      </w:pPr>
      <w:hyperlink r:id="rId162" w:history="1">
        <w:r w:rsidR="000B5C49">
          <w:rPr>
            <w:rStyle w:val="Hyperlink"/>
            <w:b/>
            <w:bCs/>
            <w:lang w:eastAsia="x-none"/>
          </w:rPr>
          <w:t>R1-2203041</w:t>
        </w:r>
      </w:hyperlink>
      <w:r w:rsidR="007D7F59" w:rsidRPr="00496219">
        <w:rPr>
          <w:b/>
          <w:bCs/>
          <w:lang w:eastAsia="x-none"/>
        </w:rPr>
        <w:tab/>
        <w:t>Reply LS on paging subgrouping and PEI</w:t>
      </w:r>
      <w:r w:rsidR="007D7F59" w:rsidRPr="00496219">
        <w:rPr>
          <w:b/>
          <w:bCs/>
          <w:lang w:eastAsia="x-none"/>
        </w:rPr>
        <w:tab/>
        <w:t>RAN3, ZTE</w:t>
      </w:r>
    </w:p>
    <w:p w14:paraId="204A809C" w14:textId="77777777" w:rsidR="007D7F59" w:rsidRDefault="007D7F59" w:rsidP="007D7F59">
      <w:pPr>
        <w:rPr>
          <w:lang w:eastAsia="x-none"/>
        </w:rPr>
      </w:pPr>
    </w:p>
    <w:p w14:paraId="65349917" w14:textId="77777777" w:rsidR="007D7F59" w:rsidRPr="00A97DC5" w:rsidRDefault="007D7F59" w:rsidP="007D7F59">
      <w:pPr>
        <w:rPr>
          <w:b/>
          <w:u w:val="single"/>
          <w:lang w:eastAsia="x-none"/>
        </w:rPr>
      </w:pPr>
      <w:r w:rsidRPr="00A97DC5">
        <w:rPr>
          <w:b/>
          <w:u w:val="single"/>
          <w:lang w:eastAsia="x-none"/>
        </w:rPr>
        <w:t>Release 17 - NR_RF_FR2_req_enh2 (CC: RAN1)</w:t>
      </w:r>
    </w:p>
    <w:p w14:paraId="2DE1FEF1" w14:textId="0DA5F7DE" w:rsidR="007D7F59" w:rsidRPr="00496219" w:rsidRDefault="001B5688" w:rsidP="007D7F59">
      <w:pPr>
        <w:rPr>
          <w:b/>
          <w:bCs/>
          <w:lang w:eastAsia="x-none"/>
        </w:rPr>
      </w:pPr>
      <w:hyperlink r:id="rId163" w:history="1">
        <w:r w:rsidR="000B5C49">
          <w:rPr>
            <w:rStyle w:val="Hyperlink"/>
            <w:b/>
            <w:bCs/>
            <w:lang w:eastAsia="x-none"/>
          </w:rPr>
          <w:t>R1-2203037</w:t>
        </w:r>
      </w:hyperlink>
      <w:r w:rsidR="007D7F59" w:rsidRPr="00496219">
        <w:rPr>
          <w:b/>
          <w:bCs/>
          <w:lang w:eastAsia="x-none"/>
        </w:rPr>
        <w:tab/>
        <w:t>LS to RAN2 on UL gap in FR2 RF enhancement</w:t>
      </w:r>
      <w:r w:rsidR="007D7F59" w:rsidRPr="00496219">
        <w:rPr>
          <w:b/>
          <w:bCs/>
          <w:lang w:eastAsia="x-none"/>
        </w:rPr>
        <w:tab/>
        <w:t>RAN4, Apple</w:t>
      </w:r>
    </w:p>
    <w:p w14:paraId="51FE397E" w14:textId="77777777" w:rsidR="007D7F59" w:rsidRDefault="007D7F59" w:rsidP="007D7F59">
      <w:pPr>
        <w:rPr>
          <w:lang w:eastAsia="x-none"/>
        </w:rPr>
      </w:pPr>
    </w:p>
    <w:p w14:paraId="20F07DBA" w14:textId="77777777" w:rsidR="007D7F59" w:rsidRPr="00684F21" w:rsidRDefault="007D7F59" w:rsidP="007D7F59">
      <w:pPr>
        <w:rPr>
          <w:b/>
          <w:u w:val="single"/>
          <w:lang w:eastAsia="x-none"/>
        </w:rPr>
      </w:pPr>
      <w:r w:rsidRPr="00684F21">
        <w:rPr>
          <w:b/>
          <w:u w:val="single"/>
          <w:lang w:eastAsia="x-none"/>
        </w:rPr>
        <w:t xml:space="preserve">Release 17 - </w:t>
      </w:r>
      <w:r>
        <w:rPr>
          <w:b/>
          <w:u w:val="single"/>
          <w:lang w:eastAsia="x-none"/>
        </w:rPr>
        <w:t>NR_RRM_enh2</w:t>
      </w:r>
      <w:r w:rsidRPr="00684F21">
        <w:rPr>
          <w:b/>
          <w:u w:val="single"/>
          <w:lang w:eastAsia="x-none"/>
        </w:rPr>
        <w:t xml:space="preserve"> (CC: RAN1)</w:t>
      </w:r>
    </w:p>
    <w:p w14:paraId="45141213" w14:textId="27C66D7D" w:rsidR="007D7F59" w:rsidRPr="00496219" w:rsidRDefault="001B5688" w:rsidP="007D7F59">
      <w:pPr>
        <w:rPr>
          <w:b/>
          <w:bCs/>
          <w:lang w:eastAsia="x-none"/>
        </w:rPr>
      </w:pPr>
      <w:hyperlink r:id="rId164" w:history="1">
        <w:r w:rsidR="000B5C49">
          <w:rPr>
            <w:rStyle w:val="Hyperlink"/>
            <w:b/>
            <w:bCs/>
            <w:lang w:eastAsia="x-none"/>
          </w:rPr>
          <w:t>R1-2203049</w:t>
        </w:r>
      </w:hyperlink>
      <w:r w:rsidR="007D7F59" w:rsidRPr="00496219">
        <w:rPr>
          <w:b/>
          <w:bCs/>
          <w:lang w:eastAsia="x-none"/>
        </w:rPr>
        <w:tab/>
        <w:t>Reply LS on interruption for PUCCH Scell activation in invalid TA case</w:t>
      </w:r>
      <w:r w:rsidR="007D7F59" w:rsidRPr="00496219">
        <w:rPr>
          <w:b/>
          <w:bCs/>
          <w:lang w:eastAsia="x-none"/>
        </w:rPr>
        <w:tab/>
        <w:t>RAN2, CATT</w:t>
      </w:r>
    </w:p>
    <w:p w14:paraId="2E064403" w14:textId="2B058331" w:rsidR="007D7F59" w:rsidRDefault="001B5688" w:rsidP="007D7F59">
      <w:pPr>
        <w:rPr>
          <w:lang w:eastAsia="x-none"/>
        </w:rPr>
      </w:pPr>
      <w:hyperlink r:id="rId165" w:history="1">
        <w:r w:rsidR="000B5C49">
          <w:rPr>
            <w:rStyle w:val="Hyperlink"/>
            <w:lang w:eastAsia="x-none"/>
          </w:rPr>
          <w:t>R1-2204821</w:t>
        </w:r>
      </w:hyperlink>
      <w:r w:rsidR="007D7F59" w:rsidRPr="001D2AE5">
        <w:rPr>
          <w:lang w:eastAsia="x-none"/>
        </w:rPr>
        <w:tab/>
        <w:t>On the PL-RS configuration of PUCCH SCell to be activated</w:t>
      </w:r>
      <w:r w:rsidR="007D7F59" w:rsidRPr="001D2AE5">
        <w:rPr>
          <w:lang w:eastAsia="x-none"/>
        </w:rPr>
        <w:tab/>
        <w:t>Nokia, Nokia Shanghai Bell</w:t>
      </w:r>
    </w:p>
    <w:p w14:paraId="416BEA27" w14:textId="77777777" w:rsidR="007D7F59" w:rsidRDefault="007D7F59" w:rsidP="007D7F59">
      <w:pPr>
        <w:rPr>
          <w:lang w:eastAsia="x-none"/>
        </w:rPr>
      </w:pPr>
    </w:p>
    <w:p w14:paraId="6402A372" w14:textId="77777777" w:rsidR="007D7F59" w:rsidRPr="00A97DC5" w:rsidRDefault="007D7F59" w:rsidP="007D7F59">
      <w:pPr>
        <w:rPr>
          <w:b/>
          <w:u w:val="single"/>
          <w:lang w:eastAsia="x-none"/>
        </w:rPr>
      </w:pPr>
      <w:r w:rsidRPr="00A97DC5">
        <w:rPr>
          <w:b/>
          <w:u w:val="single"/>
          <w:lang w:eastAsia="x-none"/>
        </w:rPr>
        <w:t>Release 17 - NR_MG_enh</w:t>
      </w:r>
      <w:r>
        <w:rPr>
          <w:b/>
          <w:u w:val="single"/>
          <w:lang w:eastAsia="x-none"/>
        </w:rPr>
        <w:t>, LTE_NR_MUSIM, NR_pos_enh, NR_NTN_solutions</w:t>
      </w:r>
      <w:r w:rsidRPr="00A97DC5">
        <w:rPr>
          <w:b/>
          <w:u w:val="single"/>
          <w:lang w:eastAsia="x-none"/>
        </w:rPr>
        <w:t xml:space="preserve"> (CC: RAN1)</w:t>
      </w:r>
    </w:p>
    <w:p w14:paraId="54453EFA" w14:textId="1F03552A" w:rsidR="007D7F59" w:rsidRPr="00496219" w:rsidRDefault="001B5688" w:rsidP="007D7F59">
      <w:pPr>
        <w:rPr>
          <w:b/>
          <w:bCs/>
          <w:lang w:eastAsia="x-none"/>
        </w:rPr>
      </w:pPr>
      <w:hyperlink r:id="rId166" w:history="1">
        <w:r w:rsidR="000B5C49">
          <w:rPr>
            <w:rStyle w:val="Hyperlink"/>
            <w:b/>
            <w:bCs/>
            <w:lang w:eastAsia="x-none"/>
          </w:rPr>
          <w:t>R1-2203050</w:t>
        </w:r>
      </w:hyperlink>
      <w:r w:rsidR="007D7F59" w:rsidRPr="00496219">
        <w:rPr>
          <w:b/>
          <w:bCs/>
          <w:lang w:eastAsia="x-none"/>
        </w:rPr>
        <w:tab/>
        <w:t>LS on coordination of R17 gap features</w:t>
      </w:r>
      <w:r w:rsidR="007D7F59" w:rsidRPr="00496219">
        <w:rPr>
          <w:b/>
          <w:bCs/>
          <w:lang w:eastAsia="x-none"/>
        </w:rPr>
        <w:tab/>
        <w:t>RAN2, MediaTek</w:t>
      </w:r>
    </w:p>
    <w:p w14:paraId="7F8DF29B" w14:textId="77777777" w:rsidR="007D7F59" w:rsidRDefault="007D7F59" w:rsidP="007D7F59">
      <w:pPr>
        <w:rPr>
          <w:lang w:eastAsia="x-none"/>
        </w:rPr>
      </w:pPr>
    </w:p>
    <w:p w14:paraId="03A112D5" w14:textId="77777777" w:rsidR="007D7F59" w:rsidRPr="00290918" w:rsidRDefault="007D7F59" w:rsidP="007D7F59">
      <w:pPr>
        <w:rPr>
          <w:b/>
          <w:u w:val="single"/>
          <w:lang w:eastAsia="x-none"/>
        </w:rPr>
      </w:pPr>
      <w:r w:rsidRPr="007127F2">
        <w:rPr>
          <w:b/>
          <w:u w:val="single"/>
          <w:lang w:eastAsia="x-none"/>
        </w:rPr>
        <w:t>Release 1</w:t>
      </w:r>
      <w:r>
        <w:rPr>
          <w:b/>
          <w:u w:val="single"/>
          <w:lang w:eastAsia="x-none"/>
        </w:rPr>
        <w:t>7 - LTE_NR_DC_enh2</w:t>
      </w:r>
      <w:r w:rsidRPr="00A97DC5">
        <w:rPr>
          <w:b/>
          <w:u w:val="single"/>
          <w:lang w:eastAsia="x-none"/>
        </w:rPr>
        <w:t xml:space="preserve"> (CC: RAN1)</w:t>
      </w:r>
    </w:p>
    <w:p w14:paraId="555C25DB" w14:textId="4D3A07B8" w:rsidR="007D7F59" w:rsidRPr="00496219" w:rsidRDefault="001B5688" w:rsidP="007D7F59">
      <w:pPr>
        <w:rPr>
          <w:b/>
          <w:bCs/>
          <w:lang w:eastAsia="x-none"/>
        </w:rPr>
      </w:pPr>
      <w:hyperlink r:id="rId167" w:history="1">
        <w:r w:rsidR="000B5C49">
          <w:rPr>
            <w:rStyle w:val="Hyperlink"/>
            <w:b/>
            <w:bCs/>
            <w:lang w:eastAsia="x-none"/>
          </w:rPr>
          <w:t>R1-2203051</w:t>
        </w:r>
      </w:hyperlink>
      <w:r w:rsidR="007D7F59" w:rsidRPr="00496219">
        <w:rPr>
          <w:b/>
          <w:bCs/>
          <w:lang w:eastAsia="x-none"/>
        </w:rPr>
        <w:tab/>
        <w:t>LS on TCI state indication</w:t>
      </w:r>
      <w:r w:rsidR="007D7F59" w:rsidRPr="00496219">
        <w:rPr>
          <w:b/>
          <w:bCs/>
          <w:lang w:eastAsia="x-none"/>
        </w:rPr>
        <w:tab/>
        <w:t>RAN2, MediaTek</w:t>
      </w:r>
    </w:p>
    <w:p w14:paraId="4B253067" w14:textId="77777777" w:rsidR="007D7F59" w:rsidRDefault="007D7F59" w:rsidP="007D7F59">
      <w:pPr>
        <w:rPr>
          <w:lang w:eastAsia="x-none"/>
        </w:rPr>
      </w:pPr>
    </w:p>
    <w:p w14:paraId="6CBEC432" w14:textId="77777777" w:rsidR="007D7F59" w:rsidRPr="005121D4" w:rsidRDefault="007D7F59" w:rsidP="007D7F59">
      <w:pPr>
        <w:rPr>
          <w:b/>
          <w:u w:val="single"/>
          <w:lang w:eastAsia="x-none"/>
        </w:rPr>
      </w:pPr>
      <w:r w:rsidRPr="007127F2">
        <w:rPr>
          <w:b/>
          <w:u w:val="single"/>
          <w:lang w:eastAsia="x-none"/>
        </w:rPr>
        <w:t>Release 1</w:t>
      </w:r>
      <w:r>
        <w:rPr>
          <w:b/>
          <w:u w:val="single"/>
          <w:lang w:eastAsia="x-none"/>
        </w:rPr>
        <w:t xml:space="preserve">7 - </w:t>
      </w:r>
      <w:r w:rsidRPr="005121D4">
        <w:rPr>
          <w:b/>
          <w:u w:val="single"/>
          <w:lang w:eastAsia="x-none"/>
        </w:rPr>
        <w:t>UE features</w:t>
      </w:r>
      <w:r w:rsidRPr="00A97DC5">
        <w:rPr>
          <w:b/>
          <w:u w:val="single"/>
          <w:lang w:eastAsia="x-none"/>
        </w:rPr>
        <w:t xml:space="preserve"> (CC: RAN1)</w:t>
      </w:r>
    </w:p>
    <w:p w14:paraId="6D7997C4" w14:textId="10F03334" w:rsidR="007D7F59" w:rsidRPr="00496219" w:rsidRDefault="001B5688" w:rsidP="007D7F59">
      <w:pPr>
        <w:rPr>
          <w:b/>
          <w:bCs/>
          <w:lang w:eastAsia="x-none"/>
        </w:rPr>
      </w:pPr>
      <w:hyperlink r:id="rId168" w:history="1">
        <w:r w:rsidR="000B5C49">
          <w:rPr>
            <w:rStyle w:val="Hyperlink"/>
            <w:b/>
            <w:bCs/>
            <w:lang w:eastAsia="x-none"/>
          </w:rPr>
          <w:t>R1-2203031</w:t>
        </w:r>
      </w:hyperlink>
      <w:r w:rsidR="007D7F59" w:rsidRPr="00496219">
        <w:rPr>
          <w:b/>
          <w:bCs/>
          <w:lang w:eastAsia="x-none"/>
        </w:rPr>
        <w:tab/>
        <w:t>LS on Rel-17 RAN4 UE feature list for NR</w:t>
      </w:r>
      <w:r w:rsidR="007D7F59" w:rsidRPr="00496219">
        <w:rPr>
          <w:b/>
          <w:bCs/>
          <w:lang w:eastAsia="x-none"/>
        </w:rPr>
        <w:tab/>
        <w:t>RAN4, CMCC</w:t>
      </w:r>
    </w:p>
    <w:p w14:paraId="6CC01FBB" w14:textId="1147F62D" w:rsidR="007D7F59" w:rsidRPr="00496219" w:rsidRDefault="001B5688" w:rsidP="007D7F59">
      <w:pPr>
        <w:rPr>
          <w:b/>
          <w:bCs/>
          <w:lang w:eastAsia="x-none"/>
        </w:rPr>
      </w:pPr>
      <w:hyperlink r:id="rId169" w:history="1">
        <w:r w:rsidR="000B5C49">
          <w:rPr>
            <w:rStyle w:val="Hyperlink"/>
            <w:b/>
            <w:bCs/>
            <w:lang w:eastAsia="x-none"/>
          </w:rPr>
          <w:t>R1-2203032</w:t>
        </w:r>
      </w:hyperlink>
      <w:r w:rsidR="007D7F59" w:rsidRPr="00496219">
        <w:rPr>
          <w:b/>
          <w:bCs/>
          <w:lang w:eastAsia="x-none"/>
        </w:rPr>
        <w:tab/>
        <w:t>LS on Rel-17 RAN4 UE feature list for NR</w:t>
      </w:r>
      <w:r w:rsidR="007D7F59" w:rsidRPr="00496219">
        <w:rPr>
          <w:b/>
          <w:bCs/>
          <w:lang w:eastAsia="x-none"/>
        </w:rPr>
        <w:tab/>
        <w:t>RAN4, CMCC</w:t>
      </w:r>
    </w:p>
    <w:p w14:paraId="218E2792" w14:textId="77777777" w:rsidR="007D7F59" w:rsidRDefault="007D7F59" w:rsidP="007D7F59">
      <w:pPr>
        <w:rPr>
          <w:lang w:eastAsia="x-none"/>
        </w:rPr>
      </w:pPr>
    </w:p>
    <w:p w14:paraId="6590CF66" w14:textId="77777777" w:rsidR="007D7F59" w:rsidRPr="00290918" w:rsidRDefault="007D7F59" w:rsidP="007D7F59">
      <w:pPr>
        <w:rPr>
          <w:b/>
          <w:u w:val="single"/>
          <w:lang w:eastAsia="x-none"/>
        </w:rPr>
      </w:pPr>
      <w:r w:rsidRPr="007127F2">
        <w:rPr>
          <w:b/>
          <w:u w:val="single"/>
          <w:lang w:eastAsia="x-none"/>
        </w:rPr>
        <w:t>Release 1</w:t>
      </w:r>
      <w:r>
        <w:rPr>
          <w:b/>
          <w:u w:val="single"/>
          <w:lang w:eastAsia="x-none"/>
        </w:rPr>
        <w:t xml:space="preserve">8 - </w:t>
      </w:r>
      <w:r w:rsidRPr="00290918">
        <w:rPr>
          <w:b/>
          <w:u w:val="single"/>
          <w:lang w:eastAsia="x-none"/>
        </w:rPr>
        <w:t>FS_5TRS_URLLC</w:t>
      </w:r>
      <w:r w:rsidRPr="00A97DC5">
        <w:rPr>
          <w:b/>
          <w:u w:val="single"/>
          <w:lang w:eastAsia="x-none"/>
        </w:rPr>
        <w:t xml:space="preserve"> (CC: RAN1)</w:t>
      </w:r>
    </w:p>
    <w:p w14:paraId="7F716134" w14:textId="5543043E" w:rsidR="007D7F59" w:rsidRPr="00496219" w:rsidRDefault="001B5688" w:rsidP="007D7F59">
      <w:pPr>
        <w:rPr>
          <w:b/>
          <w:bCs/>
          <w:lang w:eastAsia="x-none"/>
        </w:rPr>
      </w:pPr>
      <w:hyperlink r:id="rId170" w:history="1">
        <w:r w:rsidR="000B5C49">
          <w:rPr>
            <w:rStyle w:val="Hyperlink"/>
            <w:b/>
            <w:bCs/>
            <w:lang w:eastAsia="x-none"/>
          </w:rPr>
          <w:t>R1-2203015</w:t>
        </w:r>
      </w:hyperlink>
      <w:r w:rsidR="007D7F59" w:rsidRPr="00496219">
        <w:rPr>
          <w:b/>
          <w:bCs/>
          <w:lang w:eastAsia="x-none"/>
        </w:rPr>
        <w:tab/>
        <w:t>LS on RAN feedback for low latency</w:t>
      </w:r>
      <w:r w:rsidR="007D7F59" w:rsidRPr="00496219">
        <w:rPr>
          <w:b/>
          <w:bCs/>
          <w:lang w:eastAsia="x-none"/>
        </w:rPr>
        <w:tab/>
        <w:t>SA2, Huawei</w:t>
      </w:r>
    </w:p>
    <w:p w14:paraId="3BAB1056" w14:textId="7F5EFA00" w:rsidR="007D7F59" w:rsidRDefault="001B5688" w:rsidP="007D7F59">
      <w:pPr>
        <w:rPr>
          <w:lang w:eastAsia="x-none"/>
        </w:rPr>
      </w:pPr>
      <w:hyperlink r:id="rId171" w:history="1">
        <w:r w:rsidR="000B5C49">
          <w:rPr>
            <w:rStyle w:val="Hyperlink"/>
            <w:lang w:eastAsia="x-none"/>
          </w:rPr>
          <w:t>R1-2203393</w:t>
        </w:r>
      </w:hyperlink>
      <w:r w:rsidR="007D7F59" w:rsidRPr="00166FB4">
        <w:rPr>
          <w:lang w:eastAsia="x-none"/>
        </w:rPr>
        <w:tab/>
        <w:t>Discussion of SA2 LS on RAN feedback for Low Latency</w:t>
      </w:r>
      <w:r w:rsidR="007D7F59" w:rsidRPr="00166FB4">
        <w:rPr>
          <w:lang w:eastAsia="x-none"/>
        </w:rPr>
        <w:tab/>
        <w:t>Ericsson</w:t>
      </w:r>
    </w:p>
    <w:p w14:paraId="2C9E843E" w14:textId="77777777" w:rsidR="007D7F59" w:rsidRDefault="007D7F59" w:rsidP="007D7F59">
      <w:pPr>
        <w:rPr>
          <w:lang w:eastAsia="x-none"/>
        </w:rPr>
      </w:pPr>
    </w:p>
    <w:p w14:paraId="5843FF8F" w14:textId="77777777" w:rsidR="007D7F59" w:rsidRPr="00290918" w:rsidRDefault="007D7F59" w:rsidP="007D7F59">
      <w:pPr>
        <w:rPr>
          <w:b/>
          <w:u w:val="single"/>
          <w:lang w:eastAsia="x-none"/>
        </w:rPr>
      </w:pPr>
      <w:r w:rsidRPr="007127F2">
        <w:rPr>
          <w:b/>
          <w:u w:val="single"/>
          <w:lang w:eastAsia="x-none"/>
        </w:rPr>
        <w:t>Release 1</w:t>
      </w:r>
      <w:r>
        <w:rPr>
          <w:b/>
          <w:u w:val="single"/>
          <w:lang w:eastAsia="x-none"/>
        </w:rPr>
        <w:t xml:space="preserve">8 - </w:t>
      </w:r>
      <w:r w:rsidRPr="00290918">
        <w:rPr>
          <w:b/>
          <w:u w:val="single"/>
          <w:lang w:eastAsia="x-none"/>
        </w:rPr>
        <w:t>FS_XRM</w:t>
      </w:r>
      <w:r w:rsidRPr="00A97DC5">
        <w:rPr>
          <w:b/>
          <w:u w:val="single"/>
          <w:lang w:eastAsia="x-none"/>
        </w:rPr>
        <w:t xml:space="preserve"> (CC: RAN1)</w:t>
      </w:r>
    </w:p>
    <w:p w14:paraId="43B00444" w14:textId="2431CDF5" w:rsidR="007D7F59" w:rsidRPr="00496219" w:rsidRDefault="001B5688" w:rsidP="007D7F59">
      <w:pPr>
        <w:rPr>
          <w:b/>
          <w:bCs/>
          <w:lang w:eastAsia="x-none"/>
        </w:rPr>
      </w:pPr>
      <w:hyperlink r:id="rId172" w:history="1">
        <w:r w:rsidR="000B5C49">
          <w:rPr>
            <w:rStyle w:val="Hyperlink"/>
            <w:b/>
            <w:bCs/>
            <w:lang w:eastAsia="x-none"/>
          </w:rPr>
          <w:t>R1-2203016</w:t>
        </w:r>
      </w:hyperlink>
      <w:r w:rsidR="007D7F59" w:rsidRPr="00496219">
        <w:rPr>
          <w:b/>
          <w:bCs/>
          <w:lang w:eastAsia="x-none"/>
        </w:rPr>
        <w:tab/>
        <w:t>LS on QoS support with PDU Set granularity</w:t>
      </w:r>
      <w:r w:rsidR="007D7F59" w:rsidRPr="00496219">
        <w:rPr>
          <w:b/>
          <w:bCs/>
          <w:lang w:eastAsia="x-none"/>
        </w:rPr>
        <w:tab/>
        <w:t>SA2, Intel</w:t>
      </w:r>
    </w:p>
    <w:p w14:paraId="52A06D15" w14:textId="77777777" w:rsidR="007D7F59" w:rsidRDefault="007D7F59" w:rsidP="007D7F59">
      <w:pPr>
        <w:rPr>
          <w:lang w:eastAsia="x-none"/>
        </w:rPr>
      </w:pPr>
    </w:p>
    <w:p w14:paraId="6F85AA4C" w14:textId="77777777" w:rsidR="007D7F59" w:rsidRPr="007127F2" w:rsidRDefault="007D7F59" w:rsidP="007D7F59">
      <w:pPr>
        <w:rPr>
          <w:b/>
          <w:u w:val="single"/>
          <w:lang w:eastAsia="x-none"/>
        </w:rPr>
      </w:pPr>
      <w:r>
        <w:rPr>
          <w:b/>
          <w:u w:val="single"/>
          <w:lang w:eastAsia="x-none"/>
        </w:rPr>
        <w:t>Others</w:t>
      </w:r>
      <w:r w:rsidRPr="00A97DC5">
        <w:rPr>
          <w:b/>
          <w:u w:val="single"/>
          <w:lang w:eastAsia="x-none"/>
        </w:rPr>
        <w:t xml:space="preserve"> (CC: RAN1)</w:t>
      </w:r>
    </w:p>
    <w:p w14:paraId="75E3267C" w14:textId="2A9AA2EA" w:rsidR="007D7F59" w:rsidRDefault="001B5688" w:rsidP="007D7F59">
      <w:pPr>
        <w:rPr>
          <w:lang w:val="en-US" w:eastAsia="x-none"/>
        </w:rPr>
      </w:pPr>
      <w:hyperlink r:id="rId173" w:history="1">
        <w:r w:rsidR="000B5C49">
          <w:rPr>
            <w:rStyle w:val="Hyperlink"/>
            <w:b/>
            <w:bCs/>
            <w:lang w:val="en-US" w:eastAsia="x-none"/>
          </w:rPr>
          <w:t>R1-2203052</w:t>
        </w:r>
      </w:hyperlink>
      <w:r w:rsidR="007D7F59" w:rsidRPr="00496219">
        <w:rPr>
          <w:b/>
          <w:bCs/>
          <w:lang w:val="en-US" w:eastAsia="x-none"/>
        </w:rPr>
        <w:tab/>
        <w:t>LS on presentation of EUWENA and involvement in 3GPP on Non Public Network</w:t>
      </w:r>
      <w:r w:rsidR="007D7F59" w:rsidRPr="00496219">
        <w:rPr>
          <w:b/>
          <w:bCs/>
          <w:lang w:val="en-US" w:eastAsia="x-none"/>
        </w:rPr>
        <w:tab/>
        <w:t>EUWENA (European</w:t>
      </w:r>
      <w:r w:rsidR="007D7F59" w:rsidRPr="00A750A4">
        <w:rPr>
          <w:lang w:val="en-US" w:eastAsia="x-none"/>
        </w:rPr>
        <w:t xml:space="preserve"> Users Wireless Enterprise Network Association</w:t>
      </w:r>
    </w:p>
    <w:p w14:paraId="26484D13" w14:textId="77777777" w:rsidR="007D7F59" w:rsidRDefault="007D7F59" w:rsidP="007D7F59">
      <w:pPr>
        <w:rPr>
          <w:lang w:val="en-US" w:eastAsia="x-none"/>
        </w:rPr>
      </w:pPr>
    </w:p>
    <w:p w14:paraId="3EC18647" w14:textId="77777777" w:rsidR="007D7F59" w:rsidRPr="00290918" w:rsidRDefault="007D7F59" w:rsidP="007D7F59">
      <w:pPr>
        <w:rPr>
          <w:b/>
          <w:u w:val="single"/>
          <w:lang w:eastAsia="x-none"/>
        </w:rPr>
      </w:pPr>
      <w:r w:rsidRPr="007127F2">
        <w:rPr>
          <w:b/>
          <w:u w:val="single"/>
          <w:lang w:eastAsia="x-none"/>
        </w:rPr>
        <w:t>Release 1</w:t>
      </w:r>
      <w:r>
        <w:rPr>
          <w:b/>
          <w:u w:val="single"/>
          <w:lang w:eastAsia="x-none"/>
        </w:rPr>
        <w:t>7 - LTE_NR_DC_enh2 (from RAN1#108-e)</w:t>
      </w:r>
    </w:p>
    <w:p w14:paraId="21492A5C" w14:textId="0B6FD44E" w:rsidR="007D7F59" w:rsidRPr="00496219" w:rsidRDefault="001B5688" w:rsidP="007D7F59">
      <w:pPr>
        <w:rPr>
          <w:b/>
          <w:bCs/>
          <w:lang w:eastAsia="x-none"/>
        </w:rPr>
      </w:pPr>
      <w:hyperlink r:id="rId174" w:history="1">
        <w:r w:rsidR="000B5C49">
          <w:rPr>
            <w:rStyle w:val="Hyperlink"/>
            <w:b/>
            <w:bCs/>
            <w:lang w:eastAsia="x-none"/>
          </w:rPr>
          <w:t>R1-2203101</w:t>
        </w:r>
      </w:hyperlink>
      <w:r w:rsidR="007D7F59" w:rsidRPr="00496219">
        <w:rPr>
          <w:b/>
          <w:bCs/>
          <w:lang w:eastAsia="x-none"/>
        </w:rPr>
        <w:tab/>
        <w:t>Remaining issues on beam information of PUCCH SCell in PUCCH SCell activation procedure</w:t>
      </w:r>
      <w:r w:rsidR="007D7F59" w:rsidRPr="00496219">
        <w:rPr>
          <w:b/>
          <w:bCs/>
          <w:lang w:eastAsia="x-none"/>
        </w:rPr>
        <w:tab/>
        <w:t>Huawei, HiSilicon</w:t>
      </w:r>
    </w:p>
    <w:p w14:paraId="16FEE1B3" w14:textId="77777777" w:rsidR="003A4053" w:rsidRPr="008D33BE" w:rsidRDefault="007D7F59" w:rsidP="007D7F59">
      <w:pPr>
        <w:rPr>
          <w:lang w:eastAsia="x-none"/>
        </w:rPr>
      </w:pPr>
      <w:r w:rsidRPr="008D33BE">
        <w:rPr>
          <w:lang w:eastAsia="x-none"/>
        </w:rPr>
        <w:t xml:space="preserve">[109-e-AI5-LSs-04] </w:t>
      </w:r>
      <w:r w:rsidR="003A4053" w:rsidRPr="008D33BE">
        <w:rPr>
          <w:lang w:eastAsia="x-none"/>
        </w:rPr>
        <w:t>– Frank (Huawei)</w:t>
      </w:r>
    </w:p>
    <w:p w14:paraId="0EEAD9BA" w14:textId="3DCCBB41" w:rsidR="007D7F59" w:rsidRPr="008D33BE" w:rsidRDefault="007D7F59" w:rsidP="007D7F59">
      <w:pPr>
        <w:rPr>
          <w:b/>
          <w:lang w:eastAsia="x-none"/>
        </w:rPr>
      </w:pPr>
      <w:r w:rsidRPr="008D33BE">
        <w:rPr>
          <w:lang w:eastAsia="x-none"/>
        </w:rPr>
        <w:t>Email discussion for incoming LS on Remaining issues on beam information of PUCCH SCell in PUCCH SCell activation procedure (</w:t>
      </w:r>
      <w:hyperlink r:id="rId175" w:history="1">
        <w:r w:rsidR="000B5C49">
          <w:rPr>
            <w:rStyle w:val="Hyperlink"/>
            <w:lang w:eastAsia="x-none"/>
          </w:rPr>
          <w:t>R1-2203101</w:t>
        </w:r>
      </w:hyperlink>
      <w:r w:rsidRPr="008D33BE">
        <w:rPr>
          <w:lang w:eastAsia="x-none"/>
        </w:rPr>
        <w:t>) by May 13</w:t>
      </w:r>
    </w:p>
    <w:p w14:paraId="0702B752" w14:textId="3A299424" w:rsidR="003A4053" w:rsidRPr="008D33BE" w:rsidRDefault="001B5688" w:rsidP="003A4053">
      <w:pPr>
        <w:rPr>
          <w:b/>
          <w:bCs/>
          <w:lang w:eastAsia="x-none"/>
        </w:rPr>
      </w:pPr>
      <w:hyperlink r:id="rId176" w:history="1">
        <w:r w:rsidR="000B5C49">
          <w:rPr>
            <w:rStyle w:val="Hyperlink"/>
            <w:b/>
            <w:bCs/>
            <w:lang w:eastAsia="x-none"/>
          </w:rPr>
          <w:t>R1-2205469</w:t>
        </w:r>
      </w:hyperlink>
      <w:r w:rsidR="003A4053" w:rsidRPr="008D33BE">
        <w:rPr>
          <w:b/>
          <w:bCs/>
          <w:lang w:eastAsia="x-none"/>
        </w:rPr>
        <w:tab/>
        <w:t>Summary of email discussion [109-e-AI5-LSs-04] on UE capability of cross PUCCH-group CSI reporting</w:t>
      </w:r>
      <w:r w:rsidR="003A4053" w:rsidRPr="008D33BE">
        <w:rPr>
          <w:b/>
          <w:bCs/>
          <w:lang w:eastAsia="x-none"/>
        </w:rPr>
        <w:tab/>
        <w:t>Moderator (Huawei)</w:t>
      </w:r>
    </w:p>
    <w:p w14:paraId="66F08E8D" w14:textId="3D921FC6" w:rsidR="008D33BE" w:rsidRDefault="008D33BE" w:rsidP="003A4053">
      <w:pPr>
        <w:rPr>
          <w:lang w:eastAsia="x-none"/>
        </w:rPr>
      </w:pPr>
      <w:r w:rsidRPr="008D33BE">
        <w:rPr>
          <w:b/>
          <w:bCs/>
          <w:lang w:eastAsia="x-none"/>
        </w:rPr>
        <w:t>Decision:</w:t>
      </w:r>
      <w:r>
        <w:rPr>
          <w:lang w:eastAsia="x-none"/>
        </w:rPr>
        <w:t xml:space="preserve"> As per email decision posted on May 17</w:t>
      </w:r>
      <w:r w:rsidRPr="008D33BE">
        <w:rPr>
          <w:vertAlign w:val="superscript"/>
          <w:lang w:eastAsia="x-none"/>
        </w:rPr>
        <w:t>th</w:t>
      </w:r>
      <w:r>
        <w:rPr>
          <w:lang w:eastAsia="x-none"/>
        </w:rPr>
        <w:t>,</w:t>
      </w:r>
    </w:p>
    <w:p w14:paraId="3CAAF5FB" w14:textId="630BE650" w:rsidR="008D33BE" w:rsidRDefault="008D33BE" w:rsidP="008D33BE">
      <w:pPr>
        <w:rPr>
          <w:lang w:eastAsia="x-none"/>
        </w:rPr>
      </w:pPr>
      <w:r w:rsidRPr="008D33BE">
        <w:rPr>
          <w:highlight w:val="green"/>
          <w:lang w:eastAsia="x-none"/>
        </w:rPr>
        <w:t>Agreement</w:t>
      </w:r>
    </w:p>
    <w:p w14:paraId="05AB8537" w14:textId="2AAB89B2" w:rsidR="008D33BE" w:rsidRDefault="008D33BE" w:rsidP="008D33BE">
      <w:pPr>
        <w:rPr>
          <w:lang w:eastAsia="x-none"/>
        </w:rPr>
      </w:pPr>
      <w:r>
        <w:rPr>
          <w:lang w:eastAsia="x-none"/>
        </w:rPr>
        <w:t>For FG 22-13, candidate values of additional number of symbols required are {14, 28, 56} per SCS for µ=0/1/2/3 when relaxed CSI computation time is indicated.</w:t>
      </w:r>
    </w:p>
    <w:p w14:paraId="20223918" w14:textId="4AFCA6AD" w:rsidR="008D33BE" w:rsidRDefault="008D33BE" w:rsidP="00CF6E6D">
      <w:pPr>
        <w:pStyle w:val="ListParagraph"/>
        <w:numPr>
          <w:ilvl w:val="0"/>
          <w:numId w:val="256"/>
        </w:numPr>
        <w:rPr>
          <w:lang w:eastAsia="x-none"/>
        </w:rPr>
      </w:pPr>
      <w:r>
        <w:t>Candidate value 56 is not applicable to SCS µ=0 nor µ=1</w:t>
      </w:r>
    </w:p>
    <w:p w14:paraId="5BF50457" w14:textId="51F72276" w:rsidR="008D33BE" w:rsidRDefault="008D33BE" w:rsidP="00CF6E6D">
      <w:pPr>
        <w:pStyle w:val="ListParagraph"/>
        <w:numPr>
          <w:ilvl w:val="0"/>
          <w:numId w:val="256"/>
        </w:numPr>
        <w:rPr>
          <w:lang w:eastAsia="x-none"/>
        </w:rPr>
      </w:pPr>
      <w:r>
        <w:t>For Rel-17, the capability can be extended to FR2-2 bands and its time relaxation values for SCS 480/960 kHz (µ=5 and µ=6) are the same amount of absolute time as UE reported for µ=3 for cross PUCCH group CSI processing time relaxation. The design of capability signalling is up to RAN2.</w:t>
      </w:r>
    </w:p>
    <w:p w14:paraId="4D33C0F0" w14:textId="0AA67E23" w:rsidR="003A4053" w:rsidRPr="008D33BE" w:rsidRDefault="001B5688" w:rsidP="003A4053">
      <w:pPr>
        <w:rPr>
          <w:b/>
          <w:bCs/>
          <w:lang w:eastAsia="x-none"/>
        </w:rPr>
      </w:pPr>
      <w:hyperlink r:id="rId177" w:history="1">
        <w:r w:rsidR="000B5C49">
          <w:rPr>
            <w:rStyle w:val="Hyperlink"/>
            <w:b/>
            <w:bCs/>
            <w:lang w:eastAsia="x-none"/>
          </w:rPr>
          <w:t>R1-2205462</w:t>
        </w:r>
      </w:hyperlink>
      <w:r w:rsidR="003A4053" w:rsidRPr="008D33BE">
        <w:rPr>
          <w:b/>
          <w:bCs/>
          <w:lang w:eastAsia="x-none"/>
        </w:rPr>
        <w:tab/>
        <w:t>[Draft] Reply LS on beam information of PUCCH SCell in PUCCH SCell activation procedure</w:t>
      </w:r>
      <w:r w:rsidR="003A4053" w:rsidRPr="008D33BE">
        <w:rPr>
          <w:b/>
          <w:bCs/>
          <w:lang w:eastAsia="x-none"/>
        </w:rPr>
        <w:tab/>
        <w:t>Moderator (Huawei)</w:t>
      </w:r>
    </w:p>
    <w:p w14:paraId="557D990B" w14:textId="21D0014B" w:rsidR="003A4053" w:rsidRDefault="008D33BE" w:rsidP="003A4053">
      <w:pPr>
        <w:rPr>
          <w:lang w:eastAsia="x-none"/>
        </w:rPr>
      </w:pPr>
      <w:r w:rsidRPr="008D33BE">
        <w:rPr>
          <w:b/>
          <w:bCs/>
          <w:lang w:eastAsia="x-none"/>
        </w:rPr>
        <w:t>Decision:</w:t>
      </w:r>
      <w:r>
        <w:rPr>
          <w:lang w:eastAsia="x-none"/>
        </w:rPr>
        <w:t xml:space="preserve"> As per email decision posted on May 17</w:t>
      </w:r>
      <w:r w:rsidRPr="008D33BE">
        <w:rPr>
          <w:vertAlign w:val="superscript"/>
          <w:lang w:eastAsia="x-none"/>
        </w:rPr>
        <w:t>th</w:t>
      </w:r>
      <w:r>
        <w:rPr>
          <w:lang w:eastAsia="x-none"/>
        </w:rPr>
        <w:t xml:space="preserve">, the draft LS is endorsed. Final LS is </w:t>
      </w:r>
      <w:r w:rsidRPr="008D33BE">
        <w:rPr>
          <w:highlight w:val="green"/>
          <w:lang w:eastAsia="x-none"/>
        </w:rPr>
        <w:t xml:space="preserve">approved in </w:t>
      </w:r>
      <w:hyperlink r:id="rId178" w:history="1">
        <w:r w:rsidR="000B5C49">
          <w:rPr>
            <w:rStyle w:val="Hyperlink"/>
            <w:highlight w:val="green"/>
            <w:lang w:eastAsia="x-none"/>
          </w:rPr>
          <w:t>R1-2205463</w:t>
        </w:r>
      </w:hyperlink>
      <w:r>
        <w:rPr>
          <w:lang w:eastAsia="x-none"/>
        </w:rPr>
        <w:t>.</w:t>
      </w:r>
    </w:p>
    <w:p w14:paraId="62AF60ED" w14:textId="4E651D60" w:rsidR="007D7F59" w:rsidRDefault="007D7F59" w:rsidP="007D7F59">
      <w:pPr>
        <w:rPr>
          <w:lang w:eastAsia="x-none"/>
        </w:rPr>
      </w:pPr>
    </w:p>
    <w:p w14:paraId="1824D8AC" w14:textId="77777777" w:rsidR="003A4053" w:rsidRPr="00FB233C" w:rsidRDefault="003A4053" w:rsidP="007D7F59">
      <w:pPr>
        <w:rPr>
          <w:lang w:eastAsia="x-none"/>
        </w:rPr>
      </w:pPr>
    </w:p>
    <w:p w14:paraId="1E08CCEA" w14:textId="63C17186" w:rsidR="00692D97" w:rsidRDefault="00692D97" w:rsidP="007D7F59">
      <w:pPr>
        <w:rPr>
          <w:lang w:val="en-US" w:eastAsia="x-none"/>
        </w:rPr>
      </w:pPr>
      <w:r>
        <w:rPr>
          <w:lang w:val="en-US" w:eastAsia="x-none"/>
        </w:rPr>
        <w:t xml:space="preserve">//Incoming LSs received during the </w:t>
      </w:r>
      <w:r w:rsidR="00D93D37">
        <w:rPr>
          <w:lang w:val="en-US" w:eastAsia="x-none"/>
        </w:rPr>
        <w:t>meeting's weeks</w:t>
      </w:r>
    </w:p>
    <w:p w14:paraId="0F2CFDC5" w14:textId="18D7A42D" w:rsidR="00D93D37" w:rsidRPr="00D93D37" w:rsidRDefault="001B5688" w:rsidP="007D7F59">
      <w:pPr>
        <w:rPr>
          <w:b/>
          <w:bCs/>
          <w:lang w:val="en-US" w:eastAsia="x-none"/>
        </w:rPr>
      </w:pPr>
      <w:hyperlink r:id="rId179" w:history="1">
        <w:r w:rsidR="000B5C49">
          <w:rPr>
            <w:rStyle w:val="Hyperlink"/>
            <w:b/>
            <w:bCs/>
            <w:lang w:val="en-US" w:eastAsia="x-none"/>
          </w:rPr>
          <w:t>R1-2205243</w:t>
        </w:r>
      </w:hyperlink>
      <w:r w:rsidR="00D93D37" w:rsidRPr="00D93D37">
        <w:rPr>
          <w:b/>
          <w:bCs/>
          <w:lang w:val="en-US" w:eastAsia="x-none"/>
        </w:rPr>
        <w:tab/>
        <w:t>LS on TCI state signalling for SRS resource</w:t>
      </w:r>
      <w:r w:rsidR="00D93D37" w:rsidRPr="00D93D37">
        <w:rPr>
          <w:b/>
          <w:bCs/>
          <w:lang w:val="en-US" w:eastAsia="x-none"/>
        </w:rPr>
        <w:tab/>
        <w:t>RAN2, OPPO</w:t>
      </w:r>
    </w:p>
    <w:p w14:paraId="3C85904C" w14:textId="2D77DD55" w:rsidR="00D93D37" w:rsidRDefault="00D93D37" w:rsidP="00D93D37">
      <w:pPr>
        <w:rPr>
          <w:lang w:eastAsia="x-none"/>
        </w:rPr>
      </w:pPr>
      <w:bookmarkStart w:id="21" w:name="_Toc101356956"/>
      <w:r w:rsidRPr="0036328F">
        <w:rPr>
          <w:b/>
          <w:bCs/>
          <w:lang w:eastAsia="x-none"/>
        </w:rPr>
        <w:t>Decision:</w:t>
      </w:r>
      <w:r>
        <w:rPr>
          <w:lang w:eastAsia="x-none"/>
        </w:rPr>
        <w:t xml:space="preserve"> Response needed. </w:t>
      </w:r>
      <w:r w:rsidRPr="00712E12">
        <w:rPr>
          <w:lang w:eastAsia="x-none"/>
        </w:rPr>
        <w:t xml:space="preserve">To be </w:t>
      </w:r>
      <w:r>
        <w:rPr>
          <w:lang w:eastAsia="x-none"/>
        </w:rPr>
        <w:t>discussed</w:t>
      </w:r>
      <w:r w:rsidRPr="00712E12">
        <w:rPr>
          <w:lang w:eastAsia="x-none"/>
        </w:rPr>
        <w:t xml:space="preserve"> </w:t>
      </w:r>
      <w:r>
        <w:rPr>
          <w:lang w:eastAsia="x-none"/>
        </w:rPr>
        <w:t>as part of Rel-17 NR MIMO maintenance in</w:t>
      </w:r>
      <w:r w:rsidRPr="00712E12">
        <w:rPr>
          <w:lang w:eastAsia="x-none"/>
        </w:rPr>
        <w:t xml:space="preserve"> agenda item </w:t>
      </w:r>
      <w:r>
        <w:rPr>
          <w:lang w:eastAsia="x-none"/>
        </w:rPr>
        <w:t>8.1</w:t>
      </w:r>
      <w:r w:rsidRPr="00712E12">
        <w:rPr>
          <w:lang w:eastAsia="x-none"/>
        </w:rPr>
        <w:t>.</w:t>
      </w:r>
    </w:p>
    <w:p w14:paraId="6A72DC62" w14:textId="537D7D45" w:rsidR="002E7B12" w:rsidRDefault="002E7B12" w:rsidP="00D93D37">
      <w:pPr>
        <w:rPr>
          <w:lang w:eastAsia="x-none"/>
        </w:rPr>
      </w:pPr>
    </w:p>
    <w:p w14:paraId="103BA42D" w14:textId="32D5AAA9" w:rsidR="002E7B12" w:rsidRPr="002E7B12" w:rsidRDefault="001B5688" w:rsidP="00D93D37">
      <w:pPr>
        <w:rPr>
          <w:b/>
          <w:bCs/>
          <w:lang w:eastAsia="x-none"/>
        </w:rPr>
      </w:pPr>
      <w:hyperlink r:id="rId180" w:history="1">
        <w:r w:rsidR="000B5C49">
          <w:rPr>
            <w:rStyle w:val="Hyperlink"/>
            <w:b/>
            <w:bCs/>
            <w:lang w:eastAsia="x-none"/>
          </w:rPr>
          <w:t>R1-2205250</w:t>
        </w:r>
      </w:hyperlink>
      <w:r w:rsidR="002E7B12" w:rsidRPr="002E7B12">
        <w:rPr>
          <w:b/>
          <w:bCs/>
          <w:lang w:eastAsia="x-none"/>
        </w:rPr>
        <w:tab/>
        <w:t>LS on eIAB MAC Ces</w:t>
      </w:r>
      <w:r w:rsidR="002E7B12" w:rsidRPr="002E7B12">
        <w:rPr>
          <w:b/>
          <w:bCs/>
          <w:lang w:eastAsia="x-none"/>
        </w:rPr>
        <w:tab/>
        <w:t>RAN2, Samsung</w:t>
      </w:r>
    </w:p>
    <w:p w14:paraId="460343A4" w14:textId="282ED8C5" w:rsidR="002E7B12" w:rsidRDefault="002E7B12" w:rsidP="002E7B12">
      <w:pPr>
        <w:rPr>
          <w:lang w:eastAsia="x-none"/>
        </w:rPr>
      </w:pPr>
      <w:r w:rsidRPr="0036328F">
        <w:rPr>
          <w:b/>
          <w:bCs/>
          <w:lang w:eastAsia="x-none"/>
        </w:rPr>
        <w:t>Decision:</w:t>
      </w:r>
      <w:r>
        <w:rPr>
          <w:lang w:eastAsia="x-none"/>
        </w:rPr>
        <w:t xml:space="preserve"> Response needed. </w:t>
      </w:r>
      <w:r w:rsidRPr="00712E12">
        <w:rPr>
          <w:lang w:eastAsia="x-none"/>
        </w:rPr>
        <w:t xml:space="preserve">To be </w:t>
      </w:r>
      <w:r>
        <w:rPr>
          <w:lang w:eastAsia="x-none"/>
        </w:rPr>
        <w:t>discussed</w:t>
      </w:r>
      <w:r w:rsidRPr="00712E12">
        <w:rPr>
          <w:lang w:eastAsia="x-none"/>
        </w:rPr>
        <w:t xml:space="preserve"> </w:t>
      </w:r>
      <w:r>
        <w:rPr>
          <w:lang w:eastAsia="x-none"/>
        </w:rPr>
        <w:t>as part of Rel-17 NR IAB_enh maintenance in</w:t>
      </w:r>
      <w:r w:rsidRPr="00712E12">
        <w:rPr>
          <w:lang w:eastAsia="x-none"/>
        </w:rPr>
        <w:t xml:space="preserve"> agenda item </w:t>
      </w:r>
      <w:r>
        <w:rPr>
          <w:lang w:eastAsia="x-none"/>
        </w:rPr>
        <w:t>8.10</w:t>
      </w:r>
      <w:r w:rsidRPr="00712E12">
        <w:rPr>
          <w:lang w:eastAsia="x-none"/>
        </w:rPr>
        <w:t>.</w:t>
      </w:r>
    </w:p>
    <w:p w14:paraId="027912A5" w14:textId="008B4721" w:rsidR="002E7B12" w:rsidRDefault="002E7B12" w:rsidP="00D93D37">
      <w:pPr>
        <w:rPr>
          <w:lang w:eastAsia="x-none"/>
        </w:rPr>
      </w:pPr>
    </w:p>
    <w:p w14:paraId="6A23960B" w14:textId="34CBD852" w:rsidR="00304987" w:rsidRPr="00485BC3" w:rsidRDefault="001B5688" w:rsidP="00304987">
      <w:pPr>
        <w:rPr>
          <w:b/>
          <w:bCs/>
          <w:lang w:eastAsia="x-none"/>
        </w:rPr>
      </w:pPr>
      <w:hyperlink r:id="rId181" w:history="1">
        <w:r w:rsidR="000B5C49">
          <w:rPr>
            <w:rStyle w:val="Hyperlink"/>
            <w:b/>
            <w:bCs/>
            <w:lang w:eastAsia="x-none"/>
          </w:rPr>
          <w:t>R1-2205493</w:t>
        </w:r>
      </w:hyperlink>
      <w:r w:rsidR="00304987" w:rsidRPr="00485BC3">
        <w:rPr>
          <w:b/>
          <w:bCs/>
          <w:lang w:eastAsia="x-none"/>
        </w:rPr>
        <w:tab/>
        <w:t>LS on expected AoA and AoD parameters</w:t>
      </w:r>
      <w:r w:rsidR="00304987" w:rsidRPr="00485BC3">
        <w:rPr>
          <w:b/>
          <w:bCs/>
          <w:lang w:eastAsia="x-none"/>
        </w:rPr>
        <w:tab/>
        <w:t>RAN2, Huawei</w:t>
      </w:r>
    </w:p>
    <w:p w14:paraId="0A91B7E6" w14:textId="07A47B83" w:rsidR="00485BC3" w:rsidRDefault="00485BC3" w:rsidP="00485BC3">
      <w:pPr>
        <w:rPr>
          <w:lang w:eastAsia="x-none"/>
        </w:rPr>
      </w:pPr>
      <w:r w:rsidRPr="0036328F">
        <w:rPr>
          <w:b/>
          <w:bCs/>
          <w:lang w:eastAsia="x-none"/>
        </w:rPr>
        <w:t>Decision:</w:t>
      </w:r>
      <w:r>
        <w:rPr>
          <w:lang w:eastAsia="x-none"/>
        </w:rPr>
        <w:t xml:space="preserve"> Response needed. </w:t>
      </w:r>
      <w:r w:rsidRPr="00712E12">
        <w:rPr>
          <w:lang w:eastAsia="x-none"/>
        </w:rPr>
        <w:t xml:space="preserve">To be </w:t>
      </w:r>
      <w:r>
        <w:rPr>
          <w:lang w:eastAsia="x-none"/>
        </w:rPr>
        <w:t>discussed</w:t>
      </w:r>
      <w:r w:rsidRPr="00712E12">
        <w:rPr>
          <w:lang w:eastAsia="x-none"/>
        </w:rPr>
        <w:t xml:space="preserve"> </w:t>
      </w:r>
      <w:r>
        <w:rPr>
          <w:lang w:eastAsia="x-none"/>
        </w:rPr>
        <w:t>as part of Rel-17 NR pos_enh maintenance in</w:t>
      </w:r>
      <w:r w:rsidRPr="00712E12">
        <w:rPr>
          <w:lang w:eastAsia="x-none"/>
        </w:rPr>
        <w:t xml:space="preserve"> agenda item </w:t>
      </w:r>
      <w:r>
        <w:rPr>
          <w:lang w:eastAsia="x-none"/>
        </w:rPr>
        <w:t>8.5</w:t>
      </w:r>
      <w:r w:rsidRPr="00712E12">
        <w:rPr>
          <w:lang w:eastAsia="x-none"/>
        </w:rPr>
        <w:t>.</w:t>
      </w:r>
    </w:p>
    <w:p w14:paraId="75D97453" w14:textId="77777777" w:rsidR="00304987" w:rsidRDefault="00304987" w:rsidP="00304987">
      <w:pPr>
        <w:rPr>
          <w:lang w:eastAsia="x-none"/>
        </w:rPr>
      </w:pPr>
    </w:p>
    <w:p w14:paraId="7A346D2A" w14:textId="0A90FBF2" w:rsidR="00304987" w:rsidRPr="00496219" w:rsidRDefault="001B5688" w:rsidP="00304987">
      <w:pPr>
        <w:rPr>
          <w:b/>
          <w:bCs/>
          <w:lang w:eastAsia="x-none"/>
        </w:rPr>
      </w:pPr>
      <w:hyperlink r:id="rId182" w:history="1">
        <w:r w:rsidR="000B5C49">
          <w:rPr>
            <w:rStyle w:val="Hyperlink"/>
            <w:b/>
            <w:bCs/>
            <w:lang w:eastAsia="x-none"/>
          </w:rPr>
          <w:t>R1-2205545</w:t>
        </w:r>
      </w:hyperlink>
      <w:r w:rsidR="00304987" w:rsidRPr="00496219">
        <w:rPr>
          <w:b/>
          <w:bCs/>
          <w:lang w:eastAsia="x-none"/>
        </w:rPr>
        <w:tab/>
        <w:t>Reply LS on operation with and without SSB for RedCap UE</w:t>
      </w:r>
      <w:r w:rsidR="00304987" w:rsidRPr="00496219">
        <w:rPr>
          <w:b/>
          <w:bCs/>
          <w:lang w:eastAsia="x-none"/>
        </w:rPr>
        <w:tab/>
        <w:t>RAN2, ZTE</w:t>
      </w:r>
    </w:p>
    <w:p w14:paraId="5433889A" w14:textId="3529AB17" w:rsidR="00304987" w:rsidRDefault="00496219" w:rsidP="00304987">
      <w:pPr>
        <w:rPr>
          <w:lang w:eastAsia="x-none"/>
        </w:rPr>
      </w:pPr>
      <w:r w:rsidRPr="00F1460D">
        <w:rPr>
          <w:b/>
          <w:bCs/>
          <w:lang w:eastAsia="x-none"/>
        </w:rPr>
        <w:t>Decision:</w:t>
      </w:r>
      <w:r>
        <w:rPr>
          <w:lang w:eastAsia="x-none"/>
        </w:rPr>
        <w:t xml:space="preserve"> To be taken into account as part of discussions on Rel-17 redcap maintenance under agenda item 8.6.</w:t>
      </w:r>
    </w:p>
    <w:p w14:paraId="37E2CD4E" w14:textId="4135A60E" w:rsidR="007D7F59" w:rsidRDefault="007D7F59" w:rsidP="00F1460D">
      <w:pPr>
        <w:pStyle w:val="Heading1"/>
      </w:pPr>
      <w:bookmarkStart w:id="22" w:name="_Toc105521294"/>
      <w:r w:rsidRPr="00F95794">
        <w:t>Release</w:t>
      </w:r>
      <w:r>
        <w:t xml:space="preserve">s 8 – 16 </w:t>
      </w:r>
      <w:r w:rsidRPr="00F95794">
        <w:t>E-UTRA Maintenance</w:t>
      </w:r>
      <w:bookmarkEnd w:id="21"/>
      <w:bookmarkEnd w:id="22"/>
    </w:p>
    <w:p w14:paraId="423033E3" w14:textId="2C4AA2B2" w:rsidR="00F1460D" w:rsidRPr="00F1460D" w:rsidRDefault="00F1460D" w:rsidP="00F1460D">
      <w:r>
        <w:t>None.</w:t>
      </w:r>
    </w:p>
    <w:p w14:paraId="422A8564" w14:textId="77777777" w:rsidR="007D7F59" w:rsidRDefault="007D7F59" w:rsidP="00F1460D">
      <w:pPr>
        <w:pStyle w:val="Heading1"/>
      </w:pPr>
      <w:bookmarkStart w:id="23" w:name="_Toc101356957"/>
      <w:bookmarkStart w:id="24" w:name="_Toc105521295"/>
      <w:r w:rsidRPr="00540963">
        <w:t>Releases 15 – 16 NR Maintenance</w:t>
      </w:r>
      <w:bookmarkEnd w:id="23"/>
      <w:bookmarkEnd w:id="24"/>
    </w:p>
    <w:p w14:paraId="4B4AFD99" w14:textId="7D17C712" w:rsidR="007D7F59" w:rsidRDefault="007D7F59" w:rsidP="00F1460D">
      <w:pPr>
        <w:pStyle w:val="Heading2"/>
      </w:pPr>
      <w:bookmarkStart w:id="25" w:name="_Toc101356958"/>
      <w:bookmarkStart w:id="26" w:name="_Toc105521296"/>
      <w:r w:rsidRPr="00F95794">
        <w:t xml:space="preserve">Maintenance </w:t>
      </w:r>
      <w:r>
        <w:t>on</w:t>
      </w:r>
      <w:r w:rsidRPr="00F95794">
        <w:t xml:space="preserve"> </w:t>
      </w:r>
      <w:r>
        <w:t xml:space="preserve">NR </w:t>
      </w:r>
      <w:r w:rsidRPr="00F95794">
        <w:t>Release</w:t>
      </w:r>
      <w:r>
        <w:t>s 15</w:t>
      </w:r>
      <w:bookmarkEnd w:id="25"/>
      <w:bookmarkEnd w:id="26"/>
    </w:p>
    <w:p w14:paraId="608EDCE3" w14:textId="4228B6E6" w:rsidR="00821B85" w:rsidRPr="00821B85" w:rsidRDefault="001B5688" w:rsidP="00821B85">
      <w:pPr>
        <w:rPr>
          <w:b/>
          <w:bCs/>
        </w:rPr>
      </w:pPr>
      <w:hyperlink r:id="rId183" w:history="1">
        <w:r w:rsidR="000B5C49">
          <w:rPr>
            <w:rStyle w:val="Hyperlink"/>
            <w:b/>
            <w:bCs/>
          </w:rPr>
          <w:t>R1-2205149</w:t>
        </w:r>
      </w:hyperlink>
      <w:r w:rsidR="00821B85" w:rsidRPr="00821B85">
        <w:rPr>
          <w:b/>
          <w:bCs/>
        </w:rPr>
        <w:tab/>
        <w:t>Rel-15 NR maintenance handling for RAN1#109-e</w:t>
      </w:r>
      <w:r w:rsidR="00821B85" w:rsidRPr="00821B85">
        <w:rPr>
          <w:b/>
          <w:bCs/>
        </w:rPr>
        <w:tab/>
        <w:t>RAN1 Chair</w:t>
      </w:r>
    </w:p>
    <w:p w14:paraId="65F0A424" w14:textId="77777777" w:rsidR="00821B85" w:rsidRPr="00821B85" w:rsidRDefault="00821B85" w:rsidP="00821B85"/>
    <w:p w14:paraId="30FBA4E9" w14:textId="37A7FB65" w:rsidR="007D7F59" w:rsidRDefault="001B5688" w:rsidP="007D7F59">
      <w:pPr>
        <w:rPr>
          <w:bCs/>
          <w:lang w:eastAsia="x-none"/>
        </w:rPr>
      </w:pPr>
      <w:hyperlink r:id="rId184" w:history="1">
        <w:r w:rsidR="000B5C49">
          <w:rPr>
            <w:rStyle w:val="Hyperlink"/>
            <w:bCs/>
            <w:lang w:eastAsia="x-none"/>
          </w:rPr>
          <w:t>R1-2203104</w:t>
        </w:r>
      </w:hyperlink>
      <w:r w:rsidR="007D7F59" w:rsidRPr="00D344BC">
        <w:rPr>
          <w:bCs/>
          <w:lang w:eastAsia="x-none"/>
        </w:rPr>
        <w:tab/>
        <w:t>Discussion on HARQ-ACK multiplexing on PUSCH without PUCCH</w:t>
      </w:r>
      <w:r w:rsidR="007D7F59" w:rsidRPr="00D344BC">
        <w:rPr>
          <w:bCs/>
          <w:lang w:eastAsia="x-none"/>
        </w:rPr>
        <w:tab/>
        <w:t>Huawei, HiSilicon</w:t>
      </w:r>
    </w:p>
    <w:p w14:paraId="40F25915" w14:textId="3AAAC331" w:rsidR="007D7F59" w:rsidRPr="00D344BC" w:rsidRDefault="001B5688" w:rsidP="007D7F59">
      <w:pPr>
        <w:rPr>
          <w:bCs/>
          <w:lang w:eastAsia="x-none"/>
        </w:rPr>
      </w:pPr>
      <w:hyperlink r:id="rId185" w:history="1">
        <w:r w:rsidR="000B5C49">
          <w:rPr>
            <w:rStyle w:val="Hyperlink"/>
            <w:bCs/>
            <w:lang w:eastAsia="x-none"/>
          </w:rPr>
          <w:t>R1-2203182</w:t>
        </w:r>
      </w:hyperlink>
      <w:r w:rsidR="007D7F59" w:rsidRPr="00D344BC">
        <w:rPr>
          <w:bCs/>
          <w:lang w:eastAsia="x-none"/>
        </w:rPr>
        <w:tab/>
        <w:t>Discussion on HARQ-ACK multiplexing on PUSCH</w:t>
      </w:r>
      <w:r w:rsidR="007D7F59" w:rsidRPr="00D344BC">
        <w:rPr>
          <w:bCs/>
          <w:lang w:eastAsia="x-none"/>
        </w:rPr>
        <w:tab/>
        <w:t>ZTE</w:t>
      </w:r>
    </w:p>
    <w:p w14:paraId="2C505DB0" w14:textId="42B4C9DA" w:rsidR="007D7F59" w:rsidRPr="00D344BC" w:rsidRDefault="001B5688" w:rsidP="007D7F59">
      <w:pPr>
        <w:rPr>
          <w:bCs/>
          <w:lang w:eastAsia="x-none"/>
        </w:rPr>
      </w:pPr>
      <w:hyperlink r:id="rId186" w:history="1">
        <w:r w:rsidR="000B5C49">
          <w:rPr>
            <w:rStyle w:val="Hyperlink"/>
            <w:bCs/>
            <w:lang w:eastAsia="x-none"/>
          </w:rPr>
          <w:t>R1-2203415</w:t>
        </w:r>
      </w:hyperlink>
      <w:r w:rsidR="007D7F59" w:rsidRPr="00D344BC">
        <w:rPr>
          <w:bCs/>
          <w:lang w:eastAsia="x-none"/>
        </w:rPr>
        <w:tab/>
        <w:t>Discussion on HARQ-ACK multiplexing in PUSCH without PUCCH</w:t>
      </w:r>
      <w:r w:rsidR="007D7F59" w:rsidRPr="00D344BC">
        <w:rPr>
          <w:bCs/>
          <w:lang w:eastAsia="x-none"/>
        </w:rPr>
        <w:tab/>
        <w:t>CATT</w:t>
      </w:r>
    </w:p>
    <w:p w14:paraId="2226E15C" w14:textId="7A4ED95E" w:rsidR="007D7F59" w:rsidRPr="00D344BC" w:rsidRDefault="001B5688" w:rsidP="007D7F59">
      <w:pPr>
        <w:rPr>
          <w:bCs/>
          <w:lang w:eastAsia="x-none"/>
        </w:rPr>
      </w:pPr>
      <w:hyperlink r:id="rId187" w:history="1">
        <w:r w:rsidR="000B5C49">
          <w:rPr>
            <w:rStyle w:val="Hyperlink"/>
            <w:bCs/>
            <w:lang w:eastAsia="x-none"/>
          </w:rPr>
          <w:t>R1-2204196</w:t>
        </w:r>
      </w:hyperlink>
      <w:r w:rsidR="007D7F59" w:rsidRPr="00D344BC">
        <w:rPr>
          <w:bCs/>
          <w:lang w:eastAsia="x-none"/>
        </w:rPr>
        <w:tab/>
        <w:t>On Remaining issues for PUSCH UCI Multiplexing without HARQ-ACK PUCCH</w:t>
      </w:r>
      <w:r w:rsidR="007D7F59" w:rsidRPr="00D344BC">
        <w:rPr>
          <w:bCs/>
          <w:lang w:eastAsia="x-none"/>
        </w:rPr>
        <w:tab/>
        <w:t>Apple</w:t>
      </w:r>
    </w:p>
    <w:p w14:paraId="48A057A5" w14:textId="38745B9A" w:rsidR="007D7F59" w:rsidRPr="00D344BC" w:rsidRDefault="001B5688" w:rsidP="007D7F59">
      <w:pPr>
        <w:rPr>
          <w:bCs/>
          <w:lang w:eastAsia="x-none"/>
        </w:rPr>
      </w:pPr>
      <w:hyperlink r:id="rId188" w:history="1">
        <w:r w:rsidR="000B5C49">
          <w:rPr>
            <w:rStyle w:val="Hyperlink"/>
            <w:bCs/>
            <w:lang w:eastAsia="x-none"/>
          </w:rPr>
          <w:t>R1-2204554</w:t>
        </w:r>
      </w:hyperlink>
      <w:r w:rsidR="007D7F59" w:rsidRPr="00D344BC">
        <w:rPr>
          <w:bCs/>
          <w:lang w:eastAsia="x-none"/>
        </w:rPr>
        <w:tab/>
        <w:t>HARQ-ACK multiplexing on PUSCH without PUCCH</w:t>
      </w:r>
      <w:r w:rsidR="007D7F59" w:rsidRPr="00D344BC">
        <w:rPr>
          <w:bCs/>
          <w:lang w:eastAsia="x-none"/>
        </w:rPr>
        <w:tab/>
        <w:t>Ericsson, Nokia, Nokia Shanghai Bell</w:t>
      </w:r>
    </w:p>
    <w:p w14:paraId="4A4F2AE2" w14:textId="7FE3B95E" w:rsidR="007D7F59" w:rsidRPr="00D344BC" w:rsidRDefault="001B5688" w:rsidP="007D7F59">
      <w:pPr>
        <w:rPr>
          <w:bCs/>
          <w:lang w:eastAsia="x-none"/>
        </w:rPr>
      </w:pPr>
      <w:hyperlink r:id="rId189" w:history="1">
        <w:r w:rsidR="000B5C49">
          <w:rPr>
            <w:rStyle w:val="Hyperlink"/>
            <w:bCs/>
            <w:lang w:eastAsia="x-none"/>
          </w:rPr>
          <w:t>R1-2204760</w:t>
        </w:r>
      </w:hyperlink>
      <w:r w:rsidR="007D7F59" w:rsidRPr="00D344BC">
        <w:rPr>
          <w:bCs/>
          <w:lang w:eastAsia="x-none"/>
        </w:rPr>
        <w:tab/>
        <w:t>Discussion on HARQ-ACK multiplexing on PUSCH</w:t>
      </w:r>
      <w:r w:rsidR="007D7F59" w:rsidRPr="00D344BC">
        <w:rPr>
          <w:bCs/>
          <w:lang w:eastAsia="x-none"/>
        </w:rPr>
        <w:tab/>
        <w:t>Intel Corporation</w:t>
      </w:r>
    </w:p>
    <w:p w14:paraId="04689424" w14:textId="77777777" w:rsidR="003F1533" w:rsidRPr="003F1533" w:rsidRDefault="007D7F59" w:rsidP="007D7F59">
      <w:pPr>
        <w:rPr>
          <w:lang w:eastAsia="ko-KR"/>
        </w:rPr>
      </w:pPr>
      <w:r w:rsidRPr="003F1533">
        <w:rPr>
          <w:lang w:eastAsia="x-none"/>
        </w:rPr>
        <w:t>[10</w:t>
      </w:r>
      <w:r w:rsidRPr="003F1533">
        <w:rPr>
          <w:rFonts w:hint="eastAsia"/>
          <w:lang w:eastAsia="ko-KR"/>
        </w:rPr>
        <w:t>9</w:t>
      </w:r>
      <w:r w:rsidRPr="003F1533">
        <w:rPr>
          <w:lang w:eastAsia="x-none"/>
        </w:rPr>
        <w:t xml:space="preserve">-e-NR-CRs-01] </w:t>
      </w:r>
      <w:r w:rsidR="003F1533" w:rsidRPr="003F1533">
        <w:rPr>
          <w:lang w:eastAsia="ko-KR"/>
        </w:rPr>
        <w:t xml:space="preserve">– </w:t>
      </w:r>
      <w:r w:rsidR="003F1533" w:rsidRPr="003F1533">
        <w:rPr>
          <w:rFonts w:hint="eastAsia"/>
          <w:lang w:eastAsia="ko-KR"/>
        </w:rPr>
        <w:t>Kome</w:t>
      </w:r>
      <w:r w:rsidR="003F1533" w:rsidRPr="003F1533">
        <w:rPr>
          <w:lang w:eastAsia="ko-KR"/>
        </w:rPr>
        <w:t xml:space="preserve"> (Apple)</w:t>
      </w:r>
    </w:p>
    <w:p w14:paraId="5A2D070D" w14:textId="52E05D4F" w:rsidR="007D7F59" w:rsidRPr="003F1533" w:rsidRDefault="007D7F59" w:rsidP="007D7F59">
      <w:pPr>
        <w:rPr>
          <w:bCs/>
          <w:lang w:eastAsia="x-none"/>
        </w:rPr>
      </w:pPr>
      <w:r w:rsidRPr="003F1533">
        <w:rPr>
          <w:lang w:eastAsia="x-none"/>
        </w:rPr>
        <w:t xml:space="preserve">HARQ-ACK multiplexing on PUSCH without PUCCH </w:t>
      </w:r>
      <w:r w:rsidRPr="003F1533">
        <w:rPr>
          <w:rFonts w:hint="eastAsia"/>
          <w:lang w:eastAsia="ko-KR"/>
        </w:rPr>
        <w:t>by</w:t>
      </w:r>
      <w:r w:rsidRPr="003F1533">
        <w:rPr>
          <w:lang w:eastAsia="x-none"/>
        </w:rPr>
        <w:t xml:space="preserve"> </w:t>
      </w:r>
      <w:r w:rsidRPr="003F1533">
        <w:rPr>
          <w:rFonts w:hint="eastAsia"/>
          <w:lang w:eastAsia="ko-KR"/>
        </w:rPr>
        <w:t>May</w:t>
      </w:r>
      <w:r w:rsidRPr="003F1533">
        <w:rPr>
          <w:lang w:eastAsia="x-none"/>
        </w:rPr>
        <w:t xml:space="preserve"> </w:t>
      </w:r>
      <w:r w:rsidRPr="003F1533">
        <w:rPr>
          <w:rFonts w:hint="eastAsia"/>
          <w:lang w:eastAsia="ko-KR"/>
        </w:rPr>
        <w:t>13</w:t>
      </w:r>
    </w:p>
    <w:p w14:paraId="0C746D98" w14:textId="7B98EB5E" w:rsidR="007D7F59" w:rsidRPr="003F1533" w:rsidRDefault="007D7F59" w:rsidP="007A297D">
      <w:pPr>
        <w:numPr>
          <w:ilvl w:val="0"/>
          <w:numId w:val="63"/>
        </w:numPr>
        <w:rPr>
          <w:bCs/>
          <w:lang w:eastAsia="x-none"/>
        </w:rPr>
      </w:pPr>
      <w:r w:rsidRPr="003F1533">
        <w:rPr>
          <w:bCs/>
          <w:lang w:eastAsia="x-none"/>
        </w:rPr>
        <w:t xml:space="preserve">Relevant tdocs: </w:t>
      </w:r>
      <w:hyperlink r:id="rId190" w:history="1">
        <w:r w:rsidR="000B5C49">
          <w:rPr>
            <w:rStyle w:val="Hyperlink"/>
            <w:bCs/>
            <w:lang w:eastAsia="x-none"/>
          </w:rPr>
          <w:t>R1-2203104</w:t>
        </w:r>
      </w:hyperlink>
      <w:r w:rsidRPr="003F1533">
        <w:rPr>
          <w:bCs/>
          <w:lang w:eastAsia="x-none"/>
        </w:rPr>
        <w:t xml:space="preserve">, </w:t>
      </w:r>
      <w:hyperlink r:id="rId191" w:history="1">
        <w:r w:rsidR="000B5C49">
          <w:rPr>
            <w:rStyle w:val="Hyperlink"/>
            <w:bCs/>
            <w:lang w:eastAsia="x-none"/>
          </w:rPr>
          <w:t>R1-2203182</w:t>
        </w:r>
      </w:hyperlink>
      <w:r w:rsidRPr="003F1533">
        <w:rPr>
          <w:bCs/>
          <w:lang w:eastAsia="x-none"/>
        </w:rPr>
        <w:t xml:space="preserve">, </w:t>
      </w:r>
      <w:hyperlink r:id="rId192" w:history="1">
        <w:r w:rsidR="000B5C49">
          <w:rPr>
            <w:rStyle w:val="Hyperlink"/>
            <w:bCs/>
            <w:lang w:eastAsia="x-none"/>
          </w:rPr>
          <w:t>R1-2203415</w:t>
        </w:r>
      </w:hyperlink>
      <w:r w:rsidRPr="003F1533">
        <w:rPr>
          <w:bCs/>
          <w:lang w:eastAsia="x-none"/>
        </w:rPr>
        <w:t xml:space="preserve">, </w:t>
      </w:r>
      <w:hyperlink r:id="rId193" w:history="1">
        <w:r w:rsidR="000B5C49">
          <w:rPr>
            <w:rStyle w:val="Hyperlink"/>
            <w:bCs/>
            <w:lang w:eastAsia="x-none"/>
          </w:rPr>
          <w:t>R1-2204196</w:t>
        </w:r>
      </w:hyperlink>
      <w:r w:rsidRPr="003F1533">
        <w:rPr>
          <w:bCs/>
          <w:lang w:eastAsia="x-none"/>
        </w:rPr>
        <w:t xml:space="preserve">, </w:t>
      </w:r>
      <w:hyperlink r:id="rId194" w:history="1">
        <w:r w:rsidR="000B5C49">
          <w:rPr>
            <w:rStyle w:val="Hyperlink"/>
            <w:bCs/>
            <w:lang w:eastAsia="x-none"/>
          </w:rPr>
          <w:t>R1-2204554</w:t>
        </w:r>
      </w:hyperlink>
      <w:r w:rsidRPr="003F1533">
        <w:rPr>
          <w:bCs/>
          <w:lang w:eastAsia="x-none"/>
        </w:rPr>
        <w:t xml:space="preserve">, </w:t>
      </w:r>
      <w:hyperlink r:id="rId195" w:history="1">
        <w:r w:rsidR="000B5C49">
          <w:rPr>
            <w:rStyle w:val="Hyperlink"/>
            <w:bCs/>
            <w:lang w:eastAsia="x-none"/>
          </w:rPr>
          <w:t>R1-2204760</w:t>
        </w:r>
      </w:hyperlink>
    </w:p>
    <w:p w14:paraId="182CA7E7" w14:textId="6E6FF9AC" w:rsidR="003F1533" w:rsidRPr="003F1533" w:rsidRDefault="001B5688" w:rsidP="003F1533">
      <w:pPr>
        <w:rPr>
          <w:b/>
          <w:lang w:eastAsia="x-none"/>
        </w:rPr>
      </w:pPr>
      <w:hyperlink r:id="rId196" w:history="1">
        <w:r w:rsidR="000B5C49">
          <w:rPr>
            <w:rStyle w:val="Hyperlink"/>
            <w:b/>
            <w:lang w:eastAsia="x-none"/>
          </w:rPr>
          <w:t>R1-2205627</w:t>
        </w:r>
      </w:hyperlink>
      <w:r w:rsidR="003F1533" w:rsidRPr="003F1533">
        <w:rPr>
          <w:b/>
          <w:lang w:eastAsia="x-none"/>
        </w:rPr>
        <w:tab/>
        <w:t>Summary for [109-e-NR-CRs-01] HARQ-ACK multiplexing on PUSCH without PUCCH</w:t>
      </w:r>
      <w:r w:rsidR="003F1533" w:rsidRPr="003F1533">
        <w:rPr>
          <w:b/>
          <w:lang w:eastAsia="x-none"/>
        </w:rPr>
        <w:tab/>
        <w:t>Moderator (Apple)</w:t>
      </w:r>
    </w:p>
    <w:p w14:paraId="699D1AF6" w14:textId="5E34A2BA" w:rsidR="007D7F59" w:rsidRDefault="007D336D" w:rsidP="003F1533">
      <w:pPr>
        <w:rPr>
          <w:bCs/>
          <w:lang w:eastAsia="x-none"/>
        </w:rPr>
      </w:pPr>
      <w:r w:rsidRPr="007D336D">
        <w:rPr>
          <w:b/>
          <w:lang w:eastAsia="x-none"/>
        </w:rPr>
        <w:t>Decision:</w:t>
      </w:r>
      <w:r>
        <w:rPr>
          <w:bCs/>
          <w:lang w:eastAsia="x-none"/>
        </w:rPr>
        <w:t xml:space="preserve"> Asper email decision posted on May 19</w:t>
      </w:r>
      <w:r w:rsidRPr="007D336D">
        <w:rPr>
          <w:bCs/>
          <w:vertAlign w:val="superscript"/>
          <w:lang w:eastAsia="x-none"/>
        </w:rPr>
        <w:t>th</w:t>
      </w:r>
      <w:r>
        <w:rPr>
          <w:bCs/>
          <w:lang w:eastAsia="x-none"/>
        </w:rPr>
        <w:t>,</w:t>
      </w:r>
    </w:p>
    <w:p w14:paraId="2D51D527" w14:textId="77777777" w:rsidR="007D336D" w:rsidRPr="007D336D" w:rsidRDefault="007D336D" w:rsidP="007D336D">
      <w:pPr>
        <w:rPr>
          <w:bCs/>
          <w:u w:val="single"/>
          <w:lang w:eastAsia="x-none"/>
        </w:rPr>
      </w:pPr>
      <w:r w:rsidRPr="007D336D">
        <w:rPr>
          <w:bCs/>
          <w:u w:val="single"/>
          <w:lang w:eastAsia="x-none"/>
        </w:rPr>
        <w:t>Conclusion</w:t>
      </w:r>
    </w:p>
    <w:p w14:paraId="65AAECFE" w14:textId="21E783D9" w:rsidR="007D336D" w:rsidRDefault="007D336D" w:rsidP="007D336D">
      <w:pPr>
        <w:rPr>
          <w:bCs/>
          <w:lang w:eastAsia="x-none"/>
        </w:rPr>
      </w:pPr>
      <w:r w:rsidRPr="007D336D">
        <w:rPr>
          <w:bCs/>
          <w:lang w:eastAsia="x-none"/>
        </w:rPr>
        <w:t>In line with RAN1 understanding, for a Rel. 15 UE, when a PUSCH scheduled by DCI is repeated and the corresponding UL grant indicates UL-TDAI but a PUCCH with HARQ-ACK is absent throughout the PUSCH repetition, the UE does not multiplex on any of the PUSCHs.</w:t>
      </w:r>
    </w:p>
    <w:p w14:paraId="49B9EA22" w14:textId="36F0998D" w:rsidR="007D336D" w:rsidRDefault="007D336D" w:rsidP="007D336D">
      <w:pPr>
        <w:rPr>
          <w:bCs/>
          <w:lang w:eastAsia="x-none"/>
        </w:rPr>
      </w:pPr>
    </w:p>
    <w:p w14:paraId="69C0876D" w14:textId="213585EE" w:rsidR="003F1533" w:rsidRDefault="003F1533" w:rsidP="003F1533">
      <w:pPr>
        <w:rPr>
          <w:bCs/>
          <w:lang w:eastAsia="x-none"/>
        </w:rPr>
      </w:pPr>
      <w:r w:rsidRPr="007D336D">
        <w:rPr>
          <w:b/>
          <w:lang w:eastAsia="x-none"/>
        </w:rPr>
        <w:t>Decision:</w:t>
      </w:r>
      <w:r>
        <w:rPr>
          <w:bCs/>
          <w:lang w:eastAsia="x-none"/>
        </w:rPr>
        <w:t xml:space="preserve"> Asper email decision posted on May 20</w:t>
      </w:r>
      <w:r w:rsidRPr="007D336D">
        <w:rPr>
          <w:bCs/>
          <w:vertAlign w:val="superscript"/>
          <w:lang w:eastAsia="x-none"/>
        </w:rPr>
        <w:t>th</w:t>
      </w:r>
      <w:r>
        <w:rPr>
          <w:bCs/>
          <w:lang w:eastAsia="x-none"/>
        </w:rPr>
        <w:t>,</w:t>
      </w:r>
    </w:p>
    <w:p w14:paraId="7EF7C135" w14:textId="77777777" w:rsidR="003F1533" w:rsidRDefault="003F1533" w:rsidP="003F1533">
      <w:pPr>
        <w:rPr>
          <w:rFonts w:ascii="Times New Roman" w:hAnsi="Times New Roman"/>
          <w:color w:val="000000"/>
          <w:szCs w:val="20"/>
          <w:shd w:val="clear" w:color="auto" w:fill="00F900"/>
          <w:lang w:val="en-US" w:eastAsia="en-GB"/>
        </w:rPr>
      </w:pPr>
      <w:r>
        <w:rPr>
          <w:color w:val="000000"/>
          <w:szCs w:val="20"/>
          <w:shd w:val="clear" w:color="auto" w:fill="00F900"/>
          <w:lang w:val="en-US"/>
        </w:rPr>
        <w:t>Agreement</w:t>
      </w:r>
    </w:p>
    <w:p w14:paraId="01BC13C8" w14:textId="4B246C09" w:rsidR="003F1533" w:rsidRDefault="003F1533" w:rsidP="003F1533">
      <w:pPr>
        <w:rPr>
          <w:szCs w:val="20"/>
          <w:lang w:val="en-US"/>
        </w:rPr>
      </w:pPr>
      <w:r>
        <w:rPr>
          <w:szCs w:val="20"/>
          <w:lang w:val="en-US"/>
        </w:rPr>
        <w:t>For Rel-16 UEs, in the scenario with more than one PUSCH (overlapping and non-overlapping) and no overlapping PUCCH with HARQ-ACK within a span on one PUCCH slot (both single carrier and UL CA), for a unified design, the following should be specified:</w:t>
      </w:r>
    </w:p>
    <w:p w14:paraId="274F8725" w14:textId="7387D7C6" w:rsidR="003F1533" w:rsidRDefault="003F1533" w:rsidP="00CF6E6D">
      <w:pPr>
        <w:numPr>
          <w:ilvl w:val="0"/>
          <w:numId w:val="384"/>
        </w:numPr>
        <w:rPr>
          <w:rFonts w:eastAsia="Times New Roman"/>
          <w:szCs w:val="20"/>
          <w:lang w:val="en-US"/>
        </w:rPr>
      </w:pPr>
      <w:r>
        <w:rPr>
          <w:rFonts w:eastAsia="Times New Roman"/>
          <w:szCs w:val="20"/>
          <w:lang w:val="en-US"/>
        </w:rPr>
        <w:t>Selection of the candidate PUSCH for multiplexing: PUSCHs without UL-TDAI=4 in case Type 2 CB, and without UL-TDAI n.e. 1 in case of Type 1 CB within the PUCCH slot are candidates</w:t>
      </w:r>
    </w:p>
    <w:p w14:paraId="310065B8" w14:textId="35F37DD2" w:rsidR="003F1533" w:rsidRDefault="003F1533" w:rsidP="00CF6E6D">
      <w:pPr>
        <w:numPr>
          <w:ilvl w:val="0"/>
          <w:numId w:val="384"/>
        </w:numPr>
        <w:rPr>
          <w:rFonts w:eastAsia="Times New Roman"/>
          <w:szCs w:val="20"/>
          <w:lang w:val="en-US"/>
        </w:rPr>
      </w:pPr>
      <w:r>
        <w:rPr>
          <w:rFonts w:eastAsia="Times New Roman"/>
          <w:szCs w:val="20"/>
          <w:lang w:val="en-US"/>
        </w:rPr>
        <w:t>Prioritization rules to select PUSCH for multiplexing. Prioritization rules are identical to 38.213</w:t>
      </w:r>
    </w:p>
    <w:p w14:paraId="774B1510" w14:textId="77777777" w:rsidR="003F1533" w:rsidRDefault="003F1533" w:rsidP="00CF6E6D">
      <w:pPr>
        <w:numPr>
          <w:ilvl w:val="0"/>
          <w:numId w:val="384"/>
        </w:numPr>
        <w:rPr>
          <w:rFonts w:eastAsia="Times New Roman"/>
          <w:szCs w:val="20"/>
          <w:lang w:val="en-US"/>
        </w:rPr>
      </w:pPr>
      <w:r>
        <w:rPr>
          <w:rFonts w:eastAsia="Times New Roman"/>
          <w:szCs w:val="20"/>
          <w:lang w:val="en-US"/>
        </w:rPr>
        <w:t>Limitations for multiplexing</w:t>
      </w:r>
    </w:p>
    <w:p w14:paraId="1674031F" w14:textId="77777777" w:rsidR="003F1533" w:rsidRDefault="003F1533" w:rsidP="00CF6E6D">
      <w:pPr>
        <w:numPr>
          <w:ilvl w:val="1"/>
          <w:numId w:val="385"/>
        </w:numPr>
        <w:rPr>
          <w:rFonts w:eastAsia="Times New Roman"/>
          <w:szCs w:val="20"/>
          <w:lang w:val="en-US"/>
        </w:rPr>
      </w:pPr>
      <w:r>
        <w:rPr>
          <w:rFonts w:eastAsia="Times New Roman"/>
          <w:szCs w:val="20"/>
          <w:lang w:val="en-US"/>
        </w:rPr>
        <w:t>UE expects to multiplex HARQ-ACK on only 1 PUSCH selected based on step 2 in the PUCCH slot.</w:t>
      </w:r>
    </w:p>
    <w:p w14:paraId="7BA87CEC" w14:textId="77777777" w:rsidR="003F1533" w:rsidRDefault="003F1533" w:rsidP="00CF6E6D">
      <w:pPr>
        <w:numPr>
          <w:ilvl w:val="1"/>
          <w:numId w:val="385"/>
        </w:numPr>
        <w:rPr>
          <w:rFonts w:eastAsia="Times New Roman"/>
          <w:szCs w:val="20"/>
          <w:lang w:val="en-US"/>
        </w:rPr>
      </w:pPr>
      <w:r>
        <w:rPr>
          <w:rFonts w:eastAsia="Times New Roman"/>
          <w:szCs w:val="20"/>
          <w:lang w:val="en-US"/>
        </w:rPr>
        <w:t>All the PUSCHs in the determined candidate set after step 1 have to satisfy Rel-15 UCI multiplexing timeline, defined with respect the starting symbol of the earliest PUSCH transmission in the candidate set.</w:t>
      </w:r>
    </w:p>
    <w:p w14:paraId="09CD6093" w14:textId="77777777" w:rsidR="003F1533" w:rsidRDefault="003F1533" w:rsidP="003F1533">
      <w:pPr>
        <w:rPr>
          <w:rFonts w:eastAsiaTheme="minorHAnsi"/>
          <w:szCs w:val="20"/>
          <w:lang w:val="en-US"/>
        </w:rPr>
      </w:pPr>
      <w:r>
        <w:rPr>
          <w:szCs w:val="20"/>
          <w:lang w:val="en-US"/>
        </w:rPr>
        <w:t>The above specified behavior is supported subject to a new Rel-16 UE capability [xxxxx]</w:t>
      </w:r>
    </w:p>
    <w:p w14:paraId="26FE9E2D" w14:textId="77777777" w:rsidR="003F1533" w:rsidRDefault="003F1533" w:rsidP="00CF6E6D">
      <w:pPr>
        <w:numPr>
          <w:ilvl w:val="0"/>
          <w:numId w:val="386"/>
        </w:numPr>
        <w:rPr>
          <w:rFonts w:eastAsia="Times New Roman"/>
          <w:szCs w:val="20"/>
          <w:lang w:val="en-US"/>
        </w:rPr>
      </w:pPr>
      <w:r>
        <w:rPr>
          <w:rFonts w:eastAsia="Times New Roman"/>
          <w:szCs w:val="20"/>
          <w:lang w:val="en-US"/>
        </w:rPr>
        <w:t>FFS: the details of the capability signaling</w:t>
      </w:r>
    </w:p>
    <w:p w14:paraId="1106F5B9" w14:textId="030FCC5C" w:rsidR="003F1533" w:rsidRDefault="003F1533" w:rsidP="003F1533">
      <w:pPr>
        <w:rPr>
          <w:rFonts w:eastAsiaTheme="minorHAnsi"/>
          <w:szCs w:val="20"/>
          <w:lang w:val="en-US"/>
        </w:rPr>
      </w:pPr>
    </w:p>
    <w:p w14:paraId="46B6D2EB" w14:textId="26F48456" w:rsidR="003F1533" w:rsidRPr="003F1533" w:rsidRDefault="003F1533" w:rsidP="003F1533">
      <w:pPr>
        <w:rPr>
          <w:color w:val="000000"/>
          <w:szCs w:val="20"/>
          <w:shd w:val="clear" w:color="auto" w:fill="00F900"/>
          <w:lang w:val="en-US"/>
        </w:rPr>
      </w:pPr>
      <w:r>
        <w:rPr>
          <w:color w:val="000000"/>
          <w:szCs w:val="20"/>
          <w:shd w:val="clear" w:color="auto" w:fill="00F900"/>
          <w:lang w:val="en-US"/>
        </w:rPr>
        <w:t>Agreement</w:t>
      </w:r>
    </w:p>
    <w:tbl>
      <w:tblPr>
        <w:tblW w:w="5000" w:type="pct"/>
        <w:tblCellMar>
          <w:left w:w="0" w:type="dxa"/>
          <w:right w:w="0" w:type="dxa"/>
        </w:tblCellMar>
        <w:tblLook w:val="04A0" w:firstRow="1" w:lastRow="0" w:firstColumn="1" w:lastColumn="0" w:noHBand="0" w:noVBand="1"/>
      </w:tblPr>
      <w:tblGrid>
        <w:gridCol w:w="591"/>
        <w:gridCol w:w="450"/>
        <w:gridCol w:w="689"/>
        <w:gridCol w:w="1286"/>
        <w:gridCol w:w="734"/>
        <w:gridCol w:w="654"/>
        <w:gridCol w:w="669"/>
        <w:gridCol w:w="803"/>
        <w:gridCol w:w="679"/>
        <w:gridCol w:w="813"/>
        <w:gridCol w:w="813"/>
        <w:gridCol w:w="794"/>
        <w:gridCol w:w="415"/>
        <w:gridCol w:w="1057"/>
      </w:tblGrid>
      <w:tr w:rsidR="003F1533" w:rsidRPr="006E7078" w14:paraId="4CC7787A" w14:textId="77777777" w:rsidTr="003F1533">
        <w:trPr>
          <w:trHeight w:val="20"/>
        </w:trPr>
        <w:tc>
          <w:tcPr>
            <w:tcW w:w="282"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EC64B9F" w14:textId="77777777" w:rsidR="003F1533" w:rsidRPr="006E7078" w:rsidRDefault="003F1533">
            <w:pPr>
              <w:jc w:val="center"/>
              <w:rPr>
                <w:sz w:val="12"/>
                <w:szCs w:val="12"/>
              </w:rPr>
            </w:pPr>
            <w:r w:rsidRPr="006E7078">
              <w:rPr>
                <w:rFonts w:ascii="Arial" w:hAnsi="Arial" w:cs="Arial"/>
                <w:b/>
                <w:bCs/>
                <w:sz w:val="12"/>
                <w:szCs w:val="12"/>
              </w:rPr>
              <w:t>Features</w:t>
            </w:r>
          </w:p>
        </w:tc>
        <w:tc>
          <w:tcPr>
            <w:tcW w:w="216"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8501330" w14:textId="77777777" w:rsidR="003F1533" w:rsidRPr="006E7078" w:rsidRDefault="003F1533">
            <w:pPr>
              <w:jc w:val="center"/>
              <w:rPr>
                <w:sz w:val="12"/>
                <w:szCs w:val="12"/>
              </w:rPr>
            </w:pPr>
            <w:r w:rsidRPr="006E7078">
              <w:rPr>
                <w:rFonts w:ascii="Arial" w:hAnsi="Arial" w:cs="Arial"/>
                <w:b/>
                <w:bCs/>
                <w:sz w:val="12"/>
                <w:szCs w:val="12"/>
              </w:rPr>
              <w:t>Index</w:t>
            </w:r>
          </w:p>
        </w:tc>
        <w:tc>
          <w:tcPr>
            <w:tcW w:w="330"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2FCFF2A" w14:textId="77777777" w:rsidR="003F1533" w:rsidRPr="006E7078" w:rsidRDefault="003F1533">
            <w:pPr>
              <w:jc w:val="center"/>
              <w:rPr>
                <w:sz w:val="12"/>
                <w:szCs w:val="12"/>
              </w:rPr>
            </w:pPr>
            <w:r w:rsidRPr="006E7078">
              <w:rPr>
                <w:rFonts w:ascii="Arial" w:hAnsi="Arial" w:cs="Arial"/>
                <w:b/>
                <w:bCs/>
                <w:sz w:val="12"/>
                <w:szCs w:val="12"/>
              </w:rPr>
              <w:t>Feature group</w:t>
            </w:r>
          </w:p>
        </w:tc>
        <w:tc>
          <w:tcPr>
            <w:tcW w:w="615"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ED5C938" w14:textId="77777777" w:rsidR="003F1533" w:rsidRPr="006E7078" w:rsidRDefault="003F1533">
            <w:pPr>
              <w:jc w:val="center"/>
              <w:rPr>
                <w:sz w:val="12"/>
                <w:szCs w:val="12"/>
              </w:rPr>
            </w:pPr>
            <w:r w:rsidRPr="006E7078">
              <w:rPr>
                <w:rFonts w:ascii="Arial" w:hAnsi="Arial" w:cs="Arial"/>
                <w:b/>
                <w:bCs/>
                <w:sz w:val="12"/>
                <w:szCs w:val="12"/>
              </w:rPr>
              <w:t>Components</w:t>
            </w:r>
          </w:p>
        </w:tc>
        <w:tc>
          <w:tcPr>
            <w:tcW w:w="351"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A9556D0" w14:textId="77777777" w:rsidR="003F1533" w:rsidRPr="006E7078" w:rsidRDefault="003F1533">
            <w:pPr>
              <w:jc w:val="center"/>
              <w:rPr>
                <w:sz w:val="12"/>
                <w:szCs w:val="12"/>
              </w:rPr>
            </w:pPr>
            <w:r w:rsidRPr="006E7078">
              <w:rPr>
                <w:rFonts w:ascii="Arial" w:hAnsi="Arial" w:cs="Arial"/>
                <w:b/>
                <w:bCs/>
                <w:sz w:val="12"/>
                <w:szCs w:val="12"/>
              </w:rPr>
              <w:t xml:space="preserve">Prerequisite </w:t>
            </w:r>
            <w:r w:rsidRPr="006E7078">
              <w:rPr>
                <w:rFonts w:ascii="Arial" w:hAnsi="Arial" w:cs="Arial"/>
                <w:b/>
                <w:bCs/>
                <w:sz w:val="12"/>
                <w:szCs w:val="12"/>
              </w:rPr>
              <w:lastRenderedPageBreak/>
              <w:t>feature groups</w:t>
            </w:r>
          </w:p>
        </w:tc>
        <w:tc>
          <w:tcPr>
            <w:tcW w:w="313"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E3051EF" w14:textId="77777777" w:rsidR="003F1533" w:rsidRPr="006E7078" w:rsidRDefault="003F1533">
            <w:pPr>
              <w:jc w:val="center"/>
              <w:rPr>
                <w:sz w:val="12"/>
                <w:szCs w:val="12"/>
              </w:rPr>
            </w:pPr>
            <w:r w:rsidRPr="006E7078">
              <w:rPr>
                <w:rFonts w:ascii="Arial" w:hAnsi="Arial" w:cs="Arial"/>
                <w:b/>
                <w:bCs/>
                <w:sz w:val="12"/>
                <w:szCs w:val="12"/>
              </w:rPr>
              <w:lastRenderedPageBreak/>
              <w:t xml:space="preserve">Need for the </w:t>
            </w:r>
            <w:r w:rsidRPr="006E7078">
              <w:rPr>
                <w:rFonts w:ascii="Arial" w:hAnsi="Arial" w:cs="Arial"/>
                <w:b/>
                <w:bCs/>
                <w:sz w:val="12"/>
                <w:szCs w:val="12"/>
              </w:rPr>
              <w:lastRenderedPageBreak/>
              <w:t>gNB to know if the feature is supported</w:t>
            </w:r>
          </w:p>
        </w:tc>
        <w:tc>
          <w:tcPr>
            <w:tcW w:w="320"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EC43F01" w14:textId="77777777" w:rsidR="003F1533" w:rsidRPr="006E7078" w:rsidRDefault="003F1533">
            <w:pPr>
              <w:jc w:val="center"/>
              <w:rPr>
                <w:sz w:val="12"/>
                <w:szCs w:val="12"/>
              </w:rPr>
            </w:pPr>
            <w:r w:rsidRPr="006E7078">
              <w:rPr>
                <w:rFonts w:ascii="Arial" w:hAnsi="Arial" w:cs="Arial"/>
                <w:b/>
                <w:bCs/>
                <w:sz w:val="12"/>
                <w:szCs w:val="12"/>
              </w:rPr>
              <w:lastRenderedPageBreak/>
              <w:t xml:space="preserve">Applicable to </w:t>
            </w:r>
            <w:r w:rsidRPr="006E7078">
              <w:rPr>
                <w:rFonts w:ascii="Arial" w:hAnsi="Arial" w:cs="Arial"/>
                <w:b/>
                <w:bCs/>
                <w:sz w:val="12"/>
                <w:szCs w:val="12"/>
              </w:rPr>
              <w:lastRenderedPageBreak/>
              <w:t>the capability signalling exchange between UEs (V2X WI only)”.</w:t>
            </w:r>
          </w:p>
        </w:tc>
        <w:tc>
          <w:tcPr>
            <w:tcW w:w="384"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9B1C288" w14:textId="77777777" w:rsidR="003F1533" w:rsidRPr="006E7078" w:rsidRDefault="003F1533">
            <w:pPr>
              <w:rPr>
                <w:sz w:val="12"/>
                <w:szCs w:val="12"/>
              </w:rPr>
            </w:pPr>
            <w:r w:rsidRPr="006E7078">
              <w:rPr>
                <w:rFonts w:ascii="Arial" w:hAnsi="Arial" w:cs="Arial"/>
                <w:b/>
                <w:bCs/>
                <w:sz w:val="12"/>
                <w:szCs w:val="12"/>
              </w:rPr>
              <w:lastRenderedPageBreak/>
              <w:t xml:space="preserve">Consequence if the </w:t>
            </w:r>
            <w:r w:rsidRPr="006E7078">
              <w:rPr>
                <w:rFonts w:ascii="Arial" w:hAnsi="Arial" w:cs="Arial"/>
                <w:b/>
                <w:bCs/>
                <w:sz w:val="12"/>
                <w:szCs w:val="12"/>
              </w:rPr>
              <w:lastRenderedPageBreak/>
              <w:t>feature is not supported by the UE</w:t>
            </w:r>
          </w:p>
        </w:tc>
        <w:tc>
          <w:tcPr>
            <w:tcW w:w="325"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380CBF2" w14:textId="77777777" w:rsidR="003F1533" w:rsidRPr="006E7078" w:rsidRDefault="003F1533">
            <w:pPr>
              <w:rPr>
                <w:sz w:val="12"/>
                <w:szCs w:val="12"/>
              </w:rPr>
            </w:pPr>
            <w:r w:rsidRPr="006E7078">
              <w:rPr>
                <w:rFonts w:ascii="Arial" w:hAnsi="Arial" w:cs="Arial"/>
                <w:b/>
                <w:bCs/>
                <w:sz w:val="12"/>
                <w:szCs w:val="12"/>
              </w:rPr>
              <w:lastRenderedPageBreak/>
              <w:t>Type</w:t>
            </w:r>
          </w:p>
          <w:p w14:paraId="5F1CFC5F" w14:textId="77777777" w:rsidR="003F1533" w:rsidRPr="006E7078" w:rsidRDefault="003F1533">
            <w:pPr>
              <w:rPr>
                <w:sz w:val="12"/>
                <w:szCs w:val="12"/>
              </w:rPr>
            </w:pPr>
            <w:r w:rsidRPr="006E7078">
              <w:rPr>
                <w:rFonts w:ascii="Arial" w:hAnsi="Arial" w:cs="Arial"/>
                <w:b/>
                <w:bCs/>
                <w:sz w:val="12"/>
                <w:szCs w:val="12"/>
              </w:rPr>
              <w:lastRenderedPageBreak/>
              <w:t>(the ‘type’ definition from UE features should be based on the granularity of 1) Per UE or 2) Per Band or 3) Per BC or 4) Per FS or 5) Per FSPC)</w:t>
            </w:r>
          </w:p>
        </w:tc>
        <w:tc>
          <w:tcPr>
            <w:tcW w:w="389"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60AB335" w14:textId="77777777" w:rsidR="003F1533" w:rsidRPr="006E7078" w:rsidRDefault="003F1533">
            <w:pPr>
              <w:jc w:val="center"/>
              <w:rPr>
                <w:sz w:val="12"/>
                <w:szCs w:val="12"/>
              </w:rPr>
            </w:pPr>
            <w:r w:rsidRPr="006E7078">
              <w:rPr>
                <w:rFonts w:ascii="Arial" w:hAnsi="Arial" w:cs="Arial"/>
                <w:b/>
                <w:bCs/>
                <w:sz w:val="12"/>
                <w:szCs w:val="12"/>
              </w:rPr>
              <w:lastRenderedPageBreak/>
              <w:t xml:space="preserve">Need of FDD/TDD </w:t>
            </w:r>
            <w:r w:rsidRPr="006E7078">
              <w:rPr>
                <w:rFonts w:ascii="Arial" w:hAnsi="Arial" w:cs="Arial"/>
                <w:b/>
                <w:bCs/>
                <w:sz w:val="12"/>
                <w:szCs w:val="12"/>
              </w:rPr>
              <w:lastRenderedPageBreak/>
              <w:t>differentiation</w:t>
            </w:r>
          </w:p>
        </w:tc>
        <w:tc>
          <w:tcPr>
            <w:tcW w:w="389"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389EB46" w14:textId="77777777" w:rsidR="003F1533" w:rsidRPr="006E7078" w:rsidRDefault="003F1533">
            <w:pPr>
              <w:jc w:val="center"/>
              <w:rPr>
                <w:sz w:val="12"/>
                <w:szCs w:val="12"/>
              </w:rPr>
            </w:pPr>
            <w:r w:rsidRPr="006E7078">
              <w:rPr>
                <w:rFonts w:ascii="Arial" w:hAnsi="Arial" w:cs="Arial"/>
                <w:b/>
                <w:bCs/>
                <w:sz w:val="12"/>
                <w:szCs w:val="12"/>
              </w:rPr>
              <w:lastRenderedPageBreak/>
              <w:t xml:space="preserve">Need of FR1/FR2 </w:t>
            </w:r>
            <w:r w:rsidRPr="006E7078">
              <w:rPr>
                <w:rFonts w:ascii="Arial" w:hAnsi="Arial" w:cs="Arial"/>
                <w:b/>
                <w:bCs/>
                <w:sz w:val="12"/>
                <w:szCs w:val="12"/>
              </w:rPr>
              <w:lastRenderedPageBreak/>
              <w:t>differentiation</w:t>
            </w:r>
          </w:p>
        </w:tc>
        <w:tc>
          <w:tcPr>
            <w:tcW w:w="380"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D138903" w14:textId="77777777" w:rsidR="003F1533" w:rsidRPr="006E7078" w:rsidRDefault="003F1533">
            <w:pPr>
              <w:jc w:val="center"/>
              <w:rPr>
                <w:sz w:val="12"/>
                <w:szCs w:val="12"/>
              </w:rPr>
            </w:pPr>
            <w:r w:rsidRPr="006E7078">
              <w:rPr>
                <w:rFonts w:ascii="Arial" w:hAnsi="Arial" w:cs="Arial"/>
                <w:b/>
                <w:bCs/>
                <w:sz w:val="12"/>
                <w:szCs w:val="12"/>
              </w:rPr>
              <w:lastRenderedPageBreak/>
              <w:t>Capability interpreta</w:t>
            </w:r>
            <w:r w:rsidRPr="006E7078">
              <w:rPr>
                <w:rFonts w:ascii="Arial" w:hAnsi="Arial" w:cs="Arial"/>
                <w:b/>
                <w:bCs/>
                <w:sz w:val="12"/>
                <w:szCs w:val="12"/>
              </w:rPr>
              <w:lastRenderedPageBreak/>
              <w:t>tion for mixture of FDD/TDD and/or FR1/FR2</w:t>
            </w:r>
          </w:p>
        </w:tc>
        <w:tc>
          <w:tcPr>
            <w:tcW w:w="199"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17C14D9" w14:textId="77777777" w:rsidR="003F1533" w:rsidRPr="006E7078" w:rsidRDefault="003F1533">
            <w:pPr>
              <w:jc w:val="center"/>
              <w:rPr>
                <w:sz w:val="12"/>
                <w:szCs w:val="12"/>
              </w:rPr>
            </w:pPr>
            <w:r w:rsidRPr="006E7078">
              <w:rPr>
                <w:rFonts w:ascii="Arial" w:hAnsi="Arial" w:cs="Arial"/>
                <w:b/>
                <w:bCs/>
                <w:sz w:val="12"/>
                <w:szCs w:val="12"/>
              </w:rPr>
              <w:lastRenderedPageBreak/>
              <w:t>Note</w:t>
            </w:r>
          </w:p>
        </w:tc>
        <w:tc>
          <w:tcPr>
            <w:tcW w:w="506"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038C416" w14:textId="77777777" w:rsidR="003F1533" w:rsidRPr="006E7078" w:rsidRDefault="003F1533">
            <w:pPr>
              <w:jc w:val="center"/>
              <w:rPr>
                <w:sz w:val="12"/>
                <w:szCs w:val="12"/>
              </w:rPr>
            </w:pPr>
            <w:r w:rsidRPr="006E7078">
              <w:rPr>
                <w:rFonts w:ascii="Arial" w:hAnsi="Arial" w:cs="Arial"/>
                <w:b/>
                <w:bCs/>
                <w:sz w:val="12"/>
                <w:szCs w:val="12"/>
              </w:rPr>
              <w:t>Mandatory/Optional</w:t>
            </w:r>
          </w:p>
        </w:tc>
      </w:tr>
      <w:tr w:rsidR="003F1533" w:rsidRPr="006E7078" w14:paraId="4EBFD570" w14:textId="77777777" w:rsidTr="003F1533">
        <w:trPr>
          <w:trHeight w:val="20"/>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B65BD29" w14:textId="77777777" w:rsidR="003F1533" w:rsidRPr="006E7078" w:rsidRDefault="003F1533">
            <w:pPr>
              <w:rPr>
                <w:sz w:val="12"/>
                <w:szCs w:val="12"/>
              </w:rPr>
            </w:pPr>
            <w:r w:rsidRPr="006E7078">
              <w:rPr>
                <w:rFonts w:ascii="Arial" w:hAnsi="Arial" w:cs="Arial"/>
                <w:sz w:val="12"/>
                <w:szCs w:val="12"/>
              </w:rPr>
              <w:t>22. NR Others</w:t>
            </w:r>
          </w:p>
        </w:tc>
        <w:tc>
          <w:tcPr>
            <w:tcW w:w="216" w:type="pct"/>
            <w:tcBorders>
              <w:top w:val="nil"/>
              <w:left w:val="nil"/>
              <w:bottom w:val="single" w:sz="8" w:space="0" w:color="auto"/>
              <w:right w:val="single" w:sz="8" w:space="0" w:color="auto"/>
            </w:tcBorders>
            <w:tcMar>
              <w:top w:w="0" w:type="dxa"/>
              <w:left w:w="108" w:type="dxa"/>
              <w:bottom w:w="0" w:type="dxa"/>
              <w:right w:w="108" w:type="dxa"/>
            </w:tcMar>
            <w:hideMark/>
          </w:tcPr>
          <w:p w14:paraId="29168365" w14:textId="77777777" w:rsidR="003F1533" w:rsidRPr="006E7078" w:rsidRDefault="003F1533">
            <w:pPr>
              <w:rPr>
                <w:sz w:val="12"/>
                <w:szCs w:val="12"/>
              </w:rPr>
            </w:pPr>
            <w:r w:rsidRPr="006E7078">
              <w:rPr>
                <w:rFonts w:ascii="Arial" w:hAnsi="Arial" w:cs="Arial"/>
                <w:sz w:val="12"/>
                <w:szCs w:val="12"/>
              </w:rPr>
              <w:t>22-12</w:t>
            </w:r>
          </w:p>
        </w:tc>
        <w:tc>
          <w:tcPr>
            <w:tcW w:w="330" w:type="pct"/>
            <w:tcBorders>
              <w:top w:val="nil"/>
              <w:left w:val="nil"/>
              <w:bottom w:val="single" w:sz="8" w:space="0" w:color="auto"/>
              <w:right w:val="single" w:sz="8" w:space="0" w:color="auto"/>
            </w:tcBorders>
            <w:tcMar>
              <w:top w:w="0" w:type="dxa"/>
              <w:left w:w="108" w:type="dxa"/>
              <w:bottom w:w="0" w:type="dxa"/>
              <w:right w:w="108" w:type="dxa"/>
            </w:tcMar>
            <w:hideMark/>
          </w:tcPr>
          <w:p w14:paraId="5FBB87B1" w14:textId="77777777" w:rsidR="003F1533" w:rsidRPr="006E7078" w:rsidRDefault="003F1533">
            <w:pPr>
              <w:rPr>
                <w:sz w:val="12"/>
                <w:szCs w:val="12"/>
              </w:rPr>
            </w:pPr>
            <w:r w:rsidRPr="006E7078">
              <w:rPr>
                <w:rFonts w:ascii="Arial" w:hAnsi="Arial" w:cs="Arial"/>
                <w:sz w:val="12"/>
                <w:szCs w:val="12"/>
              </w:rPr>
              <w:t>Multiplexing HARQ-ACK without PUCCH on PUSCH</w:t>
            </w:r>
          </w:p>
        </w:tc>
        <w:tc>
          <w:tcPr>
            <w:tcW w:w="615" w:type="pct"/>
            <w:tcBorders>
              <w:top w:val="nil"/>
              <w:left w:val="nil"/>
              <w:bottom w:val="single" w:sz="8" w:space="0" w:color="auto"/>
              <w:right w:val="single" w:sz="8" w:space="0" w:color="auto"/>
            </w:tcBorders>
            <w:tcMar>
              <w:top w:w="0" w:type="dxa"/>
              <w:left w:w="108" w:type="dxa"/>
              <w:bottom w:w="0" w:type="dxa"/>
              <w:right w:w="108" w:type="dxa"/>
            </w:tcMar>
            <w:hideMark/>
          </w:tcPr>
          <w:p w14:paraId="38516E83" w14:textId="77777777" w:rsidR="003F1533" w:rsidRPr="006E7078" w:rsidRDefault="003F1533">
            <w:pPr>
              <w:ind w:hanging="420"/>
              <w:rPr>
                <w:sz w:val="12"/>
                <w:szCs w:val="12"/>
              </w:rPr>
            </w:pPr>
            <w:r w:rsidRPr="006E7078">
              <w:rPr>
                <w:rFonts w:ascii="Arial" w:hAnsi="Arial" w:cs="Arial"/>
                <w:sz w:val="12"/>
                <w:szCs w:val="12"/>
              </w:rPr>
              <w:t>1.</w:t>
            </w:r>
            <w:r w:rsidRPr="006E7078">
              <w:rPr>
                <w:sz w:val="12"/>
                <w:szCs w:val="12"/>
              </w:rPr>
              <w:t>      </w:t>
            </w:r>
            <w:r w:rsidRPr="006E7078">
              <w:rPr>
                <w:rFonts w:ascii="Arial" w:hAnsi="Arial" w:cs="Arial"/>
                <w:sz w:val="12"/>
                <w:szCs w:val="12"/>
              </w:rPr>
              <w:t>multiplexing HARQ-ACK in a PUSCH in a PUCCH slot when the UE misses any HARQ-ACK to transmit in any PUCCH but receives UL grant(s) with UL-TDAI field to transmit </w:t>
            </w:r>
            <w:r w:rsidRPr="006E7078">
              <w:rPr>
                <w:rFonts w:ascii="Arial" w:hAnsi="Arial" w:cs="Arial"/>
                <w:b/>
                <w:bCs/>
                <w:sz w:val="12"/>
                <w:szCs w:val="12"/>
              </w:rPr>
              <w:t>multiple </w:t>
            </w:r>
            <w:r w:rsidRPr="006E7078">
              <w:rPr>
                <w:rFonts w:ascii="Arial" w:hAnsi="Arial" w:cs="Arial"/>
                <w:sz w:val="12"/>
                <w:szCs w:val="12"/>
              </w:rPr>
              <w:t>PUSCHs in the PUCCH slot</w:t>
            </w:r>
          </w:p>
        </w:tc>
        <w:tc>
          <w:tcPr>
            <w:tcW w:w="351" w:type="pct"/>
            <w:tcBorders>
              <w:top w:val="nil"/>
              <w:left w:val="nil"/>
              <w:bottom w:val="single" w:sz="8" w:space="0" w:color="auto"/>
              <w:right w:val="single" w:sz="8" w:space="0" w:color="auto"/>
            </w:tcBorders>
            <w:tcMar>
              <w:top w:w="0" w:type="dxa"/>
              <w:left w:w="108" w:type="dxa"/>
              <w:bottom w:w="0" w:type="dxa"/>
              <w:right w:w="108" w:type="dxa"/>
            </w:tcMar>
            <w:hideMark/>
          </w:tcPr>
          <w:p w14:paraId="27096FEF" w14:textId="77777777" w:rsidR="003F1533" w:rsidRPr="006E7078" w:rsidRDefault="003F1533">
            <w:pPr>
              <w:rPr>
                <w:sz w:val="12"/>
                <w:szCs w:val="12"/>
              </w:rPr>
            </w:pPr>
          </w:p>
        </w:tc>
        <w:tc>
          <w:tcPr>
            <w:tcW w:w="313" w:type="pct"/>
            <w:tcBorders>
              <w:top w:val="nil"/>
              <w:left w:val="nil"/>
              <w:bottom w:val="single" w:sz="8" w:space="0" w:color="auto"/>
              <w:right w:val="single" w:sz="8" w:space="0" w:color="auto"/>
            </w:tcBorders>
            <w:tcMar>
              <w:top w:w="0" w:type="dxa"/>
              <w:left w:w="108" w:type="dxa"/>
              <w:bottom w:w="0" w:type="dxa"/>
              <w:right w:w="108" w:type="dxa"/>
            </w:tcMar>
            <w:hideMark/>
          </w:tcPr>
          <w:p w14:paraId="3017DD38" w14:textId="77777777" w:rsidR="003F1533" w:rsidRPr="006E7078" w:rsidRDefault="003F1533">
            <w:pPr>
              <w:rPr>
                <w:rFonts w:eastAsiaTheme="minorHAnsi"/>
                <w:sz w:val="12"/>
                <w:szCs w:val="12"/>
              </w:rPr>
            </w:pPr>
            <w:r w:rsidRPr="006E7078">
              <w:rPr>
                <w:rFonts w:ascii="Arial" w:hAnsi="Arial" w:cs="Arial"/>
                <w:sz w:val="12"/>
                <w:szCs w:val="12"/>
              </w:rPr>
              <w:t>Yes</w:t>
            </w:r>
          </w:p>
        </w:tc>
        <w:tc>
          <w:tcPr>
            <w:tcW w:w="320" w:type="pct"/>
            <w:tcBorders>
              <w:top w:val="nil"/>
              <w:left w:val="nil"/>
              <w:bottom w:val="single" w:sz="8" w:space="0" w:color="auto"/>
              <w:right w:val="single" w:sz="8" w:space="0" w:color="auto"/>
            </w:tcBorders>
            <w:tcMar>
              <w:top w:w="0" w:type="dxa"/>
              <w:left w:w="108" w:type="dxa"/>
              <w:bottom w:w="0" w:type="dxa"/>
              <w:right w:w="108" w:type="dxa"/>
            </w:tcMar>
            <w:hideMark/>
          </w:tcPr>
          <w:p w14:paraId="1E8E8C6E" w14:textId="77777777" w:rsidR="003F1533" w:rsidRPr="006E7078" w:rsidRDefault="003F1533">
            <w:pPr>
              <w:rPr>
                <w:sz w:val="12"/>
                <w:szCs w:val="12"/>
              </w:rPr>
            </w:pPr>
            <w:r w:rsidRPr="006E7078">
              <w:rPr>
                <w:rFonts w:ascii="Arial" w:hAnsi="Arial" w:cs="Arial"/>
                <w:sz w:val="12"/>
                <w:szCs w:val="12"/>
              </w:rPr>
              <w:t>N/A</w:t>
            </w:r>
          </w:p>
        </w:tc>
        <w:tc>
          <w:tcPr>
            <w:tcW w:w="384" w:type="pct"/>
            <w:tcBorders>
              <w:top w:val="nil"/>
              <w:left w:val="nil"/>
              <w:bottom w:val="single" w:sz="8" w:space="0" w:color="auto"/>
              <w:right w:val="single" w:sz="8" w:space="0" w:color="auto"/>
            </w:tcBorders>
            <w:tcMar>
              <w:top w:w="0" w:type="dxa"/>
              <w:left w:w="108" w:type="dxa"/>
              <w:bottom w:w="0" w:type="dxa"/>
              <w:right w:w="108" w:type="dxa"/>
            </w:tcMar>
            <w:hideMark/>
          </w:tcPr>
          <w:p w14:paraId="5DAE1EB1" w14:textId="77777777" w:rsidR="003F1533" w:rsidRPr="006E7078" w:rsidRDefault="003F1533">
            <w:pPr>
              <w:rPr>
                <w:sz w:val="12"/>
                <w:szCs w:val="12"/>
              </w:rPr>
            </w:pPr>
            <w:r w:rsidRPr="006E7078">
              <w:rPr>
                <w:rFonts w:ascii="Arial" w:hAnsi="Arial" w:cs="Arial"/>
                <w:sz w:val="12"/>
                <w:szCs w:val="12"/>
              </w:rPr>
              <w:t> </w:t>
            </w:r>
          </w:p>
        </w:tc>
        <w:tc>
          <w:tcPr>
            <w:tcW w:w="325" w:type="pct"/>
            <w:tcBorders>
              <w:top w:val="nil"/>
              <w:left w:val="nil"/>
              <w:bottom w:val="single" w:sz="8" w:space="0" w:color="auto"/>
              <w:right w:val="single" w:sz="8" w:space="0" w:color="auto"/>
            </w:tcBorders>
            <w:tcMar>
              <w:top w:w="0" w:type="dxa"/>
              <w:left w:w="108" w:type="dxa"/>
              <w:bottom w:w="0" w:type="dxa"/>
              <w:right w:w="108" w:type="dxa"/>
            </w:tcMar>
            <w:hideMark/>
          </w:tcPr>
          <w:p w14:paraId="7BDC581F" w14:textId="77777777" w:rsidR="003F1533" w:rsidRPr="006E7078" w:rsidRDefault="003F1533">
            <w:pPr>
              <w:rPr>
                <w:sz w:val="12"/>
                <w:szCs w:val="12"/>
              </w:rPr>
            </w:pPr>
            <w:r w:rsidRPr="006E7078">
              <w:rPr>
                <w:rFonts w:ascii="Arial" w:hAnsi="Arial" w:cs="Arial"/>
                <w:color w:val="000000"/>
                <w:sz w:val="12"/>
                <w:szCs w:val="12"/>
                <w:shd w:val="clear" w:color="auto" w:fill="FFFF00"/>
              </w:rPr>
              <w:t>FFS: Per UE or Per Band</w:t>
            </w:r>
          </w:p>
        </w:tc>
        <w:tc>
          <w:tcPr>
            <w:tcW w:w="389" w:type="pct"/>
            <w:tcBorders>
              <w:top w:val="nil"/>
              <w:left w:val="nil"/>
              <w:bottom w:val="single" w:sz="8" w:space="0" w:color="auto"/>
              <w:right w:val="single" w:sz="8" w:space="0" w:color="auto"/>
            </w:tcBorders>
            <w:tcMar>
              <w:top w:w="0" w:type="dxa"/>
              <w:left w:w="108" w:type="dxa"/>
              <w:bottom w:w="0" w:type="dxa"/>
              <w:right w:w="108" w:type="dxa"/>
            </w:tcMar>
            <w:hideMark/>
          </w:tcPr>
          <w:p w14:paraId="4F2D85B6" w14:textId="77777777" w:rsidR="003F1533" w:rsidRPr="006E7078" w:rsidRDefault="003F1533">
            <w:pPr>
              <w:rPr>
                <w:sz w:val="12"/>
                <w:szCs w:val="12"/>
              </w:rPr>
            </w:pPr>
            <w:r w:rsidRPr="006E7078">
              <w:rPr>
                <w:rFonts w:ascii="Arial" w:hAnsi="Arial" w:cs="Arial"/>
                <w:color w:val="000000"/>
                <w:sz w:val="12"/>
                <w:szCs w:val="12"/>
                <w:shd w:val="clear" w:color="auto" w:fill="FFFF00"/>
              </w:rPr>
              <w:t>FFS</w:t>
            </w:r>
          </w:p>
        </w:tc>
        <w:tc>
          <w:tcPr>
            <w:tcW w:w="389" w:type="pct"/>
            <w:tcBorders>
              <w:top w:val="nil"/>
              <w:left w:val="nil"/>
              <w:bottom w:val="single" w:sz="8" w:space="0" w:color="auto"/>
              <w:right w:val="single" w:sz="8" w:space="0" w:color="auto"/>
            </w:tcBorders>
            <w:tcMar>
              <w:top w:w="0" w:type="dxa"/>
              <w:left w:w="108" w:type="dxa"/>
              <w:bottom w:w="0" w:type="dxa"/>
              <w:right w:w="108" w:type="dxa"/>
            </w:tcMar>
            <w:hideMark/>
          </w:tcPr>
          <w:p w14:paraId="206F790D" w14:textId="77777777" w:rsidR="003F1533" w:rsidRPr="006E7078" w:rsidRDefault="003F1533">
            <w:pPr>
              <w:rPr>
                <w:sz w:val="12"/>
                <w:szCs w:val="12"/>
              </w:rPr>
            </w:pPr>
            <w:r w:rsidRPr="006E7078">
              <w:rPr>
                <w:rFonts w:ascii="Arial" w:hAnsi="Arial" w:cs="Arial"/>
                <w:color w:val="000000"/>
                <w:sz w:val="12"/>
                <w:szCs w:val="12"/>
                <w:shd w:val="clear" w:color="auto" w:fill="FFFF00"/>
              </w:rPr>
              <w:t>FFS</w:t>
            </w:r>
          </w:p>
        </w:tc>
        <w:tc>
          <w:tcPr>
            <w:tcW w:w="380" w:type="pct"/>
            <w:tcBorders>
              <w:top w:val="nil"/>
              <w:left w:val="nil"/>
              <w:bottom w:val="single" w:sz="8" w:space="0" w:color="auto"/>
              <w:right w:val="single" w:sz="8" w:space="0" w:color="auto"/>
            </w:tcBorders>
            <w:tcMar>
              <w:top w:w="0" w:type="dxa"/>
              <w:left w:w="108" w:type="dxa"/>
              <w:bottom w:w="0" w:type="dxa"/>
              <w:right w:w="108" w:type="dxa"/>
            </w:tcMar>
            <w:hideMark/>
          </w:tcPr>
          <w:p w14:paraId="6F83AAB5" w14:textId="77777777" w:rsidR="003F1533" w:rsidRPr="006E7078" w:rsidRDefault="003F1533">
            <w:pPr>
              <w:rPr>
                <w:sz w:val="12"/>
                <w:szCs w:val="12"/>
              </w:rPr>
            </w:pPr>
            <w:r w:rsidRPr="006E7078">
              <w:rPr>
                <w:rFonts w:ascii="Arial" w:hAnsi="Arial" w:cs="Arial"/>
                <w:sz w:val="12"/>
                <w:szCs w:val="12"/>
              </w:rPr>
              <w:t>N/A</w:t>
            </w:r>
          </w:p>
        </w:tc>
        <w:tc>
          <w:tcPr>
            <w:tcW w:w="199" w:type="pct"/>
            <w:tcBorders>
              <w:top w:val="nil"/>
              <w:left w:val="nil"/>
              <w:bottom w:val="single" w:sz="8" w:space="0" w:color="auto"/>
              <w:right w:val="single" w:sz="8" w:space="0" w:color="auto"/>
            </w:tcBorders>
            <w:tcMar>
              <w:top w:w="0" w:type="dxa"/>
              <w:left w:w="108" w:type="dxa"/>
              <w:bottom w:w="0" w:type="dxa"/>
              <w:right w:w="108" w:type="dxa"/>
            </w:tcMar>
            <w:hideMark/>
          </w:tcPr>
          <w:p w14:paraId="2938CA6E" w14:textId="77777777" w:rsidR="003F1533" w:rsidRPr="006E7078" w:rsidRDefault="003F1533">
            <w:pPr>
              <w:rPr>
                <w:sz w:val="12"/>
                <w:szCs w:val="12"/>
              </w:rPr>
            </w:pPr>
          </w:p>
        </w:tc>
        <w:tc>
          <w:tcPr>
            <w:tcW w:w="506" w:type="pct"/>
            <w:tcBorders>
              <w:top w:val="nil"/>
              <w:left w:val="nil"/>
              <w:bottom w:val="single" w:sz="8" w:space="0" w:color="auto"/>
              <w:right w:val="single" w:sz="8" w:space="0" w:color="auto"/>
            </w:tcBorders>
            <w:tcMar>
              <w:top w:w="0" w:type="dxa"/>
              <w:left w:w="108" w:type="dxa"/>
              <w:bottom w:w="0" w:type="dxa"/>
              <w:right w:w="108" w:type="dxa"/>
            </w:tcMar>
            <w:hideMark/>
          </w:tcPr>
          <w:p w14:paraId="02BAAE5D" w14:textId="77777777" w:rsidR="003F1533" w:rsidRPr="006E7078" w:rsidRDefault="003F1533">
            <w:pPr>
              <w:rPr>
                <w:rFonts w:eastAsiaTheme="minorHAnsi"/>
                <w:sz w:val="12"/>
                <w:szCs w:val="12"/>
              </w:rPr>
            </w:pPr>
            <w:r w:rsidRPr="006E7078">
              <w:rPr>
                <w:rFonts w:ascii="Arial" w:hAnsi="Arial" w:cs="Arial"/>
                <w:sz w:val="12"/>
                <w:szCs w:val="12"/>
              </w:rPr>
              <w:t>Optional</w:t>
            </w:r>
          </w:p>
        </w:tc>
      </w:tr>
    </w:tbl>
    <w:p w14:paraId="306C179C" w14:textId="656C7C3F" w:rsidR="003F1533" w:rsidRDefault="003F1533" w:rsidP="003F1533">
      <w:pPr>
        <w:rPr>
          <w:rFonts w:eastAsiaTheme="minorHAnsi"/>
          <w:szCs w:val="20"/>
          <w:lang w:val="en-US"/>
        </w:rPr>
      </w:pPr>
      <w:r>
        <w:rPr>
          <w:rFonts w:eastAsiaTheme="minorHAnsi"/>
          <w:szCs w:val="20"/>
          <w:lang w:val="en-US"/>
        </w:rPr>
        <w:t>Final CRs in</w:t>
      </w:r>
    </w:p>
    <w:p w14:paraId="0343DDB7" w14:textId="5C201A5A" w:rsidR="003F1533" w:rsidRPr="003F1533" w:rsidRDefault="001B5688" w:rsidP="003F1533">
      <w:pPr>
        <w:rPr>
          <w:b/>
          <w:lang w:eastAsia="x-none"/>
        </w:rPr>
      </w:pPr>
      <w:hyperlink r:id="rId197" w:history="1">
        <w:r w:rsidR="000B5C49">
          <w:rPr>
            <w:rStyle w:val="Hyperlink"/>
            <w:b/>
            <w:highlight w:val="green"/>
            <w:lang w:eastAsia="x-none"/>
          </w:rPr>
          <w:t>R1-2205628</w:t>
        </w:r>
      </w:hyperlink>
      <w:r w:rsidR="003F1533" w:rsidRPr="003F1533">
        <w:rPr>
          <w:b/>
          <w:lang w:eastAsia="x-none"/>
        </w:rPr>
        <w:tab/>
        <w:t>Correction for HARQ-ACK multiplexing on PUSCH in the absence of PUCCH</w:t>
      </w:r>
      <w:r w:rsidR="003F1533" w:rsidRPr="003F1533">
        <w:rPr>
          <w:b/>
          <w:lang w:eastAsia="x-none"/>
        </w:rPr>
        <w:tab/>
        <w:t>Moderator (Apple), Ericsson, CATT</w:t>
      </w:r>
    </w:p>
    <w:p w14:paraId="7C18A1E4" w14:textId="1BAD6755" w:rsidR="003F1533" w:rsidRPr="003F1533" w:rsidRDefault="003F1533" w:rsidP="003F1533">
      <w:pPr>
        <w:rPr>
          <w:rFonts w:eastAsiaTheme="minorHAnsi"/>
          <w:szCs w:val="20"/>
        </w:rPr>
      </w:pPr>
      <w:r w:rsidRPr="003F1533">
        <w:rPr>
          <w:rFonts w:eastAsiaTheme="minorHAnsi"/>
          <w:b/>
          <w:bCs/>
          <w:szCs w:val="20"/>
        </w:rPr>
        <w:t>Decision:</w:t>
      </w:r>
      <w:r w:rsidRPr="003F1533">
        <w:rPr>
          <w:rFonts w:eastAsiaTheme="minorHAnsi"/>
          <w:szCs w:val="20"/>
        </w:rPr>
        <w:t xml:space="preserve"> </w:t>
      </w:r>
      <w:r w:rsidRPr="003F1533">
        <w:rPr>
          <w:szCs w:val="20"/>
          <w:lang w:val="en-US"/>
        </w:rPr>
        <w:t>(TS38.213, Rel-1</w:t>
      </w:r>
      <w:r w:rsidR="0006379A">
        <w:rPr>
          <w:szCs w:val="20"/>
          <w:lang w:val="en-US"/>
        </w:rPr>
        <w:t>6</w:t>
      </w:r>
      <w:r w:rsidRPr="003F1533">
        <w:rPr>
          <w:szCs w:val="20"/>
          <w:lang w:val="en-US"/>
        </w:rPr>
        <w:t>, CR#</w:t>
      </w:r>
      <w:r w:rsidR="0006379A">
        <w:rPr>
          <w:szCs w:val="20"/>
          <w:lang w:val="en-US"/>
        </w:rPr>
        <w:t>0316</w:t>
      </w:r>
      <w:r w:rsidRPr="003F1533">
        <w:rPr>
          <w:szCs w:val="20"/>
          <w:lang w:val="en-US"/>
        </w:rPr>
        <w:t xml:space="preserve">, Cat. </w:t>
      </w:r>
      <w:r w:rsidR="0006379A">
        <w:rPr>
          <w:szCs w:val="20"/>
          <w:lang w:val="en-US"/>
        </w:rPr>
        <w:t>F</w:t>
      </w:r>
      <w:r w:rsidRPr="003F1533">
        <w:rPr>
          <w:szCs w:val="20"/>
          <w:lang w:val="en-US"/>
        </w:rPr>
        <w:t>) is agreed.</w:t>
      </w:r>
    </w:p>
    <w:p w14:paraId="5D9D6309" w14:textId="21E47363" w:rsidR="003F1533" w:rsidRDefault="001B5688" w:rsidP="003F1533">
      <w:pPr>
        <w:rPr>
          <w:b/>
          <w:lang w:eastAsia="x-none"/>
        </w:rPr>
      </w:pPr>
      <w:hyperlink r:id="rId198" w:history="1">
        <w:r w:rsidR="000B5C49">
          <w:rPr>
            <w:rStyle w:val="Hyperlink"/>
            <w:b/>
            <w:highlight w:val="green"/>
            <w:lang w:eastAsia="x-none"/>
          </w:rPr>
          <w:t>R1-2205629</w:t>
        </w:r>
      </w:hyperlink>
      <w:r w:rsidR="003F1533" w:rsidRPr="003F1533">
        <w:rPr>
          <w:b/>
          <w:lang w:eastAsia="x-none"/>
        </w:rPr>
        <w:tab/>
        <w:t>Correction for HARQ-ACK multiplexing on PUSCH in the absence of PUCCH</w:t>
      </w:r>
      <w:r w:rsidR="003F1533" w:rsidRPr="003F1533">
        <w:rPr>
          <w:b/>
          <w:lang w:eastAsia="x-none"/>
        </w:rPr>
        <w:tab/>
        <w:t>Moderator (Apple), Ericsson, CATT</w:t>
      </w:r>
    </w:p>
    <w:p w14:paraId="0DE7736D" w14:textId="0D1E4357" w:rsidR="003F1533" w:rsidRPr="003F1533" w:rsidRDefault="003F1533" w:rsidP="003F1533">
      <w:pPr>
        <w:rPr>
          <w:rFonts w:eastAsiaTheme="minorHAnsi"/>
          <w:szCs w:val="20"/>
        </w:rPr>
      </w:pPr>
      <w:r w:rsidRPr="003F1533">
        <w:rPr>
          <w:rFonts w:eastAsiaTheme="minorHAnsi"/>
          <w:b/>
          <w:bCs/>
          <w:szCs w:val="20"/>
        </w:rPr>
        <w:t>Decision:</w:t>
      </w:r>
      <w:r w:rsidRPr="003F1533">
        <w:rPr>
          <w:rFonts w:eastAsiaTheme="minorHAnsi"/>
          <w:szCs w:val="20"/>
        </w:rPr>
        <w:t xml:space="preserve"> </w:t>
      </w:r>
      <w:r w:rsidRPr="003F1533">
        <w:rPr>
          <w:szCs w:val="20"/>
          <w:lang w:val="en-US"/>
        </w:rPr>
        <w:t>(TS38.213, Rel-17, CR#</w:t>
      </w:r>
      <w:r w:rsidR="0006379A">
        <w:rPr>
          <w:szCs w:val="20"/>
          <w:lang w:val="en-US"/>
        </w:rPr>
        <w:t>0317</w:t>
      </w:r>
      <w:r w:rsidRPr="003F1533">
        <w:rPr>
          <w:szCs w:val="20"/>
          <w:lang w:val="en-US"/>
        </w:rPr>
        <w:t>, Cat. A) is agreed.</w:t>
      </w:r>
    </w:p>
    <w:p w14:paraId="4FEE5851" w14:textId="6D626F07" w:rsidR="003F1533" w:rsidRDefault="003F1533" w:rsidP="007D336D">
      <w:pPr>
        <w:rPr>
          <w:bCs/>
          <w:lang w:val="en-US" w:eastAsia="x-none"/>
        </w:rPr>
      </w:pPr>
    </w:p>
    <w:p w14:paraId="744A4F7C" w14:textId="33CB756C" w:rsidR="00FB6E1F" w:rsidRPr="0040329A" w:rsidRDefault="00FB6E1F" w:rsidP="007D336D">
      <w:pPr>
        <w:rPr>
          <w:lang w:eastAsia="ko-KR"/>
        </w:rPr>
      </w:pPr>
      <w:r w:rsidRPr="0040329A">
        <w:rPr>
          <w:bCs/>
          <w:lang w:val="en-US" w:eastAsia="x-none"/>
        </w:rPr>
        <w:t>LS to RAN2 for the newly agreed Rel-16 UE capability</w:t>
      </w:r>
      <w:r w:rsidRPr="0040329A">
        <w:rPr>
          <w:lang w:eastAsia="x-none"/>
        </w:rPr>
        <w:t xml:space="preserve"> </w:t>
      </w:r>
      <w:r w:rsidRPr="0040329A">
        <w:rPr>
          <w:lang w:eastAsia="ko-KR"/>
        </w:rPr>
        <w:t xml:space="preserve">– </w:t>
      </w:r>
      <w:r w:rsidRPr="0040329A">
        <w:rPr>
          <w:rFonts w:hint="eastAsia"/>
          <w:lang w:eastAsia="ko-KR"/>
        </w:rPr>
        <w:t>Kome</w:t>
      </w:r>
      <w:r w:rsidRPr="0040329A">
        <w:rPr>
          <w:lang w:eastAsia="ko-KR"/>
        </w:rPr>
        <w:t xml:space="preserve"> (Apple)</w:t>
      </w:r>
    </w:p>
    <w:p w14:paraId="1F648B46" w14:textId="62DFDAB8" w:rsidR="00FB6E1F" w:rsidRPr="0040329A" w:rsidRDefault="001B5688" w:rsidP="007D336D">
      <w:pPr>
        <w:rPr>
          <w:b/>
          <w:bCs/>
          <w:lang w:eastAsia="ko-KR"/>
        </w:rPr>
      </w:pPr>
      <w:hyperlink r:id="rId199" w:history="1">
        <w:r w:rsidR="000B5C49">
          <w:rPr>
            <w:rStyle w:val="Hyperlink"/>
            <w:b/>
            <w:bCs/>
            <w:highlight w:val="green"/>
            <w:lang w:eastAsia="ko-KR"/>
          </w:rPr>
          <w:t>R1-2205634</w:t>
        </w:r>
      </w:hyperlink>
      <w:r w:rsidR="00FB6E1F" w:rsidRPr="0040329A">
        <w:rPr>
          <w:b/>
          <w:bCs/>
          <w:lang w:eastAsia="ko-KR"/>
        </w:rPr>
        <w:tab/>
        <w:t>LS on New UE Feature for HARQ-ACK multiplexing on PUSCH in the absence of PUCCH</w:t>
      </w:r>
      <w:r w:rsidR="00FB6E1F" w:rsidRPr="0040329A">
        <w:rPr>
          <w:b/>
          <w:bCs/>
          <w:lang w:eastAsia="ko-KR"/>
        </w:rPr>
        <w:tab/>
        <w:t>RAN1, Apple</w:t>
      </w:r>
    </w:p>
    <w:p w14:paraId="376A9E6F" w14:textId="6D02A0E1" w:rsidR="00FB6E1F" w:rsidRDefault="00FB6E1F" w:rsidP="00FB6E1F">
      <w:pPr>
        <w:rPr>
          <w:bCs/>
          <w:lang w:eastAsia="x-none"/>
        </w:rPr>
      </w:pPr>
      <w:r w:rsidRPr="0040329A">
        <w:rPr>
          <w:b/>
          <w:lang w:eastAsia="x-none"/>
        </w:rPr>
        <w:t>Decision:</w:t>
      </w:r>
      <w:r w:rsidRPr="0040329A">
        <w:rPr>
          <w:bCs/>
          <w:lang w:eastAsia="x-none"/>
        </w:rPr>
        <w:t xml:space="preserve"> As</w:t>
      </w:r>
      <w:r w:rsidR="0040329A">
        <w:rPr>
          <w:bCs/>
          <w:lang w:eastAsia="x-none"/>
        </w:rPr>
        <w:t xml:space="preserve"> </w:t>
      </w:r>
      <w:r w:rsidRPr="0040329A">
        <w:rPr>
          <w:bCs/>
          <w:lang w:eastAsia="x-none"/>
        </w:rPr>
        <w:t>per email decision posted on May 23</w:t>
      </w:r>
      <w:r w:rsidRPr="0040329A">
        <w:rPr>
          <w:bCs/>
          <w:vertAlign w:val="superscript"/>
          <w:lang w:eastAsia="x-none"/>
        </w:rPr>
        <w:t>rd</w:t>
      </w:r>
      <w:r w:rsidRPr="0040329A">
        <w:rPr>
          <w:bCs/>
          <w:lang w:eastAsia="x-none"/>
        </w:rPr>
        <w:t>,</w:t>
      </w:r>
      <w:r w:rsidR="0040329A">
        <w:rPr>
          <w:bCs/>
          <w:lang w:eastAsia="x-none"/>
        </w:rPr>
        <w:t xml:space="preserve"> the LS is approved.</w:t>
      </w:r>
    </w:p>
    <w:p w14:paraId="0DA45757" w14:textId="77777777" w:rsidR="00FB6E1F" w:rsidRDefault="00FB6E1F" w:rsidP="007D336D">
      <w:pPr>
        <w:rPr>
          <w:lang w:eastAsia="ko-KR"/>
        </w:rPr>
      </w:pPr>
    </w:p>
    <w:p w14:paraId="7D489B0A" w14:textId="77777777" w:rsidR="00FB6E1F" w:rsidRPr="003F1533" w:rsidRDefault="00FB6E1F" w:rsidP="007D336D">
      <w:pPr>
        <w:rPr>
          <w:bCs/>
          <w:lang w:val="en-US" w:eastAsia="x-none"/>
        </w:rPr>
      </w:pPr>
    </w:p>
    <w:p w14:paraId="542EB9C2" w14:textId="77777777" w:rsidR="007D336D" w:rsidRDefault="007D336D" w:rsidP="007D336D">
      <w:pPr>
        <w:rPr>
          <w:bCs/>
          <w:lang w:eastAsia="x-none"/>
        </w:rPr>
      </w:pPr>
    </w:p>
    <w:p w14:paraId="4B2038CA" w14:textId="3A38F06C" w:rsidR="007D7F59" w:rsidRPr="00D344BC" w:rsidRDefault="001B5688" w:rsidP="007D7F59">
      <w:pPr>
        <w:rPr>
          <w:bCs/>
          <w:lang w:eastAsia="x-none"/>
        </w:rPr>
      </w:pPr>
      <w:hyperlink r:id="rId200" w:history="1">
        <w:r w:rsidR="000B5C49">
          <w:rPr>
            <w:rStyle w:val="Hyperlink"/>
            <w:bCs/>
            <w:lang w:eastAsia="x-none"/>
          </w:rPr>
          <w:t>R1-2203112</w:t>
        </w:r>
      </w:hyperlink>
      <w:r w:rsidR="007D7F59" w:rsidRPr="00D344BC">
        <w:rPr>
          <w:bCs/>
          <w:lang w:eastAsia="x-none"/>
        </w:rPr>
        <w:tab/>
        <w:t>Discussion on PL-RS configuration of PUCCH SCell to be activated</w:t>
      </w:r>
      <w:r w:rsidR="007D7F59" w:rsidRPr="00D344BC">
        <w:rPr>
          <w:bCs/>
          <w:lang w:eastAsia="x-none"/>
        </w:rPr>
        <w:tab/>
        <w:t>Huawei, HiSilicon</w:t>
      </w:r>
    </w:p>
    <w:p w14:paraId="2E2F8D07" w14:textId="76698FD8" w:rsidR="007D7F59" w:rsidRPr="000B2A40" w:rsidRDefault="001B5688" w:rsidP="007D7F59">
      <w:pPr>
        <w:rPr>
          <w:b/>
          <w:bCs/>
          <w:lang w:eastAsia="x-none"/>
        </w:rPr>
      </w:pPr>
      <w:hyperlink r:id="rId201" w:history="1">
        <w:r w:rsidR="000B5C49">
          <w:rPr>
            <w:rStyle w:val="Hyperlink"/>
            <w:b/>
            <w:bCs/>
            <w:highlight w:val="red"/>
            <w:lang w:eastAsia="x-none"/>
          </w:rPr>
          <w:t>R1-2203113</w:t>
        </w:r>
      </w:hyperlink>
      <w:r w:rsidR="007D7F59" w:rsidRPr="000B2A40">
        <w:rPr>
          <w:b/>
          <w:bCs/>
          <w:lang w:eastAsia="x-none"/>
        </w:rPr>
        <w:tab/>
        <w:t>Corrections on PL-RS configuration</w:t>
      </w:r>
      <w:r w:rsidR="007D7F59" w:rsidRPr="000B2A40">
        <w:rPr>
          <w:b/>
          <w:bCs/>
          <w:lang w:eastAsia="x-none"/>
        </w:rPr>
        <w:tab/>
        <w:t>Huawei, HiSilicon</w:t>
      </w:r>
    </w:p>
    <w:p w14:paraId="714211BE" w14:textId="77777777" w:rsidR="007D7F59" w:rsidRPr="000B2A40" w:rsidRDefault="007D7F59" w:rsidP="007D7F59">
      <w:pPr>
        <w:rPr>
          <w:bCs/>
          <w:lang w:eastAsia="x-none"/>
        </w:rPr>
      </w:pPr>
      <w:r w:rsidRPr="000B2A40">
        <w:rPr>
          <w:lang w:eastAsia="x-none"/>
        </w:rPr>
        <w:t>[10</w:t>
      </w:r>
      <w:r w:rsidRPr="000B2A40">
        <w:rPr>
          <w:rFonts w:hint="eastAsia"/>
          <w:lang w:eastAsia="ko-KR"/>
        </w:rPr>
        <w:t>9</w:t>
      </w:r>
      <w:r w:rsidRPr="000B2A40">
        <w:rPr>
          <w:lang w:eastAsia="x-none"/>
        </w:rPr>
        <w:t xml:space="preserve">-e-NR-CRs-02] PL-RS configuration of SCells </w:t>
      </w:r>
      <w:r w:rsidRPr="000B2A40">
        <w:rPr>
          <w:rFonts w:hint="eastAsia"/>
          <w:lang w:eastAsia="ko-KR"/>
        </w:rPr>
        <w:t>by</w:t>
      </w:r>
      <w:r w:rsidRPr="000B2A40">
        <w:rPr>
          <w:lang w:eastAsia="x-none"/>
        </w:rPr>
        <w:t xml:space="preserve"> </w:t>
      </w:r>
      <w:r w:rsidRPr="000B2A40">
        <w:rPr>
          <w:rFonts w:hint="eastAsia"/>
          <w:lang w:eastAsia="ko-KR"/>
        </w:rPr>
        <w:t>May</w:t>
      </w:r>
      <w:r w:rsidRPr="000B2A40">
        <w:rPr>
          <w:lang w:eastAsia="x-none"/>
        </w:rPr>
        <w:t xml:space="preserve"> </w:t>
      </w:r>
      <w:r w:rsidRPr="000B2A40">
        <w:rPr>
          <w:rFonts w:hint="eastAsia"/>
          <w:lang w:eastAsia="ko-KR"/>
        </w:rPr>
        <w:t>13</w:t>
      </w:r>
      <w:r w:rsidRPr="000B2A40">
        <w:rPr>
          <w:lang w:eastAsia="x-none"/>
        </w:rPr>
        <w:t xml:space="preserve"> </w:t>
      </w:r>
      <w:r w:rsidRPr="000B2A40">
        <w:rPr>
          <w:lang w:eastAsia="ko-KR"/>
        </w:rPr>
        <w:t>– Frank (Huawei)</w:t>
      </w:r>
    </w:p>
    <w:p w14:paraId="0EAF9BD0" w14:textId="6133529B" w:rsidR="007D7F59" w:rsidRPr="000B2A40" w:rsidRDefault="007D7F59" w:rsidP="007A297D">
      <w:pPr>
        <w:numPr>
          <w:ilvl w:val="0"/>
          <w:numId w:val="62"/>
        </w:numPr>
        <w:rPr>
          <w:bCs/>
          <w:lang w:eastAsia="x-none"/>
        </w:rPr>
      </w:pPr>
      <w:r w:rsidRPr="000B2A40">
        <w:rPr>
          <w:bCs/>
          <w:lang w:eastAsia="x-none"/>
        </w:rPr>
        <w:t xml:space="preserve">Relevant tdocs: </w:t>
      </w:r>
      <w:hyperlink r:id="rId202" w:history="1">
        <w:r w:rsidR="000B5C49">
          <w:rPr>
            <w:rStyle w:val="Hyperlink"/>
            <w:bCs/>
            <w:lang w:eastAsia="x-none"/>
          </w:rPr>
          <w:t>R1-2203112</w:t>
        </w:r>
      </w:hyperlink>
      <w:r w:rsidRPr="000B2A40">
        <w:rPr>
          <w:bCs/>
          <w:lang w:eastAsia="x-none"/>
        </w:rPr>
        <w:t xml:space="preserve">, </w:t>
      </w:r>
      <w:hyperlink r:id="rId203" w:history="1">
        <w:r w:rsidR="000B5C49">
          <w:rPr>
            <w:rStyle w:val="Hyperlink"/>
            <w:bCs/>
            <w:lang w:eastAsia="x-none"/>
          </w:rPr>
          <w:t>R1-2203113</w:t>
        </w:r>
      </w:hyperlink>
      <w:r w:rsidRPr="000B2A40">
        <w:rPr>
          <w:bCs/>
          <w:lang w:eastAsia="x-none"/>
        </w:rPr>
        <w:t xml:space="preserve"> and also consider </w:t>
      </w:r>
      <w:hyperlink r:id="rId204" w:history="1">
        <w:r w:rsidR="000B5C49">
          <w:rPr>
            <w:rStyle w:val="Hyperlink"/>
            <w:bCs/>
            <w:lang w:eastAsia="x-none"/>
          </w:rPr>
          <w:t>R1-2204821</w:t>
        </w:r>
      </w:hyperlink>
      <w:r w:rsidRPr="000B2A40">
        <w:rPr>
          <w:bCs/>
          <w:lang w:eastAsia="x-none"/>
        </w:rPr>
        <w:t xml:space="preserve"> under agenda item 5.</w:t>
      </w:r>
    </w:p>
    <w:p w14:paraId="21F58445" w14:textId="4560798C" w:rsidR="00C67A59" w:rsidRPr="000B2A40" w:rsidRDefault="001B5688" w:rsidP="007D7F59">
      <w:pPr>
        <w:rPr>
          <w:b/>
          <w:lang w:eastAsia="x-none"/>
        </w:rPr>
      </w:pPr>
      <w:hyperlink r:id="rId205" w:history="1">
        <w:r w:rsidR="000B5C49">
          <w:rPr>
            <w:rStyle w:val="Hyperlink"/>
            <w:b/>
            <w:lang w:eastAsia="x-none"/>
          </w:rPr>
          <w:t>R1-2205637</w:t>
        </w:r>
      </w:hyperlink>
      <w:r w:rsidR="000B2A40" w:rsidRPr="000B2A40">
        <w:rPr>
          <w:b/>
          <w:lang w:eastAsia="x-none"/>
        </w:rPr>
        <w:tab/>
        <w:t>Summary of email discussion [109-e-NR-CRs-02] PL-RS configuration of Scells</w:t>
      </w:r>
      <w:r w:rsidR="000B2A40" w:rsidRPr="000B2A40">
        <w:rPr>
          <w:b/>
          <w:lang w:eastAsia="x-none"/>
        </w:rPr>
        <w:tab/>
        <w:t>Moderator (Huawei)</w:t>
      </w:r>
    </w:p>
    <w:p w14:paraId="757D8C0E" w14:textId="7B2316E8" w:rsidR="000B2A40" w:rsidRDefault="000B2A40" w:rsidP="007D7F59">
      <w:pPr>
        <w:rPr>
          <w:bCs/>
          <w:lang w:eastAsia="x-none"/>
        </w:rPr>
      </w:pPr>
      <w:r w:rsidRPr="000B2A40">
        <w:rPr>
          <w:b/>
          <w:lang w:eastAsia="x-none"/>
        </w:rPr>
        <w:t xml:space="preserve">Decision: </w:t>
      </w:r>
      <w:r>
        <w:rPr>
          <w:bCs/>
          <w:lang w:eastAsia="x-none"/>
        </w:rPr>
        <w:t>As per email decision posted on May 20</w:t>
      </w:r>
      <w:r w:rsidRPr="000B2A40">
        <w:rPr>
          <w:bCs/>
          <w:vertAlign w:val="superscript"/>
          <w:lang w:eastAsia="x-none"/>
        </w:rPr>
        <w:t>th</w:t>
      </w:r>
      <w:r>
        <w:rPr>
          <w:bCs/>
          <w:lang w:eastAsia="x-none"/>
        </w:rPr>
        <w:t>, the draft CR in x3113 is not pursued.</w:t>
      </w:r>
    </w:p>
    <w:p w14:paraId="0C32B18E" w14:textId="77777777" w:rsidR="000B2A40" w:rsidRDefault="000B2A40" w:rsidP="007D7F59">
      <w:pPr>
        <w:rPr>
          <w:bCs/>
          <w:lang w:eastAsia="x-none"/>
        </w:rPr>
      </w:pPr>
    </w:p>
    <w:p w14:paraId="12837AD6" w14:textId="77777777" w:rsidR="000B2A40" w:rsidRDefault="000B2A40" w:rsidP="007D7F59">
      <w:pPr>
        <w:rPr>
          <w:bCs/>
          <w:lang w:eastAsia="x-none"/>
        </w:rPr>
      </w:pPr>
    </w:p>
    <w:p w14:paraId="5281639C" w14:textId="0F6A42E4" w:rsidR="007D7F59" w:rsidRDefault="001B5688" w:rsidP="007D7F59">
      <w:pPr>
        <w:rPr>
          <w:bCs/>
          <w:lang w:eastAsia="x-none"/>
        </w:rPr>
      </w:pPr>
      <w:hyperlink r:id="rId206" w:history="1">
        <w:r w:rsidR="000B5C49">
          <w:rPr>
            <w:rStyle w:val="Hyperlink"/>
            <w:bCs/>
            <w:lang w:eastAsia="x-none"/>
          </w:rPr>
          <w:t>R1-2203130</w:t>
        </w:r>
      </w:hyperlink>
      <w:r w:rsidR="007D7F59" w:rsidRPr="00D344BC">
        <w:rPr>
          <w:bCs/>
          <w:lang w:eastAsia="x-none"/>
        </w:rPr>
        <w:tab/>
        <w:t>Discussion on the collision of more than two overlapped PUCCHs with repetition</w:t>
      </w:r>
      <w:r w:rsidR="007D7F59" w:rsidRPr="00D344BC">
        <w:rPr>
          <w:bCs/>
          <w:lang w:eastAsia="x-none"/>
        </w:rPr>
        <w:tab/>
        <w:t>Huawei, HiSilicon</w:t>
      </w:r>
    </w:p>
    <w:p w14:paraId="48D73E8D" w14:textId="1357614C" w:rsidR="007D7F59" w:rsidRPr="00D344BC" w:rsidRDefault="001B5688" w:rsidP="007D7F59">
      <w:pPr>
        <w:rPr>
          <w:bCs/>
          <w:lang w:eastAsia="x-none"/>
        </w:rPr>
      </w:pPr>
      <w:hyperlink r:id="rId207" w:history="1">
        <w:r w:rsidR="000B5C49">
          <w:rPr>
            <w:rStyle w:val="Hyperlink"/>
            <w:bCs/>
            <w:lang w:eastAsia="x-none"/>
          </w:rPr>
          <w:t>R1-2204907</w:t>
        </w:r>
      </w:hyperlink>
      <w:r w:rsidR="007D7F59" w:rsidRPr="00D344BC">
        <w:rPr>
          <w:bCs/>
          <w:lang w:eastAsia="x-none"/>
        </w:rPr>
        <w:tab/>
        <w:t>Correction on the collision of more than two overlapped PUCCHs with repetition</w:t>
      </w:r>
      <w:r w:rsidR="007D7F59" w:rsidRPr="00D344BC">
        <w:rPr>
          <w:bCs/>
          <w:lang w:eastAsia="x-none"/>
        </w:rPr>
        <w:tab/>
        <w:t>Huawei, HiSilicon</w:t>
      </w:r>
    </w:p>
    <w:p w14:paraId="048780C4" w14:textId="255F2401" w:rsidR="007D7F59" w:rsidRDefault="001B5688" w:rsidP="007D7F59">
      <w:pPr>
        <w:rPr>
          <w:bCs/>
          <w:lang w:eastAsia="x-none"/>
        </w:rPr>
      </w:pPr>
      <w:hyperlink r:id="rId208" w:history="1">
        <w:r w:rsidR="000B5C49">
          <w:rPr>
            <w:rStyle w:val="Hyperlink"/>
            <w:bCs/>
            <w:lang w:eastAsia="x-none"/>
          </w:rPr>
          <w:t>R1-2204974</w:t>
        </w:r>
      </w:hyperlink>
      <w:r w:rsidR="007D7F59" w:rsidRPr="00D344BC">
        <w:rPr>
          <w:bCs/>
          <w:lang w:eastAsia="x-none"/>
        </w:rPr>
        <w:tab/>
        <w:t>Issue on PUCCH overlapping with PUCCH with repetitions</w:t>
      </w:r>
      <w:r w:rsidR="007D7F59" w:rsidRPr="00D344BC">
        <w:rPr>
          <w:bCs/>
          <w:lang w:eastAsia="x-none"/>
        </w:rPr>
        <w:tab/>
        <w:t>Qualcomm Incorporated</w:t>
      </w:r>
    </w:p>
    <w:p w14:paraId="6D8A1B14" w14:textId="77777777" w:rsidR="00C67A59" w:rsidRPr="0082272B" w:rsidRDefault="007D7F59" w:rsidP="007D7F59">
      <w:pPr>
        <w:rPr>
          <w:bCs/>
          <w:lang w:val="fr-FR" w:eastAsia="x-none"/>
        </w:rPr>
      </w:pPr>
      <w:r w:rsidRPr="0082272B">
        <w:rPr>
          <w:bCs/>
          <w:lang w:val="fr-FR" w:eastAsia="x-none"/>
        </w:rPr>
        <w:t xml:space="preserve">[109-e-NR-CRs-03] </w:t>
      </w:r>
      <w:r w:rsidR="00C67A59" w:rsidRPr="0082272B">
        <w:rPr>
          <w:bCs/>
          <w:lang w:val="fr-FR" w:eastAsia="x-none"/>
        </w:rPr>
        <w:t>– Sa (Samsung)</w:t>
      </w:r>
    </w:p>
    <w:p w14:paraId="5D639500" w14:textId="7DE8F84A" w:rsidR="007D7F59" w:rsidRPr="0082272B" w:rsidRDefault="007D7F59" w:rsidP="007D7F59">
      <w:pPr>
        <w:rPr>
          <w:bCs/>
          <w:lang w:val="en-US" w:eastAsia="x-none"/>
        </w:rPr>
      </w:pPr>
      <w:r w:rsidRPr="0082272B">
        <w:rPr>
          <w:bCs/>
          <w:lang w:val="en-US" w:eastAsia="x-none"/>
        </w:rPr>
        <w:t>Collision of more than two overlapped PUCCHs with repetition by May 13</w:t>
      </w:r>
    </w:p>
    <w:p w14:paraId="50580ADF" w14:textId="404C01A2" w:rsidR="007D7F59" w:rsidRPr="0082272B" w:rsidRDefault="007D7F59" w:rsidP="007A297D">
      <w:pPr>
        <w:numPr>
          <w:ilvl w:val="0"/>
          <w:numId w:val="61"/>
        </w:numPr>
        <w:rPr>
          <w:bCs/>
          <w:lang w:eastAsia="x-none"/>
        </w:rPr>
      </w:pPr>
      <w:r w:rsidRPr="0082272B">
        <w:rPr>
          <w:bCs/>
          <w:lang w:eastAsia="x-none"/>
        </w:rPr>
        <w:t xml:space="preserve">Relevant tdocs: </w:t>
      </w:r>
      <w:hyperlink r:id="rId209" w:history="1">
        <w:r w:rsidR="000B5C49">
          <w:rPr>
            <w:rStyle w:val="Hyperlink"/>
            <w:bCs/>
            <w:lang w:eastAsia="x-none"/>
          </w:rPr>
          <w:t>R1-2203130</w:t>
        </w:r>
      </w:hyperlink>
      <w:r w:rsidRPr="0082272B">
        <w:rPr>
          <w:bCs/>
          <w:lang w:eastAsia="x-none"/>
        </w:rPr>
        <w:t xml:space="preserve">, </w:t>
      </w:r>
      <w:hyperlink r:id="rId210" w:history="1">
        <w:r w:rsidR="000B5C49">
          <w:rPr>
            <w:rStyle w:val="Hyperlink"/>
            <w:bCs/>
            <w:lang w:eastAsia="x-none"/>
          </w:rPr>
          <w:t>R1-2204907</w:t>
        </w:r>
      </w:hyperlink>
      <w:r w:rsidRPr="0082272B">
        <w:rPr>
          <w:bCs/>
          <w:lang w:eastAsia="x-none"/>
        </w:rPr>
        <w:t xml:space="preserve">, </w:t>
      </w:r>
      <w:hyperlink r:id="rId211" w:history="1">
        <w:r w:rsidR="000B5C49">
          <w:rPr>
            <w:rStyle w:val="Hyperlink"/>
            <w:bCs/>
            <w:lang w:eastAsia="x-none"/>
          </w:rPr>
          <w:t>R1-2204974</w:t>
        </w:r>
      </w:hyperlink>
      <w:r w:rsidRPr="0082272B">
        <w:rPr>
          <w:bCs/>
          <w:lang w:eastAsia="x-none"/>
        </w:rPr>
        <w:t xml:space="preserve"> and also consider </w:t>
      </w:r>
      <w:hyperlink r:id="rId212" w:history="1">
        <w:r w:rsidR="000B5C49">
          <w:rPr>
            <w:rStyle w:val="Hyperlink"/>
            <w:bCs/>
            <w:lang w:eastAsia="x-none"/>
          </w:rPr>
          <w:t>R1-2203185</w:t>
        </w:r>
      </w:hyperlink>
      <w:r w:rsidRPr="0082272B">
        <w:rPr>
          <w:bCs/>
          <w:lang w:eastAsia="x-none"/>
        </w:rPr>
        <w:t xml:space="preserve">, </w:t>
      </w:r>
      <w:hyperlink r:id="rId213" w:history="1">
        <w:r w:rsidR="000B5C49">
          <w:rPr>
            <w:rStyle w:val="Hyperlink"/>
            <w:bCs/>
            <w:lang w:eastAsia="x-none"/>
          </w:rPr>
          <w:t>R1-2203279</w:t>
        </w:r>
      </w:hyperlink>
      <w:r w:rsidRPr="0082272B">
        <w:rPr>
          <w:bCs/>
          <w:lang w:eastAsia="x-none"/>
        </w:rPr>
        <w:t xml:space="preserve">, </w:t>
      </w:r>
      <w:hyperlink r:id="rId214" w:history="1">
        <w:r w:rsidR="000B5C49">
          <w:rPr>
            <w:rStyle w:val="Hyperlink"/>
            <w:bCs/>
            <w:lang w:eastAsia="x-none"/>
          </w:rPr>
          <w:t>R1-2203418</w:t>
        </w:r>
      </w:hyperlink>
      <w:r w:rsidRPr="0082272B">
        <w:rPr>
          <w:bCs/>
          <w:lang w:eastAsia="x-none"/>
        </w:rPr>
        <w:t xml:space="preserve">, </w:t>
      </w:r>
      <w:hyperlink r:id="rId215" w:history="1">
        <w:r w:rsidR="000B5C49">
          <w:rPr>
            <w:rStyle w:val="Hyperlink"/>
            <w:bCs/>
            <w:lang w:eastAsia="x-none"/>
          </w:rPr>
          <w:t>R1-2203851</w:t>
        </w:r>
      </w:hyperlink>
      <w:r w:rsidRPr="0082272B">
        <w:rPr>
          <w:bCs/>
          <w:lang w:eastAsia="x-none"/>
        </w:rPr>
        <w:t xml:space="preserve">, </w:t>
      </w:r>
      <w:hyperlink r:id="rId216" w:history="1">
        <w:r w:rsidR="000B5C49">
          <w:rPr>
            <w:rStyle w:val="Hyperlink"/>
            <w:bCs/>
            <w:lang w:eastAsia="x-none"/>
          </w:rPr>
          <w:t>R1-2204001</w:t>
        </w:r>
      </w:hyperlink>
      <w:r w:rsidRPr="0082272B">
        <w:rPr>
          <w:bCs/>
          <w:lang w:eastAsia="x-none"/>
        </w:rPr>
        <w:t xml:space="preserve"> under agenda item 7.2.5.</w:t>
      </w:r>
    </w:p>
    <w:p w14:paraId="46BC0617" w14:textId="294FC6BC" w:rsidR="00C67A59" w:rsidRPr="0082272B" w:rsidRDefault="001B5688" w:rsidP="007D7F59">
      <w:pPr>
        <w:rPr>
          <w:b/>
          <w:lang w:eastAsia="x-none"/>
        </w:rPr>
      </w:pPr>
      <w:hyperlink r:id="rId217" w:history="1">
        <w:r w:rsidR="000B5C49">
          <w:rPr>
            <w:rStyle w:val="Hyperlink"/>
            <w:b/>
            <w:lang w:eastAsia="x-none"/>
          </w:rPr>
          <w:t>R1-2205342</w:t>
        </w:r>
      </w:hyperlink>
      <w:r w:rsidR="00C67A59" w:rsidRPr="0082272B">
        <w:rPr>
          <w:b/>
          <w:lang w:eastAsia="x-none"/>
        </w:rPr>
        <w:tab/>
        <w:t>Summary of [109-e-NR-CRs-03] Collision of more than two overlapped PUCCHs with repetition</w:t>
      </w:r>
      <w:r w:rsidR="00C67A59" w:rsidRPr="0082272B">
        <w:rPr>
          <w:b/>
          <w:lang w:eastAsia="x-none"/>
        </w:rPr>
        <w:tab/>
        <w:t>Moderator (Samsung)</w:t>
      </w:r>
    </w:p>
    <w:p w14:paraId="0C1BE033" w14:textId="1A26CD2F" w:rsidR="00C67A59" w:rsidRDefault="00C67A59" w:rsidP="007D7F59">
      <w:pPr>
        <w:rPr>
          <w:bCs/>
          <w:lang w:eastAsia="x-none"/>
        </w:rPr>
      </w:pPr>
      <w:r w:rsidRPr="00C67A59">
        <w:rPr>
          <w:b/>
          <w:lang w:eastAsia="x-none"/>
        </w:rPr>
        <w:t xml:space="preserve">Decision: </w:t>
      </w:r>
      <w:r>
        <w:rPr>
          <w:bCs/>
          <w:lang w:eastAsia="x-none"/>
        </w:rPr>
        <w:t>As per email decision posted on May 13</w:t>
      </w:r>
      <w:r w:rsidRPr="00C67A59">
        <w:rPr>
          <w:bCs/>
          <w:vertAlign w:val="superscript"/>
          <w:lang w:eastAsia="x-none"/>
        </w:rPr>
        <w:t>th</w:t>
      </w:r>
      <w:r>
        <w:rPr>
          <w:bCs/>
          <w:lang w:eastAsia="x-none"/>
        </w:rPr>
        <w:t>,</w:t>
      </w:r>
    </w:p>
    <w:p w14:paraId="6851D1D9" w14:textId="77777777" w:rsidR="00C67A59" w:rsidRPr="00C67A59" w:rsidRDefault="00C67A59" w:rsidP="00C67A59">
      <w:pPr>
        <w:rPr>
          <w:u w:val="single"/>
          <w:lang w:eastAsia="ja-JP"/>
        </w:rPr>
      </w:pPr>
      <w:r w:rsidRPr="00C67A59">
        <w:rPr>
          <w:u w:val="single"/>
          <w:lang w:eastAsia="ja-JP"/>
        </w:rPr>
        <w:t>Conclusion:</w:t>
      </w:r>
    </w:p>
    <w:p w14:paraId="25EC654C" w14:textId="445D1FA7" w:rsidR="00C67A59" w:rsidRDefault="00C67A59" w:rsidP="00C67A59">
      <w:pPr>
        <w:rPr>
          <w:lang w:eastAsia="ja-JP"/>
        </w:rPr>
      </w:pPr>
      <w:r>
        <w:rPr>
          <w:lang w:eastAsia="ja-JP"/>
        </w:rPr>
        <w:t xml:space="preserve">For resolving overlapping PUCCHs with and/or without repetitions in a slot in Rel-16, a UE first performs </w:t>
      </w:r>
      <w:r w:rsidR="0082272B">
        <w:rPr>
          <w:lang w:eastAsia="ja-JP"/>
        </w:rPr>
        <w:t xml:space="preserve">clause </w:t>
      </w:r>
      <w:r>
        <w:rPr>
          <w:lang w:eastAsia="ja-JP"/>
        </w:rPr>
        <w:t>9.2.6</w:t>
      </w:r>
      <w:r w:rsidR="0082272B">
        <w:rPr>
          <w:lang w:eastAsia="ja-JP"/>
        </w:rPr>
        <w:t xml:space="preserve"> (TS 38.213)</w:t>
      </w:r>
      <w:r>
        <w:rPr>
          <w:lang w:eastAsia="ja-JP"/>
        </w:rPr>
        <w:t xml:space="preserve"> to resolve overlapping PUCCHs where at least one PUCCH is with repetitions, and then UE performs </w:t>
      </w:r>
      <w:r w:rsidR="0082272B">
        <w:rPr>
          <w:lang w:eastAsia="ja-JP"/>
        </w:rPr>
        <w:t xml:space="preserve">clause </w:t>
      </w:r>
      <w:r>
        <w:rPr>
          <w:lang w:eastAsia="ja-JP"/>
        </w:rPr>
        <w:t xml:space="preserve">9.2.5 </w:t>
      </w:r>
      <w:r w:rsidR="0082272B">
        <w:rPr>
          <w:lang w:eastAsia="ja-JP"/>
        </w:rPr>
        <w:t xml:space="preserve">(TS 38.213) </w:t>
      </w:r>
      <w:r>
        <w:rPr>
          <w:lang w:eastAsia="ja-JP"/>
        </w:rPr>
        <w:t>to resolve overlapping PUCCHs without repetitions.</w:t>
      </w:r>
    </w:p>
    <w:p w14:paraId="78F6EAEC" w14:textId="77777777" w:rsidR="00C67A59" w:rsidRPr="0082272B" w:rsidRDefault="00C67A59" w:rsidP="00CF6E6D">
      <w:pPr>
        <w:pStyle w:val="ListParagraph"/>
        <w:numPr>
          <w:ilvl w:val="0"/>
          <w:numId w:val="304"/>
        </w:numPr>
      </w:pPr>
      <w:r w:rsidRPr="0082272B">
        <w:t>Note: The above is performed per slot.</w:t>
      </w:r>
    </w:p>
    <w:p w14:paraId="6F12E22F" w14:textId="77777777" w:rsidR="00C67A59" w:rsidRDefault="00C67A59" w:rsidP="00C67A59">
      <w:pPr>
        <w:rPr>
          <w:rFonts w:eastAsiaTheme="minorHAnsi"/>
          <w:lang w:eastAsia="ja-JP"/>
        </w:rPr>
      </w:pPr>
      <w:r>
        <w:rPr>
          <w:highlight w:val="green"/>
          <w:lang w:eastAsia="ja-JP"/>
        </w:rPr>
        <w:t>Agreement</w:t>
      </w:r>
    </w:p>
    <w:p w14:paraId="427C1F22" w14:textId="77777777" w:rsidR="00C67A59" w:rsidRDefault="00C67A59" w:rsidP="00C67A59">
      <w:pPr>
        <w:rPr>
          <w:lang w:val="en-US"/>
        </w:rPr>
      </w:pPr>
      <w:r>
        <w:rPr>
          <w:lang w:val="en-US"/>
        </w:rPr>
        <w:lastRenderedPageBreak/>
        <w:t>For resolving overlapping PUCCHs and PUSCHs of the same priority in Rel-16, a UE first resolves overlapping PUSCHs and PUCCHs with repetitions, if any, and then resolves overlapping PUSCHs and PUCCHs without repetitions, if any.</w:t>
      </w:r>
    </w:p>
    <w:p w14:paraId="5D9A3227" w14:textId="5E308613" w:rsidR="00C67A59" w:rsidRDefault="00C67A59" w:rsidP="007D7F59">
      <w:pPr>
        <w:rPr>
          <w:bCs/>
          <w:lang w:val="en-US" w:eastAsia="x-none"/>
        </w:rPr>
      </w:pPr>
    </w:p>
    <w:p w14:paraId="05E2C41B" w14:textId="4B2EA3A2" w:rsidR="004365B0" w:rsidRDefault="004365B0" w:rsidP="004365B0">
      <w:pPr>
        <w:rPr>
          <w:bCs/>
          <w:lang w:eastAsia="x-none"/>
        </w:rPr>
      </w:pPr>
      <w:r w:rsidRPr="00C67A59">
        <w:rPr>
          <w:b/>
          <w:lang w:eastAsia="x-none"/>
        </w:rPr>
        <w:t xml:space="preserve">Decision: </w:t>
      </w:r>
      <w:r>
        <w:rPr>
          <w:bCs/>
          <w:lang w:eastAsia="x-none"/>
        </w:rPr>
        <w:t>As per email decision posted on May 18</w:t>
      </w:r>
      <w:r w:rsidRPr="00C67A59">
        <w:rPr>
          <w:bCs/>
          <w:vertAlign w:val="superscript"/>
          <w:lang w:eastAsia="x-none"/>
        </w:rPr>
        <w:t>th</w:t>
      </w:r>
      <w:r>
        <w:rPr>
          <w:bCs/>
          <w:lang w:eastAsia="x-none"/>
        </w:rPr>
        <w:t>,</w:t>
      </w:r>
    </w:p>
    <w:p w14:paraId="6789E07A" w14:textId="77777777" w:rsidR="004365B0" w:rsidRPr="00C67A59" w:rsidRDefault="004365B0" w:rsidP="004365B0">
      <w:pPr>
        <w:rPr>
          <w:u w:val="single"/>
          <w:lang w:eastAsia="ja-JP"/>
        </w:rPr>
      </w:pPr>
      <w:r w:rsidRPr="00C67A59">
        <w:rPr>
          <w:u w:val="single"/>
          <w:lang w:eastAsia="ja-JP"/>
        </w:rPr>
        <w:t>Conclusion:</w:t>
      </w:r>
    </w:p>
    <w:p w14:paraId="621A390B" w14:textId="77777777" w:rsidR="007D336D" w:rsidRDefault="007D336D" w:rsidP="004365B0">
      <w:pPr>
        <w:rPr>
          <w:lang w:val="en-US" w:eastAsia="ja-JP"/>
        </w:rPr>
      </w:pPr>
      <w:r>
        <w:rPr>
          <w:lang w:eastAsia="ja-JP"/>
        </w:rPr>
        <w:t>For resolving overlapping PUCCHs with repetitions in clause 9.2.6</w:t>
      </w:r>
      <w:r>
        <w:rPr>
          <w:sz w:val="21"/>
          <w:szCs w:val="21"/>
          <w:lang w:eastAsia="ja-JP"/>
        </w:rPr>
        <w:t xml:space="preserve"> of TS 38.213 </w:t>
      </w:r>
      <w:r>
        <w:rPr>
          <w:lang w:eastAsia="ja-JP"/>
        </w:rPr>
        <w:t>in Rel-16, PUCCHs with repetitions and PUCCHs overlapping with a PUCCH with repetitions are considered. PUCCHs without repetitions that do not overlap with a PUCCH with repetitions are not considered.</w:t>
      </w:r>
    </w:p>
    <w:p w14:paraId="230B45C5" w14:textId="77777777" w:rsidR="007D336D" w:rsidRPr="004365B0" w:rsidRDefault="007D336D" w:rsidP="00CF6E6D">
      <w:pPr>
        <w:pStyle w:val="ListParagraph"/>
        <w:numPr>
          <w:ilvl w:val="0"/>
          <w:numId w:val="303"/>
        </w:numPr>
        <w:rPr>
          <w:lang w:val="en-US"/>
        </w:rPr>
      </w:pPr>
      <w:r>
        <w:t>Note 1: The above is for clarifying the determination of the overlapping PUCCHs resolved in clause 9.2.6 of TS 38.213 and does not impact the determination of “a set of overlapping PUCCHs” when performing clause 9.2.6 of TS 38.213 discussed in [109-e-NR-CRs-03].</w:t>
      </w:r>
    </w:p>
    <w:p w14:paraId="02806A31" w14:textId="77777777" w:rsidR="007D336D" w:rsidRPr="004365B0" w:rsidRDefault="007D336D" w:rsidP="00CF6E6D">
      <w:pPr>
        <w:pStyle w:val="ListParagraph"/>
        <w:numPr>
          <w:ilvl w:val="0"/>
          <w:numId w:val="303"/>
        </w:numPr>
        <w:rPr>
          <w:lang w:val="en-US"/>
        </w:rPr>
      </w:pPr>
      <w:r>
        <w:t>Note 2: The above has no spec impact. This is also assumed in discussion to solve issue in [109-e-NR-CRs-03].</w:t>
      </w:r>
    </w:p>
    <w:p w14:paraId="1AB7036D" w14:textId="77777777" w:rsidR="004365B0" w:rsidRPr="00C67A59" w:rsidRDefault="004365B0" w:rsidP="004365B0">
      <w:pPr>
        <w:rPr>
          <w:u w:val="single"/>
          <w:lang w:eastAsia="ja-JP"/>
        </w:rPr>
      </w:pPr>
      <w:r w:rsidRPr="00C67A59">
        <w:rPr>
          <w:u w:val="single"/>
          <w:lang w:eastAsia="ja-JP"/>
        </w:rPr>
        <w:t>Conclusion:</w:t>
      </w:r>
    </w:p>
    <w:p w14:paraId="36B69046" w14:textId="77777777" w:rsidR="007D336D" w:rsidRDefault="007D336D" w:rsidP="004365B0">
      <w:pPr>
        <w:rPr>
          <w:lang w:val="en-US" w:eastAsia="ja-JP"/>
        </w:rPr>
      </w:pPr>
      <w:r>
        <w:rPr>
          <w:lang w:eastAsia="ja-JP"/>
        </w:rPr>
        <w:t>For resolving the overlapping PUCCHs with repetitions in Rel-16, the procedure of 9.2.6 of TR38.213 only performs prioritization, multiplexing is not performed in 9.2.6 of TR38.213.</w:t>
      </w:r>
    </w:p>
    <w:p w14:paraId="14C9B07D" w14:textId="77777777" w:rsidR="007D336D" w:rsidRPr="004365B0" w:rsidRDefault="007D336D" w:rsidP="00CF6E6D">
      <w:pPr>
        <w:pStyle w:val="ListParagraph"/>
        <w:numPr>
          <w:ilvl w:val="0"/>
          <w:numId w:val="305"/>
        </w:numPr>
        <w:rPr>
          <w:lang w:val="en-US"/>
        </w:rPr>
      </w:pPr>
      <w:r>
        <w:t>Note: the above has no spec impact.</w:t>
      </w:r>
    </w:p>
    <w:p w14:paraId="0DEAE040" w14:textId="39A7E978" w:rsidR="00FE7BF5" w:rsidRDefault="00FE7BF5" w:rsidP="00FE7BF5">
      <w:pPr>
        <w:rPr>
          <w:bCs/>
          <w:lang w:eastAsia="x-none"/>
        </w:rPr>
      </w:pPr>
      <w:r w:rsidRPr="00C67A59">
        <w:rPr>
          <w:b/>
          <w:lang w:eastAsia="x-none"/>
        </w:rPr>
        <w:t xml:space="preserve">Decision: </w:t>
      </w:r>
      <w:r>
        <w:rPr>
          <w:bCs/>
          <w:lang w:eastAsia="x-none"/>
        </w:rPr>
        <w:t>As per email decision posted on May 19</w:t>
      </w:r>
      <w:r w:rsidRPr="00C67A59">
        <w:rPr>
          <w:bCs/>
          <w:vertAlign w:val="superscript"/>
          <w:lang w:eastAsia="x-none"/>
        </w:rPr>
        <w:t>th</w:t>
      </w:r>
      <w:r>
        <w:rPr>
          <w:bCs/>
          <w:lang w:eastAsia="x-none"/>
        </w:rPr>
        <w:t>,</w:t>
      </w:r>
    </w:p>
    <w:p w14:paraId="25E9678B" w14:textId="77777777" w:rsidR="00FE7BF5" w:rsidRPr="00FE7BF5" w:rsidRDefault="00FE7BF5" w:rsidP="00FE7BF5">
      <w:pPr>
        <w:rPr>
          <w:lang w:val="en-US" w:eastAsia="x-none"/>
        </w:rPr>
      </w:pPr>
      <w:r w:rsidRPr="00FE7BF5">
        <w:rPr>
          <w:highlight w:val="green"/>
          <w:lang w:val="en-US" w:eastAsia="x-none"/>
        </w:rPr>
        <w:t>Agreement</w:t>
      </w:r>
    </w:p>
    <w:p w14:paraId="0635FE71" w14:textId="77777777" w:rsidR="00FE7BF5" w:rsidRPr="009E1D52" w:rsidRDefault="00FE7BF5" w:rsidP="00FE7BF5">
      <w:pPr>
        <w:rPr>
          <w:rFonts w:cs="Times"/>
          <w:bCs/>
          <w:lang w:eastAsia="ja-JP"/>
        </w:rPr>
      </w:pPr>
      <w:r w:rsidRPr="009E1D52">
        <w:rPr>
          <w:rFonts w:cs="Times"/>
          <w:bCs/>
          <w:lang w:eastAsia="ja-JP"/>
        </w:rPr>
        <w:t>For resolving overlapping PUCCHs and/or PUSCHs of a same priority in Rel-16, a UE performs the following steps</w:t>
      </w:r>
    </w:p>
    <w:p w14:paraId="606ED857" w14:textId="77777777" w:rsidR="00FE7BF5" w:rsidRPr="009E1D52" w:rsidRDefault="00FE7BF5" w:rsidP="00CF6E6D">
      <w:pPr>
        <w:numPr>
          <w:ilvl w:val="0"/>
          <w:numId w:val="387"/>
        </w:numPr>
        <w:rPr>
          <w:bCs/>
          <w:lang w:eastAsia="x-none"/>
        </w:rPr>
      </w:pPr>
      <w:r w:rsidRPr="009E1D52">
        <w:rPr>
          <w:bCs/>
          <w:lang w:eastAsia="x-none"/>
        </w:rPr>
        <w:t>Step1, the UE resolves overlapping PUCCHs with repetitions as described in TS 38.213 clause 9.2.6, if any.</w:t>
      </w:r>
    </w:p>
    <w:p w14:paraId="176E70A7" w14:textId="77777777" w:rsidR="00FE7BF5" w:rsidRPr="009E1D52" w:rsidRDefault="00FE7BF5" w:rsidP="00CF6E6D">
      <w:pPr>
        <w:numPr>
          <w:ilvl w:val="0"/>
          <w:numId w:val="387"/>
        </w:numPr>
        <w:rPr>
          <w:bCs/>
          <w:lang w:eastAsia="x-none"/>
        </w:rPr>
      </w:pPr>
      <w:r w:rsidRPr="009E1D52">
        <w:rPr>
          <w:bCs/>
          <w:lang w:eastAsia="x-none"/>
        </w:rPr>
        <w:t>Step2, the UE resolves overlapping PUCCHs without repetitions as described in TS 38.213 clause 9.2.5, if any.</w:t>
      </w:r>
    </w:p>
    <w:p w14:paraId="02E4717E" w14:textId="77777777" w:rsidR="00FE7BF5" w:rsidRPr="009E1D52" w:rsidRDefault="00FE7BF5" w:rsidP="00CF6E6D">
      <w:pPr>
        <w:numPr>
          <w:ilvl w:val="0"/>
          <w:numId w:val="387"/>
        </w:numPr>
        <w:rPr>
          <w:bCs/>
          <w:lang w:eastAsia="x-none"/>
        </w:rPr>
      </w:pPr>
      <w:r w:rsidRPr="009E1D52">
        <w:rPr>
          <w:bCs/>
          <w:lang w:eastAsia="x-none"/>
        </w:rPr>
        <w:t>Step3, the UE resolves overlapping PUSCH(s) and PUCCH(s) with repetitions as described in TS 38.213 clause 9, if any.</w:t>
      </w:r>
    </w:p>
    <w:p w14:paraId="10E29271" w14:textId="77777777" w:rsidR="00FE7BF5" w:rsidRPr="009E1D52" w:rsidRDefault="00FE7BF5" w:rsidP="00CF6E6D">
      <w:pPr>
        <w:numPr>
          <w:ilvl w:val="0"/>
          <w:numId w:val="387"/>
        </w:numPr>
        <w:rPr>
          <w:bCs/>
          <w:lang w:eastAsia="x-none"/>
        </w:rPr>
      </w:pPr>
      <w:r w:rsidRPr="009E1D52">
        <w:rPr>
          <w:bCs/>
          <w:lang w:eastAsia="x-none"/>
        </w:rPr>
        <w:t>Step4, the UE resolves overlapping PUSCH(s) and PUCCH(s) without repetitions as described in TS 38.213 clause 9, if any.</w:t>
      </w:r>
    </w:p>
    <w:p w14:paraId="5F18BE36" w14:textId="77777777" w:rsidR="00FE7BF5" w:rsidRPr="009E1D52" w:rsidRDefault="00FE7BF5" w:rsidP="00FE7BF5">
      <w:pPr>
        <w:rPr>
          <w:rFonts w:cs="Times"/>
          <w:bCs/>
          <w:lang w:eastAsia="ko-KR"/>
        </w:rPr>
      </w:pPr>
      <w:r w:rsidRPr="009E1D52">
        <w:rPr>
          <w:rFonts w:cs="Times"/>
          <w:bCs/>
        </w:rPr>
        <w:t>FFS: Whether/How to capture Step 1 and Step 2 in the spec.</w:t>
      </w:r>
    </w:p>
    <w:p w14:paraId="53460132" w14:textId="77777777" w:rsidR="00FE7BF5" w:rsidRPr="00FE7BF5" w:rsidRDefault="00FE7BF5" w:rsidP="00FE7BF5">
      <w:pPr>
        <w:rPr>
          <w:rFonts w:ascii="Arial" w:hAnsi="Arial" w:cs="Arial"/>
        </w:rPr>
      </w:pPr>
    </w:p>
    <w:p w14:paraId="3FA8C45D" w14:textId="77777777" w:rsidR="00FE7BF5" w:rsidRPr="00FE7BF5" w:rsidRDefault="00FE7BF5" w:rsidP="00FE7BF5">
      <w:pPr>
        <w:jc w:val="both"/>
        <w:rPr>
          <w:rFonts w:eastAsia="Malgun Gothic" w:cs="Times"/>
          <w:szCs w:val="20"/>
          <w:u w:val="single"/>
          <w:lang w:eastAsia="ja-JP"/>
        </w:rPr>
      </w:pPr>
      <w:r w:rsidRPr="00FE7BF5">
        <w:rPr>
          <w:rFonts w:cs="Times"/>
          <w:szCs w:val="20"/>
          <w:u w:val="single"/>
          <w:lang w:eastAsia="ja-JP"/>
        </w:rPr>
        <w:t>Conclusion</w:t>
      </w:r>
    </w:p>
    <w:p w14:paraId="4881FE86" w14:textId="77777777" w:rsidR="00FE7BF5" w:rsidRPr="00913720" w:rsidRDefault="00FE7BF5" w:rsidP="00FE7BF5">
      <w:pPr>
        <w:rPr>
          <w:rFonts w:cs="Times"/>
          <w:bCs/>
          <w:lang w:eastAsia="ja-JP"/>
        </w:rPr>
      </w:pPr>
      <w:r w:rsidRPr="00913720">
        <w:rPr>
          <w:rFonts w:cs="Times"/>
          <w:bCs/>
          <w:lang w:eastAsia="ja-JP"/>
        </w:rPr>
        <w:t>For resolving overlapping PUCCHs of a same priority in Rel-16, a UE performs the following steps</w:t>
      </w:r>
    </w:p>
    <w:p w14:paraId="3E0E333F" w14:textId="77777777" w:rsidR="00FE7BF5" w:rsidRPr="00913720" w:rsidRDefault="00FE7BF5" w:rsidP="00CF6E6D">
      <w:pPr>
        <w:numPr>
          <w:ilvl w:val="0"/>
          <w:numId w:val="388"/>
        </w:numPr>
        <w:rPr>
          <w:rFonts w:cs="Times"/>
          <w:bCs/>
          <w:lang w:eastAsia="x-none"/>
        </w:rPr>
      </w:pPr>
      <w:r w:rsidRPr="00913720">
        <w:rPr>
          <w:rFonts w:cs="Times"/>
          <w:bCs/>
          <w:lang w:eastAsia="x-none"/>
        </w:rPr>
        <w:t>Step1, the UE resolves overlapping PUCCHs with repetitions as described in TS 38.213 clause 9.2.6, if any.</w:t>
      </w:r>
    </w:p>
    <w:p w14:paraId="41D0C630" w14:textId="77777777" w:rsidR="00FE7BF5" w:rsidRPr="00913720" w:rsidRDefault="00FE7BF5" w:rsidP="00CF6E6D">
      <w:pPr>
        <w:numPr>
          <w:ilvl w:val="1"/>
          <w:numId w:val="388"/>
        </w:numPr>
        <w:rPr>
          <w:rFonts w:cs="Times"/>
          <w:bCs/>
          <w:lang w:eastAsia="x-none"/>
        </w:rPr>
      </w:pPr>
      <w:r w:rsidRPr="00913720">
        <w:rPr>
          <w:rFonts w:cs="Times"/>
          <w:bCs/>
          <w:lang w:eastAsia="x-none"/>
        </w:rPr>
        <w:t>Step 1-1: the UE determines the PUCCHs involved in TS 38.213 clause 9.2.6.</w:t>
      </w:r>
    </w:p>
    <w:p w14:paraId="014FF22A" w14:textId="77777777" w:rsidR="00FE7BF5" w:rsidRPr="00913720" w:rsidRDefault="00FE7BF5" w:rsidP="00CF6E6D">
      <w:pPr>
        <w:numPr>
          <w:ilvl w:val="2"/>
          <w:numId w:val="388"/>
        </w:numPr>
        <w:rPr>
          <w:rFonts w:cs="Times"/>
          <w:bCs/>
          <w:lang w:eastAsia="x-none"/>
        </w:rPr>
      </w:pPr>
      <w:r w:rsidRPr="00913720">
        <w:rPr>
          <w:rFonts w:cs="Times"/>
          <w:bCs/>
          <w:lang w:eastAsia="x-none"/>
        </w:rPr>
        <w:t xml:space="preserve">o    PUCCHs with repetitions and PUCCHs overlapping with a PUCCH with repetitions are involved. </w:t>
      </w:r>
    </w:p>
    <w:p w14:paraId="7309D6BF" w14:textId="77777777" w:rsidR="00FE7BF5" w:rsidRPr="00913720" w:rsidRDefault="00FE7BF5" w:rsidP="00CF6E6D">
      <w:pPr>
        <w:numPr>
          <w:ilvl w:val="2"/>
          <w:numId w:val="388"/>
        </w:numPr>
        <w:rPr>
          <w:rFonts w:cs="Times"/>
          <w:bCs/>
          <w:lang w:eastAsia="x-none"/>
        </w:rPr>
      </w:pPr>
      <w:r w:rsidRPr="00913720">
        <w:rPr>
          <w:rFonts w:cs="Times"/>
          <w:bCs/>
          <w:lang w:eastAsia="x-none"/>
        </w:rPr>
        <w:t>o    PUCCHs without repetitions that do not overlap with a PUCCH with repetitions are not involved.</w:t>
      </w:r>
    </w:p>
    <w:p w14:paraId="5B806502" w14:textId="77777777" w:rsidR="00FE7BF5" w:rsidRPr="00913720" w:rsidRDefault="00FE7BF5" w:rsidP="00CF6E6D">
      <w:pPr>
        <w:numPr>
          <w:ilvl w:val="1"/>
          <w:numId w:val="388"/>
        </w:numPr>
        <w:rPr>
          <w:rFonts w:cs="Times"/>
          <w:bCs/>
          <w:lang w:eastAsia="x-none"/>
        </w:rPr>
      </w:pPr>
      <w:r w:rsidRPr="00913720">
        <w:rPr>
          <w:rFonts w:cs="Times"/>
          <w:bCs/>
          <w:lang w:eastAsia="x-none"/>
        </w:rPr>
        <w:t>Step 1-2: the UE resolves overlapping PUCCHs determined in Step 1-1 by performing TS 38.213 clause 9.2.6.</w:t>
      </w:r>
    </w:p>
    <w:p w14:paraId="67AFDA43" w14:textId="77777777" w:rsidR="00FE7BF5" w:rsidRPr="00913720" w:rsidRDefault="00FE7BF5" w:rsidP="00CF6E6D">
      <w:pPr>
        <w:numPr>
          <w:ilvl w:val="2"/>
          <w:numId w:val="388"/>
        </w:numPr>
        <w:rPr>
          <w:rFonts w:cs="Times"/>
          <w:bCs/>
          <w:lang w:eastAsia="x-none"/>
        </w:rPr>
      </w:pPr>
      <w:r w:rsidRPr="00913720">
        <w:rPr>
          <w:rFonts w:cs="Times"/>
          <w:bCs/>
          <w:lang w:eastAsia="x-none"/>
        </w:rPr>
        <w:t>o    Only prioritization is performed.</w:t>
      </w:r>
    </w:p>
    <w:p w14:paraId="605522B1" w14:textId="77777777" w:rsidR="00FE7BF5" w:rsidRPr="00913720" w:rsidRDefault="00FE7BF5" w:rsidP="00CF6E6D">
      <w:pPr>
        <w:numPr>
          <w:ilvl w:val="0"/>
          <w:numId w:val="388"/>
        </w:numPr>
        <w:rPr>
          <w:rFonts w:cs="Times"/>
          <w:bCs/>
          <w:lang w:eastAsia="x-none"/>
        </w:rPr>
      </w:pPr>
      <w:r w:rsidRPr="00913720">
        <w:rPr>
          <w:rFonts w:cs="Times"/>
          <w:bCs/>
          <w:lang w:eastAsia="x-none"/>
        </w:rPr>
        <w:t>Step2, the UE resolves overlapping PUCCHs without repetitions as described in TS 38.213 clause 9.2.5, if any.</w:t>
      </w:r>
    </w:p>
    <w:p w14:paraId="3D20BEC9" w14:textId="77777777" w:rsidR="00FE7BF5" w:rsidRPr="00913720" w:rsidRDefault="00FE7BF5" w:rsidP="00CF6E6D">
      <w:pPr>
        <w:numPr>
          <w:ilvl w:val="1"/>
          <w:numId w:val="388"/>
        </w:numPr>
        <w:rPr>
          <w:rFonts w:cs="Times"/>
          <w:bCs/>
          <w:lang w:eastAsia="x-none"/>
        </w:rPr>
      </w:pPr>
      <w:r w:rsidRPr="00913720">
        <w:rPr>
          <w:rFonts w:cs="Times"/>
          <w:bCs/>
          <w:lang w:eastAsia="x-none"/>
        </w:rPr>
        <w:t>Step 2-1: the UE determines the PUCCHs involved in TS 38.213 clause 9.2.5.</w:t>
      </w:r>
    </w:p>
    <w:p w14:paraId="2C4400BC" w14:textId="77777777" w:rsidR="00FE7BF5" w:rsidRPr="00913720" w:rsidRDefault="00FE7BF5" w:rsidP="00CF6E6D">
      <w:pPr>
        <w:numPr>
          <w:ilvl w:val="2"/>
          <w:numId w:val="388"/>
        </w:numPr>
        <w:rPr>
          <w:rFonts w:cs="Times"/>
          <w:bCs/>
          <w:lang w:eastAsia="x-none"/>
        </w:rPr>
      </w:pPr>
      <w:r w:rsidRPr="00913720">
        <w:rPr>
          <w:rFonts w:cs="Times"/>
          <w:bCs/>
          <w:lang w:eastAsia="x-none"/>
        </w:rPr>
        <w:t>PUCCHs without repetitions that do not overlap with a PUCCH with repetitions are involved.</w:t>
      </w:r>
    </w:p>
    <w:p w14:paraId="47DCEC5C" w14:textId="77777777" w:rsidR="00FE7BF5" w:rsidRPr="00913720" w:rsidRDefault="00FE7BF5" w:rsidP="00CF6E6D">
      <w:pPr>
        <w:numPr>
          <w:ilvl w:val="2"/>
          <w:numId w:val="388"/>
        </w:numPr>
        <w:rPr>
          <w:rFonts w:cs="Times"/>
          <w:bCs/>
          <w:lang w:eastAsia="x-none"/>
        </w:rPr>
      </w:pPr>
      <w:r w:rsidRPr="00913720">
        <w:rPr>
          <w:rFonts w:cs="Times"/>
          <w:bCs/>
          <w:lang w:eastAsia="x-none"/>
        </w:rPr>
        <w:t>Resulting PUCCHs without repetitions of resolving overlapping PUCCHs determined in Step 1-2 are involved.</w:t>
      </w:r>
    </w:p>
    <w:p w14:paraId="01646AE1" w14:textId="77777777" w:rsidR="00FE7BF5" w:rsidRPr="009E1D52" w:rsidRDefault="00FE7BF5" w:rsidP="00CF6E6D">
      <w:pPr>
        <w:numPr>
          <w:ilvl w:val="1"/>
          <w:numId w:val="388"/>
        </w:numPr>
        <w:rPr>
          <w:bCs/>
          <w:lang w:eastAsia="x-none"/>
        </w:rPr>
      </w:pPr>
      <w:r w:rsidRPr="009E1D52">
        <w:rPr>
          <w:bCs/>
          <w:lang w:eastAsia="x-none"/>
        </w:rPr>
        <w:t>Step 2-2: the UE resolves overlapping PUCCHs determined in Step 2-1 by performing TS 38.213 clause 9.2.5.</w:t>
      </w:r>
    </w:p>
    <w:p w14:paraId="0464EAF8" w14:textId="77777777" w:rsidR="00FE7BF5" w:rsidRPr="009E1D52" w:rsidRDefault="00FE7BF5" w:rsidP="00FE7BF5">
      <w:pPr>
        <w:rPr>
          <w:rFonts w:cs="Times"/>
          <w:bCs/>
        </w:rPr>
      </w:pPr>
      <w:r w:rsidRPr="009E1D52">
        <w:rPr>
          <w:rFonts w:cs="Times"/>
          <w:bCs/>
        </w:rPr>
        <w:t xml:space="preserve">Note: The above conclusion on the generic framework with high-level steps has no spec impact. The details of certain steps, e.g. step 1-2, may have spec impact subject to outcome of the ongoing and future discussion on the issues identified in email thread [109-e-NR-CRs-03]. </w:t>
      </w:r>
    </w:p>
    <w:p w14:paraId="6D3808A7" w14:textId="60F7A736" w:rsidR="004365B0" w:rsidRDefault="004365B0" w:rsidP="007D7F59">
      <w:pPr>
        <w:rPr>
          <w:bCs/>
          <w:lang w:eastAsia="x-none"/>
        </w:rPr>
      </w:pPr>
    </w:p>
    <w:p w14:paraId="17D69C16" w14:textId="1F2EA6D3" w:rsidR="00FE7BF5" w:rsidRDefault="00FE7BF5" w:rsidP="007D7F59">
      <w:pPr>
        <w:rPr>
          <w:bCs/>
          <w:lang w:eastAsia="x-none"/>
        </w:rPr>
      </w:pPr>
    </w:p>
    <w:p w14:paraId="5BC2B448" w14:textId="77777777" w:rsidR="00FE7BF5" w:rsidRPr="00FE7BF5" w:rsidRDefault="00FE7BF5" w:rsidP="007D7F59">
      <w:pPr>
        <w:rPr>
          <w:bCs/>
          <w:lang w:eastAsia="x-none"/>
        </w:rPr>
      </w:pPr>
    </w:p>
    <w:p w14:paraId="675EBF48" w14:textId="4D422C56" w:rsidR="007D7F59" w:rsidRPr="000D0BCC" w:rsidRDefault="001B5688" w:rsidP="007D7F59">
      <w:pPr>
        <w:rPr>
          <w:b/>
          <w:bCs/>
          <w:lang w:eastAsia="x-none"/>
        </w:rPr>
      </w:pPr>
      <w:hyperlink r:id="rId218" w:history="1">
        <w:r w:rsidR="000B5C49">
          <w:rPr>
            <w:rStyle w:val="Hyperlink"/>
            <w:b/>
            <w:bCs/>
            <w:lang w:eastAsia="x-none"/>
          </w:rPr>
          <w:t>R1-2203416</w:t>
        </w:r>
      </w:hyperlink>
      <w:r w:rsidR="007D7F59" w:rsidRPr="000D0BCC">
        <w:rPr>
          <w:b/>
          <w:bCs/>
          <w:lang w:eastAsia="x-none"/>
        </w:rPr>
        <w:tab/>
        <w:t>Clarification of C-DAI ordering</w:t>
      </w:r>
      <w:r w:rsidR="007D7F59" w:rsidRPr="000D0BCC">
        <w:rPr>
          <w:b/>
          <w:bCs/>
          <w:lang w:eastAsia="x-none"/>
        </w:rPr>
        <w:tab/>
        <w:t>CATT</w:t>
      </w:r>
    </w:p>
    <w:p w14:paraId="69565E2B" w14:textId="77777777" w:rsidR="0082272B" w:rsidRPr="000D0BCC" w:rsidRDefault="007D7F59" w:rsidP="007D7F59">
      <w:pPr>
        <w:rPr>
          <w:bCs/>
          <w:lang w:eastAsia="x-none"/>
        </w:rPr>
      </w:pPr>
      <w:r w:rsidRPr="000D0BCC">
        <w:rPr>
          <w:bCs/>
          <w:lang w:eastAsia="x-none"/>
        </w:rPr>
        <w:t xml:space="preserve">[109-e-NR-CRs-04] </w:t>
      </w:r>
      <w:r w:rsidR="0082272B" w:rsidRPr="000D0BCC">
        <w:rPr>
          <w:bCs/>
          <w:lang w:eastAsia="x-none"/>
        </w:rPr>
        <w:t>– Yanping (CATT)</w:t>
      </w:r>
    </w:p>
    <w:p w14:paraId="38DD2531" w14:textId="3441B3D7" w:rsidR="007D7F59" w:rsidRPr="000D0BCC" w:rsidRDefault="007D7F59" w:rsidP="007D7F59">
      <w:pPr>
        <w:rPr>
          <w:bCs/>
          <w:lang w:eastAsia="x-none"/>
        </w:rPr>
      </w:pPr>
      <w:r w:rsidRPr="000D0BCC">
        <w:rPr>
          <w:bCs/>
          <w:lang w:eastAsia="x-none"/>
        </w:rPr>
        <w:t>Clarification of C-DAI ordering by May 13</w:t>
      </w:r>
      <w:r w:rsidR="0082272B" w:rsidRPr="000D0BCC">
        <w:rPr>
          <w:bCs/>
          <w:lang w:eastAsia="x-none"/>
        </w:rPr>
        <w:t xml:space="preserve"> </w:t>
      </w:r>
      <w:r w:rsidR="0082272B" w:rsidRPr="000D0BCC">
        <w:rPr>
          <w:bCs/>
          <w:lang w:eastAsia="x-none"/>
        </w:rPr>
        <w:sym w:font="Wingdings" w:char="F0E0"/>
      </w:r>
      <w:r w:rsidR="0082272B" w:rsidRPr="000D0BCC">
        <w:rPr>
          <w:bCs/>
          <w:lang w:eastAsia="x-none"/>
        </w:rPr>
        <w:t xml:space="preserve"> extended to May 17</w:t>
      </w:r>
    </w:p>
    <w:p w14:paraId="16E8A231" w14:textId="2E513B08" w:rsidR="007D7F59" w:rsidRPr="000D0BCC" w:rsidRDefault="007D7F59" w:rsidP="007A297D">
      <w:pPr>
        <w:numPr>
          <w:ilvl w:val="0"/>
          <w:numId w:val="61"/>
        </w:numPr>
        <w:rPr>
          <w:bCs/>
          <w:lang w:eastAsia="x-none"/>
        </w:rPr>
      </w:pPr>
      <w:r w:rsidRPr="000D0BCC">
        <w:rPr>
          <w:bCs/>
          <w:lang w:eastAsia="x-none"/>
        </w:rPr>
        <w:t xml:space="preserve">Relevant tdocs: </w:t>
      </w:r>
      <w:hyperlink r:id="rId219" w:history="1">
        <w:r w:rsidR="000B5C49">
          <w:rPr>
            <w:rStyle w:val="Hyperlink"/>
            <w:bCs/>
            <w:lang w:eastAsia="x-none"/>
          </w:rPr>
          <w:t>R1-2203416</w:t>
        </w:r>
      </w:hyperlink>
      <w:r w:rsidRPr="000D0BCC">
        <w:rPr>
          <w:bCs/>
          <w:lang w:eastAsia="x-none"/>
        </w:rPr>
        <w:t xml:space="preserve"> (only proposals 2 and 3)</w:t>
      </w:r>
    </w:p>
    <w:p w14:paraId="6760823E" w14:textId="5D7C9197" w:rsidR="0082272B" w:rsidRPr="000D0BCC" w:rsidRDefault="001B5688" w:rsidP="007D7F59">
      <w:pPr>
        <w:rPr>
          <w:b/>
          <w:lang w:eastAsia="x-none"/>
        </w:rPr>
      </w:pPr>
      <w:hyperlink r:id="rId220" w:history="1">
        <w:r w:rsidR="000B5C49">
          <w:rPr>
            <w:rStyle w:val="Hyperlink"/>
            <w:b/>
            <w:lang w:eastAsia="x-none"/>
          </w:rPr>
          <w:t>R1-2205359</w:t>
        </w:r>
      </w:hyperlink>
      <w:r w:rsidR="000D0BCC" w:rsidRPr="000D0BCC">
        <w:rPr>
          <w:b/>
          <w:lang w:eastAsia="x-none"/>
        </w:rPr>
        <w:tab/>
        <w:t>Summary of [109-e-NR-CRs-04] Clarification of C-DAI ordering</w:t>
      </w:r>
      <w:r w:rsidR="000D0BCC" w:rsidRPr="000D0BCC">
        <w:rPr>
          <w:b/>
          <w:lang w:eastAsia="x-none"/>
        </w:rPr>
        <w:tab/>
        <w:t>Moderator (CATT)</w:t>
      </w:r>
    </w:p>
    <w:p w14:paraId="2840CFD6" w14:textId="171AA76D" w:rsidR="001647C3" w:rsidRDefault="001647C3" w:rsidP="001647C3">
      <w:pPr>
        <w:rPr>
          <w:bCs/>
          <w:lang w:eastAsia="x-none"/>
        </w:rPr>
      </w:pPr>
      <w:r w:rsidRPr="009265B8">
        <w:rPr>
          <w:b/>
          <w:lang w:eastAsia="x-none"/>
        </w:rPr>
        <w:t>Decision:</w:t>
      </w:r>
      <w:r>
        <w:rPr>
          <w:bCs/>
          <w:lang w:eastAsia="x-none"/>
        </w:rPr>
        <w:t xml:space="preserve"> As per email decision posted on May 24</w:t>
      </w:r>
      <w:r w:rsidRPr="002816E2">
        <w:rPr>
          <w:bCs/>
          <w:vertAlign w:val="superscript"/>
          <w:lang w:eastAsia="x-none"/>
        </w:rPr>
        <w:t>th</w:t>
      </w:r>
      <w:r>
        <w:rPr>
          <w:bCs/>
          <w:lang w:eastAsia="x-none"/>
        </w:rPr>
        <w:t>,</w:t>
      </w:r>
    </w:p>
    <w:p w14:paraId="2F4B01F4" w14:textId="77777777" w:rsidR="001647C3" w:rsidRPr="001647C3" w:rsidRDefault="001647C3" w:rsidP="001647C3">
      <w:pPr>
        <w:rPr>
          <w:rFonts w:ascii="Times New Roman" w:hAnsi="Times New Roman"/>
          <w:szCs w:val="20"/>
          <w:lang w:val="en-US" w:eastAsia="zh-CN"/>
        </w:rPr>
      </w:pPr>
      <w:r w:rsidRPr="001647C3">
        <w:rPr>
          <w:rFonts w:ascii="Times New Roman" w:hAnsi="Times New Roman"/>
          <w:szCs w:val="20"/>
          <w:highlight w:val="green"/>
          <w:lang w:val="en-US" w:eastAsia="zh-CN"/>
        </w:rPr>
        <w:t>Agreement</w:t>
      </w:r>
    </w:p>
    <w:p w14:paraId="6B96C96D" w14:textId="43871AED" w:rsidR="001647C3" w:rsidRPr="001647C3" w:rsidRDefault="001647C3" w:rsidP="001647C3">
      <w:pPr>
        <w:rPr>
          <w:rFonts w:ascii="Times New Roman" w:eastAsia="SimSun" w:hAnsi="Times New Roman"/>
          <w:szCs w:val="20"/>
          <w:lang w:val="en-US" w:eastAsia="zh-CN"/>
        </w:rPr>
      </w:pPr>
      <w:r w:rsidRPr="001647C3">
        <w:rPr>
          <w:rFonts w:ascii="Times New Roman" w:hAnsi="Times New Roman"/>
          <w:szCs w:val="20"/>
          <w:lang w:val="en-US" w:eastAsia="zh-CN"/>
        </w:rPr>
        <w:t>In Rel-16, a UE is not expected to detect two or more DCI formats in PDCCHs without scheduling PDSCH</w:t>
      </w:r>
      <w:r w:rsidR="00946C27">
        <w:rPr>
          <w:rFonts w:ascii="Times New Roman" w:hAnsi="Times New Roman"/>
          <w:szCs w:val="20"/>
          <w:lang w:val="en-US" w:eastAsia="zh-CN"/>
        </w:rPr>
        <w:t xml:space="preserve"> </w:t>
      </w:r>
      <w:r w:rsidRPr="001647C3">
        <w:rPr>
          <w:rFonts w:ascii="Times New Roman" w:hAnsi="Times New Roman"/>
          <w:szCs w:val="20"/>
          <w:lang w:val="en-US" w:eastAsia="zh-CN"/>
        </w:rPr>
        <w:t>received in a same PDCCH MO</w:t>
      </w:r>
      <w:r w:rsidR="00C6124A">
        <w:rPr>
          <w:rFonts w:ascii="Times New Roman" w:hAnsi="Times New Roman"/>
          <w:szCs w:val="20"/>
          <w:lang w:val="en-US" w:eastAsia="zh-CN"/>
        </w:rPr>
        <w:t xml:space="preserve"> </w:t>
      </w:r>
      <w:r w:rsidRPr="001647C3">
        <w:rPr>
          <w:rFonts w:ascii="Times New Roman" w:hAnsi="Times New Roman"/>
          <w:szCs w:val="20"/>
          <w:lang w:val="en-US" w:eastAsia="zh-CN"/>
        </w:rPr>
        <w:t>on a same cell</w:t>
      </w:r>
      <w:r w:rsidR="00C6124A">
        <w:rPr>
          <w:rFonts w:ascii="Times New Roman" w:hAnsi="Times New Roman"/>
          <w:szCs w:val="20"/>
          <w:lang w:val="en-US" w:eastAsia="zh-CN"/>
        </w:rPr>
        <w:t xml:space="preserve"> </w:t>
      </w:r>
      <w:r w:rsidRPr="001647C3">
        <w:rPr>
          <w:rFonts w:ascii="Times New Roman" w:hAnsi="Times New Roman"/>
          <w:szCs w:val="20"/>
          <w:lang w:val="en-US" w:eastAsia="zh-CN"/>
        </w:rPr>
        <w:t>and indicating a same slot for corresponding HARQ-ACK transmission.</w:t>
      </w:r>
    </w:p>
    <w:p w14:paraId="12BA47FF" w14:textId="2A19E84F" w:rsidR="001647C3" w:rsidRPr="001647C3" w:rsidRDefault="001647C3" w:rsidP="001647C3">
      <w:pPr>
        <w:rPr>
          <w:rFonts w:ascii="Times New Roman" w:eastAsia="SimSun" w:hAnsi="Times New Roman"/>
          <w:szCs w:val="20"/>
          <w:lang w:val="en-US" w:eastAsia="zh-CN"/>
        </w:rPr>
      </w:pPr>
      <w:r w:rsidRPr="001647C3">
        <w:rPr>
          <w:rFonts w:ascii="Times New Roman" w:hAnsi="Times New Roman"/>
          <w:szCs w:val="20"/>
          <w:lang w:eastAsia="zh-CN"/>
        </w:rPr>
        <w:t>In Rel-16,</w:t>
      </w:r>
      <w:r w:rsidR="00946C27">
        <w:rPr>
          <w:rFonts w:ascii="Times New Roman" w:hAnsi="Times New Roman"/>
          <w:szCs w:val="20"/>
          <w:lang w:eastAsia="zh-CN"/>
        </w:rPr>
        <w:t xml:space="preserve"> </w:t>
      </w:r>
      <w:r w:rsidRPr="001647C3">
        <w:rPr>
          <w:rFonts w:ascii="Times New Roman" w:hAnsi="Times New Roman"/>
          <w:szCs w:val="20"/>
          <w:lang w:eastAsia="zh-CN"/>
        </w:rPr>
        <w:t>a UE</w:t>
      </w:r>
      <w:r w:rsidR="00946C27">
        <w:rPr>
          <w:rFonts w:ascii="Times New Roman" w:hAnsi="Times New Roman"/>
          <w:szCs w:val="20"/>
          <w:lang w:eastAsia="zh-CN"/>
        </w:rPr>
        <w:t xml:space="preserve"> </w:t>
      </w:r>
      <w:r w:rsidRPr="001647C3">
        <w:rPr>
          <w:rFonts w:ascii="Times New Roman" w:hAnsi="Times New Roman"/>
          <w:szCs w:val="20"/>
          <w:lang w:eastAsia="zh-CN"/>
        </w:rPr>
        <w:t>is not expected to</w:t>
      </w:r>
      <w:r w:rsidR="00946C27">
        <w:rPr>
          <w:rFonts w:ascii="Times New Roman" w:hAnsi="Times New Roman"/>
          <w:szCs w:val="20"/>
          <w:lang w:eastAsia="zh-CN"/>
        </w:rPr>
        <w:t xml:space="preserve"> </w:t>
      </w:r>
      <w:r w:rsidRPr="001647C3">
        <w:rPr>
          <w:rFonts w:ascii="Times New Roman" w:hAnsi="Times New Roman"/>
          <w:szCs w:val="20"/>
          <w:lang w:eastAsia="zh-CN"/>
        </w:rPr>
        <w:t>detect</w:t>
      </w:r>
      <w:r w:rsidR="00946C27">
        <w:rPr>
          <w:rFonts w:ascii="Times New Roman" w:hAnsi="Times New Roman"/>
          <w:szCs w:val="20"/>
          <w:lang w:eastAsia="zh-CN"/>
        </w:rPr>
        <w:t xml:space="preserve"> </w:t>
      </w:r>
      <w:r w:rsidRPr="001647C3">
        <w:rPr>
          <w:rFonts w:ascii="Times New Roman" w:hAnsi="Times New Roman"/>
          <w:szCs w:val="20"/>
          <w:lang w:eastAsia="zh-CN"/>
        </w:rPr>
        <w:t>one or more DCI formats in PDCCH(s) in a PDCCH MO</w:t>
      </w:r>
      <w:r w:rsidR="00C6124A">
        <w:rPr>
          <w:rFonts w:ascii="Times New Roman" w:hAnsi="Times New Roman"/>
          <w:szCs w:val="20"/>
          <w:lang w:eastAsia="zh-CN"/>
        </w:rPr>
        <w:t xml:space="preserve"> </w:t>
      </w:r>
      <w:r w:rsidRPr="001647C3">
        <w:rPr>
          <w:rFonts w:ascii="Times New Roman" w:hAnsi="Times New Roman"/>
          <w:szCs w:val="20"/>
          <w:lang w:eastAsia="zh-CN"/>
        </w:rPr>
        <w:t>on a cell</w:t>
      </w:r>
      <w:r w:rsidR="00C6124A">
        <w:rPr>
          <w:rFonts w:ascii="Times New Roman" w:hAnsi="Times New Roman"/>
          <w:szCs w:val="20"/>
          <w:lang w:eastAsia="zh-CN"/>
        </w:rPr>
        <w:t xml:space="preserve"> </w:t>
      </w:r>
      <w:r w:rsidRPr="001647C3">
        <w:rPr>
          <w:rFonts w:ascii="Times New Roman" w:hAnsi="Times New Roman"/>
          <w:szCs w:val="20"/>
          <w:lang w:eastAsia="zh-CN"/>
        </w:rPr>
        <w:t>scheduling PDSCH(s) for</w:t>
      </w:r>
      <w:r w:rsidR="00C6124A">
        <w:rPr>
          <w:rFonts w:ascii="Times New Roman" w:hAnsi="Times New Roman"/>
          <w:szCs w:val="20"/>
          <w:lang w:eastAsia="zh-CN"/>
        </w:rPr>
        <w:t xml:space="preserve"> </w:t>
      </w:r>
      <w:r w:rsidRPr="001647C3">
        <w:rPr>
          <w:rFonts w:ascii="Times New Roman" w:hAnsi="Times New Roman"/>
          <w:szCs w:val="20"/>
          <w:lang w:eastAsia="zh-CN"/>
        </w:rPr>
        <w:t>self-carrier scheduling,</w:t>
      </w:r>
      <w:r w:rsidR="00C6124A">
        <w:rPr>
          <w:rFonts w:ascii="Times New Roman" w:hAnsi="Times New Roman"/>
          <w:szCs w:val="20"/>
          <w:lang w:eastAsia="zh-CN"/>
        </w:rPr>
        <w:t xml:space="preserve"> </w:t>
      </w:r>
      <w:r w:rsidRPr="001647C3">
        <w:rPr>
          <w:rFonts w:ascii="Times New Roman" w:hAnsi="Times New Roman"/>
          <w:szCs w:val="20"/>
          <w:lang w:eastAsia="zh-CN"/>
        </w:rPr>
        <w:t>and</w:t>
      </w:r>
      <w:r w:rsidR="00C6124A">
        <w:rPr>
          <w:rFonts w:ascii="Times New Roman" w:hAnsi="Times New Roman"/>
          <w:szCs w:val="20"/>
          <w:lang w:eastAsia="zh-CN"/>
        </w:rPr>
        <w:t xml:space="preserve"> </w:t>
      </w:r>
      <w:r w:rsidRPr="001647C3">
        <w:rPr>
          <w:rFonts w:ascii="Times New Roman" w:hAnsi="Times New Roman"/>
          <w:szCs w:val="20"/>
          <w:lang w:eastAsia="zh-CN"/>
        </w:rPr>
        <w:t>another DCI format in PDCCH in the same PDCCH MO on the same cell that does not schedule PDSCH</w:t>
      </w:r>
      <w:r w:rsidRPr="001647C3">
        <w:rPr>
          <w:rStyle w:val="apple-converted-space"/>
          <w:rFonts w:ascii="Times New Roman" w:hAnsi="Times New Roman"/>
          <w:szCs w:val="20"/>
          <w:lang w:eastAsia="zh-CN"/>
        </w:rPr>
        <w:t> </w:t>
      </w:r>
      <w:r w:rsidRPr="001647C3">
        <w:rPr>
          <w:rFonts w:ascii="Times New Roman" w:hAnsi="Times New Roman"/>
          <w:szCs w:val="20"/>
          <w:lang w:val="en-US" w:eastAsia="zh-CN"/>
        </w:rPr>
        <w:t>other than a DCI format triggering Type-3 HARQ-ACK codebook</w:t>
      </w:r>
      <w:r w:rsidRPr="001647C3">
        <w:rPr>
          <w:rStyle w:val="apple-converted-space"/>
          <w:rFonts w:ascii="Times New Roman" w:hAnsi="Times New Roman"/>
          <w:szCs w:val="20"/>
          <w:lang w:eastAsia="zh-CN"/>
        </w:rPr>
        <w:t> </w:t>
      </w:r>
      <w:r w:rsidRPr="001647C3">
        <w:rPr>
          <w:rFonts w:ascii="Times New Roman" w:hAnsi="Times New Roman"/>
          <w:szCs w:val="20"/>
          <w:lang w:eastAsia="zh-CN"/>
        </w:rPr>
        <w:t>and indicating a same slot for corresponding HARQ-ACK transmission.</w:t>
      </w:r>
    </w:p>
    <w:p w14:paraId="0F68BC9C" w14:textId="49E847E2" w:rsidR="001647C3" w:rsidRPr="00946C27" w:rsidRDefault="001647C3" w:rsidP="00CF6E6D">
      <w:pPr>
        <w:pStyle w:val="ListParagraph"/>
        <w:numPr>
          <w:ilvl w:val="0"/>
          <w:numId w:val="393"/>
        </w:numPr>
        <w:rPr>
          <w:lang w:val="en-US" w:eastAsia="zh-CN"/>
        </w:rPr>
      </w:pPr>
      <w:r w:rsidRPr="00946C27">
        <w:rPr>
          <w:lang w:val="en-US" w:eastAsia="zh-CN"/>
        </w:rPr>
        <w:t>FFS whether CR is needed</w:t>
      </w:r>
    </w:p>
    <w:p w14:paraId="247D810F" w14:textId="7DCCDBFC" w:rsidR="000D0BCC" w:rsidRDefault="000D0BCC" w:rsidP="007D7F59">
      <w:pPr>
        <w:rPr>
          <w:bCs/>
          <w:lang w:eastAsia="x-none"/>
        </w:rPr>
      </w:pPr>
    </w:p>
    <w:p w14:paraId="372053F3" w14:textId="77777777" w:rsidR="000D0BCC" w:rsidRDefault="000D0BCC" w:rsidP="007D7F59">
      <w:pPr>
        <w:rPr>
          <w:bCs/>
          <w:lang w:eastAsia="x-none"/>
        </w:rPr>
      </w:pPr>
    </w:p>
    <w:p w14:paraId="0944D84D" w14:textId="1C438FAE" w:rsidR="007D7F59" w:rsidRPr="009265B8" w:rsidRDefault="001B5688" w:rsidP="007D7F59">
      <w:pPr>
        <w:rPr>
          <w:b/>
          <w:bCs/>
          <w:lang w:eastAsia="x-none"/>
        </w:rPr>
      </w:pPr>
      <w:hyperlink r:id="rId221" w:history="1">
        <w:r w:rsidR="000B5C49">
          <w:rPr>
            <w:rStyle w:val="Hyperlink"/>
            <w:b/>
            <w:bCs/>
            <w:lang w:eastAsia="x-none"/>
          </w:rPr>
          <w:t>R1-2203498</w:t>
        </w:r>
      </w:hyperlink>
      <w:r w:rsidR="007D7F59" w:rsidRPr="009265B8">
        <w:rPr>
          <w:b/>
          <w:bCs/>
          <w:lang w:eastAsia="x-none"/>
        </w:rPr>
        <w:tab/>
        <w:t>Timeline requirement for re-transmission of MSG1 and MSGA</w:t>
      </w:r>
      <w:r w:rsidR="007D7F59" w:rsidRPr="009265B8">
        <w:rPr>
          <w:b/>
          <w:bCs/>
          <w:lang w:eastAsia="x-none"/>
        </w:rPr>
        <w:tab/>
        <w:t>vivo</w:t>
      </w:r>
    </w:p>
    <w:p w14:paraId="7377DDC9" w14:textId="77777777" w:rsidR="002816E2" w:rsidRPr="009265B8" w:rsidRDefault="007D7F59" w:rsidP="007D7F59">
      <w:pPr>
        <w:rPr>
          <w:bCs/>
          <w:lang w:val="fr-FR" w:eastAsia="x-none"/>
        </w:rPr>
      </w:pPr>
      <w:r w:rsidRPr="009265B8">
        <w:rPr>
          <w:bCs/>
          <w:lang w:val="fr-FR" w:eastAsia="x-none"/>
        </w:rPr>
        <w:t xml:space="preserve">[109-e-NR-CRs-05] </w:t>
      </w:r>
      <w:r w:rsidR="002816E2" w:rsidRPr="009265B8">
        <w:rPr>
          <w:bCs/>
          <w:lang w:val="fr-FR" w:eastAsia="x-none"/>
        </w:rPr>
        <w:t>– Lihui (vivo)</w:t>
      </w:r>
    </w:p>
    <w:p w14:paraId="312AA7AA" w14:textId="4AFD5377" w:rsidR="007D7F59" w:rsidRPr="009265B8" w:rsidRDefault="007D7F59" w:rsidP="007D7F59">
      <w:pPr>
        <w:rPr>
          <w:bCs/>
          <w:lang w:eastAsia="x-none"/>
        </w:rPr>
      </w:pPr>
      <w:r w:rsidRPr="009265B8">
        <w:rPr>
          <w:bCs/>
          <w:lang w:eastAsia="x-none"/>
        </w:rPr>
        <w:t>Timeline requirement for re-transmission of MSG1 and MSGA by May 13</w:t>
      </w:r>
    </w:p>
    <w:p w14:paraId="4C6EE63F" w14:textId="4AC3B4C5" w:rsidR="007D7F59" w:rsidRPr="009265B8" w:rsidRDefault="007D7F59" w:rsidP="007A297D">
      <w:pPr>
        <w:numPr>
          <w:ilvl w:val="0"/>
          <w:numId w:val="61"/>
        </w:numPr>
        <w:rPr>
          <w:bCs/>
          <w:lang w:eastAsia="x-none"/>
        </w:rPr>
      </w:pPr>
      <w:r w:rsidRPr="009265B8">
        <w:rPr>
          <w:bCs/>
          <w:lang w:eastAsia="x-none"/>
        </w:rPr>
        <w:t xml:space="preserve">Relevant tdoc: </w:t>
      </w:r>
      <w:hyperlink r:id="rId222" w:history="1">
        <w:r w:rsidR="000B5C49">
          <w:rPr>
            <w:rStyle w:val="Hyperlink"/>
            <w:bCs/>
            <w:lang w:eastAsia="x-none"/>
          </w:rPr>
          <w:t>R1-2203498</w:t>
        </w:r>
      </w:hyperlink>
    </w:p>
    <w:p w14:paraId="0733DD89" w14:textId="46329FAA" w:rsidR="00821B85" w:rsidRPr="009265B8" w:rsidRDefault="001B5688" w:rsidP="00821B85">
      <w:pPr>
        <w:rPr>
          <w:b/>
          <w:bCs/>
          <w:lang w:eastAsia="x-none"/>
        </w:rPr>
      </w:pPr>
      <w:hyperlink r:id="rId223" w:history="1">
        <w:r w:rsidR="000B5C49">
          <w:rPr>
            <w:rStyle w:val="Hyperlink"/>
            <w:b/>
            <w:bCs/>
            <w:lang w:eastAsia="x-none"/>
          </w:rPr>
          <w:t>R1-2205297</w:t>
        </w:r>
      </w:hyperlink>
      <w:r w:rsidR="00821B85" w:rsidRPr="009265B8">
        <w:rPr>
          <w:b/>
          <w:bCs/>
          <w:lang w:eastAsia="x-none"/>
        </w:rPr>
        <w:tab/>
        <w:t>Summary for [109-e-NR-CRs-05] Discussion on timeline requirement for MSG1 and MSGA retransmission</w:t>
      </w:r>
      <w:r w:rsidR="00821B85" w:rsidRPr="009265B8">
        <w:rPr>
          <w:b/>
          <w:bCs/>
          <w:lang w:eastAsia="x-none"/>
        </w:rPr>
        <w:tab/>
        <w:t>Moderator (vivo)</w:t>
      </w:r>
    </w:p>
    <w:p w14:paraId="6BD93785" w14:textId="221CED1D" w:rsidR="00821B85" w:rsidRDefault="002816E2" w:rsidP="007D7F59">
      <w:pPr>
        <w:rPr>
          <w:bCs/>
          <w:lang w:eastAsia="x-none"/>
        </w:rPr>
      </w:pPr>
      <w:r w:rsidRPr="009265B8">
        <w:rPr>
          <w:b/>
          <w:lang w:eastAsia="x-none"/>
        </w:rPr>
        <w:t>Decision:</w:t>
      </w:r>
      <w:r>
        <w:rPr>
          <w:bCs/>
          <w:lang w:eastAsia="x-none"/>
        </w:rPr>
        <w:t xml:space="preserve"> As per email decision posted on May 13</w:t>
      </w:r>
      <w:r w:rsidRPr="002816E2">
        <w:rPr>
          <w:bCs/>
          <w:vertAlign w:val="superscript"/>
          <w:lang w:eastAsia="x-none"/>
        </w:rPr>
        <w:t>th</w:t>
      </w:r>
      <w:r>
        <w:rPr>
          <w:bCs/>
          <w:lang w:eastAsia="x-none"/>
        </w:rPr>
        <w:t>,</w:t>
      </w:r>
    </w:p>
    <w:p w14:paraId="4AC13BDD" w14:textId="0FD04C74" w:rsidR="002816E2" w:rsidRDefault="002816E2" w:rsidP="007D7F59">
      <w:pPr>
        <w:rPr>
          <w:bCs/>
          <w:lang w:eastAsia="x-none"/>
        </w:rPr>
      </w:pPr>
      <w:r w:rsidRPr="002816E2">
        <w:rPr>
          <w:bCs/>
          <w:highlight w:val="green"/>
          <w:lang w:eastAsia="x-none"/>
        </w:rPr>
        <w:t>Agreement</w:t>
      </w:r>
    </w:p>
    <w:p w14:paraId="3775F805" w14:textId="1F25FB21" w:rsidR="002816E2" w:rsidRPr="009265B8" w:rsidRDefault="002816E2" w:rsidP="00CF6E6D">
      <w:pPr>
        <w:pStyle w:val="ListParagraph"/>
        <w:numPr>
          <w:ilvl w:val="0"/>
          <w:numId w:val="214"/>
        </w:numPr>
        <w:rPr>
          <w:highlight w:val="green"/>
          <w:lang w:val="en-US" w:eastAsia="zh-CN"/>
        </w:rPr>
      </w:pPr>
      <w:r w:rsidRPr="002816E2">
        <w:rPr>
          <w:lang w:val="en-US" w:eastAsia="zh-CN"/>
        </w:rPr>
        <w:t xml:space="preserve">TP#1 in appendix of </w:t>
      </w:r>
      <w:hyperlink r:id="rId224" w:history="1">
        <w:r w:rsidR="000B5C49">
          <w:rPr>
            <w:rStyle w:val="Hyperlink"/>
            <w:lang w:val="en-US" w:eastAsia="zh-CN"/>
          </w:rPr>
          <w:t>R1-2205297</w:t>
        </w:r>
      </w:hyperlink>
      <w:r w:rsidRPr="002816E2">
        <w:rPr>
          <w:lang w:val="en-US" w:eastAsia="zh-CN"/>
        </w:rPr>
        <w:t xml:space="preserve"> for TS38.213 is endorsed</w:t>
      </w:r>
      <w:r>
        <w:rPr>
          <w:lang w:val="en-US" w:eastAsia="zh-CN"/>
        </w:rPr>
        <w:t>.</w:t>
      </w:r>
      <w:r w:rsidRPr="002816E2">
        <w:rPr>
          <w:lang w:val="en-US" w:eastAsia="zh-CN"/>
        </w:rPr>
        <w:t xml:space="preserve"> </w:t>
      </w:r>
      <w:r w:rsidR="009265B8">
        <w:rPr>
          <w:lang w:val="en-US" w:eastAsia="zh-CN"/>
        </w:rPr>
        <w:t xml:space="preserve">Final CR is </w:t>
      </w:r>
      <w:r w:rsidR="009265B8" w:rsidRPr="009265B8">
        <w:rPr>
          <w:highlight w:val="green"/>
          <w:lang w:val="en-US" w:eastAsia="zh-CN"/>
        </w:rPr>
        <w:t xml:space="preserve">agreed </w:t>
      </w:r>
      <w:r w:rsidRPr="009265B8">
        <w:rPr>
          <w:highlight w:val="green"/>
          <w:lang w:val="en-US" w:eastAsia="zh-CN"/>
        </w:rPr>
        <w:t xml:space="preserve">in </w:t>
      </w:r>
      <w:hyperlink r:id="rId225" w:history="1">
        <w:r w:rsidR="000B5C49">
          <w:rPr>
            <w:rStyle w:val="Hyperlink"/>
            <w:highlight w:val="green"/>
            <w:lang w:val="en-US" w:eastAsia="zh-CN"/>
          </w:rPr>
          <w:t>R1-2205387</w:t>
        </w:r>
      </w:hyperlink>
      <w:r w:rsidRPr="009265B8">
        <w:rPr>
          <w:highlight w:val="green"/>
          <w:lang w:val="en-US" w:eastAsia="zh-CN"/>
        </w:rPr>
        <w:t xml:space="preserve"> (TS38.213, Rel-15, CR#0</w:t>
      </w:r>
      <w:r w:rsidR="009265B8" w:rsidRPr="009265B8">
        <w:rPr>
          <w:highlight w:val="green"/>
          <w:lang w:val="en-US" w:eastAsia="zh-CN"/>
        </w:rPr>
        <w:t>310</w:t>
      </w:r>
      <w:r w:rsidRPr="009265B8">
        <w:rPr>
          <w:highlight w:val="green"/>
          <w:lang w:val="en-US" w:eastAsia="zh-CN"/>
        </w:rPr>
        <w:t>, Cat. F)</w:t>
      </w:r>
    </w:p>
    <w:p w14:paraId="43B8B7CD" w14:textId="7CA51894" w:rsidR="002816E2" w:rsidRPr="009265B8" w:rsidRDefault="002816E2" w:rsidP="00CF6E6D">
      <w:pPr>
        <w:pStyle w:val="ListParagraph"/>
        <w:numPr>
          <w:ilvl w:val="0"/>
          <w:numId w:val="214"/>
        </w:numPr>
        <w:rPr>
          <w:highlight w:val="green"/>
          <w:lang w:val="en-US" w:eastAsia="zh-CN"/>
        </w:rPr>
      </w:pPr>
      <w:r w:rsidRPr="002816E2">
        <w:rPr>
          <w:lang w:val="en-US" w:eastAsia="zh-CN"/>
        </w:rPr>
        <w:t xml:space="preserve">TP#2/TP#3 in appendix of </w:t>
      </w:r>
      <w:hyperlink r:id="rId226" w:history="1">
        <w:r w:rsidR="000B5C49">
          <w:rPr>
            <w:rStyle w:val="Hyperlink"/>
            <w:lang w:val="en-US" w:eastAsia="zh-CN"/>
          </w:rPr>
          <w:t>R1-2205297</w:t>
        </w:r>
      </w:hyperlink>
      <w:r w:rsidRPr="002816E2">
        <w:rPr>
          <w:lang w:val="en-US" w:eastAsia="zh-CN"/>
        </w:rPr>
        <w:t xml:space="preserve"> for TS 38.213 </w:t>
      </w:r>
      <w:r>
        <w:rPr>
          <w:lang w:val="en-US" w:eastAsia="zh-CN"/>
        </w:rPr>
        <w:t>are</w:t>
      </w:r>
      <w:r w:rsidRPr="002816E2">
        <w:rPr>
          <w:lang w:val="en-US" w:eastAsia="zh-CN"/>
        </w:rPr>
        <w:t xml:space="preserve"> endorsed</w:t>
      </w:r>
      <w:r>
        <w:rPr>
          <w:lang w:val="en-US" w:eastAsia="zh-CN"/>
        </w:rPr>
        <w:t>.</w:t>
      </w:r>
      <w:r w:rsidRPr="002816E2">
        <w:rPr>
          <w:lang w:val="en-US" w:eastAsia="zh-CN"/>
        </w:rPr>
        <w:t xml:space="preserve"> </w:t>
      </w:r>
      <w:r w:rsidR="009265B8">
        <w:rPr>
          <w:lang w:val="en-US" w:eastAsia="zh-CN"/>
        </w:rPr>
        <w:t xml:space="preserve">Final CRs are </w:t>
      </w:r>
      <w:r w:rsidR="009265B8" w:rsidRPr="009265B8">
        <w:rPr>
          <w:highlight w:val="green"/>
          <w:lang w:val="en-US" w:eastAsia="zh-CN"/>
        </w:rPr>
        <w:t xml:space="preserve">agreed </w:t>
      </w:r>
      <w:r w:rsidRPr="009265B8">
        <w:rPr>
          <w:highlight w:val="green"/>
          <w:lang w:val="en-US" w:eastAsia="zh-CN"/>
        </w:rPr>
        <w:t xml:space="preserve">in </w:t>
      </w:r>
      <w:hyperlink r:id="rId227" w:history="1">
        <w:r w:rsidR="000B5C49">
          <w:rPr>
            <w:rStyle w:val="Hyperlink"/>
            <w:highlight w:val="green"/>
            <w:lang w:val="en-US" w:eastAsia="zh-CN"/>
          </w:rPr>
          <w:t>R1-2205388</w:t>
        </w:r>
      </w:hyperlink>
      <w:r w:rsidRPr="009265B8">
        <w:rPr>
          <w:highlight w:val="green"/>
          <w:lang w:val="en-US" w:eastAsia="zh-CN"/>
        </w:rPr>
        <w:t xml:space="preserve"> (TS38.213, Rel-16, CR#0</w:t>
      </w:r>
      <w:r w:rsidR="009265B8" w:rsidRPr="009265B8">
        <w:rPr>
          <w:highlight w:val="green"/>
          <w:lang w:val="en-US" w:eastAsia="zh-CN"/>
        </w:rPr>
        <w:t>311</w:t>
      </w:r>
      <w:r w:rsidRPr="009265B8">
        <w:rPr>
          <w:highlight w:val="green"/>
          <w:lang w:val="en-US" w:eastAsia="zh-CN"/>
        </w:rPr>
        <w:t xml:space="preserve">, Cat. F) and </w:t>
      </w:r>
      <w:hyperlink r:id="rId228" w:history="1">
        <w:r w:rsidR="000B5C49">
          <w:rPr>
            <w:rStyle w:val="Hyperlink"/>
            <w:highlight w:val="green"/>
            <w:lang w:val="en-US" w:eastAsia="zh-CN"/>
          </w:rPr>
          <w:t>R1-2205389</w:t>
        </w:r>
      </w:hyperlink>
      <w:r w:rsidRPr="009265B8">
        <w:rPr>
          <w:highlight w:val="green"/>
          <w:lang w:val="en-US" w:eastAsia="zh-CN"/>
        </w:rPr>
        <w:t xml:space="preserve"> (TS38.213, Rel-17, CR#0</w:t>
      </w:r>
      <w:r w:rsidR="009265B8" w:rsidRPr="009265B8">
        <w:rPr>
          <w:highlight w:val="green"/>
          <w:lang w:val="en-US" w:eastAsia="zh-CN"/>
        </w:rPr>
        <w:t>312</w:t>
      </w:r>
      <w:r w:rsidRPr="009265B8">
        <w:rPr>
          <w:highlight w:val="green"/>
          <w:lang w:val="en-US" w:eastAsia="zh-CN"/>
        </w:rPr>
        <w:t>, Cat. A)</w:t>
      </w:r>
    </w:p>
    <w:p w14:paraId="2070011A" w14:textId="77777777" w:rsidR="002816E2" w:rsidRPr="002816E2" w:rsidRDefault="002816E2" w:rsidP="00CF6E6D">
      <w:pPr>
        <w:pStyle w:val="ListParagraph"/>
        <w:numPr>
          <w:ilvl w:val="1"/>
          <w:numId w:val="214"/>
        </w:numPr>
        <w:rPr>
          <w:lang w:val="en-US" w:eastAsia="zh-CN"/>
        </w:rPr>
      </w:pPr>
      <w:r w:rsidRPr="002816E2">
        <w:rPr>
          <w:lang w:val="en-US" w:eastAsia="zh-CN"/>
        </w:rPr>
        <w:t xml:space="preserve">Note: </w:t>
      </w:r>
      <w:r w:rsidRPr="002816E2">
        <w:rPr>
          <w:lang w:val="en-US"/>
        </w:rPr>
        <w:t>Rel-17 RedCap UE</w:t>
      </w:r>
      <w:r w:rsidRPr="002816E2">
        <w:rPr>
          <w:rFonts w:hint="eastAsia"/>
          <w:lang w:val="en-US"/>
        </w:rPr>
        <w:t>’</w:t>
      </w:r>
      <w:r w:rsidRPr="002816E2">
        <w:rPr>
          <w:lang w:val="en-US"/>
        </w:rPr>
        <w:t xml:space="preserve">s timeline requirement for retransmit MSG1/MSGA if request by higher layer can be discussed separately in the Rel-17 RedCap maintenance session. </w:t>
      </w:r>
    </w:p>
    <w:p w14:paraId="46D55C98" w14:textId="0796B1EB" w:rsidR="002816E2" w:rsidRDefault="00A31B61" w:rsidP="007D7F59">
      <w:pPr>
        <w:rPr>
          <w:bCs/>
          <w:lang w:val="en-US" w:eastAsia="x-none"/>
        </w:rPr>
      </w:pPr>
      <w:r w:rsidRPr="00A31B61">
        <w:rPr>
          <w:bCs/>
          <w:highlight w:val="magenta"/>
          <w:lang w:val="en-US" w:eastAsia="x-none"/>
        </w:rPr>
        <w:t xml:space="preserve">Post-meeting: MCC to correct WI code in </w:t>
      </w:r>
      <w:hyperlink r:id="rId229" w:history="1">
        <w:r w:rsidR="000B5C49">
          <w:rPr>
            <w:rStyle w:val="Hyperlink"/>
            <w:bCs/>
            <w:highlight w:val="magenta"/>
            <w:lang w:val="en-US" w:eastAsia="x-none"/>
          </w:rPr>
          <w:t>R1-2205387</w:t>
        </w:r>
      </w:hyperlink>
      <w:r w:rsidRPr="00A31B61">
        <w:rPr>
          <w:bCs/>
          <w:highlight w:val="magenta"/>
          <w:lang w:val="en-US" w:eastAsia="x-none"/>
        </w:rPr>
        <w:t xml:space="preserve"> to NR_newRAT-Core only.</w:t>
      </w:r>
    </w:p>
    <w:p w14:paraId="1E3F5313" w14:textId="77777777" w:rsidR="00A31B61" w:rsidRPr="002816E2" w:rsidRDefault="00A31B61" w:rsidP="007D7F59">
      <w:pPr>
        <w:rPr>
          <w:bCs/>
          <w:lang w:val="en-US" w:eastAsia="x-none"/>
        </w:rPr>
      </w:pPr>
    </w:p>
    <w:p w14:paraId="3839C8AA" w14:textId="77777777" w:rsidR="00821B85" w:rsidRDefault="00821B85" w:rsidP="007D7F59">
      <w:pPr>
        <w:rPr>
          <w:bCs/>
          <w:lang w:eastAsia="x-none"/>
        </w:rPr>
      </w:pPr>
    </w:p>
    <w:p w14:paraId="3CB3F98A" w14:textId="0A744C24" w:rsidR="007D7F59" w:rsidRPr="00D344BC" w:rsidRDefault="001B5688" w:rsidP="007D7F59">
      <w:pPr>
        <w:rPr>
          <w:bCs/>
          <w:lang w:eastAsia="x-none"/>
        </w:rPr>
      </w:pPr>
      <w:hyperlink r:id="rId230" w:history="1">
        <w:r w:rsidR="000B5C49">
          <w:rPr>
            <w:rStyle w:val="Hyperlink"/>
            <w:bCs/>
            <w:lang w:eastAsia="x-none"/>
          </w:rPr>
          <w:t>R1-2203499</w:t>
        </w:r>
      </w:hyperlink>
      <w:r w:rsidR="007D7F59" w:rsidRPr="00D344BC">
        <w:rPr>
          <w:bCs/>
          <w:lang w:eastAsia="x-none"/>
        </w:rPr>
        <w:tab/>
        <w:t>Maintenance on SRS carrier switching</w:t>
      </w:r>
      <w:r w:rsidR="007D7F59" w:rsidRPr="00D344BC">
        <w:rPr>
          <w:bCs/>
          <w:lang w:eastAsia="x-none"/>
        </w:rPr>
        <w:tab/>
        <w:t>vivo</w:t>
      </w:r>
    </w:p>
    <w:p w14:paraId="5F78EAB0" w14:textId="461A0355" w:rsidR="007D7F59" w:rsidRPr="00D344BC" w:rsidRDefault="001B5688" w:rsidP="007D7F59">
      <w:pPr>
        <w:rPr>
          <w:bCs/>
          <w:lang w:eastAsia="x-none"/>
        </w:rPr>
      </w:pPr>
      <w:hyperlink r:id="rId231" w:history="1">
        <w:r w:rsidR="000B5C49">
          <w:rPr>
            <w:rStyle w:val="Hyperlink"/>
            <w:bCs/>
            <w:lang w:eastAsia="x-none"/>
          </w:rPr>
          <w:t>R1-2203618</w:t>
        </w:r>
      </w:hyperlink>
      <w:r w:rsidR="007D7F59" w:rsidRPr="00D344BC">
        <w:rPr>
          <w:bCs/>
          <w:lang w:eastAsia="x-none"/>
        </w:rPr>
        <w:tab/>
        <w:t>Discussion on SRS carrier switching</w:t>
      </w:r>
      <w:r w:rsidR="007D7F59" w:rsidRPr="00D344BC">
        <w:rPr>
          <w:bCs/>
          <w:lang w:eastAsia="x-none"/>
        </w:rPr>
        <w:tab/>
        <w:t>ZTE</w:t>
      </w:r>
    </w:p>
    <w:p w14:paraId="3CD04DAF" w14:textId="6A7FC6D4" w:rsidR="007D7F59" w:rsidRPr="00D344BC" w:rsidRDefault="001B5688" w:rsidP="007D7F59">
      <w:pPr>
        <w:rPr>
          <w:bCs/>
          <w:lang w:eastAsia="x-none"/>
        </w:rPr>
      </w:pPr>
      <w:hyperlink r:id="rId232" w:history="1">
        <w:r w:rsidR="000B5C49">
          <w:rPr>
            <w:rStyle w:val="Hyperlink"/>
            <w:bCs/>
            <w:lang w:eastAsia="x-none"/>
          </w:rPr>
          <w:t>R1-2203850</w:t>
        </w:r>
      </w:hyperlink>
      <w:r w:rsidR="007D7F59" w:rsidRPr="00D344BC">
        <w:rPr>
          <w:bCs/>
          <w:lang w:eastAsia="x-none"/>
        </w:rPr>
        <w:tab/>
        <w:t>Clarification on SRS carrier switching</w:t>
      </w:r>
      <w:r w:rsidR="007D7F59" w:rsidRPr="00D344BC">
        <w:rPr>
          <w:bCs/>
          <w:lang w:eastAsia="x-none"/>
        </w:rPr>
        <w:tab/>
        <w:t>Samsung</w:t>
      </w:r>
    </w:p>
    <w:p w14:paraId="1E41140F" w14:textId="5B134C9E" w:rsidR="007D7F59" w:rsidRPr="00D344BC" w:rsidRDefault="001B5688" w:rsidP="007D7F59">
      <w:pPr>
        <w:rPr>
          <w:bCs/>
          <w:lang w:eastAsia="x-none"/>
        </w:rPr>
      </w:pPr>
      <w:hyperlink r:id="rId233" w:history="1">
        <w:r w:rsidR="000B5C49">
          <w:rPr>
            <w:rStyle w:val="Hyperlink"/>
            <w:bCs/>
            <w:lang w:eastAsia="x-none"/>
          </w:rPr>
          <w:t>R1-2204761</w:t>
        </w:r>
      </w:hyperlink>
      <w:r w:rsidR="007D7F59" w:rsidRPr="00D344BC">
        <w:rPr>
          <w:bCs/>
          <w:lang w:eastAsia="x-none"/>
        </w:rPr>
        <w:tab/>
        <w:t>Discussion on SRS carrier switching</w:t>
      </w:r>
      <w:r w:rsidR="007D7F59" w:rsidRPr="00D344BC">
        <w:rPr>
          <w:bCs/>
          <w:lang w:eastAsia="x-none"/>
        </w:rPr>
        <w:tab/>
        <w:t>Intel Corporation</w:t>
      </w:r>
    </w:p>
    <w:p w14:paraId="41AB42FD" w14:textId="4DF90D40" w:rsidR="007D7F59" w:rsidRPr="00D344BC" w:rsidRDefault="001B5688" w:rsidP="007D7F59">
      <w:pPr>
        <w:rPr>
          <w:bCs/>
          <w:lang w:eastAsia="x-none"/>
        </w:rPr>
      </w:pPr>
      <w:hyperlink r:id="rId234" w:history="1">
        <w:r w:rsidR="000B5C49">
          <w:rPr>
            <w:rStyle w:val="Hyperlink"/>
            <w:bCs/>
            <w:lang w:eastAsia="x-none"/>
          </w:rPr>
          <w:t>R1-2204932</w:t>
        </w:r>
      </w:hyperlink>
      <w:r w:rsidR="007D7F59" w:rsidRPr="00D344BC">
        <w:rPr>
          <w:bCs/>
          <w:lang w:eastAsia="x-none"/>
        </w:rPr>
        <w:tab/>
        <w:t>Discussion on SRS carrier switching</w:t>
      </w:r>
      <w:r w:rsidR="007D7F59" w:rsidRPr="00D344BC">
        <w:rPr>
          <w:bCs/>
          <w:lang w:eastAsia="x-none"/>
        </w:rPr>
        <w:tab/>
        <w:t>Huawei, HiSilicon</w:t>
      </w:r>
    </w:p>
    <w:p w14:paraId="6235BEF2" w14:textId="36FF1ADE" w:rsidR="007D7F59" w:rsidRPr="00D344BC" w:rsidRDefault="001B5688" w:rsidP="007D7F59">
      <w:pPr>
        <w:rPr>
          <w:bCs/>
          <w:lang w:eastAsia="x-none"/>
        </w:rPr>
      </w:pPr>
      <w:hyperlink r:id="rId235" w:history="1">
        <w:r w:rsidR="000B5C49">
          <w:rPr>
            <w:rStyle w:val="Hyperlink"/>
            <w:bCs/>
            <w:lang w:eastAsia="x-none"/>
          </w:rPr>
          <w:t>R1-2204972</w:t>
        </w:r>
      </w:hyperlink>
      <w:r w:rsidR="007D7F59" w:rsidRPr="00D344BC">
        <w:rPr>
          <w:bCs/>
          <w:lang w:eastAsia="x-none"/>
        </w:rPr>
        <w:tab/>
        <w:t>Discussion on SRS carrier switching</w:t>
      </w:r>
      <w:r w:rsidR="007D7F59" w:rsidRPr="00D344BC">
        <w:rPr>
          <w:bCs/>
          <w:lang w:eastAsia="x-none"/>
        </w:rPr>
        <w:tab/>
        <w:t>Qualcomm Incorporated</w:t>
      </w:r>
    </w:p>
    <w:p w14:paraId="08723EFC" w14:textId="77777777" w:rsidR="005C1E40" w:rsidRPr="00FA47B0" w:rsidRDefault="007D7F59" w:rsidP="007D7F59">
      <w:pPr>
        <w:rPr>
          <w:bCs/>
          <w:lang w:eastAsia="x-none"/>
        </w:rPr>
      </w:pPr>
      <w:r w:rsidRPr="00FA47B0">
        <w:rPr>
          <w:bCs/>
          <w:lang w:eastAsia="x-none"/>
        </w:rPr>
        <w:t xml:space="preserve">[109-e-NR-CRs-06] </w:t>
      </w:r>
      <w:r w:rsidR="005C1E40" w:rsidRPr="00FA47B0">
        <w:rPr>
          <w:bCs/>
          <w:lang w:eastAsia="x-none"/>
        </w:rPr>
        <w:t>– Rakesh (vivo)</w:t>
      </w:r>
    </w:p>
    <w:p w14:paraId="42EB3E5A" w14:textId="50AFEF0A" w:rsidR="007D7F59" w:rsidRPr="00FA47B0" w:rsidRDefault="007D7F59" w:rsidP="007D7F59">
      <w:pPr>
        <w:rPr>
          <w:bCs/>
          <w:lang w:eastAsia="x-none"/>
        </w:rPr>
      </w:pPr>
      <w:r w:rsidRPr="00FA47B0">
        <w:rPr>
          <w:bCs/>
          <w:lang w:eastAsia="x-none"/>
        </w:rPr>
        <w:t>Maintenance on SRS carrier switching by May 13</w:t>
      </w:r>
    </w:p>
    <w:p w14:paraId="55C3E6E0" w14:textId="4C0FCACF" w:rsidR="007D7F59" w:rsidRPr="00FA47B0" w:rsidRDefault="007D7F59" w:rsidP="007A297D">
      <w:pPr>
        <w:numPr>
          <w:ilvl w:val="0"/>
          <w:numId w:val="61"/>
        </w:numPr>
        <w:rPr>
          <w:bCs/>
          <w:lang w:eastAsia="x-none"/>
        </w:rPr>
      </w:pPr>
      <w:r w:rsidRPr="00FA47B0">
        <w:rPr>
          <w:bCs/>
          <w:lang w:eastAsia="x-none"/>
        </w:rPr>
        <w:t xml:space="preserve">Relevant tdoc: </w:t>
      </w:r>
      <w:hyperlink r:id="rId236" w:history="1">
        <w:r w:rsidR="000B5C49">
          <w:rPr>
            <w:rStyle w:val="Hyperlink"/>
            <w:bCs/>
            <w:lang w:eastAsia="x-none"/>
          </w:rPr>
          <w:t>R1-2203499</w:t>
        </w:r>
      </w:hyperlink>
      <w:r w:rsidRPr="00FA47B0">
        <w:rPr>
          <w:bCs/>
          <w:lang w:eastAsia="x-none"/>
        </w:rPr>
        <w:t xml:space="preserve">, </w:t>
      </w:r>
      <w:hyperlink r:id="rId237" w:history="1">
        <w:r w:rsidR="000B5C49">
          <w:rPr>
            <w:rStyle w:val="Hyperlink"/>
            <w:bCs/>
            <w:lang w:eastAsia="x-none"/>
          </w:rPr>
          <w:t>R1-2203618</w:t>
        </w:r>
      </w:hyperlink>
      <w:r w:rsidRPr="00FA47B0">
        <w:rPr>
          <w:bCs/>
          <w:lang w:eastAsia="x-none"/>
        </w:rPr>
        <w:t xml:space="preserve">, </w:t>
      </w:r>
      <w:hyperlink r:id="rId238" w:history="1">
        <w:r w:rsidR="000B5C49">
          <w:rPr>
            <w:rStyle w:val="Hyperlink"/>
            <w:bCs/>
            <w:lang w:eastAsia="x-none"/>
          </w:rPr>
          <w:t>R1-2203850</w:t>
        </w:r>
      </w:hyperlink>
      <w:r w:rsidRPr="00FA47B0">
        <w:rPr>
          <w:bCs/>
          <w:lang w:eastAsia="x-none"/>
        </w:rPr>
        <w:t xml:space="preserve">, </w:t>
      </w:r>
      <w:hyperlink r:id="rId239" w:history="1">
        <w:r w:rsidR="000B5C49">
          <w:rPr>
            <w:rStyle w:val="Hyperlink"/>
            <w:bCs/>
            <w:lang w:eastAsia="x-none"/>
          </w:rPr>
          <w:t>R1-2204761</w:t>
        </w:r>
      </w:hyperlink>
      <w:r w:rsidRPr="00FA47B0">
        <w:rPr>
          <w:bCs/>
          <w:lang w:eastAsia="x-none"/>
        </w:rPr>
        <w:t xml:space="preserve">, </w:t>
      </w:r>
      <w:hyperlink r:id="rId240" w:history="1">
        <w:r w:rsidR="000B5C49">
          <w:rPr>
            <w:rStyle w:val="Hyperlink"/>
            <w:bCs/>
            <w:lang w:eastAsia="x-none"/>
          </w:rPr>
          <w:t>R1-2204932</w:t>
        </w:r>
      </w:hyperlink>
      <w:r w:rsidRPr="00FA47B0">
        <w:rPr>
          <w:bCs/>
          <w:lang w:eastAsia="x-none"/>
        </w:rPr>
        <w:t xml:space="preserve">, </w:t>
      </w:r>
      <w:hyperlink r:id="rId241" w:history="1">
        <w:r w:rsidR="000B5C49">
          <w:rPr>
            <w:rStyle w:val="Hyperlink"/>
            <w:bCs/>
            <w:lang w:eastAsia="x-none"/>
          </w:rPr>
          <w:t>R1-2204972</w:t>
        </w:r>
      </w:hyperlink>
      <w:r w:rsidRPr="00FA47B0">
        <w:rPr>
          <w:bCs/>
          <w:lang w:eastAsia="x-none"/>
        </w:rPr>
        <w:t xml:space="preserve"> and also consider </w:t>
      </w:r>
      <w:hyperlink r:id="rId242" w:history="1">
        <w:r w:rsidR="000B5C49">
          <w:rPr>
            <w:rStyle w:val="Hyperlink"/>
            <w:bCs/>
            <w:lang w:eastAsia="x-none"/>
          </w:rPr>
          <w:t>R1-2204228</w:t>
        </w:r>
      </w:hyperlink>
      <w:r w:rsidRPr="00FA47B0">
        <w:rPr>
          <w:bCs/>
          <w:lang w:eastAsia="x-none"/>
        </w:rPr>
        <w:t xml:space="preserve"> under agenda item 8.17.</w:t>
      </w:r>
    </w:p>
    <w:p w14:paraId="624390A9" w14:textId="3CA1B2A3" w:rsidR="00FA47B0" w:rsidRPr="00FA47B0" w:rsidRDefault="001B5688" w:rsidP="005C1E40">
      <w:pPr>
        <w:rPr>
          <w:rFonts w:ascii="Times New Roman" w:hAnsi="Times New Roman"/>
          <w:szCs w:val="20"/>
        </w:rPr>
      </w:pPr>
      <w:hyperlink r:id="rId243" w:history="1">
        <w:r w:rsidR="000B5C49">
          <w:rPr>
            <w:rStyle w:val="Hyperlink"/>
            <w:rFonts w:ascii="Times New Roman" w:hAnsi="Times New Roman"/>
            <w:b/>
            <w:bCs/>
            <w:szCs w:val="20"/>
          </w:rPr>
          <w:t>R1-2205616</w:t>
        </w:r>
      </w:hyperlink>
      <w:r w:rsidR="00FA47B0" w:rsidRPr="00FA47B0">
        <w:rPr>
          <w:rFonts w:ascii="Times New Roman" w:hAnsi="Times New Roman"/>
          <w:b/>
          <w:bCs/>
          <w:szCs w:val="20"/>
        </w:rPr>
        <w:tab/>
        <w:t>Feature lead summary#2 on [109-e-NR-CRs-06] Maintenance on SRS carrier switching</w:t>
      </w:r>
      <w:r w:rsidR="00FA47B0" w:rsidRPr="00FA47B0">
        <w:rPr>
          <w:rFonts w:ascii="Times New Roman" w:hAnsi="Times New Roman"/>
          <w:b/>
          <w:bCs/>
          <w:szCs w:val="20"/>
        </w:rPr>
        <w:tab/>
        <w:t>Moderator (vivo)</w:t>
      </w:r>
      <w:r w:rsidR="00FA47B0" w:rsidRPr="00FA47B0">
        <w:rPr>
          <w:rFonts w:ascii="Times New Roman" w:hAnsi="Times New Roman"/>
          <w:szCs w:val="20"/>
        </w:rPr>
        <w:tab/>
        <w:t xml:space="preserve">(rev of </w:t>
      </w:r>
      <w:hyperlink r:id="rId244" w:history="1">
        <w:r w:rsidR="000B5C49">
          <w:rPr>
            <w:rStyle w:val="Hyperlink"/>
            <w:rFonts w:ascii="Times New Roman" w:hAnsi="Times New Roman"/>
            <w:szCs w:val="20"/>
          </w:rPr>
          <w:t>R1-2205414</w:t>
        </w:r>
      </w:hyperlink>
      <w:r w:rsidR="00FA47B0" w:rsidRPr="00FA47B0">
        <w:rPr>
          <w:rFonts w:ascii="Times New Roman" w:hAnsi="Times New Roman"/>
          <w:szCs w:val="20"/>
        </w:rPr>
        <w:t>)</w:t>
      </w:r>
    </w:p>
    <w:p w14:paraId="3583040C" w14:textId="33DDE268" w:rsidR="005C1E40" w:rsidRPr="0002154C" w:rsidRDefault="005C1E40" w:rsidP="005C1E40">
      <w:pPr>
        <w:rPr>
          <w:rFonts w:ascii="Times New Roman" w:hAnsi="Times New Roman"/>
          <w:szCs w:val="20"/>
        </w:rPr>
      </w:pPr>
      <w:r>
        <w:rPr>
          <w:rFonts w:ascii="Times New Roman" w:hAnsi="Times New Roman"/>
          <w:b/>
          <w:bCs/>
          <w:szCs w:val="20"/>
        </w:rPr>
        <w:t>Decision:</w:t>
      </w:r>
      <w:r w:rsidRPr="0002154C">
        <w:rPr>
          <w:rFonts w:ascii="Times New Roman" w:hAnsi="Times New Roman"/>
          <w:szCs w:val="20"/>
        </w:rPr>
        <w:t xml:space="preserve"> As per email decision posted on May 1</w:t>
      </w:r>
      <w:r>
        <w:rPr>
          <w:rFonts w:ascii="Times New Roman" w:hAnsi="Times New Roman"/>
          <w:szCs w:val="20"/>
        </w:rPr>
        <w:t>7</w:t>
      </w:r>
      <w:r w:rsidRPr="0002154C">
        <w:rPr>
          <w:rFonts w:ascii="Times New Roman" w:hAnsi="Times New Roman"/>
          <w:szCs w:val="20"/>
          <w:vertAlign w:val="superscript"/>
        </w:rPr>
        <w:t>th</w:t>
      </w:r>
      <w:r w:rsidRPr="0002154C">
        <w:rPr>
          <w:rFonts w:ascii="Times New Roman" w:hAnsi="Times New Roman"/>
          <w:szCs w:val="20"/>
        </w:rPr>
        <w:t>,</w:t>
      </w:r>
    </w:p>
    <w:p w14:paraId="22E807F0" w14:textId="77777777" w:rsidR="005C1E40" w:rsidRDefault="005C1E40" w:rsidP="005C1E40">
      <w:pPr>
        <w:rPr>
          <w:lang w:val="en-US" w:eastAsia="en-GB"/>
        </w:rPr>
      </w:pPr>
      <w:r w:rsidRPr="005C1E40">
        <w:rPr>
          <w:highlight w:val="darkYellow"/>
          <w:lang w:eastAsia="zh-CN"/>
        </w:rPr>
        <w:t>Working assumption</w:t>
      </w:r>
    </w:p>
    <w:p w14:paraId="3A853FC7" w14:textId="77777777" w:rsidR="005C1E40" w:rsidRDefault="005C1E40" w:rsidP="005C1E40">
      <w:pPr>
        <w:rPr>
          <w:lang w:val="en-US"/>
        </w:rPr>
      </w:pPr>
      <w:r w:rsidRPr="005C1E40">
        <w:rPr>
          <w:lang w:eastAsia="zh-CN"/>
        </w:rPr>
        <w:t>Introduce a new UE capability (from Rel-17) that indicates the UE behavior is as follows :</w:t>
      </w:r>
    </w:p>
    <w:p w14:paraId="24EC9AF9" w14:textId="77777777" w:rsidR="005C1E40" w:rsidRPr="005C1E40" w:rsidRDefault="005C1E40" w:rsidP="00CF6E6D">
      <w:pPr>
        <w:pStyle w:val="ListParagraph"/>
        <w:numPr>
          <w:ilvl w:val="0"/>
          <w:numId w:val="351"/>
        </w:numPr>
        <w:spacing w:after="0"/>
        <w:ind w:left="714" w:hanging="357"/>
        <w:rPr>
          <w:rFonts w:eastAsia="Times New Roman"/>
          <w:lang w:val="en-US"/>
        </w:rPr>
      </w:pPr>
      <w:r w:rsidRPr="005C1E40">
        <w:rPr>
          <w:rFonts w:eastAsia="Times New Roman"/>
          <w:lang w:eastAsia="zh-CN"/>
        </w:rPr>
        <w:t>If the time period between the SRS resource sets is smaller than the total required RF switching time to the source CC and back to the target CC and a higher priority UL transmission and/or DL reception is not scheduled on the source CC in the time period between the two SRS resources sets, the UE stays in the target CC in the period between the SRS resource sets; otherwise, the UE switches back to the source CC after transmitting each SRS resource set.</w:t>
      </w:r>
    </w:p>
    <w:p w14:paraId="24020898" w14:textId="5B9ED2FE" w:rsidR="005C1E40" w:rsidRPr="00FA47B0" w:rsidRDefault="005C1E40" w:rsidP="005C1E40">
      <w:pPr>
        <w:rPr>
          <w:lang w:val="en-US" w:eastAsia="zh-CN"/>
        </w:rPr>
      </w:pPr>
      <w:r w:rsidRPr="00FA47B0">
        <w:rPr>
          <w:lang w:eastAsia="zh-CN"/>
        </w:rPr>
        <w:t>If the UE does not indicate this capability, the UE falls back to Rel-15 behavio</w:t>
      </w:r>
      <w:r w:rsidRPr="00FA47B0">
        <w:rPr>
          <w:lang w:val="en-US" w:eastAsia="zh-CN"/>
        </w:rPr>
        <w:t>r, that is</w:t>
      </w:r>
      <w:r w:rsidR="00FA47B0" w:rsidRPr="00FA47B0">
        <w:rPr>
          <w:lang w:val="en-US" w:eastAsia="zh-CN"/>
        </w:rPr>
        <w:t xml:space="preserve"> </w:t>
      </w:r>
      <w:r w:rsidRPr="00FA47B0">
        <w:rPr>
          <w:lang w:val="en-US" w:eastAsia="zh-CN"/>
        </w:rPr>
        <w:t>UE switches back to source</w:t>
      </w:r>
      <w:r w:rsidR="00FA47B0" w:rsidRPr="00FA47B0">
        <w:rPr>
          <w:lang w:val="en-US" w:eastAsia="zh-CN"/>
        </w:rPr>
        <w:t xml:space="preserve"> </w:t>
      </w:r>
      <w:r w:rsidRPr="00FA47B0">
        <w:rPr>
          <w:lang w:val="en-US" w:eastAsia="zh-CN"/>
        </w:rPr>
        <w:t>CC between the SRS resource sets</w:t>
      </w:r>
      <w:r w:rsidR="00FA47B0" w:rsidRPr="00FA47B0">
        <w:rPr>
          <w:lang w:val="en-US" w:eastAsia="zh-CN"/>
        </w:rPr>
        <w:t>.</w:t>
      </w:r>
    </w:p>
    <w:p w14:paraId="2CC902FE" w14:textId="77777777" w:rsidR="00FC27EF" w:rsidRDefault="00FC27EF" w:rsidP="005C1E40">
      <w:pPr>
        <w:rPr>
          <w:rFonts w:eastAsiaTheme="minorHAnsi"/>
          <w:lang w:val="en-US"/>
        </w:rPr>
      </w:pPr>
    </w:p>
    <w:p w14:paraId="416D3F7D" w14:textId="2AE2F583" w:rsidR="00FC27EF" w:rsidRPr="00FC27EF" w:rsidRDefault="001B5688" w:rsidP="00FC27EF">
      <w:pPr>
        <w:rPr>
          <w:b/>
          <w:bCs/>
          <w:lang w:eastAsia="zh-CN"/>
        </w:rPr>
      </w:pPr>
      <w:hyperlink r:id="rId245" w:history="1">
        <w:r w:rsidR="000B5C49">
          <w:rPr>
            <w:rStyle w:val="Hyperlink"/>
            <w:b/>
            <w:bCs/>
            <w:lang w:eastAsia="zh-CN"/>
          </w:rPr>
          <w:t>R1-2205599</w:t>
        </w:r>
      </w:hyperlink>
      <w:r w:rsidR="00FC27EF" w:rsidRPr="00FC27EF">
        <w:rPr>
          <w:b/>
          <w:bCs/>
          <w:lang w:eastAsia="zh-CN"/>
        </w:rPr>
        <w:tab/>
        <w:t>[Draft CR] Corrections on SRS carrier switching</w:t>
      </w:r>
      <w:r w:rsidR="00FC27EF" w:rsidRPr="00FC27EF">
        <w:rPr>
          <w:b/>
          <w:bCs/>
          <w:lang w:eastAsia="zh-CN"/>
        </w:rPr>
        <w:tab/>
        <w:t>Moderator (vivo), CATT, Samsung, Apple, Qualcomm, ZTE</w:t>
      </w:r>
    </w:p>
    <w:p w14:paraId="6953F65A" w14:textId="1A5C0B44" w:rsidR="00FA47B0" w:rsidRPr="0002154C" w:rsidRDefault="00FA47B0" w:rsidP="00FA47B0">
      <w:pPr>
        <w:rPr>
          <w:rFonts w:ascii="Times New Roman" w:hAnsi="Times New Roman"/>
          <w:szCs w:val="20"/>
        </w:rPr>
      </w:pPr>
      <w:r>
        <w:rPr>
          <w:rFonts w:ascii="Times New Roman" w:hAnsi="Times New Roman"/>
          <w:b/>
          <w:bCs/>
          <w:szCs w:val="20"/>
        </w:rPr>
        <w:t>Decision:</w:t>
      </w:r>
      <w:r w:rsidRPr="0002154C">
        <w:rPr>
          <w:rFonts w:ascii="Times New Roman" w:hAnsi="Times New Roman"/>
          <w:szCs w:val="20"/>
        </w:rPr>
        <w:t xml:space="preserve"> As per email decision posted on May 1</w:t>
      </w:r>
      <w:r>
        <w:rPr>
          <w:rFonts w:ascii="Times New Roman" w:hAnsi="Times New Roman"/>
          <w:szCs w:val="20"/>
        </w:rPr>
        <w:t>9</w:t>
      </w:r>
      <w:r w:rsidRPr="0002154C">
        <w:rPr>
          <w:rFonts w:ascii="Times New Roman" w:hAnsi="Times New Roman"/>
          <w:szCs w:val="20"/>
          <w:vertAlign w:val="superscript"/>
        </w:rPr>
        <w:t>th</w:t>
      </w:r>
      <w:r w:rsidRPr="0002154C">
        <w:rPr>
          <w:rFonts w:ascii="Times New Roman" w:hAnsi="Times New Roman"/>
          <w:szCs w:val="20"/>
        </w:rPr>
        <w:t>,</w:t>
      </w:r>
    </w:p>
    <w:p w14:paraId="78BE174C" w14:textId="77777777" w:rsidR="005C1E40" w:rsidRPr="005C1E40" w:rsidRDefault="005C1E40" w:rsidP="005C1E40">
      <w:pPr>
        <w:rPr>
          <w:lang w:eastAsia="zh-CN"/>
        </w:rPr>
      </w:pPr>
      <w:r w:rsidRPr="005C1E40">
        <w:rPr>
          <w:highlight w:val="green"/>
          <w:lang w:eastAsia="zh-CN"/>
        </w:rPr>
        <w:t>Agreement</w:t>
      </w:r>
    </w:p>
    <w:p w14:paraId="2F90C3E8" w14:textId="604BD187" w:rsidR="005C1E40" w:rsidRPr="005A05D6" w:rsidRDefault="005C1E40" w:rsidP="00CF6E6D">
      <w:pPr>
        <w:pStyle w:val="ListParagraph"/>
        <w:numPr>
          <w:ilvl w:val="0"/>
          <w:numId w:val="351"/>
        </w:numPr>
        <w:spacing w:after="0"/>
        <w:ind w:left="714" w:hanging="357"/>
        <w:rPr>
          <w:lang w:val="en-US" w:eastAsia="en-GB"/>
        </w:rPr>
      </w:pPr>
      <w:r w:rsidRPr="005C1E40">
        <w:rPr>
          <w:lang w:eastAsia="zh-CN"/>
        </w:rPr>
        <w:t xml:space="preserve">The text proposals for 38.214 section 6.2.1.3 in </w:t>
      </w:r>
      <w:hyperlink r:id="rId246" w:history="1">
        <w:r w:rsidR="000B5C49">
          <w:rPr>
            <w:rStyle w:val="Hyperlink"/>
            <w:lang w:eastAsia="zh-CN"/>
          </w:rPr>
          <w:t>R1-2205599</w:t>
        </w:r>
      </w:hyperlink>
      <w:r w:rsidRPr="005C1E40">
        <w:rPr>
          <w:lang w:eastAsia="zh-CN"/>
        </w:rPr>
        <w:t xml:space="preserve"> </w:t>
      </w:r>
      <w:r w:rsidR="00FC27EF">
        <w:rPr>
          <w:lang w:eastAsia="zh-CN"/>
        </w:rPr>
        <w:t>are endorsed.</w:t>
      </w:r>
    </w:p>
    <w:p w14:paraId="0B200CFE" w14:textId="3683F717" w:rsidR="00FC27EF" w:rsidRPr="005C1E40" w:rsidRDefault="00FC27EF" w:rsidP="00FC27EF">
      <w:pPr>
        <w:rPr>
          <w:lang w:eastAsia="zh-CN"/>
        </w:rPr>
      </w:pPr>
      <w:r w:rsidRPr="006E7078">
        <w:rPr>
          <w:highlight w:val="green"/>
          <w:lang w:eastAsia="zh-CN"/>
        </w:rPr>
        <w:t xml:space="preserve">Final CR is agreed </w:t>
      </w:r>
      <w:r w:rsidR="006E7078" w:rsidRPr="006E7078">
        <w:rPr>
          <w:highlight w:val="green"/>
          <w:lang w:eastAsia="zh-CN"/>
        </w:rPr>
        <w:t xml:space="preserve">in </w:t>
      </w:r>
      <w:hyperlink r:id="rId247" w:history="1">
        <w:r w:rsidR="000B5C49">
          <w:rPr>
            <w:rStyle w:val="Hyperlink"/>
            <w:highlight w:val="green"/>
            <w:lang w:eastAsia="zh-CN"/>
          </w:rPr>
          <w:t>R1-2205605</w:t>
        </w:r>
      </w:hyperlink>
      <w:r w:rsidR="006E7078" w:rsidRPr="006E7078">
        <w:rPr>
          <w:highlight w:val="green"/>
          <w:lang w:eastAsia="zh-CN"/>
        </w:rPr>
        <w:t xml:space="preserve"> </w:t>
      </w:r>
      <w:r w:rsidRPr="006E7078">
        <w:rPr>
          <w:highlight w:val="green"/>
          <w:lang w:eastAsia="zh-CN"/>
        </w:rPr>
        <w:t>as (TS38.214, Rel-17, CR#0</w:t>
      </w:r>
      <w:r w:rsidR="006E7078" w:rsidRPr="006E7078">
        <w:rPr>
          <w:highlight w:val="green"/>
          <w:lang w:eastAsia="zh-CN"/>
        </w:rPr>
        <w:t>278</w:t>
      </w:r>
      <w:r w:rsidRPr="006E7078">
        <w:rPr>
          <w:highlight w:val="green"/>
          <w:lang w:eastAsia="zh-CN"/>
        </w:rPr>
        <w:t>, Cat. F)</w:t>
      </w:r>
      <w:r w:rsidR="006E7078" w:rsidRPr="006E7078">
        <w:rPr>
          <w:highlight w:val="green"/>
          <w:lang w:eastAsia="zh-CN"/>
        </w:rPr>
        <w:t>.</w:t>
      </w:r>
    </w:p>
    <w:p w14:paraId="72BB6856" w14:textId="7E3F189F" w:rsidR="00D746A6" w:rsidRDefault="00D746A6" w:rsidP="007D7F59">
      <w:pPr>
        <w:rPr>
          <w:bCs/>
          <w:lang w:eastAsia="x-none"/>
        </w:rPr>
      </w:pPr>
    </w:p>
    <w:p w14:paraId="4C65B210" w14:textId="622E6078" w:rsidR="006E7078" w:rsidRPr="0002154C" w:rsidRDefault="006E7078" w:rsidP="006E7078">
      <w:pPr>
        <w:rPr>
          <w:rFonts w:ascii="Times New Roman" w:hAnsi="Times New Roman"/>
          <w:szCs w:val="20"/>
        </w:rPr>
      </w:pPr>
      <w:r>
        <w:rPr>
          <w:rFonts w:ascii="Times New Roman" w:hAnsi="Times New Roman"/>
          <w:b/>
          <w:bCs/>
          <w:szCs w:val="20"/>
        </w:rPr>
        <w:t>Decision:</w:t>
      </w:r>
      <w:r w:rsidRPr="0002154C">
        <w:rPr>
          <w:rFonts w:ascii="Times New Roman" w:hAnsi="Times New Roman"/>
          <w:szCs w:val="20"/>
        </w:rPr>
        <w:t xml:space="preserve"> As per email decision posted on May </w:t>
      </w:r>
      <w:r>
        <w:rPr>
          <w:rFonts w:ascii="Times New Roman" w:hAnsi="Times New Roman"/>
          <w:szCs w:val="20"/>
        </w:rPr>
        <w:t>20</w:t>
      </w:r>
      <w:r w:rsidRPr="0002154C">
        <w:rPr>
          <w:rFonts w:ascii="Times New Roman" w:hAnsi="Times New Roman"/>
          <w:szCs w:val="20"/>
          <w:vertAlign w:val="superscript"/>
        </w:rPr>
        <w:t>th</w:t>
      </w:r>
      <w:r w:rsidRPr="0002154C">
        <w:rPr>
          <w:rFonts w:ascii="Times New Roman" w:hAnsi="Times New Roman"/>
          <w:szCs w:val="20"/>
        </w:rPr>
        <w:t>,</w:t>
      </w:r>
    </w:p>
    <w:p w14:paraId="3264DC99" w14:textId="77777777" w:rsidR="006E7078" w:rsidRPr="006E7078" w:rsidRDefault="006E7078" w:rsidP="006E7078">
      <w:pPr>
        <w:rPr>
          <w:highlight w:val="green"/>
          <w:lang w:eastAsia="x-none"/>
        </w:rPr>
      </w:pPr>
      <w:r w:rsidRPr="006E7078">
        <w:rPr>
          <w:highlight w:val="green"/>
          <w:lang w:eastAsia="x-none"/>
        </w:rPr>
        <w:t>Agreement</w:t>
      </w:r>
    </w:p>
    <w:tbl>
      <w:tblPr>
        <w:tblW w:w="0" w:type="auto"/>
        <w:tblCellMar>
          <w:left w:w="0" w:type="dxa"/>
          <w:right w:w="0" w:type="dxa"/>
        </w:tblCellMar>
        <w:tblLook w:val="04A0" w:firstRow="1" w:lastRow="0" w:firstColumn="1" w:lastColumn="0" w:noHBand="0" w:noVBand="1"/>
      </w:tblPr>
      <w:tblGrid>
        <w:gridCol w:w="1024"/>
        <w:gridCol w:w="401"/>
        <w:gridCol w:w="917"/>
        <w:gridCol w:w="1186"/>
        <w:gridCol w:w="361"/>
        <w:gridCol w:w="250"/>
        <w:gridCol w:w="250"/>
        <w:gridCol w:w="250"/>
        <w:gridCol w:w="637"/>
        <w:gridCol w:w="250"/>
        <w:gridCol w:w="250"/>
        <w:gridCol w:w="250"/>
        <w:gridCol w:w="3575"/>
        <w:gridCol w:w="846"/>
      </w:tblGrid>
      <w:tr w:rsidR="006E7078" w:rsidRPr="00035B4E" w14:paraId="2BC1E774" w14:textId="77777777" w:rsidTr="00CC3F25">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26F967F" w14:textId="77777777" w:rsidR="006E7078" w:rsidRPr="00035B4E" w:rsidRDefault="006E7078" w:rsidP="00CC3F25">
            <w:pPr>
              <w:pStyle w:val="maintext0"/>
              <w:rPr>
                <w:rFonts w:ascii="Arial" w:hAnsi="Arial" w:cs="Arial"/>
                <w:sz w:val="12"/>
                <w:szCs w:val="20"/>
              </w:rPr>
            </w:pPr>
            <w:r w:rsidRPr="00035B4E">
              <w:rPr>
                <w:rFonts w:ascii="Arial" w:hAnsi="Arial" w:cs="Arial"/>
                <w:sz w:val="12"/>
                <w:szCs w:val="20"/>
              </w:rPr>
              <w:t>TEI17, NR_newRAT-Core</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DED79D3" w14:textId="77777777" w:rsidR="006E7078" w:rsidRPr="00035B4E" w:rsidRDefault="006E7078" w:rsidP="00CC3F25">
            <w:pPr>
              <w:pStyle w:val="maintext0"/>
              <w:rPr>
                <w:rFonts w:ascii="Arial" w:hAnsi="Arial" w:cs="Arial"/>
                <w:sz w:val="12"/>
                <w:szCs w:val="20"/>
              </w:rPr>
            </w:pPr>
            <w:r w:rsidRPr="00035B4E">
              <w:rPr>
                <w:rFonts w:ascii="Arial" w:hAnsi="Arial" w:cs="Arial"/>
                <w:sz w:val="12"/>
                <w:szCs w:val="20"/>
              </w:rPr>
              <w:t>2x-1-1</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A677EE0" w14:textId="77777777" w:rsidR="006E7078" w:rsidRPr="00035B4E" w:rsidRDefault="006E7078" w:rsidP="00CC3F25">
            <w:pPr>
              <w:pStyle w:val="maintext0"/>
              <w:rPr>
                <w:rFonts w:ascii="Arial" w:hAnsi="Arial" w:cs="Arial"/>
                <w:sz w:val="12"/>
                <w:szCs w:val="20"/>
              </w:rPr>
            </w:pPr>
            <w:r w:rsidRPr="00035B4E">
              <w:rPr>
                <w:rFonts w:ascii="Arial" w:hAnsi="Arial" w:cs="Arial"/>
                <w:color w:val="70AD47"/>
                <w:sz w:val="12"/>
                <w:szCs w:val="20"/>
              </w:rPr>
              <w:t>Stay on the target CC for SRS carrier switching</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F7B2E83" w14:textId="77777777" w:rsidR="006E7078" w:rsidRPr="00035B4E" w:rsidRDefault="006E7078" w:rsidP="00CC3F25">
            <w:pPr>
              <w:pStyle w:val="maintext0"/>
              <w:rPr>
                <w:rFonts w:ascii="Arial" w:hAnsi="Arial" w:cs="Arial"/>
                <w:sz w:val="12"/>
                <w:szCs w:val="20"/>
              </w:rPr>
            </w:pPr>
            <w:r w:rsidRPr="00035B4E">
              <w:rPr>
                <w:rFonts w:ascii="Arial" w:hAnsi="Arial" w:cs="Arial"/>
                <w:color w:val="70AD47"/>
                <w:sz w:val="12"/>
                <w:szCs w:val="20"/>
              </w:rPr>
              <w:t>Stay on the target CC when remaining SRS resource set(s) for SRS carrier switching exists</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3B4614F" w14:textId="77777777" w:rsidR="006E7078" w:rsidRPr="00035B4E" w:rsidRDefault="006E7078" w:rsidP="00CC3F25">
            <w:pPr>
              <w:pStyle w:val="maintext0"/>
              <w:rPr>
                <w:rFonts w:ascii="Arial" w:hAnsi="Arial" w:cs="Arial"/>
                <w:sz w:val="12"/>
                <w:szCs w:val="20"/>
              </w:rPr>
            </w:pPr>
            <w:r w:rsidRPr="00035B4E">
              <w:rPr>
                <w:rFonts w:ascii="Arial" w:hAnsi="Arial" w:cs="Arial"/>
                <w:sz w:val="12"/>
                <w:szCs w:val="20"/>
              </w:rPr>
              <w:t>2-56</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A05E825" w14:textId="77777777" w:rsidR="006E7078" w:rsidRPr="00035B4E" w:rsidRDefault="006E7078" w:rsidP="00CC3F25">
            <w:pPr>
              <w:pStyle w:val="maintext0"/>
              <w:rPr>
                <w:rFonts w:ascii="Arial" w:hAnsi="Arial" w:cs="Arial"/>
                <w:sz w:val="12"/>
                <w:szCs w:val="20"/>
              </w:rPr>
            </w:pPr>
            <w:r w:rsidRPr="00035B4E">
              <w:rPr>
                <w:rFonts w:ascii="Arial" w:hAnsi="Arial" w:cs="Arial"/>
                <w:sz w:val="12"/>
                <w:szCs w:val="20"/>
              </w:rPr>
              <w:t> </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FA7A21E" w14:textId="77777777" w:rsidR="006E7078" w:rsidRPr="00035B4E" w:rsidRDefault="006E7078" w:rsidP="00CC3F25">
            <w:pPr>
              <w:pStyle w:val="maintext0"/>
              <w:rPr>
                <w:rFonts w:ascii="Arial" w:hAnsi="Arial" w:cs="Arial"/>
                <w:sz w:val="12"/>
                <w:szCs w:val="20"/>
              </w:rPr>
            </w:pPr>
            <w:r w:rsidRPr="00035B4E">
              <w:rPr>
                <w:rFonts w:ascii="Arial" w:hAnsi="Arial" w:cs="Arial"/>
                <w:sz w:val="12"/>
                <w:szCs w:val="20"/>
              </w:rPr>
              <w:t> </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D03281A" w14:textId="77777777" w:rsidR="006E7078" w:rsidRPr="00035B4E" w:rsidRDefault="006E7078" w:rsidP="00CC3F25">
            <w:pPr>
              <w:pStyle w:val="maintext0"/>
              <w:rPr>
                <w:rFonts w:ascii="Arial" w:hAnsi="Arial" w:cs="Arial"/>
                <w:sz w:val="12"/>
                <w:szCs w:val="20"/>
              </w:rPr>
            </w:pPr>
            <w:r w:rsidRPr="00035B4E">
              <w:rPr>
                <w:rFonts w:ascii="Arial" w:hAnsi="Arial" w:cs="Arial"/>
                <w:sz w:val="12"/>
                <w:szCs w:val="20"/>
              </w:rPr>
              <w:t> </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D2620B3" w14:textId="77777777" w:rsidR="006E7078" w:rsidRPr="00035B4E" w:rsidRDefault="006E7078" w:rsidP="00CC3F25">
            <w:pPr>
              <w:pStyle w:val="maintext0"/>
              <w:rPr>
                <w:rFonts w:ascii="Arial" w:hAnsi="Arial" w:cs="Arial"/>
                <w:sz w:val="12"/>
                <w:szCs w:val="20"/>
              </w:rPr>
            </w:pPr>
            <w:r w:rsidRPr="00035B4E">
              <w:rPr>
                <w:rFonts w:ascii="Arial" w:hAnsi="Arial" w:cs="Arial"/>
                <w:color w:val="FF0000"/>
                <w:sz w:val="12"/>
                <w:szCs w:val="20"/>
                <w:lang w:eastAsia="ja-JP"/>
              </w:rPr>
              <w:t>Per  BC</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AC12FCB" w14:textId="77777777" w:rsidR="006E7078" w:rsidRPr="00035B4E" w:rsidRDefault="006E7078" w:rsidP="00CC3F25">
            <w:pPr>
              <w:pStyle w:val="maintext0"/>
              <w:rPr>
                <w:rFonts w:ascii="Arial" w:hAnsi="Arial" w:cs="Arial"/>
                <w:sz w:val="12"/>
                <w:szCs w:val="20"/>
              </w:rPr>
            </w:pPr>
            <w:r w:rsidRPr="00035B4E">
              <w:rPr>
                <w:rFonts w:ascii="Arial" w:hAnsi="Arial" w:cs="Arial"/>
                <w:sz w:val="12"/>
                <w:szCs w:val="20"/>
              </w:rPr>
              <w:t> </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0536480" w14:textId="77777777" w:rsidR="006E7078" w:rsidRPr="00035B4E" w:rsidRDefault="006E7078" w:rsidP="00CC3F25">
            <w:pPr>
              <w:pStyle w:val="maintext0"/>
              <w:rPr>
                <w:rFonts w:ascii="Arial" w:hAnsi="Arial" w:cs="Arial"/>
                <w:sz w:val="12"/>
                <w:szCs w:val="20"/>
              </w:rPr>
            </w:pPr>
            <w:r w:rsidRPr="00035B4E">
              <w:rPr>
                <w:rFonts w:ascii="Arial" w:hAnsi="Arial" w:cs="Arial"/>
                <w:sz w:val="12"/>
                <w:szCs w:val="20"/>
              </w:rPr>
              <w:t> </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A434F9A" w14:textId="77777777" w:rsidR="006E7078" w:rsidRPr="00035B4E" w:rsidRDefault="006E7078" w:rsidP="00CC3F25">
            <w:pPr>
              <w:pStyle w:val="maintext0"/>
              <w:rPr>
                <w:rFonts w:ascii="Arial" w:hAnsi="Arial" w:cs="Arial"/>
                <w:sz w:val="12"/>
                <w:szCs w:val="20"/>
              </w:rPr>
            </w:pPr>
            <w:r w:rsidRPr="00035B4E">
              <w:rPr>
                <w:rFonts w:ascii="Arial" w:hAnsi="Arial" w:cs="Arial"/>
                <w:sz w:val="12"/>
                <w:szCs w:val="20"/>
              </w:rPr>
              <w:t> </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3519D43" w14:textId="77777777" w:rsidR="006E7078" w:rsidRPr="00035B4E" w:rsidRDefault="006E7078" w:rsidP="00CC3F25">
            <w:pPr>
              <w:pStyle w:val="maintext0"/>
              <w:rPr>
                <w:rFonts w:ascii="Arial" w:hAnsi="Arial" w:cs="Arial"/>
                <w:sz w:val="12"/>
                <w:szCs w:val="20"/>
              </w:rPr>
            </w:pPr>
            <w:r w:rsidRPr="006E7078">
              <w:rPr>
                <w:rFonts w:ascii="Arial" w:hAnsi="Arial" w:cs="Arial"/>
                <w:color w:val="70AD47"/>
                <w:sz w:val="12"/>
                <w:szCs w:val="20"/>
              </w:rPr>
              <w:t xml:space="preserve">Note1: </w:t>
            </w:r>
            <w:r w:rsidRPr="006E7078">
              <w:rPr>
                <w:rFonts w:ascii="Arial" w:hAnsi="Arial" w:cs="Arial"/>
                <w:color w:val="FF0000"/>
                <w:sz w:val="12"/>
                <w:szCs w:val="20"/>
              </w:rPr>
              <w:t>When UE supports this capability,</w:t>
            </w:r>
            <w:r w:rsidRPr="006E7078">
              <w:rPr>
                <w:rFonts w:ascii="Arial" w:hAnsi="Arial" w:cs="Arial"/>
                <w:color w:val="70AD47"/>
                <w:sz w:val="12"/>
                <w:szCs w:val="20"/>
              </w:rPr>
              <w:t xml:space="preserve">  i</w:t>
            </w:r>
            <w:r w:rsidRPr="006E7078">
              <w:rPr>
                <w:rFonts w:ascii="Arial" w:hAnsi="Arial" w:cs="Arial"/>
                <w:sz w:val="12"/>
                <w:szCs w:val="20"/>
              </w:rPr>
              <w:t xml:space="preserve">f the time period between the SRS resource sets is smaller than the total required RF switching time to the source CC and back to the target CC and a higher priority UL transmission and/or DL reception is not scheduled on the source CC in the time period between the two SRS resources sets, </w:t>
            </w:r>
            <w:r w:rsidRPr="006E7078">
              <w:rPr>
                <w:rFonts w:ascii="Arial" w:hAnsi="Arial" w:cs="Arial"/>
                <w:color w:val="FF0000"/>
                <w:sz w:val="12"/>
                <w:szCs w:val="20"/>
              </w:rPr>
              <w:t> the UE stays in the target CC in the period between the SRS resource sets</w:t>
            </w:r>
            <w:r w:rsidRPr="006E7078">
              <w:rPr>
                <w:rFonts w:ascii="Arial" w:hAnsi="Arial" w:cs="Arial"/>
                <w:sz w:val="12"/>
                <w:szCs w:val="20"/>
              </w:rPr>
              <w:t>; otherwise, the UE switches back to the source CC after transmitting each SRS resource set</w:t>
            </w:r>
          </w:p>
          <w:p w14:paraId="4D0AF6C5" w14:textId="77777777" w:rsidR="006E7078" w:rsidRPr="00035B4E" w:rsidRDefault="006E7078" w:rsidP="00CC3F25">
            <w:pPr>
              <w:spacing w:before="100" w:beforeAutospacing="1" w:after="100" w:afterAutospacing="1"/>
              <w:rPr>
                <w:rFonts w:ascii="Arial" w:hAnsi="Arial" w:cs="Arial"/>
                <w:sz w:val="12"/>
                <w:szCs w:val="20"/>
              </w:rPr>
            </w:pPr>
            <w:r w:rsidRPr="006E7078">
              <w:rPr>
                <w:rFonts w:ascii="Arial" w:hAnsi="Arial" w:cs="Arial"/>
                <w:color w:val="70AD47"/>
                <w:sz w:val="12"/>
                <w:szCs w:val="20"/>
              </w:rPr>
              <w:t xml:space="preserve">Note2: </w:t>
            </w:r>
            <w:r w:rsidRPr="006E7078">
              <w:rPr>
                <w:rFonts w:ascii="Arial" w:hAnsi="Arial" w:cs="Arial"/>
                <w:sz w:val="12"/>
                <w:szCs w:val="20"/>
              </w:rPr>
              <w:t>If the UE does not indicate this capability, the UE falls back to Rel-15 behavio</w:t>
            </w:r>
            <w:r w:rsidRPr="00035B4E">
              <w:rPr>
                <w:rFonts w:ascii="Arial" w:hAnsi="Arial" w:cs="Arial"/>
                <w:sz w:val="12"/>
                <w:szCs w:val="20"/>
              </w:rPr>
              <w:t>r</w:t>
            </w:r>
            <w:r w:rsidRPr="00035B4E">
              <w:rPr>
                <w:rFonts w:ascii="Arial" w:hAnsi="Arial" w:cs="Arial"/>
                <w:color w:val="FF2600"/>
                <w:sz w:val="12"/>
                <w:szCs w:val="20"/>
              </w:rPr>
              <w:t>, that is UE switches back to source CC between the SRS resource sets</w:t>
            </w:r>
          </w:p>
          <w:p w14:paraId="38A9BED4" w14:textId="77777777" w:rsidR="006E7078" w:rsidRPr="00035B4E" w:rsidRDefault="006E7078" w:rsidP="00CC3F25">
            <w:pPr>
              <w:spacing w:before="100" w:beforeAutospacing="1" w:after="100" w:afterAutospacing="1"/>
              <w:rPr>
                <w:rFonts w:ascii="Arial" w:hAnsi="Arial" w:cs="Arial"/>
                <w:sz w:val="12"/>
                <w:szCs w:val="20"/>
              </w:rPr>
            </w:pPr>
            <w:r w:rsidRPr="00035B4E">
              <w:rPr>
                <w:rFonts w:ascii="Arial" w:hAnsi="Arial" w:cs="Arial"/>
                <w:sz w:val="12"/>
                <w:szCs w:val="20"/>
              </w:rPr>
              <w:t> </w:t>
            </w:r>
            <w:r w:rsidRPr="00035B4E">
              <w:rPr>
                <w:rFonts w:ascii="Arial" w:hAnsi="Arial" w:cs="Arial"/>
                <w:color w:val="7030A0"/>
                <w:sz w:val="12"/>
                <w:szCs w:val="20"/>
              </w:rPr>
              <w:t>This is a working assumption.</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30AADFE" w14:textId="77777777" w:rsidR="006E7078" w:rsidRPr="00035B4E" w:rsidRDefault="006E7078" w:rsidP="00CC3F25">
            <w:pPr>
              <w:pStyle w:val="maintext0"/>
              <w:rPr>
                <w:rFonts w:ascii="Arial" w:hAnsi="Arial" w:cs="Arial"/>
                <w:sz w:val="12"/>
                <w:szCs w:val="20"/>
              </w:rPr>
            </w:pPr>
            <w:r w:rsidRPr="00035B4E">
              <w:rPr>
                <w:rFonts w:ascii="Arial" w:hAnsi="Arial" w:cs="Arial"/>
                <w:sz w:val="12"/>
                <w:szCs w:val="20"/>
              </w:rPr>
              <w:t xml:space="preserve">Optional with capability signalling </w:t>
            </w:r>
          </w:p>
        </w:tc>
      </w:tr>
    </w:tbl>
    <w:p w14:paraId="48D9227C" w14:textId="77777777" w:rsidR="006E7078" w:rsidRPr="00035B4E" w:rsidRDefault="006E7078" w:rsidP="006E7078"/>
    <w:tbl>
      <w:tblPr>
        <w:tblW w:w="0" w:type="auto"/>
        <w:tblCellMar>
          <w:left w:w="0" w:type="dxa"/>
          <w:right w:w="0" w:type="dxa"/>
        </w:tblCellMar>
        <w:tblLook w:val="04A0" w:firstRow="1" w:lastRow="0" w:firstColumn="1" w:lastColumn="0" w:noHBand="0" w:noVBand="1"/>
      </w:tblPr>
      <w:tblGrid>
        <w:gridCol w:w="957"/>
        <w:gridCol w:w="383"/>
        <w:gridCol w:w="710"/>
        <w:gridCol w:w="864"/>
        <w:gridCol w:w="350"/>
        <w:gridCol w:w="250"/>
        <w:gridCol w:w="250"/>
        <w:gridCol w:w="250"/>
        <w:gridCol w:w="403"/>
        <w:gridCol w:w="250"/>
        <w:gridCol w:w="250"/>
        <w:gridCol w:w="250"/>
        <w:gridCol w:w="3984"/>
        <w:gridCol w:w="1296"/>
      </w:tblGrid>
      <w:tr w:rsidR="006E7078" w:rsidRPr="00035B4E" w14:paraId="3C6EBD31" w14:textId="77777777" w:rsidTr="00CC3F25">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D0CC49D" w14:textId="77777777" w:rsidR="006E7078" w:rsidRPr="00035B4E" w:rsidRDefault="006E7078" w:rsidP="00CC3F25">
            <w:pPr>
              <w:pStyle w:val="maintext0"/>
              <w:rPr>
                <w:rFonts w:ascii="Arial" w:hAnsi="Arial" w:cs="Arial"/>
                <w:sz w:val="12"/>
                <w:szCs w:val="20"/>
              </w:rPr>
            </w:pPr>
            <w:r w:rsidRPr="00035B4E">
              <w:rPr>
                <w:rFonts w:ascii="Arial" w:hAnsi="Arial" w:cs="Arial"/>
                <w:sz w:val="12"/>
                <w:szCs w:val="20"/>
              </w:rPr>
              <w:lastRenderedPageBreak/>
              <w:t>TEI17, NR_newRAT-Core</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DDFA581" w14:textId="77777777" w:rsidR="006E7078" w:rsidRPr="00035B4E" w:rsidRDefault="006E7078" w:rsidP="00CC3F25">
            <w:pPr>
              <w:pStyle w:val="maintext0"/>
              <w:rPr>
                <w:rFonts w:ascii="Arial" w:hAnsi="Arial" w:cs="Arial"/>
                <w:sz w:val="12"/>
                <w:szCs w:val="20"/>
              </w:rPr>
            </w:pPr>
            <w:r w:rsidRPr="00035B4E">
              <w:rPr>
                <w:rFonts w:ascii="Arial" w:hAnsi="Arial" w:cs="Arial"/>
                <w:sz w:val="12"/>
                <w:szCs w:val="20"/>
              </w:rPr>
              <w:t>2x-1-2</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7DD4A57" w14:textId="77777777" w:rsidR="006E7078" w:rsidRPr="00035B4E" w:rsidRDefault="006E7078" w:rsidP="00CC3F25">
            <w:pPr>
              <w:pStyle w:val="maintext0"/>
              <w:rPr>
                <w:rFonts w:ascii="Arial" w:hAnsi="Arial" w:cs="Arial"/>
                <w:sz w:val="12"/>
                <w:szCs w:val="20"/>
              </w:rPr>
            </w:pPr>
            <w:r w:rsidRPr="00035B4E">
              <w:rPr>
                <w:rFonts w:ascii="Arial" w:hAnsi="Arial" w:cs="Arial"/>
                <w:color w:val="70AD47"/>
                <w:sz w:val="12"/>
                <w:szCs w:val="20"/>
              </w:rPr>
              <w:t>Affected bands for inter-band CA during SRS carrier switching</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F79A47A" w14:textId="77777777" w:rsidR="006E7078" w:rsidRPr="00035B4E" w:rsidRDefault="006E7078" w:rsidP="00CC3F25">
            <w:pPr>
              <w:pStyle w:val="maintext0"/>
              <w:rPr>
                <w:rFonts w:ascii="Arial" w:hAnsi="Arial" w:cs="Arial"/>
                <w:sz w:val="12"/>
                <w:szCs w:val="20"/>
              </w:rPr>
            </w:pPr>
            <w:r w:rsidRPr="00035B4E">
              <w:rPr>
                <w:rFonts w:ascii="Arial" w:hAnsi="Arial" w:cs="Arial"/>
                <w:color w:val="70AD47"/>
                <w:sz w:val="12"/>
                <w:szCs w:val="20"/>
              </w:rPr>
              <w:t>1. Indicate which other bands in the band combination are affected by the SRS switch.</w:t>
            </w:r>
          </w:p>
          <w:p w14:paraId="08A7B0FE" w14:textId="77777777" w:rsidR="006E7078" w:rsidRPr="00035B4E" w:rsidRDefault="006E7078" w:rsidP="00CC3F25">
            <w:pPr>
              <w:pStyle w:val="maintext0"/>
              <w:rPr>
                <w:rFonts w:ascii="Arial" w:hAnsi="Arial" w:cs="Arial"/>
                <w:sz w:val="12"/>
                <w:szCs w:val="20"/>
              </w:rPr>
            </w:pPr>
            <w:r w:rsidRPr="00035B4E">
              <w:rPr>
                <w:rFonts w:ascii="Arial" w:hAnsi="Arial" w:cs="Arial"/>
                <w:color w:val="70AD47"/>
                <w:sz w:val="12"/>
                <w:szCs w:val="20"/>
              </w:rPr>
              <w:t>2. The dropping rules / timelines apply to the indicated bands when SRS carrier switching on target CC and other UL on source CC are overlapped in the same symbol.</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43DBD7E" w14:textId="77777777" w:rsidR="006E7078" w:rsidRPr="00035B4E" w:rsidRDefault="006E7078" w:rsidP="00CC3F25">
            <w:pPr>
              <w:pStyle w:val="maintext0"/>
              <w:rPr>
                <w:rFonts w:ascii="Arial" w:hAnsi="Arial" w:cs="Arial"/>
                <w:sz w:val="12"/>
                <w:szCs w:val="20"/>
              </w:rPr>
            </w:pPr>
            <w:r>
              <w:rPr>
                <w:rFonts w:ascii="Arial" w:hAnsi="Arial" w:cs="Arial"/>
                <w:sz w:val="12"/>
                <w:szCs w:val="20"/>
              </w:rPr>
              <w:t>2-56</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F9B4D9B" w14:textId="77777777" w:rsidR="006E7078" w:rsidRPr="00035B4E" w:rsidRDefault="006E7078" w:rsidP="00CC3F25">
            <w:pPr>
              <w:pStyle w:val="maintext0"/>
              <w:rPr>
                <w:rFonts w:ascii="Arial" w:hAnsi="Arial" w:cs="Arial"/>
                <w:sz w:val="12"/>
                <w:szCs w:val="20"/>
              </w:rPr>
            </w:pPr>
            <w:r w:rsidRPr="00035B4E">
              <w:rPr>
                <w:rFonts w:ascii="Arial" w:hAnsi="Arial" w:cs="Arial"/>
                <w:sz w:val="12"/>
                <w:szCs w:val="20"/>
              </w:rPr>
              <w:t> </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3FD3469" w14:textId="77777777" w:rsidR="006E7078" w:rsidRPr="00035B4E" w:rsidRDefault="006E7078" w:rsidP="00CC3F25">
            <w:pPr>
              <w:pStyle w:val="maintext0"/>
              <w:rPr>
                <w:rFonts w:ascii="Arial" w:hAnsi="Arial" w:cs="Arial"/>
                <w:sz w:val="12"/>
                <w:szCs w:val="20"/>
              </w:rPr>
            </w:pPr>
            <w:r w:rsidRPr="00035B4E">
              <w:rPr>
                <w:rFonts w:ascii="Arial" w:hAnsi="Arial" w:cs="Arial"/>
                <w:sz w:val="12"/>
                <w:szCs w:val="20"/>
              </w:rPr>
              <w:t> </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3D078CA" w14:textId="77777777" w:rsidR="006E7078" w:rsidRPr="00035B4E" w:rsidRDefault="006E7078" w:rsidP="00CC3F25">
            <w:pPr>
              <w:pStyle w:val="maintext0"/>
              <w:rPr>
                <w:rFonts w:ascii="Arial" w:hAnsi="Arial" w:cs="Arial"/>
                <w:sz w:val="12"/>
                <w:szCs w:val="20"/>
              </w:rPr>
            </w:pPr>
            <w:r w:rsidRPr="00035B4E">
              <w:rPr>
                <w:rFonts w:ascii="Arial" w:hAnsi="Arial" w:cs="Arial"/>
                <w:sz w:val="12"/>
                <w:szCs w:val="20"/>
              </w:rPr>
              <w:t> </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FB68C4A" w14:textId="77777777" w:rsidR="006E7078" w:rsidRPr="00035B4E" w:rsidRDefault="006E7078" w:rsidP="00CC3F25">
            <w:pPr>
              <w:pStyle w:val="maintext0"/>
              <w:rPr>
                <w:rFonts w:ascii="Arial" w:hAnsi="Arial" w:cs="Arial"/>
                <w:sz w:val="12"/>
                <w:szCs w:val="20"/>
              </w:rPr>
            </w:pPr>
            <w:r w:rsidRPr="00035B4E">
              <w:rPr>
                <w:rFonts w:ascii="Arial" w:hAnsi="Arial" w:cs="Arial"/>
                <w:color w:val="FF0000"/>
                <w:sz w:val="12"/>
                <w:szCs w:val="20"/>
                <w:lang w:eastAsia="ja-JP"/>
              </w:rPr>
              <w:t>Per BC</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930C17B" w14:textId="77777777" w:rsidR="006E7078" w:rsidRPr="00035B4E" w:rsidRDefault="006E7078" w:rsidP="00CC3F25">
            <w:pPr>
              <w:pStyle w:val="maintext0"/>
              <w:rPr>
                <w:rFonts w:ascii="Arial" w:hAnsi="Arial" w:cs="Arial"/>
                <w:sz w:val="12"/>
                <w:szCs w:val="20"/>
              </w:rPr>
            </w:pPr>
            <w:r w:rsidRPr="00035B4E">
              <w:rPr>
                <w:rFonts w:ascii="Arial" w:hAnsi="Arial" w:cs="Arial"/>
                <w:sz w:val="12"/>
                <w:szCs w:val="20"/>
              </w:rPr>
              <w:t> </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E7B7A47" w14:textId="77777777" w:rsidR="006E7078" w:rsidRPr="00035B4E" w:rsidRDefault="006E7078" w:rsidP="00CC3F25">
            <w:pPr>
              <w:pStyle w:val="maintext0"/>
              <w:rPr>
                <w:rFonts w:ascii="Arial" w:hAnsi="Arial" w:cs="Arial"/>
                <w:sz w:val="12"/>
                <w:szCs w:val="20"/>
              </w:rPr>
            </w:pPr>
            <w:r w:rsidRPr="00035B4E">
              <w:rPr>
                <w:rFonts w:ascii="Arial" w:hAnsi="Arial" w:cs="Arial"/>
                <w:sz w:val="12"/>
                <w:szCs w:val="20"/>
              </w:rPr>
              <w:t> </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20ED388" w14:textId="77777777" w:rsidR="006E7078" w:rsidRPr="00035B4E" w:rsidRDefault="006E7078" w:rsidP="00CC3F25">
            <w:pPr>
              <w:pStyle w:val="maintext0"/>
              <w:rPr>
                <w:rFonts w:ascii="Arial" w:hAnsi="Arial" w:cs="Arial"/>
                <w:sz w:val="12"/>
                <w:szCs w:val="20"/>
              </w:rPr>
            </w:pPr>
            <w:r w:rsidRPr="00035B4E">
              <w:rPr>
                <w:rFonts w:ascii="Arial" w:hAnsi="Arial" w:cs="Arial"/>
                <w:sz w:val="12"/>
                <w:szCs w:val="20"/>
              </w:rPr>
              <w:t> </w:t>
            </w:r>
          </w:p>
        </w:tc>
        <w:tc>
          <w:tcPr>
            <w:tcW w:w="4505"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DD5C4CD" w14:textId="77777777" w:rsidR="006E7078" w:rsidRPr="00035B4E" w:rsidRDefault="006E7078" w:rsidP="00CC3F25">
            <w:pPr>
              <w:spacing w:before="100" w:beforeAutospacing="1" w:after="100" w:afterAutospacing="1"/>
              <w:rPr>
                <w:rFonts w:ascii="Arial" w:hAnsi="Arial" w:cs="Arial"/>
                <w:sz w:val="12"/>
                <w:szCs w:val="20"/>
              </w:rPr>
            </w:pPr>
            <w:r w:rsidRPr="006E7078">
              <w:rPr>
                <w:rFonts w:ascii="Arial" w:hAnsi="Arial" w:cs="Arial"/>
                <w:color w:val="70AD47"/>
                <w:sz w:val="12"/>
                <w:szCs w:val="20"/>
                <w:lang w:eastAsia="ja-JP"/>
              </w:rPr>
              <w:t xml:space="preserve">Note : </w:t>
            </w:r>
            <w:r w:rsidRPr="006E7078">
              <w:rPr>
                <w:rFonts w:ascii="Arial" w:hAnsi="Arial" w:cs="Arial"/>
                <w:sz w:val="12"/>
                <w:szCs w:val="20"/>
                <w:lang w:eastAsia="ja-JP"/>
              </w:rPr>
              <w:t>If this new indication is missing, the UE defaults to Rel-15 behavior.</w:t>
            </w:r>
          </w:p>
          <w:p w14:paraId="7CEBAF61" w14:textId="77777777" w:rsidR="006E7078" w:rsidRPr="00035B4E" w:rsidRDefault="006E7078" w:rsidP="00CC3F25">
            <w:pPr>
              <w:rPr>
                <w:rFonts w:ascii="Arial" w:hAnsi="Arial" w:cs="Arial"/>
                <w:color w:val="00B0F0"/>
                <w:sz w:val="12"/>
                <w:szCs w:val="20"/>
              </w:rPr>
            </w:pPr>
            <w:r w:rsidRPr="00035B4E">
              <w:rPr>
                <w:rFonts w:ascii="Arial" w:hAnsi="Arial" w:cs="Arial"/>
                <w:color w:val="00B0F0"/>
                <w:sz w:val="12"/>
                <w:szCs w:val="20"/>
              </w:rPr>
              <w:t>For each “source-target” pair (as indicated by srs-SwitchingTimesListNR), the UE can indicate which other bands in the band combination are affected by the SRS switch.</w:t>
            </w:r>
          </w:p>
          <w:p w14:paraId="78B4244E" w14:textId="77777777" w:rsidR="006E7078" w:rsidRPr="00035B4E" w:rsidRDefault="006E7078" w:rsidP="00CC3F25">
            <w:pPr>
              <w:pStyle w:val="maintext0"/>
              <w:rPr>
                <w:rFonts w:ascii="Arial" w:hAnsi="Arial" w:cs="Arial"/>
                <w:sz w:val="12"/>
                <w:szCs w:val="20"/>
              </w:rPr>
            </w:pPr>
            <w:r w:rsidRPr="00035B4E">
              <w:rPr>
                <w:rFonts w:ascii="Arial" w:hAnsi="Arial" w:cs="Arial"/>
                <w:color w:val="7030A0"/>
                <w:sz w:val="12"/>
                <w:szCs w:val="20"/>
              </w:rPr>
              <w:t>This is a working assumption.</w:t>
            </w:r>
          </w:p>
        </w:tc>
        <w:tc>
          <w:tcPr>
            <w:tcW w:w="141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1E1BF25" w14:textId="77777777" w:rsidR="006E7078" w:rsidRPr="00035B4E" w:rsidRDefault="006E7078" w:rsidP="00CC3F25">
            <w:pPr>
              <w:pStyle w:val="maintext0"/>
              <w:rPr>
                <w:rFonts w:ascii="Arial" w:hAnsi="Arial" w:cs="Arial"/>
                <w:sz w:val="12"/>
                <w:szCs w:val="20"/>
              </w:rPr>
            </w:pPr>
            <w:r w:rsidRPr="00035B4E">
              <w:rPr>
                <w:rFonts w:ascii="Arial" w:hAnsi="Arial" w:cs="Arial"/>
                <w:sz w:val="12"/>
                <w:szCs w:val="20"/>
              </w:rPr>
              <w:t xml:space="preserve">Optional with capability signalling </w:t>
            </w:r>
          </w:p>
        </w:tc>
      </w:tr>
    </w:tbl>
    <w:p w14:paraId="7F5CD6F7" w14:textId="77777777" w:rsidR="006E7078" w:rsidRDefault="006E7078" w:rsidP="006E7078"/>
    <w:p w14:paraId="55A08AEA" w14:textId="216126BE" w:rsidR="005C1E40" w:rsidRDefault="005C1E40" w:rsidP="006E7078">
      <w:pPr>
        <w:rPr>
          <w:bCs/>
          <w:lang w:eastAsia="x-none"/>
        </w:rPr>
      </w:pPr>
    </w:p>
    <w:p w14:paraId="2717FB66" w14:textId="77777777" w:rsidR="006E7078" w:rsidRDefault="006E7078" w:rsidP="006E7078">
      <w:pPr>
        <w:rPr>
          <w:bCs/>
          <w:lang w:eastAsia="x-none"/>
        </w:rPr>
      </w:pPr>
    </w:p>
    <w:p w14:paraId="7F59CE41" w14:textId="1AB03635" w:rsidR="007D7F59" w:rsidRPr="00D746A6" w:rsidRDefault="001B5688" w:rsidP="007D7F59">
      <w:pPr>
        <w:rPr>
          <w:b/>
          <w:bCs/>
          <w:lang w:eastAsia="x-none"/>
        </w:rPr>
      </w:pPr>
      <w:hyperlink r:id="rId248" w:history="1">
        <w:r w:rsidR="000B5C49">
          <w:rPr>
            <w:rStyle w:val="Hyperlink"/>
            <w:b/>
            <w:bCs/>
            <w:lang w:eastAsia="x-none"/>
          </w:rPr>
          <w:t>R1-2204052</w:t>
        </w:r>
      </w:hyperlink>
      <w:r w:rsidR="007D7F59" w:rsidRPr="00D746A6">
        <w:rPr>
          <w:b/>
          <w:bCs/>
          <w:lang w:eastAsia="x-none"/>
        </w:rPr>
        <w:tab/>
        <w:t>Clarification of PUSCH with SP-CSI overlapping with PUSCH with data</w:t>
      </w:r>
      <w:r w:rsidR="007D7F59" w:rsidRPr="00D746A6">
        <w:rPr>
          <w:b/>
          <w:bCs/>
          <w:lang w:eastAsia="x-none"/>
        </w:rPr>
        <w:tab/>
        <w:t>CATT</w:t>
      </w:r>
    </w:p>
    <w:p w14:paraId="0F304789" w14:textId="77777777" w:rsidR="00D746A6" w:rsidRPr="0002154C" w:rsidRDefault="007D7F59" w:rsidP="007D7F59">
      <w:pPr>
        <w:rPr>
          <w:bCs/>
          <w:lang w:val="en-US" w:eastAsia="x-none"/>
        </w:rPr>
      </w:pPr>
      <w:r w:rsidRPr="0002154C">
        <w:rPr>
          <w:bCs/>
          <w:lang w:val="en-US" w:eastAsia="x-none"/>
        </w:rPr>
        <w:t xml:space="preserve">[109-e-NR-CRs-07] </w:t>
      </w:r>
      <w:r w:rsidR="00D746A6" w:rsidRPr="0002154C">
        <w:rPr>
          <w:bCs/>
          <w:lang w:val="en-US" w:eastAsia="x-none"/>
        </w:rPr>
        <w:t>– Yanping (CATT)</w:t>
      </w:r>
    </w:p>
    <w:p w14:paraId="334A929E" w14:textId="37FA0F78" w:rsidR="007D7F59" w:rsidRPr="0002154C" w:rsidRDefault="007D7F59" w:rsidP="007D7F59">
      <w:pPr>
        <w:rPr>
          <w:bCs/>
          <w:lang w:val="en-US" w:eastAsia="x-none"/>
        </w:rPr>
      </w:pPr>
      <w:r w:rsidRPr="0002154C">
        <w:rPr>
          <w:bCs/>
          <w:lang w:val="en-US" w:eastAsia="x-none"/>
        </w:rPr>
        <w:t>Clarification of PUSCH with SP-CSI overlapping with PUSCH with data by May 13</w:t>
      </w:r>
    </w:p>
    <w:p w14:paraId="4D92861E" w14:textId="48ABA7E0" w:rsidR="0002154C" w:rsidRDefault="001B5688" w:rsidP="00D746A6">
      <w:pPr>
        <w:rPr>
          <w:rFonts w:ascii="Times New Roman" w:hAnsi="Times New Roman"/>
          <w:b/>
          <w:bCs/>
          <w:szCs w:val="20"/>
        </w:rPr>
      </w:pPr>
      <w:hyperlink r:id="rId249" w:history="1">
        <w:r w:rsidR="000B5C49">
          <w:rPr>
            <w:rStyle w:val="Hyperlink"/>
            <w:rFonts w:ascii="Times New Roman" w:hAnsi="Times New Roman"/>
            <w:b/>
            <w:bCs/>
            <w:szCs w:val="20"/>
          </w:rPr>
          <w:t>R1-2205301</w:t>
        </w:r>
      </w:hyperlink>
      <w:r w:rsidR="0002154C" w:rsidRPr="0002154C">
        <w:rPr>
          <w:rFonts w:ascii="Times New Roman" w:hAnsi="Times New Roman"/>
          <w:b/>
          <w:bCs/>
          <w:szCs w:val="20"/>
        </w:rPr>
        <w:tab/>
        <w:t>Summary of [109-e-NR-CRs-07] Clarification of PUSCH with SP-CSI overlapping with PUSCH with data</w:t>
      </w:r>
      <w:r w:rsidR="0002154C" w:rsidRPr="0002154C">
        <w:rPr>
          <w:rFonts w:ascii="Times New Roman" w:hAnsi="Times New Roman"/>
          <w:b/>
          <w:bCs/>
          <w:szCs w:val="20"/>
        </w:rPr>
        <w:tab/>
        <w:t>Moderator (CATT)</w:t>
      </w:r>
    </w:p>
    <w:p w14:paraId="3D1A9639" w14:textId="3DCBFBF8" w:rsidR="0002154C" w:rsidRPr="0002154C" w:rsidRDefault="0002154C" w:rsidP="00D746A6">
      <w:pPr>
        <w:rPr>
          <w:rFonts w:ascii="Times New Roman" w:hAnsi="Times New Roman"/>
          <w:szCs w:val="20"/>
        </w:rPr>
      </w:pPr>
      <w:r>
        <w:rPr>
          <w:rFonts w:ascii="Times New Roman" w:hAnsi="Times New Roman"/>
          <w:b/>
          <w:bCs/>
          <w:szCs w:val="20"/>
        </w:rPr>
        <w:t>Decision:</w:t>
      </w:r>
      <w:r w:rsidRPr="0002154C">
        <w:rPr>
          <w:rFonts w:ascii="Times New Roman" w:hAnsi="Times New Roman"/>
          <w:szCs w:val="20"/>
        </w:rPr>
        <w:t xml:space="preserve"> As per email decision posted on May 12</w:t>
      </w:r>
      <w:r w:rsidRPr="0002154C">
        <w:rPr>
          <w:rFonts w:ascii="Times New Roman" w:hAnsi="Times New Roman"/>
          <w:szCs w:val="20"/>
          <w:vertAlign w:val="superscript"/>
        </w:rPr>
        <w:t>th</w:t>
      </w:r>
      <w:r w:rsidRPr="0002154C">
        <w:rPr>
          <w:rFonts w:ascii="Times New Roman" w:hAnsi="Times New Roman"/>
          <w:szCs w:val="20"/>
        </w:rPr>
        <w:t>,</w:t>
      </w:r>
    </w:p>
    <w:p w14:paraId="1430BF65" w14:textId="77777777" w:rsidR="00D746A6" w:rsidRPr="00D746A6" w:rsidRDefault="00D746A6" w:rsidP="00D746A6">
      <w:pPr>
        <w:rPr>
          <w:rFonts w:ascii="Times New Roman" w:hAnsi="Times New Roman"/>
          <w:szCs w:val="20"/>
          <w:lang w:val="en-US" w:eastAsia="en-GB"/>
        </w:rPr>
      </w:pPr>
      <w:r w:rsidRPr="00D746A6">
        <w:rPr>
          <w:rFonts w:ascii="Times New Roman" w:hAnsi="Times New Roman"/>
          <w:szCs w:val="20"/>
          <w:highlight w:val="green"/>
          <w:lang w:val="en-US"/>
        </w:rPr>
        <w:t>Agreement</w:t>
      </w:r>
    </w:p>
    <w:p w14:paraId="0325B65F" w14:textId="3912FA1C" w:rsidR="00D746A6" w:rsidRPr="0002154C" w:rsidRDefault="00D746A6" w:rsidP="00842CF4">
      <w:pPr>
        <w:pStyle w:val="ListParagraph"/>
        <w:numPr>
          <w:ilvl w:val="0"/>
          <w:numId w:val="147"/>
        </w:numPr>
        <w:rPr>
          <w:lang w:val="en-US"/>
        </w:rPr>
      </w:pPr>
      <w:r w:rsidRPr="0002154C">
        <w:rPr>
          <w:lang w:val="en-US"/>
        </w:rPr>
        <w:t xml:space="preserve">The text proposal in </w:t>
      </w:r>
      <w:hyperlink r:id="rId250" w:history="1">
        <w:r w:rsidR="000B5C49">
          <w:rPr>
            <w:rStyle w:val="Hyperlink"/>
            <w:lang w:val="en-US"/>
          </w:rPr>
          <w:t>R1-2204052</w:t>
        </w:r>
      </w:hyperlink>
      <w:r w:rsidRPr="0002154C">
        <w:rPr>
          <w:lang w:val="en-US"/>
        </w:rPr>
        <w:t xml:space="preserve"> is adopted from Rel-16 and is endorsed.</w:t>
      </w:r>
      <w:r w:rsidR="00F76D4D" w:rsidRPr="0002154C">
        <w:rPr>
          <w:lang w:val="en-US"/>
        </w:rPr>
        <w:t xml:space="preserve"> Final CRs in:</w:t>
      </w:r>
    </w:p>
    <w:p w14:paraId="652B78EC" w14:textId="081C015B" w:rsidR="00D746A6" w:rsidRPr="00F76D4D" w:rsidRDefault="001B5688" w:rsidP="00D746A6">
      <w:pPr>
        <w:rPr>
          <w:rFonts w:ascii="Times New Roman" w:hAnsi="Times New Roman"/>
          <w:b/>
          <w:bCs/>
          <w:szCs w:val="20"/>
          <w:lang w:val="en-US"/>
        </w:rPr>
      </w:pPr>
      <w:hyperlink r:id="rId251" w:history="1">
        <w:r w:rsidR="000B5C49">
          <w:rPr>
            <w:rStyle w:val="Hyperlink"/>
            <w:rFonts w:ascii="Times New Roman" w:hAnsi="Times New Roman"/>
            <w:b/>
            <w:bCs/>
            <w:szCs w:val="20"/>
            <w:highlight w:val="green"/>
            <w:lang w:val="en-US"/>
          </w:rPr>
          <w:t>R1-2205294</w:t>
        </w:r>
      </w:hyperlink>
      <w:r w:rsidR="00D746A6" w:rsidRPr="00F76D4D">
        <w:rPr>
          <w:rFonts w:ascii="Times New Roman" w:hAnsi="Times New Roman"/>
          <w:b/>
          <w:bCs/>
          <w:szCs w:val="20"/>
          <w:lang w:val="en-US"/>
        </w:rPr>
        <w:tab/>
        <w:t>Clarification of PUSCH with SP-CSI overlapping with PUSCH with data</w:t>
      </w:r>
      <w:r w:rsidR="00D746A6" w:rsidRPr="00F76D4D">
        <w:rPr>
          <w:rFonts w:ascii="Times New Roman" w:hAnsi="Times New Roman"/>
          <w:b/>
          <w:bCs/>
          <w:szCs w:val="20"/>
          <w:lang w:val="en-US"/>
        </w:rPr>
        <w:tab/>
        <w:t>Moderator (CATT), Ericsson</w:t>
      </w:r>
    </w:p>
    <w:p w14:paraId="46802F96" w14:textId="79D3F2FE" w:rsidR="00D746A6" w:rsidRPr="00D746A6" w:rsidRDefault="00D746A6" w:rsidP="00D746A6">
      <w:pPr>
        <w:rPr>
          <w:rFonts w:ascii="Times New Roman" w:hAnsi="Times New Roman"/>
          <w:szCs w:val="20"/>
          <w:lang w:val="en-US"/>
        </w:rPr>
      </w:pPr>
      <w:r w:rsidRPr="00F76D4D">
        <w:rPr>
          <w:rFonts w:ascii="Times New Roman" w:hAnsi="Times New Roman"/>
          <w:b/>
          <w:bCs/>
          <w:szCs w:val="20"/>
          <w:lang w:val="en-US"/>
        </w:rPr>
        <w:t>Decision:</w:t>
      </w:r>
      <w:r>
        <w:rPr>
          <w:rFonts w:ascii="Times New Roman" w:hAnsi="Times New Roman"/>
          <w:szCs w:val="20"/>
          <w:lang w:val="en-US"/>
        </w:rPr>
        <w:t xml:space="preserve"> (</w:t>
      </w:r>
      <w:r w:rsidRPr="00D746A6">
        <w:rPr>
          <w:rFonts w:ascii="Times New Roman" w:hAnsi="Times New Roman"/>
          <w:szCs w:val="20"/>
          <w:lang w:val="en-US"/>
        </w:rPr>
        <w:t>Rel-16</w:t>
      </w:r>
      <w:r>
        <w:rPr>
          <w:rFonts w:ascii="Times New Roman" w:hAnsi="Times New Roman"/>
          <w:szCs w:val="20"/>
          <w:lang w:val="en-US"/>
        </w:rPr>
        <w:t xml:space="preserve">, TS </w:t>
      </w:r>
      <w:r w:rsidRPr="00D746A6">
        <w:rPr>
          <w:rFonts w:ascii="Times New Roman" w:hAnsi="Times New Roman"/>
          <w:szCs w:val="20"/>
          <w:lang w:val="en-US"/>
        </w:rPr>
        <w:t>38.214</w:t>
      </w:r>
      <w:r>
        <w:rPr>
          <w:rFonts w:ascii="Times New Roman" w:hAnsi="Times New Roman"/>
          <w:szCs w:val="20"/>
          <w:lang w:val="en-US"/>
        </w:rPr>
        <w:t>, CR</w:t>
      </w:r>
      <w:r w:rsidRPr="00D746A6">
        <w:rPr>
          <w:rFonts w:ascii="Times New Roman" w:hAnsi="Times New Roman"/>
          <w:szCs w:val="20"/>
          <w:lang w:val="en-US"/>
        </w:rPr>
        <w:t>0272</w:t>
      </w:r>
      <w:r>
        <w:rPr>
          <w:rFonts w:ascii="Times New Roman" w:hAnsi="Times New Roman"/>
          <w:szCs w:val="20"/>
          <w:lang w:val="en-US"/>
        </w:rPr>
        <w:t xml:space="preserve">, Cat </w:t>
      </w:r>
      <w:r w:rsidRPr="00D746A6">
        <w:rPr>
          <w:rFonts w:ascii="Times New Roman" w:hAnsi="Times New Roman"/>
          <w:szCs w:val="20"/>
          <w:lang w:val="en-US"/>
        </w:rPr>
        <w:t>F</w:t>
      </w:r>
      <w:r>
        <w:rPr>
          <w:rFonts w:ascii="Times New Roman" w:hAnsi="Times New Roman"/>
          <w:szCs w:val="20"/>
          <w:lang w:val="en-US"/>
        </w:rPr>
        <w:t>) is agreed.</w:t>
      </w:r>
    </w:p>
    <w:p w14:paraId="3FF0EE23" w14:textId="1D73A022" w:rsidR="00F76D4D" w:rsidRPr="00F76D4D" w:rsidRDefault="001B5688" w:rsidP="00D746A6">
      <w:pPr>
        <w:rPr>
          <w:rFonts w:ascii="Times New Roman" w:hAnsi="Times New Roman"/>
          <w:b/>
          <w:bCs/>
          <w:szCs w:val="20"/>
          <w:lang w:val="en-US"/>
        </w:rPr>
      </w:pPr>
      <w:hyperlink r:id="rId252" w:history="1">
        <w:r w:rsidR="000B5C49">
          <w:rPr>
            <w:rStyle w:val="Hyperlink"/>
            <w:rFonts w:ascii="Times New Roman" w:hAnsi="Times New Roman"/>
            <w:b/>
            <w:bCs/>
            <w:szCs w:val="20"/>
            <w:highlight w:val="green"/>
            <w:lang w:val="en-US"/>
          </w:rPr>
          <w:t>R1-2205295</w:t>
        </w:r>
      </w:hyperlink>
      <w:r w:rsidR="00D746A6" w:rsidRPr="00F76D4D">
        <w:rPr>
          <w:rFonts w:ascii="Times New Roman" w:hAnsi="Times New Roman"/>
          <w:b/>
          <w:bCs/>
          <w:szCs w:val="20"/>
          <w:lang w:val="en-US"/>
        </w:rPr>
        <w:tab/>
        <w:t>Clarification of PUSCH with SP-CSI overlapping with PUSCH with data</w:t>
      </w:r>
      <w:r w:rsidR="00D746A6" w:rsidRPr="00F76D4D">
        <w:rPr>
          <w:rFonts w:ascii="Times New Roman" w:hAnsi="Times New Roman"/>
          <w:b/>
          <w:bCs/>
          <w:szCs w:val="20"/>
          <w:lang w:val="en-US"/>
        </w:rPr>
        <w:tab/>
        <w:t>Moderator (CATT), Ericsson</w:t>
      </w:r>
    </w:p>
    <w:p w14:paraId="70E91983" w14:textId="5312713C" w:rsidR="00D746A6" w:rsidRPr="00D746A6" w:rsidRDefault="00F76D4D" w:rsidP="00D746A6">
      <w:pPr>
        <w:rPr>
          <w:rFonts w:ascii="Times New Roman" w:hAnsi="Times New Roman"/>
          <w:szCs w:val="20"/>
          <w:lang w:val="en-US"/>
        </w:rPr>
      </w:pPr>
      <w:r w:rsidRPr="00F76D4D">
        <w:rPr>
          <w:rFonts w:ascii="Times New Roman" w:hAnsi="Times New Roman"/>
          <w:b/>
          <w:bCs/>
          <w:szCs w:val="20"/>
          <w:lang w:val="en-US"/>
        </w:rPr>
        <w:t>Decision:</w:t>
      </w:r>
      <w:r>
        <w:rPr>
          <w:rFonts w:ascii="Times New Roman" w:hAnsi="Times New Roman"/>
          <w:szCs w:val="20"/>
          <w:lang w:val="en-US"/>
        </w:rPr>
        <w:t xml:space="preserve"> (</w:t>
      </w:r>
      <w:r w:rsidR="00D746A6" w:rsidRPr="00D746A6">
        <w:rPr>
          <w:rFonts w:ascii="Times New Roman" w:hAnsi="Times New Roman"/>
          <w:szCs w:val="20"/>
          <w:lang w:val="en-US"/>
        </w:rPr>
        <w:t>Rel-17</w:t>
      </w:r>
      <w:r>
        <w:rPr>
          <w:rFonts w:ascii="Times New Roman" w:hAnsi="Times New Roman"/>
          <w:szCs w:val="20"/>
          <w:lang w:val="en-US"/>
        </w:rPr>
        <w:t xml:space="preserve">, TS </w:t>
      </w:r>
      <w:r w:rsidR="00D746A6" w:rsidRPr="00D746A6">
        <w:rPr>
          <w:rFonts w:ascii="Times New Roman" w:hAnsi="Times New Roman"/>
          <w:szCs w:val="20"/>
          <w:lang w:val="en-US"/>
        </w:rPr>
        <w:t>38.214</w:t>
      </w:r>
      <w:r>
        <w:rPr>
          <w:rFonts w:ascii="Times New Roman" w:hAnsi="Times New Roman"/>
          <w:szCs w:val="20"/>
          <w:lang w:val="en-US"/>
        </w:rPr>
        <w:t>, CR</w:t>
      </w:r>
      <w:r w:rsidR="00D746A6" w:rsidRPr="00D746A6">
        <w:rPr>
          <w:rFonts w:ascii="Times New Roman" w:hAnsi="Times New Roman"/>
          <w:szCs w:val="20"/>
          <w:lang w:val="en-US"/>
        </w:rPr>
        <w:t>0273</w:t>
      </w:r>
      <w:r>
        <w:rPr>
          <w:rFonts w:ascii="Times New Roman" w:hAnsi="Times New Roman"/>
          <w:szCs w:val="20"/>
          <w:lang w:val="en-US"/>
        </w:rPr>
        <w:t xml:space="preserve">, Cat </w:t>
      </w:r>
      <w:r w:rsidR="00D746A6" w:rsidRPr="00D746A6">
        <w:rPr>
          <w:rFonts w:ascii="Times New Roman" w:hAnsi="Times New Roman"/>
          <w:szCs w:val="20"/>
          <w:lang w:val="en-US"/>
        </w:rPr>
        <w:t>A</w:t>
      </w:r>
      <w:r>
        <w:rPr>
          <w:rFonts w:ascii="Times New Roman" w:hAnsi="Times New Roman"/>
          <w:szCs w:val="20"/>
          <w:lang w:val="en-US"/>
        </w:rPr>
        <w:t>) is agreed.</w:t>
      </w:r>
    </w:p>
    <w:p w14:paraId="51BA01E4" w14:textId="112C3FBE" w:rsidR="00D746A6" w:rsidRDefault="00D746A6" w:rsidP="007D7F59">
      <w:pPr>
        <w:rPr>
          <w:lang w:val="en-US" w:eastAsia="x-none"/>
        </w:rPr>
      </w:pPr>
    </w:p>
    <w:p w14:paraId="699617BD" w14:textId="77777777" w:rsidR="0002154C" w:rsidRPr="00D746A6" w:rsidRDefault="0002154C" w:rsidP="007D7F59">
      <w:pPr>
        <w:rPr>
          <w:lang w:val="en-US" w:eastAsia="x-none"/>
        </w:rPr>
      </w:pPr>
    </w:p>
    <w:p w14:paraId="74E1CD53" w14:textId="6818D958" w:rsidR="007D7F59" w:rsidRPr="00D344BC" w:rsidRDefault="001B5688" w:rsidP="007D7F59">
      <w:pPr>
        <w:rPr>
          <w:bCs/>
          <w:lang w:eastAsia="x-none"/>
        </w:rPr>
      </w:pPr>
      <w:hyperlink r:id="rId253" w:history="1">
        <w:r w:rsidR="000B5C49">
          <w:rPr>
            <w:rStyle w:val="Hyperlink"/>
            <w:bCs/>
            <w:lang w:eastAsia="x-none"/>
          </w:rPr>
          <w:t>R1-2204555</w:t>
        </w:r>
      </w:hyperlink>
      <w:r w:rsidR="007D7F59" w:rsidRPr="00D344BC">
        <w:rPr>
          <w:bCs/>
          <w:lang w:eastAsia="x-none"/>
        </w:rPr>
        <w:tab/>
        <w:t>Correction for parallel transmission of SRS and PUSCH/PUCCH</w:t>
      </w:r>
      <w:r w:rsidR="007D7F59" w:rsidRPr="00D344BC">
        <w:rPr>
          <w:bCs/>
          <w:lang w:eastAsia="x-none"/>
        </w:rPr>
        <w:tab/>
        <w:t>Ericsson</w:t>
      </w:r>
    </w:p>
    <w:p w14:paraId="1DB6D19B" w14:textId="77777777" w:rsidR="002F45C4" w:rsidRPr="00396E06" w:rsidRDefault="007D7F59" w:rsidP="007D7F59">
      <w:pPr>
        <w:rPr>
          <w:bCs/>
          <w:lang w:val="en-US" w:eastAsia="x-none"/>
        </w:rPr>
      </w:pPr>
      <w:r w:rsidRPr="00396E06">
        <w:rPr>
          <w:bCs/>
          <w:lang w:val="en-US" w:eastAsia="x-none"/>
        </w:rPr>
        <w:t xml:space="preserve">[109-e-NR-CRs-08] </w:t>
      </w:r>
      <w:r w:rsidR="002F45C4" w:rsidRPr="00396E06">
        <w:rPr>
          <w:bCs/>
          <w:lang w:val="en-US" w:eastAsia="x-none"/>
        </w:rPr>
        <w:t>– Sorour (Ericsson)</w:t>
      </w:r>
    </w:p>
    <w:p w14:paraId="158EEDA1" w14:textId="6C9B5272" w:rsidR="007D7F59" w:rsidRPr="00396E06" w:rsidRDefault="007D7F59" w:rsidP="007D7F59">
      <w:pPr>
        <w:rPr>
          <w:bCs/>
          <w:lang w:val="en-US" w:eastAsia="x-none"/>
        </w:rPr>
      </w:pPr>
      <w:r w:rsidRPr="00396E06">
        <w:rPr>
          <w:bCs/>
          <w:lang w:val="en-US" w:eastAsia="x-none"/>
        </w:rPr>
        <w:t>Correction for parallel transmission of SRS and PUSCH/PUCCH by May 13</w:t>
      </w:r>
    </w:p>
    <w:p w14:paraId="691BBE7B" w14:textId="3E9DC1F3" w:rsidR="00821B85" w:rsidRPr="00396E06" w:rsidRDefault="001B5688" w:rsidP="00821B85">
      <w:pPr>
        <w:rPr>
          <w:b/>
          <w:bCs/>
        </w:rPr>
      </w:pPr>
      <w:hyperlink r:id="rId254" w:history="1">
        <w:r w:rsidR="000B5C49">
          <w:rPr>
            <w:rStyle w:val="Hyperlink"/>
            <w:b/>
            <w:bCs/>
          </w:rPr>
          <w:t>R1-2205262</w:t>
        </w:r>
      </w:hyperlink>
      <w:r w:rsidR="00821B85" w:rsidRPr="00396E06">
        <w:rPr>
          <w:b/>
          <w:bCs/>
        </w:rPr>
        <w:tab/>
        <w:t>Summary of email discussion [109-e-NR-CRs-08]: Correction for parallel transmission of SRS and PUSCH/PUCCH</w:t>
      </w:r>
      <w:r w:rsidR="00821B85" w:rsidRPr="00396E06">
        <w:rPr>
          <w:b/>
          <w:bCs/>
        </w:rPr>
        <w:tab/>
        <w:t>Moderator (Ericsson)</w:t>
      </w:r>
    </w:p>
    <w:p w14:paraId="5BBD44EC" w14:textId="27734077" w:rsidR="00396E06" w:rsidRPr="0002154C" w:rsidRDefault="00396E06" w:rsidP="00396E06">
      <w:pPr>
        <w:rPr>
          <w:rFonts w:ascii="Times New Roman" w:hAnsi="Times New Roman"/>
          <w:szCs w:val="20"/>
        </w:rPr>
      </w:pPr>
      <w:r>
        <w:rPr>
          <w:rFonts w:ascii="Times New Roman" w:hAnsi="Times New Roman"/>
          <w:b/>
          <w:bCs/>
          <w:szCs w:val="20"/>
        </w:rPr>
        <w:t>Decision:</w:t>
      </w:r>
      <w:r w:rsidRPr="0002154C">
        <w:rPr>
          <w:rFonts w:ascii="Times New Roman" w:hAnsi="Times New Roman"/>
          <w:szCs w:val="20"/>
        </w:rPr>
        <w:t xml:space="preserve"> As per email decision posted on May 1</w:t>
      </w:r>
      <w:r>
        <w:rPr>
          <w:rFonts w:ascii="Times New Roman" w:hAnsi="Times New Roman"/>
          <w:szCs w:val="20"/>
        </w:rPr>
        <w:t>7</w:t>
      </w:r>
      <w:r w:rsidRPr="0002154C">
        <w:rPr>
          <w:rFonts w:ascii="Times New Roman" w:hAnsi="Times New Roman"/>
          <w:szCs w:val="20"/>
          <w:vertAlign w:val="superscript"/>
        </w:rPr>
        <w:t>th</w:t>
      </w:r>
      <w:r w:rsidRPr="0002154C">
        <w:rPr>
          <w:rFonts w:ascii="Times New Roman" w:hAnsi="Times New Roman"/>
          <w:szCs w:val="20"/>
        </w:rPr>
        <w:t>,</w:t>
      </w:r>
    </w:p>
    <w:p w14:paraId="50558F00" w14:textId="77777777" w:rsidR="00B30521" w:rsidRPr="00396E06" w:rsidRDefault="00B30521" w:rsidP="00B30521">
      <w:pPr>
        <w:rPr>
          <w:rFonts w:eastAsia="Malgun Gothic" w:cs="Times"/>
          <w:szCs w:val="20"/>
          <w:lang w:val="en-US" w:eastAsia="ko-KR"/>
        </w:rPr>
      </w:pPr>
      <w:r w:rsidRPr="00396E06">
        <w:rPr>
          <w:rFonts w:cs="Times"/>
          <w:szCs w:val="20"/>
          <w:highlight w:val="green"/>
        </w:rPr>
        <w:t>Agreement</w:t>
      </w:r>
    </w:p>
    <w:p w14:paraId="7D5BCAAA" w14:textId="66476966" w:rsidR="00B30521" w:rsidRPr="004F572F" w:rsidRDefault="00B30521" w:rsidP="00B30521">
      <w:pPr>
        <w:rPr>
          <w:bCs/>
          <w:lang w:eastAsia="x-none"/>
        </w:rPr>
      </w:pPr>
      <w:r w:rsidRPr="0043643E">
        <w:rPr>
          <w:rFonts w:cs="Times"/>
          <w:szCs w:val="20"/>
        </w:rPr>
        <w:t>The following text proposal is endorsed for TS38.214 (clause 6.2.1)</w:t>
      </w:r>
    </w:p>
    <w:tbl>
      <w:tblPr>
        <w:tblW w:w="10480" w:type="dxa"/>
        <w:tblCellMar>
          <w:left w:w="0" w:type="dxa"/>
          <w:right w:w="0" w:type="dxa"/>
        </w:tblCellMar>
        <w:tblLook w:val="04A0" w:firstRow="1" w:lastRow="0" w:firstColumn="1" w:lastColumn="0" w:noHBand="0" w:noVBand="1"/>
      </w:tblPr>
      <w:tblGrid>
        <w:gridCol w:w="10480"/>
      </w:tblGrid>
      <w:tr w:rsidR="00B30521" w:rsidRPr="00396E06" w14:paraId="12921DEE" w14:textId="77777777" w:rsidTr="00396E06">
        <w:tc>
          <w:tcPr>
            <w:tcW w:w="1048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57AC987" w14:textId="77777777" w:rsidR="00B30521" w:rsidRPr="00396E06" w:rsidRDefault="00B30521" w:rsidP="00CC3F25">
            <w:pPr>
              <w:rPr>
                <w:rFonts w:ascii="Arial" w:hAnsi="Arial" w:cs="Arial"/>
                <w:sz w:val="16"/>
                <w:szCs w:val="16"/>
              </w:rPr>
            </w:pPr>
            <w:r w:rsidRPr="00396E06">
              <w:rPr>
                <w:rFonts w:ascii="Arial" w:hAnsi="Arial" w:cs="Arial"/>
                <w:sz w:val="16"/>
                <w:szCs w:val="16"/>
              </w:rPr>
              <w:t xml:space="preserve">In case of intra-band carrier aggregation or in inter-band CA band combination if simultaneous SRS and PUCCH/PUSCH transmissions are not supported by UE, the UE is not expected to be </w:t>
            </w:r>
            <w:r w:rsidRPr="00396E06">
              <w:rPr>
                <w:rFonts w:ascii="Arial" w:hAnsi="Arial" w:cs="Arial"/>
                <w:strike/>
                <w:color w:val="FF0000"/>
                <w:sz w:val="16"/>
                <w:szCs w:val="16"/>
              </w:rPr>
              <w:t>configured</w:t>
            </w:r>
            <w:r w:rsidRPr="00396E06">
              <w:rPr>
                <w:rFonts w:ascii="Arial" w:hAnsi="Arial" w:cs="Arial"/>
                <w:color w:val="FF0000"/>
                <w:sz w:val="16"/>
                <w:szCs w:val="16"/>
              </w:rPr>
              <w:t>indicated</w:t>
            </w:r>
            <w:r w:rsidRPr="00396E06">
              <w:rPr>
                <w:rFonts w:ascii="Arial" w:hAnsi="Arial" w:cs="Arial"/>
                <w:sz w:val="16"/>
                <w:szCs w:val="16"/>
              </w:rPr>
              <w:t xml:space="preserve"> with </w:t>
            </w:r>
            <w:r w:rsidRPr="00396E06">
              <w:rPr>
                <w:rFonts w:ascii="Arial" w:hAnsi="Arial" w:cs="Arial"/>
                <w:color w:val="FF0000"/>
                <w:sz w:val="16"/>
                <w:szCs w:val="16"/>
              </w:rPr>
              <w:t>a</w:t>
            </w:r>
            <w:r w:rsidRPr="00396E06">
              <w:rPr>
                <w:rFonts w:ascii="Arial" w:hAnsi="Arial" w:cs="Arial"/>
                <w:sz w:val="16"/>
                <w:szCs w:val="16"/>
              </w:rPr>
              <w:t xml:space="preserve"> SRS </w:t>
            </w:r>
            <w:r w:rsidRPr="00396E06">
              <w:rPr>
                <w:rFonts w:ascii="Arial" w:hAnsi="Arial" w:cs="Arial"/>
                <w:color w:val="FF0000"/>
                <w:sz w:val="16"/>
                <w:szCs w:val="16"/>
              </w:rPr>
              <w:t>transmission</w:t>
            </w:r>
            <w:r w:rsidRPr="00396E06">
              <w:rPr>
                <w:rFonts w:ascii="Arial" w:hAnsi="Arial" w:cs="Arial"/>
                <w:sz w:val="16"/>
                <w:szCs w:val="16"/>
              </w:rPr>
              <w:t xml:space="preserve"> from a carrier and </w:t>
            </w:r>
            <w:r w:rsidRPr="00396E06">
              <w:rPr>
                <w:rFonts w:ascii="Arial" w:hAnsi="Arial" w:cs="Arial"/>
                <w:color w:val="FF0000"/>
                <w:sz w:val="16"/>
                <w:szCs w:val="16"/>
              </w:rPr>
              <w:t>to be configured or scheduled with a</w:t>
            </w:r>
            <w:r w:rsidRPr="00396E06">
              <w:rPr>
                <w:rFonts w:ascii="Arial" w:hAnsi="Arial" w:cs="Arial"/>
                <w:sz w:val="16"/>
                <w:szCs w:val="16"/>
              </w:rPr>
              <w:t xml:space="preserve"> PUSCH/UL DM-RS/UL PT-RS/PUCCH </w:t>
            </w:r>
            <w:r w:rsidRPr="00396E06">
              <w:rPr>
                <w:rFonts w:ascii="Arial" w:hAnsi="Arial" w:cs="Arial"/>
                <w:strike/>
                <w:color w:val="FF0000"/>
                <w:sz w:val="16"/>
                <w:szCs w:val="16"/>
              </w:rPr>
              <w:t>formats</w:t>
            </w:r>
            <w:r w:rsidRPr="00396E06">
              <w:rPr>
                <w:rFonts w:ascii="Arial" w:hAnsi="Arial" w:cs="Arial"/>
                <w:color w:val="FF0000"/>
                <w:sz w:val="16"/>
                <w:szCs w:val="16"/>
              </w:rPr>
              <w:t>transmission</w:t>
            </w:r>
            <w:r w:rsidRPr="00396E06">
              <w:rPr>
                <w:rFonts w:ascii="Arial" w:hAnsi="Arial" w:cs="Arial"/>
                <w:sz w:val="16"/>
                <w:szCs w:val="16"/>
              </w:rPr>
              <w:t xml:space="preserve"> from a different carrier in the same symbol.</w:t>
            </w:r>
          </w:p>
        </w:tc>
      </w:tr>
    </w:tbl>
    <w:p w14:paraId="0A92FDCB" w14:textId="4FFF4146" w:rsidR="00B30521" w:rsidRPr="00396E06" w:rsidRDefault="00396E06" w:rsidP="00B30521">
      <w:pPr>
        <w:rPr>
          <w:rFonts w:eastAsia="Malgun Gothic" w:cs="Times"/>
          <w:szCs w:val="20"/>
        </w:rPr>
      </w:pPr>
      <w:r w:rsidRPr="00396E06">
        <w:rPr>
          <w:rFonts w:eastAsia="Malgun Gothic" w:cs="Times"/>
          <w:szCs w:val="20"/>
        </w:rPr>
        <w:t>Final CRs in</w:t>
      </w:r>
    </w:p>
    <w:p w14:paraId="57328454" w14:textId="46C04E77" w:rsidR="00396E06" w:rsidRPr="00396E06" w:rsidRDefault="001B5688" w:rsidP="00396E06">
      <w:pPr>
        <w:rPr>
          <w:rFonts w:eastAsia="Malgun Gothic" w:cs="Times"/>
          <w:b/>
          <w:bCs/>
          <w:szCs w:val="20"/>
        </w:rPr>
      </w:pPr>
      <w:hyperlink r:id="rId255" w:history="1">
        <w:r w:rsidR="000B5C49">
          <w:rPr>
            <w:rStyle w:val="Hyperlink"/>
            <w:rFonts w:eastAsia="Malgun Gothic" w:cs="Times"/>
            <w:b/>
            <w:bCs/>
            <w:szCs w:val="20"/>
            <w:highlight w:val="green"/>
          </w:rPr>
          <w:t>R1-2205585</w:t>
        </w:r>
      </w:hyperlink>
      <w:r w:rsidR="00396E06" w:rsidRPr="00396E06">
        <w:rPr>
          <w:rFonts w:eastAsia="Malgun Gothic" w:cs="Times"/>
          <w:b/>
          <w:bCs/>
          <w:szCs w:val="20"/>
        </w:rPr>
        <w:tab/>
        <w:t>Correction for parallel transmission of SRS and PUSCH/PUCCH</w:t>
      </w:r>
      <w:r w:rsidR="00396E06" w:rsidRPr="00396E06">
        <w:rPr>
          <w:rFonts w:eastAsia="Malgun Gothic" w:cs="Times"/>
          <w:b/>
          <w:bCs/>
          <w:szCs w:val="20"/>
        </w:rPr>
        <w:tab/>
        <w:t>Moderator (Ericsson), Apple, Nokia, Nokia Shanghai Bell, LG Electronics, NTT DOCOMO INC., Fujitsu</w:t>
      </w:r>
    </w:p>
    <w:p w14:paraId="49025641" w14:textId="334E47B3" w:rsidR="00396E06" w:rsidRPr="00396E06" w:rsidRDefault="00396E06" w:rsidP="00396E06">
      <w:pPr>
        <w:rPr>
          <w:rFonts w:eastAsia="Malgun Gothic" w:cs="Times"/>
          <w:szCs w:val="20"/>
        </w:rPr>
      </w:pPr>
      <w:r>
        <w:rPr>
          <w:rFonts w:eastAsia="Malgun Gothic" w:cs="Times"/>
          <w:szCs w:val="20"/>
        </w:rPr>
        <w:t>(Re</w:t>
      </w:r>
      <w:r w:rsidRPr="00396E06">
        <w:rPr>
          <w:rFonts w:eastAsia="Malgun Gothic" w:cs="Times"/>
          <w:szCs w:val="20"/>
        </w:rPr>
        <w:t>l-16</w:t>
      </w:r>
      <w:r>
        <w:rPr>
          <w:rFonts w:eastAsia="Malgun Gothic" w:cs="Times"/>
          <w:szCs w:val="20"/>
        </w:rPr>
        <w:t xml:space="preserve">, TS </w:t>
      </w:r>
      <w:r w:rsidRPr="00396E06">
        <w:rPr>
          <w:rFonts w:eastAsia="Malgun Gothic" w:cs="Times"/>
          <w:szCs w:val="20"/>
        </w:rPr>
        <w:t>38.214</w:t>
      </w:r>
      <w:r>
        <w:rPr>
          <w:rFonts w:eastAsia="Malgun Gothic" w:cs="Times"/>
          <w:szCs w:val="20"/>
        </w:rPr>
        <w:t>, CR</w:t>
      </w:r>
      <w:r w:rsidRPr="00396E06">
        <w:rPr>
          <w:rFonts w:eastAsia="Malgun Gothic" w:cs="Times"/>
          <w:szCs w:val="20"/>
        </w:rPr>
        <w:t>0276</w:t>
      </w:r>
      <w:r>
        <w:rPr>
          <w:rFonts w:eastAsia="Malgun Gothic" w:cs="Times"/>
          <w:szCs w:val="20"/>
        </w:rPr>
        <w:t xml:space="preserve">, Cat </w:t>
      </w:r>
      <w:r w:rsidRPr="00396E06">
        <w:rPr>
          <w:rFonts w:eastAsia="Malgun Gothic" w:cs="Times"/>
          <w:szCs w:val="20"/>
        </w:rPr>
        <w:t>F</w:t>
      </w:r>
      <w:r>
        <w:rPr>
          <w:rFonts w:eastAsia="Malgun Gothic" w:cs="Times"/>
          <w:szCs w:val="20"/>
        </w:rPr>
        <w:t>) is agreed.</w:t>
      </w:r>
    </w:p>
    <w:p w14:paraId="68CC6823" w14:textId="1A676FFC" w:rsidR="00396E06" w:rsidRPr="00396E06" w:rsidRDefault="001B5688" w:rsidP="00396E06">
      <w:pPr>
        <w:rPr>
          <w:rFonts w:eastAsia="Malgun Gothic" w:cs="Times"/>
          <w:b/>
          <w:bCs/>
          <w:szCs w:val="20"/>
        </w:rPr>
      </w:pPr>
      <w:hyperlink r:id="rId256" w:history="1">
        <w:r w:rsidR="000B5C49">
          <w:rPr>
            <w:rStyle w:val="Hyperlink"/>
            <w:rFonts w:eastAsia="Malgun Gothic" w:cs="Times"/>
            <w:b/>
            <w:bCs/>
            <w:szCs w:val="20"/>
            <w:highlight w:val="green"/>
          </w:rPr>
          <w:t>R1-2205586</w:t>
        </w:r>
      </w:hyperlink>
      <w:r w:rsidR="00396E06" w:rsidRPr="00396E06">
        <w:rPr>
          <w:rFonts w:eastAsia="Malgun Gothic" w:cs="Times"/>
          <w:b/>
          <w:bCs/>
          <w:szCs w:val="20"/>
        </w:rPr>
        <w:tab/>
        <w:t>Correction for parallel transmission of SRS and PUSCH/PUCCH</w:t>
      </w:r>
      <w:r w:rsidR="00396E06" w:rsidRPr="00396E06">
        <w:rPr>
          <w:rFonts w:eastAsia="Malgun Gothic" w:cs="Times"/>
          <w:b/>
          <w:bCs/>
          <w:szCs w:val="20"/>
        </w:rPr>
        <w:tab/>
        <w:t>Moderator (Ericsson), Apple, Nokia, Nokia Shanghai Bell, LG Electronics, NTT DOCOMO INC., Fujitsu</w:t>
      </w:r>
    </w:p>
    <w:p w14:paraId="6B9E4155" w14:textId="00E31092" w:rsidR="00396E06" w:rsidRPr="00396E06" w:rsidRDefault="00396E06" w:rsidP="00396E06">
      <w:pPr>
        <w:rPr>
          <w:rFonts w:eastAsia="Malgun Gothic" w:cs="Times"/>
          <w:szCs w:val="20"/>
        </w:rPr>
      </w:pPr>
      <w:r>
        <w:rPr>
          <w:rFonts w:eastAsia="Malgun Gothic" w:cs="Times"/>
          <w:szCs w:val="20"/>
        </w:rPr>
        <w:t>(Re</w:t>
      </w:r>
      <w:r w:rsidRPr="00396E06">
        <w:rPr>
          <w:rFonts w:eastAsia="Malgun Gothic" w:cs="Times"/>
          <w:szCs w:val="20"/>
        </w:rPr>
        <w:t>l-1</w:t>
      </w:r>
      <w:r>
        <w:rPr>
          <w:rFonts w:eastAsia="Malgun Gothic" w:cs="Times"/>
          <w:szCs w:val="20"/>
        </w:rPr>
        <w:t xml:space="preserve">7, TS </w:t>
      </w:r>
      <w:r w:rsidRPr="00396E06">
        <w:rPr>
          <w:rFonts w:eastAsia="Malgun Gothic" w:cs="Times"/>
          <w:szCs w:val="20"/>
        </w:rPr>
        <w:t>38.214</w:t>
      </w:r>
      <w:r>
        <w:rPr>
          <w:rFonts w:eastAsia="Malgun Gothic" w:cs="Times"/>
          <w:szCs w:val="20"/>
        </w:rPr>
        <w:t>, CR</w:t>
      </w:r>
      <w:r w:rsidRPr="00396E06">
        <w:rPr>
          <w:rFonts w:eastAsia="Malgun Gothic" w:cs="Times"/>
          <w:szCs w:val="20"/>
        </w:rPr>
        <w:t>027</w:t>
      </w:r>
      <w:r>
        <w:rPr>
          <w:rFonts w:eastAsia="Malgun Gothic" w:cs="Times"/>
          <w:szCs w:val="20"/>
        </w:rPr>
        <w:t>7, Cat A) is agreed.</w:t>
      </w:r>
    </w:p>
    <w:p w14:paraId="5C3E9D0C" w14:textId="68676ED1" w:rsidR="00821B85" w:rsidRPr="00396E06" w:rsidRDefault="00821B85" w:rsidP="007D7F59">
      <w:pPr>
        <w:rPr>
          <w:bCs/>
          <w:lang w:eastAsia="x-none"/>
        </w:rPr>
      </w:pPr>
    </w:p>
    <w:p w14:paraId="6313249C" w14:textId="77777777" w:rsidR="00821B85" w:rsidRDefault="00821B85" w:rsidP="007D7F59">
      <w:pPr>
        <w:rPr>
          <w:bCs/>
          <w:lang w:eastAsia="x-none"/>
        </w:rPr>
      </w:pPr>
    </w:p>
    <w:p w14:paraId="3E45BDF0" w14:textId="30D4D75B" w:rsidR="007D7F59" w:rsidRPr="002F45C4" w:rsidRDefault="001B5688" w:rsidP="007D7F59">
      <w:pPr>
        <w:rPr>
          <w:b/>
          <w:bCs/>
          <w:lang w:eastAsia="x-none"/>
        </w:rPr>
      </w:pPr>
      <w:hyperlink r:id="rId257" w:history="1">
        <w:r w:rsidR="000B5C49">
          <w:rPr>
            <w:rStyle w:val="Hyperlink"/>
            <w:b/>
            <w:bCs/>
            <w:highlight w:val="red"/>
            <w:lang w:eastAsia="x-none"/>
          </w:rPr>
          <w:t>R1-2204762</w:t>
        </w:r>
      </w:hyperlink>
      <w:r w:rsidR="007D7F59" w:rsidRPr="002F45C4">
        <w:rPr>
          <w:b/>
          <w:bCs/>
          <w:lang w:eastAsia="x-none"/>
        </w:rPr>
        <w:tab/>
        <w:t>Discussion on gap symbol collision handling for antenna switching</w:t>
      </w:r>
      <w:r w:rsidR="007D7F59" w:rsidRPr="002F45C4">
        <w:rPr>
          <w:b/>
          <w:bCs/>
          <w:lang w:eastAsia="x-none"/>
        </w:rPr>
        <w:tab/>
        <w:t>Intel Corporation</w:t>
      </w:r>
    </w:p>
    <w:p w14:paraId="22DFEFFD" w14:textId="77777777" w:rsidR="002F45C4" w:rsidRPr="002F45C4" w:rsidRDefault="007D7F59" w:rsidP="007D7F59">
      <w:pPr>
        <w:rPr>
          <w:bCs/>
          <w:lang w:val="en-US" w:eastAsia="x-none"/>
        </w:rPr>
      </w:pPr>
      <w:r w:rsidRPr="002F45C4">
        <w:rPr>
          <w:bCs/>
          <w:lang w:val="en-US" w:eastAsia="x-none"/>
        </w:rPr>
        <w:t xml:space="preserve">[109-e-NR-CRs-09] </w:t>
      </w:r>
      <w:r w:rsidR="002F45C4" w:rsidRPr="002F45C4">
        <w:rPr>
          <w:bCs/>
          <w:lang w:val="en-US" w:eastAsia="x-none"/>
        </w:rPr>
        <w:t>– David (Intel)</w:t>
      </w:r>
    </w:p>
    <w:p w14:paraId="14946307" w14:textId="6D3199A3" w:rsidR="007D7F59" w:rsidRPr="00015F71" w:rsidRDefault="007D7F59" w:rsidP="007D7F59">
      <w:pPr>
        <w:rPr>
          <w:bCs/>
          <w:lang w:val="en-US" w:eastAsia="x-none"/>
        </w:rPr>
      </w:pPr>
      <w:r w:rsidRPr="002F45C4">
        <w:rPr>
          <w:bCs/>
          <w:lang w:val="en-US" w:eastAsia="x-none"/>
        </w:rPr>
        <w:t>Discussion on gap symbol collision handling for antenna switching by May 13</w:t>
      </w:r>
    </w:p>
    <w:p w14:paraId="193134A5" w14:textId="7E330F83" w:rsidR="00821B85" w:rsidRPr="002F45C4" w:rsidRDefault="001B5688" w:rsidP="00821B85">
      <w:pPr>
        <w:rPr>
          <w:b/>
          <w:bCs/>
          <w:lang w:eastAsia="x-none"/>
        </w:rPr>
      </w:pPr>
      <w:hyperlink r:id="rId258" w:history="1">
        <w:r w:rsidR="000B5C49">
          <w:rPr>
            <w:rStyle w:val="Hyperlink"/>
            <w:b/>
            <w:bCs/>
            <w:lang w:eastAsia="x-none"/>
          </w:rPr>
          <w:t>R1-2205331</w:t>
        </w:r>
      </w:hyperlink>
      <w:r w:rsidR="00821B85" w:rsidRPr="002F45C4">
        <w:rPr>
          <w:b/>
          <w:bCs/>
          <w:lang w:eastAsia="x-none"/>
        </w:rPr>
        <w:tab/>
        <w:t>Summary of [109-e-NR-CRs-09] Discussion on gap symbol collision handling for antenna switching</w:t>
      </w:r>
      <w:r w:rsidR="00821B85" w:rsidRPr="002F45C4">
        <w:rPr>
          <w:b/>
          <w:bCs/>
          <w:lang w:eastAsia="x-none"/>
        </w:rPr>
        <w:tab/>
        <w:t>Moderator (Intel)</w:t>
      </w:r>
    </w:p>
    <w:p w14:paraId="4ABEEA59" w14:textId="418B2F26" w:rsidR="00821B85" w:rsidRDefault="002F45C4" w:rsidP="007D7F59">
      <w:pPr>
        <w:rPr>
          <w:bCs/>
          <w:lang w:eastAsia="x-none"/>
        </w:rPr>
      </w:pPr>
      <w:r w:rsidRPr="002F45C4">
        <w:rPr>
          <w:b/>
          <w:lang w:eastAsia="x-none"/>
        </w:rPr>
        <w:t>Decision:</w:t>
      </w:r>
      <w:r>
        <w:rPr>
          <w:bCs/>
          <w:lang w:eastAsia="x-none"/>
        </w:rPr>
        <w:t xml:space="preserve"> As per email decision posted on May 13</w:t>
      </w:r>
      <w:r w:rsidRPr="002F45C4">
        <w:rPr>
          <w:bCs/>
          <w:vertAlign w:val="superscript"/>
          <w:lang w:eastAsia="x-none"/>
        </w:rPr>
        <w:t>th</w:t>
      </w:r>
      <w:r>
        <w:rPr>
          <w:bCs/>
          <w:lang w:eastAsia="x-none"/>
        </w:rPr>
        <w:t>, no consensus on any conclusion.</w:t>
      </w:r>
    </w:p>
    <w:p w14:paraId="139C9162" w14:textId="77777777" w:rsidR="002F45C4" w:rsidRDefault="002F45C4" w:rsidP="007D7F59">
      <w:pPr>
        <w:rPr>
          <w:bCs/>
          <w:lang w:eastAsia="x-none"/>
        </w:rPr>
      </w:pPr>
    </w:p>
    <w:p w14:paraId="716713CF" w14:textId="77777777" w:rsidR="00821B85" w:rsidRDefault="00821B85" w:rsidP="007D7F59">
      <w:pPr>
        <w:rPr>
          <w:bCs/>
          <w:lang w:eastAsia="x-none"/>
        </w:rPr>
      </w:pPr>
    </w:p>
    <w:p w14:paraId="2FA9E77D" w14:textId="7A321818" w:rsidR="007D7F59" w:rsidRPr="00D344BC" w:rsidRDefault="001B5688" w:rsidP="007D7F59">
      <w:pPr>
        <w:rPr>
          <w:bCs/>
          <w:lang w:eastAsia="x-none"/>
        </w:rPr>
      </w:pPr>
      <w:hyperlink r:id="rId259" w:history="1">
        <w:r w:rsidR="000B5C49">
          <w:rPr>
            <w:rStyle w:val="Hyperlink"/>
            <w:bCs/>
            <w:lang w:eastAsia="x-none"/>
          </w:rPr>
          <w:t>R1-2203271</w:t>
        </w:r>
      </w:hyperlink>
      <w:r w:rsidR="007D7F59" w:rsidRPr="00D344BC">
        <w:rPr>
          <w:bCs/>
          <w:lang w:eastAsia="x-none"/>
        </w:rPr>
        <w:tab/>
        <w:t>Draft CR on sequence hopping of PUSCH DMRS with mapping type B</w:t>
      </w:r>
      <w:r w:rsidR="007D7F59" w:rsidRPr="00D344BC">
        <w:rPr>
          <w:bCs/>
          <w:lang w:eastAsia="x-none"/>
        </w:rPr>
        <w:tab/>
        <w:t>ZTE</w:t>
      </w:r>
    </w:p>
    <w:p w14:paraId="24227922" w14:textId="77777777" w:rsidR="007D7F59" w:rsidRPr="00015F71" w:rsidRDefault="007D7F59" w:rsidP="007D7F59">
      <w:pPr>
        <w:rPr>
          <w:bCs/>
          <w:lang w:eastAsia="x-none"/>
        </w:rPr>
      </w:pPr>
      <w:r w:rsidRPr="00015F71">
        <w:rPr>
          <w:bCs/>
          <w:highlight w:val="cyan"/>
          <w:lang w:eastAsia="x-none"/>
        </w:rPr>
        <w:lastRenderedPageBreak/>
        <w:t>[109-e-NR-CRs-10] Draft CR on sequence hopping of PUSCH DMRS with mapping type B – Bo (ZTE)</w:t>
      </w:r>
    </w:p>
    <w:p w14:paraId="598DD535" w14:textId="77777777" w:rsidR="007D7F59" w:rsidRDefault="007D7F59" w:rsidP="007A297D">
      <w:pPr>
        <w:numPr>
          <w:ilvl w:val="0"/>
          <w:numId w:val="61"/>
        </w:numPr>
        <w:rPr>
          <w:bCs/>
          <w:highlight w:val="cyan"/>
          <w:lang w:eastAsia="x-none"/>
        </w:rPr>
      </w:pPr>
      <w:r w:rsidRPr="00015F71">
        <w:rPr>
          <w:bCs/>
          <w:highlight w:val="cyan"/>
          <w:lang w:eastAsia="x-none"/>
        </w:rPr>
        <w:t>Check point at 9am on May 11 to see if there is consensus for spec change or conclusion</w:t>
      </w:r>
    </w:p>
    <w:p w14:paraId="31393383" w14:textId="3B630EDE" w:rsidR="007D7F59" w:rsidRPr="00CD155A" w:rsidRDefault="007D7F59" w:rsidP="007A297D">
      <w:pPr>
        <w:numPr>
          <w:ilvl w:val="0"/>
          <w:numId w:val="61"/>
        </w:numPr>
        <w:rPr>
          <w:bCs/>
          <w:highlight w:val="cyan"/>
          <w:lang w:eastAsia="x-none"/>
        </w:rPr>
      </w:pPr>
      <w:r>
        <w:rPr>
          <w:bCs/>
          <w:highlight w:val="cyan"/>
          <w:lang w:eastAsia="x-none"/>
        </w:rPr>
        <w:t xml:space="preserve">Relevant tdoc: </w:t>
      </w:r>
      <w:hyperlink r:id="rId260" w:history="1">
        <w:r w:rsidR="000B5C49">
          <w:rPr>
            <w:rStyle w:val="Hyperlink"/>
            <w:bCs/>
            <w:highlight w:val="cyan"/>
            <w:lang w:eastAsia="x-none"/>
          </w:rPr>
          <w:t>R1-2203271</w:t>
        </w:r>
      </w:hyperlink>
    </w:p>
    <w:p w14:paraId="708A159C" w14:textId="378CE958" w:rsidR="00717C88" w:rsidRDefault="00717C88" w:rsidP="00717C88">
      <w:pPr>
        <w:rPr>
          <w:bCs/>
          <w:lang w:eastAsia="x-none"/>
        </w:rPr>
      </w:pPr>
      <w:r w:rsidRPr="002F45C4">
        <w:rPr>
          <w:b/>
          <w:lang w:eastAsia="x-none"/>
        </w:rPr>
        <w:t>Decision:</w:t>
      </w:r>
      <w:r>
        <w:rPr>
          <w:bCs/>
          <w:lang w:eastAsia="x-none"/>
        </w:rPr>
        <w:t xml:space="preserve"> As per email decision posted on May 13</w:t>
      </w:r>
      <w:r w:rsidRPr="002F45C4">
        <w:rPr>
          <w:bCs/>
          <w:vertAlign w:val="superscript"/>
          <w:lang w:eastAsia="x-none"/>
        </w:rPr>
        <w:t>th</w:t>
      </w:r>
      <w:r>
        <w:rPr>
          <w:bCs/>
          <w:lang w:eastAsia="x-none"/>
        </w:rPr>
        <w:t>,</w:t>
      </w:r>
    </w:p>
    <w:p w14:paraId="1BCDDEE7" w14:textId="77777777" w:rsidR="00717C88" w:rsidRPr="00717C88" w:rsidRDefault="00717C88" w:rsidP="00717C88">
      <w:pPr>
        <w:rPr>
          <w:bCs/>
          <w:lang w:val="en-US" w:eastAsia="x-none"/>
        </w:rPr>
      </w:pPr>
      <w:r w:rsidRPr="00717C88">
        <w:rPr>
          <w:bCs/>
          <w:highlight w:val="green"/>
          <w:lang w:val="en-US" w:eastAsia="x-none"/>
        </w:rPr>
        <w:t>For the TS38.211 editor:</w:t>
      </w:r>
    </w:p>
    <w:p w14:paraId="43ED15BD" w14:textId="4EB7318A" w:rsidR="00717C88" w:rsidRDefault="00717C88" w:rsidP="00717C88">
      <w:pPr>
        <w:rPr>
          <w:lang w:val="en-US" w:eastAsia="x-none"/>
        </w:rPr>
      </w:pPr>
      <w:r>
        <w:rPr>
          <w:lang w:val="en-US" w:eastAsia="x-none"/>
        </w:rPr>
        <w:t xml:space="preserve">The following text proposal </w:t>
      </w:r>
      <w:r w:rsidR="004A3B88">
        <w:rPr>
          <w:lang w:val="en-US" w:eastAsia="x-none"/>
        </w:rPr>
        <w:t xml:space="preserve">(revision of </w:t>
      </w:r>
      <w:r w:rsidR="004A3B88">
        <w:rPr>
          <w:bCs/>
          <w:lang w:eastAsia="x-none"/>
        </w:rPr>
        <w:t xml:space="preserve">x3271) </w:t>
      </w:r>
      <w:r>
        <w:rPr>
          <w:lang w:val="en-US" w:eastAsia="x-none"/>
        </w:rPr>
        <w:t xml:space="preserve">is </w:t>
      </w:r>
      <w:r w:rsidRPr="008809E2">
        <w:rPr>
          <w:lang w:val="en-US" w:eastAsia="x-none"/>
        </w:rPr>
        <w:t>provided to improve clarity of TS 38.21</w:t>
      </w:r>
      <w:r>
        <w:rPr>
          <w:lang w:val="en-US" w:eastAsia="x-none"/>
        </w:rPr>
        <w:t>1 (Release 16)</w:t>
      </w:r>
      <w:r w:rsidRPr="008809E2">
        <w:rPr>
          <w:lang w:val="en-US" w:eastAsia="x-none"/>
        </w:rPr>
        <w:t xml:space="preserve"> specification.</w:t>
      </w:r>
    </w:p>
    <w:p w14:paraId="7967DAFC" w14:textId="77777777" w:rsidR="00717C88" w:rsidRPr="00717C88" w:rsidRDefault="00717C88" w:rsidP="00842CF4">
      <w:pPr>
        <w:pStyle w:val="ListParagraph"/>
        <w:numPr>
          <w:ilvl w:val="0"/>
          <w:numId w:val="147"/>
        </w:numPr>
        <w:rPr>
          <w:lang w:val="en-US"/>
        </w:rPr>
      </w:pPr>
      <w:r w:rsidRPr="00717C88">
        <w:rPr>
          <w:lang w:val="en-US"/>
        </w:rPr>
        <w:t>Note that same spec change need to be mirrored to Rel-17</w:t>
      </w:r>
    </w:p>
    <w:p w14:paraId="2048E1E5" w14:textId="3517AC7A" w:rsidR="00717C88" w:rsidRPr="00717C88" w:rsidRDefault="00717C88" w:rsidP="00717C88">
      <w:pPr>
        <w:rPr>
          <w:bCs/>
          <w:color w:val="FF0000"/>
          <w:lang w:val="en-US" w:eastAsia="x-none"/>
        </w:rPr>
      </w:pPr>
      <w:r w:rsidRPr="00717C88">
        <w:rPr>
          <w:bCs/>
          <w:color w:val="FF0000"/>
          <w:lang w:val="en-US" w:eastAsia="x-none"/>
        </w:rPr>
        <w:t>--------- Start of TP ---------</w:t>
      </w:r>
    </w:p>
    <w:p w14:paraId="270EDAD8" w14:textId="77777777" w:rsidR="00717C88" w:rsidRPr="00717C88" w:rsidRDefault="00717C88" w:rsidP="00717C88">
      <w:pPr>
        <w:rPr>
          <w:rFonts w:ascii="Arial" w:hAnsi="Arial" w:cs="Arial"/>
          <w:b/>
          <w:bCs/>
          <w:sz w:val="16"/>
          <w:szCs w:val="16"/>
        </w:rPr>
      </w:pPr>
      <w:r w:rsidRPr="00717C88">
        <w:rPr>
          <w:rFonts w:ascii="Arial" w:hAnsi="Arial" w:cs="Arial"/>
          <w:b/>
          <w:bCs/>
          <w:sz w:val="16"/>
          <w:szCs w:val="16"/>
        </w:rPr>
        <w:t>6.4.1.1.1.2</w:t>
      </w:r>
      <w:r w:rsidRPr="00717C88">
        <w:rPr>
          <w:rFonts w:ascii="Arial" w:hAnsi="Arial" w:cs="Arial"/>
          <w:b/>
          <w:bCs/>
          <w:sz w:val="16"/>
          <w:szCs w:val="16"/>
        </w:rPr>
        <w:tab/>
        <w:t>Sequence generation when transform precoding is enabled</w:t>
      </w:r>
    </w:p>
    <w:p w14:paraId="7FEE6356" w14:textId="2051940A" w:rsidR="00717C88" w:rsidRPr="00717C88" w:rsidRDefault="00717C88" w:rsidP="00717C88">
      <w:pPr>
        <w:pStyle w:val="NormalWeb"/>
        <w:shd w:val="clear" w:color="auto" w:fill="FFFFFF"/>
        <w:autoSpaceDN w:val="0"/>
        <w:spacing w:before="0" w:beforeAutospacing="0" w:after="0" w:afterAutospacing="0"/>
        <w:jc w:val="center"/>
        <w:rPr>
          <w:rFonts w:eastAsia="Malgun Gothic"/>
          <w:kern w:val="2"/>
          <w:sz w:val="16"/>
          <w:szCs w:val="16"/>
          <w:lang w:eastAsia="ko-KR"/>
        </w:rPr>
      </w:pPr>
      <w:r w:rsidRPr="00717C88">
        <w:rPr>
          <w:rFonts w:eastAsia="Batang"/>
          <w:color w:val="FF0000"/>
          <w:kern w:val="2"/>
          <w:sz w:val="16"/>
          <w:szCs w:val="16"/>
        </w:rPr>
        <w:t>&lt;</w:t>
      </w:r>
      <w:r w:rsidRPr="00717C88">
        <w:rPr>
          <w:color w:val="FF0000"/>
          <w:kern w:val="2"/>
          <w:sz w:val="16"/>
          <w:szCs w:val="16"/>
        </w:rPr>
        <w:t>Unchanged parts are omitte</w:t>
      </w:r>
      <w:r>
        <w:rPr>
          <w:color w:val="FF0000"/>
          <w:kern w:val="2"/>
          <w:sz w:val="16"/>
          <w:szCs w:val="16"/>
        </w:rPr>
        <w:t>d</w:t>
      </w:r>
      <w:r w:rsidRPr="00717C88">
        <w:rPr>
          <w:rFonts w:eastAsia="Batang"/>
          <w:color w:val="FF0000"/>
          <w:kern w:val="2"/>
          <w:sz w:val="16"/>
          <w:szCs w:val="16"/>
        </w:rPr>
        <w:t>&gt;</w:t>
      </w:r>
    </w:p>
    <w:p w14:paraId="18DEE026" w14:textId="77777777" w:rsidR="00717C88" w:rsidRPr="00717C88" w:rsidRDefault="00717C88" w:rsidP="00717C88">
      <w:pPr>
        <w:rPr>
          <w:rFonts w:ascii="Arial" w:hAnsi="Arial" w:cs="Arial"/>
          <w:sz w:val="16"/>
          <w:szCs w:val="16"/>
        </w:rPr>
      </w:pPr>
      <w:r w:rsidRPr="00717C88">
        <w:rPr>
          <w:rFonts w:ascii="Arial" w:hAnsi="Arial" w:cs="Arial"/>
          <w:sz w:val="16"/>
          <w:szCs w:val="16"/>
        </w:rPr>
        <w:t>The hopping mode is controlled by higher-layer parameters:</w:t>
      </w:r>
    </w:p>
    <w:p w14:paraId="3949C43B" w14:textId="77777777" w:rsidR="00717C88" w:rsidRPr="00717C88" w:rsidRDefault="00717C88" w:rsidP="00717C88">
      <w:pPr>
        <w:pStyle w:val="B1"/>
        <w:spacing w:after="0"/>
        <w:rPr>
          <w:rFonts w:ascii="Arial" w:hAnsi="Arial" w:cs="Arial"/>
          <w:i/>
          <w:sz w:val="16"/>
          <w:szCs w:val="16"/>
        </w:rPr>
      </w:pPr>
      <w:r w:rsidRPr="00717C88">
        <w:rPr>
          <w:rFonts w:ascii="Arial" w:hAnsi="Arial" w:cs="Arial"/>
          <w:sz w:val="16"/>
          <w:szCs w:val="16"/>
        </w:rPr>
        <w:t>-</w:t>
      </w:r>
      <w:r w:rsidRPr="00717C88">
        <w:rPr>
          <w:rFonts w:ascii="Arial" w:hAnsi="Arial" w:cs="Arial"/>
          <w:sz w:val="16"/>
          <w:szCs w:val="16"/>
        </w:rPr>
        <w:tab/>
        <w:t xml:space="preserve">for PUSCH transmission scheduled by RAR UL grant or by DCI format 0_0 with CRC scrambled by TC-RNTI, sequence hopping is disabled and group hopping is enabled or disabled by the higher-layer parameter </w:t>
      </w:r>
      <w:r w:rsidRPr="00717C88">
        <w:rPr>
          <w:rFonts w:ascii="Arial" w:hAnsi="Arial" w:cs="Arial"/>
          <w:i/>
          <w:sz w:val="16"/>
          <w:szCs w:val="16"/>
        </w:rPr>
        <w:t>groupHoppingEnabledTransformPrecoding;</w:t>
      </w:r>
    </w:p>
    <w:p w14:paraId="5DF9EEA3" w14:textId="77777777" w:rsidR="00717C88" w:rsidRPr="00717C88" w:rsidRDefault="00717C88" w:rsidP="00717C88">
      <w:pPr>
        <w:pStyle w:val="B1"/>
        <w:spacing w:after="0"/>
        <w:rPr>
          <w:rFonts w:ascii="Arial" w:hAnsi="Arial" w:cs="Arial"/>
          <w:sz w:val="16"/>
          <w:szCs w:val="16"/>
        </w:rPr>
      </w:pPr>
      <w:r w:rsidRPr="00717C88">
        <w:rPr>
          <w:rFonts w:ascii="Arial" w:hAnsi="Arial" w:cs="Arial"/>
          <w:sz w:val="16"/>
          <w:szCs w:val="16"/>
        </w:rPr>
        <w:t>-</w:t>
      </w:r>
      <w:r w:rsidRPr="00717C88">
        <w:rPr>
          <w:rFonts w:ascii="Arial" w:hAnsi="Arial" w:cs="Arial"/>
          <w:sz w:val="16"/>
          <w:szCs w:val="16"/>
        </w:rPr>
        <w:tab/>
        <w:t xml:space="preserve">for all other transmissions, sequence hopping and group hopping are enabled or disabled by the respective higher-layer parameters </w:t>
      </w:r>
      <w:r w:rsidRPr="00717C88">
        <w:rPr>
          <w:rFonts w:ascii="Arial" w:hAnsi="Arial" w:cs="Arial"/>
          <w:i/>
          <w:sz w:val="16"/>
          <w:szCs w:val="16"/>
        </w:rPr>
        <w:t>sequenceHopping</w:t>
      </w:r>
      <w:r w:rsidRPr="00717C88">
        <w:rPr>
          <w:rFonts w:ascii="Arial" w:hAnsi="Arial" w:cs="Arial"/>
          <w:sz w:val="16"/>
          <w:szCs w:val="16"/>
        </w:rPr>
        <w:t xml:space="preserve"> and </w:t>
      </w:r>
      <w:r w:rsidRPr="00717C88">
        <w:rPr>
          <w:rFonts w:ascii="Arial" w:hAnsi="Arial" w:cs="Arial"/>
          <w:i/>
          <w:sz w:val="16"/>
          <w:szCs w:val="16"/>
        </w:rPr>
        <w:t>sequenceGroupHopping</w:t>
      </w:r>
      <w:r w:rsidRPr="00717C88">
        <w:rPr>
          <w:rFonts w:ascii="Arial" w:hAnsi="Arial" w:cs="Arial"/>
          <w:sz w:val="16"/>
          <w:szCs w:val="16"/>
        </w:rPr>
        <w:t xml:space="preserve"> if these parameters are provided, otherwise, the same hopping mode as for Msg3 shall be used.</w:t>
      </w:r>
    </w:p>
    <w:p w14:paraId="5844CFEF" w14:textId="77777777" w:rsidR="00717C88" w:rsidRPr="00717C88" w:rsidRDefault="00717C88" w:rsidP="00717C88">
      <w:pPr>
        <w:rPr>
          <w:rFonts w:ascii="Arial" w:hAnsi="Arial" w:cs="Arial"/>
          <w:sz w:val="16"/>
          <w:szCs w:val="16"/>
        </w:rPr>
      </w:pPr>
      <w:r w:rsidRPr="00717C88">
        <w:rPr>
          <w:rFonts w:ascii="Arial" w:hAnsi="Arial" w:cs="Arial"/>
          <w:sz w:val="16"/>
          <w:szCs w:val="16"/>
        </w:rPr>
        <w:t>The UE is not expected to handle the case of combined sequence hopping and group hopping.</w:t>
      </w:r>
    </w:p>
    <w:p w14:paraId="44228F50" w14:textId="175E6589" w:rsidR="00717C88" w:rsidRPr="00717C88" w:rsidRDefault="00717C88" w:rsidP="00717C88">
      <w:pPr>
        <w:rPr>
          <w:rFonts w:ascii="Arial" w:hAnsi="Arial" w:cs="Arial"/>
          <w:sz w:val="16"/>
          <w:szCs w:val="16"/>
        </w:rPr>
      </w:pPr>
      <w:r w:rsidRPr="00717C88">
        <w:rPr>
          <w:rFonts w:ascii="Arial" w:hAnsi="Arial" w:cs="Arial"/>
          <w:sz w:val="16"/>
          <w:szCs w:val="16"/>
        </w:rPr>
        <w:t xml:space="preserve">The quantity </w:t>
      </w:r>
      <m:oMath>
        <m:r>
          <w:rPr>
            <w:rFonts w:ascii="Cambria Math" w:hAnsi="Cambria Math" w:cs="Arial"/>
            <w:sz w:val="16"/>
            <w:szCs w:val="16"/>
          </w:rPr>
          <m:t>l</m:t>
        </m:r>
      </m:oMath>
      <w:r w:rsidRPr="00717C88">
        <w:rPr>
          <w:rFonts w:ascii="Arial" w:hAnsi="Arial" w:cs="Arial"/>
          <w:sz w:val="16"/>
          <w:szCs w:val="16"/>
        </w:rPr>
        <w:t xml:space="preserve"> above is the OFDM symbol number </w:t>
      </w:r>
      <w:ins w:id="27" w:author="김윤선/표준연구팀(SR)/Master/삼성전자" w:date="2022-04-19T14:03:00Z">
        <w:r w:rsidRPr="00717C88">
          <w:rPr>
            <w:rFonts w:ascii="Arial" w:hAnsi="Arial" w:cs="Arial"/>
            <w:sz w:val="16"/>
            <w:szCs w:val="16"/>
            <w:lang w:val="en-US" w:eastAsia="zh-CN"/>
          </w:rPr>
          <w:t xml:space="preserve">in </w:t>
        </w:r>
      </w:ins>
      <w:ins w:id="28" w:author="김윤선/표준연구팀(SR)/Master/삼성전자" w:date="2022-04-21T20:18:00Z">
        <w:r w:rsidRPr="00717C88">
          <w:rPr>
            <w:rFonts w:ascii="Arial" w:hAnsi="Arial" w:cs="Arial"/>
            <w:sz w:val="16"/>
            <w:szCs w:val="16"/>
            <w:lang w:val="en-US" w:eastAsia="zh-CN"/>
          </w:rPr>
          <w:t>the</w:t>
        </w:r>
      </w:ins>
      <w:ins w:id="29" w:author="김윤선/표준연구팀(SR)/Master/삼성전자" w:date="2022-04-19T14:04:00Z">
        <w:r w:rsidRPr="00717C88">
          <w:rPr>
            <w:rFonts w:ascii="Arial" w:hAnsi="Arial" w:cs="Arial"/>
            <w:sz w:val="16"/>
            <w:szCs w:val="16"/>
            <w:lang w:val="en-US" w:eastAsia="zh-CN"/>
          </w:rPr>
          <w:t xml:space="preserve"> slot</w:t>
        </w:r>
      </w:ins>
      <w:ins w:id="30" w:author="김윤선/표준연구팀(SR)/Master/삼성전자" w:date="2022-04-21T20:18:00Z">
        <w:r w:rsidRPr="00717C88">
          <w:rPr>
            <w:rFonts w:ascii="Arial" w:hAnsi="Arial" w:cs="Arial"/>
            <w:sz w:val="16"/>
            <w:szCs w:val="16"/>
            <w:lang w:val="en-US" w:eastAsia="zh-CN"/>
          </w:rPr>
          <w:t xml:space="preserve"> </w:t>
        </w:r>
      </w:ins>
      <w:r w:rsidRPr="00717C88">
        <w:rPr>
          <w:rFonts w:ascii="Arial" w:hAnsi="Arial" w:cs="Arial"/>
          <w:sz w:val="16"/>
          <w:szCs w:val="16"/>
        </w:rPr>
        <w:t xml:space="preserve">except for the case of double-symbol DMRS in which case </w:t>
      </w:r>
      <m:oMath>
        <m:r>
          <w:rPr>
            <w:rFonts w:ascii="Cambria Math" w:hAnsi="Cambria Math" w:cs="Arial"/>
            <w:sz w:val="16"/>
            <w:szCs w:val="16"/>
          </w:rPr>
          <m:t>l</m:t>
        </m:r>
      </m:oMath>
      <w:r w:rsidRPr="00717C88">
        <w:rPr>
          <w:rFonts w:ascii="Arial" w:hAnsi="Arial" w:cs="Arial"/>
          <w:sz w:val="16"/>
          <w:szCs w:val="16"/>
        </w:rPr>
        <w:t xml:space="preserve"> is the OFDM symbol number </w:t>
      </w:r>
      <w:ins w:id="31" w:author="김윤선/표준연구팀(SR)/Master/삼성전자" w:date="2022-04-19T14:04:00Z">
        <w:r w:rsidRPr="00717C88">
          <w:rPr>
            <w:rFonts w:ascii="Arial" w:hAnsi="Arial" w:cs="Arial"/>
            <w:sz w:val="16"/>
            <w:szCs w:val="16"/>
            <w:lang w:val="en-US" w:eastAsia="zh-CN"/>
          </w:rPr>
          <w:t xml:space="preserve">in </w:t>
        </w:r>
      </w:ins>
      <w:ins w:id="32" w:author="김윤선/표준연구팀(SR)/Master/삼성전자" w:date="2022-04-21T20:18:00Z">
        <w:r w:rsidRPr="00717C88">
          <w:rPr>
            <w:rFonts w:ascii="Arial" w:hAnsi="Arial" w:cs="Arial"/>
            <w:sz w:val="16"/>
            <w:szCs w:val="16"/>
            <w:lang w:val="en-US" w:eastAsia="zh-CN"/>
          </w:rPr>
          <w:t>the</w:t>
        </w:r>
      </w:ins>
      <w:ins w:id="33" w:author="김윤선/표준연구팀(SR)/Master/삼성전자" w:date="2022-04-19T14:04:00Z">
        <w:r w:rsidRPr="00717C88">
          <w:rPr>
            <w:rFonts w:ascii="Arial" w:hAnsi="Arial" w:cs="Arial"/>
            <w:sz w:val="16"/>
            <w:szCs w:val="16"/>
            <w:lang w:val="en-US" w:eastAsia="zh-CN"/>
          </w:rPr>
          <w:t xml:space="preserve"> slot </w:t>
        </w:r>
      </w:ins>
      <w:del w:id="34" w:author="김윤선/표준연구팀(SR)/Master/삼성전자" w:date="2022-05-12T16:35:00Z">
        <w:r w:rsidRPr="00717C88" w:rsidDel="00582401">
          <w:rPr>
            <w:rFonts w:ascii="Arial" w:hAnsi="Arial" w:cs="Arial"/>
            <w:sz w:val="16"/>
            <w:szCs w:val="16"/>
          </w:rPr>
          <w:delText xml:space="preserve"> </w:delText>
        </w:r>
      </w:del>
      <w:r w:rsidRPr="00717C88">
        <w:rPr>
          <w:rFonts w:ascii="Arial" w:hAnsi="Arial" w:cs="Arial"/>
          <w:sz w:val="16"/>
          <w:szCs w:val="16"/>
        </w:rPr>
        <w:t>of the first symbol of the double-symbol DMRS.</w:t>
      </w:r>
    </w:p>
    <w:p w14:paraId="7CE0CFF8" w14:textId="13EE3E63" w:rsidR="00717C88" w:rsidRPr="00717C88" w:rsidRDefault="00717C88" w:rsidP="00717C88">
      <w:pPr>
        <w:pStyle w:val="NormalWeb"/>
        <w:shd w:val="clear" w:color="auto" w:fill="FFFFFF"/>
        <w:autoSpaceDN w:val="0"/>
        <w:spacing w:before="0" w:beforeAutospacing="0" w:after="0" w:afterAutospacing="0"/>
        <w:jc w:val="center"/>
        <w:rPr>
          <w:rFonts w:eastAsia="Malgun Gothic"/>
          <w:kern w:val="2"/>
          <w:sz w:val="16"/>
          <w:szCs w:val="16"/>
          <w:lang w:eastAsia="ko-KR"/>
        </w:rPr>
      </w:pPr>
      <w:r w:rsidRPr="00717C88">
        <w:rPr>
          <w:rFonts w:eastAsia="Batang"/>
          <w:color w:val="FF0000"/>
          <w:kern w:val="2"/>
          <w:sz w:val="16"/>
          <w:szCs w:val="16"/>
        </w:rPr>
        <w:t>&lt;</w:t>
      </w:r>
      <w:r w:rsidRPr="00717C88">
        <w:rPr>
          <w:color w:val="FF0000"/>
          <w:kern w:val="2"/>
          <w:sz w:val="16"/>
          <w:szCs w:val="16"/>
        </w:rPr>
        <w:t>Unchanged parts are omitte</w:t>
      </w:r>
      <w:r>
        <w:rPr>
          <w:color w:val="FF0000"/>
          <w:kern w:val="2"/>
          <w:sz w:val="16"/>
          <w:szCs w:val="16"/>
        </w:rPr>
        <w:t>d</w:t>
      </w:r>
      <w:r w:rsidRPr="00717C88">
        <w:rPr>
          <w:rFonts w:eastAsia="Batang"/>
          <w:color w:val="FF0000"/>
          <w:kern w:val="2"/>
          <w:sz w:val="16"/>
          <w:szCs w:val="16"/>
        </w:rPr>
        <w:t>&gt;</w:t>
      </w:r>
    </w:p>
    <w:p w14:paraId="7E95433D" w14:textId="03811C52" w:rsidR="00717C88" w:rsidRPr="00717C88" w:rsidRDefault="00717C88" w:rsidP="00717C88">
      <w:pPr>
        <w:rPr>
          <w:bCs/>
          <w:color w:val="FF0000"/>
          <w:lang w:val="en-US" w:eastAsia="x-none"/>
        </w:rPr>
      </w:pPr>
      <w:r w:rsidRPr="00717C88">
        <w:rPr>
          <w:bCs/>
          <w:color w:val="FF0000"/>
          <w:lang w:val="en-US" w:eastAsia="x-none"/>
        </w:rPr>
        <w:t xml:space="preserve">--------- </w:t>
      </w:r>
      <w:r>
        <w:rPr>
          <w:bCs/>
          <w:color w:val="FF0000"/>
          <w:lang w:val="en-US" w:eastAsia="x-none"/>
        </w:rPr>
        <w:t>End</w:t>
      </w:r>
      <w:r w:rsidRPr="00717C88">
        <w:rPr>
          <w:bCs/>
          <w:color w:val="FF0000"/>
          <w:lang w:val="en-US" w:eastAsia="x-none"/>
        </w:rPr>
        <w:t xml:space="preserve"> of TP ---------</w:t>
      </w:r>
    </w:p>
    <w:p w14:paraId="436ABAB9" w14:textId="77777777" w:rsidR="00717C88" w:rsidRPr="00717C88" w:rsidRDefault="00717C88" w:rsidP="007D7F59">
      <w:pPr>
        <w:rPr>
          <w:bCs/>
          <w:lang w:val="en-US" w:eastAsia="x-none"/>
        </w:rPr>
      </w:pPr>
    </w:p>
    <w:p w14:paraId="3AE82336" w14:textId="77777777" w:rsidR="0028304D" w:rsidRDefault="0028304D" w:rsidP="007D7F59">
      <w:pPr>
        <w:rPr>
          <w:bCs/>
          <w:lang w:eastAsia="x-none"/>
        </w:rPr>
      </w:pPr>
    </w:p>
    <w:p w14:paraId="3468D6E5" w14:textId="769CF588" w:rsidR="007D7F59" w:rsidRPr="0028304D" w:rsidRDefault="001B5688" w:rsidP="007D7F59">
      <w:pPr>
        <w:rPr>
          <w:b/>
          <w:bCs/>
          <w:lang w:eastAsia="x-none"/>
        </w:rPr>
      </w:pPr>
      <w:hyperlink r:id="rId261" w:history="1">
        <w:r w:rsidR="000B5C49">
          <w:rPr>
            <w:rStyle w:val="Hyperlink"/>
            <w:b/>
            <w:bCs/>
            <w:highlight w:val="red"/>
            <w:lang w:eastAsia="x-none"/>
          </w:rPr>
          <w:t>R1-2204681</w:t>
        </w:r>
      </w:hyperlink>
      <w:r w:rsidR="007D7F59" w:rsidRPr="0028304D">
        <w:rPr>
          <w:b/>
          <w:bCs/>
          <w:lang w:eastAsia="x-none"/>
        </w:rPr>
        <w:tab/>
        <w:t>Maintenance of Rel-15 RSRQ definition</w:t>
      </w:r>
      <w:r w:rsidR="007D7F59" w:rsidRPr="0028304D">
        <w:rPr>
          <w:b/>
          <w:bCs/>
          <w:lang w:eastAsia="x-none"/>
        </w:rPr>
        <w:tab/>
        <w:t>MediaTek Inc.</w:t>
      </w:r>
    </w:p>
    <w:p w14:paraId="3508DC25" w14:textId="77777777" w:rsidR="007D7F59" w:rsidRPr="0028304D" w:rsidRDefault="007D7F59" w:rsidP="007D7F59">
      <w:pPr>
        <w:rPr>
          <w:bCs/>
          <w:lang w:eastAsia="x-none"/>
        </w:rPr>
      </w:pPr>
      <w:r w:rsidRPr="0028304D">
        <w:rPr>
          <w:bCs/>
          <w:lang w:eastAsia="x-none"/>
        </w:rPr>
        <w:t>[109-e-NR-CRs-11] Maintenance of Rel-15 RSRQ definition – James (MTK)</w:t>
      </w:r>
    </w:p>
    <w:p w14:paraId="2FF23FD3" w14:textId="77777777" w:rsidR="007D7F59" w:rsidRPr="0028304D" w:rsidRDefault="007D7F59" w:rsidP="007A297D">
      <w:pPr>
        <w:numPr>
          <w:ilvl w:val="0"/>
          <w:numId w:val="61"/>
        </w:numPr>
        <w:rPr>
          <w:bCs/>
          <w:lang w:eastAsia="x-none"/>
        </w:rPr>
      </w:pPr>
      <w:r w:rsidRPr="0028304D">
        <w:rPr>
          <w:bCs/>
          <w:lang w:eastAsia="x-none"/>
        </w:rPr>
        <w:t>Check point on May 11 to see if there is consensus for spec change or conclusion</w:t>
      </w:r>
    </w:p>
    <w:p w14:paraId="7BADD145" w14:textId="01110E15" w:rsidR="001E3971" w:rsidRDefault="001B5688" w:rsidP="0028304D">
      <w:pPr>
        <w:rPr>
          <w:rFonts w:ascii="Times New Roman" w:hAnsi="Times New Roman"/>
          <w:b/>
          <w:bCs/>
          <w:szCs w:val="20"/>
        </w:rPr>
      </w:pPr>
      <w:hyperlink r:id="rId262" w:history="1">
        <w:r w:rsidR="000B5C49">
          <w:rPr>
            <w:rStyle w:val="Hyperlink"/>
            <w:rFonts w:ascii="Times New Roman" w:hAnsi="Times New Roman"/>
            <w:b/>
            <w:bCs/>
            <w:szCs w:val="20"/>
          </w:rPr>
          <w:t>R1-2205272</w:t>
        </w:r>
      </w:hyperlink>
      <w:r w:rsidR="001E3971" w:rsidRPr="001E3971">
        <w:rPr>
          <w:rFonts w:ascii="Times New Roman" w:hAnsi="Times New Roman"/>
          <w:b/>
          <w:bCs/>
          <w:szCs w:val="20"/>
        </w:rPr>
        <w:tab/>
        <w:t>[109-e-NR-CRs-11] Email discussion summary for maintenance of Rel-15 RSRQ definition</w:t>
      </w:r>
      <w:r w:rsidR="001E3971" w:rsidRPr="001E3971">
        <w:rPr>
          <w:rFonts w:ascii="Times New Roman" w:hAnsi="Times New Roman"/>
          <w:b/>
          <w:bCs/>
          <w:szCs w:val="20"/>
        </w:rPr>
        <w:tab/>
        <w:t>Moderator (MediaTek Inc.)</w:t>
      </w:r>
    </w:p>
    <w:p w14:paraId="386E0852" w14:textId="1549C9DE" w:rsidR="0028304D" w:rsidRPr="0002154C" w:rsidRDefault="0028304D" w:rsidP="0028304D">
      <w:pPr>
        <w:rPr>
          <w:rFonts w:ascii="Times New Roman" w:hAnsi="Times New Roman"/>
          <w:szCs w:val="20"/>
        </w:rPr>
      </w:pPr>
      <w:r>
        <w:rPr>
          <w:rFonts w:ascii="Times New Roman" w:hAnsi="Times New Roman"/>
          <w:b/>
          <w:bCs/>
          <w:szCs w:val="20"/>
        </w:rPr>
        <w:t>Decision:</w:t>
      </w:r>
      <w:r w:rsidRPr="0002154C">
        <w:rPr>
          <w:rFonts w:ascii="Times New Roman" w:hAnsi="Times New Roman"/>
          <w:szCs w:val="20"/>
        </w:rPr>
        <w:t xml:space="preserve"> As per email decision posted on May 1</w:t>
      </w:r>
      <w:r w:rsidR="00386C1A">
        <w:rPr>
          <w:rFonts w:ascii="Times New Roman" w:hAnsi="Times New Roman"/>
          <w:szCs w:val="20"/>
        </w:rPr>
        <w:t>1</w:t>
      </w:r>
      <w:r w:rsidRPr="0002154C">
        <w:rPr>
          <w:rFonts w:ascii="Times New Roman" w:hAnsi="Times New Roman"/>
          <w:szCs w:val="20"/>
          <w:vertAlign w:val="superscript"/>
        </w:rPr>
        <w:t>th</w:t>
      </w:r>
      <w:r w:rsidRPr="0002154C">
        <w:rPr>
          <w:rFonts w:ascii="Times New Roman" w:hAnsi="Times New Roman"/>
          <w:szCs w:val="20"/>
        </w:rPr>
        <w:t>,</w:t>
      </w:r>
      <w:r>
        <w:rPr>
          <w:rFonts w:ascii="Times New Roman" w:hAnsi="Times New Roman"/>
          <w:szCs w:val="20"/>
        </w:rPr>
        <w:t xml:space="preserve"> </w:t>
      </w:r>
      <w:r w:rsidRPr="0028304D">
        <w:rPr>
          <w:rFonts w:ascii="Times New Roman" w:hAnsi="Times New Roman"/>
          <w:szCs w:val="20"/>
        </w:rPr>
        <w:t xml:space="preserve">no consensus on the need for making </w:t>
      </w:r>
      <w:r>
        <w:rPr>
          <w:rFonts w:ascii="Times New Roman" w:hAnsi="Times New Roman"/>
          <w:szCs w:val="20"/>
        </w:rPr>
        <w:t xml:space="preserve">a </w:t>
      </w:r>
      <w:r w:rsidRPr="0028304D">
        <w:rPr>
          <w:rFonts w:ascii="Times New Roman" w:hAnsi="Times New Roman"/>
          <w:szCs w:val="20"/>
        </w:rPr>
        <w:t>specification change</w:t>
      </w:r>
      <w:r>
        <w:rPr>
          <w:rFonts w:ascii="Times New Roman" w:hAnsi="Times New Roman"/>
          <w:szCs w:val="20"/>
        </w:rPr>
        <w:t>. The proposed change is not pursued.</w:t>
      </w:r>
    </w:p>
    <w:p w14:paraId="47F414CB" w14:textId="1B848E66" w:rsidR="001E3971" w:rsidRDefault="001E3971" w:rsidP="007D7F59">
      <w:pPr>
        <w:rPr>
          <w:bCs/>
          <w:lang w:eastAsia="x-none"/>
        </w:rPr>
      </w:pPr>
    </w:p>
    <w:p w14:paraId="47579D05" w14:textId="77777777" w:rsidR="00821B85" w:rsidRDefault="00821B85" w:rsidP="007D7F59">
      <w:pPr>
        <w:rPr>
          <w:bCs/>
          <w:lang w:eastAsia="x-none"/>
        </w:rPr>
      </w:pPr>
    </w:p>
    <w:p w14:paraId="734C12C2" w14:textId="36B819E7" w:rsidR="007D7F59" w:rsidRPr="00D344BC" w:rsidRDefault="001B5688" w:rsidP="007D7F59">
      <w:pPr>
        <w:rPr>
          <w:bCs/>
          <w:lang w:eastAsia="x-none"/>
        </w:rPr>
      </w:pPr>
      <w:hyperlink r:id="rId263" w:history="1">
        <w:r w:rsidR="000B5C49">
          <w:rPr>
            <w:rStyle w:val="Hyperlink"/>
            <w:bCs/>
            <w:lang w:eastAsia="x-none"/>
          </w:rPr>
          <w:t>R1-2204973</w:t>
        </w:r>
      </w:hyperlink>
      <w:r w:rsidR="007D7F59" w:rsidRPr="00D344BC">
        <w:rPr>
          <w:bCs/>
          <w:lang w:eastAsia="x-none"/>
        </w:rPr>
        <w:tab/>
        <w:t>On parallel transmission of SRS and other channels</w:t>
      </w:r>
      <w:r w:rsidR="007D7F59" w:rsidRPr="00D344BC">
        <w:rPr>
          <w:bCs/>
          <w:lang w:eastAsia="x-none"/>
        </w:rPr>
        <w:tab/>
        <w:t>Qualcomm Incorporated</w:t>
      </w:r>
    </w:p>
    <w:p w14:paraId="2CECDFE4" w14:textId="77777777" w:rsidR="000D0B20" w:rsidRPr="00386C1A" w:rsidRDefault="000D0B20" w:rsidP="000D0B20">
      <w:pPr>
        <w:rPr>
          <w:lang w:val="en-US" w:eastAsia="x-none"/>
        </w:rPr>
      </w:pPr>
      <w:r w:rsidRPr="00386C1A">
        <w:rPr>
          <w:lang w:val="en-US" w:eastAsia="x-none"/>
        </w:rPr>
        <w:t>[109-e-NR-CRs-12] – Alberto (Qualcomm)</w:t>
      </w:r>
    </w:p>
    <w:p w14:paraId="4C23A8F5" w14:textId="3E6F51F4" w:rsidR="00386C1A" w:rsidRPr="00386C1A" w:rsidRDefault="00386C1A" w:rsidP="00842CF4">
      <w:pPr>
        <w:numPr>
          <w:ilvl w:val="0"/>
          <w:numId w:val="148"/>
        </w:numPr>
        <w:rPr>
          <w:bCs/>
          <w:lang w:eastAsia="x-none"/>
        </w:rPr>
      </w:pPr>
      <w:r w:rsidRPr="00386C1A">
        <w:rPr>
          <w:bCs/>
          <w:lang w:eastAsia="x-none"/>
        </w:rPr>
        <w:t xml:space="preserve">Check point on May 11 to see if there is consensus for spec change or conclusion </w:t>
      </w:r>
      <w:r w:rsidRPr="00386C1A">
        <w:rPr>
          <w:bCs/>
          <w:lang w:eastAsia="x-none"/>
        </w:rPr>
        <w:sym w:font="Wingdings" w:char="F0E0"/>
      </w:r>
      <w:r w:rsidRPr="00386C1A">
        <w:rPr>
          <w:bCs/>
          <w:lang w:eastAsia="x-none"/>
        </w:rPr>
        <w:t xml:space="preserve"> ext to May 18</w:t>
      </w:r>
      <w:r w:rsidRPr="00386C1A">
        <w:rPr>
          <w:bCs/>
          <w:vertAlign w:val="superscript"/>
          <w:lang w:eastAsia="x-none"/>
        </w:rPr>
        <w:t>th</w:t>
      </w:r>
      <w:r w:rsidRPr="00386C1A">
        <w:rPr>
          <w:bCs/>
          <w:lang w:eastAsia="x-none"/>
        </w:rPr>
        <w:t xml:space="preserve"> </w:t>
      </w:r>
    </w:p>
    <w:p w14:paraId="73E5018C" w14:textId="77777777" w:rsidR="000D0B20" w:rsidRPr="00386C1A" w:rsidRDefault="000D0B20" w:rsidP="00842CF4">
      <w:pPr>
        <w:numPr>
          <w:ilvl w:val="1"/>
          <w:numId w:val="148"/>
        </w:numPr>
        <w:rPr>
          <w:rFonts w:ascii="Calibri" w:hAnsi="Calibri" w:cs="Calibri"/>
          <w:sz w:val="22"/>
          <w:szCs w:val="22"/>
          <w:lang w:val="en-US" w:eastAsia="x-none"/>
        </w:rPr>
      </w:pPr>
      <w:r w:rsidRPr="00386C1A">
        <w:rPr>
          <w:lang w:val="en-US" w:eastAsia="x-none"/>
        </w:rPr>
        <w:t>Continue the discussion, focusing on solving the issue for Rel-17.</w:t>
      </w:r>
    </w:p>
    <w:p w14:paraId="33793E96" w14:textId="77777777" w:rsidR="000D0B20" w:rsidRPr="00386C1A" w:rsidRDefault="000D0B20" w:rsidP="00842CF4">
      <w:pPr>
        <w:numPr>
          <w:ilvl w:val="1"/>
          <w:numId w:val="148"/>
        </w:numPr>
        <w:rPr>
          <w:lang w:val="en-US" w:eastAsia="x-none"/>
        </w:rPr>
      </w:pPr>
      <w:r w:rsidRPr="00386C1A">
        <w:rPr>
          <w:lang w:val="en-US" w:eastAsia="x-none"/>
        </w:rPr>
        <w:t>Consider impact on backward compatibility, i.e. whether a new capability is needed or we can just modify the existing capability.</w:t>
      </w:r>
    </w:p>
    <w:p w14:paraId="2F7DB190" w14:textId="610F707A" w:rsidR="00DB6953" w:rsidRDefault="001B5688" w:rsidP="007D7F59">
      <w:pPr>
        <w:rPr>
          <w:b/>
          <w:lang w:eastAsia="x-none"/>
        </w:rPr>
      </w:pPr>
      <w:hyperlink r:id="rId264" w:history="1">
        <w:r w:rsidR="000B5C49">
          <w:rPr>
            <w:rStyle w:val="Hyperlink"/>
            <w:b/>
            <w:lang w:eastAsia="x-none"/>
          </w:rPr>
          <w:t>R1-2205624</w:t>
        </w:r>
      </w:hyperlink>
      <w:r w:rsidR="00DB6953" w:rsidRPr="00DB6953">
        <w:rPr>
          <w:b/>
          <w:lang w:eastAsia="x-none"/>
        </w:rPr>
        <w:tab/>
        <w:t>[109-e-NR-CRs-12] On parallel transmission of SRS and other channels</w:t>
      </w:r>
      <w:r w:rsidR="00DB6953" w:rsidRPr="00DB6953">
        <w:rPr>
          <w:b/>
          <w:lang w:eastAsia="x-none"/>
        </w:rPr>
        <w:tab/>
        <w:t>Moderator (Qualcomm)</w:t>
      </w:r>
    </w:p>
    <w:p w14:paraId="3F789960" w14:textId="5E964853" w:rsidR="00DB6953" w:rsidRPr="00630E24" w:rsidRDefault="00DB6953" w:rsidP="007D7F59">
      <w:pPr>
        <w:rPr>
          <w:bCs/>
          <w:lang w:eastAsia="x-none"/>
        </w:rPr>
      </w:pPr>
      <w:r>
        <w:rPr>
          <w:b/>
          <w:lang w:eastAsia="x-none"/>
        </w:rPr>
        <w:t>Decision:</w:t>
      </w:r>
      <w:r w:rsidRPr="00630E24">
        <w:rPr>
          <w:bCs/>
          <w:lang w:eastAsia="x-none"/>
        </w:rPr>
        <w:t xml:space="preserve"> </w:t>
      </w:r>
      <w:r w:rsidR="00630E24" w:rsidRPr="00630E24">
        <w:rPr>
          <w:bCs/>
          <w:lang w:eastAsia="x-none"/>
        </w:rPr>
        <w:t>As per email decision posted on May 20</w:t>
      </w:r>
      <w:r w:rsidR="00630E24" w:rsidRPr="00630E24">
        <w:rPr>
          <w:bCs/>
          <w:vertAlign w:val="superscript"/>
          <w:lang w:eastAsia="x-none"/>
        </w:rPr>
        <w:t>th</w:t>
      </w:r>
      <w:r w:rsidR="00630E24" w:rsidRPr="00630E24">
        <w:rPr>
          <w:bCs/>
          <w:lang w:eastAsia="x-none"/>
        </w:rPr>
        <w:t>,</w:t>
      </w:r>
    </w:p>
    <w:p w14:paraId="634510C8" w14:textId="77777777" w:rsidR="00386C1A" w:rsidRPr="00386C1A" w:rsidRDefault="00386C1A" w:rsidP="00386C1A">
      <w:pPr>
        <w:rPr>
          <w:rFonts w:eastAsia="Malgun Gothic" w:cs="Times"/>
          <w:color w:val="1F497D"/>
          <w:szCs w:val="20"/>
          <w:lang w:val="en-US" w:eastAsia="ko-KR"/>
        </w:rPr>
      </w:pPr>
      <w:r w:rsidRPr="00386C1A">
        <w:rPr>
          <w:rFonts w:cs="Times"/>
          <w:color w:val="1F497D"/>
          <w:szCs w:val="20"/>
          <w:highlight w:val="green"/>
        </w:rPr>
        <w:t>Agreement</w:t>
      </w:r>
    </w:p>
    <w:p w14:paraId="6BA1C183" w14:textId="77777777" w:rsidR="00386C1A" w:rsidRPr="00534630" w:rsidRDefault="00386C1A" w:rsidP="00386C1A">
      <w:pPr>
        <w:rPr>
          <w:bCs/>
          <w:lang w:eastAsia="x-none"/>
        </w:rPr>
      </w:pPr>
      <w:r w:rsidRPr="00534630">
        <w:rPr>
          <w:bCs/>
          <w:lang w:eastAsia="x-none"/>
        </w:rPr>
        <w:t>Introduce feature groups X-1 and X-2 as described below.</w:t>
      </w:r>
    </w:p>
    <w:p w14:paraId="3789BE45" w14:textId="77777777" w:rsidR="00386C1A" w:rsidRPr="00534630" w:rsidRDefault="00386C1A" w:rsidP="00CF6E6D">
      <w:pPr>
        <w:numPr>
          <w:ilvl w:val="0"/>
          <w:numId w:val="389"/>
        </w:numPr>
        <w:rPr>
          <w:bCs/>
          <w:lang w:eastAsia="x-none"/>
        </w:rPr>
      </w:pPr>
      <w:r w:rsidRPr="00534630">
        <w:rPr>
          <w:bCs/>
          <w:lang w:eastAsia="x-none"/>
        </w:rPr>
        <w:t>Introduce a new Rel-17 RRC parameter (UE-specific) to enable the UE behavior under X-2.         </w:t>
      </w:r>
    </w:p>
    <w:p w14:paraId="3A552453" w14:textId="77777777" w:rsidR="00386C1A" w:rsidRPr="00534630" w:rsidRDefault="00386C1A" w:rsidP="00386C1A">
      <w:pPr>
        <w:rPr>
          <w:bCs/>
          <w:lang w:eastAsia="x-none"/>
        </w:rPr>
      </w:pPr>
      <w:r w:rsidRPr="00534630">
        <w:rPr>
          <w:bCs/>
          <w:lang w:eastAsia="x-none"/>
        </w:rPr>
        <w:t>NOTE: For parallel SRS + PUSCH/PUCCH (X-1), it is RAN1’s understanding that:</w:t>
      </w:r>
    </w:p>
    <w:p w14:paraId="6F5F5406" w14:textId="77777777" w:rsidR="00386C1A" w:rsidRPr="00534630" w:rsidRDefault="00386C1A" w:rsidP="00CF6E6D">
      <w:pPr>
        <w:numPr>
          <w:ilvl w:val="0"/>
          <w:numId w:val="390"/>
        </w:numPr>
        <w:rPr>
          <w:bCs/>
          <w:lang w:eastAsia="x-none"/>
        </w:rPr>
      </w:pPr>
      <w:r w:rsidRPr="00534630">
        <w:rPr>
          <w:bCs/>
          <w:lang w:eastAsia="x-none"/>
        </w:rPr>
        <w:t>The gNBs who</w:t>
      </w:r>
      <w:r w:rsidRPr="00534630">
        <w:rPr>
          <w:lang w:eastAsia="x-none"/>
        </w:rPr>
        <w:t> </w:t>
      </w:r>
      <w:r w:rsidRPr="00534630">
        <w:rPr>
          <w:bCs/>
          <w:lang w:eastAsia="x-none"/>
        </w:rPr>
        <w:t>do</w:t>
      </w:r>
      <w:r w:rsidRPr="00534630">
        <w:rPr>
          <w:lang w:eastAsia="x-none"/>
        </w:rPr>
        <w:t> </w:t>
      </w:r>
      <w:r w:rsidRPr="00534630">
        <w:rPr>
          <w:bCs/>
          <w:lang w:eastAsia="x-none"/>
        </w:rPr>
        <w:t>not support parallel Tx (i.e. who do not understand the new capability) will not indicate/configure/schedule simultaneous transmission, and therefore there are no backward compatibility issues.</w:t>
      </w:r>
    </w:p>
    <w:p w14:paraId="37275C26" w14:textId="77777777" w:rsidR="00386C1A" w:rsidRPr="00534630" w:rsidRDefault="00386C1A" w:rsidP="00CF6E6D">
      <w:pPr>
        <w:numPr>
          <w:ilvl w:val="0"/>
          <w:numId w:val="390"/>
        </w:numPr>
        <w:rPr>
          <w:bCs/>
          <w:lang w:eastAsia="x-none"/>
        </w:rPr>
      </w:pPr>
      <w:r w:rsidRPr="00534630">
        <w:rPr>
          <w:bCs/>
          <w:lang w:eastAsia="x-none"/>
        </w:rPr>
        <w:t>Rel-17 UE who reported capability of parallel Tx conducts parallel Tx if the gNB indicates/configures/schedules simultaneous transmission.  Therefore</w:t>
      </w:r>
    </w:p>
    <w:p w14:paraId="7C06DBEB" w14:textId="77777777" w:rsidR="00386C1A" w:rsidRPr="00534630" w:rsidRDefault="00386C1A" w:rsidP="00CF6E6D">
      <w:pPr>
        <w:numPr>
          <w:ilvl w:val="1"/>
          <w:numId w:val="390"/>
        </w:numPr>
        <w:rPr>
          <w:bCs/>
          <w:lang w:eastAsia="x-none"/>
        </w:rPr>
      </w:pPr>
      <w:r w:rsidRPr="00534630">
        <w:rPr>
          <w:bCs/>
          <w:lang w:eastAsia="x-none"/>
        </w:rPr>
        <w:t>gNBs</w:t>
      </w:r>
      <w:r w:rsidRPr="00534630">
        <w:rPr>
          <w:lang w:eastAsia="x-none"/>
        </w:rPr>
        <w:t> </w:t>
      </w:r>
      <w:r w:rsidRPr="00534630">
        <w:rPr>
          <w:bCs/>
          <w:lang w:eastAsia="x-none"/>
        </w:rPr>
        <w:t>who</w:t>
      </w:r>
      <w:r w:rsidRPr="00534630">
        <w:rPr>
          <w:lang w:eastAsia="x-none"/>
        </w:rPr>
        <w:t> do </w:t>
      </w:r>
      <w:r w:rsidRPr="00534630">
        <w:rPr>
          <w:bCs/>
          <w:lang w:eastAsia="x-none"/>
        </w:rPr>
        <w:t>not support Rel-17 parallel Tx do not</w:t>
      </w:r>
      <w:r w:rsidRPr="00534630">
        <w:rPr>
          <w:lang w:eastAsia="x-none"/>
        </w:rPr>
        <w:t> </w:t>
      </w:r>
      <w:r w:rsidRPr="00534630">
        <w:rPr>
          <w:bCs/>
          <w:lang w:eastAsia="x-none"/>
        </w:rPr>
        <w:t>indicate/configure/schedule simultaneous transmission.</w:t>
      </w:r>
    </w:p>
    <w:p w14:paraId="2E2FB677" w14:textId="77777777" w:rsidR="00386C1A" w:rsidRPr="00534630" w:rsidRDefault="00386C1A" w:rsidP="00CF6E6D">
      <w:pPr>
        <w:numPr>
          <w:ilvl w:val="1"/>
          <w:numId w:val="390"/>
        </w:numPr>
        <w:rPr>
          <w:bCs/>
          <w:lang w:eastAsia="x-none"/>
        </w:rPr>
      </w:pPr>
      <w:r w:rsidRPr="00534630">
        <w:rPr>
          <w:bCs/>
          <w:lang w:eastAsia="x-none"/>
        </w:rPr>
        <w:t>gNBs</w:t>
      </w:r>
      <w:r w:rsidRPr="00534630">
        <w:rPr>
          <w:lang w:eastAsia="x-none"/>
        </w:rPr>
        <w:t> </w:t>
      </w:r>
      <w:r w:rsidRPr="00534630">
        <w:rPr>
          <w:bCs/>
          <w:lang w:eastAsia="x-none"/>
        </w:rPr>
        <w:t>who</w:t>
      </w:r>
      <w:r w:rsidRPr="00534630">
        <w:rPr>
          <w:lang w:eastAsia="x-none"/>
        </w:rPr>
        <w:t> </w:t>
      </w:r>
      <w:r w:rsidRPr="00534630">
        <w:rPr>
          <w:bCs/>
          <w:lang w:eastAsia="x-none"/>
        </w:rPr>
        <w:t>support Rel-17 parallel Tx can</w:t>
      </w:r>
      <w:r w:rsidRPr="00534630">
        <w:rPr>
          <w:lang w:eastAsia="x-none"/>
        </w:rPr>
        <w:t> </w:t>
      </w:r>
      <w:r w:rsidRPr="00534630">
        <w:rPr>
          <w:bCs/>
          <w:lang w:eastAsia="x-none"/>
        </w:rPr>
        <w:t>indicate/configure/schedule simultaneous transmission</w:t>
      </w:r>
      <w:r w:rsidRPr="00534630">
        <w:rPr>
          <w:lang w:eastAsia="x-none"/>
        </w:rPr>
        <w:t> </w:t>
      </w:r>
      <w:r w:rsidRPr="00534630">
        <w:rPr>
          <w:bCs/>
          <w:lang w:eastAsia="x-none"/>
        </w:rPr>
        <w:t>accordingly.</w:t>
      </w:r>
    </w:p>
    <w:p w14:paraId="7777C2E0" w14:textId="77777777" w:rsidR="00386C1A" w:rsidRPr="00386C1A" w:rsidRDefault="00386C1A" w:rsidP="00386C1A">
      <w:pPr>
        <w:rPr>
          <w:rFonts w:cs="Times"/>
          <w:bCs/>
          <w:szCs w:val="20"/>
        </w:rPr>
      </w:pPr>
    </w:p>
    <w:p w14:paraId="487C0ECD" w14:textId="77777777" w:rsidR="00386C1A" w:rsidRPr="00386C1A" w:rsidRDefault="00386C1A" w:rsidP="00386C1A">
      <w:pPr>
        <w:rPr>
          <w:rFonts w:cs="Times"/>
          <w:bCs/>
          <w:szCs w:val="20"/>
        </w:rPr>
      </w:pPr>
      <w:r w:rsidRPr="00386C1A">
        <w:rPr>
          <w:rFonts w:cs="Times"/>
          <w:bCs/>
          <w:szCs w:val="20"/>
          <w:highlight w:val="green"/>
        </w:rPr>
        <w:t>Agreement</w:t>
      </w:r>
    </w:p>
    <w:p w14:paraId="11E9B103" w14:textId="77777777" w:rsidR="00C6124A" w:rsidRDefault="00386C1A" w:rsidP="00386C1A">
      <w:pPr>
        <w:rPr>
          <w:rFonts w:cs="Times"/>
          <w:szCs w:val="20"/>
        </w:rPr>
      </w:pPr>
      <w:r w:rsidRPr="00C6124A">
        <w:rPr>
          <w:rFonts w:cs="Times"/>
          <w:szCs w:val="20"/>
        </w:rPr>
        <w:t xml:space="preserve">The text proposal on parallel transmission of SRS and other channels </w:t>
      </w:r>
      <w:r w:rsidR="00C6124A">
        <w:rPr>
          <w:rFonts w:cs="Times"/>
          <w:szCs w:val="20"/>
        </w:rPr>
        <w:t xml:space="preserve">as in section 5 of x5624 </w:t>
      </w:r>
      <w:r w:rsidRPr="00C6124A">
        <w:rPr>
          <w:rFonts w:cs="Times"/>
          <w:szCs w:val="20"/>
        </w:rPr>
        <w:t>is endorsed</w:t>
      </w:r>
      <w:r w:rsidR="00C6124A">
        <w:rPr>
          <w:rFonts w:cs="Times"/>
          <w:szCs w:val="20"/>
        </w:rPr>
        <w:t>.</w:t>
      </w:r>
    </w:p>
    <w:p w14:paraId="51FEA4A3" w14:textId="77777777" w:rsidR="00C6124A" w:rsidRDefault="00C6124A" w:rsidP="00386C1A">
      <w:pPr>
        <w:rPr>
          <w:rFonts w:cs="Times"/>
          <w:szCs w:val="20"/>
        </w:rPr>
      </w:pPr>
      <w:r>
        <w:rPr>
          <w:rFonts w:cs="Times"/>
          <w:szCs w:val="20"/>
        </w:rPr>
        <w:t>Final CR in:</w:t>
      </w:r>
    </w:p>
    <w:p w14:paraId="285DB45B" w14:textId="060CE2C9" w:rsidR="0011676C" w:rsidRPr="00C6124A" w:rsidRDefault="001B5688" w:rsidP="007D7F59">
      <w:pPr>
        <w:rPr>
          <w:b/>
          <w:lang w:eastAsia="x-none"/>
        </w:rPr>
      </w:pPr>
      <w:hyperlink r:id="rId265" w:history="1">
        <w:r w:rsidR="000B5C49">
          <w:rPr>
            <w:rStyle w:val="Hyperlink"/>
            <w:b/>
            <w:highlight w:val="green"/>
            <w:lang w:eastAsia="x-none"/>
          </w:rPr>
          <w:t>R1-2205625</w:t>
        </w:r>
      </w:hyperlink>
      <w:r w:rsidR="00630E24" w:rsidRPr="00C6124A">
        <w:rPr>
          <w:b/>
          <w:lang w:eastAsia="x-none"/>
        </w:rPr>
        <w:tab/>
        <w:t>Simultaneous transmission of SRS and other channels for intra-band non-contiguous carrier aggregation</w:t>
      </w:r>
      <w:r w:rsidR="00630E24" w:rsidRPr="00C6124A">
        <w:rPr>
          <w:b/>
          <w:lang w:eastAsia="x-none"/>
        </w:rPr>
        <w:tab/>
      </w:r>
      <w:r w:rsidR="00C6124A" w:rsidRPr="00C6124A">
        <w:rPr>
          <w:b/>
          <w:lang w:eastAsia="x-none"/>
        </w:rPr>
        <w:t>Moderator (Qualcomm), Ericsson, NTT DOCOMO, INC.</w:t>
      </w:r>
    </w:p>
    <w:p w14:paraId="5A3AEFA5" w14:textId="77961F3E" w:rsidR="00F81183" w:rsidRDefault="0011676C" w:rsidP="007D7F59">
      <w:pPr>
        <w:rPr>
          <w:bCs/>
          <w:lang w:eastAsia="x-none"/>
        </w:rPr>
      </w:pPr>
      <w:r w:rsidRPr="00C6124A">
        <w:rPr>
          <w:bCs/>
          <w:lang w:eastAsia="x-none"/>
        </w:rPr>
        <w:t>(</w:t>
      </w:r>
      <w:r w:rsidR="00630E24" w:rsidRPr="00C6124A">
        <w:rPr>
          <w:bCs/>
          <w:lang w:eastAsia="x-none"/>
        </w:rPr>
        <w:t>Rel-17</w:t>
      </w:r>
      <w:r w:rsidRPr="00C6124A">
        <w:rPr>
          <w:bCs/>
          <w:lang w:eastAsia="x-none"/>
        </w:rPr>
        <w:t xml:space="preserve">, TS </w:t>
      </w:r>
      <w:r w:rsidR="00630E24" w:rsidRPr="00C6124A">
        <w:rPr>
          <w:bCs/>
          <w:lang w:eastAsia="x-none"/>
        </w:rPr>
        <w:t>38.214</w:t>
      </w:r>
      <w:r w:rsidRPr="00C6124A">
        <w:rPr>
          <w:bCs/>
          <w:lang w:eastAsia="x-none"/>
        </w:rPr>
        <w:t>, CR</w:t>
      </w:r>
      <w:r w:rsidR="00630E24" w:rsidRPr="00C6124A">
        <w:rPr>
          <w:bCs/>
          <w:lang w:eastAsia="x-none"/>
        </w:rPr>
        <w:t>0279</w:t>
      </w:r>
      <w:r w:rsidRPr="00C6124A">
        <w:rPr>
          <w:bCs/>
          <w:lang w:eastAsia="x-none"/>
        </w:rPr>
        <w:t xml:space="preserve">, Cat </w:t>
      </w:r>
      <w:r w:rsidR="00630E24" w:rsidRPr="00C6124A">
        <w:rPr>
          <w:bCs/>
          <w:lang w:eastAsia="x-none"/>
        </w:rPr>
        <w:t>F</w:t>
      </w:r>
      <w:r w:rsidRPr="00C6124A">
        <w:rPr>
          <w:bCs/>
          <w:lang w:eastAsia="x-none"/>
        </w:rPr>
        <w:t>) is agreed.</w:t>
      </w:r>
    </w:p>
    <w:p w14:paraId="0AEB4BE3" w14:textId="77777777" w:rsidR="0011676C" w:rsidRDefault="0011676C" w:rsidP="007D7F59">
      <w:pPr>
        <w:rPr>
          <w:bCs/>
          <w:lang w:eastAsia="x-none"/>
        </w:rPr>
      </w:pPr>
    </w:p>
    <w:p w14:paraId="755B7758" w14:textId="77777777" w:rsidR="00386C1A" w:rsidRDefault="00386C1A" w:rsidP="007D7F59">
      <w:pPr>
        <w:rPr>
          <w:bCs/>
          <w:lang w:eastAsia="x-none"/>
        </w:rPr>
      </w:pPr>
    </w:p>
    <w:p w14:paraId="5E181C37" w14:textId="7FA88BC7" w:rsidR="007D7F59" w:rsidRPr="00F81183" w:rsidRDefault="001B5688" w:rsidP="007D7F59">
      <w:pPr>
        <w:rPr>
          <w:b/>
          <w:bCs/>
          <w:lang w:eastAsia="x-none"/>
        </w:rPr>
      </w:pPr>
      <w:hyperlink r:id="rId266" w:history="1">
        <w:r w:rsidR="000B5C49">
          <w:rPr>
            <w:rStyle w:val="Hyperlink"/>
            <w:b/>
            <w:bCs/>
            <w:highlight w:val="red"/>
            <w:lang w:eastAsia="x-none"/>
          </w:rPr>
          <w:t>R1-2203500</w:t>
        </w:r>
      </w:hyperlink>
      <w:r w:rsidR="007D7F59" w:rsidRPr="00F81183">
        <w:rPr>
          <w:b/>
          <w:bCs/>
          <w:lang w:eastAsia="x-none"/>
        </w:rPr>
        <w:tab/>
        <w:t>Draft Rel-15 CR on TCI state or the QCL assumption for multi-slot PDSCH</w:t>
      </w:r>
      <w:r w:rsidR="007D7F59" w:rsidRPr="00F81183">
        <w:rPr>
          <w:b/>
          <w:bCs/>
          <w:lang w:eastAsia="x-none"/>
        </w:rPr>
        <w:tab/>
        <w:t>vivo</w:t>
      </w:r>
    </w:p>
    <w:p w14:paraId="5DFF58CC" w14:textId="71DEFA32" w:rsidR="007D7F59" w:rsidRPr="00F81183" w:rsidRDefault="001B5688" w:rsidP="007D7F59">
      <w:pPr>
        <w:rPr>
          <w:b/>
          <w:bCs/>
          <w:lang w:eastAsia="x-none"/>
        </w:rPr>
      </w:pPr>
      <w:hyperlink r:id="rId267" w:history="1">
        <w:r w:rsidR="000B5C49">
          <w:rPr>
            <w:rStyle w:val="Hyperlink"/>
            <w:b/>
            <w:bCs/>
            <w:highlight w:val="red"/>
            <w:lang w:eastAsia="x-none"/>
          </w:rPr>
          <w:t>R1-2203501</w:t>
        </w:r>
      </w:hyperlink>
      <w:r w:rsidR="007D7F59" w:rsidRPr="00F81183">
        <w:rPr>
          <w:b/>
          <w:bCs/>
          <w:lang w:eastAsia="x-none"/>
        </w:rPr>
        <w:tab/>
        <w:t>Draft Rel-16 mirror CR on TCI state or the QCL assumption for multi-slot PDSCH</w:t>
      </w:r>
      <w:r w:rsidR="007D7F59" w:rsidRPr="00F81183">
        <w:rPr>
          <w:b/>
          <w:bCs/>
          <w:lang w:eastAsia="x-none"/>
        </w:rPr>
        <w:tab/>
        <w:t>vivo</w:t>
      </w:r>
    </w:p>
    <w:p w14:paraId="27FE7CC0" w14:textId="46E7A55D" w:rsidR="007D7F59" w:rsidRPr="00F81183" w:rsidRDefault="001B5688" w:rsidP="007D7F59">
      <w:pPr>
        <w:rPr>
          <w:b/>
          <w:bCs/>
          <w:lang w:eastAsia="x-none"/>
        </w:rPr>
      </w:pPr>
      <w:hyperlink r:id="rId268" w:history="1">
        <w:r w:rsidR="000B5C49">
          <w:rPr>
            <w:rStyle w:val="Hyperlink"/>
            <w:b/>
            <w:bCs/>
            <w:highlight w:val="red"/>
            <w:lang w:eastAsia="x-none"/>
          </w:rPr>
          <w:t>R1-2203502</w:t>
        </w:r>
      </w:hyperlink>
      <w:r w:rsidR="007D7F59" w:rsidRPr="00F81183">
        <w:rPr>
          <w:b/>
          <w:bCs/>
          <w:lang w:eastAsia="x-none"/>
        </w:rPr>
        <w:tab/>
        <w:t>Draft Rel-17 mirror CR on TCI state or the QCL assumption for multi-slot PDSCH</w:t>
      </w:r>
      <w:r w:rsidR="007D7F59" w:rsidRPr="00F81183">
        <w:rPr>
          <w:b/>
          <w:bCs/>
          <w:lang w:eastAsia="x-none"/>
        </w:rPr>
        <w:tab/>
        <w:t>vivo</w:t>
      </w:r>
    </w:p>
    <w:p w14:paraId="1661B2A5" w14:textId="77777777" w:rsidR="00F81183" w:rsidRPr="00F81183" w:rsidRDefault="007D7F59" w:rsidP="007D7F59">
      <w:pPr>
        <w:rPr>
          <w:bCs/>
          <w:lang w:val="fr-FR" w:eastAsia="x-none"/>
        </w:rPr>
      </w:pPr>
      <w:r w:rsidRPr="00F81183">
        <w:rPr>
          <w:bCs/>
          <w:lang w:val="fr-FR" w:eastAsia="x-none"/>
        </w:rPr>
        <w:t xml:space="preserve">[109-e-NR-CRs-13] </w:t>
      </w:r>
      <w:r w:rsidR="00F81183" w:rsidRPr="00F81183">
        <w:rPr>
          <w:bCs/>
          <w:lang w:val="fr-FR" w:eastAsia="x-none"/>
        </w:rPr>
        <w:t>– Yang (vivo)</w:t>
      </w:r>
    </w:p>
    <w:p w14:paraId="6904A824" w14:textId="7CF9CE06" w:rsidR="007D7F59" w:rsidRPr="00F81183" w:rsidRDefault="007D7F59" w:rsidP="007D7F59">
      <w:pPr>
        <w:rPr>
          <w:bCs/>
          <w:lang w:eastAsia="x-none"/>
        </w:rPr>
      </w:pPr>
      <w:r w:rsidRPr="00F81183">
        <w:rPr>
          <w:bCs/>
          <w:lang w:eastAsia="x-none"/>
        </w:rPr>
        <w:t>TCI state or the QCL assumption for multi-slot PDSCH</w:t>
      </w:r>
    </w:p>
    <w:p w14:paraId="72B35779" w14:textId="77777777" w:rsidR="007D7F59" w:rsidRPr="00F81183" w:rsidRDefault="007D7F59" w:rsidP="007A297D">
      <w:pPr>
        <w:numPr>
          <w:ilvl w:val="0"/>
          <w:numId w:val="61"/>
        </w:numPr>
        <w:rPr>
          <w:bCs/>
          <w:lang w:eastAsia="x-none"/>
        </w:rPr>
      </w:pPr>
      <w:r w:rsidRPr="00F81183">
        <w:rPr>
          <w:bCs/>
          <w:lang w:eastAsia="x-none"/>
        </w:rPr>
        <w:lastRenderedPageBreak/>
        <w:t>Check point on May 11 to see if there is consensus for spec change or conclusion</w:t>
      </w:r>
    </w:p>
    <w:p w14:paraId="652FBA76" w14:textId="6440D455" w:rsidR="007D7F59" w:rsidRPr="00F81183" w:rsidRDefault="007D7F59" w:rsidP="007A297D">
      <w:pPr>
        <w:numPr>
          <w:ilvl w:val="0"/>
          <w:numId w:val="61"/>
        </w:numPr>
        <w:rPr>
          <w:bCs/>
          <w:lang w:eastAsia="x-none"/>
        </w:rPr>
      </w:pPr>
      <w:r w:rsidRPr="00F81183">
        <w:rPr>
          <w:bCs/>
          <w:lang w:eastAsia="x-none"/>
        </w:rPr>
        <w:t xml:space="preserve">Relevant tdocs: </w:t>
      </w:r>
      <w:hyperlink r:id="rId269" w:history="1">
        <w:r w:rsidR="000B5C49">
          <w:rPr>
            <w:rStyle w:val="Hyperlink"/>
            <w:bCs/>
            <w:lang w:eastAsia="x-none"/>
          </w:rPr>
          <w:t>R1-2203500</w:t>
        </w:r>
      </w:hyperlink>
      <w:r w:rsidRPr="00F81183">
        <w:rPr>
          <w:bCs/>
          <w:lang w:eastAsia="x-none"/>
        </w:rPr>
        <w:t xml:space="preserve">, </w:t>
      </w:r>
      <w:hyperlink r:id="rId270" w:history="1">
        <w:r w:rsidR="000B5C49">
          <w:rPr>
            <w:rStyle w:val="Hyperlink"/>
            <w:bCs/>
            <w:lang w:eastAsia="x-none"/>
          </w:rPr>
          <w:t>R1-2203501</w:t>
        </w:r>
      </w:hyperlink>
      <w:r w:rsidRPr="00F81183">
        <w:rPr>
          <w:bCs/>
          <w:lang w:eastAsia="x-none"/>
        </w:rPr>
        <w:t xml:space="preserve">, </w:t>
      </w:r>
      <w:hyperlink r:id="rId271" w:history="1">
        <w:r w:rsidR="000B5C49">
          <w:rPr>
            <w:rStyle w:val="Hyperlink"/>
            <w:bCs/>
            <w:lang w:eastAsia="x-none"/>
          </w:rPr>
          <w:t>R1-2203502</w:t>
        </w:r>
      </w:hyperlink>
    </w:p>
    <w:p w14:paraId="39B49D4D" w14:textId="340687A0" w:rsidR="00F81183" w:rsidRPr="00F81183" w:rsidRDefault="001B5688" w:rsidP="007D7F59">
      <w:pPr>
        <w:rPr>
          <w:b/>
          <w:lang w:eastAsia="x-none"/>
        </w:rPr>
      </w:pPr>
      <w:hyperlink r:id="rId272" w:history="1">
        <w:r w:rsidR="000B5C49">
          <w:rPr>
            <w:rStyle w:val="Hyperlink"/>
            <w:b/>
            <w:lang w:eastAsia="x-none"/>
          </w:rPr>
          <w:t>R1-2205352</w:t>
        </w:r>
      </w:hyperlink>
      <w:r w:rsidR="00F81183" w:rsidRPr="00F81183">
        <w:rPr>
          <w:b/>
          <w:lang w:eastAsia="x-none"/>
        </w:rPr>
        <w:tab/>
        <w:t>Summary of [109-e-NR-CRs-13] TCI state or the QCL assumption for multi-slot PDSCH</w:t>
      </w:r>
      <w:r w:rsidR="00F81183" w:rsidRPr="00F81183">
        <w:rPr>
          <w:b/>
          <w:lang w:eastAsia="x-none"/>
        </w:rPr>
        <w:tab/>
        <w:t>Moderator (vivo)</w:t>
      </w:r>
    </w:p>
    <w:p w14:paraId="1EC07539" w14:textId="0FF9867A" w:rsidR="00F81183" w:rsidRDefault="00F81183" w:rsidP="007D7F59">
      <w:pPr>
        <w:rPr>
          <w:bCs/>
          <w:lang w:eastAsia="x-none"/>
        </w:rPr>
      </w:pPr>
      <w:r w:rsidRPr="00F81183">
        <w:rPr>
          <w:b/>
          <w:lang w:eastAsia="x-none"/>
        </w:rPr>
        <w:t>Decision:</w:t>
      </w:r>
      <w:r>
        <w:rPr>
          <w:bCs/>
          <w:lang w:eastAsia="x-none"/>
        </w:rPr>
        <w:t xml:space="preserve"> As per email decision posted on May 12</w:t>
      </w:r>
      <w:r w:rsidRPr="00F81183">
        <w:rPr>
          <w:bCs/>
          <w:vertAlign w:val="superscript"/>
          <w:lang w:eastAsia="x-none"/>
        </w:rPr>
        <w:t>th</w:t>
      </w:r>
      <w:r>
        <w:rPr>
          <w:bCs/>
          <w:lang w:eastAsia="x-none"/>
        </w:rPr>
        <w:t>, no consensus for spec change nor for drawing any conclusion. Draft CRs are not pursued.</w:t>
      </w:r>
    </w:p>
    <w:p w14:paraId="222B40D7" w14:textId="08CC7242" w:rsidR="00F81183" w:rsidRDefault="00F81183" w:rsidP="007D7F59">
      <w:pPr>
        <w:rPr>
          <w:bCs/>
          <w:lang w:eastAsia="x-none"/>
        </w:rPr>
      </w:pPr>
    </w:p>
    <w:p w14:paraId="2647F3AB" w14:textId="77777777" w:rsidR="00F81183" w:rsidRDefault="00F81183" w:rsidP="007D7F59">
      <w:pPr>
        <w:rPr>
          <w:bCs/>
          <w:lang w:eastAsia="x-none"/>
        </w:rPr>
      </w:pPr>
    </w:p>
    <w:p w14:paraId="73AA52DF" w14:textId="2858CE78" w:rsidR="007D7F59" w:rsidRPr="00C15EA8" w:rsidRDefault="001B5688" w:rsidP="007D7F59">
      <w:pPr>
        <w:rPr>
          <w:b/>
          <w:bCs/>
          <w:lang w:eastAsia="x-none"/>
        </w:rPr>
      </w:pPr>
      <w:hyperlink r:id="rId273" w:history="1">
        <w:r w:rsidR="000B5C49">
          <w:rPr>
            <w:rStyle w:val="Hyperlink"/>
            <w:b/>
            <w:bCs/>
            <w:highlight w:val="red"/>
            <w:lang w:eastAsia="x-none"/>
          </w:rPr>
          <w:t>R1-2204117</w:t>
        </w:r>
      </w:hyperlink>
      <w:r w:rsidR="007D7F59" w:rsidRPr="00C15EA8">
        <w:rPr>
          <w:b/>
          <w:bCs/>
          <w:lang w:eastAsia="x-none"/>
        </w:rPr>
        <w:tab/>
        <w:t>Correction for Frequency Hopping with Msg3</w:t>
      </w:r>
      <w:r w:rsidR="007D7F59" w:rsidRPr="00C15EA8">
        <w:rPr>
          <w:b/>
          <w:bCs/>
          <w:lang w:eastAsia="x-none"/>
        </w:rPr>
        <w:tab/>
        <w:t>Ericsson</w:t>
      </w:r>
    </w:p>
    <w:p w14:paraId="56C69F50" w14:textId="48B7185B" w:rsidR="00C15EA8" w:rsidRDefault="00C15EA8" w:rsidP="00C15EA8">
      <w:pPr>
        <w:rPr>
          <w:bCs/>
          <w:lang w:eastAsia="x-none"/>
        </w:rPr>
      </w:pPr>
      <w:r w:rsidRPr="00C15EA8">
        <w:rPr>
          <w:b/>
          <w:lang w:eastAsia="x-none"/>
        </w:rPr>
        <w:t>Decision:</w:t>
      </w:r>
      <w:r>
        <w:rPr>
          <w:bCs/>
          <w:lang w:eastAsia="x-none"/>
        </w:rPr>
        <w:t xml:space="preserve"> (from the preparation – refer to </w:t>
      </w:r>
      <w:hyperlink r:id="rId274" w:history="1">
        <w:r w:rsidR="000B5C49">
          <w:rPr>
            <w:rStyle w:val="Hyperlink"/>
            <w:bCs/>
            <w:lang w:eastAsia="x-none"/>
          </w:rPr>
          <w:t>R1-2205149</w:t>
        </w:r>
      </w:hyperlink>
      <w:r>
        <w:rPr>
          <w:bCs/>
          <w:lang w:eastAsia="x-none"/>
        </w:rPr>
        <w:t>). T</w:t>
      </w:r>
      <w:r w:rsidRPr="00C15EA8">
        <w:rPr>
          <w:bCs/>
          <w:lang w:eastAsia="x-none"/>
        </w:rPr>
        <w:t>he proposed spec change is not essentia</w:t>
      </w:r>
      <w:r>
        <w:rPr>
          <w:bCs/>
          <w:lang w:eastAsia="x-none"/>
        </w:rPr>
        <w:t>l. The draft CR is not pursued.</w:t>
      </w:r>
    </w:p>
    <w:p w14:paraId="683A1824" w14:textId="77777777" w:rsidR="007D7F59" w:rsidRDefault="007D7F59" w:rsidP="00F1460D">
      <w:pPr>
        <w:pStyle w:val="Heading2"/>
      </w:pPr>
      <w:bookmarkStart w:id="35" w:name="_Toc101356959"/>
      <w:bookmarkStart w:id="36" w:name="_Toc105521297"/>
      <w:r w:rsidRPr="00F95794">
        <w:t xml:space="preserve">Maintenance </w:t>
      </w:r>
      <w:r>
        <w:t>on</w:t>
      </w:r>
      <w:r w:rsidRPr="00F95794">
        <w:t xml:space="preserve"> </w:t>
      </w:r>
      <w:r>
        <w:t xml:space="preserve">NR </w:t>
      </w:r>
      <w:r w:rsidRPr="00F95794">
        <w:t>Release</w:t>
      </w:r>
      <w:r>
        <w:t>s 16</w:t>
      </w:r>
      <w:bookmarkEnd w:id="35"/>
      <w:bookmarkEnd w:id="36"/>
    </w:p>
    <w:p w14:paraId="17BD02E9" w14:textId="7C0BFF67" w:rsidR="007D7F59" w:rsidRDefault="007D7F59" w:rsidP="00F1460D">
      <w:pPr>
        <w:pStyle w:val="Heading3"/>
      </w:pPr>
      <w:bookmarkStart w:id="37" w:name="_Toc101356960"/>
      <w:bookmarkStart w:id="38" w:name="_Toc105521298"/>
      <w:r w:rsidRPr="00540963">
        <w:t xml:space="preserve">Maintenance </w:t>
      </w:r>
      <w:r>
        <w:t>on</w:t>
      </w:r>
      <w:r w:rsidRPr="00F95794">
        <w:t xml:space="preserve"> </w:t>
      </w:r>
      <w:r w:rsidRPr="00540963">
        <w:t>Two step RACH for NR</w:t>
      </w:r>
      <w:bookmarkEnd w:id="37"/>
      <w:bookmarkEnd w:id="38"/>
    </w:p>
    <w:p w14:paraId="7F96861C" w14:textId="5104D092" w:rsidR="001A1F25" w:rsidRPr="001A1F25" w:rsidRDefault="001B5688" w:rsidP="001A1F25">
      <w:pPr>
        <w:rPr>
          <w:b/>
          <w:bCs/>
        </w:rPr>
      </w:pPr>
      <w:hyperlink r:id="rId275" w:history="1">
        <w:r w:rsidR="000B5C49">
          <w:rPr>
            <w:rStyle w:val="Hyperlink"/>
            <w:b/>
            <w:bCs/>
          </w:rPr>
          <w:t>R1-2205557</w:t>
        </w:r>
      </w:hyperlink>
      <w:r w:rsidR="001A1F25" w:rsidRPr="001A1F25">
        <w:rPr>
          <w:b/>
          <w:bCs/>
        </w:rPr>
        <w:tab/>
        <w:t>Session notes for 7.2.1 (Maintenance of Two step RACH for NR)</w:t>
      </w:r>
      <w:r w:rsidR="001A1F25" w:rsidRPr="001A1F25">
        <w:rPr>
          <w:b/>
          <w:bCs/>
        </w:rPr>
        <w:tab/>
        <w:t>Ad-Hoc Chair (CMCC)</w:t>
      </w:r>
    </w:p>
    <w:p w14:paraId="51A5B487" w14:textId="77777777" w:rsidR="001A1F25" w:rsidRPr="001A1F25" w:rsidRDefault="001A1F25" w:rsidP="001A1F25"/>
    <w:p w14:paraId="3D6256B7" w14:textId="1155C165" w:rsidR="000D0B20" w:rsidRPr="000D0B20" w:rsidRDefault="001B5688" w:rsidP="000D0B20">
      <w:pPr>
        <w:rPr>
          <w:b/>
          <w:bCs/>
        </w:rPr>
      </w:pPr>
      <w:hyperlink r:id="rId276" w:history="1">
        <w:r w:rsidR="000B5C49">
          <w:rPr>
            <w:rStyle w:val="Hyperlink"/>
            <w:b/>
            <w:bCs/>
          </w:rPr>
          <w:t>R1-2205108</w:t>
        </w:r>
      </w:hyperlink>
      <w:r w:rsidR="000D0B20" w:rsidRPr="000D0B20">
        <w:rPr>
          <w:b/>
          <w:bCs/>
        </w:rPr>
        <w:tab/>
        <w:t>Summary of preparation phase email discussion for Rel-16 2-step RACH</w:t>
      </w:r>
      <w:r w:rsidR="000D0B20" w:rsidRPr="000D0B20">
        <w:rPr>
          <w:b/>
          <w:bCs/>
        </w:rPr>
        <w:tab/>
        <w:t>Moderator (ZTE)</w:t>
      </w:r>
    </w:p>
    <w:p w14:paraId="0EBBD80A" w14:textId="77777777" w:rsidR="000D0B20" w:rsidRPr="000D0B20" w:rsidRDefault="000D0B20" w:rsidP="000D0B20"/>
    <w:p w14:paraId="08590C99" w14:textId="2D43699D" w:rsidR="007D7F59" w:rsidRPr="00CA02BB" w:rsidRDefault="001B5688" w:rsidP="007D7F59">
      <w:pPr>
        <w:rPr>
          <w:b/>
          <w:bCs/>
          <w:lang w:eastAsia="x-none"/>
        </w:rPr>
      </w:pPr>
      <w:hyperlink r:id="rId277" w:history="1">
        <w:r w:rsidR="000B5C49">
          <w:rPr>
            <w:rStyle w:val="Hyperlink"/>
            <w:b/>
            <w:bCs/>
            <w:highlight w:val="red"/>
            <w:lang w:eastAsia="x-none"/>
          </w:rPr>
          <w:t>R1-2204118</w:t>
        </w:r>
      </w:hyperlink>
      <w:r w:rsidR="007D7F59" w:rsidRPr="00CA02BB">
        <w:rPr>
          <w:b/>
          <w:bCs/>
          <w:lang w:eastAsia="x-none"/>
        </w:rPr>
        <w:tab/>
        <w:t>Correction for Frequency Hopping for 2-Step RACH</w:t>
      </w:r>
      <w:r w:rsidR="007D7F59" w:rsidRPr="00CA02BB">
        <w:rPr>
          <w:b/>
          <w:bCs/>
          <w:lang w:eastAsia="x-none"/>
        </w:rPr>
        <w:tab/>
        <w:t>Ericsson</w:t>
      </w:r>
    </w:p>
    <w:p w14:paraId="0ECEA3DB" w14:textId="3076AFC1" w:rsidR="00CA02BB" w:rsidRDefault="00CA02BB" w:rsidP="00CA02BB">
      <w:pPr>
        <w:rPr>
          <w:lang w:eastAsia="x-none"/>
        </w:rPr>
      </w:pPr>
      <w:r w:rsidRPr="00CA02BB">
        <w:rPr>
          <w:b/>
          <w:bCs/>
          <w:lang w:eastAsia="x-none"/>
        </w:rPr>
        <w:t>Decision:</w:t>
      </w:r>
      <w:r>
        <w:rPr>
          <w:lang w:eastAsia="x-none"/>
        </w:rPr>
        <w:t xml:space="preserve"> The draft CR is not pursued for Rel-16.</w:t>
      </w:r>
    </w:p>
    <w:p w14:paraId="269CB977" w14:textId="77777777" w:rsidR="00CA02BB" w:rsidRDefault="00CA02BB" w:rsidP="007D7F59">
      <w:pPr>
        <w:rPr>
          <w:lang w:eastAsia="x-none"/>
        </w:rPr>
      </w:pPr>
    </w:p>
    <w:p w14:paraId="5B44F198" w14:textId="50971C72" w:rsidR="007D7F59" w:rsidRPr="00CA02BB" w:rsidRDefault="001B5688" w:rsidP="007D7F59">
      <w:pPr>
        <w:rPr>
          <w:b/>
          <w:bCs/>
          <w:lang w:eastAsia="x-none"/>
        </w:rPr>
      </w:pPr>
      <w:hyperlink r:id="rId278" w:history="1">
        <w:r w:rsidR="000B5C49">
          <w:rPr>
            <w:rStyle w:val="Hyperlink"/>
            <w:b/>
            <w:bCs/>
            <w:lang w:eastAsia="x-none"/>
          </w:rPr>
          <w:t>R1-2204700</w:t>
        </w:r>
      </w:hyperlink>
      <w:r w:rsidR="007D7F59" w:rsidRPr="00CA02BB">
        <w:rPr>
          <w:b/>
          <w:bCs/>
          <w:lang w:eastAsia="x-none"/>
        </w:rPr>
        <w:tab/>
        <w:t>On delta value of SRS power control</w:t>
      </w:r>
      <w:r w:rsidR="007D7F59" w:rsidRPr="00CA02BB">
        <w:rPr>
          <w:b/>
          <w:bCs/>
          <w:lang w:eastAsia="x-none"/>
        </w:rPr>
        <w:tab/>
        <w:t>MediaTek Inc.</w:t>
      </w:r>
    </w:p>
    <w:p w14:paraId="51A4321D" w14:textId="77777777" w:rsidR="000D0B20" w:rsidRPr="00CA02BB" w:rsidRDefault="000D0B20" w:rsidP="000D0B20">
      <w:pPr>
        <w:rPr>
          <w:bCs/>
          <w:lang w:eastAsia="x-none"/>
        </w:rPr>
      </w:pPr>
      <w:r w:rsidRPr="00CA02BB">
        <w:rPr>
          <w:lang w:eastAsia="x-none"/>
        </w:rPr>
        <w:t>[109-e-R16-2Step-RACH-01]</w:t>
      </w:r>
      <w:r w:rsidRPr="00CA02BB">
        <w:rPr>
          <w:bCs/>
          <w:lang w:eastAsia="x-none"/>
        </w:rPr>
        <w:t xml:space="preserve"> – James (MediaTek)</w:t>
      </w:r>
    </w:p>
    <w:p w14:paraId="23235F4D" w14:textId="3A1B3EB4" w:rsidR="000D0B20" w:rsidRPr="00CA02BB" w:rsidRDefault="000D0B20" w:rsidP="000D0B20">
      <w:pPr>
        <w:rPr>
          <w:bCs/>
          <w:lang w:eastAsia="x-none"/>
        </w:rPr>
      </w:pPr>
      <w:r w:rsidRPr="00CA02BB">
        <w:rPr>
          <w:bCs/>
          <w:lang w:eastAsia="x-none"/>
        </w:rPr>
        <w:t xml:space="preserve">Email discussion/approval the draft CR in </w:t>
      </w:r>
      <w:hyperlink r:id="rId279" w:history="1">
        <w:r w:rsidR="000B5C49">
          <w:rPr>
            <w:rStyle w:val="Hyperlink"/>
            <w:bCs/>
            <w:lang w:eastAsia="x-none"/>
          </w:rPr>
          <w:t>R1-2204700</w:t>
        </w:r>
      </w:hyperlink>
    </w:p>
    <w:p w14:paraId="1F0BD282" w14:textId="77777777" w:rsidR="000D0B20" w:rsidRPr="00CA02BB" w:rsidRDefault="000D0B20" w:rsidP="000D0B20">
      <w:pPr>
        <w:numPr>
          <w:ilvl w:val="0"/>
          <w:numId w:val="61"/>
        </w:numPr>
        <w:rPr>
          <w:bCs/>
          <w:lang w:eastAsia="x-none"/>
        </w:rPr>
      </w:pPr>
      <w:r w:rsidRPr="00CA02BB">
        <w:rPr>
          <w:bCs/>
          <w:lang w:eastAsia="x-none"/>
        </w:rPr>
        <w:t>Discussion and decision by 5/11, CR by 5/13, final check by 5/17</w:t>
      </w:r>
    </w:p>
    <w:p w14:paraId="4232989A" w14:textId="51D3E7B4" w:rsidR="00CA02BB" w:rsidRPr="00071BD7" w:rsidRDefault="001B5688" w:rsidP="000D0B20">
      <w:pPr>
        <w:rPr>
          <w:lang w:eastAsia="x-none"/>
        </w:rPr>
      </w:pPr>
      <w:hyperlink r:id="rId280" w:history="1">
        <w:r w:rsidR="000B5C49">
          <w:rPr>
            <w:rStyle w:val="Hyperlink"/>
            <w:b/>
            <w:bCs/>
            <w:lang w:eastAsia="x-none"/>
          </w:rPr>
          <w:t>R1-2205303</w:t>
        </w:r>
      </w:hyperlink>
      <w:r w:rsidR="00CA02BB" w:rsidRPr="00CA02BB">
        <w:rPr>
          <w:b/>
          <w:bCs/>
          <w:lang w:eastAsia="x-none"/>
        </w:rPr>
        <w:tab/>
        <w:t xml:space="preserve">[109-e-R16-2Step-RACH-01] Email discussion/approval the draft CR in </w:t>
      </w:r>
      <w:hyperlink r:id="rId281" w:history="1">
        <w:r w:rsidR="000B5C49">
          <w:rPr>
            <w:rStyle w:val="Hyperlink"/>
            <w:b/>
            <w:bCs/>
            <w:lang w:eastAsia="x-none"/>
          </w:rPr>
          <w:t>R1-2204700</w:t>
        </w:r>
      </w:hyperlink>
      <w:r w:rsidR="00CA02BB" w:rsidRPr="00CA02BB">
        <w:rPr>
          <w:b/>
          <w:bCs/>
          <w:lang w:eastAsia="x-none"/>
        </w:rPr>
        <w:tab/>
        <w:t>Moderator (MediaTek)</w:t>
      </w:r>
      <w:r w:rsidR="00071BD7" w:rsidRPr="00071BD7">
        <w:rPr>
          <w:lang w:eastAsia="x-none"/>
        </w:rPr>
        <w:tab/>
        <w:t xml:space="preserve">(rev of </w:t>
      </w:r>
      <w:hyperlink r:id="rId282" w:history="1">
        <w:r w:rsidR="000B5C49">
          <w:rPr>
            <w:rStyle w:val="Hyperlink"/>
            <w:lang w:eastAsia="x-none"/>
          </w:rPr>
          <w:t>R1-2205273</w:t>
        </w:r>
      </w:hyperlink>
      <w:r w:rsidR="00071BD7" w:rsidRPr="00071BD7">
        <w:rPr>
          <w:lang w:eastAsia="x-none"/>
        </w:rPr>
        <w:t>)</w:t>
      </w:r>
    </w:p>
    <w:p w14:paraId="3E3FBD4D" w14:textId="77777777" w:rsidR="00E53602" w:rsidRDefault="00E53602" w:rsidP="000D0B20">
      <w:pPr>
        <w:rPr>
          <w:bCs/>
          <w:lang w:eastAsia="x-none"/>
        </w:rPr>
      </w:pPr>
      <w:r w:rsidRPr="00F81183">
        <w:rPr>
          <w:b/>
          <w:lang w:eastAsia="x-none"/>
        </w:rPr>
        <w:t>Decision:</w:t>
      </w:r>
      <w:r>
        <w:rPr>
          <w:bCs/>
          <w:lang w:eastAsia="x-none"/>
        </w:rPr>
        <w:t xml:space="preserve"> As per email decision posted on May 12</w:t>
      </w:r>
      <w:r w:rsidRPr="00F81183">
        <w:rPr>
          <w:bCs/>
          <w:vertAlign w:val="superscript"/>
          <w:lang w:eastAsia="x-none"/>
        </w:rPr>
        <w:t>th</w:t>
      </w:r>
      <w:r>
        <w:rPr>
          <w:bCs/>
          <w:lang w:eastAsia="x-none"/>
        </w:rPr>
        <w:t xml:space="preserve">, </w:t>
      </w:r>
    </w:p>
    <w:p w14:paraId="7D2DE7E8" w14:textId="44E5C83E" w:rsidR="000D0B20" w:rsidRDefault="000D0B20" w:rsidP="000D0B20">
      <w:pPr>
        <w:rPr>
          <w:lang w:eastAsia="x-none"/>
        </w:rPr>
      </w:pPr>
      <w:r w:rsidRPr="00CA02BB">
        <w:rPr>
          <w:highlight w:val="green"/>
          <w:lang w:eastAsia="x-none"/>
        </w:rPr>
        <w:t>Agreement</w:t>
      </w:r>
    </w:p>
    <w:p w14:paraId="7F4E1855" w14:textId="17BA8999" w:rsidR="000D0B20" w:rsidRDefault="000D0B20" w:rsidP="000D0B20">
      <w:pPr>
        <w:rPr>
          <w:lang w:eastAsia="x-none"/>
        </w:rPr>
      </w:pPr>
      <w:r w:rsidRPr="006D57C8">
        <w:rPr>
          <w:lang w:eastAsia="x-none"/>
        </w:rPr>
        <w:t xml:space="preserve">The </w:t>
      </w:r>
      <w:r w:rsidR="006D57C8" w:rsidRPr="006D57C8">
        <w:rPr>
          <w:lang w:eastAsia="x-none"/>
        </w:rPr>
        <w:t>TP</w:t>
      </w:r>
      <w:r w:rsidRPr="006D57C8">
        <w:rPr>
          <w:lang w:eastAsia="x-none"/>
        </w:rPr>
        <w:t xml:space="preserve"> in </w:t>
      </w:r>
      <w:hyperlink r:id="rId283" w:history="1">
        <w:r w:rsidR="000B5C49">
          <w:rPr>
            <w:rStyle w:val="Hyperlink"/>
            <w:lang w:eastAsia="x-none"/>
          </w:rPr>
          <w:t>R1-2204700</w:t>
        </w:r>
      </w:hyperlink>
      <w:r w:rsidRPr="006D57C8">
        <w:rPr>
          <w:lang w:eastAsia="x-none"/>
        </w:rPr>
        <w:t xml:space="preserve"> to 38.213 V16.9.0 Clause 7.3 is endorsed in principle to revise SRS power control taking into</w:t>
      </w:r>
      <w:r>
        <w:rPr>
          <w:lang w:eastAsia="x-none"/>
        </w:rPr>
        <w:t xml:space="preserve"> consideration the R16 feature of 2-step RACH.</w:t>
      </w:r>
    </w:p>
    <w:p w14:paraId="1B21A3DD" w14:textId="58D77207" w:rsidR="00CA02BB" w:rsidRDefault="00CA02BB" w:rsidP="000D0B20">
      <w:pPr>
        <w:rPr>
          <w:lang w:eastAsia="x-none"/>
        </w:rPr>
      </w:pPr>
      <w:r>
        <w:rPr>
          <w:lang w:eastAsia="x-none"/>
        </w:rPr>
        <w:t>Final CRs in:</w:t>
      </w:r>
    </w:p>
    <w:p w14:paraId="0B8089B1" w14:textId="17650A36" w:rsidR="00CA02BB" w:rsidRPr="00CA02BB" w:rsidRDefault="001B5688" w:rsidP="00CA02BB">
      <w:pPr>
        <w:rPr>
          <w:b/>
          <w:bCs/>
          <w:lang w:eastAsia="x-none"/>
        </w:rPr>
      </w:pPr>
      <w:hyperlink r:id="rId284" w:history="1">
        <w:r w:rsidR="000B5C49">
          <w:rPr>
            <w:rStyle w:val="Hyperlink"/>
            <w:b/>
            <w:bCs/>
            <w:highlight w:val="green"/>
            <w:lang w:eastAsia="x-none"/>
          </w:rPr>
          <w:t>R1-2205274</w:t>
        </w:r>
      </w:hyperlink>
      <w:r w:rsidR="00CA02BB" w:rsidRPr="00CA02BB">
        <w:rPr>
          <w:b/>
          <w:bCs/>
          <w:lang w:eastAsia="x-none"/>
        </w:rPr>
        <w:tab/>
        <w:t>Correction on Rel-16 SRS power control with 2-step RACH</w:t>
      </w:r>
      <w:r w:rsidR="00CA02BB" w:rsidRPr="00CA02BB">
        <w:rPr>
          <w:b/>
          <w:bCs/>
          <w:lang w:eastAsia="x-none"/>
        </w:rPr>
        <w:tab/>
        <w:t>Moderator (MediaTek Inc.)</w:t>
      </w:r>
    </w:p>
    <w:p w14:paraId="11A8F43D" w14:textId="62900E79" w:rsidR="00CA02BB" w:rsidRDefault="00CA02BB" w:rsidP="00CA02BB">
      <w:pPr>
        <w:rPr>
          <w:lang w:eastAsia="x-none"/>
        </w:rPr>
      </w:pPr>
      <w:r w:rsidRPr="00CA02BB">
        <w:rPr>
          <w:b/>
          <w:bCs/>
          <w:lang w:eastAsia="x-none"/>
        </w:rPr>
        <w:t>Decision:</w:t>
      </w:r>
      <w:r>
        <w:rPr>
          <w:lang w:eastAsia="x-none"/>
        </w:rPr>
        <w:t xml:space="preserve"> (Rel-16, TS 38.213, CR0304, Cat F) is agreed.</w:t>
      </w:r>
    </w:p>
    <w:p w14:paraId="7EBA9F9F" w14:textId="1BAE4080" w:rsidR="00CA02BB" w:rsidRPr="00CA02BB" w:rsidRDefault="001B5688" w:rsidP="00CA02BB">
      <w:pPr>
        <w:rPr>
          <w:b/>
          <w:bCs/>
          <w:lang w:eastAsia="x-none"/>
        </w:rPr>
      </w:pPr>
      <w:hyperlink r:id="rId285" w:history="1">
        <w:r w:rsidR="000B5C49">
          <w:rPr>
            <w:rStyle w:val="Hyperlink"/>
            <w:b/>
            <w:bCs/>
            <w:highlight w:val="green"/>
            <w:lang w:eastAsia="x-none"/>
          </w:rPr>
          <w:t>R1-2205275</w:t>
        </w:r>
      </w:hyperlink>
      <w:r w:rsidR="00CA02BB" w:rsidRPr="00CA02BB">
        <w:rPr>
          <w:b/>
          <w:bCs/>
          <w:lang w:eastAsia="x-none"/>
        </w:rPr>
        <w:tab/>
        <w:t>Correction on Rel-16 SRS power control with 2-step RACH</w:t>
      </w:r>
      <w:r w:rsidR="00CA02BB" w:rsidRPr="00CA02BB">
        <w:rPr>
          <w:b/>
          <w:bCs/>
          <w:lang w:eastAsia="x-none"/>
        </w:rPr>
        <w:tab/>
        <w:t>Moderator (MediaTek Inc.)</w:t>
      </w:r>
    </w:p>
    <w:p w14:paraId="588A8342" w14:textId="5F0C940D" w:rsidR="00CA02BB" w:rsidRDefault="00CA02BB" w:rsidP="00CA02BB">
      <w:pPr>
        <w:rPr>
          <w:lang w:eastAsia="x-none"/>
        </w:rPr>
      </w:pPr>
      <w:r w:rsidRPr="00CA02BB">
        <w:rPr>
          <w:b/>
          <w:bCs/>
          <w:lang w:eastAsia="x-none"/>
        </w:rPr>
        <w:t>Decision:</w:t>
      </w:r>
      <w:r>
        <w:rPr>
          <w:lang w:eastAsia="x-none"/>
        </w:rPr>
        <w:t xml:space="preserve"> (Rel-17, TS 38.213, CR0305, Cat A) is agreed.</w:t>
      </w:r>
    </w:p>
    <w:p w14:paraId="52FAF5DE" w14:textId="165F4826" w:rsidR="007D7F59" w:rsidRDefault="007D7F59" w:rsidP="00F1460D">
      <w:pPr>
        <w:pStyle w:val="Heading3"/>
      </w:pPr>
      <w:bookmarkStart w:id="39" w:name="_Toc101356961"/>
      <w:bookmarkStart w:id="40" w:name="_Toc105521299"/>
      <w:r w:rsidRPr="00540963">
        <w:t xml:space="preserve">Maintenance </w:t>
      </w:r>
      <w:r>
        <w:t>on</w:t>
      </w:r>
      <w:r w:rsidRPr="00F95794">
        <w:t xml:space="preserve"> </w:t>
      </w:r>
      <w:r w:rsidRPr="00540963">
        <w:t>NR-based Access to Unlicensed Spectrum</w:t>
      </w:r>
      <w:bookmarkEnd w:id="39"/>
      <w:bookmarkEnd w:id="40"/>
    </w:p>
    <w:p w14:paraId="4EF4FB39" w14:textId="6659B8B8" w:rsidR="001A1F25" w:rsidRPr="001A1F25" w:rsidRDefault="001B5688" w:rsidP="001A1F25">
      <w:pPr>
        <w:rPr>
          <w:b/>
          <w:bCs/>
        </w:rPr>
      </w:pPr>
      <w:hyperlink r:id="rId286" w:history="1">
        <w:r w:rsidR="000B5C49">
          <w:rPr>
            <w:rStyle w:val="Hyperlink"/>
            <w:b/>
            <w:bCs/>
          </w:rPr>
          <w:t>R1-2205558</w:t>
        </w:r>
      </w:hyperlink>
      <w:r w:rsidR="001A1F25" w:rsidRPr="001A1F25">
        <w:rPr>
          <w:b/>
          <w:bCs/>
        </w:rPr>
        <w:tab/>
        <w:t>Session notes for 7.2.2 (Maintenance of NR-based Access to Unlicensed Spectrum)</w:t>
      </w:r>
      <w:r w:rsidR="001A1F25" w:rsidRPr="001A1F25">
        <w:rPr>
          <w:b/>
          <w:bCs/>
        </w:rPr>
        <w:tab/>
        <w:t>Ad-Hoc Chair (Huawei)</w:t>
      </w:r>
    </w:p>
    <w:p w14:paraId="605F9C1D" w14:textId="77777777" w:rsidR="001A1F25" w:rsidRPr="001A1F25" w:rsidRDefault="001A1F25" w:rsidP="001A1F25"/>
    <w:p w14:paraId="6139CA0E" w14:textId="7B7A7DD0" w:rsidR="0062052D" w:rsidRPr="0062052D" w:rsidRDefault="001B5688" w:rsidP="0062052D">
      <w:pPr>
        <w:rPr>
          <w:b/>
          <w:bCs/>
        </w:rPr>
      </w:pPr>
      <w:hyperlink r:id="rId287" w:history="1">
        <w:r w:rsidR="000B5C49">
          <w:rPr>
            <w:rStyle w:val="Hyperlink"/>
            <w:b/>
            <w:bCs/>
          </w:rPr>
          <w:t>R1-2205123</w:t>
        </w:r>
      </w:hyperlink>
      <w:r w:rsidR="0062052D" w:rsidRPr="0062052D">
        <w:rPr>
          <w:b/>
          <w:bCs/>
        </w:rPr>
        <w:tab/>
        <w:t>Summary of preparation phase email discussion for Rel.16 NR-U maintenance</w:t>
      </w:r>
      <w:r w:rsidR="0062052D" w:rsidRPr="0062052D">
        <w:rPr>
          <w:b/>
          <w:bCs/>
        </w:rPr>
        <w:tab/>
        <w:t>Moderator (Qualcomm)</w:t>
      </w:r>
    </w:p>
    <w:p w14:paraId="056DA214" w14:textId="77777777" w:rsidR="0062052D" w:rsidRPr="0062052D" w:rsidRDefault="0062052D" w:rsidP="0062052D"/>
    <w:p w14:paraId="00901715" w14:textId="6D121364" w:rsidR="007D7F59" w:rsidRPr="0062052D" w:rsidRDefault="001B5688" w:rsidP="007D7F59">
      <w:pPr>
        <w:rPr>
          <w:b/>
          <w:bCs/>
          <w:lang w:eastAsia="x-none"/>
        </w:rPr>
      </w:pPr>
      <w:hyperlink r:id="rId288" w:history="1">
        <w:r w:rsidR="000B5C49">
          <w:rPr>
            <w:rStyle w:val="Hyperlink"/>
            <w:b/>
            <w:bCs/>
            <w:lang w:eastAsia="x-none"/>
          </w:rPr>
          <w:t>R1-2203084</w:t>
        </w:r>
      </w:hyperlink>
      <w:r w:rsidR="007D7F59" w:rsidRPr="0062052D">
        <w:rPr>
          <w:b/>
          <w:bCs/>
          <w:lang w:eastAsia="x-none"/>
        </w:rPr>
        <w:tab/>
        <w:t>Corrections on semi-static channel occupancy in TS 37.213</w:t>
      </w:r>
      <w:r w:rsidR="007D7F59" w:rsidRPr="0062052D">
        <w:rPr>
          <w:b/>
          <w:bCs/>
          <w:lang w:eastAsia="x-none"/>
        </w:rPr>
        <w:tab/>
        <w:t>Huawei, HiSilicon</w:t>
      </w:r>
    </w:p>
    <w:p w14:paraId="127DA05C" w14:textId="18783B62" w:rsidR="0062052D" w:rsidRDefault="0062052D" w:rsidP="007D7F59">
      <w:pPr>
        <w:rPr>
          <w:lang w:eastAsia="x-none"/>
        </w:rPr>
      </w:pPr>
      <w:r w:rsidRPr="0062052D">
        <w:rPr>
          <w:b/>
          <w:bCs/>
          <w:lang w:eastAsia="x-none"/>
        </w:rPr>
        <w:t>Decision:</w:t>
      </w:r>
      <w:r>
        <w:rPr>
          <w:lang w:eastAsia="x-none"/>
        </w:rPr>
        <w:t xml:space="preserve"> Majority believes the draft CR is not needed. Draft CR is not pursued.</w:t>
      </w:r>
    </w:p>
    <w:p w14:paraId="578AECC0" w14:textId="77777777" w:rsidR="0062052D" w:rsidRDefault="0062052D" w:rsidP="007D7F59">
      <w:pPr>
        <w:rPr>
          <w:lang w:eastAsia="x-none"/>
        </w:rPr>
      </w:pPr>
    </w:p>
    <w:p w14:paraId="10577453" w14:textId="5E23A617" w:rsidR="007D7F59" w:rsidRPr="0062052D" w:rsidRDefault="001B5688" w:rsidP="007D7F59">
      <w:pPr>
        <w:rPr>
          <w:b/>
          <w:bCs/>
          <w:lang w:eastAsia="x-none"/>
        </w:rPr>
      </w:pPr>
      <w:hyperlink r:id="rId289" w:history="1">
        <w:r w:rsidR="000B5C49">
          <w:rPr>
            <w:rStyle w:val="Hyperlink"/>
            <w:b/>
            <w:bCs/>
            <w:lang w:eastAsia="x-none"/>
          </w:rPr>
          <w:t>R1-2204639</w:t>
        </w:r>
      </w:hyperlink>
      <w:r w:rsidR="007D7F59" w:rsidRPr="0062052D">
        <w:rPr>
          <w:b/>
          <w:bCs/>
          <w:lang w:eastAsia="x-none"/>
        </w:rPr>
        <w:tab/>
        <w:t>Correction on assumption of SSB transmission</w:t>
      </w:r>
      <w:r w:rsidR="007D7F59" w:rsidRPr="0062052D">
        <w:rPr>
          <w:b/>
          <w:bCs/>
          <w:lang w:eastAsia="x-none"/>
        </w:rPr>
        <w:tab/>
        <w:t>ASUSTeK</w:t>
      </w:r>
    </w:p>
    <w:p w14:paraId="37A495C9" w14:textId="12F6B64D" w:rsidR="0062052D" w:rsidRDefault="0062052D" w:rsidP="0062052D">
      <w:pPr>
        <w:rPr>
          <w:lang w:eastAsia="x-none"/>
        </w:rPr>
      </w:pPr>
      <w:r w:rsidRPr="0062052D">
        <w:rPr>
          <w:b/>
          <w:bCs/>
          <w:lang w:eastAsia="x-none"/>
        </w:rPr>
        <w:t>Decision:</w:t>
      </w:r>
      <w:r>
        <w:rPr>
          <w:lang w:eastAsia="x-none"/>
        </w:rPr>
        <w:t xml:space="preserve"> Majority believes </w:t>
      </w:r>
      <w:r>
        <w:t>the current spec is clear enough and no further clarification is needed</w:t>
      </w:r>
      <w:r>
        <w:rPr>
          <w:lang w:eastAsia="x-none"/>
        </w:rPr>
        <w:t>. Draft CR is not pursued.</w:t>
      </w:r>
    </w:p>
    <w:p w14:paraId="659216CF" w14:textId="635B2C0D" w:rsidR="00357315" w:rsidRDefault="00357315" w:rsidP="007D7F59">
      <w:pPr>
        <w:rPr>
          <w:lang w:eastAsia="x-none"/>
        </w:rPr>
      </w:pPr>
    </w:p>
    <w:p w14:paraId="3BB5C7E3" w14:textId="77777777" w:rsidR="006D57C8" w:rsidRDefault="006D57C8" w:rsidP="007D7F59">
      <w:pPr>
        <w:rPr>
          <w:lang w:eastAsia="x-none"/>
        </w:rPr>
      </w:pPr>
    </w:p>
    <w:p w14:paraId="5E01FFAF" w14:textId="614EB044" w:rsidR="0062052D" w:rsidRPr="00357315" w:rsidRDefault="001B5688" w:rsidP="0062052D">
      <w:pPr>
        <w:rPr>
          <w:b/>
          <w:bCs/>
          <w:lang w:eastAsia="x-none"/>
        </w:rPr>
      </w:pPr>
      <w:hyperlink r:id="rId290" w:history="1">
        <w:r w:rsidR="000B5C49">
          <w:rPr>
            <w:rStyle w:val="Hyperlink"/>
            <w:b/>
            <w:bCs/>
            <w:lang w:eastAsia="x-none"/>
          </w:rPr>
          <w:t>R1-2203296</w:t>
        </w:r>
      </w:hyperlink>
      <w:r w:rsidR="0062052D" w:rsidRPr="00357315">
        <w:rPr>
          <w:b/>
          <w:bCs/>
          <w:lang w:eastAsia="x-none"/>
        </w:rPr>
        <w:tab/>
        <w:t>Correction on RRC parameter for semi-static channel access procedure in TS 38.213</w:t>
      </w:r>
      <w:r w:rsidR="0062052D" w:rsidRPr="00357315">
        <w:rPr>
          <w:b/>
          <w:bCs/>
          <w:lang w:eastAsia="x-none"/>
        </w:rPr>
        <w:tab/>
        <w:t>ZTE, Sanechips</w:t>
      </w:r>
    </w:p>
    <w:p w14:paraId="0DBAB4FE" w14:textId="50BD8B36" w:rsidR="0062052D" w:rsidRPr="00357315" w:rsidRDefault="001B5688" w:rsidP="0062052D">
      <w:pPr>
        <w:rPr>
          <w:b/>
          <w:bCs/>
          <w:lang w:eastAsia="x-none"/>
        </w:rPr>
      </w:pPr>
      <w:hyperlink r:id="rId291" w:history="1">
        <w:r w:rsidR="000B5C49">
          <w:rPr>
            <w:rStyle w:val="Hyperlink"/>
            <w:b/>
            <w:bCs/>
            <w:lang w:eastAsia="x-none"/>
          </w:rPr>
          <w:t>R1-2203297</w:t>
        </w:r>
      </w:hyperlink>
      <w:r w:rsidR="0062052D" w:rsidRPr="00357315">
        <w:rPr>
          <w:b/>
          <w:bCs/>
          <w:lang w:eastAsia="x-none"/>
        </w:rPr>
        <w:tab/>
        <w:t>Correction on RRC parameter for semi-static channel access procedure in TS 37.213</w:t>
      </w:r>
      <w:r w:rsidR="0062052D" w:rsidRPr="00357315">
        <w:rPr>
          <w:b/>
          <w:bCs/>
          <w:lang w:eastAsia="x-none"/>
        </w:rPr>
        <w:tab/>
        <w:t>ZTE, Sanechips</w:t>
      </w:r>
    </w:p>
    <w:p w14:paraId="4EBE34A3" w14:textId="5E7C2566" w:rsidR="0062052D" w:rsidRPr="00357315" w:rsidRDefault="001B5688" w:rsidP="0062052D">
      <w:pPr>
        <w:rPr>
          <w:b/>
          <w:bCs/>
          <w:lang w:eastAsia="x-none"/>
        </w:rPr>
      </w:pPr>
      <w:hyperlink r:id="rId292" w:history="1">
        <w:r w:rsidR="000B5C49">
          <w:rPr>
            <w:rStyle w:val="Hyperlink"/>
            <w:b/>
            <w:bCs/>
            <w:lang w:eastAsia="x-none"/>
          </w:rPr>
          <w:t>R1-2203298</w:t>
        </w:r>
      </w:hyperlink>
      <w:r w:rsidR="0062052D" w:rsidRPr="00357315">
        <w:rPr>
          <w:b/>
          <w:bCs/>
          <w:lang w:eastAsia="x-none"/>
        </w:rPr>
        <w:tab/>
        <w:t>Correction on RRC parameter for semi-static channel access procedure in TS 38.212</w:t>
      </w:r>
      <w:r w:rsidR="0062052D" w:rsidRPr="00357315">
        <w:rPr>
          <w:b/>
          <w:bCs/>
          <w:lang w:eastAsia="x-none"/>
        </w:rPr>
        <w:tab/>
        <w:t>ZTE, Sanechips</w:t>
      </w:r>
    </w:p>
    <w:p w14:paraId="1CDA6471" w14:textId="77777777" w:rsidR="00357315" w:rsidRDefault="00357315" w:rsidP="00357315">
      <w:pPr>
        <w:rPr>
          <w:lang w:eastAsia="x-none"/>
        </w:rPr>
      </w:pPr>
      <w:r>
        <w:rPr>
          <w:lang w:eastAsia="x-none"/>
        </w:rPr>
        <w:t>[109-e-R16-NR-U-01] – Jing (Qualcomm)</w:t>
      </w:r>
    </w:p>
    <w:p w14:paraId="047372FE" w14:textId="6F309433" w:rsidR="00357315" w:rsidRDefault="00357315" w:rsidP="00357315">
      <w:pPr>
        <w:rPr>
          <w:lang w:eastAsia="x-none"/>
        </w:rPr>
      </w:pPr>
      <w:r>
        <w:rPr>
          <w:lang w:eastAsia="x-none"/>
        </w:rPr>
        <w:t>Email discussion on editorial changes to be recommended to the specification editors on RRC parameter name alignment for semi-static channel access procedure in TS 38.213, TS 37.213 and TS 38.212, by May 12</w:t>
      </w:r>
    </w:p>
    <w:p w14:paraId="35B25FE4" w14:textId="539ACC24" w:rsidR="00357315" w:rsidRPr="00357315" w:rsidRDefault="001B5688" w:rsidP="00357315">
      <w:pPr>
        <w:rPr>
          <w:b/>
          <w:bCs/>
          <w:lang w:eastAsia="x-none"/>
        </w:rPr>
      </w:pPr>
      <w:hyperlink r:id="rId293" w:history="1">
        <w:r w:rsidR="000B5C49">
          <w:rPr>
            <w:rStyle w:val="Hyperlink"/>
            <w:b/>
            <w:bCs/>
            <w:lang w:eastAsia="x-none"/>
          </w:rPr>
          <w:t>R1-2205245</w:t>
        </w:r>
      </w:hyperlink>
      <w:r w:rsidR="00357315" w:rsidRPr="00357315">
        <w:rPr>
          <w:b/>
          <w:bCs/>
          <w:lang w:eastAsia="x-none"/>
        </w:rPr>
        <w:tab/>
        <w:t>FL summary on editorial changes to specs' editors on RRC parameter name alignment for semi-static channel access procedure</w:t>
      </w:r>
      <w:r w:rsidR="00357315" w:rsidRPr="00357315">
        <w:rPr>
          <w:b/>
          <w:bCs/>
          <w:lang w:eastAsia="x-none"/>
        </w:rPr>
        <w:tab/>
        <w:t>Moderator (Qualcomm)</w:t>
      </w:r>
    </w:p>
    <w:p w14:paraId="0A08FD3F" w14:textId="197518E1" w:rsidR="00357315" w:rsidRDefault="00357315" w:rsidP="00357315">
      <w:pPr>
        <w:rPr>
          <w:lang w:eastAsia="x-none"/>
        </w:rPr>
      </w:pPr>
      <w:r w:rsidRPr="00357315">
        <w:rPr>
          <w:b/>
          <w:bCs/>
          <w:lang w:eastAsia="x-none"/>
        </w:rPr>
        <w:t>Decision:</w:t>
      </w:r>
      <w:r>
        <w:rPr>
          <w:lang w:eastAsia="x-none"/>
        </w:rPr>
        <w:t xml:space="preserve"> As per email decision posted on May 13</w:t>
      </w:r>
      <w:r w:rsidRPr="00357315">
        <w:rPr>
          <w:vertAlign w:val="superscript"/>
          <w:lang w:eastAsia="x-none"/>
        </w:rPr>
        <w:t>th</w:t>
      </w:r>
      <w:r>
        <w:rPr>
          <w:lang w:eastAsia="x-none"/>
        </w:rPr>
        <w:t>,</w:t>
      </w:r>
    </w:p>
    <w:p w14:paraId="1D1E22C8" w14:textId="7E6FB1FB" w:rsidR="00357315" w:rsidRDefault="00357315" w:rsidP="00357315">
      <w:pPr>
        <w:rPr>
          <w:lang w:val="en-US" w:eastAsia="zh-CN"/>
        </w:rPr>
      </w:pPr>
      <w:r w:rsidRPr="00357315">
        <w:rPr>
          <w:highlight w:val="green"/>
          <w:lang w:val="en-US" w:eastAsia="zh-CN"/>
        </w:rPr>
        <w:t>Agreement</w:t>
      </w:r>
    </w:p>
    <w:p w14:paraId="282906BC" w14:textId="77777777" w:rsidR="00357315" w:rsidRDefault="00357315" w:rsidP="00357315">
      <w:pPr>
        <w:rPr>
          <w:rFonts w:cs="Times"/>
          <w:szCs w:val="20"/>
          <w:lang w:val="en-US" w:eastAsia="zh-CN"/>
        </w:rPr>
      </w:pPr>
      <w:bookmarkStart w:id="41" w:name="_Hlk80739039"/>
      <w:r w:rsidRPr="00357315">
        <w:rPr>
          <w:lang w:val="en-US" w:eastAsia="zh-CN"/>
        </w:rPr>
        <w:t>The followings TPs are adopted in principle and the editors of TS37.213, TS38.212 and TS38.213 are requested to capture the parameter name correction in their alignment CRs for Rel-16 and Rel-17.</w:t>
      </w:r>
      <w:bookmarkEnd w:id="41"/>
    </w:p>
    <w:p w14:paraId="48F416FD" w14:textId="486E4845" w:rsidR="00357315" w:rsidRPr="00357315" w:rsidRDefault="00357315" w:rsidP="00842CF4">
      <w:pPr>
        <w:pStyle w:val="ListParagraph"/>
        <w:numPr>
          <w:ilvl w:val="0"/>
          <w:numId w:val="147"/>
        </w:numPr>
        <w:rPr>
          <w:rFonts w:cs="Calibri"/>
          <w:sz w:val="22"/>
          <w:szCs w:val="22"/>
          <w:lang w:val="en-US" w:eastAsia="zh-CN"/>
        </w:rPr>
      </w:pPr>
      <w:r w:rsidRPr="00357315">
        <w:rPr>
          <w:lang w:val="en-US" w:eastAsia="zh-CN"/>
        </w:rPr>
        <w:t xml:space="preserve">TP for 37.213 in </w:t>
      </w:r>
      <w:hyperlink r:id="rId294" w:history="1">
        <w:r w:rsidR="000B5C49">
          <w:rPr>
            <w:rStyle w:val="Hyperlink"/>
            <w:lang w:val="en-US" w:eastAsia="zh-CN"/>
          </w:rPr>
          <w:t>R1-2203297</w:t>
        </w:r>
      </w:hyperlink>
    </w:p>
    <w:p w14:paraId="5722C6B1" w14:textId="668BEEEC" w:rsidR="00357315" w:rsidRPr="00357315" w:rsidRDefault="00357315" w:rsidP="00842CF4">
      <w:pPr>
        <w:pStyle w:val="ListParagraph"/>
        <w:numPr>
          <w:ilvl w:val="0"/>
          <w:numId w:val="147"/>
        </w:numPr>
        <w:rPr>
          <w:lang w:val="en-US" w:eastAsia="zh-CN"/>
        </w:rPr>
      </w:pPr>
      <w:r w:rsidRPr="00357315">
        <w:rPr>
          <w:lang w:val="en-US" w:eastAsia="zh-CN"/>
        </w:rPr>
        <w:t xml:space="preserve">TP for 38.212 in </w:t>
      </w:r>
      <w:hyperlink r:id="rId295" w:history="1">
        <w:r w:rsidR="000B5C49">
          <w:rPr>
            <w:rStyle w:val="Hyperlink"/>
            <w:lang w:val="en-US" w:eastAsia="zh-CN"/>
          </w:rPr>
          <w:t>R1-2203298</w:t>
        </w:r>
      </w:hyperlink>
    </w:p>
    <w:p w14:paraId="6C2D6BE2" w14:textId="69EE5638" w:rsidR="00357315" w:rsidRPr="00357315" w:rsidRDefault="00357315" w:rsidP="00842CF4">
      <w:pPr>
        <w:pStyle w:val="ListParagraph"/>
        <w:numPr>
          <w:ilvl w:val="0"/>
          <w:numId w:val="147"/>
        </w:numPr>
        <w:rPr>
          <w:lang w:val="en-US" w:eastAsia="zh-CN"/>
        </w:rPr>
      </w:pPr>
      <w:r w:rsidRPr="00357315">
        <w:rPr>
          <w:lang w:val="en-US" w:eastAsia="zh-CN"/>
        </w:rPr>
        <w:t xml:space="preserve">TP for 38.213 in </w:t>
      </w:r>
      <w:hyperlink r:id="rId296" w:history="1">
        <w:r w:rsidR="000B5C49">
          <w:rPr>
            <w:rStyle w:val="Hyperlink"/>
            <w:lang w:val="en-US" w:eastAsia="zh-CN"/>
          </w:rPr>
          <w:t>R1-2203296</w:t>
        </w:r>
      </w:hyperlink>
    </w:p>
    <w:p w14:paraId="06165B57" w14:textId="2183E9F7" w:rsidR="007D7F59" w:rsidRDefault="007D7F59" w:rsidP="00F1460D">
      <w:pPr>
        <w:pStyle w:val="Heading3"/>
      </w:pPr>
      <w:bookmarkStart w:id="42" w:name="_Toc101356962"/>
      <w:bookmarkStart w:id="43" w:name="_Toc105521300"/>
      <w:r w:rsidRPr="00540963">
        <w:t xml:space="preserve">Maintenance </w:t>
      </w:r>
      <w:r>
        <w:t>on</w:t>
      </w:r>
      <w:r w:rsidRPr="00F95794">
        <w:t xml:space="preserve"> </w:t>
      </w:r>
      <w:r w:rsidRPr="00540963">
        <w:t>Integrated Access and Backhaul for NR</w:t>
      </w:r>
      <w:bookmarkEnd w:id="42"/>
      <w:bookmarkEnd w:id="43"/>
    </w:p>
    <w:p w14:paraId="5CB36CD7" w14:textId="50D9030B" w:rsidR="00892856" w:rsidRPr="00892856" w:rsidRDefault="00892856" w:rsidP="00892856">
      <w:r>
        <w:t>None.</w:t>
      </w:r>
    </w:p>
    <w:p w14:paraId="22BABB26" w14:textId="3ADA25B3" w:rsidR="007D7F59" w:rsidRDefault="007D7F59" w:rsidP="00F1460D">
      <w:pPr>
        <w:pStyle w:val="Heading3"/>
      </w:pPr>
      <w:bookmarkStart w:id="44" w:name="_Toc101356963"/>
      <w:bookmarkStart w:id="45" w:name="_Toc105521301"/>
      <w:r w:rsidRPr="00540963">
        <w:t xml:space="preserve">Maintenance </w:t>
      </w:r>
      <w:r>
        <w:t>on</w:t>
      </w:r>
      <w:r w:rsidRPr="00F95794">
        <w:t xml:space="preserve"> </w:t>
      </w:r>
      <w:r w:rsidRPr="00540963">
        <w:t>5G V2X with NR sidelink</w:t>
      </w:r>
      <w:bookmarkEnd w:id="44"/>
      <w:bookmarkEnd w:id="45"/>
    </w:p>
    <w:p w14:paraId="4EEEEBF2" w14:textId="54F2F25D" w:rsidR="003B63B7" w:rsidRDefault="001B5688" w:rsidP="003B63B7">
      <w:pPr>
        <w:rPr>
          <w:lang w:eastAsia="x-none"/>
        </w:rPr>
      </w:pPr>
      <w:hyperlink r:id="rId297" w:history="1">
        <w:r w:rsidR="000B5C49">
          <w:rPr>
            <w:rStyle w:val="Hyperlink"/>
            <w:lang w:eastAsia="x-none"/>
          </w:rPr>
          <w:t>R1-2203503</w:t>
        </w:r>
      </w:hyperlink>
      <w:r w:rsidR="003B63B7">
        <w:rPr>
          <w:lang w:eastAsia="x-none"/>
        </w:rPr>
        <w:tab/>
        <w:t>Clarification on reporting SL HARQ-ACK on uplink</w:t>
      </w:r>
      <w:r w:rsidR="003B63B7">
        <w:rPr>
          <w:lang w:eastAsia="x-none"/>
        </w:rPr>
        <w:tab/>
        <w:t>vivo</w:t>
      </w:r>
    </w:p>
    <w:p w14:paraId="0096E074" w14:textId="4D5368F2" w:rsidR="003B63B7" w:rsidRDefault="001B5688" w:rsidP="003B63B7">
      <w:pPr>
        <w:rPr>
          <w:lang w:eastAsia="x-none"/>
        </w:rPr>
      </w:pPr>
      <w:hyperlink r:id="rId298" w:history="1">
        <w:r w:rsidR="000B5C49">
          <w:rPr>
            <w:rStyle w:val="Hyperlink"/>
            <w:lang w:eastAsia="x-none"/>
          </w:rPr>
          <w:t>R1-2203671</w:t>
        </w:r>
      </w:hyperlink>
      <w:r w:rsidR="003B63B7">
        <w:rPr>
          <w:lang w:eastAsia="x-none"/>
        </w:rPr>
        <w:tab/>
        <w:t>Draft CR on reporting sidelink HARQ-ACK on uplink for SL CG Type 2 PSSCH transmission</w:t>
      </w:r>
      <w:r w:rsidR="003B63B7">
        <w:rPr>
          <w:lang w:eastAsia="x-none"/>
        </w:rPr>
        <w:tab/>
        <w:t>NEC</w:t>
      </w:r>
    </w:p>
    <w:p w14:paraId="70EFFEDB" w14:textId="77777777" w:rsidR="003B63B7" w:rsidRPr="00D46E37" w:rsidRDefault="007D7F59" w:rsidP="007D7F59">
      <w:pPr>
        <w:rPr>
          <w:lang w:eastAsia="x-none"/>
        </w:rPr>
      </w:pPr>
      <w:r w:rsidRPr="00D46E37">
        <w:rPr>
          <w:lang w:eastAsia="x-none"/>
        </w:rPr>
        <w:t xml:space="preserve">[109-e-R16-V2X-01] </w:t>
      </w:r>
      <w:r w:rsidR="003B63B7" w:rsidRPr="00D46E37">
        <w:rPr>
          <w:lang w:eastAsia="x-none"/>
        </w:rPr>
        <w:t>– Jin (NEC)</w:t>
      </w:r>
    </w:p>
    <w:p w14:paraId="70AA7087" w14:textId="29F68243" w:rsidR="007D7F59" w:rsidRPr="00D46E37" w:rsidRDefault="007D7F59" w:rsidP="007D7F59">
      <w:pPr>
        <w:rPr>
          <w:lang w:eastAsia="x-none"/>
        </w:rPr>
      </w:pPr>
      <w:r w:rsidRPr="00D46E37">
        <w:rPr>
          <w:lang w:eastAsia="x-none"/>
        </w:rPr>
        <w:t>Clarification on reporting SL HARQ-ACK on uplink for SL CG Type 2 by May 13</w:t>
      </w:r>
    </w:p>
    <w:p w14:paraId="55ABCF12" w14:textId="3D208CAF" w:rsidR="007D7F59" w:rsidRPr="00D46E37" w:rsidRDefault="007D7F59" w:rsidP="007A297D">
      <w:pPr>
        <w:numPr>
          <w:ilvl w:val="0"/>
          <w:numId w:val="61"/>
        </w:numPr>
        <w:rPr>
          <w:lang w:eastAsia="x-none"/>
        </w:rPr>
      </w:pPr>
      <w:r w:rsidRPr="00D46E37">
        <w:rPr>
          <w:lang w:eastAsia="x-none"/>
        </w:rPr>
        <w:t xml:space="preserve">Discuss </w:t>
      </w:r>
      <w:hyperlink r:id="rId299" w:history="1">
        <w:r w:rsidR="000B5C49">
          <w:rPr>
            <w:rStyle w:val="Hyperlink"/>
            <w:lang w:eastAsia="x-none"/>
          </w:rPr>
          <w:t>R1-2203503</w:t>
        </w:r>
      </w:hyperlink>
      <w:r w:rsidRPr="00D46E37">
        <w:rPr>
          <w:lang w:eastAsia="x-none"/>
        </w:rPr>
        <w:t xml:space="preserve">, </w:t>
      </w:r>
      <w:hyperlink r:id="rId300" w:history="1">
        <w:r w:rsidR="000B5C49">
          <w:rPr>
            <w:rStyle w:val="Hyperlink"/>
            <w:lang w:eastAsia="x-none"/>
          </w:rPr>
          <w:t>R1-2203671</w:t>
        </w:r>
      </w:hyperlink>
    </w:p>
    <w:p w14:paraId="2FFF4C18" w14:textId="23CC8929" w:rsidR="00D46E37" w:rsidRPr="00D46E37" w:rsidRDefault="001B5688" w:rsidP="00D46E37">
      <w:pPr>
        <w:rPr>
          <w:b/>
          <w:bCs/>
          <w:lang w:eastAsia="x-none"/>
        </w:rPr>
      </w:pPr>
      <w:hyperlink r:id="rId301" w:history="1">
        <w:r w:rsidR="000B5C49">
          <w:rPr>
            <w:rStyle w:val="Hyperlink"/>
            <w:b/>
            <w:bCs/>
            <w:lang w:eastAsia="x-none"/>
          </w:rPr>
          <w:t>R1-2205298</w:t>
        </w:r>
      </w:hyperlink>
      <w:r w:rsidR="00D46E37" w:rsidRPr="00D46E37">
        <w:rPr>
          <w:b/>
          <w:bCs/>
          <w:lang w:eastAsia="x-none"/>
        </w:rPr>
        <w:tab/>
        <w:t>Summary of email discussion on [109-e-R16-V2X-01] Clarification on reporting SL HARQ-ACK on uplink for SL CG Type 2</w:t>
      </w:r>
      <w:r w:rsidR="00D46E37" w:rsidRPr="00D46E37">
        <w:rPr>
          <w:b/>
          <w:bCs/>
          <w:lang w:eastAsia="x-none"/>
        </w:rPr>
        <w:tab/>
        <w:t>Moderator (NEC)</w:t>
      </w:r>
    </w:p>
    <w:p w14:paraId="744AEF9B" w14:textId="509C260D" w:rsidR="00D46E37" w:rsidRDefault="00D46E37" w:rsidP="00D46E37">
      <w:pPr>
        <w:rPr>
          <w:lang w:eastAsia="x-none"/>
        </w:rPr>
      </w:pPr>
      <w:r w:rsidRPr="00357315">
        <w:rPr>
          <w:b/>
          <w:bCs/>
          <w:lang w:eastAsia="x-none"/>
        </w:rPr>
        <w:t>Decision:</w:t>
      </w:r>
      <w:r>
        <w:rPr>
          <w:lang w:eastAsia="x-none"/>
        </w:rPr>
        <w:t xml:space="preserve"> As per email decision posted on May 16</w:t>
      </w:r>
      <w:r w:rsidRPr="00357315">
        <w:rPr>
          <w:vertAlign w:val="superscript"/>
          <w:lang w:eastAsia="x-none"/>
        </w:rPr>
        <w:t>th</w:t>
      </w:r>
      <w:r>
        <w:rPr>
          <w:lang w:eastAsia="x-none"/>
        </w:rPr>
        <w:t>,</w:t>
      </w:r>
    </w:p>
    <w:p w14:paraId="79D7141A" w14:textId="4DEC4AD9" w:rsidR="00D46E37" w:rsidRDefault="00D46E37" w:rsidP="00D46E37">
      <w:pPr>
        <w:rPr>
          <w:lang w:val="en-US" w:eastAsia="zh-CN"/>
        </w:rPr>
      </w:pPr>
      <w:r w:rsidRPr="00357315">
        <w:rPr>
          <w:highlight w:val="green"/>
          <w:lang w:val="en-US" w:eastAsia="zh-CN"/>
        </w:rPr>
        <w:t>Agreement</w:t>
      </w:r>
    </w:p>
    <w:p w14:paraId="28CD492E" w14:textId="39ACB0DF" w:rsidR="00D46E37" w:rsidRPr="00D46E37" w:rsidRDefault="00D46E37" w:rsidP="00CF6E6D">
      <w:pPr>
        <w:pStyle w:val="ListParagraph"/>
        <w:numPr>
          <w:ilvl w:val="0"/>
          <w:numId w:val="391"/>
        </w:numPr>
        <w:wordWrap w:val="0"/>
        <w:spacing w:after="0"/>
        <w:ind w:left="714" w:hanging="357"/>
        <w:rPr>
          <w:rFonts w:eastAsia="Malgun Gothic" w:cs="Times"/>
          <w:szCs w:val="22"/>
        </w:rPr>
      </w:pPr>
      <w:r w:rsidRPr="00D46E37">
        <w:rPr>
          <w:rFonts w:eastAsia="Malgun Gothic" w:cs="Times"/>
          <w:szCs w:val="22"/>
        </w:rPr>
        <w:t xml:space="preserve">Text proposal in </w:t>
      </w:r>
      <w:hyperlink r:id="rId302" w:history="1">
        <w:r w:rsidR="000B5C49">
          <w:rPr>
            <w:rStyle w:val="Hyperlink"/>
            <w:rFonts w:eastAsia="Malgun Gothic" w:cs="Times"/>
            <w:szCs w:val="22"/>
          </w:rPr>
          <w:t>R1-2205298</w:t>
        </w:r>
      </w:hyperlink>
      <w:r w:rsidRPr="00D46E37">
        <w:rPr>
          <w:rFonts w:eastAsia="Malgun Gothic" w:cs="Times"/>
          <w:szCs w:val="22"/>
        </w:rPr>
        <w:t xml:space="preserve"> (section 3) to clarify reporting SL HARQ-ACK on uplink for SL CG Type 2 is endorsed.</w:t>
      </w:r>
    </w:p>
    <w:p w14:paraId="7D00452A" w14:textId="1170992B" w:rsidR="00D46E37" w:rsidRDefault="00D46E37" w:rsidP="00D46E37">
      <w:pPr>
        <w:rPr>
          <w:lang w:val="en-US" w:eastAsia="zh-CN"/>
        </w:rPr>
      </w:pPr>
      <w:r>
        <w:rPr>
          <w:lang w:val="en-US" w:eastAsia="zh-CN"/>
        </w:rPr>
        <w:t>Final CRs in:</w:t>
      </w:r>
    </w:p>
    <w:p w14:paraId="70170B2F" w14:textId="3AC19F31" w:rsidR="00D46E37" w:rsidRPr="00D46E37" w:rsidRDefault="001B5688" w:rsidP="00D46E37">
      <w:pPr>
        <w:rPr>
          <w:b/>
          <w:bCs/>
          <w:lang w:eastAsia="x-none"/>
        </w:rPr>
      </w:pPr>
      <w:hyperlink r:id="rId303" w:history="1">
        <w:r w:rsidR="000B5C49">
          <w:rPr>
            <w:rStyle w:val="Hyperlink"/>
            <w:b/>
            <w:bCs/>
            <w:highlight w:val="green"/>
            <w:lang w:eastAsia="x-none"/>
          </w:rPr>
          <w:t>R1-2205299</w:t>
        </w:r>
      </w:hyperlink>
      <w:r w:rsidR="00D46E37" w:rsidRPr="00D46E37">
        <w:rPr>
          <w:b/>
          <w:bCs/>
          <w:lang w:eastAsia="x-none"/>
        </w:rPr>
        <w:tab/>
        <w:t>CR on reporting sidelink HARQ-ACK on uplink for SL CG Type 2 PSSCH transmission</w:t>
      </w:r>
      <w:r w:rsidR="00D46E37" w:rsidRPr="00D46E37">
        <w:rPr>
          <w:b/>
          <w:bCs/>
          <w:lang w:eastAsia="x-none"/>
        </w:rPr>
        <w:tab/>
        <w:t>Moderator (NEC)</w:t>
      </w:r>
    </w:p>
    <w:p w14:paraId="407E92A9" w14:textId="05BA76A1" w:rsidR="00D46E37" w:rsidRDefault="00D46E37" w:rsidP="00D46E37">
      <w:pPr>
        <w:rPr>
          <w:lang w:eastAsia="x-none"/>
        </w:rPr>
      </w:pPr>
      <w:r w:rsidRPr="004E08B8">
        <w:rPr>
          <w:rFonts w:eastAsia="Malgun Gothic" w:cs="Times"/>
          <w:szCs w:val="22"/>
        </w:rPr>
        <w:t>(TS38.213, Rel-16, CR#0306, Cat. F)</w:t>
      </w:r>
      <w:r>
        <w:rPr>
          <w:rFonts w:eastAsia="Malgun Gothic" w:cs="Times"/>
          <w:szCs w:val="22"/>
        </w:rPr>
        <w:t xml:space="preserve"> is agreed.</w:t>
      </w:r>
    </w:p>
    <w:p w14:paraId="23FD4EB2" w14:textId="17447C5D" w:rsidR="003B63B7" w:rsidRPr="00D46E37" w:rsidRDefault="001B5688" w:rsidP="00D46E37">
      <w:pPr>
        <w:rPr>
          <w:b/>
          <w:bCs/>
          <w:lang w:eastAsia="x-none"/>
        </w:rPr>
      </w:pPr>
      <w:hyperlink r:id="rId304" w:history="1">
        <w:r w:rsidR="000B5C49">
          <w:rPr>
            <w:rStyle w:val="Hyperlink"/>
            <w:b/>
            <w:bCs/>
            <w:highlight w:val="green"/>
            <w:lang w:eastAsia="x-none"/>
          </w:rPr>
          <w:t>R1-2205300</w:t>
        </w:r>
      </w:hyperlink>
      <w:r w:rsidR="00D46E37" w:rsidRPr="00D46E37">
        <w:rPr>
          <w:b/>
          <w:bCs/>
          <w:lang w:eastAsia="x-none"/>
        </w:rPr>
        <w:tab/>
        <w:t>CR on reporting sidelink HARQ-ACK on uplink for SL CG Type 2 PSSCH transmission</w:t>
      </w:r>
      <w:r w:rsidR="00D46E37" w:rsidRPr="00D46E37">
        <w:rPr>
          <w:b/>
          <w:bCs/>
          <w:lang w:eastAsia="x-none"/>
        </w:rPr>
        <w:tab/>
        <w:t>Moderator (NEC)</w:t>
      </w:r>
    </w:p>
    <w:p w14:paraId="29760324" w14:textId="79023B16" w:rsidR="00D46E37" w:rsidRDefault="00D46E37" w:rsidP="00D46E37">
      <w:pPr>
        <w:rPr>
          <w:rFonts w:eastAsia="Malgun Gothic" w:cs="Times"/>
          <w:szCs w:val="22"/>
        </w:rPr>
      </w:pPr>
      <w:r w:rsidRPr="004E08B8">
        <w:rPr>
          <w:rFonts w:eastAsia="Malgun Gothic" w:cs="Times"/>
          <w:szCs w:val="22"/>
        </w:rPr>
        <w:t>(TS38.213, Rel-17, CR#0307, Cat. A)</w:t>
      </w:r>
      <w:r>
        <w:rPr>
          <w:rFonts w:eastAsia="Malgun Gothic" w:cs="Times"/>
          <w:szCs w:val="22"/>
        </w:rPr>
        <w:t xml:space="preserve"> is agreed.</w:t>
      </w:r>
    </w:p>
    <w:p w14:paraId="65A1A3D1" w14:textId="77777777" w:rsidR="00D46E37" w:rsidRDefault="00D46E37" w:rsidP="00D46E37">
      <w:pPr>
        <w:rPr>
          <w:lang w:eastAsia="x-none"/>
        </w:rPr>
      </w:pPr>
    </w:p>
    <w:p w14:paraId="0EEA00CF" w14:textId="77777777" w:rsidR="00D46E37" w:rsidRDefault="00D46E37" w:rsidP="00D46E37">
      <w:pPr>
        <w:rPr>
          <w:lang w:eastAsia="x-none"/>
        </w:rPr>
      </w:pPr>
    </w:p>
    <w:p w14:paraId="04DE826B" w14:textId="15EEC0CD" w:rsidR="003B63B7" w:rsidRPr="005520B4" w:rsidRDefault="001B5688" w:rsidP="003B63B7">
      <w:pPr>
        <w:rPr>
          <w:b/>
          <w:bCs/>
          <w:lang w:eastAsia="x-none"/>
        </w:rPr>
      </w:pPr>
      <w:hyperlink r:id="rId305" w:history="1">
        <w:r w:rsidR="000B5C49">
          <w:rPr>
            <w:rStyle w:val="Hyperlink"/>
            <w:b/>
            <w:bCs/>
            <w:lang w:eastAsia="x-none"/>
          </w:rPr>
          <w:t>R1-2203504</w:t>
        </w:r>
      </w:hyperlink>
      <w:r w:rsidR="003B63B7" w:rsidRPr="005520B4">
        <w:rPr>
          <w:b/>
          <w:bCs/>
          <w:lang w:eastAsia="x-none"/>
        </w:rPr>
        <w:tab/>
        <w:t>Correction on SL HARQ-ACK reporting</w:t>
      </w:r>
      <w:r w:rsidR="003B63B7" w:rsidRPr="005520B4">
        <w:rPr>
          <w:b/>
          <w:bCs/>
          <w:lang w:eastAsia="x-none"/>
        </w:rPr>
        <w:tab/>
        <w:t>vivo</w:t>
      </w:r>
    </w:p>
    <w:p w14:paraId="6221617E" w14:textId="0C495F62" w:rsidR="003B63B7" w:rsidRPr="005520B4" w:rsidRDefault="007D7F59" w:rsidP="007D7F59">
      <w:pPr>
        <w:rPr>
          <w:lang w:val="fr-FR" w:eastAsia="x-none"/>
        </w:rPr>
      </w:pPr>
      <w:r w:rsidRPr="005520B4">
        <w:rPr>
          <w:lang w:val="fr-FR" w:eastAsia="x-none"/>
        </w:rPr>
        <w:t xml:space="preserve">[109-e-R16-V2X-02] </w:t>
      </w:r>
      <w:r w:rsidR="003B63B7" w:rsidRPr="005520B4">
        <w:rPr>
          <w:lang w:val="fr-FR" w:eastAsia="x-none"/>
        </w:rPr>
        <w:t xml:space="preserve">– </w:t>
      </w:r>
      <w:r w:rsidR="005520B4" w:rsidRPr="005520B4">
        <w:rPr>
          <w:lang w:val="fr-FR" w:eastAsia="x-none"/>
        </w:rPr>
        <w:t>Siqi Liu (vivo)</w:t>
      </w:r>
    </w:p>
    <w:p w14:paraId="4E161D52" w14:textId="5520B089" w:rsidR="007D7F59" w:rsidRPr="005520B4" w:rsidRDefault="007D7F59" w:rsidP="007D7F59">
      <w:pPr>
        <w:rPr>
          <w:lang w:eastAsia="x-none"/>
        </w:rPr>
      </w:pPr>
      <w:r w:rsidRPr="005520B4">
        <w:rPr>
          <w:lang w:eastAsia="x-none"/>
        </w:rPr>
        <w:t>Clarification on N_CG value in SL HARQ-ACK reporting by May 13</w:t>
      </w:r>
    </w:p>
    <w:p w14:paraId="416FA97B" w14:textId="36C96612" w:rsidR="007D7F59" w:rsidRPr="005520B4" w:rsidRDefault="007D7F59" w:rsidP="007A297D">
      <w:pPr>
        <w:numPr>
          <w:ilvl w:val="0"/>
          <w:numId w:val="61"/>
        </w:numPr>
        <w:rPr>
          <w:lang w:eastAsia="x-none"/>
        </w:rPr>
      </w:pPr>
      <w:r w:rsidRPr="005520B4">
        <w:rPr>
          <w:lang w:eastAsia="x-none"/>
        </w:rPr>
        <w:t xml:space="preserve">Discuss the first proposed change of </w:t>
      </w:r>
      <w:hyperlink r:id="rId306" w:history="1">
        <w:r w:rsidR="000B5C49">
          <w:rPr>
            <w:rStyle w:val="Hyperlink"/>
            <w:lang w:eastAsia="x-none"/>
          </w:rPr>
          <w:t>R1-2203504</w:t>
        </w:r>
      </w:hyperlink>
    </w:p>
    <w:p w14:paraId="3658BA53" w14:textId="5F273499" w:rsidR="005520B4" w:rsidRPr="005520B4" w:rsidRDefault="001B5688" w:rsidP="005520B4">
      <w:pPr>
        <w:rPr>
          <w:b/>
          <w:bCs/>
          <w:lang w:eastAsia="x-none"/>
        </w:rPr>
      </w:pPr>
      <w:hyperlink r:id="rId307" w:history="1">
        <w:r w:rsidR="000B5C49">
          <w:rPr>
            <w:rStyle w:val="Hyperlink"/>
            <w:b/>
            <w:bCs/>
            <w:lang w:eastAsia="x-none"/>
          </w:rPr>
          <w:t>R1-2205397</w:t>
        </w:r>
      </w:hyperlink>
      <w:r w:rsidR="005520B4" w:rsidRPr="005520B4">
        <w:rPr>
          <w:b/>
          <w:bCs/>
          <w:lang w:eastAsia="x-none"/>
        </w:rPr>
        <w:tab/>
        <w:t>Summary of [109-e-R16-V2X-02] Clarification on N_CG value in SL HARQ-ACK reporting</w:t>
      </w:r>
      <w:r w:rsidR="005520B4" w:rsidRPr="005520B4">
        <w:rPr>
          <w:b/>
          <w:bCs/>
          <w:lang w:eastAsia="x-none"/>
        </w:rPr>
        <w:tab/>
        <w:t>Moderator (vivo)</w:t>
      </w:r>
    </w:p>
    <w:p w14:paraId="254EA6CE" w14:textId="5B3154B4" w:rsidR="005520B4" w:rsidRDefault="005520B4" w:rsidP="005520B4">
      <w:pPr>
        <w:rPr>
          <w:lang w:eastAsia="x-none"/>
        </w:rPr>
      </w:pPr>
      <w:r w:rsidRPr="005520B4">
        <w:rPr>
          <w:b/>
          <w:bCs/>
          <w:lang w:eastAsia="x-none"/>
        </w:rPr>
        <w:t>Decision:</w:t>
      </w:r>
      <w:r>
        <w:rPr>
          <w:lang w:eastAsia="x-none"/>
        </w:rPr>
        <w:t xml:space="preserve"> As per email decision posted on May 13</w:t>
      </w:r>
      <w:r w:rsidRPr="005520B4">
        <w:rPr>
          <w:vertAlign w:val="superscript"/>
          <w:lang w:eastAsia="x-none"/>
        </w:rPr>
        <w:t>th</w:t>
      </w:r>
      <w:r>
        <w:rPr>
          <w:lang w:eastAsia="x-none"/>
        </w:rPr>
        <w:t>,</w:t>
      </w:r>
    </w:p>
    <w:p w14:paraId="679FCDF0" w14:textId="77777777" w:rsidR="005520B4" w:rsidRDefault="005520B4" w:rsidP="005520B4">
      <w:pPr>
        <w:rPr>
          <w:lang w:val="en-US" w:eastAsia="en-GB"/>
        </w:rPr>
      </w:pPr>
      <w:r>
        <w:rPr>
          <w:highlight w:val="green"/>
          <w:lang w:val="en-US"/>
        </w:rPr>
        <w:t>Agreement</w:t>
      </w:r>
    </w:p>
    <w:p w14:paraId="254B03F5" w14:textId="232D7B8D" w:rsidR="005520B4" w:rsidRPr="00D46E37" w:rsidRDefault="005520B4" w:rsidP="00CF6E6D">
      <w:pPr>
        <w:pStyle w:val="ListParagraph"/>
        <w:numPr>
          <w:ilvl w:val="0"/>
          <w:numId w:val="391"/>
        </w:numPr>
        <w:spacing w:after="0"/>
        <w:ind w:left="714" w:hanging="357"/>
        <w:rPr>
          <w:lang w:val="en-US"/>
        </w:rPr>
      </w:pPr>
      <w:r w:rsidRPr="00D46E37">
        <w:rPr>
          <w:lang w:val="en-US"/>
        </w:rPr>
        <w:t>T</w:t>
      </w:r>
      <w:r w:rsidR="00D46E37" w:rsidRPr="00D46E37">
        <w:rPr>
          <w:lang w:val="en-US"/>
        </w:rPr>
        <w:t xml:space="preserve">P1 based on alt2 in </w:t>
      </w:r>
      <w:hyperlink r:id="rId308" w:history="1">
        <w:r w:rsidR="000B5C49">
          <w:rPr>
            <w:rStyle w:val="Hyperlink"/>
            <w:lang w:val="en-US"/>
          </w:rPr>
          <w:t>R1-2205397</w:t>
        </w:r>
      </w:hyperlink>
      <w:r w:rsidR="00D46E37" w:rsidRPr="00D46E37">
        <w:rPr>
          <w:lang w:val="en-US"/>
        </w:rPr>
        <w:t xml:space="preserve"> (section 2.2) </w:t>
      </w:r>
      <w:r w:rsidRPr="00D46E37">
        <w:rPr>
          <w:lang w:val="en-US"/>
        </w:rPr>
        <w:t>for TS 38.213 is endorsed.</w:t>
      </w:r>
    </w:p>
    <w:p w14:paraId="081F0487" w14:textId="77777777" w:rsidR="005520B4" w:rsidRDefault="005520B4" w:rsidP="005520B4">
      <w:pPr>
        <w:rPr>
          <w:lang w:val="en-US"/>
        </w:rPr>
      </w:pPr>
      <w:r>
        <w:rPr>
          <w:lang w:val="en-US"/>
        </w:rPr>
        <w:t>Final CRs in:</w:t>
      </w:r>
    </w:p>
    <w:p w14:paraId="1CDE8CCD" w14:textId="7EC3465A" w:rsidR="005520B4" w:rsidRPr="005520B4" w:rsidRDefault="001B5688" w:rsidP="005520B4">
      <w:pPr>
        <w:rPr>
          <w:b/>
          <w:bCs/>
          <w:lang w:eastAsia="x-none"/>
        </w:rPr>
      </w:pPr>
      <w:hyperlink r:id="rId309" w:history="1">
        <w:r w:rsidR="000B5C49">
          <w:rPr>
            <w:rStyle w:val="Hyperlink"/>
            <w:b/>
            <w:bCs/>
            <w:highlight w:val="green"/>
            <w:lang w:eastAsia="x-none"/>
          </w:rPr>
          <w:t>R1-2205395</w:t>
        </w:r>
      </w:hyperlink>
      <w:r w:rsidR="005520B4" w:rsidRPr="005520B4">
        <w:rPr>
          <w:b/>
          <w:bCs/>
          <w:lang w:eastAsia="x-none"/>
        </w:rPr>
        <w:tab/>
        <w:t>Correction on SL HARQ-ACK reporting</w:t>
      </w:r>
      <w:r w:rsidR="005520B4" w:rsidRPr="005520B4">
        <w:rPr>
          <w:b/>
          <w:bCs/>
          <w:lang w:eastAsia="x-none"/>
        </w:rPr>
        <w:tab/>
      </w:r>
      <w:r w:rsidR="009B31FF" w:rsidRPr="009B31FF">
        <w:rPr>
          <w:b/>
          <w:bCs/>
          <w:lang w:eastAsia="x-none"/>
        </w:rPr>
        <w:t>Moderator(vivo), ZTE, Sanechips, Ericsson, Huawei, HiSilicon, OPPO, Nokia, Nokia Shanghai Bell</w:t>
      </w:r>
    </w:p>
    <w:p w14:paraId="60DAF7EF" w14:textId="51ECA97A" w:rsidR="005520B4" w:rsidRDefault="005520B4" w:rsidP="005520B4">
      <w:pPr>
        <w:rPr>
          <w:lang w:eastAsia="x-none"/>
        </w:rPr>
      </w:pPr>
      <w:r w:rsidRPr="005520B4">
        <w:rPr>
          <w:b/>
          <w:bCs/>
          <w:lang w:eastAsia="x-none"/>
        </w:rPr>
        <w:t>Decision:</w:t>
      </w:r>
      <w:r>
        <w:rPr>
          <w:lang w:eastAsia="x-none"/>
        </w:rPr>
        <w:t xml:space="preserve"> (Rel-16, 38.213, CR0313, Cat F) is agreed.</w:t>
      </w:r>
    </w:p>
    <w:p w14:paraId="3951470E" w14:textId="4614A52C" w:rsidR="005520B4" w:rsidRPr="005520B4" w:rsidRDefault="001B5688" w:rsidP="005520B4">
      <w:pPr>
        <w:rPr>
          <w:b/>
          <w:bCs/>
          <w:lang w:eastAsia="x-none"/>
        </w:rPr>
      </w:pPr>
      <w:hyperlink r:id="rId310" w:history="1">
        <w:r w:rsidR="000B5C49">
          <w:rPr>
            <w:rStyle w:val="Hyperlink"/>
            <w:b/>
            <w:bCs/>
            <w:highlight w:val="green"/>
            <w:lang w:eastAsia="x-none"/>
          </w:rPr>
          <w:t>R1-2205396</w:t>
        </w:r>
      </w:hyperlink>
      <w:r w:rsidR="005520B4" w:rsidRPr="005520B4">
        <w:rPr>
          <w:b/>
          <w:bCs/>
          <w:lang w:eastAsia="x-none"/>
        </w:rPr>
        <w:tab/>
        <w:t>Correction on SL HARQ-ACK reporting</w:t>
      </w:r>
      <w:r w:rsidR="005520B4" w:rsidRPr="005520B4">
        <w:rPr>
          <w:b/>
          <w:bCs/>
          <w:lang w:eastAsia="x-none"/>
        </w:rPr>
        <w:tab/>
      </w:r>
      <w:r w:rsidR="009B31FF" w:rsidRPr="009B31FF">
        <w:rPr>
          <w:b/>
          <w:bCs/>
          <w:lang w:eastAsia="x-none"/>
        </w:rPr>
        <w:t>Moderator(vivo), ZTE, Sanechips, Ericsson, Huawei, HiSilicon, OPPO, Nokia, Nokia Shanghai Bell</w:t>
      </w:r>
    </w:p>
    <w:p w14:paraId="6ADA365F" w14:textId="4E5BF33C" w:rsidR="005520B4" w:rsidRDefault="005520B4" w:rsidP="005520B4">
      <w:pPr>
        <w:rPr>
          <w:lang w:eastAsia="x-none"/>
        </w:rPr>
      </w:pPr>
      <w:r w:rsidRPr="005520B4">
        <w:rPr>
          <w:b/>
          <w:bCs/>
          <w:lang w:eastAsia="x-none"/>
        </w:rPr>
        <w:t>Decision:</w:t>
      </w:r>
      <w:r>
        <w:rPr>
          <w:b/>
          <w:bCs/>
          <w:lang w:eastAsia="x-none"/>
        </w:rPr>
        <w:t xml:space="preserve"> </w:t>
      </w:r>
      <w:r>
        <w:rPr>
          <w:lang w:eastAsia="x-none"/>
        </w:rPr>
        <w:t>(Rel-17, 38.213, CR0314, Cat A) is agreed.</w:t>
      </w:r>
    </w:p>
    <w:p w14:paraId="63A87131" w14:textId="77777777" w:rsidR="005520B4" w:rsidRDefault="005520B4" w:rsidP="005520B4">
      <w:pPr>
        <w:rPr>
          <w:lang w:eastAsia="x-none"/>
        </w:rPr>
      </w:pPr>
    </w:p>
    <w:p w14:paraId="3CF17D2E" w14:textId="77777777" w:rsidR="003B63B7" w:rsidRDefault="003B63B7" w:rsidP="007D7F59">
      <w:pPr>
        <w:rPr>
          <w:lang w:eastAsia="x-none"/>
        </w:rPr>
      </w:pPr>
    </w:p>
    <w:p w14:paraId="059122A3" w14:textId="5ADEC7AB" w:rsidR="003B63B7" w:rsidRPr="005554ED" w:rsidRDefault="001B5688" w:rsidP="003B63B7">
      <w:pPr>
        <w:rPr>
          <w:b/>
          <w:bCs/>
          <w:lang w:eastAsia="x-none"/>
        </w:rPr>
      </w:pPr>
      <w:hyperlink r:id="rId311" w:history="1">
        <w:r w:rsidR="000B5C49">
          <w:rPr>
            <w:rStyle w:val="Hyperlink"/>
            <w:b/>
            <w:bCs/>
            <w:lang w:eastAsia="x-none"/>
          </w:rPr>
          <w:t>R1-2203609</w:t>
        </w:r>
      </w:hyperlink>
      <w:r w:rsidR="003B63B7" w:rsidRPr="005554ED">
        <w:rPr>
          <w:b/>
          <w:bCs/>
          <w:lang w:eastAsia="x-none"/>
        </w:rPr>
        <w:tab/>
        <w:t>Correction on DCI format 3_1 in TS 38.212</w:t>
      </w:r>
      <w:r w:rsidR="003B63B7" w:rsidRPr="005554ED">
        <w:rPr>
          <w:b/>
          <w:bCs/>
          <w:lang w:eastAsia="x-none"/>
        </w:rPr>
        <w:tab/>
        <w:t>ZTE, Sanechips</w:t>
      </w:r>
    </w:p>
    <w:p w14:paraId="774EA4F9" w14:textId="77777777" w:rsidR="003B63B7" w:rsidRPr="005554ED" w:rsidRDefault="007D7F59" w:rsidP="007D7F59">
      <w:pPr>
        <w:rPr>
          <w:lang w:eastAsia="x-none"/>
        </w:rPr>
      </w:pPr>
      <w:r w:rsidRPr="005554ED">
        <w:rPr>
          <w:lang w:eastAsia="x-none"/>
        </w:rPr>
        <w:t xml:space="preserve">[109-e-R16-V2X-03] </w:t>
      </w:r>
      <w:r w:rsidR="003B63B7" w:rsidRPr="005554ED">
        <w:rPr>
          <w:lang w:eastAsia="x-none"/>
        </w:rPr>
        <w:t>– Yuzhou (ZTE)</w:t>
      </w:r>
    </w:p>
    <w:p w14:paraId="028794E1" w14:textId="78D3FAEF" w:rsidR="007D7F59" w:rsidRPr="005554ED" w:rsidRDefault="007D7F59" w:rsidP="007D7F59">
      <w:pPr>
        <w:rPr>
          <w:lang w:eastAsia="x-none"/>
        </w:rPr>
      </w:pPr>
      <w:r w:rsidRPr="005554ED">
        <w:rPr>
          <w:lang w:eastAsia="x-none"/>
        </w:rPr>
        <w:t>Alignment CR on TS 38.212 by May 11</w:t>
      </w:r>
    </w:p>
    <w:p w14:paraId="2D6D1097" w14:textId="5D77BD40" w:rsidR="003B63B7" w:rsidRPr="005554ED" w:rsidRDefault="001B5688" w:rsidP="003B63B7">
      <w:pPr>
        <w:rPr>
          <w:b/>
          <w:bCs/>
          <w:lang w:eastAsia="x-none"/>
        </w:rPr>
      </w:pPr>
      <w:hyperlink r:id="rId312" w:history="1">
        <w:r w:rsidR="000B5C49">
          <w:rPr>
            <w:rStyle w:val="Hyperlink"/>
            <w:b/>
            <w:bCs/>
            <w:lang w:eastAsia="x-none"/>
          </w:rPr>
          <w:t>R1-2205197</w:t>
        </w:r>
      </w:hyperlink>
      <w:r w:rsidR="003B63B7" w:rsidRPr="005554ED">
        <w:rPr>
          <w:b/>
          <w:bCs/>
          <w:lang w:eastAsia="x-none"/>
        </w:rPr>
        <w:tab/>
        <w:t>Moderator summary #1 of [109-e-R16-V2X-03] Alignment CR on TS 38.212</w:t>
      </w:r>
      <w:r w:rsidR="003B63B7" w:rsidRPr="005554ED">
        <w:rPr>
          <w:b/>
          <w:bCs/>
          <w:lang w:eastAsia="x-none"/>
        </w:rPr>
        <w:tab/>
        <w:t>Moderator (ZTE)</w:t>
      </w:r>
    </w:p>
    <w:p w14:paraId="0951597A" w14:textId="065D516D" w:rsidR="003B63B7" w:rsidRDefault="005554ED" w:rsidP="007D7F59">
      <w:pPr>
        <w:rPr>
          <w:lang w:eastAsia="x-none"/>
        </w:rPr>
      </w:pPr>
      <w:r w:rsidRPr="005554ED">
        <w:rPr>
          <w:b/>
          <w:bCs/>
          <w:lang w:eastAsia="x-none"/>
        </w:rPr>
        <w:t>Decision:</w:t>
      </w:r>
      <w:r>
        <w:rPr>
          <w:lang w:eastAsia="x-none"/>
        </w:rPr>
        <w:t xml:space="preserve"> As per email decision posted on May 11</w:t>
      </w:r>
      <w:r w:rsidRPr="005554ED">
        <w:rPr>
          <w:vertAlign w:val="superscript"/>
          <w:lang w:eastAsia="x-none"/>
        </w:rPr>
        <w:t>th</w:t>
      </w:r>
      <w:r>
        <w:rPr>
          <w:lang w:eastAsia="x-none"/>
        </w:rPr>
        <w:t>,</w:t>
      </w:r>
    </w:p>
    <w:p w14:paraId="33E981FD" w14:textId="77777777" w:rsidR="005554ED" w:rsidRPr="005554ED" w:rsidRDefault="005554ED" w:rsidP="005554ED">
      <w:pPr>
        <w:rPr>
          <w:rStyle w:val="Emphasis"/>
          <w:rFonts w:ascii="Times New Roman" w:hAnsi="Times New Roman"/>
          <w:i w:val="0"/>
          <w:iCs w:val="0"/>
          <w:szCs w:val="20"/>
        </w:rPr>
      </w:pPr>
      <w:r w:rsidRPr="005554ED">
        <w:rPr>
          <w:rStyle w:val="Emphasis"/>
          <w:rFonts w:ascii="Times New Roman" w:hAnsi="Times New Roman"/>
          <w:i w:val="0"/>
          <w:iCs w:val="0"/>
          <w:szCs w:val="20"/>
          <w:highlight w:val="green"/>
          <w:lang w:val="en-US"/>
        </w:rPr>
        <w:t>For the TS38.212 editor:</w:t>
      </w:r>
    </w:p>
    <w:p w14:paraId="202CA3F9" w14:textId="7A5EE05E" w:rsidR="005554ED" w:rsidRPr="00A5584D" w:rsidRDefault="005554ED" w:rsidP="00842CF4">
      <w:pPr>
        <w:pStyle w:val="ListParagraph"/>
        <w:numPr>
          <w:ilvl w:val="0"/>
          <w:numId w:val="124"/>
        </w:numPr>
        <w:rPr>
          <w:i/>
          <w:iCs/>
        </w:rPr>
      </w:pPr>
      <w:r w:rsidRPr="00A5584D">
        <w:rPr>
          <w:rStyle w:val="Emphasis"/>
          <w:i w:val="0"/>
          <w:iCs w:val="0"/>
          <w:lang w:val="en-US"/>
        </w:rPr>
        <w:t>The text proposal in section 2 of R1- 2205197 is provided to improve clarity of 38.212 specification. Please consider it in the next specification revision.</w:t>
      </w:r>
    </w:p>
    <w:p w14:paraId="6E7B2FB5" w14:textId="711B6C64" w:rsidR="005554ED" w:rsidRPr="005554ED" w:rsidRDefault="001B5688" w:rsidP="005554ED">
      <w:pPr>
        <w:rPr>
          <w:b/>
          <w:bCs/>
          <w:lang w:eastAsia="x-none"/>
        </w:rPr>
      </w:pPr>
      <w:hyperlink r:id="rId313" w:history="1">
        <w:r w:rsidR="000B5C49">
          <w:rPr>
            <w:rStyle w:val="Hyperlink"/>
            <w:b/>
            <w:bCs/>
            <w:lang w:eastAsia="x-none"/>
          </w:rPr>
          <w:t>R1-2205198</w:t>
        </w:r>
      </w:hyperlink>
      <w:r w:rsidR="005554ED" w:rsidRPr="005554ED">
        <w:rPr>
          <w:b/>
          <w:bCs/>
          <w:lang w:eastAsia="x-none"/>
        </w:rPr>
        <w:tab/>
        <w:t>Moderator summary #2 of [109-e-R16-V2X-03] Alignment CR on TS 38.212</w:t>
      </w:r>
      <w:r w:rsidR="005554ED" w:rsidRPr="005554ED">
        <w:rPr>
          <w:b/>
          <w:bCs/>
          <w:lang w:eastAsia="x-none"/>
        </w:rPr>
        <w:tab/>
        <w:t>Moderator (ZTE)</w:t>
      </w:r>
    </w:p>
    <w:p w14:paraId="450984AF" w14:textId="77777777" w:rsidR="005554ED" w:rsidRDefault="005554ED" w:rsidP="007D7F59">
      <w:pPr>
        <w:rPr>
          <w:lang w:eastAsia="x-none"/>
        </w:rPr>
      </w:pPr>
    </w:p>
    <w:p w14:paraId="055373EE" w14:textId="77777777" w:rsidR="003B63B7" w:rsidRDefault="003B63B7" w:rsidP="007D7F59">
      <w:pPr>
        <w:rPr>
          <w:lang w:eastAsia="x-none"/>
        </w:rPr>
      </w:pPr>
    </w:p>
    <w:p w14:paraId="01837309" w14:textId="17B78203" w:rsidR="003B63B7" w:rsidRPr="008A23DC" w:rsidRDefault="001B5688" w:rsidP="003B63B7">
      <w:pPr>
        <w:rPr>
          <w:b/>
          <w:bCs/>
          <w:lang w:eastAsia="x-none"/>
        </w:rPr>
      </w:pPr>
      <w:hyperlink r:id="rId314" w:history="1">
        <w:r w:rsidR="000B5C49">
          <w:rPr>
            <w:rStyle w:val="Hyperlink"/>
            <w:b/>
            <w:bCs/>
            <w:lang w:eastAsia="x-none"/>
          </w:rPr>
          <w:t>R1-2203357</w:t>
        </w:r>
      </w:hyperlink>
      <w:r w:rsidR="003B63B7" w:rsidRPr="008A23DC">
        <w:rPr>
          <w:b/>
          <w:bCs/>
          <w:lang w:eastAsia="x-none"/>
        </w:rPr>
        <w:tab/>
        <w:t>Correction on UE procedure for reporting HARQ-ACK on uplink in TS 38.213</w:t>
      </w:r>
      <w:r w:rsidR="003B63B7" w:rsidRPr="008A23DC">
        <w:rPr>
          <w:b/>
          <w:bCs/>
          <w:lang w:eastAsia="x-none"/>
        </w:rPr>
        <w:tab/>
        <w:t>ZTE, Sanechips</w:t>
      </w:r>
    </w:p>
    <w:p w14:paraId="2AE0E37B" w14:textId="2A6BA802" w:rsidR="003B63B7" w:rsidRPr="008A23DC" w:rsidRDefault="001B5688" w:rsidP="003B63B7">
      <w:pPr>
        <w:rPr>
          <w:b/>
          <w:bCs/>
          <w:lang w:eastAsia="x-none"/>
        </w:rPr>
      </w:pPr>
      <w:hyperlink r:id="rId315" w:history="1">
        <w:r w:rsidR="000B5C49">
          <w:rPr>
            <w:rStyle w:val="Hyperlink"/>
            <w:b/>
            <w:bCs/>
            <w:lang w:eastAsia="x-none"/>
          </w:rPr>
          <w:t>R1-2203358</w:t>
        </w:r>
      </w:hyperlink>
      <w:r w:rsidR="003B63B7" w:rsidRPr="008A23DC">
        <w:rPr>
          <w:b/>
          <w:bCs/>
          <w:lang w:eastAsia="x-none"/>
        </w:rPr>
        <w:tab/>
        <w:t>Correction to the parameter name on SL synchronization in TS 38.213</w:t>
      </w:r>
      <w:r w:rsidR="003B63B7" w:rsidRPr="008A23DC">
        <w:rPr>
          <w:b/>
          <w:bCs/>
          <w:lang w:eastAsia="x-none"/>
        </w:rPr>
        <w:tab/>
        <w:t>ZTE, Sanechips</w:t>
      </w:r>
    </w:p>
    <w:p w14:paraId="3FF7112A" w14:textId="3033D36C" w:rsidR="003B63B7" w:rsidRPr="008A23DC" w:rsidRDefault="001B5688" w:rsidP="003B63B7">
      <w:pPr>
        <w:rPr>
          <w:b/>
          <w:bCs/>
          <w:lang w:eastAsia="x-none"/>
        </w:rPr>
      </w:pPr>
      <w:hyperlink r:id="rId316" w:history="1">
        <w:r w:rsidR="000B5C49">
          <w:rPr>
            <w:rStyle w:val="Hyperlink"/>
            <w:b/>
            <w:bCs/>
            <w:lang w:eastAsia="x-none"/>
          </w:rPr>
          <w:t>R1-2203504</w:t>
        </w:r>
      </w:hyperlink>
      <w:r w:rsidR="003B63B7" w:rsidRPr="008A23DC">
        <w:rPr>
          <w:b/>
          <w:bCs/>
          <w:lang w:eastAsia="x-none"/>
        </w:rPr>
        <w:tab/>
        <w:t>Correction on SL HARQ-ACK reporting</w:t>
      </w:r>
      <w:r w:rsidR="003B63B7" w:rsidRPr="008A23DC">
        <w:rPr>
          <w:b/>
          <w:bCs/>
          <w:lang w:eastAsia="x-none"/>
        </w:rPr>
        <w:tab/>
        <w:t>vivo</w:t>
      </w:r>
    </w:p>
    <w:p w14:paraId="5EAAAA69" w14:textId="4D3EC841" w:rsidR="003B63B7" w:rsidRPr="008A23DC" w:rsidRDefault="001B5688" w:rsidP="003B63B7">
      <w:pPr>
        <w:rPr>
          <w:b/>
          <w:bCs/>
          <w:lang w:eastAsia="x-none"/>
        </w:rPr>
      </w:pPr>
      <w:hyperlink r:id="rId317" w:history="1">
        <w:r w:rsidR="000B5C49">
          <w:rPr>
            <w:rStyle w:val="Hyperlink"/>
            <w:b/>
            <w:bCs/>
            <w:lang w:eastAsia="x-none"/>
          </w:rPr>
          <w:t>R1-2203672</w:t>
        </w:r>
      </w:hyperlink>
      <w:r w:rsidR="003B63B7" w:rsidRPr="008A23DC">
        <w:rPr>
          <w:b/>
          <w:bCs/>
          <w:lang w:eastAsia="x-none"/>
        </w:rPr>
        <w:tab/>
        <w:t>Draft CR on Type-1 HARQ-ACK codebook for reporting sidelink HARQ-ACK on uplink</w:t>
      </w:r>
      <w:r w:rsidR="003B63B7" w:rsidRPr="008A23DC">
        <w:rPr>
          <w:b/>
          <w:bCs/>
          <w:lang w:eastAsia="x-none"/>
        </w:rPr>
        <w:tab/>
        <w:t>NEC</w:t>
      </w:r>
    </w:p>
    <w:p w14:paraId="159C0F3A" w14:textId="77777777" w:rsidR="003B63B7" w:rsidRPr="00A5584D" w:rsidRDefault="007D7F59" w:rsidP="007D7F59">
      <w:pPr>
        <w:rPr>
          <w:lang w:eastAsia="x-none"/>
        </w:rPr>
      </w:pPr>
      <w:r w:rsidRPr="00A5584D">
        <w:rPr>
          <w:lang w:eastAsia="x-none"/>
        </w:rPr>
        <w:t xml:space="preserve">[109-e-R16-V2X-04] </w:t>
      </w:r>
      <w:r w:rsidR="003B63B7" w:rsidRPr="00A5584D">
        <w:rPr>
          <w:lang w:eastAsia="x-none"/>
        </w:rPr>
        <w:t>– Jin (NEC)</w:t>
      </w:r>
    </w:p>
    <w:p w14:paraId="387288E1" w14:textId="3EFD4710" w:rsidR="007D7F59" w:rsidRPr="00A5584D" w:rsidRDefault="007D7F59" w:rsidP="007D7F59">
      <w:pPr>
        <w:rPr>
          <w:lang w:eastAsia="x-none"/>
        </w:rPr>
      </w:pPr>
      <w:r w:rsidRPr="00A5584D">
        <w:rPr>
          <w:lang w:eastAsia="x-none"/>
        </w:rPr>
        <w:t>Alignment CR on TS 38.213 by May 11</w:t>
      </w:r>
    </w:p>
    <w:p w14:paraId="1CF9F5FC" w14:textId="366FE6E2" w:rsidR="007D7F59" w:rsidRPr="00A5584D" w:rsidRDefault="007D7F59" w:rsidP="007A297D">
      <w:pPr>
        <w:numPr>
          <w:ilvl w:val="0"/>
          <w:numId w:val="61"/>
        </w:numPr>
        <w:rPr>
          <w:lang w:eastAsia="x-none"/>
        </w:rPr>
      </w:pPr>
      <w:r w:rsidRPr="00A5584D">
        <w:rPr>
          <w:lang w:eastAsia="x-none"/>
        </w:rPr>
        <w:t xml:space="preserve">Discuss </w:t>
      </w:r>
      <w:hyperlink r:id="rId318" w:history="1">
        <w:r w:rsidR="000B5C49">
          <w:rPr>
            <w:rStyle w:val="Hyperlink"/>
            <w:lang w:eastAsia="x-none"/>
          </w:rPr>
          <w:t>R1-2203357</w:t>
        </w:r>
      </w:hyperlink>
      <w:r w:rsidRPr="00A5584D">
        <w:rPr>
          <w:lang w:eastAsia="x-none"/>
        </w:rPr>
        <w:t xml:space="preserve">, </w:t>
      </w:r>
      <w:hyperlink r:id="rId319" w:history="1">
        <w:r w:rsidR="000B5C49">
          <w:rPr>
            <w:rStyle w:val="Hyperlink"/>
            <w:lang w:eastAsia="x-none"/>
          </w:rPr>
          <w:t>R1-2203358</w:t>
        </w:r>
      </w:hyperlink>
      <w:r w:rsidRPr="00A5584D">
        <w:rPr>
          <w:lang w:eastAsia="x-none"/>
        </w:rPr>
        <w:t xml:space="preserve">, second change of </w:t>
      </w:r>
      <w:hyperlink r:id="rId320" w:history="1">
        <w:r w:rsidR="000B5C49">
          <w:rPr>
            <w:rStyle w:val="Hyperlink"/>
            <w:lang w:eastAsia="x-none"/>
          </w:rPr>
          <w:t>R1-2203504</w:t>
        </w:r>
      </w:hyperlink>
      <w:r w:rsidRPr="00A5584D">
        <w:rPr>
          <w:lang w:eastAsia="x-none"/>
        </w:rPr>
        <w:t xml:space="preserve">, </w:t>
      </w:r>
      <w:hyperlink r:id="rId321" w:history="1">
        <w:r w:rsidR="000B5C49">
          <w:rPr>
            <w:rStyle w:val="Hyperlink"/>
            <w:lang w:eastAsia="x-none"/>
          </w:rPr>
          <w:t>R1-2203672</w:t>
        </w:r>
      </w:hyperlink>
    </w:p>
    <w:p w14:paraId="344A01B4" w14:textId="1511ECD4" w:rsidR="003B63B7" w:rsidRPr="00A5584D" w:rsidRDefault="001B5688" w:rsidP="003B63B7">
      <w:pPr>
        <w:rPr>
          <w:b/>
          <w:bCs/>
          <w:lang w:eastAsia="x-none"/>
        </w:rPr>
      </w:pPr>
      <w:hyperlink r:id="rId322" w:history="1">
        <w:r w:rsidR="000B5C49">
          <w:rPr>
            <w:rStyle w:val="Hyperlink"/>
            <w:b/>
            <w:bCs/>
            <w:lang w:eastAsia="x-none"/>
          </w:rPr>
          <w:t>R1-2205248</w:t>
        </w:r>
      </w:hyperlink>
      <w:r w:rsidR="003B63B7" w:rsidRPr="00A5584D">
        <w:rPr>
          <w:b/>
          <w:bCs/>
          <w:lang w:eastAsia="x-none"/>
        </w:rPr>
        <w:tab/>
        <w:t>Summary of email discussion on [109-e-R16-V2X-04] Alignment CR on TS 38.213</w:t>
      </w:r>
      <w:r w:rsidR="003B63B7" w:rsidRPr="00A5584D">
        <w:rPr>
          <w:b/>
          <w:bCs/>
          <w:lang w:eastAsia="x-none"/>
        </w:rPr>
        <w:tab/>
        <w:t>Moderator (NEC)</w:t>
      </w:r>
    </w:p>
    <w:p w14:paraId="162A10BD" w14:textId="77777777" w:rsidR="00A5584D" w:rsidRDefault="00A5584D" w:rsidP="00A5584D">
      <w:pPr>
        <w:rPr>
          <w:lang w:eastAsia="x-none"/>
        </w:rPr>
      </w:pPr>
      <w:r w:rsidRPr="005554ED">
        <w:rPr>
          <w:b/>
          <w:bCs/>
          <w:lang w:eastAsia="x-none"/>
        </w:rPr>
        <w:t>Decision:</w:t>
      </w:r>
      <w:r>
        <w:rPr>
          <w:lang w:eastAsia="x-none"/>
        </w:rPr>
        <w:t xml:space="preserve"> As per email decision posted on May 11</w:t>
      </w:r>
      <w:r w:rsidRPr="005554ED">
        <w:rPr>
          <w:vertAlign w:val="superscript"/>
          <w:lang w:eastAsia="x-none"/>
        </w:rPr>
        <w:t>th</w:t>
      </w:r>
      <w:r>
        <w:rPr>
          <w:lang w:eastAsia="x-none"/>
        </w:rPr>
        <w:t>,</w:t>
      </w:r>
    </w:p>
    <w:p w14:paraId="4C44A3EF" w14:textId="77777777" w:rsidR="00A5584D" w:rsidRDefault="00A5584D" w:rsidP="00A5584D">
      <w:pPr>
        <w:rPr>
          <w:lang w:eastAsia="x-none"/>
        </w:rPr>
      </w:pPr>
      <w:r w:rsidRPr="00A5584D">
        <w:rPr>
          <w:highlight w:val="green"/>
          <w:lang w:eastAsia="x-none"/>
        </w:rPr>
        <w:t>For the TS38.213 editor:</w:t>
      </w:r>
    </w:p>
    <w:p w14:paraId="35D77D6D" w14:textId="0205B146" w:rsidR="003B63B7" w:rsidRDefault="00A5584D" w:rsidP="00842CF4">
      <w:pPr>
        <w:pStyle w:val="ListParagraph"/>
        <w:numPr>
          <w:ilvl w:val="0"/>
          <w:numId w:val="123"/>
        </w:numPr>
        <w:rPr>
          <w:lang w:eastAsia="x-none"/>
        </w:rPr>
      </w:pPr>
      <w:r>
        <w:rPr>
          <w:lang w:eastAsia="x-none"/>
        </w:rPr>
        <w:t xml:space="preserve">TP#1, TP#2, TP#3, and TP#4 in </w:t>
      </w:r>
      <w:hyperlink r:id="rId323" w:history="1">
        <w:r w:rsidR="000B5C49">
          <w:rPr>
            <w:rStyle w:val="Hyperlink"/>
            <w:lang w:eastAsia="x-none"/>
          </w:rPr>
          <w:t>R1-2205248</w:t>
        </w:r>
      </w:hyperlink>
      <w:r>
        <w:rPr>
          <w:lang w:eastAsia="x-none"/>
        </w:rPr>
        <w:t xml:space="preserve"> is provided to improve clarity of TS 38.213 specification.</w:t>
      </w:r>
    </w:p>
    <w:p w14:paraId="550981FE" w14:textId="78B32058" w:rsidR="00A5584D" w:rsidRDefault="00A5584D" w:rsidP="00A5584D">
      <w:pPr>
        <w:rPr>
          <w:lang w:eastAsia="x-none"/>
        </w:rPr>
      </w:pPr>
    </w:p>
    <w:p w14:paraId="4EA93C48" w14:textId="77777777" w:rsidR="003B63B7" w:rsidRDefault="003B63B7" w:rsidP="007D7F59">
      <w:pPr>
        <w:rPr>
          <w:lang w:eastAsia="x-none"/>
        </w:rPr>
      </w:pPr>
    </w:p>
    <w:p w14:paraId="51A51907" w14:textId="308CBB75" w:rsidR="003B63B7" w:rsidRPr="008A23DC" w:rsidRDefault="001B5688" w:rsidP="003B63B7">
      <w:pPr>
        <w:rPr>
          <w:b/>
          <w:bCs/>
          <w:lang w:eastAsia="x-none"/>
        </w:rPr>
      </w:pPr>
      <w:hyperlink r:id="rId324" w:history="1">
        <w:r w:rsidR="000B5C49">
          <w:rPr>
            <w:rStyle w:val="Hyperlink"/>
            <w:b/>
            <w:bCs/>
            <w:lang w:eastAsia="x-none"/>
          </w:rPr>
          <w:t>R1-2204901</w:t>
        </w:r>
      </w:hyperlink>
      <w:r w:rsidR="003B63B7" w:rsidRPr="008A23DC">
        <w:rPr>
          <w:b/>
          <w:bCs/>
          <w:lang w:eastAsia="x-none"/>
        </w:rPr>
        <w:tab/>
        <w:t>Correction for slots determination in a resource pool</w:t>
      </w:r>
      <w:r w:rsidR="003B63B7" w:rsidRPr="008A23DC">
        <w:rPr>
          <w:b/>
          <w:bCs/>
          <w:lang w:eastAsia="x-none"/>
        </w:rPr>
        <w:tab/>
        <w:t>Huawei, HiSilicon</w:t>
      </w:r>
    </w:p>
    <w:p w14:paraId="6FB2F5DD" w14:textId="77777777" w:rsidR="003B63B7" w:rsidRPr="008A23DC" w:rsidRDefault="007D7F59" w:rsidP="007D7F59">
      <w:pPr>
        <w:rPr>
          <w:lang w:eastAsia="x-none"/>
        </w:rPr>
      </w:pPr>
      <w:r w:rsidRPr="008A23DC">
        <w:rPr>
          <w:lang w:eastAsia="x-none"/>
        </w:rPr>
        <w:t xml:space="preserve">[109-e-R16-V2X-05] </w:t>
      </w:r>
      <w:r w:rsidR="003B63B7" w:rsidRPr="008A23DC">
        <w:rPr>
          <w:lang w:eastAsia="x-none"/>
        </w:rPr>
        <w:t>– Mixiang (Huawei)</w:t>
      </w:r>
    </w:p>
    <w:p w14:paraId="0F93EB54" w14:textId="5B8746C6" w:rsidR="007D7F59" w:rsidRPr="008A23DC" w:rsidRDefault="007D7F59" w:rsidP="007D7F59">
      <w:pPr>
        <w:rPr>
          <w:lang w:eastAsia="x-none"/>
        </w:rPr>
      </w:pPr>
      <w:r w:rsidRPr="008A23DC">
        <w:rPr>
          <w:lang w:eastAsia="x-none"/>
        </w:rPr>
        <w:t>Alignment CR on TS 38.214 by May 11</w:t>
      </w:r>
    </w:p>
    <w:p w14:paraId="38B7B1C2" w14:textId="5AD78A70" w:rsidR="007D7F59" w:rsidRPr="008A23DC" w:rsidRDefault="007D7F59" w:rsidP="007A297D">
      <w:pPr>
        <w:numPr>
          <w:ilvl w:val="0"/>
          <w:numId w:val="61"/>
        </w:numPr>
        <w:rPr>
          <w:lang w:eastAsia="x-none"/>
        </w:rPr>
      </w:pPr>
      <w:r w:rsidRPr="008A23DC">
        <w:rPr>
          <w:lang w:eastAsia="x-none"/>
        </w:rPr>
        <w:t xml:space="preserve">Discuss </w:t>
      </w:r>
      <w:hyperlink r:id="rId325" w:history="1">
        <w:r w:rsidR="000B5C49">
          <w:rPr>
            <w:rStyle w:val="Hyperlink"/>
            <w:lang w:eastAsia="x-none"/>
          </w:rPr>
          <w:t>R1-2204901</w:t>
        </w:r>
      </w:hyperlink>
    </w:p>
    <w:p w14:paraId="4078E63E" w14:textId="36F51B1F" w:rsidR="003B63B7" w:rsidRPr="008A23DC" w:rsidRDefault="001B5688" w:rsidP="003B63B7">
      <w:pPr>
        <w:rPr>
          <w:b/>
          <w:bCs/>
          <w:lang w:eastAsia="x-none"/>
        </w:rPr>
      </w:pPr>
      <w:hyperlink r:id="rId326" w:history="1">
        <w:r w:rsidR="000B5C49">
          <w:rPr>
            <w:rStyle w:val="Hyperlink"/>
            <w:b/>
            <w:bCs/>
            <w:lang w:eastAsia="x-none"/>
          </w:rPr>
          <w:t>R1-2205242</w:t>
        </w:r>
      </w:hyperlink>
      <w:r w:rsidR="003B63B7" w:rsidRPr="008A23DC">
        <w:rPr>
          <w:b/>
          <w:bCs/>
          <w:lang w:eastAsia="x-none"/>
        </w:rPr>
        <w:tab/>
        <w:t>Summary of [109-e-R16-V2X-05] Alignment CR on TS 38.214</w:t>
      </w:r>
      <w:r w:rsidR="003B63B7" w:rsidRPr="008A23DC">
        <w:rPr>
          <w:b/>
          <w:bCs/>
          <w:lang w:eastAsia="x-none"/>
        </w:rPr>
        <w:tab/>
        <w:t>Moderator (Huawei)</w:t>
      </w:r>
    </w:p>
    <w:p w14:paraId="611C80FD" w14:textId="77777777" w:rsidR="008A23DC" w:rsidRDefault="008A23DC" w:rsidP="008A23DC">
      <w:pPr>
        <w:rPr>
          <w:lang w:eastAsia="x-none"/>
        </w:rPr>
      </w:pPr>
      <w:r w:rsidRPr="005554ED">
        <w:rPr>
          <w:b/>
          <w:bCs/>
          <w:lang w:eastAsia="x-none"/>
        </w:rPr>
        <w:t>Decision:</w:t>
      </w:r>
      <w:r>
        <w:rPr>
          <w:lang w:eastAsia="x-none"/>
        </w:rPr>
        <w:t xml:space="preserve"> As per email decision posted on May 11</w:t>
      </w:r>
      <w:r w:rsidRPr="005554ED">
        <w:rPr>
          <w:vertAlign w:val="superscript"/>
          <w:lang w:eastAsia="x-none"/>
        </w:rPr>
        <w:t>th</w:t>
      </w:r>
      <w:r>
        <w:rPr>
          <w:lang w:eastAsia="x-none"/>
        </w:rPr>
        <w:t>,</w:t>
      </w:r>
    </w:p>
    <w:p w14:paraId="1D8D647F" w14:textId="3F6276F6" w:rsidR="008A23DC" w:rsidRDefault="008A23DC" w:rsidP="008A23DC">
      <w:pPr>
        <w:rPr>
          <w:lang w:eastAsia="x-none"/>
        </w:rPr>
      </w:pPr>
      <w:r w:rsidRPr="00A5584D">
        <w:rPr>
          <w:highlight w:val="green"/>
          <w:lang w:eastAsia="x-none"/>
        </w:rPr>
        <w:t>For the TS38.21</w:t>
      </w:r>
      <w:r>
        <w:rPr>
          <w:highlight w:val="green"/>
          <w:lang w:eastAsia="x-none"/>
        </w:rPr>
        <w:t>4</w:t>
      </w:r>
      <w:r w:rsidRPr="00A5584D">
        <w:rPr>
          <w:highlight w:val="green"/>
          <w:lang w:eastAsia="x-none"/>
        </w:rPr>
        <w:t xml:space="preserve"> editor:</w:t>
      </w:r>
    </w:p>
    <w:p w14:paraId="74FD9CE5" w14:textId="49BEEA42" w:rsidR="003B63B7" w:rsidRPr="008A23DC" w:rsidRDefault="008A23DC" w:rsidP="00842CF4">
      <w:pPr>
        <w:pStyle w:val="ListParagraph"/>
        <w:numPr>
          <w:ilvl w:val="0"/>
          <w:numId w:val="123"/>
        </w:numPr>
        <w:rPr>
          <w:lang w:eastAsia="x-none"/>
        </w:rPr>
      </w:pPr>
      <w:r w:rsidRPr="008A23DC">
        <w:rPr>
          <w:lang w:eastAsia="x-none"/>
        </w:rPr>
        <w:t xml:space="preserve">The editorial specification changes in </w:t>
      </w:r>
      <w:hyperlink r:id="rId327" w:history="1">
        <w:r w:rsidR="000B5C49">
          <w:rPr>
            <w:rStyle w:val="Hyperlink"/>
            <w:lang w:eastAsia="x-none"/>
          </w:rPr>
          <w:t>R1-2204901</w:t>
        </w:r>
      </w:hyperlink>
      <w:r w:rsidRPr="008A23DC">
        <w:rPr>
          <w:lang w:eastAsia="x-none"/>
        </w:rPr>
        <w:t xml:space="preserve"> is </w:t>
      </w:r>
      <w:r w:rsidR="005F497C">
        <w:rPr>
          <w:lang w:eastAsia="x-none"/>
        </w:rPr>
        <w:t>endors</w:t>
      </w:r>
      <w:r w:rsidRPr="008A23DC">
        <w:rPr>
          <w:lang w:eastAsia="x-none"/>
        </w:rPr>
        <w:t>ed to improve clarity of TS 38.214 specification.</w:t>
      </w:r>
    </w:p>
    <w:p w14:paraId="7A883DFF" w14:textId="77777777" w:rsidR="008A23DC" w:rsidRDefault="008A23DC" w:rsidP="007D7F59">
      <w:pPr>
        <w:rPr>
          <w:lang w:eastAsia="x-none"/>
        </w:rPr>
      </w:pPr>
    </w:p>
    <w:p w14:paraId="1A677D1E" w14:textId="77777777" w:rsidR="005554ED" w:rsidRDefault="005554ED" w:rsidP="007D7F59">
      <w:pPr>
        <w:rPr>
          <w:lang w:eastAsia="x-none"/>
        </w:rPr>
      </w:pPr>
    </w:p>
    <w:p w14:paraId="552A9CA1" w14:textId="3C23F1D8" w:rsidR="007D7F59" w:rsidRPr="005554ED" w:rsidRDefault="001B5688" w:rsidP="007D7F59">
      <w:pPr>
        <w:rPr>
          <w:b/>
          <w:bCs/>
          <w:lang w:eastAsia="x-none"/>
        </w:rPr>
      </w:pPr>
      <w:hyperlink r:id="rId328" w:history="1">
        <w:r w:rsidR="000B5C49">
          <w:rPr>
            <w:rStyle w:val="Hyperlink"/>
            <w:b/>
            <w:bCs/>
            <w:lang w:eastAsia="x-none"/>
          </w:rPr>
          <w:t>R1-2204172</w:t>
        </w:r>
      </w:hyperlink>
      <w:r w:rsidR="007D7F59" w:rsidRPr="005554ED">
        <w:rPr>
          <w:b/>
          <w:bCs/>
          <w:lang w:eastAsia="x-none"/>
        </w:rPr>
        <w:tab/>
        <w:t>Clarification on Configuration Index field in DCI format 3_0</w:t>
      </w:r>
      <w:r w:rsidR="007D7F59" w:rsidRPr="005554ED">
        <w:rPr>
          <w:b/>
          <w:bCs/>
          <w:lang w:eastAsia="x-none"/>
        </w:rPr>
        <w:tab/>
        <w:t>Sharp</w:t>
      </w:r>
    </w:p>
    <w:p w14:paraId="3041ADF2" w14:textId="55C80A91" w:rsidR="003B63B7" w:rsidRDefault="003B63B7" w:rsidP="007D7F59">
      <w:pPr>
        <w:rPr>
          <w:lang w:eastAsia="x-none"/>
        </w:rPr>
      </w:pPr>
      <w:r w:rsidRPr="005554ED">
        <w:rPr>
          <w:b/>
          <w:bCs/>
          <w:lang w:eastAsia="x-none"/>
        </w:rPr>
        <w:t>Decision:</w:t>
      </w:r>
      <w:r>
        <w:rPr>
          <w:lang w:eastAsia="x-none"/>
        </w:rPr>
        <w:t xml:space="preserve"> For the majority</w:t>
      </w:r>
      <w:r w:rsidR="005554ED">
        <w:rPr>
          <w:lang w:eastAsia="x-none"/>
        </w:rPr>
        <w:t>, proposed clarification is not needed. The draft CR is not pursued.</w:t>
      </w:r>
    </w:p>
    <w:p w14:paraId="2F9A6FC7" w14:textId="4E9B347B" w:rsidR="007D7F59" w:rsidRDefault="007D7F59" w:rsidP="00F1460D">
      <w:pPr>
        <w:pStyle w:val="Heading3"/>
      </w:pPr>
      <w:bookmarkStart w:id="46" w:name="_Toc101356964"/>
      <w:bookmarkStart w:id="47" w:name="_Toc105521302"/>
      <w:r w:rsidRPr="00540963">
        <w:t xml:space="preserve">Maintenance </w:t>
      </w:r>
      <w:r>
        <w:t>on</w:t>
      </w:r>
      <w:r w:rsidRPr="00F95794">
        <w:t xml:space="preserve"> </w:t>
      </w:r>
      <w:r w:rsidRPr="00540963">
        <w:t>Physical Layer Enhancements for NR URLLC</w:t>
      </w:r>
      <w:bookmarkEnd w:id="46"/>
      <w:bookmarkEnd w:id="47"/>
    </w:p>
    <w:p w14:paraId="329C0BCB" w14:textId="625EBD6D" w:rsidR="009E4BF3" w:rsidRPr="009E4BF3" w:rsidRDefault="001B5688" w:rsidP="009E4BF3">
      <w:pPr>
        <w:rPr>
          <w:b/>
          <w:bCs/>
          <w:lang w:eastAsia="x-none"/>
        </w:rPr>
      </w:pPr>
      <w:hyperlink r:id="rId329" w:history="1">
        <w:r w:rsidR="000B5C49">
          <w:rPr>
            <w:rStyle w:val="Hyperlink"/>
            <w:b/>
            <w:bCs/>
            <w:lang w:eastAsia="x-none"/>
          </w:rPr>
          <w:t>R1-2205132</w:t>
        </w:r>
      </w:hyperlink>
      <w:r w:rsidR="009E4BF3" w:rsidRPr="009E4BF3">
        <w:rPr>
          <w:b/>
          <w:bCs/>
          <w:lang w:eastAsia="x-none"/>
        </w:rPr>
        <w:tab/>
        <w:t>Summary of preparation phase email discussion for Rel-16 eURLLC</w:t>
      </w:r>
      <w:r w:rsidR="009E4BF3" w:rsidRPr="009E4BF3">
        <w:rPr>
          <w:b/>
          <w:bCs/>
          <w:lang w:eastAsia="x-none"/>
        </w:rPr>
        <w:tab/>
        <w:t>Moderator (Huawei)</w:t>
      </w:r>
    </w:p>
    <w:p w14:paraId="3339270E" w14:textId="77777777" w:rsidR="009E4BF3" w:rsidRPr="009E4BF3" w:rsidRDefault="009E4BF3" w:rsidP="009E4BF3"/>
    <w:p w14:paraId="635CA505" w14:textId="510392A4" w:rsidR="009E4BF3" w:rsidRDefault="001B5688" w:rsidP="009E4BF3">
      <w:pPr>
        <w:rPr>
          <w:lang w:eastAsia="x-none"/>
        </w:rPr>
      </w:pPr>
      <w:hyperlink r:id="rId330" w:history="1">
        <w:r w:rsidR="000B5C49">
          <w:rPr>
            <w:rStyle w:val="Hyperlink"/>
            <w:lang w:eastAsia="x-none"/>
          </w:rPr>
          <w:t>R1-2203186</w:t>
        </w:r>
      </w:hyperlink>
      <w:r w:rsidR="009E4BF3">
        <w:rPr>
          <w:lang w:eastAsia="x-none"/>
        </w:rPr>
        <w:tab/>
        <w:t>The remaining issues on intra-UE multiplexing</w:t>
      </w:r>
      <w:r w:rsidR="009E4BF3">
        <w:rPr>
          <w:lang w:eastAsia="x-none"/>
        </w:rPr>
        <w:tab/>
        <w:t>ZTE</w:t>
      </w:r>
    </w:p>
    <w:p w14:paraId="4939DB54" w14:textId="1A6B453B" w:rsidR="00B0164B" w:rsidRDefault="001B5688" w:rsidP="00B0164B">
      <w:pPr>
        <w:rPr>
          <w:lang w:eastAsia="x-none"/>
        </w:rPr>
      </w:pPr>
      <w:hyperlink r:id="rId331" w:history="1">
        <w:r w:rsidR="000B5C49">
          <w:rPr>
            <w:rStyle w:val="Hyperlink"/>
            <w:lang w:eastAsia="x-none"/>
          </w:rPr>
          <w:t>R1-2203279</w:t>
        </w:r>
      </w:hyperlink>
      <w:r w:rsidR="00B0164B">
        <w:rPr>
          <w:lang w:eastAsia="x-none"/>
        </w:rPr>
        <w:tab/>
        <w:t>[Draft CR] Intra-UE prioritization/multiplexing considering PUCCH repetition</w:t>
      </w:r>
      <w:r w:rsidR="00B0164B">
        <w:rPr>
          <w:lang w:eastAsia="x-none"/>
        </w:rPr>
        <w:tab/>
        <w:t>Nokia, Nokia Shanghai Bell</w:t>
      </w:r>
    </w:p>
    <w:p w14:paraId="062D2503" w14:textId="2BD0D7A8" w:rsidR="009E4BF3" w:rsidRDefault="001B5688" w:rsidP="009E4BF3">
      <w:pPr>
        <w:rPr>
          <w:lang w:eastAsia="x-none"/>
        </w:rPr>
      </w:pPr>
      <w:hyperlink r:id="rId332" w:history="1">
        <w:r w:rsidR="000B5C49">
          <w:rPr>
            <w:rStyle w:val="Hyperlink"/>
            <w:lang w:eastAsia="x-none"/>
          </w:rPr>
          <w:t>R1-2203418</w:t>
        </w:r>
      </w:hyperlink>
      <w:r w:rsidR="009E4BF3">
        <w:rPr>
          <w:lang w:eastAsia="x-none"/>
        </w:rPr>
        <w:tab/>
        <w:t>PUCCH collision handling in case of PUCCH repetition</w:t>
      </w:r>
      <w:r w:rsidR="009E4BF3">
        <w:rPr>
          <w:lang w:eastAsia="x-none"/>
        </w:rPr>
        <w:tab/>
        <w:t>CATT</w:t>
      </w:r>
    </w:p>
    <w:p w14:paraId="2C20832B" w14:textId="56719A6C" w:rsidR="009E4BF3" w:rsidRDefault="001B5688" w:rsidP="009E4BF3">
      <w:pPr>
        <w:rPr>
          <w:lang w:eastAsia="x-none"/>
        </w:rPr>
      </w:pPr>
      <w:hyperlink r:id="rId333" w:history="1">
        <w:r w:rsidR="000B5C49">
          <w:rPr>
            <w:rStyle w:val="Hyperlink"/>
            <w:lang w:eastAsia="x-none"/>
          </w:rPr>
          <w:t>R1-2204001</w:t>
        </w:r>
      </w:hyperlink>
      <w:r w:rsidR="009E4BF3">
        <w:rPr>
          <w:lang w:eastAsia="x-none"/>
        </w:rPr>
        <w:tab/>
        <w:t>Clarification on collision handling for overlapping PUCCHs with repetitions</w:t>
      </w:r>
      <w:r w:rsidR="009E4BF3">
        <w:rPr>
          <w:lang w:eastAsia="x-none"/>
        </w:rPr>
        <w:tab/>
        <w:t>OPPO</w:t>
      </w:r>
    </w:p>
    <w:p w14:paraId="567BD030" w14:textId="65EA2FC5" w:rsidR="00E66A0D" w:rsidRDefault="001B5688" w:rsidP="00E66A0D">
      <w:pPr>
        <w:rPr>
          <w:lang w:eastAsia="x-none"/>
        </w:rPr>
      </w:pPr>
      <w:hyperlink r:id="rId334" w:history="1">
        <w:r w:rsidR="000B5C49">
          <w:rPr>
            <w:rStyle w:val="Hyperlink"/>
            <w:lang w:eastAsia="x-none"/>
          </w:rPr>
          <w:t>R1-2204975</w:t>
        </w:r>
      </w:hyperlink>
      <w:r w:rsidR="00E66A0D">
        <w:rPr>
          <w:lang w:eastAsia="x-none"/>
        </w:rPr>
        <w:tab/>
        <w:t>Discussion on Rel-16 Span-based PDCCH monitoring</w:t>
      </w:r>
      <w:r w:rsidR="00E66A0D">
        <w:rPr>
          <w:lang w:eastAsia="x-none"/>
        </w:rPr>
        <w:tab/>
        <w:t>Qualcomm Incorporated</w:t>
      </w:r>
    </w:p>
    <w:p w14:paraId="457BF5CB" w14:textId="69C09B79" w:rsidR="00E66A0D" w:rsidRDefault="00E66A0D" w:rsidP="009E4BF3">
      <w:r>
        <w:t xml:space="preserve">Note: See summary in </w:t>
      </w:r>
      <w:hyperlink r:id="rId335" w:history="1">
        <w:r w:rsidR="000B5C49">
          <w:rPr>
            <w:rStyle w:val="Hyperlink"/>
          </w:rPr>
          <w:t>R1-2205132</w:t>
        </w:r>
      </w:hyperlink>
      <w:r>
        <w:t xml:space="preserve"> for the decisions on above contributions.</w:t>
      </w:r>
    </w:p>
    <w:p w14:paraId="66D3E114" w14:textId="77777777" w:rsidR="00E66A0D" w:rsidRDefault="00E66A0D" w:rsidP="009E4BF3"/>
    <w:p w14:paraId="46055ADE" w14:textId="77777777" w:rsidR="00E66A0D" w:rsidRDefault="00E66A0D" w:rsidP="009E4BF3"/>
    <w:p w14:paraId="36C4433B" w14:textId="5F8EEF5F" w:rsidR="00B0164B" w:rsidRDefault="001B5688" w:rsidP="00B0164B">
      <w:pPr>
        <w:rPr>
          <w:lang w:eastAsia="x-none"/>
        </w:rPr>
      </w:pPr>
      <w:hyperlink r:id="rId336" w:history="1">
        <w:r w:rsidR="000B5C49">
          <w:rPr>
            <w:rStyle w:val="Hyperlink"/>
            <w:lang w:eastAsia="x-none"/>
          </w:rPr>
          <w:t>R1-2203075</w:t>
        </w:r>
      </w:hyperlink>
      <w:r w:rsidR="00B0164B">
        <w:rPr>
          <w:lang w:eastAsia="x-none"/>
        </w:rPr>
        <w:tab/>
        <w:t>Remaining issues on UCI multiplexing and prioritization</w:t>
      </w:r>
      <w:r w:rsidR="00B0164B">
        <w:rPr>
          <w:lang w:eastAsia="x-none"/>
        </w:rPr>
        <w:tab/>
        <w:t>Huawei, HiSilicon</w:t>
      </w:r>
    </w:p>
    <w:p w14:paraId="0D1613DF" w14:textId="40B46417" w:rsidR="00B0164B" w:rsidRDefault="001B5688" w:rsidP="00B0164B">
      <w:pPr>
        <w:rPr>
          <w:lang w:eastAsia="x-none"/>
        </w:rPr>
      </w:pPr>
      <w:hyperlink r:id="rId337" w:history="1">
        <w:r w:rsidR="000B5C49">
          <w:rPr>
            <w:rStyle w:val="Hyperlink"/>
            <w:lang w:eastAsia="x-none"/>
          </w:rPr>
          <w:t>R1-2203300</w:t>
        </w:r>
      </w:hyperlink>
      <w:r w:rsidR="00B0164B">
        <w:rPr>
          <w:lang w:eastAsia="x-none"/>
        </w:rPr>
        <w:tab/>
        <w:t>Discussion on UE procedures for UCI multiplexing and prioritization</w:t>
      </w:r>
      <w:r w:rsidR="00B0164B">
        <w:rPr>
          <w:lang w:eastAsia="x-none"/>
        </w:rPr>
        <w:tab/>
        <w:t>Spreadtrum Communications</w:t>
      </w:r>
    </w:p>
    <w:p w14:paraId="146DEA0A" w14:textId="0F7A6AF8" w:rsidR="00B0164B" w:rsidRDefault="001B5688" w:rsidP="00B0164B">
      <w:pPr>
        <w:rPr>
          <w:lang w:eastAsia="x-none"/>
        </w:rPr>
      </w:pPr>
      <w:hyperlink r:id="rId338" w:history="1">
        <w:r w:rsidR="000B5C49">
          <w:rPr>
            <w:rStyle w:val="Hyperlink"/>
            <w:lang w:eastAsia="x-none"/>
          </w:rPr>
          <w:t>R1-2203419</w:t>
        </w:r>
      </w:hyperlink>
      <w:r w:rsidR="00B0164B">
        <w:rPr>
          <w:lang w:eastAsia="x-none"/>
        </w:rPr>
        <w:tab/>
        <w:t>Discussion on intra-UE multiplexing/prioritization for eURLLC</w:t>
      </w:r>
      <w:r w:rsidR="00B0164B">
        <w:rPr>
          <w:lang w:eastAsia="x-none"/>
        </w:rPr>
        <w:tab/>
        <w:t>CATT</w:t>
      </w:r>
    </w:p>
    <w:p w14:paraId="52CB8E78" w14:textId="76C9A94F" w:rsidR="00B0164B" w:rsidRDefault="001B5688" w:rsidP="00B0164B">
      <w:pPr>
        <w:rPr>
          <w:lang w:eastAsia="x-none"/>
        </w:rPr>
      </w:pPr>
      <w:hyperlink r:id="rId339" w:history="1">
        <w:r w:rsidR="000B5C49">
          <w:rPr>
            <w:rStyle w:val="Hyperlink"/>
            <w:lang w:eastAsia="x-none"/>
          </w:rPr>
          <w:t>R1-2204000</w:t>
        </w:r>
      </w:hyperlink>
      <w:r w:rsidR="00B0164B">
        <w:rPr>
          <w:lang w:eastAsia="x-none"/>
        </w:rPr>
        <w:tab/>
        <w:t>Discussion on scheduling and HARQ enhancement</w:t>
      </w:r>
      <w:r w:rsidR="00B0164B">
        <w:rPr>
          <w:lang w:eastAsia="x-none"/>
        </w:rPr>
        <w:tab/>
        <w:t>OPPO</w:t>
      </w:r>
    </w:p>
    <w:p w14:paraId="59FAC262" w14:textId="4BD1E0F5" w:rsidR="00B0164B" w:rsidRDefault="001B5688" w:rsidP="00B0164B">
      <w:pPr>
        <w:rPr>
          <w:lang w:eastAsia="x-none"/>
        </w:rPr>
      </w:pPr>
      <w:hyperlink r:id="rId340" w:history="1">
        <w:r w:rsidR="000B5C49">
          <w:rPr>
            <w:rStyle w:val="Hyperlink"/>
            <w:lang w:eastAsia="x-none"/>
          </w:rPr>
          <w:t>R1-2204197</w:t>
        </w:r>
      </w:hyperlink>
      <w:r w:rsidR="00B0164B">
        <w:rPr>
          <w:lang w:eastAsia="x-none"/>
        </w:rPr>
        <w:tab/>
        <w:t>Remaining issues on intra-UE multiplexing/prioritization for eURLLC</w:t>
      </w:r>
      <w:r w:rsidR="00B0164B">
        <w:rPr>
          <w:lang w:eastAsia="x-none"/>
        </w:rPr>
        <w:tab/>
        <w:t>Apple, Ericsson, OPPO, Huawei, HiSilicon, Nokia, Nokia Shanghai Bell</w:t>
      </w:r>
    </w:p>
    <w:p w14:paraId="7BFE1583" w14:textId="77777777" w:rsidR="009E4BF3" w:rsidRPr="009E4BF3" w:rsidRDefault="007D7F59" w:rsidP="007D7F59">
      <w:pPr>
        <w:rPr>
          <w:lang w:eastAsia="x-none"/>
        </w:rPr>
      </w:pPr>
      <w:r w:rsidRPr="009E4BF3">
        <w:rPr>
          <w:lang w:eastAsia="x-none"/>
        </w:rPr>
        <w:t xml:space="preserve">[109-e-R16-URLLC-01] </w:t>
      </w:r>
      <w:r w:rsidR="009E4BF3" w:rsidRPr="009E4BF3">
        <w:rPr>
          <w:lang w:eastAsia="x-none"/>
        </w:rPr>
        <w:t>– Sigen (Apple)</w:t>
      </w:r>
    </w:p>
    <w:p w14:paraId="52BF025A" w14:textId="3907D188" w:rsidR="007D7F59" w:rsidRDefault="007D7F59" w:rsidP="007D7F59">
      <w:pPr>
        <w:rPr>
          <w:lang w:eastAsia="x-none"/>
        </w:rPr>
      </w:pPr>
      <w:r w:rsidRPr="009E4BF3">
        <w:rPr>
          <w:lang w:eastAsia="x-none"/>
        </w:rPr>
        <w:t>Issue#1: Remaining issues on UCI multiplexing and prioritization by May 18</w:t>
      </w:r>
    </w:p>
    <w:p w14:paraId="1159A39B" w14:textId="177655ED" w:rsidR="009E4BF3" w:rsidRPr="009E4BF3" w:rsidRDefault="001B5688" w:rsidP="009E4BF3">
      <w:pPr>
        <w:rPr>
          <w:b/>
          <w:bCs/>
          <w:lang w:eastAsia="x-none"/>
        </w:rPr>
      </w:pPr>
      <w:hyperlink r:id="rId341" w:history="1">
        <w:r w:rsidR="000B5C49">
          <w:rPr>
            <w:rStyle w:val="Hyperlink"/>
            <w:b/>
            <w:bCs/>
            <w:lang w:eastAsia="x-none"/>
          </w:rPr>
          <w:t>R1-2205385</w:t>
        </w:r>
      </w:hyperlink>
      <w:r w:rsidR="009E4BF3" w:rsidRPr="009E4BF3">
        <w:rPr>
          <w:b/>
          <w:bCs/>
          <w:lang w:eastAsia="x-none"/>
        </w:rPr>
        <w:tab/>
        <w:t>Summary #1 of email discussion [109-e-R16-URLLC-01] on UCI multiplexing and prioritization in Rel-16</w:t>
      </w:r>
      <w:r w:rsidR="009E4BF3" w:rsidRPr="009E4BF3">
        <w:rPr>
          <w:b/>
          <w:bCs/>
          <w:lang w:eastAsia="x-none"/>
        </w:rPr>
        <w:tab/>
        <w:t>Moderator (Apple)</w:t>
      </w:r>
    </w:p>
    <w:p w14:paraId="04CA2777" w14:textId="021C5FB8" w:rsidR="007D7F59" w:rsidRDefault="009E4BF3" w:rsidP="007D7F59">
      <w:pPr>
        <w:rPr>
          <w:lang w:eastAsia="x-none"/>
        </w:rPr>
      </w:pPr>
      <w:r>
        <w:rPr>
          <w:lang w:eastAsia="x-none"/>
        </w:rPr>
        <w:t>From May 16</w:t>
      </w:r>
      <w:r w:rsidRPr="009E4BF3">
        <w:rPr>
          <w:vertAlign w:val="superscript"/>
          <w:lang w:eastAsia="x-none"/>
        </w:rPr>
        <w:t>th</w:t>
      </w:r>
      <w:r>
        <w:rPr>
          <w:lang w:eastAsia="x-none"/>
        </w:rPr>
        <w:t xml:space="preserve"> GTW session, no consensus could be reached on any of the following options:</w:t>
      </w:r>
    </w:p>
    <w:p w14:paraId="6F6B363E" w14:textId="77777777" w:rsidR="009E4BF3" w:rsidRPr="009E4BF3" w:rsidRDefault="009E4BF3" w:rsidP="00CF6E6D">
      <w:pPr>
        <w:numPr>
          <w:ilvl w:val="0"/>
          <w:numId w:val="228"/>
        </w:numPr>
        <w:jc w:val="both"/>
        <w:textAlignment w:val="baseline"/>
        <w:rPr>
          <w:sz w:val="18"/>
          <w:szCs w:val="18"/>
        </w:rPr>
      </w:pPr>
      <w:r w:rsidRPr="009E4BF3">
        <w:rPr>
          <w:b/>
          <w:bCs/>
          <w:sz w:val="18"/>
          <w:szCs w:val="18"/>
        </w:rPr>
        <w:t>Option 2 (v2)</w:t>
      </w:r>
      <w:r w:rsidRPr="009E4BF3">
        <w:rPr>
          <w:sz w:val="18"/>
          <w:szCs w:val="18"/>
        </w:rPr>
        <w:t>: The UE does not use the outcome of intermediate multiplexing for HP channels to cancel LP channels.</w:t>
      </w:r>
    </w:p>
    <w:p w14:paraId="7F0CEC9E" w14:textId="0CEEB9EC" w:rsidR="009E4BF3" w:rsidRPr="009E4BF3" w:rsidRDefault="009E4BF3" w:rsidP="00CF6E6D">
      <w:pPr>
        <w:numPr>
          <w:ilvl w:val="1"/>
          <w:numId w:val="229"/>
        </w:numPr>
        <w:textAlignment w:val="baseline"/>
        <w:rPr>
          <w:sz w:val="18"/>
          <w:szCs w:val="18"/>
        </w:rPr>
      </w:pPr>
      <w:r w:rsidRPr="009E4BF3">
        <w:rPr>
          <w:sz w:val="18"/>
          <w:szCs w:val="18"/>
        </w:rPr>
        <w:t>Any HP channel</w:t>
      </w:r>
      <w:r>
        <w:rPr>
          <w:sz w:val="18"/>
          <w:szCs w:val="18"/>
        </w:rPr>
        <w:t xml:space="preserve"> </w:t>
      </w:r>
      <w:r w:rsidRPr="009E4BF3">
        <w:rPr>
          <w:color w:val="FF0000"/>
          <w:sz w:val="18"/>
          <w:szCs w:val="18"/>
        </w:rPr>
        <w:t>with a corresponding DCI</w:t>
      </w:r>
      <w:r>
        <w:rPr>
          <w:color w:val="FF0000"/>
          <w:sz w:val="18"/>
          <w:szCs w:val="18"/>
        </w:rPr>
        <w:t xml:space="preserve"> </w:t>
      </w:r>
      <w:r w:rsidRPr="009E4BF3">
        <w:rPr>
          <w:sz w:val="18"/>
          <w:szCs w:val="18"/>
        </w:rPr>
        <w:t>that overrides or overlaps with a HP channel that overlaps with a LP channel shall meet the cancellation timeline, namely</w:t>
      </w:r>
      <w:r w:rsidRPr="009E4BF3">
        <w:rPr>
          <w:rStyle w:val="apple-converted-space"/>
          <w:sz w:val="18"/>
          <w:szCs w:val="18"/>
        </w:rPr>
        <w:t> </w:t>
      </w:r>
      <w:r w:rsidRPr="009E4BF3">
        <w:rPr>
          <w:sz w:val="18"/>
          <w:szCs w:val="18"/>
        </w:rPr>
        <w:t xml:space="preserve">all </w:t>
      </w:r>
      <w:r w:rsidRPr="009E4BF3">
        <w:rPr>
          <w:strike/>
          <w:color w:val="00B0F0"/>
          <w:sz w:val="18"/>
          <w:szCs w:val="18"/>
        </w:rPr>
        <w:t>HP</w:t>
      </w:r>
      <w:r w:rsidRPr="009E4BF3">
        <w:rPr>
          <w:sz w:val="18"/>
          <w:szCs w:val="18"/>
        </w:rPr>
        <w:t xml:space="preserve"> DCIs</w:t>
      </w:r>
      <w:r w:rsidRPr="009E4BF3">
        <w:rPr>
          <w:rStyle w:val="apple-converted-space"/>
          <w:sz w:val="18"/>
          <w:szCs w:val="18"/>
        </w:rPr>
        <w:t> </w:t>
      </w:r>
      <w:r w:rsidRPr="009E4BF3">
        <w:rPr>
          <w:rStyle w:val="apple-converted-space"/>
          <w:color w:val="00B0F0"/>
          <w:sz w:val="18"/>
          <w:szCs w:val="18"/>
        </w:rPr>
        <w:t xml:space="preserve">corresponding to these HP channels </w:t>
      </w:r>
      <w:r w:rsidRPr="009E4BF3">
        <w:rPr>
          <w:sz w:val="18"/>
          <w:szCs w:val="18"/>
        </w:rPr>
        <w:t>must arrive</w:t>
      </w:r>
      <w:r>
        <w:rPr>
          <w:sz w:val="18"/>
          <w:szCs w:val="18"/>
        </w:rPr>
        <w:t xml:space="preserve"> </w:t>
      </w:r>
      <w:r w:rsidRPr="009E4BF3">
        <w:rPr>
          <w:i/>
          <w:iCs/>
          <w:sz w:val="18"/>
          <w:szCs w:val="18"/>
        </w:rPr>
        <w:t>Tproc,2+d1</w:t>
      </w:r>
      <w:r>
        <w:rPr>
          <w:rStyle w:val="apple-converted-space"/>
          <w:i/>
          <w:iCs/>
          <w:sz w:val="18"/>
          <w:szCs w:val="18"/>
        </w:rPr>
        <w:t xml:space="preserve"> </w:t>
      </w:r>
      <w:r w:rsidRPr="009E4BF3">
        <w:rPr>
          <w:sz w:val="18"/>
          <w:szCs w:val="18"/>
        </w:rPr>
        <w:t>before</w:t>
      </w:r>
      <w:r>
        <w:rPr>
          <w:sz w:val="18"/>
          <w:szCs w:val="18"/>
        </w:rPr>
        <w:t xml:space="preserve"> </w:t>
      </w:r>
      <w:r w:rsidRPr="009E4BF3">
        <w:rPr>
          <w:sz w:val="18"/>
          <w:szCs w:val="18"/>
        </w:rPr>
        <w:t>the</w:t>
      </w:r>
      <w:r>
        <w:rPr>
          <w:sz w:val="18"/>
          <w:szCs w:val="18"/>
        </w:rPr>
        <w:t xml:space="preserve"> </w:t>
      </w:r>
      <w:r w:rsidRPr="009E4BF3">
        <w:rPr>
          <w:b/>
          <w:bCs/>
          <w:sz w:val="18"/>
          <w:szCs w:val="18"/>
        </w:rPr>
        <w:t>earliest</w:t>
      </w:r>
      <w:r>
        <w:rPr>
          <w:b/>
          <w:bCs/>
          <w:sz w:val="18"/>
          <w:szCs w:val="18"/>
        </w:rPr>
        <w:t xml:space="preserve"> </w:t>
      </w:r>
      <w:r w:rsidRPr="009E4BF3">
        <w:rPr>
          <w:sz w:val="18"/>
          <w:szCs w:val="18"/>
        </w:rPr>
        <w:t>symbol</w:t>
      </w:r>
      <w:r>
        <w:rPr>
          <w:sz w:val="18"/>
          <w:szCs w:val="18"/>
        </w:rPr>
        <w:t xml:space="preserve"> </w:t>
      </w:r>
      <w:r w:rsidRPr="009E4BF3">
        <w:rPr>
          <w:strike/>
          <w:color w:val="FF0000"/>
          <w:sz w:val="18"/>
          <w:szCs w:val="18"/>
        </w:rPr>
        <w:t>of the LP channel</w:t>
      </w:r>
      <w:r w:rsidRPr="009E4BF3">
        <w:rPr>
          <w:rStyle w:val="apple-converted-space"/>
          <w:strike/>
          <w:color w:val="FF0000"/>
          <w:sz w:val="18"/>
          <w:szCs w:val="18"/>
        </w:rPr>
        <w:t> </w:t>
      </w:r>
      <w:r w:rsidRPr="009E4BF3">
        <w:rPr>
          <w:strike/>
          <w:color w:val="FF0000"/>
          <w:sz w:val="18"/>
          <w:szCs w:val="18"/>
        </w:rPr>
        <w:t>that would be cancelled by</w:t>
      </w:r>
      <w:r w:rsidRPr="009E4BF3">
        <w:rPr>
          <w:rStyle w:val="apple-converted-space"/>
          <w:strike/>
          <w:color w:val="FF0000"/>
          <w:sz w:val="18"/>
          <w:szCs w:val="18"/>
        </w:rPr>
        <w:t> </w:t>
      </w:r>
      <w:r w:rsidRPr="009E4BF3">
        <w:rPr>
          <w:strike/>
          <w:color w:val="FF0000"/>
          <w:sz w:val="18"/>
          <w:szCs w:val="18"/>
        </w:rPr>
        <w:t>the</w:t>
      </w:r>
      <w:r w:rsidRPr="009E4BF3">
        <w:rPr>
          <w:rStyle w:val="apple-converted-space"/>
          <w:strike/>
          <w:color w:val="FF0000"/>
          <w:sz w:val="18"/>
          <w:szCs w:val="18"/>
        </w:rPr>
        <w:t> </w:t>
      </w:r>
      <w:r w:rsidRPr="009E4BF3">
        <w:rPr>
          <w:strike/>
          <w:color w:val="FF0000"/>
          <w:sz w:val="18"/>
          <w:szCs w:val="18"/>
        </w:rPr>
        <w:t>any</w:t>
      </w:r>
      <w:r w:rsidRPr="009E4BF3">
        <w:rPr>
          <w:color w:val="FF0000"/>
          <w:sz w:val="18"/>
          <w:szCs w:val="18"/>
        </w:rPr>
        <w:t xml:space="preserve"> of the</w:t>
      </w:r>
      <w:r w:rsidRPr="009E4BF3">
        <w:rPr>
          <w:color w:val="00B0F0"/>
          <w:sz w:val="18"/>
          <w:szCs w:val="18"/>
        </w:rPr>
        <w:t>se</w:t>
      </w:r>
      <w:r w:rsidRPr="009E4BF3">
        <w:rPr>
          <w:rStyle w:val="apple-converted-space"/>
          <w:color w:val="FF0000"/>
          <w:sz w:val="18"/>
          <w:szCs w:val="18"/>
        </w:rPr>
        <w:t> </w:t>
      </w:r>
      <w:r w:rsidRPr="009E4BF3">
        <w:rPr>
          <w:sz w:val="18"/>
          <w:szCs w:val="18"/>
        </w:rPr>
        <w:t>HP channel</w:t>
      </w:r>
      <w:r w:rsidRPr="009E4BF3">
        <w:rPr>
          <w:color w:val="FF0000"/>
          <w:sz w:val="18"/>
          <w:szCs w:val="18"/>
        </w:rPr>
        <w:t>s</w:t>
      </w:r>
      <w:r w:rsidRPr="009E4BF3">
        <w:rPr>
          <w:sz w:val="18"/>
          <w:szCs w:val="18"/>
        </w:rPr>
        <w:t>.</w:t>
      </w:r>
    </w:p>
    <w:p w14:paraId="2DDE7298" w14:textId="77777777" w:rsidR="009E4BF3" w:rsidRPr="009E4BF3" w:rsidRDefault="009E4BF3" w:rsidP="00CF6E6D">
      <w:pPr>
        <w:numPr>
          <w:ilvl w:val="1"/>
          <w:numId w:val="229"/>
        </w:numPr>
        <w:jc w:val="both"/>
        <w:textAlignment w:val="baseline"/>
        <w:rPr>
          <w:sz w:val="18"/>
          <w:szCs w:val="18"/>
        </w:rPr>
      </w:pPr>
      <w:r w:rsidRPr="009E4BF3">
        <w:rPr>
          <w:sz w:val="18"/>
          <w:szCs w:val="18"/>
        </w:rPr>
        <w:t>All HP PUCCH/PUSCH channels except the final HP PUCCH/PUSCH that gets transmitted by the UE are intermediate channel</w:t>
      </w:r>
    </w:p>
    <w:p w14:paraId="49DEFB2C" w14:textId="77777777" w:rsidR="009E4BF3" w:rsidRPr="009E4BF3" w:rsidRDefault="009E4BF3" w:rsidP="00CF6E6D">
      <w:pPr>
        <w:numPr>
          <w:ilvl w:val="1"/>
          <w:numId w:val="229"/>
        </w:numPr>
        <w:jc w:val="both"/>
        <w:textAlignment w:val="baseline"/>
        <w:rPr>
          <w:sz w:val="18"/>
          <w:szCs w:val="18"/>
        </w:rPr>
      </w:pPr>
      <w:r w:rsidRPr="009E4BF3">
        <w:rPr>
          <w:sz w:val="18"/>
          <w:szCs w:val="18"/>
        </w:rPr>
        <w:t>Objection: Qualcomm, Intel</w:t>
      </w:r>
    </w:p>
    <w:p w14:paraId="0A56AB8B" w14:textId="057EDC6F" w:rsidR="009E4BF3" w:rsidRPr="009E4BF3" w:rsidRDefault="009E4BF3" w:rsidP="00CF6E6D">
      <w:pPr>
        <w:numPr>
          <w:ilvl w:val="0"/>
          <w:numId w:val="227"/>
        </w:numPr>
        <w:overflowPunct w:val="0"/>
        <w:autoSpaceDE w:val="0"/>
        <w:autoSpaceDN w:val="0"/>
        <w:adjustRightInd w:val="0"/>
        <w:jc w:val="both"/>
        <w:textAlignment w:val="baseline"/>
        <w:rPr>
          <w:sz w:val="18"/>
          <w:szCs w:val="18"/>
        </w:rPr>
      </w:pPr>
      <w:r w:rsidRPr="009E4BF3">
        <w:rPr>
          <w:b/>
          <w:bCs/>
          <w:sz w:val="18"/>
          <w:szCs w:val="18"/>
        </w:rPr>
        <w:t>Option 3</w:t>
      </w:r>
      <w:r w:rsidRPr="009E4BF3">
        <w:rPr>
          <w:sz w:val="18"/>
          <w:szCs w:val="18"/>
        </w:rPr>
        <w:t xml:space="preserve">: [No change from the spec is needed] Clarify that the “before or after” term in Claus 9 in 38.213 is interpreted as: </w:t>
      </w:r>
    </w:p>
    <w:p w14:paraId="39FF9DD5" w14:textId="77777777" w:rsidR="009E4BF3" w:rsidRPr="009E4BF3" w:rsidRDefault="009E4BF3" w:rsidP="00CF6E6D">
      <w:pPr>
        <w:numPr>
          <w:ilvl w:val="1"/>
          <w:numId w:val="227"/>
        </w:numPr>
        <w:overflowPunct w:val="0"/>
        <w:autoSpaceDE w:val="0"/>
        <w:autoSpaceDN w:val="0"/>
        <w:adjustRightInd w:val="0"/>
        <w:jc w:val="both"/>
        <w:textAlignment w:val="baseline"/>
        <w:rPr>
          <w:sz w:val="18"/>
          <w:szCs w:val="18"/>
        </w:rPr>
      </w:pPr>
      <w:r w:rsidRPr="009E4BF3">
        <w:rPr>
          <w:sz w:val="18"/>
          <w:szCs w:val="18"/>
        </w:rPr>
        <w:t>the UE checks overlapping between HP and LP channel for each HP grant it receives, including any intermediate HP channel that results from UCI multiplexing and PUCCH overriding triggered by each of the HP grant.</w:t>
      </w:r>
    </w:p>
    <w:p w14:paraId="1E56BFE9" w14:textId="4627F215" w:rsidR="009E4BF3" w:rsidRPr="009E4BF3" w:rsidRDefault="009E4BF3" w:rsidP="00CF6E6D">
      <w:pPr>
        <w:numPr>
          <w:ilvl w:val="1"/>
          <w:numId w:val="227"/>
        </w:numPr>
        <w:overflowPunct w:val="0"/>
        <w:autoSpaceDE w:val="0"/>
        <w:autoSpaceDN w:val="0"/>
        <w:adjustRightInd w:val="0"/>
        <w:jc w:val="both"/>
        <w:textAlignment w:val="baseline"/>
        <w:rPr>
          <w:sz w:val="18"/>
          <w:szCs w:val="18"/>
        </w:rPr>
      </w:pPr>
      <w:r w:rsidRPr="009E4BF3">
        <w:rPr>
          <w:sz w:val="18"/>
          <w:szCs w:val="18"/>
        </w:rPr>
        <w:t>Objection: Huawei/HiSi</w:t>
      </w:r>
      <w:r>
        <w:rPr>
          <w:sz w:val="18"/>
          <w:szCs w:val="18"/>
        </w:rPr>
        <w:t>licon</w:t>
      </w:r>
      <w:r w:rsidRPr="009E4BF3">
        <w:rPr>
          <w:sz w:val="18"/>
          <w:szCs w:val="18"/>
        </w:rPr>
        <w:t>, Apple, OPPO</w:t>
      </w:r>
    </w:p>
    <w:p w14:paraId="010D04B9" w14:textId="77777777" w:rsidR="009E4BF3" w:rsidRPr="009E4BF3" w:rsidRDefault="009E4BF3" w:rsidP="00CF6E6D">
      <w:pPr>
        <w:numPr>
          <w:ilvl w:val="0"/>
          <w:numId w:val="227"/>
        </w:numPr>
        <w:overflowPunct w:val="0"/>
        <w:autoSpaceDE w:val="0"/>
        <w:autoSpaceDN w:val="0"/>
        <w:adjustRightInd w:val="0"/>
        <w:contextualSpacing/>
        <w:textAlignment w:val="baseline"/>
        <w:rPr>
          <w:sz w:val="18"/>
          <w:szCs w:val="18"/>
        </w:rPr>
      </w:pPr>
      <w:r w:rsidRPr="009E4BF3">
        <w:rPr>
          <w:b/>
          <w:bCs/>
          <w:sz w:val="18"/>
          <w:szCs w:val="18"/>
        </w:rPr>
        <w:lastRenderedPageBreak/>
        <w:t>Option 3b</w:t>
      </w:r>
      <w:r w:rsidRPr="009E4BF3">
        <w:rPr>
          <w:sz w:val="18"/>
          <w:szCs w:val="18"/>
        </w:rPr>
        <w:t>:</w:t>
      </w:r>
    </w:p>
    <w:p w14:paraId="6B7ACDB9" w14:textId="77777777" w:rsidR="009E4BF3" w:rsidRPr="009E4BF3" w:rsidRDefault="009E4BF3" w:rsidP="00CF6E6D">
      <w:pPr>
        <w:numPr>
          <w:ilvl w:val="1"/>
          <w:numId w:val="227"/>
        </w:numPr>
        <w:overflowPunct w:val="0"/>
        <w:autoSpaceDE w:val="0"/>
        <w:autoSpaceDN w:val="0"/>
        <w:adjustRightInd w:val="0"/>
        <w:contextualSpacing/>
        <w:textAlignment w:val="baseline"/>
        <w:rPr>
          <w:sz w:val="18"/>
          <w:szCs w:val="18"/>
        </w:rPr>
      </w:pPr>
      <w:r w:rsidRPr="009E4BF3">
        <w:rPr>
          <w:sz w:val="18"/>
          <w:szCs w:val="18"/>
        </w:rPr>
        <w:t>Cancellation timeline needs to be satisfied for a group of overlapping HP channels as long as one of the HP channels overlaps with a LP channel.</w:t>
      </w:r>
    </w:p>
    <w:p w14:paraId="61332BF7" w14:textId="77777777" w:rsidR="009E4BF3" w:rsidRPr="009E4BF3" w:rsidRDefault="009E4BF3" w:rsidP="00CF6E6D">
      <w:pPr>
        <w:numPr>
          <w:ilvl w:val="1"/>
          <w:numId w:val="227"/>
        </w:numPr>
        <w:overflowPunct w:val="0"/>
        <w:autoSpaceDE w:val="0"/>
        <w:autoSpaceDN w:val="0"/>
        <w:adjustRightInd w:val="0"/>
        <w:contextualSpacing/>
        <w:textAlignment w:val="baseline"/>
        <w:rPr>
          <w:sz w:val="18"/>
          <w:szCs w:val="18"/>
        </w:rPr>
      </w:pPr>
      <w:r w:rsidRPr="009E4BF3">
        <w:rPr>
          <w:sz w:val="18"/>
          <w:szCs w:val="18"/>
        </w:rPr>
        <w:t>HP PUCCH for HARQ-ACK indicated by each DCI can cancel LP.</w:t>
      </w:r>
    </w:p>
    <w:p w14:paraId="032A8E8E" w14:textId="77777777" w:rsidR="009E4BF3" w:rsidRPr="009E4BF3" w:rsidRDefault="009E4BF3" w:rsidP="00CF6E6D">
      <w:pPr>
        <w:numPr>
          <w:ilvl w:val="1"/>
          <w:numId w:val="227"/>
        </w:numPr>
        <w:overflowPunct w:val="0"/>
        <w:autoSpaceDE w:val="0"/>
        <w:autoSpaceDN w:val="0"/>
        <w:adjustRightInd w:val="0"/>
        <w:contextualSpacing/>
        <w:textAlignment w:val="baseline"/>
        <w:rPr>
          <w:sz w:val="18"/>
          <w:szCs w:val="18"/>
        </w:rPr>
      </w:pPr>
      <w:r w:rsidRPr="009E4BF3">
        <w:rPr>
          <w:sz w:val="18"/>
          <w:szCs w:val="18"/>
        </w:rPr>
        <w:t>Final HP PUCCH or PUSCH is used to cancel LP.</w:t>
      </w:r>
    </w:p>
    <w:p w14:paraId="12AB9FAD" w14:textId="77777777" w:rsidR="009E4BF3" w:rsidRPr="009E4BF3" w:rsidRDefault="009E4BF3" w:rsidP="00CF6E6D">
      <w:pPr>
        <w:numPr>
          <w:ilvl w:val="1"/>
          <w:numId w:val="227"/>
        </w:numPr>
        <w:jc w:val="both"/>
        <w:textAlignment w:val="baseline"/>
        <w:rPr>
          <w:sz w:val="18"/>
          <w:szCs w:val="18"/>
        </w:rPr>
      </w:pPr>
      <w:r w:rsidRPr="009E4BF3">
        <w:rPr>
          <w:sz w:val="18"/>
          <w:szCs w:val="18"/>
        </w:rPr>
        <w:t>Objection: Qualcomm, Intel, Samsung</w:t>
      </w:r>
    </w:p>
    <w:p w14:paraId="1590CF3E" w14:textId="49C9961B" w:rsidR="009E4BF3" w:rsidRDefault="00036244" w:rsidP="007D7F59">
      <w:pPr>
        <w:rPr>
          <w:lang w:eastAsia="x-none"/>
        </w:rPr>
      </w:pPr>
      <w:r>
        <w:rPr>
          <w:lang w:eastAsia="x-none"/>
        </w:rPr>
        <w:t xml:space="preserve">Final summary in </w:t>
      </w:r>
      <w:hyperlink r:id="rId342" w:history="1">
        <w:r w:rsidR="000B5C49">
          <w:rPr>
            <w:rStyle w:val="Hyperlink"/>
            <w:lang w:eastAsia="x-none"/>
          </w:rPr>
          <w:t>R1-2205606</w:t>
        </w:r>
      </w:hyperlink>
      <w:r>
        <w:rPr>
          <w:lang w:eastAsia="x-none"/>
        </w:rPr>
        <w:t>.</w:t>
      </w:r>
    </w:p>
    <w:p w14:paraId="3CD3BA36" w14:textId="219B7F30" w:rsidR="00036244" w:rsidRDefault="00036244" w:rsidP="007D7F59">
      <w:pPr>
        <w:rPr>
          <w:lang w:eastAsia="x-none"/>
        </w:rPr>
      </w:pPr>
    </w:p>
    <w:p w14:paraId="6D51AE1F" w14:textId="77777777" w:rsidR="009E4BF3" w:rsidRDefault="009E4BF3" w:rsidP="007D7F59">
      <w:pPr>
        <w:rPr>
          <w:lang w:eastAsia="x-none"/>
        </w:rPr>
      </w:pPr>
    </w:p>
    <w:p w14:paraId="528489B5" w14:textId="4355EEBE" w:rsidR="00B0164B" w:rsidRDefault="001B5688" w:rsidP="00B0164B">
      <w:pPr>
        <w:rPr>
          <w:lang w:eastAsia="x-none"/>
        </w:rPr>
      </w:pPr>
      <w:hyperlink r:id="rId343" w:history="1">
        <w:r w:rsidR="000B5C49">
          <w:rPr>
            <w:rStyle w:val="Hyperlink"/>
            <w:lang w:eastAsia="x-none"/>
          </w:rPr>
          <w:t>R1-2203076</w:t>
        </w:r>
      </w:hyperlink>
      <w:r w:rsidR="00B0164B">
        <w:rPr>
          <w:lang w:eastAsia="x-none"/>
        </w:rPr>
        <w:tab/>
        <w:t>Remaining issues on  HARQ-ACK feedback of multiple SPS configurations with PUCCH repetition</w:t>
      </w:r>
      <w:r w:rsidR="00B0164B">
        <w:rPr>
          <w:lang w:eastAsia="x-none"/>
        </w:rPr>
        <w:tab/>
        <w:t>Huawei, HiSilicon</w:t>
      </w:r>
    </w:p>
    <w:p w14:paraId="415DC431" w14:textId="74EA41DB" w:rsidR="00B0164B" w:rsidRDefault="001B5688" w:rsidP="00B0164B">
      <w:pPr>
        <w:rPr>
          <w:lang w:eastAsia="x-none"/>
        </w:rPr>
      </w:pPr>
      <w:hyperlink r:id="rId344" w:history="1">
        <w:r w:rsidR="000B5C49">
          <w:rPr>
            <w:rStyle w:val="Hyperlink"/>
            <w:lang w:eastAsia="x-none"/>
          </w:rPr>
          <w:t>R1-2203185</w:t>
        </w:r>
      </w:hyperlink>
      <w:r w:rsidR="00B0164B">
        <w:rPr>
          <w:lang w:eastAsia="x-none"/>
        </w:rPr>
        <w:tab/>
        <w:t>Discussion on non-overlapping PUCCHs with repetition</w:t>
      </w:r>
      <w:r w:rsidR="00B0164B">
        <w:rPr>
          <w:lang w:eastAsia="x-none"/>
        </w:rPr>
        <w:tab/>
        <w:t>ZTE</w:t>
      </w:r>
    </w:p>
    <w:p w14:paraId="3B55DC42" w14:textId="478660B3" w:rsidR="00B0164B" w:rsidRDefault="001B5688" w:rsidP="00B0164B">
      <w:pPr>
        <w:rPr>
          <w:lang w:eastAsia="x-none"/>
        </w:rPr>
      </w:pPr>
      <w:hyperlink r:id="rId345" w:history="1">
        <w:r w:rsidR="000B5C49">
          <w:rPr>
            <w:rStyle w:val="Hyperlink"/>
            <w:lang w:eastAsia="x-none"/>
          </w:rPr>
          <w:t>R1-2203277</w:t>
        </w:r>
      </w:hyperlink>
      <w:r w:rsidR="00B0164B">
        <w:rPr>
          <w:lang w:eastAsia="x-none"/>
        </w:rPr>
        <w:tab/>
        <w:t>Clarification on HARQ-ACK feedback with PUCCH repetition</w:t>
      </w:r>
      <w:r w:rsidR="00B0164B">
        <w:rPr>
          <w:lang w:eastAsia="x-none"/>
        </w:rPr>
        <w:tab/>
        <w:t>Nokia, Nokia Shanghai Bell</w:t>
      </w:r>
    </w:p>
    <w:p w14:paraId="6CDA508F" w14:textId="03BC1794" w:rsidR="00B0164B" w:rsidRDefault="001B5688" w:rsidP="00B0164B">
      <w:pPr>
        <w:rPr>
          <w:lang w:eastAsia="x-none"/>
        </w:rPr>
      </w:pPr>
      <w:hyperlink r:id="rId346" w:history="1">
        <w:r w:rsidR="000B5C49">
          <w:rPr>
            <w:rStyle w:val="Hyperlink"/>
            <w:lang w:eastAsia="x-none"/>
          </w:rPr>
          <w:t>R1-2203396</w:t>
        </w:r>
      </w:hyperlink>
      <w:r w:rsidR="00B0164B">
        <w:rPr>
          <w:lang w:eastAsia="x-none"/>
        </w:rPr>
        <w:tab/>
        <w:t>Resolving Collision of HARQ-ACK with Repetition</w:t>
      </w:r>
      <w:r w:rsidR="00B0164B">
        <w:rPr>
          <w:lang w:eastAsia="x-none"/>
        </w:rPr>
        <w:tab/>
        <w:t>Ericsson</w:t>
      </w:r>
    </w:p>
    <w:p w14:paraId="14ABCB27" w14:textId="77777777" w:rsidR="00812668" w:rsidRPr="00812668" w:rsidRDefault="007D7F59" w:rsidP="007D7F59">
      <w:pPr>
        <w:rPr>
          <w:lang w:eastAsia="x-none"/>
        </w:rPr>
      </w:pPr>
      <w:r w:rsidRPr="00812668">
        <w:rPr>
          <w:lang w:eastAsia="x-none"/>
        </w:rPr>
        <w:t xml:space="preserve">[109-e-R16-URLLC-02] </w:t>
      </w:r>
      <w:r w:rsidR="00812668" w:rsidRPr="00812668">
        <w:rPr>
          <w:lang w:eastAsia="x-none"/>
        </w:rPr>
        <w:t>– Klaus (Nokia)</w:t>
      </w:r>
    </w:p>
    <w:p w14:paraId="5A58C1DE" w14:textId="22EDB7AA" w:rsidR="007D7F59" w:rsidRDefault="007D7F59" w:rsidP="007D7F59">
      <w:pPr>
        <w:rPr>
          <w:lang w:eastAsia="x-none"/>
        </w:rPr>
      </w:pPr>
      <w:r w:rsidRPr="00812668">
        <w:rPr>
          <w:lang w:eastAsia="x-none"/>
        </w:rPr>
        <w:t>Issue#4: Remaining issues on HARQ-ACK feedback of multiple SPS configurations with PUCCH repetition by May 13</w:t>
      </w:r>
    </w:p>
    <w:p w14:paraId="53546343" w14:textId="25D45A3E" w:rsidR="00812668" w:rsidRPr="00812668" w:rsidRDefault="001B5688" w:rsidP="00812668">
      <w:pPr>
        <w:rPr>
          <w:b/>
          <w:bCs/>
          <w:lang w:eastAsia="x-none"/>
        </w:rPr>
      </w:pPr>
      <w:hyperlink r:id="rId347" w:history="1">
        <w:r w:rsidR="000B5C49">
          <w:rPr>
            <w:rStyle w:val="Hyperlink"/>
            <w:b/>
            <w:bCs/>
            <w:lang w:eastAsia="x-none"/>
          </w:rPr>
          <w:t>R1-2205370</w:t>
        </w:r>
      </w:hyperlink>
      <w:r w:rsidR="00812668" w:rsidRPr="00812668">
        <w:rPr>
          <w:b/>
          <w:bCs/>
          <w:lang w:eastAsia="x-none"/>
        </w:rPr>
        <w:tab/>
        <w:t>Summary of [109-e-R16-URLLC-02] Issue#4: Remaining issues on HARQ-ACK feedback of multiple SPS configurations with PUCCH repetition</w:t>
      </w:r>
      <w:r w:rsidR="00812668" w:rsidRPr="00812668">
        <w:rPr>
          <w:b/>
          <w:bCs/>
          <w:lang w:eastAsia="x-none"/>
        </w:rPr>
        <w:tab/>
        <w:t>Moderator (Nokia)</w:t>
      </w:r>
    </w:p>
    <w:p w14:paraId="1A123FFC" w14:textId="514FD348" w:rsidR="007D7F59" w:rsidRDefault="00812668" w:rsidP="007D7F59">
      <w:pPr>
        <w:rPr>
          <w:lang w:eastAsia="x-none"/>
        </w:rPr>
      </w:pPr>
      <w:r w:rsidRPr="00812668">
        <w:rPr>
          <w:b/>
          <w:bCs/>
          <w:lang w:eastAsia="x-none"/>
        </w:rPr>
        <w:t>Decision:</w:t>
      </w:r>
      <w:r>
        <w:rPr>
          <w:lang w:eastAsia="x-none"/>
        </w:rPr>
        <w:t xml:space="preserve"> As per email decision posted on May 16</w:t>
      </w:r>
      <w:r w:rsidRPr="00812668">
        <w:rPr>
          <w:vertAlign w:val="superscript"/>
          <w:lang w:eastAsia="x-none"/>
        </w:rPr>
        <w:t>th</w:t>
      </w:r>
      <w:r>
        <w:rPr>
          <w:lang w:eastAsia="x-none"/>
        </w:rPr>
        <w:t>,</w:t>
      </w:r>
    </w:p>
    <w:p w14:paraId="395CF925" w14:textId="77777777" w:rsidR="00812668" w:rsidRPr="00812668" w:rsidRDefault="00812668" w:rsidP="00812668">
      <w:pPr>
        <w:rPr>
          <w:bCs/>
          <w:u w:val="single"/>
          <w:lang w:eastAsia="x-none"/>
        </w:rPr>
      </w:pPr>
      <w:r w:rsidRPr="00812668">
        <w:rPr>
          <w:bCs/>
          <w:u w:val="single"/>
          <w:lang w:eastAsia="x-none"/>
        </w:rPr>
        <w:t>Conclusion</w:t>
      </w:r>
    </w:p>
    <w:p w14:paraId="3ECEC826" w14:textId="77777777" w:rsidR="00812668" w:rsidRDefault="00812668" w:rsidP="00812668">
      <w:pPr>
        <w:rPr>
          <w:lang w:eastAsia="x-none"/>
        </w:rPr>
      </w:pPr>
      <w:r w:rsidRPr="001C5296">
        <w:rPr>
          <w:lang w:eastAsia="x-none"/>
        </w:rPr>
        <w:t>The case of at least two PUCCHs of the same PHY priority with HARQ-ACK that are non-overlapping in a slot, start in different slots and the earliest PUCCH is with repetitions is regarded as an error case.</w:t>
      </w:r>
    </w:p>
    <w:p w14:paraId="7E69448C" w14:textId="77777777" w:rsidR="00812668" w:rsidRDefault="00812668" w:rsidP="007D7F59">
      <w:pPr>
        <w:rPr>
          <w:lang w:eastAsia="x-none"/>
        </w:rPr>
      </w:pPr>
    </w:p>
    <w:p w14:paraId="5010B106" w14:textId="77777777" w:rsidR="00F4100E" w:rsidRPr="00F4100E" w:rsidRDefault="00F4100E" w:rsidP="00086F7F"/>
    <w:p w14:paraId="403519AA" w14:textId="75875A7C" w:rsidR="00086F7F" w:rsidRPr="00795C5F" w:rsidRDefault="001B5688" w:rsidP="00086F7F">
      <w:pPr>
        <w:rPr>
          <w:b/>
          <w:bCs/>
          <w:lang w:eastAsia="x-none"/>
        </w:rPr>
      </w:pPr>
      <w:hyperlink r:id="rId348" w:history="1">
        <w:r w:rsidR="000B5C49">
          <w:rPr>
            <w:rStyle w:val="Hyperlink"/>
            <w:b/>
            <w:bCs/>
            <w:lang w:eastAsia="x-none"/>
          </w:rPr>
          <w:t>R1-2203111</w:t>
        </w:r>
      </w:hyperlink>
      <w:r w:rsidR="00086F7F" w:rsidRPr="00795C5F">
        <w:rPr>
          <w:b/>
          <w:bCs/>
          <w:lang w:eastAsia="x-none"/>
        </w:rPr>
        <w:tab/>
        <w:t>Remaining issues on SRS</w:t>
      </w:r>
      <w:r w:rsidR="00086F7F" w:rsidRPr="00795C5F">
        <w:rPr>
          <w:b/>
          <w:bCs/>
          <w:lang w:eastAsia="x-none"/>
        </w:rPr>
        <w:tab/>
        <w:t>Huawei, HiSilicon</w:t>
      </w:r>
    </w:p>
    <w:p w14:paraId="1E7DF050" w14:textId="77777777" w:rsidR="00B0164B" w:rsidRPr="00B0164B" w:rsidRDefault="007D7F59" w:rsidP="007D7F59">
      <w:pPr>
        <w:rPr>
          <w:lang w:eastAsia="x-none"/>
        </w:rPr>
      </w:pPr>
      <w:r w:rsidRPr="00B0164B">
        <w:rPr>
          <w:lang w:eastAsia="x-none"/>
        </w:rPr>
        <w:t xml:space="preserve">[109-e-R16-URLLC-03] </w:t>
      </w:r>
      <w:r w:rsidR="00B0164B" w:rsidRPr="00B0164B">
        <w:rPr>
          <w:lang w:eastAsia="x-none"/>
        </w:rPr>
        <w:t>– Thorsten (Huawei)</w:t>
      </w:r>
    </w:p>
    <w:p w14:paraId="492D7452" w14:textId="7D987B20" w:rsidR="007D7F59" w:rsidRDefault="007D7F59" w:rsidP="007D7F59">
      <w:pPr>
        <w:rPr>
          <w:lang w:eastAsia="x-none"/>
        </w:rPr>
      </w:pPr>
      <w:r w:rsidRPr="00B0164B">
        <w:rPr>
          <w:lang w:eastAsia="x-none"/>
        </w:rPr>
        <w:t xml:space="preserve">Issue#5: Discussion on SRS configurations with usage of </w:t>
      </w:r>
      <w:r w:rsidRPr="00B0164B">
        <w:rPr>
          <w:i/>
          <w:lang w:eastAsia="x-none"/>
        </w:rPr>
        <w:t>'beamManagement'</w:t>
      </w:r>
      <w:r w:rsidRPr="00B0164B">
        <w:rPr>
          <w:lang w:eastAsia="x-none"/>
        </w:rPr>
        <w:t xml:space="preserve"> in </w:t>
      </w:r>
      <w:r w:rsidRPr="00B0164B">
        <w:rPr>
          <w:i/>
          <w:lang w:eastAsia="x-none"/>
        </w:rPr>
        <w:t>srs-ResourceSetToAddModListDCI</w:t>
      </w:r>
      <w:r w:rsidRPr="00B0164B">
        <w:rPr>
          <w:lang w:eastAsia="x-none"/>
        </w:rPr>
        <w:t>-0-2 by May 13</w:t>
      </w:r>
    </w:p>
    <w:p w14:paraId="08CB8EA9" w14:textId="75E63AB1" w:rsidR="00F4100E" w:rsidRPr="00F4100E" w:rsidRDefault="001B5688" w:rsidP="00F4100E">
      <w:pPr>
        <w:rPr>
          <w:b/>
          <w:bCs/>
          <w:lang w:eastAsia="x-none"/>
        </w:rPr>
      </w:pPr>
      <w:hyperlink r:id="rId349" w:history="1">
        <w:r w:rsidR="000B5C49">
          <w:rPr>
            <w:rStyle w:val="Hyperlink"/>
            <w:b/>
            <w:bCs/>
            <w:lang w:eastAsia="x-none"/>
          </w:rPr>
          <w:t>R1-2205436</w:t>
        </w:r>
      </w:hyperlink>
      <w:r w:rsidR="00F4100E" w:rsidRPr="00F4100E">
        <w:rPr>
          <w:b/>
          <w:bCs/>
          <w:lang w:eastAsia="x-none"/>
        </w:rPr>
        <w:tab/>
        <w:t>Summary of [109-e-R16-URLLC-03] Issue#3: Discussion on SRS configurations with usage of 'beamManagement' in srs-ResourceSetToAddModListDCI-0-2</w:t>
      </w:r>
      <w:r w:rsidR="00F4100E" w:rsidRPr="00F4100E">
        <w:rPr>
          <w:b/>
          <w:bCs/>
          <w:lang w:eastAsia="x-none"/>
        </w:rPr>
        <w:tab/>
        <w:t>Moderator (Huawei)</w:t>
      </w:r>
    </w:p>
    <w:p w14:paraId="5892495A" w14:textId="77777777" w:rsidR="00174201" w:rsidRDefault="00174201" w:rsidP="00174201">
      <w:pPr>
        <w:rPr>
          <w:lang w:eastAsia="x-none"/>
        </w:rPr>
      </w:pPr>
      <w:r w:rsidRPr="00812668">
        <w:rPr>
          <w:b/>
          <w:bCs/>
          <w:lang w:eastAsia="x-none"/>
        </w:rPr>
        <w:t>Decision:</w:t>
      </w:r>
      <w:r>
        <w:rPr>
          <w:lang w:eastAsia="x-none"/>
        </w:rPr>
        <w:t xml:space="preserve"> As per email decision posted on May 16</w:t>
      </w:r>
      <w:r w:rsidRPr="00812668">
        <w:rPr>
          <w:vertAlign w:val="superscript"/>
          <w:lang w:eastAsia="x-none"/>
        </w:rPr>
        <w:t>th</w:t>
      </w:r>
      <w:r>
        <w:rPr>
          <w:lang w:eastAsia="x-none"/>
        </w:rPr>
        <w:t>,</w:t>
      </w:r>
    </w:p>
    <w:p w14:paraId="0B5430BC" w14:textId="77777777" w:rsidR="00E66A0D" w:rsidRPr="00E66A0D" w:rsidRDefault="00E66A0D" w:rsidP="00E66A0D">
      <w:pPr>
        <w:rPr>
          <w:rFonts w:ascii="Calibri" w:eastAsia="Malgun Gothic" w:hAnsi="Calibri"/>
          <w:bCs/>
          <w:szCs w:val="22"/>
          <w:lang w:val="en-US" w:eastAsia="zh-TW"/>
        </w:rPr>
      </w:pPr>
      <w:r w:rsidRPr="00E66A0D">
        <w:rPr>
          <w:bCs/>
          <w:highlight w:val="green"/>
          <w:lang w:eastAsia="zh-TW"/>
        </w:rPr>
        <w:t>Agreement</w:t>
      </w:r>
    </w:p>
    <w:p w14:paraId="37DE601C" w14:textId="77777777" w:rsidR="00E66A0D" w:rsidRPr="00E66A0D" w:rsidRDefault="00E66A0D" w:rsidP="00842CF4">
      <w:pPr>
        <w:pStyle w:val="ListParagraph"/>
        <w:numPr>
          <w:ilvl w:val="0"/>
          <w:numId w:val="123"/>
        </w:numPr>
        <w:rPr>
          <w:rFonts w:cs="Times"/>
          <w:bCs/>
          <w:iCs/>
          <w:color w:val="000000"/>
          <w:lang w:eastAsia="ko-KR"/>
        </w:rPr>
      </w:pPr>
      <w:r w:rsidRPr="00E66A0D">
        <w:rPr>
          <w:bCs/>
          <w:iCs/>
          <w:lang w:eastAsia="zh-CN"/>
        </w:rPr>
        <w:t>SRS resource sets with usage ‘</w:t>
      </w:r>
      <w:r w:rsidRPr="00E66A0D">
        <w:rPr>
          <w:bCs/>
          <w:i/>
          <w:iCs/>
          <w:lang w:eastAsia="zh-CN"/>
        </w:rPr>
        <w:t>beamManagement’</w:t>
      </w:r>
      <w:r w:rsidRPr="00E66A0D">
        <w:rPr>
          <w:bCs/>
          <w:iCs/>
          <w:lang w:eastAsia="zh-CN"/>
        </w:rPr>
        <w:t xml:space="preserve"> follow the rules for ‘</w:t>
      </w:r>
      <w:r w:rsidRPr="00E66A0D">
        <w:rPr>
          <w:bCs/>
          <w:i/>
          <w:iCs/>
          <w:lang w:eastAsia="zh-CN"/>
        </w:rPr>
        <w:t>usage’</w:t>
      </w:r>
      <w:r w:rsidRPr="00E66A0D">
        <w:rPr>
          <w:bCs/>
          <w:iCs/>
          <w:lang w:eastAsia="zh-CN"/>
        </w:rPr>
        <w:t xml:space="preserve"> ‘</w:t>
      </w:r>
      <w:r w:rsidRPr="00E66A0D">
        <w:rPr>
          <w:bCs/>
          <w:i/>
          <w:iCs/>
          <w:lang w:eastAsia="zh-CN"/>
        </w:rPr>
        <w:t>antennaSwitching’</w:t>
      </w:r>
      <w:r w:rsidRPr="00E66A0D">
        <w:rPr>
          <w:bCs/>
          <w:iCs/>
          <w:lang w:eastAsia="zh-CN"/>
        </w:rPr>
        <w:t xml:space="preserve"> regarding their configurations in </w:t>
      </w:r>
      <w:r w:rsidRPr="00E66A0D">
        <w:rPr>
          <w:bCs/>
          <w:iCs/>
          <w:color w:val="000000"/>
        </w:rPr>
        <w:t xml:space="preserve">ResourceSetToAddModListDCI-0-2 and </w:t>
      </w:r>
      <w:r w:rsidRPr="00E66A0D">
        <w:rPr>
          <w:bCs/>
          <w:i/>
          <w:iCs/>
          <w:color w:val="000000"/>
        </w:rPr>
        <w:t>srs</w:t>
      </w:r>
      <w:r w:rsidRPr="00E66A0D">
        <w:rPr>
          <w:bCs/>
          <w:iCs/>
          <w:color w:val="000000"/>
        </w:rPr>
        <w:t>-</w:t>
      </w:r>
      <w:r w:rsidRPr="00E66A0D">
        <w:rPr>
          <w:bCs/>
          <w:i/>
          <w:iCs/>
          <w:color w:val="000000"/>
        </w:rPr>
        <w:t>ResourceSetToAddModList</w:t>
      </w:r>
      <w:r w:rsidRPr="00E66A0D">
        <w:rPr>
          <w:bCs/>
          <w:iCs/>
          <w:color w:val="000000"/>
        </w:rPr>
        <w:t>.</w:t>
      </w:r>
    </w:p>
    <w:p w14:paraId="3B30878E" w14:textId="7C111588" w:rsidR="00B0164B" w:rsidRDefault="00E66A0D" w:rsidP="007D7F59">
      <w:pPr>
        <w:rPr>
          <w:lang w:eastAsia="x-none"/>
        </w:rPr>
      </w:pPr>
      <w:r>
        <w:rPr>
          <w:lang w:eastAsia="x-none"/>
        </w:rPr>
        <w:t>Note: C</w:t>
      </w:r>
      <w:r w:rsidRPr="00E66A0D">
        <w:rPr>
          <w:lang w:eastAsia="x-none"/>
        </w:rPr>
        <w:t>orresponding TP is included in the CR for thread R16-URLLC-04</w:t>
      </w:r>
      <w:r>
        <w:rPr>
          <w:lang w:eastAsia="x-none"/>
        </w:rPr>
        <w:t>.</w:t>
      </w:r>
    </w:p>
    <w:p w14:paraId="3673FFE9" w14:textId="77777777" w:rsidR="00E66A0D" w:rsidRDefault="00E66A0D" w:rsidP="007D7F59">
      <w:pPr>
        <w:rPr>
          <w:lang w:eastAsia="x-none"/>
        </w:rPr>
      </w:pPr>
    </w:p>
    <w:p w14:paraId="6FD45C75" w14:textId="6CEC22BA" w:rsidR="007D7F59" w:rsidRDefault="007D7F59" w:rsidP="007D7F59">
      <w:pPr>
        <w:rPr>
          <w:lang w:eastAsia="x-none"/>
        </w:rPr>
      </w:pPr>
    </w:p>
    <w:p w14:paraId="3E2EC5B0" w14:textId="0AC694FA" w:rsidR="00086F7F" w:rsidRPr="00795C5F" w:rsidRDefault="001B5688" w:rsidP="00086F7F">
      <w:pPr>
        <w:rPr>
          <w:b/>
          <w:bCs/>
          <w:lang w:eastAsia="x-none"/>
        </w:rPr>
      </w:pPr>
      <w:hyperlink r:id="rId350" w:history="1">
        <w:r w:rsidR="000B5C49">
          <w:rPr>
            <w:rStyle w:val="Hyperlink"/>
            <w:b/>
            <w:bCs/>
            <w:lang w:eastAsia="x-none"/>
          </w:rPr>
          <w:t>R1-2204905</w:t>
        </w:r>
      </w:hyperlink>
      <w:r w:rsidR="00086F7F" w:rsidRPr="00795C5F">
        <w:rPr>
          <w:b/>
          <w:bCs/>
          <w:lang w:eastAsia="x-none"/>
        </w:rPr>
        <w:tab/>
        <w:t>Correction on SRS resource set with 'antennaSwitching'</w:t>
      </w:r>
      <w:r w:rsidR="00086F7F" w:rsidRPr="00795C5F">
        <w:rPr>
          <w:b/>
          <w:bCs/>
          <w:lang w:eastAsia="x-none"/>
        </w:rPr>
        <w:tab/>
        <w:t>Huawei, HiSilicon</w:t>
      </w:r>
    </w:p>
    <w:p w14:paraId="77580F91" w14:textId="77777777" w:rsidR="00086F7F" w:rsidRPr="00174201" w:rsidRDefault="007D7F59" w:rsidP="007D7F59">
      <w:pPr>
        <w:rPr>
          <w:lang w:eastAsia="x-none"/>
        </w:rPr>
      </w:pPr>
      <w:r w:rsidRPr="00174201">
        <w:rPr>
          <w:lang w:eastAsia="x-none"/>
        </w:rPr>
        <w:t xml:space="preserve">[109-e-R16-URLLC-04] </w:t>
      </w:r>
      <w:r w:rsidR="00086F7F" w:rsidRPr="00174201">
        <w:rPr>
          <w:lang w:eastAsia="x-none"/>
        </w:rPr>
        <w:t>– Thorsten (Huawei)</w:t>
      </w:r>
    </w:p>
    <w:p w14:paraId="40EBD935" w14:textId="58029D44" w:rsidR="007D7F59" w:rsidRPr="00174201" w:rsidRDefault="007D7F59" w:rsidP="007D7F59">
      <w:pPr>
        <w:rPr>
          <w:lang w:eastAsia="x-none"/>
        </w:rPr>
      </w:pPr>
      <w:r w:rsidRPr="00174201">
        <w:rPr>
          <w:lang w:eastAsia="x-none"/>
        </w:rPr>
        <w:t xml:space="preserve">Issue#6: Correction on SRS resource set with </w:t>
      </w:r>
      <w:r w:rsidRPr="00174201">
        <w:rPr>
          <w:i/>
          <w:lang w:eastAsia="x-none"/>
        </w:rPr>
        <w:t>'antennaSwitching'</w:t>
      </w:r>
      <w:r w:rsidRPr="00174201">
        <w:rPr>
          <w:lang w:eastAsia="x-none"/>
        </w:rPr>
        <w:t xml:space="preserve"> by May 13</w:t>
      </w:r>
    </w:p>
    <w:p w14:paraId="055316A1" w14:textId="1286D56F" w:rsidR="00F4100E" w:rsidRDefault="001B5688" w:rsidP="00C92C1B">
      <w:pPr>
        <w:rPr>
          <w:b/>
          <w:bCs/>
          <w:lang w:eastAsia="x-none"/>
        </w:rPr>
      </w:pPr>
      <w:hyperlink r:id="rId351" w:history="1">
        <w:r w:rsidR="000B5C49">
          <w:rPr>
            <w:rStyle w:val="Hyperlink"/>
            <w:b/>
            <w:bCs/>
            <w:lang w:eastAsia="x-none"/>
          </w:rPr>
          <w:t>R1-2205439</w:t>
        </w:r>
      </w:hyperlink>
      <w:r w:rsidR="00F4100E" w:rsidRPr="00174201">
        <w:rPr>
          <w:b/>
          <w:bCs/>
          <w:lang w:eastAsia="x-none"/>
        </w:rPr>
        <w:tab/>
        <w:t>Summary of [109-e-R16-URLLC-04] Issue#6: Correction on SRS resource set with ‘antennaSwitching’</w:t>
      </w:r>
      <w:r w:rsidR="00F4100E" w:rsidRPr="00F4100E">
        <w:rPr>
          <w:b/>
          <w:bCs/>
          <w:lang w:eastAsia="x-none"/>
        </w:rPr>
        <w:tab/>
        <w:t>Moderator (Huawei)</w:t>
      </w:r>
    </w:p>
    <w:p w14:paraId="1861DE82" w14:textId="0F7136E1" w:rsidR="00C92C1B" w:rsidRDefault="00C92C1B" w:rsidP="00C92C1B">
      <w:pPr>
        <w:rPr>
          <w:lang w:eastAsia="x-none"/>
        </w:rPr>
      </w:pPr>
      <w:r w:rsidRPr="00812668">
        <w:rPr>
          <w:b/>
          <w:bCs/>
          <w:lang w:eastAsia="x-none"/>
        </w:rPr>
        <w:t>Decision:</w:t>
      </w:r>
      <w:r>
        <w:rPr>
          <w:lang w:eastAsia="x-none"/>
        </w:rPr>
        <w:t xml:space="preserve"> As per email decision posted on May 16</w:t>
      </w:r>
      <w:r w:rsidRPr="00812668">
        <w:rPr>
          <w:vertAlign w:val="superscript"/>
          <w:lang w:eastAsia="x-none"/>
        </w:rPr>
        <w:t>th</w:t>
      </w:r>
      <w:r>
        <w:rPr>
          <w:lang w:eastAsia="x-none"/>
        </w:rPr>
        <w:t>,</w:t>
      </w:r>
    </w:p>
    <w:p w14:paraId="4DD3E16C" w14:textId="19918F8C" w:rsidR="00C92C1B" w:rsidRPr="00BA7310" w:rsidRDefault="00C92C1B" w:rsidP="00842CF4">
      <w:pPr>
        <w:pStyle w:val="ListParagraph"/>
        <w:numPr>
          <w:ilvl w:val="0"/>
          <w:numId w:val="123"/>
        </w:numPr>
        <w:spacing w:after="0"/>
        <w:ind w:left="714" w:hanging="357"/>
        <w:rPr>
          <w:lang w:eastAsia="x-none"/>
        </w:rPr>
      </w:pPr>
      <w:r w:rsidRPr="00BA7310">
        <w:rPr>
          <w:lang w:eastAsia="x-none"/>
        </w:rPr>
        <w:t xml:space="preserve">Proposals A and B </w:t>
      </w:r>
      <w:r w:rsidR="00BA7310" w:rsidRPr="00BA7310">
        <w:rPr>
          <w:lang w:eastAsia="x-none"/>
        </w:rPr>
        <w:t xml:space="preserve">in section 2.4 of </w:t>
      </w:r>
      <w:hyperlink r:id="rId352" w:history="1">
        <w:r w:rsidR="000B5C49">
          <w:rPr>
            <w:rStyle w:val="Hyperlink"/>
            <w:lang w:eastAsia="x-none"/>
          </w:rPr>
          <w:t>R1-2205439</w:t>
        </w:r>
      </w:hyperlink>
      <w:r w:rsidR="00BA7310" w:rsidRPr="00BA7310">
        <w:rPr>
          <w:lang w:eastAsia="x-none"/>
        </w:rPr>
        <w:t xml:space="preserve"> </w:t>
      </w:r>
      <w:r w:rsidRPr="00BA7310">
        <w:rPr>
          <w:lang w:eastAsia="x-none"/>
        </w:rPr>
        <w:t>are endorsed.</w:t>
      </w:r>
    </w:p>
    <w:p w14:paraId="4AB075F8" w14:textId="1D3BB5CB" w:rsidR="00F4100E" w:rsidRPr="00BA7310" w:rsidRDefault="001B5688" w:rsidP="00F4100E">
      <w:pPr>
        <w:rPr>
          <w:b/>
          <w:bCs/>
          <w:lang w:eastAsia="x-none"/>
        </w:rPr>
      </w:pPr>
      <w:hyperlink r:id="rId353" w:history="1">
        <w:r w:rsidR="000B5C49">
          <w:rPr>
            <w:rStyle w:val="Hyperlink"/>
            <w:b/>
            <w:bCs/>
            <w:highlight w:val="green"/>
            <w:lang w:eastAsia="x-none"/>
          </w:rPr>
          <w:t>R1-2205437</w:t>
        </w:r>
      </w:hyperlink>
      <w:r w:rsidR="00F4100E" w:rsidRPr="00BA7310">
        <w:rPr>
          <w:b/>
          <w:bCs/>
          <w:lang w:eastAsia="x-none"/>
        </w:rPr>
        <w:tab/>
        <w:t>Correction on SRS resource set with 'antennaSwitching' and ‘beamManagement’</w:t>
      </w:r>
      <w:r w:rsidR="00F4100E" w:rsidRPr="00BA7310">
        <w:rPr>
          <w:b/>
          <w:bCs/>
          <w:lang w:eastAsia="x-none"/>
        </w:rPr>
        <w:tab/>
      </w:r>
      <w:r w:rsidR="00BA7310" w:rsidRPr="00BA7310">
        <w:rPr>
          <w:b/>
          <w:bCs/>
          <w:lang w:eastAsia="x-none"/>
        </w:rPr>
        <w:t>Moderator (Huawei), HiSilicon, Nokia, Nokia Shanghai Bell</w:t>
      </w:r>
    </w:p>
    <w:p w14:paraId="5FBDD6DA" w14:textId="792DC62F" w:rsidR="00174201" w:rsidRDefault="00174201" w:rsidP="00F4100E">
      <w:pPr>
        <w:rPr>
          <w:lang w:eastAsia="x-none"/>
        </w:rPr>
      </w:pPr>
      <w:r>
        <w:rPr>
          <w:lang w:eastAsia="x-none"/>
        </w:rPr>
        <w:t>(Rel-16, TS 38.214, CR0274, Cat F) is agreed</w:t>
      </w:r>
      <w:r w:rsidR="00BA7310">
        <w:rPr>
          <w:lang w:eastAsia="x-none"/>
        </w:rPr>
        <w:t xml:space="preserve"> on May 17</w:t>
      </w:r>
      <w:r w:rsidR="00BA7310" w:rsidRPr="00BA7310">
        <w:rPr>
          <w:vertAlign w:val="superscript"/>
          <w:lang w:eastAsia="x-none"/>
        </w:rPr>
        <w:t>th</w:t>
      </w:r>
      <w:r w:rsidR="00BA7310">
        <w:rPr>
          <w:lang w:eastAsia="x-none"/>
        </w:rPr>
        <w:t>.</w:t>
      </w:r>
    </w:p>
    <w:p w14:paraId="6EAA8CA6" w14:textId="44AF27F6" w:rsidR="00F4100E" w:rsidRPr="00BA7310" w:rsidRDefault="001B5688" w:rsidP="00F4100E">
      <w:pPr>
        <w:rPr>
          <w:b/>
          <w:bCs/>
          <w:lang w:eastAsia="x-none"/>
        </w:rPr>
      </w:pPr>
      <w:hyperlink r:id="rId354" w:history="1">
        <w:r w:rsidR="000B5C49">
          <w:rPr>
            <w:rStyle w:val="Hyperlink"/>
            <w:b/>
            <w:bCs/>
            <w:highlight w:val="green"/>
            <w:lang w:eastAsia="x-none"/>
          </w:rPr>
          <w:t>R1-2205438</w:t>
        </w:r>
      </w:hyperlink>
      <w:r w:rsidR="00F4100E" w:rsidRPr="00BA7310">
        <w:rPr>
          <w:b/>
          <w:bCs/>
          <w:lang w:eastAsia="x-none"/>
        </w:rPr>
        <w:tab/>
        <w:t>Correction on SRS resource set with 'antennaSwitching' and ‘beamManagement’</w:t>
      </w:r>
      <w:r w:rsidR="00F4100E" w:rsidRPr="00BA7310">
        <w:rPr>
          <w:b/>
          <w:bCs/>
          <w:lang w:eastAsia="x-none"/>
        </w:rPr>
        <w:tab/>
      </w:r>
      <w:r w:rsidR="00BA7310" w:rsidRPr="00BA7310">
        <w:rPr>
          <w:b/>
          <w:bCs/>
          <w:lang w:eastAsia="x-none"/>
        </w:rPr>
        <w:t>Moderator (Huawei), HiSilicon, Nokia, Nokia Shanghai Bell</w:t>
      </w:r>
    </w:p>
    <w:p w14:paraId="137D2B5C" w14:textId="700A188F" w:rsidR="00174201" w:rsidRDefault="00174201" w:rsidP="00174201">
      <w:pPr>
        <w:rPr>
          <w:lang w:eastAsia="x-none"/>
        </w:rPr>
      </w:pPr>
      <w:r>
        <w:rPr>
          <w:lang w:eastAsia="x-none"/>
        </w:rPr>
        <w:t>(Rel-17, TS 38.214, CR0275, Cat A) is agreed</w:t>
      </w:r>
      <w:r w:rsidR="00BA7310">
        <w:rPr>
          <w:lang w:eastAsia="x-none"/>
        </w:rPr>
        <w:t xml:space="preserve"> on May 17</w:t>
      </w:r>
      <w:r w:rsidR="00BA7310" w:rsidRPr="00BA7310">
        <w:rPr>
          <w:vertAlign w:val="superscript"/>
          <w:lang w:eastAsia="x-none"/>
        </w:rPr>
        <w:t>th</w:t>
      </w:r>
      <w:r w:rsidR="00BA7310">
        <w:rPr>
          <w:lang w:eastAsia="x-none"/>
        </w:rPr>
        <w:t>.</w:t>
      </w:r>
    </w:p>
    <w:p w14:paraId="078A97E2" w14:textId="43F5311B" w:rsidR="00086F7F" w:rsidRDefault="00086F7F" w:rsidP="007D7F59">
      <w:pPr>
        <w:rPr>
          <w:lang w:eastAsia="x-none"/>
        </w:rPr>
      </w:pPr>
    </w:p>
    <w:p w14:paraId="3069AAA2" w14:textId="77777777" w:rsidR="00174201" w:rsidRDefault="00174201" w:rsidP="007D7F59">
      <w:pPr>
        <w:rPr>
          <w:lang w:eastAsia="x-none"/>
        </w:rPr>
      </w:pPr>
    </w:p>
    <w:p w14:paraId="1411877A" w14:textId="515C226A" w:rsidR="00086F7F" w:rsidRPr="00174201" w:rsidRDefault="001B5688" w:rsidP="00086F7F">
      <w:pPr>
        <w:rPr>
          <w:b/>
          <w:bCs/>
          <w:lang w:eastAsia="x-none"/>
        </w:rPr>
      </w:pPr>
      <w:hyperlink r:id="rId355" w:history="1">
        <w:r w:rsidR="000B5C49">
          <w:rPr>
            <w:rStyle w:val="Hyperlink"/>
            <w:b/>
            <w:bCs/>
            <w:lang w:eastAsia="x-none"/>
          </w:rPr>
          <w:t>R1-2203184</w:t>
        </w:r>
      </w:hyperlink>
      <w:r w:rsidR="00086F7F" w:rsidRPr="00174201">
        <w:rPr>
          <w:b/>
          <w:bCs/>
          <w:lang w:eastAsia="x-none"/>
        </w:rPr>
        <w:tab/>
        <w:t>Correction on PDCCH reception with last symbol aligning with the first symbol of UL CI for Rel-16</w:t>
      </w:r>
      <w:r w:rsidR="00086F7F" w:rsidRPr="00174201">
        <w:rPr>
          <w:b/>
          <w:bCs/>
          <w:lang w:eastAsia="x-none"/>
        </w:rPr>
        <w:tab/>
        <w:t>ZTE</w:t>
      </w:r>
    </w:p>
    <w:p w14:paraId="6064D3EA" w14:textId="77777777" w:rsidR="00086F7F" w:rsidRPr="00174201" w:rsidRDefault="007D7F59" w:rsidP="007D7F59">
      <w:pPr>
        <w:rPr>
          <w:lang w:val="fr-FR" w:eastAsia="x-none"/>
        </w:rPr>
      </w:pPr>
      <w:r w:rsidRPr="00174201">
        <w:rPr>
          <w:lang w:val="fr-FR" w:eastAsia="x-none"/>
        </w:rPr>
        <w:t xml:space="preserve">[109-e-R16-URLLC-05] </w:t>
      </w:r>
      <w:r w:rsidR="00086F7F" w:rsidRPr="00174201">
        <w:rPr>
          <w:lang w:val="fr-FR" w:eastAsia="x-none"/>
        </w:rPr>
        <w:t>– Xianghui (ZTE)</w:t>
      </w:r>
    </w:p>
    <w:p w14:paraId="07DA821E" w14:textId="071F8CAF" w:rsidR="007D7F59" w:rsidRDefault="007D7F59" w:rsidP="007D7F59">
      <w:pPr>
        <w:rPr>
          <w:lang w:eastAsia="x-none"/>
        </w:rPr>
      </w:pPr>
      <w:r w:rsidRPr="00174201">
        <w:rPr>
          <w:lang w:eastAsia="x-none"/>
        </w:rPr>
        <w:t>Issue#7: Correction on PDCCH reception with last symbol aligning with the first symbol of UL CI for Rel-16 by May 13</w:t>
      </w:r>
    </w:p>
    <w:p w14:paraId="7A9527AD" w14:textId="5D043B50" w:rsidR="00B0164B" w:rsidRPr="00174201" w:rsidRDefault="001B5688" w:rsidP="00B0164B">
      <w:pPr>
        <w:rPr>
          <w:b/>
          <w:bCs/>
          <w:lang w:eastAsia="x-none"/>
        </w:rPr>
      </w:pPr>
      <w:hyperlink r:id="rId356" w:history="1">
        <w:r w:rsidR="000B5C49">
          <w:rPr>
            <w:rStyle w:val="Hyperlink"/>
            <w:b/>
            <w:bCs/>
            <w:lang w:eastAsia="x-none"/>
          </w:rPr>
          <w:t>R1-2205350</w:t>
        </w:r>
      </w:hyperlink>
      <w:r w:rsidR="00B0164B" w:rsidRPr="00174201">
        <w:rPr>
          <w:b/>
          <w:bCs/>
          <w:lang w:eastAsia="x-none"/>
        </w:rPr>
        <w:tab/>
        <w:t>Summary of [109-e-R16-URLLC-05] Issue#7: Correction on PDCCH   reception with last symbol aligning with the first symbol of UL CI for Rel-16</w:t>
      </w:r>
      <w:r w:rsidR="00B0164B" w:rsidRPr="00174201">
        <w:rPr>
          <w:b/>
          <w:bCs/>
          <w:lang w:eastAsia="x-none"/>
        </w:rPr>
        <w:tab/>
        <w:t>Moderator (ZTE)</w:t>
      </w:r>
    </w:p>
    <w:p w14:paraId="5990156B" w14:textId="1A5AF439" w:rsidR="00174201" w:rsidRDefault="00174201" w:rsidP="00174201">
      <w:pPr>
        <w:rPr>
          <w:lang w:eastAsia="x-none"/>
        </w:rPr>
      </w:pPr>
      <w:r w:rsidRPr="00812668">
        <w:rPr>
          <w:b/>
          <w:bCs/>
          <w:lang w:eastAsia="x-none"/>
        </w:rPr>
        <w:t>Decision:</w:t>
      </w:r>
      <w:r>
        <w:rPr>
          <w:lang w:eastAsia="x-none"/>
        </w:rPr>
        <w:t xml:space="preserve"> As per email decision posted on May 11</w:t>
      </w:r>
      <w:r w:rsidRPr="00812668">
        <w:rPr>
          <w:vertAlign w:val="superscript"/>
          <w:lang w:eastAsia="x-none"/>
        </w:rPr>
        <w:t>th</w:t>
      </w:r>
      <w:r>
        <w:rPr>
          <w:lang w:eastAsia="x-none"/>
        </w:rPr>
        <w:t>,</w:t>
      </w:r>
    </w:p>
    <w:p w14:paraId="0D8A6330" w14:textId="77777777" w:rsidR="006D16B8" w:rsidRPr="00174201" w:rsidRDefault="006D16B8" w:rsidP="006D16B8">
      <w:pPr>
        <w:rPr>
          <w:rFonts w:ascii="Times New Roman" w:eastAsia="Malgun Gothic" w:hAnsi="Times New Roman" w:cs="Times"/>
          <w:bCs/>
          <w:szCs w:val="20"/>
        </w:rPr>
      </w:pPr>
      <w:r w:rsidRPr="00174201">
        <w:rPr>
          <w:rFonts w:cs="Times"/>
          <w:bCs/>
          <w:szCs w:val="20"/>
          <w:highlight w:val="green"/>
        </w:rPr>
        <w:t>Agreement</w:t>
      </w:r>
    </w:p>
    <w:p w14:paraId="110BE61B" w14:textId="7DDCBD73" w:rsidR="006D16B8" w:rsidRPr="00174201" w:rsidRDefault="006D16B8" w:rsidP="00842CF4">
      <w:pPr>
        <w:pStyle w:val="ListParagraph"/>
        <w:numPr>
          <w:ilvl w:val="0"/>
          <w:numId w:val="123"/>
        </w:numPr>
        <w:rPr>
          <w:rFonts w:cs="Times"/>
          <w:sz w:val="24"/>
        </w:rPr>
      </w:pPr>
      <w:r w:rsidRPr="00174201">
        <w:rPr>
          <w:rFonts w:cs="Times"/>
        </w:rPr>
        <w:t>The following text proposal for TS38.213 (Section 11.2A) is endorsed</w:t>
      </w:r>
      <w:r w:rsidR="00174201">
        <w:rPr>
          <w:rFonts w:cs="Times"/>
        </w:rPr>
        <w:t>.</w:t>
      </w:r>
    </w:p>
    <w:tbl>
      <w:tblPr>
        <w:tblW w:w="0" w:type="auto"/>
        <w:tblCellSpacing w:w="0" w:type="dxa"/>
        <w:tblCellMar>
          <w:left w:w="0" w:type="dxa"/>
          <w:right w:w="0" w:type="dxa"/>
        </w:tblCellMar>
        <w:tblLook w:val="04A0" w:firstRow="1" w:lastRow="0" w:firstColumn="1" w:lastColumn="0" w:noHBand="0" w:noVBand="1"/>
      </w:tblPr>
      <w:tblGrid>
        <w:gridCol w:w="9630"/>
      </w:tblGrid>
      <w:tr w:rsidR="006D16B8" w:rsidRPr="00C82852" w14:paraId="383068EC" w14:textId="77777777" w:rsidTr="00C27228">
        <w:trPr>
          <w:tblCellSpacing w:w="0" w:type="dxa"/>
        </w:trPr>
        <w:tc>
          <w:tcPr>
            <w:tcW w:w="9630"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hideMark/>
          </w:tcPr>
          <w:p w14:paraId="10876018" w14:textId="77777777" w:rsidR="006D16B8" w:rsidRPr="00174201" w:rsidRDefault="006D16B8" w:rsidP="00C27228">
            <w:pPr>
              <w:pStyle w:val="NormalWeb"/>
              <w:shd w:val="clear" w:color="auto" w:fill="FFFFFF"/>
              <w:autoSpaceDN w:val="0"/>
              <w:spacing w:before="0" w:beforeAutospacing="0" w:after="0" w:afterAutospacing="0"/>
              <w:jc w:val="center"/>
              <w:rPr>
                <w:rFonts w:eastAsia="Malgun Gothic"/>
                <w:kern w:val="2"/>
                <w:sz w:val="16"/>
                <w:szCs w:val="16"/>
                <w:lang w:eastAsia="ko-KR"/>
              </w:rPr>
            </w:pPr>
            <w:r w:rsidRPr="00174201">
              <w:rPr>
                <w:rFonts w:eastAsia="Batang"/>
                <w:color w:val="FF0000"/>
                <w:kern w:val="2"/>
                <w:sz w:val="16"/>
                <w:szCs w:val="16"/>
              </w:rPr>
              <w:lastRenderedPageBreak/>
              <w:t>&lt;</w:t>
            </w:r>
            <w:r w:rsidRPr="00174201">
              <w:rPr>
                <w:color w:val="FF0000"/>
                <w:kern w:val="2"/>
                <w:sz w:val="16"/>
                <w:szCs w:val="16"/>
              </w:rPr>
              <w:t> Unchanged parts are omitted </w:t>
            </w:r>
            <w:r w:rsidRPr="00174201">
              <w:rPr>
                <w:rFonts w:eastAsia="Batang"/>
                <w:color w:val="FF0000"/>
                <w:kern w:val="2"/>
                <w:sz w:val="16"/>
                <w:szCs w:val="16"/>
              </w:rPr>
              <w:t>&gt;</w:t>
            </w:r>
          </w:p>
          <w:p w14:paraId="347E3ABB" w14:textId="77777777" w:rsidR="006D16B8" w:rsidRPr="00174201" w:rsidRDefault="006D16B8" w:rsidP="00C27228">
            <w:pPr>
              <w:pStyle w:val="NormalWeb"/>
              <w:shd w:val="clear" w:color="auto" w:fill="FFFFFF"/>
              <w:spacing w:before="0" w:beforeAutospacing="0" w:after="0" w:afterAutospacing="0"/>
              <w:rPr>
                <w:color w:val="auto"/>
                <w:kern w:val="2"/>
                <w:sz w:val="16"/>
                <w:szCs w:val="16"/>
              </w:rPr>
            </w:pPr>
            <w:r w:rsidRPr="00174201">
              <w:rPr>
                <w:color w:val="auto"/>
                <w:kern w:val="2"/>
                <w:sz w:val="16"/>
                <w:szCs w:val="16"/>
              </w:rPr>
              <w:t>If, based on an indication by a DCI format 2_4, a UE cancels a PUSCH transmission or an SRS transmission, the UE does not expect to be scheduled by a second DCI format to transmit a PUSCH or an SRS over symbols that include symbols of the cancelled PUSCH transmission or SRS transmission, where the last symbol of the PDCCH reception providing the second DCI format is</w:t>
            </w:r>
            <w:r w:rsidRPr="00174201">
              <w:rPr>
                <w:kern w:val="2"/>
                <w:sz w:val="16"/>
                <w:szCs w:val="16"/>
              </w:rPr>
              <w:t xml:space="preserve"> </w:t>
            </w:r>
            <w:r w:rsidRPr="00174201">
              <w:rPr>
                <w:color w:val="FF0000"/>
                <w:kern w:val="2"/>
                <w:sz w:val="16"/>
                <w:szCs w:val="16"/>
                <w:u w:val="single"/>
              </w:rPr>
              <w:t>no earlier </w:t>
            </w:r>
            <w:r w:rsidRPr="00174201">
              <w:rPr>
                <w:strike/>
                <w:color w:val="FF0000"/>
                <w:kern w:val="2"/>
                <w:sz w:val="16"/>
                <w:szCs w:val="16"/>
              </w:rPr>
              <w:t>later </w:t>
            </w:r>
            <w:r w:rsidRPr="00174201">
              <w:rPr>
                <w:color w:val="auto"/>
                <w:kern w:val="2"/>
                <w:sz w:val="16"/>
                <w:szCs w:val="16"/>
              </w:rPr>
              <w:t>than the first symbol of the PDCCH reception providing the DCI format 2_4.</w:t>
            </w:r>
          </w:p>
          <w:p w14:paraId="699FF2BF" w14:textId="77777777" w:rsidR="006D16B8" w:rsidRPr="00174201" w:rsidRDefault="006D16B8" w:rsidP="00C27228">
            <w:pPr>
              <w:pStyle w:val="NormalWeb"/>
              <w:spacing w:before="0" w:beforeAutospacing="0" w:after="0" w:afterAutospacing="0"/>
              <w:jc w:val="center"/>
              <w:rPr>
                <w:kern w:val="2"/>
                <w:sz w:val="16"/>
                <w:szCs w:val="16"/>
              </w:rPr>
            </w:pPr>
            <w:r w:rsidRPr="00174201">
              <w:rPr>
                <w:rFonts w:eastAsia="Batang"/>
                <w:color w:val="FF0000"/>
                <w:kern w:val="2"/>
                <w:sz w:val="16"/>
                <w:szCs w:val="16"/>
              </w:rPr>
              <w:t>&lt;</w:t>
            </w:r>
            <w:r w:rsidRPr="00174201">
              <w:rPr>
                <w:color w:val="FF0000"/>
                <w:kern w:val="2"/>
                <w:sz w:val="16"/>
                <w:szCs w:val="16"/>
              </w:rPr>
              <w:t> Unchanged parts are omitted </w:t>
            </w:r>
            <w:r w:rsidRPr="00174201">
              <w:rPr>
                <w:rFonts w:eastAsia="Batang"/>
                <w:color w:val="FF0000"/>
                <w:kern w:val="2"/>
                <w:sz w:val="16"/>
                <w:szCs w:val="16"/>
              </w:rPr>
              <w:t>&gt;</w:t>
            </w:r>
          </w:p>
        </w:tc>
      </w:tr>
    </w:tbl>
    <w:p w14:paraId="1D115F82" w14:textId="17CE7F61" w:rsidR="00174201" w:rsidRDefault="00174201" w:rsidP="00174201">
      <w:pPr>
        <w:rPr>
          <w:rFonts w:cs="Times"/>
          <w:szCs w:val="20"/>
        </w:rPr>
      </w:pPr>
      <w:r>
        <w:rPr>
          <w:rFonts w:cs="Times"/>
          <w:szCs w:val="20"/>
        </w:rPr>
        <w:t xml:space="preserve">Final CRs are </w:t>
      </w:r>
      <w:r w:rsidRPr="00174201">
        <w:rPr>
          <w:rFonts w:cs="Times"/>
          <w:szCs w:val="20"/>
          <w:highlight w:val="green"/>
        </w:rPr>
        <w:t xml:space="preserve">agreed in </w:t>
      </w:r>
      <w:hyperlink r:id="rId357" w:history="1">
        <w:r w:rsidR="000B5C49">
          <w:rPr>
            <w:rStyle w:val="Hyperlink"/>
            <w:rFonts w:cs="Times"/>
            <w:szCs w:val="20"/>
            <w:highlight w:val="green"/>
          </w:rPr>
          <w:t>R1-2205348</w:t>
        </w:r>
      </w:hyperlink>
      <w:r w:rsidRPr="00174201">
        <w:rPr>
          <w:rFonts w:cs="Times"/>
          <w:szCs w:val="20"/>
          <w:highlight w:val="green"/>
        </w:rPr>
        <w:t xml:space="preserve"> (TS38.213, Rel-16, CR#0</w:t>
      </w:r>
      <w:r>
        <w:rPr>
          <w:rFonts w:cs="Times"/>
          <w:szCs w:val="20"/>
          <w:highlight w:val="green"/>
        </w:rPr>
        <w:t>308</w:t>
      </w:r>
      <w:r w:rsidRPr="00174201">
        <w:rPr>
          <w:rFonts w:cs="Times"/>
          <w:szCs w:val="20"/>
          <w:highlight w:val="green"/>
        </w:rPr>
        <w:t xml:space="preserve">, Cat. F) and </w:t>
      </w:r>
      <w:hyperlink r:id="rId358" w:history="1">
        <w:r w:rsidR="000B5C49">
          <w:rPr>
            <w:rStyle w:val="Hyperlink"/>
            <w:rFonts w:cs="Times"/>
            <w:szCs w:val="20"/>
            <w:highlight w:val="green"/>
          </w:rPr>
          <w:t>R1-2205349</w:t>
        </w:r>
      </w:hyperlink>
      <w:r w:rsidRPr="00174201">
        <w:rPr>
          <w:rFonts w:cs="Times"/>
          <w:szCs w:val="20"/>
          <w:highlight w:val="green"/>
        </w:rPr>
        <w:t xml:space="preserve"> (TS38.213, Rel-17, CR#0</w:t>
      </w:r>
      <w:r>
        <w:rPr>
          <w:rFonts w:cs="Times"/>
          <w:szCs w:val="20"/>
          <w:highlight w:val="green"/>
        </w:rPr>
        <w:t>309</w:t>
      </w:r>
      <w:r w:rsidRPr="00174201">
        <w:rPr>
          <w:rFonts w:cs="Times"/>
          <w:szCs w:val="20"/>
          <w:highlight w:val="green"/>
        </w:rPr>
        <w:t>, Cat. A).</w:t>
      </w:r>
    </w:p>
    <w:p w14:paraId="6E662581" w14:textId="1DBF5DAC" w:rsidR="00B0164B" w:rsidRDefault="00174201" w:rsidP="007D7F59">
      <w:pPr>
        <w:rPr>
          <w:lang w:eastAsia="x-none"/>
        </w:rPr>
      </w:pPr>
      <w:r w:rsidRPr="00174201">
        <w:rPr>
          <w:highlight w:val="magenta"/>
          <w:lang w:eastAsia="x-none"/>
        </w:rPr>
        <w:t>MCC: to delete "Draft" in CR header before submission to plenary.</w:t>
      </w:r>
    </w:p>
    <w:p w14:paraId="1B05EEFB" w14:textId="77777777" w:rsidR="00174201" w:rsidRDefault="00174201" w:rsidP="007D7F59">
      <w:pPr>
        <w:rPr>
          <w:lang w:eastAsia="x-none"/>
        </w:rPr>
      </w:pPr>
    </w:p>
    <w:p w14:paraId="31AFA5DB" w14:textId="182314A1" w:rsidR="00B0164B" w:rsidRDefault="00B0164B" w:rsidP="007D7F59">
      <w:pPr>
        <w:rPr>
          <w:lang w:eastAsia="x-none"/>
        </w:rPr>
      </w:pPr>
    </w:p>
    <w:p w14:paraId="38AE1CCD" w14:textId="6B39D69E" w:rsidR="00086F7F" w:rsidRPr="00273B5A" w:rsidRDefault="001B5688" w:rsidP="00086F7F">
      <w:pPr>
        <w:rPr>
          <w:b/>
          <w:bCs/>
          <w:lang w:eastAsia="x-none"/>
        </w:rPr>
      </w:pPr>
      <w:hyperlink r:id="rId359" w:history="1">
        <w:r w:rsidR="000B5C49">
          <w:rPr>
            <w:rStyle w:val="Hyperlink"/>
            <w:b/>
            <w:bCs/>
            <w:lang w:eastAsia="x-none"/>
          </w:rPr>
          <w:t>R1-2203851</w:t>
        </w:r>
      </w:hyperlink>
      <w:r w:rsidR="00086F7F" w:rsidRPr="00273B5A">
        <w:rPr>
          <w:b/>
          <w:bCs/>
          <w:lang w:eastAsia="x-none"/>
        </w:rPr>
        <w:tab/>
        <w:t>Remaining issues on intra-UE multiplexing/prioritization</w:t>
      </w:r>
      <w:r w:rsidR="00086F7F" w:rsidRPr="00273B5A">
        <w:rPr>
          <w:b/>
          <w:bCs/>
          <w:lang w:eastAsia="x-none"/>
        </w:rPr>
        <w:tab/>
        <w:t>Samsung</w:t>
      </w:r>
    </w:p>
    <w:p w14:paraId="09F22A8A" w14:textId="4547875E" w:rsidR="00E66A0D" w:rsidRPr="00273B5A" w:rsidRDefault="001B5688" w:rsidP="00E66A0D">
      <w:pPr>
        <w:rPr>
          <w:b/>
          <w:bCs/>
          <w:lang w:eastAsia="x-none"/>
        </w:rPr>
      </w:pPr>
      <w:hyperlink r:id="rId360" w:history="1">
        <w:r w:rsidR="000B5C49">
          <w:rPr>
            <w:rStyle w:val="Hyperlink"/>
            <w:b/>
            <w:bCs/>
            <w:lang w:eastAsia="x-none"/>
          </w:rPr>
          <w:t>R1-2204438</w:t>
        </w:r>
      </w:hyperlink>
      <w:r w:rsidR="00E66A0D" w:rsidRPr="00273B5A">
        <w:rPr>
          <w:b/>
          <w:bCs/>
          <w:lang w:eastAsia="x-none"/>
        </w:rPr>
        <w:tab/>
        <w:t>Correction on RRC parameter name of dl-DataToUL-ACK-ForDCI-Format1-2 in TS 38.213</w:t>
      </w:r>
      <w:r w:rsidR="00E66A0D" w:rsidRPr="00273B5A">
        <w:rPr>
          <w:b/>
          <w:bCs/>
          <w:lang w:eastAsia="x-none"/>
        </w:rPr>
        <w:tab/>
        <w:t>ITRI</w:t>
      </w:r>
    </w:p>
    <w:p w14:paraId="25D3C5BD" w14:textId="77777777" w:rsidR="00273B5A" w:rsidRPr="001A052F" w:rsidRDefault="007D7F59" w:rsidP="007D7F59">
      <w:pPr>
        <w:rPr>
          <w:lang w:val="fr-FR" w:eastAsia="x-none"/>
        </w:rPr>
      </w:pPr>
      <w:r w:rsidRPr="001A052F">
        <w:rPr>
          <w:lang w:val="fr-FR" w:eastAsia="x-none"/>
        </w:rPr>
        <w:t xml:space="preserve">[109-e-R16-URLLC-06] </w:t>
      </w:r>
      <w:r w:rsidR="00273B5A" w:rsidRPr="001A052F">
        <w:rPr>
          <w:lang w:val="fr-FR" w:eastAsia="x-none"/>
        </w:rPr>
        <w:t>– Sa (Samsung)</w:t>
      </w:r>
    </w:p>
    <w:p w14:paraId="78F7290B" w14:textId="5AA923EB" w:rsidR="007D7F59" w:rsidRPr="00273B5A" w:rsidRDefault="007D7F59" w:rsidP="007D7F59">
      <w:pPr>
        <w:rPr>
          <w:lang w:eastAsia="x-none"/>
        </w:rPr>
      </w:pPr>
      <w:r w:rsidRPr="00273B5A">
        <w:rPr>
          <w:lang w:eastAsia="x-none"/>
        </w:rPr>
        <w:t>Issue#9 &amp; Issue#11: Editorial corrections for recommendations to editors by May 11</w:t>
      </w:r>
    </w:p>
    <w:p w14:paraId="3CEE81E8" w14:textId="4B964191" w:rsidR="007D7F59" w:rsidRPr="00273B5A" w:rsidRDefault="001B5688" w:rsidP="007A297D">
      <w:pPr>
        <w:numPr>
          <w:ilvl w:val="0"/>
          <w:numId w:val="61"/>
        </w:numPr>
        <w:rPr>
          <w:lang w:eastAsia="x-none"/>
        </w:rPr>
      </w:pPr>
      <w:hyperlink r:id="rId361" w:history="1">
        <w:r w:rsidR="000B5C49">
          <w:rPr>
            <w:rStyle w:val="Hyperlink"/>
            <w:lang w:eastAsia="x-none"/>
          </w:rPr>
          <w:t>R1-2203851</w:t>
        </w:r>
      </w:hyperlink>
      <w:r w:rsidR="007D7F59" w:rsidRPr="00273B5A">
        <w:rPr>
          <w:lang w:eastAsia="x-none"/>
        </w:rPr>
        <w:t>: proposal 4 in section 2.3</w:t>
      </w:r>
    </w:p>
    <w:p w14:paraId="24FA8550" w14:textId="7C289FE0" w:rsidR="007D7F59" w:rsidRPr="00273B5A" w:rsidRDefault="001B5688" w:rsidP="007A297D">
      <w:pPr>
        <w:numPr>
          <w:ilvl w:val="0"/>
          <w:numId w:val="61"/>
        </w:numPr>
        <w:rPr>
          <w:lang w:eastAsia="x-none"/>
        </w:rPr>
      </w:pPr>
      <w:hyperlink r:id="rId362" w:history="1">
        <w:r w:rsidR="000B5C49">
          <w:rPr>
            <w:rStyle w:val="Hyperlink"/>
            <w:lang w:eastAsia="x-none"/>
          </w:rPr>
          <w:t>R1-2204438</w:t>
        </w:r>
      </w:hyperlink>
    </w:p>
    <w:p w14:paraId="07743CDB" w14:textId="0EF37872" w:rsidR="00B0164B" w:rsidRPr="00273B5A" w:rsidRDefault="001B5688" w:rsidP="00B0164B">
      <w:pPr>
        <w:rPr>
          <w:b/>
          <w:bCs/>
          <w:lang w:eastAsia="x-none"/>
        </w:rPr>
      </w:pPr>
      <w:hyperlink r:id="rId363" w:history="1">
        <w:r w:rsidR="000B5C49">
          <w:rPr>
            <w:rStyle w:val="Hyperlink"/>
            <w:b/>
            <w:bCs/>
            <w:lang w:eastAsia="x-none"/>
          </w:rPr>
          <w:t>R1-2205343</w:t>
        </w:r>
      </w:hyperlink>
      <w:r w:rsidR="00B0164B" w:rsidRPr="00273B5A">
        <w:rPr>
          <w:b/>
          <w:bCs/>
          <w:lang w:eastAsia="x-none"/>
        </w:rPr>
        <w:tab/>
        <w:t>Summary of [109-e-R16-URLLC-06] Issue#9 &amp; Issue#11: Editorial corrections for recommendations to editors</w:t>
      </w:r>
      <w:r w:rsidR="00B0164B" w:rsidRPr="00273B5A">
        <w:rPr>
          <w:b/>
          <w:bCs/>
          <w:lang w:eastAsia="x-none"/>
        </w:rPr>
        <w:tab/>
        <w:t>Moderator (Samsung)</w:t>
      </w:r>
    </w:p>
    <w:p w14:paraId="45FC97EA" w14:textId="77777777" w:rsidR="00273B5A" w:rsidRDefault="00273B5A" w:rsidP="00273B5A">
      <w:pPr>
        <w:rPr>
          <w:lang w:eastAsia="x-none"/>
        </w:rPr>
      </w:pPr>
      <w:r w:rsidRPr="00812668">
        <w:rPr>
          <w:b/>
          <w:bCs/>
          <w:lang w:eastAsia="x-none"/>
        </w:rPr>
        <w:t>Decision:</w:t>
      </w:r>
      <w:r>
        <w:rPr>
          <w:lang w:eastAsia="x-none"/>
        </w:rPr>
        <w:t xml:space="preserve"> As per email decision posted on May 11</w:t>
      </w:r>
      <w:r w:rsidRPr="00812668">
        <w:rPr>
          <w:vertAlign w:val="superscript"/>
          <w:lang w:eastAsia="x-none"/>
        </w:rPr>
        <w:t>th</w:t>
      </w:r>
      <w:r>
        <w:rPr>
          <w:lang w:eastAsia="x-none"/>
        </w:rPr>
        <w:t>,</w:t>
      </w:r>
    </w:p>
    <w:p w14:paraId="16E7EC21" w14:textId="77777777" w:rsidR="006D16B8" w:rsidRPr="001A052F" w:rsidRDefault="006D16B8" w:rsidP="006D16B8">
      <w:pPr>
        <w:rPr>
          <w:bCs/>
          <w:lang w:eastAsia="x-none"/>
        </w:rPr>
      </w:pPr>
      <w:r w:rsidRPr="001A052F">
        <w:rPr>
          <w:bCs/>
          <w:highlight w:val="green"/>
          <w:lang w:eastAsia="x-none"/>
        </w:rPr>
        <w:t>For the TS38.213 editor:</w:t>
      </w:r>
    </w:p>
    <w:p w14:paraId="5A5A7817" w14:textId="0D120000" w:rsidR="006D16B8" w:rsidRPr="00273B5A" w:rsidRDefault="006D16B8" w:rsidP="00842CF4">
      <w:pPr>
        <w:pStyle w:val="ListParagraph"/>
        <w:numPr>
          <w:ilvl w:val="0"/>
          <w:numId w:val="123"/>
        </w:numPr>
        <w:rPr>
          <w:rFonts w:eastAsia="Malgun Gothic" w:cs="Times"/>
          <w:iCs/>
        </w:rPr>
      </w:pPr>
      <w:r w:rsidRPr="00273B5A">
        <w:rPr>
          <w:rFonts w:cs="Times"/>
          <w:iCs/>
        </w:rPr>
        <w:t>The text proposal in section 2.3 of</w:t>
      </w:r>
      <w:r w:rsidR="00273B5A">
        <w:rPr>
          <w:rFonts w:cs="Times"/>
          <w:iCs/>
        </w:rPr>
        <w:t xml:space="preserve"> </w:t>
      </w:r>
      <w:r w:rsidRPr="00273B5A">
        <w:rPr>
          <w:rFonts w:cs="Times"/>
          <w:iCs/>
        </w:rPr>
        <w:t>R1- 2203851</w:t>
      </w:r>
      <w:r w:rsidR="00273B5A">
        <w:rPr>
          <w:rFonts w:cs="Times"/>
          <w:iCs/>
        </w:rPr>
        <w:t xml:space="preserve"> </w:t>
      </w:r>
      <w:r w:rsidRPr="00273B5A">
        <w:rPr>
          <w:rFonts w:cs="Times"/>
          <w:iCs/>
        </w:rPr>
        <w:t>is</w:t>
      </w:r>
      <w:r w:rsidR="00273B5A">
        <w:rPr>
          <w:rFonts w:cs="Times"/>
          <w:iCs/>
        </w:rPr>
        <w:t xml:space="preserve"> </w:t>
      </w:r>
      <w:r w:rsidRPr="00273B5A">
        <w:rPr>
          <w:rFonts w:eastAsia="Malgun Gothic" w:cs="Times"/>
          <w:iCs/>
        </w:rPr>
        <w:t>provided to improve clarity of 38.213 specification. Please consider it in the next specification revision.</w:t>
      </w:r>
    </w:p>
    <w:p w14:paraId="065CC015" w14:textId="0687DA58" w:rsidR="00273B5A" w:rsidRDefault="00273B5A" w:rsidP="00273B5A">
      <w:pPr>
        <w:rPr>
          <w:lang w:eastAsia="x-none"/>
        </w:rPr>
      </w:pPr>
      <w:r w:rsidRPr="00812668">
        <w:rPr>
          <w:b/>
          <w:bCs/>
          <w:lang w:eastAsia="x-none"/>
        </w:rPr>
        <w:t>Decision:</w:t>
      </w:r>
      <w:r>
        <w:rPr>
          <w:lang w:eastAsia="x-none"/>
        </w:rPr>
        <w:t xml:space="preserve"> As per email decision posted on May 14</w:t>
      </w:r>
      <w:r w:rsidRPr="00812668">
        <w:rPr>
          <w:vertAlign w:val="superscript"/>
          <w:lang w:eastAsia="x-none"/>
        </w:rPr>
        <w:t>th</w:t>
      </w:r>
      <w:r>
        <w:rPr>
          <w:lang w:eastAsia="x-none"/>
        </w:rPr>
        <w:t>,</w:t>
      </w:r>
    </w:p>
    <w:p w14:paraId="2299D94A" w14:textId="77777777" w:rsidR="006D16B8" w:rsidRPr="001A052F" w:rsidRDefault="006D16B8" w:rsidP="006D16B8">
      <w:pPr>
        <w:rPr>
          <w:bCs/>
          <w:lang w:eastAsia="x-none"/>
        </w:rPr>
      </w:pPr>
      <w:r w:rsidRPr="001A052F">
        <w:rPr>
          <w:bCs/>
          <w:highlight w:val="green"/>
          <w:lang w:eastAsia="x-none"/>
        </w:rPr>
        <w:t>For the TS38.213 editor:</w:t>
      </w:r>
    </w:p>
    <w:p w14:paraId="0331B82A" w14:textId="77777777" w:rsidR="006D16B8" w:rsidRDefault="006D16B8" w:rsidP="00842CF4">
      <w:pPr>
        <w:pStyle w:val="ListParagraph"/>
        <w:numPr>
          <w:ilvl w:val="0"/>
          <w:numId w:val="123"/>
        </w:numPr>
        <w:rPr>
          <w:lang w:eastAsia="x-none"/>
        </w:rPr>
      </w:pPr>
      <w:r>
        <w:rPr>
          <w:lang w:eastAsia="x-none"/>
        </w:rPr>
        <w:t>The text proposal in Proposal 3 of R1- 2205343 is provided to improve clarity of 38.213 specification. Please consider it in the next specification revision.</w:t>
      </w:r>
    </w:p>
    <w:p w14:paraId="37D1D20E" w14:textId="114F41E7" w:rsidR="00B0164B" w:rsidRDefault="00B0164B" w:rsidP="007D7F59">
      <w:pPr>
        <w:rPr>
          <w:lang w:eastAsia="x-none"/>
        </w:rPr>
      </w:pPr>
    </w:p>
    <w:p w14:paraId="289FF211" w14:textId="7BA0ABD2" w:rsidR="00B0164B" w:rsidRDefault="00B0164B" w:rsidP="007D7F59">
      <w:pPr>
        <w:rPr>
          <w:lang w:eastAsia="x-none"/>
        </w:rPr>
      </w:pPr>
    </w:p>
    <w:p w14:paraId="57BED70E" w14:textId="25C9C1C7" w:rsidR="00086F7F" w:rsidRDefault="001B5688" w:rsidP="00086F7F">
      <w:pPr>
        <w:rPr>
          <w:lang w:eastAsia="x-none"/>
        </w:rPr>
      </w:pPr>
      <w:hyperlink r:id="rId364" w:history="1">
        <w:r w:rsidR="000B5C49">
          <w:rPr>
            <w:rStyle w:val="Hyperlink"/>
            <w:lang w:eastAsia="x-none"/>
          </w:rPr>
          <w:t>R1-2204895</w:t>
        </w:r>
      </w:hyperlink>
      <w:r w:rsidR="00086F7F">
        <w:rPr>
          <w:lang w:eastAsia="x-none"/>
        </w:rPr>
        <w:tab/>
        <w:t>Remaining issues on  UL prioritization cases related to SP-CSI</w:t>
      </w:r>
      <w:r w:rsidR="00086F7F">
        <w:rPr>
          <w:lang w:eastAsia="x-none"/>
        </w:rPr>
        <w:tab/>
        <w:t>Huawei, HiSilicon</w:t>
      </w:r>
    </w:p>
    <w:p w14:paraId="3C86EC43" w14:textId="77777777" w:rsidR="00086F7F" w:rsidRPr="00BA7310" w:rsidRDefault="007D7F59" w:rsidP="007D7F59">
      <w:pPr>
        <w:rPr>
          <w:lang w:eastAsia="x-none"/>
        </w:rPr>
      </w:pPr>
      <w:r w:rsidRPr="00BA7310">
        <w:rPr>
          <w:lang w:eastAsia="x-none"/>
        </w:rPr>
        <w:t xml:space="preserve">[109-e-R16-URLLC-07] </w:t>
      </w:r>
      <w:r w:rsidR="00086F7F" w:rsidRPr="00BA7310">
        <w:rPr>
          <w:lang w:eastAsia="x-none"/>
        </w:rPr>
        <w:t>– Thorsten (Huawei)</w:t>
      </w:r>
    </w:p>
    <w:p w14:paraId="57EE5C58" w14:textId="6CBB143A" w:rsidR="007D7F59" w:rsidRDefault="007D7F59" w:rsidP="007D7F59">
      <w:pPr>
        <w:rPr>
          <w:lang w:eastAsia="x-none"/>
        </w:rPr>
      </w:pPr>
      <w:r w:rsidRPr="00BA7310">
        <w:rPr>
          <w:lang w:eastAsia="x-none"/>
        </w:rPr>
        <w:t>Issue#8: Remaining issues on UL prioritization cases related to SP-CSI by May 13</w:t>
      </w:r>
      <w:r w:rsidR="00BA7310">
        <w:rPr>
          <w:lang w:eastAsia="x-none"/>
        </w:rPr>
        <w:t xml:space="preserve"> </w:t>
      </w:r>
      <w:r w:rsidR="00BA7310">
        <w:rPr>
          <w:lang w:eastAsia="x-none"/>
        </w:rPr>
        <w:sym w:font="Wingdings" w:char="F0E0"/>
      </w:r>
      <w:r w:rsidR="00BA7310">
        <w:rPr>
          <w:lang w:eastAsia="x-none"/>
        </w:rPr>
        <w:t xml:space="preserve"> ext by May 17</w:t>
      </w:r>
      <w:r w:rsidR="00BA7310" w:rsidRPr="00BA7310">
        <w:rPr>
          <w:vertAlign w:val="superscript"/>
          <w:lang w:eastAsia="x-none"/>
        </w:rPr>
        <w:t>th</w:t>
      </w:r>
      <w:r w:rsidR="00BA7310">
        <w:rPr>
          <w:lang w:eastAsia="x-none"/>
        </w:rPr>
        <w:t xml:space="preserve"> </w:t>
      </w:r>
    </w:p>
    <w:p w14:paraId="2B640FB8" w14:textId="0347CD70" w:rsidR="00F4100E" w:rsidRPr="00BA7310" w:rsidRDefault="001B5688" w:rsidP="00F4100E">
      <w:pPr>
        <w:rPr>
          <w:b/>
          <w:bCs/>
          <w:lang w:eastAsia="x-none"/>
        </w:rPr>
      </w:pPr>
      <w:hyperlink r:id="rId365" w:history="1">
        <w:r w:rsidR="000B5C49">
          <w:rPr>
            <w:rStyle w:val="Hyperlink"/>
            <w:b/>
            <w:bCs/>
            <w:lang w:eastAsia="x-none"/>
          </w:rPr>
          <w:t>R1-2205440</w:t>
        </w:r>
      </w:hyperlink>
      <w:r w:rsidR="00F4100E" w:rsidRPr="00BA7310">
        <w:rPr>
          <w:b/>
          <w:bCs/>
          <w:lang w:eastAsia="x-none"/>
        </w:rPr>
        <w:tab/>
        <w:t>Summary of [109-e-R16-URLLC-07] Issue#8: Remaining issues on UL prioritization cases related to SP-CSI</w:t>
      </w:r>
      <w:r w:rsidR="00F4100E" w:rsidRPr="00BA7310">
        <w:rPr>
          <w:b/>
          <w:bCs/>
          <w:lang w:eastAsia="x-none"/>
        </w:rPr>
        <w:tab/>
        <w:t>Moderator (Huawei)</w:t>
      </w:r>
    </w:p>
    <w:p w14:paraId="6E5976C8" w14:textId="3EE6839B" w:rsidR="007D7F59" w:rsidRDefault="00BA7310" w:rsidP="007D7F59">
      <w:pPr>
        <w:rPr>
          <w:lang w:eastAsia="x-none"/>
        </w:rPr>
      </w:pPr>
      <w:r>
        <w:rPr>
          <w:lang w:eastAsia="x-none"/>
        </w:rPr>
        <w:t>No conclusion.</w:t>
      </w:r>
    </w:p>
    <w:p w14:paraId="2C53A8C0" w14:textId="77777777" w:rsidR="00BA7310" w:rsidRDefault="00BA7310" w:rsidP="007D7F59">
      <w:pPr>
        <w:rPr>
          <w:lang w:eastAsia="x-none"/>
        </w:rPr>
      </w:pPr>
    </w:p>
    <w:p w14:paraId="0F92C8F0" w14:textId="77777777" w:rsidR="00086F7F" w:rsidRDefault="00086F7F" w:rsidP="007D7F59">
      <w:pPr>
        <w:rPr>
          <w:lang w:eastAsia="x-none"/>
        </w:rPr>
      </w:pPr>
    </w:p>
    <w:p w14:paraId="380005BA" w14:textId="6D8620DE" w:rsidR="004D2E24" w:rsidRPr="00526F26" w:rsidRDefault="001B5688" w:rsidP="004D2E24">
      <w:pPr>
        <w:rPr>
          <w:b/>
          <w:bCs/>
          <w:lang w:eastAsia="x-none"/>
        </w:rPr>
      </w:pPr>
      <w:hyperlink r:id="rId366" w:history="1">
        <w:r w:rsidR="000B5C49">
          <w:rPr>
            <w:rStyle w:val="Hyperlink"/>
            <w:b/>
            <w:bCs/>
            <w:lang w:eastAsia="x-none"/>
          </w:rPr>
          <w:t>R1-2203045</w:t>
        </w:r>
      </w:hyperlink>
      <w:r w:rsidR="004D2E24" w:rsidRPr="00526F26">
        <w:rPr>
          <w:b/>
          <w:bCs/>
          <w:lang w:eastAsia="x-none"/>
        </w:rPr>
        <w:tab/>
        <w:t>Reply LS on PDCCH Blind Detection in CA</w:t>
      </w:r>
      <w:r w:rsidR="004D2E24" w:rsidRPr="00526F26">
        <w:rPr>
          <w:b/>
          <w:bCs/>
          <w:lang w:eastAsia="x-none"/>
        </w:rPr>
        <w:tab/>
        <w:t>RAN2, HiSilicon</w:t>
      </w:r>
    </w:p>
    <w:p w14:paraId="1CBC9B9D" w14:textId="77777777" w:rsidR="009A4167" w:rsidRDefault="007D7F59" w:rsidP="007D7F59">
      <w:pPr>
        <w:rPr>
          <w:lang w:eastAsia="x-none"/>
        </w:rPr>
      </w:pPr>
      <w:r w:rsidRPr="009A4167">
        <w:rPr>
          <w:lang w:eastAsia="x-none"/>
        </w:rPr>
        <w:t xml:space="preserve">[109-e-R16-URLLC-08] </w:t>
      </w:r>
      <w:r w:rsidR="009A4167" w:rsidRPr="009A4167">
        <w:rPr>
          <w:lang w:eastAsia="x-none"/>
        </w:rPr>
        <w:t>– Chengyan (Huawei)</w:t>
      </w:r>
    </w:p>
    <w:p w14:paraId="792EB630" w14:textId="401ACF4B" w:rsidR="007D7F59" w:rsidRPr="009A4167" w:rsidRDefault="007D7F59" w:rsidP="007D7F59">
      <w:pPr>
        <w:rPr>
          <w:lang w:eastAsia="x-none"/>
        </w:rPr>
      </w:pPr>
      <w:r w:rsidRPr="009A4167">
        <w:rPr>
          <w:lang w:eastAsia="x-none"/>
        </w:rPr>
        <w:t xml:space="preserve">Email discussion on incoming LS (in </w:t>
      </w:r>
      <w:hyperlink r:id="rId367" w:history="1">
        <w:r w:rsidR="000B5C49">
          <w:rPr>
            <w:rStyle w:val="Hyperlink"/>
            <w:lang w:eastAsia="x-none"/>
          </w:rPr>
          <w:t>R1-2203045</w:t>
        </w:r>
      </w:hyperlink>
      <w:r w:rsidRPr="009A4167">
        <w:rPr>
          <w:lang w:eastAsia="x-none"/>
        </w:rPr>
        <w:t>) from RAN2 on PDCCH blind detection in CA by May 13</w:t>
      </w:r>
    </w:p>
    <w:p w14:paraId="1010400F" w14:textId="7969E783" w:rsidR="007D7F59" w:rsidRPr="009A4167" w:rsidRDefault="007D7F59" w:rsidP="007A297D">
      <w:pPr>
        <w:numPr>
          <w:ilvl w:val="0"/>
          <w:numId w:val="61"/>
        </w:numPr>
        <w:rPr>
          <w:lang w:eastAsia="x-none"/>
        </w:rPr>
      </w:pPr>
      <w:r w:rsidRPr="009A4167">
        <w:rPr>
          <w:lang w:eastAsia="x-none"/>
        </w:rPr>
        <w:t xml:space="preserve">Relevant tdocs </w:t>
      </w:r>
      <w:hyperlink r:id="rId368" w:history="1">
        <w:r w:rsidR="000B5C49">
          <w:rPr>
            <w:rStyle w:val="Hyperlink"/>
            <w:lang w:eastAsia="x-none"/>
          </w:rPr>
          <w:t>R1-2203077</w:t>
        </w:r>
      </w:hyperlink>
      <w:r w:rsidRPr="009A4167">
        <w:rPr>
          <w:lang w:eastAsia="x-none"/>
        </w:rPr>
        <w:t xml:space="preserve">, </w:t>
      </w:r>
      <w:hyperlink r:id="rId369" w:history="1">
        <w:r w:rsidR="000B5C49">
          <w:rPr>
            <w:rStyle w:val="Hyperlink"/>
            <w:lang w:eastAsia="x-none"/>
          </w:rPr>
          <w:t>R1-2203183</w:t>
        </w:r>
      </w:hyperlink>
      <w:r w:rsidRPr="009A4167">
        <w:rPr>
          <w:lang w:eastAsia="x-none"/>
        </w:rPr>
        <w:t xml:space="preserve">, </w:t>
      </w:r>
      <w:hyperlink r:id="rId370" w:history="1">
        <w:r w:rsidR="000B5C49">
          <w:rPr>
            <w:rStyle w:val="Hyperlink"/>
            <w:lang w:eastAsia="x-none"/>
          </w:rPr>
          <w:t>R1-2203394</w:t>
        </w:r>
      </w:hyperlink>
      <w:r w:rsidRPr="009A4167">
        <w:rPr>
          <w:lang w:eastAsia="x-none"/>
        </w:rPr>
        <w:t xml:space="preserve">, </w:t>
      </w:r>
      <w:hyperlink r:id="rId371" w:history="1">
        <w:r w:rsidR="000B5C49">
          <w:rPr>
            <w:rStyle w:val="Hyperlink"/>
            <w:lang w:eastAsia="x-none"/>
          </w:rPr>
          <w:t>R1-2203488</w:t>
        </w:r>
      </w:hyperlink>
      <w:r w:rsidRPr="009A4167">
        <w:rPr>
          <w:lang w:eastAsia="x-none"/>
        </w:rPr>
        <w:t xml:space="preserve">, </w:t>
      </w:r>
      <w:hyperlink r:id="rId372" w:history="1">
        <w:r w:rsidR="000B5C49">
          <w:rPr>
            <w:rStyle w:val="Hyperlink"/>
            <w:lang w:eastAsia="x-none"/>
          </w:rPr>
          <w:t>R1-2203849</w:t>
        </w:r>
      </w:hyperlink>
      <w:r w:rsidRPr="009A4167">
        <w:rPr>
          <w:lang w:eastAsia="x-none"/>
        </w:rPr>
        <w:t xml:space="preserve">, </w:t>
      </w:r>
      <w:hyperlink r:id="rId373" w:history="1">
        <w:r w:rsidR="000B5C49">
          <w:rPr>
            <w:rStyle w:val="Hyperlink"/>
            <w:lang w:eastAsia="x-none"/>
          </w:rPr>
          <w:t>R1-2204894</w:t>
        </w:r>
      </w:hyperlink>
    </w:p>
    <w:p w14:paraId="639C3558" w14:textId="6CBA210D" w:rsidR="00B0164B" w:rsidRPr="009A4167" w:rsidRDefault="001B5688" w:rsidP="00B0164B">
      <w:pPr>
        <w:rPr>
          <w:b/>
          <w:bCs/>
          <w:lang w:eastAsia="x-none"/>
        </w:rPr>
      </w:pPr>
      <w:hyperlink r:id="rId374" w:history="1">
        <w:r w:rsidR="000B5C49">
          <w:rPr>
            <w:rStyle w:val="Hyperlink"/>
            <w:b/>
            <w:bCs/>
            <w:lang w:eastAsia="x-none"/>
          </w:rPr>
          <w:t>R1-2205321</w:t>
        </w:r>
      </w:hyperlink>
      <w:r w:rsidR="00B0164B" w:rsidRPr="009A4167">
        <w:rPr>
          <w:b/>
          <w:bCs/>
          <w:lang w:eastAsia="x-none"/>
        </w:rPr>
        <w:tab/>
        <w:t xml:space="preserve">Summary of [109-e-R16-URLLC-08] on incoming LS (in </w:t>
      </w:r>
      <w:hyperlink r:id="rId375" w:history="1">
        <w:r w:rsidR="000B5C49">
          <w:rPr>
            <w:rStyle w:val="Hyperlink"/>
            <w:b/>
            <w:bCs/>
            <w:lang w:eastAsia="x-none"/>
          </w:rPr>
          <w:t>R1-2203045</w:t>
        </w:r>
      </w:hyperlink>
      <w:r w:rsidR="00B0164B" w:rsidRPr="009A4167">
        <w:rPr>
          <w:b/>
          <w:bCs/>
          <w:lang w:eastAsia="x-none"/>
        </w:rPr>
        <w:t>) from RAN2 on PDCCH blind detection in CA</w:t>
      </w:r>
      <w:r w:rsidR="00B0164B" w:rsidRPr="009A4167">
        <w:rPr>
          <w:b/>
          <w:bCs/>
          <w:lang w:eastAsia="x-none"/>
        </w:rPr>
        <w:tab/>
        <w:t>Moderator (Huawei)</w:t>
      </w:r>
    </w:p>
    <w:p w14:paraId="67A1241B" w14:textId="3DF9D476" w:rsidR="009E4BF3" w:rsidRPr="009A4167" w:rsidRDefault="001B5688" w:rsidP="009E4BF3">
      <w:pPr>
        <w:rPr>
          <w:b/>
          <w:bCs/>
          <w:lang w:eastAsia="x-none"/>
        </w:rPr>
      </w:pPr>
      <w:hyperlink r:id="rId376" w:history="1">
        <w:r w:rsidR="000B5C49">
          <w:rPr>
            <w:rStyle w:val="Hyperlink"/>
            <w:b/>
            <w:bCs/>
            <w:lang w:eastAsia="x-none"/>
          </w:rPr>
          <w:t>R1-2205319</w:t>
        </w:r>
      </w:hyperlink>
      <w:r w:rsidR="009E4BF3" w:rsidRPr="009A4167">
        <w:rPr>
          <w:b/>
          <w:bCs/>
          <w:lang w:eastAsia="x-none"/>
        </w:rPr>
        <w:tab/>
        <w:t>Draft reply LS on PDCCH Blind Detection in CA</w:t>
      </w:r>
      <w:r w:rsidR="009E4BF3" w:rsidRPr="009A4167">
        <w:rPr>
          <w:b/>
          <w:bCs/>
          <w:lang w:eastAsia="x-none"/>
        </w:rPr>
        <w:tab/>
        <w:t>Huawei</w:t>
      </w:r>
    </w:p>
    <w:p w14:paraId="2BF314A0" w14:textId="4C510BD4" w:rsidR="009E4BF3" w:rsidRDefault="009A4167" w:rsidP="009E4BF3">
      <w:pPr>
        <w:rPr>
          <w:lang w:eastAsia="x-none"/>
        </w:rPr>
      </w:pPr>
      <w:r w:rsidRPr="00812668">
        <w:rPr>
          <w:b/>
          <w:bCs/>
          <w:lang w:eastAsia="x-none"/>
        </w:rPr>
        <w:t>Decision:</w:t>
      </w:r>
      <w:r>
        <w:rPr>
          <w:lang w:eastAsia="x-none"/>
        </w:rPr>
        <w:t xml:space="preserve"> As per email decision posted on May 13</w:t>
      </w:r>
      <w:r w:rsidRPr="00812668">
        <w:rPr>
          <w:vertAlign w:val="superscript"/>
          <w:lang w:eastAsia="x-none"/>
        </w:rPr>
        <w:t>th</w:t>
      </w:r>
      <w:r>
        <w:rPr>
          <w:lang w:eastAsia="x-none"/>
        </w:rPr>
        <w:t xml:space="preserve">, the draft reply LS is endorsed. Final version is </w:t>
      </w:r>
      <w:r w:rsidRPr="009A4167">
        <w:rPr>
          <w:highlight w:val="green"/>
          <w:lang w:eastAsia="x-none"/>
        </w:rPr>
        <w:t xml:space="preserve">approved in </w:t>
      </w:r>
      <w:hyperlink r:id="rId377" w:history="1">
        <w:r w:rsidR="000B5C49">
          <w:rPr>
            <w:rStyle w:val="Hyperlink"/>
            <w:highlight w:val="green"/>
            <w:lang w:eastAsia="x-none"/>
          </w:rPr>
          <w:t>R1-2205320</w:t>
        </w:r>
      </w:hyperlink>
      <w:r>
        <w:rPr>
          <w:lang w:eastAsia="x-none"/>
        </w:rPr>
        <w:t>.</w:t>
      </w:r>
    </w:p>
    <w:p w14:paraId="01251A77" w14:textId="450EB3E0" w:rsidR="007D7F59" w:rsidRDefault="007D7F59" w:rsidP="00F1460D">
      <w:pPr>
        <w:pStyle w:val="Heading3"/>
      </w:pPr>
      <w:bookmarkStart w:id="48" w:name="_Toc101356965"/>
      <w:bookmarkStart w:id="49" w:name="_Toc105521303"/>
      <w:r w:rsidRPr="00540963">
        <w:t xml:space="preserve">Maintenance </w:t>
      </w:r>
      <w:r>
        <w:t>on</w:t>
      </w:r>
      <w:r w:rsidRPr="00F95794">
        <w:t xml:space="preserve"> </w:t>
      </w:r>
      <w:r w:rsidRPr="00540963">
        <w:t>Enhancements on MIMO for NR</w:t>
      </w:r>
      <w:bookmarkEnd w:id="48"/>
      <w:bookmarkEnd w:id="49"/>
    </w:p>
    <w:p w14:paraId="7C88C78B" w14:textId="44D69A30" w:rsidR="00625689" w:rsidRPr="00625689" w:rsidRDefault="001B5688" w:rsidP="00625689">
      <w:pPr>
        <w:rPr>
          <w:b/>
          <w:bCs/>
          <w:lang w:eastAsia="x-none"/>
        </w:rPr>
      </w:pPr>
      <w:hyperlink r:id="rId378" w:history="1">
        <w:r w:rsidR="000B5C49">
          <w:rPr>
            <w:rStyle w:val="Hyperlink"/>
            <w:b/>
            <w:bCs/>
            <w:lang w:eastAsia="x-none"/>
          </w:rPr>
          <w:t>R1-2203852</w:t>
        </w:r>
      </w:hyperlink>
      <w:r w:rsidR="00625689" w:rsidRPr="00625689">
        <w:rPr>
          <w:b/>
          <w:bCs/>
          <w:lang w:eastAsia="x-none"/>
        </w:rPr>
        <w:tab/>
        <w:t>Moderator summary for Rel-16 NR eMIMO maintenance</w:t>
      </w:r>
      <w:r w:rsidR="00625689" w:rsidRPr="00625689">
        <w:rPr>
          <w:b/>
          <w:bCs/>
          <w:lang w:eastAsia="x-none"/>
        </w:rPr>
        <w:tab/>
        <w:t>Moderator (Samsung)</w:t>
      </w:r>
    </w:p>
    <w:p w14:paraId="601764F4" w14:textId="56E796F2" w:rsidR="00625689" w:rsidRDefault="00625689" w:rsidP="00625689"/>
    <w:p w14:paraId="1486E384" w14:textId="2F0D1B93" w:rsidR="00625689" w:rsidRPr="00625689" w:rsidRDefault="001B5688" w:rsidP="00625689">
      <w:pPr>
        <w:rPr>
          <w:b/>
          <w:bCs/>
          <w:lang w:eastAsia="x-none"/>
        </w:rPr>
      </w:pPr>
      <w:hyperlink r:id="rId379" w:history="1">
        <w:r w:rsidR="000B5C49">
          <w:rPr>
            <w:rStyle w:val="Hyperlink"/>
            <w:b/>
            <w:bCs/>
            <w:lang w:eastAsia="x-none"/>
          </w:rPr>
          <w:t>R1-2204931</w:t>
        </w:r>
      </w:hyperlink>
      <w:r w:rsidR="00625689" w:rsidRPr="00625689">
        <w:rPr>
          <w:b/>
          <w:bCs/>
          <w:lang w:eastAsia="x-none"/>
        </w:rPr>
        <w:tab/>
        <w:t>Discussion on triggering offset of aperiodic CMR and IMR set for L1-SINR</w:t>
      </w:r>
      <w:r w:rsidR="00625689" w:rsidRPr="00625689">
        <w:rPr>
          <w:b/>
          <w:bCs/>
          <w:lang w:eastAsia="x-none"/>
        </w:rPr>
        <w:tab/>
        <w:t>Huawei, HiSilicon</w:t>
      </w:r>
    </w:p>
    <w:p w14:paraId="51D4F4C8" w14:textId="77777777" w:rsidR="00625689" w:rsidRPr="00625689" w:rsidRDefault="007D7F59" w:rsidP="007D7F59">
      <w:pPr>
        <w:rPr>
          <w:lang w:eastAsia="x-none"/>
        </w:rPr>
      </w:pPr>
      <w:r w:rsidRPr="00625689">
        <w:rPr>
          <w:lang w:eastAsia="x-none"/>
        </w:rPr>
        <w:t xml:space="preserve">[109-e-R16-MIMO-01] </w:t>
      </w:r>
      <w:r w:rsidR="00625689" w:rsidRPr="00625689">
        <w:rPr>
          <w:lang w:eastAsia="x-none"/>
        </w:rPr>
        <w:t xml:space="preserve">– Yubo (Huawei) </w:t>
      </w:r>
    </w:p>
    <w:p w14:paraId="0774F803" w14:textId="0A3C9962" w:rsidR="007D7F59" w:rsidRDefault="007D7F59" w:rsidP="007D7F59">
      <w:pPr>
        <w:rPr>
          <w:lang w:eastAsia="x-none"/>
        </w:rPr>
      </w:pPr>
      <w:r w:rsidRPr="00625689">
        <w:rPr>
          <w:lang w:eastAsia="x-none"/>
        </w:rPr>
        <w:t>(based on issue MB.1) addressing “triggering offset for aperiodic CMR and IMR for L1-SINR” by May 13</w:t>
      </w:r>
    </w:p>
    <w:p w14:paraId="2D5B4816" w14:textId="51F34B4A" w:rsidR="007D7F59" w:rsidRPr="00625689" w:rsidRDefault="001B5688" w:rsidP="007D7F59">
      <w:pPr>
        <w:rPr>
          <w:b/>
          <w:bCs/>
          <w:lang w:eastAsia="x-none"/>
        </w:rPr>
      </w:pPr>
      <w:hyperlink r:id="rId380" w:history="1">
        <w:r w:rsidR="000B5C49">
          <w:rPr>
            <w:rStyle w:val="Hyperlink"/>
            <w:b/>
            <w:bCs/>
            <w:lang w:eastAsia="x-none"/>
          </w:rPr>
          <w:t>R1-2205154</w:t>
        </w:r>
      </w:hyperlink>
      <w:r w:rsidR="00625689" w:rsidRPr="00625689">
        <w:rPr>
          <w:b/>
          <w:bCs/>
          <w:lang w:eastAsia="x-none"/>
        </w:rPr>
        <w:tab/>
        <w:t>Summary of [109-e-R16-MIMO-01]</w:t>
      </w:r>
      <w:r w:rsidR="00625689" w:rsidRPr="00625689">
        <w:rPr>
          <w:b/>
          <w:bCs/>
          <w:lang w:eastAsia="x-none"/>
        </w:rPr>
        <w:tab/>
        <w:t>Moderator (Huawei)</w:t>
      </w:r>
    </w:p>
    <w:p w14:paraId="2F158692" w14:textId="3DB27B16" w:rsidR="00625689" w:rsidRDefault="00625689" w:rsidP="007D7F59">
      <w:pPr>
        <w:rPr>
          <w:lang w:eastAsia="x-none"/>
        </w:rPr>
      </w:pPr>
      <w:r w:rsidRPr="00AE1E0F">
        <w:rPr>
          <w:b/>
          <w:bCs/>
          <w:lang w:eastAsia="x-none"/>
        </w:rPr>
        <w:t>Decision:</w:t>
      </w:r>
      <w:r>
        <w:rPr>
          <w:lang w:eastAsia="x-none"/>
        </w:rPr>
        <w:t xml:space="preserve"> As per email decision posted on May 11</w:t>
      </w:r>
      <w:r w:rsidRPr="00625689">
        <w:rPr>
          <w:vertAlign w:val="superscript"/>
          <w:lang w:eastAsia="x-none"/>
        </w:rPr>
        <w:t>th</w:t>
      </w:r>
      <w:r>
        <w:rPr>
          <w:lang w:eastAsia="x-none"/>
        </w:rPr>
        <w:t>,</w:t>
      </w:r>
    </w:p>
    <w:p w14:paraId="12522048" w14:textId="6C089DD4" w:rsidR="00625689" w:rsidRPr="00625689" w:rsidRDefault="00625689" w:rsidP="00625689">
      <w:pPr>
        <w:autoSpaceDN w:val="0"/>
        <w:rPr>
          <w:rFonts w:ascii="Times New Roman" w:hAnsi="Times New Roman"/>
          <w:szCs w:val="20"/>
          <w:lang w:val="en-US" w:eastAsia="zh-CN"/>
        </w:rPr>
      </w:pPr>
      <w:r w:rsidRPr="00625689">
        <w:rPr>
          <w:rFonts w:ascii="Times New Roman" w:hAnsi="Times New Roman"/>
          <w:szCs w:val="20"/>
          <w:u w:val="single"/>
          <w:lang w:val="en-US" w:eastAsia="zh-CN"/>
        </w:rPr>
        <w:t>Conclusion</w:t>
      </w:r>
      <w:r w:rsidRPr="00625689">
        <w:rPr>
          <w:rFonts w:ascii="Times New Roman" w:hAnsi="Times New Roman"/>
          <w:szCs w:val="20"/>
          <w:lang w:val="en-US" w:eastAsia="zh-CN"/>
        </w:rPr>
        <w:t>: The following in TS 38.214 also applies to L1-SINR</w:t>
      </w:r>
    </w:p>
    <w:p w14:paraId="73AD1E74" w14:textId="77777777" w:rsidR="00625689" w:rsidRPr="00625689" w:rsidRDefault="00625689" w:rsidP="00842CF4">
      <w:pPr>
        <w:numPr>
          <w:ilvl w:val="0"/>
          <w:numId w:val="149"/>
        </w:numPr>
        <w:autoSpaceDE w:val="0"/>
        <w:autoSpaceDN w:val="0"/>
        <w:snapToGrid w:val="0"/>
        <w:spacing w:line="252" w:lineRule="auto"/>
        <w:jc w:val="both"/>
        <w:rPr>
          <w:rFonts w:ascii="Times New Roman" w:hAnsi="Times New Roman"/>
          <w:szCs w:val="20"/>
          <w:lang w:val="sv-SE" w:eastAsia="sv-SE"/>
        </w:rPr>
      </w:pPr>
      <w:r w:rsidRPr="00625689">
        <w:rPr>
          <w:rFonts w:ascii="Times New Roman" w:hAnsi="Times New Roman"/>
          <w:szCs w:val="20"/>
          <w:lang w:val="sv-SE" w:eastAsia="sv-SE"/>
        </w:rPr>
        <w:t>The aperiodic triggering offset of the CSI-IM follows offset of the associated NZP CSI-RS for channel measurement.</w:t>
      </w:r>
    </w:p>
    <w:p w14:paraId="5376401A" w14:textId="77777777" w:rsidR="00625689" w:rsidRPr="00625689" w:rsidRDefault="00625689" w:rsidP="00842CF4">
      <w:pPr>
        <w:numPr>
          <w:ilvl w:val="0"/>
          <w:numId w:val="149"/>
        </w:numPr>
        <w:autoSpaceDE w:val="0"/>
        <w:autoSpaceDN w:val="0"/>
        <w:snapToGrid w:val="0"/>
        <w:spacing w:line="252" w:lineRule="auto"/>
        <w:jc w:val="both"/>
        <w:rPr>
          <w:rFonts w:ascii="Times New Roman" w:hAnsi="Times New Roman"/>
          <w:szCs w:val="20"/>
          <w:lang w:val="sv-SE" w:eastAsia="sv-SE"/>
        </w:rPr>
      </w:pPr>
      <w:r w:rsidRPr="00625689">
        <w:rPr>
          <w:rFonts w:ascii="Times New Roman" w:hAnsi="Times New Roman"/>
          <w:szCs w:val="20"/>
          <w:lang w:val="sv-SE" w:eastAsia="sv-SE"/>
        </w:rPr>
        <w:t>If interference measurement is performed on aperiodic NZP CSI-RS, a UE is not expected to be configured with a different aperiodic triggering offset of the NZP CSI-RS for interference measurement from the associated NZP CSI-RS for channel measurement.</w:t>
      </w:r>
    </w:p>
    <w:p w14:paraId="0328D6AC" w14:textId="77777777" w:rsidR="00625689" w:rsidRPr="00625689" w:rsidRDefault="00625689" w:rsidP="007D7F59">
      <w:pPr>
        <w:rPr>
          <w:lang w:val="sv-SE" w:eastAsia="x-none"/>
        </w:rPr>
      </w:pPr>
    </w:p>
    <w:p w14:paraId="7E5820A1" w14:textId="77777777" w:rsidR="00625689" w:rsidRDefault="00625689" w:rsidP="007D7F59">
      <w:pPr>
        <w:rPr>
          <w:lang w:eastAsia="x-none"/>
        </w:rPr>
      </w:pPr>
    </w:p>
    <w:p w14:paraId="1D4B1C43" w14:textId="60B23C6F" w:rsidR="00625689" w:rsidRPr="00AE1E0F" w:rsidRDefault="001B5688" w:rsidP="00625689">
      <w:pPr>
        <w:rPr>
          <w:b/>
          <w:bCs/>
          <w:lang w:eastAsia="x-none"/>
        </w:rPr>
      </w:pPr>
      <w:hyperlink r:id="rId381" w:history="1">
        <w:r w:rsidR="000B5C49">
          <w:rPr>
            <w:rStyle w:val="Hyperlink"/>
            <w:b/>
            <w:bCs/>
            <w:lang w:eastAsia="x-none"/>
          </w:rPr>
          <w:t>R1-2203420</w:t>
        </w:r>
      </w:hyperlink>
      <w:r w:rsidR="00625689" w:rsidRPr="00AE1E0F">
        <w:rPr>
          <w:b/>
          <w:bCs/>
          <w:lang w:eastAsia="x-none"/>
        </w:rPr>
        <w:tab/>
        <w:t>Clarification of TPMI indication for UL full power transm</w:t>
      </w:r>
      <w:r w:rsidR="00AE1E0F" w:rsidRPr="00AE1E0F">
        <w:rPr>
          <w:b/>
          <w:bCs/>
          <w:lang w:eastAsia="x-none"/>
        </w:rPr>
        <w:t>i</w:t>
      </w:r>
      <w:r w:rsidR="00625689" w:rsidRPr="00AE1E0F">
        <w:rPr>
          <w:b/>
          <w:bCs/>
          <w:lang w:eastAsia="x-none"/>
        </w:rPr>
        <w:t>ssion</w:t>
      </w:r>
      <w:r w:rsidR="00625689" w:rsidRPr="00AE1E0F">
        <w:rPr>
          <w:b/>
          <w:bCs/>
          <w:lang w:eastAsia="x-none"/>
        </w:rPr>
        <w:tab/>
        <w:t>CATT</w:t>
      </w:r>
    </w:p>
    <w:p w14:paraId="3A9467B1" w14:textId="58D910E8" w:rsidR="00625689" w:rsidRPr="00AE1E0F" w:rsidRDefault="007D7F59" w:rsidP="007D7F59">
      <w:pPr>
        <w:rPr>
          <w:lang w:eastAsia="x-none"/>
        </w:rPr>
      </w:pPr>
      <w:r w:rsidRPr="00AE1E0F">
        <w:rPr>
          <w:lang w:eastAsia="x-none"/>
        </w:rPr>
        <w:t xml:space="preserve">[109-e-R16-MIMO-02] </w:t>
      </w:r>
      <w:r w:rsidR="00625689" w:rsidRPr="00AE1E0F">
        <w:rPr>
          <w:lang w:eastAsia="x-none"/>
        </w:rPr>
        <w:t>– Qiubin (CATT)</w:t>
      </w:r>
    </w:p>
    <w:p w14:paraId="21E92D6D" w14:textId="1390F1AE" w:rsidR="007D7F59" w:rsidRDefault="007D7F59" w:rsidP="007D7F59">
      <w:pPr>
        <w:rPr>
          <w:lang w:eastAsia="x-none"/>
        </w:rPr>
      </w:pPr>
      <w:r w:rsidRPr="00AE1E0F">
        <w:rPr>
          <w:lang w:eastAsia="x-none"/>
        </w:rPr>
        <w:t>(based on issue UL.1) addressing “editorial on UL FP PMI” – by May 11</w:t>
      </w:r>
    </w:p>
    <w:p w14:paraId="638DCDB9" w14:textId="777D6A04" w:rsidR="009078E7" w:rsidRPr="009078E7" w:rsidRDefault="001B5688" w:rsidP="009078E7">
      <w:pPr>
        <w:rPr>
          <w:b/>
          <w:bCs/>
          <w:lang w:val="en-US" w:eastAsia="x-none"/>
        </w:rPr>
      </w:pPr>
      <w:hyperlink r:id="rId382" w:history="1">
        <w:r w:rsidR="000B5C49">
          <w:rPr>
            <w:rStyle w:val="Hyperlink"/>
            <w:b/>
            <w:bCs/>
            <w:lang w:val="en-US" w:eastAsia="x-none"/>
          </w:rPr>
          <w:t>R1-2205324</w:t>
        </w:r>
      </w:hyperlink>
      <w:r w:rsidR="009078E7" w:rsidRPr="009078E7">
        <w:rPr>
          <w:b/>
          <w:bCs/>
          <w:lang w:val="en-US" w:eastAsia="x-none"/>
        </w:rPr>
        <w:tab/>
        <w:t>Summary of [109-e-R16-MIMO-02] UL.1 (Editorial on UL FP PMI)</w:t>
      </w:r>
      <w:r w:rsidR="009078E7" w:rsidRPr="009078E7">
        <w:rPr>
          <w:b/>
          <w:bCs/>
          <w:lang w:val="en-US" w:eastAsia="x-none"/>
        </w:rPr>
        <w:tab/>
        <w:t>Moderator(CATT)</w:t>
      </w:r>
    </w:p>
    <w:p w14:paraId="1634CF31" w14:textId="4AEE7D13" w:rsidR="00AE1E0F" w:rsidRDefault="00AE1E0F" w:rsidP="00AE1E0F">
      <w:pPr>
        <w:rPr>
          <w:lang w:eastAsia="x-none"/>
        </w:rPr>
      </w:pPr>
      <w:r w:rsidRPr="00AE1E0F">
        <w:rPr>
          <w:b/>
          <w:bCs/>
          <w:lang w:eastAsia="x-none"/>
        </w:rPr>
        <w:t>Decision:</w:t>
      </w:r>
      <w:r>
        <w:rPr>
          <w:lang w:eastAsia="x-none"/>
        </w:rPr>
        <w:t xml:space="preserve"> As per email decision posted on May 12</w:t>
      </w:r>
      <w:r w:rsidRPr="00625689">
        <w:rPr>
          <w:vertAlign w:val="superscript"/>
          <w:lang w:eastAsia="x-none"/>
        </w:rPr>
        <w:t>th</w:t>
      </w:r>
      <w:r>
        <w:rPr>
          <w:lang w:eastAsia="x-none"/>
        </w:rPr>
        <w:t>,</w:t>
      </w:r>
    </w:p>
    <w:p w14:paraId="3C5D4084" w14:textId="77777777" w:rsidR="00AE1E0F" w:rsidRPr="00AE1E0F" w:rsidRDefault="00AE1E0F" w:rsidP="00AE1E0F">
      <w:pPr>
        <w:rPr>
          <w:lang w:val="en-US" w:eastAsia="en-GB"/>
        </w:rPr>
      </w:pPr>
      <w:r w:rsidRPr="00AE1E0F">
        <w:rPr>
          <w:highlight w:val="green"/>
          <w:lang w:val="en-US"/>
        </w:rPr>
        <w:t>Agreement</w:t>
      </w:r>
    </w:p>
    <w:p w14:paraId="6080D9A0" w14:textId="001339B8" w:rsidR="00AE1E0F" w:rsidRPr="00AE1E0F" w:rsidRDefault="00AE1E0F" w:rsidP="00AE1E0F">
      <w:pPr>
        <w:rPr>
          <w:lang w:val="en-US"/>
        </w:rPr>
      </w:pPr>
      <w:r w:rsidRPr="00AE1E0F">
        <w:rPr>
          <w:lang w:val="en-US"/>
        </w:rPr>
        <w:t>The following text proposal for TS38.212 is endorsed</w:t>
      </w:r>
      <w:r>
        <w:rPr>
          <w:lang w:val="en-US"/>
        </w:rPr>
        <w:t>.</w:t>
      </w:r>
    </w:p>
    <w:p w14:paraId="4A29A884" w14:textId="567E65DC" w:rsidR="00AE1E0F" w:rsidRPr="00AE1E0F" w:rsidRDefault="00AE1E0F" w:rsidP="00AE1E0F">
      <w:pPr>
        <w:rPr>
          <w:color w:val="FF0000"/>
          <w:lang w:val="en-US"/>
        </w:rPr>
      </w:pPr>
      <w:r w:rsidRPr="00AE1E0F">
        <w:rPr>
          <w:color w:val="FF0000"/>
          <w:lang w:val="en-US"/>
        </w:rPr>
        <w:t>---------- St</w:t>
      </w:r>
      <w:r>
        <w:rPr>
          <w:color w:val="FF0000"/>
          <w:lang w:val="en-US"/>
        </w:rPr>
        <w:t>a</w:t>
      </w:r>
      <w:r w:rsidRPr="00AE1E0F">
        <w:rPr>
          <w:color w:val="FF0000"/>
          <w:lang w:val="en-US"/>
        </w:rPr>
        <w:t>rt of TP ----------</w:t>
      </w:r>
    </w:p>
    <w:p w14:paraId="3B329E2E" w14:textId="28417E90" w:rsidR="00AE1E0F" w:rsidRPr="00AE1E0F" w:rsidRDefault="00AE1E0F" w:rsidP="00AE1E0F">
      <w:pPr>
        <w:rPr>
          <w:b/>
          <w:bCs/>
          <w:lang w:val="en-US"/>
        </w:rPr>
      </w:pPr>
      <w:r w:rsidRPr="00AE1E0F">
        <w:rPr>
          <w:b/>
          <w:bCs/>
        </w:rPr>
        <w:t>7.3.1.1.</w:t>
      </w:r>
      <w:r>
        <w:rPr>
          <w:b/>
          <w:bCs/>
        </w:rPr>
        <w:t>2</w:t>
      </w:r>
      <w:r>
        <w:rPr>
          <w:b/>
          <w:bCs/>
        </w:rPr>
        <w:tab/>
      </w:r>
      <w:r w:rsidRPr="00AE1E0F">
        <w:rPr>
          <w:b/>
          <w:bCs/>
        </w:rPr>
        <w:t>Format 0_1</w:t>
      </w:r>
    </w:p>
    <w:p w14:paraId="1FEB1677" w14:textId="77777777" w:rsidR="00AE1E0F" w:rsidRPr="00AE1E0F" w:rsidRDefault="00AE1E0F" w:rsidP="00AE1E0F">
      <w:pPr>
        <w:jc w:val="center"/>
        <w:rPr>
          <w:rFonts w:ascii="Times New Roman" w:eastAsiaTheme="minorHAnsi" w:hAnsi="Times New Roman"/>
          <w:color w:val="FF0000"/>
          <w:szCs w:val="20"/>
          <w:lang w:val="en-US"/>
        </w:rPr>
      </w:pPr>
      <w:r w:rsidRPr="00AE1E0F">
        <w:rPr>
          <w:color w:val="FF0000"/>
          <w:szCs w:val="20"/>
        </w:rPr>
        <w:t>&lt;Unrelated part omitted&gt;</w:t>
      </w:r>
    </w:p>
    <w:p w14:paraId="18C99F36" w14:textId="77777777" w:rsidR="00AE1E0F" w:rsidRPr="00AE1E0F" w:rsidRDefault="00AE1E0F" w:rsidP="00AE1E0F">
      <w:pPr>
        <w:pStyle w:val="th0"/>
        <w:textAlignment w:val="baseline"/>
        <w:rPr>
          <w:color w:val="000000"/>
          <w:sz w:val="16"/>
          <w:szCs w:val="16"/>
        </w:rPr>
      </w:pPr>
      <w:r w:rsidRPr="00AE1E0F">
        <w:rPr>
          <w:b w:val="0"/>
          <w:bCs w:val="0"/>
          <w:color w:val="000000"/>
          <w:sz w:val="16"/>
          <w:szCs w:val="16"/>
        </w:rPr>
        <w:t xml:space="preserve">Table 7.3.1.1.2-3: Precoding information and number of layers for 4 antenna ports, if transform precoder is enabled and </w:t>
      </w:r>
      <w:r w:rsidRPr="00AE1E0F">
        <w:rPr>
          <w:b w:val="0"/>
          <w:bCs w:val="0"/>
          <w:i/>
          <w:iCs/>
          <w:color w:val="000000"/>
          <w:sz w:val="16"/>
          <w:szCs w:val="16"/>
        </w:rPr>
        <w:t xml:space="preserve">ul-FullPowerTransmission </w:t>
      </w:r>
      <w:r w:rsidRPr="00AE1E0F">
        <w:rPr>
          <w:b w:val="0"/>
          <w:bCs w:val="0"/>
          <w:color w:val="000000"/>
          <w:sz w:val="16"/>
          <w:szCs w:val="16"/>
        </w:rPr>
        <w:t xml:space="preserve">is either not configured or configured to </w:t>
      </w:r>
      <w:r w:rsidRPr="00AE1E0F">
        <w:rPr>
          <w:b w:val="0"/>
          <w:bCs w:val="0"/>
          <w:i/>
          <w:iCs/>
          <w:color w:val="000000"/>
          <w:sz w:val="16"/>
          <w:szCs w:val="16"/>
        </w:rPr>
        <w:t>fullpowerMode2</w:t>
      </w:r>
      <w:r w:rsidRPr="00AE1E0F">
        <w:rPr>
          <w:rStyle w:val="msoins0"/>
          <w:b w:val="0"/>
          <w:bCs w:val="0"/>
          <w:i/>
          <w:iCs/>
          <w:color w:val="008080"/>
          <w:sz w:val="16"/>
          <w:szCs w:val="16"/>
        </w:rPr>
        <w:t xml:space="preserve"> </w:t>
      </w:r>
      <w:r w:rsidRPr="00AE1E0F">
        <w:rPr>
          <w:rStyle w:val="msoins0"/>
          <w:b w:val="0"/>
          <w:bCs w:val="0"/>
          <w:color w:val="FF0000"/>
          <w:sz w:val="16"/>
          <w:szCs w:val="16"/>
        </w:rPr>
        <w:t xml:space="preserve">or configured to </w:t>
      </w:r>
      <w:r w:rsidRPr="00AE1E0F">
        <w:rPr>
          <w:rStyle w:val="msoins0"/>
          <w:b w:val="0"/>
          <w:bCs w:val="0"/>
          <w:i/>
          <w:iCs/>
          <w:color w:val="FF0000"/>
          <w:sz w:val="16"/>
          <w:szCs w:val="16"/>
        </w:rPr>
        <w:t>fullpower</w:t>
      </w:r>
      <w:r w:rsidRPr="00AE1E0F">
        <w:rPr>
          <w:b w:val="0"/>
          <w:bCs w:val="0"/>
          <w:color w:val="000000"/>
          <w:sz w:val="16"/>
          <w:szCs w:val="16"/>
        </w:rPr>
        <w:t xml:space="preserve">, or if transform precoder is disabled, </w:t>
      </w:r>
      <w:r w:rsidRPr="00AE1E0F">
        <w:rPr>
          <w:b w:val="0"/>
          <w:bCs w:val="0"/>
          <w:i/>
          <w:iCs/>
          <w:color w:val="000000"/>
          <w:sz w:val="16"/>
          <w:szCs w:val="16"/>
        </w:rPr>
        <w:t>maxRank</w:t>
      </w:r>
      <w:r w:rsidRPr="00AE1E0F">
        <w:rPr>
          <w:b w:val="0"/>
          <w:bCs w:val="0"/>
          <w:color w:val="000000"/>
          <w:sz w:val="16"/>
          <w:szCs w:val="16"/>
        </w:rPr>
        <w:t xml:space="preserve"> = 1, and </w:t>
      </w:r>
      <w:r w:rsidRPr="00AE1E0F">
        <w:rPr>
          <w:b w:val="0"/>
          <w:bCs w:val="0"/>
          <w:i/>
          <w:iCs/>
          <w:color w:val="000000"/>
          <w:sz w:val="16"/>
          <w:szCs w:val="16"/>
        </w:rPr>
        <w:t xml:space="preserve">ul-FullPowerTransmission </w:t>
      </w:r>
      <w:r w:rsidRPr="00AE1E0F">
        <w:rPr>
          <w:b w:val="0"/>
          <w:bCs w:val="0"/>
          <w:color w:val="000000"/>
          <w:sz w:val="16"/>
          <w:szCs w:val="16"/>
        </w:rPr>
        <w:t xml:space="preserve">is not configured or configured to </w:t>
      </w:r>
      <w:r w:rsidRPr="00AE1E0F">
        <w:rPr>
          <w:b w:val="0"/>
          <w:bCs w:val="0"/>
          <w:i/>
          <w:iCs/>
          <w:color w:val="000000"/>
          <w:sz w:val="16"/>
          <w:szCs w:val="16"/>
        </w:rPr>
        <w:t xml:space="preserve">fullpowerMode2 </w:t>
      </w:r>
      <w:r w:rsidRPr="00AE1E0F">
        <w:rPr>
          <w:b w:val="0"/>
          <w:bCs w:val="0"/>
          <w:color w:val="000000"/>
          <w:sz w:val="16"/>
          <w:szCs w:val="16"/>
        </w:rPr>
        <w:t xml:space="preserve">or configured to </w:t>
      </w:r>
      <w:r w:rsidRPr="00AE1E0F">
        <w:rPr>
          <w:b w:val="0"/>
          <w:bCs w:val="0"/>
          <w:i/>
          <w:iCs/>
          <w:color w:val="000000"/>
          <w:sz w:val="16"/>
          <w:szCs w:val="16"/>
        </w:rPr>
        <w:t>fullpower</w:t>
      </w:r>
    </w:p>
    <w:tbl>
      <w:tblPr>
        <w:tblW w:w="9383" w:type="dxa"/>
        <w:jc w:val="center"/>
        <w:tblCellMar>
          <w:left w:w="0" w:type="dxa"/>
          <w:right w:w="0" w:type="dxa"/>
        </w:tblCellMar>
        <w:tblLook w:val="04A0" w:firstRow="1" w:lastRow="0" w:firstColumn="1" w:lastColumn="0" w:noHBand="0" w:noVBand="1"/>
      </w:tblPr>
      <w:tblGrid>
        <w:gridCol w:w="913"/>
        <w:gridCol w:w="2758"/>
        <w:gridCol w:w="904"/>
        <w:gridCol w:w="2098"/>
        <w:gridCol w:w="924"/>
        <w:gridCol w:w="1786"/>
      </w:tblGrid>
      <w:tr w:rsidR="00AE1E0F" w:rsidRPr="00AE1E0F" w14:paraId="3D22B134" w14:textId="77777777" w:rsidTr="00AE1E0F">
        <w:trPr>
          <w:trHeight w:val="424"/>
          <w:jc w:val="center"/>
        </w:trPr>
        <w:tc>
          <w:tcPr>
            <w:tcW w:w="913" w:type="dxa"/>
            <w:tcBorders>
              <w:top w:val="single" w:sz="8" w:space="0" w:color="auto"/>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hideMark/>
          </w:tcPr>
          <w:p w14:paraId="09ED9524" w14:textId="77777777" w:rsidR="00AE1E0F" w:rsidRPr="00AE1E0F" w:rsidRDefault="00AE1E0F">
            <w:pPr>
              <w:pStyle w:val="tac0"/>
              <w:rPr>
                <w:color w:val="000000"/>
                <w:sz w:val="16"/>
                <w:szCs w:val="16"/>
                <w:lang w:val="en-GB" w:eastAsia="fr-FR"/>
              </w:rPr>
            </w:pPr>
            <w:r w:rsidRPr="00AE1E0F">
              <w:rPr>
                <w:color w:val="000000"/>
                <w:sz w:val="16"/>
                <w:szCs w:val="16"/>
                <w:lang w:eastAsia="fr-FR"/>
              </w:rPr>
              <w:t>Bit field mapped to index</w:t>
            </w:r>
          </w:p>
        </w:tc>
        <w:tc>
          <w:tcPr>
            <w:tcW w:w="2758" w:type="dxa"/>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vAlign w:val="center"/>
            <w:hideMark/>
          </w:tcPr>
          <w:p w14:paraId="7A7F343B" w14:textId="77777777" w:rsidR="00AE1E0F" w:rsidRPr="00AE1E0F" w:rsidRDefault="00AE1E0F">
            <w:pPr>
              <w:pStyle w:val="tac0"/>
              <w:rPr>
                <w:color w:val="000000"/>
                <w:sz w:val="16"/>
                <w:szCs w:val="16"/>
                <w:lang w:val="fr-FR" w:eastAsia="fr-FR"/>
              </w:rPr>
            </w:pPr>
            <w:r w:rsidRPr="00AE1E0F">
              <w:rPr>
                <w:i/>
                <w:iCs/>
                <w:color w:val="000000"/>
                <w:sz w:val="16"/>
                <w:szCs w:val="16"/>
                <w:lang w:eastAsia="fr-FR"/>
              </w:rPr>
              <w:t>codebookSubset</w:t>
            </w:r>
            <w:r w:rsidRPr="00AE1E0F">
              <w:rPr>
                <w:color w:val="000000"/>
                <w:sz w:val="16"/>
                <w:szCs w:val="16"/>
                <w:lang w:eastAsia="fr-FR"/>
              </w:rPr>
              <w:t xml:space="preserve"> = </w:t>
            </w:r>
            <w:r w:rsidRPr="00AE1E0F">
              <w:rPr>
                <w:i/>
                <w:iCs/>
                <w:color w:val="000000"/>
                <w:sz w:val="16"/>
                <w:szCs w:val="16"/>
                <w:lang w:eastAsia="fr-FR"/>
              </w:rPr>
              <w:t>fullyAndPartialAndNonCoherent</w:t>
            </w:r>
          </w:p>
        </w:tc>
        <w:tc>
          <w:tcPr>
            <w:tcW w:w="904" w:type="dxa"/>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vAlign w:val="center"/>
            <w:hideMark/>
          </w:tcPr>
          <w:p w14:paraId="7D03B770" w14:textId="77777777" w:rsidR="00AE1E0F" w:rsidRPr="00AE1E0F" w:rsidRDefault="00AE1E0F">
            <w:pPr>
              <w:pStyle w:val="tac0"/>
              <w:rPr>
                <w:color w:val="000000"/>
                <w:sz w:val="16"/>
                <w:szCs w:val="16"/>
                <w:lang w:val="en-GB" w:eastAsia="fr-FR"/>
              </w:rPr>
            </w:pPr>
            <w:r w:rsidRPr="00AE1E0F">
              <w:rPr>
                <w:color w:val="000000"/>
                <w:sz w:val="16"/>
                <w:szCs w:val="16"/>
                <w:lang w:eastAsia="fr-FR"/>
              </w:rPr>
              <w:t>Bit field mapped to index</w:t>
            </w:r>
          </w:p>
        </w:tc>
        <w:tc>
          <w:tcPr>
            <w:tcW w:w="2098" w:type="dxa"/>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vAlign w:val="center"/>
            <w:hideMark/>
          </w:tcPr>
          <w:p w14:paraId="12A13535" w14:textId="77777777" w:rsidR="00AE1E0F" w:rsidRPr="00AE1E0F" w:rsidRDefault="00AE1E0F">
            <w:pPr>
              <w:pStyle w:val="tac0"/>
              <w:rPr>
                <w:color w:val="000000"/>
                <w:sz w:val="16"/>
                <w:szCs w:val="16"/>
                <w:lang w:val="fr-FR" w:eastAsia="fr-FR"/>
              </w:rPr>
            </w:pPr>
            <w:r w:rsidRPr="00AE1E0F">
              <w:rPr>
                <w:i/>
                <w:iCs/>
                <w:color w:val="000000"/>
                <w:sz w:val="16"/>
                <w:szCs w:val="16"/>
                <w:lang w:eastAsia="fr-FR"/>
              </w:rPr>
              <w:t>codebookSubset</w:t>
            </w:r>
            <w:r w:rsidRPr="00AE1E0F">
              <w:rPr>
                <w:color w:val="000000"/>
                <w:sz w:val="16"/>
                <w:szCs w:val="16"/>
                <w:lang w:eastAsia="fr-FR"/>
              </w:rPr>
              <w:t xml:space="preserve">= </w:t>
            </w:r>
            <w:r w:rsidRPr="00AE1E0F">
              <w:rPr>
                <w:i/>
                <w:iCs/>
                <w:color w:val="000000"/>
                <w:sz w:val="16"/>
                <w:szCs w:val="16"/>
                <w:lang w:eastAsia="fr-FR"/>
              </w:rPr>
              <w:t>partialAndNonCoherent</w:t>
            </w:r>
          </w:p>
        </w:tc>
        <w:tc>
          <w:tcPr>
            <w:tcW w:w="924" w:type="dxa"/>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vAlign w:val="center"/>
            <w:hideMark/>
          </w:tcPr>
          <w:p w14:paraId="4D82ECEC" w14:textId="77777777" w:rsidR="00AE1E0F" w:rsidRPr="00AE1E0F" w:rsidRDefault="00AE1E0F">
            <w:pPr>
              <w:pStyle w:val="tac0"/>
              <w:rPr>
                <w:color w:val="000000"/>
                <w:sz w:val="16"/>
                <w:szCs w:val="16"/>
                <w:lang w:val="en-GB" w:eastAsia="fr-FR"/>
              </w:rPr>
            </w:pPr>
            <w:r w:rsidRPr="00AE1E0F">
              <w:rPr>
                <w:color w:val="000000"/>
                <w:sz w:val="16"/>
                <w:szCs w:val="16"/>
                <w:lang w:eastAsia="fr-FR"/>
              </w:rPr>
              <w:t>Bit field mapped to index</w:t>
            </w:r>
          </w:p>
        </w:tc>
        <w:tc>
          <w:tcPr>
            <w:tcW w:w="1786" w:type="dxa"/>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vAlign w:val="center"/>
            <w:hideMark/>
          </w:tcPr>
          <w:p w14:paraId="32C7FC31" w14:textId="77777777" w:rsidR="00AE1E0F" w:rsidRPr="00AE1E0F" w:rsidRDefault="00AE1E0F">
            <w:pPr>
              <w:pStyle w:val="tac0"/>
              <w:rPr>
                <w:color w:val="000000"/>
                <w:sz w:val="16"/>
                <w:szCs w:val="16"/>
                <w:lang w:val="fr-FR" w:eastAsia="fr-FR"/>
              </w:rPr>
            </w:pPr>
            <w:r w:rsidRPr="00AE1E0F">
              <w:rPr>
                <w:i/>
                <w:iCs/>
                <w:color w:val="000000"/>
                <w:sz w:val="16"/>
                <w:szCs w:val="16"/>
                <w:lang w:eastAsia="fr-FR"/>
              </w:rPr>
              <w:t>codebookSubset</w:t>
            </w:r>
            <w:r w:rsidRPr="00AE1E0F">
              <w:rPr>
                <w:color w:val="000000"/>
                <w:sz w:val="16"/>
                <w:szCs w:val="16"/>
                <w:lang w:eastAsia="fr-FR"/>
              </w:rPr>
              <w:t xml:space="preserve">= </w:t>
            </w:r>
            <w:r w:rsidRPr="00AE1E0F">
              <w:rPr>
                <w:i/>
                <w:iCs/>
                <w:color w:val="000000"/>
                <w:sz w:val="16"/>
                <w:szCs w:val="16"/>
                <w:lang w:eastAsia="fr-FR"/>
              </w:rPr>
              <w:t>nonCoherent</w:t>
            </w:r>
          </w:p>
        </w:tc>
      </w:tr>
      <w:tr w:rsidR="00AE1E0F" w:rsidRPr="00AE1E0F" w14:paraId="06C60DFF" w14:textId="77777777" w:rsidTr="00AE1E0F">
        <w:trPr>
          <w:jc w:val="center"/>
        </w:trPr>
        <w:tc>
          <w:tcPr>
            <w:tcW w:w="913"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hideMark/>
          </w:tcPr>
          <w:p w14:paraId="76F4E3B7" w14:textId="77777777" w:rsidR="00AE1E0F" w:rsidRPr="00AE1E0F" w:rsidRDefault="00AE1E0F">
            <w:pPr>
              <w:pStyle w:val="tac0"/>
              <w:rPr>
                <w:color w:val="000000"/>
                <w:sz w:val="16"/>
                <w:szCs w:val="16"/>
                <w:lang w:val="fr-FR" w:eastAsia="fr-FR"/>
              </w:rPr>
            </w:pPr>
            <w:r w:rsidRPr="00AE1E0F">
              <w:rPr>
                <w:color w:val="000000"/>
                <w:sz w:val="16"/>
                <w:szCs w:val="16"/>
                <w:lang w:eastAsia="fr-FR"/>
              </w:rPr>
              <w:t>0</w:t>
            </w:r>
          </w:p>
        </w:tc>
        <w:tc>
          <w:tcPr>
            <w:tcW w:w="2758" w:type="dxa"/>
            <w:tcBorders>
              <w:top w:val="nil"/>
              <w:left w:val="nil"/>
              <w:bottom w:val="single" w:sz="8" w:space="0" w:color="auto"/>
              <w:right w:val="single" w:sz="8" w:space="0" w:color="auto"/>
            </w:tcBorders>
            <w:tcMar>
              <w:top w:w="0" w:type="dxa"/>
              <w:left w:w="108" w:type="dxa"/>
              <w:bottom w:w="0" w:type="dxa"/>
              <w:right w:w="108" w:type="dxa"/>
            </w:tcMar>
            <w:hideMark/>
          </w:tcPr>
          <w:p w14:paraId="2BD0DCCA" w14:textId="77777777" w:rsidR="00AE1E0F" w:rsidRPr="00AE1E0F" w:rsidRDefault="00AE1E0F">
            <w:pPr>
              <w:pStyle w:val="tac0"/>
              <w:rPr>
                <w:color w:val="000000"/>
                <w:sz w:val="16"/>
                <w:szCs w:val="16"/>
                <w:lang w:val="fr-FR" w:eastAsia="fr-FR"/>
              </w:rPr>
            </w:pPr>
            <w:r w:rsidRPr="00AE1E0F">
              <w:rPr>
                <w:color w:val="000000"/>
                <w:sz w:val="16"/>
                <w:szCs w:val="16"/>
                <w:lang w:eastAsia="fr-FR"/>
              </w:rPr>
              <w:t>1 layer: TPMI=0</w:t>
            </w:r>
          </w:p>
        </w:tc>
        <w:tc>
          <w:tcPr>
            <w:tcW w:w="904" w:type="dxa"/>
            <w:tcBorders>
              <w:top w:val="nil"/>
              <w:left w:val="nil"/>
              <w:bottom w:val="single" w:sz="8" w:space="0" w:color="auto"/>
              <w:right w:val="single" w:sz="8" w:space="0" w:color="auto"/>
            </w:tcBorders>
            <w:shd w:val="clear" w:color="auto" w:fill="D9D9D9"/>
            <w:tcMar>
              <w:top w:w="0" w:type="dxa"/>
              <w:left w:w="108" w:type="dxa"/>
              <w:bottom w:w="0" w:type="dxa"/>
              <w:right w:w="108" w:type="dxa"/>
            </w:tcMar>
            <w:hideMark/>
          </w:tcPr>
          <w:p w14:paraId="06B30E39" w14:textId="77777777" w:rsidR="00AE1E0F" w:rsidRPr="00AE1E0F" w:rsidRDefault="00AE1E0F">
            <w:pPr>
              <w:pStyle w:val="tac0"/>
              <w:rPr>
                <w:color w:val="000000"/>
                <w:sz w:val="16"/>
                <w:szCs w:val="16"/>
                <w:lang w:val="fr-FR" w:eastAsia="fr-FR"/>
              </w:rPr>
            </w:pPr>
            <w:r w:rsidRPr="00AE1E0F">
              <w:rPr>
                <w:color w:val="000000"/>
                <w:sz w:val="16"/>
                <w:szCs w:val="16"/>
                <w:lang w:eastAsia="fr-FR"/>
              </w:rPr>
              <w:t>0</w:t>
            </w:r>
          </w:p>
        </w:tc>
        <w:tc>
          <w:tcPr>
            <w:tcW w:w="2098" w:type="dxa"/>
            <w:tcBorders>
              <w:top w:val="nil"/>
              <w:left w:val="nil"/>
              <w:bottom w:val="single" w:sz="8" w:space="0" w:color="auto"/>
              <w:right w:val="single" w:sz="8" w:space="0" w:color="auto"/>
            </w:tcBorders>
            <w:tcMar>
              <w:top w:w="0" w:type="dxa"/>
              <w:left w:w="108" w:type="dxa"/>
              <w:bottom w:w="0" w:type="dxa"/>
              <w:right w:w="108" w:type="dxa"/>
            </w:tcMar>
            <w:hideMark/>
          </w:tcPr>
          <w:p w14:paraId="1E355635" w14:textId="77777777" w:rsidR="00AE1E0F" w:rsidRPr="00AE1E0F" w:rsidRDefault="00AE1E0F">
            <w:pPr>
              <w:pStyle w:val="tac0"/>
              <w:rPr>
                <w:color w:val="000000"/>
                <w:sz w:val="16"/>
                <w:szCs w:val="16"/>
                <w:lang w:val="fr-FR" w:eastAsia="fr-FR"/>
              </w:rPr>
            </w:pPr>
            <w:r w:rsidRPr="00AE1E0F">
              <w:rPr>
                <w:color w:val="000000"/>
                <w:sz w:val="16"/>
                <w:szCs w:val="16"/>
                <w:lang w:eastAsia="fr-FR"/>
              </w:rPr>
              <w:t>1 layer: TPMI=0</w:t>
            </w:r>
          </w:p>
        </w:tc>
        <w:tc>
          <w:tcPr>
            <w:tcW w:w="924" w:type="dxa"/>
            <w:tcBorders>
              <w:top w:val="nil"/>
              <w:left w:val="nil"/>
              <w:bottom w:val="single" w:sz="8" w:space="0" w:color="auto"/>
              <w:right w:val="single" w:sz="8" w:space="0" w:color="auto"/>
            </w:tcBorders>
            <w:shd w:val="clear" w:color="auto" w:fill="D9D9D9"/>
            <w:tcMar>
              <w:top w:w="0" w:type="dxa"/>
              <w:left w:w="108" w:type="dxa"/>
              <w:bottom w:w="0" w:type="dxa"/>
              <w:right w:w="108" w:type="dxa"/>
            </w:tcMar>
            <w:hideMark/>
          </w:tcPr>
          <w:p w14:paraId="7F38FD40" w14:textId="77777777" w:rsidR="00AE1E0F" w:rsidRPr="00AE1E0F" w:rsidRDefault="00AE1E0F">
            <w:pPr>
              <w:pStyle w:val="tac0"/>
              <w:rPr>
                <w:color w:val="000000"/>
                <w:sz w:val="16"/>
                <w:szCs w:val="16"/>
                <w:lang w:val="fr-FR" w:eastAsia="fr-FR"/>
              </w:rPr>
            </w:pPr>
            <w:r w:rsidRPr="00AE1E0F">
              <w:rPr>
                <w:color w:val="000000"/>
                <w:sz w:val="16"/>
                <w:szCs w:val="16"/>
                <w:lang w:eastAsia="fr-FR"/>
              </w:rPr>
              <w:t>0</w:t>
            </w:r>
          </w:p>
        </w:tc>
        <w:tc>
          <w:tcPr>
            <w:tcW w:w="1786" w:type="dxa"/>
            <w:tcBorders>
              <w:top w:val="nil"/>
              <w:left w:val="nil"/>
              <w:bottom w:val="single" w:sz="8" w:space="0" w:color="auto"/>
              <w:right w:val="single" w:sz="8" w:space="0" w:color="auto"/>
            </w:tcBorders>
            <w:tcMar>
              <w:top w:w="0" w:type="dxa"/>
              <w:left w:w="108" w:type="dxa"/>
              <w:bottom w:w="0" w:type="dxa"/>
              <w:right w:w="108" w:type="dxa"/>
            </w:tcMar>
            <w:hideMark/>
          </w:tcPr>
          <w:p w14:paraId="485883D3" w14:textId="77777777" w:rsidR="00AE1E0F" w:rsidRPr="00AE1E0F" w:rsidRDefault="00AE1E0F">
            <w:pPr>
              <w:pStyle w:val="tac0"/>
              <w:rPr>
                <w:color w:val="000000"/>
                <w:sz w:val="16"/>
                <w:szCs w:val="16"/>
                <w:lang w:val="fr-FR" w:eastAsia="fr-FR"/>
              </w:rPr>
            </w:pPr>
            <w:r w:rsidRPr="00AE1E0F">
              <w:rPr>
                <w:color w:val="000000"/>
                <w:sz w:val="16"/>
                <w:szCs w:val="16"/>
                <w:lang w:eastAsia="fr-FR"/>
              </w:rPr>
              <w:t>1 layer: TPMI=0</w:t>
            </w:r>
          </w:p>
        </w:tc>
      </w:tr>
      <w:tr w:rsidR="00AE1E0F" w:rsidRPr="00AE1E0F" w14:paraId="1D5EA9A7" w14:textId="77777777" w:rsidTr="00AE1E0F">
        <w:trPr>
          <w:jc w:val="center"/>
        </w:trPr>
        <w:tc>
          <w:tcPr>
            <w:tcW w:w="913"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hideMark/>
          </w:tcPr>
          <w:p w14:paraId="7713A907" w14:textId="77777777" w:rsidR="00AE1E0F" w:rsidRPr="00AE1E0F" w:rsidRDefault="00AE1E0F">
            <w:pPr>
              <w:pStyle w:val="tac0"/>
              <w:rPr>
                <w:color w:val="000000"/>
                <w:sz w:val="16"/>
                <w:szCs w:val="16"/>
                <w:lang w:val="fr-FR" w:eastAsia="fr-FR"/>
              </w:rPr>
            </w:pPr>
            <w:r w:rsidRPr="00AE1E0F">
              <w:rPr>
                <w:color w:val="000000"/>
                <w:sz w:val="16"/>
                <w:szCs w:val="16"/>
                <w:lang w:eastAsia="fr-FR"/>
              </w:rPr>
              <w:t>1</w:t>
            </w:r>
          </w:p>
        </w:tc>
        <w:tc>
          <w:tcPr>
            <w:tcW w:w="27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84876FD" w14:textId="77777777" w:rsidR="00AE1E0F" w:rsidRPr="00AE1E0F" w:rsidRDefault="00AE1E0F">
            <w:pPr>
              <w:pStyle w:val="tac0"/>
              <w:rPr>
                <w:color w:val="000000"/>
                <w:sz w:val="16"/>
                <w:szCs w:val="16"/>
                <w:lang w:val="fr-FR" w:eastAsia="fr-FR"/>
              </w:rPr>
            </w:pPr>
            <w:r w:rsidRPr="00AE1E0F">
              <w:rPr>
                <w:color w:val="000000"/>
                <w:sz w:val="16"/>
                <w:szCs w:val="16"/>
                <w:lang w:eastAsia="fr-FR"/>
              </w:rPr>
              <w:t>1 layer: TPMI=1</w:t>
            </w:r>
          </w:p>
        </w:tc>
        <w:tc>
          <w:tcPr>
            <w:tcW w:w="904" w:type="dxa"/>
            <w:tcBorders>
              <w:top w:val="nil"/>
              <w:left w:val="nil"/>
              <w:bottom w:val="single" w:sz="8" w:space="0" w:color="auto"/>
              <w:right w:val="single" w:sz="8" w:space="0" w:color="auto"/>
            </w:tcBorders>
            <w:shd w:val="clear" w:color="auto" w:fill="D9D9D9"/>
            <w:tcMar>
              <w:top w:w="0" w:type="dxa"/>
              <w:left w:w="108" w:type="dxa"/>
              <w:bottom w:w="0" w:type="dxa"/>
              <w:right w:w="108" w:type="dxa"/>
            </w:tcMar>
            <w:vAlign w:val="center"/>
            <w:hideMark/>
          </w:tcPr>
          <w:p w14:paraId="1F09B515" w14:textId="77777777" w:rsidR="00AE1E0F" w:rsidRPr="00AE1E0F" w:rsidRDefault="00AE1E0F">
            <w:pPr>
              <w:pStyle w:val="tac0"/>
              <w:rPr>
                <w:color w:val="000000"/>
                <w:sz w:val="16"/>
                <w:szCs w:val="16"/>
                <w:lang w:val="fr-FR" w:eastAsia="fr-FR"/>
              </w:rPr>
            </w:pPr>
            <w:r w:rsidRPr="00AE1E0F">
              <w:rPr>
                <w:color w:val="000000"/>
                <w:sz w:val="16"/>
                <w:szCs w:val="16"/>
                <w:lang w:eastAsia="fr-FR"/>
              </w:rPr>
              <w:t>1</w:t>
            </w:r>
          </w:p>
        </w:tc>
        <w:tc>
          <w:tcPr>
            <w:tcW w:w="20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274B30E" w14:textId="77777777" w:rsidR="00AE1E0F" w:rsidRPr="00AE1E0F" w:rsidRDefault="00AE1E0F">
            <w:pPr>
              <w:pStyle w:val="tac0"/>
              <w:rPr>
                <w:color w:val="000000"/>
                <w:sz w:val="16"/>
                <w:szCs w:val="16"/>
                <w:lang w:val="fr-FR" w:eastAsia="fr-FR"/>
              </w:rPr>
            </w:pPr>
            <w:r w:rsidRPr="00AE1E0F">
              <w:rPr>
                <w:color w:val="000000"/>
                <w:sz w:val="16"/>
                <w:szCs w:val="16"/>
                <w:lang w:eastAsia="fr-FR"/>
              </w:rPr>
              <w:t>1 layer: TPMI=1</w:t>
            </w:r>
          </w:p>
        </w:tc>
        <w:tc>
          <w:tcPr>
            <w:tcW w:w="924" w:type="dxa"/>
            <w:tcBorders>
              <w:top w:val="nil"/>
              <w:left w:val="nil"/>
              <w:bottom w:val="single" w:sz="8" w:space="0" w:color="auto"/>
              <w:right w:val="single" w:sz="8" w:space="0" w:color="auto"/>
            </w:tcBorders>
            <w:shd w:val="clear" w:color="auto" w:fill="D9D9D9"/>
            <w:tcMar>
              <w:top w:w="0" w:type="dxa"/>
              <w:left w:w="108" w:type="dxa"/>
              <w:bottom w:w="0" w:type="dxa"/>
              <w:right w:w="108" w:type="dxa"/>
            </w:tcMar>
            <w:vAlign w:val="center"/>
            <w:hideMark/>
          </w:tcPr>
          <w:p w14:paraId="6206046A" w14:textId="77777777" w:rsidR="00AE1E0F" w:rsidRPr="00AE1E0F" w:rsidRDefault="00AE1E0F">
            <w:pPr>
              <w:pStyle w:val="tac0"/>
              <w:rPr>
                <w:color w:val="000000"/>
                <w:sz w:val="16"/>
                <w:szCs w:val="16"/>
                <w:lang w:val="fr-FR" w:eastAsia="fr-FR"/>
              </w:rPr>
            </w:pPr>
            <w:r w:rsidRPr="00AE1E0F">
              <w:rPr>
                <w:color w:val="000000"/>
                <w:sz w:val="16"/>
                <w:szCs w:val="16"/>
                <w:lang w:eastAsia="fr-FR"/>
              </w:rPr>
              <w:t>1</w:t>
            </w:r>
          </w:p>
        </w:tc>
        <w:tc>
          <w:tcPr>
            <w:tcW w:w="178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BE438AB" w14:textId="77777777" w:rsidR="00AE1E0F" w:rsidRPr="00AE1E0F" w:rsidRDefault="00AE1E0F">
            <w:pPr>
              <w:pStyle w:val="tac0"/>
              <w:rPr>
                <w:color w:val="000000"/>
                <w:sz w:val="16"/>
                <w:szCs w:val="16"/>
                <w:lang w:val="fr-FR" w:eastAsia="fr-FR"/>
              </w:rPr>
            </w:pPr>
            <w:r w:rsidRPr="00AE1E0F">
              <w:rPr>
                <w:color w:val="000000"/>
                <w:sz w:val="16"/>
                <w:szCs w:val="16"/>
                <w:lang w:eastAsia="fr-FR"/>
              </w:rPr>
              <w:t>1 layer: TPMI=1</w:t>
            </w:r>
          </w:p>
        </w:tc>
      </w:tr>
      <w:tr w:rsidR="00AE1E0F" w:rsidRPr="00AE1E0F" w14:paraId="2790E7F5" w14:textId="77777777" w:rsidTr="00AE1E0F">
        <w:trPr>
          <w:jc w:val="center"/>
        </w:trPr>
        <w:tc>
          <w:tcPr>
            <w:tcW w:w="913"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hideMark/>
          </w:tcPr>
          <w:p w14:paraId="539F219E" w14:textId="77777777" w:rsidR="00AE1E0F" w:rsidRPr="00AE1E0F" w:rsidRDefault="00AE1E0F">
            <w:pPr>
              <w:pStyle w:val="tac0"/>
              <w:rPr>
                <w:color w:val="000000"/>
                <w:sz w:val="16"/>
                <w:szCs w:val="16"/>
                <w:lang w:val="fr-FR" w:eastAsia="fr-FR"/>
              </w:rPr>
            </w:pPr>
            <w:r w:rsidRPr="00AE1E0F">
              <w:rPr>
                <w:color w:val="000000"/>
                <w:sz w:val="16"/>
                <w:szCs w:val="16"/>
                <w:lang w:eastAsia="fr-FR"/>
              </w:rPr>
              <w:t>…</w:t>
            </w:r>
          </w:p>
        </w:tc>
        <w:tc>
          <w:tcPr>
            <w:tcW w:w="27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AD97BD9" w14:textId="77777777" w:rsidR="00AE1E0F" w:rsidRPr="00AE1E0F" w:rsidRDefault="00AE1E0F">
            <w:pPr>
              <w:pStyle w:val="tac0"/>
              <w:rPr>
                <w:color w:val="000000"/>
                <w:sz w:val="16"/>
                <w:szCs w:val="16"/>
                <w:lang w:val="fr-FR" w:eastAsia="fr-FR"/>
              </w:rPr>
            </w:pPr>
            <w:r w:rsidRPr="00AE1E0F">
              <w:rPr>
                <w:color w:val="000000"/>
                <w:sz w:val="16"/>
                <w:szCs w:val="16"/>
                <w:lang w:eastAsia="fr-FR"/>
              </w:rPr>
              <w:t>…</w:t>
            </w:r>
          </w:p>
        </w:tc>
        <w:tc>
          <w:tcPr>
            <w:tcW w:w="904" w:type="dxa"/>
            <w:tcBorders>
              <w:top w:val="nil"/>
              <w:left w:val="nil"/>
              <w:bottom w:val="single" w:sz="8" w:space="0" w:color="auto"/>
              <w:right w:val="single" w:sz="8" w:space="0" w:color="auto"/>
            </w:tcBorders>
            <w:shd w:val="clear" w:color="auto" w:fill="D9D9D9"/>
            <w:tcMar>
              <w:top w:w="0" w:type="dxa"/>
              <w:left w:w="108" w:type="dxa"/>
              <w:bottom w:w="0" w:type="dxa"/>
              <w:right w:w="108" w:type="dxa"/>
            </w:tcMar>
            <w:vAlign w:val="center"/>
            <w:hideMark/>
          </w:tcPr>
          <w:p w14:paraId="2470F852" w14:textId="77777777" w:rsidR="00AE1E0F" w:rsidRPr="00AE1E0F" w:rsidRDefault="00AE1E0F">
            <w:pPr>
              <w:pStyle w:val="tac0"/>
              <w:rPr>
                <w:color w:val="000000"/>
                <w:sz w:val="16"/>
                <w:szCs w:val="16"/>
                <w:lang w:val="fr-FR" w:eastAsia="fr-FR"/>
              </w:rPr>
            </w:pPr>
            <w:r w:rsidRPr="00AE1E0F">
              <w:rPr>
                <w:color w:val="000000"/>
                <w:sz w:val="16"/>
                <w:szCs w:val="16"/>
                <w:lang w:eastAsia="fr-FR"/>
              </w:rPr>
              <w:t>…</w:t>
            </w:r>
          </w:p>
        </w:tc>
        <w:tc>
          <w:tcPr>
            <w:tcW w:w="20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CF31604" w14:textId="77777777" w:rsidR="00AE1E0F" w:rsidRPr="00AE1E0F" w:rsidRDefault="00AE1E0F">
            <w:pPr>
              <w:pStyle w:val="tac0"/>
              <w:rPr>
                <w:color w:val="000000"/>
                <w:sz w:val="16"/>
                <w:szCs w:val="16"/>
                <w:lang w:val="fr-FR" w:eastAsia="fr-FR"/>
              </w:rPr>
            </w:pPr>
            <w:r w:rsidRPr="00AE1E0F">
              <w:rPr>
                <w:color w:val="000000"/>
                <w:sz w:val="16"/>
                <w:szCs w:val="16"/>
                <w:lang w:eastAsia="fr-FR"/>
              </w:rPr>
              <w:t>…</w:t>
            </w:r>
          </w:p>
        </w:tc>
        <w:tc>
          <w:tcPr>
            <w:tcW w:w="924" w:type="dxa"/>
            <w:tcBorders>
              <w:top w:val="nil"/>
              <w:left w:val="nil"/>
              <w:bottom w:val="single" w:sz="8" w:space="0" w:color="auto"/>
              <w:right w:val="single" w:sz="8" w:space="0" w:color="auto"/>
            </w:tcBorders>
            <w:shd w:val="clear" w:color="auto" w:fill="D9D9D9"/>
            <w:tcMar>
              <w:top w:w="0" w:type="dxa"/>
              <w:left w:w="108" w:type="dxa"/>
              <w:bottom w:w="0" w:type="dxa"/>
              <w:right w:w="108" w:type="dxa"/>
            </w:tcMar>
            <w:vAlign w:val="center"/>
            <w:hideMark/>
          </w:tcPr>
          <w:p w14:paraId="34A06215" w14:textId="77777777" w:rsidR="00AE1E0F" w:rsidRPr="00AE1E0F" w:rsidRDefault="00AE1E0F">
            <w:pPr>
              <w:pStyle w:val="tac0"/>
              <w:rPr>
                <w:color w:val="000000"/>
                <w:sz w:val="16"/>
                <w:szCs w:val="16"/>
                <w:lang w:val="fr-FR" w:eastAsia="fr-FR"/>
              </w:rPr>
            </w:pPr>
            <w:r w:rsidRPr="00AE1E0F">
              <w:rPr>
                <w:color w:val="000000"/>
                <w:sz w:val="16"/>
                <w:szCs w:val="16"/>
                <w:lang w:eastAsia="fr-FR"/>
              </w:rPr>
              <w:t>…</w:t>
            </w:r>
          </w:p>
        </w:tc>
        <w:tc>
          <w:tcPr>
            <w:tcW w:w="178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7DF962D" w14:textId="77777777" w:rsidR="00AE1E0F" w:rsidRPr="00AE1E0F" w:rsidRDefault="00AE1E0F">
            <w:pPr>
              <w:pStyle w:val="tac0"/>
              <w:rPr>
                <w:color w:val="000000"/>
                <w:sz w:val="16"/>
                <w:szCs w:val="16"/>
                <w:lang w:val="fr-FR" w:eastAsia="fr-FR"/>
              </w:rPr>
            </w:pPr>
            <w:r w:rsidRPr="00AE1E0F">
              <w:rPr>
                <w:color w:val="000000"/>
                <w:sz w:val="16"/>
                <w:szCs w:val="16"/>
                <w:lang w:eastAsia="fr-FR"/>
              </w:rPr>
              <w:t>…</w:t>
            </w:r>
          </w:p>
        </w:tc>
      </w:tr>
      <w:tr w:rsidR="00AE1E0F" w:rsidRPr="00AE1E0F" w14:paraId="3DE809CA" w14:textId="77777777" w:rsidTr="00AE1E0F">
        <w:trPr>
          <w:jc w:val="center"/>
        </w:trPr>
        <w:tc>
          <w:tcPr>
            <w:tcW w:w="913"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hideMark/>
          </w:tcPr>
          <w:p w14:paraId="7D1F70E6" w14:textId="77777777" w:rsidR="00AE1E0F" w:rsidRPr="00AE1E0F" w:rsidRDefault="00AE1E0F">
            <w:pPr>
              <w:pStyle w:val="tac0"/>
              <w:rPr>
                <w:color w:val="000000"/>
                <w:sz w:val="16"/>
                <w:szCs w:val="16"/>
                <w:lang w:val="fr-FR" w:eastAsia="fr-FR"/>
              </w:rPr>
            </w:pPr>
            <w:r w:rsidRPr="00AE1E0F">
              <w:rPr>
                <w:color w:val="000000"/>
                <w:sz w:val="16"/>
                <w:szCs w:val="16"/>
                <w:lang w:eastAsia="fr-FR"/>
              </w:rPr>
              <w:t>3</w:t>
            </w:r>
          </w:p>
        </w:tc>
        <w:tc>
          <w:tcPr>
            <w:tcW w:w="27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A3B3206" w14:textId="77777777" w:rsidR="00AE1E0F" w:rsidRPr="00AE1E0F" w:rsidRDefault="00AE1E0F">
            <w:pPr>
              <w:pStyle w:val="tac0"/>
              <w:rPr>
                <w:color w:val="000000"/>
                <w:sz w:val="16"/>
                <w:szCs w:val="16"/>
                <w:lang w:val="fr-FR" w:eastAsia="fr-FR"/>
              </w:rPr>
            </w:pPr>
            <w:r w:rsidRPr="00AE1E0F">
              <w:rPr>
                <w:color w:val="000000"/>
                <w:sz w:val="16"/>
                <w:szCs w:val="16"/>
                <w:lang w:eastAsia="fr-FR"/>
              </w:rPr>
              <w:t>1 layer: TPMI=3</w:t>
            </w:r>
          </w:p>
        </w:tc>
        <w:tc>
          <w:tcPr>
            <w:tcW w:w="904" w:type="dxa"/>
            <w:tcBorders>
              <w:top w:val="nil"/>
              <w:left w:val="nil"/>
              <w:bottom w:val="single" w:sz="8" w:space="0" w:color="auto"/>
              <w:right w:val="single" w:sz="8" w:space="0" w:color="auto"/>
            </w:tcBorders>
            <w:shd w:val="clear" w:color="auto" w:fill="D9D9D9"/>
            <w:tcMar>
              <w:top w:w="0" w:type="dxa"/>
              <w:left w:w="108" w:type="dxa"/>
              <w:bottom w:w="0" w:type="dxa"/>
              <w:right w:w="108" w:type="dxa"/>
            </w:tcMar>
            <w:vAlign w:val="center"/>
            <w:hideMark/>
          </w:tcPr>
          <w:p w14:paraId="0BFADD6F" w14:textId="77777777" w:rsidR="00AE1E0F" w:rsidRPr="00AE1E0F" w:rsidRDefault="00AE1E0F">
            <w:pPr>
              <w:pStyle w:val="tac0"/>
              <w:rPr>
                <w:color w:val="000000"/>
                <w:sz w:val="16"/>
                <w:szCs w:val="16"/>
                <w:lang w:val="fr-FR" w:eastAsia="fr-FR"/>
              </w:rPr>
            </w:pPr>
            <w:r w:rsidRPr="00AE1E0F">
              <w:rPr>
                <w:color w:val="000000"/>
                <w:sz w:val="16"/>
                <w:szCs w:val="16"/>
                <w:lang w:eastAsia="fr-FR"/>
              </w:rPr>
              <w:t>3</w:t>
            </w:r>
          </w:p>
        </w:tc>
        <w:tc>
          <w:tcPr>
            <w:tcW w:w="20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20DA937" w14:textId="77777777" w:rsidR="00AE1E0F" w:rsidRPr="00AE1E0F" w:rsidRDefault="00AE1E0F">
            <w:pPr>
              <w:pStyle w:val="tac0"/>
              <w:rPr>
                <w:color w:val="000000"/>
                <w:sz w:val="16"/>
                <w:szCs w:val="16"/>
                <w:lang w:val="fr-FR" w:eastAsia="fr-FR"/>
              </w:rPr>
            </w:pPr>
            <w:r w:rsidRPr="00AE1E0F">
              <w:rPr>
                <w:color w:val="000000"/>
                <w:sz w:val="16"/>
                <w:szCs w:val="16"/>
                <w:lang w:eastAsia="fr-FR"/>
              </w:rPr>
              <w:t>1 layer: TPMI=3</w:t>
            </w:r>
          </w:p>
        </w:tc>
        <w:tc>
          <w:tcPr>
            <w:tcW w:w="924" w:type="dxa"/>
            <w:tcBorders>
              <w:top w:val="nil"/>
              <w:left w:val="nil"/>
              <w:bottom w:val="single" w:sz="8" w:space="0" w:color="auto"/>
              <w:right w:val="single" w:sz="8" w:space="0" w:color="auto"/>
            </w:tcBorders>
            <w:shd w:val="clear" w:color="auto" w:fill="D9D9D9"/>
            <w:tcMar>
              <w:top w:w="0" w:type="dxa"/>
              <w:left w:w="108" w:type="dxa"/>
              <w:bottom w:w="0" w:type="dxa"/>
              <w:right w:w="108" w:type="dxa"/>
            </w:tcMar>
            <w:vAlign w:val="center"/>
            <w:hideMark/>
          </w:tcPr>
          <w:p w14:paraId="51217E2B" w14:textId="77777777" w:rsidR="00AE1E0F" w:rsidRPr="00AE1E0F" w:rsidRDefault="00AE1E0F">
            <w:pPr>
              <w:pStyle w:val="tac0"/>
              <w:rPr>
                <w:color w:val="000000"/>
                <w:sz w:val="16"/>
                <w:szCs w:val="16"/>
                <w:lang w:val="fr-FR" w:eastAsia="fr-FR"/>
              </w:rPr>
            </w:pPr>
            <w:r w:rsidRPr="00AE1E0F">
              <w:rPr>
                <w:color w:val="000000"/>
                <w:sz w:val="16"/>
                <w:szCs w:val="16"/>
                <w:lang w:eastAsia="fr-FR"/>
              </w:rPr>
              <w:t>3</w:t>
            </w:r>
          </w:p>
        </w:tc>
        <w:tc>
          <w:tcPr>
            <w:tcW w:w="178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CF213A3" w14:textId="77777777" w:rsidR="00AE1E0F" w:rsidRPr="00AE1E0F" w:rsidRDefault="00AE1E0F">
            <w:pPr>
              <w:pStyle w:val="tac0"/>
              <w:rPr>
                <w:color w:val="000000"/>
                <w:sz w:val="16"/>
                <w:szCs w:val="16"/>
                <w:lang w:val="fr-FR" w:eastAsia="fr-FR"/>
              </w:rPr>
            </w:pPr>
            <w:r w:rsidRPr="00AE1E0F">
              <w:rPr>
                <w:color w:val="000000"/>
                <w:sz w:val="16"/>
                <w:szCs w:val="16"/>
                <w:lang w:eastAsia="fr-FR"/>
              </w:rPr>
              <w:t>1 layer: TPMI=3</w:t>
            </w:r>
          </w:p>
        </w:tc>
      </w:tr>
      <w:tr w:rsidR="00AE1E0F" w:rsidRPr="00AE1E0F" w14:paraId="57A4A10B" w14:textId="77777777" w:rsidTr="00AE1E0F">
        <w:trPr>
          <w:jc w:val="center"/>
        </w:trPr>
        <w:tc>
          <w:tcPr>
            <w:tcW w:w="913"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hideMark/>
          </w:tcPr>
          <w:p w14:paraId="09CC5F5B" w14:textId="77777777" w:rsidR="00AE1E0F" w:rsidRPr="00AE1E0F" w:rsidRDefault="00AE1E0F">
            <w:pPr>
              <w:pStyle w:val="tac0"/>
              <w:rPr>
                <w:color w:val="000000"/>
                <w:sz w:val="16"/>
                <w:szCs w:val="16"/>
                <w:lang w:val="fr-FR" w:eastAsia="fr-FR"/>
              </w:rPr>
            </w:pPr>
            <w:r w:rsidRPr="00AE1E0F">
              <w:rPr>
                <w:color w:val="000000"/>
                <w:sz w:val="16"/>
                <w:szCs w:val="16"/>
                <w:lang w:eastAsia="fr-FR"/>
              </w:rPr>
              <w:t>4</w:t>
            </w:r>
          </w:p>
        </w:tc>
        <w:tc>
          <w:tcPr>
            <w:tcW w:w="2758" w:type="dxa"/>
            <w:tcBorders>
              <w:top w:val="nil"/>
              <w:left w:val="nil"/>
              <w:bottom w:val="single" w:sz="8" w:space="0" w:color="auto"/>
              <w:right w:val="single" w:sz="8" w:space="0" w:color="auto"/>
            </w:tcBorders>
            <w:tcMar>
              <w:top w:w="0" w:type="dxa"/>
              <w:left w:w="108" w:type="dxa"/>
              <w:bottom w:w="0" w:type="dxa"/>
              <w:right w:w="108" w:type="dxa"/>
            </w:tcMar>
            <w:hideMark/>
          </w:tcPr>
          <w:p w14:paraId="0072D8CA" w14:textId="77777777" w:rsidR="00AE1E0F" w:rsidRPr="00AE1E0F" w:rsidRDefault="00AE1E0F">
            <w:pPr>
              <w:pStyle w:val="tac0"/>
              <w:rPr>
                <w:color w:val="000000"/>
                <w:sz w:val="16"/>
                <w:szCs w:val="16"/>
                <w:lang w:val="fr-FR" w:eastAsia="fr-FR"/>
              </w:rPr>
            </w:pPr>
            <w:r w:rsidRPr="00AE1E0F">
              <w:rPr>
                <w:color w:val="000000"/>
                <w:sz w:val="16"/>
                <w:szCs w:val="16"/>
                <w:lang w:eastAsia="fr-FR"/>
              </w:rPr>
              <w:t>1 layer: TPMI=4</w:t>
            </w:r>
          </w:p>
        </w:tc>
        <w:tc>
          <w:tcPr>
            <w:tcW w:w="904" w:type="dxa"/>
            <w:tcBorders>
              <w:top w:val="nil"/>
              <w:left w:val="nil"/>
              <w:bottom w:val="single" w:sz="8" w:space="0" w:color="auto"/>
              <w:right w:val="single" w:sz="8" w:space="0" w:color="auto"/>
            </w:tcBorders>
            <w:shd w:val="clear" w:color="auto" w:fill="D9D9D9"/>
            <w:tcMar>
              <w:top w:w="0" w:type="dxa"/>
              <w:left w:w="108" w:type="dxa"/>
              <w:bottom w:w="0" w:type="dxa"/>
              <w:right w:w="108" w:type="dxa"/>
            </w:tcMar>
            <w:hideMark/>
          </w:tcPr>
          <w:p w14:paraId="50F36FBC" w14:textId="77777777" w:rsidR="00AE1E0F" w:rsidRPr="00AE1E0F" w:rsidRDefault="00AE1E0F">
            <w:pPr>
              <w:pStyle w:val="tac0"/>
              <w:rPr>
                <w:color w:val="000000"/>
                <w:sz w:val="16"/>
                <w:szCs w:val="16"/>
                <w:lang w:val="fr-FR" w:eastAsia="fr-FR"/>
              </w:rPr>
            </w:pPr>
            <w:r w:rsidRPr="00AE1E0F">
              <w:rPr>
                <w:color w:val="000000"/>
                <w:sz w:val="16"/>
                <w:szCs w:val="16"/>
                <w:lang w:eastAsia="fr-FR"/>
              </w:rPr>
              <w:t>4</w:t>
            </w:r>
          </w:p>
        </w:tc>
        <w:tc>
          <w:tcPr>
            <w:tcW w:w="2098" w:type="dxa"/>
            <w:tcBorders>
              <w:top w:val="nil"/>
              <w:left w:val="nil"/>
              <w:bottom w:val="single" w:sz="8" w:space="0" w:color="auto"/>
              <w:right w:val="single" w:sz="8" w:space="0" w:color="auto"/>
            </w:tcBorders>
            <w:tcMar>
              <w:top w:w="0" w:type="dxa"/>
              <w:left w:w="108" w:type="dxa"/>
              <w:bottom w:w="0" w:type="dxa"/>
              <w:right w:w="108" w:type="dxa"/>
            </w:tcMar>
            <w:hideMark/>
          </w:tcPr>
          <w:p w14:paraId="26125B89" w14:textId="77777777" w:rsidR="00AE1E0F" w:rsidRPr="00AE1E0F" w:rsidRDefault="00AE1E0F">
            <w:pPr>
              <w:pStyle w:val="tac0"/>
              <w:rPr>
                <w:color w:val="000000"/>
                <w:sz w:val="16"/>
                <w:szCs w:val="16"/>
                <w:lang w:val="fr-FR" w:eastAsia="fr-FR"/>
              </w:rPr>
            </w:pPr>
            <w:r w:rsidRPr="00AE1E0F">
              <w:rPr>
                <w:color w:val="000000"/>
                <w:sz w:val="16"/>
                <w:szCs w:val="16"/>
                <w:lang w:eastAsia="fr-FR"/>
              </w:rPr>
              <w:t>1 layer: TPMI=4</w:t>
            </w:r>
          </w:p>
        </w:tc>
        <w:tc>
          <w:tcPr>
            <w:tcW w:w="924" w:type="dxa"/>
            <w:tcBorders>
              <w:top w:val="nil"/>
              <w:left w:val="nil"/>
              <w:bottom w:val="single" w:sz="8" w:space="0" w:color="auto"/>
              <w:right w:val="single" w:sz="8" w:space="0" w:color="auto"/>
            </w:tcBorders>
            <w:shd w:val="clear" w:color="auto" w:fill="D9D9D9"/>
            <w:tcMar>
              <w:top w:w="0" w:type="dxa"/>
              <w:left w:w="108" w:type="dxa"/>
              <w:bottom w:w="0" w:type="dxa"/>
              <w:right w:w="108" w:type="dxa"/>
            </w:tcMar>
            <w:hideMark/>
          </w:tcPr>
          <w:p w14:paraId="294E6CB7" w14:textId="77777777" w:rsidR="00AE1E0F" w:rsidRPr="00AE1E0F" w:rsidRDefault="00AE1E0F">
            <w:pPr>
              <w:pStyle w:val="tac0"/>
              <w:rPr>
                <w:color w:val="000000"/>
                <w:sz w:val="16"/>
                <w:szCs w:val="16"/>
                <w:lang w:val="fr-FR" w:eastAsia="fr-FR"/>
              </w:rPr>
            </w:pPr>
            <w:r w:rsidRPr="00AE1E0F">
              <w:rPr>
                <w:color w:val="000000"/>
                <w:sz w:val="16"/>
                <w:szCs w:val="16"/>
                <w:lang w:eastAsia="fr-FR"/>
              </w:rPr>
              <w:t> </w:t>
            </w:r>
          </w:p>
        </w:tc>
        <w:tc>
          <w:tcPr>
            <w:tcW w:w="1786" w:type="dxa"/>
            <w:tcBorders>
              <w:top w:val="nil"/>
              <w:left w:val="nil"/>
              <w:bottom w:val="single" w:sz="8" w:space="0" w:color="auto"/>
              <w:right w:val="single" w:sz="8" w:space="0" w:color="auto"/>
            </w:tcBorders>
            <w:tcMar>
              <w:top w:w="0" w:type="dxa"/>
              <w:left w:w="108" w:type="dxa"/>
              <w:bottom w:w="0" w:type="dxa"/>
              <w:right w:w="108" w:type="dxa"/>
            </w:tcMar>
            <w:hideMark/>
          </w:tcPr>
          <w:p w14:paraId="40AD6912" w14:textId="77777777" w:rsidR="00AE1E0F" w:rsidRPr="00AE1E0F" w:rsidRDefault="00AE1E0F">
            <w:pPr>
              <w:pStyle w:val="tac0"/>
              <w:rPr>
                <w:color w:val="000000"/>
                <w:sz w:val="16"/>
                <w:szCs w:val="16"/>
                <w:lang w:val="fr-FR" w:eastAsia="fr-FR"/>
              </w:rPr>
            </w:pPr>
            <w:r w:rsidRPr="00AE1E0F">
              <w:rPr>
                <w:color w:val="000000"/>
                <w:sz w:val="16"/>
                <w:szCs w:val="16"/>
                <w:lang w:eastAsia="fr-FR"/>
              </w:rPr>
              <w:t> </w:t>
            </w:r>
          </w:p>
        </w:tc>
      </w:tr>
      <w:tr w:rsidR="00AE1E0F" w:rsidRPr="00AE1E0F" w14:paraId="2B566834" w14:textId="77777777" w:rsidTr="00AE1E0F">
        <w:trPr>
          <w:jc w:val="center"/>
        </w:trPr>
        <w:tc>
          <w:tcPr>
            <w:tcW w:w="913"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hideMark/>
          </w:tcPr>
          <w:p w14:paraId="61C3041A" w14:textId="77777777" w:rsidR="00AE1E0F" w:rsidRPr="00AE1E0F" w:rsidRDefault="00AE1E0F">
            <w:pPr>
              <w:pStyle w:val="tac0"/>
              <w:rPr>
                <w:color w:val="000000"/>
                <w:sz w:val="16"/>
                <w:szCs w:val="16"/>
                <w:lang w:val="fr-FR" w:eastAsia="fr-FR"/>
              </w:rPr>
            </w:pPr>
            <w:r w:rsidRPr="00AE1E0F">
              <w:rPr>
                <w:color w:val="000000"/>
                <w:sz w:val="16"/>
                <w:szCs w:val="16"/>
                <w:lang w:eastAsia="fr-FR"/>
              </w:rPr>
              <w:t>…</w:t>
            </w:r>
          </w:p>
        </w:tc>
        <w:tc>
          <w:tcPr>
            <w:tcW w:w="2758" w:type="dxa"/>
            <w:tcBorders>
              <w:top w:val="nil"/>
              <w:left w:val="nil"/>
              <w:bottom w:val="single" w:sz="8" w:space="0" w:color="auto"/>
              <w:right w:val="single" w:sz="8" w:space="0" w:color="auto"/>
            </w:tcBorders>
            <w:tcMar>
              <w:top w:w="0" w:type="dxa"/>
              <w:left w:w="108" w:type="dxa"/>
              <w:bottom w:w="0" w:type="dxa"/>
              <w:right w:w="108" w:type="dxa"/>
            </w:tcMar>
            <w:hideMark/>
          </w:tcPr>
          <w:p w14:paraId="118142DF" w14:textId="77777777" w:rsidR="00AE1E0F" w:rsidRPr="00AE1E0F" w:rsidRDefault="00AE1E0F">
            <w:pPr>
              <w:pStyle w:val="tac0"/>
              <w:rPr>
                <w:color w:val="000000"/>
                <w:sz w:val="16"/>
                <w:szCs w:val="16"/>
                <w:lang w:val="fr-FR" w:eastAsia="fr-FR"/>
              </w:rPr>
            </w:pPr>
            <w:r w:rsidRPr="00AE1E0F">
              <w:rPr>
                <w:color w:val="000000"/>
                <w:sz w:val="16"/>
                <w:szCs w:val="16"/>
                <w:lang w:eastAsia="fr-FR"/>
              </w:rPr>
              <w:t>…</w:t>
            </w:r>
          </w:p>
        </w:tc>
        <w:tc>
          <w:tcPr>
            <w:tcW w:w="904" w:type="dxa"/>
            <w:tcBorders>
              <w:top w:val="nil"/>
              <w:left w:val="nil"/>
              <w:bottom w:val="single" w:sz="8" w:space="0" w:color="auto"/>
              <w:right w:val="single" w:sz="8" w:space="0" w:color="auto"/>
            </w:tcBorders>
            <w:shd w:val="clear" w:color="auto" w:fill="D9D9D9"/>
            <w:tcMar>
              <w:top w:w="0" w:type="dxa"/>
              <w:left w:w="108" w:type="dxa"/>
              <w:bottom w:w="0" w:type="dxa"/>
              <w:right w:w="108" w:type="dxa"/>
            </w:tcMar>
            <w:hideMark/>
          </w:tcPr>
          <w:p w14:paraId="26EF2E4B" w14:textId="77777777" w:rsidR="00AE1E0F" w:rsidRPr="00AE1E0F" w:rsidRDefault="00AE1E0F">
            <w:pPr>
              <w:pStyle w:val="tac0"/>
              <w:rPr>
                <w:color w:val="000000"/>
                <w:sz w:val="16"/>
                <w:szCs w:val="16"/>
                <w:lang w:val="fr-FR" w:eastAsia="fr-FR"/>
              </w:rPr>
            </w:pPr>
            <w:r w:rsidRPr="00AE1E0F">
              <w:rPr>
                <w:color w:val="000000"/>
                <w:sz w:val="16"/>
                <w:szCs w:val="16"/>
                <w:lang w:eastAsia="fr-FR"/>
              </w:rPr>
              <w:t>…</w:t>
            </w:r>
          </w:p>
        </w:tc>
        <w:tc>
          <w:tcPr>
            <w:tcW w:w="2098" w:type="dxa"/>
            <w:tcBorders>
              <w:top w:val="nil"/>
              <w:left w:val="nil"/>
              <w:bottom w:val="single" w:sz="8" w:space="0" w:color="auto"/>
              <w:right w:val="single" w:sz="8" w:space="0" w:color="auto"/>
            </w:tcBorders>
            <w:tcMar>
              <w:top w:w="0" w:type="dxa"/>
              <w:left w:w="108" w:type="dxa"/>
              <w:bottom w:w="0" w:type="dxa"/>
              <w:right w:w="108" w:type="dxa"/>
            </w:tcMar>
            <w:hideMark/>
          </w:tcPr>
          <w:p w14:paraId="40CFBF73" w14:textId="77777777" w:rsidR="00AE1E0F" w:rsidRPr="00AE1E0F" w:rsidRDefault="00AE1E0F">
            <w:pPr>
              <w:pStyle w:val="tac0"/>
              <w:rPr>
                <w:color w:val="000000"/>
                <w:sz w:val="16"/>
                <w:szCs w:val="16"/>
                <w:lang w:val="fr-FR" w:eastAsia="fr-FR"/>
              </w:rPr>
            </w:pPr>
            <w:r w:rsidRPr="00AE1E0F">
              <w:rPr>
                <w:color w:val="000000"/>
                <w:sz w:val="16"/>
                <w:szCs w:val="16"/>
                <w:lang w:eastAsia="fr-FR"/>
              </w:rPr>
              <w:t>…</w:t>
            </w:r>
          </w:p>
        </w:tc>
        <w:tc>
          <w:tcPr>
            <w:tcW w:w="924" w:type="dxa"/>
            <w:tcBorders>
              <w:top w:val="nil"/>
              <w:left w:val="nil"/>
              <w:bottom w:val="single" w:sz="8" w:space="0" w:color="auto"/>
              <w:right w:val="single" w:sz="8" w:space="0" w:color="auto"/>
            </w:tcBorders>
            <w:shd w:val="clear" w:color="auto" w:fill="D9D9D9"/>
            <w:tcMar>
              <w:top w:w="0" w:type="dxa"/>
              <w:left w:w="108" w:type="dxa"/>
              <w:bottom w:w="0" w:type="dxa"/>
              <w:right w:w="108" w:type="dxa"/>
            </w:tcMar>
            <w:hideMark/>
          </w:tcPr>
          <w:p w14:paraId="7CF06E33" w14:textId="77777777" w:rsidR="00AE1E0F" w:rsidRPr="00AE1E0F" w:rsidRDefault="00AE1E0F">
            <w:pPr>
              <w:pStyle w:val="tac0"/>
              <w:rPr>
                <w:color w:val="000000"/>
                <w:sz w:val="16"/>
                <w:szCs w:val="16"/>
                <w:lang w:val="fr-FR" w:eastAsia="fr-FR"/>
              </w:rPr>
            </w:pPr>
            <w:r w:rsidRPr="00AE1E0F">
              <w:rPr>
                <w:color w:val="000000"/>
                <w:sz w:val="16"/>
                <w:szCs w:val="16"/>
                <w:lang w:eastAsia="fr-FR"/>
              </w:rPr>
              <w:t> </w:t>
            </w:r>
          </w:p>
        </w:tc>
        <w:tc>
          <w:tcPr>
            <w:tcW w:w="1786" w:type="dxa"/>
            <w:tcBorders>
              <w:top w:val="nil"/>
              <w:left w:val="nil"/>
              <w:bottom w:val="single" w:sz="8" w:space="0" w:color="auto"/>
              <w:right w:val="single" w:sz="8" w:space="0" w:color="auto"/>
            </w:tcBorders>
            <w:tcMar>
              <w:top w:w="0" w:type="dxa"/>
              <w:left w:w="108" w:type="dxa"/>
              <w:bottom w:w="0" w:type="dxa"/>
              <w:right w:w="108" w:type="dxa"/>
            </w:tcMar>
            <w:hideMark/>
          </w:tcPr>
          <w:p w14:paraId="2EC0890C" w14:textId="77777777" w:rsidR="00AE1E0F" w:rsidRPr="00AE1E0F" w:rsidRDefault="00AE1E0F">
            <w:pPr>
              <w:pStyle w:val="tac0"/>
              <w:rPr>
                <w:color w:val="000000"/>
                <w:sz w:val="16"/>
                <w:szCs w:val="16"/>
                <w:lang w:val="fr-FR" w:eastAsia="fr-FR"/>
              </w:rPr>
            </w:pPr>
            <w:r w:rsidRPr="00AE1E0F">
              <w:rPr>
                <w:color w:val="000000"/>
                <w:sz w:val="16"/>
                <w:szCs w:val="16"/>
                <w:lang w:eastAsia="fr-FR"/>
              </w:rPr>
              <w:t> </w:t>
            </w:r>
          </w:p>
        </w:tc>
      </w:tr>
      <w:tr w:rsidR="00AE1E0F" w:rsidRPr="00AE1E0F" w14:paraId="0B6F1AB6" w14:textId="77777777" w:rsidTr="00AE1E0F">
        <w:trPr>
          <w:jc w:val="center"/>
        </w:trPr>
        <w:tc>
          <w:tcPr>
            <w:tcW w:w="913"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hideMark/>
          </w:tcPr>
          <w:p w14:paraId="2CE85A60" w14:textId="77777777" w:rsidR="00AE1E0F" w:rsidRPr="00AE1E0F" w:rsidRDefault="00AE1E0F">
            <w:pPr>
              <w:pStyle w:val="tac0"/>
              <w:rPr>
                <w:color w:val="000000"/>
                <w:sz w:val="16"/>
                <w:szCs w:val="16"/>
                <w:lang w:val="fr-FR" w:eastAsia="fr-FR"/>
              </w:rPr>
            </w:pPr>
            <w:r w:rsidRPr="00AE1E0F">
              <w:rPr>
                <w:color w:val="000000"/>
                <w:sz w:val="16"/>
                <w:szCs w:val="16"/>
                <w:lang w:eastAsia="fr-FR"/>
              </w:rPr>
              <w:t>11</w:t>
            </w:r>
          </w:p>
        </w:tc>
        <w:tc>
          <w:tcPr>
            <w:tcW w:w="2758" w:type="dxa"/>
            <w:tcBorders>
              <w:top w:val="nil"/>
              <w:left w:val="nil"/>
              <w:bottom w:val="single" w:sz="8" w:space="0" w:color="auto"/>
              <w:right w:val="single" w:sz="8" w:space="0" w:color="auto"/>
            </w:tcBorders>
            <w:tcMar>
              <w:top w:w="0" w:type="dxa"/>
              <w:left w:w="108" w:type="dxa"/>
              <w:bottom w:w="0" w:type="dxa"/>
              <w:right w:w="108" w:type="dxa"/>
            </w:tcMar>
            <w:hideMark/>
          </w:tcPr>
          <w:p w14:paraId="68DFD34A" w14:textId="77777777" w:rsidR="00AE1E0F" w:rsidRPr="00AE1E0F" w:rsidRDefault="00AE1E0F">
            <w:pPr>
              <w:pStyle w:val="tac0"/>
              <w:rPr>
                <w:color w:val="000000"/>
                <w:sz w:val="16"/>
                <w:szCs w:val="16"/>
                <w:lang w:val="fr-FR" w:eastAsia="fr-FR"/>
              </w:rPr>
            </w:pPr>
            <w:r w:rsidRPr="00AE1E0F">
              <w:rPr>
                <w:color w:val="000000"/>
                <w:sz w:val="16"/>
                <w:szCs w:val="16"/>
                <w:lang w:eastAsia="fr-FR"/>
              </w:rPr>
              <w:t>1 layer: TPMI=11</w:t>
            </w:r>
          </w:p>
        </w:tc>
        <w:tc>
          <w:tcPr>
            <w:tcW w:w="904" w:type="dxa"/>
            <w:tcBorders>
              <w:top w:val="nil"/>
              <w:left w:val="nil"/>
              <w:bottom w:val="single" w:sz="8" w:space="0" w:color="auto"/>
              <w:right w:val="single" w:sz="8" w:space="0" w:color="auto"/>
            </w:tcBorders>
            <w:shd w:val="clear" w:color="auto" w:fill="D9D9D9"/>
            <w:tcMar>
              <w:top w:w="0" w:type="dxa"/>
              <w:left w:w="108" w:type="dxa"/>
              <w:bottom w:w="0" w:type="dxa"/>
              <w:right w:w="108" w:type="dxa"/>
            </w:tcMar>
            <w:hideMark/>
          </w:tcPr>
          <w:p w14:paraId="6DB9A37C" w14:textId="77777777" w:rsidR="00AE1E0F" w:rsidRPr="00AE1E0F" w:rsidRDefault="00AE1E0F">
            <w:pPr>
              <w:pStyle w:val="tac0"/>
              <w:rPr>
                <w:color w:val="000000"/>
                <w:sz w:val="16"/>
                <w:szCs w:val="16"/>
                <w:lang w:val="fr-FR" w:eastAsia="fr-FR"/>
              </w:rPr>
            </w:pPr>
            <w:r w:rsidRPr="00AE1E0F">
              <w:rPr>
                <w:color w:val="000000"/>
                <w:sz w:val="16"/>
                <w:szCs w:val="16"/>
                <w:lang w:eastAsia="fr-FR"/>
              </w:rPr>
              <w:t>11</w:t>
            </w:r>
          </w:p>
        </w:tc>
        <w:tc>
          <w:tcPr>
            <w:tcW w:w="2098" w:type="dxa"/>
            <w:tcBorders>
              <w:top w:val="nil"/>
              <w:left w:val="nil"/>
              <w:bottom w:val="single" w:sz="8" w:space="0" w:color="auto"/>
              <w:right w:val="single" w:sz="8" w:space="0" w:color="auto"/>
            </w:tcBorders>
            <w:tcMar>
              <w:top w:w="0" w:type="dxa"/>
              <w:left w:w="108" w:type="dxa"/>
              <w:bottom w:w="0" w:type="dxa"/>
              <w:right w:w="108" w:type="dxa"/>
            </w:tcMar>
            <w:hideMark/>
          </w:tcPr>
          <w:p w14:paraId="05C1B194" w14:textId="77777777" w:rsidR="00AE1E0F" w:rsidRPr="00AE1E0F" w:rsidRDefault="00AE1E0F">
            <w:pPr>
              <w:pStyle w:val="tac0"/>
              <w:rPr>
                <w:color w:val="000000"/>
                <w:sz w:val="16"/>
                <w:szCs w:val="16"/>
                <w:lang w:val="fr-FR" w:eastAsia="fr-FR"/>
              </w:rPr>
            </w:pPr>
            <w:r w:rsidRPr="00AE1E0F">
              <w:rPr>
                <w:color w:val="000000"/>
                <w:sz w:val="16"/>
                <w:szCs w:val="16"/>
                <w:lang w:eastAsia="fr-FR"/>
              </w:rPr>
              <w:t>1 layer: TPMI=11</w:t>
            </w:r>
          </w:p>
        </w:tc>
        <w:tc>
          <w:tcPr>
            <w:tcW w:w="924" w:type="dxa"/>
            <w:tcBorders>
              <w:top w:val="nil"/>
              <w:left w:val="nil"/>
              <w:bottom w:val="single" w:sz="8" w:space="0" w:color="auto"/>
              <w:right w:val="single" w:sz="8" w:space="0" w:color="auto"/>
            </w:tcBorders>
            <w:shd w:val="clear" w:color="auto" w:fill="D9D9D9"/>
            <w:tcMar>
              <w:top w:w="0" w:type="dxa"/>
              <w:left w:w="108" w:type="dxa"/>
              <w:bottom w:w="0" w:type="dxa"/>
              <w:right w:w="108" w:type="dxa"/>
            </w:tcMar>
            <w:hideMark/>
          </w:tcPr>
          <w:p w14:paraId="72C63309" w14:textId="77777777" w:rsidR="00AE1E0F" w:rsidRPr="00AE1E0F" w:rsidRDefault="00AE1E0F">
            <w:pPr>
              <w:pStyle w:val="tac0"/>
              <w:rPr>
                <w:color w:val="000000"/>
                <w:sz w:val="16"/>
                <w:szCs w:val="16"/>
                <w:lang w:val="fr-FR" w:eastAsia="fr-FR"/>
              </w:rPr>
            </w:pPr>
            <w:r w:rsidRPr="00AE1E0F">
              <w:rPr>
                <w:color w:val="000000"/>
                <w:sz w:val="16"/>
                <w:szCs w:val="16"/>
                <w:lang w:eastAsia="fr-FR"/>
              </w:rPr>
              <w:t> </w:t>
            </w:r>
          </w:p>
        </w:tc>
        <w:tc>
          <w:tcPr>
            <w:tcW w:w="1786" w:type="dxa"/>
            <w:tcBorders>
              <w:top w:val="nil"/>
              <w:left w:val="nil"/>
              <w:bottom w:val="single" w:sz="8" w:space="0" w:color="auto"/>
              <w:right w:val="single" w:sz="8" w:space="0" w:color="auto"/>
            </w:tcBorders>
            <w:tcMar>
              <w:top w:w="0" w:type="dxa"/>
              <w:left w:w="108" w:type="dxa"/>
              <w:bottom w:w="0" w:type="dxa"/>
              <w:right w:w="108" w:type="dxa"/>
            </w:tcMar>
            <w:hideMark/>
          </w:tcPr>
          <w:p w14:paraId="38A0C9EB" w14:textId="77777777" w:rsidR="00AE1E0F" w:rsidRPr="00AE1E0F" w:rsidRDefault="00AE1E0F">
            <w:pPr>
              <w:pStyle w:val="tac0"/>
              <w:rPr>
                <w:color w:val="000000"/>
                <w:sz w:val="16"/>
                <w:szCs w:val="16"/>
                <w:lang w:val="fr-FR" w:eastAsia="fr-FR"/>
              </w:rPr>
            </w:pPr>
            <w:r w:rsidRPr="00AE1E0F">
              <w:rPr>
                <w:color w:val="000000"/>
                <w:sz w:val="16"/>
                <w:szCs w:val="16"/>
                <w:lang w:eastAsia="fr-FR"/>
              </w:rPr>
              <w:t> </w:t>
            </w:r>
          </w:p>
        </w:tc>
      </w:tr>
      <w:tr w:rsidR="00AE1E0F" w:rsidRPr="00AE1E0F" w14:paraId="58DA9B1C" w14:textId="77777777" w:rsidTr="00AE1E0F">
        <w:trPr>
          <w:jc w:val="center"/>
        </w:trPr>
        <w:tc>
          <w:tcPr>
            <w:tcW w:w="913"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hideMark/>
          </w:tcPr>
          <w:p w14:paraId="40605F88" w14:textId="77777777" w:rsidR="00AE1E0F" w:rsidRPr="00AE1E0F" w:rsidRDefault="00AE1E0F">
            <w:pPr>
              <w:pStyle w:val="tac0"/>
              <w:rPr>
                <w:color w:val="000000"/>
                <w:sz w:val="16"/>
                <w:szCs w:val="16"/>
                <w:lang w:val="fr-FR" w:eastAsia="fr-FR"/>
              </w:rPr>
            </w:pPr>
            <w:r w:rsidRPr="00AE1E0F">
              <w:rPr>
                <w:color w:val="000000"/>
                <w:sz w:val="16"/>
                <w:szCs w:val="16"/>
                <w:lang w:eastAsia="fr-FR"/>
              </w:rPr>
              <w:t>12</w:t>
            </w:r>
          </w:p>
        </w:tc>
        <w:tc>
          <w:tcPr>
            <w:tcW w:w="2758" w:type="dxa"/>
            <w:tcBorders>
              <w:top w:val="nil"/>
              <w:left w:val="nil"/>
              <w:bottom w:val="single" w:sz="8" w:space="0" w:color="auto"/>
              <w:right w:val="single" w:sz="8" w:space="0" w:color="auto"/>
            </w:tcBorders>
            <w:tcMar>
              <w:top w:w="0" w:type="dxa"/>
              <w:left w:w="108" w:type="dxa"/>
              <w:bottom w:w="0" w:type="dxa"/>
              <w:right w:w="108" w:type="dxa"/>
            </w:tcMar>
            <w:hideMark/>
          </w:tcPr>
          <w:p w14:paraId="4C3DACB6" w14:textId="77777777" w:rsidR="00AE1E0F" w:rsidRPr="00AE1E0F" w:rsidRDefault="00AE1E0F">
            <w:pPr>
              <w:pStyle w:val="tac0"/>
              <w:rPr>
                <w:color w:val="000000"/>
                <w:sz w:val="16"/>
                <w:szCs w:val="16"/>
                <w:lang w:val="fr-FR" w:eastAsia="fr-FR"/>
              </w:rPr>
            </w:pPr>
            <w:r w:rsidRPr="00AE1E0F">
              <w:rPr>
                <w:color w:val="000000"/>
                <w:sz w:val="16"/>
                <w:szCs w:val="16"/>
                <w:lang w:eastAsia="fr-FR"/>
              </w:rPr>
              <w:t>1 layers: TPMI=12</w:t>
            </w:r>
          </w:p>
        </w:tc>
        <w:tc>
          <w:tcPr>
            <w:tcW w:w="904" w:type="dxa"/>
            <w:tcBorders>
              <w:top w:val="nil"/>
              <w:left w:val="nil"/>
              <w:bottom w:val="single" w:sz="8" w:space="0" w:color="auto"/>
              <w:right w:val="single" w:sz="8" w:space="0" w:color="auto"/>
            </w:tcBorders>
            <w:shd w:val="clear" w:color="auto" w:fill="D9D9D9"/>
            <w:tcMar>
              <w:top w:w="0" w:type="dxa"/>
              <w:left w:w="108" w:type="dxa"/>
              <w:bottom w:w="0" w:type="dxa"/>
              <w:right w:w="108" w:type="dxa"/>
            </w:tcMar>
            <w:hideMark/>
          </w:tcPr>
          <w:p w14:paraId="7517A6D1" w14:textId="77777777" w:rsidR="00AE1E0F" w:rsidRPr="00AE1E0F" w:rsidRDefault="00AE1E0F">
            <w:pPr>
              <w:pStyle w:val="tac0"/>
              <w:rPr>
                <w:color w:val="000000"/>
                <w:sz w:val="16"/>
                <w:szCs w:val="16"/>
                <w:lang w:val="fr-FR" w:eastAsia="fr-FR"/>
              </w:rPr>
            </w:pPr>
            <w:r w:rsidRPr="00AE1E0F">
              <w:rPr>
                <w:color w:val="000000"/>
                <w:sz w:val="16"/>
                <w:szCs w:val="16"/>
                <w:lang w:eastAsia="fr-FR"/>
              </w:rPr>
              <w:t>12-15</w:t>
            </w:r>
          </w:p>
        </w:tc>
        <w:tc>
          <w:tcPr>
            <w:tcW w:w="2098" w:type="dxa"/>
            <w:tcBorders>
              <w:top w:val="nil"/>
              <w:left w:val="nil"/>
              <w:bottom w:val="single" w:sz="8" w:space="0" w:color="auto"/>
              <w:right w:val="single" w:sz="8" w:space="0" w:color="auto"/>
            </w:tcBorders>
            <w:tcMar>
              <w:top w:w="0" w:type="dxa"/>
              <w:left w:w="108" w:type="dxa"/>
              <w:bottom w:w="0" w:type="dxa"/>
              <w:right w:w="108" w:type="dxa"/>
            </w:tcMar>
            <w:hideMark/>
          </w:tcPr>
          <w:p w14:paraId="2767A4ED" w14:textId="77777777" w:rsidR="00AE1E0F" w:rsidRPr="00AE1E0F" w:rsidRDefault="00AE1E0F">
            <w:pPr>
              <w:pStyle w:val="tac0"/>
              <w:rPr>
                <w:color w:val="000000"/>
                <w:sz w:val="16"/>
                <w:szCs w:val="16"/>
                <w:lang w:val="fr-FR" w:eastAsia="fr-FR"/>
              </w:rPr>
            </w:pPr>
            <w:r w:rsidRPr="00AE1E0F">
              <w:rPr>
                <w:color w:val="000000"/>
                <w:sz w:val="16"/>
                <w:szCs w:val="16"/>
                <w:lang w:eastAsia="fr-FR"/>
              </w:rPr>
              <w:t>reserved</w:t>
            </w:r>
          </w:p>
        </w:tc>
        <w:tc>
          <w:tcPr>
            <w:tcW w:w="924" w:type="dxa"/>
            <w:tcBorders>
              <w:top w:val="nil"/>
              <w:left w:val="nil"/>
              <w:bottom w:val="single" w:sz="8" w:space="0" w:color="auto"/>
              <w:right w:val="single" w:sz="8" w:space="0" w:color="auto"/>
            </w:tcBorders>
            <w:shd w:val="clear" w:color="auto" w:fill="D9D9D9"/>
            <w:tcMar>
              <w:top w:w="0" w:type="dxa"/>
              <w:left w:w="108" w:type="dxa"/>
              <w:bottom w:w="0" w:type="dxa"/>
              <w:right w:w="108" w:type="dxa"/>
            </w:tcMar>
            <w:hideMark/>
          </w:tcPr>
          <w:p w14:paraId="4E2EDB75" w14:textId="77777777" w:rsidR="00AE1E0F" w:rsidRPr="00AE1E0F" w:rsidRDefault="00AE1E0F">
            <w:pPr>
              <w:pStyle w:val="tac0"/>
              <w:rPr>
                <w:color w:val="000000"/>
                <w:sz w:val="16"/>
                <w:szCs w:val="16"/>
                <w:lang w:val="fr-FR" w:eastAsia="fr-FR"/>
              </w:rPr>
            </w:pPr>
            <w:r w:rsidRPr="00AE1E0F">
              <w:rPr>
                <w:color w:val="000000"/>
                <w:sz w:val="16"/>
                <w:szCs w:val="16"/>
                <w:lang w:eastAsia="fr-FR"/>
              </w:rPr>
              <w:t> </w:t>
            </w:r>
          </w:p>
        </w:tc>
        <w:tc>
          <w:tcPr>
            <w:tcW w:w="1786" w:type="dxa"/>
            <w:tcBorders>
              <w:top w:val="nil"/>
              <w:left w:val="nil"/>
              <w:bottom w:val="single" w:sz="8" w:space="0" w:color="auto"/>
              <w:right w:val="single" w:sz="8" w:space="0" w:color="auto"/>
            </w:tcBorders>
            <w:tcMar>
              <w:top w:w="0" w:type="dxa"/>
              <w:left w:w="108" w:type="dxa"/>
              <w:bottom w:w="0" w:type="dxa"/>
              <w:right w:w="108" w:type="dxa"/>
            </w:tcMar>
            <w:hideMark/>
          </w:tcPr>
          <w:p w14:paraId="76A5FCA7" w14:textId="77777777" w:rsidR="00AE1E0F" w:rsidRPr="00AE1E0F" w:rsidRDefault="00AE1E0F">
            <w:pPr>
              <w:pStyle w:val="tac0"/>
              <w:rPr>
                <w:color w:val="000000"/>
                <w:sz w:val="16"/>
                <w:szCs w:val="16"/>
                <w:lang w:val="fr-FR" w:eastAsia="fr-FR"/>
              </w:rPr>
            </w:pPr>
            <w:r w:rsidRPr="00AE1E0F">
              <w:rPr>
                <w:color w:val="000000"/>
                <w:sz w:val="16"/>
                <w:szCs w:val="16"/>
                <w:lang w:eastAsia="fr-FR"/>
              </w:rPr>
              <w:t> </w:t>
            </w:r>
          </w:p>
        </w:tc>
      </w:tr>
      <w:tr w:rsidR="00AE1E0F" w:rsidRPr="00AE1E0F" w14:paraId="79821864" w14:textId="77777777" w:rsidTr="00AE1E0F">
        <w:trPr>
          <w:jc w:val="center"/>
        </w:trPr>
        <w:tc>
          <w:tcPr>
            <w:tcW w:w="913"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hideMark/>
          </w:tcPr>
          <w:p w14:paraId="557D7888" w14:textId="77777777" w:rsidR="00AE1E0F" w:rsidRPr="00AE1E0F" w:rsidRDefault="00AE1E0F">
            <w:pPr>
              <w:pStyle w:val="tac0"/>
              <w:rPr>
                <w:color w:val="000000"/>
                <w:sz w:val="16"/>
                <w:szCs w:val="16"/>
                <w:lang w:val="fr-FR" w:eastAsia="fr-FR"/>
              </w:rPr>
            </w:pPr>
            <w:r w:rsidRPr="00AE1E0F">
              <w:rPr>
                <w:color w:val="000000"/>
                <w:sz w:val="16"/>
                <w:szCs w:val="16"/>
                <w:lang w:eastAsia="fr-FR"/>
              </w:rPr>
              <w:t>…</w:t>
            </w:r>
          </w:p>
        </w:tc>
        <w:tc>
          <w:tcPr>
            <w:tcW w:w="2758" w:type="dxa"/>
            <w:tcBorders>
              <w:top w:val="nil"/>
              <w:left w:val="nil"/>
              <w:bottom w:val="single" w:sz="8" w:space="0" w:color="auto"/>
              <w:right w:val="single" w:sz="8" w:space="0" w:color="auto"/>
            </w:tcBorders>
            <w:tcMar>
              <w:top w:w="0" w:type="dxa"/>
              <w:left w:w="108" w:type="dxa"/>
              <w:bottom w:w="0" w:type="dxa"/>
              <w:right w:w="108" w:type="dxa"/>
            </w:tcMar>
            <w:hideMark/>
          </w:tcPr>
          <w:p w14:paraId="4985E0CF" w14:textId="77777777" w:rsidR="00AE1E0F" w:rsidRPr="00AE1E0F" w:rsidRDefault="00AE1E0F">
            <w:pPr>
              <w:pStyle w:val="tac0"/>
              <w:rPr>
                <w:color w:val="000000"/>
                <w:sz w:val="16"/>
                <w:szCs w:val="16"/>
                <w:lang w:val="fr-FR" w:eastAsia="fr-FR"/>
              </w:rPr>
            </w:pPr>
            <w:r w:rsidRPr="00AE1E0F">
              <w:rPr>
                <w:color w:val="000000"/>
                <w:sz w:val="16"/>
                <w:szCs w:val="16"/>
                <w:lang w:eastAsia="fr-FR"/>
              </w:rPr>
              <w:t>…</w:t>
            </w:r>
          </w:p>
        </w:tc>
        <w:tc>
          <w:tcPr>
            <w:tcW w:w="904" w:type="dxa"/>
            <w:tcBorders>
              <w:top w:val="nil"/>
              <w:left w:val="nil"/>
              <w:bottom w:val="single" w:sz="8" w:space="0" w:color="auto"/>
              <w:right w:val="single" w:sz="8" w:space="0" w:color="auto"/>
            </w:tcBorders>
            <w:shd w:val="clear" w:color="auto" w:fill="D9D9D9"/>
            <w:tcMar>
              <w:top w:w="0" w:type="dxa"/>
              <w:left w:w="108" w:type="dxa"/>
              <w:bottom w:w="0" w:type="dxa"/>
              <w:right w:w="108" w:type="dxa"/>
            </w:tcMar>
            <w:hideMark/>
          </w:tcPr>
          <w:p w14:paraId="300E3227" w14:textId="77777777" w:rsidR="00AE1E0F" w:rsidRPr="00AE1E0F" w:rsidRDefault="00AE1E0F">
            <w:pPr>
              <w:pStyle w:val="tac0"/>
              <w:rPr>
                <w:color w:val="000000"/>
                <w:sz w:val="16"/>
                <w:szCs w:val="16"/>
                <w:lang w:val="fr-FR" w:eastAsia="fr-FR"/>
              </w:rPr>
            </w:pPr>
            <w:r w:rsidRPr="00AE1E0F">
              <w:rPr>
                <w:color w:val="000000"/>
                <w:sz w:val="16"/>
                <w:szCs w:val="16"/>
                <w:lang w:eastAsia="fr-FR"/>
              </w:rPr>
              <w:t> </w:t>
            </w:r>
          </w:p>
        </w:tc>
        <w:tc>
          <w:tcPr>
            <w:tcW w:w="2098" w:type="dxa"/>
            <w:tcBorders>
              <w:top w:val="nil"/>
              <w:left w:val="nil"/>
              <w:bottom w:val="single" w:sz="8" w:space="0" w:color="auto"/>
              <w:right w:val="single" w:sz="8" w:space="0" w:color="auto"/>
            </w:tcBorders>
            <w:tcMar>
              <w:top w:w="0" w:type="dxa"/>
              <w:left w:w="108" w:type="dxa"/>
              <w:bottom w:w="0" w:type="dxa"/>
              <w:right w:w="108" w:type="dxa"/>
            </w:tcMar>
            <w:hideMark/>
          </w:tcPr>
          <w:p w14:paraId="2BA6CA8D" w14:textId="77777777" w:rsidR="00AE1E0F" w:rsidRPr="00AE1E0F" w:rsidRDefault="00AE1E0F">
            <w:pPr>
              <w:pStyle w:val="tac0"/>
              <w:rPr>
                <w:color w:val="000000"/>
                <w:sz w:val="16"/>
                <w:szCs w:val="16"/>
                <w:lang w:val="fr-FR" w:eastAsia="fr-FR"/>
              </w:rPr>
            </w:pPr>
            <w:r w:rsidRPr="00AE1E0F">
              <w:rPr>
                <w:color w:val="000000"/>
                <w:sz w:val="16"/>
                <w:szCs w:val="16"/>
                <w:lang w:eastAsia="fr-FR"/>
              </w:rPr>
              <w:t> </w:t>
            </w:r>
          </w:p>
        </w:tc>
        <w:tc>
          <w:tcPr>
            <w:tcW w:w="924" w:type="dxa"/>
            <w:tcBorders>
              <w:top w:val="nil"/>
              <w:left w:val="nil"/>
              <w:bottom w:val="single" w:sz="8" w:space="0" w:color="auto"/>
              <w:right w:val="single" w:sz="8" w:space="0" w:color="auto"/>
            </w:tcBorders>
            <w:shd w:val="clear" w:color="auto" w:fill="D9D9D9"/>
            <w:tcMar>
              <w:top w:w="0" w:type="dxa"/>
              <w:left w:w="108" w:type="dxa"/>
              <w:bottom w:w="0" w:type="dxa"/>
              <w:right w:w="108" w:type="dxa"/>
            </w:tcMar>
            <w:hideMark/>
          </w:tcPr>
          <w:p w14:paraId="38B54888" w14:textId="77777777" w:rsidR="00AE1E0F" w:rsidRPr="00AE1E0F" w:rsidRDefault="00AE1E0F">
            <w:pPr>
              <w:pStyle w:val="tac0"/>
              <w:rPr>
                <w:color w:val="000000"/>
                <w:sz w:val="16"/>
                <w:szCs w:val="16"/>
                <w:lang w:val="fr-FR" w:eastAsia="fr-FR"/>
              </w:rPr>
            </w:pPr>
            <w:r w:rsidRPr="00AE1E0F">
              <w:rPr>
                <w:color w:val="000000"/>
                <w:sz w:val="16"/>
                <w:szCs w:val="16"/>
                <w:lang w:eastAsia="fr-FR"/>
              </w:rPr>
              <w:t> </w:t>
            </w:r>
          </w:p>
        </w:tc>
        <w:tc>
          <w:tcPr>
            <w:tcW w:w="1786" w:type="dxa"/>
            <w:tcBorders>
              <w:top w:val="nil"/>
              <w:left w:val="nil"/>
              <w:bottom w:val="single" w:sz="8" w:space="0" w:color="auto"/>
              <w:right w:val="single" w:sz="8" w:space="0" w:color="auto"/>
            </w:tcBorders>
            <w:tcMar>
              <w:top w:w="0" w:type="dxa"/>
              <w:left w:w="108" w:type="dxa"/>
              <w:bottom w:w="0" w:type="dxa"/>
              <w:right w:w="108" w:type="dxa"/>
            </w:tcMar>
            <w:hideMark/>
          </w:tcPr>
          <w:p w14:paraId="1DAC63EC" w14:textId="77777777" w:rsidR="00AE1E0F" w:rsidRPr="00AE1E0F" w:rsidRDefault="00AE1E0F">
            <w:pPr>
              <w:pStyle w:val="tac0"/>
              <w:rPr>
                <w:color w:val="000000"/>
                <w:sz w:val="16"/>
                <w:szCs w:val="16"/>
                <w:lang w:val="fr-FR" w:eastAsia="fr-FR"/>
              </w:rPr>
            </w:pPr>
            <w:r w:rsidRPr="00AE1E0F">
              <w:rPr>
                <w:color w:val="000000"/>
                <w:sz w:val="16"/>
                <w:szCs w:val="16"/>
                <w:lang w:eastAsia="fr-FR"/>
              </w:rPr>
              <w:t> </w:t>
            </w:r>
          </w:p>
        </w:tc>
      </w:tr>
      <w:tr w:rsidR="00AE1E0F" w:rsidRPr="00AE1E0F" w14:paraId="1FC29172" w14:textId="77777777" w:rsidTr="00AE1E0F">
        <w:trPr>
          <w:jc w:val="center"/>
        </w:trPr>
        <w:tc>
          <w:tcPr>
            <w:tcW w:w="913"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hideMark/>
          </w:tcPr>
          <w:p w14:paraId="0EEEB55C" w14:textId="77777777" w:rsidR="00AE1E0F" w:rsidRPr="00AE1E0F" w:rsidRDefault="00AE1E0F">
            <w:pPr>
              <w:pStyle w:val="tac0"/>
              <w:rPr>
                <w:color w:val="000000"/>
                <w:sz w:val="16"/>
                <w:szCs w:val="16"/>
                <w:lang w:val="fr-FR" w:eastAsia="fr-FR"/>
              </w:rPr>
            </w:pPr>
            <w:r w:rsidRPr="00AE1E0F">
              <w:rPr>
                <w:color w:val="000000"/>
                <w:sz w:val="16"/>
                <w:szCs w:val="16"/>
                <w:lang w:eastAsia="fr-FR"/>
              </w:rPr>
              <w:t>27</w:t>
            </w:r>
          </w:p>
        </w:tc>
        <w:tc>
          <w:tcPr>
            <w:tcW w:w="2758" w:type="dxa"/>
            <w:tcBorders>
              <w:top w:val="nil"/>
              <w:left w:val="nil"/>
              <w:bottom w:val="single" w:sz="8" w:space="0" w:color="auto"/>
              <w:right w:val="single" w:sz="8" w:space="0" w:color="auto"/>
            </w:tcBorders>
            <w:tcMar>
              <w:top w:w="0" w:type="dxa"/>
              <w:left w:w="108" w:type="dxa"/>
              <w:bottom w:w="0" w:type="dxa"/>
              <w:right w:w="108" w:type="dxa"/>
            </w:tcMar>
            <w:hideMark/>
          </w:tcPr>
          <w:p w14:paraId="76B035CD" w14:textId="77777777" w:rsidR="00AE1E0F" w:rsidRPr="00AE1E0F" w:rsidRDefault="00AE1E0F">
            <w:pPr>
              <w:pStyle w:val="tac0"/>
              <w:rPr>
                <w:color w:val="000000"/>
                <w:sz w:val="16"/>
                <w:szCs w:val="16"/>
                <w:lang w:val="fr-FR" w:eastAsia="fr-FR"/>
              </w:rPr>
            </w:pPr>
            <w:r w:rsidRPr="00AE1E0F">
              <w:rPr>
                <w:color w:val="000000"/>
                <w:sz w:val="16"/>
                <w:szCs w:val="16"/>
                <w:lang w:eastAsia="fr-FR"/>
              </w:rPr>
              <w:t>1 layers: TPMI=27</w:t>
            </w:r>
          </w:p>
        </w:tc>
        <w:tc>
          <w:tcPr>
            <w:tcW w:w="904" w:type="dxa"/>
            <w:tcBorders>
              <w:top w:val="nil"/>
              <w:left w:val="nil"/>
              <w:bottom w:val="single" w:sz="8" w:space="0" w:color="auto"/>
              <w:right w:val="single" w:sz="8" w:space="0" w:color="auto"/>
            </w:tcBorders>
            <w:shd w:val="clear" w:color="auto" w:fill="D9D9D9"/>
            <w:tcMar>
              <w:top w:w="0" w:type="dxa"/>
              <w:left w:w="108" w:type="dxa"/>
              <w:bottom w:w="0" w:type="dxa"/>
              <w:right w:w="108" w:type="dxa"/>
            </w:tcMar>
            <w:hideMark/>
          </w:tcPr>
          <w:p w14:paraId="610D0031" w14:textId="77777777" w:rsidR="00AE1E0F" w:rsidRPr="00AE1E0F" w:rsidRDefault="00AE1E0F">
            <w:pPr>
              <w:pStyle w:val="tac0"/>
              <w:rPr>
                <w:color w:val="000000"/>
                <w:sz w:val="16"/>
                <w:szCs w:val="16"/>
                <w:lang w:val="fr-FR" w:eastAsia="fr-FR"/>
              </w:rPr>
            </w:pPr>
            <w:r w:rsidRPr="00AE1E0F">
              <w:rPr>
                <w:color w:val="000000"/>
                <w:sz w:val="16"/>
                <w:szCs w:val="16"/>
                <w:lang w:eastAsia="fr-FR"/>
              </w:rPr>
              <w:t> </w:t>
            </w:r>
          </w:p>
        </w:tc>
        <w:tc>
          <w:tcPr>
            <w:tcW w:w="2098" w:type="dxa"/>
            <w:tcBorders>
              <w:top w:val="nil"/>
              <w:left w:val="nil"/>
              <w:bottom w:val="single" w:sz="8" w:space="0" w:color="auto"/>
              <w:right w:val="single" w:sz="8" w:space="0" w:color="auto"/>
            </w:tcBorders>
            <w:tcMar>
              <w:top w:w="0" w:type="dxa"/>
              <w:left w:w="108" w:type="dxa"/>
              <w:bottom w:w="0" w:type="dxa"/>
              <w:right w:w="108" w:type="dxa"/>
            </w:tcMar>
            <w:hideMark/>
          </w:tcPr>
          <w:p w14:paraId="4ACD486B" w14:textId="77777777" w:rsidR="00AE1E0F" w:rsidRPr="00AE1E0F" w:rsidRDefault="00AE1E0F">
            <w:pPr>
              <w:pStyle w:val="tac0"/>
              <w:rPr>
                <w:color w:val="000000"/>
                <w:sz w:val="16"/>
                <w:szCs w:val="16"/>
                <w:lang w:val="fr-FR" w:eastAsia="fr-FR"/>
              </w:rPr>
            </w:pPr>
            <w:r w:rsidRPr="00AE1E0F">
              <w:rPr>
                <w:color w:val="000000"/>
                <w:sz w:val="16"/>
                <w:szCs w:val="16"/>
                <w:lang w:eastAsia="fr-FR"/>
              </w:rPr>
              <w:t> </w:t>
            </w:r>
          </w:p>
        </w:tc>
        <w:tc>
          <w:tcPr>
            <w:tcW w:w="924" w:type="dxa"/>
            <w:tcBorders>
              <w:top w:val="nil"/>
              <w:left w:val="nil"/>
              <w:bottom w:val="single" w:sz="8" w:space="0" w:color="auto"/>
              <w:right w:val="single" w:sz="8" w:space="0" w:color="auto"/>
            </w:tcBorders>
            <w:shd w:val="clear" w:color="auto" w:fill="D9D9D9"/>
            <w:tcMar>
              <w:top w:w="0" w:type="dxa"/>
              <w:left w:w="108" w:type="dxa"/>
              <w:bottom w:w="0" w:type="dxa"/>
              <w:right w:w="108" w:type="dxa"/>
            </w:tcMar>
            <w:hideMark/>
          </w:tcPr>
          <w:p w14:paraId="40600AEF" w14:textId="77777777" w:rsidR="00AE1E0F" w:rsidRPr="00AE1E0F" w:rsidRDefault="00AE1E0F">
            <w:pPr>
              <w:pStyle w:val="tac0"/>
              <w:rPr>
                <w:color w:val="000000"/>
                <w:sz w:val="16"/>
                <w:szCs w:val="16"/>
                <w:lang w:val="fr-FR" w:eastAsia="fr-FR"/>
              </w:rPr>
            </w:pPr>
            <w:r w:rsidRPr="00AE1E0F">
              <w:rPr>
                <w:color w:val="000000"/>
                <w:sz w:val="16"/>
                <w:szCs w:val="16"/>
                <w:lang w:eastAsia="fr-FR"/>
              </w:rPr>
              <w:t> </w:t>
            </w:r>
          </w:p>
        </w:tc>
        <w:tc>
          <w:tcPr>
            <w:tcW w:w="1786" w:type="dxa"/>
            <w:tcBorders>
              <w:top w:val="nil"/>
              <w:left w:val="nil"/>
              <w:bottom w:val="single" w:sz="8" w:space="0" w:color="auto"/>
              <w:right w:val="single" w:sz="8" w:space="0" w:color="auto"/>
            </w:tcBorders>
            <w:tcMar>
              <w:top w:w="0" w:type="dxa"/>
              <w:left w:w="108" w:type="dxa"/>
              <w:bottom w:w="0" w:type="dxa"/>
              <w:right w:w="108" w:type="dxa"/>
            </w:tcMar>
            <w:hideMark/>
          </w:tcPr>
          <w:p w14:paraId="3F905967" w14:textId="77777777" w:rsidR="00AE1E0F" w:rsidRPr="00AE1E0F" w:rsidRDefault="00AE1E0F">
            <w:pPr>
              <w:pStyle w:val="tac0"/>
              <w:rPr>
                <w:color w:val="000000"/>
                <w:sz w:val="16"/>
                <w:szCs w:val="16"/>
                <w:lang w:val="fr-FR" w:eastAsia="fr-FR"/>
              </w:rPr>
            </w:pPr>
            <w:r w:rsidRPr="00AE1E0F">
              <w:rPr>
                <w:color w:val="000000"/>
                <w:sz w:val="16"/>
                <w:szCs w:val="16"/>
                <w:lang w:eastAsia="fr-FR"/>
              </w:rPr>
              <w:t> </w:t>
            </w:r>
          </w:p>
        </w:tc>
      </w:tr>
      <w:tr w:rsidR="00AE1E0F" w:rsidRPr="00AE1E0F" w14:paraId="134504F9" w14:textId="77777777" w:rsidTr="00AE1E0F">
        <w:trPr>
          <w:jc w:val="center"/>
        </w:trPr>
        <w:tc>
          <w:tcPr>
            <w:tcW w:w="913"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hideMark/>
          </w:tcPr>
          <w:p w14:paraId="065291C4" w14:textId="77777777" w:rsidR="00AE1E0F" w:rsidRPr="00AE1E0F" w:rsidRDefault="00AE1E0F">
            <w:pPr>
              <w:pStyle w:val="tac0"/>
              <w:rPr>
                <w:color w:val="000000"/>
                <w:sz w:val="16"/>
                <w:szCs w:val="16"/>
                <w:lang w:val="fr-FR" w:eastAsia="fr-FR"/>
              </w:rPr>
            </w:pPr>
            <w:r w:rsidRPr="00AE1E0F">
              <w:rPr>
                <w:color w:val="000000"/>
                <w:sz w:val="16"/>
                <w:szCs w:val="16"/>
                <w:lang w:eastAsia="fr-FR"/>
              </w:rPr>
              <w:t>28-31</w:t>
            </w:r>
          </w:p>
        </w:tc>
        <w:tc>
          <w:tcPr>
            <w:tcW w:w="2758" w:type="dxa"/>
            <w:tcBorders>
              <w:top w:val="nil"/>
              <w:left w:val="nil"/>
              <w:bottom w:val="single" w:sz="8" w:space="0" w:color="auto"/>
              <w:right w:val="single" w:sz="8" w:space="0" w:color="auto"/>
            </w:tcBorders>
            <w:tcMar>
              <w:top w:w="0" w:type="dxa"/>
              <w:left w:w="108" w:type="dxa"/>
              <w:bottom w:w="0" w:type="dxa"/>
              <w:right w:w="108" w:type="dxa"/>
            </w:tcMar>
            <w:hideMark/>
          </w:tcPr>
          <w:p w14:paraId="28AECD64" w14:textId="77777777" w:rsidR="00AE1E0F" w:rsidRPr="00AE1E0F" w:rsidRDefault="00AE1E0F">
            <w:pPr>
              <w:pStyle w:val="tac0"/>
              <w:rPr>
                <w:color w:val="000000"/>
                <w:sz w:val="16"/>
                <w:szCs w:val="16"/>
                <w:lang w:val="fr-FR" w:eastAsia="fr-FR"/>
              </w:rPr>
            </w:pPr>
            <w:r w:rsidRPr="00AE1E0F">
              <w:rPr>
                <w:color w:val="000000"/>
                <w:sz w:val="16"/>
                <w:szCs w:val="16"/>
                <w:lang w:eastAsia="fr-FR"/>
              </w:rPr>
              <w:t>reserved</w:t>
            </w:r>
          </w:p>
        </w:tc>
        <w:tc>
          <w:tcPr>
            <w:tcW w:w="904" w:type="dxa"/>
            <w:tcBorders>
              <w:top w:val="nil"/>
              <w:left w:val="nil"/>
              <w:bottom w:val="single" w:sz="8" w:space="0" w:color="auto"/>
              <w:right w:val="single" w:sz="8" w:space="0" w:color="auto"/>
            </w:tcBorders>
            <w:shd w:val="clear" w:color="auto" w:fill="D9D9D9"/>
            <w:tcMar>
              <w:top w:w="0" w:type="dxa"/>
              <w:left w:w="108" w:type="dxa"/>
              <w:bottom w:w="0" w:type="dxa"/>
              <w:right w:w="108" w:type="dxa"/>
            </w:tcMar>
            <w:hideMark/>
          </w:tcPr>
          <w:p w14:paraId="550A5037" w14:textId="77777777" w:rsidR="00AE1E0F" w:rsidRPr="00AE1E0F" w:rsidRDefault="00AE1E0F">
            <w:pPr>
              <w:pStyle w:val="tac0"/>
              <w:rPr>
                <w:color w:val="000000"/>
                <w:sz w:val="16"/>
                <w:szCs w:val="16"/>
                <w:lang w:val="fr-FR" w:eastAsia="fr-FR"/>
              </w:rPr>
            </w:pPr>
            <w:r w:rsidRPr="00AE1E0F">
              <w:rPr>
                <w:color w:val="000000"/>
                <w:sz w:val="16"/>
                <w:szCs w:val="16"/>
                <w:lang w:eastAsia="fr-FR"/>
              </w:rPr>
              <w:t> </w:t>
            </w:r>
          </w:p>
        </w:tc>
        <w:tc>
          <w:tcPr>
            <w:tcW w:w="2098" w:type="dxa"/>
            <w:tcBorders>
              <w:top w:val="nil"/>
              <w:left w:val="nil"/>
              <w:bottom w:val="single" w:sz="8" w:space="0" w:color="auto"/>
              <w:right w:val="single" w:sz="8" w:space="0" w:color="auto"/>
            </w:tcBorders>
            <w:tcMar>
              <w:top w:w="0" w:type="dxa"/>
              <w:left w:w="108" w:type="dxa"/>
              <w:bottom w:w="0" w:type="dxa"/>
              <w:right w:w="108" w:type="dxa"/>
            </w:tcMar>
            <w:hideMark/>
          </w:tcPr>
          <w:p w14:paraId="07B4347C" w14:textId="77777777" w:rsidR="00AE1E0F" w:rsidRPr="00AE1E0F" w:rsidRDefault="00AE1E0F">
            <w:pPr>
              <w:pStyle w:val="tac0"/>
              <w:rPr>
                <w:color w:val="000000"/>
                <w:sz w:val="16"/>
                <w:szCs w:val="16"/>
                <w:lang w:val="fr-FR" w:eastAsia="fr-FR"/>
              </w:rPr>
            </w:pPr>
            <w:r w:rsidRPr="00AE1E0F">
              <w:rPr>
                <w:color w:val="000000"/>
                <w:sz w:val="16"/>
                <w:szCs w:val="16"/>
                <w:lang w:eastAsia="fr-FR"/>
              </w:rPr>
              <w:t> </w:t>
            </w:r>
          </w:p>
        </w:tc>
        <w:tc>
          <w:tcPr>
            <w:tcW w:w="924" w:type="dxa"/>
            <w:tcBorders>
              <w:top w:val="nil"/>
              <w:left w:val="nil"/>
              <w:bottom w:val="single" w:sz="8" w:space="0" w:color="auto"/>
              <w:right w:val="single" w:sz="8" w:space="0" w:color="auto"/>
            </w:tcBorders>
            <w:shd w:val="clear" w:color="auto" w:fill="D9D9D9"/>
            <w:tcMar>
              <w:top w:w="0" w:type="dxa"/>
              <w:left w:w="108" w:type="dxa"/>
              <w:bottom w:w="0" w:type="dxa"/>
              <w:right w:w="108" w:type="dxa"/>
            </w:tcMar>
            <w:hideMark/>
          </w:tcPr>
          <w:p w14:paraId="274E3F1B" w14:textId="77777777" w:rsidR="00AE1E0F" w:rsidRPr="00AE1E0F" w:rsidRDefault="00AE1E0F">
            <w:pPr>
              <w:pStyle w:val="tac0"/>
              <w:rPr>
                <w:color w:val="000000"/>
                <w:sz w:val="16"/>
                <w:szCs w:val="16"/>
                <w:lang w:val="fr-FR" w:eastAsia="fr-FR"/>
              </w:rPr>
            </w:pPr>
            <w:r w:rsidRPr="00AE1E0F">
              <w:rPr>
                <w:color w:val="000000"/>
                <w:sz w:val="16"/>
                <w:szCs w:val="16"/>
                <w:lang w:eastAsia="fr-FR"/>
              </w:rPr>
              <w:t> </w:t>
            </w:r>
          </w:p>
        </w:tc>
        <w:tc>
          <w:tcPr>
            <w:tcW w:w="1786" w:type="dxa"/>
            <w:tcBorders>
              <w:top w:val="nil"/>
              <w:left w:val="nil"/>
              <w:bottom w:val="single" w:sz="8" w:space="0" w:color="auto"/>
              <w:right w:val="single" w:sz="8" w:space="0" w:color="auto"/>
            </w:tcBorders>
            <w:tcMar>
              <w:top w:w="0" w:type="dxa"/>
              <w:left w:w="108" w:type="dxa"/>
              <w:bottom w:w="0" w:type="dxa"/>
              <w:right w:w="108" w:type="dxa"/>
            </w:tcMar>
            <w:hideMark/>
          </w:tcPr>
          <w:p w14:paraId="7FD7C246" w14:textId="77777777" w:rsidR="00AE1E0F" w:rsidRPr="00AE1E0F" w:rsidRDefault="00AE1E0F">
            <w:pPr>
              <w:pStyle w:val="tac0"/>
              <w:rPr>
                <w:color w:val="000000"/>
                <w:sz w:val="16"/>
                <w:szCs w:val="16"/>
                <w:lang w:val="fr-FR" w:eastAsia="fr-FR"/>
              </w:rPr>
            </w:pPr>
            <w:r w:rsidRPr="00AE1E0F">
              <w:rPr>
                <w:color w:val="000000"/>
                <w:sz w:val="16"/>
                <w:szCs w:val="16"/>
                <w:lang w:eastAsia="fr-FR"/>
              </w:rPr>
              <w:t> </w:t>
            </w:r>
          </w:p>
        </w:tc>
      </w:tr>
    </w:tbl>
    <w:p w14:paraId="707D43E3" w14:textId="3B4FA663" w:rsidR="00AE1E0F" w:rsidRPr="00AE1E0F" w:rsidRDefault="00AE1E0F" w:rsidP="00AE1E0F">
      <w:pPr>
        <w:rPr>
          <w:color w:val="FF0000"/>
          <w:lang w:val="en-US"/>
        </w:rPr>
      </w:pPr>
      <w:r w:rsidRPr="00AE1E0F">
        <w:rPr>
          <w:color w:val="FF0000"/>
          <w:lang w:val="en-US"/>
        </w:rPr>
        <w:t xml:space="preserve">---------- </w:t>
      </w:r>
      <w:r>
        <w:rPr>
          <w:color w:val="FF0000"/>
          <w:lang w:val="en-US"/>
        </w:rPr>
        <w:t>End</w:t>
      </w:r>
      <w:r w:rsidRPr="00AE1E0F">
        <w:rPr>
          <w:color w:val="FF0000"/>
          <w:lang w:val="en-US"/>
        </w:rPr>
        <w:t xml:space="preserve"> of TP ----------</w:t>
      </w:r>
    </w:p>
    <w:p w14:paraId="45F40D5D" w14:textId="0068025F" w:rsidR="00AE1E0F" w:rsidRPr="00AE1E0F" w:rsidRDefault="00AE1E0F" w:rsidP="00AE1E0F">
      <w:pPr>
        <w:rPr>
          <w:lang w:val="en-US"/>
        </w:rPr>
      </w:pPr>
      <w:r w:rsidRPr="009078E7">
        <w:rPr>
          <w:lang w:val="en-US"/>
        </w:rPr>
        <w:t>The f</w:t>
      </w:r>
      <w:r w:rsidR="009078E7" w:rsidRPr="009078E7">
        <w:rPr>
          <w:lang w:val="en-US"/>
        </w:rPr>
        <w:t xml:space="preserve">inal CRs are agreed </w:t>
      </w:r>
      <w:r w:rsidRPr="009078E7">
        <w:rPr>
          <w:lang w:val="en-US"/>
        </w:rPr>
        <w:t xml:space="preserve">in </w:t>
      </w:r>
      <w:hyperlink r:id="rId383" w:history="1">
        <w:r w:rsidR="000B5C49">
          <w:rPr>
            <w:rStyle w:val="Hyperlink"/>
            <w:lang w:val="en-US"/>
          </w:rPr>
          <w:t>R1-2205322</w:t>
        </w:r>
      </w:hyperlink>
      <w:r w:rsidRPr="009078E7">
        <w:rPr>
          <w:lang w:val="en-US"/>
        </w:rPr>
        <w:t xml:space="preserve"> (TS38.212, Rel-16, CR#0</w:t>
      </w:r>
      <w:r w:rsidR="009078E7" w:rsidRPr="009078E7">
        <w:rPr>
          <w:lang w:val="en-US"/>
        </w:rPr>
        <w:t>107</w:t>
      </w:r>
      <w:r w:rsidRPr="009078E7">
        <w:rPr>
          <w:lang w:val="en-US"/>
        </w:rPr>
        <w:t xml:space="preserve">, Cat. F) and </w:t>
      </w:r>
      <w:hyperlink r:id="rId384" w:history="1">
        <w:r w:rsidR="000B5C49">
          <w:rPr>
            <w:rStyle w:val="Hyperlink"/>
            <w:lang w:val="en-US"/>
          </w:rPr>
          <w:t>R1-2205323</w:t>
        </w:r>
      </w:hyperlink>
      <w:r w:rsidRPr="009078E7">
        <w:rPr>
          <w:lang w:val="en-US"/>
        </w:rPr>
        <w:t xml:space="preserve"> (TS38.212, Rel-17, CR#0</w:t>
      </w:r>
      <w:r w:rsidR="009078E7" w:rsidRPr="009078E7">
        <w:rPr>
          <w:lang w:val="en-US"/>
        </w:rPr>
        <w:t>108</w:t>
      </w:r>
      <w:r w:rsidRPr="009078E7">
        <w:rPr>
          <w:lang w:val="en-US"/>
        </w:rPr>
        <w:t>, Cat. A)</w:t>
      </w:r>
      <w:r w:rsidR="004D2E24">
        <w:rPr>
          <w:lang w:val="en-US"/>
        </w:rPr>
        <w:t>.</w:t>
      </w:r>
    </w:p>
    <w:p w14:paraId="7BC27377" w14:textId="4FEE2B28" w:rsidR="009078E7" w:rsidRPr="009078E7" w:rsidRDefault="001B5688" w:rsidP="009078E7">
      <w:pPr>
        <w:rPr>
          <w:b/>
          <w:bCs/>
          <w:lang w:val="en-US" w:eastAsia="x-none"/>
        </w:rPr>
      </w:pPr>
      <w:hyperlink r:id="rId385" w:history="1">
        <w:r w:rsidR="000B5C49">
          <w:rPr>
            <w:rStyle w:val="Hyperlink"/>
            <w:b/>
            <w:bCs/>
            <w:highlight w:val="green"/>
            <w:lang w:val="en-US" w:eastAsia="x-none"/>
          </w:rPr>
          <w:t>R1-2205322</w:t>
        </w:r>
      </w:hyperlink>
      <w:r w:rsidR="009078E7" w:rsidRPr="009078E7">
        <w:rPr>
          <w:b/>
          <w:bCs/>
          <w:lang w:val="en-US" w:eastAsia="x-none"/>
        </w:rPr>
        <w:tab/>
        <w:t>Clarification of TPMI indication for UL full power transmssion</w:t>
      </w:r>
      <w:r w:rsidR="009078E7" w:rsidRPr="009078E7">
        <w:rPr>
          <w:b/>
          <w:bCs/>
          <w:lang w:val="en-US" w:eastAsia="x-none"/>
        </w:rPr>
        <w:tab/>
        <w:t>Moderator(CATT), Huawei, HiSilicon, Ericsson</w:t>
      </w:r>
    </w:p>
    <w:p w14:paraId="6DD485CD" w14:textId="738381C4" w:rsidR="009078E7" w:rsidRPr="009078E7" w:rsidRDefault="001B5688" w:rsidP="009078E7">
      <w:pPr>
        <w:rPr>
          <w:b/>
          <w:bCs/>
          <w:lang w:val="en-US" w:eastAsia="x-none"/>
        </w:rPr>
      </w:pPr>
      <w:hyperlink r:id="rId386" w:history="1">
        <w:r w:rsidR="000B5C49">
          <w:rPr>
            <w:rStyle w:val="Hyperlink"/>
            <w:b/>
            <w:bCs/>
            <w:highlight w:val="green"/>
            <w:lang w:val="en-US" w:eastAsia="x-none"/>
          </w:rPr>
          <w:t>R1-2205323</w:t>
        </w:r>
      </w:hyperlink>
      <w:r w:rsidR="009078E7" w:rsidRPr="009078E7">
        <w:rPr>
          <w:b/>
          <w:bCs/>
          <w:lang w:val="en-US" w:eastAsia="x-none"/>
        </w:rPr>
        <w:tab/>
        <w:t>Clarification of TPMI indication for UL full power transmssion</w:t>
      </w:r>
      <w:r w:rsidR="009078E7" w:rsidRPr="009078E7">
        <w:rPr>
          <w:b/>
          <w:bCs/>
          <w:lang w:val="en-US" w:eastAsia="x-none"/>
        </w:rPr>
        <w:tab/>
        <w:t>Moderator(CATT), Huawei, HiSilicon, Ericsson</w:t>
      </w:r>
    </w:p>
    <w:p w14:paraId="434AAE4B" w14:textId="77777777" w:rsidR="009078E7" w:rsidRPr="00AE1E0F" w:rsidRDefault="009078E7" w:rsidP="009078E7">
      <w:pPr>
        <w:rPr>
          <w:lang w:val="en-US" w:eastAsia="x-none"/>
        </w:rPr>
      </w:pPr>
    </w:p>
    <w:p w14:paraId="269BFF6A" w14:textId="77777777" w:rsidR="00625689" w:rsidRDefault="00625689" w:rsidP="007D7F59">
      <w:pPr>
        <w:rPr>
          <w:lang w:eastAsia="x-none"/>
        </w:rPr>
      </w:pPr>
    </w:p>
    <w:p w14:paraId="216E0467" w14:textId="28EB89C5" w:rsidR="007D7F59" w:rsidRPr="00625689" w:rsidRDefault="001B5688" w:rsidP="007D7F59">
      <w:pPr>
        <w:rPr>
          <w:b/>
          <w:bCs/>
          <w:lang w:eastAsia="x-none"/>
        </w:rPr>
      </w:pPr>
      <w:hyperlink r:id="rId387" w:history="1">
        <w:r w:rsidR="000B5C49">
          <w:rPr>
            <w:rStyle w:val="Hyperlink"/>
            <w:b/>
            <w:bCs/>
            <w:highlight w:val="red"/>
            <w:lang w:eastAsia="x-none"/>
          </w:rPr>
          <w:t>R1-2203272</w:t>
        </w:r>
      </w:hyperlink>
      <w:r w:rsidR="007D7F59" w:rsidRPr="00625689">
        <w:rPr>
          <w:b/>
          <w:bCs/>
          <w:lang w:eastAsia="x-none"/>
        </w:rPr>
        <w:tab/>
        <w:t>Draft CR on type II HARQ-ACK codebook for Multi-TRP transmission</w:t>
      </w:r>
      <w:r w:rsidR="007D7F59" w:rsidRPr="00625689">
        <w:rPr>
          <w:b/>
          <w:bCs/>
          <w:lang w:eastAsia="x-none"/>
        </w:rPr>
        <w:tab/>
        <w:t>ZTE</w:t>
      </w:r>
    </w:p>
    <w:p w14:paraId="68AEB2E9" w14:textId="49A25FA5" w:rsidR="00625689" w:rsidRDefault="00625689" w:rsidP="007D7F59">
      <w:pPr>
        <w:rPr>
          <w:lang w:eastAsia="x-none"/>
        </w:rPr>
      </w:pPr>
      <w:r w:rsidRPr="00625689">
        <w:rPr>
          <w:b/>
          <w:bCs/>
          <w:lang w:eastAsia="x-none"/>
        </w:rPr>
        <w:t>Decision:</w:t>
      </w:r>
      <w:r>
        <w:rPr>
          <w:lang w:eastAsia="x-none"/>
        </w:rPr>
        <w:t xml:space="preserve"> The draft CR is not pursued.</w:t>
      </w:r>
    </w:p>
    <w:p w14:paraId="753C2A7C" w14:textId="77777777" w:rsidR="00625689" w:rsidRDefault="00625689" w:rsidP="007D7F59">
      <w:pPr>
        <w:rPr>
          <w:lang w:eastAsia="x-none"/>
        </w:rPr>
      </w:pPr>
    </w:p>
    <w:p w14:paraId="42836629" w14:textId="126AEBA9" w:rsidR="007D7F59" w:rsidRPr="00625689" w:rsidRDefault="001B5688" w:rsidP="007D7F59">
      <w:pPr>
        <w:rPr>
          <w:b/>
          <w:bCs/>
          <w:lang w:eastAsia="x-none"/>
        </w:rPr>
      </w:pPr>
      <w:hyperlink r:id="rId388" w:history="1">
        <w:r w:rsidR="000B5C49">
          <w:rPr>
            <w:rStyle w:val="Hyperlink"/>
            <w:b/>
            <w:bCs/>
            <w:highlight w:val="red"/>
            <w:lang w:eastAsia="x-none"/>
          </w:rPr>
          <w:t>R1-2204161</w:t>
        </w:r>
      </w:hyperlink>
      <w:r w:rsidR="007D7F59" w:rsidRPr="00625689">
        <w:rPr>
          <w:b/>
          <w:bCs/>
          <w:lang w:eastAsia="x-none"/>
        </w:rPr>
        <w:tab/>
        <w:t>Draft CR on type II HARQ-ACK codebook with multiple PDSCHs scheduled by one TRP in a slot</w:t>
      </w:r>
      <w:r w:rsidR="007D7F59" w:rsidRPr="00625689">
        <w:rPr>
          <w:b/>
          <w:bCs/>
          <w:lang w:eastAsia="x-none"/>
        </w:rPr>
        <w:tab/>
        <w:t>ZTE</w:t>
      </w:r>
    </w:p>
    <w:p w14:paraId="3E110BEB" w14:textId="77777777" w:rsidR="00625689" w:rsidRDefault="00625689" w:rsidP="00625689">
      <w:pPr>
        <w:rPr>
          <w:lang w:eastAsia="x-none"/>
        </w:rPr>
      </w:pPr>
      <w:bookmarkStart w:id="50" w:name="_Toc101356966"/>
      <w:r w:rsidRPr="00625689">
        <w:rPr>
          <w:b/>
          <w:bCs/>
          <w:lang w:eastAsia="x-none"/>
        </w:rPr>
        <w:t>Decision:</w:t>
      </w:r>
      <w:r>
        <w:rPr>
          <w:lang w:eastAsia="x-none"/>
        </w:rPr>
        <w:t xml:space="preserve"> The draft CR is not pursued.</w:t>
      </w:r>
    </w:p>
    <w:p w14:paraId="189CA5AD" w14:textId="30568F7E" w:rsidR="007D7F59" w:rsidRDefault="007D7F59" w:rsidP="00F1460D">
      <w:pPr>
        <w:pStyle w:val="Heading3"/>
      </w:pPr>
      <w:bookmarkStart w:id="51" w:name="_Toc105521304"/>
      <w:r w:rsidRPr="00540963">
        <w:t xml:space="preserve">Maintenance </w:t>
      </w:r>
      <w:r>
        <w:t>on</w:t>
      </w:r>
      <w:r w:rsidRPr="00F95794">
        <w:t xml:space="preserve"> </w:t>
      </w:r>
      <w:r w:rsidRPr="00540963">
        <w:t>UE Power Saving for NR</w:t>
      </w:r>
      <w:bookmarkEnd w:id="50"/>
      <w:bookmarkEnd w:id="51"/>
    </w:p>
    <w:p w14:paraId="03CBAE18" w14:textId="68BF17E0" w:rsidR="00892856" w:rsidRPr="00892856" w:rsidRDefault="00892856" w:rsidP="00892856">
      <w:r>
        <w:t>None.</w:t>
      </w:r>
    </w:p>
    <w:p w14:paraId="4C8CA3C1" w14:textId="33CACEC8" w:rsidR="007D7F59" w:rsidRDefault="007D7F59" w:rsidP="00F1460D">
      <w:pPr>
        <w:pStyle w:val="Heading3"/>
      </w:pPr>
      <w:bookmarkStart w:id="52" w:name="_Toc101356967"/>
      <w:bookmarkStart w:id="53" w:name="_Toc105521305"/>
      <w:r w:rsidRPr="00540963">
        <w:t xml:space="preserve">Maintenance </w:t>
      </w:r>
      <w:r>
        <w:t>on</w:t>
      </w:r>
      <w:r w:rsidRPr="00F95794">
        <w:t xml:space="preserve"> </w:t>
      </w:r>
      <w:r w:rsidRPr="00540963">
        <w:t>NR positioning support</w:t>
      </w:r>
      <w:bookmarkEnd w:id="52"/>
      <w:bookmarkEnd w:id="53"/>
    </w:p>
    <w:p w14:paraId="6C2BB64C" w14:textId="0C2D23D9" w:rsidR="001A1F25" w:rsidRPr="001A1F25" w:rsidRDefault="001B5688" w:rsidP="001A1F25">
      <w:pPr>
        <w:rPr>
          <w:b/>
          <w:bCs/>
        </w:rPr>
      </w:pPr>
      <w:hyperlink r:id="rId389" w:history="1">
        <w:r w:rsidR="000B5C49">
          <w:rPr>
            <w:rStyle w:val="Hyperlink"/>
            <w:b/>
            <w:bCs/>
          </w:rPr>
          <w:t>R1-2205559</w:t>
        </w:r>
      </w:hyperlink>
      <w:r w:rsidR="001A1F25" w:rsidRPr="001A1F25">
        <w:rPr>
          <w:b/>
          <w:bCs/>
        </w:rPr>
        <w:tab/>
        <w:t>Session notes for 7.2.8 (Maintenance of NR positioning support)</w:t>
      </w:r>
      <w:r w:rsidR="001A1F25" w:rsidRPr="001A1F25">
        <w:rPr>
          <w:b/>
          <w:bCs/>
        </w:rPr>
        <w:tab/>
        <w:t>Ad-Hoc Chair (Huawei)</w:t>
      </w:r>
    </w:p>
    <w:p w14:paraId="066BAF2B" w14:textId="77777777" w:rsidR="001A1F25" w:rsidRPr="001A1F25" w:rsidRDefault="001A1F25" w:rsidP="001A1F25"/>
    <w:p w14:paraId="6C390E1A" w14:textId="2759335A" w:rsidR="005E6BA0" w:rsidRPr="00EC2491" w:rsidRDefault="001B5688" w:rsidP="005E6BA0">
      <w:pPr>
        <w:rPr>
          <w:b/>
          <w:bCs/>
        </w:rPr>
      </w:pPr>
      <w:hyperlink r:id="rId390" w:history="1">
        <w:r w:rsidR="000B5C49">
          <w:rPr>
            <w:rStyle w:val="Hyperlink"/>
            <w:b/>
            <w:bCs/>
          </w:rPr>
          <w:t>R1-2205128</w:t>
        </w:r>
      </w:hyperlink>
      <w:r w:rsidR="005E6BA0" w:rsidRPr="00EC2491">
        <w:rPr>
          <w:b/>
          <w:bCs/>
        </w:rPr>
        <w:tab/>
        <w:t>Summary of preparation phase for AI 7.2.8 Maintenance on NR positioning support</w:t>
      </w:r>
      <w:r w:rsidR="005E6BA0" w:rsidRPr="00EC2491">
        <w:rPr>
          <w:b/>
          <w:bCs/>
        </w:rPr>
        <w:tab/>
        <w:t>Moderator (Ericsson)</w:t>
      </w:r>
    </w:p>
    <w:p w14:paraId="64FDEAE9" w14:textId="77777777" w:rsidR="005E6BA0" w:rsidRPr="005E6BA0" w:rsidRDefault="005E6BA0" w:rsidP="005E6BA0"/>
    <w:p w14:paraId="368EA9CE" w14:textId="46EC668A" w:rsidR="005E6BA0" w:rsidRPr="005E6BA0" w:rsidRDefault="001B5688" w:rsidP="005E6BA0">
      <w:pPr>
        <w:rPr>
          <w:b/>
          <w:bCs/>
          <w:lang w:eastAsia="x-none"/>
        </w:rPr>
      </w:pPr>
      <w:hyperlink r:id="rId391" w:history="1">
        <w:r w:rsidR="000B5C49">
          <w:rPr>
            <w:rStyle w:val="Hyperlink"/>
            <w:b/>
            <w:bCs/>
            <w:lang w:eastAsia="x-none"/>
          </w:rPr>
          <w:t>R1-2204922</w:t>
        </w:r>
      </w:hyperlink>
      <w:r w:rsidR="005E6BA0" w:rsidRPr="005E6BA0">
        <w:rPr>
          <w:b/>
          <w:bCs/>
          <w:lang w:eastAsia="x-none"/>
        </w:rPr>
        <w:tab/>
        <w:t>PRS reception without TDD configuration</w:t>
      </w:r>
      <w:r w:rsidR="005E6BA0" w:rsidRPr="005E6BA0">
        <w:rPr>
          <w:b/>
          <w:bCs/>
          <w:lang w:eastAsia="x-none"/>
        </w:rPr>
        <w:tab/>
        <w:t>Huawei, HiSilicon</w:t>
      </w:r>
    </w:p>
    <w:p w14:paraId="60FAB2DE" w14:textId="77777777" w:rsidR="005E6BA0" w:rsidRPr="005E6BA0" w:rsidRDefault="007D7F59" w:rsidP="007D7F59">
      <w:pPr>
        <w:rPr>
          <w:rFonts w:ascii="Times New Roman" w:hAnsi="Times New Roman"/>
          <w:lang w:val="fr-FR" w:eastAsia="x-none"/>
        </w:rPr>
      </w:pPr>
      <w:r w:rsidRPr="005E6BA0">
        <w:rPr>
          <w:rFonts w:ascii="Times New Roman" w:hAnsi="Times New Roman"/>
          <w:lang w:val="fr-FR" w:eastAsia="x-none"/>
        </w:rPr>
        <w:t xml:space="preserve">[109-e-R16-Pos-01] </w:t>
      </w:r>
      <w:r w:rsidR="005E6BA0" w:rsidRPr="005E6BA0">
        <w:rPr>
          <w:rFonts w:ascii="Times New Roman" w:hAnsi="Times New Roman"/>
          <w:lang w:val="fr-FR" w:eastAsia="x-none"/>
        </w:rPr>
        <w:t>– Su (Huawei)</w:t>
      </w:r>
    </w:p>
    <w:p w14:paraId="4A730F02" w14:textId="17E1127C" w:rsidR="007D7F59" w:rsidRPr="00096A94" w:rsidRDefault="007D7F59" w:rsidP="007D7F59">
      <w:pPr>
        <w:rPr>
          <w:rFonts w:ascii="Times New Roman" w:eastAsia="Malgun Gothic" w:hAnsi="Times New Roman"/>
          <w:szCs w:val="20"/>
          <w:lang w:val="en-US" w:eastAsia="x-none"/>
        </w:rPr>
      </w:pPr>
      <w:r w:rsidRPr="005E6BA0">
        <w:rPr>
          <w:rFonts w:ascii="Times New Roman" w:hAnsi="Times New Roman"/>
          <w:lang w:eastAsia="x-none"/>
        </w:rPr>
        <w:t xml:space="preserve">Email discussion/approval on PRS reception without TDD configuration, for Rel-16 for proposal 1 in </w:t>
      </w:r>
      <w:hyperlink r:id="rId392" w:history="1">
        <w:r w:rsidR="000B5C49">
          <w:rPr>
            <w:rStyle w:val="Hyperlink"/>
            <w:rFonts w:ascii="Times New Roman" w:hAnsi="Times New Roman"/>
            <w:lang w:eastAsia="x-none"/>
          </w:rPr>
          <w:t>R1-2204922</w:t>
        </w:r>
      </w:hyperlink>
      <w:r w:rsidRPr="005E6BA0">
        <w:rPr>
          <w:rFonts w:ascii="Times New Roman" w:hAnsi="Times New Roman"/>
          <w:lang w:eastAsia="zh-CN"/>
        </w:rPr>
        <w:t xml:space="preserve">, and for Rel-17 for </w:t>
      </w:r>
      <w:r w:rsidRPr="005E6BA0">
        <w:rPr>
          <w:rFonts w:ascii="Times New Roman" w:hAnsi="Times New Roman"/>
          <w:lang w:eastAsia="x-none"/>
        </w:rPr>
        <w:t xml:space="preserve">proposal 2 in </w:t>
      </w:r>
      <w:hyperlink r:id="rId393" w:history="1">
        <w:r w:rsidR="000B5C49">
          <w:rPr>
            <w:rStyle w:val="Hyperlink"/>
            <w:rFonts w:ascii="Times New Roman" w:hAnsi="Times New Roman"/>
            <w:lang w:eastAsia="x-none"/>
          </w:rPr>
          <w:t>R1-2204922</w:t>
        </w:r>
      </w:hyperlink>
      <w:r w:rsidRPr="005E6BA0">
        <w:rPr>
          <w:rFonts w:ascii="Times New Roman" w:hAnsi="Times New Roman"/>
          <w:lang w:eastAsia="zh-CN"/>
        </w:rPr>
        <w:t>,</w:t>
      </w:r>
      <w:r w:rsidRPr="005E6BA0">
        <w:rPr>
          <w:rFonts w:ascii="Times New Roman" w:hAnsi="Times New Roman"/>
          <w:lang w:eastAsia="x-none"/>
        </w:rPr>
        <w:t xml:space="preserve"> by May 13</w:t>
      </w:r>
    </w:p>
    <w:p w14:paraId="6C2643AA" w14:textId="631FFF41" w:rsidR="005E6BA0" w:rsidRPr="005E6BA0" w:rsidRDefault="001B5688" w:rsidP="005E6BA0">
      <w:pPr>
        <w:rPr>
          <w:b/>
          <w:bCs/>
        </w:rPr>
      </w:pPr>
      <w:hyperlink r:id="rId394" w:history="1">
        <w:r w:rsidR="000B5C49">
          <w:rPr>
            <w:rStyle w:val="Hyperlink"/>
            <w:b/>
            <w:bCs/>
          </w:rPr>
          <w:t>R1-2205254</w:t>
        </w:r>
      </w:hyperlink>
      <w:r w:rsidR="005E6BA0" w:rsidRPr="005E6BA0">
        <w:rPr>
          <w:b/>
          <w:bCs/>
        </w:rPr>
        <w:tab/>
        <w:t>Summary #1 of [109-e-R16-Pos-01] on PRS reception without TDD configuration</w:t>
      </w:r>
      <w:r w:rsidR="005E6BA0" w:rsidRPr="005E6BA0">
        <w:rPr>
          <w:b/>
          <w:bCs/>
        </w:rPr>
        <w:tab/>
        <w:t>Moderator (Huawei)</w:t>
      </w:r>
    </w:p>
    <w:p w14:paraId="3B13AF25" w14:textId="2E3D7E91" w:rsidR="007D7F59" w:rsidRPr="005E6BA0" w:rsidRDefault="00EC2491" w:rsidP="007D7F59">
      <w:pPr>
        <w:rPr>
          <w:lang w:eastAsia="x-none"/>
        </w:rPr>
      </w:pPr>
      <w:r w:rsidRPr="00357315">
        <w:rPr>
          <w:b/>
          <w:bCs/>
          <w:lang w:eastAsia="x-none"/>
        </w:rPr>
        <w:t>Decision:</w:t>
      </w:r>
      <w:r>
        <w:rPr>
          <w:lang w:eastAsia="x-none"/>
        </w:rPr>
        <w:t xml:space="preserve"> As per email decision posted on May 13</w:t>
      </w:r>
      <w:r w:rsidRPr="00357315">
        <w:rPr>
          <w:vertAlign w:val="superscript"/>
          <w:lang w:eastAsia="x-none"/>
        </w:rPr>
        <w:t>th</w:t>
      </w:r>
      <w:r>
        <w:rPr>
          <w:lang w:eastAsia="x-none"/>
        </w:rPr>
        <w:t xml:space="preserve">, </w:t>
      </w:r>
      <w:r>
        <w:rPr>
          <w:lang w:eastAsia="zh-CN"/>
        </w:rPr>
        <w:t>no consensus on whether the PRS from the serving cell and neighbouring cells should be received by the UE on the UL symbols of the serving cell.</w:t>
      </w:r>
    </w:p>
    <w:p w14:paraId="45B32F38" w14:textId="385872AB" w:rsidR="007D7F59" w:rsidRDefault="007D7F59" w:rsidP="00F1460D">
      <w:pPr>
        <w:pStyle w:val="Heading3"/>
      </w:pPr>
      <w:bookmarkStart w:id="54" w:name="_Toc101356968"/>
      <w:bookmarkStart w:id="55" w:name="_Toc105521306"/>
      <w:r w:rsidRPr="00540963">
        <w:t xml:space="preserve">Maintenance </w:t>
      </w:r>
      <w:r>
        <w:t>on</w:t>
      </w:r>
      <w:r w:rsidRPr="00F95794">
        <w:t xml:space="preserve"> </w:t>
      </w:r>
      <w:r w:rsidRPr="00540963">
        <w:t>NR Mobility Enhancements</w:t>
      </w:r>
      <w:bookmarkEnd w:id="54"/>
      <w:bookmarkEnd w:id="55"/>
    </w:p>
    <w:p w14:paraId="3433D1E7" w14:textId="0BBDAB4C" w:rsidR="00F1460D" w:rsidRPr="00F1460D" w:rsidRDefault="00F1460D" w:rsidP="00F1460D">
      <w:r>
        <w:t>None.</w:t>
      </w:r>
    </w:p>
    <w:p w14:paraId="06274B31" w14:textId="31154E3B" w:rsidR="007D7F59" w:rsidRDefault="007D7F59" w:rsidP="00F1460D">
      <w:pPr>
        <w:pStyle w:val="Heading3"/>
      </w:pPr>
      <w:bookmarkStart w:id="56" w:name="_Toc101356969"/>
      <w:bookmarkStart w:id="57" w:name="_Toc105521307"/>
      <w:r w:rsidRPr="00540963">
        <w:lastRenderedPageBreak/>
        <w:t xml:space="preserve">Maintenance </w:t>
      </w:r>
      <w:r>
        <w:t>on</w:t>
      </w:r>
      <w:r w:rsidRPr="00F95794">
        <w:t xml:space="preserve"> </w:t>
      </w:r>
      <w:r w:rsidRPr="00540963">
        <w:t>Multi-RAT Dual-Connectivity and Carrier Aggregation enhancements (LTE, NR)</w:t>
      </w:r>
      <w:bookmarkEnd w:id="56"/>
      <w:bookmarkEnd w:id="57"/>
    </w:p>
    <w:p w14:paraId="205B1C6F" w14:textId="6C5FE1F7" w:rsidR="001A1F25" w:rsidRPr="001A1F25" w:rsidRDefault="001B5688" w:rsidP="001A1F25">
      <w:pPr>
        <w:rPr>
          <w:b/>
          <w:bCs/>
        </w:rPr>
      </w:pPr>
      <w:hyperlink r:id="rId395" w:history="1">
        <w:r w:rsidR="000B5C49">
          <w:rPr>
            <w:rStyle w:val="Hyperlink"/>
            <w:b/>
            <w:bCs/>
          </w:rPr>
          <w:t>R1-2205560</w:t>
        </w:r>
      </w:hyperlink>
      <w:r w:rsidR="001A1F25" w:rsidRPr="001A1F25">
        <w:rPr>
          <w:b/>
          <w:bCs/>
        </w:rPr>
        <w:tab/>
        <w:t>Session notes for 7.2.10 (Maintenance of Multi-RAT Dual-Connectivity and Carrier Aggregation enhancements)</w:t>
      </w:r>
      <w:r w:rsidR="001A1F25" w:rsidRPr="001A1F25">
        <w:rPr>
          <w:b/>
          <w:bCs/>
        </w:rPr>
        <w:tab/>
        <w:t>Ad-Hoc Chair (Huawei)</w:t>
      </w:r>
    </w:p>
    <w:p w14:paraId="196705ED" w14:textId="77777777" w:rsidR="001A1F25" w:rsidRPr="001A1F25" w:rsidRDefault="001A1F25" w:rsidP="001A1F25"/>
    <w:p w14:paraId="0FF7FD97" w14:textId="71B9FB9E" w:rsidR="00F1460D" w:rsidRPr="00F1460D" w:rsidRDefault="001B5688" w:rsidP="00F1460D">
      <w:pPr>
        <w:rPr>
          <w:b/>
          <w:bCs/>
          <w:lang w:eastAsia="x-none"/>
        </w:rPr>
      </w:pPr>
      <w:hyperlink r:id="rId396" w:history="1">
        <w:r w:rsidR="000B5C49">
          <w:rPr>
            <w:rStyle w:val="Hyperlink"/>
            <w:b/>
            <w:bCs/>
            <w:lang w:eastAsia="x-none"/>
          </w:rPr>
          <w:t>R1-2205127</w:t>
        </w:r>
      </w:hyperlink>
      <w:r w:rsidR="00F1460D" w:rsidRPr="00F1460D">
        <w:rPr>
          <w:b/>
          <w:bCs/>
          <w:lang w:eastAsia="x-none"/>
        </w:rPr>
        <w:tab/>
        <w:t>[109-e-Prep-AI7.2.10 MR-DC/CA] Prep phase summary</w:t>
      </w:r>
      <w:r w:rsidR="00F1460D" w:rsidRPr="00F1460D">
        <w:rPr>
          <w:b/>
          <w:bCs/>
          <w:lang w:eastAsia="x-none"/>
        </w:rPr>
        <w:tab/>
        <w:t>Moderator (Nokia)</w:t>
      </w:r>
    </w:p>
    <w:p w14:paraId="1A5B3B3B" w14:textId="77777777" w:rsidR="00F1460D" w:rsidRDefault="00F1460D" w:rsidP="007D7F59">
      <w:pPr>
        <w:rPr>
          <w:lang w:eastAsia="x-none"/>
        </w:rPr>
      </w:pPr>
    </w:p>
    <w:p w14:paraId="628F197A" w14:textId="763F2A30" w:rsidR="007D7F59" w:rsidRDefault="001B5688" w:rsidP="007D7F59">
      <w:pPr>
        <w:rPr>
          <w:lang w:eastAsia="x-none"/>
        </w:rPr>
      </w:pPr>
      <w:hyperlink r:id="rId397" w:history="1">
        <w:r w:rsidR="000B5C49">
          <w:rPr>
            <w:rStyle w:val="Hyperlink"/>
            <w:lang w:eastAsia="x-none"/>
          </w:rPr>
          <w:t>R1-2203187</w:t>
        </w:r>
      </w:hyperlink>
      <w:r w:rsidR="007D7F59">
        <w:rPr>
          <w:lang w:eastAsia="x-none"/>
        </w:rPr>
        <w:tab/>
        <w:t>Discussion on power control for NR-DC for FR2</w:t>
      </w:r>
      <w:r w:rsidR="007D7F59">
        <w:rPr>
          <w:lang w:eastAsia="x-none"/>
        </w:rPr>
        <w:tab/>
        <w:t>ZTE</w:t>
      </w:r>
    </w:p>
    <w:p w14:paraId="26D14D7D" w14:textId="6A544610" w:rsidR="007D7F59" w:rsidRDefault="001B5688" w:rsidP="007D7F59">
      <w:pPr>
        <w:rPr>
          <w:lang w:eastAsia="x-none"/>
        </w:rPr>
      </w:pPr>
      <w:hyperlink r:id="rId398" w:history="1">
        <w:r w:rsidR="000B5C49">
          <w:rPr>
            <w:rStyle w:val="Hyperlink"/>
            <w:lang w:eastAsia="x-none"/>
          </w:rPr>
          <w:t>R1-2204198</w:t>
        </w:r>
      </w:hyperlink>
      <w:r w:rsidR="007D7F59">
        <w:rPr>
          <w:lang w:eastAsia="x-none"/>
        </w:rPr>
        <w:tab/>
        <w:t>On remaining issues for NR-NR DC Power Control</w:t>
      </w:r>
      <w:r w:rsidR="007D7F59">
        <w:rPr>
          <w:lang w:eastAsia="x-none"/>
        </w:rPr>
        <w:tab/>
        <w:t>Apple</w:t>
      </w:r>
    </w:p>
    <w:p w14:paraId="46968B07" w14:textId="0ECC6475" w:rsidR="007D7F59" w:rsidRDefault="001B5688" w:rsidP="007D7F59">
      <w:pPr>
        <w:rPr>
          <w:lang w:eastAsia="x-none"/>
        </w:rPr>
      </w:pPr>
      <w:hyperlink r:id="rId399" w:history="1">
        <w:r w:rsidR="000B5C49">
          <w:rPr>
            <w:rStyle w:val="Hyperlink"/>
            <w:lang w:eastAsia="x-none"/>
          </w:rPr>
          <w:t>R1-2204334</w:t>
        </w:r>
      </w:hyperlink>
      <w:r w:rsidR="007D7F59">
        <w:rPr>
          <w:lang w:eastAsia="x-none"/>
        </w:rPr>
        <w:tab/>
        <w:t>Discussion on power control for NR-DC in FR2</w:t>
      </w:r>
      <w:r w:rsidR="007D7F59">
        <w:rPr>
          <w:lang w:eastAsia="x-none"/>
        </w:rPr>
        <w:tab/>
        <w:t>NTT DOCOMO, INC.</w:t>
      </w:r>
    </w:p>
    <w:p w14:paraId="78AC8255" w14:textId="0D10F656" w:rsidR="00F1460D" w:rsidRDefault="00F1460D" w:rsidP="007D7F59">
      <w:pPr>
        <w:rPr>
          <w:lang w:eastAsia="x-none"/>
        </w:rPr>
      </w:pPr>
    </w:p>
    <w:p w14:paraId="71D5F728" w14:textId="05B8A61A" w:rsidR="004D2E24" w:rsidRPr="00F1460D" w:rsidRDefault="001B5688" w:rsidP="004D2E24">
      <w:pPr>
        <w:rPr>
          <w:b/>
          <w:bCs/>
          <w:lang w:eastAsia="x-none"/>
        </w:rPr>
      </w:pPr>
      <w:hyperlink r:id="rId400" w:history="1">
        <w:r w:rsidR="000B5C49">
          <w:rPr>
            <w:rStyle w:val="Hyperlink"/>
            <w:b/>
            <w:bCs/>
            <w:lang w:eastAsia="x-none"/>
          </w:rPr>
          <w:t>R1-2203030</w:t>
        </w:r>
      </w:hyperlink>
      <w:r w:rsidR="004D2E24" w:rsidRPr="00F1460D">
        <w:rPr>
          <w:b/>
          <w:bCs/>
          <w:lang w:eastAsia="x-none"/>
        </w:rPr>
        <w:tab/>
        <w:t>Reply LS on power control for NR-DC</w:t>
      </w:r>
      <w:r w:rsidR="004D2E24" w:rsidRPr="00F1460D">
        <w:rPr>
          <w:b/>
          <w:bCs/>
          <w:lang w:eastAsia="x-none"/>
        </w:rPr>
        <w:tab/>
        <w:t>RAN4, OPPO, vivo</w:t>
      </w:r>
    </w:p>
    <w:p w14:paraId="44BB605B" w14:textId="77777777" w:rsidR="00F1460D" w:rsidRPr="004D2E24" w:rsidRDefault="00F1460D" w:rsidP="00F1460D">
      <w:pPr>
        <w:rPr>
          <w:rFonts w:cs="Times"/>
          <w:lang w:eastAsia="zh-CN"/>
        </w:rPr>
      </w:pPr>
      <w:r w:rsidRPr="004D2E24">
        <w:rPr>
          <w:rFonts w:cs="Times"/>
          <w:lang w:eastAsia="zh-CN"/>
        </w:rPr>
        <w:t>[109-e-R16-MRDC-CA-01] – Karri (Nokia)</w:t>
      </w:r>
    </w:p>
    <w:p w14:paraId="636C59C0" w14:textId="37E009AF" w:rsidR="00F1460D" w:rsidRPr="004D2E24" w:rsidRDefault="00F1460D" w:rsidP="00F1460D">
      <w:pPr>
        <w:rPr>
          <w:rFonts w:eastAsia="Malgun Gothic" w:cs="Times"/>
          <w:szCs w:val="20"/>
          <w:shd w:val="clear" w:color="auto" w:fill="00FFFF"/>
          <w:lang w:val="en-US" w:eastAsia="zh-CN"/>
        </w:rPr>
      </w:pPr>
      <w:r w:rsidRPr="004D2E24">
        <w:rPr>
          <w:rFonts w:cs="Times"/>
          <w:lang w:eastAsia="zh-CN"/>
        </w:rPr>
        <w:t xml:space="preserve">Email discussion on NR DC in FR2, considering RAN4 LS in </w:t>
      </w:r>
      <w:hyperlink r:id="rId401" w:history="1">
        <w:r w:rsidR="000B5C49">
          <w:rPr>
            <w:rStyle w:val="Hyperlink"/>
            <w:rFonts w:cs="Times"/>
            <w:lang w:eastAsia="zh-CN"/>
          </w:rPr>
          <w:t>R1-2203030</w:t>
        </w:r>
      </w:hyperlink>
      <w:r w:rsidRPr="004D2E24">
        <w:rPr>
          <w:rFonts w:cs="Times"/>
          <w:lang w:eastAsia="zh-CN"/>
        </w:rPr>
        <w:t>, by May 13</w:t>
      </w:r>
    </w:p>
    <w:p w14:paraId="4EBBFAA8" w14:textId="77777777" w:rsidR="00F1460D" w:rsidRPr="004D2E24" w:rsidRDefault="00F1460D" w:rsidP="007A297D">
      <w:pPr>
        <w:numPr>
          <w:ilvl w:val="0"/>
          <w:numId w:val="64"/>
        </w:numPr>
        <w:autoSpaceDN w:val="0"/>
        <w:rPr>
          <w:rFonts w:cs="Times"/>
          <w:u w:val="single"/>
        </w:rPr>
      </w:pPr>
      <w:r w:rsidRPr="004D2E24">
        <w:rPr>
          <w:rFonts w:cs="Times"/>
          <w:lang w:eastAsia="zh-CN"/>
        </w:rPr>
        <w:t>Discuss whether/how to specify FR2 NR-DC power control</w:t>
      </w:r>
    </w:p>
    <w:p w14:paraId="1C8BEC0E" w14:textId="77777777" w:rsidR="00F1460D" w:rsidRPr="004D2E24" w:rsidRDefault="00F1460D" w:rsidP="007A297D">
      <w:pPr>
        <w:pStyle w:val="ListParagraph"/>
        <w:numPr>
          <w:ilvl w:val="2"/>
          <w:numId w:val="64"/>
        </w:numPr>
        <w:adjustRightInd/>
        <w:spacing w:after="0"/>
        <w:contextualSpacing w:val="0"/>
        <w:rPr>
          <w:rFonts w:cs="Times"/>
          <w:lang w:eastAsia="zh-CN"/>
        </w:rPr>
      </w:pPr>
      <w:r w:rsidRPr="004D2E24">
        <w:rPr>
          <w:rFonts w:cs="Times"/>
          <w:lang w:eastAsia="zh-CN"/>
        </w:rPr>
        <w:t>Intra-band case and inter-band case can be separately discussed</w:t>
      </w:r>
    </w:p>
    <w:p w14:paraId="3EEB9394" w14:textId="77777777" w:rsidR="00F1460D" w:rsidRPr="004D2E24" w:rsidRDefault="00F1460D" w:rsidP="007A297D">
      <w:pPr>
        <w:pStyle w:val="ListParagraph"/>
        <w:numPr>
          <w:ilvl w:val="0"/>
          <w:numId w:val="64"/>
        </w:numPr>
        <w:adjustRightInd/>
        <w:spacing w:after="0"/>
        <w:contextualSpacing w:val="0"/>
        <w:rPr>
          <w:rFonts w:cs="Times"/>
          <w:lang w:eastAsia="zh-CN"/>
        </w:rPr>
      </w:pPr>
      <w:r w:rsidRPr="004D2E24">
        <w:rPr>
          <w:rFonts w:cs="Times"/>
          <w:lang w:eastAsia="zh-CN"/>
        </w:rPr>
        <w:t>Discuss if/how to update the UE power sharing capability definitions</w:t>
      </w:r>
    </w:p>
    <w:p w14:paraId="4B1B09A6" w14:textId="510F6E06" w:rsidR="00AC5603" w:rsidRPr="00AC5603" w:rsidRDefault="001B5688" w:rsidP="00AC5603">
      <w:pPr>
        <w:rPr>
          <w:b/>
          <w:bCs/>
          <w:lang w:eastAsia="x-none"/>
        </w:rPr>
      </w:pPr>
      <w:hyperlink r:id="rId402" w:history="1">
        <w:r w:rsidR="000B5C49">
          <w:rPr>
            <w:rStyle w:val="Hyperlink"/>
            <w:b/>
            <w:bCs/>
            <w:lang w:eastAsia="x-none"/>
          </w:rPr>
          <w:t>R1-2205447</w:t>
        </w:r>
      </w:hyperlink>
      <w:r w:rsidR="00AC5603" w:rsidRPr="00AC5603">
        <w:rPr>
          <w:b/>
          <w:bCs/>
          <w:lang w:eastAsia="x-none"/>
        </w:rPr>
        <w:tab/>
        <w:t>[109-e-R16-MRDC-CA-01] Email discussion on NR DC in FR2</w:t>
      </w:r>
      <w:r w:rsidR="00AC5603" w:rsidRPr="00AC5603">
        <w:rPr>
          <w:b/>
          <w:bCs/>
          <w:lang w:eastAsia="x-none"/>
        </w:rPr>
        <w:tab/>
        <w:t>Moderator (Nokia)</w:t>
      </w:r>
    </w:p>
    <w:p w14:paraId="5E556DC8" w14:textId="699E6EC0" w:rsidR="00AC5603" w:rsidRDefault="00AC5603" w:rsidP="00AC5603">
      <w:pPr>
        <w:rPr>
          <w:lang w:eastAsia="x-none"/>
        </w:rPr>
      </w:pPr>
      <w:r w:rsidRPr="00AC5603">
        <w:rPr>
          <w:b/>
          <w:bCs/>
          <w:lang w:eastAsia="x-none"/>
        </w:rPr>
        <w:t>Decision:</w:t>
      </w:r>
      <w:r>
        <w:rPr>
          <w:lang w:eastAsia="x-none"/>
        </w:rPr>
        <w:t xml:space="preserve"> As per email decision posted on May 17, the following response to RAN2 and RAN4 is endorsed:</w:t>
      </w:r>
    </w:p>
    <w:p w14:paraId="22B21743" w14:textId="77777777" w:rsidR="00AC5603" w:rsidRPr="006B040C" w:rsidRDefault="00AC5603" w:rsidP="006B040C">
      <w:pPr>
        <w:pStyle w:val="Header"/>
        <w:ind w:left="720"/>
        <w:rPr>
          <w:rFonts w:cs="Arial"/>
          <w:sz w:val="18"/>
          <w:szCs w:val="18"/>
        </w:rPr>
      </w:pPr>
      <w:r w:rsidRPr="006B040C">
        <w:rPr>
          <w:rFonts w:cs="Arial"/>
          <w:sz w:val="18"/>
          <w:szCs w:val="18"/>
        </w:rPr>
        <w:t>RAN1 would like to thank RAN4 for the Further Reply LS on power control for NR-DC. RAN1 discussed the issue in RAN1#109e meeting in May 2022. There was no consensus in RAN1 to update the RAN1 specifications.</w:t>
      </w:r>
    </w:p>
    <w:p w14:paraId="25333C7C" w14:textId="77777777" w:rsidR="00AC5603" w:rsidRPr="006B040C" w:rsidRDefault="00AC5603" w:rsidP="006B040C">
      <w:pPr>
        <w:pStyle w:val="Header"/>
        <w:ind w:left="720"/>
        <w:rPr>
          <w:rFonts w:cs="Arial"/>
          <w:b/>
          <w:sz w:val="18"/>
          <w:szCs w:val="18"/>
        </w:rPr>
      </w:pPr>
      <w:r w:rsidRPr="006B040C">
        <w:rPr>
          <w:rFonts w:cs="Arial"/>
          <w:sz w:val="18"/>
          <w:szCs w:val="18"/>
        </w:rPr>
        <w:t xml:space="preserve">RAN1 identified the need to update the descriptions of the NR dual-connectivity related UE capabilities as well as the 38.331 field description of </w:t>
      </w:r>
      <w:r w:rsidRPr="006B040C">
        <w:rPr>
          <w:rFonts w:cs="Arial"/>
          <w:i/>
          <w:iCs/>
          <w:sz w:val="18"/>
          <w:szCs w:val="18"/>
        </w:rPr>
        <w:t>p-NR-FR2</w:t>
      </w:r>
      <w:r w:rsidRPr="006B040C">
        <w:rPr>
          <w:rFonts w:cs="Arial"/>
          <w:sz w:val="18"/>
          <w:szCs w:val="18"/>
        </w:rPr>
        <w:t xml:space="preserve"> to correctly reflect the specification support for NR dual connectivity. </w:t>
      </w:r>
    </w:p>
    <w:p w14:paraId="682139ED" w14:textId="77777777" w:rsidR="00AC5603" w:rsidRPr="006B040C" w:rsidRDefault="00AC5603" w:rsidP="006B040C">
      <w:pPr>
        <w:pStyle w:val="BodyText"/>
        <w:spacing w:after="0"/>
        <w:ind w:left="720"/>
        <w:rPr>
          <w:sz w:val="18"/>
          <w:szCs w:val="18"/>
        </w:rPr>
      </w:pPr>
      <w:r w:rsidRPr="006B040C">
        <w:rPr>
          <w:sz w:val="18"/>
          <w:szCs w:val="18"/>
        </w:rPr>
        <w:t>RAN1 requests RAN2 to modify the NR-DC power sharing mode related capabilities in TS38.306 (and potentially in TR38.822) as follows:</w:t>
      </w:r>
    </w:p>
    <w:p w14:paraId="5DB82033" w14:textId="77777777" w:rsidR="00AC5603" w:rsidRPr="006B040C" w:rsidRDefault="00AC5603" w:rsidP="00CF6E6D">
      <w:pPr>
        <w:pStyle w:val="BodyText"/>
        <w:numPr>
          <w:ilvl w:val="0"/>
          <w:numId w:val="392"/>
        </w:numPr>
        <w:spacing w:after="0"/>
        <w:ind w:left="1440"/>
        <w:jc w:val="left"/>
        <w:rPr>
          <w:sz w:val="18"/>
          <w:szCs w:val="18"/>
        </w:rPr>
      </w:pPr>
      <w:r w:rsidRPr="006B040C">
        <w:rPr>
          <w:sz w:val="18"/>
          <w:szCs w:val="18"/>
        </w:rPr>
        <w:t xml:space="preserve">For capabilities </w:t>
      </w:r>
      <w:r w:rsidRPr="006B040C">
        <w:rPr>
          <w:i/>
          <w:iCs/>
          <w:sz w:val="18"/>
          <w:szCs w:val="18"/>
        </w:rPr>
        <w:t>intraFR-NR-DC-PwrSharingMode1-r16</w:t>
      </w:r>
      <w:r w:rsidRPr="006B040C">
        <w:rPr>
          <w:sz w:val="18"/>
          <w:szCs w:val="18"/>
        </w:rPr>
        <w:t xml:space="preserve">, </w:t>
      </w:r>
      <w:r w:rsidRPr="006B040C">
        <w:rPr>
          <w:i/>
          <w:iCs/>
          <w:sz w:val="18"/>
          <w:szCs w:val="18"/>
        </w:rPr>
        <w:t>intraFR-NR-DC-PwrSharingMode2-r16</w:t>
      </w:r>
      <w:r w:rsidRPr="006B040C">
        <w:rPr>
          <w:sz w:val="18"/>
          <w:szCs w:val="18"/>
        </w:rPr>
        <w:t xml:space="preserve"> and </w:t>
      </w:r>
      <w:r w:rsidRPr="006B040C">
        <w:rPr>
          <w:i/>
          <w:iCs/>
          <w:sz w:val="18"/>
          <w:szCs w:val="18"/>
        </w:rPr>
        <w:t>intraFR-NR-DC-DynamicPwrSharing-r16</w:t>
      </w:r>
      <w:r w:rsidRPr="006B040C">
        <w:rPr>
          <w:sz w:val="18"/>
          <w:szCs w:val="18"/>
        </w:rPr>
        <w:t xml:space="preserve"> (FGs 18-1/1a/1b):</w:t>
      </w:r>
    </w:p>
    <w:p w14:paraId="7BB81BF7" w14:textId="77777777" w:rsidR="00AC5603" w:rsidRPr="006B040C" w:rsidRDefault="00AC5603" w:rsidP="00CF6E6D">
      <w:pPr>
        <w:pStyle w:val="BodyText"/>
        <w:numPr>
          <w:ilvl w:val="1"/>
          <w:numId w:val="392"/>
        </w:numPr>
        <w:spacing w:after="0"/>
        <w:ind w:left="2160"/>
        <w:jc w:val="left"/>
        <w:rPr>
          <w:b/>
          <w:bCs/>
          <w:sz w:val="18"/>
          <w:szCs w:val="18"/>
          <w:u w:val="single"/>
        </w:rPr>
      </w:pPr>
      <w:r w:rsidRPr="006B040C">
        <w:rPr>
          <w:sz w:val="18"/>
          <w:szCs w:val="18"/>
        </w:rPr>
        <w:t>In case MCG and/or SCG have cells in different frequency ranges, this FG indicates the capability of the power sharing only between those MCG and SCG cells with UL in FR1.</w:t>
      </w:r>
    </w:p>
    <w:p w14:paraId="6115D1F5" w14:textId="77777777" w:rsidR="00AC5603" w:rsidRPr="006B040C" w:rsidRDefault="00AC5603" w:rsidP="00CF6E6D">
      <w:pPr>
        <w:pStyle w:val="BodyText"/>
        <w:numPr>
          <w:ilvl w:val="0"/>
          <w:numId w:val="392"/>
        </w:numPr>
        <w:spacing w:after="0"/>
        <w:ind w:left="1440"/>
        <w:jc w:val="left"/>
        <w:rPr>
          <w:sz w:val="18"/>
          <w:szCs w:val="18"/>
        </w:rPr>
      </w:pPr>
      <w:r w:rsidRPr="006B040C">
        <w:rPr>
          <w:sz w:val="18"/>
          <w:szCs w:val="18"/>
        </w:rPr>
        <w:t>Note: above clarification for FG18-1/1a/1b does not mean that Rel-16 Ues are mandated to support power sharing mechanisms like FG18-1/1a/1b for FR2-FR2 DC.</w:t>
      </w:r>
    </w:p>
    <w:p w14:paraId="1E74FCB1" w14:textId="77777777" w:rsidR="00AC5603" w:rsidRPr="006B040C" w:rsidRDefault="00AC5603" w:rsidP="006B040C">
      <w:pPr>
        <w:pStyle w:val="BodyText"/>
        <w:spacing w:after="0"/>
        <w:ind w:left="720"/>
        <w:rPr>
          <w:sz w:val="18"/>
          <w:szCs w:val="18"/>
        </w:rPr>
      </w:pPr>
      <w:r w:rsidRPr="006B040C">
        <w:rPr>
          <w:sz w:val="18"/>
          <w:szCs w:val="18"/>
        </w:rPr>
        <w:t xml:space="preserve">RAN1 also requests RAN2 to add a note to the </w:t>
      </w:r>
      <w:r w:rsidRPr="006B040C">
        <w:rPr>
          <w:i/>
          <w:iCs/>
          <w:sz w:val="18"/>
          <w:szCs w:val="18"/>
        </w:rPr>
        <w:t>p-NR-FR2</w:t>
      </w:r>
      <w:r w:rsidRPr="006B040C">
        <w:rPr>
          <w:sz w:val="18"/>
          <w:szCs w:val="18"/>
        </w:rPr>
        <w:t xml:space="preserve"> field description as follows:</w:t>
      </w:r>
    </w:p>
    <w:tbl>
      <w:tblPr>
        <w:tblStyle w:val="TableGrid"/>
        <w:tblW w:w="9855" w:type="dxa"/>
        <w:tblInd w:w="720" w:type="dxa"/>
        <w:tblLook w:val="04A0" w:firstRow="1" w:lastRow="0" w:firstColumn="1" w:lastColumn="0" w:noHBand="0" w:noVBand="1"/>
      </w:tblPr>
      <w:tblGrid>
        <w:gridCol w:w="9855"/>
      </w:tblGrid>
      <w:tr w:rsidR="00AC5603" w:rsidRPr="006B040C" w14:paraId="32FA0939" w14:textId="77777777" w:rsidTr="00AC5603">
        <w:tc>
          <w:tcPr>
            <w:tcW w:w="9855" w:type="dxa"/>
          </w:tcPr>
          <w:p w14:paraId="090ED36B" w14:textId="77777777" w:rsidR="00AC5603" w:rsidRPr="006B040C" w:rsidRDefault="00AC5603" w:rsidP="006B040C">
            <w:pPr>
              <w:pStyle w:val="TAL"/>
              <w:rPr>
                <w:b/>
                <w:bCs/>
                <w:i/>
                <w:iCs/>
                <w:szCs w:val="18"/>
              </w:rPr>
            </w:pPr>
            <w:r w:rsidRPr="006B040C">
              <w:rPr>
                <w:b/>
                <w:bCs/>
                <w:i/>
                <w:iCs/>
                <w:szCs w:val="18"/>
              </w:rPr>
              <w:t>p-NR-FR2</w:t>
            </w:r>
          </w:p>
          <w:p w14:paraId="18D15D6E" w14:textId="77777777" w:rsidR="00AC5603" w:rsidRPr="006B040C" w:rsidRDefault="00AC5603" w:rsidP="006B040C">
            <w:pPr>
              <w:pStyle w:val="BodyText"/>
              <w:spacing w:after="0"/>
              <w:rPr>
                <w:sz w:val="18"/>
                <w:szCs w:val="18"/>
                <w:highlight w:val="yellow"/>
              </w:rPr>
            </w:pPr>
            <w:r w:rsidRPr="006B040C">
              <w:rPr>
                <w:sz w:val="18"/>
                <w:szCs w:val="18"/>
                <w:lang w:eastAsia="sv-SE"/>
              </w:rPr>
              <w:t xml:space="preserve">The maximum total transmit power to be used by the UE in this NR cell group across all serving cells in frequency range 2 (FR2). The maximum transmit power that the UE may use may be additionally limited by </w:t>
            </w:r>
            <w:r w:rsidRPr="006B040C">
              <w:rPr>
                <w:i/>
                <w:iCs/>
                <w:sz w:val="18"/>
                <w:szCs w:val="18"/>
                <w:lang w:eastAsia="sv-SE"/>
              </w:rPr>
              <w:t>p-Max</w:t>
            </w:r>
            <w:r w:rsidRPr="006B040C">
              <w:rPr>
                <w:sz w:val="18"/>
                <w:szCs w:val="18"/>
                <w:lang w:eastAsia="sv-SE"/>
              </w:rPr>
              <w:t xml:space="preserve"> (configured in </w:t>
            </w:r>
            <w:r w:rsidRPr="006B040C">
              <w:rPr>
                <w:i/>
                <w:iCs/>
                <w:sz w:val="18"/>
                <w:szCs w:val="18"/>
                <w:lang w:eastAsia="sv-SE"/>
              </w:rPr>
              <w:t>FrequencyInfoUL</w:t>
            </w:r>
            <w:r w:rsidRPr="006B040C">
              <w:rPr>
                <w:sz w:val="18"/>
                <w:szCs w:val="18"/>
                <w:lang w:eastAsia="sv-SE"/>
              </w:rPr>
              <w:t xml:space="preserve">) and by </w:t>
            </w:r>
            <w:r w:rsidRPr="006B040C">
              <w:rPr>
                <w:i/>
                <w:iCs/>
                <w:sz w:val="18"/>
                <w:szCs w:val="18"/>
                <w:lang w:eastAsia="sv-SE"/>
              </w:rPr>
              <w:t>p-UE-FR2</w:t>
            </w:r>
            <w:r w:rsidRPr="006B040C">
              <w:rPr>
                <w:sz w:val="18"/>
                <w:szCs w:val="18"/>
                <w:lang w:eastAsia="sv-SE"/>
              </w:rPr>
              <w:t xml:space="preserve"> (configured total for all serving cells operating on FR2).</w:t>
            </w:r>
            <w:r w:rsidRPr="006B040C">
              <w:rPr>
                <w:sz w:val="18"/>
                <w:szCs w:val="18"/>
              </w:rPr>
              <w:t xml:space="preserve"> This field is only used in NR-DC.</w:t>
            </w:r>
            <w:r w:rsidRPr="006B040C">
              <w:rPr>
                <w:sz w:val="18"/>
                <w:szCs w:val="18"/>
                <w:lang w:val="en-US"/>
              </w:rPr>
              <w:t xml:space="preserve"> </w:t>
            </w:r>
            <w:r w:rsidRPr="006B040C">
              <w:rPr>
                <w:color w:val="C00000"/>
                <w:sz w:val="18"/>
                <w:szCs w:val="18"/>
                <w:u w:val="single"/>
                <w:lang w:val="en-US"/>
              </w:rPr>
              <w:t>UE does not expect to be configured with this parameter in this release of the specification.</w:t>
            </w:r>
          </w:p>
        </w:tc>
      </w:tr>
    </w:tbl>
    <w:p w14:paraId="7E0BB881" w14:textId="71171D1F" w:rsidR="00AC5603" w:rsidRDefault="00AC5603" w:rsidP="00AC5603">
      <w:pPr>
        <w:rPr>
          <w:lang w:eastAsia="x-none"/>
        </w:rPr>
      </w:pPr>
      <w:r>
        <w:rPr>
          <w:lang w:eastAsia="x-none"/>
        </w:rPr>
        <w:t>Final LS approved in:</w:t>
      </w:r>
    </w:p>
    <w:p w14:paraId="1F6D6C45" w14:textId="62BEADB6" w:rsidR="00AC5603" w:rsidRPr="00AC5603" w:rsidRDefault="001B5688" w:rsidP="00AC5603">
      <w:pPr>
        <w:rPr>
          <w:b/>
          <w:bCs/>
          <w:lang w:eastAsia="x-none"/>
        </w:rPr>
      </w:pPr>
      <w:hyperlink r:id="rId403" w:history="1">
        <w:r w:rsidR="000B5C49">
          <w:rPr>
            <w:rStyle w:val="Hyperlink"/>
            <w:b/>
            <w:bCs/>
            <w:highlight w:val="green"/>
            <w:lang w:eastAsia="x-none"/>
          </w:rPr>
          <w:t>R1-2205448</w:t>
        </w:r>
      </w:hyperlink>
      <w:r w:rsidR="00AC5603" w:rsidRPr="00AC5603">
        <w:rPr>
          <w:b/>
          <w:bCs/>
          <w:lang w:eastAsia="x-none"/>
        </w:rPr>
        <w:tab/>
        <w:t>Reply LS on power control for NR-DC</w:t>
      </w:r>
      <w:r w:rsidR="00AC5603" w:rsidRPr="00AC5603">
        <w:rPr>
          <w:b/>
          <w:bCs/>
          <w:lang w:eastAsia="x-none"/>
        </w:rPr>
        <w:tab/>
        <w:t>RAN1, Nokia</w:t>
      </w:r>
    </w:p>
    <w:p w14:paraId="1860647C" w14:textId="5BA8493C" w:rsidR="007D7F59" w:rsidRDefault="007D7F59" w:rsidP="00F1460D">
      <w:pPr>
        <w:pStyle w:val="Heading3"/>
      </w:pPr>
      <w:bookmarkStart w:id="58" w:name="_Toc101356970"/>
      <w:bookmarkStart w:id="59" w:name="_Toc105521308"/>
      <w:r w:rsidRPr="00540963">
        <w:t>NR Rel-16 UE Features</w:t>
      </w:r>
      <w:bookmarkEnd w:id="58"/>
      <w:bookmarkEnd w:id="59"/>
    </w:p>
    <w:p w14:paraId="5EB68BD9" w14:textId="4995C0E1" w:rsidR="00F53810" w:rsidRDefault="001B5688" w:rsidP="00F53810">
      <w:pPr>
        <w:rPr>
          <w:lang w:eastAsia="x-none"/>
        </w:rPr>
      </w:pPr>
      <w:hyperlink r:id="rId404" w:history="1">
        <w:r w:rsidR="000B5C49">
          <w:rPr>
            <w:rStyle w:val="Hyperlink"/>
            <w:lang w:eastAsia="x-none"/>
          </w:rPr>
          <w:t>R1-2205115</w:t>
        </w:r>
      </w:hyperlink>
      <w:r w:rsidR="00F53810" w:rsidRPr="00DC05C9">
        <w:rPr>
          <w:lang w:eastAsia="x-none"/>
        </w:rPr>
        <w:tab/>
        <w:t>Summary on Rel-16 NR UE features related discussion</w:t>
      </w:r>
      <w:r w:rsidR="00F53810" w:rsidRPr="00DC05C9">
        <w:rPr>
          <w:lang w:eastAsia="x-none"/>
        </w:rPr>
        <w:tab/>
        <w:t>Moderator (NTT DOCOMO, INC)</w:t>
      </w:r>
    </w:p>
    <w:p w14:paraId="620E6E9E" w14:textId="77777777" w:rsidR="00F53810" w:rsidRPr="00F53810" w:rsidRDefault="00F53810" w:rsidP="00F53810"/>
    <w:p w14:paraId="57B7185B" w14:textId="22F864BD" w:rsidR="00F53810" w:rsidRPr="00F53810" w:rsidRDefault="007D7F59" w:rsidP="007D7F59">
      <w:pPr>
        <w:rPr>
          <w:rFonts w:cs="Times"/>
          <w:bCs/>
          <w:szCs w:val="20"/>
        </w:rPr>
      </w:pPr>
      <w:r w:rsidRPr="00F53810">
        <w:rPr>
          <w:rFonts w:cs="Times"/>
          <w:bCs/>
          <w:szCs w:val="20"/>
        </w:rPr>
        <w:t xml:space="preserve">[109-e-R16-UE-features-MIMO-01] </w:t>
      </w:r>
      <w:r w:rsidR="00F53810" w:rsidRPr="00F53810">
        <w:rPr>
          <w:rFonts w:cs="Times"/>
          <w:bCs/>
          <w:szCs w:val="20"/>
        </w:rPr>
        <w:t>– Hiroki (NTT DOCOMO)</w:t>
      </w:r>
    </w:p>
    <w:p w14:paraId="44FBB3D3" w14:textId="5B25E460" w:rsidR="007D7F59" w:rsidRPr="00F53810" w:rsidRDefault="007D7F59" w:rsidP="007D7F59">
      <w:pPr>
        <w:rPr>
          <w:rFonts w:eastAsia="Yu Gothic" w:cs="Times"/>
          <w:bCs/>
          <w:szCs w:val="20"/>
          <w:lang w:val="en-US" w:eastAsia="zh-TW"/>
        </w:rPr>
      </w:pPr>
      <w:r w:rsidRPr="00F53810">
        <w:rPr>
          <w:rFonts w:cs="Times"/>
          <w:bCs/>
          <w:szCs w:val="20"/>
        </w:rPr>
        <w:t>Email discussion/approval on UE feature for maximum number of layers for multi-TRP by May 13</w:t>
      </w:r>
    </w:p>
    <w:p w14:paraId="072E8A23" w14:textId="27917D76" w:rsidR="007D7F59" w:rsidRPr="00F53810" w:rsidRDefault="007D7F59" w:rsidP="007A297D">
      <w:pPr>
        <w:pStyle w:val="ListParagraph"/>
        <w:numPr>
          <w:ilvl w:val="0"/>
          <w:numId w:val="64"/>
        </w:numPr>
        <w:overflowPunct/>
        <w:autoSpaceDE/>
        <w:autoSpaceDN/>
        <w:adjustRightInd/>
        <w:spacing w:after="0"/>
        <w:contextualSpacing w:val="0"/>
        <w:jc w:val="both"/>
        <w:textAlignment w:val="auto"/>
        <w:rPr>
          <w:rFonts w:cs="Times"/>
          <w:bCs/>
        </w:rPr>
      </w:pPr>
      <w:r w:rsidRPr="00F53810">
        <w:rPr>
          <w:rFonts w:cs="Times"/>
          <w:bCs/>
        </w:rPr>
        <w:t xml:space="preserve">Introduce a new FG for maximum number of layers applicable to both single-DCI based multi-TRP FDM scheme A/B and multi-DCI based multi-TRP overlapped in time [but non-overlapped in frequency] for Rel-17, based on the discussion and proposals in </w:t>
      </w:r>
      <w:hyperlink r:id="rId405" w:history="1">
        <w:r w:rsidR="000B5C49">
          <w:rPr>
            <w:rStyle w:val="Hyperlink"/>
            <w:rFonts w:cs="Times"/>
            <w:bCs/>
          </w:rPr>
          <w:t>R1-2202511</w:t>
        </w:r>
      </w:hyperlink>
      <w:r w:rsidRPr="00F53810">
        <w:rPr>
          <w:rFonts w:cs="Times"/>
          <w:bCs/>
        </w:rPr>
        <w:t xml:space="preserve">, </w:t>
      </w:r>
      <w:hyperlink r:id="rId406" w:history="1">
        <w:r w:rsidR="000B5C49">
          <w:rPr>
            <w:rStyle w:val="Hyperlink"/>
            <w:rFonts w:cs="Times"/>
            <w:bCs/>
          </w:rPr>
          <w:t>R1-2203630</w:t>
        </w:r>
      </w:hyperlink>
      <w:r w:rsidRPr="00F53810">
        <w:rPr>
          <w:rFonts w:cs="Times"/>
          <w:bCs/>
        </w:rPr>
        <w:t xml:space="preserve"> and </w:t>
      </w:r>
      <w:hyperlink r:id="rId407" w:history="1">
        <w:r w:rsidR="000B5C49">
          <w:rPr>
            <w:rStyle w:val="Hyperlink"/>
            <w:rFonts w:cs="Times"/>
            <w:bCs/>
          </w:rPr>
          <w:t>R1-2204703</w:t>
        </w:r>
      </w:hyperlink>
    </w:p>
    <w:p w14:paraId="1F760415" w14:textId="77777777" w:rsidR="007D7F59" w:rsidRPr="00F53810" w:rsidRDefault="007D7F59" w:rsidP="007A297D">
      <w:pPr>
        <w:pStyle w:val="ListParagraph"/>
        <w:numPr>
          <w:ilvl w:val="2"/>
          <w:numId w:val="64"/>
        </w:numPr>
        <w:adjustRightInd/>
        <w:spacing w:after="0"/>
        <w:contextualSpacing w:val="0"/>
        <w:rPr>
          <w:rFonts w:cs="Times"/>
          <w:lang w:eastAsia="zh-CN"/>
        </w:rPr>
      </w:pPr>
      <w:r w:rsidRPr="00F53810">
        <w:rPr>
          <w:rFonts w:cs="Times"/>
          <w:lang w:eastAsia="zh-CN"/>
        </w:rPr>
        <w:t>Type is per band, and the FG is for FR2 only</w:t>
      </w:r>
    </w:p>
    <w:p w14:paraId="0D876948" w14:textId="77777777" w:rsidR="007D7F59" w:rsidRPr="00F53810" w:rsidRDefault="007D7F59" w:rsidP="007A297D">
      <w:pPr>
        <w:pStyle w:val="ListParagraph"/>
        <w:numPr>
          <w:ilvl w:val="2"/>
          <w:numId w:val="64"/>
        </w:numPr>
        <w:adjustRightInd/>
        <w:spacing w:after="0"/>
        <w:contextualSpacing w:val="0"/>
        <w:rPr>
          <w:rFonts w:cs="Times"/>
          <w:lang w:eastAsia="zh-CN"/>
        </w:rPr>
      </w:pPr>
      <w:r w:rsidRPr="00F53810">
        <w:rPr>
          <w:rFonts w:cs="Times"/>
          <w:lang w:eastAsia="zh-CN"/>
        </w:rPr>
        <w:t>Add a restriction to avoid conflict with the existing field maxMIMO-LayersForMulti-DCI-mTRP-r16 (FG16-2a-9)</w:t>
      </w:r>
    </w:p>
    <w:p w14:paraId="7765A15D" w14:textId="3F112CFA" w:rsidR="007D7F59" w:rsidRPr="00F53810" w:rsidRDefault="001B5688" w:rsidP="007D7F59">
      <w:pPr>
        <w:rPr>
          <w:b/>
          <w:bCs/>
          <w:lang w:eastAsia="x-none"/>
        </w:rPr>
      </w:pPr>
      <w:hyperlink r:id="rId408" w:history="1">
        <w:r w:rsidR="000B5C49">
          <w:rPr>
            <w:rStyle w:val="Hyperlink"/>
            <w:b/>
            <w:bCs/>
            <w:lang w:eastAsia="x-none"/>
          </w:rPr>
          <w:t>R1-2205142</w:t>
        </w:r>
      </w:hyperlink>
      <w:r w:rsidR="00F53810" w:rsidRPr="00F53810">
        <w:rPr>
          <w:b/>
          <w:bCs/>
          <w:lang w:eastAsia="x-none"/>
        </w:rPr>
        <w:tab/>
        <w:t>Summary on [109-e-R16-UE-features-MIMO-01]</w:t>
      </w:r>
      <w:r w:rsidR="00F53810" w:rsidRPr="00F53810">
        <w:rPr>
          <w:b/>
          <w:bCs/>
          <w:lang w:eastAsia="x-none"/>
        </w:rPr>
        <w:tab/>
        <w:t>Moderator (NTT DOCOMO, INC.)</w:t>
      </w:r>
    </w:p>
    <w:p w14:paraId="1D794115" w14:textId="52346965" w:rsidR="00F53810" w:rsidRPr="00F53810" w:rsidRDefault="00F53810" w:rsidP="00985E7D">
      <w:pPr>
        <w:jc w:val="both"/>
        <w:rPr>
          <w:rFonts w:ascii="Times New Roman" w:eastAsia="MS Mincho" w:hAnsi="Times New Roman"/>
          <w:szCs w:val="20"/>
          <w:lang w:val="en-US"/>
        </w:rPr>
      </w:pPr>
      <w:r w:rsidRPr="00985E7D">
        <w:rPr>
          <w:b/>
          <w:bCs/>
          <w:lang w:eastAsia="x-none"/>
        </w:rPr>
        <w:t>Decision:</w:t>
      </w:r>
      <w:r>
        <w:rPr>
          <w:lang w:eastAsia="x-none"/>
        </w:rPr>
        <w:t xml:space="preserve"> Email thread is closed on May 19</w:t>
      </w:r>
      <w:r w:rsidRPr="00F53810">
        <w:rPr>
          <w:vertAlign w:val="superscript"/>
          <w:lang w:eastAsia="x-none"/>
        </w:rPr>
        <w:t>th</w:t>
      </w:r>
      <w:r>
        <w:rPr>
          <w:lang w:eastAsia="x-none"/>
        </w:rPr>
        <w:t xml:space="preserve"> as t</w:t>
      </w:r>
      <w:r w:rsidRPr="00F53810">
        <w:rPr>
          <w:rFonts w:ascii="Times New Roman" w:eastAsia="MS Mincho" w:hAnsi="Times New Roman"/>
          <w:szCs w:val="20"/>
          <w:lang w:val="en-US"/>
        </w:rPr>
        <w:t>here is no consensus to introduce new FG(s) for lower complexity UE implementation of mTRP operations in Rel-17.</w:t>
      </w:r>
    </w:p>
    <w:p w14:paraId="149EDD39" w14:textId="4FC2938D" w:rsidR="00F53810" w:rsidRPr="00F53810" w:rsidRDefault="00F53810" w:rsidP="007D7F59">
      <w:pPr>
        <w:rPr>
          <w:lang w:val="en-US" w:eastAsia="x-none"/>
        </w:rPr>
      </w:pPr>
    </w:p>
    <w:p w14:paraId="7756CE10" w14:textId="77777777" w:rsidR="00F53810" w:rsidRDefault="00F53810" w:rsidP="007D7F59">
      <w:pPr>
        <w:rPr>
          <w:lang w:eastAsia="x-none"/>
        </w:rPr>
      </w:pPr>
    </w:p>
    <w:p w14:paraId="10EC717D" w14:textId="3C5D27E2" w:rsidR="007D7F59" w:rsidRDefault="001B5688" w:rsidP="007D7F59">
      <w:pPr>
        <w:rPr>
          <w:lang w:eastAsia="x-none"/>
        </w:rPr>
      </w:pPr>
      <w:hyperlink r:id="rId409" w:history="1">
        <w:r w:rsidR="000B5C49">
          <w:rPr>
            <w:rStyle w:val="Hyperlink"/>
            <w:lang w:eastAsia="x-none"/>
          </w:rPr>
          <w:t>R1-2203630</w:t>
        </w:r>
      </w:hyperlink>
      <w:r w:rsidR="007D7F59">
        <w:rPr>
          <w:lang w:eastAsia="x-none"/>
        </w:rPr>
        <w:tab/>
        <w:t>UE capability on maximum number of layers for MTRP</w:t>
      </w:r>
      <w:r w:rsidR="007D7F59">
        <w:rPr>
          <w:lang w:eastAsia="x-none"/>
        </w:rPr>
        <w:tab/>
        <w:t>ZTE</w:t>
      </w:r>
    </w:p>
    <w:p w14:paraId="463399D4" w14:textId="7B72251B" w:rsidR="007D7F59" w:rsidRDefault="007D7F59" w:rsidP="00F1460D">
      <w:pPr>
        <w:pStyle w:val="Heading3"/>
      </w:pPr>
      <w:bookmarkStart w:id="60" w:name="_Toc101356971"/>
      <w:bookmarkStart w:id="61" w:name="_Toc105521309"/>
      <w:r w:rsidRPr="00540963">
        <w:t>Other</w:t>
      </w:r>
      <w:bookmarkEnd w:id="60"/>
      <w:bookmarkEnd w:id="61"/>
    </w:p>
    <w:p w14:paraId="65068075" w14:textId="6C36C1D8" w:rsidR="00F1460D" w:rsidRPr="00F1460D" w:rsidRDefault="00F1460D" w:rsidP="00F1460D">
      <w:pPr>
        <w:rPr>
          <w:lang w:val="fr-FR"/>
        </w:rPr>
      </w:pPr>
      <w:r>
        <w:t>None.</w:t>
      </w:r>
    </w:p>
    <w:p w14:paraId="44A13A99" w14:textId="77777777" w:rsidR="007D7F59" w:rsidRPr="00540963" w:rsidRDefault="007D7F59" w:rsidP="00F1460D">
      <w:pPr>
        <w:pStyle w:val="Heading1"/>
      </w:pPr>
      <w:bookmarkStart w:id="62" w:name="_Toc101356972"/>
      <w:bookmarkStart w:id="63" w:name="_Toc105521310"/>
      <w:r w:rsidRPr="00540963">
        <w:lastRenderedPageBreak/>
        <w:t>Release 1</w:t>
      </w:r>
      <w:r>
        <w:t>7</w:t>
      </w:r>
      <w:r w:rsidRPr="00540963">
        <w:t xml:space="preserve"> Maintenance</w:t>
      </w:r>
      <w:bookmarkEnd w:id="62"/>
      <w:bookmarkEnd w:id="63"/>
    </w:p>
    <w:p w14:paraId="055850A1" w14:textId="77777777" w:rsidR="007D7F59" w:rsidRDefault="007D7F59" w:rsidP="0036328F">
      <w:pPr>
        <w:pStyle w:val="Heading2"/>
      </w:pPr>
      <w:bookmarkStart w:id="64" w:name="_Toc101356973"/>
      <w:bookmarkStart w:id="65" w:name="_Toc105521311"/>
      <w:r>
        <w:t xml:space="preserve">Maintenance on </w:t>
      </w:r>
      <w:r w:rsidRPr="00227DF9">
        <w:t>Further enhancements on MIMO for NR</w:t>
      </w:r>
      <w:bookmarkEnd w:id="64"/>
      <w:bookmarkEnd w:id="65"/>
    </w:p>
    <w:p w14:paraId="2819F606" w14:textId="12EBBA25" w:rsidR="007D7F59" w:rsidRDefault="001B5688" w:rsidP="007D7F59">
      <w:pPr>
        <w:rPr>
          <w:lang w:eastAsia="x-none"/>
        </w:rPr>
      </w:pPr>
      <w:hyperlink r:id="rId410" w:history="1">
        <w:r w:rsidR="000B5C49">
          <w:rPr>
            <w:rStyle w:val="Hyperlink"/>
            <w:lang w:eastAsia="x-none"/>
          </w:rPr>
          <w:t>R1-2203853</w:t>
        </w:r>
      </w:hyperlink>
      <w:r w:rsidR="007D7F59">
        <w:rPr>
          <w:lang w:eastAsia="x-none"/>
        </w:rPr>
        <w:tab/>
        <w:t>On RAN2 open issues for Rel-17 NR FeMIMO</w:t>
      </w:r>
      <w:r w:rsidR="007D7F59">
        <w:rPr>
          <w:lang w:eastAsia="x-none"/>
        </w:rPr>
        <w:tab/>
        <w:t>Samsung</w:t>
      </w:r>
    </w:p>
    <w:p w14:paraId="0945A165" w14:textId="77777777" w:rsidR="0036328F" w:rsidRDefault="0036328F" w:rsidP="007D7F59"/>
    <w:p w14:paraId="43607171" w14:textId="74A3F3C7" w:rsidR="00F43A6E" w:rsidRPr="0036328F" w:rsidRDefault="001B5688" w:rsidP="00F43A6E">
      <w:pPr>
        <w:rPr>
          <w:b/>
          <w:bCs/>
          <w:lang w:eastAsia="x-none"/>
        </w:rPr>
      </w:pPr>
      <w:hyperlink r:id="rId411" w:history="1">
        <w:r w:rsidR="000B5C49">
          <w:rPr>
            <w:rStyle w:val="Hyperlink"/>
            <w:b/>
            <w:bCs/>
            <w:lang w:eastAsia="x-none"/>
          </w:rPr>
          <w:t>R1-2205091</w:t>
        </w:r>
      </w:hyperlink>
      <w:r w:rsidR="00F43A6E" w:rsidRPr="0036328F">
        <w:rPr>
          <w:b/>
          <w:bCs/>
          <w:lang w:eastAsia="x-none"/>
        </w:rPr>
        <w:tab/>
        <w:t>LS on further questions on feMIMO RRC parameters</w:t>
      </w:r>
      <w:r w:rsidR="00F43A6E" w:rsidRPr="0036328F">
        <w:rPr>
          <w:b/>
          <w:bCs/>
          <w:lang w:eastAsia="x-none"/>
        </w:rPr>
        <w:tab/>
        <w:t>RAN2, Ericsson</w:t>
      </w:r>
    </w:p>
    <w:p w14:paraId="4F999318" w14:textId="77777777" w:rsidR="0036328F" w:rsidRPr="0036328F" w:rsidRDefault="007D7F59" w:rsidP="007D7F59">
      <w:pPr>
        <w:rPr>
          <w:lang w:eastAsia="x-none"/>
        </w:rPr>
      </w:pPr>
      <w:r w:rsidRPr="0036328F">
        <w:rPr>
          <w:lang w:eastAsia="x-none"/>
        </w:rPr>
        <w:t xml:space="preserve">[109-e-R17-MIMO-01] </w:t>
      </w:r>
      <w:r w:rsidR="0036328F" w:rsidRPr="0036328F">
        <w:rPr>
          <w:lang w:eastAsia="x-none"/>
        </w:rPr>
        <w:t>– Eko (Samsung)</w:t>
      </w:r>
    </w:p>
    <w:p w14:paraId="6C34284A" w14:textId="3DE6856E" w:rsidR="007D7F59" w:rsidRPr="0036328F" w:rsidRDefault="007D7F59" w:rsidP="007D7F59">
      <w:pPr>
        <w:rPr>
          <w:lang w:eastAsia="x-none"/>
        </w:rPr>
      </w:pPr>
      <w:r w:rsidRPr="0036328F">
        <w:rPr>
          <w:lang w:eastAsia="x-none"/>
        </w:rPr>
        <w:t>Email discussion on any remaining RAN2 open issues for Rel-17 NR feMIMO by May 12</w:t>
      </w:r>
    </w:p>
    <w:p w14:paraId="27FA8C48" w14:textId="49D929AB" w:rsidR="007D7F59" w:rsidRPr="0036328F" w:rsidRDefault="007D7F59" w:rsidP="007A297D">
      <w:pPr>
        <w:numPr>
          <w:ilvl w:val="0"/>
          <w:numId w:val="64"/>
        </w:numPr>
        <w:rPr>
          <w:lang w:eastAsia="x-none"/>
        </w:rPr>
      </w:pPr>
      <w:r w:rsidRPr="0036328F">
        <w:rPr>
          <w:lang w:eastAsia="x-none"/>
        </w:rPr>
        <w:t>Including potential response for incoming LS (</w:t>
      </w:r>
      <w:hyperlink r:id="rId412" w:history="1">
        <w:r w:rsidR="000B5C49">
          <w:rPr>
            <w:rStyle w:val="Hyperlink"/>
            <w:lang w:eastAsia="x-none"/>
          </w:rPr>
          <w:t>R1-2205091</w:t>
        </w:r>
      </w:hyperlink>
      <w:r w:rsidRPr="0036328F">
        <w:rPr>
          <w:lang w:eastAsia="x-none"/>
        </w:rPr>
        <w:t>) on further questions on feMIMO RRC parameters</w:t>
      </w:r>
    </w:p>
    <w:p w14:paraId="3BEAC1FC" w14:textId="57B07402" w:rsidR="0036328F" w:rsidRPr="0036328F" w:rsidRDefault="001B5688" w:rsidP="0036328F">
      <w:pPr>
        <w:rPr>
          <w:b/>
          <w:bCs/>
          <w:lang w:eastAsia="x-none"/>
        </w:rPr>
      </w:pPr>
      <w:hyperlink r:id="rId413" w:history="1">
        <w:r w:rsidR="000B5C49">
          <w:rPr>
            <w:rStyle w:val="Hyperlink"/>
            <w:b/>
            <w:bCs/>
            <w:lang w:eastAsia="x-none"/>
          </w:rPr>
          <w:t>R1-2203854</w:t>
        </w:r>
      </w:hyperlink>
      <w:r w:rsidR="0036328F" w:rsidRPr="0036328F">
        <w:rPr>
          <w:b/>
          <w:bCs/>
          <w:lang w:eastAsia="x-none"/>
        </w:rPr>
        <w:tab/>
        <w:t>Moderator summary for offline discussion on reply to RAN2 LS R2-2204361</w:t>
      </w:r>
      <w:r w:rsidR="0036328F" w:rsidRPr="0036328F">
        <w:rPr>
          <w:b/>
          <w:bCs/>
          <w:lang w:eastAsia="x-none"/>
        </w:rPr>
        <w:tab/>
        <w:t>Moderator (Samsung)</w:t>
      </w:r>
    </w:p>
    <w:p w14:paraId="55162045" w14:textId="76EB47B9" w:rsidR="0036328F" w:rsidRPr="0036328F" w:rsidRDefault="001B5688" w:rsidP="0036328F">
      <w:pPr>
        <w:rPr>
          <w:b/>
          <w:bCs/>
          <w:lang w:eastAsia="x-none"/>
        </w:rPr>
      </w:pPr>
      <w:hyperlink r:id="rId414" w:history="1">
        <w:r w:rsidR="000B5C49">
          <w:rPr>
            <w:rStyle w:val="Hyperlink"/>
            <w:b/>
            <w:bCs/>
            <w:lang w:eastAsia="x-none"/>
          </w:rPr>
          <w:t>R1-2205167</w:t>
        </w:r>
      </w:hyperlink>
      <w:r w:rsidR="0036328F" w:rsidRPr="0036328F">
        <w:rPr>
          <w:b/>
          <w:bCs/>
          <w:lang w:eastAsia="x-none"/>
        </w:rPr>
        <w:tab/>
        <w:t>DRAFT LS response on feMIMO RRC parameters</w:t>
      </w:r>
      <w:r w:rsidR="0036328F" w:rsidRPr="0036328F">
        <w:rPr>
          <w:b/>
          <w:bCs/>
          <w:lang w:eastAsia="x-none"/>
        </w:rPr>
        <w:tab/>
        <w:t>Samsung</w:t>
      </w:r>
    </w:p>
    <w:p w14:paraId="4B819719" w14:textId="08497999" w:rsidR="0036328F" w:rsidRDefault="0036328F" w:rsidP="0036328F">
      <w:pPr>
        <w:rPr>
          <w:lang w:eastAsia="x-none"/>
        </w:rPr>
      </w:pPr>
      <w:r w:rsidRPr="00D73704">
        <w:rPr>
          <w:b/>
          <w:bCs/>
          <w:lang w:eastAsia="x-none"/>
        </w:rPr>
        <w:t>Decision:</w:t>
      </w:r>
      <w:r>
        <w:rPr>
          <w:lang w:eastAsia="x-none"/>
        </w:rPr>
        <w:t xml:space="preserve"> As </w:t>
      </w:r>
      <w:r w:rsidR="00D73704">
        <w:rPr>
          <w:lang w:eastAsia="x-none"/>
        </w:rPr>
        <w:t>per email decision posted on May 10</w:t>
      </w:r>
      <w:r w:rsidR="00D73704" w:rsidRPr="00D73704">
        <w:rPr>
          <w:vertAlign w:val="superscript"/>
          <w:lang w:eastAsia="x-none"/>
        </w:rPr>
        <w:t>th</w:t>
      </w:r>
      <w:r w:rsidR="00D73704">
        <w:rPr>
          <w:lang w:eastAsia="x-none"/>
        </w:rPr>
        <w:t xml:space="preserve">, draft response in </w:t>
      </w:r>
      <w:hyperlink r:id="rId415" w:history="1">
        <w:r w:rsidR="000B5C49">
          <w:rPr>
            <w:rStyle w:val="Hyperlink"/>
            <w:lang w:eastAsia="x-none"/>
          </w:rPr>
          <w:t>R1-2205167</w:t>
        </w:r>
      </w:hyperlink>
      <w:r w:rsidR="00D73704">
        <w:rPr>
          <w:lang w:eastAsia="x-none"/>
        </w:rPr>
        <w:t xml:space="preserve"> is stable and endorsed. Final version is </w:t>
      </w:r>
      <w:r w:rsidR="00D73704" w:rsidRPr="00D73704">
        <w:rPr>
          <w:highlight w:val="green"/>
          <w:lang w:eastAsia="x-none"/>
        </w:rPr>
        <w:t xml:space="preserve">approved in </w:t>
      </w:r>
      <w:hyperlink r:id="rId416" w:history="1">
        <w:r w:rsidR="000B5C49">
          <w:rPr>
            <w:rStyle w:val="Hyperlink"/>
            <w:highlight w:val="green"/>
            <w:lang w:eastAsia="x-none"/>
          </w:rPr>
          <w:t>R1-2205168</w:t>
        </w:r>
      </w:hyperlink>
      <w:r w:rsidR="00D73704">
        <w:rPr>
          <w:lang w:eastAsia="x-none"/>
        </w:rPr>
        <w:t>.</w:t>
      </w:r>
    </w:p>
    <w:p w14:paraId="7C391D8B" w14:textId="362F50BD" w:rsidR="00CE47E6" w:rsidRDefault="00CE47E6" w:rsidP="0036328F">
      <w:pPr>
        <w:rPr>
          <w:lang w:eastAsia="x-none"/>
        </w:rPr>
      </w:pPr>
    </w:p>
    <w:p w14:paraId="41E234D5" w14:textId="3750B2D2" w:rsidR="00F43A6E" w:rsidRDefault="00F43A6E" w:rsidP="00F43A6E">
      <w:pPr>
        <w:rPr>
          <w:highlight w:val="cyan"/>
          <w:lang w:eastAsia="x-none"/>
        </w:rPr>
      </w:pPr>
    </w:p>
    <w:p w14:paraId="2DE8E4E7" w14:textId="1203026F" w:rsidR="00F43A6E" w:rsidRPr="00F43A6E" w:rsidRDefault="00F43A6E" w:rsidP="00F43A6E">
      <w:pPr>
        <w:rPr>
          <w:lang w:eastAsia="x-none"/>
        </w:rPr>
      </w:pPr>
      <w:r w:rsidRPr="00F43A6E">
        <w:rPr>
          <w:lang w:eastAsia="x-none"/>
        </w:rPr>
        <w:t>LS received during the meeting in</w:t>
      </w:r>
    </w:p>
    <w:p w14:paraId="75C23AA5" w14:textId="6F09B36C" w:rsidR="00F43A6E" w:rsidRPr="00D93D37" w:rsidRDefault="001B5688" w:rsidP="00F43A6E">
      <w:pPr>
        <w:rPr>
          <w:b/>
          <w:bCs/>
          <w:lang w:val="en-US" w:eastAsia="x-none"/>
        </w:rPr>
      </w:pPr>
      <w:hyperlink r:id="rId417" w:history="1">
        <w:r w:rsidR="000B5C49">
          <w:rPr>
            <w:rStyle w:val="Hyperlink"/>
            <w:b/>
            <w:bCs/>
            <w:lang w:val="en-US" w:eastAsia="x-none"/>
          </w:rPr>
          <w:t>R1-2205243</w:t>
        </w:r>
      </w:hyperlink>
      <w:r w:rsidR="00F43A6E" w:rsidRPr="00D93D37">
        <w:rPr>
          <w:b/>
          <w:bCs/>
          <w:lang w:val="en-US" w:eastAsia="x-none"/>
        </w:rPr>
        <w:tab/>
        <w:t>LS on TCI state signalling for SRS resource</w:t>
      </w:r>
      <w:r w:rsidR="00F43A6E" w:rsidRPr="00D93D37">
        <w:rPr>
          <w:b/>
          <w:bCs/>
          <w:lang w:val="en-US" w:eastAsia="x-none"/>
        </w:rPr>
        <w:tab/>
        <w:t>RAN2, OPPO</w:t>
      </w:r>
    </w:p>
    <w:p w14:paraId="6D2D441D" w14:textId="499D28D5" w:rsidR="00F43A6E" w:rsidRPr="00F43A6E" w:rsidRDefault="001B5688" w:rsidP="00F43A6E">
      <w:pPr>
        <w:rPr>
          <w:b/>
          <w:bCs/>
          <w:lang w:val="en-US" w:eastAsia="x-none"/>
        </w:rPr>
      </w:pPr>
      <w:hyperlink r:id="rId418" w:history="1">
        <w:r w:rsidR="000B5C49">
          <w:rPr>
            <w:rStyle w:val="Hyperlink"/>
            <w:b/>
            <w:bCs/>
            <w:lang w:val="en-US" w:eastAsia="x-none"/>
          </w:rPr>
          <w:t>R1-2205246</w:t>
        </w:r>
      </w:hyperlink>
      <w:r w:rsidR="00F43A6E" w:rsidRPr="00F43A6E">
        <w:rPr>
          <w:b/>
          <w:bCs/>
          <w:lang w:val="en-US" w:eastAsia="x-none"/>
        </w:rPr>
        <w:tab/>
        <w:t>DRAFT LS response on TCI state signaling for SRS resource</w:t>
      </w:r>
      <w:r w:rsidR="00F43A6E" w:rsidRPr="00F43A6E">
        <w:rPr>
          <w:b/>
          <w:bCs/>
          <w:lang w:val="en-US" w:eastAsia="x-none"/>
        </w:rPr>
        <w:tab/>
        <w:t>Moderator (OPPO)</w:t>
      </w:r>
    </w:p>
    <w:p w14:paraId="50392439" w14:textId="12C94E6B" w:rsidR="00CE47E6" w:rsidRDefault="00F43A6E" w:rsidP="0036328F">
      <w:pPr>
        <w:rPr>
          <w:lang w:val="en-US" w:eastAsia="x-none"/>
        </w:rPr>
      </w:pPr>
      <w:r w:rsidRPr="00D73704">
        <w:rPr>
          <w:b/>
          <w:bCs/>
          <w:lang w:eastAsia="x-none"/>
        </w:rPr>
        <w:t>Decision:</w:t>
      </w:r>
      <w:r>
        <w:rPr>
          <w:lang w:eastAsia="x-none"/>
        </w:rPr>
        <w:t xml:space="preserve"> As per email decision posted on May 13</w:t>
      </w:r>
      <w:r w:rsidRPr="00D73704">
        <w:rPr>
          <w:vertAlign w:val="superscript"/>
          <w:lang w:eastAsia="x-none"/>
        </w:rPr>
        <w:t>th</w:t>
      </w:r>
      <w:r>
        <w:rPr>
          <w:lang w:eastAsia="x-none"/>
        </w:rPr>
        <w:t xml:space="preserve">, the draft LS is endorsed. Final LS is </w:t>
      </w:r>
      <w:r w:rsidRPr="00F43A6E">
        <w:rPr>
          <w:highlight w:val="green"/>
          <w:lang w:eastAsia="x-none"/>
        </w:rPr>
        <w:t xml:space="preserve">approved in </w:t>
      </w:r>
      <w:hyperlink r:id="rId419" w:history="1">
        <w:r w:rsidR="000B5C49">
          <w:rPr>
            <w:rStyle w:val="Hyperlink"/>
            <w:highlight w:val="green"/>
            <w:lang w:eastAsia="x-none"/>
          </w:rPr>
          <w:t>R1-2205247</w:t>
        </w:r>
      </w:hyperlink>
      <w:r>
        <w:rPr>
          <w:lang w:val="en-US" w:eastAsia="x-none"/>
        </w:rPr>
        <w:t>.</w:t>
      </w:r>
    </w:p>
    <w:p w14:paraId="095DF5AB" w14:textId="59727FC8" w:rsidR="009C6AE6" w:rsidRDefault="009C6AE6" w:rsidP="0036328F">
      <w:pPr>
        <w:rPr>
          <w:lang w:val="en-US" w:eastAsia="x-none"/>
        </w:rPr>
      </w:pPr>
    </w:p>
    <w:p w14:paraId="189CF559" w14:textId="361D9EAD" w:rsidR="009C6AE6" w:rsidRDefault="009C6AE6" w:rsidP="0036328F">
      <w:pPr>
        <w:rPr>
          <w:lang w:val="en-US" w:eastAsia="x-none"/>
        </w:rPr>
      </w:pPr>
    </w:p>
    <w:p w14:paraId="295D25A5" w14:textId="7A953C6B" w:rsidR="009C6AE6" w:rsidRDefault="009C6AE6" w:rsidP="0036328F">
      <w:pPr>
        <w:rPr>
          <w:lang w:val="en-US" w:eastAsia="x-none"/>
        </w:rPr>
      </w:pPr>
      <w:r>
        <w:rPr>
          <w:lang w:val="en-US" w:eastAsia="x-none"/>
        </w:rPr>
        <w:t xml:space="preserve">By </w:t>
      </w:r>
      <w:r w:rsidR="008B48FC">
        <w:rPr>
          <w:lang w:val="en-US" w:eastAsia="x-none"/>
        </w:rPr>
        <w:t>eom</w:t>
      </w:r>
      <w:r>
        <w:rPr>
          <w:lang w:val="en-US" w:eastAsia="x-none"/>
        </w:rPr>
        <w:t>, draft</w:t>
      </w:r>
      <w:r w:rsidRPr="009C6AE6">
        <w:rPr>
          <w:lang w:val="en-US" w:eastAsia="x-none"/>
        </w:rPr>
        <w:t xml:space="preserve"> LS including RAN1#109-e agreements with RAN2 impact (RRC/MAC-CE)</w:t>
      </w:r>
    </w:p>
    <w:p w14:paraId="22F90348" w14:textId="466C586C" w:rsidR="009C6AE6" w:rsidRPr="009C6AE6" w:rsidRDefault="001B5688" w:rsidP="009C6AE6">
      <w:pPr>
        <w:rPr>
          <w:b/>
          <w:bCs/>
          <w:lang w:val="en-US" w:eastAsia="x-none"/>
        </w:rPr>
      </w:pPr>
      <w:hyperlink r:id="rId420" w:history="1">
        <w:r w:rsidR="000B5C49">
          <w:rPr>
            <w:rStyle w:val="Hyperlink"/>
            <w:b/>
            <w:bCs/>
            <w:lang w:val="en-US" w:eastAsia="x-none"/>
          </w:rPr>
          <w:t>R1-2205590</w:t>
        </w:r>
      </w:hyperlink>
      <w:r w:rsidR="009C6AE6" w:rsidRPr="009C6AE6">
        <w:rPr>
          <w:b/>
          <w:bCs/>
          <w:lang w:val="en-US" w:eastAsia="x-none"/>
        </w:rPr>
        <w:tab/>
        <w:t>DRAFT LS on RAN1#109-e agreements with RAN2 impact</w:t>
      </w:r>
      <w:r w:rsidR="009C6AE6" w:rsidRPr="009C6AE6">
        <w:rPr>
          <w:b/>
          <w:bCs/>
          <w:lang w:val="en-US" w:eastAsia="x-none"/>
        </w:rPr>
        <w:tab/>
        <w:t>Samsung</w:t>
      </w:r>
    </w:p>
    <w:p w14:paraId="312BEA8F" w14:textId="1A4145CA" w:rsidR="008B48FC" w:rsidRDefault="008B48FC" w:rsidP="008B48FC">
      <w:pPr>
        <w:rPr>
          <w:lang w:val="en-US" w:eastAsia="x-none"/>
        </w:rPr>
      </w:pPr>
      <w:r w:rsidRPr="00D73704">
        <w:rPr>
          <w:b/>
          <w:bCs/>
          <w:lang w:eastAsia="x-none"/>
        </w:rPr>
        <w:t>Decision:</w:t>
      </w:r>
      <w:r>
        <w:rPr>
          <w:lang w:eastAsia="x-none"/>
        </w:rPr>
        <w:t xml:space="preserve"> As per email decision posted on May 20</w:t>
      </w:r>
      <w:r w:rsidRPr="00D73704">
        <w:rPr>
          <w:vertAlign w:val="superscript"/>
          <w:lang w:eastAsia="x-none"/>
        </w:rPr>
        <w:t>th</w:t>
      </w:r>
      <w:r>
        <w:rPr>
          <w:lang w:eastAsia="x-none"/>
        </w:rPr>
        <w:t xml:space="preserve">, the draft LS is endorsed. Final LS is </w:t>
      </w:r>
      <w:r w:rsidRPr="00F43A6E">
        <w:rPr>
          <w:highlight w:val="green"/>
          <w:lang w:eastAsia="x-none"/>
        </w:rPr>
        <w:t xml:space="preserve">approved in </w:t>
      </w:r>
      <w:hyperlink r:id="rId421" w:history="1">
        <w:r w:rsidR="000B5C49">
          <w:rPr>
            <w:rStyle w:val="Hyperlink"/>
            <w:highlight w:val="green"/>
            <w:lang w:eastAsia="x-none"/>
          </w:rPr>
          <w:t>R1-2205591</w:t>
        </w:r>
      </w:hyperlink>
      <w:r>
        <w:rPr>
          <w:lang w:val="en-US" w:eastAsia="x-none"/>
        </w:rPr>
        <w:t>.</w:t>
      </w:r>
    </w:p>
    <w:p w14:paraId="51E46120" w14:textId="77777777" w:rsidR="007D7F59" w:rsidRDefault="007D7F59" w:rsidP="00916A00">
      <w:pPr>
        <w:pStyle w:val="Heading3"/>
      </w:pPr>
      <w:bookmarkStart w:id="66" w:name="_Toc101356974"/>
      <w:bookmarkStart w:id="67" w:name="_Toc105521312"/>
      <w:r w:rsidRPr="008120B3">
        <w:t>Enhancements on Multi-beam Operation</w:t>
      </w:r>
      <w:bookmarkEnd w:id="66"/>
      <w:bookmarkEnd w:id="67"/>
    </w:p>
    <w:p w14:paraId="50AA3235" w14:textId="79EE2D81" w:rsidR="003B6EDB" w:rsidRDefault="001B5688" w:rsidP="003B6EDB">
      <w:pPr>
        <w:rPr>
          <w:lang w:eastAsia="x-none"/>
        </w:rPr>
      </w:pPr>
      <w:hyperlink r:id="rId422" w:history="1">
        <w:r w:rsidR="000B5C49">
          <w:rPr>
            <w:rStyle w:val="Hyperlink"/>
            <w:b/>
            <w:bCs/>
            <w:lang w:eastAsia="x-none"/>
          </w:rPr>
          <w:t>R1-2205130</w:t>
        </w:r>
      </w:hyperlink>
      <w:r w:rsidR="003B6EDB" w:rsidRPr="003B6EDB">
        <w:rPr>
          <w:b/>
          <w:bCs/>
          <w:lang w:eastAsia="x-none"/>
        </w:rPr>
        <w:tab/>
        <w:t>Moderator Summary for Rel.17 NR FeMIMO maintenance: Item 1: multi-beam</w:t>
      </w:r>
      <w:r w:rsidR="003B6EDB" w:rsidRPr="003B6EDB">
        <w:rPr>
          <w:b/>
          <w:bCs/>
          <w:lang w:eastAsia="x-none"/>
        </w:rPr>
        <w:tab/>
        <w:t>Moderator(ZTE)</w:t>
      </w:r>
      <w:r w:rsidR="003B6EDB">
        <w:rPr>
          <w:lang w:eastAsia="x-none"/>
        </w:rPr>
        <w:tab/>
        <w:t xml:space="preserve">(rev of </w:t>
      </w:r>
      <w:hyperlink r:id="rId423" w:history="1">
        <w:r w:rsidR="000B5C49">
          <w:rPr>
            <w:rStyle w:val="Hyperlink"/>
            <w:lang w:eastAsia="x-none"/>
          </w:rPr>
          <w:t>R1-2203258</w:t>
        </w:r>
      </w:hyperlink>
      <w:r w:rsidR="003B6EDB">
        <w:rPr>
          <w:lang w:eastAsia="x-none"/>
        </w:rPr>
        <w:t>)</w:t>
      </w:r>
    </w:p>
    <w:p w14:paraId="27E5CADB" w14:textId="2C550128" w:rsidR="007D7F59" w:rsidRPr="00096A94" w:rsidRDefault="007D7F59" w:rsidP="007D7F59">
      <w:pPr>
        <w:rPr>
          <w:lang w:eastAsia="x-none"/>
        </w:rPr>
      </w:pPr>
    </w:p>
    <w:p w14:paraId="35A40AA0" w14:textId="3DB71228" w:rsidR="007D7F59" w:rsidRDefault="001B5688" w:rsidP="007D7F59">
      <w:pPr>
        <w:rPr>
          <w:lang w:eastAsia="x-none"/>
        </w:rPr>
      </w:pPr>
      <w:hyperlink r:id="rId424" w:history="1">
        <w:r w:rsidR="000B5C49">
          <w:rPr>
            <w:rStyle w:val="Hyperlink"/>
            <w:lang w:eastAsia="x-none"/>
          </w:rPr>
          <w:t>R1-2203064</w:t>
        </w:r>
      </w:hyperlink>
      <w:r w:rsidR="007D7F59">
        <w:rPr>
          <w:lang w:eastAsia="x-none"/>
        </w:rPr>
        <w:tab/>
        <w:t>Enhancement on multi-beam operation</w:t>
      </w:r>
      <w:r w:rsidR="007D7F59">
        <w:rPr>
          <w:lang w:eastAsia="x-none"/>
        </w:rPr>
        <w:tab/>
        <w:t>FUTUREWEI</w:t>
      </w:r>
    </w:p>
    <w:p w14:paraId="71387882" w14:textId="402A54DE" w:rsidR="007D7F59" w:rsidRDefault="001B5688" w:rsidP="007D7F59">
      <w:pPr>
        <w:rPr>
          <w:lang w:eastAsia="x-none"/>
        </w:rPr>
      </w:pPr>
      <w:hyperlink r:id="rId425" w:history="1">
        <w:r w:rsidR="000B5C49">
          <w:rPr>
            <w:rStyle w:val="Hyperlink"/>
            <w:lang w:eastAsia="x-none"/>
          </w:rPr>
          <w:t>R1-2203105</w:t>
        </w:r>
      </w:hyperlink>
      <w:r w:rsidR="007D7F59">
        <w:rPr>
          <w:lang w:eastAsia="x-none"/>
        </w:rPr>
        <w:tab/>
        <w:t>Remaining issues on multi-beam operation in Rel-17</w:t>
      </w:r>
      <w:r w:rsidR="007D7F59">
        <w:rPr>
          <w:lang w:eastAsia="x-none"/>
        </w:rPr>
        <w:tab/>
        <w:t>Huawei, HiSilicon</w:t>
      </w:r>
    </w:p>
    <w:p w14:paraId="1E741202" w14:textId="7E6D60AF" w:rsidR="007D7F59" w:rsidRDefault="001B5688" w:rsidP="007D7F59">
      <w:pPr>
        <w:rPr>
          <w:lang w:eastAsia="x-none"/>
        </w:rPr>
      </w:pPr>
      <w:hyperlink r:id="rId426" w:history="1">
        <w:r w:rsidR="000B5C49">
          <w:rPr>
            <w:rStyle w:val="Hyperlink"/>
            <w:lang w:eastAsia="x-none"/>
          </w:rPr>
          <w:t>R1-2203257</w:t>
        </w:r>
      </w:hyperlink>
      <w:r w:rsidR="007D7F59">
        <w:rPr>
          <w:lang w:eastAsia="x-none"/>
        </w:rPr>
        <w:tab/>
        <w:t>Remaining issues on multi-beam enhancements</w:t>
      </w:r>
      <w:r w:rsidR="007D7F59">
        <w:rPr>
          <w:lang w:eastAsia="x-none"/>
        </w:rPr>
        <w:tab/>
        <w:t>ZTE</w:t>
      </w:r>
    </w:p>
    <w:p w14:paraId="67282851" w14:textId="3A6D0008" w:rsidR="007D7F59" w:rsidRDefault="001B5688" w:rsidP="007D7F59">
      <w:pPr>
        <w:rPr>
          <w:lang w:eastAsia="x-none"/>
        </w:rPr>
      </w:pPr>
      <w:hyperlink r:id="rId427" w:history="1">
        <w:r w:rsidR="000B5C49">
          <w:rPr>
            <w:rStyle w:val="Hyperlink"/>
            <w:lang w:eastAsia="x-none"/>
          </w:rPr>
          <w:t>R1-2203301</w:t>
        </w:r>
      </w:hyperlink>
      <w:r w:rsidR="007D7F59">
        <w:rPr>
          <w:lang w:eastAsia="x-none"/>
        </w:rPr>
        <w:tab/>
        <w:t>Remaining issues on multi-beam enhancements</w:t>
      </w:r>
      <w:r w:rsidR="007D7F59">
        <w:rPr>
          <w:lang w:eastAsia="x-none"/>
        </w:rPr>
        <w:tab/>
        <w:t>Spreadtrum Communications</w:t>
      </w:r>
    </w:p>
    <w:p w14:paraId="0A9F98E6" w14:textId="0224B24B" w:rsidR="007D7F59" w:rsidRDefault="001B5688" w:rsidP="007D7F59">
      <w:pPr>
        <w:rPr>
          <w:lang w:eastAsia="x-none"/>
        </w:rPr>
      </w:pPr>
      <w:hyperlink r:id="rId428" w:history="1">
        <w:r w:rsidR="000B5C49">
          <w:rPr>
            <w:rStyle w:val="Hyperlink"/>
            <w:lang w:eastAsia="x-none"/>
          </w:rPr>
          <w:t>R1-2203421</w:t>
        </w:r>
      </w:hyperlink>
      <w:r w:rsidR="007D7F59">
        <w:rPr>
          <w:lang w:eastAsia="x-none"/>
        </w:rPr>
        <w:tab/>
        <w:t>Maintenance issues on Rel-17 multi-beam operation</w:t>
      </w:r>
      <w:r w:rsidR="007D7F59">
        <w:rPr>
          <w:lang w:eastAsia="x-none"/>
        </w:rPr>
        <w:tab/>
        <w:t>CATT</w:t>
      </w:r>
    </w:p>
    <w:p w14:paraId="27B9717E" w14:textId="33EDC2C1" w:rsidR="007D7F59" w:rsidRPr="007D7F59" w:rsidRDefault="001B5688" w:rsidP="007D7F59">
      <w:pPr>
        <w:rPr>
          <w:lang w:val="fr-FR" w:eastAsia="x-none"/>
        </w:rPr>
      </w:pPr>
      <w:hyperlink r:id="rId429" w:history="1">
        <w:r w:rsidR="000B5C49">
          <w:rPr>
            <w:rStyle w:val="Hyperlink"/>
            <w:lang w:val="fr-FR" w:eastAsia="x-none"/>
          </w:rPr>
          <w:t>R1-2203505</w:t>
        </w:r>
      </w:hyperlink>
      <w:r w:rsidR="007D7F59" w:rsidRPr="007D7F59">
        <w:rPr>
          <w:lang w:val="fr-FR" w:eastAsia="x-none"/>
        </w:rPr>
        <w:tab/>
        <w:t>Maintenance on multi-beam enhancement</w:t>
      </w:r>
      <w:r w:rsidR="007D7F59" w:rsidRPr="007D7F59">
        <w:rPr>
          <w:lang w:val="fr-FR" w:eastAsia="x-none"/>
        </w:rPr>
        <w:tab/>
        <w:t>vivo</w:t>
      </w:r>
    </w:p>
    <w:p w14:paraId="1043C29F" w14:textId="485C4CE6" w:rsidR="007D7F59" w:rsidRDefault="001B5688" w:rsidP="007D7F59">
      <w:pPr>
        <w:rPr>
          <w:lang w:eastAsia="x-none"/>
        </w:rPr>
      </w:pPr>
      <w:hyperlink r:id="rId430" w:history="1">
        <w:r w:rsidR="000B5C49">
          <w:rPr>
            <w:rStyle w:val="Hyperlink"/>
            <w:lang w:eastAsia="x-none"/>
          </w:rPr>
          <w:t>R1-2203673</w:t>
        </w:r>
      </w:hyperlink>
      <w:r w:rsidR="007D7F59">
        <w:rPr>
          <w:lang w:eastAsia="x-none"/>
        </w:rPr>
        <w:tab/>
        <w:t>Discussion on remaining issues on multi-beam operation</w:t>
      </w:r>
      <w:r w:rsidR="007D7F59">
        <w:rPr>
          <w:lang w:eastAsia="x-none"/>
        </w:rPr>
        <w:tab/>
        <w:t>NEC</w:t>
      </w:r>
    </w:p>
    <w:p w14:paraId="128E0B0E" w14:textId="03A23FA9" w:rsidR="007D7F59" w:rsidRDefault="001B5688" w:rsidP="007D7F59">
      <w:pPr>
        <w:rPr>
          <w:lang w:eastAsia="x-none"/>
        </w:rPr>
      </w:pPr>
      <w:hyperlink r:id="rId431" w:history="1">
        <w:r w:rsidR="000B5C49">
          <w:rPr>
            <w:rStyle w:val="Hyperlink"/>
            <w:lang w:eastAsia="x-none"/>
          </w:rPr>
          <w:t>R1-2203764</w:t>
        </w:r>
      </w:hyperlink>
      <w:r w:rsidR="007D7F59">
        <w:rPr>
          <w:lang w:eastAsia="x-none"/>
        </w:rPr>
        <w:tab/>
        <w:t>Maintenance of Enhancements on Multi-beam Operation</w:t>
      </w:r>
      <w:r w:rsidR="007D7F59">
        <w:rPr>
          <w:lang w:eastAsia="x-none"/>
        </w:rPr>
        <w:tab/>
        <w:t>Langbo</w:t>
      </w:r>
    </w:p>
    <w:p w14:paraId="6E4AE1E3" w14:textId="71154F9D" w:rsidR="007D7F59" w:rsidRDefault="001B5688" w:rsidP="007D7F59">
      <w:pPr>
        <w:rPr>
          <w:lang w:eastAsia="x-none"/>
        </w:rPr>
      </w:pPr>
      <w:hyperlink r:id="rId432" w:history="1">
        <w:r w:rsidR="000B5C49">
          <w:rPr>
            <w:rStyle w:val="Hyperlink"/>
            <w:lang w:eastAsia="x-none"/>
          </w:rPr>
          <w:t>R1-2203771</w:t>
        </w:r>
      </w:hyperlink>
      <w:r w:rsidR="007D7F59">
        <w:rPr>
          <w:lang w:eastAsia="x-none"/>
        </w:rPr>
        <w:tab/>
        <w:t>Remaining issues on multi-beam operation enhancement</w:t>
      </w:r>
      <w:r w:rsidR="007D7F59">
        <w:rPr>
          <w:lang w:eastAsia="x-none"/>
        </w:rPr>
        <w:tab/>
        <w:t>xiaomi</w:t>
      </w:r>
    </w:p>
    <w:p w14:paraId="49C8BE72" w14:textId="21DD0357" w:rsidR="007D7F59" w:rsidRDefault="001B5688" w:rsidP="007D7F59">
      <w:pPr>
        <w:rPr>
          <w:lang w:eastAsia="x-none"/>
        </w:rPr>
      </w:pPr>
      <w:hyperlink r:id="rId433" w:history="1">
        <w:r w:rsidR="000B5C49">
          <w:rPr>
            <w:rStyle w:val="Hyperlink"/>
            <w:lang w:eastAsia="x-none"/>
          </w:rPr>
          <w:t>R1-2203855</w:t>
        </w:r>
      </w:hyperlink>
      <w:r w:rsidR="007D7F59">
        <w:rPr>
          <w:lang w:eastAsia="x-none"/>
        </w:rPr>
        <w:tab/>
        <w:t>Maintenance on Rel-17 multi-beam</w:t>
      </w:r>
      <w:r w:rsidR="007D7F59">
        <w:rPr>
          <w:lang w:eastAsia="x-none"/>
        </w:rPr>
        <w:tab/>
        <w:t>Samsung</w:t>
      </w:r>
    </w:p>
    <w:p w14:paraId="353EF45B" w14:textId="6401AE7C" w:rsidR="007D7F59" w:rsidRDefault="001B5688" w:rsidP="007D7F59">
      <w:pPr>
        <w:rPr>
          <w:lang w:eastAsia="x-none"/>
        </w:rPr>
      </w:pPr>
      <w:hyperlink r:id="rId434" w:history="1">
        <w:r w:rsidR="000B5C49">
          <w:rPr>
            <w:rStyle w:val="Hyperlink"/>
            <w:lang w:eastAsia="x-none"/>
          </w:rPr>
          <w:t>R1-2203948</w:t>
        </w:r>
      </w:hyperlink>
      <w:r w:rsidR="007D7F59">
        <w:rPr>
          <w:lang w:eastAsia="x-none"/>
        </w:rPr>
        <w:tab/>
        <w:t>Remaining Issues of Enhancements on Multi-Beam Operation</w:t>
      </w:r>
      <w:r w:rsidR="007D7F59">
        <w:rPr>
          <w:lang w:eastAsia="x-none"/>
        </w:rPr>
        <w:tab/>
        <w:t>OPPO</w:t>
      </w:r>
    </w:p>
    <w:p w14:paraId="4B3111D6" w14:textId="39230B4F" w:rsidR="007D7F59" w:rsidRDefault="001B5688" w:rsidP="007D7F59">
      <w:pPr>
        <w:rPr>
          <w:lang w:eastAsia="x-none"/>
        </w:rPr>
      </w:pPr>
      <w:hyperlink r:id="rId435" w:history="1">
        <w:r w:rsidR="000B5C49">
          <w:rPr>
            <w:rStyle w:val="Hyperlink"/>
            <w:lang w:eastAsia="x-none"/>
          </w:rPr>
          <w:t>R1-2204031</w:t>
        </w:r>
      </w:hyperlink>
      <w:r w:rsidR="007D7F59">
        <w:rPr>
          <w:lang w:eastAsia="x-none"/>
        </w:rPr>
        <w:tab/>
        <w:t>Maintenance of multi-beam enhancements</w:t>
      </w:r>
      <w:r w:rsidR="007D7F59">
        <w:rPr>
          <w:lang w:eastAsia="x-none"/>
        </w:rPr>
        <w:tab/>
        <w:t>Ericsson</w:t>
      </w:r>
    </w:p>
    <w:p w14:paraId="34862339" w14:textId="758D6964" w:rsidR="007D7F59" w:rsidRDefault="001B5688" w:rsidP="007D7F59">
      <w:pPr>
        <w:rPr>
          <w:lang w:eastAsia="x-none"/>
        </w:rPr>
      </w:pPr>
      <w:hyperlink r:id="rId436" w:history="1">
        <w:r w:rsidR="000B5C49">
          <w:rPr>
            <w:rStyle w:val="Hyperlink"/>
            <w:lang w:eastAsia="x-none"/>
          </w:rPr>
          <w:t>R1-2204137</w:t>
        </w:r>
      </w:hyperlink>
      <w:r w:rsidR="007D7F59">
        <w:rPr>
          <w:lang w:eastAsia="x-none"/>
        </w:rPr>
        <w:tab/>
        <w:t>Text proposal on multi-beam operation</w:t>
      </w:r>
      <w:r w:rsidR="007D7F59">
        <w:rPr>
          <w:lang w:eastAsia="x-none"/>
        </w:rPr>
        <w:tab/>
        <w:t>LG Electronics</w:t>
      </w:r>
    </w:p>
    <w:p w14:paraId="19020B70" w14:textId="19F3E6CA" w:rsidR="007D7F59" w:rsidRDefault="001B5688" w:rsidP="007D7F59">
      <w:pPr>
        <w:rPr>
          <w:lang w:eastAsia="x-none"/>
        </w:rPr>
      </w:pPr>
      <w:hyperlink r:id="rId437" w:history="1">
        <w:r w:rsidR="000B5C49">
          <w:rPr>
            <w:rStyle w:val="Hyperlink"/>
            <w:lang w:eastAsia="x-none"/>
          </w:rPr>
          <w:t>R1-2204169</w:t>
        </w:r>
      </w:hyperlink>
      <w:r w:rsidR="007D7F59">
        <w:rPr>
          <w:lang w:eastAsia="x-none"/>
        </w:rPr>
        <w:tab/>
        <w:t>Remaining issues on muiti-beam operation</w:t>
      </w:r>
      <w:r w:rsidR="007D7F59">
        <w:rPr>
          <w:lang w:eastAsia="x-none"/>
        </w:rPr>
        <w:tab/>
        <w:t>Lenovo</w:t>
      </w:r>
    </w:p>
    <w:p w14:paraId="7E7D9755" w14:textId="58C521DC" w:rsidR="007D7F59" w:rsidRDefault="001B5688" w:rsidP="007D7F59">
      <w:pPr>
        <w:rPr>
          <w:lang w:eastAsia="x-none"/>
        </w:rPr>
      </w:pPr>
      <w:hyperlink r:id="rId438" w:history="1">
        <w:r w:rsidR="000B5C49">
          <w:rPr>
            <w:rStyle w:val="Hyperlink"/>
            <w:lang w:eastAsia="x-none"/>
          </w:rPr>
          <w:t>R1-2204192</w:t>
        </w:r>
      </w:hyperlink>
      <w:r w:rsidR="007D7F59">
        <w:rPr>
          <w:lang w:eastAsia="x-none"/>
        </w:rPr>
        <w:tab/>
        <w:t>Maintenance issue of unified TCI power control</w:t>
      </w:r>
      <w:r w:rsidR="007D7F59">
        <w:rPr>
          <w:lang w:eastAsia="x-none"/>
        </w:rPr>
        <w:tab/>
        <w:t>ASUSTeK</w:t>
      </w:r>
    </w:p>
    <w:p w14:paraId="33239B4E" w14:textId="7476C2C1" w:rsidR="007D7F59" w:rsidRDefault="001B5688" w:rsidP="007D7F59">
      <w:pPr>
        <w:rPr>
          <w:lang w:eastAsia="x-none"/>
        </w:rPr>
      </w:pPr>
      <w:hyperlink r:id="rId439" w:history="1">
        <w:r w:rsidR="000B5C49">
          <w:rPr>
            <w:rStyle w:val="Hyperlink"/>
            <w:lang w:eastAsia="x-none"/>
          </w:rPr>
          <w:t>R1-2204199</w:t>
        </w:r>
      </w:hyperlink>
      <w:r w:rsidR="007D7F59">
        <w:rPr>
          <w:lang w:eastAsia="x-none"/>
        </w:rPr>
        <w:tab/>
        <w:t>Remaining Issues on Beam Management Enhancement</w:t>
      </w:r>
      <w:r w:rsidR="007D7F59">
        <w:rPr>
          <w:lang w:eastAsia="x-none"/>
        </w:rPr>
        <w:tab/>
        <w:t>Apple</w:t>
      </w:r>
    </w:p>
    <w:p w14:paraId="7809C9E3" w14:textId="32CC1540" w:rsidR="007D7F59" w:rsidRDefault="001B5688" w:rsidP="007D7F59">
      <w:pPr>
        <w:rPr>
          <w:lang w:eastAsia="x-none"/>
        </w:rPr>
      </w:pPr>
      <w:hyperlink r:id="rId440" w:history="1">
        <w:r w:rsidR="000B5C49">
          <w:rPr>
            <w:rStyle w:val="Hyperlink"/>
            <w:lang w:eastAsia="x-none"/>
          </w:rPr>
          <w:t>R1-2204274</w:t>
        </w:r>
      </w:hyperlink>
      <w:r w:rsidR="007D7F59">
        <w:rPr>
          <w:lang w:eastAsia="x-none"/>
        </w:rPr>
        <w:tab/>
        <w:t>Remaining issues of enhancements on multi-beam operation</w:t>
      </w:r>
      <w:r w:rsidR="007D7F59">
        <w:rPr>
          <w:lang w:eastAsia="x-none"/>
        </w:rPr>
        <w:tab/>
        <w:t>CMCC</w:t>
      </w:r>
    </w:p>
    <w:p w14:paraId="2A92FF67" w14:textId="6A4975B0" w:rsidR="007D7F59" w:rsidRDefault="001B5688" w:rsidP="007D7F59">
      <w:pPr>
        <w:rPr>
          <w:lang w:eastAsia="x-none"/>
        </w:rPr>
      </w:pPr>
      <w:hyperlink r:id="rId441" w:history="1">
        <w:r w:rsidR="000B5C49">
          <w:rPr>
            <w:rStyle w:val="Hyperlink"/>
            <w:lang w:eastAsia="x-none"/>
          </w:rPr>
          <w:t>R1-2204335</w:t>
        </w:r>
      </w:hyperlink>
      <w:r w:rsidR="007D7F59">
        <w:rPr>
          <w:lang w:eastAsia="x-none"/>
        </w:rPr>
        <w:tab/>
        <w:t>Remaining issues on multi-beam operation</w:t>
      </w:r>
      <w:r w:rsidR="007D7F59">
        <w:rPr>
          <w:lang w:eastAsia="x-none"/>
        </w:rPr>
        <w:tab/>
        <w:t>NTT DOCOMO, INC.</w:t>
      </w:r>
    </w:p>
    <w:p w14:paraId="1F40EBF2" w14:textId="1D6FF01D" w:rsidR="007D7F59" w:rsidRDefault="001B5688" w:rsidP="007D7F59">
      <w:pPr>
        <w:rPr>
          <w:lang w:eastAsia="x-none"/>
        </w:rPr>
      </w:pPr>
      <w:hyperlink r:id="rId442" w:history="1">
        <w:r w:rsidR="000B5C49">
          <w:rPr>
            <w:rStyle w:val="Hyperlink"/>
            <w:lang w:eastAsia="x-none"/>
          </w:rPr>
          <w:t>R1-2204535</w:t>
        </w:r>
      </w:hyperlink>
      <w:r w:rsidR="007D7F59">
        <w:rPr>
          <w:lang w:eastAsia="x-none"/>
        </w:rPr>
        <w:tab/>
        <w:t>Maintenance of enhancements on Multi-beam Operation</w:t>
      </w:r>
      <w:r w:rsidR="007D7F59">
        <w:rPr>
          <w:lang w:eastAsia="x-none"/>
        </w:rPr>
        <w:tab/>
        <w:t>Nokia, Nokia Shanghai Bell</w:t>
      </w:r>
    </w:p>
    <w:p w14:paraId="18A85F29" w14:textId="6E648575" w:rsidR="007D7F59" w:rsidRDefault="001B5688" w:rsidP="007D7F59">
      <w:pPr>
        <w:rPr>
          <w:lang w:eastAsia="x-none"/>
        </w:rPr>
      </w:pPr>
      <w:hyperlink r:id="rId443" w:history="1">
        <w:r w:rsidR="000B5C49">
          <w:rPr>
            <w:rStyle w:val="Hyperlink"/>
            <w:lang w:eastAsia="x-none"/>
          </w:rPr>
          <w:t>R1-2204680</w:t>
        </w:r>
      </w:hyperlink>
      <w:r w:rsidR="007D7F59">
        <w:rPr>
          <w:lang w:eastAsia="x-none"/>
        </w:rPr>
        <w:tab/>
        <w:t>Maintenance of enhancements on multi-beam operation</w:t>
      </w:r>
      <w:r w:rsidR="007D7F59">
        <w:rPr>
          <w:lang w:eastAsia="x-none"/>
        </w:rPr>
        <w:tab/>
        <w:t>Google Inc.</w:t>
      </w:r>
    </w:p>
    <w:p w14:paraId="0E575CDF" w14:textId="793D46A8" w:rsidR="007D7F59" w:rsidRDefault="001B5688" w:rsidP="007D7F59">
      <w:pPr>
        <w:rPr>
          <w:lang w:eastAsia="x-none"/>
        </w:rPr>
      </w:pPr>
      <w:hyperlink r:id="rId444" w:history="1">
        <w:r w:rsidR="000B5C49">
          <w:rPr>
            <w:rStyle w:val="Hyperlink"/>
            <w:lang w:eastAsia="x-none"/>
          </w:rPr>
          <w:t>R1-2204682</w:t>
        </w:r>
      </w:hyperlink>
      <w:r w:rsidR="007D7F59">
        <w:rPr>
          <w:lang w:eastAsia="x-none"/>
        </w:rPr>
        <w:tab/>
        <w:t>Maintenance of Rel-17 multi-beam operation</w:t>
      </w:r>
      <w:r w:rsidR="007D7F59">
        <w:rPr>
          <w:lang w:eastAsia="x-none"/>
        </w:rPr>
        <w:tab/>
        <w:t>MediaTek Inc.</w:t>
      </w:r>
    </w:p>
    <w:p w14:paraId="48929A99" w14:textId="0F524EB4" w:rsidR="007D7F59" w:rsidRDefault="001B5688" w:rsidP="007D7F59">
      <w:pPr>
        <w:rPr>
          <w:lang w:eastAsia="x-none"/>
        </w:rPr>
      </w:pPr>
      <w:hyperlink r:id="rId445" w:history="1">
        <w:r w:rsidR="000B5C49">
          <w:rPr>
            <w:rStyle w:val="Hyperlink"/>
            <w:lang w:eastAsia="x-none"/>
          </w:rPr>
          <w:t>R1-2204763</w:t>
        </w:r>
      </w:hyperlink>
      <w:r w:rsidR="007D7F59">
        <w:rPr>
          <w:lang w:eastAsia="x-none"/>
        </w:rPr>
        <w:tab/>
        <w:t>Enhancements on Multi-Beam Operations</w:t>
      </w:r>
      <w:r w:rsidR="007D7F59">
        <w:rPr>
          <w:lang w:eastAsia="x-none"/>
        </w:rPr>
        <w:tab/>
        <w:t>Intel Corporation</w:t>
      </w:r>
    </w:p>
    <w:p w14:paraId="3B41B347" w14:textId="69259014" w:rsidR="007D7F59" w:rsidRDefault="001B5688" w:rsidP="007D7F59">
      <w:pPr>
        <w:rPr>
          <w:lang w:eastAsia="x-none"/>
        </w:rPr>
      </w:pPr>
      <w:hyperlink r:id="rId446" w:history="1">
        <w:r w:rsidR="000B5C49">
          <w:rPr>
            <w:rStyle w:val="Hyperlink"/>
            <w:lang w:eastAsia="x-none"/>
          </w:rPr>
          <w:t>R1-2204976</w:t>
        </w:r>
      </w:hyperlink>
      <w:r w:rsidR="007D7F59">
        <w:rPr>
          <w:lang w:eastAsia="x-none"/>
        </w:rPr>
        <w:tab/>
        <w:t>Enhancements on Multi-beam Operation</w:t>
      </w:r>
      <w:r w:rsidR="007D7F59">
        <w:rPr>
          <w:lang w:eastAsia="x-none"/>
        </w:rPr>
        <w:tab/>
        <w:t>Qualcomm Incorporated</w:t>
      </w:r>
    </w:p>
    <w:p w14:paraId="7A70120A" w14:textId="3870FE12" w:rsidR="003B6EDB" w:rsidRDefault="003B6EDB" w:rsidP="007D7F59">
      <w:pPr>
        <w:rPr>
          <w:lang w:eastAsia="x-none"/>
        </w:rPr>
      </w:pPr>
    </w:p>
    <w:p w14:paraId="4E0E5705" w14:textId="77777777" w:rsidR="003B6EDB" w:rsidRPr="00C91197" w:rsidRDefault="003B6EDB" w:rsidP="003B6EDB">
      <w:pPr>
        <w:rPr>
          <w:lang w:eastAsia="x-none"/>
        </w:rPr>
      </w:pPr>
      <w:r w:rsidRPr="00C91197">
        <w:rPr>
          <w:lang w:eastAsia="x-none"/>
        </w:rPr>
        <w:t>[109-e-R17-MIMO-02] – Bo (ZTE)</w:t>
      </w:r>
    </w:p>
    <w:p w14:paraId="7F17C98B" w14:textId="52352AFE" w:rsidR="003B6EDB" w:rsidRPr="00C91197" w:rsidRDefault="003B6EDB" w:rsidP="003B6EDB">
      <w:pPr>
        <w:rPr>
          <w:lang w:eastAsia="x-none"/>
        </w:rPr>
      </w:pPr>
      <w:r w:rsidRPr="00C91197">
        <w:rPr>
          <w:lang w:eastAsia="x-none"/>
        </w:rPr>
        <w:t xml:space="preserve">Maintenance on beam management (description of issues in </w:t>
      </w:r>
      <w:hyperlink r:id="rId447" w:history="1">
        <w:r w:rsidR="000B5C49">
          <w:rPr>
            <w:rStyle w:val="Hyperlink"/>
            <w:lang w:eastAsia="x-none"/>
          </w:rPr>
          <w:t>R1-2205130</w:t>
        </w:r>
      </w:hyperlink>
      <w:r w:rsidRPr="00C91197">
        <w:rPr>
          <w:lang w:eastAsia="x-none"/>
        </w:rPr>
        <w:t>)</w:t>
      </w:r>
    </w:p>
    <w:p w14:paraId="4E9BC6F7" w14:textId="77777777" w:rsidR="003B6EDB" w:rsidRPr="00C91197" w:rsidRDefault="003B6EDB" w:rsidP="003B6EDB">
      <w:pPr>
        <w:numPr>
          <w:ilvl w:val="0"/>
          <w:numId w:val="64"/>
        </w:numPr>
        <w:rPr>
          <w:lang w:eastAsia="x-none"/>
        </w:rPr>
      </w:pPr>
      <w:r w:rsidRPr="00C91197">
        <w:rPr>
          <w:lang w:eastAsia="x-none"/>
        </w:rPr>
        <w:t>Issues 1-1, 1-2, 1-7, 1-14, 1-15, 1-20, 1-30, 2-2, 2-3, 2-7, 3-1, 3-3, 3-4, 3-5, 3-7, 3-10, 4-2 by May 18</w:t>
      </w:r>
    </w:p>
    <w:p w14:paraId="492CDA1B" w14:textId="77777777" w:rsidR="003B6EDB" w:rsidRPr="00C91197" w:rsidRDefault="003B6EDB" w:rsidP="003B6EDB">
      <w:pPr>
        <w:numPr>
          <w:ilvl w:val="0"/>
          <w:numId w:val="64"/>
        </w:numPr>
        <w:rPr>
          <w:lang w:eastAsia="x-none"/>
        </w:rPr>
      </w:pPr>
      <w:r w:rsidRPr="00C91197">
        <w:rPr>
          <w:lang w:eastAsia="x-none"/>
        </w:rPr>
        <w:t>Editorial Issues: 1-5, 1-6, 1-11, 1-13, 1-19, 1-31, 2-4, 2-5, 2-8, 3-8, 3-11, 4-1 by May 11</w:t>
      </w:r>
    </w:p>
    <w:p w14:paraId="506E9783" w14:textId="308A71D7" w:rsidR="003B6EDB" w:rsidRDefault="001B5688" w:rsidP="003B6EDB">
      <w:pPr>
        <w:rPr>
          <w:lang w:eastAsia="x-none"/>
        </w:rPr>
      </w:pPr>
      <w:hyperlink r:id="rId448" w:history="1">
        <w:r w:rsidR="000B5C49">
          <w:rPr>
            <w:rStyle w:val="Hyperlink"/>
            <w:lang w:eastAsia="x-none"/>
          </w:rPr>
          <w:t>R1-2205315</w:t>
        </w:r>
      </w:hyperlink>
      <w:r w:rsidR="003B6EDB">
        <w:rPr>
          <w:lang w:eastAsia="x-none"/>
        </w:rPr>
        <w:tab/>
        <w:t>Moderator Summary #0 for Maintenance on Rel-17 Multi-Beam</w:t>
      </w:r>
      <w:r w:rsidR="003B6EDB">
        <w:rPr>
          <w:lang w:eastAsia="x-none"/>
        </w:rPr>
        <w:tab/>
        <w:t>Moderator (ZTE)</w:t>
      </w:r>
    </w:p>
    <w:p w14:paraId="3DB761AC" w14:textId="24C9CA3C" w:rsidR="003B6EDB" w:rsidRPr="00C91197" w:rsidRDefault="001B5688" w:rsidP="003B6EDB">
      <w:pPr>
        <w:rPr>
          <w:b/>
          <w:bCs/>
          <w:lang w:eastAsia="x-none"/>
        </w:rPr>
      </w:pPr>
      <w:hyperlink r:id="rId449" w:history="1">
        <w:r w:rsidR="000B5C49">
          <w:rPr>
            <w:rStyle w:val="Hyperlink"/>
            <w:b/>
            <w:bCs/>
            <w:lang w:eastAsia="x-none"/>
          </w:rPr>
          <w:t>R1-2205316</w:t>
        </w:r>
      </w:hyperlink>
      <w:r w:rsidR="003B6EDB" w:rsidRPr="00C91197">
        <w:rPr>
          <w:b/>
          <w:bCs/>
          <w:lang w:eastAsia="x-none"/>
        </w:rPr>
        <w:tab/>
        <w:t>Endorsed TPs for Maintenance on Rel-17 Multi-Beam</w:t>
      </w:r>
      <w:r w:rsidR="003B6EDB" w:rsidRPr="00C91197">
        <w:rPr>
          <w:b/>
          <w:bCs/>
          <w:lang w:eastAsia="x-none"/>
        </w:rPr>
        <w:tab/>
        <w:t>Moderator (ZTE)</w:t>
      </w:r>
    </w:p>
    <w:p w14:paraId="3650FD97" w14:textId="234A48C1" w:rsidR="00C91197" w:rsidRDefault="00C91197" w:rsidP="003B6EDB">
      <w:pPr>
        <w:rPr>
          <w:lang w:eastAsia="x-none"/>
        </w:rPr>
      </w:pPr>
      <w:r w:rsidRPr="00C91197">
        <w:rPr>
          <w:b/>
          <w:bCs/>
          <w:lang w:eastAsia="x-none"/>
        </w:rPr>
        <w:t>Decision:</w:t>
      </w:r>
      <w:r>
        <w:rPr>
          <w:lang w:eastAsia="x-none"/>
        </w:rPr>
        <w:t xml:space="preserve"> As per email decision posted on May 11</w:t>
      </w:r>
      <w:r w:rsidRPr="00C91197">
        <w:rPr>
          <w:vertAlign w:val="superscript"/>
          <w:lang w:eastAsia="x-none"/>
        </w:rPr>
        <w:t>th</w:t>
      </w:r>
      <w:r>
        <w:rPr>
          <w:lang w:eastAsia="x-none"/>
        </w:rPr>
        <w:t>,</w:t>
      </w:r>
    </w:p>
    <w:p w14:paraId="37120803" w14:textId="77777777" w:rsidR="00C91197" w:rsidRPr="00E3417F" w:rsidRDefault="00C91197" w:rsidP="00C91197">
      <w:pPr>
        <w:rPr>
          <w:rFonts w:eastAsia="Malgun Gothic"/>
          <w:lang w:val="en-US" w:eastAsia="ko-KR"/>
        </w:rPr>
      </w:pPr>
      <w:r w:rsidRPr="00E3417F">
        <w:rPr>
          <w:highlight w:val="green"/>
        </w:rPr>
        <w:lastRenderedPageBreak/>
        <w:t>Agreement</w:t>
      </w:r>
    </w:p>
    <w:p w14:paraId="49CA239F" w14:textId="0AF397F1" w:rsidR="00C91197" w:rsidRDefault="00C91197" w:rsidP="00C91197">
      <w:r w:rsidRPr="00E3417F">
        <w:t xml:space="preserve">The </w:t>
      </w:r>
      <w:r>
        <w:t>text proposals</w:t>
      </w:r>
      <w:r w:rsidRPr="00E3417F">
        <w:t xml:space="preserve"> 1-5</w:t>
      </w:r>
      <w:r w:rsidR="00CC5107">
        <w:t xml:space="preserve"> (</w:t>
      </w:r>
      <w:r w:rsidR="00CC5107" w:rsidRPr="00E82DE7">
        <w:t>TS 38.213</w:t>
      </w:r>
      <w:r w:rsidR="00CC5107">
        <w:t>)</w:t>
      </w:r>
      <w:r w:rsidRPr="00E3417F">
        <w:t>, 1-13</w:t>
      </w:r>
      <w:r w:rsidR="00CC5107">
        <w:t xml:space="preserve"> (</w:t>
      </w:r>
      <w:r w:rsidR="00CC5107" w:rsidRPr="00E82DE7">
        <w:t>TS 38.213</w:t>
      </w:r>
      <w:r w:rsidR="00CC5107">
        <w:t>)</w:t>
      </w:r>
      <w:r w:rsidRPr="00E3417F">
        <w:t>, 1-19</w:t>
      </w:r>
      <w:r w:rsidR="00CC5107">
        <w:t xml:space="preserve"> (</w:t>
      </w:r>
      <w:r w:rsidR="00CC5107" w:rsidRPr="00E82DE7">
        <w:t>TS 38.213</w:t>
      </w:r>
      <w:r w:rsidR="00CC5107">
        <w:t>)</w:t>
      </w:r>
      <w:r w:rsidRPr="00E3417F">
        <w:t>, 2-4</w:t>
      </w:r>
      <w:r w:rsidR="00CC5107">
        <w:t xml:space="preserve"> (</w:t>
      </w:r>
      <w:r w:rsidR="00CC5107" w:rsidRPr="00E82DE7">
        <w:t>TS 38.21</w:t>
      </w:r>
      <w:r w:rsidR="00CC5107">
        <w:t>4)</w:t>
      </w:r>
      <w:r w:rsidRPr="00E3417F">
        <w:t>, 2-5</w:t>
      </w:r>
      <w:r w:rsidR="00CC5107">
        <w:t xml:space="preserve"> (</w:t>
      </w:r>
      <w:r w:rsidR="00CC5107" w:rsidRPr="00E82DE7">
        <w:t>TS 38.21</w:t>
      </w:r>
      <w:r w:rsidR="00CC5107">
        <w:t>4)</w:t>
      </w:r>
      <w:r w:rsidRPr="00E3417F">
        <w:t>, 2-8</w:t>
      </w:r>
      <w:r w:rsidR="00CC5107">
        <w:t xml:space="preserve"> (</w:t>
      </w:r>
      <w:r w:rsidR="00CC5107" w:rsidRPr="00E82DE7">
        <w:t>TS 38.21</w:t>
      </w:r>
      <w:r w:rsidR="00CC5107">
        <w:t>4)</w:t>
      </w:r>
      <w:r w:rsidRPr="00E3417F">
        <w:t>, 4-1</w:t>
      </w:r>
      <w:r w:rsidR="00CC5107">
        <w:t xml:space="preserve"> (</w:t>
      </w:r>
      <w:r w:rsidR="00CC5107" w:rsidRPr="00E82DE7">
        <w:t>TS 38.21</w:t>
      </w:r>
      <w:r w:rsidR="00CC5107">
        <w:t>4)</w:t>
      </w:r>
      <w:r w:rsidRPr="00E3417F">
        <w:t xml:space="preserve"> in </w:t>
      </w:r>
      <w:hyperlink r:id="rId450" w:history="1">
        <w:r w:rsidR="000B5C49">
          <w:rPr>
            <w:rStyle w:val="Hyperlink"/>
          </w:rPr>
          <w:t>R1-2205316</w:t>
        </w:r>
      </w:hyperlink>
      <w:r w:rsidRPr="00E3417F">
        <w:t xml:space="preserve"> </w:t>
      </w:r>
      <w:r>
        <w:t xml:space="preserve">for editorial correction </w:t>
      </w:r>
      <w:r w:rsidRPr="00E3417F">
        <w:t>are endorsed for the editors’ CRs.</w:t>
      </w:r>
    </w:p>
    <w:p w14:paraId="6AC55E01" w14:textId="6D0D5CAF" w:rsidR="00C91197" w:rsidRDefault="00C91197" w:rsidP="00C91197"/>
    <w:p w14:paraId="6B5AD443" w14:textId="60163B98" w:rsidR="00CC5107" w:rsidRDefault="00CC5107" w:rsidP="00CC5107">
      <w:pPr>
        <w:rPr>
          <w:lang w:eastAsia="x-none"/>
        </w:rPr>
      </w:pPr>
      <w:r w:rsidRPr="00C91197">
        <w:rPr>
          <w:b/>
          <w:bCs/>
          <w:lang w:eastAsia="x-none"/>
        </w:rPr>
        <w:t>Decision:</w:t>
      </w:r>
      <w:r>
        <w:rPr>
          <w:lang w:eastAsia="x-none"/>
        </w:rPr>
        <w:t xml:space="preserve"> As per email decision posted on May 14</w:t>
      </w:r>
      <w:r w:rsidRPr="00C91197">
        <w:rPr>
          <w:vertAlign w:val="superscript"/>
          <w:lang w:eastAsia="x-none"/>
        </w:rPr>
        <w:t>th</w:t>
      </w:r>
      <w:r>
        <w:rPr>
          <w:lang w:eastAsia="x-none"/>
        </w:rPr>
        <w:t>,</w:t>
      </w:r>
    </w:p>
    <w:p w14:paraId="3E7FB65B" w14:textId="77777777" w:rsidR="00CC5107" w:rsidRDefault="00CC5107" w:rsidP="002126FC">
      <w:pPr>
        <w:rPr>
          <w:lang w:val="en-US" w:eastAsia="en-GB"/>
        </w:rPr>
      </w:pPr>
      <w:r>
        <w:rPr>
          <w:highlight w:val="green"/>
          <w:lang w:val="en-US"/>
        </w:rPr>
        <w:t>Agreement</w:t>
      </w:r>
    </w:p>
    <w:p w14:paraId="44839E7F" w14:textId="6601EFE6" w:rsidR="00CC5107" w:rsidRDefault="00CC5107" w:rsidP="002126FC">
      <w:pPr>
        <w:rPr>
          <w:lang w:val="en-US"/>
        </w:rPr>
      </w:pPr>
      <w:r>
        <w:rPr>
          <w:lang w:val="en-US"/>
        </w:rPr>
        <w:t xml:space="preserve">The following text proposal </w:t>
      </w:r>
      <w:r w:rsidR="00795F06">
        <w:rPr>
          <w:lang w:val="en-US"/>
        </w:rPr>
        <w:t>(</w:t>
      </w:r>
      <w:r w:rsidR="00795F06" w:rsidRPr="00795F06">
        <w:rPr>
          <w:u w:val="single"/>
          <w:lang w:val="en-US"/>
        </w:rPr>
        <w:t>also included in</w:t>
      </w:r>
      <w:r w:rsidR="00795F06" w:rsidRPr="00795F06">
        <w:rPr>
          <w:u w:val="single"/>
        </w:rPr>
        <w:t xml:space="preserve"> </w:t>
      </w:r>
      <w:hyperlink r:id="rId451" w:history="1">
        <w:r w:rsidR="000B5C49">
          <w:rPr>
            <w:rStyle w:val="Hyperlink"/>
          </w:rPr>
          <w:t>R1-2205316</w:t>
        </w:r>
      </w:hyperlink>
      <w:r w:rsidR="00795F06">
        <w:t>)</w:t>
      </w:r>
      <w:r w:rsidR="00795F06">
        <w:rPr>
          <w:lang w:val="en-US"/>
        </w:rPr>
        <w:t xml:space="preserve"> </w:t>
      </w:r>
      <w:r>
        <w:rPr>
          <w:lang w:val="en-US"/>
        </w:rPr>
        <w:t>for TS38.214 is endorsed for the editor’s CR.</w:t>
      </w:r>
    </w:p>
    <w:p w14:paraId="4C86FECA" w14:textId="1EA0A7C3" w:rsidR="002126FC" w:rsidRPr="002126FC" w:rsidRDefault="002126FC" w:rsidP="002126FC">
      <w:pPr>
        <w:rPr>
          <w:color w:val="FF0000"/>
          <w:lang w:val="en-US"/>
        </w:rPr>
      </w:pPr>
      <w:r w:rsidRPr="002126FC">
        <w:rPr>
          <w:color w:val="FF0000"/>
          <w:lang w:val="en-US"/>
        </w:rPr>
        <w:t>---------- Start of TP ----------</w:t>
      </w:r>
    </w:p>
    <w:p w14:paraId="08643506" w14:textId="2B0E8307" w:rsidR="00CC5107" w:rsidRPr="00795F06" w:rsidRDefault="00CC5107" w:rsidP="00795F06">
      <w:pPr>
        <w:pStyle w:val="NormalWeb"/>
        <w:shd w:val="clear" w:color="auto" w:fill="FFFFFF"/>
        <w:spacing w:before="0" w:beforeAutospacing="0" w:after="0" w:afterAutospacing="0" w:line="315" w:lineRule="atLeast"/>
        <w:rPr>
          <w:rFonts w:ascii="Times New Roman" w:hAnsi="Times New Roman" w:cs="Times New Roman"/>
          <w:color w:val="auto"/>
          <w:sz w:val="16"/>
          <w:szCs w:val="16"/>
        </w:rPr>
      </w:pPr>
      <w:r w:rsidRPr="00795F06">
        <w:rPr>
          <w:rStyle w:val="Strong"/>
          <w:sz w:val="16"/>
          <w:szCs w:val="16"/>
        </w:rPr>
        <w:t>5.1.5</w:t>
      </w:r>
      <w:r w:rsidR="002126FC" w:rsidRPr="00795F06">
        <w:rPr>
          <w:rStyle w:val="Strong"/>
          <w:sz w:val="16"/>
          <w:szCs w:val="16"/>
        </w:rPr>
        <w:tab/>
      </w:r>
      <w:r w:rsidRPr="00795F06">
        <w:rPr>
          <w:rStyle w:val="Strong"/>
          <w:sz w:val="16"/>
          <w:szCs w:val="16"/>
        </w:rPr>
        <w:t>Antenna ports quasi co-location</w:t>
      </w:r>
    </w:p>
    <w:p w14:paraId="0752D437" w14:textId="77777777" w:rsidR="00CC5107" w:rsidRPr="002126FC" w:rsidRDefault="00CC5107" w:rsidP="00795F06">
      <w:pPr>
        <w:pStyle w:val="NormalWeb"/>
        <w:shd w:val="clear" w:color="auto" w:fill="FFFFFF"/>
        <w:spacing w:before="0" w:beforeAutospacing="0" w:after="0" w:afterAutospacing="0" w:line="315" w:lineRule="atLeast"/>
        <w:rPr>
          <w:sz w:val="16"/>
          <w:szCs w:val="16"/>
        </w:rPr>
      </w:pPr>
      <w:r w:rsidRPr="002126FC">
        <w:rPr>
          <w:sz w:val="16"/>
          <w:szCs w:val="16"/>
          <w:bdr w:val="none" w:sz="0" w:space="0" w:color="auto" w:frame="1"/>
        </w:rPr>
        <w:t>The UE receives an   activation command, as described in clause </w:t>
      </w:r>
      <w:hyperlink r:id="rId452" w:tgtFrame="_blank" w:history="1">
        <w:r w:rsidRPr="002126FC">
          <w:rPr>
            <w:rStyle w:val="Hyperlink"/>
            <w:color w:val="000000"/>
            <w:sz w:val="16"/>
            <w:szCs w:val="16"/>
            <w:bdr w:val="none" w:sz="0" w:space="0" w:color="auto" w:frame="1"/>
          </w:rPr>
          <w:t>6.1.3.14</w:t>
        </w:r>
      </w:hyperlink>
      <w:r w:rsidRPr="002126FC">
        <w:rPr>
          <w:sz w:val="16"/>
          <w:szCs w:val="16"/>
          <w:bdr w:val="none" w:sz="0" w:space="0" w:color="auto" w:frame="1"/>
        </w:rPr>
        <w:t> of [10, TS 38.321] or 6.1.3.x of [10, TS   38.321], used to map up to 8 TCI states and/or pairs of TCI states, with one   TCI state for DL channels/signals and one TCI state for UL channels/signals   to the codepoints of the DCI field </w:t>
      </w:r>
      <w:r w:rsidRPr="002126FC">
        <w:rPr>
          <w:rStyle w:val="Emphasis"/>
          <w:sz w:val="16"/>
          <w:szCs w:val="16"/>
          <w:bdr w:val="none" w:sz="0" w:space="0" w:color="auto" w:frame="1"/>
        </w:rPr>
        <w:t>'Transmission Configuration   Indication'</w:t>
      </w:r>
      <w:r w:rsidRPr="002126FC">
        <w:rPr>
          <w:sz w:val="16"/>
          <w:szCs w:val="16"/>
          <w:bdr w:val="none" w:sz="0" w:space="0" w:color="auto" w:frame="1"/>
        </w:rPr>
        <w:t> for one or for a set of CCs /DL BWPs , and if   applicable, for one or for a set of CCs /UL BWPs . When a set of TCI state   IDs are activated for a set of CCs /DL BWPs and if applicable, for a set of   CCs /UL BWPs , where the applicable list of CCs is determined by the   indicated CC in the activation command, the same set of TCI state IDs are   applied for all DL and/or UL BWPs in the indicated CCs . </w:t>
      </w:r>
      <w:r w:rsidRPr="002126FC">
        <w:rPr>
          <w:color w:val="FF0000"/>
          <w:sz w:val="16"/>
          <w:szCs w:val="16"/>
          <w:bdr w:val="none" w:sz="0" w:space="0" w:color="auto" w:frame="1"/>
        </w:rPr>
        <w:t>If the activation command maps </w:t>
      </w:r>
      <w:r w:rsidRPr="002126FC">
        <w:rPr>
          <w:rStyle w:val="Emphasis"/>
          <w:color w:val="FF0000"/>
          <w:sz w:val="16"/>
          <w:szCs w:val="16"/>
          <w:bdr w:val="none" w:sz="0" w:space="0" w:color="auto" w:frame="1"/>
        </w:rPr>
        <w:t>DLorJointTCIState  </w:t>
      </w:r>
      <w:r w:rsidRPr="002126FC">
        <w:rPr>
          <w:color w:val="FF0000"/>
          <w:sz w:val="16"/>
          <w:szCs w:val="16"/>
          <w:bdr w:val="none" w:sz="0" w:space="0" w:color="auto" w:frame="1"/>
        </w:rPr>
        <w:t>and/or </w:t>
      </w:r>
      <w:r w:rsidRPr="002126FC">
        <w:rPr>
          <w:rStyle w:val="Emphasis"/>
          <w:color w:val="FF0000"/>
          <w:sz w:val="16"/>
          <w:szCs w:val="16"/>
          <w:bdr w:val="none" w:sz="0" w:space="0" w:color="auto" w:frame="1"/>
        </w:rPr>
        <w:t>UL-TCIState </w:t>
      </w:r>
      <w:r w:rsidRPr="002126FC">
        <w:rPr>
          <w:color w:val="FF0000"/>
          <w:sz w:val="16"/>
          <w:szCs w:val="16"/>
          <w:bdr w:val="none" w:sz="0" w:space="0" w:color="auto" w:frame="1"/>
        </w:rPr>
        <w:t>to only one TCI codepoint , UE shall apply the indicated </w:t>
      </w:r>
      <w:r w:rsidRPr="002126FC">
        <w:rPr>
          <w:rStyle w:val="Emphasis"/>
          <w:color w:val="FF0000"/>
          <w:sz w:val="16"/>
          <w:szCs w:val="16"/>
          <w:bdr w:val="none" w:sz="0" w:space="0" w:color="auto" w:frame="1"/>
        </w:rPr>
        <w:t>DLorJointTCIState  </w:t>
      </w:r>
      <w:r w:rsidRPr="002126FC">
        <w:rPr>
          <w:color w:val="FF0000"/>
          <w:sz w:val="16"/>
          <w:szCs w:val="16"/>
          <w:bdr w:val="none" w:sz="0" w:space="0" w:color="auto" w:frame="1"/>
        </w:rPr>
        <w:t>and/or </w:t>
      </w:r>
      <w:r w:rsidRPr="002126FC">
        <w:rPr>
          <w:rStyle w:val="Emphasis"/>
          <w:color w:val="FF0000"/>
          <w:sz w:val="16"/>
          <w:szCs w:val="16"/>
          <w:bdr w:val="none" w:sz="0" w:space="0" w:color="auto" w:frame="1"/>
        </w:rPr>
        <w:t>UL-TCIState </w:t>
      </w:r>
      <w:r w:rsidRPr="002126FC">
        <w:rPr>
          <w:color w:val="FF0000"/>
          <w:sz w:val="16"/>
          <w:szCs w:val="16"/>
          <w:bdr w:val="none" w:sz="0" w:space="0" w:color="auto" w:frame="1"/>
        </w:rPr>
        <w:t>in the activation command for one or for a set of CCs /DL BWPs , and if applicable, for one or for a set of CCs /UL BWPs once the indicated mapping for the one single TCI codepoint is applied as described in [TS 38.133].</w:t>
      </w:r>
    </w:p>
    <w:p w14:paraId="464371ED" w14:textId="566CF5C1" w:rsidR="002126FC" w:rsidRPr="002126FC" w:rsidRDefault="002126FC" w:rsidP="002126FC">
      <w:pPr>
        <w:rPr>
          <w:color w:val="FF0000"/>
          <w:lang w:val="en-US"/>
        </w:rPr>
      </w:pPr>
      <w:r w:rsidRPr="002126FC">
        <w:rPr>
          <w:color w:val="FF0000"/>
          <w:lang w:val="en-US"/>
        </w:rPr>
        <w:t xml:space="preserve">---------- </w:t>
      </w:r>
      <w:r>
        <w:rPr>
          <w:color w:val="FF0000"/>
          <w:lang w:val="en-US"/>
        </w:rPr>
        <w:t xml:space="preserve">End of </w:t>
      </w:r>
      <w:r w:rsidRPr="002126FC">
        <w:rPr>
          <w:color w:val="FF0000"/>
          <w:lang w:val="en-US"/>
        </w:rPr>
        <w:t>TP ----------</w:t>
      </w:r>
    </w:p>
    <w:p w14:paraId="34A9A63A" w14:textId="66C568C6" w:rsidR="00CC5107" w:rsidRDefault="00CC5107" w:rsidP="00C91197">
      <w:pPr>
        <w:rPr>
          <w:lang w:val="en-US"/>
        </w:rPr>
      </w:pPr>
    </w:p>
    <w:p w14:paraId="347383EB" w14:textId="46AA6950" w:rsidR="00CC5107" w:rsidRDefault="001B5688" w:rsidP="00CC5107">
      <w:pPr>
        <w:rPr>
          <w:lang w:eastAsia="x-none"/>
        </w:rPr>
      </w:pPr>
      <w:hyperlink r:id="rId453" w:history="1">
        <w:r w:rsidR="000B5C49">
          <w:rPr>
            <w:rStyle w:val="Hyperlink"/>
            <w:lang w:eastAsia="x-none"/>
          </w:rPr>
          <w:t>R1-2205422</w:t>
        </w:r>
      </w:hyperlink>
      <w:r w:rsidR="00CC5107">
        <w:rPr>
          <w:lang w:eastAsia="x-none"/>
        </w:rPr>
        <w:tab/>
        <w:t>Moderator Summary #1 for Maintenance on Rel-17 Multi-Beam</w:t>
      </w:r>
      <w:r w:rsidR="00CC5107">
        <w:rPr>
          <w:lang w:eastAsia="x-none"/>
        </w:rPr>
        <w:tab/>
        <w:t>Moderator (ZTE)</w:t>
      </w:r>
    </w:p>
    <w:p w14:paraId="4E98946E" w14:textId="26E8A19B" w:rsidR="00CC5107" w:rsidRPr="00CC5107" w:rsidRDefault="001B5688" w:rsidP="00CC5107">
      <w:pPr>
        <w:rPr>
          <w:b/>
          <w:bCs/>
          <w:lang w:eastAsia="x-none"/>
        </w:rPr>
      </w:pPr>
      <w:hyperlink r:id="rId454" w:history="1">
        <w:r w:rsidR="000B5C49">
          <w:rPr>
            <w:rStyle w:val="Hyperlink"/>
            <w:b/>
            <w:bCs/>
            <w:lang w:eastAsia="x-none"/>
          </w:rPr>
          <w:t>R1-2205630</w:t>
        </w:r>
      </w:hyperlink>
      <w:r w:rsidR="00CC5107" w:rsidRPr="00CC5107">
        <w:rPr>
          <w:b/>
          <w:bCs/>
          <w:lang w:eastAsia="x-none"/>
        </w:rPr>
        <w:tab/>
        <w:t>Further Endorsed TPs for Maintenance on Rel-17 Multi-Beam</w:t>
      </w:r>
      <w:r w:rsidR="00CC5107" w:rsidRPr="00CC5107">
        <w:rPr>
          <w:b/>
          <w:bCs/>
          <w:lang w:eastAsia="x-none"/>
        </w:rPr>
        <w:tab/>
        <w:t>Moderator (ZTE)</w:t>
      </w:r>
    </w:p>
    <w:p w14:paraId="158D4A24" w14:textId="1285435F" w:rsidR="00CC5107" w:rsidRDefault="00CC5107" w:rsidP="00CC5107">
      <w:pPr>
        <w:rPr>
          <w:lang w:eastAsia="x-none"/>
        </w:rPr>
      </w:pPr>
      <w:r w:rsidRPr="00C91197">
        <w:rPr>
          <w:b/>
          <w:bCs/>
          <w:lang w:eastAsia="x-none"/>
        </w:rPr>
        <w:t>Decision:</w:t>
      </w:r>
      <w:r>
        <w:rPr>
          <w:lang w:eastAsia="x-none"/>
        </w:rPr>
        <w:t xml:space="preserve"> As per email decision posted on May 18</w:t>
      </w:r>
      <w:r w:rsidRPr="00C91197">
        <w:rPr>
          <w:vertAlign w:val="superscript"/>
          <w:lang w:eastAsia="x-none"/>
        </w:rPr>
        <w:t>th</w:t>
      </w:r>
      <w:r>
        <w:rPr>
          <w:lang w:eastAsia="x-none"/>
        </w:rPr>
        <w:t>,</w:t>
      </w:r>
    </w:p>
    <w:p w14:paraId="30B44500" w14:textId="77777777" w:rsidR="00C91197" w:rsidRPr="00E3417F" w:rsidRDefault="00C91197" w:rsidP="00C91197">
      <w:pPr>
        <w:rPr>
          <w:rFonts w:eastAsia="Malgun Gothic"/>
          <w:lang w:val="en-US" w:eastAsia="ko-KR"/>
        </w:rPr>
      </w:pPr>
      <w:r w:rsidRPr="00E3417F">
        <w:rPr>
          <w:highlight w:val="green"/>
        </w:rPr>
        <w:t>Agreement</w:t>
      </w:r>
    </w:p>
    <w:p w14:paraId="0EC7D590" w14:textId="1F6DCBE5" w:rsidR="00C91197" w:rsidRDefault="00C91197" w:rsidP="00C91197">
      <w:r w:rsidRPr="00E3417F">
        <w:t xml:space="preserve">The </w:t>
      </w:r>
      <w:r>
        <w:t>text proposals</w:t>
      </w:r>
      <w:r w:rsidRPr="00E3417F">
        <w:t xml:space="preserve"> 1-</w:t>
      </w:r>
      <w:r>
        <w:t>1 (</w:t>
      </w:r>
      <w:r w:rsidRPr="00E82DE7">
        <w:t>TS 38.213</w:t>
      </w:r>
      <w:r>
        <w:t>)</w:t>
      </w:r>
      <w:r w:rsidRPr="00E3417F">
        <w:t xml:space="preserve">, </w:t>
      </w:r>
      <w:r>
        <w:t>2-7 (</w:t>
      </w:r>
      <w:r w:rsidRPr="00E82DE7">
        <w:rPr>
          <w:lang w:val="en-US"/>
        </w:rPr>
        <w:t>TS 38.214</w:t>
      </w:r>
      <w:r>
        <w:rPr>
          <w:lang w:val="en-US"/>
        </w:rPr>
        <w:t>)</w:t>
      </w:r>
      <w:r>
        <w:t>, and 3-10 (</w:t>
      </w:r>
      <w:r w:rsidRPr="00E82DE7">
        <w:rPr>
          <w:lang w:val="en-US"/>
        </w:rPr>
        <w:t>TS 38.214</w:t>
      </w:r>
      <w:r>
        <w:t>)</w:t>
      </w:r>
      <w:r w:rsidRPr="00E3417F">
        <w:t xml:space="preserve"> in </w:t>
      </w:r>
      <w:hyperlink r:id="rId455" w:history="1">
        <w:r w:rsidR="000B5C49">
          <w:rPr>
            <w:rStyle w:val="Hyperlink"/>
          </w:rPr>
          <w:t>R1-2205630</w:t>
        </w:r>
      </w:hyperlink>
      <w:r w:rsidRPr="00E3417F">
        <w:t xml:space="preserve"> </w:t>
      </w:r>
      <w:r>
        <w:t xml:space="preserve">are </w:t>
      </w:r>
      <w:r w:rsidRPr="00E3417F">
        <w:t>endorsed for the editors’ CRs.</w:t>
      </w:r>
    </w:p>
    <w:p w14:paraId="2358B082" w14:textId="2892BEC0" w:rsidR="00C91197" w:rsidRDefault="00C91197" w:rsidP="00C91197">
      <w:pPr>
        <w:rPr>
          <w:lang w:eastAsia="x-none"/>
        </w:rPr>
      </w:pPr>
    </w:p>
    <w:p w14:paraId="20AC89CB" w14:textId="77777777" w:rsidR="00795F06" w:rsidRDefault="00795F06" w:rsidP="00C91197">
      <w:pPr>
        <w:rPr>
          <w:lang w:eastAsia="x-none"/>
        </w:rPr>
      </w:pPr>
    </w:p>
    <w:p w14:paraId="54E2555E" w14:textId="1ED9B557" w:rsidR="00CC5107" w:rsidRDefault="00CC5107" w:rsidP="00CC5107">
      <w:pPr>
        <w:rPr>
          <w:lang w:eastAsia="x-none"/>
        </w:rPr>
      </w:pPr>
      <w:r w:rsidRPr="00C91197">
        <w:rPr>
          <w:b/>
          <w:bCs/>
          <w:lang w:eastAsia="x-none"/>
        </w:rPr>
        <w:t>Decision:</w:t>
      </w:r>
      <w:r>
        <w:rPr>
          <w:lang w:eastAsia="x-none"/>
        </w:rPr>
        <w:t xml:space="preserve"> As per email decision posted on May 19</w:t>
      </w:r>
      <w:r w:rsidRPr="00C91197">
        <w:rPr>
          <w:vertAlign w:val="superscript"/>
          <w:lang w:eastAsia="x-none"/>
        </w:rPr>
        <w:t>th</w:t>
      </w:r>
      <w:r>
        <w:rPr>
          <w:lang w:eastAsia="x-none"/>
        </w:rPr>
        <w:t>,</w:t>
      </w:r>
    </w:p>
    <w:p w14:paraId="1C7831BD" w14:textId="77777777" w:rsidR="00C91197" w:rsidRPr="00E3417F" w:rsidRDefault="00C91197" w:rsidP="00C91197">
      <w:pPr>
        <w:rPr>
          <w:rFonts w:eastAsia="Malgun Gothic"/>
          <w:lang w:val="en-US" w:eastAsia="ko-KR"/>
        </w:rPr>
      </w:pPr>
      <w:r w:rsidRPr="00E3417F">
        <w:rPr>
          <w:highlight w:val="green"/>
        </w:rPr>
        <w:t>Agreement</w:t>
      </w:r>
    </w:p>
    <w:p w14:paraId="4A18D037" w14:textId="77777777" w:rsidR="00C91197" w:rsidRPr="00CC5107" w:rsidRDefault="00C91197" w:rsidP="00CF6E6D">
      <w:pPr>
        <w:pStyle w:val="ListParagraph"/>
        <w:numPr>
          <w:ilvl w:val="0"/>
          <w:numId w:val="394"/>
        </w:numPr>
        <w:rPr>
          <w:lang w:val="en-US" w:eastAsia="x-none"/>
        </w:rPr>
      </w:pPr>
      <w:r w:rsidRPr="00CC5107">
        <w:rPr>
          <w:lang w:val="en-US" w:eastAsia="x-none"/>
        </w:rPr>
        <w:t>Introduce RRC parameter “</w:t>
      </w:r>
      <w:r w:rsidRPr="00CC5107">
        <w:rPr>
          <w:i/>
          <w:lang w:val="en-US" w:eastAsia="x-none"/>
        </w:rPr>
        <w:t>additionalPCI-r17</w:t>
      </w:r>
      <w:r w:rsidRPr="00CC5107">
        <w:rPr>
          <w:lang w:val="en-US" w:eastAsia="x-none"/>
        </w:rPr>
        <w:t>” in “</w:t>
      </w:r>
      <w:r w:rsidRPr="00CC5107">
        <w:rPr>
          <w:i/>
          <w:lang w:val="en-US" w:eastAsia="x-none"/>
        </w:rPr>
        <w:t>PUSCH-PathlossReferenceRS</w:t>
      </w:r>
      <w:r w:rsidRPr="00CC5107">
        <w:rPr>
          <w:lang w:val="en-US" w:eastAsia="x-none"/>
        </w:rPr>
        <w:t>”.</w:t>
      </w:r>
    </w:p>
    <w:p w14:paraId="34F89C6E" w14:textId="77777777" w:rsidR="00C91197" w:rsidRPr="00CC5107" w:rsidRDefault="00C91197" w:rsidP="00CF6E6D">
      <w:pPr>
        <w:pStyle w:val="ListParagraph"/>
        <w:numPr>
          <w:ilvl w:val="1"/>
          <w:numId w:val="394"/>
        </w:numPr>
        <w:rPr>
          <w:lang w:val="en-US" w:eastAsia="x-none"/>
        </w:rPr>
      </w:pPr>
      <w:r w:rsidRPr="00CC5107">
        <w:rPr>
          <w:i/>
          <w:lang w:val="en-US" w:eastAsia="x-none"/>
        </w:rPr>
        <w:t>additionalPCI-r17</w:t>
      </w:r>
      <w:r w:rsidRPr="00CC5107">
        <w:rPr>
          <w:lang w:val="en-US" w:eastAsia="x-none"/>
        </w:rPr>
        <w:t xml:space="preserve"> can be optionally configured only when the PL-RS is SSB .  </w:t>
      </w:r>
    </w:p>
    <w:p w14:paraId="4096089E" w14:textId="77777777" w:rsidR="00C91197" w:rsidRDefault="00C91197" w:rsidP="00C91197">
      <w:pPr>
        <w:rPr>
          <w:lang w:eastAsia="x-none"/>
        </w:rPr>
      </w:pPr>
    </w:p>
    <w:p w14:paraId="0DA84EFB" w14:textId="1CAA2A2C" w:rsidR="00CC5107" w:rsidRDefault="00CC5107" w:rsidP="00CC5107">
      <w:pPr>
        <w:rPr>
          <w:lang w:eastAsia="x-none"/>
        </w:rPr>
      </w:pPr>
      <w:r w:rsidRPr="00C91197">
        <w:rPr>
          <w:b/>
          <w:bCs/>
          <w:lang w:eastAsia="x-none"/>
        </w:rPr>
        <w:t>Decision:</w:t>
      </w:r>
      <w:r>
        <w:rPr>
          <w:lang w:eastAsia="x-none"/>
        </w:rPr>
        <w:t xml:space="preserve"> As per email decision posted on May 20</w:t>
      </w:r>
      <w:r w:rsidRPr="00C91197">
        <w:rPr>
          <w:vertAlign w:val="superscript"/>
          <w:lang w:eastAsia="x-none"/>
        </w:rPr>
        <w:t>th</w:t>
      </w:r>
      <w:r>
        <w:rPr>
          <w:lang w:eastAsia="x-none"/>
        </w:rPr>
        <w:t>,</w:t>
      </w:r>
    </w:p>
    <w:p w14:paraId="56D57B60" w14:textId="77777777" w:rsidR="00C91197" w:rsidRPr="00CC5107" w:rsidRDefault="00C91197" w:rsidP="00C91197">
      <w:pPr>
        <w:rPr>
          <w:u w:val="single"/>
          <w:lang w:val="en-US" w:eastAsia="x-none"/>
        </w:rPr>
      </w:pPr>
      <w:r w:rsidRPr="00CC5107">
        <w:rPr>
          <w:u w:val="single"/>
          <w:lang w:val="en-US" w:eastAsia="x-none"/>
        </w:rPr>
        <w:t>Conclusion</w:t>
      </w:r>
    </w:p>
    <w:p w14:paraId="56EAF3E1" w14:textId="47209D45" w:rsidR="00C91197" w:rsidRPr="00A05172" w:rsidRDefault="00C91197" w:rsidP="00C91197">
      <w:pPr>
        <w:rPr>
          <w:lang w:val="en-US" w:eastAsia="x-none"/>
        </w:rPr>
      </w:pPr>
      <w:r w:rsidRPr="00A05172">
        <w:rPr>
          <w:lang w:val="en-US" w:eastAsia="x-none"/>
        </w:rPr>
        <w:t>On Rel-17 unified TCI framework, if a UE is configured with CrossCarrierSchedulingConfig for a serving cell the value of the DCI field ‘carrier indicator’ corresponds to the value indicated by CrossCarrierSchedulingConfig .</w:t>
      </w:r>
    </w:p>
    <w:p w14:paraId="0E9AEF0F" w14:textId="77777777" w:rsidR="00C91197" w:rsidRPr="00CC5107" w:rsidRDefault="00C91197" w:rsidP="00CF6E6D">
      <w:pPr>
        <w:pStyle w:val="ListParagraph"/>
        <w:numPr>
          <w:ilvl w:val="0"/>
          <w:numId w:val="394"/>
        </w:numPr>
        <w:rPr>
          <w:lang w:val="en-US" w:eastAsia="x-none"/>
        </w:rPr>
      </w:pPr>
      <w:r w:rsidRPr="00CC5107">
        <w:rPr>
          <w:lang w:val="en-US" w:eastAsia="x-none"/>
        </w:rPr>
        <w:t>The codepoint indicated by the DCI field ‘Transmission Configuration Indicator’ is applied to the carrier indicated by the DCI field ‘carrier indicator’ and all CCs configured in a same CC list as that carrier, and corresponds to indicated TCI state configured and activated for that carrier and all CCs , respectively.</w:t>
      </w:r>
    </w:p>
    <w:p w14:paraId="543DF446" w14:textId="77777777" w:rsidR="00C91197" w:rsidRPr="00A05172" w:rsidRDefault="00C91197" w:rsidP="00C91197">
      <w:pPr>
        <w:rPr>
          <w:rFonts w:eastAsia="Malgun Gothic"/>
          <w:lang w:val="en-US" w:eastAsia="ko-KR"/>
        </w:rPr>
      </w:pPr>
      <w:r w:rsidRPr="00A05172">
        <w:rPr>
          <w:highlight w:val="green"/>
        </w:rPr>
        <w:t>Agreement</w:t>
      </w:r>
    </w:p>
    <w:p w14:paraId="67D11352" w14:textId="3C114B07" w:rsidR="00C91197" w:rsidRDefault="00C91197" w:rsidP="00C91197">
      <w:pPr>
        <w:rPr>
          <w:lang w:val="en-US" w:eastAsia="x-none"/>
        </w:rPr>
      </w:pPr>
      <w:r w:rsidRPr="00A05172">
        <w:rPr>
          <w:lang w:val="en-US" w:eastAsia="x-none"/>
        </w:rPr>
        <w:t>To calculate the Type 1 power headroom based on a reference PUSCH , the UE uses the PUSCH power control parameters (i.e., PL-RS, P0, alpha, closed loop index) associated with the indicated joint/UL-TCI state.</w:t>
      </w:r>
    </w:p>
    <w:p w14:paraId="7E782A66" w14:textId="62FF899B" w:rsidR="002126FC" w:rsidRPr="002126FC" w:rsidRDefault="002126FC" w:rsidP="00C91197">
      <w:pPr>
        <w:rPr>
          <w:lang w:val="en-US" w:eastAsia="x-none"/>
        </w:rPr>
      </w:pPr>
    </w:p>
    <w:p w14:paraId="087B24DB" w14:textId="77777777" w:rsidR="00C91197" w:rsidRPr="002126FC" w:rsidRDefault="00C91197" w:rsidP="00C91197">
      <w:pPr>
        <w:rPr>
          <w:rStyle w:val="Emphasis"/>
          <w:rFonts w:cs="Times"/>
          <w:i w:val="0"/>
          <w:szCs w:val="20"/>
        </w:rPr>
      </w:pPr>
      <w:r w:rsidRPr="002126FC">
        <w:rPr>
          <w:rStyle w:val="Emphasis"/>
          <w:rFonts w:cs="Times"/>
          <w:i w:val="0"/>
          <w:szCs w:val="20"/>
          <w:highlight w:val="darkYellow"/>
        </w:rPr>
        <w:t>Working assumption</w:t>
      </w:r>
    </w:p>
    <w:p w14:paraId="77419390" w14:textId="77777777" w:rsidR="00C91197" w:rsidRPr="00894643" w:rsidRDefault="00C91197" w:rsidP="00C91197">
      <w:pPr>
        <w:rPr>
          <w:rFonts w:eastAsia="Malgun Gothic"/>
          <w:szCs w:val="20"/>
          <w:lang w:eastAsia="ko-KR"/>
        </w:rPr>
      </w:pPr>
      <w:r w:rsidRPr="00894643">
        <w:rPr>
          <w:rStyle w:val="Emphasis"/>
          <w:rFonts w:cs="Times"/>
          <w:i w:val="0"/>
          <w:szCs w:val="20"/>
        </w:rPr>
        <w:t xml:space="preserve">On inter-cell beam management, the PDCCH /PDSCH should be rate matched around the SSBs indicated by ssb-PositionsInBurst-r17 for the same PCI as that associated with TCI state of the PDSCH /PDCCH </w:t>
      </w:r>
    </w:p>
    <w:p w14:paraId="29C6E962" w14:textId="5F593136" w:rsidR="00C91197" w:rsidRPr="00894643" w:rsidRDefault="00C91197" w:rsidP="00C91197">
      <w:pPr>
        <w:rPr>
          <w:szCs w:val="20"/>
        </w:rPr>
      </w:pPr>
      <w:r w:rsidRPr="00894643">
        <w:rPr>
          <w:rStyle w:val="Emphasis"/>
          <w:i w:val="0"/>
          <w:szCs w:val="20"/>
        </w:rPr>
        <w:t xml:space="preserve">Send LS to RAN4 </w:t>
      </w:r>
      <w:r w:rsidR="00795F06">
        <w:rPr>
          <w:rStyle w:val="Emphasis"/>
          <w:i w:val="0"/>
          <w:szCs w:val="20"/>
        </w:rPr>
        <w:t xml:space="preserve">(see below) </w:t>
      </w:r>
      <w:r w:rsidRPr="00894643">
        <w:rPr>
          <w:rStyle w:val="Emphasis"/>
          <w:i w:val="0"/>
          <w:szCs w:val="20"/>
        </w:rPr>
        <w:t>on whether there is</w:t>
      </w:r>
      <w:r w:rsidR="00795F06">
        <w:rPr>
          <w:rStyle w:val="Emphasis"/>
          <w:i w:val="0"/>
          <w:szCs w:val="20"/>
        </w:rPr>
        <w:t xml:space="preserve"> </w:t>
      </w:r>
      <w:r w:rsidRPr="00894643">
        <w:rPr>
          <w:rStyle w:val="Emphasis"/>
          <w:i w:val="0"/>
          <w:szCs w:val="20"/>
        </w:rPr>
        <w:t>requirements</w:t>
      </w:r>
      <w:r w:rsidR="00795F06">
        <w:rPr>
          <w:rStyle w:val="Emphasis"/>
          <w:i w:val="0"/>
          <w:szCs w:val="20"/>
        </w:rPr>
        <w:t xml:space="preserve"> </w:t>
      </w:r>
      <w:r w:rsidRPr="00894643">
        <w:rPr>
          <w:rStyle w:val="Emphasis"/>
          <w:i w:val="0"/>
          <w:szCs w:val="20"/>
        </w:rPr>
        <w:t>in RAN4 that assumes UE to measure SSB for L1-RSRP measurement and receiving PDSCH /PDCCH on the same RE in FR1. Revisit this issue after there is RAN4 feedback.</w:t>
      </w:r>
    </w:p>
    <w:p w14:paraId="07AF41D9" w14:textId="77777777" w:rsidR="00C91197" w:rsidRDefault="00C91197" w:rsidP="00C91197">
      <w:pPr>
        <w:rPr>
          <w:szCs w:val="20"/>
        </w:rPr>
      </w:pPr>
    </w:p>
    <w:p w14:paraId="697DDDFF" w14:textId="77777777" w:rsidR="00C91197" w:rsidRPr="002126FC" w:rsidRDefault="00C91197" w:rsidP="00C91197">
      <w:pPr>
        <w:rPr>
          <w:rFonts w:ascii="Times New Roman" w:eastAsia="Malgun Gothic" w:hAnsi="Times New Roman"/>
          <w:lang w:val="en-US" w:eastAsia="ko-KR"/>
        </w:rPr>
      </w:pPr>
      <w:r w:rsidRPr="002126FC">
        <w:rPr>
          <w:rFonts w:ascii="Times New Roman" w:hAnsi="Times New Roman"/>
          <w:highlight w:val="green"/>
        </w:rPr>
        <w:t>Agreement</w:t>
      </w:r>
    </w:p>
    <w:p w14:paraId="1CBA7A5F" w14:textId="77777777" w:rsidR="00C91197" w:rsidRPr="00894643" w:rsidRDefault="00C91197" w:rsidP="00C91197">
      <w:pPr>
        <w:rPr>
          <w:szCs w:val="20"/>
        </w:rPr>
      </w:pPr>
      <w:r w:rsidRPr="00894643">
        <w:rPr>
          <w:rStyle w:val="Emphasis"/>
          <w:rFonts w:cs="Times"/>
          <w:i w:val="0"/>
          <w:szCs w:val="20"/>
        </w:rPr>
        <w:t>On Rel.17 enhancements to facilitate UE -initiated panel activation and selection, the bitwidth of the capability index reported in beam report is fixed to 2-bit.</w:t>
      </w:r>
    </w:p>
    <w:p w14:paraId="38F55638" w14:textId="77777777" w:rsidR="00C91197" w:rsidRPr="00894643" w:rsidRDefault="00C91197" w:rsidP="00C91197">
      <w:pPr>
        <w:rPr>
          <w:lang w:val="en-US" w:eastAsia="x-none"/>
        </w:rPr>
      </w:pPr>
    </w:p>
    <w:p w14:paraId="73D5EB7A" w14:textId="7A6D9C8F" w:rsidR="00C91197" w:rsidRDefault="00C91197" w:rsidP="00C91197">
      <w:pPr>
        <w:rPr>
          <w:lang w:val="en-US" w:eastAsia="x-none"/>
        </w:rPr>
      </w:pPr>
    </w:p>
    <w:p w14:paraId="151DBE8C" w14:textId="42FACB35" w:rsidR="002126FC" w:rsidRDefault="002126FC" w:rsidP="002126FC">
      <w:pPr>
        <w:rPr>
          <w:lang w:eastAsia="x-none"/>
        </w:rPr>
      </w:pPr>
      <w:r w:rsidRPr="00C91197">
        <w:rPr>
          <w:b/>
          <w:bCs/>
          <w:lang w:eastAsia="x-none"/>
        </w:rPr>
        <w:t>Decision:</w:t>
      </w:r>
      <w:r>
        <w:rPr>
          <w:lang w:eastAsia="x-none"/>
        </w:rPr>
        <w:t xml:space="preserve"> As per email decision posted on May 24</w:t>
      </w:r>
      <w:r w:rsidRPr="00C91197">
        <w:rPr>
          <w:vertAlign w:val="superscript"/>
          <w:lang w:eastAsia="x-none"/>
        </w:rPr>
        <w:t>th</w:t>
      </w:r>
      <w:r>
        <w:rPr>
          <w:lang w:eastAsia="x-none"/>
        </w:rPr>
        <w:t>,</w:t>
      </w:r>
    </w:p>
    <w:p w14:paraId="34BAFF84" w14:textId="77777777" w:rsidR="002126FC" w:rsidRPr="002126FC" w:rsidRDefault="002126FC" w:rsidP="002126FC">
      <w:pPr>
        <w:rPr>
          <w:rFonts w:ascii="Times New Roman" w:eastAsia="Malgun Gothic" w:hAnsi="Times New Roman"/>
          <w:lang w:val="en-US" w:eastAsia="ko-KR"/>
        </w:rPr>
      </w:pPr>
      <w:r w:rsidRPr="002126FC">
        <w:rPr>
          <w:rFonts w:ascii="Times New Roman" w:hAnsi="Times New Roman"/>
          <w:highlight w:val="green"/>
        </w:rPr>
        <w:t>Agreement</w:t>
      </w:r>
    </w:p>
    <w:p w14:paraId="317DB2FE" w14:textId="009AA000" w:rsidR="002126FC" w:rsidRPr="002126FC" w:rsidRDefault="002126FC" w:rsidP="002126FC">
      <w:pPr>
        <w:rPr>
          <w:rFonts w:ascii="Times New Roman" w:hAnsi="Times New Roman"/>
          <w:szCs w:val="20"/>
          <w:lang w:eastAsia="en-GB"/>
        </w:rPr>
      </w:pPr>
      <w:r w:rsidRPr="002126FC">
        <w:rPr>
          <w:rFonts w:ascii="Times New Roman" w:hAnsi="Times New Roman"/>
          <w:szCs w:val="20"/>
        </w:rPr>
        <w:t>If scheduling offset &lt; threshold (</w:t>
      </w:r>
      <w:r w:rsidRPr="002126FC">
        <w:rPr>
          <w:rStyle w:val="Emphasis"/>
          <w:rFonts w:ascii="Times New Roman" w:hAnsi="Times New Roman"/>
          <w:szCs w:val="20"/>
          <w:lang w:val="en-US"/>
        </w:rPr>
        <w:t xml:space="preserve">timeDurationForQCL </w:t>
      </w:r>
      <w:r w:rsidRPr="002126FC">
        <w:rPr>
          <w:rFonts w:ascii="Times New Roman" w:hAnsi="Times New Roman"/>
          <w:szCs w:val="20"/>
        </w:rPr>
        <w:t xml:space="preserve">), regardless of configuration of </w:t>
      </w:r>
      <w:r w:rsidRPr="002126FC">
        <w:rPr>
          <w:rStyle w:val="Emphasis"/>
          <w:rFonts w:ascii="Times New Roman" w:hAnsi="Times New Roman"/>
          <w:szCs w:val="20"/>
          <w:lang w:val="en-US"/>
        </w:rPr>
        <w:t xml:space="preserve">followUnifiedTCIstate </w:t>
      </w:r>
    </w:p>
    <w:p w14:paraId="3E487611" w14:textId="22B910E8" w:rsidR="002126FC" w:rsidRPr="002126FC" w:rsidRDefault="002126FC" w:rsidP="00CF6E6D">
      <w:pPr>
        <w:pStyle w:val="ListParagraph"/>
        <w:numPr>
          <w:ilvl w:val="0"/>
          <w:numId w:val="395"/>
        </w:numPr>
      </w:pPr>
      <w:r w:rsidRPr="002126FC">
        <w:t>If the indicated</w:t>
      </w:r>
      <w:r>
        <w:t xml:space="preserve"> </w:t>
      </w:r>
      <w:r w:rsidRPr="002126FC">
        <w:t>TCI is associated with PCI different from serving cell PCI  (i.e. inter-cell),</w:t>
      </w:r>
    </w:p>
    <w:p w14:paraId="7CE64210" w14:textId="197EDDAA" w:rsidR="002126FC" w:rsidRPr="002126FC" w:rsidRDefault="002126FC" w:rsidP="00CF6E6D">
      <w:pPr>
        <w:pStyle w:val="ListParagraph"/>
        <w:numPr>
          <w:ilvl w:val="1"/>
          <w:numId w:val="395"/>
        </w:numPr>
      </w:pPr>
      <w:r w:rsidRPr="002126FC">
        <w:lastRenderedPageBreak/>
        <w:t>UE</w:t>
      </w:r>
      <w:r>
        <w:t xml:space="preserve"> </w:t>
      </w:r>
      <w:r w:rsidRPr="002126FC">
        <w:t>should apply Rel.15 default QCL assumption</w:t>
      </w:r>
      <w:r>
        <w:t xml:space="preserve"> </w:t>
      </w:r>
      <w:r w:rsidRPr="002126FC">
        <w:t>for</w:t>
      </w:r>
      <w:r>
        <w:t xml:space="preserve"> </w:t>
      </w:r>
      <w:r w:rsidRPr="002126FC">
        <w:t>both non-UE dedicated and UE dedicated PDSCH (i.e. QCL assumption of the lowest CORESET ID in the latest slot)</w:t>
      </w:r>
    </w:p>
    <w:p w14:paraId="2881627D" w14:textId="440A8A2C" w:rsidR="002126FC" w:rsidRPr="002126FC" w:rsidRDefault="002126FC" w:rsidP="00CF6E6D">
      <w:pPr>
        <w:pStyle w:val="ListParagraph"/>
        <w:numPr>
          <w:ilvl w:val="1"/>
          <w:numId w:val="395"/>
        </w:numPr>
      </w:pPr>
      <w:r w:rsidRPr="002126FC">
        <w:t>If the QCL -TypeD property for default beams in a slot for CCs in a band are different, the default beam for the CC with lowest ID is prioritized, i.e. the default beam for the CC with lowest ID is applied to all the CCs in a band</w:t>
      </w:r>
    </w:p>
    <w:p w14:paraId="06AC26DC" w14:textId="2BADB7C3" w:rsidR="002126FC" w:rsidRPr="002126FC" w:rsidRDefault="002126FC" w:rsidP="00CF6E6D">
      <w:pPr>
        <w:pStyle w:val="ListParagraph"/>
        <w:numPr>
          <w:ilvl w:val="0"/>
          <w:numId w:val="395"/>
        </w:numPr>
      </w:pPr>
      <w:r w:rsidRPr="002126FC">
        <w:t>If the indicated TCI  is associated with serving cell PCI  (i.e. intra-cell), UE  always uses indicated TCI  for both UE -dedicated/non-UE -dedicated PDSCH  (i.e. no need to consider default QCL ) </w:t>
      </w:r>
    </w:p>
    <w:p w14:paraId="155B8A69" w14:textId="15CFED3A" w:rsidR="002126FC" w:rsidRPr="002126FC" w:rsidRDefault="002126FC" w:rsidP="00CF6E6D">
      <w:pPr>
        <w:pStyle w:val="ListParagraph"/>
        <w:numPr>
          <w:ilvl w:val="1"/>
          <w:numId w:val="395"/>
        </w:numPr>
      </w:pPr>
      <w:r w:rsidRPr="002126FC">
        <w:t>The same approach above is applied to default beam for aperiodic CSI -RS</w:t>
      </w:r>
    </w:p>
    <w:p w14:paraId="73D9925E" w14:textId="09EC1060" w:rsidR="002126FC" w:rsidRPr="002126FC" w:rsidRDefault="002126FC" w:rsidP="00CF6E6D">
      <w:pPr>
        <w:pStyle w:val="ListParagraph"/>
        <w:numPr>
          <w:ilvl w:val="1"/>
          <w:numId w:val="395"/>
        </w:numPr>
      </w:pPr>
      <w:r w:rsidRPr="002126FC">
        <w:t>Note: UE is not expected to receive a non-UE dedicated PDSCH if the source RS of the TCI state of the corresponding PDSCH is not associated with the serving cell PCID . </w:t>
      </w:r>
    </w:p>
    <w:p w14:paraId="5A1C0E9C" w14:textId="01696FD6" w:rsidR="002126FC" w:rsidRPr="002126FC" w:rsidRDefault="002126FC" w:rsidP="002126FC">
      <w:pPr>
        <w:rPr>
          <w:rFonts w:ascii="Times New Roman" w:hAnsi="Times New Roman"/>
          <w:szCs w:val="20"/>
        </w:rPr>
      </w:pPr>
    </w:p>
    <w:p w14:paraId="22C73453" w14:textId="58A3EAB4" w:rsidR="00795F06" w:rsidRPr="00795F06" w:rsidRDefault="001B5688" w:rsidP="00795F06">
      <w:pPr>
        <w:rPr>
          <w:b/>
          <w:bCs/>
          <w:lang w:eastAsia="x-none"/>
        </w:rPr>
      </w:pPr>
      <w:hyperlink r:id="rId456" w:history="1">
        <w:r w:rsidR="000B5C49">
          <w:rPr>
            <w:rStyle w:val="Hyperlink"/>
            <w:b/>
            <w:bCs/>
            <w:highlight w:val="green"/>
            <w:lang w:eastAsia="x-none"/>
          </w:rPr>
          <w:t>R1-2205640</w:t>
        </w:r>
      </w:hyperlink>
      <w:r w:rsidR="00795F06" w:rsidRPr="00795F06">
        <w:rPr>
          <w:b/>
          <w:bCs/>
          <w:lang w:eastAsia="x-none"/>
        </w:rPr>
        <w:tab/>
        <w:t>LS to RAN4 on SSB measurement for L1-RSRP on inter-cell beam management</w:t>
      </w:r>
      <w:r w:rsidR="00795F06" w:rsidRPr="00795F06">
        <w:rPr>
          <w:b/>
          <w:bCs/>
          <w:lang w:eastAsia="x-none"/>
        </w:rPr>
        <w:tab/>
        <w:t>RAN1, ZTE</w:t>
      </w:r>
    </w:p>
    <w:p w14:paraId="5E3B2F82" w14:textId="24B5B884" w:rsidR="00795F06" w:rsidRDefault="00795F06" w:rsidP="00795F06">
      <w:pPr>
        <w:rPr>
          <w:lang w:eastAsia="x-none"/>
        </w:rPr>
      </w:pPr>
      <w:r w:rsidRPr="00C91197">
        <w:rPr>
          <w:b/>
          <w:bCs/>
          <w:lang w:eastAsia="x-none"/>
        </w:rPr>
        <w:t>Decision:</w:t>
      </w:r>
      <w:r>
        <w:rPr>
          <w:lang w:eastAsia="x-none"/>
        </w:rPr>
        <w:t xml:space="preserve"> As per email decision posted on May 24</w:t>
      </w:r>
      <w:r w:rsidRPr="00C91197">
        <w:rPr>
          <w:vertAlign w:val="superscript"/>
          <w:lang w:eastAsia="x-none"/>
        </w:rPr>
        <w:t>th</w:t>
      </w:r>
      <w:r>
        <w:rPr>
          <w:lang w:eastAsia="x-none"/>
        </w:rPr>
        <w:t>, the LS is approved.</w:t>
      </w:r>
    </w:p>
    <w:p w14:paraId="44F40D34" w14:textId="61AB6107" w:rsidR="002126FC" w:rsidRPr="002126FC" w:rsidRDefault="002126FC" w:rsidP="002126FC">
      <w:pPr>
        <w:rPr>
          <w:rFonts w:ascii="Times New Roman" w:hAnsi="Times New Roman"/>
          <w:szCs w:val="20"/>
        </w:rPr>
      </w:pPr>
    </w:p>
    <w:p w14:paraId="1E143A73" w14:textId="268E4DA4" w:rsidR="002126FC" w:rsidRPr="002126FC" w:rsidRDefault="00795F06" w:rsidP="00C91197">
      <w:pPr>
        <w:rPr>
          <w:lang w:eastAsia="x-none"/>
        </w:rPr>
      </w:pPr>
      <w:r>
        <w:rPr>
          <w:lang w:eastAsia="x-none"/>
        </w:rPr>
        <w:t>Final summary in</w:t>
      </w:r>
    </w:p>
    <w:p w14:paraId="5819D699" w14:textId="35380867" w:rsidR="003B6EDB" w:rsidRPr="00795F06" w:rsidRDefault="001B5688" w:rsidP="003B6EDB">
      <w:pPr>
        <w:rPr>
          <w:b/>
          <w:bCs/>
          <w:lang w:eastAsia="x-none"/>
        </w:rPr>
      </w:pPr>
      <w:hyperlink r:id="rId457" w:history="1">
        <w:r w:rsidR="000B5C49">
          <w:rPr>
            <w:rStyle w:val="Hyperlink"/>
            <w:b/>
            <w:bCs/>
            <w:lang w:eastAsia="x-none"/>
          </w:rPr>
          <w:t>R1-2205631</w:t>
        </w:r>
      </w:hyperlink>
      <w:r w:rsidR="003B6EDB" w:rsidRPr="00795F06">
        <w:rPr>
          <w:b/>
          <w:bCs/>
          <w:lang w:eastAsia="x-none"/>
        </w:rPr>
        <w:tab/>
        <w:t>Moderator Summary #2 for Maintenance on Rel-17 Multi-Beam</w:t>
      </w:r>
      <w:r w:rsidR="003B6EDB" w:rsidRPr="00795F06">
        <w:rPr>
          <w:b/>
          <w:bCs/>
          <w:lang w:eastAsia="x-none"/>
        </w:rPr>
        <w:tab/>
        <w:t>Moderator (ZTE)</w:t>
      </w:r>
    </w:p>
    <w:p w14:paraId="62878082" w14:textId="77777777" w:rsidR="007D7F59" w:rsidRDefault="007D7F59" w:rsidP="00CE47E6">
      <w:pPr>
        <w:pStyle w:val="Heading3"/>
      </w:pPr>
      <w:bookmarkStart w:id="68" w:name="_Toc101356975"/>
      <w:bookmarkStart w:id="69" w:name="_Toc105521313"/>
      <w:r w:rsidRPr="008120B3">
        <w:t>Enhancements for Multi-TRP Deployment</w:t>
      </w:r>
      <w:bookmarkEnd w:id="68"/>
      <w:bookmarkEnd w:id="69"/>
    </w:p>
    <w:p w14:paraId="0359F3A4" w14:textId="77777777" w:rsidR="007D7F59" w:rsidRDefault="007D7F59" w:rsidP="007D7F59">
      <w:pPr>
        <w:rPr>
          <w:i/>
          <w:lang w:eastAsia="x-none"/>
        </w:rPr>
      </w:pPr>
      <w:r w:rsidRPr="0059417F">
        <w:rPr>
          <w:i/>
          <w:lang w:eastAsia="x-none"/>
        </w:rPr>
        <w:t xml:space="preserve">Including maintenance on </w:t>
      </w:r>
      <w:r>
        <w:rPr>
          <w:i/>
          <w:lang w:eastAsia="x-none"/>
        </w:rPr>
        <w:t>e</w:t>
      </w:r>
      <w:r w:rsidRPr="0059417F">
        <w:rPr>
          <w:i/>
          <w:lang w:eastAsia="x-none"/>
        </w:rPr>
        <w:t>nhancements on HST-SFN deployment</w:t>
      </w:r>
    </w:p>
    <w:p w14:paraId="2CE48A16" w14:textId="77777777" w:rsidR="007D7F59" w:rsidRDefault="007D7F59" w:rsidP="007D7F59">
      <w:pPr>
        <w:rPr>
          <w:lang w:eastAsia="x-none"/>
        </w:rPr>
      </w:pPr>
    </w:p>
    <w:p w14:paraId="294D37C2" w14:textId="2A43BE3D" w:rsidR="007D7F59" w:rsidRPr="00D344BC" w:rsidRDefault="001B5688" w:rsidP="007D7F59">
      <w:pPr>
        <w:rPr>
          <w:lang w:eastAsia="x-none"/>
        </w:rPr>
      </w:pPr>
      <w:hyperlink r:id="rId458" w:history="1">
        <w:r w:rsidR="000B5C49">
          <w:rPr>
            <w:rStyle w:val="Hyperlink"/>
            <w:lang w:eastAsia="x-none"/>
          </w:rPr>
          <w:t>R1-2203106</w:t>
        </w:r>
      </w:hyperlink>
      <w:r w:rsidR="007D7F59" w:rsidRPr="00D344BC">
        <w:rPr>
          <w:lang w:eastAsia="x-none"/>
        </w:rPr>
        <w:tab/>
        <w:t>Remaining issues on enhancements for Multi-TRP deployment</w:t>
      </w:r>
      <w:r w:rsidR="007D7F59" w:rsidRPr="00D344BC">
        <w:rPr>
          <w:lang w:eastAsia="x-none"/>
        </w:rPr>
        <w:tab/>
        <w:t>Huawei, HiSilicon</w:t>
      </w:r>
    </w:p>
    <w:p w14:paraId="1260E96B" w14:textId="7D550ADD" w:rsidR="007D7F59" w:rsidRPr="00D344BC" w:rsidRDefault="001B5688" w:rsidP="007D7F59">
      <w:pPr>
        <w:rPr>
          <w:lang w:eastAsia="x-none"/>
        </w:rPr>
      </w:pPr>
      <w:hyperlink r:id="rId459" w:history="1">
        <w:r w:rsidR="000B5C49">
          <w:rPr>
            <w:rStyle w:val="Hyperlink"/>
            <w:lang w:eastAsia="x-none"/>
          </w:rPr>
          <w:t>R1-2203259</w:t>
        </w:r>
      </w:hyperlink>
      <w:r w:rsidR="007D7F59" w:rsidRPr="00D344BC">
        <w:rPr>
          <w:lang w:eastAsia="x-none"/>
        </w:rPr>
        <w:tab/>
        <w:t>Remaining issues on multi-TRP deployment</w:t>
      </w:r>
      <w:r w:rsidR="007D7F59" w:rsidRPr="00D344BC">
        <w:rPr>
          <w:lang w:eastAsia="x-none"/>
        </w:rPr>
        <w:tab/>
        <w:t>ZTE</w:t>
      </w:r>
    </w:p>
    <w:p w14:paraId="2AE75C7A" w14:textId="0B5F0C7D" w:rsidR="007D7F59" w:rsidRPr="00D344BC" w:rsidRDefault="001B5688" w:rsidP="007D7F59">
      <w:pPr>
        <w:rPr>
          <w:lang w:eastAsia="x-none"/>
        </w:rPr>
      </w:pPr>
      <w:hyperlink r:id="rId460" w:history="1">
        <w:r w:rsidR="000B5C49">
          <w:rPr>
            <w:rStyle w:val="Hyperlink"/>
            <w:lang w:eastAsia="x-none"/>
          </w:rPr>
          <w:t>R1-2203302</w:t>
        </w:r>
      </w:hyperlink>
      <w:r w:rsidR="007D7F59" w:rsidRPr="00D344BC">
        <w:rPr>
          <w:lang w:eastAsia="x-none"/>
        </w:rPr>
        <w:tab/>
        <w:t>Remaining issues on multi-TRP deployment</w:t>
      </w:r>
      <w:r w:rsidR="007D7F59" w:rsidRPr="00D344BC">
        <w:rPr>
          <w:lang w:eastAsia="x-none"/>
        </w:rPr>
        <w:tab/>
        <w:t>Spreadtrum Communications</w:t>
      </w:r>
    </w:p>
    <w:p w14:paraId="08D38D6A" w14:textId="5EED4389" w:rsidR="007D7F59" w:rsidRPr="00D344BC" w:rsidRDefault="001B5688" w:rsidP="007D7F59">
      <w:pPr>
        <w:rPr>
          <w:lang w:eastAsia="x-none"/>
        </w:rPr>
      </w:pPr>
      <w:hyperlink r:id="rId461" w:history="1">
        <w:r w:rsidR="000B5C49">
          <w:rPr>
            <w:rStyle w:val="Hyperlink"/>
            <w:lang w:eastAsia="x-none"/>
          </w:rPr>
          <w:t>R1-2203422</w:t>
        </w:r>
      </w:hyperlink>
      <w:r w:rsidR="007D7F59" w:rsidRPr="00D344BC">
        <w:rPr>
          <w:lang w:eastAsia="x-none"/>
        </w:rPr>
        <w:tab/>
        <w:t>Maintenance issues on Rel-17 M-TRP enhancements</w:t>
      </w:r>
      <w:r w:rsidR="007D7F59" w:rsidRPr="00D344BC">
        <w:rPr>
          <w:lang w:eastAsia="x-none"/>
        </w:rPr>
        <w:tab/>
        <w:t>CATT</w:t>
      </w:r>
    </w:p>
    <w:p w14:paraId="36E4CDDC" w14:textId="0269FB22" w:rsidR="007D7F59" w:rsidRPr="00D344BC" w:rsidRDefault="001B5688" w:rsidP="007D7F59">
      <w:pPr>
        <w:rPr>
          <w:lang w:eastAsia="x-none"/>
        </w:rPr>
      </w:pPr>
      <w:hyperlink r:id="rId462" w:history="1">
        <w:r w:rsidR="000B5C49">
          <w:rPr>
            <w:rStyle w:val="Hyperlink"/>
            <w:lang w:eastAsia="x-none"/>
          </w:rPr>
          <w:t>R1-2203506</w:t>
        </w:r>
      </w:hyperlink>
      <w:r w:rsidR="007D7F59" w:rsidRPr="00D344BC">
        <w:rPr>
          <w:lang w:eastAsia="x-none"/>
        </w:rPr>
        <w:tab/>
        <w:t>Maintenance on enhancements for multi-TRP Deployment</w:t>
      </w:r>
      <w:r w:rsidR="007D7F59" w:rsidRPr="00D344BC">
        <w:rPr>
          <w:lang w:eastAsia="x-none"/>
        </w:rPr>
        <w:tab/>
        <w:t>vivo</w:t>
      </w:r>
    </w:p>
    <w:p w14:paraId="02BA4D2A" w14:textId="073AD966" w:rsidR="007D7F59" w:rsidRPr="00D344BC" w:rsidRDefault="001B5688" w:rsidP="007D7F59">
      <w:pPr>
        <w:rPr>
          <w:lang w:eastAsia="x-none"/>
        </w:rPr>
      </w:pPr>
      <w:hyperlink r:id="rId463" w:history="1">
        <w:r w:rsidR="000B5C49">
          <w:rPr>
            <w:rStyle w:val="Hyperlink"/>
            <w:lang w:eastAsia="x-none"/>
          </w:rPr>
          <w:t>R1-2203644</w:t>
        </w:r>
      </w:hyperlink>
      <w:r w:rsidR="007D7F59" w:rsidRPr="00D344BC">
        <w:rPr>
          <w:lang w:eastAsia="x-none"/>
        </w:rPr>
        <w:tab/>
        <w:t>Remaining issues for Multi-TRP Deployment</w:t>
      </w:r>
      <w:r w:rsidR="007D7F59" w:rsidRPr="00D344BC">
        <w:rPr>
          <w:lang w:eastAsia="x-none"/>
        </w:rPr>
        <w:tab/>
        <w:t>Ericsson</w:t>
      </w:r>
    </w:p>
    <w:p w14:paraId="402EE860" w14:textId="51CCD935" w:rsidR="007D7F59" w:rsidRPr="00D344BC" w:rsidRDefault="001B5688" w:rsidP="007D7F59">
      <w:pPr>
        <w:rPr>
          <w:lang w:eastAsia="x-none"/>
        </w:rPr>
      </w:pPr>
      <w:hyperlink r:id="rId464" w:history="1">
        <w:r w:rsidR="000B5C49">
          <w:rPr>
            <w:rStyle w:val="Hyperlink"/>
            <w:lang w:eastAsia="x-none"/>
          </w:rPr>
          <w:t>R1-2203674</w:t>
        </w:r>
      </w:hyperlink>
      <w:r w:rsidR="007D7F59" w:rsidRPr="00D344BC">
        <w:rPr>
          <w:lang w:eastAsia="x-none"/>
        </w:rPr>
        <w:tab/>
        <w:t>Discussion on remaining issues for multi-TRP deployment</w:t>
      </w:r>
      <w:r w:rsidR="007D7F59" w:rsidRPr="00D344BC">
        <w:rPr>
          <w:lang w:eastAsia="x-none"/>
        </w:rPr>
        <w:tab/>
        <w:t>NEC</w:t>
      </w:r>
    </w:p>
    <w:p w14:paraId="6295737B" w14:textId="623ADAFC" w:rsidR="007D7F59" w:rsidRPr="00D344BC" w:rsidRDefault="001B5688" w:rsidP="007D7F59">
      <w:pPr>
        <w:rPr>
          <w:lang w:eastAsia="x-none"/>
        </w:rPr>
      </w:pPr>
      <w:hyperlink r:id="rId465" w:history="1">
        <w:r w:rsidR="000B5C49">
          <w:rPr>
            <w:rStyle w:val="Hyperlink"/>
            <w:lang w:eastAsia="x-none"/>
          </w:rPr>
          <w:t>R1-2203765</w:t>
        </w:r>
      </w:hyperlink>
      <w:r w:rsidR="007D7F59" w:rsidRPr="00D344BC">
        <w:rPr>
          <w:lang w:eastAsia="x-none"/>
        </w:rPr>
        <w:tab/>
        <w:t>Maintenance of Enhancements for Multi-TRP Deployment</w:t>
      </w:r>
      <w:r w:rsidR="007D7F59" w:rsidRPr="00D344BC">
        <w:rPr>
          <w:lang w:eastAsia="x-none"/>
        </w:rPr>
        <w:tab/>
        <w:t>Langbo</w:t>
      </w:r>
    </w:p>
    <w:p w14:paraId="1A7C26E7" w14:textId="13BC7EB5" w:rsidR="007D7F59" w:rsidRPr="00D344BC" w:rsidRDefault="001B5688" w:rsidP="007D7F59">
      <w:pPr>
        <w:rPr>
          <w:lang w:eastAsia="x-none"/>
        </w:rPr>
      </w:pPr>
      <w:hyperlink r:id="rId466" w:history="1">
        <w:r w:rsidR="000B5C49">
          <w:rPr>
            <w:rStyle w:val="Hyperlink"/>
            <w:lang w:eastAsia="x-none"/>
          </w:rPr>
          <w:t>R1-2203772</w:t>
        </w:r>
      </w:hyperlink>
      <w:r w:rsidR="007D7F59" w:rsidRPr="00D344BC">
        <w:rPr>
          <w:lang w:eastAsia="x-none"/>
        </w:rPr>
        <w:tab/>
        <w:t>Remaining issues on HST-SFN deployment enhancement</w:t>
      </w:r>
      <w:r w:rsidR="007D7F59" w:rsidRPr="00D344BC">
        <w:rPr>
          <w:lang w:eastAsia="x-none"/>
        </w:rPr>
        <w:tab/>
        <w:t>xiaomi</w:t>
      </w:r>
    </w:p>
    <w:p w14:paraId="27ED3101" w14:textId="7AEC8C0E" w:rsidR="007D7F59" w:rsidRPr="00D344BC" w:rsidRDefault="001B5688" w:rsidP="007D7F59">
      <w:pPr>
        <w:rPr>
          <w:lang w:eastAsia="x-none"/>
        </w:rPr>
      </w:pPr>
      <w:hyperlink r:id="rId467" w:history="1">
        <w:r w:rsidR="000B5C49">
          <w:rPr>
            <w:rStyle w:val="Hyperlink"/>
            <w:lang w:eastAsia="x-none"/>
          </w:rPr>
          <w:t>R1-2203856</w:t>
        </w:r>
      </w:hyperlink>
      <w:r w:rsidR="007D7F59" w:rsidRPr="00D344BC">
        <w:rPr>
          <w:lang w:eastAsia="x-none"/>
        </w:rPr>
        <w:tab/>
        <w:t>Maintenance on Rel-17 multi-TRP and HST-SFN</w:t>
      </w:r>
      <w:r w:rsidR="007D7F59" w:rsidRPr="00D344BC">
        <w:rPr>
          <w:lang w:eastAsia="x-none"/>
        </w:rPr>
        <w:tab/>
        <w:t>Samsung</w:t>
      </w:r>
    </w:p>
    <w:p w14:paraId="517DB8F9" w14:textId="5AB8C8A0" w:rsidR="007D7F59" w:rsidRPr="00D344BC" w:rsidRDefault="001B5688" w:rsidP="007D7F59">
      <w:pPr>
        <w:rPr>
          <w:lang w:eastAsia="x-none"/>
        </w:rPr>
      </w:pPr>
      <w:hyperlink r:id="rId468" w:history="1">
        <w:r w:rsidR="000B5C49">
          <w:rPr>
            <w:rStyle w:val="Hyperlink"/>
            <w:lang w:eastAsia="x-none"/>
          </w:rPr>
          <w:t>R1-2203949</w:t>
        </w:r>
      </w:hyperlink>
      <w:r w:rsidR="007D7F59" w:rsidRPr="00D344BC">
        <w:rPr>
          <w:lang w:eastAsia="x-none"/>
        </w:rPr>
        <w:tab/>
        <w:t>Maintenance on enhancements for mTRP deployment</w:t>
      </w:r>
      <w:r w:rsidR="007D7F59" w:rsidRPr="00D344BC">
        <w:rPr>
          <w:lang w:eastAsia="x-none"/>
        </w:rPr>
        <w:tab/>
        <w:t>OPPO</w:t>
      </w:r>
    </w:p>
    <w:p w14:paraId="5F2DF87B" w14:textId="54139373" w:rsidR="007D7F59" w:rsidRPr="00D344BC" w:rsidRDefault="001B5688" w:rsidP="007D7F59">
      <w:pPr>
        <w:rPr>
          <w:lang w:eastAsia="x-none"/>
        </w:rPr>
      </w:pPr>
      <w:hyperlink r:id="rId469" w:history="1">
        <w:r w:rsidR="000B5C49">
          <w:rPr>
            <w:rStyle w:val="Hyperlink"/>
            <w:lang w:eastAsia="x-none"/>
          </w:rPr>
          <w:t>R1-2204138</w:t>
        </w:r>
      </w:hyperlink>
      <w:r w:rsidR="007D7F59" w:rsidRPr="00D344BC">
        <w:rPr>
          <w:lang w:eastAsia="x-none"/>
        </w:rPr>
        <w:tab/>
        <w:t>Text proposal on multi-TRP deployment</w:t>
      </w:r>
      <w:r w:rsidR="007D7F59" w:rsidRPr="00D344BC">
        <w:rPr>
          <w:lang w:eastAsia="x-none"/>
        </w:rPr>
        <w:tab/>
        <w:t>LG Electronics</w:t>
      </w:r>
    </w:p>
    <w:p w14:paraId="01A2603A" w14:textId="45946A2B" w:rsidR="007D7F59" w:rsidRPr="00D344BC" w:rsidRDefault="001B5688" w:rsidP="007D7F59">
      <w:pPr>
        <w:rPr>
          <w:lang w:eastAsia="x-none"/>
        </w:rPr>
      </w:pPr>
      <w:hyperlink r:id="rId470" w:history="1">
        <w:r w:rsidR="000B5C49">
          <w:rPr>
            <w:rStyle w:val="Hyperlink"/>
            <w:lang w:eastAsia="x-none"/>
          </w:rPr>
          <w:t>R1-2204170</w:t>
        </w:r>
      </w:hyperlink>
      <w:r w:rsidR="007D7F59" w:rsidRPr="00D344BC">
        <w:rPr>
          <w:lang w:eastAsia="x-none"/>
        </w:rPr>
        <w:tab/>
        <w:t>Remaining issues on multi-TRP deployment</w:t>
      </w:r>
      <w:r w:rsidR="007D7F59" w:rsidRPr="00D344BC">
        <w:rPr>
          <w:lang w:eastAsia="x-none"/>
        </w:rPr>
        <w:tab/>
        <w:t>Lenovo</w:t>
      </w:r>
    </w:p>
    <w:p w14:paraId="4D5246DE" w14:textId="24CE40B3" w:rsidR="007D7F59" w:rsidRPr="00D344BC" w:rsidRDefault="001B5688" w:rsidP="007D7F59">
      <w:pPr>
        <w:rPr>
          <w:lang w:eastAsia="x-none"/>
        </w:rPr>
      </w:pPr>
      <w:hyperlink r:id="rId471" w:history="1">
        <w:r w:rsidR="000B5C49">
          <w:rPr>
            <w:rStyle w:val="Hyperlink"/>
            <w:lang w:eastAsia="x-none"/>
          </w:rPr>
          <w:t>R1-2204193</w:t>
        </w:r>
      </w:hyperlink>
      <w:r w:rsidR="007D7F59" w:rsidRPr="00D344BC">
        <w:rPr>
          <w:lang w:eastAsia="x-none"/>
        </w:rPr>
        <w:tab/>
        <w:t>Remaining issues for mTRP PUSCH</w:t>
      </w:r>
      <w:r w:rsidR="007D7F59" w:rsidRPr="00D344BC">
        <w:rPr>
          <w:lang w:eastAsia="x-none"/>
        </w:rPr>
        <w:tab/>
        <w:t>ASUSTeK</w:t>
      </w:r>
    </w:p>
    <w:p w14:paraId="68759C85" w14:textId="22595F3C" w:rsidR="007D7F59" w:rsidRPr="00D344BC" w:rsidRDefault="001B5688" w:rsidP="007D7F59">
      <w:pPr>
        <w:rPr>
          <w:lang w:eastAsia="x-none"/>
        </w:rPr>
      </w:pPr>
      <w:hyperlink r:id="rId472" w:history="1">
        <w:r w:rsidR="000B5C49">
          <w:rPr>
            <w:rStyle w:val="Hyperlink"/>
            <w:lang w:eastAsia="x-none"/>
          </w:rPr>
          <w:t>R1-2204200</w:t>
        </w:r>
      </w:hyperlink>
      <w:r w:rsidR="007D7F59" w:rsidRPr="00D344BC">
        <w:rPr>
          <w:lang w:eastAsia="x-none"/>
        </w:rPr>
        <w:tab/>
        <w:t>Remaining Issues on Multi-TRP Enhancement</w:t>
      </w:r>
      <w:r w:rsidR="007D7F59" w:rsidRPr="00D344BC">
        <w:rPr>
          <w:lang w:eastAsia="x-none"/>
        </w:rPr>
        <w:tab/>
        <w:t>Apple</w:t>
      </w:r>
    </w:p>
    <w:p w14:paraId="030298E0" w14:textId="6DF38E97" w:rsidR="007D7F59" w:rsidRPr="00D344BC" w:rsidRDefault="001B5688" w:rsidP="007D7F59">
      <w:pPr>
        <w:rPr>
          <w:lang w:eastAsia="x-none"/>
        </w:rPr>
      </w:pPr>
      <w:hyperlink r:id="rId473" w:history="1">
        <w:r w:rsidR="000B5C49">
          <w:rPr>
            <w:rStyle w:val="Hyperlink"/>
            <w:lang w:eastAsia="x-none"/>
          </w:rPr>
          <w:t>R1-2204336</w:t>
        </w:r>
      </w:hyperlink>
      <w:r w:rsidR="007D7F59" w:rsidRPr="00D344BC">
        <w:rPr>
          <w:lang w:eastAsia="x-none"/>
        </w:rPr>
        <w:tab/>
        <w:t>Remaining issues on enhancements for Multi-TRP Deployment</w:t>
      </w:r>
      <w:r w:rsidR="007D7F59" w:rsidRPr="00D344BC">
        <w:rPr>
          <w:lang w:eastAsia="x-none"/>
        </w:rPr>
        <w:tab/>
        <w:t>NTT DOCOMO, INC.</w:t>
      </w:r>
    </w:p>
    <w:p w14:paraId="3D025ABE" w14:textId="1B43667C" w:rsidR="007D7F59" w:rsidRPr="00D344BC" w:rsidRDefault="001B5688" w:rsidP="007D7F59">
      <w:pPr>
        <w:rPr>
          <w:lang w:eastAsia="x-none"/>
        </w:rPr>
      </w:pPr>
      <w:hyperlink r:id="rId474" w:history="1">
        <w:r w:rsidR="000B5C49">
          <w:rPr>
            <w:rStyle w:val="Hyperlink"/>
            <w:lang w:eastAsia="x-none"/>
          </w:rPr>
          <w:t>R1-2204536</w:t>
        </w:r>
      </w:hyperlink>
      <w:r w:rsidR="007D7F59" w:rsidRPr="00D344BC">
        <w:rPr>
          <w:lang w:eastAsia="x-none"/>
        </w:rPr>
        <w:tab/>
        <w:t>Maintenance of enhancements for Multi-TRP Deployment</w:t>
      </w:r>
      <w:r w:rsidR="007D7F59" w:rsidRPr="00D344BC">
        <w:rPr>
          <w:lang w:eastAsia="x-none"/>
        </w:rPr>
        <w:tab/>
        <w:t>Nokia, Nokia Shanghai Bell</w:t>
      </w:r>
    </w:p>
    <w:p w14:paraId="1E5FEE76" w14:textId="745C5548" w:rsidR="007D7F59" w:rsidRPr="00D344BC" w:rsidRDefault="001B5688" w:rsidP="007D7F59">
      <w:pPr>
        <w:rPr>
          <w:lang w:eastAsia="x-none"/>
        </w:rPr>
      </w:pPr>
      <w:hyperlink r:id="rId475" w:history="1">
        <w:r w:rsidR="000B5C49">
          <w:rPr>
            <w:rStyle w:val="Hyperlink"/>
            <w:lang w:eastAsia="x-none"/>
          </w:rPr>
          <w:t>R1-2204683</w:t>
        </w:r>
      </w:hyperlink>
      <w:r w:rsidR="007D7F59" w:rsidRPr="00D344BC">
        <w:rPr>
          <w:lang w:eastAsia="x-none"/>
        </w:rPr>
        <w:tab/>
        <w:t>Maintenance of Rel-17 beam management for multi-TRP</w:t>
      </w:r>
      <w:r w:rsidR="007D7F59" w:rsidRPr="00D344BC">
        <w:rPr>
          <w:lang w:eastAsia="x-none"/>
        </w:rPr>
        <w:tab/>
        <w:t>MediaTek Inc.</w:t>
      </w:r>
    </w:p>
    <w:p w14:paraId="614BEAA0" w14:textId="00EED2DE" w:rsidR="007D7F59" w:rsidRPr="00D344BC" w:rsidRDefault="001B5688" w:rsidP="007D7F59">
      <w:pPr>
        <w:rPr>
          <w:lang w:eastAsia="x-none"/>
        </w:rPr>
      </w:pPr>
      <w:hyperlink r:id="rId476" w:history="1">
        <w:r w:rsidR="000B5C49">
          <w:rPr>
            <w:rStyle w:val="Hyperlink"/>
            <w:lang w:eastAsia="x-none"/>
          </w:rPr>
          <w:t>R1-2204764</w:t>
        </w:r>
      </w:hyperlink>
      <w:r w:rsidR="007D7F59" w:rsidRPr="00D344BC">
        <w:rPr>
          <w:lang w:eastAsia="x-none"/>
        </w:rPr>
        <w:tab/>
        <w:t>MIMO Enhancements for Multi-TRP Deployment</w:t>
      </w:r>
      <w:r w:rsidR="007D7F59" w:rsidRPr="00D344BC">
        <w:rPr>
          <w:lang w:eastAsia="x-none"/>
        </w:rPr>
        <w:tab/>
        <w:t>Intel Corporation</w:t>
      </w:r>
    </w:p>
    <w:p w14:paraId="3874DA16" w14:textId="6B5ED398" w:rsidR="007D7F59" w:rsidRDefault="001B5688" w:rsidP="007D7F59">
      <w:pPr>
        <w:rPr>
          <w:lang w:eastAsia="x-none"/>
        </w:rPr>
      </w:pPr>
      <w:hyperlink r:id="rId477" w:history="1">
        <w:r w:rsidR="000B5C49">
          <w:rPr>
            <w:rStyle w:val="Hyperlink"/>
            <w:lang w:eastAsia="x-none"/>
          </w:rPr>
          <w:t>R1-2204977</w:t>
        </w:r>
      </w:hyperlink>
      <w:r w:rsidR="007D7F59" w:rsidRPr="00D344BC">
        <w:rPr>
          <w:lang w:eastAsia="x-none"/>
        </w:rPr>
        <w:tab/>
        <w:t>Remaining Details for Multi-TRP Operation</w:t>
      </w:r>
      <w:r w:rsidR="007D7F59" w:rsidRPr="00D344BC">
        <w:rPr>
          <w:lang w:eastAsia="x-none"/>
        </w:rPr>
        <w:tab/>
        <w:t>Qualcomm Incorporated</w:t>
      </w:r>
    </w:p>
    <w:p w14:paraId="528C94B6" w14:textId="7631DEDC" w:rsidR="00CB7161" w:rsidRDefault="00CB7161" w:rsidP="007D7F59">
      <w:pPr>
        <w:rPr>
          <w:lang w:eastAsia="x-none"/>
        </w:rPr>
      </w:pPr>
    </w:p>
    <w:p w14:paraId="41E3B92B" w14:textId="58438854" w:rsidR="00CB7161" w:rsidRDefault="00CB7161" w:rsidP="00CB7161">
      <w:pPr>
        <w:rPr>
          <w:lang w:eastAsia="x-none"/>
        </w:rPr>
      </w:pPr>
    </w:p>
    <w:p w14:paraId="72394C39" w14:textId="684749ED" w:rsidR="003D6B7F" w:rsidRPr="003D6B7F" w:rsidRDefault="001B5688" w:rsidP="003D6B7F">
      <w:pPr>
        <w:rPr>
          <w:b/>
          <w:bCs/>
          <w:lang w:eastAsia="x-none"/>
        </w:rPr>
      </w:pPr>
      <w:hyperlink r:id="rId478" w:history="1">
        <w:r w:rsidR="000B5C49">
          <w:rPr>
            <w:rStyle w:val="Hyperlink"/>
            <w:b/>
            <w:bCs/>
            <w:lang w:eastAsia="x-none"/>
          </w:rPr>
          <w:t>R1-2205126</w:t>
        </w:r>
      </w:hyperlink>
      <w:r w:rsidR="003D6B7F" w:rsidRPr="003D6B7F">
        <w:rPr>
          <w:b/>
          <w:bCs/>
          <w:lang w:eastAsia="x-none"/>
        </w:rPr>
        <w:tab/>
        <w:t>Description of issues for Rel.17 NR FeMIMO maintenance: Item 2a DL/UL</w:t>
      </w:r>
      <w:r w:rsidR="003D6B7F" w:rsidRPr="003D6B7F">
        <w:rPr>
          <w:b/>
          <w:bCs/>
          <w:lang w:eastAsia="x-none"/>
        </w:rPr>
        <w:tab/>
        <w:t>Moderator (Nokia)</w:t>
      </w:r>
    </w:p>
    <w:p w14:paraId="6EB3B05A" w14:textId="77777777" w:rsidR="00CB7161" w:rsidRPr="003D6B7F" w:rsidRDefault="00CB7161" w:rsidP="00CB7161">
      <w:pPr>
        <w:rPr>
          <w:lang w:eastAsia="x-none"/>
        </w:rPr>
      </w:pPr>
      <w:r w:rsidRPr="003D6B7F">
        <w:rPr>
          <w:lang w:eastAsia="x-none"/>
        </w:rPr>
        <w:t>[109-e-R17-MIMO-03] – Keith (Nokia)</w:t>
      </w:r>
    </w:p>
    <w:p w14:paraId="55024EA4" w14:textId="1B816F06" w:rsidR="00CB7161" w:rsidRPr="003D6B7F" w:rsidRDefault="00CB7161" w:rsidP="00CB7161">
      <w:pPr>
        <w:rPr>
          <w:lang w:eastAsia="x-none"/>
        </w:rPr>
      </w:pPr>
      <w:r w:rsidRPr="003D6B7F">
        <w:rPr>
          <w:lang w:eastAsia="x-none"/>
        </w:rPr>
        <w:t xml:space="preserve">Maintenance on DL/UL mTRP (description of issues in </w:t>
      </w:r>
      <w:hyperlink r:id="rId479" w:history="1">
        <w:r w:rsidR="000B5C49">
          <w:rPr>
            <w:rStyle w:val="Hyperlink"/>
            <w:lang w:eastAsia="x-none"/>
          </w:rPr>
          <w:t>R1-2205126</w:t>
        </w:r>
      </w:hyperlink>
      <w:r w:rsidRPr="003D6B7F">
        <w:rPr>
          <w:lang w:eastAsia="x-none"/>
        </w:rPr>
        <w:t>)</w:t>
      </w:r>
    </w:p>
    <w:p w14:paraId="548FD3AD" w14:textId="77777777" w:rsidR="00CB7161" w:rsidRPr="003D6B7F" w:rsidRDefault="00CB7161" w:rsidP="00CB7161">
      <w:pPr>
        <w:numPr>
          <w:ilvl w:val="0"/>
          <w:numId w:val="64"/>
        </w:numPr>
        <w:rPr>
          <w:lang w:eastAsia="x-none"/>
        </w:rPr>
      </w:pPr>
      <w:r w:rsidRPr="003D6B7F">
        <w:rPr>
          <w:lang w:eastAsia="x-none"/>
        </w:rPr>
        <w:t>Issues 2, 8, 10, 12, 13, 15,16 by May 18</w:t>
      </w:r>
    </w:p>
    <w:p w14:paraId="2CB8757B" w14:textId="77777777" w:rsidR="00CB7161" w:rsidRPr="003D6B7F" w:rsidRDefault="00CB7161" w:rsidP="00CB7161">
      <w:pPr>
        <w:numPr>
          <w:ilvl w:val="0"/>
          <w:numId w:val="64"/>
        </w:numPr>
        <w:rPr>
          <w:lang w:eastAsia="x-none"/>
        </w:rPr>
      </w:pPr>
      <w:r w:rsidRPr="003D6B7F">
        <w:rPr>
          <w:lang w:eastAsia="x-none"/>
        </w:rPr>
        <w:t>Editorial Issues 1, 4, 6, 17, 18 by May 11</w:t>
      </w:r>
    </w:p>
    <w:p w14:paraId="3B7FBD29" w14:textId="29B0C509" w:rsidR="00CB7161" w:rsidRPr="003D6B7F" w:rsidRDefault="00CB7161" w:rsidP="00CB7161">
      <w:pPr>
        <w:numPr>
          <w:ilvl w:val="0"/>
          <w:numId w:val="64"/>
        </w:numPr>
        <w:rPr>
          <w:lang w:eastAsia="x-none"/>
        </w:rPr>
      </w:pPr>
      <w:r w:rsidRPr="003D6B7F">
        <w:rPr>
          <w:lang w:eastAsia="x-none"/>
        </w:rPr>
        <w:t>Editorial Issue on DL mTRP: Issue #7 by May 11</w:t>
      </w:r>
    </w:p>
    <w:p w14:paraId="15B0FDB9" w14:textId="259DD565" w:rsidR="003D6B7F" w:rsidRPr="002B4540" w:rsidRDefault="001B5688" w:rsidP="003D6B7F">
      <w:pPr>
        <w:rPr>
          <w:b/>
          <w:bCs/>
          <w:lang w:eastAsia="x-none"/>
        </w:rPr>
      </w:pPr>
      <w:hyperlink r:id="rId480" w:history="1">
        <w:r w:rsidR="000B5C49">
          <w:rPr>
            <w:rStyle w:val="Hyperlink"/>
            <w:b/>
            <w:bCs/>
            <w:lang w:eastAsia="x-none"/>
          </w:rPr>
          <w:t>R1-2205276</w:t>
        </w:r>
      </w:hyperlink>
      <w:r w:rsidR="003D6B7F" w:rsidRPr="002B4540">
        <w:rPr>
          <w:b/>
          <w:bCs/>
          <w:lang w:eastAsia="x-none"/>
        </w:rPr>
        <w:tab/>
        <w:t>Endorsed TPs in Rel.17 NR FeMIMO maintenance: Item 2a DL/UL</w:t>
      </w:r>
      <w:r w:rsidR="003D6B7F" w:rsidRPr="002B4540">
        <w:rPr>
          <w:b/>
          <w:bCs/>
          <w:lang w:eastAsia="x-none"/>
        </w:rPr>
        <w:tab/>
        <w:t>Moderator (Nokia)</w:t>
      </w:r>
    </w:p>
    <w:p w14:paraId="4B513D5F" w14:textId="478D4A74" w:rsidR="002B4540" w:rsidRDefault="002B4540" w:rsidP="002B4540">
      <w:pPr>
        <w:rPr>
          <w:lang w:eastAsia="x-none"/>
        </w:rPr>
      </w:pPr>
      <w:r w:rsidRPr="00C91197">
        <w:rPr>
          <w:b/>
          <w:bCs/>
          <w:lang w:eastAsia="x-none"/>
        </w:rPr>
        <w:t>Decision:</w:t>
      </w:r>
      <w:r>
        <w:rPr>
          <w:lang w:eastAsia="x-none"/>
        </w:rPr>
        <w:t xml:space="preserve"> As per email decision posted on May 11</w:t>
      </w:r>
      <w:r w:rsidRPr="00C91197">
        <w:rPr>
          <w:vertAlign w:val="superscript"/>
          <w:lang w:eastAsia="x-none"/>
        </w:rPr>
        <w:t>th</w:t>
      </w:r>
      <w:r>
        <w:rPr>
          <w:lang w:eastAsia="x-none"/>
        </w:rPr>
        <w:t>,</w:t>
      </w:r>
    </w:p>
    <w:p w14:paraId="703B39E3" w14:textId="77777777" w:rsidR="002B4540" w:rsidRPr="002B4540" w:rsidRDefault="002B4540" w:rsidP="002B4540">
      <w:pPr>
        <w:rPr>
          <w:bCs/>
          <w:lang w:eastAsia="x-none"/>
        </w:rPr>
      </w:pPr>
      <w:r w:rsidRPr="002B4540">
        <w:rPr>
          <w:bCs/>
          <w:highlight w:val="green"/>
          <w:lang w:eastAsia="x-none"/>
        </w:rPr>
        <w:t>Agreement</w:t>
      </w:r>
    </w:p>
    <w:p w14:paraId="2B28B686" w14:textId="1A8182CD" w:rsidR="002B4540" w:rsidRDefault="002B4540" w:rsidP="002B4540">
      <w:pPr>
        <w:rPr>
          <w:lang w:eastAsia="x-none"/>
        </w:rPr>
      </w:pPr>
      <w:r>
        <w:rPr>
          <w:lang w:eastAsia="x-none"/>
        </w:rPr>
        <w:t xml:space="preserve">The following text proposals in </w:t>
      </w:r>
      <w:hyperlink r:id="rId481" w:history="1">
        <w:r w:rsidR="000B5C49">
          <w:rPr>
            <w:rStyle w:val="Hyperlink"/>
            <w:lang w:eastAsia="x-none"/>
          </w:rPr>
          <w:t>R1-2205276</w:t>
        </w:r>
      </w:hyperlink>
      <w:r>
        <w:rPr>
          <w:lang w:eastAsia="x-none"/>
        </w:rPr>
        <w:t xml:space="preserve"> are endorsed for the editor’s CRs.</w:t>
      </w:r>
    </w:p>
    <w:p w14:paraId="53EEEC4C" w14:textId="77777777" w:rsidR="002B4540" w:rsidRDefault="002B4540" w:rsidP="00CF6E6D">
      <w:pPr>
        <w:pStyle w:val="ListParagraph"/>
        <w:numPr>
          <w:ilvl w:val="0"/>
          <w:numId w:val="396"/>
        </w:numPr>
      </w:pPr>
      <w:r>
        <w:t xml:space="preserve">TP for Issue 12 </w:t>
      </w:r>
    </w:p>
    <w:p w14:paraId="0FEC139A" w14:textId="77777777" w:rsidR="002B4540" w:rsidRDefault="002B4540" w:rsidP="00CF6E6D">
      <w:pPr>
        <w:pStyle w:val="ListParagraph"/>
        <w:numPr>
          <w:ilvl w:val="0"/>
          <w:numId w:val="396"/>
        </w:numPr>
      </w:pPr>
      <w:r>
        <w:t xml:space="preserve">TP for Issue 13 </w:t>
      </w:r>
    </w:p>
    <w:p w14:paraId="6EB8B550" w14:textId="77777777" w:rsidR="002B4540" w:rsidRDefault="002B4540" w:rsidP="00CF6E6D">
      <w:pPr>
        <w:pStyle w:val="ListParagraph"/>
        <w:numPr>
          <w:ilvl w:val="0"/>
          <w:numId w:val="396"/>
        </w:numPr>
      </w:pPr>
      <w:r>
        <w:t xml:space="preserve">TP for Issue 16 </w:t>
      </w:r>
    </w:p>
    <w:p w14:paraId="3F10AB02" w14:textId="77777777" w:rsidR="002B4540" w:rsidRDefault="002B4540" w:rsidP="00CF6E6D">
      <w:pPr>
        <w:pStyle w:val="ListParagraph"/>
        <w:numPr>
          <w:ilvl w:val="0"/>
          <w:numId w:val="396"/>
        </w:numPr>
      </w:pPr>
      <w:r>
        <w:t>TP for editorial Issues 1, 4, 6, 17, 18, and Issue 7 (for DL mTRP)</w:t>
      </w:r>
    </w:p>
    <w:p w14:paraId="4325A17D" w14:textId="77777777" w:rsidR="003D6B7F" w:rsidRDefault="003D6B7F" w:rsidP="00CB7161">
      <w:pPr>
        <w:rPr>
          <w:lang w:eastAsia="x-none"/>
        </w:rPr>
      </w:pPr>
    </w:p>
    <w:p w14:paraId="4488F9F5" w14:textId="02695A2D" w:rsidR="003D6B7F" w:rsidRPr="002B4540" w:rsidRDefault="001B5688" w:rsidP="003D6B7F">
      <w:pPr>
        <w:rPr>
          <w:b/>
          <w:bCs/>
          <w:lang w:eastAsia="x-none"/>
        </w:rPr>
      </w:pPr>
      <w:hyperlink r:id="rId482" w:history="1">
        <w:r w:rsidR="000B5C49">
          <w:rPr>
            <w:rStyle w:val="Hyperlink"/>
            <w:b/>
            <w:bCs/>
            <w:lang w:eastAsia="x-none"/>
          </w:rPr>
          <w:t>R1-2205458</w:t>
        </w:r>
      </w:hyperlink>
      <w:r w:rsidR="003D6B7F" w:rsidRPr="002B4540">
        <w:rPr>
          <w:b/>
          <w:bCs/>
          <w:lang w:eastAsia="x-none"/>
        </w:rPr>
        <w:tab/>
        <w:t>Endorsed TPs in Rel.17 NR FeMIMO maintenance: Item 2a DL/UL</w:t>
      </w:r>
      <w:r w:rsidR="003D6B7F" w:rsidRPr="002B4540">
        <w:rPr>
          <w:b/>
          <w:bCs/>
          <w:lang w:eastAsia="x-none"/>
        </w:rPr>
        <w:tab/>
        <w:t>Moderator (Nokia)</w:t>
      </w:r>
    </w:p>
    <w:p w14:paraId="126E1152" w14:textId="063FF73D" w:rsidR="002B4540" w:rsidRDefault="002B4540" w:rsidP="002B4540">
      <w:pPr>
        <w:rPr>
          <w:lang w:eastAsia="x-none"/>
        </w:rPr>
      </w:pPr>
      <w:r w:rsidRPr="00C91197">
        <w:rPr>
          <w:b/>
          <w:bCs/>
          <w:lang w:eastAsia="x-none"/>
        </w:rPr>
        <w:t>Decision:</w:t>
      </w:r>
      <w:r>
        <w:rPr>
          <w:lang w:eastAsia="x-none"/>
        </w:rPr>
        <w:t xml:space="preserve"> As per email decision posted on May 17</w:t>
      </w:r>
      <w:r w:rsidRPr="00C91197">
        <w:rPr>
          <w:vertAlign w:val="superscript"/>
          <w:lang w:eastAsia="x-none"/>
        </w:rPr>
        <w:t>th</w:t>
      </w:r>
      <w:r>
        <w:rPr>
          <w:lang w:eastAsia="x-none"/>
        </w:rPr>
        <w:t>,</w:t>
      </w:r>
    </w:p>
    <w:p w14:paraId="5CF36185" w14:textId="77777777" w:rsidR="002B4540" w:rsidRPr="002B4540" w:rsidRDefault="002B4540" w:rsidP="002B4540">
      <w:pPr>
        <w:rPr>
          <w:bCs/>
          <w:lang w:eastAsia="x-none"/>
        </w:rPr>
      </w:pPr>
      <w:r w:rsidRPr="002B4540">
        <w:rPr>
          <w:bCs/>
          <w:highlight w:val="green"/>
          <w:lang w:eastAsia="x-none"/>
        </w:rPr>
        <w:t>Agreement</w:t>
      </w:r>
    </w:p>
    <w:p w14:paraId="7FF11B68" w14:textId="51422997" w:rsidR="002B4540" w:rsidRDefault="002B4540" w:rsidP="00CF6E6D">
      <w:pPr>
        <w:pStyle w:val="ListParagraph"/>
        <w:numPr>
          <w:ilvl w:val="0"/>
          <w:numId w:val="397"/>
        </w:numPr>
        <w:rPr>
          <w:lang w:eastAsia="x-none"/>
        </w:rPr>
      </w:pPr>
      <w:r w:rsidRPr="00050EE0">
        <w:rPr>
          <w:lang w:eastAsia="x-none"/>
        </w:rPr>
        <w:lastRenderedPageBreak/>
        <w:t xml:space="preserve">The TPs for Issue 8, 10, 15 in </w:t>
      </w:r>
      <w:hyperlink r:id="rId483" w:history="1">
        <w:r w:rsidR="000B5C49">
          <w:rPr>
            <w:rStyle w:val="Hyperlink"/>
            <w:lang w:eastAsia="x-none"/>
          </w:rPr>
          <w:t>R1-2205458</w:t>
        </w:r>
      </w:hyperlink>
      <w:r w:rsidRPr="00050EE0">
        <w:rPr>
          <w:lang w:eastAsia="x-none"/>
        </w:rPr>
        <w:t xml:space="preserve"> are endorsed for the editor’s CRs.</w:t>
      </w:r>
    </w:p>
    <w:p w14:paraId="46E7FD8B" w14:textId="7C23587D" w:rsidR="00CB7161" w:rsidRPr="002B4540" w:rsidRDefault="002B4540" w:rsidP="00CB7161">
      <w:pPr>
        <w:rPr>
          <w:lang w:eastAsia="x-none"/>
        </w:rPr>
      </w:pPr>
      <w:r>
        <w:rPr>
          <w:lang w:eastAsia="x-none"/>
        </w:rPr>
        <w:t xml:space="preserve">Note to editors: </w:t>
      </w:r>
      <w:hyperlink r:id="rId484" w:history="1">
        <w:r w:rsidR="000B5C49">
          <w:rPr>
            <w:rStyle w:val="Hyperlink"/>
            <w:lang w:eastAsia="x-none"/>
          </w:rPr>
          <w:t>R1-2205458</w:t>
        </w:r>
      </w:hyperlink>
      <w:r>
        <w:rPr>
          <w:b/>
          <w:bCs/>
          <w:lang w:eastAsia="x-none"/>
        </w:rPr>
        <w:t xml:space="preserve"> </w:t>
      </w:r>
      <w:r w:rsidRPr="002B4540">
        <w:rPr>
          <w:lang w:eastAsia="x-none"/>
        </w:rPr>
        <w:t>is a revision of x5276 and includes all endorsed TPs.</w:t>
      </w:r>
    </w:p>
    <w:p w14:paraId="0BE0F8D0" w14:textId="50B5E97A" w:rsidR="003D6B7F" w:rsidRDefault="003D6B7F" w:rsidP="00CB7161">
      <w:pPr>
        <w:rPr>
          <w:lang w:eastAsia="x-none"/>
        </w:rPr>
      </w:pPr>
    </w:p>
    <w:p w14:paraId="6DCAC3B6" w14:textId="77777777" w:rsidR="003D6B7F" w:rsidRDefault="003D6B7F" w:rsidP="00CB7161">
      <w:pPr>
        <w:rPr>
          <w:lang w:eastAsia="x-none"/>
        </w:rPr>
      </w:pPr>
    </w:p>
    <w:p w14:paraId="195191FB" w14:textId="4F20DC8F" w:rsidR="00BD7B0D" w:rsidRPr="00BD7B0D" w:rsidRDefault="001B5688" w:rsidP="00BD7B0D">
      <w:pPr>
        <w:rPr>
          <w:b/>
          <w:bCs/>
          <w:lang w:eastAsia="x-none"/>
        </w:rPr>
      </w:pPr>
      <w:hyperlink r:id="rId485" w:history="1">
        <w:r w:rsidR="000B5C49">
          <w:rPr>
            <w:rStyle w:val="Hyperlink"/>
            <w:b/>
            <w:bCs/>
            <w:lang w:eastAsia="x-none"/>
          </w:rPr>
          <w:t>R1-2205376</w:t>
        </w:r>
      </w:hyperlink>
      <w:r w:rsidR="00BD7B0D" w:rsidRPr="00BD7B0D">
        <w:rPr>
          <w:b/>
          <w:bCs/>
          <w:lang w:eastAsia="x-none"/>
        </w:rPr>
        <w:tab/>
        <w:t>Moderator Summary for Rel.17 NR FeMIMO maintenance: Item 2b: inter-cell mTRP</w:t>
      </w:r>
      <w:r w:rsidR="00BD7B0D" w:rsidRPr="00BD7B0D">
        <w:rPr>
          <w:b/>
          <w:bCs/>
          <w:lang w:eastAsia="x-none"/>
        </w:rPr>
        <w:tab/>
        <w:t>Moderator (vivo)</w:t>
      </w:r>
    </w:p>
    <w:p w14:paraId="642D79E7" w14:textId="77777777" w:rsidR="00BD7B0D" w:rsidRPr="00BD7B0D" w:rsidRDefault="00CB7161" w:rsidP="00CB7161">
      <w:pPr>
        <w:rPr>
          <w:lang w:eastAsia="x-none"/>
        </w:rPr>
      </w:pPr>
      <w:r w:rsidRPr="00BD7B0D">
        <w:rPr>
          <w:lang w:eastAsia="x-none"/>
        </w:rPr>
        <w:t xml:space="preserve">[109-e-R17-MIMO-04] </w:t>
      </w:r>
      <w:r w:rsidR="00BD7B0D" w:rsidRPr="00BD7B0D">
        <w:rPr>
          <w:lang w:eastAsia="x-none"/>
        </w:rPr>
        <w:t>– Rakesh (vivo)</w:t>
      </w:r>
    </w:p>
    <w:p w14:paraId="4A897520" w14:textId="6B7F2DD4" w:rsidR="00CB7161" w:rsidRPr="00BD7B0D" w:rsidRDefault="00CB7161" w:rsidP="00CB7161">
      <w:pPr>
        <w:rPr>
          <w:lang w:eastAsia="x-none"/>
        </w:rPr>
      </w:pPr>
      <w:r w:rsidRPr="00BD7B0D">
        <w:rPr>
          <w:lang w:eastAsia="x-none"/>
        </w:rPr>
        <w:t xml:space="preserve">Maintenance on multi-TRP inter-cell (description of issues in </w:t>
      </w:r>
      <w:hyperlink r:id="rId486" w:history="1">
        <w:r w:rsidR="000B5C49">
          <w:rPr>
            <w:rStyle w:val="Hyperlink"/>
            <w:lang w:eastAsia="x-none"/>
          </w:rPr>
          <w:t>R1-2205376</w:t>
        </w:r>
      </w:hyperlink>
      <w:r w:rsidRPr="00BD7B0D">
        <w:rPr>
          <w:lang w:eastAsia="x-none"/>
        </w:rPr>
        <w:t>) by May 18</w:t>
      </w:r>
    </w:p>
    <w:p w14:paraId="165F29C4" w14:textId="77777777" w:rsidR="00CB7161" w:rsidRPr="00BD7B0D" w:rsidRDefault="00CB7161" w:rsidP="00CB7161">
      <w:pPr>
        <w:numPr>
          <w:ilvl w:val="0"/>
          <w:numId w:val="64"/>
        </w:numPr>
        <w:rPr>
          <w:lang w:eastAsia="x-none"/>
        </w:rPr>
      </w:pPr>
      <w:r w:rsidRPr="00BD7B0D">
        <w:rPr>
          <w:lang w:eastAsia="x-none"/>
        </w:rPr>
        <w:t xml:space="preserve">Issues #1, #4, #5 and #8 </w:t>
      </w:r>
    </w:p>
    <w:p w14:paraId="5BD1EF36" w14:textId="77777777" w:rsidR="00CB7161" w:rsidRPr="00BD7B0D" w:rsidRDefault="00CB7161" w:rsidP="00CB7161">
      <w:pPr>
        <w:numPr>
          <w:ilvl w:val="0"/>
          <w:numId w:val="64"/>
        </w:numPr>
        <w:rPr>
          <w:lang w:eastAsia="x-none"/>
        </w:rPr>
      </w:pPr>
      <w:r w:rsidRPr="00BD7B0D">
        <w:rPr>
          <w:lang w:eastAsia="x-none"/>
        </w:rPr>
        <w:t xml:space="preserve">Issues #2 and #3 </w:t>
      </w:r>
    </w:p>
    <w:p w14:paraId="1FD2CE80" w14:textId="77777777" w:rsidR="00CB7161" w:rsidRPr="00BD7B0D" w:rsidRDefault="00CB7161" w:rsidP="00CB7161">
      <w:pPr>
        <w:numPr>
          <w:ilvl w:val="0"/>
          <w:numId w:val="64"/>
        </w:numPr>
        <w:rPr>
          <w:lang w:eastAsia="x-none"/>
        </w:rPr>
      </w:pPr>
      <w:r w:rsidRPr="00BD7B0D">
        <w:rPr>
          <w:lang w:eastAsia="x-none"/>
        </w:rPr>
        <w:t>Issue #6</w:t>
      </w:r>
    </w:p>
    <w:p w14:paraId="7548BCD8" w14:textId="77777777" w:rsidR="00CB7161" w:rsidRPr="00BD7B0D" w:rsidRDefault="00CB7161" w:rsidP="00CB7161">
      <w:pPr>
        <w:numPr>
          <w:ilvl w:val="0"/>
          <w:numId w:val="64"/>
        </w:numPr>
        <w:rPr>
          <w:lang w:eastAsia="x-none"/>
        </w:rPr>
      </w:pPr>
      <w:r w:rsidRPr="00BD7B0D">
        <w:rPr>
          <w:lang w:eastAsia="x-none"/>
        </w:rPr>
        <w:t>Issue #7 (no further discussion in next meeting if no consensus in RAN1#109-e)</w:t>
      </w:r>
    </w:p>
    <w:p w14:paraId="23EEB197" w14:textId="05F34C96" w:rsidR="003D6B7F" w:rsidRDefault="001B5688" w:rsidP="003D6B7F">
      <w:pPr>
        <w:rPr>
          <w:lang w:eastAsia="x-none"/>
        </w:rPr>
      </w:pPr>
      <w:hyperlink r:id="rId487" w:history="1">
        <w:r w:rsidR="000B5C49">
          <w:rPr>
            <w:rStyle w:val="Hyperlink"/>
            <w:lang w:eastAsia="x-none"/>
          </w:rPr>
          <w:t>R1-2205377</w:t>
        </w:r>
      </w:hyperlink>
      <w:r w:rsidR="003D6B7F">
        <w:rPr>
          <w:lang w:eastAsia="x-none"/>
        </w:rPr>
        <w:tab/>
        <w:t>Feature lead Summary#1 [109-e-R17-MIMO-04] Maintenance on multi-TRP inter-cell</w:t>
      </w:r>
      <w:r w:rsidR="003D6B7F">
        <w:rPr>
          <w:lang w:eastAsia="x-none"/>
        </w:rPr>
        <w:tab/>
        <w:t>Moderator (vivo)</w:t>
      </w:r>
    </w:p>
    <w:p w14:paraId="56092255" w14:textId="57082DB8" w:rsidR="00BD7B0D" w:rsidRDefault="00BD7B0D" w:rsidP="00BD7B0D">
      <w:pPr>
        <w:rPr>
          <w:lang w:eastAsia="x-none"/>
        </w:rPr>
      </w:pPr>
      <w:r w:rsidRPr="00C91197">
        <w:rPr>
          <w:b/>
          <w:bCs/>
          <w:lang w:eastAsia="x-none"/>
        </w:rPr>
        <w:t>Decision:</w:t>
      </w:r>
      <w:r>
        <w:rPr>
          <w:lang w:eastAsia="x-none"/>
        </w:rPr>
        <w:t xml:space="preserve"> As per email decision posted on May 20</w:t>
      </w:r>
      <w:r w:rsidRPr="00C91197">
        <w:rPr>
          <w:vertAlign w:val="superscript"/>
          <w:lang w:eastAsia="x-none"/>
        </w:rPr>
        <w:t>th</w:t>
      </w:r>
      <w:r>
        <w:rPr>
          <w:lang w:eastAsia="x-none"/>
        </w:rPr>
        <w:t>,</w:t>
      </w:r>
    </w:p>
    <w:p w14:paraId="684F1AE7" w14:textId="77777777" w:rsidR="00BD7B0D" w:rsidRPr="00BD7B0D" w:rsidRDefault="00BD7B0D" w:rsidP="00BD7B0D">
      <w:pPr>
        <w:rPr>
          <w:bCs/>
          <w:lang w:eastAsia="x-none"/>
        </w:rPr>
      </w:pPr>
      <w:r w:rsidRPr="00BD7B0D">
        <w:rPr>
          <w:bCs/>
          <w:highlight w:val="green"/>
          <w:lang w:eastAsia="x-none"/>
        </w:rPr>
        <w:t>Agreement</w:t>
      </w:r>
    </w:p>
    <w:p w14:paraId="3DC7F36C" w14:textId="2EE38DD1" w:rsidR="00BD7B0D" w:rsidRDefault="00BD7B0D" w:rsidP="00CF6E6D">
      <w:pPr>
        <w:pStyle w:val="ListParagraph"/>
        <w:numPr>
          <w:ilvl w:val="0"/>
          <w:numId w:val="397"/>
        </w:numPr>
        <w:snapToGrid w:val="0"/>
        <w:rPr>
          <w:rFonts w:cs="Times"/>
        </w:rPr>
      </w:pPr>
      <w:r w:rsidRPr="00BD7B0D">
        <w:rPr>
          <w:rFonts w:cs="Times"/>
        </w:rPr>
        <w:t>The following TP for 38.214 in section 5.1.6.2 is endorsed for the editor’s CR.</w:t>
      </w:r>
    </w:p>
    <w:p w14:paraId="7CE2843C" w14:textId="77777777" w:rsidR="00BD7B0D" w:rsidRPr="002126FC" w:rsidRDefault="00BD7B0D" w:rsidP="00BD7B0D">
      <w:pPr>
        <w:rPr>
          <w:color w:val="FF0000"/>
          <w:lang w:val="en-US"/>
        </w:rPr>
      </w:pPr>
      <w:r w:rsidRPr="002126FC">
        <w:rPr>
          <w:color w:val="FF0000"/>
          <w:lang w:val="en-US"/>
        </w:rPr>
        <w:t>---------- Start of TP ----------</w:t>
      </w:r>
    </w:p>
    <w:p w14:paraId="3AD25877" w14:textId="447A7821" w:rsidR="00BD7B0D" w:rsidRPr="00BD7B0D" w:rsidRDefault="00BD7B0D" w:rsidP="00BD7B0D">
      <w:pPr>
        <w:pStyle w:val="ListParagraph"/>
        <w:spacing w:after="0"/>
        <w:ind w:left="0"/>
        <w:rPr>
          <w:rFonts w:ascii="Arial" w:hAnsi="Arial" w:cs="Arial"/>
          <w:sz w:val="16"/>
          <w:szCs w:val="16"/>
        </w:rPr>
      </w:pPr>
      <w:r w:rsidRPr="00BD7B0D">
        <w:rPr>
          <w:rStyle w:val="Strong"/>
          <w:rFonts w:ascii="Arial" w:hAnsi="Arial" w:cs="Arial"/>
          <w:color w:val="000000"/>
          <w:sz w:val="16"/>
          <w:szCs w:val="16"/>
        </w:rPr>
        <w:t>5.1.6.2</w:t>
      </w:r>
      <w:r w:rsidRPr="00BD7B0D">
        <w:rPr>
          <w:rStyle w:val="Strong"/>
          <w:rFonts w:ascii="Arial" w:hAnsi="Arial" w:cs="Arial"/>
          <w:color w:val="000000"/>
          <w:sz w:val="16"/>
          <w:szCs w:val="16"/>
        </w:rPr>
        <w:tab/>
        <w:t>DM-RS reception procedure</w:t>
      </w:r>
    </w:p>
    <w:p w14:paraId="3298AC17" w14:textId="77777777" w:rsidR="00BD7B0D" w:rsidRPr="00BD7B0D" w:rsidRDefault="00BD7B0D" w:rsidP="00BD7B0D">
      <w:pPr>
        <w:pStyle w:val="ListParagraph"/>
        <w:snapToGrid w:val="0"/>
        <w:spacing w:after="0"/>
        <w:ind w:left="0"/>
        <w:jc w:val="center"/>
        <w:rPr>
          <w:rFonts w:ascii="Arial" w:hAnsi="Arial" w:cs="Arial"/>
          <w:b/>
          <w:bCs/>
          <w:sz w:val="16"/>
          <w:szCs w:val="16"/>
        </w:rPr>
      </w:pPr>
      <w:r w:rsidRPr="00BD7B0D">
        <w:rPr>
          <w:rStyle w:val="Strong"/>
          <w:rFonts w:ascii="Arial" w:hAnsi="Arial" w:cs="Arial"/>
          <w:b w:val="0"/>
          <w:bCs w:val="0"/>
          <w:color w:val="FF0000"/>
          <w:sz w:val="16"/>
          <w:szCs w:val="16"/>
        </w:rPr>
        <w:t>&lt; Unchanged parts are omitted &gt;</w:t>
      </w:r>
    </w:p>
    <w:p w14:paraId="260EC68C" w14:textId="77777777" w:rsidR="00BD7B0D" w:rsidRPr="00BD7B0D" w:rsidRDefault="00BD7B0D" w:rsidP="00BD7B0D">
      <w:pPr>
        <w:rPr>
          <w:rFonts w:ascii="Arial" w:hAnsi="Arial" w:cs="Arial"/>
          <w:color w:val="FF0000"/>
          <w:sz w:val="16"/>
          <w:szCs w:val="16"/>
        </w:rPr>
      </w:pPr>
      <w:r w:rsidRPr="00BD7B0D">
        <w:rPr>
          <w:rFonts w:ascii="Arial" w:hAnsi="Arial" w:cs="Arial"/>
          <w:sz w:val="16"/>
          <w:szCs w:val="16"/>
        </w:rPr>
        <w:t>If the UE receives the DM-RS for PDSCH and an SS/PBCH block</w:t>
      </w:r>
      <w:r w:rsidRPr="00BD7B0D">
        <w:rPr>
          <w:rFonts w:ascii="Arial" w:hAnsi="Arial" w:cs="Arial"/>
          <w:color w:val="FF0000"/>
          <w:sz w:val="16"/>
          <w:szCs w:val="16"/>
        </w:rPr>
        <w:t xml:space="preserve"> associated with the same PCI </w:t>
      </w:r>
      <w:r w:rsidRPr="00BD7B0D">
        <w:rPr>
          <w:rFonts w:ascii="Arial" w:hAnsi="Arial" w:cs="Arial"/>
          <w:sz w:val="16"/>
          <w:szCs w:val="16"/>
        </w:rPr>
        <w:t xml:space="preserve">in the same OFDM symbol(s), then the UE may assume that the DM-RS and SS/PBCH block are quasi co-located with </w:t>
      </w:r>
      <w:r w:rsidRPr="00BD7B0D">
        <w:rPr>
          <w:rFonts w:ascii="Arial" w:eastAsia="DengXian" w:hAnsi="Arial" w:cs="Arial"/>
          <w:sz w:val="16"/>
          <w:szCs w:val="16"/>
        </w:rPr>
        <w:t>‘</w:t>
      </w:r>
      <w:r w:rsidRPr="00BD7B0D">
        <w:rPr>
          <w:rFonts w:ascii="Arial" w:hAnsi="Arial" w:cs="Arial"/>
          <w:sz w:val="16"/>
          <w:szCs w:val="16"/>
        </w:rPr>
        <w:t>typeD</w:t>
      </w:r>
      <w:r w:rsidRPr="00BD7B0D">
        <w:rPr>
          <w:rFonts w:ascii="Arial" w:eastAsia="DengXian" w:hAnsi="Arial" w:cs="Arial"/>
          <w:sz w:val="16"/>
          <w:szCs w:val="16"/>
        </w:rPr>
        <w:t>’</w:t>
      </w:r>
      <w:r w:rsidRPr="00BD7B0D">
        <w:rPr>
          <w:rFonts w:ascii="Arial" w:hAnsi="Arial" w:cs="Arial"/>
          <w:sz w:val="16"/>
          <w:szCs w:val="16"/>
        </w:rPr>
        <w:t xml:space="preserve">, if </w:t>
      </w:r>
      <w:r w:rsidRPr="00BD7B0D">
        <w:rPr>
          <w:rFonts w:ascii="Arial" w:eastAsia="DengXian" w:hAnsi="Arial" w:cs="Arial"/>
          <w:sz w:val="16"/>
          <w:szCs w:val="16"/>
        </w:rPr>
        <w:t>‘</w:t>
      </w:r>
      <w:r w:rsidRPr="00BD7B0D">
        <w:rPr>
          <w:rFonts w:ascii="Arial" w:hAnsi="Arial" w:cs="Arial"/>
          <w:sz w:val="16"/>
          <w:szCs w:val="16"/>
        </w:rPr>
        <w:t>typeD</w:t>
      </w:r>
      <w:r w:rsidRPr="00BD7B0D">
        <w:rPr>
          <w:rFonts w:ascii="Arial" w:eastAsia="DengXian" w:hAnsi="Arial" w:cs="Arial"/>
          <w:sz w:val="16"/>
          <w:szCs w:val="16"/>
        </w:rPr>
        <w:t>’</w:t>
      </w:r>
      <w:r w:rsidRPr="00BD7B0D">
        <w:rPr>
          <w:rFonts w:ascii="Arial" w:hAnsi="Arial" w:cs="Arial"/>
          <w:sz w:val="16"/>
          <w:szCs w:val="16"/>
        </w:rPr>
        <w:t xml:space="preserve"> is applicable. Furthermore, the UE shall not expect to receive DM-RS in resource elements that overlap with those of the SS/PBCH block</w:t>
      </w:r>
      <w:r w:rsidRPr="00BD7B0D">
        <w:rPr>
          <w:rFonts w:ascii="Arial" w:hAnsi="Arial" w:cs="Arial"/>
          <w:color w:val="FF0000"/>
          <w:sz w:val="16"/>
          <w:szCs w:val="16"/>
        </w:rPr>
        <w:t xml:space="preserve"> associated with the same PCI as the DM-RS</w:t>
      </w:r>
      <w:r w:rsidRPr="00BD7B0D">
        <w:rPr>
          <w:rFonts w:ascii="Arial" w:hAnsi="Arial" w:cs="Arial"/>
          <w:sz w:val="16"/>
          <w:szCs w:val="16"/>
        </w:rPr>
        <w:t>, and the UE can expect that the same or different subcarrier spacing is configured for the DM-RS and SS/PBCH block in a CC except for the case of 240 kHz where only different subcarrier spacing is supported</w:t>
      </w:r>
      <w:r w:rsidRPr="00BD7B0D">
        <w:rPr>
          <w:rFonts w:ascii="Arial" w:hAnsi="Arial" w:cs="Arial"/>
          <w:color w:val="FF0000"/>
          <w:sz w:val="16"/>
          <w:szCs w:val="16"/>
        </w:rPr>
        <w:t>  A DMRS for PDSCH is said to be associated with an additional PCI if the indicated TCI state for the PDSCH is associated with the additional PCI; otherwise, DMRS for PDSCH is associated with serving cell PCI.</w:t>
      </w:r>
    </w:p>
    <w:p w14:paraId="2B9598A0" w14:textId="78E302DE" w:rsidR="00BD7B0D" w:rsidRPr="002126FC" w:rsidRDefault="00BD7B0D" w:rsidP="00BD7B0D">
      <w:pPr>
        <w:rPr>
          <w:color w:val="FF0000"/>
          <w:lang w:val="en-US"/>
        </w:rPr>
      </w:pPr>
      <w:r w:rsidRPr="002126FC">
        <w:rPr>
          <w:color w:val="FF0000"/>
          <w:lang w:val="en-US"/>
        </w:rPr>
        <w:t xml:space="preserve">---------- </w:t>
      </w:r>
      <w:r>
        <w:rPr>
          <w:color w:val="FF0000"/>
          <w:lang w:val="en-US"/>
        </w:rPr>
        <w:t>End</w:t>
      </w:r>
      <w:r w:rsidRPr="002126FC">
        <w:rPr>
          <w:color w:val="FF0000"/>
          <w:lang w:val="en-US"/>
        </w:rPr>
        <w:t xml:space="preserve"> of TP ----------</w:t>
      </w:r>
    </w:p>
    <w:p w14:paraId="7BACB480" w14:textId="77777777" w:rsidR="00BD7B0D" w:rsidRPr="00F829E2" w:rsidRDefault="00BD7B0D" w:rsidP="00BD7B0D">
      <w:pPr>
        <w:rPr>
          <w:rFonts w:cs="Times"/>
          <w:szCs w:val="20"/>
        </w:rPr>
      </w:pPr>
    </w:p>
    <w:p w14:paraId="3185501E" w14:textId="77777777" w:rsidR="00BD7B0D" w:rsidRPr="00BD7B0D" w:rsidRDefault="00BD7B0D" w:rsidP="00BD7B0D">
      <w:pPr>
        <w:rPr>
          <w:bCs/>
          <w:lang w:eastAsia="x-none"/>
        </w:rPr>
      </w:pPr>
      <w:r w:rsidRPr="00BD7B0D">
        <w:rPr>
          <w:bCs/>
          <w:highlight w:val="green"/>
          <w:lang w:eastAsia="x-none"/>
        </w:rPr>
        <w:t>Agreement</w:t>
      </w:r>
    </w:p>
    <w:p w14:paraId="625F5B8C" w14:textId="3819B01B" w:rsidR="00BD7B0D" w:rsidRPr="00BD7B0D" w:rsidRDefault="00BD7B0D" w:rsidP="00CF6E6D">
      <w:pPr>
        <w:pStyle w:val="ListParagraph"/>
        <w:numPr>
          <w:ilvl w:val="0"/>
          <w:numId w:val="397"/>
        </w:numPr>
        <w:rPr>
          <w:rFonts w:cs="Times"/>
        </w:rPr>
      </w:pPr>
      <w:r w:rsidRPr="00BD7B0D">
        <w:rPr>
          <w:rFonts w:cs="Times"/>
          <w:bCs/>
        </w:rPr>
        <w:t xml:space="preserve">The following TP </w:t>
      </w:r>
      <w:r w:rsidRPr="00BD7B0D">
        <w:rPr>
          <w:rFonts w:cs="Times"/>
        </w:rPr>
        <w:t>for 38.214 in section 5.1.4 is endorsed</w:t>
      </w:r>
      <w:r w:rsidRPr="00BD7B0D">
        <w:rPr>
          <w:rFonts w:cs="Times"/>
          <w:bCs/>
        </w:rPr>
        <w:t xml:space="preserve"> for the editor’s CR.</w:t>
      </w:r>
    </w:p>
    <w:p w14:paraId="7FD41ED0" w14:textId="77777777" w:rsidR="00BD7B0D" w:rsidRPr="002126FC" w:rsidRDefault="00BD7B0D" w:rsidP="00BD7B0D">
      <w:pPr>
        <w:rPr>
          <w:color w:val="FF0000"/>
          <w:lang w:val="en-US"/>
        </w:rPr>
      </w:pPr>
      <w:r w:rsidRPr="002126FC">
        <w:rPr>
          <w:color w:val="FF0000"/>
          <w:lang w:val="en-US"/>
        </w:rPr>
        <w:t>---------- Start of TP ----------</w:t>
      </w:r>
    </w:p>
    <w:p w14:paraId="0FE9A36A" w14:textId="4AF6772B" w:rsidR="00BD7B0D" w:rsidRPr="00BD7B0D" w:rsidRDefault="00BD7B0D" w:rsidP="00BD7B0D">
      <w:pPr>
        <w:rPr>
          <w:rFonts w:ascii="Arial" w:hAnsi="Arial" w:cs="Arial"/>
          <w:b/>
          <w:bCs/>
          <w:color w:val="000000"/>
          <w:sz w:val="16"/>
          <w:szCs w:val="16"/>
        </w:rPr>
      </w:pPr>
      <w:r w:rsidRPr="00BD7B0D">
        <w:rPr>
          <w:rFonts w:ascii="Arial" w:hAnsi="Arial" w:cs="Arial"/>
          <w:b/>
          <w:bCs/>
          <w:color w:val="000000"/>
          <w:sz w:val="16"/>
          <w:szCs w:val="16"/>
        </w:rPr>
        <w:t>5.1.4</w:t>
      </w:r>
      <w:r w:rsidRPr="00BD7B0D">
        <w:rPr>
          <w:rFonts w:ascii="Arial" w:hAnsi="Arial" w:cs="Arial"/>
          <w:b/>
          <w:bCs/>
          <w:color w:val="000000"/>
          <w:sz w:val="16"/>
          <w:szCs w:val="16"/>
        </w:rPr>
        <w:tab/>
        <w:t>PDSCH resource mapping</w:t>
      </w:r>
    </w:p>
    <w:p w14:paraId="6839B331" w14:textId="77777777" w:rsidR="00BD7B0D" w:rsidRPr="00BD7B0D" w:rsidRDefault="00BD7B0D" w:rsidP="00BD7B0D">
      <w:pPr>
        <w:pStyle w:val="ListParagraph"/>
        <w:snapToGrid w:val="0"/>
        <w:spacing w:after="0"/>
        <w:ind w:left="0"/>
        <w:jc w:val="center"/>
        <w:rPr>
          <w:rFonts w:ascii="Arial" w:hAnsi="Arial" w:cs="Arial"/>
          <w:b/>
          <w:bCs/>
          <w:sz w:val="16"/>
          <w:szCs w:val="16"/>
        </w:rPr>
      </w:pPr>
      <w:r w:rsidRPr="00BD7B0D">
        <w:rPr>
          <w:rStyle w:val="Strong"/>
          <w:rFonts w:ascii="Arial" w:hAnsi="Arial" w:cs="Arial"/>
          <w:b w:val="0"/>
          <w:bCs w:val="0"/>
          <w:color w:val="FF0000"/>
          <w:sz w:val="16"/>
          <w:szCs w:val="16"/>
        </w:rPr>
        <w:t>&lt; Unchanged parts are omitted &gt;</w:t>
      </w:r>
    </w:p>
    <w:p w14:paraId="7F480317" w14:textId="17F43D8A" w:rsidR="00BD7B0D" w:rsidRPr="00BD7B0D" w:rsidRDefault="00BD7B0D" w:rsidP="00BD7B0D">
      <w:pPr>
        <w:rPr>
          <w:rFonts w:ascii="Arial" w:hAnsi="Arial" w:cs="Arial"/>
          <w:sz w:val="16"/>
          <w:szCs w:val="16"/>
        </w:rPr>
      </w:pPr>
      <w:r w:rsidRPr="00BD7B0D">
        <w:rPr>
          <w:rFonts w:ascii="Arial" w:hAnsi="Arial" w:cs="Arial"/>
          <w:color w:val="000000"/>
          <w:sz w:val="16"/>
          <w:szCs w:val="16"/>
        </w:rPr>
        <w:t xml:space="preserve">When receiving PDSCH scheduled by PDCCH with CRC scrambled by C-RNTI, MCS-C-RNTI, CS-RNTI, G-RNTI, G-CS-RNTI, MCCH-RNTI or PDSCHs with SPS, the REs corresponding to the configured or dynamically indicated resources in Clauses 5.1.4.1, 5.1.4.2 are not available for PDSCH. Furthermore, the UE assumes SS/PBCH block transmission according to </w:t>
      </w:r>
      <w:r w:rsidRPr="00BD7B0D">
        <w:rPr>
          <w:rStyle w:val="Emphasis"/>
          <w:rFonts w:ascii="Arial" w:hAnsi="Arial" w:cs="Arial"/>
          <w:color w:val="000000"/>
          <w:sz w:val="16"/>
          <w:szCs w:val="16"/>
        </w:rPr>
        <w:t>ssb-PositionsInBurst</w:t>
      </w:r>
      <w:r w:rsidRPr="00BD7B0D">
        <w:rPr>
          <w:rFonts w:ascii="Arial" w:hAnsi="Arial" w:cs="Arial"/>
          <w:color w:val="000000"/>
          <w:sz w:val="16"/>
          <w:szCs w:val="16"/>
        </w:rPr>
        <w:t xml:space="preserve"> if the PDSCH resource allocation overlaps with PRBs containing SS/PBCH block transmission resources, and the UE shall assume that the PRBs containing SS/PBCH block transmission resources are not available for PDSCH in the OFDM symbols where SS/PBCH block </w:t>
      </w:r>
      <w:r w:rsidRPr="00BD7B0D">
        <w:rPr>
          <w:rFonts w:ascii="Arial" w:hAnsi="Arial" w:cs="Arial"/>
          <w:color w:val="FF0000"/>
          <w:sz w:val="16"/>
          <w:szCs w:val="16"/>
        </w:rPr>
        <w:t>associated with the same PCI</w:t>
      </w:r>
      <w:r w:rsidRPr="00BD7B0D">
        <w:rPr>
          <w:rFonts w:ascii="Arial" w:hAnsi="Arial" w:cs="Arial"/>
          <w:color w:val="000000"/>
          <w:sz w:val="16"/>
          <w:szCs w:val="16"/>
        </w:rPr>
        <w:t xml:space="preserve"> is transmitted.</w:t>
      </w:r>
    </w:p>
    <w:p w14:paraId="07AF113E" w14:textId="2281C822" w:rsidR="00BD7B0D" w:rsidRPr="002126FC" w:rsidRDefault="00BD7B0D" w:rsidP="00BD7B0D">
      <w:pPr>
        <w:rPr>
          <w:color w:val="FF0000"/>
          <w:lang w:val="en-US"/>
        </w:rPr>
      </w:pPr>
      <w:r w:rsidRPr="002126FC">
        <w:rPr>
          <w:color w:val="FF0000"/>
          <w:lang w:val="en-US"/>
        </w:rPr>
        <w:t xml:space="preserve">---------- </w:t>
      </w:r>
      <w:r>
        <w:rPr>
          <w:color w:val="FF0000"/>
          <w:lang w:val="en-US"/>
        </w:rPr>
        <w:t>End</w:t>
      </w:r>
      <w:r w:rsidRPr="002126FC">
        <w:rPr>
          <w:color w:val="FF0000"/>
          <w:lang w:val="en-US"/>
        </w:rPr>
        <w:t xml:space="preserve"> of TP ----------</w:t>
      </w:r>
    </w:p>
    <w:p w14:paraId="1FA8C842" w14:textId="374F86CD" w:rsidR="003D6B7F" w:rsidRPr="00BD7B0D" w:rsidRDefault="001B5688" w:rsidP="003D6B7F">
      <w:pPr>
        <w:rPr>
          <w:b/>
          <w:bCs/>
          <w:lang w:eastAsia="x-none"/>
        </w:rPr>
      </w:pPr>
      <w:hyperlink r:id="rId488" w:history="1">
        <w:r w:rsidR="000B5C49">
          <w:rPr>
            <w:rStyle w:val="Hyperlink"/>
            <w:b/>
            <w:bCs/>
            <w:lang w:eastAsia="x-none"/>
          </w:rPr>
          <w:t>R1-2205596</w:t>
        </w:r>
      </w:hyperlink>
      <w:r w:rsidR="003D6B7F" w:rsidRPr="00BD7B0D">
        <w:rPr>
          <w:b/>
          <w:bCs/>
          <w:lang w:eastAsia="x-none"/>
        </w:rPr>
        <w:tab/>
        <w:t>Endorsed TPs in Rel.17 NR FeMIMO maintenance: Item 2b: inter-cell mTRP</w:t>
      </w:r>
      <w:r w:rsidR="003D6B7F" w:rsidRPr="00BD7B0D">
        <w:rPr>
          <w:b/>
          <w:bCs/>
          <w:lang w:eastAsia="x-none"/>
        </w:rPr>
        <w:tab/>
        <w:t>Moderator (vivo)</w:t>
      </w:r>
    </w:p>
    <w:p w14:paraId="2917479F" w14:textId="1B689074" w:rsidR="003D6B7F" w:rsidRPr="00BD7B0D" w:rsidRDefault="001B5688" w:rsidP="003D6B7F">
      <w:pPr>
        <w:rPr>
          <w:b/>
          <w:bCs/>
          <w:lang w:eastAsia="x-none"/>
        </w:rPr>
      </w:pPr>
      <w:hyperlink r:id="rId489" w:history="1">
        <w:r w:rsidR="000B5C49">
          <w:rPr>
            <w:rStyle w:val="Hyperlink"/>
            <w:b/>
            <w:bCs/>
            <w:lang w:eastAsia="x-none"/>
          </w:rPr>
          <w:t>R1-2205597</w:t>
        </w:r>
      </w:hyperlink>
      <w:r w:rsidR="003D6B7F" w:rsidRPr="00BD7B0D">
        <w:rPr>
          <w:b/>
          <w:bCs/>
          <w:lang w:eastAsia="x-none"/>
        </w:rPr>
        <w:tab/>
        <w:t>Feature lead Summary#2 [109-e-R17-MIMO-04] Maintenance on multi-TRP inter-cell</w:t>
      </w:r>
      <w:r w:rsidR="003D6B7F" w:rsidRPr="00BD7B0D">
        <w:rPr>
          <w:b/>
          <w:bCs/>
          <w:lang w:eastAsia="x-none"/>
        </w:rPr>
        <w:tab/>
        <w:t>Moderator (vivo)</w:t>
      </w:r>
    </w:p>
    <w:p w14:paraId="1EBBA8BF" w14:textId="77777777" w:rsidR="003D6B7F" w:rsidRDefault="003D6B7F" w:rsidP="00CB7161">
      <w:pPr>
        <w:rPr>
          <w:lang w:eastAsia="x-none"/>
        </w:rPr>
      </w:pPr>
    </w:p>
    <w:p w14:paraId="0C3E31F8" w14:textId="77777777" w:rsidR="003D6B7F" w:rsidRDefault="003D6B7F" w:rsidP="00CB7161">
      <w:pPr>
        <w:rPr>
          <w:lang w:eastAsia="x-none"/>
        </w:rPr>
      </w:pPr>
    </w:p>
    <w:p w14:paraId="45093335" w14:textId="77777777" w:rsidR="004E024B" w:rsidRPr="004E024B" w:rsidRDefault="00CB7161" w:rsidP="00CB7161">
      <w:pPr>
        <w:rPr>
          <w:lang w:eastAsia="x-none"/>
        </w:rPr>
      </w:pPr>
      <w:r w:rsidRPr="004E024B">
        <w:rPr>
          <w:lang w:eastAsia="x-none"/>
        </w:rPr>
        <w:t xml:space="preserve">[109-e-R17-MIMO-05] </w:t>
      </w:r>
      <w:r w:rsidR="004E024B" w:rsidRPr="004E024B">
        <w:rPr>
          <w:lang w:eastAsia="x-none"/>
        </w:rPr>
        <w:t>– Xin (CATT)</w:t>
      </w:r>
    </w:p>
    <w:p w14:paraId="41277522" w14:textId="091D5316" w:rsidR="00CB7161" w:rsidRPr="004E024B" w:rsidRDefault="00CB7161" w:rsidP="00CB7161">
      <w:pPr>
        <w:rPr>
          <w:lang w:eastAsia="x-none"/>
        </w:rPr>
      </w:pPr>
      <w:r w:rsidRPr="004E024B">
        <w:rPr>
          <w:lang w:eastAsia="x-none"/>
        </w:rPr>
        <w:t>Maintenance on beam management for mTRP by May 18</w:t>
      </w:r>
    </w:p>
    <w:p w14:paraId="21C5608A" w14:textId="77777777" w:rsidR="00CB7161" w:rsidRPr="004E024B" w:rsidRDefault="00CB7161" w:rsidP="00CB7161">
      <w:pPr>
        <w:numPr>
          <w:ilvl w:val="0"/>
          <w:numId w:val="64"/>
        </w:numPr>
        <w:rPr>
          <w:lang w:eastAsia="x-none"/>
        </w:rPr>
      </w:pPr>
      <w:r w:rsidRPr="004E024B">
        <w:rPr>
          <w:lang w:eastAsia="x-none"/>
        </w:rPr>
        <w:t>Issues #1, #2, #3, #4&amp;5 (4&amp;5 can be discussed together), #7, #15</w:t>
      </w:r>
    </w:p>
    <w:p w14:paraId="631175C6" w14:textId="236D4800" w:rsidR="003D6B7F" w:rsidRDefault="001B5688" w:rsidP="003D6B7F">
      <w:pPr>
        <w:rPr>
          <w:b/>
          <w:bCs/>
          <w:lang w:eastAsia="x-none"/>
        </w:rPr>
      </w:pPr>
      <w:hyperlink r:id="rId490" w:history="1">
        <w:r w:rsidR="000B5C49">
          <w:rPr>
            <w:rStyle w:val="Hyperlink"/>
            <w:b/>
            <w:bCs/>
            <w:lang w:eastAsia="x-none"/>
          </w:rPr>
          <w:t>R1-2205296</w:t>
        </w:r>
      </w:hyperlink>
      <w:r w:rsidR="003D6B7F" w:rsidRPr="004E024B">
        <w:rPr>
          <w:b/>
          <w:bCs/>
          <w:lang w:eastAsia="x-none"/>
        </w:rPr>
        <w:tab/>
        <w:t>Moderator summary #1 on enhancements of beam management for multi-TRP</w:t>
      </w:r>
      <w:r w:rsidR="003D6B7F" w:rsidRPr="004E024B">
        <w:rPr>
          <w:b/>
          <w:bCs/>
          <w:lang w:eastAsia="x-none"/>
        </w:rPr>
        <w:tab/>
        <w:t>Moderator (CATT)</w:t>
      </w:r>
    </w:p>
    <w:p w14:paraId="64BBB296" w14:textId="4951FFC2" w:rsidR="004E024B" w:rsidRDefault="004E024B" w:rsidP="004E024B">
      <w:pPr>
        <w:rPr>
          <w:lang w:eastAsia="x-none"/>
        </w:rPr>
      </w:pPr>
      <w:r w:rsidRPr="00C91197">
        <w:rPr>
          <w:b/>
          <w:bCs/>
          <w:lang w:eastAsia="x-none"/>
        </w:rPr>
        <w:t>Decision:</w:t>
      </w:r>
      <w:r>
        <w:rPr>
          <w:lang w:eastAsia="x-none"/>
        </w:rPr>
        <w:t xml:space="preserve"> As per email decision posted on May 16</w:t>
      </w:r>
      <w:r w:rsidRPr="00C91197">
        <w:rPr>
          <w:vertAlign w:val="superscript"/>
          <w:lang w:eastAsia="x-none"/>
        </w:rPr>
        <w:t>th</w:t>
      </w:r>
      <w:r>
        <w:rPr>
          <w:lang w:eastAsia="x-none"/>
        </w:rPr>
        <w:t>,</w:t>
      </w:r>
    </w:p>
    <w:p w14:paraId="4C04CD41" w14:textId="77777777" w:rsidR="004E024B" w:rsidRPr="004E024B" w:rsidRDefault="004E024B" w:rsidP="004E024B">
      <w:pPr>
        <w:rPr>
          <w:bCs/>
          <w:lang w:eastAsia="x-none"/>
        </w:rPr>
      </w:pPr>
      <w:r w:rsidRPr="004E024B">
        <w:rPr>
          <w:bCs/>
          <w:highlight w:val="green"/>
          <w:lang w:eastAsia="x-none"/>
        </w:rPr>
        <w:t>Agreement</w:t>
      </w:r>
    </w:p>
    <w:p w14:paraId="6F4322CF" w14:textId="77777777" w:rsidR="004E024B" w:rsidRPr="00870911" w:rsidRDefault="004E024B" w:rsidP="004E024B">
      <w:pPr>
        <w:rPr>
          <w:rFonts w:cs="Times"/>
          <w:bCs/>
          <w:szCs w:val="20"/>
          <w:lang w:eastAsia="zh-CN"/>
        </w:rPr>
      </w:pPr>
      <w:r w:rsidRPr="00870911">
        <w:rPr>
          <w:rFonts w:cs="Times"/>
          <w:bCs/>
          <w:szCs w:val="20"/>
          <w:lang w:eastAsia="zh-CN"/>
        </w:rPr>
        <w:t xml:space="preserve">When </w:t>
      </w:r>
      <w:r w:rsidRPr="00870911">
        <w:rPr>
          <w:rFonts w:cs="Times"/>
          <w:bCs/>
          <w:i/>
          <w:szCs w:val="20"/>
          <w:lang w:eastAsia="zh-CN"/>
        </w:rPr>
        <w:t>groupBasedBeamReporting-r17</w:t>
      </w:r>
      <w:r w:rsidRPr="00870911">
        <w:rPr>
          <w:rFonts w:cs="Times"/>
          <w:bCs/>
          <w:szCs w:val="20"/>
          <w:lang w:eastAsia="zh-CN"/>
        </w:rPr>
        <w:t xml:space="preserve"> in </w:t>
      </w:r>
      <w:r w:rsidRPr="00870911">
        <w:rPr>
          <w:rFonts w:cs="Times"/>
          <w:bCs/>
          <w:i/>
          <w:szCs w:val="20"/>
          <w:lang w:eastAsia="zh-CN"/>
        </w:rPr>
        <w:t>CSI -ReportConfig</w:t>
      </w:r>
      <w:r w:rsidRPr="00870911">
        <w:rPr>
          <w:rFonts w:cs="Times"/>
          <w:bCs/>
          <w:szCs w:val="20"/>
          <w:lang w:eastAsia="zh-CN"/>
        </w:rPr>
        <w:t xml:space="preserve"> is configured, CRI (s) are not reported when the corresponding resource set is configured with repetition “on”.</w:t>
      </w:r>
    </w:p>
    <w:p w14:paraId="7D9B4420" w14:textId="77777777" w:rsidR="004E024B" w:rsidRPr="004E024B" w:rsidRDefault="004E024B" w:rsidP="004E024B">
      <w:pPr>
        <w:rPr>
          <w:bCs/>
          <w:lang w:eastAsia="zh-CN"/>
        </w:rPr>
      </w:pPr>
    </w:p>
    <w:p w14:paraId="4891733D" w14:textId="77777777" w:rsidR="004E024B" w:rsidRPr="004E024B" w:rsidRDefault="004E024B" w:rsidP="004E024B">
      <w:pPr>
        <w:rPr>
          <w:bCs/>
        </w:rPr>
      </w:pPr>
      <w:r w:rsidRPr="004E024B">
        <w:rPr>
          <w:bCs/>
          <w:highlight w:val="green"/>
        </w:rPr>
        <w:t>Agreement</w:t>
      </w:r>
    </w:p>
    <w:p w14:paraId="0EFECF7E" w14:textId="69CD9382" w:rsidR="004E024B" w:rsidRDefault="004E024B" w:rsidP="004E024B">
      <w:pPr>
        <w:rPr>
          <w:rFonts w:cs="Times"/>
          <w:bCs/>
          <w:szCs w:val="20"/>
          <w:lang w:eastAsia="zh-CN"/>
        </w:rPr>
      </w:pPr>
      <w:r w:rsidRPr="00870911">
        <w:rPr>
          <w:rFonts w:cs="Times"/>
          <w:bCs/>
          <w:szCs w:val="20"/>
          <w:lang w:eastAsia="zh-CN"/>
        </w:rPr>
        <w:t>The following text proposal is endorsed for the editor’s CR for TS38.213 (section 6)</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85"/>
      </w:tblGrid>
      <w:tr w:rsidR="004E024B" w:rsidRPr="004E024B" w14:paraId="7CD02290" w14:textId="77777777" w:rsidTr="004E024B">
        <w:tc>
          <w:tcPr>
            <w:tcW w:w="10485" w:type="dxa"/>
            <w:shd w:val="clear" w:color="auto" w:fill="auto"/>
          </w:tcPr>
          <w:p w14:paraId="606AD091" w14:textId="3FE7FA6C" w:rsidR="004E024B" w:rsidRPr="004E024B" w:rsidRDefault="004E024B" w:rsidP="00D55755">
            <w:pPr>
              <w:rPr>
                <w:rFonts w:ascii="Arial" w:hAnsi="Arial" w:cs="Arial"/>
                <w:color w:val="FF0000"/>
                <w:sz w:val="16"/>
                <w:szCs w:val="16"/>
                <w:lang w:eastAsia="zh-CN"/>
              </w:rPr>
            </w:pPr>
            <w:r w:rsidRPr="004E024B">
              <w:rPr>
                <w:rFonts w:ascii="Arial" w:hAnsi="Arial" w:cs="Arial"/>
                <w:color w:val="FF0000"/>
                <w:sz w:val="16"/>
                <w:szCs w:val="16"/>
                <w:u w:val="single"/>
                <w:lang w:eastAsia="zh-CN"/>
              </w:rPr>
              <w:t>If there is at least one</w:t>
            </w:r>
            <w:r w:rsidRPr="004E024B">
              <w:rPr>
                <w:rFonts w:ascii="Arial" w:hAnsi="Arial" w:cs="Arial"/>
                <w:strike/>
                <w:color w:val="FF0000"/>
                <w:sz w:val="16"/>
                <w:szCs w:val="16"/>
                <w:lang w:eastAsia="zh-CN"/>
              </w:rPr>
              <w:t xml:space="preserve"> For</w:t>
            </w:r>
            <w:r w:rsidRPr="004E024B">
              <w:rPr>
                <w:rFonts w:ascii="Arial" w:hAnsi="Arial" w:cs="Arial"/>
                <w:sz w:val="16"/>
                <w:szCs w:val="16"/>
                <w:lang w:eastAsia="zh-CN"/>
              </w:rPr>
              <w:t xml:space="preserve"> serving cell associated with sets </w:t>
            </w:r>
            <m:oMath>
              <m:sSub>
                <m:sSubPr>
                  <m:ctrlPr>
                    <w:rPr>
                      <w:rFonts w:ascii="Cambria Math" w:eastAsia="SimSun" w:hAnsi="Cambria Math" w:cs="Arial"/>
                      <w:i/>
                      <w:iCs/>
                      <w:sz w:val="16"/>
                      <w:szCs w:val="16"/>
                    </w:rPr>
                  </m:ctrlPr>
                </m:sSubPr>
                <m:e>
                  <m:acc>
                    <m:accPr>
                      <m:chr m:val="̅"/>
                      <m:ctrlPr>
                        <w:rPr>
                          <w:rFonts w:ascii="Cambria Math" w:eastAsia="SimSun" w:hAnsi="Cambria Math" w:cs="Arial"/>
                          <w:i/>
                          <w:iCs/>
                          <w:sz w:val="16"/>
                          <w:szCs w:val="16"/>
                        </w:rPr>
                      </m:ctrlPr>
                    </m:accPr>
                    <m:e>
                      <m:r>
                        <w:rPr>
                          <w:rFonts w:ascii="Cambria Math" w:hAnsi="Cambria Math" w:cs="Arial"/>
                          <w:sz w:val="16"/>
                          <w:szCs w:val="16"/>
                          <w:lang w:eastAsia="zh-CN"/>
                        </w:rPr>
                        <m:t>q</m:t>
                      </m:r>
                    </m:e>
                  </m:acc>
                </m:e>
                <m:sub>
                  <m:r>
                    <w:rPr>
                      <w:rFonts w:ascii="Cambria Math" w:hAnsi="Cambria Math" w:cs="Arial"/>
                      <w:sz w:val="16"/>
                      <w:szCs w:val="16"/>
                      <w:lang w:eastAsia="zh-CN"/>
                    </w:rPr>
                    <m:t>0,0</m:t>
                  </m:r>
                </m:sub>
              </m:sSub>
            </m:oMath>
            <w:r w:rsidRPr="004E024B">
              <w:rPr>
                <w:rFonts w:ascii="Arial" w:hAnsi="Arial" w:cs="Arial"/>
                <w:sz w:val="16"/>
                <w:szCs w:val="16"/>
                <w:lang w:eastAsia="zh-CN"/>
              </w:rPr>
              <w:t xml:space="preserve"> and </w:t>
            </w:r>
            <m:oMath>
              <m:sSub>
                <m:sSubPr>
                  <m:ctrlPr>
                    <w:rPr>
                      <w:rFonts w:ascii="Cambria Math" w:eastAsia="SimSun" w:hAnsi="Cambria Math" w:cs="Arial"/>
                      <w:i/>
                      <w:iCs/>
                      <w:sz w:val="16"/>
                      <w:szCs w:val="16"/>
                    </w:rPr>
                  </m:ctrlPr>
                </m:sSubPr>
                <m:e>
                  <m:acc>
                    <m:accPr>
                      <m:chr m:val="̅"/>
                      <m:ctrlPr>
                        <w:rPr>
                          <w:rFonts w:ascii="Cambria Math" w:eastAsia="SimSun" w:hAnsi="Cambria Math" w:cs="Arial"/>
                          <w:i/>
                          <w:iCs/>
                          <w:sz w:val="16"/>
                          <w:szCs w:val="16"/>
                        </w:rPr>
                      </m:ctrlPr>
                    </m:accPr>
                    <m:e>
                      <m:r>
                        <w:rPr>
                          <w:rFonts w:ascii="Cambria Math" w:hAnsi="Cambria Math" w:cs="Arial"/>
                          <w:sz w:val="16"/>
                          <w:szCs w:val="16"/>
                          <w:lang w:eastAsia="zh-CN"/>
                        </w:rPr>
                        <m:t>q</m:t>
                      </m:r>
                    </m:e>
                  </m:acc>
                </m:e>
                <m:sub>
                  <m:r>
                    <w:rPr>
                      <w:rFonts w:ascii="Cambria Math" w:hAnsi="Cambria Math" w:cs="Arial"/>
                      <w:sz w:val="16"/>
                      <w:szCs w:val="16"/>
                      <w:lang w:eastAsia="zh-CN"/>
                    </w:rPr>
                    <m:t>1,0</m:t>
                  </m:r>
                </m:sub>
              </m:sSub>
            </m:oMath>
            <w:r w:rsidRPr="004E024B">
              <w:rPr>
                <w:rFonts w:ascii="Arial" w:hAnsi="Arial" w:cs="Arial"/>
                <w:sz w:val="16"/>
                <w:szCs w:val="16"/>
                <w:lang w:eastAsia="zh-CN"/>
              </w:rPr>
              <w:t xml:space="preserve">, and with sets </w:t>
            </w:r>
            <m:oMath>
              <m:sSub>
                <m:sSubPr>
                  <m:ctrlPr>
                    <w:rPr>
                      <w:rFonts w:ascii="Cambria Math" w:eastAsia="SimSun" w:hAnsi="Cambria Math" w:cs="Arial"/>
                      <w:i/>
                      <w:iCs/>
                      <w:sz w:val="16"/>
                      <w:szCs w:val="16"/>
                    </w:rPr>
                  </m:ctrlPr>
                </m:sSubPr>
                <m:e>
                  <m:acc>
                    <m:accPr>
                      <m:chr m:val="̅"/>
                      <m:ctrlPr>
                        <w:rPr>
                          <w:rFonts w:ascii="Cambria Math" w:eastAsia="SimSun" w:hAnsi="Cambria Math" w:cs="Arial"/>
                          <w:i/>
                          <w:iCs/>
                          <w:sz w:val="16"/>
                          <w:szCs w:val="16"/>
                        </w:rPr>
                      </m:ctrlPr>
                    </m:accPr>
                    <m:e>
                      <m:r>
                        <w:rPr>
                          <w:rFonts w:ascii="Cambria Math" w:hAnsi="Cambria Math" w:cs="Arial"/>
                          <w:sz w:val="16"/>
                          <w:szCs w:val="16"/>
                          <w:lang w:eastAsia="zh-CN"/>
                        </w:rPr>
                        <m:t>q</m:t>
                      </m:r>
                    </m:e>
                  </m:acc>
                </m:e>
                <m:sub>
                  <m:r>
                    <w:rPr>
                      <w:rFonts w:ascii="Cambria Math" w:hAnsi="Cambria Math" w:cs="Arial"/>
                      <w:sz w:val="16"/>
                      <w:szCs w:val="16"/>
                      <w:lang w:eastAsia="zh-CN"/>
                    </w:rPr>
                    <m:t>0,1</m:t>
                  </m:r>
                </m:sub>
              </m:sSub>
            </m:oMath>
            <w:r w:rsidRPr="004E024B">
              <w:rPr>
                <w:rFonts w:ascii="Arial" w:hAnsi="Arial" w:cs="Arial"/>
                <w:sz w:val="16"/>
                <w:szCs w:val="16"/>
                <w:lang w:eastAsia="zh-CN"/>
              </w:rPr>
              <w:t xml:space="preserve"> and </w:t>
            </w:r>
            <m:oMath>
              <m:sSub>
                <m:sSubPr>
                  <m:ctrlPr>
                    <w:rPr>
                      <w:rFonts w:ascii="Cambria Math" w:eastAsia="SimSun" w:hAnsi="Cambria Math" w:cs="Arial"/>
                      <w:i/>
                      <w:iCs/>
                      <w:sz w:val="16"/>
                      <w:szCs w:val="16"/>
                    </w:rPr>
                  </m:ctrlPr>
                </m:sSubPr>
                <m:e>
                  <m:acc>
                    <m:accPr>
                      <m:chr m:val="̅"/>
                      <m:ctrlPr>
                        <w:rPr>
                          <w:rFonts w:ascii="Cambria Math" w:eastAsia="SimSun" w:hAnsi="Cambria Math" w:cs="Arial"/>
                          <w:i/>
                          <w:iCs/>
                          <w:sz w:val="16"/>
                          <w:szCs w:val="16"/>
                        </w:rPr>
                      </m:ctrlPr>
                    </m:accPr>
                    <m:e>
                      <m:r>
                        <w:rPr>
                          <w:rFonts w:ascii="Cambria Math" w:hAnsi="Cambria Math" w:cs="Arial"/>
                          <w:sz w:val="16"/>
                          <w:szCs w:val="16"/>
                          <w:lang w:eastAsia="zh-CN"/>
                        </w:rPr>
                        <m:t>q</m:t>
                      </m:r>
                    </m:e>
                  </m:acc>
                </m:e>
                <m:sub>
                  <m:r>
                    <w:rPr>
                      <w:rFonts w:ascii="Cambria Math" w:hAnsi="Cambria Math" w:cs="Arial"/>
                      <w:sz w:val="16"/>
                      <w:szCs w:val="16"/>
                      <w:lang w:eastAsia="zh-CN"/>
                    </w:rPr>
                    <m:t>1,1</m:t>
                  </m:r>
                </m:sub>
              </m:sSub>
            </m:oMath>
            <w:r w:rsidRPr="004E024B">
              <w:rPr>
                <w:rFonts w:ascii="Arial" w:hAnsi="Arial" w:cs="Arial"/>
                <w:sz w:val="16"/>
                <w:szCs w:val="16"/>
                <w:lang w:eastAsia="zh-CN"/>
              </w:rPr>
              <w:t>, the UE can provide in a second PUSCH MAC CE index(es) for cell(s) with</w:t>
            </w:r>
            <w:r w:rsidRPr="004E024B">
              <w:rPr>
                <w:rFonts w:ascii="Arial" w:hAnsi="Arial" w:cs="Arial"/>
                <w:color w:val="FF0000"/>
                <w:sz w:val="16"/>
                <w:szCs w:val="16"/>
                <w:u w:val="single"/>
                <w:lang w:eastAsia="zh-CN"/>
              </w:rPr>
              <w:t xml:space="preserve"> </w:t>
            </w:r>
            <m:oMath>
              <m:sSub>
                <m:sSubPr>
                  <m:ctrlPr>
                    <w:rPr>
                      <w:rFonts w:ascii="Cambria Math" w:eastAsia="SimSun" w:hAnsi="Cambria Math" w:cs="Arial"/>
                      <w:i/>
                      <w:iCs/>
                      <w:color w:val="FF0000"/>
                      <w:sz w:val="16"/>
                      <w:szCs w:val="16"/>
                      <w:u w:val="single"/>
                    </w:rPr>
                  </m:ctrlPr>
                </m:sSubPr>
                <m:e>
                  <m:acc>
                    <m:accPr>
                      <m:chr m:val="̅"/>
                      <m:ctrlPr>
                        <w:rPr>
                          <w:rFonts w:ascii="Cambria Math" w:eastAsia="SimSun" w:hAnsi="Cambria Math" w:cs="Arial"/>
                          <w:i/>
                          <w:iCs/>
                          <w:color w:val="FF0000"/>
                          <w:sz w:val="16"/>
                          <w:szCs w:val="16"/>
                          <w:u w:val="single"/>
                        </w:rPr>
                      </m:ctrlPr>
                    </m:accPr>
                    <m:e>
                      <m:r>
                        <w:rPr>
                          <w:rFonts w:ascii="Cambria Math" w:hAnsi="Cambria Math" w:cs="Arial"/>
                          <w:color w:val="FF0000"/>
                          <w:sz w:val="16"/>
                          <w:szCs w:val="16"/>
                          <w:u w:val="single"/>
                          <w:lang w:eastAsia="zh-CN"/>
                        </w:rPr>
                        <m:t>q</m:t>
                      </m:r>
                    </m:e>
                  </m:acc>
                </m:e>
                <m:sub>
                  <m:r>
                    <w:rPr>
                      <w:rFonts w:ascii="Cambria Math" w:hAnsi="Cambria Math" w:cs="Arial"/>
                      <w:color w:val="FF0000"/>
                      <w:sz w:val="16"/>
                      <w:szCs w:val="16"/>
                      <w:u w:val="single"/>
                      <w:lang w:eastAsia="zh-CN"/>
                    </w:rPr>
                    <m:t>0</m:t>
                  </m:r>
                </m:sub>
              </m:sSub>
            </m:oMath>
            <w:r w:rsidRPr="004E024B">
              <w:rPr>
                <w:rFonts w:ascii="Arial" w:hAnsi="Arial" w:cs="Arial"/>
                <w:color w:val="FF0000"/>
                <w:sz w:val="16"/>
                <w:szCs w:val="16"/>
                <w:u w:val="single"/>
                <w:lang w:eastAsia="zh-CN"/>
              </w:rPr>
              <w:t xml:space="preserve">, and/or with at least one of </w:t>
            </w:r>
            <m:oMath>
              <m:sSub>
                <m:sSubPr>
                  <m:ctrlPr>
                    <w:rPr>
                      <w:rFonts w:ascii="Cambria Math" w:eastAsia="SimSun" w:hAnsi="Cambria Math" w:cs="Arial"/>
                      <w:i/>
                      <w:iCs/>
                      <w:sz w:val="16"/>
                      <w:szCs w:val="16"/>
                    </w:rPr>
                  </m:ctrlPr>
                </m:sSubPr>
                <m:e>
                  <m:acc>
                    <m:accPr>
                      <m:chr m:val="̅"/>
                      <m:ctrlPr>
                        <w:rPr>
                          <w:rFonts w:ascii="Cambria Math" w:eastAsia="SimSun" w:hAnsi="Cambria Math" w:cs="Arial"/>
                          <w:i/>
                          <w:iCs/>
                          <w:sz w:val="16"/>
                          <w:szCs w:val="16"/>
                        </w:rPr>
                      </m:ctrlPr>
                    </m:accPr>
                    <m:e>
                      <m:r>
                        <w:rPr>
                          <w:rFonts w:ascii="Cambria Math" w:hAnsi="Cambria Math" w:cs="Arial"/>
                          <w:sz w:val="16"/>
                          <w:szCs w:val="16"/>
                          <w:lang w:eastAsia="zh-CN"/>
                        </w:rPr>
                        <m:t>q</m:t>
                      </m:r>
                    </m:e>
                  </m:acc>
                </m:e>
                <m:sub>
                  <m:r>
                    <w:rPr>
                      <w:rFonts w:ascii="Cambria Math" w:hAnsi="Cambria Math" w:cs="Arial"/>
                      <w:sz w:val="16"/>
                      <w:szCs w:val="16"/>
                      <w:lang w:eastAsia="zh-CN"/>
                    </w:rPr>
                    <m:t>0,0</m:t>
                  </m:r>
                </m:sub>
              </m:sSub>
            </m:oMath>
            <w:r w:rsidRPr="004E024B">
              <w:rPr>
                <w:rFonts w:ascii="Arial" w:hAnsi="Arial" w:cs="Arial"/>
                <w:sz w:val="16"/>
                <w:szCs w:val="16"/>
                <w:lang w:eastAsia="zh-CN"/>
              </w:rPr>
              <w:t xml:space="preserve"> and</w:t>
            </w:r>
            <w:r w:rsidRPr="004E024B">
              <w:rPr>
                <w:rFonts w:ascii="Arial" w:hAnsi="Arial" w:cs="Arial"/>
                <w:strike/>
                <w:color w:val="FF0000"/>
                <w:sz w:val="16"/>
                <w:szCs w:val="16"/>
                <w:lang w:eastAsia="zh-CN"/>
              </w:rPr>
              <w:t>/or</w:t>
            </w:r>
            <w:r w:rsidRPr="004E024B">
              <w:rPr>
                <w:rFonts w:ascii="Arial" w:hAnsi="Arial" w:cs="Arial"/>
                <w:sz w:val="16"/>
                <w:szCs w:val="16"/>
                <w:lang w:eastAsia="zh-CN"/>
              </w:rPr>
              <w:t xml:space="preserve"> </w:t>
            </w:r>
            <m:oMath>
              <m:sSub>
                <m:sSubPr>
                  <m:ctrlPr>
                    <w:rPr>
                      <w:rFonts w:ascii="Cambria Math" w:eastAsia="SimSun" w:hAnsi="Cambria Math" w:cs="Arial"/>
                      <w:i/>
                      <w:iCs/>
                      <w:sz w:val="16"/>
                      <w:szCs w:val="16"/>
                    </w:rPr>
                  </m:ctrlPr>
                </m:sSubPr>
                <m:e>
                  <m:acc>
                    <m:accPr>
                      <m:chr m:val="̅"/>
                      <m:ctrlPr>
                        <w:rPr>
                          <w:rFonts w:ascii="Cambria Math" w:eastAsia="SimSun" w:hAnsi="Cambria Math" w:cs="Arial"/>
                          <w:i/>
                          <w:iCs/>
                          <w:sz w:val="16"/>
                          <w:szCs w:val="16"/>
                        </w:rPr>
                      </m:ctrlPr>
                    </m:accPr>
                    <m:e>
                      <m:r>
                        <w:rPr>
                          <w:rFonts w:ascii="Cambria Math" w:hAnsi="Cambria Math" w:cs="Arial"/>
                          <w:sz w:val="16"/>
                          <w:szCs w:val="16"/>
                          <w:lang w:eastAsia="zh-CN"/>
                        </w:rPr>
                        <m:t>q</m:t>
                      </m:r>
                    </m:e>
                  </m:acc>
                </m:e>
                <m:sub>
                  <m:r>
                    <w:rPr>
                      <w:rFonts w:ascii="Cambria Math" w:hAnsi="Cambria Math" w:cs="Arial"/>
                      <w:sz w:val="16"/>
                      <w:szCs w:val="16"/>
                      <w:lang w:eastAsia="zh-CN"/>
                    </w:rPr>
                    <m:t>0,1</m:t>
                  </m:r>
                </m:sub>
              </m:sSub>
            </m:oMath>
            <w:r w:rsidRPr="004E024B">
              <w:rPr>
                <w:rFonts w:ascii="Arial" w:hAnsi="Arial" w:cs="Arial"/>
                <w:sz w:val="16"/>
                <w:szCs w:val="16"/>
                <w:lang w:eastAsia="zh-CN"/>
              </w:rPr>
              <w:t xml:space="preserve"> having radio link quality worse than Q</w:t>
            </w:r>
            <w:r w:rsidRPr="004E024B">
              <w:rPr>
                <w:rFonts w:ascii="Arial" w:hAnsi="Arial" w:cs="Arial"/>
                <w:sz w:val="16"/>
                <w:szCs w:val="16"/>
                <w:vertAlign w:val="subscript"/>
                <w:lang w:eastAsia="zh-CN"/>
              </w:rPr>
              <w:t>out,LR</w:t>
            </w:r>
            <w:r w:rsidRPr="004E024B">
              <w:rPr>
                <w:rFonts w:ascii="Arial" w:hAnsi="Arial" w:cs="Arial"/>
                <w:color w:val="FF0000"/>
                <w:sz w:val="16"/>
                <w:szCs w:val="16"/>
                <w:u w:val="single"/>
                <w:lang w:eastAsia="zh-CN"/>
              </w:rPr>
              <w:t>,</w:t>
            </w:r>
            <w:r w:rsidRPr="004E024B">
              <w:rPr>
                <w:rFonts w:ascii="Arial" w:hAnsi="Arial" w:cs="Arial"/>
                <w:color w:val="FF0000"/>
                <w:sz w:val="16"/>
                <w:szCs w:val="16"/>
                <w:lang w:eastAsia="zh-CN"/>
              </w:rPr>
              <w:t xml:space="preserve"> </w:t>
            </w:r>
            <w:r w:rsidRPr="004E024B">
              <w:rPr>
                <w:rFonts w:ascii="Arial" w:hAnsi="Arial" w:cs="Arial"/>
                <w:sz w:val="16"/>
                <w:szCs w:val="16"/>
                <w:lang w:eastAsia="zh-CN"/>
              </w:rPr>
              <w:t xml:space="preserve">the index(es) of those </w:t>
            </w:r>
            <m:oMath>
              <m:sSub>
                <m:sSubPr>
                  <m:ctrlPr>
                    <w:rPr>
                      <w:rFonts w:ascii="Cambria Math" w:eastAsia="SimSun" w:hAnsi="Cambria Math" w:cs="Arial"/>
                      <w:i/>
                      <w:iCs/>
                      <w:sz w:val="16"/>
                      <w:szCs w:val="16"/>
                    </w:rPr>
                  </m:ctrlPr>
                </m:sSubPr>
                <m:e>
                  <m:acc>
                    <m:accPr>
                      <m:chr m:val="̅"/>
                      <m:ctrlPr>
                        <w:rPr>
                          <w:rFonts w:ascii="Cambria Math" w:eastAsia="SimSun" w:hAnsi="Cambria Math" w:cs="Arial"/>
                          <w:i/>
                          <w:iCs/>
                          <w:sz w:val="16"/>
                          <w:szCs w:val="16"/>
                        </w:rPr>
                      </m:ctrlPr>
                    </m:accPr>
                    <m:e>
                      <m:r>
                        <w:rPr>
                          <w:rFonts w:ascii="Cambria Math" w:hAnsi="Cambria Math" w:cs="Arial"/>
                          <w:sz w:val="16"/>
                          <w:szCs w:val="16"/>
                          <w:lang w:eastAsia="zh-CN"/>
                        </w:rPr>
                        <m:t>q</m:t>
                      </m:r>
                    </m:e>
                  </m:acc>
                </m:e>
                <m:sub>
                  <m:r>
                    <w:rPr>
                      <w:rFonts w:ascii="Cambria Math" w:hAnsi="Cambria Math" w:cs="Arial"/>
                      <w:sz w:val="16"/>
                      <w:szCs w:val="16"/>
                      <w:lang w:eastAsia="zh-CN"/>
                    </w:rPr>
                    <m:t>0,0</m:t>
                  </m:r>
                </m:sub>
              </m:sSub>
            </m:oMath>
            <w:r w:rsidRPr="004E024B">
              <w:rPr>
                <w:rFonts w:ascii="Arial" w:hAnsi="Arial" w:cs="Arial"/>
                <w:sz w:val="16"/>
                <w:szCs w:val="16"/>
                <w:lang w:eastAsia="zh-CN"/>
              </w:rPr>
              <w:t xml:space="preserve"> and/or </w:t>
            </w:r>
            <m:oMath>
              <m:sSub>
                <m:sSubPr>
                  <m:ctrlPr>
                    <w:rPr>
                      <w:rFonts w:ascii="Cambria Math" w:eastAsia="SimSun" w:hAnsi="Cambria Math" w:cs="Arial"/>
                      <w:i/>
                      <w:iCs/>
                      <w:sz w:val="16"/>
                      <w:szCs w:val="16"/>
                    </w:rPr>
                  </m:ctrlPr>
                </m:sSubPr>
                <m:e>
                  <m:acc>
                    <m:accPr>
                      <m:chr m:val="̅"/>
                      <m:ctrlPr>
                        <w:rPr>
                          <w:rFonts w:ascii="Cambria Math" w:eastAsia="SimSun" w:hAnsi="Cambria Math" w:cs="Arial"/>
                          <w:i/>
                          <w:iCs/>
                          <w:sz w:val="16"/>
                          <w:szCs w:val="16"/>
                        </w:rPr>
                      </m:ctrlPr>
                    </m:accPr>
                    <m:e>
                      <m:r>
                        <w:rPr>
                          <w:rFonts w:ascii="Cambria Math" w:hAnsi="Cambria Math" w:cs="Arial"/>
                          <w:sz w:val="16"/>
                          <w:szCs w:val="16"/>
                          <w:lang w:eastAsia="zh-CN"/>
                        </w:rPr>
                        <m:t>q</m:t>
                      </m:r>
                    </m:e>
                  </m:acc>
                </m:e>
                <m:sub>
                  <m:r>
                    <w:rPr>
                      <w:rFonts w:ascii="Cambria Math" w:hAnsi="Cambria Math" w:cs="Arial"/>
                      <w:sz w:val="16"/>
                      <w:szCs w:val="16"/>
                      <w:lang w:eastAsia="zh-CN"/>
                    </w:rPr>
                    <m:t>0,1</m:t>
                  </m:r>
                </m:sub>
              </m:sSub>
            </m:oMath>
            <w:r w:rsidRPr="004E024B">
              <w:rPr>
                <w:rFonts w:ascii="Arial" w:hAnsi="Arial" w:cs="Arial"/>
                <w:sz w:val="16"/>
                <w:szCs w:val="16"/>
                <w:lang w:eastAsia="zh-CN"/>
              </w:rPr>
              <w:t xml:space="preserve">, and indication(s) of presence of </w:t>
            </w:r>
            <m:oMath>
              <m:sSub>
                <m:sSubPr>
                  <m:ctrlPr>
                    <w:rPr>
                      <w:rFonts w:ascii="Cambria Math" w:eastAsia="SimSun" w:hAnsi="Cambria Math" w:cs="Arial"/>
                      <w:i/>
                      <w:iCs/>
                      <w:sz w:val="16"/>
                      <w:szCs w:val="16"/>
                    </w:rPr>
                  </m:ctrlPr>
                </m:sSubPr>
                <m:e>
                  <m:r>
                    <w:rPr>
                      <w:rFonts w:ascii="Cambria Math" w:hAnsi="Cambria Math" w:cs="Arial"/>
                      <w:sz w:val="16"/>
                      <w:szCs w:val="16"/>
                      <w:lang w:eastAsia="zh-CN"/>
                    </w:rPr>
                    <m:t>q</m:t>
                  </m:r>
                </m:e>
                <m:sub>
                  <m:r>
                    <m:rPr>
                      <m:sty m:val="p"/>
                    </m:rPr>
                    <w:rPr>
                      <w:rFonts w:ascii="Cambria Math" w:hAnsi="Cambria Math" w:cs="Arial"/>
                      <w:sz w:val="16"/>
                      <w:szCs w:val="16"/>
                      <w:lang w:eastAsia="zh-CN"/>
                    </w:rPr>
                    <m:t>new</m:t>
                  </m:r>
                  <m:ctrlPr>
                    <w:rPr>
                      <w:rFonts w:ascii="Cambria Math" w:eastAsia="SimSun" w:hAnsi="Cambria Math" w:cs="Arial"/>
                      <w:sz w:val="16"/>
                      <w:szCs w:val="16"/>
                    </w:rPr>
                  </m:ctrlPr>
                </m:sub>
              </m:sSub>
            </m:oMath>
            <w:r w:rsidRPr="004E024B">
              <w:rPr>
                <w:rFonts w:ascii="Arial" w:hAnsi="Arial" w:cs="Arial"/>
                <w:sz w:val="16"/>
                <w:szCs w:val="16"/>
                <w:lang w:eastAsia="zh-CN"/>
              </w:rPr>
              <w:t xml:space="preserve"> and of index(es) </w:t>
            </w:r>
            <m:oMath>
              <m:sSub>
                <m:sSubPr>
                  <m:ctrlPr>
                    <w:rPr>
                      <w:rFonts w:ascii="Cambria Math" w:eastAsia="SimSun" w:hAnsi="Cambria Math" w:cs="Arial"/>
                      <w:i/>
                      <w:iCs/>
                      <w:sz w:val="16"/>
                      <w:szCs w:val="16"/>
                    </w:rPr>
                  </m:ctrlPr>
                </m:sSubPr>
                <m:e>
                  <m:r>
                    <w:rPr>
                      <w:rFonts w:ascii="Cambria Math" w:hAnsi="Cambria Math" w:cs="Arial"/>
                      <w:sz w:val="16"/>
                      <w:szCs w:val="16"/>
                      <w:lang w:eastAsia="zh-CN"/>
                    </w:rPr>
                    <m:t>q</m:t>
                  </m:r>
                </m:e>
                <m:sub>
                  <m:r>
                    <m:rPr>
                      <m:sty m:val="p"/>
                    </m:rPr>
                    <w:rPr>
                      <w:rFonts w:ascii="Cambria Math" w:hAnsi="Cambria Math" w:cs="Arial"/>
                      <w:sz w:val="16"/>
                      <w:szCs w:val="16"/>
                      <w:lang w:eastAsia="zh-CN"/>
                    </w:rPr>
                    <m:t>new</m:t>
                  </m:r>
                  <m:ctrlPr>
                    <w:rPr>
                      <w:rFonts w:ascii="Cambria Math" w:eastAsia="SimSun" w:hAnsi="Cambria Math" w:cs="Arial"/>
                      <w:sz w:val="16"/>
                      <w:szCs w:val="16"/>
                    </w:rPr>
                  </m:ctrlPr>
                </m:sub>
              </m:sSub>
            </m:oMath>
            <w:r w:rsidRPr="004E024B">
              <w:rPr>
                <w:rFonts w:ascii="Arial" w:hAnsi="Arial" w:cs="Arial"/>
                <w:sz w:val="16"/>
                <w:szCs w:val="16"/>
                <w:lang w:eastAsia="zh-CN"/>
              </w:rPr>
              <w:t xml:space="preserve">, if any, from </w:t>
            </w:r>
            <w:r w:rsidRPr="004E024B">
              <w:rPr>
                <w:rFonts w:ascii="Arial" w:hAnsi="Arial" w:cs="Arial"/>
                <w:color w:val="FF0000"/>
                <w:sz w:val="16"/>
                <w:szCs w:val="16"/>
                <w:u w:val="single"/>
                <w:lang w:eastAsia="zh-CN"/>
              </w:rPr>
              <w:t> </w:t>
            </w:r>
            <m:oMath>
              <m:sSub>
                <m:sSubPr>
                  <m:ctrlPr>
                    <w:rPr>
                      <w:rFonts w:ascii="Cambria Math" w:eastAsia="SimSun" w:hAnsi="Cambria Math" w:cs="Arial"/>
                      <w:i/>
                      <w:iCs/>
                      <w:color w:val="FF0000"/>
                      <w:sz w:val="16"/>
                      <w:szCs w:val="16"/>
                      <w:u w:val="single"/>
                    </w:rPr>
                  </m:ctrlPr>
                </m:sSubPr>
                <m:e>
                  <m:acc>
                    <m:accPr>
                      <m:chr m:val="̅"/>
                      <m:ctrlPr>
                        <w:rPr>
                          <w:rFonts w:ascii="Cambria Math" w:eastAsia="SimSun" w:hAnsi="Cambria Math" w:cs="Arial"/>
                          <w:i/>
                          <w:iCs/>
                          <w:color w:val="FF0000"/>
                          <w:sz w:val="16"/>
                          <w:szCs w:val="16"/>
                          <w:u w:val="single"/>
                        </w:rPr>
                      </m:ctrlPr>
                    </m:accPr>
                    <m:e>
                      <m:r>
                        <w:rPr>
                          <w:rFonts w:ascii="Cambria Math" w:hAnsi="Cambria Math" w:cs="Arial"/>
                          <w:color w:val="FF0000"/>
                          <w:sz w:val="16"/>
                          <w:szCs w:val="16"/>
                          <w:u w:val="single"/>
                          <w:lang w:eastAsia="zh-CN"/>
                        </w:rPr>
                        <m:t>q</m:t>
                      </m:r>
                    </m:e>
                  </m:acc>
                </m:e>
                <m:sub>
                  <m:r>
                    <w:rPr>
                      <w:rFonts w:ascii="Cambria Math" w:hAnsi="Cambria Math" w:cs="Arial"/>
                      <w:color w:val="FF0000"/>
                      <w:sz w:val="16"/>
                      <w:szCs w:val="16"/>
                      <w:u w:val="single"/>
                      <w:lang w:eastAsia="zh-CN"/>
                    </w:rPr>
                    <m:t>1</m:t>
                  </m:r>
                </m:sub>
              </m:sSub>
            </m:oMath>
            <w:r w:rsidRPr="004E024B">
              <w:rPr>
                <w:rFonts w:ascii="Arial" w:hAnsi="Arial" w:cs="Arial"/>
                <w:color w:val="FF0000"/>
                <w:sz w:val="16"/>
                <w:szCs w:val="16"/>
                <w:u w:val="single"/>
                <w:lang w:eastAsia="zh-CN"/>
              </w:rPr>
              <w:t xml:space="preserve">, and/or </w:t>
            </w:r>
            <w:r w:rsidRPr="004E024B">
              <w:rPr>
                <w:rFonts w:ascii="Arial" w:hAnsi="Arial" w:cs="Arial"/>
                <w:sz w:val="16"/>
                <w:szCs w:val="16"/>
                <w:lang w:eastAsia="zh-CN"/>
              </w:rPr>
              <w:t xml:space="preserve">corresponding sets </w:t>
            </w:r>
            <m:oMath>
              <m:sSub>
                <m:sSubPr>
                  <m:ctrlPr>
                    <w:rPr>
                      <w:rFonts w:ascii="Cambria Math" w:eastAsia="SimSun" w:hAnsi="Cambria Math" w:cs="Arial"/>
                      <w:i/>
                      <w:iCs/>
                      <w:sz w:val="16"/>
                      <w:szCs w:val="16"/>
                    </w:rPr>
                  </m:ctrlPr>
                </m:sSubPr>
                <m:e>
                  <m:acc>
                    <m:accPr>
                      <m:chr m:val="̅"/>
                      <m:ctrlPr>
                        <w:rPr>
                          <w:rFonts w:ascii="Cambria Math" w:eastAsia="SimSun" w:hAnsi="Cambria Math" w:cs="Arial"/>
                          <w:i/>
                          <w:iCs/>
                          <w:sz w:val="16"/>
                          <w:szCs w:val="16"/>
                        </w:rPr>
                      </m:ctrlPr>
                    </m:accPr>
                    <m:e>
                      <m:r>
                        <w:rPr>
                          <w:rFonts w:ascii="Cambria Math" w:hAnsi="Cambria Math" w:cs="Arial"/>
                          <w:sz w:val="16"/>
                          <w:szCs w:val="16"/>
                          <w:lang w:eastAsia="zh-CN"/>
                        </w:rPr>
                        <m:t>q</m:t>
                      </m:r>
                    </m:e>
                  </m:acc>
                </m:e>
                <m:sub>
                  <m:r>
                    <w:rPr>
                      <w:rFonts w:ascii="Cambria Math" w:hAnsi="Cambria Math" w:cs="Arial"/>
                      <w:sz w:val="16"/>
                      <w:szCs w:val="16"/>
                      <w:lang w:eastAsia="zh-CN"/>
                    </w:rPr>
                    <m:t>1,0</m:t>
                  </m:r>
                </m:sub>
              </m:sSub>
            </m:oMath>
            <w:r w:rsidRPr="004E024B">
              <w:rPr>
                <w:rFonts w:ascii="Arial" w:hAnsi="Arial" w:cs="Arial"/>
                <w:sz w:val="16"/>
                <w:szCs w:val="16"/>
                <w:lang w:eastAsia="zh-CN"/>
              </w:rPr>
              <w:t xml:space="preserve"> and/or </w:t>
            </w:r>
            <m:oMath>
              <m:sSub>
                <m:sSubPr>
                  <m:ctrlPr>
                    <w:rPr>
                      <w:rFonts w:ascii="Cambria Math" w:eastAsia="SimSun" w:hAnsi="Cambria Math" w:cs="Arial"/>
                      <w:i/>
                      <w:iCs/>
                      <w:sz w:val="16"/>
                      <w:szCs w:val="16"/>
                    </w:rPr>
                  </m:ctrlPr>
                </m:sSubPr>
                <m:e>
                  <m:acc>
                    <m:accPr>
                      <m:chr m:val="̅"/>
                      <m:ctrlPr>
                        <w:rPr>
                          <w:rFonts w:ascii="Cambria Math" w:eastAsia="SimSun" w:hAnsi="Cambria Math" w:cs="Arial"/>
                          <w:i/>
                          <w:iCs/>
                          <w:sz w:val="16"/>
                          <w:szCs w:val="16"/>
                        </w:rPr>
                      </m:ctrlPr>
                    </m:accPr>
                    <m:e>
                      <m:r>
                        <w:rPr>
                          <w:rFonts w:ascii="Cambria Math" w:hAnsi="Cambria Math" w:cs="Arial"/>
                          <w:sz w:val="16"/>
                          <w:szCs w:val="16"/>
                          <w:lang w:eastAsia="zh-CN"/>
                        </w:rPr>
                        <m:t>q</m:t>
                      </m:r>
                    </m:e>
                  </m:acc>
                </m:e>
                <m:sub>
                  <m:r>
                    <w:rPr>
                      <w:rFonts w:ascii="Cambria Math" w:hAnsi="Cambria Math" w:cs="Arial"/>
                      <w:sz w:val="16"/>
                      <w:szCs w:val="16"/>
                      <w:lang w:eastAsia="zh-CN"/>
                    </w:rPr>
                    <m:t>1,1</m:t>
                  </m:r>
                </m:sub>
              </m:sSub>
            </m:oMath>
            <w:r w:rsidRPr="004E024B">
              <w:rPr>
                <w:rFonts w:ascii="Arial" w:hAnsi="Arial" w:cs="Arial"/>
                <w:sz w:val="16"/>
                <w:szCs w:val="16"/>
                <w:lang w:eastAsia="zh-CN"/>
              </w:rPr>
              <w:t xml:space="preserve"> for the serving cells.</w:t>
            </w:r>
            <w:r w:rsidRPr="004E024B">
              <w:rPr>
                <w:rFonts w:ascii="Arial" w:hAnsi="Arial" w:cs="Arial"/>
                <w:color w:val="FF0000"/>
                <w:sz w:val="16"/>
                <w:szCs w:val="16"/>
                <w:lang w:eastAsia="zh-CN"/>
              </w:rPr>
              <w:t xml:space="preserve"> </w:t>
            </w:r>
          </w:p>
        </w:tc>
      </w:tr>
    </w:tbl>
    <w:p w14:paraId="57CAF0FC" w14:textId="04581E45" w:rsidR="004E024B" w:rsidRDefault="004E024B" w:rsidP="004E024B">
      <w:pPr>
        <w:rPr>
          <w:rFonts w:cs="Times"/>
          <w:bCs/>
          <w:szCs w:val="20"/>
          <w:lang w:eastAsia="zh-CN"/>
        </w:rPr>
      </w:pPr>
    </w:p>
    <w:p w14:paraId="0E36D094" w14:textId="1E241EDB" w:rsidR="004E024B" w:rsidRDefault="001B5688" w:rsidP="004E024B">
      <w:pPr>
        <w:rPr>
          <w:b/>
          <w:bCs/>
          <w:lang w:eastAsia="x-none"/>
        </w:rPr>
      </w:pPr>
      <w:hyperlink r:id="rId491" w:history="1">
        <w:r w:rsidR="000B5C49">
          <w:rPr>
            <w:rStyle w:val="Hyperlink"/>
            <w:b/>
            <w:bCs/>
            <w:lang w:eastAsia="x-none"/>
          </w:rPr>
          <w:t>R1-2205479</w:t>
        </w:r>
      </w:hyperlink>
      <w:r w:rsidR="004E024B" w:rsidRPr="004E024B">
        <w:rPr>
          <w:b/>
          <w:bCs/>
          <w:lang w:eastAsia="x-none"/>
        </w:rPr>
        <w:tab/>
        <w:t>Endorsed TPs in Rel.17 NR FeMIMO maintenance: Item 2c mTRP BM</w:t>
      </w:r>
      <w:r w:rsidR="004E024B" w:rsidRPr="004E024B">
        <w:rPr>
          <w:b/>
          <w:bCs/>
          <w:lang w:eastAsia="x-none"/>
        </w:rPr>
        <w:tab/>
        <w:t>Moderator (CATT)</w:t>
      </w:r>
    </w:p>
    <w:p w14:paraId="371B38A0" w14:textId="4FABD5D3" w:rsidR="004E024B" w:rsidRDefault="004E024B" w:rsidP="004E024B">
      <w:pPr>
        <w:rPr>
          <w:lang w:eastAsia="x-none"/>
        </w:rPr>
      </w:pPr>
      <w:r w:rsidRPr="00C91197">
        <w:rPr>
          <w:b/>
          <w:bCs/>
          <w:lang w:eastAsia="x-none"/>
        </w:rPr>
        <w:t>Decision:</w:t>
      </w:r>
      <w:r>
        <w:rPr>
          <w:lang w:eastAsia="x-none"/>
        </w:rPr>
        <w:t xml:space="preserve"> As per email decision posted on May 18</w:t>
      </w:r>
      <w:r w:rsidRPr="00C91197">
        <w:rPr>
          <w:vertAlign w:val="superscript"/>
          <w:lang w:eastAsia="x-none"/>
        </w:rPr>
        <w:t>th</w:t>
      </w:r>
      <w:r>
        <w:rPr>
          <w:lang w:eastAsia="x-none"/>
        </w:rPr>
        <w:t>,</w:t>
      </w:r>
    </w:p>
    <w:p w14:paraId="1F8BEB5C" w14:textId="77777777" w:rsidR="004E024B" w:rsidRPr="004E024B" w:rsidRDefault="004E024B" w:rsidP="004E024B">
      <w:pPr>
        <w:rPr>
          <w:rFonts w:eastAsia="Malgun Gothic"/>
          <w:szCs w:val="22"/>
          <w:lang w:val="en-US" w:eastAsia="ko-KR"/>
        </w:rPr>
      </w:pPr>
      <w:r w:rsidRPr="004E024B">
        <w:rPr>
          <w:rFonts w:eastAsia="Malgun Gothic"/>
          <w:szCs w:val="22"/>
          <w:highlight w:val="green"/>
          <w:lang w:eastAsia="ko-KR"/>
        </w:rPr>
        <w:t>Agreement</w:t>
      </w:r>
    </w:p>
    <w:p w14:paraId="55D0ECE8" w14:textId="49960B04" w:rsidR="004E024B" w:rsidRPr="008A7698" w:rsidRDefault="004E024B" w:rsidP="00CF6E6D">
      <w:pPr>
        <w:pStyle w:val="ListParagraph"/>
        <w:numPr>
          <w:ilvl w:val="0"/>
          <w:numId w:val="397"/>
        </w:numPr>
        <w:wordWrap w:val="0"/>
        <w:rPr>
          <w:rFonts w:eastAsia="Malgun Gothic" w:cs="Times"/>
          <w:szCs w:val="22"/>
          <w:lang w:eastAsia="ko-KR"/>
        </w:rPr>
      </w:pPr>
      <w:r w:rsidRPr="008A7698">
        <w:rPr>
          <w:rFonts w:eastAsia="Malgun Gothic" w:cs="Times"/>
          <w:szCs w:val="22"/>
          <w:lang w:eastAsia="ko-KR"/>
        </w:rPr>
        <w:t xml:space="preserve">The </w:t>
      </w:r>
      <w:r w:rsidR="008A7698" w:rsidRPr="008A7698">
        <w:rPr>
          <w:rFonts w:eastAsia="Malgun Gothic" w:cs="Times"/>
          <w:szCs w:val="22"/>
          <w:lang w:eastAsia="ko-KR"/>
        </w:rPr>
        <w:t>second T</w:t>
      </w:r>
      <w:r w:rsidRPr="008A7698">
        <w:rPr>
          <w:rFonts w:eastAsia="Malgun Gothic" w:cs="Times"/>
          <w:szCs w:val="22"/>
          <w:lang w:eastAsia="ko-KR"/>
        </w:rPr>
        <w:t xml:space="preserve">P </w:t>
      </w:r>
      <w:r w:rsidR="008A7698" w:rsidRPr="008A7698">
        <w:rPr>
          <w:rFonts w:eastAsia="Malgun Gothic" w:cs="Times"/>
          <w:szCs w:val="22"/>
          <w:lang w:eastAsia="ko-KR"/>
        </w:rPr>
        <w:t xml:space="preserve">(issues#4&amp;5) </w:t>
      </w:r>
      <w:r w:rsidRPr="008A7698">
        <w:rPr>
          <w:rFonts w:eastAsia="Malgun Gothic" w:cs="Times"/>
          <w:szCs w:val="22"/>
          <w:lang w:eastAsia="ko-KR"/>
        </w:rPr>
        <w:t xml:space="preserve">in </w:t>
      </w:r>
      <w:hyperlink r:id="rId492" w:history="1">
        <w:r w:rsidR="000B5C49">
          <w:rPr>
            <w:rStyle w:val="Hyperlink"/>
            <w:rFonts w:eastAsia="Malgun Gothic" w:cs="Times"/>
            <w:szCs w:val="22"/>
            <w:lang w:eastAsia="ko-KR"/>
          </w:rPr>
          <w:t>R1-2205479</w:t>
        </w:r>
      </w:hyperlink>
      <w:r w:rsidRPr="008A7698">
        <w:rPr>
          <w:rFonts w:eastAsia="Malgun Gothic" w:cs="Times"/>
          <w:szCs w:val="22"/>
          <w:lang w:eastAsia="ko-KR"/>
        </w:rPr>
        <w:t xml:space="preserve"> </w:t>
      </w:r>
      <w:r w:rsidR="008A7698" w:rsidRPr="008A7698">
        <w:rPr>
          <w:rFonts w:eastAsia="Malgun Gothic" w:cs="Times"/>
          <w:szCs w:val="22"/>
          <w:lang w:eastAsia="ko-KR"/>
        </w:rPr>
        <w:t xml:space="preserve">is endorsed </w:t>
      </w:r>
      <w:r w:rsidRPr="008A7698">
        <w:rPr>
          <w:rFonts w:eastAsia="Malgun Gothic" w:cs="Times"/>
          <w:szCs w:val="22"/>
          <w:lang w:eastAsia="ko-KR"/>
        </w:rPr>
        <w:t>for the editor’s CR for TS38.213 (section 6).</w:t>
      </w:r>
    </w:p>
    <w:p w14:paraId="4B1D5ADF" w14:textId="77777777" w:rsidR="004E024B" w:rsidRPr="008A7698" w:rsidRDefault="004E024B" w:rsidP="008A7698">
      <w:pPr>
        <w:rPr>
          <w:bCs/>
          <w:lang w:eastAsia="zh-CN"/>
        </w:rPr>
      </w:pPr>
    </w:p>
    <w:p w14:paraId="57AFB346" w14:textId="27F52FE7" w:rsidR="008A7698" w:rsidRDefault="001B5688" w:rsidP="008A7698">
      <w:pPr>
        <w:rPr>
          <w:b/>
          <w:bCs/>
          <w:lang w:eastAsia="x-none"/>
        </w:rPr>
      </w:pPr>
      <w:hyperlink r:id="rId493" w:history="1">
        <w:r w:rsidR="000B5C49">
          <w:rPr>
            <w:rStyle w:val="Hyperlink"/>
            <w:b/>
            <w:bCs/>
            <w:lang w:eastAsia="x-none"/>
          </w:rPr>
          <w:t>R1-2205490</w:t>
        </w:r>
      </w:hyperlink>
      <w:r w:rsidR="008A7698" w:rsidRPr="008A7698">
        <w:rPr>
          <w:b/>
          <w:bCs/>
          <w:lang w:eastAsia="x-none"/>
        </w:rPr>
        <w:tab/>
        <w:t>Endorsed TPs in Rel.17 NR FeMIMO maintenance: Item 2c mTRP BM (batch 2)</w:t>
      </w:r>
      <w:r w:rsidR="008A7698" w:rsidRPr="008A7698">
        <w:rPr>
          <w:b/>
          <w:bCs/>
          <w:lang w:eastAsia="x-none"/>
        </w:rPr>
        <w:tab/>
        <w:t>Moderator (CATT)</w:t>
      </w:r>
    </w:p>
    <w:p w14:paraId="7F25B94B" w14:textId="45A7F6B1" w:rsidR="008A7698" w:rsidRDefault="008A7698" w:rsidP="008A7698">
      <w:pPr>
        <w:rPr>
          <w:lang w:eastAsia="x-none"/>
        </w:rPr>
      </w:pPr>
      <w:r w:rsidRPr="00C91197">
        <w:rPr>
          <w:b/>
          <w:bCs/>
          <w:lang w:eastAsia="x-none"/>
        </w:rPr>
        <w:t>Decision:</w:t>
      </w:r>
      <w:r>
        <w:rPr>
          <w:lang w:eastAsia="x-none"/>
        </w:rPr>
        <w:t xml:space="preserve"> As per email decision posted on May 19</w:t>
      </w:r>
      <w:r w:rsidRPr="00C91197">
        <w:rPr>
          <w:vertAlign w:val="superscript"/>
          <w:lang w:eastAsia="x-none"/>
        </w:rPr>
        <w:t>th</w:t>
      </w:r>
      <w:r>
        <w:rPr>
          <w:lang w:eastAsia="x-none"/>
        </w:rPr>
        <w:t>,</w:t>
      </w:r>
    </w:p>
    <w:p w14:paraId="18B0583C" w14:textId="77777777" w:rsidR="004E024B" w:rsidRPr="008A7698" w:rsidRDefault="004E024B" w:rsidP="004E024B">
      <w:pPr>
        <w:wordWrap w:val="0"/>
        <w:rPr>
          <w:rFonts w:eastAsia="Malgun Gothic" w:cs="Times"/>
          <w:bCs/>
          <w:szCs w:val="22"/>
          <w:lang w:val="en-US" w:eastAsia="ko-KR"/>
        </w:rPr>
      </w:pPr>
      <w:r w:rsidRPr="008A7698">
        <w:rPr>
          <w:rFonts w:eastAsia="Malgun Gothic" w:cs="Times"/>
          <w:bCs/>
          <w:szCs w:val="22"/>
          <w:highlight w:val="green"/>
          <w:lang w:eastAsia="ko-KR"/>
        </w:rPr>
        <w:t>Agreement</w:t>
      </w:r>
    </w:p>
    <w:p w14:paraId="4035C4B2" w14:textId="36144ACC" w:rsidR="004E024B" w:rsidRPr="008A7698" w:rsidRDefault="004E024B" w:rsidP="00CF6E6D">
      <w:pPr>
        <w:pStyle w:val="ListParagraph"/>
        <w:numPr>
          <w:ilvl w:val="0"/>
          <w:numId w:val="397"/>
        </w:numPr>
        <w:wordWrap w:val="0"/>
        <w:rPr>
          <w:rFonts w:eastAsia="Malgun Gothic" w:cs="Times"/>
          <w:szCs w:val="22"/>
          <w:lang w:eastAsia="ko-KR"/>
        </w:rPr>
      </w:pPr>
      <w:r w:rsidRPr="008A7698">
        <w:rPr>
          <w:rFonts w:eastAsia="Malgun Gothic" w:cs="Times"/>
          <w:szCs w:val="22"/>
          <w:lang w:eastAsia="ko-KR"/>
        </w:rPr>
        <w:t xml:space="preserve">The TP in </w:t>
      </w:r>
      <w:hyperlink r:id="rId494" w:history="1">
        <w:r w:rsidR="000B5C49">
          <w:rPr>
            <w:rStyle w:val="Hyperlink"/>
            <w:rFonts w:eastAsia="Malgun Gothic" w:cs="Times"/>
            <w:szCs w:val="22"/>
            <w:lang w:eastAsia="ko-KR"/>
          </w:rPr>
          <w:t>R1-2205490</w:t>
        </w:r>
      </w:hyperlink>
      <w:r w:rsidRPr="008A7698">
        <w:rPr>
          <w:rFonts w:eastAsia="Malgun Gothic" w:cs="Times"/>
          <w:szCs w:val="22"/>
          <w:lang w:eastAsia="ko-KR"/>
        </w:rPr>
        <w:t xml:space="preserve"> </w:t>
      </w:r>
      <w:r w:rsidR="008A7698" w:rsidRPr="008A7698">
        <w:rPr>
          <w:rFonts w:eastAsia="Malgun Gothic" w:cs="Times"/>
          <w:szCs w:val="22"/>
          <w:lang w:eastAsia="ko-KR"/>
        </w:rPr>
        <w:t xml:space="preserve">for TS 38.212 (6.3.1.1.2) </w:t>
      </w:r>
      <w:r w:rsidRPr="008A7698">
        <w:rPr>
          <w:rFonts w:eastAsia="Malgun Gothic" w:cs="Times"/>
          <w:szCs w:val="22"/>
          <w:lang w:eastAsia="ko-KR"/>
        </w:rPr>
        <w:t>is endorsed for the editor’s CR.</w:t>
      </w:r>
    </w:p>
    <w:p w14:paraId="59587F7F" w14:textId="77777777" w:rsidR="004E024B" w:rsidRPr="008A7698" w:rsidRDefault="004E024B" w:rsidP="004E024B">
      <w:pPr>
        <w:wordWrap w:val="0"/>
        <w:rPr>
          <w:rFonts w:eastAsia="Malgun Gothic" w:cs="Times"/>
          <w:bCs/>
          <w:szCs w:val="22"/>
          <w:lang w:eastAsia="ko-KR"/>
        </w:rPr>
      </w:pPr>
      <w:r w:rsidRPr="008A7698">
        <w:rPr>
          <w:rFonts w:eastAsia="Malgun Gothic" w:cs="Times"/>
          <w:bCs/>
          <w:szCs w:val="22"/>
          <w:highlight w:val="green"/>
          <w:lang w:eastAsia="ko-KR"/>
        </w:rPr>
        <w:t>Agreement</w:t>
      </w:r>
    </w:p>
    <w:p w14:paraId="33201623" w14:textId="4F8E3924" w:rsidR="004E024B" w:rsidRPr="008A7698" w:rsidRDefault="004E024B" w:rsidP="00CF6E6D">
      <w:pPr>
        <w:pStyle w:val="ListParagraph"/>
        <w:numPr>
          <w:ilvl w:val="0"/>
          <w:numId w:val="397"/>
        </w:numPr>
        <w:wordWrap w:val="0"/>
        <w:rPr>
          <w:rFonts w:eastAsia="Malgun Gothic" w:cs="Times"/>
          <w:szCs w:val="22"/>
          <w:lang w:eastAsia="ko-KR"/>
        </w:rPr>
      </w:pPr>
      <w:r w:rsidRPr="008A7698">
        <w:rPr>
          <w:rFonts w:eastAsia="Malgun Gothic" w:cs="Times"/>
          <w:szCs w:val="22"/>
          <w:lang w:eastAsia="ko-KR"/>
        </w:rPr>
        <w:t xml:space="preserve">The TP in </w:t>
      </w:r>
      <w:hyperlink r:id="rId495" w:history="1">
        <w:r w:rsidR="000B5C49">
          <w:rPr>
            <w:rStyle w:val="Hyperlink"/>
            <w:rFonts w:eastAsia="Malgun Gothic" w:cs="Times"/>
            <w:szCs w:val="22"/>
            <w:lang w:eastAsia="ko-KR"/>
          </w:rPr>
          <w:t>R1-2205490</w:t>
        </w:r>
      </w:hyperlink>
      <w:r w:rsidR="008A7698" w:rsidRPr="008A7698">
        <w:rPr>
          <w:rFonts w:eastAsia="Malgun Gothic" w:cs="Times"/>
          <w:szCs w:val="22"/>
          <w:lang w:eastAsia="ko-KR"/>
        </w:rPr>
        <w:t xml:space="preserve"> for TS 38.214 (5.2.1.4)</w:t>
      </w:r>
      <w:r w:rsidRPr="008A7698">
        <w:rPr>
          <w:rFonts w:eastAsia="Malgun Gothic" w:cs="Times"/>
          <w:szCs w:val="22"/>
          <w:lang w:eastAsia="ko-KR"/>
        </w:rPr>
        <w:t xml:space="preserve"> is endorsed for the editor’s CR.</w:t>
      </w:r>
    </w:p>
    <w:p w14:paraId="70FDFEE0" w14:textId="77777777" w:rsidR="004E024B" w:rsidRDefault="004E024B" w:rsidP="004E024B">
      <w:pPr>
        <w:rPr>
          <w:rFonts w:cs="Times"/>
          <w:bCs/>
          <w:szCs w:val="20"/>
          <w:lang w:eastAsia="zh-CN"/>
        </w:rPr>
      </w:pPr>
    </w:p>
    <w:p w14:paraId="5D160365" w14:textId="77777777" w:rsidR="004E024B" w:rsidRDefault="004E024B" w:rsidP="00CB7161">
      <w:pPr>
        <w:rPr>
          <w:lang w:eastAsia="x-none"/>
        </w:rPr>
      </w:pPr>
    </w:p>
    <w:p w14:paraId="5A4368C9" w14:textId="27B891A5" w:rsidR="004E024B" w:rsidRPr="004E024B" w:rsidRDefault="001B5688" w:rsidP="004E024B">
      <w:pPr>
        <w:rPr>
          <w:b/>
          <w:bCs/>
          <w:lang w:eastAsia="x-none"/>
        </w:rPr>
      </w:pPr>
      <w:hyperlink r:id="rId496" w:history="1">
        <w:r w:rsidR="000B5C49">
          <w:rPr>
            <w:rStyle w:val="Hyperlink"/>
            <w:b/>
            <w:bCs/>
            <w:lang w:eastAsia="x-none"/>
          </w:rPr>
          <w:t>R1-2205145</w:t>
        </w:r>
      </w:hyperlink>
      <w:r w:rsidR="004E024B" w:rsidRPr="004E024B">
        <w:rPr>
          <w:b/>
          <w:bCs/>
          <w:lang w:eastAsia="x-none"/>
        </w:rPr>
        <w:tab/>
        <w:t>Moderator Summary for Rel.17 NR FeMIMO maintenance: Item 2d: HST</w:t>
      </w:r>
      <w:r w:rsidR="004E024B" w:rsidRPr="004E024B">
        <w:rPr>
          <w:b/>
          <w:bCs/>
          <w:lang w:eastAsia="x-none"/>
        </w:rPr>
        <w:tab/>
        <w:t>Moderator (Intel Corporation)</w:t>
      </w:r>
    </w:p>
    <w:p w14:paraId="0D7C3333" w14:textId="77777777" w:rsidR="004E024B" w:rsidRPr="008A7698" w:rsidRDefault="00CB7161" w:rsidP="00CB7161">
      <w:pPr>
        <w:rPr>
          <w:lang w:eastAsia="x-none"/>
        </w:rPr>
      </w:pPr>
      <w:r w:rsidRPr="008A7698">
        <w:rPr>
          <w:lang w:eastAsia="x-none"/>
        </w:rPr>
        <w:t xml:space="preserve">[109-e-R17-MIMO-06] </w:t>
      </w:r>
      <w:r w:rsidR="004E024B" w:rsidRPr="008A7698">
        <w:rPr>
          <w:lang w:eastAsia="x-none"/>
        </w:rPr>
        <w:t>– Avik (Intel)</w:t>
      </w:r>
    </w:p>
    <w:p w14:paraId="476BA4DE" w14:textId="19633FEB" w:rsidR="00CB7161" w:rsidRPr="008A7698" w:rsidRDefault="00CB7161" w:rsidP="00CB7161">
      <w:pPr>
        <w:rPr>
          <w:lang w:eastAsia="x-none"/>
        </w:rPr>
      </w:pPr>
      <w:r w:rsidRPr="008A7698">
        <w:rPr>
          <w:lang w:eastAsia="x-none"/>
        </w:rPr>
        <w:t xml:space="preserve">Maintenance on HST (description of issues in </w:t>
      </w:r>
      <w:hyperlink r:id="rId497" w:history="1">
        <w:r w:rsidR="000B5C49">
          <w:rPr>
            <w:rStyle w:val="Hyperlink"/>
            <w:lang w:eastAsia="x-none"/>
          </w:rPr>
          <w:t>R1-2205145</w:t>
        </w:r>
      </w:hyperlink>
      <w:r w:rsidRPr="008A7698">
        <w:rPr>
          <w:lang w:eastAsia="x-none"/>
        </w:rPr>
        <w:t>)</w:t>
      </w:r>
    </w:p>
    <w:p w14:paraId="07A0BD81" w14:textId="77777777" w:rsidR="00CB7161" w:rsidRPr="008A7698" w:rsidRDefault="00CB7161" w:rsidP="00CB7161">
      <w:pPr>
        <w:numPr>
          <w:ilvl w:val="0"/>
          <w:numId w:val="64"/>
        </w:numPr>
        <w:rPr>
          <w:lang w:eastAsia="x-none"/>
        </w:rPr>
      </w:pPr>
      <w:r w:rsidRPr="008A7698">
        <w:rPr>
          <w:lang w:eastAsia="x-none"/>
        </w:rPr>
        <w:t>Issues 1, 2, 8 and 9 by May 18</w:t>
      </w:r>
    </w:p>
    <w:p w14:paraId="3C92C412" w14:textId="77777777" w:rsidR="00CB7161" w:rsidRPr="008A7698" w:rsidRDefault="00CB7161" w:rsidP="00CB7161">
      <w:pPr>
        <w:numPr>
          <w:ilvl w:val="0"/>
          <w:numId w:val="64"/>
        </w:numPr>
        <w:rPr>
          <w:lang w:eastAsia="x-none"/>
        </w:rPr>
      </w:pPr>
      <w:r w:rsidRPr="008A7698">
        <w:rPr>
          <w:lang w:eastAsia="x-none"/>
        </w:rPr>
        <w:t>Editorial Issue 11 by May 11</w:t>
      </w:r>
    </w:p>
    <w:p w14:paraId="3A63C1BE" w14:textId="1AF77D4F" w:rsidR="008A7698" w:rsidRDefault="001B5688" w:rsidP="008A7698">
      <w:hyperlink r:id="rId498" w:history="1">
        <w:r w:rsidR="000B5C49">
          <w:rPr>
            <w:rStyle w:val="Hyperlink"/>
            <w:lang w:eastAsia="x-none"/>
          </w:rPr>
          <w:t>R1-2205287</w:t>
        </w:r>
      </w:hyperlink>
      <w:r w:rsidR="008A7698">
        <w:tab/>
        <w:t>Moderator Summary of Round-1 for Rel. 17 NR FeMIMO Maintenance on HST</w:t>
      </w:r>
      <w:r w:rsidR="008A7698">
        <w:tab/>
        <w:t>Moderator (Intel Corporation)</w:t>
      </w:r>
    </w:p>
    <w:p w14:paraId="79226F2E" w14:textId="1AA3242F" w:rsidR="003D6B7F" w:rsidRPr="008A7698" w:rsidRDefault="001B5688" w:rsidP="003D6B7F">
      <w:pPr>
        <w:rPr>
          <w:b/>
          <w:bCs/>
          <w:lang w:eastAsia="x-none"/>
        </w:rPr>
      </w:pPr>
      <w:hyperlink r:id="rId499" w:history="1">
        <w:r w:rsidR="000B5C49">
          <w:rPr>
            <w:rStyle w:val="Hyperlink"/>
            <w:b/>
            <w:bCs/>
            <w:lang w:eastAsia="x-none"/>
          </w:rPr>
          <w:t>R1-2205286</w:t>
        </w:r>
      </w:hyperlink>
      <w:r w:rsidR="003D6B7F" w:rsidRPr="008A7698">
        <w:rPr>
          <w:b/>
          <w:bCs/>
          <w:lang w:eastAsia="x-none"/>
        </w:rPr>
        <w:tab/>
        <w:t>Endorsed TPs in Rel.17 NR FeMIMO maintenance on HST</w:t>
      </w:r>
      <w:r w:rsidR="003D6B7F" w:rsidRPr="008A7698">
        <w:rPr>
          <w:b/>
          <w:bCs/>
          <w:lang w:eastAsia="x-none"/>
        </w:rPr>
        <w:tab/>
        <w:t>Moderator (Intel Corporation)</w:t>
      </w:r>
    </w:p>
    <w:p w14:paraId="7B1C4C3B" w14:textId="4CA03D35" w:rsidR="008A7698" w:rsidRDefault="008A7698" w:rsidP="008A7698">
      <w:pPr>
        <w:rPr>
          <w:lang w:eastAsia="x-none"/>
        </w:rPr>
      </w:pPr>
      <w:r w:rsidRPr="00C91197">
        <w:rPr>
          <w:b/>
          <w:bCs/>
          <w:lang w:eastAsia="x-none"/>
        </w:rPr>
        <w:t>Decision:</w:t>
      </w:r>
      <w:r>
        <w:rPr>
          <w:lang w:eastAsia="x-none"/>
        </w:rPr>
        <w:t xml:space="preserve"> As per email decision posted on May 11</w:t>
      </w:r>
      <w:r w:rsidRPr="00C91197">
        <w:rPr>
          <w:vertAlign w:val="superscript"/>
          <w:lang w:eastAsia="x-none"/>
        </w:rPr>
        <w:t>th</w:t>
      </w:r>
      <w:r>
        <w:rPr>
          <w:lang w:eastAsia="x-none"/>
        </w:rPr>
        <w:t>,</w:t>
      </w:r>
    </w:p>
    <w:p w14:paraId="07A55AFD" w14:textId="77777777" w:rsidR="008A7698" w:rsidRPr="008A7698" w:rsidRDefault="008A7698" w:rsidP="008A7698">
      <w:pPr>
        <w:wordWrap w:val="0"/>
        <w:rPr>
          <w:rFonts w:eastAsia="Malgun Gothic" w:cs="Times"/>
          <w:bCs/>
          <w:szCs w:val="22"/>
          <w:lang w:val="en-US" w:eastAsia="ko-KR"/>
        </w:rPr>
      </w:pPr>
      <w:r w:rsidRPr="008A7698">
        <w:rPr>
          <w:rFonts w:eastAsia="Malgun Gothic" w:cs="Times"/>
          <w:bCs/>
          <w:szCs w:val="22"/>
          <w:highlight w:val="green"/>
          <w:lang w:eastAsia="ko-KR"/>
        </w:rPr>
        <w:t>Agreement</w:t>
      </w:r>
    </w:p>
    <w:p w14:paraId="6DA05095" w14:textId="34D4CD27" w:rsidR="008A7698" w:rsidRPr="008A7698" w:rsidRDefault="008A7698" w:rsidP="00CF6E6D">
      <w:pPr>
        <w:pStyle w:val="ListParagraph"/>
        <w:numPr>
          <w:ilvl w:val="0"/>
          <w:numId w:val="397"/>
        </w:numPr>
        <w:wordWrap w:val="0"/>
        <w:rPr>
          <w:rFonts w:eastAsia="Malgun Gothic" w:cs="Times"/>
          <w:szCs w:val="22"/>
          <w:lang w:eastAsia="ko-KR"/>
        </w:rPr>
      </w:pPr>
      <w:r w:rsidRPr="008A7698">
        <w:rPr>
          <w:rFonts w:eastAsia="Malgun Gothic" w:cs="Times"/>
          <w:szCs w:val="22"/>
          <w:lang w:eastAsia="ko-KR"/>
        </w:rPr>
        <w:t xml:space="preserve">The TP in </w:t>
      </w:r>
      <w:hyperlink r:id="rId500" w:history="1">
        <w:r w:rsidR="000B5C49">
          <w:rPr>
            <w:rStyle w:val="Hyperlink"/>
            <w:rFonts w:eastAsia="Malgun Gothic" w:cs="Times"/>
            <w:szCs w:val="22"/>
            <w:lang w:eastAsia="ko-KR"/>
          </w:rPr>
          <w:t>R1-2205286</w:t>
        </w:r>
      </w:hyperlink>
      <w:r w:rsidRPr="008A7698">
        <w:rPr>
          <w:rFonts w:eastAsia="Malgun Gothic" w:cs="Times"/>
          <w:szCs w:val="22"/>
          <w:lang w:eastAsia="ko-KR"/>
        </w:rPr>
        <w:t xml:space="preserve"> for TS 38.21</w:t>
      </w:r>
      <w:r>
        <w:rPr>
          <w:rFonts w:eastAsia="Malgun Gothic" w:cs="Times"/>
          <w:szCs w:val="22"/>
          <w:lang w:eastAsia="ko-KR"/>
        </w:rPr>
        <w:t>4</w:t>
      </w:r>
      <w:r w:rsidRPr="008A7698">
        <w:rPr>
          <w:rFonts w:eastAsia="Malgun Gothic" w:cs="Times"/>
          <w:szCs w:val="22"/>
          <w:lang w:eastAsia="ko-KR"/>
        </w:rPr>
        <w:t xml:space="preserve"> (Section 5.2.1.5.1) is endorsed for the editor’s CR.</w:t>
      </w:r>
    </w:p>
    <w:p w14:paraId="553D8132" w14:textId="77777777" w:rsidR="008A7698" w:rsidRDefault="008A7698" w:rsidP="008A7698">
      <w:pPr>
        <w:wordWrap w:val="0"/>
        <w:rPr>
          <w:rFonts w:eastAsia="Malgun Gothic" w:cs="Times"/>
          <w:bCs/>
          <w:szCs w:val="22"/>
          <w:highlight w:val="green"/>
          <w:lang w:eastAsia="ko-KR"/>
        </w:rPr>
      </w:pPr>
    </w:p>
    <w:p w14:paraId="164539A4" w14:textId="2F7A7CBF" w:rsidR="008A7698" w:rsidRPr="008A7698" w:rsidRDefault="001B5688" w:rsidP="008A7698">
      <w:pPr>
        <w:rPr>
          <w:b/>
          <w:bCs/>
          <w:lang w:eastAsia="x-none"/>
        </w:rPr>
      </w:pPr>
      <w:hyperlink r:id="rId501" w:history="1">
        <w:r w:rsidR="000B5C49">
          <w:rPr>
            <w:rStyle w:val="Hyperlink"/>
            <w:b/>
            <w:bCs/>
            <w:lang w:eastAsia="x-none"/>
          </w:rPr>
          <w:t>R1-2205536</w:t>
        </w:r>
      </w:hyperlink>
      <w:r w:rsidR="008A7698" w:rsidRPr="008A7698">
        <w:rPr>
          <w:b/>
          <w:bCs/>
          <w:lang w:eastAsia="x-none"/>
        </w:rPr>
        <w:tab/>
        <w:t>Endorsed TP for Rel.17 NR FeMIMO maintenance on HST-SFN</w:t>
      </w:r>
      <w:r w:rsidR="008A7698" w:rsidRPr="008A7698">
        <w:rPr>
          <w:b/>
          <w:bCs/>
          <w:lang w:eastAsia="x-none"/>
        </w:rPr>
        <w:tab/>
        <w:t>Moderator (Intel Corporation)</w:t>
      </w:r>
    </w:p>
    <w:p w14:paraId="33925154" w14:textId="77777777" w:rsidR="008A7698" w:rsidRDefault="008A7698" w:rsidP="008A7698">
      <w:pPr>
        <w:rPr>
          <w:lang w:eastAsia="x-none"/>
        </w:rPr>
      </w:pPr>
      <w:r w:rsidRPr="00C91197">
        <w:rPr>
          <w:b/>
          <w:bCs/>
          <w:lang w:eastAsia="x-none"/>
        </w:rPr>
        <w:t>Decision:</w:t>
      </w:r>
      <w:r>
        <w:rPr>
          <w:lang w:eastAsia="x-none"/>
        </w:rPr>
        <w:t xml:space="preserve"> As per email decision posted on May 19</w:t>
      </w:r>
      <w:r w:rsidRPr="00C91197">
        <w:rPr>
          <w:vertAlign w:val="superscript"/>
          <w:lang w:eastAsia="x-none"/>
        </w:rPr>
        <w:t>th</w:t>
      </w:r>
      <w:r>
        <w:rPr>
          <w:lang w:eastAsia="x-none"/>
        </w:rPr>
        <w:t>,</w:t>
      </w:r>
    </w:p>
    <w:p w14:paraId="0F46C827" w14:textId="77777777" w:rsidR="008A7698" w:rsidRPr="008A7698" w:rsidRDefault="008A7698" w:rsidP="008A7698">
      <w:pPr>
        <w:wordWrap w:val="0"/>
        <w:rPr>
          <w:rFonts w:eastAsia="Malgun Gothic" w:cs="Times"/>
          <w:bCs/>
          <w:szCs w:val="22"/>
          <w:lang w:val="en-US" w:eastAsia="ko-KR"/>
        </w:rPr>
      </w:pPr>
      <w:r w:rsidRPr="008A7698">
        <w:rPr>
          <w:rFonts w:eastAsia="Malgun Gothic" w:cs="Times"/>
          <w:bCs/>
          <w:szCs w:val="22"/>
          <w:highlight w:val="green"/>
          <w:lang w:eastAsia="ko-KR"/>
        </w:rPr>
        <w:t>Agreement</w:t>
      </w:r>
    </w:p>
    <w:p w14:paraId="29794255" w14:textId="5AD35FC0" w:rsidR="008A7698" w:rsidRPr="008A7698" w:rsidRDefault="008A7698" w:rsidP="00CF6E6D">
      <w:pPr>
        <w:pStyle w:val="ListParagraph"/>
        <w:numPr>
          <w:ilvl w:val="0"/>
          <w:numId w:val="397"/>
        </w:numPr>
        <w:wordWrap w:val="0"/>
        <w:rPr>
          <w:rFonts w:eastAsia="Malgun Gothic" w:cs="Times"/>
          <w:szCs w:val="22"/>
          <w:lang w:eastAsia="ko-KR"/>
        </w:rPr>
      </w:pPr>
      <w:r w:rsidRPr="008A7698">
        <w:rPr>
          <w:rFonts w:eastAsia="Malgun Gothic" w:cs="Times"/>
          <w:szCs w:val="22"/>
          <w:lang w:eastAsia="ko-KR"/>
        </w:rPr>
        <w:t xml:space="preserve">The TP in </w:t>
      </w:r>
      <w:hyperlink r:id="rId502" w:history="1">
        <w:r w:rsidR="000B5C49">
          <w:rPr>
            <w:rStyle w:val="Hyperlink"/>
            <w:rFonts w:eastAsia="Malgun Gothic" w:cs="Times"/>
            <w:szCs w:val="22"/>
            <w:lang w:eastAsia="ko-KR"/>
          </w:rPr>
          <w:t>R1-2205536</w:t>
        </w:r>
      </w:hyperlink>
      <w:r w:rsidRPr="008A7698">
        <w:rPr>
          <w:rFonts w:eastAsia="Malgun Gothic" w:cs="Times"/>
          <w:szCs w:val="22"/>
          <w:lang w:eastAsia="ko-KR"/>
        </w:rPr>
        <w:t xml:space="preserve"> for TS 38.21</w:t>
      </w:r>
      <w:r>
        <w:rPr>
          <w:rFonts w:eastAsia="Malgun Gothic" w:cs="Times"/>
          <w:szCs w:val="22"/>
          <w:lang w:eastAsia="ko-KR"/>
        </w:rPr>
        <w:t>4</w:t>
      </w:r>
      <w:r w:rsidRPr="008A7698">
        <w:rPr>
          <w:rFonts w:eastAsia="Malgun Gothic" w:cs="Times"/>
          <w:szCs w:val="22"/>
          <w:lang w:eastAsia="ko-KR"/>
        </w:rPr>
        <w:t xml:space="preserve"> (</w:t>
      </w:r>
      <w:r>
        <w:rPr>
          <w:rFonts w:eastAsia="Malgun Gothic" w:cs="Times"/>
          <w:szCs w:val="22"/>
          <w:lang w:eastAsia="ko-KR"/>
        </w:rPr>
        <w:t>Section 5.1</w:t>
      </w:r>
      <w:r w:rsidRPr="008A7698">
        <w:rPr>
          <w:rFonts w:eastAsia="Malgun Gothic" w:cs="Times"/>
          <w:szCs w:val="22"/>
          <w:lang w:eastAsia="ko-KR"/>
        </w:rPr>
        <w:t>) is endorsed for the editor’s CR.</w:t>
      </w:r>
    </w:p>
    <w:p w14:paraId="211E7D11" w14:textId="69260C72" w:rsidR="008A7698" w:rsidRDefault="008A7698" w:rsidP="003D6B7F">
      <w:pPr>
        <w:rPr>
          <w:lang w:eastAsia="x-none"/>
        </w:rPr>
      </w:pPr>
    </w:p>
    <w:p w14:paraId="12E85110" w14:textId="1A5F7A61" w:rsidR="003D6B7F" w:rsidRPr="00D344BC" w:rsidRDefault="008A7698" w:rsidP="00CB7161">
      <w:pPr>
        <w:rPr>
          <w:lang w:eastAsia="x-none"/>
        </w:rPr>
      </w:pPr>
      <w:r>
        <w:rPr>
          <w:lang w:eastAsia="x-none"/>
        </w:rPr>
        <w:t xml:space="preserve">Final summary in </w:t>
      </w:r>
      <w:hyperlink r:id="rId503" w:history="1">
        <w:r w:rsidR="000B5C49">
          <w:rPr>
            <w:rStyle w:val="Hyperlink"/>
            <w:lang w:eastAsia="x-none"/>
          </w:rPr>
          <w:t>R1-2205537</w:t>
        </w:r>
      </w:hyperlink>
      <w:r w:rsidR="00867E52">
        <w:rPr>
          <w:lang w:eastAsia="x-none"/>
        </w:rPr>
        <w:t>.</w:t>
      </w:r>
    </w:p>
    <w:p w14:paraId="75DF4F49" w14:textId="095EFEFC" w:rsidR="007D7F59" w:rsidRDefault="007D7F59" w:rsidP="00CE47E6">
      <w:pPr>
        <w:pStyle w:val="Heading3"/>
      </w:pPr>
      <w:bookmarkStart w:id="70" w:name="_Toc101356976"/>
      <w:bookmarkStart w:id="71" w:name="_Toc105521314"/>
      <w:r>
        <w:t>Other</w:t>
      </w:r>
      <w:bookmarkEnd w:id="70"/>
      <w:bookmarkEnd w:id="71"/>
    </w:p>
    <w:p w14:paraId="12F1A6CC" w14:textId="77777777" w:rsidR="007D7F59" w:rsidRDefault="007D7F59" w:rsidP="007D7F59">
      <w:pPr>
        <w:rPr>
          <w:i/>
        </w:rPr>
      </w:pPr>
      <w:r w:rsidRPr="00587DE1">
        <w:rPr>
          <w:i/>
          <w:lang w:eastAsia="x-none"/>
        </w:rPr>
        <w:t xml:space="preserve">For any other maintenance </w:t>
      </w:r>
      <w:r>
        <w:rPr>
          <w:i/>
          <w:lang w:eastAsia="x-none"/>
        </w:rPr>
        <w:t xml:space="preserve">issues </w:t>
      </w:r>
      <w:r w:rsidRPr="00587DE1">
        <w:rPr>
          <w:i/>
          <w:lang w:eastAsia="x-none"/>
        </w:rPr>
        <w:t xml:space="preserve">on </w:t>
      </w:r>
      <w:r>
        <w:rPr>
          <w:i/>
          <w:lang w:eastAsia="x-none"/>
        </w:rPr>
        <w:t>f</w:t>
      </w:r>
      <w:r w:rsidRPr="0059417F">
        <w:rPr>
          <w:i/>
        </w:rPr>
        <w:t>urther enhancements on MIMO for NR</w:t>
      </w:r>
    </w:p>
    <w:p w14:paraId="5B989C93" w14:textId="77777777" w:rsidR="007D7F59" w:rsidRDefault="007D7F59" w:rsidP="007D7F59"/>
    <w:p w14:paraId="2A37DD80" w14:textId="0B755830" w:rsidR="007D7F59" w:rsidRPr="00D344BC" w:rsidRDefault="001B5688" w:rsidP="007D7F59">
      <w:hyperlink r:id="rId504" w:history="1">
        <w:r w:rsidR="000B5C49">
          <w:rPr>
            <w:rStyle w:val="Hyperlink"/>
          </w:rPr>
          <w:t>R1-2203260</w:t>
        </w:r>
      </w:hyperlink>
      <w:r w:rsidR="007D7F59" w:rsidRPr="00D344BC">
        <w:tab/>
        <w:t>Remaining issues on SRS and CSI enhancements</w:t>
      </w:r>
      <w:r w:rsidR="007D7F59" w:rsidRPr="00D344BC">
        <w:tab/>
        <w:t>ZTE</w:t>
      </w:r>
    </w:p>
    <w:p w14:paraId="7D73CDF7" w14:textId="27DDD21C" w:rsidR="007D7F59" w:rsidRPr="00D344BC" w:rsidRDefault="001B5688" w:rsidP="007D7F59">
      <w:hyperlink r:id="rId505" w:history="1">
        <w:r w:rsidR="000B5C49">
          <w:rPr>
            <w:rStyle w:val="Hyperlink"/>
          </w:rPr>
          <w:t>R1-2203303</w:t>
        </w:r>
      </w:hyperlink>
      <w:r w:rsidR="007D7F59" w:rsidRPr="00D344BC">
        <w:tab/>
        <w:t>Remaining issues on SRS in Rel-17</w:t>
      </w:r>
      <w:r w:rsidR="007D7F59" w:rsidRPr="00D344BC">
        <w:tab/>
        <w:t>Spreadtrum Communications</w:t>
      </w:r>
    </w:p>
    <w:p w14:paraId="5EB171FE" w14:textId="30E6EE7C" w:rsidR="007D7F59" w:rsidRPr="00D344BC" w:rsidRDefault="001B5688" w:rsidP="007D7F59">
      <w:hyperlink r:id="rId506" w:history="1">
        <w:r w:rsidR="000B5C49">
          <w:rPr>
            <w:rStyle w:val="Hyperlink"/>
          </w:rPr>
          <w:t>R1-2203423</w:t>
        </w:r>
      </w:hyperlink>
      <w:r w:rsidR="007D7F59" w:rsidRPr="00D344BC">
        <w:tab/>
        <w:t>Maintenance issues on SRS</w:t>
      </w:r>
      <w:r w:rsidR="007D7F59" w:rsidRPr="00D344BC">
        <w:tab/>
        <w:t>CATT</w:t>
      </w:r>
    </w:p>
    <w:p w14:paraId="586F0174" w14:textId="420B8F65" w:rsidR="007D7F59" w:rsidRPr="00D344BC" w:rsidRDefault="001B5688" w:rsidP="007D7F59">
      <w:hyperlink r:id="rId507" w:history="1">
        <w:r w:rsidR="000B5C49">
          <w:rPr>
            <w:rStyle w:val="Hyperlink"/>
          </w:rPr>
          <w:t>R1-2203507</w:t>
        </w:r>
      </w:hyperlink>
      <w:r w:rsidR="007D7F59" w:rsidRPr="00D344BC">
        <w:tab/>
        <w:t>Miscellaneous correction on Rel-17 MIMO</w:t>
      </w:r>
      <w:r w:rsidR="007D7F59" w:rsidRPr="00D344BC">
        <w:tab/>
        <w:t>vivo</w:t>
      </w:r>
    </w:p>
    <w:p w14:paraId="3597935C" w14:textId="3C2E58EE" w:rsidR="007D7F59" w:rsidRPr="00D344BC" w:rsidRDefault="001B5688" w:rsidP="007D7F59">
      <w:hyperlink r:id="rId508" w:history="1">
        <w:r w:rsidR="000B5C49">
          <w:rPr>
            <w:rStyle w:val="Hyperlink"/>
          </w:rPr>
          <w:t>R1-2203675</w:t>
        </w:r>
      </w:hyperlink>
      <w:r w:rsidR="007D7F59" w:rsidRPr="00D344BC">
        <w:tab/>
        <w:t>Discussion on remaining issues on SRS enhancement</w:t>
      </w:r>
      <w:r w:rsidR="007D7F59" w:rsidRPr="00D344BC">
        <w:tab/>
        <w:t>NEC</w:t>
      </w:r>
    </w:p>
    <w:p w14:paraId="12FD108F" w14:textId="033067A7" w:rsidR="007D7F59" w:rsidRPr="00D344BC" w:rsidRDefault="001B5688" w:rsidP="007D7F59">
      <w:hyperlink r:id="rId509" w:history="1">
        <w:r w:rsidR="000B5C49">
          <w:rPr>
            <w:rStyle w:val="Hyperlink"/>
          </w:rPr>
          <w:t>R1-2203773</w:t>
        </w:r>
      </w:hyperlink>
      <w:r w:rsidR="007D7F59" w:rsidRPr="00D344BC">
        <w:tab/>
        <w:t>Remaining issues on M-TRP beam management, SRS and CSI enhancement</w:t>
      </w:r>
      <w:r w:rsidR="007D7F59" w:rsidRPr="00D344BC">
        <w:tab/>
        <w:t>xiaomi</w:t>
      </w:r>
    </w:p>
    <w:p w14:paraId="1170F327" w14:textId="2FC9BF8E" w:rsidR="007D7F59" w:rsidRPr="00D344BC" w:rsidRDefault="001B5688" w:rsidP="007D7F59">
      <w:hyperlink r:id="rId510" w:history="1">
        <w:r w:rsidR="000B5C49">
          <w:rPr>
            <w:rStyle w:val="Hyperlink"/>
          </w:rPr>
          <w:t>R1-2203857</w:t>
        </w:r>
      </w:hyperlink>
      <w:r w:rsidR="007D7F59" w:rsidRPr="00D344BC">
        <w:tab/>
        <w:t>Maintenance on Rel-17 SRS and CSI</w:t>
      </w:r>
      <w:r w:rsidR="007D7F59" w:rsidRPr="00D344BC">
        <w:tab/>
        <w:t>Samsung</w:t>
      </w:r>
    </w:p>
    <w:p w14:paraId="352CD14C" w14:textId="185BDCE1" w:rsidR="007D7F59" w:rsidRPr="00D344BC" w:rsidRDefault="001B5688" w:rsidP="007D7F59">
      <w:hyperlink r:id="rId511" w:history="1">
        <w:r w:rsidR="000B5C49">
          <w:rPr>
            <w:rStyle w:val="Hyperlink"/>
          </w:rPr>
          <w:t>R1-2203950</w:t>
        </w:r>
      </w:hyperlink>
      <w:r w:rsidR="007D7F59" w:rsidRPr="00D344BC">
        <w:tab/>
        <w:t>Other maintenance issues on further MIMO enhancements</w:t>
      </w:r>
      <w:r w:rsidR="007D7F59" w:rsidRPr="00D344BC">
        <w:tab/>
        <w:t>OPPO</w:t>
      </w:r>
    </w:p>
    <w:p w14:paraId="136617F2" w14:textId="0E9CE7B7" w:rsidR="007D7F59" w:rsidRPr="00D344BC" w:rsidRDefault="001B5688" w:rsidP="007D7F59">
      <w:hyperlink r:id="rId512" w:history="1">
        <w:r w:rsidR="000B5C49">
          <w:rPr>
            <w:rStyle w:val="Hyperlink"/>
          </w:rPr>
          <w:t>R1-2204030</w:t>
        </w:r>
      </w:hyperlink>
      <w:r w:rsidR="007D7F59" w:rsidRPr="00D344BC">
        <w:tab/>
        <w:t>Remaining issues on CSI enhancements for Multi-TRP</w:t>
      </w:r>
      <w:r w:rsidR="007D7F59" w:rsidRPr="00D344BC">
        <w:tab/>
        <w:t>Ericsson</w:t>
      </w:r>
    </w:p>
    <w:p w14:paraId="4EB14F64" w14:textId="18128456" w:rsidR="007D7F59" w:rsidRPr="00D344BC" w:rsidRDefault="001B5688" w:rsidP="007D7F59">
      <w:hyperlink r:id="rId513" w:history="1">
        <w:r w:rsidR="000B5C49">
          <w:rPr>
            <w:rStyle w:val="Hyperlink"/>
          </w:rPr>
          <w:t>R1-2204139</w:t>
        </w:r>
      </w:hyperlink>
      <w:r w:rsidR="007D7F59" w:rsidRPr="00D344BC">
        <w:tab/>
        <w:t>Text proposal on SRS enhancement</w:t>
      </w:r>
      <w:r w:rsidR="007D7F59" w:rsidRPr="00D344BC">
        <w:tab/>
        <w:t>LG Electronics</w:t>
      </w:r>
    </w:p>
    <w:p w14:paraId="033F9D2D" w14:textId="01F9F56A" w:rsidR="007D7F59" w:rsidRPr="00D344BC" w:rsidRDefault="001B5688" w:rsidP="007D7F59">
      <w:hyperlink r:id="rId514" w:history="1">
        <w:r w:rsidR="000B5C49">
          <w:rPr>
            <w:rStyle w:val="Hyperlink"/>
          </w:rPr>
          <w:t>R1-2204171</w:t>
        </w:r>
      </w:hyperlink>
      <w:r w:rsidR="007D7F59" w:rsidRPr="00D344BC">
        <w:tab/>
        <w:t>Remaining issues on SRS enhancements</w:t>
      </w:r>
      <w:r w:rsidR="007D7F59" w:rsidRPr="00D344BC">
        <w:tab/>
        <w:t>Lenovo</w:t>
      </w:r>
    </w:p>
    <w:p w14:paraId="3A7D85C3" w14:textId="063A1930" w:rsidR="007D7F59" w:rsidRPr="00D344BC" w:rsidRDefault="001B5688" w:rsidP="007D7F59">
      <w:hyperlink r:id="rId515" w:history="1">
        <w:r w:rsidR="000B5C49">
          <w:rPr>
            <w:rStyle w:val="Hyperlink"/>
          </w:rPr>
          <w:t>R1-2204337</w:t>
        </w:r>
      </w:hyperlink>
      <w:r w:rsidR="007D7F59" w:rsidRPr="00D344BC">
        <w:tab/>
        <w:t>Remaining issues on SRS enhancements</w:t>
      </w:r>
      <w:r w:rsidR="007D7F59" w:rsidRPr="00D344BC">
        <w:tab/>
        <w:t>NTT DOCOMO, INC.</w:t>
      </w:r>
    </w:p>
    <w:p w14:paraId="0776AFC7" w14:textId="52460404" w:rsidR="007D7F59" w:rsidRPr="00D344BC" w:rsidRDefault="001B5688" w:rsidP="007D7F59">
      <w:hyperlink r:id="rId516" w:history="1">
        <w:r w:rsidR="000B5C49">
          <w:rPr>
            <w:rStyle w:val="Hyperlink"/>
          </w:rPr>
          <w:t>R1-2204537</w:t>
        </w:r>
      </w:hyperlink>
      <w:r w:rsidR="007D7F59" w:rsidRPr="00D344BC">
        <w:tab/>
        <w:t xml:space="preserve">Maintenance of </w:t>
      </w:r>
      <w:r w:rsidR="00071BD7" w:rsidRPr="00D344BC">
        <w:t>miscellaneous</w:t>
      </w:r>
      <w:r w:rsidR="007D7F59" w:rsidRPr="00D344BC">
        <w:t xml:space="preserve"> Rel-17 MIMO issues</w:t>
      </w:r>
      <w:r w:rsidR="007D7F59" w:rsidRPr="00D344BC">
        <w:tab/>
        <w:t>Nokia, Nokia Shanghai Bell</w:t>
      </w:r>
    </w:p>
    <w:p w14:paraId="6F420A01" w14:textId="3AAF27FF" w:rsidR="007D7F59" w:rsidRPr="00D344BC" w:rsidRDefault="001B5688" w:rsidP="007D7F59">
      <w:hyperlink r:id="rId517" w:history="1">
        <w:r w:rsidR="000B5C49">
          <w:rPr>
            <w:rStyle w:val="Hyperlink"/>
          </w:rPr>
          <w:t>R1-2204765</w:t>
        </w:r>
      </w:hyperlink>
      <w:r w:rsidR="007D7F59" w:rsidRPr="00D344BC">
        <w:tab/>
        <w:t>Remaining details on SRS enhancement</w:t>
      </w:r>
      <w:r w:rsidR="007D7F59" w:rsidRPr="00D344BC">
        <w:tab/>
        <w:t>Intel Corporation</w:t>
      </w:r>
    </w:p>
    <w:p w14:paraId="5386C8B7" w14:textId="0C88A9AF" w:rsidR="007D7F59" w:rsidRPr="00D344BC" w:rsidRDefault="001B5688" w:rsidP="007D7F59">
      <w:hyperlink r:id="rId518" w:history="1">
        <w:r w:rsidR="000B5C49">
          <w:rPr>
            <w:rStyle w:val="Hyperlink"/>
          </w:rPr>
          <w:t>R1-2204904</w:t>
        </w:r>
      </w:hyperlink>
      <w:r w:rsidR="007D7F59" w:rsidRPr="00D344BC">
        <w:tab/>
        <w:t>Remaining issues on SRS enhancement in Rel-17</w:t>
      </w:r>
      <w:r w:rsidR="007D7F59" w:rsidRPr="00D344BC">
        <w:tab/>
        <w:t>Huawei, HiSilicon</w:t>
      </w:r>
    </w:p>
    <w:p w14:paraId="74CEF429" w14:textId="25006E7E" w:rsidR="007D7F59" w:rsidRDefault="001B5688" w:rsidP="007D7F59">
      <w:hyperlink r:id="rId519" w:history="1">
        <w:r w:rsidR="000B5C49">
          <w:rPr>
            <w:rStyle w:val="Hyperlink"/>
          </w:rPr>
          <w:t>R1-2204978</w:t>
        </w:r>
      </w:hyperlink>
      <w:r w:rsidR="007D7F59" w:rsidRPr="00D344BC">
        <w:tab/>
        <w:t>Remaining issues for SRS enhancement</w:t>
      </w:r>
      <w:r w:rsidR="007D7F59" w:rsidRPr="00D344BC">
        <w:tab/>
        <w:t>Qualcomm Incorporated</w:t>
      </w:r>
    </w:p>
    <w:p w14:paraId="4B116BC1" w14:textId="623125A0" w:rsidR="00071BD7" w:rsidRDefault="00071BD7" w:rsidP="007D7F59"/>
    <w:p w14:paraId="6EEA79F0" w14:textId="3E811EAA" w:rsidR="00071BD7" w:rsidRPr="00071BD7" w:rsidRDefault="001B5688" w:rsidP="00071BD7">
      <w:pPr>
        <w:rPr>
          <w:b/>
          <w:bCs/>
        </w:rPr>
      </w:pPr>
      <w:hyperlink r:id="rId520" w:history="1">
        <w:r w:rsidR="000B5C49">
          <w:rPr>
            <w:rStyle w:val="Hyperlink"/>
            <w:b/>
            <w:bCs/>
          </w:rPr>
          <w:t>R1-2203261</w:t>
        </w:r>
      </w:hyperlink>
      <w:r w:rsidR="00071BD7" w:rsidRPr="00071BD7">
        <w:rPr>
          <w:b/>
          <w:bCs/>
        </w:rPr>
        <w:tab/>
        <w:t>Moderator Summary for Rel.17 NR FeMIMO maintenance: Item 3: SRS</w:t>
      </w:r>
      <w:r w:rsidR="00071BD7" w:rsidRPr="00071BD7">
        <w:rPr>
          <w:b/>
          <w:bCs/>
        </w:rPr>
        <w:tab/>
        <w:t>Moderator(ZTE)</w:t>
      </w:r>
    </w:p>
    <w:p w14:paraId="50D9DECB" w14:textId="77777777" w:rsidR="00071BD7" w:rsidRPr="00071BD7" w:rsidRDefault="00071BD7" w:rsidP="00071BD7">
      <w:pPr>
        <w:rPr>
          <w:lang w:val="fr-FR" w:eastAsia="x-none"/>
        </w:rPr>
      </w:pPr>
      <w:r w:rsidRPr="00071BD7">
        <w:rPr>
          <w:lang w:val="fr-FR" w:eastAsia="x-none"/>
        </w:rPr>
        <w:t>[109-e-R17-MIMO-07] – Yang (ZTE)</w:t>
      </w:r>
    </w:p>
    <w:p w14:paraId="33AE4B91" w14:textId="43C7226C" w:rsidR="00071BD7" w:rsidRPr="00071BD7" w:rsidRDefault="00071BD7" w:rsidP="00071BD7">
      <w:pPr>
        <w:rPr>
          <w:lang w:eastAsia="x-none"/>
        </w:rPr>
      </w:pPr>
      <w:r w:rsidRPr="00071BD7">
        <w:rPr>
          <w:lang w:eastAsia="x-none"/>
        </w:rPr>
        <w:t xml:space="preserve">Maintenance on SRS (description of issues in </w:t>
      </w:r>
      <w:hyperlink r:id="rId521" w:history="1">
        <w:r w:rsidR="000B5C49">
          <w:rPr>
            <w:rStyle w:val="Hyperlink"/>
            <w:lang w:eastAsia="x-none"/>
          </w:rPr>
          <w:t>R1-2203261</w:t>
        </w:r>
      </w:hyperlink>
      <w:r w:rsidRPr="00071BD7">
        <w:rPr>
          <w:lang w:eastAsia="x-none"/>
        </w:rPr>
        <w:t>)</w:t>
      </w:r>
    </w:p>
    <w:p w14:paraId="4095BB2A" w14:textId="77777777" w:rsidR="00071BD7" w:rsidRPr="00071BD7" w:rsidRDefault="00071BD7" w:rsidP="00071BD7">
      <w:pPr>
        <w:numPr>
          <w:ilvl w:val="0"/>
          <w:numId w:val="64"/>
        </w:numPr>
        <w:rPr>
          <w:lang w:eastAsia="x-none"/>
        </w:rPr>
      </w:pPr>
      <w:r w:rsidRPr="00071BD7">
        <w:rPr>
          <w:lang w:eastAsia="x-none"/>
        </w:rPr>
        <w:t>Issues #1-5, #2-1, #2-3, #2-4, #3-6 by May 18</w:t>
      </w:r>
    </w:p>
    <w:p w14:paraId="4B3A0AA8" w14:textId="77777777" w:rsidR="00071BD7" w:rsidRPr="00071BD7" w:rsidRDefault="00071BD7" w:rsidP="00071BD7">
      <w:pPr>
        <w:numPr>
          <w:ilvl w:val="0"/>
          <w:numId w:val="64"/>
        </w:numPr>
        <w:rPr>
          <w:lang w:eastAsia="x-none"/>
        </w:rPr>
      </w:pPr>
      <w:r w:rsidRPr="00071BD7">
        <w:rPr>
          <w:lang w:eastAsia="x-none"/>
        </w:rPr>
        <w:t>Editorial Issues #1-1, #1-2, #2-5, #3-2, #3-3, #3-4 by May 11</w:t>
      </w:r>
    </w:p>
    <w:p w14:paraId="117EE842" w14:textId="41AE7048" w:rsidR="00071BD7" w:rsidRDefault="001B5688" w:rsidP="00071BD7">
      <w:hyperlink r:id="rId522" w:history="1">
        <w:r w:rsidR="000B5C49">
          <w:rPr>
            <w:rStyle w:val="Hyperlink"/>
          </w:rPr>
          <w:t>R1-2205195</w:t>
        </w:r>
      </w:hyperlink>
      <w:r w:rsidR="00071BD7">
        <w:tab/>
        <w:t>Moderator Summary #1 for Maintenance on Rel-17 SRS</w:t>
      </w:r>
      <w:r w:rsidR="00071BD7">
        <w:tab/>
        <w:t>Moderator (ZTE)</w:t>
      </w:r>
    </w:p>
    <w:p w14:paraId="4CA0F69B" w14:textId="62EEFF73" w:rsidR="00071BD7" w:rsidRPr="00071BD7" w:rsidRDefault="001B5688" w:rsidP="00071BD7">
      <w:pPr>
        <w:rPr>
          <w:b/>
          <w:bCs/>
        </w:rPr>
      </w:pPr>
      <w:hyperlink r:id="rId523" w:history="1">
        <w:r w:rsidR="000B5C49">
          <w:rPr>
            <w:rStyle w:val="Hyperlink"/>
            <w:b/>
            <w:bCs/>
          </w:rPr>
          <w:t>R1-2205261</w:t>
        </w:r>
      </w:hyperlink>
      <w:r w:rsidR="00071BD7" w:rsidRPr="00071BD7">
        <w:rPr>
          <w:b/>
          <w:bCs/>
        </w:rPr>
        <w:tab/>
        <w:t>Endorsed TPs for Maintenance on Rel-17 SRS</w:t>
      </w:r>
      <w:r w:rsidR="00071BD7" w:rsidRPr="00071BD7">
        <w:rPr>
          <w:b/>
          <w:bCs/>
        </w:rPr>
        <w:tab/>
        <w:t>Moderator (ZTE)</w:t>
      </w:r>
    </w:p>
    <w:p w14:paraId="0E185986" w14:textId="77777777" w:rsidR="00071BD7" w:rsidRDefault="00071BD7" w:rsidP="00071BD7">
      <w:pPr>
        <w:rPr>
          <w:lang w:eastAsia="x-none"/>
        </w:rPr>
      </w:pPr>
      <w:r w:rsidRPr="00C91197">
        <w:rPr>
          <w:b/>
          <w:bCs/>
          <w:lang w:eastAsia="x-none"/>
        </w:rPr>
        <w:t>Decision:</w:t>
      </w:r>
      <w:r>
        <w:rPr>
          <w:lang w:eastAsia="x-none"/>
        </w:rPr>
        <w:t xml:space="preserve"> As per email decision posted on May 11</w:t>
      </w:r>
      <w:r w:rsidRPr="00C91197">
        <w:rPr>
          <w:vertAlign w:val="superscript"/>
          <w:lang w:eastAsia="x-none"/>
        </w:rPr>
        <w:t>th</w:t>
      </w:r>
      <w:r>
        <w:rPr>
          <w:lang w:eastAsia="x-none"/>
        </w:rPr>
        <w:t>,</w:t>
      </w:r>
    </w:p>
    <w:p w14:paraId="3D67CCF8" w14:textId="77777777" w:rsidR="00071BD7" w:rsidRPr="00071BD7" w:rsidRDefault="00071BD7" w:rsidP="00071BD7">
      <w:pPr>
        <w:rPr>
          <w:bCs/>
        </w:rPr>
      </w:pPr>
      <w:r w:rsidRPr="00071BD7">
        <w:rPr>
          <w:bCs/>
          <w:highlight w:val="green"/>
        </w:rPr>
        <w:t>Agreement</w:t>
      </w:r>
    </w:p>
    <w:p w14:paraId="522F2720" w14:textId="6BF267EB" w:rsidR="00071BD7" w:rsidRDefault="00071BD7" w:rsidP="00071BD7">
      <w:r>
        <w:t xml:space="preserve">The following text proposals in </w:t>
      </w:r>
      <w:hyperlink r:id="rId524" w:history="1">
        <w:r w:rsidR="000B5C49">
          <w:rPr>
            <w:rStyle w:val="Hyperlink"/>
          </w:rPr>
          <w:t>R1-2205261</w:t>
        </w:r>
      </w:hyperlink>
      <w:r>
        <w:t xml:space="preserve"> are endorsed for the editor’s CRs.</w:t>
      </w:r>
    </w:p>
    <w:p w14:paraId="75FCD914" w14:textId="77777777" w:rsidR="00071BD7" w:rsidRDefault="00071BD7" w:rsidP="00CF6E6D">
      <w:pPr>
        <w:pStyle w:val="ListParagraph"/>
        <w:numPr>
          <w:ilvl w:val="0"/>
          <w:numId w:val="397"/>
        </w:numPr>
      </w:pPr>
      <w:r w:rsidRPr="00CE7C4B">
        <w:t xml:space="preserve">TP#1-2.B </w:t>
      </w:r>
      <w:r>
        <w:t>for</w:t>
      </w:r>
      <w:r w:rsidRPr="00CE7C4B">
        <w:t xml:space="preserve"> TS38.214</w:t>
      </w:r>
    </w:p>
    <w:p w14:paraId="0020C809" w14:textId="77777777" w:rsidR="00071BD7" w:rsidRDefault="00071BD7" w:rsidP="00CF6E6D">
      <w:pPr>
        <w:pStyle w:val="ListParagraph"/>
        <w:numPr>
          <w:ilvl w:val="0"/>
          <w:numId w:val="397"/>
        </w:numPr>
      </w:pPr>
      <w:r w:rsidRPr="00CE7C4B">
        <w:lastRenderedPageBreak/>
        <w:t xml:space="preserve">TP#2-5 </w:t>
      </w:r>
      <w:r>
        <w:t xml:space="preserve">for </w:t>
      </w:r>
      <w:r w:rsidRPr="00CE7C4B">
        <w:t>TS38.214</w:t>
      </w:r>
    </w:p>
    <w:p w14:paraId="04A6A6D0" w14:textId="7FDE3BAA" w:rsidR="00071BD7" w:rsidRDefault="00071BD7" w:rsidP="00CF6E6D">
      <w:pPr>
        <w:pStyle w:val="ListParagraph"/>
        <w:numPr>
          <w:ilvl w:val="0"/>
          <w:numId w:val="397"/>
        </w:numPr>
      </w:pPr>
      <w:r w:rsidRPr="00CE7C4B">
        <w:t xml:space="preserve">TP#3-2 </w:t>
      </w:r>
      <w:r>
        <w:t>for</w:t>
      </w:r>
      <w:r w:rsidRPr="00CE7C4B">
        <w:t xml:space="preserve"> TS38.211</w:t>
      </w:r>
    </w:p>
    <w:p w14:paraId="085A2D1E" w14:textId="59ACF99B" w:rsidR="00071BD7" w:rsidRDefault="00071BD7" w:rsidP="00CF6E6D">
      <w:pPr>
        <w:pStyle w:val="ListParagraph"/>
        <w:numPr>
          <w:ilvl w:val="0"/>
          <w:numId w:val="397"/>
        </w:numPr>
      </w:pPr>
      <w:r w:rsidRPr="00CE7C4B">
        <w:t xml:space="preserve">TP#3-3 </w:t>
      </w:r>
      <w:r>
        <w:t>for</w:t>
      </w:r>
      <w:r w:rsidRPr="00CE7C4B">
        <w:t xml:space="preserve"> TS38.214</w:t>
      </w:r>
    </w:p>
    <w:p w14:paraId="0681988D" w14:textId="5925EE32" w:rsidR="00071BD7" w:rsidRDefault="00071BD7" w:rsidP="00CF6E6D">
      <w:pPr>
        <w:pStyle w:val="ListParagraph"/>
        <w:numPr>
          <w:ilvl w:val="0"/>
          <w:numId w:val="397"/>
        </w:numPr>
      </w:pPr>
      <w:r w:rsidRPr="00CE7C4B">
        <w:t xml:space="preserve">TP#3-4 </w:t>
      </w:r>
      <w:r>
        <w:t>for</w:t>
      </w:r>
      <w:r w:rsidRPr="00CE7C4B">
        <w:t xml:space="preserve"> TS38.214</w:t>
      </w:r>
    </w:p>
    <w:p w14:paraId="6DF42F29" w14:textId="4BC2279D" w:rsidR="00071BD7" w:rsidRDefault="00071BD7" w:rsidP="00071BD7"/>
    <w:p w14:paraId="56216EDA" w14:textId="44AFE37F" w:rsidR="00071BD7" w:rsidRDefault="001B5688" w:rsidP="00071BD7">
      <w:hyperlink r:id="rId525" w:history="1">
        <w:r w:rsidR="000B5C49">
          <w:rPr>
            <w:rStyle w:val="Hyperlink"/>
          </w:rPr>
          <w:t>R1-2205403</w:t>
        </w:r>
      </w:hyperlink>
      <w:r w:rsidR="00071BD7">
        <w:tab/>
        <w:t>Moderator Summary #2 for Maintenance on Rel-17 SRS</w:t>
      </w:r>
      <w:r w:rsidR="00071BD7">
        <w:tab/>
        <w:t>Moderator (ZTE)</w:t>
      </w:r>
    </w:p>
    <w:p w14:paraId="1B9D0786" w14:textId="01466422" w:rsidR="00071BD7" w:rsidRPr="00071BD7" w:rsidRDefault="001B5688" w:rsidP="00071BD7">
      <w:pPr>
        <w:rPr>
          <w:b/>
          <w:bCs/>
        </w:rPr>
      </w:pPr>
      <w:hyperlink r:id="rId526" w:history="1">
        <w:r w:rsidR="000B5C49">
          <w:rPr>
            <w:rStyle w:val="Hyperlink"/>
            <w:b/>
            <w:bCs/>
          </w:rPr>
          <w:t>R1-2205538</w:t>
        </w:r>
      </w:hyperlink>
      <w:r w:rsidR="00071BD7" w:rsidRPr="00071BD7">
        <w:rPr>
          <w:b/>
          <w:bCs/>
        </w:rPr>
        <w:tab/>
        <w:t>Further Endorsed TP for Maintenance on Rel-17 SRS</w:t>
      </w:r>
      <w:r w:rsidR="00071BD7" w:rsidRPr="00071BD7">
        <w:rPr>
          <w:b/>
          <w:bCs/>
        </w:rPr>
        <w:tab/>
        <w:t>Moderator (ZTE)</w:t>
      </w:r>
    </w:p>
    <w:p w14:paraId="4219DA62" w14:textId="503F74DF" w:rsidR="00071BD7" w:rsidRDefault="00071BD7" w:rsidP="00071BD7">
      <w:pPr>
        <w:rPr>
          <w:lang w:eastAsia="x-none"/>
        </w:rPr>
      </w:pPr>
      <w:r w:rsidRPr="00C91197">
        <w:rPr>
          <w:b/>
          <w:bCs/>
          <w:lang w:eastAsia="x-none"/>
        </w:rPr>
        <w:t>Decision:</w:t>
      </w:r>
      <w:r>
        <w:rPr>
          <w:lang w:eastAsia="x-none"/>
        </w:rPr>
        <w:t xml:space="preserve"> As per email decision posted on May 19</w:t>
      </w:r>
      <w:r w:rsidRPr="00C91197">
        <w:rPr>
          <w:vertAlign w:val="superscript"/>
          <w:lang w:eastAsia="x-none"/>
        </w:rPr>
        <w:t>th</w:t>
      </w:r>
      <w:r>
        <w:rPr>
          <w:lang w:eastAsia="x-none"/>
        </w:rPr>
        <w:t>,</w:t>
      </w:r>
    </w:p>
    <w:p w14:paraId="74DBBC0A" w14:textId="77777777" w:rsidR="00071BD7" w:rsidRPr="00071BD7" w:rsidRDefault="00071BD7" w:rsidP="00071BD7">
      <w:pPr>
        <w:rPr>
          <w:bCs/>
        </w:rPr>
      </w:pPr>
      <w:r w:rsidRPr="00071BD7">
        <w:rPr>
          <w:bCs/>
          <w:highlight w:val="green"/>
        </w:rPr>
        <w:t>Agreement</w:t>
      </w:r>
    </w:p>
    <w:p w14:paraId="5D8FD9D5" w14:textId="6E6A40C2" w:rsidR="00071BD7" w:rsidRDefault="00071BD7" w:rsidP="00CF6E6D">
      <w:pPr>
        <w:pStyle w:val="ListParagraph"/>
        <w:numPr>
          <w:ilvl w:val="0"/>
          <w:numId w:val="398"/>
        </w:numPr>
      </w:pPr>
      <w:r w:rsidRPr="00071BD7">
        <w:t xml:space="preserve">The text proposal in </w:t>
      </w:r>
      <w:hyperlink r:id="rId527" w:history="1">
        <w:r w:rsidR="000B5C49">
          <w:rPr>
            <w:rStyle w:val="Hyperlink"/>
          </w:rPr>
          <w:t>R1-2205538</w:t>
        </w:r>
      </w:hyperlink>
      <w:r w:rsidRPr="00071BD7">
        <w:t xml:space="preserve"> is endorsed for the editor’s CR for TS38.214.</w:t>
      </w:r>
    </w:p>
    <w:p w14:paraId="2AAAC57D" w14:textId="74E6E869" w:rsidR="00071BD7" w:rsidRDefault="00071BD7" w:rsidP="00071BD7">
      <w:r>
        <w:t>Final summary in</w:t>
      </w:r>
    </w:p>
    <w:p w14:paraId="596EFD87" w14:textId="16F0DB9A" w:rsidR="00071BD7" w:rsidRDefault="00071BD7" w:rsidP="00071BD7"/>
    <w:p w14:paraId="3125737F" w14:textId="77777777" w:rsidR="00071BD7" w:rsidRDefault="00071BD7" w:rsidP="00071BD7"/>
    <w:p w14:paraId="6B1DAE8D" w14:textId="77777777" w:rsidR="00071BD7" w:rsidRPr="00A9549F" w:rsidRDefault="00071BD7" w:rsidP="00071BD7">
      <w:pPr>
        <w:rPr>
          <w:lang w:eastAsia="x-none"/>
        </w:rPr>
      </w:pPr>
      <w:r w:rsidRPr="00A9549F">
        <w:rPr>
          <w:lang w:eastAsia="x-none"/>
        </w:rPr>
        <w:t>[109-e-R17-MIMO-08] – Min (Huawei)</w:t>
      </w:r>
    </w:p>
    <w:p w14:paraId="7C43AB47" w14:textId="0A3F9E95" w:rsidR="00071BD7" w:rsidRPr="00A9549F" w:rsidRDefault="00071BD7" w:rsidP="00071BD7">
      <w:pPr>
        <w:rPr>
          <w:lang w:eastAsia="x-none"/>
        </w:rPr>
      </w:pPr>
      <w:r w:rsidRPr="00A9549F">
        <w:rPr>
          <w:lang w:eastAsia="x-none"/>
        </w:rPr>
        <w:t>Maintenance on CSI (description of issues by May 11</w:t>
      </w:r>
    </w:p>
    <w:p w14:paraId="7A414B75" w14:textId="550AB9D2" w:rsidR="00071BD7" w:rsidRPr="00A9549F" w:rsidRDefault="001B5688" w:rsidP="00071BD7">
      <w:pPr>
        <w:rPr>
          <w:b/>
          <w:bCs/>
        </w:rPr>
      </w:pPr>
      <w:hyperlink r:id="rId528" w:history="1">
        <w:r w:rsidR="000B5C49">
          <w:rPr>
            <w:rStyle w:val="Hyperlink"/>
            <w:b/>
            <w:bCs/>
          </w:rPr>
          <w:t>R1-2205196</w:t>
        </w:r>
      </w:hyperlink>
      <w:r w:rsidR="00071BD7" w:rsidRPr="00A9549F">
        <w:rPr>
          <w:b/>
          <w:bCs/>
        </w:rPr>
        <w:tab/>
        <w:t>TP of Rel-17 CSI Enhancement for TS 38.214</w:t>
      </w:r>
      <w:r w:rsidR="00071BD7" w:rsidRPr="00A9549F">
        <w:rPr>
          <w:b/>
          <w:bCs/>
        </w:rPr>
        <w:tab/>
        <w:t>Moderator (Huawei, HiSilicon)</w:t>
      </w:r>
    </w:p>
    <w:p w14:paraId="163AB7C7" w14:textId="77777777" w:rsidR="00A9549F" w:rsidRDefault="00A9549F" w:rsidP="00A9549F">
      <w:pPr>
        <w:rPr>
          <w:lang w:eastAsia="x-none"/>
        </w:rPr>
      </w:pPr>
      <w:r w:rsidRPr="00C91197">
        <w:rPr>
          <w:b/>
          <w:bCs/>
          <w:lang w:eastAsia="x-none"/>
        </w:rPr>
        <w:t>Decision:</w:t>
      </w:r>
      <w:r>
        <w:rPr>
          <w:lang w:eastAsia="x-none"/>
        </w:rPr>
        <w:t xml:space="preserve"> As per email decision posted on May 11</w:t>
      </w:r>
      <w:r w:rsidRPr="00C91197">
        <w:rPr>
          <w:vertAlign w:val="superscript"/>
          <w:lang w:eastAsia="x-none"/>
        </w:rPr>
        <w:t>th</w:t>
      </w:r>
      <w:r>
        <w:rPr>
          <w:lang w:eastAsia="x-none"/>
        </w:rPr>
        <w:t>,</w:t>
      </w:r>
    </w:p>
    <w:p w14:paraId="3CB4A702" w14:textId="77777777" w:rsidR="00A9549F" w:rsidRPr="00A9549F" w:rsidRDefault="00A9549F" w:rsidP="00A9549F">
      <w:pPr>
        <w:wordWrap w:val="0"/>
        <w:rPr>
          <w:rFonts w:eastAsia="Malgun Gothic" w:cs="Times"/>
          <w:bCs/>
          <w:szCs w:val="22"/>
          <w:lang w:val="en-US" w:eastAsia="ko-KR"/>
        </w:rPr>
      </w:pPr>
      <w:r w:rsidRPr="00A9549F">
        <w:rPr>
          <w:rFonts w:cs="Times"/>
          <w:bCs/>
          <w:highlight w:val="green"/>
        </w:rPr>
        <w:t>Agreement</w:t>
      </w:r>
    </w:p>
    <w:p w14:paraId="35D42CF5" w14:textId="66C4D2DB" w:rsidR="00A9549F" w:rsidRPr="00A9549F" w:rsidRDefault="00A9549F" w:rsidP="00CF6E6D">
      <w:pPr>
        <w:pStyle w:val="ListParagraph"/>
        <w:numPr>
          <w:ilvl w:val="0"/>
          <w:numId w:val="398"/>
        </w:numPr>
        <w:rPr>
          <w:rFonts w:cs="Times"/>
        </w:rPr>
      </w:pPr>
      <w:r w:rsidRPr="00A9549F">
        <w:rPr>
          <w:rFonts w:cs="Times"/>
        </w:rPr>
        <w:t xml:space="preserve">The text proposal for editorial correction in Section 2 of </w:t>
      </w:r>
      <w:hyperlink r:id="rId529" w:history="1">
        <w:r w:rsidR="000B5C49">
          <w:rPr>
            <w:rStyle w:val="Hyperlink"/>
            <w:rFonts w:cs="Times"/>
          </w:rPr>
          <w:t>R1-2205196</w:t>
        </w:r>
      </w:hyperlink>
      <w:r w:rsidRPr="00A9549F">
        <w:rPr>
          <w:rFonts w:cs="Times"/>
        </w:rPr>
        <w:t xml:space="preserve"> for 38.214 is agreed to be included in editor’s CR.</w:t>
      </w:r>
    </w:p>
    <w:p w14:paraId="4279C760" w14:textId="5459EB8A" w:rsidR="007D7F59" w:rsidRDefault="007D7F59" w:rsidP="001838BE">
      <w:pPr>
        <w:pStyle w:val="Heading2"/>
      </w:pPr>
      <w:bookmarkStart w:id="72" w:name="_Toc101356977"/>
      <w:bookmarkStart w:id="73" w:name="_Toc105521315"/>
      <w:bookmarkStart w:id="74" w:name="_Hlk59385569"/>
      <w:r>
        <w:t xml:space="preserve">Maintenance on </w:t>
      </w:r>
      <w:r w:rsidRPr="009B1D9E">
        <w:t>Supporting NR from 52.6GHz to 71 GHz</w:t>
      </w:r>
      <w:bookmarkEnd w:id="72"/>
      <w:bookmarkEnd w:id="73"/>
    </w:p>
    <w:p w14:paraId="18ADF00A" w14:textId="02D26623" w:rsidR="001A1F25" w:rsidRDefault="001B5688" w:rsidP="001A1F25">
      <w:pPr>
        <w:rPr>
          <w:b/>
          <w:bCs/>
        </w:rPr>
      </w:pPr>
      <w:hyperlink r:id="rId530" w:history="1">
        <w:r w:rsidR="000B5C49">
          <w:rPr>
            <w:rStyle w:val="Hyperlink"/>
            <w:b/>
            <w:bCs/>
          </w:rPr>
          <w:t>R1-2205561</w:t>
        </w:r>
      </w:hyperlink>
      <w:r w:rsidR="001A1F25" w:rsidRPr="001A1F25">
        <w:rPr>
          <w:b/>
          <w:bCs/>
        </w:rPr>
        <w:tab/>
        <w:t>Session notes for 8.2 (Maintenance on Supporting NR from 52.6GHz to 71 GHz)</w:t>
      </w:r>
      <w:r w:rsidR="001A1F25" w:rsidRPr="001A1F25">
        <w:rPr>
          <w:b/>
          <w:bCs/>
        </w:rPr>
        <w:tab/>
        <w:t>Ad-Hoc Chair (Huawei)</w:t>
      </w:r>
    </w:p>
    <w:p w14:paraId="5C28C46C" w14:textId="23045ABF" w:rsidR="00B27BDB" w:rsidRDefault="00B27BDB" w:rsidP="001A1F25">
      <w:pPr>
        <w:rPr>
          <w:b/>
          <w:bCs/>
        </w:rPr>
      </w:pPr>
    </w:p>
    <w:p w14:paraId="791A205C" w14:textId="1C565716" w:rsidR="00B27BDB" w:rsidRDefault="001B5688" w:rsidP="001A1F25">
      <w:pPr>
        <w:rPr>
          <w:b/>
          <w:bCs/>
        </w:rPr>
      </w:pPr>
      <w:hyperlink r:id="rId531" w:history="1">
        <w:r w:rsidR="000B5C49">
          <w:rPr>
            <w:rStyle w:val="Hyperlink"/>
            <w:b/>
            <w:bCs/>
          </w:rPr>
          <w:t>R1-2205124</w:t>
        </w:r>
      </w:hyperlink>
      <w:r w:rsidR="00B27BDB" w:rsidRPr="00B27BDB">
        <w:rPr>
          <w:b/>
          <w:bCs/>
        </w:rPr>
        <w:tab/>
        <w:t>Summary of preparation phase email discussion for Rel.17 FR2-2 maintenance</w:t>
      </w:r>
      <w:r w:rsidR="00B27BDB" w:rsidRPr="00B27BDB">
        <w:rPr>
          <w:b/>
          <w:bCs/>
        </w:rPr>
        <w:tab/>
        <w:t>Moderator (Qualcomm)</w:t>
      </w:r>
    </w:p>
    <w:p w14:paraId="6EC85C59" w14:textId="7FCE6026" w:rsidR="00B27BDB" w:rsidRDefault="00B27BDB" w:rsidP="001A1F25">
      <w:pPr>
        <w:rPr>
          <w:b/>
          <w:bCs/>
        </w:rPr>
      </w:pPr>
    </w:p>
    <w:p w14:paraId="2B4B98E7" w14:textId="0E359C94" w:rsidR="00B17726" w:rsidRDefault="00B17726" w:rsidP="001A1F25">
      <w:pPr>
        <w:rPr>
          <w:b/>
          <w:bCs/>
        </w:rPr>
      </w:pPr>
    </w:p>
    <w:p w14:paraId="51DE16B4" w14:textId="5BF0A4C7" w:rsidR="00B17726" w:rsidRPr="00B17726" w:rsidRDefault="00B17726" w:rsidP="00B17726">
      <w:pPr>
        <w:rPr>
          <w:rFonts w:ascii="Times New Roman" w:hAnsi="Times New Roman"/>
          <w:szCs w:val="20"/>
          <w:lang w:val="en-US" w:eastAsia="zh-CN"/>
        </w:rPr>
      </w:pPr>
      <w:r w:rsidRPr="00B17726">
        <w:rPr>
          <w:rFonts w:ascii="Times New Roman" w:hAnsi="Times New Roman"/>
          <w:szCs w:val="20"/>
          <w:u w:val="single"/>
          <w:lang w:val="en-US" w:eastAsia="zh-CN"/>
        </w:rPr>
        <w:t>Draft LS to RAN2 on updates to the RRC parameters</w:t>
      </w:r>
      <w:r w:rsidRPr="00B17726">
        <w:rPr>
          <w:rFonts w:ascii="Times New Roman" w:hAnsi="Times New Roman"/>
          <w:szCs w:val="20"/>
          <w:lang w:val="en-US" w:eastAsia="zh-CN"/>
        </w:rPr>
        <w:t>, covering the following agreements:</w:t>
      </w:r>
    </w:p>
    <w:p w14:paraId="0D65001B" w14:textId="77777777" w:rsidR="00B17726" w:rsidRPr="00B17726" w:rsidRDefault="00B17726" w:rsidP="00CF6E6D">
      <w:pPr>
        <w:pStyle w:val="ListParagraph"/>
        <w:numPr>
          <w:ilvl w:val="0"/>
          <w:numId w:val="398"/>
        </w:numPr>
        <w:rPr>
          <w:lang w:val="en-US" w:eastAsia="zh-CN"/>
        </w:rPr>
      </w:pPr>
      <w:r w:rsidRPr="00B17726">
        <w:rPr>
          <w:lang w:val="en-US" w:eastAsia="zh-CN"/>
        </w:rPr>
        <w:t>[109-e-R17-FR2-2-01]</w:t>
      </w:r>
    </w:p>
    <w:p w14:paraId="76C1CD71" w14:textId="03C1FA51" w:rsidR="00B17726" w:rsidRPr="00B17726" w:rsidRDefault="00B17726" w:rsidP="00CF6E6D">
      <w:pPr>
        <w:pStyle w:val="ListParagraph"/>
        <w:numPr>
          <w:ilvl w:val="1"/>
          <w:numId w:val="398"/>
        </w:numPr>
        <w:rPr>
          <w:lang w:val="en-US" w:eastAsia="x-none"/>
        </w:rPr>
      </w:pPr>
      <w:r w:rsidRPr="00B17726">
        <w:rPr>
          <w:highlight w:val="green"/>
          <w:lang w:val="en-US" w:eastAsia="x-none"/>
        </w:rPr>
        <w:t xml:space="preserve">Text Proposal #3-2A for TS38.331 in section 3 of </w:t>
      </w:r>
      <w:hyperlink r:id="rId532" w:history="1">
        <w:r w:rsidR="000B5C49">
          <w:rPr>
            <w:rStyle w:val="Hyperlink"/>
            <w:highlight w:val="green"/>
            <w:lang w:val="en-US" w:eastAsia="x-none"/>
          </w:rPr>
          <w:t>R1-2205138</w:t>
        </w:r>
      </w:hyperlink>
      <w:r w:rsidRPr="00B17726">
        <w:rPr>
          <w:highlight w:val="green"/>
          <w:lang w:val="en-US" w:eastAsia="x-none"/>
        </w:rPr>
        <w:t xml:space="preserve"> is endorsed and recommended to RAN2.</w:t>
      </w:r>
    </w:p>
    <w:p w14:paraId="09EC1639" w14:textId="77777777" w:rsidR="00B17726" w:rsidRPr="00B17726" w:rsidRDefault="00B17726" w:rsidP="00CF6E6D">
      <w:pPr>
        <w:pStyle w:val="ListParagraph"/>
        <w:numPr>
          <w:ilvl w:val="0"/>
          <w:numId w:val="398"/>
        </w:numPr>
        <w:rPr>
          <w:lang w:val="en-US" w:eastAsia="zh-CN"/>
        </w:rPr>
      </w:pPr>
      <w:r w:rsidRPr="00B17726">
        <w:rPr>
          <w:lang w:val="en-US" w:eastAsia="zh-CN"/>
        </w:rPr>
        <w:t>[109-e-R17-FR2-2-02]</w:t>
      </w:r>
    </w:p>
    <w:p w14:paraId="7CA9DF6F" w14:textId="14B27EFE" w:rsidR="00B17726" w:rsidRPr="00B17726" w:rsidRDefault="00B17726" w:rsidP="00CF6E6D">
      <w:pPr>
        <w:pStyle w:val="ListParagraph"/>
        <w:numPr>
          <w:ilvl w:val="1"/>
          <w:numId w:val="398"/>
        </w:numPr>
        <w:rPr>
          <w:lang w:val="en-US" w:eastAsia="zh-CN"/>
        </w:rPr>
      </w:pPr>
      <w:r w:rsidRPr="00B17726">
        <w:rPr>
          <w:highlight w:val="green"/>
          <w:lang w:val="en-US" w:eastAsia="zh-CN"/>
        </w:rPr>
        <w:t>Agreement</w:t>
      </w:r>
      <w:r w:rsidRPr="00B17726">
        <w:rPr>
          <w:lang w:val="en-US" w:eastAsia="zh-CN"/>
        </w:rPr>
        <w:t xml:space="preserve">: Add parameter </w:t>
      </w:r>
      <w:r w:rsidRPr="00B17726">
        <w:rPr>
          <w:i/>
          <w:iCs/>
          <w:lang w:val="en-US" w:eastAsia="zh-CN"/>
        </w:rPr>
        <w:t>pdcch-BlindDetectionCA-CombIndicator-r17</w:t>
      </w:r>
      <w:r w:rsidRPr="00B17726">
        <w:rPr>
          <w:lang w:val="en-US" w:eastAsia="zh-CN"/>
        </w:rPr>
        <w:t xml:space="preserve"> to the updated RRC parameter spreadsheet.</w:t>
      </w:r>
    </w:p>
    <w:p w14:paraId="6A5552C4" w14:textId="77777777" w:rsidR="00B17726" w:rsidRPr="00B17726" w:rsidRDefault="00B17726" w:rsidP="00CF6E6D">
      <w:pPr>
        <w:pStyle w:val="ListParagraph"/>
        <w:numPr>
          <w:ilvl w:val="0"/>
          <w:numId w:val="398"/>
        </w:numPr>
        <w:rPr>
          <w:lang w:val="en-US" w:eastAsia="zh-CN"/>
        </w:rPr>
      </w:pPr>
      <w:r w:rsidRPr="00B17726">
        <w:rPr>
          <w:lang w:val="en-US" w:eastAsia="zh-CN"/>
        </w:rPr>
        <w:t>[109-e-R17-FR2-2-03]</w:t>
      </w:r>
    </w:p>
    <w:p w14:paraId="464AA6BD" w14:textId="2BBCAC07" w:rsidR="00B17726" w:rsidRPr="00B17726" w:rsidRDefault="00B17726" w:rsidP="00CF6E6D">
      <w:pPr>
        <w:pStyle w:val="ListParagraph"/>
        <w:numPr>
          <w:ilvl w:val="1"/>
          <w:numId w:val="398"/>
        </w:numPr>
        <w:rPr>
          <w:lang w:eastAsia="zh-CN"/>
        </w:rPr>
      </w:pPr>
      <w:r w:rsidRPr="00B17726">
        <w:rPr>
          <w:highlight w:val="green"/>
          <w:lang w:val="en-US" w:eastAsia="zh-CN"/>
        </w:rPr>
        <w:t>Agreement</w:t>
      </w:r>
      <w:r w:rsidRPr="00B17726">
        <w:rPr>
          <w:lang w:val="en-US" w:eastAsia="zh-CN"/>
        </w:rPr>
        <w:t xml:space="preserve">: Support the following values of </w:t>
      </w:r>
      <w:r w:rsidRPr="00B17726">
        <w:rPr>
          <w:i/>
          <w:iCs/>
          <w:lang w:val="en-US" w:eastAsia="zh-CN"/>
        </w:rPr>
        <w:t>aperiodicTriggeringOffset-r17</w:t>
      </w:r>
      <w:r w:rsidRPr="00B17726">
        <w:rPr>
          <w:lang w:val="en-US" w:eastAsia="zh-CN"/>
        </w:rPr>
        <w:t xml:space="preserve"> for SCS 480 and 960 kHz, where the value indicates the number of slots. {0, 1, 2, 3, 4, 5, 6, 7, 8, 9, 10, 11, 12, 13, 14, 15, 16, 17, 18, 19, 20, 21, 22, 23, 24, 25, 26, 27, 28, 29, 30, 31}*4.</w:t>
      </w:r>
    </w:p>
    <w:p w14:paraId="3A350FCA" w14:textId="77777777" w:rsidR="00B17726" w:rsidRPr="00B17726" w:rsidRDefault="00B17726" w:rsidP="00CF6E6D">
      <w:pPr>
        <w:pStyle w:val="ListParagraph"/>
        <w:numPr>
          <w:ilvl w:val="0"/>
          <w:numId w:val="398"/>
        </w:numPr>
        <w:rPr>
          <w:lang w:val="en-US" w:eastAsia="zh-CN"/>
        </w:rPr>
      </w:pPr>
      <w:r w:rsidRPr="00B17726">
        <w:rPr>
          <w:lang w:val="en-US" w:eastAsia="zh-CN"/>
        </w:rPr>
        <w:t>[109-e-R17-FR2-2-05]</w:t>
      </w:r>
    </w:p>
    <w:p w14:paraId="6EB6E1AA" w14:textId="5F0312B8" w:rsidR="00B17726" w:rsidRPr="00B17726" w:rsidRDefault="00B17726" w:rsidP="00CF6E6D">
      <w:pPr>
        <w:pStyle w:val="ListParagraph"/>
        <w:numPr>
          <w:ilvl w:val="1"/>
          <w:numId w:val="398"/>
        </w:numPr>
        <w:snapToGrid w:val="0"/>
        <w:spacing w:after="60" w:line="252" w:lineRule="auto"/>
        <w:rPr>
          <w:lang w:val="en-US" w:eastAsia="zh-CN"/>
        </w:rPr>
      </w:pPr>
      <w:r w:rsidRPr="00B17726">
        <w:rPr>
          <w:highlight w:val="green"/>
          <w:lang w:val="en-US" w:eastAsia="zh-CN"/>
        </w:rPr>
        <w:t>Agreement</w:t>
      </w:r>
      <w:r w:rsidRPr="00B17726">
        <w:rPr>
          <w:lang w:val="en-US" w:eastAsia="zh-CN"/>
        </w:rPr>
        <w:t>: To correct the value range for duration-r17 and offset-r17 in cg-COT-Sharing-r17 to 319 as per the agreement in RAN1#107-e, and to correct the value range for the size of the cg-COT-SharingList-r17 to 50,722.</w:t>
      </w:r>
    </w:p>
    <w:p w14:paraId="71FBC846" w14:textId="24D537A4" w:rsidR="00B27BDB" w:rsidRPr="00B27BDB" w:rsidRDefault="001B5688" w:rsidP="00B27BDB">
      <w:pPr>
        <w:rPr>
          <w:b/>
          <w:bCs/>
        </w:rPr>
      </w:pPr>
      <w:hyperlink r:id="rId533" w:history="1">
        <w:r w:rsidR="000B5C49">
          <w:rPr>
            <w:rStyle w:val="Hyperlink"/>
            <w:b/>
            <w:bCs/>
          </w:rPr>
          <w:t>R1-2205379</w:t>
        </w:r>
      </w:hyperlink>
      <w:r w:rsidR="00B27BDB" w:rsidRPr="00B27BDB">
        <w:rPr>
          <w:b/>
          <w:bCs/>
        </w:rPr>
        <w:tab/>
        <w:t>Draft LS to RAN2 on RRC parameter update for NR up to 71GHz</w:t>
      </w:r>
      <w:r w:rsidR="00B27BDB" w:rsidRPr="00B27BDB">
        <w:rPr>
          <w:b/>
          <w:bCs/>
        </w:rPr>
        <w:tab/>
        <w:t>Moderator (Qualcomm)</w:t>
      </w:r>
    </w:p>
    <w:p w14:paraId="05A83BCD" w14:textId="4210E7B7" w:rsidR="001233E5" w:rsidRDefault="00B27BDB" w:rsidP="00B27BDB">
      <w:pPr>
        <w:rPr>
          <w:b/>
          <w:bCs/>
        </w:rPr>
      </w:pPr>
      <w:r>
        <w:rPr>
          <w:b/>
          <w:bCs/>
        </w:rPr>
        <w:t>Decision:</w:t>
      </w:r>
      <w:r w:rsidRPr="00B27BDB">
        <w:t xml:space="preserve"> As per email decision posted </w:t>
      </w:r>
      <w:r>
        <w:t xml:space="preserve">(under </w:t>
      </w:r>
      <w:r w:rsidRPr="00B27BDB">
        <w:rPr>
          <w:rFonts w:ascii="Times New Roman" w:hAnsi="Times New Roman"/>
          <w:lang w:eastAsia="x-none"/>
        </w:rPr>
        <w:t>[109-e-R17-FR2-2-01]</w:t>
      </w:r>
      <w:r>
        <w:rPr>
          <w:rFonts w:ascii="Times New Roman" w:hAnsi="Times New Roman"/>
          <w:lang w:eastAsia="x-none"/>
        </w:rPr>
        <w:t xml:space="preserve">) </w:t>
      </w:r>
      <w:r w:rsidRPr="00B27BDB">
        <w:t>on May 17</w:t>
      </w:r>
      <w:r w:rsidRPr="00B27BDB">
        <w:rPr>
          <w:vertAlign w:val="superscript"/>
        </w:rPr>
        <w:t>th</w:t>
      </w:r>
      <w:r w:rsidRPr="00B27BDB">
        <w:t xml:space="preserve">, the draft LS and its attachment </w:t>
      </w:r>
      <w:r w:rsidR="001233E5">
        <w:t>are</w:t>
      </w:r>
      <w:r w:rsidRPr="00B27BDB">
        <w:t xml:space="preserve"> endorsed</w:t>
      </w:r>
      <w:r w:rsidR="001233E5">
        <w:t xml:space="preserve">. Final LS is </w:t>
      </w:r>
      <w:r w:rsidR="001233E5" w:rsidRPr="001233E5">
        <w:rPr>
          <w:highlight w:val="green"/>
        </w:rPr>
        <w:t xml:space="preserve">approved in </w:t>
      </w:r>
      <w:hyperlink r:id="rId534" w:history="1">
        <w:r w:rsidR="000B5C49">
          <w:rPr>
            <w:rStyle w:val="Hyperlink"/>
            <w:b/>
            <w:bCs/>
            <w:highlight w:val="green"/>
          </w:rPr>
          <w:t>R1-2205380</w:t>
        </w:r>
      </w:hyperlink>
      <w:r w:rsidR="001233E5">
        <w:rPr>
          <w:b/>
          <w:bCs/>
        </w:rPr>
        <w:t>.</w:t>
      </w:r>
    </w:p>
    <w:p w14:paraId="54E278BA" w14:textId="77777777" w:rsidR="007D7F59" w:rsidRDefault="007D7F59" w:rsidP="00B27BDB">
      <w:pPr>
        <w:pStyle w:val="Heading3"/>
      </w:pPr>
      <w:bookmarkStart w:id="75" w:name="_Toc101356978"/>
      <w:bookmarkStart w:id="76" w:name="_Toc105521316"/>
      <w:r>
        <w:t>Initial access aspects</w:t>
      </w:r>
      <w:bookmarkEnd w:id="75"/>
      <w:bookmarkEnd w:id="76"/>
    </w:p>
    <w:p w14:paraId="743BB822" w14:textId="767927F2" w:rsidR="007D7F59" w:rsidRDefault="001B5688" w:rsidP="007D7F59">
      <w:pPr>
        <w:rPr>
          <w:lang w:eastAsia="x-none"/>
        </w:rPr>
      </w:pPr>
      <w:hyperlink r:id="rId535" w:history="1">
        <w:r w:rsidR="000B5C49">
          <w:rPr>
            <w:rStyle w:val="Hyperlink"/>
            <w:lang w:eastAsia="x-none"/>
          </w:rPr>
          <w:t>R1-2203079</w:t>
        </w:r>
      </w:hyperlink>
      <w:r w:rsidR="007D7F59">
        <w:rPr>
          <w:lang w:eastAsia="x-none"/>
        </w:rPr>
        <w:tab/>
        <w:t>Remaining issue of initial access signals and channels for 52-71GHz spectrum</w:t>
      </w:r>
      <w:r w:rsidR="007D7F59">
        <w:rPr>
          <w:lang w:eastAsia="x-none"/>
        </w:rPr>
        <w:tab/>
        <w:t>Huawei, HiSilicon</w:t>
      </w:r>
    </w:p>
    <w:p w14:paraId="3213DA3A" w14:textId="148FE750" w:rsidR="007D7F59" w:rsidRDefault="001B5688" w:rsidP="007D7F59">
      <w:pPr>
        <w:rPr>
          <w:lang w:eastAsia="x-none"/>
        </w:rPr>
      </w:pPr>
      <w:hyperlink r:id="rId536" w:history="1">
        <w:r w:rsidR="000B5C49">
          <w:rPr>
            <w:rStyle w:val="Hyperlink"/>
            <w:lang w:eastAsia="x-none"/>
          </w:rPr>
          <w:t>R1-2203290</w:t>
        </w:r>
      </w:hyperlink>
      <w:r w:rsidR="007D7F59">
        <w:rPr>
          <w:lang w:eastAsia="x-none"/>
        </w:rPr>
        <w:tab/>
        <w:t>Remaining issues on initial access aspects for 52.6 to 71GHz</w:t>
      </w:r>
      <w:r w:rsidR="007D7F59">
        <w:rPr>
          <w:lang w:eastAsia="x-none"/>
        </w:rPr>
        <w:tab/>
        <w:t>ZTE, Sanechips</w:t>
      </w:r>
    </w:p>
    <w:p w14:paraId="3EA7AFDF" w14:textId="6EE3D07B" w:rsidR="007D7F59" w:rsidRDefault="001B5688" w:rsidP="007D7F59">
      <w:pPr>
        <w:rPr>
          <w:lang w:eastAsia="x-none"/>
        </w:rPr>
      </w:pPr>
      <w:hyperlink r:id="rId537" w:history="1">
        <w:r w:rsidR="000B5C49">
          <w:rPr>
            <w:rStyle w:val="Hyperlink"/>
            <w:lang w:eastAsia="x-none"/>
          </w:rPr>
          <w:t>R1-2203369</w:t>
        </w:r>
      </w:hyperlink>
      <w:r w:rsidR="007D7F59">
        <w:rPr>
          <w:lang w:eastAsia="x-none"/>
        </w:rPr>
        <w:tab/>
        <w:t>Remaining issues for initial access operation in 52.6-71GHz</w:t>
      </w:r>
      <w:r w:rsidR="007D7F59">
        <w:rPr>
          <w:lang w:eastAsia="x-none"/>
        </w:rPr>
        <w:tab/>
        <w:t>InterDigital, Inc.</w:t>
      </w:r>
    </w:p>
    <w:p w14:paraId="4212DED2" w14:textId="6B770D41" w:rsidR="007D7F59" w:rsidRDefault="001B5688" w:rsidP="007D7F59">
      <w:pPr>
        <w:rPr>
          <w:lang w:eastAsia="x-none"/>
        </w:rPr>
      </w:pPr>
      <w:hyperlink r:id="rId538" w:history="1">
        <w:r w:rsidR="000B5C49">
          <w:rPr>
            <w:rStyle w:val="Hyperlink"/>
            <w:lang w:eastAsia="x-none"/>
          </w:rPr>
          <w:t>R1-2203430</w:t>
        </w:r>
      </w:hyperlink>
      <w:r w:rsidR="007D7F59">
        <w:rPr>
          <w:lang w:eastAsia="x-none"/>
        </w:rPr>
        <w:tab/>
        <w:t>Remaining issues on Initial access aspects for up to 71GHz operation</w:t>
      </w:r>
      <w:r w:rsidR="007D7F59">
        <w:rPr>
          <w:lang w:eastAsia="x-none"/>
        </w:rPr>
        <w:tab/>
        <w:t>CATT</w:t>
      </w:r>
    </w:p>
    <w:p w14:paraId="68FAEBD6" w14:textId="0DA6C5C9" w:rsidR="007D7F59" w:rsidRDefault="001B5688" w:rsidP="007D7F59">
      <w:pPr>
        <w:rPr>
          <w:lang w:eastAsia="x-none"/>
        </w:rPr>
      </w:pPr>
      <w:hyperlink r:id="rId539" w:history="1">
        <w:r w:rsidR="000B5C49">
          <w:rPr>
            <w:rStyle w:val="Hyperlink"/>
            <w:lang w:eastAsia="x-none"/>
          </w:rPr>
          <w:t>R1-2203508</w:t>
        </w:r>
      </w:hyperlink>
      <w:r w:rsidR="007D7F59">
        <w:rPr>
          <w:lang w:eastAsia="x-none"/>
        </w:rPr>
        <w:tab/>
        <w:t>Maintenance on initial access for NR operation from 52.6GHz to 71GHz</w:t>
      </w:r>
      <w:r w:rsidR="007D7F59">
        <w:rPr>
          <w:lang w:eastAsia="x-none"/>
        </w:rPr>
        <w:tab/>
        <w:t>vivo</w:t>
      </w:r>
    </w:p>
    <w:p w14:paraId="7D3670DE" w14:textId="252BF3E6" w:rsidR="007D7F59" w:rsidRDefault="001B5688" w:rsidP="007D7F59">
      <w:pPr>
        <w:rPr>
          <w:lang w:eastAsia="x-none"/>
        </w:rPr>
      </w:pPr>
      <w:hyperlink r:id="rId540" w:history="1">
        <w:r w:rsidR="000B5C49">
          <w:rPr>
            <w:rStyle w:val="Hyperlink"/>
            <w:lang w:eastAsia="x-none"/>
          </w:rPr>
          <w:t>R1-2203858</w:t>
        </w:r>
      </w:hyperlink>
      <w:r w:rsidR="007D7F59">
        <w:rPr>
          <w:lang w:eastAsia="x-none"/>
        </w:rPr>
        <w:tab/>
        <w:t>Maintenance on initial access aspects for NR from 52.6 GHz to 71 GHz</w:t>
      </w:r>
      <w:r w:rsidR="007D7F59">
        <w:rPr>
          <w:lang w:eastAsia="x-none"/>
        </w:rPr>
        <w:tab/>
        <w:t>Samsung</w:t>
      </w:r>
    </w:p>
    <w:p w14:paraId="2C94E5B7" w14:textId="02AB1D86" w:rsidR="007D7F59" w:rsidRDefault="001B5688" w:rsidP="007D7F59">
      <w:pPr>
        <w:rPr>
          <w:lang w:eastAsia="x-none"/>
        </w:rPr>
      </w:pPr>
      <w:hyperlink r:id="rId541" w:history="1">
        <w:r w:rsidR="000B5C49">
          <w:rPr>
            <w:rStyle w:val="Hyperlink"/>
            <w:lang w:eastAsia="x-none"/>
          </w:rPr>
          <w:t>R1-2203986</w:t>
        </w:r>
      </w:hyperlink>
      <w:r w:rsidR="007D7F59">
        <w:rPr>
          <w:lang w:eastAsia="x-none"/>
        </w:rPr>
        <w:tab/>
        <w:t>Discussion on remaining issue for initial access aspects</w:t>
      </w:r>
      <w:r w:rsidR="007D7F59">
        <w:rPr>
          <w:lang w:eastAsia="x-none"/>
        </w:rPr>
        <w:tab/>
        <w:t>OPPO</w:t>
      </w:r>
    </w:p>
    <w:p w14:paraId="673D7B10" w14:textId="75B8960D" w:rsidR="007D7F59" w:rsidRDefault="001B5688" w:rsidP="007D7F59">
      <w:pPr>
        <w:rPr>
          <w:lang w:eastAsia="x-none"/>
        </w:rPr>
      </w:pPr>
      <w:hyperlink r:id="rId542" w:history="1">
        <w:r w:rsidR="000B5C49">
          <w:rPr>
            <w:rStyle w:val="Hyperlink"/>
            <w:lang w:eastAsia="x-none"/>
          </w:rPr>
          <w:t>R1-2204110</w:t>
        </w:r>
      </w:hyperlink>
      <w:r w:rsidR="007D7F59">
        <w:rPr>
          <w:lang w:eastAsia="x-none"/>
        </w:rPr>
        <w:tab/>
        <w:t>Initial Access Aspects</w:t>
      </w:r>
      <w:r w:rsidR="007D7F59">
        <w:rPr>
          <w:lang w:eastAsia="x-none"/>
        </w:rPr>
        <w:tab/>
        <w:t>Ericsson</w:t>
      </w:r>
    </w:p>
    <w:p w14:paraId="3CA70FFF" w14:textId="28500CCD" w:rsidR="007D7F59" w:rsidRDefault="001B5688" w:rsidP="007D7F59">
      <w:pPr>
        <w:rPr>
          <w:lang w:eastAsia="x-none"/>
        </w:rPr>
      </w:pPr>
      <w:hyperlink r:id="rId543" w:history="1">
        <w:r w:rsidR="000B5C49">
          <w:rPr>
            <w:rStyle w:val="Hyperlink"/>
            <w:lang w:eastAsia="x-none"/>
          </w:rPr>
          <w:t>R1-2204201</w:t>
        </w:r>
      </w:hyperlink>
      <w:r w:rsidR="007D7F59">
        <w:rPr>
          <w:lang w:eastAsia="x-none"/>
        </w:rPr>
        <w:tab/>
        <w:t>Remaining issues for initial access aspects</w:t>
      </w:r>
      <w:r w:rsidR="007D7F59">
        <w:rPr>
          <w:lang w:eastAsia="x-none"/>
        </w:rPr>
        <w:tab/>
        <w:t>Apple</w:t>
      </w:r>
    </w:p>
    <w:p w14:paraId="701D74CA" w14:textId="2D112581" w:rsidR="007D7F59" w:rsidRDefault="001B5688" w:rsidP="007D7F59">
      <w:pPr>
        <w:rPr>
          <w:lang w:eastAsia="x-none"/>
        </w:rPr>
      </w:pPr>
      <w:hyperlink r:id="rId544" w:history="1">
        <w:r w:rsidR="000B5C49">
          <w:rPr>
            <w:rStyle w:val="Hyperlink"/>
            <w:lang w:eastAsia="x-none"/>
          </w:rPr>
          <w:t>R1-2204338</w:t>
        </w:r>
      </w:hyperlink>
      <w:r w:rsidR="007D7F59">
        <w:rPr>
          <w:lang w:eastAsia="x-none"/>
        </w:rPr>
        <w:tab/>
        <w:t>Remaining issues on initial access aspects for NR in FR2-2</w:t>
      </w:r>
      <w:r w:rsidR="007D7F59">
        <w:rPr>
          <w:lang w:eastAsia="x-none"/>
        </w:rPr>
        <w:tab/>
        <w:t>NTT DOCOMO, INC.</w:t>
      </w:r>
    </w:p>
    <w:p w14:paraId="35164A57" w14:textId="430E0FCA" w:rsidR="007D7F59" w:rsidRDefault="001B5688" w:rsidP="007D7F59">
      <w:pPr>
        <w:rPr>
          <w:lang w:eastAsia="x-none"/>
        </w:rPr>
      </w:pPr>
      <w:hyperlink r:id="rId545" w:history="1">
        <w:r w:rsidR="000B5C49">
          <w:rPr>
            <w:rStyle w:val="Hyperlink"/>
            <w:lang w:eastAsia="x-none"/>
          </w:rPr>
          <w:t>R1-2204599</w:t>
        </w:r>
      </w:hyperlink>
      <w:r w:rsidR="007D7F59">
        <w:rPr>
          <w:lang w:eastAsia="x-none"/>
        </w:rPr>
        <w:tab/>
        <w:t>Initial access aspects</w:t>
      </w:r>
      <w:r w:rsidR="007D7F59">
        <w:rPr>
          <w:lang w:eastAsia="x-none"/>
        </w:rPr>
        <w:tab/>
        <w:t>Nokia, Nokia Shanghai Bell</w:t>
      </w:r>
    </w:p>
    <w:p w14:paraId="332EC73E" w14:textId="32AA1D32" w:rsidR="007D7F59" w:rsidRDefault="001B5688" w:rsidP="007D7F59">
      <w:pPr>
        <w:rPr>
          <w:lang w:eastAsia="x-none"/>
        </w:rPr>
      </w:pPr>
      <w:hyperlink r:id="rId546" w:history="1">
        <w:r w:rsidR="000B5C49">
          <w:rPr>
            <w:rStyle w:val="Hyperlink"/>
            <w:lang w:eastAsia="x-none"/>
          </w:rPr>
          <w:t>R1-2204611</w:t>
        </w:r>
      </w:hyperlink>
      <w:r w:rsidR="007D7F59">
        <w:rPr>
          <w:lang w:eastAsia="x-none"/>
        </w:rPr>
        <w:tab/>
        <w:t>Remaining issues of initial access aspects to support NR above 52.6 GHz</w:t>
      </w:r>
      <w:r w:rsidR="007D7F59">
        <w:rPr>
          <w:lang w:eastAsia="x-none"/>
        </w:rPr>
        <w:tab/>
        <w:t>LG Electronics</w:t>
      </w:r>
    </w:p>
    <w:p w14:paraId="249E74FC" w14:textId="7A2DE5C4" w:rsidR="007D7F59" w:rsidRDefault="001B5688" w:rsidP="007D7F59">
      <w:pPr>
        <w:rPr>
          <w:lang w:eastAsia="x-none"/>
        </w:rPr>
      </w:pPr>
      <w:hyperlink r:id="rId547" w:history="1">
        <w:r w:rsidR="000B5C49">
          <w:rPr>
            <w:rStyle w:val="Hyperlink"/>
            <w:lang w:eastAsia="x-none"/>
          </w:rPr>
          <w:t>R1-2204766</w:t>
        </w:r>
      </w:hyperlink>
      <w:r w:rsidR="007D7F59">
        <w:rPr>
          <w:lang w:eastAsia="x-none"/>
        </w:rPr>
        <w:tab/>
        <w:t>Discussion on initial access aspects for extending NR up to 71 GHz</w:t>
      </w:r>
      <w:r w:rsidR="007D7F59">
        <w:rPr>
          <w:lang w:eastAsia="x-none"/>
        </w:rPr>
        <w:tab/>
        <w:t>Intel Corporation</w:t>
      </w:r>
    </w:p>
    <w:p w14:paraId="2E80BFC4" w14:textId="1C498EB5" w:rsidR="00B27BDB" w:rsidRDefault="00B27BDB" w:rsidP="007D7F59">
      <w:pPr>
        <w:rPr>
          <w:lang w:eastAsia="x-none"/>
        </w:rPr>
      </w:pPr>
    </w:p>
    <w:p w14:paraId="2D904594" w14:textId="77777777" w:rsidR="00B27BDB" w:rsidRPr="00B27BDB" w:rsidRDefault="00B27BDB" w:rsidP="00B27BDB">
      <w:pPr>
        <w:rPr>
          <w:rFonts w:ascii="Times New Roman" w:hAnsi="Times New Roman"/>
          <w:lang w:eastAsia="x-none"/>
        </w:rPr>
      </w:pPr>
      <w:r w:rsidRPr="00B27BDB">
        <w:rPr>
          <w:rFonts w:ascii="Times New Roman" w:hAnsi="Times New Roman"/>
          <w:lang w:eastAsia="x-none"/>
        </w:rPr>
        <w:t>[109-e-R17-FR2-2-01] – Daewon (Intel)</w:t>
      </w:r>
    </w:p>
    <w:p w14:paraId="493F60FF" w14:textId="254DB060" w:rsidR="00B27BDB" w:rsidRPr="00B27BDB" w:rsidRDefault="00B27BDB" w:rsidP="00B27BDB">
      <w:pPr>
        <w:rPr>
          <w:rFonts w:ascii="Times New Roman" w:eastAsia="Malgun Gothic" w:hAnsi="Times New Roman"/>
          <w:szCs w:val="22"/>
          <w:lang w:val="en-US" w:eastAsia="x-none"/>
        </w:rPr>
      </w:pPr>
      <w:r w:rsidRPr="00B27BDB">
        <w:rPr>
          <w:rFonts w:ascii="Times New Roman" w:hAnsi="Times New Roman"/>
          <w:lang w:eastAsia="x-none"/>
        </w:rPr>
        <w:t xml:space="preserve">Email discussion under 8.2.1 for maintenance on initial access aspects, for issues 1-1, 1-4, 1-5 and 1-6 in </w:t>
      </w:r>
      <w:hyperlink r:id="rId548" w:history="1">
        <w:r w:rsidR="000B5C49">
          <w:rPr>
            <w:rStyle w:val="Hyperlink"/>
            <w:rFonts w:ascii="Times New Roman" w:hAnsi="Times New Roman"/>
            <w:lang w:eastAsia="x-none"/>
          </w:rPr>
          <w:t>R1-2205124</w:t>
        </w:r>
      </w:hyperlink>
    </w:p>
    <w:p w14:paraId="1F78F9D8" w14:textId="77777777" w:rsidR="00B27BDB" w:rsidRPr="00B27BDB" w:rsidRDefault="00B27BDB" w:rsidP="00B27BDB">
      <w:pPr>
        <w:numPr>
          <w:ilvl w:val="0"/>
          <w:numId w:val="65"/>
        </w:numPr>
        <w:rPr>
          <w:rFonts w:ascii="Times New Roman" w:hAnsi="Times New Roman"/>
          <w:lang w:eastAsia="x-none"/>
        </w:rPr>
      </w:pPr>
      <w:r w:rsidRPr="00B27BDB">
        <w:rPr>
          <w:rFonts w:ascii="Times New Roman" w:hAnsi="Times New Roman"/>
          <w:lang w:eastAsia="x-none"/>
        </w:rPr>
        <w:t>1</w:t>
      </w:r>
      <w:r w:rsidRPr="00B27BDB">
        <w:rPr>
          <w:rFonts w:ascii="Times New Roman" w:hAnsi="Times New Roman"/>
          <w:vertAlign w:val="superscript"/>
          <w:lang w:eastAsia="x-none"/>
        </w:rPr>
        <w:t>st</w:t>
      </w:r>
      <w:r w:rsidRPr="00B27BDB">
        <w:rPr>
          <w:rFonts w:ascii="Times New Roman" w:hAnsi="Times New Roman"/>
          <w:lang w:eastAsia="x-none"/>
        </w:rPr>
        <w:t xml:space="preserve"> check point: </w:t>
      </w:r>
      <w:r w:rsidRPr="00B27BDB">
        <w:rPr>
          <w:rFonts w:ascii="Times New Roman" w:hAnsi="Times New Roman"/>
          <w:lang w:eastAsia="zh-CN"/>
        </w:rPr>
        <w:t>May 13 (any RRC impact by May 12)</w:t>
      </w:r>
    </w:p>
    <w:p w14:paraId="7F1599D3" w14:textId="77777777" w:rsidR="00B27BDB" w:rsidRPr="00B27BDB" w:rsidRDefault="00B27BDB" w:rsidP="00B27BDB">
      <w:pPr>
        <w:numPr>
          <w:ilvl w:val="0"/>
          <w:numId w:val="65"/>
        </w:numPr>
        <w:rPr>
          <w:rFonts w:ascii="Times New Roman" w:hAnsi="Times New Roman"/>
          <w:lang w:eastAsia="x-none"/>
        </w:rPr>
      </w:pPr>
      <w:r w:rsidRPr="00B27BDB">
        <w:rPr>
          <w:rFonts w:ascii="Times New Roman" w:hAnsi="Times New Roman"/>
          <w:lang w:eastAsia="x-none"/>
        </w:rPr>
        <w:t xml:space="preserve">Final check point: </w:t>
      </w:r>
      <w:r w:rsidRPr="00B27BDB">
        <w:rPr>
          <w:rFonts w:ascii="Times New Roman" w:hAnsi="Times New Roman"/>
          <w:lang w:eastAsia="zh-CN"/>
        </w:rPr>
        <w:t>May 18</w:t>
      </w:r>
    </w:p>
    <w:p w14:paraId="3A998FBB" w14:textId="3EA473DE" w:rsidR="00B27BDB" w:rsidRPr="00B27BDB" w:rsidRDefault="001B5688" w:rsidP="00B27BDB">
      <w:pPr>
        <w:rPr>
          <w:b/>
          <w:bCs/>
          <w:lang w:eastAsia="x-none"/>
        </w:rPr>
      </w:pPr>
      <w:hyperlink r:id="rId549" w:history="1">
        <w:r w:rsidR="000B5C49">
          <w:rPr>
            <w:rStyle w:val="Hyperlink"/>
            <w:b/>
            <w:bCs/>
            <w:lang w:eastAsia="x-none"/>
          </w:rPr>
          <w:t>R1-2205138</w:t>
        </w:r>
      </w:hyperlink>
      <w:r w:rsidR="00B27BDB" w:rsidRPr="00B27BDB">
        <w:rPr>
          <w:b/>
          <w:bCs/>
          <w:lang w:eastAsia="x-none"/>
        </w:rPr>
        <w:tab/>
        <w:t>Summary #1 of email discussion on initial access aspect of NR extension up to 71 GHz</w:t>
      </w:r>
      <w:r w:rsidR="00B27BDB" w:rsidRPr="00B27BDB">
        <w:rPr>
          <w:b/>
          <w:bCs/>
          <w:lang w:eastAsia="x-none"/>
        </w:rPr>
        <w:tab/>
        <w:t>Moderator (Intel Corporation)</w:t>
      </w:r>
    </w:p>
    <w:p w14:paraId="3990E216" w14:textId="49FFF18A" w:rsidR="00403EDA" w:rsidRDefault="00403EDA" w:rsidP="00B27BDB">
      <w:r>
        <w:rPr>
          <w:b/>
          <w:bCs/>
        </w:rPr>
        <w:t>Decision:</w:t>
      </w:r>
      <w:r w:rsidRPr="00B27BDB">
        <w:t xml:space="preserve"> As per email decision posted on May 1</w:t>
      </w:r>
      <w:r>
        <w:t>3</w:t>
      </w:r>
      <w:r w:rsidRPr="00B27BDB">
        <w:rPr>
          <w:vertAlign w:val="superscript"/>
        </w:rPr>
        <w:t>th</w:t>
      </w:r>
      <w:r w:rsidRPr="00B27BDB">
        <w:t>,</w:t>
      </w:r>
    </w:p>
    <w:p w14:paraId="68CEAE7F" w14:textId="77777777" w:rsidR="00403EDA" w:rsidRPr="00403EDA" w:rsidRDefault="00403EDA" w:rsidP="00403EDA">
      <w:pPr>
        <w:rPr>
          <w:bCs/>
          <w:lang w:eastAsia="x-none"/>
        </w:rPr>
      </w:pPr>
      <w:r w:rsidRPr="00403EDA">
        <w:rPr>
          <w:rFonts w:ascii="Times New Roman" w:eastAsia="Malgun Gothic" w:hAnsi="Times New Roman"/>
          <w:bCs/>
          <w:highlight w:val="green"/>
          <w:lang w:eastAsia="zh-CN"/>
        </w:rPr>
        <w:t>Agreement</w:t>
      </w:r>
    </w:p>
    <w:p w14:paraId="5C093BA4" w14:textId="63600CAE" w:rsidR="00403EDA" w:rsidRPr="001C4C68" w:rsidRDefault="00403EDA" w:rsidP="00CF6E6D">
      <w:pPr>
        <w:pStyle w:val="ListParagraph"/>
        <w:numPr>
          <w:ilvl w:val="0"/>
          <w:numId w:val="399"/>
        </w:numPr>
        <w:rPr>
          <w:lang w:eastAsia="x-none"/>
        </w:rPr>
      </w:pPr>
      <w:r w:rsidRPr="001C4C68">
        <w:rPr>
          <w:lang w:eastAsia="x-none"/>
        </w:rPr>
        <w:t xml:space="preserve">Text Proposal #1-1 (for TS38.213 v17.1.0, clause 13) in section 3 of </w:t>
      </w:r>
      <w:hyperlink r:id="rId550" w:history="1">
        <w:r w:rsidR="000B5C49">
          <w:rPr>
            <w:rStyle w:val="Hyperlink"/>
            <w:lang w:eastAsia="x-none"/>
          </w:rPr>
          <w:t>R1-2205138</w:t>
        </w:r>
      </w:hyperlink>
      <w:r w:rsidRPr="001C4C68">
        <w:rPr>
          <w:lang w:eastAsia="x-none"/>
        </w:rPr>
        <w:t xml:space="preserve"> is endorsed, without the empty row.</w:t>
      </w:r>
    </w:p>
    <w:p w14:paraId="6941E5EE" w14:textId="1D48F3EE" w:rsidR="00403EDA" w:rsidRDefault="00403EDA" w:rsidP="00CF6E6D">
      <w:pPr>
        <w:pStyle w:val="ListParagraph"/>
        <w:numPr>
          <w:ilvl w:val="0"/>
          <w:numId w:val="399"/>
        </w:numPr>
        <w:rPr>
          <w:lang w:eastAsia="x-none"/>
        </w:rPr>
      </w:pPr>
      <w:r w:rsidRPr="001C4C68">
        <w:rPr>
          <w:lang w:eastAsia="x-none"/>
        </w:rPr>
        <w:t xml:space="preserve">Text Proposal #3-1 (for TS38.213 v17.1.0, clause 13) in section 3 of </w:t>
      </w:r>
      <w:hyperlink r:id="rId551" w:history="1">
        <w:r w:rsidR="000B5C49">
          <w:rPr>
            <w:rStyle w:val="Hyperlink"/>
            <w:lang w:eastAsia="x-none"/>
          </w:rPr>
          <w:t>R1-2205138</w:t>
        </w:r>
      </w:hyperlink>
      <w:r w:rsidRPr="001C4C68">
        <w:rPr>
          <w:lang w:eastAsia="x-none"/>
        </w:rPr>
        <w:t xml:space="preserve"> is endorsed.</w:t>
      </w:r>
    </w:p>
    <w:p w14:paraId="201ED61F" w14:textId="3A9DC7E6" w:rsidR="00403EDA" w:rsidRDefault="00403EDA" w:rsidP="00CF6E6D">
      <w:pPr>
        <w:pStyle w:val="ListParagraph"/>
        <w:numPr>
          <w:ilvl w:val="0"/>
          <w:numId w:val="399"/>
        </w:numPr>
        <w:rPr>
          <w:lang w:eastAsia="x-none"/>
        </w:rPr>
      </w:pPr>
      <w:r w:rsidRPr="001C4C68">
        <w:rPr>
          <w:lang w:eastAsia="x-none"/>
        </w:rPr>
        <w:t xml:space="preserve">Text Proposal #3-2A for TS38.331 in section 3 of </w:t>
      </w:r>
      <w:hyperlink r:id="rId552" w:history="1">
        <w:r w:rsidR="000B5C49">
          <w:rPr>
            <w:rStyle w:val="Hyperlink"/>
            <w:lang w:eastAsia="x-none"/>
          </w:rPr>
          <w:t>R1-2205138</w:t>
        </w:r>
      </w:hyperlink>
      <w:r w:rsidRPr="001C4C68">
        <w:rPr>
          <w:lang w:eastAsia="x-none"/>
        </w:rPr>
        <w:t xml:space="preserve"> is endorsed and recommended to RAN2.</w:t>
      </w:r>
    </w:p>
    <w:p w14:paraId="5A092400" w14:textId="77777777" w:rsidR="00403EDA" w:rsidRDefault="00403EDA" w:rsidP="00403EDA">
      <w:pPr>
        <w:rPr>
          <w:lang w:eastAsia="x-none"/>
        </w:rPr>
      </w:pPr>
      <w:r w:rsidRPr="00C2001B">
        <w:rPr>
          <w:rFonts w:ascii="Times New Roman" w:eastAsia="Times New Roman" w:hAnsi="Times New Roman"/>
        </w:rPr>
        <w:t>Send LS to RAN2 asking to update the description</w:t>
      </w:r>
      <w:r>
        <w:rPr>
          <w:rFonts w:ascii="Times New Roman" w:eastAsia="Times New Roman" w:hAnsi="Times New Roman"/>
        </w:rPr>
        <w:t>. T</w:t>
      </w:r>
      <w:r w:rsidRPr="00C2001B">
        <w:rPr>
          <w:rFonts w:ascii="Times New Roman" w:eastAsia="Times New Roman" w:hAnsi="Times New Roman"/>
        </w:rPr>
        <w:t xml:space="preserve">o be handled in LS </w:t>
      </w:r>
      <w:r w:rsidRPr="00C2001B">
        <w:rPr>
          <w:lang w:eastAsia="x-none"/>
        </w:rPr>
        <w:t>on RRC parameter update.</w:t>
      </w:r>
    </w:p>
    <w:p w14:paraId="199D08A9" w14:textId="77777777" w:rsidR="00403EDA" w:rsidRDefault="00403EDA" w:rsidP="00B27BDB"/>
    <w:p w14:paraId="329D29D3" w14:textId="77777777" w:rsidR="00B27BDB" w:rsidRDefault="00B27BDB" w:rsidP="00B27BDB">
      <w:pPr>
        <w:rPr>
          <w:lang w:eastAsia="x-none"/>
        </w:rPr>
      </w:pPr>
    </w:p>
    <w:p w14:paraId="2000B63D" w14:textId="1383F010" w:rsidR="00B27BDB" w:rsidRDefault="00B27BDB" w:rsidP="00B27BDB">
      <w:pPr>
        <w:rPr>
          <w:lang w:eastAsia="x-none"/>
        </w:rPr>
      </w:pPr>
      <w:r>
        <w:rPr>
          <w:lang w:eastAsia="x-none"/>
        </w:rPr>
        <w:t xml:space="preserve">Final summary in </w:t>
      </w:r>
      <w:hyperlink r:id="rId553" w:history="1">
        <w:r w:rsidR="000B5C49">
          <w:rPr>
            <w:rStyle w:val="Hyperlink"/>
            <w:lang w:eastAsia="x-none"/>
          </w:rPr>
          <w:t>R1-2205532</w:t>
        </w:r>
      </w:hyperlink>
      <w:r>
        <w:rPr>
          <w:lang w:eastAsia="x-none"/>
        </w:rPr>
        <w:t>.</w:t>
      </w:r>
    </w:p>
    <w:p w14:paraId="6DFAAAC1" w14:textId="77777777" w:rsidR="007D7F59" w:rsidRDefault="007D7F59" w:rsidP="00B27BDB">
      <w:pPr>
        <w:pStyle w:val="Heading3"/>
      </w:pPr>
      <w:bookmarkStart w:id="77" w:name="_Toc101356979"/>
      <w:bookmarkStart w:id="78" w:name="_Toc105521317"/>
      <w:r w:rsidRPr="00BB4F5C">
        <w:t>PDCCH monitoring enhancements</w:t>
      </w:r>
      <w:bookmarkEnd w:id="77"/>
      <w:bookmarkEnd w:id="78"/>
    </w:p>
    <w:p w14:paraId="003283A8" w14:textId="54615251" w:rsidR="007D7F59" w:rsidRDefault="001B5688" w:rsidP="007D7F59">
      <w:pPr>
        <w:rPr>
          <w:lang w:eastAsia="x-none"/>
        </w:rPr>
      </w:pPr>
      <w:hyperlink r:id="rId554" w:history="1">
        <w:r w:rsidR="000B5C49">
          <w:rPr>
            <w:rStyle w:val="Hyperlink"/>
            <w:lang w:eastAsia="x-none"/>
          </w:rPr>
          <w:t>R1-2203080</w:t>
        </w:r>
      </w:hyperlink>
      <w:r w:rsidR="007D7F59">
        <w:rPr>
          <w:lang w:eastAsia="x-none"/>
        </w:rPr>
        <w:tab/>
        <w:t>Remaining issues of PDCCH monitoring enhancement for 52-71GHz spectrum</w:t>
      </w:r>
      <w:r w:rsidR="007D7F59">
        <w:rPr>
          <w:lang w:eastAsia="x-none"/>
        </w:rPr>
        <w:tab/>
        <w:t>Huawei, HiSilicon</w:t>
      </w:r>
    </w:p>
    <w:p w14:paraId="2CF1800D" w14:textId="002A7697" w:rsidR="007D7F59" w:rsidRDefault="001B5688" w:rsidP="007D7F59">
      <w:pPr>
        <w:rPr>
          <w:lang w:eastAsia="x-none"/>
        </w:rPr>
      </w:pPr>
      <w:hyperlink r:id="rId555" w:history="1">
        <w:r w:rsidR="000B5C49">
          <w:rPr>
            <w:rStyle w:val="Hyperlink"/>
            <w:lang w:eastAsia="x-none"/>
          </w:rPr>
          <w:t>R1-2203291</w:t>
        </w:r>
      </w:hyperlink>
      <w:r w:rsidR="007D7F59">
        <w:rPr>
          <w:lang w:eastAsia="x-none"/>
        </w:rPr>
        <w:tab/>
        <w:t>Remaining issues on PDCCH monitoring enhancements for 52.6 to 71GHz</w:t>
      </w:r>
      <w:r w:rsidR="007D7F59">
        <w:rPr>
          <w:lang w:eastAsia="x-none"/>
        </w:rPr>
        <w:tab/>
        <w:t>ZTE, Sanechips</w:t>
      </w:r>
    </w:p>
    <w:p w14:paraId="47CA3928" w14:textId="282C1A08" w:rsidR="007D7F59" w:rsidRDefault="001B5688" w:rsidP="007D7F59">
      <w:pPr>
        <w:rPr>
          <w:lang w:eastAsia="x-none"/>
        </w:rPr>
      </w:pPr>
      <w:hyperlink r:id="rId556" w:history="1">
        <w:r w:rsidR="000B5C49">
          <w:rPr>
            <w:rStyle w:val="Hyperlink"/>
            <w:lang w:eastAsia="x-none"/>
          </w:rPr>
          <w:t>R1-2203370</w:t>
        </w:r>
      </w:hyperlink>
      <w:r w:rsidR="007D7F59">
        <w:rPr>
          <w:lang w:eastAsia="x-none"/>
        </w:rPr>
        <w:tab/>
        <w:t>Remaining issues for PDCCH monitoring enhancements</w:t>
      </w:r>
      <w:r w:rsidR="007D7F59">
        <w:rPr>
          <w:lang w:eastAsia="x-none"/>
        </w:rPr>
        <w:tab/>
        <w:t>InterDigital, Inc.</w:t>
      </w:r>
    </w:p>
    <w:p w14:paraId="33FF91DE" w14:textId="0B745D66" w:rsidR="007D7F59" w:rsidRDefault="001B5688" w:rsidP="007D7F59">
      <w:pPr>
        <w:rPr>
          <w:lang w:eastAsia="x-none"/>
        </w:rPr>
      </w:pPr>
      <w:hyperlink r:id="rId557" w:history="1">
        <w:r w:rsidR="000B5C49">
          <w:rPr>
            <w:rStyle w:val="Hyperlink"/>
            <w:lang w:eastAsia="x-none"/>
          </w:rPr>
          <w:t>R1-2203431</w:t>
        </w:r>
      </w:hyperlink>
      <w:r w:rsidR="007D7F59">
        <w:rPr>
          <w:lang w:eastAsia="x-none"/>
        </w:rPr>
        <w:tab/>
        <w:t>Remaining issues on PDCCH monitoring enhancements for up to 71GHz operation</w:t>
      </w:r>
      <w:r w:rsidR="007D7F59">
        <w:rPr>
          <w:lang w:eastAsia="x-none"/>
        </w:rPr>
        <w:tab/>
        <w:t>CATT</w:t>
      </w:r>
    </w:p>
    <w:p w14:paraId="6E8BBF6C" w14:textId="374C8FBC" w:rsidR="007D7F59" w:rsidRDefault="001B5688" w:rsidP="007D7F59">
      <w:pPr>
        <w:rPr>
          <w:lang w:eastAsia="x-none"/>
        </w:rPr>
      </w:pPr>
      <w:hyperlink r:id="rId558" w:history="1">
        <w:r w:rsidR="000B5C49">
          <w:rPr>
            <w:rStyle w:val="Hyperlink"/>
            <w:lang w:eastAsia="x-none"/>
          </w:rPr>
          <w:t>R1-2203509</w:t>
        </w:r>
      </w:hyperlink>
      <w:r w:rsidR="007D7F59">
        <w:rPr>
          <w:lang w:eastAsia="x-none"/>
        </w:rPr>
        <w:tab/>
        <w:t>Maintenance on PDCCH monitoring enhancements for NR operation from 52.6GHz to 71GHz</w:t>
      </w:r>
      <w:r w:rsidR="007D7F59">
        <w:rPr>
          <w:lang w:eastAsia="x-none"/>
        </w:rPr>
        <w:tab/>
        <w:t>vivo</w:t>
      </w:r>
    </w:p>
    <w:p w14:paraId="023B80E8" w14:textId="66239A38" w:rsidR="007D7F59" w:rsidRDefault="001B5688" w:rsidP="007D7F59">
      <w:pPr>
        <w:rPr>
          <w:lang w:eastAsia="x-none"/>
        </w:rPr>
      </w:pPr>
      <w:hyperlink r:id="rId559" w:history="1">
        <w:r w:rsidR="000B5C49">
          <w:rPr>
            <w:rStyle w:val="Hyperlink"/>
            <w:lang w:eastAsia="x-none"/>
          </w:rPr>
          <w:t>R1-2203859</w:t>
        </w:r>
      </w:hyperlink>
      <w:r w:rsidR="007D7F59">
        <w:rPr>
          <w:lang w:eastAsia="x-none"/>
        </w:rPr>
        <w:tab/>
        <w:t>Maintenance on PDCCH monitoring enhancements for NR from 52.6 GHz to 71 GHz</w:t>
      </w:r>
      <w:r w:rsidR="007D7F59">
        <w:rPr>
          <w:lang w:eastAsia="x-none"/>
        </w:rPr>
        <w:tab/>
        <w:t>Samsung</w:t>
      </w:r>
    </w:p>
    <w:p w14:paraId="3FCD02B2" w14:textId="15F6E5FB" w:rsidR="007D7F59" w:rsidRDefault="001B5688" w:rsidP="007D7F59">
      <w:pPr>
        <w:rPr>
          <w:lang w:eastAsia="x-none"/>
        </w:rPr>
      </w:pPr>
      <w:hyperlink r:id="rId560" w:history="1">
        <w:r w:rsidR="000B5C49">
          <w:rPr>
            <w:rStyle w:val="Hyperlink"/>
            <w:lang w:eastAsia="x-none"/>
          </w:rPr>
          <w:t>R1-2203987</w:t>
        </w:r>
      </w:hyperlink>
      <w:r w:rsidR="007D7F59">
        <w:rPr>
          <w:lang w:eastAsia="x-none"/>
        </w:rPr>
        <w:tab/>
        <w:t>Discussion on remaining issue for PDCCH monitoring enhancement</w:t>
      </w:r>
      <w:r w:rsidR="007D7F59">
        <w:rPr>
          <w:lang w:eastAsia="x-none"/>
        </w:rPr>
        <w:tab/>
        <w:t>OPPO</w:t>
      </w:r>
    </w:p>
    <w:p w14:paraId="36ED4C45" w14:textId="7F27F680" w:rsidR="007D7F59" w:rsidRDefault="001B5688" w:rsidP="007D7F59">
      <w:pPr>
        <w:rPr>
          <w:lang w:eastAsia="x-none"/>
        </w:rPr>
      </w:pPr>
      <w:hyperlink r:id="rId561" w:history="1">
        <w:r w:rsidR="000B5C49">
          <w:rPr>
            <w:rStyle w:val="Hyperlink"/>
            <w:lang w:eastAsia="x-none"/>
          </w:rPr>
          <w:t>R1-2204075</w:t>
        </w:r>
      </w:hyperlink>
      <w:r w:rsidR="007D7F59">
        <w:rPr>
          <w:lang w:eastAsia="x-none"/>
        </w:rPr>
        <w:tab/>
        <w:t xml:space="preserve">Remaining issues on PDCCH monitoring </w:t>
      </w:r>
      <w:r w:rsidR="007D7F59">
        <w:rPr>
          <w:lang w:eastAsia="x-none"/>
        </w:rPr>
        <w:tab/>
        <w:t>Panasonic</w:t>
      </w:r>
    </w:p>
    <w:p w14:paraId="4893C93C" w14:textId="0255A09C" w:rsidR="007D7F59" w:rsidRDefault="001B5688" w:rsidP="007D7F59">
      <w:pPr>
        <w:rPr>
          <w:lang w:eastAsia="x-none"/>
        </w:rPr>
      </w:pPr>
      <w:hyperlink r:id="rId562" w:history="1">
        <w:r w:rsidR="000B5C49">
          <w:rPr>
            <w:rStyle w:val="Hyperlink"/>
            <w:lang w:eastAsia="x-none"/>
          </w:rPr>
          <w:t>R1-2204111</w:t>
        </w:r>
      </w:hyperlink>
      <w:r w:rsidR="007D7F59">
        <w:rPr>
          <w:lang w:eastAsia="x-none"/>
        </w:rPr>
        <w:tab/>
        <w:t>PDCCH Monitoring Enhancements</w:t>
      </w:r>
      <w:r w:rsidR="007D7F59">
        <w:rPr>
          <w:lang w:eastAsia="x-none"/>
        </w:rPr>
        <w:tab/>
        <w:t>Ericsson</w:t>
      </w:r>
    </w:p>
    <w:p w14:paraId="689BD84A" w14:textId="0BE6F3A0" w:rsidR="007D7F59" w:rsidRDefault="001B5688" w:rsidP="007D7F59">
      <w:pPr>
        <w:rPr>
          <w:lang w:eastAsia="x-none"/>
        </w:rPr>
      </w:pPr>
      <w:hyperlink r:id="rId563" w:history="1">
        <w:r w:rsidR="000B5C49">
          <w:rPr>
            <w:rStyle w:val="Hyperlink"/>
            <w:lang w:eastAsia="x-none"/>
          </w:rPr>
          <w:t>R1-2204202</w:t>
        </w:r>
      </w:hyperlink>
      <w:r w:rsidR="007D7F59">
        <w:rPr>
          <w:lang w:eastAsia="x-none"/>
        </w:rPr>
        <w:tab/>
        <w:t>On remaining issues for PDCCH Monitoring</w:t>
      </w:r>
      <w:r w:rsidR="007D7F59">
        <w:rPr>
          <w:lang w:eastAsia="x-none"/>
        </w:rPr>
        <w:tab/>
        <w:t>Apple</w:t>
      </w:r>
    </w:p>
    <w:p w14:paraId="3DC57263" w14:textId="2CC3C4A1" w:rsidR="007D7F59" w:rsidRDefault="001B5688" w:rsidP="007D7F59">
      <w:pPr>
        <w:rPr>
          <w:lang w:eastAsia="x-none"/>
        </w:rPr>
      </w:pPr>
      <w:hyperlink r:id="rId564" w:history="1">
        <w:r w:rsidR="000B5C49">
          <w:rPr>
            <w:rStyle w:val="Hyperlink"/>
            <w:lang w:eastAsia="x-none"/>
          </w:rPr>
          <w:t>R1-2204339</w:t>
        </w:r>
      </w:hyperlink>
      <w:r w:rsidR="007D7F59">
        <w:rPr>
          <w:lang w:eastAsia="x-none"/>
        </w:rPr>
        <w:tab/>
        <w:t>Remaining issues on PDCCH monitoring enhancements for NR in FR2-2</w:t>
      </w:r>
      <w:r w:rsidR="007D7F59">
        <w:rPr>
          <w:lang w:eastAsia="x-none"/>
        </w:rPr>
        <w:tab/>
        <w:t>NTT DOCOMO, INC.</w:t>
      </w:r>
    </w:p>
    <w:p w14:paraId="5AC22232" w14:textId="7E463FF6" w:rsidR="007D7F59" w:rsidRDefault="001B5688" w:rsidP="007D7F59">
      <w:pPr>
        <w:rPr>
          <w:lang w:eastAsia="x-none"/>
        </w:rPr>
      </w:pPr>
      <w:hyperlink r:id="rId565" w:history="1">
        <w:r w:rsidR="000B5C49">
          <w:rPr>
            <w:rStyle w:val="Hyperlink"/>
            <w:lang w:eastAsia="x-none"/>
          </w:rPr>
          <w:t>R1-2204514</w:t>
        </w:r>
      </w:hyperlink>
      <w:r w:rsidR="007D7F59">
        <w:rPr>
          <w:lang w:eastAsia="x-none"/>
        </w:rPr>
        <w:tab/>
        <w:t>PDCCH monitoring enhancements</w:t>
      </w:r>
      <w:r w:rsidR="007D7F59">
        <w:rPr>
          <w:lang w:eastAsia="x-none"/>
        </w:rPr>
        <w:tab/>
        <w:t>Sharp</w:t>
      </w:r>
    </w:p>
    <w:p w14:paraId="64A6B705" w14:textId="2C2321F5" w:rsidR="007D7F59" w:rsidRDefault="001B5688" w:rsidP="007D7F59">
      <w:pPr>
        <w:rPr>
          <w:lang w:eastAsia="x-none"/>
        </w:rPr>
      </w:pPr>
      <w:hyperlink r:id="rId566" w:history="1">
        <w:r w:rsidR="000B5C49">
          <w:rPr>
            <w:rStyle w:val="Hyperlink"/>
            <w:lang w:eastAsia="x-none"/>
          </w:rPr>
          <w:t>R1-2204566</w:t>
        </w:r>
      </w:hyperlink>
      <w:r w:rsidR="007D7F59">
        <w:rPr>
          <w:lang w:eastAsia="x-none"/>
        </w:rPr>
        <w:tab/>
        <w:t>Remaining Issues on PDCCH Monitoring Enhancements in FR2-2</w:t>
      </w:r>
      <w:r w:rsidR="007D7F59">
        <w:rPr>
          <w:lang w:eastAsia="x-none"/>
        </w:rPr>
        <w:tab/>
        <w:t>TCL Communication</w:t>
      </w:r>
    </w:p>
    <w:p w14:paraId="6AC8395E" w14:textId="0A6C588A" w:rsidR="007D7F59" w:rsidRDefault="001B5688" w:rsidP="007D7F59">
      <w:pPr>
        <w:rPr>
          <w:lang w:eastAsia="x-none"/>
        </w:rPr>
      </w:pPr>
      <w:hyperlink r:id="rId567" w:history="1">
        <w:r w:rsidR="000B5C49">
          <w:rPr>
            <w:rStyle w:val="Hyperlink"/>
            <w:lang w:eastAsia="x-none"/>
          </w:rPr>
          <w:t>R1-2204578</w:t>
        </w:r>
      </w:hyperlink>
      <w:r w:rsidR="007D7F59">
        <w:rPr>
          <w:lang w:eastAsia="x-none"/>
        </w:rPr>
        <w:tab/>
        <w:t>Remaining issues of PDCCH monitoring enhancements for above 52.6GHz</w:t>
      </w:r>
      <w:r w:rsidR="007D7F59">
        <w:rPr>
          <w:lang w:eastAsia="x-none"/>
        </w:rPr>
        <w:tab/>
        <w:t>Transsion Holdings</w:t>
      </w:r>
    </w:p>
    <w:p w14:paraId="1E4DC356" w14:textId="6429208B" w:rsidR="007D7F59" w:rsidRDefault="001B5688" w:rsidP="007D7F59">
      <w:pPr>
        <w:rPr>
          <w:lang w:eastAsia="x-none"/>
        </w:rPr>
      </w:pPr>
      <w:hyperlink r:id="rId568" w:history="1">
        <w:r w:rsidR="000B5C49">
          <w:rPr>
            <w:rStyle w:val="Hyperlink"/>
            <w:lang w:eastAsia="x-none"/>
          </w:rPr>
          <w:t>R1-2204600</w:t>
        </w:r>
      </w:hyperlink>
      <w:r w:rsidR="007D7F59">
        <w:rPr>
          <w:lang w:eastAsia="x-none"/>
        </w:rPr>
        <w:tab/>
        <w:t>Remaining issues on PDCCH monitoring enhancements</w:t>
      </w:r>
      <w:r w:rsidR="007D7F59">
        <w:rPr>
          <w:lang w:eastAsia="x-none"/>
        </w:rPr>
        <w:tab/>
        <w:t>Nokia, Nokia Shanghai Bell</w:t>
      </w:r>
    </w:p>
    <w:p w14:paraId="284B7B35" w14:textId="040F99C1" w:rsidR="007D7F59" w:rsidRDefault="001B5688" w:rsidP="007D7F59">
      <w:pPr>
        <w:rPr>
          <w:lang w:eastAsia="x-none"/>
        </w:rPr>
      </w:pPr>
      <w:hyperlink r:id="rId569" w:history="1">
        <w:r w:rsidR="000B5C49">
          <w:rPr>
            <w:rStyle w:val="Hyperlink"/>
            <w:lang w:eastAsia="x-none"/>
          </w:rPr>
          <w:t>R1-2204612</w:t>
        </w:r>
      </w:hyperlink>
      <w:r w:rsidR="007D7F59">
        <w:rPr>
          <w:lang w:eastAsia="x-none"/>
        </w:rPr>
        <w:tab/>
        <w:t>Remaining issues of PDCCH monitoring enhancements to support NR above 52.6 GHz</w:t>
      </w:r>
      <w:r w:rsidR="007D7F59">
        <w:rPr>
          <w:lang w:eastAsia="x-none"/>
        </w:rPr>
        <w:tab/>
        <w:t>LG Electronics</w:t>
      </w:r>
    </w:p>
    <w:p w14:paraId="72C2663C" w14:textId="56BE68A3" w:rsidR="007D7F59" w:rsidRDefault="001B5688" w:rsidP="007D7F59">
      <w:pPr>
        <w:rPr>
          <w:lang w:eastAsia="x-none"/>
        </w:rPr>
      </w:pPr>
      <w:hyperlink r:id="rId570" w:history="1">
        <w:r w:rsidR="000B5C49">
          <w:rPr>
            <w:rStyle w:val="Hyperlink"/>
            <w:lang w:eastAsia="x-none"/>
          </w:rPr>
          <w:t>R1-2204706</w:t>
        </w:r>
      </w:hyperlink>
      <w:r w:rsidR="007D7F59">
        <w:rPr>
          <w:lang w:eastAsia="x-none"/>
        </w:rPr>
        <w:tab/>
        <w:t>Remaining discussion on PDCCH monitoring enhancement for 52.6-71 GHz NR operation</w:t>
      </w:r>
      <w:r w:rsidR="007D7F59">
        <w:rPr>
          <w:lang w:eastAsia="x-none"/>
        </w:rPr>
        <w:tab/>
        <w:t>MediaTek Inc.</w:t>
      </w:r>
    </w:p>
    <w:p w14:paraId="26D8FEAA" w14:textId="2DF7A23B" w:rsidR="007D7F59" w:rsidRDefault="001B5688" w:rsidP="007D7F59">
      <w:pPr>
        <w:rPr>
          <w:lang w:eastAsia="x-none"/>
        </w:rPr>
      </w:pPr>
      <w:hyperlink r:id="rId571" w:history="1">
        <w:r w:rsidR="000B5C49">
          <w:rPr>
            <w:rStyle w:val="Hyperlink"/>
            <w:lang w:eastAsia="x-none"/>
          </w:rPr>
          <w:t>R1-2204767</w:t>
        </w:r>
      </w:hyperlink>
      <w:r w:rsidR="007D7F59">
        <w:rPr>
          <w:lang w:eastAsia="x-none"/>
        </w:rPr>
        <w:tab/>
        <w:t>Discussion on PDCCH monitoring enhancements for extending NR up to 71 GHz</w:t>
      </w:r>
      <w:r w:rsidR="007D7F59">
        <w:rPr>
          <w:lang w:eastAsia="x-none"/>
        </w:rPr>
        <w:tab/>
        <w:t>Intel Corporation</w:t>
      </w:r>
    </w:p>
    <w:p w14:paraId="31011D66" w14:textId="1C3E6F53" w:rsidR="007D7F59" w:rsidRDefault="001B5688" w:rsidP="007D7F59">
      <w:pPr>
        <w:rPr>
          <w:lang w:eastAsia="x-none"/>
        </w:rPr>
      </w:pPr>
      <w:hyperlink r:id="rId572" w:history="1">
        <w:r w:rsidR="000B5C49">
          <w:rPr>
            <w:rStyle w:val="Hyperlink"/>
            <w:lang w:eastAsia="x-none"/>
          </w:rPr>
          <w:t>R1-2204979</w:t>
        </w:r>
      </w:hyperlink>
      <w:r w:rsidR="007D7F59">
        <w:rPr>
          <w:lang w:eastAsia="x-none"/>
        </w:rPr>
        <w:tab/>
        <w:t>PDCCH monitoring enhancements for NR in 52p6 to 71GHz band</w:t>
      </w:r>
      <w:r w:rsidR="007D7F59">
        <w:rPr>
          <w:lang w:eastAsia="x-none"/>
        </w:rPr>
        <w:tab/>
        <w:t>Qualcomm Incorporated</w:t>
      </w:r>
    </w:p>
    <w:p w14:paraId="2BEF5E1E" w14:textId="18FA5FB8" w:rsidR="00407C8D" w:rsidRDefault="00407C8D" w:rsidP="007D7F59">
      <w:pPr>
        <w:rPr>
          <w:lang w:eastAsia="x-none"/>
        </w:rPr>
      </w:pPr>
    </w:p>
    <w:p w14:paraId="2208634E" w14:textId="77777777" w:rsidR="00407C8D" w:rsidRPr="00407C8D" w:rsidRDefault="00407C8D" w:rsidP="00407C8D">
      <w:pPr>
        <w:rPr>
          <w:rFonts w:ascii="Times New Roman" w:hAnsi="Times New Roman"/>
          <w:lang w:eastAsia="x-none"/>
        </w:rPr>
      </w:pPr>
      <w:r w:rsidRPr="00407C8D">
        <w:rPr>
          <w:rFonts w:ascii="Times New Roman" w:hAnsi="Times New Roman"/>
          <w:lang w:eastAsia="x-none"/>
        </w:rPr>
        <w:t>[109-e-R17-FR2-2-02] – Alex (Lenovo)</w:t>
      </w:r>
    </w:p>
    <w:p w14:paraId="03D7873D" w14:textId="3441B52F" w:rsidR="00407C8D" w:rsidRPr="00407C8D" w:rsidRDefault="00407C8D" w:rsidP="00407C8D">
      <w:pPr>
        <w:rPr>
          <w:rFonts w:ascii="Times New Roman" w:hAnsi="Times New Roman"/>
          <w:lang w:eastAsia="x-none"/>
        </w:rPr>
      </w:pPr>
      <w:r w:rsidRPr="00407C8D">
        <w:rPr>
          <w:rFonts w:ascii="Times New Roman" w:hAnsi="Times New Roman"/>
          <w:lang w:eastAsia="x-none"/>
        </w:rPr>
        <w:t xml:space="preserve">Email discussion under 8.2.2 for maintenance on PDCCH monitoring enhancements, for issues 2-1/2-8, 2-4, 2-5/2-7/2-9, 2-10, 2-12, 2-13, 2-15 (RRC) and issue 8-1 in </w:t>
      </w:r>
      <w:hyperlink r:id="rId573" w:history="1">
        <w:r w:rsidR="000B5C49">
          <w:rPr>
            <w:rStyle w:val="Hyperlink"/>
            <w:rFonts w:ascii="Times New Roman" w:hAnsi="Times New Roman"/>
            <w:lang w:eastAsia="x-none"/>
          </w:rPr>
          <w:t>R1-2205124</w:t>
        </w:r>
      </w:hyperlink>
    </w:p>
    <w:p w14:paraId="7E6BE2B6" w14:textId="77777777" w:rsidR="00407C8D" w:rsidRPr="00407C8D" w:rsidRDefault="00407C8D" w:rsidP="00407C8D">
      <w:pPr>
        <w:numPr>
          <w:ilvl w:val="0"/>
          <w:numId w:val="65"/>
        </w:numPr>
        <w:rPr>
          <w:rFonts w:ascii="Times New Roman" w:hAnsi="Times New Roman"/>
          <w:lang w:eastAsia="x-none"/>
        </w:rPr>
      </w:pPr>
      <w:r w:rsidRPr="00407C8D">
        <w:rPr>
          <w:rFonts w:ascii="Times New Roman" w:hAnsi="Times New Roman"/>
          <w:lang w:eastAsia="x-none"/>
        </w:rPr>
        <w:t>1</w:t>
      </w:r>
      <w:r w:rsidRPr="00407C8D">
        <w:rPr>
          <w:rFonts w:ascii="Times New Roman" w:hAnsi="Times New Roman"/>
          <w:vertAlign w:val="superscript"/>
          <w:lang w:eastAsia="x-none"/>
        </w:rPr>
        <w:t>st</w:t>
      </w:r>
      <w:r w:rsidRPr="00407C8D">
        <w:rPr>
          <w:rFonts w:ascii="Times New Roman" w:hAnsi="Times New Roman"/>
          <w:lang w:eastAsia="x-none"/>
        </w:rPr>
        <w:t xml:space="preserve"> check point: </w:t>
      </w:r>
      <w:r w:rsidRPr="00407C8D">
        <w:rPr>
          <w:rFonts w:ascii="Times New Roman" w:hAnsi="Times New Roman"/>
          <w:lang w:eastAsia="zh-CN"/>
        </w:rPr>
        <w:t>May 13 (any RRC impact by May 12)</w:t>
      </w:r>
    </w:p>
    <w:p w14:paraId="0BE54FC1" w14:textId="77777777" w:rsidR="00407C8D" w:rsidRPr="00407C8D" w:rsidRDefault="00407C8D" w:rsidP="00407C8D">
      <w:pPr>
        <w:numPr>
          <w:ilvl w:val="0"/>
          <w:numId w:val="65"/>
        </w:numPr>
        <w:rPr>
          <w:rFonts w:ascii="Times New Roman" w:hAnsi="Times New Roman"/>
          <w:lang w:eastAsia="x-none"/>
        </w:rPr>
      </w:pPr>
      <w:r w:rsidRPr="00407C8D">
        <w:rPr>
          <w:rFonts w:ascii="Times New Roman" w:hAnsi="Times New Roman"/>
          <w:lang w:eastAsia="x-none"/>
        </w:rPr>
        <w:t xml:space="preserve">Final check point: </w:t>
      </w:r>
      <w:r w:rsidRPr="00407C8D">
        <w:rPr>
          <w:rFonts w:ascii="Times New Roman" w:hAnsi="Times New Roman"/>
          <w:lang w:eastAsia="zh-CN"/>
        </w:rPr>
        <w:t>May 18</w:t>
      </w:r>
    </w:p>
    <w:p w14:paraId="49A6213E" w14:textId="34305447" w:rsidR="00407C8D" w:rsidRPr="00407C8D" w:rsidRDefault="001B5688" w:rsidP="00407C8D">
      <w:pPr>
        <w:rPr>
          <w:b/>
          <w:bCs/>
          <w:lang w:eastAsia="x-none"/>
        </w:rPr>
      </w:pPr>
      <w:hyperlink r:id="rId574" w:history="1">
        <w:r w:rsidR="000B5C49">
          <w:rPr>
            <w:rStyle w:val="Hyperlink"/>
            <w:b/>
            <w:bCs/>
            <w:lang w:eastAsia="x-none"/>
          </w:rPr>
          <w:t>R1-2205279</w:t>
        </w:r>
      </w:hyperlink>
      <w:r w:rsidR="00407C8D" w:rsidRPr="00407C8D">
        <w:rPr>
          <w:b/>
          <w:bCs/>
          <w:lang w:eastAsia="x-none"/>
        </w:rPr>
        <w:tab/>
        <w:t>Feature lead summary #1 for B52.6 GHz PDCCH monitoring enhancements</w:t>
      </w:r>
      <w:r w:rsidR="00407C8D" w:rsidRPr="00407C8D">
        <w:rPr>
          <w:b/>
          <w:bCs/>
          <w:lang w:eastAsia="x-none"/>
        </w:rPr>
        <w:tab/>
        <w:t>Moderator (Lenovo)</w:t>
      </w:r>
    </w:p>
    <w:p w14:paraId="285A2C6B" w14:textId="77777777" w:rsidR="00F12D13" w:rsidRDefault="00F12D13" w:rsidP="00F12D13">
      <w:r>
        <w:rPr>
          <w:b/>
          <w:bCs/>
        </w:rPr>
        <w:t>Decision:</w:t>
      </w:r>
      <w:r w:rsidRPr="00B27BDB">
        <w:t xml:space="preserve"> As per email decision posted on May 1</w:t>
      </w:r>
      <w:r>
        <w:t>3</w:t>
      </w:r>
      <w:r w:rsidRPr="00B27BDB">
        <w:rPr>
          <w:vertAlign w:val="superscript"/>
        </w:rPr>
        <w:t>th</w:t>
      </w:r>
      <w:r w:rsidRPr="00B27BDB">
        <w:t>,</w:t>
      </w:r>
    </w:p>
    <w:p w14:paraId="40DB358E" w14:textId="77777777" w:rsidR="00407C8D" w:rsidRPr="00F12D13" w:rsidRDefault="00407C8D" w:rsidP="00407C8D">
      <w:pPr>
        <w:rPr>
          <w:bCs/>
          <w:lang w:eastAsia="x-none"/>
        </w:rPr>
      </w:pPr>
      <w:r w:rsidRPr="00F12D13">
        <w:rPr>
          <w:rFonts w:ascii="Times New Roman" w:eastAsia="Malgun Gothic" w:hAnsi="Times New Roman"/>
          <w:bCs/>
          <w:highlight w:val="green"/>
          <w:lang w:eastAsia="zh-CN"/>
        </w:rPr>
        <w:t>Agreement</w:t>
      </w:r>
    </w:p>
    <w:p w14:paraId="34A2717D" w14:textId="77777777" w:rsidR="00407C8D" w:rsidRPr="000731A2" w:rsidRDefault="00407C8D" w:rsidP="00CF6E6D">
      <w:pPr>
        <w:pStyle w:val="ListParagraph"/>
        <w:numPr>
          <w:ilvl w:val="0"/>
          <w:numId w:val="404"/>
        </w:numPr>
      </w:pPr>
      <w:r w:rsidRPr="000731A2">
        <w:t xml:space="preserve">For SCS 120 kHz, </w:t>
      </w:r>
      <w:r w:rsidRPr="00F12D13">
        <w:rPr>
          <w:i/>
          <w:iCs/>
        </w:rPr>
        <w:t>searchSpaceSwitchDelay</w:t>
      </w:r>
      <w:r w:rsidRPr="000731A2">
        <w:t xml:space="preserve"> supports values {40, 41, …, 52}.</w:t>
      </w:r>
    </w:p>
    <w:p w14:paraId="56E88746" w14:textId="77777777" w:rsidR="00407C8D" w:rsidRPr="000731A2" w:rsidRDefault="00407C8D" w:rsidP="00CF6E6D">
      <w:pPr>
        <w:pStyle w:val="ListParagraph"/>
        <w:numPr>
          <w:ilvl w:val="0"/>
          <w:numId w:val="404"/>
        </w:numPr>
      </w:pPr>
      <w:r w:rsidRPr="000731A2">
        <w:t xml:space="preserve">For SCS 480 kHz, </w:t>
      </w:r>
      <w:r w:rsidRPr="00F12D13">
        <w:rPr>
          <w:i/>
          <w:iCs/>
        </w:rPr>
        <w:t>searchSpaceSwitchDelay</w:t>
      </w:r>
      <w:r w:rsidRPr="000731A2">
        <w:t xml:space="preserve"> supports values {160, 164, …, 208}.</w:t>
      </w:r>
    </w:p>
    <w:p w14:paraId="319A717B" w14:textId="77777777" w:rsidR="00407C8D" w:rsidRPr="000731A2" w:rsidRDefault="00407C8D" w:rsidP="00CF6E6D">
      <w:pPr>
        <w:pStyle w:val="ListParagraph"/>
        <w:numPr>
          <w:ilvl w:val="0"/>
          <w:numId w:val="404"/>
        </w:numPr>
      </w:pPr>
      <w:r w:rsidRPr="000731A2">
        <w:t xml:space="preserve">For SCS 960 kHz, </w:t>
      </w:r>
      <w:r w:rsidRPr="00F12D13">
        <w:rPr>
          <w:i/>
          <w:iCs/>
        </w:rPr>
        <w:t>searchSpaceSwitchDelay</w:t>
      </w:r>
      <w:r w:rsidRPr="000731A2">
        <w:t xml:space="preserve"> supports values {320, 328, …, 416}</w:t>
      </w:r>
    </w:p>
    <w:p w14:paraId="0D00487D" w14:textId="77777777" w:rsidR="00407C8D" w:rsidRPr="000731A2" w:rsidRDefault="00407C8D" w:rsidP="00CF6E6D">
      <w:pPr>
        <w:pStyle w:val="ListParagraph"/>
        <w:numPr>
          <w:ilvl w:val="0"/>
          <w:numId w:val="404"/>
        </w:numPr>
      </w:pPr>
      <w:r w:rsidRPr="000731A2">
        <w:t>Include above value ranges in the RRC sheet provided to RAN2.</w:t>
      </w:r>
    </w:p>
    <w:p w14:paraId="4359A81C" w14:textId="77777777" w:rsidR="00407C8D" w:rsidRPr="00F12D13" w:rsidRDefault="00407C8D" w:rsidP="00407C8D">
      <w:pPr>
        <w:rPr>
          <w:bCs/>
          <w:lang w:eastAsia="x-none"/>
        </w:rPr>
      </w:pPr>
      <w:r w:rsidRPr="00F12D13">
        <w:rPr>
          <w:rFonts w:ascii="Times New Roman" w:eastAsia="Malgun Gothic" w:hAnsi="Times New Roman"/>
          <w:bCs/>
          <w:highlight w:val="green"/>
          <w:lang w:eastAsia="zh-CN"/>
        </w:rPr>
        <w:t>Agreement</w:t>
      </w:r>
    </w:p>
    <w:p w14:paraId="619313EF" w14:textId="08FE0176" w:rsidR="00407C8D" w:rsidRDefault="00407C8D" w:rsidP="00CF6E6D">
      <w:pPr>
        <w:pStyle w:val="ListParagraph"/>
        <w:numPr>
          <w:ilvl w:val="0"/>
          <w:numId w:val="405"/>
        </w:numPr>
        <w:rPr>
          <w:lang w:eastAsia="x-none"/>
        </w:rPr>
      </w:pPr>
      <w:r w:rsidRPr="001C4C68">
        <w:rPr>
          <w:lang w:eastAsia="x-none"/>
        </w:rPr>
        <w:t xml:space="preserve">Text Proposal 2-10-1 (for TS38.213 v17.1.0, clause 10) in section 2.7 of </w:t>
      </w:r>
      <w:hyperlink r:id="rId575" w:history="1">
        <w:r w:rsidR="000B5C49">
          <w:rPr>
            <w:rStyle w:val="Hyperlink"/>
            <w:lang w:eastAsia="x-none"/>
          </w:rPr>
          <w:t>R1-2205279</w:t>
        </w:r>
      </w:hyperlink>
      <w:r w:rsidRPr="001C4C68">
        <w:rPr>
          <w:lang w:eastAsia="x-none"/>
        </w:rPr>
        <w:t xml:space="preserve"> is endorsed.</w:t>
      </w:r>
    </w:p>
    <w:p w14:paraId="170C1057" w14:textId="77777777" w:rsidR="00407C8D" w:rsidRPr="00F12D13" w:rsidRDefault="00407C8D" w:rsidP="00407C8D">
      <w:pPr>
        <w:rPr>
          <w:bCs/>
          <w:lang w:eastAsia="x-none"/>
        </w:rPr>
      </w:pPr>
      <w:r w:rsidRPr="00F12D13">
        <w:rPr>
          <w:rFonts w:ascii="Times New Roman" w:eastAsia="Malgun Gothic" w:hAnsi="Times New Roman"/>
          <w:bCs/>
          <w:highlight w:val="green"/>
          <w:lang w:eastAsia="zh-CN"/>
        </w:rPr>
        <w:t>Agreement</w:t>
      </w:r>
    </w:p>
    <w:p w14:paraId="44DBA775" w14:textId="77777777" w:rsidR="00407C8D" w:rsidRDefault="00407C8D" w:rsidP="00407C8D">
      <w:pPr>
        <w:rPr>
          <w:rFonts w:ascii="Times New Roman" w:eastAsia="Times New Roman" w:hAnsi="Times New Roman"/>
        </w:rPr>
      </w:pPr>
      <w:r w:rsidRPr="00155E08">
        <w:rPr>
          <w:bCs/>
        </w:rPr>
        <w:t xml:space="preserve">Add parameter </w:t>
      </w:r>
      <w:r w:rsidRPr="00155E08">
        <w:rPr>
          <w:bCs/>
          <w:i/>
          <w:iCs/>
        </w:rPr>
        <w:t>pdcch-BlindDetectionCA-CombIndicator-r17</w:t>
      </w:r>
      <w:r w:rsidRPr="00155E08">
        <w:rPr>
          <w:bCs/>
        </w:rPr>
        <w:t xml:space="preserve"> to the updated RRC parameter spreadsheet which will be </w:t>
      </w:r>
      <w:r>
        <w:rPr>
          <w:bCs/>
        </w:rPr>
        <w:t>S</w:t>
      </w:r>
      <w:r w:rsidRPr="00C2001B">
        <w:rPr>
          <w:bCs/>
        </w:rPr>
        <w:t>en</w:t>
      </w:r>
      <w:r>
        <w:rPr>
          <w:bCs/>
        </w:rPr>
        <w:t>d</w:t>
      </w:r>
      <w:r w:rsidRPr="00C2001B">
        <w:rPr>
          <w:bCs/>
        </w:rPr>
        <w:t xml:space="preserve"> to RAN2 in an LS during RAN1#109-e</w:t>
      </w:r>
      <w:r>
        <w:rPr>
          <w:rFonts w:ascii="Times New Roman" w:eastAsia="Times New Roman" w:hAnsi="Times New Roman"/>
        </w:rPr>
        <w:t>.</w:t>
      </w:r>
    </w:p>
    <w:p w14:paraId="39B402C7" w14:textId="77777777" w:rsidR="00407C8D" w:rsidRDefault="00407C8D" w:rsidP="00407C8D">
      <w:pPr>
        <w:rPr>
          <w:bCs/>
        </w:rPr>
      </w:pPr>
      <w:r>
        <w:rPr>
          <w:rFonts w:ascii="Times New Roman" w:eastAsia="Times New Roman" w:hAnsi="Times New Roman"/>
        </w:rPr>
        <w:t>T</w:t>
      </w:r>
      <w:r w:rsidRPr="00C2001B">
        <w:rPr>
          <w:rFonts w:ascii="Times New Roman" w:eastAsia="Times New Roman" w:hAnsi="Times New Roman"/>
        </w:rPr>
        <w:t xml:space="preserve">o be handled in LS </w:t>
      </w:r>
      <w:r w:rsidRPr="00C2001B">
        <w:rPr>
          <w:lang w:eastAsia="x-none"/>
        </w:rPr>
        <w:t>on RRC parameter update</w:t>
      </w:r>
      <w:r w:rsidRPr="00C2001B">
        <w:rPr>
          <w:bCs/>
        </w:rPr>
        <w:t>.</w:t>
      </w:r>
    </w:p>
    <w:p w14:paraId="49DB6CE0" w14:textId="5B6D1898" w:rsidR="00407C8D" w:rsidRDefault="00407C8D" w:rsidP="00407C8D">
      <w:pPr>
        <w:rPr>
          <w:bCs/>
        </w:rPr>
      </w:pPr>
    </w:p>
    <w:p w14:paraId="01ECAC63" w14:textId="77777777" w:rsidR="00407C8D" w:rsidRPr="00F12D13" w:rsidRDefault="00407C8D" w:rsidP="00407C8D">
      <w:pPr>
        <w:rPr>
          <w:bCs/>
          <w:lang w:eastAsia="x-none"/>
        </w:rPr>
      </w:pPr>
      <w:r w:rsidRPr="00F12D13">
        <w:rPr>
          <w:rFonts w:ascii="Times New Roman" w:eastAsia="Malgun Gothic" w:hAnsi="Times New Roman"/>
          <w:bCs/>
          <w:highlight w:val="green"/>
          <w:lang w:eastAsia="zh-CN"/>
        </w:rPr>
        <w:t>Agreement</w:t>
      </w:r>
    </w:p>
    <w:p w14:paraId="6F9E11BA" w14:textId="77777777" w:rsidR="00407C8D" w:rsidRDefault="00407C8D" w:rsidP="00407C8D">
      <w:pPr>
        <w:pStyle w:val="ListParagraph"/>
        <w:snapToGrid w:val="0"/>
        <w:spacing w:line="259" w:lineRule="auto"/>
        <w:ind w:left="0"/>
      </w:pPr>
      <w:r>
        <w:lastRenderedPageBreak/>
        <w:t>For search space set configuration of multi-slot PDCCH monitoring, for Group (2) SSs</w:t>
      </w:r>
    </w:p>
    <w:p w14:paraId="1E1AFC85" w14:textId="77777777" w:rsidR="00407C8D" w:rsidRPr="00C64D74" w:rsidRDefault="00407C8D" w:rsidP="00CF6E6D">
      <w:pPr>
        <w:pStyle w:val="ListParagraph"/>
        <w:numPr>
          <w:ilvl w:val="0"/>
          <w:numId w:val="401"/>
        </w:numPr>
        <w:tabs>
          <w:tab w:val="left" w:pos="0"/>
        </w:tabs>
        <w:overflowPunct/>
        <w:autoSpaceDE/>
        <w:autoSpaceDN/>
        <w:adjustRightInd/>
        <w:snapToGrid w:val="0"/>
        <w:spacing w:after="0" w:line="252" w:lineRule="auto"/>
        <w:contextualSpacing w:val="0"/>
        <w:textAlignment w:val="auto"/>
      </w:pPr>
      <w:r w:rsidRPr="00C64D74">
        <w:t>For Type0/0A/2 CSS</w:t>
      </w:r>
    </w:p>
    <w:p w14:paraId="0C562CBF" w14:textId="77777777" w:rsidR="00407C8D" w:rsidRDefault="00407C8D" w:rsidP="00CF6E6D">
      <w:pPr>
        <w:numPr>
          <w:ilvl w:val="1"/>
          <w:numId w:val="400"/>
        </w:numPr>
        <w:overflowPunct w:val="0"/>
        <w:autoSpaceDE w:val="0"/>
        <w:autoSpaceDN w:val="0"/>
        <w:adjustRightInd w:val="0"/>
        <w:snapToGrid w:val="0"/>
        <w:spacing w:after="120"/>
        <w:textAlignment w:val="baseline"/>
        <w:rPr>
          <w:szCs w:val="20"/>
        </w:rPr>
      </w:pPr>
      <w:r>
        <w:rPr>
          <w:szCs w:val="20"/>
        </w:rPr>
        <w:t xml:space="preserve">The slots indicated in </w:t>
      </w:r>
      <w:r>
        <w:rPr>
          <w:i/>
          <w:iCs/>
          <w:szCs w:val="20"/>
        </w:rPr>
        <w:t>monitoringSlotsWithinSlotGroup-r17</w:t>
      </w:r>
      <w:r>
        <w:rPr>
          <w:szCs w:val="20"/>
        </w:rPr>
        <w:t xml:space="preserve"> are not restricted to be consecutive</w:t>
      </w:r>
    </w:p>
    <w:p w14:paraId="60FF583A" w14:textId="77777777" w:rsidR="00407C8D" w:rsidRDefault="00407C8D" w:rsidP="00CF6E6D">
      <w:pPr>
        <w:numPr>
          <w:ilvl w:val="1"/>
          <w:numId w:val="400"/>
        </w:numPr>
        <w:overflowPunct w:val="0"/>
        <w:autoSpaceDE w:val="0"/>
        <w:autoSpaceDN w:val="0"/>
        <w:adjustRightInd w:val="0"/>
        <w:snapToGrid w:val="0"/>
        <w:spacing w:after="120"/>
        <w:textAlignment w:val="baseline"/>
        <w:rPr>
          <w:szCs w:val="20"/>
        </w:rPr>
      </w:pPr>
      <w:r>
        <w:rPr>
          <w:szCs w:val="20"/>
        </w:rPr>
        <w:t xml:space="preserve">The number of </w:t>
      </w:r>
      <w:r>
        <w:rPr>
          <w:bCs/>
        </w:rPr>
        <w:t xml:space="preserve">slots configured for </w:t>
      </w:r>
      <w:r>
        <w:t>multi-slot PDCCH monitoring</w:t>
      </w:r>
      <w:r>
        <w:rPr>
          <w:szCs w:val="20"/>
        </w:rPr>
        <w:t xml:space="preserve"> in </w:t>
      </w:r>
      <w:r>
        <w:rPr>
          <w:i/>
          <w:iCs/>
          <w:szCs w:val="20"/>
        </w:rPr>
        <w:t>monitoringSlotsWithinSlotGroup-r17</w:t>
      </w:r>
      <w:r>
        <w:rPr>
          <w:bCs/>
          <w:szCs w:val="20"/>
        </w:rPr>
        <w:t xml:space="preserve"> can be up to L</w:t>
      </w:r>
    </w:p>
    <w:p w14:paraId="3EE895CB" w14:textId="77777777" w:rsidR="00407C8D" w:rsidRPr="00C64D74" w:rsidRDefault="00407C8D" w:rsidP="00CF6E6D">
      <w:pPr>
        <w:pStyle w:val="ListParagraph"/>
        <w:numPr>
          <w:ilvl w:val="0"/>
          <w:numId w:val="401"/>
        </w:numPr>
        <w:tabs>
          <w:tab w:val="left" w:pos="0"/>
        </w:tabs>
        <w:overflowPunct/>
        <w:autoSpaceDE/>
        <w:autoSpaceDN/>
        <w:adjustRightInd/>
        <w:snapToGrid w:val="0"/>
        <w:spacing w:after="0" w:line="252" w:lineRule="auto"/>
        <w:contextualSpacing w:val="0"/>
        <w:textAlignment w:val="auto"/>
      </w:pPr>
      <w:r w:rsidRPr="00C64D74">
        <w:t>For Type1 CSS without dedicated RRC</w:t>
      </w:r>
    </w:p>
    <w:p w14:paraId="7BC755B9" w14:textId="77777777" w:rsidR="00407C8D" w:rsidRDefault="00407C8D" w:rsidP="00CF6E6D">
      <w:pPr>
        <w:pStyle w:val="ListParagraph"/>
        <w:numPr>
          <w:ilvl w:val="1"/>
          <w:numId w:val="400"/>
        </w:numPr>
        <w:overflowPunct/>
        <w:autoSpaceDE/>
        <w:autoSpaceDN/>
        <w:adjustRightInd/>
        <w:snapToGrid w:val="0"/>
        <w:spacing w:after="0" w:line="259" w:lineRule="auto"/>
        <w:contextualSpacing w:val="0"/>
        <w:textAlignment w:val="auto"/>
      </w:pPr>
      <w:r>
        <w:t xml:space="preserve">The number of </w:t>
      </w:r>
      <w:r>
        <w:rPr>
          <w:bCs/>
        </w:rPr>
        <w:t xml:space="preserve">slots configured for </w:t>
      </w:r>
      <w:r>
        <w:t xml:space="preserve">multi-slot PDCCH monitoring in </w:t>
      </w:r>
      <w:r>
        <w:rPr>
          <w:i/>
          <w:iCs/>
        </w:rPr>
        <w:t>monitoringSlotsWithinSlotGroup-r17</w:t>
      </w:r>
      <w:r>
        <w:rPr>
          <w:bCs/>
        </w:rPr>
        <w:t xml:space="preserve"> per group of L slots should be no larger than 1</w:t>
      </w:r>
    </w:p>
    <w:p w14:paraId="29309744" w14:textId="164846D8" w:rsidR="00407C8D" w:rsidRDefault="00407C8D" w:rsidP="00407C8D">
      <w:pPr>
        <w:rPr>
          <w:lang w:eastAsia="x-none"/>
        </w:rPr>
      </w:pPr>
    </w:p>
    <w:p w14:paraId="4018B1DC" w14:textId="673AD59C" w:rsidR="00F12D13" w:rsidRDefault="00F12D13" w:rsidP="00F12D13">
      <w:r>
        <w:rPr>
          <w:b/>
          <w:bCs/>
        </w:rPr>
        <w:t>Decision:</w:t>
      </w:r>
      <w:r w:rsidRPr="00B27BDB">
        <w:t xml:space="preserve"> As per email decision posted on May 1</w:t>
      </w:r>
      <w:r>
        <w:t>7</w:t>
      </w:r>
      <w:r w:rsidRPr="00B27BDB">
        <w:rPr>
          <w:vertAlign w:val="superscript"/>
        </w:rPr>
        <w:t>th</w:t>
      </w:r>
      <w:r w:rsidRPr="00B27BDB">
        <w:t>,</w:t>
      </w:r>
    </w:p>
    <w:p w14:paraId="4827C553" w14:textId="77777777" w:rsidR="00407C8D" w:rsidRPr="00F12D13" w:rsidRDefault="00407C8D" w:rsidP="00407C8D">
      <w:pPr>
        <w:rPr>
          <w:bCs/>
          <w:lang w:eastAsia="x-none"/>
        </w:rPr>
      </w:pPr>
      <w:r w:rsidRPr="00F12D13">
        <w:rPr>
          <w:rFonts w:ascii="Times New Roman" w:eastAsia="Malgun Gothic" w:hAnsi="Times New Roman"/>
          <w:bCs/>
          <w:highlight w:val="green"/>
          <w:lang w:eastAsia="zh-CN"/>
        </w:rPr>
        <w:t>Agreement</w:t>
      </w:r>
    </w:p>
    <w:p w14:paraId="38C9CEC7" w14:textId="55D87C23" w:rsidR="00407C8D" w:rsidRDefault="00407C8D" w:rsidP="00407C8D">
      <w:pPr>
        <w:spacing w:line="252" w:lineRule="auto"/>
        <w:rPr>
          <w:rFonts w:ascii="Calibri" w:hAnsi="Calibri" w:cs="Calibri"/>
          <w:lang w:val="en-US"/>
        </w:rPr>
      </w:pPr>
      <w:r>
        <w:t xml:space="preserve">For a UE configured with multiple SSSGs switching and multi-slot based PDCCH monitoring, the UE determines the applicable </w:t>
      </w:r>
      <m:oMath>
        <m:sSub>
          <m:sSubPr>
            <m:ctrlPr>
              <w:rPr>
                <w:rFonts w:ascii="Cambria Math" w:eastAsia="SimSun" w:hAnsi="Cambria Math" w:cs="Calibri"/>
                <w:sz w:val="22"/>
                <w:szCs w:val="22"/>
              </w:rPr>
            </m:ctrlPr>
          </m:sSubPr>
          <m:e>
            <m:r>
              <m:rPr>
                <m:sty m:val="p"/>
              </m:rPr>
              <w:rPr>
                <w:rFonts w:ascii="Cambria Math" w:hAnsi="Cambria Math"/>
              </w:rPr>
              <m:t>(X</m:t>
            </m:r>
          </m:e>
          <m:sub>
            <m:r>
              <m:rPr>
                <m:sty m:val="p"/>
              </m:rPr>
              <w:rPr>
                <w:rFonts w:ascii="Cambria Math" w:hAnsi="Cambria Math"/>
              </w:rPr>
              <m:t>s</m:t>
            </m:r>
          </m:sub>
        </m:sSub>
        <m:r>
          <m:rPr>
            <m:sty m:val="p"/>
          </m:rPr>
          <w:rPr>
            <w:rFonts w:ascii="Cambria Math" w:hAnsi="Cambria Math"/>
          </w:rPr>
          <m:t>,</m:t>
        </m:r>
        <m:sSub>
          <m:sSubPr>
            <m:ctrlPr>
              <w:rPr>
                <w:rFonts w:ascii="Cambria Math" w:eastAsia="SimSun" w:hAnsi="Cambria Math" w:cs="Calibri"/>
                <w:sz w:val="22"/>
                <w:szCs w:val="22"/>
              </w:rPr>
            </m:ctrlPr>
          </m:sSubPr>
          <m:e>
            <m:r>
              <m:rPr>
                <m:sty m:val="p"/>
              </m:rPr>
              <w:rPr>
                <w:rFonts w:ascii="Cambria Math" w:hAnsi="Cambria Math"/>
              </w:rPr>
              <m:t>Y</m:t>
            </m:r>
          </m:e>
          <m:sub>
            <m:r>
              <m:rPr>
                <m:sty m:val="p"/>
              </m:rPr>
              <w:rPr>
                <w:rFonts w:ascii="Cambria Math" w:hAnsi="Cambria Math"/>
              </w:rPr>
              <m:t>s</m:t>
            </m:r>
          </m:sub>
        </m:sSub>
        <m:r>
          <m:rPr>
            <m:sty m:val="p"/>
          </m:rPr>
          <w:rPr>
            <w:rFonts w:ascii="Cambria Math" w:hAnsi="Cambria Math"/>
          </w:rPr>
          <m:t>)</m:t>
        </m:r>
      </m:oMath>
      <w:r>
        <w:t xml:space="preserve"> combination in a BWP based on all configured SS sets in the BWP. </w:t>
      </w:r>
    </w:p>
    <w:p w14:paraId="310E8907" w14:textId="77777777" w:rsidR="00407C8D" w:rsidRDefault="00407C8D" w:rsidP="00CF6E6D">
      <w:pPr>
        <w:pStyle w:val="ListParagraph"/>
        <w:numPr>
          <w:ilvl w:val="0"/>
          <w:numId w:val="405"/>
        </w:numPr>
        <w:rPr>
          <w:lang w:eastAsia="zh-CN"/>
        </w:rPr>
      </w:pPr>
      <w:r>
        <w:t xml:space="preserve">Note: No spec change may be required for this agreement. </w:t>
      </w:r>
    </w:p>
    <w:p w14:paraId="15AB9821" w14:textId="77777777" w:rsidR="00407C8D" w:rsidRDefault="00407C8D" w:rsidP="00CF6E6D">
      <w:pPr>
        <w:pStyle w:val="ListParagraph"/>
        <w:numPr>
          <w:ilvl w:val="0"/>
          <w:numId w:val="405"/>
        </w:numPr>
      </w:pPr>
      <w:r>
        <w:t>Note: The gNB can configure SS sets in multiple SSSGs using different values of L</w:t>
      </w:r>
    </w:p>
    <w:p w14:paraId="2A9328EC" w14:textId="77777777" w:rsidR="00407C8D" w:rsidRPr="00885CAB" w:rsidRDefault="00407C8D" w:rsidP="00407C8D">
      <w:pPr>
        <w:spacing w:line="252" w:lineRule="auto"/>
        <w:rPr>
          <w:u w:val="single"/>
        </w:rPr>
      </w:pPr>
      <w:r w:rsidRPr="00885CAB">
        <w:rPr>
          <w:u w:val="single"/>
        </w:rPr>
        <w:t>Conclusion</w:t>
      </w:r>
    </w:p>
    <w:p w14:paraId="6A95A067" w14:textId="07356721" w:rsidR="00407C8D" w:rsidRDefault="00407C8D" w:rsidP="00885CAB">
      <w:r>
        <w:t xml:space="preserve">Switching between SSSGs with different combinations of </w:t>
      </w:r>
      <m:oMath>
        <m:sSub>
          <m:sSubPr>
            <m:ctrlPr>
              <w:rPr>
                <w:rFonts w:ascii="Cambria Math" w:eastAsia="SimSun" w:hAnsi="Cambria Math" w:cs="Calibri"/>
                <w:sz w:val="22"/>
                <w:szCs w:val="22"/>
              </w:rPr>
            </m:ctrlPr>
          </m:sSubPr>
          <m:e>
            <m:r>
              <m:rPr>
                <m:sty m:val="p"/>
              </m:rPr>
              <w:rPr>
                <w:rFonts w:ascii="Cambria Math" w:hAnsi="Cambria Math"/>
              </w:rPr>
              <m:t>(X</m:t>
            </m:r>
          </m:e>
          <m:sub>
            <m:r>
              <m:rPr>
                <m:sty m:val="p"/>
              </m:rPr>
              <w:rPr>
                <w:rFonts w:ascii="Cambria Math" w:hAnsi="Cambria Math"/>
              </w:rPr>
              <m:t>s</m:t>
            </m:r>
          </m:sub>
        </m:sSub>
        <m:r>
          <m:rPr>
            <m:sty m:val="p"/>
          </m:rPr>
          <w:rPr>
            <w:rFonts w:ascii="Cambria Math" w:hAnsi="Cambria Math"/>
          </w:rPr>
          <m:t>,</m:t>
        </m:r>
        <m:sSub>
          <m:sSubPr>
            <m:ctrlPr>
              <w:rPr>
                <w:rFonts w:ascii="Cambria Math" w:eastAsia="SimSun" w:hAnsi="Cambria Math" w:cs="Calibri"/>
                <w:sz w:val="22"/>
                <w:szCs w:val="22"/>
              </w:rPr>
            </m:ctrlPr>
          </m:sSubPr>
          <m:e>
            <m:r>
              <m:rPr>
                <m:sty m:val="p"/>
              </m:rPr>
              <w:rPr>
                <w:rFonts w:ascii="Cambria Math" w:hAnsi="Cambria Math"/>
              </w:rPr>
              <m:t>Y</m:t>
            </m:r>
          </m:e>
          <m:sub>
            <m:r>
              <m:rPr>
                <m:sty m:val="p"/>
              </m:rPr>
              <w:rPr>
                <w:rFonts w:ascii="Cambria Math" w:hAnsi="Cambria Math"/>
              </w:rPr>
              <m:t>s</m:t>
            </m:r>
          </m:sub>
        </m:sSub>
        <m:r>
          <m:rPr>
            <m:sty m:val="p"/>
          </m:rPr>
          <w:rPr>
            <w:rFonts w:ascii="Cambria Math" w:hAnsi="Cambria Math"/>
          </w:rPr>
          <m:t>)</m:t>
        </m:r>
      </m:oMath>
      <w:r>
        <w:t xml:space="preserve"> is supported by BWP switching.</w:t>
      </w:r>
    </w:p>
    <w:p w14:paraId="093771E1" w14:textId="1DFC8576" w:rsidR="00407C8D" w:rsidRDefault="00407C8D" w:rsidP="00407C8D">
      <w:pPr>
        <w:rPr>
          <w:lang w:eastAsia="x-none"/>
        </w:rPr>
      </w:pPr>
    </w:p>
    <w:p w14:paraId="023EEB0E" w14:textId="4FA5D8E8" w:rsidR="00921478" w:rsidRPr="00921478" w:rsidRDefault="001B5688" w:rsidP="00921478">
      <w:pPr>
        <w:rPr>
          <w:b/>
          <w:bCs/>
          <w:lang w:eastAsia="x-none"/>
        </w:rPr>
      </w:pPr>
      <w:hyperlink r:id="rId576" w:history="1">
        <w:r w:rsidR="000B5C49">
          <w:rPr>
            <w:rStyle w:val="Hyperlink"/>
            <w:b/>
            <w:bCs/>
            <w:lang w:eastAsia="x-none"/>
          </w:rPr>
          <w:t>R1-2205280</w:t>
        </w:r>
      </w:hyperlink>
      <w:r w:rsidR="00921478" w:rsidRPr="00921478">
        <w:rPr>
          <w:b/>
          <w:bCs/>
          <w:lang w:eastAsia="x-none"/>
        </w:rPr>
        <w:tab/>
        <w:t>Feature lead summary #2 for B52.6 GHz PDCCH monitoring enhancements</w:t>
      </w:r>
      <w:r w:rsidR="00921478" w:rsidRPr="00921478">
        <w:rPr>
          <w:b/>
          <w:bCs/>
          <w:lang w:eastAsia="x-none"/>
        </w:rPr>
        <w:tab/>
        <w:t>Moderator (Lenovo)</w:t>
      </w:r>
    </w:p>
    <w:p w14:paraId="7150E235" w14:textId="5906CE41" w:rsidR="00885CAB" w:rsidRDefault="00885CAB" w:rsidP="00885CAB">
      <w:r>
        <w:rPr>
          <w:b/>
          <w:bCs/>
        </w:rPr>
        <w:t>Decision:</w:t>
      </w:r>
      <w:r w:rsidRPr="00B27BDB">
        <w:t xml:space="preserve"> As per email decision posted on May 1</w:t>
      </w:r>
      <w:r>
        <w:t>9</w:t>
      </w:r>
      <w:r w:rsidRPr="00B27BDB">
        <w:rPr>
          <w:vertAlign w:val="superscript"/>
        </w:rPr>
        <w:t>th</w:t>
      </w:r>
      <w:r w:rsidRPr="00B27BDB">
        <w:t>,</w:t>
      </w:r>
    </w:p>
    <w:p w14:paraId="2F186BC7" w14:textId="77777777" w:rsidR="00407C8D" w:rsidRPr="00885CAB" w:rsidRDefault="00407C8D" w:rsidP="00407C8D">
      <w:pPr>
        <w:rPr>
          <w:bCs/>
          <w:lang w:eastAsia="x-none"/>
        </w:rPr>
      </w:pPr>
      <w:r w:rsidRPr="00885CAB">
        <w:rPr>
          <w:rFonts w:ascii="Times New Roman" w:eastAsia="Malgun Gothic" w:hAnsi="Times New Roman"/>
          <w:bCs/>
          <w:highlight w:val="green"/>
          <w:lang w:eastAsia="zh-CN"/>
        </w:rPr>
        <w:t>Agreement</w:t>
      </w:r>
    </w:p>
    <w:p w14:paraId="56EB7D1F" w14:textId="77777777" w:rsidR="00407C8D" w:rsidRDefault="00407C8D" w:rsidP="00CF6E6D">
      <w:pPr>
        <w:pStyle w:val="ListParagraph"/>
        <w:numPr>
          <w:ilvl w:val="0"/>
          <w:numId w:val="406"/>
        </w:numPr>
        <w:rPr>
          <w:lang w:eastAsia="zh-CN"/>
        </w:rPr>
      </w:pPr>
      <w:r>
        <w:t>The UE capability framework agreed in RAN1#108-e for CA is extended to the case of NR-DC considering different combinations of Rel-17 (per-slot group) monitoring, Rel-15 (per-slot) monitoring, and Rel-16 (per-span) monitoring within different cell groups.</w:t>
      </w:r>
    </w:p>
    <w:p w14:paraId="232BE136" w14:textId="785D05F5" w:rsidR="00407C8D" w:rsidRDefault="00407C8D" w:rsidP="00CF6E6D">
      <w:pPr>
        <w:pStyle w:val="ListParagraph"/>
        <w:numPr>
          <w:ilvl w:val="0"/>
          <w:numId w:val="406"/>
        </w:numPr>
      </w:pPr>
      <w:r>
        <w:t xml:space="preserve">Suggest the contents under the bullets for NR-DC cases 4/5/6/7 in Proposal 2-12.2 in </w:t>
      </w:r>
      <w:hyperlink r:id="rId577" w:history="1">
        <w:r w:rsidR="000B5C49">
          <w:rPr>
            <w:rStyle w:val="Hyperlink"/>
          </w:rPr>
          <w:t>R1-2205280</w:t>
        </w:r>
      </w:hyperlink>
      <w:r>
        <w:t xml:space="preserve"> as possible implementation of this agreement to the spec editors.</w:t>
      </w:r>
    </w:p>
    <w:p w14:paraId="50240A62" w14:textId="774AAB57" w:rsidR="00885CAB" w:rsidRPr="00885CAB" w:rsidRDefault="001B5688" w:rsidP="00885CAB">
      <w:pPr>
        <w:rPr>
          <w:lang w:eastAsia="x-none"/>
        </w:rPr>
      </w:pPr>
      <w:hyperlink r:id="rId578" w:history="1">
        <w:r w:rsidR="000B5C49">
          <w:rPr>
            <w:rStyle w:val="Hyperlink"/>
            <w:b/>
            <w:bCs/>
            <w:lang w:eastAsia="x-none"/>
          </w:rPr>
          <w:t>R1-2205518</w:t>
        </w:r>
      </w:hyperlink>
      <w:r w:rsidR="00885CAB" w:rsidRPr="00885CAB">
        <w:rPr>
          <w:b/>
          <w:bCs/>
          <w:lang w:eastAsia="x-none"/>
        </w:rPr>
        <w:tab/>
        <w:t>Correction to BD/CCE budget allocation over multiple serving cells for multi-DCI multi-TRP for FR2-2</w:t>
      </w:r>
      <w:r w:rsidR="00885CAB" w:rsidRPr="00885CAB">
        <w:rPr>
          <w:b/>
          <w:bCs/>
          <w:lang w:eastAsia="x-none"/>
        </w:rPr>
        <w:tab/>
        <w:t>Ericsson</w:t>
      </w:r>
      <w:r w:rsidR="00885CAB" w:rsidRPr="00885CAB">
        <w:rPr>
          <w:lang w:eastAsia="x-none"/>
        </w:rPr>
        <w:tab/>
        <w:t xml:space="preserve">(rev of </w:t>
      </w:r>
      <w:hyperlink r:id="rId579" w:history="1">
        <w:r w:rsidR="000B5C49">
          <w:rPr>
            <w:rStyle w:val="Hyperlink"/>
            <w:lang w:eastAsia="x-none"/>
          </w:rPr>
          <w:t>R1-2205466</w:t>
        </w:r>
      </w:hyperlink>
      <w:r w:rsidR="00885CAB" w:rsidRPr="00885CAB">
        <w:rPr>
          <w:lang w:eastAsia="x-none"/>
        </w:rPr>
        <w:t>)</w:t>
      </w:r>
    </w:p>
    <w:p w14:paraId="0844DE2D" w14:textId="36E414DC" w:rsidR="00885CAB" w:rsidRDefault="00885CAB" w:rsidP="00885CAB">
      <w:r>
        <w:rPr>
          <w:b/>
          <w:bCs/>
        </w:rPr>
        <w:t>Decision:</w:t>
      </w:r>
      <w:r w:rsidRPr="00B27BDB">
        <w:t xml:space="preserve"> As per email decision posted on May </w:t>
      </w:r>
      <w:r>
        <w:t>21</w:t>
      </w:r>
      <w:r w:rsidRPr="00885CAB">
        <w:rPr>
          <w:vertAlign w:val="superscript"/>
        </w:rPr>
        <w:t>st</w:t>
      </w:r>
      <w:r>
        <w:t>,</w:t>
      </w:r>
    </w:p>
    <w:p w14:paraId="69C0ED58" w14:textId="77777777" w:rsidR="00407C8D" w:rsidRPr="00885CAB" w:rsidRDefault="00407C8D" w:rsidP="00407C8D">
      <w:pPr>
        <w:rPr>
          <w:bCs/>
          <w:lang w:eastAsia="x-none"/>
        </w:rPr>
      </w:pPr>
      <w:r w:rsidRPr="00885CAB">
        <w:rPr>
          <w:rFonts w:ascii="Times New Roman" w:eastAsia="Malgun Gothic" w:hAnsi="Times New Roman"/>
          <w:bCs/>
          <w:highlight w:val="green"/>
          <w:lang w:eastAsia="zh-CN"/>
        </w:rPr>
        <w:t>Agreement</w:t>
      </w:r>
    </w:p>
    <w:p w14:paraId="295E4175" w14:textId="3A6EBBFC" w:rsidR="00407C8D" w:rsidRDefault="00407C8D" w:rsidP="00CF6E6D">
      <w:pPr>
        <w:pStyle w:val="ListParagraph"/>
        <w:numPr>
          <w:ilvl w:val="0"/>
          <w:numId w:val="407"/>
        </w:numPr>
        <w:rPr>
          <w:lang w:eastAsia="x-none"/>
        </w:rPr>
      </w:pPr>
      <w:r w:rsidRPr="001C4C68">
        <w:rPr>
          <w:lang w:eastAsia="x-none"/>
        </w:rPr>
        <w:t xml:space="preserve">The text Proposal (for TS38.213 v17.1.0, clause 10) in </w:t>
      </w:r>
      <w:hyperlink r:id="rId580" w:history="1">
        <w:r w:rsidR="000B5C49">
          <w:rPr>
            <w:rStyle w:val="Hyperlink"/>
            <w:lang w:eastAsia="x-none"/>
          </w:rPr>
          <w:t>R1-2205518</w:t>
        </w:r>
      </w:hyperlink>
      <w:r w:rsidRPr="001C4C68">
        <w:rPr>
          <w:lang w:eastAsia="x-none"/>
        </w:rPr>
        <w:t xml:space="preserve"> is endorsed.</w:t>
      </w:r>
    </w:p>
    <w:p w14:paraId="0260E1B0" w14:textId="77777777" w:rsidR="00407C8D" w:rsidRPr="00921478" w:rsidRDefault="00407C8D" w:rsidP="00407C8D">
      <w:pPr>
        <w:rPr>
          <w:bCs/>
          <w:lang w:eastAsia="x-none"/>
        </w:rPr>
      </w:pPr>
      <w:r w:rsidRPr="00921478">
        <w:rPr>
          <w:rFonts w:ascii="Times New Roman" w:eastAsia="Malgun Gothic" w:hAnsi="Times New Roman"/>
          <w:bCs/>
          <w:highlight w:val="green"/>
          <w:lang w:eastAsia="zh-CN"/>
        </w:rPr>
        <w:t>Agreement</w:t>
      </w:r>
    </w:p>
    <w:p w14:paraId="59BEC493" w14:textId="77777777" w:rsidR="00407C8D" w:rsidRDefault="00407C8D" w:rsidP="00CF6E6D">
      <w:pPr>
        <w:pStyle w:val="ListParagraph"/>
        <w:numPr>
          <w:ilvl w:val="0"/>
          <w:numId w:val="402"/>
        </w:numPr>
        <w:overflowPunct/>
        <w:autoSpaceDE/>
        <w:autoSpaceDN/>
        <w:adjustRightInd/>
        <w:spacing w:after="0"/>
        <w:contextualSpacing w:val="0"/>
        <w:textAlignment w:val="auto"/>
      </w:pPr>
      <w:r>
        <w:t>For the UE capability parameters for carrier aggregation according to Cases 4,5,6,7 agreed in RAN1#108e, support the following value ranges:</w:t>
      </w:r>
    </w:p>
    <w:p w14:paraId="0688189F" w14:textId="77777777" w:rsidR="00407C8D" w:rsidRDefault="00407C8D" w:rsidP="00CF6E6D">
      <w:pPr>
        <w:numPr>
          <w:ilvl w:val="1"/>
          <w:numId w:val="403"/>
        </w:numPr>
        <w:autoSpaceDN w:val="0"/>
        <w:jc w:val="both"/>
        <w:rPr>
          <w:rFonts w:ascii="Times New Roman" w:hAnsi="Times New Roman"/>
        </w:rPr>
      </w:pPr>
      <w:r>
        <w:t>Case 4: Capability on the number of CCs with Rel-17 monitoring capability only</w:t>
      </w:r>
    </w:p>
    <w:p w14:paraId="2E252E61" w14:textId="77777777" w:rsidR="00407C8D" w:rsidRDefault="00407C8D" w:rsidP="00CF6E6D">
      <w:pPr>
        <w:numPr>
          <w:ilvl w:val="2"/>
          <w:numId w:val="403"/>
        </w:numPr>
        <w:autoSpaceDN w:val="0"/>
        <w:jc w:val="both"/>
        <w:rPr>
          <w:rFonts w:ascii="Calibri" w:hAnsi="Calibri" w:cs="Calibri"/>
          <w:lang w:eastAsia="zh-CN"/>
        </w:rPr>
      </w:pPr>
      <w:r>
        <w:t>Range of pdcch-BlindDetectionCA-R17: {[2 or 4], …, 16}</w:t>
      </w:r>
    </w:p>
    <w:p w14:paraId="637115EE" w14:textId="77777777" w:rsidR="00407C8D" w:rsidRDefault="00407C8D" w:rsidP="00CF6E6D">
      <w:pPr>
        <w:numPr>
          <w:ilvl w:val="1"/>
          <w:numId w:val="403"/>
        </w:numPr>
        <w:autoSpaceDN w:val="0"/>
        <w:jc w:val="both"/>
        <w:rPr>
          <w:rFonts w:ascii="Times New Roman" w:hAnsi="Times New Roman"/>
        </w:rPr>
      </w:pPr>
      <w:r>
        <w:t>Case 5: Capability on the number of CCs with Rel-15 monitoring capability and Rel-17 monitoring capability on different serving cells</w:t>
      </w:r>
    </w:p>
    <w:p w14:paraId="04632B60" w14:textId="77777777" w:rsidR="00407C8D" w:rsidRDefault="00407C8D" w:rsidP="00CF6E6D">
      <w:pPr>
        <w:numPr>
          <w:ilvl w:val="2"/>
          <w:numId w:val="403"/>
        </w:numPr>
        <w:autoSpaceDN w:val="0"/>
        <w:jc w:val="both"/>
        <w:rPr>
          <w:rFonts w:ascii="Calibri" w:hAnsi="Calibri" w:cs="Calibri"/>
        </w:rPr>
      </w:pPr>
      <w:r>
        <w:t>pdcch-BlindDetectionCA-R15 for Rel-15 PDCCH monitoring capability</w:t>
      </w:r>
    </w:p>
    <w:p w14:paraId="6B83A22B" w14:textId="77777777" w:rsidR="00407C8D" w:rsidRDefault="00407C8D" w:rsidP="00CF6E6D">
      <w:pPr>
        <w:numPr>
          <w:ilvl w:val="2"/>
          <w:numId w:val="403"/>
        </w:numPr>
        <w:autoSpaceDN w:val="0"/>
        <w:jc w:val="both"/>
      </w:pPr>
      <w:r>
        <w:t>pdcch-BlindDetectionCA-R17 for Rel-17 PDCCH monitoring capability</w:t>
      </w:r>
    </w:p>
    <w:p w14:paraId="33F1307A" w14:textId="77777777" w:rsidR="00407C8D" w:rsidRDefault="00407C8D" w:rsidP="00CF6E6D">
      <w:pPr>
        <w:numPr>
          <w:ilvl w:val="2"/>
          <w:numId w:val="403"/>
        </w:numPr>
        <w:autoSpaceDN w:val="0"/>
        <w:jc w:val="both"/>
      </w:pPr>
      <w:r>
        <w:t>Range of pdcch-BlindDetectionCA-R17 and pdcch-BlindDetectionCA-R15: {1, 2, …, 15}</w:t>
      </w:r>
    </w:p>
    <w:p w14:paraId="46DD7EAE" w14:textId="77777777" w:rsidR="00407C8D" w:rsidRDefault="00407C8D" w:rsidP="00CF6E6D">
      <w:pPr>
        <w:numPr>
          <w:ilvl w:val="3"/>
          <w:numId w:val="403"/>
        </w:numPr>
        <w:autoSpaceDN w:val="0"/>
        <w:jc w:val="both"/>
      </w:pPr>
      <w:r>
        <w:t>Range of pdcch-BlindDetectionCA-R15 + pdcch-BlindDetectionCA-R17: {[3 or 4], …, 16}</w:t>
      </w:r>
    </w:p>
    <w:p w14:paraId="3A51A231" w14:textId="77777777" w:rsidR="00407C8D" w:rsidRDefault="00407C8D" w:rsidP="00CF6E6D">
      <w:pPr>
        <w:numPr>
          <w:ilvl w:val="1"/>
          <w:numId w:val="403"/>
        </w:numPr>
        <w:autoSpaceDN w:val="0"/>
        <w:jc w:val="both"/>
      </w:pPr>
      <w:r>
        <w:t>Case 6: Capability on the number of CCs with Rel-16 monitoring capability and Rel-17 monitoring capability on different serving cells</w:t>
      </w:r>
    </w:p>
    <w:p w14:paraId="68C8087E" w14:textId="77777777" w:rsidR="00407C8D" w:rsidRDefault="00407C8D" w:rsidP="00CF6E6D">
      <w:pPr>
        <w:numPr>
          <w:ilvl w:val="2"/>
          <w:numId w:val="403"/>
        </w:numPr>
        <w:autoSpaceDN w:val="0"/>
        <w:jc w:val="both"/>
      </w:pPr>
      <w:r>
        <w:t>pdcch-BlindDetectionCA-R16 for Rel-16 PDCCH monitoring capability</w:t>
      </w:r>
    </w:p>
    <w:p w14:paraId="5CFAA9AE" w14:textId="77777777" w:rsidR="00407C8D" w:rsidRDefault="00407C8D" w:rsidP="00CF6E6D">
      <w:pPr>
        <w:numPr>
          <w:ilvl w:val="2"/>
          <w:numId w:val="403"/>
        </w:numPr>
        <w:autoSpaceDN w:val="0"/>
        <w:jc w:val="both"/>
      </w:pPr>
      <w:r>
        <w:t>pdcch-BlindDetectionCA-R17 for Rel-17 PDCCH monitoring capability</w:t>
      </w:r>
    </w:p>
    <w:p w14:paraId="174C653C" w14:textId="77777777" w:rsidR="00407C8D" w:rsidRDefault="00407C8D" w:rsidP="00CF6E6D">
      <w:pPr>
        <w:numPr>
          <w:ilvl w:val="2"/>
          <w:numId w:val="403"/>
        </w:numPr>
        <w:autoSpaceDN w:val="0"/>
        <w:jc w:val="both"/>
      </w:pPr>
      <w:r>
        <w:t xml:space="preserve">Range of pdcch-BlindDetectionCA-R17 and pdcch-BlindDetectionCA-R16: {1, 2, …, 15} </w:t>
      </w:r>
    </w:p>
    <w:p w14:paraId="68D46D49" w14:textId="77777777" w:rsidR="00407C8D" w:rsidRDefault="00407C8D" w:rsidP="00CF6E6D">
      <w:pPr>
        <w:numPr>
          <w:ilvl w:val="3"/>
          <w:numId w:val="403"/>
        </w:numPr>
        <w:autoSpaceDN w:val="0"/>
        <w:jc w:val="both"/>
      </w:pPr>
      <w:r>
        <w:t>Range of pdcch-BlindDetectionCA-R16 + pdcch-BlindDetectionCA-R17: {[2 or 3], …, 16}</w:t>
      </w:r>
    </w:p>
    <w:p w14:paraId="38717617" w14:textId="77777777" w:rsidR="00407C8D" w:rsidRDefault="00407C8D" w:rsidP="00CF6E6D">
      <w:pPr>
        <w:numPr>
          <w:ilvl w:val="1"/>
          <w:numId w:val="403"/>
        </w:numPr>
        <w:autoSpaceDN w:val="0"/>
        <w:jc w:val="both"/>
      </w:pPr>
      <w:r>
        <w:t>Case 7: Capability on the number of CCs with Rel-15 monitoring capability, Rel-16 monitoring capability and Rel-17 monitoring capability on different serving cells</w:t>
      </w:r>
    </w:p>
    <w:p w14:paraId="73CC31C2" w14:textId="77777777" w:rsidR="00407C8D" w:rsidRDefault="00407C8D" w:rsidP="00CF6E6D">
      <w:pPr>
        <w:numPr>
          <w:ilvl w:val="2"/>
          <w:numId w:val="403"/>
        </w:numPr>
        <w:autoSpaceDN w:val="0"/>
        <w:jc w:val="both"/>
      </w:pPr>
      <w:r>
        <w:t>pdcch-BlindDetectionCA-R15 for Rel-15 PDCCH monitoring capability</w:t>
      </w:r>
    </w:p>
    <w:p w14:paraId="7B9DE4C5" w14:textId="77777777" w:rsidR="00407C8D" w:rsidRDefault="00407C8D" w:rsidP="00CF6E6D">
      <w:pPr>
        <w:numPr>
          <w:ilvl w:val="2"/>
          <w:numId w:val="403"/>
        </w:numPr>
        <w:autoSpaceDN w:val="0"/>
        <w:jc w:val="both"/>
      </w:pPr>
      <w:r>
        <w:t>pdcch-BlindDetectionCA-R16 for Rel-16 PDCCH monitoring capability</w:t>
      </w:r>
    </w:p>
    <w:p w14:paraId="735E5F29" w14:textId="77777777" w:rsidR="00407C8D" w:rsidRDefault="00407C8D" w:rsidP="00CF6E6D">
      <w:pPr>
        <w:numPr>
          <w:ilvl w:val="2"/>
          <w:numId w:val="403"/>
        </w:numPr>
        <w:autoSpaceDN w:val="0"/>
        <w:jc w:val="both"/>
      </w:pPr>
      <w:r>
        <w:t>pdcch-BlindDetectionCA-R17 for Rel-17 PDCCH monitoring capability</w:t>
      </w:r>
    </w:p>
    <w:p w14:paraId="0675A301" w14:textId="77777777" w:rsidR="00407C8D" w:rsidRDefault="00407C8D" w:rsidP="00CF6E6D">
      <w:pPr>
        <w:numPr>
          <w:ilvl w:val="2"/>
          <w:numId w:val="403"/>
        </w:numPr>
        <w:autoSpaceDN w:val="0"/>
        <w:jc w:val="both"/>
      </w:pPr>
      <w:r>
        <w:t>Range of pdcch-BlindDetectionCA-R17, pdcch-BlindDetectionCA-R16, and pdcch-BlindDetectionCA-R15: {1, 2, …, 15}</w:t>
      </w:r>
    </w:p>
    <w:p w14:paraId="69FB219F" w14:textId="77777777" w:rsidR="00407C8D" w:rsidRDefault="00407C8D" w:rsidP="00CF6E6D">
      <w:pPr>
        <w:numPr>
          <w:ilvl w:val="3"/>
          <w:numId w:val="403"/>
        </w:numPr>
        <w:autoSpaceDN w:val="0"/>
        <w:jc w:val="both"/>
      </w:pPr>
      <w:r>
        <w:t>Range of pdcch-BlindDetectionCA-R15 + pdcch-BlindDetectionCA-R16 + pdcch-BlindDetectionCA-R17: {[3 or 4], …, 16}</w:t>
      </w:r>
    </w:p>
    <w:p w14:paraId="6245BCCE" w14:textId="77777777" w:rsidR="00407C8D" w:rsidRPr="001629D8" w:rsidRDefault="00407C8D" w:rsidP="00407C8D">
      <w:pPr>
        <w:rPr>
          <w:lang w:eastAsia="x-none"/>
        </w:rPr>
      </w:pPr>
    </w:p>
    <w:p w14:paraId="29985508" w14:textId="7A228019" w:rsidR="00921478" w:rsidRDefault="00921478" w:rsidP="00407C8D">
      <w:pPr>
        <w:rPr>
          <w:lang w:eastAsia="x-none"/>
        </w:rPr>
      </w:pPr>
      <w:r>
        <w:rPr>
          <w:lang w:eastAsia="x-none"/>
        </w:rPr>
        <w:t xml:space="preserve">Final summary in </w:t>
      </w:r>
      <w:hyperlink r:id="rId581" w:history="1">
        <w:r w:rsidR="000B5C49">
          <w:rPr>
            <w:rStyle w:val="Hyperlink"/>
            <w:lang w:eastAsia="x-none"/>
          </w:rPr>
          <w:t>R1-2205523</w:t>
        </w:r>
      </w:hyperlink>
      <w:r>
        <w:rPr>
          <w:lang w:eastAsia="x-none"/>
        </w:rPr>
        <w:t>.</w:t>
      </w:r>
    </w:p>
    <w:p w14:paraId="12D1AB39" w14:textId="77777777" w:rsidR="007D7F59" w:rsidRDefault="007D7F59" w:rsidP="00921478">
      <w:pPr>
        <w:pStyle w:val="Heading3"/>
      </w:pPr>
      <w:bookmarkStart w:id="79" w:name="_Toc101356980"/>
      <w:bookmarkStart w:id="80" w:name="_Toc105521318"/>
      <w:bookmarkStart w:id="81" w:name="_Hlk59389926"/>
      <w:r>
        <w:t>PDSCH/PUSCH enhancements</w:t>
      </w:r>
      <w:bookmarkEnd w:id="79"/>
      <w:bookmarkEnd w:id="80"/>
    </w:p>
    <w:p w14:paraId="656C0B36" w14:textId="43985FF3" w:rsidR="007D7F59" w:rsidRDefault="001B5688" w:rsidP="007D7F59">
      <w:pPr>
        <w:rPr>
          <w:lang w:eastAsia="x-none"/>
        </w:rPr>
      </w:pPr>
      <w:hyperlink r:id="rId582" w:history="1">
        <w:r w:rsidR="000B5C49">
          <w:rPr>
            <w:rStyle w:val="Hyperlink"/>
            <w:lang w:eastAsia="x-none"/>
          </w:rPr>
          <w:t>R1-2203081</w:t>
        </w:r>
      </w:hyperlink>
      <w:r w:rsidR="007D7F59">
        <w:rPr>
          <w:lang w:eastAsia="x-none"/>
        </w:rPr>
        <w:tab/>
        <w:t>Remaining issues of PDSCH/PUSCH enhancement for 52-71GHz spectrum</w:t>
      </w:r>
      <w:r w:rsidR="007D7F59">
        <w:rPr>
          <w:lang w:eastAsia="x-none"/>
        </w:rPr>
        <w:tab/>
        <w:t>Huawei, HiSilicon</w:t>
      </w:r>
    </w:p>
    <w:p w14:paraId="7CF709B4" w14:textId="26F610A9" w:rsidR="007D7F59" w:rsidRDefault="001B5688" w:rsidP="007D7F59">
      <w:pPr>
        <w:rPr>
          <w:lang w:eastAsia="x-none"/>
        </w:rPr>
      </w:pPr>
      <w:hyperlink r:id="rId583" w:history="1">
        <w:r w:rsidR="000B5C49">
          <w:rPr>
            <w:rStyle w:val="Hyperlink"/>
            <w:lang w:eastAsia="x-none"/>
          </w:rPr>
          <w:t>R1-2203292</w:t>
        </w:r>
      </w:hyperlink>
      <w:r w:rsidR="007D7F59">
        <w:rPr>
          <w:lang w:eastAsia="x-none"/>
        </w:rPr>
        <w:tab/>
        <w:t>Remaining issues on data channel enhancements for 52.6 to 71GHz</w:t>
      </w:r>
      <w:r w:rsidR="007D7F59">
        <w:rPr>
          <w:lang w:eastAsia="x-none"/>
        </w:rPr>
        <w:tab/>
        <w:t>ZTE, Sanechips</w:t>
      </w:r>
    </w:p>
    <w:p w14:paraId="2C3C3E98" w14:textId="63473505" w:rsidR="007D7F59" w:rsidRDefault="001B5688" w:rsidP="007D7F59">
      <w:pPr>
        <w:rPr>
          <w:lang w:eastAsia="x-none"/>
        </w:rPr>
      </w:pPr>
      <w:hyperlink r:id="rId584" w:history="1">
        <w:r w:rsidR="000B5C49">
          <w:rPr>
            <w:rStyle w:val="Hyperlink"/>
            <w:lang w:eastAsia="x-none"/>
          </w:rPr>
          <w:t>R1-2203371</w:t>
        </w:r>
      </w:hyperlink>
      <w:r w:rsidR="007D7F59">
        <w:rPr>
          <w:lang w:eastAsia="x-none"/>
        </w:rPr>
        <w:tab/>
        <w:t>Remaining issues for PDSCH/PUSCH enhancements to supporting 52.6-71 GHz band in NR</w:t>
      </w:r>
      <w:r w:rsidR="007D7F59">
        <w:rPr>
          <w:lang w:eastAsia="x-none"/>
        </w:rPr>
        <w:tab/>
        <w:t>InterDigital, Inc.</w:t>
      </w:r>
    </w:p>
    <w:p w14:paraId="1E3A1EF8" w14:textId="278F17F8" w:rsidR="007D7F59" w:rsidRDefault="001B5688" w:rsidP="007D7F59">
      <w:pPr>
        <w:rPr>
          <w:lang w:eastAsia="x-none"/>
        </w:rPr>
      </w:pPr>
      <w:hyperlink r:id="rId585" w:history="1">
        <w:r w:rsidR="000B5C49">
          <w:rPr>
            <w:rStyle w:val="Hyperlink"/>
            <w:lang w:eastAsia="x-none"/>
          </w:rPr>
          <w:t>R1-2203401</w:t>
        </w:r>
      </w:hyperlink>
      <w:r w:rsidR="007D7F59">
        <w:rPr>
          <w:lang w:eastAsia="x-none"/>
        </w:rPr>
        <w:tab/>
        <w:t>Discussion on PDSCH/PUSCH enhancements for NR 52.6-71 GHz</w:t>
      </w:r>
      <w:r w:rsidR="007D7F59">
        <w:rPr>
          <w:lang w:eastAsia="x-none"/>
        </w:rPr>
        <w:tab/>
        <w:t>Panasonic</w:t>
      </w:r>
    </w:p>
    <w:p w14:paraId="36C2CA17" w14:textId="73679898" w:rsidR="007D7F59" w:rsidRDefault="001B5688" w:rsidP="007D7F59">
      <w:pPr>
        <w:rPr>
          <w:lang w:eastAsia="x-none"/>
        </w:rPr>
      </w:pPr>
      <w:hyperlink r:id="rId586" w:history="1">
        <w:r w:rsidR="000B5C49">
          <w:rPr>
            <w:rStyle w:val="Hyperlink"/>
            <w:lang w:eastAsia="x-none"/>
          </w:rPr>
          <w:t>R1-2203432</w:t>
        </w:r>
      </w:hyperlink>
      <w:r w:rsidR="007D7F59">
        <w:rPr>
          <w:lang w:eastAsia="x-none"/>
        </w:rPr>
        <w:tab/>
        <w:t>Remaining issues on PDSCH/PUSCH enhancements for up to 71GHz operation</w:t>
      </w:r>
      <w:r w:rsidR="007D7F59">
        <w:rPr>
          <w:lang w:eastAsia="x-none"/>
        </w:rPr>
        <w:tab/>
        <w:t>CATT</w:t>
      </w:r>
    </w:p>
    <w:p w14:paraId="69CF9E75" w14:textId="5B925368" w:rsidR="007D7F59" w:rsidRDefault="001B5688" w:rsidP="007D7F59">
      <w:pPr>
        <w:rPr>
          <w:lang w:eastAsia="x-none"/>
        </w:rPr>
      </w:pPr>
      <w:hyperlink r:id="rId587" w:history="1">
        <w:r w:rsidR="000B5C49">
          <w:rPr>
            <w:rStyle w:val="Hyperlink"/>
            <w:lang w:eastAsia="x-none"/>
          </w:rPr>
          <w:t>R1-2203510</w:t>
        </w:r>
      </w:hyperlink>
      <w:r w:rsidR="007D7F59">
        <w:rPr>
          <w:lang w:eastAsia="x-none"/>
        </w:rPr>
        <w:tab/>
        <w:t>Maintenance on PDSCH/PUSCH enhancements for NR operation from 52.6GHz to 71GHz</w:t>
      </w:r>
      <w:r w:rsidR="007D7F59">
        <w:rPr>
          <w:lang w:eastAsia="x-none"/>
        </w:rPr>
        <w:tab/>
        <w:t>vivo</w:t>
      </w:r>
    </w:p>
    <w:p w14:paraId="5CFEE0FE" w14:textId="17340377" w:rsidR="007D7F59" w:rsidRDefault="001B5688" w:rsidP="007D7F59">
      <w:pPr>
        <w:rPr>
          <w:lang w:eastAsia="x-none"/>
        </w:rPr>
      </w:pPr>
      <w:hyperlink r:id="rId588" w:history="1">
        <w:r w:rsidR="000B5C49">
          <w:rPr>
            <w:rStyle w:val="Hyperlink"/>
            <w:lang w:eastAsia="x-none"/>
          </w:rPr>
          <w:t>R1-2203678</w:t>
        </w:r>
      </w:hyperlink>
      <w:r w:rsidR="007D7F59">
        <w:rPr>
          <w:lang w:eastAsia="x-none"/>
        </w:rPr>
        <w:tab/>
        <w:t>Remaining issues of PDSCH/PUSCH enhancements for 52.6 to 71GHz</w:t>
      </w:r>
      <w:r w:rsidR="007D7F59">
        <w:rPr>
          <w:lang w:eastAsia="x-none"/>
        </w:rPr>
        <w:tab/>
        <w:t>NEC</w:t>
      </w:r>
    </w:p>
    <w:p w14:paraId="390A5F18" w14:textId="101C7D0A" w:rsidR="007D7F59" w:rsidRDefault="001B5688" w:rsidP="007D7F59">
      <w:pPr>
        <w:rPr>
          <w:lang w:eastAsia="x-none"/>
        </w:rPr>
      </w:pPr>
      <w:hyperlink r:id="rId589" w:history="1">
        <w:r w:rsidR="000B5C49">
          <w:rPr>
            <w:rStyle w:val="Hyperlink"/>
            <w:lang w:eastAsia="x-none"/>
          </w:rPr>
          <w:t>R1-2203708</w:t>
        </w:r>
      </w:hyperlink>
      <w:r w:rsidR="007D7F59">
        <w:rPr>
          <w:lang w:eastAsia="x-none"/>
        </w:rPr>
        <w:tab/>
        <w:t>Remaining issues of multi-PDSCH/PUSCH scheduling via a single DCI</w:t>
      </w:r>
      <w:r w:rsidR="007D7F59">
        <w:rPr>
          <w:lang w:eastAsia="x-none"/>
        </w:rPr>
        <w:tab/>
        <w:t>Fujitsu Limited</w:t>
      </w:r>
    </w:p>
    <w:p w14:paraId="5DEEE7FF" w14:textId="54C3A83C" w:rsidR="007D7F59" w:rsidRDefault="001B5688" w:rsidP="007D7F59">
      <w:pPr>
        <w:rPr>
          <w:lang w:eastAsia="x-none"/>
        </w:rPr>
      </w:pPr>
      <w:hyperlink r:id="rId590" w:history="1">
        <w:r w:rsidR="000B5C49">
          <w:rPr>
            <w:rStyle w:val="Hyperlink"/>
            <w:lang w:eastAsia="x-none"/>
          </w:rPr>
          <w:t>R1-2203784</w:t>
        </w:r>
      </w:hyperlink>
      <w:r w:rsidR="007D7F59">
        <w:rPr>
          <w:lang w:eastAsia="x-none"/>
        </w:rPr>
        <w:tab/>
        <w:t>Remaining issues on PDSCH and PUSCH enhancements  for NR 52.6-71GHz</w:t>
      </w:r>
      <w:r w:rsidR="007D7F59">
        <w:rPr>
          <w:lang w:eastAsia="x-none"/>
        </w:rPr>
        <w:tab/>
        <w:t>xiaomi</w:t>
      </w:r>
    </w:p>
    <w:p w14:paraId="3146F808" w14:textId="6D131EA0" w:rsidR="007D7F59" w:rsidRDefault="001B5688" w:rsidP="007D7F59">
      <w:pPr>
        <w:rPr>
          <w:lang w:eastAsia="x-none"/>
        </w:rPr>
      </w:pPr>
      <w:hyperlink r:id="rId591" w:history="1">
        <w:r w:rsidR="000B5C49">
          <w:rPr>
            <w:rStyle w:val="Hyperlink"/>
            <w:lang w:eastAsia="x-none"/>
          </w:rPr>
          <w:t>R1-2203860</w:t>
        </w:r>
      </w:hyperlink>
      <w:r w:rsidR="007D7F59">
        <w:rPr>
          <w:lang w:eastAsia="x-none"/>
        </w:rPr>
        <w:tab/>
        <w:t>Maintenance on PDSCH/PUSCH enhancements for NR from 52.6 GHz to 71 GHz</w:t>
      </w:r>
      <w:r w:rsidR="007D7F59">
        <w:rPr>
          <w:lang w:eastAsia="x-none"/>
        </w:rPr>
        <w:tab/>
        <w:t>Samsung</w:t>
      </w:r>
    </w:p>
    <w:p w14:paraId="0AA60EF2" w14:textId="0CF15044" w:rsidR="007D7F59" w:rsidRDefault="001B5688" w:rsidP="007D7F59">
      <w:pPr>
        <w:rPr>
          <w:lang w:eastAsia="x-none"/>
        </w:rPr>
      </w:pPr>
      <w:hyperlink r:id="rId592" w:history="1">
        <w:r w:rsidR="000B5C49">
          <w:rPr>
            <w:rStyle w:val="Hyperlink"/>
            <w:lang w:eastAsia="x-none"/>
          </w:rPr>
          <w:t>R1-2203988</w:t>
        </w:r>
      </w:hyperlink>
      <w:r w:rsidR="007D7F59">
        <w:rPr>
          <w:lang w:eastAsia="x-none"/>
        </w:rPr>
        <w:tab/>
        <w:t>Discussion on remaining issue for PDSCH/PUSCH enhancements</w:t>
      </w:r>
      <w:r w:rsidR="007D7F59">
        <w:rPr>
          <w:lang w:eastAsia="x-none"/>
        </w:rPr>
        <w:tab/>
        <w:t>OPPO</w:t>
      </w:r>
    </w:p>
    <w:p w14:paraId="1F980AB2" w14:textId="7B91FFD8" w:rsidR="007D7F59" w:rsidRDefault="001B5688" w:rsidP="007D7F59">
      <w:pPr>
        <w:rPr>
          <w:lang w:eastAsia="x-none"/>
        </w:rPr>
      </w:pPr>
      <w:hyperlink r:id="rId593" w:history="1">
        <w:r w:rsidR="000B5C49">
          <w:rPr>
            <w:rStyle w:val="Hyperlink"/>
            <w:lang w:eastAsia="x-none"/>
          </w:rPr>
          <w:t>R1-2204112</w:t>
        </w:r>
      </w:hyperlink>
      <w:r w:rsidR="007D7F59">
        <w:rPr>
          <w:lang w:eastAsia="x-none"/>
        </w:rPr>
        <w:tab/>
        <w:t>PDSCH-PUSCH Enhancements</w:t>
      </w:r>
      <w:r w:rsidR="007D7F59">
        <w:rPr>
          <w:lang w:eastAsia="x-none"/>
        </w:rPr>
        <w:tab/>
        <w:t>Ericsson</w:t>
      </w:r>
    </w:p>
    <w:p w14:paraId="26DF0BA8" w14:textId="2FA5AA63" w:rsidR="007D7F59" w:rsidRDefault="001B5688" w:rsidP="007D7F59">
      <w:pPr>
        <w:rPr>
          <w:lang w:eastAsia="x-none"/>
        </w:rPr>
      </w:pPr>
      <w:hyperlink r:id="rId594" w:history="1">
        <w:r w:rsidR="000B5C49">
          <w:rPr>
            <w:rStyle w:val="Hyperlink"/>
            <w:lang w:eastAsia="x-none"/>
          </w:rPr>
          <w:t>R1-2204190</w:t>
        </w:r>
      </w:hyperlink>
      <w:r w:rsidR="007D7F59">
        <w:rPr>
          <w:lang w:eastAsia="x-none"/>
        </w:rPr>
        <w:tab/>
        <w:t>Discussion on multi-PXSCH scheduling</w:t>
      </w:r>
      <w:r w:rsidR="007D7F59">
        <w:rPr>
          <w:lang w:eastAsia="x-none"/>
        </w:rPr>
        <w:tab/>
        <w:t>ASUSTeK</w:t>
      </w:r>
    </w:p>
    <w:p w14:paraId="55CF0053" w14:textId="7DB9C5DA" w:rsidR="007D7F59" w:rsidRDefault="001B5688" w:rsidP="007D7F59">
      <w:pPr>
        <w:rPr>
          <w:lang w:eastAsia="x-none"/>
        </w:rPr>
      </w:pPr>
      <w:hyperlink r:id="rId595" w:history="1">
        <w:r w:rsidR="000B5C49">
          <w:rPr>
            <w:rStyle w:val="Hyperlink"/>
            <w:lang w:eastAsia="x-none"/>
          </w:rPr>
          <w:t>R1-2204203</w:t>
        </w:r>
      </w:hyperlink>
      <w:r w:rsidR="007D7F59">
        <w:rPr>
          <w:lang w:eastAsia="x-none"/>
        </w:rPr>
        <w:tab/>
        <w:t>On remaining issues for PDSCH PUSCH Enhancements</w:t>
      </w:r>
      <w:r w:rsidR="007D7F59">
        <w:rPr>
          <w:lang w:eastAsia="x-none"/>
        </w:rPr>
        <w:tab/>
        <w:t>Apple</w:t>
      </w:r>
    </w:p>
    <w:p w14:paraId="014C5742" w14:textId="2A3A031E" w:rsidR="007D7F59" w:rsidRDefault="001B5688" w:rsidP="007D7F59">
      <w:pPr>
        <w:rPr>
          <w:lang w:eastAsia="x-none"/>
        </w:rPr>
      </w:pPr>
      <w:hyperlink r:id="rId596" w:history="1">
        <w:r w:rsidR="000B5C49">
          <w:rPr>
            <w:rStyle w:val="Hyperlink"/>
            <w:lang w:eastAsia="x-none"/>
          </w:rPr>
          <w:t>R1-2204340</w:t>
        </w:r>
      </w:hyperlink>
      <w:r w:rsidR="007D7F59">
        <w:rPr>
          <w:lang w:eastAsia="x-none"/>
        </w:rPr>
        <w:tab/>
        <w:t>Remaining issues on PDSCH/PUSCH enhancements for NR in FR2-2</w:t>
      </w:r>
      <w:r w:rsidR="007D7F59">
        <w:rPr>
          <w:lang w:eastAsia="x-none"/>
        </w:rPr>
        <w:tab/>
        <w:t>NTT DOCOMO, INC.</w:t>
      </w:r>
    </w:p>
    <w:p w14:paraId="68BC300D" w14:textId="584E4F0F" w:rsidR="007D7F59" w:rsidRDefault="001B5688" w:rsidP="007D7F59">
      <w:pPr>
        <w:rPr>
          <w:lang w:eastAsia="x-none"/>
        </w:rPr>
      </w:pPr>
      <w:hyperlink r:id="rId597" w:history="1">
        <w:r w:rsidR="000B5C49">
          <w:rPr>
            <w:rStyle w:val="Hyperlink"/>
            <w:lang w:eastAsia="x-none"/>
          </w:rPr>
          <w:t>R1-2204601</w:t>
        </w:r>
      </w:hyperlink>
      <w:r w:rsidR="007D7F59">
        <w:rPr>
          <w:lang w:eastAsia="x-none"/>
        </w:rPr>
        <w:tab/>
        <w:t>Remaining issues on PDSCH/PUSCH enhancements</w:t>
      </w:r>
      <w:r w:rsidR="007D7F59">
        <w:rPr>
          <w:lang w:eastAsia="x-none"/>
        </w:rPr>
        <w:tab/>
        <w:t>Nokia, Nokia Shanghai Bell</w:t>
      </w:r>
    </w:p>
    <w:p w14:paraId="168C61F4" w14:textId="30405558" w:rsidR="007D7F59" w:rsidRDefault="001B5688" w:rsidP="007D7F59">
      <w:pPr>
        <w:rPr>
          <w:lang w:eastAsia="x-none"/>
        </w:rPr>
      </w:pPr>
      <w:hyperlink r:id="rId598" w:history="1">
        <w:r w:rsidR="000B5C49">
          <w:rPr>
            <w:rStyle w:val="Hyperlink"/>
            <w:lang w:eastAsia="x-none"/>
          </w:rPr>
          <w:t>R1-2204613</w:t>
        </w:r>
      </w:hyperlink>
      <w:r w:rsidR="007D7F59">
        <w:rPr>
          <w:lang w:eastAsia="x-none"/>
        </w:rPr>
        <w:tab/>
        <w:t>Remaining issues of PDSCH/PUSCH enhancements to support NR above 52.6 GHz</w:t>
      </w:r>
      <w:r w:rsidR="007D7F59">
        <w:rPr>
          <w:lang w:eastAsia="x-none"/>
        </w:rPr>
        <w:tab/>
        <w:t>LG Electronics</w:t>
      </w:r>
    </w:p>
    <w:p w14:paraId="22969CEB" w14:textId="5B2C1D57" w:rsidR="007D7F59" w:rsidRDefault="001B5688" w:rsidP="007D7F59">
      <w:pPr>
        <w:rPr>
          <w:lang w:eastAsia="x-none"/>
        </w:rPr>
      </w:pPr>
      <w:hyperlink r:id="rId599" w:history="1">
        <w:r w:rsidR="000B5C49">
          <w:rPr>
            <w:rStyle w:val="Hyperlink"/>
            <w:lang w:eastAsia="x-none"/>
          </w:rPr>
          <w:t>R1-2204707</w:t>
        </w:r>
      </w:hyperlink>
      <w:r w:rsidR="007D7F59">
        <w:rPr>
          <w:lang w:eastAsia="x-none"/>
        </w:rPr>
        <w:tab/>
        <w:t>Remaining discussion on multi-PDSCH scheduling design for 52.6-71 GHz NR operation</w:t>
      </w:r>
      <w:r w:rsidR="007D7F59">
        <w:rPr>
          <w:lang w:eastAsia="x-none"/>
        </w:rPr>
        <w:tab/>
        <w:t>MediaTek Inc.</w:t>
      </w:r>
    </w:p>
    <w:p w14:paraId="070E9D98" w14:textId="09D950CD" w:rsidR="007D7F59" w:rsidRDefault="001B5688" w:rsidP="007D7F59">
      <w:pPr>
        <w:rPr>
          <w:lang w:eastAsia="x-none"/>
        </w:rPr>
      </w:pPr>
      <w:hyperlink r:id="rId600" w:history="1">
        <w:r w:rsidR="000B5C49">
          <w:rPr>
            <w:rStyle w:val="Hyperlink"/>
            <w:lang w:eastAsia="x-none"/>
          </w:rPr>
          <w:t>R1-2204768</w:t>
        </w:r>
      </w:hyperlink>
      <w:r w:rsidR="007D7F59">
        <w:rPr>
          <w:lang w:eastAsia="x-none"/>
        </w:rPr>
        <w:tab/>
        <w:t>Discussion on PDSCH/PUSCH enhancements for extending NR up to 71 GHz</w:t>
      </w:r>
      <w:r w:rsidR="007D7F59">
        <w:rPr>
          <w:lang w:eastAsia="x-none"/>
        </w:rPr>
        <w:tab/>
        <w:t>Intel Corporation</w:t>
      </w:r>
    </w:p>
    <w:p w14:paraId="56C088DD" w14:textId="17AA138A" w:rsidR="007D7F59" w:rsidRDefault="001B5688" w:rsidP="007D7F59">
      <w:pPr>
        <w:rPr>
          <w:lang w:eastAsia="x-none"/>
        </w:rPr>
      </w:pPr>
      <w:hyperlink r:id="rId601" w:history="1">
        <w:r w:rsidR="000B5C49">
          <w:rPr>
            <w:rStyle w:val="Hyperlink"/>
            <w:lang w:eastAsia="x-none"/>
          </w:rPr>
          <w:t>R1-2204980</w:t>
        </w:r>
      </w:hyperlink>
      <w:r w:rsidR="007D7F59">
        <w:rPr>
          <w:lang w:eastAsia="x-none"/>
        </w:rPr>
        <w:tab/>
        <w:t>PDSCH and PUSCH enhancements</w:t>
      </w:r>
      <w:r w:rsidR="007D7F59">
        <w:rPr>
          <w:lang w:eastAsia="x-none"/>
        </w:rPr>
        <w:tab/>
        <w:t>Qualcomm Incorporated</w:t>
      </w:r>
    </w:p>
    <w:p w14:paraId="655E6C9C" w14:textId="2FA36107" w:rsidR="00BE291C" w:rsidRDefault="00BE291C" w:rsidP="007D7F59">
      <w:pPr>
        <w:rPr>
          <w:lang w:eastAsia="x-none"/>
        </w:rPr>
      </w:pPr>
    </w:p>
    <w:p w14:paraId="50F065A8" w14:textId="77777777" w:rsidR="00BE291C" w:rsidRPr="00BE6CAB" w:rsidRDefault="00BE291C" w:rsidP="00BE291C">
      <w:pPr>
        <w:rPr>
          <w:rFonts w:ascii="Times New Roman" w:hAnsi="Times New Roman"/>
          <w:lang w:eastAsia="x-none"/>
        </w:rPr>
      </w:pPr>
      <w:r w:rsidRPr="00BE6CAB">
        <w:rPr>
          <w:rFonts w:ascii="Times New Roman" w:hAnsi="Times New Roman"/>
          <w:lang w:eastAsia="x-none"/>
        </w:rPr>
        <w:t>[109-e-R17-FR2-2-03] – Huaming (vivo)</w:t>
      </w:r>
    </w:p>
    <w:p w14:paraId="4004B1EF" w14:textId="6F48BFB0" w:rsidR="00BE291C" w:rsidRPr="00BE6CAB" w:rsidRDefault="00BE291C" w:rsidP="00BE291C">
      <w:pPr>
        <w:rPr>
          <w:rFonts w:ascii="Times New Roman" w:hAnsi="Times New Roman"/>
          <w:lang w:eastAsia="x-none"/>
        </w:rPr>
      </w:pPr>
      <w:r w:rsidRPr="00BE6CAB">
        <w:rPr>
          <w:rFonts w:ascii="Times New Roman" w:hAnsi="Times New Roman"/>
          <w:lang w:eastAsia="x-none"/>
        </w:rPr>
        <w:t xml:space="preserve">Email discussion under 8.2.3 for maintenance on RS and timeline, for issues 3-2, 3-3 and 3-4 in </w:t>
      </w:r>
      <w:hyperlink r:id="rId602" w:history="1">
        <w:r w:rsidR="000B5C49">
          <w:rPr>
            <w:rStyle w:val="Hyperlink"/>
            <w:rFonts w:ascii="Times New Roman" w:hAnsi="Times New Roman"/>
            <w:lang w:eastAsia="x-none"/>
          </w:rPr>
          <w:t>R1-2205124</w:t>
        </w:r>
      </w:hyperlink>
    </w:p>
    <w:p w14:paraId="0F2AF438" w14:textId="77777777" w:rsidR="00BE291C" w:rsidRPr="00BE6CAB" w:rsidRDefault="00BE291C" w:rsidP="00BE291C">
      <w:pPr>
        <w:numPr>
          <w:ilvl w:val="0"/>
          <w:numId w:val="65"/>
        </w:numPr>
        <w:rPr>
          <w:rFonts w:ascii="Times New Roman" w:hAnsi="Times New Roman"/>
          <w:lang w:eastAsia="x-none"/>
        </w:rPr>
      </w:pPr>
      <w:r w:rsidRPr="00BE6CAB">
        <w:rPr>
          <w:rFonts w:ascii="Times New Roman" w:hAnsi="Times New Roman"/>
          <w:lang w:eastAsia="x-none"/>
        </w:rPr>
        <w:t>1</w:t>
      </w:r>
      <w:r w:rsidRPr="00BE6CAB">
        <w:rPr>
          <w:rFonts w:ascii="Times New Roman" w:hAnsi="Times New Roman"/>
          <w:vertAlign w:val="superscript"/>
          <w:lang w:eastAsia="x-none"/>
        </w:rPr>
        <w:t>st</w:t>
      </w:r>
      <w:r w:rsidRPr="00BE6CAB">
        <w:rPr>
          <w:rFonts w:ascii="Times New Roman" w:hAnsi="Times New Roman"/>
          <w:lang w:eastAsia="x-none"/>
        </w:rPr>
        <w:t xml:space="preserve"> check point: </w:t>
      </w:r>
      <w:r w:rsidRPr="00BE6CAB">
        <w:rPr>
          <w:rFonts w:ascii="Times New Roman" w:hAnsi="Times New Roman"/>
          <w:lang w:eastAsia="zh-CN"/>
        </w:rPr>
        <w:t>May 13 (any RRC impact by May 12)</w:t>
      </w:r>
    </w:p>
    <w:p w14:paraId="7DE7CC60" w14:textId="77777777" w:rsidR="00BE291C" w:rsidRPr="00BE6CAB" w:rsidRDefault="00BE291C" w:rsidP="00BE291C">
      <w:pPr>
        <w:numPr>
          <w:ilvl w:val="0"/>
          <w:numId w:val="65"/>
        </w:numPr>
        <w:rPr>
          <w:rFonts w:ascii="Times New Roman" w:hAnsi="Times New Roman"/>
          <w:lang w:eastAsia="x-none"/>
        </w:rPr>
      </w:pPr>
      <w:r w:rsidRPr="00BE6CAB">
        <w:rPr>
          <w:rFonts w:ascii="Times New Roman" w:hAnsi="Times New Roman"/>
          <w:lang w:eastAsia="x-none"/>
        </w:rPr>
        <w:t xml:space="preserve">Final check point: </w:t>
      </w:r>
      <w:r w:rsidRPr="00BE6CAB">
        <w:rPr>
          <w:rFonts w:ascii="Times New Roman" w:hAnsi="Times New Roman"/>
          <w:lang w:eastAsia="zh-CN"/>
        </w:rPr>
        <w:t>May 18</w:t>
      </w:r>
    </w:p>
    <w:p w14:paraId="380AF006" w14:textId="77777777" w:rsidR="00BE6CAB" w:rsidRPr="00BE6CAB" w:rsidRDefault="00BE6CAB" w:rsidP="00BE6CAB">
      <w:r w:rsidRPr="00BE6CAB">
        <w:rPr>
          <w:b/>
          <w:bCs/>
        </w:rPr>
        <w:t>Decision:</w:t>
      </w:r>
      <w:r w:rsidRPr="00BE6CAB">
        <w:t xml:space="preserve"> As per email decision posted on May 13</w:t>
      </w:r>
      <w:r w:rsidRPr="00BE6CAB">
        <w:rPr>
          <w:vertAlign w:val="superscript"/>
        </w:rPr>
        <w:t>th</w:t>
      </w:r>
      <w:r w:rsidRPr="00BE6CAB">
        <w:t>,</w:t>
      </w:r>
    </w:p>
    <w:p w14:paraId="0E9F9BAB" w14:textId="77777777" w:rsidR="00BE6CAB" w:rsidRPr="00BE6CAB" w:rsidRDefault="00BE6CAB" w:rsidP="00BE6CAB">
      <w:pPr>
        <w:rPr>
          <w:bCs/>
          <w:u w:val="single"/>
          <w:lang w:eastAsia="x-none"/>
        </w:rPr>
      </w:pPr>
      <w:r w:rsidRPr="00BE6CAB">
        <w:rPr>
          <w:rFonts w:ascii="Times New Roman" w:eastAsia="Malgun Gothic" w:hAnsi="Times New Roman"/>
          <w:bCs/>
          <w:u w:val="single"/>
          <w:lang w:eastAsia="zh-CN"/>
        </w:rPr>
        <w:t>Conclusion</w:t>
      </w:r>
    </w:p>
    <w:p w14:paraId="1C239F14" w14:textId="77777777" w:rsidR="00BE6CAB" w:rsidRDefault="00BE6CAB" w:rsidP="00BE6CAB">
      <w:r>
        <w:t>No issue is identified in RAN1 to adopt 64 as agreed in RAN2 for maxSchedulingK0/2-SchedulingOffset-r17 for SCS 480 and 960 kHz.</w:t>
      </w:r>
    </w:p>
    <w:p w14:paraId="1D9A7F56" w14:textId="77777777" w:rsidR="00BE6CAB" w:rsidRPr="00BE6CAB" w:rsidRDefault="00BE6CAB" w:rsidP="00BE6CAB">
      <w:pPr>
        <w:rPr>
          <w:bCs/>
          <w:lang w:val="en-US"/>
        </w:rPr>
      </w:pPr>
    </w:p>
    <w:p w14:paraId="4B13BB24" w14:textId="77777777" w:rsidR="00BE6CAB" w:rsidRPr="00BE6CAB" w:rsidRDefault="00BE6CAB" w:rsidP="00BE6CAB">
      <w:pPr>
        <w:rPr>
          <w:bCs/>
          <w:lang w:eastAsia="x-none"/>
        </w:rPr>
      </w:pPr>
      <w:r w:rsidRPr="00BE6CAB">
        <w:rPr>
          <w:rFonts w:ascii="Times New Roman" w:eastAsia="Malgun Gothic" w:hAnsi="Times New Roman"/>
          <w:bCs/>
          <w:highlight w:val="green"/>
          <w:lang w:eastAsia="zh-CN"/>
        </w:rPr>
        <w:t>Agreement</w:t>
      </w:r>
    </w:p>
    <w:p w14:paraId="4EFF370F" w14:textId="77777777" w:rsidR="00BE6CAB" w:rsidRDefault="00BE6CAB" w:rsidP="00BE6CAB">
      <w:pPr>
        <w:rPr>
          <w:lang w:val="en-US"/>
        </w:rPr>
      </w:pPr>
      <w:r>
        <w:t xml:space="preserve">Support the following values of </w:t>
      </w:r>
      <w:r>
        <w:rPr>
          <w:i/>
          <w:iCs/>
        </w:rPr>
        <w:t>aperiodicTriggeringOffset-r17</w:t>
      </w:r>
      <w:r>
        <w:t xml:space="preserve"> for SCS 480 and 960 kHz, where the value indicates the number of slots. </w:t>
      </w:r>
    </w:p>
    <w:p w14:paraId="2FF01244" w14:textId="77777777" w:rsidR="00BE6CAB" w:rsidRDefault="00BE6CAB" w:rsidP="00BE6CAB">
      <w:pPr>
        <w:rPr>
          <w:lang w:eastAsia="zh-CN"/>
        </w:rPr>
      </w:pPr>
      <w:r>
        <w:t>{0, 1, 2, 3, 4, 5, 6, 7, 8, 9, 10, 11, 12, 13, 14, 15, 16, 17, 18, 19, 20, 21, 22, 23, 24, 25, 26, 27, 28, 29, 30, 31}*4.</w:t>
      </w:r>
    </w:p>
    <w:p w14:paraId="27F9900C" w14:textId="2E481EB8" w:rsidR="00BE6CAB" w:rsidRDefault="00BE6CAB" w:rsidP="00BE6CAB">
      <w:pPr>
        <w:rPr>
          <w:lang w:eastAsia="x-none"/>
        </w:rPr>
      </w:pPr>
    </w:p>
    <w:p w14:paraId="1FCF3204" w14:textId="0302BF36" w:rsidR="00BE6CAB" w:rsidRDefault="00BE6CAB" w:rsidP="00BE6CAB">
      <w:pPr>
        <w:rPr>
          <w:lang w:eastAsia="x-none"/>
        </w:rPr>
      </w:pPr>
      <w:r>
        <w:rPr>
          <w:lang w:eastAsia="x-none"/>
        </w:rPr>
        <w:t>Summary in</w:t>
      </w:r>
    </w:p>
    <w:p w14:paraId="1B6E1D16" w14:textId="1D24C33D" w:rsidR="00BE6CAB" w:rsidRPr="00BE6CAB" w:rsidRDefault="001B5688" w:rsidP="00BE6CAB">
      <w:pPr>
        <w:rPr>
          <w:b/>
          <w:bCs/>
          <w:lang w:eastAsia="x-none"/>
        </w:rPr>
      </w:pPr>
      <w:hyperlink r:id="rId603" w:history="1">
        <w:r w:rsidR="000B5C49">
          <w:rPr>
            <w:rStyle w:val="Hyperlink"/>
            <w:b/>
            <w:bCs/>
            <w:lang w:eastAsia="x-none"/>
          </w:rPr>
          <w:t>R1-2205136</w:t>
        </w:r>
      </w:hyperlink>
      <w:r w:rsidR="00BE6CAB" w:rsidRPr="00BE6CAB">
        <w:rPr>
          <w:b/>
          <w:bCs/>
          <w:lang w:eastAsia="x-none"/>
        </w:rPr>
        <w:tab/>
        <w:t>Discussion summary #1 of [109-e-R17-FR2-2-03]</w:t>
      </w:r>
      <w:r w:rsidR="00BE6CAB" w:rsidRPr="00BE6CAB">
        <w:rPr>
          <w:b/>
          <w:bCs/>
          <w:lang w:eastAsia="x-none"/>
        </w:rPr>
        <w:tab/>
        <w:t>Moderator (vivo)</w:t>
      </w:r>
    </w:p>
    <w:p w14:paraId="50D6EE8B" w14:textId="1B3725DF" w:rsidR="00BE291C" w:rsidRDefault="00BE291C" w:rsidP="00BE291C">
      <w:pPr>
        <w:rPr>
          <w:lang w:eastAsia="x-none"/>
        </w:rPr>
      </w:pPr>
    </w:p>
    <w:p w14:paraId="2DB4A239" w14:textId="77777777" w:rsidR="00BE6CAB" w:rsidRPr="00BE6CAB" w:rsidRDefault="00BE6CAB" w:rsidP="00BE291C">
      <w:pPr>
        <w:rPr>
          <w:lang w:eastAsia="x-none"/>
        </w:rPr>
      </w:pPr>
    </w:p>
    <w:p w14:paraId="18370591" w14:textId="77777777" w:rsidR="00BE291C" w:rsidRPr="00BE6CAB" w:rsidRDefault="00BE291C" w:rsidP="00D555D7">
      <w:pPr>
        <w:pBdr>
          <w:top w:val="single" w:sz="4" w:space="1" w:color="auto"/>
        </w:pBdr>
        <w:rPr>
          <w:rFonts w:ascii="Times New Roman" w:hAnsi="Times New Roman"/>
          <w:lang w:eastAsia="x-none"/>
        </w:rPr>
      </w:pPr>
      <w:r w:rsidRPr="00BE6CAB">
        <w:rPr>
          <w:rFonts w:ascii="Times New Roman" w:hAnsi="Times New Roman"/>
          <w:lang w:eastAsia="x-none"/>
        </w:rPr>
        <w:t>[109-e-R17-FR2-2-04] – Seonwook (LGE)</w:t>
      </w:r>
    </w:p>
    <w:p w14:paraId="34E878AB" w14:textId="26AAA63E" w:rsidR="00BE291C" w:rsidRPr="00BE6CAB" w:rsidRDefault="00BE291C" w:rsidP="00BE291C">
      <w:pPr>
        <w:rPr>
          <w:rFonts w:ascii="Times New Roman" w:hAnsi="Times New Roman"/>
          <w:lang w:eastAsia="x-none"/>
        </w:rPr>
      </w:pPr>
      <w:r w:rsidRPr="00BE6CAB">
        <w:rPr>
          <w:rFonts w:ascii="Times New Roman" w:hAnsi="Times New Roman"/>
          <w:lang w:eastAsia="x-none"/>
        </w:rPr>
        <w:t xml:space="preserve">Email discussion under 8.2.3 for maintenance on scheduling and HARQ, for issues 4-1, 4-2, 4-3, 4-5, 4-10, 4-11, 4-12, 4-13, 4-16, 4-18, 4-21 in </w:t>
      </w:r>
      <w:hyperlink r:id="rId604" w:history="1">
        <w:r w:rsidR="000B5C49">
          <w:rPr>
            <w:rStyle w:val="Hyperlink"/>
            <w:rFonts w:ascii="Times New Roman" w:hAnsi="Times New Roman"/>
            <w:lang w:eastAsia="x-none"/>
          </w:rPr>
          <w:t>R1-2205124</w:t>
        </w:r>
      </w:hyperlink>
    </w:p>
    <w:p w14:paraId="556A1362" w14:textId="77777777" w:rsidR="00BE291C" w:rsidRPr="00BE6CAB" w:rsidRDefault="00BE291C" w:rsidP="00BE291C">
      <w:pPr>
        <w:numPr>
          <w:ilvl w:val="0"/>
          <w:numId w:val="65"/>
        </w:numPr>
        <w:rPr>
          <w:rFonts w:ascii="Times New Roman" w:hAnsi="Times New Roman"/>
          <w:lang w:eastAsia="x-none"/>
        </w:rPr>
      </w:pPr>
      <w:r w:rsidRPr="00BE6CAB">
        <w:rPr>
          <w:rFonts w:ascii="Times New Roman" w:hAnsi="Times New Roman"/>
          <w:lang w:eastAsia="x-none"/>
        </w:rPr>
        <w:t>1</w:t>
      </w:r>
      <w:r w:rsidRPr="00BE6CAB">
        <w:rPr>
          <w:rFonts w:ascii="Times New Roman" w:hAnsi="Times New Roman"/>
          <w:vertAlign w:val="superscript"/>
          <w:lang w:eastAsia="x-none"/>
        </w:rPr>
        <w:t>st</w:t>
      </w:r>
      <w:r w:rsidRPr="00BE6CAB">
        <w:rPr>
          <w:rFonts w:ascii="Times New Roman" w:hAnsi="Times New Roman"/>
          <w:lang w:eastAsia="x-none"/>
        </w:rPr>
        <w:t xml:space="preserve"> check point: </w:t>
      </w:r>
      <w:r w:rsidRPr="00BE6CAB">
        <w:rPr>
          <w:rFonts w:ascii="Times New Roman" w:hAnsi="Times New Roman"/>
          <w:lang w:eastAsia="zh-CN"/>
        </w:rPr>
        <w:t>May 13 (any RRC impact by May 12)</w:t>
      </w:r>
    </w:p>
    <w:p w14:paraId="61767995" w14:textId="77777777" w:rsidR="00BE291C" w:rsidRPr="00BE6CAB" w:rsidRDefault="00BE291C" w:rsidP="00BE291C">
      <w:pPr>
        <w:numPr>
          <w:ilvl w:val="0"/>
          <w:numId w:val="65"/>
        </w:numPr>
        <w:rPr>
          <w:rFonts w:ascii="Times New Roman" w:hAnsi="Times New Roman"/>
          <w:lang w:eastAsia="x-none"/>
        </w:rPr>
      </w:pPr>
      <w:r w:rsidRPr="00BE6CAB">
        <w:rPr>
          <w:rFonts w:ascii="Times New Roman" w:hAnsi="Times New Roman"/>
          <w:lang w:eastAsia="x-none"/>
        </w:rPr>
        <w:t xml:space="preserve">Final check point: </w:t>
      </w:r>
      <w:r w:rsidRPr="00BE6CAB">
        <w:rPr>
          <w:rFonts w:ascii="Times New Roman" w:hAnsi="Times New Roman"/>
          <w:lang w:eastAsia="zh-CN"/>
        </w:rPr>
        <w:t>May 18</w:t>
      </w:r>
    </w:p>
    <w:p w14:paraId="179F5D2E" w14:textId="69E96388" w:rsidR="00BE6CAB" w:rsidRPr="00BE6CAB" w:rsidRDefault="001B5688" w:rsidP="00BE6CAB">
      <w:pPr>
        <w:rPr>
          <w:b/>
          <w:bCs/>
          <w:lang w:eastAsia="x-none"/>
        </w:rPr>
      </w:pPr>
      <w:hyperlink r:id="rId605" w:history="1">
        <w:r w:rsidR="000B5C49">
          <w:rPr>
            <w:rStyle w:val="Hyperlink"/>
            <w:b/>
            <w:bCs/>
            <w:lang w:eastAsia="x-none"/>
          </w:rPr>
          <w:t>R1-2205191</w:t>
        </w:r>
      </w:hyperlink>
      <w:r w:rsidR="00BE6CAB" w:rsidRPr="00BE6CAB">
        <w:rPr>
          <w:b/>
          <w:bCs/>
          <w:lang w:eastAsia="x-none"/>
        </w:rPr>
        <w:tab/>
        <w:t>Summary #1 of PDSCH/PUSCH enhancements (Scheduling/HARQ)</w:t>
      </w:r>
      <w:r w:rsidR="00BE6CAB" w:rsidRPr="00BE6CAB">
        <w:rPr>
          <w:b/>
          <w:bCs/>
          <w:lang w:eastAsia="x-none"/>
        </w:rPr>
        <w:tab/>
        <w:t>Moderator (LG Electronics)</w:t>
      </w:r>
    </w:p>
    <w:p w14:paraId="3CFD5BA2" w14:textId="77777777" w:rsidR="00D555D7" w:rsidRPr="00BE6CAB" w:rsidRDefault="00D555D7" w:rsidP="00D555D7">
      <w:r w:rsidRPr="00BE6CAB">
        <w:rPr>
          <w:b/>
          <w:bCs/>
        </w:rPr>
        <w:t>Decision:</w:t>
      </w:r>
      <w:r w:rsidRPr="00BE6CAB">
        <w:t xml:space="preserve"> As per email decision posted on May 13</w:t>
      </w:r>
      <w:r w:rsidRPr="00BE6CAB">
        <w:rPr>
          <w:vertAlign w:val="superscript"/>
        </w:rPr>
        <w:t>th</w:t>
      </w:r>
      <w:r w:rsidRPr="00BE6CAB">
        <w:t>,</w:t>
      </w:r>
    </w:p>
    <w:p w14:paraId="6F5D9723" w14:textId="77777777" w:rsidR="00D555D7" w:rsidRPr="00D555D7" w:rsidRDefault="00D555D7" w:rsidP="00D555D7">
      <w:pPr>
        <w:rPr>
          <w:bCs/>
          <w:lang w:eastAsia="x-none"/>
        </w:rPr>
      </w:pPr>
      <w:r w:rsidRPr="00D555D7">
        <w:rPr>
          <w:rFonts w:ascii="Times New Roman" w:eastAsia="Malgun Gothic" w:hAnsi="Times New Roman"/>
          <w:bCs/>
          <w:highlight w:val="green"/>
          <w:lang w:eastAsia="zh-CN"/>
        </w:rPr>
        <w:t>Agreement</w:t>
      </w:r>
    </w:p>
    <w:p w14:paraId="747C126C" w14:textId="77777777" w:rsidR="00D555D7" w:rsidRDefault="00D555D7" w:rsidP="00D555D7">
      <w:pPr>
        <w:autoSpaceDN w:val="0"/>
        <w:spacing w:line="252" w:lineRule="auto"/>
        <w:rPr>
          <w:rFonts w:ascii="Times New Roman" w:hAnsi="Times New Roman"/>
          <w:lang w:val="en-US" w:eastAsia="zh-CN"/>
        </w:rPr>
      </w:pPr>
      <w:r>
        <w:rPr>
          <w:rFonts w:ascii="Times New Roman" w:hAnsi="Times New Roman"/>
          <w:lang w:eastAsia="ko-KR"/>
        </w:rPr>
        <w:t>Update the previous agreement made in RAN1#106bis-e, as follows:</w:t>
      </w:r>
    </w:p>
    <w:p w14:paraId="56DBAB0D" w14:textId="77777777" w:rsidR="00D555D7" w:rsidRDefault="00D555D7" w:rsidP="00CF6E6D">
      <w:pPr>
        <w:numPr>
          <w:ilvl w:val="0"/>
          <w:numId w:val="408"/>
        </w:numPr>
        <w:autoSpaceDN w:val="0"/>
        <w:spacing w:line="252" w:lineRule="auto"/>
        <w:rPr>
          <w:rFonts w:ascii="Times New Roman" w:hAnsi="Times New Roman"/>
          <w:lang w:val="en-US" w:eastAsia="zh-CN"/>
        </w:rPr>
      </w:pPr>
      <w:r>
        <w:rPr>
          <w:rFonts w:ascii="Times New Roman" w:hAnsi="Times New Roman"/>
          <w:lang w:val="en-US" w:eastAsia="ko-KR"/>
        </w:rPr>
        <w:t>NOTE: No spec change is needed.</w:t>
      </w:r>
    </w:p>
    <w:p w14:paraId="443DE844" w14:textId="77777777" w:rsidR="00D555D7" w:rsidRDefault="00D555D7" w:rsidP="00D555D7">
      <w:pPr>
        <w:rPr>
          <w:lang w:val="en-US" w:eastAsia="zh-CN"/>
        </w:rPr>
      </w:pPr>
    </w:p>
    <w:p w14:paraId="16044AAD" w14:textId="77777777" w:rsidR="00D555D7" w:rsidRDefault="00D555D7" w:rsidP="00D555D7">
      <w:pPr>
        <w:spacing w:line="256" w:lineRule="auto"/>
        <w:ind w:leftChars="300" w:left="600"/>
        <w:contextualSpacing/>
        <w:rPr>
          <w:rFonts w:ascii="Times New Roman" w:eastAsia="Malgun Gothic" w:hAnsi="Times New Roman"/>
          <w:lang w:eastAsia="zh-CN"/>
        </w:rPr>
      </w:pPr>
      <w:r>
        <w:rPr>
          <w:rFonts w:ascii="Times New Roman" w:eastAsia="Malgun Gothic" w:hAnsi="Times New Roman"/>
          <w:highlight w:val="green"/>
          <w:lang w:eastAsia="zh-CN"/>
        </w:rPr>
        <w:t>Agreement:</w:t>
      </w:r>
      <w:r>
        <w:rPr>
          <w:rFonts w:ascii="Times New Roman" w:eastAsia="Malgun Gothic" w:hAnsi="Times New Roman"/>
          <w:lang w:eastAsia="zh-CN"/>
        </w:rPr>
        <w:t xml:space="preserve"> (RAN1#106bis-e)</w:t>
      </w:r>
    </w:p>
    <w:p w14:paraId="3DB19DBF" w14:textId="77777777" w:rsidR="00D555D7" w:rsidRPr="00D555D7" w:rsidRDefault="00D555D7" w:rsidP="00D555D7">
      <w:pPr>
        <w:spacing w:line="252" w:lineRule="auto"/>
        <w:ind w:leftChars="300" w:left="600"/>
        <w:rPr>
          <w:rFonts w:ascii="Times New Roman" w:hAnsi="Times New Roman"/>
          <w:sz w:val="18"/>
          <w:szCs w:val="18"/>
          <w:lang w:eastAsia="zh-CN"/>
        </w:rPr>
      </w:pPr>
      <w:r w:rsidRPr="00D555D7">
        <w:rPr>
          <w:rFonts w:ascii="Times New Roman" w:hAnsi="Times New Roman"/>
          <w:sz w:val="18"/>
          <w:szCs w:val="18"/>
        </w:rPr>
        <w:t>For multiple PDSCHs (or PUSCHs) scheduled by a single DCI,</w:t>
      </w:r>
    </w:p>
    <w:p w14:paraId="61FD8C7D" w14:textId="77777777" w:rsidR="00D555D7" w:rsidRPr="00D555D7" w:rsidRDefault="00D555D7" w:rsidP="00CF6E6D">
      <w:pPr>
        <w:numPr>
          <w:ilvl w:val="0"/>
          <w:numId w:val="408"/>
        </w:numPr>
        <w:spacing w:line="252" w:lineRule="auto"/>
        <w:ind w:leftChars="480" w:left="1320"/>
        <w:rPr>
          <w:rFonts w:ascii="Times New Roman" w:hAnsi="Times New Roman"/>
          <w:sz w:val="18"/>
          <w:szCs w:val="18"/>
        </w:rPr>
      </w:pPr>
      <w:r w:rsidRPr="00D555D7">
        <w:rPr>
          <w:rFonts w:ascii="Times New Roman" w:hAnsi="Times New Roman"/>
          <w:sz w:val="18"/>
          <w:szCs w:val="18"/>
        </w:rPr>
        <w:t>Rel-15/16 behavior that is described in TS 38.213 Clauses 11 and 11.1 for a PDSCH (or PUSCH) indicated by DCI also applies for multiple PDSCHs (or PUSCHs) schedule by a single DCI.</w:t>
      </w:r>
    </w:p>
    <w:p w14:paraId="57038B06" w14:textId="77777777" w:rsidR="00D555D7" w:rsidRPr="00D555D7" w:rsidRDefault="00D555D7" w:rsidP="00CF6E6D">
      <w:pPr>
        <w:numPr>
          <w:ilvl w:val="0"/>
          <w:numId w:val="408"/>
        </w:numPr>
        <w:spacing w:line="252" w:lineRule="auto"/>
        <w:ind w:leftChars="480" w:left="1320"/>
        <w:rPr>
          <w:rFonts w:ascii="Times New Roman" w:hAnsi="Times New Roman"/>
          <w:sz w:val="18"/>
          <w:szCs w:val="18"/>
        </w:rPr>
      </w:pPr>
      <w:r w:rsidRPr="00D555D7">
        <w:rPr>
          <w:rFonts w:ascii="Times New Roman" w:hAnsi="Times New Roman"/>
          <w:sz w:val="18"/>
          <w:szCs w:val="18"/>
        </w:rPr>
        <w:t xml:space="preserve">If one of multiple PDSCHs (or PUSCHs) scheduled by the DCI collides with a flexible symbol (indicated by </w:t>
      </w:r>
      <w:r w:rsidRPr="00D555D7">
        <w:rPr>
          <w:rFonts w:ascii="Times New Roman" w:hAnsi="Times New Roman"/>
          <w:i/>
          <w:iCs/>
          <w:sz w:val="18"/>
          <w:szCs w:val="18"/>
        </w:rPr>
        <w:t>tdd-UL-DL-ConfigurationCommon</w:t>
      </w:r>
      <w:r w:rsidRPr="00D555D7">
        <w:rPr>
          <w:rFonts w:ascii="Times New Roman" w:hAnsi="Times New Roman"/>
          <w:sz w:val="18"/>
          <w:szCs w:val="18"/>
        </w:rPr>
        <w:t xml:space="preserve"> or </w:t>
      </w:r>
      <w:r w:rsidRPr="00D555D7">
        <w:rPr>
          <w:rFonts w:ascii="Times New Roman" w:hAnsi="Times New Roman"/>
          <w:i/>
          <w:iCs/>
          <w:sz w:val="18"/>
          <w:szCs w:val="18"/>
        </w:rPr>
        <w:t>tdd-UL-DL-ConfigurationDedicated</w:t>
      </w:r>
      <w:r w:rsidRPr="00D555D7">
        <w:rPr>
          <w:rFonts w:ascii="Times New Roman" w:hAnsi="Times New Roman"/>
          <w:sz w:val="18"/>
          <w:szCs w:val="18"/>
        </w:rPr>
        <w:t>),</w:t>
      </w:r>
    </w:p>
    <w:p w14:paraId="3DF9496F" w14:textId="77777777" w:rsidR="00D555D7" w:rsidRPr="00D555D7" w:rsidRDefault="00D555D7" w:rsidP="00CF6E6D">
      <w:pPr>
        <w:numPr>
          <w:ilvl w:val="1"/>
          <w:numId w:val="408"/>
        </w:numPr>
        <w:spacing w:line="252" w:lineRule="auto"/>
        <w:ind w:leftChars="840" w:left="2040"/>
        <w:rPr>
          <w:rFonts w:ascii="Times New Roman" w:hAnsi="Times New Roman"/>
          <w:sz w:val="18"/>
          <w:szCs w:val="18"/>
        </w:rPr>
      </w:pPr>
      <w:r w:rsidRPr="00D555D7">
        <w:rPr>
          <w:rFonts w:ascii="Times New Roman" w:hAnsi="Times New Roman"/>
          <w:sz w:val="18"/>
          <w:szCs w:val="18"/>
        </w:rPr>
        <w:lastRenderedPageBreak/>
        <w:t xml:space="preserve">If that PUSCH is collided with SSB symbols indicated by </w:t>
      </w:r>
      <w:r w:rsidRPr="00D555D7">
        <w:rPr>
          <w:rFonts w:ascii="Times New Roman" w:hAnsi="Times New Roman"/>
          <w:i/>
          <w:iCs/>
          <w:sz w:val="18"/>
          <w:szCs w:val="18"/>
        </w:rPr>
        <w:t>ssb-PositionsInBurst</w:t>
      </w:r>
      <w:r w:rsidRPr="00D555D7">
        <w:rPr>
          <w:rFonts w:ascii="Times New Roman" w:hAnsi="Times New Roman"/>
          <w:sz w:val="18"/>
          <w:szCs w:val="18"/>
        </w:rPr>
        <w:t xml:space="preserve"> </w:t>
      </w:r>
      <w:r w:rsidRPr="00D555D7">
        <w:rPr>
          <w:rFonts w:ascii="Times New Roman" w:hAnsi="Times New Roman"/>
          <w:strike/>
          <w:color w:val="FF0000"/>
          <w:sz w:val="18"/>
          <w:szCs w:val="18"/>
        </w:rPr>
        <w:t xml:space="preserve">[or symbol(s) indicated by </w:t>
      </w:r>
      <w:r w:rsidRPr="00D555D7">
        <w:rPr>
          <w:rFonts w:ascii="Times New Roman" w:hAnsi="Times New Roman"/>
          <w:i/>
          <w:iCs/>
          <w:strike/>
          <w:color w:val="FF0000"/>
          <w:sz w:val="18"/>
          <w:szCs w:val="18"/>
        </w:rPr>
        <w:t>pdcch-ConfigSIB1</w:t>
      </w:r>
      <w:r w:rsidRPr="00D555D7">
        <w:rPr>
          <w:rFonts w:ascii="Times New Roman" w:hAnsi="Times New Roman"/>
          <w:strike/>
          <w:color w:val="FF0000"/>
          <w:sz w:val="18"/>
          <w:szCs w:val="18"/>
        </w:rPr>
        <w:t xml:space="preserve"> in </w:t>
      </w:r>
      <w:r w:rsidRPr="00D555D7">
        <w:rPr>
          <w:rFonts w:ascii="Times New Roman" w:hAnsi="Times New Roman"/>
          <w:i/>
          <w:iCs/>
          <w:strike/>
          <w:color w:val="FF0000"/>
          <w:sz w:val="18"/>
          <w:szCs w:val="18"/>
        </w:rPr>
        <w:t xml:space="preserve">MIB </w:t>
      </w:r>
      <w:r w:rsidRPr="00D555D7">
        <w:rPr>
          <w:rFonts w:ascii="Times New Roman" w:hAnsi="Times New Roman"/>
          <w:strike/>
          <w:color w:val="FF0000"/>
          <w:sz w:val="18"/>
          <w:szCs w:val="18"/>
        </w:rPr>
        <w:t>for a CORESET for Type0-PDCCH CSS set]</w:t>
      </w:r>
      <w:r w:rsidRPr="00D555D7">
        <w:rPr>
          <w:rFonts w:ascii="Times New Roman" w:hAnsi="Times New Roman"/>
          <w:sz w:val="18"/>
          <w:szCs w:val="18"/>
        </w:rPr>
        <w:t>, the HARQ process number increment is skipped for the PUSCH.</w:t>
      </w:r>
    </w:p>
    <w:p w14:paraId="1F830284" w14:textId="77777777" w:rsidR="00D555D7" w:rsidRPr="00D555D7" w:rsidRDefault="00D555D7" w:rsidP="00CF6E6D">
      <w:pPr>
        <w:numPr>
          <w:ilvl w:val="1"/>
          <w:numId w:val="408"/>
        </w:numPr>
        <w:spacing w:line="252" w:lineRule="auto"/>
        <w:ind w:leftChars="840" w:left="2040"/>
        <w:rPr>
          <w:rFonts w:ascii="Times New Roman" w:hAnsi="Times New Roman"/>
          <w:sz w:val="18"/>
          <w:szCs w:val="18"/>
        </w:rPr>
      </w:pPr>
      <w:r w:rsidRPr="00D555D7">
        <w:rPr>
          <w:rFonts w:ascii="Times New Roman" w:hAnsi="Times New Roman"/>
          <w:sz w:val="18"/>
          <w:szCs w:val="18"/>
        </w:rPr>
        <w:t>Otherwise, the HARQ process number increment is not skipped for that PDSCH (or PUSCH).</w:t>
      </w:r>
    </w:p>
    <w:p w14:paraId="0004379B" w14:textId="77777777" w:rsidR="00D555D7" w:rsidRPr="00D555D7" w:rsidRDefault="00D555D7" w:rsidP="00D555D7">
      <w:pPr>
        <w:jc w:val="both"/>
        <w:rPr>
          <w:bCs/>
          <w:lang w:eastAsia="ko-KR"/>
        </w:rPr>
      </w:pPr>
    </w:p>
    <w:p w14:paraId="3CD5EAE2" w14:textId="77777777" w:rsidR="00D555D7" w:rsidRPr="00D555D7" w:rsidRDefault="00D555D7" w:rsidP="00D555D7">
      <w:pPr>
        <w:rPr>
          <w:bCs/>
          <w:lang w:eastAsia="x-none"/>
        </w:rPr>
      </w:pPr>
      <w:r w:rsidRPr="00D555D7">
        <w:rPr>
          <w:rFonts w:ascii="Times New Roman" w:eastAsia="Malgun Gothic" w:hAnsi="Times New Roman"/>
          <w:bCs/>
          <w:highlight w:val="green"/>
          <w:lang w:eastAsia="zh-CN"/>
        </w:rPr>
        <w:t>Agreement</w:t>
      </w:r>
    </w:p>
    <w:p w14:paraId="75A0B512" w14:textId="77777777" w:rsidR="00D555D7" w:rsidRPr="000B31A0" w:rsidRDefault="00D555D7" w:rsidP="00D555D7">
      <w:pPr>
        <w:rPr>
          <w:iCs/>
          <w:lang w:eastAsia="zh-CN"/>
        </w:rPr>
      </w:pPr>
      <w:r>
        <w:rPr>
          <w:iCs/>
          <w:lang w:eastAsia="zh-CN"/>
        </w:rPr>
        <w:t xml:space="preserve">Adopt the following text proposal to </w:t>
      </w:r>
      <w:r w:rsidRPr="00AC2C17">
        <w:rPr>
          <w:iCs/>
          <w:lang w:eastAsia="zh-CN"/>
        </w:rPr>
        <w:t>TS38.213 v17.1.0</w:t>
      </w:r>
      <w:r>
        <w:rPr>
          <w:iCs/>
          <w:lang w:eastAsia="zh-CN"/>
        </w:rPr>
        <w:t xml:space="preserve"> Clause 9.</w:t>
      </w:r>
    </w:p>
    <w:p w14:paraId="314F5A7E" w14:textId="77777777" w:rsidR="00D555D7" w:rsidRDefault="00D555D7" w:rsidP="00CF6E6D">
      <w:pPr>
        <w:pStyle w:val="ListParagraph"/>
        <w:numPr>
          <w:ilvl w:val="0"/>
          <w:numId w:val="407"/>
        </w:numPr>
        <w:rPr>
          <w:lang w:eastAsia="zh-CN"/>
        </w:rPr>
      </w:pPr>
      <w:r w:rsidRPr="000B31A0">
        <w:rPr>
          <w:lang w:eastAsia="zh-CN"/>
        </w:rPr>
        <w:t>Reason for change</w:t>
      </w:r>
    </w:p>
    <w:p w14:paraId="4C4F5D6D" w14:textId="77777777" w:rsidR="00D555D7" w:rsidRPr="00611A05" w:rsidRDefault="00D555D7" w:rsidP="00CF6E6D">
      <w:pPr>
        <w:pStyle w:val="ListParagraph"/>
        <w:numPr>
          <w:ilvl w:val="1"/>
          <w:numId w:val="407"/>
        </w:numPr>
        <w:rPr>
          <w:lang w:eastAsia="zh-CN"/>
        </w:rPr>
      </w:pPr>
      <w:r w:rsidRPr="00D555D7">
        <w:rPr>
          <w:lang w:val="en-US"/>
        </w:rPr>
        <w:t>The following agreement is not captured in current specification.</w:t>
      </w:r>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64"/>
      </w:tblGrid>
      <w:tr w:rsidR="00D555D7" w:rsidRPr="00D555D7" w14:paraId="3D8DB6E5" w14:textId="77777777" w:rsidTr="00D555D7">
        <w:tc>
          <w:tcPr>
            <w:tcW w:w="10064" w:type="dxa"/>
            <w:shd w:val="clear" w:color="auto" w:fill="auto"/>
          </w:tcPr>
          <w:p w14:paraId="31D82DC3" w14:textId="77777777" w:rsidR="00D555D7" w:rsidRPr="00D555D7" w:rsidRDefault="00D555D7" w:rsidP="00660CE9">
            <w:pPr>
              <w:rPr>
                <w:rFonts w:ascii="Arial" w:hAnsi="Arial" w:cs="Arial"/>
                <w:iCs/>
                <w:sz w:val="16"/>
                <w:szCs w:val="16"/>
                <w:lang w:eastAsia="zh-CN"/>
              </w:rPr>
            </w:pPr>
            <w:r w:rsidRPr="00D555D7">
              <w:rPr>
                <w:rFonts w:ascii="Arial" w:hAnsi="Arial" w:cs="Arial"/>
                <w:iCs/>
                <w:sz w:val="16"/>
                <w:szCs w:val="16"/>
                <w:highlight w:val="green"/>
                <w:lang w:eastAsia="zh-CN"/>
              </w:rPr>
              <w:t>Agreement:</w:t>
            </w:r>
            <w:r w:rsidRPr="00D555D7">
              <w:rPr>
                <w:rFonts w:ascii="Arial" w:hAnsi="Arial" w:cs="Arial"/>
                <w:iCs/>
                <w:sz w:val="16"/>
                <w:szCs w:val="16"/>
                <w:lang w:eastAsia="zh-CN"/>
              </w:rPr>
              <w:t xml:space="preserve"> (RAN1#106-e)</w:t>
            </w:r>
          </w:p>
          <w:p w14:paraId="4D605BDE" w14:textId="77777777" w:rsidR="00D555D7" w:rsidRPr="00D555D7" w:rsidRDefault="00D555D7" w:rsidP="00CF6E6D">
            <w:pPr>
              <w:numPr>
                <w:ilvl w:val="0"/>
                <w:numId w:val="408"/>
              </w:numPr>
              <w:spacing w:line="252" w:lineRule="auto"/>
              <w:jc w:val="both"/>
              <w:rPr>
                <w:rFonts w:ascii="Arial" w:eastAsia="Times New Roman" w:hAnsi="Arial" w:cs="Arial"/>
                <w:sz w:val="16"/>
                <w:szCs w:val="16"/>
                <w:lang w:val="en-US" w:eastAsia="zh-CN"/>
              </w:rPr>
            </w:pPr>
            <w:r w:rsidRPr="00D555D7">
              <w:rPr>
                <w:rFonts w:ascii="Arial" w:eastAsia="Times New Roman" w:hAnsi="Arial" w:cs="Arial"/>
                <w:sz w:val="16"/>
                <w:szCs w:val="16"/>
                <w:lang w:eastAsia="ko-KR"/>
              </w:rPr>
              <w:t>For a DCI that can schedule multiple PUSCHs,</w:t>
            </w:r>
          </w:p>
          <w:p w14:paraId="04B13F2D" w14:textId="77777777" w:rsidR="00D555D7" w:rsidRPr="00D555D7" w:rsidRDefault="00D555D7" w:rsidP="00CF6E6D">
            <w:pPr>
              <w:numPr>
                <w:ilvl w:val="1"/>
                <w:numId w:val="408"/>
              </w:numPr>
              <w:spacing w:line="252" w:lineRule="auto"/>
              <w:jc w:val="both"/>
              <w:rPr>
                <w:rFonts w:ascii="Arial" w:eastAsia="Times New Roman" w:hAnsi="Arial" w:cs="Arial"/>
                <w:sz w:val="16"/>
                <w:szCs w:val="16"/>
                <w:lang w:eastAsia="ko-KR"/>
              </w:rPr>
            </w:pPr>
            <w:r w:rsidRPr="00D555D7">
              <w:rPr>
                <w:rFonts w:ascii="Arial" w:eastAsia="Times New Roman" w:hAnsi="Arial" w:cs="Arial"/>
                <w:sz w:val="16"/>
                <w:szCs w:val="16"/>
                <w:lang w:eastAsia="ko-KR"/>
              </w:rPr>
              <w:t>Priority indicator and open loop power control parameter set indication fields are applied to all of scheduled PUSCHs.</w:t>
            </w:r>
          </w:p>
          <w:p w14:paraId="1ED14790" w14:textId="77777777" w:rsidR="00D555D7" w:rsidRPr="00D555D7" w:rsidRDefault="00D555D7" w:rsidP="00CF6E6D">
            <w:pPr>
              <w:numPr>
                <w:ilvl w:val="0"/>
                <w:numId w:val="408"/>
              </w:numPr>
              <w:spacing w:line="252" w:lineRule="auto"/>
              <w:jc w:val="both"/>
              <w:rPr>
                <w:rFonts w:ascii="Arial" w:eastAsia="Times New Roman" w:hAnsi="Arial" w:cs="Arial"/>
                <w:sz w:val="16"/>
                <w:szCs w:val="16"/>
                <w:lang w:eastAsia="ko-KR"/>
              </w:rPr>
            </w:pPr>
            <w:r w:rsidRPr="00D555D7">
              <w:rPr>
                <w:rFonts w:ascii="Arial" w:eastAsia="Times New Roman" w:hAnsi="Arial" w:cs="Arial"/>
                <w:sz w:val="16"/>
                <w:szCs w:val="16"/>
                <w:lang w:eastAsia="ko-KR"/>
              </w:rPr>
              <w:t>For a DCI that can schedule multiple PDSCHs,</w:t>
            </w:r>
          </w:p>
          <w:p w14:paraId="5DB32B37" w14:textId="77777777" w:rsidR="00D555D7" w:rsidRPr="00D555D7" w:rsidRDefault="00D555D7" w:rsidP="00CF6E6D">
            <w:pPr>
              <w:numPr>
                <w:ilvl w:val="1"/>
                <w:numId w:val="408"/>
              </w:numPr>
              <w:spacing w:line="252" w:lineRule="auto"/>
              <w:jc w:val="both"/>
              <w:rPr>
                <w:rFonts w:ascii="Arial" w:eastAsia="Times New Roman" w:hAnsi="Arial" w:cs="Arial"/>
                <w:sz w:val="16"/>
                <w:szCs w:val="16"/>
                <w:lang w:eastAsia="ko-KR"/>
              </w:rPr>
            </w:pPr>
            <w:r w:rsidRPr="00D555D7">
              <w:rPr>
                <w:rFonts w:ascii="Arial" w:eastAsia="Times New Roman" w:hAnsi="Arial" w:cs="Arial"/>
                <w:sz w:val="16"/>
                <w:szCs w:val="16"/>
                <w:lang w:eastAsia="ko-KR"/>
              </w:rPr>
              <w:t>Priority indicator field is applied to all of scheduled PDSCHs.</w:t>
            </w:r>
          </w:p>
        </w:tc>
      </w:tr>
    </w:tbl>
    <w:p w14:paraId="39068BA6" w14:textId="77777777" w:rsidR="00D555D7" w:rsidRDefault="00D555D7" w:rsidP="00CF6E6D">
      <w:pPr>
        <w:numPr>
          <w:ilvl w:val="0"/>
          <w:numId w:val="408"/>
        </w:numPr>
        <w:rPr>
          <w:iCs/>
          <w:lang w:eastAsia="zh-CN"/>
        </w:rPr>
      </w:pPr>
      <w:r w:rsidRPr="000B31A0">
        <w:rPr>
          <w:iCs/>
          <w:lang w:eastAsia="zh-CN"/>
        </w:rPr>
        <w:t>Summary of change</w:t>
      </w:r>
    </w:p>
    <w:p w14:paraId="4B282DE8" w14:textId="77777777" w:rsidR="00D555D7" w:rsidRPr="000B31A0" w:rsidRDefault="00D555D7" w:rsidP="00CF6E6D">
      <w:pPr>
        <w:numPr>
          <w:ilvl w:val="1"/>
          <w:numId w:val="408"/>
        </w:numPr>
        <w:rPr>
          <w:iCs/>
          <w:lang w:eastAsia="zh-CN"/>
        </w:rPr>
      </w:pPr>
      <w:r>
        <w:rPr>
          <w:iCs/>
          <w:lang w:eastAsia="ko-KR"/>
        </w:rPr>
        <w:t>Apply priority indicator to multiple PUSCHs or PDSCHs which are scheduling by a single DCI.</w:t>
      </w:r>
    </w:p>
    <w:p w14:paraId="5F75F0F9" w14:textId="77777777" w:rsidR="00D555D7" w:rsidRDefault="00D555D7" w:rsidP="00CF6E6D">
      <w:pPr>
        <w:numPr>
          <w:ilvl w:val="0"/>
          <w:numId w:val="408"/>
        </w:numPr>
        <w:rPr>
          <w:iCs/>
          <w:lang w:eastAsia="zh-CN"/>
        </w:rPr>
      </w:pPr>
      <w:r w:rsidRPr="000B31A0">
        <w:rPr>
          <w:iCs/>
          <w:lang w:eastAsia="zh-CN"/>
        </w:rPr>
        <w:t>Consequences if not approved</w:t>
      </w:r>
    </w:p>
    <w:p w14:paraId="4AAA7C8A" w14:textId="77777777" w:rsidR="00D555D7" w:rsidRPr="000B31A0" w:rsidRDefault="00D555D7" w:rsidP="00CF6E6D">
      <w:pPr>
        <w:numPr>
          <w:ilvl w:val="1"/>
          <w:numId w:val="408"/>
        </w:numPr>
        <w:rPr>
          <w:iCs/>
          <w:lang w:eastAsia="zh-CN"/>
        </w:rPr>
      </w:pPr>
      <w:r>
        <w:rPr>
          <w:lang w:val="en-US"/>
        </w:rPr>
        <w:t>Missing agreement in specification</w:t>
      </w:r>
    </w:p>
    <w:p w14:paraId="70A69693" w14:textId="77777777" w:rsidR="00D555D7" w:rsidRDefault="00D555D7" w:rsidP="00D555D7">
      <w:pPr>
        <w:ind w:firstLineChars="100" w:firstLine="200"/>
        <w:jc w:val="both"/>
        <w:rPr>
          <w:color w:val="FF0000"/>
          <w:lang w:eastAsia="ko-KR"/>
        </w:rPr>
      </w:pPr>
      <w:r w:rsidRPr="00AC2C17">
        <w:rPr>
          <w:color w:val="FF0000"/>
          <w:lang w:eastAsia="ko-KR"/>
        </w:rPr>
        <w:t>----------------------------------------------Start of text proposal to TS38.213 v17.1.0</w:t>
      </w:r>
      <w:r w:rsidRPr="00AC2C17">
        <w:rPr>
          <w:b/>
          <w:bCs/>
          <w:color w:val="FF0000"/>
          <w:lang w:eastAsia="ko-KR"/>
        </w:rPr>
        <w:t xml:space="preserve"> </w:t>
      </w:r>
      <w:r w:rsidRPr="00AC2C17">
        <w:rPr>
          <w:color w:val="FF0000"/>
          <w:lang w:eastAsia="ko-KR"/>
        </w:rPr>
        <w:t>--------------------------------</w:t>
      </w:r>
      <w:r>
        <w:rPr>
          <w:color w:val="FF0000"/>
          <w:lang w:eastAsia="ko-KR"/>
        </w:rPr>
        <w:t>------------</w:t>
      </w:r>
    </w:p>
    <w:p w14:paraId="41EB8BC0" w14:textId="2243269F" w:rsidR="00D555D7" w:rsidRPr="00D555D7" w:rsidRDefault="00D555D7" w:rsidP="00D555D7">
      <w:pPr>
        <w:rPr>
          <w:rFonts w:ascii="Arial" w:hAnsi="Arial" w:cs="Arial"/>
          <w:b/>
          <w:bCs/>
          <w:sz w:val="16"/>
          <w:szCs w:val="16"/>
        </w:rPr>
      </w:pPr>
      <w:r w:rsidRPr="00D555D7">
        <w:rPr>
          <w:rFonts w:ascii="Arial" w:hAnsi="Arial" w:cs="Arial"/>
          <w:b/>
          <w:bCs/>
          <w:sz w:val="16"/>
          <w:szCs w:val="16"/>
        </w:rPr>
        <w:t>9</w:t>
      </w:r>
      <w:r w:rsidRPr="00D555D7">
        <w:rPr>
          <w:rFonts w:ascii="Arial" w:hAnsi="Arial" w:cs="Arial"/>
          <w:b/>
          <w:bCs/>
          <w:sz w:val="16"/>
          <w:szCs w:val="16"/>
        </w:rPr>
        <w:tab/>
        <w:t>UE procedure for reporting control information</w:t>
      </w:r>
    </w:p>
    <w:p w14:paraId="0199AD7B" w14:textId="77777777" w:rsidR="00D555D7" w:rsidRPr="00D555D7" w:rsidRDefault="00D555D7" w:rsidP="00D555D7">
      <w:pPr>
        <w:ind w:firstLineChars="100" w:firstLine="160"/>
        <w:jc w:val="center"/>
        <w:rPr>
          <w:rFonts w:ascii="Arial" w:hAnsi="Arial" w:cs="Arial"/>
          <w:color w:val="FF0000"/>
          <w:sz w:val="16"/>
          <w:szCs w:val="16"/>
          <w:lang w:eastAsia="ko-KR"/>
        </w:rPr>
      </w:pPr>
      <w:r w:rsidRPr="00D555D7">
        <w:rPr>
          <w:rFonts w:ascii="Arial" w:hAnsi="Arial" w:cs="Arial"/>
          <w:color w:val="FF0000"/>
          <w:sz w:val="16"/>
          <w:szCs w:val="16"/>
          <w:lang w:eastAsia="ko-KR"/>
        </w:rPr>
        <w:t>&lt; Unchanged parts are omitted &gt;</w:t>
      </w:r>
    </w:p>
    <w:p w14:paraId="7FA10A24" w14:textId="77777777" w:rsidR="00D555D7" w:rsidRPr="00D555D7" w:rsidRDefault="00D555D7" w:rsidP="00D555D7">
      <w:pPr>
        <w:rPr>
          <w:rFonts w:ascii="Arial" w:hAnsi="Arial" w:cs="Arial"/>
          <w:sz w:val="16"/>
          <w:szCs w:val="16"/>
          <w:lang w:eastAsia="zh-CN"/>
        </w:rPr>
      </w:pPr>
      <w:r w:rsidRPr="00D555D7">
        <w:rPr>
          <w:rFonts w:ascii="Arial" w:hAnsi="Arial" w:cs="Arial"/>
          <w:sz w:val="16"/>
          <w:szCs w:val="16"/>
          <w:lang w:eastAsia="zh-CN"/>
        </w:rPr>
        <w:t xml:space="preserve">If in an active DL BWP a UE monitors PDCCH for detection of DCI format that includes a priority indicator field, a priority index can be provided by the priority indicator field. If a UE indicates a capability to monitor, in an active DL BWP, PDCCH for detection of DCI format that includes a priority indicator field, the DCI format can schedule </w:t>
      </w:r>
      <w:del w:id="82" w:author="Seonwook Kim" w:date="2022-05-12T12:08:00Z">
        <w:r w:rsidRPr="00D555D7" w:rsidDel="00611A05">
          <w:rPr>
            <w:rFonts w:ascii="Arial" w:hAnsi="Arial" w:cs="Arial"/>
            <w:sz w:val="16"/>
            <w:szCs w:val="16"/>
            <w:lang w:eastAsia="zh-CN"/>
          </w:rPr>
          <w:delText xml:space="preserve">a </w:delText>
        </w:r>
      </w:del>
      <w:r w:rsidRPr="00D555D7">
        <w:rPr>
          <w:rFonts w:ascii="Arial" w:hAnsi="Arial" w:cs="Arial"/>
          <w:sz w:val="16"/>
          <w:szCs w:val="16"/>
          <w:lang w:eastAsia="zh-CN"/>
        </w:rPr>
        <w:t>PUSCH transmission</w:t>
      </w:r>
      <w:ins w:id="83" w:author="Seonwook Kim" w:date="2022-05-12T12:08:00Z">
        <w:r w:rsidRPr="00D555D7">
          <w:rPr>
            <w:rFonts w:ascii="Arial" w:hAnsi="Arial" w:cs="Arial"/>
            <w:sz w:val="16"/>
            <w:szCs w:val="16"/>
            <w:lang w:eastAsia="zh-CN"/>
          </w:rPr>
          <w:t>(s)</w:t>
        </w:r>
      </w:ins>
      <w:r w:rsidRPr="00D555D7">
        <w:rPr>
          <w:rFonts w:ascii="Arial" w:hAnsi="Arial" w:cs="Arial"/>
          <w:sz w:val="16"/>
          <w:szCs w:val="16"/>
          <w:lang w:eastAsia="zh-CN"/>
        </w:rPr>
        <w:t xml:space="preserve"> of any priority, or </w:t>
      </w:r>
      <w:del w:id="84" w:author="Seonwook Kim" w:date="2022-05-12T12:08:00Z">
        <w:r w:rsidRPr="00D555D7" w:rsidDel="00611A05">
          <w:rPr>
            <w:rFonts w:ascii="Arial" w:hAnsi="Arial" w:cs="Arial"/>
            <w:sz w:val="16"/>
            <w:szCs w:val="16"/>
            <w:lang w:eastAsia="zh-CN"/>
          </w:rPr>
          <w:delText xml:space="preserve">a </w:delText>
        </w:r>
      </w:del>
      <w:r w:rsidRPr="00D555D7">
        <w:rPr>
          <w:rFonts w:ascii="Arial" w:hAnsi="Arial" w:cs="Arial"/>
          <w:sz w:val="16"/>
          <w:szCs w:val="16"/>
          <w:lang w:eastAsia="zh-CN"/>
        </w:rPr>
        <w:t>PDSCH reception</w:t>
      </w:r>
      <w:ins w:id="85" w:author="Seonwook Kim" w:date="2022-05-12T12:08:00Z">
        <w:r w:rsidRPr="00D555D7">
          <w:rPr>
            <w:rFonts w:ascii="Arial" w:hAnsi="Arial" w:cs="Arial"/>
            <w:sz w:val="16"/>
            <w:szCs w:val="16"/>
            <w:lang w:eastAsia="zh-CN"/>
          </w:rPr>
          <w:t>(s)</w:t>
        </w:r>
      </w:ins>
      <w:r w:rsidRPr="00D555D7">
        <w:rPr>
          <w:rFonts w:ascii="Arial" w:hAnsi="Arial" w:cs="Arial"/>
          <w:sz w:val="16"/>
          <w:szCs w:val="16"/>
          <w:lang w:eastAsia="zh-CN"/>
        </w:rPr>
        <w:t xml:space="preserve"> and/or trigger a PUCCH transmission with corresponding HARQ-ACK information of any priority, and DCI format 1_1 or DCI format 1_2 can indicate a TCI state update and trigger a PUCCH transmission with corresponding HARQ-ACK information of any priority. </w:t>
      </w:r>
    </w:p>
    <w:p w14:paraId="3C40CABD" w14:textId="77777777" w:rsidR="00D555D7" w:rsidRPr="00AC2C17" w:rsidRDefault="00D555D7" w:rsidP="00D555D7">
      <w:pPr>
        <w:ind w:firstLineChars="100" w:firstLine="200"/>
        <w:jc w:val="both"/>
        <w:rPr>
          <w:color w:val="FF0000"/>
          <w:lang w:eastAsia="ko-KR"/>
        </w:rPr>
      </w:pPr>
      <w:r w:rsidRPr="00AC2C17">
        <w:rPr>
          <w:color w:val="FF0000"/>
          <w:lang w:eastAsia="ko-KR"/>
        </w:rPr>
        <w:t>--------------------------------------------End of Text proposal to TS38.213 v17.1.0 --------------------------------------------</w:t>
      </w:r>
    </w:p>
    <w:p w14:paraId="1CAE800A" w14:textId="77777777" w:rsidR="00D555D7" w:rsidRPr="00D555D7" w:rsidRDefault="00D555D7" w:rsidP="00D555D7">
      <w:pPr>
        <w:rPr>
          <w:bCs/>
        </w:rPr>
      </w:pPr>
    </w:p>
    <w:p w14:paraId="6D72CF21" w14:textId="77777777" w:rsidR="00D555D7" w:rsidRPr="00D555D7" w:rsidRDefault="00D555D7" w:rsidP="00D555D7">
      <w:pPr>
        <w:rPr>
          <w:bCs/>
          <w:lang w:eastAsia="x-none"/>
        </w:rPr>
      </w:pPr>
      <w:r w:rsidRPr="00D555D7">
        <w:rPr>
          <w:rFonts w:ascii="Times New Roman" w:eastAsia="Malgun Gothic" w:hAnsi="Times New Roman"/>
          <w:bCs/>
          <w:highlight w:val="green"/>
          <w:lang w:eastAsia="zh-CN"/>
        </w:rPr>
        <w:t>Agreement</w:t>
      </w:r>
    </w:p>
    <w:p w14:paraId="68811A79" w14:textId="77777777" w:rsidR="00D555D7" w:rsidRPr="00857464" w:rsidRDefault="00D555D7" w:rsidP="00D555D7">
      <w:pPr>
        <w:autoSpaceDN w:val="0"/>
        <w:spacing w:line="252" w:lineRule="auto"/>
        <w:rPr>
          <w:rFonts w:ascii="Times New Roman" w:hAnsi="Times New Roman"/>
          <w:lang w:val="en-US" w:eastAsia="zh-CN"/>
        </w:rPr>
      </w:pPr>
      <w:r w:rsidRPr="00857464">
        <w:rPr>
          <w:rFonts w:ascii="Times New Roman" w:hAnsi="Times New Roman"/>
          <w:lang w:val="en-US" w:eastAsia="zh-CN"/>
        </w:rPr>
        <w:t>For single TRP or multi-TRP operation, for 480/960 kHz SCS,</w:t>
      </w:r>
    </w:p>
    <w:p w14:paraId="3BE18CF7" w14:textId="77777777" w:rsidR="00D555D7" w:rsidRPr="00D555D7" w:rsidRDefault="00D555D7" w:rsidP="00CF6E6D">
      <w:pPr>
        <w:pStyle w:val="ListParagraph"/>
        <w:numPr>
          <w:ilvl w:val="0"/>
          <w:numId w:val="407"/>
        </w:numPr>
        <w:rPr>
          <w:lang w:val="en-US" w:eastAsia="zh-CN"/>
        </w:rPr>
      </w:pPr>
      <w:r w:rsidRPr="00D555D7">
        <w:rPr>
          <w:lang w:val="en-US" w:eastAsia="zh-CN"/>
        </w:rPr>
        <w:t>A UE does not expect to receive more than one unicast PDSCH in a slot on a serving cell from the same TRP.</w:t>
      </w:r>
    </w:p>
    <w:p w14:paraId="56E9C6FB" w14:textId="77777777" w:rsidR="00D555D7" w:rsidRPr="00D555D7" w:rsidRDefault="00D555D7" w:rsidP="00CF6E6D">
      <w:pPr>
        <w:pStyle w:val="ListParagraph"/>
        <w:numPr>
          <w:ilvl w:val="0"/>
          <w:numId w:val="407"/>
        </w:numPr>
        <w:rPr>
          <w:lang w:val="en-US" w:eastAsia="zh-CN"/>
        </w:rPr>
      </w:pPr>
      <w:r w:rsidRPr="00D555D7">
        <w:rPr>
          <w:lang w:val="en-US" w:eastAsia="zh-CN"/>
        </w:rPr>
        <w:t>A UE does not expect to transmit more than one PUSCH in a slot on a serving cell from the same TRP.</w:t>
      </w:r>
    </w:p>
    <w:p w14:paraId="6183708F" w14:textId="18AA4A48" w:rsidR="00D555D7" w:rsidRDefault="00D555D7" w:rsidP="00D555D7">
      <w:pPr>
        <w:rPr>
          <w:lang w:val="en-US" w:eastAsia="x-none"/>
        </w:rPr>
      </w:pPr>
    </w:p>
    <w:p w14:paraId="3F3211C0" w14:textId="6C64DB41" w:rsidR="00D555D7" w:rsidRPr="00BE6CAB" w:rsidRDefault="00D555D7" w:rsidP="00D555D7">
      <w:r w:rsidRPr="00BE6CAB">
        <w:rPr>
          <w:b/>
          <w:bCs/>
        </w:rPr>
        <w:t>Decision:</w:t>
      </w:r>
      <w:r w:rsidRPr="00BE6CAB">
        <w:t xml:space="preserve"> As per email decision posted on May 1</w:t>
      </w:r>
      <w:r>
        <w:t>8</w:t>
      </w:r>
      <w:r w:rsidRPr="00BE6CAB">
        <w:rPr>
          <w:vertAlign w:val="superscript"/>
        </w:rPr>
        <w:t>th</w:t>
      </w:r>
      <w:r w:rsidRPr="00BE6CAB">
        <w:t>,</w:t>
      </w:r>
    </w:p>
    <w:p w14:paraId="0A8214F0" w14:textId="77777777" w:rsidR="00D555D7" w:rsidRPr="00D555D7" w:rsidRDefault="00D555D7" w:rsidP="00D555D7">
      <w:pPr>
        <w:rPr>
          <w:rFonts w:eastAsia="SimSun"/>
          <w:bCs/>
          <w:iCs/>
          <w:u w:val="single"/>
          <w:lang w:eastAsia="zh-CN"/>
        </w:rPr>
      </w:pPr>
      <w:r w:rsidRPr="00D555D7">
        <w:rPr>
          <w:rFonts w:eastAsia="SimSun" w:hint="eastAsia"/>
          <w:bCs/>
          <w:iCs/>
          <w:u w:val="single"/>
          <w:lang w:eastAsia="zh-CN"/>
        </w:rPr>
        <w:t>Conclusion</w:t>
      </w:r>
    </w:p>
    <w:p w14:paraId="3B69FFBF" w14:textId="77777777" w:rsidR="00D555D7" w:rsidRDefault="00D555D7" w:rsidP="00D555D7">
      <w:pPr>
        <w:rPr>
          <w:iCs/>
          <w:lang w:eastAsia="zh-CN"/>
        </w:rPr>
      </w:pPr>
      <w:r>
        <w:rPr>
          <w:rFonts w:hint="eastAsia"/>
          <w:iCs/>
          <w:lang w:eastAsia="zh-CN"/>
        </w:rPr>
        <w:t>For a DCI that can schedule multiple PDSCHs</w:t>
      </w:r>
      <w:r>
        <w:rPr>
          <w:iCs/>
          <w:lang w:eastAsia="zh-CN"/>
        </w:rPr>
        <w:t xml:space="preserve"> or multiple PUSCHs</w:t>
      </w:r>
      <w:r>
        <w:rPr>
          <w:rFonts w:hint="eastAsia"/>
          <w:iCs/>
          <w:lang w:eastAsia="zh-CN"/>
        </w:rPr>
        <w:t>,</w:t>
      </w:r>
    </w:p>
    <w:p w14:paraId="6C8523F1" w14:textId="77777777" w:rsidR="00D555D7" w:rsidRDefault="00D555D7" w:rsidP="00CF6E6D">
      <w:pPr>
        <w:numPr>
          <w:ilvl w:val="0"/>
          <w:numId w:val="408"/>
        </w:numPr>
        <w:rPr>
          <w:iCs/>
          <w:lang w:eastAsia="zh-CN"/>
        </w:rPr>
      </w:pPr>
      <w:r>
        <w:rPr>
          <w:iCs/>
          <w:lang w:eastAsia="zh-CN"/>
        </w:rPr>
        <w:t>It is clarified that the scheduled PDSCHs (or PUSCHs or SLIVs) in the following previous conclusion/agreement correspond to scheduled PDSCHs (or PUSCHs or SLIVs) indicated by the TDRA information field.</w:t>
      </w:r>
    </w:p>
    <w:p w14:paraId="4AC0C16C" w14:textId="77777777" w:rsidR="00D555D7" w:rsidRDefault="00D555D7" w:rsidP="00CF6E6D">
      <w:pPr>
        <w:numPr>
          <w:ilvl w:val="1"/>
          <w:numId w:val="408"/>
        </w:numPr>
        <w:autoSpaceDN w:val="0"/>
        <w:spacing w:line="252" w:lineRule="auto"/>
        <w:rPr>
          <w:rFonts w:ascii="Times New Roman" w:hAnsi="Times New Roman"/>
          <w:lang w:val="en-US" w:eastAsia="zh-CN"/>
        </w:rPr>
      </w:pPr>
      <w:r>
        <w:rPr>
          <w:rFonts w:ascii="Times New Roman" w:hAnsi="Times New Roman"/>
          <w:lang w:val="en-US" w:eastAsia="ko-KR"/>
        </w:rPr>
        <w:t>NOTE: No spec change is needed.</w:t>
      </w:r>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64"/>
      </w:tblGrid>
      <w:tr w:rsidR="00D555D7" w:rsidRPr="00D555D7" w14:paraId="0B7154E4" w14:textId="77777777" w:rsidTr="00D555D7">
        <w:tc>
          <w:tcPr>
            <w:tcW w:w="10064" w:type="dxa"/>
            <w:shd w:val="clear" w:color="auto" w:fill="auto"/>
          </w:tcPr>
          <w:p w14:paraId="5FC92339" w14:textId="77777777" w:rsidR="00D555D7" w:rsidRPr="00D555D7" w:rsidRDefault="00D555D7" w:rsidP="00660CE9">
            <w:pPr>
              <w:rPr>
                <w:rFonts w:ascii="Arial" w:hAnsi="Arial" w:cs="Arial"/>
                <w:b/>
                <w:bCs/>
                <w:iCs/>
                <w:sz w:val="16"/>
                <w:szCs w:val="16"/>
                <w:u w:val="single"/>
                <w:lang w:eastAsia="zh-CN"/>
              </w:rPr>
            </w:pPr>
            <w:r w:rsidRPr="00D555D7">
              <w:rPr>
                <w:rFonts w:ascii="Arial" w:hAnsi="Arial" w:cs="Arial"/>
                <w:b/>
                <w:bCs/>
                <w:iCs/>
                <w:sz w:val="16"/>
                <w:szCs w:val="16"/>
                <w:u w:val="single"/>
                <w:lang w:eastAsia="zh-CN"/>
              </w:rPr>
              <w:t>Conclusion</w:t>
            </w:r>
            <w:r w:rsidRPr="00D555D7">
              <w:rPr>
                <w:rFonts w:ascii="Arial" w:hAnsi="Arial" w:cs="Arial"/>
                <w:bCs/>
                <w:iCs/>
                <w:sz w:val="16"/>
                <w:szCs w:val="16"/>
                <w:lang w:eastAsia="zh-CN"/>
              </w:rPr>
              <w:t xml:space="preserve"> (RAN1#107bis-e)</w:t>
            </w:r>
          </w:p>
          <w:p w14:paraId="42593D7D" w14:textId="77777777" w:rsidR="00D555D7" w:rsidRPr="00D555D7" w:rsidRDefault="00D555D7" w:rsidP="00CF6E6D">
            <w:pPr>
              <w:numPr>
                <w:ilvl w:val="0"/>
                <w:numId w:val="408"/>
              </w:numPr>
              <w:rPr>
                <w:rFonts w:ascii="Arial" w:hAnsi="Arial" w:cs="Arial"/>
                <w:iCs/>
                <w:sz w:val="16"/>
                <w:szCs w:val="16"/>
                <w:lang w:eastAsia="zh-CN"/>
              </w:rPr>
            </w:pPr>
            <w:r w:rsidRPr="00D555D7">
              <w:rPr>
                <w:rFonts w:ascii="Arial" w:hAnsi="Arial" w:cs="Arial"/>
                <w:iCs/>
                <w:sz w:val="16"/>
                <w:szCs w:val="16"/>
                <w:lang w:eastAsia="zh-CN"/>
              </w:rPr>
              <w:t>UE does not expect any of the scheduled PDSCHs (or PUSCHs) and the scheduling DCIs to lead to out-of-order scheduling, also for the case of one multi-PDSCH (or multi-PUSCH) scheduling DCI and one single-PDSCH (or single-PUSCH) scheduling DCI, where multi-PDSCH (or multi-PUSCH) scheduling DCI schedules more than one PDSCH (or PUSCH).</w:t>
            </w:r>
          </w:p>
          <w:p w14:paraId="7498C0F2" w14:textId="77777777" w:rsidR="00D555D7" w:rsidRPr="00D555D7" w:rsidRDefault="00D555D7" w:rsidP="00CF6E6D">
            <w:pPr>
              <w:numPr>
                <w:ilvl w:val="1"/>
                <w:numId w:val="408"/>
              </w:numPr>
              <w:rPr>
                <w:rFonts w:ascii="Arial" w:hAnsi="Arial" w:cs="Arial"/>
                <w:iCs/>
                <w:sz w:val="16"/>
                <w:szCs w:val="16"/>
                <w:lang w:eastAsia="zh-CN"/>
              </w:rPr>
            </w:pPr>
            <w:r w:rsidRPr="00D555D7">
              <w:rPr>
                <w:rFonts w:ascii="Arial" w:hAnsi="Arial" w:cs="Arial"/>
                <w:iCs/>
                <w:sz w:val="16"/>
                <w:szCs w:val="16"/>
                <w:lang w:eastAsia="zh-CN"/>
              </w:rPr>
              <w:t>This may not have specification impact.</w:t>
            </w:r>
          </w:p>
          <w:p w14:paraId="232EEA45" w14:textId="77777777" w:rsidR="00D555D7" w:rsidRPr="00D555D7" w:rsidRDefault="00D555D7" w:rsidP="00CF6E6D">
            <w:pPr>
              <w:numPr>
                <w:ilvl w:val="0"/>
                <w:numId w:val="408"/>
              </w:numPr>
              <w:rPr>
                <w:rFonts w:ascii="Arial" w:hAnsi="Arial" w:cs="Arial"/>
                <w:iCs/>
                <w:sz w:val="16"/>
                <w:szCs w:val="16"/>
                <w:lang w:eastAsia="zh-CN"/>
              </w:rPr>
            </w:pPr>
            <w:r w:rsidRPr="00D555D7">
              <w:rPr>
                <w:rFonts w:ascii="Arial" w:hAnsi="Arial" w:cs="Arial"/>
                <w:iCs/>
                <w:sz w:val="16"/>
                <w:szCs w:val="16"/>
                <w:lang w:eastAsia="zh-CN"/>
              </w:rPr>
              <w:t>Note: It is separately discussed whether the scheduled PDSCHs (or PUSCHs or SLIV) is based on configured SLIV or valid SLIV.</w:t>
            </w:r>
          </w:p>
          <w:p w14:paraId="59DE1156" w14:textId="77777777" w:rsidR="00D555D7" w:rsidRPr="00D555D7" w:rsidRDefault="00D555D7" w:rsidP="00660CE9">
            <w:pPr>
              <w:ind w:firstLineChars="100" w:firstLine="160"/>
              <w:jc w:val="both"/>
              <w:rPr>
                <w:rFonts w:ascii="Arial" w:hAnsi="Arial" w:cs="Arial"/>
                <w:sz w:val="16"/>
                <w:szCs w:val="16"/>
                <w:lang w:eastAsia="ko-KR"/>
              </w:rPr>
            </w:pPr>
          </w:p>
          <w:p w14:paraId="374BF9E4" w14:textId="77777777" w:rsidR="00D555D7" w:rsidRPr="00D555D7" w:rsidRDefault="00D555D7" w:rsidP="00660CE9">
            <w:pPr>
              <w:rPr>
                <w:rFonts w:ascii="Arial" w:hAnsi="Arial" w:cs="Arial"/>
                <w:b/>
                <w:iCs/>
                <w:sz w:val="16"/>
                <w:szCs w:val="16"/>
                <w:lang w:eastAsia="zh-CN"/>
              </w:rPr>
            </w:pPr>
            <w:r w:rsidRPr="00D555D7">
              <w:rPr>
                <w:rFonts w:ascii="Arial" w:hAnsi="Arial" w:cs="Arial"/>
                <w:b/>
                <w:iCs/>
                <w:sz w:val="16"/>
                <w:szCs w:val="16"/>
                <w:highlight w:val="green"/>
                <w:lang w:eastAsia="zh-CN"/>
              </w:rPr>
              <w:t>Agreement</w:t>
            </w:r>
            <w:r w:rsidRPr="00D555D7">
              <w:rPr>
                <w:rFonts w:ascii="Arial" w:hAnsi="Arial" w:cs="Arial"/>
                <w:b/>
                <w:iCs/>
                <w:sz w:val="16"/>
                <w:szCs w:val="16"/>
                <w:lang w:eastAsia="zh-CN"/>
              </w:rPr>
              <w:t xml:space="preserve"> </w:t>
            </w:r>
            <w:r w:rsidRPr="00D555D7">
              <w:rPr>
                <w:rFonts w:ascii="Arial" w:hAnsi="Arial" w:cs="Arial"/>
                <w:bCs/>
                <w:iCs/>
                <w:sz w:val="16"/>
                <w:szCs w:val="16"/>
                <w:lang w:eastAsia="zh-CN"/>
              </w:rPr>
              <w:t>(RAN1#108-e)</w:t>
            </w:r>
          </w:p>
          <w:p w14:paraId="78BE7E03" w14:textId="77777777" w:rsidR="00D555D7" w:rsidRPr="00D555D7" w:rsidRDefault="00D555D7" w:rsidP="00CF6E6D">
            <w:pPr>
              <w:numPr>
                <w:ilvl w:val="0"/>
                <w:numId w:val="408"/>
              </w:numPr>
              <w:spacing w:line="252" w:lineRule="auto"/>
              <w:rPr>
                <w:rFonts w:ascii="Arial" w:hAnsi="Arial" w:cs="Arial"/>
                <w:sz w:val="16"/>
                <w:szCs w:val="16"/>
              </w:rPr>
            </w:pPr>
            <w:r w:rsidRPr="00D555D7">
              <w:rPr>
                <w:rFonts w:ascii="Arial" w:hAnsi="Arial" w:cs="Arial"/>
                <w:sz w:val="16"/>
                <w:szCs w:val="16"/>
              </w:rPr>
              <w:t>The case where two multi-PDSCH (or multi-PUSCH) scheduling DCIs end in the same symbol but two multi-PDSCH (or multi-PUSCH) schedulings have overlapping spans, where the span is defined from the beginning of the first scheduled SLIV till the end of the last scheduled SLIV, is considered as out-of-order scheduling and is not expected by UE.</w:t>
            </w:r>
          </w:p>
          <w:p w14:paraId="3EF51F4B" w14:textId="77777777" w:rsidR="00D555D7" w:rsidRPr="00D555D7" w:rsidRDefault="00D555D7" w:rsidP="00CF6E6D">
            <w:pPr>
              <w:numPr>
                <w:ilvl w:val="1"/>
                <w:numId w:val="408"/>
              </w:numPr>
              <w:spacing w:line="252" w:lineRule="auto"/>
              <w:rPr>
                <w:rFonts w:ascii="Arial" w:hAnsi="Arial" w:cs="Arial"/>
                <w:sz w:val="16"/>
                <w:szCs w:val="16"/>
              </w:rPr>
            </w:pPr>
            <w:r w:rsidRPr="00D555D7">
              <w:rPr>
                <w:rFonts w:ascii="Arial" w:hAnsi="Arial" w:cs="Arial"/>
                <w:sz w:val="16"/>
                <w:szCs w:val="16"/>
                <w:lang w:eastAsia="ko-KR"/>
              </w:rPr>
              <w:t>This applies also when one of two DCIs is single-PDSCH (or single-PUSCH) scheduling DCI, including the case that one DCI schedules multi-slot PDSCH (or PUSCH repetition type A or B).</w:t>
            </w:r>
          </w:p>
          <w:p w14:paraId="5CBE50CB" w14:textId="77777777" w:rsidR="00D555D7" w:rsidRPr="00D555D7" w:rsidRDefault="00D555D7" w:rsidP="00CF6E6D">
            <w:pPr>
              <w:numPr>
                <w:ilvl w:val="1"/>
                <w:numId w:val="408"/>
              </w:numPr>
              <w:spacing w:line="252" w:lineRule="auto"/>
              <w:rPr>
                <w:rFonts w:ascii="Arial" w:hAnsi="Arial" w:cs="Arial"/>
                <w:sz w:val="16"/>
                <w:szCs w:val="16"/>
              </w:rPr>
            </w:pPr>
            <w:r w:rsidRPr="00D555D7">
              <w:rPr>
                <w:rFonts w:ascii="Arial" w:hAnsi="Arial" w:cs="Arial"/>
                <w:sz w:val="16"/>
                <w:szCs w:val="16"/>
              </w:rPr>
              <w:t>Note: This doesn’t apply when each of two DCIs schedules multi-slot PDSCH (or PUSCH repetition type A or B) as in Rel-15/Rel-16</w:t>
            </w:r>
          </w:p>
          <w:p w14:paraId="0C2E5FB4" w14:textId="77777777" w:rsidR="00D555D7" w:rsidRPr="00D555D7" w:rsidRDefault="00D555D7" w:rsidP="00CF6E6D">
            <w:pPr>
              <w:numPr>
                <w:ilvl w:val="1"/>
                <w:numId w:val="408"/>
              </w:numPr>
              <w:spacing w:line="252" w:lineRule="auto"/>
              <w:rPr>
                <w:rFonts w:ascii="Arial" w:hAnsi="Arial" w:cs="Arial"/>
                <w:sz w:val="16"/>
                <w:szCs w:val="16"/>
              </w:rPr>
            </w:pPr>
            <w:r w:rsidRPr="00D555D7">
              <w:rPr>
                <w:rFonts w:ascii="Arial" w:hAnsi="Arial" w:cs="Arial"/>
                <w:sz w:val="16"/>
                <w:szCs w:val="16"/>
                <w:lang w:eastAsia="ko-KR"/>
              </w:rPr>
              <w:t>Note: This doesn’t apply when each of the two DCIs schedules single PDSCH (or single PUSCH) as in Rel-15/Rel-16</w:t>
            </w:r>
          </w:p>
          <w:p w14:paraId="6A1A3BB4" w14:textId="77777777" w:rsidR="00D555D7" w:rsidRPr="00D555D7" w:rsidRDefault="00D555D7" w:rsidP="00CF6E6D">
            <w:pPr>
              <w:numPr>
                <w:ilvl w:val="0"/>
                <w:numId w:val="408"/>
              </w:numPr>
              <w:spacing w:line="252" w:lineRule="auto"/>
              <w:rPr>
                <w:rFonts w:ascii="Arial" w:hAnsi="Arial" w:cs="Arial"/>
                <w:sz w:val="16"/>
                <w:szCs w:val="16"/>
              </w:rPr>
            </w:pPr>
            <w:r w:rsidRPr="00D555D7">
              <w:rPr>
                <w:rFonts w:ascii="Arial" w:hAnsi="Arial" w:cs="Arial"/>
                <w:sz w:val="16"/>
                <w:szCs w:val="16"/>
              </w:rPr>
              <w:t>Note: It is separately discussed whether the scheduled SLIV is based on configured SLIV or valid SLIV.</w:t>
            </w:r>
          </w:p>
        </w:tc>
      </w:tr>
    </w:tbl>
    <w:p w14:paraId="15D262E8" w14:textId="77777777" w:rsidR="00D555D7" w:rsidRPr="00D555D7" w:rsidRDefault="00D555D7" w:rsidP="00D555D7">
      <w:pPr>
        <w:rPr>
          <w:bCs/>
          <w:highlight w:val="yellow"/>
          <w:lang w:val="en-US" w:eastAsia="x-none"/>
        </w:rPr>
      </w:pPr>
    </w:p>
    <w:p w14:paraId="43291AF9" w14:textId="77777777" w:rsidR="00D555D7" w:rsidRPr="00D555D7" w:rsidRDefault="00D555D7" w:rsidP="00D555D7">
      <w:pPr>
        <w:rPr>
          <w:bCs/>
          <w:lang w:eastAsia="x-none"/>
        </w:rPr>
      </w:pPr>
      <w:r w:rsidRPr="00D555D7">
        <w:rPr>
          <w:rFonts w:ascii="Times New Roman" w:eastAsia="Malgun Gothic" w:hAnsi="Times New Roman"/>
          <w:bCs/>
          <w:highlight w:val="green"/>
          <w:lang w:eastAsia="zh-CN"/>
        </w:rPr>
        <w:t>Agreement</w:t>
      </w:r>
    </w:p>
    <w:p w14:paraId="1AFCA13E" w14:textId="26518C08" w:rsidR="00D555D7" w:rsidRPr="001C4C68" w:rsidRDefault="00D555D7" w:rsidP="00CF6E6D">
      <w:pPr>
        <w:pStyle w:val="ListParagraph"/>
        <w:numPr>
          <w:ilvl w:val="0"/>
          <w:numId w:val="409"/>
        </w:numPr>
        <w:rPr>
          <w:lang w:eastAsia="x-none"/>
        </w:rPr>
      </w:pPr>
      <w:r w:rsidRPr="001C4C68">
        <w:rPr>
          <w:lang w:eastAsia="x-none"/>
        </w:rPr>
        <w:t xml:space="preserve">Text Proposal #4-2-2 (for TS38.213 v17.1.0, clause 9.1.3) in section 3 of </w:t>
      </w:r>
      <w:hyperlink r:id="rId606" w:history="1">
        <w:r w:rsidR="000B5C49">
          <w:rPr>
            <w:rStyle w:val="Hyperlink"/>
            <w:lang w:eastAsia="x-none"/>
          </w:rPr>
          <w:t>R1-2205191</w:t>
        </w:r>
      </w:hyperlink>
      <w:r w:rsidRPr="001C4C68">
        <w:rPr>
          <w:lang w:eastAsia="x-none"/>
        </w:rPr>
        <w:t xml:space="preserve"> is endorsed.</w:t>
      </w:r>
    </w:p>
    <w:p w14:paraId="68C298BE" w14:textId="3504CE9F" w:rsidR="00D555D7" w:rsidRDefault="00D555D7" w:rsidP="00CF6E6D">
      <w:pPr>
        <w:pStyle w:val="ListParagraph"/>
        <w:numPr>
          <w:ilvl w:val="0"/>
          <w:numId w:val="409"/>
        </w:numPr>
        <w:rPr>
          <w:lang w:eastAsia="x-none"/>
        </w:rPr>
      </w:pPr>
      <w:r w:rsidRPr="001C4C68">
        <w:rPr>
          <w:lang w:eastAsia="x-none"/>
        </w:rPr>
        <w:t xml:space="preserve">Text Proposal #4-3 (for TS38.213 v17.1.0, clause 9.1.2.1) in section 4 of </w:t>
      </w:r>
      <w:hyperlink r:id="rId607" w:history="1">
        <w:r w:rsidR="000B5C49">
          <w:rPr>
            <w:rStyle w:val="Hyperlink"/>
            <w:lang w:eastAsia="x-none"/>
          </w:rPr>
          <w:t>R1-2205191</w:t>
        </w:r>
      </w:hyperlink>
      <w:r w:rsidRPr="001C4C68">
        <w:rPr>
          <w:lang w:eastAsia="x-none"/>
        </w:rPr>
        <w:t xml:space="preserve"> is endorsed.</w:t>
      </w:r>
    </w:p>
    <w:p w14:paraId="73885677" w14:textId="77777777" w:rsidR="00D555D7" w:rsidRPr="00D555D7" w:rsidRDefault="00D555D7" w:rsidP="00D555D7">
      <w:pPr>
        <w:autoSpaceDN w:val="0"/>
        <w:spacing w:line="252" w:lineRule="auto"/>
        <w:rPr>
          <w:rFonts w:ascii="Times New Roman" w:hAnsi="Times New Roman"/>
          <w:bCs/>
          <w:u w:val="single"/>
          <w:lang w:val="en-US" w:eastAsia="zh-CN"/>
        </w:rPr>
      </w:pPr>
      <w:r w:rsidRPr="00D555D7">
        <w:rPr>
          <w:rFonts w:ascii="Times New Roman" w:eastAsia="SimSun" w:hAnsi="Times New Roman" w:hint="eastAsia"/>
          <w:bCs/>
          <w:u w:val="single"/>
          <w:lang w:val="en-US" w:eastAsia="zh-CN"/>
        </w:rPr>
        <w:t>C</w:t>
      </w:r>
      <w:r w:rsidRPr="00D555D7">
        <w:rPr>
          <w:rFonts w:ascii="Times New Roman" w:eastAsia="SimSun" w:hAnsi="Times New Roman"/>
          <w:bCs/>
          <w:u w:val="single"/>
          <w:lang w:val="en-US" w:eastAsia="zh-CN"/>
        </w:rPr>
        <w:t>onclusion</w:t>
      </w:r>
    </w:p>
    <w:p w14:paraId="506A0319" w14:textId="77777777" w:rsidR="00D555D7" w:rsidRDefault="00D555D7" w:rsidP="00CF6E6D">
      <w:pPr>
        <w:numPr>
          <w:ilvl w:val="0"/>
          <w:numId w:val="408"/>
        </w:numPr>
        <w:autoSpaceDN w:val="0"/>
        <w:spacing w:line="252" w:lineRule="auto"/>
        <w:rPr>
          <w:rFonts w:ascii="Times New Roman" w:hAnsi="Times New Roman"/>
          <w:lang w:val="en-US" w:eastAsia="zh-CN"/>
        </w:rPr>
      </w:pPr>
      <w:r>
        <w:rPr>
          <w:rFonts w:ascii="Times New Roman" w:hAnsi="Times New Roman" w:hint="eastAsia"/>
          <w:lang w:val="en-US" w:eastAsia="ko-KR"/>
        </w:rPr>
        <w:t xml:space="preserve">It is clarified that </w:t>
      </w:r>
      <w:r>
        <w:rPr>
          <w:rFonts w:ascii="Times New Roman" w:hAnsi="Times New Roman"/>
          <w:lang w:val="en-US" w:eastAsia="ko-KR"/>
        </w:rPr>
        <w:t>“it does not apply to DCI format 1_1 or 0_1” in the previous agreement implies the number of repetition K is equal to 1.</w:t>
      </w:r>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64"/>
      </w:tblGrid>
      <w:tr w:rsidR="00D555D7" w:rsidRPr="00D555D7" w14:paraId="1CA98009" w14:textId="77777777" w:rsidTr="00D555D7">
        <w:tc>
          <w:tcPr>
            <w:tcW w:w="10064" w:type="dxa"/>
            <w:shd w:val="clear" w:color="auto" w:fill="auto"/>
          </w:tcPr>
          <w:p w14:paraId="0E05B744" w14:textId="77777777" w:rsidR="00D555D7" w:rsidRPr="00D555D7" w:rsidRDefault="00D555D7" w:rsidP="00660CE9">
            <w:pPr>
              <w:rPr>
                <w:rFonts w:ascii="Arial" w:hAnsi="Arial" w:cs="Arial"/>
                <w:b/>
                <w:sz w:val="16"/>
                <w:szCs w:val="16"/>
                <w:lang w:val="en-US" w:eastAsia="zh-CN"/>
              </w:rPr>
            </w:pPr>
            <w:r w:rsidRPr="00D555D7">
              <w:rPr>
                <w:rFonts w:ascii="Arial" w:hAnsi="Arial" w:cs="Arial"/>
                <w:b/>
                <w:sz w:val="16"/>
                <w:szCs w:val="16"/>
                <w:highlight w:val="green"/>
                <w:lang w:val="en-US" w:eastAsia="zh-CN"/>
              </w:rPr>
              <w:t>Agreement</w:t>
            </w:r>
            <w:r w:rsidRPr="00D555D7">
              <w:rPr>
                <w:rFonts w:ascii="Arial" w:hAnsi="Arial" w:cs="Arial"/>
                <w:b/>
                <w:sz w:val="16"/>
                <w:szCs w:val="16"/>
                <w:lang w:val="en-US" w:eastAsia="zh-CN"/>
              </w:rPr>
              <w:t xml:space="preserve"> (RAN1#107-e)</w:t>
            </w:r>
          </w:p>
          <w:p w14:paraId="0C5475BC" w14:textId="77777777" w:rsidR="00D555D7" w:rsidRPr="00D555D7" w:rsidRDefault="00D555D7" w:rsidP="00CF6E6D">
            <w:pPr>
              <w:numPr>
                <w:ilvl w:val="0"/>
                <w:numId w:val="408"/>
              </w:numPr>
              <w:autoSpaceDN w:val="0"/>
              <w:spacing w:after="160" w:line="252" w:lineRule="auto"/>
              <w:contextualSpacing/>
              <w:jc w:val="both"/>
              <w:rPr>
                <w:rFonts w:ascii="Arial" w:hAnsi="Arial" w:cs="Arial"/>
                <w:sz w:val="16"/>
                <w:szCs w:val="16"/>
                <w:lang w:val="en-US" w:eastAsia="zh-CN"/>
              </w:rPr>
            </w:pPr>
            <w:r w:rsidRPr="00D555D7">
              <w:rPr>
                <w:rFonts w:ascii="Arial" w:hAnsi="Arial" w:cs="Arial"/>
                <w:sz w:val="16"/>
                <w:szCs w:val="16"/>
              </w:rPr>
              <w:lastRenderedPageBreak/>
              <w:t xml:space="preserve">If a UE is configured with a TDRA table in which one or more rows contain multiple SLIVs for PDSCH for DCI format 1_1, the UE does not expect to be configured with </w:t>
            </w:r>
            <w:r w:rsidRPr="00D555D7">
              <w:rPr>
                <w:rFonts w:ascii="Arial" w:hAnsi="Arial" w:cs="Arial"/>
                <w:i/>
                <w:iCs/>
                <w:sz w:val="16"/>
                <w:szCs w:val="16"/>
                <w:lang w:eastAsia="zh-TW"/>
              </w:rPr>
              <w:t xml:space="preserve">repetitionNumber </w:t>
            </w:r>
            <w:r w:rsidRPr="00D555D7">
              <w:rPr>
                <w:rFonts w:ascii="Arial" w:hAnsi="Arial" w:cs="Arial"/>
                <w:sz w:val="16"/>
                <w:szCs w:val="16"/>
              </w:rPr>
              <w:t xml:space="preserve">for the TDRA table, and </w:t>
            </w:r>
            <w:r w:rsidRPr="00D555D7">
              <w:rPr>
                <w:rFonts w:ascii="Arial" w:hAnsi="Arial" w:cs="Arial"/>
                <w:b/>
                <w:color w:val="FF0000"/>
                <w:sz w:val="16"/>
                <w:szCs w:val="16"/>
              </w:rPr>
              <w:t xml:space="preserve">if </w:t>
            </w:r>
            <w:r w:rsidRPr="00D555D7">
              <w:rPr>
                <w:rFonts w:ascii="Arial" w:hAnsi="Arial" w:cs="Arial"/>
                <w:b/>
                <w:i/>
                <w:iCs/>
                <w:color w:val="FF0000"/>
                <w:sz w:val="16"/>
                <w:szCs w:val="16"/>
              </w:rPr>
              <w:t>pdsch-AggregationFactor</w:t>
            </w:r>
            <w:r w:rsidRPr="00D555D7">
              <w:rPr>
                <w:rFonts w:ascii="Arial" w:hAnsi="Arial" w:cs="Arial"/>
                <w:b/>
                <w:color w:val="FF0000"/>
                <w:sz w:val="16"/>
                <w:szCs w:val="16"/>
              </w:rPr>
              <w:t xml:space="preserve"> is configued in </w:t>
            </w:r>
            <w:r w:rsidRPr="00D555D7">
              <w:rPr>
                <w:rFonts w:ascii="Arial" w:hAnsi="Arial" w:cs="Arial"/>
                <w:b/>
                <w:i/>
                <w:iCs/>
                <w:color w:val="FF0000"/>
                <w:sz w:val="16"/>
                <w:szCs w:val="16"/>
              </w:rPr>
              <w:t>PDSCH-config</w:t>
            </w:r>
            <w:r w:rsidRPr="00D555D7">
              <w:rPr>
                <w:rFonts w:ascii="Arial" w:hAnsi="Arial" w:cs="Arial"/>
                <w:b/>
                <w:color w:val="FF0000"/>
                <w:sz w:val="16"/>
                <w:szCs w:val="16"/>
              </w:rPr>
              <w:t>, it does not apply to DCI format 1_1.</w:t>
            </w:r>
          </w:p>
          <w:p w14:paraId="1F357275" w14:textId="77777777" w:rsidR="00D555D7" w:rsidRPr="00D555D7" w:rsidRDefault="00D555D7" w:rsidP="00CF6E6D">
            <w:pPr>
              <w:numPr>
                <w:ilvl w:val="1"/>
                <w:numId w:val="408"/>
              </w:numPr>
              <w:autoSpaceDN w:val="0"/>
              <w:spacing w:after="160" w:line="252" w:lineRule="auto"/>
              <w:contextualSpacing/>
              <w:jc w:val="both"/>
              <w:rPr>
                <w:rFonts w:ascii="Arial" w:hAnsi="Arial" w:cs="Arial"/>
                <w:sz w:val="16"/>
                <w:szCs w:val="16"/>
              </w:rPr>
            </w:pPr>
            <w:r w:rsidRPr="00D555D7">
              <w:rPr>
                <w:rFonts w:ascii="Arial" w:hAnsi="Arial" w:cs="Arial"/>
                <w:sz w:val="16"/>
                <w:szCs w:val="16"/>
                <w:lang w:eastAsia="ko-KR"/>
              </w:rPr>
              <w:t xml:space="preserve">Note: </w:t>
            </w:r>
            <w:r w:rsidRPr="00D555D7">
              <w:rPr>
                <w:rFonts w:ascii="Arial" w:hAnsi="Arial" w:cs="Arial"/>
                <w:i/>
                <w:iCs/>
                <w:sz w:val="16"/>
                <w:szCs w:val="16"/>
                <w:lang w:eastAsia="zh-TW"/>
              </w:rPr>
              <w:t xml:space="preserve">repetitionNumber </w:t>
            </w:r>
            <w:r w:rsidRPr="00D555D7">
              <w:rPr>
                <w:rFonts w:ascii="Arial" w:hAnsi="Arial" w:cs="Arial"/>
                <w:sz w:val="16"/>
                <w:szCs w:val="16"/>
                <w:lang w:eastAsia="ko-KR"/>
              </w:rPr>
              <w:t xml:space="preserve">cannot be configured with </w:t>
            </w:r>
            <w:r w:rsidRPr="00D555D7">
              <w:rPr>
                <w:rFonts w:ascii="Arial" w:hAnsi="Arial" w:cs="Arial"/>
                <w:i/>
                <w:iCs/>
                <w:sz w:val="16"/>
                <w:szCs w:val="16"/>
                <w:lang w:eastAsia="ko-KR"/>
              </w:rPr>
              <w:t xml:space="preserve">pdsch-TimeDomainAllocationListDCI-1-2 </w:t>
            </w:r>
            <w:r w:rsidRPr="00D555D7">
              <w:rPr>
                <w:rFonts w:ascii="Arial" w:hAnsi="Arial" w:cs="Arial"/>
                <w:sz w:val="16"/>
                <w:szCs w:val="16"/>
                <w:lang w:eastAsia="ko-KR"/>
              </w:rPr>
              <w:t>as in Rel-16.</w:t>
            </w:r>
          </w:p>
          <w:p w14:paraId="6074BF14" w14:textId="77777777" w:rsidR="00D555D7" w:rsidRPr="00D555D7" w:rsidRDefault="00D555D7" w:rsidP="00CF6E6D">
            <w:pPr>
              <w:numPr>
                <w:ilvl w:val="1"/>
                <w:numId w:val="408"/>
              </w:numPr>
              <w:autoSpaceDN w:val="0"/>
              <w:spacing w:after="160" w:line="252" w:lineRule="auto"/>
              <w:contextualSpacing/>
              <w:jc w:val="both"/>
              <w:rPr>
                <w:rFonts w:ascii="Arial" w:hAnsi="Arial" w:cs="Arial"/>
                <w:sz w:val="16"/>
                <w:szCs w:val="16"/>
              </w:rPr>
            </w:pPr>
            <w:r w:rsidRPr="00D555D7">
              <w:rPr>
                <w:rFonts w:ascii="Arial" w:hAnsi="Arial" w:cs="Arial"/>
                <w:sz w:val="16"/>
                <w:szCs w:val="16"/>
              </w:rPr>
              <w:t xml:space="preserve">Note: Under agenda item 8.2.4, in RAN1#106-bis, it was already agreed that within the TDRA table for multi-PDSCH scheduling, the UE does not expect to be configured with the higher layer parameter </w:t>
            </w:r>
            <w:r w:rsidRPr="00D555D7">
              <w:rPr>
                <w:rFonts w:ascii="Arial" w:hAnsi="Arial" w:cs="Arial"/>
                <w:i/>
                <w:iCs/>
                <w:sz w:val="16"/>
                <w:szCs w:val="16"/>
              </w:rPr>
              <w:t>repetitionNumber</w:t>
            </w:r>
            <w:r w:rsidRPr="00D555D7">
              <w:rPr>
                <w:rFonts w:ascii="Arial" w:hAnsi="Arial" w:cs="Arial"/>
                <w:sz w:val="16"/>
                <w:szCs w:val="16"/>
              </w:rPr>
              <w:t>.</w:t>
            </w:r>
          </w:p>
          <w:p w14:paraId="79D35487" w14:textId="77777777" w:rsidR="00D555D7" w:rsidRPr="00D555D7" w:rsidRDefault="00D555D7" w:rsidP="00CF6E6D">
            <w:pPr>
              <w:numPr>
                <w:ilvl w:val="1"/>
                <w:numId w:val="408"/>
              </w:numPr>
              <w:autoSpaceDN w:val="0"/>
              <w:spacing w:after="160" w:line="252" w:lineRule="auto"/>
              <w:contextualSpacing/>
              <w:jc w:val="both"/>
              <w:rPr>
                <w:rFonts w:ascii="Arial" w:hAnsi="Arial" w:cs="Arial"/>
                <w:sz w:val="16"/>
                <w:szCs w:val="16"/>
              </w:rPr>
            </w:pPr>
            <w:r w:rsidRPr="00D555D7">
              <w:rPr>
                <w:rFonts w:ascii="Arial" w:hAnsi="Arial" w:cs="Arial"/>
                <w:sz w:val="16"/>
                <w:szCs w:val="16"/>
              </w:rPr>
              <w:t xml:space="preserve">Note: These does not preclude </w:t>
            </w:r>
            <w:r w:rsidRPr="00D555D7">
              <w:rPr>
                <w:rFonts w:ascii="Arial" w:hAnsi="Arial" w:cs="Arial"/>
                <w:i/>
                <w:iCs/>
                <w:sz w:val="16"/>
                <w:szCs w:val="16"/>
              </w:rPr>
              <w:t>pdsch-AggregationFactor</w:t>
            </w:r>
            <w:r w:rsidRPr="00D555D7">
              <w:rPr>
                <w:rFonts w:ascii="Arial" w:hAnsi="Arial" w:cs="Arial"/>
                <w:sz w:val="16"/>
                <w:szCs w:val="16"/>
              </w:rPr>
              <w:t xml:space="preserve"> can be configured and applies to DCI format 1_2</w:t>
            </w:r>
          </w:p>
          <w:p w14:paraId="3B5EBF52" w14:textId="77777777" w:rsidR="00D555D7" w:rsidRPr="00D555D7" w:rsidRDefault="00D555D7" w:rsidP="00CF6E6D">
            <w:pPr>
              <w:numPr>
                <w:ilvl w:val="0"/>
                <w:numId w:val="408"/>
              </w:numPr>
              <w:autoSpaceDN w:val="0"/>
              <w:spacing w:after="160" w:line="252" w:lineRule="auto"/>
              <w:contextualSpacing/>
              <w:jc w:val="both"/>
              <w:rPr>
                <w:rFonts w:ascii="Arial" w:hAnsi="Arial" w:cs="Arial"/>
                <w:sz w:val="16"/>
                <w:szCs w:val="16"/>
              </w:rPr>
            </w:pPr>
            <w:r w:rsidRPr="00D555D7">
              <w:rPr>
                <w:rFonts w:ascii="Arial" w:hAnsi="Arial" w:cs="Arial"/>
                <w:sz w:val="16"/>
                <w:szCs w:val="16"/>
              </w:rPr>
              <w:t xml:space="preserve">If a UE is configured with a TDRA table in which one or more rows contain multiple SLIVs for PUSCH for DCI format 0_1, the UE does not expect to be configured with </w:t>
            </w:r>
            <w:r w:rsidRPr="00D555D7">
              <w:rPr>
                <w:rFonts w:ascii="Arial" w:hAnsi="Arial" w:cs="Arial"/>
                <w:i/>
                <w:iCs/>
                <w:sz w:val="16"/>
                <w:szCs w:val="16"/>
              </w:rPr>
              <w:t>numberOfRepetitions</w:t>
            </w:r>
            <w:r w:rsidRPr="00D555D7">
              <w:rPr>
                <w:rFonts w:ascii="Arial" w:hAnsi="Arial" w:cs="Arial"/>
                <w:sz w:val="16"/>
                <w:szCs w:val="16"/>
              </w:rPr>
              <w:t xml:space="preserve"> for the TDRA table, and </w:t>
            </w:r>
            <w:r w:rsidRPr="00D555D7">
              <w:rPr>
                <w:rFonts w:ascii="Arial" w:hAnsi="Arial" w:cs="Arial"/>
                <w:b/>
                <w:color w:val="FF0000"/>
                <w:sz w:val="16"/>
                <w:szCs w:val="16"/>
              </w:rPr>
              <w:t xml:space="preserve">if </w:t>
            </w:r>
            <w:r w:rsidRPr="00D555D7">
              <w:rPr>
                <w:rFonts w:ascii="Arial" w:hAnsi="Arial" w:cs="Arial"/>
                <w:b/>
                <w:i/>
                <w:iCs/>
                <w:color w:val="FF0000"/>
                <w:sz w:val="16"/>
                <w:szCs w:val="16"/>
              </w:rPr>
              <w:t>pusch-AggregationFactor</w:t>
            </w:r>
            <w:r w:rsidRPr="00D555D7">
              <w:rPr>
                <w:rFonts w:ascii="Arial" w:hAnsi="Arial" w:cs="Arial"/>
                <w:b/>
                <w:color w:val="FF0000"/>
                <w:sz w:val="16"/>
                <w:szCs w:val="16"/>
              </w:rPr>
              <w:t xml:space="preserve"> is configued in </w:t>
            </w:r>
            <w:r w:rsidRPr="00D555D7">
              <w:rPr>
                <w:rFonts w:ascii="Arial" w:hAnsi="Arial" w:cs="Arial"/>
                <w:b/>
                <w:i/>
                <w:iCs/>
                <w:color w:val="FF0000"/>
                <w:sz w:val="16"/>
                <w:szCs w:val="16"/>
              </w:rPr>
              <w:t>PUSCH-config</w:t>
            </w:r>
            <w:r w:rsidRPr="00D555D7">
              <w:rPr>
                <w:rFonts w:ascii="Arial" w:hAnsi="Arial" w:cs="Arial"/>
                <w:b/>
                <w:color w:val="FF0000"/>
                <w:sz w:val="16"/>
                <w:szCs w:val="16"/>
              </w:rPr>
              <w:t>, it does not apply to DCI format 0_1.</w:t>
            </w:r>
          </w:p>
          <w:p w14:paraId="3CDE856E" w14:textId="77777777" w:rsidR="00D555D7" w:rsidRPr="00D555D7" w:rsidRDefault="00D555D7" w:rsidP="00CF6E6D">
            <w:pPr>
              <w:numPr>
                <w:ilvl w:val="1"/>
                <w:numId w:val="408"/>
              </w:numPr>
              <w:autoSpaceDN w:val="0"/>
              <w:spacing w:after="160" w:line="252" w:lineRule="auto"/>
              <w:contextualSpacing/>
              <w:jc w:val="both"/>
              <w:rPr>
                <w:rFonts w:ascii="Arial" w:hAnsi="Arial" w:cs="Arial"/>
                <w:sz w:val="16"/>
                <w:szCs w:val="16"/>
              </w:rPr>
            </w:pPr>
            <w:r w:rsidRPr="00D555D7">
              <w:rPr>
                <w:rFonts w:ascii="Arial" w:hAnsi="Arial" w:cs="Arial"/>
                <w:sz w:val="16"/>
                <w:szCs w:val="16"/>
                <w:lang w:eastAsia="ko-KR"/>
              </w:rPr>
              <w:t xml:space="preserve">Note: These does not preclude </w:t>
            </w:r>
            <w:r w:rsidRPr="00D555D7">
              <w:rPr>
                <w:rFonts w:ascii="Arial" w:hAnsi="Arial" w:cs="Arial"/>
                <w:i/>
                <w:iCs/>
                <w:sz w:val="16"/>
                <w:szCs w:val="16"/>
              </w:rPr>
              <w:t>numberOfRepetitions</w:t>
            </w:r>
            <w:r w:rsidRPr="00D555D7">
              <w:rPr>
                <w:rFonts w:ascii="Arial" w:hAnsi="Arial" w:cs="Arial"/>
                <w:sz w:val="16"/>
                <w:szCs w:val="16"/>
              </w:rPr>
              <w:t xml:space="preserve"> </w:t>
            </w:r>
            <w:r w:rsidRPr="00D555D7">
              <w:rPr>
                <w:rFonts w:ascii="Arial" w:hAnsi="Arial" w:cs="Arial"/>
                <w:sz w:val="16"/>
                <w:szCs w:val="16"/>
                <w:lang w:eastAsia="ko-KR"/>
              </w:rPr>
              <w:t>is configured for TDRA table corresponding to DCI format 0_2</w:t>
            </w:r>
          </w:p>
          <w:p w14:paraId="3FB1A23B" w14:textId="77777777" w:rsidR="00D555D7" w:rsidRPr="00D555D7" w:rsidRDefault="00D555D7" w:rsidP="00CF6E6D">
            <w:pPr>
              <w:numPr>
                <w:ilvl w:val="1"/>
                <w:numId w:val="408"/>
              </w:numPr>
              <w:autoSpaceDN w:val="0"/>
              <w:spacing w:after="160" w:line="252" w:lineRule="auto"/>
              <w:contextualSpacing/>
              <w:jc w:val="both"/>
              <w:rPr>
                <w:rFonts w:ascii="Arial" w:hAnsi="Arial" w:cs="Arial"/>
                <w:sz w:val="16"/>
                <w:szCs w:val="16"/>
              </w:rPr>
            </w:pPr>
            <w:r w:rsidRPr="00D555D7">
              <w:rPr>
                <w:rFonts w:ascii="Arial" w:hAnsi="Arial" w:cs="Arial"/>
                <w:sz w:val="16"/>
                <w:szCs w:val="16"/>
              </w:rPr>
              <w:t xml:space="preserve">Note: These does not preclude </w:t>
            </w:r>
            <w:r w:rsidRPr="00D555D7">
              <w:rPr>
                <w:rFonts w:ascii="Arial" w:hAnsi="Arial" w:cs="Arial"/>
                <w:i/>
                <w:iCs/>
                <w:sz w:val="16"/>
                <w:szCs w:val="16"/>
              </w:rPr>
              <w:t>pusch-AggregationFactor</w:t>
            </w:r>
            <w:r w:rsidRPr="00D555D7">
              <w:rPr>
                <w:rFonts w:ascii="Arial" w:hAnsi="Arial" w:cs="Arial"/>
                <w:sz w:val="16"/>
                <w:szCs w:val="16"/>
              </w:rPr>
              <w:t xml:space="preserve"> can be configured and applies to DCI format 0_2</w:t>
            </w:r>
          </w:p>
        </w:tc>
      </w:tr>
    </w:tbl>
    <w:p w14:paraId="2DA1A180" w14:textId="77777777" w:rsidR="00D555D7" w:rsidRDefault="00D555D7" w:rsidP="00D555D7">
      <w:pPr>
        <w:rPr>
          <w:lang w:eastAsia="ko-KR"/>
        </w:rPr>
      </w:pPr>
    </w:p>
    <w:p w14:paraId="7E46A58D" w14:textId="77777777" w:rsidR="00D555D7" w:rsidRPr="00D555D7" w:rsidRDefault="00D555D7" w:rsidP="00D555D7">
      <w:pPr>
        <w:rPr>
          <w:bCs/>
          <w:u w:val="single"/>
          <w:lang w:eastAsia="x-none"/>
        </w:rPr>
      </w:pPr>
      <w:r w:rsidRPr="00D555D7">
        <w:rPr>
          <w:rFonts w:hint="eastAsia"/>
          <w:bCs/>
          <w:u w:val="single"/>
          <w:lang w:eastAsia="x-none"/>
        </w:rPr>
        <w:t>Conclusion</w:t>
      </w:r>
    </w:p>
    <w:p w14:paraId="7749FB7E" w14:textId="77777777" w:rsidR="00D555D7" w:rsidRDefault="00D555D7" w:rsidP="00CF6E6D">
      <w:pPr>
        <w:pStyle w:val="ListParagraph"/>
        <w:numPr>
          <w:ilvl w:val="0"/>
          <w:numId w:val="410"/>
        </w:numPr>
        <w:rPr>
          <w:lang w:eastAsia="ko-KR"/>
        </w:rPr>
      </w:pPr>
      <w:r>
        <w:rPr>
          <w:lang w:eastAsia="ko-KR"/>
        </w:rPr>
        <w:t xml:space="preserve">If type-1 HARQ-ACK codebook is configured, the intersection of predefined K1 values for DCI 1_0 and the extended K1 set for DCI 1_1/1_2 is applicable to DCI 1_0. </w:t>
      </w:r>
    </w:p>
    <w:p w14:paraId="6C4218EA" w14:textId="07DAC7E5" w:rsidR="00D555D7" w:rsidRPr="0079361C" w:rsidRDefault="00D555D7" w:rsidP="00CF6E6D">
      <w:pPr>
        <w:pStyle w:val="ListParagraph"/>
        <w:numPr>
          <w:ilvl w:val="0"/>
          <w:numId w:val="410"/>
        </w:numPr>
        <w:rPr>
          <w:lang w:val="en-US" w:eastAsia="zh-CN"/>
        </w:rPr>
      </w:pPr>
      <w:r>
        <w:rPr>
          <w:lang w:eastAsia="ko-KR"/>
        </w:rPr>
        <w:t>The current specification already covers the behavior. Hence no specification change is necessary</w:t>
      </w:r>
      <w:r w:rsidR="0079361C">
        <w:rPr>
          <w:lang w:eastAsia="ko-KR"/>
        </w:rPr>
        <w:t>.</w:t>
      </w:r>
    </w:p>
    <w:p w14:paraId="3EC2CADC" w14:textId="77777777" w:rsidR="00D555D7" w:rsidRDefault="00D555D7" w:rsidP="00D555D7">
      <w:pPr>
        <w:rPr>
          <w:lang w:val="en-US" w:eastAsia="x-none"/>
        </w:rPr>
      </w:pPr>
    </w:p>
    <w:p w14:paraId="235B7210" w14:textId="70EED5B5" w:rsidR="00D804EA" w:rsidRPr="00D804EA" w:rsidRDefault="001B5688" w:rsidP="00D804EA">
      <w:pPr>
        <w:rPr>
          <w:b/>
          <w:bCs/>
          <w:lang w:eastAsia="x-none"/>
        </w:rPr>
      </w:pPr>
      <w:hyperlink r:id="rId608" w:history="1">
        <w:r w:rsidR="000B5C49">
          <w:rPr>
            <w:rStyle w:val="Hyperlink"/>
            <w:b/>
            <w:bCs/>
            <w:lang w:eastAsia="x-none"/>
          </w:rPr>
          <w:t>R1-2205475</w:t>
        </w:r>
      </w:hyperlink>
      <w:r w:rsidR="00D804EA" w:rsidRPr="00D804EA">
        <w:rPr>
          <w:b/>
          <w:bCs/>
          <w:lang w:eastAsia="x-none"/>
        </w:rPr>
        <w:tab/>
        <w:t>Summary #2 of PDSCH/PUSCH enhancements (Scheduling/HARQ)</w:t>
      </w:r>
      <w:r w:rsidR="00D804EA" w:rsidRPr="00D804EA">
        <w:rPr>
          <w:b/>
          <w:bCs/>
          <w:lang w:eastAsia="x-none"/>
        </w:rPr>
        <w:tab/>
        <w:t>Moderator (LG Electronics)</w:t>
      </w:r>
    </w:p>
    <w:p w14:paraId="05AA2CBC" w14:textId="71E5BBBB" w:rsidR="00D804EA" w:rsidRPr="00BE6CAB" w:rsidRDefault="00D804EA" w:rsidP="00D804EA">
      <w:r w:rsidRPr="00BE6CAB">
        <w:rPr>
          <w:b/>
          <w:bCs/>
        </w:rPr>
        <w:t>Decision:</w:t>
      </w:r>
      <w:r w:rsidRPr="00BE6CAB">
        <w:t xml:space="preserve"> As per email decision posted on May 1</w:t>
      </w:r>
      <w:r>
        <w:t>9</w:t>
      </w:r>
      <w:r w:rsidRPr="00BE6CAB">
        <w:rPr>
          <w:vertAlign w:val="superscript"/>
        </w:rPr>
        <w:t>th</w:t>
      </w:r>
      <w:r w:rsidRPr="00BE6CAB">
        <w:t>,</w:t>
      </w:r>
    </w:p>
    <w:p w14:paraId="51ED2B85" w14:textId="77777777" w:rsidR="00D555D7" w:rsidRPr="00D804EA" w:rsidRDefault="00D555D7" w:rsidP="00D555D7">
      <w:pPr>
        <w:rPr>
          <w:bCs/>
          <w:u w:val="single"/>
          <w:lang w:eastAsia="x-none"/>
        </w:rPr>
      </w:pPr>
      <w:r w:rsidRPr="00D804EA">
        <w:rPr>
          <w:rFonts w:hint="eastAsia"/>
          <w:bCs/>
          <w:u w:val="single"/>
          <w:lang w:eastAsia="x-none"/>
        </w:rPr>
        <w:t>Conclusion</w:t>
      </w:r>
    </w:p>
    <w:p w14:paraId="12AB5FBE" w14:textId="77777777" w:rsidR="00D555D7" w:rsidRPr="00EC4969" w:rsidRDefault="00D555D7" w:rsidP="00D555D7">
      <w:pPr>
        <w:rPr>
          <w:iCs/>
          <w:lang w:eastAsia="zh-CN"/>
        </w:rPr>
      </w:pPr>
      <w:r w:rsidRPr="005319F2">
        <w:rPr>
          <w:iCs/>
          <w:lang w:eastAsia="zh-CN"/>
        </w:rPr>
        <w:t xml:space="preserve">If type-1 HARQ-ACK codebook with time domain bundling is configured, </w:t>
      </w:r>
      <w:r w:rsidRPr="005319F2">
        <w:rPr>
          <w:rFonts w:hint="eastAsia"/>
          <w:iCs/>
          <w:lang w:eastAsia="zh-CN"/>
        </w:rPr>
        <w:t xml:space="preserve">UE does not </w:t>
      </w:r>
      <w:r w:rsidRPr="005319F2">
        <w:rPr>
          <w:iCs/>
          <w:lang w:eastAsia="zh-CN"/>
        </w:rPr>
        <w:t>expect to be scheduled with a PDSCH (scheduled by multi-PDSCH DCI) and to receive SPS PDSCH for a PDSCH reception occasion within a slot.</w:t>
      </w:r>
    </w:p>
    <w:p w14:paraId="5384A801" w14:textId="77777777" w:rsidR="00D555D7" w:rsidRPr="00EC4969" w:rsidRDefault="00D555D7" w:rsidP="00CF6E6D">
      <w:pPr>
        <w:pStyle w:val="ListParagraph"/>
        <w:numPr>
          <w:ilvl w:val="0"/>
          <w:numId w:val="411"/>
        </w:numPr>
        <w:rPr>
          <w:lang w:eastAsia="zh-CN"/>
        </w:rPr>
      </w:pPr>
      <w:r w:rsidRPr="00EC4969">
        <w:rPr>
          <w:rFonts w:hint="eastAsia"/>
          <w:lang w:eastAsia="ko-KR"/>
        </w:rPr>
        <w:t>Note: T</w:t>
      </w:r>
      <w:r w:rsidRPr="00EC4969">
        <w:rPr>
          <w:lang w:eastAsia="ko-KR"/>
        </w:rPr>
        <w:t>his applies only when t</w:t>
      </w:r>
      <w:r w:rsidRPr="00EC4969">
        <w:rPr>
          <w:rFonts w:hint="eastAsia"/>
          <w:lang w:eastAsia="ko-KR"/>
        </w:rPr>
        <w:t xml:space="preserve">he </w:t>
      </w:r>
      <w:r w:rsidRPr="00D804EA">
        <w:rPr>
          <w:lang w:val="en-US" w:eastAsia="ko-KR"/>
        </w:rPr>
        <w:t>PDSCH (scheduled by multi-PDSCH DCI) associated with the last SLIV is invalid due to collision with semi-static UL symbol(s).</w:t>
      </w:r>
    </w:p>
    <w:p w14:paraId="232E201B" w14:textId="77777777" w:rsidR="00D555D7" w:rsidRPr="00EC4969" w:rsidRDefault="00D555D7" w:rsidP="00CF6E6D">
      <w:pPr>
        <w:pStyle w:val="ListParagraph"/>
        <w:numPr>
          <w:ilvl w:val="0"/>
          <w:numId w:val="411"/>
        </w:numPr>
        <w:rPr>
          <w:lang w:eastAsia="zh-CN"/>
        </w:rPr>
      </w:pPr>
      <w:r w:rsidRPr="00EC4969">
        <w:rPr>
          <w:lang w:eastAsia="ko-KR"/>
        </w:rPr>
        <w:t xml:space="preserve">Note: </w:t>
      </w:r>
      <w:r w:rsidRPr="00D804EA">
        <w:rPr>
          <w:lang w:val="en-US" w:eastAsia="ko-KR"/>
        </w:rPr>
        <w:t>No spec change is needed.</w:t>
      </w:r>
    </w:p>
    <w:p w14:paraId="7D9154D2" w14:textId="77777777" w:rsidR="00D555D7" w:rsidRPr="00D804EA" w:rsidRDefault="00D555D7" w:rsidP="00D555D7">
      <w:pPr>
        <w:rPr>
          <w:bCs/>
          <w:lang w:eastAsia="x-none"/>
        </w:rPr>
      </w:pPr>
      <w:r w:rsidRPr="00D804EA">
        <w:rPr>
          <w:rFonts w:ascii="Times New Roman" w:eastAsia="Malgun Gothic" w:hAnsi="Times New Roman"/>
          <w:bCs/>
          <w:highlight w:val="green"/>
          <w:lang w:eastAsia="zh-CN"/>
        </w:rPr>
        <w:t>Agreement</w:t>
      </w:r>
    </w:p>
    <w:p w14:paraId="4B6FF54C" w14:textId="18CB8718" w:rsidR="00D555D7" w:rsidRDefault="00D555D7" w:rsidP="00CF6E6D">
      <w:pPr>
        <w:pStyle w:val="ListParagraph"/>
        <w:numPr>
          <w:ilvl w:val="0"/>
          <w:numId w:val="412"/>
        </w:numPr>
        <w:rPr>
          <w:lang w:eastAsia="x-none"/>
        </w:rPr>
      </w:pPr>
      <w:r w:rsidRPr="001C4C68">
        <w:rPr>
          <w:lang w:eastAsia="x-none"/>
        </w:rPr>
        <w:t xml:space="preserve">Text Proposal #4-11 (for TS38.213 v17.1.0, clause 9.1.3.1) in section 7 of </w:t>
      </w:r>
      <w:hyperlink r:id="rId609" w:history="1">
        <w:r w:rsidR="000B5C49">
          <w:rPr>
            <w:rStyle w:val="Hyperlink"/>
            <w:lang w:eastAsia="x-none"/>
          </w:rPr>
          <w:t>R1-2205475</w:t>
        </w:r>
      </w:hyperlink>
      <w:r w:rsidRPr="001C4C68">
        <w:rPr>
          <w:lang w:eastAsia="x-none"/>
        </w:rPr>
        <w:t xml:space="preserve"> is endorsed.</w:t>
      </w:r>
    </w:p>
    <w:p w14:paraId="21224BF0" w14:textId="77777777" w:rsidR="00D555D7" w:rsidRPr="00EC4969" w:rsidRDefault="00D555D7" w:rsidP="00D555D7">
      <w:pPr>
        <w:rPr>
          <w:lang w:eastAsia="x-none"/>
        </w:rPr>
      </w:pPr>
    </w:p>
    <w:p w14:paraId="67C16FDC" w14:textId="6C6D6F1B" w:rsidR="00D804EA" w:rsidRDefault="00D804EA" w:rsidP="00BE6CAB">
      <w:pPr>
        <w:rPr>
          <w:lang w:eastAsia="x-none"/>
        </w:rPr>
      </w:pPr>
      <w:r>
        <w:rPr>
          <w:lang w:eastAsia="x-none"/>
        </w:rPr>
        <w:t xml:space="preserve">Final summary in </w:t>
      </w:r>
      <w:hyperlink r:id="rId610" w:history="1">
        <w:r w:rsidR="000B5C49">
          <w:rPr>
            <w:rStyle w:val="Hyperlink"/>
            <w:lang w:eastAsia="x-none"/>
          </w:rPr>
          <w:t>R1-2205549</w:t>
        </w:r>
      </w:hyperlink>
      <w:r>
        <w:rPr>
          <w:lang w:eastAsia="x-none"/>
        </w:rPr>
        <w:t>.</w:t>
      </w:r>
    </w:p>
    <w:p w14:paraId="334F6C6A" w14:textId="77777777" w:rsidR="007D7F59" w:rsidRDefault="007D7F59" w:rsidP="00BE291C">
      <w:pPr>
        <w:pStyle w:val="Heading3"/>
      </w:pPr>
      <w:bookmarkStart w:id="86" w:name="_Toc101356981"/>
      <w:bookmarkStart w:id="87" w:name="_Toc105521319"/>
      <w:bookmarkEnd w:id="81"/>
      <w:r w:rsidRPr="000766D0">
        <w:t xml:space="preserve">Channel </w:t>
      </w:r>
      <w:r>
        <w:t>a</w:t>
      </w:r>
      <w:r w:rsidRPr="000766D0">
        <w:t xml:space="preserve">ccess </w:t>
      </w:r>
      <w:r>
        <w:t>m</w:t>
      </w:r>
      <w:r w:rsidRPr="000766D0">
        <w:t>echanism</w:t>
      </w:r>
      <w:bookmarkEnd w:id="86"/>
      <w:bookmarkEnd w:id="87"/>
    </w:p>
    <w:p w14:paraId="12B74F58" w14:textId="6182F0BA" w:rsidR="007D7F59" w:rsidRDefault="001B5688" w:rsidP="007D7F59">
      <w:pPr>
        <w:rPr>
          <w:lang w:eastAsia="x-none"/>
        </w:rPr>
      </w:pPr>
      <w:hyperlink r:id="rId611" w:history="1">
        <w:r w:rsidR="000B5C49">
          <w:rPr>
            <w:rStyle w:val="Hyperlink"/>
            <w:lang w:eastAsia="x-none"/>
          </w:rPr>
          <w:t>R1-2203056</w:t>
        </w:r>
      </w:hyperlink>
      <w:r w:rsidR="007D7F59">
        <w:rPr>
          <w:lang w:eastAsia="x-none"/>
        </w:rPr>
        <w:tab/>
        <w:t>Remaining Details in Channel access for Beyond 52.6 GHz</w:t>
      </w:r>
      <w:r w:rsidR="007D7F59">
        <w:rPr>
          <w:lang w:eastAsia="x-none"/>
        </w:rPr>
        <w:tab/>
        <w:t>FUTUREWEI</w:t>
      </w:r>
    </w:p>
    <w:p w14:paraId="1D6B8C08" w14:textId="1E5560F1" w:rsidR="007D7F59" w:rsidRDefault="001B5688" w:rsidP="007D7F59">
      <w:pPr>
        <w:rPr>
          <w:lang w:eastAsia="x-none"/>
        </w:rPr>
      </w:pPr>
      <w:hyperlink r:id="rId612" w:history="1">
        <w:r w:rsidR="000B5C49">
          <w:rPr>
            <w:rStyle w:val="Hyperlink"/>
            <w:lang w:eastAsia="x-none"/>
          </w:rPr>
          <w:t>R1-2203082</w:t>
        </w:r>
      </w:hyperlink>
      <w:r w:rsidR="007D7F59">
        <w:rPr>
          <w:lang w:eastAsia="x-none"/>
        </w:rPr>
        <w:tab/>
        <w:t>Remaining issues of channel access mechanism for 60 GHz unlicensed operation</w:t>
      </w:r>
      <w:r w:rsidR="007D7F59">
        <w:rPr>
          <w:lang w:eastAsia="x-none"/>
        </w:rPr>
        <w:tab/>
        <w:t>Huawei, HiSilicon</w:t>
      </w:r>
    </w:p>
    <w:p w14:paraId="41E7D710" w14:textId="5AE423A5" w:rsidR="007D7F59" w:rsidRDefault="001B5688" w:rsidP="007D7F59">
      <w:pPr>
        <w:rPr>
          <w:lang w:eastAsia="x-none"/>
        </w:rPr>
      </w:pPr>
      <w:hyperlink r:id="rId613" w:history="1">
        <w:r w:rsidR="000B5C49">
          <w:rPr>
            <w:rStyle w:val="Hyperlink"/>
            <w:lang w:eastAsia="x-none"/>
          </w:rPr>
          <w:t>R1-2203293</w:t>
        </w:r>
      </w:hyperlink>
      <w:r w:rsidR="007D7F59">
        <w:rPr>
          <w:lang w:eastAsia="x-none"/>
        </w:rPr>
        <w:tab/>
        <w:t>Remaining issues on channel access for 52.6 to 71GHz</w:t>
      </w:r>
      <w:r w:rsidR="007D7F59">
        <w:rPr>
          <w:lang w:eastAsia="x-none"/>
        </w:rPr>
        <w:tab/>
        <w:t>ZTE, Sanechips</w:t>
      </w:r>
    </w:p>
    <w:p w14:paraId="76325794" w14:textId="77BE54D0" w:rsidR="007D7F59" w:rsidRDefault="001B5688" w:rsidP="007D7F59">
      <w:pPr>
        <w:rPr>
          <w:lang w:eastAsia="x-none"/>
        </w:rPr>
      </w:pPr>
      <w:hyperlink r:id="rId614" w:history="1">
        <w:r w:rsidR="000B5C49">
          <w:rPr>
            <w:rStyle w:val="Hyperlink"/>
            <w:lang w:eastAsia="x-none"/>
          </w:rPr>
          <w:t>R1-2203372</w:t>
        </w:r>
      </w:hyperlink>
      <w:r w:rsidR="007D7F59">
        <w:rPr>
          <w:lang w:eastAsia="x-none"/>
        </w:rPr>
        <w:tab/>
        <w:t>Remaining issues for channel access mechanisms</w:t>
      </w:r>
      <w:r w:rsidR="007D7F59">
        <w:rPr>
          <w:lang w:eastAsia="x-none"/>
        </w:rPr>
        <w:tab/>
        <w:t>InterDigital, Inc.</w:t>
      </w:r>
    </w:p>
    <w:p w14:paraId="0456AFA5" w14:textId="00AC07E5" w:rsidR="007D7F59" w:rsidRDefault="001B5688" w:rsidP="007D7F59">
      <w:pPr>
        <w:rPr>
          <w:lang w:eastAsia="x-none"/>
        </w:rPr>
      </w:pPr>
      <w:hyperlink r:id="rId615" w:history="1">
        <w:r w:rsidR="000B5C49">
          <w:rPr>
            <w:rStyle w:val="Hyperlink"/>
            <w:lang w:eastAsia="x-none"/>
          </w:rPr>
          <w:t>R1-2203433</w:t>
        </w:r>
      </w:hyperlink>
      <w:r w:rsidR="007D7F59">
        <w:rPr>
          <w:lang w:eastAsia="x-none"/>
        </w:rPr>
        <w:tab/>
        <w:t>Remaining issues on channel access mechanism for up to 71GHz operation</w:t>
      </w:r>
      <w:r w:rsidR="007D7F59">
        <w:rPr>
          <w:lang w:eastAsia="x-none"/>
        </w:rPr>
        <w:tab/>
        <w:t>CATT</w:t>
      </w:r>
    </w:p>
    <w:p w14:paraId="0C9D0F8E" w14:textId="20790E9A" w:rsidR="007D7F59" w:rsidRDefault="001B5688" w:rsidP="007D7F59">
      <w:pPr>
        <w:rPr>
          <w:lang w:eastAsia="x-none"/>
        </w:rPr>
      </w:pPr>
      <w:hyperlink r:id="rId616" w:history="1">
        <w:r w:rsidR="000B5C49">
          <w:rPr>
            <w:rStyle w:val="Hyperlink"/>
            <w:lang w:eastAsia="x-none"/>
          </w:rPr>
          <w:t>R1-2203511</w:t>
        </w:r>
      </w:hyperlink>
      <w:r w:rsidR="007D7F59">
        <w:rPr>
          <w:lang w:eastAsia="x-none"/>
        </w:rPr>
        <w:tab/>
        <w:t>Maintenance on channel access mechanism for NR operation from 52.6GHz to 71 GHz</w:t>
      </w:r>
      <w:r w:rsidR="007D7F59">
        <w:rPr>
          <w:lang w:eastAsia="x-none"/>
        </w:rPr>
        <w:tab/>
        <w:t>vivo</w:t>
      </w:r>
    </w:p>
    <w:p w14:paraId="006A806C" w14:textId="76557FB8" w:rsidR="007D7F59" w:rsidRDefault="001B5688" w:rsidP="007D7F59">
      <w:pPr>
        <w:rPr>
          <w:lang w:eastAsia="x-none"/>
        </w:rPr>
      </w:pPr>
      <w:hyperlink r:id="rId617" w:history="1">
        <w:r w:rsidR="000B5C49">
          <w:rPr>
            <w:rStyle w:val="Hyperlink"/>
            <w:lang w:eastAsia="x-none"/>
          </w:rPr>
          <w:t>R1-2203679</w:t>
        </w:r>
      </w:hyperlink>
      <w:r w:rsidR="007D7F59">
        <w:rPr>
          <w:lang w:eastAsia="x-none"/>
        </w:rPr>
        <w:tab/>
        <w:t>Remaining issues on channel access mechanism supporting NR from 52.6 to 71 GHz</w:t>
      </w:r>
      <w:r w:rsidR="007D7F59">
        <w:rPr>
          <w:lang w:eastAsia="x-none"/>
        </w:rPr>
        <w:tab/>
        <w:t>NEC</w:t>
      </w:r>
    </w:p>
    <w:p w14:paraId="10CD6DCD" w14:textId="0F80711E" w:rsidR="007D7F59" w:rsidRDefault="001B5688" w:rsidP="007D7F59">
      <w:pPr>
        <w:rPr>
          <w:lang w:eastAsia="x-none"/>
        </w:rPr>
      </w:pPr>
      <w:hyperlink r:id="rId618" w:history="1">
        <w:r w:rsidR="000B5C49">
          <w:rPr>
            <w:rStyle w:val="Hyperlink"/>
            <w:lang w:eastAsia="x-none"/>
          </w:rPr>
          <w:t>R1-2203785</w:t>
        </w:r>
      </w:hyperlink>
      <w:r w:rsidR="007D7F59">
        <w:rPr>
          <w:lang w:eastAsia="x-none"/>
        </w:rPr>
        <w:tab/>
        <w:t>Remaining issues on channel access mechanism for NR on 52.6-71 GHz</w:t>
      </w:r>
      <w:r w:rsidR="007D7F59">
        <w:rPr>
          <w:lang w:eastAsia="x-none"/>
        </w:rPr>
        <w:tab/>
        <w:t>xiaomi</w:t>
      </w:r>
    </w:p>
    <w:p w14:paraId="33FA1EA7" w14:textId="5D55C97D" w:rsidR="007D7F59" w:rsidRDefault="001B5688" w:rsidP="007D7F59">
      <w:pPr>
        <w:rPr>
          <w:lang w:eastAsia="x-none"/>
        </w:rPr>
      </w:pPr>
      <w:hyperlink r:id="rId619" w:history="1">
        <w:r w:rsidR="000B5C49">
          <w:rPr>
            <w:rStyle w:val="Hyperlink"/>
            <w:lang w:eastAsia="x-none"/>
          </w:rPr>
          <w:t>R1-2203861</w:t>
        </w:r>
      </w:hyperlink>
      <w:r w:rsidR="007D7F59">
        <w:rPr>
          <w:lang w:eastAsia="x-none"/>
        </w:rPr>
        <w:tab/>
        <w:t>Maintenance on channel access mechanism for NR from 52.6 GHz to 71 GHz</w:t>
      </w:r>
      <w:r w:rsidR="007D7F59">
        <w:rPr>
          <w:lang w:eastAsia="x-none"/>
        </w:rPr>
        <w:tab/>
        <w:t>Samsung</w:t>
      </w:r>
    </w:p>
    <w:p w14:paraId="1D76AF18" w14:textId="50579791" w:rsidR="007D7F59" w:rsidRDefault="001B5688" w:rsidP="007D7F59">
      <w:pPr>
        <w:rPr>
          <w:lang w:eastAsia="x-none"/>
        </w:rPr>
      </w:pPr>
      <w:hyperlink r:id="rId620" w:history="1">
        <w:r w:rsidR="000B5C49">
          <w:rPr>
            <w:rStyle w:val="Hyperlink"/>
            <w:lang w:eastAsia="x-none"/>
          </w:rPr>
          <w:t>R1-2203989</w:t>
        </w:r>
      </w:hyperlink>
      <w:r w:rsidR="007D7F59">
        <w:rPr>
          <w:lang w:eastAsia="x-none"/>
        </w:rPr>
        <w:tab/>
        <w:t>Discussion on remaining issue for channel access mechanism</w:t>
      </w:r>
      <w:r w:rsidR="007D7F59">
        <w:rPr>
          <w:lang w:eastAsia="x-none"/>
        </w:rPr>
        <w:tab/>
        <w:t>OPPO</w:t>
      </w:r>
    </w:p>
    <w:p w14:paraId="6D27F34F" w14:textId="0B42C1DB" w:rsidR="007D7F59" w:rsidRDefault="001B5688" w:rsidP="007D7F59">
      <w:pPr>
        <w:rPr>
          <w:lang w:eastAsia="x-none"/>
        </w:rPr>
      </w:pPr>
      <w:hyperlink r:id="rId621" w:history="1">
        <w:r w:rsidR="000B5C49">
          <w:rPr>
            <w:rStyle w:val="Hyperlink"/>
            <w:lang w:eastAsia="x-none"/>
          </w:rPr>
          <w:t>R1-2204113</w:t>
        </w:r>
      </w:hyperlink>
      <w:r w:rsidR="007D7F59">
        <w:rPr>
          <w:lang w:eastAsia="x-none"/>
        </w:rPr>
        <w:tab/>
        <w:t>Channel Access Mechanisms</w:t>
      </w:r>
      <w:r w:rsidR="007D7F59">
        <w:rPr>
          <w:lang w:eastAsia="x-none"/>
        </w:rPr>
        <w:tab/>
        <w:t>Ericsson</w:t>
      </w:r>
    </w:p>
    <w:p w14:paraId="30AE201D" w14:textId="650F6D7B" w:rsidR="007D7F59" w:rsidRDefault="001B5688" w:rsidP="007D7F59">
      <w:pPr>
        <w:rPr>
          <w:lang w:eastAsia="x-none"/>
        </w:rPr>
      </w:pPr>
      <w:hyperlink r:id="rId622" w:history="1">
        <w:r w:rsidR="000B5C49">
          <w:rPr>
            <w:rStyle w:val="Hyperlink"/>
            <w:lang w:eastAsia="x-none"/>
          </w:rPr>
          <w:t>R1-2204204</w:t>
        </w:r>
      </w:hyperlink>
      <w:r w:rsidR="007D7F59">
        <w:rPr>
          <w:lang w:eastAsia="x-none"/>
        </w:rPr>
        <w:tab/>
        <w:t>Remaining details on channel access mechanisms for unlicensed access above</w:t>
      </w:r>
      <w:r w:rsidR="007D7F59">
        <w:rPr>
          <w:lang w:eastAsia="x-none"/>
        </w:rPr>
        <w:tab/>
        <w:t>Apple</w:t>
      </w:r>
    </w:p>
    <w:p w14:paraId="2312C4E4" w14:textId="15FA1CD0" w:rsidR="007D7F59" w:rsidRDefault="001B5688" w:rsidP="007D7F59">
      <w:pPr>
        <w:rPr>
          <w:lang w:eastAsia="x-none"/>
        </w:rPr>
      </w:pPr>
      <w:hyperlink r:id="rId623" w:history="1">
        <w:r w:rsidR="000B5C49">
          <w:rPr>
            <w:rStyle w:val="Hyperlink"/>
            <w:lang w:eastAsia="x-none"/>
          </w:rPr>
          <w:t>R1-2204341</w:t>
        </w:r>
      </w:hyperlink>
      <w:r w:rsidR="007D7F59">
        <w:rPr>
          <w:lang w:eastAsia="x-none"/>
        </w:rPr>
        <w:tab/>
        <w:t>Remaining issues on Channel access mechanism for NR in FR2-2</w:t>
      </w:r>
      <w:r w:rsidR="007D7F59">
        <w:rPr>
          <w:lang w:eastAsia="x-none"/>
        </w:rPr>
        <w:tab/>
        <w:t>NTT DOCOMO, INC.</w:t>
      </w:r>
    </w:p>
    <w:p w14:paraId="221815D4" w14:textId="630BF859" w:rsidR="007D7F59" w:rsidRDefault="001B5688" w:rsidP="007D7F59">
      <w:pPr>
        <w:rPr>
          <w:lang w:eastAsia="x-none"/>
        </w:rPr>
      </w:pPr>
      <w:hyperlink r:id="rId624" w:history="1">
        <w:r w:rsidR="000B5C49">
          <w:rPr>
            <w:rStyle w:val="Hyperlink"/>
            <w:lang w:eastAsia="x-none"/>
          </w:rPr>
          <w:t>R1-2204546</w:t>
        </w:r>
      </w:hyperlink>
      <w:r w:rsidR="007D7F59">
        <w:rPr>
          <w:lang w:eastAsia="x-none"/>
        </w:rPr>
        <w:tab/>
        <w:t>Remaining issue on channel access for NR from 52.6GHz to 71GHz</w:t>
      </w:r>
      <w:r w:rsidR="007D7F59">
        <w:rPr>
          <w:lang w:eastAsia="x-none"/>
        </w:rPr>
        <w:tab/>
        <w:t>WILUS Inc.</w:t>
      </w:r>
    </w:p>
    <w:p w14:paraId="110A25EF" w14:textId="51C8CEA0" w:rsidR="007D7F59" w:rsidRDefault="001B5688" w:rsidP="007D7F59">
      <w:pPr>
        <w:rPr>
          <w:lang w:eastAsia="x-none"/>
        </w:rPr>
      </w:pPr>
      <w:hyperlink r:id="rId625" w:history="1">
        <w:r w:rsidR="000B5C49">
          <w:rPr>
            <w:rStyle w:val="Hyperlink"/>
            <w:lang w:eastAsia="x-none"/>
          </w:rPr>
          <w:t>R1-2204567</w:t>
        </w:r>
      </w:hyperlink>
      <w:r w:rsidR="007D7F59">
        <w:rPr>
          <w:lang w:eastAsia="x-none"/>
        </w:rPr>
        <w:tab/>
        <w:t>Remaining Issues on Channel Access for NR in 60GHz Unlicensed Band</w:t>
      </w:r>
      <w:r w:rsidR="007D7F59">
        <w:rPr>
          <w:lang w:eastAsia="x-none"/>
        </w:rPr>
        <w:tab/>
        <w:t>TCL Communication</w:t>
      </w:r>
    </w:p>
    <w:p w14:paraId="4D5DF2FA" w14:textId="2AB35CBD" w:rsidR="007D7F59" w:rsidRDefault="001B5688" w:rsidP="007D7F59">
      <w:pPr>
        <w:rPr>
          <w:lang w:eastAsia="x-none"/>
        </w:rPr>
      </w:pPr>
      <w:hyperlink r:id="rId626" w:history="1">
        <w:r w:rsidR="000B5C49">
          <w:rPr>
            <w:rStyle w:val="Hyperlink"/>
            <w:lang w:eastAsia="x-none"/>
          </w:rPr>
          <w:t>R1-2204579</w:t>
        </w:r>
      </w:hyperlink>
      <w:r w:rsidR="007D7F59">
        <w:rPr>
          <w:lang w:eastAsia="x-none"/>
        </w:rPr>
        <w:tab/>
        <w:t>Remaining issues of channel access mechanism for above 52.6GHz</w:t>
      </w:r>
      <w:r w:rsidR="007D7F59">
        <w:rPr>
          <w:lang w:eastAsia="x-none"/>
        </w:rPr>
        <w:tab/>
        <w:t>Transsion Holdings</w:t>
      </w:r>
    </w:p>
    <w:p w14:paraId="283F40A8" w14:textId="389004BE" w:rsidR="007D7F59" w:rsidRDefault="001B5688" w:rsidP="007D7F59">
      <w:pPr>
        <w:rPr>
          <w:lang w:eastAsia="x-none"/>
        </w:rPr>
      </w:pPr>
      <w:hyperlink r:id="rId627" w:history="1">
        <w:r w:rsidR="000B5C49">
          <w:rPr>
            <w:rStyle w:val="Hyperlink"/>
            <w:lang w:eastAsia="x-none"/>
          </w:rPr>
          <w:t>R1-2204602</w:t>
        </w:r>
      </w:hyperlink>
      <w:r w:rsidR="007D7F59">
        <w:rPr>
          <w:lang w:eastAsia="x-none"/>
        </w:rPr>
        <w:tab/>
        <w:t>Remaining issues on channel access mechanism</w:t>
      </w:r>
      <w:r w:rsidR="007D7F59">
        <w:rPr>
          <w:lang w:eastAsia="x-none"/>
        </w:rPr>
        <w:tab/>
        <w:t>Nokia, Nokia Shanghai Bell</w:t>
      </w:r>
    </w:p>
    <w:p w14:paraId="1DA02CB9" w14:textId="2293F666" w:rsidR="007D7F59" w:rsidRDefault="001B5688" w:rsidP="007D7F59">
      <w:pPr>
        <w:rPr>
          <w:lang w:eastAsia="x-none"/>
        </w:rPr>
      </w:pPr>
      <w:hyperlink r:id="rId628" w:history="1">
        <w:r w:rsidR="000B5C49">
          <w:rPr>
            <w:rStyle w:val="Hyperlink"/>
            <w:lang w:eastAsia="x-none"/>
          </w:rPr>
          <w:t>R1-2204614</w:t>
        </w:r>
      </w:hyperlink>
      <w:r w:rsidR="007D7F59">
        <w:rPr>
          <w:lang w:eastAsia="x-none"/>
        </w:rPr>
        <w:tab/>
        <w:t>Remaining issues of channel access mechanism to support NR above 52.6 GHz</w:t>
      </w:r>
      <w:r w:rsidR="007D7F59">
        <w:rPr>
          <w:lang w:eastAsia="x-none"/>
        </w:rPr>
        <w:tab/>
        <w:t>LG Electronics</w:t>
      </w:r>
    </w:p>
    <w:p w14:paraId="24E077D2" w14:textId="65643AA0" w:rsidR="007D7F59" w:rsidRDefault="001B5688" w:rsidP="007D7F59">
      <w:pPr>
        <w:rPr>
          <w:lang w:eastAsia="x-none"/>
        </w:rPr>
      </w:pPr>
      <w:hyperlink r:id="rId629" w:history="1">
        <w:r w:rsidR="000B5C49">
          <w:rPr>
            <w:rStyle w:val="Hyperlink"/>
            <w:lang w:eastAsia="x-none"/>
          </w:rPr>
          <w:t>R1-2204636</w:t>
        </w:r>
      </w:hyperlink>
      <w:r w:rsidR="007D7F59">
        <w:rPr>
          <w:lang w:eastAsia="x-none"/>
        </w:rPr>
        <w:tab/>
        <w:t>Remaining issue on channel access scheme for above 52.6GHz</w:t>
      </w:r>
      <w:r w:rsidR="007D7F59">
        <w:rPr>
          <w:lang w:eastAsia="x-none"/>
        </w:rPr>
        <w:tab/>
        <w:t>ASUSTeK</w:t>
      </w:r>
    </w:p>
    <w:p w14:paraId="5261791F" w14:textId="014CEED9" w:rsidR="007D7F59" w:rsidRDefault="001B5688" w:rsidP="007D7F59">
      <w:pPr>
        <w:rPr>
          <w:lang w:eastAsia="x-none"/>
        </w:rPr>
      </w:pPr>
      <w:hyperlink r:id="rId630" w:history="1">
        <w:r w:rsidR="000B5C49">
          <w:rPr>
            <w:rStyle w:val="Hyperlink"/>
            <w:lang w:eastAsia="x-none"/>
          </w:rPr>
          <w:t>R1-2204769</w:t>
        </w:r>
      </w:hyperlink>
      <w:r w:rsidR="007D7F59">
        <w:rPr>
          <w:lang w:eastAsia="x-none"/>
        </w:rPr>
        <w:tab/>
        <w:t>Discussion on Channel Access Mechanism for extending NR up to 71 GHz</w:t>
      </w:r>
      <w:r w:rsidR="007D7F59">
        <w:rPr>
          <w:lang w:eastAsia="x-none"/>
        </w:rPr>
        <w:tab/>
        <w:t>Intel Corporation</w:t>
      </w:r>
    </w:p>
    <w:p w14:paraId="00707F32" w14:textId="3183BA6F" w:rsidR="007D7F59" w:rsidRDefault="001B5688" w:rsidP="007D7F59">
      <w:pPr>
        <w:rPr>
          <w:lang w:eastAsia="x-none"/>
        </w:rPr>
      </w:pPr>
      <w:hyperlink r:id="rId631" w:history="1">
        <w:r w:rsidR="000B5C49">
          <w:rPr>
            <w:rStyle w:val="Hyperlink"/>
            <w:lang w:eastAsia="x-none"/>
          </w:rPr>
          <w:t>R1-2204826</w:t>
        </w:r>
      </w:hyperlink>
      <w:r w:rsidR="007D7F59">
        <w:rPr>
          <w:lang w:eastAsia="x-none"/>
        </w:rPr>
        <w:tab/>
        <w:t>Remaining issues on channel access for NR from 52.6 GHz to 71GHz</w:t>
      </w:r>
      <w:r w:rsidR="007D7F59">
        <w:rPr>
          <w:lang w:eastAsia="x-none"/>
        </w:rPr>
        <w:tab/>
        <w:t>Lenovo</w:t>
      </w:r>
    </w:p>
    <w:p w14:paraId="76CC47F9" w14:textId="35ABDF7C" w:rsidR="007D7F59" w:rsidRDefault="001B5688" w:rsidP="007D7F59">
      <w:pPr>
        <w:rPr>
          <w:lang w:eastAsia="x-none"/>
        </w:rPr>
      </w:pPr>
      <w:hyperlink r:id="rId632" w:history="1">
        <w:r w:rsidR="000B5C49">
          <w:rPr>
            <w:rStyle w:val="Hyperlink"/>
            <w:lang w:eastAsia="x-none"/>
          </w:rPr>
          <w:t>R1-2204981</w:t>
        </w:r>
      </w:hyperlink>
      <w:r w:rsidR="007D7F59">
        <w:rPr>
          <w:lang w:eastAsia="x-none"/>
        </w:rPr>
        <w:tab/>
        <w:t>Channel access enhancements</w:t>
      </w:r>
      <w:r w:rsidR="007D7F59">
        <w:rPr>
          <w:lang w:eastAsia="x-none"/>
        </w:rPr>
        <w:tab/>
        <w:t>Qualcomm Incorporated</w:t>
      </w:r>
    </w:p>
    <w:p w14:paraId="5A730494" w14:textId="098375D7" w:rsidR="003B3128" w:rsidRDefault="003B3128" w:rsidP="007D7F59">
      <w:pPr>
        <w:rPr>
          <w:lang w:eastAsia="x-none"/>
        </w:rPr>
      </w:pPr>
    </w:p>
    <w:p w14:paraId="61B15649" w14:textId="77777777" w:rsidR="003B3128" w:rsidRPr="003B3128" w:rsidRDefault="003B3128" w:rsidP="003B3128">
      <w:pPr>
        <w:rPr>
          <w:rFonts w:ascii="Times New Roman" w:hAnsi="Times New Roman"/>
          <w:lang w:eastAsia="x-none"/>
        </w:rPr>
      </w:pPr>
      <w:r w:rsidRPr="003B3128">
        <w:rPr>
          <w:rFonts w:ascii="Times New Roman" w:hAnsi="Times New Roman"/>
          <w:lang w:eastAsia="x-none"/>
        </w:rPr>
        <w:t>[109-e-R17-FR2-2-05] – Jing (Qualcomm)</w:t>
      </w:r>
    </w:p>
    <w:p w14:paraId="15E6CDE8" w14:textId="6578ADD3" w:rsidR="003B3128" w:rsidRPr="003B3128" w:rsidRDefault="003B3128" w:rsidP="003B3128">
      <w:pPr>
        <w:rPr>
          <w:rFonts w:ascii="Times New Roman" w:hAnsi="Times New Roman"/>
          <w:lang w:eastAsia="x-none"/>
        </w:rPr>
      </w:pPr>
      <w:r w:rsidRPr="003B3128">
        <w:rPr>
          <w:rFonts w:ascii="Times New Roman" w:hAnsi="Times New Roman"/>
          <w:lang w:eastAsia="x-none"/>
        </w:rPr>
        <w:t>Email discussion under 8.2.4 for maintenance on channel access mechanism</w:t>
      </w:r>
    </w:p>
    <w:p w14:paraId="5275F793" w14:textId="74FD855C" w:rsidR="003B3128" w:rsidRPr="003B3128" w:rsidRDefault="003B3128" w:rsidP="003B3128">
      <w:pPr>
        <w:numPr>
          <w:ilvl w:val="0"/>
          <w:numId w:val="65"/>
        </w:numPr>
        <w:rPr>
          <w:rFonts w:ascii="Times New Roman" w:hAnsi="Times New Roman"/>
          <w:lang w:eastAsia="x-none"/>
        </w:rPr>
      </w:pPr>
      <w:r w:rsidRPr="003B3128">
        <w:rPr>
          <w:rFonts w:ascii="Times New Roman" w:hAnsi="Times New Roman"/>
          <w:lang w:eastAsia="x-none"/>
        </w:rPr>
        <w:t xml:space="preserve">Issues 5-1, 5-2, 5-3, 5-4, 5-5, 5-6, 5-7, 5-8, 5-9/5-16, 5-11, 5-12, 5-13, 5-14, 5-18, 5-19, 5-20, 5-21, 5-25, 5-26, 5-27, 5-28, 5-29, 5-31, 5-33, 5-35, as well as issues 2-16/17/18/19 and issue 4-Y in </w:t>
      </w:r>
      <w:hyperlink r:id="rId633" w:history="1">
        <w:r w:rsidR="000B5C49">
          <w:rPr>
            <w:rStyle w:val="Hyperlink"/>
            <w:rFonts w:ascii="Times New Roman" w:hAnsi="Times New Roman"/>
            <w:lang w:eastAsia="x-none"/>
          </w:rPr>
          <w:t>R1-2205124</w:t>
        </w:r>
      </w:hyperlink>
    </w:p>
    <w:p w14:paraId="12A7A862" w14:textId="77777777" w:rsidR="003B3128" w:rsidRPr="003B3128" w:rsidRDefault="003B3128" w:rsidP="003B3128">
      <w:pPr>
        <w:numPr>
          <w:ilvl w:val="0"/>
          <w:numId w:val="65"/>
        </w:numPr>
        <w:rPr>
          <w:rFonts w:ascii="Times New Roman" w:hAnsi="Times New Roman"/>
          <w:lang w:eastAsia="x-none"/>
        </w:rPr>
      </w:pPr>
      <w:r w:rsidRPr="003B3128">
        <w:rPr>
          <w:rFonts w:ascii="Times New Roman" w:hAnsi="Times New Roman"/>
          <w:lang w:eastAsia="x-none"/>
        </w:rPr>
        <w:t>Aim to conclude on whether issues are essential or not by May 13</w:t>
      </w:r>
    </w:p>
    <w:p w14:paraId="44F3733F" w14:textId="4343A4F7" w:rsidR="003B3128" w:rsidRPr="003B3128" w:rsidRDefault="003B3128" w:rsidP="003B3128">
      <w:pPr>
        <w:numPr>
          <w:ilvl w:val="0"/>
          <w:numId w:val="65"/>
        </w:numPr>
        <w:rPr>
          <w:rFonts w:ascii="Times New Roman" w:hAnsi="Times New Roman"/>
          <w:lang w:eastAsia="x-none"/>
        </w:rPr>
      </w:pPr>
      <w:r w:rsidRPr="003B3128">
        <w:rPr>
          <w:rFonts w:ascii="Times New Roman" w:hAnsi="Times New Roman"/>
          <w:lang w:eastAsia="x-none"/>
        </w:rPr>
        <w:t xml:space="preserve">Including discussion on LS in </w:t>
      </w:r>
      <w:hyperlink r:id="rId634" w:history="1">
        <w:r w:rsidR="000B5C49">
          <w:rPr>
            <w:rStyle w:val="Hyperlink"/>
            <w:rFonts w:ascii="Times New Roman" w:hAnsi="Times New Roman"/>
            <w:lang w:eastAsia="x-none"/>
          </w:rPr>
          <w:t>R1-2203027</w:t>
        </w:r>
      </w:hyperlink>
      <w:r w:rsidRPr="003B3128">
        <w:rPr>
          <w:rFonts w:ascii="Times New Roman" w:hAnsi="Times New Roman"/>
          <w:lang w:eastAsia="x-none"/>
        </w:rPr>
        <w:t xml:space="preserve"> if needed</w:t>
      </w:r>
    </w:p>
    <w:p w14:paraId="4A9901D7" w14:textId="77777777" w:rsidR="003B3128" w:rsidRPr="003B3128" w:rsidRDefault="003B3128" w:rsidP="003B3128">
      <w:pPr>
        <w:numPr>
          <w:ilvl w:val="0"/>
          <w:numId w:val="65"/>
        </w:numPr>
        <w:rPr>
          <w:rFonts w:ascii="Times New Roman" w:hAnsi="Times New Roman"/>
          <w:lang w:eastAsia="x-none"/>
        </w:rPr>
      </w:pPr>
      <w:r w:rsidRPr="003B3128">
        <w:rPr>
          <w:rFonts w:ascii="Times New Roman" w:hAnsi="Times New Roman"/>
          <w:lang w:eastAsia="x-none"/>
        </w:rPr>
        <w:lastRenderedPageBreak/>
        <w:t>1</w:t>
      </w:r>
      <w:r w:rsidRPr="003B3128">
        <w:rPr>
          <w:rFonts w:ascii="Times New Roman" w:hAnsi="Times New Roman"/>
          <w:vertAlign w:val="superscript"/>
          <w:lang w:eastAsia="x-none"/>
        </w:rPr>
        <w:t>st</w:t>
      </w:r>
      <w:r w:rsidRPr="003B3128">
        <w:rPr>
          <w:rFonts w:ascii="Times New Roman" w:hAnsi="Times New Roman"/>
          <w:lang w:eastAsia="x-none"/>
        </w:rPr>
        <w:t xml:space="preserve"> check point: </w:t>
      </w:r>
      <w:r w:rsidRPr="003B3128">
        <w:rPr>
          <w:rFonts w:ascii="Times New Roman" w:hAnsi="Times New Roman"/>
          <w:lang w:eastAsia="zh-CN"/>
        </w:rPr>
        <w:t>May 13 (any RRC impact by May 12)</w:t>
      </w:r>
    </w:p>
    <w:p w14:paraId="6AE879A8" w14:textId="77777777" w:rsidR="003B3128" w:rsidRPr="003B3128" w:rsidRDefault="003B3128" w:rsidP="003B3128">
      <w:pPr>
        <w:numPr>
          <w:ilvl w:val="0"/>
          <w:numId w:val="65"/>
        </w:numPr>
        <w:rPr>
          <w:rFonts w:ascii="Times New Roman" w:hAnsi="Times New Roman"/>
          <w:lang w:eastAsia="x-none"/>
        </w:rPr>
      </w:pPr>
      <w:r w:rsidRPr="003B3128">
        <w:rPr>
          <w:rFonts w:ascii="Times New Roman" w:hAnsi="Times New Roman"/>
          <w:lang w:eastAsia="x-none"/>
        </w:rPr>
        <w:t xml:space="preserve">Final check point: </w:t>
      </w:r>
      <w:r w:rsidRPr="003B3128">
        <w:rPr>
          <w:rFonts w:ascii="Times New Roman" w:hAnsi="Times New Roman"/>
          <w:lang w:eastAsia="zh-CN"/>
        </w:rPr>
        <w:t>May 18</w:t>
      </w:r>
    </w:p>
    <w:p w14:paraId="647BD91D" w14:textId="0C3B53CA" w:rsidR="003B3128" w:rsidRPr="003B3128" w:rsidRDefault="001B5688" w:rsidP="003B3128">
      <w:pPr>
        <w:rPr>
          <w:b/>
          <w:bCs/>
          <w:lang w:eastAsia="x-none"/>
        </w:rPr>
      </w:pPr>
      <w:hyperlink r:id="rId635" w:history="1">
        <w:r w:rsidR="000B5C49">
          <w:rPr>
            <w:rStyle w:val="Hyperlink"/>
            <w:b/>
            <w:bCs/>
            <w:lang w:eastAsia="x-none"/>
          </w:rPr>
          <w:t>R1-2205125</w:t>
        </w:r>
      </w:hyperlink>
      <w:r w:rsidR="003B3128" w:rsidRPr="003B3128">
        <w:rPr>
          <w:b/>
          <w:bCs/>
          <w:lang w:eastAsia="x-none"/>
        </w:rPr>
        <w:tab/>
        <w:t>FL summary#1 of email discussion for channel access for Rel.17 FR2-2</w:t>
      </w:r>
      <w:r w:rsidR="003B3128" w:rsidRPr="003B3128">
        <w:rPr>
          <w:b/>
          <w:bCs/>
          <w:lang w:eastAsia="x-none"/>
        </w:rPr>
        <w:tab/>
        <w:t>Moderator (Qualcomm)</w:t>
      </w:r>
    </w:p>
    <w:p w14:paraId="70F8F3A9" w14:textId="7456B04B" w:rsidR="006F60DD" w:rsidRPr="00BE6CAB" w:rsidRDefault="006F60DD" w:rsidP="006F60DD">
      <w:r w:rsidRPr="00BE6CAB">
        <w:rPr>
          <w:b/>
          <w:bCs/>
        </w:rPr>
        <w:t>Decision:</w:t>
      </w:r>
      <w:r w:rsidRPr="00BE6CAB">
        <w:t xml:space="preserve"> As per email decision posted on May 1</w:t>
      </w:r>
      <w:r>
        <w:t>3</w:t>
      </w:r>
      <w:r w:rsidRPr="00BE6CAB">
        <w:rPr>
          <w:vertAlign w:val="superscript"/>
        </w:rPr>
        <w:t>th</w:t>
      </w:r>
      <w:r w:rsidRPr="00BE6CAB">
        <w:t>,</w:t>
      </w:r>
    </w:p>
    <w:p w14:paraId="3A38940A" w14:textId="77777777" w:rsidR="003B3128" w:rsidRPr="006F60DD" w:rsidRDefault="003B3128" w:rsidP="003B3128">
      <w:pPr>
        <w:rPr>
          <w:bCs/>
          <w:lang w:eastAsia="x-none"/>
        </w:rPr>
      </w:pPr>
      <w:r w:rsidRPr="006F60DD">
        <w:rPr>
          <w:rFonts w:ascii="Times New Roman" w:eastAsia="Malgun Gothic" w:hAnsi="Times New Roman"/>
          <w:bCs/>
          <w:highlight w:val="green"/>
          <w:lang w:eastAsia="zh-CN"/>
        </w:rPr>
        <w:t>Agreement</w:t>
      </w:r>
    </w:p>
    <w:p w14:paraId="27940798" w14:textId="77777777" w:rsidR="003B3128" w:rsidRPr="00204C79" w:rsidRDefault="003B3128" w:rsidP="003B3128">
      <w:pPr>
        <w:rPr>
          <w:rFonts w:ascii="Times New Roman" w:hAnsi="Times New Roman"/>
          <w:szCs w:val="20"/>
        </w:rPr>
      </w:pPr>
      <w:r w:rsidRPr="00204C79">
        <w:rPr>
          <w:rFonts w:ascii="Times New Roman" w:hAnsi="Times New Roman"/>
          <w:szCs w:val="20"/>
        </w:rPr>
        <w:t>For UL to DL COT sharing, support using type 2 channel access or type 3 channel access at gNB to share the COT</w:t>
      </w:r>
    </w:p>
    <w:p w14:paraId="74F42264" w14:textId="56E2CBC6" w:rsidR="003B3128" w:rsidRPr="00204C79" w:rsidRDefault="003B3128" w:rsidP="00CF6E6D">
      <w:pPr>
        <w:pStyle w:val="ListParagraph"/>
        <w:numPr>
          <w:ilvl w:val="0"/>
          <w:numId w:val="412"/>
        </w:numPr>
      </w:pPr>
      <w:r w:rsidRPr="00204C79">
        <w:t>The channel access type to use (Type 2 or Type 3) is left for gNB implementation</w:t>
      </w:r>
      <w:r w:rsidR="006F60DD">
        <w:t>.</w:t>
      </w:r>
    </w:p>
    <w:p w14:paraId="06C7DBD6" w14:textId="77777777" w:rsidR="003B3128" w:rsidRPr="006F60DD" w:rsidRDefault="003B3128" w:rsidP="003B3128">
      <w:pPr>
        <w:rPr>
          <w:bCs/>
          <w:lang w:eastAsia="x-none"/>
        </w:rPr>
      </w:pPr>
      <w:r w:rsidRPr="006F60DD">
        <w:rPr>
          <w:rFonts w:ascii="Times New Roman" w:eastAsia="Malgun Gothic" w:hAnsi="Times New Roman"/>
          <w:bCs/>
          <w:highlight w:val="green"/>
          <w:lang w:eastAsia="zh-CN"/>
        </w:rPr>
        <w:t>Agreement</w:t>
      </w:r>
    </w:p>
    <w:p w14:paraId="3C49459C" w14:textId="495EDA20" w:rsidR="003B3128" w:rsidRPr="00204C79" w:rsidRDefault="003B3128" w:rsidP="003B3128">
      <w:pPr>
        <w:rPr>
          <w:rFonts w:ascii="Times New Roman" w:hAnsi="Times New Roman"/>
          <w:szCs w:val="20"/>
        </w:rPr>
      </w:pPr>
      <w:r w:rsidRPr="00204C79">
        <w:rPr>
          <w:rFonts w:ascii="Times New Roman" w:hAnsi="Times New Roman"/>
          <w:szCs w:val="20"/>
        </w:rPr>
        <w:t>Before a UE reports it LBT capability, the UE does not expect the gNB to schedule UL transmission with Type 2 channel access.</w:t>
      </w:r>
    </w:p>
    <w:p w14:paraId="6200333B" w14:textId="77777777" w:rsidR="003B3128" w:rsidRPr="006F60DD" w:rsidRDefault="003B3128" w:rsidP="003B3128">
      <w:pPr>
        <w:rPr>
          <w:bCs/>
          <w:lang w:eastAsia="x-none"/>
        </w:rPr>
      </w:pPr>
    </w:p>
    <w:p w14:paraId="3CBA5C2A" w14:textId="77777777" w:rsidR="003B3128" w:rsidRPr="006F60DD" w:rsidRDefault="003B3128" w:rsidP="003B3128">
      <w:pPr>
        <w:rPr>
          <w:bCs/>
          <w:lang w:eastAsia="x-none"/>
        </w:rPr>
      </w:pPr>
      <w:r w:rsidRPr="006F60DD">
        <w:rPr>
          <w:rFonts w:ascii="Times New Roman" w:eastAsia="Malgun Gothic" w:hAnsi="Times New Roman"/>
          <w:bCs/>
          <w:highlight w:val="green"/>
          <w:lang w:eastAsia="zh-CN"/>
        </w:rPr>
        <w:t>Agreement</w:t>
      </w:r>
    </w:p>
    <w:p w14:paraId="546E8927" w14:textId="77777777" w:rsidR="003B3128" w:rsidRPr="00204C79" w:rsidRDefault="003B3128" w:rsidP="003B3128">
      <w:pPr>
        <w:rPr>
          <w:rFonts w:ascii="Times New Roman" w:hAnsi="Times New Roman"/>
          <w:color w:val="000000"/>
          <w:szCs w:val="20"/>
        </w:rPr>
      </w:pPr>
      <w:r w:rsidRPr="00204C79">
        <w:rPr>
          <w:rFonts w:ascii="Times New Roman" w:hAnsi="Times New Roman"/>
          <w:color w:val="000000"/>
          <w:szCs w:val="20"/>
        </w:rPr>
        <w:t>When both cell-specific channel access mode and UE-specific channel access mode are provided, the UE follows the UE-specific channel access indication</w:t>
      </w:r>
    </w:p>
    <w:p w14:paraId="2F908B77" w14:textId="77777777" w:rsidR="003B3128" w:rsidRPr="006F60DD" w:rsidRDefault="003B3128" w:rsidP="00CF6E6D">
      <w:pPr>
        <w:pStyle w:val="ListParagraph"/>
        <w:numPr>
          <w:ilvl w:val="0"/>
          <w:numId w:val="412"/>
        </w:numPr>
        <w:rPr>
          <w:color w:val="000000"/>
        </w:rPr>
      </w:pPr>
      <w:r w:rsidRPr="006F60DD">
        <w:rPr>
          <w:color w:val="000000"/>
        </w:rPr>
        <w:t>FFS: TP (</w:t>
      </w:r>
      <w:r w:rsidRPr="00204C79">
        <w:t>May be captured by RAN2 spec</w:t>
      </w:r>
      <w:r w:rsidRPr="006F60DD">
        <w:rPr>
          <w:color w:val="000000"/>
        </w:rPr>
        <w:t>)</w:t>
      </w:r>
    </w:p>
    <w:p w14:paraId="43B36398" w14:textId="77777777" w:rsidR="003B3128" w:rsidRPr="006F60DD" w:rsidRDefault="003B3128" w:rsidP="003B3128">
      <w:pPr>
        <w:rPr>
          <w:bCs/>
          <w:lang w:eastAsia="x-none"/>
        </w:rPr>
      </w:pPr>
      <w:r w:rsidRPr="006F60DD">
        <w:rPr>
          <w:rFonts w:ascii="Times New Roman" w:eastAsia="Malgun Gothic" w:hAnsi="Times New Roman"/>
          <w:bCs/>
          <w:highlight w:val="green"/>
          <w:lang w:eastAsia="zh-CN"/>
        </w:rPr>
        <w:t>Agreement</w:t>
      </w:r>
    </w:p>
    <w:p w14:paraId="5400A5FE" w14:textId="77777777" w:rsidR="003B3128" w:rsidRPr="00C2001B" w:rsidRDefault="003B3128" w:rsidP="003B3128">
      <w:pPr>
        <w:pStyle w:val="ListParagraph"/>
        <w:snapToGrid w:val="0"/>
        <w:spacing w:after="60" w:line="252" w:lineRule="auto"/>
        <w:ind w:left="0"/>
        <w:rPr>
          <w:b/>
        </w:rPr>
      </w:pPr>
      <w:r w:rsidRPr="00204C79">
        <w:t>RAN1 t</w:t>
      </w:r>
      <w:r w:rsidRPr="00C2001B">
        <w:t>o send an LS to RAN2 to co</w:t>
      </w:r>
      <w:r w:rsidRPr="00204C79">
        <w:t>rrect the value range for duration-r17 and offset-r17 in cg-COT-Sharing-r17 to 319 as per the agreement in RAN1#107-e, and to correct the value range for the size of the cg-COT-SharingList-r17 to 50,722</w:t>
      </w:r>
      <w:r w:rsidRPr="00C2001B">
        <w:t>.</w:t>
      </w:r>
    </w:p>
    <w:p w14:paraId="37ECF111" w14:textId="77777777" w:rsidR="003B3128" w:rsidRPr="006F60DD" w:rsidRDefault="003B3128" w:rsidP="003B3128">
      <w:pPr>
        <w:rPr>
          <w:bCs/>
          <w:lang w:eastAsia="x-none"/>
        </w:rPr>
      </w:pPr>
    </w:p>
    <w:p w14:paraId="17E8F351" w14:textId="77777777" w:rsidR="003B3128" w:rsidRPr="006F60DD" w:rsidRDefault="003B3128" w:rsidP="003B3128">
      <w:pPr>
        <w:rPr>
          <w:bCs/>
          <w:lang w:eastAsia="x-none"/>
        </w:rPr>
      </w:pPr>
      <w:r w:rsidRPr="006F60DD">
        <w:rPr>
          <w:rFonts w:ascii="Times New Roman" w:eastAsia="Malgun Gothic" w:hAnsi="Times New Roman"/>
          <w:bCs/>
          <w:highlight w:val="green"/>
          <w:lang w:eastAsia="zh-CN"/>
        </w:rPr>
        <w:t>Agreement</w:t>
      </w:r>
    </w:p>
    <w:p w14:paraId="5ECB319B" w14:textId="11ED671A" w:rsidR="003B3128" w:rsidRDefault="003B3128" w:rsidP="00CF6E6D">
      <w:pPr>
        <w:pStyle w:val="ListParagraph"/>
        <w:numPr>
          <w:ilvl w:val="0"/>
          <w:numId w:val="412"/>
        </w:numPr>
        <w:rPr>
          <w:lang w:eastAsia="x-none"/>
        </w:rPr>
      </w:pPr>
      <w:r w:rsidRPr="001C4C68">
        <w:rPr>
          <w:lang w:eastAsia="x-none"/>
        </w:rPr>
        <w:t xml:space="preserve">Text Proposal </w:t>
      </w:r>
      <w:r w:rsidRPr="006F60DD">
        <w:t>5-21-2-A</w:t>
      </w:r>
      <w:r w:rsidRPr="001C4C68">
        <w:rPr>
          <w:lang w:eastAsia="x-none"/>
        </w:rPr>
        <w:t xml:space="preserve"> (for TS37.213 v17.1.0, clause 4.0) in section 5-21 of </w:t>
      </w:r>
      <w:hyperlink r:id="rId636" w:history="1">
        <w:r w:rsidR="000B5C49">
          <w:rPr>
            <w:rStyle w:val="Hyperlink"/>
            <w:lang w:eastAsia="x-none"/>
          </w:rPr>
          <w:t>R1-2205125</w:t>
        </w:r>
      </w:hyperlink>
      <w:r w:rsidRPr="001C4C68">
        <w:rPr>
          <w:lang w:eastAsia="x-none"/>
        </w:rPr>
        <w:t xml:space="preserve"> is endorsed.</w:t>
      </w:r>
    </w:p>
    <w:p w14:paraId="55125B7D" w14:textId="77777777" w:rsidR="003B3128" w:rsidRPr="006F60DD" w:rsidRDefault="003B3128" w:rsidP="003B3128">
      <w:pPr>
        <w:rPr>
          <w:bCs/>
          <w:lang w:eastAsia="x-none"/>
        </w:rPr>
      </w:pPr>
      <w:r w:rsidRPr="006F60DD">
        <w:rPr>
          <w:rFonts w:ascii="Times New Roman" w:eastAsia="Malgun Gothic" w:hAnsi="Times New Roman"/>
          <w:bCs/>
          <w:highlight w:val="green"/>
          <w:lang w:eastAsia="zh-CN"/>
        </w:rPr>
        <w:t>Agreement</w:t>
      </w:r>
    </w:p>
    <w:p w14:paraId="3C4CAE71" w14:textId="77777777" w:rsidR="003B3128" w:rsidRPr="00204C79" w:rsidRDefault="003B3128" w:rsidP="003B3128">
      <w:pPr>
        <w:rPr>
          <w:rFonts w:ascii="Times New Roman" w:hAnsi="Times New Roman"/>
          <w:szCs w:val="20"/>
        </w:rPr>
      </w:pPr>
      <w:r w:rsidRPr="00204C79">
        <w:rPr>
          <w:rFonts w:ascii="Times New Roman" w:hAnsi="Times New Roman"/>
          <w:szCs w:val="20"/>
        </w:rPr>
        <w:t>If the UE is configured to operate in no LBT mode</w:t>
      </w:r>
    </w:p>
    <w:p w14:paraId="64CCEB55" w14:textId="77777777" w:rsidR="003B3128" w:rsidRPr="00C50B4F" w:rsidRDefault="003B3128" w:rsidP="00CF6E6D">
      <w:pPr>
        <w:pStyle w:val="ListParagraph"/>
        <w:numPr>
          <w:ilvl w:val="0"/>
          <w:numId w:val="412"/>
        </w:numPr>
      </w:pPr>
      <w:r w:rsidRPr="00C50B4F">
        <w:t>The UE should ignore the channel access field, if present, in fallback DCI</w:t>
      </w:r>
    </w:p>
    <w:p w14:paraId="246D0442" w14:textId="77777777" w:rsidR="003B3128" w:rsidRPr="00D970CF" w:rsidRDefault="003B3128" w:rsidP="00CF6E6D">
      <w:pPr>
        <w:pStyle w:val="ListParagraph"/>
        <w:numPr>
          <w:ilvl w:val="0"/>
          <w:numId w:val="412"/>
        </w:numPr>
      </w:pPr>
      <w:r w:rsidRPr="00D970CF">
        <w:t>The UE does not expect channel access field to be configured in non-fallback DCI</w:t>
      </w:r>
    </w:p>
    <w:p w14:paraId="5E6E9121" w14:textId="77777777" w:rsidR="003B3128" w:rsidRPr="006F60DD" w:rsidRDefault="003B3128" w:rsidP="003B3128">
      <w:pPr>
        <w:rPr>
          <w:bCs/>
          <w:lang w:eastAsia="x-none"/>
        </w:rPr>
      </w:pPr>
      <w:r w:rsidRPr="006F60DD">
        <w:rPr>
          <w:rFonts w:ascii="Times New Roman" w:eastAsia="Malgun Gothic" w:hAnsi="Times New Roman"/>
          <w:bCs/>
          <w:highlight w:val="green"/>
          <w:lang w:eastAsia="zh-CN"/>
        </w:rPr>
        <w:t>Agreement</w:t>
      </w:r>
    </w:p>
    <w:p w14:paraId="52C28F88" w14:textId="7F30F15E" w:rsidR="003B3128" w:rsidRPr="001C4C68" w:rsidRDefault="003B3128" w:rsidP="00CF6E6D">
      <w:pPr>
        <w:pStyle w:val="ListParagraph"/>
        <w:numPr>
          <w:ilvl w:val="0"/>
          <w:numId w:val="416"/>
        </w:numPr>
        <w:rPr>
          <w:lang w:eastAsia="x-none"/>
        </w:rPr>
      </w:pPr>
      <w:r w:rsidRPr="001C4C68">
        <w:rPr>
          <w:lang w:eastAsia="x-none"/>
        </w:rPr>
        <w:t xml:space="preserve">Text Proposal 5-29-1-A (for TS37.213 v17.1.0, clause 4.4) in section 5-29 of </w:t>
      </w:r>
      <w:hyperlink r:id="rId637" w:history="1">
        <w:r w:rsidR="000B5C49">
          <w:rPr>
            <w:rStyle w:val="Hyperlink"/>
            <w:lang w:eastAsia="x-none"/>
          </w:rPr>
          <w:t>R1-2205125</w:t>
        </w:r>
      </w:hyperlink>
      <w:r w:rsidRPr="001C4C68">
        <w:rPr>
          <w:lang w:eastAsia="x-none"/>
        </w:rPr>
        <w:t xml:space="preserve"> is endorsed</w:t>
      </w:r>
      <w:r w:rsidR="006F60DD">
        <w:rPr>
          <w:lang w:eastAsia="x-none"/>
        </w:rPr>
        <w:t>.</w:t>
      </w:r>
    </w:p>
    <w:p w14:paraId="0D092781" w14:textId="56405784" w:rsidR="003B3128" w:rsidRPr="006F60DD" w:rsidRDefault="003B3128" w:rsidP="00CF6E6D">
      <w:pPr>
        <w:pStyle w:val="ListParagraph"/>
        <w:numPr>
          <w:ilvl w:val="0"/>
          <w:numId w:val="416"/>
        </w:numPr>
      </w:pPr>
      <w:r w:rsidRPr="001C4C68">
        <w:rPr>
          <w:lang w:eastAsia="x-none"/>
        </w:rPr>
        <w:t>Text Proposal</w:t>
      </w:r>
      <w:r w:rsidRPr="006F60DD">
        <w:t xml:space="preserve"> 5-31-1-B</w:t>
      </w:r>
      <w:r w:rsidRPr="001C4C68">
        <w:rPr>
          <w:lang w:eastAsia="x-none"/>
        </w:rPr>
        <w:t xml:space="preserve"> (for TS38.212 v17.1.0, clause 6.3.2.1.3) in section 5-31 of </w:t>
      </w:r>
      <w:hyperlink r:id="rId638" w:history="1">
        <w:r w:rsidR="000B5C49">
          <w:rPr>
            <w:rStyle w:val="Hyperlink"/>
            <w:lang w:eastAsia="x-none"/>
          </w:rPr>
          <w:t>R1-2205125</w:t>
        </w:r>
      </w:hyperlink>
      <w:r w:rsidRPr="001C4C68">
        <w:t xml:space="preserve"> is endorsed</w:t>
      </w:r>
      <w:r w:rsidR="006F60DD">
        <w:t>.</w:t>
      </w:r>
    </w:p>
    <w:p w14:paraId="333D4433" w14:textId="093D139F" w:rsidR="003B3128" w:rsidRPr="006F60DD" w:rsidRDefault="003B3128" w:rsidP="00CF6E6D">
      <w:pPr>
        <w:pStyle w:val="ListParagraph"/>
        <w:numPr>
          <w:ilvl w:val="0"/>
          <w:numId w:val="416"/>
        </w:numPr>
      </w:pPr>
      <w:r w:rsidRPr="001C4C68">
        <w:rPr>
          <w:lang w:eastAsia="x-none"/>
        </w:rPr>
        <w:t>Text Proposal</w:t>
      </w:r>
      <w:r w:rsidRPr="006F60DD">
        <w:t xml:space="preserve"> 5-33-1-A</w:t>
      </w:r>
      <w:r w:rsidRPr="001C4C68">
        <w:rPr>
          <w:lang w:eastAsia="x-none"/>
        </w:rPr>
        <w:t xml:space="preserve"> (for TS38.214 v17.1.0, clause 5.1.5) in section 5-33 of </w:t>
      </w:r>
      <w:hyperlink r:id="rId639" w:history="1">
        <w:r w:rsidR="000B5C49">
          <w:rPr>
            <w:rStyle w:val="Hyperlink"/>
            <w:lang w:eastAsia="x-none"/>
          </w:rPr>
          <w:t>R1-2205125</w:t>
        </w:r>
      </w:hyperlink>
      <w:r w:rsidRPr="001C4C68">
        <w:t xml:space="preserve"> is endorsed</w:t>
      </w:r>
      <w:r w:rsidR="006F60DD">
        <w:t>.</w:t>
      </w:r>
    </w:p>
    <w:p w14:paraId="2C952895" w14:textId="77777777" w:rsidR="003B3128" w:rsidRPr="006F60DD" w:rsidRDefault="003B3128" w:rsidP="003B3128">
      <w:pPr>
        <w:rPr>
          <w:bCs/>
          <w:u w:val="single"/>
          <w:lang w:eastAsia="x-none"/>
        </w:rPr>
      </w:pPr>
      <w:r w:rsidRPr="006F60DD">
        <w:rPr>
          <w:rFonts w:ascii="Times New Roman" w:hAnsi="Times New Roman"/>
          <w:bCs/>
          <w:szCs w:val="20"/>
          <w:u w:val="single"/>
        </w:rPr>
        <w:t>Conclusion</w:t>
      </w:r>
    </w:p>
    <w:p w14:paraId="7142B1EB" w14:textId="77777777" w:rsidR="003B3128" w:rsidRDefault="003B3128" w:rsidP="003B3128">
      <w:pPr>
        <w:rPr>
          <w:rFonts w:ascii="Times New Roman" w:hAnsi="Times New Roman"/>
          <w:szCs w:val="20"/>
        </w:rPr>
      </w:pPr>
      <w:r w:rsidRPr="00204C79">
        <w:rPr>
          <w:rFonts w:ascii="Times New Roman" w:hAnsi="Times New Roman"/>
          <w:szCs w:val="20"/>
        </w:rPr>
        <w:t>In Rel.17, gNB sensing beam dependent rules are not introduced for UL transmission sharing gNB COT</w:t>
      </w:r>
      <w:r>
        <w:rPr>
          <w:rFonts w:ascii="Times New Roman" w:hAnsi="Times New Roman"/>
          <w:szCs w:val="20"/>
        </w:rPr>
        <w:t>.</w:t>
      </w:r>
    </w:p>
    <w:p w14:paraId="26B083C0" w14:textId="77777777" w:rsidR="003B3128" w:rsidRDefault="003B3128" w:rsidP="003B3128">
      <w:pPr>
        <w:rPr>
          <w:rFonts w:ascii="Times New Roman" w:hAnsi="Times New Roman"/>
          <w:szCs w:val="20"/>
        </w:rPr>
      </w:pPr>
    </w:p>
    <w:p w14:paraId="5CBB2E7F" w14:textId="77777777" w:rsidR="003B3128" w:rsidRPr="006F60DD" w:rsidRDefault="003B3128" w:rsidP="003B3128">
      <w:pPr>
        <w:rPr>
          <w:bCs/>
          <w:u w:val="single"/>
          <w:lang w:eastAsia="x-none"/>
        </w:rPr>
      </w:pPr>
      <w:r w:rsidRPr="006F60DD">
        <w:rPr>
          <w:rFonts w:ascii="Times New Roman" w:hAnsi="Times New Roman"/>
          <w:bCs/>
          <w:szCs w:val="20"/>
          <w:u w:val="single"/>
        </w:rPr>
        <w:t>Conclusion</w:t>
      </w:r>
    </w:p>
    <w:p w14:paraId="13F39E7F" w14:textId="77777777" w:rsidR="003B3128" w:rsidRDefault="003B3128" w:rsidP="003B3128">
      <w:pPr>
        <w:rPr>
          <w:rFonts w:ascii="Times New Roman" w:hAnsi="Times New Roman"/>
          <w:szCs w:val="20"/>
        </w:rPr>
      </w:pPr>
      <w:r w:rsidRPr="00204C79">
        <w:rPr>
          <w:rFonts w:ascii="Times New Roman" w:hAnsi="Times New Roman"/>
          <w:szCs w:val="20"/>
        </w:rPr>
        <w:t>In Rel.17, gNB sensing beam dependent cancellation rules are not introduced for DL reception validation.</w:t>
      </w:r>
    </w:p>
    <w:p w14:paraId="0414383F" w14:textId="77777777" w:rsidR="003B3128" w:rsidRDefault="003B3128" w:rsidP="003B3128">
      <w:pPr>
        <w:rPr>
          <w:rFonts w:ascii="Times New Roman" w:hAnsi="Times New Roman"/>
          <w:szCs w:val="20"/>
        </w:rPr>
      </w:pPr>
    </w:p>
    <w:p w14:paraId="16BE6EA7" w14:textId="77777777" w:rsidR="003B3128" w:rsidRPr="006F60DD" w:rsidRDefault="003B3128" w:rsidP="003B3128">
      <w:pPr>
        <w:rPr>
          <w:bCs/>
          <w:u w:val="single"/>
          <w:lang w:eastAsia="x-none"/>
        </w:rPr>
      </w:pPr>
      <w:r w:rsidRPr="006F60DD">
        <w:rPr>
          <w:rFonts w:ascii="Times New Roman" w:hAnsi="Times New Roman"/>
          <w:bCs/>
          <w:szCs w:val="20"/>
          <w:u w:val="single"/>
        </w:rPr>
        <w:t>Conclusion</w:t>
      </w:r>
    </w:p>
    <w:p w14:paraId="22A7C520" w14:textId="77777777" w:rsidR="003B3128" w:rsidRDefault="003B3128" w:rsidP="003B3128">
      <w:pPr>
        <w:rPr>
          <w:lang w:eastAsia="x-none"/>
        </w:rPr>
      </w:pPr>
      <w:r w:rsidRPr="00204C79">
        <w:rPr>
          <w:rFonts w:ascii="Times New Roman" w:hAnsi="Times New Roman"/>
          <w:szCs w:val="20"/>
        </w:rPr>
        <w:t>In Rel.17, gNB sensing beam dependent PDCCH monitoring skipping rules are not introduced.</w:t>
      </w:r>
    </w:p>
    <w:p w14:paraId="194228E8" w14:textId="2B35167C" w:rsidR="003B3128" w:rsidRDefault="003B3128" w:rsidP="003B3128">
      <w:pPr>
        <w:rPr>
          <w:lang w:eastAsia="x-none"/>
        </w:rPr>
      </w:pPr>
    </w:p>
    <w:p w14:paraId="2EAC5835" w14:textId="77777777" w:rsidR="006F60DD" w:rsidRDefault="006F60DD" w:rsidP="003B3128">
      <w:pPr>
        <w:rPr>
          <w:lang w:eastAsia="x-none"/>
        </w:rPr>
      </w:pPr>
    </w:p>
    <w:p w14:paraId="793C1037" w14:textId="0E854F04" w:rsidR="006F60DD" w:rsidRPr="00BE6CAB" w:rsidRDefault="006F60DD" w:rsidP="006F60DD">
      <w:r w:rsidRPr="00BE6CAB">
        <w:rPr>
          <w:b/>
          <w:bCs/>
        </w:rPr>
        <w:t>Decision:</w:t>
      </w:r>
      <w:r w:rsidRPr="00BE6CAB">
        <w:t xml:space="preserve"> As per email decision posted on May 1</w:t>
      </w:r>
      <w:r>
        <w:t>9</w:t>
      </w:r>
      <w:r w:rsidRPr="00BE6CAB">
        <w:rPr>
          <w:vertAlign w:val="superscript"/>
        </w:rPr>
        <w:t>th</w:t>
      </w:r>
      <w:r w:rsidRPr="00BE6CAB">
        <w:t>,</w:t>
      </w:r>
    </w:p>
    <w:p w14:paraId="1A27FC50" w14:textId="77777777" w:rsidR="003B3128" w:rsidRPr="006F60DD" w:rsidRDefault="003B3128" w:rsidP="003B3128">
      <w:pPr>
        <w:rPr>
          <w:bCs/>
          <w:lang w:eastAsia="x-none"/>
        </w:rPr>
      </w:pPr>
      <w:r w:rsidRPr="006F60DD">
        <w:rPr>
          <w:rFonts w:ascii="Times New Roman" w:eastAsia="Malgun Gothic" w:hAnsi="Times New Roman"/>
          <w:bCs/>
          <w:highlight w:val="green"/>
          <w:lang w:eastAsia="zh-CN"/>
        </w:rPr>
        <w:t>Agreement</w:t>
      </w:r>
    </w:p>
    <w:p w14:paraId="0B074D1A" w14:textId="77777777" w:rsidR="003B3128" w:rsidRDefault="003B3128" w:rsidP="003B3128">
      <w:r>
        <w:t>When independent per-beam LBT sensing is performed at gNB or UE, each time the gNB or UE attempts to acquire a COT</w:t>
      </w:r>
    </w:p>
    <w:p w14:paraId="32258F3A" w14:textId="77777777" w:rsidR="003B3128" w:rsidRDefault="003B3128" w:rsidP="00CF6E6D">
      <w:pPr>
        <w:pStyle w:val="ListParagraph"/>
        <w:numPr>
          <w:ilvl w:val="0"/>
          <w:numId w:val="413"/>
        </w:numPr>
        <w:kinsoku w:val="0"/>
        <w:autoSpaceDE/>
        <w:autoSpaceDN/>
        <w:spacing w:after="60" w:line="259" w:lineRule="auto"/>
        <w:contextualSpacing w:val="0"/>
        <w:rPr>
          <w:lang w:eastAsia="en-US"/>
        </w:rPr>
      </w:pPr>
      <w:r>
        <w:rPr>
          <w:lang w:eastAsia="en-US"/>
        </w:rPr>
        <w:t>Apply independent Type 1 channel access to each beam</w:t>
      </w:r>
    </w:p>
    <w:p w14:paraId="65F4610F" w14:textId="77777777" w:rsidR="003B3128" w:rsidRDefault="003B3128" w:rsidP="00CF6E6D">
      <w:pPr>
        <w:pStyle w:val="ListParagraph"/>
        <w:numPr>
          <w:ilvl w:val="0"/>
          <w:numId w:val="413"/>
        </w:numPr>
        <w:kinsoku w:val="0"/>
        <w:autoSpaceDE/>
        <w:autoSpaceDN/>
        <w:spacing w:after="60" w:line="259" w:lineRule="auto"/>
        <w:contextualSpacing w:val="0"/>
        <w:rPr>
          <w:lang w:eastAsia="en-US"/>
        </w:rPr>
      </w:pPr>
      <w:r>
        <w:rPr>
          <w:lang w:eastAsia="en-US"/>
        </w:rPr>
        <w:t xml:space="preserve">the gNB/UE shall re-initialize the counter for each beam </w:t>
      </w:r>
    </w:p>
    <w:p w14:paraId="6B3C771B" w14:textId="77777777" w:rsidR="003B3128" w:rsidRDefault="003B3128" w:rsidP="00CF6E6D">
      <w:pPr>
        <w:pStyle w:val="ListParagraph"/>
        <w:numPr>
          <w:ilvl w:val="0"/>
          <w:numId w:val="413"/>
        </w:numPr>
        <w:kinsoku w:val="0"/>
        <w:autoSpaceDE/>
        <w:autoSpaceDN/>
        <w:spacing w:after="60" w:line="259" w:lineRule="auto"/>
        <w:contextualSpacing w:val="0"/>
        <w:rPr>
          <w:lang w:eastAsia="en-US"/>
        </w:rPr>
      </w:pPr>
      <w:r>
        <w:rPr>
          <w:lang w:eastAsia="en-US"/>
        </w:rPr>
        <w:t>the initial value of the counter is independently determined for each beam</w:t>
      </w:r>
    </w:p>
    <w:p w14:paraId="09B22DEA" w14:textId="77777777" w:rsidR="003B3128" w:rsidRDefault="003B3128" w:rsidP="00CF6E6D">
      <w:pPr>
        <w:pStyle w:val="ListParagraph"/>
        <w:numPr>
          <w:ilvl w:val="0"/>
          <w:numId w:val="413"/>
        </w:numPr>
        <w:kinsoku w:val="0"/>
        <w:autoSpaceDE/>
        <w:autoSpaceDN/>
        <w:spacing w:after="60" w:line="259" w:lineRule="auto"/>
        <w:contextualSpacing w:val="0"/>
        <w:rPr>
          <w:lang w:eastAsia="en-US"/>
        </w:rPr>
      </w:pPr>
      <w:r>
        <w:rPr>
          <w:lang w:eastAsia="en-US"/>
        </w:rPr>
        <w:t>count-down process is independent for each beam</w:t>
      </w:r>
    </w:p>
    <w:p w14:paraId="13981B17" w14:textId="77777777" w:rsidR="003B3128" w:rsidRDefault="003B3128" w:rsidP="00CF6E6D">
      <w:pPr>
        <w:pStyle w:val="ListParagraph"/>
        <w:numPr>
          <w:ilvl w:val="0"/>
          <w:numId w:val="413"/>
        </w:numPr>
        <w:kinsoku w:val="0"/>
        <w:autoSpaceDE/>
        <w:autoSpaceDN/>
        <w:spacing w:after="60" w:line="259" w:lineRule="auto"/>
        <w:contextualSpacing w:val="0"/>
        <w:rPr>
          <w:lang w:eastAsia="en-US"/>
        </w:rPr>
      </w:pPr>
      <w:r>
        <w:rPr>
          <w:lang w:eastAsia="en-US"/>
        </w:rPr>
        <w:t>Start of the channel occupancy time in all beam is aligned.</w:t>
      </w:r>
    </w:p>
    <w:p w14:paraId="4D53F3DB" w14:textId="77777777" w:rsidR="003B3128" w:rsidRDefault="003B3128" w:rsidP="00CF6E6D">
      <w:pPr>
        <w:pStyle w:val="ListParagraph"/>
        <w:numPr>
          <w:ilvl w:val="0"/>
          <w:numId w:val="413"/>
        </w:numPr>
        <w:kinsoku w:val="0"/>
        <w:autoSpaceDE/>
        <w:autoSpaceDN/>
        <w:spacing w:after="60" w:line="259" w:lineRule="auto"/>
        <w:contextualSpacing w:val="0"/>
        <w:rPr>
          <w:lang w:eastAsia="en-US"/>
        </w:rPr>
      </w:pPr>
      <w:r>
        <w:rPr>
          <w:lang w:eastAsia="en-US"/>
        </w:rPr>
        <w:t xml:space="preserve">To acquire a new COT, the applied Type 1 channel access process for a new COT to each beam shall not start before the end of the previous COT. </w:t>
      </w:r>
    </w:p>
    <w:p w14:paraId="28BF02BC" w14:textId="77777777" w:rsidR="003B3128" w:rsidRPr="004803B6" w:rsidRDefault="003B3128" w:rsidP="00CF6E6D">
      <w:pPr>
        <w:numPr>
          <w:ilvl w:val="0"/>
          <w:numId w:val="413"/>
        </w:numPr>
        <w:overflowPunct w:val="0"/>
        <w:snapToGrid w:val="0"/>
        <w:spacing w:after="60" w:line="252" w:lineRule="auto"/>
      </w:pPr>
      <w:r w:rsidRPr="004803B6">
        <w:t>FFS: The aligned start of the channel occupancy time in all beam shall be at least T</w:t>
      </w:r>
      <w:r w:rsidRPr="004803B6">
        <w:rPr>
          <w:vertAlign w:val="subscript"/>
        </w:rPr>
        <w:t>d</w:t>
      </w:r>
      <w:r w:rsidRPr="004803B6">
        <w:t>+N</w:t>
      </w:r>
      <w:r w:rsidRPr="004803B6">
        <w:rPr>
          <w:vertAlign w:val="subscript"/>
        </w:rPr>
        <w:t>init_max</w:t>
      </w:r>
      <w:r w:rsidRPr="004803B6">
        <w:t>*5us from the end of the previous COT, where N</w:t>
      </w:r>
      <w:r w:rsidRPr="004803B6">
        <w:rPr>
          <w:vertAlign w:val="subscript"/>
        </w:rPr>
        <w:t xml:space="preserve">init_max </w:t>
      </w:r>
      <w:r w:rsidRPr="004803B6">
        <w:t>is the maximum initial counter value generated across all beams.</w:t>
      </w:r>
    </w:p>
    <w:p w14:paraId="42D8A889" w14:textId="77777777" w:rsidR="003B3128" w:rsidRPr="004803B6" w:rsidRDefault="003B3128" w:rsidP="00CF6E6D">
      <w:pPr>
        <w:pStyle w:val="ListParagraph"/>
        <w:numPr>
          <w:ilvl w:val="0"/>
          <w:numId w:val="413"/>
        </w:numPr>
        <w:kinsoku w:val="0"/>
        <w:autoSpaceDE/>
        <w:autoSpaceDN/>
        <w:spacing w:after="60" w:line="259" w:lineRule="auto"/>
        <w:contextualSpacing w:val="0"/>
        <w:rPr>
          <w:lang w:eastAsia="en-US"/>
        </w:rPr>
      </w:pPr>
      <w:r w:rsidRPr="004803B6">
        <w:rPr>
          <w:lang w:eastAsia="en-US"/>
        </w:rPr>
        <w:t>Text Proposal 5-4-2-A below is endorsed for TS37.213 v17.1.0 clause 4.4.6</w:t>
      </w:r>
    </w:p>
    <w:p w14:paraId="0CC65921" w14:textId="77777777" w:rsidR="003B3128" w:rsidRPr="004803B6" w:rsidRDefault="003B3128" w:rsidP="00CF6E6D">
      <w:pPr>
        <w:pStyle w:val="ListParagraph"/>
        <w:numPr>
          <w:ilvl w:val="1"/>
          <w:numId w:val="413"/>
        </w:numPr>
        <w:kinsoku w:val="0"/>
        <w:autoSpaceDE/>
        <w:autoSpaceDN/>
        <w:spacing w:line="259" w:lineRule="auto"/>
        <w:ind w:left="1434" w:hanging="357"/>
        <w:contextualSpacing w:val="0"/>
        <w:rPr>
          <w:lang w:eastAsia="en-US"/>
        </w:rPr>
      </w:pPr>
      <w:r w:rsidRPr="004803B6">
        <w:rPr>
          <w:lang w:eastAsia="en-US"/>
        </w:rPr>
        <w:t>Note to editor: Editor may need to decide if there is a better location in spec to place the TP</w:t>
      </w:r>
    </w:p>
    <w:p w14:paraId="6C76A469" w14:textId="77777777" w:rsidR="003B3128" w:rsidRDefault="003B3128" w:rsidP="003B3128">
      <w:pPr>
        <w:ind w:leftChars="400" w:left="800"/>
      </w:pPr>
      <w:r>
        <w:t xml:space="preserve">TP 5-4-2-A: </w:t>
      </w:r>
    </w:p>
    <w:p w14:paraId="1E8E3F0A" w14:textId="77777777" w:rsidR="003B3128" w:rsidRDefault="003B3128" w:rsidP="00CF6E6D">
      <w:pPr>
        <w:pStyle w:val="ListParagraph"/>
        <w:numPr>
          <w:ilvl w:val="0"/>
          <w:numId w:val="413"/>
        </w:numPr>
        <w:kinsoku w:val="0"/>
        <w:autoSpaceDE/>
        <w:autoSpaceDN/>
        <w:spacing w:after="60" w:line="259" w:lineRule="auto"/>
        <w:ind w:leftChars="580" w:left="1520"/>
        <w:contextualSpacing w:val="0"/>
        <w:rPr>
          <w:lang w:eastAsia="en-US"/>
        </w:rPr>
      </w:pPr>
      <w:r>
        <w:rPr>
          <w:lang w:eastAsia="en-US"/>
        </w:rPr>
        <w:lastRenderedPageBreak/>
        <w:t>Reason for change: Define the procedure to perform independent LBT over different beams</w:t>
      </w:r>
    </w:p>
    <w:p w14:paraId="521535E1" w14:textId="77777777" w:rsidR="003B3128" w:rsidRDefault="003B3128" w:rsidP="00CF6E6D">
      <w:pPr>
        <w:pStyle w:val="ListParagraph"/>
        <w:numPr>
          <w:ilvl w:val="0"/>
          <w:numId w:val="413"/>
        </w:numPr>
        <w:kinsoku w:val="0"/>
        <w:autoSpaceDE/>
        <w:autoSpaceDN/>
        <w:spacing w:after="60" w:line="259" w:lineRule="auto"/>
        <w:ind w:leftChars="580" w:left="1520"/>
        <w:contextualSpacing w:val="0"/>
        <w:rPr>
          <w:lang w:eastAsia="en-US"/>
        </w:rPr>
      </w:pPr>
      <w:r>
        <w:rPr>
          <w:lang w:eastAsia="en-US"/>
        </w:rPr>
        <w:t xml:space="preserve">Summary of change: Add a section to define the procedure to perform independent LBT over different sensing beams </w:t>
      </w:r>
    </w:p>
    <w:p w14:paraId="12C0CB03" w14:textId="77777777" w:rsidR="003B3128" w:rsidRDefault="003B3128" w:rsidP="00CF6E6D">
      <w:pPr>
        <w:pStyle w:val="ListParagraph"/>
        <w:numPr>
          <w:ilvl w:val="0"/>
          <w:numId w:val="413"/>
        </w:numPr>
        <w:kinsoku w:val="0"/>
        <w:autoSpaceDE/>
        <w:autoSpaceDN/>
        <w:spacing w:after="60" w:line="259" w:lineRule="auto"/>
        <w:ind w:leftChars="580" w:left="1520"/>
        <w:contextualSpacing w:val="0"/>
        <w:rPr>
          <w:lang w:eastAsia="en-US"/>
        </w:rPr>
      </w:pPr>
      <w:r>
        <w:rPr>
          <w:lang w:eastAsia="en-US"/>
        </w:rPr>
        <w:t>Consequence if not approved: The functionality not supported in the spec yet</w:t>
      </w:r>
    </w:p>
    <w:p w14:paraId="0938F681" w14:textId="77777777" w:rsidR="003B3128" w:rsidRDefault="003B3128" w:rsidP="003B3128">
      <w:pPr>
        <w:ind w:leftChars="500" w:left="1000"/>
      </w:pPr>
      <w:r>
        <w:t>================= TP for 37.213 17.1.0====================</w:t>
      </w:r>
    </w:p>
    <w:p w14:paraId="6955601E" w14:textId="77777777" w:rsidR="003B3128" w:rsidRPr="006F60DD" w:rsidRDefault="003B3128" w:rsidP="003B3128">
      <w:pPr>
        <w:ind w:leftChars="500" w:left="1000"/>
        <w:rPr>
          <w:rFonts w:ascii="Arial" w:hAnsi="Arial" w:cs="Arial"/>
          <w:b/>
          <w:sz w:val="16"/>
          <w:szCs w:val="16"/>
        </w:rPr>
      </w:pPr>
      <w:r w:rsidRPr="006F60DD">
        <w:rPr>
          <w:rFonts w:ascii="Arial" w:hAnsi="Arial" w:cs="Arial"/>
          <w:b/>
          <w:sz w:val="16"/>
          <w:szCs w:val="16"/>
        </w:rPr>
        <w:t>4.4.6</w:t>
      </w:r>
      <w:r w:rsidRPr="006F60DD">
        <w:rPr>
          <w:rFonts w:ascii="Arial" w:hAnsi="Arial" w:cs="Arial"/>
          <w:b/>
          <w:sz w:val="16"/>
          <w:szCs w:val="16"/>
        </w:rPr>
        <w:tab/>
        <w:t>Channel access procedures for transmission(s) on multiple channels</w:t>
      </w:r>
    </w:p>
    <w:p w14:paraId="0B555404" w14:textId="5E9A7B8B" w:rsidR="003B3128" w:rsidRPr="006F60DD" w:rsidRDefault="003B3128" w:rsidP="003B3128">
      <w:pPr>
        <w:ind w:leftChars="500" w:left="1000"/>
        <w:rPr>
          <w:rFonts w:ascii="Arial" w:hAnsi="Arial" w:cs="Arial"/>
          <w:sz w:val="16"/>
          <w:szCs w:val="16"/>
        </w:rPr>
      </w:pPr>
      <w:r w:rsidRPr="006F60DD">
        <w:rPr>
          <w:rFonts w:ascii="Arial" w:hAnsi="Arial" w:cs="Arial"/>
          <w:sz w:val="16"/>
          <w:szCs w:val="16"/>
        </w:rPr>
        <w:t xml:space="preserve">If a gNB/UE intends to transmit a transmission(s) that starts at the same time on a set of channels </w:t>
      </w:r>
      <m:oMath>
        <m:r>
          <w:rPr>
            <w:rFonts w:ascii="Cambria Math" w:hAnsi="Cambria Math" w:cs="Arial"/>
            <w:sz w:val="16"/>
            <w:szCs w:val="16"/>
          </w:rPr>
          <m:t>C</m:t>
        </m:r>
      </m:oMath>
      <w:r w:rsidRPr="006F60DD">
        <w:rPr>
          <w:rFonts w:ascii="Arial" w:hAnsi="Arial" w:cs="Arial"/>
          <w:sz w:val="16"/>
          <w:szCs w:val="16"/>
        </w:rPr>
        <w:t xml:space="preserve">, the gNB/UE performs the channel access procedures described in Clause 4.4.1 on each channel </w:t>
      </w:r>
      <m:oMath>
        <m:sSub>
          <m:sSubPr>
            <m:ctrlPr>
              <w:rPr>
                <w:rFonts w:ascii="Cambria Math" w:hAnsi="Cambria Math" w:cs="Arial"/>
                <w:i/>
                <w:sz w:val="16"/>
                <w:szCs w:val="16"/>
              </w:rPr>
            </m:ctrlPr>
          </m:sSubPr>
          <m:e>
            <m:r>
              <w:rPr>
                <w:rFonts w:ascii="Cambria Math" w:hAnsi="Cambria Math" w:cs="Arial"/>
                <w:sz w:val="16"/>
                <w:szCs w:val="16"/>
              </w:rPr>
              <m:t>c</m:t>
            </m:r>
          </m:e>
          <m:sub>
            <m:r>
              <w:rPr>
                <w:rFonts w:ascii="Cambria Math" w:hAnsi="Cambria Math" w:cs="Arial"/>
                <w:sz w:val="16"/>
                <w:szCs w:val="16"/>
              </w:rPr>
              <m:t>i</m:t>
            </m:r>
          </m:sub>
        </m:sSub>
        <m:r>
          <w:rPr>
            <w:rFonts w:ascii="Cambria Math" w:hAnsi="Cambria Math" w:cs="Arial"/>
            <w:sz w:val="16"/>
            <w:szCs w:val="16"/>
          </w:rPr>
          <m:t>∈C</m:t>
        </m:r>
      </m:oMath>
      <w:r w:rsidRPr="006F60DD">
        <w:rPr>
          <w:rFonts w:ascii="Arial" w:hAnsi="Arial" w:cs="Arial"/>
          <w:sz w:val="16"/>
          <w:szCs w:val="16"/>
        </w:rPr>
        <w:t xml:space="preserve"> independently. When the channel access procedures in Clause 4.4.1 are applied on any channel </w:t>
      </w:r>
      <m:oMath>
        <m:sSub>
          <m:sSubPr>
            <m:ctrlPr>
              <w:rPr>
                <w:rFonts w:ascii="Cambria Math" w:hAnsi="Cambria Math" w:cs="Arial"/>
                <w:i/>
                <w:sz w:val="16"/>
                <w:szCs w:val="16"/>
              </w:rPr>
            </m:ctrlPr>
          </m:sSubPr>
          <m:e>
            <m:r>
              <w:rPr>
                <w:rFonts w:ascii="Cambria Math" w:hAnsi="Cambria Math" w:cs="Arial"/>
                <w:sz w:val="16"/>
                <w:szCs w:val="16"/>
              </w:rPr>
              <m:t>c</m:t>
            </m:r>
          </m:e>
          <m:sub>
            <m:r>
              <w:rPr>
                <w:rFonts w:ascii="Cambria Math" w:hAnsi="Cambria Math" w:cs="Arial"/>
                <w:sz w:val="16"/>
                <w:szCs w:val="16"/>
              </w:rPr>
              <m:t>i</m:t>
            </m:r>
          </m:sub>
        </m:sSub>
        <m:r>
          <w:rPr>
            <w:rFonts w:ascii="Cambria Math" w:hAnsi="Cambria Math" w:cs="Arial"/>
            <w:sz w:val="16"/>
            <w:szCs w:val="16"/>
          </w:rPr>
          <m:t>∈C</m:t>
        </m:r>
      </m:oMath>
      <w:r w:rsidRPr="006F60DD">
        <w:rPr>
          <w:rFonts w:ascii="Arial" w:hAnsi="Arial" w:cs="Arial"/>
          <w:sz w:val="16"/>
          <w:szCs w:val="16"/>
        </w:rPr>
        <w:t xml:space="preserve">, the corresponding counter </w:t>
      </w:r>
      <m:oMath>
        <m:r>
          <w:rPr>
            <w:rFonts w:ascii="Cambria Math" w:hAnsi="Cambria Math" w:cs="Arial"/>
            <w:sz w:val="16"/>
            <w:szCs w:val="16"/>
          </w:rPr>
          <m:t>N</m:t>
        </m:r>
      </m:oMath>
      <w:r w:rsidRPr="006F60DD">
        <w:rPr>
          <w:rFonts w:ascii="Arial" w:hAnsi="Arial" w:cs="Arial"/>
          <w:sz w:val="16"/>
          <w:szCs w:val="16"/>
        </w:rPr>
        <w:t xml:space="preserve"> in step 1 shall be initialized independently and the corresponding sensing on the channel  </w:t>
      </w:r>
      <m:oMath>
        <m:sSub>
          <m:sSubPr>
            <m:ctrlPr>
              <w:rPr>
                <w:rFonts w:ascii="Cambria Math" w:hAnsi="Cambria Math" w:cs="Arial"/>
                <w:i/>
                <w:sz w:val="16"/>
                <w:szCs w:val="16"/>
              </w:rPr>
            </m:ctrlPr>
          </m:sSubPr>
          <m:e>
            <m:r>
              <w:rPr>
                <w:rFonts w:ascii="Cambria Math" w:hAnsi="Cambria Math" w:cs="Arial"/>
                <w:sz w:val="16"/>
                <w:szCs w:val="16"/>
              </w:rPr>
              <m:t>c</m:t>
            </m:r>
          </m:e>
          <m:sub>
            <m:r>
              <w:rPr>
                <w:rFonts w:ascii="Cambria Math" w:hAnsi="Cambria Math" w:cs="Arial"/>
                <w:sz w:val="16"/>
                <w:szCs w:val="16"/>
              </w:rPr>
              <m:t>i</m:t>
            </m:r>
          </m:sub>
        </m:sSub>
      </m:oMath>
      <w:r w:rsidRPr="006F60DD">
        <w:rPr>
          <w:rFonts w:ascii="Arial" w:hAnsi="Arial" w:cs="Arial"/>
          <w:sz w:val="16"/>
          <w:szCs w:val="16"/>
        </w:rPr>
        <w:t xml:space="preserve"> shall be performed after the end of any previous transmission(s) by the gNB/UE occupying any channel </w:t>
      </w:r>
      <m:oMath>
        <m:sSub>
          <m:sSubPr>
            <m:ctrlPr>
              <w:rPr>
                <w:rFonts w:ascii="Cambria Math" w:hAnsi="Cambria Math" w:cs="Arial"/>
                <w:i/>
                <w:sz w:val="16"/>
                <w:szCs w:val="16"/>
              </w:rPr>
            </m:ctrlPr>
          </m:sSubPr>
          <m:e>
            <m:r>
              <w:rPr>
                <w:rFonts w:ascii="Cambria Math" w:hAnsi="Cambria Math" w:cs="Arial"/>
                <w:sz w:val="16"/>
                <w:szCs w:val="16"/>
              </w:rPr>
              <m:t>c</m:t>
            </m:r>
          </m:e>
          <m:sub>
            <m:r>
              <w:rPr>
                <w:rFonts w:ascii="Cambria Math" w:hAnsi="Cambria Math" w:cs="Arial"/>
                <w:sz w:val="16"/>
                <w:szCs w:val="16"/>
              </w:rPr>
              <m:t>j</m:t>
            </m:r>
          </m:sub>
        </m:sSub>
        <m:r>
          <w:rPr>
            <w:rFonts w:ascii="Cambria Math" w:hAnsi="Cambria Math" w:cs="Arial"/>
            <w:sz w:val="16"/>
            <w:szCs w:val="16"/>
          </w:rPr>
          <m:t>∈C</m:t>
        </m:r>
      </m:oMath>
      <w:r w:rsidRPr="006F60DD">
        <w:rPr>
          <w:rFonts w:ascii="Arial" w:hAnsi="Arial" w:cs="Arial"/>
          <w:sz w:val="16"/>
          <w:szCs w:val="16"/>
        </w:rPr>
        <w:t>.</w:t>
      </w:r>
    </w:p>
    <w:p w14:paraId="6384CD41" w14:textId="77777777" w:rsidR="003B3128" w:rsidRPr="006F60DD" w:rsidRDefault="003B3128" w:rsidP="003B3128">
      <w:pPr>
        <w:ind w:leftChars="500" w:left="1000"/>
        <w:rPr>
          <w:ins w:id="88" w:author="Jing Sun" w:date="2022-05-13T10:34:00Z"/>
          <w:rFonts w:ascii="Arial" w:hAnsi="Arial" w:cs="Arial"/>
          <w:b/>
          <w:sz w:val="16"/>
          <w:szCs w:val="16"/>
        </w:rPr>
      </w:pPr>
      <w:ins w:id="89" w:author="Jing Sun" w:date="2022-05-13T10:34:00Z">
        <w:r w:rsidRPr="006F60DD">
          <w:rPr>
            <w:rFonts w:ascii="Arial" w:hAnsi="Arial" w:cs="Arial"/>
            <w:b/>
            <w:sz w:val="16"/>
            <w:szCs w:val="16"/>
          </w:rPr>
          <w:t>4.4.6A</w:t>
        </w:r>
        <w:r w:rsidRPr="006F60DD">
          <w:rPr>
            <w:rFonts w:ascii="Arial" w:hAnsi="Arial" w:cs="Arial"/>
            <w:b/>
            <w:sz w:val="16"/>
            <w:szCs w:val="16"/>
          </w:rPr>
          <w:tab/>
          <w:t>Channel access procedures for transmission(s) on multiple beams</w:t>
        </w:r>
      </w:ins>
    </w:p>
    <w:p w14:paraId="78C33277" w14:textId="25EB1550" w:rsidR="003B3128" w:rsidRPr="006F60DD" w:rsidRDefault="003B3128" w:rsidP="003B3128">
      <w:pPr>
        <w:ind w:leftChars="500" w:left="1000"/>
        <w:rPr>
          <w:ins w:id="90" w:author="Jing Sun" w:date="2022-05-13T10:47:00Z"/>
          <w:rFonts w:ascii="Arial" w:hAnsi="Arial" w:cs="Arial"/>
          <w:sz w:val="16"/>
          <w:szCs w:val="16"/>
        </w:rPr>
      </w:pPr>
      <w:ins w:id="91" w:author="Jing Sun" w:date="2022-05-13T10:47:00Z">
        <w:r w:rsidRPr="006F60DD">
          <w:rPr>
            <w:rFonts w:ascii="Arial" w:hAnsi="Arial" w:cs="Arial"/>
            <w:sz w:val="16"/>
            <w:szCs w:val="16"/>
          </w:rPr>
          <w:t xml:space="preserve">When the gNB/UE intends to transmit a transmission(s) </w:t>
        </w:r>
      </w:ins>
      <w:ins w:id="92" w:author="Jing Sun" w:date="2022-05-13T10:48:00Z">
        <w:r w:rsidRPr="006F60DD">
          <w:rPr>
            <w:rFonts w:ascii="Arial" w:hAnsi="Arial" w:cs="Arial"/>
            <w:sz w:val="16"/>
            <w:szCs w:val="16"/>
          </w:rPr>
          <w:t>start</w:t>
        </w:r>
      </w:ins>
      <w:ins w:id="93" w:author="Jing Sun" w:date="2022-05-17T09:17:00Z">
        <w:r w:rsidRPr="006F60DD">
          <w:rPr>
            <w:rFonts w:ascii="Arial" w:hAnsi="Arial" w:cs="Arial"/>
            <w:color w:val="FF0000"/>
            <w:sz w:val="16"/>
            <w:szCs w:val="16"/>
          </w:rPr>
          <w:t>ing</w:t>
        </w:r>
      </w:ins>
      <w:ins w:id="94" w:author="Jing Sun" w:date="2022-05-13T10:48:00Z">
        <w:r w:rsidRPr="006F60DD">
          <w:rPr>
            <w:rFonts w:ascii="Arial" w:hAnsi="Arial" w:cs="Arial"/>
            <w:sz w:val="16"/>
            <w:szCs w:val="16"/>
          </w:rPr>
          <w:t xml:space="preserve"> at the sa</w:t>
        </w:r>
      </w:ins>
      <w:ins w:id="95" w:author="Jing Sun" w:date="2022-05-13T10:49:00Z">
        <w:r w:rsidRPr="006F60DD">
          <w:rPr>
            <w:rFonts w:ascii="Arial" w:hAnsi="Arial" w:cs="Arial"/>
            <w:sz w:val="16"/>
            <w:szCs w:val="16"/>
          </w:rPr>
          <w:t xml:space="preserve">me time </w:t>
        </w:r>
      </w:ins>
      <w:ins w:id="96" w:author="Jing Sun" w:date="2022-05-13T10:47:00Z">
        <w:r w:rsidRPr="006F60DD">
          <w:rPr>
            <w:rFonts w:ascii="Arial" w:hAnsi="Arial" w:cs="Arial"/>
            <w:sz w:val="16"/>
            <w:szCs w:val="16"/>
          </w:rPr>
          <w:t xml:space="preserve">across multiple transmission beams, if the gNB/UE performs sensing on the corresponding sensing beam(s) independently, the gNB/UE performs the channel access procedures described in Clause 4.4.1 on each sensing beam independently. When the channel access procedures in Clause 4.4.1 are applied on any sensing beam, the corresponding counter </w:t>
        </w:r>
      </w:ins>
      <m:oMath>
        <m:r>
          <w:ins w:id="97" w:author="Jing Sun" w:date="2022-05-13T10:47:00Z">
            <w:rPr>
              <w:rFonts w:ascii="Cambria Math" w:hAnsi="Cambria Math" w:cs="Arial"/>
              <w:sz w:val="16"/>
              <w:szCs w:val="16"/>
            </w:rPr>
            <m:t>N</m:t>
          </w:ins>
        </m:r>
      </m:oMath>
      <w:ins w:id="98" w:author="Jing Sun" w:date="2022-05-13T10:47:00Z">
        <w:r w:rsidRPr="006F60DD">
          <w:rPr>
            <w:rFonts w:ascii="Arial" w:hAnsi="Arial" w:cs="Arial"/>
            <w:sz w:val="16"/>
            <w:szCs w:val="16"/>
          </w:rPr>
          <w:t xml:space="preserve"> in step 1 shall be initialized independently and the corresponding sensing on the sensing beam shall be performed after the end of any previous transmission(s) by the gNB/UE occupying any beam.</w:t>
        </w:r>
      </w:ins>
    </w:p>
    <w:p w14:paraId="73740919" w14:textId="77777777" w:rsidR="003B3128" w:rsidRDefault="003B3128" w:rsidP="003B3128">
      <w:pPr>
        <w:ind w:leftChars="500" w:left="1000"/>
      </w:pPr>
      <w:r>
        <w:t>=============End of TP=====================================</w:t>
      </w:r>
    </w:p>
    <w:p w14:paraId="6FC969FE" w14:textId="77777777" w:rsidR="003B3128" w:rsidRPr="006F60DD" w:rsidRDefault="003B3128" w:rsidP="003B3128">
      <w:pPr>
        <w:rPr>
          <w:bCs/>
          <w:lang w:eastAsia="x-none"/>
        </w:rPr>
      </w:pPr>
    </w:p>
    <w:p w14:paraId="1CF43ACC" w14:textId="77777777" w:rsidR="003B3128" w:rsidRPr="006F60DD" w:rsidRDefault="003B3128" w:rsidP="003B3128">
      <w:pPr>
        <w:rPr>
          <w:bCs/>
          <w:lang w:eastAsia="x-none"/>
        </w:rPr>
      </w:pPr>
      <w:r w:rsidRPr="006F60DD">
        <w:rPr>
          <w:rFonts w:ascii="Times New Roman" w:eastAsia="Malgun Gothic" w:hAnsi="Times New Roman"/>
          <w:bCs/>
          <w:highlight w:val="green"/>
          <w:lang w:eastAsia="zh-CN"/>
        </w:rPr>
        <w:t>Agreement</w:t>
      </w:r>
    </w:p>
    <w:p w14:paraId="608071F5" w14:textId="77777777" w:rsidR="003B3128" w:rsidRDefault="003B3128" w:rsidP="003B3128">
      <w:r>
        <w:t>When a UE performing a CG transmission shares its COT with a gNB, the gNB transmission shall contain transmission to the UE that initiated the channel occupancy and can include non-unicast and/or unicast transmissions where any unicast transmission that includes user plane data is only transmitted to the UE that initiated the channel occupancy.</w:t>
      </w:r>
    </w:p>
    <w:p w14:paraId="3AA0B9A4" w14:textId="77777777" w:rsidR="003B3128" w:rsidRDefault="003B3128" w:rsidP="00CF6E6D">
      <w:pPr>
        <w:pStyle w:val="ListParagraph"/>
        <w:numPr>
          <w:ilvl w:val="0"/>
          <w:numId w:val="417"/>
        </w:numPr>
        <w:ind w:left="714" w:hanging="357"/>
      </w:pPr>
      <w:r>
        <w:t>TP 5-11-3-A</w:t>
      </w:r>
      <w:r w:rsidRPr="004803B6">
        <w:t xml:space="preserve"> </w:t>
      </w:r>
      <w:r>
        <w:t>below is endorsed for TS37.213 v17.1.0 clause 4.4.4A</w:t>
      </w:r>
    </w:p>
    <w:p w14:paraId="3EAC68E7" w14:textId="77777777" w:rsidR="003B3128" w:rsidRDefault="003B3128" w:rsidP="003B3128">
      <w:pPr>
        <w:ind w:leftChars="400" w:left="800"/>
      </w:pPr>
      <w:r>
        <w:t>TP 5-11-3-A</w:t>
      </w:r>
    </w:p>
    <w:p w14:paraId="77414C0B" w14:textId="77777777" w:rsidR="003B3128" w:rsidRDefault="003B3128" w:rsidP="00CF6E6D">
      <w:pPr>
        <w:pStyle w:val="ListParagraph"/>
        <w:numPr>
          <w:ilvl w:val="0"/>
          <w:numId w:val="413"/>
        </w:numPr>
        <w:kinsoku w:val="0"/>
        <w:autoSpaceDE/>
        <w:autoSpaceDN/>
        <w:spacing w:after="60" w:line="259" w:lineRule="auto"/>
        <w:ind w:leftChars="580" w:left="1520"/>
        <w:contextualSpacing w:val="0"/>
        <w:rPr>
          <w:lang w:eastAsia="en-US"/>
        </w:rPr>
      </w:pPr>
      <w:r>
        <w:rPr>
          <w:lang w:eastAsia="en-US"/>
        </w:rPr>
        <w:t xml:space="preserve">Reason for change: CG-UL to DL COT sharing does not support serving unicast data to non-initiating UE </w:t>
      </w:r>
    </w:p>
    <w:p w14:paraId="1F0F31F1" w14:textId="77777777" w:rsidR="003B3128" w:rsidRDefault="003B3128" w:rsidP="00CF6E6D">
      <w:pPr>
        <w:pStyle w:val="ListParagraph"/>
        <w:numPr>
          <w:ilvl w:val="0"/>
          <w:numId w:val="413"/>
        </w:numPr>
        <w:kinsoku w:val="0"/>
        <w:autoSpaceDE/>
        <w:autoSpaceDN/>
        <w:spacing w:after="60" w:line="259" w:lineRule="auto"/>
        <w:ind w:leftChars="580" w:left="1520"/>
        <w:contextualSpacing w:val="0"/>
        <w:rPr>
          <w:lang w:eastAsia="en-US"/>
        </w:rPr>
      </w:pPr>
      <w:r>
        <w:rPr>
          <w:lang w:eastAsia="en-US"/>
        </w:rPr>
        <w:t xml:space="preserve">Summary of change: Add description on what can be transmitted by gNB in a shared COT </w:t>
      </w:r>
    </w:p>
    <w:p w14:paraId="24FBAC6A" w14:textId="77777777" w:rsidR="003B3128" w:rsidRDefault="003B3128" w:rsidP="00CF6E6D">
      <w:pPr>
        <w:pStyle w:val="ListParagraph"/>
        <w:numPr>
          <w:ilvl w:val="0"/>
          <w:numId w:val="413"/>
        </w:numPr>
        <w:kinsoku w:val="0"/>
        <w:autoSpaceDE/>
        <w:autoSpaceDN/>
        <w:spacing w:after="60" w:line="259" w:lineRule="auto"/>
        <w:ind w:leftChars="580" w:left="1520"/>
        <w:contextualSpacing w:val="0"/>
        <w:rPr>
          <w:lang w:eastAsia="en-US"/>
        </w:rPr>
      </w:pPr>
      <w:r>
        <w:rPr>
          <w:lang w:eastAsia="en-US"/>
        </w:rPr>
        <w:t>Consequence if not approved: The functionality not supported in the spec yet</w:t>
      </w:r>
    </w:p>
    <w:p w14:paraId="66122B62" w14:textId="77777777" w:rsidR="003B3128" w:rsidRDefault="003B3128" w:rsidP="003B3128">
      <w:pPr>
        <w:ind w:leftChars="500" w:left="1000"/>
      </w:pPr>
      <w:r>
        <w:t>==============TP for 37.213 17.1.0===================</w:t>
      </w:r>
    </w:p>
    <w:p w14:paraId="62173660" w14:textId="77777777" w:rsidR="003B3128" w:rsidRPr="006F60DD" w:rsidRDefault="003B3128" w:rsidP="006F60DD">
      <w:pPr>
        <w:ind w:leftChars="500" w:left="1000"/>
        <w:rPr>
          <w:ins w:id="99" w:author="Jing Sun" w:date="2022-05-13T11:38:00Z"/>
          <w:rFonts w:ascii="Arial" w:hAnsi="Arial" w:cs="Arial"/>
          <w:b/>
          <w:sz w:val="16"/>
          <w:szCs w:val="16"/>
        </w:rPr>
      </w:pPr>
      <w:ins w:id="100" w:author="Jing Sun" w:date="2022-05-13T11:38:00Z">
        <w:r w:rsidRPr="006F60DD">
          <w:rPr>
            <w:rFonts w:ascii="Arial" w:hAnsi="Arial" w:cs="Arial"/>
            <w:b/>
            <w:sz w:val="16"/>
            <w:szCs w:val="16"/>
          </w:rPr>
          <w:t>4.4.4A Channel access procedures in a shared channel occupancy</w:t>
        </w:r>
      </w:ins>
    </w:p>
    <w:p w14:paraId="2F8DF0AB" w14:textId="77777777" w:rsidR="003B3128" w:rsidRPr="006F60DD" w:rsidRDefault="003B3128" w:rsidP="006F60DD">
      <w:pPr>
        <w:ind w:leftChars="500" w:left="1000"/>
        <w:rPr>
          <w:ins w:id="101" w:author="Jing Sun" w:date="2022-05-13T12:01:00Z"/>
          <w:rFonts w:ascii="Arial" w:hAnsi="Arial" w:cs="Arial"/>
          <w:sz w:val="16"/>
          <w:szCs w:val="16"/>
        </w:rPr>
      </w:pPr>
      <w:ins w:id="102" w:author="Jing Sun" w:date="2022-05-13T12:01:00Z">
        <w:r w:rsidRPr="006F60DD">
          <w:rPr>
            <w:rFonts w:ascii="Arial" w:hAnsi="Arial" w:cs="Arial"/>
            <w:sz w:val="16"/>
            <w:szCs w:val="16"/>
          </w:rPr>
          <w:t>If a gNB shares a channel occupancy initiated by a UE using the channel access procedures described in clause 4.4.1 on a channel, the gNB may transmit a transmission that follows a UL transmission on scheduled resources or a PUSCH transmission on configured resources by the UE as follows:</w:t>
        </w:r>
      </w:ins>
    </w:p>
    <w:p w14:paraId="7356AA42" w14:textId="77777777" w:rsidR="003B3128" w:rsidRPr="006F60DD" w:rsidRDefault="003B3128" w:rsidP="006F60DD">
      <w:pPr>
        <w:pStyle w:val="B1"/>
        <w:spacing w:after="0"/>
        <w:ind w:leftChars="642" w:left="1568"/>
        <w:rPr>
          <w:ins w:id="103" w:author="Jing Sun" w:date="2022-05-13T12:01:00Z"/>
          <w:rFonts w:ascii="Arial" w:hAnsi="Arial" w:cs="Arial"/>
          <w:sz w:val="16"/>
          <w:szCs w:val="16"/>
        </w:rPr>
      </w:pPr>
      <w:ins w:id="104" w:author="Jing Sun" w:date="2022-05-13T12:01:00Z">
        <w:r w:rsidRPr="006F60DD">
          <w:rPr>
            <w:rFonts w:ascii="Arial" w:hAnsi="Arial" w:cs="Arial"/>
            <w:sz w:val="16"/>
            <w:szCs w:val="16"/>
            <w:lang w:eastAsia="zh-CN"/>
          </w:rPr>
          <w:t>-</w:t>
        </w:r>
        <w:r w:rsidRPr="006F60DD">
          <w:rPr>
            <w:rFonts w:ascii="Arial" w:hAnsi="Arial" w:cs="Arial"/>
            <w:sz w:val="16"/>
            <w:szCs w:val="16"/>
            <w:lang w:eastAsia="zh-CN"/>
          </w:rPr>
          <w:tab/>
          <w:t xml:space="preserve">The transmission </w:t>
        </w:r>
        <w:r w:rsidRPr="006F60DD">
          <w:rPr>
            <w:rFonts w:ascii="Arial" w:hAnsi="Arial" w:cs="Arial"/>
            <w:sz w:val="16"/>
            <w:szCs w:val="16"/>
          </w:rPr>
          <w:t>shall contain transmission to the UE that initiated the channel occupancy</w:t>
        </w:r>
        <w:r w:rsidRPr="006F60DD">
          <w:rPr>
            <w:rFonts w:ascii="Arial" w:hAnsi="Arial" w:cs="Arial"/>
            <w:sz w:val="16"/>
            <w:szCs w:val="16"/>
            <w:lang w:eastAsia="zh-CN"/>
          </w:rPr>
          <w:t xml:space="preserve"> and can include </w:t>
        </w:r>
        <w:r w:rsidRPr="006F60DD">
          <w:rPr>
            <w:rFonts w:ascii="Arial" w:hAnsi="Arial" w:cs="Arial"/>
            <w:sz w:val="16"/>
            <w:szCs w:val="16"/>
          </w:rPr>
          <w:t xml:space="preserve">non-unicast and/or unicast transmissions where any unicast transmission that includes user plane data is only transmitted to the UE that initiated the channel occupancy. </w:t>
        </w:r>
      </w:ins>
    </w:p>
    <w:p w14:paraId="5ECE9385" w14:textId="77777777" w:rsidR="003B3128" w:rsidRDefault="003B3128" w:rsidP="003B3128">
      <w:pPr>
        <w:ind w:leftChars="500" w:left="1000"/>
      </w:pPr>
      <w:r>
        <w:t>===============End of TP==========================</w:t>
      </w:r>
    </w:p>
    <w:p w14:paraId="769FBDF4" w14:textId="77777777" w:rsidR="003B3128" w:rsidRPr="006F60DD" w:rsidRDefault="003B3128" w:rsidP="006F60DD">
      <w:pPr>
        <w:rPr>
          <w:bCs/>
        </w:rPr>
      </w:pPr>
    </w:p>
    <w:p w14:paraId="69473BCA" w14:textId="77777777" w:rsidR="003B3128" w:rsidRPr="006F60DD" w:rsidRDefault="003B3128" w:rsidP="006F60DD">
      <w:pPr>
        <w:rPr>
          <w:bCs/>
        </w:rPr>
      </w:pPr>
      <w:r w:rsidRPr="006F60DD">
        <w:rPr>
          <w:rFonts w:ascii="Times New Roman" w:eastAsia="Malgun Gothic" w:hAnsi="Times New Roman"/>
          <w:bCs/>
          <w:highlight w:val="green"/>
          <w:lang w:eastAsia="zh-CN"/>
        </w:rPr>
        <w:t>Agreement</w:t>
      </w:r>
    </w:p>
    <w:p w14:paraId="6CCDA1DA" w14:textId="77777777" w:rsidR="003B3128" w:rsidRDefault="003B3128" w:rsidP="006F60DD">
      <w:r>
        <w:t>TP 5-12-2-A</w:t>
      </w:r>
      <w:r w:rsidRPr="004803B6">
        <w:t xml:space="preserve"> </w:t>
      </w:r>
      <w:r>
        <w:t>below is endorsed for TS37.213 v17.1.0 clause 4.4.2</w:t>
      </w:r>
    </w:p>
    <w:p w14:paraId="1AD0ABFC" w14:textId="77777777" w:rsidR="003B3128" w:rsidRDefault="003B3128" w:rsidP="003B3128">
      <w:pPr>
        <w:ind w:leftChars="400" w:left="800"/>
      </w:pPr>
      <w:r>
        <w:t>TP 5-12-2-A:</w:t>
      </w:r>
    </w:p>
    <w:p w14:paraId="52629FD6" w14:textId="77777777" w:rsidR="003B3128" w:rsidRDefault="003B3128" w:rsidP="00CF6E6D">
      <w:pPr>
        <w:pStyle w:val="ListParagraph"/>
        <w:numPr>
          <w:ilvl w:val="0"/>
          <w:numId w:val="413"/>
        </w:numPr>
        <w:kinsoku w:val="0"/>
        <w:autoSpaceDE/>
        <w:autoSpaceDN/>
        <w:spacing w:after="60" w:line="259" w:lineRule="auto"/>
        <w:ind w:leftChars="580" w:left="1520"/>
        <w:contextualSpacing w:val="0"/>
        <w:rPr>
          <w:lang w:eastAsia="en-US"/>
        </w:rPr>
      </w:pPr>
      <w:r>
        <w:rPr>
          <w:lang w:eastAsia="en-US"/>
        </w:rPr>
        <w:t>Reason for change: Clarify UE does not expect to be indicated with Type 2 channel access when the UE does not have the capability</w:t>
      </w:r>
    </w:p>
    <w:p w14:paraId="2C9AC4E9" w14:textId="77777777" w:rsidR="003B3128" w:rsidRDefault="003B3128" w:rsidP="00CF6E6D">
      <w:pPr>
        <w:pStyle w:val="ListParagraph"/>
        <w:numPr>
          <w:ilvl w:val="0"/>
          <w:numId w:val="413"/>
        </w:numPr>
        <w:kinsoku w:val="0"/>
        <w:autoSpaceDE/>
        <w:autoSpaceDN/>
        <w:spacing w:after="60" w:line="259" w:lineRule="auto"/>
        <w:ind w:leftChars="580" w:left="1520"/>
        <w:contextualSpacing w:val="0"/>
        <w:rPr>
          <w:lang w:eastAsia="en-US"/>
        </w:rPr>
      </w:pPr>
      <w:r>
        <w:rPr>
          <w:lang w:eastAsia="en-US"/>
        </w:rPr>
        <w:t>Summary of change: Clarify UE does not expect to be indicated with Type 2 channel access when the UE does not have the capability</w:t>
      </w:r>
    </w:p>
    <w:p w14:paraId="4880F543" w14:textId="77777777" w:rsidR="003B3128" w:rsidRDefault="003B3128" w:rsidP="00CF6E6D">
      <w:pPr>
        <w:pStyle w:val="ListParagraph"/>
        <w:numPr>
          <w:ilvl w:val="0"/>
          <w:numId w:val="413"/>
        </w:numPr>
        <w:kinsoku w:val="0"/>
        <w:autoSpaceDE/>
        <w:autoSpaceDN/>
        <w:spacing w:after="60" w:line="259" w:lineRule="auto"/>
        <w:ind w:leftChars="580" w:left="1520"/>
        <w:contextualSpacing w:val="0"/>
        <w:rPr>
          <w:lang w:eastAsia="en-US"/>
        </w:rPr>
      </w:pPr>
      <w:r>
        <w:rPr>
          <w:lang w:eastAsia="en-US"/>
        </w:rPr>
        <w:t>Consequence if not approved: Not clearly defined in spec yet</w:t>
      </w:r>
    </w:p>
    <w:p w14:paraId="164DE448" w14:textId="77777777" w:rsidR="003B3128" w:rsidRDefault="003B3128" w:rsidP="003B3128">
      <w:pPr>
        <w:ind w:leftChars="500" w:left="1000"/>
      </w:pPr>
      <w:r>
        <w:t>==============TP for 37.213 17.1.0===================</w:t>
      </w:r>
    </w:p>
    <w:p w14:paraId="453B68EF" w14:textId="77777777" w:rsidR="003B3128" w:rsidRPr="006F60DD" w:rsidRDefault="003B3128" w:rsidP="006F60DD">
      <w:pPr>
        <w:ind w:leftChars="500" w:left="1000"/>
        <w:rPr>
          <w:rFonts w:ascii="Arial" w:hAnsi="Arial" w:cs="Arial"/>
          <w:b/>
          <w:sz w:val="16"/>
          <w:szCs w:val="16"/>
        </w:rPr>
      </w:pPr>
      <w:r w:rsidRPr="006F60DD">
        <w:rPr>
          <w:rFonts w:ascii="Arial" w:hAnsi="Arial" w:cs="Arial"/>
          <w:b/>
          <w:sz w:val="16"/>
          <w:szCs w:val="16"/>
        </w:rPr>
        <w:t>4.4.2</w:t>
      </w:r>
      <w:r w:rsidRPr="006F60DD">
        <w:rPr>
          <w:rFonts w:ascii="Arial" w:hAnsi="Arial" w:cs="Arial"/>
          <w:b/>
          <w:sz w:val="16"/>
          <w:szCs w:val="16"/>
        </w:rPr>
        <w:tab/>
        <w:t xml:space="preserve">Type 2 channel access procedures </w:t>
      </w:r>
    </w:p>
    <w:p w14:paraId="13357D4E" w14:textId="77777777" w:rsidR="003B3128" w:rsidRPr="006F60DD" w:rsidRDefault="003B3128" w:rsidP="006F60DD">
      <w:pPr>
        <w:ind w:leftChars="500" w:left="1000"/>
        <w:rPr>
          <w:rFonts w:ascii="Arial" w:hAnsi="Arial" w:cs="Arial"/>
          <w:sz w:val="16"/>
          <w:szCs w:val="16"/>
        </w:rPr>
      </w:pPr>
      <w:r w:rsidRPr="006F60DD">
        <w:rPr>
          <w:rFonts w:ascii="Arial" w:hAnsi="Arial" w:cs="Arial"/>
          <w:sz w:val="16"/>
          <w:szCs w:val="16"/>
        </w:rPr>
        <w:t>This clause describes channel access procedures to be performed by a gNB/UE where the time duration spanned by sensing slots that are sensed to be idle before a DL/UL transmission(s) is deterministic.</w:t>
      </w:r>
    </w:p>
    <w:p w14:paraId="0614E312" w14:textId="09E7DF04" w:rsidR="003B3128" w:rsidRPr="006F60DD" w:rsidRDefault="003B3128" w:rsidP="006F60DD">
      <w:pPr>
        <w:ind w:leftChars="500" w:left="1000"/>
        <w:rPr>
          <w:rFonts w:ascii="Arial" w:hAnsi="Arial" w:cs="Arial"/>
          <w:sz w:val="16"/>
          <w:szCs w:val="16"/>
        </w:rPr>
      </w:pPr>
      <w:r w:rsidRPr="006F60DD">
        <w:rPr>
          <w:rFonts w:ascii="Arial" w:hAnsi="Arial" w:cs="Arial"/>
          <w:sz w:val="16"/>
          <w:szCs w:val="16"/>
        </w:rPr>
        <w:t xml:space="preserve">A gNB/UE may transmit a transmission(s) on a channel immediately after </w:t>
      </w:r>
      <m:oMath>
        <m:sSub>
          <m:sSubPr>
            <m:ctrlPr>
              <w:rPr>
                <w:rFonts w:ascii="Cambria Math" w:hAnsi="Cambria Math" w:cs="Arial"/>
                <w:i/>
                <w:sz w:val="16"/>
                <w:szCs w:val="16"/>
              </w:rPr>
            </m:ctrlPr>
          </m:sSubPr>
          <m:e>
            <m:r>
              <w:rPr>
                <w:rFonts w:ascii="Cambria Math" w:hAnsi="Cambria Math" w:cs="Arial"/>
                <w:sz w:val="16"/>
                <w:szCs w:val="16"/>
              </w:rPr>
              <m:t>T</m:t>
            </m:r>
          </m:e>
          <m:sub>
            <m:r>
              <w:rPr>
                <w:rFonts w:ascii="Cambria Math" w:hAnsi="Cambria Math" w:cs="Arial"/>
                <w:sz w:val="16"/>
                <w:szCs w:val="16"/>
              </w:rPr>
              <m:t>d</m:t>
            </m:r>
          </m:sub>
        </m:sSub>
      </m:oMath>
      <w:r w:rsidRPr="006F60DD">
        <w:rPr>
          <w:rFonts w:ascii="Arial" w:hAnsi="Arial" w:cs="Arial"/>
          <w:sz w:val="16"/>
          <w:szCs w:val="16"/>
        </w:rPr>
        <w:t xml:space="preserve"> which includes a sensing slot with a duration </w:t>
      </w:r>
      <m:oMath>
        <m:sSub>
          <m:sSubPr>
            <m:ctrlPr>
              <w:rPr>
                <w:rFonts w:ascii="Cambria Math" w:hAnsi="Cambria Math" w:cs="Arial"/>
                <w:i/>
                <w:sz w:val="16"/>
                <w:szCs w:val="16"/>
              </w:rPr>
            </m:ctrlPr>
          </m:sSubPr>
          <m:e>
            <m:r>
              <w:rPr>
                <w:rFonts w:ascii="Cambria Math" w:hAnsi="Cambria Math" w:cs="Arial"/>
                <w:sz w:val="16"/>
                <w:szCs w:val="16"/>
              </w:rPr>
              <m:t>T</m:t>
            </m:r>
          </m:e>
          <m:sub>
            <m:r>
              <w:rPr>
                <w:rFonts w:ascii="Cambria Math" w:hAnsi="Cambria Math" w:cs="Arial"/>
                <w:sz w:val="16"/>
                <w:szCs w:val="16"/>
              </w:rPr>
              <m:t>sl</m:t>
            </m:r>
          </m:sub>
        </m:sSub>
        <m:r>
          <w:rPr>
            <w:rFonts w:ascii="Cambria Math" w:hAnsi="Cambria Math" w:cs="Arial"/>
            <w:sz w:val="16"/>
            <w:szCs w:val="16"/>
          </w:rPr>
          <m:t>=5μs</m:t>
        </m:r>
      </m:oMath>
      <w:r w:rsidRPr="006F60DD">
        <w:rPr>
          <w:rFonts w:ascii="Arial" w:hAnsi="Arial" w:cs="Arial"/>
          <w:sz w:val="16"/>
          <w:szCs w:val="16"/>
        </w:rPr>
        <w:t xml:space="preserve"> where the channel is sensed to be idle.</w:t>
      </w:r>
    </w:p>
    <w:p w14:paraId="6A57D2D3" w14:textId="77777777" w:rsidR="003B3128" w:rsidRPr="006F60DD" w:rsidRDefault="003B3128" w:rsidP="006F60DD">
      <w:pPr>
        <w:ind w:leftChars="500" w:left="1000"/>
        <w:rPr>
          <w:ins w:id="105" w:author="Jing Sun" w:date="2022-05-10T10:12:00Z"/>
          <w:rFonts w:ascii="Arial" w:eastAsia="SimSun" w:hAnsi="Arial" w:cs="Arial"/>
          <w:color w:val="FF0000"/>
          <w:sz w:val="16"/>
          <w:szCs w:val="16"/>
        </w:rPr>
      </w:pPr>
      <w:ins w:id="106" w:author="Jing Sun" w:date="2022-05-10T10:12:00Z">
        <w:r w:rsidRPr="006F60DD">
          <w:rPr>
            <w:rFonts w:ascii="Arial" w:hAnsi="Arial" w:cs="Arial"/>
            <w:sz w:val="16"/>
            <w:szCs w:val="16"/>
          </w:rPr>
          <w:t>The UE does not expect to be indicated with Type 2 channel access procedures if the UE does not indicate the corresponding capability.</w:t>
        </w:r>
      </w:ins>
    </w:p>
    <w:p w14:paraId="463FC5B7" w14:textId="77777777" w:rsidR="003B3128" w:rsidRDefault="003B3128" w:rsidP="003B3128">
      <w:pPr>
        <w:ind w:leftChars="500" w:left="1000"/>
      </w:pPr>
      <w:r>
        <w:t>===============End of TP==========================</w:t>
      </w:r>
    </w:p>
    <w:p w14:paraId="2851111B" w14:textId="77777777" w:rsidR="003B3128" w:rsidRDefault="003B3128" w:rsidP="003B3128">
      <w:pPr>
        <w:pStyle w:val="ListParagraph"/>
        <w:kinsoku w:val="0"/>
        <w:spacing w:after="60" w:line="259" w:lineRule="auto"/>
        <w:ind w:left="0"/>
      </w:pPr>
    </w:p>
    <w:p w14:paraId="4909F0C8" w14:textId="77777777" w:rsidR="003B3128" w:rsidRPr="006F60DD" w:rsidRDefault="003B3128" w:rsidP="003B3128">
      <w:pPr>
        <w:pStyle w:val="ListParagraph"/>
        <w:kinsoku w:val="0"/>
        <w:spacing w:after="60" w:line="259" w:lineRule="auto"/>
        <w:ind w:left="0"/>
        <w:rPr>
          <w:bCs/>
          <w:u w:val="single"/>
        </w:rPr>
      </w:pPr>
      <w:r w:rsidRPr="006F60DD">
        <w:rPr>
          <w:bCs/>
          <w:u w:val="single"/>
        </w:rPr>
        <w:t>Conclusion</w:t>
      </w:r>
    </w:p>
    <w:p w14:paraId="1D66F66F" w14:textId="77777777" w:rsidR="003B3128" w:rsidRDefault="003B3128" w:rsidP="003B3128">
      <w:pPr>
        <w:pStyle w:val="ListParagraph"/>
        <w:kinsoku w:val="0"/>
        <w:spacing w:after="60" w:line="259" w:lineRule="auto"/>
        <w:ind w:left="0"/>
        <w:rPr>
          <w:color w:val="000000"/>
        </w:rPr>
      </w:pPr>
      <w:r w:rsidRPr="00C92BC8">
        <w:rPr>
          <w:color w:val="000000"/>
        </w:rPr>
        <w:t>When channel access mode is provided to the UE indicating LBT mode is used, it is up to gNB implementation whether LBT at gNB side is actually used for channel access in regions where LBT is not mandated</w:t>
      </w:r>
      <w:r>
        <w:rPr>
          <w:color w:val="000000"/>
        </w:rPr>
        <w:t>.</w:t>
      </w:r>
    </w:p>
    <w:p w14:paraId="1208C8A2" w14:textId="77777777" w:rsidR="003B3128" w:rsidRPr="00772E53" w:rsidRDefault="003B3128" w:rsidP="00772E53">
      <w:pPr>
        <w:rPr>
          <w:bCs/>
        </w:rPr>
      </w:pPr>
    </w:p>
    <w:p w14:paraId="7605AD30" w14:textId="77777777" w:rsidR="003B3128" w:rsidRPr="00772E53" w:rsidRDefault="003B3128" w:rsidP="00772E53">
      <w:pPr>
        <w:rPr>
          <w:bCs/>
        </w:rPr>
      </w:pPr>
      <w:r w:rsidRPr="00772E53">
        <w:rPr>
          <w:rFonts w:ascii="Times New Roman" w:eastAsia="Malgun Gothic" w:hAnsi="Times New Roman"/>
          <w:bCs/>
          <w:highlight w:val="green"/>
          <w:lang w:eastAsia="zh-CN"/>
        </w:rPr>
        <w:t>Agreement</w:t>
      </w:r>
    </w:p>
    <w:p w14:paraId="52D20F6F" w14:textId="77777777" w:rsidR="003B3128" w:rsidRDefault="003B3128" w:rsidP="003B3128">
      <w:pPr>
        <w:pStyle w:val="ListParagraph"/>
        <w:kinsoku w:val="0"/>
        <w:spacing w:after="60" w:line="259" w:lineRule="auto"/>
        <w:ind w:left="0"/>
      </w:pPr>
      <w:r w:rsidRPr="001C4C68">
        <w:t>Send LS to RAN4</w:t>
      </w:r>
      <w:r>
        <w:t xml:space="preserve"> with the text proposal in TP 5-19-1-A as recommendation for RAN4 TS38.133</w:t>
      </w:r>
    </w:p>
    <w:p w14:paraId="5FA6FF0C" w14:textId="77777777" w:rsidR="003B3128" w:rsidRDefault="003B3128" w:rsidP="003B3128">
      <w:pPr>
        <w:ind w:leftChars="400" w:left="800"/>
      </w:pPr>
      <w:r>
        <w:lastRenderedPageBreak/>
        <w:t xml:space="preserve">TP 5-19-1-A: </w:t>
      </w:r>
    </w:p>
    <w:p w14:paraId="24935484" w14:textId="77777777" w:rsidR="003B3128" w:rsidRDefault="003B3128" w:rsidP="00CF6E6D">
      <w:pPr>
        <w:pStyle w:val="ListParagraph"/>
        <w:numPr>
          <w:ilvl w:val="0"/>
          <w:numId w:val="413"/>
        </w:numPr>
        <w:kinsoku w:val="0"/>
        <w:autoSpaceDE/>
        <w:autoSpaceDN/>
        <w:spacing w:after="60" w:line="259" w:lineRule="auto"/>
        <w:ind w:leftChars="580" w:left="1520"/>
        <w:contextualSpacing w:val="0"/>
        <w:rPr>
          <w:lang w:eastAsia="en-US"/>
        </w:rPr>
      </w:pPr>
      <w:r>
        <w:rPr>
          <w:lang w:eastAsia="en-US"/>
        </w:rPr>
        <w:t>Reason for change: Clarify the QCL behavior of RSSI measurement</w:t>
      </w:r>
    </w:p>
    <w:p w14:paraId="431E07AC" w14:textId="77777777" w:rsidR="003B3128" w:rsidRDefault="003B3128" w:rsidP="00CF6E6D">
      <w:pPr>
        <w:pStyle w:val="ListParagraph"/>
        <w:numPr>
          <w:ilvl w:val="0"/>
          <w:numId w:val="413"/>
        </w:numPr>
        <w:kinsoku w:val="0"/>
        <w:autoSpaceDE/>
        <w:autoSpaceDN/>
        <w:spacing w:after="60" w:line="259" w:lineRule="auto"/>
        <w:ind w:leftChars="580" w:left="1520"/>
        <w:contextualSpacing w:val="0"/>
        <w:rPr>
          <w:lang w:eastAsia="en-US"/>
        </w:rPr>
      </w:pPr>
      <w:r>
        <w:rPr>
          <w:lang w:eastAsia="en-US"/>
        </w:rPr>
        <w:t>Summary of change: Clarify the QCL behavior of RSSI measurement for 38.133</w:t>
      </w:r>
    </w:p>
    <w:p w14:paraId="72192267" w14:textId="77777777" w:rsidR="003B3128" w:rsidRDefault="003B3128" w:rsidP="00CF6E6D">
      <w:pPr>
        <w:pStyle w:val="ListParagraph"/>
        <w:numPr>
          <w:ilvl w:val="0"/>
          <w:numId w:val="413"/>
        </w:numPr>
        <w:kinsoku w:val="0"/>
        <w:autoSpaceDE/>
        <w:autoSpaceDN/>
        <w:spacing w:after="60" w:line="259" w:lineRule="auto"/>
        <w:ind w:leftChars="580" w:left="1520"/>
        <w:contextualSpacing w:val="0"/>
        <w:rPr>
          <w:lang w:eastAsia="en-US"/>
        </w:rPr>
      </w:pPr>
      <w:r>
        <w:rPr>
          <w:lang w:eastAsia="en-US"/>
        </w:rPr>
        <w:t>Consequence if not approved: QCL behavior not captured in spec yet</w:t>
      </w:r>
    </w:p>
    <w:p w14:paraId="2FC59F21" w14:textId="77777777" w:rsidR="003B3128" w:rsidRPr="00E7274F" w:rsidRDefault="003B3128" w:rsidP="003B3128">
      <w:pPr>
        <w:ind w:leftChars="400" w:left="800"/>
      </w:pPr>
      <w:r>
        <w:t>==============TP for 37.213 17.1.0===================</w:t>
      </w:r>
    </w:p>
    <w:p w14:paraId="4B7683F6" w14:textId="77777777" w:rsidR="003B3128" w:rsidRPr="00772E53" w:rsidRDefault="003B3128" w:rsidP="00772E53">
      <w:pPr>
        <w:ind w:leftChars="400" w:left="800"/>
        <w:rPr>
          <w:rFonts w:ascii="Arial" w:hAnsi="Arial" w:cs="Arial"/>
          <w:b/>
          <w:sz w:val="16"/>
          <w:szCs w:val="16"/>
        </w:rPr>
      </w:pPr>
      <w:r w:rsidRPr="00772E53">
        <w:rPr>
          <w:rFonts w:ascii="Arial" w:hAnsi="Arial" w:cs="Arial"/>
          <w:b/>
          <w:sz w:val="16"/>
          <w:szCs w:val="16"/>
        </w:rPr>
        <w:t>9.2A.7</w:t>
      </w:r>
      <w:r w:rsidRPr="00772E53">
        <w:rPr>
          <w:rFonts w:ascii="Arial" w:hAnsi="Arial" w:cs="Arial"/>
          <w:b/>
          <w:sz w:val="16"/>
          <w:szCs w:val="16"/>
        </w:rPr>
        <w:tab/>
        <w:t>Intra-frequency RSSI and Channel occupancy measurements</w:t>
      </w:r>
    </w:p>
    <w:p w14:paraId="1CB15F71" w14:textId="77777777" w:rsidR="003B3128" w:rsidRPr="00772E53" w:rsidRDefault="003B3128" w:rsidP="00772E53">
      <w:pPr>
        <w:ind w:leftChars="400" w:left="800"/>
        <w:rPr>
          <w:rFonts w:ascii="Arial" w:eastAsia="SimSun" w:hAnsi="Arial" w:cs="Arial"/>
          <w:sz w:val="16"/>
          <w:szCs w:val="16"/>
        </w:rPr>
      </w:pPr>
      <w:r w:rsidRPr="00772E53">
        <w:rPr>
          <w:rFonts w:ascii="Arial" w:eastAsia="SimSun" w:hAnsi="Arial" w:cs="Arial"/>
          <w:sz w:val="16"/>
          <w:szCs w:val="16"/>
        </w:rPr>
        <w:t>9.2A.7.1</w:t>
      </w:r>
      <w:r w:rsidRPr="00772E53">
        <w:rPr>
          <w:rFonts w:ascii="Arial" w:eastAsia="SimSun" w:hAnsi="Arial" w:cs="Arial"/>
          <w:sz w:val="16"/>
          <w:szCs w:val="16"/>
        </w:rPr>
        <w:tab/>
        <w:t>Intra-frequency RSSI measurements</w:t>
      </w:r>
    </w:p>
    <w:p w14:paraId="5BA73B2E" w14:textId="77777777" w:rsidR="003B3128" w:rsidRPr="00772E53" w:rsidRDefault="003B3128" w:rsidP="00772E53">
      <w:pPr>
        <w:ind w:leftChars="400" w:left="800"/>
        <w:rPr>
          <w:rFonts w:ascii="Arial" w:eastAsia="SimSun" w:hAnsi="Arial" w:cs="Arial"/>
          <w:sz w:val="16"/>
          <w:szCs w:val="16"/>
        </w:rPr>
      </w:pPr>
      <w:r w:rsidRPr="00772E53">
        <w:rPr>
          <w:rFonts w:ascii="Arial" w:eastAsia="SimSun" w:hAnsi="Arial" w:cs="Arial"/>
          <w:sz w:val="16"/>
          <w:szCs w:val="16"/>
        </w:rPr>
        <w:t>An RSSI measurement is defined as an intra-frequency measurement provided that the RSSI measurement bandwidth is fully contained within the current carrier bandwidth of the UE.</w:t>
      </w:r>
    </w:p>
    <w:p w14:paraId="39963857" w14:textId="77777777" w:rsidR="003B3128" w:rsidRPr="00772E53" w:rsidRDefault="003B3128" w:rsidP="00772E53">
      <w:pPr>
        <w:ind w:leftChars="400" w:left="800"/>
        <w:rPr>
          <w:rFonts w:ascii="Arial" w:eastAsia="SimSun" w:hAnsi="Arial" w:cs="Arial"/>
          <w:sz w:val="16"/>
          <w:szCs w:val="16"/>
        </w:rPr>
      </w:pPr>
      <w:r w:rsidRPr="00772E53">
        <w:rPr>
          <w:rFonts w:ascii="Arial" w:eastAsia="SimSun" w:hAnsi="Arial" w:cs="Arial"/>
          <w:sz w:val="16"/>
          <w:szCs w:val="16"/>
        </w:rPr>
        <w:t xml:space="preserve">The UE physical layer shall be capable of performing the RSSI measurements, defined in TS 38.215 [4] on one or more serving carriers operating with CCA, TS 37.213 [33], if the carrier(s) are indicated by higher layers [2], and report the RSSI measurements to higher layers. The UE physical layer shall provide to higher layers a single RSSI sample for each OFDM symbol within each configured RSSI measurement duration [2] occurring with a configured RSSI measurement timing configuration periodicity [2], </w:t>
      </w:r>
      <w:r w:rsidRPr="00772E53">
        <w:rPr>
          <w:rFonts w:ascii="Arial" w:eastAsia="SimSun" w:hAnsi="Arial" w:cs="Arial"/>
          <w:i/>
          <w:iCs/>
          <w:sz w:val="16"/>
          <w:szCs w:val="16"/>
        </w:rPr>
        <w:t>rmtc-Periodicity</w:t>
      </w:r>
      <w:r w:rsidRPr="00772E53">
        <w:rPr>
          <w:rFonts w:ascii="Arial" w:eastAsia="SimSun" w:hAnsi="Arial" w:cs="Arial"/>
          <w:sz w:val="16"/>
          <w:szCs w:val="16"/>
        </w:rPr>
        <w:t>.</w:t>
      </w:r>
    </w:p>
    <w:p w14:paraId="52FC3945" w14:textId="77777777" w:rsidR="003B3128" w:rsidRPr="00772E53" w:rsidRDefault="003B3128" w:rsidP="00772E53">
      <w:pPr>
        <w:ind w:leftChars="400" w:left="800"/>
        <w:rPr>
          <w:rFonts w:ascii="Arial" w:eastAsia="SimSun" w:hAnsi="Arial" w:cs="Arial"/>
          <w:sz w:val="16"/>
          <w:szCs w:val="16"/>
          <w:lang w:eastAsia="ko-KR"/>
        </w:rPr>
      </w:pPr>
      <w:ins w:id="107" w:author="Huawei" w:date="2022-04-23T00:22:00Z">
        <w:r w:rsidRPr="00772E53">
          <w:rPr>
            <w:rFonts w:ascii="Arial" w:eastAsia="SimSun" w:hAnsi="Arial" w:cs="Arial"/>
            <w:sz w:val="16"/>
            <w:szCs w:val="16"/>
            <w:lang w:eastAsia="ko-KR"/>
          </w:rPr>
          <w:t>For performing RSSI measurement in FR2-2, UE can assume the configured RSSI measurement resources are QCL-ed with TypeD to the DL RS associated with the TCI state provided in the RMTC configuration. If no TCI state is provided in the RMTC configuration, UE can assume the configured RSSI measurement resources are QCL-ed with TypeD to one of the latest received PDSCH and the latest monitored CORESET in the active BWP of the current carrier.</w:t>
        </w:r>
      </w:ins>
    </w:p>
    <w:p w14:paraId="312DF9D6" w14:textId="5567C2C0" w:rsidR="003B3128" w:rsidRPr="00772E53" w:rsidRDefault="003B3128" w:rsidP="00772E53">
      <w:pPr>
        <w:ind w:leftChars="300" w:left="600"/>
        <w:jc w:val="center"/>
        <w:rPr>
          <w:rFonts w:ascii="Arial" w:eastAsia="SimSun" w:hAnsi="Arial" w:cs="Arial"/>
          <w:color w:val="FF0000"/>
          <w:sz w:val="16"/>
          <w:szCs w:val="16"/>
        </w:rPr>
      </w:pPr>
      <w:r w:rsidRPr="00772E53">
        <w:rPr>
          <w:rFonts w:ascii="Arial" w:eastAsia="SimSun" w:hAnsi="Arial" w:cs="Arial"/>
          <w:color w:val="FF0000"/>
          <w:sz w:val="16"/>
          <w:szCs w:val="16"/>
        </w:rPr>
        <w:t xml:space="preserve">*** &lt; Unchanged parts are </w:t>
      </w:r>
      <w:r w:rsidR="00772E53" w:rsidRPr="00772E53">
        <w:rPr>
          <w:rFonts w:ascii="Arial" w:eastAsia="SimSun" w:hAnsi="Arial" w:cs="Arial"/>
          <w:color w:val="FF0000"/>
          <w:sz w:val="16"/>
          <w:szCs w:val="16"/>
        </w:rPr>
        <w:t>omitted</w:t>
      </w:r>
      <w:r w:rsidRPr="00772E53">
        <w:rPr>
          <w:rFonts w:ascii="Arial" w:eastAsia="SimSun" w:hAnsi="Arial" w:cs="Arial"/>
          <w:color w:val="FF0000"/>
          <w:sz w:val="16"/>
          <w:szCs w:val="16"/>
        </w:rPr>
        <w:t>&gt; ***</w:t>
      </w:r>
    </w:p>
    <w:p w14:paraId="4BD6648D" w14:textId="77777777" w:rsidR="003B3128" w:rsidRPr="00772E53" w:rsidRDefault="003B3128" w:rsidP="00772E53">
      <w:pPr>
        <w:ind w:leftChars="400" w:left="800"/>
        <w:rPr>
          <w:rFonts w:ascii="Arial" w:hAnsi="Arial" w:cs="Arial"/>
          <w:b/>
          <w:sz w:val="16"/>
          <w:szCs w:val="16"/>
        </w:rPr>
      </w:pPr>
      <w:r w:rsidRPr="00772E53">
        <w:rPr>
          <w:rFonts w:ascii="Arial" w:hAnsi="Arial" w:cs="Arial"/>
          <w:b/>
          <w:sz w:val="16"/>
          <w:szCs w:val="16"/>
        </w:rPr>
        <w:t>9.3A.8</w:t>
      </w:r>
      <w:r w:rsidRPr="00772E53">
        <w:rPr>
          <w:rFonts w:ascii="Arial" w:hAnsi="Arial" w:cs="Arial"/>
          <w:b/>
          <w:sz w:val="16"/>
          <w:szCs w:val="16"/>
        </w:rPr>
        <w:tab/>
        <w:t>Inter-frequency RSSI measurements</w:t>
      </w:r>
    </w:p>
    <w:p w14:paraId="7ADC5EF1" w14:textId="77777777" w:rsidR="003B3128" w:rsidRPr="00772E53" w:rsidRDefault="003B3128" w:rsidP="00772E53">
      <w:pPr>
        <w:ind w:leftChars="400" w:left="800"/>
        <w:rPr>
          <w:rFonts w:ascii="Arial" w:eastAsia="SimSun" w:hAnsi="Arial" w:cs="Arial"/>
          <w:i/>
          <w:iCs/>
          <w:sz w:val="16"/>
          <w:szCs w:val="16"/>
        </w:rPr>
      </w:pPr>
      <w:r w:rsidRPr="00772E53">
        <w:rPr>
          <w:rFonts w:ascii="Arial" w:eastAsia="SimSun" w:hAnsi="Arial" w:cs="Arial"/>
          <w:sz w:val="16"/>
          <w:szCs w:val="16"/>
        </w:rPr>
        <w:t xml:space="preserve">An RSSI measurement is defined as an inter-frequency measurement provided that the RSSI measurement bandwidth is not contained within the current carrier bandwidth of the UE. </w:t>
      </w:r>
    </w:p>
    <w:p w14:paraId="73334F11" w14:textId="77777777" w:rsidR="003B3128" w:rsidRPr="00772E53" w:rsidRDefault="003B3128" w:rsidP="00772E53">
      <w:pPr>
        <w:ind w:leftChars="400" w:left="800"/>
        <w:rPr>
          <w:rFonts w:ascii="Arial" w:eastAsia="SimSun" w:hAnsi="Arial" w:cs="Arial"/>
          <w:sz w:val="16"/>
          <w:szCs w:val="16"/>
        </w:rPr>
      </w:pPr>
      <w:r w:rsidRPr="00772E53">
        <w:rPr>
          <w:rFonts w:ascii="Arial" w:eastAsia="SimSun" w:hAnsi="Arial" w:cs="Arial"/>
          <w:sz w:val="16"/>
          <w:szCs w:val="16"/>
        </w:rPr>
        <w:t xml:space="preserve">The UE physical layer shall be capable of performing the RSSI measurements, defined in TS 38.215 [4] on one or more inter-frequency carriers operating with CCA, TS 37.213 [33], if the carrier(s) are indicated by higher layers [2], and report the RSSI measurements to higher layers. The UE physical layer shall provide to higher layers a single RSSI sample for each OFDM symbol within each configured RSSI measurement duration [2] occurring with a configured RSSI measurement timing configuration periodicity [2], </w:t>
      </w:r>
      <w:r w:rsidRPr="00772E53">
        <w:rPr>
          <w:rFonts w:ascii="Arial" w:eastAsia="SimSun" w:hAnsi="Arial" w:cs="Arial"/>
          <w:i/>
          <w:iCs/>
          <w:sz w:val="16"/>
          <w:szCs w:val="16"/>
        </w:rPr>
        <w:t>rmtc-Periodicity</w:t>
      </w:r>
      <w:r w:rsidRPr="00772E53">
        <w:rPr>
          <w:rFonts w:ascii="Arial" w:eastAsia="SimSun" w:hAnsi="Arial" w:cs="Arial"/>
          <w:sz w:val="16"/>
          <w:szCs w:val="16"/>
        </w:rPr>
        <w:t xml:space="preserve">. The requirements apply if </w:t>
      </w:r>
      <w:r w:rsidRPr="00772E53">
        <w:rPr>
          <w:rFonts w:ascii="Arial" w:eastAsia="SimSun" w:hAnsi="Arial" w:cs="Arial"/>
          <w:i/>
          <w:sz w:val="16"/>
          <w:szCs w:val="16"/>
        </w:rPr>
        <w:t>rmtc-SubframeOffset</w:t>
      </w:r>
      <w:r w:rsidRPr="00772E53">
        <w:rPr>
          <w:rFonts w:ascii="Arial" w:eastAsia="SimSun" w:hAnsi="Arial" w:cs="Arial"/>
          <w:sz w:val="16"/>
          <w:szCs w:val="16"/>
        </w:rPr>
        <w:t xml:space="preserve"> [2] is configured.</w:t>
      </w:r>
    </w:p>
    <w:p w14:paraId="126D2169" w14:textId="77777777" w:rsidR="003B3128" w:rsidRPr="00772E53" w:rsidRDefault="003B3128" w:rsidP="00772E53">
      <w:pPr>
        <w:ind w:leftChars="400" w:left="800"/>
        <w:rPr>
          <w:ins w:id="108" w:author="Huawei" w:date="2022-04-23T00:23:00Z"/>
          <w:rFonts w:ascii="Arial" w:eastAsia="SimSun" w:hAnsi="Arial" w:cs="Arial"/>
          <w:sz w:val="16"/>
          <w:szCs w:val="16"/>
          <w:lang w:eastAsia="ko-KR"/>
        </w:rPr>
      </w:pPr>
      <w:ins w:id="109" w:author="Huawei" w:date="2022-04-23T00:23:00Z">
        <w:r w:rsidRPr="00772E53">
          <w:rPr>
            <w:rFonts w:ascii="Arial" w:eastAsia="SimSun" w:hAnsi="Arial" w:cs="Arial"/>
            <w:sz w:val="16"/>
            <w:szCs w:val="16"/>
            <w:lang w:eastAsia="ko-KR"/>
          </w:rPr>
          <w:t xml:space="preserve">For performing RSSI measurement in FR2-2, UE can assume the configured RSSI measurement resources are QCL-ed with TypeD to the DL RS associated with the TCI state provided in the RMTC configuration. </w:t>
        </w:r>
      </w:ins>
      <w:ins w:id="110" w:author="Huawei" w:date="2022-04-23T00:25:00Z">
        <w:r w:rsidRPr="00772E53">
          <w:rPr>
            <w:rFonts w:ascii="Arial" w:eastAsia="SimSun" w:hAnsi="Arial" w:cs="Arial"/>
            <w:sz w:val="16"/>
            <w:szCs w:val="16"/>
            <w:lang w:eastAsia="ko-KR"/>
          </w:rPr>
          <w:t>If the configured RSSI measurement resources are not confined within the bandwidth of any serving cell, UE can assume that the measurement resources are</w:t>
        </w:r>
      </w:ins>
      <w:ins w:id="111" w:author="Huawei" w:date="2022-04-23T00:28:00Z">
        <w:r w:rsidRPr="00772E53">
          <w:rPr>
            <w:rFonts w:ascii="Arial" w:eastAsia="SimSun" w:hAnsi="Arial" w:cs="Arial"/>
            <w:sz w:val="16"/>
            <w:szCs w:val="16"/>
            <w:lang w:eastAsia="ko-KR"/>
          </w:rPr>
          <w:t xml:space="preserve"> QCL-ed with TypeD to the DL RS associated with the TCI state</w:t>
        </w:r>
      </w:ins>
      <w:ins w:id="112" w:author="Huawei" w:date="2022-04-23T00:29:00Z">
        <w:r w:rsidRPr="00772E53">
          <w:rPr>
            <w:rFonts w:ascii="Arial" w:eastAsia="SimSun" w:hAnsi="Arial" w:cs="Arial"/>
            <w:sz w:val="16"/>
            <w:szCs w:val="16"/>
            <w:lang w:eastAsia="ko-KR"/>
          </w:rPr>
          <w:t xml:space="preserve"> of the active BWP of the carrier on which the RMTC configuration is provided.</w:t>
        </w:r>
      </w:ins>
      <w:ins w:id="113" w:author="Huawei" w:date="2022-04-23T00:28:00Z">
        <w:r w:rsidRPr="00772E53">
          <w:rPr>
            <w:rFonts w:ascii="Arial" w:eastAsia="SimSun" w:hAnsi="Arial" w:cs="Arial"/>
            <w:sz w:val="16"/>
            <w:szCs w:val="16"/>
            <w:lang w:eastAsia="ko-KR"/>
          </w:rPr>
          <w:t xml:space="preserve"> </w:t>
        </w:r>
      </w:ins>
      <w:ins w:id="114" w:author="Huawei" w:date="2022-04-23T00:30:00Z">
        <w:r w:rsidRPr="00772E53">
          <w:rPr>
            <w:rFonts w:ascii="Arial" w:eastAsia="SimSun" w:hAnsi="Arial" w:cs="Arial"/>
            <w:sz w:val="16"/>
            <w:szCs w:val="16"/>
            <w:lang w:eastAsia="ko-KR"/>
          </w:rPr>
          <w:t>If</w:t>
        </w:r>
      </w:ins>
      <w:ins w:id="115" w:author="Huawei" w:date="2022-04-23T00:23:00Z">
        <w:r w:rsidRPr="00772E53">
          <w:rPr>
            <w:rFonts w:ascii="Arial" w:eastAsia="SimSun" w:hAnsi="Arial" w:cs="Arial"/>
            <w:sz w:val="16"/>
            <w:szCs w:val="16"/>
            <w:lang w:eastAsia="ko-KR"/>
          </w:rPr>
          <w:t xml:space="preserve"> no TCI state is provided in the RMTC configuration, UE can assume the configured RSSI measurement resources are QCL-ed with TypeD to one of the latest received PDSCH and the latest monitored CORESET in the active BWP of the carrier on which the RMTC configuration is provided.</w:t>
        </w:r>
      </w:ins>
    </w:p>
    <w:p w14:paraId="7FA771B6" w14:textId="77777777" w:rsidR="003B3128" w:rsidRDefault="003B3128" w:rsidP="003B3128">
      <w:pPr>
        <w:ind w:leftChars="400" w:left="800"/>
      </w:pPr>
      <w:r>
        <w:t>===============End of TP==========================</w:t>
      </w:r>
    </w:p>
    <w:p w14:paraId="55C258A3" w14:textId="77777777" w:rsidR="003B3128" w:rsidRDefault="003B3128" w:rsidP="00772E53"/>
    <w:p w14:paraId="0CD06CE3" w14:textId="77777777" w:rsidR="003B3128" w:rsidRPr="00772E53" w:rsidRDefault="003B3128" w:rsidP="00772E53">
      <w:pPr>
        <w:rPr>
          <w:bCs/>
        </w:rPr>
      </w:pPr>
      <w:r w:rsidRPr="00772E53">
        <w:rPr>
          <w:rFonts w:ascii="Times New Roman" w:eastAsia="Malgun Gothic" w:hAnsi="Times New Roman"/>
          <w:bCs/>
          <w:highlight w:val="green"/>
          <w:lang w:eastAsia="zh-CN"/>
        </w:rPr>
        <w:t>Agreement</w:t>
      </w:r>
    </w:p>
    <w:p w14:paraId="32EE05ED" w14:textId="77777777" w:rsidR="003B3128" w:rsidRPr="00C92BC8" w:rsidRDefault="003B3128" w:rsidP="00CF6E6D">
      <w:pPr>
        <w:pStyle w:val="ListParagraph"/>
        <w:numPr>
          <w:ilvl w:val="0"/>
          <w:numId w:val="414"/>
        </w:numPr>
        <w:kinsoku w:val="0"/>
        <w:autoSpaceDE/>
        <w:autoSpaceDN/>
        <w:spacing w:after="60" w:line="259" w:lineRule="auto"/>
        <w:contextualSpacing w:val="0"/>
      </w:pPr>
      <w:r w:rsidRPr="00C92BC8">
        <w:t>If a UE is scheduled to transmit a set of consecutive UL transmissions without gaps including PUSCH using one or more UL grant(s), PUCCH using one or more DL grant(s), or SRS with one or more DL grant(s) or UL grant(s)</w:t>
      </w:r>
    </w:p>
    <w:p w14:paraId="7066172F" w14:textId="77777777" w:rsidR="003B3128" w:rsidRPr="00C92BC8" w:rsidRDefault="003B3128" w:rsidP="00CF6E6D">
      <w:pPr>
        <w:pStyle w:val="ListParagraph"/>
        <w:numPr>
          <w:ilvl w:val="1"/>
          <w:numId w:val="414"/>
        </w:numPr>
        <w:kinsoku w:val="0"/>
        <w:autoSpaceDE/>
        <w:autoSpaceDN/>
        <w:spacing w:after="60" w:line="259" w:lineRule="auto"/>
        <w:contextualSpacing w:val="0"/>
      </w:pPr>
      <w:r w:rsidRPr="00C92BC8">
        <w:t>UE does not expect different channel access types to be indicated for different UL transmissions</w:t>
      </w:r>
    </w:p>
    <w:p w14:paraId="179447DC" w14:textId="77777777" w:rsidR="003B3128" w:rsidRPr="00C92BC8" w:rsidRDefault="003B3128" w:rsidP="00CF6E6D">
      <w:pPr>
        <w:pStyle w:val="ListParagraph"/>
        <w:numPr>
          <w:ilvl w:val="1"/>
          <w:numId w:val="414"/>
        </w:numPr>
        <w:kinsoku w:val="0"/>
        <w:autoSpaceDE/>
        <w:autoSpaceDN/>
        <w:spacing w:after="60" w:line="259" w:lineRule="auto"/>
        <w:contextualSpacing w:val="0"/>
      </w:pPr>
      <w:r w:rsidRPr="00C92BC8">
        <w:t>The UE transmits the first of the scheduled UL transmissions in the set after accessing the channel using the channel access type indicated in the DCI</w:t>
      </w:r>
    </w:p>
    <w:p w14:paraId="2E95780C" w14:textId="77777777" w:rsidR="003B3128" w:rsidRPr="00C92BC8" w:rsidRDefault="003B3128" w:rsidP="00CF6E6D">
      <w:pPr>
        <w:pStyle w:val="ListParagraph"/>
        <w:numPr>
          <w:ilvl w:val="1"/>
          <w:numId w:val="414"/>
        </w:numPr>
        <w:kinsoku w:val="0"/>
        <w:autoSpaceDE/>
        <w:autoSpaceDN/>
        <w:spacing w:after="60" w:line="259" w:lineRule="auto"/>
        <w:contextualSpacing w:val="0"/>
      </w:pPr>
      <w:r w:rsidRPr="00C92BC8">
        <w:t>The UE may continue transmit the remaining UL transmissions in the set without any LBT.</w:t>
      </w:r>
    </w:p>
    <w:p w14:paraId="372B35E2" w14:textId="77777777" w:rsidR="003B3128" w:rsidRPr="00462D77" w:rsidRDefault="003B3128" w:rsidP="00CF6E6D">
      <w:pPr>
        <w:pStyle w:val="ListParagraph"/>
        <w:numPr>
          <w:ilvl w:val="1"/>
          <w:numId w:val="414"/>
        </w:numPr>
        <w:kinsoku w:val="0"/>
        <w:autoSpaceDE/>
        <w:autoSpaceDN/>
        <w:spacing w:after="60" w:line="259" w:lineRule="auto"/>
        <w:contextualSpacing w:val="0"/>
      </w:pPr>
      <w:r w:rsidRPr="00462D77">
        <w:t>TP 5-28-2-A</w:t>
      </w:r>
      <w:r w:rsidRPr="00462D77">
        <w:rPr>
          <w:lang w:eastAsia="en-US"/>
        </w:rPr>
        <w:t xml:space="preserve"> below is endorsed for TS37.213 v17.1.0 clause 4.4</w:t>
      </w:r>
    </w:p>
    <w:p w14:paraId="0FBEEA8F" w14:textId="77777777" w:rsidR="003B3128" w:rsidRPr="00C92BC8" w:rsidRDefault="003B3128" w:rsidP="00CF6E6D">
      <w:pPr>
        <w:pStyle w:val="ListParagraph"/>
        <w:numPr>
          <w:ilvl w:val="0"/>
          <w:numId w:val="414"/>
        </w:numPr>
        <w:kinsoku w:val="0"/>
        <w:autoSpaceDE/>
        <w:autoSpaceDN/>
        <w:spacing w:after="60" w:line="259" w:lineRule="auto"/>
        <w:contextualSpacing w:val="0"/>
      </w:pPr>
      <w:r w:rsidRPr="00C92BC8">
        <w:t>Note: If a UE is scheduled to transmit a set of consecutive UL transmission bursts with gaps including PUSCH  using one or more UL grant(s), PUCCH using one or more DL grant(s), or SRS with one or more DL grant(s) or UL grant(s)</w:t>
      </w:r>
    </w:p>
    <w:p w14:paraId="2A39200E" w14:textId="77777777" w:rsidR="003B3128" w:rsidRPr="00C92BC8" w:rsidRDefault="003B3128" w:rsidP="00CF6E6D">
      <w:pPr>
        <w:pStyle w:val="ListParagraph"/>
        <w:numPr>
          <w:ilvl w:val="1"/>
          <w:numId w:val="414"/>
        </w:numPr>
        <w:kinsoku w:val="0"/>
        <w:autoSpaceDE/>
        <w:autoSpaceDN/>
        <w:spacing w:after="60" w:line="259" w:lineRule="auto"/>
        <w:contextualSpacing w:val="0"/>
      </w:pPr>
      <w:r w:rsidRPr="00C92BC8">
        <w:t>Each transmission burst is handled separately as the proposal above, and there is no requirement for the channel access field to be the same across bursts</w:t>
      </w:r>
    </w:p>
    <w:p w14:paraId="6C8F8416" w14:textId="77777777" w:rsidR="003B3128" w:rsidRPr="00C92BC8" w:rsidRDefault="003B3128" w:rsidP="00CF6E6D">
      <w:pPr>
        <w:pStyle w:val="ListParagraph"/>
        <w:numPr>
          <w:ilvl w:val="1"/>
          <w:numId w:val="414"/>
        </w:numPr>
        <w:kinsoku w:val="0"/>
        <w:autoSpaceDE/>
        <w:autoSpaceDN/>
        <w:spacing w:after="60" w:line="259" w:lineRule="auto"/>
        <w:contextualSpacing w:val="0"/>
      </w:pPr>
      <w:r w:rsidRPr="00C92BC8">
        <w:t>If type 1 channel access is indicated for an earlier burst, and the next burst is also indicated as type 1 channel access, the 2nd burst can be transmitted using UE COT resuming as discussed in proposal 5-8-1</w:t>
      </w:r>
    </w:p>
    <w:p w14:paraId="58CB3960" w14:textId="77777777" w:rsidR="003B3128" w:rsidRDefault="003B3128" w:rsidP="00772E53"/>
    <w:p w14:paraId="0764FB9C" w14:textId="77777777" w:rsidR="003B3128" w:rsidRDefault="003B3128" w:rsidP="003B3128">
      <w:pPr>
        <w:ind w:leftChars="400" w:left="800"/>
      </w:pPr>
      <w:r>
        <w:t>TP 5-28-2-A</w:t>
      </w:r>
    </w:p>
    <w:p w14:paraId="48153A15" w14:textId="77777777" w:rsidR="003B3128" w:rsidRDefault="003B3128" w:rsidP="00CF6E6D">
      <w:pPr>
        <w:pStyle w:val="ListParagraph"/>
        <w:numPr>
          <w:ilvl w:val="0"/>
          <w:numId w:val="413"/>
        </w:numPr>
        <w:kinsoku w:val="0"/>
        <w:autoSpaceDE/>
        <w:autoSpaceDN/>
        <w:spacing w:after="60" w:line="259" w:lineRule="auto"/>
        <w:ind w:leftChars="580" w:left="1520"/>
        <w:contextualSpacing w:val="0"/>
        <w:rPr>
          <w:lang w:eastAsia="en-US"/>
        </w:rPr>
      </w:pPr>
      <w:r>
        <w:rPr>
          <w:lang w:eastAsia="en-US"/>
        </w:rPr>
        <w:t>Reason for change: Clarify the channel access for consecutive UL transmission from one or multiple grants</w:t>
      </w:r>
    </w:p>
    <w:p w14:paraId="71620A1F" w14:textId="77777777" w:rsidR="003B3128" w:rsidRDefault="003B3128" w:rsidP="00CF6E6D">
      <w:pPr>
        <w:pStyle w:val="ListParagraph"/>
        <w:numPr>
          <w:ilvl w:val="0"/>
          <w:numId w:val="413"/>
        </w:numPr>
        <w:kinsoku w:val="0"/>
        <w:autoSpaceDE/>
        <w:autoSpaceDN/>
        <w:spacing w:after="60" w:line="259" w:lineRule="auto"/>
        <w:ind w:leftChars="580" w:left="1520"/>
        <w:contextualSpacing w:val="0"/>
        <w:rPr>
          <w:lang w:eastAsia="en-US"/>
        </w:rPr>
      </w:pPr>
      <w:r>
        <w:rPr>
          <w:lang w:eastAsia="en-US"/>
        </w:rPr>
        <w:t>Summary of change: Clarify the channel access for consecutive UL transmission from one or multiple grants</w:t>
      </w:r>
    </w:p>
    <w:p w14:paraId="592B46F0" w14:textId="77777777" w:rsidR="003B3128" w:rsidRDefault="003B3128" w:rsidP="00CF6E6D">
      <w:pPr>
        <w:pStyle w:val="ListParagraph"/>
        <w:numPr>
          <w:ilvl w:val="0"/>
          <w:numId w:val="413"/>
        </w:numPr>
        <w:kinsoku w:val="0"/>
        <w:autoSpaceDE/>
        <w:autoSpaceDN/>
        <w:spacing w:after="60" w:line="259" w:lineRule="auto"/>
        <w:ind w:leftChars="580" w:left="1520"/>
        <w:contextualSpacing w:val="0"/>
        <w:rPr>
          <w:lang w:eastAsia="en-US"/>
        </w:rPr>
      </w:pPr>
      <w:r>
        <w:rPr>
          <w:lang w:eastAsia="en-US"/>
        </w:rPr>
        <w:t>Consequence if not approved: Not defined yet in spec</w:t>
      </w:r>
    </w:p>
    <w:p w14:paraId="6C4D52CE" w14:textId="77777777" w:rsidR="003B3128" w:rsidRDefault="003B3128" w:rsidP="003B3128">
      <w:pPr>
        <w:ind w:leftChars="300" w:left="600"/>
      </w:pPr>
      <w:r>
        <w:t>==============TP for 37.213 17.1.0===================</w:t>
      </w:r>
    </w:p>
    <w:p w14:paraId="6D6E9F12" w14:textId="77777777" w:rsidR="003B3128" w:rsidRPr="00772E53" w:rsidRDefault="003B3128" w:rsidP="00772E53">
      <w:pPr>
        <w:ind w:leftChars="300" w:left="600"/>
        <w:rPr>
          <w:rFonts w:ascii="Arial" w:hAnsi="Arial" w:cs="Arial"/>
          <w:b/>
          <w:bCs/>
          <w:sz w:val="16"/>
          <w:szCs w:val="16"/>
        </w:rPr>
      </w:pPr>
      <w:bookmarkStart w:id="116" w:name="_Toc98582267"/>
      <w:r w:rsidRPr="00772E53">
        <w:rPr>
          <w:rFonts w:ascii="Arial" w:hAnsi="Arial" w:cs="Arial"/>
          <w:b/>
          <w:bCs/>
          <w:sz w:val="16"/>
          <w:szCs w:val="16"/>
        </w:rPr>
        <w:t>4.4</w:t>
      </w:r>
      <w:r w:rsidRPr="00772E53">
        <w:rPr>
          <w:rFonts w:ascii="Arial" w:hAnsi="Arial" w:cs="Arial"/>
          <w:b/>
          <w:bCs/>
          <w:sz w:val="16"/>
          <w:szCs w:val="16"/>
        </w:rPr>
        <w:tab/>
        <w:t>Channel access procedures for frequency range 2-2</w:t>
      </w:r>
      <w:bookmarkEnd w:id="116"/>
    </w:p>
    <w:p w14:paraId="47D967A8" w14:textId="77777777" w:rsidR="003B3128" w:rsidRPr="00772E53" w:rsidRDefault="003B3128" w:rsidP="00772E53">
      <w:pPr>
        <w:ind w:leftChars="300" w:left="600"/>
        <w:jc w:val="center"/>
        <w:rPr>
          <w:rFonts w:ascii="Arial" w:hAnsi="Arial" w:cs="Arial"/>
          <w:color w:val="FF0000"/>
          <w:sz w:val="16"/>
          <w:szCs w:val="16"/>
        </w:rPr>
      </w:pPr>
      <w:r w:rsidRPr="00772E53">
        <w:rPr>
          <w:rFonts w:ascii="Arial" w:hAnsi="Arial" w:cs="Arial"/>
          <w:color w:val="FF0000"/>
          <w:sz w:val="16"/>
          <w:szCs w:val="16"/>
        </w:rPr>
        <w:t>** Unchanged part omitted****</w:t>
      </w:r>
    </w:p>
    <w:p w14:paraId="7A6A6415" w14:textId="77777777" w:rsidR="003B3128" w:rsidRPr="00772E53" w:rsidRDefault="003B3128" w:rsidP="00772E53">
      <w:pPr>
        <w:ind w:leftChars="300" w:left="600"/>
        <w:rPr>
          <w:rFonts w:ascii="Arial" w:hAnsi="Arial" w:cs="Arial"/>
          <w:sz w:val="16"/>
          <w:szCs w:val="16"/>
        </w:rPr>
      </w:pPr>
      <w:r w:rsidRPr="00772E53">
        <w:rPr>
          <w:rFonts w:ascii="Arial" w:hAnsi="Arial" w:cs="Arial"/>
          <w:sz w:val="16"/>
          <w:szCs w:val="16"/>
        </w:rPr>
        <w:t>When a UE is scheduled by a DCI to transmit a UL transmission(s), the scheduling DCI may indicate the corresponding channel access procedures for the UL transmission(s) as described in [10]. The UE determines based on the DCI if Type 1, or Type 2, or Type 3 channel access procedures described in Clause 4.4.1, Clause 4.4.2 and Clause 4.4.3, respectively, is applicable.</w:t>
      </w:r>
    </w:p>
    <w:p w14:paraId="5E8E617A" w14:textId="77777777" w:rsidR="003B3128" w:rsidRPr="00772E53" w:rsidRDefault="003B3128" w:rsidP="00772E53">
      <w:pPr>
        <w:ind w:leftChars="300" w:left="600"/>
        <w:rPr>
          <w:ins w:id="117" w:author="Jing Sun" w:date="2022-05-13T12:54:00Z"/>
          <w:rFonts w:ascii="Arial" w:hAnsi="Arial" w:cs="Arial"/>
          <w:sz w:val="16"/>
          <w:szCs w:val="16"/>
        </w:rPr>
      </w:pPr>
      <w:ins w:id="118" w:author="Jing Sun" w:date="2022-05-13T12:54:00Z">
        <w:r w:rsidRPr="00772E53">
          <w:rPr>
            <w:rFonts w:ascii="Arial" w:hAnsi="Arial" w:cs="Arial"/>
            <w:sz w:val="16"/>
            <w:szCs w:val="16"/>
          </w:rPr>
          <w:t>For contiguous UL transmission(s), the following are applicable:</w:t>
        </w:r>
      </w:ins>
    </w:p>
    <w:p w14:paraId="173E7C3C" w14:textId="77777777" w:rsidR="003B3128" w:rsidRPr="00772E53" w:rsidRDefault="003B3128" w:rsidP="00CF6E6D">
      <w:pPr>
        <w:pStyle w:val="B1"/>
        <w:numPr>
          <w:ilvl w:val="0"/>
          <w:numId w:val="415"/>
        </w:numPr>
        <w:kinsoku w:val="0"/>
        <w:overflowPunct/>
        <w:autoSpaceDE/>
        <w:autoSpaceDN/>
        <w:adjustRightInd/>
        <w:spacing w:after="0" w:line="259" w:lineRule="auto"/>
        <w:ind w:leftChars="480" w:left="1320"/>
        <w:textAlignment w:val="auto"/>
        <w:rPr>
          <w:ins w:id="119" w:author="Jing Sun" w:date="2022-05-13T12:54:00Z"/>
          <w:rFonts w:ascii="Arial" w:hAnsi="Arial" w:cs="Arial"/>
          <w:sz w:val="16"/>
          <w:szCs w:val="16"/>
        </w:rPr>
      </w:pPr>
      <w:ins w:id="120" w:author="Jing Sun" w:date="2022-05-13T12:54:00Z">
        <w:r w:rsidRPr="00772E53">
          <w:rPr>
            <w:rFonts w:ascii="Arial" w:hAnsi="Arial" w:cs="Arial"/>
            <w:sz w:val="16"/>
            <w:szCs w:val="16"/>
          </w:rPr>
          <w:t xml:space="preserve">A UE is not expected to be indicated with different channel access types for any consecutive UL transmissions without gaps in between the transmissions. </w:t>
        </w:r>
      </w:ins>
    </w:p>
    <w:p w14:paraId="5330C763" w14:textId="77777777" w:rsidR="003B3128" w:rsidRPr="00772E53" w:rsidRDefault="003B3128" w:rsidP="00CF6E6D">
      <w:pPr>
        <w:pStyle w:val="B1"/>
        <w:numPr>
          <w:ilvl w:val="0"/>
          <w:numId w:val="415"/>
        </w:numPr>
        <w:kinsoku w:val="0"/>
        <w:overflowPunct/>
        <w:autoSpaceDE/>
        <w:autoSpaceDN/>
        <w:adjustRightInd/>
        <w:spacing w:after="0" w:line="259" w:lineRule="auto"/>
        <w:ind w:leftChars="480" w:left="1320"/>
        <w:textAlignment w:val="auto"/>
        <w:rPr>
          <w:ins w:id="121" w:author="Jing Sun" w:date="2022-05-13T12:54:00Z"/>
          <w:rFonts w:ascii="Arial" w:hAnsi="Arial" w:cs="Arial"/>
          <w:sz w:val="16"/>
          <w:szCs w:val="16"/>
        </w:rPr>
      </w:pPr>
      <w:ins w:id="122" w:author="Jing Sun" w:date="2022-05-13T12:54:00Z">
        <w:r w:rsidRPr="00772E53">
          <w:rPr>
            <w:rFonts w:ascii="Arial" w:hAnsi="Arial" w:cs="Arial"/>
            <w:sz w:val="16"/>
            <w:szCs w:val="16"/>
          </w:rPr>
          <w:lastRenderedPageBreak/>
          <w:t xml:space="preserve">If the UE cannot access the channel for a transmission in the set prior to the last transmission according to one of Type 1 or Type 2 channel access procedures, the UE shall attempt to transmit the next transmission according to the channel access type indicated in the corresponding UL grant or DL assignment. </w:t>
        </w:r>
      </w:ins>
    </w:p>
    <w:p w14:paraId="115E06A5" w14:textId="77777777" w:rsidR="003B3128" w:rsidRPr="00772E53" w:rsidRDefault="003B3128" w:rsidP="00CF6E6D">
      <w:pPr>
        <w:pStyle w:val="B1"/>
        <w:numPr>
          <w:ilvl w:val="0"/>
          <w:numId w:val="415"/>
        </w:numPr>
        <w:kinsoku w:val="0"/>
        <w:overflowPunct/>
        <w:autoSpaceDE/>
        <w:autoSpaceDN/>
        <w:adjustRightInd/>
        <w:spacing w:after="0" w:line="259" w:lineRule="auto"/>
        <w:ind w:leftChars="480" w:left="1320"/>
        <w:textAlignment w:val="auto"/>
        <w:rPr>
          <w:ins w:id="123" w:author="Jing Sun" w:date="2022-05-13T12:54:00Z"/>
          <w:rFonts w:ascii="Arial" w:hAnsi="Arial" w:cs="Arial"/>
          <w:sz w:val="16"/>
          <w:szCs w:val="16"/>
        </w:rPr>
      </w:pPr>
      <w:ins w:id="124" w:author="Jing Sun" w:date="2022-05-13T12:54:00Z">
        <w:r w:rsidRPr="00772E53">
          <w:rPr>
            <w:rFonts w:ascii="Arial" w:hAnsi="Arial" w:cs="Arial"/>
            <w:sz w:val="16"/>
            <w:szCs w:val="16"/>
          </w:rPr>
          <w:t xml:space="preserve">If a UE is scheduled to transmit a set of </w:t>
        </w:r>
        <w:r w:rsidRPr="00772E53">
          <w:rPr>
            <w:rFonts w:ascii="Arial" w:eastAsia="Malgun Gothic" w:hAnsi="Arial" w:cs="Arial"/>
            <w:sz w:val="16"/>
            <w:szCs w:val="16"/>
            <w:lang w:eastAsia="ko-KR"/>
          </w:rPr>
          <w:t xml:space="preserve"> consecutive UL </w:t>
        </w:r>
        <w:r w:rsidRPr="00772E53">
          <w:rPr>
            <w:rFonts w:ascii="Arial" w:hAnsi="Arial" w:cs="Arial"/>
            <w:sz w:val="16"/>
            <w:szCs w:val="16"/>
          </w:rPr>
          <w:t xml:space="preserve">transmissions without gaps including PUSCH </w:t>
        </w:r>
        <w:r w:rsidRPr="00772E53">
          <w:rPr>
            <w:rFonts w:ascii="Arial" w:eastAsia="Malgun Gothic" w:hAnsi="Arial" w:cs="Arial"/>
            <w:sz w:val="16"/>
            <w:szCs w:val="16"/>
            <w:lang w:eastAsia="ko-KR"/>
          </w:rPr>
          <w:t xml:space="preserve"> </w:t>
        </w:r>
        <w:r w:rsidRPr="00772E53">
          <w:rPr>
            <w:rFonts w:ascii="Arial" w:hAnsi="Arial" w:cs="Arial"/>
            <w:sz w:val="16"/>
            <w:szCs w:val="16"/>
          </w:rPr>
          <w:t xml:space="preserve">using one or more UL grant(s), PUCCH using one or more DL grant(s), or SRS with one or more DL grant(s) or UL grant(s) and the UE transmits one of the scheduled UL transmissions in the set after accessing the channel according to one of Type 1, Type 2, or Type 3 channel access procedures, the UE may continue transmission of the remaining UL transmissions in the set, if any. </w:t>
        </w:r>
      </w:ins>
    </w:p>
    <w:p w14:paraId="5F31AE13" w14:textId="77777777" w:rsidR="003B3128" w:rsidRDefault="003B3128" w:rsidP="003B3128">
      <w:pPr>
        <w:ind w:leftChars="300" w:left="600"/>
      </w:pPr>
      <w:r>
        <w:t>===============End of TP==========================</w:t>
      </w:r>
    </w:p>
    <w:p w14:paraId="0FEFE958" w14:textId="77777777" w:rsidR="003B3128" w:rsidRDefault="003B3128" w:rsidP="00772E53"/>
    <w:p w14:paraId="01D791AA" w14:textId="77777777" w:rsidR="003B3128" w:rsidRPr="00772E53" w:rsidRDefault="003B3128" w:rsidP="00772E53">
      <w:pPr>
        <w:rPr>
          <w:bCs/>
        </w:rPr>
      </w:pPr>
      <w:r w:rsidRPr="00772E53">
        <w:rPr>
          <w:rFonts w:ascii="Times New Roman" w:eastAsia="Malgun Gothic" w:hAnsi="Times New Roman"/>
          <w:bCs/>
          <w:highlight w:val="green"/>
          <w:lang w:eastAsia="zh-CN"/>
        </w:rPr>
        <w:t>Agreement</w:t>
      </w:r>
    </w:p>
    <w:p w14:paraId="45FBDF2E" w14:textId="77777777" w:rsidR="003B3128" w:rsidRDefault="003B3128" w:rsidP="00772E53">
      <w:r>
        <w:t xml:space="preserve">TP 5-31-4-A </w:t>
      </w:r>
      <w:r w:rsidRPr="00462D77">
        <w:t>below is endorsed for TS37.213 v17.1.0 clause 4.4</w:t>
      </w:r>
      <w:r>
        <w:t>.4A</w:t>
      </w:r>
    </w:p>
    <w:p w14:paraId="259C95C6" w14:textId="77777777" w:rsidR="003B3128" w:rsidRDefault="003B3128" w:rsidP="003B3128">
      <w:pPr>
        <w:ind w:leftChars="400" w:left="800"/>
      </w:pPr>
      <w:r>
        <w:t>TP 5-31-4-A</w:t>
      </w:r>
    </w:p>
    <w:p w14:paraId="032A8475" w14:textId="77777777" w:rsidR="003B3128" w:rsidRDefault="003B3128" w:rsidP="00CF6E6D">
      <w:pPr>
        <w:pStyle w:val="ListParagraph"/>
        <w:numPr>
          <w:ilvl w:val="0"/>
          <w:numId w:val="413"/>
        </w:numPr>
        <w:kinsoku w:val="0"/>
        <w:autoSpaceDE/>
        <w:autoSpaceDN/>
        <w:spacing w:after="60" w:line="259" w:lineRule="auto"/>
        <w:ind w:leftChars="580" w:left="1520"/>
        <w:contextualSpacing w:val="0"/>
        <w:rPr>
          <w:lang w:eastAsia="en-US"/>
        </w:rPr>
      </w:pPr>
      <w:r>
        <w:rPr>
          <w:lang w:eastAsia="en-US"/>
        </w:rPr>
        <w:t>Reason for change: Add description of CG-UL to DL COT sharing</w:t>
      </w:r>
    </w:p>
    <w:p w14:paraId="11282079" w14:textId="77777777" w:rsidR="003B3128" w:rsidRDefault="003B3128" w:rsidP="00CF6E6D">
      <w:pPr>
        <w:pStyle w:val="ListParagraph"/>
        <w:numPr>
          <w:ilvl w:val="0"/>
          <w:numId w:val="413"/>
        </w:numPr>
        <w:kinsoku w:val="0"/>
        <w:autoSpaceDE/>
        <w:autoSpaceDN/>
        <w:spacing w:after="60" w:line="259" w:lineRule="auto"/>
        <w:ind w:leftChars="580" w:left="1520"/>
        <w:contextualSpacing w:val="0"/>
        <w:rPr>
          <w:lang w:eastAsia="en-US"/>
        </w:rPr>
      </w:pPr>
      <w:r>
        <w:rPr>
          <w:lang w:eastAsia="en-US"/>
        </w:rPr>
        <w:t>Summary of change: Add description of CG-UL to DL COT sharing</w:t>
      </w:r>
    </w:p>
    <w:p w14:paraId="4B727CA1" w14:textId="77777777" w:rsidR="003B3128" w:rsidRDefault="003B3128" w:rsidP="00CF6E6D">
      <w:pPr>
        <w:pStyle w:val="ListParagraph"/>
        <w:numPr>
          <w:ilvl w:val="0"/>
          <w:numId w:val="413"/>
        </w:numPr>
        <w:kinsoku w:val="0"/>
        <w:autoSpaceDE/>
        <w:autoSpaceDN/>
        <w:spacing w:after="60" w:line="259" w:lineRule="auto"/>
        <w:ind w:leftChars="580" w:left="1520"/>
        <w:contextualSpacing w:val="0"/>
        <w:rPr>
          <w:lang w:eastAsia="en-US"/>
        </w:rPr>
      </w:pPr>
      <w:r>
        <w:rPr>
          <w:lang w:eastAsia="en-US"/>
        </w:rPr>
        <w:t>Consequence if not approved: Not defined yet in spec</w:t>
      </w:r>
    </w:p>
    <w:p w14:paraId="0223FF96" w14:textId="77777777" w:rsidR="003B3128" w:rsidRDefault="003B3128" w:rsidP="003B3128">
      <w:pPr>
        <w:ind w:leftChars="300" w:left="600"/>
      </w:pPr>
      <w:r>
        <w:t>==============TP for 37.213 17.1.0===================</w:t>
      </w:r>
    </w:p>
    <w:p w14:paraId="3A10E1D4" w14:textId="77777777" w:rsidR="003B3128" w:rsidRPr="00772E53" w:rsidRDefault="003B3128" w:rsidP="00772E53">
      <w:pPr>
        <w:ind w:leftChars="300" w:left="600"/>
        <w:rPr>
          <w:ins w:id="125" w:author="Jing Sun" w:date="2022-05-13T11:38:00Z"/>
          <w:rFonts w:ascii="Arial" w:hAnsi="Arial" w:cs="Arial"/>
          <w:b/>
          <w:bCs/>
          <w:sz w:val="16"/>
          <w:szCs w:val="16"/>
        </w:rPr>
      </w:pPr>
      <w:ins w:id="126" w:author="Jing Sun" w:date="2022-05-13T11:38:00Z">
        <w:r w:rsidRPr="00772E53">
          <w:rPr>
            <w:rFonts w:ascii="Arial" w:hAnsi="Arial" w:cs="Arial"/>
            <w:b/>
            <w:bCs/>
            <w:sz w:val="16"/>
            <w:szCs w:val="16"/>
          </w:rPr>
          <w:t>4.4.4A Channel access procedures in a shared channel occupancy</w:t>
        </w:r>
      </w:ins>
    </w:p>
    <w:p w14:paraId="34B44EAC" w14:textId="77777777" w:rsidR="003B3128" w:rsidRPr="00772E53" w:rsidRDefault="003B3128" w:rsidP="00772E53">
      <w:pPr>
        <w:ind w:leftChars="300" w:left="600"/>
        <w:rPr>
          <w:ins w:id="127" w:author="Jing Sun" w:date="2022-05-13T12:59:00Z"/>
          <w:rFonts w:ascii="Arial" w:hAnsi="Arial" w:cs="Arial"/>
          <w:sz w:val="16"/>
          <w:szCs w:val="16"/>
        </w:rPr>
      </w:pPr>
      <w:ins w:id="128" w:author="Jing Sun" w:date="2022-05-13T12:59:00Z">
        <w:r w:rsidRPr="00772E53">
          <w:rPr>
            <w:rFonts w:ascii="Arial" w:hAnsi="Arial" w:cs="Arial"/>
            <w:sz w:val="16"/>
            <w:szCs w:val="16"/>
          </w:rPr>
          <w:t xml:space="preserve">For the case where a gNB shares a channel occupancy initiated by a UE with configured grant PUSCH transmission, the gNB may transmit a transmission that follows the configured grant PUSCH transmission by the UE as follows: </w:t>
        </w:r>
      </w:ins>
    </w:p>
    <w:p w14:paraId="043AE000" w14:textId="77777777" w:rsidR="003B3128" w:rsidRPr="00772E53" w:rsidRDefault="003B3128" w:rsidP="00772E53">
      <w:pPr>
        <w:pStyle w:val="B1"/>
        <w:spacing w:after="0"/>
        <w:ind w:leftChars="442" w:left="1168"/>
        <w:rPr>
          <w:ins w:id="129" w:author="Jing Sun" w:date="2022-05-13T12:59:00Z"/>
          <w:rFonts w:ascii="Arial" w:hAnsi="Arial" w:cs="Arial"/>
          <w:sz w:val="16"/>
          <w:szCs w:val="16"/>
        </w:rPr>
      </w:pPr>
      <w:ins w:id="130" w:author="Jing Sun" w:date="2022-05-13T12:59:00Z">
        <w:r w:rsidRPr="00772E53">
          <w:rPr>
            <w:rFonts w:ascii="Arial" w:hAnsi="Arial" w:cs="Arial"/>
            <w:sz w:val="16"/>
            <w:szCs w:val="16"/>
          </w:rPr>
          <w:t>-</w:t>
        </w:r>
        <w:r w:rsidRPr="00772E53">
          <w:rPr>
            <w:rFonts w:ascii="Arial" w:hAnsi="Arial" w:cs="Arial"/>
            <w:sz w:val="16"/>
            <w:szCs w:val="16"/>
          </w:rPr>
          <w:tab/>
          <w:t xml:space="preserve">The UE is configured by </w:t>
        </w:r>
        <w:r w:rsidRPr="00772E53">
          <w:rPr>
            <w:rFonts w:ascii="Arial" w:hAnsi="Arial" w:cs="Arial"/>
            <w:i/>
            <w:iCs/>
            <w:sz w:val="16"/>
            <w:szCs w:val="16"/>
          </w:rPr>
          <w:t>cg-COT-SharingList-r17</w:t>
        </w:r>
        <w:r w:rsidRPr="00772E53">
          <w:rPr>
            <w:rFonts w:ascii="Arial" w:hAnsi="Arial" w:cs="Arial"/>
            <w:iCs/>
            <w:sz w:val="16"/>
            <w:szCs w:val="16"/>
          </w:rPr>
          <w:t xml:space="preserve"> where </w:t>
        </w:r>
        <w:r w:rsidRPr="00772E53">
          <w:rPr>
            <w:rFonts w:ascii="Arial" w:hAnsi="Arial" w:cs="Arial"/>
            <w:i/>
            <w:iCs/>
            <w:sz w:val="16"/>
            <w:szCs w:val="16"/>
          </w:rPr>
          <w:t xml:space="preserve">cg-COT-SharingList-r17 </w:t>
        </w:r>
        <w:r w:rsidRPr="00772E53">
          <w:rPr>
            <w:rFonts w:ascii="Arial" w:hAnsi="Arial" w:cs="Arial"/>
            <w:iCs/>
            <w:sz w:val="16"/>
            <w:szCs w:val="16"/>
          </w:rPr>
          <w:t xml:space="preserve">provides a </w:t>
        </w:r>
        <w:r w:rsidRPr="00772E53">
          <w:rPr>
            <w:rFonts w:ascii="Arial" w:hAnsi="Arial" w:cs="Arial"/>
            <w:sz w:val="16"/>
            <w:szCs w:val="16"/>
          </w:rPr>
          <w:t xml:space="preserve">table configured by higher layer. Each row of the table provides a channel occupancy sharing information given by higher layer parameter </w:t>
        </w:r>
        <w:r w:rsidRPr="00772E53">
          <w:rPr>
            <w:rFonts w:ascii="Arial" w:hAnsi="Arial" w:cs="Arial"/>
            <w:i/>
            <w:sz w:val="16"/>
            <w:szCs w:val="16"/>
          </w:rPr>
          <w:t>CG-COT-Sharing-r17</w:t>
        </w:r>
        <w:r w:rsidRPr="00772E53">
          <w:rPr>
            <w:rFonts w:ascii="Arial" w:hAnsi="Arial" w:cs="Arial"/>
            <w:sz w:val="16"/>
            <w:szCs w:val="16"/>
          </w:rPr>
          <w:t>. One row of the table is configured for indicating that the channel occupancy sharing is not available.</w:t>
        </w:r>
      </w:ins>
    </w:p>
    <w:p w14:paraId="61B0065D" w14:textId="77777777" w:rsidR="003B3128" w:rsidRPr="00772E53" w:rsidRDefault="003B3128" w:rsidP="00772E53">
      <w:pPr>
        <w:pStyle w:val="B2"/>
        <w:spacing w:after="0"/>
        <w:ind w:leftChars="583" w:left="1450"/>
        <w:rPr>
          <w:ins w:id="131" w:author="Jing Sun" w:date="2022-05-13T12:59:00Z"/>
          <w:rFonts w:ascii="Arial" w:hAnsi="Arial" w:cs="Arial"/>
          <w:sz w:val="16"/>
          <w:szCs w:val="16"/>
        </w:rPr>
      </w:pPr>
      <w:ins w:id="132" w:author="Jing Sun" w:date="2022-05-13T12:59:00Z">
        <w:r w:rsidRPr="00772E53">
          <w:rPr>
            <w:rFonts w:ascii="Arial" w:hAnsi="Arial" w:cs="Arial"/>
            <w:sz w:val="16"/>
            <w:szCs w:val="16"/>
          </w:rPr>
          <w:t>-</w:t>
        </w:r>
        <w:r w:rsidRPr="00772E53">
          <w:rPr>
            <w:rFonts w:ascii="Arial" w:hAnsi="Arial" w:cs="Arial"/>
            <w:sz w:val="16"/>
            <w:szCs w:val="16"/>
          </w:rPr>
          <w:tab/>
          <w:t xml:space="preserve">If the 'COT sharing information' in CG-UCI detected in slot </w:t>
        </w:r>
        <w:r w:rsidRPr="00772E53">
          <w:rPr>
            <w:rFonts w:ascii="Arial" w:hAnsi="Arial" w:cs="Arial"/>
            <w:i/>
            <w:iCs/>
            <w:sz w:val="16"/>
            <w:szCs w:val="16"/>
          </w:rPr>
          <w:t>n</w:t>
        </w:r>
        <w:r w:rsidRPr="00772E53">
          <w:rPr>
            <w:rFonts w:ascii="Arial" w:hAnsi="Arial" w:cs="Arial"/>
            <w:sz w:val="16"/>
            <w:szCs w:val="16"/>
          </w:rPr>
          <w:t xml:space="preserve"> indicates a row index that corresponds to a </w:t>
        </w:r>
        <w:r w:rsidRPr="00772E53">
          <w:rPr>
            <w:rFonts w:ascii="Arial" w:hAnsi="Arial" w:cs="Arial"/>
            <w:i/>
            <w:sz w:val="16"/>
            <w:szCs w:val="16"/>
          </w:rPr>
          <w:t xml:space="preserve">CG-COT-Sharing-r17 </w:t>
        </w:r>
        <w:r w:rsidRPr="00772E53">
          <w:rPr>
            <w:rFonts w:ascii="Arial" w:hAnsi="Arial" w:cs="Arial"/>
            <w:sz w:val="16"/>
            <w:szCs w:val="16"/>
          </w:rPr>
          <w:t xml:space="preserve">that provides channel occupancy sharing information, the gNB can share the UE channel occupancy starting from slot </w:t>
        </w:r>
        <w:r w:rsidRPr="00772E53">
          <w:rPr>
            <w:rFonts w:ascii="Arial" w:hAnsi="Arial" w:cs="Arial"/>
            <w:i/>
            <w:iCs/>
            <w:sz w:val="16"/>
            <w:szCs w:val="16"/>
          </w:rPr>
          <w:t>n+O</w:t>
        </w:r>
        <w:r w:rsidRPr="00772E53">
          <w:rPr>
            <w:rFonts w:ascii="Arial" w:hAnsi="Arial" w:cs="Arial"/>
            <w:sz w:val="16"/>
            <w:szCs w:val="16"/>
          </w:rPr>
          <w:t xml:space="preserve">, where </w:t>
        </w:r>
        <w:r w:rsidRPr="00772E53">
          <w:rPr>
            <w:rFonts w:ascii="Arial" w:hAnsi="Arial" w:cs="Arial"/>
            <w:i/>
            <w:sz w:val="16"/>
            <w:szCs w:val="16"/>
          </w:rPr>
          <w:t xml:space="preserve">O=offset-r17 </w:t>
        </w:r>
        <w:r w:rsidRPr="00772E53">
          <w:rPr>
            <w:rFonts w:ascii="Arial" w:hAnsi="Arial" w:cs="Arial"/>
            <w:sz w:val="16"/>
            <w:szCs w:val="16"/>
          </w:rPr>
          <w:t xml:space="preserve">slots, for a duration of </w:t>
        </w:r>
        <w:r w:rsidRPr="00772E53">
          <w:rPr>
            <w:rFonts w:ascii="Arial" w:hAnsi="Arial" w:cs="Arial"/>
            <w:i/>
            <w:sz w:val="16"/>
            <w:szCs w:val="16"/>
          </w:rPr>
          <w:t>D=duration-r17</w:t>
        </w:r>
        <w:r w:rsidRPr="00772E53">
          <w:rPr>
            <w:rFonts w:ascii="Arial" w:hAnsi="Arial" w:cs="Arial"/>
            <w:sz w:val="16"/>
            <w:szCs w:val="16"/>
          </w:rPr>
          <w:t xml:space="preserve"> slots where </w:t>
        </w:r>
        <w:r w:rsidRPr="00772E53">
          <w:rPr>
            <w:rFonts w:ascii="Arial" w:hAnsi="Arial" w:cs="Arial"/>
            <w:i/>
            <w:sz w:val="16"/>
            <w:szCs w:val="16"/>
          </w:rPr>
          <w:t>duration-r17</w:t>
        </w:r>
        <w:r w:rsidRPr="00772E53">
          <w:rPr>
            <w:rFonts w:ascii="Arial" w:hAnsi="Arial" w:cs="Arial"/>
            <w:sz w:val="16"/>
            <w:szCs w:val="16"/>
          </w:rPr>
          <w:t xml:space="preserve">, and </w:t>
        </w:r>
        <w:r w:rsidRPr="00772E53">
          <w:rPr>
            <w:rFonts w:ascii="Arial" w:hAnsi="Arial" w:cs="Arial"/>
            <w:i/>
            <w:sz w:val="16"/>
            <w:szCs w:val="16"/>
          </w:rPr>
          <w:t>offset-r17</w:t>
        </w:r>
        <w:r w:rsidRPr="00772E53">
          <w:rPr>
            <w:rFonts w:ascii="Arial" w:hAnsi="Arial" w:cs="Arial"/>
            <w:sz w:val="16"/>
            <w:szCs w:val="16"/>
          </w:rPr>
          <w:t xml:space="preserve"> are higher layer parameters provided by </w:t>
        </w:r>
        <w:r w:rsidRPr="00772E53">
          <w:rPr>
            <w:rFonts w:ascii="Arial" w:hAnsi="Arial" w:cs="Arial"/>
            <w:i/>
            <w:sz w:val="16"/>
            <w:szCs w:val="16"/>
          </w:rPr>
          <w:t>CG-COT-Sharing-r17</w:t>
        </w:r>
        <w:r w:rsidRPr="00772E53">
          <w:rPr>
            <w:rFonts w:ascii="Arial" w:hAnsi="Arial" w:cs="Arial"/>
            <w:sz w:val="16"/>
            <w:szCs w:val="16"/>
          </w:rPr>
          <w:t xml:space="preserve">. </w:t>
        </w:r>
      </w:ins>
    </w:p>
    <w:p w14:paraId="38F0F7A0" w14:textId="77777777" w:rsidR="003B3128" w:rsidRDefault="003B3128" w:rsidP="003B3128">
      <w:pPr>
        <w:ind w:leftChars="300" w:left="600"/>
      </w:pPr>
      <w:r>
        <w:t>===============End of TP==========================</w:t>
      </w:r>
    </w:p>
    <w:p w14:paraId="0F5886CD" w14:textId="77777777" w:rsidR="003B3128" w:rsidRDefault="003B3128" w:rsidP="003B3128">
      <w:pPr>
        <w:rPr>
          <w:lang w:eastAsia="x-none"/>
        </w:rPr>
      </w:pPr>
    </w:p>
    <w:p w14:paraId="5238197F" w14:textId="6ADA245A" w:rsidR="003B3128" w:rsidRPr="00772E53" w:rsidRDefault="001B5688" w:rsidP="003B3128">
      <w:pPr>
        <w:rPr>
          <w:b/>
          <w:bCs/>
          <w:lang w:eastAsia="x-none"/>
        </w:rPr>
      </w:pPr>
      <w:hyperlink r:id="rId640" w:history="1">
        <w:r w:rsidR="000B5C49">
          <w:rPr>
            <w:rStyle w:val="Hyperlink"/>
            <w:b/>
            <w:bCs/>
            <w:lang w:eastAsia="x-none"/>
          </w:rPr>
          <w:t>R1-2205378</w:t>
        </w:r>
      </w:hyperlink>
      <w:r w:rsidR="003B3128" w:rsidRPr="00772E53">
        <w:rPr>
          <w:b/>
          <w:bCs/>
          <w:lang w:eastAsia="x-none"/>
        </w:rPr>
        <w:tab/>
        <w:t>FL summary#1 of email discussion for channel access for Rel.17 FR2-2</w:t>
      </w:r>
      <w:r w:rsidR="003B3128" w:rsidRPr="00772E53">
        <w:rPr>
          <w:b/>
          <w:bCs/>
          <w:lang w:eastAsia="x-none"/>
        </w:rPr>
        <w:tab/>
        <w:t>Moderator (Qualcomm)</w:t>
      </w:r>
    </w:p>
    <w:p w14:paraId="7A329A9E" w14:textId="4E8B2B39" w:rsidR="00772E53" w:rsidRPr="00BE6CAB" w:rsidRDefault="00772E53" w:rsidP="00772E53">
      <w:r w:rsidRPr="00BE6CAB">
        <w:rPr>
          <w:b/>
          <w:bCs/>
        </w:rPr>
        <w:t>Decision:</w:t>
      </w:r>
      <w:r w:rsidRPr="00BE6CAB">
        <w:t xml:space="preserve"> As per email decision posted on May </w:t>
      </w:r>
      <w:r>
        <w:t>21</w:t>
      </w:r>
      <w:r w:rsidRPr="00772E53">
        <w:rPr>
          <w:vertAlign w:val="superscript"/>
        </w:rPr>
        <w:t>st</w:t>
      </w:r>
      <w:r>
        <w:t>,</w:t>
      </w:r>
    </w:p>
    <w:p w14:paraId="54AFD852" w14:textId="77777777" w:rsidR="003B3128" w:rsidRPr="00772E53" w:rsidRDefault="003B3128" w:rsidP="003B3128">
      <w:pPr>
        <w:rPr>
          <w:bCs/>
          <w:lang w:eastAsia="x-none"/>
        </w:rPr>
      </w:pPr>
      <w:r w:rsidRPr="00772E53">
        <w:rPr>
          <w:rFonts w:ascii="Times New Roman" w:eastAsia="Malgun Gothic" w:hAnsi="Times New Roman"/>
          <w:bCs/>
          <w:highlight w:val="green"/>
          <w:lang w:eastAsia="zh-CN"/>
        </w:rPr>
        <w:t>Agreement</w:t>
      </w:r>
    </w:p>
    <w:p w14:paraId="790AB420" w14:textId="7581FCF3" w:rsidR="003B3128" w:rsidRPr="00772E53" w:rsidRDefault="003B3128" w:rsidP="00CF6E6D">
      <w:pPr>
        <w:pStyle w:val="ListParagraph"/>
        <w:numPr>
          <w:ilvl w:val="0"/>
          <w:numId w:val="417"/>
        </w:numPr>
      </w:pPr>
      <w:r w:rsidRPr="001C4C68">
        <w:rPr>
          <w:lang w:eastAsia="x-none"/>
        </w:rPr>
        <w:t>Text Proposal</w:t>
      </w:r>
      <w:r w:rsidRPr="00772E53">
        <w:t xml:space="preserve"> 5-21-4-A</w:t>
      </w:r>
      <w:r w:rsidRPr="001C4C68">
        <w:rPr>
          <w:lang w:eastAsia="x-none"/>
        </w:rPr>
        <w:t xml:space="preserve"> (for TS37.213 v17.1.0, clause 4.4) in section 5-21 of </w:t>
      </w:r>
      <w:hyperlink r:id="rId641" w:history="1">
        <w:r w:rsidR="000B5C49">
          <w:rPr>
            <w:rStyle w:val="Hyperlink"/>
            <w:lang w:eastAsia="x-none"/>
          </w:rPr>
          <w:t>R1-2205378</w:t>
        </w:r>
      </w:hyperlink>
      <w:r w:rsidRPr="001C4C68">
        <w:t xml:space="preserve"> is endorsed.</w:t>
      </w:r>
    </w:p>
    <w:p w14:paraId="2AAD36DF" w14:textId="77777777" w:rsidR="003B3128" w:rsidRPr="000343F8" w:rsidRDefault="003B3128" w:rsidP="003B3128">
      <w:pPr>
        <w:rPr>
          <w:lang w:eastAsia="x-none"/>
        </w:rPr>
      </w:pPr>
    </w:p>
    <w:p w14:paraId="295ED846" w14:textId="6063B5DA" w:rsidR="00772E53" w:rsidRPr="00772E53" w:rsidRDefault="001B5688" w:rsidP="00772E53">
      <w:pPr>
        <w:rPr>
          <w:b/>
          <w:bCs/>
          <w:szCs w:val="28"/>
        </w:rPr>
      </w:pPr>
      <w:hyperlink r:id="rId642" w:history="1">
        <w:r w:rsidR="000B5C49">
          <w:rPr>
            <w:rStyle w:val="Hyperlink"/>
            <w:b/>
            <w:bCs/>
            <w:szCs w:val="28"/>
          </w:rPr>
          <w:t>R1-2205581</w:t>
        </w:r>
      </w:hyperlink>
      <w:r w:rsidR="00772E53" w:rsidRPr="00772E53">
        <w:rPr>
          <w:b/>
          <w:bCs/>
          <w:szCs w:val="28"/>
        </w:rPr>
        <w:tab/>
        <w:t>Draft LS to RAN4 on TCI assumption for RSSI measurement in FR2-2</w:t>
      </w:r>
      <w:r w:rsidR="00772E53" w:rsidRPr="00772E53">
        <w:rPr>
          <w:b/>
          <w:bCs/>
          <w:szCs w:val="28"/>
        </w:rPr>
        <w:tab/>
        <w:t>Qualcomm</w:t>
      </w:r>
    </w:p>
    <w:p w14:paraId="1D06BDBA" w14:textId="63D80FFD" w:rsidR="003B3128" w:rsidRPr="00904A48" w:rsidRDefault="00772E53" w:rsidP="007D7F59">
      <w:pPr>
        <w:rPr>
          <w:szCs w:val="28"/>
        </w:rPr>
      </w:pPr>
      <w:r w:rsidRPr="00BE6CAB">
        <w:rPr>
          <w:b/>
          <w:bCs/>
        </w:rPr>
        <w:t>Decision:</w:t>
      </w:r>
      <w:r w:rsidRPr="00BE6CAB">
        <w:t xml:space="preserve"> As per email decision posted on May </w:t>
      </w:r>
      <w:r>
        <w:t>24</w:t>
      </w:r>
      <w:r w:rsidRPr="00772E53">
        <w:rPr>
          <w:vertAlign w:val="superscript"/>
        </w:rPr>
        <w:t>th</w:t>
      </w:r>
      <w:r>
        <w:t xml:space="preserve">, the draft LS is endorsed. Final LS is </w:t>
      </w:r>
      <w:r w:rsidRPr="00904A48">
        <w:rPr>
          <w:highlight w:val="green"/>
        </w:rPr>
        <w:t xml:space="preserve">approved in </w:t>
      </w:r>
      <w:hyperlink r:id="rId643" w:history="1">
        <w:r w:rsidR="000B5C49">
          <w:rPr>
            <w:rStyle w:val="Hyperlink"/>
            <w:szCs w:val="28"/>
            <w:highlight w:val="green"/>
          </w:rPr>
          <w:t>R1-2205582</w:t>
        </w:r>
      </w:hyperlink>
      <w:r w:rsidR="00904A48">
        <w:rPr>
          <w:szCs w:val="28"/>
        </w:rPr>
        <w:t>.</w:t>
      </w:r>
    </w:p>
    <w:p w14:paraId="15F21F1C" w14:textId="497262F4" w:rsidR="007D7F59" w:rsidRPr="003B3128" w:rsidRDefault="007D7F59" w:rsidP="00BE291C">
      <w:pPr>
        <w:pStyle w:val="Heading3"/>
      </w:pPr>
      <w:bookmarkStart w:id="133" w:name="_Toc101356982"/>
      <w:bookmarkStart w:id="134" w:name="_Toc105521320"/>
      <w:r w:rsidRPr="003B3128">
        <w:t>Other</w:t>
      </w:r>
      <w:bookmarkEnd w:id="133"/>
      <w:bookmarkEnd w:id="134"/>
    </w:p>
    <w:p w14:paraId="04A039BC" w14:textId="77777777" w:rsidR="007D7F59" w:rsidRPr="003B3128" w:rsidRDefault="007D7F59" w:rsidP="007D7F59">
      <w:pPr>
        <w:rPr>
          <w:i/>
        </w:rPr>
      </w:pPr>
      <w:r w:rsidRPr="003B3128">
        <w:rPr>
          <w:i/>
          <w:lang w:eastAsia="x-none"/>
        </w:rPr>
        <w:t xml:space="preserve">For any other maintenance issues on </w:t>
      </w:r>
      <w:r w:rsidRPr="003B3128">
        <w:rPr>
          <w:i/>
        </w:rPr>
        <w:t>supporting NR from 52.6GHz to 71 GHz</w:t>
      </w:r>
    </w:p>
    <w:p w14:paraId="11D39C7E" w14:textId="77777777" w:rsidR="007D7F59" w:rsidRPr="003B3128" w:rsidRDefault="007D7F59" w:rsidP="007D7F59"/>
    <w:p w14:paraId="3670185A" w14:textId="5FEF43EE" w:rsidR="007D7F59" w:rsidRPr="003B3128" w:rsidRDefault="001B5688" w:rsidP="007D7F59">
      <w:hyperlink r:id="rId644" w:history="1">
        <w:r w:rsidR="000B5C49">
          <w:rPr>
            <w:rStyle w:val="Hyperlink"/>
          </w:rPr>
          <w:t>R1-2203294</w:t>
        </w:r>
      </w:hyperlink>
      <w:r w:rsidR="007D7F59" w:rsidRPr="003B3128">
        <w:tab/>
        <w:t>Remaining issues on beam management for 52.6 to 71GHz</w:t>
      </w:r>
      <w:r w:rsidR="007D7F59" w:rsidRPr="003B3128">
        <w:tab/>
        <w:t>ZTE, Sanechips</w:t>
      </w:r>
    </w:p>
    <w:p w14:paraId="0563155B" w14:textId="5981DE21" w:rsidR="007D7F59" w:rsidRPr="003B3128" w:rsidRDefault="001B5688" w:rsidP="007D7F59">
      <w:hyperlink r:id="rId645" w:history="1">
        <w:r w:rsidR="000B5C49">
          <w:rPr>
            <w:rStyle w:val="Hyperlink"/>
          </w:rPr>
          <w:t>R1-2203373</w:t>
        </w:r>
      </w:hyperlink>
      <w:r w:rsidR="007D7F59" w:rsidRPr="003B3128">
        <w:tab/>
        <w:t>Remaining issues for beam management for new SCSs</w:t>
      </w:r>
      <w:r w:rsidR="007D7F59" w:rsidRPr="003B3128">
        <w:tab/>
        <w:t>InterDigital, Inc.</w:t>
      </w:r>
    </w:p>
    <w:p w14:paraId="453703AC" w14:textId="015E1C28" w:rsidR="007D7F59" w:rsidRPr="003B3128" w:rsidRDefault="001B5688" w:rsidP="007D7F59">
      <w:hyperlink r:id="rId646" w:history="1">
        <w:r w:rsidR="000B5C49">
          <w:rPr>
            <w:rStyle w:val="Hyperlink"/>
          </w:rPr>
          <w:t>R1-2203512</w:t>
        </w:r>
      </w:hyperlink>
      <w:r w:rsidR="007D7F59" w:rsidRPr="003B3128">
        <w:tab/>
        <w:t>Maintenance on beam management</w:t>
      </w:r>
      <w:r w:rsidR="007D7F59" w:rsidRPr="003B3128">
        <w:tab/>
        <w:t>vivo</w:t>
      </w:r>
    </w:p>
    <w:p w14:paraId="6A94BF7D" w14:textId="28DB7327" w:rsidR="007D7F59" w:rsidRPr="003B3128" w:rsidRDefault="001B5688" w:rsidP="007D7F59">
      <w:hyperlink r:id="rId647" w:history="1">
        <w:r w:rsidR="000B5C49">
          <w:rPr>
            <w:rStyle w:val="Hyperlink"/>
          </w:rPr>
          <w:t>R1-2204114</w:t>
        </w:r>
      </w:hyperlink>
      <w:r w:rsidR="007D7F59" w:rsidRPr="003B3128">
        <w:tab/>
        <w:t>Remaining issues for beam management</w:t>
      </w:r>
      <w:r w:rsidR="007D7F59" w:rsidRPr="003B3128">
        <w:tab/>
        <w:t>Ericsson</w:t>
      </w:r>
    </w:p>
    <w:p w14:paraId="67830EBA" w14:textId="14535F73" w:rsidR="007D7F59" w:rsidRPr="003B3128" w:rsidRDefault="001B5688" w:rsidP="007D7F59">
      <w:hyperlink r:id="rId648" w:history="1">
        <w:r w:rsidR="000B5C49">
          <w:rPr>
            <w:rStyle w:val="Hyperlink"/>
          </w:rPr>
          <w:t>R1-2204342</w:t>
        </w:r>
      </w:hyperlink>
      <w:r w:rsidR="007D7F59" w:rsidRPr="003B3128">
        <w:tab/>
        <w:t>Remaining issues on beam based operation for new SCSs for NR from 52.6 to 71 GHz</w:t>
      </w:r>
      <w:r w:rsidR="007D7F59" w:rsidRPr="003B3128">
        <w:tab/>
        <w:t>NTT DOCOMO, INC.</w:t>
      </w:r>
    </w:p>
    <w:p w14:paraId="29D8DA20" w14:textId="161D36D0" w:rsidR="007D7F59" w:rsidRPr="003B3128" w:rsidRDefault="001B5688" w:rsidP="007D7F59">
      <w:hyperlink r:id="rId649" w:history="1">
        <w:r w:rsidR="000B5C49">
          <w:rPr>
            <w:rStyle w:val="Hyperlink"/>
          </w:rPr>
          <w:t>R1-2204603</w:t>
        </w:r>
      </w:hyperlink>
      <w:r w:rsidR="007D7F59" w:rsidRPr="003B3128">
        <w:tab/>
        <w:t>Supported values for SSSG switching delay for 480 kHz and 960 kHz SCS</w:t>
      </w:r>
      <w:r w:rsidR="007D7F59" w:rsidRPr="003B3128">
        <w:tab/>
        <w:t>Nokia, Nokia Shanghai Bell</w:t>
      </w:r>
    </w:p>
    <w:p w14:paraId="7F34CE52" w14:textId="246D6FE7" w:rsidR="007D7F59" w:rsidRPr="003B3128" w:rsidRDefault="001B5688" w:rsidP="007D7F59">
      <w:hyperlink r:id="rId650" w:history="1">
        <w:r w:rsidR="000B5C49">
          <w:rPr>
            <w:rStyle w:val="Hyperlink"/>
          </w:rPr>
          <w:t>R1-2204615</w:t>
        </w:r>
      </w:hyperlink>
      <w:r w:rsidR="007D7F59" w:rsidRPr="003B3128">
        <w:tab/>
        <w:t>Remaining issues of beam management to support NR above 52.6 GHz</w:t>
      </w:r>
      <w:r w:rsidR="007D7F59" w:rsidRPr="003B3128">
        <w:tab/>
        <w:t>LG Electronics</w:t>
      </w:r>
    </w:p>
    <w:p w14:paraId="27DC11AF" w14:textId="3CE7B705" w:rsidR="007D7F59" w:rsidRPr="003B3128" w:rsidRDefault="001B5688" w:rsidP="007D7F59">
      <w:hyperlink r:id="rId651" w:history="1">
        <w:r w:rsidR="000B5C49">
          <w:rPr>
            <w:rStyle w:val="Hyperlink"/>
          </w:rPr>
          <w:t>R1-2204896</w:t>
        </w:r>
      </w:hyperlink>
      <w:r w:rsidR="007D7F59" w:rsidRPr="003B3128">
        <w:tab/>
        <w:t>Remaining issues of PUCCH enhancement and beam management enhancement for 52-71GHz spectrum</w:t>
      </w:r>
      <w:r w:rsidR="007D7F59" w:rsidRPr="003B3128">
        <w:tab/>
        <w:t>Huawei, HiSilicon</w:t>
      </w:r>
    </w:p>
    <w:p w14:paraId="161BD7E0" w14:textId="0DF6F224" w:rsidR="003B3128" w:rsidRPr="003B3128" w:rsidRDefault="003B3128" w:rsidP="007D7F59"/>
    <w:p w14:paraId="1D4B9D85" w14:textId="77777777" w:rsidR="003B3128" w:rsidRPr="003B3128" w:rsidRDefault="003B3128" w:rsidP="003B3128">
      <w:pPr>
        <w:rPr>
          <w:rFonts w:ascii="Times New Roman" w:hAnsi="Times New Roman"/>
          <w:lang w:eastAsia="x-none"/>
        </w:rPr>
      </w:pPr>
      <w:r w:rsidRPr="003B3128">
        <w:rPr>
          <w:rFonts w:ascii="Times New Roman" w:hAnsi="Times New Roman"/>
          <w:lang w:eastAsia="x-none"/>
        </w:rPr>
        <w:t>[109-e-R17-FR2-2-06] – Steve (Ericsson)</w:t>
      </w:r>
    </w:p>
    <w:p w14:paraId="3B4344BF" w14:textId="20594F80" w:rsidR="003B3128" w:rsidRDefault="003B3128" w:rsidP="003B3128">
      <w:pPr>
        <w:rPr>
          <w:rFonts w:ascii="Times New Roman" w:hAnsi="Times New Roman"/>
          <w:lang w:eastAsia="x-none"/>
        </w:rPr>
      </w:pPr>
      <w:r w:rsidRPr="003B3128">
        <w:rPr>
          <w:rFonts w:ascii="Times New Roman" w:hAnsi="Times New Roman"/>
          <w:lang w:eastAsia="x-none"/>
        </w:rPr>
        <w:t xml:space="preserve">Email discussion for maintenance on whether there is ambiguity on the determination of number of RBs for PUCCH Format 4, and if so any necessary correction, until </w:t>
      </w:r>
      <w:r w:rsidRPr="003B3128">
        <w:rPr>
          <w:rFonts w:ascii="Times New Roman" w:hAnsi="Times New Roman"/>
          <w:lang w:eastAsia="zh-CN"/>
        </w:rPr>
        <w:t>May 13</w:t>
      </w:r>
    </w:p>
    <w:p w14:paraId="5254562F" w14:textId="3B03F1BA" w:rsidR="00904A48" w:rsidRPr="00904A48" w:rsidRDefault="001B5688" w:rsidP="00904A48">
      <w:pPr>
        <w:rPr>
          <w:b/>
          <w:bCs/>
          <w:lang w:eastAsia="x-none"/>
        </w:rPr>
      </w:pPr>
      <w:hyperlink r:id="rId652" w:history="1">
        <w:r w:rsidR="000B5C49">
          <w:rPr>
            <w:rStyle w:val="Hyperlink"/>
            <w:b/>
            <w:bCs/>
            <w:lang w:eastAsia="x-none"/>
          </w:rPr>
          <w:t>R1-2205291</w:t>
        </w:r>
      </w:hyperlink>
      <w:r w:rsidR="00904A48" w:rsidRPr="00904A48">
        <w:rPr>
          <w:b/>
          <w:bCs/>
          <w:lang w:eastAsia="x-none"/>
        </w:rPr>
        <w:tab/>
        <w:t>FL Summary for [109-e-R17-FR2-2-06] Email discussion on whether there is ambiguity on the determination of number of RBs for PUCCH Format 4</w:t>
      </w:r>
      <w:r w:rsidR="00904A48" w:rsidRPr="00904A48">
        <w:rPr>
          <w:b/>
          <w:bCs/>
          <w:lang w:eastAsia="x-none"/>
        </w:rPr>
        <w:tab/>
        <w:t>Moderator (Ericsson)</w:t>
      </w:r>
    </w:p>
    <w:p w14:paraId="087B344D" w14:textId="7314E3FF" w:rsidR="00904A48" w:rsidRDefault="00904A48" w:rsidP="00904A48">
      <w:pPr>
        <w:rPr>
          <w:lang w:eastAsia="x-none"/>
        </w:rPr>
      </w:pPr>
      <w:r w:rsidRPr="00904A48">
        <w:rPr>
          <w:b/>
          <w:bCs/>
          <w:lang w:eastAsia="x-none"/>
        </w:rPr>
        <w:t xml:space="preserve">Decision: </w:t>
      </w:r>
      <w:r>
        <w:rPr>
          <w:lang w:eastAsia="x-none"/>
        </w:rPr>
        <w:t>No consensus.</w:t>
      </w:r>
    </w:p>
    <w:p w14:paraId="7DCF17D6" w14:textId="037BB556" w:rsidR="00904A48" w:rsidRDefault="00904A48" w:rsidP="00904A48">
      <w:pPr>
        <w:rPr>
          <w:lang w:eastAsia="x-none"/>
        </w:rPr>
      </w:pPr>
    </w:p>
    <w:p w14:paraId="3BE855EC" w14:textId="77777777" w:rsidR="00904A48" w:rsidRDefault="00904A48" w:rsidP="00904A48">
      <w:pPr>
        <w:rPr>
          <w:lang w:eastAsia="x-none"/>
        </w:rPr>
      </w:pPr>
    </w:p>
    <w:p w14:paraId="4F51D3F6" w14:textId="77777777" w:rsidR="00904A48" w:rsidRPr="00904A48" w:rsidRDefault="00904A48" w:rsidP="00904A48">
      <w:pPr>
        <w:rPr>
          <w:rFonts w:ascii="Times New Roman" w:hAnsi="Times New Roman"/>
          <w:lang w:eastAsia="x-none"/>
        </w:rPr>
      </w:pPr>
      <w:r w:rsidRPr="00904A48">
        <w:rPr>
          <w:rFonts w:ascii="Times New Roman" w:hAnsi="Times New Roman"/>
          <w:lang w:eastAsia="x-none"/>
        </w:rPr>
        <w:t>[109-e-R17-FR2-2-07] – Youngwoo (InterDigital)</w:t>
      </w:r>
    </w:p>
    <w:p w14:paraId="79921EAC" w14:textId="62F58770" w:rsidR="00904A48" w:rsidRPr="006E7D69" w:rsidRDefault="00904A48" w:rsidP="00904A48">
      <w:pPr>
        <w:rPr>
          <w:rFonts w:ascii="Times New Roman" w:eastAsia="Malgun Gothic" w:hAnsi="Times New Roman"/>
          <w:szCs w:val="22"/>
          <w:lang w:val="en-US" w:eastAsia="x-none"/>
        </w:rPr>
      </w:pPr>
      <w:r w:rsidRPr="00904A48">
        <w:rPr>
          <w:rFonts w:ascii="Times New Roman" w:hAnsi="Times New Roman"/>
          <w:lang w:eastAsia="x-none"/>
        </w:rPr>
        <w:t xml:space="preserve">Email discussion for maintenance on beam management for new SCSs, for issue 7-1 (introduction of beam switching gap) in </w:t>
      </w:r>
      <w:hyperlink r:id="rId653" w:history="1">
        <w:r w:rsidR="000B5C49">
          <w:rPr>
            <w:rStyle w:val="Hyperlink"/>
            <w:rFonts w:ascii="Times New Roman" w:hAnsi="Times New Roman"/>
            <w:lang w:eastAsia="x-none"/>
          </w:rPr>
          <w:t>R1-2205124</w:t>
        </w:r>
      </w:hyperlink>
      <w:r w:rsidRPr="00904A48">
        <w:rPr>
          <w:rFonts w:ascii="Times New Roman" w:hAnsi="Times New Roman"/>
          <w:lang w:eastAsia="x-none"/>
        </w:rPr>
        <w:t xml:space="preserve">, until </w:t>
      </w:r>
      <w:r w:rsidRPr="00904A48">
        <w:rPr>
          <w:rFonts w:ascii="Times New Roman" w:hAnsi="Times New Roman"/>
          <w:lang w:eastAsia="zh-CN"/>
        </w:rPr>
        <w:t>May 13</w:t>
      </w:r>
    </w:p>
    <w:p w14:paraId="6FE26949" w14:textId="11ED6BA6" w:rsidR="00904A48" w:rsidRPr="00904A48" w:rsidRDefault="001B5688" w:rsidP="00904A48">
      <w:pPr>
        <w:rPr>
          <w:b/>
          <w:bCs/>
        </w:rPr>
      </w:pPr>
      <w:hyperlink r:id="rId654" w:history="1">
        <w:r w:rsidR="000B5C49">
          <w:rPr>
            <w:rStyle w:val="Hyperlink"/>
            <w:b/>
            <w:bCs/>
          </w:rPr>
          <w:t>R1-2205244</w:t>
        </w:r>
      </w:hyperlink>
      <w:r w:rsidR="00904A48" w:rsidRPr="00904A48">
        <w:rPr>
          <w:b/>
          <w:bCs/>
        </w:rPr>
        <w:tab/>
        <w:t>Discussion Summary #1 of Beam Management for New SCSs</w:t>
      </w:r>
      <w:r w:rsidR="00904A48" w:rsidRPr="00904A48">
        <w:rPr>
          <w:b/>
          <w:bCs/>
        </w:rPr>
        <w:tab/>
        <w:t>Moderator (InterDigital)</w:t>
      </w:r>
    </w:p>
    <w:p w14:paraId="55B418CE" w14:textId="446ED4E7" w:rsidR="003B3128" w:rsidRPr="00D344BC" w:rsidRDefault="00904A48" w:rsidP="007D7F59">
      <w:r w:rsidRPr="00904A48">
        <w:rPr>
          <w:b/>
          <w:bCs/>
        </w:rPr>
        <w:t>Decision:</w:t>
      </w:r>
      <w:r>
        <w:t xml:space="preserve"> E</w:t>
      </w:r>
      <w:r w:rsidRPr="00904A48">
        <w:t xml:space="preserve">mail thread </w:t>
      </w:r>
      <w:r>
        <w:t xml:space="preserve">is closed </w:t>
      </w:r>
      <w:r w:rsidRPr="00904A48">
        <w:t>wait</w:t>
      </w:r>
      <w:r>
        <w:t>ing</w:t>
      </w:r>
      <w:r w:rsidRPr="00904A48">
        <w:t xml:space="preserve"> for RAN4 feedback on the issue.</w:t>
      </w:r>
    </w:p>
    <w:p w14:paraId="409F1DA6" w14:textId="77777777" w:rsidR="007D7F59" w:rsidRDefault="007D7F59" w:rsidP="001838BE">
      <w:pPr>
        <w:pStyle w:val="Heading2"/>
      </w:pPr>
      <w:bookmarkStart w:id="135" w:name="_Toc101356983"/>
      <w:bookmarkStart w:id="136" w:name="_Toc105521321"/>
      <w:bookmarkEnd w:id="74"/>
      <w:r>
        <w:lastRenderedPageBreak/>
        <w:t>Maintenance on E</w:t>
      </w:r>
      <w:r w:rsidRPr="00716A0D">
        <w:t>nhanced Industrial Internet of Things (IoT) and URLLC</w:t>
      </w:r>
      <w:bookmarkEnd w:id="135"/>
      <w:bookmarkEnd w:id="136"/>
      <w:r w:rsidRPr="00716A0D">
        <w:t xml:space="preserve"> </w:t>
      </w:r>
    </w:p>
    <w:p w14:paraId="33413030" w14:textId="77777777" w:rsidR="007D7F59" w:rsidRDefault="007D7F59" w:rsidP="001838BE">
      <w:pPr>
        <w:pStyle w:val="Heading3"/>
      </w:pPr>
      <w:bookmarkStart w:id="137" w:name="_Toc101356984"/>
      <w:bookmarkStart w:id="138" w:name="_Toc105521322"/>
      <w:r w:rsidRPr="00716A0D">
        <w:t>UE feedback enhancements for HARQ-ACK</w:t>
      </w:r>
      <w:bookmarkEnd w:id="137"/>
      <w:bookmarkEnd w:id="138"/>
    </w:p>
    <w:p w14:paraId="4389F281" w14:textId="4E64B709" w:rsidR="007D7F59" w:rsidRPr="001838BE" w:rsidRDefault="001B5688" w:rsidP="007D7F59">
      <w:pPr>
        <w:rPr>
          <w:b/>
          <w:bCs/>
          <w:lang w:eastAsia="x-none"/>
        </w:rPr>
      </w:pPr>
      <w:hyperlink r:id="rId655" w:history="1">
        <w:r w:rsidR="000B5C49">
          <w:rPr>
            <w:rStyle w:val="Hyperlink"/>
            <w:b/>
            <w:bCs/>
            <w:lang w:eastAsia="x-none"/>
          </w:rPr>
          <w:t>R1-2205143</w:t>
        </w:r>
      </w:hyperlink>
      <w:r w:rsidR="007D7F59" w:rsidRPr="001838BE">
        <w:rPr>
          <w:b/>
          <w:bCs/>
          <w:lang w:eastAsia="x-none"/>
        </w:rPr>
        <w:tab/>
        <w:t>Preparatory phase FL summary for HARQ-ACK feedback enhancements for URLLC/IIoT operation [109-e-Prep-AI8.3 R17 URLLC/IIoT]</w:t>
      </w:r>
      <w:r w:rsidR="007D7F59" w:rsidRPr="001838BE">
        <w:rPr>
          <w:b/>
          <w:bCs/>
          <w:lang w:eastAsia="x-none"/>
        </w:rPr>
        <w:tab/>
        <w:t>Moderator (Nokia)</w:t>
      </w:r>
    </w:p>
    <w:p w14:paraId="1E291AA7" w14:textId="77777777" w:rsidR="007D7F59" w:rsidRDefault="007D7F59" w:rsidP="007D7F59">
      <w:pPr>
        <w:rPr>
          <w:lang w:eastAsia="x-none"/>
        </w:rPr>
      </w:pPr>
    </w:p>
    <w:p w14:paraId="29F03FB4" w14:textId="2ACE4F13" w:rsidR="007D7F59" w:rsidRDefault="001B5688" w:rsidP="007D7F59">
      <w:pPr>
        <w:rPr>
          <w:lang w:eastAsia="x-none"/>
        </w:rPr>
      </w:pPr>
      <w:hyperlink r:id="rId656" w:history="1">
        <w:r w:rsidR="000B5C49">
          <w:rPr>
            <w:rStyle w:val="Hyperlink"/>
            <w:lang w:eastAsia="x-none"/>
          </w:rPr>
          <w:t>R1-2203072</w:t>
        </w:r>
      </w:hyperlink>
      <w:r w:rsidR="007D7F59">
        <w:rPr>
          <w:lang w:eastAsia="x-none"/>
        </w:rPr>
        <w:tab/>
        <w:t>UE feedback enhancements for HARQ-ACK</w:t>
      </w:r>
      <w:r w:rsidR="007D7F59">
        <w:rPr>
          <w:lang w:eastAsia="x-none"/>
        </w:rPr>
        <w:tab/>
        <w:t>Huawei, HiSilicon</w:t>
      </w:r>
    </w:p>
    <w:p w14:paraId="00C8975D" w14:textId="42E730AB" w:rsidR="007D7F59" w:rsidRDefault="001B5688" w:rsidP="007D7F59">
      <w:pPr>
        <w:rPr>
          <w:lang w:eastAsia="x-none"/>
        </w:rPr>
      </w:pPr>
      <w:hyperlink r:id="rId657" w:history="1">
        <w:r w:rsidR="000B5C49">
          <w:rPr>
            <w:rStyle w:val="Hyperlink"/>
            <w:lang w:eastAsia="x-none"/>
          </w:rPr>
          <w:t>R1-2203188</w:t>
        </w:r>
      </w:hyperlink>
      <w:r w:rsidR="007D7F59">
        <w:rPr>
          <w:lang w:eastAsia="x-none"/>
        </w:rPr>
        <w:tab/>
        <w:t>Discussion on HARQ-ACK enhancements for eURLLC</w:t>
      </w:r>
      <w:r w:rsidR="007D7F59">
        <w:rPr>
          <w:lang w:eastAsia="x-none"/>
        </w:rPr>
        <w:tab/>
        <w:t>ZTE</w:t>
      </w:r>
    </w:p>
    <w:p w14:paraId="2A637C64" w14:textId="36D92CE7" w:rsidR="007D7F59" w:rsidRDefault="001B5688" w:rsidP="007D7F59">
      <w:pPr>
        <w:rPr>
          <w:lang w:eastAsia="x-none"/>
        </w:rPr>
      </w:pPr>
      <w:hyperlink r:id="rId658" w:history="1">
        <w:r w:rsidR="000B5C49">
          <w:rPr>
            <w:rStyle w:val="Hyperlink"/>
            <w:lang w:eastAsia="x-none"/>
          </w:rPr>
          <w:t>R1-2203212</w:t>
        </w:r>
      </w:hyperlink>
      <w:r w:rsidR="007D7F59">
        <w:rPr>
          <w:lang w:eastAsia="x-none"/>
        </w:rPr>
        <w:tab/>
        <w:t>Remaining issues for HARQ-ACK feedback enhancements</w:t>
      </w:r>
      <w:r w:rsidR="007D7F59">
        <w:rPr>
          <w:lang w:eastAsia="x-none"/>
        </w:rPr>
        <w:tab/>
        <w:t>New H3C Technologies Co., Ltd.</w:t>
      </w:r>
    </w:p>
    <w:p w14:paraId="45A7C53F" w14:textId="6BD9D3E3" w:rsidR="007D7F59" w:rsidRDefault="001B5688" w:rsidP="007D7F59">
      <w:pPr>
        <w:rPr>
          <w:lang w:eastAsia="x-none"/>
        </w:rPr>
      </w:pPr>
      <w:hyperlink r:id="rId659" w:history="1">
        <w:r w:rsidR="000B5C49">
          <w:rPr>
            <w:rStyle w:val="Hyperlink"/>
            <w:lang w:eastAsia="x-none"/>
          </w:rPr>
          <w:t>R1-2203273</w:t>
        </w:r>
      </w:hyperlink>
      <w:r w:rsidR="007D7F59">
        <w:rPr>
          <w:lang w:eastAsia="x-none"/>
        </w:rPr>
        <w:tab/>
        <w:t>Maintenance of Rel-17 HARQ-ACK Feedback Enhancements for URLLC/IIoT</w:t>
      </w:r>
      <w:r w:rsidR="007D7F59">
        <w:rPr>
          <w:lang w:eastAsia="x-none"/>
        </w:rPr>
        <w:tab/>
        <w:t>Nokia, Nokia Shanghai Bell</w:t>
      </w:r>
    </w:p>
    <w:p w14:paraId="5046DAB7" w14:textId="7A92B90F" w:rsidR="007D7F59" w:rsidRDefault="001B5688" w:rsidP="007D7F59">
      <w:pPr>
        <w:rPr>
          <w:lang w:eastAsia="x-none"/>
        </w:rPr>
      </w:pPr>
      <w:hyperlink r:id="rId660" w:history="1">
        <w:r w:rsidR="000B5C49">
          <w:rPr>
            <w:rStyle w:val="Hyperlink"/>
            <w:lang w:eastAsia="x-none"/>
          </w:rPr>
          <w:t>R1-2203304</w:t>
        </w:r>
      </w:hyperlink>
      <w:r w:rsidR="007D7F59">
        <w:rPr>
          <w:lang w:eastAsia="x-none"/>
        </w:rPr>
        <w:tab/>
        <w:t>Discussion on HARQ-ACK feedback enhancements for Rel-17 URLLC</w:t>
      </w:r>
      <w:r w:rsidR="007D7F59">
        <w:rPr>
          <w:lang w:eastAsia="x-none"/>
        </w:rPr>
        <w:tab/>
        <w:t>Spreadtrum Communications</w:t>
      </w:r>
    </w:p>
    <w:p w14:paraId="494171F3" w14:textId="17E864E9" w:rsidR="007D7F59" w:rsidRDefault="001B5688" w:rsidP="007D7F59">
      <w:pPr>
        <w:rPr>
          <w:lang w:eastAsia="x-none"/>
        </w:rPr>
      </w:pPr>
      <w:hyperlink r:id="rId661" w:history="1">
        <w:r w:rsidR="000B5C49">
          <w:rPr>
            <w:rStyle w:val="Hyperlink"/>
            <w:lang w:eastAsia="x-none"/>
          </w:rPr>
          <w:t>R1-2203397</w:t>
        </w:r>
      </w:hyperlink>
      <w:r w:rsidR="007D7F59">
        <w:rPr>
          <w:lang w:eastAsia="x-none"/>
        </w:rPr>
        <w:tab/>
        <w:t>Remaining Issues of HARQ-ACK Enhancements for IIoT/URLLC</w:t>
      </w:r>
      <w:r w:rsidR="007D7F59">
        <w:rPr>
          <w:lang w:eastAsia="x-none"/>
        </w:rPr>
        <w:tab/>
        <w:t>Ericsson</w:t>
      </w:r>
    </w:p>
    <w:p w14:paraId="6EBD5E73" w14:textId="18A4500F" w:rsidR="007D7F59" w:rsidRDefault="001B5688" w:rsidP="007D7F59">
      <w:pPr>
        <w:rPr>
          <w:lang w:eastAsia="x-none"/>
        </w:rPr>
      </w:pPr>
      <w:hyperlink r:id="rId662" w:history="1">
        <w:r w:rsidR="000B5C49">
          <w:rPr>
            <w:rStyle w:val="Hyperlink"/>
            <w:lang w:eastAsia="x-none"/>
          </w:rPr>
          <w:t>R1-2203434</w:t>
        </w:r>
      </w:hyperlink>
      <w:r w:rsidR="007D7F59">
        <w:rPr>
          <w:lang w:eastAsia="x-none"/>
        </w:rPr>
        <w:tab/>
        <w:t>Maintenance on UE feedback enhancements for HARQ-ACK</w:t>
      </w:r>
      <w:r w:rsidR="007D7F59">
        <w:rPr>
          <w:lang w:eastAsia="x-none"/>
        </w:rPr>
        <w:tab/>
        <w:t>CATT</w:t>
      </w:r>
    </w:p>
    <w:p w14:paraId="71DD668C" w14:textId="0491F46A" w:rsidR="007D7F59" w:rsidRDefault="001B5688" w:rsidP="007D7F59">
      <w:pPr>
        <w:rPr>
          <w:lang w:eastAsia="x-none"/>
        </w:rPr>
      </w:pPr>
      <w:hyperlink r:id="rId663" w:history="1">
        <w:r w:rsidR="000B5C49">
          <w:rPr>
            <w:rStyle w:val="Hyperlink"/>
            <w:lang w:eastAsia="x-none"/>
          </w:rPr>
          <w:t>R1-2203513</w:t>
        </w:r>
      </w:hyperlink>
      <w:r w:rsidR="007D7F59">
        <w:rPr>
          <w:lang w:eastAsia="x-none"/>
        </w:rPr>
        <w:tab/>
        <w:t>Remaining issues on HARQ-ACK enhancements for Rel-17 URLLC</w:t>
      </w:r>
      <w:r w:rsidR="007D7F59">
        <w:rPr>
          <w:lang w:eastAsia="x-none"/>
        </w:rPr>
        <w:tab/>
        <w:t>vivo</w:t>
      </w:r>
    </w:p>
    <w:p w14:paraId="55B403F7" w14:textId="1D4F061E" w:rsidR="007D7F59" w:rsidRDefault="001B5688" w:rsidP="007D7F59">
      <w:pPr>
        <w:rPr>
          <w:lang w:eastAsia="x-none"/>
        </w:rPr>
      </w:pPr>
      <w:hyperlink r:id="rId664" w:history="1">
        <w:r w:rsidR="000B5C49">
          <w:rPr>
            <w:rStyle w:val="Hyperlink"/>
            <w:lang w:eastAsia="x-none"/>
          </w:rPr>
          <w:t>R1-2203680</w:t>
        </w:r>
      </w:hyperlink>
      <w:r w:rsidR="007D7F59">
        <w:rPr>
          <w:lang w:eastAsia="x-none"/>
        </w:rPr>
        <w:tab/>
        <w:t>Remaining issues of HARQ-ACK feedback enhancements for IIoT/URLLC</w:t>
      </w:r>
      <w:r w:rsidR="007D7F59">
        <w:rPr>
          <w:lang w:eastAsia="x-none"/>
        </w:rPr>
        <w:tab/>
        <w:t>NEC</w:t>
      </w:r>
    </w:p>
    <w:p w14:paraId="7609055A" w14:textId="3790479F" w:rsidR="007D7F59" w:rsidRDefault="001B5688" w:rsidP="007D7F59">
      <w:pPr>
        <w:rPr>
          <w:lang w:eastAsia="x-none"/>
        </w:rPr>
      </w:pPr>
      <w:hyperlink r:id="rId665" w:history="1">
        <w:r w:rsidR="000B5C49">
          <w:rPr>
            <w:rStyle w:val="Hyperlink"/>
            <w:lang w:eastAsia="x-none"/>
          </w:rPr>
          <w:t>R1-2203862</w:t>
        </w:r>
      </w:hyperlink>
      <w:r w:rsidR="007D7F59">
        <w:rPr>
          <w:lang w:eastAsia="x-none"/>
        </w:rPr>
        <w:tab/>
        <w:t>Maintenance on HARQ-ACK feedback enhancements</w:t>
      </w:r>
      <w:r w:rsidR="007D7F59">
        <w:rPr>
          <w:lang w:eastAsia="x-none"/>
        </w:rPr>
        <w:tab/>
        <w:t>Samsung</w:t>
      </w:r>
    </w:p>
    <w:p w14:paraId="531F39BE" w14:textId="7810ED12" w:rsidR="007D7F59" w:rsidRDefault="001B5688" w:rsidP="007D7F59">
      <w:pPr>
        <w:rPr>
          <w:lang w:eastAsia="x-none"/>
        </w:rPr>
      </w:pPr>
      <w:hyperlink r:id="rId666" w:history="1">
        <w:r w:rsidR="000B5C49">
          <w:rPr>
            <w:rStyle w:val="Hyperlink"/>
            <w:lang w:eastAsia="x-none"/>
          </w:rPr>
          <w:t>R1-2204002</w:t>
        </w:r>
      </w:hyperlink>
      <w:r w:rsidR="007D7F59">
        <w:rPr>
          <w:lang w:eastAsia="x-none"/>
        </w:rPr>
        <w:tab/>
        <w:t>Remaining issues on HARQ-ACK enhancements</w:t>
      </w:r>
      <w:r w:rsidR="007D7F59">
        <w:rPr>
          <w:lang w:eastAsia="x-none"/>
        </w:rPr>
        <w:tab/>
        <w:t>OPPO</w:t>
      </w:r>
    </w:p>
    <w:p w14:paraId="6FF7052A" w14:textId="3F1004ED" w:rsidR="007D7F59" w:rsidRDefault="001B5688" w:rsidP="007D7F59">
      <w:pPr>
        <w:rPr>
          <w:lang w:eastAsia="x-none"/>
        </w:rPr>
      </w:pPr>
      <w:hyperlink r:id="rId667" w:history="1">
        <w:r w:rsidR="000B5C49">
          <w:rPr>
            <w:rStyle w:val="Hyperlink"/>
            <w:lang w:eastAsia="x-none"/>
          </w:rPr>
          <w:t>R1-2204191</w:t>
        </w:r>
      </w:hyperlink>
      <w:r w:rsidR="007D7F59">
        <w:rPr>
          <w:lang w:eastAsia="x-none"/>
        </w:rPr>
        <w:tab/>
        <w:t>Remaining issues for HARQ-ACK codebook regarding PUCCH-sSCell</w:t>
      </w:r>
      <w:r w:rsidR="007D7F59">
        <w:rPr>
          <w:lang w:eastAsia="x-none"/>
        </w:rPr>
        <w:tab/>
        <w:t>ASUSTeK</w:t>
      </w:r>
    </w:p>
    <w:p w14:paraId="728DFF9C" w14:textId="2B588121" w:rsidR="007D7F59" w:rsidRDefault="001B5688" w:rsidP="007D7F59">
      <w:pPr>
        <w:rPr>
          <w:lang w:eastAsia="x-none"/>
        </w:rPr>
      </w:pPr>
      <w:hyperlink r:id="rId668" w:history="1">
        <w:r w:rsidR="000B5C49">
          <w:rPr>
            <w:rStyle w:val="Hyperlink"/>
            <w:lang w:eastAsia="x-none"/>
          </w:rPr>
          <w:t>R1-2204205</w:t>
        </w:r>
      </w:hyperlink>
      <w:r w:rsidR="007D7F59">
        <w:rPr>
          <w:lang w:eastAsia="x-none"/>
        </w:rPr>
        <w:tab/>
        <w:t>Remaining issues in HARQ-ACK feedback enhancements</w:t>
      </w:r>
      <w:r w:rsidR="007D7F59">
        <w:rPr>
          <w:lang w:eastAsia="x-none"/>
        </w:rPr>
        <w:tab/>
        <w:t>Apple</w:t>
      </w:r>
    </w:p>
    <w:p w14:paraId="4C93FE7B" w14:textId="6492C50A" w:rsidR="007D7F59" w:rsidRDefault="001B5688" w:rsidP="007D7F59">
      <w:pPr>
        <w:rPr>
          <w:lang w:eastAsia="x-none"/>
        </w:rPr>
      </w:pPr>
      <w:hyperlink r:id="rId669" w:history="1">
        <w:r w:rsidR="000B5C49">
          <w:rPr>
            <w:rStyle w:val="Hyperlink"/>
            <w:lang w:eastAsia="x-none"/>
          </w:rPr>
          <w:t>R1-2204343</w:t>
        </w:r>
      </w:hyperlink>
      <w:r w:rsidR="007D7F59">
        <w:rPr>
          <w:lang w:eastAsia="x-none"/>
        </w:rPr>
        <w:tab/>
        <w:t>Remaining issues on HARQ-ACK feedback enhancements for Rel.17 URLLC</w:t>
      </w:r>
      <w:r w:rsidR="007D7F59">
        <w:rPr>
          <w:lang w:eastAsia="x-none"/>
        </w:rPr>
        <w:tab/>
        <w:t>NTT DOCOMO, INC.</w:t>
      </w:r>
    </w:p>
    <w:p w14:paraId="44CA5648" w14:textId="077A16C3" w:rsidR="007D7F59" w:rsidRDefault="001B5688" w:rsidP="007D7F59">
      <w:pPr>
        <w:rPr>
          <w:lang w:eastAsia="x-none"/>
        </w:rPr>
      </w:pPr>
      <w:hyperlink r:id="rId670" w:history="1">
        <w:r w:rsidR="000B5C49">
          <w:rPr>
            <w:rStyle w:val="Hyperlink"/>
            <w:lang w:eastAsia="x-none"/>
          </w:rPr>
          <w:t>R1-2204616</w:t>
        </w:r>
      </w:hyperlink>
      <w:r w:rsidR="007D7F59">
        <w:rPr>
          <w:lang w:eastAsia="x-none"/>
        </w:rPr>
        <w:tab/>
        <w:t>Remaining issues on HARQ-ACK feedback enhancements</w:t>
      </w:r>
      <w:r w:rsidR="007D7F59">
        <w:rPr>
          <w:lang w:eastAsia="x-none"/>
        </w:rPr>
        <w:tab/>
        <w:t>LG Electronics</w:t>
      </w:r>
    </w:p>
    <w:p w14:paraId="215CF15C" w14:textId="78BF2CA9" w:rsidR="007D7F59" w:rsidRDefault="001B5688" w:rsidP="007D7F59">
      <w:pPr>
        <w:rPr>
          <w:lang w:eastAsia="x-none"/>
        </w:rPr>
      </w:pPr>
      <w:hyperlink r:id="rId671" w:history="1">
        <w:r w:rsidR="000B5C49">
          <w:rPr>
            <w:rStyle w:val="Hyperlink"/>
            <w:lang w:eastAsia="x-none"/>
          </w:rPr>
          <w:t>R1-2204725</w:t>
        </w:r>
      </w:hyperlink>
      <w:r w:rsidR="007D7F59">
        <w:rPr>
          <w:lang w:eastAsia="x-none"/>
        </w:rPr>
        <w:tab/>
        <w:t>Remaining issues for UE feedback enhancements for HARQ-ACK</w:t>
      </w:r>
      <w:r w:rsidR="007D7F59">
        <w:rPr>
          <w:lang w:eastAsia="x-none"/>
        </w:rPr>
        <w:tab/>
        <w:t>MediaTek Inc.</w:t>
      </w:r>
    </w:p>
    <w:p w14:paraId="05A40ACD" w14:textId="6F751FCC" w:rsidR="007D7F59" w:rsidRDefault="001B5688" w:rsidP="007D7F59">
      <w:pPr>
        <w:rPr>
          <w:lang w:eastAsia="x-none"/>
        </w:rPr>
      </w:pPr>
      <w:hyperlink r:id="rId672" w:history="1">
        <w:r w:rsidR="000B5C49">
          <w:rPr>
            <w:rStyle w:val="Hyperlink"/>
            <w:lang w:eastAsia="x-none"/>
          </w:rPr>
          <w:t>R1-2204982</w:t>
        </w:r>
      </w:hyperlink>
      <w:r w:rsidR="007D7F59">
        <w:rPr>
          <w:lang w:eastAsia="x-none"/>
        </w:rPr>
        <w:tab/>
        <w:t>Remaining issues on HARQ-ACK enhancement for IOT and URLLC</w:t>
      </w:r>
      <w:r w:rsidR="007D7F59">
        <w:rPr>
          <w:lang w:eastAsia="x-none"/>
        </w:rPr>
        <w:tab/>
        <w:t>Qualcomm Incorporated</w:t>
      </w:r>
    </w:p>
    <w:p w14:paraId="1FD45C86" w14:textId="77777777" w:rsidR="001838BE" w:rsidRDefault="001838BE" w:rsidP="001838BE">
      <w:pPr>
        <w:rPr>
          <w:lang w:eastAsia="x-none"/>
        </w:rPr>
      </w:pPr>
    </w:p>
    <w:p w14:paraId="30EE44F1" w14:textId="77777777" w:rsidR="001838BE" w:rsidRPr="001838BE" w:rsidRDefault="001838BE" w:rsidP="001838BE">
      <w:pPr>
        <w:rPr>
          <w:lang w:eastAsia="x-none"/>
        </w:rPr>
      </w:pPr>
      <w:r w:rsidRPr="001838BE">
        <w:rPr>
          <w:lang w:eastAsia="x-none"/>
        </w:rPr>
        <w:t>[109-e-R17-IIoT-URLLC-01] – Klaus (Nokia)</w:t>
      </w:r>
    </w:p>
    <w:p w14:paraId="3FD7973C" w14:textId="23073D34" w:rsidR="001838BE" w:rsidRPr="001838BE" w:rsidRDefault="001838BE" w:rsidP="001838BE">
      <w:pPr>
        <w:rPr>
          <w:lang w:eastAsia="x-none"/>
        </w:rPr>
      </w:pPr>
      <w:r w:rsidRPr="001838BE">
        <w:rPr>
          <w:lang w:eastAsia="x-none"/>
        </w:rPr>
        <w:t xml:space="preserve">Email discussion on UE feedback enhancements for HARQ-ACK (issues captured in </w:t>
      </w:r>
      <w:hyperlink r:id="rId673" w:history="1">
        <w:r w:rsidR="000B5C49">
          <w:rPr>
            <w:rStyle w:val="Hyperlink"/>
            <w:lang w:eastAsia="x-none"/>
          </w:rPr>
          <w:t>R1-2205143</w:t>
        </w:r>
      </w:hyperlink>
      <w:r w:rsidRPr="001838BE">
        <w:rPr>
          <w:lang w:eastAsia="x-none"/>
        </w:rPr>
        <w:t>) by May 18</w:t>
      </w:r>
    </w:p>
    <w:p w14:paraId="4CD1AFCA" w14:textId="77777777" w:rsidR="001838BE" w:rsidRPr="00261322" w:rsidRDefault="001838BE" w:rsidP="007A297D">
      <w:pPr>
        <w:numPr>
          <w:ilvl w:val="0"/>
          <w:numId w:val="65"/>
        </w:numPr>
        <w:rPr>
          <w:rFonts w:ascii="Times New Roman" w:hAnsi="Times New Roman"/>
          <w:sz w:val="18"/>
          <w:szCs w:val="18"/>
          <w:lang w:eastAsia="x-none"/>
        </w:rPr>
      </w:pPr>
      <w:r w:rsidRPr="00261322">
        <w:rPr>
          <w:rFonts w:ascii="Times New Roman" w:hAnsi="Times New Roman"/>
          <w:sz w:val="18"/>
          <w:szCs w:val="18"/>
          <w:lang w:eastAsia="x-none"/>
        </w:rPr>
        <w:t>PUCCH_switch#1 (PUCCH repetition for semi-static PUCCH cell switching)</w:t>
      </w:r>
    </w:p>
    <w:p w14:paraId="2351ADCE" w14:textId="77777777" w:rsidR="001838BE" w:rsidRPr="00261322" w:rsidRDefault="001838BE" w:rsidP="007A297D">
      <w:pPr>
        <w:numPr>
          <w:ilvl w:val="0"/>
          <w:numId w:val="65"/>
        </w:numPr>
        <w:rPr>
          <w:rFonts w:ascii="Times New Roman" w:hAnsi="Times New Roman"/>
          <w:sz w:val="18"/>
          <w:szCs w:val="18"/>
          <w:lang w:eastAsia="x-none"/>
        </w:rPr>
      </w:pPr>
      <w:r w:rsidRPr="00261322">
        <w:rPr>
          <w:rFonts w:ascii="Times New Roman" w:hAnsi="Times New Roman"/>
          <w:sz w:val="18"/>
          <w:szCs w:val="18"/>
          <w:lang w:eastAsia="x-none"/>
        </w:rPr>
        <w:t>PUCCH_switch#2 (PUCCH repetition for dynamic PUCCH cell switching)</w:t>
      </w:r>
    </w:p>
    <w:p w14:paraId="0F856E03" w14:textId="77777777" w:rsidR="001838BE" w:rsidRPr="00261322" w:rsidRDefault="001838BE" w:rsidP="007A297D">
      <w:pPr>
        <w:numPr>
          <w:ilvl w:val="0"/>
          <w:numId w:val="65"/>
        </w:numPr>
        <w:rPr>
          <w:rFonts w:ascii="Times New Roman" w:hAnsi="Times New Roman"/>
          <w:sz w:val="18"/>
          <w:szCs w:val="18"/>
          <w:lang w:eastAsia="x-none"/>
        </w:rPr>
      </w:pPr>
      <w:r w:rsidRPr="00261322">
        <w:rPr>
          <w:rFonts w:ascii="Times New Roman" w:hAnsi="Times New Roman"/>
          <w:sz w:val="18"/>
          <w:szCs w:val="18"/>
          <w:lang w:eastAsia="x-none"/>
        </w:rPr>
        <w:t>PUCCH_switch#3 (SPS HARQ and dynamic PUCCH cell switching)</w:t>
      </w:r>
    </w:p>
    <w:p w14:paraId="0CDA2915" w14:textId="77777777" w:rsidR="001838BE" w:rsidRPr="00261322" w:rsidRDefault="001838BE" w:rsidP="007A297D">
      <w:pPr>
        <w:numPr>
          <w:ilvl w:val="0"/>
          <w:numId w:val="65"/>
        </w:numPr>
        <w:rPr>
          <w:rFonts w:ascii="Times New Roman" w:hAnsi="Times New Roman"/>
          <w:sz w:val="18"/>
          <w:szCs w:val="18"/>
          <w:lang w:eastAsia="x-none"/>
        </w:rPr>
      </w:pPr>
      <w:r w:rsidRPr="00261322">
        <w:rPr>
          <w:rFonts w:ascii="Times New Roman" w:hAnsi="Times New Roman"/>
          <w:sz w:val="18"/>
          <w:szCs w:val="18"/>
          <w:lang w:eastAsia="x-none"/>
        </w:rPr>
        <w:t>PUCCH_switch#5 (Correction for dynamic PUCCH cell switching based on restrictions)</w:t>
      </w:r>
    </w:p>
    <w:p w14:paraId="2866C2C1" w14:textId="77777777" w:rsidR="001838BE" w:rsidRPr="00261322" w:rsidRDefault="001838BE" w:rsidP="007A297D">
      <w:pPr>
        <w:numPr>
          <w:ilvl w:val="0"/>
          <w:numId w:val="65"/>
        </w:numPr>
        <w:rPr>
          <w:rFonts w:ascii="Times New Roman" w:hAnsi="Times New Roman"/>
          <w:sz w:val="18"/>
          <w:szCs w:val="18"/>
          <w:lang w:eastAsia="x-none"/>
        </w:rPr>
      </w:pPr>
      <w:r w:rsidRPr="00261322">
        <w:rPr>
          <w:rFonts w:ascii="Times New Roman" w:hAnsi="Times New Roman"/>
          <w:sz w:val="18"/>
          <w:szCs w:val="18"/>
          <w:lang w:eastAsia="x-none"/>
        </w:rPr>
        <w:t>PUCCH_switch#9 (Type 1 HARQ-ACK CB with UL BWP change on PUCCH-sSCell)</w:t>
      </w:r>
    </w:p>
    <w:p w14:paraId="094A1B77" w14:textId="77777777" w:rsidR="001838BE" w:rsidRPr="00261322" w:rsidRDefault="001838BE" w:rsidP="007A297D">
      <w:pPr>
        <w:numPr>
          <w:ilvl w:val="0"/>
          <w:numId w:val="65"/>
        </w:numPr>
        <w:rPr>
          <w:rFonts w:ascii="Times New Roman" w:hAnsi="Times New Roman"/>
          <w:sz w:val="18"/>
          <w:szCs w:val="18"/>
          <w:lang w:eastAsia="x-none"/>
        </w:rPr>
      </w:pPr>
      <w:r w:rsidRPr="00261322">
        <w:rPr>
          <w:rFonts w:ascii="Times New Roman" w:hAnsi="Times New Roman"/>
          <w:sz w:val="18"/>
          <w:szCs w:val="18"/>
          <w:lang w:eastAsia="x-none"/>
        </w:rPr>
        <w:t>PUCCH_switch#10 (Overlapping slot clarification for semi-static PUCCH cell switching)</w:t>
      </w:r>
    </w:p>
    <w:p w14:paraId="7B0C644A" w14:textId="77777777" w:rsidR="001838BE" w:rsidRPr="00261322" w:rsidRDefault="001838BE" w:rsidP="007A297D">
      <w:pPr>
        <w:numPr>
          <w:ilvl w:val="0"/>
          <w:numId w:val="65"/>
        </w:numPr>
        <w:rPr>
          <w:rFonts w:ascii="Times New Roman" w:hAnsi="Times New Roman"/>
          <w:sz w:val="18"/>
          <w:szCs w:val="18"/>
          <w:lang w:eastAsia="x-none"/>
        </w:rPr>
      </w:pPr>
      <w:r w:rsidRPr="00261322">
        <w:rPr>
          <w:rFonts w:ascii="Times New Roman" w:hAnsi="Times New Roman"/>
          <w:sz w:val="18"/>
          <w:szCs w:val="18"/>
          <w:lang w:eastAsia="x-none"/>
        </w:rPr>
        <w:t>PUCCH_switch#11 (Timing for semi-static PUCCH cell switching with SCell activation/deactivation/dormancy)</w:t>
      </w:r>
    </w:p>
    <w:p w14:paraId="257076B3" w14:textId="77777777" w:rsidR="001838BE" w:rsidRPr="00261322" w:rsidRDefault="001838BE" w:rsidP="007A297D">
      <w:pPr>
        <w:numPr>
          <w:ilvl w:val="0"/>
          <w:numId w:val="65"/>
        </w:numPr>
        <w:rPr>
          <w:rFonts w:ascii="Times New Roman" w:hAnsi="Times New Roman"/>
          <w:sz w:val="18"/>
          <w:szCs w:val="18"/>
          <w:lang w:eastAsia="x-none"/>
        </w:rPr>
      </w:pPr>
      <w:r w:rsidRPr="00261322">
        <w:rPr>
          <w:rFonts w:ascii="Times New Roman" w:hAnsi="Times New Roman"/>
          <w:sz w:val="18"/>
          <w:szCs w:val="18"/>
          <w:lang w:eastAsia="x-none"/>
        </w:rPr>
        <w:t>PUCCH_switch#12 (SR/CSI operation with semi-static PUCCH cell switching)</w:t>
      </w:r>
    </w:p>
    <w:p w14:paraId="668688C4" w14:textId="77777777" w:rsidR="001838BE" w:rsidRPr="00261322" w:rsidRDefault="001838BE" w:rsidP="007A297D">
      <w:pPr>
        <w:numPr>
          <w:ilvl w:val="0"/>
          <w:numId w:val="65"/>
        </w:numPr>
        <w:rPr>
          <w:rFonts w:ascii="Times New Roman" w:hAnsi="Times New Roman"/>
          <w:sz w:val="18"/>
          <w:szCs w:val="18"/>
          <w:lang w:eastAsia="x-none"/>
        </w:rPr>
      </w:pPr>
      <w:r w:rsidRPr="00261322">
        <w:rPr>
          <w:rFonts w:ascii="Times New Roman" w:hAnsi="Times New Roman"/>
          <w:sz w:val="18"/>
          <w:szCs w:val="18"/>
          <w:lang w:eastAsia="x-none"/>
        </w:rPr>
        <w:t>SPSdef#1 (Timeline for Dropping Deferred SPS HARQ)</w:t>
      </w:r>
    </w:p>
    <w:p w14:paraId="5239BBF1" w14:textId="77777777" w:rsidR="001838BE" w:rsidRPr="00261322" w:rsidRDefault="001838BE" w:rsidP="007A297D">
      <w:pPr>
        <w:numPr>
          <w:ilvl w:val="0"/>
          <w:numId w:val="65"/>
        </w:numPr>
        <w:rPr>
          <w:rFonts w:ascii="Times New Roman" w:hAnsi="Times New Roman"/>
          <w:sz w:val="18"/>
          <w:szCs w:val="18"/>
          <w:lang w:eastAsia="x-none"/>
        </w:rPr>
      </w:pPr>
      <w:r w:rsidRPr="00261322">
        <w:rPr>
          <w:rFonts w:ascii="Times New Roman" w:hAnsi="Times New Roman"/>
          <w:sz w:val="18"/>
          <w:szCs w:val="18"/>
          <w:lang w:eastAsia="x-none"/>
        </w:rPr>
        <w:t>eType3#2 (Enh. Type 3 CB construction with per cell and per HARQ process configuration)</w:t>
      </w:r>
    </w:p>
    <w:p w14:paraId="0BEBE63E" w14:textId="77777777" w:rsidR="001838BE" w:rsidRPr="00261322" w:rsidRDefault="001838BE" w:rsidP="007A297D">
      <w:pPr>
        <w:numPr>
          <w:ilvl w:val="0"/>
          <w:numId w:val="65"/>
        </w:numPr>
        <w:rPr>
          <w:rFonts w:ascii="Times New Roman" w:hAnsi="Times New Roman"/>
          <w:sz w:val="18"/>
          <w:szCs w:val="18"/>
          <w:lang w:eastAsia="x-none"/>
        </w:rPr>
      </w:pPr>
      <w:r w:rsidRPr="00261322">
        <w:rPr>
          <w:rFonts w:ascii="Times New Roman" w:hAnsi="Times New Roman"/>
          <w:sz w:val="18"/>
          <w:szCs w:val="18"/>
          <w:lang w:eastAsia="x-none"/>
        </w:rPr>
        <w:t>eType3#3 (DCI field correction for Enh. Type 3CB)</w:t>
      </w:r>
    </w:p>
    <w:p w14:paraId="73EC9C41" w14:textId="77777777" w:rsidR="001838BE" w:rsidRPr="00261322" w:rsidRDefault="001838BE" w:rsidP="007A297D">
      <w:pPr>
        <w:numPr>
          <w:ilvl w:val="0"/>
          <w:numId w:val="65"/>
        </w:numPr>
        <w:rPr>
          <w:rFonts w:ascii="Times New Roman" w:hAnsi="Times New Roman"/>
          <w:sz w:val="18"/>
          <w:szCs w:val="18"/>
          <w:lang w:eastAsia="x-none"/>
        </w:rPr>
      </w:pPr>
      <w:r w:rsidRPr="00261322">
        <w:rPr>
          <w:rFonts w:ascii="Times New Roman" w:hAnsi="Times New Roman"/>
          <w:sz w:val="18"/>
          <w:szCs w:val="18"/>
          <w:lang w:eastAsia="x-none"/>
        </w:rPr>
        <w:t>HARQretx#1 (One-shot HARQ-ACK retransmission and multi-DCI based multi-TRP)</w:t>
      </w:r>
    </w:p>
    <w:p w14:paraId="5733719B" w14:textId="77777777" w:rsidR="001838BE" w:rsidRPr="00261322" w:rsidRDefault="001838BE" w:rsidP="007A297D">
      <w:pPr>
        <w:numPr>
          <w:ilvl w:val="0"/>
          <w:numId w:val="65"/>
        </w:numPr>
        <w:rPr>
          <w:rFonts w:ascii="Times New Roman" w:hAnsi="Times New Roman"/>
          <w:sz w:val="18"/>
          <w:szCs w:val="18"/>
          <w:lang w:eastAsia="x-none"/>
        </w:rPr>
      </w:pPr>
      <w:r w:rsidRPr="00261322">
        <w:rPr>
          <w:rFonts w:ascii="Times New Roman" w:hAnsi="Times New Roman"/>
          <w:sz w:val="18"/>
          <w:szCs w:val="18"/>
          <w:lang w:eastAsia="x-none"/>
        </w:rPr>
        <w:t>HARQretx#3 (C-RNTI for one-shot HARQ-ACK retx triggering)</w:t>
      </w:r>
    </w:p>
    <w:p w14:paraId="6B9A3B38" w14:textId="77777777" w:rsidR="001838BE" w:rsidRPr="00261322" w:rsidRDefault="001838BE" w:rsidP="007A297D">
      <w:pPr>
        <w:numPr>
          <w:ilvl w:val="0"/>
          <w:numId w:val="65"/>
        </w:numPr>
        <w:rPr>
          <w:rFonts w:ascii="Times New Roman" w:hAnsi="Times New Roman"/>
          <w:sz w:val="18"/>
          <w:szCs w:val="18"/>
          <w:lang w:eastAsia="x-none"/>
        </w:rPr>
      </w:pPr>
      <w:r w:rsidRPr="00261322">
        <w:rPr>
          <w:rFonts w:ascii="Times New Roman" w:hAnsi="Times New Roman"/>
          <w:sz w:val="18"/>
          <w:szCs w:val="18"/>
          <w:lang w:eastAsia="x-none"/>
        </w:rPr>
        <w:t>Other#1 (Correction to SPS HARQ timing with sub-slot PUCCH)</w:t>
      </w:r>
    </w:p>
    <w:p w14:paraId="16DED379" w14:textId="77777777" w:rsidR="001838BE" w:rsidRPr="001838BE" w:rsidRDefault="001838BE" w:rsidP="007A297D">
      <w:pPr>
        <w:numPr>
          <w:ilvl w:val="0"/>
          <w:numId w:val="65"/>
        </w:numPr>
        <w:rPr>
          <w:lang w:eastAsia="x-none"/>
        </w:rPr>
      </w:pPr>
      <w:r w:rsidRPr="001838BE">
        <w:rPr>
          <w:rFonts w:hint="eastAsia"/>
          <w:lang w:eastAsia="x-none"/>
        </w:rPr>
        <w:t>1</w:t>
      </w:r>
      <w:r w:rsidRPr="001838BE">
        <w:rPr>
          <w:rFonts w:hint="eastAsia"/>
          <w:vertAlign w:val="superscript"/>
          <w:lang w:eastAsia="x-none"/>
        </w:rPr>
        <w:t>st</w:t>
      </w:r>
      <w:r w:rsidRPr="001838BE">
        <w:rPr>
          <w:rFonts w:hint="eastAsia"/>
          <w:lang w:eastAsia="x-none"/>
        </w:rPr>
        <w:t xml:space="preserve"> check point</w:t>
      </w:r>
      <w:r w:rsidRPr="001838BE">
        <w:rPr>
          <w:lang w:eastAsia="x-none"/>
        </w:rPr>
        <w:t xml:space="preserve"> on</w:t>
      </w:r>
      <w:r w:rsidRPr="001838BE">
        <w:rPr>
          <w:rFonts w:hint="eastAsia"/>
          <w:lang w:eastAsia="x-none"/>
        </w:rPr>
        <w:t xml:space="preserve"> </w:t>
      </w:r>
      <w:r w:rsidRPr="001838BE">
        <w:t>May 12 and f</w:t>
      </w:r>
      <w:r w:rsidRPr="001838BE">
        <w:rPr>
          <w:lang w:eastAsia="x-none"/>
        </w:rPr>
        <w:t>inal</w:t>
      </w:r>
      <w:r w:rsidRPr="001838BE">
        <w:rPr>
          <w:rFonts w:hint="eastAsia"/>
          <w:lang w:eastAsia="x-none"/>
        </w:rPr>
        <w:t xml:space="preserve"> check point</w:t>
      </w:r>
      <w:r w:rsidRPr="001838BE">
        <w:rPr>
          <w:lang w:eastAsia="x-none"/>
        </w:rPr>
        <w:t xml:space="preserve"> on</w:t>
      </w:r>
      <w:r w:rsidRPr="001838BE">
        <w:rPr>
          <w:rFonts w:hint="eastAsia"/>
          <w:lang w:eastAsia="x-none"/>
        </w:rPr>
        <w:t xml:space="preserve"> </w:t>
      </w:r>
      <w:r w:rsidRPr="001838BE">
        <w:t>May 18</w:t>
      </w:r>
    </w:p>
    <w:p w14:paraId="7A23820F" w14:textId="02815975" w:rsidR="001838BE" w:rsidRPr="001838BE" w:rsidRDefault="001B5688" w:rsidP="001838BE">
      <w:pPr>
        <w:rPr>
          <w:b/>
          <w:bCs/>
          <w:lang w:eastAsia="x-none"/>
        </w:rPr>
      </w:pPr>
      <w:hyperlink r:id="rId674" w:history="1">
        <w:r w:rsidR="000B5C49">
          <w:rPr>
            <w:rStyle w:val="Hyperlink"/>
            <w:b/>
            <w:bCs/>
            <w:lang w:eastAsia="x-none"/>
          </w:rPr>
          <w:t>R1-2205144</w:t>
        </w:r>
      </w:hyperlink>
      <w:r w:rsidR="001838BE" w:rsidRPr="001838BE">
        <w:rPr>
          <w:b/>
          <w:bCs/>
          <w:lang w:eastAsia="x-none"/>
        </w:rPr>
        <w:tab/>
        <w:t>Moderator summary #1 on [109-e-R17-IIoT-URLLC-01] UE feedback enhancements for HARQ-ACK</w:t>
      </w:r>
      <w:r w:rsidR="001838BE" w:rsidRPr="001838BE">
        <w:rPr>
          <w:b/>
          <w:bCs/>
          <w:lang w:eastAsia="x-none"/>
        </w:rPr>
        <w:tab/>
        <w:t>Moderator (Nokia)</w:t>
      </w:r>
    </w:p>
    <w:p w14:paraId="3F4166EB" w14:textId="2CA1261E" w:rsidR="001838BE" w:rsidRDefault="001838BE" w:rsidP="001838BE">
      <w:pPr>
        <w:rPr>
          <w:lang w:eastAsia="x-none"/>
        </w:rPr>
      </w:pPr>
      <w:r>
        <w:rPr>
          <w:lang w:eastAsia="x-none"/>
        </w:rPr>
        <w:t>From May 10</w:t>
      </w:r>
      <w:r w:rsidRPr="001838BE">
        <w:rPr>
          <w:vertAlign w:val="superscript"/>
          <w:lang w:eastAsia="x-none"/>
        </w:rPr>
        <w:t>th</w:t>
      </w:r>
      <w:r>
        <w:rPr>
          <w:lang w:eastAsia="x-none"/>
        </w:rPr>
        <w:t xml:space="preserve"> GTW session</w:t>
      </w:r>
    </w:p>
    <w:p w14:paraId="5754CEFE" w14:textId="1A8C52EE" w:rsidR="001838BE" w:rsidRPr="001838BE" w:rsidRDefault="00B07F13" w:rsidP="00FA0CD1">
      <w:pPr>
        <w:jc w:val="both"/>
        <w:rPr>
          <w:szCs w:val="20"/>
          <w:lang w:eastAsia="x-none"/>
        </w:rPr>
      </w:pPr>
      <w:r w:rsidRPr="00FA0CD1">
        <w:rPr>
          <w:szCs w:val="20"/>
          <w:lang w:eastAsia="zh-CN"/>
        </w:rPr>
        <w:t>Discussion on both p</w:t>
      </w:r>
      <w:r w:rsidR="001838BE" w:rsidRPr="00FA0CD1">
        <w:rPr>
          <w:szCs w:val="20"/>
          <w:lang w:eastAsia="zh-CN"/>
        </w:rPr>
        <w:t>roposal</w:t>
      </w:r>
      <w:r w:rsidRPr="00FA0CD1">
        <w:rPr>
          <w:szCs w:val="20"/>
          <w:lang w:eastAsia="zh-CN"/>
        </w:rPr>
        <w:t xml:space="preserve">s </w:t>
      </w:r>
      <w:r w:rsidR="00FA0CD1" w:rsidRPr="00FA0CD1">
        <w:rPr>
          <w:szCs w:val="20"/>
          <w:lang w:eastAsia="zh-CN"/>
        </w:rPr>
        <w:t>f</w:t>
      </w:r>
      <w:r w:rsidR="00FA0CD1" w:rsidRPr="00FA0CD1">
        <w:rPr>
          <w:rFonts w:eastAsia="Calibri"/>
          <w:szCs w:val="20"/>
        </w:rPr>
        <w:t>or semi-static PUCCH cell switching</w:t>
      </w:r>
      <w:r w:rsidR="00FA0CD1" w:rsidRPr="00FA0CD1">
        <w:rPr>
          <w:szCs w:val="20"/>
          <w:lang w:eastAsia="zh-CN"/>
        </w:rPr>
        <w:t xml:space="preserve"> </w:t>
      </w:r>
      <w:r w:rsidRPr="00FA0CD1">
        <w:rPr>
          <w:szCs w:val="20"/>
          <w:lang w:eastAsia="zh-CN"/>
        </w:rPr>
        <w:t>(</w:t>
      </w:r>
      <w:r w:rsidR="001838BE" w:rsidRPr="00FA0CD1">
        <w:rPr>
          <w:szCs w:val="20"/>
          <w:lang w:eastAsia="zh-CN"/>
        </w:rPr>
        <w:t>Option 2 (i.e. Alt. 2A)</w:t>
      </w:r>
      <w:r w:rsidRPr="00FA0CD1">
        <w:rPr>
          <w:szCs w:val="20"/>
          <w:lang w:eastAsia="zh-CN"/>
        </w:rPr>
        <w:t xml:space="preserve"> and Option 3 (i.e. </w:t>
      </w:r>
      <w:r w:rsidRPr="00FA0CD1">
        <w:rPr>
          <w:i/>
          <w:iCs/>
          <w:szCs w:val="20"/>
          <w:lang w:eastAsia="zh-CN"/>
        </w:rPr>
        <w:t>Backup plan Alt. 3</w:t>
      </w:r>
      <w:r w:rsidRPr="00FA0CD1">
        <w:rPr>
          <w:szCs w:val="20"/>
          <w:lang w:eastAsia="zh-CN"/>
        </w:rPr>
        <w:t xml:space="preserve">) as in section 2.1.3 of </w:t>
      </w:r>
      <w:hyperlink r:id="rId675" w:history="1">
        <w:r w:rsidR="000B5C49">
          <w:rPr>
            <w:rStyle w:val="Hyperlink"/>
            <w:szCs w:val="20"/>
            <w:lang w:eastAsia="zh-CN"/>
          </w:rPr>
          <w:t>R1-2205144</w:t>
        </w:r>
      </w:hyperlink>
      <w:r w:rsidRPr="00FA0CD1">
        <w:rPr>
          <w:szCs w:val="20"/>
          <w:lang w:eastAsia="zh-CN"/>
        </w:rPr>
        <w:t xml:space="preserve">) </w:t>
      </w:r>
      <w:r w:rsidR="001838BE" w:rsidRPr="00FA0CD1">
        <w:rPr>
          <w:szCs w:val="20"/>
          <w:lang w:eastAsia="zh-CN"/>
        </w:rPr>
        <w:t xml:space="preserve">: </w:t>
      </w:r>
      <w:r w:rsidR="00FA0CD1" w:rsidRPr="00FA0CD1">
        <w:rPr>
          <w:szCs w:val="20"/>
          <w:lang w:eastAsia="zh-CN"/>
        </w:rPr>
        <w:t>both o</w:t>
      </w:r>
      <w:r w:rsidR="001838BE" w:rsidRPr="00FA0CD1">
        <w:rPr>
          <w:szCs w:val="20"/>
          <w:lang w:eastAsia="x-none"/>
        </w:rPr>
        <w:t>bjected by Samsung</w:t>
      </w:r>
    </w:p>
    <w:p w14:paraId="6B95B95E" w14:textId="77777777" w:rsidR="001838BE" w:rsidRPr="001838BE" w:rsidRDefault="001838BE" w:rsidP="001838BE">
      <w:pPr>
        <w:rPr>
          <w:szCs w:val="20"/>
          <w:lang w:eastAsia="x-none"/>
        </w:rPr>
      </w:pPr>
    </w:p>
    <w:p w14:paraId="25F0BECC" w14:textId="689DFB32" w:rsidR="001838BE" w:rsidRDefault="001838BE" w:rsidP="007D7F59">
      <w:pPr>
        <w:rPr>
          <w:lang w:eastAsia="x-none"/>
        </w:rPr>
      </w:pPr>
    </w:p>
    <w:p w14:paraId="42D85C5D" w14:textId="5F4F5FB0" w:rsidR="00585E6B" w:rsidRDefault="001B5688" w:rsidP="007D7F59">
      <w:pPr>
        <w:rPr>
          <w:b/>
          <w:bCs/>
          <w:lang w:eastAsia="x-none"/>
        </w:rPr>
      </w:pPr>
      <w:hyperlink r:id="rId676" w:history="1">
        <w:r w:rsidR="000B5C49">
          <w:rPr>
            <w:rStyle w:val="Hyperlink"/>
            <w:b/>
            <w:bCs/>
            <w:lang w:eastAsia="x-none"/>
          </w:rPr>
          <w:t>R1-2205304</w:t>
        </w:r>
      </w:hyperlink>
      <w:r w:rsidR="00585E6B" w:rsidRPr="00585E6B">
        <w:rPr>
          <w:b/>
          <w:bCs/>
          <w:lang w:eastAsia="x-none"/>
        </w:rPr>
        <w:tab/>
        <w:t>Moderator summary #2 on [109-e-R17-IIoT-URLLC-01] UE feedback enhancements for HARQ-ACK</w:t>
      </w:r>
      <w:r w:rsidR="00585E6B" w:rsidRPr="00585E6B">
        <w:rPr>
          <w:b/>
          <w:bCs/>
          <w:lang w:eastAsia="x-none"/>
        </w:rPr>
        <w:tab/>
        <w:t>Moderator (Nokia)</w:t>
      </w:r>
    </w:p>
    <w:p w14:paraId="0FBAA2CE" w14:textId="74A396AD" w:rsidR="00585E6B" w:rsidRDefault="00585E6B" w:rsidP="007D7F59">
      <w:pPr>
        <w:rPr>
          <w:lang w:eastAsia="x-none"/>
        </w:rPr>
      </w:pPr>
      <w:r w:rsidRPr="00585E6B">
        <w:rPr>
          <w:b/>
          <w:bCs/>
          <w:lang w:eastAsia="x-none"/>
        </w:rPr>
        <w:t>Decision:</w:t>
      </w:r>
      <w:r>
        <w:rPr>
          <w:lang w:eastAsia="x-none"/>
        </w:rPr>
        <w:t xml:space="preserve"> As per email decision posted on May 11</w:t>
      </w:r>
      <w:r w:rsidRPr="00585E6B">
        <w:rPr>
          <w:vertAlign w:val="superscript"/>
          <w:lang w:eastAsia="x-none"/>
        </w:rPr>
        <w:t>th</w:t>
      </w:r>
      <w:r>
        <w:rPr>
          <w:lang w:eastAsia="x-none"/>
        </w:rPr>
        <w:t xml:space="preserve">, </w:t>
      </w:r>
    </w:p>
    <w:p w14:paraId="0A5AE80C" w14:textId="0CD2B2D4" w:rsidR="00585E6B" w:rsidRDefault="00585E6B" w:rsidP="00585E6B">
      <w:pPr>
        <w:rPr>
          <w:rFonts w:cs="Times"/>
          <w:bCs/>
          <w:szCs w:val="20"/>
        </w:rPr>
      </w:pPr>
      <w:r w:rsidRPr="00585E6B">
        <w:rPr>
          <w:rFonts w:cs="Times"/>
          <w:bCs/>
          <w:szCs w:val="20"/>
          <w:highlight w:val="green"/>
        </w:rPr>
        <w:t>Agreement</w:t>
      </w:r>
    </w:p>
    <w:p w14:paraId="7AD24C2B" w14:textId="13220E15" w:rsidR="00585E6B" w:rsidRDefault="00585E6B" w:rsidP="00CF6E6D">
      <w:pPr>
        <w:pStyle w:val="ListParagraph"/>
        <w:numPr>
          <w:ilvl w:val="0"/>
          <w:numId w:val="179"/>
        </w:numPr>
        <w:rPr>
          <w:lang w:eastAsia="zh-CN"/>
        </w:rPr>
      </w:pPr>
      <w:r>
        <w:rPr>
          <w:lang w:eastAsia="zh-CN"/>
        </w:rPr>
        <w:t xml:space="preserve">Adopt the TP </w:t>
      </w:r>
      <w:r w:rsidRPr="00585E6B">
        <w:rPr>
          <w:lang w:val="en-US"/>
        </w:rPr>
        <w:t xml:space="preserve">in Sec. 2.11.2 of </w:t>
      </w:r>
      <w:hyperlink r:id="rId677" w:history="1">
        <w:r w:rsidR="000B5C49">
          <w:rPr>
            <w:rStyle w:val="Hyperlink"/>
            <w:lang w:val="en-US"/>
          </w:rPr>
          <w:t>R1-2205304</w:t>
        </w:r>
      </w:hyperlink>
      <w:r w:rsidRPr="00585E6B">
        <w:rPr>
          <w:lang w:val="en-US"/>
        </w:rPr>
        <w:t xml:space="preserve"> </w:t>
      </w:r>
      <w:r>
        <w:rPr>
          <w:lang w:eastAsia="zh-CN"/>
        </w:rPr>
        <w:t>to 38.213 Sec. 9.1.4, v17.1.0 for the editor’s CR</w:t>
      </w:r>
    </w:p>
    <w:p w14:paraId="70C1073A" w14:textId="530DE909" w:rsidR="00585E6B" w:rsidRDefault="00585E6B" w:rsidP="00CF6E6D">
      <w:pPr>
        <w:pStyle w:val="ListParagraph"/>
        <w:numPr>
          <w:ilvl w:val="0"/>
          <w:numId w:val="179"/>
        </w:numPr>
        <w:rPr>
          <w:lang w:eastAsia="zh-CN"/>
        </w:rPr>
      </w:pPr>
      <w:r>
        <w:rPr>
          <w:lang w:eastAsia="zh-CN"/>
        </w:rPr>
        <w:t xml:space="preserve">Adopt the TP </w:t>
      </w:r>
      <w:r w:rsidRPr="00585E6B">
        <w:rPr>
          <w:lang w:val="en-US"/>
        </w:rPr>
        <w:t xml:space="preserve">in Sec. 2.14.2 of </w:t>
      </w:r>
      <w:hyperlink r:id="rId678" w:history="1">
        <w:r w:rsidR="000B5C49">
          <w:rPr>
            <w:rStyle w:val="Hyperlink"/>
            <w:lang w:val="en-US"/>
          </w:rPr>
          <w:t>R1-2205304</w:t>
        </w:r>
      </w:hyperlink>
      <w:r w:rsidRPr="00585E6B">
        <w:rPr>
          <w:lang w:val="en-US"/>
        </w:rPr>
        <w:t xml:space="preserve"> </w:t>
      </w:r>
      <w:r>
        <w:rPr>
          <w:lang w:eastAsia="zh-CN"/>
        </w:rPr>
        <w:t>to 38.213 Sec. 9.2.3, v17.1.0 for the editor’s CR</w:t>
      </w:r>
    </w:p>
    <w:p w14:paraId="7F1DDE12" w14:textId="77777777" w:rsidR="00585E6B" w:rsidRDefault="00585E6B" w:rsidP="00CF6E6D">
      <w:pPr>
        <w:pStyle w:val="ListParagraph"/>
        <w:numPr>
          <w:ilvl w:val="0"/>
          <w:numId w:val="178"/>
        </w:numPr>
        <w:rPr>
          <w:lang w:eastAsia="zh-CN"/>
        </w:rPr>
      </w:pPr>
      <w:r w:rsidRPr="00C83790">
        <w:rPr>
          <w:lang w:eastAsia="zh-CN"/>
        </w:rPr>
        <w:t xml:space="preserve">The RRC parameter description for the RRC parameter </w:t>
      </w:r>
      <w:r w:rsidRPr="00585E6B">
        <w:rPr>
          <w:i/>
          <w:iCs/>
          <w:lang w:eastAsia="zh-CN"/>
        </w:rPr>
        <w:t>pdsch-HARQ-ACK-enhType3DCIfield</w:t>
      </w:r>
      <w:r w:rsidRPr="00C83790">
        <w:rPr>
          <w:lang w:eastAsia="zh-CN"/>
        </w:rPr>
        <w:t xml:space="preserve"> in the RAN1 RRC parameter sheet for Rel-17 URLLC/IIoT is updated as follows: </w:t>
      </w:r>
    </w:p>
    <w:tbl>
      <w:tblPr>
        <w:tblW w:w="0" w:type="auto"/>
        <w:jc w:val="center"/>
        <w:tblCellMar>
          <w:left w:w="0" w:type="dxa"/>
          <w:right w:w="0" w:type="dxa"/>
        </w:tblCellMar>
        <w:tblLook w:val="04A0" w:firstRow="1" w:lastRow="0" w:firstColumn="1" w:lastColumn="0" w:noHBand="0" w:noVBand="1"/>
      </w:tblPr>
      <w:tblGrid>
        <w:gridCol w:w="2967"/>
        <w:gridCol w:w="6662"/>
      </w:tblGrid>
      <w:tr w:rsidR="00585E6B" w:rsidRPr="00585E6B" w14:paraId="499D97BE" w14:textId="77777777" w:rsidTr="00585E6B">
        <w:trPr>
          <w:jc w:val="center"/>
        </w:trPr>
        <w:tc>
          <w:tcPr>
            <w:tcW w:w="296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7DD63D5" w14:textId="77777777" w:rsidR="00585E6B" w:rsidRPr="00585E6B" w:rsidRDefault="00585E6B" w:rsidP="00B153C5">
            <w:pPr>
              <w:spacing w:after="180"/>
              <w:jc w:val="both"/>
              <w:rPr>
                <w:rFonts w:ascii="Arial" w:hAnsi="Arial" w:cs="Arial"/>
                <w:sz w:val="16"/>
                <w:szCs w:val="16"/>
                <w:lang w:eastAsia="zh-CN"/>
              </w:rPr>
            </w:pPr>
            <w:r w:rsidRPr="00585E6B">
              <w:rPr>
                <w:rFonts w:ascii="Arial" w:hAnsi="Arial" w:cs="Arial"/>
                <w:sz w:val="16"/>
                <w:szCs w:val="16"/>
                <w:lang w:eastAsia="fr-FR"/>
              </w:rPr>
              <w:t>pdsch-HARQ-ACK-enhType3DCIfield</w:t>
            </w:r>
          </w:p>
        </w:tc>
        <w:tc>
          <w:tcPr>
            <w:tcW w:w="6662"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434BAFA1" w14:textId="77777777" w:rsidR="00585E6B" w:rsidRPr="00585E6B" w:rsidRDefault="00585E6B" w:rsidP="00B153C5">
            <w:pPr>
              <w:spacing w:after="180"/>
              <w:jc w:val="both"/>
              <w:rPr>
                <w:rFonts w:ascii="Arial" w:hAnsi="Arial" w:cs="Arial"/>
                <w:sz w:val="16"/>
                <w:szCs w:val="16"/>
                <w:lang w:eastAsia="zh-CN"/>
              </w:rPr>
            </w:pPr>
            <w:r w:rsidRPr="00585E6B">
              <w:rPr>
                <w:rFonts w:ascii="Arial" w:hAnsi="Arial" w:cs="Arial"/>
                <w:sz w:val="16"/>
                <w:szCs w:val="16"/>
                <w:lang w:eastAsia="fr-FR"/>
              </w:rPr>
              <w:t xml:space="preserve">Enables the enhanced Type 3 CB through a new DCI field to indicate the enhanced Type 3 HARQ-ACK codebook </w:t>
            </w:r>
            <w:r w:rsidRPr="00585E6B">
              <w:rPr>
                <w:rFonts w:ascii="Arial" w:hAnsi="Arial" w:cs="Arial"/>
                <w:sz w:val="16"/>
                <w:szCs w:val="16"/>
                <w:highlight w:val="lightGray"/>
                <w:lang w:eastAsia="fr-FR"/>
              </w:rPr>
              <w:t xml:space="preserve">in the </w:t>
            </w:r>
            <w:r w:rsidRPr="00585E6B">
              <w:rPr>
                <w:rFonts w:ascii="Arial" w:hAnsi="Arial" w:cs="Arial"/>
                <w:color w:val="FF0000"/>
                <w:sz w:val="16"/>
                <w:szCs w:val="16"/>
                <w:highlight w:val="lightGray"/>
                <w:lang w:eastAsia="fr-FR"/>
              </w:rPr>
              <w:t>primary</w:t>
            </w:r>
            <w:r w:rsidRPr="00585E6B">
              <w:rPr>
                <w:rFonts w:ascii="Arial" w:hAnsi="Arial" w:cs="Arial"/>
                <w:strike/>
                <w:color w:val="FF0000"/>
                <w:sz w:val="16"/>
                <w:szCs w:val="16"/>
                <w:highlight w:val="lightGray"/>
                <w:lang w:eastAsia="fr-FR"/>
              </w:rPr>
              <w:t>secondary</w:t>
            </w:r>
            <w:r w:rsidRPr="00585E6B">
              <w:rPr>
                <w:rFonts w:ascii="Arial" w:hAnsi="Arial" w:cs="Arial"/>
                <w:sz w:val="16"/>
                <w:szCs w:val="16"/>
                <w:highlight w:val="lightGray"/>
                <w:lang w:eastAsia="fr-FR"/>
              </w:rPr>
              <w:t xml:space="preserve"> cell group</w:t>
            </w:r>
            <w:r w:rsidRPr="00585E6B">
              <w:rPr>
                <w:rFonts w:ascii="Arial" w:hAnsi="Arial" w:cs="Arial"/>
                <w:sz w:val="16"/>
                <w:szCs w:val="16"/>
                <w:lang w:eastAsia="fr-FR"/>
              </w:rPr>
              <w:t xml:space="preserve"> if the more than one enhanced Type HARQ-ACK codebook is configured </w:t>
            </w:r>
            <w:r w:rsidRPr="00585E6B">
              <w:rPr>
                <w:rFonts w:ascii="Arial" w:hAnsi="Arial" w:cs="Arial"/>
                <w:sz w:val="16"/>
                <w:szCs w:val="16"/>
                <w:highlight w:val="lightGray"/>
                <w:lang w:eastAsia="fr-FR"/>
              </w:rPr>
              <w:t>for the primary PUCCH cell group</w:t>
            </w:r>
            <w:r w:rsidRPr="00585E6B">
              <w:rPr>
                <w:rFonts w:ascii="Arial" w:hAnsi="Arial" w:cs="Arial"/>
                <w:sz w:val="16"/>
                <w:szCs w:val="16"/>
                <w:lang w:eastAsia="fr-FR"/>
              </w:rPr>
              <w:t>.</w:t>
            </w:r>
          </w:p>
        </w:tc>
      </w:tr>
    </w:tbl>
    <w:p w14:paraId="377C8F2E" w14:textId="13562A6E" w:rsidR="00585E6B" w:rsidRDefault="00585E6B" w:rsidP="007D7F59">
      <w:pPr>
        <w:rPr>
          <w:lang w:eastAsia="x-none"/>
        </w:rPr>
      </w:pPr>
    </w:p>
    <w:p w14:paraId="6BA66C90" w14:textId="5487E664" w:rsidR="00585E6B" w:rsidRDefault="00585E6B" w:rsidP="007D7F59">
      <w:pPr>
        <w:rPr>
          <w:lang w:eastAsia="x-none"/>
        </w:rPr>
      </w:pPr>
    </w:p>
    <w:p w14:paraId="64220F88" w14:textId="3448DEAB" w:rsidR="00976826" w:rsidRDefault="00976826" w:rsidP="00976826">
      <w:pPr>
        <w:rPr>
          <w:lang w:eastAsia="x-none"/>
        </w:rPr>
      </w:pPr>
      <w:r w:rsidRPr="00585E6B">
        <w:rPr>
          <w:b/>
          <w:bCs/>
          <w:lang w:eastAsia="x-none"/>
        </w:rPr>
        <w:t>Decision:</w:t>
      </w:r>
      <w:r>
        <w:rPr>
          <w:lang w:eastAsia="x-none"/>
        </w:rPr>
        <w:t xml:space="preserve"> As per email decision posted on May 13</w:t>
      </w:r>
      <w:r w:rsidRPr="00585E6B">
        <w:rPr>
          <w:vertAlign w:val="superscript"/>
          <w:lang w:eastAsia="x-none"/>
        </w:rPr>
        <w:t>th</w:t>
      </w:r>
      <w:r>
        <w:rPr>
          <w:lang w:eastAsia="x-none"/>
        </w:rPr>
        <w:t xml:space="preserve">, </w:t>
      </w:r>
    </w:p>
    <w:p w14:paraId="1B60D5DE" w14:textId="7765519D" w:rsidR="00976826" w:rsidRPr="000E0BBC" w:rsidRDefault="00976826" w:rsidP="000E0BBC">
      <w:pPr>
        <w:rPr>
          <w:rFonts w:ascii="Times New Roman" w:hAnsi="Times New Roman"/>
          <w:szCs w:val="22"/>
          <w:u w:val="single"/>
          <w:lang w:val="en-US" w:eastAsia="zh-CN"/>
        </w:rPr>
      </w:pPr>
      <w:r w:rsidRPr="000E0BBC">
        <w:rPr>
          <w:rFonts w:ascii="Times New Roman" w:hAnsi="Times New Roman"/>
          <w:u w:val="single"/>
          <w:lang w:val="en-US" w:eastAsia="zh-CN"/>
        </w:rPr>
        <w:lastRenderedPageBreak/>
        <w:t xml:space="preserve">Conclusion: </w:t>
      </w:r>
    </w:p>
    <w:p w14:paraId="6CF967BC" w14:textId="77777777" w:rsidR="00976826" w:rsidRPr="000E0BBC" w:rsidRDefault="00976826" w:rsidP="000E0BBC">
      <w:pPr>
        <w:rPr>
          <w:rFonts w:ascii="Times New Roman" w:hAnsi="Times New Roman"/>
          <w:lang w:val="en-US" w:eastAsia="zh-CN"/>
        </w:rPr>
      </w:pPr>
      <w:r w:rsidRPr="000E0BBC">
        <w:rPr>
          <w:rFonts w:ascii="Times New Roman" w:hAnsi="Times New Roman"/>
          <w:lang w:val="en-US" w:eastAsia="zh-CN"/>
        </w:rPr>
        <w:t xml:space="preserve">For PUCCH repetition and dynamic PUCCH carrier switching, the PUCCH cell indication in the DCI scheduling the PUCCH is applicable for all the PUCCH repetitions. </w:t>
      </w:r>
    </w:p>
    <w:p w14:paraId="370D7914" w14:textId="77777777" w:rsidR="00976826" w:rsidRPr="000E0BBC" w:rsidRDefault="00976826" w:rsidP="00CF6E6D">
      <w:pPr>
        <w:pStyle w:val="ListParagraph"/>
        <w:numPr>
          <w:ilvl w:val="0"/>
          <w:numId w:val="178"/>
        </w:numPr>
        <w:rPr>
          <w:lang w:val="en-US" w:eastAsia="zh-CN"/>
        </w:rPr>
      </w:pPr>
      <w:r w:rsidRPr="000E0BBC">
        <w:rPr>
          <w:lang w:val="en-US" w:eastAsia="zh-CN"/>
        </w:rPr>
        <w:t>Note: This behavior is captured in the existing specifications in 38.213 already</w:t>
      </w:r>
    </w:p>
    <w:p w14:paraId="2EE09E42" w14:textId="77777777" w:rsidR="000E0BBC" w:rsidRPr="000E0BBC" w:rsidRDefault="000E0BBC" w:rsidP="000E0BBC">
      <w:pPr>
        <w:rPr>
          <w:rFonts w:ascii="Times New Roman" w:hAnsi="Times New Roman"/>
          <w:bCs/>
          <w:szCs w:val="20"/>
        </w:rPr>
      </w:pPr>
      <w:r w:rsidRPr="000E0BBC">
        <w:rPr>
          <w:rFonts w:ascii="Times New Roman" w:hAnsi="Times New Roman"/>
          <w:bCs/>
          <w:szCs w:val="20"/>
          <w:highlight w:val="green"/>
        </w:rPr>
        <w:t>Agreement</w:t>
      </w:r>
    </w:p>
    <w:p w14:paraId="198C68AC" w14:textId="77777777" w:rsidR="00976826" w:rsidRPr="000E0BBC" w:rsidRDefault="00976826" w:rsidP="000E0BBC">
      <w:pPr>
        <w:rPr>
          <w:rFonts w:ascii="Times New Roman" w:hAnsi="Times New Roman"/>
          <w:lang w:val="en-US"/>
        </w:rPr>
      </w:pPr>
      <w:r w:rsidRPr="000E0BBC">
        <w:rPr>
          <w:rFonts w:ascii="Times New Roman" w:hAnsi="Times New Roman"/>
          <w:lang w:val="en-US" w:eastAsia="zh-CN"/>
        </w:rPr>
        <w:t>For dynamic PUCCH cell switching, the SPS HARQ-ACK is always transmitted on Pcell/PScell/PUCCH-SCell.</w:t>
      </w:r>
    </w:p>
    <w:p w14:paraId="3A983E97" w14:textId="77777777" w:rsidR="00976826" w:rsidRPr="000E0BBC" w:rsidRDefault="00976826" w:rsidP="00CF6E6D">
      <w:pPr>
        <w:pStyle w:val="ListParagraph"/>
        <w:numPr>
          <w:ilvl w:val="0"/>
          <w:numId w:val="178"/>
        </w:numPr>
        <w:rPr>
          <w:lang w:val="en-US" w:eastAsia="zh-CN"/>
        </w:rPr>
      </w:pPr>
      <w:r w:rsidRPr="000E0BBC">
        <w:rPr>
          <w:lang w:val="en-US" w:eastAsia="zh-CN"/>
        </w:rPr>
        <w:t xml:space="preserve">FFS: whether to define error case or related UE behavior. </w:t>
      </w:r>
    </w:p>
    <w:p w14:paraId="7A2426A9" w14:textId="77777777" w:rsidR="000E0BBC" w:rsidRPr="000E0BBC" w:rsidRDefault="000E0BBC" w:rsidP="000E0BBC">
      <w:pPr>
        <w:rPr>
          <w:rFonts w:ascii="Times New Roman" w:hAnsi="Times New Roman"/>
          <w:bCs/>
          <w:szCs w:val="20"/>
        </w:rPr>
      </w:pPr>
      <w:r w:rsidRPr="000E0BBC">
        <w:rPr>
          <w:rFonts w:ascii="Times New Roman" w:hAnsi="Times New Roman"/>
          <w:bCs/>
          <w:szCs w:val="20"/>
          <w:highlight w:val="green"/>
        </w:rPr>
        <w:t>Agreement</w:t>
      </w:r>
    </w:p>
    <w:p w14:paraId="40069C48" w14:textId="02D3423A" w:rsidR="00976826" w:rsidRPr="000E0BBC" w:rsidRDefault="00976826" w:rsidP="00CF6E6D">
      <w:pPr>
        <w:pStyle w:val="ListParagraph"/>
        <w:numPr>
          <w:ilvl w:val="0"/>
          <w:numId w:val="178"/>
        </w:numPr>
        <w:rPr>
          <w:lang w:val="en-US" w:eastAsia="zh-CN"/>
        </w:rPr>
      </w:pPr>
      <w:r w:rsidRPr="000E0BBC">
        <w:rPr>
          <w:lang w:val="en-US" w:eastAsia="zh-CN"/>
        </w:rPr>
        <w:t xml:space="preserve">Adopt the TP in Sec. 2.12.3 of </w:t>
      </w:r>
      <w:hyperlink r:id="rId679" w:history="1">
        <w:r w:rsidR="000B5C49">
          <w:rPr>
            <w:rStyle w:val="Hyperlink"/>
            <w:lang w:val="en-US" w:eastAsia="zh-CN"/>
          </w:rPr>
          <w:t>R1-2205304</w:t>
        </w:r>
      </w:hyperlink>
      <w:r w:rsidRPr="000E0BBC">
        <w:rPr>
          <w:lang w:val="en-US" w:eastAsia="zh-CN"/>
        </w:rPr>
        <w:t xml:space="preserve"> to 38.213 Sec. 9.1.5 for the editor’s CR</w:t>
      </w:r>
      <w:r w:rsidR="000E0BBC" w:rsidRPr="000E0BBC">
        <w:rPr>
          <w:lang w:val="en-US" w:eastAsia="zh-CN"/>
        </w:rPr>
        <w:t>.</w:t>
      </w:r>
    </w:p>
    <w:p w14:paraId="0C58939C" w14:textId="77777777" w:rsidR="00976826" w:rsidRPr="00976826" w:rsidRDefault="00976826" w:rsidP="00976826">
      <w:pPr>
        <w:rPr>
          <w:lang w:val="en-US" w:eastAsia="x-none"/>
        </w:rPr>
      </w:pPr>
    </w:p>
    <w:p w14:paraId="110CAA49" w14:textId="7DF7E754" w:rsidR="0013050C" w:rsidRDefault="001B5688" w:rsidP="0013050C">
      <w:pPr>
        <w:rPr>
          <w:b/>
          <w:bCs/>
          <w:lang w:eastAsia="x-none"/>
        </w:rPr>
      </w:pPr>
      <w:hyperlink r:id="rId680" w:history="1">
        <w:r w:rsidR="000B5C49">
          <w:rPr>
            <w:rStyle w:val="Hyperlink"/>
            <w:b/>
            <w:bCs/>
            <w:lang w:eastAsia="x-none"/>
          </w:rPr>
          <w:t>R1-2205305</w:t>
        </w:r>
      </w:hyperlink>
      <w:r w:rsidR="0013050C" w:rsidRPr="0013050C">
        <w:rPr>
          <w:b/>
          <w:bCs/>
          <w:lang w:eastAsia="x-none"/>
        </w:rPr>
        <w:tab/>
        <w:t>Moderator summary #3 on [109-e-R17-IIoT-URLLC-01] UE feedback enhancements for HARQ-ACK</w:t>
      </w:r>
      <w:r w:rsidR="0013050C" w:rsidRPr="0013050C">
        <w:rPr>
          <w:b/>
          <w:bCs/>
          <w:lang w:eastAsia="x-none"/>
        </w:rPr>
        <w:tab/>
        <w:t>Moderator (Nokia)</w:t>
      </w:r>
    </w:p>
    <w:p w14:paraId="3B32FD68" w14:textId="2A4320BC" w:rsidR="0013050C" w:rsidRDefault="0013050C" w:rsidP="0013050C">
      <w:pPr>
        <w:rPr>
          <w:lang w:eastAsia="x-none"/>
        </w:rPr>
      </w:pPr>
      <w:r w:rsidRPr="00585E6B">
        <w:rPr>
          <w:b/>
          <w:bCs/>
          <w:lang w:eastAsia="x-none"/>
        </w:rPr>
        <w:t>Decision:</w:t>
      </w:r>
      <w:r>
        <w:rPr>
          <w:lang w:eastAsia="x-none"/>
        </w:rPr>
        <w:t xml:space="preserve"> As per email decision posted on May 16</w:t>
      </w:r>
      <w:r w:rsidR="00B07F13" w:rsidRPr="00B07F13">
        <w:rPr>
          <w:vertAlign w:val="superscript"/>
          <w:lang w:eastAsia="x-none"/>
        </w:rPr>
        <w:t>th</w:t>
      </w:r>
      <w:r w:rsidR="00B07F13">
        <w:rPr>
          <w:lang w:eastAsia="x-none"/>
        </w:rPr>
        <w:t>,</w:t>
      </w:r>
    </w:p>
    <w:p w14:paraId="60C5E737" w14:textId="77777777" w:rsidR="0013050C" w:rsidRPr="0013050C" w:rsidRDefault="0013050C" w:rsidP="0013050C">
      <w:pPr>
        <w:rPr>
          <w:rFonts w:cs="Times"/>
          <w:bCs/>
          <w:szCs w:val="20"/>
        </w:rPr>
      </w:pPr>
      <w:r w:rsidRPr="0013050C">
        <w:rPr>
          <w:rFonts w:cs="Times"/>
          <w:bCs/>
          <w:szCs w:val="20"/>
          <w:highlight w:val="green"/>
        </w:rPr>
        <w:t>Agreement</w:t>
      </w:r>
    </w:p>
    <w:p w14:paraId="234423B7" w14:textId="6942277E" w:rsidR="0013050C" w:rsidRPr="0013050C" w:rsidRDefault="0013050C" w:rsidP="00CF6E6D">
      <w:pPr>
        <w:pStyle w:val="ListParagraph"/>
        <w:numPr>
          <w:ilvl w:val="0"/>
          <w:numId w:val="178"/>
        </w:numPr>
        <w:rPr>
          <w:lang w:val="en-US" w:eastAsia="x-none"/>
        </w:rPr>
      </w:pPr>
      <w:r w:rsidRPr="0013050C">
        <w:rPr>
          <w:lang w:val="en-US" w:eastAsia="x-none"/>
        </w:rPr>
        <w:t xml:space="preserve">Adopt the TP in Sec. 2.5.3 of </w:t>
      </w:r>
      <w:hyperlink r:id="rId681" w:history="1">
        <w:r w:rsidR="000B5C49">
          <w:rPr>
            <w:rStyle w:val="Hyperlink"/>
            <w:lang w:val="en-US" w:eastAsia="x-none"/>
          </w:rPr>
          <w:t>R1-2205305</w:t>
        </w:r>
      </w:hyperlink>
      <w:r w:rsidRPr="0013050C">
        <w:rPr>
          <w:lang w:val="en-US" w:eastAsia="x-none"/>
        </w:rPr>
        <w:t xml:space="preserve"> to 38.213 for the editor’s CR</w:t>
      </w:r>
      <w:r>
        <w:rPr>
          <w:lang w:val="en-US" w:eastAsia="x-none"/>
        </w:rPr>
        <w:t>.</w:t>
      </w:r>
    </w:p>
    <w:p w14:paraId="7BA8E2B6" w14:textId="3A343A3C" w:rsidR="0013050C" w:rsidRPr="0013050C" w:rsidRDefault="0013050C" w:rsidP="00CF6E6D">
      <w:pPr>
        <w:pStyle w:val="ListParagraph"/>
        <w:numPr>
          <w:ilvl w:val="0"/>
          <w:numId w:val="178"/>
        </w:numPr>
        <w:rPr>
          <w:lang w:val="en-US" w:eastAsia="x-none"/>
        </w:rPr>
      </w:pPr>
      <w:r w:rsidRPr="0013050C">
        <w:rPr>
          <w:lang w:val="en-US" w:eastAsia="x-none"/>
        </w:rPr>
        <w:t xml:space="preserve">Adopt the TP in Sec. 2.10.3 of </w:t>
      </w:r>
      <w:hyperlink r:id="rId682" w:history="1">
        <w:r w:rsidR="000B5C49">
          <w:rPr>
            <w:rStyle w:val="Hyperlink"/>
            <w:lang w:val="en-US" w:eastAsia="x-none"/>
          </w:rPr>
          <w:t>R1-2205305</w:t>
        </w:r>
      </w:hyperlink>
      <w:r w:rsidRPr="0013050C">
        <w:rPr>
          <w:lang w:val="en-US" w:eastAsia="x-none"/>
        </w:rPr>
        <w:t xml:space="preserve"> to 38.213 for the editor’s CR</w:t>
      </w:r>
      <w:r>
        <w:rPr>
          <w:lang w:val="en-US" w:eastAsia="x-none"/>
        </w:rPr>
        <w:t>.</w:t>
      </w:r>
    </w:p>
    <w:p w14:paraId="7C9E68A9" w14:textId="4FC760A2" w:rsidR="00976826" w:rsidRDefault="00976826" w:rsidP="007D7F59">
      <w:pPr>
        <w:rPr>
          <w:lang w:val="en-US" w:eastAsia="x-none"/>
        </w:rPr>
      </w:pPr>
    </w:p>
    <w:p w14:paraId="39FEB018" w14:textId="1D16D9C4" w:rsidR="0013050C" w:rsidRPr="0013050C" w:rsidRDefault="001B5688" w:rsidP="0013050C">
      <w:pPr>
        <w:rPr>
          <w:b/>
          <w:bCs/>
          <w:lang w:val="en-US" w:eastAsia="x-none"/>
        </w:rPr>
      </w:pPr>
      <w:hyperlink r:id="rId683" w:history="1">
        <w:r w:rsidR="000B5C49">
          <w:rPr>
            <w:rStyle w:val="Hyperlink"/>
            <w:b/>
            <w:bCs/>
            <w:lang w:val="en-US" w:eastAsia="x-none"/>
          </w:rPr>
          <w:t>R1-2205445</w:t>
        </w:r>
      </w:hyperlink>
      <w:r w:rsidR="0013050C" w:rsidRPr="0013050C">
        <w:rPr>
          <w:b/>
          <w:bCs/>
          <w:lang w:val="en-US" w:eastAsia="x-none"/>
        </w:rPr>
        <w:tab/>
        <w:t>Moderator summary #4 on [109-e-R17-IIoT-URLLC-01] UE feedback enhancements for HARQ-ACK</w:t>
      </w:r>
      <w:r w:rsidR="0013050C" w:rsidRPr="0013050C">
        <w:rPr>
          <w:b/>
          <w:bCs/>
          <w:lang w:val="en-US" w:eastAsia="x-none"/>
        </w:rPr>
        <w:tab/>
        <w:t>Moderator (Nokia)</w:t>
      </w:r>
    </w:p>
    <w:p w14:paraId="5C5239C3" w14:textId="501EAC65" w:rsidR="0013050C" w:rsidRDefault="0013050C" w:rsidP="0013050C">
      <w:pPr>
        <w:rPr>
          <w:lang w:eastAsia="x-none"/>
        </w:rPr>
      </w:pPr>
      <w:r w:rsidRPr="00585E6B">
        <w:rPr>
          <w:b/>
          <w:bCs/>
          <w:lang w:eastAsia="x-none"/>
        </w:rPr>
        <w:t>Decision:</w:t>
      </w:r>
      <w:r>
        <w:rPr>
          <w:lang w:eastAsia="x-none"/>
        </w:rPr>
        <w:t xml:space="preserve"> As per email decision posted on May 18</w:t>
      </w:r>
      <w:r w:rsidR="00B07F13" w:rsidRPr="00B07F13">
        <w:rPr>
          <w:vertAlign w:val="superscript"/>
          <w:lang w:eastAsia="x-none"/>
        </w:rPr>
        <w:t>th</w:t>
      </w:r>
      <w:r w:rsidR="00B07F13">
        <w:rPr>
          <w:lang w:eastAsia="x-none"/>
        </w:rPr>
        <w:t>,</w:t>
      </w:r>
    </w:p>
    <w:p w14:paraId="597EDFA8" w14:textId="77777777" w:rsidR="0013050C" w:rsidRPr="0013050C" w:rsidRDefault="0013050C" w:rsidP="0013050C">
      <w:pPr>
        <w:rPr>
          <w:rFonts w:cs="Times"/>
          <w:bCs/>
          <w:szCs w:val="20"/>
        </w:rPr>
      </w:pPr>
      <w:r w:rsidRPr="0013050C">
        <w:rPr>
          <w:rFonts w:cs="Times"/>
          <w:bCs/>
          <w:szCs w:val="20"/>
          <w:highlight w:val="green"/>
        </w:rPr>
        <w:t>Agreement</w:t>
      </w:r>
    </w:p>
    <w:p w14:paraId="36686230" w14:textId="37432F4B" w:rsidR="0013050C" w:rsidRDefault="0013050C" w:rsidP="00CF6E6D">
      <w:pPr>
        <w:pStyle w:val="ListParagraph"/>
        <w:numPr>
          <w:ilvl w:val="0"/>
          <w:numId w:val="330"/>
        </w:numPr>
        <w:rPr>
          <w:lang w:eastAsia="x-none"/>
        </w:rPr>
      </w:pPr>
      <w:r>
        <w:rPr>
          <w:lang w:eastAsia="x-none"/>
        </w:rPr>
        <w:t xml:space="preserve">Adopt the TP in Sec. 2.3.7 of </w:t>
      </w:r>
      <w:hyperlink r:id="rId684" w:history="1">
        <w:r w:rsidR="000B5C49">
          <w:rPr>
            <w:rStyle w:val="Hyperlink"/>
            <w:lang w:eastAsia="x-none"/>
          </w:rPr>
          <w:t>R1-2205445</w:t>
        </w:r>
      </w:hyperlink>
      <w:r>
        <w:rPr>
          <w:lang w:eastAsia="x-none"/>
        </w:rPr>
        <w:t xml:space="preserve"> to 38.213 for the editor’s CR.</w:t>
      </w:r>
    </w:p>
    <w:p w14:paraId="5625DD4B" w14:textId="741B8884" w:rsidR="0013050C" w:rsidRDefault="0013050C" w:rsidP="00CF6E6D">
      <w:pPr>
        <w:pStyle w:val="ListParagraph"/>
        <w:numPr>
          <w:ilvl w:val="0"/>
          <w:numId w:val="330"/>
        </w:numPr>
        <w:rPr>
          <w:lang w:eastAsia="x-none"/>
        </w:rPr>
      </w:pPr>
      <w:r>
        <w:rPr>
          <w:lang w:eastAsia="x-none"/>
        </w:rPr>
        <w:t xml:space="preserve">Adopt the TP in Sec. 2.4.5 of </w:t>
      </w:r>
      <w:hyperlink r:id="rId685" w:history="1">
        <w:r w:rsidR="000B5C49">
          <w:rPr>
            <w:rStyle w:val="Hyperlink"/>
            <w:lang w:eastAsia="x-none"/>
          </w:rPr>
          <w:t>R1-2205445</w:t>
        </w:r>
      </w:hyperlink>
      <w:r>
        <w:rPr>
          <w:lang w:eastAsia="x-none"/>
        </w:rPr>
        <w:t xml:space="preserve"> to 38.213 for the editor’s CR.</w:t>
      </w:r>
    </w:p>
    <w:p w14:paraId="2DACE28A" w14:textId="50E5CCD3" w:rsidR="0013050C" w:rsidRDefault="0013050C" w:rsidP="00CF6E6D">
      <w:pPr>
        <w:pStyle w:val="ListParagraph"/>
        <w:numPr>
          <w:ilvl w:val="0"/>
          <w:numId w:val="330"/>
        </w:numPr>
        <w:rPr>
          <w:lang w:eastAsia="x-none"/>
        </w:rPr>
      </w:pPr>
      <w:r>
        <w:rPr>
          <w:lang w:eastAsia="x-none"/>
        </w:rPr>
        <w:t xml:space="preserve">Adopt the TP in Sec. 2.8.4 of </w:t>
      </w:r>
      <w:hyperlink r:id="rId686" w:history="1">
        <w:r w:rsidR="000B5C49">
          <w:rPr>
            <w:rStyle w:val="Hyperlink"/>
            <w:lang w:eastAsia="x-none"/>
          </w:rPr>
          <w:t>R1-2205446</w:t>
        </w:r>
      </w:hyperlink>
      <w:r>
        <w:rPr>
          <w:lang w:eastAsia="x-none"/>
        </w:rPr>
        <w:t xml:space="preserve"> to 38.213 for the editor’s CR.</w:t>
      </w:r>
    </w:p>
    <w:p w14:paraId="3FBBED65" w14:textId="1D797D67" w:rsidR="0013050C" w:rsidRDefault="0013050C" w:rsidP="00CF6E6D">
      <w:pPr>
        <w:pStyle w:val="ListParagraph"/>
        <w:numPr>
          <w:ilvl w:val="0"/>
          <w:numId w:val="330"/>
        </w:numPr>
        <w:rPr>
          <w:lang w:eastAsia="x-none"/>
        </w:rPr>
      </w:pPr>
      <w:r>
        <w:rPr>
          <w:lang w:eastAsia="x-none"/>
        </w:rPr>
        <w:t xml:space="preserve">Adopt the TP in Sec. 2.16.2 of </w:t>
      </w:r>
      <w:hyperlink r:id="rId687" w:history="1">
        <w:r w:rsidR="000B5C49">
          <w:rPr>
            <w:rStyle w:val="Hyperlink"/>
            <w:lang w:eastAsia="x-none"/>
          </w:rPr>
          <w:t>R1-2205445</w:t>
        </w:r>
      </w:hyperlink>
      <w:r>
        <w:rPr>
          <w:lang w:eastAsia="x-none"/>
        </w:rPr>
        <w:t xml:space="preserve"> to 38.213 for the editor’s CR.</w:t>
      </w:r>
    </w:p>
    <w:p w14:paraId="67292C18" w14:textId="77777777" w:rsidR="0013050C" w:rsidRPr="0013050C" w:rsidRDefault="0013050C" w:rsidP="0013050C">
      <w:pPr>
        <w:rPr>
          <w:lang w:eastAsia="x-none"/>
        </w:rPr>
      </w:pPr>
    </w:p>
    <w:p w14:paraId="7AB655AB" w14:textId="3491EDE8" w:rsidR="0013050C" w:rsidRPr="0013050C" w:rsidRDefault="001B5688" w:rsidP="0013050C">
      <w:pPr>
        <w:rPr>
          <w:b/>
          <w:bCs/>
          <w:lang w:val="en-US" w:eastAsia="x-none"/>
        </w:rPr>
      </w:pPr>
      <w:hyperlink r:id="rId688" w:history="1">
        <w:r w:rsidR="000B5C49">
          <w:rPr>
            <w:rStyle w:val="Hyperlink"/>
            <w:b/>
            <w:bCs/>
            <w:lang w:val="en-US" w:eastAsia="x-none"/>
          </w:rPr>
          <w:t>R1-2205446</w:t>
        </w:r>
      </w:hyperlink>
      <w:r w:rsidR="0013050C" w:rsidRPr="0013050C">
        <w:rPr>
          <w:b/>
          <w:bCs/>
          <w:lang w:val="en-US" w:eastAsia="x-none"/>
        </w:rPr>
        <w:tab/>
        <w:t>Moderator summary #5 on [109-e-R17-IIoT-URLLC-01] UE feedback enhancements for HARQ-ACK</w:t>
      </w:r>
      <w:r w:rsidR="0013050C" w:rsidRPr="0013050C">
        <w:rPr>
          <w:b/>
          <w:bCs/>
          <w:lang w:val="en-US" w:eastAsia="x-none"/>
        </w:rPr>
        <w:tab/>
        <w:t>Moderator (Nokia)</w:t>
      </w:r>
    </w:p>
    <w:p w14:paraId="25AA4AF9" w14:textId="21BF6CF8" w:rsidR="00BE4684" w:rsidRDefault="00BE4684" w:rsidP="0013050C">
      <w:pPr>
        <w:rPr>
          <w:lang w:val="en-US" w:eastAsia="x-none"/>
        </w:rPr>
      </w:pPr>
    </w:p>
    <w:p w14:paraId="2404D945" w14:textId="058E5ED0" w:rsidR="00B07F13" w:rsidRDefault="001B5688" w:rsidP="0013050C">
      <w:pPr>
        <w:rPr>
          <w:b/>
          <w:bCs/>
          <w:lang w:eastAsia="x-none"/>
        </w:rPr>
      </w:pPr>
      <w:hyperlink r:id="rId689" w:history="1">
        <w:r w:rsidR="000B5C49">
          <w:rPr>
            <w:rStyle w:val="Hyperlink"/>
            <w:b/>
            <w:bCs/>
            <w:highlight w:val="green"/>
            <w:lang w:eastAsia="x-none"/>
          </w:rPr>
          <w:t>R1-2205505</w:t>
        </w:r>
      </w:hyperlink>
      <w:r w:rsidR="00B07F13" w:rsidRPr="00B07F13">
        <w:rPr>
          <w:b/>
          <w:bCs/>
          <w:lang w:eastAsia="x-none"/>
        </w:rPr>
        <w:tab/>
        <w:t>Updated RRC parameter sheet for Rel-17 URLLC / IIoT</w:t>
      </w:r>
      <w:r w:rsidR="00B07F13" w:rsidRPr="00B07F13">
        <w:rPr>
          <w:b/>
          <w:bCs/>
          <w:lang w:eastAsia="x-none"/>
        </w:rPr>
        <w:tab/>
        <w:t>Moderator (Nokia)</w:t>
      </w:r>
    </w:p>
    <w:p w14:paraId="5DD6259B" w14:textId="6CB3B3FC" w:rsidR="00BE4684" w:rsidRDefault="00BE4684" w:rsidP="00BE4684">
      <w:pPr>
        <w:rPr>
          <w:rFonts w:eastAsia="Times New Roman"/>
          <w:bCs/>
          <w:szCs w:val="20"/>
          <w:lang w:eastAsia="ko-KR"/>
        </w:rPr>
      </w:pPr>
      <w:r w:rsidRPr="00585E6B">
        <w:rPr>
          <w:b/>
          <w:bCs/>
          <w:lang w:eastAsia="x-none"/>
        </w:rPr>
        <w:t>Decision:</w:t>
      </w:r>
      <w:r>
        <w:rPr>
          <w:lang w:eastAsia="x-none"/>
        </w:rPr>
        <w:t xml:space="preserve"> As per email decision posted on May </w:t>
      </w:r>
      <w:r w:rsidR="00B07F13">
        <w:rPr>
          <w:lang w:eastAsia="x-none"/>
        </w:rPr>
        <w:t>20</w:t>
      </w:r>
      <w:r w:rsidR="00B07F13" w:rsidRPr="00B07F13">
        <w:rPr>
          <w:vertAlign w:val="superscript"/>
          <w:lang w:eastAsia="x-none"/>
        </w:rPr>
        <w:t>th</w:t>
      </w:r>
      <w:r w:rsidR="00B07F13">
        <w:rPr>
          <w:lang w:eastAsia="x-none"/>
        </w:rPr>
        <w:t xml:space="preserve">, the </w:t>
      </w:r>
      <w:r w:rsidRPr="002B3979">
        <w:rPr>
          <w:rFonts w:eastAsia="Times New Roman"/>
          <w:bCs/>
          <w:szCs w:val="20"/>
          <w:lang w:eastAsia="ko-KR"/>
        </w:rPr>
        <w:t xml:space="preserve">updated higher layer parameters for Rel-17 URLLC &amp; IIoT in </w:t>
      </w:r>
      <w:hyperlink r:id="rId690" w:history="1">
        <w:r w:rsidR="000B5C49">
          <w:rPr>
            <w:rStyle w:val="Hyperlink"/>
            <w:rFonts w:eastAsia="Times New Roman"/>
            <w:bCs/>
            <w:szCs w:val="20"/>
            <w:lang w:eastAsia="ko-KR"/>
          </w:rPr>
          <w:t>R1-2205505</w:t>
        </w:r>
      </w:hyperlink>
      <w:r w:rsidRPr="002B3979">
        <w:rPr>
          <w:rFonts w:eastAsia="Times New Roman"/>
          <w:bCs/>
          <w:szCs w:val="20"/>
          <w:lang w:eastAsia="ko-KR"/>
        </w:rPr>
        <w:t xml:space="preserve"> is endorsed.</w:t>
      </w:r>
    </w:p>
    <w:p w14:paraId="314A4504" w14:textId="094680C6" w:rsidR="00B07F13" w:rsidRDefault="00B07F13" w:rsidP="00BE4684">
      <w:pPr>
        <w:rPr>
          <w:rFonts w:eastAsia="Times New Roman"/>
          <w:bCs/>
          <w:szCs w:val="20"/>
          <w:lang w:eastAsia="ko-KR"/>
        </w:rPr>
      </w:pPr>
    </w:p>
    <w:p w14:paraId="0BEE00D6" w14:textId="00A6B068" w:rsidR="00B07F13" w:rsidRPr="00B07F13" w:rsidRDefault="001B5688" w:rsidP="00B07F13">
      <w:pPr>
        <w:rPr>
          <w:b/>
          <w:bCs/>
          <w:lang w:val="en-US" w:eastAsia="x-none"/>
        </w:rPr>
      </w:pPr>
      <w:hyperlink r:id="rId691" w:history="1">
        <w:r w:rsidR="000B5C49">
          <w:rPr>
            <w:rStyle w:val="Hyperlink"/>
            <w:b/>
            <w:bCs/>
            <w:lang w:val="en-US" w:eastAsia="x-none"/>
          </w:rPr>
          <w:t>R1-2205506</w:t>
        </w:r>
      </w:hyperlink>
      <w:r w:rsidR="00B07F13" w:rsidRPr="00B07F13">
        <w:rPr>
          <w:b/>
          <w:bCs/>
          <w:lang w:val="en-US" w:eastAsia="x-none"/>
        </w:rPr>
        <w:tab/>
        <w:t>[Draft] LS on Rel-17 URLLC/IIoT RRC parameter updates</w:t>
      </w:r>
      <w:r w:rsidR="00B07F13" w:rsidRPr="00B07F13">
        <w:rPr>
          <w:b/>
          <w:bCs/>
          <w:lang w:val="en-US" w:eastAsia="x-none"/>
        </w:rPr>
        <w:tab/>
        <w:t>Moderator (Nokia)</w:t>
      </w:r>
    </w:p>
    <w:p w14:paraId="44A2D63A" w14:textId="676B6F10" w:rsidR="00B07F13" w:rsidRPr="0013050C" w:rsidRDefault="00B07F13" w:rsidP="00B07F13">
      <w:pPr>
        <w:rPr>
          <w:lang w:val="en-US" w:eastAsia="x-none"/>
        </w:rPr>
      </w:pPr>
      <w:r w:rsidRPr="00585E6B">
        <w:rPr>
          <w:b/>
          <w:bCs/>
          <w:lang w:eastAsia="x-none"/>
        </w:rPr>
        <w:t>Decision:</w:t>
      </w:r>
      <w:r>
        <w:rPr>
          <w:lang w:eastAsia="x-none"/>
        </w:rPr>
        <w:t xml:space="preserve"> As per email decision posted on May 20</w:t>
      </w:r>
      <w:r w:rsidRPr="00B07F13">
        <w:rPr>
          <w:vertAlign w:val="superscript"/>
          <w:lang w:eastAsia="x-none"/>
        </w:rPr>
        <w:t>th</w:t>
      </w:r>
      <w:r>
        <w:rPr>
          <w:lang w:eastAsia="x-none"/>
        </w:rPr>
        <w:t>, the</w:t>
      </w:r>
      <w:r>
        <w:t xml:space="preserve"> draft LS is endorsed. Final version is </w:t>
      </w:r>
      <w:r w:rsidRPr="00B07F13">
        <w:rPr>
          <w:highlight w:val="green"/>
        </w:rPr>
        <w:t xml:space="preserve">approved in </w:t>
      </w:r>
      <w:hyperlink r:id="rId692" w:history="1">
        <w:r w:rsidR="000B5C49">
          <w:rPr>
            <w:rStyle w:val="Hyperlink"/>
            <w:highlight w:val="green"/>
          </w:rPr>
          <w:t>R1-2205507</w:t>
        </w:r>
      </w:hyperlink>
      <w:r>
        <w:rPr>
          <w:lang w:val="en-US" w:eastAsia="x-none"/>
        </w:rPr>
        <w:t>.</w:t>
      </w:r>
    </w:p>
    <w:p w14:paraId="70C6E8FE" w14:textId="77777777" w:rsidR="00B07F13" w:rsidRPr="00B07F13" w:rsidRDefault="00B07F13" w:rsidP="00BE4684">
      <w:pPr>
        <w:rPr>
          <w:rFonts w:eastAsia="Times New Roman"/>
          <w:bCs/>
          <w:szCs w:val="20"/>
          <w:lang w:eastAsia="ko-KR"/>
        </w:rPr>
      </w:pPr>
    </w:p>
    <w:p w14:paraId="56BA1A0E" w14:textId="77777777" w:rsidR="00BE4684" w:rsidRPr="00B07F13" w:rsidRDefault="00BE4684" w:rsidP="00BE4684">
      <w:pPr>
        <w:rPr>
          <w:rFonts w:cs="Times"/>
          <w:bCs/>
          <w:szCs w:val="20"/>
        </w:rPr>
      </w:pPr>
      <w:r w:rsidRPr="00B07F13">
        <w:rPr>
          <w:rFonts w:cs="Times"/>
          <w:bCs/>
          <w:szCs w:val="20"/>
          <w:highlight w:val="green"/>
        </w:rPr>
        <w:t>Agreement</w:t>
      </w:r>
    </w:p>
    <w:p w14:paraId="3C867389" w14:textId="77777777" w:rsidR="00BE4684" w:rsidRPr="009A09D3" w:rsidRDefault="00BE4684" w:rsidP="00BE4684">
      <w:pPr>
        <w:rPr>
          <w:rFonts w:cs="Times"/>
          <w:szCs w:val="22"/>
        </w:rPr>
      </w:pPr>
      <w:r w:rsidRPr="009A09D3">
        <w:rPr>
          <w:rFonts w:cs="Times"/>
          <w:szCs w:val="22"/>
        </w:rPr>
        <w:t xml:space="preserve">For semi-static PUCCH cell switch and PUCCH repetitions: </w:t>
      </w:r>
    </w:p>
    <w:p w14:paraId="0D0B308E" w14:textId="77777777" w:rsidR="00BE4684" w:rsidRPr="009A09D3" w:rsidRDefault="00BE4684" w:rsidP="00CF6E6D">
      <w:pPr>
        <w:pStyle w:val="ListParagraph"/>
        <w:numPr>
          <w:ilvl w:val="0"/>
          <w:numId w:val="418"/>
        </w:numPr>
        <w:overflowPunct/>
        <w:autoSpaceDE/>
        <w:autoSpaceDN/>
        <w:adjustRightInd/>
        <w:spacing w:after="0"/>
        <w:contextualSpacing w:val="0"/>
        <w:textAlignment w:val="auto"/>
        <w:rPr>
          <w:rFonts w:cs="Times"/>
          <w:szCs w:val="22"/>
        </w:rPr>
      </w:pPr>
      <w:r w:rsidRPr="009A09D3">
        <w:rPr>
          <w:rFonts w:cs="Times"/>
          <w:szCs w:val="22"/>
        </w:rPr>
        <w:t xml:space="preserve">Semi-static PUCCH cell switching is applicable only to PUCCH transmissions without repetitions. </w:t>
      </w:r>
    </w:p>
    <w:p w14:paraId="01526CA4" w14:textId="77777777" w:rsidR="00BE4684" w:rsidRPr="009A09D3" w:rsidRDefault="00BE4684" w:rsidP="00CF6E6D">
      <w:pPr>
        <w:numPr>
          <w:ilvl w:val="1"/>
          <w:numId w:val="418"/>
        </w:numPr>
        <w:rPr>
          <w:rFonts w:eastAsia="Times New Roman" w:cs="Times"/>
          <w:i/>
          <w:iCs/>
          <w:szCs w:val="22"/>
        </w:rPr>
      </w:pPr>
      <w:r w:rsidRPr="009A09D3">
        <w:rPr>
          <w:rFonts w:eastAsia="Times New Roman" w:cs="Times"/>
          <w:i/>
          <w:iCs/>
          <w:szCs w:val="22"/>
        </w:rPr>
        <w:t>Note: UE assumes there is no PUCCH scheduling on multiple slots mapped to PCell and PUCCH-sSCell. i.e., gNB need to schedule carefully so there is no such case where a  PUCCH repetition from PCell would be need to be transmitted in a slot indicated by the pattern for PUCCH transmission on PUCCH-sSCell (as for slot #X+3 in the example figure below)</w:t>
      </w:r>
    </w:p>
    <w:p w14:paraId="521E73C5" w14:textId="77777777" w:rsidR="00BE4684" w:rsidRPr="009A09D3" w:rsidRDefault="00BE4684" w:rsidP="00BE4684">
      <w:pPr>
        <w:spacing w:before="120" w:after="120"/>
        <w:ind w:left="1440"/>
        <w:rPr>
          <w:rFonts w:eastAsia="Malgun Gothic" w:cs="Times"/>
          <w:i/>
          <w:iCs/>
          <w:color w:val="00B050"/>
          <w:szCs w:val="22"/>
        </w:rPr>
      </w:pPr>
      <w:r w:rsidRPr="009A09D3">
        <w:rPr>
          <w:rFonts w:cs="Times"/>
          <w:i/>
          <w:iCs/>
          <w:color w:val="00B050"/>
          <w:szCs w:val="22"/>
          <w:lang w:eastAsia="zh-CN"/>
        </w:rPr>
        <w:fldChar w:fldCharType="begin"/>
      </w:r>
      <w:r w:rsidRPr="009A09D3">
        <w:rPr>
          <w:rFonts w:cs="Times"/>
          <w:i/>
          <w:iCs/>
          <w:color w:val="00B050"/>
          <w:szCs w:val="22"/>
          <w:lang w:eastAsia="zh-CN"/>
        </w:rPr>
        <w:instrText xml:space="preserve"> INCLUDEPICTURE  "cid:image004.png@01D86C6E.8A9A9AE0" \* MERGEFORMATINET </w:instrText>
      </w:r>
      <w:r w:rsidRPr="009A09D3">
        <w:rPr>
          <w:rFonts w:cs="Times"/>
          <w:i/>
          <w:iCs/>
          <w:color w:val="00B050"/>
          <w:szCs w:val="22"/>
          <w:lang w:eastAsia="zh-CN"/>
        </w:rPr>
        <w:fldChar w:fldCharType="separate"/>
      </w:r>
      <w:r w:rsidR="00E046B7">
        <w:rPr>
          <w:rFonts w:cs="Times"/>
          <w:i/>
          <w:iCs/>
          <w:color w:val="00B050"/>
          <w:szCs w:val="22"/>
          <w:lang w:eastAsia="zh-CN"/>
        </w:rPr>
        <w:fldChar w:fldCharType="begin"/>
      </w:r>
      <w:r w:rsidR="00E046B7">
        <w:rPr>
          <w:rFonts w:cs="Times"/>
          <w:i/>
          <w:iCs/>
          <w:color w:val="00B050"/>
          <w:szCs w:val="22"/>
          <w:lang w:eastAsia="zh-CN"/>
        </w:rPr>
        <w:instrText xml:space="preserve"> INCLUDEPICTURE  "cid:image004.png@01D86C6E.8A9A9AE0" \* MERGEFORMATINET </w:instrText>
      </w:r>
      <w:r w:rsidR="00E046B7">
        <w:rPr>
          <w:rFonts w:cs="Times"/>
          <w:i/>
          <w:iCs/>
          <w:color w:val="00B050"/>
          <w:szCs w:val="22"/>
          <w:lang w:eastAsia="zh-CN"/>
        </w:rPr>
        <w:fldChar w:fldCharType="separate"/>
      </w:r>
      <w:r w:rsidR="00CF6E6D">
        <w:rPr>
          <w:rFonts w:cs="Times"/>
          <w:i/>
          <w:iCs/>
          <w:color w:val="00B050"/>
          <w:szCs w:val="22"/>
          <w:lang w:eastAsia="zh-CN"/>
        </w:rPr>
        <w:fldChar w:fldCharType="begin"/>
      </w:r>
      <w:r w:rsidR="00CF6E6D">
        <w:rPr>
          <w:rFonts w:cs="Times"/>
          <w:i/>
          <w:iCs/>
          <w:color w:val="00B050"/>
          <w:szCs w:val="22"/>
          <w:lang w:eastAsia="zh-CN"/>
        </w:rPr>
        <w:instrText xml:space="preserve"> INCLUDEPICTURE  "cid:image004.png@01D86C6E.8A9A9AE0" \* MERGEFORMATINET </w:instrText>
      </w:r>
      <w:r w:rsidR="00CF6E6D">
        <w:rPr>
          <w:rFonts w:cs="Times"/>
          <w:i/>
          <w:iCs/>
          <w:color w:val="00B050"/>
          <w:szCs w:val="22"/>
          <w:lang w:eastAsia="zh-CN"/>
        </w:rPr>
        <w:fldChar w:fldCharType="separate"/>
      </w:r>
      <w:r w:rsidR="00067092">
        <w:rPr>
          <w:rFonts w:cs="Times"/>
          <w:i/>
          <w:iCs/>
          <w:color w:val="00B050"/>
          <w:szCs w:val="22"/>
          <w:lang w:eastAsia="zh-CN"/>
        </w:rPr>
        <w:fldChar w:fldCharType="begin"/>
      </w:r>
      <w:r w:rsidR="00067092">
        <w:rPr>
          <w:rFonts w:cs="Times"/>
          <w:i/>
          <w:iCs/>
          <w:color w:val="00B050"/>
          <w:szCs w:val="22"/>
          <w:lang w:eastAsia="zh-CN"/>
        </w:rPr>
        <w:instrText xml:space="preserve"> INCLUDEPICTURE  "cid:image004.png@01D86C6E.8A9A9AE0" \* MERGEFORMATINET </w:instrText>
      </w:r>
      <w:r w:rsidR="00067092">
        <w:rPr>
          <w:rFonts w:cs="Times"/>
          <w:i/>
          <w:iCs/>
          <w:color w:val="00B050"/>
          <w:szCs w:val="22"/>
          <w:lang w:eastAsia="zh-CN"/>
        </w:rPr>
        <w:fldChar w:fldCharType="separate"/>
      </w:r>
      <w:r w:rsidR="009B7098">
        <w:rPr>
          <w:rFonts w:cs="Times"/>
          <w:i/>
          <w:iCs/>
          <w:color w:val="00B050"/>
          <w:szCs w:val="22"/>
          <w:lang w:eastAsia="zh-CN"/>
        </w:rPr>
        <w:fldChar w:fldCharType="begin"/>
      </w:r>
      <w:r w:rsidR="009B7098">
        <w:rPr>
          <w:rFonts w:cs="Times"/>
          <w:i/>
          <w:iCs/>
          <w:color w:val="00B050"/>
          <w:szCs w:val="22"/>
          <w:lang w:eastAsia="zh-CN"/>
        </w:rPr>
        <w:instrText xml:space="preserve"> INCLUDEPICTURE  "cid:image004.png@01D86C6E.8A9A9AE0" \* MERGEFORMATINET </w:instrText>
      </w:r>
      <w:r w:rsidR="009B7098">
        <w:rPr>
          <w:rFonts w:cs="Times"/>
          <w:i/>
          <w:iCs/>
          <w:color w:val="00B050"/>
          <w:szCs w:val="22"/>
          <w:lang w:eastAsia="zh-CN"/>
        </w:rPr>
        <w:fldChar w:fldCharType="separate"/>
      </w:r>
      <w:r w:rsidR="00B532F7">
        <w:rPr>
          <w:rFonts w:cs="Times"/>
          <w:i/>
          <w:iCs/>
          <w:color w:val="00B050"/>
          <w:szCs w:val="22"/>
          <w:lang w:eastAsia="zh-CN"/>
        </w:rPr>
        <w:fldChar w:fldCharType="begin"/>
      </w:r>
      <w:r w:rsidR="00B532F7">
        <w:rPr>
          <w:rFonts w:cs="Times"/>
          <w:i/>
          <w:iCs/>
          <w:color w:val="00B050"/>
          <w:szCs w:val="22"/>
          <w:lang w:eastAsia="zh-CN"/>
        </w:rPr>
        <w:instrText xml:space="preserve"> INCLUDEPICTURE  "cid:image004.png@01D86C6E.8A9A9AE0" \* MERGEFORMATINET </w:instrText>
      </w:r>
      <w:r w:rsidR="00B532F7">
        <w:rPr>
          <w:rFonts w:cs="Times"/>
          <w:i/>
          <w:iCs/>
          <w:color w:val="00B050"/>
          <w:szCs w:val="22"/>
          <w:lang w:eastAsia="zh-CN"/>
        </w:rPr>
        <w:fldChar w:fldCharType="separate"/>
      </w:r>
      <w:r w:rsidR="00F12D53">
        <w:rPr>
          <w:rFonts w:cs="Times"/>
          <w:i/>
          <w:iCs/>
          <w:color w:val="00B050"/>
          <w:szCs w:val="22"/>
          <w:lang w:eastAsia="zh-CN"/>
        </w:rPr>
        <w:fldChar w:fldCharType="begin"/>
      </w:r>
      <w:r w:rsidR="00F12D53">
        <w:rPr>
          <w:rFonts w:cs="Times"/>
          <w:i/>
          <w:iCs/>
          <w:color w:val="00B050"/>
          <w:szCs w:val="22"/>
          <w:lang w:eastAsia="zh-CN"/>
        </w:rPr>
        <w:instrText xml:space="preserve"> INCLUDEPICTURE  "cid:image004.png@01D86C6E.8A9A9AE0" \* MERGEFORMATINET </w:instrText>
      </w:r>
      <w:r w:rsidR="00F12D53">
        <w:rPr>
          <w:rFonts w:cs="Times"/>
          <w:i/>
          <w:iCs/>
          <w:color w:val="00B050"/>
          <w:szCs w:val="22"/>
          <w:lang w:eastAsia="zh-CN"/>
        </w:rPr>
        <w:fldChar w:fldCharType="separate"/>
      </w:r>
      <w:r w:rsidR="001B5688">
        <w:rPr>
          <w:rFonts w:cs="Times"/>
          <w:i/>
          <w:iCs/>
          <w:color w:val="00B050"/>
          <w:szCs w:val="22"/>
          <w:lang w:eastAsia="zh-CN"/>
        </w:rPr>
        <w:fldChar w:fldCharType="begin"/>
      </w:r>
      <w:r w:rsidR="001B5688">
        <w:rPr>
          <w:rFonts w:cs="Times"/>
          <w:i/>
          <w:iCs/>
          <w:color w:val="00B050"/>
          <w:szCs w:val="22"/>
          <w:lang w:eastAsia="zh-CN"/>
        </w:rPr>
        <w:instrText xml:space="preserve"> </w:instrText>
      </w:r>
      <w:r w:rsidR="001B5688">
        <w:rPr>
          <w:rFonts w:cs="Times"/>
          <w:i/>
          <w:iCs/>
          <w:color w:val="00B050"/>
          <w:szCs w:val="22"/>
          <w:lang w:eastAsia="zh-CN"/>
        </w:rPr>
        <w:instrText>INCLUDEPICTURE  "cid:image004.png@01D86C6E.8A9A9AE0" \* MERGEFORMATINET</w:instrText>
      </w:r>
      <w:r w:rsidR="001B5688">
        <w:rPr>
          <w:rFonts w:cs="Times"/>
          <w:i/>
          <w:iCs/>
          <w:color w:val="00B050"/>
          <w:szCs w:val="22"/>
          <w:lang w:eastAsia="zh-CN"/>
        </w:rPr>
        <w:instrText xml:space="preserve"> </w:instrText>
      </w:r>
      <w:r w:rsidR="001B5688">
        <w:rPr>
          <w:rFonts w:cs="Times"/>
          <w:i/>
          <w:iCs/>
          <w:color w:val="00B050"/>
          <w:szCs w:val="22"/>
          <w:lang w:eastAsia="zh-CN"/>
        </w:rPr>
        <w:fldChar w:fldCharType="separate"/>
      </w:r>
      <w:r w:rsidR="002256D2">
        <w:rPr>
          <w:rFonts w:cs="Times"/>
          <w:i/>
          <w:iCs/>
          <w:color w:val="00B050"/>
          <w:szCs w:val="22"/>
          <w:lang w:eastAsia="zh-CN"/>
        </w:rPr>
        <w:pict w14:anchorId="110AE94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i1025" type="#_x0000_t75" style="width:351.75pt;height:91.5pt">
            <v:imagedata r:id="rId693" r:href="rId694"/>
          </v:shape>
        </w:pict>
      </w:r>
      <w:r w:rsidR="001B5688">
        <w:rPr>
          <w:rFonts w:cs="Times"/>
          <w:i/>
          <w:iCs/>
          <w:color w:val="00B050"/>
          <w:szCs w:val="22"/>
          <w:lang w:eastAsia="zh-CN"/>
        </w:rPr>
        <w:fldChar w:fldCharType="end"/>
      </w:r>
      <w:r w:rsidR="00F12D53">
        <w:rPr>
          <w:rFonts w:cs="Times"/>
          <w:i/>
          <w:iCs/>
          <w:color w:val="00B050"/>
          <w:szCs w:val="22"/>
          <w:lang w:eastAsia="zh-CN"/>
        </w:rPr>
        <w:fldChar w:fldCharType="end"/>
      </w:r>
      <w:r w:rsidR="00B532F7">
        <w:rPr>
          <w:rFonts w:cs="Times"/>
          <w:i/>
          <w:iCs/>
          <w:color w:val="00B050"/>
          <w:szCs w:val="22"/>
          <w:lang w:eastAsia="zh-CN"/>
        </w:rPr>
        <w:fldChar w:fldCharType="end"/>
      </w:r>
      <w:r w:rsidR="009B7098">
        <w:rPr>
          <w:rFonts w:cs="Times"/>
          <w:i/>
          <w:iCs/>
          <w:color w:val="00B050"/>
          <w:szCs w:val="22"/>
          <w:lang w:eastAsia="zh-CN"/>
        </w:rPr>
        <w:fldChar w:fldCharType="end"/>
      </w:r>
      <w:r w:rsidR="00067092">
        <w:rPr>
          <w:rFonts w:cs="Times"/>
          <w:i/>
          <w:iCs/>
          <w:color w:val="00B050"/>
          <w:szCs w:val="22"/>
          <w:lang w:eastAsia="zh-CN"/>
        </w:rPr>
        <w:fldChar w:fldCharType="end"/>
      </w:r>
      <w:r w:rsidR="00CF6E6D">
        <w:rPr>
          <w:rFonts w:cs="Times"/>
          <w:i/>
          <w:iCs/>
          <w:color w:val="00B050"/>
          <w:szCs w:val="22"/>
          <w:lang w:eastAsia="zh-CN"/>
        </w:rPr>
        <w:fldChar w:fldCharType="end"/>
      </w:r>
      <w:r w:rsidR="00E046B7">
        <w:rPr>
          <w:rFonts w:cs="Times"/>
          <w:i/>
          <w:iCs/>
          <w:color w:val="00B050"/>
          <w:szCs w:val="22"/>
          <w:lang w:eastAsia="zh-CN"/>
        </w:rPr>
        <w:fldChar w:fldCharType="end"/>
      </w:r>
      <w:r w:rsidRPr="009A09D3">
        <w:rPr>
          <w:rFonts w:cs="Times"/>
          <w:i/>
          <w:iCs/>
          <w:color w:val="00B050"/>
          <w:szCs w:val="22"/>
          <w:lang w:eastAsia="zh-CN"/>
        </w:rPr>
        <w:fldChar w:fldCharType="end"/>
      </w:r>
    </w:p>
    <w:p w14:paraId="754C1C23" w14:textId="77777777" w:rsidR="00BE4684" w:rsidRPr="009A09D3" w:rsidRDefault="00BE4684" w:rsidP="00CF6E6D">
      <w:pPr>
        <w:pStyle w:val="ListParagraph"/>
        <w:numPr>
          <w:ilvl w:val="0"/>
          <w:numId w:val="418"/>
        </w:numPr>
        <w:overflowPunct/>
        <w:autoSpaceDE/>
        <w:autoSpaceDN/>
        <w:adjustRightInd/>
        <w:spacing w:after="0"/>
        <w:contextualSpacing w:val="0"/>
        <w:textAlignment w:val="auto"/>
        <w:rPr>
          <w:rFonts w:cs="Times"/>
          <w:szCs w:val="22"/>
        </w:rPr>
      </w:pPr>
      <w:r w:rsidRPr="009A09D3">
        <w:rPr>
          <w:rFonts w:cs="Times"/>
          <w:b/>
          <w:bCs/>
          <w:szCs w:val="22"/>
        </w:rPr>
        <w:t>Conclusion</w:t>
      </w:r>
      <w:r w:rsidRPr="009A09D3">
        <w:rPr>
          <w:rFonts w:cs="Times"/>
          <w:szCs w:val="22"/>
        </w:rPr>
        <w:t>: PUCCH repetitions are only applicable on Pcell, PScell, and PUCCH Scell.</w:t>
      </w:r>
    </w:p>
    <w:p w14:paraId="03E072A4" w14:textId="77777777" w:rsidR="00BE4684" w:rsidRPr="009A09D3" w:rsidRDefault="00BE4684" w:rsidP="00BE4684">
      <w:pPr>
        <w:rPr>
          <w:lang w:eastAsia="x-none"/>
        </w:rPr>
      </w:pPr>
    </w:p>
    <w:p w14:paraId="65BCDBE3" w14:textId="194C7181" w:rsidR="0013050C" w:rsidRPr="00BE4684" w:rsidRDefault="0013050C" w:rsidP="0013050C">
      <w:pPr>
        <w:rPr>
          <w:lang w:eastAsia="x-none"/>
        </w:rPr>
      </w:pPr>
    </w:p>
    <w:p w14:paraId="40016FDE" w14:textId="5D6B902B" w:rsidR="0013050C" w:rsidRPr="0013050C" w:rsidRDefault="00BE4684" w:rsidP="0013050C">
      <w:pPr>
        <w:rPr>
          <w:lang w:val="en-US" w:eastAsia="x-none"/>
        </w:rPr>
      </w:pPr>
      <w:r>
        <w:rPr>
          <w:lang w:val="en-US" w:eastAsia="x-none"/>
        </w:rPr>
        <w:t xml:space="preserve">Final summary in </w:t>
      </w:r>
      <w:hyperlink r:id="rId695" w:history="1">
        <w:r w:rsidR="000B5C49">
          <w:rPr>
            <w:rStyle w:val="Hyperlink"/>
            <w:lang w:val="en-US" w:eastAsia="x-none"/>
          </w:rPr>
          <w:t>R1-2205504</w:t>
        </w:r>
      </w:hyperlink>
      <w:r>
        <w:rPr>
          <w:lang w:val="en-US" w:eastAsia="x-none"/>
        </w:rPr>
        <w:t>.</w:t>
      </w:r>
    </w:p>
    <w:p w14:paraId="013F0CAE" w14:textId="6E718494" w:rsidR="007D7F59" w:rsidRDefault="007D7F59" w:rsidP="004C336F">
      <w:pPr>
        <w:pStyle w:val="Heading3"/>
      </w:pPr>
      <w:bookmarkStart w:id="139" w:name="_Toc101356985"/>
      <w:bookmarkStart w:id="140" w:name="_Toc105521323"/>
      <w:r>
        <w:lastRenderedPageBreak/>
        <w:t>Intra-UE Multiplexing/Prioritization</w:t>
      </w:r>
      <w:bookmarkEnd w:id="139"/>
      <w:bookmarkEnd w:id="140"/>
    </w:p>
    <w:p w14:paraId="13F81B61" w14:textId="6B31A451" w:rsidR="00585E6B" w:rsidRPr="00585E6B" w:rsidRDefault="001B5688" w:rsidP="00585E6B">
      <w:pPr>
        <w:rPr>
          <w:b/>
          <w:bCs/>
        </w:rPr>
      </w:pPr>
      <w:hyperlink r:id="rId696" w:history="1">
        <w:r w:rsidR="000B5C49">
          <w:rPr>
            <w:rStyle w:val="Hyperlink"/>
            <w:b/>
            <w:bCs/>
          </w:rPr>
          <w:t>R1-2205146</w:t>
        </w:r>
      </w:hyperlink>
      <w:r w:rsidR="00585E6B" w:rsidRPr="00585E6B">
        <w:rPr>
          <w:b/>
          <w:bCs/>
        </w:rPr>
        <w:tab/>
        <w:t>Preparation phase FL summary for Rel-17 URLLC/IIoT intra-UE MUX A</w:t>
      </w:r>
      <w:r w:rsidR="00585E6B" w:rsidRPr="00585E6B">
        <w:rPr>
          <w:b/>
          <w:bCs/>
        </w:rPr>
        <w:tab/>
        <w:t>Moderator (CATT)</w:t>
      </w:r>
    </w:p>
    <w:p w14:paraId="779933FF" w14:textId="11B870F1" w:rsidR="00261322" w:rsidRPr="00261322" w:rsidRDefault="001B5688" w:rsidP="00261322">
      <w:pPr>
        <w:rPr>
          <w:rFonts w:cs="Times"/>
          <w:b/>
          <w:bCs/>
          <w:lang w:eastAsia="x-none"/>
        </w:rPr>
      </w:pPr>
      <w:hyperlink r:id="rId697" w:history="1">
        <w:r w:rsidR="000B5C49">
          <w:rPr>
            <w:rStyle w:val="Hyperlink"/>
            <w:rFonts w:cs="Times"/>
            <w:b/>
            <w:bCs/>
            <w:lang w:eastAsia="x-none"/>
          </w:rPr>
          <w:t>R1-2205189</w:t>
        </w:r>
      </w:hyperlink>
      <w:r w:rsidR="00261322" w:rsidRPr="00261322">
        <w:rPr>
          <w:rFonts w:cs="Times"/>
          <w:b/>
          <w:bCs/>
          <w:lang w:eastAsia="x-none"/>
        </w:rPr>
        <w:tab/>
        <w:t>Preparation phase summary of maintenance on Rel-17 Intra-UE Multiplexing/Prioritization - B</w:t>
      </w:r>
      <w:r w:rsidR="00261322" w:rsidRPr="00261322">
        <w:rPr>
          <w:rFonts w:cs="Times"/>
          <w:b/>
          <w:bCs/>
          <w:lang w:eastAsia="x-none"/>
        </w:rPr>
        <w:tab/>
        <w:t>Moderator (OPPO)</w:t>
      </w:r>
    </w:p>
    <w:p w14:paraId="4D811FF9" w14:textId="77777777" w:rsidR="007D7F59" w:rsidRDefault="007D7F59" w:rsidP="007D7F59">
      <w:pPr>
        <w:rPr>
          <w:lang w:eastAsia="x-none"/>
        </w:rPr>
      </w:pPr>
    </w:p>
    <w:p w14:paraId="6DB47B3B" w14:textId="68DC4BDC" w:rsidR="007D7F59" w:rsidRDefault="001B5688" w:rsidP="007D7F59">
      <w:pPr>
        <w:rPr>
          <w:lang w:eastAsia="x-none"/>
        </w:rPr>
      </w:pPr>
      <w:hyperlink r:id="rId698" w:history="1">
        <w:r w:rsidR="000B5C49">
          <w:rPr>
            <w:rStyle w:val="Hyperlink"/>
            <w:lang w:eastAsia="x-none"/>
          </w:rPr>
          <w:t>R1-2203073</w:t>
        </w:r>
      </w:hyperlink>
      <w:r w:rsidR="007D7F59">
        <w:rPr>
          <w:lang w:eastAsia="x-none"/>
        </w:rPr>
        <w:tab/>
        <w:t>Intra-UE multiplexing enhancements</w:t>
      </w:r>
      <w:r w:rsidR="007D7F59">
        <w:rPr>
          <w:lang w:eastAsia="x-none"/>
        </w:rPr>
        <w:tab/>
        <w:t>Huawei, HiSilicon</w:t>
      </w:r>
    </w:p>
    <w:p w14:paraId="3FE8763A" w14:textId="13673DC4" w:rsidR="007D7F59" w:rsidRDefault="001B5688" w:rsidP="007D7F59">
      <w:pPr>
        <w:rPr>
          <w:lang w:eastAsia="x-none"/>
        </w:rPr>
      </w:pPr>
      <w:hyperlink r:id="rId699" w:history="1">
        <w:r w:rsidR="000B5C49">
          <w:rPr>
            <w:rStyle w:val="Hyperlink"/>
            <w:lang w:eastAsia="x-none"/>
          </w:rPr>
          <w:t>R1-2203189</w:t>
        </w:r>
      </w:hyperlink>
      <w:r w:rsidR="007D7F59">
        <w:rPr>
          <w:lang w:eastAsia="x-none"/>
        </w:rPr>
        <w:tab/>
        <w:t>Discussion on enhanced intra-UE multiplexing</w:t>
      </w:r>
      <w:r w:rsidR="007D7F59">
        <w:rPr>
          <w:lang w:eastAsia="x-none"/>
        </w:rPr>
        <w:tab/>
        <w:t>ZTE</w:t>
      </w:r>
    </w:p>
    <w:p w14:paraId="540C6935" w14:textId="290CD4CB" w:rsidR="007D7F59" w:rsidRDefault="001B5688" w:rsidP="007D7F59">
      <w:pPr>
        <w:rPr>
          <w:lang w:eastAsia="x-none"/>
        </w:rPr>
      </w:pPr>
      <w:hyperlink r:id="rId700" w:history="1">
        <w:r w:rsidR="000B5C49">
          <w:rPr>
            <w:rStyle w:val="Hyperlink"/>
            <w:lang w:eastAsia="x-none"/>
          </w:rPr>
          <w:t>R1-2203213</w:t>
        </w:r>
      </w:hyperlink>
      <w:r w:rsidR="007D7F59">
        <w:rPr>
          <w:lang w:eastAsia="x-none"/>
        </w:rPr>
        <w:tab/>
        <w:t>Remaining issue on intra-UE multiplexing and prioritization</w:t>
      </w:r>
      <w:r w:rsidR="007D7F59">
        <w:rPr>
          <w:lang w:eastAsia="x-none"/>
        </w:rPr>
        <w:tab/>
        <w:t>New H3C Technologies Co., Ltd.</w:t>
      </w:r>
    </w:p>
    <w:p w14:paraId="7B2D03CC" w14:textId="7F795B8C" w:rsidR="007D7F59" w:rsidRDefault="001B5688" w:rsidP="007D7F59">
      <w:pPr>
        <w:rPr>
          <w:lang w:eastAsia="x-none"/>
        </w:rPr>
      </w:pPr>
      <w:hyperlink r:id="rId701" w:history="1">
        <w:r w:rsidR="000B5C49">
          <w:rPr>
            <w:rStyle w:val="Hyperlink"/>
            <w:lang w:eastAsia="x-none"/>
          </w:rPr>
          <w:t>R1-2203274</w:t>
        </w:r>
      </w:hyperlink>
      <w:r w:rsidR="007D7F59">
        <w:rPr>
          <w:lang w:eastAsia="x-none"/>
        </w:rPr>
        <w:tab/>
        <w:t>Maintenance of Rel-17 URLLC / IIoT Intra-UE Multiplexing/Prioritization</w:t>
      </w:r>
      <w:r w:rsidR="007D7F59">
        <w:rPr>
          <w:lang w:eastAsia="x-none"/>
        </w:rPr>
        <w:tab/>
        <w:t>Nokia, Nokia Shanghai Bell</w:t>
      </w:r>
    </w:p>
    <w:p w14:paraId="08F79862" w14:textId="1D67EBCF" w:rsidR="007D7F59" w:rsidRDefault="001B5688" w:rsidP="007D7F59">
      <w:pPr>
        <w:rPr>
          <w:lang w:eastAsia="x-none"/>
        </w:rPr>
      </w:pPr>
      <w:hyperlink r:id="rId702" w:history="1">
        <w:r w:rsidR="000B5C49">
          <w:rPr>
            <w:rStyle w:val="Hyperlink"/>
            <w:lang w:eastAsia="x-none"/>
          </w:rPr>
          <w:t>R1-2203305</w:t>
        </w:r>
      </w:hyperlink>
      <w:r w:rsidR="007D7F59">
        <w:rPr>
          <w:lang w:eastAsia="x-none"/>
        </w:rPr>
        <w:tab/>
        <w:t>Discussion on intra-UE multiplexing/prioritization</w:t>
      </w:r>
      <w:r w:rsidR="007D7F59">
        <w:rPr>
          <w:lang w:eastAsia="x-none"/>
        </w:rPr>
        <w:tab/>
        <w:t>Spreadtrum Communications</w:t>
      </w:r>
    </w:p>
    <w:p w14:paraId="1D9D910A" w14:textId="27D42ED4" w:rsidR="007D7F59" w:rsidRDefault="001B5688" w:rsidP="007D7F59">
      <w:pPr>
        <w:rPr>
          <w:lang w:eastAsia="x-none"/>
        </w:rPr>
      </w:pPr>
      <w:hyperlink r:id="rId703" w:history="1">
        <w:r w:rsidR="000B5C49">
          <w:rPr>
            <w:rStyle w:val="Hyperlink"/>
            <w:lang w:eastAsia="x-none"/>
          </w:rPr>
          <w:t>R1-2203398</w:t>
        </w:r>
      </w:hyperlink>
      <w:r w:rsidR="007D7F59">
        <w:rPr>
          <w:lang w:eastAsia="x-none"/>
        </w:rPr>
        <w:tab/>
        <w:t>Remaining Issues of Intra-UE Multiplexing/Prioritization for IIoT/URLLC</w:t>
      </w:r>
      <w:r w:rsidR="007D7F59">
        <w:rPr>
          <w:lang w:eastAsia="x-none"/>
        </w:rPr>
        <w:tab/>
        <w:t>Ericsson</w:t>
      </w:r>
    </w:p>
    <w:p w14:paraId="40D1F144" w14:textId="4BBE2184" w:rsidR="007D7F59" w:rsidRDefault="001B5688" w:rsidP="007D7F59">
      <w:pPr>
        <w:rPr>
          <w:lang w:eastAsia="x-none"/>
        </w:rPr>
      </w:pPr>
      <w:hyperlink r:id="rId704" w:history="1">
        <w:r w:rsidR="000B5C49">
          <w:rPr>
            <w:rStyle w:val="Hyperlink"/>
            <w:lang w:eastAsia="x-none"/>
          </w:rPr>
          <w:t>R1-2203435</w:t>
        </w:r>
      </w:hyperlink>
      <w:r w:rsidR="007D7F59">
        <w:rPr>
          <w:lang w:eastAsia="x-none"/>
        </w:rPr>
        <w:tab/>
        <w:t>Maintenance on intra-UE multiplexing and prioritization</w:t>
      </w:r>
      <w:r w:rsidR="007D7F59">
        <w:rPr>
          <w:lang w:eastAsia="x-none"/>
        </w:rPr>
        <w:tab/>
        <w:t>CATT</w:t>
      </w:r>
    </w:p>
    <w:p w14:paraId="5121A63A" w14:textId="34E60AD0" w:rsidR="007D7F59" w:rsidRDefault="001B5688" w:rsidP="007D7F59">
      <w:pPr>
        <w:rPr>
          <w:lang w:eastAsia="x-none"/>
        </w:rPr>
      </w:pPr>
      <w:hyperlink r:id="rId705" w:history="1">
        <w:r w:rsidR="000B5C49">
          <w:rPr>
            <w:rStyle w:val="Hyperlink"/>
            <w:lang w:eastAsia="x-none"/>
          </w:rPr>
          <w:t>R1-2203514</w:t>
        </w:r>
      </w:hyperlink>
      <w:r w:rsidR="007D7F59">
        <w:rPr>
          <w:lang w:eastAsia="x-none"/>
        </w:rPr>
        <w:tab/>
        <w:t>Remaining issues on intra-UE Multiplexing/Prioritization for Rel-17 URLLC</w:t>
      </w:r>
      <w:r w:rsidR="007D7F59">
        <w:rPr>
          <w:lang w:eastAsia="x-none"/>
        </w:rPr>
        <w:tab/>
        <w:t>vivo</w:t>
      </w:r>
    </w:p>
    <w:p w14:paraId="12F2E7D3" w14:textId="77009493" w:rsidR="007D7F59" w:rsidRDefault="001B5688" w:rsidP="007D7F59">
      <w:pPr>
        <w:rPr>
          <w:lang w:eastAsia="x-none"/>
        </w:rPr>
      </w:pPr>
      <w:hyperlink r:id="rId706" w:history="1">
        <w:r w:rsidR="000B5C49">
          <w:rPr>
            <w:rStyle w:val="Hyperlink"/>
            <w:lang w:eastAsia="x-none"/>
          </w:rPr>
          <w:t>R1-2203863</w:t>
        </w:r>
      </w:hyperlink>
      <w:r w:rsidR="007D7F59">
        <w:rPr>
          <w:lang w:eastAsia="x-none"/>
        </w:rPr>
        <w:tab/>
        <w:t>Maintenance on Intra-UE Multiplexing/Prioritization</w:t>
      </w:r>
      <w:r w:rsidR="007D7F59">
        <w:rPr>
          <w:lang w:eastAsia="x-none"/>
        </w:rPr>
        <w:tab/>
        <w:t>Samsung</w:t>
      </w:r>
    </w:p>
    <w:p w14:paraId="0BB43A96" w14:textId="75BE990D" w:rsidR="007D7F59" w:rsidRDefault="001B5688" w:rsidP="007D7F59">
      <w:pPr>
        <w:rPr>
          <w:lang w:eastAsia="x-none"/>
        </w:rPr>
      </w:pPr>
      <w:hyperlink r:id="rId707" w:history="1">
        <w:r w:rsidR="000B5C49">
          <w:rPr>
            <w:rStyle w:val="Hyperlink"/>
            <w:lang w:eastAsia="x-none"/>
          </w:rPr>
          <w:t>R1-2204003</w:t>
        </w:r>
      </w:hyperlink>
      <w:r w:rsidR="007D7F59">
        <w:rPr>
          <w:lang w:eastAsia="x-none"/>
        </w:rPr>
        <w:tab/>
        <w:t>Remaining issues on intra-UE multiplexing/prioritization</w:t>
      </w:r>
      <w:r w:rsidR="007D7F59">
        <w:rPr>
          <w:lang w:eastAsia="x-none"/>
        </w:rPr>
        <w:tab/>
        <w:t>OPPO</w:t>
      </w:r>
    </w:p>
    <w:p w14:paraId="1C38310F" w14:textId="638E7396" w:rsidR="007D7F59" w:rsidRDefault="001B5688" w:rsidP="007D7F59">
      <w:pPr>
        <w:rPr>
          <w:lang w:eastAsia="x-none"/>
        </w:rPr>
      </w:pPr>
      <w:hyperlink r:id="rId708" w:history="1">
        <w:r w:rsidR="000B5C49">
          <w:rPr>
            <w:rStyle w:val="Hyperlink"/>
            <w:lang w:eastAsia="x-none"/>
          </w:rPr>
          <w:t>R1-2204091</w:t>
        </w:r>
      </w:hyperlink>
      <w:r w:rsidR="007D7F59">
        <w:rPr>
          <w:lang w:eastAsia="x-none"/>
        </w:rPr>
        <w:tab/>
        <w:t>Remaining issues of Intra-UE Multiplexing/Prioritization</w:t>
      </w:r>
      <w:r w:rsidR="007D7F59">
        <w:rPr>
          <w:lang w:eastAsia="x-none"/>
        </w:rPr>
        <w:tab/>
        <w:t>InterDigital, Inc.</w:t>
      </w:r>
    </w:p>
    <w:p w14:paraId="32BED881" w14:textId="7B635FE5" w:rsidR="007D7F59" w:rsidRDefault="001B5688" w:rsidP="007D7F59">
      <w:pPr>
        <w:rPr>
          <w:lang w:eastAsia="x-none"/>
        </w:rPr>
      </w:pPr>
      <w:hyperlink r:id="rId709" w:history="1">
        <w:r w:rsidR="000B5C49">
          <w:rPr>
            <w:rStyle w:val="Hyperlink"/>
            <w:lang w:eastAsia="x-none"/>
          </w:rPr>
          <w:t>R1-2204206</w:t>
        </w:r>
      </w:hyperlink>
      <w:r w:rsidR="007D7F59">
        <w:rPr>
          <w:lang w:eastAsia="x-none"/>
        </w:rPr>
        <w:tab/>
        <w:t>Remaining issues in intra-UE multiplexing/prioritization</w:t>
      </w:r>
      <w:r w:rsidR="007D7F59">
        <w:rPr>
          <w:lang w:eastAsia="x-none"/>
        </w:rPr>
        <w:tab/>
        <w:t>Apple</w:t>
      </w:r>
    </w:p>
    <w:p w14:paraId="5E848E59" w14:textId="32828524" w:rsidR="007D7F59" w:rsidRDefault="001B5688" w:rsidP="007D7F59">
      <w:pPr>
        <w:rPr>
          <w:lang w:eastAsia="x-none"/>
        </w:rPr>
      </w:pPr>
      <w:hyperlink r:id="rId710" w:history="1">
        <w:r w:rsidR="000B5C49">
          <w:rPr>
            <w:rStyle w:val="Hyperlink"/>
            <w:lang w:eastAsia="x-none"/>
          </w:rPr>
          <w:t>R1-2204344</w:t>
        </w:r>
      </w:hyperlink>
      <w:r w:rsidR="007D7F59">
        <w:rPr>
          <w:lang w:eastAsia="x-none"/>
        </w:rPr>
        <w:tab/>
        <w:t>Remaining issues on intra-UE multiplexing/prioritization for Rel.17 URLLC</w:t>
      </w:r>
      <w:r w:rsidR="007D7F59">
        <w:rPr>
          <w:lang w:eastAsia="x-none"/>
        </w:rPr>
        <w:tab/>
        <w:t>NTT DOCOMO, INC.</w:t>
      </w:r>
    </w:p>
    <w:p w14:paraId="1E55E319" w14:textId="4F854C1B" w:rsidR="007D7F59" w:rsidRDefault="001B5688" w:rsidP="007D7F59">
      <w:pPr>
        <w:rPr>
          <w:lang w:eastAsia="x-none"/>
        </w:rPr>
      </w:pPr>
      <w:hyperlink r:id="rId711" w:history="1">
        <w:r w:rsidR="000B5C49">
          <w:rPr>
            <w:rStyle w:val="Hyperlink"/>
            <w:lang w:eastAsia="x-none"/>
          </w:rPr>
          <w:t>R1-2204439</w:t>
        </w:r>
      </w:hyperlink>
      <w:r w:rsidR="007D7F59">
        <w:rPr>
          <w:lang w:eastAsia="x-none"/>
        </w:rPr>
        <w:tab/>
        <w:t>Remaining details on intra-UE multiplexing and prioritization</w:t>
      </w:r>
      <w:r w:rsidR="007D7F59">
        <w:rPr>
          <w:lang w:eastAsia="x-none"/>
        </w:rPr>
        <w:tab/>
        <w:t>ITRI</w:t>
      </w:r>
    </w:p>
    <w:p w14:paraId="500168BA" w14:textId="3785713C" w:rsidR="007D7F59" w:rsidRDefault="001B5688" w:rsidP="007D7F59">
      <w:pPr>
        <w:rPr>
          <w:lang w:eastAsia="x-none"/>
        </w:rPr>
      </w:pPr>
      <w:hyperlink r:id="rId712" w:history="1">
        <w:r w:rsidR="000B5C49">
          <w:rPr>
            <w:rStyle w:val="Hyperlink"/>
            <w:lang w:eastAsia="x-none"/>
          </w:rPr>
          <w:t>R1-2204547</w:t>
        </w:r>
      </w:hyperlink>
      <w:r w:rsidR="007D7F59">
        <w:rPr>
          <w:lang w:eastAsia="x-none"/>
        </w:rPr>
        <w:tab/>
        <w:t>Remaining issues on intra-UE multiplexing/prioritization for URLLC/IIoT</w:t>
      </w:r>
      <w:r w:rsidR="007D7F59">
        <w:rPr>
          <w:lang w:eastAsia="x-none"/>
        </w:rPr>
        <w:tab/>
        <w:t>WILUS Inc.</w:t>
      </w:r>
    </w:p>
    <w:p w14:paraId="611B8933" w14:textId="71D76FE8" w:rsidR="007D7F59" w:rsidRDefault="001B5688" w:rsidP="007D7F59">
      <w:pPr>
        <w:rPr>
          <w:lang w:eastAsia="x-none"/>
        </w:rPr>
      </w:pPr>
      <w:hyperlink r:id="rId713" w:history="1">
        <w:r w:rsidR="000B5C49">
          <w:rPr>
            <w:rStyle w:val="Hyperlink"/>
            <w:lang w:eastAsia="x-none"/>
          </w:rPr>
          <w:t>R1-2204617</w:t>
        </w:r>
      </w:hyperlink>
      <w:r w:rsidR="007D7F59">
        <w:rPr>
          <w:lang w:eastAsia="x-none"/>
        </w:rPr>
        <w:tab/>
        <w:t>Remaining issues on Intra-UE multiplexing enhancements</w:t>
      </w:r>
      <w:r w:rsidR="007D7F59">
        <w:rPr>
          <w:lang w:eastAsia="x-none"/>
        </w:rPr>
        <w:tab/>
        <w:t>LG Electronics</w:t>
      </w:r>
    </w:p>
    <w:p w14:paraId="786B5D5D" w14:textId="35974398" w:rsidR="007D7F59" w:rsidRDefault="001B5688" w:rsidP="007D7F59">
      <w:pPr>
        <w:rPr>
          <w:lang w:eastAsia="x-none"/>
        </w:rPr>
      </w:pPr>
      <w:hyperlink r:id="rId714" w:history="1">
        <w:r w:rsidR="000B5C49">
          <w:rPr>
            <w:rStyle w:val="Hyperlink"/>
            <w:lang w:eastAsia="x-none"/>
          </w:rPr>
          <w:t>R1-2204647</w:t>
        </w:r>
      </w:hyperlink>
      <w:r w:rsidR="007D7F59">
        <w:rPr>
          <w:lang w:eastAsia="x-none"/>
        </w:rPr>
        <w:tab/>
        <w:t>Intra-UE Multiplexing/Prioritization</w:t>
      </w:r>
      <w:r w:rsidR="007D7F59">
        <w:rPr>
          <w:lang w:eastAsia="x-none"/>
        </w:rPr>
        <w:tab/>
        <w:t>ETRI</w:t>
      </w:r>
    </w:p>
    <w:p w14:paraId="49E9B1F2" w14:textId="1FB21591" w:rsidR="007D7F59" w:rsidRDefault="001B5688" w:rsidP="007D7F59">
      <w:pPr>
        <w:rPr>
          <w:lang w:eastAsia="x-none"/>
        </w:rPr>
      </w:pPr>
      <w:hyperlink r:id="rId715" w:history="1">
        <w:r w:rsidR="000B5C49">
          <w:rPr>
            <w:rStyle w:val="Hyperlink"/>
            <w:lang w:eastAsia="x-none"/>
          </w:rPr>
          <w:t>R1-2204770</w:t>
        </w:r>
      </w:hyperlink>
      <w:r w:rsidR="007D7F59">
        <w:rPr>
          <w:lang w:eastAsia="x-none"/>
        </w:rPr>
        <w:tab/>
        <w:t>Remaining issue for Intra-UE Uplink Channel Multiplexing and Prioritization</w:t>
      </w:r>
      <w:r w:rsidR="007D7F59">
        <w:rPr>
          <w:lang w:eastAsia="x-none"/>
        </w:rPr>
        <w:tab/>
        <w:t>Intel Corporation</w:t>
      </w:r>
    </w:p>
    <w:p w14:paraId="255C5FD1" w14:textId="6A69B2D3" w:rsidR="007D7F59" w:rsidRDefault="001B5688" w:rsidP="007D7F59">
      <w:pPr>
        <w:rPr>
          <w:lang w:eastAsia="x-none"/>
        </w:rPr>
      </w:pPr>
      <w:hyperlink r:id="rId716" w:history="1">
        <w:r w:rsidR="000B5C49">
          <w:rPr>
            <w:rStyle w:val="Hyperlink"/>
            <w:lang w:eastAsia="x-none"/>
          </w:rPr>
          <w:t>R1-2204983</w:t>
        </w:r>
      </w:hyperlink>
      <w:r w:rsidR="007D7F59">
        <w:rPr>
          <w:lang w:eastAsia="x-none"/>
        </w:rPr>
        <w:tab/>
        <w:t>Remaining issues on Intra-UE multiplexing and prioritization for IOT and URLLC</w:t>
      </w:r>
      <w:r w:rsidR="007D7F59">
        <w:rPr>
          <w:lang w:eastAsia="x-none"/>
        </w:rPr>
        <w:tab/>
        <w:t>Qualcomm Incorporated</w:t>
      </w:r>
    </w:p>
    <w:p w14:paraId="12333813" w14:textId="51FAF323" w:rsidR="00585E6B" w:rsidRDefault="00585E6B" w:rsidP="007D7F59">
      <w:pPr>
        <w:rPr>
          <w:lang w:eastAsia="x-none"/>
        </w:rPr>
      </w:pPr>
    </w:p>
    <w:p w14:paraId="689FD5FB" w14:textId="77777777" w:rsidR="00585E6B" w:rsidRPr="000E4A13" w:rsidRDefault="00585E6B" w:rsidP="00585E6B">
      <w:pPr>
        <w:rPr>
          <w:rFonts w:cs="Times"/>
          <w:lang w:eastAsia="x-none"/>
        </w:rPr>
      </w:pPr>
      <w:r w:rsidRPr="000E4A13">
        <w:rPr>
          <w:rFonts w:cs="Times"/>
          <w:lang w:eastAsia="x-none"/>
        </w:rPr>
        <w:t>[109-e-R17-IIoT-URLLC-02] – Yanping (CATT)</w:t>
      </w:r>
    </w:p>
    <w:p w14:paraId="4AFEFA37" w14:textId="73BB0446" w:rsidR="00585E6B" w:rsidRPr="000E4A13" w:rsidRDefault="00585E6B" w:rsidP="00585E6B">
      <w:pPr>
        <w:rPr>
          <w:rFonts w:cs="Times"/>
          <w:lang w:eastAsia="x-none"/>
        </w:rPr>
      </w:pPr>
      <w:r w:rsidRPr="000E4A13">
        <w:rPr>
          <w:rFonts w:cs="Times"/>
          <w:lang w:eastAsia="x-none"/>
        </w:rPr>
        <w:t>Email discussion on intra-UE multiplexing/prioritization A by May 18</w:t>
      </w:r>
    </w:p>
    <w:p w14:paraId="32D1F62F" w14:textId="52313D61" w:rsidR="00585E6B" w:rsidRPr="000E4A13" w:rsidRDefault="00585E6B" w:rsidP="00261322">
      <w:pPr>
        <w:pStyle w:val="ListParagraph"/>
        <w:numPr>
          <w:ilvl w:val="0"/>
          <w:numId w:val="65"/>
        </w:numPr>
        <w:spacing w:after="0"/>
        <w:ind w:hanging="357"/>
        <w:rPr>
          <w:rFonts w:cs="Times"/>
          <w:lang w:eastAsia="x-none"/>
        </w:rPr>
      </w:pPr>
      <w:r w:rsidRPr="000E4A13">
        <w:rPr>
          <w:rFonts w:cs="Times"/>
          <w:lang w:eastAsia="x-none"/>
        </w:rPr>
        <w:t>Issue 1: power allocation order</w:t>
      </w:r>
    </w:p>
    <w:p w14:paraId="3BDE399F" w14:textId="77777777" w:rsidR="00585E6B" w:rsidRPr="000E4A13" w:rsidRDefault="00585E6B" w:rsidP="00585E6B">
      <w:pPr>
        <w:numPr>
          <w:ilvl w:val="0"/>
          <w:numId w:val="65"/>
        </w:numPr>
        <w:rPr>
          <w:rFonts w:cs="Times"/>
          <w:lang w:eastAsia="x-none"/>
        </w:rPr>
      </w:pPr>
      <w:r w:rsidRPr="000E4A13">
        <w:rPr>
          <w:rFonts w:cs="Times"/>
          <w:lang w:eastAsia="x-none"/>
        </w:rPr>
        <w:t>Issue 2: Joint operation of R17 intra-UE multiplexing and UL CI</w:t>
      </w:r>
    </w:p>
    <w:p w14:paraId="57556CB7" w14:textId="77777777" w:rsidR="00585E6B" w:rsidRPr="000E4A13" w:rsidRDefault="00585E6B" w:rsidP="00585E6B">
      <w:pPr>
        <w:numPr>
          <w:ilvl w:val="0"/>
          <w:numId w:val="65"/>
        </w:numPr>
        <w:rPr>
          <w:rFonts w:cs="Times"/>
          <w:lang w:eastAsia="x-none"/>
        </w:rPr>
      </w:pPr>
      <w:r w:rsidRPr="000E4A13">
        <w:rPr>
          <w:rFonts w:cs="Times"/>
          <w:lang w:eastAsia="x-none"/>
        </w:rPr>
        <w:t>Issue 10: Step 2 considers resultant PUCCH/PUSCH after step 1 only</w:t>
      </w:r>
    </w:p>
    <w:p w14:paraId="03388E2A" w14:textId="77777777" w:rsidR="00585E6B" w:rsidRPr="000E4A13" w:rsidRDefault="00585E6B" w:rsidP="00585E6B">
      <w:pPr>
        <w:numPr>
          <w:ilvl w:val="0"/>
          <w:numId w:val="65"/>
        </w:numPr>
        <w:rPr>
          <w:lang w:eastAsia="x-none"/>
        </w:rPr>
      </w:pPr>
      <w:r w:rsidRPr="000E4A13">
        <w:rPr>
          <w:rFonts w:hint="eastAsia"/>
          <w:lang w:eastAsia="x-none"/>
        </w:rPr>
        <w:t>1</w:t>
      </w:r>
      <w:r w:rsidRPr="000E4A13">
        <w:rPr>
          <w:rFonts w:hint="eastAsia"/>
          <w:vertAlign w:val="superscript"/>
          <w:lang w:eastAsia="x-none"/>
        </w:rPr>
        <w:t>st</w:t>
      </w:r>
      <w:r w:rsidRPr="000E4A13">
        <w:rPr>
          <w:rFonts w:hint="eastAsia"/>
          <w:lang w:eastAsia="x-none"/>
        </w:rPr>
        <w:t xml:space="preserve"> check point</w:t>
      </w:r>
      <w:r w:rsidRPr="000E4A13">
        <w:rPr>
          <w:lang w:eastAsia="x-none"/>
        </w:rPr>
        <w:t xml:space="preserve"> on</w:t>
      </w:r>
      <w:r w:rsidRPr="000E4A13">
        <w:rPr>
          <w:rFonts w:hint="eastAsia"/>
          <w:lang w:eastAsia="x-none"/>
        </w:rPr>
        <w:t xml:space="preserve"> </w:t>
      </w:r>
      <w:r w:rsidRPr="000E4A13">
        <w:t>May 12 and f</w:t>
      </w:r>
      <w:r w:rsidRPr="000E4A13">
        <w:rPr>
          <w:lang w:eastAsia="x-none"/>
        </w:rPr>
        <w:t>inal</w:t>
      </w:r>
      <w:r w:rsidRPr="000E4A13">
        <w:rPr>
          <w:rFonts w:hint="eastAsia"/>
          <w:lang w:eastAsia="x-none"/>
        </w:rPr>
        <w:t xml:space="preserve"> check point</w:t>
      </w:r>
      <w:r w:rsidRPr="000E4A13">
        <w:rPr>
          <w:lang w:eastAsia="x-none"/>
        </w:rPr>
        <w:t xml:space="preserve"> on</w:t>
      </w:r>
      <w:r w:rsidRPr="000E4A13">
        <w:rPr>
          <w:rFonts w:hint="eastAsia"/>
          <w:lang w:eastAsia="x-none"/>
        </w:rPr>
        <w:t xml:space="preserve"> </w:t>
      </w:r>
      <w:r w:rsidRPr="000E4A13">
        <w:t>May 18</w:t>
      </w:r>
    </w:p>
    <w:p w14:paraId="5822A1DB" w14:textId="17004C50" w:rsidR="00261322" w:rsidRPr="00261322" w:rsidRDefault="001B5688" w:rsidP="00261322">
      <w:pPr>
        <w:rPr>
          <w:rFonts w:cs="Times"/>
          <w:lang w:eastAsia="x-none"/>
        </w:rPr>
      </w:pPr>
      <w:hyperlink r:id="rId717" w:history="1">
        <w:r w:rsidR="000B5C49">
          <w:rPr>
            <w:rStyle w:val="Hyperlink"/>
            <w:rFonts w:cs="Times"/>
            <w:lang w:eastAsia="x-none"/>
          </w:rPr>
          <w:t>R1-2205147</w:t>
        </w:r>
      </w:hyperlink>
      <w:r w:rsidR="00261322" w:rsidRPr="000E4A13">
        <w:rPr>
          <w:rFonts w:cs="Times"/>
          <w:lang w:eastAsia="x-none"/>
        </w:rPr>
        <w:tab/>
        <w:t>Summary #1 of email thread [109-e-R17-IIoT-URLLC-02]</w:t>
      </w:r>
      <w:r w:rsidR="00261322" w:rsidRPr="000E4A13">
        <w:rPr>
          <w:rFonts w:cs="Times"/>
          <w:lang w:eastAsia="x-none"/>
        </w:rPr>
        <w:tab/>
        <w:t>Moderator (CATT)</w:t>
      </w:r>
    </w:p>
    <w:p w14:paraId="02A15D85" w14:textId="77777777" w:rsidR="000E4A13" w:rsidRDefault="000E4A13" w:rsidP="000E4A13">
      <w:pPr>
        <w:rPr>
          <w:lang w:eastAsia="x-none"/>
        </w:rPr>
      </w:pPr>
      <w:r w:rsidRPr="00585E6B">
        <w:rPr>
          <w:b/>
          <w:bCs/>
          <w:lang w:eastAsia="x-none"/>
        </w:rPr>
        <w:t>Decision:</w:t>
      </w:r>
      <w:r>
        <w:rPr>
          <w:lang w:eastAsia="x-none"/>
        </w:rPr>
        <w:t xml:space="preserve"> As per email decision posted on May 13</w:t>
      </w:r>
      <w:r w:rsidRPr="00585E6B">
        <w:rPr>
          <w:vertAlign w:val="superscript"/>
          <w:lang w:eastAsia="x-none"/>
        </w:rPr>
        <w:t>th</w:t>
      </w:r>
      <w:r>
        <w:rPr>
          <w:lang w:eastAsia="x-none"/>
        </w:rPr>
        <w:t xml:space="preserve">, </w:t>
      </w:r>
    </w:p>
    <w:p w14:paraId="3F76E045" w14:textId="77777777" w:rsidR="0081455B" w:rsidRPr="00261322" w:rsidRDefault="0081455B" w:rsidP="0081455B">
      <w:pPr>
        <w:rPr>
          <w:highlight w:val="green"/>
        </w:rPr>
      </w:pPr>
      <w:r w:rsidRPr="00261322">
        <w:rPr>
          <w:highlight w:val="green"/>
        </w:rPr>
        <w:t>Agreement</w:t>
      </w:r>
    </w:p>
    <w:p w14:paraId="75466AF4" w14:textId="0F0BF278" w:rsidR="000E4A13" w:rsidRPr="0081455B" w:rsidRDefault="000E4A13" w:rsidP="0081455B">
      <w:pPr>
        <w:rPr>
          <w:rFonts w:ascii="Times New Roman" w:hAnsi="Times New Roman"/>
          <w:szCs w:val="20"/>
          <w:lang w:val="en-US" w:eastAsia="zh-CN"/>
        </w:rPr>
      </w:pPr>
      <w:r w:rsidRPr="0081455B">
        <w:rPr>
          <w:rFonts w:ascii="Times New Roman" w:hAnsi="Times New Roman"/>
          <w:szCs w:val="20"/>
          <w:lang w:val="en-US" w:eastAsia="zh-CN"/>
        </w:rPr>
        <w:t xml:space="preserve">Update the transmission power allocation order for Rel-17 if UE is configured with </w:t>
      </w:r>
      <w:r w:rsidRPr="0081455B">
        <w:rPr>
          <w:rFonts w:ascii="Times New Roman" w:hAnsi="Times New Roman"/>
          <w:i/>
          <w:iCs/>
          <w:szCs w:val="20"/>
          <w:lang w:val="en-US" w:eastAsia="zh-CN"/>
        </w:rPr>
        <w:t>UCI-MuxWithDifferentPriority</w:t>
      </w:r>
      <w:r w:rsidRPr="0081455B">
        <w:rPr>
          <w:rFonts w:ascii="Times New Roman" w:hAnsi="Times New Roman"/>
          <w:szCs w:val="20"/>
          <w:lang w:val="en-US" w:eastAsia="zh-CN"/>
        </w:rPr>
        <w:t>:</w:t>
      </w:r>
    </w:p>
    <w:p w14:paraId="2982085B" w14:textId="77777777" w:rsidR="000E4A13" w:rsidRPr="0081455B" w:rsidRDefault="000E4A13" w:rsidP="00CF6E6D">
      <w:pPr>
        <w:pStyle w:val="ListParagraph"/>
        <w:numPr>
          <w:ilvl w:val="0"/>
          <w:numId w:val="178"/>
        </w:numPr>
        <w:rPr>
          <w:lang w:eastAsia="zh-CN"/>
        </w:rPr>
      </w:pPr>
      <w:r w:rsidRPr="0081455B">
        <w:rPr>
          <w:lang w:eastAsia="zh-CN"/>
        </w:rPr>
        <w:t>LP PUSCH with HP HARQ-ACK should be of the same priority as HP PUSCH with HP HARQ-ACK, i.e., higher than HP PUSCH with CSI, as well as HP PUSCH only.</w:t>
      </w:r>
    </w:p>
    <w:p w14:paraId="7C874C51" w14:textId="6A0322D9" w:rsidR="000E4A13" w:rsidRPr="0081455B" w:rsidRDefault="000E4A13" w:rsidP="00CF6E6D">
      <w:pPr>
        <w:pStyle w:val="ListParagraph"/>
        <w:numPr>
          <w:ilvl w:val="0"/>
          <w:numId w:val="178"/>
        </w:numPr>
        <w:rPr>
          <w:lang w:eastAsia="zh-CN"/>
        </w:rPr>
      </w:pPr>
      <w:r w:rsidRPr="0081455B">
        <w:rPr>
          <w:lang w:eastAsia="zh-CN"/>
        </w:rPr>
        <w:t>HP PUSCH with LP HARQ-ACK only should have the same priority as HP PUSCH without UCI, i.e., lower than HP PUSCH with HP HARQ-ACK, as well as HP PUSCH with CSI.</w:t>
      </w:r>
    </w:p>
    <w:p w14:paraId="0D02E77A" w14:textId="77777777" w:rsidR="000E4A13" w:rsidRPr="0081455B" w:rsidRDefault="000E4A13" w:rsidP="0081455B">
      <w:pPr>
        <w:rPr>
          <w:rFonts w:ascii="Times New Roman" w:eastAsiaTheme="minorHAnsi" w:hAnsi="Times New Roman"/>
          <w:szCs w:val="20"/>
          <w:u w:val="single"/>
          <w:lang w:val="en-US" w:eastAsia="zh-CN"/>
        </w:rPr>
      </w:pPr>
      <w:r w:rsidRPr="0081455B">
        <w:rPr>
          <w:rFonts w:ascii="Times New Roman" w:hAnsi="Times New Roman"/>
          <w:szCs w:val="20"/>
          <w:u w:val="single"/>
          <w:lang w:val="en-US" w:eastAsia="zh-CN"/>
        </w:rPr>
        <w:t>Conclusion:</w:t>
      </w:r>
    </w:p>
    <w:p w14:paraId="4376E167" w14:textId="77777777" w:rsidR="000E4A13" w:rsidRDefault="000E4A13" w:rsidP="0081455B">
      <w:pPr>
        <w:rPr>
          <w:rFonts w:ascii="Times New Roman" w:hAnsi="Times New Roman"/>
          <w:szCs w:val="20"/>
          <w:lang w:eastAsia="zh-CN"/>
        </w:rPr>
      </w:pPr>
      <w:r>
        <w:rPr>
          <w:rFonts w:ascii="Times New Roman" w:hAnsi="Times New Roman"/>
          <w:szCs w:val="20"/>
          <w:lang w:eastAsia="zh-CN"/>
        </w:rPr>
        <w:t xml:space="preserve">A UE can be configured with both </w:t>
      </w:r>
      <w:r>
        <w:rPr>
          <w:rFonts w:ascii="Times New Roman" w:hAnsi="Times New Roman"/>
          <w:i/>
          <w:iCs/>
          <w:szCs w:val="20"/>
          <w:lang w:eastAsia="zh-CN"/>
        </w:rPr>
        <w:t>UCI-MuxWithDifferentPriority</w:t>
      </w:r>
      <w:r>
        <w:rPr>
          <w:rFonts w:ascii="Times New Roman" w:hAnsi="Times New Roman"/>
          <w:szCs w:val="20"/>
          <w:lang w:eastAsia="zh-CN"/>
        </w:rPr>
        <w:t xml:space="preserve"> and </w:t>
      </w:r>
      <w:r>
        <w:rPr>
          <w:rFonts w:ascii="Times New Roman" w:hAnsi="Times New Roman"/>
          <w:i/>
          <w:iCs/>
          <w:szCs w:val="20"/>
          <w:lang w:eastAsia="zh-CN"/>
        </w:rPr>
        <w:t>UplinkCancellation</w:t>
      </w:r>
      <w:r>
        <w:rPr>
          <w:rFonts w:ascii="Times New Roman" w:hAnsi="Times New Roman"/>
          <w:szCs w:val="20"/>
          <w:lang w:eastAsia="zh-CN"/>
        </w:rPr>
        <w:t>.</w:t>
      </w:r>
    </w:p>
    <w:p w14:paraId="42B1FB18" w14:textId="77777777" w:rsidR="000E4A13" w:rsidRPr="0081455B" w:rsidRDefault="000E4A13" w:rsidP="00CF6E6D">
      <w:pPr>
        <w:pStyle w:val="ListParagraph"/>
        <w:numPr>
          <w:ilvl w:val="0"/>
          <w:numId w:val="178"/>
        </w:numPr>
        <w:rPr>
          <w:rFonts w:cs="Times"/>
          <w:lang w:eastAsia="zh-CN"/>
        </w:rPr>
      </w:pPr>
      <w:r w:rsidRPr="0081455B">
        <w:rPr>
          <w:rFonts w:cs="Times"/>
          <w:lang w:eastAsia="zh-CN"/>
        </w:rPr>
        <w:t>No special handling for LP PUSCH multiplexed with HP UCI</w:t>
      </w:r>
    </w:p>
    <w:p w14:paraId="278AD298" w14:textId="327DE1BF" w:rsidR="00261322" w:rsidRPr="000F0194" w:rsidRDefault="00261322" w:rsidP="0081455B">
      <w:pPr>
        <w:rPr>
          <w:rFonts w:cs="Times"/>
        </w:rPr>
      </w:pPr>
    </w:p>
    <w:p w14:paraId="224A2897" w14:textId="300D8306" w:rsidR="00261322" w:rsidRPr="001C59F9" w:rsidRDefault="001B5688" w:rsidP="00261322">
      <w:pPr>
        <w:rPr>
          <w:rFonts w:cs="Times"/>
          <w:b/>
          <w:bCs/>
          <w:lang w:eastAsia="x-none"/>
        </w:rPr>
      </w:pPr>
      <w:hyperlink r:id="rId718" w:history="1">
        <w:r w:rsidR="000B5C49">
          <w:rPr>
            <w:rStyle w:val="Hyperlink"/>
            <w:rFonts w:cs="Times"/>
            <w:b/>
            <w:bCs/>
            <w:lang w:eastAsia="x-none"/>
          </w:rPr>
          <w:t>R1-2205360</w:t>
        </w:r>
      </w:hyperlink>
      <w:r w:rsidR="001C59F9" w:rsidRPr="001C59F9">
        <w:rPr>
          <w:rFonts w:cs="Times"/>
          <w:b/>
          <w:bCs/>
          <w:lang w:eastAsia="x-none"/>
        </w:rPr>
        <w:tab/>
        <w:t>Summary #2 of email thread [109-e-R17-IIoT-URLLC-02]</w:t>
      </w:r>
      <w:r w:rsidR="001C59F9" w:rsidRPr="001C59F9">
        <w:rPr>
          <w:rFonts w:cs="Times"/>
          <w:b/>
          <w:bCs/>
          <w:lang w:eastAsia="x-none"/>
        </w:rPr>
        <w:tab/>
        <w:t>Moderator (CATT)</w:t>
      </w:r>
    </w:p>
    <w:p w14:paraId="119A00FD" w14:textId="697B2F12" w:rsidR="001C59F9" w:rsidRDefault="001C59F9" w:rsidP="00261322">
      <w:pPr>
        <w:rPr>
          <w:rFonts w:cs="Times"/>
          <w:lang w:eastAsia="x-none"/>
        </w:rPr>
      </w:pPr>
      <w:r>
        <w:rPr>
          <w:rFonts w:cs="Times"/>
          <w:lang w:eastAsia="x-none"/>
        </w:rPr>
        <w:t>From May 18</w:t>
      </w:r>
      <w:r w:rsidRPr="001C59F9">
        <w:rPr>
          <w:rFonts w:cs="Times"/>
          <w:vertAlign w:val="superscript"/>
          <w:lang w:eastAsia="x-none"/>
        </w:rPr>
        <w:t>th</w:t>
      </w:r>
      <w:r>
        <w:rPr>
          <w:rFonts w:cs="Times"/>
          <w:lang w:eastAsia="x-none"/>
        </w:rPr>
        <w:t xml:space="preserve"> GTW session</w:t>
      </w:r>
    </w:p>
    <w:p w14:paraId="2B2ACC5E" w14:textId="77777777" w:rsidR="001C59F9" w:rsidRPr="001C59F9" w:rsidRDefault="001C59F9" w:rsidP="001C59F9">
      <w:pPr>
        <w:rPr>
          <w:rFonts w:cs="Times"/>
          <w:highlight w:val="green"/>
          <w:lang w:eastAsia="x-none"/>
        </w:rPr>
      </w:pPr>
      <w:r w:rsidRPr="001C59F9">
        <w:rPr>
          <w:rFonts w:cs="Times"/>
          <w:highlight w:val="green"/>
          <w:lang w:eastAsia="x-none"/>
        </w:rPr>
        <w:t>Agreement</w:t>
      </w:r>
    </w:p>
    <w:p w14:paraId="23EF0432" w14:textId="77777777" w:rsidR="001C59F9" w:rsidRPr="002F221D" w:rsidRDefault="001C59F9" w:rsidP="001C59F9">
      <w:pPr>
        <w:spacing w:after="120"/>
        <w:rPr>
          <w:rFonts w:eastAsia="Malgun Gothic"/>
          <w:lang w:eastAsia="zh-CN"/>
        </w:rPr>
      </w:pPr>
      <w:r w:rsidRPr="002F221D">
        <w:t>For resolving collision of PUCCHs and PUSCHs of different priorities in step 2.2,</w:t>
      </w:r>
      <w:r w:rsidRPr="002F221D">
        <w:rPr>
          <w:rFonts w:eastAsia="Malgun Gothic" w:hint="eastAsia"/>
          <w:lang w:eastAsia="zh-CN"/>
        </w:rPr>
        <w:t xml:space="preserve"> if HP PUCCH resource carrying HARQ-ACK and all negative SR(s) overlaps with LP PUSCH, HP HARQ-ACK is multiplexed in LP PUSCH and all negative HP SR(s) are dropped.</w:t>
      </w:r>
    </w:p>
    <w:p w14:paraId="35C9C73E" w14:textId="77777777" w:rsidR="001C59F9" w:rsidRDefault="001C59F9" w:rsidP="00261322">
      <w:pPr>
        <w:rPr>
          <w:rFonts w:cs="Times"/>
          <w:lang w:eastAsia="x-none"/>
        </w:rPr>
      </w:pPr>
    </w:p>
    <w:p w14:paraId="0762A65A" w14:textId="77777777" w:rsidR="001C59F9" w:rsidRPr="00082005" w:rsidRDefault="001C59F9" w:rsidP="00261322">
      <w:pPr>
        <w:rPr>
          <w:rFonts w:cs="Times"/>
          <w:lang w:eastAsia="x-none"/>
        </w:rPr>
      </w:pPr>
    </w:p>
    <w:p w14:paraId="50C4FE5B" w14:textId="77777777" w:rsidR="00261322" w:rsidRPr="00261322" w:rsidRDefault="00585E6B" w:rsidP="00585E6B">
      <w:pPr>
        <w:rPr>
          <w:rFonts w:cs="Times"/>
          <w:lang w:eastAsia="x-none"/>
        </w:rPr>
      </w:pPr>
      <w:r w:rsidRPr="00261322">
        <w:rPr>
          <w:rFonts w:cs="Times"/>
          <w:lang w:eastAsia="x-none"/>
        </w:rPr>
        <w:t xml:space="preserve">[109-e-R17-IIoT-URLLC-03] </w:t>
      </w:r>
      <w:r w:rsidR="00261322" w:rsidRPr="00261322">
        <w:rPr>
          <w:rFonts w:cs="Times"/>
          <w:lang w:eastAsia="x-none"/>
        </w:rPr>
        <w:t>– Jia (OPPO)</w:t>
      </w:r>
    </w:p>
    <w:p w14:paraId="7A0CC3FB" w14:textId="609BB6E9" w:rsidR="00585E6B" w:rsidRPr="00261322" w:rsidRDefault="00585E6B" w:rsidP="00585E6B">
      <w:pPr>
        <w:rPr>
          <w:rFonts w:cs="Times"/>
          <w:lang w:eastAsia="x-none"/>
        </w:rPr>
      </w:pPr>
      <w:r w:rsidRPr="00261322">
        <w:rPr>
          <w:rFonts w:cs="Times"/>
          <w:lang w:eastAsia="x-none"/>
        </w:rPr>
        <w:t>Email discussion on intra-UE multiplexing/prioritization B by May 18</w:t>
      </w:r>
    </w:p>
    <w:p w14:paraId="56C76E3E" w14:textId="77777777" w:rsidR="00585E6B" w:rsidRPr="00261322" w:rsidRDefault="00585E6B" w:rsidP="00585E6B">
      <w:pPr>
        <w:numPr>
          <w:ilvl w:val="0"/>
          <w:numId w:val="65"/>
        </w:numPr>
        <w:rPr>
          <w:rFonts w:cs="Times"/>
          <w:sz w:val="18"/>
          <w:szCs w:val="18"/>
          <w:lang w:eastAsia="x-none"/>
        </w:rPr>
      </w:pPr>
      <w:r w:rsidRPr="00261322">
        <w:rPr>
          <w:rFonts w:cs="Times"/>
          <w:sz w:val="18"/>
          <w:szCs w:val="18"/>
          <w:lang w:eastAsia="x-none"/>
        </w:rPr>
        <w:t xml:space="preserve">Issue#1 HP PUCCH with HARQ-ACK and SR collides LP HARQ-ACK </w:t>
      </w:r>
    </w:p>
    <w:p w14:paraId="3BDD1651" w14:textId="77777777" w:rsidR="00585E6B" w:rsidRPr="00261322" w:rsidRDefault="00585E6B" w:rsidP="00585E6B">
      <w:pPr>
        <w:numPr>
          <w:ilvl w:val="0"/>
          <w:numId w:val="65"/>
        </w:numPr>
        <w:rPr>
          <w:rFonts w:cs="Times"/>
          <w:sz w:val="18"/>
          <w:szCs w:val="18"/>
          <w:lang w:eastAsia="x-none"/>
        </w:rPr>
      </w:pPr>
      <w:r w:rsidRPr="00261322">
        <w:rPr>
          <w:rFonts w:cs="Times"/>
          <w:sz w:val="18"/>
          <w:szCs w:val="18"/>
          <w:lang w:eastAsia="x-none"/>
        </w:rPr>
        <w:t>Issue#2 Multiplexing for SPS HARQ-ACK</w:t>
      </w:r>
    </w:p>
    <w:p w14:paraId="2BADFA71" w14:textId="77777777" w:rsidR="00585E6B" w:rsidRPr="00261322" w:rsidRDefault="00585E6B" w:rsidP="00585E6B">
      <w:pPr>
        <w:numPr>
          <w:ilvl w:val="0"/>
          <w:numId w:val="65"/>
        </w:numPr>
        <w:rPr>
          <w:rFonts w:cs="Times"/>
          <w:sz w:val="18"/>
          <w:szCs w:val="18"/>
          <w:lang w:eastAsia="x-none"/>
        </w:rPr>
      </w:pPr>
      <w:r w:rsidRPr="00261322">
        <w:rPr>
          <w:rFonts w:cs="Times"/>
          <w:sz w:val="18"/>
          <w:szCs w:val="18"/>
          <w:lang w:eastAsia="x-none"/>
        </w:rPr>
        <w:t>Issue#3 Interlace number adjustment for PUCCH</w:t>
      </w:r>
    </w:p>
    <w:p w14:paraId="4C6D92CC" w14:textId="77777777" w:rsidR="00585E6B" w:rsidRPr="00261322" w:rsidRDefault="00585E6B" w:rsidP="00585E6B">
      <w:pPr>
        <w:numPr>
          <w:ilvl w:val="0"/>
          <w:numId w:val="65"/>
        </w:numPr>
        <w:rPr>
          <w:rFonts w:cs="Times"/>
          <w:sz w:val="18"/>
          <w:szCs w:val="18"/>
          <w:lang w:eastAsia="x-none"/>
        </w:rPr>
      </w:pPr>
      <w:r w:rsidRPr="00261322">
        <w:rPr>
          <w:rFonts w:cs="Times"/>
          <w:sz w:val="18"/>
          <w:szCs w:val="18"/>
          <w:lang w:eastAsia="x-none"/>
        </w:rPr>
        <w:t>Issue#4 Power control enhancement for PUCCH</w:t>
      </w:r>
    </w:p>
    <w:p w14:paraId="22A57C78" w14:textId="2D6A100A" w:rsidR="00585E6B" w:rsidRPr="00261322" w:rsidRDefault="00585E6B" w:rsidP="00585E6B">
      <w:pPr>
        <w:numPr>
          <w:ilvl w:val="0"/>
          <w:numId w:val="65"/>
        </w:numPr>
        <w:rPr>
          <w:rFonts w:cs="Times"/>
          <w:sz w:val="18"/>
          <w:szCs w:val="18"/>
          <w:lang w:eastAsia="x-none"/>
        </w:rPr>
      </w:pPr>
      <w:r w:rsidRPr="00261322">
        <w:rPr>
          <w:rFonts w:cs="Times"/>
          <w:sz w:val="18"/>
          <w:szCs w:val="18"/>
          <w:lang w:eastAsia="x-none"/>
        </w:rPr>
        <w:t>Issue#5 Clarification on PUCCH resou</w:t>
      </w:r>
      <w:r w:rsidR="00FA0CD1">
        <w:rPr>
          <w:rFonts w:cs="Times"/>
          <w:sz w:val="18"/>
          <w:szCs w:val="18"/>
          <w:lang w:eastAsia="x-none"/>
        </w:rPr>
        <w:t>r</w:t>
      </w:r>
      <w:r w:rsidRPr="00261322">
        <w:rPr>
          <w:rFonts w:cs="Times"/>
          <w:sz w:val="18"/>
          <w:szCs w:val="18"/>
          <w:lang w:eastAsia="x-none"/>
        </w:rPr>
        <w:t xml:space="preserve">ce determination in spec </w:t>
      </w:r>
    </w:p>
    <w:p w14:paraId="41A4D1B3" w14:textId="77777777" w:rsidR="00585E6B" w:rsidRPr="00261322" w:rsidRDefault="00585E6B" w:rsidP="00585E6B">
      <w:pPr>
        <w:numPr>
          <w:ilvl w:val="0"/>
          <w:numId w:val="65"/>
        </w:numPr>
        <w:rPr>
          <w:rFonts w:cs="Times"/>
          <w:sz w:val="18"/>
          <w:szCs w:val="18"/>
          <w:lang w:eastAsia="x-none"/>
        </w:rPr>
      </w:pPr>
      <w:r w:rsidRPr="00261322">
        <w:rPr>
          <w:rFonts w:cs="Times"/>
          <w:sz w:val="18"/>
          <w:szCs w:val="18"/>
          <w:lang w:eastAsia="x-none"/>
        </w:rPr>
        <w:t xml:space="preserve">Issue#6 Insufficient resources of HP PUSCH multiplexed with LP HARQ-ACK </w:t>
      </w:r>
    </w:p>
    <w:p w14:paraId="6B0D8C27" w14:textId="77777777" w:rsidR="00585E6B" w:rsidRPr="00261322" w:rsidRDefault="00585E6B" w:rsidP="00585E6B">
      <w:pPr>
        <w:numPr>
          <w:ilvl w:val="0"/>
          <w:numId w:val="65"/>
        </w:numPr>
        <w:rPr>
          <w:rFonts w:cs="Times"/>
          <w:sz w:val="18"/>
          <w:szCs w:val="18"/>
          <w:lang w:eastAsia="x-none"/>
        </w:rPr>
      </w:pPr>
      <w:r w:rsidRPr="00261322">
        <w:rPr>
          <w:rFonts w:cs="Times"/>
          <w:sz w:val="18"/>
          <w:szCs w:val="18"/>
          <w:lang w:eastAsia="x-none"/>
        </w:rPr>
        <w:lastRenderedPageBreak/>
        <w:t>Issue#7 Multiplexing of CG-UCI on PUSCH of a different priority</w:t>
      </w:r>
    </w:p>
    <w:p w14:paraId="01C6A2FE" w14:textId="77777777" w:rsidR="00585E6B" w:rsidRPr="00261322" w:rsidRDefault="00585E6B" w:rsidP="00585E6B">
      <w:pPr>
        <w:numPr>
          <w:ilvl w:val="0"/>
          <w:numId w:val="65"/>
        </w:numPr>
        <w:rPr>
          <w:rFonts w:cs="Times"/>
          <w:sz w:val="18"/>
          <w:szCs w:val="18"/>
          <w:lang w:eastAsia="x-none"/>
        </w:rPr>
      </w:pPr>
      <w:r w:rsidRPr="00261322">
        <w:rPr>
          <w:rFonts w:cs="Times"/>
          <w:sz w:val="18"/>
          <w:szCs w:val="18"/>
          <w:lang w:eastAsia="x-none"/>
        </w:rPr>
        <w:t>Issue#8 Bitwidth of Beta-offset indicator</w:t>
      </w:r>
    </w:p>
    <w:p w14:paraId="3C679043" w14:textId="77777777" w:rsidR="00585E6B" w:rsidRPr="00261322" w:rsidRDefault="00585E6B" w:rsidP="00585E6B">
      <w:pPr>
        <w:numPr>
          <w:ilvl w:val="0"/>
          <w:numId w:val="65"/>
        </w:numPr>
        <w:rPr>
          <w:rFonts w:cs="Times"/>
          <w:sz w:val="18"/>
          <w:szCs w:val="18"/>
          <w:lang w:eastAsia="x-none"/>
        </w:rPr>
      </w:pPr>
      <w:r w:rsidRPr="00261322">
        <w:rPr>
          <w:rFonts w:cs="Times"/>
          <w:sz w:val="18"/>
          <w:szCs w:val="18"/>
          <w:lang w:eastAsia="x-none"/>
        </w:rPr>
        <w:t>Issue#10 Spec clarification reflecting the agreement on DG-CG PUSCH prioritization</w:t>
      </w:r>
    </w:p>
    <w:p w14:paraId="6C1637B3" w14:textId="77777777" w:rsidR="00585E6B" w:rsidRPr="00261322" w:rsidRDefault="00585E6B" w:rsidP="00585E6B">
      <w:pPr>
        <w:numPr>
          <w:ilvl w:val="0"/>
          <w:numId w:val="65"/>
        </w:numPr>
        <w:rPr>
          <w:lang w:eastAsia="x-none"/>
        </w:rPr>
      </w:pPr>
      <w:r w:rsidRPr="00261322">
        <w:rPr>
          <w:rFonts w:hint="eastAsia"/>
          <w:lang w:eastAsia="x-none"/>
        </w:rPr>
        <w:t>1</w:t>
      </w:r>
      <w:r w:rsidRPr="00261322">
        <w:rPr>
          <w:rFonts w:hint="eastAsia"/>
          <w:vertAlign w:val="superscript"/>
          <w:lang w:eastAsia="x-none"/>
        </w:rPr>
        <w:t>st</w:t>
      </w:r>
      <w:r w:rsidRPr="00261322">
        <w:rPr>
          <w:rFonts w:hint="eastAsia"/>
          <w:lang w:eastAsia="x-none"/>
        </w:rPr>
        <w:t xml:space="preserve"> check point</w:t>
      </w:r>
      <w:r w:rsidRPr="00261322">
        <w:rPr>
          <w:lang w:eastAsia="x-none"/>
        </w:rPr>
        <w:t xml:space="preserve"> on</w:t>
      </w:r>
      <w:r w:rsidRPr="00261322">
        <w:rPr>
          <w:rFonts w:hint="eastAsia"/>
          <w:lang w:eastAsia="x-none"/>
        </w:rPr>
        <w:t xml:space="preserve"> </w:t>
      </w:r>
      <w:r w:rsidRPr="00261322">
        <w:t>May 12 and f</w:t>
      </w:r>
      <w:r w:rsidRPr="00261322">
        <w:rPr>
          <w:lang w:eastAsia="x-none"/>
        </w:rPr>
        <w:t>inal</w:t>
      </w:r>
      <w:r w:rsidRPr="00261322">
        <w:rPr>
          <w:rFonts w:hint="eastAsia"/>
          <w:lang w:eastAsia="x-none"/>
        </w:rPr>
        <w:t xml:space="preserve"> check point</w:t>
      </w:r>
      <w:r w:rsidRPr="00261322">
        <w:rPr>
          <w:lang w:eastAsia="x-none"/>
        </w:rPr>
        <w:t xml:space="preserve"> on</w:t>
      </w:r>
      <w:r w:rsidRPr="00261322">
        <w:rPr>
          <w:rFonts w:hint="eastAsia"/>
          <w:lang w:eastAsia="x-none"/>
        </w:rPr>
        <w:t xml:space="preserve"> </w:t>
      </w:r>
      <w:r w:rsidRPr="00261322">
        <w:t>May 18</w:t>
      </w:r>
    </w:p>
    <w:p w14:paraId="0D8A95D5" w14:textId="2E96E687" w:rsidR="00261322" w:rsidRPr="00261322" w:rsidRDefault="001B5688" w:rsidP="00261322">
      <w:pPr>
        <w:rPr>
          <w:rFonts w:cs="Times"/>
          <w:b/>
          <w:bCs/>
          <w:lang w:eastAsia="x-none"/>
        </w:rPr>
      </w:pPr>
      <w:hyperlink r:id="rId719" w:history="1">
        <w:r w:rsidR="000B5C49">
          <w:rPr>
            <w:rStyle w:val="Hyperlink"/>
            <w:rFonts w:cs="Times"/>
            <w:b/>
            <w:bCs/>
            <w:lang w:eastAsia="x-none"/>
          </w:rPr>
          <w:t>R1-2205190</w:t>
        </w:r>
      </w:hyperlink>
      <w:r w:rsidR="00261322" w:rsidRPr="00261322">
        <w:rPr>
          <w:rFonts w:cs="Times"/>
          <w:b/>
          <w:bCs/>
          <w:lang w:eastAsia="x-none"/>
        </w:rPr>
        <w:tab/>
        <w:t>Summary#1 of email thread [109-e-R17-IIoT-URLLC-03]</w:t>
      </w:r>
      <w:r w:rsidR="00261322" w:rsidRPr="00261322">
        <w:rPr>
          <w:rFonts w:cs="Times"/>
          <w:b/>
          <w:bCs/>
          <w:lang w:eastAsia="x-none"/>
        </w:rPr>
        <w:tab/>
        <w:t>Moderator (OPPO)</w:t>
      </w:r>
    </w:p>
    <w:p w14:paraId="287B4F82" w14:textId="3BDA37A4" w:rsidR="00261322" w:rsidRDefault="00261322" w:rsidP="00261322">
      <w:pPr>
        <w:rPr>
          <w:rFonts w:cs="Times"/>
          <w:lang w:eastAsia="x-none"/>
        </w:rPr>
      </w:pPr>
      <w:r>
        <w:rPr>
          <w:rFonts w:cs="Times"/>
          <w:lang w:eastAsia="x-none"/>
        </w:rPr>
        <w:t>From May 12</w:t>
      </w:r>
      <w:r w:rsidRPr="00261322">
        <w:rPr>
          <w:rFonts w:cs="Times"/>
          <w:vertAlign w:val="superscript"/>
          <w:lang w:eastAsia="x-none"/>
        </w:rPr>
        <w:t>th</w:t>
      </w:r>
      <w:r>
        <w:rPr>
          <w:rFonts w:cs="Times"/>
          <w:lang w:eastAsia="x-none"/>
        </w:rPr>
        <w:t xml:space="preserve"> GTW session</w:t>
      </w:r>
    </w:p>
    <w:p w14:paraId="1460B493" w14:textId="77777777" w:rsidR="00261322" w:rsidRPr="00261322" w:rsidRDefault="00261322" w:rsidP="00261322">
      <w:pPr>
        <w:rPr>
          <w:highlight w:val="green"/>
          <w:lang w:eastAsia="x-none"/>
        </w:rPr>
      </w:pPr>
      <w:r w:rsidRPr="00261322">
        <w:rPr>
          <w:highlight w:val="green"/>
          <w:lang w:eastAsia="x-none"/>
        </w:rPr>
        <w:t>Agreement</w:t>
      </w:r>
    </w:p>
    <w:p w14:paraId="5CFC16DC" w14:textId="77777777" w:rsidR="00261322" w:rsidRPr="002A5017" w:rsidRDefault="00261322" w:rsidP="00261322">
      <w:pPr>
        <w:overflowPunct w:val="0"/>
        <w:autoSpaceDE w:val="0"/>
        <w:autoSpaceDN w:val="0"/>
        <w:adjustRightInd w:val="0"/>
        <w:textAlignment w:val="baseline"/>
        <w:rPr>
          <w:rFonts w:eastAsia="DengXian"/>
          <w:lang w:eastAsia="zh-CN"/>
        </w:rPr>
      </w:pPr>
      <w:r w:rsidRPr="002A5017">
        <w:rPr>
          <w:rFonts w:eastAsia="DengXian"/>
          <w:lang w:eastAsia="zh-CN"/>
        </w:rPr>
        <w:t>For the scenarios where multiplexing low-priority HARQ-ACK onto high-priority PUSCH, down-select from the options:</w:t>
      </w:r>
    </w:p>
    <w:p w14:paraId="4E05DD3F" w14:textId="77777777" w:rsidR="00261322" w:rsidRPr="002A5017" w:rsidRDefault="00261322" w:rsidP="00CF6E6D">
      <w:pPr>
        <w:pStyle w:val="ListParagraph"/>
        <w:numPr>
          <w:ilvl w:val="1"/>
          <w:numId w:val="180"/>
        </w:numPr>
        <w:spacing w:afterLines="50" w:after="120" w:line="259" w:lineRule="auto"/>
        <w:jc w:val="both"/>
        <w:rPr>
          <w:lang w:eastAsia="zh-CN"/>
        </w:rPr>
      </w:pPr>
      <w:r w:rsidRPr="002A5017">
        <w:rPr>
          <w:lang w:eastAsia="zh-CN"/>
        </w:rPr>
        <w:t xml:space="preserve">Option 2: LP HARQ-ACKs are mapped to the rest REs of the PUSCH based on the rate matching equation, if HP HARQ-ACK and/or HP CSI have been mapped in prior on the PUSCH. </w:t>
      </w:r>
    </w:p>
    <w:p w14:paraId="5205A63B" w14:textId="77777777" w:rsidR="00261322" w:rsidRPr="00583AF9" w:rsidRDefault="00261322" w:rsidP="00583AF9">
      <w:pPr>
        <w:rPr>
          <w:rFonts w:ascii="Times New Roman" w:hAnsi="Times New Roman"/>
          <w:szCs w:val="20"/>
          <w:lang w:eastAsia="x-none"/>
        </w:rPr>
      </w:pPr>
    </w:p>
    <w:p w14:paraId="18A2CCE5" w14:textId="39281CEA" w:rsidR="00261322" w:rsidRPr="00FA0CD1" w:rsidRDefault="001B5688" w:rsidP="00261322">
      <w:pPr>
        <w:rPr>
          <w:rFonts w:cs="Times"/>
          <w:b/>
          <w:bCs/>
          <w:lang w:eastAsia="x-none"/>
        </w:rPr>
      </w:pPr>
      <w:hyperlink r:id="rId720" w:history="1">
        <w:r w:rsidR="000B5C49">
          <w:rPr>
            <w:rStyle w:val="Hyperlink"/>
            <w:rFonts w:cs="Times"/>
            <w:b/>
            <w:bCs/>
            <w:lang w:eastAsia="x-none"/>
          </w:rPr>
          <w:t>R1-2205306</w:t>
        </w:r>
      </w:hyperlink>
      <w:r w:rsidR="00261322" w:rsidRPr="00FA0CD1">
        <w:rPr>
          <w:rFonts w:cs="Times"/>
          <w:b/>
          <w:bCs/>
          <w:lang w:eastAsia="x-none"/>
        </w:rPr>
        <w:tab/>
        <w:t>Summary#2 of email thread [109-e-R17-IIoT-URLLC-03]</w:t>
      </w:r>
      <w:r w:rsidR="00261322" w:rsidRPr="00FA0CD1">
        <w:rPr>
          <w:rFonts w:cs="Times"/>
          <w:b/>
          <w:bCs/>
          <w:lang w:eastAsia="x-none"/>
        </w:rPr>
        <w:tab/>
        <w:t>Moderator (OPPO)</w:t>
      </w:r>
    </w:p>
    <w:p w14:paraId="3D58AA50" w14:textId="7E67D245" w:rsidR="00261322" w:rsidRDefault="00FA0CD1" w:rsidP="007D7F59">
      <w:pPr>
        <w:rPr>
          <w:lang w:eastAsia="x-none"/>
        </w:rPr>
      </w:pPr>
      <w:r w:rsidRPr="00FA0CD1">
        <w:rPr>
          <w:b/>
          <w:bCs/>
          <w:lang w:eastAsia="x-none"/>
        </w:rPr>
        <w:t>Decision</w:t>
      </w:r>
      <w:r>
        <w:rPr>
          <w:lang w:eastAsia="x-none"/>
        </w:rPr>
        <w:t>: As per email decision posted on May 19</w:t>
      </w:r>
      <w:r w:rsidRPr="00FA0CD1">
        <w:rPr>
          <w:vertAlign w:val="superscript"/>
          <w:lang w:eastAsia="x-none"/>
        </w:rPr>
        <w:t>th</w:t>
      </w:r>
      <w:r>
        <w:rPr>
          <w:lang w:eastAsia="x-none"/>
        </w:rPr>
        <w:t>,</w:t>
      </w:r>
    </w:p>
    <w:p w14:paraId="3EB4EDFB" w14:textId="77777777" w:rsidR="00FA0CD1" w:rsidRPr="00FA0CD1" w:rsidRDefault="00FA0CD1" w:rsidP="00FA0CD1">
      <w:pPr>
        <w:rPr>
          <w:rFonts w:eastAsia="Malgun Gothic"/>
          <w:bCs/>
          <w:szCs w:val="20"/>
          <w:lang w:val="en-US" w:eastAsia="ko-KR"/>
        </w:rPr>
      </w:pPr>
      <w:r w:rsidRPr="00FA0CD1">
        <w:rPr>
          <w:bCs/>
          <w:szCs w:val="20"/>
          <w:highlight w:val="green"/>
        </w:rPr>
        <w:t>Agreement</w:t>
      </w:r>
    </w:p>
    <w:p w14:paraId="3E1A811D" w14:textId="0C90762B" w:rsidR="00FA0CD1" w:rsidRPr="00FA0CD1" w:rsidRDefault="00FA0CD1" w:rsidP="00CF6E6D">
      <w:pPr>
        <w:pStyle w:val="ListParagraph"/>
        <w:numPr>
          <w:ilvl w:val="0"/>
          <w:numId w:val="178"/>
        </w:numPr>
        <w:rPr>
          <w:rFonts w:eastAsia="Malgun Gothic"/>
          <w:lang w:eastAsia="ko-KR"/>
        </w:rPr>
      </w:pPr>
      <w:r w:rsidRPr="00FA0CD1">
        <w:rPr>
          <w:rFonts w:eastAsia="Malgun Gothic"/>
          <w:lang w:eastAsia="ko-KR"/>
        </w:rPr>
        <w:t xml:space="preserve">The text proposal in Section 6 of </w:t>
      </w:r>
      <w:hyperlink r:id="rId721" w:history="1">
        <w:r w:rsidR="000B5C49">
          <w:rPr>
            <w:rStyle w:val="Hyperlink"/>
            <w:rFonts w:eastAsia="Malgun Gothic"/>
            <w:lang w:eastAsia="ko-KR"/>
          </w:rPr>
          <w:t>R1-2205306</w:t>
        </w:r>
      </w:hyperlink>
      <w:r w:rsidRPr="00FA0CD1">
        <w:rPr>
          <w:rFonts w:eastAsia="Malgun Gothic"/>
          <w:lang w:eastAsia="ko-KR"/>
        </w:rPr>
        <w:t xml:space="preserve"> is endorsed for the editor’s CR on TS28.213 (Clause 9.2.5.3). </w:t>
      </w:r>
    </w:p>
    <w:p w14:paraId="0EC1BF59" w14:textId="77777777" w:rsidR="00FA0CD1" w:rsidRPr="00FA0CD1" w:rsidRDefault="00FA0CD1" w:rsidP="00FA0CD1">
      <w:pPr>
        <w:rPr>
          <w:rFonts w:eastAsia="Malgun Gothic"/>
          <w:bCs/>
          <w:szCs w:val="20"/>
          <w:lang w:val="en-US" w:eastAsia="ko-KR"/>
        </w:rPr>
      </w:pPr>
      <w:r w:rsidRPr="00FA0CD1">
        <w:rPr>
          <w:bCs/>
          <w:szCs w:val="20"/>
          <w:highlight w:val="green"/>
        </w:rPr>
        <w:t>Agreement</w:t>
      </w:r>
    </w:p>
    <w:p w14:paraId="39D6635E" w14:textId="77777777" w:rsidR="00FA0CD1" w:rsidRDefault="00FA0CD1" w:rsidP="00FA0CD1">
      <w:pPr>
        <w:overflowPunct w:val="0"/>
        <w:autoSpaceDE w:val="0"/>
        <w:autoSpaceDN w:val="0"/>
        <w:jc w:val="both"/>
        <w:textAlignment w:val="baseline"/>
        <w:rPr>
          <w:szCs w:val="20"/>
        </w:rPr>
      </w:pPr>
      <w:r>
        <w:rPr>
          <w:szCs w:val="20"/>
        </w:rPr>
        <w:t xml:space="preserve">When </w:t>
      </w:r>
      <w:r>
        <w:rPr>
          <w:i/>
          <w:iCs/>
          <w:szCs w:val="20"/>
        </w:rPr>
        <w:t>cg-UCI-Multiplexing</w:t>
      </w:r>
      <w:r>
        <w:rPr>
          <w:szCs w:val="20"/>
        </w:rPr>
        <w:t xml:space="preserve"> is enabled, for PUSCH with CG UCI multiplexing with HARQ-ACK, if any,</w:t>
      </w:r>
    </w:p>
    <w:p w14:paraId="70AEE32A" w14:textId="77777777" w:rsidR="00FA0CD1" w:rsidRPr="00FA0CD1" w:rsidRDefault="00FA0CD1" w:rsidP="00CF6E6D">
      <w:pPr>
        <w:pStyle w:val="ListParagraph"/>
        <w:numPr>
          <w:ilvl w:val="0"/>
          <w:numId w:val="178"/>
        </w:numPr>
      </w:pPr>
      <w:r>
        <w:t>CG-UCI has the same priority as the PUSCH.</w:t>
      </w:r>
    </w:p>
    <w:p w14:paraId="004DB02F" w14:textId="77777777" w:rsidR="00FA0CD1" w:rsidRDefault="00FA0CD1" w:rsidP="00CF6E6D">
      <w:pPr>
        <w:pStyle w:val="ListParagraph"/>
        <w:numPr>
          <w:ilvl w:val="0"/>
          <w:numId w:val="178"/>
        </w:numPr>
      </w:pPr>
      <w:r>
        <w:t>Treat the CG-UCI of a certain priority as if a HARQ-ACK of the same priority.</w:t>
      </w:r>
    </w:p>
    <w:p w14:paraId="3F6C9A2B" w14:textId="77777777" w:rsidR="00FA0CD1" w:rsidRDefault="00FA0CD1" w:rsidP="00CF6E6D">
      <w:pPr>
        <w:pStyle w:val="ListParagraph"/>
        <w:numPr>
          <w:ilvl w:val="0"/>
          <w:numId w:val="178"/>
        </w:numPr>
      </w:pPr>
      <w:r>
        <w:t>Joint encode CG-UCI with HARQ-ACK of the same priority if it exists.</w:t>
      </w:r>
    </w:p>
    <w:p w14:paraId="44634C13" w14:textId="77777777" w:rsidR="00FA0CD1" w:rsidRDefault="00FA0CD1" w:rsidP="00CF6E6D">
      <w:pPr>
        <w:pStyle w:val="ListParagraph"/>
        <w:numPr>
          <w:ilvl w:val="0"/>
          <w:numId w:val="178"/>
        </w:numPr>
      </w:pPr>
      <w:r>
        <w:t>Then reuse the existing multiplexing rules.</w:t>
      </w:r>
    </w:p>
    <w:p w14:paraId="76F47C5E" w14:textId="77777777" w:rsidR="00FA0CD1" w:rsidRPr="00FA0CD1" w:rsidRDefault="00FA0CD1" w:rsidP="00FA0CD1">
      <w:pPr>
        <w:rPr>
          <w:bCs/>
          <w:szCs w:val="20"/>
          <w:u w:val="single"/>
        </w:rPr>
      </w:pPr>
      <w:r w:rsidRPr="00FA0CD1">
        <w:rPr>
          <w:bCs/>
          <w:szCs w:val="20"/>
          <w:u w:val="single"/>
        </w:rPr>
        <w:t>Conclusion</w:t>
      </w:r>
    </w:p>
    <w:p w14:paraId="1C542174" w14:textId="77777777" w:rsidR="00FA0CD1" w:rsidRDefault="00FA0CD1" w:rsidP="00FA0CD1">
      <w:pPr>
        <w:overflowPunct w:val="0"/>
        <w:autoSpaceDE w:val="0"/>
        <w:autoSpaceDN w:val="0"/>
        <w:textAlignment w:val="baseline"/>
        <w:rPr>
          <w:color w:val="000000"/>
          <w:szCs w:val="20"/>
        </w:rPr>
      </w:pPr>
      <w:r>
        <w:rPr>
          <w:color w:val="000000"/>
          <w:szCs w:val="20"/>
        </w:rPr>
        <w:t xml:space="preserve">For multiplexing HP HARQ-ACKs and LP HARQ-ACKs, it is confirmed that current specification is interpreted as the following. </w:t>
      </w:r>
    </w:p>
    <w:p w14:paraId="629429FE" w14:textId="77777777" w:rsidR="00FA0CD1" w:rsidRPr="00181E46" w:rsidRDefault="00FA0CD1" w:rsidP="00CF6E6D">
      <w:pPr>
        <w:pStyle w:val="ListParagraph"/>
        <w:numPr>
          <w:ilvl w:val="0"/>
          <w:numId w:val="419"/>
        </w:numPr>
      </w:pPr>
      <w:r w:rsidRPr="00181E46">
        <w:t xml:space="preserve">The PRI in the lastly received DCI (if exist), which schedules a HP HARQ-ACK involved in the multiplexing, is used to select the PUCCH resource to transmit the multiplexed UCI payload. </w:t>
      </w:r>
    </w:p>
    <w:p w14:paraId="691BE0B8" w14:textId="77777777" w:rsidR="00FA0CD1" w:rsidRPr="00181E46" w:rsidRDefault="00FA0CD1" w:rsidP="00CF6E6D">
      <w:pPr>
        <w:pStyle w:val="ListParagraph"/>
        <w:numPr>
          <w:ilvl w:val="0"/>
          <w:numId w:val="419"/>
        </w:numPr>
      </w:pPr>
      <w:r w:rsidRPr="00181E46">
        <w:t>Note: No spec update is needed</w:t>
      </w:r>
    </w:p>
    <w:p w14:paraId="63D492AA" w14:textId="435D4F49" w:rsidR="007D7F59" w:rsidRDefault="007D7F59" w:rsidP="004C336F">
      <w:pPr>
        <w:pStyle w:val="Heading3"/>
      </w:pPr>
      <w:bookmarkStart w:id="141" w:name="_Toc101356986"/>
      <w:bookmarkStart w:id="142" w:name="_Toc105521324"/>
      <w:r w:rsidRPr="00BB4F5C">
        <w:t>Other</w:t>
      </w:r>
      <w:bookmarkEnd w:id="141"/>
      <w:bookmarkEnd w:id="142"/>
    </w:p>
    <w:p w14:paraId="6D0B775F" w14:textId="77777777" w:rsidR="007D7F59" w:rsidRDefault="007D7F59" w:rsidP="007D7F59">
      <w:pPr>
        <w:rPr>
          <w:i/>
        </w:rPr>
      </w:pPr>
      <w:r w:rsidRPr="00587DE1">
        <w:rPr>
          <w:i/>
          <w:lang w:eastAsia="x-none"/>
        </w:rPr>
        <w:t xml:space="preserve">For any other maintenance </w:t>
      </w:r>
      <w:r>
        <w:rPr>
          <w:i/>
          <w:lang w:eastAsia="x-none"/>
        </w:rPr>
        <w:t xml:space="preserve">issues </w:t>
      </w:r>
      <w:r w:rsidRPr="00587DE1">
        <w:rPr>
          <w:i/>
          <w:lang w:eastAsia="x-none"/>
        </w:rPr>
        <w:t xml:space="preserve">on </w:t>
      </w:r>
      <w:r>
        <w:rPr>
          <w:i/>
        </w:rPr>
        <w:t>e</w:t>
      </w:r>
      <w:r w:rsidRPr="00587DE1">
        <w:rPr>
          <w:i/>
        </w:rPr>
        <w:t>nhanced Industrial Internet of Things (IoT) and URLLC</w:t>
      </w:r>
    </w:p>
    <w:p w14:paraId="1869E95B" w14:textId="77777777" w:rsidR="007D7F59" w:rsidRDefault="007D7F59" w:rsidP="007D7F59"/>
    <w:p w14:paraId="322A0906" w14:textId="7A564402" w:rsidR="007D7F59" w:rsidRPr="00583AF9" w:rsidRDefault="001B5688" w:rsidP="007D7F59">
      <w:pPr>
        <w:rPr>
          <w:b/>
          <w:bCs/>
          <w:lang w:eastAsia="x-none"/>
        </w:rPr>
      </w:pPr>
      <w:hyperlink r:id="rId722" w:history="1">
        <w:r w:rsidR="000B5C49">
          <w:rPr>
            <w:rStyle w:val="Hyperlink"/>
            <w:b/>
            <w:bCs/>
            <w:lang w:eastAsia="x-none"/>
          </w:rPr>
          <w:t>R1-2205103</w:t>
        </w:r>
      </w:hyperlink>
      <w:r w:rsidR="007D7F59" w:rsidRPr="00583AF9">
        <w:rPr>
          <w:b/>
          <w:bCs/>
          <w:lang w:eastAsia="x-none"/>
        </w:rPr>
        <w:tab/>
        <w:t>Preparatory phase FL summary for URLLC/IIoT operation on unlicensed band- [109-e-Prep-AI8.3 R17 URLLC/IIoT]</w:t>
      </w:r>
      <w:r w:rsidR="007D7F59" w:rsidRPr="00583AF9">
        <w:rPr>
          <w:b/>
          <w:bCs/>
          <w:lang w:eastAsia="x-none"/>
        </w:rPr>
        <w:tab/>
        <w:t>Moderator (Ericsson)</w:t>
      </w:r>
    </w:p>
    <w:p w14:paraId="408E85CD" w14:textId="3444FBDC" w:rsidR="000A3185" w:rsidRPr="000A3185" w:rsidRDefault="001B5688" w:rsidP="000A3185">
      <w:pPr>
        <w:rPr>
          <w:b/>
          <w:bCs/>
        </w:rPr>
      </w:pPr>
      <w:hyperlink r:id="rId723" w:history="1">
        <w:r w:rsidR="000B5C49">
          <w:rPr>
            <w:rStyle w:val="Hyperlink"/>
            <w:b/>
            <w:bCs/>
          </w:rPr>
          <w:t>R1-2205133</w:t>
        </w:r>
      </w:hyperlink>
      <w:r w:rsidR="000A3185" w:rsidRPr="000A3185">
        <w:rPr>
          <w:b/>
          <w:bCs/>
        </w:rPr>
        <w:tab/>
        <w:t>Feature lead summary on PDC for preparation phase</w:t>
      </w:r>
      <w:r w:rsidR="000A3185" w:rsidRPr="000A3185">
        <w:rPr>
          <w:b/>
          <w:bCs/>
        </w:rPr>
        <w:tab/>
        <w:t>Moderator (Huawei)</w:t>
      </w:r>
    </w:p>
    <w:p w14:paraId="11A8F12A" w14:textId="77777777" w:rsidR="007D7F59" w:rsidRDefault="007D7F59" w:rsidP="007D7F59"/>
    <w:p w14:paraId="1938A4C3" w14:textId="3F558B30" w:rsidR="007D7F59" w:rsidRPr="006C2835" w:rsidRDefault="001B5688" w:rsidP="007D7F59">
      <w:hyperlink r:id="rId724" w:history="1">
        <w:r w:rsidR="000B5C49">
          <w:rPr>
            <w:rStyle w:val="Hyperlink"/>
          </w:rPr>
          <w:t>R1-2203190</w:t>
        </w:r>
      </w:hyperlink>
      <w:r w:rsidR="007D7F59" w:rsidRPr="006C2835">
        <w:tab/>
        <w:t>The remaining issue on propagation delay compensation enhancements</w:t>
      </w:r>
      <w:r w:rsidR="007D7F59" w:rsidRPr="006C2835">
        <w:tab/>
        <w:t>ZTE</w:t>
      </w:r>
    </w:p>
    <w:p w14:paraId="2D1591C6" w14:textId="25F3537D" w:rsidR="007D7F59" w:rsidRPr="006C2835" w:rsidRDefault="001B5688" w:rsidP="007D7F59">
      <w:hyperlink r:id="rId725" w:history="1">
        <w:r w:rsidR="000B5C49">
          <w:rPr>
            <w:rStyle w:val="Hyperlink"/>
          </w:rPr>
          <w:t>R1-2203275</w:t>
        </w:r>
      </w:hyperlink>
      <w:r w:rsidR="007D7F59" w:rsidRPr="006C2835">
        <w:tab/>
        <w:t>Maintenance of Rel-17 URLLC/IIoT Propagation Delay Compensation</w:t>
      </w:r>
      <w:r w:rsidR="007D7F59" w:rsidRPr="006C2835">
        <w:tab/>
        <w:t>Nokia, Nokia Shanghai Bell</w:t>
      </w:r>
    </w:p>
    <w:p w14:paraId="2F8636F7" w14:textId="4F9F612B" w:rsidR="007D7F59" w:rsidRPr="006C2835" w:rsidRDefault="001B5688" w:rsidP="007D7F59">
      <w:hyperlink r:id="rId726" w:history="1">
        <w:r w:rsidR="000B5C49">
          <w:rPr>
            <w:rStyle w:val="Hyperlink"/>
          </w:rPr>
          <w:t>R1-2203399</w:t>
        </w:r>
      </w:hyperlink>
      <w:r w:rsidR="007D7F59" w:rsidRPr="006C2835">
        <w:tab/>
        <w:t>Remaining Issues for Propagation Delay Compensation Enhancements</w:t>
      </w:r>
      <w:r w:rsidR="007D7F59" w:rsidRPr="006C2835">
        <w:tab/>
        <w:t>Ericsson</w:t>
      </w:r>
    </w:p>
    <w:p w14:paraId="4AF779FF" w14:textId="31FBDF49" w:rsidR="007D7F59" w:rsidRPr="006C2835" w:rsidRDefault="001B5688" w:rsidP="007D7F59">
      <w:hyperlink r:id="rId727" w:history="1">
        <w:r w:rsidR="000B5C49">
          <w:rPr>
            <w:rStyle w:val="Hyperlink"/>
          </w:rPr>
          <w:t>R1-2204004</w:t>
        </w:r>
      </w:hyperlink>
      <w:r w:rsidR="007D7F59" w:rsidRPr="006C2835">
        <w:tab/>
        <w:t>Remaining issues of URLLC PDC</w:t>
      </w:r>
      <w:r w:rsidR="007D7F59" w:rsidRPr="006C2835">
        <w:tab/>
        <w:t>OPPO</w:t>
      </w:r>
    </w:p>
    <w:p w14:paraId="1310046E" w14:textId="498E684D" w:rsidR="007D7F59" w:rsidRPr="006C2835" w:rsidRDefault="001B5688" w:rsidP="007D7F59">
      <w:hyperlink r:id="rId728" w:history="1">
        <w:r w:rsidR="000B5C49">
          <w:rPr>
            <w:rStyle w:val="Hyperlink"/>
          </w:rPr>
          <w:t>R1-2204618</w:t>
        </w:r>
      </w:hyperlink>
      <w:r w:rsidR="007D7F59" w:rsidRPr="006C2835">
        <w:tab/>
        <w:t>Remaining issues on Unlicensed band URLLC operation</w:t>
      </w:r>
      <w:r w:rsidR="007D7F59" w:rsidRPr="006C2835">
        <w:tab/>
        <w:t>LG Electronics</w:t>
      </w:r>
    </w:p>
    <w:p w14:paraId="6886ACCD" w14:textId="1A43D012" w:rsidR="007D7F59" w:rsidRDefault="001B5688" w:rsidP="007D7F59">
      <w:hyperlink r:id="rId729" w:history="1">
        <w:r w:rsidR="000B5C49">
          <w:rPr>
            <w:rStyle w:val="Hyperlink"/>
          </w:rPr>
          <w:t>R1-2204893</w:t>
        </w:r>
      </w:hyperlink>
      <w:r w:rsidR="007D7F59" w:rsidRPr="006C2835">
        <w:tab/>
        <w:t>Other remaining issues for URLLC and IIoT</w:t>
      </w:r>
      <w:r w:rsidR="007D7F59" w:rsidRPr="006C2835">
        <w:tab/>
        <w:t>Huawei, HiSilicon</w:t>
      </w:r>
    </w:p>
    <w:p w14:paraId="403AC048" w14:textId="28EF66D8" w:rsidR="00583AF9" w:rsidRDefault="00583AF9" w:rsidP="007D7F59"/>
    <w:p w14:paraId="1F2F37A3" w14:textId="77777777" w:rsidR="00583AF9" w:rsidRPr="00583AF9" w:rsidRDefault="00583AF9" w:rsidP="00583AF9">
      <w:pPr>
        <w:rPr>
          <w:rFonts w:cs="Times"/>
          <w:lang w:val="fr-FR" w:eastAsia="x-none"/>
        </w:rPr>
      </w:pPr>
      <w:r w:rsidRPr="00583AF9">
        <w:rPr>
          <w:rFonts w:cs="Times"/>
          <w:lang w:val="fr-FR" w:eastAsia="x-none"/>
        </w:rPr>
        <w:t>[109-e-R17-IIoT-URLLC-04] – Sorour (Ericsson)</w:t>
      </w:r>
    </w:p>
    <w:p w14:paraId="404099E8" w14:textId="2D793D3E" w:rsidR="00583AF9" w:rsidRPr="00583AF9" w:rsidRDefault="00583AF9" w:rsidP="00583AF9">
      <w:pPr>
        <w:rPr>
          <w:rFonts w:cs="Times"/>
          <w:lang w:eastAsia="x-none"/>
        </w:rPr>
      </w:pPr>
      <w:r w:rsidRPr="00583AF9">
        <w:rPr>
          <w:rFonts w:cs="Times"/>
          <w:lang w:eastAsia="x-none"/>
        </w:rPr>
        <w:t>Email discussion on unlicensed band URLLC/IIoT (issues captured in R1-2105103) by May 18</w:t>
      </w:r>
    </w:p>
    <w:p w14:paraId="095D32D3" w14:textId="481C914B" w:rsidR="00583AF9" w:rsidRPr="00583AF9" w:rsidRDefault="00583AF9" w:rsidP="00583AF9">
      <w:pPr>
        <w:numPr>
          <w:ilvl w:val="0"/>
          <w:numId w:val="65"/>
        </w:numPr>
        <w:rPr>
          <w:rFonts w:cs="Times"/>
          <w:sz w:val="18"/>
          <w:szCs w:val="18"/>
          <w:lang w:eastAsia="x-none"/>
        </w:rPr>
      </w:pPr>
      <w:r w:rsidRPr="00583AF9">
        <w:rPr>
          <w:rFonts w:cs="Times"/>
          <w:sz w:val="18"/>
          <w:szCs w:val="18"/>
          <w:lang w:eastAsia="x-none"/>
        </w:rPr>
        <w:t>Issue#1: COT association for PUSCH scheduled via RAR (</w:t>
      </w:r>
      <w:hyperlink r:id="rId730" w:history="1">
        <w:r w:rsidR="000B5C49">
          <w:rPr>
            <w:rStyle w:val="Hyperlink"/>
            <w:rFonts w:cs="Times"/>
            <w:sz w:val="18"/>
            <w:szCs w:val="18"/>
            <w:lang w:eastAsia="x-none"/>
          </w:rPr>
          <w:t>R1-2204618</w:t>
        </w:r>
      </w:hyperlink>
      <w:r w:rsidRPr="00583AF9">
        <w:rPr>
          <w:rFonts w:cs="Times"/>
          <w:sz w:val="18"/>
          <w:szCs w:val="18"/>
          <w:lang w:eastAsia="x-none"/>
        </w:rPr>
        <w:t>)</w:t>
      </w:r>
    </w:p>
    <w:p w14:paraId="57737E73" w14:textId="005EBC90" w:rsidR="00583AF9" w:rsidRPr="00583AF9" w:rsidRDefault="00583AF9" w:rsidP="00583AF9">
      <w:pPr>
        <w:numPr>
          <w:ilvl w:val="0"/>
          <w:numId w:val="65"/>
        </w:numPr>
        <w:rPr>
          <w:rFonts w:cs="Times"/>
          <w:sz w:val="18"/>
          <w:szCs w:val="18"/>
          <w:lang w:eastAsia="x-none"/>
        </w:rPr>
      </w:pPr>
      <w:r w:rsidRPr="00583AF9">
        <w:rPr>
          <w:rFonts w:cs="Times"/>
          <w:sz w:val="18"/>
          <w:szCs w:val="18"/>
          <w:lang w:eastAsia="x-none"/>
        </w:rPr>
        <w:t>Issue#2: Correction of maximum value of RRC parameter offsetUE (</w:t>
      </w:r>
      <w:hyperlink r:id="rId731" w:history="1">
        <w:r w:rsidR="000B5C49">
          <w:rPr>
            <w:rStyle w:val="Hyperlink"/>
            <w:rFonts w:cs="Times"/>
            <w:sz w:val="18"/>
            <w:szCs w:val="18"/>
            <w:lang w:eastAsia="x-none"/>
          </w:rPr>
          <w:t>R1-2204893</w:t>
        </w:r>
      </w:hyperlink>
      <w:r w:rsidRPr="00583AF9">
        <w:rPr>
          <w:rFonts w:cs="Times"/>
          <w:sz w:val="18"/>
          <w:szCs w:val="18"/>
          <w:lang w:eastAsia="x-none"/>
        </w:rPr>
        <w:t>) for IIoT/URLLC RRC parameters Email discussion during RAN1#109-e if it is not resolved by RAN2 by start of RAN1#109-e.</w:t>
      </w:r>
    </w:p>
    <w:p w14:paraId="04C6EBA8" w14:textId="5A293A51" w:rsidR="00583AF9" w:rsidRPr="00583AF9" w:rsidRDefault="00583AF9" w:rsidP="00583AF9">
      <w:pPr>
        <w:numPr>
          <w:ilvl w:val="0"/>
          <w:numId w:val="65"/>
        </w:numPr>
        <w:rPr>
          <w:rFonts w:cs="Times"/>
          <w:sz w:val="18"/>
          <w:szCs w:val="18"/>
          <w:lang w:eastAsia="x-none"/>
        </w:rPr>
      </w:pPr>
      <w:r w:rsidRPr="00583AF9">
        <w:rPr>
          <w:rFonts w:cs="Times"/>
          <w:sz w:val="18"/>
          <w:szCs w:val="18"/>
          <w:lang w:eastAsia="x-none"/>
        </w:rPr>
        <w:t>Issue#3: Editorial TPs for 37.213 (</w:t>
      </w:r>
      <w:hyperlink r:id="rId732" w:history="1">
        <w:r w:rsidR="000B5C49">
          <w:rPr>
            <w:rStyle w:val="Hyperlink"/>
            <w:rFonts w:cs="Times"/>
            <w:sz w:val="18"/>
            <w:szCs w:val="18"/>
            <w:lang w:eastAsia="x-none"/>
          </w:rPr>
          <w:t>R1-2204893</w:t>
        </w:r>
      </w:hyperlink>
      <w:r w:rsidRPr="00583AF9">
        <w:rPr>
          <w:rFonts w:cs="Times"/>
          <w:sz w:val="18"/>
          <w:szCs w:val="18"/>
          <w:lang w:eastAsia="x-none"/>
        </w:rPr>
        <w:t>) conditioned that are quickly supported without controversy. Otherwise drop Issue#3 for discussion.</w:t>
      </w:r>
    </w:p>
    <w:p w14:paraId="5E4B3265" w14:textId="77777777" w:rsidR="00583AF9" w:rsidRPr="00583AF9" w:rsidRDefault="00583AF9" w:rsidP="00583AF9">
      <w:pPr>
        <w:numPr>
          <w:ilvl w:val="0"/>
          <w:numId w:val="65"/>
        </w:numPr>
        <w:rPr>
          <w:lang w:eastAsia="x-none"/>
        </w:rPr>
      </w:pPr>
      <w:r w:rsidRPr="00583AF9">
        <w:rPr>
          <w:rFonts w:hint="eastAsia"/>
          <w:lang w:eastAsia="x-none"/>
        </w:rPr>
        <w:t>1</w:t>
      </w:r>
      <w:r w:rsidRPr="00583AF9">
        <w:rPr>
          <w:rFonts w:hint="eastAsia"/>
          <w:vertAlign w:val="superscript"/>
          <w:lang w:eastAsia="x-none"/>
        </w:rPr>
        <w:t>st</w:t>
      </w:r>
      <w:r w:rsidRPr="00583AF9">
        <w:rPr>
          <w:rFonts w:hint="eastAsia"/>
          <w:lang w:eastAsia="x-none"/>
        </w:rPr>
        <w:t xml:space="preserve"> check point</w:t>
      </w:r>
      <w:r w:rsidRPr="00583AF9">
        <w:rPr>
          <w:lang w:eastAsia="x-none"/>
        </w:rPr>
        <w:t xml:space="preserve"> on</w:t>
      </w:r>
      <w:r w:rsidRPr="00583AF9">
        <w:rPr>
          <w:rFonts w:hint="eastAsia"/>
          <w:lang w:eastAsia="x-none"/>
        </w:rPr>
        <w:t xml:space="preserve"> </w:t>
      </w:r>
      <w:r w:rsidRPr="00583AF9">
        <w:t>May 12 and f</w:t>
      </w:r>
      <w:r w:rsidRPr="00583AF9">
        <w:rPr>
          <w:lang w:eastAsia="x-none"/>
        </w:rPr>
        <w:t>inal</w:t>
      </w:r>
      <w:r w:rsidRPr="00583AF9">
        <w:rPr>
          <w:rFonts w:hint="eastAsia"/>
          <w:lang w:eastAsia="x-none"/>
        </w:rPr>
        <w:t xml:space="preserve"> check point</w:t>
      </w:r>
      <w:r w:rsidRPr="00583AF9">
        <w:rPr>
          <w:lang w:eastAsia="x-none"/>
        </w:rPr>
        <w:t xml:space="preserve"> on</w:t>
      </w:r>
      <w:r w:rsidRPr="00583AF9">
        <w:rPr>
          <w:rFonts w:hint="eastAsia"/>
          <w:lang w:eastAsia="x-none"/>
        </w:rPr>
        <w:t xml:space="preserve"> </w:t>
      </w:r>
      <w:r w:rsidRPr="00583AF9">
        <w:t>May 18</w:t>
      </w:r>
    </w:p>
    <w:p w14:paraId="411E861C" w14:textId="23BF82C9" w:rsidR="00444019" w:rsidRDefault="001B5688" w:rsidP="00444019">
      <w:pPr>
        <w:rPr>
          <w:b/>
          <w:bCs/>
        </w:rPr>
      </w:pPr>
      <w:hyperlink r:id="rId733" w:history="1">
        <w:r w:rsidR="000B5C49">
          <w:rPr>
            <w:rStyle w:val="Hyperlink"/>
            <w:b/>
            <w:bCs/>
          </w:rPr>
          <w:t>R1-2205263</w:t>
        </w:r>
      </w:hyperlink>
      <w:r w:rsidR="00444019" w:rsidRPr="00444019">
        <w:rPr>
          <w:b/>
          <w:bCs/>
        </w:rPr>
        <w:tab/>
        <w:t>Summary#1: [109-e-R17-IIoT-URLLC-04] Maintenance of URLLC/IIoT operation on unlicensed band</w:t>
      </w:r>
      <w:r w:rsidR="00444019" w:rsidRPr="00444019">
        <w:rPr>
          <w:b/>
          <w:bCs/>
        </w:rPr>
        <w:tab/>
        <w:t>Moderator (Ericsson)</w:t>
      </w:r>
    </w:p>
    <w:p w14:paraId="0E4FDBBF" w14:textId="5B673194" w:rsidR="00444019" w:rsidRPr="00444019" w:rsidRDefault="00444019" w:rsidP="00444019">
      <w:r>
        <w:rPr>
          <w:b/>
          <w:bCs/>
        </w:rPr>
        <w:t xml:space="preserve">Decision: </w:t>
      </w:r>
      <w:r w:rsidRPr="00444019">
        <w:t>As per email decision posted on May 11</w:t>
      </w:r>
      <w:r w:rsidRPr="00444019">
        <w:rPr>
          <w:vertAlign w:val="superscript"/>
        </w:rPr>
        <w:t>th</w:t>
      </w:r>
      <w:r w:rsidRPr="00444019">
        <w:t>,</w:t>
      </w:r>
    </w:p>
    <w:p w14:paraId="7315DED1" w14:textId="77777777" w:rsidR="00444019" w:rsidRPr="00444019" w:rsidRDefault="00444019" w:rsidP="00444019">
      <w:pPr>
        <w:rPr>
          <w:rFonts w:eastAsia="Malgun Gothic" w:cs="Times"/>
          <w:szCs w:val="20"/>
          <w:lang w:val="de-DE" w:eastAsia="zh-CN"/>
        </w:rPr>
      </w:pPr>
      <w:r w:rsidRPr="00444019">
        <w:rPr>
          <w:rFonts w:cs="Times"/>
          <w:szCs w:val="20"/>
          <w:highlight w:val="green"/>
          <w:lang w:val="de-DE" w:eastAsia="zh-CN"/>
        </w:rPr>
        <w:t>Agreement</w:t>
      </w:r>
    </w:p>
    <w:p w14:paraId="2911E3AD" w14:textId="77777777" w:rsidR="00444019" w:rsidRPr="003153D8" w:rsidRDefault="00444019" w:rsidP="00444019">
      <w:pPr>
        <w:rPr>
          <w:rFonts w:eastAsia="Times New Roman" w:cs="Times"/>
          <w:bCs/>
          <w:szCs w:val="20"/>
          <w:lang w:eastAsia="zh-CN"/>
        </w:rPr>
      </w:pPr>
      <w:r w:rsidRPr="003153D8">
        <w:rPr>
          <w:rFonts w:cs="Times"/>
          <w:bCs/>
          <w:szCs w:val="20"/>
          <w:lang w:eastAsia="zh-CN"/>
        </w:rPr>
        <w:t>Include in the IIoT/URLLC RRC parameters LS to RAN2, the following clarification:</w:t>
      </w:r>
    </w:p>
    <w:p w14:paraId="2E581F1E" w14:textId="77777777" w:rsidR="00444019" w:rsidRPr="00444019" w:rsidRDefault="00444019" w:rsidP="00CF6E6D">
      <w:pPr>
        <w:pStyle w:val="ListParagraph"/>
        <w:numPr>
          <w:ilvl w:val="0"/>
          <w:numId w:val="181"/>
        </w:numPr>
        <w:rPr>
          <w:rFonts w:eastAsia="Malgun Gothic"/>
          <w:lang w:val="de-DE" w:eastAsia="zh-CN"/>
        </w:rPr>
      </w:pPr>
      <w:r w:rsidRPr="003153D8">
        <w:rPr>
          <w:lang w:eastAsia="zh-CN"/>
        </w:rPr>
        <w:t xml:space="preserve">The proper maximum values for the parameter </w:t>
      </w:r>
      <w:r w:rsidRPr="00444019">
        <w:rPr>
          <w:i/>
          <w:lang w:eastAsia="zh-CN"/>
        </w:rPr>
        <w:t>offsetUE</w:t>
      </w:r>
      <w:r w:rsidRPr="003153D8">
        <w:rPr>
          <w:lang w:eastAsia="zh-CN"/>
        </w:rPr>
        <w:t xml:space="preserve"> in </w:t>
      </w:r>
      <w:r w:rsidRPr="00444019">
        <w:rPr>
          <w:i/>
          <w:lang w:eastAsia="zh-CN"/>
        </w:rPr>
        <w:t>SemiStaticChannelAccessConfigUE</w:t>
      </w:r>
      <w:r w:rsidRPr="003153D8">
        <w:rPr>
          <w:lang w:eastAsia="zh-CN"/>
        </w:rPr>
        <w:t xml:space="preserve"> are 139/279/559 for 15/30/60kHz SCS rather than 279/559/1119, and the proper value range is thus 559 rather than 1119.</w:t>
      </w:r>
    </w:p>
    <w:p w14:paraId="14BF28AC" w14:textId="77777777" w:rsidR="00444019" w:rsidRPr="00444019" w:rsidRDefault="00444019" w:rsidP="00444019">
      <w:pPr>
        <w:rPr>
          <w:rFonts w:cs="Times"/>
          <w:szCs w:val="20"/>
          <w:lang w:val="de-DE" w:eastAsia="zh-CN"/>
        </w:rPr>
      </w:pPr>
      <w:r w:rsidRPr="00444019">
        <w:rPr>
          <w:rFonts w:cs="Times"/>
          <w:szCs w:val="20"/>
          <w:highlight w:val="green"/>
          <w:lang w:val="de-DE" w:eastAsia="zh-CN"/>
        </w:rPr>
        <w:t>Agreement</w:t>
      </w:r>
    </w:p>
    <w:p w14:paraId="04881D50" w14:textId="750CCB4C" w:rsidR="00444019" w:rsidRPr="003153D8" w:rsidRDefault="00444019" w:rsidP="00444019">
      <w:pPr>
        <w:autoSpaceDN w:val="0"/>
        <w:spacing w:line="254" w:lineRule="auto"/>
        <w:jc w:val="both"/>
        <w:rPr>
          <w:rFonts w:cs="Times"/>
          <w:bCs/>
          <w:iCs/>
          <w:szCs w:val="20"/>
          <w:lang w:val="sv-SE" w:eastAsia="zh-CN"/>
        </w:rPr>
      </w:pPr>
      <w:r w:rsidRPr="003153D8">
        <w:rPr>
          <w:rFonts w:cs="Times"/>
          <w:bCs/>
          <w:iCs/>
          <w:szCs w:val="20"/>
          <w:lang w:eastAsia="zh-CN"/>
        </w:rPr>
        <w:t xml:space="preserve">The text proposal in Section 3 (Proposal 2) of </w:t>
      </w:r>
      <w:hyperlink r:id="rId734" w:history="1">
        <w:r w:rsidR="000B5C49">
          <w:rPr>
            <w:rStyle w:val="Hyperlink"/>
            <w:rFonts w:cs="Times"/>
            <w:bCs/>
            <w:iCs/>
            <w:szCs w:val="20"/>
            <w:lang w:eastAsia="zh-CN"/>
          </w:rPr>
          <w:t>R1-2205263</w:t>
        </w:r>
      </w:hyperlink>
      <w:r w:rsidRPr="003153D8">
        <w:rPr>
          <w:rFonts w:cs="Times"/>
          <w:bCs/>
          <w:iCs/>
          <w:szCs w:val="20"/>
          <w:lang w:eastAsia="zh-CN"/>
        </w:rPr>
        <w:t xml:space="preserve"> is endorsed for the editor’s CRs on TS 3</w:t>
      </w:r>
      <w:r w:rsidRPr="003153D8">
        <w:rPr>
          <w:rFonts w:cs="Times"/>
          <w:bCs/>
          <w:iCs/>
          <w:szCs w:val="20"/>
          <w:lang w:val="sv-SE" w:eastAsia="zh-CN"/>
        </w:rPr>
        <w:t>7.213 V 17.1.0 (Clause 4.3 and Clause 4.3.1).</w:t>
      </w:r>
    </w:p>
    <w:p w14:paraId="20E5E385" w14:textId="7E962582" w:rsidR="00444019" w:rsidRDefault="00444019" w:rsidP="00444019">
      <w:pPr>
        <w:rPr>
          <w:lang w:val="sv-SE"/>
        </w:rPr>
      </w:pPr>
    </w:p>
    <w:p w14:paraId="154A9BBC" w14:textId="1C266A0F" w:rsidR="00583AF9" w:rsidRPr="00FE2862" w:rsidRDefault="00FE2862" w:rsidP="00444019">
      <w:r w:rsidRPr="00FE2862">
        <w:rPr>
          <w:lang w:val="sv-SE"/>
        </w:rPr>
        <w:t xml:space="preserve">Final summary in </w:t>
      </w:r>
      <w:hyperlink r:id="rId735" w:history="1">
        <w:r w:rsidR="000B5C49">
          <w:rPr>
            <w:rStyle w:val="Hyperlink"/>
            <w:lang w:val="sv-SE"/>
          </w:rPr>
          <w:t>R1-2205264</w:t>
        </w:r>
      </w:hyperlink>
      <w:r w:rsidRPr="00FE2862">
        <w:t>.</w:t>
      </w:r>
    </w:p>
    <w:p w14:paraId="0A680CBC" w14:textId="64B9B50C" w:rsidR="00444019" w:rsidRDefault="00444019" w:rsidP="00444019"/>
    <w:p w14:paraId="4363785C" w14:textId="77777777" w:rsidR="00FE2862" w:rsidRDefault="00FE2862" w:rsidP="00444019"/>
    <w:p w14:paraId="14102CB5" w14:textId="77777777" w:rsidR="00583AF9" w:rsidRPr="008F78A1" w:rsidRDefault="00583AF9" w:rsidP="00583AF9">
      <w:r w:rsidRPr="008F78A1">
        <w:t>[109-e-R17-IIoT-URLLC-05] – Chengyan (Huawei)</w:t>
      </w:r>
    </w:p>
    <w:p w14:paraId="0968C9BE" w14:textId="4B8FD573" w:rsidR="00583AF9" w:rsidRPr="008F78A1" w:rsidRDefault="00583AF9" w:rsidP="00583AF9">
      <w:r w:rsidRPr="008F78A1">
        <w:t>Email discussion on propagation delay compensation enhancements by May 18</w:t>
      </w:r>
    </w:p>
    <w:p w14:paraId="263E35A8" w14:textId="4D416095" w:rsidR="00583AF9" w:rsidRPr="008F78A1" w:rsidRDefault="00583AF9" w:rsidP="00583AF9">
      <w:pPr>
        <w:pStyle w:val="ListParagraph"/>
        <w:numPr>
          <w:ilvl w:val="0"/>
          <w:numId w:val="65"/>
        </w:numPr>
        <w:spacing w:after="0"/>
        <w:ind w:hanging="357"/>
        <w:rPr>
          <w:rFonts w:cs="Times"/>
          <w:lang w:eastAsia="x-none"/>
        </w:rPr>
      </w:pPr>
      <w:r w:rsidRPr="008F78A1">
        <w:rPr>
          <w:rFonts w:cs="Times"/>
          <w:lang w:eastAsia="x-none"/>
        </w:rPr>
        <w:t>Issue 1: Text proposal for QCL source of PDC PRS</w:t>
      </w:r>
    </w:p>
    <w:p w14:paraId="3B9D3C55" w14:textId="77777777" w:rsidR="00583AF9" w:rsidRPr="008F78A1" w:rsidRDefault="00583AF9" w:rsidP="00583AF9">
      <w:pPr>
        <w:numPr>
          <w:ilvl w:val="0"/>
          <w:numId w:val="65"/>
        </w:numPr>
        <w:rPr>
          <w:rFonts w:cs="Times"/>
          <w:lang w:eastAsia="x-none"/>
        </w:rPr>
      </w:pPr>
      <w:r w:rsidRPr="008F78A1">
        <w:rPr>
          <w:rFonts w:cs="Times"/>
          <w:lang w:eastAsia="x-none"/>
        </w:rPr>
        <w:t xml:space="preserve">Issue 2: Text proposal for measurement report  </w:t>
      </w:r>
    </w:p>
    <w:p w14:paraId="1A205B9A" w14:textId="77777777" w:rsidR="00583AF9" w:rsidRPr="008F78A1" w:rsidRDefault="00583AF9" w:rsidP="00583AF9">
      <w:pPr>
        <w:numPr>
          <w:ilvl w:val="0"/>
          <w:numId w:val="65"/>
        </w:numPr>
        <w:rPr>
          <w:lang w:eastAsia="x-none"/>
        </w:rPr>
      </w:pPr>
      <w:r w:rsidRPr="008F78A1">
        <w:rPr>
          <w:rFonts w:hint="eastAsia"/>
          <w:lang w:eastAsia="x-none"/>
        </w:rPr>
        <w:t>1</w:t>
      </w:r>
      <w:r w:rsidRPr="008F78A1">
        <w:rPr>
          <w:rFonts w:hint="eastAsia"/>
          <w:vertAlign w:val="superscript"/>
          <w:lang w:eastAsia="x-none"/>
        </w:rPr>
        <w:t>st</w:t>
      </w:r>
      <w:r w:rsidRPr="008F78A1">
        <w:rPr>
          <w:rFonts w:hint="eastAsia"/>
          <w:lang w:eastAsia="x-none"/>
        </w:rPr>
        <w:t xml:space="preserve"> check point</w:t>
      </w:r>
      <w:r w:rsidRPr="008F78A1">
        <w:rPr>
          <w:lang w:eastAsia="x-none"/>
        </w:rPr>
        <w:t xml:space="preserve"> on</w:t>
      </w:r>
      <w:r w:rsidRPr="008F78A1">
        <w:rPr>
          <w:rFonts w:hint="eastAsia"/>
          <w:lang w:eastAsia="x-none"/>
        </w:rPr>
        <w:t xml:space="preserve"> </w:t>
      </w:r>
      <w:r w:rsidRPr="008F78A1">
        <w:t>May 12 and f</w:t>
      </w:r>
      <w:r w:rsidRPr="008F78A1">
        <w:rPr>
          <w:lang w:eastAsia="x-none"/>
        </w:rPr>
        <w:t>inal</w:t>
      </w:r>
      <w:r w:rsidRPr="008F78A1">
        <w:rPr>
          <w:rFonts w:hint="eastAsia"/>
          <w:lang w:eastAsia="x-none"/>
        </w:rPr>
        <w:t xml:space="preserve"> check point</w:t>
      </w:r>
      <w:r w:rsidRPr="008F78A1">
        <w:rPr>
          <w:lang w:eastAsia="x-none"/>
        </w:rPr>
        <w:t xml:space="preserve"> on</w:t>
      </w:r>
      <w:r w:rsidRPr="008F78A1">
        <w:rPr>
          <w:rFonts w:hint="eastAsia"/>
          <w:lang w:eastAsia="x-none"/>
        </w:rPr>
        <w:t xml:space="preserve"> </w:t>
      </w:r>
      <w:r w:rsidRPr="008F78A1">
        <w:t>May 18</w:t>
      </w:r>
    </w:p>
    <w:p w14:paraId="76C2DF93" w14:textId="7FB8FA8D" w:rsidR="00444019" w:rsidRPr="008F78A1" w:rsidRDefault="001B5688" w:rsidP="00444019">
      <w:pPr>
        <w:rPr>
          <w:b/>
          <w:bCs/>
        </w:rPr>
      </w:pPr>
      <w:hyperlink r:id="rId736" w:history="1">
        <w:r w:rsidR="000B5C49">
          <w:rPr>
            <w:rStyle w:val="Hyperlink"/>
            <w:b/>
            <w:bCs/>
          </w:rPr>
          <w:t>R1-2205134</w:t>
        </w:r>
      </w:hyperlink>
      <w:r w:rsidR="00444019" w:rsidRPr="008F78A1">
        <w:rPr>
          <w:b/>
          <w:bCs/>
        </w:rPr>
        <w:tab/>
        <w:t>Summary#1 of email discussion on propagation delay compensation enhancements</w:t>
      </w:r>
      <w:r w:rsidR="00444019" w:rsidRPr="008F78A1">
        <w:rPr>
          <w:b/>
          <w:bCs/>
        </w:rPr>
        <w:tab/>
        <w:t>Moderator (Huawei)</w:t>
      </w:r>
    </w:p>
    <w:p w14:paraId="2AFB0112" w14:textId="77777777" w:rsidR="008F78A1" w:rsidRDefault="008F78A1" w:rsidP="008F78A1">
      <w:pPr>
        <w:rPr>
          <w:lang w:eastAsia="x-none"/>
        </w:rPr>
      </w:pPr>
      <w:r w:rsidRPr="00585E6B">
        <w:rPr>
          <w:b/>
          <w:bCs/>
          <w:lang w:eastAsia="x-none"/>
        </w:rPr>
        <w:t>Decision:</w:t>
      </w:r>
      <w:r>
        <w:rPr>
          <w:lang w:eastAsia="x-none"/>
        </w:rPr>
        <w:t xml:space="preserve"> As per email decision posted on May 13</w:t>
      </w:r>
      <w:r w:rsidRPr="00585E6B">
        <w:rPr>
          <w:vertAlign w:val="superscript"/>
          <w:lang w:eastAsia="x-none"/>
        </w:rPr>
        <w:t>th</w:t>
      </w:r>
      <w:r>
        <w:rPr>
          <w:lang w:eastAsia="x-none"/>
        </w:rPr>
        <w:t xml:space="preserve">, </w:t>
      </w:r>
    </w:p>
    <w:p w14:paraId="7A64DC30" w14:textId="77777777" w:rsidR="008F78A1" w:rsidRPr="00261322" w:rsidRDefault="008F78A1" w:rsidP="008F78A1">
      <w:pPr>
        <w:rPr>
          <w:highlight w:val="green"/>
        </w:rPr>
      </w:pPr>
      <w:r w:rsidRPr="00261322">
        <w:rPr>
          <w:highlight w:val="green"/>
        </w:rPr>
        <w:t>Agreement</w:t>
      </w:r>
    </w:p>
    <w:p w14:paraId="78568A0D" w14:textId="61F697CE" w:rsidR="008F78A1" w:rsidRDefault="008F78A1" w:rsidP="00CF6E6D">
      <w:pPr>
        <w:pStyle w:val="ListParagraph"/>
        <w:numPr>
          <w:ilvl w:val="0"/>
          <w:numId w:val="181"/>
        </w:numPr>
      </w:pPr>
      <w:r w:rsidRPr="008F78A1">
        <w:t xml:space="preserve">The text proposal in section 2.1.2 of </w:t>
      </w:r>
      <w:hyperlink r:id="rId737" w:history="1">
        <w:r w:rsidR="000B5C49">
          <w:rPr>
            <w:rStyle w:val="Hyperlink"/>
          </w:rPr>
          <w:t>R1-2205134</w:t>
        </w:r>
      </w:hyperlink>
      <w:r w:rsidRPr="008F78A1">
        <w:t xml:space="preserve"> for TS 38.214 is endorsed for the editor’s CR.</w:t>
      </w:r>
    </w:p>
    <w:p w14:paraId="7B3A0914" w14:textId="77777777" w:rsidR="008F78A1" w:rsidRDefault="008F78A1" w:rsidP="007D7F59"/>
    <w:p w14:paraId="37C1E4B6" w14:textId="53227F81" w:rsidR="008F78A1" w:rsidRPr="006C2835" w:rsidRDefault="004C7B6F" w:rsidP="007D7F59">
      <w:r>
        <w:t xml:space="preserve">Final summary in </w:t>
      </w:r>
      <w:hyperlink r:id="rId738" w:history="1">
        <w:r w:rsidR="000B5C49">
          <w:rPr>
            <w:rStyle w:val="Hyperlink"/>
          </w:rPr>
          <w:t>R1-2205135</w:t>
        </w:r>
      </w:hyperlink>
      <w:r>
        <w:t>.</w:t>
      </w:r>
    </w:p>
    <w:p w14:paraId="11A02132" w14:textId="70BF0A9E" w:rsidR="007D7F59" w:rsidRDefault="007D7F59" w:rsidP="004C336F">
      <w:pPr>
        <w:pStyle w:val="Heading2"/>
      </w:pPr>
      <w:bookmarkStart w:id="143" w:name="_Toc101356987"/>
      <w:bookmarkStart w:id="144" w:name="_Toc105521325"/>
      <w:r w:rsidRPr="00D1420E">
        <w:t>Maintenance on Solutions for NR to support non-terrestrial networks (NTN)</w:t>
      </w:r>
      <w:bookmarkEnd w:id="143"/>
      <w:bookmarkEnd w:id="144"/>
    </w:p>
    <w:p w14:paraId="27530C31" w14:textId="1E87964F" w:rsidR="001A1F25" w:rsidRPr="001A1F25" w:rsidRDefault="001B5688" w:rsidP="001A1F25">
      <w:pPr>
        <w:rPr>
          <w:b/>
          <w:bCs/>
        </w:rPr>
      </w:pPr>
      <w:hyperlink r:id="rId739" w:history="1">
        <w:r w:rsidR="000B5C49">
          <w:rPr>
            <w:rStyle w:val="Hyperlink"/>
            <w:b/>
            <w:bCs/>
          </w:rPr>
          <w:t>R1-2205562</w:t>
        </w:r>
      </w:hyperlink>
      <w:r w:rsidR="001A1F25" w:rsidRPr="001A1F25">
        <w:rPr>
          <w:b/>
          <w:bCs/>
        </w:rPr>
        <w:tab/>
        <w:t>Session notes for 8.4 (Maintenance on Solutions for NR to support non-terrestrial networks (NTN))</w:t>
      </w:r>
      <w:r w:rsidR="001A1F25" w:rsidRPr="001A1F25">
        <w:rPr>
          <w:b/>
          <w:bCs/>
        </w:rPr>
        <w:tab/>
        <w:t>Ad-Hoc Chair (Huawei)</w:t>
      </w:r>
    </w:p>
    <w:p w14:paraId="6C075093" w14:textId="57AF2A70" w:rsidR="001A1F25" w:rsidRDefault="001A1F25" w:rsidP="001A1F25"/>
    <w:p w14:paraId="5D60AADB" w14:textId="091FA05B" w:rsidR="00FA0524" w:rsidRPr="00FA0524" w:rsidRDefault="001B5688" w:rsidP="00FA0524">
      <w:pPr>
        <w:rPr>
          <w:b/>
          <w:bCs/>
          <w:lang w:eastAsia="x-none"/>
        </w:rPr>
      </w:pPr>
      <w:hyperlink r:id="rId740" w:history="1">
        <w:r w:rsidR="000B5C49">
          <w:rPr>
            <w:rStyle w:val="Hyperlink"/>
            <w:b/>
            <w:bCs/>
            <w:lang w:eastAsia="x-none"/>
          </w:rPr>
          <w:t>R1-2205120</w:t>
        </w:r>
      </w:hyperlink>
      <w:r w:rsidR="00FA0524" w:rsidRPr="00FA0524">
        <w:rPr>
          <w:b/>
          <w:bCs/>
          <w:lang w:eastAsia="x-none"/>
        </w:rPr>
        <w:tab/>
        <w:t>Moderator Summary for preparation phase on maintenance of Rel-17 WI on Solutions for NR to support non-terrestrial networks (NTN)</w:t>
      </w:r>
      <w:r w:rsidR="00FA0524" w:rsidRPr="00FA0524">
        <w:rPr>
          <w:b/>
          <w:bCs/>
          <w:lang w:eastAsia="x-none"/>
        </w:rPr>
        <w:tab/>
        <w:t>Moderator (Thales)</w:t>
      </w:r>
    </w:p>
    <w:p w14:paraId="75FBF130" w14:textId="77777777" w:rsidR="00FA0524" w:rsidRDefault="00FA0524" w:rsidP="001A1F25"/>
    <w:p w14:paraId="4792198B" w14:textId="4F8F4B38" w:rsidR="007D7F59" w:rsidRDefault="001B5688" w:rsidP="007D7F59">
      <w:pPr>
        <w:rPr>
          <w:lang w:eastAsia="x-none"/>
        </w:rPr>
      </w:pPr>
      <w:hyperlink r:id="rId741" w:history="1">
        <w:r w:rsidR="000B5C49">
          <w:rPr>
            <w:rStyle w:val="Hyperlink"/>
            <w:lang w:eastAsia="x-none"/>
          </w:rPr>
          <w:t>R1-2203088</w:t>
        </w:r>
      </w:hyperlink>
      <w:r w:rsidR="007D7F59">
        <w:rPr>
          <w:lang w:eastAsia="x-none"/>
        </w:rPr>
        <w:tab/>
        <w:t>Maintenance on solutions for NR to support NTN</w:t>
      </w:r>
      <w:r w:rsidR="007D7F59">
        <w:rPr>
          <w:lang w:eastAsia="x-none"/>
        </w:rPr>
        <w:tab/>
        <w:t>Huawei, HiSilicon</w:t>
      </w:r>
    </w:p>
    <w:p w14:paraId="4AEAB732" w14:textId="6B631516" w:rsidR="007D7F59" w:rsidRDefault="001B5688" w:rsidP="007D7F59">
      <w:pPr>
        <w:rPr>
          <w:lang w:eastAsia="x-none"/>
        </w:rPr>
      </w:pPr>
      <w:hyperlink r:id="rId742" w:history="1">
        <w:r w:rsidR="000B5C49">
          <w:rPr>
            <w:rStyle w:val="Hyperlink"/>
            <w:lang w:eastAsia="x-none"/>
          </w:rPr>
          <w:t>R1-2203231</w:t>
        </w:r>
      </w:hyperlink>
      <w:r w:rsidR="007D7F59">
        <w:rPr>
          <w:lang w:eastAsia="x-none"/>
        </w:rPr>
        <w:tab/>
        <w:t>Remaining issues on NR-NTN</w:t>
      </w:r>
      <w:r w:rsidR="007D7F59">
        <w:rPr>
          <w:lang w:eastAsia="x-none"/>
        </w:rPr>
        <w:tab/>
        <w:t>ZTE</w:t>
      </w:r>
    </w:p>
    <w:p w14:paraId="2982E0DE" w14:textId="6B7BABB2" w:rsidR="007D7F59" w:rsidRDefault="001B5688" w:rsidP="007D7F59">
      <w:pPr>
        <w:rPr>
          <w:lang w:eastAsia="x-none"/>
        </w:rPr>
      </w:pPr>
      <w:hyperlink r:id="rId743" w:history="1">
        <w:r w:rsidR="000B5C49">
          <w:rPr>
            <w:rStyle w:val="Hyperlink"/>
            <w:lang w:eastAsia="x-none"/>
          </w:rPr>
          <w:t>R1-2203289</w:t>
        </w:r>
      </w:hyperlink>
      <w:r w:rsidR="007D7F59">
        <w:rPr>
          <w:lang w:eastAsia="x-none"/>
        </w:rPr>
        <w:tab/>
        <w:t>Maintenance on Solutions for NR to support non-terrestrial networks (NTN)</w:t>
      </w:r>
      <w:r w:rsidR="007D7F59">
        <w:rPr>
          <w:lang w:eastAsia="x-none"/>
        </w:rPr>
        <w:tab/>
        <w:t>PANASONIC R&amp;D Center Germany</w:t>
      </w:r>
    </w:p>
    <w:p w14:paraId="1CF9671D" w14:textId="65399CF0" w:rsidR="007D7F59" w:rsidRDefault="001B5688" w:rsidP="007D7F59">
      <w:pPr>
        <w:rPr>
          <w:lang w:eastAsia="x-none"/>
        </w:rPr>
      </w:pPr>
      <w:hyperlink r:id="rId744" w:history="1">
        <w:r w:rsidR="000B5C49">
          <w:rPr>
            <w:rStyle w:val="Hyperlink"/>
            <w:lang w:eastAsia="x-none"/>
          </w:rPr>
          <w:t>R1-2203306</w:t>
        </w:r>
      </w:hyperlink>
      <w:r w:rsidR="007D7F59">
        <w:rPr>
          <w:lang w:eastAsia="x-none"/>
        </w:rPr>
        <w:tab/>
        <w:t>Maintenance on Solutions for NR to support non-terrestrial networks (NTN)</w:t>
      </w:r>
      <w:r w:rsidR="007D7F59">
        <w:rPr>
          <w:lang w:eastAsia="x-none"/>
        </w:rPr>
        <w:tab/>
        <w:t>Spreadtrum Communications</w:t>
      </w:r>
    </w:p>
    <w:p w14:paraId="26F57B6F" w14:textId="0803F308" w:rsidR="007D7F59" w:rsidRDefault="001B5688" w:rsidP="007D7F59">
      <w:pPr>
        <w:rPr>
          <w:lang w:eastAsia="x-none"/>
        </w:rPr>
      </w:pPr>
      <w:hyperlink r:id="rId745" w:history="1">
        <w:r w:rsidR="000B5C49">
          <w:rPr>
            <w:rStyle w:val="Hyperlink"/>
            <w:lang w:eastAsia="x-none"/>
          </w:rPr>
          <w:t>R1-2203385</w:t>
        </w:r>
      </w:hyperlink>
      <w:r w:rsidR="007D7F59">
        <w:rPr>
          <w:lang w:eastAsia="x-none"/>
        </w:rPr>
        <w:tab/>
        <w:t>Maintenance on Solutions for NR to support NTN</w:t>
      </w:r>
      <w:r w:rsidR="007D7F59">
        <w:rPr>
          <w:lang w:eastAsia="x-none"/>
        </w:rPr>
        <w:tab/>
        <w:t>MediaTek Inc.</w:t>
      </w:r>
    </w:p>
    <w:p w14:paraId="328D1822" w14:textId="13E4FF8E" w:rsidR="007D7F59" w:rsidRDefault="001B5688" w:rsidP="007D7F59">
      <w:pPr>
        <w:rPr>
          <w:lang w:eastAsia="x-none"/>
        </w:rPr>
      </w:pPr>
      <w:hyperlink r:id="rId746" w:history="1">
        <w:r w:rsidR="000B5C49">
          <w:rPr>
            <w:rStyle w:val="Hyperlink"/>
            <w:lang w:eastAsia="x-none"/>
          </w:rPr>
          <w:t>R1-2203721</w:t>
        </w:r>
      </w:hyperlink>
      <w:r w:rsidR="007D7F59">
        <w:rPr>
          <w:lang w:eastAsia="x-none"/>
        </w:rPr>
        <w:tab/>
        <w:t>Discussion on ambiguity of common TA calculation</w:t>
      </w:r>
      <w:r w:rsidR="007D7F59">
        <w:rPr>
          <w:lang w:eastAsia="x-none"/>
        </w:rPr>
        <w:tab/>
        <w:t>Sony</w:t>
      </w:r>
    </w:p>
    <w:p w14:paraId="69E39CC7" w14:textId="1DEC8902" w:rsidR="007D7F59" w:rsidRDefault="001B5688" w:rsidP="007D7F59">
      <w:pPr>
        <w:rPr>
          <w:lang w:eastAsia="x-none"/>
        </w:rPr>
      </w:pPr>
      <w:hyperlink r:id="rId747" w:history="1">
        <w:r w:rsidR="000B5C49">
          <w:rPr>
            <w:rStyle w:val="Hyperlink"/>
            <w:lang w:eastAsia="x-none"/>
          </w:rPr>
          <w:t>R1-2203756</w:t>
        </w:r>
      </w:hyperlink>
      <w:r w:rsidR="007D7F59">
        <w:rPr>
          <w:lang w:eastAsia="x-none"/>
        </w:rPr>
        <w:tab/>
        <w:t>Maintenance on NR NTN</w:t>
      </w:r>
      <w:r w:rsidR="007D7F59">
        <w:rPr>
          <w:lang w:eastAsia="x-none"/>
        </w:rPr>
        <w:tab/>
        <w:t>CATT</w:t>
      </w:r>
    </w:p>
    <w:p w14:paraId="5C02629F" w14:textId="006ADA8E" w:rsidR="007D7F59" w:rsidRDefault="001B5688" w:rsidP="007D7F59">
      <w:pPr>
        <w:rPr>
          <w:lang w:eastAsia="x-none"/>
        </w:rPr>
      </w:pPr>
      <w:hyperlink r:id="rId748" w:history="1">
        <w:r w:rsidR="000B5C49">
          <w:rPr>
            <w:rStyle w:val="Hyperlink"/>
            <w:lang w:eastAsia="x-none"/>
          </w:rPr>
          <w:t>R1-2203770</w:t>
        </w:r>
      </w:hyperlink>
      <w:r w:rsidR="007D7F59">
        <w:rPr>
          <w:lang w:eastAsia="x-none"/>
        </w:rPr>
        <w:tab/>
        <w:t>Discussion on maintenance issues in NR-NTN</w:t>
      </w:r>
      <w:r w:rsidR="007D7F59">
        <w:rPr>
          <w:lang w:eastAsia="x-none"/>
        </w:rPr>
        <w:tab/>
        <w:t>xiaomi</w:t>
      </w:r>
    </w:p>
    <w:p w14:paraId="628E4FEA" w14:textId="67236F9C" w:rsidR="007D7F59" w:rsidRDefault="001B5688" w:rsidP="007D7F59">
      <w:pPr>
        <w:rPr>
          <w:lang w:eastAsia="x-none"/>
        </w:rPr>
      </w:pPr>
      <w:hyperlink r:id="rId749" w:history="1">
        <w:r w:rsidR="000B5C49">
          <w:rPr>
            <w:rStyle w:val="Hyperlink"/>
            <w:lang w:eastAsia="x-none"/>
          </w:rPr>
          <w:t>R1-2203843</w:t>
        </w:r>
      </w:hyperlink>
      <w:r w:rsidR="007D7F59">
        <w:rPr>
          <w:lang w:eastAsia="x-none"/>
        </w:rPr>
        <w:tab/>
        <w:t>Maintenance aspects af Rel-17 NR over NTN</w:t>
      </w:r>
      <w:r w:rsidR="007D7F59">
        <w:rPr>
          <w:lang w:eastAsia="x-none"/>
        </w:rPr>
        <w:tab/>
        <w:t>Nokia, Nokia Shanghai Bell</w:t>
      </w:r>
    </w:p>
    <w:p w14:paraId="089CC244" w14:textId="4C2F9FB6" w:rsidR="007D7F59" w:rsidRDefault="001B5688" w:rsidP="007D7F59">
      <w:pPr>
        <w:rPr>
          <w:lang w:eastAsia="x-none"/>
        </w:rPr>
      </w:pPr>
      <w:hyperlink r:id="rId750" w:history="1">
        <w:r w:rsidR="000B5C49">
          <w:rPr>
            <w:rStyle w:val="Hyperlink"/>
            <w:lang w:eastAsia="x-none"/>
          </w:rPr>
          <w:t>R1-2203935</w:t>
        </w:r>
      </w:hyperlink>
      <w:r w:rsidR="007D7F59">
        <w:rPr>
          <w:lang w:eastAsia="x-none"/>
        </w:rPr>
        <w:tab/>
        <w:t>Discussion on the remaining issues in R17 NR NTN</w:t>
      </w:r>
      <w:r w:rsidR="007D7F59">
        <w:rPr>
          <w:lang w:eastAsia="x-none"/>
        </w:rPr>
        <w:tab/>
        <w:t>NEC</w:t>
      </w:r>
    </w:p>
    <w:p w14:paraId="00D560A8" w14:textId="645831D1" w:rsidR="007D7F59" w:rsidRDefault="001B5688" w:rsidP="007D7F59">
      <w:pPr>
        <w:rPr>
          <w:lang w:eastAsia="x-none"/>
        </w:rPr>
      </w:pPr>
      <w:hyperlink r:id="rId751" w:history="1">
        <w:r w:rsidR="000B5C49">
          <w:rPr>
            <w:rStyle w:val="Hyperlink"/>
            <w:lang w:eastAsia="x-none"/>
          </w:rPr>
          <w:t>R1-2203990</w:t>
        </w:r>
      </w:hyperlink>
      <w:r w:rsidR="007D7F59">
        <w:rPr>
          <w:lang w:eastAsia="x-none"/>
        </w:rPr>
        <w:tab/>
        <w:t>Discussion on remaining issue for NTN-NR</w:t>
      </w:r>
      <w:r w:rsidR="007D7F59">
        <w:rPr>
          <w:lang w:eastAsia="x-none"/>
        </w:rPr>
        <w:tab/>
        <w:t>OPPO</w:t>
      </w:r>
    </w:p>
    <w:p w14:paraId="14E9B81E" w14:textId="3350DAE8" w:rsidR="007D7F59" w:rsidRDefault="001B5688" w:rsidP="007D7F59">
      <w:pPr>
        <w:rPr>
          <w:lang w:eastAsia="x-none"/>
        </w:rPr>
      </w:pPr>
      <w:hyperlink r:id="rId752" w:history="1">
        <w:r w:rsidR="000B5C49">
          <w:rPr>
            <w:rStyle w:val="Hyperlink"/>
            <w:lang w:eastAsia="x-none"/>
          </w:rPr>
          <w:t>R1-2204207</w:t>
        </w:r>
      </w:hyperlink>
      <w:r w:rsidR="007D7F59">
        <w:rPr>
          <w:lang w:eastAsia="x-none"/>
        </w:rPr>
        <w:tab/>
        <w:t>On remaining issues of NR NTN</w:t>
      </w:r>
      <w:r w:rsidR="007D7F59">
        <w:rPr>
          <w:lang w:eastAsia="x-none"/>
        </w:rPr>
        <w:tab/>
        <w:t>Apple</w:t>
      </w:r>
    </w:p>
    <w:p w14:paraId="65491B62" w14:textId="3DA593A6" w:rsidR="007D7F59" w:rsidRDefault="001B5688" w:rsidP="007D7F59">
      <w:pPr>
        <w:rPr>
          <w:lang w:eastAsia="x-none"/>
        </w:rPr>
      </w:pPr>
      <w:hyperlink r:id="rId753" w:history="1">
        <w:r w:rsidR="000B5C49">
          <w:rPr>
            <w:rStyle w:val="Hyperlink"/>
            <w:lang w:eastAsia="x-none"/>
          </w:rPr>
          <w:t>R1-2204345</w:t>
        </w:r>
      </w:hyperlink>
      <w:r w:rsidR="007D7F59">
        <w:rPr>
          <w:lang w:eastAsia="x-none"/>
        </w:rPr>
        <w:tab/>
        <w:t>Remaining issues on NR NTN</w:t>
      </w:r>
      <w:r w:rsidR="007D7F59">
        <w:rPr>
          <w:lang w:eastAsia="x-none"/>
        </w:rPr>
        <w:tab/>
        <w:t>NTT DOCOMO, INC.</w:t>
      </w:r>
    </w:p>
    <w:p w14:paraId="79BA7BA7" w14:textId="6301BB3D" w:rsidR="007D7F59" w:rsidRDefault="001B5688" w:rsidP="007D7F59">
      <w:pPr>
        <w:rPr>
          <w:lang w:eastAsia="x-none"/>
        </w:rPr>
      </w:pPr>
      <w:hyperlink r:id="rId754" w:history="1">
        <w:r w:rsidR="000B5C49">
          <w:rPr>
            <w:rStyle w:val="Hyperlink"/>
            <w:lang w:eastAsia="x-none"/>
          </w:rPr>
          <w:t>R1-2204519</w:t>
        </w:r>
      </w:hyperlink>
      <w:r w:rsidR="007D7F59">
        <w:rPr>
          <w:lang w:eastAsia="x-none"/>
        </w:rPr>
        <w:tab/>
        <w:t>Remaining issues on UL time and frequency synchronization enhancements in NTN</w:t>
      </w:r>
      <w:r w:rsidR="007D7F59">
        <w:rPr>
          <w:lang w:eastAsia="x-none"/>
        </w:rPr>
        <w:tab/>
        <w:t>LG Electronics</w:t>
      </w:r>
    </w:p>
    <w:p w14:paraId="0226ABE9" w14:textId="65C3AD2F" w:rsidR="007D7F59" w:rsidRDefault="001B5688" w:rsidP="007D7F59">
      <w:pPr>
        <w:rPr>
          <w:lang w:eastAsia="x-none"/>
        </w:rPr>
      </w:pPr>
      <w:hyperlink r:id="rId755" w:history="1">
        <w:r w:rsidR="000B5C49">
          <w:rPr>
            <w:rStyle w:val="Hyperlink"/>
            <w:lang w:eastAsia="x-none"/>
          </w:rPr>
          <w:t>R1-2204556</w:t>
        </w:r>
      </w:hyperlink>
      <w:r w:rsidR="007D7F59">
        <w:rPr>
          <w:lang w:eastAsia="x-none"/>
        </w:rPr>
        <w:tab/>
        <w:t>Maintenance on Release-17 NR NTN</w:t>
      </w:r>
      <w:r w:rsidR="007D7F59">
        <w:rPr>
          <w:lang w:eastAsia="x-none"/>
        </w:rPr>
        <w:tab/>
        <w:t>THALES</w:t>
      </w:r>
    </w:p>
    <w:p w14:paraId="209DAF09" w14:textId="57A26914" w:rsidR="007D7F59" w:rsidRDefault="001B5688" w:rsidP="007D7F59">
      <w:pPr>
        <w:rPr>
          <w:lang w:eastAsia="x-none"/>
        </w:rPr>
      </w:pPr>
      <w:hyperlink r:id="rId756" w:history="1">
        <w:r w:rsidR="000B5C49">
          <w:rPr>
            <w:rStyle w:val="Hyperlink"/>
            <w:lang w:eastAsia="x-none"/>
          </w:rPr>
          <w:t>R1-2204660</w:t>
        </w:r>
      </w:hyperlink>
      <w:r w:rsidR="007D7F59">
        <w:rPr>
          <w:lang w:eastAsia="x-none"/>
        </w:rPr>
        <w:tab/>
        <w:t>On NR NTN maintenance issues</w:t>
      </w:r>
      <w:r w:rsidR="007D7F59">
        <w:rPr>
          <w:lang w:eastAsia="x-none"/>
        </w:rPr>
        <w:tab/>
        <w:t>Ericsson</w:t>
      </w:r>
    </w:p>
    <w:p w14:paraId="5C50B83F" w14:textId="661D553A" w:rsidR="007D7F59" w:rsidRDefault="001B5688" w:rsidP="007D7F59">
      <w:pPr>
        <w:rPr>
          <w:lang w:eastAsia="x-none"/>
        </w:rPr>
      </w:pPr>
      <w:hyperlink r:id="rId757" w:history="1">
        <w:r w:rsidR="000B5C49">
          <w:rPr>
            <w:rStyle w:val="Hyperlink"/>
            <w:lang w:eastAsia="x-none"/>
          </w:rPr>
          <w:t>R1-2204933</w:t>
        </w:r>
      </w:hyperlink>
      <w:r w:rsidR="007D7F59">
        <w:rPr>
          <w:lang w:eastAsia="x-none"/>
        </w:rPr>
        <w:tab/>
        <w:t>Enhancements on UL time and frequency synchronization</w:t>
      </w:r>
      <w:r w:rsidR="007D7F59">
        <w:rPr>
          <w:lang w:eastAsia="x-none"/>
        </w:rPr>
        <w:tab/>
        <w:t>Mavenir</w:t>
      </w:r>
    </w:p>
    <w:p w14:paraId="1FB940C6" w14:textId="1F12D3AB" w:rsidR="007D7F59" w:rsidRDefault="001B5688" w:rsidP="007D7F59">
      <w:pPr>
        <w:rPr>
          <w:lang w:eastAsia="x-none"/>
        </w:rPr>
      </w:pPr>
      <w:hyperlink r:id="rId758" w:history="1">
        <w:r w:rsidR="000B5C49">
          <w:rPr>
            <w:rStyle w:val="Hyperlink"/>
            <w:lang w:eastAsia="x-none"/>
          </w:rPr>
          <w:t>R1-2204984</w:t>
        </w:r>
      </w:hyperlink>
      <w:r w:rsidR="007D7F59">
        <w:rPr>
          <w:lang w:eastAsia="x-none"/>
        </w:rPr>
        <w:tab/>
        <w:t>Maintenance  on NR NTN</w:t>
      </w:r>
      <w:r w:rsidR="007D7F59">
        <w:rPr>
          <w:lang w:eastAsia="x-none"/>
        </w:rPr>
        <w:tab/>
        <w:t>Qualcomm Incorporated</w:t>
      </w:r>
    </w:p>
    <w:p w14:paraId="586F6385" w14:textId="4449BA36" w:rsidR="007E7954" w:rsidRDefault="007E7954" w:rsidP="007D7F59">
      <w:pPr>
        <w:rPr>
          <w:lang w:eastAsia="x-none"/>
        </w:rPr>
      </w:pPr>
    </w:p>
    <w:p w14:paraId="23A1C3AE" w14:textId="77777777" w:rsidR="007E7954" w:rsidRPr="00DF1AC2" w:rsidRDefault="007E7954" w:rsidP="007E7954">
      <w:pPr>
        <w:rPr>
          <w:rFonts w:cs="Times"/>
          <w:lang w:eastAsia="x-none"/>
        </w:rPr>
      </w:pPr>
      <w:r w:rsidRPr="00DF1AC2">
        <w:rPr>
          <w:rFonts w:cs="Times"/>
          <w:lang w:eastAsia="x-none"/>
        </w:rPr>
        <w:t>[109-e-R17-NR-NTN-01] – Mohamed (Thales)</w:t>
      </w:r>
    </w:p>
    <w:p w14:paraId="28D60D36" w14:textId="6C81130F" w:rsidR="007E7954" w:rsidRPr="00DF1AC2" w:rsidRDefault="007E7954" w:rsidP="007E7954">
      <w:pPr>
        <w:rPr>
          <w:rFonts w:eastAsia="Malgun Gothic" w:cs="Times"/>
          <w:szCs w:val="22"/>
          <w:lang w:val="en-US" w:eastAsia="x-none"/>
        </w:rPr>
      </w:pPr>
      <w:r w:rsidRPr="00DF1AC2">
        <w:rPr>
          <w:rFonts w:cs="Times"/>
          <w:lang w:eastAsia="x-none"/>
        </w:rPr>
        <w:t xml:space="preserve">Email discussion for maintenance on timing relationship enhancements and UL time and frequency synchronization for NR NTN, for issues 1-2, 1-3, 1-4, 1-5, 1-6, 1-7, 1-8, 1-10, 1-14 in </w:t>
      </w:r>
      <w:hyperlink r:id="rId759" w:history="1">
        <w:r w:rsidR="000B5C49">
          <w:rPr>
            <w:rStyle w:val="Hyperlink"/>
            <w:rFonts w:cs="Times"/>
            <w:lang w:eastAsia="x-none"/>
          </w:rPr>
          <w:t>R1-2205120</w:t>
        </w:r>
      </w:hyperlink>
      <w:r w:rsidRPr="00DF1AC2">
        <w:rPr>
          <w:rFonts w:cs="Times"/>
          <w:lang w:eastAsia="x-none"/>
        </w:rPr>
        <w:t xml:space="preserve">, taking into account LS received in </w:t>
      </w:r>
      <w:hyperlink r:id="rId760" w:history="1">
        <w:r w:rsidR="000B5C49">
          <w:rPr>
            <w:rStyle w:val="Hyperlink"/>
            <w:rFonts w:cs="Times"/>
            <w:lang w:eastAsia="x-none"/>
          </w:rPr>
          <w:t>R1-2203019</w:t>
        </w:r>
      </w:hyperlink>
      <w:r w:rsidRPr="00DF1AC2">
        <w:rPr>
          <w:rFonts w:cs="Times"/>
          <w:lang w:eastAsia="x-none"/>
        </w:rPr>
        <w:t xml:space="preserve"> and </w:t>
      </w:r>
      <w:hyperlink r:id="rId761" w:history="1">
        <w:r w:rsidR="000B5C49">
          <w:rPr>
            <w:rStyle w:val="Hyperlink"/>
            <w:rFonts w:cs="Times"/>
            <w:lang w:eastAsia="x-none"/>
          </w:rPr>
          <w:t>R1-2203020</w:t>
        </w:r>
      </w:hyperlink>
    </w:p>
    <w:p w14:paraId="36C5A8F5" w14:textId="77777777" w:rsidR="007E7954" w:rsidRPr="00DF1AC2" w:rsidRDefault="007E7954" w:rsidP="007E7954">
      <w:pPr>
        <w:numPr>
          <w:ilvl w:val="0"/>
          <w:numId w:val="65"/>
        </w:numPr>
        <w:rPr>
          <w:rFonts w:cs="Times"/>
          <w:lang w:eastAsia="x-none"/>
        </w:rPr>
      </w:pPr>
      <w:r w:rsidRPr="00DF1AC2">
        <w:rPr>
          <w:rFonts w:cs="Times"/>
          <w:lang w:eastAsia="x-none"/>
        </w:rPr>
        <w:t>1</w:t>
      </w:r>
      <w:r w:rsidRPr="00DF1AC2">
        <w:rPr>
          <w:rFonts w:cs="Times"/>
          <w:vertAlign w:val="superscript"/>
          <w:lang w:eastAsia="x-none"/>
        </w:rPr>
        <w:t>st</w:t>
      </w:r>
      <w:r w:rsidRPr="00DF1AC2">
        <w:rPr>
          <w:rFonts w:cs="Times"/>
          <w:lang w:eastAsia="x-none"/>
        </w:rPr>
        <w:t xml:space="preserve"> check point: </w:t>
      </w:r>
      <w:r w:rsidRPr="00DF1AC2">
        <w:rPr>
          <w:rFonts w:cs="Times"/>
          <w:lang w:eastAsia="zh-CN"/>
        </w:rPr>
        <w:t>May 13 (any RRC impact by May 12)</w:t>
      </w:r>
    </w:p>
    <w:p w14:paraId="57EF9EC3" w14:textId="77777777" w:rsidR="007E7954" w:rsidRPr="00DF1AC2" w:rsidRDefault="007E7954" w:rsidP="007E7954">
      <w:pPr>
        <w:numPr>
          <w:ilvl w:val="0"/>
          <w:numId w:val="65"/>
        </w:numPr>
        <w:rPr>
          <w:rFonts w:cs="Times"/>
          <w:lang w:eastAsia="x-none"/>
        </w:rPr>
      </w:pPr>
      <w:r w:rsidRPr="00DF1AC2">
        <w:rPr>
          <w:rFonts w:cs="Times"/>
          <w:lang w:eastAsia="x-none"/>
        </w:rPr>
        <w:t xml:space="preserve">Final check point: </w:t>
      </w:r>
      <w:r w:rsidRPr="00DF1AC2">
        <w:rPr>
          <w:rFonts w:cs="Times"/>
          <w:lang w:eastAsia="zh-CN"/>
        </w:rPr>
        <w:t>May 18</w:t>
      </w:r>
    </w:p>
    <w:p w14:paraId="16C0C92B" w14:textId="2C8F7ABE" w:rsidR="00FA0524" w:rsidRPr="00DF1AC2" w:rsidRDefault="001B5688" w:rsidP="00FA0524">
      <w:pPr>
        <w:rPr>
          <w:b/>
          <w:bCs/>
          <w:lang w:eastAsia="x-none"/>
        </w:rPr>
      </w:pPr>
      <w:hyperlink r:id="rId762" w:history="1">
        <w:r w:rsidR="000B5C49">
          <w:rPr>
            <w:rStyle w:val="Hyperlink"/>
            <w:b/>
            <w:bCs/>
            <w:lang w:eastAsia="x-none"/>
          </w:rPr>
          <w:t>R1-2205337</w:t>
        </w:r>
      </w:hyperlink>
      <w:r w:rsidR="00FA0524" w:rsidRPr="00DF1AC2">
        <w:rPr>
          <w:b/>
          <w:bCs/>
          <w:lang w:eastAsia="x-none"/>
        </w:rPr>
        <w:tab/>
        <w:t>FL Summary #1: Maintenance on timing relationship enhancements and UL time and frequency synchronization for NR NTN</w:t>
      </w:r>
      <w:r w:rsidR="00FA0524" w:rsidRPr="00DF1AC2">
        <w:rPr>
          <w:b/>
          <w:bCs/>
          <w:lang w:eastAsia="x-none"/>
        </w:rPr>
        <w:tab/>
        <w:t>Moderator (Thales)</w:t>
      </w:r>
    </w:p>
    <w:p w14:paraId="69F8D68F" w14:textId="77777777" w:rsidR="00DF1AC2" w:rsidRDefault="00DF1AC2" w:rsidP="00DF1AC2">
      <w:pPr>
        <w:rPr>
          <w:lang w:eastAsia="x-none"/>
        </w:rPr>
      </w:pPr>
      <w:r w:rsidRPr="00585E6B">
        <w:rPr>
          <w:b/>
          <w:bCs/>
          <w:lang w:eastAsia="x-none"/>
        </w:rPr>
        <w:t>Decision:</w:t>
      </w:r>
      <w:r>
        <w:rPr>
          <w:lang w:eastAsia="x-none"/>
        </w:rPr>
        <w:t xml:space="preserve"> As per email decision posted on May 13</w:t>
      </w:r>
      <w:r w:rsidRPr="00585E6B">
        <w:rPr>
          <w:vertAlign w:val="superscript"/>
          <w:lang w:eastAsia="x-none"/>
        </w:rPr>
        <w:t>th</w:t>
      </w:r>
      <w:r>
        <w:rPr>
          <w:lang w:eastAsia="x-none"/>
        </w:rPr>
        <w:t xml:space="preserve">, </w:t>
      </w:r>
    </w:p>
    <w:p w14:paraId="47781F1E" w14:textId="77777777" w:rsidR="00DF1AC2" w:rsidRPr="00DF1AC2" w:rsidRDefault="00DF1AC2" w:rsidP="00DF1AC2">
      <w:pPr>
        <w:rPr>
          <w:rFonts w:ascii="Times New Roman" w:hAnsi="Times New Roman"/>
          <w:szCs w:val="20"/>
          <w:lang w:eastAsia="x-none"/>
        </w:rPr>
      </w:pPr>
      <w:r w:rsidRPr="00DF1AC2">
        <w:rPr>
          <w:rFonts w:ascii="Times New Roman" w:hAnsi="Times New Roman"/>
          <w:szCs w:val="20"/>
          <w:highlight w:val="green"/>
          <w:lang w:eastAsia="x-none"/>
        </w:rPr>
        <w:t>Agreement</w:t>
      </w:r>
    </w:p>
    <w:p w14:paraId="664E9691" w14:textId="77777777" w:rsidR="00DF1AC2" w:rsidRPr="00DF1AC2" w:rsidRDefault="00DF1AC2" w:rsidP="00DF1AC2">
      <w:pPr>
        <w:rPr>
          <w:rFonts w:ascii="Times New Roman" w:hAnsi="Times New Roman"/>
          <w:szCs w:val="20"/>
          <w:lang w:eastAsia="x-none"/>
        </w:rPr>
      </w:pPr>
      <w:r w:rsidRPr="00DF1AC2">
        <w:rPr>
          <w:rFonts w:ascii="Times New Roman" w:hAnsi="Times New Roman"/>
          <w:szCs w:val="20"/>
          <w:lang w:eastAsia="x-none"/>
        </w:rPr>
        <w:t>For ephemeris set 2, RAN1 agree on orbital parameters α , e, ω , Ω , I, and M in Earth Centered Inertial (ECI) Frame</w:t>
      </w:r>
    </w:p>
    <w:p w14:paraId="6FF31C41" w14:textId="77777777" w:rsidR="00DF1AC2" w:rsidRPr="00DF1AC2" w:rsidRDefault="00DF1AC2" w:rsidP="00CF6E6D">
      <w:pPr>
        <w:pStyle w:val="ListParagraph"/>
        <w:numPr>
          <w:ilvl w:val="0"/>
          <w:numId w:val="181"/>
        </w:numPr>
      </w:pPr>
      <w:r w:rsidRPr="00DF1AC2">
        <w:t>The ECI and ECEF coincide at Epoch time (e.g. x,y,z axis in ECEF are aligned with x,y,z axis in ECI)</w:t>
      </w:r>
    </w:p>
    <w:p w14:paraId="1497504E" w14:textId="77777777" w:rsidR="00DF1AC2" w:rsidRPr="00DF1AC2" w:rsidRDefault="00DF1AC2" w:rsidP="00DF1AC2">
      <w:pPr>
        <w:rPr>
          <w:rFonts w:ascii="Times New Roman" w:hAnsi="Times New Roman"/>
          <w:szCs w:val="20"/>
          <w:lang w:eastAsia="x-none"/>
        </w:rPr>
      </w:pPr>
      <w:r w:rsidRPr="00DF1AC2">
        <w:rPr>
          <w:rFonts w:ascii="Times New Roman" w:hAnsi="Times New Roman"/>
          <w:szCs w:val="20"/>
          <w:highlight w:val="green"/>
          <w:lang w:eastAsia="x-none"/>
        </w:rPr>
        <w:t>Agreement</w:t>
      </w:r>
    </w:p>
    <w:p w14:paraId="0BF0728B" w14:textId="785FCADD" w:rsidR="00DF1AC2" w:rsidRPr="00DF1AC2" w:rsidRDefault="00DF1AC2" w:rsidP="00CF6E6D">
      <w:pPr>
        <w:pStyle w:val="ListParagraph"/>
        <w:numPr>
          <w:ilvl w:val="0"/>
          <w:numId w:val="181"/>
        </w:numPr>
        <w:rPr>
          <w:lang w:eastAsia="x-none"/>
        </w:rPr>
      </w:pPr>
      <w:r w:rsidRPr="00DF1AC2">
        <w:rPr>
          <w:lang w:eastAsia="x-none"/>
        </w:rPr>
        <w:t xml:space="preserve">Text Proposal 09- v01 (for TS38.213 v17.1.0, clause 4.2) in section 9.3 of </w:t>
      </w:r>
      <w:hyperlink r:id="rId763" w:history="1">
        <w:r w:rsidR="000B5C49">
          <w:rPr>
            <w:rStyle w:val="Hyperlink"/>
            <w:lang w:eastAsia="x-none"/>
          </w:rPr>
          <w:t>R1-2205337</w:t>
        </w:r>
      </w:hyperlink>
      <w:r w:rsidRPr="00DF1AC2">
        <w:rPr>
          <w:lang w:eastAsia="x-none"/>
        </w:rPr>
        <w:t xml:space="preserve"> is endorsed.</w:t>
      </w:r>
    </w:p>
    <w:p w14:paraId="2266E66F" w14:textId="77777777" w:rsidR="00DF1AC2" w:rsidRPr="00DF1AC2" w:rsidRDefault="00DF1AC2" w:rsidP="00DF1AC2">
      <w:pPr>
        <w:rPr>
          <w:rFonts w:ascii="Times New Roman" w:hAnsi="Times New Roman"/>
          <w:szCs w:val="20"/>
          <w:lang w:eastAsia="x-none"/>
        </w:rPr>
      </w:pPr>
    </w:p>
    <w:p w14:paraId="71B0F0CE" w14:textId="086552A6" w:rsidR="00DF1AC2" w:rsidRPr="00DF1AC2" w:rsidRDefault="001B5688" w:rsidP="00DF1AC2">
      <w:pPr>
        <w:rPr>
          <w:b/>
          <w:bCs/>
          <w:lang w:eastAsia="x-none"/>
        </w:rPr>
      </w:pPr>
      <w:hyperlink r:id="rId764" w:history="1">
        <w:r w:rsidR="000B5C49">
          <w:rPr>
            <w:rStyle w:val="Hyperlink"/>
            <w:b/>
            <w:bCs/>
            <w:lang w:eastAsia="x-none"/>
          </w:rPr>
          <w:t>R1-2205338</w:t>
        </w:r>
      </w:hyperlink>
      <w:r w:rsidR="00DF1AC2" w:rsidRPr="00DF1AC2">
        <w:rPr>
          <w:b/>
          <w:bCs/>
          <w:lang w:eastAsia="x-none"/>
        </w:rPr>
        <w:tab/>
        <w:t>FL Summary #2: Maintenance on timing relationship enhancements and UL time and frequency synchronization for NR NTN</w:t>
      </w:r>
      <w:r w:rsidR="00DF1AC2" w:rsidRPr="00DF1AC2">
        <w:rPr>
          <w:b/>
          <w:bCs/>
          <w:lang w:eastAsia="x-none"/>
        </w:rPr>
        <w:tab/>
        <w:t>Moderator (Thales)</w:t>
      </w:r>
    </w:p>
    <w:p w14:paraId="6DC55763" w14:textId="5CCA96DA" w:rsidR="00DF1AC2" w:rsidRDefault="00DF1AC2" w:rsidP="00DF1AC2">
      <w:pPr>
        <w:rPr>
          <w:lang w:eastAsia="x-none"/>
        </w:rPr>
      </w:pPr>
      <w:r w:rsidRPr="00585E6B">
        <w:rPr>
          <w:b/>
          <w:bCs/>
          <w:lang w:eastAsia="x-none"/>
        </w:rPr>
        <w:t>Decision:</w:t>
      </w:r>
      <w:r>
        <w:rPr>
          <w:lang w:eastAsia="x-none"/>
        </w:rPr>
        <w:t xml:space="preserve"> As per email decision posted on May 17</w:t>
      </w:r>
      <w:r w:rsidRPr="00585E6B">
        <w:rPr>
          <w:vertAlign w:val="superscript"/>
          <w:lang w:eastAsia="x-none"/>
        </w:rPr>
        <w:t>th</w:t>
      </w:r>
      <w:r>
        <w:rPr>
          <w:lang w:eastAsia="x-none"/>
        </w:rPr>
        <w:t xml:space="preserve">, </w:t>
      </w:r>
    </w:p>
    <w:p w14:paraId="0F8D3E3E" w14:textId="77777777" w:rsidR="00DF1AC2" w:rsidRPr="00DF1AC2" w:rsidRDefault="00DF1AC2" w:rsidP="00DF1AC2">
      <w:pPr>
        <w:rPr>
          <w:rFonts w:ascii="Times New Roman" w:hAnsi="Times New Roman"/>
          <w:szCs w:val="20"/>
          <w:lang w:eastAsia="x-none"/>
        </w:rPr>
      </w:pPr>
      <w:r w:rsidRPr="00DF1AC2">
        <w:rPr>
          <w:rFonts w:ascii="Times New Roman" w:hAnsi="Times New Roman"/>
          <w:szCs w:val="20"/>
          <w:highlight w:val="green"/>
          <w:lang w:eastAsia="x-none"/>
        </w:rPr>
        <w:t>Agreement</w:t>
      </w:r>
    </w:p>
    <w:p w14:paraId="38997B29" w14:textId="65762ACA" w:rsidR="00DF1AC2" w:rsidRPr="00DF1AC2" w:rsidRDefault="00DF1AC2" w:rsidP="00CF6E6D">
      <w:pPr>
        <w:pStyle w:val="ListParagraph"/>
        <w:numPr>
          <w:ilvl w:val="0"/>
          <w:numId w:val="181"/>
        </w:numPr>
        <w:rPr>
          <w:lang w:eastAsia="x-none"/>
        </w:rPr>
      </w:pPr>
      <w:r w:rsidRPr="00DF1AC2">
        <w:rPr>
          <w:lang w:eastAsia="x-none"/>
        </w:rPr>
        <w:t xml:space="preserve">Text Proposal 12 (for TS38.211 v17.1.0, clause 4.3.1) in section 12 of </w:t>
      </w:r>
      <w:hyperlink r:id="rId765" w:history="1">
        <w:r w:rsidR="000B5C49">
          <w:rPr>
            <w:rStyle w:val="Hyperlink"/>
            <w:lang w:eastAsia="x-none"/>
          </w:rPr>
          <w:t>R1-2205338</w:t>
        </w:r>
      </w:hyperlink>
      <w:r w:rsidRPr="00DF1AC2">
        <w:rPr>
          <w:lang w:eastAsia="x-none"/>
        </w:rPr>
        <w:t xml:space="preserve"> is endorsed.</w:t>
      </w:r>
    </w:p>
    <w:p w14:paraId="731694EE" w14:textId="4690DC9A" w:rsidR="00DF1AC2" w:rsidRDefault="00DF1AC2" w:rsidP="00DF1AC2">
      <w:pPr>
        <w:rPr>
          <w:rFonts w:ascii="Times New Roman" w:hAnsi="Times New Roman"/>
          <w:szCs w:val="20"/>
          <w:lang w:eastAsia="x-none"/>
        </w:rPr>
      </w:pPr>
    </w:p>
    <w:p w14:paraId="48446013" w14:textId="1C489B2A" w:rsidR="00DF1AC2" w:rsidRDefault="00DF1AC2" w:rsidP="00DF1AC2">
      <w:pPr>
        <w:rPr>
          <w:lang w:eastAsia="x-none"/>
        </w:rPr>
      </w:pPr>
      <w:r w:rsidRPr="00585E6B">
        <w:rPr>
          <w:b/>
          <w:bCs/>
          <w:lang w:eastAsia="x-none"/>
        </w:rPr>
        <w:t>Decision:</w:t>
      </w:r>
      <w:r>
        <w:rPr>
          <w:lang w:eastAsia="x-none"/>
        </w:rPr>
        <w:t xml:space="preserve"> As per email decision posted on May 19</w:t>
      </w:r>
      <w:r w:rsidRPr="00585E6B">
        <w:rPr>
          <w:vertAlign w:val="superscript"/>
          <w:lang w:eastAsia="x-none"/>
        </w:rPr>
        <w:t>th</w:t>
      </w:r>
      <w:r>
        <w:rPr>
          <w:lang w:eastAsia="x-none"/>
        </w:rPr>
        <w:t xml:space="preserve">, </w:t>
      </w:r>
    </w:p>
    <w:p w14:paraId="445C61C7" w14:textId="77777777" w:rsidR="00DF1AC2" w:rsidRPr="00DF1AC2" w:rsidRDefault="00DF1AC2" w:rsidP="00DF1AC2">
      <w:pPr>
        <w:rPr>
          <w:rFonts w:ascii="Times New Roman" w:hAnsi="Times New Roman"/>
          <w:szCs w:val="20"/>
          <w:lang w:eastAsia="x-none"/>
        </w:rPr>
      </w:pPr>
      <w:bookmarkStart w:id="145" w:name="_Hlk103845162"/>
      <w:r w:rsidRPr="00DF1AC2">
        <w:rPr>
          <w:rFonts w:ascii="Times New Roman" w:hAnsi="Times New Roman"/>
          <w:szCs w:val="20"/>
          <w:highlight w:val="green"/>
          <w:lang w:eastAsia="x-none"/>
        </w:rPr>
        <w:t>Agreement</w:t>
      </w:r>
    </w:p>
    <w:p w14:paraId="271FD7C0" w14:textId="77777777" w:rsidR="00DF1AC2" w:rsidRPr="00DF1AC2" w:rsidRDefault="00DF1AC2" w:rsidP="00DF1AC2">
      <w:pPr>
        <w:rPr>
          <w:rFonts w:ascii="Times New Roman" w:hAnsi="Times New Roman"/>
          <w:szCs w:val="20"/>
          <w:lang w:eastAsia="x-none"/>
        </w:rPr>
      </w:pPr>
      <w:r w:rsidRPr="00DF1AC2">
        <w:rPr>
          <w:rFonts w:ascii="Times New Roman" w:hAnsi="Times New Roman"/>
          <w:szCs w:val="20"/>
          <w:lang w:eastAsia="x-none"/>
        </w:rPr>
        <w:t>For DCI scheduled PUSCH including CSI on PUSCH and aperiodic SRS and for HARQ-ACK on PUCCH, the UE-specific K_offset valid at the slot of the associated DCI being received is applied.</w:t>
      </w:r>
    </w:p>
    <w:bookmarkEnd w:id="145"/>
    <w:p w14:paraId="2DD149D4" w14:textId="28755B86" w:rsidR="00DF1AC2" w:rsidRDefault="00DF1AC2" w:rsidP="00FA0524">
      <w:pPr>
        <w:rPr>
          <w:lang w:eastAsia="x-none"/>
        </w:rPr>
      </w:pPr>
    </w:p>
    <w:p w14:paraId="4ACF832F" w14:textId="145B5D7B" w:rsidR="00DF1AC2" w:rsidRPr="00DF1AC2" w:rsidRDefault="00DF1AC2" w:rsidP="00DF1AC2">
      <w:pPr>
        <w:rPr>
          <w:lang w:eastAsia="x-none"/>
        </w:rPr>
      </w:pPr>
      <w:r>
        <w:rPr>
          <w:lang w:eastAsia="x-none"/>
        </w:rPr>
        <w:t xml:space="preserve">Final summary in </w:t>
      </w:r>
      <w:hyperlink r:id="rId766" w:history="1">
        <w:r w:rsidR="000B5C49">
          <w:rPr>
            <w:rStyle w:val="Hyperlink"/>
            <w:lang w:eastAsia="x-none"/>
          </w:rPr>
          <w:t>R1-2205489</w:t>
        </w:r>
      </w:hyperlink>
      <w:r>
        <w:rPr>
          <w:lang w:eastAsia="x-none"/>
        </w:rPr>
        <w:t>.</w:t>
      </w:r>
    </w:p>
    <w:p w14:paraId="2E98BC0D" w14:textId="7090BAE6" w:rsidR="007E7954" w:rsidRPr="00DF1AC2" w:rsidRDefault="007E7954" w:rsidP="007E7954">
      <w:pPr>
        <w:rPr>
          <w:rFonts w:cs="Times"/>
          <w:lang w:eastAsia="x-none"/>
        </w:rPr>
      </w:pPr>
    </w:p>
    <w:p w14:paraId="7B5F0076" w14:textId="77777777" w:rsidR="00FA0524" w:rsidRPr="00DF1AC2" w:rsidRDefault="00FA0524" w:rsidP="007E7954">
      <w:pPr>
        <w:rPr>
          <w:rFonts w:cs="Times"/>
          <w:lang w:eastAsia="x-none"/>
        </w:rPr>
      </w:pPr>
    </w:p>
    <w:p w14:paraId="0797EAF5" w14:textId="77777777" w:rsidR="007E7954" w:rsidRPr="00DF1AC2" w:rsidRDefault="007E7954" w:rsidP="00DF1AC2">
      <w:pPr>
        <w:pBdr>
          <w:top w:val="single" w:sz="4" w:space="1" w:color="auto"/>
        </w:pBdr>
        <w:rPr>
          <w:rFonts w:cs="Times"/>
          <w:lang w:eastAsia="x-none"/>
        </w:rPr>
      </w:pPr>
      <w:r w:rsidRPr="00DF1AC2">
        <w:rPr>
          <w:rFonts w:cs="Times"/>
          <w:lang w:eastAsia="x-none"/>
        </w:rPr>
        <w:t>[109-e-R17-NR-NTN-02] – Nan (ZTE)</w:t>
      </w:r>
    </w:p>
    <w:p w14:paraId="0DADB3D5" w14:textId="1DA5BAF3" w:rsidR="007E7954" w:rsidRPr="00DF1AC2" w:rsidRDefault="007E7954" w:rsidP="007E7954">
      <w:pPr>
        <w:rPr>
          <w:rFonts w:cs="Times"/>
          <w:lang w:eastAsia="x-none"/>
        </w:rPr>
      </w:pPr>
      <w:r w:rsidRPr="00DF1AC2">
        <w:rPr>
          <w:rFonts w:cs="Times"/>
          <w:lang w:eastAsia="x-none"/>
        </w:rPr>
        <w:t xml:space="preserve">Email discussion for maintenance on scheduling and HARQ for NR NTN, for issues </w:t>
      </w:r>
      <w:r w:rsidRPr="00DF1AC2">
        <w:rPr>
          <w:rFonts w:cs="Times"/>
          <w:lang w:eastAsia="zh-CN"/>
        </w:rPr>
        <w:t xml:space="preserve">2-1, 2-2 and 2-3 </w:t>
      </w:r>
      <w:r w:rsidRPr="00DF1AC2">
        <w:rPr>
          <w:rFonts w:cs="Times"/>
          <w:lang w:eastAsia="x-none"/>
        </w:rPr>
        <w:t xml:space="preserve">in </w:t>
      </w:r>
      <w:hyperlink r:id="rId767" w:history="1">
        <w:r w:rsidR="000B5C49">
          <w:rPr>
            <w:rStyle w:val="Hyperlink"/>
            <w:rFonts w:cs="Times"/>
            <w:lang w:eastAsia="x-none"/>
          </w:rPr>
          <w:t>R1-2205120</w:t>
        </w:r>
      </w:hyperlink>
    </w:p>
    <w:p w14:paraId="5BD8B7D6" w14:textId="77777777" w:rsidR="007E7954" w:rsidRPr="00DF1AC2" w:rsidRDefault="007E7954" w:rsidP="007E7954">
      <w:pPr>
        <w:numPr>
          <w:ilvl w:val="0"/>
          <w:numId w:val="65"/>
        </w:numPr>
        <w:rPr>
          <w:rFonts w:cs="Times"/>
          <w:lang w:eastAsia="x-none"/>
        </w:rPr>
      </w:pPr>
      <w:r w:rsidRPr="00DF1AC2">
        <w:rPr>
          <w:rFonts w:cs="Times"/>
          <w:lang w:eastAsia="x-none"/>
        </w:rPr>
        <w:t>1</w:t>
      </w:r>
      <w:r w:rsidRPr="00DF1AC2">
        <w:rPr>
          <w:rFonts w:cs="Times"/>
          <w:vertAlign w:val="superscript"/>
          <w:lang w:eastAsia="x-none"/>
        </w:rPr>
        <w:t>st</w:t>
      </w:r>
      <w:r w:rsidRPr="00DF1AC2">
        <w:rPr>
          <w:rFonts w:cs="Times"/>
          <w:lang w:eastAsia="x-none"/>
        </w:rPr>
        <w:t xml:space="preserve"> check point: </w:t>
      </w:r>
      <w:r w:rsidRPr="00DF1AC2">
        <w:rPr>
          <w:rFonts w:cs="Times"/>
          <w:lang w:eastAsia="zh-CN"/>
        </w:rPr>
        <w:t>May 13 (any RRC impact by May 12)</w:t>
      </w:r>
    </w:p>
    <w:p w14:paraId="24117532" w14:textId="77777777" w:rsidR="007E7954" w:rsidRPr="00DF1AC2" w:rsidRDefault="007E7954" w:rsidP="007E7954">
      <w:pPr>
        <w:numPr>
          <w:ilvl w:val="0"/>
          <w:numId w:val="65"/>
        </w:numPr>
        <w:rPr>
          <w:rFonts w:cs="Times"/>
          <w:lang w:eastAsia="x-none"/>
        </w:rPr>
      </w:pPr>
      <w:r w:rsidRPr="00DF1AC2">
        <w:rPr>
          <w:rFonts w:cs="Times"/>
          <w:lang w:eastAsia="x-none"/>
        </w:rPr>
        <w:t xml:space="preserve">Final check point: </w:t>
      </w:r>
      <w:r w:rsidRPr="00DF1AC2">
        <w:rPr>
          <w:rFonts w:cs="Times"/>
          <w:lang w:eastAsia="zh-CN"/>
        </w:rPr>
        <w:t>May 18</w:t>
      </w:r>
    </w:p>
    <w:p w14:paraId="70506FA4" w14:textId="257923AE" w:rsidR="00FA0524" w:rsidRPr="00945C18" w:rsidRDefault="001B5688" w:rsidP="00FA0524">
      <w:pPr>
        <w:rPr>
          <w:b/>
          <w:bCs/>
          <w:lang w:eastAsia="x-none"/>
        </w:rPr>
      </w:pPr>
      <w:hyperlink r:id="rId768" w:history="1">
        <w:r w:rsidR="000B5C49">
          <w:rPr>
            <w:rStyle w:val="Hyperlink"/>
            <w:b/>
            <w:bCs/>
            <w:lang w:eastAsia="x-none"/>
          </w:rPr>
          <w:t>R1-2205232</w:t>
        </w:r>
      </w:hyperlink>
      <w:r w:rsidR="00FA0524" w:rsidRPr="00945C18">
        <w:rPr>
          <w:b/>
          <w:bCs/>
          <w:lang w:eastAsia="x-none"/>
        </w:rPr>
        <w:tab/>
        <w:t>Summary#1 of Email discussion for maintenance on scheduling and HARQ for NR NTN</w:t>
      </w:r>
      <w:r w:rsidR="00FA0524" w:rsidRPr="00945C18">
        <w:rPr>
          <w:b/>
          <w:bCs/>
          <w:lang w:eastAsia="x-none"/>
        </w:rPr>
        <w:tab/>
        <w:t>Moderator (ZTE)</w:t>
      </w:r>
    </w:p>
    <w:p w14:paraId="1D8AB140" w14:textId="6914321E" w:rsidR="00945C18" w:rsidRDefault="00945C18" w:rsidP="00945C18">
      <w:pPr>
        <w:rPr>
          <w:lang w:eastAsia="x-none"/>
        </w:rPr>
      </w:pPr>
      <w:r w:rsidRPr="00585E6B">
        <w:rPr>
          <w:b/>
          <w:bCs/>
          <w:lang w:eastAsia="x-none"/>
        </w:rPr>
        <w:t>Decision:</w:t>
      </w:r>
      <w:r>
        <w:rPr>
          <w:lang w:eastAsia="x-none"/>
        </w:rPr>
        <w:t xml:space="preserve"> As per email decision posted on May 13</w:t>
      </w:r>
      <w:r w:rsidRPr="00585E6B">
        <w:rPr>
          <w:vertAlign w:val="superscript"/>
          <w:lang w:eastAsia="x-none"/>
        </w:rPr>
        <w:t>th</w:t>
      </w:r>
      <w:r>
        <w:rPr>
          <w:lang w:eastAsia="x-none"/>
        </w:rPr>
        <w:t xml:space="preserve">, </w:t>
      </w:r>
    </w:p>
    <w:p w14:paraId="07D047F9" w14:textId="77777777" w:rsidR="00DF1AC2" w:rsidRPr="00DF1AC2" w:rsidRDefault="00DF1AC2" w:rsidP="00DF1AC2">
      <w:pPr>
        <w:rPr>
          <w:rFonts w:ascii="Times New Roman" w:hAnsi="Times New Roman"/>
          <w:szCs w:val="20"/>
          <w:lang w:eastAsia="x-none"/>
        </w:rPr>
      </w:pPr>
      <w:r w:rsidRPr="00DF1AC2">
        <w:rPr>
          <w:rFonts w:ascii="Times New Roman" w:hAnsi="Times New Roman"/>
          <w:szCs w:val="20"/>
          <w:highlight w:val="green"/>
          <w:lang w:eastAsia="x-none"/>
        </w:rPr>
        <w:t>Agreement</w:t>
      </w:r>
    </w:p>
    <w:p w14:paraId="5C65D9B9" w14:textId="58D10B0A" w:rsidR="00DF1AC2" w:rsidRPr="00945C18" w:rsidRDefault="00DF1AC2" w:rsidP="00CF6E6D">
      <w:pPr>
        <w:pStyle w:val="ListParagraph"/>
        <w:numPr>
          <w:ilvl w:val="0"/>
          <w:numId w:val="181"/>
        </w:numPr>
        <w:rPr>
          <w:lang w:eastAsia="x-none"/>
        </w:rPr>
      </w:pPr>
      <w:r w:rsidRPr="00945C18">
        <w:rPr>
          <w:lang w:eastAsia="x-none"/>
        </w:rPr>
        <w:t xml:space="preserve">TP1 (for TS38.213 v17.1.0, clause 9.1.3.1) in section 4.1.1 of </w:t>
      </w:r>
      <w:hyperlink r:id="rId769" w:history="1">
        <w:r w:rsidR="000B5C49">
          <w:rPr>
            <w:rStyle w:val="Hyperlink"/>
            <w:lang w:eastAsia="x-none"/>
          </w:rPr>
          <w:t>R1-2205232</w:t>
        </w:r>
      </w:hyperlink>
      <w:r w:rsidRPr="00945C18">
        <w:rPr>
          <w:lang w:eastAsia="x-none"/>
        </w:rPr>
        <w:t xml:space="preserve"> is endorsed.</w:t>
      </w:r>
    </w:p>
    <w:p w14:paraId="4A5E65DF" w14:textId="4632E1FD" w:rsidR="00DF1AC2" w:rsidRPr="00945C18" w:rsidRDefault="00DF1AC2" w:rsidP="00CF6E6D">
      <w:pPr>
        <w:pStyle w:val="ListParagraph"/>
        <w:numPr>
          <w:ilvl w:val="0"/>
          <w:numId w:val="181"/>
        </w:numPr>
        <w:rPr>
          <w:lang w:eastAsia="x-none"/>
        </w:rPr>
      </w:pPr>
      <w:r w:rsidRPr="00945C18">
        <w:rPr>
          <w:lang w:eastAsia="x-none"/>
        </w:rPr>
        <w:t xml:space="preserve">TP2 (for TS38.213 v17.1.0, clause 9) in section 4.1.2 of </w:t>
      </w:r>
      <w:hyperlink r:id="rId770" w:history="1">
        <w:r w:rsidR="000B5C49">
          <w:rPr>
            <w:rStyle w:val="Hyperlink"/>
            <w:lang w:eastAsia="x-none"/>
          </w:rPr>
          <w:t>R1-2205232</w:t>
        </w:r>
      </w:hyperlink>
      <w:r w:rsidRPr="00945C18">
        <w:rPr>
          <w:lang w:eastAsia="x-none"/>
        </w:rPr>
        <w:t xml:space="preserve"> is endorsed.</w:t>
      </w:r>
    </w:p>
    <w:p w14:paraId="227709C9" w14:textId="77777777" w:rsidR="00DF1AC2" w:rsidRPr="00DF1AC2" w:rsidRDefault="00DF1AC2" w:rsidP="00DF1AC2">
      <w:pPr>
        <w:rPr>
          <w:rFonts w:ascii="Times New Roman" w:hAnsi="Times New Roman"/>
          <w:szCs w:val="20"/>
          <w:lang w:eastAsia="x-none"/>
        </w:rPr>
      </w:pPr>
    </w:p>
    <w:p w14:paraId="68CC149E" w14:textId="3A88B212" w:rsidR="00945C18" w:rsidRPr="00945C18" w:rsidRDefault="001B5688" w:rsidP="00945C18">
      <w:pPr>
        <w:rPr>
          <w:b/>
          <w:bCs/>
          <w:lang w:eastAsia="x-none"/>
        </w:rPr>
      </w:pPr>
      <w:hyperlink r:id="rId771" w:history="1">
        <w:r w:rsidR="000B5C49">
          <w:rPr>
            <w:rStyle w:val="Hyperlink"/>
            <w:b/>
            <w:bCs/>
            <w:lang w:eastAsia="x-none"/>
          </w:rPr>
          <w:t>R1-2205339</w:t>
        </w:r>
      </w:hyperlink>
      <w:r w:rsidR="00945C18" w:rsidRPr="00945C18">
        <w:rPr>
          <w:b/>
          <w:bCs/>
          <w:lang w:eastAsia="x-none"/>
        </w:rPr>
        <w:tab/>
        <w:t>Summary#2 of Email discussion for maintenance on scheduling and HARQ for NR NTN</w:t>
      </w:r>
      <w:r w:rsidR="00945C18" w:rsidRPr="00945C18">
        <w:rPr>
          <w:b/>
          <w:bCs/>
          <w:lang w:eastAsia="x-none"/>
        </w:rPr>
        <w:tab/>
        <w:t>Moderator (ZTE)</w:t>
      </w:r>
    </w:p>
    <w:p w14:paraId="46D38DD4" w14:textId="77777777" w:rsidR="00945C18" w:rsidRDefault="00945C18" w:rsidP="00945C18">
      <w:pPr>
        <w:rPr>
          <w:lang w:eastAsia="x-none"/>
        </w:rPr>
      </w:pPr>
      <w:r w:rsidRPr="00585E6B">
        <w:rPr>
          <w:b/>
          <w:bCs/>
          <w:lang w:eastAsia="x-none"/>
        </w:rPr>
        <w:t>Decision:</w:t>
      </w:r>
      <w:r>
        <w:rPr>
          <w:lang w:eastAsia="x-none"/>
        </w:rPr>
        <w:t xml:space="preserve"> As per email decision posted on May 17</w:t>
      </w:r>
      <w:r w:rsidRPr="00585E6B">
        <w:rPr>
          <w:vertAlign w:val="superscript"/>
          <w:lang w:eastAsia="x-none"/>
        </w:rPr>
        <w:t>th</w:t>
      </w:r>
      <w:r>
        <w:rPr>
          <w:lang w:eastAsia="x-none"/>
        </w:rPr>
        <w:t xml:space="preserve">, </w:t>
      </w:r>
    </w:p>
    <w:p w14:paraId="4BBF1B77" w14:textId="77777777" w:rsidR="00DF1AC2" w:rsidRPr="00DF1AC2" w:rsidRDefault="00DF1AC2" w:rsidP="00DF1AC2">
      <w:pPr>
        <w:rPr>
          <w:rFonts w:ascii="Times New Roman" w:hAnsi="Times New Roman"/>
          <w:szCs w:val="20"/>
          <w:lang w:eastAsia="x-none"/>
        </w:rPr>
      </w:pPr>
      <w:r w:rsidRPr="00DF1AC2">
        <w:rPr>
          <w:rFonts w:ascii="Times New Roman" w:hAnsi="Times New Roman"/>
          <w:szCs w:val="20"/>
          <w:highlight w:val="green"/>
          <w:lang w:eastAsia="x-none"/>
        </w:rPr>
        <w:t>Agreement</w:t>
      </w:r>
    </w:p>
    <w:p w14:paraId="7D8D8DF3" w14:textId="61FDBEC5" w:rsidR="00DF1AC2" w:rsidRPr="00DF1AC2" w:rsidRDefault="00DF1AC2" w:rsidP="00DF1AC2">
      <w:pPr>
        <w:rPr>
          <w:rFonts w:ascii="Times New Roman" w:hAnsi="Times New Roman"/>
          <w:szCs w:val="20"/>
          <w:lang w:eastAsia="x-none"/>
        </w:rPr>
      </w:pPr>
      <w:r w:rsidRPr="00DF1AC2">
        <w:rPr>
          <w:rFonts w:ascii="Times New Roman" w:hAnsi="Times New Roman"/>
          <w:szCs w:val="20"/>
        </w:rPr>
        <w:t>For the HARQ-ACKs feedback of SPS PDSCHs in Type-2 codebook, if the HARQ process of a SPS PDSCH for a transport block is indicated as</w:t>
      </w:r>
      <w:r w:rsidR="00945C18">
        <w:rPr>
          <w:rFonts w:ascii="Times New Roman" w:hAnsi="Times New Roman"/>
          <w:szCs w:val="20"/>
        </w:rPr>
        <w:t xml:space="preserve"> </w:t>
      </w:r>
      <w:r w:rsidRPr="00DF1AC2">
        <w:rPr>
          <w:rFonts w:ascii="Times New Roman" w:hAnsi="Times New Roman"/>
          <w:szCs w:val="20"/>
        </w:rPr>
        <w:t>disabled</w:t>
      </w:r>
      <w:r w:rsidR="00945C18">
        <w:rPr>
          <w:rFonts w:ascii="Times New Roman" w:hAnsi="Times New Roman"/>
          <w:szCs w:val="20"/>
        </w:rPr>
        <w:t xml:space="preserve"> </w:t>
      </w:r>
      <w:r w:rsidRPr="00DF1AC2">
        <w:rPr>
          <w:rFonts w:ascii="Times New Roman" w:hAnsi="Times New Roman"/>
          <w:szCs w:val="20"/>
        </w:rPr>
        <w:t>HARQ-ACK information by</w:t>
      </w:r>
      <w:r w:rsidR="00945C18">
        <w:rPr>
          <w:rFonts w:ascii="Times New Roman" w:hAnsi="Times New Roman"/>
          <w:szCs w:val="20"/>
        </w:rPr>
        <w:t xml:space="preserve"> </w:t>
      </w:r>
      <w:r w:rsidRPr="00DF1AC2">
        <w:rPr>
          <w:rStyle w:val="Emphasis"/>
          <w:rFonts w:ascii="Times New Roman" w:hAnsi="Times New Roman"/>
          <w:szCs w:val="20"/>
        </w:rPr>
        <w:t>HARQ-feedbackEnabling-disablingperHARQprocess</w:t>
      </w:r>
      <w:r w:rsidRPr="00DF1AC2">
        <w:rPr>
          <w:rFonts w:ascii="Times New Roman" w:hAnsi="Times New Roman"/>
          <w:szCs w:val="20"/>
        </w:rPr>
        <w:t>,</w:t>
      </w:r>
      <w:r w:rsidR="00945C18">
        <w:rPr>
          <w:rFonts w:ascii="Times New Roman" w:hAnsi="Times New Roman"/>
          <w:szCs w:val="20"/>
        </w:rPr>
        <w:t xml:space="preserve"> </w:t>
      </w:r>
      <w:r w:rsidRPr="00DF1AC2">
        <w:rPr>
          <w:rFonts w:ascii="Times New Roman" w:hAnsi="Times New Roman"/>
          <w:szCs w:val="20"/>
        </w:rPr>
        <w:t>no feedback</w:t>
      </w:r>
      <w:r w:rsidR="00945C18">
        <w:rPr>
          <w:rFonts w:ascii="Times New Roman" w:hAnsi="Times New Roman"/>
          <w:szCs w:val="20"/>
        </w:rPr>
        <w:t xml:space="preserve"> </w:t>
      </w:r>
      <w:r w:rsidRPr="00DF1AC2">
        <w:rPr>
          <w:rFonts w:ascii="Times New Roman" w:hAnsi="Times New Roman"/>
          <w:szCs w:val="20"/>
        </w:rPr>
        <w:t>is expected for this SPS PDSCH.</w:t>
      </w:r>
    </w:p>
    <w:p w14:paraId="445B135D" w14:textId="77777777" w:rsidR="00DF1AC2" w:rsidRDefault="00DF1AC2" w:rsidP="00FA0524">
      <w:pPr>
        <w:rPr>
          <w:lang w:eastAsia="x-none"/>
        </w:rPr>
      </w:pPr>
    </w:p>
    <w:p w14:paraId="43CF678C" w14:textId="1114CE90" w:rsidR="00FA0524" w:rsidRDefault="00945C18" w:rsidP="00FA0524">
      <w:pPr>
        <w:rPr>
          <w:lang w:eastAsia="x-none"/>
        </w:rPr>
      </w:pPr>
      <w:r>
        <w:rPr>
          <w:lang w:eastAsia="x-none"/>
        </w:rPr>
        <w:t xml:space="preserve">Final summary in </w:t>
      </w:r>
      <w:hyperlink r:id="rId772" w:history="1">
        <w:r w:rsidR="000B5C49">
          <w:rPr>
            <w:rStyle w:val="Hyperlink"/>
            <w:lang w:eastAsia="x-none"/>
          </w:rPr>
          <w:t>R1-2205384</w:t>
        </w:r>
      </w:hyperlink>
      <w:r>
        <w:rPr>
          <w:lang w:eastAsia="x-none"/>
        </w:rPr>
        <w:t>.</w:t>
      </w:r>
    </w:p>
    <w:p w14:paraId="20F6B762" w14:textId="0C771306" w:rsidR="007D7F59" w:rsidRDefault="007D7F59" w:rsidP="004C336F">
      <w:pPr>
        <w:pStyle w:val="Heading2"/>
      </w:pPr>
      <w:bookmarkStart w:id="146" w:name="_Toc101356988"/>
      <w:bookmarkStart w:id="147" w:name="_Toc105521326"/>
      <w:r w:rsidRPr="00D1420E">
        <w:t>Maintenance on NR Positioning Enhancements</w:t>
      </w:r>
      <w:bookmarkEnd w:id="146"/>
      <w:bookmarkEnd w:id="147"/>
    </w:p>
    <w:p w14:paraId="01494704" w14:textId="07826535" w:rsidR="001A1F25" w:rsidRPr="001A1F25" w:rsidRDefault="001B5688" w:rsidP="001A1F25">
      <w:pPr>
        <w:rPr>
          <w:b/>
          <w:bCs/>
        </w:rPr>
      </w:pPr>
      <w:hyperlink r:id="rId773" w:history="1">
        <w:r w:rsidR="000B5C49">
          <w:rPr>
            <w:rStyle w:val="Hyperlink"/>
            <w:b/>
            <w:bCs/>
          </w:rPr>
          <w:t>R1-2205563</w:t>
        </w:r>
      </w:hyperlink>
      <w:r w:rsidR="001A1F25" w:rsidRPr="001A1F25">
        <w:rPr>
          <w:b/>
          <w:bCs/>
        </w:rPr>
        <w:tab/>
        <w:t>Session notes for 8.5 (Maintenance on NR Positioning Enhancements)</w:t>
      </w:r>
      <w:r w:rsidR="001A1F25" w:rsidRPr="001A1F25">
        <w:rPr>
          <w:b/>
          <w:bCs/>
        </w:rPr>
        <w:tab/>
        <w:t>Ad-Hoc Chair (Huawei)</w:t>
      </w:r>
    </w:p>
    <w:p w14:paraId="4F218992" w14:textId="54A78F50" w:rsidR="001A1F25" w:rsidRDefault="001A1F25" w:rsidP="001A1F25"/>
    <w:p w14:paraId="3B31D1C5" w14:textId="636EF53A" w:rsidR="001A1F25" w:rsidRPr="00582EB8" w:rsidRDefault="001B5688" w:rsidP="001A1F25">
      <w:pPr>
        <w:rPr>
          <w:b/>
          <w:bCs/>
        </w:rPr>
      </w:pPr>
      <w:hyperlink r:id="rId774" w:history="1">
        <w:r w:rsidR="000B5C49">
          <w:rPr>
            <w:rStyle w:val="Hyperlink"/>
            <w:b/>
            <w:bCs/>
          </w:rPr>
          <w:t>R1-2205097</w:t>
        </w:r>
      </w:hyperlink>
      <w:r w:rsidR="00582EB8" w:rsidRPr="00582EB8">
        <w:rPr>
          <w:b/>
          <w:bCs/>
        </w:rPr>
        <w:tab/>
        <w:t>Moderator Summary for preparation phase on maintenance of Rel-17 WI on NR positioning enhancements</w:t>
      </w:r>
      <w:r w:rsidR="00582EB8" w:rsidRPr="00582EB8">
        <w:rPr>
          <w:b/>
          <w:bCs/>
        </w:rPr>
        <w:tab/>
        <w:t>Moderator (CATT)</w:t>
      </w:r>
    </w:p>
    <w:p w14:paraId="1828311B" w14:textId="77777777" w:rsidR="00582EB8" w:rsidRPr="00582EB8" w:rsidRDefault="00582EB8" w:rsidP="001A1F25">
      <w:pPr>
        <w:rPr>
          <w:b/>
          <w:bCs/>
        </w:rPr>
      </w:pPr>
    </w:p>
    <w:p w14:paraId="08315D1A" w14:textId="1833A10F" w:rsidR="00582EB8" w:rsidRPr="004F2663" w:rsidRDefault="001B5688" w:rsidP="00582EB8">
      <w:pPr>
        <w:rPr>
          <w:b/>
          <w:bCs/>
          <w:lang w:eastAsia="x-none"/>
        </w:rPr>
      </w:pPr>
      <w:hyperlink r:id="rId775" w:history="1">
        <w:r w:rsidR="000B5C49">
          <w:rPr>
            <w:rStyle w:val="Hyperlink"/>
            <w:b/>
            <w:bCs/>
            <w:lang w:eastAsia="x-none"/>
          </w:rPr>
          <w:t>R1-2203040</w:t>
        </w:r>
      </w:hyperlink>
      <w:r w:rsidR="00582EB8" w:rsidRPr="004F2663">
        <w:rPr>
          <w:b/>
          <w:bCs/>
          <w:lang w:eastAsia="x-none"/>
        </w:rPr>
        <w:tab/>
        <w:t>Questions concerning the implementation of RAN1 agreements in NRPPa</w:t>
      </w:r>
      <w:r w:rsidR="00582EB8" w:rsidRPr="004F2663">
        <w:rPr>
          <w:b/>
          <w:bCs/>
          <w:lang w:eastAsia="x-none"/>
        </w:rPr>
        <w:tab/>
        <w:t>RAN3, Ericsson</w:t>
      </w:r>
    </w:p>
    <w:p w14:paraId="7BE74DF8" w14:textId="77777777" w:rsidR="00582EB8" w:rsidRPr="00582EB8" w:rsidRDefault="007D7F59" w:rsidP="007D7F59">
      <w:pPr>
        <w:rPr>
          <w:rFonts w:cs="Times"/>
          <w:szCs w:val="20"/>
          <w:lang w:val="fr-FR" w:eastAsia="x-none"/>
        </w:rPr>
      </w:pPr>
      <w:r w:rsidRPr="00582EB8">
        <w:rPr>
          <w:rFonts w:cs="Times"/>
          <w:szCs w:val="20"/>
          <w:lang w:val="fr-FR" w:eastAsia="x-none"/>
        </w:rPr>
        <w:t xml:space="preserve">[109-e-R17-ePos-01] </w:t>
      </w:r>
      <w:r w:rsidR="00582EB8" w:rsidRPr="00582EB8">
        <w:rPr>
          <w:rFonts w:cs="Times"/>
          <w:szCs w:val="20"/>
          <w:lang w:val="fr-FR" w:eastAsia="x-none"/>
        </w:rPr>
        <w:t>– Florent (Ericsson)</w:t>
      </w:r>
    </w:p>
    <w:p w14:paraId="33E60112" w14:textId="267FB937" w:rsidR="007D7F59" w:rsidRPr="00582EB8" w:rsidRDefault="007D7F59" w:rsidP="007D7F59">
      <w:pPr>
        <w:rPr>
          <w:rFonts w:cs="Times"/>
          <w:szCs w:val="20"/>
          <w:lang w:eastAsia="zh-CN"/>
        </w:rPr>
      </w:pPr>
      <w:r w:rsidRPr="00582EB8">
        <w:rPr>
          <w:rFonts w:cs="Times"/>
          <w:szCs w:val="20"/>
          <w:lang w:eastAsia="x-none"/>
        </w:rPr>
        <w:t xml:space="preserve">Email discussion under 8.5 on LS in </w:t>
      </w:r>
      <w:hyperlink r:id="rId776" w:history="1">
        <w:r w:rsidR="000B5C49">
          <w:rPr>
            <w:rStyle w:val="Hyperlink"/>
            <w:rFonts w:cs="Times"/>
            <w:szCs w:val="20"/>
            <w:lang w:eastAsia="x-none"/>
          </w:rPr>
          <w:t>R1-2203040</w:t>
        </w:r>
      </w:hyperlink>
      <w:r w:rsidRPr="00582EB8">
        <w:rPr>
          <w:rFonts w:cs="Times"/>
          <w:szCs w:val="20"/>
          <w:lang w:eastAsia="x-none"/>
        </w:rPr>
        <w:t xml:space="preserve">, covering issues 1-5 and 7-1 in </w:t>
      </w:r>
      <w:hyperlink r:id="rId777" w:history="1">
        <w:r w:rsidR="000B5C49">
          <w:rPr>
            <w:rStyle w:val="Hyperlink"/>
            <w:rFonts w:cs="Times"/>
            <w:szCs w:val="20"/>
            <w:lang w:eastAsia="x-none"/>
          </w:rPr>
          <w:t>R1-2205097</w:t>
        </w:r>
      </w:hyperlink>
      <w:r w:rsidRPr="00582EB8">
        <w:rPr>
          <w:rFonts w:cs="Times"/>
          <w:szCs w:val="20"/>
          <w:lang w:eastAsia="x-none"/>
        </w:rPr>
        <w:t xml:space="preserve"> by </w:t>
      </w:r>
      <w:r w:rsidRPr="00582EB8">
        <w:rPr>
          <w:rFonts w:cs="Times"/>
          <w:szCs w:val="20"/>
          <w:lang w:eastAsia="zh-CN"/>
        </w:rPr>
        <w:t>May 13.</w:t>
      </w:r>
    </w:p>
    <w:p w14:paraId="0C43F2E7" w14:textId="345B312D" w:rsidR="00582EB8" w:rsidRPr="00582EB8" w:rsidRDefault="001B5688" w:rsidP="00582EB8">
      <w:pPr>
        <w:rPr>
          <w:b/>
          <w:bCs/>
          <w:lang w:eastAsia="x-none"/>
        </w:rPr>
      </w:pPr>
      <w:hyperlink r:id="rId778" w:history="1">
        <w:r w:rsidR="000B5C49">
          <w:rPr>
            <w:rStyle w:val="Hyperlink"/>
            <w:b/>
            <w:bCs/>
            <w:lang w:eastAsia="x-none"/>
          </w:rPr>
          <w:t>R1-2205525</w:t>
        </w:r>
      </w:hyperlink>
      <w:r w:rsidR="00582EB8" w:rsidRPr="00582EB8">
        <w:rPr>
          <w:b/>
          <w:bCs/>
          <w:lang w:eastAsia="x-none"/>
        </w:rPr>
        <w:tab/>
        <w:t xml:space="preserve">Moderator Summary for [109-e-R17-ePos-01] on LS in </w:t>
      </w:r>
      <w:hyperlink r:id="rId779" w:history="1">
        <w:r w:rsidR="000B5C49">
          <w:rPr>
            <w:rStyle w:val="Hyperlink"/>
            <w:b/>
            <w:bCs/>
            <w:lang w:eastAsia="x-none"/>
          </w:rPr>
          <w:t>R1-2203040</w:t>
        </w:r>
      </w:hyperlink>
      <w:r w:rsidR="00582EB8" w:rsidRPr="00582EB8">
        <w:rPr>
          <w:b/>
          <w:bCs/>
          <w:lang w:eastAsia="x-none"/>
        </w:rPr>
        <w:tab/>
        <w:t>Moderator (Ericsson)</w:t>
      </w:r>
    </w:p>
    <w:p w14:paraId="2AF303BE" w14:textId="2A97624E" w:rsidR="00582EB8" w:rsidRPr="002501B8" w:rsidRDefault="00582EB8" w:rsidP="007D7F59">
      <w:pPr>
        <w:rPr>
          <w:rFonts w:eastAsia="SimSun" w:cs="Times"/>
          <w:szCs w:val="20"/>
          <w:lang w:eastAsia="x-none"/>
        </w:rPr>
      </w:pPr>
      <w:r w:rsidRPr="002501B8">
        <w:rPr>
          <w:rFonts w:eastAsia="SimSun" w:cs="Times"/>
          <w:b/>
          <w:bCs/>
          <w:szCs w:val="20"/>
          <w:lang w:eastAsia="x-none"/>
        </w:rPr>
        <w:t>Decision:</w:t>
      </w:r>
      <w:r w:rsidRPr="002501B8">
        <w:rPr>
          <w:rFonts w:eastAsia="SimSun" w:cs="Times"/>
          <w:szCs w:val="20"/>
          <w:lang w:eastAsia="x-none"/>
        </w:rPr>
        <w:t xml:space="preserve"> As</w:t>
      </w:r>
      <w:r w:rsidR="002501B8">
        <w:rPr>
          <w:rFonts w:eastAsia="SimSun" w:cs="Times"/>
          <w:szCs w:val="20"/>
          <w:lang w:eastAsia="x-none"/>
        </w:rPr>
        <w:t xml:space="preserve"> </w:t>
      </w:r>
      <w:r w:rsidRPr="002501B8">
        <w:rPr>
          <w:rFonts w:eastAsia="SimSun" w:cs="Times"/>
          <w:szCs w:val="20"/>
          <w:lang w:eastAsia="x-none"/>
        </w:rPr>
        <w:t xml:space="preserve">per email decision posted </w:t>
      </w:r>
      <w:r w:rsidR="002501B8" w:rsidRPr="002501B8">
        <w:rPr>
          <w:rFonts w:eastAsia="SimSun" w:cs="Times"/>
          <w:szCs w:val="20"/>
          <w:lang w:eastAsia="x-none"/>
        </w:rPr>
        <w:t>on May 13</w:t>
      </w:r>
      <w:r w:rsidR="002501B8" w:rsidRPr="002501B8">
        <w:rPr>
          <w:rFonts w:eastAsia="SimSun" w:cs="Times"/>
          <w:szCs w:val="20"/>
          <w:vertAlign w:val="superscript"/>
          <w:lang w:eastAsia="x-none"/>
        </w:rPr>
        <w:t>th</w:t>
      </w:r>
      <w:r w:rsidR="002501B8" w:rsidRPr="002501B8">
        <w:rPr>
          <w:rFonts w:eastAsia="SimSun" w:cs="Times"/>
          <w:szCs w:val="20"/>
          <w:lang w:eastAsia="x-none"/>
        </w:rPr>
        <w:t>,</w:t>
      </w:r>
    </w:p>
    <w:p w14:paraId="7AD78A1D" w14:textId="69EF935F" w:rsidR="00582EB8" w:rsidRPr="002501B8" w:rsidRDefault="00582EB8" w:rsidP="00582EB8">
      <w:pPr>
        <w:rPr>
          <w:szCs w:val="20"/>
        </w:rPr>
      </w:pPr>
      <w:r w:rsidRPr="002501B8">
        <w:rPr>
          <w:rFonts w:cs="Times"/>
          <w:szCs w:val="20"/>
          <w:highlight w:val="green"/>
        </w:rPr>
        <w:t>Agreement</w:t>
      </w:r>
    </w:p>
    <w:p w14:paraId="39DA6276" w14:textId="77777777" w:rsidR="00582EB8" w:rsidRPr="002501B8" w:rsidRDefault="00582EB8" w:rsidP="00582EB8">
      <w:pPr>
        <w:rPr>
          <w:bCs/>
          <w:szCs w:val="20"/>
        </w:rPr>
      </w:pPr>
      <w:r w:rsidRPr="002501B8">
        <w:rPr>
          <w:bCs/>
          <w:szCs w:val="20"/>
          <w:lang w:val="en-US"/>
        </w:rPr>
        <w:t>T</w:t>
      </w:r>
      <w:r w:rsidRPr="002501B8">
        <w:rPr>
          <w:bCs/>
          <w:szCs w:val="20"/>
        </w:rPr>
        <w:t>he agreement from RAN1#108e on LMF initiated request of on-demand PRS is amended as follow:</w:t>
      </w:r>
    </w:p>
    <w:p w14:paraId="0A002050" w14:textId="77777777" w:rsidR="00582EB8" w:rsidRPr="002501B8" w:rsidRDefault="00582EB8" w:rsidP="00CF6E6D">
      <w:pPr>
        <w:pStyle w:val="ListParagraph"/>
        <w:numPr>
          <w:ilvl w:val="0"/>
          <w:numId w:val="424"/>
        </w:numPr>
        <w:rPr>
          <w:rFonts w:ascii="Calibri" w:hAnsi="Calibri"/>
          <w:lang w:val="en-US" w:eastAsia="zh-CN"/>
        </w:rPr>
      </w:pPr>
      <w:r w:rsidRPr="002501B8">
        <w:t>Note: no RAN1 specification impact is expected</w:t>
      </w:r>
    </w:p>
    <w:p w14:paraId="41E44F90" w14:textId="4914787A" w:rsidR="00582EB8" w:rsidRPr="002501B8" w:rsidRDefault="002501B8" w:rsidP="00CF6E6D">
      <w:pPr>
        <w:pStyle w:val="ListParagraph"/>
        <w:numPr>
          <w:ilvl w:val="0"/>
          <w:numId w:val="424"/>
        </w:numPr>
      </w:pPr>
      <w:r>
        <w:t>S</w:t>
      </w:r>
      <w:r w:rsidR="00582EB8" w:rsidRPr="002501B8">
        <w:t>end the agreement as part of the reply LS to RAN3</w:t>
      </w:r>
    </w:p>
    <w:tbl>
      <w:tblPr>
        <w:tblW w:w="0" w:type="auto"/>
        <w:tblInd w:w="675" w:type="dxa"/>
        <w:tblCellMar>
          <w:left w:w="0" w:type="dxa"/>
          <w:right w:w="0" w:type="dxa"/>
        </w:tblCellMar>
        <w:tblLook w:val="04A0" w:firstRow="1" w:lastRow="0" w:firstColumn="1" w:lastColumn="0" w:noHBand="0" w:noVBand="1"/>
      </w:tblPr>
      <w:tblGrid>
        <w:gridCol w:w="8647"/>
      </w:tblGrid>
      <w:tr w:rsidR="00582EB8" w:rsidRPr="002501B8" w14:paraId="58B8E385" w14:textId="77777777" w:rsidTr="00426438">
        <w:tc>
          <w:tcPr>
            <w:tcW w:w="864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50F04AA5" w14:textId="77777777" w:rsidR="00582EB8" w:rsidRPr="002501B8" w:rsidRDefault="00582EB8" w:rsidP="002501B8">
            <w:pPr>
              <w:pStyle w:val="3GPPText"/>
              <w:spacing w:before="0" w:after="0"/>
              <w:jc w:val="left"/>
              <w:rPr>
                <w:rFonts w:ascii="Arial" w:hAnsi="Arial" w:cs="Arial"/>
                <w:b/>
                <w:bCs/>
                <w:sz w:val="16"/>
                <w:szCs w:val="16"/>
              </w:rPr>
            </w:pPr>
            <w:r w:rsidRPr="002501B8">
              <w:rPr>
                <w:rFonts w:ascii="Arial" w:hAnsi="Arial" w:cs="Arial"/>
                <w:b/>
                <w:bCs/>
                <w:sz w:val="16"/>
                <w:szCs w:val="16"/>
                <w:highlight w:val="green"/>
              </w:rPr>
              <w:t>Agreement</w:t>
            </w:r>
          </w:p>
          <w:p w14:paraId="2D6C8BA9" w14:textId="77777777" w:rsidR="00582EB8" w:rsidRPr="002501B8" w:rsidRDefault="00582EB8" w:rsidP="00CF6E6D">
            <w:pPr>
              <w:pStyle w:val="3GPPAgreements"/>
              <w:numPr>
                <w:ilvl w:val="0"/>
                <w:numId w:val="421"/>
              </w:numPr>
              <w:overflowPunct/>
              <w:autoSpaceDE/>
              <w:autoSpaceDN/>
              <w:adjustRightInd/>
              <w:spacing w:before="0" w:after="0"/>
              <w:jc w:val="left"/>
              <w:textAlignment w:val="auto"/>
              <w:rPr>
                <w:rFonts w:ascii="Arial" w:hAnsi="Arial" w:cs="Arial"/>
                <w:sz w:val="16"/>
                <w:szCs w:val="16"/>
              </w:rPr>
            </w:pPr>
            <w:r w:rsidRPr="002501B8">
              <w:rPr>
                <w:rFonts w:ascii="Arial" w:hAnsi="Arial" w:cs="Arial"/>
                <w:sz w:val="16"/>
                <w:szCs w:val="16"/>
              </w:rPr>
              <w:t>From RAN1 perspective, for LMF-initiated request of on-demand DL PRS, the following group of on-demand DL PRS parameters is defined and signaled</w:t>
            </w:r>
          </w:p>
          <w:p w14:paraId="3836A591" w14:textId="77777777" w:rsidR="00582EB8" w:rsidRPr="002501B8" w:rsidRDefault="00582EB8" w:rsidP="00CF6E6D">
            <w:pPr>
              <w:pStyle w:val="3GPPAgreements"/>
              <w:numPr>
                <w:ilvl w:val="1"/>
                <w:numId w:val="421"/>
              </w:numPr>
              <w:overflowPunct/>
              <w:autoSpaceDE/>
              <w:autoSpaceDN/>
              <w:adjustRightInd/>
              <w:spacing w:before="0" w:after="0"/>
              <w:jc w:val="left"/>
              <w:textAlignment w:val="auto"/>
              <w:rPr>
                <w:rFonts w:ascii="Arial" w:hAnsi="Arial" w:cs="Arial"/>
                <w:sz w:val="16"/>
                <w:szCs w:val="16"/>
                <w:u w:val="single"/>
              </w:rPr>
            </w:pPr>
            <w:r w:rsidRPr="002501B8">
              <w:rPr>
                <w:rFonts w:ascii="Arial" w:hAnsi="Arial" w:cs="Arial"/>
                <w:sz w:val="16"/>
                <w:szCs w:val="16"/>
                <w:u w:val="single"/>
              </w:rPr>
              <w:t>per resource set per positioning frequency layer per FR</w:t>
            </w:r>
          </w:p>
          <w:p w14:paraId="237A76FB" w14:textId="77777777" w:rsidR="00582EB8" w:rsidRPr="002501B8" w:rsidRDefault="00582EB8" w:rsidP="00CF6E6D">
            <w:pPr>
              <w:pStyle w:val="3GPPAgreements"/>
              <w:numPr>
                <w:ilvl w:val="0"/>
                <w:numId w:val="422"/>
              </w:numPr>
              <w:overflowPunct/>
              <w:autoSpaceDE/>
              <w:autoSpaceDN/>
              <w:adjustRightInd/>
              <w:spacing w:before="0" w:after="0"/>
              <w:jc w:val="left"/>
              <w:textAlignment w:val="auto"/>
              <w:rPr>
                <w:rFonts w:ascii="Arial" w:hAnsi="Arial" w:cs="Arial"/>
                <w:sz w:val="16"/>
                <w:szCs w:val="16"/>
              </w:rPr>
            </w:pPr>
            <w:r w:rsidRPr="002501B8">
              <w:rPr>
                <w:rFonts w:ascii="Arial" w:hAnsi="Arial" w:cs="Arial"/>
                <w:sz w:val="16"/>
                <w:szCs w:val="16"/>
              </w:rPr>
              <w:t>DL PRS Periodicity</w:t>
            </w:r>
          </w:p>
          <w:p w14:paraId="2C3343B7" w14:textId="77777777" w:rsidR="00582EB8" w:rsidRPr="002501B8" w:rsidRDefault="00582EB8" w:rsidP="00CF6E6D">
            <w:pPr>
              <w:pStyle w:val="3GPPAgreements"/>
              <w:numPr>
                <w:ilvl w:val="0"/>
                <w:numId w:val="422"/>
              </w:numPr>
              <w:overflowPunct/>
              <w:autoSpaceDE/>
              <w:autoSpaceDN/>
              <w:adjustRightInd/>
              <w:spacing w:before="0" w:after="0"/>
              <w:jc w:val="left"/>
              <w:textAlignment w:val="auto"/>
              <w:rPr>
                <w:rFonts w:ascii="Arial" w:hAnsi="Arial" w:cs="Arial"/>
                <w:sz w:val="16"/>
                <w:szCs w:val="16"/>
              </w:rPr>
            </w:pPr>
            <w:r w:rsidRPr="002501B8">
              <w:rPr>
                <w:rFonts w:ascii="Arial" w:hAnsi="Arial" w:cs="Arial"/>
                <w:sz w:val="16"/>
                <w:szCs w:val="16"/>
              </w:rPr>
              <w:t>DL PRS Resource Bandwidth</w:t>
            </w:r>
          </w:p>
          <w:p w14:paraId="45B996BA" w14:textId="77777777" w:rsidR="00582EB8" w:rsidRPr="002501B8" w:rsidRDefault="00582EB8" w:rsidP="00CF6E6D">
            <w:pPr>
              <w:pStyle w:val="3GPPAgreements"/>
              <w:numPr>
                <w:ilvl w:val="0"/>
                <w:numId w:val="422"/>
              </w:numPr>
              <w:overflowPunct/>
              <w:autoSpaceDE/>
              <w:autoSpaceDN/>
              <w:adjustRightInd/>
              <w:spacing w:before="0" w:after="0"/>
              <w:jc w:val="left"/>
              <w:textAlignment w:val="auto"/>
              <w:rPr>
                <w:rFonts w:ascii="Arial" w:hAnsi="Arial" w:cs="Arial"/>
                <w:sz w:val="16"/>
                <w:szCs w:val="16"/>
              </w:rPr>
            </w:pPr>
            <w:r w:rsidRPr="002501B8">
              <w:rPr>
                <w:rFonts w:ascii="Arial" w:hAnsi="Arial" w:cs="Arial"/>
                <w:sz w:val="16"/>
                <w:szCs w:val="16"/>
              </w:rPr>
              <w:t>DL PRS Resource Repetition Factor</w:t>
            </w:r>
          </w:p>
          <w:p w14:paraId="7BD82FD7" w14:textId="77777777" w:rsidR="00582EB8" w:rsidRPr="002501B8" w:rsidRDefault="00582EB8" w:rsidP="00CF6E6D">
            <w:pPr>
              <w:pStyle w:val="3GPPAgreements"/>
              <w:numPr>
                <w:ilvl w:val="0"/>
                <w:numId w:val="422"/>
              </w:numPr>
              <w:overflowPunct/>
              <w:autoSpaceDE/>
              <w:autoSpaceDN/>
              <w:adjustRightInd/>
              <w:spacing w:before="0" w:after="0"/>
              <w:jc w:val="left"/>
              <w:textAlignment w:val="auto"/>
              <w:rPr>
                <w:rFonts w:ascii="Arial" w:hAnsi="Arial" w:cs="Arial"/>
                <w:sz w:val="16"/>
                <w:szCs w:val="16"/>
              </w:rPr>
            </w:pPr>
            <w:r w:rsidRPr="002501B8">
              <w:rPr>
                <w:rFonts w:ascii="Arial" w:hAnsi="Arial" w:cs="Arial"/>
                <w:sz w:val="16"/>
                <w:szCs w:val="16"/>
              </w:rPr>
              <w:t>Number of DL PRS Resource Symbols per DL PRS Resource</w:t>
            </w:r>
          </w:p>
          <w:p w14:paraId="2FB035E1" w14:textId="77777777" w:rsidR="00582EB8" w:rsidRPr="002501B8" w:rsidRDefault="00582EB8" w:rsidP="00CF6E6D">
            <w:pPr>
              <w:pStyle w:val="3GPPAgreements"/>
              <w:numPr>
                <w:ilvl w:val="0"/>
                <w:numId w:val="422"/>
              </w:numPr>
              <w:overflowPunct/>
              <w:autoSpaceDE/>
              <w:autoSpaceDN/>
              <w:adjustRightInd/>
              <w:spacing w:before="0" w:after="0"/>
              <w:jc w:val="left"/>
              <w:textAlignment w:val="auto"/>
              <w:rPr>
                <w:rFonts w:ascii="Arial" w:hAnsi="Arial" w:cs="Arial"/>
                <w:sz w:val="16"/>
                <w:szCs w:val="16"/>
              </w:rPr>
            </w:pPr>
            <w:r w:rsidRPr="002501B8">
              <w:rPr>
                <w:rFonts w:ascii="Arial" w:hAnsi="Arial" w:cs="Arial"/>
                <w:sz w:val="16"/>
                <w:szCs w:val="16"/>
              </w:rPr>
              <w:t>DL-PRS CombSizeN</w:t>
            </w:r>
          </w:p>
          <w:p w14:paraId="160FCC70" w14:textId="77777777" w:rsidR="00582EB8" w:rsidRPr="002501B8" w:rsidRDefault="00582EB8" w:rsidP="00CF6E6D">
            <w:pPr>
              <w:pStyle w:val="3GPPAgreements"/>
              <w:numPr>
                <w:ilvl w:val="0"/>
                <w:numId w:val="420"/>
              </w:numPr>
              <w:overflowPunct/>
              <w:snapToGrid w:val="0"/>
              <w:spacing w:before="0" w:after="0"/>
              <w:jc w:val="left"/>
              <w:textAlignment w:val="auto"/>
              <w:rPr>
                <w:rFonts w:ascii="Arial" w:hAnsi="Arial" w:cs="Arial"/>
                <w:sz w:val="16"/>
                <w:szCs w:val="16"/>
              </w:rPr>
            </w:pPr>
            <w:r w:rsidRPr="002501B8">
              <w:rPr>
                <w:rFonts w:ascii="Arial" w:hAnsi="Arial" w:cs="Arial"/>
                <w:sz w:val="16"/>
                <w:szCs w:val="16"/>
              </w:rPr>
              <w:t>Two options for indication of DL PRS QCL-Info, either</w:t>
            </w:r>
          </w:p>
          <w:p w14:paraId="7722940A" w14:textId="77777777" w:rsidR="00582EB8" w:rsidRPr="002501B8" w:rsidRDefault="00582EB8" w:rsidP="00CF6E6D">
            <w:pPr>
              <w:pStyle w:val="3GPPAgreements"/>
              <w:numPr>
                <w:ilvl w:val="1"/>
                <w:numId w:val="421"/>
              </w:numPr>
              <w:overflowPunct/>
              <w:autoSpaceDE/>
              <w:autoSpaceDN/>
              <w:adjustRightInd/>
              <w:spacing w:before="0" w:after="0"/>
              <w:jc w:val="left"/>
              <w:textAlignment w:val="auto"/>
              <w:rPr>
                <w:rFonts w:ascii="Arial" w:hAnsi="Arial" w:cs="Arial"/>
                <w:sz w:val="16"/>
                <w:szCs w:val="16"/>
                <w:u w:val="single"/>
              </w:rPr>
            </w:pPr>
            <w:r w:rsidRPr="002501B8">
              <w:rPr>
                <w:rFonts w:ascii="Arial" w:hAnsi="Arial" w:cs="Arial"/>
                <w:sz w:val="16"/>
                <w:szCs w:val="16"/>
                <w:u w:val="single"/>
              </w:rPr>
              <w:lastRenderedPageBreak/>
              <w:t>Option 1: per resource set per positioning frequency layer per FR</w:t>
            </w:r>
          </w:p>
          <w:p w14:paraId="04963C0C" w14:textId="77777777" w:rsidR="00582EB8" w:rsidRPr="002501B8" w:rsidRDefault="00582EB8" w:rsidP="00CF6E6D">
            <w:pPr>
              <w:pStyle w:val="3GPPAgreements"/>
              <w:numPr>
                <w:ilvl w:val="0"/>
                <w:numId w:val="423"/>
              </w:numPr>
              <w:overflowPunct/>
              <w:autoSpaceDE/>
              <w:autoSpaceDN/>
              <w:adjustRightInd/>
              <w:spacing w:before="0" w:after="0"/>
              <w:jc w:val="left"/>
              <w:textAlignment w:val="auto"/>
              <w:rPr>
                <w:rFonts w:ascii="Arial" w:hAnsi="Arial" w:cs="Arial"/>
                <w:sz w:val="16"/>
                <w:szCs w:val="16"/>
              </w:rPr>
            </w:pPr>
            <w:r w:rsidRPr="002501B8">
              <w:rPr>
                <w:rFonts w:ascii="Arial" w:hAnsi="Arial" w:cs="Arial"/>
                <w:sz w:val="16"/>
                <w:szCs w:val="16"/>
              </w:rPr>
              <w:t>LMF recommends a list of QCL sources</w:t>
            </w:r>
          </w:p>
          <w:p w14:paraId="128A47F1" w14:textId="77777777" w:rsidR="00582EB8" w:rsidRPr="002501B8" w:rsidRDefault="00582EB8" w:rsidP="00CF6E6D">
            <w:pPr>
              <w:pStyle w:val="3GPPAgreements"/>
              <w:numPr>
                <w:ilvl w:val="1"/>
                <w:numId w:val="421"/>
              </w:numPr>
              <w:overflowPunct/>
              <w:autoSpaceDE/>
              <w:autoSpaceDN/>
              <w:adjustRightInd/>
              <w:spacing w:before="0" w:after="0"/>
              <w:jc w:val="left"/>
              <w:textAlignment w:val="auto"/>
              <w:rPr>
                <w:rFonts w:ascii="Arial" w:hAnsi="Arial" w:cs="Arial"/>
                <w:sz w:val="16"/>
                <w:szCs w:val="16"/>
                <w:u w:val="single"/>
              </w:rPr>
            </w:pPr>
            <w:r w:rsidRPr="002501B8">
              <w:rPr>
                <w:rFonts w:ascii="Arial" w:hAnsi="Arial" w:cs="Arial"/>
                <w:sz w:val="16"/>
                <w:szCs w:val="16"/>
                <w:u w:val="single"/>
              </w:rPr>
              <w:t>Option 2: per resource set per positioning frequency layer per FR</w:t>
            </w:r>
          </w:p>
          <w:p w14:paraId="5DF6A923" w14:textId="77777777" w:rsidR="00582EB8" w:rsidRPr="002501B8" w:rsidRDefault="00582EB8" w:rsidP="00CF6E6D">
            <w:pPr>
              <w:pStyle w:val="3GPPAgreements"/>
              <w:numPr>
                <w:ilvl w:val="2"/>
                <w:numId w:val="421"/>
              </w:numPr>
              <w:overflowPunct/>
              <w:autoSpaceDE/>
              <w:autoSpaceDN/>
              <w:adjustRightInd/>
              <w:spacing w:before="0" w:after="0"/>
              <w:jc w:val="left"/>
              <w:textAlignment w:val="auto"/>
              <w:rPr>
                <w:rFonts w:ascii="Arial" w:hAnsi="Arial" w:cs="Arial"/>
                <w:sz w:val="16"/>
                <w:szCs w:val="16"/>
              </w:rPr>
            </w:pPr>
            <w:r w:rsidRPr="002501B8">
              <w:rPr>
                <w:rFonts w:ascii="Arial" w:hAnsi="Arial" w:cs="Arial"/>
                <w:sz w:val="16"/>
                <w:szCs w:val="16"/>
              </w:rPr>
              <w:t>LMF requests to provide the QCL information in the assistance data in NRPPa</w:t>
            </w:r>
          </w:p>
          <w:p w14:paraId="5AC39395" w14:textId="77777777" w:rsidR="00582EB8" w:rsidRPr="002501B8" w:rsidRDefault="00582EB8" w:rsidP="00CF6E6D">
            <w:pPr>
              <w:pStyle w:val="3GPPAgreements"/>
              <w:numPr>
                <w:ilvl w:val="1"/>
                <w:numId w:val="421"/>
              </w:numPr>
              <w:overflowPunct/>
              <w:autoSpaceDE/>
              <w:autoSpaceDN/>
              <w:adjustRightInd/>
              <w:spacing w:before="0" w:after="0"/>
              <w:jc w:val="left"/>
              <w:textAlignment w:val="auto"/>
              <w:rPr>
                <w:rFonts w:ascii="Arial" w:hAnsi="Arial" w:cs="Arial"/>
                <w:sz w:val="16"/>
                <w:szCs w:val="16"/>
                <w:u w:val="single"/>
              </w:rPr>
            </w:pPr>
            <w:r w:rsidRPr="002501B8">
              <w:rPr>
                <w:rFonts w:ascii="Arial" w:hAnsi="Arial" w:cs="Arial"/>
                <w:sz w:val="16"/>
                <w:szCs w:val="16"/>
                <w:u w:val="single"/>
              </w:rPr>
              <w:t>per FR</w:t>
            </w:r>
          </w:p>
          <w:p w14:paraId="1C019C3D" w14:textId="77777777" w:rsidR="00582EB8" w:rsidRPr="002501B8" w:rsidRDefault="00582EB8" w:rsidP="00CF6E6D">
            <w:pPr>
              <w:pStyle w:val="3GPPAgreements"/>
              <w:numPr>
                <w:ilvl w:val="2"/>
                <w:numId w:val="421"/>
              </w:numPr>
              <w:overflowPunct/>
              <w:autoSpaceDE/>
              <w:autoSpaceDN/>
              <w:adjustRightInd/>
              <w:spacing w:before="0" w:after="0"/>
              <w:jc w:val="left"/>
              <w:textAlignment w:val="auto"/>
              <w:rPr>
                <w:rFonts w:ascii="Arial" w:hAnsi="Arial" w:cs="Arial"/>
                <w:sz w:val="16"/>
                <w:szCs w:val="16"/>
              </w:rPr>
            </w:pPr>
            <w:r w:rsidRPr="002501B8">
              <w:rPr>
                <w:rFonts w:ascii="Arial" w:hAnsi="Arial" w:cs="Arial"/>
                <w:sz w:val="16"/>
                <w:szCs w:val="16"/>
              </w:rPr>
              <w:t>Number of DL PRS frequency layers</w:t>
            </w:r>
          </w:p>
          <w:p w14:paraId="04D3933A" w14:textId="77777777" w:rsidR="00582EB8" w:rsidRPr="002501B8" w:rsidRDefault="00582EB8" w:rsidP="00CF6E6D">
            <w:pPr>
              <w:pStyle w:val="3GPPAgreements"/>
              <w:numPr>
                <w:ilvl w:val="1"/>
                <w:numId w:val="421"/>
              </w:numPr>
              <w:overflowPunct/>
              <w:autoSpaceDE/>
              <w:autoSpaceDN/>
              <w:adjustRightInd/>
              <w:spacing w:before="0" w:after="0"/>
              <w:jc w:val="left"/>
              <w:textAlignment w:val="auto"/>
              <w:rPr>
                <w:rFonts w:ascii="Arial" w:hAnsi="Arial" w:cs="Arial"/>
                <w:sz w:val="16"/>
                <w:szCs w:val="16"/>
                <w:u w:val="single"/>
              </w:rPr>
            </w:pPr>
            <w:r w:rsidRPr="002501B8">
              <w:rPr>
                <w:rFonts w:ascii="Arial" w:hAnsi="Arial" w:cs="Arial"/>
                <w:sz w:val="16"/>
                <w:szCs w:val="16"/>
                <w:u w:val="single"/>
              </w:rPr>
              <w:t xml:space="preserve">either per resource set per positioning frequency layer or per </w:t>
            </w:r>
            <w:r w:rsidRPr="002501B8">
              <w:rPr>
                <w:rFonts w:ascii="Arial" w:hAnsi="Arial" w:cs="Arial"/>
                <w:strike/>
                <w:color w:val="FF0000"/>
                <w:sz w:val="16"/>
                <w:szCs w:val="16"/>
                <w:u w:val="single"/>
              </w:rPr>
              <w:t>UE</w:t>
            </w:r>
            <w:r w:rsidRPr="002501B8">
              <w:rPr>
                <w:rFonts w:ascii="Arial" w:hAnsi="Arial" w:cs="Arial"/>
                <w:color w:val="FF0000"/>
                <w:sz w:val="16"/>
                <w:szCs w:val="16"/>
                <w:u w:val="single"/>
              </w:rPr>
              <w:t>TRP</w:t>
            </w:r>
          </w:p>
          <w:p w14:paraId="43C3BAFD" w14:textId="77777777" w:rsidR="00582EB8" w:rsidRPr="002501B8" w:rsidRDefault="00582EB8" w:rsidP="00CF6E6D">
            <w:pPr>
              <w:pStyle w:val="3GPPAgreements"/>
              <w:numPr>
                <w:ilvl w:val="2"/>
                <w:numId w:val="421"/>
              </w:numPr>
              <w:overflowPunct/>
              <w:autoSpaceDE/>
              <w:autoSpaceDN/>
              <w:adjustRightInd/>
              <w:spacing w:before="0" w:after="0"/>
              <w:jc w:val="left"/>
              <w:textAlignment w:val="auto"/>
              <w:rPr>
                <w:rFonts w:ascii="Arial" w:hAnsi="Arial" w:cs="Arial"/>
                <w:sz w:val="16"/>
                <w:szCs w:val="16"/>
              </w:rPr>
            </w:pPr>
            <w:r w:rsidRPr="002501B8">
              <w:rPr>
                <w:rFonts w:ascii="Arial" w:hAnsi="Arial" w:cs="Arial"/>
                <w:sz w:val="16"/>
                <w:szCs w:val="16"/>
              </w:rPr>
              <w:t>Start/end time of DL PRS transmission</w:t>
            </w:r>
          </w:p>
          <w:p w14:paraId="46E9481D" w14:textId="77777777" w:rsidR="00582EB8" w:rsidRPr="002501B8" w:rsidRDefault="00582EB8" w:rsidP="00CF6E6D">
            <w:pPr>
              <w:pStyle w:val="3GPPAgreements"/>
              <w:numPr>
                <w:ilvl w:val="1"/>
                <w:numId w:val="421"/>
              </w:numPr>
              <w:overflowPunct/>
              <w:autoSpaceDE/>
              <w:autoSpaceDN/>
              <w:adjustRightInd/>
              <w:spacing w:before="0" w:after="0"/>
              <w:jc w:val="left"/>
              <w:textAlignment w:val="auto"/>
              <w:rPr>
                <w:rFonts w:ascii="Arial" w:hAnsi="Arial" w:cs="Arial"/>
                <w:sz w:val="16"/>
                <w:szCs w:val="16"/>
                <w:u w:val="single"/>
              </w:rPr>
            </w:pPr>
            <w:r w:rsidRPr="002501B8">
              <w:rPr>
                <w:rFonts w:ascii="Arial" w:hAnsi="Arial" w:cs="Arial"/>
                <w:sz w:val="16"/>
                <w:szCs w:val="16"/>
                <w:u w:val="single"/>
              </w:rPr>
              <w:t xml:space="preserve">either per resource, or per resource set, or per </w:t>
            </w:r>
            <w:r w:rsidRPr="002501B8">
              <w:rPr>
                <w:rFonts w:ascii="Arial" w:hAnsi="Arial" w:cs="Arial"/>
                <w:strike/>
                <w:color w:val="FF0000"/>
                <w:sz w:val="16"/>
                <w:szCs w:val="16"/>
                <w:u w:val="single"/>
              </w:rPr>
              <w:t>UE</w:t>
            </w:r>
            <w:r w:rsidRPr="002501B8">
              <w:rPr>
                <w:rFonts w:ascii="Arial" w:hAnsi="Arial" w:cs="Arial"/>
                <w:color w:val="FF0000"/>
                <w:sz w:val="16"/>
                <w:szCs w:val="16"/>
                <w:u w:val="single"/>
              </w:rPr>
              <w:t>TRP</w:t>
            </w:r>
          </w:p>
          <w:p w14:paraId="1B885887" w14:textId="7484E6E1" w:rsidR="00582EB8" w:rsidRPr="002501B8" w:rsidRDefault="00582EB8" w:rsidP="00CF6E6D">
            <w:pPr>
              <w:pStyle w:val="3GPPAgreements"/>
              <w:numPr>
                <w:ilvl w:val="2"/>
                <w:numId w:val="421"/>
              </w:numPr>
              <w:adjustRightInd/>
              <w:spacing w:before="0" w:after="0"/>
              <w:ind w:left="2160" w:hanging="360"/>
              <w:jc w:val="left"/>
              <w:rPr>
                <w:rFonts w:ascii="Arial" w:hAnsi="Arial" w:cs="Arial"/>
                <w:sz w:val="16"/>
                <w:szCs w:val="16"/>
              </w:rPr>
            </w:pPr>
            <w:r w:rsidRPr="002501B8">
              <w:rPr>
                <w:rFonts w:ascii="Arial" w:hAnsi="Arial" w:cs="Arial"/>
                <w:sz w:val="16"/>
                <w:szCs w:val="16"/>
              </w:rPr>
              <w:t>ON/OFF indicator (for LMF initiated request only)</w:t>
            </w:r>
          </w:p>
        </w:tc>
      </w:tr>
    </w:tbl>
    <w:p w14:paraId="47FD5329" w14:textId="77777777" w:rsidR="00582EB8" w:rsidRDefault="00582EB8" w:rsidP="00582EB8">
      <w:pPr>
        <w:rPr>
          <w:lang w:eastAsia="x-none"/>
        </w:rPr>
      </w:pPr>
    </w:p>
    <w:p w14:paraId="3C1BC88A" w14:textId="658F584B" w:rsidR="002501B8" w:rsidRPr="002501B8" w:rsidRDefault="001B5688" w:rsidP="00582EB8">
      <w:pPr>
        <w:rPr>
          <w:b/>
          <w:bCs/>
          <w:lang w:val="en-US" w:eastAsia="x-none"/>
        </w:rPr>
      </w:pPr>
      <w:hyperlink r:id="rId780" w:history="1">
        <w:r w:rsidR="000B5C49">
          <w:rPr>
            <w:rStyle w:val="Hyperlink"/>
            <w:b/>
            <w:bCs/>
            <w:lang w:val="en-US" w:eastAsia="x-none"/>
          </w:rPr>
          <w:t>R1-2205600</w:t>
        </w:r>
      </w:hyperlink>
      <w:r w:rsidR="002501B8" w:rsidRPr="002501B8">
        <w:rPr>
          <w:b/>
          <w:bCs/>
          <w:lang w:val="en-US" w:eastAsia="x-none"/>
        </w:rPr>
        <w:tab/>
        <w:t>[DRAFT] LS reply on questions concerning the implementation of RAN1 agreements in NRPPa</w:t>
      </w:r>
      <w:r w:rsidR="002501B8" w:rsidRPr="002501B8">
        <w:rPr>
          <w:b/>
          <w:bCs/>
          <w:lang w:val="en-US" w:eastAsia="x-none"/>
        </w:rPr>
        <w:tab/>
        <w:t>Moderator (Ericsson)</w:t>
      </w:r>
    </w:p>
    <w:p w14:paraId="1564DD03" w14:textId="34B672E5" w:rsidR="002501B8" w:rsidRDefault="002501B8" w:rsidP="00582EB8">
      <w:pPr>
        <w:rPr>
          <w:lang w:val="en-US" w:eastAsia="x-none"/>
        </w:rPr>
      </w:pPr>
      <w:r w:rsidRPr="002501B8">
        <w:rPr>
          <w:rFonts w:eastAsia="SimSun" w:cs="Times"/>
          <w:b/>
          <w:bCs/>
          <w:szCs w:val="20"/>
          <w:lang w:eastAsia="x-none"/>
        </w:rPr>
        <w:t>Decision:</w:t>
      </w:r>
      <w:r w:rsidRPr="002501B8">
        <w:rPr>
          <w:rFonts w:eastAsia="SimSun" w:cs="Times"/>
          <w:szCs w:val="20"/>
          <w:lang w:eastAsia="x-none"/>
        </w:rPr>
        <w:t xml:space="preserve"> As</w:t>
      </w:r>
      <w:r>
        <w:rPr>
          <w:rFonts w:eastAsia="SimSun" w:cs="Times"/>
          <w:szCs w:val="20"/>
          <w:lang w:eastAsia="x-none"/>
        </w:rPr>
        <w:t xml:space="preserve"> </w:t>
      </w:r>
      <w:r w:rsidRPr="002501B8">
        <w:rPr>
          <w:rFonts w:eastAsia="SimSun" w:cs="Times"/>
          <w:szCs w:val="20"/>
          <w:lang w:eastAsia="x-none"/>
        </w:rPr>
        <w:t xml:space="preserve">per email decision posted on May </w:t>
      </w:r>
      <w:r>
        <w:rPr>
          <w:rFonts w:eastAsia="SimSun" w:cs="Times"/>
          <w:szCs w:val="20"/>
          <w:lang w:eastAsia="x-none"/>
        </w:rPr>
        <w:t>21</w:t>
      </w:r>
      <w:r w:rsidRPr="002501B8">
        <w:rPr>
          <w:rFonts w:eastAsia="SimSun" w:cs="Times"/>
          <w:szCs w:val="20"/>
          <w:vertAlign w:val="superscript"/>
          <w:lang w:eastAsia="x-none"/>
        </w:rPr>
        <w:t>st</w:t>
      </w:r>
      <w:r>
        <w:rPr>
          <w:rFonts w:eastAsia="SimSun" w:cs="Times"/>
          <w:szCs w:val="20"/>
          <w:lang w:eastAsia="x-none"/>
        </w:rPr>
        <w:t xml:space="preserve">, the draft LS response is endorsed. Final LS is </w:t>
      </w:r>
      <w:r w:rsidRPr="002501B8">
        <w:rPr>
          <w:rFonts w:eastAsia="SimSun" w:cs="Times"/>
          <w:szCs w:val="20"/>
          <w:highlight w:val="green"/>
          <w:lang w:eastAsia="x-none"/>
        </w:rPr>
        <w:t xml:space="preserve">approved in </w:t>
      </w:r>
      <w:hyperlink r:id="rId781" w:history="1">
        <w:r w:rsidR="000B5C49">
          <w:rPr>
            <w:rStyle w:val="Hyperlink"/>
            <w:highlight w:val="green"/>
            <w:lang w:val="en-US" w:eastAsia="x-none"/>
          </w:rPr>
          <w:t>R1-2205602</w:t>
        </w:r>
      </w:hyperlink>
      <w:r>
        <w:rPr>
          <w:lang w:val="en-US" w:eastAsia="x-none"/>
        </w:rPr>
        <w:t>.</w:t>
      </w:r>
    </w:p>
    <w:p w14:paraId="76065D84" w14:textId="28D5F012" w:rsidR="00582EB8" w:rsidRPr="00D844BE" w:rsidRDefault="00582EB8" w:rsidP="002501B8">
      <w:pPr>
        <w:rPr>
          <w:lang w:eastAsia="x-none"/>
        </w:rPr>
      </w:pPr>
    </w:p>
    <w:p w14:paraId="0C65D3F1" w14:textId="597F8824" w:rsidR="00582EB8" w:rsidRDefault="00582EB8" w:rsidP="007D7F59">
      <w:pPr>
        <w:rPr>
          <w:rFonts w:eastAsia="SimSun" w:cs="Times"/>
          <w:szCs w:val="20"/>
          <w:highlight w:val="cyan"/>
          <w:lang w:eastAsia="x-none"/>
        </w:rPr>
      </w:pPr>
    </w:p>
    <w:p w14:paraId="5687A73D" w14:textId="77777777" w:rsidR="00677E77" w:rsidRPr="009C37F0" w:rsidRDefault="00677E77" w:rsidP="00677E77">
      <w:pPr>
        <w:pBdr>
          <w:top w:val="single" w:sz="4" w:space="1" w:color="auto"/>
        </w:pBdr>
        <w:rPr>
          <w:rFonts w:cs="Times"/>
          <w:szCs w:val="20"/>
          <w:lang w:eastAsia="x-none"/>
        </w:rPr>
      </w:pPr>
      <w:r w:rsidRPr="009C37F0">
        <w:rPr>
          <w:rFonts w:cs="Times"/>
          <w:szCs w:val="20"/>
          <w:lang w:eastAsia="x-none"/>
        </w:rPr>
        <w:t>[109-e-R17-ePos-06] – Ren Da (CATT)</w:t>
      </w:r>
    </w:p>
    <w:p w14:paraId="7D9AED10" w14:textId="474FAC09" w:rsidR="00677E77" w:rsidRPr="002A38C0" w:rsidRDefault="00677E77" w:rsidP="00677E77">
      <w:pPr>
        <w:rPr>
          <w:rFonts w:cs="Times"/>
          <w:szCs w:val="20"/>
          <w:lang w:eastAsia="x-none"/>
        </w:rPr>
      </w:pPr>
      <w:r w:rsidRPr="00677E77">
        <w:rPr>
          <w:rFonts w:cs="Times"/>
          <w:szCs w:val="20"/>
          <w:lang w:eastAsia="x-none"/>
        </w:rPr>
        <w:t>Email discussion on updates to RRC parameters from new agreements, until May 17</w:t>
      </w:r>
    </w:p>
    <w:p w14:paraId="605A01E5" w14:textId="2F1C5940" w:rsidR="003D218D" w:rsidRPr="003D218D" w:rsidRDefault="001B5688" w:rsidP="003D218D">
      <w:pPr>
        <w:rPr>
          <w:b/>
          <w:bCs/>
          <w:lang w:eastAsia="x-none"/>
        </w:rPr>
      </w:pPr>
      <w:hyperlink r:id="rId782" w:history="1">
        <w:r w:rsidR="000B5C49">
          <w:rPr>
            <w:rStyle w:val="Hyperlink"/>
            <w:b/>
            <w:bCs/>
            <w:lang w:eastAsia="x-none"/>
          </w:rPr>
          <w:t>R1-2205404</w:t>
        </w:r>
      </w:hyperlink>
      <w:r w:rsidR="003D218D" w:rsidRPr="003D218D">
        <w:rPr>
          <w:b/>
          <w:bCs/>
          <w:lang w:eastAsia="x-none"/>
        </w:rPr>
        <w:tab/>
        <w:t>FL Summary of updates to RRC parameters for Rel-17 positioning enhancements</w:t>
      </w:r>
      <w:r w:rsidR="003D218D" w:rsidRPr="003D218D">
        <w:rPr>
          <w:b/>
          <w:bCs/>
          <w:lang w:eastAsia="x-none"/>
        </w:rPr>
        <w:tab/>
        <w:t>Moderator (CATT)</w:t>
      </w:r>
    </w:p>
    <w:p w14:paraId="3B85810A" w14:textId="1650E886" w:rsidR="00677E77" w:rsidRDefault="003D218D" w:rsidP="00677E77">
      <w:pPr>
        <w:rPr>
          <w:lang w:eastAsia="x-none"/>
        </w:rPr>
      </w:pPr>
      <w:r w:rsidRPr="002501B8">
        <w:rPr>
          <w:rFonts w:eastAsia="SimSun" w:cs="Times"/>
          <w:b/>
          <w:bCs/>
          <w:szCs w:val="20"/>
          <w:lang w:eastAsia="x-none"/>
        </w:rPr>
        <w:t>Decision:</w:t>
      </w:r>
      <w:r w:rsidRPr="002501B8">
        <w:rPr>
          <w:rFonts w:eastAsia="SimSun" w:cs="Times"/>
          <w:szCs w:val="20"/>
          <w:lang w:eastAsia="x-none"/>
        </w:rPr>
        <w:t xml:space="preserve"> As</w:t>
      </w:r>
      <w:r>
        <w:rPr>
          <w:rFonts w:eastAsia="SimSun" w:cs="Times"/>
          <w:szCs w:val="20"/>
          <w:lang w:eastAsia="x-none"/>
        </w:rPr>
        <w:t xml:space="preserve"> </w:t>
      </w:r>
      <w:r w:rsidRPr="002501B8">
        <w:rPr>
          <w:rFonts w:eastAsia="SimSun" w:cs="Times"/>
          <w:szCs w:val="20"/>
          <w:lang w:eastAsia="x-none"/>
        </w:rPr>
        <w:t xml:space="preserve">per email decision posted on May </w:t>
      </w:r>
      <w:r>
        <w:rPr>
          <w:rFonts w:eastAsia="SimSun" w:cs="Times"/>
          <w:szCs w:val="20"/>
          <w:lang w:eastAsia="x-none"/>
        </w:rPr>
        <w:t>19</w:t>
      </w:r>
      <w:r w:rsidRPr="003D218D">
        <w:rPr>
          <w:rFonts w:eastAsia="SimSun" w:cs="Times"/>
          <w:szCs w:val="20"/>
          <w:vertAlign w:val="superscript"/>
          <w:lang w:eastAsia="x-none"/>
        </w:rPr>
        <w:t>th</w:t>
      </w:r>
      <w:r>
        <w:rPr>
          <w:rFonts w:eastAsia="SimSun" w:cs="Times"/>
          <w:szCs w:val="20"/>
          <w:lang w:eastAsia="x-none"/>
        </w:rPr>
        <w:t>,</w:t>
      </w:r>
    </w:p>
    <w:p w14:paraId="0BB42AC9" w14:textId="77777777" w:rsidR="00677E77" w:rsidRPr="003D218D" w:rsidRDefault="00677E77" w:rsidP="00677E77">
      <w:pPr>
        <w:kinsoku w:val="0"/>
        <w:spacing w:line="220" w:lineRule="exact"/>
        <w:rPr>
          <w:rFonts w:ascii="Times New Roman" w:hAnsi="Times New Roman"/>
          <w:bCs/>
          <w:lang w:eastAsia="x-none"/>
        </w:rPr>
      </w:pPr>
      <w:r w:rsidRPr="003D218D">
        <w:rPr>
          <w:rFonts w:ascii="Times New Roman" w:hAnsi="Times New Roman" w:hint="eastAsia"/>
          <w:bCs/>
          <w:highlight w:val="green"/>
          <w:lang w:eastAsia="x-none"/>
        </w:rPr>
        <w:t>Agreement</w:t>
      </w:r>
    </w:p>
    <w:p w14:paraId="19DA25CE" w14:textId="77777777" w:rsidR="00677E77" w:rsidRPr="000973DA" w:rsidRDefault="00677E77" w:rsidP="00677E77">
      <w:pPr>
        <w:rPr>
          <w:lang w:eastAsia="x-none"/>
        </w:rPr>
      </w:pPr>
      <w:r w:rsidRPr="000973DA">
        <w:rPr>
          <w:lang w:eastAsia="x-none"/>
        </w:rPr>
        <w:t>Adopt the following changes to the previous agreement made in RAN1#105e</w:t>
      </w:r>
    </w:p>
    <w:p w14:paraId="60E91FEF" w14:textId="77777777" w:rsidR="00677E77" w:rsidRPr="000973DA" w:rsidRDefault="00677E77" w:rsidP="00CF6E6D">
      <w:pPr>
        <w:pStyle w:val="ListParagraph"/>
        <w:numPr>
          <w:ilvl w:val="0"/>
          <w:numId w:val="426"/>
        </w:numPr>
      </w:pPr>
      <w:r w:rsidRPr="000973DA">
        <w:t xml:space="preserve">For both UE-based and UE-assisted DL-AOD, the UE can be requested subject to UE capability to measure and report (for UE-assisted) </w:t>
      </w:r>
      <w:r w:rsidRPr="003D218D">
        <w:rPr>
          <w:strike/>
          <w:color w:val="FF0000"/>
        </w:rPr>
        <w:t>the</w:t>
      </w:r>
      <w:r w:rsidRPr="003D218D">
        <w:rPr>
          <w:i/>
          <w:iCs/>
          <w:color w:val="FF0000"/>
          <w:u w:val="single"/>
        </w:rPr>
        <w:t>N</w:t>
      </w:r>
      <w:r w:rsidRPr="003D218D">
        <w:rPr>
          <w:color w:val="FF0000"/>
          <w:u w:val="single"/>
        </w:rPr>
        <w:t xml:space="preserve"> </w:t>
      </w:r>
      <w:r w:rsidRPr="000973DA">
        <w:t>PRS RSRP</w:t>
      </w:r>
      <w:r w:rsidRPr="003D218D">
        <w:rPr>
          <w:color w:val="FF0000"/>
          <w:u w:val="single"/>
        </w:rPr>
        <w:t>P</w:t>
      </w:r>
      <w:r w:rsidRPr="000973DA">
        <w:t xml:space="preserve"> of the first path</w:t>
      </w:r>
      <w:r w:rsidRPr="003D218D">
        <w:rPr>
          <w:color w:val="FF0000"/>
          <w:u w:val="single"/>
        </w:rPr>
        <w:t xml:space="preserve">, where </w:t>
      </w:r>
      <w:r w:rsidRPr="003D218D">
        <w:rPr>
          <w:i/>
          <w:iCs/>
          <w:color w:val="FF0000"/>
          <w:u w:val="single"/>
        </w:rPr>
        <w:t>N</w:t>
      </w:r>
      <w:r w:rsidRPr="003D218D">
        <w:rPr>
          <w:color w:val="FF0000"/>
          <w:u w:val="single"/>
        </w:rPr>
        <w:t xml:space="preserve"> can be {1, 2, 3, …, 24}.</w:t>
      </w:r>
    </w:p>
    <w:p w14:paraId="206E31F1" w14:textId="11040528" w:rsidR="003D218D" w:rsidRPr="003D218D" w:rsidRDefault="001B5688" w:rsidP="00677E77">
      <w:pPr>
        <w:rPr>
          <w:b/>
          <w:bCs/>
          <w:lang w:eastAsia="x-none"/>
        </w:rPr>
      </w:pPr>
      <w:hyperlink r:id="rId783" w:history="1">
        <w:r w:rsidR="000B5C49">
          <w:rPr>
            <w:rStyle w:val="Hyperlink"/>
            <w:b/>
            <w:bCs/>
            <w:lang w:eastAsia="x-none"/>
          </w:rPr>
          <w:t>R1-2205539</w:t>
        </w:r>
      </w:hyperlink>
      <w:r w:rsidR="003E2EB0" w:rsidRPr="003E2EB0">
        <w:rPr>
          <w:b/>
          <w:bCs/>
          <w:lang w:eastAsia="x-none"/>
        </w:rPr>
        <w:tab/>
        <w:t>Updated RRC parameters for Rel-17 positioning enhancements</w:t>
      </w:r>
      <w:r w:rsidR="003E2EB0" w:rsidRPr="003E2EB0">
        <w:rPr>
          <w:b/>
          <w:bCs/>
          <w:lang w:eastAsia="x-none"/>
        </w:rPr>
        <w:tab/>
        <w:t>Moderator (CATT)</w:t>
      </w:r>
    </w:p>
    <w:p w14:paraId="4CE7750F" w14:textId="2FC9260A" w:rsidR="003E2EB0" w:rsidRDefault="001B5688" w:rsidP="003E2EB0">
      <w:pPr>
        <w:rPr>
          <w:b/>
          <w:bCs/>
          <w:lang w:eastAsia="x-none"/>
        </w:rPr>
      </w:pPr>
      <w:hyperlink r:id="rId784" w:history="1">
        <w:r w:rsidR="000B5C49">
          <w:rPr>
            <w:rStyle w:val="Hyperlink"/>
            <w:b/>
            <w:bCs/>
            <w:lang w:eastAsia="x-none"/>
          </w:rPr>
          <w:t>R1-2205405</w:t>
        </w:r>
      </w:hyperlink>
      <w:r w:rsidR="003E2EB0" w:rsidRPr="003D218D">
        <w:rPr>
          <w:b/>
          <w:bCs/>
          <w:lang w:eastAsia="x-none"/>
        </w:rPr>
        <w:tab/>
        <w:t>[Draft] LS on updates of RRC parameters for Rel-17 positioning enhancements</w:t>
      </w:r>
      <w:r w:rsidR="003E2EB0" w:rsidRPr="003D218D">
        <w:rPr>
          <w:b/>
          <w:bCs/>
          <w:lang w:eastAsia="x-none"/>
        </w:rPr>
        <w:tab/>
        <w:t>CATT</w:t>
      </w:r>
    </w:p>
    <w:p w14:paraId="16CC1610" w14:textId="5318F424" w:rsidR="00677E77" w:rsidRDefault="003E2EB0" w:rsidP="00677E77">
      <w:pPr>
        <w:rPr>
          <w:lang w:eastAsia="x-none"/>
        </w:rPr>
      </w:pPr>
      <w:r w:rsidRPr="002501B8">
        <w:rPr>
          <w:rFonts w:eastAsia="SimSun" w:cs="Times"/>
          <w:b/>
          <w:bCs/>
          <w:szCs w:val="20"/>
          <w:lang w:eastAsia="x-none"/>
        </w:rPr>
        <w:t>Decision:</w:t>
      </w:r>
      <w:r w:rsidRPr="002501B8">
        <w:rPr>
          <w:rFonts w:eastAsia="SimSun" w:cs="Times"/>
          <w:szCs w:val="20"/>
          <w:lang w:eastAsia="x-none"/>
        </w:rPr>
        <w:t xml:space="preserve"> As</w:t>
      </w:r>
      <w:r>
        <w:rPr>
          <w:rFonts w:eastAsia="SimSun" w:cs="Times"/>
          <w:szCs w:val="20"/>
          <w:lang w:eastAsia="x-none"/>
        </w:rPr>
        <w:t xml:space="preserve"> </w:t>
      </w:r>
      <w:r w:rsidRPr="002501B8">
        <w:rPr>
          <w:rFonts w:eastAsia="SimSun" w:cs="Times"/>
          <w:szCs w:val="20"/>
          <w:lang w:eastAsia="x-none"/>
        </w:rPr>
        <w:t xml:space="preserve">per email decision posted on May </w:t>
      </w:r>
      <w:r>
        <w:rPr>
          <w:rFonts w:eastAsia="SimSun" w:cs="Times"/>
          <w:szCs w:val="20"/>
          <w:lang w:eastAsia="x-none"/>
        </w:rPr>
        <w:t>20</w:t>
      </w:r>
      <w:r w:rsidRPr="003D218D">
        <w:rPr>
          <w:rFonts w:eastAsia="SimSun" w:cs="Times"/>
          <w:szCs w:val="20"/>
          <w:vertAlign w:val="superscript"/>
          <w:lang w:eastAsia="x-none"/>
        </w:rPr>
        <w:t>th</w:t>
      </w:r>
      <w:r>
        <w:rPr>
          <w:rFonts w:eastAsia="SimSun" w:cs="Times"/>
          <w:szCs w:val="20"/>
          <w:lang w:eastAsia="x-none"/>
        </w:rPr>
        <w:t>, the draft</w:t>
      </w:r>
      <w:r w:rsidRPr="003E2EB0">
        <w:rPr>
          <w:rFonts w:eastAsia="SimSun" w:cs="Times"/>
          <w:szCs w:val="20"/>
          <w:lang w:eastAsia="x-none"/>
        </w:rPr>
        <w:t xml:space="preserve"> LS with attachment </w:t>
      </w:r>
      <w:hyperlink r:id="rId785" w:history="1">
        <w:r w:rsidR="000B5C49">
          <w:rPr>
            <w:rStyle w:val="Hyperlink"/>
            <w:rFonts w:eastAsia="SimSun" w:cs="Times"/>
            <w:szCs w:val="20"/>
            <w:lang w:eastAsia="x-none"/>
          </w:rPr>
          <w:t>R1-2205539</w:t>
        </w:r>
      </w:hyperlink>
      <w:r w:rsidRPr="003E2EB0">
        <w:rPr>
          <w:rFonts w:eastAsia="SimSun" w:cs="Times"/>
          <w:szCs w:val="20"/>
          <w:lang w:eastAsia="x-none"/>
        </w:rPr>
        <w:t xml:space="preserve"> a</w:t>
      </w:r>
      <w:r>
        <w:rPr>
          <w:rFonts w:eastAsia="SimSun" w:cs="Times"/>
          <w:szCs w:val="20"/>
          <w:lang w:eastAsia="x-none"/>
        </w:rPr>
        <w:t>re</w:t>
      </w:r>
      <w:r w:rsidRPr="003E2EB0">
        <w:rPr>
          <w:rFonts w:eastAsia="SimSun" w:cs="Times"/>
          <w:szCs w:val="20"/>
          <w:lang w:eastAsia="x-none"/>
        </w:rPr>
        <w:t xml:space="preserve"> endorsed</w:t>
      </w:r>
      <w:r>
        <w:rPr>
          <w:rFonts w:eastAsia="SimSun" w:cs="Times"/>
          <w:szCs w:val="20"/>
          <w:lang w:eastAsia="x-none"/>
        </w:rPr>
        <w:t xml:space="preserve">. </w:t>
      </w:r>
      <w:r w:rsidR="00677E77">
        <w:rPr>
          <w:rFonts w:hint="eastAsia"/>
          <w:lang w:eastAsia="x-none"/>
        </w:rPr>
        <w:t xml:space="preserve">Final LS to RAN2 </w:t>
      </w:r>
      <w:r w:rsidR="00677E77">
        <w:rPr>
          <w:lang w:eastAsia="x-none"/>
        </w:rPr>
        <w:t xml:space="preserve">is </w:t>
      </w:r>
      <w:r w:rsidRPr="003E2EB0">
        <w:rPr>
          <w:highlight w:val="green"/>
          <w:lang w:eastAsia="x-none"/>
        </w:rPr>
        <w:t xml:space="preserve">approved </w:t>
      </w:r>
      <w:r w:rsidR="00677E77" w:rsidRPr="003E2EB0">
        <w:rPr>
          <w:rFonts w:hint="eastAsia"/>
          <w:highlight w:val="green"/>
          <w:lang w:eastAsia="x-none"/>
        </w:rPr>
        <w:t xml:space="preserve">in </w:t>
      </w:r>
      <w:hyperlink r:id="rId786" w:history="1">
        <w:r w:rsidR="000B5C49">
          <w:rPr>
            <w:rStyle w:val="Hyperlink"/>
            <w:highlight w:val="green"/>
            <w:lang w:eastAsia="x-none"/>
          </w:rPr>
          <w:t>R1-2205406</w:t>
        </w:r>
      </w:hyperlink>
      <w:r w:rsidR="00677E77">
        <w:rPr>
          <w:lang w:eastAsia="x-none"/>
        </w:rPr>
        <w:t>.</w:t>
      </w:r>
    </w:p>
    <w:p w14:paraId="2B6311C3" w14:textId="0CD5E8A3" w:rsidR="00677E77" w:rsidRDefault="00677E77" w:rsidP="00677E77">
      <w:pPr>
        <w:rPr>
          <w:lang w:eastAsia="x-none"/>
        </w:rPr>
      </w:pPr>
    </w:p>
    <w:p w14:paraId="054A7D99" w14:textId="77777777" w:rsidR="003E2EB0" w:rsidRDefault="003E2EB0" w:rsidP="00677E77">
      <w:pPr>
        <w:rPr>
          <w:lang w:eastAsia="x-none"/>
        </w:rPr>
      </w:pPr>
    </w:p>
    <w:p w14:paraId="43F70279" w14:textId="77777777" w:rsidR="00677E77" w:rsidRPr="009C37F0" w:rsidRDefault="00677E77" w:rsidP="00677E77">
      <w:pPr>
        <w:pBdr>
          <w:top w:val="single" w:sz="4" w:space="1" w:color="auto"/>
        </w:pBdr>
        <w:rPr>
          <w:rFonts w:cs="Times"/>
          <w:szCs w:val="20"/>
          <w:lang w:eastAsia="x-none"/>
        </w:rPr>
      </w:pPr>
      <w:r w:rsidRPr="009C37F0">
        <w:rPr>
          <w:rFonts w:cs="Times"/>
          <w:szCs w:val="20"/>
          <w:lang w:eastAsia="x-none"/>
        </w:rPr>
        <w:t>[109-e-R17-ePos-07] – Ryan (Nokia)</w:t>
      </w:r>
    </w:p>
    <w:p w14:paraId="2E772B98" w14:textId="0E05EDC3" w:rsidR="00677E77" w:rsidRPr="00677E77" w:rsidRDefault="00677E77" w:rsidP="00677E77">
      <w:pPr>
        <w:rPr>
          <w:rFonts w:cs="Times"/>
          <w:szCs w:val="20"/>
          <w:lang w:eastAsia="x-none"/>
        </w:rPr>
      </w:pPr>
      <w:r w:rsidRPr="00677E77">
        <w:rPr>
          <w:rFonts w:cs="Times"/>
          <w:szCs w:val="20"/>
          <w:lang w:eastAsia="x-none"/>
        </w:rPr>
        <w:t xml:space="preserve">Email discussion on LS </w:t>
      </w:r>
      <w:hyperlink r:id="rId787" w:history="1">
        <w:r w:rsidR="000B5C49">
          <w:rPr>
            <w:rStyle w:val="Hyperlink"/>
            <w:rFonts w:cs="Times"/>
            <w:szCs w:val="20"/>
            <w:lang w:eastAsia="x-none"/>
          </w:rPr>
          <w:t>R1-2205493</w:t>
        </w:r>
      </w:hyperlink>
      <w:r w:rsidRPr="00677E77">
        <w:rPr>
          <w:rFonts w:cs="Times"/>
          <w:szCs w:val="20"/>
          <w:lang w:eastAsia="x-none"/>
        </w:rPr>
        <w:t xml:space="preserve"> on expected AoA and AoD parameters, until May 20</w:t>
      </w:r>
    </w:p>
    <w:p w14:paraId="2CD04082" w14:textId="409D5068" w:rsidR="00677E77" w:rsidRPr="00F21FDA" w:rsidRDefault="001B5688" w:rsidP="00677E77">
      <w:pPr>
        <w:rPr>
          <w:b/>
          <w:bCs/>
          <w:lang w:eastAsia="x-none"/>
        </w:rPr>
      </w:pPr>
      <w:hyperlink r:id="rId788" w:history="1">
        <w:r w:rsidR="000B5C49">
          <w:rPr>
            <w:rStyle w:val="Hyperlink"/>
            <w:b/>
            <w:bCs/>
            <w:lang w:eastAsia="x-none"/>
          </w:rPr>
          <w:t>R1-2205617</w:t>
        </w:r>
      </w:hyperlink>
      <w:r w:rsidR="00677E77" w:rsidRPr="00F21FDA">
        <w:rPr>
          <w:b/>
          <w:bCs/>
          <w:lang w:eastAsia="x-none"/>
        </w:rPr>
        <w:tab/>
        <w:t>Summary #1 for discussion on reply LS related to expected AOA/AOD</w:t>
      </w:r>
      <w:r w:rsidR="00677E77" w:rsidRPr="00F21FDA">
        <w:rPr>
          <w:b/>
          <w:bCs/>
          <w:lang w:eastAsia="x-none"/>
        </w:rPr>
        <w:tab/>
        <w:t>Moderator (Nokia)</w:t>
      </w:r>
    </w:p>
    <w:p w14:paraId="4C479058" w14:textId="4D852322" w:rsidR="00677E77" w:rsidRPr="00F21FDA" w:rsidRDefault="001B5688" w:rsidP="00677E77">
      <w:pPr>
        <w:rPr>
          <w:b/>
          <w:bCs/>
          <w:lang w:eastAsia="x-none"/>
        </w:rPr>
      </w:pPr>
      <w:hyperlink r:id="rId789" w:history="1">
        <w:r w:rsidR="000B5C49">
          <w:rPr>
            <w:rStyle w:val="Hyperlink"/>
            <w:b/>
            <w:bCs/>
            <w:lang w:eastAsia="x-none"/>
          </w:rPr>
          <w:t>R1-2205618</w:t>
        </w:r>
      </w:hyperlink>
      <w:r w:rsidR="00677E77" w:rsidRPr="00F21FDA">
        <w:rPr>
          <w:b/>
          <w:bCs/>
          <w:lang w:eastAsia="x-none"/>
        </w:rPr>
        <w:tab/>
        <w:t>[DRAFT] Reply LS on expected AoA and AoD parameters</w:t>
      </w:r>
      <w:r w:rsidR="00677E77" w:rsidRPr="00F21FDA">
        <w:rPr>
          <w:b/>
          <w:bCs/>
          <w:lang w:eastAsia="x-none"/>
        </w:rPr>
        <w:tab/>
        <w:t>Nokia</w:t>
      </w:r>
    </w:p>
    <w:p w14:paraId="0C96B4EF" w14:textId="33715E96" w:rsidR="002501B8" w:rsidRPr="00F21FDA" w:rsidRDefault="00F21FDA" w:rsidP="007D7F59">
      <w:pPr>
        <w:rPr>
          <w:lang w:eastAsia="x-none"/>
        </w:rPr>
      </w:pPr>
      <w:r w:rsidRPr="002501B8">
        <w:rPr>
          <w:rFonts w:eastAsia="SimSun" w:cs="Times"/>
          <w:b/>
          <w:bCs/>
          <w:szCs w:val="20"/>
          <w:lang w:eastAsia="x-none"/>
        </w:rPr>
        <w:t>Decision:</w:t>
      </w:r>
      <w:r w:rsidRPr="002501B8">
        <w:rPr>
          <w:rFonts w:eastAsia="SimSun" w:cs="Times"/>
          <w:szCs w:val="20"/>
          <w:lang w:eastAsia="x-none"/>
        </w:rPr>
        <w:t xml:space="preserve"> As</w:t>
      </w:r>
      <w:r>
        <w:rPr>
          <w:rFonts w:eastAsia="SimSun" w:cs="Times"/>
          <w:szCs w:val="20"/>
          <w:lang w:eastAsia="x-none"/>
        </w:rPr>
        <w:t xml:space="preserve"> </w:t>
      </w:r>
      <w:r w:rsidRPr="002501B8">
        <w:rPr>
          <w:rFonts w:eastAsia="SimSun" w:cs="Times"/>
          <w:szCs w:val="20"/>
          <w:lang w:eastAsia="x-none"/>
        </w:rPr>
        <w:t xml:space="preserve">per email decision posted on May </w:t>
      </w:r>
      <w:r>
        <w:rPr>
          <w:rFonts w:eastAsia="SimSun" w:cs="Times"/>
          <w:szCs w:val="20"/>
          <w:lang w:eastAsia="x-none"/>
        </w:rPr>
        <w:t>20</w:t>
      </w:r>
      <w:r w:rsidRPr="003D218D">
        <w:rPr>
          <w:rFonts w:eastAsia="SimSun" w:cs="Times"/>
          <w:szCs w:val="20"/>
          <w:vertAlign w:val="superscript"/>
          <w:lang w:eastAsia="x-none"/>
        </w:rPr>
        <w:t>th</w:t>
      </w:r>
      <w:r>
        <w:rPr>
          <w:rFonts w:eastAsia="SimSun" w:cs="Times"/>
          <w:szCs w:val="20"/>
          <w:lang w:eastAsia="x-none"/>
        </w:rPr>
        <w:t>, the draft</w:t>
      </w:r>
      <w:r w:rsidRPr="003E2EB0">
        <w:rPr>
          <w:rFonts w:eastAsia="SimSun" w:cs="Times"/>
          <w:szCs w:val="20"/>
          <w:lang w:eastAsia="x-none"/>
        </w:rPr>
        <w:t xml:space="preserve"> LS</w:t>
      </w:r>
      <w:r>
        <w:rPr>
          <w:rFonts w:eastAsia="SimSun" w:cs="Times"/>
          <w:szCs w:val="20"/>
          <w:lang w:eastAsia="x-none"/>
        </w:rPr>
        <w:t xml:space="preserve"> is endorsed. Final LS </w:t>
      </w:r>
      <w:r w:rsidR="00677E77">
        <w:rPr>
          <w:lang w:eastAsia="x-none"/>
        </w:rPr>
        <w:t xml:space="preserve">response to </w:t>
      </w:r>
      <w:hyperlink r:id="rId790" w:history="1">
        <w:r w:rsidR="000B5C49">
          <w:rPr>
            <w:rStyle w:val="Hyperlink"/>
            <w:lang w:eastAsia="x-none"/>
          </w:rPr>
          <w:t>R1-2205493</w:t>
        </w:r>
      </w:hyperlink>
      <w:r w:rsidR="00677E77">
        <w:rPr>
          <w:lang w:eastAsia="x-none"/>
        </w:rPr>
        <w:t xml:space="preserve"> </w:t>
      </w:r>
      <w:r>
        <w:rPr>
          <w:rFonts w:eastAsia="SimSun" w:cs="Times"/>
          <w:szCs w:val="20"/>
          <w:lang w:eastAsia="x-none"/>
        </w:rPr>
        <w:t xml:space="preserve">is </w:t>
      </w:r>
      <w:r w:rsidRPr="00F21FDA">
        <w:rPr>
          <w:rFonts w:eastAsia="SimSun" w:cs="Times"/>
          <w:szCs w:val="20"/>
          <w:highlight w:val="green"/>
          <w:lang w:eastAsia="x-none"/>
        </w:rPr>
        <w:t>approved</w:t>
      </w:r>
      <w:r w:rsidR="00677E77" w:rsidRPr="00F21FDA">
        <w:rPr>
          <w:rFonts w:hint="eastAsia"/>
          <w:highlight w:val="green"/>
          <w:lang w:eastAsia="x-none"/>
        </w:rPr>
        <w:t xml:space="preserve"> in </w:t>
      </w:r>
      <w:hyperlink r:id="rId791" w:history="1">
        <w:r w:rsidR="000B5C49">
          <w:rPr>
            <w:rStyle w:val="Hyperlink"/>
            <w:highlight w:val="green"/>
            <w:lang w:eastAsia="x-none"/>
          </w:rPr>
          <w:t>R1-2205619</w:t>
        </w:r>
      </w:hyperlink>
      <w:r w:rsidR="00677E77">
        <w:rPr>
          <w:lang w:eastAsia="x-none"/>
        </w:rPr>
        <w:t>.</w:t>
      </w:r>
    </w:p>
    <w:p w14:paraId="19C3DA8C" w14:textId="77777777" w:rsidR="007D7F59" w:rsidRDefault="007D7F59" w:rsidP="00001F4E">
      <w:pPr>
        <w:pStyle w:val="Heading3"/>
      </w:pPr>
      <w:bookmarkStart w:id="148" w:name="_Toc101356989"/>
      <w:bookmarkStart w:id="149" w:name="_Toc105521327"/>
      <w:r w:rsidRPr="00D1420E">
        <w:t>Accuracy improvements</w:t>
      </w:r>
      <w:bookmarkEnd w:id="148"/>
      <w:bookmarkEnd w:id="149"/>
    </w:p>
    <w:p w14:paraId="09A3D985" w14:textId="283F61E4" w:rsidR="007D7F59" w:rsidRDefault="007D7F59" w:rsidP="007D7F59">
      <w:pPr>
        <w:rPr>
          <w:i/>
        </w:rPr>
      </w:pPr>
      <w:r>
        <w:rPr>
          <w:i/>
        </w:rPr>
        <w:t xml:space="preserve">For </w:t>
      </w:r>
      <w:r w:rsidRPr="00587DE1">
        <w:rPr>
          <w:i/>
        </w:rPr>
        <w:t>any maintenance on accuracy improvements related enhancements</w:t>
      </w:r>
    </w:p>
    <w:p w14:paraId="229B1D2E" w14:textId="77777777" w:rsidR="00001F4E" w:rsidRDefault="00001F4E" w:rsidP="00001F4E"/>
    <w:p w14:paraId="0E10624C" w14:textId="0983E2A6" w:rsidR="007D7F59" w:rsidRDefault="001B5688" w:rsidP="007D7F59">
      <w:pPr>
        <w:rPr>
          <w:lang w:eastAsia="x-none"/>
        </w:rPr>
      </w:pPr>
      <w:hyperlink r:id="rId792" w:history="1">
        <w:r w:rsidR="000B5C49">
          <w:rPr>
            <w:rStyle w:val="Hyperlink"/>
            <w:lang w:eastAsia="x-none"/>
          </w:rPr>
          <w:t>R1-2203099</w:t>
        </w:r>
      </w:hyperlink>
      <w:r w:rsidR="007D7F59" w:rsidRPr="006C2835">
        <w:rPr>
          <w:lang w:eastAsia="x-none"/>
        </w:rPr>
        <w:tab/>
        <w:t>Maintenance of Rel-17 positioning accuracy improvements</w:t>
      </w:r>
      <w:r w:rsidR="007D7F59" w:rsidRPr="006C2835">
        <w:rPr>
          <w:lang w:eastAsia="x-none"/>
        </w:rPr>
        <w:tab/>
        <w:t>Huawei, HiSilicon</w:t>
      </w:r>
    </w:p>
    <w:p w14:paraId="2597B941" w14:textId="4258638F" w:rsidR="007D7F59" w:rsidRPr="006C2835" w:rsidRDefault="001B5688" w:rsidP="007D7F59">
      <w:pPr>
        <w:rPr>
          <w:lang w:eastAsia="x-none"/>
        </w:rPr>
      </w:pPr>
      <w:hyperlink r:id="rId793" w:history="1">
        <w:r w:rsidR="000B5C49">
          <w:rPr>
            <w:rStyle w:val="Hyperlink"/>
            <w:lang w:eastAsia="x-none"/>
          </w:rPr>
          <w:t>R1-2205095</w:t>
        </w:r>
      </w:hyperlink>
      <w:r w:rsidR="00EA660D" w:rsidRPr="00EA660D">
        <w:rPr>
          <w:lang w:eastAsia="x-none"/>
        </w:rPr>
        <w:tab/>
        <w:t>Maintenance of NR Positioning Accuracy</w:t>
      </w:r>
      <w:r w:rsidR="00EA660D" w:rsidRPr="00EA660D">
        <w:rPr>
          <w:lang w:eastAsia="x-none"/>
        </w:rPr>
        <w:tab/>
        <w:t>Nokia, Nokia Shanghai Bell</w:t>
      </w:r>
      <w:r w:rsidR="00EA660D">
        <w:rPr>
          <w:lang w:eastAsia="x-none"/>
        </w:rPr>
        <w:tab/>
        <w:t xml:space="preserve">(rev of </w:t>
      </w:r>
      <w:hyperlink r:id="rId794" w:history="1">
        <w:r w:rsidR="000B5C49">
          <w:rPr>
            <w:rStyle w:val="Hyperlink"/>
            <w:lang w:eastAsia="x-none"/>
          </w:rPr>
          <w:t>R1-2203175</w:t>
        </w:r>
      </w:hyperlink>
      <w:r w:rsidR="00EA660D">
        <w:rPr>
          <w:lang w:eastAsia="x-none"/>
        </w:rPr>
        <w:t>)</w:t>
      </w:r>
    </w:p>
    <w:p w14:paraId="48AABC91" w14:textId="4903A7FE" w:rsidR="007D7F59" w:rsidRPr="006C2835" w:rsidRDefault="001B5688" w:rsidP="007D7F59">
      <w:pPr>
        <w:rPr>
          <w:lang w:eastAsia="x-none"/>
        </w:rPr>
      </w:pPr>
      <w:hyperlink r:id="rId795" w:history="1">
        <w:r w:rsidR="000B5C49">
          <w:rPr>
            <w:rStyle w:val="Hyperlink"/>
            <w:lang w:eastAsia="x-none"/>
          </w:rPr>
          <w:t>R1-2203436</w:t>
        </w:r>
      </w:hyperlink>
      <w:r w:rsidR="007D7F59" w:rsidRPr="006C2835">
        <w:rPr>
          <w:lang w:eastAsia="x-none"/>
        </w:rPr>
        <w:tab/>
        <w:t>Maintenance on enhancements of accuracy improvements for NR positioning</w:t>
      </w:r>
      <w:r w:rsidR="007D7F59" w:rsidRPr="006C2835">
        <w:rPr>
          <w:lang w:eastAsia="x-none"/>
        </w:rPr>
        <w:tab/>
        <w:t>CATT</w:t>
      </w:r>
    </w:p>
    <w:p w14:paraId="5910EB3A" w14:textId="40A7C16B" w:rsidR="007D7F59" w:rsidRPr="006C2835" w:rsidRDefault="001B5688" w:rsidP="007D7F59">
      <w:pPr>
        <w:rPr>
          <w:lang w:eastAsia="x-none"/>
        </w:rPr>
      </w:pPr>
      <w:hyperlink r:id="rId796" w:history="1">
        <w:r w:rsidR="000B5C49">
          <w:rPr>
            <w:rStyle w:val="Hyperlink"/>
            <w:lang w:eastAsia="x-none"/>
          </w:rPr>
          <w:t>R1-2203515</w:t>
        </w:r>
      </w:hyperlink>
      <w:r w:rsidR="007D7F59" w:rsidRPr="006C2835">
        <w:rPr>
          <w:lang w:eastAsia="x-none"/>
        </w:rPr>
        <w:tab/>
        <w:t>Maintenance on accuracy improvements for NR positioning enhancements</w:t>
      </w:r>
      <w:r w:rsidR="007D7F59" w:rsidRPr="006C2835">
        <w:rPr>
          <w:lang w:eastAsia="x-none"/>
        </w:rPr>
        <w:tab/>
        <w:t>vivo</w:t>
      </w:r>
    </w:p>
    <w:p w14:paraId="791D0721" w14:textId="3215DA05" w:rsidR="007D7F59" w:rsidRPr="006C2835" w:rsidRDefault="001B5688" w:rsidP="007D7F59">
      <w:pPr>
        <w:rPr>
          <w:lang w:eastAsia="x-none"/>
        </w:rPr>
      </w:pPr>
      <w:hyperlink r:id="rId797" w:history="1">
        <w:r w:rsidR="000B5C49">
          <w:rPr>
            <w:rStyle w:val="Hyperlink"/>
            <w:lang w:eastAsia="x-none"/>
          </w:rPr>
          <w:t>R1-2203619</w:t>
        </w:r>
      </w:hyperlink>
      <w:r w:rsidR="007D7F59" w:rsidRPr="006C2835">
        <w:rPr>
          <w:lang w:eastAsia="x-none"/>
        </w:rPr>
        <w:tab/>
        <w:t>Remaining issues on accuracy improvement for Rel-17 positioning</w:t>
      </w:r>
      <w:r w:rsidR="007D7F59" w:rsidRPr="006C2835">
        <w:rPr>
          <w:lang w:eastAsia="x-none"/>
        </w:rPr>
        <w:tab/>
        <w:t>ZTE</w:t>
      </w:r>
    </w:p>
    <w:p w14:paraId="69A76EE1" w14:textId="5F1AF273" w:rsidR="007D7F59" w:rsidRPr="006C2835" w:rsidRDefault="001B5688" w:rsidP="007D7F59">
      <w:pPr>
        <w:rPr>
          <w:lang w:eastAsia="x-none"/>
        </w:rPr>
      </w:pPr>
      <w:hyperlink r:id="rId798" w:history="1">
        <w:r w:rsidR="000B5C49">
          <w:rPr>
            <w:rStyle w:val="Hyperlink"/>
            <w:lang w:eastAsia="x-none"/>
          </w:rPr>
          <w:t>R1-2203864</w:t>
        </w:r>
      </w:hyperlink>
      <w:r w:rsidR="007D7F59" w:rsidRPr="006C2835">
        <w:rPr>
          <w:lang w:eastAsia="x-none"/>
        </w:rPr>
        <w:tab/>
        <w:t>Maintenance on accuracy improvement related enhancement</w:t>
      </w:r>
      <w:r w:rsidR="007D7F59" w:rsidRPr="006C2835">
        <w:rPr>
          <w:lang w:eastAsia="x-none"/>
        </w:rPr>
        <w:tab/>
        <w:t>Samsung</w:t>
      </w:r>
    </w:p>
    <w:p w14:paraId="57558B2C" w14:textId="4B436064" w:rsidR="007D7F59" w:rsidRPr="006C2835" w:rsidRDefault="001B5688" w:rsidP="007D7F59">
      <w:pPr>
        <w:rPr>
          <w:lang w:eastAsia="x-none"/>
        </w:rPr>
      </w:pPr>
      <w:hyperlink r:id="rId799" w:history="1">
        <w:r w:rsidR="000B5C49">
          <w:rPr>
            <w:rStyle w:val="Hyperlink"/>
            <w:lang w:eastAsia="x-none"/>
          </w:rPr>
          <w:t>R1-2203960</w:t>
        </w:r>
      </w:hyperlink>
      <w:r w:rsidR="007D7F59" w:rsidRPr="006C2835">
        <w:rPr>
          <w:lang w:eastAsia="x-none"/>
        </w:rPr>
        <w:tab/>
        <w:t>Maintenance of Rel-17 Positioning Accuracy Enhancement</w:t>
      </w:r>
      <w:r w:rsidR="007D7F59" w:rsidRPr="006C2835">
        <w:rPr>
          <w:lang w:eastAsia="x-none"/>
        </w:rPr>
        <w:tab/>
        <w:t>OPPO</w:t>
      </w:r>
    </w:p>
    <w:p w14:paraId="07C9043C" w14:textId="72E25EF7" w:rsidR="007D7F59" w:rsidRPr="006C2835" w:rsidRDefault="001B5688" w:rsidP="007D7F59">
      <w:pPr>
        <w:rPr>
          <w:lang w:eastAsia="x-none"/>
        </w:rPr>
      </w:pPr>
      <w:hyperlink r:id="rId800" w:history="1">
        <w:r w:rsidR="000B5C49">
          <w:rPr>
            <w:rStyle w:val="Hyperlink"/>
            <w:lang w:eastAsia="x-none"/>
          </w:rPr>
          <w:t>R1-2204127</w:t>
        </w:r>
      </w:hyperlink>
      <w:r w:rsidR="007D7F59" w:rsidRPr="006C2835">
        <w:rPr>
          <w:lang w:eastAsia="x-none"/>
        </w:rPr>
        <w:tab/>
        <w:t>Remaining issues for accuracy enhancements for NR positioning</w:t>
      </w:r>
      <w:r w:rsidR="007D7F59" w:rsidRPr="006C2835">
        <w:rPr>
          <w:lang w:eastAsia="x-none"/>
        </w:rPr>
        <w:tab/>
        <w:t>InterDigital, Inc.</w:t>
      </w:r>
    </w:p>
    <w:p w14:paraId="45B41ED4" w14:textId="650F37CC" w:rsidR="007D7F59" w:rsidRPr="006C2835" w:rsidRDefault="001B5688" w:rsidP="007D7F59">
      <w:pPr>
        <w:rPr>
          <w:lang w:eastAsia="x-none"/>
        </w:rPr>
      </w:pPr>
      <w:hyperlink r:id="rId801" w:history="1">
        <w:r w:rsidR="000B5C49">
          <w:rPr>
            <w:rStyle w:val="Hyperlink"/>
            <w:lang w:eastAsia="x-none"/>
          </w:rPr>
          <w:t>R1-2204275</w:t>
        </w:r>
      </w:hyperlink>
      <w:r w:rsidR="007D7F59" w:rsidRPr="006C2835">
        <w:rPr>
          <w:lang w:eastAsia="x-none"/>
        </w:rPr>
        <w:tab/>
        <w:t>Remaining issues on accuracy improvements</w:t>
      </w:r>
      <w:r w:rsidR="007D7F59" w:rsidRPr="006C2835">
        <w:rPr>
          <w:lang w:eastAsia="x-none"/>
        </w:rPr>
        <w:tab/>
        <w:t>CMCC</w:t>
      </w:r>
    </w:p>
    <w:p w14:paraId="2A0F8B3A" w14:textId="485962E2" w:rsidR="007D7F59" w:rsidRPr="006C2835" w:rsidRDefault="001B5688" w:rsidP="007D7F59">
      <w:pPr>
        <w:rPr>
          <w:lang w:eastAsia="x-none"/>
        </w:rPr>
      </w:pPr>
      <w:hyperlink r:id="rId802" w:history="1">
        <w:r w:rsidR="000B5C49">
          <w:rPr>
            <w:rStyle w:val="Hyperlink"/>
            <w:lang w:eastAsia="x-none"/>
          </w:rPr>
          <w:t>R1-2204346</w:t>
        </w:r>
      </w:hyperlink>
      <w:r w:rsidR="007D7F59" w:rsidRPr="006C2835">
        <w:rPr>
          <w:lang w:eastAsia="x-none"/>
        </w:rPr>
        <w:tab/>
        <w:t>Remaining issue on accuracy improvements</w:t>
      </w:r>
      <w:r w:rsidR="007D7F59" w:rsidRPr="006C2835">
        <w:rPr>
          <w:lang w:eastAsia="x-none"/>
        </w:rPr>
        <w:tab/>
        <w:t>NTT DOCOMO, INC.</w:t>
      </w:r>
    </w:p>
    <w:p w14:paraId="315CEC3D" w14:textId="37735ED7" w:rsidR="007D7F59" w:rsidRPr="006C2835" w:rsidRDefault="001B5688" w:rsidP="007D7F59">
      <w:pPr>
        <w:rPr>
          <w:lang w:eastAsia="x-none"/>
        </w:rPr>
      </w:pPr>
      <w:hyperlink r:id="rId803" w:history="1">
        <w:r w:rsidR="000B5C49">
          <w:rPr>
            <w:rStyle w:val="Hyperlink"/>
            <w:lang w:eastAsia="x-none"/>
          </w:rPr>
          <w:t>R1-2204942</w:t>
        </w:r>
      </w:hyperlink>
      <w:r w:rsidR="007D7F59" w:rsidRPr="006C2835">
        <w:rPr>
          <w:lang w:eastAsia="x-none"/>
        </w:rPr>
        <w:tab/>
        <w:t>Maintenance of accuracy improvements for NR positioning enhancements</w:t>
      </w:r>
      <w:r w:rsidR="007D7F59" w:rsidRPr="006C2835">
        <w:rPr>
          <w:lang w:eastAsia="x-none"/>
        </w:rPr>
        <w:tab/>
        <w:t>Ericsson</w:t>
      </w:r>
    </w:p>
    <w:p w14:paraId="54DFB487" w14:textId="695BCE76" w:rsidR="007D7F59" w:rsidRDefault="001B5688" w:rsidP="007D7F59">
      <w:pPr>
        <w:rPr>
          <w:lang w:eastAsia="x-none"/>
        </w:rPr>
      </w:pPr>
      <w:hyperlink r:id="rId804" w:history="1">
        <w:r w:rsidR="000B5C49">
          <w:rPr>
            <w:rStyle w:val="Hyperlink"/>
            <w:lang w:eastAsia="x-none"/>
          </w:rPr>
          <w:t>R1-2204985</w:t>
        </w:r>
      </w:hyperlink>
      <w:r w:rsidR="007D7F59" w:rsidRPr="006C2835">
        <w:rPr>
          <w:lang w:eastAsia="x-none"/>
        </w:rPr>
        <w:tab/>
        <w:t>Maintenance on Accuracy Improvements</w:t>
      </w:r>
      <w:r w:rsidR="007D7F59" w:rsidRPr="006C2835">
        <w:rPr>
          <w:lang w:eastAsia="x-none"/>
        </w:rPr>
        <w:tab/>
        <w:t>Qualcomm Incorporated</w:t>
      </w:r>
    </w:p>
    <w:p w14:paraId="1580F69B" w14:textId="0F814BA3" w:rsidR="00F43886" w:rsidRDefault="00F43886" w:rsidP="007D7F59">
      <w:pPr>
        <w:rPr>
          <w:lang w:eastAsia="x-none"/>
        </w:rPr>
      </w:pPr>
    </w:p>
    <w:p w14:paraId="2B548BDD" w14:textId="77777777" w:rsidR="00F43886" w:rsidRPr="00024F96" w:rsidRDefault="00F43886" w:rsidP="00F43886">
      <w:pPr>
        <w:rPr>
          <w:rFonts w:cs="Times"/>
          <w:szCs w:val="20"/>
          <w:lang w:eastAsia="x-none"/>
        </w:rPr>
      </w:pPr>
      <w:r w:rsidRPr="00024F96">
        <w:rPr>
          <w:rFonts w:cs="Times"/>
          <w:szCs w:val="20"/>
          <w:lang w:eastAsia="x-none"/>
        </w:rPr>
        <w:t>[109-e-R17-ePos-02] – Ren Da (CATT)</w:t>
      </w:r>
    </w:p>
    <w:p w14:paraId="76C23DED" w14:textId="327D48B1" w:rsidR="00F43886" w:rsidRPr="00F43886" w:rsidRDefault="00F43886" w:rsidP="00F43886">
      <w:pPr>
        <w:rPr>
          <w:rFonts w:cs="Times"/>
          <w:szCs w:val="20"/>
          <w:lang w:eastAsia="x-none"/>
        </w:rPr>
      </w:pPr>
      <w:r w:rsidRPr="00F43886">
        <w:rPr>
          <w:rFonts w:cs="Times"/>
          <w:szCs w:val="20"/>
          <w:lang w:eastAsia="x-none"/>
        </w:rPr>
        <w:t xml:space="preserve">Email discussion under 8.5.1 for maintenance on accuracy improvements by mitigating UE Rx/Tx and/or gNB Rx/Tx timing delays, for issues 1-1, 1-2, 1-6, 1-9, 1-13, 1-14, 1-15, 1-16 in </w:t>
      </w:r>
      <w:hyperlink r:id="rId805" w:history="1">
        <w:r w:rsidR="000B5C49">
          <w:rPr>
            <w:rStyle w:val="Hyperlink"/>
            <w:rFonts w:cs="Times"/>
            <w:szCs w:val="20"/>
            <w:lang w:eastAsia="x-none"/>
          </w:rPr>
          <w:t>R1-2205097</w:t>
        </w:r>
      </w:hyperlink>
      <w:r w:rsidRPr="00F43886">
        <w:rPr>
          <w:rFonts w:cs="Times"/>
          <w:szCs w:val="20"/>
          <w:lang w:eastAsia="x-none"/>
        </w:rPr>
        <w:t xml:space="preserve">, including discussion on LS in </w:t>
      </w:r>
      <w:hyperlink r:id="rId806" w:history="1">
        <w:r w:rsidR="000B5C49">
          <w:rPr>
            <w:rStyle w:val="Hyperlink"/>
            <w:rFonts w:cs="Times"/>
            <w:szCs w:val="20"/>
            <w:lang w:eastAsia="x-none"/>
          </w:rPr>
          <w:t>R1-2203024</w:t>
        </w:r>
      </w:hyperlink>
    </w:p>
    <w:p w14:paraId="14CE9E2B" w14:textId="77777777" w:rsidR="00F43886" w:rsidRPr="00F43886" w:rsidRDefault="00F43886" w:rsidP="00F43886">
      <w:pPr>
        <w:numPr>
          <w:ilvl w:val="0"/>
          <w:numId w:val="65"/>
        </w:numPr>
        <w:rPr>
          <w:rFonts w:cs="Times"/>
          <w:szCs w:val="20"/>
          <w:lang w:eastAsia="x-none"/>
        </w:rPr>
      </w:pPr>
      <w:r w:rsidRPr="00F43886">
        <w:rPr>
          <w:rFonts w:cs="Times"/>
          <w:szCs w:val="20"/>
          <w:lang w:eastAsia="x-none"/>
        </w:rPr>
        <w:t>1</w:t>
      </w:r>
      <w:r w:rsidRPr="00F43886">
        <w:rPr>
          <w:rFonts w:cs="Times"/>
          <w:szCs w:val="20"/>
          <w:vertAlign w:val="superscript"/>
          <w:lang w:eastAsia="x-none"/>
        </w:rPr>
        <w:t>st</w:t>
      </w:r>
      <w:r w:rsidRPr="00F43886">
        <w:rPr>
          <w:rFonts w:cs="Times"/>
          <w:szCs w:val="20"/>
          <w:lang w:eastAsia="x-none"/>
        </w:rPr>
        <w:t xml:space="preserve"> check point: </w:t>
      </w:r>
      <w:r w:rsidRPr="00F43886">
        <w:rPr>
          <w:rFonts w:cs="Times"/>
          <w:szCs w:val="20"/>
          <w:lang w:eastAsia="zh-CN"/>
        </w:rPr>
        <w:t>May 13 (any RRC impact by May 12)</w:t>
      </w:r>
    </w:p>
    <w:p w14:paraId="5596A5C5" w14:textId="77777777" w:rsidR="00F43886" w:rsidRPr="00F43886" w:rsidRDefault="00F43886" w:rsidP="00F43886">
      <w:pPr>
        <w:numPr>
          <w:ilvl w:val="0"/>
          <w:numId w:val="65"/>
        </w:numPr>
        <w:rPr>
          <w:rFonts w:cs="Times"/>
          <w:szCs w:val="20"/>
          <w:lang w:eastAsia="x-none"/>
        </w:rPr>
      </w:pPr>
      <w:r w:rsidRPr="00F43886">
        <w:rPr>
          <w:rFonts w:cs="Times"/>
          <w:szCs w:val="20"/>
          <w:lang w:eastAsia="x-none"/>
        </w:rPr>
        <w:t xml:space="preserve">Final check point: </w:t>
      </w:r>
      <w:r w:rsidRPr="00F43886">
        <w:rPr>
          <w:rFonts w:cs="Times"/>
          <w:szCs w:val="20"/>
          <w:lang w:eastAsia="zh-CN"/>
        </w:rPr>
        <w:t>May 18</w:t>
      </w:r>
    </w:p>
    <w:p w14:paraId="71D9171A" w14:textId="59613D05" w:rsidR="00EA660D" w:rsidRPr="00EA660D" w:rsidRDefault="001B5688" w:rsidP="00EA660D">
      <w:pPr>
        <w:spacing w:line="220" w:lineRule="exact"/>
        <w:rPr>
          <w:rFonts w:cs="Times"/>
          <w:b/>
          <w:bCs/>
          <w:szCs w:val="20"/>
          <w:lang w:eastAsia="x-none"/>
        </w:rPr>
      </w:pPr>
      <w:hyperlink r:id="rId807" w:history="1">
        <w:r w:rsidR="000B5C49">
          <w:rPr>
            <w:rStyle w:val="Hyperlink"/>
            <w:rFonts w:cs="Times"/>
            <w:b/>
            <w:bCs/>
            <w:szCs w:val="20"/>
            <w:lang w:eastAsia="x-none"/>
          </w:rPr>
          <w:t>R1-2205161</w:t>
        </w:r>
      </w:hyperlink>
      <w:r w:rsidR="00EA660D" w:rsidRPr="00EA660D">
        <w:rPr>
          <w:rFonts w:cs="Times"/>
          <w:b/>
          <w:bCs/>
          <w:szCs w:val="20"/>
          <w:lang w:eastAsia="x-none"/>
        </w:rPr>
        <w:tab/>
        <w:t>FL Summary for mitigating UE/gNB Rx/Tx timing delays</w:t>
      </w:r>
      <w:r w:rsidR="00EA660D" w:rsidRPr="00EA660D">
        <w:rPr>
          <w:rFonts w:cs="Times"/>
          <w:b/>
          <w:bCs/>
          <w:szCs w:val="20"/>
          <w:lang w:eastAsia="x-none"/>
        </w:rPr>
        <w:tab/>
        <w:t>Moderator (CATT)</w:t>
      </w:r>
    </w:p>
    <w:p w14:paraId="0D9DB78F" w14:textId="163DBA1B" w:rsidR="00EA660D" w:rsidRDefault="00EA660D" w:rsidP="00EA660D">
      <w:pPr>
        <w:spacing w:line="220" w:lineRule="exact"/>
        <w:rPr>
          <w:rFonts w:cs="Times"/>
          <w:szCs w:val="20"/>
          <w:lang w:eastAsia="x-none"/>
        </w:rPr>
      </w:pPr>
      <w:r w:rsidRPr="002501B8">
        <w:rPr>
          <w:rFonts w:eastAsia="SimSun" w:cs="Times"/>
          <w:b/>
          <w:bCs/>
          <w:szCs w:val="20"/>
          <w:lang w:eastAsia="x-none"/>
        </w:rPr>
        <w:t>Decision:</w:t>
      </w:r>
      <w:r w:rsidRPr="002501B8">
        <w:rPr>
          <w:rFonts w:eastAsia="SimSun" w:cs="Times"/>
          <w:szCs w:val="20"/>
          <w:lang w:eastAsia="x-none"/>
        </w:rPr>
        <w:t xml:space="preserve"> As</w:t>
      </w:r>
      <w:r>
        <w:rPr>
          <w:rFonts w:eastAsia="SimSun" w:cs="Times"/>
          <w:szCs w:val="20"/>
          <w:lang w:eastAsia="x-none"/>
        </w:rPr>
        <w:t xml:space="preserve"> </w:t>
      </w:r>
      <w:r w:rsidRPr="002501B8">
        <w:rPr>
          <w:rFonts w:eastAsia="SimSun" w:cs="Times"/>
          <w:szCs w:val="20"/>
          <w:lang w:eastAsia="x-none"/>
        </w:rPr>
        <w:t xml:space="preserve">per email decision posted on May </w:t>
      </w:r>
      <w:r>
        <w:rPr>
          <w:rFonts w:eastAsia="SimSun" w:cs="Times"/>
          <w:szCs w:val="20"/>
          <w:lang w:eastAsia="x-none"/>
        </w:rPr>
        <w:t>13</w:t>
      </w:r>
      <w:r w:rsidRPr="003D218D">
        <w:rPr>
          <w:rFonts w:eastAsia="SimSun" w:cs="Times"/>
          <w:szCs w:val="20"/>
          <w:vertAlign w:val="superscript"/>
          <w:lang w:eastAsia="x-none"/>
        </w:rPr>
        <w:t>th</w:t>
      </w:r>
      <w:r>
        <w:rPr>
          <w:rFonts w:eastAsia="SimSun" w:cs="Times"/>
          <w:szCs w:val="20"/>
          <w:lang w:eastAsia="x-none"/>
        </w:rPr>
        <w:t>,</w:t>
      </w:r>
    </w:p>
    <w:p w14:paraId="08344065" w14:textId="77777777" w:rsidR="00EA660D" w:rsidRPr="00EA660D" w:rsidRDefault="00EA660D" w:rsidP="00EA660D">
      <w:pPr>
        <w:kinsoku w:val="0"/>
        <w:spacing w:line="220" w:lineRule="exact"/>
        <w:rPr>
          <w:rFonts w:ascii="Times New Roman" w:hAnsi="Times New Roman"/>
          <w:bCs/>
          <w:u w:val="single"/>
          <w:lang w:eastAsia="x-none"/>
        </w:rPr>
      </w:pPr>
      <w:r w:rsidRPr="00EA660D">
        <w:rPr>
          <w:rFonts w:ascii="Times New Roman" w:hAnsi="Times New Roman"/>
          <w:bCs/>
          <w:u w:val="single"/>
          <w:lang w:eastAsia="x-none"/>
        </w:rPr>
        <w:t>Conclusion</w:t>
      </w:r>
    </w:p>
    <w:p w14:paraId="57971112" w14:textId="77777777" w:rsidR="00EA660D" w:rsidRPr="000E4CEA" w:rsidRDefault="00EA660D" w:rsidP="00EA660D">
      <w:r w:rsidRPr="000E4CEA">
        <w:lastRenderedPageBreak/>
        <w:t>RAN1 will not further discuss how to define the framework for Tx TEG unless RAN4 explicitly sends an LS with an action to RAN1.</w:t>
      </w:r>
    </w:p>
    <w:p w14:paraId="5976CA16" w14:textId="77777777" w:rsidR="00EA660D" w:rsidRDefault="00EA660D" w:rsidP="00CF6E6D">
      <w:pPr>
        <w:pStyle w:val="ListParagraph"/>
        <w:numPr>
          <w:ilvl w:val="0"/>
          <w:numId w:val="426"/>
        </w:numPr>
      </w:pPr>
      <w:r w:rsidRPr="000E4CEA">
        <w:t>Include the conclusion in reply LS to RAN4.</w:t>
      </w:r>
    </w:p>
    <w:p w14:paraId="7E9DF4A6" w14:textId="77777777" w:rsidR="00EA660D" w:rsidRPr="00EA660D" w:rsidRDefault="00EA660D" w:rsidP="00EA660D">
      <w:pPr>
        <w:kinsoku w:val="0"/>
        <w:spacing w:line="220" w:lineRule="exact"/>
        <w:rPr>
          <w:rFonts w:ascii="Times New Roman" w:hAnsi="Times New Roman"/>
          <w:bCs/>
          <w:lang w:eastAsia="x-none"/>
        </w:rPr>
      </w:pPr>
      <w:r w:rsidRPr="00EA660D">
        <w:rPr>
          <w:rFonts w:ascii="Times New Roman" w:hAnsi="Times New Roman" w:hint="eastAsia"/>
          <w:bCs/>
          <w:highlight w:val="green"/>
          <w:lang w:eastAsia="x-none"/>
        </w:rPr>
        <w:t>Agreement</w:t>
      </w:r>
    </w:p>
    <w:p w14:paraId="0CBF7FB7" w14:textId="381AC6E4" w:rsidR="00EA660D" w:rsidRPr="000E4CEA" w:rsidRDefault="00EA660D" w:rsidP="00EA660D">
      <w:pPr>
        <w:kinsoku w:val="0"/>
        <w:spacing w:line="220" w:lineRule="exact"/>
        <w:rPr>
          <w:rFonts w:ascii="Times New Roman" w:hAnsi="Times New Roman"/>
          <w:lang w:eastAsia="x-none"/>
        </w:rPr>
      </w:pPr>
      <w:r w:rsidRPr="000E4CEA">
        <w:rPr>
          <w:rFonts w:ascii="Times New Roman" w:hAnsi="Times New Roman"/>
          <w:lang w:eastAsia="x-none"/>
        </w:rPr>
        <w:t xml:space="preserve">It is RAN1’s understanding that when the TEG feature is combined with the reporting of multiple measurement instances as liaised in </w:t>
      </w:r>
      <w:hyperlink r:id="rId808" w:history="1">
        <w:r w:rsidR="000B5C49">
          <w:rPr>
            <w:rStyle w:val="Hyperlink"/>
            <w:rFonts w:ascii="Times New Roman" w:hAnsi="Times New Roman"/>
            <w:lang w:eastAsia="x-none"/>
          </w:rPr>
          <w:t>R1-2202922</w:t>
        </w:r>
      </w:hyperlink>
      <w:r w:rsidRPr="000E4CEA">
        <w:rPr>
          <w:rFonts w:ascii="Times New Roman" w:hAnsi="Times New Roman"/>
          <w:lang w:eastAsia="x-none"/>
        </w:rPr>
        <w:t>, the applicability of a reported UE/TRP Rx/RxTx TEG is limited to the measurements contained within the single measurement instance of a measurement report in which the Rx/RxTx TEG information is provided, and only to measurements that are tagged with the corresponding Rx/RxTx TEG ID.</w:t>
      </w:r>
    </w:p>
    <w:p w14:paraId="29934940" w14:textId="77777777" w:rsidR="00EA660D" w:rsidRPr="006E2DC3" w:rsidRDefault="00EA660D" w:rsidP="00CF6E6D">
      <w:pPr>
        <w:pStyle w:val="ListParagraph"/>
        <w:numPr>
          <w:ilvl w:val="0"/>
          <w:numId w:val="428"/>
        </w:numPr>
      </w:pPr>
      <w:r w:rsidRPr="006E2DC3">
        <w:t>Include above statement in reply LS to RAN2, RAN3, RAN4</w:t>
      </w:r>
    </w:p>
    <w:p w14:paraId="1FC8BF0E" w14:textId="77777777" w:rsidR="00EA660D" w:rsidRPr="000E4CEA" w:rsidRDefault="00EA660D" w:rsidP="00EA660D">
      <w:pPr>
        <w:kinsoku w:val="0"/>
        <w:spacing w:line="220" w:lineRule="exact"/>
        <w:rPr>
          <w:rFonts w:ascii="Times New Roman" w:hAnsi="Times New Roman"/>
          <w:b/>
          <w:lang w:eastAsia="x-none"/>
        </w:rPr>
      </w:pPr>
      <w:r>
        <w:rPr>
          <w:rFonts w:ascii="Times New Roman" w:hAnsi="Times New Roman"/>
          <w:b/>
          <w:lang w:eastAsia="x-none"/>
        </w:rPr>
        <w:t>Conclusion</w:t>
      </w:r>
    </w:p>
    <w:p w14:paraId="7356436A" w14:textId="77777777" w:rsidR="00EA660D" w:rsidRPr="000E4CEA" w:rsidRDefault="00EA660D" w:rsidP="00EA660D">
      <w:r w:rsidRPr="000E4CEA">
        <w:t>RAN1 will not further discuss how to handle change/updates of the UE Tx TEG association in higher-layer signaling unless RAN2 explicitly sends an LS with an action to RAN1.</w:t>
      </w:r>
    </w:p>
    <w:p w14:paraId="4F6536B6" w14:textId="77777777" w:rsidR="00EA660D" w:rsidRPr="006E2DC3" w:rsidRDefault="00EA660D" w:rsidP="00CF6E6D">
      <w:pPr>
        <w:pStyle w:val="ListParagraph"/>
        <w:numPr>
          <w:ilvl w:val="0"/>
          <w:numId w:val="428"/>
        </w:numPr>
      </w:pPr>
      <w:r w:rsidRPr="006E2DC3">
        <w:t>Include the conclusion in reply LS to RAN2.</w:t>
      </w:r>
    </w:p>
    <w:p w14:paraId="49B68F04" w14:textId="77777777" w:rsidR="00EA660D" w:rsidRPr="00EA660D" w:rsidRDefault="00EA660D" w:rsidP="00EA660D">
      <w:pPr>
        <w:kinsoku w:val="0"/>
        <w:spacing w:line="220" w:lineRule="exact"/>
        <w:rPr>
          <w:rFonts w:ascii="Times New Roman" w:hAnsi="Times New Roman"/>
          <w:bCs/>
          <w:highlight w:val="green"/>
          <w:lang w:eastAsia="x-none"/>
        </w:rPr>
      </w:pPr>
      <w:r w:rsidRPr="00EA660D">
        <w:rPr>
          <w:rFonts w:ascii="Times New Roman" w:hAnsi="Times New Roman" w:hint="eastAsia"/>
          <w:bCs/>
          <w:highlight w:val="green"/>
          <w:lang w:eastAsia="x-none"/>
        </w:rPr>
        <w:t>Agreement</w:t>
      </w:r>
    </w:p>
    <w:p w14:paraId="7B996E15" w14:textId="77777777" w:rsidR="00EA660D" w:rsidRPr="000E4CEA" w:rsidRDefault="00EA660D" w:rsidP="00CF6E6D">
      <w:pPr>
        <w:pStyle w:val="ListParagraph"/>
        <w:numPr>
          <w:ilvl w:val="0"/>
          <w:numId w:val="428"/>
        </w:numPr>
      </w:pPr>
      <w:r w:rsidRPr="000E4CEA">
        <w:rPr>
          <w:rFonts w:hint="eastAsia"/>
        </w:rPr>
        <w:t xml:space="preserve">Support up to 32 measurement instances </w:t>
      </w:r>
      <w:r>
        <w:rPr>
          <w:rFonts w:hint="eastAsia"/>
        </w:rPr>
        <w:t>in a single measurement report.</w:t>
      </w:r>
    </w:p>
    <w:p w14:paraId="48210F78" w14:textId="77777777" w:rsidR="00EA660D" w:rsidRPr="006E2DC3" w:rsidRDefault="00EA660D" w:rsidP="00CF6E6D">
      <w:pPr>
        <w:pStyle w:val="ListParagraph"/>
        <w:numPr>
          <w:ilvl w:val="0"/>
          <w:numId w:val="428"/>
        </w:numPr>
      </w:pPr>
      <w:r w:rsidRPr="006E2DC3">
        <w:rPr>
          <w:rFonts w:hint="eastAsia"/>
        </w:rPr>
        <w:t>Inform RAN2/RAN3 on RAN1</w:t>
      </w:r>
      <w:r w:rsidRPr="006E2DC3">
        <w:rPr>
          <w:rFonts w:hint="eastAsia"/>
        </w:rPr>
        <w:t>’</w:t>
      </w:r>
      <w:r w:rsidRPr="006E2DC3">
        <w:rPr>
          <w:rFonts w:hint="eastAsia"/>
        </w:rPr>
        <w:t>s decision</w:t>
      </w:r>
    </w:p>
    <w:p w14:paraId="42EE27E5" w14:textId="77777777" w:rsidR="00EA660D" w:rsidRPr="00EA660D" w:rsidRDefault="00EA660D" w:rsidP="00EA660D">
      <w:pPr>
        <w:kinsoku w:val="0"/>
        <w:spacing w:line="220" w:lineRule="exact"/>
        <w:rPr>
          <w:rFonts w:ascii="Times New Roman" w:hAnsi="Times New Roman"/>
          <w:bCs/>
          <w:highlight w:val="green"/>
          <w:lang w:eastAsia="x-none"/>
        </w:rPr>
      </w:pPr>
      <w:r w:rsidRPr="00EA660D">
        <w:rPr>
          <w:rFonts w:ascii="Times New Roman" w:hAnsi="Times New Roman" w:hint="eastAsia"/>
          <w:bCs/>
          <w:highlight w:val="green"/>
          <w:lang w:eastAsia="x-none"/>
        </w:rPr>
        <w:t>Agreement</w:t>
      </w:r>
    </w:p>
    <w:p w14:paraId="457D5116" w14:textId="75F5DE03" w:rsidR="00EA660D" w:rsidRDefault="00EA660D" w:rsidP="00CF6E6D">
      <w:pPr>
        <w:pStyle w:val="ListParagraph"/>
        <w:numPr>
          <w:ilvl w:val="0"/>
          <w:numId w:val="429"/>
        </w:numPr>
        <w:rPr>
          <w:lang w:eastAsia="x-none"/>
        </w:rPr>
      </w:pPr>
      <w:r w:rsidRPr="00DC70ED">
        <w:rPr>
          <w:lang w:eastAsia="x-none"/>
        </w:rPr>
        <w:t xml:space="preserve">TP1 (for TS38.214 v17.1.0, clause 5.1.6.5) and TP2 (for TS38.214 v17.1.0, clause 6.2.1.4) of (Round 2) Proposal 7-1 in section 7.1 of </w:t>
      </w:r>
      <w:hyperlink r:id="rId809" w:history="1">
        <w:r w:rsidR="000B5C49">
          <w:rPr>
            <w:rStyle w:val="Hyperlink"/>
            <w:lang w:eastAsia="x-none"/>
          </w:rPr>
          <w:t>R1-2205161</w:t>
        </w:r>
      </w:hyperlink>
      <w:r w:rsidRPr="00DC70ED">
        <w:rPr>
          <w:lang w:eastAsia="x-none"/>
        </w:rPr>
        <w:t xml:space="preserve"> are endorsed.</w:t>
      </w:r>
    </w:p>
    <w:p w14:paraId="5791B45F" w14:textId="77777777" w:rsidR="00EA660D" w:rsidRPr="00403597" w:rsidRDefault="00EA660D" w:rsidP="00EA660D">
      <w:pPr>
        <w:kinsoku w:val="0"/>
        <w:spacing w:line="220" w:lineRule="exact"/>
        <w:rPr>
          <w:rFonts w:ascii="Times New Roman" w:hAnsi="Times New Roman"/>
          <w:bCs/>
          <w:highlight w:val="green"/>
          <w:lang w:eastAsia="x-none"/>
        </w:rPr>
      </w:pPr>
      <w:r w:rsidRPr="00403597">
        <w:rPr>
          <w:rFonts w:ascii="Times New Roman" w:hAnsi="Times New Roman" w:hint="eastAsia"/>
          <w:bCs/>
          <w:highlight w:val="green"/>
          <w:lang w:eastAsia="x-none"/>
        </w:rPr>
        <w:t>Agreement</w:t>
      </w:r>
    </w:p>
    <w:p w14:paraId="0BC17C74" w14:textId="3708E1B0" w:rsidR="00EA660D" w:rsidRDefault="00EA660D" w:rsidP="00CF6E6D">
      <w:pPr>
        <w:pStyle w:val="ListParagraph"/>
        <w:numPr>
          <w:ilvl w:val="0"/>
          <w:numId w:val="429"/>
        </w:numPr>
        <w:rPr>
          <w:lang w:eastAsia="x-none"/>
        </w:rPr>
      </w:pPr>
      <w:r w:rsidRPr="00DC70ED">
        <w:rPr>
          <w:lang w:eastAsia="x-none"/>
        </w:rPr>
        <w:t xml:space="preserve">The Text Proposal (for TS38.214 v17.1.0, clause 6.2.1.4) of (Round 3) Proposal 7-2 in section 7.2 of </w:t>
      </w:r>
      <w:hyperlink r:id="rId810" w:history="1">
        <w:r w:rsidR="000B5C49">
          <w:rPr>
            <w:rStyle w:val="Hyperlink"/>
            <w:lang w:eastAsia="x-none"/>
          </w:rPr>
          <w:t>R1-2205161</w:t>
        </w:r>
      </w:hyperlink>
      <w:r w:rsidRPr="00DC70ED">
        <w:rPr>
          <w:lang w:eastAsia="x-none"/>
        </w:rPr>
        <w:t xml:space="preserve"> is endorsed.</w:t>
      </w:r>
    </w:p>
    <w:p w14:paraId="18D01CC0" w14:textId="2D094B7B" w:rsidR="00EA660D" w:rsidRDefault="00EA660D" w:rsidP="00EA660D">
      <w:pPr>
        <w:rPr>
          <w:lang w:eastAsia="x-none"/>
        </w:rPr>
      </w:pPr>
    </w:p>
    <w:p w14:paraId="45F8E6F3" w14:textId="72CE0E8D" w:rsidR="00403597" w:rsidRDefault="00403597" w:rsidP="00403597">
      <w:pPr>
        <w:spacing w:line="220" w:lineRule="exact"/>
        <w:rPr>
          <w:rFonts w:cs="Times"/>
          <w:szCs w:val="20"/>
          <w:lang w:eastAsia="x-none"/>
        </w:rPr>
      </w:pPr>
      <w:r w:rsidRPr="002501B8">
        <w:rPr>
          <w:rFonts w:eastAsia="SimSun" w:cs="Times"/>
          <w:b/>
          <w:bCs/>
          <w:szCs w:val="20"/>
          <w:lang w:eastAsia="x-none"/>
        </w:rPr>
        <w:t>Decision:</w:t>
      </w:r>
      <w:r w:rsidRPr="002501B8">
        <w:rPr>
          <w:rFonts w:eastAsia="SimSun" w:cs="Times"/>
          <w:szCs w:val="20"/>
          <w:lang w:eastAsia="x-none"/>
        </w:rPr>
        <w:t xml:space="preserve"> As</w:t>
      </w:r>
      <w:r>
        <w:rPr>
          <w:rFonts w:eastAsia="SimSun" w:cs="Times"/>
          <w:szCs w:val="20"/>
          <w:lang w:eastAsia="x-none"/>
        </w:rPr>
        <w:t xml:space="preserve"> </w:t>
      </w:r>
      <w:r w:rsidRPr="002501B8">
        <w:rPr>
          <w:rFonts w:eastAsia="SimSun" w:cs="Times"/>
          <w:szCs w:val="20"/>
          <w:lang w:eastAsia="x-none"/>
        </w:rPr>
        <w:t xml:space="preserve">per email decision posted on May </w:t>
      </w:r>
      <w:r>
        <w:rPr>
          <w:rFonts w:eastAsia="SimSun" w:cs="Times"/>
          <w:szCs w:val="20"/>
          <w:lang w:eastAsia="x-none"/>
        </w:rPr>
        <w:t>20</w:t>
      </w:r>
      <w:r w:rsidRPr="003D218D">
        <w:rPr>
          <w:rFonts w:eastAsia="SimSun" w:cs="Times"/>
          <w:szCs w:val="20"/>
          <w:vertAlign w:val="superscript"/>
          <w:lang w:eastAsia="x-none"/>
        </w:rPr>
        <w:t>th</w:t>
      </w:r>
      <w:r>
        <w:rPr>
          <w:rFonts w:eastAsia="SimSun" w:cs="Times"/>
          <w:szCs w:val="20"/>
          <w:lang w:eastAsia="x-none"/>
        </w:rPr>
        <w:t>,</w:t>
      </w:r>
    </w:p>
    <w:p w14:paraId="02EBA47B" w14:textId="77777777" w:rsidR="00EA660D" w:rsidRPr="00403597" w:rsidRDefault="00EA660D" w:rsidP="00EA660D">
      <w:pPr>
        <w:kinsoku w:val="0"/>
        <w:spacing w:line="220" w:lineRule="exact"/>
        <w:rPr>
          <w:rFonts w:ascii="Times New Roman" w:hAnsi="Times New Roman"/>
          <w:bCs/>
          <w:highlight w:val="green"/>
          <w:lang w:eastAsia="x-none"/>
        </w:rPr>
      </w:pPr>
      <w:r w:rsidRPr="00403597">
        <w:rPr>
          <w:rFonts w:ascii="Times New Roman" w:hAnsi="Times New Roman"/>
          <w:bCs/>
          <w:highlight w:val="green"/>
          <w:lang w:eastAsia="x-none"/>
        </w:rPr>
        <w:t>Agreement</w:t>
      </w:r>
    </w:p>
    <w:p w14:paraId="2511B50A" w14:textId="77777777" w:rsidR="00EA660D" w:rsidRPr="00403597" w:rsidRDefault="00EA660D" w:rsidP="00EA660D">
      <w:pPr>
        <w:rPr>
          <w:rFonts w:ascii="Times New Roman" w:eastAsia="SimSun" w:hAnsi="Times New Roman"/>
          <w:bCs/>
          <w:color w:val="000000"/>
          <w:szCs w:val="22"/>
          <w:lang w:val="en-US" w:eastAsia="zh-CN"/>
        </w:rPr>
      </w:pPr>
      <w:r w:rsidRPr="00403597">
        <w:rPr>
          <w:rFonts w:ascii="Times New Roman" w:hAnsi="Times New Roman"/>
          <w:bCs/>
          <w:color w:val="000000"/>
        </w:rPr>
        <w:t xml:space="preserve">Include the following in the reply LS to RAN4, RAN2, RAN3: </w:t>
      </w:r>
    </w:p>
    <w:p w14:paraId="335AF682" w14:textId="77777777" w:rsidR="00EA660D" w:rsidRPr="00403597" w:rsidRDefault="00EA660D" w:rsidP="00CF6E6D">
      <w:pPr>
        <w:pStyle w:val="ListParagraph"/>
        <w:numPr>
          <w:ilvl w:val="0"/>
          <w:numId w:val="429"/>
        </w:numPr>
      </w:pPr>
      <w:r w:rsidRPr="00403597">
        <w:t xml:space="preserve">In RAN1’s understanding, each measurement instance may allow up to 8 reports (or changes) of the TEG-SRS association information for each TEG ID. </w:t>
      </w:r>
    </w:p>
    <w:p w14:paraId="43AFBAB5" w14:textId="77777777" w:rsidR="00EA660D" w:rsidRPr="00403597" w:rsidRDefault="00EA660D" w:rsidP="00CF6E6D">
      <w:pPr>
        <w:pStyle w:val="ListParagraph"/>
        <w:numPr>
          <w:ilvl w:val="0"/>
          <w:numId w:val="429"/>
        </w:numPr>
      </w:pPr>
      <w:r w:rsidRPr="00403597">
        <w:t xml:space="preserve">RAN1 kindly requests RAN4 for the confirmation of the understanding. </w:t>
      </w:r>
    </w:p>
    <w:p w14:paraId="10B8E313" w14:textId="77777777" w:rsidR="00EA660D" w:rsidRPr="00403597" w:rsidRDefault="00EA660D" w:rsidP="00EA660D">
      <w:pPr>
        <w:kinsoku w:val="0"/>
        <w:spacing w:line="220" w:lineRule="exact"/>
        <w:rPr>
          <w:rFonts w:ascii="Times New Roman" w:hAnsi="Times New Roman"/>
          <w:bCs/>
          <w:highlight w:val="green"/>
          <w:lang w:eastAsia="x-none"/>
        </w:rPr>
      </w:pPr>
      <w:r w:rsidRPr="00403597">
        <w:rPr>
          <w:rFonts w:ascii="Times New Roman" w:hAnsi="Times New Roman"/>
          <w:bCs/>
          <w:highlight w:val="green"/>
          <w:lang w:eastAsia="x-none"/>
        </w:rPr>
        <w:t>Agreement</w:t>
      </w:r>
    </w:p>
    <w:p w14:paraId="1FEBF79E" w14:textId="77777777" w:rsidR="00EA660D" w:rsidRPr="00403597" w:rsidRDefault="00EA660D" w:rsidP="00EA660D">
      <w:pPr>
        <w:rPr>
          <w:rFonts w:ascii="Times New Roman" w:hAnsi="Times New Roman"/>
          <w:bCs/>
          <w:color w:val="000000"/>
        </w:rPr>
      </w:pPr>
      <w:r w:rsidRPr="00403597">
        <w:rPr>
          <w:rFonts w:ascii="Times New Roman" w:hAnsi="Times New Roman"/>
          <w:bCs/>
          <w:color w:val="000000"/>
        </w:rPr>
        <w:t xml:space="preserve">In the reply LS to RAN4 (cc RAN2/RAN3), </w:t>
      </w:r>
    </w:p>
    <w:p w14:paraId="3A872637" w14:textId="77777777" w:rsidR="00EA660D" w:rsidRPr="00403597" w:rsidRDefault="00EA660D" w:rsidP="00CF6E6D">
      <w:pPr>
        <w:numPr>
          <w:ilvl w:val="0"/>
          <w:numId w:val="425"/>
        </w:numPr>
        <w:kinsoku w:val="0"/>
        <w:spacing w:line="220" w:lineRule="exact"/>
        <w:ind w:left="760" w:hanging="340"/>
        <w:rPr>
          <w:rFonts w:ascii="Times New Roman" w:hAnsi="Times New Roman"/>
          <w:bCs/>
          <w:lang w:eastAsia="x-none"/>
        </w:rPr>
      </w:pPr>
      <w:r w:rsidRPr="00403597">
        <w:rPr>
          <w:rFonts w:ascii="Times New Roman" w:hAnsi="Times New Roman"/>
          <w:bCs/>
          <w:lang w:eastAsia="x-none"/>
        </w:rPr>
        <w:t>Ask RAN4 whether UE Rx/RxTx TEG margins are provided to LMF as UE capability, or as LPP signalling parameters outside of UE capability signaling. If RAN4 considers UE Rx/RxTx TEG margins are provided to LMF as LPP signalling parameters outside of UE capability signaling, further ask RAN4 the following questions:</w:t>
      </w:r>
    </w:p>
    <w:p w14:paraId="6DD1E033" w14:textId="77777777" w:rsidR="00EA660D" w:rsidRPr="00403597" w:rsidRDefault="00EA660D" w:rsidP="00CF6E6D">
      <w:pPr>
        <w:numPr>
          <w:ilvl w:val="1"/>
          <w:numId w:val="427"/>
        </w:numPr>
        <w:kinsoku w:val="0"/>
        <w:spacing w:line="220" w:lineRule="exact"/>
        <w:rPr>
          <w:rFonts w:ascii="Times New Roman" w:hAnsi="Times New Roman"/>
          <w:bCs/>
          <w:lang w:eastAsia="x-none"/>
        </w:rPr>
      </w:pPr>
      <w:r w:rsidRPr="00403597">
        <w:rPr>
          <w:rFonts w:ascii="Times New Roman" w:hAnsi="Times New Roman"/>
          <w:bCs/>
          <w:lang w:eastAsia="x-none"/>
        </w:rPr>
        <w:t>Whether a single timing error margin value is provided per Rx TEG/RxTx TEG type in a single LPP message, even if it has multiple measurement instances;</w:t>
      </w:r>
    </w:p>
    <w:p w14:paraId="2792E4AA" w14:textId="77777777" w:rsidR="00EA660D" w:rsidRPr="00403597" w:rsidRDefault="00EA660D" w:rsidP="00CF6E6D">
      <w:pPr>
        <w:numPr>
          <w:ilvl w:val="1"/>
          <w:numId w:val="427"/>
        </w:numPr>
        <w:kinsoku w:val="0"/>
        <w:spacing w:line="220" w:lineRule="exact"/>
        <w:rPr>
          <w:rFonts w:ascii="Times New Roman" w:hAnsi="Times New Roman"/>
          <w:bCs/>
          <w:lang w:eastAsia="x-none"/>
        </w:rPr>
      </w:pPr>
      <w:r w:rsidRPr="00403597">
        <w:rPr>
          <w:rFonts w:ascii="Times New Roman" w:hAnsi="Times New Roman"/>
          <w:bCs/>
          <w:lang w:eastAsia="x-none"/>
        </w:rPr>
        <w:t>Whether the timing error margin values for a Rx TEG/RxTx TEG type in different LPP messages can be different;</w:t>
      </w:r>
    </w:p>
    <w:p w14:paraId="495B0308" w14:textId="77777777" w:rsidR="00EA660D" w:rsidRPr="00403597" w:rsidRDefault="00EA660D" w:rsidP="00CF6E6D">
      <w:pPr>
        <w:numPr>
          <w:ilvl w:val="0"/>
          <w:numId w:val="425"/>
        </w:numPr>
        <w:kinsoku w:val="0"/>
        <w:spacing w:line="220" w:lineRule="exact"/>
        <w:ind w:left="760" w:hanging="340"/>
        <w:rPr>
          <w:rFonts w:ascii="Times New Roman" w:hAnsi="Times New Roman"/>
          <w:bCs/>
          <w:lang w:eastAsia="x-none"/>
        </w:rPr>
      </w:pPr>
      <w:r w:rsidRPr="00403597">
        <w:rPr>
          <w:rFonts w:ascii="Times New Roman" w:hAnsi="Times New Roman"/>
          <w:bCs/>
          <w:lang w:eastAsia="x-none"/>
        </w:rPr>
        <w:t>RAN1 understands the TRP Rx/RxTx TEG margins are provided to the LMF via an NRPPa message and which message to contain the TEG margins is up to RAN3.</w:t>
      </w:r>
    </w:p>
    <w:p w14:paraId="4390295D" w14:textId="77777777" w:rsidR="00EA660D" w:rsidRPr="00403597" w:rsidRDefault="00EA660D" w:rsidP="00EA660D">
      <w:pPr>
        <w:rPr>
          <w:rFonts w:ascii="Times New Roman" w:hAnsi="Times New Roman"/>
          <w:bCs/>
          <w:i/>
          <w:iCs/>
          <w:color w:val="000000"/>
          <w:szCs w:val="20"/>
        </w:rPr>
      </w:pPr>
    </w:p>
    <w:p w14:paraId="0C8FBE5D" w14:textId="77777777" w:rsidR="00EA660D" w:rsidRPr="00403597" w:rsidRDefault="00EA660D" w:rsidP="00EA660D">
      <w:pPr>
        <w:kinsoku w:val="0"/>
        <w:spacing w:line="220" w:lineRule="exact"/>
        <w:rPr>
          <w:rFonts w:ascii="Times New Roman" w:hAnsi="Times New Roman"/>
          <w:bCs/>
          <w:highlight w:val="green"/>
          <w:lang w:eastAsia="x-none"/>
        </w:rPr>
      </w:pPr>
      <w:r w:rsidRPr="00403597">
        <w:rPr>
          <w:rFonts w:ascii="Times New Roman" w:hAnsi="Times New Roman"/>
          <w:bCs/>
          <w:highlight w:val="green"/>
          <w:lang w:eastAsia="x-none"/>
        </w:rPr>
        <w:t>Agreement</w:t>
      </w:r>
    </w:p>
    <w:p w14:paraId="0186A6A4" w14:textId="77777777" w:rsidR="00EA660D" w:rsidRPr="00403597" w:rsidRDefault="00EA660D" w:rsidP="00EA660D">
      <w:pPr>
        <w:rPr>
          <w:rFonts w:ascii="Times New Roman" w:hAnsi="Times New Roman"/>
          <w:bCs/>
          <w:color w:val="000000"/>
        </w:rPr>
      </w:pPr>
      <w:r w:rsidRPr="00403597">
        <w:rPr>
          <w:rFonts w:ascii="Times New Roman" w:hAnsi="Times New Roman"/>
          <w:bCs/>
          <w:color w:val="000000"/>
        </w:rPr>
        <w:t>In the reply LS to RAN4 (cc RAN2/RAN3), request RAN4 to confirm the following RAN1’s understanding:</w:t>
      </w:r>
    </w:p>
    <w:p w14:paraId="25B3A58A" w14:textId="77777777" w:rsidR="00EA660D" w:rsidRPr="00403597" w:rsidRDefault="00EA660D" w:rsidP="00CF6E6D">
      <w:pPr>
        <w:numPr>
          <w:ilvl w:val="0"/>
          <w:numId w:val="425"/>
        </w:numPr>
        <w:kinsoku w:val="0"/>
        <w:spacing w:line="220" w:lineRule="exact"/>
        <w:ind w:left="760" w:hanging="340"/>
        <w:rPr>
          <w:rFonts w:ascii="Times New Roman" w:hAnsi="Times New Roman"/>
          <w:bCs/>
          <w:lang w:eastAsia="x-none"/>
        </w:rPr>
      </w:pPr>
      <w:r w:rsidRPr="00403597">
        <w:rPr>
          <w:rFonts w:ascii="Times New Roman" w:hAnsi="Times New Roman"/>
          <w:bCs/>
          <w:lang w:eastAsia="x-none"/>
        </w:rPr>
        <w:t>If a UE/TRP supports both Rx TEG(s) and RxTx TEG(s), the UE/TRP may select different timing error margin values for the Rx TEG(s) and RxTx TEG(s).</w:t>
      </w:r>
    </w:p>
    <w:p w14:paraId="3264273E" w14:textId="77777777" w:rsidR="00EA660D" w:rsidRPr="00403597" w:rsidRDefault="00EA660D" w:rsidP="00EA660D">
      <w:pPr>
        <w:spacing w:line="220" w:lineRule="exact"/>
        <w:rPr>
          <w:rFonts w:ascii="Times New Roman" w:hAnsi="Times New Roman"/>
          <w:bCs/>
          <w:szCs w:val="20"/>
          <w:lang w:eastAsia="x-none"/>
        </w:rPr>
      </w:pPr>
    </w:p>
    <w:p w14:paraId="30583BEE" w14:textId="74180178" w:rsidR="00EA660D" w:rsidRPr="00EA660D" w:rsidRDefault="00403597" w:rsidP="00EA660D">
      <w:pPr>
        <w:spacing w:line="220" w:lineRule="exact"/>
        <w:rPr>
          <w:rFonts w:cs="Times"/>
          <w:szCs w:val="20"/>
          <w:lang w:eastAsia="x-none"/>
        </w:rPr>
      </w:pPr>
      <w:r>
        <w:rPr>
          <w:rFonts w:cs="Times"/>
          <w:szCs w:val="20"/>
          <w:lang w:eastAsia="x-none"/>
        </w:rPr>
        <w:t xml:space="preserve">Final summary in </w:t>
      </w:r>
      <w:hyperlink r:id="rId811" w:history="1">
        <w:r w:rsidR="000B5C49">
          <w:rPr>
            <w:rStyle w:val="Hyperlink"/>
            <w:rFonts w:cs="Times"/>
            <w:szCs w:val="20"/>
            <w:lang w:eastAsia="x-none"/>
          </w:rPr>
          <w:t>R1-2205162</w:t>
        </w:r>
      </w:hyperlink>
      <w:r w:rsidR="00EA660D" w:rsidRPr="00EA660D">
        <w:rPr>
          <w:rFonts w:cs="Times"/>
          <w:szCs w:val="20"/>
          <w:lang w:eastAsia="x-none"/>
        </w:rPr>
        <w:tab/>
        <w:t>FL Summary #2 for mitigating UE/gNB Rx/Tx timing delays</w:t>
      </w:r>
      <w:r w:rsidR="00EA660D" w:rsidRPr="00EA660D">
        <w:rPr>
          <w:rFonts w:cs="Times"/>
          <w:szCs w:val="20"/>
          <w:lang w:eastAsia="x-none"/>
        </w:rPr>
        <w:tab/>
        <w:t>Moderator (CATT)</w:t>
      </w:r>
    </w:p>
    <w:p w14:paraId="7B727211" w14:textId="5F0E7ACF" w:rsidR="00EA660D" w:rsidRPr="00403597" w:rsidRDefault="001B5688" w:rsidP="00EA660D">
      <w:pPr>
        <w:spacing w:line="220" w:lineRule="exact"/>
        <w:rPr>
          <w:rFonts w:cs="Times"/>
          <w:b/>
          <w:bCs/>
          <w:szCs w:val="20"/>
          <w:lang w:eastAsia="x-none"/>
        </w:rPr>
      </w:pPr>
      <w:hyperlink r:id="rId812" w:history="1">
        <w:r w:rsidR="000B5C49">
          <w:rPr>
            <w:rStyle w:val="Hyperlink"/>
            <w:rFonts w:cs="Times"/>
            <w:b/>
            <w:bCs/>
            <w:szCs w:val="20"/>
            <w:lang w:eastAsia="x-none"/>
          </w:rPr>
          <w:t>R1-2205381</w:t>
        </w:r>
      </w:hyperlink>
      <w:r w:rsidR="00EA660D" w:rsidRPr="00403597">
        <w:rPr>
          <w:rFonts w:cs="Times"/>
          <w:b/>
          <w:bCs/>
          <w:szCs w:val="20"/>
          <w:lang w:eastAsia="x-none"/>
        </w:rPr>
        <w:tab/>
        <w:t>[Draft] Reply LS on the UE/TRP TEG framework</w:t>
      </w:r>
      <w:r w:rsidR="00EA660D" w:rsidRPr="00403597">
        <w:rPr>
          <w:rFonts w:cs="Times"/>
          <w:b/>
          <w:bCs/>
          <w:szCs w:val="20"/>
          <w:lang w:eastAsia="x-none"/>
        </w:rPr>
        <w:tab/>
        <w:t>CATT</w:t>
      </w:r>
    </w:p>
    <w:p w14:paraId="708EDFF9" w14:textId="18F7783A" w:rsidR="00EA660D" w:rsidRPr="00EA660D" w:rsidRDefault="00403597" w:rsidP="00EA660D">
      <w:pPr>
        <w:spacing w:line="220" w:lineRule="exact"/>
        <w:rPr>
          <w:rFonts w:cs="Times"/>
          <w:szCs w:val="20"/>
          <w:lang w:eastAsia="x-none"/>
        </w:rPr>
      </w:pPr>
      <w:r w:rsidRPr="002501B8">
        <w:rPr>
          <w:rFonts w:eastAsia="SimSun" w:cs="Times"/>
          <w:b/>
          <w:bCs/>
          <w:szCs w:val="20"/>
          <w:lang w:eastAsia="x-none"/>
        </w:rPr>
        <w:t>Decision:</w:t>
      </w:r>
      <w:r w:rsidRPr="002501B8">
        <w:rPr>
          <w:rFonts w:eastAsia="SimSun" w:cs="Times"/>
          <w:szCs w:val="20"/>
          <w:lang w:eastAsia="x-none"/>
        </w:rPr>
        <w:t xml:space="preserve"> As</w:t>
      </w:r>
      <w:r>
        <w:rPr>
          <w:rFonts w:eastAsia="SimSun" w:cs="Times"/>
          <w:szCs w:val="20"/>
          <w:lang w:eastAsia="x-none"/>
        </w:rPr>
        <w:t xml:space="preserve"> </w:t>
      </w:r>
      <w:r w:rsidRPr="002501B8">
        <w:rPr>
          <w:rFonts w:eastAsia="SimSun" w:cs="Times"/>
          <w:szCs w:val="20"/>
          <w:lang w:eastAsia="x-none"/>
        </w:rPr>
        <w:t xml:space="preserve">per email decision posted on May </w:t>
      </w:r>
      <w:r>
        <w:rPr>
          <w:rFonts w:eastAsia="SimSun" w:cs="Times"/>
          <w:szCs w:val="20"/>
          <w:lang w:eastAsia="x-none"/>
        </w:rPr>
        <w:t>21</w:t>
      </w:r>
      <w:r w:rsidRPr="00403597">
        <w:rPr>
          <w:rFonts w:eastAsia="SimSun" w:cs="Times"/>
          <w:szCs w:val="20"/>
          <w:vertAlign w:val="superscript"/>
          <w:lang w:eastAsia="x-none"/>
        </w:rPr>
        <w:t>st</w:t>
      </w:r>
      <w:r>
        <w:rPr>
          <w:rFonts w:eastAsia="SimSun" w:cs="Times"/>
          <w:szCs w:val="20"/>
          <w:lang w:eastAsia="x-none"/>
        </w:rPr>
        <w:t xml:space="preserve">, the draft reply LS is endorsed. Final version is </w:t>
      </w:r>
      <w:r w:rsidRPr="00403597">
        <w:rPr>
          <w:rFonts w:eastAsia="SimSun" w:cs="Times"/>
          <w:szCs w:val="20"/>
          <w:highlight w:val="green"/>
          <w:lang w:eastAsia="x-none"/>
        </w:rPr>
        <w:t xml:space="preserve">approved in </w:t>
      </w:r>
      <w:hyperlink r:id="rId813" w:history="1">
        <w:r w:rsidR="000B5C49">
          <w:rPr>
            <w:rStyle w:val="Hyperlink"/>
            <w:rFonts w:cs="Times"/>
            <w:szCs w:val="20"/>
            <w:highlight w:val="green"/>
            <w:lang w:eastAsia="x-none"/>
          </w:rPr>
          <w:t>R1-2205382</w:t>
        </w:r>
      </w:hyperlink>
      <w:r>
        <w:rPr>
          <w:rFonts w:cs="Times"/>
          <w:szCs w:val="20"/>
          <w:lang w:eastAsia="x-none"/>
        </w:rPr>
        <w:t>.</w:t>
      </w:r>
    </w:p>
    <w:p w14:paraId="7D4806BC" w14:textId="4F375973" w:rsidR="00EA660D" w:rsidRDefault="00EA660D" w:rsidP="00EA660D">
      <w:pPr>
        <w:spacing w:line="220" w:lineRule="exact"/>
        <w:rPr>
          <w:rFonts w:cs="Times"/>
          <w:szCs w:val="20"/>
          <w:lang w:eastAsia="x-none"/>
        </w:rPr>
      </w:pPr>
    </w:p>
    <w:p w14:paraId="196F740F" w14:textId="77777777" w:rsidR="00EA660D" w:rsidRPr="00F43886" w:rsidRDefault="00EA660D" w:rsidP="00EA660D">
      <w:pPr>
        <w:spacing w:line="220" w:lineRule="exact"/>
        <w:rPr>
          <w:rFonts w:cs="Times"/>
          <w:szCs w:val="20"/>
          <w:lang w:eastAsia="x-none"/>
        </w:rPr>
      </w:pPr>
    </w:p>
    <w:p w14:paraId="23B94A43" w14:textId="77777777" w:rsidR="00F43886" w:rsidRPr="00024F96" w:rsidRDefault="00F43886" w:rsidP="00403597">
      <w:pPr>
        <w:pBdr>
          <w:top w:val="single" w:sz="4" w:space="1" w:color="auto"/>
        </w:pBdr>
        <w:rPr>
          <w:rFonts w:cs="Times"/>
          <w:szCs w:val="20"/>
          <w:lang w:eastAsia="x-none"/>
        </w:rPr>
      </w:pPr>
      <w:r w:rsidRPr="00024F96">
        <w:rPr>
          <w:rFonts w:cs="Times"/>
          <w:szCs w:val="20"/>
          <w:lang w:eastAsia="x-none"/>
        </w:rPr>
        <w:t>[109-e-R17-ePos-03] – Florent (Ericsson)</w:t>
      </w:r>
    </w:p>
    <w:p w14:paraId="4C4B7994" w14:textId="7CAEC5FA" w:rsidR="00F43886" w:rsidRPr="00F43886" w:rsidRDefault="00F43886" w:rsidP="00F43886">
      <w:pPr>
        <w:rPr>
          <w:rFonts w:cs="Times"/>
          <w:szCs w:val="20"/>
          <w:lang w:eastAsia="x-none"/>
        </w:rPr>
      </w:pPr>
      <w:r w:rsidRPr="00F43886">
        <w:rPr>
          <w:rFonts w:cs="Times"/>
          <w:szCs w:val="20"/>
          <w:lang w:eastAsia="x-none"/>
        </w:rPr>
        <w:t xml:space="preserve">Email discussion under 8.5.1 for maintenance on accuracy improvements for UL-AoA and DL-AoD positioning solutions, for issues 2-2, 3-1, 3-2, 3-3, 3-5, 3-6, 3-8, 3-10 and 3-15 in </w:t>
      </w:r>
      <w:hyperlink r:id="rId814" w:history="1">
        <w:r w:rsidR="000B5C49">
          <w:rPr>
            <w:rStyle w:val="Hyperlink"/>
            <w:rFonts w:cs="Times"/>
            <w:szCs w:val="20"/>
            <w:lang w:eastAsia="x-none"/>
          </w:rPr>
          <w:t>R1-2205097</w:t>
        </w:r>
      </w:hyperlink>
    </w:p>
    <w:p w14:paraId="06840347" w14:textId="77777777" w:rsidR="00F43886" w:rsidRPr="00F43886" w:rsidRDefault="00F43886" w:rsidP="00F43886">
      <w:pPr>
        <w:numPr>
          <w:ilvl w:val="0"/>
          <w:numId w:val="65"/>
        </w:numPr>
        <w:rPr>
          <w:rFonts w:cs="Times"/>
          <w:szCs w:val="20"/>
          <w:lang w:eastAsia="x-none"/>
        </w:rPr>
      </w:pPr>
      <w:r w:rsidRPr="00F43886">
        <w:rPr>
          <w:rFonts w:cs="Times"/>
          <w:szCs w:val="20"/>
          <w:lang w:eastAsia="x-none"/>
        </w:rPr>
        <w:t>1</w:t>
      </w:r>
      <w:r w:rsidRPr="00F43886">
        <w:rPr>
          <w:rFonts w:cs="Times"/>
          <w:szCs w:val="20"/>
          <w:vertAlign w:val="superscript"/>
          <w:lang w:eastAsia="x-none"/>
        </w:rPr>
        <w:t>st</w:t>
      </w:r>
      <w:r w:rsidRPr="00F43886">
        <w:rPr>
          <w:rFonts w:cs="Times"/>
          <w:szCs w:val="20"/>
          <w:lang w:eastAsia="x-none"/>
        </w:rPr>
        <w:t xml:space="preserve"> check point: </w:t>
      </w:r>
      <w:r w:rsidRPr="00F43886">
        <w:rPr>
          <w:rFonts w:cs="Times"/>
          <w:szCs w:val="20"/>
          <w:lang w:eastAsia="zh-CN"/>
        </w:rPr>
        <w:t>May 13 (any RRC impact by May 12)</w:t>
      </w:r>
    </w:p>
    <w:p w14:paraId="117E6C79" w14:textId="77777777" w:rsidR="00F43886" w:rsidRPr="00F43886" w:rsidRDefault="00F43886" w:rsidP="00F43886">
      <w:pPr>
        <w:numPr>
          <w:ilvl w:val="0"/>
          <w:numId w:val="65"/>
        </w:numPr>
        <w:rPr>
          <w:rFonts w:cs="Times"/>
          <w:szCs w:val="20"/>
          <w:lang w:eastAsia="x-none"/>
        </w:rPr>
      </w:pPr>
      <w:r w:rsidRPr="00F43886">
        <w:rPr>
          <w:rFonts w:cs="Times"/>
          <w:szCs w:val="20"/>
          <w:lang w:eastAsia="x-none"/>
        </w:rPr>
        <w:t xml:space="preserve">Final check point: </w:t>
      </w:r>
      <w:r w:rsidRPr="00F43886">
        <w:rPr>
          <w:rFonts w:cs="Times"/>
          <w:szCs w:val="20"/>
          <w:lang w:eastAsia="zh-CN"/>
        </w:rPr>
        <w:t>May 18</w:t>
      </w:r>
    </w:p>
    <w:p w14:paraId="78900726" w14:textId="29D47EAE" w:rsidR="00EA660D" w:rsidRPr="00EA660D" w:rsidRDefault="001B5688" w:rsidP="00EA660D">
      <w:pPr>
        <w:spacing w:line="220" w:lineRule="exact"/>
        <w:rPr>
          <w:rFonts w:cs="Times"/>
          <w:b/>
          <w:bCs/>
          <w:szCs w:val="20"/>
          <w:lang w:eastAsia="x-none"/>
        </w:rPr>
      </w:pPr>
      <w:hyperlink r:id="rId815" w:history="1">
        <w:r w:rsidR="000B5C49">
          <w:rPr>
            <w:rStyle w:val="Hyperlink"/>
            <w:rFonts w:cs="Times"/>
            <w:b/>
            <w:bCs/>
            <w:szCs w:val="20"/>
            <w:lang w:eastAsia="x-none"/>
          </w:rPr>
          <w:t>R1-2205524</w:t>
        </w:r>
      </w:hyperlink>
      <w:r w:rsidR="00EA660D" w:rsidRPr="00EA660D">
        <w:rPr>
          <w:rFonts w:cs="Times"/>
          <w:b/>
          <w:bCs/>
          <w:szCs w:val="20"/>
          <w:lang w:eastAsia="x-none"/>
        </w:rPr>
        <w:tab/>
        <w:t>Moderator Summary for [109-e-R17-ePos-03] maintenance on accuracy improvements for UL-AoA and DL-AoD positioning solutions</w:t>
      </w:r>
      <w:r w:rsidR="00EA660D" w:rsidRPr="00EA660D">
        <w:rPr>
          <w:rFonts w:cs="Times"/>
          <w:b/>
          <w:bCs/>
          <w:szCs w:val="20"/>
          <w:lang w:eastAsia="x-none"/>
        </w:rPr>
        <w:tab/>
        <w:t>Moderator (Ericsson)</w:t>
      </w:r>
    </w:p>
    <w:p w14:paraId="1C4A95E7" w14:textId="31E109F6" w:rsidR="005B556A" w:rsidRDefault="005B556A" w:rsidP="005B556A">
      <w:pPr>
        <w:spacing w:line="220" w:lineRule="exact"/>
        <w:rPr>
          <w:rFonts w:cs="Times"/>
          <w:szCs w:val="20"/>
          <w:lang w:eastAsia="x-none"/>
        </w:rPr>
      </w:pPr>
      <w:r w:rsidRPr="002501B8">
        <w:rPr>
          <w:rFonts w:eastAsia="SimSun" w:cs="Times"/>
          <w:b/>
          <w:bCs/>
          <w:szCs w:val="20"/>
          <w:lang w:eastAsia="x-none"/>
        </w:rPr>
        <w:lastRenderedPageBreak/>
        <w:t>Decision:</w:t>
      </w:r>
      <w:r w:rsidRPr="002501B8">
        <w:rPr>
          <w:rFonts w:eastAsia="SimSun" w:cs="Times"/>
          <w:szCs w:val="20"/>
          <w:lang w:eastAsia="x-none"/>
        </w:rPr>
        <w:t xml:space="preserve"> As</w:t>
      </w:r>
      <w:r>
        <w:rPr>
          <w:rFonts w:eastAsia="SimSun" w:cs="Times"/>
          <w:szCs w:val="20"/>
          <w:lang w:eastAsia="x-none"/>
        </w:rPr>
        <w:t xml:space="preserve"> </w:t>
      </w:r>
      <w:r w:rsidRPr="002501B8">
        <w:rPr>
          <w:rFonts w:eastAsia="SimSun" w:cs="Times"/>
          <w:szCs w:val="20"/>
          <w:lang w:eastAsia="x-none"/>
        </w:rPr>
        <w:t xml:space="preserve">per email decision posted on May </w:t>
      </w:r>
      <w:r>
        <w:rPr>
          <w:rFonts w:eastAsia="SimSun" w:cs="Times"/>
          <w:szCs w:val="20"/>
          <w:lang w:eastAsia="x-none"/>
        </w:rPr>
        <w:t>19</w:t>
      </w:r>
      <w:r w:rsidRPr="003D218D">
        <w:rPr>
          <w:rFonts w:eastAsia="SimSun" w:cs="Times"/>
          <w:szCs w:val="20"/>
          <w:vertAlign w:val="superscript"/>
          <w:lang w:eastAsia="x-none"/>
        </w:rPr>
        <w:t>th</w:t>
      </w:r>
      <w:r>
        <w:rPr>
          <w:rFonts w:eastAsia="SimSun" w:cs="Times"/>
          <w:szCs w:val="20"/>
          <w:lang w:eastAsia="x-none"/>
        </w:rPr>
        <w:t>,</w:t>
      </w:r>
    </w:p>
    <w:p w14:paraId="10F6E734" w14:textId="77777777" w:rsidR="005B556A" w:rsidRPr="005B556A" w:rsidRDefault="005B556A" w:rsidP="005B556A">
      <w:pPr>
        <w:kinsoku w:val="0"/>
        <w:spacing w:line="220" w:lineRule="exact"/>
        <w:rPr>
          <w:rFonts w:ascii="Times New Roman" w:hAnsi="Times New Roman"/>
          <w:bCs/>
          <w:highlight w:val="green"/>
          <w:lang w:eastAsia="x-none"/>
        </w:rPr>
      </w:pPr>
      <w:r w:rsidRPr="005B556A">
        <w:rPr>
          <w:rFonts w:ascii="Times New Roman" w:hAnsi="Times New Roman" w:hint="eastAsia"/>
          <w:bCs/>
          <w:highlight w:val="green"/>
          <w:lang w:eastAsia="x-none"/>
        </w:rPr>
        <w:t>Agreement</w:t>
      </w:r>
    </w:p>
    <w:p w14:paraId="6B10755A" w14:textId="77777777" w:rsidR="005B556A" w:rsidRPr="002F239E" w:rsidRDefault="005B556A" w:rsidP="005B556A">
      <w:pPr>
        <w:spacing w:line="220" w:lineRule="exact"/>
        <w:rPr>
          <w:rFonts w:cs="Times"/>
          <w:szCs w:val="20"/>
          <w:lang w:eastAsia="x-none"/>
        </w:rPr>
      </w:pPr>
      <w:r w:rsidRPr="002F239E">
        <w:rPr>
          <w:rFonts w:cs="Times"/>
          <w:szCs w:val="20"/>
          <w:lang w:eastAsia="x-none"/>
        </w:rPr>
        <w:t>For DL-AoD, the additional RSRPP measurement takes from -30 dB to 30 dB as the reporting range in reference to the first RSRPP measurement</w:t>
      </w:r>
    </w:p>
    <w:p w14:paraId="7172F820" w14:textId="77777777" w:rsidR="005B556A" w:rsidRPr="004E611D" w:rsidRDefault="005B556A" w:rsidP="00CF6E6D">
      <w:pPr>
        <w:pStyle w:val="ListParagraph"/>
        <w:numPr>
          <w:ilvl w:val="0"/>
          <w:numId w:val="430"/>
        </w:numPr>
      </w:pPr>
      <w:r w:rsidRPr="004E611D">
        <w:t>Send an LS to RAN2 and RAN4 informing of the agreement.</w:t>
      </w:r>
    </w:p>
    <w:p w14:paraId="62A5DC55" w14:textId="77777777" w:rsidR="005B556A" w:rsidRDefault="005B556A" w:rsidP="005B556A">
      <w:pPr>
        <w:rPr>
          <w:rFonts w:cs="Times"/>
          <w:szCs w:val="20"/>
          <w:lang w:eastAsia="x-none"/>
        </w:rPr>
      </w:pPr>
    </w:p>
    <w:p w14:paraId="49CA059B" w14:textId="4B4CD0A4" w:rsidR="005B556A" w:rsidRPr="005B556A" w:rsidRDefault="005B556A" w:rsidP="005B556A">
      <w:pPr>
        <w:kinsoku w:val="0"/>
        <w:spacing w:line="220" w:lineRule="exact"/>
        <w:rPr>
          <w:rFonts w:ascii="Times New Roman" w:hAnsi="Times New Roman"/>
          <w:bCs/>
          <w:lang w:eastAsia="x-none"/>
        </w:rPr>
      </w:pPr>
      <w:r w:rsidRPr="005B556A">
        <w:rPr>
          <w:rFonts w:ascii="Times New Roman" w:hAnsi="Times New Roman"/>
          <w:b/>
          <w:lang w:eastAsia="x-none"/>
        </w:rPr>
        <w:t>Decision:</w:t>
      </w:r>
      <w:r w:rsidRPr="005B556A">
        <w:rPr>
          <w:rFonts w:ascii="Times New Roman" w:hAnsi="Times New Roman"/>
          <w:bCs/>
          <w:lang w:eastAsia="x-none"/>
        </w:rPr>
        <w:t xml:space="preserve"> As per email decision posted on May 20</w:t>
      </w:r>
      <w:r w:rsidRPr="000D7D1B">
        <w:rPr>
          <w:rFonts w:ascii="Times New Roman" w:hAnsi="Times New Roman"/>
          <w:bCs/>
          <w:vertAlign w:val="superscript"/>
          <w:lang w:eastAsia="x-none"/>
        </w:rPr>
        <w:t>th</w:t>
      </w:r>
      <w:r w:rsidR="000D7D1B">
        <w:rPr>
          <w:rFonts w:ascii="Times New Roman" w:hAnsi="Times New Roman"/>
          <w:bCs/>
          <w:lang w:eastAsia="x-none"/>
        </w:rPr>
        <w:t>,</w:t>
      </w:r>
    </w:p>
    <w:p w14:paraId="10029AB3" w14:textId="3B305F6F" w:rsidR="005B556A" w:rsidRPr="005B556A" w:rsidRDefault="005B556A" w:rsidP="005B556A">
      <w:pPr>
        <w:kinsoku w:val="0"/>
        <w:spacing w:line="220" w:lineRule="exact"/>
        <w:rPr>
          <w:rFonts w:ascii="Times New Roman" w:hAnsi="Times New Roman"/>
          <w:bCs/>
          <w:highlight w:val="green"/>
          <w:lang w:eastAsia="x-none"/>
        </w:rPr>
      </w:pPr>
      <w:r w:rsidRPr="005B556A">
        <w:rPr>
          <w:rFonts w:ascii="Times New Roman" w:hAnsi="Times New Roman" w:hint="eastAsia"/>
          <w:bCs/>
          <w:highlight w:val="green"/>
          <w:lang w:eastAsia="x-none"/>
        </w:rPr>
        <w:t>Agreement</w:t>
      </w:r>
    </w:p>
    <w:p w14:paraId="4EF57521" w14:textId="3FED7E75" w:rsidR="005B556A" w:rsidRPr="002A0497" w:rsidRDefault="005B556A" w:rsidP="005B556A">
      <w:pPr>
        <w:spacing w:line="220" w:lineRule="exact"/>
        <w:rPr>
          <w:rFonts w:cs="Times"/>
          <w:szCs w:val="20"/>
          <w:lang w:eastAsia="x-none"/>
        </w:rPr>
      </w:pPr>
      <w:r>
        <w:rPr>
          <w:rFonts w:cs="Times"/>
          <w:szCs w:val="20"/>
          <w:lang w:eastAsia="x-none"/>
        </w:rPr>
        <w:t>I</w:t>
      </w:r>
      <w:r w:rsidRPr="002A0497">
        <w:rPr>
          <w:rFonts w:cs="Times"/>
          <w:szCs w:val="20"/>
          <w:lang w:eastAsia="x-none"/>
        </w:rPr>
        <w:t xml:space="preserve">n response to RAN3’s question in the LS </w:t>
      </w:r>
      <w:hyperlink r:id="rId816" w:history="1">
        <w:r w:rsidR="000B5C49">
          <w:rPr>
            <w:rStyle w:val="Hyperlink"/>
            <w:rFonts w:cs="Times"/>
            <w:szCs w:val="20"/>
            <w:lang w:eastAsia="x-none"/>
          </w:rPr>
          <w:t>R1-2203040</w:t>
        </w:r>
      </w:hyperlink>
      <w:r w:rsidRPr="002A0497">
        <w:rPr>
          <w:rFonts w:cs="Times"/>
          <w:szCs w:val="20"/>
          <w:lang w:eastAsia="x-none"/>
        </w:rPr>
        <w:t>:</w:t>
      </w:r>
      <w:r>
        <w:rPr>
          <w:rFonts w:cs="Times"/>
          <w:szCs w:val="20"/>
          <w:lang w:eastAsia="x-none"/>
        </w:rPr>
        <w:t xml:space="preserve"> </w:t>
      </w:r>
      <w:r w:rsidRPr="002A0497">
        <w:rPr>
          <w:rFonts w:cs="Times"/>
          <w:szCs w:val="20"/>
          <w:lang w:eastAsia="x-none"/>
        </w:rPr>
        <w:t xml:space="preserve">information on the Rx Diversity options does not need to be signalled to LMF. </w:t>
      </w:r>
    </w:p>
    <w:p w14:paraId="399B645B" w14:textId="77777777" w:rsidR="005B556A" w:rsidRPr="004E611D" w:rsidRDefault="005B556A" w:rsidP="00CF6E6D">
      <w:pPr>
        <w:pStyle w:val="ListParagraph"/>
        <w:numPr>
          <w:ilvl w:val="0"/>
          <w:numId w:val="430"/>
        </w:numPr>
      </w:pPr>
      <w:r w:rsidRPr="004E611D">
        <w:t>Note: when UL SRS-RSRP is reported, whether to use Option1 or Option 2 for UL SRS-RSRPP is up to gNB implementation.</w:t>
      </w:r>
    </w:p>
    <w:p w14:paraId="710644FE" w14:textId="77777777" w:rsidR="005B556A" w:rsidRPr="005B556A" w:rsidRDefault="005B556A" w:rsidP="005B556A">
      <w:pPr>
        <w:kinsoku w:val="0"/>
        <w:spacing w:line="220" w:lineRule="exact"/>
        <w:rPr>
          <w:rFonts w:ascii="Times New Roman" w:hAnsi="Times New Roman"/>
          <w:bCs/>
          <w:highlight w:val="green"/>
          <w:lang w:eastAsia="x-none"/>
        </w:rPr>
      </w:pPr>
      <w:r w:rsidRPr="005B556A">
        <w:rPr>
          <w:rFonts w:ascii="Times New Roman" w:hAnsi="Times New Roman" w:hint="eastAsia"/>
          <w:bCs/>
          <w:highlight w:val="green"/>
          <w:lang w:eastAsia="x-none"/>
        </w:rPr>
        <w:t>Agreement</w:t>
      </w:r>
    </w:p>
    <w:p w14:paraId="1891BB6A" w14:textId="77777777" w:rsidR="005B556A" w:rsidRPr="002A0497" w:rsidRDefault="005B556A" w:rsidP="005B556A">
      <w:pPr>
        <w:spacing w:line="220" w:lineRule="exact"/>
        <w:rPr>
          <w:rFonts w:cs="Times"/>
          <w:szCs w:val="20"/>
          <w:lang w:eastAsia="x-none"/>
        </w:rPr>
      </w:pPr>
      <w:r w:rsidRPr="002A0497">
        <w:rPr>
          <w:rFonts w:cs="Times"/>
          <w:szCs w:val="20"/>
          <w:lang w:eastAsia="x-none"/>
        </w:rPr>
        <w:t xml:space="preserve">Support reporting absolute RSRPP for the PRS-RSRPP measurement in DL-TdoA and multi-RTT for at least the additional paths. </w:t>
      </w:r>
    </w:p>
    <w:p w14:paraId="29CF7DCB" w14:textId="77777777" w:rsidR="005B556A" w:rsidRPr="005B556A" w:rsidRDefault="005B556A" w:rsidP="005B556A">
      <w:pPr>
        <w:spacing w:line="220" w:lineRule="exact"/>
        <w:rPr>
          <w:rFonts w:cs="Times"/>
          <w:bCs/>
          <w:szCs w:val="20"/>
          <w:lang w:eastAsia="x-none"/>
        </w:rPr>
      </w:pPr>
    </w:p>
    <w:p w14:paraId="181995A3" w14:textId="77777777" w:rsidR="005B556A" w:rsidRPr="005B556A" w:rsidRDefault="005B556A" w:rsidP="005B556A">
      <w:pPr>
        <w:spacing w:line="220" w:lineRule="exact"/>
        <w:rPr>
          <w:rFonts w:cs="Times"/>
          <w:bCs/>
          <w:szCs w:val="20"/>
          <w:u w:val="single"/>
          <w:lang w:eastAsia="x-none"/>
        </w:rPr>
      </w:pPr>
      <w:r w:rsidRPr="005B556A">
        <w:rPr>
          <w:rFonts w:cs="Times"/>
          <w:bCs/>
          <w:szCs w:val="20"/>
          <w:u w:val="single"/>
          <w:lang w:eastAsia="x-none"/>
        </w:rPr>
        <w:t>Conclusion</w:t>
      </w:r>
    </w:p>
    <w:p w14:paraId="288E4D3B" w14:textId="77777777" w:rsidR="005B556A" w:rsidRDefault="005B556A" w:rsidP="005B556A">
      <w:pPr>
        <w:spacing w:line="220" w:lineRule="exact"/>
        <w:rPr>
          <w:rFonts w:cs="Times"/>
          <w:szCs w:val="20"/>
          <w:lang w:eastAsia="x-none"/>
        </w:rPr>
      </w:pPr>
      <w:r w:rsidRPr="002A0497">
        <w:rPr>
          <w:rFonts w:cs="Times"/>
          <w:szCs w:val="20"/>
          <w:lang w:eastAsia="x-none"/>
        </w:rPr>
        <w:t>With regards to DL PRS-RSRPP reporting for DL-TDOA and Multi-RTT, the Rx branch corresponding to the reported DL PRS-RSRPP if the Rx diversity is in use by the UE is up to UE implementation.</w:t>
      </w:r>
    </w:p>
    <w:p w14:paraId="7EB7A784" w14:textId="486F3A3C" w:rsidR="00F43886" w:rsidRDefault="00F43886" w:rsidP="00F43886">
      <w:pPr>
        <w:spacing w:line="220" w:lineRule="exact"/>
        <w:rPr>
          <w:rFonts w:cs="Times"/>
          <w:szCs w:val="20"/>
          <w:lang w:eastAsia="x-none"/>
        </w:rPr>
      </w:pPr>
    </w:p>
    <w:p w14:paraId="6E19EC55" w14:textId="77777777" w:rsidR="00EA660D" w:rsidRPr="00F43886" w:rsidRDefault="00EA660D" w:rsidP="00F43886">
      <w:pPr>
        <w:spacing w:line="220" w:lineRule="exact"/>
        <w:rPr>
          <w:rFonts w:cs="Times"/>
          <w:szCs w:val="20"/>
          <w:lang w:eastAsia="x-none"/>
        </w:rPr>
      </w:pPr>
    </w:p>
    <w:p w14:paraId="517A459D" w14:textId="77777777" w:rsidR="00F43886" w:rsidRPr="00F43886" w:rsidRDefault="00F43886" w:rsidP="005B556A">
      <w:pPr>
        <w:pBdr>
          <w:top w:val="single" w:sz="4" w:space="1" w:color="auto"/>
        </w:pBdr>
        <w:rPr>
          <w:rFonts w:cs="Times"/>
          <w:szCs w:val="20"/>
          <w:lang w:val="fr-FR" w:eastAsia="x-none"/>
        </w:rPr>
      </w:pPr>
      <w:r w:rsidRPr="00F43886">
        <w:rPr>
          <w:rFonts w:cs="Times"/>
          <w:szCs w:val="20"/>
          <w:lang w:val="fr-FR" w:eastAsia="x-none"/>
        </w:rPr>
        <w:t>[109-e-R17-ePos-04] – Ryan (Nokia)</w:t>
      </w:r>
    </w:p>
    <w:p w14:paraId="316324AD" w14:textId="21F63D08" w:rsidR="00F43886" w:rsidRPr="00F43886" w:rsidRDefault="00F43886" w:rsidP="00F43886">
      <w:pPr>
        <w:rPr>
          <w:rFonts w:cs="Times"/>
          <w:szCs w:val="20"/>
          <w:lang w:eastAsia="x-none"/>
        </w:rPr>
      </w:pPr>
      <w:r w:rsidRPr="00F43886">
        <w:rPr>
          <w:rFonts w:cs="Times"/>
          <w:szCs w:val="20"/>
          <w:lang w:eastAsia="x-none"/>
        </w:rPr>
        <w:t xml:space="preserve">Email discussion under 8.5.1 for maintenance on enhancements of information reporting from UE and gNB for multipath/NLOS mitigation, for issue 4-1 in </w:t>
      </w:r>
      <w:hyperlink r:id="rId817" w:history="1">
        <w:r w:rsidR="000B5C49">
          <w:rPr>
            <w:rStyle w:val="Hyperlink"/>
            <w:rFonts w:cs="Times"/>
            <w:szCs w:val="20"/>
            <w:lang w:eastAsia="x-none"/>
          </w:rPr>
          <w:t>R1-2205097</w:t>
        </w:r>
      </w:hyperlink>
    </w:p>
    <w:p w14:paraId="4382C615" w14:textId="77777777" w:rsidR="00F43886" w:rsidRPr="00F43886" w:rsidRDefault="00F43886" w:rsidP="00F43886">
      <w:pPr>
        <w:numPr>
          <w:ilvl w:val="0"/>
          <w:numId w:val="65"/>
        </w:numPr>
        <w:rPr>
          <w:rFonts w:cs="Times"/>
          <w:szCs w:val="20"/>
          <w:lang w:eastAsia="x-none"/>
        </w:rPr>
      </w:pPr>
      <w:r w:rsidRPr="00F43886">
        <w:rPr>
          <w:rFonts w:cs="Times"/>
          <w:szCs w:val="20"/>
          <w:lang w:eastAsia="x-none"/>
        </w:rPr>
        <w:t>1</w:t>
      </w:r>
      <w:r w:rsidRPr="00F43886">
        <w:rPr>
          <w:rFonts w:cs="Times"/>
          <w:szCs w:val="20"/>
          <w:vertAlign w:val="superscript"/>
          <w:lang w:eastAsia="x-none"/>
        </w:rPr>
        <w:t>st</w:t>
      </w:r>
      <w:r w:rsidRPr="00F43886">
        <w:rPr>
          <w:rFonts w:cs="Times"/>
          <w:szCs w:val="20"/>
          <w:lang w:eastAsia="x-none"/>
        </w:rPr>
        <w:t xml:space="preserve"> check point: </w:t>
      </w:r>
      <w:r w:rsidRPr="00F43886">
        <w:rPr>
          <w:rFonts w:cs="Times"/>
          <w:szCs w:val="20"/>
          <w:lang w:eastAsia="zh-CN"/>
        </w:rPr>
        <w:t>May 13 (any RRC impact by May 12)</w:t>
      </w:r>
    </w:p>
    <w:p w14:paraId="0AF5E72D" w14:textId="77777777" w:rsidR="00F43886" w:rsidRPr="00F43886" w:rsidRDefault="00F43886" w:rsidP="00F43886">
      <w:pPr>
        <w:numPr>
          <w:ilvl w:val="0"/>
          <w:numId w:val="65"/>
        </w:numPr>
        <w:rPr>
          <w:rFonts w:cs="Times"/>
          <w:szCs w:val="20"/>
          <w:lang w:eastAsia="x-none"/>
        </w:rPr>
      </w:pPr>
      <w:r w:rsidRPr="00F43886">
        <w:rPr>
          <w:rFonts w:cs="Times"/>
          <w:szCs w:val="20"/>
          <w:lang w:eastAsia="x-none"/>
        </w:rPr>
        <w:t xml:space="preserve">Final check point: </w:t>
      </w:r>
      <w:r w:rsidRPr="00F43886">
        <w:rPr>
          <w:rFonts w:cs="Times"/>
          <w:szCs w:val="20"/>
          <w:lang w:eastAsia="zh-CN"/>
        </w:rPr>
        <w:t>May 18</w:t>
      </w:r>
    </w:p>
    <w:p w14:paraId="6B2E3911" w14:textId="583F6A19" w:rsidR="00EA660D" w:rsidRPr="00EA660D" w:rsidRDefault="001B5688" w:rsidP="00EA660D">
      <w:pPr>
        <w:spacing w:line="220" w:lineRule="exact"/>
        <w:rPr>
          <w:rFonts w:cs="Times"/>
          <w:b/>
          <w:bCs/>
          <w:szCs w:val="20"/>
          <w:lang w:eastAsia="x-none"/>
        </w:rPr>
      </w:pPr>
      <w:hyperlink r:id="rId818" w:history="1">
        <w:r w:rsidR="000B5C49">
          <w:rPr>
            <w:rStyle w:val="Hyperlink"/>
            <w:rFonts w:cs="Times"/>
            <w:b/>
            <w:bCs/>
            <w:szCs w:val="20"/>
            <w:lang w:eastAsia="x-none"/>
          </w:rPr>
          <w:t>R1-2205201</w:t>
        </w:r>
      </w:hyperlink>
      <w:r w:rsidR="00EA660D" w:rsidRPr="00EA660D">
        <w:rPr>
          <w:rFonts w:cs="Times"/>
          <w:b/>
          <w:bCs/>
          <w:szCs w:val="20"/>
          <w:lang w:eastAsia="x-none"/>
        </w:rPr>
        <w:tab/>
        <w:t>Feature Lead Summary #1 for Potential multipath/NLOS mitigation</w:t>
      </w:r>
      <w:r w:rsidR="00EA660D" w:rsidRPr="00EA660D">
        <w:rPr>
          <w:rFonts w:cs="Times"/>
          <w:b/>
          <w:bCs/>
          <w:szCs w:val="20"/>
          <w:lang w:eastAsia="x-none"/>
        </w:rPr>
        <w:tab/>
        <w:t>Moderator (Nokia)</w:t>
      </w:r>
    </w:p>
    <w:p w14:paraId="6E3F6FF3" w14:textId="55832AA9" w:rsidR="00F43886" w:rsidRPr="00F43886" w:rsidRDefault="005B556A" w:rsidP="007D7F59">
      <w:pPr>
        <w:rPr>
          <w:lang w:eastAsia="x-none"/>
        </w:rPr>
      </w:pPr>
      <w:r>
        <w:rPr>
          <w:lang w:eastAsia="x-none"/>
        </w:rPr>
        <w:t>See the conclusion in x5201.</w:t>
      </w:r>
    </w:p>
    <w:p w14:paraId="251D8D1D" w14:textId="33BB2DC7" w:rsidR="007D7F59" w:rsidRPr="00F43886" w:rsidRDefault="007D7F59" w:rsidP="00001F4E">
      <w:pPr>
        <w:pStyle w:val="Heading3"/>
      </w:pPr>
      <w:bookmarkStart w:id="150" w:name="_Toc101356990"/>
      <w:bookmarkStart w:id="151" w:name="_Toc105521328"/>
      <w:r w:rsidRPr="00F43886">
        <w:t>Other</w:t>
      </w:r>
      <w:bookmarkEnd w:id="150"/>
      <w:bookmarkEnd w:id="151"/>
    </w:p>
    <w:p w14:paraId="79BB64DA" w14:textId="77777777" w:rsidR="007D7F59" w:rsidRPr="00F43886" w:rsidRDefault="007D7F59" w:rsidP="007D7F59">
      <w:pPr>
        <w:rPr>
          <w:i/>
        </w:rPr>
      </w:pPr>
      <w:r w:rsidRPr="00F43886">
        <w:rPr>
          <w:i/>
          <w:lang w:eastAsia="x-none"/>
        </w:rPr>
        <w:t xml:space="preserve">For any other maintenance issues on </w:t>
      </w:r>
      <w:r w:rsidRPr="00F43886">
        <w:rPr>
          <w:i/>
        </w:rPr>
        <w:t>NR Positioning Enhancements</w:t>
      </w:r>
    </w:p>
    <w:p w14:paraId="2518FECD" w14:textId="77777777" w:rsidR="007D7F59" w:rsidRPr="00F43886" w:rsidRDefault="007D7F59" w:rsidP="007D7F59"/>
    <w:p w14:paraId="51D20E8D" w14:textId="7C34A6F4" w:rsidR="007D7F59" w:rsidRPr="006C2835" w:rsidRDefault="001B5688" w:rsidP="007D7F59">
      <w:hyperlink r:id="rId819" w:history="1">
        <w:r w:rsidR="000B5C49">
          <w:rPr>
            <w:rStyle w:val="Hyperlink"/>
          </w:rPr>
          <w:t>R1-2203176</w:t>
        </w:r>
      </w:hyperlink>
      <w:r w:rsidR="007D7F59" w:rsidRPr="006C2835">
        <w:tab/>
        <w:t>Maintenance of Other NR positioning enhancements</w:t>
      </w:r>
      <w:r w:rsidR="007D7F59" w:rsidRPr="006C2835">
        <w:tab/>
        <w:t>Nokia, Nokia Shanghai Bell</w:t>
      </w:r>
    </w:p>
    <w:p w14:paraId="02851AF5" w14:textId="5E840FD8" w:rsidR="007D7F59" w:rsidRPr="006C2835" w:rsidRDefault="001B5688" w:rsidP="007D7F59">
      <w:hyperlink r:id="rId820" w:history="1">
        <w:r w:rsidR="000B5C49">
          <w:rPr>
            <w:rStyle w:val="Hyperlink"/>
          </w:rPr>
          <w:t>R1-2203437</w:t>
        </w:r>
      </w:hyperlink>
      <w:r w:rsidR="007D7F59" w:rsidRPr="006C2835">
        <w:tab/>
        <w:t>Maintenance on latency reduction for NR positioning</w:t>
      </w:r>
      <w:r w:rsidR="007D7F59" w:rsidRPr="006C2835">
        <w:tab/>
        <w:t>CATT</w:t>
      </w:r>
    </w:p>
    <w:p w14:paraId="4767D36A" w14:textId="17BB7400" w:rsidR="007D7F59" w:rsidRPr="006C2835" w:rsidRDefault="001B5688" w:rsidP="007D7F59">
      <w:hyperlink r:id="rId821" w:history="1">
        <w:r w:rsidR="000B5C49">
          <w:rPr>
            <w:rStyle w:val="Hyperlink"/>
          </w:rPr>
          <w:t>R1-2203516</w:t>
        </w:r>
      </w:hyperlink>
      <w:r w:rsidR="007D7F59" w:rsidRPr="006C2835">
        <w:tab/>
        <w:t>Discussion on other maintenance issues on NR positioning enhancements</w:t>
      </w:r>
      <w:r w:rsidR="007D7F59" w:rsidRPr="006C2835">
        <w:tab/>
        <w:t>vivo</w:t>
      </w:r>
    </w:p>
    <w:p w14:paraId="75265C01" w14:textId="5960AC29" w:rsidR="007D7F59" w:rsidRPr="006C2835" w:rsidRDefault="001B5688" w:rsidP="007D7F59">
      <w:hyperlink r:id="rId822" w:history="1">
        <w:r w:rsidR="000B5C49">
          <w:rPr>
            <w:rStyle w:val="Hyperlink"/>
          </w:rPr>
          <w:t>R1-2203620</w:t>
        </w:r>
      </w:hyperlink>
      <w:r w:rsidR="007D7F59" w:rsidRPr="006C2835">
        <w:tab/>
        <w:t>Remaining issues other than accuracy improvement for Rel-17 Positioning</w:t>
      </w:r>
      <w:r w:rsidR="007D7F59" w:rsidRPr="006C2835">
        <w:tab/>
        <w:t>ZTE</w:t>
      </w:r>
    </w:p>
    <w:p w14:paraId="5BA482AE" w14:textId="50CADEF5" w:rsidR="007D7F59" w:rsidRPr="006C2835" w:rsidRDefault="001B5688" w:rsidP="007D7F59">
      <w:hyperlink r:id="rId823" w:history="1">
        <w:r w:rsidR="000B5C49">
          <w:rPr>
            <w:rStyle w:val="Hyperlink"/>
          </w:rPr>
          <w:t>R1-2203786</w:t>
        </w:r>
      </w:hyperlink>
      <w:r w:rsidR="007D7F59" w:rsidRPr="006C2835">
        <w:tab/>
        <w:t>Remaining issues on PRS collision detection</w:t>
      </w:r>
      <w:r w:rsidR="007D7F59" w:rsidRPr="006C2835">
        <w:tab/>
        <w:t>xiaomi</w:t>
      </w:r>
    </w:p>
    <w:p w14:paraId="513631D7" w14:textId="46C670EF" w:rsidR="007D7F59" w:rsidRPr="006C2835" w:rsidRDefault="001B5688" w:rsidP="007D7F59">
      <w:hyperlink r:id="rId824" w:history="1">
        <w:r w:rsidR="000B5C49">
          <w:rPr>
            <w:rStyle w:val="Hyperlink"/>
          </w:rPr>
          <w:t>R1-2203865</w:t>
        </w:r>
      </w:hyperlink>
      <w:r w:rsidR="007D7F59" w:rsidRPr="006C2835">
        <w:tab/>
        <w:t>Maintenance on latency and efficiency improvement related enhancement</w:t>
      </w:r>
      <w:r w:rsidR="007D7F59" w:rsidRPr="006C2835">
        <w:tab/>
        <w:t>Samsung</w:t>
      </w:r>
    </w:p>
    <w:p w14:paraId="2722DCC6" w14:textId="5B08C169" w:rsidR="007D7F59" w:rsidRPr="006C2835" w:rsidRDefault="001B5688" w:rsidP="007D7F59">
      <w:hyperlink r:id="rId825" w:history="1">
        <w:r w:rsidR="000B5C49">
          <w:rPr>
            <w:rStyle w:val="Hyperlink"/>
          </w:rPr>
          <w:t>R1-2203961</w:t>
        </w:r>
      </w:hyperlink>
      <w:r w:rsidR="007D7F59" w:rsidRPr="006C2835">
        <w:tab/>
        <w:t>Maintenance of Rel-17 Positioning enhancement other than accuracy enhancement</w:t>
      </w:r>
      <w:r w:rsidR="007D7F59" w:rsidRPr="006C2835">
        <w:tab/>
        <w:t>OPPO</w:t>
      </w:r>
    </w:p>
    <w:p w14:paraId="7F7C5F55" w14:textId="26CAE4B9" w:rsidR="007D7F59" w:rsidRPr="006C2835" w:rsidRDefault="001B5688" w:rsidP="007D7F59">
      <w:hyperlink r:id="rId826" w:history="1">
        <w:r w:rsidR="000B5C49">
          <w:rPr>
            <w:rStyle w:val="Hyperlink"/>
          </w:rPr>
          <w:t>R1-2204128</w:t>
        </w:r>
      </w:hyperlink>
      <w:r w:rsidR="007D7F59" w:rsidRPr="006C2835">
        <w:tab/>
        <w:t>Remaining issues for NR positioning</w:t>
      </w:r>
      <w:r w:rsidR="007D7F59" w:rsidRPr="006C2835">
        <w:tab/>
        <w:t>InterDigital, Inc.</w:t>
      </w:r>
    </w:p>
    <w:p w14:paraId="6162440D" w14:textId="1D565997" w:rsidR="007D7F59" w:rsidRPr="006C2835" w:rsidRDefault="001B5688" w:rsidP="007D7F59">
      <w:hyperlink r:id="rId827" w:history="1">
        <w:r w:rsidR="000B5C49">
          <w:rPr>
            <w:rStyle w:val="Hyperlink"/>
          </w:rPr>
          <w:t>R1-2204276</w:t>
        </w:r>
      </w:hyperlink>
      <w:r w:rsidR="007D7F59" w:rsidRPr="006C2835">
        <w:tab/>
        <w:t>Remaining issues on latency improvements</w:t>
      </w:r>
      <w:r w:rsidR="007D7F59" w:rsidRPr="006C2835">
        <w:tab/>
        <w:t>CMCC</w:t>
      </w:r>
    </w:p>
    <w:p w14:paraId="11D99073" w14:textId="2F9246C3" w:rsidR="007D7F59" w:rsidRPr="006C2835" w:rsidRDefault="001B5688" w:rsidP="007D7F59">
      <w:hyperlink r:id="rId828" w:history="1">
        <w:r w:rsidR="000B5C49">
          <w:rPr>
            <w:rStyle w:val="Hyperlink"/>
          </w:rPr>
          <w:t>R1-2204522</w:t>
        </w:r>
      </w:hyperlink>
      <w:r w:rsidR="007D7F59" w:rsidRPr="006C2835">
        <w:tab/>
        <w:t>Discussion on maintenance for NR positioning other enhancements</w:t>
      </w:r>
      <w:r w:rsidR="007D7F59" w:rsidRPr="006C2835">
        <w:tab/>
        <w:t>LG Electronics</w:t>
      </w:r>
    </w:p>
    <w:p w14:paraId="62874A91" w14:textId="5206F72C" w:rsidR="007D7F59" w:rsidRPr="006C2835" w:rsidRDefault="001B5688" w:rsidP="007D7F59">
      <w:hyperlink r:id="rId829" w:history="1">
        <w:r w:rsidR="000B5C49">
          <w:rPr>
            <w:rStyle w:val="Hyperlink"/>
          </w:rPr>
          <w:t>R1-2204903</w:t>
        </w:r>
      </w:hyperlink>
      <w:r w:rsidR="007D7F59" w:rsidRPr="006C2835">
        <w:tab/>
        <w:t>Maintenance of Rel-17 positioning latency and efficiency improvements</w:t>
      </w:r>
      <w:r w:rsidR="007D7F59" w:rsidRPr="006C2835">
        <w:tab/>
        <w:t>Huawei, HiSilicon</w:t>
      </w:r>
    </w:p>
    <w:p w14:paraId="7B447EC1" w14:textId="79EFE3D8" w:rsidR="007D7F59" w:rsidRPr="006C2835" w:rsidRDefault="001B5688" w:rsidP="007D7F59">
      <w:hyperlink r:id="rId830" w:history="1">
        <w:r w:rsidR="000B5C49">
          <w:rPr>
            <w:rStyle w:val="Hyperlink"/>
          </w:rPr>
          <w:t>R1-2204943</w:t>
        </w:r>
      </w:hyperlink>
      <w:r w:rsidR="007D7F59" w:rsidRPr="006C2835">
        <w:tab/>
        <w:t>Remaining issues for NR positioning enhancements</w:t>
      </w:r>
      <w:r w:rsidR="007D7F59" w:rsidRPr="006C2835">
        <w:tab/>
        <w:t>Ericsson</w:t>
      </w:r>
    </w:p>
    <w:p w14:paraId="0DBFA967" w14:textId="3666D61F" w:rsidR="007D7F59" w:rsidRDefault="001B5688" w:rsidP="007D7F59">
      <w:hyperlink r:id="rId831" w:history="1">
        <w:r w:rsidR="000B5C49">
          <w:rPr>
            <w:rStyle w:val="Hyperlink"/>
          </w:rPr>
          <w:t>R1-2204986</w:t>
        </w:r>
      </w:hyperlink>
      <w:r w:rsidR="007D7F59" w:rsidRPr="006C2835">
        <w:tab/>
        <w:t>Maintenance on Other Issues in NR Positioning Enhancements</w:t>
      </w:r>
      <w:r w:rsidR="007D7F59" w:rsidRPr="006C2835">
        <w:tab/>
        <w:t>Qualcomm Incorporated</w:t>
      </w:r>
    </w:p>
    <w:p w14:paraId="674E5BAB" w14:textId="441FAFEC" w:rsidR="00DE3B6A" w:rsidRDefault="00DE3B6A" w:rsidP="007D7F59"/>
    <w:p w14:paraId="0EA3916A" w14:textId="77777777" w:rsidR="00DE3B6A" w:rsidRPr="00F43886" w:rsidRDefault="00DE3B6A" w:rsidP="00DE3B6A">
      <w:pPr>
        <w:rPr>
          <w:rFonts w:cs="Times"/>
          <w:szCs w:val="20"/>
          <w:lang w:val="fr-FR" w:eastAsia="x-none"/>
        </w:rPr>
      </w:pPr>
      <w:r w:rsidRPr="00F43886">
        <w:rPr>
          <w:rFonts w:cs="Times"/>
          <w:szCs w:val="20"/>
          <w:lang w:val="fr-FR" w:eastAsia="x-none"/>
        </w:rPr>
        <w:t>[109-e-R17-ePos-05] – Su (Huawei)</w:t>
      </w:r>
    </w:p>
    <w:p w14:paraId="340E502C" w14:textId="79877B42" w:rsidR="00DE3B6A" w:rsidRPr="00F43886" w:rsidRDefault="00DE3B6A" w:rsidP="00DE3B6A">
      <w:pPr>
        <w:rPr>
          <w:rFonts w:cs="Times"/>
          <w:szCs w:val="20"/>
          <w:lang w:eastAsia="x-none"/>
        </w:rPr>
      </w:pPr>
      <w:r w:rsidRPr="00F43886">
        <w:rPr>
          <w:rFonts w:cs="Times"/>
          <w:szCs w:val="20"/>
          <w:lang w:eastAsia="x-none"/>
        </w:rPr>
        <w:t xml:space="preserve">Email discussion under 8.5.2 for maintenance on latency improvements for both DL and DL+UL positioning methods for issues 5-1, 5-2, 5-3, 5-4, 5-5, 5-6, 5-7, 5-8, 5-9, 5-10, 5-11, 5-12, 5-18 and 6-4 in </w:t>
      </w:r>
      <w:hyperlink r:id="rId832" w:history="1">
        <w:r w:rsidR="000B5C49">
          <w:rPr>
            <w:rStyle w:val="Hyperlink"/>
            <w:rFonts w:cs="Times"/>
            <w:szCs w:val="20"/>
            <w:lang w:eastAsia="x-none"/>
          </w:rPr>
          <w:t>R1-2205097</w:t>
        </w:r>
      </w:hyperlink>
      <w:r w:rsidRPr="00F43886">
        <w:rPr>
          <w:rFonts w:cs="Times"/>
          <w:szCs w:val="20"/>
          <w:lang w:eastAsia="x-none"/>
        </w:rPr>
        <w:t xml:space="preserve">, and on positioning for UEs in RRC_ INACTIVE for issues 6-1, 6-2, 6-3, 6-6, 6-7, 6-9 in </w:t>
      </w:r>
      <w:hyperlink r:id="rId833" w:history="1">
        <w:r w:rsidR="000B5C49">
          <w:rPr>
            <w:rStyle w:val="Hyperlink"/>
            <w:rFonts w:cs="Times"/>
            <w:szCs w:val="20"/>
            <w:lang w:eastAsia="x-none"/>
          </w:rPr>
          <w:t>R1-2205097</w:t>
        </w:r>
      </w:hyperlink>
      <w:r w:rsidRPr="00F43886">
        <w:rPr>
          <w:rFonts w:cs="Times"/>
          <w:szCs w:val="20"/>
          <w:lang w:eastAsia="x-none"/>
        </w:rPr>
        <w:t xml:space="preserve">, including discussion on LSs in </w:t>
      </w:r>
      <w:hyperlink r:id="rId834" w:history="1">
        <w:r w:rsidR="000B5C49">
          <w:rPr>
            <w:rStyle w:val="Hyperlink"/>
            <w:rFonts w:cs="Times"/>
            <w:szCs w:val="20"/>
            <w:lang w:eastAsia="x-none"/>
          </w:rPr>
          <w:t>R1-2203022</w:t>
        </w:r>
      </w:hyperlink>
      <w:r w:rsidRPr="00F43886">
        <w:rPr>
          <w:rFonts w:cs="Times"/>
          <w:szCs w:val="20"/>
          <w:lang w:eastAsia="x-none"/>
        </w:rPr>
        <w:t xml:space="preserve"> </w:t>
      </w:r>
      <w:hyperlink r:id="rId835" w:history="1">
        <w:r w:rsidR="000B5C49">
          <w:rPr>
            <w:rStyle w:val="Hyperlink"/>
            <w:rFonts w:cs="Times"/>
            <w:szCs w:val="20"/>
            <w:lang w:eastAsia="x-none"/>
          </w:rPr>
          <w:t>R1-2203023</w:t>
        </w:r>
      </w:hyperlink>
      <w:r w:rsidRPr="00F43886">
        <w:rPr>
          <w:rFonts w:cs="Times"/>
          <w:szCs w:val="20"/>
          <w:lang w:eastAsia="x-none"/>
        </w:rPr>
        <w:t xml:space="preserve"> </w:t>
      </w:r>
      <w:hyperlink r:id="rId836" w:history="1">
        <w:r w:rsidR="000B5C49">
          <w:rPr>
            <w:rStyle w:val="Hyperlink"/>
            <w:rFonts w:cs="Times"/>
            <w:szCs w:val="20"/>
            <w:lang w:eastAsia="x-none"/>
          </w:rPr>
          <w:t>R1-2203026</w:t>
        </w:r>
      </w:hyperlink>
      <w:r w:rsidRPr="00F43886">
        <w:rPr>
          <w:rFonts w:cs="Times"/>
          <w:szCs w:val="20"/>
          <w:lang w:eastAsia="x-none"/>
        </w:rPr>
        <w:t xml:space="preserve"> </w:t>
      </w:r>
      <w:hyperlink r:id="rId837" w:history="1">
        <w:r w:rsidR="000B5C49">
          <w:rPr>
            <w:rStyle w:val="Hyperlink"/>
            <w:rFonts w:cs="Times"/>
            <w:szCs w:val="20"/>
            <w:lang w:eastAsia="x-none"/>
          </w:rPr>
          <w:t>R1-2203028</w:t>
        </w:r>
      </w:hyperlink>
    </w:p>
    <w:p w14:paraId="24267876" w14:textId="77777777" w:rsidR="00DE3B6A" w:rsidRPr="00F43886" w:rsidRDefault="00DE3B6A" w:rsidP="00DE3B6A">
      <w:pPr>
        <w:numPr>
          <w:ilvl w:val="0"/>
          <w:numId w:val="65"/>
        </w:numPr>
        <w:rPr>
          <w:rFonts w:cs="Times"/>
          <w:szCs w:val="20"/>
          <w:lang w:eastAsia="x-none"/>
        </w:rPr>
      </w:pPr>
      <w:r w:rsidRPr="00F43886">
        <w:rPr>
          <w:rFonts w:cs="Times"/>
          <w:szCs w:val="20"/>
          <w:lang w:eastAsia="x-none"/>
        </w:rPr>
        <w:t>1</w:t>
      </w:r>
      <w:r w:rsidRPr="00F43886">
        <w:rPr>
          <w:rFonts w:cs="Times"/>
          <w:szCs w:val="20"/>
          <w:vertAlign w:val="superscript"/>
          <w:lang w:eastAsia="x-none"/>
        </w:rPr>
        <w:t>st</w:t>
      </w:r>
      <w:r w:rsidRPr="00F43886">
        <w:rPr>
          <w:rFonts w:cs="Times"/>
          <w:szCs w:val="20"/>
          <w:lang w:eastAsia="x-none"/>
        </w:rPr>
        <w:t xml:space="preserve"> check point: </w:t>
      </w:r>
      <w:r w:rsidRPr="00F43886">
        <w:rPr>
          <w:rFonts w:cs="Times"/>
          <w:szCs w:val="20"/>
          <w:lang w:eastAsia="zh-CN"/>
        </w:rPr>
        <w:t>May 13 (any RRC impact by May 12)</w:t>
      </w:r>
    </w:p>
    <w:p w14:paraId="72E7FD7D" w14:textId="77777777" w:rsidR="00DE3B6A" w:rsidRPr="00F43886" w:rsidRDefault="00DE3B6A" w:rsidP="00DE3B6A">
      <w:pPr>
        <w:numPr>
          <w:ilvl w:val="0"/>
          <w:numId w:val="65"/>
        </w:numPr>
        <w:rPr>
          <w:rFonts w:cs="Times"/>
          <w:szCs w:val="20"/>
          <w:lang w:eastAsia="x-none"/>
        </w:rPr>
      </w:pPr>
      <w:r w:rsidRPr="00F43886">
        <w:rPr>
          <w:rFonts w:cs="Times"/>
          <w:szCs w:val="20"/>
          <w:lang w:eastAsia="x-none"/>
        </w:rPr>
        <w:t xml:space="preserve">Final check point: </w:t>
      </w:r>
      <w:r w:rsidRPr="00F43886">
        <w:rPr>
          <w:rFonts w:cs="Times"/>
          <w:szCs w:val="20"/>
          <w:lang w:eastAsia="zh-CN"/>
        </w:rPr>
        <w:t>May 18</w:t>
      </w:r>
    </w:p>
    <w:p w14:paraId="484B1490" w14:textId="31BDB7B5" w:rsidR="00DE3B6A" w:rsidRPr="00DE3B6A" w:rsidRDefault="001B5688" w:rsidP="00DE3B6A">
      <w:pPr>
        <w:rPr>
          <w:b/>
          <w:bCs/>
        </w:rPr>
      </w:pPr>
      <w:hyperlink r:id="rId838" w:history="1">
        <w:r w:rsidR="000B5C49">
          <w:rPr>
            <w:rStyle w:val="Hyperlink"/>
            <w:b/>
            <w:bCs/>
          </w:rPr>
          <w:t>R1-2205255</w:t>
        </w:r>
      </w:hyperlink>
      <w:r w:rsidR="00DE3B6A" w:rsidRPr="00DE3B6A">
        <w:rPr>
          <w:b/>
          <w:bCs/>
        </w:rPr>
        <w:tab/>
        <w:t>Summary #1 of [109-e-R17-ePos-05] on latency improvements and RRC_INACTIVE</w:t>
      </w:r>
      <w:r w:rsidR="00DE3B6A" w:rsidRPr="00DE3B6A">
        <w:rPr>
          <w:b/>
          <w:bCs/>
        </w:rPr>
        <w:tab/>
        <w:t>Moderator (Huawei)</w:t>
      </w:r>
    </w:p>
    <w:p w14:paraId="241EA585" w14:textId="4E466B77" w:rsidR="000D7D1B" w:rsidRPr="005B556A" w:rsidRDefault="000D7D1B" w:rsidP="000D7D1B">
      <w:pPr>
        <w:kinsoku w:val="0"/>
        <w:spacing w:line="220" w:lineRule="exact"/>
        <w:rPr>
          <w:rFonts w:ascii="Times New Roman" w:hAnsi="Times New Roman"/>
          <w:bCs/>
          <w:lang w:eastAsia="x-none"/>
        </w:rPr>
      </w:pPr>
      <w:r w:rsidRPr="005B556A">
        <w:rPr>
          <w:rFonts w:ascii="Times New Roman" w:hAnsi="Times New Roman"/>
          <w:b/>
          <w:lang w:eastAsia="x-none"/>
        </w:rPr>
        <w:t>Decision:</w:t>
      </w:r>
      <w:r w:rsidRPr="005B556A">
        <w:rPr>
          <w:rFonts w:ascii="Times New Roman" w:hAnsi="Times New Roman"/>
          <w:bCs/>
          <w:lang w:eastAsia="x-none"/>
        </w:rPr>
        <w:t xml:space="preserve"> As per email decision posted on May </w:t>
      </w:r>
      <w:r>
        <w:rPr>
          <w:rFonts w:ascii="Times New Roman" w:hAnsi="Times New Roman"/>
          <w:bCs/>
          <w:lang w:eastAsia="x-none"/>
        </w:rPr>
        <w:t>13</w:t>
      </w:r>
      <w:r w:rsidRPr="000D7D1B">
        <w:rPr>
          <w:rFonts w:ascii="Times New Roman" w:hAnsi="Times New Roman"/>
          <w:bCs/>
          <w:vertAlign w:val="superscript"/>
          <w:lang w:eastAsia="x-none"/>
        </w:rPr>
        <w:t>th</w:t>
      </w:r>
      <w:r>
        <w:rPr>
          <w:rFonts w:ascii="Times New Roman" w:hAnsi="Times New Roman"/>
          <w:bCs/>
          <w:lang w:eastAsia="x-none"/>
        </w:rPr>
        <w:t>,</w:t>
      </w:r>
    </w:p>
    <w:p w14:paraId="74A9D756" w14:textId="77777777" w:rsidR="00DE3B6A" w:rsidRPr="00E15482" w:rsidRDefault="00DE3B6A" w:rsidP="00DE3B6A">
      <w:pPr>
        <w:kinsoku w:val="0"/>
        <w:spacing w:line="220" w:lineRule="exact"/>
        <w:rPr>
          <w:rFonts w:ascii="Times New Roman" w:hAnsi="Times New Roman"/>
          <w:bCs/>
          <w:highlight w:val="green"/>
          <w:lang w:eastAsia="x-none"/>
        </w:rPr>
      </w:pPr>
      <w:r w:rsidRPr="00E15482">
        <w:rPr>
          <w:rFonts w:ascii="Times New Roman" w:hAnsi="Times New Roman" w:hint="eastAsia"/>
          <w:bCs/>
          <w:highlight w:val="green"/>
          <w:lang w:eastAsia="x-none"/>
        </w:rPr>
        <w:t>Agreement</w:t>
      </w:r>
    </w:p>
    <w:p w14:paraId="32B6EF4F" w14:textId="77777777" w:rsidR="00DE3B6A" w:rsidRPr="00E15482" w:rsidRDefault="00DE3B6A" w:rsidP="00DE3B6A">
      <w:pPr>
        <w:rPr>
          <w:bCs/>
          <w:lang w:eastAsia="x-none"/>
        </w:rPr>
      </w:pPr>
      <w:r w:rsidRPr="00E15482">
        <w:rPr>
          <w:bCs/>
          <w:lang w:eastAsia="x-none"/>
        </w:rPr>
        <w:t>Support the LMF to request the Rx beam sweeping factor.</w:t>
      </w:r>
    </w:p>
    <w:p w14:paraId="2F078749" w14:textId="77777777" w:rsidR="00DE3B6A" w:rsidRPr="00E15482" w:rsidRDefault="00DE3B6A" w:rsidP="00DE3B6A">
      <w:pPr>
        <w:rPr>
          <w:bCs/>
          <w:lang w:eastAsia="x-none"/>
        </w:rPr>
      </w:pPr>
    </w:p>
    <w:p w14:paraId="4EDDD056" w14:textId="77777777" w:rsidR="00DE3B6A" w:rsidRPr="00E15482" w:rsidRDefault="00DE3B6A" w:rsidP="00DE3B6A">
      <w:pPr>
        <w:kinsoku w:val="0"/>
        <w:spacing w:line="220" w:lineRule="exact"/>
        <w:rPr>
          <w:rFonts w:ascii="Times New Roman" w:hAnsi="Times New Roman"/>
          <w:bCs/>
          <w:highlight w:val="green"/>
          <w:lang w:eastAsia="x-none"/>
        </w:rPr>
      </w:pPr>
      <w:r w:rsidRPr="00E15482">
        <w:rPr>
          <w:rFonts w:ascii="Times New Roman" w:hAnsi="Times New Roman" w:hint="eastAsia"/>
          <w:bCs/>
          <w:highlight w:val="green"/>
          <w:lang w:eastAsia="x-none"/>
        </w:rPr>
        <w:t>Agreement</w:t>
      </w:r>
    </w:p>
    <w:p w14:paraId="2E8E64C3" w14:textId="77777777" w:rsidR="00DE3B6A" w:rsidRPr="00E15482" w:rsidRDefault="00DE3B6A" w:rsidP="00DE3B6A">
      <w:pPr>
        <w:rPr>
          <w:rFonts w:cs="Times"/>
          <w:bCs/>
          <w:lang w:eastAsia="x-none"/>
        </w:rPr>
      </w:pPr>
      <w:r w:rsidRPr="00E15482">
        <w:rPr>
          <w:rFonts w:cs="Times"/>
          <w:bCs/>
          <w:lang w:eastAsia="x-none"/>
        </w:rPr>
        <w:t>The request from LMF on the Rx beam sweeping factor is a single bit per positioning method, which can take two values.</w:t>
      </w:r>
    </w:p>
    <w:p w14:paraId="27BC4770" w14:textId="77777777" w:rsidR="00DE3B6A" w:rsidRPr="00E15482" w:rsidRDefault="00DE3B6A" w:rsidP="00CF6E6D">
      <w:pPr>
        <w:pStyle w:val="ListParagraph"/>
        <w:numPr>
          <w:ilvl w:val="0"/>
          <w:numId w:val="430"/>
        </w:numPr>
      </w:pPr>
      <w:r w:rsidRPr="00E15482">
        <w:lastRenderedPageBreak/>
        <w:t>Value 1: Equal to the UE’s reported Rx beam sweeping factor in the corresponding capability for the band UE supports the feature, and equal to 8 for the FR2 bands that UE does not support the feature.</w:t>
      </w:r>
    </w:p>
    <w:p w14:paraId="7D0D48CF" w14:textId="77777777" w:rsidR="00DE3B6A" w:rsidRPr="00E15482" w:rsidRDefault="00DE3B6A" w:rsidP="00CF6E6D">
      <w:pPr>
        <w:pStyle w:val="ListParagraph"/>
        <w:numPr>
          <w:ilvl w:val="0"/>
          <w:numId w:val="430"/>
        </w:numPr>
      </w:pPr>
      <w:r w:rsidRPr="00E15482">
        <w:t>Value 2: Equal to 8 (default assumption) for FR2 bands.</w:t>
      </w:r>
    </w:p>
    <w:p w14:paraId="01AF2517" w14:textId="77777777" w:rsidR="00DE3B6A" w:rsidRPr="00E15482" w:rsidRDefault="00DE3B6A" w:rsidP="00CF6E6D">
      <w:pPr>
        <w:pStyle w:val="ListParagraph"/>
        <w:numPr>
          <w:ilvl w:val="0"/>
          <w:numId w:val="430"/>
        </w:numPr>
      </w:pPr>
      <w:r w:rsidRPr="00E15482">
        <w:t>The bit value should be set to the same across DL-TDOA, DL-AoD, and Multi-RTT for hybrid positioning.</w:t>
      </w:r>
    </w:p>
    <w:p w14:paraId="0F3553E3" w14:textId="77777777" w:rsidR="00DE3B6A" w:rsidRPr="00E15482" w:rsidRDefault="00DE3B6A" w:rsidP="00DE3B6A">
      <w:pPr>
        <w:kinsoku w:val="0"/>
        <w:spacing w:line="220" w:lineRule="exact"/>
        <w:rPr>
          <w:rFonts w:ascii="Times New Roman" w:hAnsi="Times New Roman"/>
          <w:bCs/>
          <w:highlight w:val="green"/>
          <w:lang w:eastAsia="x-none"/>
        </w:rPr>
      </w:pPr>
      <w:r w:rsidRPr="00E15482">
        <w:rPr>
          <w:rFonts w:ascii="Times New Roman" w:hAnsi="Times New Roman" w:hint="eastAsia"/>
          <w:bCs/>
          <w:highlight w:val="green"/>
          <w:lang w:eastAsia="x-none"/>
        </w:rPr>
        <w:t>Agreement</w:t>
      </w:r>
    </w:p>
    <w:p w14:paraId="0BDFE71C" w14:textId="15476A8E" w:rsidR="00DE3B6A" w:rsidRPr="00E15482" w:rsidRDefault="00DE3B6A" w:rsidP="00DE3B6A">
      <w:pPr>
        <w:rPr>
          <w:rFonts w:cs="Times"/>
          <w:bCs/>
          <w:lang w:eastAsia="x-none"/>
        </w:rPr>
      </w:pPr>
      <w:r w:rsidRPr="00E15482">
        <w:rPr>
          <w:rFonts w:cs="Times"/>
          <w:bCs/>
          <w:lang w:eastAsia="x-none"/>
        </w:rPr>
        <w:t xml:space="preserve">Reply to the RAN4’s question in LS </w:t>
      </w:r>
      <w:hyperlink r:id="rId839" w:history="1">
        <w:r w:rsidR="000B5C49">
          <w:rPr>
            <w:rStyle w:val="Hyperlink"/>
            <w:rFonts w:cs="Times"/>
            <w:bCs/>
            <w:lang w:eastAsia="x-none"/>
          </w:rPr>
          <w:t>R1-2203026</w:t>
        </w:r>
      </w:hyperlink>
      <w:r w:rsidRPr="00E15482">
        <w:rPr>
          <w:rFonts w:cs="Times"/>
          <w:bCs/>
          <w:lang w:eastAsia="x-none"/>
        </w:rPr>
        <w:t xml:space="preserve"> with</w:t>
      </w:r>
    </w:p>
    <w:p w14:paraId="27B1E721" w14:textId="77777777" w:rsidR="00DE3B6A" w:rsidRPr="00E15482" w:rsidRDefault="00DE3B6A" w:rsidP="00CF6E6D">
      <w:pPr>
        <w:pStyle w:val="ListParagraph"/>
        <w:numPr>
          <w:ilvl w:val="0"/>
          <w:numId w:val="431"/>
        </w:numPr>
      </w:pPr>
      <w:r w:rsidRPr="00E15482">
        <w:t>RAN1 already agreed in RAN1#108-e that inside each single instance of a PRS processing window, a single PFL can be measured. This is applicable to all Types of MG-less PRS processing.</w:t>
      </w:r>
    </w:p>
    <w:p w14:paraId="6EFC9B2D" w14:textId="77777777" w:rsidR="00DE3B6A" w:rsidRPr="00E15482" w:rsidRDefault="00DE3B6A" w:rsidP="00CF6E6D">
      <w:pPr>
        <w:pStyle w:val="ListParagraph"/>
        <w:numPr>
          <w:ilvl w:val="0"/>
          <w:numId w:val="431"/>
        </w:numPr>
      </w:pPr>
      <w:r w:rsidRPr="00E15482">
        <w:t>In addition, it is RAN1 understanding that the applicable number of positioning frequency layers for the gapless PRS measurement within a PRS processing window is one across all instances of the PRS processing window.</w:t>
      </w:r>
    </w:p>
    <w:p w14:paraId="25E7FBC0" w14:textId="77777777" w:rsidR="00DE3B6A" w:rsidRPr="00E15482" w:rsidRDefault="00DE3B6A" w:rsidP="00DE3B6A">
      <w:pPr>
        <w:kinsoku w:val="0"/>
        <w:spacing w:line="220" w:lineRule="exact"/>
        <w:rPr>
          <w:rFonts w:ascii="Times New Roman" w:hAnsi="Times New Roman"/>
          <w:bCs/>
          <w:highlight w:val="green"/>
          <w:lang w:eastAsia="x-none"/>
        </w:rPr>
      </w:pPr>
      <w:r w:rsidRPr="00E15482">
        <w:rPr>
          <w:rFonts w:ascii="Times New Roman" w:hAnsi="Times New Roman" w:hint="eastAsia"/>
          <w:bCs/>
          <w:highlight w:val="green"/>
          <w:lang w:eastAsia="x-none"/>
        </w:rPr>
        <w:t>Agreement</w:t>
      </w:r>
    </w:p>
    <w:p w14:paraId="4FB1B2DD" w14:textId="3BC7725D" w:rsidR="00DE3B6A" w:rsidRPr="00E15482" w:rsidRDefault="00DE3B6A" w:rsidP="00CF6E6D">
      <w:pPr>
        <w:pStyle w:val="ListParagraph"/>
        <w:numPr>
          <w:ilvl w:val="0"/>
          <w:numId w:val="432"/>
        </w:numPr>
        <w:rPr>
          <w:bCs/>
          <w:lang w:eastAsia="x-none"/>
        </w:rPr>
      </w:pPr>
      <w:r w:rsidRPr="00E15482">
        <w:rPr>
          <w:bCs/>
          <w:lang w:eastAsia="x-none"/>
        </w:rPr>
        <w:t xml:space="preserve">The Text Proposal (for TS38.214 v17.1.0, clause 5.1.6.5) of Proposal 2.9.1-1a in section 5.1 of </w:t>
      </w:r>
      <w:hyperlink r:id="rId840" w:history="1">
        <w:r w:rsidR="000B5C49">
          <w:rPr>
            <w:rStyle w:val="Hyperlink"/>
            <w:bCs/>
            <w:lang w:eastAsia="x-none"/>
          </w:rPr>
          <w:t>R1-2205255</w:t>
        </w:r>
      </w:hyperlink>
      <w:r w:rsidRPr="00E15482">
        <w:rPr>
          <w:bCs/>
          <w:lang w:eastAsia="x-none"/>
        </w:rPr>
        <w:t xml:space="preserve"> is endorsed.</w:t>
      </w:r>
    </w:p>
    <w:p w14:paraId="64355199" w14:textId="77777777" w:rsidR="00DE3B6A" w:rsidRPr="00E15482" w:rsidRDefault="00DE3B6A" w:rsidP="00DE3B6A">
      <w:pPr>
        <w:kinsoku w:val="0"/>
        <w:spacing w:line="220" w:lineRule="exact"/>
        <w:rPr>
          <w:rFonts w:ascii="Times New Roman" w:hAnsi="Times New Roman"/>
          <w:bCs/>
          <w:highlight w:val="green"/>
          <w:lang w:eastAsia="x-none"/>
        </w:rPr>
      </w:pPr>
      <w:r w:rsidRPr="00E15482">
        <w:rPr>
          <w:rFonts w:ascii="Times New Roman" w:hAnsi="Times New Roman" w:hint="eastAsia"/>
          <w:bCs/>
          <w:highlight w:val="green"/>
          <w:lang w:eastAsia="x-none"/>
        </w:rPr>
        <w:t>Agreement</w:t>
      </w:r>
    </w:p>
    <w:p w14:paraId="6C885251" w14:textId="77777777" w:rsidR="00DE3B6A" w:rsidRPr="00E15482" w:rsidRDefault="00DE3B6A" w:rsidP="00DE3B6A">
      <w:pPr>
        <w:rPr>
          <w:rFonts w:cs="Times"/>
          <w:bCs/>
          <w:lang w:eastAsia="x-none"/>
        </w:rPr>
      </w:pPr>
      <w:r w:rsidRPr="00E15482">
        <w:rPr>
          <w:rFonts w:cs="Times"/>
          <w:bCs/>
          <w:lang w:eastAsia="x-none"/>
        </w:rPr>
        <w:t>For Option 2 of SRS for positioning transmission in RRC_INACTIVE, the UE capability of switching time between SRS Tx and other Tx in initial UL BWP is introduced also for FDD.</w:t>
      </w:r>
    </w:p>
    <w:p w14:paraId="44CAD14E" w14:textId="77777777" w:rsidR="00DE3B6A" w:rsidRPr="00E15482" w:rsidRDefault="00DE3B6A" w:rsidP="00CF6E6D">
      <w:pPr>
        <w:pStyle w:val="ListParagraph"/>
        <w:numPr>
          <w:ilvl w:val="0"/>
          <w:numId w:val="433"/>
        </w:numPr>
      </w:pPr>
      <w:r w:rsidRPr="00E15482">
        <w:t>The switching time value(s) are left up to RAN4 discussion</w:t>
      </w:r>
    </w:p>
    <w:p w14:paraId="33CC7C1F" w14:textId="77777777" w:rsidR="00DE3B6A" w:rsidRPr="00E15482" w:rsidRDefault="00DE3B6A" w:rsidP="00CF6E6D">
      <w:pPr>
        <w:pStyle w:val="ListParagraph"/>
        <w:numPr>
          <w:ilvl w:val="0"/>
          <w:numId w:val="433"/>
        </w:numPr>
      </w:pPr>
      <w:r w:rsidRPr="00E15482">
        <w:t>If the transmission of SRS for positioning with the switching time collides in time domain with other UL transmission for FDD, the SRS for positioning transmission is dropped in the symbols where the collision occurs.</w:t>
      </w:r>
    </w:p>
    <w:p w14:paraId="46C2827C" w14:textId="0D0BC67F" w:rsidR="00DE3B6A" w:rsidRDefault="00DE3B6A" w:rsidP="00DE3B6A">
      <w:pPr>
        <w:rPr>
          <w:bCs/>
          <w:lang w:eastAsia="x-none"/>
        </w:rPr>
      </w:pPr>
    </w:p>
    <w:p w14:paraId="7705F136" w14:textId="3866C301" w:rsidR="00460802" w:rsidRPr="005B556A" w:rsidRDefault="00460802" w:rsidP="00460802">
      <w:pPr>
        <w:kinsoku w:val="0"/>
        <w:spacing w:line="220" w:lineRule="exact"/>
        <w:rPr>
          <w:rFonts w:ascii="Times New Roman" w:hAnsi="Times New Roman"/>
          <w:bCs/>
          <w:lang w:eastAsia="x-none"/>
        </w:rPr>
      </w:pPr>
      <w:r w:rsidRPr="005B556A">
        <w:rPr>
          <w:rFonts w:ascii="Times New Roman" w:hAnsi="Times New Roman"/>
          <w:b/>
          <w:lang w:eastAsia="x-none"/>
        </w:rPr>
        <w:t>Decision:</w:t>
      </w:r>
      <w:r w:rsidRPr="005B556A">
        <w:rPr>
          <w:rFonts w:ascii="Times New Roman" w:hAnsi="Times New Roman"/>
          <w:bCs/>
          <w:lang w:eastAsia="x-none"/>
        </w:rPr>
        <w:t xml:space="preserve"> As per email decision posted on May </w:t>
      </w:r>
      <w:r>
        <w:rPr>
          <w:rFonts w:ascii="Times New Roman" w:hAnsi="Times New Roman"/>
          <w:bCs/>
          <w:lang w:eastAsia="x-none"/>
        </w:rPr>
        <w:t>17</w:t>
      </w:r>
      <w:r w:rsidRPr="000D7D1B">
        <w:rPr>
          <w:rFonts w:ascii="Times New Roman" w:hAnsi="Times New Roman"/>
          <w:bCs/>
          <w:vertAlign w:val="superscript"/>
          <w:lang w:eastAsia="x-none"/>
        </w:rPr>
        <w:t>th</w:t>
      </w:r>
      <w:r>
        <w:rPr>
          <w:rFonts w:ascii="Times New Roman" w:hAnsi="Times New Roman"/>
          <w:bCs/>
          <w:lang w:eastAsia="x-none"/>
        </w:rPr>
        <w:t>,</w:t>
      </w:r>
    </w:p>
    <w:p w14:paraId="6FE99932" w14:textId="77777777" w:rsidR="00460802" w:rsidRPr="00E15482" w:rsidRDefault="00460802" w:rsidP="00460802">
      <w:pPr>
        <w:kinsoku w:val="0"/>
        <w:spacing w:line="220" w:lineRule="exact"/>
        <w:rPr>
          <w:rFonts w:ascii="Times New Roman" w:hAnsi="Times New Roman"/>
          <w:bCs/>
          <w:highlight w:val="green"/>
          <w:lang w:eastAsia="x-none"/>
        </w:rPr>
      </w:pPr>
      <w:r w:rsidRPr="00E15482">
        <w:rPr>
          <w:rFonts w:ascii="Times New Roman" w:hAnsi="Times New Roman" w:hint="eastAsia"/>
          <w:bCs/>
          <w:highlight w:val="green"/>
          <w:lang w:eastAsia="x-none"/>
        </w:rPr>
        <w:t>Agreement</w:t>
      </w:r>
    </w:p>
    <w:p w14:paraId="7617E07B" w14:textId="4E3706C2" w:rsidR="00460802" w:rsidRPr="00E15482" w:rsidRDefault="00460802" w:rsidP="00CF6E6D">
      <w:pPr>
        <w:pStyle w:val="ListParagraph"/>
        <w:numPr>
          <w:ilvl w:val="0"/>
          <w:numId w:val="432"/>
        </w:numPr>
        <w:rPr>
          <w:bCs/>
          <w:lang w:eastAsia="x-none"/>
        </w:rPr>
      </w:pPr>
      <w:r w:rsidRPr="00E15482">
        <w:rPr>
          <w:bCs/>
          <w:lang w:eastAsia="x-none"/>
        </w:rPr>
        <w:t xml:space="preserve">The Text Proposal (for TS38.214 v17.1.0, clause 5.1.6.5) of Proposal 2.4.1-1a in section 5.1 of </w:t>
      </w:r>
      <w:hyperlink r:id="rId841" w:history="1">
        <w:r w:rsidR="000B5C49">
          <w:rPr>
            <w:rStyle w:val="Hyperlink"/>
            <w:bCs/>
            <w:lang w:eastAsia="x-none"/>
          </w:rPr>
          <w:t>R1-2205255</w:t>
        </w:r>
      </w:hyperlink>
      <w:r w:rsidRPr="00E15482">
        <w:rPr>
          <w:bCs/>
          <w:lang w:eastAsia="x-none"/>
        </w:rPr>
        <w:t xml:space="preserve"> is endorsed.</w:t>
      </w:r>
    </w:p>
    <w:p w14:paraId="06A7BF3E" w14:textId="08325105" w:rsidR="00460802" w:rsidRPr="00460802" w:rsidRDefault="001B5688" w:rsidP="00460802">
      <w:pPr>
        <w:rPr>
          <w:b/>
          <w:bCs/>
        </w:rPr>
      </w:pPr>
      <w:hyperlink r:id="rId842" w:history="1">
        <w:r w:rsidR="000B5C49">
          <w:rPr>
            <w:rStyle w:val="Hyperlink"/>
            <w:b/>
            <w:bCs/>
          </w:rPr>
          <w:t>R1-2205449</w:t>
        </w:r>
      </w:hyperlink>
      <w:r w:rsidR="00460802" w:rsidRPr="00460802">
        <w:rPr>
          <w:b/>
          <w:bCs/>
        </w:rPr>
        <w:tab/>
        <w:t>Draft reply LS on lower Rx beam sweeping factor for latency improvement</w:t>
      </w:r>
      <w:r w:rsidR="00460802" w:rsidRPr="00460802">
        <w:rPr>
          <w:b/>
          <w:bCs/>
        </w:rPr>
        <w:tab/>
        <w:t>Moderator (Huawei)</w:t>
      </w:r>
    </w:p>
    <w:p w14:paraId="27E8EE01" w14:textId="652FEF7A" w:rsidR="00460802" w:rsidRPr="00E15482" w:rsidRDefault="00460802" w:rsidP="00460802">
      <w:pPr>
        <w:rPr>
          <w:rFonts w:ascii="Times New Roman" w:hAnsi="Times New Roman"/>
          <w:bCs/>
          <w:sz w:val="15"/>
          <w:lang w:val="en-US" w:eastAsia="zh-CN"/>
        </w:rPr>
      </w:pPr>
      <w:r w:rsidRPr="005B556A">
        <w:rPr>
          <w:rFonts w:ascii="Times New Roman" w:hAnsi="Times New Roman"/>
          <w:b/>
          <w:lang w:eastAsia="x-none"/>
        </w:rPr>
        <w:t>Decision:</w:t>
      </w:r>
      <w:r w:rsidRPr="005B556A">
        <w:rPr>
          <w:rFonts w:ascii="Times New Roman" w:hAnsi="Times New Roman"/>
          <w:bCs/>
          <w:lang w:eastAsia="x-none"/>
        </w:rPr>
        <w:t xml:space="preserve"> As per email decision posted on May </w:t>
      </w:r>
      <w:r>
        <w:rPr>
          <w:rFonts w:ascii="Times New Roman" w:hAnsi="Times New Roman"/>
          <w:bCs/>
          <w:lang w:eastAsia="x-none"/>
        </w:rPr>
        <w:t>17</w:t>
      </w:r>
      <w:r w:rsidRPr="000D7D1B">
        <w:rPr>
          <w:rFonts w:ascii="Times New Roman" w:hAnsi="Times New Roman"/>
          <w:bCs/>
          <w:vertAlign w:val="superscript"/>
          <w:lang w:eastAsia="x-none"/>
        </w:rPr>
        <w:t>th</w:t>
      </w:r>
      <w:r>
        <w:rPr>
          <w:rFonts w:ascii="Times New Roman" w:hAnsi="Times New Roman"/>
          <w:bCs/>
          <w:lang w:eastAsia="x-none"/>
        </w:rPr>
        <w:t xml:space="preserve">, the draft </w:t>
      </w:r>
      <w:r w:rsidRPr="00E15482">
        <w:rPr>
          <w:rFonts w:ascii="Times New Roman" w:hAnsi="Times New Roman"/>
          <w:bCs/>
        </w:rPr>
        <w:t xml:space="preserve">reply LS to </w:t>
      </w:r>
      <w:hyperlink r:id="rId843" w:history="1">
        <w:r w:rsidR="000B5C49">
          <w:rPr>
            <w:rStyle w:val="Hyperlink"/>
            <w:rFonts w:ascii="Times New Roman" w:hAnsi="Times New Roman"/>
            <w:bCs/>
          </w:rPr>
          <w:t>R1-2203022</w:t>
        </w:r>
      </w:hyperlink>
      <w:r w:rsidRPr="00E15482">
        <w:rPr>
          <w:rFonts w:ascii="Times New Roman" w:hAnsi="Times New Roman"/>
          <w:bCs/>
        </w:rPr>
        <w:t xml:space="preserve"> is endorsed</w:t>
      </w:r>
      <w:r>
        <w:rPr>
          <w:rFonts w:ascii="Times New Roman" w:hAnsi="Times New Roman"/>
          <w:bCs/>
        </w:rPr>
        <w:t xml:space="preserve">. </w:t>
      </w:r>
      <w:r w:rsidRPr="00460802">
        <w:rPr>
          <w:rFonts w:ascii="Times New Roman" w:hAnsi="Times New Roman"/>
          <w:bCs/>
          <w:highlight w:val="green"/>
        </w:rPr>
        <w:t xml:space="preserve">Approved in </w:t>
      </w:r>
      <w:hyperlink r:id="rId844" w:history="1">
        <w:r w:rsidR="000B5C49">
          <w:rPr>
            <w:rStyle w:val="Hyperlink"/>
            <w:rFonts w:ascii="Times New Roman" w:hAnsi="Times New Roman"/>
            <w:bCs/>
            <w:highlight w:val="green"/>
          </w:rPr>
          <w:t>R1-2205450</w:t>
        </w:r>
      </w:hyperlink>
      <w:r w:rsidRPr="00E15482">
        <w:rPr>
          <w:rFonts w:ascii="Times New Roman" w:hAnsi="Times New Roman"/>
          <w:bCs/>
        </w:rPr>
        <w:t>.</w:t>
      </w:r>
    </w:p>
    <w:p w14:paraId="29909888" w14:textId="2DFF53A9" w:rsidR="00460802" w:rsidRPr="00460802" w:rsidRDefault="00460802" w:rsidP="00460802">
      <w:pPr>
        <w:kinsoku w:val="0"/>
        <w:spacing w:line="220" w:lineRule="exact"/>
        <w:rPr>
          <w:rFonts w:ascii="Times New Roman" w:hAnsi="Times New Roman"/>
          <w:bCs/>
          <w:lang w:val="en-US" w:eastAsia="x-none"/>
        </w:rPr>
      </w:pPr>
    </w:p>
    <w:p w14:paraId="485F0FB5" w14:textId="38EC1502" w:rsidR="00460802" w:rsidRPr="00460802" w:rsidRDefault="001B5688" w:rsidP="00460802">
      <w:pPr>
        <w:rPr>
          <w:b/>
          <w:bCs/>
        </w:rPr>
      </w:pPr>
      <w:hyperlink r:id="rId845" w:history="1">
        <w:r w:rsidR="000B5C49">
          <w:rPr>
            <w:rStyle w:val="Hyperlink"/>
            <w:b/>
            <w:bCs/>
          </w:rPr>
          <w:t>R1-2205451</w:t>
        </w:r>
      </w:hyperlink>
      <w:r w:rsidR="00460802" w:rsidRPr="00460802">
        <w:rPr>
          <w:b/>
          <w:bCs/>
        </w:rPr>
        <w:tab/>
        <w:t>Draft reply LS on applicable number of PFL for the gapless PRS measurement</w:t>
      </w:r>
      <w:r w:rsidR="00460802" w:rsidRPr="00460802">
        <w:rPr>
          <w:b/>
          <w:bCs/>
        </w:rPr>
        <w:tab/>
        <w:t>Moderator (Huawei)</w:t>
      </w:r>
    </w:p>
    <w:p w14:paraId="2B38622A" w14:textId="3D81FC34" w:rsidR="00460802" w:rsidRPr="005B556A" w:rsidRDefault="00460802" w:rsidP="00460802">
      <w:pPr>
        <w:kinsoku w:val="0"/>
        <w:spacing w:line="220" w:lineRule="exact"/>
        <w:rPr>
          <w:rFonts w:ascii="Times New Roman" w:hAnsi="Times New Roman"/>
          <w:bCs/>
          <w:lang w:eastAsia="x-none"/>
        </w:rPr>
      </w:pPr>
      <w:r w:rsidRPr="005B556A">
        <w:rPr>
          <w:rFonts w:ascii="Times New Roman" w:hAnsi="Times New Roman"/>
          <w:b/>
          <w:lang w:eastAsia="x-none"/>
        </w:rPr>
        <w:t>Decision:</w:t>
      </w:r>
      <w:r w:rsidRPr="005B556A">
        <w:rPr>
          <w:rFonts w:ascii="Times New Roman" w:hAnsi="Times New Roman"/>
          <w:bCs/>
          <w:lang w:eastAsia="x-none"/>
        </w:rPr>
        <w:t xml:space="preserve"> As per email decision posted on May </w:t>
      </w:r>
      <w:r>
        <w:rPr>
          <w:rFonts w:ascii="Times New Roman" w:hAnsi="Times New Roman"/>
          <w:bCs/>
          <w:lang w:eastAsia="x-none"/>
        </w:rPr>
        <w:t>17</w:t>
      </w:r>
      <w:r w:rsidRPr="000D7D1B">
        <w:rPr>
          <w:rFonts w:ascii="Times New Roman" w:hAnsi="Times New Roman"/>
          <w:bCs/>
          <w:vertAlign w:val="superscript"/>
          <w:lang w:eastAsia="x-none"/>
        </w:rPr>
        <w:t>th</w:t>
      </w:r>
      <w:r>
        <w:rPr>
          <w:rFonts w:ascii="Times New Roman" w:hAnsi="Times New Roman"/>
          <w:bCs/>
          <w:lang w:eastAsia="x-none"/>
        </w:rPr>
        <w:t xml:space="preserve">, the draft </w:t>
      </w:r>
      <w:r w:rsidRPr="00E15482">
        <w:rPr>
          <w:rFonts w:ascii="Times New Roman" w:hAnsi="Times New Roman"/>
          <w:bCs/>
        </w:rPr>
        <w:t xml:space="preserve">reply LS to </w:t>
      </w:r>
      <w:hyperlink r:id="rId846" w:history="1">
        <w:r w:rsidR="000B5C49">
          <w:rPr>
            <w:rStyle w:val="Hyperlink"/>
            <w:rFonts w:ascii="Times New Roman" w:hAnsi="Times New Roman"/>
            <w:bCs/>
          </w:rPr>
          <w:t>R1-2203026</w:t>
        </w:r>
      </w:hyperlink>
      <w:r w:rsidRPr="00E15482">
        <w:rPr>
          <w:rFonts w:ascii="Times New Roman" w:hAnsi="Times New Roman"/>
          <w:bCs/>
        </w:rPr>
        <w:t xml:space="preserve"> is endorsed</w:t>
      </w:r>
      <w:r>
        <w:rPr>
          <w:rFonts w:ascii="Times New Roman" w:hAnsi="Times New Roman"/>
          <w:bCs/>
        </w:rPr>
        <w:t xml:space="preserve">. </w:t>
      </w:r>
      <w:r w:rsidRPr="00460802">
        <w:rPr>
          <w:rFonts w:ascii="Times New Roman" w:hAnsi="Times New Roman"/>
          <w:bCs/>
          <w:highlight w:val="green"/>
        </w:rPr>
        <w:t xml:space="preserve">Approved in </w:t>
      </w:r>
      <w:hyperlink r:id="rId847" w:history="1">
        <w:r w:rsidR="000B5C49">
          <w:rPr>
            <w:rStyle w:val="Hyperlink"/>
            <w:rFonts w:ascii="Times New Roman" w:hAnsi="Times New Roman"/>
            <w:bCs/>
            <w:highlight w:val="green"/>
          </w:rPr>
          <w:t>R1-2205452</w:t>
        </w:r>
      </w:hyperlink>
      <w:r w:rsidRPr="00E15482">
        <w:rPr>
          <w:rFonts w:ascii="Times New Roman" w:hAnsi="Times New Roman"/>
          <w:bCs/>
        </w:rPr>
        <w:t>.</w:t>
      </w:r>
    </w:p>
    <w:p w14:paraId="3994D5B3" w14:textId="38DC1747" w:rsidR="00DE3B6A" w:rsidRDefault="00DE3B6A" w:rsidP="00DE3B6A">
      <w:pPr>
        <w:rPr>
          <w:bCs/>
        </w:rPr>
      </w:pPr>
    </w:p>
    <w:p w14:paraId="6E75CC1E" w14:textId="77777777" w:rsidR="00460802" w:rsidRPr="00E15482" w:rsidRDefault="00460802" w:rsidP="00DE3B6A">
      <w:pPr>
        <w:rPr>
          <w:bCs/>
        </w:rPr>
      </w:pPr>
    </w:p>
    <w:p w14:paraId="131C3988" w14:textId="3D88535A" w:rsidR="006F4F12" w:rsidRPr="005B556A" w:rsidRDefault="006F4F12" w:rsidP="006F4F12">
      <w:pPr>
        <w:kinsoku w:val="0"/>
        <w:spacing w:line="220" w:lineRule="exact"/>
        <w:rPr>
          <w:rFonts w:ascii="Times New Roman" w:hAnsi="Times New Roman"/>
          <w:bCs/>
          <w:lang w:eastAsia="x-none"/>
        </w:rPr>
      </w:pPr>
      <w:r w:rsidRPr="005B556A">
        <w:rPr>
          <w:rFonts w:ascii="Times New Roman" w:hAnsi="Times New Roman"/>
          <w:b/>
          <w:lang w:eastAsia="x-none"/>
        </w:rPr>
        <w:t>Decision:</w:t>
      </w:r>
      <w:r w:rsidRPr="005B556A">
        <w:rPr>
          <w:rFonts w:ascii="Times New Roman" w:hAnsi="Times New Roman"/>
          <w:bCs/>
          <w:lang w:eastAsia="x-none"/>
        </w:rPr>
        <w:t xml:space="preserve"> As per email decision posted on May </w:t>
      </w:r>
      <w:r>
        <w:rPr>
          <w:rFonts w:ascii="Times New Roman" w:hAnsi="Times New Roman"/>
          <w:bCs/>
          <w:lang w:eastAsia="x-none"/>
        </w:rPr>
        <w:t>19</w:t>
      </w:r>
      <w:r w:rsidRPr="000D7D1B">
        <w:rPr>
          <w:rFonts w:ascii="Times New Roman" w:hAnsi="Times New Roman"/>
          <w:bCs/>
          <w:vertAlign w:val="superscript"/>
          <w:lang w:eastAsia="x-none"/>
        </w:rPr>
        <w:t>th</w:t>
      </w:r>
      <w:r>
        <w:rPr>
          <w:rFonts w:ascii="Times New Roman" w:hAnsi="Times New Roman"/>
          <w:bCs/>
          <w:lang w:eastAsia="x-none"/>
        </w:rPr>
        <w:t>,</w:t>
      </w:r>
    </w:p>
    <w:p w14:paraId="1DD70ACC" w14:textId="77777777" w:rsidR="00DE3B6A" w:rsidRPr="006F4F12" w:rsidRDefault="00DE3B6A" w:rsidP="00DE3B6A">
      <w:pPr>
        <w:kinsoku w:val="0"/>
        <w:spacing w:line="220" w:lineRule="exact"/>
        <w:rPr>
          <w:rFonts w:ascii="Times New Roman" w:hAnsi="Times New Roman"/>
          <w:bCs/>
          <w:u w:val="single"/>
          <w:lang w:eastAsia="x-none"/>
        </w:rPr>
      </w:pPr>
      <w:r w:rsidRPr="006F4F12">
        <w:rPr>
          <w:rFonts w:ascii="Times New Roman" w:hAnsi="Times New Roman"/>
          <w:bCs/>
          <w:u w:val="single"/>
          <w:lang w:eastAsia="x-none"/>
        </w:rPr>
        <w:t>Conclusion</w:t>
      </w:r>
    </w:p>
    <w:p w14:paraId="5DC5F49F" w14:textId="77777777" w:rsidR="00DE3B6A" w:rsidRPr="00E15482" w:rsidRDefault="00DE3B6A" w:rsidP="00DE3B6A">
      <w:pPr>
        <w:rPr>
          <w:bCs/>
        </w:rPr>
      </w:pPr>
      <w:r w:rsidRPr="00E15482">
        <w:rPr>
          <w:bCs/>
        </w:rPr>
        <w:t>UL MAC CE based request for a PRS processing window by the UE to the gNB is not supported</w:t>
      </w:r>
    </w:p>
    <w:p w14:paraId="0E4660AA" w14:textId="77777777" w:rsidR="00DE3B6A" w:rsidRPr="00E15482" w:rsidRDefault="00DE3B6A" w:rsidP="00DE3B6A">
      <w:pPr>
        <w:rPr>
          <w:bCs/>
        </w:rPr>
      </w:pPr>
    </w:p>
    <w:p w14:paraId="3CF718A0" w14:textId="77777777" w:rsidR="00DE3B6A" w:rsidRPr="006F4F12" w:rsidRDefault="00DE3B6A" w:rsidP="00DE3B6A">
      <w:pPr>
        <w:kinsoku w:val="0"/>
        <w:spacing w:line="220" w:lineRule="exact"/>
        <w:rPr>
          <w:rFonts w:ascii="Times New Roman" w:hAnsi="Times New Roman"/>
          <w:bCs/>
          <w:u w:val="single"/>
          <w:lang w:eastAsia="x-none"/>
        </w:rPr>
      </w:pPr>
      <w:r w:rsidRPr="006F4F12">
        <w:rPr>
          <w:rFonts w:ascii="Times New Roman" w:hAnsi="Times New Roman"/>
          <w:bCs/>
          <w:u w:val="single"/>
          <w:lang w:eastAsia="x-none"/>
        </w:rPr>
        <w:t>Conclusion</w:t>
      </w:r>
    </w:p>
    <w:p w14:paraId="6E7874CF" w14:textId="77777777" w:rsidR="00DE3B6A" w:rsidRPr="00E15482" w:rsidRDefault="00DE3B6A" w:rsidP="00DE3B6A">
      <w:pPr>
        <w:rPr>
          <w:bCs/>
        </w:rPr>
      </w:pPr>
      <w:r w:rsidRPr="00E15482">
        <w:rPr>
          <w:bCs/>
        </w:rPr>
        <w:t>It is RAN1 understanding that the maximum number of PPWs that can be activated/deactivated by a single DL MAC-CE is up to RAN2.</w:t>
      </w:r>
    </w:p>
    <w:p w14:paraId="1E261C5E" w14:textId="77777777" w:rsidR="00DE3B6A" w:rsidRPr="00E15482" w:rsidRDefault="00DE3B6A" w:rsidP="00CF6E6D">
      <w:pPr>
        <w:numPr>
          <w:ilvl w:val="0"/>
          <w:numId w:val="425"/>
        </w:numPr>
        <w:kinsoku w:val="0"/>
        <w:spacing w:line="220" w:lineRule="exact"/>
        <w:ind w:left="760" w:hanging="340"/>
        <w:rPr>
          <w:bCs/>
        </w:rPr>
      </w:pPr>
      <w:r w:rsidRPr="00E15482">
        <w:rPr>
          <w:bCs/>
        </w:rPr>
        <w:t>The previous agreement of maximum number of PPWs that can be activated/deactivated by a single DL MAC-CE is reverted.</w:t>
      </w:r>
    </w:p>
    <w:p w14:paraId="371AFCAB" w14:textId="77777777" w:rsidR="00DE3B6A" w:rsidRPr="00E15482" w:rsidRDefault="00DE3B6A" w:rsidP="00DE3B6A">
      <w:pPr>
        <w:rPr>
          <w:bCs/>
        </w:rPr>
      </w:pPr>
      <w:r w:rsidRPr="00E15482">
        <w:rPr>
          <w:bCs/>
        </w:rPr>
        <w:t>Note: It means from RAN1 perspective, RAN1 intends to agree that up to 4 PPWs can be activated/deactivated by a single DL MAC CE as specified in TS 38.321 v17.0.0.</w:t>
      </w:r>
    </w:p>
    <w:p w14:paraId="215C00A4" w14:textId="77777777" w:rsidR="00DE3B6A" w:rsidRPr="00E15482" w:rsidRDefault="00DE3B6A" w:rsidP="00DE3B6A">
      <w:pPr>
        <w:rPr>
          <w:bCs/>
        </w:rPr>
      </w:pPr>
    </w:p>
    <w:p w14:paraId="61916938" w14:textId="77777777" w:rsidR="00DE3B6A" w:rsidRPr="00E15482" w:rsidRDefault="00DE3B6A" w:rsidP="00DE3B6A">
      <w:pPr>
        <w:kinsoku w:val="0"/>
        <w:spacing w:line="220" w:lineRule="exact"/>
        <w:rPr>
          <w:rFonts w:ascii="Times New Roman" w:hAnsi="Times New Roman"/>
          <w:bCs/>
          <w:highlight w:val="green"/>
          <w:lang w:eastAsia="x-none"/>
        </w:rPr>
      </w:pPr>
      <w:r w:rsidRPr="00E15482">
        <w:rPr>
          <w:rFonts w:ascii="Times New Roman" w:hAnsi="Times New Roman" w:hint="eastAsia"/>
          <w:bCs/>
          <w:highlight w:val="green"/>
          <w:lang w:eastAsia="x-none"/>
        </w:rPr>
        <w:t>Agreement</w:t>
      </w:r>
    </w:p>
    <w:p w14:paraId="227E7ACA" w14:textId="77777777" w:rsidR="00DE3B6A" w:rsidRPr="00E15482" w:rsidRDefault="00DE3B6A" w:rsidP="00DE3B6A">
      <w:pPr>
        <w:rPr>
          <w:bCs/>
        </w:rPr>
      </w:pPr>
      <w:r w:rsidRPr="00E15482">
        <w:rPr>
          <w:bCs/>
        </w:rPr>
        <w:t>For Option 2 of SRS for positioning transmission in RRC_INACTIVE, the UE capability of switching time between SRS Tx and other Tx in initial UL BWP is introduced also for SUL.</w:t>
      </w:r>
    </w:p>
    <w:p w14:paraId="69394B02" w14:textId="77777777" w:rsidR="00DE3B6A" w:rsidRPr="00E15482" w:rsidRDefault="00DE3B6A" w:rsidP="00CF6E6D">
      <w:pPr>
        <w:pStyle w:val="ListParagraph"/>
        <w:numPr>
          <w:ilvl w:val="0"/>
          <w:numId w:val="432"/>
        </w:numPr>
      </w:pPr>
      <w:r w:rsidRPr="00E15482">
        <w:t>The switching time value(s) are left up to RAN4 discussion</w:t>
      </w:r>
    </w:p>
    <w:p w14:paraId="55FF6B56" w14:textId="77777777" w:rsidR="00DE3B6A" w:rsidRPr="00E15482" w:rsidRDefault="00DE3B6A" w:rsidP="00CF6E6D">
      <w:pPr>
        <w:pStyle w:val="ListParagraph"/>
        <w:numPr>
          <w:ilvl w:val="0"/>
          <w:numId w:val="432"/>
        </w:numPr>
      </w:pPr>
      <w:r w:rsidRPr="00E15482">
        <w:t>If the transmission of SRS for positioning in SUL with the switching time collides in time domain with other UL transmission for SUL, the SRS for positioning transmission is dropped in the symbols where the collision occurs.</w:t>
      </w:r>
    </w:p>
    <w:p w14:paraId="30B4324E" w14:textId="77777777" w:rsidR="00DE3B6A" w:rsidRPr="00E15482" w:rsidRDefault="00DE3B6A" w:rsidP="00DE3B6A">
      <w:pPr>
        <w:kinsoku w:val="0"/>
        <w:spacing w:line="220" w:lineRule="exact"/>
        <w:rPr>
          <w:rFonts w:ascii="Times New Roman" w:hAnsi="Times New Roman"/>
          <w:bCs/>
          <w:highlight w:val="green"/>
          <w:lang w:eastAsia="x-none"/>
        </w:rPr>
      </w:pPr>
      <w:r w:rsidRPr="00E15482">
        <w:rPr>
          <w:rFonts w:ascii="Times New Roman" w:hAnsi="Times New Roman" w:hint="eastAsia"/>
          <w:bCs/>
          <w:highlight w:val="green"/>
          <w:lang w:eastAsia="x-none"/>
        </w:rPr>
        <w:t>Agreement</w:t>
      </w:r>
    </w:p>
    <w:p w14:paraId="0BFA9F0C" w14:textId="77777777" w:rsidR="00DE3B6A" w:rsidRPr="00E15482" w:rsidRDefault="00DE3B6A" w:rsidP="00DE3B6A">
      <w:pPr>
        <w:rPr>
          <w:bCs/>
        </w:rPr>
      </w:pPr>
      <w:r w:rsidRPr="00E15482">
        <w:rPr>
          <w:bCs/>
        </w:rPr>
        <w:t>The feature of Option 2 SRS transmission in RRC_INACTIVE state is supported for SUL.</w:t>
      </w:r>
    </w:p>
    <w:p w14:paraId="28B4587E" w14:textId="77777777" w:rsidR="00DE3B6A" w:rsidRPr="00E15482" w:rsidRDefault="00DE3B6A" w:rsidP="00CF6E6D">
      <w:pPr>
        <w:pStyle w:val="ListParagraph"/>
        <w:numPr>
          <w:ilvl w:val="0"/>
          <w:numId w:val="434"/>
        </w:numPr>
      </w:pPr>
      <w:r w:rsidRPr="00E15482">
        <w:t>Network identifies UE support of the feature by</w:t>
      </w:r>
    </w:p>
    <w:p w14:paraId="29B3980A" w14:textId="77777777" w:rsidR="00DE3B6A" w:rsidRPr="00E15482" w:rsidRDefault="00DE3B6A" w:rsidP="00CF6E6D">
      <w:pPr>
        <w:pStyle w:val="ListParagraph"/>
        <w:numPr>
          <w:ilvl w:val="1"/>
          <w:numId w:val="434"/>
        </w:numPr>
      </w:pPr>
      <w:r w:rsidRPr="00E15482">
        <w:rPr>
          <w:rFonts w:hint="eastAsia"/>
        </w:rPr>
        <w:t>The SRS resource capability reported for an SUL band, and</w:t>
      </w:r>
    </w:p>
    <w:p w14:paraId="69DC8F4C" w14:textId="77777777" w:rsidR="00DE3B6A" w:rsidRPr="00E15482" w:rsidRDefault="00DE3B6A" w:rsidP="00CF6E6D">
      <w:pPr>
        <w:pStyle w:val="ListParagraph"/>
        <w:numPr>
          <w:ilvl w:val="1"/>
          <w:numId w:val="434"/>
        </w:numPr>
      </w:pPr>
      <w:r w:rsidRPr="00E15482">
        <w:rPr>
          <w:rFonts w:hint="eastAsia"/>
        </w:rPr>
        <w:t>The supported NUL+SUL band combination that follows the capability reporting of FG 6-16 and FG 6-17</w:t>
      </w:r>
    </w:p>
    <w:p w14:paraId="33B61B0D" w14:textId="77777777" w:rsidR="00DE3B6A" w:rsidRPr="00E15482" w:rsidRDefault="00DE3B6A" w:rsidP="00DE3B6A">
      <w:pPr>
        <w:kinsoku w:val="0"/>
        <w:spacing w:line="220" w:lineRule="exact"/>
        <w:rPr>
          <w:rFonts w:ascii="Times New Roman" w:hAnsi="Times New Roman"/>
          <w:bCs/>
          <w:highlight w:val="green"/>
          <w:lang w:eastAsia="x-none"/>
        </w:rPr>
      </w:pPr>
      <w:r w:rsidRPr="00E15482">
        <w:rPr>
          <w:rFonts w:ascii="Times New Roman" w:hAnsi="Times New Roman" w:hint="eastAsia"/>
          <w:bCs/>
          <w:highlight w:val="green"/>
          <w:lang w:eastAsia="x-none"/>
        </w:rPr>
        <w:t>Agreement</w:t>
      </w:r>
    </w:p>
    <w:p w14:paraId="6C388515" w14:textId="77777777" w:rsidR="00DE3B6A" w:rsidRPr="00E15482" w:rsidRDefault="00DE3B6A" w:rsidP="00DE3B6A">
      <w:pPr>
        <w:rPr>
          <w:bCs/>
        </w:rPr>
      </w:pPr>
      <w:r w:rsidRPr="00E15482">
        <w:rPr>
          <w:bCs/>
        </w:rPr>
        <w:t>For the transmission of SRS (option 1 and option 2) associated with SUL</w:t>
      </w:r>
    </w:p>
    <w:p w14:paraId="4F565BC8" w14:textId="77777777" w:rsidR="00DE3B6A" w:rsidRPr="00E15482" w:rsidRDefault="00DE3B6A" w:rsidP="00CF6E6D">
      <w:pPr>
        <w:pStyle w:val="ListParagraph"/>
        <w:numPr>
          <w:ilvl w:val="0"/>
          <w:numId w:val="434"/>
        </w:numPr>
      </w:pPr>
      <w:r w:rsidRPr="00E15482">
        <w:t>No UL carrier selection is specified.</w:t>
      </w:r>
    </w:p>
    <w:p w14:paraId="3F0BE9E3" w14:textId="77777777" w:rsidR="00DE3B6A" w:rsidRPr="00E15482" w:rsidRDefault="00DE3B6A" w:rsidP="00CF6E6D">
      <w:pPr>
        <w:pStyle w:val="ListParagraph"/>
        <w:numPr>
          <w:ilvl w:val="0"/>
          <w:numId w:val="434"/>
        </w:numPr>
      </w:pPr>
      <w:r w:rsidRPr="00E15482">
        <w:t>Simultaneous transmission of SRS for positioning on NUL and SUL in RRC_INACTIVE state is not supported.</w:t>
      </w:r>
    </w:p>
    <w:p w14:paraId="47188853" w14:textId="77777777" w:rsidR="00DE3B6A" w:rsidRPr="00E15482" w:rsidRDefault="00DE3B6A" w:rsidP="00DE3B6A">
      <w:pPr>
        <w:kinsoku w:val="0"/>
        <w:spacing w:line="220" w:lineRule="exact"/>
        <w:rPr>
          <w:bCs/>
        </w:rPr>
      </w:pPr>
    </w:p>
    <w:p w14:paraId="26AE2E6C" w14:textId="49D9F61D" w:rsidR="006F4F12" w:rsidRPr="005B556A" w:rsidRDefault="006F4F12" w:rsidP="006F4F12">
      <w:pPr>
        <w:kinsoku w:val="0"/>
        <w:spacing w:line="220" w:lineRule="exact"/>
        <w:rPr>
          <w:rFonts w:ascii="Times New Roman" w:hAnsi="Times New Roman"/>
          <w:bCs/>
          <w:lang w:eastAsia="x-none"/>
        </w:rPr>
      </w:pPr>
      <w:r w:rsidRPr="005B556A">
        <w:rPr>
          <w:rFonts w:ascii="Times New Roman" w:hAnsi="Times New Roman"/>
          <w:b/>
          <w:lang w:eastAsia="x-none"/>
        </w:rPr>
        <w:t>Decision:</w:t>
      </w:r>
      <w:r w:rsidRPr="005B556A">
        <w:rPr>
          <w:rFonts w:ascii="Times New Roman" w:hAnsi="Times New Roman"/>
          <w:bCs/>
          <w:lang w:eastAsia="x-none"/>
        </w:rPr>
        <w:t xml:space="preserve"> As per email decision posted on May </w:t>
      </w:r>
      <w:r>
        <w:rPr>
          <w:rFonts w:ascii="Times New Roman" w:hAnsi="Times New Roman"/>
          <w:bCs/>
          <w:lang w:eastAsia="x-none"/>
        </w:rPr>
        <w:t>20</w:t>
      </w:r>
      <w:r w:rsidRPr="000D7D1B">
        <w:rPr>
          <w:rFonts w:ascii="Times New Roman" w:hAnsi="Times New Roman"/>
          <w:bCs/>
          <w:vertAlign w:val="superscript"/>
          <w:lang w:eastAsia="x-none"/>
        </w:rPr>
        <w:t>th</w:t>
      </w:r>
      <w:r>
        <w:rPr>
          <w:rFonts w:ascii="Times New Roman" w:hAnsi="Times New Roman"/>
          <w:bCs/>
          <w:lang w:eastAsia="x-none"/>
        </w:rPr>
        <w:t>,</w:t>
      </w:r>
    </w:p>
    <w:p w14:paraId="1332B059" w14:textId="77777777" w:rsidR="00DE3B6A" w:rsidRPr="00E15482" w:rsidRDefault="00DE3B6A" w:rsidP="00DE3B6A">
      <w:pPr>
        <w:kinsoku w:val="0"/>
        <w:spacing w:line="220" w:lineRule="exact"/>
        <w:rPr>
          <w:rFonts w:ascii="Times New Roman" w:hAnsi="Times New Roman"/>
          <w:bCs/>
          <w:highlight w:val="green"/>
          <w:lang w:eastAsia="x-none"/>
        </w:rPr>
      </w:pPr>
      <w:r w:rsidRPr="00E15482">
        <w:rPr>
          <w:rFonts w:ascii="Times New Roman" w:hAnsi="Times New Roman" w:hint="eastAsia"/>
          <w:bCs/>
          <w:highlight w:val="green"/>
          <w:lang w:eastAsia="x-none"/>
        </w:rPr>
        <w:t>Agreement</w:t>
      </w:r>
    </w:p>
    <w:p w14:paraId="1AA3F1CB" w14:textId="77777777" w:rsidR="00DE3B6A" w:rsidRPr="00E15482" w:rsidRDefault="00DE3B6A" w:rsidP="00DE3B6A">
      <w:pPr>
        <w:rPr>
          <w:bCs/>
        </w:rPr>
      </w:pPr>
      <w:r w:rsidRPr="00E15482">
        <w:rPr>
          <w:bCs/>
        </w:rPr>
        <w:t>The PRS collision detection timeline for the case when PRS is lower priority than the DL signals/channels is define as following.</w:t>
      </w:r>
    </w:p>
    <w:p w14:paraId="1E7FB9B6" w14:textId="77777777" w:rsidR="00DE3B6A" w:rsidRPr="00E15482" w:rsidRDefault="00DE3B6A" w:rsidP="00CF6E6D">
      <w:pPr>
        <w:pStyle w:val="ListParagraph"/>
        <w:numPr>
          <w:ilvl w:val="0"/>
          <w:numId w:val="435"/>
        </w:numPr>
      </w:pPr>
      <w:r w:rsidRPr="00E15482">
        <w:t>For an activated type 1A and type 1B PRS processing window</w:t>
      </w:r>
    </w:p>
    <w:p w14:paraId="2504411A" w14:textId="77777777" w:rsidR="00DE3B6A" w:rsidRPr="00E15482" w:rsidRDefault="00DE3B6A" w:rsidP="00CF6E6D">
      <w:pPr>
        <w:pStyle w:val="ListParagraph"/>
        <w:numPr>
          <w:ilvl w:val="1"/>
          <w:numId w:val="435"/>
        </w:numPr>
      </w:pPr>
      <w:r w:rsidRPr="00E15482">
        <w:t>If UE determines the presence of other DL signals/channels except SSB of higher priority than PRS in the PPW no later than [N symbol/T ms] before the start of the PPW, UE expects to receive the DL signals/channels and drop the all DL PRS in the PPW.</w:t>
      </w:r>
    </w:p>
    <w:p w14:paraId="2F424EF3" w14:textId="77777777" w:rsidR="00DE3B6A" w:rsidRPr="00E15482" w:rsidRDefault="00DE3B6A" w:rsidP="00CF6E6D">
      <w:pPr>
        <w:pStyle w:val="ListParagraph"/>
        <w:numPr>
          <w:ilvl w:val="0"/>
          <w:numId w:val="435"/>
        </w:numPr>
      </w:pPr>
      <w:r w:rsidRPr="00E15482">
        <w:t>For an activated type 2 PRS processing window</w:t>
      </w:r>
    </w:p>
    <w:p w14:paraId="1DDB8537" w14:textId="77777777" w:rsidR="00DE3B6A" w:rsidRPr="00E15482" w:rsidRDefault="00DE3B6A" w:rsidP="00CF6E6D">
      <w:pPr>
        <w:pStyle w:val="ListParagraph"/>
        <w:numPr>
          <w:ilvl w:val="1"/>
          <w:numId w:val="435"/>
        </w:numPr>
      </w:pPr>
      <w:r w:rsidRPr="00E15482">
        <w:t>If UE determines the presence of other DL signals/channels except SSB of higher priority than PRS on a PRS symbol no later than [N symbol/T ms] before the PRS symbol, UE expects to receive the DL signals/channels and drop the PRS symbol.</w:t>
      </w:r>
    </w:p>
    <w:p w14:paraId="4BAD4CEF" w14:textId="77777777" w:rsidR="00DE3B6A" w:rsidRPr="00E15482" w:rsidRDefault="00DE3B6A" w:rsidP="00DE3B6A">
      <w:pPr>
        <w:kinsoku w:val="0"/>
        <w:spacing w:line="220" w:lineRule="exact"/>
        <w:rPr>
          <w:rFonts w:ascii="Times New Roman" w:hAnsi="Times New Roman"/>
          <w:bCs/>
          <w:highlight w:val="green"/>
          <w:lang w:eastAsia="x-none"/>
        </w:rPr>
      </w:pPr>
      <w:r w:rsidRPr="00E15482">
        <w:rPr>
          <w:rFonts w:ascii="Times New Roman" w:hAnsi="Times New Roman" w:hint="eastAsia"/>
          <w:bCs/>
          <w:highlight w:val="green"/>
          <w:lang w:eastAsia="x-none"/>
        </w:rPr>
        <w:t>Agreement</w:t>
      </w:r>
    </w:p>
    <w:p w14:paraId="526D459D" w14:textId="77777777" w:rsidR="00DE3B6A" w:rsidRPr="00E15482" w:rsidRDefault="00DE3B6A" w:rsidP="00DE3B6A">
      <w:pPr>
        <w:rPr>
          <w:bCs/>
        </w:rPr>
      </w:pPr>
      <w:r w:rsidRPr="00E15482">
        <w:rPr>
          <w:bCs/>
        </w:rPr>
        <w:t>The PRS collision detection timeline for the case when PRS is lower priority than the DL signals/channels is define as following.</w:t>
      </w:r>
    </w:p>
    <w:p w14:paraId="45147B3D" w14:textId="77777777" w:rsidR="00DE3B6A" w:rsidRPr="00E15482" w:rsidRDefault="00DE3B6A" w:rsidP="00CF6E6D">
      <w:pPr>
        <w:pStyle w:val="ListParagraph"/>
        <w:numPr>
          <w:ilvl w:val="0"/>
          <w:numId w:val="436"/>
        </w:numPr>
      </w:pPr>
      <w:r w:rsidRPr="00E15482">
        <w:rPr>
          <w:rFonts w:hint="eastAsia"/>
        </w:rPr>
        <w:t>F</w:t>
      </w:r>
      <w:r w:rsidRPr="00E15482">
        <w:t>or a type 1A and type 1B PRS processing window</w:t>
      </w:r>
    </w:p>
    <w:p w14:paraId="3DC8BFE2" w14:textId="77777777" w:rsidR="00DE3B6A" w:rsidRPr="00E15482" w:rsidRDefault="00DE3B6A" w:rsidP="00CF6E6D">
      <w:pPr>
        <w:pStyle w:val="ListParagraph"/>
        <w:numPr>
          <w:ilvl w:val="1"/>
          <w:numId w:val="436"/>
        </w:numPr>
      </w:pPr>
      <w:r w:rsidRPr="00E15482">
        <w:t>If UE determines the presence of other DL signals/channels except SSB of higher priority than PRS in the PPW later than [N symbol/T ms] before the start of the PPW, UE is not required to receive the other DL signals/channels except SSB of higher priority and may receive the DL PRS in the PPW.</w:t>
      </w:r>
    </w:p>
    <w:p w14:paraId="59760A15" w14:textId="77777777" w:rsidR="00DE3B6A" w:rsidRPr="00E15482" w:rsidRDefault="00DE3B6A" w:rsidP="00CF6E6D">
      <w:pPr>
        <w:pStyle w:val="ListParagraph"/>
        <w:numPr>
          <w:ilvl w:val="0"/>
          <w:numId w:val="436"/>
        </w:numPr>
      </w:pPr>
      <w:r w:rsidRPr="00E15482">
        <w:rPr>
          <w:rFonts w:hint="eastAsia"/>
        </w:rPr>
        <w:t>F</w:t>
      </w:r>
      <w:r w:rsidRPr="00E15482">
        <w:t>or a type 2 PRS processing window considered active</w:t>
      </w:r>
    </w:p>
    <w:p w14:paraId="206D9E53" w14:textId="77777777" w:rsidR="00DE3B6A" w:rsidRPr="00E15482" w:rsidRDefault="00DE3B6A" w:rsidP="00CF6E6D">
      <w:pPr>
        <w:pStyle w:val="ListParagraph"/>
        <w:numPr>
          <w:ilvl w:val="1"/>
          <w:numId w:val="436"/>
        </w:numPr>
      </w:pPr>
      <w:r w:rsidRPr="00E15482">
        <w:rPr>
          <w:rFonts w:hint="eastAsia"/>
        </w:rPr>
        <w:t>I</w:t>
      </w:r>
      <w:r w:rsidRPr="00E15482">
        <w:t>f UE determines the presence of other DL signals/channels except SSB of higher priority than PRS on a PRS symbol later than [N symbol/T ms] before the PRS symbol, UE is not required to receive the other DL signals/channels except SSB of higher priority and may receive the PRS symbol.</w:t>
      </w:r>
    </w:p>
    <w:p w14:paraId="285F8FB3" w14:textId="77777777" w:rsidR="00DE3B6A" w:rsidRPr="00E15482" w:rsidRDefault="00DE3B6A" w:rsidP="00CF6E6D">
      <w:pPr>
        <w:pStyle w:val="ListParagraph"/>
        <w:numPr>
          <w:ilvl w:val="0"/>
          <w:numId w:val="436"/>
        </w:numPr>
      </w:pPr>
      <w:r w:rsidRPr="00E15482">
        <w:rPr>
          <w:rFonts w:hint="eastAsia"/>
        </w:rPr>
        <w:t>Note</w:t>
      </w:r>
      <w:r w:rsidRPr="00E15482">
        <w:t xml:space="preserve"> 1: This implies that if the scheduling of other DL signals/channels of higher priority arrives too late, UE may consider the PRS as higher priority than the other DL signals/channels.</w:t>
      </w:r>
    </w:p>
    <w:p w14:paraId="75188CAF" w14:textId="77777777" w:rsidR="00DE3B6A" w:rsidRPr="00E15482" w:rsidRDefault="00DE3B6A" w:rsidP="00CF6E6D">
      <w:pPr>
        <w:pStyle w:val="ListParagraph"/>
        <w:numPr>
          <w:ilvl w:val="0"/>
          <w:numId w:val="436"/>
        </w:numPr>
      </w:pPr>
      <w:r w:rsidRPr="00E15482">
        <w:rPr>
          <w:rFonts w:hint="eastAsia"/>
        </w:rPr>
        <w:t>N</w:t>
      </w:r>
      <w:r w:rsidRPr="00E15482">
        <w:t>ote 2: If the scheduling of other DL signals/channels of higher priority arrives too late, it is up to UE implementation whether to receive the other DL signals/channels.</w:t>
      </w:r>
    </w:p>
    <w:p w14:paraId="4A691451" w14:textId="77777777" w:rsidR="00DE3B6A" w:rsidRPr="00E15482" w:rsidRDefault="00DE3B6A" w:rsidP="00DE3B6A">
      <w:pPr>
        <w:kinsoku w:val="0"/>
        <w:spacing w:line="220" w:lineRule="exact"/>
        <w:rPr>
          <w:rFonts w:ascii="Times New Roman" w:hAnsi="Times New Roman"/>
          <w:bCs/>
          <w:highlight w:val="green"/>
          <w:lang w:eastAsia="x-none"/>
        </w:rPr>
      </w:pPr>
      <w:r w:rsidRPr="00E15482">
        <w:rPr>
          <w:rFonts w:ascii="Times New Roman" w:hAnsi="Times New Roman" w:hint="eastAsia"/>
          <w:bCs/>
          <w:highlight w:val="green"/>
          <w:lang w:eastAsia="x-none"/>
        </w:rPr>
        <w:t>Agreement</w:t>
      </w:r>
    </w:p>
    <w:p w14:paraId="3C3D56C5" w14:textId="77777777" w:rsidR="00DE3B6A" w:rsidRPr="00E15482" w:rsidRDefault="00DE3B6A" w:rsidP="00CF6E6D">
      <w:pPr>
        <w:pStyle w:val="ListParagraph"/>
        <w:numPr>
          <w:ilvl w:val="0"/>
          <w:numId w:val="437"/>
        </w:numPr>
      </w:pPr>
      <w:r w:rsidRPr="00E15482">
        <w:t>For UE supporting Type-1A or Type-1B PRS processing window, UE may report (N, T) and (N2, N2) in the capability signalling</w:t>
      </w:r>
    </w:p>
    <w:p w14:paraId="18369A43" w14:textId="77777777" w:rsidR="00DE3B6A" w:rsidRPr="00E15482" w:rsidRDefault="00DE3B6A" w:rsidP="00CF6E6D">
      <w:pPr>
        <w:pStyle w:val="ListParagraph"/>
        <w:numPr>
          <w:ilvl w:val="1"/>
          <w:numId w:val="437"/>
        </w:numPr>
      </w:pPr>
      <w:r w:rsidRPr="00E15482">
        <w:t>The reported (N, T) in the capability signalling is similar to the legacy (N, T) in FG 13-1, which assumes to measure the N ms of PRS within a PPW but the processing of the measured PRS may be outside the PRS processing window.</w:t>
      </w:r>
    </w:p>
    <w:p w14:paraId="01C8B5E4" w14:textId="77777777" w:rsidR="00DE3B6A" w:rsidRPr="00E15482" w:rsidRDefault="00DE3B6A" w:rsidP="00CF6E6D">
      <w:pPr>
        <w:pStyle w:val="ListParagraph"/>
        <w:numPr>
          <w:ilvl w:val="1"/>
          <w:numId w:val="437"/>
        </w:numPr>
      </w:pPr>
      <w:r w:rsidRPr="00E15482">
        <w:rPr>
          <w:rFonts w:hint="eastAsia"/>
        </w:rPr>
        <w:t>T</w:t>
      </w:r>
      <w:r w:rsidRPr="00E15482">
        <w:t>he reported (N2, T2) in the capability signalling assumes to measure and process the N2 ms of PRS only within the PRS processing window length (which covers the T2).</w:t>
      </w:r>
    </w:p>
    <w:p w14:paraId="0BF68C20" w14:textId="77777777" w:rsidR="00DE3B6A" w:rsidRPr="00E15482" w:rsidRDefault="00DE3B6A" w:rsidP="00CF6E6D">
      <w:pPr>
        <w:pStyle w:val="ListParagraph"/>
        <w:numPr>
          <w:ilvl w:val="1"/>
          <w:numId w:val="437"/>
        </w:numPr>
      </w:pPr>
      <w:r w:rsidRPr="00E15482">
        <w:rPr>
          <w:rFonts w:hint="eastAsia"/>
        </w:rPr>
        <w:t>A</w:t>
      </w:r>
      <w:r w:rsidRPr="00E15482">
        <w:t>dd the following Note to the corresponding FG in the UE feature spreadsheet</w:t>
      </w:r>
    </w:p>
    <w:p w14:paraId="0C6A661F" w14:textId="77777777" w:rsidR="00DE3B6A" w:rsidRPr="00E15482" w:rsidRDefault="00DE3B6A" w:rsidP="00CF6E6D">
      <w:pPr>
        <w:pStyle w:val="ListParagraph"/>
        <w:numPr>
          <w:ilvl w:val="2"/>
          <w:numId w:val="437"/>
        </w:numPr>
      </w:pPr>
      <w:r w:rsidRPr="00E15482">
        <w:rPr>
          <w:rFonts w:hint="eastAsia"/>
        </w:rPr>
        <w:t>N</w:t>
      </w:r>
      <w:r w:rsidRPr="00E15482">
        <w:t>ote: The (N2, T2) UE capabilities is interpreted such that the UE is capable of measuring up to N2 ms PRS within a PPW and is capable of completing the PRS processing within the PPW, e.g., if the time duration from the last symbol of the measured PRS resource(s) inside the PPW, to the end of PPW is not smaller than T2 ms</w:t>
      </w:r>
    </w:p>
    <w:p w14:paraId="68DC6A19" w14:textId="77777777" w:rsidR="00DE3B6A" w:rsidRPr="00E15482" w:rsidRDefault="00DE3B6A" w:rsidP="00CF6E6D">
      <w:pPr>
        <w:pStyle w:val="ListParagraph"/>
        <w:numPr>
          <w:ilvl w:val="0"/>
          <w:numId w:val="437"/>
        </w:numPr>
      </w:pPr>
      <w:r w:rsidRPr="00E15482">
        <w:rPr>
          <w:rFonts w:hint="eastAsia"/>
        </w:rPr>
        <w:t>F</w:t>
      </w:r>
      <w:r w:rsidRPr="00E15482">
        <w:t>or UE supporting Type-2 PRS processing window, UE may report (N, T) in the capability signalling similar to the legacy (N, T) in FG 13-1</w:t>
      </w:r>
    </w:p>
    <w:p w14:paraId="6ADF3087" w14:textId="77777777" w:rsidR="00DE3B6A" w:rsidRPr="00E15482" w:rsidRDefault="00DE3B6A" w:rsidP="00CF6E6D">
      <w:pPr>
        <w:pStyle w:val="ListParagraph"/>
        <w:numPr>
          <w:ilvl w:val="1"/>
          <w:numId w:val="437"/>
        </w:numPr>
      </w:pPr>
      <w:r w:rsidRPr="00E15482">
        <w:t>Assuming the UE to measure the PRS within the PRS processing window and but the processing of the measured PRS may be outside a PRS processing window.</w:t>
      </w:r>
    </w:p>
    <w:p w14:paraId="0F559020" w14:textId="4BE9FFD1" w:rsidR="00DE3B6A" w:rsidRPr="00E15482" w:rsidRDefault="00DE3B6A" w:rsidP="00CF6E6D">
      <w:pPr>
        <w:pStyle w:val="ListParagraph"/>
        <w:numPr>
          <w:ilvl w:val="0"/>
          <w:numId w:val="437"/>
        </w:numPr>
      </w:pPr>
      <w:r w:rsidRPr="00E15482">
        <w:t>Note:</w:t>
      </w:r>
      <w:r w:rsidR="006F4F12">
        <w:t xml:space="preserve"> </w:t>
      </w:r>
      <w:r w:rsidRPr="00E15482">
        <w:t>when the processing time T exceeds the PPW length, other DL data channels/signals that are outside of the PPW but within the periodic T can be received by the UE.</w:t>
      </w:r>
    </w:p>
    <w:p w14:paraId="6086D073" w14:textId="77777777" w:rsidR="00DE3B6A" w:rsidRPr="00E15482" w:rsidRDefault="00DE3B6A" w:rsidP="00CF6E6D">
      <w:pPr>
        <w:pStyle w:val="ListParagraph"/>
        <w:numPr>
          <w:ilvl w:val="0"/>
          <w:numId w:val="437"/>
        </w:numPr>
      </w:pPr>
      <w:r w:rsidRPr="00E15482">
        <w:t>Discuss in the UE feature session the values {N, T} for all types.</w:t>
      </w:r>
    </w:p>
    <w:p w14:paraId="7CB26BEB" w14:textId="461940A2" w:rsidR="00DE3B6A" w:rsidRDefault="00DE3B6A" w:rsidP="00DE3B6A"/>
    <w:p w14:paraId="654B59C9" w14:textId="4C1F95E5" w:rsidR="00460802" w:rsidRDefault="00460802" w:rsidP="00DE3B6A">
      <w:r>
        <w:t xml:space="preserve">Final summary in </w:t>
      </w:r>
      <w:hyperlink r:id="rId848" w:history="1">
        <w:r w:rsidR="000B5C49">
          <w:rPr>
            <w:rStyle w:val="Hyperlink"/>
          </w:rPr>
          <w:t>R1-2205256</w:t>
        </w:r>
      </w:hyperlink>
      <w:r>
        <w:t>.</w:t>
      </w:r>
    </w:p>
    <w:p w14:paraId="0CD28E7E" w14:textId="6F396EC1" w:rsidR="007D7F59" w:rsidRDefault="007D7F59" w:rsidP="004C336F">
      <w:pPr>
        <w:pStyle w:val="Heading2"/>
      </w:pPr>
      <w:bookmarkStart w:id="152" w:name="_Toc101356991"/>
      <w:bookmarkStart w:id="153" w:name="_Toc105521329"/>
      <w:r w:rsidRPr="00D1420E">
        <w:t>Maintenance on Support of Reduced Capability NR Devices</w:t>
      </w:r>
      <w:bookmarkEnd w:id="152"/>
      <w:bookmarkEnd w:id="153"/>
    </w:p>
    <w:p w14:paraId="095AC83F" w14:textId="2B5BCA77" w:rsidR="001A1F25" w:rsidRDefault="001B5688" w:rsidP="001A1F25">
      <w:pPr>
        <w:rPr>
          <w:b/>
          <w:bCs/>
        </w:rPr>
      </w:pPr>
      <w:hyperlink r:id="rId849" w:history="1">
        <w:r w:rsidR="000B5C49">
          <w:rPr>
            <w:rStyle w:val="Hyperlink"/>
            <w:b/>
            <w:bCs/>
          </w:rPr>
          <w:t>R1-2205564</w:t>
        </w:r>
      </w:hyperlink>
      <w:r w:rsidR="001A1F25" w:rsidRPr="001A1F25">
        <w:rPr>
          <w:b/>
          <w:bCs/>
        </w:rPr>
        <w:tab/>
        <w:t>Session notes for 8.6 (Maintenance on Support of Reduced Capability NR Devices)</w:t>
      </w:r>
      <w:r w:rsidR="001A1F25" w:rsidRPr="001A1F25">
        <w:rPr>
          <w:b/>
          <w:bCs/>
        </w:rPr>
        <w:tab/>
        <w:t>Ad-hoc Chair (CMCC)</w:t>
      </w:r>
    </w:p>
    <w:p w14:paraId="6106EDE8" w14:textId="61E1B7B8" w:rsidR="00F65675" w:rsidRDefault="00F65675" w:rsidP="001A1F25">
      <w:pPr>
        <w:rPr>
          <w:b/>
          <w:bCs/>
        </w:rPr>
      </w:pPr>
    </w:p>
    <w:p w14:paraId="51D62064" w14:textId="10FF80BB" w:rsidR="00F65675" w:rsidRPr="00F65675" w:rsidRDefault="001B5688" w:rsidP="00F65675">
      <w:pPr>
        <w:rPr>
          <w:b/>
          <w:bCs/>
        </w:rPr>
      </w:pPr>
      <w:hyperlink r:id="rId850" w:history="1">
        <w:r w:rsidR="000B5C49">
          <w:rPr>
            <w:rStyle w:val="Hyperlink"/>
            <w:b/>
            <w:bCs/>
          </w:rPr>
          <w:t>R1-2205107</w:t>
        </w:r>
      </w:hyperlink>
      <w:r w:rsidR="00F65675" w:rsidRPr="00F65675">
        <w:rPr>
          <w:b/>
          <w:bCs/>
        </w:rPr>
        <w:tab/>
        <w:t>FL summary for preparatory phase for Rel-17 RedCap maintenance</w:t>
      </w:r>
      <w:r w:rsidR="00F65675" w:rsidRPr="00F65675">
        <w:rPr>
          <w:b/>
          <w:bCs/>
        </w:rPr>
        <w:tab/>
        <w:t>Moderator (Ericsson)</w:t>
      </w:r>
    </w:p>
    <w:p w14:paraId="4A2A0249" w14:textId="77777777" w:rsidR="00F65675" w:rsidRPr="00F65675" w:rsidRDefault="00F65675" w:rsidP="00F65675"/>
    <w:p w14:paraId="2B51F0E7" w14:textId="7A2EA2DF" w:rsidR="00F65675" w:rsidRPr="00F65675" w:rsidRDefault="001B5688" w:rsidP="00F65675">
      <w:hyperlink r:id="rId851" w:history="1">
        <w:r w:rsidR="000B5C49">
          <w:rPr>
            <w:rStyle w:val="Hyperlink"/>
          </w:rPr>
          <w:t>R1-2205427</w:t>
        </w:r>
      </w:hyperlink>
      <w:r w:rsidR="00F65675" w:rsidRPr="00F65675">
        <w:tab/>
        <w:t>RAN1 agreements for Rel-17 NR RedCap</w:t>
      </w:r>
      <w:r w:rsidR="00F65675" w:rsidRPr="00F65675">
        <w:tab/>
        <w:t>Rapporteur (Ericsson)</w:t>
      </w:r>
    </w:p>
    <w:p w14:paraId="7B4C6C20" w14:textId="77777777" w:rsidR="007D7F59" w:rsidRDefault="007D7F59" w:rsidP="008C26B8">
      <w:pPr>
        <w:pStyle w:val="Heading3"/>
      </w:pPr>
      <w:bookmarkStart w:id="154" w:name="_Toc101356992"/>
      <w:bookmarkStart w:id="155" w:name="_Toc105521330"/>
      <w:r w:rsidRPr="00D1420E">
        <w:t>UE complexity reduction</w:t>
      </w:r>
      <w:bookmarkEnd w:id="154"/>
      <w:bookmarkEnd w:id="155"/>
      <w:r w:rsidRPr="00D1420E">
        <w:t xml:space="preserve"> </w:t>
      </w:r>
    </w:p>
    <w:p w14:paraId="3C5F1D6E" w14:textId="7D49C3AC" w:rsidR="007D7F59" w:rsidRDefault="001B5688" w:rsidP="007D7F59">
      <w:pPr>
        <w:rPr>
          <w:lang w:eastAsia="x-none"/>
        </w:rPr>
      </w:pPr>
      <w:hyperlink r:id="rId852" w:history="1">
        <w:r w:rsidR="000B5C49">
          <w:rPr>
            <w:rStyle w:val="Hyperlink"/>
            <w:lang w:eastAsia="x-none"/>
          </w:rPr>
          <w:t>R1-2203053</w:t>
        </w:r>
      </w:hyperlink>
      <w:r w:rsidR="007D7F59">
        <w:rPr>
          <w:lang w:eastAsia="x-none"/>
        </w:rPr>
        <w:tab/>
        <w:t>Remaining aspects of Bandwidth Reduction for RedCap UEs</w:t>
      </w:r>
      <w:r w:rsidR="007D7F59">
        <w:rPr>
          <w:lang w:eastAsia="x-none"/>
        </w:rPr>
        <w:tab/>
        <w:t>FUTUREWEI</w:t>
      </w:r>
    </w:p>
    <w:p w14:paraId="27F8D68F" w14:textId="5E83E313" w:rsidR="007D7F59" w:rsidRDefault="001B5688" w:rsidP="007D7F59">
      <w:pPr>
        <w:rPr>
          <w:lang w:eastAsia="x-none"/>
        </w:rPr>
      </w:pPr>
      <w:hyperlink r:id="rId853" w:history="1">
        <w:r w:rsidR="000B5C49">
          <w:rPr>
            <w:rStyle w:val="Hyperlink"/>
            <w:lang w:eastAsia="x-none"/>
          </w:rPr>
          <w:t>R1-2203109</w:t>
        </w:r>
      </w:hyperlink>
      <w:r w:rsidR="007D7F59">
        <w:rPr>
          <w:lang w:eastAsia="x-none"/>
        </w:rPr>
        <w:tab/>
        <w:t>Remaining issues on UE complexity reduction</w:t>
      </w:r>
      <w:r w:rsidR="007D7F59">
        <w:rPr>
          <w:lang w:eastAsia="x-none"/>
        </w:rPr>
        <w:tab/>
        <w:t>Huawei, HiSilicon</w:t>
      </w:r>
    </w:p>
    <w:p w14:paraId="104BFE60" w14:textId="1F19800C" w:rsidR="007D7F59" w:rsidRDefault="001B5688" w:rsidP="007D7F59">
      <w:pPr>
        <w:rPr>
          <w:lang w:eastAsia="x-none"/>
        </w:rPr>
      </w:pPr>
      <w:hyperlink r:id="rId854" w:history="1">
        <w:r w:rsidR="000B5C49">
          <w:rPr>
            <w:rStyle w:val="Hyperlink"/>
            <w:lang w:eastAsia="x-none"/>
          </w:rPr>
          <w:t>R1-2203114</w:t>
        </w:r>
      </w:hyperlink>
      <w:r w:rsidR="007D7F59">
        <w:rPr>
          <w:lang w:eastAsia="x-none"/>
        </w:rPr>
        <w:tab/>
        <w:t>Maintenance issues for UE complexity reduction for RedCap</w:t>
      </w:r>
      <w:r w:rsidR="007D7F59">
        <w:rPr>
          <w:lang w:eastAsia="x-none"/>
        </w:rPr>
        <w:tab/>
        <w:t>Ericsson</w:t>
      </w:r>
    </w:p>
    <w:p w14:paraId="4E6A54DB" w14:textId="5D61B113" w:rsidR="007D7F59" w:rsidRDefault="001B5688" w:rsidP="007D7F59">
      <w:pPr>
        <w:rPr>
          <w:lang w:eastAsia="x-none"/>
        </w:rPr>
      </w:pPr>
      <w:hyperlink r:id="rId855" w:history="1">
        <w:r w:rsidR="000B5C49">
          <w:rPr>
            <w:rStyle w:val="Hyperlink"/>
            <w:lang w:eastAsia="x-none"/>
          </w:rPr>
          <w:t>R1-2203307</w:t>
        </w:r>
      </w:hyperlink>
      <w:r w:rsidR="007D7F59">
        <w:rPr>
          <w:lang w:eastAsia="x-none"/>
        </w:rPr>
        <w:tab/>
        <w:t>Remaining issues on aspects related to reduced maximum UE bandwidth</w:t>
      </w:r>
      <w:r w:rsidR="007D7F59">
        <w:rPr>
          <w:lang w:eastAsia="x-none"/>
        </w:rPr>
        <w:tab/>
        <w:t>Spreadtrum Communications</w:t>
      </w:r>
    </w:p>
    <w:p w14:paraId="6046474C" w14:textId="4ABC8720" w:rsidR="007D7F59" w:rsidRDefault="001B5688" w:rsidP="007D7F59">
      <w:pPr>
        <w:rPr>
          <w:lang w:eastAsia="x-none"/>
        </w:rPr>
      </w:pPr>
      <w:hyperlink r:id="rId856" w:history="1">
        <w:r w:rsidR="000B5C49">
          <w:rPr>
            <w:rStyle w:val="Hyperlink"/>
            <w:lang w:eastAsia="x-none"/>
          </w:rPr>
          <w:t>R1-2203438</w:t>
        </w:r>
      </w:hyperlink>
      <w:r w:rsidR="007D7F59">
        <w:rPr>
          <w:lang w:eastAsia="x-none"/>
        </w:rPr>
        <w:tab/>
        <w:t>Remaining issues on RedCap UE complexity reduction in Rel-17</w:t>
      </w:r>
      <w:r w:rsidR="007D7F59">
        <w:rPr>
          <w:lang w:eastAsia="x-none"/>
        </w:rPr>
        <w:tab/>
        <w:t>CATT</w:t>
      </w:r>
    </w:p>
    <w:p w14:paraId="032A247A" w14:textId="55C8BDF9" w:rsidR="007D7F59" w:rsidRDefault="001B5688" w:rsidP="007D7F59">
      <w:pPr>
        <w:rPr>
          <w:lang w:eastAsia="x-none"/>
        </w:rPr>
      </w:pPr>
      <w:hyperlink r:id="rId857" w:history="1">
        <w:r w:rsidR="000B5C49">
          <w:rPr>
            <w:rStyle w:val="Hyperlink"/>
            <w:lang w:eastAsia="x-none"/>
          </w:rPr>
          <w:t>R1-2203517</w:t>
        </w:r>
      </w:hyperlink>
      <w:r w:rsidR="007D7F59">
        <w:rPr>
          <w:lang w:eastAsia="x-none"/>
        </w:rPr>
        <w:tab/>
        <w:t>Remaining issues on reduced maximum UE bandwidth</w:t>
      </w:r>
      <w:r w:rsidR="007D7F59">
        <w:rPr>
          <w:lang w:eastAsia="x-none"/>
        </w:rPr>
        <w:tab/>
        <w:t>vivo, Guangdong Genius</w:t>
      </w:r>
    </w:p>
    <w:p w14:paraId="02C60516" w14:textId="26BB5346" w:rsidR="007D7F59" w:rsidRDefault="001B5688" w:rsidP="007D7F59">
      <w:pPr>
        <w:rPr>
          <w:lang w:eastAsia="x-none"/>
        </w:rPr>
      </w:pPr>
      <w:hyperlink r:id="rId858" w:history="1">
        <w:r w:rsidR="000B5C49">
          <w:rPr>
            <w:rStyle w:val="Hyperlink"/>
            <w:lang w:eastAsia="x-none"/>
          </w:rPr>
          <w:t>R1-2203593</w:t>
        </w:r>
      </w:hyperlink>
      <w:r w:rsidR="007D7F59">
        <w:rPr>
          <w:lang w:eastAsia="x-none"/>
        </w:rPr>
        <w:tab/>
        <w:t>Discussion on UE complexity reduction for Rel-17 Redcap UE</w:t>
      </w:r>
      <w:r w:rsidR="007D7F59">
        <w:rPr>
          <w:lang w:eastAsia="x-none"/>
        </w:rPr>
        <w:tab/>
        <w:t>ZTE, Sanechips</w:t>
      </w:r>
    </w:p>
    <w:p w14:paraId="01BDC948" w14:textId="267D2615" w:rsidR="007D7F59" w:rsidRDefault="001B5688" w:rsidP="007D7F59">
      <w:pPr>
        <w:rPr>
          <w:lang w:eastAsia="x-none"/>
        </w:rPr>
      </w:pPr>
      <w:hyperlink r:id="rId859" w:history="1">
        <w:r w:rsidR="000B5C49">
          <w:rPr>
            <w:rStyle w:val="Hyperlink"/>
            <w:lang w:eastAsia="x-none"/>
          </w:rPr>
          <w:t>R1-2203762</w:t>
        </w:r>
      </w:hyperlink>
      <w:r w:rsidR="007D7F59">
        <w:rPr>
          <w:lang w:eastAsia="x-none"/>
        </w:rPr>
        <w:tab/>
        <w:t>UE complexity reduction for RedCap maintenance</w:t>
      </w:r>
      <w:r w:rsidR="007D7F59">
        <w:rPr>
          <w:lang w:eastAsia="x-none"/>
        </w:rPr>
        <w:tab/>
        <w:t>Panasonic Holdings Corporation</w:t>
      </w:r>
    </w:p>
    <w:p w14:paraId="68DF80AD" w14:textId="12F56E8B" w:rsidR="007D7F59" w:rsidRPr="00AB2FF1" w:rsidRDefault="001B5688" w:rsidP="007D7F59">
      <w:pPr>
        <w:rPr>
          <w:b/>
          <w:bCs/>
          <w:lang w:eastAsia="x-none"/>
        </w:rPr>
      </w:pPr>
      <w:hyperlink r:id="rId860" w:history="1">
        <w:r w:rsidR="000B5C49">
          <w:rPr>
            <w:rStyle w:val="Hyperlink"/>
            <w:b/>
            <w:bCs/>
            <w:lang w:eastAsia="x-none"/>
          </w:rPr>
          <w:t>R1-2203787</w:t>
        </w:r>
      </w:hyperlink>
      <w:r w:rsidR="007D7F59" w:rsidRPr="00AB2FF1">
        <w:rPr>
          <w:b/>
          <w:bCs/>
          <w:lang w:eastAsia="x-none"/>
        </w:rPr>
        <w:tab/>
        <w:t>Discussion on the remaining issues of complexity reduction</w:t>
      </w:r>
      <w:r w:rsidR="007D7F59" w:rsidRPr="00AB2FF1">
        <w:rPr>
          <w:b/>
          <w:bCs/>
          <w:lang w:eastAsia="x-none"/>
        </w:rPr>
        <w:tab/>
        <w:t>xiaomi</w:t>
      </w:r>
    </w:p>
    <w:p w14:paraId="615867E5" w14:textId="0F195BD6" w:rsidR="007D7F59" w:rsidRDefault="001B5688" w:rsidP="007D7F59">
      <w:pPr>
        <w:rPr>
          <w:lang w:eastAsia="x-none"/>
        </w:rPr>
      </w:pPr>
      <w:hyperlink r:id="rId861" w:history="1">
        <w:r w:rsidR="000B5C49">
          <w:rPr>
            <w:rStyle w:val="Hyperlink"/>
            <w:lang w:eastAsia="x-none"/>
          </w:rPr>
          <w:t>R1-2203866</w:t>
        </w:r>
      </w:hyperlink>
      <w:r w:rsidR="007D7F59">
        <w:rPr>
          <w:lang w:eastAsia="x-none"/>
        </w:rPr>
        <w:tab/>
        <w:t>Remaining issues on UE complexity reduction</w:t>
      </w:r>
      <w:r w:rsidR="007D7F59">
        <w:rPr>
          <w:lang w:eastAsia="x-none"/>
        </w:rPr>
        <w:tab/>
        <w:t>Samsung</w:t>
      </w:r>
    </w:p>
    <w:p w14:paraId="1796A744" w14:textId="5CA83BBE" w:rsidR="007D7F59" w:rsidRPr="00F65675" w:rsidRDefault="001B5688" w:rsidP="007D7F59">
      <w:pPr>
        <w:rPr>
          <w:b/>
          <w:bCs/>
          <w:lang w:eastAsia="x-none"/>
        </w:rPr>
      </w:pPr>
      <w:hyperlink r:id="rId862" w:history="1">
        <w:r w:rsidR="000B5C49">
          <w:rPr>
            <w:rStyle w:val="Hyperlink"/>
            <w:b/>
            <w:bCs/>
            <w:lang w:eastAsia="x-none"/>
          </w:rPr>
          <w:t>R1-2204036</w:t>
        </w:r>
      </w:hyperlink>
      <w:r w:rsidR="007D7F59" w:rsidRPr="00F65675">
        <w:rPr>
          <w:b/>
          <w:bCs/>
          <w:lang w:eastAsia="x-none"/>
        </w:rPr>
        <w:tab/>
        <w:t>Remaining Issues in UE Complexity Reduction</w:t>
      </w:r>
      <w:r w:rsidR="007D7F59" w:rsidRPr="00F65675">
        <w:rPr>
          <w:b/>
          <w:bCs/>
          <w:lang w:eastAsia="x-none"/>
        </w:rPr>
        <w:tab/>
        <w:t>Nokia, Nokia Shanghai Bell</w:t>
      </w:r>
    </w:p>
    <w:p w14:paraId="099BA4D6" w14:textId="66C38D3F" w:rsidR="007D7F59" w:rsidRDefault="001B5688" w:rsidP="007D7F59">
      <w:pPr>
        <w:rPr>
          <w:lang w:eastAsia="x-none"/>
        </w:rPr>
      </w:pPr>
      <w:hyperlink r:id="rId863" w:history="1">
        <w:r w:rsidR="000B5C49">
          <w:rPr>
            <w:rStyle w:val="Hyperlink"/>
            <w:lang w:eastAsia="x-none"/>
          </w:rPr>
          <w:t>R1-2204208</w:t>
        </w:r>
      </w:hyperlink>
      <w:r w:rsidR="007D7F59">
        <w:rPr>
          <w:lang w:eastAsia="x-none"/>
        </w:rPr>
        <w:tab/>
        <w:t>Reduced maximum UE bandwidth for Redcap</w:t>
      </w:r>
      <w:r w:rsidR="007D7F59">
        <w:rPr>
          <w:lang w:eastAsia="x-none"/>
        </w:rPr>
        <w:tab/>
        <w:t>Apple</w:t>
      </w:r>
    </w:p>
    <w:p w14:paraId="330F6402" w14:textId="54424109" w:rsidR="007D7F59" w:rsidRDefault="001B5688" w:rsidP="007D7F59">
      <w:pPr>
        <w:rPr>
          <w:lang w:eastAsia="x-none"/>
        </w:rPr>
      </w:pPr>
      <w:hyperlink r:id="rId864" w:history="1">
        <w:r w:rsidR="000B5C49">
          <w:rPr>
            <w:rStyle w:val="Hyperlink"/>
            <w:lang w:eastAsia="x-none"/>
          </w:rPr>
          <w:t>R1-2204277</w:t>
        </w:r>
      </w:hyperlink>
      <w:r w:rsidR="007D7F59">
        <w:rPr>
          <w:lang w:eastAsia="x-none"/>
        </w:rPr>
        <w:tab/>
        <w:t>Remaining issues on UE complexity reduction</w:t>
      </w:r>
      <w:r w:rsidR="007D7F59">
        <w:rPr>
          <w:lang w:eastAsia="x-none"/>
        </w:rPr>
        <w:tab/>
        <w:t>CMCC</w:t>
      </w:r>
    </w:p>
    <w:p w14:paraId="707C7864" w14:textId="6844F422" w:rsidR="007D7F59" w:rsidRDefault="001B5688" w:rsidP="007D7F59">
      <w:pPr>
        <w:rPr>
          <w:lang w:eastAsia="x-none"/>
        </w:rPr>
      </w:pPr>
      <w:hyperlink r:id="rId865" w:history="1">
        <w:r w:rsidR="000B5C49">
          <w:rPr>
            <w:rStyle w:val="Hyperlink"/>
            <w:lang w:eastAsia="x-none"/>
          </w:rPr>
          <w:t>R1-2204347</w:t>
        </w:r>
      </w:hyperlink>
      <w:r w:rsidR="007D7F59">
        <w:rPr>
          <w:lang w:eastAsia="x-none"/>
        </w:rPr>
        <w:tab/>
        <w:t>Maintenance on complexity reduction for RedCap</w:t>
      </w:r>
      <w:r w:rsidR="007D7F59">
        <w:rPr>
          <w:lang w:eastAsia="x-none"/>
        </w:rPr>
        <w:tab/>
        <w:t>NTT DOCOMO, INC.</w:t>
      </w:r>
    </w:p>
    <w:p w14:paraId="72238218" w14:textId="3021805E" w:rsidR="007D7F59" w:rsidRDefault="001B5688" w:rsidP="007D7F59">
      <w:pPr>
        <w:rPr>
          <w:lang w:eastAsia="x-none"/>
        </w:rPr>
      </w:pPr>
      <w:hyperlink r:id="rId866" w:history="1">
        <w:r w:rsidR="000B5C49">
          <w:rPr>
            <w:rStyle w:val="Hyperlink"/>
            <w:lang w:eastAsia="x-none"/>
          </w:rPr>
          <w:t>R1-2204435</w:t>
        </w:r>
      </w:hyperlink>
      <w:r w:rsidR="007D7F59">
        <w:rPr>
          <w:lang w:eastAsia="x-none"/>
        </w:rPr>
        <w:tab/>
        <w:t>Remaining details on BWP operation for RedCap</w:t>
      </w:r>
      <w:r w:rsidR="007D7F59">
        <w:rPr>
          <w:lang w:eastAsia="x-none"/>
        </w:rPr>
        <w:tab/>
        <w:t>NEC</w:t>
      </w:r>
    </w:p>
    <w:p w14:paraId="6BF59A23" w14:textId="313409EE" w:rsidR="007D7F59" w:rsidRDefault="001B5688" w:rsidP="007D7F59">
      <w:pPr>
        <w:rPr>
          <w:lang w:eastAsia="x-none"/>
        </w:rPr>
      </w:pPr>
      <w:hyperlink r:id="rId867" w:history="1">
        <w:r w:rsidR="000B5C49">
          <w:rPr>
            <w:rStyle w:val="Hyperlink"/>
            <w:lang w:eastAsia="x-none"/>
          </w:rPr>
          <w:t>R1-2204619</w:t>
        </w:r>
      </w:hyperlink>
      <w:r w:rsidR="007D7F59">
        <w:rPr>
          <w:lang w:eastAsia="x-none"/>
        </w:rPr>
        <w:tab/>
        <w:t>Remaining aspects of UE complexity reduction for RedCap</w:t>
      </w:r>
      <w:r w:rsidR="007D7F59">
        <w:rPr>
          <w:lang w:eastAsia="x-none"/>
        </w:rPr>
        <w:tab/>
        <w:t>LG Electronics</w:t>
      </w:r>
    </w:p>
    <w:p w14:paraId="48270F0D" w14:textId="1639F867" w:rsidR="007D7F59" w:rsidRDefault="001B5688" w:rsidP="007D7F59">
      <w:pPr>
        <w:rPr>
          <w:lang w:eastAsia="x-none"/>
        </w:rPr>
      </w:pPr>
      <w:hyperlink r:id="rId868" w:history="1">
        <w:r w:rsidR="000B5C49">
          <w:rPr>
            <w:rStyle w:val="Hyperlink"/>
            <w:lang w:eastAsia="x-none"/>
          </w:rPr>
          <w:t>R1-2204663</w:t>
        </w:r>
      </w:hyperlink>
      <w:r w:rsidR="007D7F59">
        <w:rPr>
          <w:lang w:eastAsia="x-none"/>
        </w:rPr>
        <w:tab/>
        <w:t>Remaining issues on UE complexity reduction for RedCap NR devices</w:t>
      </w:r>
      <w:r w:rsidR="007D7F59">
        <w:rPr>
          <w:lang w:eastAsia="x-none"/>
        </w:rPr>
        <w:tab/>
        <w:t>Sharp</w:t>
      </w:r>
    </w:p>
    <w:p w14:paraId="1D793393" w14:textId="73C73615" w:rsidR="007D7F59" w:rsidRDefault="001B5688" w:rsidP="007D7F59">
      <w:pPr>
        <w:rPr>
          <w:lang w:eastAsia="x-none"/>
        </w:rPr>
      </w:pPr>
      <w:hyperlink r:id="rId869" w:history="1">
        <w:r w:rsidR="000B5C49">
          <w:rPr>
            <w:rStyle w:val="Hyperlink"/>
            <w:lang w:eastAsia="x-none"/>
          </w:rPr>
          <w:t>R1-2204711</w:t>
        </w:r>
      </w:hyperlink>
      <w:r w:rsidR="007D7F59">
        <w:rPr>
          <w:lang w:eastAsia="x-none"/>
        </w:rPr>
        <w:tab/>
        <w:t>On RedCap UE complexity reduction</w:t>
      </w:r>
      <w:r w:rsidR="007D7F59">
        <w:rPr>
          <w:lang w:eastAsia="x-none"/>
        </w:rPr>
        <w:tab/>
        <w:t>MediaTek Inc.</w:t>
      </w:r>
    </w:p>
    <w:p w14:paraId="4DBC5DAD" w14:textId="6B27E257" w:rsidR="007D7F59" w:rsidRDefault="001B5688" w:rsidP="007D7F59">
      <w:pPr>
        <w:rPr>
          <w:lang w:eastAsia="x-none"/>
        </w:rPr>
      </w:pPr>
      <w:hyperlink r:id="rId870" w:history="1">
        <w:r w:rsidR="000B5C49">
          <w:rPr>
            <w:rStyle w:val="Hyperlink"/>
            <w:lang w:eastAsia="x-none"/>
          </w:rPr>
          <w:t>R1-2204744</w:t>
        </w:r>
      </w:hyperlink>
      <w:r w:rsidR="007D7F59">
        <w:rPr>
          <w:lang w:eastAsia="x-none"/>
        </w:rPr>
        <w:tab/>
        <w:t>On remaining aspects related to reduced maximum UE BW</w:t>
      </w:r>
      <w:r w:rsidR="007D7F59">
        <w:rPr>
          <w:lang w:eastAsia="x-none"/>
        </w:rPr>
        <w:tab/>
        <w:t>Nordic Semiconductor ASA</w:t>
      </w:r>
    </w:p>
    <w:p w14:paraId="4E62966E" w14:textId="12209CC5" w:rsidR="007D7F59" w:rsidRDefault="001B5688" w:rsidP="007D7F59">
      <w:pPr>
        <w:rPr>
          <w:lang w:eastAsia="x-none"/>
        </w:rPr>
      </w:pPr>
      <w:hyperlink r:id="rId871" w:history="1">
        <w:r w:rsidR="000B5C49">
          <w:rPr>
            <w:rStyle w:val="Hyperlink"/>
            <w:lang w:eastAsia="x-none"/>
          </w:rPr>
          <w:t>R1-2204771</w:t>
        </w:r>
      </w:hyperlink>
      <w:r w:rsidR="007D7F59">
        <w:rPr>
          <w:lang w:eastAsia="x-none"/>
        </w:rPr>
        <w:tab/>
        <w:t>Remaining details on UE complexity reduction for Rel-17 RedCap</w:t>
      </w:r>
      <w:r w:rsidR="007D7F59">
        <w:rPr>
          <w:lang w:eastAsia="x-none"/>
        </w:rPr>
        <w:tab/>
        <w:t>Intel Corporation</w:t>
      </w:r>
    </w:p>
    <w:p w14:paraId="3731D8F9" w14:textId="4F65A977" w:rsidR="007D7F59" w:rsidRDefault="001B5688" w:rsidP="007D7F59">
      <w:pPr>
        <w:rPr>
          <w:lang w:eastAsia="x-none"/>
        </w:rPr>
      </w:pPr>
      <w:hyperlink r:id="rId872" w:history="1">
        <w:r w:rsidR="000B5C49">
          <w:rPr>
            <w:rStyle w:val="Hyperlink"/>
            <w:lang w:eastAsia="x-none"/>
          </w:rPr>
          <w:t>R1-2204987</w:t>
        </w:r>
      </w:hyperlink>
      <w:r w:rsidR="007D7F59">
        <w:rPr>
          <w:lang w:eastAsia="x-none"/>
        </w:rPr>
        <w:tab/>
        <w:t>Remaining Issues on UE Complexity Reduction</w:t>
      </w:r>
      <w:r w:rsidR="007D7F59">
        <w:rPr>
          <w:lang w:eastAsia="x-none"/>
        </w:rPr>
        <w:tab/>
        <w:t>Qualcomm Incorporated</w:t>
      </w:r>
    </w:p>
    <w:p w14:paraId="37EE62AC" w14:textId="4F4C414B" w:rsidR="00F65675" w:rsidRDefault="00F65675" w:rsidP="007D7F59">
      <w:pPr>
        <w:rPr>
          <w:lang w:eastAsia="x-none"/>
        </w:rPr>
      </w:pPr>
    </w:p>
    <w:p w14:paraId="0BB2A9F1" w14:textId="77777777" w:rsidR="00F65675" w:rsidRPr="00F65675" w:rsidRDefault="00F65675" w:rsidP="00F65675">
      <w:pPr>
        <w:rPr>
          <w:lang w:eastAsia="x-none"/>
        </w:rPr>
      </w:pPr>
      <w:r w:rsidRPr="00F65675">
        <w:rPr>
          <w:lang w:eastAsia="x-none"/>
        </w:rPr>
        <w:t>[109-e-R17_RedCap-01] – Johan (Ericsson)</w:t>
      </w:r>
    </w:p>
    <w:p w14:paraId="2D558EC7" w14:textId="57D55091" w:rsidR="00F65675" w:rsidRPr="00F65675" w:rsidRDefault="00F65675" w:rsidP="00F65675">
      <w:pPr>
        <w:rPr>
          <w:lang w:eastAsia="x-none"/>
        </w:rPr>
      </w:pPr>
      <w:r w:rsidRPr="00F65675">
        <w:rPr>
          <w:lang w:eastAsia="x-none"/>
        </w:rPr>
        <w:t xml:space="preserve">Email discussion under 8.6.1 for maintenance on UE bandwidth reduction, for issues 1, 2 and 3 udner High Priority Proposal 2-1c in the FL summary </w:t>
      </w:r>
      <w:hyperlink r:id="rId873" w:history="1">
        <w:r w:rsidR="000B5C49">
          <w:rPr>
            <w:rStyle w:val="Hyperlink"/>
            <w:lang w:eastAsia="x-none"/>
          </w:rPr>
          <w:t>R1-2205107</w:t>
        </w:r>
      </w:hyperlink>
    </w:p>
    <w:p w14:paraId="46533625" w14:textId="77777777" w:rsidR="00F65675" w:rsidRPr="00F65675" w:rsidRDefault="00F65675" w:rsidP="00F65675">
      <w:pPr>
        <w:numPr>
          <w:ilvl w:val="0"/>
          <w:numId w:val="65"/>
        </w:numPr>
        <w:rPr>
          <w:lang w:eastAsia="x-none"/>
        </w:rPr>
      </w:pPr>
      <w:r w:rsidRPr="00F65675">
        <w:rPr>
          <w:lang w:eastAsia="x-none"/>
        </w:rPr>
        <w:t>Discussion and decision by May 18</w:t>
      </w:r>
    </w:p>
    <w:p w14:paraId="0150F8B8" w14:textId="12EB131F" w:rsidR="00F65675" w:rsidRPr="00F65675" w:rsidRDefault="001B5688" w:rsidP="00F65675">
      <w:pPr>
        <w:rPr>
          <w:b/>
          <w:bCs/>
          <w:lang w:eastAsia="x-none"/>
        </w:rPr>
      </w:pPr>
      <w:hyperlink r:id="rId874" w:history="1">
        <w:r w:rsidR="000B5C49">
          <w:rPr>
            <w:rStyle w:val="Hyperlink"/>
            <w:b/>
            <w:bCs/>
            <w:lang w:eastAsia="x-none"/>
          </w:rPr>
          <w:t>R1-2205428</w:t>
        </w:r>
      </w:hyperlink>
      <w:r w:rsidR="00F65675" w:rsidRPr="00F65675">
        <w:rPr>
          <w:b/>
          <w:bCs/>
          <w:lang w:eastAsia="x-none"/>
        </w:rPr>
        <w:tab/>
        <w:t>FL summary for maintenance on UE bandwidth reduction for RedCap</w:t>
      </w:r>
      <w:r w:rsidR="00F65675" w:rsidRPr="00F65675">
        <w:rPr>
          <w:b/>
          <w:bCs/>
          <w:lang w:eastAsia="x-none"/>
        </w:rPr>
        <w:tab/>
        <w:t>Moderator (Ericsson)</w:t>
      </w:r>
    </w:p>
    <w:p w14:paraId="7885D70B" w14:textId="7DF91898" w:rsidR="00F65675" w:rsidRPr="005B556A" w:rsidRDefault="00F65675" w:rsidP="00F65675">
      <w:pPr>
        <w:kinsoku w:val="0"/>
        <w:spacing w:line="220" w:lineRule="exact"/>
        <w:rPr>
          <w:rFonts w:ascii="Times New Roman" w:hAnsi="Times New Roman"/>
          <w:bCs/>
          <w:lang w:eastAsia="x-none"/>
        </w:rPr>
      </w:pPr>
      <w:r w:rsidRPr="005B556A">
        <w:rPr>
          <w:rFonts w:ascii="Times New Roman" w:hAnsi="Times New Roman"/>
          <w:b/>
          <w:lang w:eastAsia="x-none"/>
        </w:rPr>
        <w:t>Decision:</w:t>
      </w:r>
      <w:r w:rsidRPr="005B556A">
        <w:rPr>
          <w:rFonts w:ascii="Times New Roman" w:hAnsi="Times New Roman"/>
          <w:bCs/>
          <w:lang w:eastAsia="x-none"/>
        </w:rPr>
        <w:t xml:space="preserve"> As per email decision posted on May </w:t>
      </w:r>
      <w:r>
        <w:rPr>
          <w:rFonts w:ascii="Times New Roman" w:hAnsi="Times New Roman"/>
          <w:bCs/>
          <w:lang w:eastAsia="x-none"/>
        </w:rPr>
        <w:t>17</w:t>
      </w:r>
      <w:r w:rsidRPr="000D7D1B">
        <w:rPr>
          <w:rFonts w:ascii="Times New Roman" w:hAnsi="Times New Roman"/>
          <w:bCs/>
          <w:vertAlign w:val="superscript"/>
          <w:lang w:eastAsia="x-none"/>
        </w:rPr>
        <w:t>th</w:t>
      </w:r>
      <w:r>
        <w:rPr>
          <w:rFonts w:ascii="Times New Roman" w:hAnsi="Times New Roman"/>
          <w:bCs/>
          <w:lang w:eastAsia="x-none"/>
        </w:rPr>
        <w:t>,</w:t>
      </w:r>
    </w:p>
    <w:p w14:paraId="6BA7E32F" w14:textId="77777777" w:rsidR="00F65675" w:rsidRPr="00797A59" w:rsidRDefault="00F65675" w:rsidP="00F65675">
      <w:pPr>
        <w:rPr>
          <w:rFonts w:eastAsia="DengXian"/>
          <w:highlight w:val="green"/>
          <w:lang w:eastAsia="zh-CN"/>
        </w:rPr>
      </w:pPr>
      <w:r w:rsidRPr="00797A59">
        <w:rPr>
          <w:rFonts w:eastAsia="DengXian" w:hint="eastAsia"/>
          <w:highlight w:val="green"/>
          <w:lang w:eastAsia="zh-CN"/>
        </w:rPr>
        <w:t>A</w:t>
      </w:r>
      <w:r w:rsidRPr="00797A59">
        <w:rPr>
          <w:rFonts w:eastAsia="DengXian"/>
          <w:highlight w:val="green"/>
          <w:lang w:eastAsia="zh-CN"/>
        </w:rPr>
        <w:t>greement</w:t>
      </w:r>
    </w:p>
    <w:p w14:paraId="22C37FA8" w14:textId="5218AD94" w:rsidR="00F65675" w:rsidRPr="00F65675" w:rsidRDefault="00F65675" w:rsidP="00CF6E6D">
      <w:pPr>
        <w:pStyle w:val="ListParagraph"/>
        <w:numPr>
          <w:ilvl w:val="0"/>
          <w:numId w:val="438"/>
        </w:numPr>
        <w:rPr>
          <w:b/>
          <w:bCs/>
          <w:color w:val="000000"/>
          <w:shd w:val="clear" w:color="auto" w:fill="FFFFFF"/>
        </w:rPr>
      </w:pPr>
      <w:r w:rsidRPr="00F65675">
        <w:rPr>
          <w:rFonts w:eastAsia="DengXian"/>
          <w:lang w:eastAsia="zh-CN"/>
        </w:rPr>
        <w:t xml:space="preserve">Adopt TP for TS 38.213 clause 17.1 in Proposal 3 in </w:t>
      </w:r>
      <w:hyperlink r:id="rId875" w:history="1">
        <w:r w:rsidR="000B5C49">
          <w:rPr>
            <w:rStyle w:val="Hyperlink"/>
            <w:rFonts w:eastAsia="DengXian"/>
            <w:lang w:eastAsia="zh-CN"/>
          </w:rPr>
          <w:t>R1-2204036</w:t>
        </w:r>
      </w:hyperlink>
      <w:r w:rsidRPr="00F65675">
        <w:rPr>
          <w:rFonts w:eastAsia="DengXian"/>
          <w:lang w:eastAsia="zh-CN"/>
        </w:rPr>
        <w:t xml:space="preserve"> with the following modification: the word ‘</w:t>
      </w:r>
      <w:r w:rsidRPr="00F65675">
        <w:rPr>
          <w:b/>
          <w:bCs/>
          <w:color w:val="FF0000"/>
          <w:shd w:val="clear" w:color="auto" w:fill="FFFFFF"/>
        </w:rPr>
        <w:t>not</w:t>
      </w:r>
      <w:r w:rsidRPr="00F65675">
        <w:rPr>
          <w:b/>
          <w:bCs/>
          <w:color w:val="000000"/>
          <w:shd w:val="clear" w:color="auto" w:fill="FFFFFF"/>
        </w:rPr>
        <w:t>’</w:t>
      </w:r>
      <w:r w:rsidRPr="00F65675">
        <w:rPr>
          <w:rFonts w:eastAsia="DengXian"/>
          <w:lang w:eastAsia="zh-CN"/>
        </w:rPr>
        <w:t xml:space="preserve"> is removed in</w:t>
      </w:r>
      <w:r w:rsidRPr="00F65675">
        <w:rPr>
          <w:b/>
          <w:bCs/>
          <w:color w:val="000000"/>
          <w:shd w:val="clear" w:color="auto" w:fill="FFFFFF"/>
        </w:rPr>
        <w:t xml:space="preserve"> “</w:t>
      </w:r>
      <w:r w:rsidRPr="00F65675">
        <w:rPr>
          <w:b/>
          <w:bCs/>
          <w:color w:val="FF0000"/>
          <w:shd w:val="clear" w:color="auto" w:fill="FFFFFF"/>
        </w:rPr>
        <w:t xml:space="preserve">the field </w:t>
      </w:r>
      <w:r w:rsidRPr="00F65675">
        <w:rPr>
          <w:b/>
          <w:bCs/>
          <w:i/>
          <w:iCs/>
          <w:color w:val="FF0000"/>
          <w:shd w:val="clear" w:color="auto" w:fill="FFFFFF"/>
        </w:rPr>
        <w:t>intra-SlotFH</w:t>
      </w:r>
      <w:r w:rsidRPr="00F65675">
        <w:rPr>
          <w:b/>
          <w:bCs/>
          <w:color w:val="FF0000"/>
          <w:shd w:val="clear" w:color="auto" w:fill="FFFFFF"/>
        </w:rPr>
        <w:t xml:space="preserve"> is not present</w:t>
      </w:r>
      <w:r w:rsidRPr="00F65675">
        <w:rPr>
          <w:b/>
          <w:bCs/>
          <w:color w:val="000000"/>
          <w:shd w:val="clear" w:color="auto" w:fill="FFFFFF"/>
        </w:rPr>
        <w:t>”.</w:t>
      </w:r>
    </w:p>
    <w:p w14:paraId="410513FE" w14:textId="77777777" w:rsidR="00F65675" w:rsidRDefault="00F65675" w:rsidP="00F65675">
      <w:pPr>
        <w:rPr>
          <w:shd w:val="clear" w:color="auto" w:fill="FFFFFF"/>
        </w:rPr>
      </w:pPr>
    </w:p>
    <w:p w14:paraId="1B5AC973" w14:textId="604CC7B2" w:rsidR="00F65675" w:rsidRPr="005B556A" w:rsidRDefault="00F65675" w:rsidP="00F65675">
      <w:pPr>
        <w:kinsoku w:val="0"/>
        <w:spacing w:line="220" w:lineRule="exact"/>
        <w:rPr>
          <w:rFonts w:ascii="Times New Roman" w:hAnsi="Times New Roman"/>
          <w:bCs/>
          <w:lang w:eastAsia="x-none"/>
        </w:rPr>
      </w:pPr>
      <w:r w:rsidRPr="005B556A">
        <w:rPr>
          <w:rFonts w:ascii="Times New Roman" w:hAnsi="Times New Roman"/>
          <w:b/>
          <w:lang w:eastAsia="x-none"/>
        </w:rPr>
        <w:t>Decision:</w:t>
      </w:r>
      <w:r w:rsidRPr="005B556A">
        <w:rPr>
          <w:rFonts w:ascii="Times New Roman" w:hAnsi="Times New Roman"/>
          <w:bCs/>
          <w:lang w:eastAsia="x-none"/>
        </w:rPr>
        <w:t xml:space="preserve"> As per email decision posted on May </w:t>
      </w:r>
      <w:r>
        <w:rPr>
          <w:rFonts w:ascii="Times New Roman" w:hAnsi="Times New Roman"/>
          <w:bCs/>
          <w:lang w:eastAsia="x-none"/>
        </w:rPr>
        <w:t>19</w:t>
      </w:r>
      <w:r w:rsidRPr="000D7D1B">
        <w:rPr>
          <w:rFonts w:ascii="Times New Roman" w:hAnsi="Times New Roman"/>
          <w:bCs/>
          <w:vertAlign w:val="superscript"/>
          <w:lang w:eastAsia="x-none"/>
        </w:rPr>
        <w:t>th</w:t>
      </w:r>
      <w:r>
        <w:rPr>
          <w:rFonts w:ascii="Times New Roman" w:hAnsi="Times New Roman"/>
          <w:bCs/>
          <w:lang w:eastAsia="x-none"/>
        </w:rPr>
        <w:t>,</w:t>
      </w:r>
    </w:p>
    <w:p w14:paraId="7ADCC772" w14:textId="77777777" w:rsidR="00F65675" w:rsidRPr="00495BD9" w:rsidRDefault="00F65675" w:rsidP="00F65675">
      <w:pPr>
        <w:rPr>
          <w:rFonts w:eastAsia="DengXian"/>
          <w:highlight w:val="green"/>
          <w:lang w:eastAsia="zh-CN"/>
        </w:rPr>
      </w:pPr>
      <w:r w:rsidRPr="00495BD9">
        <w:rPr>
          <w:rFonts w:eastAsia="DengXian" w:hint="eastAsia"/>
          <w:highlight w:val="green"/>
          <w:lang w:eastAsia="zh-CN"/>
        </w:rPr>
        <w:t>A</w:t>
      </w:r>
      <w:r w:rsidRPr="00495BD9">
        <w:rPr>
          <w:rFonts w:eastAsia="DengXian"/>
          <w:highlight w:val="green"/>
          <w:lang w:eastAsia="zh-CN"/>
        </w:rPr>
        <w:t xml:space="preserve">greement </w:t>
      </w:r>
    </w:p>
    <w:p w14:paraId="02DC47E5" w14:textId="2C2E00CC" w:rsidR="00F65675" w:rsidRPr="00F65675" w:rsidRDefault="00F65675" w:rsidP="00CF6E6D">
      <w:pPr>
        <w:pStyle w:val="ListParagraph"/>
        <w:numPr>
          <w:ilvl w:val="0"/>
          <w:numId w:val="438"/>
        </w:numPr>
        <w:rPr>
          <w:rFonts w:eastAsia="DengXian"/>
          <w:lang w:eastAsia="zh-CN"/>
        </w:rPr>
      </w:pPr>
      <w:r w:rsidRPr="00F65675">
        <w:rPr>
          <w:rFonts w:eastAsia="DengXian"/>
          <w:lang w:eastAsia="zh-CN"/>
        </w:rPr>
        <w:t>The UE behavior for the case when initial DL BWP for non-RedCap UE is wider than maximum RedCap UE bandwidth is up to RAN2 with no RAN1</w:t>
      </w:r>
      <w:r>
        <w:rPr>
          <w:rFonts w:eastAsia="DengXian"/>
          <w:lang w:eastAsia="zh-CN"/>
        </w:rPr>
        <w:t xml:space="preserve"> </w:t>
      </w:r>
      <w:r w:rsidRPr="00F65675">
        <w:rPr>
          <w:rFonts w:eastAsia="DengXian"/>
          <w:lang w:eastAsia="zh-CN"/>
        </w:rPr>
        <w:t>optimization.</w:t>
      </w:r>
    </w:p>
    <w:p w14:paraId="57BEC9D2" w14:textId="77777777" w:rsidR="00F65675" w:rsidRPr="00495BD9" w:rsidRDefault="00F65675" w:rsidP="00F65675">
      <w:pPr>
        <w:rPr>
          <w:rFonts w:eastAsia="DengXian"/>
          <w:highlight w:val="green"/>
          <w:lang w:eastAsia="zh-CN"/>
        </w:rPr>
      </w:pPr>
      <w:r w:rsidRPr="00495BD9">
        <w:rPr>
          <w:rFonts w:eastAsia="DengXian" w:hint="eastAsia"/>
          <w:highlight w:val="green"/>
          <w:lang w:eastAsia="zh-CN"/>
        </w:rPr>
        <w:t>A</w:t>
      </w:r>
      <w:r w:rsidRPr="00495BD9">
        <w:rPr>
          <w:rFonts w:eastAsia="DengXian"/>
          <w:highlight w:val="green"/>
          <w:lang w:eastAsia="zh-CN"/>
        </w:rPr>
        <w:t>greement</w:t>
      </w:r>
    </w:p>
    <w:p w14:paraId="4D516EE2" w14:textId="6170B963" w:rsidR="00F65675" w:rsidRPr="00F65675" w:rsidRDefault="00F65675" w:rsidP="00CF6E6D">
      <w:pPr>
        <w:pStyle w:val="ListParagraph"/>
        <w:numPr>
          <w:ilvl w:val="0"/>
          <w:numId w:val="438"/>
        </w:numPr>
        <w:rPr>
          <w:rFonts w:eastAsia="DengXian"/>
          <w:lang w:eastAsia="zh-CN"/>
        </w:rPr>
      </w:pPr>
      <w:r w:rsidRPr="00F65675">
        <w:rPr>
          <w:rFonts w:eastAsia="DengXian"/>
          <w:lang w:eastAsia="zh-CN"/>
        </w:rPr>
        <w:t>For FR1,</w:t>
      </w:r>
      <w:r>
        <w:rPr>
          <w:rFonts w:eastAsia="DengXian"/>
          <w:lang w:eastAsia="zh-CN"/>
        </w:rPr>
        <w:t xml:space="preserve"> </w:t>
      </w:r>
      <w:r w:rsidRPr="00F65675">
        <w:rPr>
          <w:rFonts w:eastAsia="DengXian"/>
          <w:lang w:eastAsia="zh-CN"/>
        </w:rPr>
        <w:t>for BWP#0 configuration option 1,</w:t>
      </w:r>
    </w:p>
    <w:p w14:paraId="4817ACAB" w14:textId="77777777" w:rsidR="00F65675" w:rsidRPr="00F65675" w:rsidRDefault="00F65675" w:rsidP="00CF6E6D">
      <w:pPr>
        <w:pStyle w:val="ListParagraph"/>
        <w:numPr>
          <w:ilvl w:val="1"/>
          <w:numId w:val="438"/>
        </w:numPr>
        <w:rPr>
          <w:rFonts w:eastAsia="DengXian"/>
          <w:lang w:eastAsia="zh-CN"/>
        </w:rPr>
      </w:pPr>
      <w:r w:rsidRPr="00F65675">
        <w:rPr>
          <w:rFonts w:eastAsia="DengXian"/>
          <w:lang w:eastAsia="zh-CN"/>
        </w:rPr>
        <w:t>In connected mode, a RedCap UE supporting FG 28-1 but not FG 28-1a does not expect to operate in a separate initial DL BWP that does not include CD-SSB and the entire CORESET#0.</w:t>
      </w:r>
    </w:p>
    <w:p w14:paraId="4F47EA6C" w14:textId="77777777" w:rsidR="00F65675" w:rsidRPr="00F65675" w:rsidRDefault="00F65675" w:rsidP="00CF6E6D">
      <w:pPr>
        <w:pStyle w:val="ListParagraph"/>
        <w:numPr>
          <w:ilvl w:val="1"/>
          <w:numId w:val="438"/>
        </w:numPr>
        <w:rPr>
          <w:rFonts w:eastAsia="DengXian"/>
          <w:lang w:eastAsia="zh-CN"/>
        </w:rPr>
      </w:pPr>
      <w:r w:rsidRPr="00F65675">
        <w:rPr>
          <w:rFonts w:eastAsia="DengXian"/>
          <w:lang w:eastAsia="zh-CN"/>
        </w:rPr>
        <w:t>In connected mode, a RedCap UE supporting both FG 28-1 and FG 28-1a is able to operate in a separate initial DL BWP that does not include CD-SSB and the entire CORESET#0.</w:t>
      </w:r>
    </w:p>
    <w:p w14:paraId="14F903F5" w14:textId="5321EF4C" w:rsidR="00F65675" w:rsidRPr="00F65675" w:rsidRDefault="00F65675" w:rsidP="00CF6E6D">
      <w:pPr>
        <w:pStyle w:val="ListParagraph"/>
        <w:numPr>
          <w:ilvl w:val="0"/>
          <w:numId w:val="438"/>
        </w:numPr>
        <w:rPr>
          <w:rFonts w:eastAsia="DengXian"/>
          <w:lang w:eastAsia="zh-CN"/>
        </w:rPr>
      </w:pPr>
      <w:r w:rsidRPr="00F65675">
        <w:rPr>
          <w:rFonts w:eastAsia="DengXian"/>
          <w:lang w:eastAsia="zh-CN"/>
        </w:rPr>
        <w:t>For FR2,</w:t>
      </w:r>
      <w:r>
        <w:rPr>
          <w:rFonts w:eastAsia="DengXian"/>
          <w:lang w:eastAsia="zh-CN"/>
        </w:rPr>
        <w:t xml:space="preserve"> </w:t>
      </w:r>
      <w:r w:rsidRPr="00F65675">
        <w:rPr>
          <w:rFonts w:eastAsia="DengXian"/>
          <w:lang w:eastAsia="zh-CN"/>
        </w:rPr>
        <w:t>for BWP#0 configuration option 1,</w:t>
      </w:r>
    </w:p>
    <w:p w14:paraId="301995DD" w14:textId="77777777" w:rsidR="00F65675" w:rsidRPr="00F65675" w:rsidRDefault="00F65675" w:rsidP="00CF6E6D">
      <w:pPr>
        <w:pStyle w:val="ListParagraph"/>
        <w:numPr>
          <w:ilvl w:val="1"/>
          <w:numId w:val="438"/>
        </w:numPr>
        <w:rPr>
          <w:rFonts w:eastAsia="DengXian"/>
          <w:lang w:eastAsia="zh-CN"/>
        </w:rPr>
      </w:pPr>
      <w:r w:rsidRPr="00F65675">
        <w:rPr>
          <w:rFonts w:eastAsia="DengXian"/>
          <w:lang w:eastAsia="zh-CN"/>
        </w:rPr>
        <w:t>In connected mode, a RedCap UE supporting FG 28-1 but not FG 28-1a does not expect to operate in a separate initial DL BWP that does not include CD-SSB.</w:t>
      </w:r>
    </w:p>
    <w:p w14:paraId="6096FA2D" w14:textId="77777777" w:rsidR="00F65675" w:rsidRPr="00F65675" w:rsidRDefault="00F65675" w:rsidP="00CF6E6D">
      <w:pPr>
        <w:pStyle w:val="ListParagraph"/>
        <w:numPr>
          <w:ilvl w:val="1"/>
          <w:numId w:val="438"/>
        </w:numPr>
        <w:rPr>
          <w:rFonts w:eastAsia="DengXian"/>
          <w:lang w:eastAsia="zh-CN"/>
        </w:rPr>
      </w:pPr>
      <w:r w:rsidRPr="00F65675">
        <w:rPr>
          <w:rFonts w:eastAsia="DengXian"/>
          <w:lang w:eastAsia="zh-CN"/>
        </w:rPr>
        <w:t>In connected mode, a RedCap UE supporting both FG 28-1 and FG 28-1a is able to operate in a separate initial DL BWP that does not include CD-SSB.</w:t>
      </w:r>
    </w:p>
    <w:p w14:paraId="37CDB0D3" w14:textId="77777777" w:rsidR="00AB2FF1" w:rsidRDefault="00AB2FF1" w:rsidP="00F65675">
      <w:pPr>
        <w:rPr>
          <w:highlight w:val="green"/>
          <w:lang w:eastAsia="x-none"/>
        </w:rPr>
      </w:pPr>
    </w:p>
    <w:p w14:paraId="69055B3A" w14:textId="14546755" w:rsidR="00AB2FF1" w:rsidRPr="005B556A" w:rsidRDefault="00AB2FF1" w:rsidP="00AB2FF1">
      <w:pPr>
        <w:kinsoku w:val="0"/>
        <w:spacing w:line="220" w:lineRule="exact"/>
        <w:rPr>
          <w:rFonts w:ascii="Times New Roman" w:hAnsi="Times New Roman"/>
          <w:bCs/>
          <w:lang w:eastAsia="x-none"/>
        </w:rPr>
      </w:pPr>
      <w:r w:rsidRPr="005B556A">
        <w:rPr>
          <w:rFonts w:ascii="Times New Roman" w:hAnsi="Times New Roman"/>
          <w:b/>
          <w:lang w:eastAsia="x-none"/>
        </w:rPr>
        <w:t>Decision:</w:t>
      </w:r>
      <w:r w:rsidRPr="005B556A">
        <w:rPr>
          <w:rFonts w:ascii="Times New Roman" w:hAnsi="Times New Roman"/>
          <w:bCs/>
          <w:lang w:eastAsia="x-none"/>
        </w:rPr>
        <w:t xml:space="preserve"> As per email decision posted on May </w:t>
      </w:r>
      <w:r>
        <w:rPr>
          <w:rFonts w:ascii="Times New Roman" w:hAnsi="Times New Roman"/>
          <w:bCs/>
          <w:lang w:eastAsia="x-none"/>
        </w:rPr>
        <w:t>20</w:t>
      </w:r>
      <w:r w:rsidRPr="000D7D1B">
        <w:rPr>
          <w:rFonts w:ascii="Times New Roman" w:hAnsi="Times New Roman"/>
          <w:bCs/>
          <w:vertAlign w:val="superscript"/>
          <w:lang w:eastAsia="x-none"/>
        </w:rPr>
        <w:t>th</w:t>
      </w:r>
      <w:r>
        <w:rPr>
          <w:rFonts w:ascii="Times New Roman" w:hAnsi="Times New Roman"/>
          <w:bCs/>
          <w:lang w:eastAsia="x-none"/>
        </w:rPr>
        <w:t>,</w:t>
      </w:r>
    </w:p>
    <w:p w14:paraId="1B0887B6" w14:textId="4E7D4BB1" w:rsidR="00F65675" w:rsidRPr="00C24727" w:rsidRDefault="00F65675" w:rsidP="00F65675">
      <w:pPr>
        <w:rPr>
          <w:highlight w:val="green"/>
          <w:lang w:eastAsia="x-none"/>
        </w:rPr>
      </w:pPr>
      <w:r w:rsidRPr="00C24727">
        <w:rPr>
          <w:highlight w:val="green"/>
          <w:lang w:eastAsia="x-none"/>
        </w:rPr>
        <w:t>Agreement</w:t>
      </w:r>
    </w:p>
    <w:p w14:paraId="314B1228" w14:textId="0E9511F4" w:rsidR="00F65675" w:rsidRPr="00AB2FF1" w:rsidRDefault="00F65675" w:rsidP="00CF6E6D">
      <w:pPr>
        <w:pStyle w:val="ListParagraph"/>
        <w:numPr>
          <w:ilvl w:val="0"/>
          <w:numId w:val="439"/>
        </w:numPr>
        <w:rPr>
          <w:rFonts w:eastAsia="DengXian"/>
          <w:lang w:eastAsia="zh-CN"/>
        </w:rPr>
      </w:pPr>
      <w:r w:rsidRPr="00AB2FF1">
        <w:rPr>
          <w:rFonts w:eastAsia="DengXian"/>
          <w:lang w:eastAsia="zh-CN"/>
        </w:rPr>
        <w:t>Adopt the TP in Proposal 3 in</w:t>
      </w:r>
      <w:r w:rsidR="00AB2FF1">
        <w:rPr>
          <w:rFonts w:eastAsia="DengXian"/>
          <w:lang w:eastAsia="zh-CN"/>
        </w:rPr>
        <w:t xml:space="preserve"> </w:t>
      </w:r>
      <w:hyperlink r:id="rId876" w:history="1">
        <w:r w:rsidR="000B5C49">
          <w:rPr>
            <w:rStyle w:val="Hyperlink"/>
            <w:rFonts w:eastAsia="DengXian"/>
            <w:lang w:eastAsia="zh-CN"/>
          </w:rPr>
          <w:t>R1-2203787</w:t>
        </w:r>
      </w:hyperlink>
      <w:r w:rsidRPr="00AB2FF1">
        <w:rPr>
          <w:rFonts w:eastAsia="DengXian"/>
          <w:lang w:eastAsia="zh-CN"/>
        </w:rPr>
        <w:t xml:space="preserve"> for TS 38.213 clause 17.1</w:t>
      </w:r>
      <w:r w:rsidRPr="00AB2FF1">
        <w:rPr>
          <w:rFonts w:eastAsia="DengXian" w:hint="eastAsia"/>
          <w:lang w:eastAsia="zh-CN"/>
        </w:rPr>
        <w:t>.</w:t>
      </w:r>
    </w:p>
    <w:p w14:paraId="1A626511" w14:textId="77777777" w:rsidR="00F65675" w:rsidRDefault="00F65675" w:rsidP="00F65675">
      <w:pPr>
        <w:rPr>
          <w:lang w:eastAsia="x-none"/>
        </w:rPr>
      </w:pPr>
    </w:p>
    <w:p w14:paraId="4BCBF5D3" w14:textId="77777777" w:rsidR="00F65675" w:rsidRDefault="00F65675" w:rsidP="00F65675">
      <w:pPr>
        <w:rPr>
          <w:lang w:eastAsia="x-none"/>
        </w:rPr>
      </w:pPr>
    </w:p>
    <w:p w14:paraId="31A97B0F" w14:textId="322EF61D" w:rsidR="009C37F0" w:rsidRPr="00025150" w:rsidRDefault="001B5688" w:rsidP="009C37F0">
      <w:pPr>
        <w:rPr>
          <w:b/>
          <w:bCs/>
          <w:lang w:eastAsia="x-none"/>
        </w:rPr>
      </w:pPr>
      <w:hyperlink r:id="rId877" w:history="1">
        <w:r w:rsidR="000B5C49">
          <w:rPr>
            <w:rStyle w:val="Hyperlink"/>
            <w:b/>
            <w:bCs/>
            <w:lang w:eastAsia="x-none"/>
          </w:rPr>
          <w:t>R1-2203046</w:t>
        </w:r>
      </w:hyperlink>
      <w:r w:rsidR="009C37F0" w:rsidRPr="00025150">
        <w:rPr>
          <w:b/>
          <w:bCs/>
          <w:lang w:eastAsia="x-none"/>
        </w:rPr>
        <w:tab/>
        <w:t>LS on introduction of an offset to transmit CD-SSB and NCD-SSB at different times</w:t>
      </w:r>
      <w:r w:rsidR="009C37F0" w:rsidRPr="00025150">
        <w:rPr>
          <w:b/>
          <w:bCs/>
          <w:lang w:eastAsia="x-none"/>
        </w:rPr>
        <w:tab/>
        <w:t>RAN2, Ericsson</w:t>
      </w:r>
    </w:p>
    <w:p w14:paraId="6AA26AEA" w14:textId="77777777" w:rsidR="00F65675" w:rsidRPr="008C26B8" w:rsidRDefault="00F65675" w:rsidP="00F65675">
      <w:pPr>
        <w:rPr>
          <w:lang w:eastAsia="x-none"/>
        </w:rPr>
      </w:pPr>
      <w:r w:rsidRPr="008C26B8">
        <w:rPr>
          <w:lang w:eastAsia="x-none"/>
        </w:rPr>
        <w:t>[109-e-R17_RedCap-02] – Johan (Ericsson)</w:t>
      </w:r>
    </w:p>
    <w:p w14:paraId="73EC91A2" w14:textId="308AD14B" w:rsidR="00F65675" w:rsidRPr="008C26B8" w:rsidRDefault="00F65675" w:rsidP="00F65675">
      <w:pPr>
        <w:rPr>
          <w:lang w:eastAsia="x-none"/>
        </w:rPr>
      </w:pPr>
      <w:r w:rsidRPr="008C26B8">
        <w:rPr>
          <w:lang w:eastAsia="x-none"/>
        </w:rPr>
        <w:t>Email discussion on incoming LS (</w:t>
      </w:r>
      <w:hyperlink r:id="rId878" w:history="1">
        <w:r w:rsidR="000B5C49">
          <w:rPr>
            <w:rStyle w:val="Hyperlink"/>
            <w:lang w:eastAsia="x-none"/>
          </w:rPr>
          <w:t>R1-2203046</w:t>
        </w:r>
      </w:hyperlink>
      <w:r w:rsidRPr="008C26B8">
        <w:rPr>
          <w:lang w:eastAsia="x-none"/>
        </w:rPr>
        <w:t>) by May 12</w:t>
      </w:r>
    </w:p>
    <w:p w14:paraId="559BF301" w14:textId="0107C1D8" w:rsidR="00F65675" w:rsidRPr="008C26B8" w:rsidRDefault="00F65675" w:rsidP="00F65675">
      <w:pPr>
        <w:numPr>
          <w:ilvl w:val="0"/>
          <w:numId w:val="65"/>
        </w:numPr>
        <w:rPr>
          <w:lang w:eastAsia="x-none"/>
        </w:rPr>
      </w:pPr>
      <w:r w:rsidRPr="008C26B8">
        <w:rPr>
          <w:lang w:eastAsia="x-none"/>
        </w:rPr>
        <w:t xml:space="preserve">Relevant tdocs: </w:t>
      </w:r>
      <w:hyperlink r:id="rId879" w:history="1">
        <w:r w:rsidR="000B5C49">
          <w:rPr>
            <w:rStyle w:val="Hyperlink"/>
            <w:lang w:eastAsia="x-none"/>
          </w:rPr>
          <w:t>R1-2203120</w:t>
        </w:r>
      </w:hyperlink>
      <w:r w:rsidRPr="008C26B8">
        <w:rPr>
          <w:lang w:eastAsia="x-none"/>
        </w:rPr>
        <w:t xml:space="preserve">, </w:t>
      </w:r>
      <w:hyperlink r:id="rId880" w:history="1">
        <w:r w:rsidR="000B5C49">
          <w:rPr>
            <w:rStyle w:val="Hyperlink"/>
            <w:lang w:eastAsia="x-none"/>
          </w:rPr>
          <w:t>R1-2203495</w:t>
        </w:r>
      </w:hyperlink>
      <w:r w:rsidRPr="008C26B8">
        <w:rPr>
          <w:lang w:eastAsia="x-none"/>
        </w:rPr>
        <w:t xml:space="preserve">, </w:t>
      </w:r>
      <w:hyperlink r:id="rId881" w:history="1">
        <w:r w:rsidR="000B5C49">
          <w:rPr>
            <w:rStyle w:val="Hyperlink"/>
            <w:lang w:eastAsia="x-none"/>
          </w:rPr>
          <w:t>R1-2203590</w:t>
        </w:r>
      </w:hyperlink>
      <w:r w:rsidRPr="008C26B8">
        <w:rPr>
          <w:lang w:eastAsia="x-none"/>
        </w:rPr>
        <w:t xml:space="preserve">, </w:t>
      </w:r>
      <w:hyperlink r:id="rId882" w:history="1">
        <w:r w:rsidR="000B5C49">
          <w:rPr>
            <w:rStyle w:val="Hyperlink"/>
            <w:lang w:eastAsia="x-none"/>
          </w:rPr>
          <w:t>R1-2204271</w:t>
        </w:r>
      </w:hyperlink>
      <w:r w:rsidRPr="008C26B8">
        <w:rPr>
          <w:lang w:eastAsia="x-none"/>
        </w:rPr>
        <w:t xml:space="preserve">, </w:t>
      </w:r>
      <w:hyperlink r:id="rId883" w:history="1">
        <w:r w:rsidR="000B5C49">
          <w:rPr>
            <w:rStyle w:val="Hyperlink"/>
            <w:lang w:eastAsia="x-none"/>
          </w:rPr>
          <w:t>R1-2204434</w:t>
        </w:r>
      </w:hyperlink>
      <w:r w:rsidRPr="008C26B8">
        <w:rPr>
          <w:lang w:eastAsia="x-none"/>
        </w:rPr>
        <w:t xml:space="preserve">, </w:t>
      </w:r>
      <w:hyperlink r:id="rId884" w:history="1">
        <w:r w:rsidR="000B5C49">
          <w:rPr>
            <w:rStyle w:val="Hyperlink"/>
            <w:lang w:eastAsia="x-none"/>
          </w:rPr>
          <w:t>R1-2203053</w:t>
        </w:r>
      </w:hyperlink>
      <w:r w:rsidRPr="008C26B8">
        <w:rPr>
          <w:lang w:eastAsia="x-none"/>
        </w:rPr>
        <w:t xml:space="preserve">, </w:t>
      </w:r>
      <w:hyperlink r:id="rId885" w:history="1">
        <w:r w:rsidR="000B5C49">
          <w:rPr>
            <w:rStyle w:val="Hyperlink"/>
            <w:lang w:eastAsia="x-none"/>
          </w:rPr>
          <w:t>R1-2203109</w:t>
        </w:r>
      </w:hyperlink>
      <w:r w:rsidRPr="008C26B8">
        <w:rPr>
          <w:lang w:eastAsia="x-none"/>
        </w:rPr>
        <w:t xml:space="preserve">, </w:t>
      </w:r>
      <w:hyperlink r:id="rId886" w:history="1">
        <w:r w:rsidR="000B5C49">
          <w:rPr>
            <w:rStyle w:val="Hyperlink"/>
            <w:lang w:eastAsia="x-none"/>
          </w:rPr>
          <w:t>R1-2203517</w:t>
        </w:r>
      </w:hyperlink>
      <w:r w:rsidRPr="008C26B8">
        <w:rPr>
          <w:lang w:eastAsia="x-none"/>
        </w:rPr>
        <w:t xml:space="preserve">, </w:t>
      </w:r>
      <w:hyperlink r:id="rId887" w:history="1">
        <w:r w:rsidR="000B5C49">
          <w:rPr>
            <w:rStyle w:val="Hyperlink"/>
            <w:lang w:eastAsia="x-none"/>
          </w:rPr>
          <w:t>R1-2204711</w:t>
        </w:r>
      </w:hyperlink>
      <w:r w:rsidRPr="008C26B8">
        <w:rPr>
          <w:lang w:eastAsia="x-none"/>
        </w:rPr>
        <w:t xml:space="preserve">, and </w:t>
      </w:r>
      <w:hyperlink r:id="rId888" w:history="1">
        <w:r w:rsidR="000B5C49">
          <w:rPr>
            <w:rStyle w:val="Hyperlink"/>
            <w:lang w:eastAsia="x-none"/>
          </w:rPr>
          <w:t>R1-2204771</w:t>
        </w:r>
      </w:hyperlink>
    </w:p>
    <w:p w14:paraId="5AC650A4" w14:textId="79D87155" w:rsidR="00F65675" w:rsidRPr="008C26B8" w:rsidRDefault="001B5688" w:rsidP="00F65675">
      <w:pPr>
        <w:rPr>
          <w:b/>
          <w:bCs/>
          <w:lang w:eastAsia="x-none"/>
        </w:rPr>
      </w:pPr>
      <w:hyperlink r:id="rId889" w:history="1">
        <w:r w:rsidR="000B5C49">
          <w:rPr>
            <w:rStyle w:val="Hyperlink"/>
            <w:b/>
            <w:bCs/>
            <w:lang w:eastAsia="x-none"/>
          </w:rPr>
          <w:t>R1-2205429</w:t>
        </w:r>
      </w:hyperlink>
      <w:r w:rsidR="00F65675" w:rsidRPr="008C26B8">
        <w:rPr>
          <w:b/>
          <w:bCs/>
          <w:lang w:eastAsia="x-none"/>
        </w:rPr>
        <w:tab/>
        <w:t>FL summary for incoming LS (</w:t>
      </w:r>
      <w:hyperlink r:id="rId890" w:history="1">
        <w:r w:rsidR="000B5C49">
          <w:rPr>
            <w:rStyle w:val="Hyperlink"/>
            <w:b/>
            <w:bCs/>
            <w:lang w:eastAsia="x-none"/>
          </w:rPr>
          <w:t>R1-2203046</w:t>
        </w:r>
      </w:hyperlink>
      <w:r w:rsidR="00F65675" w:rsidRPr="008C26B8">
        <w:rPr>
          <w:b/>
          <w:bCs/>
          <w:lang w:eastAsia="x-none"/>
        </w:rPr>
        <w:t>) on introduction of an offset to transmit CD-SSB and NCD-SSB at different times</w:t>
      </w:r>
      <w:r w:rsidR="00F65675" w:rsidRPr="008C26B8">
        <w:rPr>
          <w:b/>
          <w:bCs/>
          <w:lang w:eastAsia="x-none"/>
        </w:rPr>
        <w:tab/>
        <w:t>Moderator (Ericsson)</w:t>
      </w:r>
    </w:p>
    <w:p w14:paraId="05109745" w14:textId="54FDE406" w:rsidR="00F65675" w:rsidRDefault="001B5688" w:rsidP="00F65675">
      <w:pPr>
        <w:rPr>
          <w:lang w:eastAsia="x-none"/>
        </w:rPr>
      </w:pPr>
      <w:hyperlink r:id="rId891" w:history="1">
        <w:r w:rsidR="000B5C49">
          <w:rPr>
            <w:rStyle w:val="Hyperlink"/>
            <w:lang w:eastAsia="x-none"/>
          </w:rPr>
          <w:t>R1-2205430</w:t>
        </w:r>
      </w:hyperlink>
      <w:r w:rsidR="00F65675">
        <w:rPr>
          <w:lang w:eastAsia="x-none"/>
        </w:rPr>
        <w:tab/>
        <w:t>Draft reply LS on introduction of an offset to transmit CD-SSB and NCD-SSB at different times</w:t>
      </w:r>
      <w:r w:rsidR="00F65675">
        <w:rPr>
          <w:lang w:eastAsia="x-none"/>
        </w:rPr>
        <w:tab/>
        <w:t>Ericsson</w:t>
      </w:r>
    </w:p>
    <w:p w14:paraId="6887F6EC" w14:textId="77777777" w:rsidR="00F65675" w:rsidRDefault="00F65675" w:rsidP="00F65675">
      <w:pPr>
        <w:rPr>
          <w:lang w:eastAsia="x-none"/>
        </w:rPr>
      </w:pPr>
      <w:r>
        <w:rPr>
          <w:lang w:eastAsia="x-none"/>
        </w:rPr>
        <w:t>Further revised in</w:t>
      </w:r>
    </w:p>
    <w:p w14:paraId="4318B92A" w14:textId="07371A97" w:rsidR="00F65675" w:rsidRPr="008C26B8" w:rsidRDefault="001B5688" w:rsidP="00F65675">
      <w:pPr>
        <w:rPr>
          <w:b/>
          <w:bCs/>
          <w:lang w:eastAsia="x-none"/>
        </w:rPr>
      </w:pPr>
      <w:hyperlink r:id="rId892" w:history="1">
        <w:r w:rsidR="000B5C49">
          <w:rPr>
            <w:rStyle w:val="Hyperlink"/>
            <w:b/>
            <w:bCs/>
            <w:lang w:eastAsia="x-none"/>
          </w:rPr>
          <w:t>R1-2205534</w:t>
        </w:r>
      </w:hyperlink>
      <w:r w:rsidR="00F65675" w:rsidRPr="008C26B8">
        <w:rPr>
          <w:b/>
          <w:bCs/>
          <w:lang w:eastAsia="x-none"/>
        </w:rPr>
        <w:tab/>
        <w:t>Draft reply LS on introduction of an offset to transmit CD-SSB and NCD-SSB at different times</w:t>
      </w:r>
      <w:r w:rsidR="00F65675" w:rsidRPr="008C26B8">
        <w:rPr>
          <w:b/>
          <w:bCs/>
          <w:lang w:eastAsia="x-none"/>
        </w:rPr>
        <w:tab/>
        <w:t>Ericsson</w:t>
      </w:r>
    </w:p>
    <w:p w14:paraId="3B71A7CC" w14:textId="6956EB24" w:rsidR="00F65675" w:rsidRPr="00017452" w:rsidRDefault="00F65675" w:rsidP="007D7F59">
      <w:pPr>
        <w:rPr>
          <w:lang w:eastAsia="x-none"/>
        </w:rPr>
      </w:pPr>
      <w:r w:rsidRPr="008C26B8">
        <w:rPr>
          <w:b/>
          <w:bCs/>
          <w:lang w:eastAsia="x-none"/>
        </w:rPr>
        <w:t>Decision:</w:t>
      </w:r>
      <w:r>
        <w:rPr>
          <w:lang w:eastAsia="x-none"/>
        </w:rPr>
        <w:t xml:space="preserve"> As per email decision posted on May 20</w:t>
      </w:r>
      <w:r w:rsidRPr="008C26B8">
        <w:rPr>
          <w:vertAlign w:val="superscript"/>
          <w:lang w:eastAsia="x-none"/>
        </w:rPr>
        <w:t>th</w:t>
      </w:r>
      <w:r>
        <w:rPr>
          <w:lang w:eastAsia="x-none"/>
        </w:rPr>
        <w:t xml:space="preserve">, the draft LS is endorsed. Final LS is </w:t>
      </w:r>
      <w:r w:rsidRPr="008C26B8">
        <w:rPr>
          <w:highlight w:val="green"/>
          <w:lang w:eastAsia="x-none"/>
        </w:rPr>
        <w:t>approved in 1-2205535</w:t>
      </w:r>
      <w:r>
        <w:rPr>
          <w:lang w:eastAsia="x-none"/>
        </w:rPr>
        <w:t>.</w:t>
      </w:r>
    </w:p>
    <w:p w14:paraId="0E5D8839" w14:textId="28B7CA8F" w:rsidR="007D7F59" w:rsidRDefault="007D7F59" w:rsidP="008C26B8">
      <w:pPr>
        <w:pStyle w:val="Heading3"/>
      </w:pPr>
      <w:bookmarkStart w:id="156" w:name="_Toc101356993"/>
      <w:bookmarkStart w:id="157" w:name="_Toc105521331"/>
      <w:r w:rsidRPr="00D1420E">
        <w:t>Other</w:t>
      </w:r>
      <w:bookmarkEnd w:id="156"/>
      <w:bookmarkEnd w:id="157"/>
    </w:p>
    <w:p w14:paraId="353FBC4A" w14:textId="77777777" w:rsidR="007D7F59" w:rsidRDefault="007D7F59" w:rsidP="007D7F59">
      <w:pPr>
        <w:rPr>
          <w:i/>
        </w:rPr>
      </w:pPr>
      <w:r>
        <w:rPr>
          <w:i/>
        </w:rPr>
        <w:t xml:space="preserve">For any other maintenance issues on </w:t>
      </w:r>
      <w:r w:rsidRPr="00587DE1">
        <w:rPr>
          <w:i/>
        </w:rPr>
        <w:t>Support of Reduced Capability NR Devices</w:t>
      </w:r>
    </w:p>
    <w:p w14:paraId="69272498" w14:textId="77777777" w:rsidR="007D7F59" w:rsidRDefault="007D7F59" w:rsidP="007D7F59"/>
    <w:p w14:paraId="381C6BEB" w14:textId="60FC3E59" w:rsidR="007D7F59" w:rsidRPr="00017452" w:rsidRDefault="001B5688" w:rsidP="007D7F59">
      <w:hyperlink r:id="rId893" w:history="1">
        <w:r w:rsidR="000B5C49">
          <w:rPr>
            <w:rStyle w:val="Hyperlink"/>
          </w:rPr>
          <w:t>R1-2203115</w:t>
        </w:r>
      </w:hyperlink>
      <w:r w:rsidR="007D7F59" w:rsidRPr="00017452">
        <w:tab/>
        <w:t>Draft summary of WI on support of reduced capability (RedCap) NR devices</w:t>
      </w:r>
      <w:r w:rsidR="007D7F59" w:rsidRPr="00017452">
        <w:tab/>
        <w:t>Ericsson</w:t>
      </w:r>
    </w:p>
    <w:p w14:paraId="29ADBE58" w14:textId="15EC11A0" w:rsidR="007D7F59" w:rsidRPr="00017452" w:rsidRDefault="001B5688" w:rsidP="007D7F59">
      <w:hyperlink r:id="rId894" w:history="1">
        <w:r w:rsidR="000B5C49">
          <w:rPr>
            <w:rStyle w:val="Hyperlink"/>
          </w:rPr>
          <w:t>R1-2203518</w:t>
        </w:r>
      </w:hyperlink>
      <w:r w:rsidR="007D7F59" w:rsidRPr="00017452">
        <w:tab/>
        <w:t>Remaining issues on RedCap half-duplex operation</w:t>
      </w:r>
      <w:r w:rsidR="007D7F59" w:rsidRPr="00017452">
        <w:tab/>
        <w:t>vivo, Guangdong Genius</w:t>
      </w:r>
    </w:p>
    <w:p w14:paraId="096C0206" w14:textId="3F1CC7A0" w:rsidR="007D7F59" w:rsidRPr="00017452" w:rsidRDefault="001B5688" w:rsidP="007D7F59">
      <w:hyperlink r:id="rId895" w:history="1">
        <w:r w:rsidR="000B5C49">
          <w:rPr>
            <w:rStyle w:val="Hyperlink"/>
          </w:rPr>
          <w:t>R1-2203594</w:t>
        </w:r>
      </w:hyperlink>
      <w:r w:rsidR="007D7F59" w:rsidRPr="00017452">
        <w:tab/>
        <w:t>Remaining aspects for Rel-17 RedCap UE</w:t>
      </w:r>
      <w:r w:rsidR="007D7F59" w:rsidRPr="00017452">
        <w:tab/>
        <w:t>ZTE, Sanechips</w:t>
      </w:r>
    </w:p>
    <w:p w14:paraId="0F9661AC" w14:textId="558C0DE0" w:rsidR="007D7F59" w:rsidRPr="00017452" w:rsidRDefault="001B5688" w:rsidP="007D7F59">
      <w:hyperlink r:id="rId896" w:history="1">
        <w:r w:rsidR="000B5C49">
          <w:rPr>
            <w:rStyle w:val="Hyperlink"/>
          </w:rPr>
          <w:t>R1-2203788</w:t>
        </w:r>
      </w:hyperlink>
      <w:r w:rsidR="007D7F59" w:rsidRPr="00017452">
        <w:tab/>
        <w:t>Discussion on the other aspects for R17 RedCap</w:t>
      </w:r>
      <w:r w:rsidR="007D7F59" w:rsidRPr="00017452">
        <w:tab/>
        <w:t>xiaomi</w:t>
      </w:r>
    </w:p>
    <w:p w14:paraId="172DAD86" w14:textId="1F538E80" w:rsidR="007D7F59" w:rsidRPr="00017452" w:rsidRDefault="001B5688" w:rsidP="007D7F59">
      <w:hyperlink r:id="rId897" w:history="1">
        <w:r w:rsidR="000B5C49">
          <w:rPr>
            <w:rStyle w:val="Hyperlink"/>
          </w:rPr>
          <w:t>R1-2203992</w:t>
        </w:r>
      </w:hyperlink>
      <w:r w:rsidR="007D7F59" w:rsidRPr="00017452">
        <w:tab/>
        <w:t>Other remaining issues for Reduced Capability NR Devices</w:t>
      </w:r>
      <w:r w:rsidR="007D7F59" w:rsidRPr="00017452">
        <w:tab/>
        <w:t>OPPO</w:t>
      </w:r>
    </w:p>
    <w:p w14:paraId="4E669D55" w14:textId="6D64F1DC" w:rsidR="007D7F59" w:rsidRPr="00017452" w:rsidRDefault="001B5688" w:rsidP="007D7F59">
      <w:hyperlink r:id="rId898" w:history="1">
        <w:r w:rsidR="000B5C49">
          <w:rPr>
            <w:rStyle w:val="Hyperlink"/>
          </w:rPr>
          <w:t>R1-2204037</w:t>
        </w:r>
      </w:hyperlink>
      <w:r w:rsidR="007D7F59" w:rsidRPr="00017452">
        <w:tab/>
        <w:t>Other Remaining Issues in RedCap Support</w:t>
      </w:r>
      <w:r w:rsidR="007D7F59" w:rsidRPr="00017452">
        <w:tab/>
        <w:t>Nokia, Nokia Shanghai Bell</w:t>
      </w:r>
    </w:p>
    <w:p w14:paraId="51AEB3CC" w14:textId="57C66EE2" w:rsidR="007D7F59" w:rsidRPr="00017452" w:rsidRDefault="001B5688" w:rsidP="007D7F59">
      <w:hyperlink r:id="rId899" w:history="1">
        <w:r w:rsidR="000B5C49">
          <w:rPr>
            <w:rStyle w:val="Hyperlink"/>
          </w:rPr>
          <w:t>R1-2204209</w:t>
        </w:r>
      </w:hyperlink>
      <w:r w:rsidR="007D7F59" w:rsidRPr="00017452">
        <w:tab/>
        <w:t>On other UE complexity reduction aspects of RedCap</w:t>
      </w:r>
      <w:r w:rsidR="007D7F59" w:rsidRPr="00017452">
        <w:tab/>
        <w:t>Apple</w:t>
      </w:r>
    </w:p>
    <w:p w14:paraId="13EA108A" w14:textId="55DFE2CC" w:rsidR="007D7F59" w:rsidRPr="00017452" w:rsidRDefault="001B5688" w:rsidP="007D7F59">
      <w:hyperlink r:id="rId900" w:history="1">
        <w:r w:rsidR="000B5C49">
          <w:rPr>
            <w:rStyle w:val="Hyperlink"/>
          </w:rPr>
          <w:t>R1-2204772</w:t>
        </w:r>
      </w:hyperlink>
      <w:r w:rsidR="007D7F59" w:rsidRPr="00017452">
        <w:tab/>
        <w:t>Remaining details on support of HD-FDD for Rel-17 RedCap</w:t>
      </w:r>
      <w:r w:rsidR="007D7F59" w:rsidRPr="00017452">
        <w:tab/>
        <w:t>Intel Corporation</w:t>
      </w:r>
    </w:p>
    <w:p w14:paraId="158932CF" w14:textId="24EE6158" w:rsidR="007D7F59" w:rsidRDefault="001B5688" w:rsidP="007D7F59">
      <w:hyperlink r:id="rId901" w:history="1">
        <w:r w:rsidR="000B5C49">
          <w:rPr>
            <w:rStyle w:val="Hyperlink"/>
          </w:rPr>
          <w:t>R1-2204906</w:t>
        </w:r>
      </w:hyperlink>
      <w:r w:rsidR="007D7F59" w:rsidRPr="00017452">
        <w:tab/>
        <w:t>Remaining issues on RAN2 related issues</w:t>
      </w:r>
      <w:r w:rsidR="007D7F59" w:rsidRPr="00017452">
        <w:tab/>
        <w:t>Huawei, HiSilicon</w:t>
      </w:r>
    </w:p>
    <w:p w14:paraId="48D65DE1" w14:textId="62DC6C1C" w:rsidR="00AB2FF1" w:rsidRDefault="00AB2FF1" w:rsidP="007D7F59"/>
    <w:p w14:paraId="33D27AFC" w14:textId="77777777" w:rsidR="00AB2FF1" w:rsidRPr="00AB2FF1" w:rsidRDefault="00AB2FF1" w:rsidP="00AB2FF1">
      <w:pPr>
        <w:rPr>
          <w:lang w:eastAsia="x-none"/>
        </w:rPr>
      </w:pPr>
      <w:r w:rsidRPr="00AB2FF1">
        <w:rPr>
          <w:lang w:eastAsia="x-none"/>
        </w:rPr>
        <w:t>[109-e-R17_RedCap-03] – Chao (Qualcomm)</w:t>
      </w:r>
    </w:p>
    <w:p w14:paraId="0A30A9E0" w14:textId="4A434715" w:rsidR="00AB2FF1" w:rsidRPr="00AB2FF1" w:rsidRDefault="00AB2FF1" w:rsidP="00AB2FF1">
      <w:pPr>
        <w:rPr>
          <w:lang w:eastAsia="x-none"/>
        </w:rPr>
      </w:pPr>
      <w:r w:rsidRPr="00AB2FF1">
        <w:rPr>
          <w:lang w:eastAsia="x-none"/>
        </w:rPr>
        <w:t>Email discussion under 8.6.2 for maintenance on HD-FDD, for issue</w:t>
      </w:r>
      <w:r>
        <w:rPr>
          <w:lang w:eastAsia="x-none"/>
        </w:rPr>
        <w:t>s</w:t>
      </w:r>
      <w:r w:rsidRPr="00AB2FF1">
        <w:rPr>
          <w:lang w:eastAsia="x-none"/>
        </w:rPr>
        <w:t xml:space="preserve"> 1, 2 and 3 under High Priority Proposal 3-1c in </w:t>
      </w:r>
      <w:hyperlink r:id="rId902" w:history="1">
        <w:r w:rsidR="000B5C49">
          <w:rPr>
            <w:rStyle w:val="Hyperlink"/>
            <w:lang w:eastAsia="x-none"/>
          </w:rPr>
          <w:t>R1-2205107</w:t>
        </w:r>
      </w:hyperlink>
    </w:p>
    <w:p w14:paraId="07F1A822" w14:textId="77777777" w:rsidR="00AB2FF1" w:rsidRPr="00AB2FF1" w:rsidRDefault="00AB2FF1" w:rsidP="00AB2FF1">
      <w:pPr>
        <w:numPr>
          <w:ilvl w:val="0"/>
          <w:numId w:val="65"/>
        </w:numPr>
        <w:rPr>
          <w:lang w:eastAsia="x-none"/>
        </w:rPr>
      </w:pPr>
      <w:r w:rsidRPr="00AB2FF1">
        <w:rPr>
          <w:lang w:eastAsia="x-none"/>
        </w:rPr>
        <w:t>Discussion and decision by May 18</w:t>
      </w:r>
    </w:p>
    <w:p w14:paraId="1A1FF5AB" w14:textId="6D82B0CC" w:rsidR="00AB2FF1" w:rsidRPr="00AB2FF1" w:rsidRDefault="001B5688" w:rsidP="00AB2FF1">
      <w:pPr>
        <w:rPr>
          <w:b/>
          <w:bCs/>
        </w:rPr>
      </w:pPr>
      <w:hyperlink r:id="rId903" w:history="1">
        <w:r w:rsidR="000B5C49">
          <w:rPr>
            <w:rStyle w:val="Hyperlink"/>
            <w:b/>
            <w:bCs/>
          </w:rPr>
          <w:t>R1-2205364</w:t>
        </w:r>
      </w:hyperlink>
      <w:r w:rsidR="00AB2FF1" w:rsidRPr="00AB2FF1">
        <w:rPr>
          <w:b/>
          <w:bCs/>
        </w:rPr>
        <w:tab/>
        <w:t>FL summary #1 for maintenance on HD-FDD for RedCap</w:t>
      </w:r>
      <w:r w:rsidR="00AB2FF1" w:rsidRPr="00AB2FF1">
        <w:rPr>
          <w:b/>
          <w:bCs/>
        </w:rPr>
        <w:tab/>
        <w:t>Moderator (Qualcomm Inc.)</w:t>
      </w:r>
    </w:p>
    <w:p w14:paraId="193223B1" w14:textId="2783189F" w:rsidR="003D5AE4" w:rsidRPr="005B556A" w:rsidRDefault="003D5AE4" w:rsidP="003D5AE4">
      <w:pPr>
        <w:kinsoku w:val="0"/>
        <w:spacing w:line="220" w:lineRule="exact"/>
        <w:rPr>
          <w:rFonts w:ascii="Times New Roman" w:hAnsi="Times New Roman"/>
          <w:bCs/>
          <w:lang w:eastAsia="x-none"/>
        </w:rPr>
      </w:pPr>
      <w:r w:rsidRPr="005B556A">
        <w:rPr>
          <w:rFonts w:ascii="Times New Roman" w:hAnsi="Times New Roman"/>
          <w:b/>
          <w:lang w:eastAsia="x-none"/>
        </w:rPr>
        <w:t>Decision:</w:t>
      </w:r>
      <w:r w:rsidRPr="005B556A">
        <w:rPr>
          <w:rFonts w:ascii="Times New Roman" w:hAnsi="Times New Roman"/>
          <w:bCs/>
          <w:lang w:eastAsia="x-none"/>
        </w:rPr>
        <w:t xml:space="preserve"> As per email decision posted on May </w:t>
      </w:r>
      <w:r>
        <w:rPr>
          <w:rFonts w:ascii="Times New Roman" w:hAnsi="Times New Roman"/>
          <w:bCs/>
          <w:lang w:eastAsia="x-none"/>
        </w:rPr>
        <w:t>13</w:t>
      </w:r>
      <w:r w:rsidRPr="000D7D1B">
        <w:rPr>
          <w:rFonts w:ascii="Times New Roman" w:hAnsi="Times New Roman"/>
          <w:bCs/>
          <w:vertAlign w:val="superscript"/>
          <w:lang w:eastAsia="x-none"/>
        </w:rPr>
        <w:t>th</w:t>
      </w:r>
      <w:r>
        <w:rPr>
          <w:rFonts w:ascii="Times New Roman" w:hAnsi="Times New Roman"/>
          <w:bCs/>
          <w:lang w:eastAsia="x-none"/>
        </w:rPr>
        <w:t>,</w:t>
      </w:r>
    </w:p>
    <w:p w14:paraId="52AD8237" w14:textId="77777777" w:rsidR="00AB2FF1" w:rsidRPr="003D5AE4" w:rsidRDefault="00AB2FF1" w:rsidP="00AB2FF1">
      <w:pPr>
        <w:rPr>
          <w:rFonts w:ascii="Times New Roman" w:eastAsia="SimSun" w:hAnsi="Times New Roman"/>
          <w:color w:val="000000"/>
          <w:szCs w:val="20"/>
          <w:highlight w:val="green"/>
          <w:lang w:val="en-US" w:eastAsia="zh-CN"/>
        </w:rPr>
      </w:pPr>
      <w:r w:rsidRPr="003D5AE4">
        <w:rPr>
          <w:rFonts w:ascii="Times New Roman" w:eastAsia="SimSun" w:hAnsi="Times New Roman"/>
          <w:color w:val="000000"/>
          <w:szCs w:val="20"/>
          <w:highlight w:val="green"/>
          <w:shd w:val="clear" w:color="auto" w:fill="FFFF00"/>
          <w:lang w:val="en-US" w:eastAsia="zh-CN"/>
        </w:rPr>
        <w:t>Agreement</w:t>
      </w:r>
    </w:p>
    <w:p w14:paraId="65696A05" w14:textId="42FA9C4A" w:rsidR="00AB2FF1" w:rsidRPr="003D5AE4" w:rsidRDefault="00AB2FF1" w:rsidP="00CF6E6D">
      <w:pPr>
        <w:pStyle w:val="ListParagraph"/>
        <w:numPr>
          <w:ilvl w:val="0"/>
          <w:numId w:val="439"/>
        </w:numPr>
        <w:rPr>
          <w:rFonts w:eastAsia="Batang"/>
          <w:lang w:eastAsia="en-US"/>
        </w:rPr>
      </w:pPr>
      <w:r w:rsidRPr="003D5AE4">
        <w:rPr>
          <w:rFonts w:eastAsia="Microsoft YaHei UI"/>
          <w:color w:val="000000"/>
          <w:lang w:val="en-US" w:eastAsia="zh-CN"/>
        </w:rPr>
        <w:t xml:space="preserve">Adopt the text proposal of Modified FL2 High Priority Proposal 1-2 in </w:t>
      </w:r>
      <w:hyperlink r:id="rId904" w:history="1">
        <w:r w:rsidR="000B5C49">
          <w:rPr>
            <w:rStyle w:val="Hyperlink"/>
            <w:rFonts w:eastAsia="DengXian"/>
            <w:lang w:eastAsia="zh-CN"/>
          </w:rPr>
          <w:t>R1-2205364</w:t>
        </w:r>
      </w:hyperlink>
      <w:r w:rsidR="003D5AE4" w:rsidRPr="003D5AE4">
        <w:rPr>
          <w:rFonts w:eastAsia="DengXian"/>
          <w:lang w:eastAsia="zh-CN"/>
        </w:rPr>
        <w:t xml:space="preserve"> </w:t>
      </w:r>
      <w:r w:rsidRPr="003D5AE4">
        <w:rPr>
          <w:rFonts w:eastAsia="Microsoft YaHei UI"/>
          <w:color w:val="000000"/>
          <w:lang w:val="en-US" w:eastAsia="zh-CN"/>
        </w:rPr>
        <w:t>to TS 38.213, clause 17.2</w:t>
      </w:r>
      <w:r w:rsidR="003D5AE4" w:rsidRPr="003D5AE4">
        <w:rPr>
          <w:rFonts w:eastAsia="Microsoft YaHei UI"/>
          <w:color w:val="000000"/>
          <w:lang w:val="en-US" w:eastAsia="zh-CN"/>
        </w:rPr>
        <w:t>.</w:t>
      </w:r>
    </w:p>
    <w:p w14:paraId="50B6FC82" w14:textId="52AACCCC" w:rsidR="003D5AE4" w:rsidRPr="003D5AE4" w:rsidRDefault="003D5AE4" w:rsidP="00CF6E6D">
      <w:pPr>
        <w:pStyle w:val="ListParagraph"/>
        <w:numPr>
          <w:ilvl w:val="0"/>
          <w:numId w:val="439"/>
        </w:numPr>
        <w:rPr>
          <w:rFonts w:eastAsia="Batang"/>
          <w:lang w:eastAsia="en-US"/>
        </w:rPr>
      </w:pPr>
      <w:r w:rsidRPr="003D5AE4">
        <w:rPr>
          <w:rFonts w:eastAsia="Microsoft YaHei UI"/>
          <w:color w:val="000000"/>
          <w:lang w:val="en-US" w:eastAsia="zh-CN"/>
        </w:rPr>
        <w:t xml:space="preserve">Adopt the text proposal </w:t>
      </w:r>
      <w:r w:rsidRPr="003D5AE4">
        <w:rPr>
          <w:lang w:eastAsia="x-none"/>
        </w:rPr>
        <w:t xml:space="preserve">of FL2 Medium Priority Proposal 3-1 in </w:t>
      </w:r>
      <w:hyperlink r:id="rId905" w:history="1">
        <w:r w:rsidR="000B5C49">
          <w:rPr>
            <w:rStyle w:val="Hyperlink"/>
            <w:rFonts w:eastAsia="DengXian"/>
            <w:lang w:eastAsia="zh-CN"/>
          </w:rPr>
          <w:t>R1-2205364</w:t>
        </w:r>
      </w:hyperlink>
      <w:r w:rsidRPr="003D5AE4">
        <w:rPr>
          <w:rFonts w:eastAsia="Microsoft YaHei UI"/>
          <w:color w:val="000000"/>
          <w:lang w:val="en-US" w:eastAsia="zh-CN"/>
        </w:rPr>
        <w:t xml:space="preserve"> to TS 38.213, clause 17.2</w:t>
      </w:r>
    </w:p>
    <w:p w14:paraId="7F736F70" w14:textId="77777777" w:rsidR="00AB2FF1" w:rsidRPr="003D5AE4" w:rsidRDefault="00AB2FF1" w:rsidP="00AB2FF1">
      <w:pPr>
        <w:rPr>
          <w:rFonts w:ascii="Times New Roman" w:eastAsia="SimSun" w:hAnsi="Times New Roman"/>
          <w:color w:val="000000"/>
          <w:szCs w:val="20"/>
          <w:lang w:val="en-US" w:eastAsia="zh-CN"/>
        </w:rPr>
      </w:pPr>
      <w:r w:rsidRPr="003D5AE4">
        <w:rPr>
          <w:rFonts w:ascii="Times New Roman" w:eastAsia="SimSun" w:hAnsi="Times New Roman"/>
          <w:color w:val="000000"/>
          <w:szCs w:val="20"/>
          <w:shd w:val="clear" w:color="auto" w:fill="00FF00"/>
          <w:lang w:val="en-US" w:eastAsia="zh-CN"/>
        </w:rPr>
        <w:t>Agreement</w:t>
      </w:r>
    </w:p>
    <w:p w14:paraId="0A871633" w14:textId="0816A252" w:rsidR="00AB2FF1" w:rsidRPr="003D5AE4" w:rsidRDefault="00AB2FF1" w:rsidP="00CF6E6D">
      <w:pPr>
        <w:pStyle w:val="ListParagraph"/>
        <w:numPr>
          <w:ilvl w:val="0"/>
          <w:numId w:val="439"/>
        </w:numPr>
        <w:rPr>
          <w:rFonts w:eastAsia="Microsoft YaHei UI"/>
          <w:color w:val="000000"/>
          <w:lang w:val="en-US" w:eastAsia="zh-CN"/>
        </w:rPr>
      </w:pPr>
      <w:r w:rsidRPr="003D5AE4">
        <w:rPr>
          <w:rFonts w:eastAsia="Microsoft YaHei UI"/>
          <w:color w:val="000000"/>
          <w:lang w:val="en-US" w:eastAsia="zh-CN"/>
        </w:rPr>
        <w:t>FL1 High Priority Proposal 2-3</w:t>
      </w:r>
      <w:r w:rsidR="003D5AE4" w:rsidRPr="003D5AE4">
        <w:rPr>
          <w:rFonts w:eastAsia="Microsoft YaHei UI"/>
          <w:color w:val="000000"/>
          <w:lang w:val="en-US" w:eastAsia="zh-CN"/>
        </w:rPr>
        <w:t xml:space="preserve"> </w:t>
      </w:r>
      <w:r w:rsidRPr="003D5AE4">
        <w:rPr>
          <w:rFonts w:eastAsia="Microsoft YaHei UI"/>
          <w:color w:val="000000"/>
          <w:lang w:val="en-US" w:eastAsia="zh-CN"/>
        </w:rPr>
        <w:t>in</w:t>
      </w:r>
      <w:r w:rsidR="003D5AE4" w:rsidRPr="003D5AE4">
        <w:rPr>
          <w:rFonts w:eastAsia="Microsoft YaHei UI"/>
          <w:color w:val="000000"/>
          <w:lang w:val="en-US" w:eastAsia="zh-CN"/>
        </w:rPr>
        <w:t xml:space="preserve"> </w:t>
      </w:r>
      <w:hyperlink r:id="rId906" w:history="1">
        <w:r w:rsidR="000B5C49">
          <w:rPr>
            <w:rStyle w:val="Hyperlink"/>
            <w:rFonts w:eastAsia="DengXian"/>
            <w:lang w:eastAsia="zh-CN"/>
          </w:rPr>
          <w:t>R1-2205364</w:t>
        </w:r>
      </w:hyperlink>
      <w:r w:rsidRPr="003D5AE4">
        <w:rPr>
          <w:rFonts w:eastAsia="DengXian"/>
          <w:lang w:eastAsia="zh-CN"/>
        </w:rPr>
        <w:t xml:space="preserve"> </w:t>
      </w:r>
      <w:r w:rsidRPr="003D5AE4">
        <w:rPr>
          <w:rFonts w:eastAsia="Microsoft YaHei UI"/>
          <w:color w:val="000000"/>
          <w:lang w:val="en-US" w:eastAsia="zh-CN"/>
        </w:rPr>
        <w:t>is agreed.</w:t>
      </w:r>
    </w:p>
    <w:p w14:paraId="1E52CBB8" w14:textId="77777777" w:rsidR="00AB2FF1" w:rsidRPr="003D5AE4" w:rsidRDefault="00AB2FF1" w:rsidP="00AB2FF1">
      <w:pPr>
        <w:rPr>
          <w:rFonts w:ascii="Times New Roman" w:eastAsia="SimSun" w:hAnsi="Times New Roman"/>
          <w:color w:val="000000"/>
          <w:szCs w:val="20"/>
          <w:highlight w:val="green"/>
          <w:shd w:val="clear" w:color="auto" w:fill="FFFF00"/>
          <w:lang w:val="en-US" w:eastAsia="zh-CN"/>
        </w:rPr>
      </w:pPr>
      <w:r w:rsidRPr="003D5AE4">
        <w:rPr>
          <w:rFonts w:ascii="Times New Roman" w:eastAsia="SimSun" w:hAnsi="Times New Roman"/>
          <w:color w:val="000000"/>
          <w:szCs w:val="20"/>
          <w:highlight w:val="green"/>
          <w:shd w:val="clear" w:color="auto" w:fill="FFFF00"/>
          <w:lang w:val="en-US" w:eastAsia="zh-CN"/>
        </w:rPr>
        <w:t>Agreement</w:t>
      </w:r>
    </w:p>
    <w:p w14:paraId="695E12CE" w14:textId="77777777" w:rsidR="00AB2FF1" w:rsidRPr="003D5AE4" w:rsidRDefault="00AB2FF1" w:rsidP="00AB2FF1">
      <w:pPr>
        <w:rPr>
          <w:rFonts w:ascii="Times New Roman" w:hAnsi="Times New Roman"/>
          <w:szCs w:val="20"/>
          <w:lang w:eastAsia="x-none"/>
        </w:rPr>
      </w:pPr>
      <w:r w:rsidRPr="003D5AE4">
        <w:rPr>
          <w:rFonts w:ascii="Times New Roman" w:hAnsi="Times New Roman"/>
          <w:szCs w:val="20"/>
          <w:lang w:eastAsia="x-none"/>
        </w:rPr>
        <w:t>Confirm the following WA from RAN1#108-e:</w:t>
      </w:r>
    </w:p>
    <w:p w14:paraId="5904552E" w14:textId="77777777" w:rsidR="00AB2FF1" w:rsidRPr="003D5AE4" w:rsidRDefault="00AB2FF1" w:rsidP="00CF6E6D">
      <w:pPr>
        <w:pStyle w:val="ListParagraph"/>
        <w:numPr>
          <w:ilvl w:val="0"/>
          <w:numId w:val="439"/>
        </w:numPr>
        <w:rPr>
          <w:rFonts w:eastAsia="Microsoft YaHei UI"/>
          <w:color w:val="000000"/>
          <w:lang w:val="en-US" w:eastAsia="zh-CN"/>
        </w:rPr>
      </w:pPr>
      <w:r w:rsidRPr="003D5AE4">
        <w:rPr>
          <w:rFonts w:eastAsia="Microsoft YaHei UI"/>
          <w:color w:val="000000"/>
          <w:lang w:val="en-US" w:eastAsia="zh-CN"/>
        </w:rPr>
        <w:t>For Case 5 of SSB overlapping with Msg3 (re)transmission or PUCCH for Msg4/MsgB, reuse the same handling as for other dynamically scheduled UL transmission and prioritize the SSB</w:t>
      </w:r>
    </w:p>
    <w:p w14:paraId="1644B894" w14:textId="77777777" w:rsidR="00AB2FF1" w:rsidRPr="003D5AE4" w:rsidRDefault="00AB2FF1" w:rsidP="00CF6E6D">
      <w:pPr>
        <w:pStyle w:val="ListParagraph"/>
        <w:numPr>
          <w:ilvl w:val="1"/>
          <w:numId w:val="439"/>
        </w:numPr>
        <w:rPr>
          <w:rFonts w:eastAsia="Microsoft YaHei UI"/>
          <w:color w:val="000000"/>
          <w:lang w:val="en-US" w:eastAsia="zh-CN"/>
        </w:rPr>
      </w:pPr>
      <w:r w:rsidRPr="003D5AE4">
        <w:rPr>
          <w:rFonts w:eastAsia="Microsoft YaHei UI"/>
          <w:color w:val="000000"/>
          <w:lang w:val="en-US" w:eastAsia="zh-CN"/>
        </w:rPr>
        <w:t>Note: Whether the above collision rule is reused for Msg3 PUSCH repetition is up to the agreement in the CE WI.</w:t>
      </w:r>
    </w:p>
    <w:p w14:paraId="6569CAB3" w14:textId="074E2B97" w:rsidR="00AB2FF1" w:rsidRPr="003D5AE4" w:rsidRDefault="00AB2FF1" w:rsidP="003D5AE4">
      <w:pPr>
        <w:rPr>
          <w:rFonts w:ascii="Times New Roman" w:hAnsi="Times New Roman"/>
          <w:szCs w:val="20"/>
          <w:lang w:val="en-US" w:eastAsia="zh-CN"/>
        </w:rPr>
      </w:pPr>
    </w:p>
    <w:p w14:paraId="49806536" w14:textId="66A9EDA7" w:rsidR="003D5AE4" w:rsidRPr="005B556A" w:rsidRDefault="003D5AE4" w:rsidP="003D5AE4">
      <w:pPr>
        <w:kinsoku w:val="0"/>
        <w:spacing w:line="220" w:lineRule="exact"/>
        <w:rPr>
          <w:rFonts w:ascii="Times New Roman" w:hAnsi="Times New Roman"/>
          <w:bCs/>
          <w:lang w:eastAsia="x-none"/>
        </w:rPr>
      </w:pPr>
      <w:r w:rsidRPr="005B556A">
        <w:rPr>
          <w:rFonts w:ascii="Times New Roman" w:hAnsi="Times New Roman"/>
          <w:b/>
          <w:lang w:eastAsia="x-none"/>
        </w:rPr>
        <w:t>Decision:</w:t>
      </w:r>
      <w:r w:rsidRPr="005B556A">
        <w:rPr>
          <w:rFonts w:ascii="Times New Roman" w:hAnsi="Times New Roman"/>
          <w:bCs/>
          <w:lang w:eastAsia="x-none"/>
        </w:rPr>
        <w:t xml:space="preserve"> As per email decision posted on May </w:t>
      </w:r>
      <w:r>
        <w:rPr>
          <w:rFonts w:ascii="Times New Roman" w:hAnsi="Times New Roman"/>
          <w:bCs/>
          <w:lang w:eastAsia="x-none"/>
        </w:rPr>
        <w:t>17</w:t>
      </w:r>
      <w:r w:rsidRPr="000D7D1B">
        <w:rPr>
          <w:rFonts w:ascii="Times New Roman" w:hAnsi="Times New Roman"/>
          <w:bCs/>
          <w:vertAlign w:val="superscript"/>
          <w:lang w:eastAsia="x-none"/>
        </w:rPr>
        <w:t>th</w:t>
      </w:r>
      <w:r>
        <w:rPr>
          <w:rFonts w:ascii="Times New Roman" w:hAnsi="Times New Roman"/>
          <w:bCs/>
          <w:lang w:eastAsia="x-none"/>
        </w:rPr>
        <w:t>,</w:t>
      </w:r>
    </w:p>
    <w:p w14:paraId="4CF22514" w14:textId="77777777" w:rsidR="00AB2FF1" w:rsidRPr="003D5AE4" w:rsidRDefault="00AB2FF1" w:rsidP="00AB2FF1">
      <w:pPr>
        <w:rPr>
          <w:rFonts w:ascii="Times New Roman" w:eastAsia="SimSun" w:hAnsi="Times New Roman"/>
          <w:color w:val="000000"/>
          <w:szCs w:val="20"/>
          <w:highlight w:val="green"/>
          <w:shd w:val="clear" w:color="auto" w:fill="FFFF00"/>
          <w:lang w:val="en-US" w:eastAsia="zh-CN"/>
        </w:rPr>
      </w:pPr>
      <w:r w:rsidRPr="003D5AE4">
        <w:rPr>
          <w:rFonts w:ascii="Times New Roman" w:eastAsia="SimSun" w:hAnsi="Times New Roman"/>
          <w:color w:val="000000"/>
          <w:szCs w:val="20"/>
          <w:highlight w:val="green"/>
          <w:shd w:val="clear" w:color="auto" w:fill="FFFF00"/>
          <w:lang w:val="en-US" w:eastAsia="zh-CN"/>
        </w:rPr>
        <w:t>Agreement</w:t>
      </w:r>
    </w:p>
    <w:p w14:paraId="0085490F" w14:textId="77777777" w:rsidR="00AB2FF1" w:rsidRPr="003D5AE4" w:rsidRDefault="00AB2FF1" w:rsidP="00CF6E6D">
      <w:pPr>
        <w:pStyle w:val="ListParagraph"/>
        <w:numPr>
          <w:ilvl w:val="0"/>
          <w:numId w:val="439"/>
        </w:numPr>
        <w:rPr>
          <w:rFonts w:eastAsia="Microsoft YaHei UI"/>
          <w:color w:val="000000"/>
          <w:lang w:val="en-US" w:eastAsia="zh-CN"/>
        </w:rPr>
      </w:pPr>
      <w:r w:rsidRPr="003D5AE4">
        <w:rPr>
          <w:rFonts w:eastAsia="Microsoft YaHei UI"/>
          <w:color w:val="000000"/>
          <w:lang w:val="en-US" w:eastAsia="zh-CN"/>
        </w:rPr>
        <w:t>For a HD-UE in paired spectrum and for PUSCH repetition type B transmission</w:t>
      </w:r>
    </w:p>
    <w:p w14:paraId="1450814B" w14:textId="2CCFD7CD" w:rsidR="00AB2FF1" w:rsidRPr="003D5AE4" w:rsidRDefault="00AB2FF1" w:rsidP="00CF6E6D">
      <w:pPr>
        <w:pStyle w:val="ListParagraph"/>
        <w:numPr>
          <w:ilvl w:val="1"/>
          <w:numId w:val="439"/>
        </w:numPr>
        <w:rPr>
          <w:rFonts w:eastAsia="Microsoft YaHei UI"/>
          <w:color w:val="000000"/>
          <w:lang w:val="en-US" w:eastAsia="zh-CN"/>
        </w:rPr>
      </w:pPr>
      <w:r w:rsidRPr="003D5AE4">
        <w:rPr>
          <w:rFonts w:eastAsia="Microsoft YaHei UI"/>
          <w:color w:val="000000"/>
          <w:lang w:val="en-US" w:eastAsia="zh-CN"/>
        </w:rPr>
        <w:t>Symbols that are not at least</w:t>
      </w:r>
      <w:r w:rsidR="003D5AE4">
        <w:rPr>
          <w:rFonts w:eastAsia="Microsoft YaHei UI"/>
          <w:color w:val="000000"/>
          <w:lang w:val="en-US" w:eastAsia="zh-CN"/>
        </w:rPr>
        <w:t xml:space="preserve"> </w:t>
      </w:r>
      <w:r w:rsidR="00E046B7">
        <w:rPr>
          <w:lang w:val="en-US"/>
        </w:rPr>
        <w:fldChar w:fldCharType="begin"/>
      </w:r>
      <w:r w:rsidR="00E046B7">
        <w:rPr>
          <w:lang w:val="en-US"/>
        </w:rPr>
        <w:instrText xml:space="preserve"> INCLUDEPICTURE  "C:\\..\\..\\..\\..\\Users\\cmcc\\AppData\\Roaming\\Foxmail7\\Temp-19952-20220514213811\\Attach\\image011(05-17-10-38-45).png" \* MERGEFORMATINET </w:instrText>
      </w:r>
      <w:r w:rsidR="00E046B7">
        <w:rPr>
          <w:lang w:val="en-US"/>
        </w:rPr>
        <w:fldChar w:fldCharType="separate"/>
      </w:r>
      <w:r w:rsidR="00CF6E6D">
        <w:rPr>
          <w:lang w:val="en-US"/>
        </w:rPr>
        <w:fldChar w:fldCharType="begin"/>
      </w:r>
      <w:r w:rsidR="00CF6E6D">
        <w:rPr>
          <w:lang w:val="en-US"/>
        </w:rPr>
        <w:instrText xml:space="preserve"> INCLUDEPICTURE  "C:\\..\\..\\..\\..\\Users\\cmcc\\AppData\\Roaming\\Foxmail7\\Temp-19952-20220514213811\\Attach\\image011(05-17-10-38-45).png" \* MERGEFORMATINET </w:instrText>
      </w:r>
      <w:r w:rsidR="00CF6E6D">
        <w:rPr>
          <w:lang w:val="en-US"/>
        </w:rPr>
        <w:fldChar w:fldCharType="separate"/>
      </w:r>
      <w:r w:rsidR="00067092">
        <w:rPr>
          <w:lang w:val="en-US"/>
        </w:rPr>
        <w:fldChar w:fldCharType="begin"/>
      </w:r>
      <w:r w:rsidR="00067092">
        <w:rPr>
          <w:lang w:val="en-US"/>
        </w:rPr>
        <w:instrText xml:space="preserve"> INCLUDEPICTURE  "C:\\..\\..\\..\\..\\Users\\cmcc\\AppData\\Roaming\\Foxmail7\\Temp-19952-20220514213811\\Attach\\image011(05-17-10-38-45).png" \* MERGEFORMATINET </w:instrText>
      </w:r>
      <w:r w:rsidR="00067092">
        <w:rPr>
          <w:lang w:val="en-US"/>
        </w:rPr>
        <w:fldChar w:fldCharType="separate"/>
      </w:r>
      <w:r w:rsidR="009B7098">
        <w:rPr>
          <w:lang w:val="en-US"/>
        </w:rPr>
        <w:fldChar w:fldCharType="begin"/>
      </w:r>
      <w:r w:rsidR="009B7098">
        <w:rPr>
          <w:lang w:val="en-US"/>
        </w:rPr>
        <w:instrText xml:space="preserve"> INCLUDEPICTURE  "C:\\..\\..\\..\\..\\Users\\cmcc\\AppData\\Roaming\\Foxmail7\\Temp-19952-20220514213811\\Attach\\image011(05-17-10-38-45).png" \* MERGEFORMATINET </w:instrText>
      </w:r>
      <w:r w:rsidR="009B7098">
        <w:rPr>
          <w:lang w:val="en-US"/>
        </w:rPr>
        <w:fldChar w:fldCharType="separate"/>
      </w:r>
      <w:r w:rsidR="00B532F7">
        <w:rPr>
          <w:lang w:val="en-US"/>
        </w:rPr>
        <w:fldChar w:fldCharType="begin"/>
      </w:r>
      <w:r w:rsidR="00B532F7">
        <w:rPr>
          <w:lang w:val="en-US"/>
        </w:rPr>
        <w:instrText xml:space="preserve"> INCLUDEPICTURE  "C:\\..\\..\\..\\..\\Users\\cmcc\\AppData\\Roaming\\Foxmail7\\Temp-19952-20220514213811\\Attach\\image011(05-17-10-38-45).png" \* MERGEFORMATINET </w:instrText>
      </w:r>
      <w:r w:rsidR="00B532F7">
        <w:rPr>
          <w:lang w:val="en-US"/>
        </w:rPr>
        <w:fldChar w:fldCharType="separate"/>
      </w:r>
      <w:r w:rsidR="00F12D53">
        <w:rPr>
          <w:lang w:val="en-US"/>
        </w:rPr>
        <w:fldChar w:fldCharType="begin"/>
      </w:r>
      <w:r w:rsidR="00F12D53">
        <w:rPr>
          <w:lang w:val="en-US"/>
        </w:rPr>
        <w:instrText xml:space="preserve"> INCLUDEPICTURE  "C:\\..\\..\\..\\..\\Users\\cmcc\\AppData\\Roaming\\Foxmail7\\Temp-19952-20220514213811\\Attach\\image011(05-17-10-38-45).png" \* MERGEFORMATINET </w:instrText>
      </w:r>
      <w:r w:rsidR="00F12D53">
        <w:rPr>
          <w:lang w:val="en-US"/>
        </w:rPr>
        <w:fldChar w:fldCharType="separate"/>
      </w:r>
      <w:r w:rsidR="001B5688">
        <w:rPr>
          <w:lang w:val="en-US"/>
        </w:rPr>
        <w:fldChar w:fldCharType="begin"/>
      </w:r>
      <w:r w:rsidR="001B5688">
        <w:rPr>
          <w:lang w:val="en-US"/>
        </w:rPr>
        <w:instrText xml:space="preserve"> </w:instrText>
      </w:r>
      <w:r w:rsidR="001B5688">
        <w:rPr>
          <w:lang w:val="en-US"/>
        </w:rPr>
        <w:instrText>INCLUDEPICTURE  "C:\\..\\..\\..\\..\\Users\\c</w:instrText>
      </w:r>
      <w:r w:rsidR="001B5688">
        <w:rPr>
          <w:lang w:val="en-US"/>
        </w:rPr>
        <w:instrText>mcc\\AppData\\Roaming\\Foxmail7\\Temp-19952-20220514213811\\Attach\\image011(05-17-10-38-45).png" \* MERGEFORMATINET</w:instrText>
      </w:r>
      <w:r w:rsidR="001B5688">
        <w:rPr>
          <w:lang w:val="en-US"/>
        </w:rPr>
        <w:instrText xml:space="preserve"> </w:instrText>
      </w:r>
      <w:r w:rsidR="001B5688">
        <w:rPr>
          <w:lang w:val="en-US"/>
        </w:rPr>
        <w:fldChar w:fldCharType="separate"/>
      </w:r>
      <w:r w:rsidR="002256D2">
        <w:rPr>
          <w:lang w:val="en-US"/>
        </w:rPr>
        <w:pict w14:anchorId="77465BF4">
          <v:shape id="_x0000_i1026" type="#_x0000_t75" style="width:39.75pt;height:10.5pt">
            <v:imagedata r:id="rId907" r:href="rId908"/>
          </v:shape>
        </w:pict>
      </w:r>
      <w:r w:rsidR="001B5688">
        <w:rPr>
          <w:lang w:val="en-US"/>
        </w:rPr>
        <w:fldChar w:fldCharType="end"/>
      </w:r>
      <w:r w:rsidR="00F12D53">
        <w:rPr>
          <w:lang w:val="en-US"/>
        </w:rPr>
        <w:fldChar w:fldCharType="end"/>
      </w:r>
      <w:r w:rsidR="00B532F7">
        <w:rPr>
          <w:lang w:val="en-US"/>
        </w:rPr>
        <w:fldChar w:fldCharType="end"/>
      </w:r>
      <w:r w:rsidR="009B7098">
        <w:rPr>
          <w:lang w:val="en-US"/>
        </w:rPr>
        <w:fldChar w:fldCharType="end"/>
      </w:r>
      <w:r w:rsidR="00067092">
        <w:rPr>
          <w:lang w:val="en-US"/>
        </w:rPr>
        <w:fldChar w:fldCharType="end"/>
      </w:r>
      <w:r w:rsidR="00CF6E6D">
        <w:rPr>
          <w:lang w:val="en-US"/>
        </w:rPr>
        <w:fldChar w:fldCharType="end"/>
      </w:r>
      <w:r w:rsidR="00E046B7">
        <w:rPr>
          <w:lang w:val="en-US"/>
        </w:rPr>
        <w:fldChar w:fldCharType="end"/>
      </w:r>
      <w:r w:rsidRPr="003D5AE4">
        <w:rPr>
          <w:rFonts w:eastAsia="Microsoft YaHei UI"/>
          <w:color w:val="000000"/>
          <w:lang w:val="en-US" w:eastAsia="zh-CN"/>
        </w:rPr>
        <w:t>before the first symbol or not at least</w:t>
      </w:r>
      <w:r w:rsidR="003D5AE4">
        <w:rPr>
          <w:rFonts w:eastAsia="Microsoft YaHei UI"/>
          <w:color w:val="000000"/>
          <w:lang w:val="en-US" w:eastAsia="zh-CN"/>
        </w:rPr>
        <w:t xml:space="preserve"> </w:t>
      </w:r>
      <w:r w:rsidR="00E046B7">
        <w:rPr>
          <w:lang w:val="en-US"/>
        </w:rPr>
        <w:fldChar w:fldCharType="begin"/>
      </w:r>
      <w:r w:rsidR="00E046B7">
        <w:rPr>
          <w:lang w:val="en-US"/>
        </w:rPr>
        <w:instrText xml:space="preserve"> INCLUDEPICTURE  "C:\\..\\..\\..\\..\\Users\\cmcc\\AppData\\Roaming\\Foxmail7\\Temp-19952-20220514213811\\Attach\\image012(05-17-10-38-45).png" \* MERGEFORMATINET </w:instrText>
      </w:r>
      <w:r w:rsidR="00E046B7">
        <w:rPr>
          <w:lang w:val="en-US"/>
        </w:rPr>
        <w:fldChar w:fldCharType="separate"/>
      </w:r>
      <w:r w:rsidR="00CF6E6D">
        <w:rPr>
          <w:lang w:val="en-US"/>
        </w:rPr>
        <w:fldChar w:fldCharType="begin"/>
      </w:r>
      <w:r w:rsidR="00CF6E6D">
        <w:rPr>
          <w:lang w:val="en-US"/>
        </w:rPr>
        <w:instrText xml:space="preserve"> INCLUDEPICTURE  "C:\\..\\..\\..\\..\\Users\\cmcc\\AppData\\Roaming\\Foxmail7\\Temp-19952-20220514213811\\Attach\\image012(05-17-10-38-45).png" \* MERGEFORMATINET </w:instrText>
      </w:r>
      <w:r w:rsidR="00CF6E6D">
        <w:rPr>
          <w:lang w:val="en-US"/>
        </w:rPr>
        <w:fldChar w:fldCharType="separate"/>
      </w:r>
      <w:r w:rsidR="00067092">
        <w:rPr>
          <w:lang w:val="en-US"/>
        </w:rPr>
        <w:fldChar w:fldCharType="begin"/>
      </w:r>
      <w:r w:rsidR="00067092">
        <w:rPr>
          <w:lang w:val="en-US"/>
        </w:rPr>
        <w:instrText xml:space="preserve"> INCLUDEPICTURE  "C:\\..\\..\\..\\..\\Users\\cmcc\\AppData\\Roaming\\Foxmail7\\Temp-19952-20220514213811\\Attach\\image012(05-17-10-38-45).png" \* MERGEFORMATINET </w:instrText>
      </w:r>
      <w:r w:rsidR="00067092">
        <w:rPr>
          <w:lang w:val="en-US"/>
        </w:rPr>
        <w:fldChar w:fldCharType="separate"/>
      </w:r>
      <w:r w:rsidR="009B7098">
        <w:rPr>
          <w:lang w:val="en-US"/>
        </w:rPr>
        <w:fldChar w:fldCharType="begin"/>
      </w:r>
      <w:r w:rsidR="009B7098">
        <w:rPr>
          <w:lang w:val="en-US"/>
        </w:rPr>
        <w:instrText xml:space="preserve"> INCLUDEPICTURE  "C:\\..\\..\\..\\..\\Users\\cmcc\\AppData\\Roaming\\Foxmail7\\Temp-19952-20220514213811\\Attach\\image012(05-17-10-38-45).png" \* MERGEFORMATINET </w:instrText>
      </w:r>
      <w:r w:rsidR="009B7098">
        <w:rPr>
          <w:lang w:val="en-US"/>
        </w:rPr>
        <w:fldChar w:fldCharType="separate"/>
      </w:r>
      <w:r w:rsidR="00B532F7">
        <w:rPr>
          <w:lang w:val="en-US"/>
        </w:rPr>
        <w:fldChar w:fldCharType="begin"/>
      </w:r>
      <w:r w:rsidR="00B532F7">
        <w:rPr>
          <w:lang w:val="en-US"/>
        </w:rPr>
        <w:instrText xml:space="preserve"> INCLUDEPICTURE  "C:\\..\\..\\..\\..\\Users\\cmcc\\AppData\\Roaming\\Foxmail7\\Temp-19952-20220514213811\\Attach\\image012(05-17-10-38-45).png" \* MERGEFORMATINET </w:instrText>
      </w:r>
      <w:r w:rsidR="00B532F7">
        <w:rPr>
          <w:lang w:val="en-US"/>
        </w:rPr>
        <w:fldChar w:fldCharType="separate"/>
      </w:r>
      <w:r w:rsidR="00F12D53">
        <w:rPr>
          <w:lang w:val="en-US"/>
        </w:rPr>
        <w:fldChar w:fldCharType="begin"/>
      </w:r>
      <w:r w:rsidR="00F12D53">
        <w:rPr>
          <w:lang w:val="en-US"/>
        </w:rPr>
        <w:instrText xml:space="preserve"> INCLUDEPICTURE  "C:\\..\\..\\..\\..\\Users\\cmcc\\AppData\\Roaming\\Foxmail7\\Temp-19952-20220514213811\\Attach\\image012(05-17-10-38-45).png" \* MERGEFORMATINET </w:instrText>
      </w:r>
      <w:r w:rsidR="00F12D53">
        <w:rPr>
          <w:lang w:val="en-US"/>
        </w:rPr>
        <w:fldChar w:fldCharType="separate"/>
      </w:r>
      <w:r w:rsidR="001B5688">
        <w:rPr>
          <w:lang w:val="en-US"/>
        </w:rPr>
        <w:fldChar w:fldCharType="begin"/>
      </w:r>
      <w:r w:rsidR="001B5688">
        <w:rPr>
          <w:lang w:val="en-US"/>
        </w:rPr>
        <w:instrText xml:space="preserve"> </w:instrText>
      </w:r>
      <w:r w:rsidR="001B5688">
        <w:rPr>
          <w:lang w:val="en-US"/>
        </w:rPr>
        <w:instrText>INCLUDEPICTURE  "C:\\..\\..\\..\\..\\Users\\c</w:instrText>
      </w:r>
      <w:r w:rsidR="001B5688">
        <w:rPr>
          <w:lang w:val="en-US"/>
        </w:rPr>
        <w:instrText>mcc\\AppData\\Roaming\\Foxmail7\\Temp-19952-20220514213811\\Attach\\image012(05-17-10-38-45).png" \* MERGEFORMATINET</w:instrText>
      </w:r>
      <w:r w:rsidR="001B5688">
        <w:rPr>
          <w:lang w:val="en-US"/>
        </w:rPr>
        <w:instrText xml:space="preserve"> </w:instrText>
      </w:r>
      <w:r w:rsidR="001B5688">
        <w:rPr>
          <w:lang w:val="en-US"/>
        </w:rPr>
        <w:fldChar w:fldCharType="separate"/>
      </w:r>
      <w:r w:rsidR="002256D2">
        <w:rPr>
          <w:lang w:val="en-US"/>
        </w:rPr>
        <w:pict w14:anchorId="61429726">
          <v:shape id="_x0000_i1027" type="#_x0000_t75" style="width:34.5pt;height:9.75pt">
            <v:imagedata r:id="rId909" r:href="rId910"/>
          </v:shape>
        </w:pict>
      </w:r>
      <w:r w:rsidR="001B5688">
        <w:rPr>
          <w:lang w:val="en-US"/>
        </w:rPr>
        <w:fldChar w:fldCharType="end"/>
      </w:r>
      <w:r w:rsidR="00F12D53">
        <w:rPr>
          <w:lang w:val="en-US"/>
        </w:rPr>
        <w:fldChar w:fldCharType="end"/>
      </w:r>
      <w:r w:rsidR="00B532F7">
        <w:rPr>
          <w:lang w:val="en-US"/>
        </w:rPr>
        <w:fldChar w:fldCharType="end"/>
      </w:r>
      <w:r w:rsidR="009B7098">
        <w:rPr>
          <w:lang w:val="en-US"/>
        </w:rPr>
        <w:fldChar w:fldCharType="end"/>
      </w:r>
      <w:r w:rsidR="00067092">
        <w:rPr>
          <w:lang w:val="en-US"/>
        </w:rPr>
        <w:fldChar w:fldCharType="end"/>
      </w:r>
      <w:r w:rsidR="00CF6E6D">
        <w:rPr>
          <w:lang w:val="en-US"/>
        </w:rPr>
        <w:fldChar w:fldCharType="end"/>
      </w:r>
      <w:r w:rsidR="00E046B7">
        <w:rPr>
          <w:lang w:val="en-US"/>
        </w:rPr>
        <w:fldChar w:fldCharType="end"/>
      </w:r>
      <w:r w:rsidR="003D5AE4">
        <w:rPr>
          <w:rFonts w:eastAsia="Microsoft YaHei UI"/>
          <w:color w:val="000000"/>
          <w:lang w:val="en-US" w:eastAsia="zh-CN"/>
        </w:rPr>
        <w:t xml:space="preserve"> </w:t>
      </w:r>
      <w:r w:rsidRPr="003D5AE4">
        <w:rPr>
          <w:rFonts w:eastAsia="Microsoft YaHei UI"/>
          <w:color w:val="000000"/>
          <w:lang w:val="en-US" w:eastAsia="zh-CN"/>
        </w:rPr>
        <w:t>after the last symbol in the set of symbols with SSB transmission are considered as invalid symbols for PUSCH repetition type B transmission</w:t>
      </w:r>
      <w:r w:rsidR="003D5AE4">
        <w:rPr>
          <w:rFonts w:eastAsia="Microsoft YaHei UI"/>
          <w:color w:val="000000"/>
          <w:lang w:val="en-US" w:eastAsia="zh-CN"/>
        </w:rPr>
        <w:t>.</w:t>
      </w:r>
    </w:p>
    <w:p w14:paraId="63EDD1DD" w14:textId="1C87F866" w:rsidR="003D5AE4" w:rsidRPr="003D5AE4" w:rsidRDefault="003D5AE4" w:rsidP="003D5AE4">
      <w:pPr>
        <w:rPr>
          <w:rFonts w:ascii="Times New Roman" w:eastAsia="DengXian" w:hAnsi="Times New Roman"/>
          <w:szCs w:val="20"/>
          <w:lang w:eastAsia="zh-CN"/>
        </w:rPr>
      </w:pPr>
      <w:r w:rsidRPr="003D5AE4">
        <w:rPr>
          <w:rFonts w:ascii="Times New Roman" w:eastAsia="DengXian" w:hAnsi="Times New Roman"/>
          <w:szCs w:val="20"/>
          <w:lang w:eastAsia="zh-CN"/>
        </w:rPr>
        <w:t xml:space="preserve">Note: To editors, the proposals cited by the agreements could be found in the section of </w:t>
      </w:r>
      <w:r>
        <w:rPr>
          <w:rFonts w:ascii="Times New Roman" w:eastAsia="DengXian" w:hAnsi="Times New Roman"/>
          <w:szCs w:val="20"/>
          <w:lang w:eastAsia="zh-CN"/>
        </w:rPr>
        <w:t xml:space="preserve">the final </w:t>
      </w:r>
      <w:r w:rsidRPr="003D5AE4">
        <w:rPr>
          <w:rFonts w:ascii="Times New Roman" w:eastAsia="DengXian" w:hAnsi="Times New Roman"/>
          <w:szCs w:val="20"/>
          <w:lang w:eastAsia="zh-CN"/>
        </w:rPr>
        <w:t xml:space="preserve">summary </w:t>
      </w:r>
      <w:r>
        <w:rPr>
          <w:rFonts w:ascii="Times New Roman" w:eastAsia="DengXian" w:hAnsi="Times New Roman"/>
          <w:szCs w:val="20"/>
          <w:lang w:eastAsia="zh-CN"/>
        </w:rPr>
        <w:t>in:</w:t>
      </w:r>
    </w:p>
    <w:p w14:paraId="3D2C532D" w14:textId="5B647CE5" w:rsidR="00AB2FF1" w:rsidRPr="003D5AE4" w:rsidRDefault="001B5688" w:rsidP="00AB2FF1">
      <w:pPr>
        <w:rPr>
          <w:rFonts w:ascii="Times New Roman" w:hAnsi="Times New Roman"/>
          <w:b/>
          <w:bCs/>
          <w:szCs w:val="20"/>
        </w:rPr>
      </w:pPr>
      <w:hyperlink r:id="rId911" w:history="1">
        <w:r w:rsidR="000B5C49">
          <w:rPr>
            <w:rStyle w:val="Hyperlink"/>
            <w:rFonts w:ascii="Times New Roman" w:hAnsi="Times New Roman"/>
            <w:b/>
            <w:bCs/>
            <w:szCs w:val="20"/>
          </w:rPr>
          <w:t>R1-2205442</w:t>
        </w:r>
      </w:hyperlink>
      <w:r w:rsidR="00AB2FF1" w:rsidRPr="003D5AE4">
        <w:rPr>
          <w:rFonts w:ascii="Times New Roman" w:hAnsi="Times New Roman"/>
          <w:b/>
          <w:bCs/>
          <w:szCs w:val="20"/>
        </w:rPr>
        <w:tab/>
        <w:t>FL summary #2 for maintenance on HD-FDD for RedCap</w:t>
      </w:r>
      <w:r w:rsidR="00AB2FF1" w:rsidRPr="003D5AE4">
        <w:rPr>
          <w:rFonts w:ascii="Times New Roman" w:hAnsi="Times New Roman"/>
          <w:b/>
          <w:bCs/>
          <w:szCs w:val="20"/>
        </w:rPr>
        <w:tab/>
        <w:t>Moderator (Qualcomm Inc.)</w:t>
      </w:r>
    </w:p>
    <w:p w14:paraId="4B6EFD46" w14:textId="38BA3C39" w:rsidR="007D7F59" w:rsidRDefault="007D7F59" w:rsidP="004C336F">
      <w:pPr>
        <w:pStyle w:val="Heading2"/>
      </w:pPr>
      <w:bookmarkStart w:id="158" w:name="_Toc101356994"/>
      <w:bookmarkStart w:id="159" w:name="_Toc105521332"/>
      <w:r>
        <w:t xml:space="preserve">Maintenance on </w:t>
      </w:r>
      <w:r w:rsidRPr="002600DE">
        <w:t>UE Power Saving Enhancements</w:t>
      </w:r>
      <w:bookmarkEnd w:id="158"/>
      <w:bookmarkEnd w:id="159"/>
    </w:p>
    <w:p w14:paraId="5BA5186B" w14:textId="4113E8FA" w:rsidR="001A1F25" w:rsidRDefault="001B5688" w:rsidP="001A1F25">
      <w:pPr>
        <w:rPr>
          <w:b/>
          <w:bCs/>
        </w:rPr>
      </w:pPr>
      <w:hyperlink r:id="rId912" w:history="1">
        <w:r w:rsidR="000B5C49">
          <w:rPr>
            <w:rStyle w:val="Hyperlink"/>
            <w:b/>
            <w:bCs/>
          </w:rPr>
          <w:t>R1-2205565</w:t>
        </w:r>
      </w:hyperlink>
      <w:r w:rsidR="001A1F25" w:rsidRPr="001A1F25">
        <w:rPr>
          <w:b/>
          <w:bCs/>
        </w:rPr>
        <w:tab/>
        <w:t>Session notes for 8.7 (Maintenance on UE Power Saving Enhancements)</w:t>
      </w:r>
      <w:r w:rsidR="001A1F25" w:rsidRPr="001A1F25">
        <w:rPr>
          <w:b/>
          <w:bCs/>
        </w:rPr>
        <w:tab/>
        <w:t>Ad-hoc Chair (CMCC)</w:t>
      </w:r>
    </w:p>
    <w:p w14:paraId="73E5E879" w14:textId="561462F7" w:rsidR="00F67E9D" w:rsidRPr="00F67E9D" w:rsidRDefault="00F67E9D" w:rsidP="001A1F25"/>
    <w:p w14:paraId="6725850E" w14:textId="601AF986" w:rsidR="00F67E9D" w:rsidRPr="00F67E9D" w:rsidRDefault="001B5688" w:rsidP="001A1F25">
      <w:hyperlink r:id="rId913" w:history="1">
        <w:r w:rsidR="000B5C49">
          <w:rPr>
            <w:rStyle w:val="Hyperlink"/>
          </w:rPr>
          <w:t>R1-2205638</w:t>
        </w:r>
      </w:hyperlink>
      <w:r w:rsidR="00F67E9D" w:rsidRPr="00F67E9D">
        <w:tab/>
        <w:t>Collection of RAN1 agreements for UE power saving enhancements for NR (post RAN1 #109-e)</w:t>
      </w:r>
      <w:r w:rsidR="00F67E9D" w:rsidRPr="00F67E9D">
        <w:tab/>
        <w:t>Rapporteur (MediaTek)</w:t>
      </w:r>
    </w:p>
    <w:p w14:paraId="7BF74A9B" w14:textId="252991FC" w:rsidR="007D7F59" w:rsidRDefault="007D7F59" w:rsidP="003771D2">
      <w:pPr>
        <w:pStyle w:val="Heading3"/>
      </w:pPr>
      <w:bookmarkStart w:id="160" w:name="_Toc101356995"/>
      <w:bookmarkStart w:id="161" w:name="_Toc105521333"/>
      <w:r w:rsidRPr="002600DE">
        <w:t>Enhancements for idle/inactive-mode UE power saving</w:t>
      </w:r>
      <w:bookmarkEnd w:id="160"/>
      <w:bookmarkEnd w:id="161"/>
    </w:p>
    <w:p w14:paraId="01E2F462" w14:textId="560BF42B" w:rsidR="00F67E9D" w:rsidRPr="00F67E9D" w:rsidRDefault="001B5688" w:rsidP="00F67E9D">
      <w:pPr>
        <w:rPr>
          <w:b/>
          <w:bCs/>
        </w:rPr>
      </w:pPr>
      <w:hyperlink r:id="rId914" w:history="1">
        <w:r w:rsidR="000B5C49">
          <w:rPr>
            <w:rStyle w:val="Hyperlink"/>
            <w:b/>
            <w:bCs/>
          </w:rPr>
          <w:t>R1-2205392</w:t>
        </w:r>
      </w:hyperlink>
      <w:r w:rsidR="00F67E9D" w:rsidRPr="00F67E9D">
        <w:rPr>
          <w:b/>
          <w:bCs/>
        </w:rPr>
        <w:tab/>
        <w:t>Preparation phase summary of maintenance on idle/inactive UE power saving enhancements</w:t>
      </w:r>
      <w:r w:rsidR="00F67E9D" w:rsidRPr="00F67E9D">
        <w:rPr>
          <w:b/>
          <w:bCs/>
        </w:rPr>
        <w:tab/>
        <w:t>Moderator (MediaTek)</w:t>
      </w:r>
    </w:p>
    <w:p w14:paraId="735E9D67" w14:textId="77777777" w:rsidR="00F67E9D" w:rsidRDefault="00F67E9D" w:rsidP="00F67E9D"/>
    <w:p w14:paraId="05DFA31B" w14:textId="3CD7F5FA" w:rsidR="007D7F59" w:rsidRDefault="001B5688" w:rsidP="007D7F59">
      <w:pPr>
        <w:rPr>
          <w:lang w:eastAsia="x-none"/>
        </w:rPr>
      </w:pPr>
      <w:hyperlink r:id="rId915" w:history="1">
        <w:r w:rsidR="000B5C49">
          <w:rPr>
            <w:rStyle w:val="Hyperlink"/>
            <w:lang w:eastAsia="x-none"/>
          </w:rPr>
          <w:t>R1-2203085</w:t>
        </w:r>
      </w:hyperlink>
      <w:r w:rsidR="007D7F59">
        <w:rPr>
          <w:lang w:eastAsia="x-none"/>
        </w:rPr>
        <w:tab/>
        <w:t>Remaining issues on UE power saving in IDLE/inactive mode</w:t>
      </w:r>
      <w:r w:rsidR="007D7F59">
        <w:rPr>
          <w:lang w:eastAsia="x-none"/>
        </w:rPr>
        <w:tab/>
        <w:t>Huawei, HiSilicon</w:t>
      </w:r>
    </w:p>
    <w:p w14:paraId="6F80F1B6" w14:textId="5F7A413E" w:rsidR="007D7F59" w:rsidRDefault="001B5688" w:rsidP="007D7F59">
      <w:pPr>
        <w:rPr>
          <w:lang w:eastAsia="x-none"/>
        </w:rPr>
      </w:pPr>
      <w:hyperlink r:id="rId916" w:history="1">
        <w:r w:rsidR="000B5C49">
          <w:rPr>
            <w:rStyle w:val="Hyperlink"/>
            <w:lang w:eastAsia="x-none"/>
          </w:rPr>
          <w:t>R1-2203310</w:t>
        </w:r>
      </w:hyperlink>
      <w:r w:rsidR="007D7F59">
        <w:rPr>
          <w:lang w:eastAsia="x-none"/>
        </w:rPr>
        <w:tab/>
        <w:t>Remaining issues on enhancements for idle/inactive-mode UE power saving</w:t>
      </w:r>
      <w:r w:rsidR="007D7F59">
        <w:rPr>
          <w:lang w:eastAsia="x-none"/>
        </w:rPr>
        <w:tab/>
        <w:t>Spreadtrum Communications</w:t>
      </w:r>
    </w:p>
    <w:p w14:paraId="40C5C815" w14:textId="770D2123" w:rsidR="007D7F59" w:rsidRDefault="001B5688" w:rsidP="007D7F59">
      <w:pPr>
        <w:rPr>
          <w:lang w:eastAsia="x-none"/>
        </w:rPr>
      </w:pPr>
      <w:hyperlink r:id="rId917" w:history="1">
        <w:r w:rsidR="000B5C49">
          <w:rPr>
            <w:rStyle w:val="Hyperlink"/>
            <w:lang w:eastAsia="x-none"/>
          </w:rPr>
          <w:t>R1-2203478</w:t>
        </w:r>
      </w:hyperlink>
      <w:r w:rsidR="007D7F59">
        <w:rPr>
          <w:lang w:eastAsia="x-none"/>
        </w:rPr>
        <w:tab/>
        <w:t>Remaining issues of Paging enhancement and TRS/CSI-RS</w:t>
      </w:r>
      <w:r w:rsidR="007D7F59">
        <w:rPr>
          <w:lang w:eastAsia="x-none"/>
        </w:rPr>
        <w:tab/>
        <w:t>CATT</w:t>
      </w:r>
    </w:p>
    <w:p w14:paraId="7E9995EE" w14:textId="6BB0D88B" w:rsidR="007D7F59" w:rsidRDefault="001B5688" w:rsidP="007D7F59">
      <w:pPr>
        <w:rPr>
          <w:lang w:eastAsia="x-none"/>
        </w:rPr>
      </w:pPr>
      <w:hyperlink r:id="rId918" w:history="1">
        <w:r w:rsidR="000B5C49">
          <w:rPr>
            <w:rStyle w:val="Hyperlink"/>
            <w:lang w:eastAsia="x-none"/>
          </w:rPr>
          <w:t>R1-2203519</w:t>
        </w:r>
      </w:hyperlink>
      <w:r w:rsidR="007D7F59">
        <w:rPr>
          <w:lang w:eastAsia="x-none"/>
        </w:rPr>
        <w:tab/>
        <w:t>Remaining issues on idle/inactive-mode UE power saving</w:t>
      </w:r>
      <w:r w:rsidR="007D7F59">
        <w:rPr>
          <w:lang w:eastAsia="x-none"/>
        </w:rPr>
        <w:tab/>
        <w:t>vivo</w:t>
      </w:r>
    </w:p>
    <w:p w14:paraId="6519D687" w14:textId="4A30A270" w:rsidR="007D7F59" w:rsidRDefault="001B5688" w:rsidP="007D7F59">
      <w:pPr>
        <w:rPr>
          <w:lang w:eastAsia="x-none"/>
        </w:rPr>
      </w:pPr>
      <w:hyperlink r:id="rId919" w:history="1">
        <w:r w:rsidR="000B5C49">
          <w:rPr>
            <w:rStyle w:val="Hyperlink"/>
            <w:lang w:eastAsia="x-none"/>
          </w:rPr>
          <w:t>R1-2203595</w:t>
        </w:r>
      </w:hyperlink>
      <w:r w:rsidR="007D7F59">
        <w:rPr>
          <w:lang w:eastAsia="x-none"/>
        </w:rPr>
        <w:tab/>
        <w:t>Remaining issues of idle/inactive-mode UE power saving</w:t>
      </w:r>
      <w:r w:rsidR="007D7F59">
        <w:rPr>
          <w:lang w:eastAsia="x-none"/>
        </w:rPr>
        <w:tab/>
        <w:t>ZTE, Sanechips</w:t>
      </w:r>
    </w:p>
    <w:p w14:paraId="2B47D7AE" w14:textId="5FE9FF29" w:rsidR="007D7F59" w:rsidRDefault="001B5688" w:rsidP="007D7F59">
      <w:pPr>
        <w:rPr>
          <w:lang w:eastAsia="x-none"/>
        </w:rPr>
      </w:pPr>
      <w:hyperlink r:id="rId920" w:history="1">
        <w:r w:rsidR="000B5C49">
          <w:rPr>
            <w:rStyle w:val="Hyperlink"/>
            <w:lang w:eastAsia="x-none"/>
          </w:rPr>
          <w:t>R1-2203789</w:t>
        </w:r>
      </w:hyperlink>
      <w:r w:rsidR="007D7F59">
        <w:rPr>
          <w:lang w:eastAsia="x-none"/>
        </w:rPr>
        <w:tab/>
        <w:t>Remaining issues on power saving enhancement for idle/inactive UEs</w:t>
      </w:r>
      <w:r w:rsidR="007D7F59">
        <w:rPr>
          <w:lang w:eastAsia="x-none"/>
        </w:rPr>
        <w:tab/>
        <w:t>xiaomi</w:t>
      </w:r>
    </w:p>
    <w:p w14:paraId="7E29F17E" w14:textId="2434879D" w:rsidR="007D7F59" w:rsidRDefault="001B5688" w:rsidP="007D7F59">
      <w:pPr>
        <w:rPr>
          <w:lang w:eastAsia="x-none"/>
        </w:rPr>
      </w:pPr>
      <w:hyperlink r:id="rId921" w:history="1">
        <w:r w:rsidR="000B5C49">
          <w:rPr>
            <w:rStyle w:val="Hyperlink"/>
            <w:lang w:eastAsia="x-none"/>
          </w:rPr>
          <w:t>R1-2203867</w:t>
        </w:r>
      </w:hyperlink>
      <w:r w:rsidR="007D7F59">
        <w:rPr>
          <w:lang w:eastAsia="x-none"/>
        </w:rPr>
        <w:tab/>
        <w:t>Maintenance on enhancements for idle/inactive-mode UE power saving</w:t>
      </w:r>
      <w:r w:rsidR="007D7F59">
        <w:rPr>
          <w:lang w:eastAsia="x-none"/>
        </w:rPr>
        <w:tab/>
        <w:t>Samsung</w:t>
      </w:r>
    </w:p>
    <w:p w14:paraId="2A227353" w14:textId="657E0B5C" w:rsidR="007D7F59" w:rsidRDefault="001B5688" w:rsidP="007D7F59">
      <w:pPr>
        <w:rPr>
          <w:lang w:eastAsia="x-none"/>
        </w:rPr>
      </w:pPr>
      <w:hyperlink r:id="rId922" w:history="1">
        <w:r w:rsidR="000B5C49">
          <w:rPr>
            <w:rStyle w:val="Hyperlink"/>
            <w:lang w:eastAsia="x-none"/>
          </w:rPr>
          <w:t>R1-2204071</w:t>
        </w:r>
      </w:hyperlink>
      <w:r w:rsidR="007D7F59">
        <w:rPr>
          <w:lang w:eastAsia="x-none"/>
        </w:rPr>
        <w:tab/>
        <w:t>Remaining issues on Enhancements for idle/inactive-mode UE power saving</w:t>
      </w:r>
      <w:r w:rsidR="007D7F59">
        <w:rPr>
          <w:lang w:eastAsia="x-none"/>
        </w:rPr>
        <w:tab/>
        <w:t>Panasonic</w:t>
      </w:r>
    </w:p>
    <w:p w14:paraId="06AEF712" w14:textId="664F023B" w:rsidR="007D7F59" w:rsidRDefault="001B5688" w:rsidP="007D7F59">
      <w:pPr>
        <w:rPr>
          <w:lang w:eastAsia="x-none"/>
        </w:rPr>
      </w:pPr>
      <w:hyperlink r:id="rId923" w:history="1">
        <w:r w:rsidR="000B5C49">
          <w:rPr>
            <w:rStyle w:val="Hyperlink"/>
            <w:lang w:eastAsia="x-none"/>
          </w:rPr>
          <w:t>R1-2204175</w:t>
        </w:r>
      </w:hyperlink>
      <w:r w:rsidR="007D7F59">
        <w:rPr>
          <w:lang w:eastAsia="x-none"/>
        </w:rPr>
        <w:tab/>
        <w:t>Remaining issues on idle/inactive-mode UE power saving</w:t>
      </w:r>
      <w:r w:rsidR="007D7F59">
        <w:rPr>
          <w:lang w:eastAsia="x-none"/>
        </w:rPr>
        <w:tab/>
        <w:t>Sharp</w:t>
      </w:r>
    </w:p>
    <w:p w14:paraId="31149A68" w14:textId="54E4DC41" w:rsidR="007D7F59" w:rsidRDefault="001B5688" w:rsidP="007D7F59">
      <w:pPr>
        <w:rPr>
          <w:lang w:eastAsia="x-none"/>
        </w:rPr>
      </w:pPr>
      <w:hyperlink r:id="rId924" w:history="1">
        <w:r w:rsidR="000B5C49">
          <w:rPr>
            <w:rStyle w:val="Hyperlink"/>
            <w:lang w:eastAsia="x-none"/>
          </w:rPr>
          <w:t>R1-2204210</w:t>
        </w:r>
      </w:hyperlink>
      <w:r w:rsidR="007D7F59">
        <w:rPr>
          <w:lang w:eastAsia="x-none"/>
        </w:rPr>
        <w:tab/>
        <w:t>Remaining issues on idle/inactive-mode UE power saving</w:t>
      </w:r>
      <w:r w:rsidR="007D7F59">
        <w:rPr>
          <w:lang w:eastAsia="x-none"/>
        </w:rPr>
        <w:tab/>
        <w:t>Apple</w:t>
      </w:r>
    </w:p>
    <w:p w14:paraId="49000EEB" w14:textId="01C3D5A9" w:rsidR="007D7F59" w:rsidRDefault="001B5688" w:rsidP="007D7F59">
      <w:pPr>
        <w:rPr>
          <w:lang w:eastAsia="x-none"/>
        </w:rPr>
      </w:pPr>
      <w:hyperlink r:id="rId925" w:history="1">
        <w:r w:rsidR="000B5C49">
          <w:rPr>
            <w:rStyle w:val="Hyperlink"/>
            <w:lang w:eastAsia="x-none"/>
          </w:rPr>
          <w:t>R1-2204604</w:t>
        </w:r>
      </w:hyperlink>
      <w:r w:rsidR="007D7F59">
        <w:rPr>
          <w:lang w:eastAsia="x-none"/>
        </w:rPr>
        <w:tab/>
        <w:t>Open issues on Idle/Inactive mode power saving</w:t>
      </w:r>
      <w:r w:rsidR="007D7F59">
        <w:rPr>
          <w:lang w:eastAsia="x-none"/>
        </w:rPr>
        <w:tab/>
        <w:t>Nokia, Nokia Shanghai Bell</w:t>
      </w:r>
    </w:p>
    <w:p w14:paraId="22493BD1" w14:textId="13E4F021" w:rsidR="007D7F59" w:rsidRDefault="001B5688" w:rsidP="007D7F59">
      <w:pPr>
        <w:rPr>
          <w:lang w:eastAsia="x-none"/>
        </w:rPr>
      </w:pPr>
      <w:hyperlink r:id="rId926" w:history="1">
        <w:r w:rsidR="000B5C49">
          <w:rPr>
            <w:rStyle w:val="Hyperlink"/>
            <w:lang w:eastAsia="x-none"/>
          </w:rPr>
          <w:t>R1-2204620</w:t>
        </w:r>
      </w:hyperlink>
      <w:r w:rsidR="007D7F59">
        <w:rPr>
          <w:lang w:eastAsia="x-none"/>
        </w:rPr>
        <w:tab/>
        <w:t>Remaining issue on TRS/CSI-RS occasion(s) for idle/inactive UEs</w:t>
      </w:r>
      <w:r w:rsidR="007D7F59">
        <w:rPr>
          <w:lang w:eastAsia="x-none"/>
        </w:rPr>
        <w:tab/>
        <w:t>LG Electronics</w:t>
      </w:r>
    </w:p>
    <w:p w14:paraId="6E8890B9" w14:textId="5923BCD5" w:rsidR="007D7F59" w:rsidRDefault="001B5688" w:rsidP="007D7F59">
      <w:pPr>
        <w:rPr>
          <w:lang w:eastAsia="x-none"/>
        </w:rPr>
      </w:pPr>
      <w:hyperlink r:id="rId927" w:history="1">
        <w:r w:rsidR="000B5C49">
          <w:rPr>
            <w:rStyle w:val="Hyperlink"/>
            <w:lang w:eastAsia="x-none"/>
          </w:rPr>
          <w:t>R1-2204704</w:t>
        </w:r>
      </w:hyperlink>
      <w:r w:rsidR="007D7F59">
        <w:rPr>
          <w:lang w:eastAsia="x-none"/>
        </w:rPr>
        <w:tab/>
        <w:t>Maintenance on idle/inactive-mode UE power saving</w:t>
      </w:r>
      <w:r w:rsidR="007D7F59">
        <w:rPr>
          <w:lang w:eastAsia="x-none"/>
        </w:rPr>
        <w:tab/>
        <w:t>MediaTek Inc.</w:t>
      </w:r>
    </w:p>
    <w:p w14:paraId="0824F435" w14:textId="6C119C08" w:rsidR="007D7F59" w:rsidRDefault="001B5688" w:rsidP="007D7F59">
      <w:pPr>
        <w:rPr>
          <w:lang w:eastAsia="x-none"/>
        </w:rPr>
      </w:pPr>
      <w:hyperlink r:id="rId928" w:history="1">
        <w:r w:rsidR="000B5C49">
          <w:rPr>
            <w:rStyle w:val="Hyperlink"/>
            <w:lang w:eastAsia="x-none"/>
          </w:rPr>
          <w:t>R1-2204745</w:t>
        </w:r>
      </w:hyperlink>
      <w:r w:rsidR="007D7F59">
        <w:rPr>
          <w:lang w:eastAsia="x-none"/>
        </w:rPr>
        <w:tab/>
        <w:t>On remaining issues of TRS design for idle/inactive UEs</w:t>
      </w:r>
      <w:r w:rsidR="007D7F59">
        <w:rPr>
          <w:lang w:eastAsia="x-none"/>
        </w:rPr>
        <w:tab/>
        <w:t>Nordic Semiconductor ASA</w:t>
      </w:r>
    </w:p>
    <w:p w14:paraId="0CB9576B" w14:textId="0DC5140B" w:rsidR="007D7F59" w:rsidRDefault="001B5688" w:rsidP="007D7F59">
      <w:pPr>
        <w:rPr>
          <w:lang w:eastAsia="x-none"/>
        </w:rPr>
      </w:pPr>
      <w:hyperlink r:id="rId929" w:history="1">
        <w:r w:rsidR="000B5C49">
          <w:rPr>
            <w:rStyle w:val="Hyperlink"/>
            <w:lang w:eastAsia="x-none"/>
          </w:rPr>
          <w:t>R1-2204773</w:t>
        </w:r>
      </w:hyperlink>
      <w:r w:rsidR="007D7F59">
        <w:rPr>
          <w:lang w:eastAsia="x-none"/>
        </w:rPr>
        <w:tab/>
        <w:t>Discussion on remaining aspects of UE Power saving in idle/inactive mode</w:t>
      </w:r>
      <w:r w:rsidR="007D7F59">
        <w:rPr>
          <w:lang w:eastAsia="x-none"/>
        </w:rPr>
        <w:tab/>
        <w:t>Intel Corporation</w:t>
      </w:r>
    </w:p>
    <w:p w14:paraId="3D5B6642" w14:textId="61FD1D17" w:rsidR="007D7F59" w:rsidRDefault="001B5688" w:rsidP="007D7F59">
      <w:pPr>
        <w:rPr>
          <w:lang w:eastAsia="x-none"/>
        </w:rPr>
      </w:pPr>
      <w:hyperlink r:id="rId930" w:history="1">
        <w:r w:rsidR="000B5C49">
          <w:rPr>
            <w:rStyle w:val="Hyperlink"/>
            <w:lang w:eastAsia="x-none"/>
          </w:rPr>
          <w:t>R1-2204959</w:t>
        </w:r>
      </w:hyperlink>
      <w:r w:rsidR="007D7F59">
        <w:rPr>
          <w:lang w:eastAsia="x-none"/>
        </w:rPr>
        <w:tab/>
        <w:t>Maintenance for Rel-17 UE PS : Idle/Inactive mode</w:t>
      </w:r>
      <w:r w:rsidR="007D7F59">
        <w:rPr>
          <w:lang w:eastAsia="x-none"/>
        </w:rPr>
        <w:tab/>
        <w:t>Ericsson</w:t>
      </w:r>
    </w:p>
    <w:p w14:paraId="766EC944" w14:textId="36887848" w:rsidR="007D7F59" w:rsidRDefault="001B5688" w:rsidP="007D7F59">
      <w:pPr>
        <w:rPr>
          <w:lang w:eastAsia="x-none"/>
        </w:rPr>
      </w:pPr>
      <w:hyperlink r:id="rId931" w:history="1">
        <w:r w:rsidR="000B5C49">
          <w:rPr>
            <w:rStyle w:val="Hyperlink"/>
            <w:lang w:eastAsia="x-none"/>
          </w:rPr>
          <w:t>R1-2204988</w:t>
        </w:r>
      </w:hyperlink>
      <w:r w:rsidR="007D7F59">
        <w:rPr>
          <w:lang w:eastAsia="x-none"/>
        </w:rPr>
        <w:tab/>
        <w:t>Maintenance issues on idle and inactive mode UE power saving</w:t>
      </w:r>
      <w:r w:rsidR="007D7F59">
        <w:rPr>
          <w:lang w:eastAsia="x-none"/>
        </w:rPr>
        <w:tab/>
        <w:t>Qualcomm Incorporated</w:t>
      </w:r>
    </w:p>
    <w:p w14:paraId="52FF355D" w14:textId="23AF1378" w:rsidR="00F67E9D" w:rsidRDefault="00F67E9D" w:rsidP="007D7F59">
      <w:pPr>
        <w:rPr>
          <w:lang w:eastAsia="x-none"/>
        </w:rPr>
      </w:pPr>
    </w:p>
    <w:p w14:paraId="3C6791C3" w14:textId="77777777" w:rsidR="00F67E9D" w:rsidRDefault="00F67E9D" w:rsidP="00F67E9D">
      <w:pPr>
        <w:rPr>
          <w:lang w:eastAsia="x-none"/>
        </w:rPr>
      </w:pPr>
      <w:r w:rsidRPr="00F67E9D">
        <w:rPr>
          <w:lang w:eastAsia="x-none"/>
        </w:rPr>
        <w:t>[109-e-R17_PowSav-01] – Weide (MediaTek)</w:t>
      </w:r>
    </w:p>
    <w:p w14:paraId="61A5A103" w14:textId="5D590D7E" w:rsidR="00F67E9D" w:rsidRPr="00F67E9D" w:rsidRDefault="00F67E9D" w:rsidP="00F67E9D">
      <w:pPr>
        <w:rPr>
          <w:lang w:eastAsia="x-none"/>
        </w:rPr>
      </w:pPr>
      <w:r w:rsidRPr="00F67E9D">
        <w:rPr>
          <w:lang w:eastAsia="x-none"/>
        </w:rPr>
        <w:t>Email discussion under 8.7.1 for maintenance on idle/inactive power saving enhancements, for proposals in the FL summary of the preparation phase discussion, including Proposal 2.1-1, Proposal 2.4-1, Proposal 3.1-1, Proposal 3.2-1, Proposal 3.4-1, Proposal 3.4-2, Conclusion 2.2-1, Proposal 2.4-2, Proposal 2.4-3</w:t>
      </w:r>
    </w:p>
    <w:p w14:paraId="2A1EE1D5" w14:textId="77777777" w:rsidR="00F67E9D" w:rsidRPr="00F67E9D" w:rsidRDefault="00F67E9D" w:rsidP="00F67E9D">
      <w:pPr>
        <w:numPr>
          <w:ilvl w:val="0"/>
          <w:numId w:val="65"/>
        </w:numPr>
        <w:rPr>
          <w:lang w:eastAsia="x-none"/>
        </w:rPr>
      </w:pPr>
      <w:r w:rsidRPr="00F67E9D">
        <w:rPr>
          <w:lang w:eastAsia="x-none"/>
        </w:rPr>
        <w:t>Discussion and decision by May 20</w:t>
      </w:r>
    </w:p>
    <w:p w14:paraId="78F889FE" w14:textId="0D0F9B9D" w:rsidR="00F67E9D" w:rsidRPr="00A35DF5" w:rsidRDefault="001B5688" w:rsidP="00F67E9D">
      <w:pPr>
        <w:rPr>
          <w:b/>
          <w:bCs/>
          <w:lang w:eastAsia="x-none"/>
        </w:rPr>
      </w:pPr>
      <w:hyperlink r:id="rId932" w:history="1">
        <w:r w:rsidR="000B5C49">
          <w:rPr>
            <w:rStyle w:val="Hyperlink"/>
            <w:b/>
            <w:bCs/>
            <w:lang w:eastAsia="x-none"/>
          </w:rPr>
          <w:t>R1-2205394</w:t>
        </w:r>
      </w:hyperlink>
      <w:r w:rsidR="00F67E9D" w:rsidRPr="00A35DF5">
        <w:rPr>
          <w:b/>
          <w:bCs/>
          <w:lang w:eastAsia="x-none"/>
        </w:rPr>
        <w:tab/>
        <w:t>Summary#1 of maintenance on idle/inactive UE power saving enhancements</w:t>
      </w:r>
      <w:r w:rsidR="00F67E9D" w:rsidRPr="00A35DF5">
        <w:rPr>
          <w:b/>
          <w:bCs/>
          <w:lang w:eastAsia="x-none"/>
        </w:rPr>
        <w:tab/>
        <w:t>Moderator (MediaTek)</w:t>
      </w:r>
    </w:p>
    <w:p w14:paraId="1D68F7B1" w14:textId="2B85525E" w:rsidR="00A35DF5" w:rsidRPr="005B556A" w:rsidRDefault="00A35DF5" w:rsidP="00A35DF5">
      <w:pPr>
        <w:kinsoku w:val="0"/>
        <w:spacing w:line="220" w:lineRule="exact"/>
        <w:rPr>
          <w:rFonts w:ascii="Times New Roman" w:hAnsi="Times New Roman"/>
          <w:bCs/>
          <w:lang w:eastAsia="x-none"/>
        </w:rPr>
      </w:pPr>
      <w:r w:rsidRPr="005B556A">
        <w:rPr>
          <w:rFonts w:ascii="Times New Roman" w:hAnsi="Times New Roman"/>
          <w:b/>
          <w:lang w:eastAsia="x-none"/>
        </w:rPr>
        <w:t>Decision:</w:t>
      </w:r>
      <w:r w:rsidRPr="005B556A">
        <w:rPr>
          <w:rFonts w:ascii="Times New Roman" w:hAnsi="Times New Roman"/>
          <w:bCs/>
          <w:lang w:eastAsia="x-none"/>
        </w:rPr>
        <w:t xml:space="preserve"> As per email decision posted on May </w:t>
      </w:r>
      <w:r>
        <w:rPr>
          <w:rFonts w:ascii="Times New Roman" w:hAnsi="Times New Roman"/>
          <w:bCs/>
          <w:lang w:eastAsia="x-none"/>
        </w:rPr>
        <w:t>14</w:t>
      </w:r>
      <w:r w:rsidRPr="000D7D1B">
        <w:rPr>
          <w:rFonts w:ascii="Times New Roman" w:hAnsi="Times New Roman"/>
          <w:bCs/>
          <w:vertAlign w:val="superscript"/>
          <w:lang w:eastAsia="x-none"/>
        </w:rPr>
        <w:t>th</w:t>
      </w:r>
      <w:r>
        <w:rPr>
          <w:rFonts w:ascii="Times New Roman" w:hAnsi="Times New Roman"/>
          <w:bCs/>
          <w:lang w:eastAsia="x-none"/>
        </w:rPr>
        <w:t>,</w:t>
      </w:r>
    </w:p>
    <w:p w14:paraId="112BF45E" w14:textId="77777777" w:rsidR="00F67E9D" w:rsidRPr="00A35DF5" w:rsidRDefault="00F67E9D" w:rsidP="00F67E9D">
      <w:pPr>
        <w:shd w:val="clear" w:color="auto" w:fill="FFFFFF"/>
        <w:rPr>
          <w:u w:val="single"/>
          <w:lang w:eastAsia="x-none"/>
        </w:rPr>
      </w:pPr>
      <w:r w:rsidRPr="00A35DF5">
        <w:rPr>
          <w:u w:val="single"/>
          <w:lang w:eastAsia="x-none"/>
        </w:rPr>
        <w:t>Conclusion</w:t>
      </w:r>
    </w:p>
    <w:p w14:paraId="5E4A6A53" w14:textId="77777777" w:rsidR="00F67E9D" w:rsidRDefault="00F67E9D" w:rsidP="00F67E9D">
      <w:pPr>
        <w:shd w:val="clear" w:color="auto" w:fill="FFFFFF"/>
        <w:rPr>
          <w:lang w:eastAsia="x-none"/>
        </w:rPr>
      </w:pPr>
      <w:r w:rsidRPr="00D0011D">
        <w:rPr>
          <w:lang w:eastAsia="x-none"/>
        </w:rPr>
        <w:t>Reference to Type2A-PCCCH CSS is not added to the text describing the UE behavior when configured with C-RNTI.</w:t>
      </w:r>
    </w:p>
    <w:p w14:paraId="47798C4F" w14:textId="77777777" w:rsidR="00F67E9D" w:rsidRDefault="00F67E9D" w:rsidP="00F67E9D">
      <w:pPr>
        <w:shd w:val="clear" w:color="auto" w:fill="FFFFFF"/>
        <w:rPr>
          <w:lang w:eastAsia="x-none"/>
        </w:rPr>
      </w:pPr>
    </w:p>
    <w:p w14:paraId="1D0896CE" w14:textId="77777777" w:rsidR="00F67E9D" w:rsidRPr="00E82532" w:rsidRDefault="00F67E9D" w:rsidP="00F67E9D">
      <w:pPr>
        <w:shd w:val="clear" w:color="auto" w:fill="FFFFFF"/>
        <w:rPr>
          <w:highlight w:val="green"/>
          <w:lang w:eastAsia="x-none"/>
        </w:rPr>
      </w:pPr>
      <w:r w:rsidRPr="00E82532">
        <w:rPr>
          <w:rFonts w:hint="eastAsia"/>
          <w:highlight w:val="green"/>
          <w:lang w:eastAsia="x-none"/>
        </w:rPr>
        <w:t>Agreement</w:t>
      </w:r>
      <w:r w:rsidRPr="00E82532">
        <w:rPr>
          <w:highlight w:val="green"/>
          <w:lang w:eastAsia="x-none"/>
        </w:rPr>
        <w:t> </w:t>
      </w:r>
    </w:p>
    <w:p w14:paraId="6D8E2A16" w14:textId="5DCC91FB" w:rsidR="00F67E9D" w:rsidRDefault="00F67E9D" w:rsidP="00CF6E6D">
      <w:pPr>
        <w:pStyle w:val="ListParagraph"/>
        <w:numPr>
          <w:ilvl w:val="0"/>
          <w:numId w:val="439"/>
        </w:numPr>
        <w:shd w:val="clear" w:color="auto" w:fill="FFFFFF"/>
        <w:rPr>
          <w:lang w:eastAsia="x-none"/>
        </w:rPr>
      </w:pPr>
      <w:r w:rsidRPr="00E82532">
        <w:rPr>
          <w:lang w:eastAsia="x-none"/>
        </w:rPr>
        <w:t xml:space="preserve">To clarify reference point of TRS availability indication, adopt the TP </w:t>
      </w:r>
      <w:r w:rsidRPr="00C20EF3">
        <w:rPr>
          <w:lang w:eastAsia="x-none"/>
        </w:rPr>
        <w:t xml:space="preserve">of proposal 3.1-1 in </w:t>
      </w:r>
      <w:hyperlink r:id="rId933" w:history="1">
        <w:r w:rsidR="000B5C49">
          <w:rPr>
            <w:rStyle w:val="Hyperlink"/>
            <w:lang w:eastAsia="x-none"/>
          </w:rPr>
          <w:t>R1-2205394</w:t>
        </w:r>
      </w:hyperlink>
      <w:r>
        <w:rPr>
          <w:lang w:eastAsia="x-none"/>
        </w:rPr>
        <w:t xml:space="preserve"> </w:t>
      </w:r>
      <w:r w:rsidRPr="00E82532">
        <w:rPr>
          <w:lang w:eastAsia="x-none"/>
        </w:rPr>
        <w:t xml:space="preserve">to </w:t>
      </w:r>
      <w:r>
        <w:rPr>
          <w:lang w:eastAsia="x-none"/>
        </w:rPr>
        <w:t>Section</w:t>
      </w:r>
      <w:r w:rsidRPr="00E82532">
        <w:rPr>
          <w:lang w:eastAsia="x-none"/>
        </w:rPr>
        <w:t xml:space="preserve"> 10.4B</w:t>
      </w:r>
      <w:r w:rsidR="00A35DF5">
        <w:rPr>
          <w:lang w:eastAsia="x-none"/>
        </w:rPr>
        <w:t xml:space="preserve"> </w:t>
      </w:r>
      <w:r>
        <w:rPr>
          <w:lang w:eastAsia="x-none"/>
        </w:rPr>
        <w:t xml:space="preserve">of </w:t>
      </w:r>
      <w:r w:rsidRPr="00E82532">
        <w:rPr>
          <w:lang w:eastAsia="x-none"/>
        </w:rPr>
        <w:t>TS 38.213</w:t>
      </w:r>
    </w:p>
    <w:p w14:paraId="26B8B63A" w14:textId="77777777" w:rsidR="00F67E9D" w:rsidRPr="00E82532" w:rsidRDefault="00F67E9D" w:rsidP="00F67E9D">
      <w:pPr>
        <w:shd w:val="clear" w:color="auto" w:fill="FFFFFF"/>
        <w:rPr>
          <w:highlight w:val="green"/>
          <w:lang w:eastAsia="x-none"/>
        </w:rPr>
      </w:pPr>
      <w:r w:rsidRPr="00E82532">
        <w:rPr>
          <w:highlight w:val="green"/>
          <w:lang w:eastAsia="x-none"/>
        </w:rPr>
        <w:t>Agreement</w:t>
      </w:r>
    </w:p>
    <w:p w14:paraId="173392A9" w14:textId="4156845D" w:rsidR="00F67E9D" w:rsidRDefault="00F67E9D" w:rsidP="00CF6E6D">
      <w:pPr>
        <w:pStyle w:val="ListParagraph"/>
        <w:numPr>
          <w:ilvl w:val="0"/>
          <w:numId w:val="439"/>
        </w:numPr>
        <w:shd w:val="clear" w:color="auto" w:fill="FFFFFF"/>
        <w:rPr>
          <w:lang w:eastAsia="x-none"/>
        </w:rPr>
      </w:pPr>
      <w:r w:rsidRPr="00E82532">
        <w:rPr>
          <w:lang w:eastAsia="x-none"/>
        </w:rPr>
        <w:t xml:space="preserve">Adopt the TP </w:t>
      </w:r>
      <w:r w:rsidRPr="00C20EF3">
        <w:rPr>
          <w:lang w:eastAsia="x-none"/>
        </w:rPr>
        <w:t xml:space="preserve">of proposal 3.4-1 in </w:t>
      </w:r>
      <w:hyperlink r:id="rId934" w:history="1">
        <w:r w:rsidR="000B5C49">
          <w:rPr>
            <w:rStyle w:val="Hyperlink"/>
            <w:lang w:eastAsia="x-none"/>
          </w:rPr>
          <w:t>R1-2205394</w:t>
        </w:r>
      </w:hyperlink>
      <w:r>
        <w:rPr>
          <w:lang w:eastAsia="x-none"/>
        </w:rPr>
        <w:t xml:space="preserve"> </w:t>
      </w:r>
      <w:r w:rsidRPr="00E82532">
        <w:rPr>
          <w:lang w:eastAsia="x-none"/>
        </w:rPr>
        <w:t>to Section 7.4.1.5.</w:t>
      </w:r>
      <w:r>
        <w:rPr>
          <w:lang w:eastAsia="x-none"/>
        </w:rPr>
        <w:t>1</w:t>
      </w:r>
      <w:r w:rsidRPr="00E82532">
        <w:rPr>
          <w:lang w:eastAsia="x-none"/>
        </w:rPr>
        <w:t xml:space="preserve"> of TS38.211</w:t>
      </w:r>
    </w:p>
    <w:p w14:paraId="08014595" w14:textId="4DD1D7BC" w:rsidR="00F67E9D" w:rsidRDefault="00F67E9D" w:rsidP="00CF6E6D">
      <w:pPr>
        <w:pStyle w:val="ListParagraph"/>
        <w:numPr>
          <w:ilvl w:val="0"/>
          <w:numId w:val="439"/>
        </w:numPr>
        <w:shd w:val="clear" w:color="auto" w:fill="FFFFFF"/>
        <w:rPr>
          <w:lang w:eastAsia="x-none"/>
        </w:rPr>
      </w:pPr>
      <w:r w:rsidRPr="00997E88">
        <w:rPr>
          <w:lang w:eastAsia="x-none"/>
        </w:rPr>
        <w:t xml:space="preserve">Adopt </w:t>
      </w:r>
      <w:r>
        <w:rPr>
          <w:lang w:eastAsia="x-none"/>
        </w:rPr>
        <w:t>the TP</w:t>
      </w:r>
      <w:r w:rsidRPr="00997E88">
        <w:rPr>
          <w:lang w:eastAsia="x-none"/>
        </w:rPr>
        <w:t xml:space="preserve"> </w:t>
      </w:r>
      <w:r w:rsidRPr="00C20EF3">
        <w:rPr>
          <w:lang w:eastAsia="x-none"/>
        </w:rPr>
        <w:t xml:space="preserve">of proposal 3.4-2 in </w:t>
      </w:r>
      <w:hyperlink r:id="rId935" w:history="1">
        <w:r w:rsidR="000B5C49">
          <w:rPr>
            <w:rStyle w:val="Hyperlink"/>
            <w:lang w:eastAsia="x-none"/>
          </w:rPr>
          <w:t>R1-2205394</w:t>
        </w:r>
      </w:hyperlink>
      <w:r w:rsidRPr="00C20EF3">
        <w:rPr>
          <w:lang w:eastAsia="x-none"/>
        </w:rPr>
        <w:t xml:space="preserve"> to</w:t>
      </w:r>
      <w:r w:rsidRPr="00997E88">
        <w:rPr>
          <w:lang w:eastAsia="x-none"/>
        </w:rPr>
        <w:t xml:space="preserve"> Section 7.4.1.5.3 of TS38.211</w:t>
      </w:r>
    </w:p>
    <w:p w14:paraId="33D717C8" w14:textId="77777777" w:rsidR="00F67E9D" w:rsidRDefault="00F67E9D" w:rsidP="00F67E9D">
      <w:pPr>
        <w:shd w:val="clear" w:color="auto" w:fill="FFFFFF"/>
        <w:rPr>
          <w:lang w:eastAsia="x-none"/>
        </w:rPr>
      </w:pPr>
    </w:p>
    <w:p w14:paraId="354FFD60" w14:textId="293E69AA" w:rsidR="00A35DF5" w:rsidRPr="005B556A" w:rsidRDefault="00A35DF5" w:rsidP="00A35DF5">
      <w:pPr>
        <w:kinsoku w:val="0"/>
        <w:spacing w:line="220" w:lineRule="exact"/>
        <w:rPr>
          <w:rFonts w:ascii="Times New Roman" w:hAnsi="Times New Roman"/>
          <w:bCs/>
          <w:lang w:eastAsia="x-none"/>
        </w:rPr>
      </w:pPr>
      <w:r w:rsidRPr="005B556A">
        <w:rPr>
          <w:rFonts w:ascii="Times New Roman" w:hAnsi="Times New Roman"/>
          <w:b/>
          <w:lang w:eastAsia="x-none"/>
        </w:rPr>
        <w:t>Decision:</w:t>
      </w:r>
      <w:r w:rsidRPr="005B556A">
        <w:rPr>
          <w:rFonts w:ascii="Times New Roman" w:hAnsi="Times New Roman"/>
          <w:bCs/>
          <w:lang w:eastAsia="x-none"/>
        </w:rPr>
        <w:t xml:space="preserve"> As per email decision posted on May </w:t>
      </w:r>
      <w:r>
        <w:rPr>
          <w:rFonts w:ascii="Times New Roman" w:hAnsi="Times New Roman"/>
          <w:bCs/>
          <w:lang w:eastAsia="x-none"/>
        </w:rPr>
        <w:t>18</w:t>
      </w:r>
      <w:r w:rsidRPr="000D7D1B">
        <w:rPr>
          <w:rFonts w:ascii="Times New Roman" w:hAnsi="Times New Roman"/>
          <w:bCs/>
          <w:vertAlign w:val="superscript"/>
          <w:lang w:eastAsia="x-none"/>
        </w:rPr>
        <w:t>th</w:t>
      </w:r>
      <w:r>
        <w:rPr>
          <w:rFonts w:ascii="Times New Roman" w:hAnsi="Times New Roman"/>
          <w:bCs/>
          <w:lang w:eastAsia="x-none"/>
        </w:rPr>
        <w:t>,</w:t>
      </w:r>
    </w:p>
    <w:p w14:paraId="1DCC8142" w14:textId="77777777" w:rsidR="00F67E9D" w:rsidRPr="00997E88" w:rsidRDefault="00F67E9D" w:rsidP="00F67E9D">
      <w:pPr>
        <w:shd w:val="clear" w:color="auto" w:fill="FFFFFF"/>
        <w:rPr>
          <w:highlight w:val="green"/>
          <w:lang w:eastAsia="x-none"/>
        </w:rPr>
      </w:pPr>
      <w:r w:rsidRPr="00997E88">
        <w:rPr>
          <w:highlight w:val="green"/>
          <w:lang w:eastAsia="x-none"/>
        </w:rPr>
        <w:t>Agreement</w:t>
      </w:r>
    </w:p>
    <w:p w14:paraId="49879066" w14:textId="77777777" w:rsidR="00F67E9D" w:rsidRPr="00A35DF5" w:rsidRDefault="00F67E9D" w:rsidP="00CF6E6D">
      <w:pPr>
        <w:pStyle w:val="ListParagraph"/>
        <w:numPr>
          <w:ilvl w:val="0"/>
          <w:numId w:val="440"/>
        </w:numPr>
        <w:shd w:val="clear" w:color="auto" w:fill="FFFFFF"/>
        <w:rPr>
          <w:rFonts w:eastAsia="DengXian"/>
          <w:lang w:eastAsia="zh-CN"/>
        </w:rPr>
      </w:pPr>
      <w:r w:rsidRPr="00A35DF5">
        <w:rPr>
          <w:rFonts w:eastAsia="DengXian"/>
          <w:lang w:eastAsia="zh-CN"/>
        </w:rPr>
        <w:t>Adopt the following TP1 for 38.213-h10, subclause 10.1 to clarify BDs/CCEs when searchSpaceZero is used for PEI.</w:t>
      </w:r>
    </w:p>
    <w:p w14:paraId="6FEE138A" w14:textId="4C71CAA1" w:rsidR="00A35DF5" w:rsidRPr="00A35DF5" w:rsidRDefault="00A35DF5" w:rsidP="00A35DF5">
      <w:pPr>
        <w:rPr>
          <w:color w:val="FF0000"/>
          <w:sz w:val="22"/>
          <w:szCs w:val="22"/>
          <w:lang w:val="en-US" w:eastAsia="zh-CN"/>
        </w:rPr>
      </w:pPr>
      <w:r w:rsidRPr="00A35DF5">
        <w:rPr>
          <w:color w:val="FF0000"/>
          <w:lang w:val="en-US" w:eastAsia="zh-CN"/>
        </w:rPr>
        <w:t>==================== start of TP1 for 38.213-h10, subclause 10.1===========================</w:t>
      </w:r>
    </w:p>
    <w:p w14:paraId="78A499C6" w14:textId="5D56047B" w:rsidR="00F67E9D" w:rsidRPr="00A35DF5" w:rsidRDefault="00F67E9D" w:rsidP="00A35DF5">
      <w:pPr>
        <w:shd w:val="clear" w:color="auto" w:fill="FFFFFF"/>
        <w:rPr>
          <w:rFonts w:ascii="Arial" w:eastAsia="SimSun" w:hAnsi="Arial" w:cs="Arial"/>
          <w:color w:val="000000"/>
          <w:sz w:val="16"/>
          <w:szCs w:val="16"/>
          <w:lang w:val="en-US" w:eastAsia="zh-CN"/>
        </w:rPr>
      </w:pPr>
      <w:r w:rsidRPr="00A35DF5">
        <w:rPr>
          <w:rFonts w:ascii="Arial" w:eastAsia="SimSun" w:hAnsi="Arial" w:cs="Arial"/>
          <w:color w:val="000000"/>
          <w:sz w:val="16"/>
          <w:szCs w:val="16"/>
          <w:lang w:val="en-US" w:eastAsia="zh-CN"/>
        </w:rPr>
        <w:t>If a UE is not provided </w:t>
      </w:r>
      <w:r w:rsidRPr="00A35DF5">
        <w:rPr>
          <w:rFonts w:ascii="Arial" w:eastAsia="SimSun" w:hAnsi="Arial" w:cs="Arial"/>
          <w:i/>
          <w:iCs/>
          <w:color w:val="000000"/>
          <w:sz w:val="16"/>
          <w:szCs w:val="16"/>
          <w:lang w:val="en-US" w:eastAsia="zh-CN"/>
        </w:rPr>
        <w:t>peiSearchSpace</w:t>
      </w:r>
      <w:r w:rsidRPr="00A35DF5">
        <w:rPr>
          <w:rFonts w:ascii="Arial" w:eastAsia="SimSun" w:hAnsi="Arial" w:cs="Arial"/>
          <w:color w:val="000000"/>
          <w:sz w:val="16"/>
          <w:szCs w:val="16"/>
          <w:lang w:val="en-US" w:eastAsia="zh-CN"/>
        </w:rPr>
        <w:t> for Type2A-PDCCH CSS set, the UE does not monitor PDCCH for Type2A-PDCCH CSS set on the DL BWP. The CCE aggregation levels and the maximum number of PDCCH candidates per CCE aggregation level for Type2A-PDCCH CSS set are given in Table 10.1-1. If the UE is provided</w:t>
      </w:r>
      <w:r w:rsidRPr="00A35DF5">
        <w:rPr>
          <w:rFonts w:ascii="Arial" w:eastAsia="SimSun" w:hAnsi="Arial" w:cs="Arial"/>
          <w:i/>
          <w:iCs/>
          <w:color w:val="000000"/>
          <w:sz w:val="16"/>
          <w:szCs w:val="16"/>
          <w:lang w:val="en-US" w:eastAsia="zh-CN"/>
        </w:rPr>
        <w:t> peiSearchSpace</w:t>
      </w:r>
      <w:r w:rsidRPr="00A35DF5">
        <w:rPr>
          <w:rFonts w:ascii="Arial" w:eastAsia="SimSun" w:hAnsi="Arial" w:cs="Arial"/>
          <w:color w:val="000000"/>
          <w:sz w:val="16"/>
          <w:szCs w:val="16"/>
          <w:lang w:val="en-US" w:eastAsia="zh-CN"/>
        </w:rPr>
        <w:t> with zero value for the Type2A-PDCCH CSS set index, and for the SS/PBCH block and CORESET multiplexing patterns 2 and 3, the UE determines PDCCH monitoring occasions as described in clause 13 </w:t>
      </w:r>
      <w:r w:rsidRPr="00A35DF5">
        <w:rPr>
          <w:rFonts w:ascii="Arial" w:eastAsia="SimSun" w:hAnsi="Arial" w:cs="Arial"/>
          <w:color w:val="FF0000"/>
          <w:sz w:val="16"/>
          <w:szCs w:val="16"/>
          <w:lang w:val="en-US" w:eastAsia="zh-CN"/>
        </w:rPr>
        <w:t>and the CCE aggregation levels and the number of PDCCH candidates per CCE aggregation level are given in Table 10.1-1</w:t>
      </w:r>
      <w:r w:rsidRPr="00A35DF5">
        <w:rPr>
          <w:rFonts w:ascii="Arial" w:eastAsia="SimSun" w:hAnsi="Arial" w:cs="Arial"/>
          <w:color w:val="000000"/>
          <w:sz w:val="16"/>
          <w:szCs w:val="16"/>
          <w:lang w:val="en-US" w:eastAsia="zh-CN"/>
        </w:rPr>
        <w:t>.</w:t>
      </w:r>
    </w:p>
    <w:p w14:paraId="478014AE" w14:textId="77777777" w:rsidR="00A35DF5" w:rsidRPr="00A35DF5" w:rsidRDefault="00A35DF5" w:rsidP="00A35DF5">
      <w:pPr>
        <w:rPr>
          <w:color w:val="FF0000"/>
          <w:sz w:val="22"/>
          <w:szCs w:val="22"/>
          <w:lang w:val="en-US" w:eastAsia="zh-CN"/>
        </w:rPr>
      </w:pPr>
      <w:r w:rsidRPr="00A35DF5">
        <w:rPr>
          <w:color w:val="FF0000"/>
          <w:lang w:val="en-US" w:eastAsia="zh-CN"/>
        </w:rPr>
        <w:t>============================= end of TP==========================================</w:t>
      </w:r>
    </w:p>
    <w:p w14:paraId="5DAC4447" w14:textId="77777777" w:rsidR="00F67E9D" w:rsidRDefault="00F67E9D" w:rsidP="00A35DF5">
      <w:pPr>
        <w:rPr>
          <w:lang w:val="en-US" w:eastAsia="zh-CN"/>
        </w:rPr>
      </w:pPr>
    </w:p>
    <w:p w14:paraId="34C441AB" w14:textId="77777777" w:rsidR="00F67E9D" w:rsidRPr="00FB3BD3" w:rsidRDefault="00F67E9D" w:rsidP="00F67E9D">
      <w:pPr>
        <w:shd w:val="clear" w:color="auto" w:fill="FFFFFF"/>
        <w:rPr>
          <w:highlight w:val="green"/>
          <w:lang w:eastAsia="x-none"/>
        </w:rPr>
      </w:pPr>
      <w:r w:rsidRPr="00FB3BD3">
        <w:rPr>
          <w:highlight w:val="green"/>
          <w:lang w:eastAsia="x-none"/>
        </w:rPr>
        <w:t>Agreement</w:t>
      </w:r>
    </w:p>
    <w:p w14:paraId="681809D8" w14:textId="77777777" w:rsidR="00F67E9D" w:rsidRPr="00A35DF5" w:rsidRDefault="00F67E9D" w:rsidP="00CF6E6D">
      <w:pPr>
        <w:pStyle w:val="ListParagraph"/>
        <w:numPr>
          <w:ilvl w:val="0"/>
          <w:numId w:val="440"/>
        </w:numPr>
        <w:shd w:val="clear" w:color="auto" w:fill="FFFFFF"/>
        <w:rPr>
          <w:rFonts w:eastAsia="DengXian"/>
          <w:lang w:eastAsia="zh-CN"/>
        </w:rPr>
      </w:pPr>
      <w:r w:rsidRPr="00A35DF5">
        <w:rPr>
          <w:rFonts w:eastAsia="DengXian"/>
          <w:lang w:eastAsia="zh-CN"/>
        </w:rPr>
        <w:t>Adopt the following TP to Section 10.4A of TS 38.213.</w:t>
      </w:r>
    </w:p>
    <w:p w14:paraId="7D3EA3AB" w14:textId="77777777" w:rsidR="00F67E9D" w:rsidRPr="00A35DF5" w:rsidRDefault="00F67E9D" w:rsidP="00A35DF5">
      <w:pPr>
        <w:rPr>
          <w:color w:val="FF0000"/>
          <w:sz w:val="22"/>
          <w:szCs w:val="22"/>
          <w:lang w:val="en-US" w:eastAsia="zh-CN"/>
        </w:rPr>
      </w:pPr>
      <w:r w:rsidRPr="00A35DF5">
        <w:rPr>
          <w:color w:val="FF0000"/>
          <w:lang w:val="en-US" w:eastAsia="zh-CN"/>
        </w:rPr>
        <w:t>============================= start of TP==========================================</w:t>
      </w:r>
    </w:p>
    <w:p w14:paraId="6719CF27" w14:textId="35A738C2" w:rsidR="00F67E9D" w:rsidRPr="00A35DF5" w:rsidRDefault="00F67E9D" w:rsidP="00F67E9D">
      <w:pPr>
        <w:shd w:val="clear" w:color="auto" w:fill="FFFFFF"/>
        <w:ind w:left="1134" w:hanging="1134"/>
        <w:rPr>
          <w:rFonts w:ascii="Arial" w:eastAsia="SimSun" w:hAnsi="Arial" w:cs="Arial"/>
          <w:b/>
          <w:bCs/>
          <w:color w:val="000000"/>
          <w:sz w:val="16"/>
          <w:szCs w:val="16"/>
          <w:lang w:val="en-US" w:eastAsia="zh-CN"/>
        </w:rPr>
      </w:pPr>
      <w:r w:rsidRPr="00A35DF5">
        <w:rPr>
          <w:rFonts w:ascii="Arial" w:eastAsia="SimSun" w:hAnsi="Arial" w:cs="Arial"/>
          <w:b/>
          <w:bCs/>
          <w:color w:val="000000"/>
          <w:sz w:val="16"/>
          <w:szCs w:val="16"/>
          <w:lang w:val="en-US" w:eastAsia="zh-CN"/>
        </w:rPr>
        <w:t>10.4A</w:t>
      </w:r>
      <w:r w:rsidR="00A35DF5" w:rsidRPr="00A35DF5">
        <w:rPr>
          <w:rFonts w:ascii="Arial" w:eastAsia="SimSun" w:hAnsi="Arial" w:cs="Arial"/>
          <w:b/>
          <w:bCs/>
          <w:color w:val="000000"/>
          <w:sz w:val="16"/>
          <w:szCs w:val="16"/>
          <w:lang w:val="en-US" w:eastAsia="zh-CN"/>
        </w:rPr>
        <w:tab/>
      </w:r>
      <w:r w:rsidRPr="00A35DF5">
        <w:rPr>
          <w:rFonts w:ascii="Arial" w:eastAsia="SimSun" w:hAnsi="Arial" w:cs="Arial"/>
          <w:b/>
          <w:bCs/>
          <w:color w:val="000000"/>
          <w:sz w:val="16"/>
          <w:szCs w:val="16"/>
          <w:lang w:val="en-US" w:eastAsia="zh-CN"/>
        </w:rPr>
        <w:t>PDCCH monitoring for early indication of paging</w:t>
      </w:r>
    </w:p>
    <w:p w14:paraId="642D0B12" w14:textId="77777777" w:rsidR="00F67E9D" w:rsidRPr="00A35DF5" w:rsidRDefault="00F67E9D" w:rsidP="00F67E9D">
      <w:pPr>
        <w:shd w:val="clear" w:color="auto" w:fill="FFFFFF"/>
        <w:rPr>
          <w:rFonts w:ascii="Arial" w:eastAsia="SimSun" w:hAnsi="Arial" w:cs="Arial"/>
          <w:color w:val="000000"/>
          <w:sz w:val="16"/>
          <w:szCs w:val="16"/>
          <w:lang w:val="en-US" w:eastAsia="zh-CN"/>
        </w:rPr>
      </w:pPr>
      <w:r w:rsidRPr="00A35DF5">
        <w:rPr>
          <w:rFonts w:ascii="Arial" w:eastAsia="SimSun" w:hAnsi="Arial" w:cs="Arial"/>
          <w:color w:val="000000"/>
          <w:sz w:val="16"/>
          <w:szCs w:val="16"/>
          <w:lang w:val="en-US" w:eastAsia="zh-CN"/>
        </w:rPr>
        <w:t>A UE can be provided the following for detection of a DCI format 2_7 in RRC_IDLE state or in RRC_INACTIVE state [12, TS 38.331]</w:t>
      </w:r>
    </w:p>
    <w:p w14:paraId="2F0E8DB4" w14:textId="74BDF18C" w:rsidR="00F67E9D" w:rsidRPr="00A35DF5" w:rsidRDefault="00F67E9D" w:rsidP="00F67E9D">
      <w:pPr>
        <w:shd w:val="clear" w:color="auto" w:fill="FFFFFF"/>
        <w:spacing w:line="210" w:lineRule="atLeast"/>
        <w:ind w:left="820" w:hanging="420"/>
        <w:jc w:val="both"/>
        <w:rPr>
          <w:rFonts w:ascii="Arial" w:eastAsia="SimSun" w:hAnsi="Arial" w:cs="Arial"/>
          <w:color w:val="000000"/>
          <w:sz w:val="16"/>
          <w:szCs w:val="16"/>
          <w:lang w:val="en-US" w:eastAsia="zh-CN"/>
        </w:rPr>
      </w:pPr>
      <w:r w:rsidRPr="00A35DF5">
        <w:rPr>
          <w:rFonts w:ascii="Arial" w:eastAsia="SimSun" w:hAnsi="Arial" w:cs="Arial"/>
          <w:color w:val="000000"/>
          <w:sz w:val="16"/>
          <w:szCs w:val="16"/>
          <w:lang w:val="en-US" w:eastAsia="zh-CN"/>
        </w:rPr>
        <w:t>-</w:t>
      </w:r>
      <w:r w:rsidR="00A35DF5">
        <w:rPr>
          <w:rFonts w:ascii="Arial" w:eastAsia="SimSun" w:hAnsi="Arial" w:cs="Arial"/>
          <w:color w:val="000000"/>
          <w:sz w:val="16"/>
          <w:szCs w:val="16"/>
          <w:lang w:val="en-US" w:eastAsia="zh-CN"/>
        </w:rPr>
        <w:t xml:space="preserve"> </w:t>
      </w:r>
      <w:r w:rsidRPr="00A35DF5">
        <w:rPr>
          <w:rFonts w:ascii="Arial" w:eastAsia="SimSun" w:hAnsi="Arial" w:cs="Arial"/>
          <w:color w:val="000000"/>
          <w:sz w:val="16"/>
          <w:szCs w:val="16"/>
          <w:lang w:val="en-US" w:eastAsia="zh-CN"/>
        </w:rPr>
        <w:t>a search space set, by</w:t>
      </w:r>
      <w:r w:rsidR="00986B18">
        <w:rPr>
          <w:rFonts w:ascii="Arial" w:eastAsia="SimSun" w:hAnsi="Arial" w:cs="Arial"/>
          <w:color w:val="000000"/>
          <w:sz w:val="16"/>
          <w:szCs w:val="16"/>
          <w:lang w:val="en-US" w:eastAsia="zh-CN"/>
        </w:rPr>
        <w:t xml:space="preserve"> </w:t>
      </w:r>
      <w:r w:rsidRPr="00A35DF5">
        <w:rPr>
          <w:rFonts w:ascii="Arial" w:eastAsia="SimSun" w:hAnsi="Arial" w:cs="Arial"/>
          <w:i/>
          <w:iCs/>
          <w:color w:val="000000"/>
          <w:sz w:val="16"/>
          <w:szCs w:val="16"/>
          <w:lang w:val="en-US" w:eastAsia="zh-CN"/>
        </w:rPr>
        <w:t>peiSearchSpace</w:t>
      </w:r>
      <w:r w:rsidRPr="00A35DF5">
        <w:rPr>
          <w:rFonts w:ascii="Arial" w:eastAsia="SimSun" w:hAnsi="Arial" w:cs="Arial"/>
          <w:color w:val="000000"/>
          <w:sz w:val="16"/>
          <w:szCs w:val="16"/>
          <w:lang w:val="en-US" w:eastAsia="zh-CN"/>
        </w:rPr>
        <w:t>,</w:t>
      </w:r>
      <w:r w:rsidR="00986B18">
        <w:rPr>
          <w:rFonts w:ascii="Arial" w:eastAsia="SimSun" w:hAnsi="Arial" w:cs="Arial"/>
          <w:color w:val="000000"/>
          <w:sz w:val="16"/>
          <w:szCs w:val="16"/>
          <w:lang w:val="en-US" w:eastAsia="zh-CN"/>
        </w:rPr>
        <w:t xml:space="preserve"> </w:t>
      </w:r>
      <w:r w:rsidRPr="00A35DF5">
        <w:rPr>
          <w:rFonts w:ascii="Arial" w:eastAsia="SimSun" w:hAnsi="Arial" w:cs="Arial"/>
          <w:color w:val="000000"/>
          <w:sz w:val="16"/>
          <w:szCs w:val="16"/>
          <w:lang w:val="en-US" w:eastAsia="zh-CN"/>
        </w:rPr>
        <w:t>to monitor PDCCH for detection of DCI format 2_7</w:t>
      </w:r>
      <w:r w:rsidR="00986B18">
        <w:rPr>
          <w:rFonts w:ascii="Arial" w:eastAsia="SimSun" w:hAnsi="Arial" w:cs="Arial"/>
          <w:color w:val="000000"/>
          <w:sz w:val="16"/>
          <w:szCs w:val="16"/>
          <w:lang w:val="en-US" w:eastAsia="zh-CN"/>
        </w:rPr>
        <w:t xml:space="preserve"> </w:t>
      </w:r>
      <w:r w:rsidRPr="00A35DF5">
        <w:rPr>
          <w:rFonts w:ascii="Arial" w:eastAsia="SimSun" w:hAnsi="Arial" w:cs="Arial"/>
          <w:color w:val="000000"/>
          <w:sz w:val="16"/>
          <w:szCs w:val="16"/>
          <w:lang w:val="en-US" w:eastAsia="zh-CN"/>
        </w:rPr>
        <w:t>according to a Type2A-PDCCH CSS set as described in clause 10.1</w:t>
      </w:r>
    </w:p>
    <w:p w14:paraId="5C5EF5E6" w14:textId="3F6A74A0" w:rsidR="00F67E9D" w:rsidRPr="00A35DF5" w:rsidRDefault="00F67E9D" w:rsidP="00F67E9D">
      <w:pPr>
        <w:shd w:val="clear" w:color="auto" w:fill="FFFFFF"/>
        <w:spacing w:line="210" w:lineRule="atLeast"/>
        <w:ind w:left="820" w:hanging="420"/>
        <w:jc w:val="both"/>
        <w:rPr>
          <w:rFonts w:ascii="Arial" w:eastAsia="SimSun" w:hAnsi="Arial" w:cs="Arial"/>
          <w:color w:val="000000"/>
          <w:sz w:val="16"/>
          <w:szCs w:val="16"/>
          <w:lang w:val="en-US" w:eastAsia="zh-CN"/>
        </w:rPr>
      </w:pPr>
      <w:r w:rsidRPr="00A35DF5">
        <w:rPr>
          <w:rFonts w:ascii="Arial" w:eastAsia="SimSun" w:hAnsi="Arial" w:cs="Arial"/>
          <w:color w:val="000000"/>
          <w:sz w:val="16"/>
          <w:szCs w:val="16"/>
          <w:lang w:val="en-US" w:eastAsia="zh-CN"/>
        </w:rPr>
        <w:t>-</w:t>
      </w:r>
      <w:r w:rsidR="00A35DF5">
        <w:rPr>
          <w:rFonts w:ascii="Arial" w:eastAsia="SimSun" w:hAnsi="Arial" w:cs="Arial"/>
          <w:color w:val="000000"/>
          <w:sz w:val="16"/>
          <w:szCs w:val="16"/>
          <w:lang w:val="en-US" w:eastAsia="zh-CN"/>
        </w:rPr>
        <w:t xml:space="preserve"> </w:t>
      </w:r>
      <w:r w:rsidRPr="00A35DF5">
        <w:rPr>
          <w:rFonts w:ascii="Arial" w:eastAsia="SimSun" w:hAnsi="Arial" w:cs="Arial"/>
          <w:color w:val="000000"/>
          <w:sz w:val="16"/>
          <w:szCs w:val="16"/>
          <w:lang w:val="en-US" w:eastAsia="zh-CN"/>
        </w:rPr>
        <w:t>a number of frames, by</w:t>
      </w:r>
      <w:r w:rsidR="00986B18">
        <w:rPr>
          <w:rFonts w:ascii="Arial" w:eastAsia="SimSun" w:hAnsi="Arial" w:cs="Arial"/>
          <w:color w:val="000000"/>
          <w:sz w:val="16"/>
          <w:szCs w:val="16"/>
          <w:lang w:val="en-US" w:eastAsia="zh-CN"/>
        </w:rPr>
        <w:t xml:space="preserve"> </w:t>
      </w:r>
      <w:r w:rsidRPr="00A35DF5">
        <w:rPr>
          <w:rFonts w:ascii="Arial" w:eastAsia="SimSun" w:hAnsi="Arial" w:cs="Arial"/>
          <w:i/>
          <w:iCs/>
          <w:color w:val="000000"/>
          <w:sz w:val="16"/>
          <w:szCs w:val="16"/>
          <w:lang w:val="en-US" w:eastAsia="zh-CN"/>
        </w:rPr>
        <w:t>PEI-F_offset</w:t>
      </w:r>
      <w:r w:rsidRPr="00A35DF5">
        <w:rPr>
          <w:rFonts w:ascii="Arial" w:eastAsia="SimSun" w:hAnsi="Arial" w:cs="Arial"/>
          <w:color w:val="000000"/>
          <w:sz w:val="16"/>
          <w:szCs w:val="16"/>
          <w:lang w:val="en-US" w:eastAsia="zh-CN"/>
        </w:rPr>
        <w:t>, from</w:t>
      </w:r>
      <w:r w:rsidR="00986B18">
        <w:rPr>
          <w:rFonts w:ascii="Arial" w:eastAsia="SimSun" w:hAnsi="Arial" w:cs="Arial"/>
          <w:color w:val="000000"/>
          <w:sz w:val="16"/>
          <w:szCs w:val="16"/>
          <w:lang w:val="en-US" w:eastAsia="zh-CN"/>
        </w:rPr>
        <w:t xml:space="preserve"> </w:t>
      </w:r>
      <w:r w:rsidRPr="00A35DF5">
        <w:rPr>
          <w:rFonts w:ascii="Arial" w:eastAsia="SimSun" w:hAnsi="Arial" w:cs="Arial"/>
          <w:color w:val="FF0000"/>
          <w:sz w:val="16"/>
          <w:szCs w:val="16"/>
          <w:lang w:val="en-US" w:eastAsia="zh-CN"/>
        </w:rPr>
        <w:t>the start of a frame to</w:t>
      </w:r>
      <w:r w:rsidR="00986B18">
        <w:rPr>
          <w:rFonts w:ascii="Arial" w:eastAsia="SimSun" w:hAnsi="Arial" w:cs="Arial"/>
          <w:color w:val="FF0000"/>
          <w:sz w:val="16"/>
          <w:szCs w:val="16"/>
          <w:lang w:val="en-US" w:eastAsia="zh-CN"/>
        </w:rPr>
        <w:t xml:space="preserve"> </w:t>
      </w:r>
      <w:r w:rsidRPr="00A35DF5">
        <w:rPr>
          <w:rFonts w:ascii="Arial" w:eastAsia="SimSun" w:hAnsi="Arial" w:cs="Arial"/>
          <w:color w:val="000000"/>
          <w:sz w:val="16"/>
          <w:szCs w:val="16"/>
          <w:lang w:val="en-US" w:eastAsia="zh-CN"/>
        </w:rPr>
        <w:t>the start of a first paging frame of paging frames associated with a number of PDCCH monitoring occasions for DCI format 2_7 [17, TS 38.304]</w:t>
      </w:r>
      <w:r w:rsidR="00986B18">
        <w:rPr>
          <w:rFonts w:ascii="Arial" w:eastAsia="SimSun" w:hAnsi="Arial" w:cs="Arial"/>
          <w:color w:val="000000"/>
          <w:sz w:val="16"/>
          <w:szCs w:val="16"/>
          <w:lang w:val="en-US" w:eastAsia="zh-CN"/>
        </w:rPr>
        <w:t xml:space="preserve"> </w:t>
      </w:r>
      <w:r w:rsidRPr="00A35DF5">
        <w:rPr>
          <w:rFonts w:ascii="Arial" w:eastAsia="SimSun" w:hAnsi="Arial" w:cs="Arial"/>
          <w:strike/>
          <w:color w:val="FF0000"/>
          <w:sz w:val="16"/>
          <w:szCs w:val="16"/>
          <w:lang w:val="en-US" w:eastAsia="zh-CN"/>
        </w:rPr>
        <w:t>to the start of a frame</w:t>
      </w:r>
    </w:p>
    <w:p w14:paraId="420C6BA5" w14:textId="4C472FED" w:rsidR="00F67E9D" w:rsidRPr="00A35DF5" w:rsidRDefault="00F67E9D" w:rsidP="00F67E9D">
      <w:pPr>
        <w:shd w:val="clear" w:color="auto" w:fill="FFFFFF"/>
        <w:spacing w:line="210" w:lineRule="atLeast"/>
        <w:ind w:left="820" w:hanging="420"/>
        <w:jc w:val="both"/>
        <w:rPr>
          <w:rFonts w:ascii="Arial" w:eastAsia="SimSun" w:hAnsi="Arial" w:cs="Arial"/>
          <w:color w:val="000000"/>
          <w:sz w:val="16"/>
          <w:szCs w:val="16"/>
          <w:lang w:val="en-US" w:eastAsia="zh-CN"/>
        </w:rPr>
      </w:pPr>
      <w:r w:rsidRPr="00A35DF5">
        <w:rPr>
          <w:rFonts w:ascii="Arial" w:eastAsia="SimSun" w:hAnsi="Arial" w:cs="Arial"/>
          <w:color w:val="000000"/>
          <w:sz w:val="16"/>
          <w:szCs w:val="16"/>
          <w:lang w:val="en-US" w:eastAsia="zh-CN"/>
        </w:rPr>
        <w:t>-</w:t>
      </w:r>
      <w:r w:rsidR="00A35DF5">
        <w:rPr>
          <w:rFonts w:ascii="Arial" w:eastAsia="SimSun" w:hAnsi="Arial" w:cs="Arial"/>
          <w:color w:val="000000"/>
          <w:sz w:val="16"/>
          <w:szCs w:val="16"/>
          <w:lang w:val="en-US" w:eastAsia="zh-CN"/>
        </w:rPr>
        <w:t xml:space="preserve"> </w:t>
      </w:r>
      <w:r w:rsidRPr="00A35DF5">
        <w:rPr>
          <w:rFonts w:ascii="Arial" w:eastAsia="SimSun" w:hAnsi="Arial" w:cs="Arial"/>
          <w:color w:val="000000"/>
          <w:sz w:val="16"/>
          <w:szCs w:val="16"/>
          <w:lang w:val="en-US" w:eastAsia="zh-CN"/>
        </w:rPr>
        <w:t>a number of symbols, by</w:t>
      </w:r>
      <w:r w:rsidR="00986B18">
        <w:rPr>
          <w:rFonts w:ascii="Arial" w:eastAsia="SimSun" w:hAnsi="Arial" w:cs="Arial"/>
          <w:color w:val="000000"/>
          <w:sz w:val="16"/>
          <w:szCs w:val="16"/>
          <w:lang w:val="en-US" w:eastAsia="zh-CN"/>
        </w:rPr>
        <w:t xml:space="preserve"> </w:t>
      </w:r>
      <w:r w:rsidRPr="00A35DF5">
        <w:rPr>
          <w:rFonts w:ascii="Arial" w:eastAsia="SimSun" w:hAnsi="Arial" w:cs="Arial"/>
          <w:i/>
          <w:iCs/>
          <w:color w:val="000000"/>
          <w:sz w:val="16"/>
          <w:szCs w:val="16"/>
          <w:lang w:val="en-US" w:eastAsia="zh-CN"/>
        </w:rPr>
        <w:t>firstPDCCH-MonitoringOccasionOfPEI-O</w:t>
      </w:r>
      <w:r w:rsidRPr="00A35DF5">
        <w:rPr>
          <w:rFonts w:ascii="Arial" w:eastAsia="SimSun" w:hAnsi="Arial" w:cs="Arial"/>
          <w:color w:val="000000"/>
          <w:sz w:val="16"/>
          <w:szCs w:val="16"/>
          <w:lang w:val="en-US" w:eastAsia="zh-CN"/>
        </w:rPr>
        <w:t>, from the start of the frame to the start of the first PDCCH monitoring occasion for DCI format 2_7</w:t>
      </w:r>
    </w:p>
    <w:p w14:paraId="718A72C7" w14:textId="1E26503B" w:rsidR="00F67E9D" w:rsidRPr="00A35DF5" w:rsidRDefault="00F67E9D" w:rsidP="00F67E9D">
      <w:pPr>
        <w:shd w:val="clear" w:color="auto" w:fill="FFFFFF"/>
        <w:spacing w:line="210" w:lineRule="atLeast"/>
        <w:ind w:left="820" w:hanging="420"/>
        <w:jc w:val="both"/>
        <w:rPr>
          <w:rFonts w:ascii="Arial" w:eastAsia="SimSun" w:hAnsi="Arial" w:cs="Arial"/>
          <w:color w:val="000000"/>
          <w:sz w:val="16"/>
          <w:szCs w:val="16"/>
          <w:lang w:val="en-US" w:eastAsia="zh-CN"/>
        </w:rPr>
      </w:pPr>
      <w:r w:rsidRPr="00A35DF5">
        <w:rPr>
          <w:rFonts w:ascii="Arial" w:eastAsia="SimSun" w:hAnsi="Arial" w:cs="Arial"/>
          <w:color w:val="000000"/>
          <w:sz w:val="16"/>
          <w:szCs w:val="16"/>
          <w:lang w:val="en-US" w:eastAsia="zh-CN"/>
        </w:rPr>
        <w:t>-</w:t>
      </w:r>
      <w:r w:rsidR="00CF229F">
        <w:rPr>
          <w:rFonts w:ascii="Arial" w:eastAsia="SimSun" w:hAnsi="Arial" w:cs="Arial"/>
          <w:color w:val="000000"/>
          <w:sz w:val="16"/>
          <w:szCs w:val="16"/>
          <w:lang w:val="en-US" w:eastAsia="zh-CN"/>
        </w:rPr>
        <w:t xml:space="preserve"> </w:t>
      </w:r>
      <w:r w:rsidRPr="00A35DF5">
        <w:rPr>
          <w:rFonts w:ascii="Arial" w:eastAsia="SimSun" w:hAnsi="Arial" w:cs="Arial"/>
          <w:color w:val="000000"/>
          <w:sz w:val="16"/>
          <w:szCs w:val="16"/>
          <w:lang w:val="en-US" w:eastAsia="zh-CN"/>
        </w:rPr>
        <w:t>a size, by</w:t>
      </w:r>
      <w:r w:rsidR="00986B18">
        <w:rPr>
          <w:rFonts w:ascii="Arial" w:eastAsia="SimSun" w:hAnsi="Arial" w:cs="Arial"/>
          <w:color w:val="000000"/>
          <w:sz w:val="16"/>
          <w:szCs w:val="16"/>
          <w:lang w:val="en-US" w:eastAsia="zh-CN"/>
        </w:rPr>
        <w:t xml:space="preserve"> </w:t>
      </w:r>
      <w:r w:rsidRPr="00A35DF5">
        <w:rPr>
          <w:rFonts w:ascii="Arial" w:eastAsia="SimSun" w:hAnsi="Arial" w:cs="Arial"/>
          <w:i/>
          <w:iCs/>
          <w:color w:val="000000"/>
          <w:sz w:val="16"/>
          <w:szCs w:val="16"/>
          <w:lang w:val="en-US" w:eastAsia="zh-CN"/>
        </w:rPr>
        <w:t>payloadSizeDCI_format2_7</w:t>
      </w:r>
    </w:p>
    <w:p w14:paraId="67623453" w14:textId="0389CFAB" w:rsidR="00F67E9D" w:rsidRPr="00A35DF5" w:rsidRDefault="00F67E9D" w:rsidP="00F67E9D">
      <w:pPr>
        <w:shd w:val="clear" w:color="auto" w:fill="FFFFFF"/>
        <w:spacing w:line="210" w:lineRule="atLeast"/>
        <w:ind w:left="820" w:hanging="420"/>
        <w:jc w:val="both"/>
        <w:rPr>
          <w:rFonts w:ascii="Arial" w:eastAsia="SimSun" w:hAnsi="Arial" w:cs="Arial"/>
          <w:color w:val="000000"/>
          <w:sz w:val="16"/>
          <w:szCs w:val="16"/>
          <w:lang w:val="en-US" w:eastAsia="zh-CN"/>
        </w:rPr>
      </w:pPr>
      <w:r w:rsidRPr="00A35DF5">
        <w:rPr>
          <w:rFonts w:ascii="Arial" w:eastAsia="SimSun" w:hAnsi="Arial" w:cs="Arial"/>
          <w:color w:val="000000"/>
          <w:sz w:val="16"/>
          <w:szCs w:val="16"/>
          <w:lang w:val="en-US" w:eastAsia="zh-CN"/>
        </w:rPr>
        <w:t>-</w:t>
      </w:r>
      <w:r w:rsidR="00CF229F">
        <w:rPr>
          <w:rFonts w:ascii="Arial" w:eastAsia="SimSun" w:hAnsi="Arial" w:cs="Arial"/>
          <w:color w:val="000000"/>
          <w:sz w:val="16"/>
          <w:szCs w:val="16"/>
          <w:lang w:val="en-US" w:eastAsia="zh-CN"/>
        </w:rPr>
        <w:t xml:space="preserve"> </w:t>
      </w:r>
      <w:r w:rsidRPr="00A35DF5">
        <w:rPr>
          <w:rFonts w:ascii="Arial" w:eastAsia="SimSun" w:hAnsi="Arial" w:cs="Arial"/>
          <w:color w:val="000000"/>
          <w:sz w:val="16"/>
          <w:szCs w:val="16"/>
          <w:lang w:val="en-US" w:eastAsia="zh-CN"/>
        </w:rPr>
        <w:t>a number of subgroups per paging occasion,</w:t>
      </w:r>
      <w:r w:rsidR="00986B18">
        <w:rPr>
          <w:rFonts w:ascii="Arial" w:eastAsia="SimSun" w:hAnsi="Arial" w:cs="Arial"/>
          <w:color w:val="000000"/>
          <w:sz w:val="16"/>
          <w:szCs w:val="16"/>
          <w:lang w:val="en-US" w:eastAsia="zh-CN"/>
        </w:rPr>
        <w:t xml:space="preserve"> </w:t>
      </w:r>
      <w:r w:rsidR="00E046B7">
        <w:rPr>
          <w:rFonts w:ascii="Arial" w:eastAsia="SimSun" w:hAnsi="Arial" w:cs="Arial"/>
          <w:color w:val="000000"/>
          <w:sz w:val="16"/>
          <w:szCs w:val="16"/>
          <w:lang w:val="en-US" w:eastAsia="zh-CN"/>
        </w:rPr>
        <w:fldChar w:fldCharType="begin"/>
      </w:r>
      <w:r w:rsidR="00E046B7">
        <w:rPr>
          <w:rFonts w:ascii="Arial" w:eastAsia="SimSun" w:hAnsi="Arial" w:cs="Arial"/>
          <w:color w:val="000000"/>
          <w:sz w:val="16"/>
          <w:szCs w:val="16"/>
          <w:lang w:val="en-US" w:eastAsia="zh-CN"/>
        </w:rPr>
        <w:instrText xml:space="preserve"> INCLUDEPICTURE  "C:\\..\\..\\..\\..\\Users\\cmcc\\AppData\\Roaming\\Foxmail7\\Temp-19952-20220514213811\\Attach\\image001(05-17-16-57-12).png" \* MERGEFORMATINET </w:instrText>
      </w:r>
      <w:r w:rsidR="00E046B7">
        <w:rPr>
          <w:rFonts w:ascii="Arial" w:eastAsia="SimSun" w:hAnsi="Arial" w:cs="Arial"/>
          <w:color w:val="000000"/>
          <w:sz w:val="16"/>
          <w:szCs w:val="16"/>
          <w:lang w:val="en-US" w:eastAsia="zh-CN"/>
        </w:rPr>
        <w:fldChar w:fldCharType="separate"/>
      </w:r>
      <w:r w:rsidR="00CF6E6D">
        <w:rPr>
          <w:rFonts w:ascii="Arial" w:eastAsia="SimSun" w:hAnsi="Arial" w:cs="Arial"/>
          <w:color w:val="000000"/>
          <w:sz w:val="16"/>
          <w:szCs w:val="16"/>
          <w:lang w:val="en-US" w:eastAsia="zh-CN"/>
        </w:rPr>
        <w:fldChar w:fldCharType="begin"/>
      </w:r>
      <w:r w:rsidR="00CF6E6D">
        <w:rPr>
          <w:rFonts w:ascii="Arial" w:eastAsia="SimSun" w:hAnsi="Arial" w:cs="Arial"/>
          <w:color w:val="000000"/>
          <w:sz w:val="16"/>
          <w:szCs w:val="16"/>
          <w:lang w:val="en-US" w:eastAsia="zh-CN"/>
        </w:rPr>
        <w:instrText xml:space="preserve"> INCLUDEPICTURE  "C:\\..\\..\\..\\..\\Users\\cmcc\\AppData\\Roaming\\Foxmail7\\Temp-19952-20220514213811\\Attach\\image001(05-17-16-57-12).png" \* MERGEFORMATINET </w:instrText>
      </w:r>
      <w:r w:rsidR="00CF6E6D">
        <w:rPr>
          <w:rFonts w:ascii="Arial" w:eastAsia="SimSun" w:hAnsi="Arial" w:cs="Arial"/>
          <w:color w:val="000000"/>
          <w:sz w:val="16"/>
          <w:szCs w:val="16"/>
          <w:lang w:val="en-US" w:eastAsia="zh-CN"/>
        </w:rPr>
        <w:fldChar w:fldCharType="separate"/>
      </w:r>
      <w:r w:rsidR="00067092">
        <w:rPr>
          <w:rFonts w:ascii="Arial" w:eastAsia="SimSun" w:hAnsi="Arial" w:cs="Arial"/>
          <w:color w:val="000000"/>
          <w:sz w:val="16"/>
          <w:szCs w:val="16"/>
          <w:lang w:val="en-US" w:eastAsia="zh-CN"/>
        </w:rPr>
        <w:fldChar w:fldCharType="begin"/>
      </w:r>
      <w:r w:rsidR="00067092">
        <w:rPr>
          <w:rFonts w:ascii="Arial" w:eastAsia="SimSun" w:hAnsi="Arial" w:cs="Arial"/>
          <w:color w:val="000000"/>
          <w:sz w:val="16"/>
          <w:szCs w:val="16"/>
          <w:lang w:val="en-US" w:eastAsia="zh-CN"/>
        </w:rPr>
        <w:instrText xml:space="preserve"> INCLUDEPICTURE  "C:\\..\\..\\..\\..\\Users\\cmcc\\AppData\\Roaming\\Foxmail7\\Temp-19952-20220514213811\\Attach\\image001(05-17-16-57-12).png" \* MERGEFORMATINET </w:instrText>
      </w:r>
      <w:r w:rsidR="00067092">
        <w:rPr>
          <w:rFonts w:ascii="Arial" w:eastAsia="SimSun" w:hAnsi="Arial" w:cs="Arial"/>
          <w:color w:val="000000"/>
          <w:sz w:val="16"/>
          <w:szCs w:val="16"/>
          <w:lang w:val="en-US" w:eastAsia="zh-CN"/>
        </w:rPr>
        <w:fldChar w:fldCharType="separate"/>
      </w:r>
      <w:r w:rsidR="009B7098">
        <w:rPr>
          <w:rFonts w:ascii="Arial" w:eastAsia="SimSun" w:hAnsi="Arial" w:cs="Arial"/>
          <w:color w:val="000000"/>
          <w:sz w:val="16"/>
          <w:szCs w:val="16"/>
          <w:lang w:val="en-US" w:eastAsia="zh-CN"/>
        </w:rPr>
        <w:fldChar w:fldCharType="begin"/>
      </w:r>
      <w:r w:rsidR="009B7098">
        <w:rPr>
          <w:rFonts w:ascii="Arial" w:eastAsia="SimSun" w:hAnsi="Arial" w:cs="Arial"/>
          <w:color w:val="000000"/>
          <w:sz w:val="16"/>
          <w:szCs w:val="16"/>
          <w:lang w:val="en-US" w:eastAsia="zh-CN"/>
        </w:rPr>
        <w:instrText xml:space="preserve"> INCLUDEPICTURE  "C:\\..\\..\\..\\..\\Users\\cmcc\\AppData\\Roaming\\Foxmail7\\Temp-19952-20220514213811\\Attach\\image001(05-17-16-57-12).png" \* MERGEFORMATINET </w:instrText>
      </w:r>
      <w:r w:rsidR="009B7098">
        <w:rPr>
          <w:rFonts w:ascii="Arial" w:eastAsia="SimSun" w:hAnsi="Arial" w:cs="Arial"/>
          <w:color w:val="000000"/>
          <w:sz w:val="16"/>
          <w:szCs w:val="16"/>
          <w:lang w:val="en-US" w:eastAsia="zh-CN"/>
        </w:rPr>
        <w:fldChar w:fldCharType="separate"/>
      </w:r>
      <w:r w:rsidR="00B532F7">
        <w:rPr>
          <w:rFonts w:ascii="Arial" w:eastAsia="SimSun" w:hAnsi="Arial" w:cs="Arial"/>
          <w:color w:val="000000"/>
          <w:sz w:val="16"/>
          <w:szCs w:val="16"/>
          <w:lang w:val="en-US" w:eastAsia="zh-CN"/>
        </w:rPr>
        <w:fldChar w:fldCharType="begin"/>
      </w:r>
      <w:r w:rsidR="00B532F7">
        <w:rPr>
          <w:rFonts w:ascii="Arial" w:eastAsia="SimSun" w:hAnsi="Arial" w:cs="Arial"/>
          <w:color w:val="000000"/>
          <w:sz w:val="16"/>
          <w:szCs w:val="16"/>
          <w:lang w:val="en-US" w:eastAsia="zh-CN"/>
        </w:rPr>
        <w:instrText xml:space="preserve"> INCLUDEPICTURE  "C:\\..\\..\\..\\..\\Users\\cmcc\\AppData\\Roaming\\Foxmail7\\Temp-19952-20220514213811\\Attach\\image001(05-17-16-57-12).png" \* MERGEFORMATINET </w:instrText>
      </w:r>
      <w:r w:rsidR="00B532F7">
        <w:rPr>
          <w:rFonts w:ascii="Arial" w:eastAsia="SimSun" w:hAnsi="Arial" w:cs="Arial"/>
          <w:color w:val="000000"/>
          <w:sz w:val="16"/>
          <w:szCs w:val="16"/>
          <w:lang w:val="en-US" w:eastAsia="zh-CN"/>
        </w:rPr>
        <w:fldChar w:fldCharType="separate"/>
      </w:r>
      <w:r w:rsidR="00F12D53">
        <w:rPr>
          <w:rFonts w:ascii="Arial" w:eastAsia="SimSun" w:hAnsi="Arial" w:cs="Arial"/>
          <w:color w:val="000000"/>
          <w:sz w:val="16"/>
          <w:szCs w:val="16"/>
          <w:lang w:val="en-US" w:eastAsia="zh-CN"/>
        </w:rPr>
        <w:fldChar w:fldCharType="begin"/>
      </w:r>
      <w:r w:rsidR="00F12D53">
        <w:rPr>
          <w:rFonts w:ascii="Arial" w:eastAsia="SimSun" w:hAnsi="Arial" w:cs="Arial"/>
          <w:color w:val="000000"/>
          <w:sz w:val="16"/>
          <w:szCs w:val="16"/>
          <w:lang w:val="en-US" w:eastAsia="zh-CN"/>
        </w:rPr>
        <w:instrText xml:space="preserve"> INCLUDEPICTURE  "C:\\..\\..\\..\\..\\Users\\cmcc\\AppData\\Roaming\\Foxmail7\\Temp-19952-20220514213811\\Attach\\image001(05-17-16-57-12).png" \* MERGEFORMATINET </w:instrText>
      </w:r>
      <w:r w:rsidR="00F12D53">
        <w:rPr>
          <w:rFonts w:ascii="Arial" w:eastAsia="SimSun" w:hAnsi="Arial" w:cs="Arial"/>
          <w:color w:val="000000"/>
          <w:sz w:val="16"/>
          <w:szCs w:val="16"/>
          <w:lang w:val="en-US" w:eastAsia="zh-CN"/>
        </w:rPr>
        <w:fldChar w:fldCharType="separate"/>
      </w:r>
      <w:r w:rsidR="001B5688">
        <w:rPr>
          <w:rFonts w:ascii="Arial" w:eastAsia="SimSun" w:hAnsi="Arial" w:cs="Arial"/>
          <w:color w:val="000000"/>
          <w:sz w:val="16"/>
          <w:szCs w:val="16"/>
          <w:lang w:val="en-US" w:eastAsia="zh-CN"/>
        </w:rPr>
        <w:fldChar w:fldCharType="begin"/>
      </w:r>
      <w:r w:rsidR="001B5688">
        <w:rPr>
          <w:rFonts w:ascii="Arial" w:eastAsia="SimSun" w:hAnsi="Arial" w:cs="Arial"/>
          <w:color w:val="000000"/>
          <w:sz w:val="16"/>
          <w:szCs w:val="16"/>
          <w:lang w:val="en-US" w:eastAsia="zh-CN"/>
        </w:rPr>
        <w:instrText xml:space="preserve"> </w:instrText>
      </w:r>
      <w:r w:rsidR="001B5688">
        <w:rPr>
          <w:rFonts w:ascii="Arial" w:eastAsia="SimSun" w:hAnsi="Arial" w:cs="Arial"/>
          <w:color w:val="000000"/>
          <w:sz w:val="16"/>
          <w:szCs w:val="16"/>
          <w:lang w:val="en-US" w:eastAsia="zh-CN"/>
        </w:rPr>
        <w:instrText>INCLUDEPICTURE  "C:\\..\\..\\..\\..\\Users\\cmcc\\AppData\\Roaming\\Foxmail7\\Temp-19952-20220514213811\\Attach\\im</w:instrText>
      </w:r>
      <w:r w:rsidR="001B5688">
        <w:rPr>
          <w:rFonts w:ascii="Arial" w:eastAsia="SimSun" w:hAnsi="Arial" w:cs="Arial"/>
          <w:color w:val="000000"/>
          <w:sz w:val="16"/>
          <w:szCs w:val="16"/>
          <w:lang w:val="en-US" w:eastAsia="zh-CN"/>
        </w:rPr>
        <w:instrText>age001(05-17-16-57-12).png" \* MERGEFORMATINET</w:instrText>
      </w:r>
      <w:r w:rsidR="001B5688">
        <w:rPr>
          <w:rFonts w:ascii="Arial" w:eastAsia="SimSun" w:hAnsi="Arial" w:cs="Arial"/>
          <w:color w:val="000000"/>
          <w:sz w:val="16"/>
          <w:szCs w:val="16"/>
          <w:lang w:val="en-US" w:eastAsia="zh-CN"/>
        </w:rPr>
        <w:instrText xml:space="preserve"> </w:instrText>
      </w:r>
      <w:r w:rsidR="001B5688">
        <w:rPr>
          <w:rFonts w:ascii="Arial" w:eastAsia="SimSun" w:hAnsi="Arial" w:cs="Arial"/>
          <w:color w:val="000000"/>
          <w:sz w:val="16"/>
          <w:szCs w:val="16"/>
          <w:lang w:val="en-US" w:eastAsia="zh-CN"/>
        </w:rPr>
        <w:fldChar w:fldCharType="separate"/>
      </w:r>
      <w:r w:rsidR="002256D2">
        <w:rPr>
          <w:rFonts w:ascii="Arial" w:eastAsia="SimSun" w:hAnsi="Arial" w:cs="Arial"/>
          <w:color w:val="000000"/>
          <w:sz w:val="16"/>
          <w:szCs w:val="16"/>
          <w:lang w:val="en-US" w:eastAsia="zh-CN"/>
        </w:rPr>
        <w:pict w14:anchorId="60937C59">
          <v:shape id="_x0000_i1028" type="#_x0000_t75" style="width:19.5pt;height:15pt">
            <v:imagedata r:id="rId936" r:href="rId937"/>
          </v:shape>
        </w:pict>
      </w:r>
      <w:r w:rsidR="001B5688">
        <w:rPr>
          <w:rFonts w:ascii="Arial" w:eastAsia="SimSun" w:hAnsi="Arial" w:cs="Arial"/>
          <w:color w:val="000000"/>
          <w:sz w:val="16"/>
          <w:szCs w:val="16"/>
          <w:lang w:val="en-US" w:eastAsia="zh-CN"/>
        </w:rPr>
        <w:fldChar w:fldCharType="end"/>
      </w:r>
      <w:r w:rsidR="00F12D53">
        <w:rPr>
          <w:rFonts w:ascii="Arial" w:eastAsia="SimSun" w:hAnsi="Arial" w:cs="Arial"/>
          <w:color w:val="000000"/>
          <w:sz w:val="16"/>
          <w:szCs w:val="16"/>
          <w:lang w:val="en-US" w:eastAsia="zh-CN"/>
        </w:rPr>
        <w:fldChar w:fldCharType="end"/>
      </w:r>
      <w:r w:rsidR="00B532F7">
        <w:rPr>
          <w:rFonts w:ascii="Arial" w:eastAsia="SimSun" w:hAnsi="Arial" w:cs="Arial"/>
          <w:color w:val="000000"/>
          <w:sz w:val="16"/>
          <w:szCs w:val="16"/>
          <w:lang w:val="en-US" w:eastAsia="zh-CN"/>
        </w:rPr>
        <w:fldChar w:fldCharType="end"/>
      </w:r>
      <w:r w:rsidR="009B7098">
        <w:rPr>
          <w:rFonts w:ascii="Arial" w:eastAsia="SimSun" w:hAnsi="Arial" w:cs="Arial"/>
          <w:color w:val="000000"/>
          <w:sz w:val="16"/>
          <w:szCs w:val="16"/>
          <w:lang w:val="en-US" w:eastAsia="zh-CN"/>
        </w:rPr>
        <w:fldChar w:fldCharType="end"/>
      </w:r>
      <w:r w:rsidR="00067092">
        <w:rPr>
          <w:rFonts w:ascii="Arial" w:eastAsia="SimSun" w:hAnsi="Arial" w:cs="Arial"/>
          <w:color w:val="000000"/>
          <w:sz w:val="16"/>
          <w:szCs w:val="16"/>
          <w:lang w:val="en-US" w:eastAsia="zh-CN"/>
        </w:rPr>
        <w:fldChar w:fldCharType="end"/>
      </w:r>
      <w:r w:rsidR="00CF6E6D">
        <w:rPr>
          <w:rFonts w:ascii="Arial" w:eastAsia="SimSun" w:hAnsi="Arial" w:cs="Arial"/>
          <w:color w:val="000000"/>
          <w:sz w:val="16"/>
          <w:szCs w:val="16"/>
          <w:lang w:val="en-US" w:eastAsia="zh-CN"/>
        </w:rPr>
        <w:fldChar w:fldCharType="end"/>
      </w:r>
      <w:r w:rsidR="00E046B7">
        <w:rPr>
          <w:rFonts w:ascii="Arial" w:eastAsia="SimSun" w:hAnsi="Arial" w:cs="Arial"/>
          <w:color w:val="000000"/>
          <w:sz w:val="16"/>
          <w:szCs w:val="16"/>
          <w:lang w:val="en-US" w:eastAsia="zh-CN"/>
        </w:rPr>
        <w:fldChar w:fldCharType="end"/>
      </w:r>
      <w:r w:rsidRPr="00A35DF5">
        <w:rPr>
          <w:rFonts w:ascii="Arial" w:eastAsia="SimSun" w:hAnsi="Arial" w:cs="Arial"/>
          <w:color w:val="000000"/>
          <w:sz w:val="16"/>
          <w:szCs w:val="16"/>
          <w:lang w:val="en-US" w:eastAsia="zh-CN"/>
        </w:rPr>
        <w:t>, by</w:t>
      </w:r>
      <w:r w:rsidR="00986B18">
        <w:rPr>
          <w:rFonts w:ascii="Arial" w:eastAsia="SimSun" w:hAnsi="Arial" w:cs="Arial"/>
          <w:color w:val="000000"/>
          <w:sz w:val="16"/>
          <w:szCs w:val="16"/>
          <w:lang w:val="en-US" w:eastAsia="zh-CN"/>
        </w:rPr>
        <w:t xml:space="preserve"> </w:t>
      </w:r>
      <w:r w:rsidRPr="00A35DF5">
        <w:rPr>
          <w:rFonts w:ascii="Arial" w:eastAsia="SimSun" w:hAnsi="Arial" w:cs="Arial"/>
          <w:i/>
          <w:iCs/>
          <w:color w:val="000000"/>
          <w:sz w:val="16"/>
          <w:szCs w:val="16"/>
          <w:lang w:val="en-US" w:eastAsia="zh-CN"/>
        </w:rPr>
        <w:t>subgroupsNumPerPO</w:t>
      </w:r>
    </w:p>
    <w:p w14:paraId="3D7E540E" w14:textId="68E87BAC" w:rsidR="00F67E9D" w:rsidRPr="00A35DF5" w:rsidRDefault="00F67E9D" w:rsidP="00F67E9D">
      <w:pPr>
        <w:shd w:val="clear" w:color="auto" w:fill="FFFFFF"/>
        <w:spacing w:line="210" w:lineRule="atLeast"/>
        <w:ind w:left="820" w:hanging="420"/>
        <w:jc w:val="both"/>
        <w:rPr>
          <w:rFonts w:ascii="Arial" w:eastAsia="SimSun" w:hAnsi="Arial" w:cs="Arial"/>
          <w:color w:val="000000"/>
          <w:sz w:val="16"/>
          <w:szCs w:val="16"/>
          <w:lang w:val="en-US" w:eastAsia="zh-CN"/>
        </w:rPr>
      </w:pPr>
      <w:r w:rsidRPr="00A35DF5">
        <w:rPr>
          <w:rFonts w:ascii="Arial" w:eastAsia="SimSun" w:hAnsi="Arial" w:cs="Arial"/>
          <w:color w:val="000000"/>
          <w:sz w:val="16"/>
          <w:szCs w:val="16"/>
          <w:lang w:val="en-US" w:eastAsia="zh-CN"/>
        </w:rPr>
        <w:t>-</w:t>
      </w:r>
      <w:r w:rsidR="00CF229F">
        <w:rPr>
          <w:rFonts w:ascii="Arial" w:eastAsia="SimSun" w:hAnsi="Arial" w:cs="Arial"/>
          <w:color w:val="000000"/>
          <w:sz w:val="16"/>
          <w:szCs w:val="16"/>
          <w:lang w:val="en-US" w:eastAsia="zh-CN"/>
        </w:rPr>
        <w:t xml:space="preserve"> </w:t>
      </w:r>
      <w:r w:rsidRPr="00A35DF5">
        <w:rPr>
          <w:rFonts w:ascii="Arial" w:eastAsia="SimSun" w:hAnsi="Arial" w:cs="Arial"/>
          <w:color w:val="000000"/>
          <w:sz w:val="16"/>
          <w:szCs w:val="16"/>
          <w:lang w:val="en-US" w:eastAsia="zh-CN"/>
        </w:rPr>
        <w:t>a number of paging occasions associated with the number of PDCCH monitoring occasions for DCI format 2_7, </w:t>
      </w:r>
      <w:r w:rsidR="00E046B7">
        <w:rPr>
          <w:rFonts w:ascii="Arial" w:eastAsia="SimSun" w:hAnsi="Arial" w:cs="Arial"/>
          <w:color w:val="000000"/>
          <w:sz w:val="16"/>
          <w:szCs w:val="16"/>
          <w:lang w:val="en-US" w:eastAsia="zh-CN"/>
        </w:rPr>
        <w:fldChar w:fldCharType="begin"/>
      </w:r>
      <w:r w:rsidR="00E046B7">
        <w:rPr>
          <w:rFonts w:ascii="Arial" w:eastAsia="SimSun" w:hAnsi="Arial" w:cs="Arial"/>
          <w:color w:val="000000"/>
          <w:sz w:val="16"/>
          <w:szCs w:val="16"/>
          <w:lang w:val="en-US" w:eastAsia="zh-CN"/>
        </w:rPr>
        <w:instrText xml:space="preserve"> INCLUDEPICTURE  "C:\\..\\..\\..\\..\\Users\\cmcc\\AppData\\Roaming\\Foxmail7\\Temp-19952-20220514213811\\Attach\\image002(05-17-16-57-12).png" \* MERGEFORMATINET </w:instrText>
      </w:r>
      <w:r w:rsidR="00E046B7">
        <w:rPr>
          <w:rFonts w:ascii="Arial" w:eastAsia="SimSun" w:hAnsi="Arial" w:cs="Arial"/>
          <w:color w:val="000000"/>
          <w:sz w:val="16"/>
          <w:szCs w:val="16"/>
          <w:lang w:val="en-US" w:eastAsia="zh-CN"/>
        </w:rPr>
        <w:fldChar w:fldCharType="separate"/>
      </w:r>
      <w:r w:rsidR="00CF6E6D">
        <w:rPr>
          <w:rFonts w:ascii="Arial" w:eastAsia="SimSun" w:hAnsi="Arial" w:cs="Arial"/>
          <w:color w:val="000000"/>
          <w:sz w:val="16"/>
          <w:szCs w:val="16"/>
          <w:lang w:val="en-US" w:eastAsia="zh-CN"/>
        </w:rPr>
        <w:fldChar w:fldCharType="begin"/>
      </w:r>
      <w:r w:rsidR="00CF6E6D">
        <w:rPr>
          <w:rFonts w:ascii="Arial" w:eastAsia="SimSun" w:hAnsi="Arial" w:cs="Arial"/>
          <w:color w:val="000000"/>
          <w:sz w:val="16"/>
          <w:szCs w:val="16"/>
          <w:lang w:val="en-US" w:eastAsia="zh-CN"/>
        </w:rPr>
        <w:instrText xml:space="preserve"> INCLUDEPICTURE  "C:\\..\\..\\..\\..\\Users\\cmcc\\AppData\\Roaming\\Foxmail7\\Temp-19952-20220514213811\\Attach\\image002(05-17-16-57-12).png" \* MERGEFORMATINET </w:instrText>
      </w:r>
      <w:r w:rsidR="00CF6E6D">
        <w:rPr>
          <w:rFonts w:ascii="Arial" w:eastAsia="SimSun" w:hAnsi="Arial" w:cs="Arial"/>
          <w:color w:val="000000"/>
          <w:sz w:val="16"/>
          <w:szCs w:val="16"/>
          <w:lang w:val="en-US" w:eastAsia="zh-CN"/>
        </w:rPr>
        <w:fldChar w:fldCharType="separate"/>
      </w:r>
      <w:r w:rsidR="00067092">
        <w:rPr>
          <w:rFonts w:ascii="Arial" w:eastAsia="SimSun" w:hAnsi="Arial" w:cs="Arial"/>
          <w:color w:val="000000"/>
          <w:sz w:val="16"/>
          <w:szCs w:val="16"/>
          <w:lang w:val="en-US" w:eastAsia="zh-CN"/>
        </w:rPr>
        <w:fldChar w:fldCharType="begin"/>
      </w:r>
      <w:r w:rsidR="00067092">
        <w:rPr>
          <w:rFonts w:ascii="Arial" w:eastAsia="SimSun" w:hAnsi="Arial" w:cs="Arial"/>
          <w:color w:val="000000"/>
          <w:sz w:val="16"/>
          <w:szCs w:val="16"/>
          <w:lang w:val="en-US" w:eastAsia="zh-CN"/>
        </w:rPr>
        <w:instrText xml:space="preserve"> INCLUDEPICTURE  "C:\\..\\..\\..\\..\\Users\\cmcc\\AppData\\Roaming\\Foxmail7\\Temp-19952-20220514213811\\Attach\\image002(05-17-16-57-12).png" \* MERGEFORMATINET </w:instrText>
      </w:r>
      <w:r w:rsidR="00067092">
        <w:rPr>
          <w:rFonts w:ascii="Arial" w:eastAsia="SimSun" w:hAnsi="Arial" w:cs="Arial"/>
          <w:color w:val="000000"/>
          <w:sz w:val="16"/>
          <w:szCs w:val="16"/>
          <w:lang w:val="en-US" w:eastAsia="zh-CN"/>
        </w:rPr>
        <w:fldChar w:fldCharType="separate"/>
      </w:r>
      <w:r w:rsidR="009B7098">
        <w:rPr>
          <w:rFonts w:ascii="Arial" w:eastAsia="SimSun" w:hAnsi="Arial" w:cs="Arial"/>
          <w:color w:val="000000"/>
          <w:sz w:val="16"/>
          <w:szCs w:val="16"/>
          <w:lang w:val="en-US" w:eastAsia="zh-CN"/>
        </w:rPr>
        <w:fldChar w:fldCharType="begin"/>
      </w:r>
      <w:r w:rsidR="009B7098">
        <w:rPr>
          <w:rFonts w:ascii="Arial" w:eastAsia="SimSun" w:hAnsi="Arial" w:cs="Arial"/>
          <w:color w:val="000000"/>
          <w:sz w:val="16"/>
          <w:szCs w:val="16"/>
          <w:lang w:val="en-US" w:eastAsia="zh-CN"/>
        </w:rPr>
        <w:instrText xml:space="preserve"> INCLUDEPICTURE  "C:\\..\\..\\..\\..\\Users\\cmcc\\AppData\\Roaming\\Foxmail7\\Temp-19952-20220514213811\\Attach\\image002(05-17-16-57-12).png" \* MERGEFORMATINET </w:instrText>
      </w:r>
      <w:r w:rsidR="009B7098">
        <w:rPr>
          <w:rFonts w:ascii="Arial" w:eastAsia="SimSun" w:hAnsi="Arial" w:cs="Arial"/>
          <w:color w:val="000000"/>
          <w:sz w:val="16"/>
          <w:szCs w:val="16"/>
          <w:lang w:val="en-US" w:eastAsia="zh-CN"/>
        </w:rPr>
        <w:fldChar w:fldCharType="separate"/>
      </w:r>
      <w:r w:rsidR="00B532F7">
        <w:rPr>
          <w:rFonts w:ascii="Arial" w:eastAsia="SimSun" w:hAnsi="Arial" w:cs="Arial"/>
          <w:color w:val="000000"/>
          <w:sz w:val="16"/>
          <w:szCs w:val="16"/>
          <w:lang w:val="en-US" w:eastAsia="zh-CN"/>
        </w:rPr>
        <w:fldChar w:fldCharType="begin"/>
      </w:r>
      <w:r w:rsidR="00B532F7">
        <w:rPr>
          <w:rFonts w:ascii="Arial" w:eastAsia="SimSun" w:hAnsi="Arial" w:cs="Arial"/>
          <w:color w:val="000000"/>
          <w:sz w:val="16"/>
          <w:szCs w:val="16"/>
          <w:lang w:val="en-US" w:eastAsia="zh-CN"/>
        </w:rPr>
        <w:instrText xml:space="preserve"> INCLUDEPICTURE  "C:\\..\\..\\..\\..\\Users\\cmcc\\AppData\\Roaming\\Foxmail7\\Temp-19952-20220514213811\\Attach\\image002(05-17-16-57-12).png" \* MERGEFORMATINET </w:instrText>
      </w:r>
      <w:r w:rsidR="00B532F7">
        <w:rPr>
          <w:rFonts w:ascii="Arial" w:eastAsia="SimSun" w:hAnsi="Arial" w:cs="Arial"/>
          <w:color w:val="000000"/>
          <w:sz w:val="16"/>
          <w:szCs w:val="16"/>
          <w:lang w:val="en-US" w:eastAsia="zh-CN"/>
        </w:rPr>
        <w:fldChar w:fldCharType="separate"/>
      </w:r>
      <w:r w:rsidR="00F12D53">
        <w:rPr>
          <w:rFonts w:ascii="Arial" w:eastAsia="SimSun" w:hAnsi="Arial" w:cs="Arial"/>
          <w:color w:val="000000"/>
          <w:sz w:val="16"/>
          <w:szCs w:val="16"/>
          <w:lang w:val="en-US" w:eastAsia="zh-CN"/>
        </w:rPr>
        <w:fldChar w:fldCharType="begin"/>
      </w:r>
      <w:r w:rsidR="00F12D53">
        <w:rPr>
          <w:rFonts w:ascii="Arial" w:eastAsia="SimSun" w:hAnsi="Arial" w:cs="Arial"/>
          <w:color w:val="000000"/>
          <w:sz w:val="16"/>
          <w:szCs w:val="16"/>
          <w:lang w:val="en-US" w:eastAsia="zh-CN"/>
        </w:rPr>
        <w:instrText xml:space="preserve"> INCLUDEPICTURE  "C:\\..\\..\\..\\..\\Users\\cmcc\\AppData\\Roaming\\Foxmail7\\Temp-19952-20220514213811\\Attach\\image002(05-17-16-57-12).png" \* MERGEFORMATINET </w:instrText>
      </w:r>
      <w:r w:rsidR="00F12D53">
        <w:rPr>
          <w:rFonts w:ascii="Arial" w:eastAsia="SimSun" w:hAnsi="Arial" w:cs="Arial"/>
          <w:color w:val="000000"/>
          <w:sz w:val="16"/>
          <w:szCs w:val="16"/>
          <w:lang w:val="en-US" w:eastAsia="zh-CN"/>
        </w:rPr>
        <w:fldChar w:fldCharType="separate"/>
      </w:r>
      <w:r w:rsidR="001B5688">
        <w:rPr>
          <w:rFonts w:ascii="Arial" w:eastAsia="SimSun" w:hAnsi="Arial" w:cs="Arial"/>
          <w:color w:val="000000"/>
          <w:sz w:val="16"/>
          <w:szCs w:val="16"/>
          <w:lang w:val="en-US" w:eastAsia="zh-CN"/>
        </w:rPr>
        <w:fldChar w:fldCharType="begin"/>
      </w:r>
      <w:r w:rsidR="001B5688">
        <w:rPr>
          <w:rFonts w:ascii="Arial" w:eastAsia="SimSun" w:hAnsi="Arial" w:cs="Arial"/>
          <w:color w:val="000000"/>
          <w:sz w:val="16"/>
          <w:szCs w:val="16"/>
          <w:lang w:val="en-US" w:eastAsia="zh-CN"/>
        </w:rPr>
        <w:instrText xml:space="preserve"> </w:instrText>
      </w:r>
      <w:r w:rsidR="001B5688">
        <w:rPr>
          <w:rFonts w:ascii="Arial" w:eastAsia="SimSun" w:hAnsi="Arial" w:cs="Arial"/>
          <w:color w:val="000000"/>
          <w:sz w:val="16"/>
          <w:szCs w:val="16"/>
          <w:lang w:val="en-US" w:eastAsia="zh-CN"/>
        </w:rPr>
        <w:instrText>INCLUDEPICTURE  "C:\\.</w:instrText>
      </w:r>
      <w:r w:rsidR="001B5688">
        <w:rPr>
          <w:rFonts w:ascii="Arial" w:eastAsia="SimSun" w:hAnsi="Arial" w:cs="Arial"/>
          <w:color w:val="000000"/>
          <w:sz w:val="16"/>
          <w:szCs w:val="16"/>
          <w:lang w:val="en-US" w:eastAsia="zh-CN"/>
        </w:rPr>
        <w:instrText>.\\..\\..\\..\\Users\\cmcc\\AppData\\Roaming\\Foxmail7\\Temp-19952-20220514213811\\Attach\\image002(05-17-16-57-12).png" \* MERGEFORMATINET</w:instrText>
      </w:r>
      <w:r w:rsidR="001B5688">
        <w:rPr>
          <w:rFonts w:ascii="Arial" w:eastAsia="SimSun" w:hAnsi="Arial" w:cs="Arial"/>
          <w:color w:val="000000"/>
          <w:sz w:val="16"/>
          <w:szCs w:val="16"/>
          <w:lang w:val="en-US" w:eastAsia="zh-CN"/>
        </w:rPr>
        <w:instrText xml:space="preserve"> </w:instrText>
      </w:r>
      <w:r w:rsidR="001B5688">
        <w:rPr>
          <w:rFonts w:ascii="Arial" w:eastAsia="SimSun" w:hAnsi="Arial" w:cs="Arial"/>
          <w:color w:val="000000"/>
          <w:sz w:val="16"/>
          <w:szCs w:val="16"/>
          <w:lang w:val="en-US" w:eastAsia="zh-CN"/>
        </w:rPr>
        <w:fldChar w:fldCharType="separate"/>
      </w:r>
      <w:r w:rsidR="002256D2">
        <w:rPr>
          <w:rFonts w:ascii="Arial" w:eastAsia="SimSun" w:hAnsi="Arial" w:cs="Arial"/>
          <w:color w:val="000000"/>
          <w:sz w:val="16"/>
          <w:szCs w:val="16"/>
          <w:lang w:val="en-US" w:eastAsia="zh-CN"/>
        </w:rPr>
        <w:pict w14:anchorId="15163CEC">
          <v:shape id="_x0000_i1029" type="#_x0000_t75" style="width:22.5pt;height:14.25pt">
            <v:imagedata r:id="rId938" r:href="rId939"/>
          </v:shape>
        </w:pict>
      </w:r>
      <w:r w:rsidR="001B5688">
        <w:rPr>
          <w:rFonts w:ascii="Arial" w:eastAsia="SimSun" w:hAnsi="Arial" w:cs="Arial"/>
          <w:color w:val="000000"/>
          <w:sz w:val="16"/>
          <w:szCs w:val="16"/>
          <w:lang w:val="en-US" w:eastAsia="zh-CN"/>
        </w:rPr>
        <w:fldChar w:fldCharType="end"/>
      </w:r>
      <w:r w:rsidR="00F12D53">
        <w:rPr>
          <w:rFonts w:ascii="Arial" w:eastAsia="SimSun" w:hAnsi="Arial" w:cs="Arial"/>
          <w:color w:val="000000"/>
          <w:sz w:val="16"/>
          <w:szCs w:val="16"/>
          <w:lang w:val="en-US" w:eastAsia="zh-CN"/>
        </w:rPr>
        <w:fldChar w:fldCharType="end"/>
      </w:r>
      <w:r w:rsidR="00B532F7">
        <w:rPr>
          <w:rFonts w:ascii="Arial" w:eastAsia="SimSun" w:hAnsi="Arial" w:cs="Arial"/>
          <w:color w:val="000000"/>
          <w:sz w:val="16"/>
          <w:szCs w:val="16"/>
          <w:lang w:val="en-US" w:eastAsia="zh-CN"/>
        </w:rPr>
        <w:fldChar w:fldCharType="end"/>
      </w:r>
      <w:r w:rsidR="009B7098">
        <w:rPr>
          <w:rFonts w:ascii="Arial" w:eastAsia="SimSun" w:hAnsi="Arial" w:cs="Arial"/>
          <w:color w:val="000000"/>
          <w:sz w:val="16"/>
          <w:szCs w:val="16"/>
          <w:lang w:val="en-US" w:eastAsia="zh-CN"/>
        </w:rPr>
        <w:fldChar w:fldCharType="end"/>
      </w:r>
      <w:r w:rsidR="00067092">
        <w:rPr>
          <w:rFonts w:ascii="Arial" w:eastAsia="SimSun" w:hAnsi="Arial" w:cs="Arial"/>
          <w:color w:val="000000"/>
          <w:sz w:val="16"/>
          <w:szCs w:val="16"/>
          <w:lang w:val="en-US" w:eastAsia="zh-CN"/>
        </w:rPr>
        <w:fldChar w:fldCharType="end"/>
      </w:r>
      <w:r w:rsidR="00CF6E6D">
        <w:rPr>
          <w:rFonts w:ascii="Arial" w:eastAsia="SimSun" w:hAnsi="Arial" w:cs="Arial"/>
          <w:color w:val="000000"/>
          <w:sz w:val="16"/>
          <w:szCs w:val="16"/>
          <w:lang w:val="en-US" w:eastAsia="zh-CN"/>
        </w:rPr>
        <w:fldChar w:fldCharType="end"/>
      </w:r>
      <w:r w:rsidR="00E046B7">
        <w:rPr>
          <w:rFonts w:ascii="Arial" w:eastAsia="SimSun" w:hAnsi="Arial" w:cs="Arial"/>
          <w:color w:val="000000"/>
          <w:sz w:val="16"/>
          <w:szCs w:val="16"/>
          <w:lang w:val="en-US" w:eastAsia="zh-CN"/>
        </w:rPr>
        <w:fldChar w:fldCharType="end"/>
      </w:r>
      <w:r w:rsidRPr="00A35DF5">
        <w:rPr>
          <w:rFonts w:ascii="Arial" w:eastAsia="SimSun" w:hAnsi="Arial" w:cs="Arial"/>
          <w:color w:val="000000"/>
          <w:sz w:val="16"/>
          <w:szCs w:val="16"/>
          <w:lang w:val="en-US" w:eastAsia="zh-CN"/>
        </w:rPr>
        <w:t>, by </w:t>
      </w:r>
      <w:r w:rsidRPr="00A35DF5">
        <w:rPr>
          <w:rFonts w:ascii="Arial" w:eastAsia="SimSun" w:hAnsi="Arial" w:cs="Arial"/>
          <w:i/>
          <w:iCs/>
          <w:color w:val="000000"/>
          <w:sz w:val="16"/>
          <w:szCs w:val="16"/>
          <w:lang w:val="en-US" w:eastAsia="zh-CN"/>
        </w:rPr>
        <w:t>PONumPerPEI</w:t>
      </w:r>
    </w:p>
    <w:p w14:paraId="326B7940" w14:textId="77777777" w:rsidR="00F67E9D" w:rsidRPr="00A35DF5" w:rsidRDefault="00F67E9D" w:rsidP="00F67E9D">
      <w:pPr>
        <w:shd w:val="clear" w:color="auto" w:fill="FFFFFF"/>
        <w:ind w:left="1134" w:hanging="1134"/>
        <w:jc w:val="center"/>
        <w:rPr>
          <w:rFonts w:ascii="Arial" w:eastAsia="SimSun" w:hAnsi="Arial" w:cs="Arial"/>
          <w:color w:val="FF0000"/>
          <w:sz w:val="16"/>
          <w:szCs w:val="16"/>
          <w:lang w:val="en-US" w:eastAsia="zh-CN"/>
        </w:rPr>
      </w:pPr>
      <w:r w:rsidRPr="00A35DF5">
        <w:rPr>
          <w:rFonts w:ascii="Arial" w:eastAsia="SimSun" w:hAnsi="Arial" w:cs="Arial"/>
          <w:color w:val="FF0000"/>
          <w:sz w:val="16"/>
          <w:szCs w:val="16"/>
          <w:lang w:val="en-US" w:eastAsia="zh-CN"/>
        </w:rPr>
        <w:t>&lt;Unchanged text omitted&gt;</w:t>
      </w:r>
    </w:p>
    <w:p w14:paraId="60174FC2" w14:textId="77777777" w:rsidR="00F67E9D" w:rsidRPr="00A35DF5" w:rsidRDefault="00F67E9D" w:rsidP="00A35DF5">
      <w:pPr>
        <w:rPr>
          <w:color w:val="FF0000"/>
          <w:sz w:val="22"/>
          <w:szCs w:val="22"/>
          <w:lang w:val="en-US" w:eastAsia="zh-CN"/>
        </w:rPr>
      </w:pPr>
      <w:r w:rsidRPr="00A35DF5">
        <w:rPr>
          <w:color w:val="FF0000"/>
          <w:lang w:val="en-US" w:eastAsia="zh-CN"/>
        </w:rPr>
        <w:t>============================= end of TP==========================================</w:t>
      </w:r>
    </w:p>
    <w:p w14:paraId="4EC46C84" w14:textId="77777777" w:rsidR="00F67E9D" w:rsidRDefault="00F67E9D" w:rsidP="00F67E9D">
      <w:pPr>
        <w:shd w:val="clear" w:color="auto" w:fill="FFFFFF"/>
        <w:rPr>
          <w:rFonts w:eastAsia="DengXian"/>
          <w:lang w:val="en-US" w:eastAsia="zh-CN"/>
        </w:rPr>
      </w:pPr>
    </w:p>
    <w:p w14:paraId="6083D5B3" w14:textId="77777777" w:rsidR="00F67E9D" w:rsidRPr="00253130" w:rsidRDefault="00F67E9D" w:rsidP="00F67E9D">
      <w:pPr>
        <w:shd w:val="clear" w:color="auto" w:fill="FFFFFF"/>
        <w:rPr>
          <w:highlight w:val="green"/>
          <w:lang w:eastAsia="x-none"/>
        </w:rPr>
      </w:pPr>
      <w:r w:rsidRPr="00253130">
        <w:rPr>
          <w:rFonts w:hint="eastAsia"/>
          <w:highlight w:val="green"/>
          <w:lang w:eastAsia="x-none"/>
        </w:rPr>
        <w:t>Agreement</w:t>
      </w:r>
    </w:p>
    <w:p w14:paraId="3CAA1463" w14:textId="77777777" w:rsidR="00F67E9D" w:rsidRPr="00253130" w:rsidRDefault="00F67E9D" w:rsidP="00F67E9D">
      <w:pPr>
        <w:shd w:val="clear" w:color="auto" w:fill="FFFFFF"/>
        <w:rPr>
          <w:lang w:eastAsia="x-none"/>
        </w:rPr>
      </w:pPr>
      <w:r w:rsidRPr="00253130">
        <w:rPr>
          <w:lang w:eastAsia="x-none"/>
        </w:rPr>
        <w:t>TRS-ResourceSetConfig IE does not affect the UE behaviour in CONNECTED mode and can be ignored by UE in CONNECTED mode.</w:t>
      </w:r>
    </w:p>
    <w:p w14:paraId="2D90724E" w14:textId="77777777" w:rsidR="00CC7C72" w:rsidRDefault="00CC7C72" w:rsidP="00CC7C72">
      <w:pPr>
        <w:shd w:val="clear" w:color="auto" w:fill="FFFFFF"/>
        <w:rPr>
          <w:rFonts w:eastAsia="DengXian"/>
          <w:lang w:val="en-US" w:eastAsia="zh-CN"/>
        </w:rPr>
      </w:pPr>
    </w:p>
    <w:p w14:paraId="553E3293" w14:textId="77777777" w:rsidR="00F67E9D" w:rsidRPr="00253130" w:rsidRDefault="00F67E9D" w:rsidP="00F67E9D">
      <w:pPr>
        <w:shd w:val="clear" w:color="auto" w:fill="FFFFFF"/>
        <w:rPr>
          <w:highlight w:val="green"/>
          <w:lang w:eastAsia="x-none"/>
        </w:rPr>
      </w:pPr>
      <w:r w:rsidRPr="00253130">
        <w:rPr>
          <w:rFonts w:hint="eastAsia"/>
          <w:highlight w:val="green"/>
          <w:lang w:eastAsia="x-none"/>
        </w:rPr>
        <w:t>Agreement</w:t>
      </w:r>
    </w:p>
    <w:p w14:paraId="4E27240B" w14:textId="77777777" w:rsidR="00F67E9D" w:rsidRDefault="00F67E9D" w:rsidP="00CF6E6D">
      <w:pPr>
        <w:pStyle w:val="ListParagraph"/>
        <w:numPr>
          <w:ilvl w:val="0"/>
          <w:numId w:val="440"/>
        </w:numPr>
        <w:shd w:val="clear" w:color="auto" w:fill="FFFFFF"/>
        <w:rPr>
          <w:lang w:eastAsia="x-none"/>
        </w:rPr>
      </w:pPr>
      <w:r w:rsidRPr="00253130">
        <w:rPr>
          <w:lang w:eastAsia="x-none"/>
        </w:rPr>
        <w:t xml:space="preserve">Adopt the TP3 </w:t>
      </w:r>
      <w:r>
        <w:rPr>
          <w:lang w:eastAsia="x-none"/>
        </w:rPr>
        <w:t>for</w:t>
      </w:r>
      <w:r w:rsidRPr="00253130">
        <w:rPr>
          <w:lang w:eastAsia="x-none"/>
        </w:rPr>
        <w:t xml:space="preserve"> determin</w:t>
      </w:r>
      <w:r>
        <w:rPr>
          <w:lang w:eastAsia="x-none"/>
        </w:rPr>
        <w:t>ing</w:t>
      </w:r>
      <w:r w:rsidRPr="00253130">
        <w:rPr>
          <w:lang w:eastAsia="x-none"/>
        </w:rPr>
        <w:t xml:space="preserve"> TRS availability indication field length</w:t>
      </w:r>
      <w:r>
        <w:rPr>
          <w:lang w:eastAsia="x-none"/>
        </w:rPr>
        <w:t xml:space="preserve"> to 38.212, clause </w:t>
      </w:r>
      <w:r w:rsidRPr="00253130">
        <w:rPr>
          <w:lang w:eastAsia="x-none"/>
        </w:rPr>
        <w:t>7.3.1.2.1 and clause 7.3.1.3.8.</w:t>
      </w:r>
    </w:p>
    <w:p w14:paraId="2718B520" w14:textId="77777777" w:rsidR="00CC7C72" w:rsidRPr="00A35DF5" w:rsidRDefault="00CC7C72" w:rsidP="00CC7C72">
      <w:pPr>
        <w:rPr>
          <w:color w:val="FF0000"/>
          <w:sz w:val="22"/>
          <w:szCs w:val="22"/>
          <w:lang w:val="en-US" w:eastAsia="zh-CN"/>
        </w:rPr>
      </w:pPr>
      <w:r w:rsidRPr="00A35DF5">
        <w:rPr>
          <w:color w:val="FF0000"/>
          <w:lang w:val="en-US" w:eastAsia="zh-CN"/>
        </w:rPr>
        <w:t>============================= start of TP==========================================</w:t>
      </w:r>
    </w:p>
    <w:p w14:paraId="4D7E96ED" w14:textId="05A866F4" w:rsidR="00F67E9D" w:rsidRPr="00986B18" w:rsidRDefault="00F67E9D" w:rsidP="00986B18">
      <w:pPr>
        <w:shd w:val="clear" w:color="auto" w:fill="FFFFFF"/>
        <w:rPr>
          <w:rFonts w:ascii="Arial" w:hAnsi="Arial" w:cs="Arial"/>
          <w:b/>
          <w:bCs/>
          <w:sz w:val="16"/>
          <w:szCs w:val="16"/>
          <w:lang w:eastAsia="x-none"/>
        </w:rPr>
      </w:pPr>
      <w:r w:rsidRPr="00986B18">
        <w:rPr>
          <w:rFonts w:ascii="Arial" w:hAnsi="Arial" w:cs="Arial"/>
          <w:b/>
          <w:bCs/>
          <w:sz w:val="16"/>
          <w:szCs w:val="16"/>
          <w:lang w:eastAsia="x-none"/>
        </w:rPr>
        <w:t>7.3.1.2.</w:t>
      </w:r>
      <w:r w:rsidR="00CC7C72" w:rsidRPr="00986B18">
        <w:rPr>
          <w:rFonts w:ascii="Arial" w:hAnsi="Arial" w:cs="Arial"/>
          <w:b/>
          <w:bCs/>
          <w:sz w:val="16"/>
          <w:szCs w:val="16"/>
          <w:lang w:eastAsia="x-none"/>
        </w:rPr>
        <w:t>1</w:t>
      </w:r>
      <w:r w:rsidR="00CC7C72" w:rsidRPr="00986B18">
        <w:rPr>
          <w:rFonts w:ascii="Arial" w:hAnsi="Arial" w:cs="Arial"/>
          <w:b/>
          <w:bCs/>
          <w:sz w:val="16"/>
          <w:szCs w:val="16"/>
          <w:lang w:eastAsia="x-none"/>
        </w:rPr>
        <w:tab/>
      </w:r>
      <w:r w:rsidRPr="00986B18">
        <w:rPr>
          <w:rFonts w:ascii="Arial" w:hAnsi="Arial" w:cs="Arial"/>
          <w:b/>
          <w:bCs/>
          <w:sz w:val="16"/>
          <w:szCs w:val="16"/>
          <w:lang w:eastAsia="x-none"/>
        </w:rPr>
        <w:t>Format 1_0</w:t>
      </w:r>
    </w:p>
    <w:p w14:paraId="0C70E575" w14:textId="60C7328A" w:rsidR="00F67E9D" w:rsidRPr="00986B18" w:rsidRDefault="00F67E9D" w:rsidP="00986B18">
      <w:pPr>
        <w:rPr>
          <w:rFonts w:ascii="Arial" w:eastAsia="Microsoft YaHei UI" w:hAnsi="Arial" w:cs="Arial"/>
          <w:color w:val="000000"/>
          <w:sz w:val="16"/>
          <w:szCs w:val="16"/>
        </w:rPr>
      </w:pPr>
      <w:r w:rsidRPr="00986B18">
        <w:rPr>
          <w:rFonts w:ascii="Arial" w:eastAsia="Microsoft YaHei UI" w:hAnsi="Arial" w:cs="Arial"/>
          <w:color w:val="000000"/>
          <w:sz w:val="16"/>
          <w:szCs w:val="16"/>
        </w:rPr>
        <w:t>The</w:t>
      </w:r>
      <w:r w:rsidR="00986B18" w:rsidRPr="00986B18">
        <w:rPr>
          <w:rFonts w:ascii="Arial" w:eastAsia="Microsoft YaHei UI" w:hAnsi="Arial" w:cs="Arial"/>
          <w:color w:val="000000"/>
          <w:sz w:val="16"/>
          <w:szCs w:val="16"/>
        </w:rPr>
        <w:t xml:space="preserve"> </w:t>
      </w:r>
      <w:r w:rsidRPr="00986B18">
        <w:rPr>
          <w:rFonts w:ascii="Arial" w:eastAsia="Microsoft YaHei UI" w:hAnsi="Arial" w:cs="Arial"/>
          <w:color w:val="000000"/>
          <w:sz w:val="16"/>
          <w:szCs w:val="16"/>
        </w:rPr>
        <w:t>following information is transmitted by means of the DCI format 1_0 with CRC scrambled by P-RNTI:</w:t>
      </w:r>
    </w:p>
    <w:p w14:paraId="621F676F" w14:textId="77777777" w:rsidR="00F67E9D" w:rsidRPr="00986B18" w:rsidRDefault="00F67E9D" w:rsidP="00986B18">
      <w:pPr>
        <w:ind w:left="568" w:hanging="284"/>
        <w:jc w:val="center"/>
        <w:rPr>
          <w:rFonts w:ascii="Arial" w:eastAsia="Microsoft YaHei UI" w:hAnsi="Arial" w:cs="Arial"/>
          <w:color w:val="000000"/>
          <w:sz w:val="16"/>
          <w:szCs w:val="16"/>
        </w:rPr>
      </w:pPr>
      <w:r w:rsidRPr="00986B18">
        <w:rPr>
          <w:rFonts w:ascii="Arial" w:eastAsia="Microsoft YaHei UI" w:hAnsi="Arial" w:cs="Arial"/>
          <w:color w:val="FF0000"/>
          <w:sz w:val="16"/>
          <w:szCs w:val="16"/>
        </w:rPr>
        <w:t>&lt; Unchanged parts are omitted &gt;</w:t>
      </w:r>
    </w:p>
    <w:p w14:paraId="69CFF46C" w14:textId="6C26A1E8" w:rsidR="00F67E9D" w:rsidRPr="00986B18" w:rsidRDefault="00F67E9D" w:rsidP="00986B18">
      <w:pPr>
        <w:ind w:left="568" w:hanging="284"/>
        <w:rPr>
          <w:rFonts w:ascii="Arial" w:eastAsia="Microsoft YaHei UI" w:hAnsi="Arial" w:cs="Arial"/>
          <w:color w:val="000000"/>
          <w:sz w:val="16"/>
          <w:szCs w:val="16"/>
        </w:rPr>
      </w:pPr>
      <w:r w:rsidRPr="00986B18">
        <w:rPr>
          <w:rFonts w:ascii="Arial" w:eastAsia="Microsoft YaHei UI" w:hAnsi="Arial" w:cs="Arial"/>
          <w:color w:val="000000"/>
          <w:sz w:val="16"/>
          <w:szCs w:val="16"/>
        </w:rPr>
        <w:t>- TRS availability indication – 1, 2, 3, 4, 5, or 6 bits</w:t>
      </w:r>
      <w:r w:rsidRPr="00986B18">
        <w:rPr>
          <w:rFonts w:ascii="Arial" w:eastAsia="Microsoft YaHei UI" w:hAnsi="Arial" w:cs="Arial"/>
          <w:color w:val="FF0000"/>
          <w:sz w:val="16"/>
          <w:szCs w:val="16"/>
        </w:rPr>
        <w:t>, where the number of bits is equal to one plus the highest value of all the </w:t>
      </w:r>
      <w:r w:rsidRPr="00986B18">
        <w:rPr>
          <w:rFonts w:ascii="Arial" w:eastAsia="Microsoft YaHei UI" w:hAnsi="Arial" w:cs="Arial"/>
          <w:i/>
          <w:iCs/>
          <w:color w:val="FF0000"/>
          <w:sz w:val="16"/>
          <w:szCs w:val="16"/>
        </w:rPr>
        <w:t>indBitID</w:t>
      </w:r>
      <w:r w:rsidRPr="00986B18">
        <w:rPr>
          <w:rFonts w:ascii="Arial" w:eastAsia="Microsoft YaHei UI" w:hAnsi="Arial" w:cs="Arial"/>
          <w:color w:val="FF0000"/>
          <w:sz w:val="16"/>
          <w:szCs w:val="16"/>
        </w:rPr>
        <w:t>(s) provided by</w:t>
      </w:r>
      <w:r w:rsidRPr="00986B18">
        <w:rPr>
          <w:rFonts w:ascii="Arial" w:eastAsia="Microsoft YaHei UI" w:hAnsi="Arial" w:cs="Arial"/>
          <w:color w:val="000000"/>
          <w:sz w:val="16"/>
          <w:szCs w:val="16"/>
        </w:rPr>
        <w:t> </w:t>
      </w:r>
      <w:r w:rsidRPr="00986B18">
        <w:rPr>
          <w:rFonts w:ascii="Arial" w:eastAsia="Microsoft YaHei UI" w:hAnsi="Arial" w:cs="Arial"/>
          <w:color w:val="FF0000"/>
          <w:sz w:val="16"/>
          <w:szCs w:val="16"/>
        </w:rPr>
        <w:t>the </w:t>
      </w:r>
      <w:r w:rsidRPr="00986B18">
        <w:rPr>
          <w:rFonts w:ascii="Arial" w:eastAsia="Microsoft YaHei UI" w:hAnsi="Arial" w:cs="Arial"/>
          <w:i/>
          <w:iCs/>
          <w:color w:val="FF0000"/>
          <w:sz w:val="16"/>
          <w:szCs w:val="16"/>
        </w:rPr>
        <w:t>TRS-ResourceSetConfig</w:t>
      </w:r>
      <w:r w:rsidRPr="00986B18">
        <w:rPr>
          <w:rFonts w:ascii="Arial" w:eastAsia="Microsoft YaHei UI" w:hAnsi="Arial" w:cs="Arial"/>
          <w:color w:val="FF0000"/>
          <w:sz w:val="16"/>
          <w:szCs w:val="16"/>
          <w:u w:val="single"/>
        </w:rPr>
        <w:t> </w:t>
      </w:r>
      <w:r w:rsidRPr="00986B18">
        <w:rPr>
          <w:rFonts w:ascii="Arial" w:eastAsia="Microsoft YaHei UI" w:hAnsi="Arial" w:cs="Arial"/>
          <w:color w:val="000000"/>
          <w:sz w:val="16"/>
          <w:szCs w:val="16"/>
        </w:rPr>
        <w:t>if </w:t>
      </w:r>
      <w:r w:rsidRPr="00986B18">
        <w:rPr>
          <w:rFonts w:ascii="Arial" w:eastAsia="Microsoft YaHei UI" w:hAnsi="Arial" w:cs="Arial"/>
          <w:i/>
          <w:iCs/>
          <w:strike/>
          <w:color w:val="FF0000"/>
          <w:sz w:val="16"/>
          <w:szCs w:val="16"/>
        </w:rPr>
        <w:t>TRS-ResourceSetConfig </w:t>
      </w:r>
      <w:r w:rsidRPr="00986B18">
        <w:rPr>
          <w:rFonts w:ascii="Arial" w:eastAsia="Microsoft YaHei UI" w:hAnsi="Arial" w:cs="Arial"/>
          <w:strike/>
          <w:color w:val="FF0000"/>
          <w:sz w:val="16"/>
          <w:szCs w:val="16"/>
        </w:rPr>
        <w:t>is</w:t>
      </w:r>
      <w:r w:rsidRPr="00986B18">
        <w:rPr>
          <w:rFonts w:ascii="Arial" w:eastAsia="Microsoft YaHei UI" w:hAnsi="Arial" w:cs="Arial"/>
          <w:color w:val="FF0000"/>
          <w:sz w:val="16"/>
          <w:szCs w:val="16"/>
        </w:rPr>
        <w:t> </w:t>
      </w:r>
      <w:r w:rsidRPr="00986B18">
        <w:rPr>
          <w:rFonts w:ascii="Arial" w:eastAsia="Microsoft YaHei UI" w:hAnsi="Arial" w:cs="Arial"/>
          <w:color w:val="000000"/>
          <w:sz w:val="16"/>
          <w:szCs w:val="16"/>
        </w:rPr>
        <w:t>configured; 0 bits otherwise.</w:t>
      </w:r>
    </w:p>
    <w:p w14:paraId="69E0D109" w14:textId="1E6FFE7E" w:rsidR="00F67E9D" w:rsidRPr="00986B18" w:rsidRDefault="00F67E9D" w:rsidP="00986B18">
      <w:pPr>
        <w:ind w:left="568" w:hanging="284"/>
        <w:rPr>
          <w:rFonts w:ascii="Arial" w:eastAsia="Microsoft YaHei UI" w:hAnsi="Arial" w:cs="Arial"/>
          <w:color w:val="000000"/>
          <w:sz w:val="16"/>
          <w:szCs w:val="16"/>
        </w:rPr>
      </w:pPr>
      <w:r w:rsidRPr="00986B18">
        <w:rPr>
          <w:rFonts w:ascii="Arial" w:eastAsia="Microsoft YaHei UI" w:hAnsi="Arial" w:cs="Arial"/>
          <w:color w:val="000000"/>
          <w:sz w:val="16"/>
          <w:szCs w:val="16"/>
        </w:rPr>
        <w:t>- Reserved bits – (8 – </w:t>
      </w:r>
      <w:r w:rsidRPr="00986B18">
        <w:rPr>
          <w:rFonts w:ascii="Arial" w:eastAsia="Microsoft YaHei UI" w:hAnsi="Arial" w:cs="Arial"/>
          <w:i/>
          <w:iCs/>
          <w:color w:val="000000"/>
          <w:sz w:val="16"/>
          <w:szCs w:val="16"/>
        </w:rPr>
        <w:t>M</w:t>
      </w:r>
      <w:r w:rsidRPr="00986B18">
        <w:rPr>
          <w:rFonts w:ascii="Arial" w:eastAsia="Microsoft YaHei UI" w:hAnsi="Arial" w:cs="Arial"/>
          <w:color w:val="000000"/>
          <w:sz w:val="16"/>
          <w:szCs w:val="16"/>
        </w:rPr>
        <w:t>) bits for operation in a cell with shared spectrum channel access in frequency range 1 or for operation in a cell in frequency range 2-2; (6 – </w:t>
      </w:r>
      <w:r w:rsidRPr="00986B18">
        <w:rPr>
          <w:rFonts w:ascii="Arial" w:eastAsia="Microsoft YaHei UI" w:hAnsi="Arial" w:cs="Arial"/>
          <w:i/>
          <w:iCs/>
          <w:color w:val="000000"/>
          <w:sz w:val="16"/>
          <w:szCs w:val="16"/>
        </w:rPr>
        <w:t>M</w:t>
      </w:r>
      <w:r w:rsidRPr="00986B18">
        <w:rPr>
          <w:rFonts w:ascii="Arial" w:eastAsia="Microsoft YaHei UI" w:hAnsi="Arial" w:cs="Arial"/>
          <w:color w:val="000000"/>
          <w:sz w:val="16"/>
          <w:szCs w:val="16"/>
        </w:rPr>
        <w:t>) bits for operation in a cell without shared spectrum channel access, where the value of </w:t>
      </w:r>
      <w:r w:rsidRPr="00986B18">
        <w:rPr>
          <w:rFonts w:ascii="Arial" w:eastAsia="Microsoft YaHei UI" w:hAnsi="Arial" w:cs="Arial"/>
          <w:i/>
          <w:iCs/>
          <w:color w:val="000000"/>
          <w:sz w:val="16"/>
          <w:szCs w:val="16"/>
        </w:rPr>
        <w:t>M</w:t>
      </w:r>
      <w:r w:rsidRPr="00986B18">
        <w:rPr>
          <w:rFonts w:ascii="Arial" w:eastAsia="Microsoft YaHei UI" w:hAnsi="Arial" w:cs="Arial"/>
          <w:color w:val="000000"/>
          <w:sz w:val="16"/>
          <w:szCs w:val="16"/>
        </w:rPr>
        <w:t> is the number of bits for the field of 'TRS availability indication' as defined above.</w:t>
      </w:r>
    </w:p>
    <w:p w14:paraId="2E72400E" w14:textId="77777777" w:rsidR="00986B18" w:rsidRPr="00986B18" w:rsidRDefault="00986B18" w:rsidP="00986B18">
      <w:pPr>
        <w:ind w:left="568" w:hanging="284"/>
        <w:jc w:val="center"/>
        <w:rPr>
          <w:rFonts w:ascii="Arial" w:eastAsia="Microsoft YaHei UI" w:hAnsi="Arial" w:cs="Arial"/>
          <w:color w:val="000000"/>
          <w:sz w:val="16"/>
          <w:szCs w:val="16"/>
        </w:rPr>
      </w:pPr>
      <w:r w:rsidRPr="00986B18">
        <w:rPr>
          <w:rFonts w:ascii="Arial" w:eastAsia="Microsoft YaHei UI" w:hAnsi="Arial" w:cs="Arial"/>
          <w:color w:val="FF0000"/>
          <w:sz w:val="16"/>
          <w:szCs w:val="16"/>
        </w:rPr>
        <w:t>&lt; Unchanged parts are omitted &gt;</w:t>
      </w:r>
    </w:p>
    <w:p w14:paraId="1B370350" w14:textId="65E1813C" w:rsidR="00F67E9D" w:rsidRPr="00986B18" w:rsidRDefault="00F67E9D" w:rsidP="00986B18">
      <w:pPr>
        <w:shd w:val="clear" w:color="auto" w:fill="FFFFFF"/>
        <w:rPr>
          <w:rFonts w:ascii="Arial" w:hAnsi="Arial" w:cs="Arial"/>
          <w:b/>
          <w:bCs/>
          <w:sz w:val="16"/>
          <w:szCs w:val="16"/>
          <w:lang w:eastAsia="x-none"/>
        </w:rPr>
      </w:pPr>
      <w:r w:rsidRPr="00986B18">
        <w:rPr>
          <w:rFonts w:ascii="Arial" w:hAnsi="Arial" w:cs="Arial"/>
          <w:b/>
          <w:bCs/>
          <w:sz w:val="16"/>
          <w:szCs w:val="16"/>
          <w:lang w:eastAsia="x-none"/>
        </w:rPr>
        <w:t>7.3.1.3.8</w:t>
      </w:r>
      <w:r w:rsidR="00986B18" w:rsidRPr="00986B18">
        <w:rPr>
          <w:rFonts w:ascii="Arial" w:hAnsi="Arial" w:cs="Arial"/>
          <w:b/>
          <w:bCs/>
          <w:sz w:val="16"/>
          <w:szCs w:val="16"/>
          <w:lang w:eastAsia="x-none"/>
        </w:rPr>
        <w:tab/>
      </w:r>
      <w:r w:rsidRPr="00986B18">
        <w:rPr>
          <w:rFonts w:ascii="Arial" w:hAnsi="Arial" w:cs="Arial"/>
          <w:b/>
          <w:bCs/>
          <w:sz w:val="16"/>
          <w:szCs w:val="16"/>
          <w:lang w:eastAsia="x-none"/>
        </w:rPr>
        <w:t>Format 2_7</w:t>
      </w:r>
    </w:p>
    <w:p w14:paraId="2886D660" w14:textId="77777777" w:rsidR="00F67E9D" w:rsidRPr="00986B18" w:rsidRDefault="00F67E9D" w:rsidP="00986B18">
      <w:pPr>
        <w:rPr>
          <w:rFonts w:ascii="Arial" w:eastAsia="Microsoft YaHei UI" w:hAnsi="Arial" w:cs="Arial"/>
          <w:color w:val="000000"/>
          <w:sz w:val="16"/>
          <w:szCs w:val="16"/>
        </w:rPr>
      </w:pPr>
      <w:r w:rsidRPr="00986B18">
        <w:rPr>
          <w:rFonts w:ascii="Arial" w:eastAsia="Microsoft YaHei UI" w:hAnsi="Arial" w:cs="Arial"/>
          <w:color w:val="000000"/>
          <w:sz w:val="16"/>
          <w:szCs w:val="16"/>
        </w:rPr>
        <w:t>The following information is transmitted by means of the DCI format 2_7 with CRC scrambled by PEI-RNTI:</w:t>
      </w:r>
    </w:p>
    <w:p w14:paraId="57DAF132" w14:textId="77777777" w:rsidR="00F67E9D" w:rsidRPr="00986B18" w:rsidRDefault="00F67E9D" w:rsidP="00986B18">
      <w:pPr>
        <w:pStyle w:val="b100"/>
        <w:spacing w:before="0" w:beforeAutospacing="0" w:after="0" w:afterAutospacing="0" w:line="210" w:lineRule="atLeast"/>
        <w:ind w:left="568" w:hanging="284"/>
        <w:jc w:val="center"/>
        <w:rPr>
          <w:rFonts w:ascii="Arial" w:eastAsia="Microsoft YaHei UI" w:hAnsi="Arial" w:cs="Arial"/>
          <w:color w:val="000000"/>
          <w:sz w:val="16"/>
          <w:szCs w:val="16"/>
        </w:rPr>
      </w:pPr>
      <w:r w:rsidRPr="00986B18">
        <w:rPr>
          <w:rFonts w:ascii="Arial" w:eastAsia="Microsoft YaHei UI" w:hAnsi="Arial" w:cs="Arial"/>
          <w:color w:val="FF0000"/>
          <w:sz w:val="16"/>
          <w:szCs w:val="16"/>
        </w:rPr>
        <w:t>&lt; Unchanged parts are omitted &gt;</w:t>
      </w:r>
    </w:p>
    <w:p w14:paraId="05640095" w14:textId="3D6C890D" w:rsidR="00F67E9D" w:rsidRPr="00986B18" w:rsidRDefault="00F67E9D" w:rsidP="00986B18">
      <w:pPr>
        <w:pStyle w:val="b100"/>
        <w:spacing w:before="0" w:beforeAutospacing="0" w:after="0" w:afterAutospacing="0" w:line="210" w:lineRule="atLeast"/>
        <w:ind w:left="568" w:hanging="284"/>
        <w:jc w:val="both"/>
        <w:rPr>
          <w:rFonts w:ascii="Arial" w:eastAsia="Microsoft YaHei UI" w:hAnsi="Arial" w:cs="Arial"/>
          <w:color w:val="000000"/>
          <w:sz w:val="16"/>
          <w:szCs w:val="16"/>
        </w:rPr>
      </w:pPr>
      <w:r w:rsidRPr="00986B18">
        <w:rPr>
          <w:rFonts w:ascii="Arial" w:eastAsia="Microsoft YaHei UI" w:hAnsi="Arial" w:cs="Arial"/>
          <w:color w:val="000000"/>
          <w:sz w:val="16"/>
          <w:szCs w:val="16"/>
        </w:rPr>
        <w:t>- TRS availability indication – 1, 2, 3, 4, 5, or 6 bits</w:t>
      </w:r>
      <w:r w:rsidRPr="00986B18">
        <w:rPr>
          <w:rFonts w:ascii="Arial" w:eastAsia="Microsoft YaHei UI" w:hAnsi="Arial" w:cs="Arial"/>
          <w:color w:val="FF0000"/>
          <w:sz w:val="16"/>
          <w:szCs w:val="16"/>
        </w:rPr>
        <w:t>, where the number of bits is equal to one plus the highest value of all the </w:t>
      </w:r>
      <w:r w:rsidRPr="00986B18">
        <w:rPr>
          <w:rFonts w:ascii="Arial" w:eastAsia="Microsoft YaHei UI" w:hAnsi="Arial" w:cs="Arial"/>
          <w:i/>
          <w:iCs/>
          <w:color w:val="FF0000"/>
          <w:sz w:val="16"/>
          <w:szCs w:val="16"/>
        </w:rPr>
        <w:t>indBitID</w:t>
      </w:r>
      <w:r w:rsidRPr="00986B18">
        <w:rPr>
          <w:rFonts w:ascii="Arial" w:eastAsia="Microsoft YaHei UI" w:hAnsi="Arial" w:cs="Arial"/>
          <w:color w:val="FF0000"/>
          <w:sz w:val="16"/>
          <w:szCs w:val="16"/>
        </w:rPr>
        <w:t>(s) provided by</w:t>
      </w:r>
      <w:r w:rsidRPr="00986B18">
        <w:rPr>
          <w:rFonts w:ascii="Arial" w:eastAsia="Microsoft YaHei UI" w:hAnsi="Arial" w:cs="Arial"/>
          <w:color w:val="000000"/>
          <w:sz w:val="16"/>
          <w:szCs w:val="16"/>
        </w:rPr>
        <w:t> </w:t>
      </w:r>
      <w:r w:rsidRPr="00986B18">
        <w:rPr>
          <w:rFonts w:ascii="Arial" w:eastAsia="Microsoft YaHei UI" w:hAnsi="Arial" w:cs="Arial"/>
          <w:color w:val="FF0000"/>
          <w:sz w:val="16"/>
          <w:szCs w:val="16"/>
        </w:rPr>
        <w:t>the </w:t>
      </w:r>
      <w:r w:rsidRPr="00986B18">
        <w:rPr>
          <w:rFonts w:ascii="Arial" w:eastAsia="Microsoft YaHei UI" w:hAnsi="Arial" w:cs="Arial"/>
          <w:i/>
          <w:iCs/>
          <w:color w:val="FF0000"/>
          <w:sz w:val="16"/>
          <w:szCs w:val="16"/>
        </w:rPr>
        <w:t>TRS-ResourceSetConfig</w:t>
      </w:r>
      <w:r w:rsidRPr="00986B18">
        <w:rPr>
          <w:rFonts w:ascii="Arial" w:eastAsia="Microsoft YaHei UI" w:hAnsi="Arial" w:cs="Arial"/>
          <w:color w:val="000000"/>
          <w:sz w:val="16"/>
          <w:szCs w:val="16"/>
        </w:rPr>
        <w:t> if </w:t>
      </w:r>
      <w:r w:rsidRPr="00986B18">
        <w:rPr>
          <w:rFonts w:ascii="Arial" w:eastAsia="Microsoft YaHei UI" w:hAnsi="Arial" w:cs="Arial"/>
          <w:i/>
          <w:iCs/>
          <w:strike/>
          <w:color w:val="FF0000"/>
          <w:sz w:val="16"/>
          <w:szCs w:val="16"/>
        </w:rPr>
        <w:t>TRS-ResourceSetConfig </w:t>
      </w:r>
      <w:r w:rsidRPr="00986B18">
        <w:rPr>
          <w:rFonts w:ascii="Arial" w:eastAsia="Microsoft YaHei UI" w:hAnsi="Arial" w:cs="Arial"/>
          <w:strike/>
          <w:color w:val="FF0000"/>
          <w:sz w:val="16"/>
          <w:szCs w:val="16"/>
        </w:rPr>
        <w:t>is</w:t>
      </w:r>
      <w:r w:rsidRPr="00986B18">
        <w:rPr>
          <w:rFonts w:ascii="Arial" w:eastAsia="Microsoft YaHei UI" w:hAnsi="Arial" w:cs="Arial"/>
          <w:color w:val="000000"/>
          <w:sz w:val="16"/>
          <w:szCs w:val="16"/>
        </w:rPr>
        <w:t> configured; 0 bits otherwise.</w:t>
      </w:r>
    </w:p>
    <w:p w14:paraId="5A68CF92" w14:textId="77777777" w:rsidR="00986B18" w:rsidRPr="00A35DF5" w:rsidRDefault="00986B18" w:rsidP="00986B18">
      <w:pPr>
        <w:rPr>
          <w:color w:val="FF0000"/>
          <w:sz w:val="22"/>
          <w:szCs w:val="22"/>
          <w:lang w:val="en-US" w:eastAsia="zh-CN"/>
        </w:rPr>
      </w:pPr>
      <w:r w:rsidRPr="00A35DF5">
        <w:rPr>
          <w:color w:val="FF0000"/>
          <w:lang w:val="en-US" w:eastAsia="zh-CN"/>
        </w:rPr>
        <w:t>============================= end of TP==========================================</w:t>
      </w:r>
    </w:p>
    <w:p w14:paraId="374C4F6D" w14:textId="320D8B2B" w:rsidR="00F67E9D" w:rsidRDefault="00F67E9D" w:rsidP="00986B18">
      <w:pPr>
        <w:rPr>
          <w:rFonts w:ascii="Times New Roman" w:hAnsi="Times New Roman"/>
          <w:szCs w:val="20"/>
        </w:rPr>
      </w:pPr>
    </w:p>
    <w:p w14:paraId="6AAF0897" w14:textId="0BF51CCE" w:rsidR="0045480C" w:rsidRPr="0045480C" w:rsidRDefault="001B5688" w:rsidP="0045480C">
      <w:pPr>
        <w:rPr>
          <w:b/>
          <w:bCs/>
          <w:lang w:eastAsia="x-none"/>
        </w:rPr>
      </w:pPr>
      <w:hyperlink r:id="rId940" w:history="1">
        <w:r w:rsidR="000B5C49">
          <w:rPr>
            <w:rStyle w:val="Hyperlink"/>
            <w:b/>
            <w:bCs/>
            <w:lang w:eastAsia="x-none"/>
          </w:rPr>
          <w:t>R1-2205477</w:t>
        </w:r>
      </w:hyperlink>
      <w:r w:rsidR="0045480C" w:rsidRPr="0045480C">
        <w:rPr>
          <w:b/>
          <w:bCs/>
          <w:lang w:eastAsia="x-none"/>
        </w:rPr>
        <w:tab/>
        <w:t>Summary#2 of maintenance on idle/inactive UE power saving enhancements</w:t>
      </w:r>
      <w:r w:rsidR="0045480C" w:rsidRPr="0045480C">
        <w:rPr>
          <w:b/>
          <w:bCs/>
          <w:lang w:eastAsia="x-none"/>
        </w:rPr>
        <w:tab/>
        <w:t>Moderator (MediaTek)</w:t>
      </w:r>
    </w:p>
    <w:p w14:paraId="4FF3FD7F" w14:textId="5B5F97D0" w:rsidR="00986B18" w:rsidRPr="005B556A" w:rsidRDefault="00986B18" w:rsidP="00986B18">
      <w:pPr>
        <w:kinsoku w:val="0"/>
        <w:spacing w:line="220" w:lineRule="exact"/>
        <w:rPr>
          <w:rFonts w:ascii="Times New Roman" w:hAnsi="Times New Roman"/>
          <w:bCs/>
          <w:lang w:eastAsia="x-none"/>
        </w:rPr>
      </w:pPr>
      <w:r w:rsidRPr="005B556A">
        <w:rPr>
          <w:rFonts w:ascii="Times New Roman" w:hAnsi="Times New Roman"/>
          <w:b/>
          <w:lang w:eastAsia="x-none"/>
        </w:rPr>
        <w:t>Decision:</w:t>
      </w:r>
      <w:r w:rsidRPr="005B556A">
        <w:rPr>
          <w:rFonts w:ascii="Times New Roman" w:hAnsi="Times New Roman"/>
          <w:bCs/>
          <w:lang w:eastAsia="x-none"/>
        </w:rPr>
        <w:t xml:space="preserve"> As per email decision posted on May </w:t>
      </w:r>
      <w:r>
        <w:rPr>
          <w:rFonts w:ascii="Times New Roman" w:hAnsi="Times New Roman"/>
          <w:bCs/>
          <w:lang w:eastAsia="x-none"/>
        </w:rPr>
        <w:t>19</w:t>
      </w:r>
      <w:r w:rsidRPr="000D7D1B">
        <w:rPr>
          <w:rFonts w:ascii="Times New Roman" w:hAnsi="Times New Roman"/>
          <w:bCs/>
          <w:vertAlign w:val="superscript"/>
          <w:lang w:eastAsia="x-none"/>
        </w:rPr>
        <w:t>th</w:t>
      </w:r>
      <w:r>
        <w:rPr>
          <w:rFonts w:ascii="Times New Roman" w:hAnsi="Times New Roman"/>
          <w:bCs/>
          <w:lang w:eastAsia="x-none"/>
        </w:rPr>
        <w:t>,</w:t>
      </w:r>
    </w:p>
    <w:p w14:paraId="058FC73E" w14:textId="77777777" w:rsidR="00F67E9D" w:rsidRPr="00986B18" w:rsidRDefault="00F67E9D" w:rsidP="00986B18">
      <w:pPr>
        <w:rPr>
          <w:rFonts w:ascii="Times New Roman" w:eastAsia="DengXian" w:hAnsi="Times New Roman"/>
          <w:color w:val="000000"/>
          <w:szCs w:val="20"/>
          <w:highlight w:val="green"/>
          <w:lang w:eastAsia="zh-CN"/>
        </w:rPr>
      </w:pPr>
      <w:r w:rsidRPr="00986B18">
        <w:rPr>
          <w:rFonts w:ascii="Times New Roman" w:eastAsia="DengXian" w:hAnsi="Times New Roman"/>
          <w:color w:val="000000"/>
          <w:szCs w:val="20"/>
          <w:highlight w:val="green"/>
          <w:lang w:eastAsia="zh-CN"/>
        </w:rPr>
        <w:t>Agreement</w:t>
      </w:r>
    </w:p>
    <w:p w14:paraId="77DB434D" w14:textId="77777777" w:rsidR="00F67E9D" w:rsidRPr="00986B18" w:rsidRDefault="00F67E9D" w:rsidP="00986B18">
      <w:pPr>
        <w:rPr>
          <w:rFonts w:ascii="Times New Roman" w:eastAsia="SimSun" w:hAnsi="Times New Roman"/>
          <w:color w:val="000000"/>
          <w:szCs w:val="20"/>
          <w:lang w:val="en-US" w:eastAsia="zh-CN"/>
        </w:rPr>
      </w:pPr>
      <w:r w:rsidRPr="00986B18">
        <w:rPr>
          <w:rFonts w:ascii="Times New Roman" w:eastAsia="SimSun" w:hAnsi="Times New Roman"/>
          <w:color w:val="000000"/>
          <w:szCs w:val="20"/>
          <w:lang w:val="en-US" w:eastAsia="zh-CN"/>
        </w:rPr>
        <w:t>For alignment with the following RAN2 agreements,</w:t>
      </w:r>
    </w:p>
    <w:tbl>
      <w:tblPr>
        <w:tblW w:w="0" w:type="auto"/>
        <w:tblInd w:w="118" w:type="dxa"/>
        <w:shd w:val="clear" w:color="auto" w:fill="FFFFFF"/>
        <w:tblCellMar>
          <w:left w:w="0" w:type="dxa"/>
          <w:right w:w="0" w:type="dxa"/>
        </w:tblCellMar>
        <w:tblLook w:val="04A0" w:firstRow="1" w:lastRow="0" w:firstColumn="1" w:lastColumn="0" w:noHBand="0" w:noVBand="1"/>
      </w:tblPr>
      <w:tblGrid>
        <w:gridCol w:w="10329"/>
      </w:tblGrid>
      <w:tr w:rsidR="00F67E9D" w:rsidRPr="00986B18" w14:paraId="3986CB70" w14:textId="77777777" w:rsidTr="00986B18">
        <w:trPr>
          <w:trHeight w:val="20"/>
        </w:trPr>
        <w:tc>
          <w:tcPr>
            <w:tcW w:w="1045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1B1E080" w14:textId="77777777" w:rsidR="00F67E9D" w:rsidRPr="00986B18" w:rsidRDefault="00F67E9D" w:rsidP="00986B18">
            <w:pPr>
              <w:spacing w:line="212" w:lineRule="atLeast"/>
              <w:jc w:val="both"/>
              <w:rPr>
                <w:rFonts w:ascii="Arial" w:eastAsia="Microsoft YaHei UI" w:hAnsi="Arial" w:cs="Arial"/>
                <w:color w:val="000000"/>
                <w:sz w:val="16"/>
                <w:szCs w:val="16"/>
                <w:lang w:val="en-US" w:eastAsia="zh-CN"/>
              </w:rPr>
            </w:pPr>
            <w:r w:rsidRPr="00986B18">
              <w:rPr>
                <w:rFonts w:ascii="Arial" w:eastAsia="Microsoft YaHei UI" w:hAnsi="Arial" w:cs="Arial"/>
                <w:color w:val="000000"/>
                <w:sz w:val="16"/>
                <w:szCs w:val="16"/>
                <w:lang w:eastAsia="zh-CN"/>
              </w:rPr>
              <w:t>(RAN2#117-e)</w:t>
            </w:r>
          </w:p>
          <w:p w14:paraId="0FFE6E56" w14:textId="33EBB60E" w:rsidR="00F67E9D" w:rsidRPr="00986B18" w:rsidRDefault="00F67E9D" w:rsidP="00986B18">
            <w:pPr>
              <w:pStyle w:val="ListParagraph"/>
              <w:numPr>
                <w:ilvl w:val="0"/>
                <w:numId w:val="65"/>
              </w:numPr>
              <w:spacing w:after="0" w:line="210" w:lineRule="atLeast"/>
              <w:jc w:val="both"/>
              <w:rPr>
                <w:rFonts w:ascii="Arial" w:eastAsia="Microsoft YaHei UI" w:hAnsi="Arial" w:cs="Arial"/>
                <w:color w:val="000000"/>
                <w:sz w:val="16"/>
                <w:szCs w:val="16"/>
                <w:lang w:val="en-US" w:eastAsia="zh-CN"/>
              </w:rPr>
            </w:pPr>
            <w:r w:rsidRPr="00986B18">
              <w:rPr>
                <w:rFonts w:ascii="Arial" w:eastAsia="Microsoft YaHei UI" w:hAnsi="Arial" w:cs="Arial"/>
                <w:color w:val="000000"/>
                <w:sz w:val="16"/>
                <w:szCs w:val="16"/>
                <w:lang w:eastAsia="zh-CN"/>
              </w:rPr>
              <w:t>RAN2 confirms that “PEI without subgrouping” can be implemented by configuring PEI plus UEID subgrouping with one subgroup.</w:t>
            </w:r>
          </w:p>
          <w:p w14:paraId="2EDB98EF" w14:textId="4543295A" w:rsidR="00F67E9D" w:rsidRPr="00986B18" w:rsidRDefault="00F67E9D" w:rsidP="00986B18">
            <w:pPr>
              <w:pStyle w:val="ListParagraph"/>
              <w:numPr>
                <w:ilvl w:val="0"/>
                <w:numId w:val="65"/>
              </w:numPr>
              <w:spacing w:after="0"/>
              <w:rPr>
                <w:rFonts w:ascii="Arial" w:eastAsia="Microsoft YaHei UI" w:hAnsi="Arial" w:cs="Arial"/>
                <w:color w:val="000000"/>
                <w:sz w:val="16"/>
                <w:szCs w:val="16"/>
                <w:lang w:val="en-US" w:eastAsia="zh-CN"/>
              </w:rPr>
            </w:pPr>
            <w:r w:rsidRPr="00986B18">
              <w:rPr>
                <w:rFonts w:ascii="Arial" w:eastAsia="Microsoft YaHei UI" w:hAnsi="Arial" w:cs="Arial"/>
                <w:color w:val="000000"/>
                <w:sz w:val="16"/>
                <w:szCs w:val="16"/>
                <w:lang w:eastAsia="zh-CN"/>
              </w:rPr>
              <w:t>PEI without subgrouping” can be configured by only one method.</w:t>
            </w:r>
          </w:p>
        </w:tc>
      </w:tr>
      <w:tr w:rsidR="00F67E9D" w:rsidRPr="00986B18" w14:paraId="22995A11" w14:textId="77777777" w:rsidTr="00986B18">
        <w:trPr>
          <w:trHeight w:val="20"/>
        </w:trPr>
        <w:tc>
          <w:tcPr>
            <w:tcW w:w="1045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3374D86" w14:textId="77777777" w:rsidR="00F67E9D" w:rsidRPr="00986B18" w:rsidRDefault="00F67E9D" w:rsidP="00986B18">
            <w:pPr>
              <w:spacing w:line="212" w:lineRule="atLeast"/>
              <w:jc w:val="both"/>
              <w:rPr>
                <w:rFonts w:ascii="Arial" w:eastAsia="Microsoft YaHei UI" w:hAnsi="Arial" w:cs="Arial"/>
                <w:color w:val="000000"/>
                <w:sz w:val="16"/>
                <w:szCs w:val="16"/>
                <w:lang w:val="en-US" w:eastAsia="zh-CN"/>
              </w:rPr>
            </w:pPr>
            <w:r w:rsidRPr="00986B18">
              <w:rPr>
                <w:rFonts w:ascii="Arial" w:eastAsia="Microsoft YaHei UI" w:hAnsi="Arial" w:cs="Arial"/>
                <w:color w:val="000000"/>
                <w:sz w:val="16"/>
                <w:szCs w:val="16"/>
                <w:lang w:eastAsia="zh-CN"/>
              </w:rPr>
              <w:t>(RAN2#118-e)</w:t>
            </w:r>
          </w:p>
          <w:p w14:paraId="7BA5CC3E" w14:textId="51B3A4E5" w:rsidR="00F67E9D" w:rsidRPr="00986B18" w:rsidRDefault="00F67E9D" w:rsidP="00986B18">
            <w:pPr>
              <w:pStyle w:val="ListParagraph"/>
              <w:numPr>
                <w:ilvl w:val="0"/>
                <w:numId w:val="65"/>
              </w:numPr>
              <w:spacing w:after="0" w:line="210" w:lineRule="atLeast"/>
              <w:jc w:val="both"/>
              <w:rPr>
                <w:rFonts w:ascii="Arial" w:eastAsia="Microsoft YaHei UI" w:hAnsi="Arial" w:cs="Arial"/>
                <w:color w:val="000000"/>
                <w:sz w:val="16"/>
                <w:szCs w:val="16"/>
                <w:lang w:val="en-US" w:eastAsia="zh-CN"/>
              </w:rPr>
            </w:pPr>
            <w:r w:rsidRPr="00986B18">
              <w:rPr>
                <w:rFonts w:ascii="Arial" w:eastAsia="Microsoft YaHei UI" w:hAnsi="Arial" w:cs="Arial"/>
                <w:color w:val="000000"/>
                <w:sz w:val="16"/>
                <w:szCs w:val="16"/>
                <w:lang w:eastAsia="zh-CN"/>
              </w:rPr>
              <w:t>Keep RAN2 agreement that “PEI without subgrouping” can only be implemented by configuring PEI plus UEID subgrouping with one subgroup. Clarify that there is always at least one subgroup whenever PEI is configured. Consider to rephrase the field descriptions of </w:t>
            </w:r>
            <w:r w:rsidRPr="00986B18">
              <w:rPr>
                <w:rFonts w:ascii="Arial" w:eastAsia="Microsoft YaHei UI" w:hAnsi="Arial" w:cs="Arial"/>
                <w:i/>
                <w:iCs/>
                <w:color w:val="000000"/>
                <w:sz w:val="16"/>
                <w:szCs w:val="16"/>
                <w:lang w:eastAsia="zh-CN"/>
              </w:rPr>
              <w:t>subgroupsNumPerPO</w:t>
            </w:r>
            <w:r w:rsidRPr="00986B18">
              <w:rPr>
                <w:rFonts w:ascii="Arial" w:eastAsia="Microsoft YaHei UI" w:hAnsi="Arial" w:cs="Arial"/>
                <w:color w:val="000000"/>
                <w:sz w:val="16"/>
                <w:szCs w:val="16"/>
                <w:lang w:eastAsia="zh-CN"/>
              </w:rPr>
              <w:t> and </w:t>
            </w:r>
            <w:r w:rsidRPr="00986B18">
              <w:rPr>
                <w:rFonts w:ascii="Arial" w:eastAsia="Microsoft YaHei UI" w:hAnsi="Arial" w:cs="Arial"/>
                <w:i/>
                <w:iCs/>
                <w:color w:val="000000"/>
                <w:sz w:val="16"/>
                <w:szCs w:val="16"/>
                <w:lang w:eastAsia="zh-CN"/>
              </w:rPr>
              <w:t>subgroupsNumForUEID</w:t>
            </w:r>
            <w:r w:rsidRPr="00986B18">
              <w:rPr>
                <w:rFonts w:ascii="Arial" w:eastAsia="Microsoft YaHei UI" w:hAnsi="Arial" w:cs="Arial"/>
                <w:color w:val="000000"/>
                <w:sz w:val="16"/>
                <w:szCs w:val="16"/>
                <w:lang w:eastAsia="zh-CN"/>
              </w:rPr>
              <w:t> to reflect this (details for CR discussion).</w:t>
            </w:r>
          </w:p>
        </w:tc>
      </w:tr>
    </w:tbl>
    <w:p w14:paraId="3EDCF78F" w14:textId="59FF6F3F" w:rsidR="00F67E9D" w:rsidRPr="00986B18" w:rsidRDefault="00F67E9D" w:rsidP="00F67E9D">
      <w:pPr>
        <w:shd w:val="clear" w:color="auto" w:fill="FFFFFF"/>
        <w:rPr>
          <w:rFonts w:ascii="Times New Roman" w:eastAsia="SimSun" w:hAnsi="Times New Roman"/>
          <w:color w:val="000000"/>
          <w:szCs w:val="20"/>
          <w:lang w:val="en-US" w:eastAsia="zh-CN"/>
        </w:rPr>
      </w:pPr>
      <w:r w:rsidRPr="00986B18">
        <w:rPr>
          <w:rFonts w:ascii="Times New Roman" w:eastAsia="SimSun" w:hAnsi="Times New Roman"/>
          <w:color w:val="000000"/>
          <w:szCs w:val="20"/>
          <w:lang w:val="en-US" w:eastAsia="zh-CN"/>
        </w:rPr>
        <w:t xml:space="preserve">adopt the TPs of Proposal 2.1-1 in </w:t>
      </w:r>
      <w:hyperlink r:id="rId941" w:history="1">
        <w:r w:rsidR="000B5C49">
          <w:rPr>
            <w:rStyle w:val="Hyperlink"/>
            <w:rFonts w:ascii="Times New Roman" w:eastAsia="SimSun" w:hAnsi="Times New Roman"/>
            <w:szCs w:val="20"/>
            <w:lang w:val="en-US" w:eastAsia="zh-CN"/>
          </w:rPr>
          <w:t>R1-2205477</w:t>
        </w:r>
      </w:hyperlink>
      <w:r w:rsidR="0045480C">
        <w:rPr>
          <w:rFonts w:ascii="Times New Roman" w:eastAsia="SimSun" w:hAnsi="Times New Roman"/>
          <w:color w:val="000000"/>
          <w:szCs w:val="20"/>
          <w:lang w:val="en-US" w:eastAsia="zh-CN"/>
        </w:rPr>
        <w:t>f</w:t>
      </w:r>
      <w:r w:rsidRPr="00986B18">
        <w:rPr>
          <w:rFonts w:ascii="Times New Roman" w:eastAsia="SimSun" w:hAnsi="Times New Roman"/>
          <w:color w:val="000000"/>
          <w:szCs w:val="20"/>
          <w:lang w:val="en-US" w:eastAsia="zh-CN"/>
        </w:rPr>
        <w:t>or clause 7.3.1.3.8 of TS 38.212 and clause 10.4A of TS 38.213, respectively.</w:t>
      </w:r>
    </w:p>
    <w:p w14:paraId="55CE8720" w14:textId="40E1CE4D" w:rsidR="00F67E9D" w:rsidRDefault="00F67E9D" w:rsidP="00F67E9D">
      <w:pPr>
        <w:shd w:val="clear" w:color="auto" w:fill="FFFFFF"/>
        <w:rPr>
          <w:rFonts w:eastAsia="DengXian"/>
          <w:lang w:eastAsia="zh-CN"/>
        </w:rPr>
      </w:pPr>
    </w:p>
    <w:p w14:paraId="31B42CDA" w14:textId="77777777" w:rsidR="0045480C" w:rsidRDefault="0045480C" w:rsidP="00F67E9D">
      <w:pPr>
        <w:shd w:val="clear" w:color="auto" w:fill="FFFFFF"/>
        <w:rPr>
          <w:rFonts w:eastAsia="DengXian"/>
          <w:lang w:eastAsia="zh-CN"/>
        </w:rPr>
      </w:pPr>
    </w:p>
    <w:p w14:paraId="2AE094B6" w14:textId="2944F743" w:rsidR="00F67E9D" w:rsidRDefault="00F67E9D" w:rsidP="00F67E9D">
      <w:pPr>
        <w:shd w:val="clear" w:color="auto" w:fill="FFFFFF"/>
        <w:rPr>
          <w:rFonts w:eastAsia="DengXian"/>
          <w:lang w:eastAsia="zh-CN"/>
        </w:rPr>
      </w:pPr>
      <w:r w:rsidRPr="00B371F8">
        <w:rPr>
          <w:rFonts w:eastAsia="DengXian" w:hint="eastAsia"/>
          <w:lang w:eastAsia="zh-CN"/>
        </w:rPr>
        <w:t>N</w:t>
      </w:r>
      <w:r w:rsidRPr="00B371F8">
        <w:rPr>
          <w:rFonts w:eastAsia="DengXian"/>
          <w:lang w:eastAsia="zh-CN"/>
        </w:rPr>
        <w:t xml:space="preserve">ote: To editors, the proposals cited by the agreements could be found in the section of </w:t>
      </w:r>
      <w:r>
        <w:rPr>
          <w:rFonts w:eastAsia="DengXian"/>
          <w:lang w:eastAsia="zh-CN"/>
        </w:rPr>
        <w:t xml:space="preserve">the final </w:t>
      </w:r>
      <w:r w:rsidRPr="00B371F8">
        <w:rPr>
          <w:rFonts w:eastAsia="DengXian"/>
          <w:lang w:eastAsia="zh-CN"/>
        </w:rPr>
        <w:t xml:space="preserve">summary </w:t>
      </w:r>
      <w:r>
        <w:rPr>
          <w:rFonts w:eastAsia="DengXian"/>
          <w:lang w:eastAsia="zh-CN"/>
        </w:rPr>
        <w:t>in</w:t>
      </w:r>
    </w:p>
    <w:p w14:paraId="3EE864D2" w14:textId="2B644086" w:rsidR="00F67E9D" w:rsidRPr="0045480C" w:rsidRDefault="001B5688" w:rsidP="00F67E9D">
      <w:pPr>
        <w:rPr>
          <w:b/>
          <w:bCs/>
          <w:lang w:eastAsia="x-none"/>
        </w:rPr>
      </w:pPr>
      <w:hyperlink r:id="rId942" w:history="1">
        <w:r w:rsidR="000B5C49">
          <w:rPr>
            <w:rStyle w:val="Hyperlink"/>
            <w:b/>
            <w:bCs/>
            <w:lang w:eastAsia="x-none"/>
          </w:rPr>
          <w:t>R1-2205548</w:t>
        </w:r>
      </w:hyperlink>
      <w:r w:rsidR="00F67E9D" w:rsidRPr="00F67E9D">
        <w:rPr>
          <w:b/>
          <w:bCs/>
          <w:lang w:eastAsia="x-none"/>
        </w:rPr>
        <w:tab/>
        <w:t>Summary#3 of maintenance on idle/inactive UE power saving enhancements</w:t>
      </w:r>
      <w:r w:rsidR="00F67E9D" w:rsidRPr="00F67E9D">
        <w:rPr>
          <w:b/>
          <w:bCs/>
          <w:lang w:eastAsia="x-none"/>
        </w:rPr>
        <w:tab/>
        <w:t>Moderator (MediaTek)</w:t>
      </w:r>
    </w:p>
    <w:p w14:paraId="132C26FF" w14:textId="5D8879B3" w:rsidR="007D7F59" w:rsidRPr="00F67E9D" w:rsidRDefault="007D7F59" w:rsidP="003771D2">
      <w:pPr>
        <w:pStyle w:val="Heading3"/>
      </w:pPr>
      <w:bookmarkStart w:id="162" w:name="_Toc101356996"/>
      <w:bookmarkStart w:id="163" w:name="_Toc105521334"/>
      <w:r w:rsidRPr="00F67E9D">
        <w:t>Potential extension(s) to Rel-16 DCI-based power saving adaptation during DRX ActiveTime</w:t>
      </w:r>
      <w:bookmarkEnd w:id="162"/>
      <w:bookmarkEnd w:id="163"/>
    </w:p>
    <w:p w14:paraId="593BDE09" w14:textId="047BBDBB" w:rsidR="00F67E9D" w:rsidRPr="0045480C" w:rsidRDefault="001B5688" w:rsidP="00F67E9D">
      <w:pPr>
        <w:rPr>
          <w:b/>
          <w:bCs/>
        </w:rPr>
      </w:pPr>
      <w:hyperlink r:id="rId943" w:history="1">
        <w:r w:rsidR="000B5C49">
          <w:rPr>
            <w:rStyle w:val="Hyperlink"/>
            <w:b/>
            <w:bCs/>
          </w:rPr>
          <w:t>R1-2205393</w:t>
        </w:r>
      </w:hyperlink>
      <w:r w:rsidR="00F67E9D" w:rsidRPr="0045480C">
        <w:rPr>
          <w:b/>
          <w:bCs/>
        </w:rPr>
        <w:tab/>
        <w:t>Preparation phase summary of maintenance on PDCCH monitoring adaptation</w:t>
      </w:r>
      <w:r w:rsidR="00F67E9D" w:rsidRPr="0045480C">
        <w:rPr>
          <w:b/>
          <w:bCs/>
        </w:rPr>
        <w:tab/>
        <w:t>Moderator (MediaTek)</w:t>
      </w:r>
    </w:p>
    <w:p w14:paraId="57B1C0BC" w14:textId="77777777" w:rsidR="00F67E9D" w:rsidRPr="00F67E9D" w:rsidRDefault="00F67E9D" w:rsidP="00F67E9D"/>
    <w:p w14:paraId="5B153EAC" w14:textId="65F3DC3D" w:rsidR="007D7F59" w:rsidRDefault="001B5688" w:rsidP="007D7F59">
      <w:pPr>
        <w:rPr>
          <w:lang w:eastAsia="x-none"/>
        </w:rPr>
      </w:pPr>
      <w:hyperlink r:id="rId944" w:history="1">
        <w:r w:rsidR="000B5C49">
          <w:rPr>
            <w:rStyle w:val="Hyperlink"/>
            <w:lang w:eastAsia="x-none"/>
          </w:rPr>
          <w:t>R1-2203086</w:t>
        </w:r>
      </w:hyperlink>
      <w:r w:rsidR="007D7F59">
        <w:rPr>
          <w:lang w:eastAsia="x-none"/>
        </w:rPr>
        <w:tab/>
        <w:t>Remaining issues on the extensions to Rel-16 DCI-based power saving adaptation for an active BWP</w:t>
      </w:r>
      <w:r w:rsidR="007D7F59">
        <w:rPr>
          <w:lang w:eastAsia="x-none"/>
        </w:rPr>
        <w:tab/>
        <w:t>Huawei, HiSilicon</w:t>
      </w:r>
    </w:p>
    <w:p w14:paraId="59123A67" w14:textId="0AAE0733" w:rsidR="007D7F59" w:rsidRDefault="001B5688" w:rsidP="007D7F59">
      <w:pPr>
        <w:rPr>
          <w:lang w:eastAsia="x-none"/>
        </w:rPr>
      </w:pPr>
      <w:hyperlink r:id="rId945" w:history="1">
        <w:r w:rsidR="000B5C49">
          <w:rPr>
            <w:rStyle w:val="Hyperlink"/>
            <w:lang w:eastAsia="x-none"/>
          </w:rPr>
          <w:t>R1-2203311</w:t>
        </w:r>
      </w:hyperlink>
      <w:r w:rsidR="007D7F59">
        <w:rPr>
          <w:lang w:eastAsia="x-none"/>
        </w:rPr>
        <w:tab/>
        <w:t>Remaining issues on enhancements for power saving adaptation during active time</w:t>
      </w:r>
      <w:r w:rsidR="007D7F59">
        <w:rPr>
          <w:lang w:eastAsia="x-none"/>
        </w:rPr>
        <w:tab/>
        <w:t>Spreadtrum Communications</w:t>
      </w:r>
    </w:p>
    <w:p w14:paraId="2B576D2B" w14:textId="040A1446" w:rsidR="007D7F59" w:rsidRDefault="001B5688" w:rsidP="007D7F59">
      <w:pPr>
        <w:rPr>
          <w:lang w:eastAsia="x-none"/>
        </w:rPr>
      </w:pPr>
      <w:hyperlink r:id="rId946" w:history="1">
        <w:r w:rsidR="000B5C49">
          <w:rPr>
            <w:rStyle w:val="Hyperlink"/>
            <w:lang w:eastAsia="x-none"/>
          </w:rPr>
          <w:t>R1-2203479</w:t>
        </w:r>
      </w:hyperlink>
      <w:r w:rsidR="007D7F59">
        <w:rPr>
          <w:lang w:eastAsia="x-none"/>
        </w:rPr>
        <w:tab/>
        <w:t>Remaining issues of PDCCH monitoring adaptation</w:t>
      </w:r>
      <w:r w:rsidR="007D7F59">
        <w:rPr>
          <w:lang w:eastAsia="x-none"/>
        </w:rPr>
        <w:tab/>
        <w:t>CATT</w:t>
      </w:r>
    </w:p>
    <w:p w14:paraId="5403C5BD" w14:textId="4E02D634" w:rsidR="007D7F59" w:rsidRDefault="001B5688" w:rsidP="007D7F59">
      <w:pPr>
        <w:rPr>
          <w:lang w:eastAsia="x-none"/>
        </w:rPr>
      </w:pPr>
      <w:hyperlink r:id="rId947" w:history="1">
        <w:r w:rsidR="000B5C49">
          <w:rPr>
            <w:rStyle w:val="Hyperlink"/>
            <w:lang w:eastAsia="x-none"/>
          </w:rPr>
          <w:t>R1-2203520</w:t>
        </w:r>
      </w:hyperlink>
      <w:r w:rsidR="007D7F59">
        <w:rPr>
          <w:lang w:eastAsia="x-none"/>
        </w:rPr>
        <w:tab/>
        <w:t>Remaining issues on DCI-based power saving adaptation in connected mode</w:t>
      </w:r>
      <w:r w:rsidR="007D7F59">
        <w:rPr>
          <w:lang w:eastAsia="x-none"/>
        </w:rPr>
        <w:tab/>
        <w:t>vivo</w:t>
      </w:r>
    </w:p>
    <w:p w14:paraId="2FC5C990" w14:textId="2AEA6943" w:rsidR="007D7F59" w:rsidRDefault="001B5688" w:rsidP="007D7F59">
      <w:pPr>
        <w:rPr>
          <w:lang w:eastAsia="x-none"/>
        </w:rPr>
      </w:pPr>
      <w:hyperlink r:id="rId948" w:history="1">
        <w:r w:rsidR="000B5C49">
          <w:rPr>
            <w:rStyle w:val="Hyperlink"/>
            <w:lang w:eastAsia="x-none"/>
          </w:rPr>
          <w:t>R1-2203596</w:t>
        </w:r>
      </w:hyperlink>
      <w:r w:rsidR="007D7F59">
        <w:rPr>
          <w:lang w:eastAsia="x-none"/>
        </w:rPr>
        <w:tab/>
        <w:t>Remaining issues of PDCCH monitoring adaptation</w:t>
      </w:r>
      <w:r w:rsidR="007D7F59">
        <w:rPr>
          <w:lang w:eastAsia="x-none"/>
        </w:rPr>
        <w:tab/>
        <w:t>ZTE, Sanechips</w:t>
      </w:r>
    </w:p>
    <w:p w14:paraId="51D2745A" w14:textId="0EF50714" w:rsidR="007D7F59" w:rsidRDefault="001B5688" w:rsidP="007D7F59">
      <w:pPr>
        <w:rPr>
          <w:lang w:eastAsia="x-none"/>
        </w:rPr>
      </w:pPr>
      <w:hyperlink r:id="rId949" w:history="1">
        <w:r w:rsidR="000B5C49">
          <w:rPr>
            <w:rStyle w:val="Hyperlink"/>
            <w:lang w:eastAsia="x-none"/>
          </w:rPr>
          <w:t>R1-2203790</w:t>
        </w:r>
      </w:hyperlink>
      <w:r w:rsidR="007D7F59">
        <w:rPr>
          <w:lang w:eastAsia="x-none"/>
        </w:rPr>
        <w:tab/>
        <w:t>Remaining issues on PDCCH monitoring adaptation for power saving</w:t>
      </w:r>
      <w:r w:rsidR="007D7F59">
        <w:rPr>
          <w:lang w:eastAsia="x-none"/>
        </w:rPr>
        <w:tab/>
        <w:t>xiaomi</w:t>
      </w:r>
    </w:p>
    <w:p w14:paraId="11C66EC6" w14:textId="01DDA9C8" w:rsidR="007D7F59" w:rsidRDefault="001B5688" w:rsidP="007D7F59">
      <w:pPr>
        <w:rPr>
          <w:lang w:eastAsia="x-none"/>
        </w:rPr>
      </w:pPr>
      <w:hyperlink r:id="rId950" w:history="1">
        <w:r w:rsidR="000B5C49">
          <w:rPr>
            <w:rStyle w:val="Hyperlink"/>
            <w:lang w:eastAsia="x-none"/>
          </w:rPr>
          <w:t>R1-2203868</w:t>
        </w:r>
      </w:hyperlink>
      <w:r w:rsidR="007D7F59">
        <w:rPr>
          <w:lang w:eastAsia="x-none"/>
        </w:rPr>
        <w:tab/>
        <w:t>Maintenance on DCI-based power saving techniques</w:t>
      </w:r>
      <w:r w:rsidR="007D7F59">
        <w:rPr>
          <w:lang w:eastAsia="x-none"/>
        </w:rPr>
        <w:tab/>
        <w:t>Samsung</w:t>
      </w:r>
    </w:p>
    <w:p w14:paraId="04945FC0" w14:textId="3AAB56BA" w:rsidR="007D7F59" w:rsidRDefault="001B5688" w:rsidP="007D7F59">
      <w:pPr>
        <w:rPr>
          <w:lang w:eastAsia="x-none"/>
        </w:rPr>
      </w:pPr>
      <w:hyperlink r:id="rId951" w:history="1">
        <w:r w:rsidR="000B5C49">
          <w:rPr>
            <w:rStyle w:val="Hyperlink"/>
            <w:lang w:eastAsia="x-none"/>
          </w:rPr>
          <w:t>R1-2203993</w:t>
        </w:r>
      </w:hyperlink>
      <w:r w:rsidR="007D7F59">
        <w:rPr>
          <w:lang w:eastAsia="x-none"/>
        </w:rPr>
        <w:tab/>
        <w:t>Remaining issues for DCI-based power saving adaptation</w:t>
      </w:r>
      <w:r w:rsidR="007D7F59">
        <w:rPr>
          <w:lang w:eastAsia="x-none"/>
        </w:rPr>
        <w:tab/>
        <w:t>OPPO</w:t>
      </w:r>
    </w:p>
    <w:p w14:paraId="4B29F69B" w14:textId="20796F74" w:rsidR="007D7F59" w:rsidRDefault="001B5688" w:rsidP="007D7F59">
      <w:pPr>
        <w:rPr>
          <w:lang w:eastAsia="x-none"/>
        </w:rPr>
      </w:pPr>
      <w:hyperlink r:id="rId952" w:history="1">
        <w:r w:rsidR="000B5C49">
          <w:rPr>
            <w:rStyle w:val="Hyperlink"/>
            <w:lang w:eastAsia="x-none"/>
          </w:rPr>
          <w:t>R1-2204072</w:t>
        </w:r>
      </w:hyperlink>
      <w:r w:rsidR="007D7F59">
        <w:rPr>
          <w:lang w:eastAsia="x-none"/>
        </w:rPr>
        <w:tab/>
        <w:t>Remaining issues for extensions to Rel-16 DCI-based power saving adaptation during DRX Active Time</w:t>
      </w:r>
      <w:r w:rsidR="007D7F59">
        <w:rPr>
          <w:lang w:eastAsia="x-none"/>
        </w:rPr>
        <w:tab/>
        <w:t>Panasonic</w:t>
      </w:r>
    </w:p>
    <w:p w14:paraId="23E67872" w14:textId="3DCDA945" w:rsidR="007D7F59" w:rsidRDefault="001B5688" w:rsidP="007D7F59">
      <w:pPr>
        <w:rPr>
          <w:lang w:eastAsia="x-none"/>
        </w:rPr>
      </w:pPr>
      <w:hyperlink r:id="rId953" w:history="1">
        <w:r w:rsidR="000B5C49">
          <w:rPr>
            <w:rStyle w:val="Hyperlink"/>
            <w:lang w:eastAsia="x-none"/>
          </w:rPr>
          <w:t>R1-2204211</w:t>
        </w:r>
      </w:hyperlink>
      <w:r w:rsidR="007D7F59">
        <w:rPr>
          <w:lang w:eastAsia="x-none"/>
        </w:rPr>
        <w:tab/>
        <w:t>Remaining details on enhanced DCI-based power saving adaptation</w:t>
      </w:r>
      <w:r w:rsidR="007D7F59">
        <w:rPr>
          <w:lang w:eastAsia="x-none"/>
        </w:rPr>
        <w:tab/>
        <w:t>Apple</w:t>
      </w:r>
    </w:p>
    <w:p w14:paraId="5BA7629D" w14:textId="7EA25D86" w:rsidR="007D7F59" w:rsidRDefault="001B5688" w:rsidP="007D7F59">
      <w:pPr>
        <w:rPr>
          <w:lang w:eastAsia="x-none"/>
        </w:rPr>
      </w:pPr>
      <w:hyperlink r:id="rId954" w:history="1">
        <w:r w:rsidR="000B5C49">
          <w:rPr>
            <w:rStyle w:val="Hyperlink"/>
            <w:lang w:eastAsia="x-none"/>
          </w:rPr>
          <w:t>R1-2204348</w:t>
        </w:r>
      </w:hyperlink>
      <w:r w:rsidR="007D7F59">
        <w:rPr>
          <w:lang w:eastAsia="x-none"/>
        </w:rPr>
        <w:tab/>
        <w:t>Discussion on extension to DCI-based power saving adaptation</w:t>
      </w:r>
      <w:r w:rsidR="007D7F59">
        <w:rPr>
          <w:lang w:eastAsia="x-none"/>
        </w:rPr>
        <w:tab/>
        <w:t>NTT DOCOMO, INC.</w:t>
      </w:r>
    </w:p>
    <w:p w14:paraId="3BEB74B8" w14:textId="3E33C44D" w:rsidR="007D7F59" w:rsidRDefault="001B5688" w:rsidP="007D7F59">
      <w:pPr>
        <w:rPr>
          <w:lang w:eastAsia="x-none"/>
        </w:rPr>
      </w:pPr>
      <w:hyperlink r:id="rId955" w:history="1">
        <w:r w:rsidR="000B5C49">
          <w:rPr>
            <w:rStyle w:val="Hyperlink"/>
            <w:lang w:eastAsia="x-none"/>
          </w:rPr>
          <w:t>R1-2204605</w:t>
        </w:r>
      </w:hyperlink>
      <w:r w:rsidR="007D7F59">
        <w:rPr>
          <w:lang w:eastAsia="x-none"/>
        </w:rPr>
        <w:tab/>
        <w:t>Open issues on PDCCH monitoring adaptation for UE power saving</w:t>
      </w:r>
      <w:r w:rsidR="007D7F59">
        <w:rPr>
          <w:lang w:eastAsia="x-none"/>
        </w:rPr>
        <w:tab/>
        <w:t>Nokia, Nokia Shanghai Bell</w:t>
      </w:r>
    </w:p>
    <w:p w14:paraId="52E97E53" w14:textId="2C74003F" w:rsidR="007D7F59" w:rsidRDefault="001B5688" w:rsidP="007D7F59">
      <w:pPr>
        <w:rPr>
          <w:lang w:eastAsia="x-none"/>
        </w:rPr>
      </w:pPr>
      <w:hyperlink r:id="rId956" w:history="1">
        <w:r w:rsidR="000B5C49">
          <w:rPr>
            <w:rStyle w:val="Hyperlink"/>
            <w:lang w:eastAsia="x-none"/>
          </w:rPr>
          <w:t>R1-2204621</w:t>
        </w:r>
      </w:hyperlink>
      <w:r w:rsidR="007D7F59">
        <w:rPr>
          <w:lang w:eastAsia="x-none"/>
        </w:rPr>
        <w:tab/>
        <w:t>Remaining issues on DCI-based power saving adaptation during DRX ActiveTime</w:t>
      </w:r>
      <w:r w:rsidR="007D7F59">
        <w:rPr>
          <w:lang w:eastAsia="x-none"/>
        </w:rPr>
        <w:tab/>
        <w:t>LG Electronics</w:t>
      </w:r>
    </w:p>
    <w:p w14:paraId="62A01AEE" w14:textId="3BC5C304" w:rsidR="007D7F59" w:rsidRDefault="001B5688" w:rsidP="007D7F59">
      <w:pPr>
        <w:rPr>
          <w:lang w:eastAsia="x-none"/>
        </w:rPr>
      </w:pPr>
      <w:hyperlink r:id="rId957" w:history="1">
        <w:r w:rsidR="000B5C49">
          <w:rPr>
            <w:rStyle w:val="Hyperlink"/>
            <w:lang w:eastAsia="x-none"/>
          </w:rPr>
          <w:t>R1-2204705</w:t>
        </w:r>
      </w:hyperlink>
      <w:r w:rsidR="007D7F59">
        <w:rPr>
          <w:lang w:eastAsia="x-none"/>
        </w:rPr>
        <w:tab/>
        <w:t>Maintenance on DCI-based PDCCH Monitoring Adaptation</w:t>
      </w:r>
      <w:r w:rsidR="007D7F59">
        <w:rPr>
          <w:lang w:eastAsia="x-none"/>
        </w:rPr>
        <w:tab/>
        <w:t>MediaTek Inc.</w:t>
      </w:r>
    </w:p>
    <w:p w14:paraId="33360211" w14:textId="59DCF846" w:rsidR="007D7F59" w:rsidRDefault="001B5688" w:rsidP="007D7F59">
      <w:pPr>
        <w:rPr>
          <w:lang w:eastAsia="x-none"/>
        </w:rPr>
      </w:pPr>
      <w:hyperlink r:id="rId958" w:history="1">
        <w:r w:rsidR="000B5C49">
          <w:rPr>
            <w:rStyle w:val="Hyperlink"/>
            <w:lang w:eastAsia="x-none"/>
          </w:rPr>
          <w:t>R1-2204746</w:t>
        </w:r>
      </w:hyperlink>
      <w:r w:rsidR="007D7F59">
        <w:rPr>
          <w:lang w:eastAsia="x-none"/>
        </w:rPr>
        <w:tab/>
        <w:t>On remaining issues of PDCCH monitoring adaptation</w:t>
      </w:r>
      <w:r w:rsidR="007D7F59">
        <w:rPr>
          <w:lang w:eastAsia="x-none"/>
        </w:rPr>
        <w:tab/>
        <w:t>Nordic Semiconductor ASA</w:t>
      </w:r>
    </w:p>
    <w:p w14:paraId="39FA0557" w14:textId="77FAFA0D" w:rsidR="007D7F59" w:rsidRDefault="001B5688" w:rsidP="007D7F59">
      <w:pPr>
        <w:rPr>
          <w:lang w:eastAsia="x-none"/>
        </w:rPr>
      </w:pPr>
      <w:hyperlink r:id="rId959" w:history="1">
        <w:r w:rsidR="000B5C49">
          <w:rPr>
            <w:rStyle w:val="Hyperlink"/>
            <w:lang w:eastAsia="x-none"/>
          </w:rPr>
          <w:t>R1-2204774</w:t>
        </w:r>
      </w:hyperlink>
      <w:r w:rsidR="007D7F59">
        <w:rPr>
          <w:lang w:eastAsia="x-none"/>
        </w:rPr>
        <w:tab/>
        <w:t>Discussion on remaining issues of DCI-based PDCCH monitoring adaptation in active time</w:t>
      </w:r>
      <w:r w:rsidR="007D7F59">
        <w:rPr>
          <w:lang w:eastAsia="x-none"/>
        </w:rPr>
        <w:tab/>
        <w:t>Intel Corporation</w:t>
      </w:r>
    </w:p>
    <w:p w14:paraId="47ABB92A" w14:textId="6511F289" w:rsidR="007D7F59" w:rsidRDefault="001B5688" w:rsidP="007D7F59">
      <w:pPr>
        <w:rPr>
          <w:lang w:eastAsia="x-none"/>
        </w:rPr>
      </w:pPr>
      <w:hyperlink r:id="rId960" w:history="1">
        <w:r w:rsidR="000B5C49">
          <w:rPr>
            <w:rStyle w:val="Hyperlink"/>
            <w:lang w:eastAsia="x-none"/>
          </w:rPr>
          <w:t>R1-2204828</w:t>
        </w:r>
      </w:hyperlink>
      <w:r w:rsidR="007D7F59">
        <w:rPr>
          <w:lang w:eastAsia="x-none"/>
        </w:rPr>
        <w:tab/>
        <w:t>Remaining issues on DCI-based power saving adaptation</w:t>
      </w:r>
      <w:r w:rsidR="007D7F59">
        <w:rPr>
          <w:lang w:eastAsia="x-none"/>
        </w:rPr>
        <w:tab/>
        <w:t>InterDigital, Inc.</w:t>
      </w:r>
    </w:p>
    <w:p w14:paraId="21EB62F1" w14:textId="50E2B88A" w:rsidR="007D7F59" w:rsidRDefault="001B5688" w:rsidP="007D7F59">
      <w:pPr>
        <w:rPr>
          <w:lang w:eastAsia="x-none"/>
        </w:rPr>
      </w:pPr>
      <w:hyperlink r:id="rId961" w:history="1">
        <w:r w:rsidR="000B5C49">
          <w:rPr>
            <w:rStyle w:val="Hyperlink"/>
            <w:lang w:eastAsia="x-none"/>
          </w:rPr>
          <w:t>R1-2204960</w:t>
        </w:r>
      </w:hyperlink>
      <w:r w:rsidR="007D7F59">
        <w:rPr>
          <w:lang w:eastAsia="x-none"/>
        </w:rPr>
        <w:tab/>
        <w:t>Maintenance for Rel-17 UE PS : PDCCH monitoring adaptation</w:t>
      </w:r>
      <w:r w:rsidR="007D7F59">
        <w:rPr>
          <w:lang w:eastAsia="x-none"/>
        </w:rPr>
        <w:tab/>
        <w:t>Ericsson</w:t>
      </w:r>
    </w:p>
    <w:p w14:paraId="5E3F737E" w14:textId="026EB3B4" w:rsidR="007D7F59" w:rsidRDefault="001B5688" w:rsidP="007D7F59">
      <w:pPr>
        <w:rPr>
          <w:lang w:eastAsia="x-none"/>
        </w:rPr>
      </w:pPr>
      <w:hyperlink r:id="rId962" w:history="1">
        <w:r w:rsidR="000B5C49">
          <w:rPr>
            <w:rStyle w:val="Hyperlink"/>
            <w:lang w:eastAsia="x-none"/>
          </w:rPr>
          <w:t>R1-2205006</w:t>
        </w:r>
      </w:hyperlink>
      <w:r w:rsidR="0045480C" w:rsidRPr="0045480C">
        <w:rPr>
          <w:lang w:eastAsia="x-none"/>
        </w:rPr>
        <w:tab/>
        <w:t>DCI-based power saving adaptation during DRX ActiveTime</w:t>
      </w:r>
      <w:r w:rsidR="0045480C" w:rsidRPr="0045480C">
        <w:rPr>
          <w:lang w:eastAsia="x-none"/>
        </w:rPr>
        <w:tab/>
        <w:t>Qualcomm Incorporated</w:t>
      </w:r>
      <w:r w:rsidR="0045480C">
        <w:rPr>
          <w:lang w:eastAsia="x-none"/>
        </w:rPr>
        <w:tab/>
        <w:t xml:space="preserve">(rev of </w:t>
      </w:r>
      <w:hyperlink r:id="rId963" w:history="1">
        <w:r w:rsidR="000B5C49">
          <w:rPr>
            <w:rStyle w:val="Hyperlink"/>
            <w:lang w:eastAsia="x-none"/>
          </w:rPr>
          <w:t>R1-2204989</w:t>
        </w:r>
      </w:hyperlink>
      <w:r w:rsidR="0045480C">
        <w:rPr>
          <w:lang w:eastAsia="x-none"/>
        </w:rPr>
        <w:t>)</w:t>
      </w:r>
    </w:p>
    <w:p w14:paraId="018ABCD1" w14:textId="427A41AB" w:rsidR="0045480C" w:rsidRDefault="0045480C" w:rsidP="007D7F59">
      <w:pPr>
        <w:rPr>
          <w:lang w:eastAsia="x-none"/>
        </w:rPr>
      </w:pPr>
    </w:p>
    <w:p w14:paraId="64804CA8" w14:textId="77777777" w:rsidR="0045480C" w:rsidRDefault="0045480C" w:rsidP="0045480C">
      <w:pPr>
        <w:rPr>
          <w:lang w:eastAsia="x-none"/>
        </w:rPr>
      </w:pPr>
      <w:r w:rsidRPr="00F67E9D">
        <w:rPr>
          <w:lang w:eastAsia="x-none"/>
        </w:rPr>
        <w:t>[109-e-R17_PowSav-02] – Xiaodong (vivo)</w:t>
      </w:r>
    </w:p>
    <w:p w14:paraId="1D75D293" w14:textId="2A6E4CAD" w:rsidR="0045480C" w:rsidRPr="00F67E9D" w:rsidRDefault="0045480C" w:rsidP="0045480C">
      <w:pPr>
        <w:rPr>
          <w:lang w:eastAsia="x-none"/>
        </w:rPr>
      </w:pPr>
      <w:r w:rsidRPr="00F67E9D">
        <w:rPr>
          <w:lang w:eastAsia="x-none"/>
        </w:rPr>
        <w:t>Email discussion under 8.7.2 for maintenance on PDCCH monitoring adaptation, for issues in the FL summary of the preparation phase discussion, including Issue 2-1, Issue 3-1 (merging Issue 3-2), Issue 3-3, Issue 3-4, Issue 4, Issue 9, Issue 1</w:t>
      </w:r>
    </w:p>
    <w:p w14:paraId="4C1C022E" w14:textId="77777777" w:rsidR="0045480C" w:rsidRPr="00F67E9D" w:rsidRDefault="0045480C" w:rsidP="0045480C">
      <w:pPr>
        <w:numPr>
          <w:ilvl w:val="0"/>
          <w:numId w:val="65"/>
        </w:numPr>
        <w:rPr>
          <w:lang w:eastAsia="x-none"/>
        </w:rPr>
      </w:pPr>
      <w:r w:rsidRPr="00F67E9D">
        <w:rPr>
          <w:lang w:eastAsia="x-none"/>
        </w:rPr>
        <w:t>Discussion and decision by May 20</w:t>
      </w:r>
    </w:p>
    <w:p w14:paraId="6B507DDD" w14:textId="5F413511" w:rsidR="009D2DC9" w:rsidRPr="009D2DC9" w:rsidRDefault="001B5688" w:rsidP="009D2DC9">
      <w:pPr>
        <w:rPr>
          <w:b/>
          <w:bCs/>
          <w:lang w:eastAsia="x-none"/>
        </w:rPr>
      </w:pPr>
      <w:hyperlink r:id="rId964" w:history="1">
        <w:r w:rsidR="000B5C49">
          <w:rPr>
            <w:rStyle w:val="Hyperlink"/>
            <w:b/>
            <w:bCs/>
            <w:lang w:eastAsia="x-none"/>
          </w:rPr>
          <w:t>R1-2205277</w:t>
        </w:r>
      </w:hyperlink>
      <w:r w:rsidR="009D2DC9" w:rsidRPr="009D2DC9">
        <w:rPr>
          <w:b/>
          <w:bCs/>
          <w:lang w:eastAsia="x-none"/>
        </w:rPr>
        <w:tab/>
        <w:t>FL summary#1 of DCI-based power saving adaptation</w:t>
      </w:r>
      <w:r w:rsidR="009D2DC9" w:rsidRPr="009D2DC9">
        <w:rPr>
          <w:b/>
          <w:bCs/>
          <w:lang w:eastAsia="x-none"/>
        </w:rPr>
        <w:tab/>
        <w:t>Moderator (vivo)</w:t>
      </w:r>
    </w:p>
    <w:p w14:paraId="490241E7" w14:textId="04441799" w:rsidR="009D2DC9" w:rsidRPr="005B556A" w:rsidRDefault="009D2DC9" w:rsidP="009D2DC9">
      <w:pPr>
        <w:kinsoku w:val="0"/>
        <w:spacing w:line="220" w:lineRule="exact"/>
        <w:rPr>
          <w:rFonts w:ascii="Times New Roman" w:hAnsi="Times New Roman"/>
          <w:bCs/>
          <w:lang w:eastAsia="x-none"/>
        </w:rPr>
      </w:pPr>
      <w:r w:rsidRPr="005B556A">
        <w:rPr>
          <w:rFonts w:ascii="Times New Roman" w:hAnsi="Times New Roman"/>
          <w:b/>
          <w:lang w:eastAsia="x-none"/>
        </w:rPr>
        <w:t>Decision:</w:t>
      </w:r>
      <w:r w:rsidRPr="005B556A">
        <w:rPr>
          <w:rFonts w:ascii="Times New Roman" w:hAnsi="Times New Roman"/>
          <w:bCs/>
          <w:lang w:eastAsia="x-none"/>
        </w:rPr>
        <w:t xml:space="preserve"> As per email decision posted on May </w:t>
      </w:r>
      <w:r>
        <w:rPr>
          <w:rFonts w:ascii="Times New Roman" w:hAnsi="Times New Roman"/>
          <w:bCs/>
          <w:lang w:eastAsia="x-none"/>
        </w:rPr>
        <w:t>17</w:t>
      </w:r>
      <w:r w:rsidRPr="000D7D1B">
        <w:rPr>
          <w:rFonts w:ascii="Times New Roman" w:hAnsi="Times New Roman"/>
          <w:bCs/>
          <w:vertAlign w:val="superscript"/>
          <w:lang w:eastAsia="x-none"/>
        </w:rPr>
        <w:t>th</w:t>
      </w:r>
      <w:r>
        <w:rPr>
          <w:rFonts w:ascii="Times New Roman" w:hAnsi="Times New Roman"/>
          <w:bCs/>
          <w:lang w:eastAsia="x-none"/>
        </w:rPr>
        <w:t>,</w:t>
      </w:r>
    </w:p>
    <w:p w14:paraId="6E40BAEF" w14:textId="77777777" w:rsidR="009D2DC9" w:rsidRPr="00980CFB" w:rsidRDefault="009D2DC9" w:rsidP="009D2DC9">
      <w:pPr>
        <w:pStyle w:val="BodyText"/>
        <w:shd w:val="clear" w:color="auto" w:fill="FFFFFF"/>
        <w:spacing w:after="0"/>
        <w:rPr>
          <w:rFonts w:eastAsia="DengXian"/>
          <w:highlight w:val="green"/>
          <w:lang w:eastAsia="zh-CN"/>
        </w:rPr>
      </w:pPr>
      <w:r w:rsidRPr="00980CFB">
        <w:rPr>
          <w:rFonts w:eastAsia="DengXian" w:hint="eastAsia"/>
          <w:highlight w:val="green"/>
          <w:lang w:eastAsia="zh-CN"/>
        </w:rPr>
        <w:t>Agreement</w:t>
      </w:r>
    </w:p>
    <w:p w14:paraId="445044AE" w14:textId="77777777" w:rsidR="009D2DC9" w:rsidRPr="00980CFB" w:rsidRDefault="009D2DC9" w:rsidP="009D2DC9">
      <w:pPr>
        <w:pStyle w:val="BodyText"/>
        <w:shd w:val="clear" w:color="auto" w:fill="FFFFFF"/>
        <w:spacing w:after="0"/>
        <w:rPr>
          <w:rFonts w:ascii="Times New Roman" w:hAnsi="Times New Roman"/>
          <w:color w:val="000000"/>
          <w:szCs w:val="20"/>
          <w:shd w:val="clear" w:color="auto" w:fill="FFFFFF"/>
        </w:rPr>
      </w:pPr>
      <w:r w:rsidRPr="00980CFB">
        <w:rPr>
          <w:rFonts w:ascii="Times New Roman" w:hAnsi="Times New Roman"/>
          <w:color w:val="000000"/>
          <w:szCs w:val="20"/>
          <w:shd w:val="clear" w:color="auto" w:fill="FFFFFF"/>
        </w:rPr>
        <w:t xml:space="preserve">Confirm the following working assumption </w:t>
      </w:r>
      <w:r w:rsidRPr="00980CFB">
        <w:rPr>
          <w:rFonts w:ascii="Times New Roman" w:hAnsi="Times New Roman" w:hint="eastAsia"/>
          <w:color w:val="000000"/>
          <w:szCs w:val="20"/>
          <w:shd w:val="clear" w:color="auto" w:fill="FFFFFF"/>
        </w:rPr>
        <w:t>in</w:t>
      </w:r>
      <w:r w:rsidRPr="00980CFB">
        <w:rPr>
          <w:rFonts w:ascii="Times New Roman" w:hAnsi="Times New Roman"/>
          <w:color w:val="000000"/>
          <w:szCs w:val="20"/>
          <w:shd w:val="clear" w:color="auto" w:fill="FFFFFF"/>
        </w:rPr>
        <w:t xml:space="preserve"> below agreement</w:t>
      </w:r>
      <w:r>
        <w:rPr>
          <w:rFonts w:ascii="Times New Roman" w:hAnsi="Times New Roman"/>
          <w:color w:val="000000"/>
          <w:szCs w:val="20"/>
          <w:shd w:val="clear" w:color="auto" w:fill="FFFFFF"/>
        </w:rPr>
        <w:t>, and n</w:t>
      </w:r>
      <w:r w:rsidRPr="00980CFB">
        <w:rPr>
          <w:rFonts w:ascii="Times New Roman" w:hAnsi="Times New Roman"/>
          <w:color w:val="000000"/>
          <w:szCs w:val="20"/>
          <w:shd w:val="clear" w:color="auto" w:fill="FFFFFF"/>
        </w:rPr>
        <w:t>o specification impact is needed.</w:t>
      </w:r>
    </w:p>
    <w:p w14:paraId="5667A9BE" w14:textId="77777777" w:rsidR="009D2DC9" w:rsidRPr="009D2DC9" w:rsidRDefault="009D2DC9" w:rsidP="003C2CE9">
      <w:pPr>
        <w:shd w:val="clear" w:color="auto" w:fill="FFFFFF"/>
        <w:ind w:left="720"/>
        <w:rPr>
          <w:rFonts w:ascii="Times New Roman" w:hAnsi="Times New Roman"/>
          <w:color w:val="000000"/>
          <w:sz w:val="18"/>
          <w:szCs w:val="18"/>
        </w:rPr>
      </w:pPr>
      <w:r w:rsidRPr="009D2DC9">
        <w:rPr>
          <w:rFonts w:ascii="Times New Roman" w:hAnsi="Times New Roman"/>
          <w:color w:val="000000"/>
          <w:sz w:val="18"/>
          <w:szCs w:val="18"/>
          <w:shd w:val="clear" w:color="auto" w:fill="00FF00"/>
        </w:rPr>
        <w:t>Agreement</w:t>
      </w:r>
    </w:p>
    <w:p w14:paraId="61E7B264" w14:textId="77777777" w:rsidR="009D2DC9" w:rsidRPr="009D2DC9" w:rsidRDefault="009D2DC9" w:rsidP="003C2CE9">
      <w:pPr>
        <w:shd w:val="clear" w:color="auto" w:fill="FFFFFF"/>
        <w:ind w:left="720"/>
        <w:rPr>
          <w:rFonts w:ascii="Times New Roman" w:hAnsi="Times New Roman"/>
          <w:color w:val="000000"/>
          <w:sz w:val="18"/>
          <w:szCs w:val="18"/>
        </w:rPr>
      </w:pPr>
      <w:r w:rsidRPr="009D2DC9">
        <w:rPr>
          <w:rFonts w:ascii="Times New Roman" w:hAnsi="Times New Roman"/>
          <w:color w:val="000000"/>
          <w:sz w:val="18"/>
          <w:szCs w:val="18"/>
          <w:shd w:val="clear" w:color="auto" w:fill="FFFFFF"/>
        </w:rPr>
        <w:t>If a UE is provided group indexes for a Type3-PDCCH CSS set or a USS set by </w:t>
      </w:r>
      <w:r w:rsidRPr="009D2DC9">
        <w:rPr>
          <w:rStyle w:val="Emphasis"/>
          <w:rFonts w:ascii="Times New Roman" w:hAnsi="Times New Roman"/>
          <w:color w:val="000000"/>
          <w:sz w:val="18"/>
          <w:szCs w:val="18"/>
          <w:shd w:val="clear" w:color="auto" w:fill="FFFFFF"/>
        </w:rPr>
        <w:t>searchSpaceGroupIdList-r17</w:t>
      </w:r>
      <w:r w:rsidRPr="009D2DC9">
        <w:rPr>
          <w:rFonts w:ascii="Times New Roman" w:hAnsi="Times New Roman"/>
          <w:color w:val="000000"/>
          <w:sz w:val="18"/>
          <w:szCs w:val="18"/>
          <w:shd w:val="clear" w:color="auto" w:fill="FFFFFF"/>
        </w:rPr>
        <w:t> and a timer value by </w:t>
      </w:r>
      <w:r w:rsidRPr="009D2DC9">
        <w:rPr>
          <w:rStyle w:val="Emphasis"/>
          <w:rFonts w:ascii="Times New Roman" w:hAnsi="Times New Roman"/>
          <w:color w:val="000000"/>
          <w:sz w:val="18"/>
          <w:szCs w:val="18"/>
          <w:shd w:val="clear" w:color="auto" w:fill="FFFFFF"/>
        </w:rPr>
        <w:t>searchSpaceSwitchTimer-r17</w:t>
      </w:r>
      <w:r w:rsidRPr="009D2DC9">
        <w:rPr>
          <w:rFonts w:ascii="Times New Roman" w:hAnsi="Times New Roman"/>
          <w:color w:val="000000"/>
          <w:sz w:val="18"/>
          <w:szCs w:val="18"/>
          <w:shd w:val="clear" w:color="auto" w:fill="FFFFFF"/>
        </w:rPr>
        <w:t> for PDCCH monitoring on a serving cell and the timer is running, the UE</w:t>
      </w:r>
    </w:p>
    <w:p w14:paraId="10B39467" w14:textId="46651612" w:rsidR="009D2DC9" w:rsidRPr="009D2DC9" w:rsidRDefault="009D2DC9" w:rsidP="00CF6E6D">
      <w:pPr>
        <w:pStyle w:val="ListParagraph"/>
        <w:numPr>
          <w:ilvl w:val="0"/>
          <w:numId w:val="441"/>
        </w:numPr>
        <w:shd w:val="clear" w:color="auto" w:fill="FFFFFF"/>
        <w:ind w:left="1440"/>
        <w:rPr>
          <w:color w:val="000000"/>
          <w:sz w:val="18"/>
          <w:szCs w:val="18"/>
        </w:rPr>
      </w:pPr>
      <w:r w:rsidRPr="009D2DC9">
        <w:rPr>
          <w:color w:val="000000"/>
          <w:sz w:val="18"/>
          <w:szCs w:val="18"/>
          <w:shd w:val="clear" w:color="auto" w:fill="FFFFFF"/>
        </w:rPr>
        <w:t>Resets the timer after a slot of the active DL BWP of the serving cell when the UE detects a DCI format in a PDCCH reception in the slot with CRC scrambled by</w:t>
      </w:r>
    </w:p>
    <w:p w14:paraId="5450E060" w14:textId="5861407B" w:rsidR="009D2DC9" w:rsidRPr="009D2DC9" w:rsidRDefault="009D2DC9" w:rsidP="00CF6E6D">
      <w:pPr>
        <w:pStyle w:val="ListParagraph"/>
        <w:numPr>
          <w:ilvl w:val="1"/>
          <w:numId w:val="441"/>
        </w:numPr>
        <w:shd w:val="clear" w:color="auto" w:fill="FFFFFF"/>
        <w:ind w:left="2160"/>
        <w:rPr>
          <w:color w:val="000000"/>
          <w:sz w:val="18"/>
          <w:szCs w:val="18"/>
        </w:rPr>
      </w:pPr>
      <w:r w:rsidRPr="009D2DC9">
        <w:rPr>
          <w:color w:val="000000"/>
          <w:sz w:val="18"/>
          <w:szCs w:val="18"/>
          <w:highlight w:val="darkYellow"/>
          <w:shd w:val="clear" w:color="auto" w:fill="FFFF00"/>
        </w:rPr>
        <w:t>Working Assumption: </w:t>
      </w:r>
      <w:r w:rsidRPr="009D2DC9">
        <w:rPr>
          <w:color w:val="000000"/>
          <w:sz w:val="18"/>
          <w:szCs w:val="18"/>
          <w:shd w:val="clear" w:color="auto" w:fill="FFFFFF"/>
        </w:rPr>
        <w:t>C-RNTI/CS-RNTI/MCS-C-RNTI</w:t>
      </w:r>
    </w:p>
    <w:p w14:paraId="3DBC9C1D" w14:textId="6581898B" w:rsidR="009D2DC9" w:rsidRPr="009D2DC9" w:rsidRDefault="009D2DC9" w:rsidP="00CF6E6D">
      <w:pPr>
        <w:pStyle w:val="ListParagraph"/>
        <w:numPr>
          <w:ilvl w:val="0"/>
          <w:numId w:val="441"/>
        </w:numPr>
        <w:shd w:val="clear" w:color="auto" w:fill="FFFFFF"/>
        <w:ind w:left="1440"/>
        <w:rPr>
          <w:color w:val="000000"/>
          <w:sz w:val="18"/>
          <w:szCs w:val="18"/>
        </w:rPr>
      </w:pPr>
      <w:r w:rsidRPr="009D2DC9">
        <w:rPr>
          <w:color w:val="000000"/>
          <w:sz w:val="18"/>
          <w:szCs w:val="18"/>
          <w:shd w:val="clear" w:color="auto" w:fill="FFFFFF"/>
        </w:rPr>
        <w:t>Otherwise, decrease the timer value by one after each slot.</w:t>
      </w:r>
    </w:p>
    <w:p w14:paraId="07BDEB31" w14:textId="2A35C897" w:rsidR="009D2DC9" w:rsidRPr="009D2DC9" w:rsidRDefault="009D2DC9" w:rsidP="00CF6E6D">
      <w:pPr>
        <w:pStyle w:val="ListParagraph"/>
        <w:numPr>
          <w:ilvl w:val="0"/>
          <w:numId w:val="441"/>
        </w:numPr>
        <w:shd w:val="clear" w:color="auto" w:fill="FFFFFF"/>
        <w:ind w:left="1440"/>
        <w:rPr>
          <w:color w:val="000000"/>
          <w:sz w:val="18"/>
          <w:szCs w:val="18"/>
        </w:rPr>
      </w:pPr>
      <w:r w:rsidRPr="009D2DC9">
        <w:rPr>
          <w:color w:val="000000"/>
          <w:sz w:val="18"/>
          <w:szCs w:val="18"/>
          <w:shd w:val="clear" w:color="auto" w:fill="FFFFFF"/>
        </w:rPr>
        <w:t>Note: There is no timer for SSSG switching is running for UE in SSSG#0</w:t>
      </w:r>
    </w:p>
    <w:p w14:paraId="1BF4646F" w14:textId="2152F437" w:rsidR="009D2DC9" w:rsidRDefault="009D2DC9" w:rsidP="009D2DC9">
      <w:pPr>
        <w:rPr>
          <w:lang w:eastAsia="x-none"/>
        </w:rPr>
      </w:pPr>
    </w:p>
    <w:p w14:paraId="0596CF35" w14:textId="788DF499" w:rsidR="003C2CE9" w:rsidRPr="005B556A" w:rsidRDefault="003C2CE9" w:rsidP="003C2CE9">
      <w:pPr>
        <w:kinsoku w:val="0"/>
        <w:spacing w:line="220" w:lineRule="exact"/>
        <w:rPr>
          <w:rFonts w:ascii="Times New Roman" w:hAnsi="Times New Roman"/>
          <w:bCs/>
          <w:lang w:eastAsia="x-none"/>
        </w:rPr>
      </w:pPr>
      <w:r w:rsidRPr="005B556A">
        <w:rPr>
          <w:rFonts w:ascii="Times New Roman" w:hAnsi="Times New Roman"/>
          <w:b/>
          <w:lang w:eastAsia="x-none"/>
        </w:rPr>
        <w:t>Decision:</w:t>
      </w:r>
      <w:r w:rsidRPr="005B556A">
        <w:rPr>
          <w:rFonts w:ascii="Times New Roman" w:hAnsi="Times New Roman"/>
          <w:bCs/>
          <w:lang w:eastAsia="x-none"/>
        </w:rPr>
        <w:t xml:space="preserve"> As per email decision posted on May </w:t>
      </w:r>
      <w:r>
        <w:rPr>
          <w:rFonts w:ascii="Times New Roman" w:hAnsi="Times New Roman"/>
          <w:bCs/>
          <w:lang w:eastAsia="x-none"/>
        </w:rPr>
        <w:t>20</w:t>
      </w:r>
      <w:r w:rsidRPr="000D7D1B">
        <w:rPr>
          <w:rFonts w:ascii="Times New Roman" w:hAnsi="Times New Roman"/>
          <w:bCs/>
          <w:vertAlign w:val="superscript"/>
          <w:lang w:eastAsia="x-none"/>
        </w:rPr>
        <w:t>th</w:t>
      </w:r>
      <w:r>
        <w:rPr>
          <w:rFonts w:ascii="Times New Roman" w:hAnsi="Times New Roman"/>
          <w:bCs/>
          <w:lang w:eastAsia="x-none"/>
        </w:rPr>
        <w:t>,</w:t>
      </w:r>
    </w:p>
    <w:p w14:paraId="066FAEF0" w14:textId="77777777" w:rsidR="003C2CE9" w:rsidRPr="003C2CE9" w:rsidRDefault="003C2CE9" w:rsidP="003C2CE9">
      <w:pPr>
        <w:rPr>
          <w:rFonts w:ascii="Times New Roman" w:hAnsi="Times New Roman"/>
          <w:szCs w:val="20"/>
        </w:rPr>
      </w:pPr>
    </w:p>
    <w:p w14:paraId="09BDC18E" w14:textId="77777777" w:rsidR="009D2DC9" w:rsidRPr="003C2CE9" w:rsidRDefault="009D2DC9" w:rsidP="003C2CE9">
      <w:pPr>
        <w:rPr>
          <w:rFonts w:ascii="Times New Roman" w:eastAsia="SimSun" w:hAnsi="Times New Roman"/>
          <w:color w:val="000000"/>
          <w:szCs w:val="20"/>
          <w:highlight w:val="green"/>
          <w:lang w:val="en-US" w:eastAsia="zh-CN"/>
        </w:rPr>
      </w:pPr>
      <w:r w:rsidRPr="003C2CE9">
        <w:rPr>
          <w:rFonts w:ascii="Times New Roman" w:eastAsia="SimSun" w:hAnsi="Times New Roman"/>
          <w:color w:val="000000"/>
          <w:szCs w:val="20"/>
          <w:highlight w:val="green"/>
          <w:shd w:val="clear" w:color="auto" w:fill="FFFF00"/>
          <w:lang w:eastAsia="zh-CN"/>
        </w:rPr>
        <w:t>Agreement</w:t>
      </w:r>
    </w:p>
    <w:p w14:paraId="4FB72626" w14:textId="77777777" w:rsidR="009D2DC9" w:rsidRPr="003C2CE9" w:rsidRDefault="009D2DC9" w:rsidP="003C2CE9">
      <w:pPr>
        <w:rPr>
          <w:rFonts w:ascii="Times New Roman" w:hAnsi="Times New Roman"/>
          <w:szCs w:val="20"/>
        </w:rPr>
      </w:pPr>
      <w:r w:rsidRPr="003C2CE9">
        <w:rPr>
          <w:rFonts w:ascii="Times New Roman" w:hAnsi="Times New Roman"/>
          <w:szCs w:val="20"/>
        </w:rPr>
        <w:t>Down-select from the followings,</w:t>
      </w:r>
    </w:p>
    <w:p w14:paraId="590004E1" w14:textId="43EC7F6D" w:rsidR="009D2DC9" w:rsidRPr="003C2CE9" w:rsidRDefault="009D2DC9" w:rsidP="003C2CE9">
      <w:pPr>
        <w:pStyle w:val="ListParagraph"/>
        <w:numPr>
          <w:ilvl w:val="0"/>
          <w:numId w:val="65"/>
        </w:numPr>
      </w:pPr>
      <w:r w:rsidRPr="003C2CE9">
        <w:t>Alt-1</w:t>
      </w:r>
      <w:r w:rsidR="003C2CE9" w:rsidRPr="003C2CE9">
        <w:t xml:space="preserve">: </w:t>
      </w:r>
      <w:r w:rsidRPr="003C2CE9">
        <w:t>The PDCCH skipping applies only in active time. The PDCCH skipping duration decrements by slot irrespective whether UE is in active time or not</w:t>
      </w:r>
    </w:p>
    <w:p w14:paraId="479B8D22" w14:textId="37329ADD" w:rsidR="009D2DC9" w:rsidRPr="003C2CE9" w:rsidRDefault="009D2DC9" w:rsidP="003C2CE9">
      <w:pPr>
        <w:pStyle w:val="ListParagraph"/>
        <w:numPr>
          <w:ilvl w:val="0"/>
          <w:numId w:val="65"/>
        </w:numPr>
      </w:pPr>
      <w:r w:rsidRPr="003C2CE9">
        <w:t>Alt-2</w:t>
      </w:r>
      <w:r w:rsidR="003C2CE9" w:rsidRPr="003C2CE9">
        <w:t xml:space="preserve">: </w:t>
      </w:r>
      <w:r w:rsidRPr="003C2CE9">
        <w:t>The PDCCH skipping applies only in active time. PDCCH skipping is terminated when UE goes into outside active time.</w:t>
      </w:r>
    </w:p>
    <w:p w14:paraId="5BD15EB7" w14:textId="05F5EFB9" w:rsidR="009D2DC9" w:rsidRPr="003C2CE9" w:rsidRDefault="009D2DC9" w:rsidP="003C2CE9">
      <w:pPr>
        <w:rPr>
          <w:rFonts w:ascii="Times New Roman" w:eastAsia="DengXian" w:hAnsi="Times New Roman"/>
          <w:szCs w:val="20"/>
          <w:u w:val="single"/>
          <w:lang w:eastAsia="zh-CN"/>
        </w:rPr>
      </w:pPr>
      <w:r w:rsidRPr="003C2CE9">
        <w:rPr>
          <w:rFonts w:ascii="Times New Roman" w:eastAsia="DengXian" w:hAnsi="Times New Roman"/>
          <w:szCs w:val="20"/>
          <w:u w:val="single"/>
          <w:lang w:eastAsia="zh-CN"/>
        </w:rPr>
        <w:t>Conclusion</w:t>
      </w:r>
      <w:r w:rsidR="003C2CE9">
        <w:rPr>
          <w:rFonts w:ascii="Times New Roman" w:eastAsia="DengXian" w:hAnsi="Times New Roman"/>
          <w:szCs w:val="20"/>
          <w:u w:val="single"/>
          <w:lang w:eastAsia="zh-CN"/>
        </w:rPr>
        <w:t>:</w:t>
      </w:r>
    </w:p>
    <w:p w14:paraId="0A2B7E28" w14:textId="520CF8E9" w:rsidR="009D2DC9" w:rsidRPr="003C2CE9" w:rsidRDefault="009D2DC9" w:rsidP="003C2CE9">
      <w:pPr>
        <w:rPr>
          <w:rFonts w:ascii="Times New Roman" w:hAnsi="Times New Roman"/>
          <w:szCs w:val="20"/>
        </w:rPr>
      </w:pPr>
      <w:r w:rsidRPr="003C2CE9">
        <w:rPr>
          <w:rFonts w:ascii="Times New Roman" w:hAnsi="Times New Roman"/>
          <w:szCs w:val="20"/>
        </w:rPr>
        <w:t>No</w:t>
      </w:r>
      <w:r w:rsidR="003C2CE9">
        <w:rPr>
          <w:rFonts w:ascii="Times New Roman" w:hAnsi="Times New Roman"/>
          <w:szCs w:val="20"/>
        </w:rPr>
        <w:t xml:space="preserve"> </w:t>
      </w:r>
      <w:r w:rsidRPr="003C2CE9">
        <w:rPr>
          <w:rFonts w:ascii="Times New Roman" w:hAnsi="Times New Roman"/>
          <w:szCs w:val="20"/>
        </w:rPr>
        <w:t>consensus</w:t>
      </w:r>
      <w:r w:rsidR="003C2CE9">
        <w:rPr>
          <w:rFonts w:ascii="Times New Roman" w:hAnsi="Times New Roman"/>
          <w:szCs w:val="20"/>
        </w:rPr>
        <w:t xml:space="preserve"> </w:t>
      </w:r>
      <w:r w:rsidRPr="003C2CE9">
        <w:rPr>
          <w:rFonts w:ascii="Times New Roman" w:hAnsi="Times New Roman"/>
          <w:szCs w:val="20"/>
        </w:rPr>
        <w:t>to skip PDCCH monitoring in search space set(s)other than</w:t>
      </w:r>
      <w:r w:rsidR="003C2CE9">
        <w:rPr>
          <w:rFonts w:ascii="Times New Roman" w:hAnsi="Times New Roman"/>
          <w:szCs w:val="20"/>
        </w:rPr>
        <w:t xml:space="preserve"> </w:t>
      </w:r>
      <w:r w:rsidRPr="003C2CE9">
        <w:rPr>
          <w:rFonts w:ascii="Times New Roman" w:hAnsi="Times New Roman"/>
          <w:szCs w:val="20"/>
        </w:rPr>
        <w:t>type 3 CSS and USS</w:t>
      </w:r>
      <w:r w:rsidR="003C2CE9">
        <w:rPr>
          <w:rFonts w:ascii="Times New Roman" w:hAnsi="Times New Roman"/>
          <w:szCs w:val="20"/>
        </w:rPr>
        <w:t>.</w:t>
      </w:r>
    </w:p>
    <w:p w14:paraId="419378AE" w14:textId="77777777" w:rsidR="009D2DC9" w:rsidRPr="003C2CE9" w:rsidRDefault="009D2DC9" w:rsidP="003C2CE9">
      <w:pPr>
        <w:rPr>
          <w:rFonts w:ascii="Times New Roman" w:hAnsi="Times New Roman"/>
          <w:szCs w:val="20"/>
        </w:rPr>
      </w:pPr>
    </w:p>
    <w:p w14:paraId="5189953C" w14:textId="77777777" w:rsidR="009D2DC9" w:rsidRPr="003C2CE9" w:rsidRDefault="009D2DC9" w:rsidP="003C2CE9">
      <w:pPr>
        <w:rPr>
          <w:rFonts w:ascii="Times New Roman" w:hAnsi="Times New Roman"/>
          <w:szCs w:val="20"/>
          <w:highlight w:val="green"/>
        </w:rPr>
      </w:pPr>
      <w:r w:rsidRPr="003C2CE9">
        <w:rPr>
          <w:rFonts w:ascii="Times New Roman" w:hAnsi="Times New Roman"/>
          <w:szCs w:val="20"/>
          <w:highlight w:val="green"/>
        </w:rPr>
        <w:t>Agreement</w:t>
      </w:r>
    </w:p>
    <w:p w14:paraId="262EF976" w14:textId="6CF1D7CB" w:rsidR="009D2DC9" w:rsidRPr="003C2CE9" w:rsidRDefault="009D2DC9" w:rsidP="00CF6E6D">
      <w:pPr>
        <w:pStyle w:val="ListParagraph"/>
        <w:numPr>
          <w:ilvl w:val="0"/>
          <w:numId w:val="442"/>
        </w:numPr>
      </w:pPr>
      <w:r w:rsidRPr="003C2CE9">
        <w:t>If the UE is indicated</w:t>
      </w:r>
      <w:r w:rsidR="003C2CE9">
        <w:t xml:space="preserve"> </w:t>
      </w:r>
      <w:r w:rsidRPr="003C2CE9">
        <w:t>a</w:t>
      </w:r>
      <w:r w:rsidR="003C2CE9">
        <w:t xml:space="preserve"> </w:t>
      </w:r>
      <w:r w:rsidRPr="003C2CE9">
        <w:t>skipping of PDCCH monitoring, UE terminates</w:t>
      </w:r>
      <w:r w:rsidR="003C2CE9">
        <w:t xml:space="preserve"> </w:t>
      </w:r>
      <w:r w:rsidRPr="003C2CE9">
        <w:t>the</w:t>
      </w:r>
      <w:r w:rsidR="003C2CE9">
        <w:t xml:space="preserve"> </w:t>
      </w:r>
      <w:r w:rsidRPr="003C2CE9">
        <w:t>skipping of PDCCH monitoring</w:t>
      </w:r>
      <w:r w:rsidR="003C2CE9">
        <w:t xml:space="preserve"> </w:t>
      </w:r>
      <w:r w:rsidRPr="003C2CE9">
        <w:t>from</w:t>
      </w:r>
      <w:r w:rsidR="003C2CE9">
        <w:t xml:space="preserve"> </w:t>
      </w:r>
      <w:r w:rsidRPr="003C2CE9">
        <w:t>the first slot after the last OFDM symbol of a positive SR transmission</w:t>
      </w:r>
      <w:r w:rsidR="003C2CE9" w:rsidRPr="003C2CE9">
        <w:t>.</w:t>
      </w:r>
    </w:p>
    <w:p w14:paraId="3A1325E6" w14:textId="0BA1AFBD" w:rsidR="003C2CE9" w:rsidRDefault="003C2CE9" w:rsidP="003C2CE9">
      <w:pPr>
        <w:rPr>
          <w:rFonts w:ascii="Times New Roman" w:hAnsi="Times New Roman"/>
          <w:szCs w:val="20"/>
        </w:rPr>
      </w:pPr>
    </w:p>
    <w:p w14:paraId="54DFAE90" w14:textId="30AF0C53" w:rsidR="003C2CE9" w:rsidRPr="003C2CE9" w:rsidRDefault="003C2CE9" w:rsidP="003C2CE9">
      <w:pPr>
        <w:rPr>
          <w:rFonts w:ascii="Times New Roman" w:hAnsi="Times New Roman"/>
          <w:szCs w:val="20"/>
        </w:rPr>
      </w:pPr>
      <w:r>
        <w:rPr>
          <w:rFonts w:ascii="Times New Roman" w:hAnsi="Times New Roman"/>
          <w:szCs w:val="20"/>
        </w:rPr>
        <w:t>Final summary in</w:t>
      </w:r>
    </w:p>
    <w:p w14:paraId="6736093F" w14:textId="026CD070" w:rsidR="0045480C" w:rsidRPr="003C2CE9" w:rsidRDefault="001B5688" w:rsidP="007D7F59">
      <w:pPr>
        <w:rPr>
          <w:b/>
          <w:bCs/>
          <w:lang w:eastAsia="x-none"/>
        </w:rPr>
      </w:pPr>
      <w:hyperlink r:id="rId965" w:history="1">
        <w:r w:rsidR="000B5C49">
          <w:rPr>
            <w:rStyle w:val="Hyperlink"/>
            <w:b/>
            <w:bCs/>
            <w:lang w:eastAsia="x-none"/>
          </w:rPr>
          <w:t>R1-2205278</w:t>
        </w:r>
      </w:hyperlink>
      <w:r w:rsidR="009D2DC9" w:rsidRPr="003C2CE9">
        <w:rPr>
          <w:b/>
          <w:bCs/>
          <w:lang w:eastAsia="x-none"/>
        </w:rPr>
        <w:tab/>
        <w:t>FL summary#2 of DCI-based power saving adaptation</w:t>
      </w:r>
      <w:r w:rsidR="009D2DC9" w:rsidRPr="003C2CE9">
        <w:rPr>
          <w:b/>
          <w:bCs/>
          <w:lang w:eastAsia="x-none"/>
        </w:rPr>
        <w:tab/>
        <w:t>Moderator (vivo)</w:t>
      </w:r>
    </w:p>
    <w:p w14:paraId="433E8E9A" w14:textId="629B68EE" w:rsidR="007D7F59" w:rsidRDefault="007D7F59" w:rsidP="003771D2">
      <w:pPr>
        <w:pStyle w:val="Heading3"/>
      </w:pPr>
      <w:bookmarkStart w:id="164" w:name="_Toc101356997"/>
      <w:bookmarkStart w:id="165" w:name="_Toc105521335"/>
      <w:r w:rsidRPr="001A7008">
        <w:t>Other</w:t>
      </w:r>
      <w:bookmarkEnd w:id="164"/>
      <w:bookmarkEnd w:id="165"/>
    </w:p>
    <w:p w14:paraId="51F17E04" w14:textId="7F155F07" w:rsidR="007D7F59" w:rsidRDefault="007D7F59" w:rsidP="007D7F59">
      <w:pPr>
        <w:rPr>
          <w:i/>
        </w:rPr>
      </w:pPr>
      <w:r>
        <w:rPr>
          <w:i/>
        </w:rPr>
        <w:t xml:space="preserve">For any other maintenance issues on </w:t>
      </w:r>
      <w:r w:rsidRPr="00587DE1">
        <w:rPr>
          <w:i/>
        </w:rPr>
        <w:t>UE Power Saving Enhancements</w:t>
      </w:r>
    </w:p>
    <w:p w14:paraId="71EB974F" w14:textId="77777777" w:rsidR="003771D2" w:rsidRDefault="003771D2" w:rsidP="003771D2"/>
    <w:p w14:paraId="387C31A6" w14:textId="3D12270C" w:rsidR="007D7F59" w:rsidRPr="00017452" w:rsidRDefault="001B5688" w:rsidP="007D7F59">
      <w:hyperlink r:id="rId966" w:history="1">
        <w:r w:rsidR="000B5C49">
          <w:rPr>
            <w:rStyle w:val="Hyperlink"/>
          </w:rPr>
          <w:t>R1-2203597</w:t>
        </w:r>
      </w:hyperlink>
      <w:r w:rsidR="007D7F59" w:rsidRPr="00017452">
        <w:tab/>
        <w:t>Discussion on power saving for RRC connected UEs</w:t>
      </w:r>
      <w:r w:rsidR="007D7F59" w:rsidRPr="00017452">
        <w:tab/>
        <w:t>ZTE, Sanechips</w:t>
      </w:r>
    </w:p>
    <w:p w14:paraId="0F89911D" w14:textId="38BEAB99" w:rsidR="007D7F59" w:rsidRPr="00017452" w:rsidRDefault="001B5688" w:rsidP="007D7F59">
      <w:hyperlink r:id="rId967" w:history="1">
        <w:r w:rsidR="000B5C49">
          <w:rPr>
            <w:rStyle w:val="Hyperlink"/>
          </w:rPr>
          <w:t>R1-2204897</w:t>
        </w:r>
      </w:hyperlink>
      <w:r w:rsidR="007D7F59" w:rsidRPr="00017452">
        <w:tab/>
        <w:t>Discussion on UE assumption of TRS availability</w:t>
      </w:r>
      <w:r w:rsidR="007D7F59" w:rsidRPr="00017452">
        <w:tab/>
        <w:t>Huawei, HiSilicon</w:t>
      </w:r>
    </w:p>
    <w:p w14:paraId="2B90B6EA" w14:textId="1ECC9FCB" w:rsidR="007D7F59" w:rsidRPr="00017452" w:rsidRDefault="001B5688" w:rsidP="007D7F59">
      <w:hyperlink r:id="rId968" w:history="1">
        <w:r w:rsidR="000B5C49">
          <w:rPr>
            <w:rStyle w:val="Hyperlink"/>
          </w:rPr>
          <w:t>R1-2204961</w:t>
        </w:r>
      </w:hyperlink>
      <w:r w:rsidR="007D7F59">
        <w:tab/>
        <w:t xml:space="preserve">Related aspects of </w:t>
      </w:r>
      <w:r w:rsidR="007D7F59" w:rsidRPr="00017452">
        <w:t>Rel-17 UE PS maintenance</w:t>
      </w:r>
      <w:r w:rsidR="007D7F59" w:rsidRPr="00017452">
        <w:tab/>
        <w:t>Ericsson</w:t>
      </w:r>
    </w:p>
    <w:p w14:paraId="69C5FD61" w14:textId="3E1C1F70" w:rsidR="007D7F59" w:rsidRDefault="007D7F59" w:rsidP="004C336F">
      <w:pPr>
        <w:pStyle w:val="Heading2"/>
      </w:pPr>
      <w:bookmarkStart w:id="166" w:name="_Toc101356998"/>
      <w:bookmarkStart w:id="167" w:name="_Toc105521336"/>
      <w:r>
        <w:t xml:space="preserve">Maintenance on </w:t>
      </w:r>
      <w:r w:rsidRPr="002F399F">
        <w:t>NR coverage enhancement</w:t>
      </w:r>
      <w:bookmarkEnd w:id="166"/>
      <w:bookmarkEnd w:id="167"/>
    </w:p>
    <w:p w14:paraId="033E79D7" w14:textId="1A05D4FD" w:rsidR="001A1F25" w:rsidRPr="001A1F25" w:rsidRDefault="001B5688" w:rsidP="001A1F25">
      <w:pPr>
        <w:rPr>
          <w:b/>
          <w:bCs/>
        </w:rPr>
      </w:pPr>
      <w:hyperlink r:id="rId969" w:history="1">
        <w:r w:rsidR="000B5C49">
          <w:rPr>
            <w:rStyle w:val="Hyperlink"/>
            <w:b/>
            <w:bCs/>
          </w:rPr>
          <w:t>R1-2205566</w:t>
        </w:r>
      </w:hyperlink>
      <w:r w:rsidR="001A1F25" w:rsidRPr="001A1F25">
        <w:rPr>
          <w:b/>
          <w:bCs/>
        </w:rPr>
        <w:tab/>
        <w:t>Session notes for 8.8 (NR coverage enhancement)</w:t>
      </w:r>
      <w:r w:rsidR="001A1F25" w:rsidRPr="001A1F25">
        <w:rPr>
          <w:b/>
          <w:bCs/>
        </w:rPr>
        <w:tab/>
        <w:t>Ad-hoc Chair (CMCC)</w:t>
      </w:r>
    </w:p>
    <w:p w14:paraId="57EEE7C6" w14:textId="77777777" w:rsidR="001A1F25" w:rsidRPr="001A1F25" w:rsidRDefault="001A1F25" w:rsidP="001A1F25"/>
    <w:p w14:paraId="6B96724A" w14:textId="43B4B02A" w:rsidR="007D7F59" w:rsidRPr="00C22529" w:rsidRDefault="001B5688" w:rsidP="007D7F59">
      <w:pPr>
        <w:rPr>
          <w:b/>
          <w:bCs/>
          <w:lang w:eastAsia="x-none"/>
        </w:rPr>
      </w:pPr>
      <w:hyperlink r:id="rId970" w:history="1">
        <w:r w:rsidR="000B5C49">
          <w:rPr>
            <w:rStyle w:val="Hyperlink"/>
            <w:b/>
            <w:bCs/>
            <w:lang w:eastAsia="x-none"/>
          </w:rPr>
          <w:t>R1-2203651</w:t>
        </w:r>
      </w:hyperlink>
      <w:r w:rsidR="007D7F59" w:rsidRPr="00C22529">
        <w:rPr>
          <w:b/>
          <w:bCs/>
          <w:lang w:eastAsia="x-none"/>
        </w:rPr>
        <w:tab/>
        <w:t>Summary of preparation phase for Rel-17 NR coverage enhancements</w:t>
      </w:r>
      <w:r w:rsidR="007D7F59" w:rsidRPr="00C22529">
        <w:rPr>
          <w:b/>
          <w:bCs/>
          <w:lang w:eastAsia="x-none"/>
        </w:rPr>
        <w:tab/>
        <w:t>Moderator (China Telecom)</w:t>
      </w:r>
    </w:p>
    <w:p w14:paraId="05AB6AFC" w14:textId="77777777" w:rsidR="007D7F59" w:rsidRDefault="007D7F59" w:rsidP="00C22529">
      <w:pPr>
        <w:pStyle w:val="Heading3"/>
      </w:pPr>
      <w:bookmarkStart w:id="168" w:name="_Toc101356999"/>
      <w:bookmarkStart w:id="169" w:name="_Toc105521337"/>
      <w:r>
        <w:t>PUSCH enhancements</w:t>
      </w:r>
      <w:bookmarkEnd w:id="168"/>
      <w:bookmarkEnd w:id="169"/>
    </w:p>
    <w:p w14:paraId="1C3400D1" w14:textId="77777777" w:rsidR="007D7F59" w:rsidRPr="00017452" w:rsidRDefault="007D7F59" w:rsidP="007D7F59">
      <w:pPr>
        <w:rPr>
          <w:i/>
        </w:rPr>
      </w:pPr>
      <w:r w:rsidRPr="00930024">
        <w:rPr>
          <w:i/>
        </w:rPr>
        <w:t>Including enhancements on PUSCH repetition type A, TB processing over multi-slot PUSCH, and Type A PUSCH repetitions for Msg3</w:t>
      </w:r>
      <w:r w:rsidRPr="00017452">
        <w:rPr>
          <w:i/>
        </w:rPr>
        <w:t>.</w:t>
      </w:r>
    </w:p>
    <w:p w14:paraId="12101F68" w14:textId="77777777" w:rsidR="007D7F59" w:rsidRDefault="007D7F59" w:rsidP="007D7F59"/>
    <w:p w14:paraId="42D0DCEA" w14:textId="621889BD" w:rsidR="007D7F59" w:rsidRPr="00017452" w:rsidRDefault="001B5688" w:rsidP="007D7F59">
      <w:hyperlink r:id="rId971" w:history="1">
        <w:r w:rsidR="000B5C49">
          <w:rPr>
            <w:rStyle w:val="Hyperlink"/>
          </w:rPr>
          <w:t>R1-2203095</w:t>
        </w:r>
      </w:hyperlink>
      <w:r w:rsidR="007D7F59" w:rsidRPr="00017452">
        <w:tab/>
        <w:t>Discussion on PUSCH enhancements</w:t>
      </w:r>
      <w:r w:rsidR="007D7F59" w:rsidRPr="00017452">
        <w:tab/>
        <w:t>Huawei, HiSilicon</w:t>
      </w:r>
    </w:p>
    <w:p w14:paraId="61B7C9A8" w14:textId="3ABF6A22" w:rsidR="007D7F59" w:rsidRPr="00017452" w:rsidRDefault="001B5688" w:rsidP="007D7F59">
      <w:hyperlink r:id="rId972" w:history="1">
        <w:r w:rsidR="000B5C49">
          <w:rPr>
            <w:rStyle w:val="Hyperlink"/>
          </w:rPr>
          <w:t>R1-2203191</w:t>
        </w:r>
      </w:hyperlink>
      <w:r w:rsidR="007D7F59" w:rsidRPr="00017452">
        <w:tab/>
        <w:t>Discussion on remaining issues for PUSCH enhancements</w:t>
      </w:r>
      <w:r w:rsidR="007D7F59" w:rsidRPr="00017452">
        <w:tab/>
        <w:t>ZTE</w:t>
      </w:r>
    </w:p>
    <w:p w14:paraId="62C02B43" w14:textId="290571A2" w:rsidR="007D7F59" w:rsidRPr="00017452" w:rsidRDefault="001B5688" w:rsidP="007D7F59">
      <w:hyperlink r:id="rId973" w:history="1">
        <w:r w:rsidR="000B5C49">
          <w:rPr>
            <w:rStyle w:val="Hyperlink"/>
          </w:rPr>
          <w:t>R1-2203439</w:t>
        </w:r>
      </w:hyperlink>
      <w:r w:rsidR="007D7F59" w:rsidRPr="00017452">
        <w:tab/>
        <w:t>Remaining issues on PUSCH enhancements in Rel-17</w:t>
      </w:r>
      <w:r w:rsidR="007D7F59" w:rsidRPr="00017452">
        <w:tab/>
        <w:t>CATT</w:t>
      </w:r>
    </w:p>
    <w:p w14:paraId="0148A580" w14:textId="07A4CDA5" w:rsidR="007D7F59" w:rsidRPr="00017452" w:rsidRDefault="001B5688" w:rsidP="007D7F59">
      <w:hyperlink r:id="rId974" w:history="1">
        <w:r w:rsidR="000B5C49">
          <w:rPr>
            <w:rStyle w:val="Hyperlink"/>
          </w:rPr>
          <w:t>R1-2203521</w:t>
        </w:r>
      </w:hyperlink>
      <w:r w:rsidR="007D7F59" w:rsidRPr="00017452">
        <w:tab/>
        <w:t>Remaining issues on PUSCH enhancements</w:t>
      </w:r>
      <w:r w:rsidR="007D7F59" w:rsidRPr="00017452">
        <w:tab/>
        <w:t>vivo</w:t>
      </w:r>
    </w:p>
    <w:p w14:paraId="5B01D226" w14:textId="3C46FA47" w:rsidR="007D7F59" w:rsidRPr="00017452" w:rsidRDefault="001B5688" w:rsidP="007D7F59">
      <w:hyperlink r:id="rId975" w:history="1">
        <w:r w:rsidR="000B5C49">
          <w:rPr>
            <w:rStyle w:val="Hyperlink"/>
          </w:rPr>
          <w:t>R1-2203610</w:t>
        </w:r>
      </w:hyperlink>
      <w:r w:rsidR="007D7F59" w:rsidRPr="00017452">
        <w:tab/>
        <w:t>Remaining issues on PUSCH coverage enhancements</w:t>
      </w:r>
      <w:r w:rsidR="007D7F59" w:rsidRPr="00017452">
        <w:tab/>
        <w:t>Nokia, Nokia Shanghai Bell</w:t>
      </w:r>
    </w:p>
    <w:p w14:paraId="6FE7F3EA" w14:textId="3EAC1A63" w:rsidR="007D7F59" w:rsidRPr="00017452" w:rsidRDefault="001B5688" w:rsidP="007D7F59">
      <w:hyperlink r:id="rId976" w:history="1">
        <w:r w:rsidR="000B5C49">
          <w:rPr>
            <w:rStyle w:val="Hyperlink"/>
          </w:rPr>
          <w:t>R1-2203791</w:t>
        </w:r>
      </w:hyperlink>
      <w:r w:rsidR="007D7F59" w:rsidRPr="00017452">
        <w:tab/>
        <w:t>Maintenance on PUSCH enhancements</w:t>
      </w:r>
      <w:r w:rsidR="007D7F59" w:rsidRPr="00017452">
        <w:tab/>
        <w:t>xiaomi</w:t>
      </w:r>
    </w:p>
    <w:p w14:paraId="308543D5" w14:textId="17D8073E" w:rsidR="007D7F59" w:rsidRPr="00017452" w:rsidRDefault="001B5688" w:rsidP="007D7F59">
      <w:hyperlink r:id="rId977" w:history="1">
        <w:r w:rsidR="000B5C49">
          <w:rPr>
            <w:rStyle w:val="Hyperlink"/>
          </w:rPr>
          <w:t>R1-2203837</w:t>
        </w:r>
      </w:hyperlink>
      <w:r w:rsidR="007D7F59" w:rsidRPr="00017452">
        <w:tab/>
        <w:t>Remaining issues on TB processing over multi-slot PUSCH</w:t>
      </w:r>
      <w:r w:rsidR="007D7F59" w:rsidRPr="00017452">
        <w:tab/>
        <w:t>Langbo</w:t>
      </w:r>
    </w:p>
    <w:p w14:paraId="0388048B" w14:textId="3A7D64B7" w:rsidR="007D7F59" w:rsidRPr="00017452" w:rsidRDefault="001B5688" w:rsidP="007D7F59">
      <w:hyperlink r:id="rId978" w:history="1">
        <w:r w:rsidR="000B5C49">
          <w:rPr>
            <w:rStyle w:val="Hyperlink"/>
          </w:rPr>
          <w:t>R1-2203869</w:t>
        </w:r>
      </w:hyperlink>
      <w:r w:rsidR="007D7F59" w:rsidRPr="00017452">
        <w:tab/>
        <w:t>PUSCH enhancements</w:t>
      </w:r>
      <w:r w:rsidR="007D7F59" w:rsidRPr="00017452">
        <w:tab/>
        <w:t>Samsung</w:t>
      </w:r>
    </w:p>
    <w:p w14:paraId="14230AE3" w14:textId="7430BEAF" w:rsidR="007D7F59" w:rsidRPr="00017452" w:rsidRDefault="001B5688" w:rsidP="007D7F59">
      <w:hyperlink r:id="rId979" w:history="1">
        <w:r w:rsidR="000B5C49">
          <w:rPr>
            <w:rStyle w:val="Hyperlink"/>
          </w:rPr>
          <w:t>R1-2203994</w:t>
        </w:r>
      </w:hyperlink>
      <w:r w:rsidR="007D7F59" w:rsidRPr="00017452">
        <w:tab/>
        <w:t>Enhancements on PUSCH repetition type A</w:t>
      </w:r>
      <w:r w:rsidR="007D7F59" w:rsidRPr="00017452">
        <w:tab/>
        <w:t>OPPO</w:t>
      </w:r>
    </w:p>
    <w:p w14:paraId="1F655765" w14:textId="39397541" w:rsidR="007D7F59" w:rsidRPr="00017452" w:rsidRDefault="001B5688" w:rsidP="007D7F59">
      <w:hyperlink r:id="rId980" w:history="1">
        <w:r w:rsidR="000B5C49">
          <w:rPr>
            <w:rStyle w:val="Hyperlink"/>
          </w:rPr>
          <w:t>R1-2204089</w:t>
        </w:r>
      </w:hyperlink>
      <w:r w:rsidR="007D7F59" w:rsidRPr="00017452">
        <w:tab/>
        <w:t>Remaining issues on PUSCH enhancements</w:t>
      </w:r>
      <w:r w:rsidR="007D7F59" w:rsidRPr="00017452">
        <w:tab/>
        <w:t>InterDigital, Inc.</w:t>
      </w:r>
    </w:p>
    <w:p w14:paraId="0DD688A0" w14:textId="1F80F030" w:rsidR="007D7F59" w:rsidRPr="00017452" w:rsidRDefault="001B5688" w:rsidP="007D7F59">
      <w:hyperlink r:id="rId981" w:history="1">
        <w:r w:rsidR="000B5C49">
          <w:rPr>
            <w:rStyle w:val="Hyperlink"/>
          </w:rPr>
          <w:t>R1-2204212</w:t>
        </w:r>
      </w:hyperlink>
      <w:r w:rsidR="007D7F59" w:rsidRPr="00017452">
        <w:tab/>
        <w:t>Remaining issues on PUSCH repetition type A enhancement</w:t>
      </w:r>
      <w:r w:rsidR="007D7F59" w:rsidRPr="00017452">
        <w:tab/>
        <w:t>Apple</w:t>
      </w:r>
    </w:p>
    <w:p w14:paraId="7A4407D0" w14:textId="6F8A198D" w:rsidR="007D7F59" w:rsidRPr="00017452" w:rsidRDefault="001B5688" w:rsidP="007D7F59">
      <w:hyperlink r:id="rId982" w:history="1">
        <w:r w:rsidR="000B5C49">
          <w:rPr>
            <w:rStyle w:val="Hyperlink"/>
          </w:rPr>
          <w:t>R1-2204278</w:t>
        </w:r>
      </w:hyperlink>
      <w:r w:rsidR="007D7F59" w:rsidRPr="00017452">
        <w:tab/>
        <w:t>Discussion on the remaining issues of CE PUSCH enhancement</w:t>
      </w:r>
      <w:r w:rsidR="007D7F59" w:rsidRPr="00017452">
        <w:tab/>
        <w:t>CMCC</w:t>
      </w:r>
    </w:p>
    <w:p w14:paraId="1EEC9E6A" w14:textId="1E8CF5BD" w:rsidR="007D7F59" w:rsidRPr="00017452" w:rsidRDefault="001B5688" w:rsidP="007D7F59">
      <w:hyperlink r:id="rId983" w:history="1">
        <w:r w:rsidR="000B5C49">
          <w:rPr>
            <w:rStyle w:val="Hyperlink"/>
          </w:rPr>
          <w:t>R1-2204349</w:t>
        </w:r>
      </w:hyperlink>
      <w:r w:rsidR="007D7F59" w:rsidRPr="00017452">
        <w:tab/>
        <w:t>Remaining issues on PUSCH enhancements for coverage enhancement</w:t>
      </w:r>
      <w:r w:rsidR="007D7F59" w:rsidRPr="00017452">
        <w:tab/>
        <w:t>NTT DOCOMO, INC.</w:t>
      </w:r>
    </w:p>
    <w:p w14:paraId="7686190D" w14:textId="6E0213E5" w:rsidR="007D7F59" w:rsidRPr="00017452" w:rsidRDefault="001B5688" w:rsidP="007D7F59">
      <w:hyperlink r:id="rId984" w:history="1">
        <w:r w:rsidR="000B5C49">
          <w:rPr>
            <w:rStyle w:val="Hyperlink"/>
          </w:rPr>
          <w:t>R1-2204527</w:t>
        </w:r>
      </w:hyperlink>
      <w:r w:rsidR="007D7F59" w:rsidRPr="00017452">
        <w:tab/>
        <w:t>Remaining details on PUSCH enhancements</w:t>
      </w:r>
      <w:r w:rsidR="007D7F59" w:rsidRPr="00017452">
        <w:tab/>
        <w:t>LG Electronics</w:t>
      </w:r>
    </w:p>
    <w:p w14:paraId="117C120B" w14:textId="5CCE6550" w:rsidR="007D7F59" w:rsidRPr="00017452" w:rsidRDefault="001B5688" w:rsidP="007D7F59">
      <w:hyperlink r:id="rId985" w:history="1">
        <w:r w:rsidR="000B5C49">
          <w:rPr>
            <w:rStyle w:val="Hyperlink"/>
          </w:rPr>
          <w:t>R1-2204548</w:t>
        </w:r>
      </w:hyperlink>
      <w:r w:rsidR="007D7F59" w:rsidRPr="00017452">
        <w:tab/>
        <w:t>Remaining issues on enhancements for PUSCH repetition Type A</w:t>
      </w:r>
      <w:r w:rsidR="007D7F59" w:rsidRPr="00017452">
        <w:tab/>
        <w:t>WILUS Inc.</w:t>
      </w:r>
    </w:p>
    <w:p w14:paraId="5FCCEF75" w14:textId="64D11771" w:rsidR="007D7F59" w:rsidRPr="00017452" w:rsidRDefault="001B5688" w:rsidP="007D7F59">
      <w:hyperlink r:id="rId986" w:history="1">
        <w:r w:rsidR="000B5C49">
          <w:rPr>
            <w:rStyle w:val="Hyperlink"/>
          </w:rPr>
          <w:t>R1-2204657</w:t>
        </w:r>
      </w:hyperlink>
      <w:r w:rsidR="007D7F59" w:rsidRPr="00017452">
        <w:tab/>
        <w:t>Discussion on remaining issues on PUSCH repetition Type A enhancements</w:t>
      </w:r>
      <w:r w:rsidR="007D7F59" w:rsidRPr="00017452">
        <w:tab/>
        <w:t>Panasonic</w:t>
      </w:r>
    </w:p>
    <w:p w14:paraId="540B55F0" w14:textId="43CD3B37" w:rsidR="007D7F59" w:rsidRPr="00017452" w:rsidRDefault="001B5688" w:rsidP="007D7F59">
      <w:hyperlink r:id="rId987" w:history="1">
        <w:r w:rsidR="000B5C49">
          <w:rPr>
            <w:rStyle w:val="Hyperlink"/>
          </w:rPr>
          <w:t>R1-2204664</w:t>
        </w:r>
      </w:hyperlink>
      <w:r w:rsidR="007D7F59" w:rsidRPr="00017452">
        <w:tab/>
        <w:t>PUSCH enhancements for Rel-17 CovEnh</w:t>
      </w:r>
      <w:r w:rsidR="007D7F59" w:rsidRPr="00017452">
        <w:tab/>
        <w:t>Sharp</w:t>
      </w:r>
    </w:p>
    <w:p w14:paraId="51ECAA62" w14:textId="7D537D66" w:rsidR="007D7F59" w:rsidRPr="00017452" w:rsidRDefault="001B5688" w:rsidP="007D7F59">
      <w:hyperlink r:id="rId988" w:history="1">
        <w:r w:rsidR="000B5C49">
          <w:rPr>
            <w:rStyle w:val="Hyperlink"/>
          </w:rPr>
          <w:t>R1-2204726</w:t>
        </w:r>
      </w:hyperlink>
      <w:r w:rsidR="007D7F59" w:rsidRPr="00017452">
        <w:tab/>
        <w:t>Discussion on PUSCH enhancements</w:t>
      </w:r>
      <w:r w:rsidR="007D7F59" w:rsidRPr="00017452">
        <w:tab/>
        <w:t>MediaTek Inc.</w:t>
      </w:r>
    </w:p>
    <w:p w14:paraId="1A3F3922" w14:textId="0CDD3C17" w:rsidR="007D7F59" w:rsidRPr="00017452" w:rsidRDefault="001B5688" w:rsidP="007D7F59">
      <w:hyperlink r:id="rId989" w:history="1">
        <w:r w:rsidR="000B5C49">
          <w:rPr>
            <w:rStyle w:val="Hyperlink"/>
          </w:rPr>
          <w:t>R1-2204775</w:t>
        </w:r>
      </w:hyperlink>
      <w:r w:rsidR="007D7F59" w:rsidRPr="00017452">
        <w:tab/>
        <w:t>Remaining issues on PUSCH enhancements</w:t>
      </w:r>
      <w:r w:rsidR="007D7F59" w:rsidRPr="00017452">
        <w:tab/>
        <w:t>Intel Corporation</w:t>
      </w:r>
    </w:p>
    <w:p w14:paraId="067F87B9" w14:textId="51DD6E34" w:rsidR="007D7F59" w:rsidRPr="00017452" w:rsidRDefault="001B5688" w:rsidP="007D7F59">
      <w:hyperlink r:id="rId990" w:history="1">
        <w:r w:rsidR="000B5C49">
          <w:rPr>
            <w:rStyle w:val="Hyperlink"/>
          </w:rPr>
          <w:t>R1-2204871</w:t>
        </w:r>
      </w:hyperlink>
      <w:r w:rsidR="007D7F59" w:rsidRPr="00017452">
        <w:tab/>
        <w:t>Maintenance for PUSCH Repetition and TBoMS</w:t>
      </w:r>
      <w:r w:rsidR="007D7F59" w:rsidRPr="00017452">
        <w:tab/>
        <w:t>Ericsson</w:t>
      </w:r>
    </w:p>
    <w:p w14:paraId="65868ACA" w14:textId="4B4121EF" w:rsidR="007D7F59" w:rsidRDefault="001B5688" w:rsidP="007D7F59">
      <w:hyperlink r:id="rId991" w:history="1">
        <w:r w:rsidR="000B5C49">
          <w:rPr>
            <w:rStyle w:val="Hyperlink"/>
          </w:rPr>
          <w:t>R1-2204990</w:t>
        </w:r>
      </w:hyperlink>
      <w:r w:rsidR="007D7F59" w:rsidRPr="00017452">
        <w:tab/>
        <w:t>PUSCH Enhancements</w:t>
      </w:r>
      <w:r w:rsidR="007D7F59" w:rsidRPr="00017452">
        <w:tab/>
        <w:t>Qualcomm Incorporated</w:t>
      </w:r>
    </w:p>
    <w:p w14:paraId="33D1EEC5" w14:textId="17C1D050" w:rsidR="0060334D" w:rsidRDefault="0060334D" w:rsidP="007D7F59"/>
    <w:p w14:paraId="045B048F" w14:textId="77777777" w:rsidR="0060334D" w:rsidRPr="00950014" w:rsidRDefault="0060334D" w:rsidP="0060334D">
      <w:pPr>
        <w:rPr>
          <w:lang w:eastAsia="x-none"/>
        </w:rPr>
      </w:pPr>
      <w:r w:rsidRPr="00950014">
        <w:rPr>
          <w:lang w:eastAsia="x-none"/>
        </w:rPr>
        <w:t>[109-e-R17_CovEnh-01] – Toshi (Sharp)</w:t>
      </w:r>
    </w:p>
    <w:p w14:paraId="60B73703" w14:textId="1E5D8243" w:rsidR="0060334D" w:rsidRPr="00950014" w:rsidRDefault="0060334D" w:rsidP="0060334D">
      <w:pPr>
        <w:rPr>
          <w:lang w:eastAsia="x-none"/>
        </w:rPr>
      </w:pPr>
      <w:r w:rsidRPr="00950014">
        <w:rPr>
          <w:lang w:eastAsia="x-none"/>
        </w:rPr>
        <w:t>Email discussion under 8.8.1 for maintenance on PUSCH enhancement, for proposals in the FL summary of the preparation phase discussion, including</w:t>
      </w:r>
    </w:p>
    <w:p w14:paraId="6FC65CCB" w14:textId="77777777" w:rsidR="0060334D" w:rsidRPr="00950014" w:rsidRDefault="0060334D" w:rsidP="0060334D">
      <w:pPr>
        <w:rPr>
          <w:lang w:eastAsia="x-none"/>
        </w:rPr>
      </w:pPr>
      <w:r w:rsidRPr="00950014">
        <w:rPr>
          <w:lang w:eastAsia="x-none"/>
        </w:rPr>
        <w:t>Enhancements on PUSCH repetition type A: Issue#1, Issue#2, Issue#3 and Issue#5</w:t>
      </w:r>
    </w:p>
    <w:p w14:paraId="27E2D314" w14:textId="77777777" w:rsidR="0060334D" w:rsidRPr="00950014" w:rsidRDefault="0060334D" w:rsidP="0060334D">
      <w:pPr>
        <w:numPr>
          <w:ilvl w:val="0"/>
          <w:numId w:val="65"/>
        </w:numPr>
        <w:rPr>
          <w:lang w:eastAsia="x-none"/>
        </w:rPr>
      </w:pPr>
      <w:r w:rsidRPr="00950014">
        <w:rPr>
          <w:lang w:eastAsia="x-none"/>
        </w:rPr>
        <w:t>Discussion and decision by May 18</w:t>
      </w:r>
    </w:p>
    <w:p w14:paraId="4EC37FFA" w14:textId="1C700B83" w:rsidR="005144F8" w:rsidRPr="00950014" w:rsidRDefault="001B5688" w:rsidP="005144F8">
      <w:pPr>
        <w:rPr>
          <w:b/>
          <w:bCs/>
        </w:rPr>
      </w:pPr>
      <w:hyperlink r:id="rId992" w:history="1">
        <w:r w:rsidR="000B5C49">
          <w:rPr>
            <w:rStyle w:val="Hyperlink"/>
            <w:b/>
            <w:bCs/>
          </w:rPr>
          <w:t>R1-2205421</w:t>
        </w:r>
      </w:hyperlink>
      <w:r w:rsidR="005144F8" w:rsidRPr="00950014">
        <w:rPr>
          <w:b/>
          <w:bCs/>
        </w:rPr>
        <w:tab/>
        <w:t>Summary on [109-e-R17_CovEnh-01] for maintenance on PUSCH enhancement (Enhancements on PUSCH repetition type A)</w:t>
      </w:r>
      <w:r w:rsidR="005144F8" w:rsidRPr="00950014">
        <w:rPr>
          <w:b/>
          <w:bCs/>
        </w:rPr>
        <w:tab/>
        <w:t>Moderator (Sharp)</w:t>
      </w:r>
    </w:p>
    <w:p w14:paraId="6AA01C81" w14:textId="11B1A7A7" w:rsidR="00950014" w:rsidRDefault="00950014" w:rsidP="00950014">
      <w:r w:rsidRPr="00211513">
        <w:rPr>
          <w:b/>
          <w:bCs/>
        </w:rPr>
        <w:t>Decision:</w:t>
      </w:r>
      <w:r>
        <w:t xml:space="preserve"> As per email decision posted on May 12</w:t>
      </w:r>
      <w:r w:rsidRPr="00211513">
        <w:rPr>
          <w:vertAlign w:val="superscript"/>
        </w:rPr>
        <w:t>th</w:t>
      </w:r>
      <w:r>
        <w:t>,</w:t>
      </w:r>
    </w:p>
    <w:p w14:paraId="1AFCCEBF" w14:textId="77777777" w:rsidR="00950014" w:rsidRPr="007C502E" w:rsidRDefault="00950014" w:rsidP="00950014">
      <w:pPr>
        <w:rPr>
          <w:u w:val="single"/>
        </w:rPr>
      </w:pPr>
      <w:r w:rsidRPr="007C502E">
        <w:rPr>
          <w:rFonts w:hint="eastAsia"/>
          <w:u w:val="single"/>
        </w:rPr>
        <w:t>C</w:t>
      </w:r>
      <w:r w:rsidRPr="007C502E">
        <w:rPr>
          <w:u w:val="single"/>
        </w:rPr>
        <w:t>onclusion</w:t>
      </w:r>
    </w:p>
    <w:p w14:paraId="6F94457C" w14:textId="77777777" w:rsidR="00950014" w:rsidRPr="00247760" w:rsidRDefault="00950014" w:rsidP="00950014">
      <w:pPr>
        <w:shd w:val="clear" w:color="auto" w:fill="FFFFFF"/>
      </w:pPr>
      <w:r w:rsidRPr="00247760">
        <w:rPr>
          <w:rFonts w:hint="eastAsia"/>
        </w:rPr>
        <w:t>At least for Rel-17, it is RAN1</w:t>
      </w:r>
      <w:r w:rsidRPr="00247760">
        <w:rPr>
          <w:rFonts w:hint="eastAsia"/>
        </w:rPr>
        <w:t>’</w:t>
      </w:r>
      <w:r w:rsidRPr="00247760">
        <w:rPr>
          <w:rFonts w:hint="eastAsia"/>
        </w:rPr>
        <w:t>s common understanding that:</w:t>
      </w:r>
    </w:p>
    <w:p w14:paraId="263A868E" w14:textId="77777777" w:rsidR="00950014" w:rsidRPr="007C502E" w:rsidRDefault="00950014" w:rsidP="00CF6E6D">
      <w:pPr>
        <w:pStyle w:val="ListParagraph"/>
        <w:numPr>
          <w:ilvl w:val="0"/>
          <w:numId w:val="442"/>
        </w:numPr>
        <w:rPr>
          <w:rFonts w:ascii="Microsoft YaHei UI" w:eastAsia="Microsoft YaHei UI" w:hAnsi="Microsoft YaHei UI" w:cs="SimSun"/>
          <w:color w:val="000000"/>
          <w:sz w:val="21"/>
          <w:szCs w:val="21"/>
          <w:lang w:val="en-US" w:eastAsia="zh-CN"/>
        </w:rPr>
      </w:pPr>
      <w:r w:rsidRPr="00247760">
        <w:rPr>
          <w:rFonts w:hint="eastAsia"/>
        </w:rPr>
        <w:t>For PUSCH scheduled (with or without repetitions) by RAR UL grant or by DCI format 0_0 with CRC scrambled by TC-RNTI, the UE is not required to read </w:t>
      </w:r>
      <w:r w:rsidRPr="007C502E">
        <w:rPr>
          <w:i/>
          <w:iCs/>
        </w:rPr>
        <w:t>frequencyHopping</w:t>
      </w:r>
      <w:r w:rsidRPr="00247760">
        <w:rPr>
          <w:rFonts w:hint="eastAsia"/>
        </w:rPr>
        <w:t> in </w:t>
      </w:r>
      <w:r w:rsidRPr="007C502E">
        <w:rPr>
          <w:i/>
          <w:iCs/>
        </w:rPr>
        <w:t>pusch-Config</w:t>
      </w:r>
      <w:r w:rsidRPr="007C502E">
        <w:rPr>
          <w:rFonts w:hint="eastAsia"/>
          <w:i/>
          <w:iCs/>
        </w:rPr>
        <w:t> </w:t>
      </w:r>
      <w:r w:rsidRPr="00247760">
        <w:rPr>
          <w:rFonts w:hint="eastAsia"/>
        </w:rPr>
        <w:t>for the determination of frequency hopping type or for the determination of whether the frequency hopping is applied for the PUSCH and is required to read the frequency hopping flag information field of the RAR UL grant or the DCI format 0_0 with CRC scrambled by TC-RNTI for the determination of whether the frequency hopping is applied for the PUSCH or not.</w:t>
      </w:r>
    </w:p>
    <w:p w14:paraId="2E48CDA1" w14:textId="533A68C7" w:rsidR="00950014" w:rsidRPr="00247760" w:rsidRDefault="00950014" w:rsidP="00CF6E6D">
      <w:pPr>
        <w:pStyle w:val="ListParagraph"/>
        <w:numPr>
          <w:ilvl w:val="0"/>
          <w:numId w:val="442"/>
        </w:numPr>
      </w:pPr>
      <w:r w:rsidRPr="00247760">
        <w:rPr>
          <w:rFonts w:hint="eastAsia"/>
        </w:rPr>
        <w:t>For a PUSCH scheduled by a DCI format 0_0 with CRC scrambled by C-RNTI, MCS-C-RNTI or CS-RNTI, the frequency hopping field in the DCI format 0_0 is not expected to be set to 1 if </w:t>
      </w:r>
      <w:r w:rsidRPr="007C502E">
        <w:rPr>
          <w:i/>
          <w:iCs/>
        </w:rPr>
        <w:t>frequencyHopping</w:t>
      </w:r>
      <w:r w:rsidRPr="007C502E">
        <w:rPr>
          <w:rFonts w:hint="eastAsia"/>
          <w:i/>
          <w:iCs/>
        </w:rPr>
        <w:t> </w:t>
      </w:r>
      <w:r w:rsidRPr="00247760">
        <w:rPr>
          <w:rFonts w:hint="eastAsia"/>
        </w:rPr>
        <w:t>in </w:t>
      </w:r>
      <w:r w:rsidRPr="007C502E">
        <w:rPr>
          <w:i/>
          <w:iCs/>
        </w:rPr>
        <w:t>PUSCH-Config</w:t>
      </w:r>
      <w:r w:rsidRPr="00247760">
        <w:rPr>
          <w:rFonts w:hint="eastAsia"/>
        </w:rPr>
        <w:t> is not provided or set to</w:t>
      </w:r>
      <w:r w:rsidR="00DC29FA">
        <w:t xml:space="preserve"> </w:t>
      </w:r>
      <w:r w:rsidRPr="00247760">
        <w:t>interSlot</w:t>
      </w:r>
      <w:r w:rsidRPr="00247760">
        <w:rPr>
          <w:rFonts w:hint="eastAsia"/>
        </w:rPr>
        <w:t>.</w:t>
      </w:r>
    </w:p>
    <w:p w14:paraId="3A055D60" w14:textId="77777777" w:rsidR="00950014" w:rsidRPr="00247760" w:rsidRDefault="00950014" w:rsidP="00CF6E6D">
      <w:pPr>
        <w:pStyle w:val="ListParagraph"/>
        <w:numPr>
          <w:ilvl w:val="1"/>
          <w:numId w:val="442"/>
        </w:numPr>
      </w:pPr>
      <w:r w:rsidRPr="00247760">
        <w:rPr>
          <w:rFonts w:hint="eastAsia"/>
        </w:rPr>
        <w:t>Note: This follows the conclusion for R1-2003594 in RAN1#101-e</w:t>
      </w:r>
    </w:p>
    <w:p w14:paraId="7ADBF514" w14:textId="21582131" w:rsidR="00950014" w:rsidRPr="00247760" w:rsidRDefault="00950014" w:rsidP="00CF6E6D">
      <w:pPr>
        <w:pStyle w:val="ListParagraph"/>
        <w:numPr>
          <w:ilvl w:val="0"/>
          <w:numId w:val="442"/>
        </w:numPr>
      </w:pPr>
      <w:r w:rsidRPr="00247760">
        <w:rPr>
          <w:rFonts w:hint="eastAsia"/>
        </w:rPr>
        <w:t xml:space="preserve">For Type 2 CG PUSCH activated by DCI format 0_0 with CRC scrambled by CS-RNTI, the frequency hopping field in the DCI format 0_0 is not expected to be set to </w:t>
      </w:r>
      <w:r>
        <w:t>i</w:t>
      </w:r>
      <w:r w:rsidRPr="00247760">
        <w:rPr>
          <w:rFonts w:hint="eastAsia"/>
        </w:rPr>
        <w:t>f </w:t>
      </w:r>
      <w:r>
        <w:t xml:space="preserve"> </w:t>
      </w:r>
      <w:r w:rsidRPr="007C502E">
        <w:rPr>
          <w:i/>
          <w:iCs/>
        </w:rPr>
        <w:t>frequencyHopping</w:t>
      </w:r>
      <w:r w:rsidRPr="00247760">
        <w:rPr>
          <w:rFonts w:hint="eastAsia"/>
        </w:rPr>
        <w:t> in </w:t>
      </w:r>
      <w:r w:rsidRPr="007C502E">
        <w:rPr>
          <w:i/>
          <w:iCs/>
        </w:rPr>
        <w:t>configuredGrantConfig</w:t>
      </w:r>
      <w:r w:rsidRPr="00247760">
        <w:rPr>
          <w:rFonts w:hint="eastAsia"/>
        </w:rPr>
        <w:t> is not provided or set to</w:t>
      </w:r>
      <w:r w:rsidR="00DC29FA">
        <w:t xml:space="preserve"> </w:t>
      </w:r>
      <w:r w:rsidRPr="007C502E">
        <w:rPr>
          <w:i/>
          <w:iCs/>
        </w:rPr>
        <w:t>interSlot</w:t>
      </w:r>
      <w:r w:rsidRPr="00247760">
        <w:rPr>
          <w:rFonts w:hint="eastAsia"/>
        </w:rPr>
        <w:t>.</w:t>
      </w:r>
    </w:p>
    <w:p w14:paraId="6355EBDC" w14:textId="77777777" w:rsidR="00950014" w:rsidRPr="00247760" w:rsidRDefault="00950014" w:rsidP="00CF6E6D">
      <w:pPr>
        <w:pStyle w:val="ListParagraph"/>
        <w:numPr>
          <w:ilvl w:val="1"/>
          <w:numId w:val="442"/>
        </w:numPr>
      </w:pPr>
      <w:r w:rsidRPr="00247760">
        <w:rPr>
          <w:rFonts w:hint="eastAsia"/>
        </w:rPr>
        <w:t>Note: This follows the conclusion for R1-2003594 in RAN1#101-e</w:t>
      </w:r>
    </w:p>
    <w:p w14:paraId="5E5DC50C" w14:textId="77777777" w:rsidR="00DC29FA" w:rsidRDefault="00DC29FA" w:rsidP="00950014">
      <w:pPr>
        <w:shd w:val="clear" w:color="auto" w:fill="FFFFFF"/>
        <w:rPr>
          <w:highlight w:val="green"/>
        </w:rPr>
      </w:pPr>
    </w:p>
    <w:p w14:paraId="4E5D3EFE" w14:textId="296D8F8C" w:rsidR="00DC29FA" w:rsidRDefault="00DC29FA" w:rsidP="00DC29FA">
      <w:r w:rsidRPr="00211513">
        <w:rPr>
          <w:b/>
          <w:bCs/>
        </w:rPr>
        <w:t>Decision:</w:t>
      </w:r>
      <w:r>
        <w:t xml:space="preserve"> As per email decision posted on May 18</w:t>
      </w:r>
      <w:r w:rsidRPr="00211513">
        <w:rPr>
          <w:vertAlign w:val="superscript"/>
        </w:rPr>
        <w:t>th</w:t>
      </w:r>
      <w:r>
        <w:t>,</w:t>
      </w:r>
    </w:p>
    <w:p w14:paraId="0CDB084C" w14:textId="71F8518F" w:rsidR="00950014" w:rsidRPr="00CD06E1" w:rsidRDefault="00950014" w:rsidP="00950014">
      <w:pPr>
        <w:shd w:val="clear" w:color="auto" w:fill="FFFFFF"/>
        <w:rPr>
          <w:highlight w:val="green"/>
        </w:rPr>
      </w:pPr>
      <w:r w:rsidRPr="00CD06E1">
        <w:rPr>
          <w:rFonts w:hint="eastAsia"/>
          <w:highlight w:val="green"/>
        </w:rPr>
        <w:t>Agreement</w:t>
      </w:r>
    </w:p>
    <w:p w14:paraId="49DA000F" w14:textId="3ACE5CE3" w:rsidR="00950014" w:rsidRDefault="00950014" w:rsidP="00CF6E6D">
      <w:pPr>
        <w:pStyle w:val="ListParagraph"/>
        <w:numPr>
          <w:ilvl w:val="0"/>
          <w:numId w:val="443"/>
        </w:numPr>
        <w:shd w:val="clear" w:color="auto" w:fill="FFFFFF"/>
      </w:pPr>
      <w:r w:rsidRPr="00010326">
        <w:t>Adopt the following TP to the 1</w:t>
      </w:r>
      <w:r w:rsidRPr="00DC29FA">
        <w:rPr>
          <w:vertAlign w:val="superscript"/>
        </w:rPr>
        <w:t>st</w:t>
      </w:r>
      <w:r w:rsidR="00DC29FA">
        <w:t xml:space="preserve"> </w:t>
      </w:r>
      <w:r w:rsidRPr="00010326">
        <w:t>sentence of Clause 6.3.1 in TS38.214.</w:t>
      </w:r>
    </w:p>
    <w:p w14:paraId="50E8FB8B" w14:textId="77777777" w:rsidR="00DC29FA" w:rsidRPr="00A35DF5" w:rsidRDefault="00DC29FA" w:rsidP="00DC29FA">
      <w:pPr>
        <w:rPr>
          <w:color w:val="FF0000"/>
          <w:sz w:val="22"/>
          <w:szCs w:val="22"/>
          <w:lang w:val="en-US" w:eastAsia="zh-CN"/>
        </w:rPr>
      </w:pPr>
      <w:r w:rsidRPr="00A35DF5">
        <w:rPr>
          <w:color w:val="FF0000"/>
          <w:lang w:val="en-US" w:eastAsia="zh-CN"/>
        </w:rPr>
        <w:t>============================= start of TP==========================================</w:t>
      </w:r>
    </w:p>
    <w:p w14:paraId="4B411EFC" w14:textId="77777777" w:rsidR="00950014" w:rsidRPr="00DC29FA" w:rsidRDefault="00950014" w:rsidP="00DC29FA">
      <w:pPr>
        <w:shd w:val="clear" w:color="auto" w:fill="FFFFFF"/>
        <w:jc w:val="center"/>
        <w:rPr>
          <w:rFonts w:ascii="Arial" w:hAnsi="Arial" w:cs="Arial"/>
          <w:color w:val="FF0000"/>
          <w:sz w:val="16"/>
          <w:szCs w:val="16"/>
        </w:rPr>
      </w:pPr>
      <w:r w:rsidRPr="00DC29FA">
        <w:rPr>
          <w:rFonts w:ascii="Arial" w:eastAsia="SimSun" w:hAnsi="Arial" w:cs="Arial"/>
          <w:color w:val="FF0000"/>
          <w:sz w:val="16"/>
          <w:szCs w:val="16"/>
          <w:lang w:val="en-US" w:eastAsia="zh-CN"/>
        </w:rPr>
        <w:t>&lt;omitted text&gt;</w:t>
      </w:r>
    </w:p>
    <w:p w14:paraId="1C4E73BA" w14:textId="138B6E09" w:rsidR="00950014" w:rsidRPr="00DC29FA" w:rsidRDefault="00950014" w:rsidP="00DC29FA">
      <w:pPr>
        <w:shd w:val="clear" w:color="auto" w:fill="FFFFFF"/>
        <w:rPr>
          <w:rFonts w:ascii="Arial" w:hAnsi="Arial" w:cs="Arial"/>
          <w:b/>
          <w:bCs/>
          <w:color w:val="000000"/>
          <w:sz w:val="16"/>
          <w:szCs w:val="16"/>
          <w:lang w:val="sv-SE"/>
        </w:rPr>
      </w:pPr>
      <w:r w:rsidRPr="00DC29FA">
        <w:rPr>
          <w:rFonts w:ascii="Arial" w:hAnsi="Arial" w:cs="Arial"/>
          <w:b/>
          <w:bCs/>
          <w:color w:val="000000"/>
          <w:sz w:val="16"/>
          <w:szCs w:val="16"/>
          <w:lang w:val="sv-SE"/>
        </w:rPr>
        <w:t>6.3.1</w:t>
      </w:r>
      <w:r w:rsidR="00DC29FA" w:rsidRPr="00DC29FA">
        <w:rPr>
          <w:rFonts w:ascii="Arial" w:hAnsi="Arial" w:cs="Arial"/>
          <w:b/>
          <w:bCs/>
          <w:color w:val="000000"/>
          <w:sz w:val="16"/>
          <w:szCs w:val="16"/>
          <w:lang w:val="sv-SE"/>
        </w:rPr>
        <w:tab/>
      </w:r>
      <w:r w:rsidRPr="00DC29FA">
        <w:rPr>
          <w:rFonts w:ascii="Arial" w:hAnsi="Arial" w:cs="Arial"/>
          <w:b/>
          <w:bCs/>
          <w:color w:val="000000"/>
          <w:sz w:val="16"/>
          <w:szCs w:val="16"/>
          <w:lang w:val="sv-SE"/>
        </w:rPr>
        <w:t>Frequency hopping for PUSCH repetition Type A and for TB processing over multiple slots</w:t>
      </w:r>
    </w:p>
    <w:p w14:paraId="08BA79AB" w14:textId="77777777" w:rsidR="00950014" w:rsidRPr="00DC29FA" w:rsidRDefault="00950014" w:rsidP="00DC29FA">
      <w:pPr>
        <w:shd w:val="clear" w:color="auto" w:fill="FFFFFF"/>
        <w:jc w:val="both"/>
        <w:rPr>
          <w:rFonts w:ascii="Arial" w:hAnsi="Arial" w:cs="Arial"/>
          <w:color w:val="000000"/>
          <w:sz w:val="16"/>
          <w:szCs w:val="16"/>
        </w:rPr>
      </w:pPr>
      <w:r w:rsidRPr="00DC29FA">
        <w:rPr>
          <w:rFonts w:ascii="Arial" w:hAnsi="Arial" w:cs="Arial"/>
          <w:color w:val="000000"/>
          <w:sz w:val="16"/>
          <w:szCs w:val="16"/>
        </w:rPr>
        <w:t>For PUSCH repetition Type A </w:t>
      </w:r>
      <w:r w:rsidRPr="00DC29FA">
        <w:rPr>
          <w:rFonts w:ascii="Arial" w:hAnsi="Arial" w:cs="Arial"/>
          <w:color w:val="FF0000"/>
          <w:sz w:val="16"/>
          <w:szCs w:val="16"/>
          <w:u w:val="single"/>
        </w:rPr>
        <w:t>other than the PUSCH</w:t>
      </w:r>
      <w:r w:rsidRPr="00DC29FA">
        <w:rPr>
          <w:rFonts w:ascii="Arial" w:hAnsi="Arial" w:cs="Arial"/>
          <w:color w:val="000000"/>
          <w:sz w:val="16"/>
          <w:szCs w:val="16"/>
        </w:rPr>
        <w:t> scheduled by </w:t>
      </w:r>
      <w:r w:rsidRPr="00DC29FA">
        <w:rPr>
          <w:rFonts w:ascii="Arial" w:hAnsi="Arial" w:cs="Arial"/>
          <w:color w:val="FF0000"/>
          <w:sz w:val="16"/>
          <w:szCs w:val="16"/>
          <w:u w:val="single"/>
        </w:rPr>
        <w:t>RAR UL grant or fallbackRAR UL grant or by</w:t>
      </w:r>
      <w:r w:rsidRPr="00DC29FA">
        <w:rPr>
          <w:rFonts w:ascii="Arial" w:hAnsi="Arial" w:cs="Arial"/>
          <w:color w:val="00B0F0"/>
          <w:sz w:val="16"/>
          <w:szCs w:val="16"/>
          <w:u w:val="single"/>
        </w:rPr>
        <w:t> </w:t>
      </w:r>
      <w:r w:rsidRPr="00DC29FA">
        <w:rPr>
          <w:rFonts w:ascii="Arial" w:hAnsi="Arial" w:cs="Arial"/>
          <w:color w:val="000000"/>
          <w:sz w:val="16"/>
          <w:szCs w:val="16"/>
        </w:rPr>
        <w:t>DCI format </w:t>
      </w:r>
      <w:r w:rsidRPr="00DC29FA">
        <w:rPr>
          <w:rFonts w:ascii="Arial" w:hAnsi="Arial" w:cs="Arial"/>
          <w:strike/>
          <w:color w:val="FF0000"/>
          <w:sz w:val="16"/>
          <w:szCs w:val="16"/>
        </w:rPr>
        <w:t>0_1 or 0_2</w:t>
      </w:r>
      <w:r w:rsidRPr="00DC29FA">
        <w:rPr>
          <w:rFonts w:ascii="Arial" w:hAnsi="Arial" w:cs="Arial"/>
          <w:color w:val="FF0000"/>
          <w:sz w:val="16"/>
          <w:szCs w:val="16"/>
        </w:rPr>
        <w:t> </w:t>
      </w:r>
      <w:r w:rsidRPr="00DC29FA">
        <w:rPr>
          <w:rFonts w:ascii="Arial" w:hAnsi="Arial" w:cs="Arial"/>
          <w:color w:val="FF0000"/>
          <w:sz w:val="16"/>
          <w:szCs w:val="16"/>
          <w:u w:val="single"/>
        </w:rPr>
        <w:t>0_0 with CRC scrambled by TC-RNTI</w:t>
      </w:r>
      <w:r w:rsidRPr="00DC29FA">
        <w:rPr>
          <w:rFonts w:ascii="Arial" w:hAnsi="Arial" w:cs="Arial"/>
          <w:color w:val="00B0F0"/>
          <w:sz w:val="16"/>
          <w:szCs w:val="16"/>
          <w:u w:val="single"/>
        </w:rPr>
        <w:t> </w:t>
      </w:r>
      <w:r w:rsidRPr="00DC29FA">
        <w:rPr>
          <w:rFonts w:ascii="Arial" w:hAnsi="Arial" w:cs="Arial"/>
          <w:color w:val="000000"/>
          <w:sz w:val="16"/>
          <w:szCs w:val="16"/>
        </w:rPr>
        <w:t>and for TB processing over multiple slots (as determined according to procedures defined in Clause </w:t>
      </w:r>
      <w:hyperlink r:id="rId993" w:history="1">
        <w:r w:rsidRPr="00DC29FA">
          <w:rPr>
            <w:rStyle w:val="Hyperlink"/>
            <w:rFonts w:ascii="Arial" w:hAnsi="Arial" w:cs="Arial"/>
            <w:sz w:val="16"/>
            <w:szCs w:val="16"/>
          </w:rPr>
          <w:t>6.1.2.1</w:t>
        </w:r>
      </w:hyperlink>
      <w:r w:rsidRPr="00DC29FA">
        <w:rPr>
          <w:rFonts w:ascii="Arial" w:hAnsi="Arial" w:cs="Arial"/>
          <w:color w:val="000000"/>
          <w:sz w:val="16"/>
          <w:szCs w:val="16"/>
        </w:rPr>
        <w:t> for scheduled PUSCH, or Clause </w:t>
      </w:r>
      <w:hyperlink r:id="rId994" w:history="1">
        <w:r w:rsidRPr="00DC29FA">
          <w:rPr>
            <w:rStyle w:val="Hyperlink"/>
            <w:rFonts w:ascii="Arial" w:hAnsi="Arial" w:cs="Arial"/>
            <w:sz w:val="16"/>
            <w:szCs w:val="16"/>
          </w:rPr>
          <w:t>6.1.2.3</w:t>
        </w:r>
      </w:hyperlink>
      <w:r w:rsidRPr="00DC29FA">
        <w:rPr>
          <w:rFonts w:ascii="Arial" w:hAnsi="Arial" w:cs="Arial"/>
          <w:color w:val="000000"/>
          <w:sz w:val="16"/>
          <w:szCs w:val="16"/>
        </w:rPr>
        <w:t xml:space="preserve"> for configured PUSCH), a UE is configured for frequency hopping by the higher layer parameter  </w:t>
      </w:r>
      <w:r w:rsidRPr="00DC29FA">
        <w:rPr>
          <w:rFonts w:ascii="Arial" w:hAnsi="Arial" w:cs="Arial"/>
          <w:i/>
          <w:iCs/>
          <w:color w:val="000000"/>
          <w:sz w:val="16"/>
          <w:szCs w:val="16"/>
        </w:rPr>
        <w:t>frequencyHoppingDCI-0-2</w:t>
      </w:r>
      <w:r w:rsidRPr="00DC29FA">
        <w:rPr>
          <w:rFonts w:ascii="Arial" w:hAnsi="Arial" w:cs="Arial"/>
          <w:color w:val="000000"/>
          <w:sz w:val="16"/>
          <w:szCs w:val="16"/>
        </w:rPr>
        <w:t> in </w:t>
      </w:r>
      <w:r w:rsidRPr="00DC29FA">
        <w:rPr>
          <w:rFonts w:ascii="Arial" w:hAnsi="Arial" w:cs="Arial"/>
          <w:i/>
          <w:iCs/>
          <w:color w:val="000000"/>
          <w:sz w:val="16"/>
          <w:szCs w:val="16"/>
        </w:rPr>
        <w:t>pusch-Config</w:t>
      </w:r>
      <w:r w:rsidRPr="00DC29FA">
        <w:rPr>
          <w:rFonts w:ascii="Arial" w:hAnsi="Arial" w:cs="Arial"/>
          <w:color w:val="000000"/>
          <w:sz w:val="16"/>
          <w:szCs w:val="16"/>
        </w:rPr>
        <w:t> for PUSCH transmission scheduled by DCI format 0_2, and by</w:t>
      </w:r>
      <w:r w:rsidRPr="00DC29FA">
        <w:rPr>
          <w:rFonts w:ascii="Arial" w:hAnsi="Arial" w:cs="Arial"/>
          <w:i/>
          <w:iCs/>
          <w:color w:val="000000"/>
          <w:sz w:val="16"/>
          <w:szCs w:val="16"/>
        </w:rPr>
        <w:t> frequencyHopping</w:t>
      </w:r>
      <w:r w:rsidRPr="00DC29FA">
        <w:rPr>
          <w:rFonts w:ascii="Arial" w:hAnsi="Arial" w:cs="Arial"/>
          <w:color w:val="000000"/>
          <w:sz w:val="16"/>
          <w:szCs w:val="16"/>
        </w:rPr>
        <w:t> provided in </w:t>
      </w:r>
      <w:r w:rsidRPr="00DC29FA">
        <w:rPr>
          <w:rFonts w:ascii="Arial" w:hAnsi="Arial" w:cs="Arial"/>
          <w:i/>
          <w:iCs/>
          <w:color w:val="000000"/>
          <w:sz w:val="16"/>
          <w:szCs w:val="16"/>
        </w:rPr>
        <w:t>pusch-Config</w:t>
      </w:r>
      <w:r w:rsidRPr="00DC29FA">
        <w:rPr>
          <w:rFonts w:ascii="Arial" w:hAnsi="Arial" w:cs="Arial"/>
          <w:color w:val="000000"/>
          <w:sz w:val="16"/>
          <w:szCs w:val="16"/>
        </w:rPr>
        <w:t> for PUSCH transmission scheduled by a DCI format other than 0_2</w:t>
      </w:r>
      <w:r w:rsidRPr="00DC29FA">
        <w:rPr>
          <w:rFonts w:ascii="Arial" w:hAnsi="Arial" w:cs="Arial"/>
          <w:i/>
          <w:iCs/>
          <w:color w:val="000000"/>
          <w:sz w:val="16"/>
          <w:szCs w:val="16"/>
        </w:rPr>
        <w:t>, </w:t>
      </w:r>
      <w:r w:rsidRPr="00DC29FA">
        <w:rPr>
          <w:rFonts w:ascii="Arial" w:hAnsi="Arial" w:cs="Arial"/>
          <w:color w:val="000000"/>
          <w:sz w:val="16"/>
          <w:szCs w:val="16"/>
        </w:rPr>
        <w:t>and by </w:t>
      </w:r>
      <w:r w:rsidRPr="00DC29FA">
        <w:rPr>
          <w:rFonts w:ascii="Arial" w:hAnsi="Arial" w:cs="Arial"/>
          <w:i/>
          <w:iCs/>
          <w:color w:val="000000"/>
          <w:sz w:val="16"/>
          <w:szCs w:val="16"/>
        </w:rPr>
        <w:t>frequencyHopping</w:t>
      </w:r>
      <w:r w:rsidRPr="00DC29FA">
        <w:rPr>
          <w:rFonts w:ascii="Arial" w:hAnsi="Arial" w:cs="Arial"/>
          <w:color w:val="000000"/>
          <w:sz w:val="16"/>
          <w:szCs w:val="16"/>
        </w:rPr>
        <w:t> provided in </w:t>
      </w:r>
      <w:r w:rsidRPr="00DC29FA">
        <w:rPr>
          <w:rFonts w:ascii="Arial" w:hAnsi="Arial" w:cs="Arial"/>
          <w:i/>
          <w:iCs/>
          <w:color w:val="000000"/>
          <w:sz w:val="16"/>
          <w:szCs w:val="16"/>
        </w:rPr>
        <w:t>configuredGrantConfig</w:t>
      </w:r>
      <w:r w:rsidRPr="00DC29FA">
        <w:rPr>
          <w:rFonts w:ascii="Arial" w:hAnsi="Arial" w:cs="Arial"/>
          <w:color w:val="000000"/>
          <w:sz w:val="16"/>
          <w:szCs w:val="16"/>
        </w:rPr>
        <w:t> for configured PUSCH </w:t>
      </w:r>
    </w:p>
    <w:p w14:paraId="74DA5974" w14:textId="77777777" w:rsidR="00950014" w:rsidRPr="00DC29FA" w:rsidRDefault="00950014" w:rsidP="00DC29FA">
      <w:pPr>
        <w:shd w:val="clear" w:color="auto" w:fill="FFFFFF"/>
        <w:jc w:val="center"/>
        <w:rPr>
          <w:rFonts w:ascii="Arial" w:eastAsia="SimSun" w:hAnsi="Arial" w:cs="Arial"/>
          <w:color w:val="FF0000"/>
          <w:sz w:val="16"/>
          <w:szCs w:val="16"/>
          <w:lang w:val="en-US" w:eastAsia="zh-CN"/>
        </w:rPr>
      </w:pPr>
      <w:r w:rsidRPr="00DC29FA">
        <w:rPr>
          <w:rFonts w:ascii="Arial" w:eastAsia="SimSun" w:hAnsi="Arial" w:cs="Arial"/>
          <w:color w:val="FF0000"/>
          <w:sz w:val="16"/>
          <w:szCs w:val="16"/>
          <w:lang w:val="en-US" w:eastAsia="zh-CN"/>
        </w:rPr>
        <w:t>&lt;omitted text&gt;</w:t>
      </w:r>
    </w:p>
    <w:p w14:paraId="1506F072" w14:textId="4392AAC4" w:rsidR="00DC29FA" w:rsidRPr="00A35DF5" w:rsidRDefault="00DC29FA" w:rsidP="00DC29FA">
      <w:pPr>
        <w:rPr>
          <w:color w:val="FF0000"/>
          <w:sz w:val="22"/>
          <w:szCs w:val="22"/>
          <w:lang w:val="en-US" w:eastAsia="zh-CN"/>
        </w:rPr>
      </w:pPr>
      <w:r w:rsidRPr="00A35DF5">
        <w:rPr>
          <w:color w:val="FF0000"/>
          <w:lang w:val="en-US" w:eastAsia="zh-CN"/>
        </w:rPr>
        <w:t>========================</w:t>
      </w:r>
      <w:r>
        <w:rPr>
          <w:color w:val="FF0000"/>
          <w:lang w:val="en-US" w:eastAsia="zh-CN"/>
        </w:rPr>
        <w:t>=</w:t>
      </w:r>
      <w:r w:rsidRPr="00A35DF5">
        <w:rPr>
          <w:color w:val="FF0000"/>
          <w:lang w:val="en-US" w:eastAsia="zh-CN"/>
        </w:rPr>
        <w:t xml:space="preserve">===== </w:t>
      </w:r>
      <w:r>
        <w:rPr>
          <w:color w:val="FF0000"/>
          <w:lang w:val="en-US" w:eastAsia="zh-CN"/>
        </w:rPr>
        <w:t>end</w:t>
      </w:r>
      <w:r w:rsidRPr="00A35DF5">
        <w:rPr>
          <w:color w:val="FF0000"/>
          <w:lang w:val="en-US" w:eastAsia="zh-CN"/>
        </w:rPr>
        <w:t xml:space="preserve"> of TP==========================================</w:t>
      </w:r>
    </w:p>
    <w:p w14:paraId="77A6AA27" w14:textId="77777777" w:rsidR="00950014" w:rsidRPr="00EE228B" w:rsidRDefault="00950014" w:rsidP="00DC29FA"/>
    <w:p w14:paraId="4FDA937A" w14:textId="77777777" w:rsidR="00950014" w:rsidRPr="00DC29FA" w:rsidRDefault="00950014" w:rsidP="00DC29FA">
      <w:pPr>
        <w:rPr>
          <w:rFonts w:eastAsia="SimSun" w:cs="Times"/>
          <w:color w:val="000000"/>
          <w:szCs w:val="20"/>
          <w:u w:val="single"/>
          <w:lang w:eastAsia="zh-CN"/>
        </w:rPr>
      </w:pPr>
      <w:r w:rsidRPr="00DC29FA">
        <w:rPr>
          <w:rFonts w:eastAsia="SimSun" w:cs="Times" w:hint="eastAsia"/>
          <w:color w:val="000000"/>
          <w:szCs w:val="20"/>
          <w:u w:val="single"/>
          <w:lang w:eastAsia="zh-CN"/>
        </w:rPr>
        <w:t>Conclusion</w:t>
      </w:r>
    </w:p>
    <w:p w14:paraId="0F588C29" w14:textId="77777777" w:rsidR="00950014" w:rsidRPr="00010326" w:rsidRDefault="00950014" w:rsidP="00DC29FA">
      <w:pPr>
        <w:rPr>
          <w:rFonts w:eastAsia="SimSun" w:cs="Times"/>
          <w:color w:val="000000"/>
          <w:szCs w:val="20"/>
          <w:lang w:eastAsia="zh-CN"/>
        </w:rPr>
      </w:pPr>
      <w:r w:rsidRPr="00010326">
        <w:rPr>
          <w:rFonts w:eastAsia="SimSun" w:cs="Times"/>
          <w:color w:val="000000"/>
          <w:szCs w:val="20"/>
          <w:lang w:eastAsia="zh-CN"/>
        </w:rPr>
        <w:t>There is no consensus to introduce the solutions intended for mitigation of DL throughput degradation due to Rel-17 CovEnh features.</w:t>
      </w:r>
    </w:p>
    <w:p w14:paraId="5ED56614" w14:textId="3D117F0D" w:rsidR="0060334D" w:rsidRDefault="0060334D" w:rsidP="0060334D">
      <w:pPr>
        <w:rPr>
          <w:lang w:eastAsia="x-none"/>
        </w:rPr>
      </w:pPr>
    </w:p>
    <w:p w14:paraId="6343D868" w14:textId="77777777" w:rsidR="005144F8" w:rsidRDefault="005144F8" w:rsidP="0060334D">
      <w:pPr>
        <w:rPr>
          <w:lang w:eastAsia="x-none"/>
        </w:rPr>
      </w:pPr>
    </w:p>
    <w:p w14:paraId="01C8D57B" w14:textId="77777777" w:rsidR="0060334D" w:rsidRPr="00211513" w:rsidRDefault="0060334D" w:rsidP="00950014">
      <w:pPr>
        <w:pBdr>
          <w:top w:val="single" w:sz="4" w:space="1" w:color="auto"/>
        </w:pBdr>
        <w:rPr>
          <w:lang w:eastAsia="x-none"/>
        </w:rPr>
      </w:pPr>
      <w:r w:rsidRPr="00211513">
        <w:rPr>
          <w:lang w:eastAsia="x-none"/>
        </w:rPr>
        <w:t>[109-e-R17_CovEnh-02] – Quang (Nokia)</w:t>
      </w:r>
    </w:p>
    <w:p w14:paraId="7DD05E83" w14:textId="096BA5EB" w:rsidR="0060334D" w:rsidRPr="00211513" w:rsidRDefault="0060334D" w:rsidP="0060334D">
      <w:pPr>
        <w:rPr>
          <w:lang w:eastAsia="x-none"/>
        </w:rPr>
      </w:pPr>
      <w:r w:rsidRPr="00211513">
        <w:rPr>
          <w:lang w:eastAsia="x-none"/>
        </w:rPr>
        <w:t>Email discussion under 8.8.1 for maintenance on PUSCH enhancement, for proposals in the FL summary of the preparation phase discussion, including</w:t>
      </w:r>
    </w:p>
    <w:p w14:paraId="3DC6C1F3" w14:textId="77777777" w:rsidR="0060334D" w:rsidRPr="00211513" w:rsidRDefault="0060334D" w:rsidP="0060334D">
      <w:pPr>
        <w:rPr>
          <w:lang w:eastAsia="x-none"/>
        </w:rPr>
      </w:pPr>
      <w:r w:rsidRPr="00211513">
        <w:rPr>
          <w:rFonts w:hint="eastAsia"/>
          <w:lang w:eastAsia="x-none"/>
        </w:rPr>
        <w:t>TB processing over multi-slot PUSCH</w:t>
      </w:r>
      <w:r w:rsidRPr="00211513">
        <w:rPr>
          <w:rFonts w:hint="eastAsia"/>
          <w:lang w:eastAsia="x-none"/>
        </w:rPr>
        <w:t>：</w:t>
      </w:r>
      <w:r w:rsidRPr="00211513">
        <w:rPr>
          <w:rFonts w:hint="eastAsia"/>
          <w:lang w:eastAsia="x-none"/>
        </w:rPr>
        <w:t>Issue#1, Issue#5, and Issue#7</w:t>
      </w:r>
    </w:p>
    <w:p w14:paraId="0D0B5295" w14:textId="77777777" w:rsidR="0060334D" w:rsidRPr="00211513" w:rsidRDefault="0060334D" w:rsidP="0060334D">
      <w:pPr>
        <w:numPr>
          <w:ilvl w:val="0"/>
          <w:numId w:val="65"/>
        </w:numPr>
        <w:rPr>
          <w:lang w:eastAsia="x-none"/>
        </w:rPr>
      </w:pPr>
      <w:r w:rsidRPr="00211513">
        <w:rPr>
          <w:lang w:eastAsia="x-none"/>
        </w:rPr>
        <w:t>Discussion and decision by May 18</w:t>
      </w:r>
    </w:p>
    <w:p w14:paraId="32EBBFAF" w14:textId="7CB29CCA" w:rsidR="005144F8" w:rsidRPr="00211513" w:rsidRDefault="001B5688" w:rsidP="005144F8">
      <w:pPr>
        <w:rPr>
          <w:b/>
          <w:bCs/>
        </w:rPr>
      </w:pPr>
      <w:hyperlink r:id="rId995" w:history="1">
        <w:r w:rsidR="000B5C49">
          <w:rPr>
            <w:rStyle w:val="Hyperlink"/>
            <w:b/>
            <w:bCs/>
          </w:rPr>
          <w:t>R1-2205366</w:t>
        </w:r>
      </w:hyperlink>
      <w:r w:rsidR="005144F8" w:rsidRPr="00211513">
        <w:rPr>
          <w:b/>
          <w:bCs/>
        </w:rPr>
        <w:tab/>
        <w:t>FL summary #2 of TB processing over multi-slot PUSCH</w:t>
      </w:r>
      <w:r w:rsidR="005144F8" w:rsidRPr="00211513">
        <w:rPr>
          <w:b/>
          <w:bCs/>
        </w:rPr>
        <w:tab/>
        <w:t>Moderator (Nokia/Nokia Shanghai Bell)</w:t>
      </w:r>
    </w:p>
    <w:p w14:paraId="5034B407" w14:textId="399D9CF2" w:rsidR="00211513" w:rsidRDefault="00211513" w:rsidP="005144F8">
      <w:r w:rsidRPr="00211513">
        <w:rPr>
          <w:b/>
          <w:bCs/>
        </w:rPr>
        <w:t>Decision:</w:t>
      </w:r>
      <w:r>
        <w:t xml:space="preserve"> As per email decision posted on May 13</w:t>
      </w:r>
      <w:r w:rsidRPr="00211513">
        <w:rPr>
          <w:vertAlign w:val="superscript"/>
        </w:rPr>
        <w:t>th</w:t>
      </w:r>
      <w:r>
        <w:t>,</w:t>
      </w:r>
    </w:p>
    <w:p w14:paraId="466F840D" w14:textId="77777777" w:rsidR="00211513" w:rsidRPr="001B6872" w:rsidRDefault="00211513" w:rsidP="00211513">
      <w:pPr>
        <w:rPr>
          <w:highlight w:val="green"/>
        </w:rPr>
      </w:pPr>
      <w:r w:rsidRPr="001B6872">
        <w:rPr>
          <w:highlight w:val="green"/>
        </w:rPr>
        <w:t>Agreement</w:t>
      </w:r>
    </w:p>
    <w:p w14:paraId="3F29C715" w14:textId="7AA239E0" w:rsidR="00211513" w:rsidRDefault="00211513" w:rsidP="00CF6E6D">
      <w:pPr>
        <w:pStyle w:val="ListParagraph"/>
        <w:numPr>
          <w:ilvl w:val="0"/>
          <w:numId w:val="181"/>
        </w:numPr>
      </w:pPr>
      <w:r w:rsidRPr="001B6872">
        <w:t xml:space="preserve">Adopt the text proposal </w:t>
      </w:r>
      <w:r w:rsidRPr="00757E9D">
        <w:t xml:space="preserve">of FL’s proposal 1 in </w:t>
      </w:r>
      <w:hyperlink r:id="rId996" w:history="1">
        <w:r w:rsidR="000B5C49">
          <w:rPr>
            <w:rStyle w:val="Hyperlink"/>
          </w:rPr>
          <w:t>R1-2205366</w:t>
        </w:r>
      </w:hyperlink>
      <w:r>
        <w:t xml:space="preserve"> </w:t>
      </w:r>
      <w:r w:rsidRPr="001B6872">
        <w:t>for TS 38.214, Clause 6.1.2.1 (changes are highlighted in</w:t>
      </w:r>
      <w:r>
        <w:t xml:space="preserve"> </w:t>
      </w:r>
      <w:r w:rsidRPr="00211513">
        <w:rPr>
          <w:color w:val="FF0000"/>
        </w:rPr>
        <w:t>red</w:t>
      </w:r>
      <w:r w:rsidRPr="001B6872">
        <w:t>)</w:t>
      </w:r>
    </w:p>
    <w:p w14:paraId="40C73ABC" w14:textId="77777777" w:rsidR="00211513" w:rsidRPr="001B6872" w:rsidRDefault="00211513" w:rsidP="00211513">
      <w:pPr>
        <w:rPr>
          <w:highlight w:val="green"/>
        </w:rPr>
      </w:pPr>
      <w:r w:rsidRPr="001B6872">
        <w:rPr>
          <w:highlight w:val="green"/>
        </w:rPr>
        <w:t>Agreement</w:t>
      </w:r>
    </w:p>
    <w:p w14:paraId="36250A6D" w14:textId="107C3105" w:rsidR="00211513" w:rsidRPr="001B6872" w:rsidRDefault="00211513" w:rsidP="00CF6E6D">
      <w:pPr>
        <w:pStyle w:val="ListParagraph"/>
        <w:numPr>
          <w:ilvl w:val="0"/>
          <w:numId w:val="181"/>
        </w:numPr>
      </w:pPr>
      <w:r>
        <w:t>A</w:t>
      </w:r>
      <w:r w:rsidRPr="001B6872">
        <w:t xml:space="preserve">dopt the text proposal </w:t>
      </w:r>
      <w:r w:rsidRPr="00757E9D">
        <w:t xml:space="preserve">of FL’s proposal 2 in </w:t>
      </w:r>
      <w:hyperlink r:id="rId997" w:history="1">
        <w:r w:rsidR="000B5C49">
          <w:rPr>
            <w:rStyle w:val="Hyperlink"/>
          </w:rPr>
          <w:t>R1-2205366</w:t>
        </w:r>
      </w:hyperlink>
      <w:r>
        <w:t xml:space="preserve"> </w:t>
      </w:r>
      <w:r w:rsidRPr="001B6872">
        <w:t>for TS 38.214, Clause 6.1.2.3.3</w:t>
      </w:r>
      <w:r>
        <w:t xml:space="preserve"> </w:t>
      </w:r>
      <w:r w:rsidRPr="001B6872">
        <w:t>(changes are highlighted in</w:t>
      </w:r>
      <w:r>
        <w:t xml:space="preserve"> </w:t>
      </w:r>
      <w:r w:rsidRPr="00211513">
        <w:rPr>
          <w:color w:val="FF0000"/>
        </w:rPr>
        <w:t>red</w:t>
      </w:r>
      <w:r w:rsidRPr="001B6872">
        <w:t>)</w:t>
      </w:r>
    </w:p>
    <w:p w14:paraId="6894A6F0" w14:textId="3F2153F7" w:rsidR="00211513" w:rsidRPr="008F4325" w:rsidRDefault="00211513" w:rsidP="00211513">
      <w:r w:rsidRPr="008F4325">
        <w:t>Agreement</w:t>
      </w:r>
      <w:r w:rsidR="008F4325">
        <w:t xml:space="preserve"> (modified as below on May 20</w:t>
      </w:r>
      <w:r w:rsidR="008F4325" w:rsidRPr="008F4325">
        <w:rPr>
          <w:vertAlign w:val="superscript"/>
        </w:rPr>
        <w:t>th</w:t>
      </w:r>
      <w:r w:rsidR="008F4325">
        <w:t>)</w:t>
      </w:r>
    </w:p>
    <w:p w14:paraId="29D541B8" w14:textId="01178291" w:rsidR="00211513" w:rsidRPr="00211513" w:rsidRDefault="00211513" w:rsidP="00CF6E6D">
      <w:pPr>
        <w:pStyle w:val="ListParagraph"/>
        <w:numPr>
          <w:ilvl w:val="0"/>
          <w:numId w:val="181"/>
        </w:numPr>
      </w:pPr>
      <w:r w:rsidRPr="00211513">
        <w:t>SP/A-CSI multiplexing on</w:t>
      </w:r>
      <w:r>
        <w:t xml:space="preserve"> </w:t>
      </w:r>
      <w:r w:rsidRPr="00211513">
        <w:t>a slot of</w:t>
      </w:r>
      <w:r>
        <w:t xml:space="preserve"> </w:t>
      </w:r>
      <w:r w:rsidRPr="00211513">
        <w:t>TBoMS with UL-SCH is supported.</w:t>
      </w:r>
    </w:p>
    <w:p w14:paraId="75470556" w14:textId="77777777" w:rsidR="00211513" w:rsidRPr="00211513" w:rsidRDefault="00211513" w:rsidP="00CF6E6D">
      <w:pPr>
        <w:pStyle w:val="ListParagraph"/>
        <w:numPr>
          <w:ilvl w:val="1"/>
          <w:numId w:val="181"/>
        </w:numPr>
      </w:pPr>
      <w:r w:rsidRPr="00211513">
        <w:t>FFS: which slot of the single TBoMS (and which repetition, in case of TBoMS repetition) is selected for SP/A-CSI multiplexing.</w:t>
      </w:r>
    </w:p>
    <w:p w14:paraId="40A497BF" w14:textId="77777777" w:rsidR="00211513" w:rsidRPr="00211513" w:rsidRDefault="00211513" w:rsidP="00CF6E6D">
      <w:pPr>
        <w:pStyle w:val="ListParagraph"/>
        <w:numPr>
          <w:ilvl w:val="0"/>
          <w:numId w:val="181"/>
        </w:numPr>
      </w:pPr>
      <w:r w:rsidRPr="00211513">
        <w:t>SP/A-CSI multiplexing on TBoMS without UL-SCH is not supported.</w:t>
      </w:r>
    </w:p>
    <w:p w14:paraId="6E9AB200" w14:textId="77777777" w:rsidR="00211513" w:rsidRDefault="00211513" w:rsidP="005144F8"/>
    <w:p w14:paraId="60FB1499" w14:textId="5E4BB9C9" w:rsidR="00F14802" w:rsidRDefault="001B5688" w:rsidP="00F14802">
      <w:hyperlink r:id="rId998" w:history="1">
        <w:r w:rsidR="000B5C49">
          <w:rPr>
            <w:rStyle w:val="Hyperlink"/>
          </w:rPr>
          <w:t>R1-2205417</w:t>
        </w:r>
      </w:hyperlink>
      <w:r w:rsidR="00F14802">
        <w:tab/>
        <w:t>FL summary #3 of TB processing over multi-slot PUSCH</w:t>
      </w:r>
      <w:r w:rsidR="00F14802">
        <w:tab/>
        <w:t>Moderator (Nokia/Nokia Shanghai Bell)</w:t>
      </w:r>
    </w:p>
    <w:p w14:paraId="4F11DAB8" w14:textId="1A57731B" w:rsidR="008F4325" w:rsidRDefault="008F4325" w:rsidP="008F4325">
      <w:r w:rsidRPr="00211513">
        <w:rPr>
          <w:b/>
          <w:bCs/>
        </w:rPr>
        <w:t>Decision:</w:t>
      </w:r>
      <w:r>
        <w:t xml:space="preserve"> As per email decision posted on May 20</w:t>
      </w:r>
      <w:r w:rsidRPr="00211513">
        <w:rPr>
          <w:vertAlign w:val="superscript"/>
        </w:rPr>
        <w:t>th</w:t>
      </w:r>
      <w:r>
        <w:t>,</w:t>
      </w:r>
    </w:p>
    <w:p w14:paraId="5F91A573" w14:textId="77777777" w:rsidR="00DC29FA" w:rsidRPr="000B70B0" w:rsidRDefault="00DC29FA" w:rsidP="00DC29FA">
      <w:pPr>
        <w:shd w:val="clear" w:color="auto" w:fill="FFFFFF"/>
        <w:spacing w:line="212" w:lineRule="atLeast"/>
        <w:rPr>
          <w:highlight w:val="green"/>
        </w:rPr>
      </w:pPr>
      <w:r w:rsidRPr="000B70B0">
        <w:rPr>
          <w:highlight w:val="green"/>
        </w:rPr>
        <w:t>Agreement</w:t>
      </w:r>
    </w:p>
    <w:p w14:paraId="71851F31" w14:textId="77777777" w:rsidR="00DC29FA" w:rsidRPr="002E7F90" w:rsidRDefault="00DC29FA" w:rsidP="00DC29FA">
      <w:pPr>
        <w:shd w:val="clear" w:color="auto" w:fill="FFFFFF"/>
        <w:spacing w:line="212" w:lineRule="atLeast"/>
      </w:pPr>
      <w:r w:rsidRPr="00FE0930">
        <w:rPr>
          <w:rFonts w:hint="eastAsia"/>
        </w:rPr>
        <w:t>Note</w:t>
      </w:r>
      <w:r w:rsidRPr="00F662CD">
        <w:rPr>
          <w:rFonts w:ascii="DengXian" w:eastAsia="DengXian" w:hAnsi="DengXian" w:hint="eastAsia"/>
          <w:lang w:eastAsia="zh-CN"/>
        </w:rPr>
        <w:t>:</w:t>
      </w:r>
      <w:r w:rsidRPr="00F662CD">
        <w:rPr>
          <w:rFonts w:ascii="DengXian" w:eastAsia="DengXian" w:hAnsi="DengXian"/>
          <w:lang w:eastAsia="zh-CN"/>
        </w:rPr>
        <w:t xml:space="preserve"> </w:t>
      </w:r>
      <w:r w:rsidRPr="00FE0930">
        <w:t xml:space="preserve">To editors, </w:t>
      </w:r>
      <w:r>
        <w:t xml:space="preserve">above </w:t>
      </w:r>
      <w:r w:rsidRPr="002E7F90">
        <w:t>agreement on SP/A-CSI multiplexing on a slot of TBoMS with UL-SCH is modified as follows.</w:t>
      </w:r>
    </w:p>
    <w:p w14:paraId="1B0A82A7" w14:textId="77777777" w:rsidR="00DC29FA" w:rsidRPr="002E7F90" w:rsidRDefault="00DC29FA" w:rsidP="00CF6E6D">
      <w:pPr>
        <w:numPr>
          <w:ilvl w:val="0"/>
          <w:numId w:val="444"/>
        </w:numPr>
        <w:shd w:val="clear" w:color="auto" w:fill="FFFFFF"/>
        <w:spacing w:line="212" w:lineRule="atLeast"/>
      </w:pPr>
      <w:r w:rsidRPr="002E7F90">
        <w:rPr>
          <w:strike/>
          <w:color w:val="FF0000"/>
        </w:rPr>
        <w:t>SP/</w:t>
      </w:r>
      <w:r w:rsidRPr="002E7F90">
        <w:t>A-CSI multiplexing on a slot of TBoMS with UL-SCH is supported.</w:t>
      </w:r>
    </w:p>
    <w:p w14:paraId="7D431136" w14:textId="77777777" w:rsidR="00DC29FA" w:rsidRPr="002E7F90" w:rsidRDefault="00DC29FA" w:rsidP="00CF6E6D">
      <w:pPr>
        <w:numPr>
          <w:ilvl w:val="1"/>
          <w:numId w:val="444"/>
        </w:numPr>
        <w:shd w:val="clear" w:color="auto" w:fill="FFFFFF"/>
        <w:spacing w:line="212" w:lineRule="atLeast"/>
      </w:pPr>
      <w:r w:rsidRPr="002E7F90">
        <w:t>FFS: which slot of the single TBoMS (and which repetition, in case of TBoMS repetition) is selected for </w:t>
      </w:r>
      <w:r w:rsidRPr="002E7F90">
        <w:rPr>
          <w:strike/>
          <w:color w:val="FF0000"/>
        </w:rPr>
        <w:t>SP/</w:t>
      </w:r>
      <w:r w:rsidRPr="002E7F90">
        <w:t>A-CSI multiplexing.</w:t>
      </w:r>
    </w:p>
    <w:p w14:paraId="10F84EF0" w14:textId="77777777" w:rsidR="00DC29FA" w:rsidRPr="002E7F90" w:rsidRDefault="00DC29FA" w:rsidP="00CF6E6D">
      <w:pPr>
        <w:numPr>
          <w:ilvl w:val="0"/>
          <w:numId w:val="444"/>
        </w:numPr>
        <w:shd w:val="clear" w:color="auto" w:fill="FFFFFF"/>
        <w:spacing w:line="212" w:lineRule="atLeast"/>
      </w:pPr>
      <w:r w:rsidRPr="002E7F90">
        <w:t>SP/A-CSI multiplexing on TBoMS without UL-SCH is not supported.</w:t>
      </w:r>
    </w:p>
    <w:p w14:paraId="20F90CA7" w14:textId="244F0F30" w:rsidR="00DC29FA" w:rsidRDefault="00DC29FA" w:rsidP="008F4325"/>
    <w:p w14:paraId="080666D4" w14:textId="77777777" w:rsidR="008F4325" w:rsidRDefault="008F4325" w:rsidP="008F4325"/>
    <w:p w14:paraId="734BD86E" w14:textId="4AC29689" w:rsidR="008F4325" w:rsidRPr="008F4325" w:rsidRDefault="001B5688" w:rsidP="008F4325">
      <w:pPr>
        <w:rPr>
          <w:b/>
          <w:bCs/>
        </w:rPr>
      </w:pPr>
      <w:hyperlink r:id="rId999" w:history="1">
        <w:r w:rsidR="000B5C49">
          <w:rPr>
            <w:rStyle w:val="Hyperlink"/>
            <w:b/>
            <w:bCs/>
          </w:rPr>
          <w:t>R1-2205367</w:t>
        </w:r>
      </w:hyperlink>
      <w:r w:rsidR="008F4325" w:rsidRPr="008F4325">
        <w:rPr>
          <w:b/>
          <w:bCs/>
        </w:rPr>
        <w:tab/>
        <w:t>Final FL summary of TB processing over multi-slot PUSCH</w:t>
      </w:r>
      <w:r w:rsidR="008F4325" w:rsidRPr="008F4325">
        <w:rPr>
          <w:b/>
          <w:bCs/>
        </w:rPr>
        <w:tab/>
        <w:t>Moderator (Nokia/Nokia Shanghai Bell)</w:t>
      </w:r>
    </w:p>
    <w:p w14:paraId="75874544" w14:textId="77777777" w:rsidR="007D7F59" w:rsidRDefault="007D7F59" w:rsidP="00C22529">
      <w:pPr>
        <w:pStyle w:val="Heading3"/>
      </w:pPr>
      <w:bookmarkStart w:id="170" w:name="_Toc101357000"/>
      <w:bookmarkStart w:id="171" w:name="_Toc105521338"/>
      <w:r>
        <w:t>Joint channel estimation for PUSCH and PUCCH</w:t>
      </w:r>
      <w:bookmarkEnd w:id="170"/>
      <w:bookmarkEnd w:id="171"/>
    </w:p>
    <w:p w14:paraId="008BEB2A" w14:textId="55A6670B" w:rsidR="007D7F59" w:rsidRDefault="001B5688" w:rsidP="007D7F59">
      <w:pPr>
        <w:rPr>
          <w:lang w:eastAsia="x-none"/>
        </w:rPr>
      </w:pPr>
      <w:hyperlink r:id="rId1000" w:history="1">
        <w:r w:rsidR="000B5C49">
          <w:rPr>
            <w:rStyle w:val="Hyperlink"/>
            <w:lang w:eastAsia="x-none"/>
          </w:rPr>
          <w:t>R1-2203096</w:t>
        </w:r>
      </w:hyperlink>
      <w:r w:rsidR="007D7F59">
        <w:rPr>
          <w:lang w:eastAsia="x-none"/>
        </w:rPr>
        <w:tab/>
        <w:t>Discussion on joint channel estimation for PUSCH and PUCCH</w:t>
      </w:r>
      <w:r w:rsidR="007D7F59">
        <w:rPr>
          <w:lang w:eastAsia="x-none"/>
        </w:rPr>
        <w:tab/>
        <w:t>Huawei, HiSilicon</w:t>
      </w:r>
    </w:p>
    <w:p w14:paraId="12C95B57" w14:textId="131AA552" w:rsidR="007D7F59" w:rsidRDefault="001B5688" w:rsidP="007D7F59">
      <w:pPr>
        <w:rPr>
          <w:lang w:eastAsia="x-none"/>
        </w:rPr>
      </w:pPr>
      <w:hyperlink r:id="rId1001" w:history="1">
        <w:r w:rsidR="000B5C49">
          <w:rPr>
            <w:rStyle w:val="Hyperlink"/>
            <w:lang w:eastAsia="x-none"/>
          </w:rPr>
          <w:t>R1-2203192</w:t>
        </w:r>
      </w:hyperlink>
      <w:r w:rsidR="007D7F59">
        <w:rPr>
          <w:lang w:eastAsia="x-none"/>
        </w:rPr>
        <w:tab/>
        <w:t>Discussion on remaining issues for joint channel estimation</w:t>
      </w:r>
      <w:r w:rsidR="007D7F59">
        <w:rPr>
          <w:lang w:eastAsia="x-none"/>
        </w:rPr>
        <w:tab/>
        <w:t>ZTE</w:t>
      </w:r>
    </w:p>
    <w:p w14:paraId="51C1CB1C" w14:textId="5DCDACA4" w:rsidR="007D7F59" w:rsidRDefault="001B5688" w:rsidP="007D7F59">
      <w:pPr>
        <w:rPr>
          <w:lang w:eastAsia="x-none"/>
        </w:rPr>
      </w:pPr>
      <w:hyperlink r:id="rId1002" w:history="1">
        <w:r w:rsidR="000B5C49">
          <w:rPr>
            <w:rStyle w:val="Hyperlink"/>
            <w:lang w:eastAsia="x-none"/>
          </w:rPr>
          <w:t>R1-2203309</w:t>
        </w:r>
      </w:hyperlink>
      <w:r w:rsidR="007D7F59">
        <w:rPr>
          <w:lang w:eastAsia="x-none"/>
        </w:rPr>
        <w:tab/>
        <w:t>Discussion on joint channel estimation for PUSCH&amp;PUCCH</w:t>
      </w:r>
      <w:r w:rsidR="007D7F59">
        <w:rPr>
          <w:lang w:eastAsia="x-none"/>
        </w:rPr>
        <w:tab/>
        <w:t>Spreadtrum Communications</w:t>
      </w:r>
    </w:p>
    <w:p w14:paraId="1299C07D" w14:textId="631FF9AA" w:rsidR="007D7F59" w:rsidRDefault="001B5688" w:rsidP="007D7F59">
      <w:pPr>
        <w:rPr>
          <w:lang w:eastAsia="x-none"/>
        </w:rPr>
      </w:pPr>
      <w:hyperlink r:id="rId1003" w:history="1">
        <w:r w:rsidR="000B5C49">
          <w:rPr>
            <w:rStyle w:val="Hyperlink"/>
            <w:lang w:eastAsia="x-none"/>
          </w:rPr>
          <w:t>R1-2203402</w:t>
        </w:r>
      </w:hyperlink>
      <w:r w:rsidR="007D7F59">
        <w:rPr>
          <w:lang w:eastAsia="x-none"/>
        </w:rPr>
        <w:tab/>
        <w:t>Discussion on joint channel estimation for PUSCH and PUCCH</w:t>
      </w:r>
      <w:r w:rsidR="007D7F59">
        <w:rPr>
          <w:lang w:eastAsia="x-none"/>
        </w:rPr>
        <w:tab/>
        <w:t>Panasonic</w:t>
      </w:r>
    </w:p>
    <w:p w14:paraId="2F7A25F9" w14:textId="129BFCC5" w:rsidR="007D7F59" w:rsidRDefault="001B5688" w:rsidP="007D7F59">
      <w:pPr>
        <w:rPr>
          <w:lang w:eastAsia="x-none"/>
        </w:rPr>
      </w:pPr>
      <w:hyperlink r:id="rId1004" w:history="1">
        <w:r w:rsidR="000B5C49">
          <w:rPr>
            <w:rStyle w:val="Hyperlink"/>
            <w:lang w:eastAsia="x-none"/>
          </w:rPr>
          <w:t>R1-2203440</w:t>
        </w:r>
      </w:hyperlink>
      <w:r w:rsidR="007D7F59">
        <w:rPr>
          <w:lang w:eastAsia="x-none"/>
        </w:rPr>
        <w:tab/>
        <w:t>Remaining issues on joint channel estimation in Rel-17</w:t>
      </w:r>
      <w:r w:rsidR="007D7F59">
        <w:rPr>
          <w:lang w:eastAsia="x-none"/>
        </w:rPr>
        <w:tab/>
        <w:t>CATT</w:t>
      </w:r>
    </w:p>
    <w:p w14:paraId="7C0F7B86" w14:textId="0B172F0F" w:rsidR="007D7F59" w:rsidRDefault="001B5688" w:rsidP="007D7F59">
      <w:pPr>
        <w:rPr>
          <w:lang w:eastAsia="x-none"/>
        </w:rPr>
      </w:pPr>
      <w:hyperlink r:id="rId1005" w:history="1">
        <w:r w:rsidR="000B5C49">
          <w:rPr>
            <w:rStyle w:val="Hyperlink"/>
            <w:lang w:eastAsia="x-none"/>
          </w:rPr>
          <w:t>R1-2203522</w:t>
        </w:r>
      </w:hyperlink>
      <w:r w:rsidR="007D7F59">
        <w:rPr>
          <w:lang w:eastAsia="x-none"/>
        </w:rPr>
        <w:tab/>
        <w:t>Remaining issues on joint channel estimation</w:t>
      </w:r>
      <w:r w:rsidR="007D7F59">
        <w:rPr>
          <w:lang w:eastAsia="x-none"/>
        </w:rPr>
        <w:tab/>
        <w:t>vivo</w:t>
      </w:r>
    </w:p>
    <w:p w14:paraId="7902BB1D" w14:textId="0F5E8554" w:rsidR="007D7F59" w:rsidRDefault="001B5688" w:rsidP="007D7F59">
      <w:pPr>
        <w:rPr>
          <w:lang w:eastAsia="x-none"/>
        </w:rPr>
      </w:pPr>
      <w:hyperlink r:id="rId1006" w:history="1">
        <w:r w:rsidR="000B5C49">
          <w:rPr>
            <w:rStyle w:val="Hyperlink"/>
            <w:lang w:eastAsia="x-none"/>
          </w:rPr>
          <w:t>R1-2203611</w:t>
        </w:r>
      </w:hyperlink>
      <w:r w:rsidR="007D7F59">
        <w:rPr>
          <w:lang w:eastAsia="x-none"/>
        </w:rPr>
        <w:tab/>
        <w:t>Remaining issues on joint channel estimation for PUSCH and PUCCH</w:t>
      </w:r>
      <w:r w:rsidR="007D7F59">
        <w:rPr>
          <w:lang w:eastAsia="x-none"/>
        </w:rPr>
        <w:tab/>
        <w:t>Nokia, Nokia Shanghai Bell</w:t>
      </w:r>
    </w:p>
    <w:p w14:paraId="78D1360D" w14:textId="20F1B380" w:rsidR="007D7F59" w:rsidRDefault="001B5688" w:rsidP="007D7F59">
      <w:pPr>
        <w:rPr>
          <w:lang w:eastAsia="x-none"/>
        </w:rPr>
      </w:pPr>
      <w:hyperlink r:id="rId1007" w:history="1">
        <w:r w:rsidR="000B5C49">
          <w:rPr>
            <w:rStyle w:val="Hyperlink"/>
            <w:lang w:eastAsia="x-none"/>
          </w:rPr>
          <w:t>R1-2203652</w:t>
        </w:r>
      </w:hyperlink>
      <w:r w:rsidR="007D7F59">
        <w:rPr>
          <w:lang w:eastAsia="x-none"/>
        </w:rPr>
        <w:tab/>
        <w:t>Remaining issues on joint channel estimation for PUSCH and PUCCH</w:t>
      </w:r>
      <w:r w:rsidR="007D7F59">
        <w:rPr>
          <w:lang w:eastAsia="x-none"/>
        </w:rPr>
        <w:tab/>
        <w:t>China Telecom</w:t>
      </w:r>
    </w:p>
    <w:p w14:paraId="0D138DEE" w14:textId="1773DE63" w:rsidR="007D7F59" w:rsidRDefault="001B5688" w:rsidP="007D7F59">
      <w:pPr>
        <w:rPr>
          <w:lang w:eastAsia="x-none"/>
        </w:rPr>
      </w:pPr>
      <w:hyperlink r:id="rId1008" w:history="1">
        <w:r w:rsidR="000B5C49">
          <w:rPr>
            <w:rStyle w:val="Hyperlink"/>
            <w:lang w:eastAsia="x-none"/>
          </w:rPr>
          <w:t>R1-2203870</w:t>
        </w:r>
      </w:hyperlink>
      <w:r w:rsidR="007D7F59">
        <w:rPr>
          <w:lang w:eastAsia="x-none"/>
        </w:rPr>
        <w:tab/>
        <w:t>Joint channel estimation for PUSCH and PUCCH</w:t>
      </w:r>
      <w:r w:rsidR="007D7F59">
        <w:rPr>
          <w:lang w:eastAsia="x-none"/>
        </w:rPr>
        <w:tab/>
        <w:t>Samsung</w:t>
      </w:r>
    </w:p>
    <w:p w14:paraId="4238AB05" w14:textId="7895CF8F" w:rsidR="007D7F59" w:rsidRDefault="001B5688" w:rsidP="007D7F59">
      <w:pPr>
        <w:rPr>
          <w:lang w:eastAsia="x-none"/>
        </w:rPr>
      </w:pPr>
      <w:hyperlink r:id="rId1009" w:history="1">
        <w:r w:rsidR="000B5C49">
          <w:rPr>
            <w:rStyle w:val="Hyperlink"/>
            <w:lang w:eastAsia="x-none"/>
          </w:rPr>
          <w:t>R1-2204090</w:t>
        </w:r>
      </w:hyperlink>
      <w:r w:rsidR="007D7F59">
        <w:rPr>
          <w:lang w:eastAsia="x-none"/>
        </w:rPr>
        <w:tab/>
        <w:t>Joint channel estimation for PUSCH and PUCCH</w:t>
      </w:r>
      <w:r w:rsidR="007D7F59">
        <w:rPr>
          <w:lang w:eastAsia="x-none"/>
        </w:rPr>
        <w:tab/>
        <w:t>InterDigital, Inc.</w:t>
      </w:r>
    </w:p>
    <w:p w14:paraId="1305A434" w14:textId="15526C00" w:rsidR="007D7F59" w:rsidRDefault="001B5688" w:rsidP="007D7F59">
      <w:pPr>
        <w:rPr>
          <w:lang w:eastAsia="x-none"/>
        </w:rPr>
      </w:pPr>
      <w:hyperlink r:id="rId1010" w:history="1">
        <w:r w:rsidR="000B5C49">
          <w:rPr>
            <w:rStyle w:val="Hyperlink"/>
            <w:lang w:eastAsia="x-none"/>
          </w:rPr>
          <w:t>R1-2204213</w:t>
        </w:r>
      </w:hyperlink>
      <w:r w:rsidR="007D7F59">
        <w:rPr>
          <w:lang w:eastAsia="x-none"/>
        </w:rPr>
        <w:tab/>
        <w:t>Remaining issues on cross-slot channel estimation for PUSCH</w:t>
      </w:r>
      <w:r w:rsidR="007D7F59">
        <w:rPr>
          <w:lang w:eastAsia="x-none"/>
        </w:rPr>
        <w:tab/>
        <w:t>Apple</w:t>
      </w:r>
    </w:p>
    <w:p w14:paraId="5A791A02" w14:textId="16F50D14" w:rsidR="007D7F59" w:rsidRDefault="001B5688" w:rsidP="007D7F59">
      <w:pPr>
        <w:rPr>
          <w:lang w:eastAsia="x-none"/>
        </w:rPr>
      </w:pPr>
      <w:hyperlink r:id="rId1011" w:history="1">
        <w:r w:rsidR="000B5C49">
          <w:rPr>
            <w:rStyle w:val="Hyperlink"/>
            <w:lang w:eastAsia="x-none"/>
          </w:rPr>
          <w:t>R1-2204279</w:t>
        </w:r>
      </w:hyperlink>
      <w:r w:rsidR="007D7F59">
        <w:rPr>
          <w:lang w:eastAsia="x-none"/>
        </w:rPr>
        <w:tab/>
        <w:t>Discussion on the remaining issues of joint channel estimation for PUSCH and PUCCH</w:t>
      </w:r>
      <w:r w:rsidR="007D7F59">
        <w:rPr>
          <w:lang w:eastAsia="x-none"/>
        </w:rPr>
        <w:tab/>
        <w:t>CMCC</w:t>
      </w:r>
    </w:p>
    <w:p w14:paraId="72E7A4A0" w14:textId="745D33FE" w:rsidR="007D7F59" w:rsidRDefault="001B5688" w:rsidP="007D7F59">
      <w:pPr>
        <w:rPr>
          <w:lang w:eastAsia="x-none"/>
        </w:rPr>
      </w:pPr>
      <w:hyperlink r:id="rId1012" w:history="1">
        <w:r w:rsidR="000B5C49">
          <w:rPr>
            <w:rStyle w:val="Hyperlink"/>
            <w:lang w:eastAsia="x-none"/>
          </w:rPr>
          <w:t>R1-2204350</w:t>
        </w:r>
      </w:hyperlink>
      <w:r w:rsidR="007D7F59">
        <w:rPr>
          <w:lang w:eastAsia="x-none"/>
        </w:rPr>
        <w:tab/>
        <w:t>Remaining issues on joint channel estimation for PUSCH and PUCCH for coverage enhancement</w:t>
      </w:r>
      <w:r w:rsidR="007D7F59">
        <w:rPr>
          <w:lang w:eastAsia="x-none"/>
        </w:rPr>
        <w:tab/>
        <w:t>NTT DOCOMO, INC.</w:t>
      </w:r>
    </w:p>
    <w:p w14:paraId="2268CEF3" w14:textId="31BE8162" w:rsidR="007D7F59" w:rsidRDefault="001B5688" w:rsidP="007D7F59">
      <w:pPr>
        <w:rPr>
          <w:lang w:eastAsia="x-none"/>
        </w:rPr>
      </w:pPr>
      <w:hyperlink r:id="rId1013" w:history="1">
        <w:r w:rsidR="000B5C49">
          <w:rPr>
            <w:rStyle w:val="Hyperlink"/>
            <w:lang w:eastAsia="x-none"/>
          </w:rPr>
          <w:t>R1-2204513</w:t>
        </w:r>
      </w:hyperlink>
      <w:r w:rsidR="007D7F59">
        <w:rPr>
          <w:lang w:eastAsia="x-none"/>
        </w:rPr>
        <w:tab/>
        <w:t>Joint channel estimation for PUSCH and PUCCH</w:t>
      </w:r>
      <w:r w:rsidR="007D7F59">
        <w:rPr>
          <w:lang w:eastAsia="x-none"/>
        </w:rPr>
        <w:tab/>
        <w:t>Sharp</w:t>
      </w:r>
    </w:p>
    <w:p w14:paraId="29D81061" w14:textId="06B8F2F0" w:rsidR="007D7F59" w:rsidRDefault="001B5688" w:rsidP="007D7F59">
      <w:pPr>
        <w:rPr>
          <w:lang w:eastAsia="x-none"/>
        </w:rPr>
      </w:pPr>
      <w:hyperlink r:id="rId1014" w:history="1">
        <w:r w:rsidR="000B5C49">
          <w:rPr>
            <w:rStyle w:val="Hyperlink"/>
            <w:lang w:eastAsia="x-none"/>
          </w:rPr>
          <w:t>R1-2204549</w:t>
        </w:r>
      </w:hyperlink>
      <w:r w:rsidR="007D7F59">
        <w:rPr>
          <w:lang w:eastAsia="x-none"/>
        </w:rPr>
        <w:tab/>
        <w:t>Remaining issues on Joint channel estimation for PUCCH and  PUSCH</w:t>
      </w:r>
      <w:r w:rsidR="007D7F59">
        <w:rPr>
          <w:lang w:eastAsia="x-none"/>
        </w:rPr>
        <w:tab/>
        <w:t>WILUS Inc.</w:t>
      </w:r>
    </w:p>
    <w:p w14:paraId="60F91362" w14:textId="16026BD6" w:rsidR="007D7F59" w:rsidRDefault="001B5688" w:rsidP="007D7F59">
      <w:pPr>
        <w:rPr>
          <w:lang w:eastAsia="x-none"/>
        </w:rPr>
      </w:pPr>
      <w:hyperlink r:id="rId1015" w:history="1">
        <w:r w:rsidR="000B5C49">
          <w:rPr>
            <w:rStyle w:val="Hyperlink"/>
            <w:lang w:eastAsia="x-none"/>
          </w:rPr>
          <w:t>R1-2204776</w:t>
        </w:r>
      </w:hyperlink>
      <w:r w:rsidR="007D7F59">
        <w:rPr>
          <w:lang w:eastAsia="x-none"/>
        </w:rPr>
        <w:tab/>
        <w:t>Remaining issues on joint channel estimation for PUSCH and PUCCH</w:t>
      </w:r>
      <w:r w:rsidR="007D7F59">
        <w:rPr>
          <w:lang w:eastAsia="x-none"/>
        </w:rPr>
        <w:tab/>
        <w:t>Intel Corporation</w:t>
      </w:r>
    </w:p>
    <w:p w14:paraId="4E696EA4" w14:textId="63A38476" w:rsidR="007D7F59" w:rsidRDefault="001B5688" w:rsidP="007D7F59">
      <w:pPr>
        <w:rPr>
          <w:lang w:eastAsia="x-none"/>
        </w:rPr>
      </w:pPr>
      <w:hyperlink r:id="rId1016" w:history="1">
        <w:r w:rsidR="000B5C49">
          <w:rPr>
            <w:rStyle w:val="Hyperlink"/>
            <w:lang w:eastAsia="x-none"/>
          </w:rPr>
          <w:t>R1-2204872</w:t>
        </w:r>
      </w:hyperlink>
      <w:r w:rsidR="007D7F59">
        <w:rPr>
          <w:lang w:eastAsia="x-none"/>
        </w:rPr>
        <w:tab/>
        <w:t>Maintenance of Joint Channel Estimation for PUSCH and PUCCH</w:t>
      </w:r>
      <w:r w:rsidR="007D7F59">
        <w:rPr>
          <w:lang w:eastAsia="x-none"/>
        </w:rPr>
        <w:tab/>
        <w:t>Ericsson</w:t>
      </w:r>
    </w:p>
    <w:p w14:paraId="3DC673D4" w14:textId="419E343C" w:rsidR="007D7F59" w:rsidRDefault="001B5688" w:rsidP="007D7F59">
      <w:pPr>
        <w:rPr>
          <w:lang w:eastAsia="x-none"/>
        </w:rPr>
      </w:pPr>
      <w:hyperlink r:id="rId1017" w:history="1">
        <w:r w:rsidR="000B5C49">
          <w:rPr>
            <w:rStyle w:val="Hyperlink"/>
            <w:lang w:eastAsia="x-none"/>
          </w:rPr>
          <w:t>R1-2204991</w:t>
        </w:r>
      </w:hyperlink>
      <w:r w:rsidR="007D7F59">
        <w:rPr>
          <w:lang w:eastAsia="x-none"/>
        </w:rPr>
        <w:tab/>
        <w:t>Joint channel estimation for PUSCH and PUCCH</w:t>
      </w:r>
      <w:r w:rsidR="007D7F59">
        <w:rPr>
          <w:lang w:eastAsia="x-none"/>
        </w:rPr>
        <w:tab/>
        <w:t>Qualcomm Incorporated</w:t>
      </w:r>
    </w:p>
    <w:p w14:paraId="0E46F63F" w14:textId="526B65EA" w:rsidR="00C22529" w:rsidRDefault="00C22529" w:rsidP="007D7F59">
      <w:pPr>
        <w:rPr>
          <w:lang w:eastAsia="x-none"/>
        </w:rPr>
      </w:pPr>
    </w:p>
    <w:p w14:paraId="483C114F" w14:textId="77777777" w:rsidR="000717D1" w:rsidRPr="00D24C3D" w:rsidRDefault="000717D1" w:rsidP="000717D1">
      <w:pPr>
        <w:rPr>
          <w:lang w:eastAsia="x-none"/>
        </w:rPr>
      </w:pPr>
      <w:r w:rsidRPr="00D24C3D">
        <w:rPr>
          <w:lang w:eastAsia="x-none"/>
        </w:rPr>
        <w:t>[109-e-R17_CovEnh-03] – Yi (Qualcomm)</w:t>
      </w:r>
    </w:p>
    <w:p w14:paraId="4370E5DB" w14:textId="77777777" w:rsidR="000717D1" w:rsidRPr="00D24C3D" w:rsidRDefault="000717D1" w:rsidP="000717D1">
      <w:pPr>
        <w:rPr>
          <w:lang w:eastAsia="x-none"/>
        </w:rPr>
      </w:pPr>
      <w:r w:rsidRPr="00D24C3D">
        <w:rPr>
          <w:lang w:eastAsia="x-none"/>
        </w:rPr>
        <w:t>Email discussion under 8.8.2 for maintenance on PUCCH enhancements for proposals in the FL summary of the preparation phase discussion, including Issue#1, Issue#2, Issue#3 and Issue# 5</w:t>
      </w:r>
    </w:p>
    <w:p w14:paraId="5D2EDA73" w14:textId="77777777" w:rsidR="000717D1" w:rsidRPr="00D24C3D" w:rsidRDefault="000717D1" w:rsidP="000717D1">
      <w:pPr>
        <w:numPr>
          <w:ilvl w:val="0"/>
          <w:numId w:val="65"/>
        </w:numPr>
        <w:rPr>
          <w:lang w:eastAsia="x-none"/>
        </w:rPr>
      </w:pPr>
      <w:r w:rsidRPr="00D24C3D">
        <w:rPr>
          <w:lang w:eastAsia="x-none"/>
        </w:rPr>
        <w:t>Discussion and decision by May 20</w:t>
      </w:r>
    </w:p>
    <w:p w14:paraId="76CCFF73" w14:textId="4F93F449" w:rsidR="000717D1" w:rsidRPr="007F6F00" w:rsidRDefault="001B5688" w:rsidP="000717D1">
      <w:pPr>
        <w:rPr>
          <w:b/>
          <w:bCs/>
          <w:lang w:eastAsia="x-none"/>
        </w:rPr>
      </w:pPr>
      <w:hyperlink r:id="rId1018" w:history="1">
        <w:r w:rsidR="000B5C49">
          <w:rPr>
            <w:rStyle w:val="Hyperlink"/>
            <w:b/>
            <w:bCs/>
            <w:lang w:eastAsia="x-none"/>
          </w:rPr>
          <w:t>R1-2205185</w:t>
        </w:r>
      </w:hyperlink>
      <w:r w:rsidR="000717D1" w:rsidRPr="007F6F00">
        <w:rPr>
          <w:b/>
          <w:bCs/>
          <w:lang w:eastAsia="x-none"/>
        </w:rPr>
        <w:tab/>
        <w:t>FL summary #1 of maintenance on PUCCH enhancements</w:t>
      </w:r>
      <w:r w:rsidR="000717D1" w:rsidRPr="007F6F00">
        <w:rPr>
          <w:b/>
          <w:bCs/>
          <w:lang w:eastAsia="x-none"/>
        </w:rPr>
        <w:tab/>
        <w:t>Moderator (Qualcomm)</w:t>
      </w:r>
    </w:p>
    <w:p w14:paraId="180D195B" w14:textId="49928097" w:rsidR="007F6F00" w:rsidRDefault="007F6F00" w:rsidP="007F6F00">
      <w:r w:rsidRPr="00211513">
        <w:rPr>
          <w:b/>
          <w:bCs/>
        </w:rPr>
        <w:t>Decision:</w:t>
      </w:r>
      <w:r>
        <w:t xml:space="preserve"> As per email decision posted on May 20</w:t>
      </w:r>
      <w:r w:rsidRPr="00211513">
        <w:rPr>
          <w:vertAlign w:val="superscript"/>
        </w:rPr>
        <w:t>th</w:t>
      </w:r>
      <w:r>
        <w:t>,</w:t>
      </w:r>
    </w:p>
    <w:p w14:paraId="38A6CEE8" w14:textId="0E3C662F" w:rsidR="007F6F00" w:rsidRPr="007F6F00" w:rsidRDefault="007F6F00" w:rsidP="007F6F00">
      <w:pPr>
        <w:rPr>
          <w:u w:val="single"/>
          <w:lang w:eastAsia="zh-CN"/>
        </w:rPr>
      </w:pPr>
      <w:r w:rsidRPr="007F6F00">
        <w:rPr>
          <w:u w:val="single"/>
          <w:lang w:eastAsia="zh-CN"/>
        </w:rPr>
        <w:lastRenderedPageBreak/>
        <w:t>Conclusion</w:t>
      </w:r>
    </w:p>
    <w:p w14:paraId="725C5E9D" w14:textId="3E28D5C4" w:rsidR="007F6F00" w:rsidRPr="00D027FF" w:rsidRDefault="007F6F00" w:rsidP="007F6F00">
      <w:pPr>
        <w:rPr>
          <w:lang w:eastAsia="zh-CN"/>
        </w:rPr>
      </w:pPr>
      <w:r w:rsidRPr="00D027FF">
        <w:rPr>
          <w:lang w:eastAsia="zh-CN"/>
        </w:rPr>
        <w:t>RAN1 conclude</w:t>
      </w:r>
      <w:r>
        <w:rPr>
          <w:lang w:eastAsia="zh-CN"/>
        </w:rPr>
        <w:t>s</w:t>
      </w:r>
      <w:r w:rsidRPr="00D027FF">
        <w:rPr>
          <w:lang w:eastAsia="zh-CN"/>
        </w:rPr>
        <w:t xml:space="preserve"> the following.</w:t>
      </w:r>
    </w:p>
    <w:p w14:paraId="5CA6A00C" w14:textId="77777777" w:rsidR="007F6F00" w:rsidRPr="00D027FF" w:rsidRDefault="007F6F00" w:rsidP="00CF6E6D">
      <w:pPr>
        <w:pStyle w:val="ListParagraph"/>
        <w:numPr>
          <w:ilvl w:val="0"/>
          <w:numId w:val="445"/>
        </w:numPr>
        <w:rPr>
          <w:lang w:eastAsia="zh-CN"/>
        </w:rPr>
      </w:pPr>
      <w:r w:rsidRPr="00D027FF">
        <w:rPr>
          <w:lang w:eastAsia="zh-CN"/>
        </w:rPr>
        <w:t>The dynamic PUCCH repetition factor indication mechanism of NR R17 is not applicable to HARQ-ACK for the first SPS PDSCH associated with the activation DCI</w:t>
      </w:r>
    </w:p>
    <w:p w14:paraId="7F56E5AA" w14:textId="77777777" w:rsidR="007F6F00" w:rsidRPr="00D027FF" w:rsidRDefault="007F6F00" w:rsidP="00CF6E6D">
      <w:pPr>
        <w:pStyle w:val="ListParagraph"/>
        <w:numPr>
          <w:ilvl w:val="0"/>
          <w:numId w:val="445"/>
        </w:numPr>
        <w:rPr>
          <w:lang w:eastAsia="zh-CN"/>
        </w:rPr>
      </w:pPr>
      <w:r w:rsidRPr="00D027FF">
        <w:rPr>
          <w:lang w:eastAsia="zh-CN"/>
        </w:rPr>
        <w:t>The dynamic PUCCH repetition factor indication mechanism of NR R17 is applicable to HARQ-ACK corresponding to the SPS release DCI</w:t>
      </w:r>
    </w:p>
    <w:p w14:paraId="43B5ADE2" w14:textId="77777777" w:rsidR="007F6F00" w:rsidRDefault="007F6F00" w:rsidP="007F6F00">
      <w:pPr>
        <w:rPr>
          <w:lang w:eastAsia="zh-CN"/>
        </w:rPr>
      </w:pPr>
      <w:r w:rsidRPr="00D027FF">
        <w:rPr>
          <w:lang w:eastAsia="zh-CN"/>
        </w:rPr>
        <w:t>Note: no specification impact with the above conclusions.</w:t>
      </w:r>
    </w:p>
    <w:p w14:paraId="2BDC8C26" w14:textId="306FDD3C" w:rsidR="007F6F00" w:rsidRDefault="007F6F00" w:rsidP="007F6F00">
      <w:pPr>
        <w:rPr>
          <w:lang w:eastAsia="zh-CN"/>
        </w:rPr>
      </w:pPr>
    </w:p>
    <w:p w14:paraId="4E870882" w14:textId="22B66AEA" w:rsidR="007F6F00" w:rsidRPr="007F6F00" w:rsidRDefault="001B5688" w:rsidP="007F6F00">
      <w:pPr>
        <w:rPr>
          <w:b/>
          <w:bCs/>
          <w:lang w:eastAsia="zh-CN"/>
        </w:rPr>
      </w:pPr>
      <w:hyperlink r:id="rId1019" w:history="1">
        <w:r w:rsidR="000B5C49">
          <w:rPr>
            <w:rStyle w:val="Hyperlink"/>
            <w:b/>
            <w:bCs/>
            <w:lang w:eastAsia="zh-CN"/>
          </w:rPr>
          <w:t>R1-2205626</w:t>
        </w:r>
      </w:hyperlink>
      <w:r w:rsidR="007F6F00" w:rsidRPr="007F6F00">
        <w:rPr>
          <w:b/>
          <w:bCs/>
          <w:lang w:eastAsia="zh-CN"/>
        </w:rPr>
        <w:tab/>
        <w:t>Agreed TP for maintenance on joint channel estimation for PUSCH and PUCCH</w:t>
      </w:r>
      <w:r w:rsidR="007F6F00" w:rsidRPr="007F6F00">
        <w:rPr>
          <w:b/>
          <w:bCs/>
          <w:lang w:eastAsia="zh-CN"/>
        </w:rPr>
        <w:tab/>
        <w:t>Moderator (Qualcomm)</w:t>
      </w:r>
    </w:p>
    <w:p w14:paraId="46F94780" w14:textId="77777777" w:rsidR="007F6F00" w:rsidRPr="00163653" w:rsidRDefault="007F6F00" w:rsidP="007F6F00">
      <w:pPr>
        <w:rPr>
          <w:highlight w:val="green"/>
          <w:lang w:eastAsia="zh-CN"/>
        </w:rPr>
      </w:pPr>
      <w:r w:rsidRPr="00163653">
        <w:rPr>
          <w:highlight w:val="green"/>
          <w:lang w:eastAsia="zh-CN"/>
        </w:rPr>
        <w:t>Agreement</w:t>
      </w:r>
    </w:p>
    <w:p w14:paraId="6438CE18" w14:textId="0E8F18A0" w:rsidR="007F6F00" w:rsidRPr="00163653" w:rsidRDefault="007F6F00" w:rsidP="00CF6E6D">
      <w:pPr>
        <w:pStyle w:val="ListParagraph"/>
        <w:numPr>
          <w:ilvl w:val="0"/>
          <w:numId w:val="446"/>
        </w:numPr>
        <w:rPr>
          <w:lang w:eastAsia="zh-CN"/>
        </w:rPr>
      </w:pPr>
      <w:r w:rsidRPr="00163653">
        <w:rPr>
          <w:lang w:eastAsia="zh-CN"/>
        </w:rPr>
        <w:t xml:space="preserve">Adopt the TP of </w:t>
      </w:r>
      <w:r w:rsidRPr="00841B8A">
        <w:rPr>
          <w:lang w:eastAsia="zh-CN"/>
        </w:rPr>
        <w:t xml:space="preserve">Further update FL proposal 2 in </w:t>
      </w:r>
      <w:hyperlink r:id="rId1020" w:history="1">
        <w:r w:rsidR="000B5C49">
          <w:rPr>
            <w:rStyle w:val="Hyperlink"/>
            <w:lang w:eastAsia="zh-CN"/>
          </w:rPr>
          <w:t>R1-2205626</w:t>
        </w:r>
      </w:hyperlink>
      <w:r>
        <w:rPr>
          <w:lang w:eastAsia="zh-CN"/>
        </w:rPr>
        <w:t xml:space="preserve"> </w:t>
      </w:r>
      <w:r w:rsidRPr="00163653">
        <w:rPr>
          <w:lang w:eastAsia="zh-CN"/>
        </w:rPr>
        <w:t>for Subclause 6.3.1 in TS 38.214.</w:t>
      </w:r>
    </w:p>
    <w:p w14:paraId="145BF41B" w14:textId="73A11F8F" w:rsidR="007F6F00" w:rsidRDefault="007F6F00" w:rsidP="007F6F00"/>
    <w:p w14:paraId="53046AE6" w14:textId="6D883418" w:rsidR="000717D1" w:rsidRPr="00D24C3D" w:rsidRDefault="007F6F00" w:rsidP="000717D1">
      <w:pPr>
        <w:rPr>
          <w:lang w:eastAsia="x-none"/>
        </w:rPr>
      </w:pPr>
      <w:r>
        <w:t xml:space="preserve">Final summary in </w:t>
      </w:r>
      <w:hyperlink r:id="rId1021" w:history="1">
        <w:r w:rsidR="000B5C49">
          <w:rPr>
            <w:rStyle w:val="Hyperlink"/>
          </w:rPr>
          <w:t>R1-2205441</w:t>
        </w:r>
      </w:hyperlink>
      <w:r>
        <w:rPr>
          <w:lang w:eastAsia="x-none"/>
        </w:rPr>
        <w:t>.</w:t>
      </w:r>
    </w:p>
    <w:p w14:paraId="534A25CD" w14:textId="77777777" w:rsidR="000717D1" w:rsidRPr="00D24C3D" w:rsidRDefault="000717D1" w:rsidP="000717D1"/>
    <w:p w14:paraId="7D3190E7" w14:textId="77777777" w:rsidR="000717D1" w:rsidRPr="00D24C3D" w:rsidRDefault="000717D1" w:rsidP="007D7F59">
      <w:pPr>
        <w:rPr>
          <w:lang w:eastAsia="x-none"/>
        </w:rPr>
      </w:pPr>
    </w:p>
    <w:p w14:paraId="4075B9CE" w14:textId="77777777" w:rsidR="00C22529" w:rsidRPr="00D24C3D" w:rsidRDefault="00C22529" w:rsidP="00CC2EAF">
      <w:pPr>
        <w:pBdr>
          <w:top w:val="single" w:sz="4" w:space="1" w:color="auto"/>
        </w:pBdr>
        <w:rPr>
          <w:lang w:eastAsia="x-none"/>
        </w:rPr>
      </w:pPr>
      <w:r w:rsidRPr="00D24C3D">
        <w:rPr>
          <w:lang w:eastAsia="x-none"/>
        </w:rPr>
        <w:t>[109-e-R17_CovEnh-04] – Jianchi (China Telcom)</w:t>
      </w:r>
    </w:p>
    <w:p w14:paraId="2B44070C" w14:textId="27B0B0A7" w:rsidR="00C22529" w:rsidRPr="00D24C3D" w:rsidRDefault="00C22529" w:rsidP="00C22529">
      <w:pPr>
        <w:rPr>
          <w:lang w:eastAsia="x-none"/>
        </w:rPr>
      </w:pPr>
      <w:r w:rsidRPr="00D24C3D">
        <w:rPr>
          <w:lang w:eastAsia="x-none"/>
        </w:rPr>
        <w:t>Email discussion under 8.8.2 for maintenance on Joint channel estimation for PUSCH and PUCCH for proposals in the FL summary of the preparation phase discussion, including Issue#1, Issue#2, Issue#3 and Issue 8(Issue 8-1 and Issue 8-2)</w:t>
      </w:r>
    </w:p>
    <w:p w14:paraId="6BCF2582" w14:textId="77777777" w:rsidR="00C22529" w:rsidRPr="00D24C3D" w:rsidRDefault="00C22529" w:rsidP="00C22529">
      <w:pPr>
        <w:numPr>
          <w:ilvl w:val="0"/>
          <w:numId w:val="65"/>
        </w:numPr>
        <w:rPr>
          <w:lang w:eastAsia="x-none"/>
        </w:rPr>
      </w:pPr>
      <w:r w:rsidRPr="00D24C3D">
        <w:rPr>
          <w:lang w:eastAsia="x-none"/>
        </w:rPr>
        <w:t>Discussion and decision by May 20</w:t>
      </w:r>
    </w:p>
    <w:p w14:paraId="78A4A78D" w14:textId="0ACC6654" w:rsidR="000717D1" w:rsidRPr="000717D1" w:rsidRDefault="001B5688" w:rsidP="000717D1">
      <w:pPr>
        <w:rPr>
          <w:b/>
          <w:bCs/>
          <w:lang w:eastAsia="x-none"/>
        </w:rPr>
      </w:pPr>
      <w:hyperlink r:id="rId1022" w:history="1">
        <w:r w:rsidR="000B5C49">
          <w:rPr>
            <w:rStyle w:val="Hyperlink"/>
            <w:b/>
            <w:bCs/>
            <w:lang w:eastAsia="x-none"/>
          </w:rPr>
          <w:t>R1-2205351</w:t>
        </w:r>
      </w:hyperlink>
      <w:r w:rsidR="000717D1" w:rsidRPr="000717D1">
        <w:rPr>
          <w:b/>
          <w:bCs/>
          <w:lang w:eastAsia="x-none"/>
        </w:rPr>
        <w:tab/>
        <w:t>FL Summary of joint channel estimation for PUSCH and PUCCH</w:t>
      </w:r>
      <w:r w:rsidR="000717D1" w:rsidRPr="000717D1">
        <w:rPr>
          <w:b/>
          <w:bCs/>
          <w:lang w:eastAsia="x-none"/>
        </w:rPr>
        <w:tab/>
        <w:t>Moderator (China Telecom)</w:t>
      </w:r>
    </w:p>
    <w:p w14:paraId="066ACE1F" w14:textId="51524022" w:rsidR="000717D1" w:rsidRDefault="000717D1" w:rsidP="000717D1">
      <w:pPr>
        <w:rPr>
          <w:lang w:eastAsia="x-none"/>
        </w:rPr>
      </w:pPr>
      <w:r>
        <w:rPr>
          <w:lang w:eastAsia="x-none"/>
        </w:rPr>
        <w:t xml:space="preserve">From </w:t>
      </w:r>
      <w:r w:rsidR="00A1196F">
        <w:rPr>
          <w:lang w:eastAsia="x-none"/>
        </w:rPr>
        <w:t>May 16</w:t>
      </w:r>
      <w:r w:rsidR="00A1196F" w:rsidRPr="00A1196F">
        <w:rPr>
          <w:vertAlign w:val="superscript"/>
          <w:lang w:eastAsia="x-none"/>
        </w:rPr>
        <w:t>th</w:t>
      </w:r>
      <w:r w:rsidR="00A1196F">
        <w:rPr>
          <w:lang w:eastAsia="x-none"/>
        </w:rPr>
        <w:t xml:space="preserve"> GTW session</w:t>
      </w:r>
    </w:p>
    <w:p w14:paraId="00DA2337" w14:textId="77777777" w:rsidR="00A1196F" w:rsidRPr="00A1196F" w:rsidRDefault="00A1196F" w:rsidP="00A1196F">
      <w:pPr>
        <w:rPr>
          <w:u w:val="single"/>
        </w:rPr>
      </w:pPr>
      <w:r w:rsidRPr="00A1196F">
        <w:rPr>
          <w:u w:val="single"/>
        </w:rPr>
        <w:t>Conclusion</w:t>
      </w:r>
    </w:p>
    <w:p w14:paraId="4B85AB4E" w14:textId="706FEE48" w:rsidR="00A1196F" w:rsidRDefault="00A1196F" w:rsidP="00CF6E6D">
      <w:pPr>
        <w:pStyle w:val="ListParagraph"/>
        <w:numPr>
          <w:ilvl w:val="0"/>
          <w:numId w:val="253"/>
        </w:numPr>
      </w:pPr>
      <w:r>
        <w:t>No consensus on confirming the following working assumption in R17.</w:t>
      </w:r>
    </w:p>
    <w:p w14:paraId="62099D43" w14:textId="77777777" w:rsidR="00A1196F" w:rsidRPr="00A1196F" w:rsidRDefault="00A1196F" w:rsidP="00A1196F">
      <w:pPr>
        <w:ind w:left="360"/>
        <w:rPr>
          <w:szCs w:val="20"/>
          <w:highlight w:val="darkYellow"/>
        </w:rPr>
      </w:pPr>
      <w:r w:rsidRPr="00A1196F">
        <w:rPr>
          <w:szCs w:val="20"/>
          <w:highlight w:val="darkYellow"/>
        </w:rPr>
        <w:t>Working assumption:</w:t>
      </w:r>
    </w:p>
    <w:p w14:paraId="25E2F50C" w14:textId="77777777" w:rsidR="00A1196F" w:rsidRPr="00A1196F" w:rsidRDefault="00A1196F" w:rsidP="00CF6E6D">
      <w:pPr>
        <w:pStyle w:val="ListParagraph"/>
        <w:numPr>
          <w:ilvl w:val="0"/>
          <w:numId w:val="253"/>
        </w:numPr>
        <w:ind w:left="1080"/>
        <w:rPr>
          <w:sz w:val="18"/>
          <w:szCs w:val="18"/>
          <w:lang w:eastAsia="zh-CN"/>
        </w:rPr>
      </w:pPr>
      <w:r w:rsidRPr="00A1196F">
        <w:rPr>
          <w:sz w:val="18"/>
          <w:szCs w:val="18"/>
          <w:lang w:eastAsia="zh-CN"/>
        </w:rPr>
        <w:t>The action of group common TPC commands with format 2_2 does not constitute an event that violates power consistency and phase continuity.</w:t>
      </w:r>
    </w:p>
    <w:p w14:paraId="0EDFA1CF" w14:textId="77777777" w:rsidR="00A1196F" w:rsidRPr="00A1196F" w:rsidRDefault="00A1196F" w:rsidP="00CF6E6D">
      <w:pPr>
        <w:pStyle w:val="ListParagraph"/>
        <w:numPr>
          <w:ilvl w:val="1"/>
          <w:numId w:val="253"/>
        </w:numPr>
        <w:ind w:left="1800"/>
        <w:rPr>
          <w:sz w:val="18"/>
          <w:szCs w:val="18"/>
        </w:rPr>
      </w:pPr>
      <w:r w:rsidRPr="00A1196F">
        <w:rPr>
          <w:sz w:val="18"/>
          <w:szCs w:val="18"/>
          <w:lang w:eastAsia="zh-CN"/>
        </w:rPr>
        <w:t xml:space="preserve">If UE is configured to </w:t>
      </w:r>
      <w:r w:rsidRPr="00A1196F">
        <w:rPr>
          <w:bCs/>
          <w:sz w:val="18"/>
          <w:szCs w:val="18"/>
        </w:rPr>
        <w:t>accumulate TPC commands,</w:t>
      </w:r>
    </w:p>
    <w:p w14:paraId="344F2A83" w14:textId="77777777" w:rsidR="00A1196F" w:rsidRPr="00A1196F" w:rsidRDefault="00A1196F" w:rsidP="00CF6E6D">
      <w:pPr>
        <w:pStyle w:val="ListParagraph"/>
        <w:numPr>
          <w:ilvl w:val="2"/>
          <w:numId w:val="253"/>
        </w:numPr>
        <w:ind w:left="2520"/>
        <w:rPr>
          <w:sz w:val="18"/>
          <w:szCs w:val="18"/>
        </w:rPr>
      </w:pPr>
      <w:r w:rsidRPr="00A1196F">
        <w:rPr>
          <w:sz w:val="18"/>
          <w:szCs w:val="18"/>
        </w:rPr>
        <w:t>If UE receives TPC commands that would take into effect during a configured TDW, UE accumulates TPC commands without taking effect during the current configured TDW. TPC commands take effect after the current configured TDW.</w:t>
      </w:r>
    </w:p>
    <w:p w14:paraId="5C1EB2CA" w14:textId="77777777" w:rsidR="00A1196F" w:rsidRPr="00A1196F" w:rsidRDefault="00A1196F" w:rsidP="00CF6E6D">
      <w:pPr>
        <w:pStyle w:val="ListParagraph"/>
        <w:numPr>
          <w:ilvl w:val="1"/>
          <w:numId w:val="253"/>
        </w:numPr>
        <w:ind w:left="1800"/>
        <w:rPr>
          <w:sz w:val="18"/>
          <w:szCs w:val="18"/>
          <w:lang w:eastAsia="zh-CN"/>
        </w:rPr>
      </w:pPr>
      <w:r w:rsidRPr="00A1196F">
        <w:rPr>
          <w:sz w:val="18"/>
          <w:szCs w:val="18"/>
          <w:lang w:eastAsia="zh-CN"/>
        </w:rPr>
        <w:t>If UE is not configured to accumulate TPC commands</w:t>
      </w:r>
    </w:p>
    <w:p w14:paraId="20BDC900" w14:textId="77777777" w:rsidR="00A1196F" w:rsidRPr="00A1196F" w:rsidRDefault="00A1196F" w:rsidP="00CF6E6D">
      <w:pPr>
        <w:pStyle w:val="ListParagraph"/>
        <w:numPr>
          <w:ilvl w:val="2"/>
          <w:numId w:val="253"/>
        </w:numPr>
        <w:ind w:left="2520"/>
        <w:rPr>
          <w:sz w:val="18"/>
          <w:szCs w:val="18"/>
        </w:rPr>
      </w:pPr>
      <w:r w:rsidRPr="00A1196F">
        <w:rPr>
          <w:sz w:val="18"/>
          <w:szCs w:val="18"/>
        </w:rPr>
        <w:t xml:space="preserve">the last TPC command that would take effect within a configured TDW supersedes all previous TPC commands that take effect within that configured TDW and only the last TPC command is applied by the UE after the current configured TDW. </w:t>
      </w:r>
    </w:p>
    <w:p w14:paraId="2BD4C1C5" w14:textId="77777777" w:rsidR="00A1196F" w:rsidRPr="00A1196F" w:rsidRDefault="00A1196F" w:rsidP="00CF6E6D">
      <w:pPr>
        <w:pStyle w:val="ListParagraph"/>
        <w:numPr>
          <w:ilvl w:val="3"/>
          <w:numId w:val="253"/>
        </w:numPr>
        <w:ind w:left="3240"/>
        <w:rPr>
          <w:sz w:val="18"/>
          <w:szCs w:val="18"/>
        </w:rPr>
      </w:pPr>
      <w:r w:rsidRPr="00A1196F">
        <w:rPr>
          <w:sz w:val="18"/>
          <w:szCs w:val="18"/>
        </w:rPr>
        <w:t>FFS: no more than 1 TPC command is expected to take effect during a configured TDW.</w:t>
      </w:r>
    </w:p>
    <w:p w14:paraId="5B733590" w14:textId="77777777" w:rsidR="00A1196F" w:rsidRDefault="00A1196F" w:rsidP="00A1196F">
      <w:pPr>
        <w:rPr>
          <w:lang w:eastAsia="x-none"/>
        </w:rPr>
      </w:pPr>
    </w:p>
    <w:p w14:paraId="5E68A03E" w14:textId="28927384" w:rsidR="00C22529" w:rsidRPr="00A1196F" w:rsidRDefault="001B5688" w:rsidP="000717D1">
      <w:pPr>
        <w:rPr>
          <w:b/>
          <w:bCs/>
          <w:lang w:eastAsia="x-none"/>
        </w:rPr>
      </w:pPr>
      <w:hyperlink r:id="rId1023" w:history="1">
        <w:r w:rsidR="000B5C49">
          <w:rPr>
            <w:rStyle w:val="Hyperlink"/>
            <w:b/>
            <w:bCs/>
            <w:lang w:eastAsia="x-none"/>
          </w:rPr>
          <w:t>R1-2205444</w:t>
        </w:r>
      </w:hyperlink>
      <w:r w:rsidR="000717D1" w:rsidRPr="00A1196F">
        <w:rPr>
          <w:b/>
          <w:bCs/>
          <w:lang w:eastAsia="x-none"/>
        </w:rPr>
        <w:tab/>
        <w:t>FL Summary#2 of joint channel estimation for PUSCH and PUCCH</w:t>
      </w:r>
      <w:r w:rsidR="000717D1" w:rsidRPr="00A1196F">
        <w:rPr>
          <w:b/>
          <w:bCs/>
          <w:lang w:eastAsia="x-none"/>
        </w:rPr>
        <w:tab/>
        <w:t>Moderator (China Telecom)</w:t>
      </w:r>
    </w:p>
    <w:p w14:paraId="320E9264" w14:textId="109F95D0" w:rsidR="00A1196F" w:rsidRDefault="00A1196F" w:rsidP="000717D1">
      <w:pPr>
        <w:rPr>
          <w:lang w:eastAsia="x-none"/>
        </w:rPr>
      </w:pPr>
      <w:r w:rsidRPr="00A1196F">
        <w:rPr>
          <w:b/>
          <w:bCs/>
          <w:lang w:eastAsia="x-none"/>
        </w:rPr>
        <w:t>Decision:</w:t>
      </w:r>
      <w:r>
        <w:rPr>
          <w:lang w:eastAsia="x-none"/>
        </w:rPr>
        <w:t xml:space="preserve"> As per email decision posted on May 17</w:t>
      </w:r>
      <w:r w:rsidRPr="00A1196F">
        <w:rPr>
          <w:vertAlign w:val="superscript"/>
          <w:lang w:eastAsia="x-none"/>
        </w:rPr>
        <w:t>th</w:t>
      </w:r>
      <w:r>
        <w:rPr>
          <w:lang w:eastAsia="x-none"/>
        </w:rPr>
        <w:t>,</w:t>
      </w:r>
    </w:p>
    <w:p w14:paraId="00E80FCB" w14:textId="3525B5B6" w:rsidR="00A1196F" w:rsidRDefault="00A1196F" w:rsidP="00A1196F">
      <w:pPr>
        <w:jc w:val="both"/>
        <w:textAlignment w:val="baseline"/>
        <w:rPr>
          <w:rFonts w:eastAsia="Microsoft YaHei UI" w:cs="Times"/>
          <w:color w:val="000000"/>
          <w:szCs w:val="20"/>
          <w:lang w:eastAsia="en-GB"/>
        </w:rPr>
      </w:pPr>
      <w:r>
        <w:rPr>
          <w:rFonts w:eastAsia="Microsoft YaHei UI" w:cs="Times"/>
          <w:color w:val="000000"/>
          <w:szCs w:val="20"/>
          <w:highlight w:val="green"/>
          <w:lang w:eastAsia="x-none"/>
        </w:rPr>
        <w:t>Agreement</w:t>
      </w:r>
    </w:p>
    <w:p w14:paraId="61B2906C" w14:textId="1DCC94A6" w:rsidR="00A1196F" w:rsidRPr="00A1196F" w:rsidRDefault="00A1196F" w:rsidP="00CF6E6D">
      <w:pPr>
        <w:pStyle w:val="ListParagraph"/>
        <w:numPr>
          <w:ilvl w:val="0"/>
          <w:numId w:val="254"/>
        </w:numPr>
        <w:jc w:val="both"/>
        <w:rPr>
          <w:rFonts w:eastAsia="Microsoft YaHei UI" w:cs="Times"/>
          <w:color w:val="000000"/>
        </w:rPr>
      </w:pPr>
      <w:r w:rsidRPr="00A1196F">
        <w:rPr>
          <w:rFonts w:eastAsia="Microsoft YaHei UI" w:cs="Times"/>
          <w:color w:val="000000"/>
        </w:rPr>
        <w:t xml:space="preserve">Adopt the TP of proposal 4 in </w:t>
      </w:r>
      <w:hyperlink r:id="rId1024" w:history="1">
        <w:r w:rsidR="000B5C49">
          <w:rPr>
            <w:rStyle w:val="Hyperlink"/>
            <w:rFonts w:eastAsia="Microsoft YaHei UI" w:cs="Times"/>
          </w:rPr>
          <w:t>R1-2205444</w:t>
        </w:r>
      </w:hyperlink>
      <w:r w:rsidRPr="00A1196F">
        <w:rPr>
          <w:rFonts w:eastAsia="Microsoft YaHei UI" w:cs="Times"/>
          <w:color w:val="000000"/>
        </w:rPr>
        <w:t xml:space="preserve"> to Section 6.1.7</w:t>
      </w:r>
      <w:r>
        <w:rPr>
          <w:rFonts w:eastAsia="Microsoft YaHei UI" w:cs="Times"/>
          <w:color w:val="000000"/>
        </w:rPr>
        <w:t xml:space="preserve"> </w:t>
      </w:r>
      <w:r w:rsidRPr="00A1196F">
        <w:rPr>
          <w:rFonts w:eastAsia="Microsoft YaHei UI" w:cs="Times"/>
          <w:color w:val="000000"/>
        </w:rPr>
        <w:t>of TS 38.214</w:t>
      </w:r>
      <w:r>
        <w:rPr>
          <w:rFonts w:eastAsia="Microsoft YaHei UI" w:cs="Times"/>
          <w:color w:val="000000"/>
        </w:rPr>
        <w:t>.</w:t>
      </w:r>
    </w:p>
    <w:p w14:paraId="5542FF5D" w14:textId="22C8384A" w:rsidR="00A1196F" w:rsidRDefault="00A1196F" w:rsidP="000717D1">
      <w:pPr>
        <w:rPr>
          <w:lang w:eastAsia="x-none"/>
        </w:rPr>
      </w:pPr>
    </w:p>
    <w:p w14:paraId="762424AE" w14:textId="388AF76A" w:rsidR="00CC2EAF" w:rsidRPr="00017452" w:rsidRDefault="00CC2EAF" w:rsidP="000717D1">
      <w:pPr>
        <w:rPr>
          <w:lang w:eastAsia="x-none"/>
        </w:rPr>
      </w:pPr>
      <w:r>
        <w:rPr>
          <w:lang w:eastAsia="x-none"/>
        </w:rPr>
        <w:t xml:space="preserve">Final summary in </w:t>
      </w:r>
      <w:hyperlink r:id="rId1025" w:history="1">
        <w:r w:rsidR="000B5C49">
          <w:rPr>
            <w:rStyle w:val="Hyperlink"/>
            <w:lang w:eastAsia="x-none"/>
          </w:rPr>
          <w:t>R1-2205483</w:t>
        </w:r>
      </w:hyperlink>
      <w:r>
        <w:rPr>
          <w:lang w:eastAsia="x-none"/>
        </w:rPr>
        <w:t>.</w:t>
      </w:r>
    </w:p>
    <w:p w14:paraId="0156553A" w14:textId="60C55BD6" w:rsidR="007D7F59" w:rsidRDefault="007D7F59" w:rsidP="00C22529">
      <w:pPr>
        <w:pStyle w:val="Heading3"/>
      </w:pPr>
      <w:bookmarkStart w:id="172" w:name="_Toc101357001"/>
      <w:bookmarkStart w:id="173" w:name="_Toc105521339"/>
      <w:r>
        <w:t>Other</w:t>
      </w:r>
      <w:bookmarkEnd w:id="172"/>
      <w:bookmarkEnd w:id="173"/>
    </w:p>
    <w:p w14:paraId="681030F0" w14:textId="1F945AA5" w:rsidR="007D7F59" w:rsidRDefault="001B5688" w:rsidP="007D7F59">
      <w:pPr>
        <w:rPr>
          <w:lang w:eastAsia="x-none"/>
        </w:rPr>
      </w:pPr>
      <w:hyperlink r:id="rId1026" w:history="1">
        <w:r w:rsidR="000B5C49">
          <w:rPr>
            <w:rStyle w:val="Hyperlink"/>
            <w:lang w:eastAsia="x-none"/>
          </w:rPr>
          <w:t>R1-2203193</w:t>
        </w:r>
      </w:hyperlink>
      <w:r w:rsidR="007D7F59">
        <w:rPr>
          <w:lang w:eastAsia="x-none"/>
        </w:rPr>
        <w:tab/>
        <w:t>Discussion on remaining issues for coverage enhancements for PUCCH</w:t>
      </w:r>
      <w:r w:rsidR="007D7F59">
        <w:rPr>
          <w:lang w:eastAsia="x-none"/>
        </w:rPr>
        <w:tab/>
        <w:t>ZTE</w:t>
      </w:r>
    </w:p>
    <w:p w14:paraId="50326119" w14:textId="17BB0E29" w:rsidR="007D7F59" w:rsidRDefault="001B5688" w:rsidP="007D7F59">
      <w:pPr>
        <w:rPr>
          <w:lang w:eastAsia="x-none"/>
        </w:rPr>
      </w:pPr>
      <w:hyperlink r:id="rId1027" w:history="1">
        <w:r w:rsidR="000B5C49">
          <w:rPr>
            <w:rStyle w:val="Hyperlink"/>
            <w:lang w:eastAsia="x-none"/>
          </w:rPr>
          <w:t>R1-2203612</w:t>
        </w:r>
      </w:hyperlink>
      <w:r w:rsidR="007D7F59">
        <w:rPr>
          <w:lang w:eastAsia="x-none"/>
        </w:rPr>
        <w:tab/>
        <w:t>Draft LS on description of RRC parameters for nominal time domain window length for PUSCH and PUCCH DMRS bundling</w:t>
      </w:r>
      <w:r w:rsidR="007D7F59">
        <w:rPr>
          <w:lang w:eastAsia="x-none"/>
        </w:rPr>
        <w:tab/>
        <w:t>Nokia, Nokia Shanghai Bell</w:t>
      </w:r>
    </w:p>
    <w:p w14:paraId="37C3CF54" w14:textId="0F9CA8A3" w:rsidR="007D7F59" w:rsidRDefault="001B5688" w:rsidP="007D7F59">
      <w:pPr>
        <w:rPr>
          <w:lang w:eastAsia="x-none"/>
        </w:rPr>
      </w:pPr>
      <w:hyperlink r:id="rId1028" w:history="1">
        <w:r w:rsidR="000B5C49">
          <w:rPr>
            <w:rStyle w:val="Hyperlink"/>
            <w:lang w:eastAsia="x-none"/>
          </w:rPr>
          <w:t>R1-2203792</w:t>
        </w:r>
      </w:hyperlink>
      <w:r w:rsidR="007D7F59">
        <w:rPr>
          <w:lang w:eastAsia="x-none"/>
        </w:rPr>
        <w:tab/>
        <w:t>Other considerations for TB processing over multi-slot PUSCH</w:t>
      </w:r>
      <w:r w:rsidR="007D7F59">
        <w:rPr>
          <w:lang w:eastAsia="x-none"/>
        </w:rPr>
        <w:tab/>
        <w:t>xiaomi</w:t>
      </w:r>
    </w:p>
    <w:p w14:paraId="6DF59BC9" w14:textId="7D81E4BA" w:rsidR="007D7F59" w:rsidRDefault="001B5688" w:rsidP="007D7F59">
      <w:pPr>
        <w:rPr>
          <w:lang w:eastAsia="x-none"/>
        </w:rPr>
      </w:pPr>
      <w:hyperlink r:id="rId1029" w:history="1">
        <w:r w:rsidR="000B5C49">
          <w:rPr>
            <w:rStyle w:val="Hyperlink"/>
            <w:lang w:eastAsia="x-none"/>
          </w:rPr>
          <w:t>R1-2205121</w:t>
        </w:r>
      </w:hyperlink>
      <w:r w:rsidR="00F35E71" w:rsidRPr="00F35E71">
        <w:rPr>
          <w:lang w:eastAsia="x-none"/>
        </w:rPr>
        <w:tab/>
        <w:t>Rel-17 Multi-Slot Frequency Hopping and Further Enhancements</w:t>
      </w:r>
      <w:r w:rsidR="00F35E71" w:rsidRPr="00F35E71">
        <w:rPr>
          <w:lang w:eastAsia="x-none"/>
        </w:rPr>
        <w:tab/>
        <w:t>Ericsson</w:t>
      </w:r>
      <w:r w:rsidR="00F35E71">
        <w:rPr>
          <w:lang w:eastAsia="x-none"/>
        </w:rPr>
        <w:tab/>
        <w:t xml:space="preserve">(rev of </w:t>
      </w:r>
      <w:hyperlink r:id="rId1030" w:history="1">
        <w:r w:rsidR="000B5C49">
          <w:rPr>
            <w:rStyle w:val="Hyperlink"/>
            <w:lang w:eastAsia="x-none"/>
          </w:rPr>
          <w:t>R1-2204873</w:t>
        </w:r>
      </w:hyperlink>
      <w:r w:rsidR="00F35E71">
        <w:rPr>
          <w:lang w:eastAsia="x-none"/>
        </w:rPr>
        <w:t>)</w:t>
      </w:r>
    </w:p>
    <w:p w14:paraId="026658CC" w14:textId="506E48FB" w:rsidR="007D7F59" w:rsidRDefault="001B5688" w:rsidP="007D7F59">
      <w:pPr>
        <w:rPr>
          <w:lang w:eastAsia="x-none"/>
        </w:rPr>
      </w:pPr>
      <w:hyperlink r:id="rId1031" w:history="1">
        <w:r w:rsidR="000B5C49">
          <w:rPr>
            <w:rStyle w:val="Hyperlink"/>
            <w:lang w:eastAsia="x-none"/>
          </w:rPr>
          <w:t>R1-2204902</w:t>
        </w:r>
      </w:hyperlink>
      <w:r w:rsidR="007D7F59">
        <w:rPr>
          <w:lang w:eastAsia="x-none"/>
        </w:rPr>
        <w:tab/>
        <w:t>Further consideration on PUSCH coverage enhancment</w:t>
      </w:r>
      <w:r w:rsidR="007D7F59">
        <w:rPr>
          <w:lang w:eastAsia="x-none"/>
        </w:rPr>
        <w:tab/>
        <w:t>Huawei, HiSilicon</w:t>
      </w:r>
    </w:p>
    <w:p w14:paraId="2B693771" w14:textId="37D4FCE6" w:rsidR="007D7F59" w:rsidRPr="00017452" w:rsidRDefault="001B5688" w:rsidP="007D7F59">
      <w:pPr>
        <w:rPr>
          <w:lang w:eastAsia="x-none"/>
        </w:rPr>
      </w:pPr>
      <w:hyperlink r:id="rId1032" w:history="1">
        <w:r w:rsidR="000B5C49">
          <w:rPr>
            <w:rStyle w:val="Hyperlink"/>
            <w:lang w:eastAsia="x-none"/>
          </w:rPr>
          <w:t>R1-2204957</w:t>
        </w:r>
      </w:hyperlink>
      <w:r w:rsidR="007D7F59">
        <w:rPr>
          <w:lang w:eastAsia="x-none"/>
        </w:rPr>
        <w:tab/>
        <w:t>Remaining issues for PUCCH coverage enhancements</w:t>
      </w:r>
      <w:r w:rsidR="007D7F59">
        <w:rPr>
          <w:lang w:eastAsia="x-none"/>
        </w:rPr>
        <w:tab/>
        <w:t>InterDigital, Inc.</w:t>
      </w:r>
    </w:p>
    <w:p w14:paraId="7E80BFC5" w14:textId="28D64F17" w:rsidR="007D7F59" w:rsidRDefault="007D7F59" w:rsidP="004C336F">
      <w:pPr>
        <w:pStyle w:val="Heading2"/>
      </w:pPr>
      <w:bookmarkStart w:id="174" w:name="_Toc101357002"/>
      <w:bookmarkStart w:id="175" w:name="_Toc105521340"/>
      <w:r w:rsidRPr="00540963">
        <w:t>Maintenance on Rel-17 enhancements for NB-IoT and LTE-MTC</w:t>
      </w:r>
      <w:bookmarkEnd w:id="174"/>
      <w:bookmarkEnd w:id="175"/>
    </w:p>
    <w:p w14:paraId="11848768" w14:textId="27D48B31" w:rsidR="001A1F25" w:rsidRDefault="001B5688" w:rsidP="001A1F25">
      <w:pPr>
        <w:rPr>
          <w:b/>
          <w:bCs/>
        </w:rPr>
      </w:pPr>
      <w:hyperlink r:id="rId1033" w:history="1">
        <w:r w:rsidR="000B5C49">
          <w:rPr>
            <w:rStyle w:val="Hyperlink"/>
            <w:b/>
            <w:bCs/>
          </w:rPr>
          <w:t>R1-2205567</w:t>
        </w:r>
      </w:hyperlink>
      <w:r w:rsidR="001A1F25" w:rsidRPr="001A1F25">
        <w:rPr>
          <w:b/>
          <w:bCs/>
        </w:rPr>
        <w:tab/>
        <w:t>Session notes for 8.9 (Maintenance on Rel-17 enhancements for NB-IoT and LTE-MTC)</w:t>
      </w:r>
      <w:r w:rsidR="001A1F25" w:rsidRPr="001A1F25">
        <w:rPr>
          <w:b/>
          <w:bCs/>
        </w:rPr>
        <w:tab/>
        <w:t>Ad-hoc Chair (CMCC)</w:t>
      </w:r>
    </w:p>
    <w:p w14:paraId="5C313DF1" w14:textId="77777777" w:rsidR="001A1F25" w:rsidRPr="001A1F25" w:rsidRDefault="001A1F25" w:rsidP="001A1F25"/>
    <w:p w14:paraId="7E43DD9C" w14:textId="484B9F12" w:rsidR="000F0194" w:rsidRPr="000F0194" w:rsidRDefault="001B5688" w:rsidP="000F0194">
      <w:pPr>
        <w:rPr>
          <w:b/>
          <w:bCs/>
          <w:lang w:eastAsia="x-none"/>
        </w:rPr>
      </w:pPr>
      <w:hyperlink r:id="rId1034" w:history="1">
        <w:r w:rsidR="000B5C49">
          <w:rPr>
            <w:rStyle w:val="Hyperlink"/>
            <w:b/>
            <w:bCs/>
            <w:lang w:eastAsia="x-none"/>
          </w:rPr>
          <w:t>R1-2205152</w:t>
        </w:r>
      </w:hyperlink>
      <w:r w:rsidR="000F0194" w:rsidRPr="000F0194">
        <w:rPr>
          <w:b/>
          <w:bCs/>
          <w:lang w:eastAsia="x-none"/>
        </w:rPr>
        <w:tab/>
        <w:t>Preparation phase discussion on 109-e-Prep-AI8.9 NB-IoT-eMTC</w:t>
      </w:r>
      <w:r w:rsidR="000F0194" w:rsidRPr="000F0194">
        <w:rPr>
          <w:b/>
          <w:bCs/>
          <w:lang w:eastAsia="x-none"/>
        </w:rPr>
        <w:tab/>
        <w:t>Moderator (Huawei)</w:t>
      </w:r>
    </w:p>
    <w:p w14:paraId="1D141A70" w14:textId="77777777" w:rsidR="000F0194" w:rsidRDefault="000F0194" w:rsidP="000F0194">
      <w:pPr>
        <w:rPr>
          <w:lang w:eastAsia="x-none"/>
        </w:rPr>
      </w:pPr>
    </w:p>
    <w:p w14:paraId="7EE745EA" w14:textId="01B9560F" w:rsidR="007D7F59" w:rsidRDefault="001B5688" w:rsidP="007D7F59">
      <w:pPr>
        <w:rPr>
          <w:lang w:eastAsia="x-none"/>
        </w:rPr>
      </w:pPr>
      <w:hyperlink r:id="rId1035" w:history="1">
        <w:r w:rsidR="000B5C49">
          <w:rPr>
            <w:rStyle w:val="Hyperlink"/>
            <w:lang w:eastAsia="x-none"/>
          </w:rPr>
          <w:t>R1-2203223</w:t>
        </w:r>
      </w:hyperlink>
      <w:r w:rsidR="007D7F59">
        <w:rPr>
          <w:lang w:eastAsia="x-none"/>
        </w:rPr>
        <w:tab/>
        <w:t>On use of DwPTS for 16QAM NPDSCH in NB-IoT</w:t>
      </w:r>
      <w:r w:rsidR="007D7F59">
        <w:rPr>
          <w:lang w:eastAsia="x-none"/>
        </w:rPr>
        <w:tab/>
        <w:t>Huawei, HiSilicon</w:t>
      </w:r>
    </w:p>
    <w:p w14:paraId="09720C09" w14:textId="0A5A680A" w:rsidR="007D7F59" w:rsidRDefault="001B5688" w:rsidP="007D7F59">
      <w:pPr>
        <w:rPr>
          <w:lang w:eastAsia="x-none"/>
        </w:rPr>
      </w:pPr>
      <w:hyperlink r:id="rId1036" w:history="1">
        <w:r w:rsidR="000B5C49">
          <w:rPr>
            <w:rStyle w:val="Hyperlink"/>
            <w:lang w:eastAsia="x-none"/>
          </w:rPr>
          <w:t>R1-2203631</w:t>
        </w:r>
      </w:hyperlink>
      <w:r w:rsidR="007D7F59">
        <w:rPr>
          <w:lang w:eastAsia="x-none"/>
        </w:rPr>
        <w:tab/>
        <w:t>Clarifications for DL power allocation for 16-QAM</w:t>
      </w:r>
      <w:r w:rsidR="007D7F59">
        <w:rPr>
          <w:lang w:eastAsia="x-none"/>
        </w:rPr>
        <w:tab/>
        <w:t>ZTE, Sanechips</w:t>
      </w:r>
    </w:p>
    <w:p w14:paraId="774469A4" w14:textId="1672F295" w:rsidR="007D7F59" w:rsidRDefault="001B5688" w:rsidP="007D7F59">
      <w:pPr>
        <w:rPr>
          <w:lang w:eastAsia="x-none"/>
        </w:rPr>
      </w:pPr>
      <w:hyperlink r:id="rId1037" w:history="1">
        <w:r w:rsidR="000B5C49">
          <w:rPr>
            <w:rStyle w:val="Hyperlink"/>
            <w:lang w:eastAsia="x-none"/>
          </w:rPr>
          <w:t>R1-2204082</w:t>
        </w:r>
      </w:hyperlink>
      <w:r w:rsidR="007D7F59">
        <w:rPr>
          <w:lang w:eastAsia="x-none"/>
        </w:rPr>
        <w:tab/>
        <w:t>Support of 16-QAM for unicast in UL and DL in NB-IoT</w:t>
      </w:r>
      <w:r w:rsidR="007D7F59">
        <w:rPr>
          <w:lang w:eastAsia="x-none"/>
        </w:rPr>
        <w:tab/>
        <w:t>Ericsson</w:t>
      </w:r>
    </w:p>
    <w:p w14:paraId="1695B782" w14:textId="58C4ABF1" w:rsidR="007D7F59" w:rsidRDefault="001B5688" w:rsidP="007D7F59">
      <w:pPr>
        <w:rPr>
          <w:lang w:eastAsia="x-none"/>
        </w:rPr>
      </w:pPr>
      <w:hyperlink r:id="rId1038" w:history="1">
        <w:r w:rsidR="000B5C49">
          <w:rPr>
            <w:rStyle w:val="Hyperlink"/>
            <w:lang w:eastAsia="x-none"/>
          </w:rPr>
          <w:t>R1-2204878</w:t>
        </w:r>
      </w:hyperlink>
      <w:r w:rsidR="007D7F59">
        <w:rPr>
          <w:lang w:eastAsia="x-none"/>
        </w:rPr>
        <w:tab/>
        <w:t>Support of 16-QAM in NB-IoT TDD</w:t>
      </w:r>
      <w:r w:rsidR="007D7F59">
        <w:rPr>
          <w:lang w:eastAsia="x-none"/>
        </w:rPr>
        <w:tab/>
        <w:t>Nokia, Nokia Shanghai Bell</w:t>
      </w:r>
    </w:p>
    <w:p w14:paraId="712DE1CB" w14:textId="083C2C40" w:rsidR="000F0194" w:rsidRDefault="000F0194" w:rsidP="007D7F59">
      <w:pPr>
        <w:rPr>
          <w:lang w:eastAsia="x-none"/>
        </w:rPr>
      </w:pPr>
    </w:p>
    <w:p w14:paraId="7D7C2FFD" w14:textId="77777777" w:rsidR="000F0194" w:rsidRPr="000F0194" w:rsidRDefault="000F0194" w:rsidP="000F0194">
      <w:pPr>
        <w:rPr>
          <w:lang w:eastAsia="x-none"/>
        </w:rPr>
      </w:pPr>
      <w:r w:rsidRPr="000F0194">
        <w:rPr>
          <w:lang w:eastAsia="x-none"/>
        </w:rPr>
        <w:t>[109-e-LTE-Rel17-NB-IoT-eMTC-01] – Yubo (Huawei)</w:t>
      </w:r>
    </w:p>
    <w:p w14:paraId="14BCD69A" w14:textId="6B32BC2A" w:rsidR="000F0194" w:rsidRPr="000F0194" w:rsidRDefault="000F0194" w:rsidP="000F0194">
      <w:pPr>
        <w:rPr>
          <w:lang w:eastAsia="x-none"/>
        </w:rPr>
      </w:pPr>
      <w:r w:rsidRPr="000F0194">
        <w:rPr>
          <w:lang w:eastAsia="x-none"/>
        </w:rPr>
        <w:t xml:space="preserve">Email discussion for Maintenance on support of 16-QAM, including Issue 1 and Issue 2 in </w:t>
      </w:r>
      <w:hyperlink r:id="rId1039" w:history="1">
        <w:r w:rsidR="000B5C49">
          <w:rPr>
            <w:rStyle w:val="Hyperlink"/>
            <w:lang w:eastAsia="x-none"/>
          </w:rPr>
          <w:t>R1-2205152</w:t>
        </w:r>
      </w:hyperlink>
    </w:p>
    <w:p w14:paraId="2B818918" w14:textId="77777777" w:rsidR="000F0194" w:rsidRPr="000F0194" w:rsidRDefault="000F0194" w:rsidP="000F0194">
      <w:pPr>
        <w:numPr>
          <w:ilvl w:val="0"/>
          <w:numId w:val="65"/>
        </w:numPr>
        <w:rPr>
          <w:lang w:eastAsia="x-none"/>
        </w:rPr>
      </w:pPr>
      <w:r w:rsidRPr="000F0194">
        <w:rPr>
          <w:lang w:eastAsia="x-none"/>
        </w:rPr>
        <w:t>Discussion and decision by 5/14</w:t>
      </w:r>
    </w:p>
    <w:p w14:paraId="1C7E0BC8" w14:textId="06E0744D" w:rsidR="000F0194" w:rsidRPr="000F0194" w:rsidRDefault="001B5688" w:rsidP="000F0194">
      <w:pPr>
        <w:rPr>
          <w:b/>
          <w:bCs/>
          <w:lang w:eastAsia="x-none"/>
        </w:rPr>
      </w:pPr>
      <w:hyperlink r:id="rId1040" w:history="1">
        <w:r w:rsidR="000B5C49">
          <w:rPr>
            <w:rStyle w:val="Hyperlink"/>
            <w:b/>
            <w:bCs/>
            <w:lang w:eastAsia="x-none"/>
          </w:rPr>
          <w:t>R1-2205153</w:t>
        </w:r>
      </w:hyperlink>
      <w:r w:rsidR="000F0194" w:rsidRPr="000F0194">
        <w:rPr>
          <w:b/>
          <w:bCs/>
          <w:lang w:eastAsia="x-none"/>
        </w:rPr>
        <w:tab/>
        <w:t>Feature lead summary on 109-e-LTE-Rel17-NB-IoT-eMTC-01</w:t>
      </w:r>
      <w:r w:rsidR="000F0194" w:rsidRPr="000F0194">
        <w:rPr>
          <w:b/>
          <w:bCs/>
          <w:lang w:eastAsia="x-none"/>
        </w:rPr>
        <w:tab/>
        <w:t>Moderator (Huawei)</w:t>
      </w:r>
    </w:p>
    <w:p w14:paraId="30EF606B" w14:textId="18ECEA38" w:rsidR="00AC0502" w:rsidRPr="000F0194" w:rsidRDefault="001B5688" w:rsidP="00AC0502">
      <w:pPr>
        <w:rPr>
          <w:b/>
          <w:bCs/>
          <w:lang w:eastAsia="x-none"/>
        </w:rPr>
      </w:pPr>
      <w:hyperlink r:id="rId1041" w:history="1">
        <w:r w:rsidR="000B5C49">
          <w:rPr>
            <w:rStyle w:val="Hyperlink"/>
            <w:b/>
            <w:bCs/>
            <w:lang w:eastAsia="x-none"/>
          </w:rPr>
          <w:t>R1-2205375</w:t>
        </w:r>
      </w:hyperlink>
      <w:r w:rsidR="00AC0502" w:rsidRPr="000F0194">
        <w:rPr>
          <w:b/>
          <w:bCs/>
          <w:lang w:eastAsia="x-none"/>
        </w:rPr>
        <w:tab/>
        <w:t>Text proposals on NB-IoT 16QAM</w:t>
      </w:r>
      <w:r w:rsidR="00AC0502" w:rsidRPr="000F0194">
        <w:rPr>
          <w:b/>
          <w:bCs/>
          <w:lang w:eastAsia="x-none"/>
        </w:rPr>
        <w:tab/>
        <w:t>Moderator (Huawei)</w:t>
      </w:r>
    </w:p>
    <w:p w14:paraId="17DD2341" w14:textId="77777777" w:rsidR="000F0194" w:rsidRDefault="000F0194" w:rsidP="000F0194">
      <w:pPr>
        <w:rPr>
          <w:lang w:eastAsia="x-none"/>
        </w:rPr>
      </w:pPr>
      <w:r w:rsidRPr="00AC0502">
        <w:rPr>
          <w:b/>
          <w:bCs/>
          <w:lang w:eastAsia="x-none"/>
        </w:rPr>
        <w:t>Decision:</w:t>
      </w:r>
      <w:r>
        <w:rPr>
          <w:lang w:eastAsia="x-none"/>
        </w:rPr>
        <w:t xml:space="preserve"> As per email decision posted on May 13</w:t>
      </w:r>
      <w:r w:rsidRPr="000F0194">
        <w:rPr>
          <w:vertAlign w:val="superscript"/>
          <w:lang w:eastAsia="x-none"/>
        </w:rPr>
        <w:t>th</w:t>
      </w:r>
      <w:r>
        <w:rPr>
          <w:lang w:eastAsia="x-none"/>
        </w:rPr>
        <w:t>,</w:t>
      </w:r>
    </w:p>
    <w:p w14:paraId="1FF91462" w14:textId="77777777" w:rsidR="000F0194" w:rsidRDefault="000F0194" w:rsidP="000F0194">
      <w:pPr>
        <w:rPr>
          <w:lang w:eastAsia="en-GB"/>
        </w:rPr>
      </w:pPr>
      <w:r>
        <w:rPr>
          <w:rFonts w:hint="eastAsia"/>
          <w:shd w:val="clear" w:color="auto" w:fill="00FF00"/>
          <w:lang w:val="en-US"/>
        </w:rPr>
        <w:t>Agreement</w:t>
      </w:r>
    </w:p>
    <w:p w14:paraId="318FBE75" w14:textId="2238FD4A" w:rsidR="000F0194" w:rsidRDefault="000F0194" w:rsidP="00CF6E6D">
      <w:pPr>
        <w:pStyle w:val="ListParagraph"/>
        <w:numPr>
          <w:ilvl w:val="0"/>
          <w:numId w:val="181"/>
        </w:numPr>
        <w:rPr>
          <w:lang w:val="en-US"/>
        </w:rPr>
      </w:pPr>
      <w:r w:rsidRPr="000F0194">
        <w:rPr>
          <w:rFonts w:hint="eastAsia"/>
          <w:lang w:val="en-US"/>
        </w:rPr>
        <w:t>Adopt the text proposal in</w:t>
      </w:r>
      <w:r>
        <w:rPr>
          <w:lang w:val="en-US"/>
        </w:rPr>
        <w:t xml:space="preserve"> </w:t>
      </w:r>
      <w:hyperlink r:id="rId1042" w:history="1">
        <w:r w:rsidR="000B5C49">
          <w:rPr>
            <w:rStyle w:val="Hyperlink"/>
            <w:lang w:val="en-US"/>
          </w:rPr>
          <w:t>R1-2205375</w:t>
        </w:r>
      </w:hyperlink>
      <w:r>
        <w:rPr>
          <w:lang w:val="en-US"/>
        </w:rPr>
        <w:t xml:space="preserve"> </w:t>
      </w:r>
      <w:r w:rsidRPr="000F0194">
        <w:rPr>
          <w:rFonts w:hint="eastAsia"/>
          <w:lang w:val="en-US"/>
        </w:rPr>
        <w:t>to TS 36.213, clause</w:t>
      </w:r>
      <w:r w:rsidR="00AC0502">
        <w:rPr>
          <w:lang w:val="en-US"/>
        </w:rPr>
        <w:t xml:space="preserve"> </w:t>
      </w:r>
      <w:r w:rsidRPr="000F0194">
        <w:rPr>
          <w:rFonts w:hint="eastAsia"/>
          <w:lang w:val="en-US"/>
        </w:rPr>
        <w:t>16.2.2.</w:t>
      </w:r>
    </w:p>
    <w:p w14:paraId="025286DF" w14:textId="7FCDE584" w:rsidR="00AC0502" w:rsidRDefault="00AC0502" w:rsidP="00AC0502">
      <w:pPr>
        <w:rPr>
          <w:lang w:val="en-US"/>
        </w:rPr>
      </w:pPr>
    </w:p>
    <w:p w14:paraId="65952135" w14:textId="1CE53AC4" w:rsidR="00AC0502" w:rsidRDefault="00AC0502" w:rsidP="00AC0502">
      <w:pPr>
        <w:rPr>
          <w:lang w:eastAsia="x-none"/>
        </w:rPr>
      </w:pPr>
      <w:r w:rsidRPr="00AC0502">
        <w:rPr>
          <w:b/>
          <w:bCs/>
          <w:lang w:eastAsia="x-none"/>
        </w:rPr>
        <w:t>Decision:</w:t>
      </w:r>
      <w:r>
        <w:rPr>
          <w:lang w:eastAsia="x-none"/>
        </w:rPr>
        <w:t xml:space="preserve"> As per email decision posted on May 14</w:t>
      </w:r>
      <w:r w:rsidRPr="000F0194">
        <w:rPr>
          <w:vertAlign w:val="superscript"/>
          <w:lang w:eastAsia="x-none"/>
        </w:rPr>
        <w:t>th</w:t>
      </w:r>
      <w:r>
        <w:rPr>
          <w:lang w:eastAsia="x-none"/>
        </w:rPr>
        <w:t>,</w:t>
      </w:r>
    </w:p>
    <w:p w14:paraId="2527CA91" w14:textId="77777777" w:rsidR="00AC0502" w:rsidRDefault="00AC0502" w:rsidP="00AC0502">
      <w:pPr>
        <w:rPr>
          <w:lang w:eastAsia="en-GB"/>
        </w:rPr>
      </w:pPr>
      <w:r>
        <w:rPr>
          <w:rFonts w:hint="eastAsia"/>
          <w:shd w:val="clear" w:color="auto" w:fill="00FF00"/>
          <w:lang w:val="en-US"/>
        </w:rPr>
        <w:t>Agreement</w:t>
      </w:r>
    </w:p>
    <w:p w14:paraId="18EAEC92" w14:textId="44E3DF0A" w:rsidR="00AC0502" w:rsidRPr="00AC0502" w:rsidRDefault="00AC0502" w:rsidP="00CF6E6D">
      <w:pPr>
        <w:pStyle w:val="ListParagraph"/>
        <w:numPr>
          <w:ilvl w:val="0"/>
          <w:numId w:val="181"/>
        </w:numPr>
        <w:rPr>
          <w:lang w:val="en-US"/>
        </w:rPr>
      </w:pPr>
      <w:r w:rsidRPr="000F0194">
        <w:rPr>
          <w:rFonts w:hint="eastAsia"/>
          <w:lang w:val="en-US"/>
        </w:rPr>
        <w:t>Adopt the text proposal in</w:t>
      </w:r>
      <w:r>
        <w:rPr>
          <w:lang w:val="en-US"/>
        </w:rPr>
        <w:t xml:space="preserve"> </w:t>
      </w:r>
      <w:hyperlink r:id="rId1043" w:history="1">
        <w:r w:rsidR="000B5C49">
          <w:rPr>
            <w:rStyle w:val="Hyperlink"/>
            <w:lang w:val="en-US"/>
          </w:rPr>
          <w:t>R1-2205375</w:t>
        </w:r>
      </w:hyperlink>
      <w:r>
        <w:rPr>
          <w:lang w:val="en-US"/>
        </w:rPr>
        <w:t xml:space="preserve"> </w:t>
      </w:r>
      <w:r w:rsidRPr="000F0194">
        <w:rPr>
          <w:rFonts w:hint="eastAsia"/>
          <w:lang w:val="en-US"/>
        </w:rPr>
        <w:t xml:space="preserve">to </w:t>
      </w:r>
      <w:r>
        <w:rPr>
          <w:lang w:val="en-US"/>
        </w:rPr>
        <w:t xml:space="preserve">TS </w:t>
      </w:r>
      <w:r w:rsidRPr="00C50505">
        <w:rPr>
          <w:rFonts w:hint="eastAsia"/>
          <w:lang w:eastAsia="x-none"/>
        </w:rPr>
        <w:t>36.21</w:t>
      </w:r>
      <w:r>
        <w:rPr>
          <w:lang w:eastAsia="x-none"/>
        </w:rPr>
        <w:t>1</w:t>
      </w:r>
      <w:r w:rsidRPr="00C50505">
        <w:rPr>
          <w:rFonts w:hint="eastAsia"/>
          <w:lang w:eastAsia="x-none"/>
        </w:rPr>
        <w:t>, clause</w:t>
      </w:r>
      <w:r>
        <w:rPr>
          <w:lang w:eastAsia="x-none"/>
        </w:rPr>
        <w:t xml:space="preserve"> </w:t>
      </w:r>
      <w:r>
        <w:t>10.0.1.2</w:t>
      </w:r>
      <w:r w:rsidRPr="000F0194">
        <w:rPr>
          <w:rFonts w:hint="eastAsia"/>
          <w:lang w:val="en-US"/>
        </w:rPr>
        <w:t>.</w:t>
      </w:r>
    </w:p>
    <w:p w14:paraId="08ADC4AE" w14:textId="77777777" w:rsidR="007D7F59" w:rsidRDefault="007D7F59" w:rsidP="004C336F">
      <w:pPr>
        <w:pStyle w:val="Heading2"/>
      </w:pPr>
      <w:bookmarkStart w:id="176" w:name="_Toc101357003"/>
      <w:bookmarkStart w:id="177" w:name="_Toc105521341"/>
      <w:r w:rsidRPr="00D1420E">
        <w:t>Maintenance on Enhancements to Integrated Access and Backhaul</w:t>
      </w:r>
      <w:bookmarkEnd w:id="176"/>
      <w:bookmarkEnd w:id="177"/>
      <w:r w:rsidRPr="00D1420E">
        <w:t xml:space="preserve"> </w:t>
      </w:r>
    </w:p>
    <w:p w14:paraId="175077BC" w14:textId="4173467E" w:rsidR="00945443" w:rsidRPr="003C24CC" w:rsidRDefault="001B5688" w:rsidP="00945443">
      <w:pPr>
        <w:rPr>
          <w:b/>
          <w:bCs/>
          <w:lang w:eastAsia="x-none"/>
        </w:rPr>
      </w:pPr>
      <w:hyperlink r:id="rId1044" w:history="1">
        <w:r w:rsidR="000B5C49">
          <w:rPr>
            <w:rStyle w:val="Hyperlink"/>
            <w:b/>
            <w:bCs/>
            <w:lang w:eastAsia="x-none"/>
          </w:rPr>
          <w:t>R1-2205282</w:t>
        </w:r>
      </w:hyperlink>
      <w:r w:rsidR="007E56D4" w:rsidRPr="003C24CC">
        <w:rPr>
          <w:b/>
          <w:bCs/>
          <w:lang w:eastAsia="x-none"/>
        </w:rPr>
        <w:tab/>
        <w:t>Summary of [109-e-Prep-AI8.10-eIAB]</w:t>
      </w:r>
      <w:r w:rsidR="007E56D4" w:rsidRPr="003C24CC">
        <w:rPr>
          <w:b/>
          <w:bCs/>
          <w:lang w:eastAsia="x-none"/>
        </w:rPr>
        <w:tab/>
        <w:t>Moderator (Qualcomm)</w:t>
      </w:r>
    </w:p>
    <w:p w14:paraId="23459ED3" w14:textId="77777777" w:rsidR="007E56D4" w:rsidRDefault="007E56D4" w:rsidP="00945443">
      <w:pPr>
        <w:rPr>
          <w:lang w:eastAsia="x-none"/>
        </w:rPr>
      </w:pPr>
    </w:p>
    <w:p w14:paraId="12C68EDB" w14:textId="50C957A2" w:rsidR="007D7F59" w:rsidRDefault="001B5688" w:rsidP="007D7F59">
      <w:pPr>
        <w:rPr>
          <w:lang w:eastAsia="x-none"/>
        </w:rPr>
      </w:pPr>
      <w:hyperlink r:id="rId1045" w:history="1">
        <w:r w:rsidR="000B5C49">
          <w:rPr>
            <w:rStyle w:val="Hyperlink"/>
            <w:lang w:eastAsia="x-none"/>
          </w:rPr>
          <w:t>R1-2203078</w:t>
        </w:r>
      </w:hyperlink>
      <w:r w:rsidR="007D7F59">
        <w:rPr>
          <w:lang w:eastAsia="x-none"/>
        </w:rPr>
        <w:tab/>
        <w:t>Remaining issues on R17 IAB enhancements</w:t>
      </w:r>
      <w:r w:rsidR="007D7F59">
        <w:rPr>
          <w:lang w:eastAsia="x-none"/>
        </w:rPr>
        <w:tab/>
        <w:t>Huawei, HiSilicon</w:t>
      </w:r>
    </w:p>
    <w:p w14:paraId="66632539" w14:textId="75CFCDBA" w:rsidR="007D7F59" w:rsidRDefault="001B5688" w:rsidP="007D7F59">
      <w:pPr>
        <w:rPr>
          <w:lang w:eastAsia="x-none"/>
        </w:rPr>
      </w:pPr>
      <w:hyperlink r:id="rId1046" w:history="1">
        <w:r w:rsidR="000B5C49">
          <w:rPr>
            <w:rStyle w:val="Hyperlink"/>
            <w:lang w:eastAsia="x-none"/>
          </w:rPr>
          <w:t>R1-2203353</w:t>
        </w:r>
      </w:hyperlink>
      <w:r w:rsidR="007D7F59">
        <w:rPr>
          <w:lang w:eastAsia="x-none"/>
        </w:rPr>
        <w:tab/>
        <w:t>Maintenance on Enhancements to Integrated Access and Backhaul</w:t>
      </w:r>
      <w:r w:rsidR="007D7F59">
        <w:rPr>
          <w:lang w:eastAsia="x-none"/>
        </w:rPr>
        <w:tab/>
        <w:t>Nokia, Nokia Shanghai Bell</w:t>
      </w:r>
    </w:p>
    <w:p w14:paraId="0497E85B" w14:textId="4EDFCC5E" w:rsidR="007D7F59" w:rsidRDefault="001B5688" w:rsidP="007D7F59">
      <w:pPr>
        <w:rPr>
          <w:lang w:eastAsia="x-none"/>
        </w:rPr>
      </w:pPr>
      <w:hyperlink r:id="rId1047" w:history="1">
        <w:r w:rsidR="000B5C49">
          <w:rPr>
            <w:rStyle w:val="Hyperlink"/>
            <w:lang w:eastAsia="x-none"/>
          </w:rPr>
          <w:t>R1-2203359</w:t>
        </w:r>
      </w:hyperlink>
      <w:r w:rsidR="007D7F59">
        <w:rPr>
          <w:lang w:eastAsia="x-none"/>
        </w:rPr>
        <w:tab/>
        <w:t>Maintenance on enhancements to IAB</w:t>
      </w:r>
      <w:r w:rsidR="007D7F59">
        <w:rPr>
          <w:lang w:eastAsia="x-none"/>
        </w:rPr>
        <w:tab/>
        <w:t>ZTE, Sanechips</w:t>
      </w:r>
    </w:p>
    <w:p w14:paraId="52B9AD12" w14:textId="495BCDE1" w:rsidR="007D7F59" w:rsidRDefault="001B5688" w:rsidP="007D7F59">
      <w:pPr>
        <w:rPr>
          <w:lang w:eastAsia="x-none"/>
        </w:rPr>
      </w:pPr>
      <w:hyperlink r:id="rId1048" w:history="1">
        <w:r w:rsidR="000B5C49">
          <w:rPr>
            <w:rStyle w:val="Hyperlink"/>
            <w:lang w:eastAsia="x-none"/>
          </w:rPr>
          <w:t>R1-2203523</w:t>
        </w:r>
      </w:hyperlink>
      <w:r w:rsidR="007D7F59">
        <w:rPr>
          <w:lang w:eastAsia="x-none"/>
        </w:rPr>
        <w:tab/>
        <w:t>Maintenance on Enhancements to Integrated Access and Backhaul</w:t>
      </w:r>
      <w:r w:rsidR="007D7F59">
        <w:rPr>
          <w:lang w:eastAsia="x-none"/>
        </w:rPr>
        <w:tab/>
        <w:t>vivo</w:t>
      </w:r>
    </w:p>
    <w:p w14:paraId="3831665A" w14:textId="7F4EB532" w:rsidR="007D7F59" w:rsidRDefault="001B5688" w:rsidP="007D7F59">
      <w:pPr>
        <w:rPr>
          <w:lang w:eastAsia="x-none"/>
        </w:rPr>
      </w:pPr>
      <w:hyperlink r:id="rId1049" w:history="1">
        <w:r w:rsidR="000B5C49">
          <w:rPr>
            <w:rStyle w:val="Hyperlink"/>
            <w:lang w:eastAsia="x-none"/>
          </w:rPr>
          <w:t>R1-2203763</w:t>
        </w:r>
      </w:hyperlink>
      <w:r w:rsidR="007D7F59">
        <w:rPr>
          <w:lang w:eastAsia="x-none"/>
        </w:rPr>
        <w:tab/>
        <w:t>Discussions on enhancements to resource multiplexing between child and parent links of an IAB node</w:t>
      </w:r>
      <w:r w:rsidR="007D7F59">
        <w:rPr>
          <w:lang w:eastAsia="x-none"/>
        </w:rPr>
        <w:tab/>
        <w:t>CEWiT</w:t>
      </w:r>
    </w:p>
    <w:p w14:paraId="5A306A3A" w14:textId="2DA7FB7B" w:rsidR="007D7F59" w:rsidRDefault="001B5688" w:rsidP="007D7F59">
      <w:pPr>
        <w:rPr>
          <w:lang w:eastAsia="x-none"/>
        </w:rPr>
      </w:pPr>
      <w:hyperlink r:id="rId1050" w:history="1">
        <w:r w:rsidR="000B5C49">
          <w:rPr>
            <w:rStyle w:val="Hyperlink"/>
            <w:lang w:eastAsia="x-none"/>
          </w:rPr>
          <w:t>R1-2203871</w:t>
        </w:r>
      </w:hyperlink>
      <w:r w:rsidR="007D7F59">
        <w:rPr>
          <w:lang w:eastAsia="x-none"/>
        </w:rPr>
        <w:tab/>
        <w:t>Maintenance on Enhancements to NR IAB</w:t>
      </w:r>
      <w:r w:rsidR="007D7F59">
        <w:rPr>
          <w:lang w:eastAsia="x-none"/>
        </w:rPr>
        <w:tab/>
        <w:t>Samsung</w:t>
      </w:r>
    </w:p>
    <w:p w14:paraId="0E68239E" w14:textId="58F1B185" w:rsidR="007D7F59" w:rsidRDefault="001B5688" w:rsidP="007D7F59">
      <w:pPr>
        <w:rPr>
          <w:lang w:eastAsia="x-none"/>
        </w:rPr>
      </w:pPr>
      <w:hyperlink r:id="rId1051" w:history="1">
        <w:r w:rsidR="000B5C49">
          <w:rPr>
            <w:rStyle w:val="Hyperlink"/>
            <w:lang w:eastAsia="x-none"/>
          </w:rPr>
          <w:t>R1-2204351</w:t>
        </w:r>
      </w:hyperlink>
      <w:r w:rsidR="007D7F59">
        <w:rPr>
          <w:lang w:eastAsia="x-none"/>
        </w:rPr>
        <w:tab/>
        <w:t>Maintenance on Enhancements to Integrated Access and Backhaul</w:t>
      </w:r>
      <w:r w:rsidR="007D7F59">
        <w:rPr>
          <w:lang w:eastAsia="x-none"/>
        </w:rPr>
        <w:tab/>
        <w:t>NTT DOCOMO, INC.</w:t>
      </w:r>
    </w:p>
    <w:p w14:paraId="4C2B1121" w14:textId="3765AFF7" w:rsidR="007D7F59" w:rsidRDefault="001B5688" w:rsidP="007D7F59">
      <w:pPr>
        <w:rPr>
          <w:lang w:eastAsia="x-none"/>
        </w:rPr>
      </w:pPr>
      <w:hyperlink r:id="rId1052" w:history="1">
        <w:r w:rsidR="000B5C49">
          <w:rPr>
            <w:rStyle w:val="Hyperlink"/>
            <w:lang w:eastAsia="x-none"/>
          </w:rPr>
          <w:t>R1-2204413</w:t>
        </w:r>
      </w:hyperlink>
      <w:r w:rsidR="007D7F59">
        <w:rPr>
          <w:lang w:eastAsia="x-none"/>
        </w:rPr>
        <w:tab/>
        <w:t>Resource multiplexing in enhanced IAB systems</w:t>
      </w:r>
      <w:r w:rsidR="007D7F59">
        <w:rPr>
          <w:lang w:eastAsia="x-none"/>
        </w:rPr>
        <w:tab/>
        <w:t>Lenovo</w:t>
      </w:r>
    </w:p>
    <w:p w14:paraId="2B3D09B0" w14:textId="37FF20FF" w:rsidR="007D7F59" w:rsidRDefault="001B5688" w:rsidP="007D7F59">
      <w:pPr>
        <w:rPr>
          <w:lang w:eastAsia="x-none"/>
        </w:rPr>
      </w:pPr>
      <w:hyperlink r:id="rId1053" w:history="1">
        <w:r w:rsidR="000B5C49">
          <w:rPr>
            <w:rStyle w:val="Hyperlink"/>
            <w:lang w:eastAsia="x-none"/>
          </w:rPr>
          <w:t>R1-2204528</w:t>
        </w:r>
      </w:hyperlink>
      <w:r w:rsidR="007D7F59">
        <w:rPr>
          <w:lang w:eastAsia="x-none"/>
        </w:rPr>
        <w:tab/>
        <w:t>Remaining details on enhancements to IAB</w:t>
      </w:r>
      <w:r w:rsidR="007D7F59">
        <w:rPr>
          <w:lang w:eastAsia="x-none"/>
        </w:rPr>
        <w:tab/>
        <w:t>LG Electronics</w:t>
      </w:r>
    </w:p>
    <w:p w14:paraId="5FA97196" w14:textId="013EF9AE" w:rsidR="007D7F59" w:rsidRDefault="001B5688" w:rsidP="007D7F59">
      <w:pPr>
        <w:rPr>
          <w:lang w:eastAsia="x-none"/>
        </w:rPr>
      </w:pPr>
      <w:hyperlink r:id="rId1054" w:history="1">
        <w:r w:rsidR="000B5C49">
          <w:rPr>
            <w:rStyle w:val="Hyperlink"/>
            <w:lang w:eastAsia="x-none"/>
          </w:rPr>
          <w:t>R1-2204640</w:t>
        </w:r>
      </w:hyperlink>
      <w:r w:rsidR="007D7F59">
        <w:rPr>
          <w:lang w:eastAsia="x-none"/>
        </w:rPr>
        <w:tab/>
        <w:t>Maintenance on enhanced IAB</w:t>
      </w:r>
      <w:r w:rsidR="007D7F59">
        <w:rPr>
          <w:lang w:eastAsia="x-none"/>
        </w:rPr>
        <w:tab/>
        <w:t>Ericsson</w:t>
      </w:r>
    </w:p>
    <w:p w14:paraId="027780BB" w14:textId="29DFF70E" w:rsidR="007D7F59" w:rsidRDefault="001B5688" w:rsidP="007D7F59">
      <w:pPr>
        <w:rPr>
          <w:lang w:eastAsia="x-none"/>
        </w:rPr>
      </w:pPr>
      <w:hyperlink r:id="rId1055" w:history="1">
        <w:r w:rsidR="000B5C49">
          <w:rPr>
            <w:rStyle w:val="Hyperlink"/>
            <w:lang w:eastAsia="x-none"/>
          </w:rPr>
          <w:t>R1-2204648</w:t>
        </w:r>
      </w:hyperlink>
      <w:r w:rsidR="007D7F59">
        <w:rPr>
          <w:lang w:eastAsia="x-none"/>
        </w:rPr>
        <w:tab/>
        <w:t>Discussions on eIAB maintenance</w:t>
      </w:r>
      <w:r w:rsidR="007D7F59">
        <w:rPr>
          <w:lang w:eastAsia="x-none"/>
        </w:rPr>
        <w:tab/>
        <w:t>ETRI</w:t>
      </w:r>
    </w:p>
    <w:p w14:paraId="3D92355D" w14:textId="356F37A0" w:rsidR="007D7F59" w:rsidRDefault="001B5688" w:rsidP="007D7F59">
      <w:pPr>
        <w:rPr>
          <w:lang w:eastAsia="x-none"/>
        </w:rPr>
      </w:pPr>
      <w:hyperlink r:id="rId1056" w:history="1">
        <w:r w:rsidR="000B5C49">
          <w:rPr>
            <w:rStyle w:val="Hyperlink"/>
            <w:lang w:eastAsia="x-none"/>
          </w:rPr>
          <w:t>R1-2204777</w:t>
        </w:r>
      </w:hyperlink>
      <w:r w:rsidR="007D7F59">
        <w:rPr>
          <w:lang w:eastAsia="x-none"/>
        </w:rPr>
        <w:tab/>
        <w:t>Remaining details on Frequency-domain Resource Multiplexing for IAB</w:t>
      </w:r>
      <w:r w:rsidR="007D7F59">
        <w:rPr>
          <w:lang w:eastAsia="x-none"/>
        </w:rPr>
        <w:tab/>
        <w:t>Intel Corporation</w:t>
      </w:r>
    </w:p>
    <w:p w14:paraId="2D1609CE" w14:textId="1370BDD7" w:rsidR="007D7F59" w:rsidRDefault="001B5688" w:rsidP="007D7F59">
      <w:pPr>
        <w:rPr>
          <w:lang w:eastAsia="x-none"/>
        </w:rPr>
      </w:pPr>
      <w:hyperlink r:id="rId1057" w:history="1">
        <w:r w:rsidR="000B5C49">
          <w:rPr>
            <w:rStyle w:val="Hyperlink"/>
            <w:lang w:eastAsia="x-none"/>
          </w:rPr>
          <w:t>R1-2204992</w:t>
        </w:r>
      </w:hyperlink>
      <w:r w:rsidR="007D7F59">
        <w:rPr>
          <w:lang w:eastAsia="x-none"/>
        </w:rPr>
        <w:tab/>
        <w:t>Remaining issues on eIAB</w:t>
      </w:r>
      <w:r w:rsidR="007D7F59">
        <w:rPr>
          <w:lang w:eastAsia="x-none"/>
        </w:rPr>
        <w:tab/>
        <w:t>Qualcomm Incorporated</w:t>
      </w:r>
    </w:p>
    <w:p w14:paraId="0C52B6B0" w14:textId="73597D73" w:rsidR="004C336F" w:rsidRDefault="004C336F" w:rsidP="007D7F59">
      <w:pPr>
        <w:rPr>
          <w:lang w:eastAsia="x-none"/>
        </w:rPr>
      </w:pPr>
    </w:p>
    <w:p w14:paraId="4A03A0DD" w14:textId="77777777" w:rsidR="004C336F" w:rsidRPr="0062124C" w:rsidRDefault="004C336F" w:rsidP="004C336F">
      <w:pPr>
        <w:rPr>
          <w:lang w:eastAsia="x-none"/>
        </w:rPr>
      </w:pPr>
      <w:r w:rsidRPr="0062124C">
        <w:rPr>
          <w:lang w:eastAsia="x-none"/>
        </w:rPr>
        <w:t>[109-e-R17-eIAB-01] – Luca (Qualcomm)</w:t>
      </w:r>
    </w:p>
    <w:p w14:paraId="157CB2AE" w14:textId="0845C355" w:rsidR="004C336F" w:rsidRPr="0062124C" w:rsidRDefault="004C336F" w:rsidP="004C336F">
      <w:pPr>
        <w:rPr>
          <w:lang w:eastAsia="x-none"/>
        </w:rPr>
      </w:pPr>
      <w:r w:rsidRPr="0062124C">
        <w:rPr>
          <w:lang w:eastAsia="x-none"/>
        </w:rPr>
        <w:t xml:space="preserve">Issues #3, #11, #12, #15 </w:t>
      </w:r>
      <w:r w:rsidR="0062124C" w:rsidRPr="0062124C">
        <w:rPr>
          <w:lang w:eastAsia="x-none"/>
        </w:rPr>
        <w:t xml:space="preserve">in </w:t>
      </w:r>
      <w:hyperlink r:id="rId1058" w:history="1">
        <w:r w:rsidR="000B5C49">
          <w:rPr>
            <w:rStyle w:val="Hyperlink"/>
            <w:lang w:eastAsia="x-none"/>
          </w:rPr>
          <w:t>R1-2205249</w:t>
        </w:r>
      </w:hyperlink>
      <w:r w:rsidR="0062124C">
        <w:rPr>
          <w:lang w:eastAsia="x-none"/>
        </w:rPr>
        <w:t xml:space="preserve"> </w:t>
      </w:r>
      <w:r w:rsidRPr="0062124C">
        <w:rPr>
          <w:lang w:eastAsia="x-none"/>
        </w:rPr>
        <w:t>by May 13</w:t>
      </w:r>
    </w:p>
    <w:p w14:paraId="6BDF85BD" w14:textId="77777777" w:rsidR="004C336F" w:rsidRPr="0062124C" w:rsidRDefault="004C336F" w:rsidP="00842CF4">
      <w:pPr>
        <w:numPr>
          <w:ilvl w:val="0"/>
          <w:numId w:val="104"/>
        </w:numPr>
        <w:rPr>
          <w:lang w:eastAsia="x-none"/>
        </w:rPr>
      </w:pPr>
      <w:r w:rsidRPr="0062124C">
        <w:rPr>
          <w:rFonts w:hint="eastAsia"/>
          <w:lang w:eastAsia="x-none"/>
        </w:rPr>
        <w:t>1</w:t>
      </w:r>
      <w:r w:rsidRPr="0062124C">
        <w:rPr>
          <w:rFonts w:hint="eastAsia"/>
          <w:vertAlign w:val="superscript"/>
          <w:lang w:eastAsia="x-none"/>
        </w:rPr>
        <w:t>st</w:t>
      </w:r>
      <w:r w:rsidRPr="0062124C">
        <w:rPr>
          <w:rFonts w:hint="eastAsia"/>
          <w:lang w:eastAsia="x-none"/>
        </w:rPr>
        <w:t xml:space="preserve"> check point: </w:t>
      </w:r>
      <w:r w:rsidRPr="0062124C">
        <w:t>May 13</w:t>
      </w:r>
    </w:p>
    <w:p w14:paraId="791A9D44" w14:textId="77777777" w:rsidR="004C336F" w:rsidRPr="0062124C" w:rsidRDefault="004C336F" w:rsidP="00842CF4">
      <w:pPr>
        <w:numPr>
          <w:ilvl w:val="0"/>
          <w:numId w:val="104"/>
        </w:numPr>
        <w:rPr>
          <w:lang w:eastAsia="x-none"/>
        </w:rPr>
      </w:pPr>
      <w:r w:rsidRPr="0062124C">
        <w:rPr>
          <w:lang w:eastAsia="x-none"/>
        </w:rPr>
        <w:t>Final</w:t>
      </w:r>
      <w:r w:rsidRPr="0062124C">
        <w:rPr>
          <w:rFonts w:hint="eastAsia"/>
          <w:lang w:eastAsia="x-none"/>
        </w:rPr>
        <w:t xml:space="preserve"> check point: </w:t>
      </w:r>
      <w:r w:rsidRPr="0062124C">
        <w:t>May 20</w:t>
      </w:r>
    </w:p>
    <w:p w14:paraId="0D10326B" w14:textId="77777777" w:rsidR="004C336F" w:rsidRPr="0062124C" w:rsidRDefault="004C336F" w:rsidP="00842CF4">
      <w:pPr>
        <w:numPr>
          <w:ilvl w:val="0"/>
          <w:numId w:val="104"/>
        </w:numPr>
        <w:rPr>
          <w:lang w:eastAsia="x-none"/>
        </w:rPr>
      </w:pPr>
      <w:r w:rsidRPr="0062124C">
        <w:t>RAN2 related issues to be finalized by 1</w:t>
      </w:r>
      <w:r w:rsidRPr="0062124C">
        <w:rPr>
          <w:vertAlign w:val="superscript"/>
        </w:rPr>
        <w:t>st</w:t>
      </w:r>
      <w:r w:rsidRPr="0062124C">
        <w:t xml:space="preserve"> check point</w:t>
      </w:r>
    </w:p>
    <w:p w14:paraId="73A72423" w14:textId="642B48D0" w:rsidR="00024F96" w:rsidRPr="00024F96" w:rsidRDefault="001B5688" w:rsidP="004C336F">
      <w:pPr>
        <w:rPr>
          <w:rFonts w:ascii="Times New Roman" w:hAnsi="Times New Roman"/>
          <w:b/>
          <w:bCs/>
          <w:szCs w:val="20"/>
          <w:lang w:eastAsia="x-none"/>
        </w:rPr>
      </w:pPr>
      <w:hyperlink r:id="rId1059" w:history="1">
        <w:r w:rsidR="000B5C49">
          <w:rPr>
            <w:rStyle w:val="Hyperlink"/>
            <w:rFonts w:ascii="Times New Roman" w:hAnsi="Times New Roman"/>
            <w:b/>
            <w:bCs/>
            <w:szCs w:val="20"/>
            <w:lang w:eastAsia="x-none"/>
          </w:rPr>
          <w:t>R1-2205283</w:t>
        </w:r>
      </w:hyperlink>
      <w:r w:rsidR="007E56D4" w:rsidRPr="00024F96">
        <w:rPr>
          <w:rFonts w:ascii="Times New Roman" w:hAnsi="Times New Roman"/>
          <w:b/>
          <w:bCs/>
          <w:szCs w:val="20"/>
          <w:lang w:eastAsia="x-none"/>
        </w:rPr>
        <w:tab/>
        <w:t>Summary #1 of [109-e-R17-eIAB-01]</w:t>
      </w:r>
      <w:r w:rsidR="007E56D4" w:rsidRPr="00024F96">
        <w:rPr>
          <w:rFonts w:ascii="Times New Roman" w:hAnsi="Times New Roman"/>
          <w:b/>
          <w:bCs/>
          <w:szCs w:val="20"/>
          <w:lang w:eastAsia="x-none"/>
        </w:rPr>
        <w:tab/>
        <w:t>Moderator (Qualcomm)</w:t>
      </w:r>
    </w:p>
    <w:p w14:paraId="416AD7F6" w14:textId="27E768AB" w:rsidR="004C336F" w:rsidRPr="0062124C" w:rsidRDefault="0062124C" w:rsidP="004C336F">
      <w:pPr>
        <w:rPr>
          <w:rFonts w:ascii="Times New Roman" w:hAnsi="Times New Roman"/>
          <w:szCs w:val="20"/>
          <w:lang w:eastAsia="x-none"/>
        </w:rPr>
      </w:pPr>
      <w:r>
        <w:rPr>
          <w:rFonts w:ascii="Times New Roman" w:hAnsi="Times New Roman"/>
          <w:szCs w:val="20"/>
          <w:lang w:eastAsia="x-none"/>
        </w:rPr>
        <w:t>From May 10</w:t>
      </w:r>
      <w:r w:rsidRPr="0062124C">
        <w:rPr>
          <w:rFonts w:ascii="Times New Roman" w:hAnsi="Times New Roman"/>
          <w:szCs w:val="20"/>
          <w:vertAlign w:val="superscript"/>
          <w:lang w:eastAsia="x-none"/>
        </w:rPr>
        <w:t>th</w:t>
      </w:r>
      <w:r>
        <w:rPr>
          <w:rFonts w:ascii="Times New Roman" w:hAnsi="Times New Roman"/>
          <w:szCs w:val="20"/>
          <w:lang w:eastAsia="x-none"/>
        </w:rPr>
        <w:t xml:space="preserve"> GTW session</w:t>
      </w:r>
    </w:p>
    <w:p w14:paraId="3AEBCED6" w14:textId="77777777" w:rsidR="004C336F" w:rsidRPr="0062124C" w:rsidRDefault="004C336F" w:rsidP="004C336F">
      <w:pPr>
        <w:rPr>
          <w:rFonts w:ascii="Times New Roman" w:eastAsia="Times New Roman" w:hAnsi="Times New Roman"/>
          <w:szCs w:val="20"/>
          <w:highlight w:val="green"/>
          <w:lang w:eastAsia="zh-CN"/>
        </w:rPr>
      </w:pPr>
      <w:r w:rsidRPr="0062124C">
        <w:rPr>
          <w:rFonts w:ascii="Times New Roman" w:eastAsia="Times New Roman" w:hAnsi="Times New Roman"/>
          <w:szCs w:val="20"/>
          <w:highlight w:val="green"/>
          <w:lang w:eastAsia="zh-CN"/>
        </w:rPr>
        <w:t>Agreement</w:t>
      </w:r>
    </w:p>
    <w:p w14:paraId="036AB2C0" w14:textId="77777777" w:rsidR="004C336F" w:rsidRPr="0062124C" w:rsidRDefault="004C336F" w:rsidP="004C336F">
      <w:pPr>
        <w:rPr>
          <w:rFonts w:ascii="Times New Roman" w:eastAsia="Times New Roman" w:hAnsi="Times New Roman"/>
          <w:szCs w:val="20"/>
          <w:lang w:eastAsia="zh-CN"/>
        </w:rPr>
      </w:pPr>
      <w:r w:rsidRPr="0062124C">
        <w:rPr>
          <w:rFonts w:ascii="Times New Roman" w:eastAsia="Times New Roman" w:hAnsi="Times New Roman"/>
          <w:szCs w:val="20"/>
          <w:lang w:eastAsia="zh-CN"/>
        </w:rPr>
        <w:t>RAN1 to inform RAN2 on the following in regard to the term “slot index” for the timing case in the context of the MAC-CEs Timing Case Indication, IAB-MT Recommended Beam Indication, Child IAB-DU Restricted Beam Indication, Desired DL Tx Power Adjustment, DL Tx Power Adjustment, and Desired IAB-MT PSD Range:</w:t>
      </w:r>
    </w:p>
    <w:p w14:paraId="2F581C69" w14:textId="77777777" w:rsidR="004C336F" w:rsidRPr="0062124C" w:rsidRDefault="004C336F" w:rsidP="00842CF4">
      <w:pPr>
        <w:pStyle w:val="ListParagraph"/>
        <w:numPr>
          <w:ilvl w:val="0"/>
          <w:numId w:val="105"/>
        </w:numPr>
        <w:overflowPunct/>
        <w:autoSpaceDE/>
        <w:autoSpaceDN/>
        <w:adjustRightInd/>
        <w:spacing w:after="0" w:line="256" w:lineRule="auto"/>
        <w:contextualSpacing w:val="0"/>
        <w:textAlignment w:val="auto"/>
        <w:rPr>
          <w:rFonts w:eastAsia="Times New Roman"/>
          <w:lang w:val="en-US"/>
        </w:rPr>
      </w:pPr>
      <w:r w:rsidRPr="0062124C">
        <w:t>The term “slot index” indicates a list of slots.</w:t>
      </w:r>
    </w:p>
    <w:p w14:paraId="6246A582" w14:textId="77777777" w:rsidR="004C336F" w:rsidRPr="0062124C" w:rsidRDefault="004C336F" w:rsidP="004C336F">
      <w:pPr>
        <w:rPr>
          <w:rFonts w:ascii="Times New Roman" w:eastAsia="Times New Roman" w:hAnsi="Times New Roman"/>
          <w:szCs w:val="20"/>
          <w:lang w:eastAsia="zh-CN"/>
        </w:rPr>
      </w:pPr>
      <w:r w:rsidRPr="0062124C">
        <w:rPr>
          <w:rFonts w:ascii="Times New Roman" w:eastAsia="Times New Roman" w:hAnsi="Times New Roman"/>
          <w:szCs w:val="20"/>
          <w:lang w:eastAsia="zh-CN"/>
        </w:rPr>
        <w:t>Additionally, for the Timing Case Indication MAC-CE:</w:t>
      </w:r>
    </w:p>
    <w:p w14:paraId="4B48635D" w14:textId="77777777" w:rsidR="004C336F" w:rsidRPr="0062124C" w:rsidRDefault="004C336F" w:rsidP="00842CF4">
      <w:pPr>
        <w:pStyle w:val="ListParagraph"/>
        <w:numPr>
          <w:ilvl w:val="0"/>
          <w:numId w:val="105"/>
        </w:numPr>
        <w:overflowPunct/>
        <w:autoSpaceDE/>
        <w:autoSpaceDN/>
        <w:adjustRightInd/>
        <w:spacing w:after="0" w:line="256" w:lineRule="auto"/>
        <w:contextualSpacing w:val="0"/>
        <w:textAlignment w:val="auto"/>
        <w:rPr>
          <w:rFonts w:eastAsia="Times New Roman"/>
          <w:lang w:val="en-US"/>
        </w:rPr>
      </w:pPr>
      <w:r w:rsidRPr="0062124C">
        <w:rPr>
          <w:rFonts w:eastAsia="Times New Roman"/>
          <w:lang w:val="en-US"/>
        </w:rPr>
        <w:t xml:space="preserve">Each slot within the periodicity can be assigned a timing case value. </w:t>
      </w:r>
      <w:r w:rsidRPr="0062124C">
        <w:t>Case 1 is considered the default.</w:t>
      </w:r>
    </w:p>
    <w:p w14:paraId="3318B948" w14:textId="77777777" w:rsidR="004C336F" w:rsidRPr="0062124C" w:rsidRDefault="004C336F" w:rsidP="00842CF4">
      <w:pPr>
        <w:pStyle w:val="ListParagraph"/>
        <w:numPr>
          <w:ilvl w:val="0"/>
          <w:numId w:val="105"/>
        </w:numPr>
        <w:overflowPunct/>
        <w:autoSpaceDE/>
        <w:autoSpaceDN/>
        <w:adjustRightInd/>
        <w:spacing w:after="0" w:line="256" w:lineRule="auto"/>
        <w:contextualSpacing w:val="0"/>
        <w:textAlignment w:val="auto"/>
        <w:rPr>
          <w:rFonts w:eastAsia="Times New Roman"/>
          <w:lang w:val="en-US"/>
        </w:rPr>
      </w:pPr>
      <w:r w:rsidRPr="0062124C">
        <w:rPr>
          <w:rFonts w:eastAsia="Times New Roman"/>
          <w:lang w:val="en-US"/>
        </w:rPr>
        <w:t>RAN1 does not preclude that a large fraction of the slots in the periodicity may use a given timing case value.</w:t>
      </w:r>
    </w:p>
    <w:p w14:paraId="5688D878" w14:textId="77777777" w:rsidR="004C336F" w:rsidRPr="0062124C" w:rsidRDefault="004C336F" w:rsidP="004C336F">
      <w:pPr>
        <w:rPr>
          <w:rFonts w:ascii="Times New Roman" w:hAnsi="Times New Roman"/>
          <w:szCs w:val="20"/>
          <w:lang w:val="en-US" w:eastAsia="x-none"/>
        </w:rPr>
      </w:pPr>
      <w:r w:rsidRPr="0062124C">
        <w:rPr>
          <w:rFonts w:ascii="Times New Roman" w:hAnsi="Times New Roman"/>
          <w:szCs w:val="20"/>
          <w:lang w:val="en-US" w:eastAsia="x-none"/>
        </w:rPr>
        <w:t>Detailed MAC-CE design is up to RAN2.</w:t>
      </w:r>
    </w:p>
    <w:p w14:paraId="5AE56136" w14:textId="77777777" w:rsidR="004C336F" w:rsidRPr="0062124C" w:rsidRDefault="004C336F" w:rsidP="004C336F">
      <w:pPr>
        <w:rPr>
          <w:rFonts w:ascii="Times New Roman" w:hAnsi="Times New Roman"/>
          <w:szCs w:val="20"/>
          <w:lang w:eastAsia="x-none"/>
        </w:rPr>
      </w:pPr>
    </w:p>
    <w:p w14:paraId="27777F2A" w14:textId="77777777" w:rsidR="004C336F" w:rsidRPr="0062124C" w:rsidRDefault="004C336F" w:rsidP="004C336F">
      <w:pPr>
        <w:rPr>
          <w:rFonts w:ascii="Times New Roman" w:eastAsia="Times New Roman" w:hAnsi="Times New Roman"/>
          <w:szCs w:val="20"/>
          <w:highlight w:val="green"/>
          <w:lang w:eastAsia="zh-CN"/>
        </w:rPr>
      </w:pPr>
      <w:r w:rsidRPr="0062124C">
        <w:rPr>
          <w:rFonts w:ascii="Times New Roman" w:eastAsia="Times New Roman" w:hAnsi="Times New Roman"/>
          <w:szCs w:val="20"/>
          <w:highlight w:val="green"/>
          <w:lang w:eastAsia="zh-CN"/>
        </w:rPr>
        <w:t>Agreement</w:t>
      </w:r>
    </w:p>
    <w:p w14:paraId="2E562C4D" w14:textId="77777777" w:rsidR="004C336F" w:rsidRPr="0062124C" w:rsidRDefault="004C336F" w:rsidP="004C336F">
      <w:pPr>
        <w:rPr>
          <w:rFonts w:ascii="Times New Roman" w:eastAsia="Times New Roman" w:hAnsi="Times New Roman"/>
          <w:szCs w:val="20"/>
          <w:lang w:eastAsia="zh-CN"/>
        </w:rPr>
      </w:pPr>
      <w:r w:rsidRPr="0062124C">
        <w:rPr>
          <w:rFonts w:ascii="Times New Roman" w:eastAsia="Times New Roman" w:hAnsi="Times New Roman"/>
          <w:szCs w:val="20"/>
          <w:lang w:eastAsia="zh-CN"/>
        </w:rPr>
        <w:t>For the child IAB-DU Restricted Beam indication, only SSB or SSB+STC or CSI-RS is used for a given beam.</w:t>
      </w:r>
    </w:p>
    <w:p w14:paraId="3AEE48BC" w14:textId="77777777" w:rsidR="004C336F" w:rsidRPr="0062124C" w:rsidRDefault="004C336F" w:rsidP="004C336F">
      <w:pPr>
        <w:rPr>
          <w:rFonts w:ascii="Times New Roman" w:hAnsi="Times New Roman"/>
          <w:szCs w:val="20"/>
          <w:lang w:eastAsia="x-none"/>
        </w:rPr>
      </w:pPr>
    </w:p>
    <w:p w14:paraId="62692811" w14:textId="77777777" w:rsidR="004C336F" w:rsidRPr="0062124C" w:rsidRDefault="004C336F" w:rsidP="004C336F">
      <w:pPr>
        <w:rPr>
          <w:rFonts w:ascii="Times New Roman" w:eastAsia="Times New Roman" w:hAnsi="Times New Roman"/>
          <w:szCs w:val="20"/>
          <w:highlight w:val="green"/>
          <w:lang w:eastAsia="zh-CN"/>
        </w:rPr>
      </w:pPr>
      <w:r w:rsidRPr="0062124C">
        <w:rPr>
          <w:rFonts w:ascii="Times New Roman" w:eastAsia="Times New Roman" w:hAnsi="Times New Roman"/>
          <w:szCs w:val="20"/>
          <w:highlight w:val="green"/>
          <w:lang w:eastAsia="zh-CN"/>
        </w:rPr>
        <w:t>Agreement</w:t>
      </w:r>
    </w:p>
    <w:p w14:paraId="7732F0DC" w14:textId="77777777" w:rsidR="004C336F" w:rsidRPr="0062124C" w:rsidRDefault="004C336F" w:rsidP="004C336F">
      <w:pPr>
        <w:rPr>
          <w:rFonts w:ascii="Times New Roman" w:eastAsia="Times New Roman" w:hAnsi="Times New Roman"/>
          <w:szCs w:val="20"/>
          <w:lang w:eastAsia="zh-CN"/>
        </w:rPr>
      </w:pPr>
      <w:r w:rsidRPr="0062124C">
        <w:rPr>
          <w:rFonts w:ascii="Times New Roman" w:eastAsia="Times New Roman" w:hAnsi="Times New Roman"/>
          <w:szCs w:val="20"/>
          <w:lang w:eastAsia="zh-CN"/>
        </w:rPr>
        <w:t>Each recommended beam indication includes either a DL Rx beam or an UL Tx beam but not both.</w:t>
      </w:r>
    </w:p>
    <w:p w14:paraId="784F1C35" w14:textId="77777777" w:rsidR="004C336F" w:rsidRPr="0062124C" w:rsidRDefault="004C336F" w:rsidP="004C336F">
      <w:pPr>
        <w:rPr>
          <w:rFonts w:ascii="Times New Roman" w:eastAsia="Times New Roman" w:hAnsi="Times New Roman"/>
          <w:szCs w:val="20"/>
          <w:lang w:eastAsia="zh-CN"/>
        </w:rPr>
      </w:pPr>
      <w:r w:rsidRPr="0062124C">
        <w:rPr>
          <w:rFonts w:ascii="Times New Roman" w:eastAsia="Times New Roman" w:hAnsi="Times New Roman"/>
          <w:szCs w:val="20"/>
          <w:lang w:eastAsia="zh-CN"/>
        </w:rPr>
        <w:t>Each recommended beam indication for a DL Rx beam includes either a TCI index or a SSB index or a CSI-RS index.</w:t>
      </w:r>
    </w:p>
    <w:p w14:paraId="0DFA19DD" w14:textId="77777777" w:rsidR="004C336F" w:rsidRPr="0062124C" w:rsidRDefault="004C336F" w:rsidP="004C336F">
      <w:pPr>
        <w:rPr>
          <w:rFonts w:ascii="Times New Roman" w:hAnsi="Times New Roman"/>
          <w:szCs w:val="20"/>
          <w:lang w:eastAsia="x-none"/>
        </w:rPr>
      </w:pPr>
    </w:p>
    <w:p w14:paraId="4D47DE3E" w14:textId="77777777" w:rsidR="004C336F" w:rsidRDefault="004C336F" w:rsidP="004C336F">
      <w:pPr>
        <w:rPr>
          <w:lang w:eastAsia="x-none"/>
        </w:rPr>
      </w:pPr>
    </w:p>
    <w:p w14:paraId="55EE0F12" w14:textId="77777777" w:rsidR="004C336F" w:rsidRPr="0062124C" w:rsidRDefault="004C336F" w:rsidP="00020AC6">
      <w:pPr>
        <w:pBdr>
          <w:top w:val="single" w:sz="4" w:space="1" w:color="auto"/>
        </w:pBdr>
        <w:rPr>
          <w:lang w:eastAsia="x-none"/>
        </w:rPr>
      </w:pPr>
      <w:r w:rsidRPr="0062124C">
        <w:rPr>
          <w:lang w:eastAsia="x-none"/>
        </w:rPr>
        <w:t>[109-e-R17-eIAB-02] – Thomas (AT&amp;T)</w:t>
      </w:r>
    </w:p>
    <w:p w14:paraId="5925BD53" w14:textId="587E400B" w:rsidR="004C336F" w:rsidRPr="0062124C" w:rsidRDefault="004C336F" w:rsidP="004C336F">
      <w:pPr>
        <w:rPr>
          <w:lang w:eastAsia="x-none"/>
        </w:rPr>
      </w:pPr>
      <w:r w:rsidRPr="0062124C">
        <w:rPr>
          <w:lang w:eastAsia="x-none"/>
        </w:rPr>
        <w:t xml:space="preserve">Issues #1, #2, #4, #5, #8 </w:t>
      </w:r>
      <w:r w:rsidR="0062124C" w:rsidRPr="0062124C">
        <w:rPr>
          <w:lang w:eastAsia="x-none"/>
        </w:rPr>
        <w:t xml:space="preserve">in </w:t>
      </w:r>
      <w:hyperlink r:id="rId1060" w:history="1">
        <w:r w:rsidR="000B5C49">
          <w:rPr>
            <w:rStyle w:val="Hyperlink"/>
            <w:lang w:eastAsia="x-none"/>
          </w:rPr>
          <w:t>R1-2205249</w:t>
        </w:r>
      </w:hyperlink>
      <w:r w:rsidR="0062124C" w:rsidRPr="0062124C">
        <w:rPr>
          <w:lang w:eastAsia="x-none"/>
        </w:rPr>
        <w:t xml:space="preserve"> </w:t>
      </w:r>
      <w:r w:rsidRPr="0062124C">
        <w:rPr>
          <w:lang w:eastAsia="x-none"/>
        </w:rPr>
        <w:t>by May 13</w:t>
      </w:r>
    </w:p>
    <w:p w14:paraId="17DCF9F6" w14:textId="77777777" w:rsidR="004C336F" w:rsidRPr="0062124C" w:rsidRDefault="004C336F" w:rsidP="00842CF4">
      <w:pPr>
        <w:numPr>
          <w:ilvl w:val="0"/>
          <w:numId w:val="104"/>
        </w:numPr>
        <w:rPr>
          <w:lang w:eastAsia="x-none"/>
        </w:rPr>
      </w:pPr>
      <w:r w:rsidRPr="0062124C">
        <w:rPr>
          <w:rFonts w:hint="eastAsia"/>
          <w:lang w:eastAsia="x-none"/>
        </w:rPr>
        <w:t>1</w:t>
      </w:r>
      <w:r w:rsidRPr="0062124C">
        <w:rPr>
          <w:rFonts w:hint="eastAsia"/>
          <w:vertAlign w:val="superscript"/>
          <w:lang w:eastAsia="x-none"/>
        </w:rPr>
        <w:t>st</w:t>
      </w:r>
      <w:r w:rsidRPr="0062124C">
        <w:rPr>
          <w:rFonts w:hint="eastAsia"/>
          <w:lang w:eastAsia="x-none"/>
        </w:rPr>
        <w:t xml:space="preserve"> check point: </w:t>
      </w:r>
      <w:r w:rsidRPr="0062124C">
        <w:t>May 13</w:t>
      </w:r>
    </w:p>
    <w:p w14:paraId="136E1FEC" w14:textId="77777777" w:rsidR="004C336F" w:rsidRPr="0062124C" w:rsidRDefault="004C336F" w:rsidP="00842CF4">
      <w:pPr>
        <w:numPr>
          <w:ilvl w:val="0"/>
          <w:numId w:val="104"/>
        </w:numPr>
        <w:rPr>
          <w:lang w:eastAsia="x-none"/>
        </w:rPr>
      </w:pPr>
      <w:r w:rsidRPr="0062124C">
        <w:rPr>
          <w:lang w:eastAsia="x-none"/>
        </w:rPr>
        <w:t>Final</w:t>
      </w:r>
      <w:r w:rsidRPr="0062124C">
        <w:rPr>
          <w:rFonts w:hint="eastAsia"/>
          <w:lang w:eastAsia="x-none"/>
        </w:rPr>
        <w:t xml:space="preserve"> check point: </w:t>
      </w:r>
      <w:r w:rsidRPr="0062124C">
        <w:t>May 20</w:t>
      </w:r>
    </w:p>
    <w:p w14:paraId="02CB5424" w14:textId="77777777" w:rsidR="004C336F" w:rsidRPr="0062124C" w:rsidRDefault="004C336F" w:rsidP="00842CF4">
      <w:pPr>
        <w:numPr>
          <w:ilvl w:val="0"/>
          <w:numId w:val="104"/>
        </w:numPr>
        <w:rPr>
          <w:lang w:eastAsia="x-none"/>
        </w:rPr>
      </w:pPr>
      <w:r w:rsidRPr="0062124C">
        <w:t>RAN2 related issues to be finalized by 1</w:t>
      </w:r>
      <w:r w:rsidRPr="0062124C">
        <w:rPr>
          <w:vertAlign w:val="superscript"/>
        </w:rPr>
        <w:t>st</w:t>
      </w:r>
      <w:r w:rsidRPr="0062124C">
        <w:t xml:space="preserve"> check point</w:t>
      </w:r>
    </w:p>
    <w:p w14:paraId="34F0A3C6" w14:textId="090E4E60" w:rsidR="004C336F" w:rsidRPr="0062124C" w:rsidRDefault="001B5688" w:rsidP="004C336F">
      <w:pPr>
        <w:rPr>
          <w:b/>
          <w:bCs/>
          <w:lang w:eastAsia="x-none"/>
        </w:rPr>
      </w:pPr>
      <w:hyperlink r:id="rId1061" w:history="1">
        <w:r w:rsidR="000B5C49">
          <w:rPr>
            <w:rStyle w:val="Hyperlink"/>
            <w:b/>
            <w:bCs/>
            <w:lang w:eastAsia="x-none"/>
          </w:rPr>
          <w:t>R1-2205216</w:t>
        </w:r>
      </w:hyperlink>
      <w:r w:rsidR="004C336F" w:rsidRPr="0062124C">
        <w:rPr>
          <w:b/>
          <w:bCs/>
          <w:lang w:eastAsia="x-none"/>
        </w:rPr>
        <w:tab/>
        <w:t>Email Discussion Summary #1 for [109-e-R17-eIAB-02]</w:t>
      </w:r>
      <w:r w:rsidR="004C336F" w:rsidRPr="0062124C">
        <w:rPr>
          <w:b/>
          <w:bCs/>
          <w:lang w:eastAsia="x-none"/>
        </w:rPr>
        <w:tab/>
        <w:t>Moderator (AT&amp;T)</w:t>
      </w:r>
    </w:p>
    <w:p w14:paraId="0EE6BA11" w14:textId="77777777" w:rsidR="0062124C" w:rsidRPr="0062124C" w:rsidRDefault="0062124C" w:rsidP="0062124C">
      <w:pPr>
        <w:rPr>
          <w:rFonts w:ascii="Times New Roman" w:hAnsi="Times New Roman"/>
          <w:szCs w:val="20"/>
          <w:lang w:eastAsia="x-none"/>
        </w:rPr>
      </w:pPr>
      <w:r>
        <w:rPr>
          <w:rFonts w:ascii="Times New Roman" w:hAnsi="Times New Roman"/>
          <w:szCs w:val="20"/>
          <w:lang w:eastAsia="x-none"/>
        </w:rPr>
        <w:t>From May 10</w:t>
      </w:r>
      <w:r w:rsidRPr="0062124C">
        <w:rPr>
          <w:rFonts w:ascii="Times New Roman" w:hAnsi="Times New Roman"/>
          <w:szCs w:val="20"/>
          <w:vertAlign w:val="superscript"/>
          <w:lang w:eastAsia="x-none"/>
        </w:rPr>
        <w:t>th</w:t>
      </w:r>
      <w:r>
        <w:rPr>
          <w:rFonts w:ascii="Times New Roman" w:hAnsi="Times New Roman"/>
          <w:szCs w:val="20"/>
          <w:lang w:eastAsia="x-none"/>
        </w:rPr>
        <w:t xml:space="preserve"> GTW session</w:t>
      </w:r>
    </w:p>
    <w:p w14:paraId="46E4014E" w14:textId="77777777" w:rsidR="0062124C" w:rsidRPr="0062124C" w:rsidRDefault="0062124C" w:rsidP="0062124C">
      <w:pPr>
        <w:rPr>
          <w:rFonts w:ascii="Times New Roman" w:eastAsia="Times New Roman" w:hAnsi="Times New Roman"/>
          <w:szCs w:val="20"/>
          <w:highlight w:val="green"/>
          <w:lang w:val="en-US"/>
        </w:rPr>
      </w:pPr>
      <w:r w:rsidRPr="0062124C">
        <w:rPr>
          <w:rFonts w:ascii="Times New Roman" w:eastAsia="Times New Roman" w:hAnsi="Times New Roman"/>
          <w:szCs w:val="20"/>
          <w:highlight w:val="green"/>
          <w:lang w:val="en-US"/>
        </w:rPr>
        <w:t>Agreement</w:t>
      </w:r>
    </w:p>
    <w:p w14:paraId="3412F051" w14:textId="0A8FD017" w:rsidR="0062124C" w:rsidRPr="0062124C" w:rsidRDefault="0062124C" w:rsidP="0062124C">
      <w:pPr>
        <w:rPr>
          <w:rFonts w:ascii="Times New Roman" w:eastAsia="Times New Roman" w:hAnsi="Times New Roman"/>
          <w:szCs w:val="20"/>
          <w:lang w:val="en-US"/>
        </w:rPr>
      </w:pPr>
      <w:r w:rsidRPr="0062124C">
        <w:rPr>
          <w:rFonts w:ascii="Times New Roman" w:eastAsia="Times New Roman" w:hAnsi="Times New Roman"/>
          <w:szCs w:val="20"/>
          <w:lang w:val="en-US"/>
        </w:rPr>
        <w:t xml:space="preserve">An IAB node can be configured with two </w:t>
      </w:r>
      <w:r w:rsidRPr="0062124C">
        <w:rPr>
          <w:rFonts w:ascii="Times New Roman" w:eastAsia="Times New Roman" w:hAnsi="Times New Roman"/>
          <w:i/>
          <w:iCs/>
          <w:szCs w:val="20"/>
          <w:lang w:val="en-US"/>
        </w:rPr>
        <w:t>availabilityCombinations</w:t>
      </w:r>
      <w:r w:rsidRPr="0062124C">
        <w:rPr>
          <w:rFonts w:ascii="Times New Roman" w:eastAsia="Times New Roman" w:hAnsi="Times New Roman"/>
          <w:szCs w:val="20"/>
          <w:lang w:val="en-US"/>
        </w:rPr>
        <w:t xml:space="preserve"> tables, one for TDM and one for FDM</w:t>
      </w:r>
      <w:r w:rsidR="00020AC6">
        <w:rPr>
          <w:rFonts w:ascii="Times New Roman" w:eastAsia="Times New Roman" w:hAnsi="Times New Roman"/>
          <w:szCs w:val="20"/>
          <w:lang w:val="en-US"/>
        </w:rPr>
        <w:t>.</w:t>
      </w:r>
    </w:p>
    <w:p w14:paraId="559A2B3E" w14:textId="77777777" w:rsidR="0062124C" w:rsidRPr="0062124C" w:rsidRDefault="0062124C" w:rsidP="0062124C">
      <w:pPr>
        <w:rPr>
          <w:rFonts w:ascii="Times New Roman" w:hAnsi="Times New Roman"/>
          <w:szCs w:val="20"/>
        </w:rPr>
      </w:pPr>
    </w:p>
    <w:p w14:paraId="636CC7D3" w14:textId="4E359A4D" w:rsidR="004C336F" w:rsidRDefault="004C336F" w:rsidP="00623541"/>
    <w:p w14:paraId="7069F7F1" w14:textId="22E1D2B9" w:rsidR="00020AC6" w:rsidRPr="00623541" w:rsidRDefault="001B5688" w:rsidP="00020AC6">
      <w:pPr>
        <w:rPr>
          <w:b/>
          <w:bCs/>
          <w:lang w:eastAsia="x-none"/>
        </w:rPr>
      </w:pPr>
      <w:hyperlink r:id="rId1062" w:history="1">
        <w:r w:rsidR="000B5C49">
          <w:rPr>
            <w:rStyle w:val="Hyperlink"/>
            <w:b/>
            <w:bCs/>
            <w:lang w:eastAsia="x-none"/>
          </w:rPr>
          <w:t>R1-2205514</w:t>
        </w:r>
      </w:hyperlink>
      <w:r w:rsidR="00020AC6" w:rsidRPr="00623541">
        <w:rPr>
          <w:b/>
          <w:bCs/>
          <w:lang w:eastAsia="x-none"/>
        </w:rPr>
        <w:tab/>
        <w:t>TP for TS38.213 on soft resource availability for eIAB</w:t>
      </w:r>
      <w:r w:rsidR="00020AC6" w:rsidRPr="00623541">
        <w:rPr>
          <w:b/>
          <w:bCs/>
          <w:lang w:eastAsia="x-none"/>
        </w:rPr>
        <w:tab/>
        <w:t>Moderator (AT&amp;T)</w:t>
      </w:r>
    </w:p>
    <w:p w14:paraId="2861E497" w14:textId="5EE361DA" w:rsidR="007E56D4" w:rsidRDefault="00682802" w:rsidP="00623541">
      <w:pPr>
        <w:rPr>
          <w:lang w:eastAsia="x-none"/>
        </w:rPr>
      </w:pPr>
      <w:r w:rsidRPr="00682802">
        <w:rPr>
          <w:b/>
          <w:bCs/>
          <w:lang w:eastAsia="x-none"/>
        </w:rPr>
        <w:t>Decision:</w:t>
      </w:r>
      <w:r>
        <w:rPr>
          <w:lang w:eastAsia="x-none"/>
        </w:rPr>
        <w:t xml:space="preserve"> As per email decision posted on May 11</w:t>
      </w:r>
      <w:r w:rsidRPr="00682802">
        <w:rPr>
          <w:vertAlign w:val="superscript"/>
          <w:lang w:eastAsia="x-none"/>
        </w:rPr>
        <w:t>th</w:t>
      </w:r>
      <w:r>
        <w:rPr>
          <w:lang w:eastAsia="x-none"/>
        </w:rPr>
        <w:t xml:space="preserve">, </w:t>
      </w:r>
    </w:p>
    <w:p w14:paraId="2FDA53DD" w14:textId="77777777" w:rsidR="00682802" w:rsidRPr="00682802" w:rsidRDefault="00682802" w:rsidP="00623541">
      <w:pPr>
        <w:rPr>
          <w:rFonts w:ascii="Times New Roman" w:hAnsi="Times New Roman"/>
          <w:szCs w:val="20"/>
          <w:lang w:val="en-US" w:eastAsia="en-GB"/>
        </w:rPr>
      </w:pPr>
      <w:r w:rsidRPr="00682802">
        <w:rPr>
          <w:rFonts w:ascii="Times New Roman" w:hAnsi="Times New Roman"/>
          <w:szCs w:val="20"/>
          <w:highlight w:val="green"/>
          <w:lang w:val="en-US"/>
        </w:rPr>
        <w:t>Agreement</w:t>
      </w:r>
    </w:p>
    <w:p w14:paraId="65D01C6D" w14:textId="2C5C1D73" w:rsidR="00682802" w:rsidRDefault="00682802" w:rsidP="00623541">
      <w:pPr>
        <w:rPr>
          <w:lang w:val="en-US"/>
        </w:rPr>
      </w:pPr>
      <w:r w:rsidRPr="00020AC6">
        <w:rPr>
          <w:lang w:val="en-US"/>
        </w:rPr>
        <w:t xml:space="preserve">The text proposal in </w:t>
      </w:r>
      <w:hyperlink r:id="rId1063" w:history="1">
        <w:r w:rsidR="000B5C49">
          <w:rPr>
            <w:rStyle w:val="Hyperlink"/>
            <w:lang w:val="en-US"/>
          </w:rPr>
          <w:t>R1-2205514</w:t>
        </w:r>
      </w:hyperlink>
      <w:r w:rsidRPr="00020AC6">
        <w:rPr>
          <w:lang w:val="en-US"/>
        </w:rPr>
        <w:t xml:space="preserve"> for TS38.213 is endorsed for the editor’s CR.</w:t>
      </w:r>
    </w:p>
    <w:p w14:paraId="04224729" w14:textId="3210B415" w:rsidR="00020AC6" w:rsidRDefault="00020AC6" w:rsidP="00623541">
      <w:pPr>
        <w:rPr>
          <w:lang w:val="en-US"/>
        </w:rPr>
      </w:pPr>
    </w:p>
    <w:p w14:paraId="542DE0E7" w14:textId="77777777" w:rsidR="00682802" w:rsidRDefault="00682802" w:rsidP="004C336F">
      <w:pPr>
        <w:rPr>
          <w:lang w:eastAsia="x-none"/>
        </w:rPr>
      </w:pPr>
    </w:p>
    <w:p w14:paraId="6FA27BFD" w14:textId="3D96A198" w:rsidR="007E56D4" w:rsidRPr="00682802" w:rsidRDefault="001B5688" w:rsidP="007E56D4">
      <w:pPr>
        <w:rPr>
          <w:b/>
          <w:bCs/>
          <w:lang w:eastAsia="x-none"/>
        </w:rPr>
      </w:pPr>
      <w:hyperlink r:id="rId1064" w:history="1">
        <w:r w:rsidR="000B5C49">
          <w:rPr>
            <w:rStyle w:val="Hyperlink"/>
            <w:b/>
            <w:bCs/>
            <w:lang w:eastAsia="x-none"/>
          </w:rPr>
          <w:t>R1-2205251</w:t>
        </w:r>
      </w:hyperlink>
      <w:r w:rsidR="007E56D4" w:rsidRPr="00682802">
        <w:rPr>
          <w:b/>
          <w:bCs/>
          <w:lang w:eastAsia="x-none"/>
        </w:rPr>
        <w:tab/>
        <w:t>Email Discussion Summary #2 for [109-e-R17-eIAB-02]</w:t>
      </w:r>
      <w:r w:rsidR="007E56D4" w:rsidRPr="00682802">
        <w:rPr>
          <w:b/>
          <w:bCs/>
          <w:lang w:eastAsia="x-none"/>
        </w:rPr>
        <w:tab/>
        <w:t>Moderator (AT&amp;T)</w:t>
      </w:r>
    </w:p>
    <w:p w14:paraId="454A0D26" w14:textId="77777777" w:rsidR="00682802" w:rsidRDefault="00682802" w:rsidP="00682802">
      <w:pPr>
        <w:rPr>
          <w:lang w:eastAsia="x-none"/>
        </w:rPr>
      </w:pPr>
      <w:r>
        <w:rPr>
          <w:lang w:eastAsia="x-none"/>
        </w:rPr>
        <w:t>From May 12</w:t>
      </w:r>
      <w:r w:rsidRPr="00682802">
        <w:rPr>
          <w:vertAlign w:val="superscript"/>
          <w:lang w:eastAsia="x-none"/>
        </w:rPr>
        <w:t>th</w:t>
      </w:r>
      <w:r>
        <w:rPr>
          <w:lang w:eastAsia="x-none"/>
        </w:rPr>
        <w:t xml:space="preserve"> GTW session</w:t>
      </w:r>
    </w:p>
    <w:p w14:paraId="44E748EA" w14:textId="77777777" w:rsidR="00682802" w:rsidRPr="00682802" w:rsidRDefault="00682802" w:rsidP="00682802">
      <w:pPr>
        <w:spacing w:line="259" w:lineRule="auto"/>
        <w:rPr>
          <w:rFonts w:ascii="Times New Roman" w:hAnsi="Times New Roman"/>
          <w:bCs/>
          <w:sz w:val="18"/>
          <w:szCs w:val="18"/>
        </w:rPr>
      </w:pPr>
      <w:r w:rsidRPr="00682802">
        <w:rPr>
          <w:rFonts w:ascii="Times New Roman" w:hAnsi="Times New Roman"/>
          <w:bCs/>
          <w:sz w:val="18"/>
          <w:szCs w:val="18"/>
        </w:rPr>
        <w:t>Proposal:</w:t>
      </w:r>
    </w:p>
    <w:p w14:paraId="77E5183D" w14:textId="77777777" w:rsidR="00682802" w:rsidRPr="00682802" w:rsidRDefault="00682802" w:rsidP="00CF6E6D">
      <w:pPr>
        <w:pStyle w:val="ListParagraph"/>
        <w:numPr>
          <w:ilvl w:val="0"/>
          <w:numId w:val="182"/>
        </w:numPr>
        <w:overflowPunct/>
        <w:autoSpaceDE/>
        <w:autoSpaceDN/>
        <w:adjustRightInd/>
        <w:spacing w:after="0" w:line="259" w:lineRule="auto"/>
        <w:textAlignment w:val="auto"/>
        <w:rPr>
          <w:bCs/>
          <w:sz w:val="18"/>
          <w:szCs w:val="18"/>
        </w:rPr>
      </w:pPr>
      <w:r w:rsidRPr="00682802">
        <w:rPr>
          <w:bCs/>
          <w:sz w:val="18"/>
          <w:szCs w:val="18"/>
        </w:rPr>
        <w:t xml:space="preserve">Support </w:t>
      </w:r>
      <w:r w:rsidRPr="00682802">
        <w:rPr>
          <w:bCs/>
          <w:color w:val="7030A0"/>
          <w:sz w:val="18"/>
          <w:szCs w:val="18"/>
        </w:rPr>
        <w:t>optional</w:t>
      </w:r>
      <w:r w:rsidRPr="00682802">
        <w:rPr>
          <w:bCs/>
          <w:sz w:val="18"/>
          <w:szCs w:val="18"/>
        </w:rPr>
        <w:t xml:space="preserve"> MAC-CE signaling from child node to parent node to indicate switching between TDM/non-TDM multiplexing mode operation.</w:t>
      </w:r>
    </w:p>
    <w:p w14:paraId="2ADFD732" w14:textId="77777777" w:rsidR="00682802" w:rsidRPr="00682802" w:rsidRDefault="00682802" w:rsidP="00CF6E6D">
      <w:pPr>
        <w:pStyle w:val="ListParagraph"/>
        <w:numPr>
          <w:ilvl w:val="0"/>
          <w:numId w:val="182"/>
        </w:numPr>
        <w:overflowPunct/>
        <w:autoSpaceDE/>
        <w:autoSpaceDN/>
        <w:adjustRightInd/>
        <w:spacing w:after="0" w:line="259" w:lineRule="auto"/>
        <w:textAlignment w:val="auto"/>
        <w:rPr>
          <w:bCs/>
          <w:sz w:val="18"/>
          <w:szCs w:val="18"/>
        </w:rPr>
      </w:pPr>
      <w:r w:rsidRPr="00682802">
        <w:rPr>
          <w:bCs/>
          <w:sz w:val="18"/>
          <w:szCs w:val="18"/>
        </w:rPr>
        <w:t>If both Rel-16 H/S/NA and Rel-17 H/S/NA are configured for a given resource:</w:t>
      </w:r>
    </w:p>
    <w:p w14:paraId="684F5687" w14:textId="77777777" w:rsidR="00682802" w:rsidRPr="00682802" w:rsidRDefault="00682802" w:rsidP="00CF6E6D">
      <w:pPr>
        <w:pStyle w:val="ListParagraph"/>
        <w:numPr>
          <w:ilvl w:val="1"/>
          <w:numId w:val="182"/>
        </w:numPr>
        <w:overflowPunct/>
        <w:autoSpaceDE/>
        <w:autoSpaceDN/>
        <w:adjustRightInd/>
        <w:spacing w:after="0" w:line="259" w:lineRule="auto"/>
        <w:textAlignment w:val="auto"/>
        <w:rPr>
          <w:bCs/>
          <w:sz w:val="18"/>
          <w:szCs w:val="18"/>
        </w:rPr>
      </w:pPr>
      <w:r w:rsidRPr="00682802">
        <w:rPr>
          <w:bCs/>
          <w:sz w:val="18"/>
          <w:szCs w:val="18"/>
        </w:rPr>
        <w:t xml:space="preserve">If the child node is </w:t>
      </w:r>
      <w:r w:rsidRPr="00682802">
        <w:rPr>
          <w:bCs/>
          <w:color w:val="4472C4"/>
          <w:sz w:val="18"/>
          <w:szCs w:val="18"/>
        </w:rPr>
        <w:t>operating in non-TDM</w:t>
      </w:r>
      <w:r w:rsidRPr="00682802">
        <w:rPr>
          <w:bCs/>
          <w:sz w:val="18"/>
          <w:szCs w:val="18"/>
        </w:rPr>
        <w:t xml:space="preserve"> multiplexing mode,</w:t>
      </w:r>
    </w:p>
    <w:p w14:paraId="46B7702E" w14:textId="77777777" w:rsidR="00682802" w:rsidRPr="00682802" w:rsidRDefault="00682802" w:rsidP="00CF6E6D">
      <w:pPr>
        <w:pStyle w:val="ListParagraph"/>
        <w:numPr>
          <w:ilvl w:val="2"/>
          <w:numId w:val="182"/>
        </w:numPr>
        <w:overflowPunct/>
        <w:autoSpaceDE/>
        <w:autoSpaceDN/>
        <w:adjustRightInd/>
        <w:spacing w:after="0" w:line="259" w:lineRule="auto"/>
        <w:textAlignment w:val="auto"/>
        <w:rPr>
          <w:bCs/>
          <w:sz w:val="18"/>
          <w:szCs w:val="18"/>
        </w:rPr>
      </w:pPr>
      <w:r w:rsidRPr="00682802">
        <w:rPr>
          <w:bCs/>
          <w:sz w:val="18"/>
          <w:szCs w:val="18"/>
        </w:rPr>
        <w:t xml:space="preserve"> it follows the Rel-17 H/S/NA configuration for the resource</w:t>
      </w:r>
    </w:p>
    <w:p w14:paraId="06576736" w14:textId="77777777" w:rsidR="00682802" w:rsidRPr="00682802" w:rsidRDefault="00682802" w:rsidP="00CF6E6D">
      <w:pPr>
        <w:pStyle w:val="ListParagraph"/>
        <w:numPr>
          <w:ilvl w:val="1"/>
          <w:numId w:val="182"/>
        </w:numPr>
        <w:overflowPunct/>
        <w:autoSpaceDE/>
        <w:autoSpaceDN/>
        <w:adjustRightInd/>
        <w:spacing w:after="0" w:line="259" w:lineRule="auto"/>
        <w:textAlignment w:val="auto"/>
        <w:rPr>
          <w:bCs/>
          <w:sz w:val="18"/>
          <w:szCs w:val="18"/>
        </w:rPr>
      </w:pPr>
      <w:r w:rsidRPr="00682802">
        <w:rPr>
          <w:bCs/>
          <w:sz w:val="18"/>
          <w:szCs w:val="18"/>
        </w:rPr>
        <w:t xml:space="preserve">If the child node is </w:t>
      </w:r>
      <w:r w:rsidRPr="00682802">
        <w:rPr>
          <w:bCs/>
          <w:color w:val="4472C4"/>
          <w:sz w:val="18"/>
          <w:szCs w:val="18"/>
        </w:rPr>
        <w:t xml:space="preserve">operating in TDM </w:t>
      </w:r>
      <w:r w:rsidRPr="00682802">
        <w:rPr>
          <w:bCs/>
          <w:sz w:val="18"/>
          <w:szCs w:val="18"/>
        </w:rPr>
        <w:t xml:space="preserve">multiplexing mode and </w:t>
      </w:r>
      <w:r w:rsidRPr="00682802">
        <w:rPr>
          <w:bCs/>
          <w:color w:val="FF0000"/>
          <w:sz w:val="18"/>
          <w:szCs w:val="18"/>
        </w:rPr>
        <w:t xml:space="preserve">indicates </w:t>
      </w:r>
      <w:r w:rsidRPr="00682802">
        <w:rPr>
          <w:bCs/>
          <w:sz w:val="18"/>
          <w:szCs w:val="18"/>
        </w:rPr>
        <w:t xml:space="preserve">switching from non-TDM to TDM multiplexing mode operation via MAC-CE, </w:t>
      </w:r>
    </w:p>
    <w:p w14:paraId="621F3591" w14:textId="77777777" w:rsidR="00682802" w:rsidRPr="00682802" w:rsidRDefault="00682802" w:rsidP="00CF6E6D">
      <w:pPr>
        <w:pStyle w:val="ListParagraph"/>
        <w:numPr>
          <w:ilvl w:val="2"/>
          <w:numId w:val="182"/>
        </w:numPr>
        <w:overflowPunct/>
        <w:autoSpaceDE/>
        <w:autoSpaceDN/>
        <w:adjustRightInd/>
        <w:spacing w:after="0" w:line="259" w:lineRule="auto"/>
        <w:textAlignment w:val="auto"/>
        <w:rPr>
          <w:bCs/>
          <w:sz w:val="18"/>
          <w:szCs w:val="18"/>
        </w:rPr>
      </w:pPr>
      <w:r w:rsidRPr="00682802">
        <w:rPr>
          <w:bCs/>
          <w:sz w:val="18"/>
          <w:szCs w:val="18"/>
        </w:rPr>
        <w:t>it follows the Rel-16 H/S/NA configuration for the resource</w:t>
      </w:r>
    </w:p>
    <w:p w14:paraId="6256E94B" w14:textId="77777777" w:rsidR="00682802" w:rsidRPr="00682802" w:rsidRDefault="00682802" w:rsidP="00CF6E6D">
      <w:pPr>
        <w:pStyle w:val="ListParagraph"/>
        <w:numPr>
          <w:ilvl w:val="1"/>
          <w:numId w:val="182"/>
        </w:numPr>
        <w:overflowPunct/>
        <w:autoSpaceDE/>
        <w:autoSpaceDN/>
        <w:adjustRightInd/>
        <w:spacing w:after="0" w:line="259" w:lineRule="auto"/>
        <w:textAlignment w:val="auto"/>
        <w:rPr>
          <w:bCs/>
          <w:sz w:val="18"/>
          <w:szCs w:val="18"/>
        </w:rPr>
      </w:pPr>
      <w:r w:rsidRPr="00682802">
        <w:rPr>
          <w:bCs/>
          <w:sz w:val="18"/>
          <w:szCs w:val="18"/>
        </w:rPr>
        <w:t xml:space="preserve">If the child node is </w:t>
      </w:r>
      <w:r w:rsidRPr="00682802">
        <w:rPr>
          <w:bCs/>
          <w:color w:val="4472C4"/>
          <w:sz w:val="18"/>
          <w:szCs w:val="18"/>
        </w:rPr>
        <w:t xml:space="preserve">operating in TDM </w:t>
      </w:r>
      <w:r w:rsidRPr="00682802">
        <w:rPr>
          <w:bCs/>
          <w:sz w:val="18"/>
          <w:szCs w:val="18"/>
        </w:rPr>
        <w:t xml:space="preserve">multiplexing mode and </w:t>
      </w:r>
      <w:r w:rsidRPr="00682802">
        <w:rPr>
          <w:bCs/>
          <w:color w:val="FF0000"/>
          <w:sz w:val="18"/>
          <w:szCs w:val="18"/>
        </w:rPr>
        <w:t xml:space="preserve">does not indicate </w:t>
      </w:r>
      <w:r w:rsidRPr="00682802">
        <w:rPr>
          <w:bCs/>
          <w:sz w:val="18"/>
          <w:szCs w:val="18"/>
        </w:rPr>
        <w:t xml:space="preserve">switching from non-TDM to TDM multiplexing mode operation via MAC-CE, </w:t>
      </w:r>
    </w:p>
    <w:p w14:paraId="3B40D87C" w14:textId="77777777" w:rsidR="00682802" w:rsidRPr="00682802" w:rsidRDefault="00682802" w:rsidP="00CF6E6D">
      <w:pPr>
        <w:pStyle w:val="ListParagraph"/>
        <w:numPr>
          <w:ilvl w:val="2"/>
          <w:numId w:val="182"/>
        </w:numPr>
        <w:overflowPunct/>
        <w:autoSpaceDE/>
        <w:autoSpaceDN/>
        <w:adjustRightInd/>
        <w:spacing w:after="0" w:line="259" w:lineRule="auto"/>
        <w:textAlignment w:val="auto"/>
        <w:rPr>
          <w:bCs/>
          <w:sz w:val="18"/>
          <w:szCs w:val="18"/>
        </w:rPr>
      </w:pPr>
      <w:r w:rsidRPr="00682802">
        <w:rPr>
          <w:bCs/>
          <w:sz w:val="18"/>
          <w:szCs w:val="18"/>
        </w:rPr>
        <w:t>a resource configured with Rel-16 H or Rel-16 S with dynamic indication of availability overrides the Rel-17 H/S/NA configuration, otherwise it follows the Rel-17 H/S/NA configuration for the resource</w:t>
      </w:r>
    </w:p>
    <w:p w14:paraId="41BDD8A6" w14:textId="77777777" w:rsidR="00682802" w:rsidRPr="00682802" w:rsidRDefault="00682802" w:rsidP="00682802">
      <w:pPr>
        <w:rPr>
          <w:rFonts w:ascii="Times New Roman" w:eastAsia="Malgun Gothic" w:hAnsi="Times New Roman"/>
          <w:bCs/>
          <w:szCs w:val="20"/>
          <w:lang w:val="fr-FR"/>
        </w:rPr>
      </w:pPr>
      <w:r w:rsidRPr="00682802">
        <w:rPr>
          <w:rFonts w:ascii="Times New Roman" w:eastAsia="Malgun Gothic" w:hAnsi="Times New Roman"/>
          <w:bCs/>
          <w:szCs w:val="20"/>
          <w:lang w:val="fr-FR"/>
        </w:rPr>
        <w:t>Objections: Huawei/HiSi</w:t>
      </w:r>
      <w:r>
        <w:rPr>
          <w:rFonts w:ascii="Times New Roman" w:eastAsia="Malgun Gothic" w:hAnsi="Times New Roman"/>
          <w:bCs/>
          <w:szCs w:val="20"/>
          <w:lang w:val="fr-FR"/>
        </w:rPr>
        <w:t>licon</w:t>
      </w:r>
      <w:r w:rsidRPr="00682802">
        <w:rPr>
          <w:rFonts w:ascii="Times New Roman" w:eastAsia="Malgun Gothic" w:hAnsi="Times New Roman"/>
          <w:bCs/>
          <w:szCs w:val="20"/>
          <w:lang w:val="fr-FR"/>
        </w:rPr>
        <w:t>, ETRI, ZTE</w:t>
      </w:r>
    </w:p>
    <w:p w14:paraId="2B2D3CB6" w14:textId="77777777" w:rsidR="00682802" w:rsidRPr="00682802" w:rsidRDefault="00682802" w:rsidP="00682802">
      <w:pPr>
        <w:rPr>
          <w:rFonts w:eastAsia="Malgun Gothic" w:cs="Times"/>
          <w:szCs w:val="20"/>
          <w:lang w:val="fr-FR"/>
        </w:rPr>
      </w:pPr>
    </w:p>
    <w:p w14:paraId="017ED4E2" w14:textId="77777777" w:rsidR="00682802" w:rsidRPr="00682802" w:rsidRDefault="00682802" w:rsidP="00682802">
      <w:pPr>
        <w:rPr>
          <w:rFonts w:eastAsia="Malgun Gothic" w:cs="Times"/>
          <w:szCs w:val="20"/>
          <w:u w:val="single"/>
          <w:lang w:val="fr-FR"/>
        </w:rPr>
      </w:pPr>
      <w:r w:rsidRPr="00682802">
        <w:rPr>
          <w:rFonts w:eastAsia="Malgun Gothic" w:cs="Times"/>
          <w:szCs w:val="20"/>
          <w:u w:val="single"/>
          <w:lang w:val="fr-FR"/>
        </w:rPr>
        <w:t>Conclusion</w:t>
      </w:r>
    </w:p>
    <w:p w14:paraId="79B98F81" w14:textId="333308A2" w:rsidR="00682802" w:rsidRDefault="00682802" w:rsidP="00682802">
      <w:pPr>
        <w:rPr>
          <w:rFonts w:eastAsia="Malgun Gothic" w:cs="Times"/>
          <w:szCs w:val="20"/>
        </w:rPr>
      </w:pPr>
      <w:r>
        <w:rPr>
          <w:rFonts w:eastAsia="Malgun Gothic" w:cs="Times"/>
          <w:szCs w:val="20"/>
        </w:rPr>
        <w:t>There is no consensus in RAN1 on the support of</w:t>
      </w:r>
      <w:r w:rsidRPr="00310101">
        <w:rPr>
          <w:rFonts w:eastAsia="Malgun Gothic" w:cs="Times"/>
          <w:szCs w:val="20"/>
        </w:rPr>
        <w:t xml:space="preserve"> optional MAC-CE signaling from child node to parent node to indicate switching between TDM/non-TDM multiplexing mode operation</w:t>
      </w:r>
      <w:r w:rsidR="00020AC6">
        <w:rPr>
          <w:rFonts w:eastAsia="Malgun Gothic" w:cs="Times"/>
          <w:szCs w:val="20"/>
        </w:rPr>
        <w:t>.</w:t>
      </w:r>
    </w:p>
    <w:p w14:paraId="50C9FAAC" w14:textId="77777777" w:rsidR="007E56D4" w:rsidRDefault="007E56D4" w:rsidP="004C336F">
      <w:pPr>
        <w:rPr>
          <w:lang w:eastAsia="x-none"/>
        </w:rPr>
      </w:pPr>
    </w:p>
    <w:p w14:paraId="7163F127" w14:textId="47DF0432" w:rsidR="004C336F" w:rsidRDefault="004C336F" w:rsidP="004C336F">
      <w:pPr>
        <w:rPr>
          <w:lang w:eastAsia="x-none"/>
        </w:rPr>
      </w:pPr>
    </w:p>
    <w:p w14:paraId="2C52E2E5" w14:textId="4AD8553E" w:rsidR="00020AC6" w:rsidRPr="00623541" w:rsidRDefault="001B5688" w:rsidP="00020AC6">
      <w:pPr>
        <w:rPr>
          <w:b/>
          <w:bCs/>
          <w:lang w:eastAsia="x-none"/>
        </w:rPr>
      </w:pPr>
      <w:hyperlink r:id="rId1065" w:history="1">
        <w:r w:rsidR="000B5C49">
          <w:rPr>
            <w:rStyle w:val="Hyperlink"/>
            <w:b/>
            <w:bCs/>
            <w:lang w:eastAsia="x-none"/>
          </w:rPr>
          <w:t>R1-2205515</w:t>
        </w:r>
      </w:hyperlink>
      <w:r w:rsidR="00020AC6" w:rsidRPr="00623541">
        <w:rPr>
          <w:b/>
          <w:bCs/>
          <w:lang w:eastAsia="x-none"/>
        </w:rPr>
        <w:tab/>
        <w:t>TP for TS38.214 on CSI feedback for eIAB</w:t>
      </w:r>
      <w:r w:rsidR="00020AC6" w:rsidRPr="00623541">
        <w:rPr>
          <w:b/>
          <w:bCs/>
          <w:lang w:eastAsia="x-none"/>
        </w:rPr>
        <w:tab/>
        <w:t>Moderator (AT&amp;T)</w:t>
      </w:r>
    </w:p>
    <w:p w14:paraId="2CBE128B" w14:textId="3C8A08D5" w:rsidR="00020AC6" w:rsidRDefault="00020AC6" w:rsidP="00020AC6">
      <w:pPr>
        <w:rPr>
          <w:lang w:eastAsia="x-none"/>
        </w:rPr>
      </w:pPr>
      <w:r w:rsidRPr="00682802">
        <w:rPr>
          <w:b/>
          <w:bCs/>
          <w:lang w:eastAsia="x-none"/>
        </w:rPr>
        <w:t>Decision:</w:t>
      </w:r>
      <w:r>
        <w:rPr>
          <w:lang w:eastAsia="x-none"/>
        </w:rPr>
        <w:t xml:space="preserve"> As per email decision posted on May 17</w:t>
      </w:r>
      <w:r w:rsidRPr="00682802">
        <w:rPr>
          <w:vertAlign w:val="superscript"/>
          <w:lang w:eastAsia="x-none"/>
        </w:rPr>
        <w:t>th</w:t>
      </w:r>
      <w:r>
        <w:rPr>
          <w:lang w:eastAsia="x-none"/>
        </w:rPr>
        <w:t xml:space="preserve">, </w:t>
      </w:r>
    </w:p>
    <w:p w14:paraId="12DA302C" w14:textId="77777777" w:rsidR="00020AC6" w:rsidRPr="00682802" w:rsidRDefault="00020AC6" w:rsidP="00020AC6">
      <w:pPr>
        <w:rPr>
          <w:rFonts w:ascii="Times New Roman" w:hAnsi="Times New Roman"/>
          <w:szCs w:val="20"/>
          <w:lang w:val="en-US" w:eastAsia="en-GB"/>
        </w:rPr>
      </w:pPr>
      <w:r w:rsidRPr="00682802">
        <w:rPr>
          <w:rFonts w:ascii="Times New Roman" w:hAnsi="Times New Roman"/>
          <w:szCs w:val="20"/>
          <w:highlight w:val="green"/>
          <w:lang w:val="en-US"/>
        </w:rPr>
        <w:t>Agreement</w:t>
      </w:r>
    </w:p>
    <w:p w14:paraId="11795830" w14:textId="0DFB9AAA" w:rsidR="00020AC6" w:rsidRPr="009675F6" w:rsidRDefault="00020AC6" w:rsidP="00020AC6">
      <w:pPr>
        <w:rPr>
          <w:rFonts w:eastAsia="SimSun" w:cs="Times"/>
          <w:color w:val="000000"/>
          <w:szCs w:val="20"/>
          <w:lang w:val="en-US" w:eastAsia="ko-KR"/>
        </w:rPr>
      </w:pPr>
      <w:r w:rsidRPr="00020AC6">
        <w:rPr>
          <w:lang w:val="en-US"/>
        </w:rPr>
        <w:t xml:space="preserve">The text proposal in </w:t>
      </w:r>
      <w:hyperlink r:id="rId1066" w:history="1">
        <w:r w:rsidR="000B5C49">
          <w:rPr>
            <w:rStyle w:val="Hyperlink"/>
            <w:lang w:val="en-US"/>
          </w:rPr>
          <w:t>R1-2205515</w:t>
        </w:r>
      </w:hyperlink>
      <w:r w:rsidRPr="009675F6">
        <w:rPr>
          <w:rFonts w:eastAsia="Gulim" w:cs="Times"/>
          <w:bCs/>
          <w:color w:val="000000"/>
          <w:szCs w:val="20"/>
        </w:rPr>
        <w:t xml:space="preserve"> on CSI feedback accounting for provided power adjustment is endorsed for editor’s CR for TS38.214.</w:t>
      </w:r>
    </w:p>
    <w:p w14:paraId="04163840" w14:textId="77777777" w:rsidR="00020AC6" w:rsidRPr="00020AC6" w:rsidRDefault="00020AC6" w:rsidP="00020AC6">
      <w:pPr>
        <w:rPr>
          <w:bCs/>
        </w:rPr>
      </w:pPr>
    </w:p>
    <w:p w14:paraId="6378A293" w14:textId="77777777" w:rsidR="00020AC6" w:rsidRPr="00020AC6" w:rsidRDefault="00020AC6" w:rsidP="00020AC6">
      <w:pPr>
        <w:rPr>
          <w:rFonts w:cs="Times"/>
          <w:bCs/>
          <w:highlight w:val="green"/>
        </w:rPr>
      </w:pPr>
      <w:r w:rsidRPr="00020AC6">
        <w:rPr>
          <w:rFonts w:eastAsia="Gulim" w:cs="Times"/>
          <w:bCs/>
          <w:highlight w:val="green"/>
          <w:shd w:val="clear" w:color="auto" w:fill="FFFF00"/>
        </w:rPr>
        <w:t>Agreement</w:t>
      </w:r>
    </w:p>
    <w:p w14:paraId="2601D9E0" w14:textId="77777777" w:rsidR="00020AC6" w:rsidRPr="00020AC6" w:rsidRDefault="00020AC6" w:rsidP="00020AC6">
      <w:pPr>
        <w:rPr>
          <w:rFonts w:cs="Times"/>
          <w:bCs/>
          <w:strike/>
        </w:rPr>
      </w:pPr>
      <w:r w:rsidRPr="00020AC6">
        <w:rPr>
          <w:rFonts w:cs="Times"/>
          <w:bCs/>
        </w:rPr>
        <w:t xml:space="preserve">If an IAB node is configured with two </w:t>
      </w:r>
      <w:r w:rsidRPr="00020AC6">
        <w:rPr>
          <w:rFonts w:cs="Times"/>
          <w:bCs/>
          <w:i/>
        </w:rPr>
        <w:t>availabilityCombinations</w:t>
      </w:r>
      <w:r w:rsidRPr="00020AC6">
        <w:rPr>
          <w:rFonts w:cs="Times"/>
          <w:bCs/>
        </w:rPr>
        <w:t xml:space="preserve"> tables, both shared and separate AI index fields are supported by introducing </w:t>
      </w:r>
      <w:r w:rsidRPr="00020AC6">
        <w:rPr>
          <w:rFonts w:cs="Times"/>
          <w:bCs/>
          <w:i/>
          <w:iCs/>
          <w:shd w:val="clear" w:color="auto" w:fill="FFFFFF"/>
          <w:lang w:val="x-none"/>
        </w:rPr>
        <w:t>positioninDCI-AI-rel17</w:t>
      </w:r>
      <w:r w:rsidRPr="00020AC6">
        <w:rPr>
          <w:rFonts w:cs="Times"/>
          <w:bCs/>
          <w:shd w:val="clear" w:color="auto" w:fill="FFFFFF"/>
        </w:rPr>
        <w:t>.</w:t>
      </w:r>
    </w:p>
    <w:p w14:paraId="30102C5C" w14:textId="77777777" w:rsidR="00020AC6" w:rsidRPr="00020AC6" w:rsidRDefault="00020AC6" w:rsidP="00020AC6">
      <w:pPr>
        <w:rPr>
          <w:rFonts w:cs="Times"/>
          <w:bCs/>
        </w:rPr>
      </w:pPr>
    </w:p>
    <w:p w14:paraId="778291EC" w14:textId="77777777" w:rsidR="00020AC6" w:rsidRPr="00020AC6" w:rsidRDefault="00020AC6" w:rsidP="00020AC6">
      <w:pPr>
        <w:rPr>
          <w:rFonts w:cs="Times"/>
          <w:bCs/>
          <w:highlight w:val="green"/>
        </w:rPr>
      </w:pPr>
      <w:r w:rsidRPr="00020AC6">
        <w:rPr>
          <w:rFonts w:eastAsia="Gulim" w:cs="Times"/>
          <w:bCs/>
          <w:highlight w:val="green"/>
          <w:shd w:val="clear" w:color="auto" w:fill="FFFF00"/>
        </w:rPr>
        <w:t>Agreement</w:t>
      </w:r>
    </w:p>
    <w:p w14:paraId="6724F608" w14:textId="2506EA77" w:rsidR="00020AC6" w:rsidRPr="00020AC6" w:rsidRDefault="00020AC6" w:rsidP="00020AC6">
      <w:pPr>
        <w:rPr>
          <w:rFonts w:cs="Times"/>
          <w:bCs/>
        </w:rPr>
      </w:pPr>
      <w:r w:rsidRPr="00020AC6">
        <w:rPr>
          <w:rFonts w:eastAsia="Gulim" w:cs="Times"/>
          <w:bCs/>
        </w:rPr>
        <w:t>If the RB sets of a Rel-17</w:t>
      </w:r>
      <w:r>
        <w:rPr>
          <w:rFonts w:eastAsia="Gulim" w:cs="Times"/>
          <w:bCs/>
        </w:rPr>
        <w:t xml:space="preserve"> </w:t>
      </w:r>
      <w:r w:rsidRPr="00020AC6">
        <w:rPr>
          <w:rFonts w:eastAsia="Gulim" w:cs="Times"/>
          <w:bCs/>
        </w:rPr>
        <w:t>IAB-DU H/S/NA resource configuration do not cover the entire carrier bandwidth</w:t>
      </w:r>
      <w:r>
        <w:rPr>
          <w:rFonts w:eastAsia="Gulim" w:cs="Times"/>
          <w:bCs/>
        </w:rPr>
        <w:t>, the</w:t>
      </w:r>
      <w:r w:rsidRPr="00020AC6">
        <w:rPr>
          <w:rFonts w:eastAsia="Gulim" w:cs="Times"/>
          <w:bCs/>
        </w:rPr>
        <w:t xml:space="preserve"> remaining RBs not part of an RB set configuration are considered as included in the last RB set.</w:t>
      </w:r>
    </w:p>
    <w:p w14:paraId="0FFF6EF2" w14:textId="4211E2BE" w:rsidR="00020AC6" w:rsidRDefault="00020AC6" w:rsidP="00020AC6">
      <w:pPr>
        <w:rPr>
          <w:rFonts w:eastAsia="Malgun Gothic" w:cs="Times"/>
          <w:bCs/>
        </w:rPr>
      </w:pPr>
    </w:p>
    <w:p w14:paraId="4E01C34B" w14:textId="4592A034" w:rsidR="00020AC6" w:rsidRDefault="00020AC6" w:rsidP="00020AC6">
      <w:pPr>
        <w:rPr>
          <w:lang w:eastAsia="x-none"/>
        </w:rPr>
      </w:pPr>
      <w:r w:rsidRPr="00682802">
        <w:rPr>
          <w:b/>
          <w:bCs/>
          <w:lang w:eastAsia="x-none"/>
        </w:rPr>
        <w:t>Decision:</w:t>
      </w:r>
      <w:r>
        <w:rPr>
          <w:lang w:eastAsia="x-none"/>
        </w:rPr>
        <w:t xml:space="preserve"> As per email decision posted on May 21</w:t>
      </w:r>
      <w:r w:rsidRPr="00020AC6">
        <w:rPr>
          <w:vertAlign w:val="superscript"/>
          <w:lang w:eastAsia="x-none"/>
        </w:rPr>
        <w:t>st</w:t>
      </w:r>
      <w:r>
        <w:rPr>
          <w:lang w:eastAsia="x-none"/>
        </w:rPr>
        <w:t>,</w:t>
      </w:r>
    </w:p>
    <w:p w14:paraId="554FEBD1" w14:textId="77777777" w:rsidR="00020AC6" w:rsidRPr="00020AC6" w:rsidRDefault="00020AC6" w:rsidP="00020AC6">
      <w:pPr>
        <w:rPr>
          <w:u w:val="single"/>
        </w:rPr>
      </w:pPr>
      <w:r w:rsidRPr="00020AC6">
        <w:rPr>
          <w:u w:val="single"/>
        </w:rPr>
        <w:t>Conclusion</w:t>
      </w:r>
    </w:p>
    <w:p w14:paraId="761689B6" w14:textId="77777777" w:rsidR="00020AC6" w:rsidRPr="0094474D" w:rsidRDefault="00020AC6" w:rsidP="00020AC6">
      <w:r w:rsidRPr="0094474D">
        <w:t>If both Rel-16 H/S/NA and Rel-17 H/S/NA are configured for a given resource and the child node is operating in TDM multiplexing mode, consider the following alternatives until RAN1#110:</w:t>
      </w:r>
    </w:p>
    <w:p w14:paraId="59AE14AF" w14:textId="77777777" w:rsidR="00020AC6" w:rsidRPr="006041C4" w:rsidRDefault="00020AC6" w:rsidP="00CF6E6D">
      <w:pPr>
        <w:pStyle w:val="ListParagraph"/>
        <w:numPr>
          <w:ilvl w:val="0"/>
          <w:numId w:val="181"/>
        </w:numPr>
        <w:rPr>
          <w:strike/>
          <w:color w:val="FF0000"/>
        </w:rPr>
      </w:pPr>
      <w:r w:rsidRPr="006041C4">
        <w:rPr>
          <w:strike/>
          <w:color w:val="FF0000"/>
        </w:rPr>
        <w:t>Alt. 1: the child node follows the Rel-16 H/S/NA configuration for the resource</w:t>
      </w:r>
    </w:p>
    <w:p w14:paraId="065C6A4D" w14:textId="77777777" w:rsidR="00020AC6" w:rsidRPr="0094474D" w:rsidRDefault="00020AC6" w:rsidP="00CF6E6D">
      <w:pPr>
        <w:pStyle w:val="ListParagraph"/>
        <w:numPr>
          <w:ilvl w:val="0"/>
          <w:numId w:val="181"/>
        </w:numPr>
      </w:pPr>
      <w:r w:rsidRPr="0094474D">
        <w:t>Alt. 2: the child node follows the Rel-17 H/S/NA configuration for the resource</w:t>
      </w:r>
    </w:p>
    <w:p w14:paraId="2266AE97" w14:textId="77777777" w:rsidR="00020AC6" w:rsidRPr="0094474D" w:rsidRDefault="00020AC6" w:rsidP="00CF6E6D">
      <w:pPr>
        <w:pStyle w:val="ListParagraph"/>
        <w:numPr>
          <w:ilvl w:val="0"/>
          <w:numId w:val="181"/>
        </w:numPr>
      </w:pPr>
      <w:r w:rsidRPr="0094474D">
        <w:t>Alt. 3: A resource configured with Rel-16 H or Rel-16 S with dynamic indication of availability overrides the Rel-17 H/S/NA configuration, otherwise the child node follows the Rel-17 H/S/NA configuration for the resource</w:t>
      </w:r>
    </w:p>
    <w:p w14:paraId="5844AD8C" w14:textId="77777777" w:rsidR="00020AC6" w:rsidRPr="0094474D" w:rsidRDefault="00020AC6" w:rsidP="00CF6E6D">
      <w:pPr>
        <w:pStyle w:val="ListParagraph"/>
        <w:numPr>
          <w:ilvl w:val="0"/>
          <w:numId w:val="181"/>
        </w:numPr>
      </w:pPr>
      <w:r w:rsidRPr="0094474D">
        <w:lastRenderedPageBreak/>
        <w:t xml:space="preserve">Alt. 4 the child node follows the Rel-16 or Rel-17 H/S/NA based on implicit indication </w:t>
      </w:r>
      <w:r w:rsidRPr="006041C4">
        <w:rPr>
          <w:color w:val="FF0000"/>
        </w:rPr>
        <w:t>(e.g. Case 6 timing indication)</w:t>
      </w:r>
      <w:r w:rsidRPr="0094474D">
        <w:t xml:space="preserve"> between parent and child node.</w:t>
      </w:r>
    </w:p>
    <w:p w14:paraId="1177533A" w14:textId="77777777" w:rsidR="00020AC6" w:rsidRPr="006041C4" w:rsidRDefault="00020AC6" w:rsidP="00020AC6">
      <w:pPr>
        <w:rPr>
          <w:u w:val="single"/>
        </w:rPr>
      </w:pPr>
      <w:r w:rsidRPr="006041C4">
        <w:rPr>
          <w:u w:val="single"/>
        </w:rPr>
        <w:t>Conclusion</w:t>
      </w:r>
    </w:p>
    <w:p w14:paraId="29C09690" w14:textId="77777777" w:rsidR="00020AC6" w:rsidRPr="0094474D" w:rsidRDefault="00020AC6" w:rsidP="00020AC6">
      <w:r w:rsidRPr="0094474D">
        <w:rPr>
          <w:bCs/>
        </w:rPr>
        <w:t>Consider until RAN1#110 whether additional specification is required when FDM multiplexing mode is applied for the CSI reference resource.</w:t>
      </w:r>
    </w:p>
    <w:p w14:paraId="2D57A8C0" w14:textId="77777777" w:rsidR="006041C4" w:rsidRDefault="006041C4" w:rsidP="00020AC6"/>
    <w:p w14:paraId="70EB47B8" w14:textId="5D15EDFB" w:rsidR="00020AC6" w:rsidRPr="006041C4" w:rsidRDefault="00020AC6" w:rsidP="00020AC6">
      <w:pPr>
        <w:rPr>
          <w:u w:val="single"/>
        </w:rPr>
      </w:pPr>
      <w:r w:rsidRPr="006041C4">
        <w:rPr>
          <w:u w:val="single"/>
        </w:rPr>
        <w:t>Conclusion</w:t>
      </w:r>
    </w:p>
    <w:p w14:paraId="0D2B6325" w14:textId="77777777" w:rsidR="00020AC6" w:rsidRPr="0094474D" w:rsidRDefault="00020AC6" w:rsidP="00020AC6">
      <w:r w:rsidRPr="0094474D">
        <w:rPr>
          <w:bCs/>
        </w:rPr>
        <w:t>Consider until RAN1#110 the following solutions to increase the number of IAB-DU cells that can be provided with availability information for soft resources:</w:t>
      </w:r>
    </w:p>
    <w:p w14:paraId="54873B50" w14:textId="77777777" w:rsidR="00020AC6" w:rsidRPr="0094474D" w:rsidRDefault="00020AC6" w:rsidP="00CF6E6D">
      <w:pPr>
        <w:pStyle w:val="ListParagraph"/>
        <w:numPr>
          <w:ilvl w:val="0"/>
          <w:numId w:val="447"/>
        </w:numPr>
      </w:pPr>
      <w:r w:rsidRPr="0094474D">
        <w:t>Alt. 1. extension of DCI format 2_5 payload from 128 bits to 134 bits</w:t>
      </w:r>
    </w:p>
    <w:p w14:paraId="62FB40BB" w14:textId="77777777" w:rsidR="00020AC6" w:rsidRPr="0094474D" w:rsidRDefault="00020AC6" w:rsidP="00CF6E6D">
      <w:pPr>
        <w:pStyle w:val="ListParagraph"/>
        <w:numPr>
          <w:ilvl w:val="0"/>
          <w:numId w:val="447"/>
        </w:numPr>
      </w:pPr>
      <w:r w:rsidRPr="0094474D">
        <w:t>Alt. 2. Mapping the bits of an availabilityIndicator to one or multiple cells</w:t>
      </w:r>
    </w:p>
    <w:p w14:paraId="548A2899" w14:textId="31A2F907" w:rsidR="006041C4" w:rsidRPr="006041C4" w:rsidRDefault="001B5688" w:rsidP="006041C4">
      <w:pPr>
        <w:rPr>
          <w:rFonts w:eastAsia="Malgun Gothic" w:cs="Times"/>
          <w:b/>
          <w:bCs/>
          <w:szCs w:val="20"/>
        </w:rPr>
      </w:pPr>
      <w:hyperlink r:id="rId1067" w:history="1">
        <w:r w:rsidR="000B5C49">
          <w:rPr>
            <w:rStyle w:val="Hyperlink"/>
            <w:rFonts w:eastAsia="Malgun Gothic" w:cs="Times"/>
            <w:b/>
            <w:bCs/>
            <w:szCs w:val="20"/>
          </w:rPr>
          <w:t>R1-2205516</w:t>
        </w:r>
      </w:hyperlink>
      <w:r w:rsidR="006041C4" w:rsidRPr="006041C4">
        <w:rPr>
          <w:rFonts w:eastAsia="Malgun Gothic" w:cs="Times"/>
          <w:b/>
          <w:bCs/>
          <w:szCs w:val="20"/>
        </w:rPr>
        <w:tab/>
        <w:t>[Draft] LS on upper layers parameters for Rel-17 eIAB</w:t>
      </w:r>
      <w:r w:rsidR="006041C4" w:rsidRPr="006041C4">
        <w:rPr>
          <w:rFonts w:eastAsia="Malgun Gothic" w:cs="Times"/>
          <w:b/>
          <w:bCs/>
          <w:szCs w:val="20"/>
        </w:rPr>
        <w:tab/>
        <w:t>Moderator (AT&amp;T)</w:t>
      </w:r>
    </w:p>
    <w:p w14:paraId="5A18C723" w14:textId="7C87640B" w:rsidR="006041C4" w:rsidRDefault="006041C4" w:rsidP="006041C4">
      <w:pPr>
        <w:rPr>
          <w:rFonts w:eastAsia="Malgun Gothic" w:cs="Times"/>
          <w:szCs w:val="20"/>
        </w:rPr>
      </w:pPr>
      <w:r w:rsidRPr="00682802">
        <w:rPr>
          <w:b/>
          <w:bCs/>
          <w:lang w:eastAsia="x-none"/>
        </w:rPr>
        <w:t>Decision:</w:t>
      </w:r>
      <w:r>
        <w:rPr>
          <w:lang w:eastAsia="x-none"/>
        </w:rPr>
        <w:t xml:space="preserve"> As per email decision posted on May 21</w:t>
      </w:r>
      <w:r w:rsidRPr="00020AC6">
        <w:rPr>
          <w:vertAlign w:val="superscript"/>
          <w:lang w:eastAsia="x-none"/>
        </w:rPr>
        <w:t>st</w:t>
      </w:r>
      <w:r>
        <w:rPr>
          <w:lang w:eastAsia="x-none"/>
        </w:rPr>
        <w:t xml:space="preserve">, the draft LS is endorsed. Approved in </w:t>
      </w:r>
      <w:hyperlink r:id="rId1068" w:history="1">
        <w:r w:rsidR="000B5C49">
          <w:rPr>
            <w:rStyle w:val="Hyperlink"/>
            <w:rFonts w:eastAsia="Malgun Gothic" w:cs="Times"/>
            <w:szCs w:val="20"/>
          </w:rPr>
          <w:t>R1-2205517</w:t>
        </w:r>
      </w:hyperlink>
      <w:r>
        <w:rPr>
          <w:rFonts w:eastAsia="Malgun Gothic" w:cs="Times"/>
          <w:szCs w:val="20"/>
        </w:rPr>
        <w:t>.</w:t>
      </w:r>
    </w:p>
    <w:p w14:paraId="09FED140" w14:textId="10359194" w:rsidR="006041C4" w:rsidRDefault="006041C4" w:rsidP="006041C4">
      <w:pPr>
        <w:rPr>
          <w:rFonts w:eastAsia="Malgun Gothic" w:cs="Times"/>
          <w:szCs w:val="20"/>
        </w:rPr>
      </w:pPr>
      <w:r>
        <w:rPr>
          <w:rFonts w:eastAsia="Malgun Gothic" w:cs="Times"/>
          <w:szCs w:val="20"/>
        </w:rPr>
        <w:t>Further revised by MCC to fix LS header issues:</w:t>
      </w:r>
    </w:p>
    <w:p w14:paraId="179E44D5" w14:textId="3ADE6544" w:rsidR="00020AC6" w:rsidRPr="006041C4" w:rsidRDefault="001B5688" w:rsidP="006041C4">
      <w:pPr>
        <w:rPr>
          <w:rFonts w:eastAsia="Malgun Gothic" w:cs="Times"/>
          <w:b/>
          <w:bCs/>
          <w:szCs w:val="20"/>
        </w:rPr>
      </w:pPr>
      <w:hyperlink r:id="rId1069" w:history="1">
        <w:r w:rsidR="000B5C49">
          <w:rPr>
            <w:rStyle w:val="Hyperlink"/>
            <w:rFonts w:eastAsia="Malgun Gothic" w:cs="Times"/>
            <w:b/>
            <w:bCs/>
            <w:szCs w:val="20"/>
            <w:highlight w:val="green"/>
          </w:rPr>
          <w:t>R1-2205644</w:t>
        </w:r>
      </w:hyperlink>
      <w:r w:rsidR="006041C4" w:rsidRPr="006041C4">
        <w:rPr>
          <w:rFonts w:eastAsia="Malgun Gothic" w:cs="Times"/>
          <w:b/>
          <w:bCs/>
          <w:szCs w:val="20"/>
        </w:rPr>
        <w:tab/>
        <w:t>LS on upper layers parameters for Rel-17 eIAB</w:t>
      </w:r>
      <w:r w:rsidR="006041C4" w:rsidRPr="006041C4">
        <w:rPr>
          <w:rFonts w:eastAsia="Malgun Gothic" w:cs="Times"/>
          <w:b/>
          <w:bCs/>
          <w:szCs w:val="20"/>
        </w:rPr>
        <w:tab/>
        <w:t>RAN1, AT&amp;T</w:t>
      </w:r>
    </w:p>
    <w:p w14:paraId="51B0C7BB" w14:textId="00F13052" w:rsidR="00020AC6" w:rsidRPr="00020AC6" w:rsidRDefault="00020AC6" w:rsidP="004C336F">
      <w:pPr>
        <w:rPr>
          <w:lang w:eastAsia="x-none"/>
        </w:rPr>
      </w:pPr>
    </w:p>
    <w:p w14:paraId="3FD75F2E" w14:textId="77777777" w:rsidR="00020AC6" w:rsidRPr="00020AC6" w:rsidRDefault="00020AC6" w:rsidP="004C336F">
      <w:pPr>
        <w:rPr>
          <w:lang w:val="en-US" w:eastAsia="x-none"/>
        </w:rPr>
      </w:pPr>
    </w:p>
    <w:p w14:paraId="2CC5040D" w14:textId="77777777" w:rsidR="004C336F" w:rsidRPr="0013407F" w:rsidRDefault="004C336F" w:rsidP="00020AC6">
      <w:pPr>
        <w:pBdr>
          <w:top w:val="single" w:sz="4" w:space="1" w:color="auto"/>
        </w:pBdr>
        <w:rPr>
          <w:lang w:eastAsia="x-none"/>
        </w:rPr>
      </w:pPr>
      <w:r w:rsidRPr="0013407F">
        <w:rPr>
          <w:lang w:eastAsia="x-none"/>
        </w:rPr>
        <w:t>[109-e-R17-eIAB-03] – Luca (Qualcomm)</w:t>
      </w:r>
    </w:p>
    <w:p w14:paraId="18A91F63" w14:textId="72B0D868" w:rsidR="004C336F" w:rsidRPr="0013407F" w:rsidRDefault="004C336F" w:rsidP="004C336F">
      <w:pPr>
        <w:rPr>
          <w:lang w:eastAsia="x-none"/>
        </w:rPr>
      </w:pPr>
      <w:r w:rsidRPr="0013407F">
        <w:rPr>
          <w:lang w:eastAsia="x-none"/>
        </w:rPr>
        <w:t xml:space="preserve">Issues #6, #7, #9, #10, #13, #14, #16 </w:t>
      </w:r>
      <w:r w:rsidR="0062124C" w:rsidRPr="0013407F">
        <w:rPr>
          <w:lang w:eastAsia="x-none"/>
        </w:rPr>
        <w:t xml:space="preserve">in </w:t>
      </w:r>
      <w:hyperlink r:id="rId1070" w:history="1">
        <w:r w:rsidR="000B5C49">
          <w:rPr>
            <w:rStyle w:val="Hyperlink"/>
            <w:lang w:eastAsia="x-none"/>
          </w:rPr>
          <w:t>R1-2205249</w:t>
        </w:r>
      </w:hyperlink>
      <w:r w:rsidR="0062124C" w:rsidRPr="0013407F">
        <w:rPr>
          <w:lang w:eastAsia="x-none"/>
        </w:rPr>
        <w:t xml:space="preserve"> </w:t>
      </w:r>
      <w:r w:rsidRPr="0013407F">
        <w:rPr>
          <w:lang w:eastAsia="x-none"/>
        </w:rPr>
        <w:t>by May 20</w:t>
      </w:r>
    </w:p>
    <w:p w14:paraId="2B25D775" w14:textId="77777777" w:rsidR="004C336F" w:rsidRPr="0013407F" w:rsidRDefault="004C336F" w:rsidP="00842CF4">
      <w:pPr>
        <w:numPr>
          <w:ilvl w:val="0"/>
          <w:numId w:val="103"/>
        </w:numPr>
        <w:rPr>
          <w:lang w:eastAsia="x-none"/>
        </w:rPr>
      </w:pPr>
      <w:r w:rsidRPr="0013407F">
        <w:rPr>
          <w:lang w:eastAsia="x-none"/>
        </w:rPr>
        <w:t>This email discussion is to start on May 16</w:t>
      </w:r>
    </w:p>
    <w:p w14:paraId="34272154" w14:textId="5769A37B" w:rsidR="007E56D4" w:rsidRPr="0013407F" w:rsidRDefault="001B5688" w:rsidP="007E56D4">
      <w:pPr>
        <w:rPr>
          <w:b/>
          <w:bCs/>
          <w:lang w:eastAsia="x-none"/>
        </w:rPr>
      </w:pPr>
      <w:hyperlink r:id="rId1071" w:history="1">
        <w:r w:rsidR="000B5C49">
          <w:rPr>
            <w:rStyle w:val="Hyperlink"/>
            <w:b/>
            <w:bCs/>
            <w:lang w:eastAsia="x-none"/>
          </w:rPr>
          <w:t>R1-2205284</w:t>
        </w:r>
      </w:hyperlink>
      <w:r w:rsidR="007E56D4" w:rsidRPr="0013407F">
        <w:rPr>
          <w:b/>
          <w:bCs/>
          <w:lang w:eastAsia="x-none"/>
        </w:rPr>
        <w:tab/>
        <w:t>Summary #1 of [109-e-R17-eIAB-03]</w:t>
      </w:r>
      <w:r w:rsidR="007E56D4" w:rsidRPr="0013407F">
        <w:rPr>
          <w:b/>
          <w:bCs/>
          <w:lang w:eastAsia="x-none"/>
        </w:rPr>
        <w:tab/>
        <w:t>Moderator (Qualcomm)</w:t>
      </w:r>
    </w:p>
    <w:p w14:paraId="5DD40447" w14:textId="054AAC6E" w:rsidR="007E56D4" w:rsidRPr="009E6D37" w:rsidRDefault="001B5688" w:rsidP="00623541">
      <w:pPr>
        <w:rPr>
          <w:b/>
          <w:bCs/>
          <w:lang w:eastAsia="x-none"/>
        </w:rPr>
      </w:pPr>
      <w:hyperlink r:id="rId1072" w:history="1">
        <w:r w:rsidR="000B5C49">
          <w:rPr>
            <w:rStyle w:val="Hyperlink"/>
            <w:b/>
            <w:bCs/>
            <w:lang w:eastAsia="x-none"/>
          </w:rPr>
          <w:t>R1-2205552</w:t>
        </w:r>
      </w:hyperlink>
      <w:r w:rsidR="00623541" w:rsidRPr="009E6D37">
        <w:rPr>
          <w:b/>
          <w:bCs/>
          <w:lang w:eastAsia="x-none"/>
        </w:rPr>
        <w:tab/>
        <w:t>Endorsed TPs to TS 38.213 for Rel-17 eIAB</w:t>
      </w:r>
      <w:r w:rsidR="00623541" w:rsidRPr="009E6D37">
        <w:rPr>
          <w:b/>
          <w:bCs/>
          <w:lang w:eastAsia="x-none"/>
        </w:rPr>
        <w:tab/>
        <w:t>Moderator (Qualcomm)</w:t>
      </w:r>
    </w:p>
    <w:p w14:paraId="47F58F12" w14:textId="1C73739E" w:rsidR="00623541" w:rsidRDefault="009E6D37" w:rsidP="007E56D4">
      <w:pPr>
        <w:rPr>
          <w:lang w:eastAsia="x-none"/>
        </w:rPr>
      </w:pPr>
      <w:r w:rsidRPr="009E6D37">
        <w:rPr>
          <w:b/>
          <w:bCs/>
          <w:lang w:eastAsia="x-none"/>
        </w:rPr>
        <w:t>Decision:</w:t>
      </w:r>
      <w:r>
        <w:rPr>
          <w:lang w:eastAsia="x-none"/>
        </w:rPr>
        <w:t xml:space="preserve"> As per email decision posted on May 19</w:t>
      </w:r>
      <w:r w:rsidRPr="009E6D37">
        <w:rPr>
          <w:vertAlign w:val="superscript"/>
          <w:lang w:eastAsia="x-none"/>
        </w:rPr>
        <w:t>th</w:t>
      </w:r>
      <w:r>
        <w:rPr>
          <w:lang w:eastAsia="x-none"/>
        </w:rPr>
        <w:t>,</w:t>
      </w:r>
    </w:p>
    <w:p w14:paraId="21E6D80C" w14:textId="77777777" w:rsidR="009E6D37" w:rsidRDefault="009E6D37" w:rsidP="009E6D37">
      <w:pPr>
        <w:rPr>
          <w:lang w:eastAsia="x-none"/>
        </w:rPr>
      </w:pPr>
      <w:r w:rsidRPr="009E6D37">
        <w:rPr>
          <w:highlight w:val="green"/>
          <w:lang w:eastAsia="x-none"/>
        </w:rPr>
        <w:t>Agreement</w:t>
      </w:r>
    </w:p>
    <w:p w14:paraId="1427361D" w14:textId="059D435E" w:rsidR="009E6D37" w:rsidRDefault="009E6D37" w:rsidP="00CF6E6D">
      <w:pPr>
        <w:pStyle w:val="ListParagraph"/>
        <w:numPr>
          <w:ilvl w:val="0"/>
          <w:numId w:val="448"/>
        </w:numPr>
        <w:rPr>
          <w:lang w:eastAsia="x-none"/>
        </w:rPr>
      </w:pPr>
      <w:r>
        <w:rPr>
          <w:lang w:eastAsia="x-none"/>
        </w:rPr>
        <w:t xml:space="preserve">The text proposal in </w:t>
      </w:r>
      <w:hyperlink r:id="rId1073" w:history="1">
        <w:r w:rsidR="000B5C49">
          <w:rPr>
            <w:rStyle w:val="Hyperlink"/>
            <w:lang w:eastAsia="x-none"/>
          </w:rPr>
          <w:t>R1-2205552</w:t>
        </w:r>
      </w:hyperlink>
      <w:r>
        <w:rPr>
          <w:lang w:eastAsia="x-none"/>
        </w:rPr>
        <w:t xml:space="preserve"> (under 3.1) is endorsed for the editor’s CR for clause 14 of TS38.213.</w:t>
      </w:r>
    </w:p>
    <w:p w14:paraId="71C0D2BC" w14:textId="710A4734" w:rsidR="009E6D37" w:rsidRDefault="009E6D37" w:rsidP="00CF6E6D">
      <w:pPr>
        <w:pStyle w:val="ListParagraph"/>
        <w:numPr>
          <w:ilvl w:val="0"/>
          <w:numId w:val="448"/>
        </w:numPr>
        <w:rPr>
          <w:lang w:eastAsia="x-none"/>
        </w:rPr>
      </w:pPr>
      <w:r w:rsidRPr="009E6D37">
        <w:rPr>
          <w:lang w:eastAsia="x-none"/>
        </w:rPr>
        <w:t xml:space="preserve">The text proposal in </w:t>
      </w:r>
      <w:hyperlink r:id="rId1074" w:history="1">
        <w:r w:rsidR="000B5C49">
          <w:rPr>
            <w:rStyle w:val="Hyperlink"/>
            <w:lang w:eastAsia="x-none"/>
          </w:rPr>
          <w:t>R1-2205552</w:t>
        </w:r>
      </w:hyperlink>
      <w:r w:rsidRPr="009E6D37">
        <w:rPr>
          <w:lang w:eastAsia="x-none"/>
        </w:rPr>
        <w:t xml:space="preserve"> </w:t>
      </w:r>
      <w:r>
        <w:rPr>
          <w:lang w:eastAsia="x-none"/>
        </w:rPr>
        <w:t xml:space="preserve">(under 3.2) </w:t>
      </w:r>
      <w:r w:rsidRPr="009E6D37">
        <w:rPr>
          <w:lang w:eastAsia="x-none"/>
        </w:rPr>
        <w:t>is endorsed for the editor’s CR for clause 14 of TS38.213</w:t>
      </w:r>
      <w:r>
        <w:rPr>
          <w:lang w:eastAsia="x-none"/>
        </w:rPr>
        <w:t>.</w:t>
      </w:r>
    </w:p>
    <w:p w14:paraId="256AC570" w14:textId="3519E680" w:rsidR="00623541" w:rsidRDefault="009E6D37" w:rsidP="00CF6E6D">
      <w:pPr>
        <w:pStyle w:val="ListParagraph"/>
        <w:numPr>
          <w:ilvl w:val="0"/>
          <w:numId w:val="448"/>
        </w:numPr>
        <w:rPr>
          <w:lang w:eastAsia="x-none"/>
        </w:rPr>
      </w:pPr>
      <w:r w:rsidRPr="009E6D37">
        <w:rPr>
          <w:lang w:eastAsia="x-none"/>
        </w:rPr>
        <w:t xml:space="preserve">The </w:t>
      </w:r>
      <w:r>
        <w:rPr>
          <w:lang w:eastAsia="x-none"/>
        </w:rPr>
        <w:t xml:space="preserve">first </w:t>
      </w:r>
      <w:r w:rsidRPr="009E6D37">
        <w:rPr>
          <w:lang w:eastAsia="x-none"/>
        </w:rPr>
        <w:t xml:space="preserve">text proposal in </w:t>
      </w:r>
      <w:hyperlink r:id="rId1075" w:history="1">
        <w:r w:rsidR="000B5C49">
          <w:rPr>
            <w:rStyle w:val="Hyperlink"/>
            <w:lang w:eastAsia="x-none"/>
          </w:rPr>
          <w:t>R1-2205552</w:t>
        </w:r>
      </w:hyperlink>
      <w:r w:rsidRPr="009E6D37">
        <w:rPr>
          <w:lang w:eastAsia="x-none"/>
        </w:rPr>
        <w:t xml:space="preserve"> </w:t>
      </w:r>
      <w:r>
        <w:rPr>
          <w:lang w:eastAsia="x-none"/>
        </w:rPr>
        <w:t xml:space="preserve">(under 3.4) </w:t>
      </w:r>
      <w:r w:rsidRPr="009E6D37">
        <w:rPr>
          <w:lang w:eastAsia="x-none"/>
        </w:rPr>
        <w:t>is endorsed for the editor’s CR for clause 14 of TS38.213:</w:t>
      </w:r>
    </w:p>
    <w:p w14:paraId="617BD2C6" w14:textId="6CAB4439" w:rsidR="009E6D37" w:rsidRDefault="009E6D37" w:rsidP="007E56D4">
      <w:pPr>
        <w:rPr>
          <w:lang w:eastAsia="x-none"/>
        </w:rPr>
      </w:pPr>
    </w:p>
    <w:p w14:paraId="3FA4D9DB" w14:textId="36D8F60F" w:rsidR="009E6D37" w:rsidRDefault="009E6D37" w:rsidP="009E6D37">
      <w:pPr>
        <w:rPr>
          <w:lang w:eastAsia="x-none"/>
        </w:rPr>
      </w:pPr>
      <w:r w:rsidRPr="009E6D37">
        <w:rPr>
          <w:b/>
          <w:bCs/>
          <w:lang w:eastAsia="x-none"/>
        </w:rPr>
        <w:t>Decision:</w:t>
      </w:r>
      <w:r>
        <w:rPr>
          <w:lang w:eastAsia="x-none"/>
        </w:rPr>
        <w:t xml:space="preserve"> As per email decision posted on May 20</w:t>
      </w:r>
      <w:r w:rsidRPr="009E6D37">
        <w:rPr>
          <w:vertAlign w:val="superscript"/>
          <w:lang w:eastAsia="x-none"/>
        </w:rPr>
        <w:t>th</w:t>
      </w:r>
      <w:r>
        <w:rPr>
          <w:lang w:eastAsia="x-none"/>
        </w:rPr>
        <w:t>,</w:t>
      </w:r>
    </w:p>
    <w:p w14:paraId="32467D70" w14:textId="77777777" w:rsidR="009E6D37" w:rsidRDefault="009E6D37" w:rsidP="009E6D37">
      <w:pPr>
        <w:rPr>
          <w:lang w:eastAsia="x-none"/>
        </w:rPr>
      </w:pPr>
      <w:r w:rsidRPr="009E6D37">
        <w:rPr>
          <w:highlight w:val="green"/>
          <w:lang w:eastAsia="x-none"/>
        </w:rPr>
        <w:t>Agreement</w:t>
      </w:r>
    </w:p>
    <w:p w14:paraId="2FA4A4B2" w14:textId="241EB5C8" w:rsidR="009E6D37" w:rsidRDefault="009E6D37" w:rsidP="00CF6E6D">
      <w:pPr>
        <w:pStyle w:val="ListParagraph"/>
        <w:numPr>
          <w:ilvl w:val="0"/>
          <w:numId w:val="449"/>
        </w:numPr>
        <w:rPr>
          <w:lang w:eastAsia="x-none"/>
        </w:rPr>
      </w:pPr>
      <w:r w:rsidRPr="009E6D37">
        <w:rPr>
          <w:lang w:eastAsia="x-none"/>
        </w:rPr>
        <w:t xml:space="preserve">The </w:t>
      </w:r>
      <w:r>
        <w:rPr>
          <w:lang w:eastAsia="x-none"/>
        </w:rPr>
        <w:t xml:space="preserve">second </w:t>
      </w:r>
      <w:r w:rsidRPr="009E6D37">
        <w:rPr>
          <w:lang w:eastAsia="x-none"/>
        </w:rPr>
        <w:t xml:space="preserve">text proposal in </w:t>
      </w:r>
      <w:hyperlink r:id="rId1076" w:history="1">
        <w:r w:rsidR="000B5C49">
          <w:rPr>
            <w:rStyle w:val="Hyperlink"/>
            <w:lang w:eastAsia="x-none"/>
          </w:rPr>
          <w:t>R1-2205552</w:t>
        </w:r>
      </w:hyperlink>
      <w:r w:rsidRPr="009E6D37">
        <w:rPr>
          <w:lang w:eastAsia="x-none"/>
        </w:rPr>
        <w:t xml:space="preserve"> </w:t>
      </w:r>
      <w:r>
        <w:rPr>
          <w:lang w:eastAsia="x-none"/>
        </w:rPr>
        <w:t xml:space="preserve">(under 3.4) </w:t>
      </w:r>
      <w:r w:rsidRPr="009E6D37">
        <w:rPr>
          <w:lang w:eastAsia="x-none"/>
        </w:rPr>
        <w:t>is endorsed for the editor’s CR for clause 14 of TS38.213:</w:t>
      </w:r>
    </w:p>
    <w:p w14:paraId="2609B47B" w14:textId="77777777" w:rsidR="009E6D37" w:rsidRPr="009E6D37" w:rsidRDefault="009E6D37" w:rsidP="009E6D37">
      <w:pPr>
        <w:rPr>
          <w:u w:val="single"/>
          <w:lang w:eastAsia="zh-CN"/>
        </w:rPr>
      </w:pPr>
      <w:r w:rsidRPr="009E6D37">
        <w:rPr>
          <w:u w:val="single"/>
          <w:lang w:eastAsia="zh-CN"/>
        </w:rPr>
        <w:t>Conclusion</w:t>
      </w:r>
    </w:p>
    <w:p w14:paraId="5D5DA70D" w14:textId="77777777" w:rsidR="009E6D37" w:rsidRPr="001C7AAE" w:rsidRDefault="009E6D37" w:rsidP="009E6D37">
      <w:pPr>
        <w:rPr>
          <w:lang w:eastAsia="zh-CN"/>
        </w:rPr>
      </w:pPr>
      <w:r w:rsidRPr="001C7AAE">
        <w:rPr>
          <w:bCs/>
        </w:rPr>
        <w:t>In Rel17</w:t>
      </w:r>
      <w:r>
        <w:rPr>
          <w:bCs/>
        </w:rPr>
        <w:t>,</w:t>
      </w:r>
      <w:r w:rsidRPr="001C7AAE">
        <w:rPr>
          <w:bCs/>
        </w:rPr>
        <w:t xml:space="preserve"> there is no additional specification for handling of multiple DCI Format 2_5 indications with overlapping durations.</w:t>
      </w:r>
    </w:p>
    <w:p w14:paraId="2235E458" w14:textId="67AD9255" w:rsidR="009E6D37" w:rsidRDefault="009E6D37" w:rsidP="007E56D4">
      <w:pPr>
        <w:rPr>
          <w:lang w:eastAsia="x-none"/>
        </w:rPr>
      </w:pPr>
    </w:p>
    <w:p w14:paraId="3AFA36CF" w14:textId="77777777" w:rsidR="009E6D37" w:rsidRDefault="009E6D37" w:rsidP="009E6D37">
      <w:pPr>
        <w:rPr>
          <w:lang w:eastAsia="x-none"/>
        </w:rPr>
      </w:pPr>
      <w:r w:rsidRPr="009E6D37">
        <w:rPr>
          <w:highlight w:val="green"/>
          <w:lang w:eastAsia="x-none"/>
        </w:rPr>
        <w:t>Agreement</w:t>
      </w:r>
    </w:p>
    <w:p w14:paraId="2C156DC1" w14:textId="4E8075A7" w:rsidR="009E6D37" w:rsidRDefault="009E6D37" w:rsidP="00CF6E6D">
      <w:pPr>
        <w:pStyle w:val="ListParagraph"/>
        <w:numPr>
          <w:ilvl w:val="0"/>
          <w:numId w:val="449"/>
        </w:numPr>
        <w:rPr>
          <w:lang w:eastAsia="x-none"/>
        </w:rPr>
      </w:pPr>
      <w:r w:rsidRPr="009E6D37">
        <w:rPr>
          <w:lang w:eastAsia="x-none"/>
        </w:rPr>
        <w:t xml:space="preserve">The text proposal in </w:t>
      </w:r>
      <w:hyperlink r:id="rId1077" w:history="1">
        <w:r w:rsidR="000B5C49">
          <w:rPr>
            <w:rStyle w:val="Hyperlink"/>
            <w:lang w:eastAsia="x-none"/>
          </w:rPr>
          <w:t>R1-2205552</w:t>
        </w:r>
      </w:hyperlink>
      <w:r w:rsidRPr="009E6D37">
        <w:rPr>
          <w:lang w:eastAsia="x-none"/>
        </w:rPr>
        <w:t xml:space="preserve"> </w:t>
      </w:r>
      <w:r>
        <w:rPr>
          <w:lang w:eastAsia="x-none"/>
        </w:rPr>
        <w:t>(under 3.</w:t>
      </w:r>
      <w:r w:rsidR="00280B71">
        <w:rPr>
          <w:lang w:eastAsia="x-none"/>
        </w:rPr>
        <w:t>3</w:t>
      </w:r>
      <w:r>
        <w:rPr>
          <w:lang w:eastAsia="x-none"/>
        </w:rPr>
        <w:t xml:space="preserve">) </w:t>
      </w:r>
      <w:r w:rsidRPr="009E6D37">
        <w:rPr>
          <w:lang w:eastAsia="x-none"/>
        </w:rPr>
        <w:t>is endorsed for the editor’s CR for clause 14 of TS38.213:</w:t>
      </w:r>
    </w:p>
    <w:p w14:paraId="08D3A8AA" w14:textId="5D97E995" w:rsidR="009E6D37" w:rsidRDefault="009E6D37" w:rsidP="007E56D4">
      <w:pPr>
        <w:rPr>
          <w:lang w:eastAsia="x-none"/>
        </w:rPr>
      </w:pPr>
    </w:p>
    <w:p w14:paraId="2C312BE7" w14:textId="66C0C3C8" w:rsidR="00280B71" w:rsidRDefault="00280B71" w:rsidP="00280B71">
      <w:pPr>
        <w:rPr>
          <w:lang w:eastAsia="x-none"/>
        </w:rPr>
      </w:pPr>
      <w:r w:rsidRPr="009E6D37">
        <w:rPr>
          <w:b/>
          <w:bCs/>
          <w:lang w:eastAsia="x-none"/>
        </w:rPr>
        <w:t>Decision:</w:t>
      </w:r>
      <w:r>
        <w:rPr>
          <w:lang w:eastAsia="x-none"/>
        </w:rPr>
        <w:t xml:space="preserve"> As per email decision posted on May 22</w:t>
      </w:r>
      <w:r w:rsidRPr="00280B71">
        <w:rPr>
          <w:vertAlign w:val="superscript"/>
          <w:lang w:eastAsia="x-none"/>
        </w:rPr>
        <w:t>nd</w:t>
      </w:r>
      <w:r>
        <w:rPr>
          <w:lang w:eastAsia="x-none"/>
        </w:rPr>
        <w:t>,</w:t>
      </w:r>
    </w:p>
    <w:p w14:paraId="756E03B9" w14:textId="77777777" w:rsidR="00280B71" w:rsidRDefault="00280B71" w:rsidP="00280B71">
      <w:pPr>
        <w:rPr>
          <w:lang w:eastAsia="x-none"/>
        </w:rPr>
      </w:pPr>
      <w:r w:rsidRPr="009E6D37">
        <w:rPr>
          <w:highlight w:val="green"/>
          <w:lang w:eastAsia="x-none"/>
        </w:rPr>
        <w:t>Agreement</w:t>
      </w:r>
    </w:p>
    <w:p w14:paraId="77536B63" w14:textId="77777777" w:rsidR="00280B71" w:rsidRPr="00083638" w:rsidRDefault="00280B71" w:rsidP="00280B71">
      <w:pPr>
        <w:rPr>
          <w:bCs/>
          <w:lang w:eastAsia="ko-KR"/>
        </w:rPr>
      </w:pPr>
      <w:r w:rsidRPr="00083638">
        <w:rPr>
          <w:bCs/>
          <w:lang w:eastAsia="zh-CN"/>
        </w:rPr>
        <w:t>The following RAN1#108-e agreement is amended as:</w:t>
      </w:r>
    </w:p>
    <w:tbl>
      <w:tblPr>
        <w:tblW w:w="0" w:type="auto"/>
        <w:tblCellMar>
          <w:left w:w="0" w:type="dxa"/>
          <w:right w:w="0" w:type="dxa"/>
        </w:tblCellMar>
        <w:tblLook w:val="04A0" w:firstRow="1" w:lastRow="0" w:firstColumn="1" w:lastColumn="0" w:noHBand="0" w:noVBand="1"/>
      </w:tblPr>
      <w:tblGrid>
        <w:gridCol w:w="10338"/>
      </w:tblGrid>
      <w:tr w:rsidR="00280B71" w:rsidRPr="00280B71" w14:paraId="5FC427BC" w14:textId="77777777" w:rsidTr="00280B71">
        <w:tc>
          <w:tcPr>
            <w:tcW w:w="1033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564BB158" w14:textId="77777777" w:rsidR="00280B71" w:rsidRPr="00280B71" w:rsidRDefault="00280B71" w:rsidP="007E246C">
            <w:pPr>
              <w:rPr>
                <w:rFonts w:ascii="Arial" w:hAnsi="Arial" w:cs="Arial"/>
                <w:b/>
                <w:bCs/>
                <w:sz w:val="16"/>
                <w:szCs w:val="16"/>
                <w:lang w:eastAsia="zh-CN"/>
              </w:rPr>
            </w:pPr>
            <w:r w:rsidRPr="00280B71">
              <w:rPr>
                <w:rFonts w:ascii="Arial" w:hAnsi="Arial" w:cs="Arial"/>
                <w:b/>
                <w:bCs/>
                <w:sz w:val="16"/>
                <w:szCs w:val="16"/>
                <w:lang w:eastAsia="zh-CN"/>
              </w:rPr>
              <w:t>Agreement (RAN1#108-e)</w:t>
            </w:r>
          </w:p>
          <w:p w14:paraId="30DF6AE4" w14:textId="77777777" w:rsidR="00280B71" w:rsidRPr="00280B71" w:rsidRDefault="00280B71" w:rsidP="007E246C">
            <w:pPr>
              <w:rPr>
                <w:rFonts w:ascii="Arial" w:hAnsi="Arial" w:cs="Arial"/>
                <w:sz w:val="16"/>
                <w:szCs w:val="16"/>
                <w:lang w:eastAsia="zh-CN"/>
              </w:rPr>
            </w:pPr>
            <w:r w:rsidRPr="00280B71">
              <w:rPr>
                <w:rFonts w:ascii="Arial" w:hAnsi="Arial" w:cs="Arial"/>
                <w:sz w:val="16"/>
                <w:szCs w:val="16"/>
                <w:lang w:eastAsia="zh-CN"/>
              </w:rPr>
              <w:t>Adopt the following definition for H/S/NA configured in an RB set of a symbol:</w:t>
            </w:r>
          </w:p>
          <w:p w14:paraId="06147237" w14:textId="77777777" w:rsidR="00280B71" w:rsidRPr="00280B71" w:rsidRDefault="00280B71" w:rsidP="00CF6E6D">
            <w:pPr>
              <w:pStyle w:val="ListParagraph"/>
              <w:numPr>
                <w:ilvl w:val="0"/>
                <w:numId w:val="450"/>
              </w:numPr>
              <w:adjustRightInd/>
              <w:spacing w:after="0"/>
              <w:contextualSpacing w:val="0"/>
              <w:textAlignment w:val="auto"/>
              <w:rPr>
                <w:rFonts w:ascii="Arial" w:hAnsi="Arial" w:cs="Arial"/>
                <w:sz w:val="16"/>
                <w:szCs w:val="16"/>
                <w:lang w:eastAsia="zh-CN"/>
              </w:rPr>
            </w:pPr>
            <w:r w:rsidRPr="00280B71">
              <w:rPr>
                <w:rFonts w:ascii="Arial" w:hAnsi="Arial" w:cs="Arial"/>
                <w:sz w:val="16"/>
                <w:szCs w:val="16"/>
                <w:lang w:eastAsia="zh-CN"/>
              </w:rPr>
              <w:t xml:space="preserve">FDM Hard: When an RB set of a downlink, uplink, or flexible symbol is configured as hard, the IAB-DU cell can respectively transmit, receive, or either transmit or receive on the RB set in the symbol </w:t>
            </w:r>
            <w:r w:rsidRPr="00280B71">
              <w:rPr>
                <w:rFonts w:ascii="Arial" w:hAnsi="Arial" w:cs="Arial"/>
                <w:strike/>
                <w:color w:val="FF0000"/>
                <w:sz w:val="16"/>
                <w:szCs w:val="16"/>
                <w:lang w:eastAsia="zh-CN"/>
              </w:rPr>
              <w:t xml:space="preserve">[provided it does not impact the IAB-MT’s ability to transmit and receive in any other RB set that is configured as </w:t>
            </w:r>
            <w:r w:rsidRPr="00280B71">
              <w:rPr>
                <w:rFonts w:ascii="Arial" w:hAnsi="Arial" w:cs="Arial"/>
                <w:i/>
                <w:iCs/>
                <w:strike/>
                <w:color w:val="FF0000"/>
                <w:sz w:val="16"/>
                <w:szCs w:val="16"/>
                <w:lang w:eastAsia="zh-CN"/>
              </w:rPr>
              <w:t>Not Available</w:t>
            </w:r>
            <w:r w:rsidRPr="00280B71">
              <w:rPr>
                <w:rFonts w:ascii="Arial" w:hAnsi="Arial" w:cs="Arial"/>
                <w:strike/>
                <w:color w:val="FF0000"/>
                <w:sz w:val="16"/>
                <w:szCs w:val="16"/>
                <w:lang w:eastAsia="zh-CN"/>
              </w:rPr>
              <w:t xml:space="preserve"> or configured as </w:t>
            </w:r>
            <w:r w:rsidRPr="00280B71">
              <w:rPr>
                <w:rFonts w:ascii="Arial" w:hAnsi="Arial" w:cs="Arial"/>
                <w:i/>
                <w:iCs/>
                <w:strike/>
                <w:color w:val="FF0000"/>
                <w:sz w:val="16"/>
                <w:szCs w:val="16"/>
                <w:lang w:eastAsia="zh-CN"/>
              </w:rPr>
              <w:t>Soft</w:t>
            </w:r>
            <w:r w:rsidRPr="00280B71">
              <w:rPr>
                <w:rFonts w:ascii="Arial" w:hAnsi="Arial" w:cs="Arial"/>
                <w:strike/>
                <w:color w:val="FF0000"/>
                <w:sz w:val="16"/>
                <w:szCs w:val="16"/>
                <w:lang w:eastAsia="zh-CN"/>
              </w:rPr>
              <w:t xml:space="preserve"> and not indicated available]</w:t>
            </w:r>
            <w:r w:rsidRPr="00280B71">
              <w:rPr>
                <w:rFonts w:ascii="Arial" w:hAnsi="Arial" w:cs="Arial"/>
                <w:sz w:val="16"/>
                <w:szCs w:val="16"/>
                <w:lang w:eastAsia="zh-CN"/>
              </w:rPr>
              <w:t xml:space="preserve">. </w:t>
            </w:r>
          </w:p>
          <w:p w14:paraId="596E6319" w14:textId="77777777" w:rsidR="00280B71" w:rsidRPr="00280B71" w:rsidRDefault="00280B71" w:rsidP="00CF6E6D">
            <w:pPr>
              <w:pStyle w:val="ListParagraph"/>
              <w:numPr>
                <w:ilvl w:val="0"/>
                <w:numId w:val="450"/>
              </w:numPr>
              <w:adjustRightInd/>
              <w:spacing w:after="0"/>
              <w:contextualSpacing w:val="0"/>
              <w:textAlignment w:val="auto"/>
              <w:rPr>
                <w:rFonts w:ascii="Arial" w:hAnsi="Arial" w:cs="Arial"/>
                <w:sz w:val="16"/>
                <w:szCs w:val="16"/>
                <w:lang w:eastAsia="zh-CN"/>
              </w:rPr>
            </w:pPr>
            <w:r w:rsidRPr="00280B71">
              <w:rPr>
                <w:rFonts w:ascii="Arial" w:hAnsi="Arial" w:cs="Arial"/>
                <w:sz w:val="16"/>
                <w:szCs w:val="16"/>
                <w:lang w:eastAsia="zh-CN"/>
              </w:rPr>
              <w:t>FDM Soft: When an RB set of a downlink, uplink, or flexible symbol is configured as soft, the IAB-DU cell can respectively transmit, receive or either transmit or receive on the RB set in the symbol only if</w:t>
            </w:r>
          </w:p>
          <w:p w14:paraId="7ADC9BFB" w14:textId="77777777" w:rsidR="00280B71" w:rsidRPr="00280B71" w:rsidRDefault="00280B71" w:rsidP="00CF6E6D">
            <w:pPr>
              <w:pStyle w:val="ListParagraph"/>
              <w:numPr>
                <w:ilvl w:val="1"/>
                <w:numId w:val="450"/>
              </w:numPr>
              <w:adjustRightInd/>
              <w:spacing w:after="0"/>
              <w:textAlignment w:val="auto"/>
              <w:rPr>
                <w:rFonts w:ascii="Arial" w:hAnsi="Arial" w:cs="Arial"/>
                <w:sz w:val="16"/>
                <w:szCs w:val="16"/>
                <w:lang w:eastAsia="zh-CN"/>
              </w:rPr>
            </w:pPr>
            <w:r w:rsidRPr="00280B71">
              <w:rPr>
                <w:rFonts w:ascii="Arial" w:hAnsi="Arial" w:cs="Arial"/>
                <w:sz w:val="16"/>
                <w:szCs w:val="16"/>
                <w:lang w:eastAsia="zh-CN"/>
              </w:rPr>
              <w:t>the IAB-MT does not transmit or receive on the RB set during the symbol of the IAB-DU cell, or</w:t>
            </w:r>
          </w:p>
          <w:p w14:paraId="7C58ED95" w14:textId="77777777" w:rsidR="00280B71" w:rsidRPr="00280B71" w:rsidRDefault="00280B71" w:rsidP="00CF6E6D">
            <w:pPr>
              <w:pStyle w:val="ListParagraph"/>
              <w:numPr>
                <w:ilvl w:val="1"/>
                <w:numId w:val="450"/>
              </w:numPr>
              <w:adjustRightInd/>
              <w:spacing w:after="0"/>
              <w:textAlignment w:val="auto"/>
              <w:rPr>
                <w:rFonts w:ascii="Arial" w:hAnsi="Arial" w:cs="Arial"/>
                <w:sz w:val="16"/>
                <w:szCs w:val="16"/>
                <w:lang w:eastAsia="zh-CN"/>
              </w:rPr>
            </w:pPr>
            <w:r w:rsidRPr="00280B71">
              <w:rPr>
                <w:rFonts w:ascii="Arial" w:hAnsi="Arial" w:cs="Arial"/>
                <w:sz w:val="16"/>
                <w:szCs w:val="16"/>
                <w:lang w:eastAsia="zh-CN"/>
              </w:rPr>
              <w:t xml:space="preserve">with respect to all serving cells, </w:t>
            </w:r>
          </w:p>
          <w:p w14:paraId="7A9F61A4" w14:textId="77777777" w:rsidR="00280B71" w:rsidRPr="00280B71" w:rsidRDefault="00280B71" w:rsidP="00CF6E6D">
            <w:pPr>
              <w:pStyle w:val="ListParagraph"/>
              <w:numPr>
                <w:ilvl w:val="2"/>
                <w:numId w:val="450"/>
              </w:numPr>
              <w:adjustRightInd/>
              <w:spacing w:after="0"/>
              <w:textAlignment w:val="auto"/>
              <w:rPr>
                <w:rFonts w:ascii="Arial" w:hAnsi="Arial" w:cs="Arial"/>
                <w:sz w:val="16"/>
                <w:szCs w:val="16"/>
                <w:lang w:eastAsia="zh-CN"/>
              </w:rPr>
            </w:pPr>
            <w:r w:rsidRPr="00280B71">
              <w:rPr>
                <w:rFonts w:ascii="Arial" w:hAnsi="Arial" w:cs="Arial"/>
                <w:sz w:val="16"/>
                <w:szCs w:val="16"/>
                <w:lang w:eastAsia="zh-CN"/>
              </w:rPr>
              <w:t xml:space="preserve">the IAB-MT would transmit or receive on the RB set during the symbol of the IAB-DU cell, and the transmission or reception on the RB set </w:t>
            </w:r>
            <w:r w:rsidRPr="00280B71">
              <w:rPr>
                <w:rFonts w:ascii="Arial" w:hAnsi="Arial" w:cs="Arial"/>
                <w:strike/>
                <w:color w:val="FF0000"/>
                <w:sz w:val="16"/>
                <w:szCs w:val="16"/>
                <w:lang w:eastAsia="zh-CN"/>
              </w:rPr>
              <w:t>[</w:t>
            </w:r>
            <w:r w:rsidRPr="00280B71">
              <w:rPr>
                <w:rFonts w:ascii="Arial" w:hAnsi="Arial" w:cs="Arial"/>
                <w:sz w:val="16"/>
                <w:szCs w:val="16"/>
                <w:lang w:eastAsia="zh-CN"/>
              </w:rPr>
              <w:t xml:space="preserve">or any </w:t>
            </w:r>
            <w:r w:rsidRPr="00280B71">
              <w:rPr>
                <w:rFonts w:ascii="Arial" w:hAnsi="Arial" w:cs="Arial"/>
                <w:strike/>
                <w:sz w:val="16"/>
                <w:szCs w:val="16"/>
                <w:lang w:eastAsia="zh-CN"/>
              </w:rPr>
              <w:t>adjacent</w:t>
            </w:r>
            <w:r w:rsidRPr="00280B71">
              <w:rPr>
                <w:rFonts w:ascii="Arial" w:hAnsi="Arial" w:cs="Arial"/>
                <w:sz w:val="16"/>
                <w:szCs w:val="16"/>
                <w:lang w:eastAsia="zh-CN"/>
              </w:rPr>
              <w:t xml:space="preserve"> RB set that is configured as Not Available or configured as Soft and not indicated available</w:t>
            </w:r>
            <w:r w:rsidRPr="00280B71">
              <w:rPr>
                <w:rFonts w:ascii="Arial" w:hAnsi="Arial" w:cs="Arial"/>
                <w:strike/>
                <w:color w:val="FF0000"/>
                <w:sz w:val="16"/>
                <w:szCs w:val="16"/>
                <w:lang w:eastAsia="zh-CN"/>
              </w:rPr>
              <w:t>]</w:t>
            </w:r>
            <w:r w:rsidRPr="00280B71">
              <w:rPr>
                <w:rFonts w:ascii="Arial" w:hAnsi="Arial" w:cs="Arial"/>
                <w:sz w:val="16"/>
                <w:szCs w:val="16"/>
                <w:lang w:eastAsia="zh-CN"/>
              </w:rPr>
              <w:t xml:space="preserve"> during the symbol of the IAB-DU cell is not changed due to a use of the RB set in the symbol by the IAB-DU, or</w:t>
            </w:r>
          </w:p>
          <w:p w14:paraId="4F71BBCD" w14:textId="77777777" w:rsidR="00280B71" w:rsidRPr="00280B71" w:rsidRDefault="00280B71" w:rsidP="00CF6E6D">
            <w:pPr>
              <w:pStyle w:val="ListParagraph"/>
              <w:numPr>
                <w:ilvl w:val="1"/>
                <w:numId w:val="450"/>
              </w:numPr>
              <w:adjustRightInd/>
              <w:spacing w:after="0"/>
              <w:textAlignment w:val="auto"/>
              <w:rPr>
                <w:rFonts w:ascii="Arial" w:hAnsi="Arial" w:cs="Arial"/>
                <w:sz w:val="16"/>
                <w:szCs w:val="16"/>
                <w:lang w:eastAsia="zh-CN"/>
              </w:rPr>
            </w:pPr>
            <w:r w:rsidRPr="00280B71">
              <w:rPr>
                <w:rFonts w:ascii="Arial" w:hAnsi="Arial" w:cs="Arial"/>
                <w:sz w:val="16"/>
                <w:szCs w:val="16"/>
                <w:lang w:eastAsia="zh-CN"/>
              </w:rPr>
              <w:t xml:space="preserve">if the IAB-MT is not configured with SCG </w:t>
            </w:r>
          </w:p>
          <w:p w14:paraId="593E7E9D" w14:textId="77777777" w:rsidR="00280B71" w:rsidRPr="00280B71" w:rsidRDefault="00280B71" w:rsidP="00CF6E6D">
            <w:pPr>
              <w:pStyle w:val="ListParagraph"/>
              <w:numPr>
                <w:ilvl w:val="2"/>
                <w:numId w:val="450"/>
              </w:numPr>
              <w:adjustRightInd/>
              <w:spacing w:after="0"/>
              <w:textAlignment w:val="auto"/>
              <w:rPr>
                <w:rFonts w:ascii="Arial" w:hAnsi="Arial" w:cs="Arial"/>
                <w:sz w:val="16"/>
                <w:szCs w:val="16"/>
                <w:lang w:eastAsia="zh-CN"/>
              </w:rPr>
            </w:pPr>
            <w:r w:rsidRPr="00280B71">
              <w:rPr>
                <w:rFonts w:ascii="Arial" w:hAnsi="Arial" w:cs="Arial"/>
                <w:sz w:val="16"/>
                <w:szCs w:val="16"/>
                <w:lang w:eastAsia="zh-CN"/>
              </w:rPr>
              <w:t xml:space="preserve">if the IAB-MT detects a DCI format 2_5 with an AI index field value indicating the soft RB set as available </w:t>
            </w:r>
          </w:p>
          <w:p w14:paraId="4D8C3064" w14:textId="77777777" w:rsidR="00280B71" w:rsidRPr="00280B71" w:rsidRDefault="00280B71" w:rsidP="00CF6E6D">
            <w:pPr>
              <w:pStyle w:val="ListParagraph"/>
              <w:numPr>
                <w:ilvl w:val="1"/>
                <w:numId w:val="450"/>
              </w:numPr>
              <w:adjustRightInd/>
              <w:spacing w:after="0"/>
              <w:textAlignment w:val="auto"/>
              <w:rPr>
                <w:rFonts w:ascii="Arial" w:hAnsi="Arial" w:cs="Arial"/>
                <w:sz w:val="16"/>
                <w:szCs w:val="16"/>
                <w:lang w:eastAsia="zh-CN"/>
              </w:rPr>
            </w:pPr>
            <w:r w:rsidRPr="00280B71">
              <w:rPr>
                <w:rFonts w:ascii="Arial" w:hAnsi="Arial" w:cs="Arial"/>
                <w:sz w:val="16"/>
                <w:szCs w:val="16"/>
                <w:lang w:eastAsia="zh-CN"/>
              </w:rPr>
              <w:t>if the IAB-MT is configured with SCG</w:t>
            </w:r>
          </w:p>
          <w:p w14:paraId="162940A0" w14:textId="77777777" w:rsidR="00280B71" w:rsidRPr="00280B71" w:rsidRDefault="00280B71" w:rsidP="00CF6E6D">
            <w:pPr>
              <w:pStyle w:val="ListParagraph"/>
              <w:numPr>
                <w:ilvl w:val="2"/>
                <w:numId w:val="450"/>
              </w:numPr>
              <w:adjustRightInd/>
              <w:spacing w:after="0"/>
              <w:textAlignment w:val="auto"/>
              <w:rPr>
                <w:rFonts w:ascii="Arial" w:hAnsi="Arial" w:cs="Arial"/>
                <w:sz w:val="16"/>
                <w:szCs w:val="16"/>
                <w:lang w:eastAsia="zh-CN"/>
              </w:rPr>
            </w:pPr>
            <w:r w:rsidRPr="00280B71">
              <w:rPr>
                <w:rFonts w:ascii="Arial" w:hAnsi="Arial" w:cs="Arial"/>
                <w:sz w:val="16"/>
                <w:szCs w:val="16"/>
                <w:lang w:eastAsia="zh-CN"/>
              </w:rPr>
              <w:t>the IAB-MT detects two DCI formats 2_5 with an AI index field value indicating the soft RB set as available from MCG and SCG respectively, or</w:t>
            </w:r>
          </w:p>
          <w:p w14:paraId="47A0FADD" w14:textId="77777777" w:rsidR="00280B71" w:rsidRPr="00280B71" w:rsidRDefault="00280B71" w:rsidP="00CF6E6D">
            <w:pPr>
              <w:pStyle w:val="ListParagraph"/>
              <w:numPr>
                <w:ilvl w:val="2"/>
                <w:numId w:val="450"/>
              </w:numPr>
              <w:adjustRightInd/>
              <w:spacing w:after="0"/>
              <w:textAlignment w:val="auto"/>
              <w:rPr>
                <w:rFonts w:ascii="Arial" w:hAnsi="Arial" w:cs="Arial"/>
                <w:sz w:val="16"/>
                <w:szCs w:val="16"/>
                <w:lang w:eastAsia="zh-CN"/>
              </w:rPr>
            </w:pPr>
            <w:r w:rsidRPr="00280B71">
              <w:rPr>
                <w:rFonts w:ascii="Arial" w:hAnsi="Arial" w:cs="Arial"/>
                <w:sz w:val="16"/>
                <w:szCs w:val="16"/>
                <w:lang w:eastAsia="zh-CN"/>
              </w:rPr>
              <w:t xml:space="preserve">the IAB-MT detects a DCI format 2_5 with an AI index field value indicating the soft </w:t>
            </w:r>
            <w:r w:rsidRPr="00280B71">
              <w:rPr>
                <w:rFonts w:ascii="Arial" w:hAnsi="Arial" w:cs="Arial"/>
                <w:strike/>
                <w:sz w:val="16"/>
                <w:szCs w:val="16"/>
                <w:lang w:eastAsia="zh-CN"/>
              </w:rPr>
              <w:t>symbol</w:t>
            </w:r>
            <w:r w:rsidRPr="00280B71">
              <w:rPr>
                <w:rFonts w:ascii="Arial" w:hAnsi="Arial" w:cs="Arial"/>
                <w:sz w:val="16"/>
                <w:szCs w:val="16"/>
                <w:lang w:eastAsia="zh-CN"/>
              </w:rPr>
              <w:t xml:space="preserve"> RB set as available from one cell group (either MCG or SCG), and, with respect to all serving cells of the other cell group:</w:t>
            </w:r>
          </w:p>
          <w:p w14:paraId="05C4C7BB" w14:textId="77777777" w:rsidR="00280B71" w:rsidRPr="00280B71" w:rsidRDefault="00280B71" w:rsidP="00CF6E6D">
            <w:pPr>
              <w:pStyle w:val="ListParagraph"/>
              <w:numPr>
                <w:ilvl w:val="3"/>
                <w:numId w:val="450"/>
              </w:numPr>
              <w:adjustRightInd/>
              <w:spacing w:after="0"/>
              <w:textAlignment w:val="auto"/>
              <w:rPr>
                <w:rFonts w:ascii="Arial" w:hAnsi="Arial" w:cs="Arial"/>
                <w:sz w:val="16"/>
                <w:szCs w:val="16"/>
                <w:lang w:eastAsia="zh-CN"/>
              </w:rPr>
            </w:pPr>
            <w:r w:rsidRPr="00280B71">
              <w:rPr>
                <w:rFonts w:ascii="Arial" w:hAnsi="Arial" w:cs="Arial"/>
                <w:sz w:val="16"/>
                <w:szCs w:val="16"/>
                <w:lang w:eastAsia="zh-CN"/>
              </w:rPr>
              <w:lastRenderedPageBreak/>
              <w:t>the IAB-MT would transmit or receive on the RB set during the symbol of the IAB-DU cell, and the transmission or reception on the RB set during the symbol of the IAB-DU cell is not changed due to a use of the RB set in the symbol by the IAB-DU.</w:t>
            </w:r>
          </w:p>
          <w:p w14:paraId="4BA3A37F" w14:textId="105B6555" w:rsidR="00280B71" w:rsidRPr="00280B71" w:rsidRDefault="00280B71" w:rsidP="00CF6E6D">
            <w:pPr>
              <w:pStyle w:val="ListParagraph"/>
              <w:numPr>
                <w:ilvl w:val="0"/>
                <w:numId w:val="450"/>
              </w:numPr>
              <w:adjustRightInd/>
              <w:spacing w:after="0"/>
              <w:contextualSpacing w:val="0"/>
              <w:textAlignment w:val="auto"/>
              <w:rPr>
                <w:rFonts w:ascii="Arial" w:hAnsi="Arial" w:cs="Arial"/>
                <w:sz w:val="16"/>
                <w:szCs w:val="16"/>
                <w:lang w:eastAsia="zh-CN"/>
              </w:rPr>
            </w:pPr>
            <w:r w:rsidRPr="00280B71">
              <w:rPr>
                <w:rFonts w:ascii="Arial" w:hAnsi="Arial" w:cs="Arial"/>
                <w:sz w:val="16"/>
                <w:szCs w:val="16"/>
                <w:lang w:eastAsia="zh-CN"/>
              </w:rPr>
              <w:t>FDM NA: When an RB set of a downlink, uplink, or flexible symbol is configured as unavailable, the IAB-DU neither transmits nor receives at the RB set in the symbol.</w:t>
            </w:r>
          </w:p>
        </w:tc>
      </w:tr>
    </w:tbl>
    <w:p w14:paraId="03354705" w14:textId="77777777" w:rsidR="00280B71" w:rsidRDefault="00280B71" w:rsidP="00280B71">
      <w:pPr>
        <w:rPr>
          <w:rFonts w:cs="Times"/>
          <w:lang w:eastAsia="x-none"/>
        </w:rPr>
      </w:pPr>
    </w:p>
    <w:p w14:paraId="27E8E1F5" w14:textId="77777777" w:rsidR="00280B71" w:rsidRDefault="00280B71" w:rsidP="007E56D4">
      <w:pPr>
        <w:rPr>
          <w:lang w:eastAsia="x-none"/>
        </w:rPr>
      </w:pPr>
    </w:p>
    <w:p w14:paraId="64FDA5CA" w14:textId="58BA9FC3" w:rsidR="007E56D4" w:rsidRDefault="007E56D4" w:rsidP="007E56D4">
      <w:pPr>
        <w:rPr>
          <w:lang w:eastAsia="x-none"/>
        </w:rPr>
      </w:pPr>
      <w:r>
        <w:rPr>
          <w:lang w:eastAsia="x-none"/>
        </w:rPr>
        <w:t>// LS from RAN2</w:t>
      </w:r>
      <w:r w:rsidR="0016531E">
        <w:rPr>
          <w:lang w:eastAsia="x-none"/>
        </w:rPr>
        <w:t xml:space="preserve"> (handled under </w:t>
      </w:r>
      <w:r w:rsidR="0016531E" w:rsidRPr="0016531E">
        <w:rPr>
          <w:lang w:eastAsia="x-none"/>
        </w:rPr>
        <w:t>[109-e-R17-eIAB-0</w:t>
      </w:r>
      <w:r w:rsidR="0016531E">
        <w:rPr>
          <w:lang w:eastAsia="x-none"/>
        </w:rPr>
        <w:t>1])</w:t>
      </w:r>
    </w:p>
    <w:p w14:paraId="26B126FE" w14:textId="1B2E2D71" w:rsidR="007E56D4" w:rsidRPr="002E7B12" w:rsidRDefault="001B5688" w:rsidP="007E56D4">
      <w:pPr>
        <w:rPr>
          <w:b/>
          <w:bCs/>
          <w:lang w:eastAsia="x-none"/>
        </w:rPr>
      </w:pPr>
      <w:hyperlink r:id="rId1078" w:history="1">
        <w:r w:rsidR="000B5C49">
          <w:rPr>
            <w:rStyle w:val="Hyperlink"/>
            <w:b/>
            <w:bCs/>
            <w:lang w:eastAsia="x-none"/>
          </w:rPr>
          <w:t>R1-2205250</w:t>
        </w:r>
      </w:hyperlink>
      <w:r w:rsidR="007E56D4" w:rsidRPr="002E7B12">
        <w:rPr>
          <w:b/>
          <w:bCs/>
          <w:lang w:eastAsia="x-none"/>
        </w:rPr>
        <w:tab/>
        <w:t>LS on eIAB MAC C</w:t>
      </w:r>
      <w:r w:rsidR="0016531E">
        <w:rPr>
          <w:b/>
          <w:bCs/>
          <w:lang w:eastAsia="x-none"/>
        </w:rPr>
        <w:t>E</w:t>
      </w:r>
      <w:r w:rsidR="007E56D4" w:rsidRPr="002E7B12">
        <w:rPr>
          <w:b/>
          <w:bCs/>
          <w:lang w:eastAsia="x-none"/>
        </w:rPr>
        <w:t>s</w:t>
      </w:r>
      <w:r w:rsidR="007E56D4" w:rsidRPr="002E7B12">
        <w:rPr>
          <w:b/>
          <w:bCs/>
          <w:lang w:eastAsia="x-none"/>
        </w:rPr>
        <w:tab/>
        <w:t>RAN2, Samsung</w:t>
      </w:r>
    </w:p>
    <w:p w14:paraId="3D597863" w14:textId="23A9C477" w:rsidR="0016531E" w:rsidRPr="0016531E" w:rsidRDefault="001B5688" w:rsidP="0016531E">
      <w:pPr>
        <w:rPr>
          <w:b/>
          <w:lang w:eastAsia="x-none"/>
        </w:rPr>
      </w:pPr>
      <w:hyperlink r:id="rId1079" w:history="1">
        <w:r w:rsidR="000B5C49">
          <w:rPr>
            <w:rStyle w:val="Hyperlink"/>
            <w:b/>
            <w:lang w:eastAsia="x-none"/>
          </w:rPr>
          <w:t>R1-2205302</w:t>
        </w:r>
      </w:hyperlink>
      <w:r w:rsidR="0016531E" w:rsidRPr="0016531E">
        <w:rPr>
          <w:b/>
          <w:lang w:eastAsia="x-none"/>
        </w:rPr>
        <w:tab/>
        <w:t>Discussion on reply LS on eIAB MAC C</w:t>
      </w:r>
      <w:r w:rsidR="0016531E">
        <w:rPr>
          <w:b/>
          <w:lang w:eastAsia="x-none"/>
        </w:rPr>
        <w:t>E</w:t>
      </w:r>
      <w:r w:rsidR="0016531E" w:rsidRPr="0016531E">
        <w:rPr>
          <w:b/>
          <w:lang w:eastAsia="x-none"/>
        </w:rPr>
        <w:t>s</w:t>
      </w:r>
      <w:r w:rsidR="0016531E" w:rsidRPr="0016531E">
        <w:rPr>
          <w:b/>
          <w:lang w:eastAsia="x-none"/>
        </w:rPr>
        <w:tab/>
        <w:t>Moderator</w:t>
      </w:r>
      <w:r w:rsidR="0016531E">
        <w:rPr>
          <w:b/>
          <w:lang w:eastAsia="x-none"/>
        </w:rPr>
        <w:t xml:space="preserve"> </w:t>
      </w:r>
      <w:r w:rsidR="0016531E" w:rsidRPr="0016531E">
        <w:rPr>
          <w:b/>
          <w:lang w:eastAsia="x-none"/>
        </w:rPr>
        <w:t>(Qualcomm Incorporated)</w:t>
      </w:r>
    </w:p>
    <w:p w14:paraId="5C3675E5" w14:textId="2EC206B7" w:rsidR="007E56D4" w:rsidRPr="0016531E" w:rsidRDefault="001B5688" w:rsidP="007E56D4">
      <w:pPr>
        <w:rPr>
          <w:b/>
          <w:bCs/>
          <w:lang w:eastAsia="x-none"/>
        </w:rPr>
      </w:pPr>
      <w:hyperlink r:id="rId1080" w:history="1">
        <w:r w:rsidR="000B5C49">
          <w:rPr>
            <w:rStyle w:val="Hyperlink"/>
            <w:b/>
            <w:bCs/>
            <w:lang w:eastAsia="x-none"/>
          </w:rPr>
          <w:t>R1-2205292</w:t>
        </w:r>
      </w:hyperlink>
      <w:r w:rsidR="007E56D4" w:rsidRPr="0016531E">
        <w:rPr>
          <w:b/>
          <w:bCs/>
          <w:lang w:eastAsia="x-none"/>
        </w:rPr>
        <w:tab/>
        <w:t>[Draft] Reply LS on eIAB MAC CEs</w:t>
      </w:r>
      <w:r w:rsidR="007E56D4" w:rsidRPr="0016531E">
        <w:rPr>
          <w:b/>
          <w:bCs/>
          <w:lang w:eastAsia="x-none"/>
        </w:rPr>
        <w:tab/>
        <w:t>Moderator (Qualcomm)</w:t>
      </w:r>
    </w:p>
    <w:p w14:paraId="4A8157B1" w14:textId="6BF1CC46" w:rsidR="0016531E" w:rsidRPr="0016531E" w:rsidRDefault="0016531E" w:rsidP="007E56D4">
      <w:pPr>
        <w:rPr>
          <w:lang w:eastAsia="x-none"/>
        </w:rPr>
      </w:pPr>
      <w:r>
        <w:rPr>
          <w:lang w:eastAsia="x-none"/>
        </w:rPr>
        <w:t>Decision: As per email decision posted on May 14</w:t>
      </w:r>
      <w:r w:rsidRPr="0016531E">
        <w:rPr>
          <w:vertAlign w:val="superscript"/>
          <w:lang w:eastAsia="x-none"/>
        </w:rPr>
        <w:t>th</w:t>
      </w:r>
      <w:r>
        <w:rPr>
          <w:lang w:eastAsia="x-none"/>
        </w:rPr>
        <w:t xml:space="preserve">, the draft reply LS is endorsed. </w:t>
      </w:r>
      <w:r w:rsidRPr="0016531E">
        <w:rPr>
          <w:highlight w:val="green"/>
          <w:lang w:eastAsia="x-none"/>
        </w:rPr>
        <w:t xml:space="preserve">Approved in </w:t>
      </w:r>
      <w:hyperlink r:id="rId1081" w:history="1">
        <w:r w:rsidR="000B5C49">
          <w:rPr>
            <w:rStyle w:val="Hyperlink"/>
            <w:highlight w:val="green"/>
            <w:lang w:eastAsia="x-none"/>
          </w:rPr>
          <w:t>R1-2205293</w:t>
        </w:r>
      </w:hyperlink>
      <w:r w:rsidRPr="0016531E">
        <w:rPr>
          <w:rStyle w:val="Hyperlink"/>
          <w:u w:val="none"/>
          <w:lang w:eastAsia="x-none"/>
        </w:rPr>
        <w:t>.</w:t>
      </w:r>
    </w:p>
    <w:p w14:paraId="4182E639" w14:textId="68221F57" w:rsidR="007D7F59" w:rsidRDefault="007D7F59" w:rsidP="004C336F">
      <w:pPr>
        <w:pStyle w:val="Heading2"/>
      </w:pPr>
      <w:bookmarkStart w:id="178" w:name="_Toc101357004"/>
      <w:bookmarkStart w:id="179" w:name="_Toc105521342"/>
      <w:r>
        <w:t xml:space="preserve">Maintenance on </w:t>
      </w:r>
      <w:r w:rsidRPr="00424476">
        <w:t>NR Sidelink enhancement</w:t>
      </w:r>
      <w:bookmarkEnd w:id="178"/>
      <w:bookmarkEnd w:id="179"/>
    </w:p>
    <w:p w14:paraId="614C04EB" w14:textId="353E7FC1" w:rsidR="001A1F25" w:rsidRPr="001A1F25" w:rsidRDefault="001B5688" w:rsidP="001A1F25">
      <w:pPr>
        <w:rPr>
          <w:b/>
          <w:bCs/>
        </w:rPr>
      </w:pPr>
      <w:hyperlink r:id="rId1082" w:history="1">
        <w:r w:rsidR="000B5C49">
          <w:rPr>
            <w:rStyle w:val="Hyperlink"/>
            <w:b/>
            <w:bCs/>
          </w:rPr>
          <w:t>R1-2205568</w:t>
        </w:r>
      </w:hyperlink>
      <w:r w:rsidR="001A1F25" w:rsidRPr="001A1F25">
        <w:rPr>
          <w:b/>
          <w:bCs/>
        </w:rPr>
        <w:tab/>
        <w:t>Session notes for 8.11 (Maintenance on NR Sidelink enhancement)</w:t>
      </w:r>
      <w:r w:rsidR="001A1F25" w:rsidRPr="001A1F25">
        <w:rPr>
          <w:b/>
          <w:bCs/>
        </w:rPr>
        <w:tab/>
        <w:t>Ad-Hoc Chair (Huawei)</w:t>
      </w:r>
    </w:p>
    <w:p w14:paraId="00192FD1" w14:textId="77777777" w:rsidR="001A1F25" w:rsidRPr="001A1F25" w:rsidRDefault="001A1F25" w:rsidP="001A1F25"/>
    <w:p w14:paraId="1B94706B" w14:textId="357610F9" w:rsidR="00AB4774" w:rsidRPr="00AB4774" w:rsidRDefault="001B5688" w:rsidP="00AB4774">
      <w:pPr>
        <w:rPr>
          <w:b/>
          <w:bCs/>
        </w:rPr>
      </w:pPr>
      <w:hyperlink r:id="rId1083" w:history="1">
        <w:r w:rsidR="000B5C49">
          <w:rPr>
            <w:rStyle w:val="Hyperlink"/>
            <w:b/>
            <w:bCs/>
          </w:rPr>
          <w:t>R1-2205117</w:t>
        </w:r>
      </w:hyperlink>
      <w:r w:rsidR="00AB4774" w:rsidRPr="00AB4774">
        <w:rPr>
          <w:b/>
          <w:bCs/>
        </w:rPr>
        <w:tab/>
        <w:t>Moderator Summary for preparation phase on maintenance on NR sidelink enhancement</w:t>
      </w:r>
      <w:r w:rsidR="00AB4774" w:rsidRPr="00AB4774">
        <w:rPr>
          <w:b/>
          <w:bCs/>
        </w:rPr>
        <w:tab/>
        <w:t>Moderator (LG Electronics)</w:t>
      </w:r>
    </w:p>
    <w:p w14:paraId="3C9C06BD" w14:textId="7BE8398A" w:rsidR="00AB4774" w:rsidRDefault="00AB4774" w:rsidP="00AB4774"/>
    <w:p w14:paraId="25A93498" w14:textId="0D26C6CF" w:rsidR="00854FBA" w:rsidRDefault="001B5688" w:rsidP="00854FBA">
      <w:pPr>
        <w:rPr>
          <w:lang w:eastAsia="x-none"/>
        </w:rPr>
      </w:pPr>
      <w:hyperlink r:id="rId1084" w:history="1">
        <w:r w:rsidR="000B5C49">
          <w:rPr>
            <w:rStyle w:val="Hyperlink"/>
            <w:lang w:eastAsia="x-none"/>
          </w:rPr>
          <w:t>R1-2204900</w:t>
        </w:r>
      </w:hyperlink>
      <w:r w:rsidR="00854FBA" w:rsidRPr="000B11A6">
        <w:rPr>
          <w:lang w:eastAsia="x-none"/>
        </w:rPr>
        <w:tab/>
        <w:t>Addition on Rel-17 inter-UE coordination function for TS38.300</w:t>
      </w:r>
      <w:r w:rsidR="00854FBA" w:rsidRPr="000B11A6">
        <w:rPr>
          <w:lang w:eastAsia="x-none"/>
        </w:rPr>
        <w:tab/>
        <w:t>Huawei, HiSilicon</w:t>
      </w:r>
    </w:p>
    <w:p w14:paraId="16F46669" w14:textId="77777777" w:rsidR="00854FBA" w:rsidRPr="00AB4774" w:rsidRDefault="00854FBA" w:rsidP="00AB4774"/>
    <w:p w14:paraId="1DDA239C" w14:textId="77777777" w:rsidR="00AB4774" w:rsidRPr="00854FBA" w:rsidRDefault="007D7F59" w:rsidP="007D7F59">
      <w:r w:rsidRPr="00854FBA">
        <w:rPr>
          <w:lang w:eastAsia="x-none"/>
        </w:rPr>
        <w:t xml:space="preserve">[109-e-R17-Sidelink-01] </w:t>
      </w:r>
      <w:r w:rsidR="00AB4774" w:rsidRPr="00854FBA">
        <w:rPr>
          <w:lang w:eastAsia="x-none"/>
        </w:rPr>
        <w:t>–</w:t>
      </w:r>
      <w:r w:rsidR="00AB4774" w:rsidRPr="00854FBA">
        <w:t xml:space="preserve"> Zichao (vivo)</w:t>
      </w:r>
    </w:p>
    <w:p w14:paraId="55C6EFFF" w14:textId="5EA59E79" w:rsidR="007D7F59" w:rsidRPr="00854FBA" w:rsidRDefault="007D7F59" w:rsidP="007D7F59">
      <w:pPr>
        <w:rPr>
          <w:rFonts w:ascii="Calibri" w:eastAsia="Malgun Gothic" w:hAnsi="Calibri"/>
          <w:szCs w:val="22"/>
          <w:lang w:val="en-US"/>
        </w:rPr>
      </w:pPr>
      <w:r w:rsidRPr="00854FBA">
        <w:rPr>
          <w:lang w:eastAsia="x-none"/>
        </w:rPr>
        <w:t xml:space="preserve">Email discussion on </w:t>
      </w:r>
      <w:r w:rsidRPr="00854FBA">
        <w:t>LS (</w:t>
      </w:r>
      <w:hyperlink r:id="rId1085" w:history="1">
        <w:r w:rsidR="000B5C49">
          <w:rPr>
            <w:rStyle w:val="Hyperlink"/>
          </w:rPr>
          <w:t>R1-2203042</w:t>
        </w:r>
      </w:hyperlink>
      <w:r w:rsidRPr="00854FBA">
        <w:rPr>
          <w:lang w:eastAsia="x-none"/>
        </w:rPr>
        <w:t xml:space="preserve">) on inter-UE coordination mechanism, including issues </w:t>
      </w:r>
      <w:r w:rsidRPr="00854FBA">
        <w:t xml:space="preserve">2-11 and 2-10 as summarized in section 4 of </w:t>
      </w:r>
      <w:hyperlink r:id="rId1086" w:history="1">
        <w:r w:rsidR="000B5C49">
          <w:rPr>
            <w:rStyle w:val="Hyperlink"/>
          </w:rPr>
          <w:t>R1-2205117</w:t>
        </w:r>
      </w:hyperlink>
      <w:r w:rsidRPr="00854FBA">
        <w:t>,</w:t>
      </w:r>
      <w:r w:rsidRPr="00854FBA">
        <w:rPr>
          <w:lang w:eastAsia="x-none"/>
        </w:rPr>
        <w:t xml:space="preserve"> until May 12</w:t>
      </w:r>
    </w:p>
    <w:p w14:paraId="4BF1FAEE" w14:textId="7EF16D00" w:rsidR="007D7F59" w:rsidRPr="00854FBA" w:rsidRDefault="001B5688" w:rsidP="007D7F59">
      <w:pPr>
        <w:rPr>
          <w:b/>
          <w:bCs/>
          <w:lang w:val="en-US" w:eastAsia="x-none"/>
        </w:rPr>
      </w:pPr>
      <w:hyperlink r:id="rId1087" w:history="1">
        <w:r w:rsidR="000B5C49">
          <w:rPr>
            <w:rStyle w:val="Hyperlink"/>
            <w:b/>
            <w:bCs/>
            <w:lang w:val="en-US" w:eastAsia="x-none"/>
          </w:rPr>
          <w:t>R1-2205290</w:t>
        </w:r>
      </w:hyperlink>
      <w:r w:rsidR="00854FBA" w:rsidRPr="00854FBA">
        <w:rPr>
          <w:b/>
          <w:bCs/>
          <w:lang w:val="en-US" w:eastAsia="x-none"/>
        </w:rPr>
        <w:tab/>
        <w:t>Moderator Summary #1 of email discussion [109-e-R17-Sidelink-01]</w:t>
      </w:r>
      <w:r w:rsidR="00854FBA" w:rsidRPr="00854FBA">
        <w:rPr>
          <w:b/>
          <w:bCs/>
          <w:lang w:val="en-US" w:eastAsia="x-none"/>
        </w:rPr>
        <w:tab/>
        <w:t>Moderator (vivo)</w:t>
      </w:r>
    </w:p>
    <w:p w14:paraId="271D5C7E" w14:textId="77777777" w:rsidR="00262714" w:rsidRDefault="00262714" w:rsidP="007D7F59">
      <w:pPr>
        <w:rPr>
          <w:lang w:val="en-US" w:eastAsia="x-none"/>
        </w:rPr>
      </w:pPr>
    </w:p>
    <w:p w14:paraId="5FD77ABA" w14:textId="36419C58" w:rsidR="00854FBA" w:rsidRDefault="00262714" w:rsidP="007D7F59">
      <w:pPr>
        <w:rPr>
          <w:lang w:val="en-US" w:eastAsia="x-none"/>
        </w:rPr>
      </w:pPr>
      <w:r w:rsidRPr="00262714">
        <w:rPr>
          <w:b/>
          <w:bCs/>
          <w:lang w:val="en-US" w:eastAsia="x-none"/>
        </w:rPr>
        <w:t>Decision:</w:t>
      </w:r>
      <w:r>
        <w:rPr>
          <w:lang w:val="en-US" w:eastAsia="x-none"/>
        </w:rPr>
        <w:t xml:space="preserve"> As per email decision posted on </w:t>
      </w:r>
      <w:r w:rsidR="00854FBA">
        <w:rPr>
          <w:lang w:val="en-US" w:eastAsia="x-none"/>
        </w:rPr>
        <w:t>May 1</w:t>
      </w:r>
      <w:r>
        <w:rPr>
          <w:lang w:val="en-US" w:eastAsia="x-none"/>
        </w:rPr>
        <w:t>6</w:t>
      </w:r>
      <w:r w:rsidR="00854FBA" w:rsidRPr="00854FBA">
        <w:rPr>
          <w:vertAlign w:val="superscript"/>
          <w:lang w:val="en-US" w:eastAsia="x-none"/>
        </w:rPr>
        <w:t>th</w:t>
      </w:r>
      <w:r>
        <w:rPr>
          <w:lang w:val="en-US" w:eastAsia="x-none"/>
        </w:rPr>
        <w:t>, the following is agreed as response to RAN2</w:t>
      </w:r>
    </w:p>
    <w:p w14:paraId="23AA36E0" w14:textId="77777777" w:rsidR="00262714" w:rsidRPr="00262714" w:rsidRDefault="00262714" w:rsidP="00262714">
      <w:pPr>
        <w:rPr>
          <w:bCs/>
          <w:u w:val="single"/>
          <w:lang w:eastAsia="x-none"/>
        </w:rPr>
      </w:pPr>
      <w:r w:rsidRPr="00262714">
        <w:rPr>
          <w:bCs/>
          <w:u w:val="single"/>
          <w:lang w:eastAsia="x-none"/>
        </w:rPr>
        <w:t>Conclusion</w:t>
      </w:r>
    </w:p>
    <w:p w14:paraId="5407F296" w14:textId="77777777" w:rsidR="00262714" w:rsidRPr="001E10D9" w:rsidRDefault="00262714" w:rsidP="00262714">
      <w:pPr>
        <w:snapToGrid w:val="0"/>
        <w:jc w:val="both"/>
        <w:rPr>
          <w:rFonts w:ascii="Times New Roman" w:eastAsia="SimSun" w:hAnsi="Times New Roman"/>
          <w:lang w:val="en-US" w:eastAsia="zh-CN"/>
        </w:rPr>
      </w:pPr>
      <w:r w:rsidRPr="001E10D9">
        <w:rPr>
          <w:rFonts w:ascii="Times New Roman" w:eastAsia="SimSun" w:hAnsi="Times New Roman"/>
          <w:bCs/>
          <w:szCs w:val="22"/>
          <w:lang w:val="en-US" w:eastAsia="zh-CN"/>
        </w:rPr>
        <w:t xml:space="preserve">RAN1 </w:t>
      </w:r>
      <w:r w:rsidRPr="001E10D9">
        <w:rPr>
          <w:rFonts w:ascii="Times New Roman" w:eastAsia="SimSun" w:hAnsi="Times New Roman"/>
          <w:lang w:val="en-US" w:eastAsia="zh-CN"/>
        </w:rPr>
        <w:t xml:space="preserve">thanks RAN2 for the LS asking the definitions of </w:t>
      </w:r>
      <w:r w:rsidRPr="001E10D9">
        <w:rPr>
          <w:rFonts w:ascii="Times New Roman" w:eastAsia="SimSun" w:hAnsi="Times New Roman"/>
          <w:lang w:eastAsia="zh-CN"/>
        </w:rPr>
        <w:t xml:space="preserve">higher layer parameters </w:t>
      </w:r>
      <w:r w:rsidRPr="001E10D9">
        <w:rPr>
          <w:rFonts w:ascii="Times New Roman" w:eastAsia="SimSun" w:hAnsi="Times New Roman"/>
          <w:i/>
          <w:lang w:eastAsia="zh-CN"/>
        </w:rPr>
        <w:t>priorityScheme1CoordInfoExplicit</w:t>
      </w:r>
      <w:r w:rsidRPr="001E10D9">
        <w:rPr>
          <w:rFonts w:ascii="Times New Roman" w:eastAsia="SimSun" w:hAnsi="Times New Roman"/>
          <w:lang w:eastAsia="zh-CN"/>
        </w:rPr>
        <w:t xml:space="preserve">, </w:t>
      </w:r>
      <w:r w:rsidRPr="001E10D9">
        <w:rPr>
          <w:rFonts w:ascii="Times New Roman" w:eastAsia="SimSun" w:hAnsi="Times New Roman"/>
          <w:i/>
          <w:lang w:eastAsia="zh-CN"/>
        </w:rPr>
        <w:t>priorityScheme1Request</w:t>
      </w:r>
      <w:r w:rsidRPr="001E10D9">
        <w:rPr>
          <w:rFonts w:ascii="Times New Roman" w:eastAsia="SimSun" w:hAnsi="Times New Roman"/>
          <w:lang w:eastAsia="zh-CN"/>
        </w:rPr>
        <w:t xml:space="preserve">, and </w:t>
      </w:r>
      <w:r w:rsidRPr="001E10D9">
        <w:rPr>
          <w:rFonts w:ascii="Times New Roman" w:eastAsia="SimSun" w:hAnsi="Times New Roman"/>
          <w:i/>
          <w:lang w:eastAsia="zh-CN"/>
        </w:rPr>
        <w:t>priorityScheme1CoordInfoCondition</w:t>
      </w:r>
      <w:r w:rsidRPr="001E10D9">
        <w:rPr>
          <w:rFonts w:ascii="Times New Roman" w:eastAsia="SimSun" w:hAnsi="Times New Roman"/>
          <w:lang w:eastAsia="zh-CN"/>
        </w:rPr>
        <w:t>.</w:t>
      </w:r>
    </w:p>
    <w:p w14:paraId="4FF23BB5" w14:textId="77777777" w:rsidR="00262714" w:rsidRPr="001E10D9" w:rsidRDefault="00262714" w:rsidP="00262714">
      <w:pPr>
        <w:snapToGrid w:val="0"/>
        <w:jc w:val="both"/>
        <w:rPr>
          <w:rFonts w:ascii="Times New Roman" w:eastAsia="SimSun" w:hAnsi="Times New Roman"/>
          <w:lang w:val="en-US" w:eastAsia="zh-CN"/>
        </w:rPr>
      </w:pPr>
      <w:r w:rsidRPr="001E10D9">
        <w:rPr>
          <w:rFonts w:ascii="Times New Roman" w:eastAsia="SimSun" w:hAnsi="Times New Roman"/>
          <w:lang w:val="en-US" w:eastAsia="zh-CN"/>
        </w:rPr>
        <w:t>RAN1 introduced these higher layer parameters (</w:t>
      </w:r>
      <w:r w:rsidRPr="001E10D9">
        <w:rPr>
          <w:rFonts w:ascii="Times New Roman" w:eastAsia="SimSun" w:hAnsi="Times New Roman"/>
          <w:i/>
          <w:iCs/>
          <w:lang w:val="en-US" w:eastAsia="zh-CN"/>
        </w:rPr>
        <w:t>priorityScheme1CoordInfoExplicit</w:t>
      </w:r>
      <w:r w:rsidRPr="001E10D9">
        <w:rPr>
          <w:rFonts w:ascii="Times New Roman" w:eastAsia="SimSun" w:hAnsi="Times New Roman"/>
          <w:lang w:val="en-US" w:eastAsia="zh-CN"/>
        </w:rPr>
        <w:t xml:space="preserve">, </w:t>
      </w:r>
      <w:r w:rsidRPr="001E10D9">
        <w:rPr>
          <w:rFonts w:ascii="Times New Roman" w:eastAsia="SimSun" w:hAnsi="Times New Roman"/>
          <w:i/>
          <w:iCs/>
          <w:lang w:val="en-US" w:eastAsia="zh-CN"/>
        </w:rPr>
        <w:t>priorityScheme1Request</w:t>
      </w:r>
      <w:r w:rsidRPr="001E10D9">
        <w:rPr>
          <w:rFonts w:ascii="Times New Roman" w:eastAsia="SimSun" w:hAnsi="Times New Roman"/>
          <w:lang w:val="en-US" w:eastAsia="zh-CN"/>
        </w:rPr>
        <w:t xml:space="preserve">, and </w:t>
      </w:r>
      <w:r w:rsidRPr="001E10D9">
        <w:rPr>
          <w:rFonts w:ascii="Times New Roman" w:eastAsia="SimSun" w:hAnsi="Times New Roman"/>
          <w:i/>
          <w:iCs/>
          <w:lang w:val="en-US" w:eastAsia="zh-CN"/>
        </w:rPr>
        <w:t>priorityScheme1CoordInfoCondition</w:t>
      </w:r>
      <w:r w:rsidRPr="001E10D9">
        <w:rPr>
          <w:rFonts w:ascii="Times New Roman" w:eastAsia="SimSun" w:hAnsi="Times New Roman"/>
          <w:lang w:val="en-US" w:eastAsia="zh-CN"/>
        </w:rPr>
        <w:t>) for various purposes relating to priority, including the following:</w:t>
      </w:r>
    </w:p>
    <w:p w14:paraId="1AE97914" w14:textId="77777777" w:rsidR="00262714" w:rsidRPr="001E10D9" w:rsidRDefault="00262714" w:rsidP="00CF6E6D">
      <w:pPr>
        <w:numPr>
          <w:ilvl w:val="0"/>
          <w:numId w:val="163"/>
        </w:numPr>
        <w:autoSpaceDE w:val="0"/>
        <w:autoSpaceDN w:val="0"/>
        <w:adjustRightInd w:val="0"/>
        <w:snapToGrid w:val="0"/>
        <w:jc w:val="both"/>
        <w:rPr>
          <w:rFonts w:ascii="Times New Roman" w:eastAsia="SimSun" w:hAnsi="Times New Roman"/>
          <w:lang w:val="en-US" w:eastAsia="zh-CN"/>
        </w:rPr>
      </w:pPr>
      <w:r w:rsidRPr="001E10D9">
        <w:rPr>
          <w:rFonts w:ascii="Times New Roman" w:eastAsia="SimSun" w:hAnsi="Times New Roman"/>
          <w:lang w:val="en-US" w:eastAsia="zh-CN"/>
        </w:rPr>
        <w:t>Higher layer parameters (</w:t>
      </w:r>
      <w:r w:rsidRPr="001E10D9">
        <w:rPr>
          <w:rFonts w:ascii="Times New Roman" w:eastAsia="SimSun" w:hAnsi="Times New Roman"/>
          <w:i/>
          <w:iCs/>
          <w:lang w:val="en-US" w:eastAsia="zh-CN"/>
        </w:rPr>
        <w:t>priorityScheme1CoordInfoExplicit, priorityScheme1CoordInfoCondition</w:t>
      </w:r>
      <w:r w:rsidRPr="001E10D9">
        <w:rPr>
          <w:rFonts w:ascii="Times New Roman" w:eastAsia="SimSun" w:hAnsi="Times New Roman"/>
          <w:lang w:val="en-US" w:eastAsia="zh-CN"/>
        </w:rPr>
        <w:t xml:space="preserve">) are introduced to determine the priority value for sensing and candidate resource (re-)selection for transmitting the TB carrying the IUC MAC CE, and the priority value in the SCI Format 1-A corresponding to the TB carrying the IUC MAC CE. </w:t>
      </w:r>
    </w:p>
    <w:p w14:paraId="09D6C471" w14:textId="77777777" w:rsidR="00262714" w:rsidRPr="001E10D9" w:rsidRDefault="00262714" w:rsidP="00CF6E6D">
      <w:pPr>
        <w:numPr>
          <w:ilvl w:val="1"/>
          <w:numId w:val="163"/>
        </w:numPr>
        <w:autoSpaceDE w:val="0"/>
        <w:autoSpaceDN w:val="0"/>
        <w:adjustRightInd w:val="0"/>
        <w:snapToGrid w:val="0"/>
        <w:jc w:val="both"/>
        <w:rPr>
          <w:rFonts w:ascii="Times New Roman" w:eastAsia="SimSun" w:hAnsi="Times New Roman"/>
          <w:lang w:val="en-US" w:eastAsia="zh-CN"/>
        </w:rPr>
      </w:pPr>
      <w:r w:rsidRPr="001E10D9">
        <w:rPr>
          <w:rFonts w:ascii="Times New Roman" w:eastAsia="SimSun" w:hAnsi="Times New Roman"/>
          <w:lang w:val="en-US" w:eastAsia="zh-CN"/>
        </w:rPr>
        <w:t>Note that the above priority value also depends on other data multiplexed within the TB if any.</w:t>
      </w:r>
    </w:p>
    <w:p w14:paraId="0F3AE42B" w14:textId="77777777" w:rsidR="00262714" w:rsidRPr="001E10D9" w:rsidRDefault="00262714" w:rsidP="00CF6E6D">
      <w:pPr>
        <w:numPr>
          <w:ilvl w:val="0"/>
          <w:numId w:val="163"/>
        </w:numPr>
        <w:autoSpaceDE w:val="0"/>
        <w:autoSpaceDN w:val="0"/>
        <w:adjustRightInd w:val="0"/>
        <w:snapToGrid w:val="0"/>
        <w:jc w:val="both"/>
        <w:rPr>
          <w:rFonts w:ascii="Times New Roman" w:eastAsia="SimSun" w:hAnsi="Times New Roman"/>
          <w:lang w:val="en-US" w:eastAsia="zh-CN"/>
        </w:rPr>
      </w:pPr>
      <w:r w:rsidRPr="001E10D9">
        <w:rPr>
          <w:rFonts w:ascii="Times New Roman" w:eastAsia="SimSun" w:hAnsi="Times New Roman"/>
          <w:lang w:val="en-US" w:eastAsia="zh-CN"/>
        </w:rPr>
        <w:t>Higher layer parameter (</w:t>
      </w:r>
      <w:r w:rsidRPr="001E10D9">
        <w:rPr>
          <w:rFonts w:ascii="Times New Roman" w:eastAsia="SimSun" w:hAnsi="Times New Roman"/>
          <w:i/>
          <w:iCs/>
          <w:lang w:val="en-US" w:eastAsia="zh-CN"/>
        </w:rPr>
        <w:t>priorityScheme1Request</w:t>
      </w:r>
      <w:r w:rsidRPr="001E10D9">
        <w:rPr>
          <w:rFonts w:ascii="Times New Roman" w:eastAsia="SimSun" w:hAnsi="Times New Roman"/>
          <w:lang w:val="en-US" w:eastAsia="zh-CN"/>
        </w:rPr>
        <w:t xml:space="preserve">) is introduced to determine the priority value for sensing and candidate resource (re-)selection for transmitting the TB carrying the IUC request MAC CE, and the priority value in the SCI Format 1-A corresponding to the TB carrying the IUC request MAC CE. </w:t>
      </w:r>
    </w:p>
    <w:p w14:paraId="614FF32D" w14:textId="77777777" w:rsidR="00262714" w:rsidRPr="001E10D9" w:rsidRDefault="00262714" w:rsidP="00CF6E6D">
      <w:pPr>
        <w:numPr>
          <w:ilvl w:val="1"/>
          <w:numId w:val="163"/>
        </w:numPr>
        <w:autoSpaceDE w:val="0"/>
        <w:autoSpaceDN w:val="0"/>
        <w:adjustRightInd w:val="0"/>
        <w:snapToGrid w:val="0"/>
        <w:jc w:val="both"/>
        <w:rPr>
          <w:rFonts w:ascii="Times New Roman" w:eastAsia="SimSun" w:hAnsi="Times New Roman"/>
          <w:lang w:val="en-US" w:eastAsia="zh-CN"/>
        </w:rPr>
      </w:pPr>
      <w:r w:rsidRPr="001E10D9">
        <w:rPr>
          <w:rFonts w:ascii="Times New Roman" w:eastAsia="SimSun" w:hAnsi="Times New Roman"/>
          <w:lang w:val="en-US" w:eastAsia="zh-CN"/>
        </w:rPr>
        <w:t>Note that the above priority value also depends on other data multiplexed within the TB if any.</w:t>
      </w:r>
    </w:p>
    <w:p w14:paraId="5330EFF8" w14:textId="77777777" w:rsidR="00262714" w:rsidRPr="001E10D9" w:rsidRDefault="00262714" w:rsidP="00262714">
      <w:pPr>
        <w:snapToGrid w:val="0"/>
        <w:spacing w:before="120" w:after="120"/>
        <w:jc w:val="both"/>
        <w:rPr>
          <w:rFonts w:ascii="Times New Roman" w:eastAsia="SimSun" w:hAnsi="Times New Roman"/>
          <w:lang w:val="en-US" w:eastAsia="zh-CN"/>
        </w:rPr>
      </w:pPr>
      <w:r w:rsidRPr="001E10D9">
        <w:rPr>
          <w:rFonts w:ascii="Times New Roman" w:eastAsia="SimSun" w:hAnsi="Times New Roman"/>
          <w:lang w:val="en-US" w:eastAsia="zh-CN"/>
        </w:rPr>
        <w:t>In detail, the UE follows the behaviour in the RAN1 agreements below: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01"/>
      </w:tblGrid>
      <w:tr w:rsidR="00262714" w:rsidRPr="00262714" w14:paraId="32D04132" w14:textId="77777777" w:rsidTr="00262714">
        <w:tc>
          <w:tcPr>
            <w:tcW w:w="10201" w:type="dxa"/>
            <w:shd w:val="clear" w:color="auto" w:fill="auto"/>
          </w:tcPr>
          <w:p w14:paraId="1772E925" w14:textId="77777777" w:rsidR="00262714" w:rsidRPr="00262714" w:rsidRDefault="00262714" w:rsidP="00C046FB">
            <w:pPr>
              <w:rPr>
                <w:i/>
                <w:iCs/>
                <w:sz w:val="18"/>
                <w:szCs w:val="18"/>
                <w:highlight w:val="green"/>
                <w:lang w:val="en-US" w:eastAsia="zh-CN"/>
              </w:rPr>
            </w:pPr>
            <w:r w:rsidRPr="00262714">
              <w:rPr>
                <w:i/>
                <w:iCs/>
                <w:sz w:val="18"/>
                <w:szCs w:val="18"/>
                <w:highlight w:val="green"/>
                <w:lang w:eastAsia="ko-KR"/>
              </w:rPr>
              <w:t>Agreement</w:t>
            </w:r>
          </w:p>
          <w:p w14:paraId="2E66E112" w14:textId="77777777" w:rsidR="00262714" w:rsidRPr="00262714" w:rsidRDefault="00262714" w:rsidP="00CF6E6D">
            <w:pPr>
              <w:numPr>
                <w:ilvl w:val="0"/>
                <w:numId w:val="164"/>
              </w:numPr>
              <w:overflowPunct w:val="0"/>
              <w:autoSpaceDE w:val="0"/>
              <w:autoSpaceDN w:val="0"/>
              <w:textAlignment w:val="baseline"/>
              <w:rPr>
                <w:rFonts w:eastAsia="Times New Roman"/>
                <w:i/>
                <w:iCs/>
                <w:sz w:val="18"/>
                <w:szCs w:val="18"/>
                <w:lang w:eastAsia="ko-KR"/>
              </w:rPr>
            </w:pPr>
            <w:r w:rsidRPr="00262714">
              <w:rPr>
                <w:rFonts w:eastAsia="Times New Roman"/>
                <w:i/>
                <w:iCs/>
                <w:sz w:val="18"/>
                <w:szCs w:val="18"/>
                <w:lang w:eastAsia="ko-KR"/>
              </w:rPr>
              <w:t>For inter-UE coordination information triggered by an explicit request in Scheme 1, the priority value of the inter-UE coordination information is (pre)configured priority value if it is provided by (pre)configuration. Otherwise, the priority value is the same as indicated by UE-B’s explicit request.</w:t>
            </w:r>
            <w:r w:rsidRPr="00262714">
              <w:rPr>
                <w:rFonts w:eastAsia="Times New Roman"/>
                <w:sz w:val="18"/>
                <w:szCs w:val="18"/>
              </w:rPr>
              <w:t xml:space="preserve"> </w:t>
            </w:r>
          </w:p>
          <w:p w14:paraId="3BD544F5" w14:textId="77777777" w:rsidR="00262714" w:rsidRPr="00262714" w:rsidRDefault="00262714" w:rsidP="00CF6E6D">
            <w:pPr>
              <w:numPr>
                <w:ilvl w:val="1"/>
                <w:numId w:val="164"/>
              </w:numPr>
              <w:overflowPunct w:val="0"/>
              <w:autoSpaceDE w:val="0"/>
              <w:autoSpaceDN w:val="0"/>
              <w:textAlignment w:val="baseline"/>
              <w:rPr>
                <w:rFonts w:eastAsia="Times New Roman"/>
                <w:i/>
                <w:iCs/>
                <w:sz w:val="18"/>
                <w:szCs w:val="18"/>
                <w:lang w:eastAsia="ko-KR"/>
              </w:rPr>
            </w:pPr>
            <w:r w:rsidRPr="00262714">
              <w:rPr>
                <w:rFonts w:eastAsia="Times New Roman"/>
                <w:i/>
                <w:iCs/>
                <w:sz w:val="18"/>
                <w:szCs w:val="18"/>
                <w:lang w:eastAsia="ko-KR"/>
              </w:rPr>
              <w:t>For the case when inter-UE coordination information is transmitted together with other data, the priority value of the multiplexed sidelink transmission is determined by the smallest priority value between the inter-UE coordination information and data</w:t>
            </w:r>
          </w:p>
          <w:p w14:paraId="7FC34789" w14:textId="77777777" w:rsidR="00262714" w:rsidRPr="00262714" w:rsidRDefault="00262714" w:rsidP="00C046FB">
            <w:pPr>
              <w:rPr>
                <w:rFonts w:eastAsia="SimSun"/>
                <w:i/>
                <w:iCs/>
                <w:sz w:val="18"/>
                <w:szCs w:val="18"/>
                <w:highlight w:val="green"/>
                <w:lang w:eastAsia="ko-KR"/>
              </w:rPr>
            </w:pPr>
            <w:r w:rsidRPr="00262714">
              <w:rPr>
                <w:i/>
                <w:iCs/>
                <w:sz w:val="18"/>
                <w:szCs w:val="18"/>
                <w:highlight w:val="green"/>
                <w:lang w:eastAsia="ko-KR"/>
              </w:rPr>
              <w:t>Agreement</w:t>
            </w:r>
          </w:p>
          <w:p w14:paraId="019C5F7D" w14:textId="77777777" w:rsidR="00262714" w:rsidRPr="00262714" w:rsidRDefault="00262714" w:rsidP="00CF6E6D">
            <w:pPr>
              <w:numPr>
                <w:ilvl w:val="0"/>
                <w:numId w:val="164"/>
              </w:numPr>
              <w:overflowPunct w:val="0"/>
              <w:autoSpaceDE w:val="0"/>
              <w:autoSpaceDN w:val="0"/>
              <w:textAlignment w:val="baseline"/>
              <w:rPr>
                <w:rFonts w:eastAsia="Times New Roman"/>
                <w:i/>
                <w:iCs/>
                <w:sz w:val="18"/>
                <w:szCs w:val="18"/>
                <w:lang w:eastAsia="ko-KR"/>
              </w:rPr>
            </w:pPr>
            <w:r w:rsidRPr="00262714">
              <w:rPr>
                <w:rFonts w:eastAsia="Times New Roman"/>
                <w:i/>
                <w:iCs/>
                <w:sz w:val="18"/>
                <w:szCs w:val="18"/>
                <w:lang w:eastAsia="ko-KR"/>
              </w:rPr>
              <w:t>For inter-UE coordination information triggered by an explicit request in Scheme 1, the priority value of explicit request is (pre)configured priority value if it is provided by (pre)configuration. Otherwise, the priority value is the same as that of a TB to be transmitted by UE-B.</w:t>
            </w:r>
            <w:r w:rsidRPr="00262714">
              <w:rPr>
                <w:rFonts w:eastAsia="Times New Roman"/>
                <w:sz w:val="18"/>
                <w:szCs w:val="18"/>
              </w:rPr>
              <w:t xml:space="preserve"> </w:t>
            </w:r>
          </w:p>
          <w:p w14:paraId="6707F6AE" w14:textId="77777777" w:rsidR="00262714" w:rsidRPr="00262714" w:rsidRDefault="00262714" w:rsidP="00CF6E6D">
            <w:pPr>
              <w:numPr>
                <w:ilvl w:val="1"/>
                <w:numId w:val="164"/>
              </w:numPr>
              <w:overflowPunct w:val="0"/>
              <w:autoSpaceDE w:val="0"/>
              <w:autoSpaceDN w:val="0"/>
              <w:textAlignment w:val="baseline"/>
              <w:rPr>
                <w:rFonts w:eastAsia="Times New Roman"/>
                <w:i/>
                <w:iCs/>
                <w:sz w:val="18"/>
                <w:szCs w:val="18"/>
                <w:lang w:eastAsia="ko-KR"/>
              </w:rPr>
            </w:pPr>
            <w:r w:rsidRPr="00262714">
              <w:rPr>
                <w:rFonts w:eastAsia="Times New Roman"/>
                <w:i/>
                <w:iCs/>
                <w:sz w:val="18"/>
                <w:szCs w:val="18"/>
                <w:lang w:eastAsia="ko-KR"/>
              </w:rPr>
              <w:t>For the case when the explicit request is transmitted together with other data, the priority value of the multiplexed sidelink transmission is determined by the smallest priority value between the explicit request and data</w:t>
            </w:r>
          </w:p>
          <w:p w14:paraId="378F5ADD" w14:textId="77777777" w:rsidR="00262714" w:rsidRPr="00262714" w:rsidRDefault="00262714" w:rsidP="00C046FB">
            <w:pPr>
              <w:rPr>
                <w:rFonts w:eastAsia="SimSun"/>
                <w:i/>
                <w:iCs/>
                <w:sz w:val="18"/>
                <w:szCs w:val="18"/>
                <w:highlight w:val="green"/>
                <w:lang w:eastAsia="ko-KR"/>
              </w:rPr>
            </w:pPr>
            <w:r w:rsidRPr="00262714">
              <w:rPr>
                <w:i/>
                <w:iCs/>
                <w:sz w:val="18"/>
                <w:szCs w:val="18"/>
                <w:highlight w:val="green"/>
                <w:lang w:eastAsia="ko-KR"/>
              </w:rPr>
              <w:t>Agreement</w:t>
            </w:r>
          </w:p>
          <w:p w14:paraId="119D9393" w14:textId="77777777" w:rsidR="00262714" w:rsidRPr="00262714" w:rsidRDefault="00262714" w:rsidP="00CF6E6D">
            <w:pPr>
              <w:numPr>
                <w:ilvl w:val="0"/>
                <w:numId w:val="164"/>
              </w:numPr>
              <w:overflowPunct w:val="0"/>
              <w:autoSpaceDE w:val="0"/>
              <w:autoSpaceDN w:val="0"/>
              <w:textAlignment w:val="baseline"/>
              <w:rPr>
                <w:rFonts w:eastAsia="Times New Roman"/>
                <w:i/>
                <w:iCs/>
                <w:sz w:val="18"/>
                <w:szCs w:val="18"/>
                <w:lang w:eastAsia="ko-KR"/>
              </w:rPr>
            </w:pPr>
            <w:r w:rsidRPr="00262714">
              <w:rPr>
                <w:rFonts w:eastAsia="Times New Roman"/>
                <w:i/>
                <w:iCs/>
                <w:sz w:val="18"/>
                <w:szCs w:val="18"/>
                <w:lang w:eastAsia="ko-KR"/>
              </w:rPr>
              <w:t xml:space="preserve">For inter-UE coordination information triggered by a condition other than explicit request reception in Scheme 1, the priority value of the inter-UE coordination information is (pre)configured priority value if it is provided by (pre)configuration. </w:t>
            </w:r>
          </w:p>
          <w:p w14:paraId="65332639" w14:textId="77777777" w:rsidR="00262714" w:rsidRPr="00262714" w:rsidRDefault="00262714" w:rsidP="00CF6E6D">
            <w:pPr>
              <w:numPr>
                <w:ilvl w:val="1"/>
                <w:numId w:val="164"/>
              </w:numPr>
              <w:overflowPunct w:val="0"/>
              <w:autoSpaceDE w:val="0"/>
              <w:autoSpaceDN w:val="0"/>
              <w:textAlignment w:val="baseline"/>
              <w:rPr>
                <w:rFonts w:eastAsia="Times New Roman"/>
                <w:i/>
                <w:iCs/>
                <w:sz w:val="18"/>
                <w:szCs w:val="18"/>
                <w:lang w:eastAsia="ko-KR"/>
              </w:rPr>
            </w:pPr>
            <w:r w:rsidRPr="00262714">
              <w:rPr>
                <w:rFonts w:eastAsia="Times New Roman"/>
                <w:i/>
                <w:iCs/>
                <w:sz w:val="18"/>
                <w:szCs w:val="18"/>
                <w:lang w:eastAsia="ko-KR"/>
              </w:rPr>
              <w:t>FFS: Otherwise, the priority value is determined by UE-A’s implementation.</w:t>
            </w:r>
          </w:p>
          <w:p w14:paraId="764E3EE8" w14:textId="77777777" w:rsidR="00262714" w:rsidRPr="00262714" w:rsidRDefault="00262714" w:rsidP="00CF6E6D">
            <w:pPr>
              <w:numPr>
                <w:ilvl w:val="1"/>
                <w:numId w:val="164"/>
              </w:numPr>
              <w:overflowPunct w:val="0"/>
              <w:autoSpaceDE w:val="0"/>
              <w:autoSpaceDN w:val="0"/>
              <w:textAlignment w:val="baseline"/>
              <w:rPr>
                <w:rFonts w:ascii="Arial" w:eastAsia="SimSun" w:hAnsi="Arial" w:cs="Arial"/>
                <w:sz w:val="18"/>
                <w:szCs w:val="18"/>
                <w:lang w:eastAsia="zh-CN"/>
              </w:rPr>
            </w:pPr>
            <w:r w:rsidRPr="00262714">
              <w:rPr>
                <w:rFonts w:eastAsia="Times New Roman"/>
                <w:i/>
                <w:iCs/>
                <w:sz w:val="18"/>
                <w:szCs w:val="18"/>
                <w:lang w:eastAsia="ko-KR"/>
              </w:rPr>
              <w:t>For the case when inter-UE coordination information is transmitted together with other data, the priority value of the multiplexed sidelink transmission is determined by the smallest priority value between the inter-UE coordination information and data</w:t>
            </w:r>
          </w:p>
        </w:tc>
      </w:tr>
    </w:tbl>
    <w:p w14:paraId="7A61D8D4" w14:textId="77777777" w:rsidR="00262714" w:rsidRPr="001E10D9" w:rsidRDefault="00262714" w:rsidP="00262714">
      <w:pPr>
        <w:snapToGrid w:val="0"/>
        <w:spacing w:before="120" w:after="120"/>
        <w:jc w:val="both"/>
        <w:rPr>
          <w:rFonts w:ascii="Times New Roman" w:eastAsia="SimSun" w:hAnsi="Times New Roman"/>
          <w:lang w:val="en-US" w:eastAsia="zh-CN"/>
        </w:rPr>
      </w:pPr>
      <w:r w:rsidRPr="001E10D9">
        <w:rPr>
          <w:rFonts w:ascii="Times New Roman" w:eastAsia="SimSun" w:hAnsi="Times New Roman"/>
          <w:lang w:val="en-US" w:eastAsia="zh-CN"/>
        </w:rPr>
        <w:t>Note: It is up to RAN2 to decide whether to fix the priorities of IUC MAC CE and IUC request MAC CE to ‘1’, as well as whether/how to update the related RAN2 specifications.</w:t>
      </w:r>
    </w:p>
    <w:p w14:paraId="3AA7DE1D" w14:textId="0E17ABEC" w:rsidR="00854FBA" w:rsidRDefault="00854FBA" w:rsidP="00856FAE">
      <w:pPr>
        <w:rPr>
          <w:rFonts w:ascii="Times New Roman" w:hAnsi="Times New Roman"/>
          <w:szCs w:val="20"/>
          <w:lang w:val="en-US" w:eastAsia="x-none"/>
        </w:rPr>
      </w:pPr>
    </w:p>
    <w:p w14:paraId="7CF125E0" w14:textId="42A9783B" w:rsidR="00262714" w:rsidRDefault="001B5688" w:rsidP="00262714">
      <w:pPr>
        <w:rPr>
          <w:rFonts w:ascii="Times New Roman" w:hAnsi="Times New Roman"/>
          <w:b/>
          <w:bCs/>
          <w:szCs w:val="20"/>
          <w:lang w:eastAsia="x-none"/>
        </w:rPr>
      </w:pPr>
      <w:hyperlink r:id="rId1088" w:history="1">
        <w:r w:rsidR="000B5C49">
          <w:rPr>
            <w:rStyle w:val="Hyperlink"/>
            <w:rFonts w:ascii="Times New Roman" w:hAnsi="Times New Roman"/>
            <w:b/>
            <w:bCs/>
            <w:szCs w:val="20"/>
            <w:lang w:eastAsia="x-none"/>
          </w:rPr>
          <w:t>R1-2205333</w:t>
        </w:r>
      </w:hyperlink>
      <w:r w:rsidR="00262714" w:rsidRPr="00262714">
        <w:rPr>
          <w:rFonts w:ascii="Times New Roman" w:hAnsi="Times New Roman"/>
          <w:b/>
          <w:bCs/>
          <w:szCs w:val="20"/>
          <w:lang w:eastAsia="x-none"/>
        </w:rPr>
        <w:tab/>
        <w:t>Draft reply LS on the inter-UE coordination mechanism</w:t>
      </w:r>
      <w:r w:rsidR="00262714" w:rsidRPr="00262714">
        <w:rPr>
          <w:rFonts w:ascii="Times New Roman" w:hAnsi="Times New Roman"/>
          <w:b/>
          <w:bCs/>
          <w:szCs w:val="20"/>
          <w:lang w:eastAsia="x-none"/>
        </w:rPr>
        <w:tab/>
        <w:t>Moderator (vivo)</w:t>
      </w:r>
    </w:p>
    <w:p w14:paraId="4A46F8FC" w14:textId="11FE4BEC" w:rsidR="00262714" w:rsidRDefault="00262714" w:rsidP="00262714">
      <w:pPr>
        <w:rPr>
          <w:rFonts w:ascii="Times New Roman" w:hAnsi="Times New Roman"/>
          <w:szCs w:val="20"/>
          <w:lang w:eastAsia="x-none"/>
        </w:rPr>
      </w:pPr>
      <w:r w:rsidRPr="00262714">
        <w:rPr>
          <w:b/>
          <w:bCs/>
          <w:lang w:val="en-US" w:eastAsia="x-none"/>
        </w:rPr>
        <w:t>Decision:</w:t>
      </w:r>
      <w:r>
        <w:rPr>
          <w:lang w:val="en-US" w:eastAsia="x-none"/>
        </w:rPr>
        <w:t xml:space="preserve"> As per email decision posted on May 16</w:t>
      </w:r>
      <w:r w:rsidRPr="00854FBA">
        <w:rPr>
          <w:vertAlign w:val="superscript"/>
          <w:lang w:val="en-US" w:eastAsia="x-none"/>
        </w:rPr>
        <w:t>th</w:t>
      </w:r>
      <w:r>
        <w:rPr>
          <w:lang w:val="en-US" w:eastAsia="x-none"/>
        </w:rPr>
        <w:t>, the draft LS is endorsed assuming</w:t>
      </w:r>
      <w:r w:rsidRPr="00262714">
        <w:t xml:space="preserve"> </w:t>
      </w:r>
      <w:r>
        <w:t xml:space="preserve">the </w:t>
      </w:r>
      <w:r w:rsidRPr="00262714">
        <w:rPr>
          <w:lang w:val="en-US" w:eastAsia="x-none"/>
        </w:rPr>
        <w:t xml:space="preserve">addition of </w:t>
      </w:r>
      <w:hyperlink r:id="rId1089" w:history="1">
        <w:r w:rsidR="000B5C49">
          <w:rPr>
            <w:rStyle w:val="Hyperlink"/>
            <w:lang w:val="en-US" w:eastAsia="x-none"/>
          </w:rPr>
          <w:t>R1-2203042</w:t>
        </w:r>
      </w:hyperlink>
      <w:r w:rsidRPr="00262714">
        <w:rPr>
          <w:lang w:val="en-US" w:eastAsia="x-none"/>
        </w:rPr>
        <w:t xml:space="preserve"> (R2-2203695)</w:t>
      </w:r>
      <w:r>
        <w:rPr>
          <w:lang w:val="en-US" w:eastAsia="x-none"/>
        </w:rPr>
        <w:t xml:space="preserve"> </w:t>
      </w:r>
      <w:r w:rsidRPr="00262714">
        <w:rPr>
          <w:lang w:val="en-US" w:eastAsia="x-none"/>
        </w:rPr>
        <w:t xml:space="preserve">in </w:t>
      </w:r>
      <w:r>
        <w:rPr>
          <w:lang w:val="en-US" w:eastAsia="x-none"/>
        </w:rPr>
        <w:t>r</w:t>
      </w:r>
      <w:r w:rsidRPr="00262714">
        <w:rPr>
          <w:lang w:val="en-US" w:eastAsia="x-none"/>
        </w:rPr>
        <w:t>esponse to field</w:t>
      </w:r>
      <w:r>
        <w:rPr>
          <w:lang w:val="en-US" w:eastAsia="x-none"/>
        </w:rPr>
        <w:t xml:space="preserve">. Final LS is </w:t>
      </w:r>
      <w:r w:rsidRPr="00262714">
        <w:rPr>
          <w:highlight w:val="green"/>
          <w:lang w:val="en-US" w:eastAsia="x-none"/>
        </w:rPr>
        <w:t xml:space="preserve">approved in </w:t>
      </w:r>
      <w:hyperlink r:id="rId1090" w:history="1">
        <w:r w:rsidR="000B5C49">
          <w:rPr>
            <w:rStyle w:val="Hyperlink"/>
            <w:highlight w:val="green"/>
            <w:lang w:val="en-US" w:eastAsia="x-none"/>
          </w:rPr>
          <w:t>R1-2205400</w:t>
        </w:r>
      </w:hyperlink>
      <w:r>
        <w:rPr>
          <w:rFonts w:ascii="Times New Roman" w:hAnsi="Times New Roman"/>
          <w:szCs w:val="20"/>
          <w:lang w:eastAsia="x-none"/>
        </w:rPr>
        <w:t>.</w:t>
      </w:r>
    </w:p>
    <w:p w14:paraId="3D2B28F1" w14:textId="1FCACA12" w:rsidR="00262714" w:rsidRDefault="00262714" w:rsidP="00856FAE">
      <w:pPr>
        <w:rPr>
          <w:rFonts w:ascii="Times New Roman" w:hAnsi="Times New Roman"/>
          <w:szCs w:val="20"/>
          <w:lang w:eastAsia="x-none"/>
        </w:rPr>
      </w:pPr>
    </w:p>
    <w:p w14:paraId="41B6C4F1" w14:textId="01470689" w:rsidR="00262714" w:rsidRPr="00262714" w:rsidRDefault="00262714" w:rsidP="00856FAE">
      <w:pPr>
        <w:rPr>
          <w:rFonts w:ascii="Times New Roman" w:hAnsi="Times New Roman"/>
          <w:szCs w:val="20"/>
          <w:lang w:eastAsia="x-none"/>
        </w:rPr>
      </w:pPr>
      <w:r>
        <w:rPr>
          <w:rFonts w:ascii="Times New Roman" w:hAnsi="Times New Roman"/>
          <w:szCs w:val="20"/>
          <w:lang w:eastAsia="x-none"/>
        </w:rPr>
        <w:t xml:space="preserve">Final summary in </w:t>
      </w:r>
      <w:hyperlink r:id="rId1091" w:history="1">
        <w:r w:rsidR="000B5C49">
          <w:rPr>
            <w:rStyle w:val="Hyperlink"/>
            <w:rFonts w:ascii="Times New Roman" w:hAnsi="Times New Roman"/>
            <w:szCs w:val="20"/>
            <w:lang w:eastAsia="x-none"/>
          </w:rPr>
          <w:t>R1-2205332</w:t>
        </w:r>
      </w:hyperlink>
      <w:r w:rsidRPr="00262714">
        <w:rPr>
          <w:rFonts w:ascii="Times New Roman" w:hAnsi="Times New Roman"/>
          <w:szCs w:val="20"/>
          <w:lang w:eastAsia="x-none"/>
        </w:rPr>
        <w:tab/>
        <w:t>Moderator Summary #2 of email discussion [109-e-R17-Sidelink-01]</w:t>
      </w:r>
      <w:r w:rsidRPr="00262714">
        <w:rPr>
          <w:rFonts w:ascii="Times New Roman" w:hAnsi="Times New Roman"/>
          <w:szCs w:val="20"/>
          <w:lang w:eastAsia="x-none"/>
        </w:rPr>
        <w:tab/>
        <w:t>Moderator (vivo)</w:t>
      </w:r>
    </w:p>
    <w:p w14:paraId="79CEB170" w14:textId="77777777" w:rsidR="007D7F59" w:rsidRDefault="007D7F59" w:rsidP="00AB4774">
      <w:pPr>
        <w:pStyle w:val="Heading3"/>
      </w:pPr>
      <w:bookmarkStart w:id="180" w:name="_Toc101357005"/>
      <w:bookmarkStart w:id="181" w:name="_Toc105521343"/>
      <w:r w:rsidRPr="001201D6">
        <w:t>Resource allocation for power saving</w:t>
      </w:r>
      <w:bookmarkEnd w:id="180"/>
      <w:bookmarkEnd w:id="181"/>
    </w:p>
    <w:p w14:paraId="4A71399F" w14:textId="21110F48" w:rsidR="007D7F59" w:rsidRDefault="001B5688" w:rsidP="007D7F59">
      <w:pPr>
        <w:rPr>
          <w:lang w:eastAsia="x-none"/>
        </w:rPr>
      </w:pPr>
      <w:hyperlink r:id="rId1092" w:history="1">
        <w:r w:rsidR="000B5C49">
          <w:rPr>
            <w:rStyle w:val="Hyperlink"/>
            <w:lang w:eastAsia="x-none"/>
          </w:rPr>
          <w:t>R1-2203059</w:t>
        </w:r>
      </w:hyperlink>
      <w:r w:rsidR="007D7F59">
        <w:rPr>
          <w:lang w:eastAsia="x-none"/>
        </w:rPr>
        <w:tab/>
        <w:t>Remaining aspects of Power consumption reduction for sidelink resource allocation</w:t>
      </w:r>
      <w:r w:rsidR="007D7F59">
        <w:rPr>
          <w:lang w:eastAsia="x-none"/>
        </w:rPr>
        <w:tab/>
        <w:t>FUTUREWEI</w:t>
      </w:r>
    </w:p>
    <w:p w14:paraId="74BC722F" w14:textId="6A897312" w:rsidR="007D7F59" w:rsidRPr="000245A2" w:rsidRDefault="001B5688" w:rsidP="007D7F59">
      <w:hyperlink r:id="rId1093" w:history="1">
        <w:r w:rsidR="000B5C49">
          <w:rPr>
            <w:rStyle w:val="Hyperlink"/>
          </w:rPr>
          <w:t>R1-2203092</w:t>
        </w:r>
      </w:hyperlink>
      <w:r w:rsidR="007D7F59" w:rsidRPr="000245A2">
        <w:tab/>
        <w:t>Remaining issues on sidelink resource allocation to reduce power consumption</w:t>
      </w:r>
      <w:r w:rsidR="007D7F59" w:rsidRPr="000245A2">
        <w:tab/>
        <w:t>Huawei, HiSilicon</w:t>
      </w:r>
    </w:p>
    <w:p w14:paraId="75D86299" w14:textId="41D8DE44" w:rsidR="007D7F59" w:rsidRDefault="001B5688" w:rsidP="007D7F59">
      <w:pPr>
        <w:rPr>
          <w:lang w:eastAsia="x-none"/>
        </w:rPr>
      </w:pPr>
      <w:hyperlink r:id="rId1094" w:history="1">
        <w:r w:rsidR="000B5C49">
          <w:rPr>
            <w:rStyle w:val="Hyperlink"/>
            <w:lang w:eastAsia="x-none"/>
          </w:rPr>
          <w:t>R1-2203312</w:t>
        </w:r>
      </w:hyperlink>
      <w:r w:rsidR="007D7F59">
        <w:rPr>
          <w:lang w:eastAsia="x-none"/>
        </w:rPr>
        <w:tab/>
        <w:t>Remaining issues on sidelink resource allocation for power saving</w:t>
      </w:r>
      <w:r w:rsidR="007D7F59">
        <w:rPr>
          <w:lang w:eastAsia="x-none"/>
        </w:rPr>
        <w:tab/>
        <w:t>Spreadtrum Communications</w:t>
      </w:r>
    </w:p>
    <w:p w14:paraId="094B74D5" w14:textId="7EB688ED" w:rsidR="007D7F59" w:rsidRDefault="001B5688" w:rsidP="007D7F59">
      <w:pPr>
        <w:rPr>
          <w:lang w:eastAsia="x-none"/>
        </w:rPr>
      </w:pPr>
      <w:hyperlink r:id="rId1095" w:history="1">
        <w:r w:rsidR="000B5C49">
          <w:rPr>
            <w:rStyle w:val="Hyperlink"/>
            <w:lang w:eastAsia="x-none"/>
          </w:rPr>
          <w:t>R1-2203360</w:t>
        </w:r>
      </w:hyperlink>
      <w:r w:rsidR="007D7F59">
        <w:rPr>
          <w:lang w:eastAsia="x-none"/>
        </w:rPr>
        <w:tab/>
        <w:t>Maintenance on resource allocation for power saving</w:t>
      </w:r>
      <w:r w:rsidR="007D7F59">
        <w:rPr>
          <w:lang w:eastAsia="x-none"/>
        </w:rPr>
        <w:tab/>
        <w:t>ZTE, Sanechips</w:t>
      </w:r>
    </w:p>
    <w:p w14:paraId="2ECDBC90" w14:textId="5A34FFB0" w:rsidR="007D7F59" w:rsidRDefault="001B5688" w:rsidP="007D7F59">
      <w:pPr>
        <w:rPr>
          <w:lang w:eastAsia="x-none"/>
        </w:rPr>
      </w:pPr>
      <w:hyperlink r:id="rId1096" w:history="1">
        <w:r w:rsidR="000B5C49">
          <w:rPr>
            <w:rStyle w:val="Hyperlink"/>
            <w:lang w:eastAsia="x-none"/>
          </w:rPr>
          <w:t>R1-2203424</w:t>
        </w:r>
      </w:hyperlink>
      <w:r w:rsidR="007D7F59">
        <w:rPr>
          <w:lang w:eastAsia="x-none"/>
        </w:rPr>
        <w:tab/>
        <w:t>Maintenance on resource allocation for power saving</w:t>
      </w:r>
      <w:r w:rsidR="007D7F59">
        <w:rPr>
          <w:lang w:eastAsia="x-none"/>
        </w:rPr>
        <w:tab/>
        <w:t>CATT, GOHIGH</w:t>
      </w:r>
    </w:p>
    <w:p w14:paraId="25C7A819" w14:textId="0E23E01A" w:rsidR="007D7F59" w:rsidRDefault="001B5688" w:rsidP="007D7F59">
      <w:pPr>
        <w:rPr>
          <w:lang w:eastAsia="x-none"/>
        </w:rPr>
      </w:pPr>
      <w:hyperlink r:id="rId1097" w:history="1">
        <w:r w:rsidR="000B5C49">
          <w:rPr>
            <w:rStyle w:val="Hyperlink"/>
            <w:lang w:eastAsia="x-none"/>
          </w:rPr>
          <w:t>R1-2203524</w:t>
        </w:r>
      </w:hyperlink>
      <w:r w:rsidR="007D7F59">
        <w:rPr>
          <w:lang w:eastAsia="x-none"/>
        </w:rPr>
        <w:tab/>
        <w:t>Remaining issues on resource allocation for power saving</w:t>
      </w:r>
      <w:r w:rsidR="007D7F59">
        <w:rPr>
          <w:lang w:eastAsia="x-none"/>
        </w:rPr>
        <w:tab/>
        <w:t>vivo</w:t>
      </w:r>
    </w:p>
    <w:p w14:paraId="77887B01" w14:textId="4DACC6D5" w:rsidR="007D7F59" w:rsidRDefault="001B5688" w:rsidP="007D7F59">
      <w:pPr>
        <w:rPr>
          <w:lang w:eastAsia="x-none"/>
        </w:rPr>
      </w:pPr>
      <w:hyperlink r:id="rId1098" w:history="1">
        <w:r w:rsidR="000B5C49">
          <w:rPr>
            <w:rStyle w:val="Hyperlink"/>
            <w:lang w:eastAsia="x-none"/>
          </w:rPr>
          <w:t>R1-2203701</w:t>
        </w:r>
      </w:hyperlink>
      <w:r w:rsidR="007D7F59">
        <w:rPr>
          <w:lang w:eastAsia="x-none"/>
        </w:rPr>
        <w:tab/>
        <w:t>Remaining issues on sidelink resource allocation for power saving</w:t>
      </w:r>
      <w:r w:rsidR="007D7F59">
        <w:rPr>
          <w:lang w:eastAsia="x-none"/>
        </w:rPr>
        <w:tab/>
        <w:t>Lenovo</w:t>
      </w:r>
    </w:p>
    <w:p w14:paraId="49E3D0D8" w14:textId="2AF84DB0" w:rsidR="007D7F59" w:rsidRDefault="001B5688" w:rsidP="007D7F59">
      <w:pPr>
        <w:rPr>
          <w:lang w:eastAsia="x-none"/>
        </w:rPr>
      </w:pPr>
      <w:hyperlink r:id="rId1099" w:history="1">
        <w:r w:rsidR="000B5C49">
          <w:rPr>
            <w:rStyle w:val="Hyperlink"/>
            <w:lang w:eastAsia="x-none"/>
          </w:rPr>
          <w:t>R1-2203710</w:t>
        </w:r>
      </w:hyperlink>
      <w:r w:rsidR="007D7F59">
        <w:rPr>
          <w:lang w:eastAsia="x-none"/>
        </w:rPr>
        <w:tab/>
        <w:t>Discussion on resource allocation for power saving</w:t>
      </w:r>
      <w:r w:rsidR="007D7F59">
        <w:rPr>
          <w:lang w:eastAsia="x-none"/>
        </w:rPr>
        <w:tab/>
        <w:t>LG Electronics</w:t>
      </w:r>
    </w:p>
    <w:p w14:paraId="43CFD57F" w14:textId="2D4616F4" w:rsidR="007D7F59" w:rsidRDefault="001B5688" w:rsidP="007D7F59">
      <w:pPr>
        <w:rPr>
          <w:lang w:eastAsia="x-none"/>
        </w:rPr>
      </w:pPr>
      <w:hyperlink r:id="rId1100" w:history="1">
        <w:r w:rsidR="000B5C49">
          <w:rPr>
            <w:rStyle w:val="Hyperlink"/>
            <w:lang w:eastAsia="x-none"/>
          </w:rPr>
          <w:t>R1-2203774</w:t>
        </w:r>
      </w:hyperlink>
      <w:r w:rsidR="007D7F59">
        <w:rPr>
          <w:lang w:eastAsia="x-none"/>
        </w:rPr>
        <w:tab/>
        <w:t>Discussion on remaining issues on resource allocation for power saving</w:t>
      </w:r>
      <w:r w:rsidR="007D7F59">
        <w:rPr>
          <w:lang w:eastAsia="x-none"/>
        </w:rPr>
        <w:tab/>
        <w:t>xiaomi</w:t>
      </w:r>
    </w:p>
    <w:p w14:paraId="173E399D" w14:textId="5552066B" w:rsidR="007D7F59" w:rsidRDefault="001B5688" w:rsidP="007D7F59">
      <w:pPr>
        <w:rPr>
          <w:lang w:eastAsia="x-none"/>
        </w:rPr>
      </w:pPr>
      <w:hyperlink r:id="rId1101" w:history="1">
        <w:r w:rsidR="000B5C49">
          <w:rPr>
            <w:rStyle w:val="Hyperlink"/>
            <w:lang w:eastAsia="x-none"/>
          </w:rPr>
          <w:t>R1-2203872</w:t>
        </w:r>
      </w:hyperlink>
      <w:r w:rsidR="007D7F59">
        <w:rPr>
          <w:lang w:eastAsia="x-none"/>
        </w:rPr>
        <w:tab/>
        <w:t>Maintenance on Resource Allocation for Power Saving</w:t>
      </w:r>
      <w:r w:rsidR="007D7F59">
        <w:rPr>
          <w:lang w:eastAsia="x-none"/>
        </w:rPr>
        <w:tab/>
        <w:t>Samsung</w:t>
      </w:r>
    </w:p>
    <w:p w14:paraId="4934F2A8" w14:textId="3A7CF0A6" w:rsidR="007D7F59" w:rsidRDefault="001B5688" w:rsidP="007D7F59">
      <w:pPr>
        <w:rPr>
          <w:lang w:eastAsia="x-none"/>
        </w:rPr>
      </w:pPr>
      <w:hyperlink r:id="rId1102" w:history="1">
        <w:r w:rsidR="000B5C49">
          <w:rPr>
            <w:rStyle w:val="Hyperlink"/>
            <w:lang w:eastAsia="x-none"/>
          </w:rPr>
          <w:t>R1-2203971</w:t>
        </w:r>
      </w:hyperlink>
      <w:r w:rsidR="007D7F59">
        <w:rPr>
          <w:lang w:eastAsia="x-none"/>
        </w:rPr>
        <w:tab/>
        <w:t>Remaining essential issues on power saving RA</w:t>
      </w:r>
      <w:r w:rsidR="007D7F59">
        <w:rPr>
          <w:lang w:eastAsia="x-none"/>
        </w:rPr>
        <w:tab/>
        <w:t>OPPO</w:t>
      </w:r>
    </w:p>
    <w:p w14:paraId="0F4E00D5" w14:textId="42FB73DA" w:rsidR="007D7F59" w:rsidRDefault="001B5688" w:rsidP="007D7F59">
      <w:pPr>
        <w:rPr>
          <w:lang w:eastAsia="x-none"/>
        </w:rPr>
      </w:pPr>
      <w:hyperlink r:id="rId1103" w:history="1">
        <w:r w:rsidR="000B5C49">
          <w:rPr>
            <w:rStyle w:val="Hyperlink"/>
            <w:lang w:eastAsia="x-none"/>
          </w:rPr>
          <w:t>R1-2204046</w:t>
        </w:r>
      </w:hyperlink>
      <w:r w:rsidR="007D7F59">
        <w:rPr>
          <w:lang w:eastAsia="x-none"/>
        </w:rPr>
        <w:tab/>
        <w:t>Remaining issues on resource allocation for power saving</w:t>
      </w:r>
      <w:r w:rsidR="007D7F59">
        <w:rPr>
          <w:lang w:eastAsia="x-none"/>
        </w:rPr>
        <w:tab/>
        <w:t>InterDigital, Inc.</w:t>
      </w:r>
    </w:p>
    <w:p w14:paraId="3E82B123" w14:textId="31B01B6E" w:rsidR="007D7F59" w:rsidRDefault="001B5688" w:rsidP="007D7F59">
      <w:pPr>
        <w:rPr>
          <w:lang w:eastAsia="x-none"/>
        </w:rPr>
      </w:pPr>
      <w:hyperlink r:id="rId1104" w:history="1">
        <w:r w:rsidR="000B5C49">
          <w:rPr>
            <w:rStyle w:val="Hyperlink"/>
            <w:lang w:eastAsia="x-none"/>
          </w:rPr>
          <w:t>R1-2204173</w:t>
        </w:r>
      </w:hyperlink>
      <w:r w:rsidR="007D7F59">
        <w:rPr>
          <w:lang w:eastAsia="x-none"/>
        </w:rPr>
        <w:tab/>
        <w:t>Remaining issues on resource allocation for power saving</w:t>
      </w:r>
      <w:r w:rsidR="007D7F59">
        <w:rPr>
          <w:lang w:eastAsia="x-none"/>
        </w:rPr>
        <w:tab/>
        <w:t>Sharp</w:t>
      </w:r>
    </w:p>
    <w:p w14:paraId="36D269AD" w14:textId="189F6533" w:rsidR="007D7F59" w:rsidRDefault="001B5688" w:rsidP="007D7F59">
      <w:pPr>
        <w:rPr>
          <w:lang w:eastAsia="x-none"/>
        </w:rPr>
      </w:pPr>
      <w:hyperlink r:id="rId1105" w:history="1">
        <w:r w:rsidR="000B5C49">
          <w:rPr>
            <w:rStyle w:val="Hyperlink"/>
            <w:lang w:eastAsia="x-none"/>
          </w:rPr>
          <w:t>R1-2204214</w:t>
        </w:r>
      </w:hyperlink>
      <w:r w:rsidR="007D7F59">
        <w:rPr>
          <w:lang w:eastAsia="x-none"/>
        </w:rPr>
        <w:tab/>
        <w:t>On sidelink resource allocation for power saving</w:t>
      </w:r>
      <w:r w:rsidR="007D7F59">
        <w:rPr>
          <w:lang w:eastAsia="x-none"/>
        </w:rPr>
        <w:tab/>
        <w:t>Apple</w:t>
      </w:r>
    </w:p>
    <w:p w14:paraId="412CE325" w14:textId="744DEC50" w:rsidR="007D7F59" w:rsidRDefault="001B5688" w:rsidP="007D7F59">
      <w:pPr>
        <w:rPr>
          <w:lang w:eastAsia="x-none"/>
        </w:rPr>
      </w:pPr>
      <w:hyperlink r:id="rId1106" w:history="1">
        <w:r w:rsidR="000B5C49">
          <w:rPr>
            <w:rStyle w:val="Hyperlink"/>
            <w:lang w:eastAsia="x-none"/>
          </w:rPr>
          <w:t>R1-2204280</w:t>
        </w:r>
      </w:hyperlink>
      <w:r w:rsidR="007D7F59">
        <w:rPr>
          <w:lang w:eastAsia="x-none"/>
        </w:rPr>
        <w:tab/>
        <w:t>Remaining issues on resource allocation for power saving</w:t>
      </w:r>
      <w:r w:rsidR="007D7F59">
        <w:rPr>
          <w:lang w:eastAsia="x-none"/>
        </w:rPr>
        <w:tab/>
        <w:t>CMCC</w:t>
      </w:r>
    </w:p>
    <w:p w14:paraId="7212DF5A" w14:textId="559E8A3D" w:rsidR="007D7F59" w:rsidRDefault="001B5688" w:rsidP="007D7F59">
      <w:pPr>
        <w:rPr>
          <w:lang w:eastAsia="x-none"/>
        </w:rPr>
      </w:pPr>
      <w:hyperlink r:id="rId1107" w:history="1">
        <w:r w:rsidR="000B5C49">
          <w:rPr>
            <w:rStyle w:val="Hyperlink"/>
            <w:lang w:eastAsia="x-none"/>
          </w:rPr>
          <w:t>R1-2204352</w:t>
        </w:r>
      </w:hyperlink>
      <w:r w:rsidR="007D7F59">
        <w:rPr>
          <w:lang w:eastAsia="x-none"/>
        </w:rPr>
        <w:tab/>
        <w:t>Maintenance of sidelink resource allocation for power saving</w:t>
      </w:r>
      <w:r w:rsidR="007D7F59">
        <w:rPr>
          <w:lang w:eastAsia="x-none"/>
        </w:rPr>
        <w:tab/>
        <w:t>NTT DOCOMO, INC.</w:t>
      </w:r>
    </w:p>
    <w:p w14:paraId="43378131" w14:textId="2DC9F748" w:rsidR="007D7F59" w:rsidRDefault="001B5688" w:rsidP="007D7F59">
      <w:pPr>
        <w:rPr>
          <w:lang w:eastAsia="x-none"/>
        </w:rPr>
      </w:pPr>
      <w:hyperlink r:id="rId1108" w:history="1">
        <w:r w:rsidR="000B5C49">
          <w:rPr>
            <w:rStyle w:val="Hyperlink"/>
            <w:lang w:eastAsia="x-none"/>
          </w:rPr>
          <w:t>R1-2204719</w:t>
        </w:r>
      </w:hyperlink>
      <w:r w:rsidR="007D7F59">
        <w:rPr>
          <w:lang w:eastAsia="x-none"/>
        </w:rPr>
        <w:tab/>
        <w:t>On resource allocation for sidelink power saving</w:t>
      </w:r>
      <w:r w:rsidR="007D7F59">
        <w:rPr>
          <w:lang w:eastAsia="x-none"/>
        </w:rPr>
        <w:tab/>
        <w:t>MediaTek Inc.</w:t>
      </w:r>
    </w:p>
    <w:p w14:paraId="43640580" w14:textId="33C6A863" w:rsidR="007D7F59" w:rsidRDefault="001B5688" w:rsidP="007D7F59">
      <w:pPr>
        <w:rPr>
          <w:lang w:eastAsia="x-none"/>
        </w:rPr>
      </w:pPr>
      <w:hyperlink r:id="rId1109" w:history="1">
        <w:r w:rsidR="000B5C49">
          <w:rPr>
            <w:rStyle w:val="Hyperlink"/>
            <w:lang w:eastAsia="x-none"/>
          </w:rPr>
          <w:t>R1-2204736</w:t>
        </w:r>
      </w:hyperlink>
      <w:r w:rsidR="007D7F59">
        <w:rPr>
          <w:lang w:eastAsia="x-none"/>
        </w:rPr>
        <w:tab/>
        <w:t>Remaining open issues on resource allocation procedures for power saving</w:t>
      </w:r>
      <w:r w:rsidR="007D7F59">
        <w:rPr>
          <w:lang w:eastAsia="x-none"/>
        </w:rPr>
        <w:tab/>
        <w:t>Ericsson</w:t>
      </w:r>
    </w:p>
    <w:p w14:paraId="6C33B79C" w14:textId="1717DA87" w:rsidR="00AB4774" w:rsidRDefault="00AB4774" w:rsidP="007D7F59">
      <w:pPr>
        <w:rPr>
          <w:lang w:eastAsia="x-none"/>
        </w:rPr>
      </w:pPr>
    </w:p>
    <w:p w14:paraId="33136E9C" w14:textId="77777777" w:rsidR="00AB4774" w:rsidRPr="00785AB1" w:rsidRDefault="00AB4774" w:rsidP="00AB4774">
      <w:r w:rsidRPr="00785AB1">
        <w:rPr>
          <w:lang w:eastAsia="x-none"/>
        </w:rPr>
        <w:t xml:space="preserve">[109-e-R17-Sidelink-02] </w:t>
      </w:r>
      <w:r w:rsidRPr="00785AB1">
        <w:t>– Kevin (OPPO)</w:t>
      </w:r>
    </w:p>
    <w:p w14:paraId="1FB9EE52" w14:textId="5B2E9010" w:rsidR="00AB4774" w:rsidRPr="00785AB1" w:rsidRDefault="00AB4774" w:rsidP="00AB4774">
      <w:r w:rsidRPr="00785AB1">
        <w:rPr>
          <w:lang w:eastAsia="x-none"/>
        </w:rPr>
        <w:t>Email discussion on resource allocation for power saving, for issues 1-1, 1-3, 1-4, 1-5, 1-9 (including 1-28, 1-29), 1</w:t>
      </w:r>
      <w:r w:rsidRPr="00785AB1">
        <w:t xml:space="preserve">-32, 1-24, 1-25, 1-45, 1-46, 1-47 and 1-48, as summarized in section 4 of </w:t>
      </w:r>
      <w:hyperlink r:id="rId1110" w:history="1">
        <w:r w:rsidR="000B5C49">
          <w:rPr>
            <w:rStyle w:val="Hyperlink"/>
          </w:rPr>
          <w:t>R1-2205117</w:t>
        </w:r>
      </w:hyperlink>
    </w:p>
    <w:p w14:paraId="3AF890DD" w14:textId="77777777" w:rsidR="00AB4774" w:rsidRPr="00785AB1" w:rsidRDefault="00AB4774" w:rsidP="007A297D">
      <w:pPr>
        <w:numPr>
          <w:ilvl w:val="0"/>
          <w:numId w:val="65"/>
        </w:numPr>
        <w:rPr>
          <w:lang w:eastAsia="x-none"/>
        </w:rPr>
      </w:pPr>
      <w:r w:rsidRPr="00785AB1">
        <w:rPr>
          <w:lang w:eastAsia="x-none"/>
        </w:rPr>
        <w:t>1</w:t>
      </w:r>
      <w:r w:rsidRPr="00785AB1">
        <w:rPr>
          <w:vertAlign w:val="superscript"/>
          <w:lang w:eastAsia="x-none"/>
        </w:rPr>
        <w:t>st</w:t>
      </w:r>
      <w:r w:rsidRPr="00785AB1">
        <w:rPr>
          <w:lang w:eastAsia="x-none"/>
        </w:rPr>
        <w:t xml:space="preserve"> check point: </w:t>
      </w:r>
      <w:r w:rsidRPr="00785AB1">
        <w:t>May 13 (any RRC impact by May 12)</w:t>
      </w:r>
    </w:p>
    <w:p w14:paraId="6CDA364A" w14:textId="77777777" w:rsidR="00AB4774" w:rsidRPr="00785AB1" w:rsidRDefault="00AB4774" w:rsidP="007A297D">
      <w:pPr>
        <w:numPr>
          <w:ilvl w:val="0"/>
          <w:numId w:val="65"/>
        </w:numPr>
        <w:rPr>
          <w:lang w:eastAsia="x-none"/>
        </w:rPr>
      </w:pPr>
      <w:r w:rsidRPr="00785AB1">
        <w:rPr>
          <w:lang w:eastAsia="x-none"/>
        </w:rPr>
        <w:t xml:space="preserve">Final check point: </w:t>
      </w:r>
      <w:r w:rsidRPr="00785AB1">
        <w:t>May 18</w:t>
      </w:r>
    </w:p>
    <w:p w14:paraId="6F33CB06" w14:textId="35409ED1" w:rsidR="007D7F59" w:rsidRDefault="001B5688" w:rsidP="007D7F59">
      <w:pPr>
        <w:rPr>
          <w:lang w:eastAsia="x-none"/>
        </w:rPr>
      </w:pPr>
      <w:hyperlink r:id="rId1111" w:history="1">
        <w:r w:rsidR="000B5C49">
          <w:rPr>
            <w:rStyle w:val="Hyperlink"/>
            <w:lang w:eastAsia="x-none"/>
          </w:rPr>
          <w:t>R1-2205061</w:t>
        </w:r>
      </w:hyperlink>
      <w:r w:rsidR="007D7F59">
        <w:rPr>
          <w:lang w:eastAsia="x-none"/>
        </w:rPr>
        <w:tab/>
        <w:t>FL summary #1 for AI 8.11.1 – Maintenance on NR sidelink resource allocation for power saving</w:t>
      </w:r>
      <w:r w:rsidR="007D7F59">
        <w:rPr>
          <w:lang w:eastAsia="x-none"/>
        </w:rPr>
        <w:tab/>
        <w:t>Moderator (OPPO)</w:t>
      </w:r>
    </w:p>
    <w:p w14:paraId="3100A8FB" w14:textId="5CCD04F4" w:rsidR="007D7F59" w:rsidRDefault="001B5688" w:rsidP="007D7F59">
      <w:pPr>
        <w:rPr>
          <w:lang w:eastAsia="x-none"/>
        </w:rPr>
      </w:pPr>
      <w:hyperlink r:id="rId1112" w:history="1">
        <w:r w:rsidR="000B5C49">
          <w:rPr>
            <w:rStyle w:val="Hyperlink"/>
            <w:lang w:eastAsia="x-none"/>
          </w:rPr>
          <w:t>R1-2205062</w:t>
        </w:r>
      </w:hyperlink>
      <w:r w:rsidR="007D7F59">
        <w:rPr>
          <w:lang w:eastAsia="x-none"/>
        </w:rPr>
        <w:tab/>
        <w:t>FL summary #2 for AI 8.11.1 – Maintenance on NR sidelink resource allocation for power saving</w:t>
      </w:r>
      <w:r w:rsidR="007D7F59">
        <w:rPr>
          <w:lang w:eastAsia="x-none"/>
        </w:rPr>
        <w:tab/>
        <w:t>Moderator (OPPO)</w:t>
      </w:r>
    </w:p>
    <w:p w14:paraId="015F6C25" w14:textId="471385FA" w:rsidR="007D7F59" w:rsidRPr="00785AB1" w:rsidRDefault="001B5688" w:rsidP="007D7F59">
      <w:pPr>
        <w:rPr>
          <w:b/>
          <w:bCs/>
          <w:lang w:eastAsia="x-none"/>
        </w:rPr>
      </w:pPr>
      <w:hyperlink r:id="rId1113" w:history="1">
        <w:r w:rsidR="000B5C49">
          <w:rPr>
            <w:rStyle w:val="Hyperlink"/>
            <w:b/>
            <w:bCs/>
            <w:lang w:eastAsia="x-none"/>
          </w:rPr>
          <w:t>R1-2205063</w:t>
        </w:r>
      </w:hyperlink>
      <w:r w:rsidR="007D7F59" w:rsidRPr="00785AB1">
        <w:rPr>
          <w:b/>
          <w:bCs/>
          <w:lang w:eastAsia="x-none"/>
        </w:rPr>
        <w:tab/>
        <w:t>FL summary #3 for AI 8.11.1 – Maintenance on NR sidelink resource allocation for power saving</w:t>
      </w:r>
      <w:r w:rsidR="007D7F59" w:rsidRPr="00785AB1">
        <w:rPr>
          <w:b/>
          <w:bCs/>
          <w:lang w:eastAsia="x-none"/>
        </w:rPr>
        <w:tab/>
        <w:t>Moderator (OPPO)</w:t>
      </w:r>
    </w:p>
    <w:p w14:paraId="3B67BC86" w14:textId="121272A7" w:rsidR="00785AB1" w:rsidRDefault="00785AB1" w:rsidP="007D7F59">
      <w:pPr>
        <w:rPr>
          <w:lang w:eastAsia="x-none"/>
        </w:rPr>
      </w:pPr>
      <w:r w:rsidRPr="00785AB1">
        <w:rPr>
          <w:b/>
          <w:bCs/>
          <w:lang w:eastAsia="x-none"/>
        </w:rPr>
        <w:t>Decision:</w:t>
      </w:r>
      <w:r>
        <w:rPr>
          <w:lang w:eastAsia="x-none"/>
        </w:rPr>
        <w:t xml:space="preserve"> As per email decision posted on May 13</w:t>
      </w:r>
      <w:r w:rsidRPr="00785AB1">
        <w:rPr>
          <w:vertAlign w:val="superscript"/>
          <w:lang w:eastAsia="x-none"/>
        </w:rPr>
        <w:t>th</w:t>
      </w:r>
      <w:r>
        <w:rPr>
          <w:lang w:eastAsia="x-none"/>
        </w:rPr>
        <w:t>,</w:t>
      </w:r>
    </w:p>
    <w:p w14:paraId="77733993" w14:textId="77777777" w:rsidR="00785AB1" w:rsidRPr="00785AB1" w:rsidRDefault="00785AB1" w:rsidP="00785AB1">
      <w:pPr>
        <w:rPr>
          <w:bCs/>
          <w:lang w:eastAsia="x-none"/>
        </w:rPr>
      </w:pPr>
      <w:r w:rsidRPr="00785AB1">
        <w:rPr>
          <w:rFonts w:hint="eastAsia"/>
          <w:bCs/>
          <w:highlight w:val="green"/>
          <w:lang w:eastAsia="x-none"/>
        </w:rPr>
        <w:t>Agreement</w:t>
      </w:r>
    </w:p>
    <w:p w14:paraId="1A74B3B1" w14:textId="2088909C" w:rsidR="00785AB1" w:rsidRDefault="00785AB1" w:rsidP="00CF6E6D">
      <w:pPr>
        <w:pStyle w:val="ListParagraph"/>
        <w:numPr>
          <w:ilvl w:val="0"/>
          <w:numId w:val="181"/>
        </w:numPr>
        <w:rPr>
          <w:lang w:eastAsia="x-none"/>
        </w:rPr>
      </w:pPr>
      <w:r>
        <w:rPr>
          <w:rFonts w:hint="eastAsia"/>
          <w:lang w:eastAsia="x-none"/>
        </w:rPr>
        <w:t xml:space="preserve">The text proposals </w:t>
      </w:r>
      <w:r w:rsidRPr="0042389B">
        <w:rPr>
          <w:lang w:eastAsia="x-none"/>
        </w:rPr>
        <w:t>(for TS38.214 v17.1.0, clause 8.1.4)</w:t>
      </w:r>
      <w:r>
        <w:rPr>
          <w:lang w:eastAsia="x-none"/>
        </w:rPr>
        <w:t xml:space="preserve"> in sections </w:t>
      </w:r>
      <w:r w:rsidRPr="00785AB1">
        <w:rPr>
          <w:rFonts w:cs="Arial"/>
          <w:lang w:eastAsia="zh-CN"/>
        </w:rPr>
        <w:t xml:space="preserve">2.1.1, 2.1.2, 2.1.3, 2.1.4, 2.1.5 and 2.1.6 of </w:t>
      </w:r>
      <w:hyperlink r:id="rId1114" w:history="1">
        <w:r w:rsidR="000B5C49">
          <w:rPr>
            <w:rStyle w:val="Hyperlink"/>
            <w:rFonts w:cs="Arial"/>
            <w:lang w:eastAsia="zh-CN"/>
          </w:rPr>
          <w:t>R1-2205063</w:t>
        </w:r>
      </w:hyperlink>
      <w:r>
        <w:rPr>
          <w:lang w:eastAsia="x-none"/>
        </w:rPr>
        <w:t xml:space="preserve"> are endorsed. </w:t>
      </w:r>
      <w:r>
        <w:rPr>
          <w:rFonts w:hint="eastAsia"/>
          <w:lang w:eastAsia="x-none"/>
        </w:rPr>
        <w:t xml:space="preserve">The </w:t>
      </w:r>
      <w:r>
        <w:rPr>
          <w:lang w:eastAsia="x-none"/>
        </w:rPr>
        <w:t>“</w:t>
      </w:r>
      <w:r>
        <w:rPr>
          <w:rFonts w:hint="eastAsia"/>
          <w:lang w:eastAsia="x-none"/>
        </w:rPr>
        <w:t>reason for change</w:t>
      </w:r>
      <w:r>
        <w:rPr>
          <w:lang w:eastAsia="x-none"/>
        </w:rPr>
        <w:t xml:space="preserve">”, “summary of change” and “consequences if not approved” for these TPs is provided in section 2.1 of </w:t>
      </w:r>
      <w:hyperlink r:id="rId1115" w:history="1">
        <w:r w:rsidR="000B5C49">
          <w:rPr>
            <w:rStyle w:val="Hyperlink"/>
            <w:lang w:eastAsia="x-none"/>
          </w:rPr>
          <w:t>R1-2205063</w:t>
        </w:r>
      </w:hyperlink>
      <w:r>
        <w:rPr>
          <w:lang w:eastAsia="x-none"/>
        </w:rPr>
        <w:t xml:space="preserve"> for information to the specification editor.</w:t>
      </w:r>
    </w:p>
    <w:p w14:paraId="68C518C1" w14:textId="77777777" w:rsidR="00785AB1" w:rsidRDefault="00785AB1" w:rsidP="007D7F59">
      <w:pPr>
        <w:rPr>
          <w:lang w:eastAsia="x-none"/>
        </w:rPr>
      </w:pPr>
    </w:p>
    <w:p w14:paraId="4A1AD6B3" w14:textId="047B5431" w:rsidR="00785AB1" w:rsidRPr="00785AB1" w:rsidRDefault="001B5688" w:rsidP="00785AB1">
      <w:pPr>
        <w:rPr>
          <w:b/>
          <w:bCs/>
          <w:lang w:eastAsia="x-none"/>
        </w:rPr>
      </w:pPr>
      <w:hyperlink r:id="rId1116" w:history="1">
        <w:r w:rsidR="000B5C49">
          <w:rPr>
            <w:rStyle w:val="Hyperlink"/>
            <w:b/>
            <w:bCs/>
            <w:lang w:eastAsia="x-none"/>
          </w:rPr>
          <w:t>R1-2205408</w:t>
        </w:r>
      </w:hyperlink>
      <w:r w:rsidR="00785AB1" w:rsidRPr="00785AB1">
        <w:rPr>
          <w:b/>
          <w:bCs/>
          <w:lang w:eastAsia="x-none"/>
        </w:rPr>
        <w:tab/>
        <w:t>FL summary #4 for AI 8.11.1 – Maintenance on NR sidelink resource allocation for power saving</w:t>
      </w:r>
      <w:r w:rsidR="00785AB1" w:rsidRPr="00785AB1">
        <w:rPr>
          <w:b/>
          <w:bCs/>
          <w:lang w:eastAsia="x-none"/>
        </w:rPr>
        <w:tab/>
        <w:t>Moderator (OPPO)</w:t>
      </w:r>
    </w:p>
    <w:p w14:paraId="789908BC" w14:textId="0C54041D" w:rsidR="00785AB1" w:rsidRDefault="00785AB1" w:rsidP="00785AB1">
      <w:pPr>
        <w:rPr>
          <w:lang w:eastAsia="x-none"/>
        </w:rPr>
      </w:pPr>
      <w:r>
        <w:rPr>
          <w:lang w:eastAsia="x-none"/>
        </w:rPr>
        <w:t>From May 16</w:t>
      </w:r>
      <w:r w:rsidRPr="00785AB1">
        <w:rPr>
          <w:vertAlign w:val="superscript"/>
          <w:lang w:eastAsia="x-none"/>
        </w:rPr>
        <w:t>th</w:t>
      </w:r>
      <w:r>
        <w:rPr>
          <w:lang w:eastAsia="x-none"/>
        </w:rPr>
        <w:t xml:space="preserve"> GTW session</w:t>
      </w:r>
    </w:p>
    <w:p w14:paraId="0789F906" w14:textId="77777777" w:rsidR="00785AB1" w:rsidRPr="00785AB1" w:rsidRDefault="00785AB1" w:rsidP="00785AB1">
      <w:pPr>
        <w:rPr>
          <w:rFonts w:ascii="Times New Roman" w:hAnsi="Times New Roman"/>
          <w:szCs w:val="20"/>
        </w:rPr>
      </w:pPr>
      <w:r w:rsidRPr="00785AB1">
        <w:rPr>
          <w:rFonts w:ascii="Times New Roman" w:hAnsi="Times New Roman"/>
          <w:szCs w:val="20"/>
          <w:highlight w:val="green"/>
        </w:rPr>
        <w:t>Agreement</w:t>
      </w:r>
    </w:p>
    <w:p w14:paraId="53231818" w14:textId="77777777" w:rsidR="00785AB1" w:rsidRPr="00785AB1" w:rsidRDefault="00785AB1" w:rsidP="00CF6E6D">
      <w:pPr>
        <w:pStyle w:val="ListParagraph"/>
        <w:numPr>
          <w:ilvl w:val="0"/>
          <w:numId w:val="181"/>
        </w:numPr>
      </w:pPr>
      <w:r w:rsidRPr="00785AB1">
        <w:t>The following TP correction for TS38.214 is to be implemented to resolve issue #1-32.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64"/>
      </w:tblGrid>
      <w:tr w:rsidR="00785AB1" w:rsidRPr="00785AB1" w14:paraId="6D573E6D" w14:textId="77777777" w:rsidTr="00785AB1">
        <w:tc>
          <w:tcPr>
            <w:tcW w:w="10064" w:type="dxa"/>
            <w:shd w:val="clear" w:color="auto" w:fill="auto"/>
          </w:tcPr>
          <w:p w14:paraId="04604469" w14:textId="77777777" w:rsidR="00785AB1" w:rsidRPr="00785AB1" w:rsidRDefault="00785AB1" w:rsidP="00C046FB">
            <w:pPr>
              <w:pStyle w:val="B2"/>
              <w:spacing w:after="0"/>
              <w:jc w:val="center"/>
              <w:rPr>
                <w:rFonts w:ascii="Arial" w:eastAsia="Malgun Gothic" w:hAnsi="Arial" w:cs="Arial"/>
                <w:sz w:val="16"/>
                <w:szCs w:val="16"/>
                <w:lang w:eastAsia="ko-KR"/>
              </w:rPr>
            </w:pPr>
            <w:r w:rsidRPr="00785AB1">
              <w:rPr>
                <w:rFonts w:ascii="Arial" w:hAnsi="Arial" w:cs="Arial"/>
                <w:b/>
                <w:noProof/>
                <w:color w:val="FF0000"/>
                <w:sz w:val="16"/>
                <w:szCs w:val="16"/>
              </w:rPr>
              <w:t>&lt;Unchanged parts omitted&gt;</w:t>
            </w:r>
          </w:p>
          <w:p w14:paraId="7C2D3500" w14:textId="44A2E8B2" w:rsidR="00785AB1" w:rsidRPr="00785AB1" w:rsidRDefault="00785AB1" w:rsidP="00785AB1">
            <w:pPr>
              <w:pStyle w:val="B2"/>
              <w:spacing w:after="0"/>
              <w:ind w:left="164" w:hanging="37"/>
              <w:rPr>
                <w:rFonts w:ascii="Arial" w:hAnsi="Arial" w:cs="Arial"/>
                <w:sz w:val="16"/>
                <w:szCs w:val="16"/>
                <w:lang w:eastAsia="en-GB"/>
              </w:rPr>
            </w:pPr>
            <w:r w:rsidRPr="00785AB1">
              <w:rPr>
                <w:rFonts w:ascii="Arial" w:eastAsia="Malgun Gothic" w:hAnsi="Arial" w:cs="Arial"/>
                <w:sz w:val="16"/>
                <w:szCs w:val="16"/>
                <w:lang w:eastAsia="ko-KR"/>
              </w:rPr>
              <w:t>When the UE performs contiguous partial sensing with periodic reservation for another TB (</w:t>
            </w:r>
            <w:r w:rsidRPr="00785AB1">
              <w:rPr>
                <w:rFonts w:ascii="Arial" w:eastAsia="Malgun Gothic" w:hAnsi="Arial" w:cs="Arial"/>
                <w:i/>
                <w:iCs/>
                <w:sz w:val="16"/>
                <w:szCs w:val="16"/>
                <w:lang w:eastAsia="ko-KR"/>
              </w:rPr>
              <w:t>sl-MultiReserveResource</w:t>
            </w:r>
            <w:r w:rsidRPr="00785AB1">
              <w:rPr>
                <w:rFonts w:ascii="Arial" w:eastAsia="Malgun Gothic" w:hAnsi="Arial" w:cs="Arial"/>
                <w:sz w:val="16"/>
                <w:szCs w:val="16"/>
                <w:lang w:eastAsia="ko-KR"/>
              </w:rPr>
              <w:t xml:space="preserve">) disabled and if </w:t>
            </w:r>
            <m:oMath>
              <m:sSub>
                <m:sSubPr>
                  <m:ctrlPr>
                    <w:rPr>
                      <w:rFonts w:ascii="Cambria Math" w:eastAsia="Calibri" w:hAnsi="Cambria Math" w:cs="Arial"/>
                      <w:i/>
                      <w:sz w:val="16"/>
                      <w:szCs w:val="16"/>
                      <w:lang w:val="en-US"/>
                    </w:rPr>
                  </m:ctrlPr>
                </m:sSubPr>
                <m:e>
                  <m:r>
                    <w:rPr>
                      <w:rFonts w:ascii="Cambria Math" w:eastAsia="Calibri" w:hAnsi="Cambria Math" w:cs="Arial"/>
                      <w:sz w:val="16"/>
                      <w:szCs w:val="16"/>
                      <w:lang w:val="en-US"/>
                    </w:rPr>
                    <m:t>P</m:t>
                  </m:r>
                </m:e>
                <m:sub>
                  <m:r>
                    <m:rPr>
                      <m:nor/>
                    </m:rPr>
                    <w:rPr>
                      <w:rFonts w:ascii="Arial" w:eastAsia="Calibri" w:hAnsi="Arial" w:cs="Arial"/>
                      <w:sz w:val="16"/>
                      <w:szCs w:val="16"/>
                      <w:lang w:val="en-US"/>
                    </w:rPr>
                    <m:t>rsvp_TX</m:t>
                  </m:r>
                  <m:ctrlPr>
                    <w:rPr>
                      <w:rFonts w:ascii="Cambria Math" w:eastAsia="Calibri" w:hAnsi="Cambria Math" w:cs="Arial"/>
                      <w:sz w:val="16"/>
                      <w:szCs w:val="16"/>
                      <w:lang w:val="en-US"/>
                    </w:rPr>
                  </m:ctrlPr>
                </m:sub>
              </m:sSub>
              <m:r>
                <w:rPr>
                  <w:rFonts w:ascii="Cambria Math" w:eastAsia="Malgun Gothic" w:hAnsi="Cambria Math" w:cs="Arial"/>
                  <w:sz w:val="16"/>
                  <w:szCs w:val="16"/>
                  <w:lang w:val="en-US"/>
                </w:rPr>
                <m:t>=0</m:t>
              </m:r>
            </m:oMath>
            <w:r w:rsidRPr="00785AB1">
              <w:rPr>
                <w:rFonts w:ascii="Arial" w:eastAsia="Malgun Gothic" w:hAnsi="Arial" w:cs="Arial"/>
                <w:sz w:val="16"/>
                <w:szCs w:val="16"/>
                <w:lang w:val="en-US"/>
              </w:rPr>
              <w:t xml:space="preserve">, </w:t>
            </w:r>
            <w:r w:rsidRPr="00785AB1">
              <w:rPr>
                <w:rFonts w:ascii="Arial" w:eastAsia="Malgun Gothic" w:hAnsi="Arial" w:cs="Arial"/>
                <w:sz w:val="16"/>
                <w:szCs w:val="16"/>
                <w:lang w:eastAsia="ko-KR"/>
              </w:rPr>
              <w:t xml:space="preserve">the sensing window is defined by the range of slots </w:t>
            </w:r>
            <m:oMath>
              <m:r>
                <w:rPr>
                  <w:rFonts w:ascii="Cambria Math" w:eastAsia="Malgun Gothic" w:hAnsi="Cambria Math" w:cs="Arial"/>
                  <w:sz w:val="16"/>
                  <w:szCs w:val="16"/>
                  <w:lang w:eastAsia="ko-KR"/>
                </w:rPr>
                <m:t>[n+</m:t>
              </m:r>
              <m:sSub>
                <m:sSubPr>
                  <m:ctrlPr>
                    <w:rPr>
                      <w:rFonts w:ascii="Cambria Math" w:eastAsia="Malgun Gothic" w:hAnsi="Cambria Math" w:cs="Arial"/>
                      <w:i/>
                      <w:sz w:val="16"/>
                      <w:szCs w:val="16"/>
                      <w:lang w:eastAsia="ko-KR"/>
                    </w:rPr>
                  </m:ctrlPr>
                </m:sSubPr>
                <m:e>
                  <m:r>
                    <w:rPr>
                      <w:rFonts w:ascii="Cambria Math" w:eastAsia="Malgun Gothic" w:hAnsi="Cambria Math" w:cs="Arial"/>
                      <w:sz w:val="16"/>
                      <w:szCs w:val="16"/>
                      <w:lang w:eastAsia="ko-KR"/>
                    </w:rPr>
                    <m:t>T</m:t>
                  </m:r>
                </m:e>
                <m:sub>
                  <m:r>
                    <w:rPr>
                      <w:rFonts w:ascii="Cambria Math" w:eastAsia="Malgun Gothic" w:hAnsi="Cambria Math" w:cs="Arial"/>
                      <w:sz w:val="16"/>
                      <w:szCs w:val="16"/>
                      <w:lang w:eastAsia="ko-KR"/>
                    </w:rPr>
                    <m:t>A</m:t>
                  </m:r>
                </m:sub>
              </m:sSub>
              <m:r>
                <w:rPr>
                  <w:rFonts w:ascii="Cambria Math" w:eastAsia="Malgun Gothic" w:hAnsi="Cambria Math" w:cs="Arial"/>
                  <w:sz w:val="16"/>
                  <w:szCs w:val="16"/>
                  <w:lang w:eastAsia="ko-KR"/>
                </w:rPr>
                <m:t>, n+</m:t>
              </m:r>
              <m:sSub>
                <m:sSubPr>
                  <m:ctrlPr>
                    <w:rPr>
                      <w:rFonts w:ascii="Cambria Math" w:eastAsia="Malgun Gothic" w:hAnsi="Cambria Math" w:cs="Arial"/>
                      <w:i/>
                      <w:sz w:val="16"/>
                      <w:szCs w:val="16"/>
                      <w:lang w:eastAsia="ko-KR"/>
                    </w:rPr>
                  </m:ctrlPr>
                </m:sSubPr>
                <m:e>
                  <m:r>
                    <w:rPr>
                      <w:rFonts w:ascii="Cambria Math" w:eastAsia="Malgun Gothic" w:hAnsi="Cambria Math" w:cs="Arial"/>
                      <w:sz w:val="16"/>
                      <w:szCs w:val="16"/>
                      <w:lang w:eastAsia="ko-KR"/>
                    </w:rPr>
                    <m:t>T</m:t>
                  </m:r>
                </m:e>
                <m:sub>
                  <m:r>
                    <w:rPr>
                      <w:rFonts w:ascii="Cambria Math" w:eastAsia="Malgun Gothic" w:hAnsi="Cambria Math" w:cs="Arial"/>
                      <w:sz w:val="16"/>
                      <w:szCs w:val="16"/>
                      <w:lang w:eastAsia="ko-KR"/>
                    </w:rPr>
                    <m:t>B</m:t>
                  </m:r>
                </m:sub>
              </m:sSub>
              <m:r>
                <w:rPr>
                  <w:rFonts w:ascii="Cambria Math" w:eastAsia="Malgun Gothic" w:hAnsi="Cambria Math" w:cs="Arial"/>
                  <w:sz w:val="16"/>
                  <w:szCs w:val="16"/>
                  <w:lang w:eastAsia="ko-KR"/>
                </w:rPr>
                <m:t>]</m:t>
              </m:r>
            </m:oMath>
            <w:r w:rsidRPr="00785AB1">
              <w:rPr>
                <w:rFonts w:ascii="Arial" w:eastAsia="Malgun Gothic" w:hAnsi="Arial" w:cs="Arial"/>
                <w:sz w:val="16"/>
                <w:szCs w:val="16"/>
                <w:lang w:eastAsia="ko-KR"/>
              </w:rPr>
              <w:t xml:space="preserve">. </w:t>
            </w:r>
            <m:oMath>
              <m:sSub>
                <m:sSubPr>
                  <m:ctrlPr>
                    <w:rPr>
                      <w:rFonts w:ascii="Cambria Math" w:eastAsia="Malgun Gothic" w:hAnsi="Cambria Math" w:cs="Arial"/>
                      <w:i/>
                      <w:sz w:val="16"/>
                      <w:szCs w:val="16"/>
                      <w:lang w:eastAsia="ko-KR"/>
                    </w:rPr>
                  </m:ctrlPr>
                </m:sSubPr>
                <m:e>
                  <m:r>
                    <w:rPr>
                      <w:rFonts w:ascii="Cambria Math" w:eastAsia="Malgun Gothic" w:hAnsi="Cambria Math" w:cs="Arial"/>
                      <w:sz w:val="16"/>
                      <w:szCs w:val="16"/>
                      <w:lang w:eastAsia="ko-KR"/>
                    </w:rPr>
                    <m:t>T</m:t>
                  </m:r>
                </m:e>
                <m:sub>
                  <m:r>
                    <w:rPr>
                      <w:rFonts w:ascii="Cambria Math" w:eastAsia="Malgun Gothic" w:hAnsi="Cambria Math" w:cs="Arial"/>
                      <w:sz w:val="16"/>
                      <w:szCs w:val="16"/>
                      <w:lang w:eastAsia="ko-KR"/>
                    </w:rPr>
                    <m:t>A</m:t>
                  </m:r>
                </m:sub>
              </m:sSub>
            </m:oMath>
            <w:r w:rsidRPr="00785AB1">
              <w:rPr>
                <w:rFonts w:ascii="Arial" w:eastAsia="Malgun Gothic" w:hAnsi="Arial" w:cs="Arial"/>
                <w:sz w:val="16"/>
                <w:szCs w:val="16"/>
                <w:lang w:eastAsia="ko-KR"/>
              </w:rPr>
              <w:t xml:space="preserve"> and </w:t>
            </w:r>
            <m:oMath>
              <m:sSub>
                <m:sSubPr>
                  <m:ctrlPr>
                    <w:rPr>
                      <w:rFonts w:ascii="Cambria Math" w:eastAsia="Malgun Gothic" w:hAnsi="Cambria Math" w:cs="Arial"/>
                      <w:i/>
                      <w:sz w:val="16"/>
                      <w:szCs w:val="16"/>
                      <w:lang w:eastAsia="ko-KR"/>
                    </w:rPr>
                  </m:ctrlPr>
                </m:sSubPr>
                <m:e>
                  <m:r>
                    <w:rPr>
                      <w:rFonts w:ascii="Cambria Math" w:eastAsia="Malgun Gothic" w:hAnsi="Cambria Math" w:cs="Arial"/>
                      <w:sz w:val="16"/>
                      <w:szCs w:val="16"/>
                      <w:lang w:eastAsia="ko-KR"/>
                    </w:rPr>
                    <m:t>T</m:t>
                  </m:r>
                </m:e>
                <m:sub>
                  <m:r>
                    <w:rPr>
                      <w:rFonts w:ascii="Cambria Math" w:eastAsia="Malgun Gothic" w:hAnsi="Cambria Math" w:cs="Arial"/>
                      <w:sz w:val="16"/>
                      <w:szCs w:val="16"/>
                      <w:lang w:eastAsia="ko-KR"/>
                    </w:rPr>
                    <m:t>B</m:t>
                  </m:r>
                </m:sub>
              </m:sSub>
            </m:oMath>
            <w:r w:rsidRPr="00785AB1">
              <w:rPr>
                <w:rFonts w:ascii="Arial" w:eastAsia="Malgun Gothic" w:hAnsi="Arial" w:cs="Arial"/>
                <w:sz w:val="16"/>
                <w:szCs w:val="16"/>
                <w:lang w:eastAsia="ko-KR"/>
              </w:rPr>
              <w:t xml:space="preserve"> are both selected such that the UE has sensing results starting </w:t>
            </w:r>
            <w:r w:rsidRPr="00785AB1">
              <w:rPr>
                <w:rFonts w:ascii="Arial" w:eastAsia="Malgun Gothic" w:hAnsi="Arial" w:cs="Arial"/>
                <w:color w:val="FF0000"/>
                <w:sz w:val="16"/>
                <w:szCs w:val="16"/>
                <w:lang w:eastAsia="ko-KR"/>
              </w:rPr>
              <w:t>at</w:t>
            </w:r>
            <w:r w:rsidRPr="00785AB1">
              <w:rPr>
                <w:rFonts w:ascii="Arial" w:eastAsia="Malgun Gothic" w:hAnsi="Arial" w:cs="Arial"/>
                <w:sz w:val="16"/>
                <w:szCs w:val="16"/>
                <w:lang w:eastAsia="ko-KR"/>
              </w:rPr>
              <w:t xml:space="preserve"> </w:t>
            </w:r>
            <w:r w:rsidRPr="00785AB1">
              <w:rPr>
                <w:rFonts w:ascii="Arial" w:eastAsia="Malgun Gothic" w:hAnsi="Arial" w:cs="Arial"/>
                <w:color w:val="FF0000"/>
                <w:sz w:val="16"/>
                <w:szCs w:val="16"/>
                <w:lang w:eastAsia="ko-KR"/>
              </w:rPr>
              <w:t>least</w:t>
            </w:r>
            <w:r w:rsidRPr="00785AB1">
              <w:rPr>
                <w:rFonts w:ascii="Arial" w:eastAsia="Malgun Gothic" w:hAnsi="Arial" w:cs="Arial"/>
                <w:sz w:val="16"/>
                <w:szCs w:val="16"/>
                <w:lang w:eastAsia="ko-KR"/>
              </w:rPr>
              <w:t xml:space="preserve"> </w:t>
            </w:r>
            <w:r w:rsidRPr="00785AB1">
              <w:rPr>
                <w:rFonts w:ascii="Arial" w:eastAsia="Malgun Gothic" w:hAnsi="Arial" w:cs="Arial"/>
                <w:i/>
                <w:iCs/>
                <w:sz w:val="16"/>
                <w:szCs w:val="16"/>
                <w:lang w:eastAsia="ko-KR"/>
              </w:rPr>
              <w:t>M</w:t>
            </w:r>
            <w:r w:rsidRPr="00785AB1">
              <w:rPr>
                <w:rFonts w:ascii="Arial" w:eastAsia="Malgun Gothic" w:hAnsi="Arial" w:cs="Arial"/>
                <w:sz w:val="16"/>
                <w:szCs w:val="16"/>
                <w:lang w:eastAsia="ko-KR"/>
              </w:rPr>
              <w:t xml:space="preserve"> consecutive logical slots before </w:t>
            </w:r>
            <m:oMath>
              <m:sSubSup>
                <m:sSubSupPr>
                  <m:ctrlPr>
                    <w:rPr>
                      <w:rFonts w:ascii="Cambria Math" w:hAnsi="Cambria Math" w:cs="Arial"/>
                      <w:i/>
                      <w:sz w:val="16"/>
                      <w:szCs w:val="16"/>
                      <w:lang w:eastAsia="en-GB"/>
                    </w:rPr>
                  </m:ctrlPr>
                </m:sSubSupPr>
                <m:e>
                  <m:r>
                    <w:rPr>
                      <w:rFonts w:ascii="Cambria Math" w:hAnsi="Cambria Math" w:cs="Arial"/>
                      <w:sz w:val="16"/>
                      <w:szCs w:val="16"/>
                      <w:lang w:eastAsia="en-GB"/>
                    </w:rPr>
                    <m:t>t</m:t>
                  </m:r>
                </m:e>
                <m:sub>
                  <m:r>
                    <w:rPr>
                      <w:rFonts w:ascii="Cambria Math" w:hAnsi="Cambria Math" w:cs="Arial"/>
                      <w:sz w:val="16"/>
                      <w:szCs w:val="16"/>
                      <w:lang w:eastAsia="en-GB"/>
                    </w:rPr>
                    <m:t>y0</m:t>
                  </m:r>
                </m:sub>
                <m:sup>
                  <m:r>
                    <w:rPr>
                      <w:rFonts w:ascii="Cambria Math" w:hAnsi="Cambria Math" w:cs="Arial"/>
                      <w:sz w:val="16"/>
                      <w:szCs w:val="16"/>
                      <w:lang w:eastAsia="en-GB"/>
                    </w:rPr>
                    <m:t>SL</m:t>
                  </m:r>
                </m:sup>
              </m:sSubSup>
            </m:oMath>
            <w:r w:rsidRPr="00785AB1">
              <w:rPr>
                <w:rFonts w:ascii="Arial" w:eastAsia="Malgun Gothic" w:hAnsi="Arial" w:cs="Arial"/>
                <w:sz w:val="16"/>
                <w:szCs w:val="16"/>
                <w:lang w:eastAsia="ko-KR"/>
              </w:rPr>
              <w:t xml:space="preserve"> and ending at </w:t>
            </w:r>
            <m:oMath>
              <m:sSubSup>
                <m:sSubSupPr>
                  <m:ctrlPr>
                    <w:rPr>
                      <w:rFonts w:ascii="Cambria Math" w:hAnsi="Cambria Math" w:cs="Arial"/>
                      <w:i/>
                      <w:sz w:val="16"/>
                      <w:szCs w:val="16"/>
                      <w:lang w:eastAsia="en-GB"/>
                    </w:rPr>
                  </m:ctrlPr>
                </m:sSubSupPr>
                <m:e>
                  <m:r>
                    <w:rPr>
                      <w:rFonts w:ascii="Cambria Math" w:hAnsi="Cambria Math" w:cs="Arial"/>
                      <w:sz w:val="16"/>
                      <w:szCs w:val="16"/>
                      <w:lang w:eastAsia="en-GB"/>
                    </w:rPr>
                    <m:t>T</m:t>
                  </m:r>
                </m:e>
                <m:sub>
                  <m:r>
                    <w:rPr>
                      <w:rFonts w:ascii="Cambria Math" w:hAnsi="Cambria Math" w:cs="Arial"/>
                      <w:sz w:val="16"/>
                      <w:szCs w:val="16"/>
                      <w:lang w:eastAsia="en-GB"/>
                    </w:rPr>
                    <m:t>proc,0</m:t>
                  </m:r>
                </m:sub>
                <m:sup>
                  <m:r>
                    <w:rPr>
                      <w:rFonts w:ascii="Cambria Math" w:hAnsi="Cambria Math" w:cs="Arial"/>
                      <w:sz w:val="16"/>
                      <w:szCs w:val="16"/>
                      <w:lang w:eastAsia="en-GB"/>
                    </w:rPr>
                    <m:t>SL</m:t>
                  </m:r>
                </m:sup>
              </m:sSubSup>
              <m:r>
                <w:rPr>
                  <w:rFonts w:ascii="Cambria Math" w:hAnsi="Cambria Math" w:cs="Arial"/>
                  <w:sz w:val="16"/>
                  <w:szCs w:val="16"/>
                  <w:lang w:eastAsia="en-GB"/>
                </w:rPr>
                <m:t>+</m:t>
              </m:r>
              <m:sSubSup>
                <m:sSubSupPr>
                  <m:ctrlPr>
                    <w:rPr>
                      <w:rFonts w:ascii="Cambria Math" w:hAnsi="Cambria Math" w:cs="Arial"/>
                      <w:i/>
                      <w:sz w:val="16"/>
                      <w:szCs w:val="16"/>
                      <w:lang w:eastAsia="en-GB"/>
                    </w:rPr>
                  </m:ctrlPr>
                </m:sSubSupPr>
                <m:e>
                  <m:r>
                    <w:rPr>
                      <w:rFonts w:ascii="Cambria Math" w:hAnsi="Cambria Math" w:cs="Arial"/>
                      <w:sz w:val="16"/>
                      <w:szCs w:val="16"/>
                      <w:lang w:eastAsia="en-GB"/>
                    </w:rPr>
                    <m:t>T</m:t>
                  </m:r>
                </m:e>
                <m:sub>
                  <m:r>
                    <w:rPr>
                      <w:rFonts w:ascii="Cambria Math" w:hAnsi="Cambria Math" w:cs="Arial"/>
                      <w:sz w:val="16"/>
                      <w:szCs w:val="16"/>
                      <w:lang w:eastAsia="en-GB"/>
                    </w:rPr>
                    <m:t>proc,1</m:t>
                  </m:r>
                </m:sub>
                <m:sup>
                  <m:r>
                    <w:rPr>
                      <w:rFonts w:ascii="Cambria Math" w:hAnsi="Cambria Math" w:cs="Arial"/>
                      <w:sz w:val="16"/>
                      <w:szCs w:val="16"/>
                      <w:lang w:eastAsia="en-GB"/>
                    </w:rPr>
                    <m:t>SL</m:t>
                  </m:r>
                </m:sup>
              </m:sSubSup>
            </m:oMath>
            <w:r w:rsidRPr="00785AB1">
              <w:rPr>
                <w:rFonts w:ascii="Arial" w:eastAsia="Malgun Gothic" w:hAnsi="Arial" w:cs="Arial"/>
                <w:sz w:val="16"/>
                <w:szCs w:val="16"/>
                <w:lang w:eastAsia="en-GB"/>
              </w:rPr>
              <w:t xml:space="preserve"> </w:t>
            </w:r>
            <w:r w:rsidRPr="00785AB1">
              <w:rPr>
                <w:rFonts w:ascii="Arial" w:eastAsia="Malgun Gothic" w:hAnsi="Arial" w:cs="Arial"/>
                <w:sz w:val="16"/>
                <w:szCs w:val="16"/>
                <w:lang w:eastAsia="ko-KR"/>
              </w:rPr>
              <w:t xml:space="preserve">slots earlier than </w:t>
            </w:r>
            <m:oMath>
              <m:sSubSup>
                <m:sSubSupPr>
                  <m:ctrlPr>
                    <w:rPr>
                      <w:rFonts w:ascii="Cambria Math" w:hAnsi="Cambria Math" w:cs="Arial"/>
                      <w:i/>
                      <w:sz w:val="16"/>
                      <w:szCs w:val="16"/>
                      <w:lang w:eastAsia="en-GB"/>
                    </w:rPr>
                  </m:ctrlPr>
                </m:sSubSupPr>
                <m:e>
                  <m:r>
                    <w:rPr>
                      <w:rFonts w:ascii="Cambria Math" w:hAnsi="Cambria Math" w:cs="Arial"/>
                      <w:sz w:val="16"/>
                      <w:szCs w:val="16"/>
                      <w:lang w:eastAsia="en-GB"/>
                    </w:rPr>
                    <m:t>t</m:t>
                  </m:r>
                </m:e>
                <m:sub>
                  <m:r>
                    <w:rPr>
                      <w:rFonts w:ascii="Cambria Math" w:hAnsi="Cambria Math" w:cs="Arial"/>
                      <w:sz w:val="16"/>
                      <w:szCs w:val="16"/>
                      <w:lang w:eastAsia="en-GB"/>
                    </w:rPr>
                    <m:t>y0</m:t>
                  </m:r>
                </m:sub>
                <m:sup>
                  <m:r>
                    <w:rPr>
                      <w:rFonts w:ascii="Cambria Math" w:hAnsi="Cambria Math" w:cs="Arial"/>
                      <w:sz w:val="16"/>
                      <w:szCs w:val="16"/>
                      <w:lang w:eastAsia="en-GB"/>
                    </w:rPr>
                    <m:t>SL</m:t>
                  </m:r>
                </m:sup>
              </m:sSubSup>
            </m:oMath>
            <w:r w:rsidRPr="00785AB1">
              <w:rPr>
                <w:rFonts w:ascii="Arial" w:eastAsia="Malgun Gothic" w:hAnsi="Arial" w:cs="Arial"/>
                <w:sz w:val="16"/>
                <w:szCs w:val="16"/>
                <w:lang w:eastAsia="ko-KR"/>
              </w:rPr>
              <w:t xml:space="preserve">. </w:t>
            </w:r>
            <w:r w:rsidRPr="00785AB1">
              <w:rPr>
                <w:rFonts w:ascii="Arial" w:hAnsi="Arial" w:cs="Arial"/>
                <w:sz w:val="16"/>
                <w:szCs w:val="16"/>
                <w:lang w:eastAsia="en-GB"/>
              </w:rPr>
              <w:t xml:space="preserve">The value of </w:t>
            </w:r>
            <w:r w:rsidRPr="00785AB1">
              <w:rPr>
                <w:rFonts w:ascii="Arial" w:hAnsi="Arial" w:cs="Arial"/>
                <w:i/>
                <w:iCs/>
                <w:sz w:val="16"/>
                <w:szCs w:val="16"/>
                <w:lang w:eastAsia="en-GB"/>
              </w:rPr>
              <w:t>M</w:t>
            </w:r>
            <w:r w:rsidRPr="00785AB1">
              <w:rPr>
                <w:rFonts w:ascii="Arial" w:hAnsi="Arial" w:cs="Arial"/>
                <w:sz w:val="16"/>
                <w:szCs w:val="16"/>
                <w:lang w:eastAsia="en-GB"/>
              </w:rPr>
              <w:t xml:space="preserve"> is (pre-)configured with the </w:t>
            </w:r>
            <w:r w:rsidRPr="00785AB1">
              <w:rPr>
                <w:rFonts w:ascii="Arial" w:hAnsi="Arial" w:cs="Arial"/>
                <w:i/>
                <w:iCs/>
                <w:sz w:val="16"/>
                <w:szCs w:val="16"/>
                <w:lang w:eastAsia="en-GB"/>
              </w:rPr>
              <w:t>contiguousSensingWindowAperiodic</w:t>
            </w:r>
            <w:r w:rsidRPr="00785AB1">
              <w:rPr>
                <w:rFonts w:ascii="Arial" w:hAnsi="Arial" w:cs="Arial"/>
                <w:sz w:val="16"/>
                <w:szCs w:val="16"/>
                <w:lang w:eastAsia="en-GB"/>
              </w:rPr>
              <w:t xml:space="preserve">. If </w:t>
            </w:r>
            <w:r w:rsidRPr="00785AB1">
              <w:rPr>
                <w:rFonts w:ascii="Arial" w:hAnsi="Arial" w:cs="Arial"/>
                <w:i/>
                <w:iCs/>
                <w:sz w:val="16"/>
                <w:szCs w:val="16"/>
                <w:lang w:eastAsia="en-GB"/>
              </w:rPr>
              <w:t>contiguousSensingWindowAperiodic</w:t>
            </w:r>
            <w:r w:rsidRPr="00785AB1">
              <w:rPr>
                <w:rFonts w:ascii="Arial" w:hAnsi="Arial" w:cs="Arial"/>
                <w:sz w:val="16"/>
                <w:szCs w:val="16"/>
                <w:lang w:eastAsia="en-GB"/>
              </w:rPr>
              <w:t xml:space="preserve"> is not (pre-)configured, </w:t>
            </w:r>
            <w:r w:rsidRPr="00785AB1">
              <w:rPr>
                <w:rFonts w:ascii="Arial" w:hAnsi="Arial" w:cs="Arial"/>
                <w:i/>
                <w:iCs/>
                <w:sz w:val="16"/>
                <w:szCs w:val="16"/>
                <w:lang w:eastAsia="en-GB"/>
              </w:rPr>
              <w:t>M</w:t>
            </w:r>
            <w:r w:rsidRPr="00785AB1">
              <w:rPr>
                <w:rFonts w:ascii="Arial" w:hAnsi="Arial" w:cs="Arial"/>
                <w:sz w:val="16"/>
                <w:szCs w:val="16"/>
                <w:lang w:eastAsia="en-GB"/>
              </w:rPr>
              <w:t xml:space="preserve"> equals to 31. </w:t>
            </w:r>
            <w:r w:rsidRPr="00785AB1">
              <w:rPr>
                <w:rFonts w:ascii="Arial" w:hAnsi="Arial" w:cs="Arial"/>
                <w:sz w:val="16"/>
                <w:szCs w:val="16"/>
                <w:lang w:eastAsia="ko-KR"/>
              </w:rPr>
              <w:t xml:space="preserve">When the minimum </w:t>
            </w:r>
            <w:r w:rsidRPr="00785AB1">
              <w:rPr>
                <w:rFonts w:ascii="Arial" w:hAnsi="Arial" w:cs="Arial"/>
                <w:i/>
                <w:iCs/>
                <w:sz w:val="16"/>
                <w:szCs w:val="16"/>
                <w:lang w:eastAsia="ko-KR"/>
              </w:rPr>
              <w:t>M</w:t>
            </w:r>
            <w:r w:rsidRPr="00785AB1">
              <w:rPr>
                <w:rFonts w:ascii="Arial" w:hAnsi="Arial" w:cs="Arial"/>
                <w:sz w:val="16"/>
                <w:szCs w:val="16"/>
                <w:lang w:eastAsia="ko-KR"/>
              </w:rPr>
              <w:t xml:space="preserve"> slots for CPS cannot be guaranteed and when </w:t>
            </w:r>
            <m:oMath>
              <m:sSub>
                <m:sSubPr>
                  <m:ctrlPr>
                    <w:rPr>
                      <w:rFonts w:ascii="Cambria Math" w:eastAsia="Calibri" w:hAnsi="Cambria Math" w:cs="Arial"/>
                      <w:i/>
                      <w:sz w:val="16"/>
                      <w:szCs w:val="16"/>
                      <w:lang w:val="en-US"/>
                    </w:rPr>
                  </m:ctrlPr>
                </m:sSubPr>
                <m:e>
                  <m:r>
                    <w:rPr>
                      <w:rFonts w:ascii="Cambria Math" w:eastAsia="Calibri" w:hAnsi="Cambria Math" w:cs="Arial"/>
                      <w:sz w:val="16"/>
                      <w:szCs w:val="16"/>
                      <w:lang w:val="en-US"/>
                    </w:rPr>
                    <m:t>P</m:t>
                  </m:r>
                </m:e>
                <m:sub>
                  <m:r>
                    <m:rPr>
                      <m:nor/>
                    </m:rPr>
                    <w:rPr>
                      <w:rFonts w:ascii="Arial" w:eastAsia="Calibri" w:hAnsi="Arial" w:cs="Arial"/>
                      <w:sz w:val="16"/>
                      <w:szCs w:val="16"/>
                      <w:lang w:val="en-US"/>
                    </w:rPr>
                    <m:t>rsvp_TX</m:t>
                  </m:r>
                  <m:ctrlPr>
                    <w:rPr>
                      <w:rFonts w:ascii="Cambria Math" w:eastAsia="Calibri" w:hAnsi="Cambria Math" w:cs="Arial"/>
                      <w:sz w:val="16"/>
                      <w:szCs w:val="16"/>
                      <w:lang w:val="en-US"/>
                    </w:rPr>
                  </m:ctrlPr>
                </m:sub>
              </m:sSub>
              <m:r>
                <w:rPr>
                  <w:rFonts w:ascii="Cambria Math" w:eastAsia="Malgun Gothic" w:hAnsi="Cambria Math" w:cs="Arial"/>
                  <w:sz w:val="16"/>
                  <w:szCs w:val="16"/>
                  <w:lang w:val="en-US"/>
                </w:rPr>
                <m:t>=0</m:t>
              </m:r>
            </m:oMath>
            <w:r w:rsidRPr="00785AB1">
              <w:rPr>
                <w:rFonts w:ascii="Arial" w:hAnsi="Arial" w:cs="Arial"/>
                <w:sz w:val="16"/>
                <w:szCs w:val="16"/>
                <w:lang w:eastAsia="ko-KR"/>
              </w:rPr>
              <w:t>, it is up to UE implementation to either continue with step 3) or perform random selection.</w:t>
            </w:r>
          </w:p>
        </w:tc>
      </w:tr>
    </w:tbl>
    <w:p w14:paraId="541E9490" w14:textId="77777777" w:rsidR="00785AB1" w:rsidRDefault="00785AB1" w:rsidP="00785AB1">
      <w:pPr>
        <w:rPr>
          <w:rFonts w:cs="Times"/>
          <w:lang w:eastAsia="x-none"/>
        </w:rPr>
      </w:pPr>
    </w:p>
    <w:p w14:paraId="34363DC4" w14:textId="77777777" w:rsidR="00785AB1" w:rsidRPr="00785AB1" w:rsidRDefault="00785AB1" w:rsidP="00785AB1">
      <w:pPr>
        <w:rPr>
          <w:bCs/>
          <w:lang w:eastAsia="x-none"/>
        </w:rPr>
      </w:pPr>
      <w:r w:rsidRPr="00785AB1">
        <w:rPr>
          <w:rFonts w:hint="eastAsia"/>
          <w:bCs/>
          <w:highlight w:val="green"/>
          <w:lang w:eastAsia="x-none"/>
        </w:rPr>
        <w:t>Agreement</w:t>
      </w:r>
    </w:p>
    <w:p w14:paraId="1FEC5FCC" w14:textId="77777777" w:rsidR="00785AB1" w:rsidRPr="00936580" w:rsidRDefault="00785AB1" w:rsidP="00CF6E6D">
      <w:pPr>
        <w:pStyle w:val="ListParagraph"/>
        <w:numPr>
          <w:ilvl w:val="0"/>
          <w:numId w:val="181"/>
        </w:numPr>
      </w:pPr>
      <w:r w:rsidRPr="00936580">
        <w:t>The following TP correction for TS38.214 is to be implemented to resolve the issue on selection of Y’ candidate slots should be based on corresponding PBPS and/or CPS results (if available).</w:t>
      </w:r>
    </w:p>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64"/>
      </w:tblGrid>
      <w:tr w:rsidR="00785AB1" w:rsidRPr="00785AB1" w14:paraId="5BC43DCA" w14:textId="77777777" w:rsidTr="00785AB1">
        <w:tc>
          <w:tcPr>
            <w:tcW w:w="10064" w:type="dxa"/>
            <w:shd w:val="clear" w:color="auto" w:fill="auto"/>
          </w:tcPr>
          <w:p w14:paraId="4A23D58C" w14:textId="6A0D98E5" w:rsidR="00785AB1" w:rsidRPr="00785AB1" w:rsidRDefault="00785AB1" w:rsidP="00C046FB">
            <w:pPr>
              <w:pStyle w:val="B2"/>
              <w:spacing w:after="0"/>
              <w:rPr>
                <w:rFonts w:ascii="Arial" w:hAnsi="Arial" w:cs="Arial"/>
                <w:sz w:val="16"/>
                <w:szCs w:val="16"/>
                <w:lang w:eastAsia="en-GB"/>
              </w:rPr>
            </w:pPr>
            <w:r w:rsidRPr="00785AB1">
              <w:rPr>
                <w:rFonts w:ascii="Arial" w:hAnsi="Arial" w:cs="Arial"/>
                <w:sz w:val="16"/>
                <w:szCs w:val="16"/>
                <w:lang w:eastAsia="en-GB"/>
              </w:rPr>
              <w:lastRenderedPageBreak/>
              <w:t>-</w:t>
            </w:r>
            <w:r w:rsidRPr="00785AB1">
              <w:rPr>
                <w:rFonts w:ascii="Arial" w:hAnsi="Arial" w:cs="Arial"/>
                <w:sz w:val="16"/>
                <w:szCs w:val="16"/>
                <w:lang w:eastAsia="en-GB"/>
              </w:rPr>
              <w:tab/>
            </w:r>
            <m:oMath>
              <m:r>
                <w:rPr>
                  <w:rFonts w:ascii="Cambria Math" w:hAnsi="Cambria Math" w:cs="Arial"/>
                  <w:sz w:val="16"/>
                  <w:szCs w:val="16"/>
                </w:rPr>
                <m:t>Y</m:t>
              </m:r>
              <m:r>
                <m:rPr>
                  <m:sty m:val="p"/>
                </m:rPr>
                <w:rPr>
                  <w:rFonts w:ascii="Cambria Math" w:hAnsi="Cambria Math" w:cs="Arial"/>
                  <w:sz w:val="16"/>
                  <w:szCs w:val="16"/>
                  <w:lang w:eastAsia="ko-KR"/>
                </w:rPr>
                <m:t>'</m:t>
              </m:r>
            </m:oMath>
            <w:r w:rsidRPr="00785AB1">
              <w:rPr>
                <w:rFonts w:ascii="Arial" w:hAnsi="Arial" w:cs="Arial"/>
                <w:sz w:val="16"/>
                <w:szCs w:val="16"/>
              </w:rPr>
              <w:t xml:space="preserve"> is selected by UE where </w:t>
            </w:r>
            <m:oMath>
              <m:r>
                <w:rPr>
                  <w:rFonts w:ascii="Cambria Math" w:hAnsi="Cambria Math" w:cs="Arial"/>
                  <w:sz w:val="16"/>
                  <w:szCs w:val="16"/>
                </w:rPr>
                <m:t>Y</m:t>
              </m:r>
              <m:r>
                <m:rPr>
                  <m:sty m:val="p"/>
                </m:rPr>
                <w:rPr>
                  <w:rFonts w:ascii="Cambria Math" w:hAnsi="Cambria Math" w:cs="Arial"/>
                  <w:sz w:val="16"/>
                  <w:szCs w:val="16"/>
                  <w:lang w:eastAsia="ko-KR"/>
                </w:rPr>
                <m:t>'</m:t>
              </m:r>
              <m:r>
                <m:rPr>
                  <m:sty m:val="p"/>
                </m:rPr>
                <w:rPr>
                  <w:rFonts w:ascii="Cambria Math" w:hAnsi="Cambria Math" w:cs="Arial"/>
                  <w:sz w:val="16"/>
                  <w:szCs w:val="16"/>
                </w:rPr>
                <m:t>≥</m:t>
              </m:r>
              <m:sSubSup>
                <m:sSubSupPr>
                  <m:ctrlPr>
                    <w:rPr>
                      <w:rFonts w:ascii="Cambria Math" w:hAnsi="Cambria Math" w:cs="Arial"/>
                      <w:i/>
                      <w:iCs/>
                      <w:sz w:val="16"/>
                      <w:szCs w:val="16"/>
                    </w:rPr>
                  </m:ctrlPr>
                </m:sSubSupPr>
                <m:e>
                  <m:r>
                    <w:rPr>
                      <w:rFonts w:ascii="Cambria Math" w:hAnsi="Cambria Math" w:cs="Arial"/>
                      <w:sz w:val="16"/>
                      <w:szCs w:val="16"/>
                    </w:rPr>
                    <m:t>Y</m:t>
                  </m:r>
                </m:e>
                <m:sub>
                  <m:r>
                    <w:rPr>
                      <w:rFonts w:ascii="Cambria Math" w:hAnsi="Cambria Math" w:cs="Arial"/>
                      <w:sz w:val="16"/>
                      <w:szCs w:val="16"/>
                    </w:rPr>
                    <m:t>min</m:t>
                  </m:r>
                </m:sub>
                <m:sup>
                  <m:r>
                    <w:rPr>
                      <w:rFonts w:ascii="Cambria Math" w:hAnsi="Cambria Math" w:cs="Arial"/>
                      <w:sz w:val="16"/>
                      <w:szCs w:val="16"/>
                    </w:rPr>
                    <m:t>'</m:t>
                  </m:r>
                </m:sup>
              </m:sSubSup>
            </m:oMath>
            <w:r w:rsidRPr="00785AB1">
              <w:rPr>
                <w:rFonts w:ascii="Arial" w:hAnsi="Arial" w:cs="Arial"/>
                <w:sz w:val="16"/>
                <w:szCs w:val="16"/>
              </w:rPr>
              <w:t xml:space="preserve">. </w:t>
            </w:r>
            <w:r w:rsidRPr="00785AB1">
              <w:rPr>
                <w:rFonts w:ascii="Arial" w:hAnsi="Arial" w:cs="Arial"/>
                <w:sz w:val="16"/>
                <w:szCs w:val="16"/>
                <w:lang w:eastAsia="ko-KR"/>
              </w:rPr>
              <w:t xml:space="preserve">When the UE performs contiguous partial sensing and if </w:t>
            </w:r>
            <m:oMath>
              <m:sSub>
                <m:sSubPr>
                  <m:ctrlPr>
                    <w:rPr>
                      <w:rFonts w:ascii="Cambria Math" w:eastAsia="Calibri" w:hAnsi="Cambria Math" w:cs="Arial"/>
                      <w:i/>
                      <w:sz w:val="16"/>
                      <w:szCs w:val="16"/>
                      <w:lang w:val="en-US"/>
                    </w:rPr>
                  </m:ctrlPr>
                </m:sSubPr>
                <m:e>
                  <m:r>
                    <w:rPr>
                      <w:rFonts w:ascii="Cambria Math" w:eastAsia="Calibri" w:hAnsi="Cambria Math" w:cs="Arial"/>
                      <w:sz w:val="16"/>
                      <w:szCs w:val="16"/>
                      <w:lang w:val="en-US"/>
                    </w:rPr>
                    <m:t>P</m:t>
                  </m:r>
                </m:e>
                <m:sub>
                  <m:r>
                    <m:rPr>
                      <m:nor/>
                    </m:rPr>
                    <w:rPr>
                      <w:rFonts w:ascii="Arial" w:eastAsia="Calibri" w:hAnsi="Arial" w:cs="Arial"/>
                      <w:sz w:val="16"/>
                      <w:szCs w:val="16"/>
                      <w:lang w:val="en-US"/>
                    </w:rPr>
                    <m:t>rsvp_TX</m:t>
                  </m:r>
                  <m:ctrlPr>
                    <w:rPr>
                      <w:rFonts w:ascii="Cambria Math" w:eastAsia="Calibri" w:hAnsi="Cambria Math" w:cs="Arial"/>
                      <w:sz w:val="16"/>
                      <w:szCs w:val="16"/>
                      <w:lang w:val="en-US"/>
                    </w:rPr>
                  </m:ctrlPr>
                </m:sub>
              </m:sSub>
              <m:r>
                <w:rPr>
                  <w:rFonts w:ascii="Cambria Math" w:hAnsi="Cambria Math" w:cs="Arial"/>
                  <w:sz w:val="16"/>
                  <w:szCs w:val="16"/>
                  <w:lang w:val="en-US"/>
                </w:rPr>
                <m:t>=0</m:t>
              </m:r>
            </m:oMath>
            <w:r w:rsidRPr="00785AB1">
              <w:rPr>
                <w:rFonts w:ascii="Arial" w:hAnsi="Arial" w:cs="Arial"/>
                <w:sz w:val="16"/>
                <w:szCs w:val="16"/>
                <w:lang w:val="en-US"/>
              </w:rPr>
              <w:t xml:space="preserve">, </w:t>
            </w:r>
            <w:r w:rsidRPr="00785AB1">
              <w:rPr>
                <w:rFonts w:ascii="Arial" w:hAnsi="Arial" w:cs="Arial"/>
                <w:color w:val="FF0000"/>
                <w:sz w:val="16"/>
                <w:szCs w:val="16"/>
                <w:lang w:val="en-US"/>
              </w:rPr>
              <w:t>t</w:t>
            </w:r>
            <w:r w:rsidRPr="00785AB1">
              <w:rPr>
                <w:rFonts w:ascii="Arial" w:eastAsia="Batang" w:hAnsi="Arial" w:cs="Arial"/>
                <w:color w:val="FF0000"/>
                <w:sz w:val="16"/>
                <w:szCs w:val="16"/>
              </w:rPr>
              <w:t>he UE selects a set of </w:t>
            </w:r>
            <m:oMath>
              <m:r>
                <w:rPr>
                  <w:rFonts w:ascii="Cambria Math" w:hAnsi="Cambria Math" w:cs="Arial"/>
                  <w:color w:val="FF0000"/>
                  <w:sz w:val="16"/>
                  <w:szCs w:val="16"/>
                </w:rPr>
                <m:t>Y</m:t>
              </m:r>
              <m:r>
                <m:rPr>
                  <m:sty m:val="p"/>
                </m:rPr>
                <w:rPr>
                  <w:rFonts w:ascii="Cambria Math" w:hAnsi="Cambria Math" w:cs="Arial"/>
                  <w:color w:val="FF0000"/>
                  <w:sz w:val="16"/>
                  <w:szCs w:val="16"/>
                  <w:lang w:eastAsia="ko-KR"/>
                </w:rPr>
                <m:t>'</m:t>
              </m:r>
            </m:oMath>
            <w:r w:rsidRPr="00785AB1">
              <w:rPr>
                <w:rFonts w:ascii="Arial" w:eastAsia="Batang" w:hAnsi="Arial" w:cs="Arial"/>
                <w:color w:val="FF0000"/>
                <w:sz w:val="16"/>
                <w:szCs w:val="16"/>
              </w:rPr>
              <w:t xml:space="preserve"> candidate slots with corresponding PBPS and/or CPS results (if available). </w:t>
            </w:r>
            <w:r w:rsidRPr="00785AB1">
              <w:rPr>
                <w:rFonts w:ascii="Arial" w:eastAsia="Batang" w:hAnsi="Arial" w:cs="Arial"/>
                <w:strike/>
                <w:color w:val="FF0000"/>
                <w:sz w:val="16"/>
                <w:szCs w:val="16"/>
              </w:rPr>
              <w:t>i</w:t>
            </w:r>
            <w:r w:rsidRPr="00785AB1">
              <w:rPr>
                <w:rFonts w:ascii="Arial" w:hAnsi="Arial" w:cs="Arial"/>
                <w:color w:val="FF0000"/>
                <w:sz w:val="16"/>
                <w:szCs w:val="16"/>
                <w:lang w:val="en-US"/>
              </w:rPr>
              <w:t>I</w:t>
            </w:r>
            <w:r w:rsidRPr="00785AB1">
              <w:rPr>
                <w:rFonts w:ascii="Arial" w:hAnsi="Arial" w:cs="Arial"/>
                <w:sz w:val="16"/>
                <w:szCs w:val="16"/>
                <w:lang w:val="en-US"/>
              </w:rPr>
              <w:t xml:space="preserve">f the number of candidate single-slot resources </w:t>
            </w:r>
            <m:oMath>
              <m:r>
                <w:rPr>
                  <w:rFonts w:ascii="Cambria Math" w:hAnsi="Cambria Math" w:cs="Arial"/>
                  <w:sz w:val="16"/>
                  <w:szCs w:val="16"/>
                </w:rPr>
                <m:t>Y</m:t>
              </m:r>
              <m:r>
                <m:rPr>
                  <m:sty m:val="p"/>
                </m:rPr>
                <w:rPr>
                  <w:rFonts w:ascii="Cambria Math" w:hAnsi="Cambria Math" w:cs="Arial"/>
                  <w:sz w:val="16"/>
                  <w:szCs w:val="16"/>
                  <w:lang w:eastAsia="ko-KR"/>
                </w:rPr>
                <m:t>'</m:t>
              </m:r>
            </m:oMath>
            <w:r w:rsidRPr="00785AB1">
              <w:rPr>
                <w:rFonts w:ascii="Arial" w:hAnsi="Arial" w:cs="Arial"/>
                <w:sz w:val="16"/>
                <w:szCs w:val="16"/>
                <w:lang w:eastAsia="ko-KR"/>
              </w:rPr>
              <w:t xml:space="preserve"> </w:t>
            </w:r>
            <w:r w:rsidRPr="00785AB1">
              <w:rPr>
                <w:rFonts w:ascii="Arial" w:hAnsi="Arial" w:cs="Arial"/>
                <w:sz w:val="16"/>
                <w:szCs w:val="16"/>
                <w:lang w:val="en-US"/>
              </w:rPr>
              <w:t xml:space="preserve">is smaller than </w:t>
            </w:r>
            <m:oMath>
              <m:sSubSup>
                <m:sSubSupPr>
                  <m:ctrlPr>
                    <w:rPr>
                      <w:rFonts w:ascii="Cambria Math" w:hAnsi="Cambria Math" w:cs="Arial"/>
                      <w:i/>
                      <w:iCs/>
                      <w:sz w:val="16"/>
                      <w:szCs w:val="16"/>
                    </w:rPr>
                  </m:ctrlPr>
                </m:sSubSupPr>
                <m:e>
                  <m:r>
                    <w:rPr>
                      <w:rFonts w:ascii="Cambria Math" w:hAnsi="Cambria Math" w:cs="Arial"/>
                      <w:sz w:val="16"/>
                      <w:szCs w:val="16"/>
                    </w:rPr>
                    <m:t>Y</m:t>
                  </m:r>
                </m:e>
                <m:sub>
                  <m:r>
                    <w:rPr>
                      <w:rFonts w:ascii="Cambria Math" w:hAnsi="Cambria Math" w:cs="Arial"/>
                      <w:sz w:val="16"/>
                      <w:szCs w:val="16"/>
                    </w:rPr>
                    <m:t>min</m:t>
                  </m:r>
                </m:sub>
                <m:sup>
                  <m:r>
                    <w:rPr>
                      <w:rFonts w:ascii="Cambria Math" w:hAnsi="Cambria Math" w:cs="Arial"/>
                      <w:sz w:val="16"/>
                      <w:szCs w:val="16"/>
                    </w:rPr>
                    <m:t>'</m:t>
                  </m:r>
                </m:sup>
              </m:sSubSup>
            </m:oMath>
            <w:r w:rsidRPr="00785AB1">
              <w:rPr>
                <w:rFonts w:ascii="Arial" w:hAnsi="Arial" w:cs="Arial"/>
                <w:sz w:val="16"/>
                <w:szCs w:val="16"/>
                <w:lang w:val="en-US"/>
              </w:rPr>
              <w:t xml:space="preserve">, </w:t>
            </w:r>
            <w:r w:rsidRPr="00785AB1">
              <w:rPr>
                <w:rFonts w:ascii="Arial" w:hAnsi="Arial" w:cs="Arial"/>
                <w:sz w:val="16"/>
                <w:szCs w:val="16"/>
              </w:rPr>
              <w:t>it is up to UE implementation to include other candidate slots</w:t>
            </w:r>
            <w:r w:rsidRPr="00785AB1">
              <w:rPr>
                <w:rFonts w:ascii="Arial" w:hAnsi="Arial" w:cs="Arial"/>
                <w:sz w:val="16"/>
                <w:szCs w:val="16"/>
                <w:lang w:val="en-US"/>
              </w:rPr>
              <w:t>.</w:t>
            </w:r>
          </w:p>
        </w:tc>
      </w:tr>
    </w:tbl>
    <w:p w14:paraId="53C9899C" w14:textId="77777777" w:rsidR="00785AB1" w:rsidRPr="00785AB1" w:rsidRDefault="00785AB1" w:rsidP="00785AB1">
      <w:pPr>
        <w:rPr>
          <w:rFonts w:cs="Times"/>
          <w:bCs/>
          <w:lang w:eastAsia="x-none"/>
        </w:rPr>
      </w:pPr>
    </w:p>
    <w:p w14:paraId="75B0F5FE" w14:textId="77777777" w:rsidR="00785AB1" w:rsidRPr="00785AB1" w:rsidRDefault="00785AB1" w:rsidP="00785AB1">
      <w:pPr>
        <w:rPr>
          <w:bCs/>
          <w:lang w:eastAsia="x-none"/>
        </w:rPr>
      </w:pPr>
      <w:r w:rsidRPr="00785AB1">
        <w:rPr>
          <w:rFonts w:hint="eastAsia"/>
          <w:bCs/>
          <w:highlight w:val="green"/>
          <w:lang w:eastAsia="x-none"/>
        </w:rPr>
        <w:t>Agreement</w:t>
      </w:r>
    </w:p>
    <w:p w14:paraId="20DA06B0" w14:textId="77777777" w:rsidR="00785AB1" w:rsidRPr="00785AB1" w:rsidRDefault="00785AB1" w:rsidP="00CF6E6D">
      <w:pPr>
        <w:pStyle w:val="ListParagraph"/>
        <w:numPr>
          <w:ilvl w:val="0"/>
          <w:numId w:val="181"/>
        </w:numPr>
        <w:rPr>
          <w:b/>
          <w:bCs/>
        </w:rPr>
      </w:pPr>
      <w:r w:rsidRPr="00936580">
        <w:t>The following TP correction is to be made in TS38.214 Section 8.1.4.</w:t>
      </w:r>
    </w:p>
    <w:p w14:paraId="673F59B0" w14:textId="77777777" w:rsidR="00785AB1" w:rsidRPr="00785AB1" w:rsidRDefault="00785AB1" w:rsidP="00785AB1">
      <w:pPr>
        <w:pBdr>
          <w:top w:val="single" w:sz="4" w:space="1" w:color="auto"/>
          <w:left w:val="single" w:sz="4" w:space="4" w:color="auto"/>
          <w:bottom w:val="single" w:sz="4" w:space="1" w:color="auto"/>
          <w:right w:val="single" w:sz="4" w:space="4" w:color="auto"/>
        </w:pBdr>
        <w:rPr>
          <w:rFonts w:ascii="Arial" w:hAnsi="Arial" w:cs="Arial"/>
          <w:sz w:val="16"/>
          <w:szCs w:val="16"/>
          <w:lang w:eastAsia="x-none"/>
        </w:rPr>
      </w:pPr>
      <w:r w:rsidRPr="00785AB1">
        <w:rPr>
          <w:rFonts w:ascii="Arial" w:hAnsi="Arial" w:cs="Arial"/>
          <w:i/>
          <w:iCs/>
          <w:color w:val="000000"/>
          <w:sz w:val="16"/>
          <w:szCs w:val="16"/>
        </w:rPr>
        <w:t>“</w:t>
      </w:r>
      <w:r w:rsidRPr="00785AB1">
        <w:rPr>
          <w:rFonts w:ascii="Arial" w:hAnsi="Arial" w:cs="Arial"/>
          <w:i/>
          <w:iCs/>
          <w:sz w:val="16"/>
          <w:szCs w:val="16"/>
        </w:rPr>
        <w:t xml:space="preserve">When periodic reservation for another TB </w:t>
      </w:r>
      <w:r w:rsidRPr="00785AB1">
        <w:rPr>
          <w:rFonts w:ascii="Arial" w:eastAsia="SimSun" w:hAnsi="Arial" w:cs="Arial"/>
          <w:i/>
          <w:iCs/>
          <w:sz w:val="16"/>
          <w:szCs w:val="16"/>
        </w:rPr>
        <w:t xml:space="preserve">(sl-MultiReserveResource) is enabled for the resource pool, the resource pool is (pre-)configured with </w:t>
      </w:r>
      <w:r w:rsidRPr="00785AB1">
        <w:rPr>
          <w:rFonts w:ascii="Arial" w:eastAsia="SimSun" w:hAnsi="Arial" w:cs="Arial"/>
          <w:i/>
          <w:iCs/>
          <w:color w:val="000000"/>
          <w:sz w:val="16"/>
          <w:szCs w:val="16"/>
        </w:rPr>
        <w:t>allowedResourceSelectionConfig</w:t>
      </w:r>
      <w:r w:rsidRPr="00785AB1">
        <w:rPr>
          <w:rFonts w:ascii="Arial" w:eastAsia="SimSun" w:hAnsi="Arial" w:cs="Arial"/>
          <w:i/>
          <w:iCs/>
          <w:sz w:val="16"/>
          <w:szCs w:val="16"/>
        </w:rPr>
        <w:t xml:space="preserve"> including partial sensing, and partial sensing is </w:t>
      </w:r>
      <w:r w:rsidRPr="00785AB1">
        <w:rPr>
          <w:rFonts w:ascii="Arial" w:eastAsia="SimSun" w:hAnsi="Arial" w:cs="Arial"/>
          <w:i/>
          <w:iCs/>
          <w:strike/>
          <w:color w:val="FF0000"/>
          <w:sz w:val="16"/>
          <w:szCs w:val="16"/>
        </w:rPr>
        <w:t xml:space="preserve">(pre-) </w:t>
      </w:r>
      <w:r w:rsidRPr="00785AB1">
        <w:rPr>
          <w:rFonts w:ascii="Arial" w:eastAsia="SimSun" w:hAnsi="Arial" w:cs="Arial"/>
          <w:i/>
          <w:iCs/>
          <w:sz w:val="16"/>
          <w:szCs w:val="16"/>
        </w:rPr>
        <w:t xml:space="preserve">configured </w:t>
      </w:r>
      <w:r w:rsidRPr="00785AB1">
        <w:rPr>
          <w:rFonts w:ascii="Arial" w:eastAsia="SimSun" w:hAnsi="Arial" w:cs="Arial"/>
          <w:i/>
          <w:iCs/>
          <w:strike/>
          <w:color w:val="FF0000"/>
          <w:sz w:val="16"/>
          <w:szCs w:val="16"/>
        </w:rPr>
        <w:t xml:space="preserve">in the UE </w:t>
      </w:r>
      <w:r w:rsidRPr="00785AB1">
        <w:rPr>
          <w:rFonts w:ascii="Arial" w:eastAsia="SimSun" w:hAnsi="Arial" w:cs="Arial"/>
          <w:i/>
          <w:iCs/>
          <w:sz w:val="16"/>
          <w:szCs w:val="16"/>
        </w:rPr>
        <w:t>by higher layer, the UE</w:t>
      </w:r>
      <w:r w:rsidRPr="00785AB1">
        <w:rPr>
          <w:rFonts w:ascii="Arial" w:eastAsia="SimSun" w:hAnsi="Arial" w:cs="Arial"/>
          <w:i/>
          <w:iCs/>
          <w:color w:val="FF0000"/>
          <w:sz w:val="16"/>
          <w:szCs w:val="16"/>
        </w:rPr>
        <w:t xml:space="preserve"> </w:t>
      </w:r>
      <w:r w:rsidRPr="00785AB1">
        <w:rPr>
          <w:rFonts w:ascii="Arial" w:eastAsia="SimSun" w:hAnsi="Arial" w:cs="Arial"/>
          <w:i/>
          <w:iCs/>
          <w:sz w:val="16"/>
          <w:szCs w:val="16"/>
        </w:rPr>
        <w:t>perform</w:t>
      </w:r>
      <w:r w:rsidRPr="00785AB1">
        <w:rPr>
          <w:rFonts w:ascii="Arial" w:eastAsia="SimSun" w:hAnsi="Arial" w:cs="Arial"/>
          <w:color w:val="000000"/>
          <w:sz w:val="16"/>
          <w:szCs w:val="16"/>
        </w:rPr>
        <w:t>s</w:t>
      </w:r>
      <w:r w:rsidRPr="00785AB1">
        <w:rPr>
          <w:rFonts w:ascii="Arial" w:eastAsia="SimSun" w:hAnsi="Arial" w:cs="Arial"/>
          <w:i/>
          <w:iCs/>
          <w:sz w:val="16"/>
          <w:szCs w:val="16"/>
        </w:rPr>
        <w:t xml:space="preserve"> periodic-based partial sensing.</w:t>
      </w:r>
    </w:p>
    <w:p w14:paraId="0460A748" w14:textId="77777777" w:rsidR="00785AB1" w:rsidRDefault="00785AB1" w:rsidP="00785AB1">
      <w:pPr>
        <w:rPr>
          <w:rFonts w:cs="Times"/>
          <w:lang w:eastAsia="x-none"/>
        </w:rPr>
      </w:pPr>
    </w:p>
    <w:p w14:paraId="0E2E7C91" w14:textId="77777777" w:rsidR="00785AB1" w:rsidRDefault="00785AB1" w:rsidP="00785AB1">
      <w:pPr>
        <w:rPr>
          <w:lang w:eastAsia="x-none"/>
        </w:rPr>
      </w:pPr>
    </w:p>
    <w:p w14:paraId="7E9853B9" w14:textId="390948C6" w:rsidR="00785AB1" w:rsidRPr="00FD6C91" w:rsidRDefault="001B5688" w:rsidP="00785AB1">
      <w:pPr>
        <w:rPr>
          <w:b/>
          <w:bCs/>
          <w:lang w:eastAsia="x-none"/>
        </w:rPr>
      </w:pPr>
      <w:hyperlink r:id="rId1117" w:history="1">
        <w:r w:rsidR="000B5C49">
          <w:rPr>
            <w:rStyle w:val="Hyperlink"/>
            <w:b/>
            <w:bCs/>
            <w:lang w:eastAsia="x-none"/>
          </w:rPr>
          <w:t>R1-2205409</w:t>
        </w:r>
      </w:hyperlink>
      <w:r w:rsidR="00785AB1" w:rsidRPr="00FD6C91">
        <w:rPr>
          <w:b/>
          <w:bCs/>
          <w:lang w:eastAsia="x-none"/>
        </w:rPr>
        <w:tab/>
        <w:t>FL summary #5 for AI 8.11.1 – Maintenance on NR sidelink resource allocation for power saving</w:t>
      </w:r>
      <w:r w:rsidR="00785AB1" w:rsidRPr="00FD6C91">
        <w:rPr>
          <w:b/>
          <w:bCs/>
          <w:lang w:eastAsia="x-none"/>
        </w:rPr>
        <w:tab/>
        <w:t>Moderator (OPPO)</w:t>
      </w:r>
    </w:p>
    <w:p w14:paraId="406E8A92" w14:textId="458FE0C4" w:rsidR="00FD6C91" w:rsidRDefault="00FD6C91" w:rsidP="00785AB1">
      <w:pPr>
        <w:rPr>
          <w:lang w:eastAsia="x-none"/>
        </w:rPr>
      </w:pPr>
      <w:r>
        <w:rPr>
          <w:lang w:eastAsia="x-none"/>
        </w:rPr>
        <w:t>From May 19</w:t>
      </w:r>
      <w:r w:rsidRPr="00FD6C91">
        <w:rPr>
          <w:vertAlign w:val="superscript"/>
          <w:lang w:eastAsia="x-none"/>
        </w:rPr>
        <w:t>th</w:t>
      </w:r>
      <w:r>
        <w:rPr>
          <w:lang w:eastAsia="x-none"/>
        </w:rPr>
        <w:t xml:space="preserve"> GTW session</w:t>
      </w:r>
    </w:p>
    <w:p w14:paraId="0BDCC63F" w14:textId="77777777" w:rsidR="00FD6C91" w:rsidRPr="00117849" w:rsidRDefault="00FD6C91" w:rsidP="00FD6C91">
      <w:pPr>
        <w:autoSpaceDE w:val="0"/>
        <w:autoSpaceDN w:val="0"/>
        <w:jc w:val="both"/>
        <w:rPr>
          <w:rFonts w:ascii="Calibri" w:hAnsi="Calibri"/>
          <w:color w:val="000000"/>
          <w:sz w:val="18"/>
          <w:szCs w:val="18"/>
          <w:lang w:val="en-US"/>
        </w:rPr>
      </w:pPr>
      <w:r w:rsidRPr="00117849">
        <w:rPr>
          <w:color w:val="000000"/>
          <w:sz w:val="18"/>
          <w:szCs w:val="18"/>
        </w:rPr>
        <w:t>Proposal 1-1 (V):</w:t>
      </w:r>
    </w:p>
    <w:p w14:paraId="2FAE1A15" w14:textId="77777777" w:rsidR="00FD6C91" w:rsidRPr="00117849" w:rsidRDefault="00FD6C91" w:rsidP="00FD6C91">
      <w:pPr>
        <w:autoSpaceDE w:val="0"/>
        <w:autoSpaceDN w:val="0"/>
        <w:jc w:val="both"/>
        <w:rPr>
          <w:rFonts w:ascii="Times New Roman" w:hAnsi="Times New Roman"/>
          <w:color w:val="000000"/>
          <w:sz w:val="18"/>
          <w:szCs w:val="18"/>
          <w:lang w:eastAsia="zh-TW"/>
        </w:rPr>
      </w:pPr>
      <w:r w:rsidRPr="00117849">
        <w:rPr>
          <w:rFonts w:ascii="Times New Roman" w:hAnsi="Times New Roman"/>
          <w:color w:val="000000"/>
          <w:sz w:val="18"/>
          <w:szCs w:val="18"/>
        </w:rPr>
        <w:t>In Step 6 c) of TS38.214 Section 8.1.4, when UE is configured with partial sensing by its higher layer,</w:t>
      </w:r>
    </w:p>
    <w:p w14:paraId="452B5E23" w14:textId="44F35BAD" w:rsidR="00FD6C91" w:rsidRPr="00117849" w:rsidRDefault="00FD6C91" w:rsidP="00FD6C91">
      <w:pPr>
        <w:autoSpaceDE w:val="0"/>
        <w:autoSpaceDN w:val="0"/>
        <w:jc w:val="both"/>
        <w:rPr>
          <w:rFonts w:ascii="Times New Roman" w:hAnsi="Times New Roman"/>
          <w:color w:val="0070C0"/>
          <w:sz w:val="18"/>
          <w:szCs w:val="18"/>
        </w:rPr>
      </w:pPr>
      <w:r w:rsidRPr="00117849">
        <w:rPr>
          <w:rFonts w:ascii="Times New Roman" w:hAnsi="Times New Roman"/>
          <w:color w:val="000000"/>
          <w:sz w:val="18"/>
          <w:szCs w:val="18"/>
        </w:rPr>
        <w:t xml:space="preserve">When </w:t>
      </w:r>
      <w:r w:rsidRPr="00117849">
        <w:rPr>
          <w:rFonts w:ascii="Times New Roman" w:hAnsi="Times New Roman"/>
          <w:i/>
          <w:iCs/>
          <w:color w:val="000000"/>
          <w:sz w:val="18"/>
          <w:szCs w:val="18"/>
        </w:rPr>
        <w:t>additionalPeriodicSensingOccasion</w:t>
      </w:r>
      <w:r w:rsidRPr="00117849">
        <w:rPr>
          <w:rFonts w:ascii="Times New Roman" w:hAnsi="Times New Roman"/>
          <w:color w:val="000000"/>
          <w:sz w:val="18"/>
          <w:szCs w:val="18"/>
        </w:rPr>
        <w:t xml:space="preserve"> is (pre-)configured </w:t>
      </w:r>
      <w:r w:rsidRPr="00117849">
        <w:rPr>
          <w:rFonts w:ascii="Times New Roman" w:hAnsi="Times New Roman"/>
          <w:color w:val="0070C0"/>
          <w:sz w:val="18"/>
          <w:szCs w:val="18"/>
        </w:rPr>
        <w:t xml:space="preserve">and if </w:t>
      </w:r>
      <m:oMath>
        <m:sSup>
          <m:sSupPr>
            <m:ctrlPr>
              <w:rPr>
                <w:rFonts w:ascii="Cambria Math" w:eastAsia="SimSun" w:hAnsi="Cambria Math"/>
                <w:color w:val="0070C0"/>
                <w:sz w:val="18"/>
                <w:szCs w:val="18"/>
              </w:rPr>
            </m:ctrlPr>
          </m:sSupPr>
          <m:e>
            <m:sSubSup>
              <m:sSubSupPr>
                <m:ctrlPr>
                  <w:rPr>
                    <w:rFonts w:ascii="Cambria Math" w:eastAsia="SimSun" w:hAnsi="Cambria Math"/>
                    <w:color w:val="0070C0"/>
                    <w:sz w:val="18"/>
                    <w:szCs w:val="18"/>
                  </w:rPr>
                </m:ctrlPr>
              </m:sSubSupPr>
              <m:e>
                <m:r>
                  <w:rPr>
                    <w:rFonts w:ascii="Cambria Math" w:hAnsi="Cambria Math"/>
                    <w:color w:val="0070C0"/>
                    <w:sz w:val="18"/>
                    <w:szCs w:val="18"/>
                  </w:rPr>
                  <m:t>P</m:t>
                </m:r>
              </m:e>
              <m:sub>
                <m:r>
                  <w:rPr>
                    <w:rFonts w:ascii="Cambria Math" w:hAnsi="Cambria Math"/>
                    <w:color w:val="0070C0"/>
                    <w:sz w:val="18"/>
                    <w:szCs w:val="18"/>
                  </w:rPr>
                  <m:t>rsvp</m:t>
                </m:r>
                <m:r>
                  <m:rPr>
                    <m:sty m:val="p"/>
                  </m:rPr>
                  <w:rPr>
                    <w:rFonts w:ascii="Cambria Math" w:hAnsi="Cambria Math"/>
                    <w:color w:val="0070C0"/>
                    <w:sz w:val="18"/>
                    <w:szCs w:val="18"/>
                  </w:rPr>
                  <m:t>_</m:t>
                </m:r>
                <m:r>
                  <w:rPr>
                    <w:rFonts w:ascii="Cambria Math" w:hAnsi="Cambria Math"/>
                    <w:color w:val="0070C0"/>
                    <w:sz w:val="18"/>
                    <w:szCs w:val="18"/>
                  </w:rPr>
                  <m:t>RX</m:t>
                </m:r>
              </m:sub>
              <m:sup>
                <m:r>
                  <m:rPr>
                    <m:sty m:val="p"/>
                  </m:rPr>
                  <w:rPr>
                    <w:rFonts w:ascii="Cambria Math" w:hAnsi="Cambria Math"/>
                    <w:color w:val="0070C0"/>
                    <w:sz w:val="18"/>
                    <w:szCs w:val="18"/>
                  </w:rPr>
                  <m:t>'</m:t>
                </m:r>
              </m:sup>
            </m:sSubSup>
            <m:r>
              <m:rPr>
                <m:sty m:val="p"/>
              </m:rPr>
              <w:rPr>
                <w:rFonts w:ascii="Cambria Math" w:hAnsi="Cambria Math"/>
                <w:color w:val="0070C0"/>
                <w:sz w:val="18"/>
                <w:szCs w:val="18"/>
              </w:rPr>
              <m:t>&lt;</m:t>
            </m:r>
            <m:r>
              <w:rPr>
                <w:rFonts w:ascii="Cambria Math" w:hAnsi="Cambria Math"/>
                <w:color w:val="0070C0"/>
                <w:sz w:val="18"/>
                <w:szCs w:val="18"/>
              </w:rPr>
              <m:t>n</m:t>
            </m:r>
          </m:e>
          <m:sup>
            <m:r>
              <m:rPr>
                <m:sty m:val="p"/>
              </m:rPr>
              <w:rPr>
                <w:rFonts w:ascii="Cambria Math" w:hAnsi="Cambria Math"/>
                <w:color w:val="0070C0"/>
                <w:sz w:val="18"/>
                <w:szCs w:val="18"/>
              </w:rPr>
              <m:t>'</m:t>
            </m:r>
          </m:sup>
        </m:sSup>
        <m:r>
          <m:rPr>
            <m:sty m:val="p"/>
          </m:rPr>
          <w:rPr>
            <w:rFonts w:ascii="Cambria Math" w:hAnsi="Cambria Math"/>
            <w:color w:val="0070C0"/>
            <w:sz w:val="18"/>
            <w:szCs w:val="18"/>
          </w:rPr>
          <m:t>-</m:t>
        </m:r>
        <m:r>
          <w:rPr>
            <w:rFonts w:ascii="Cambria Math" w:hAnsi="Cambria Math"/>
            <w:color w:val="0070C0"/>
            <w:sz w:val="18"/>
            <w:szCs w:val="18"/>
          </w:rPr>
          <m:t>m</m:t>
        </m:r>
        <m:r>
          <m:rPr>
            <m:sty m:val="p"/>
          </m:rPr>
          <w:rPr>
            <w:rFonts w:ascii="Cambria Math" w:hAnsi="Cambria Math"/>
            <w:color w:val="0070C0"/>
            <w:sz w:val="18"/>
            <w:szCs w:val="18"/>
          </w:rPr>
          <m:t>≤</m:t>
        </m:r>
        <m:sSubSup>
          <m:sSubSupPr>
            <m:ctrlPr>
              <w:rPr>
                <w:rFonts w:ascii="Cambria Math" w:eastAsia="SimSun" w:hAnsi="Cambria Math"/>
                <w:color w:val="0070C0"/>
                <w:sz w:val="18"/>
                <w:szCs w:val="18"/>
              </w:rPr>
            </m:ctrlPr>
          </m:sSubSupPr>
          <m:e>
            <m:r>
              <m:rPr>
                <m:sty m:val="p"/>
              </m:rPr>
              <w:rPr>
                <w:rFonts w:ascii="Cambria Math" w:hAnsi="Cambria Math"/>
                <w:color w:val="0070C0"/>
                <w:sz w:val="18"/>
                <w:szCs w:val="18"/>
              </w:rPr>
              <m:t>2·</m:t>
            </m:r>
            <m:r>
              <w:rPr>
                <w:rFonts w:ascii="Cambria Math" w:hAnsi="Cambria Math"/>
                <w:color w:val="0070C0"/>
                <w:sz w:val="18"/>
                <w:szCs w:val="18"/>
              </w:rPr>
              <m:t>P</m:t>
            </m:r>
          </m:e>
          <m:sub>
            <m:r>
              <w:rPr>
                <w:rFonts w:ascii="Cambria Math" w:hAnsi="Cambria Math"/>
                <w:color w:val="0070C0"/>
                <w:sz w:val="18"/>
                <w:szCs w:val="18"/>
              </w:rPr>
              <m:t>rsvp</m:t>
            </m:r>
            <m:r>
              <m:rPr>
                <m:sty m:val="p"/>
              </m:rPr>
              <w:rPr>
                <w:rFonts w:ascii="Cambria Math" w:hAnsi="Cambria Math"/>
                <w:color w:val="0070C0"/>
                <w:sz w:val="18"/>
                <w:szCs w:val="18"/>
              </w:rPr>
              <m:t>_</m:t>
            </m:r>
            <m:r>
              <w:rPr>
                <w:rFonts w:ascii="Cambria Math" w:hAnsi="Cambria Math"/>
                <w:color w:val="0070C0"/>
                <w:sz w:val="18"/>
                <w:szCs w:val="18"/>
              </w:rPr>
              <m:t>RX</m:t>
            </m:r>
          </m:sub>
          <m:sup>
            <m:r>
              <m:rPr>
                <m:sty m:val="p"/>
              </m:rPr>
              <w:rPr>
                <w:rFonts w:ascii="Cambria Math" w:hAnsi="Cambria Math"/>
                <w:color w:val="0070C0"/>
                <w:sz w:val="18"/>
                <w:szCs w:val="18"/>
              </w:rPr>
              <m:t>'</m:t>
            </m:r>
          </m:sup>
        </m:sSubSup>
      </m:oMath>
      <w:r w:rsidRPr="00117849">
        <w:rPr>
          <w:rFonts w:ascii="Times New Roman" w:hAnsi="Times New Roman"/>
          <w:color w:val="0070C0"/>
          <w:sz w:val="18"/>
          <w:szCs w:val="18"/>
        </w:rPr>
        <w:t xml:space="preserve">, </w:t>
      </w:r>
      <m:oMath>
        <m:sSub>
          <m:sSubPr>
            <m:ctrlPr>
              <w:rPr>
                <w:rFonts w:ascii="Cambria Math" w:eastAsia="SimSun" w:hAnsi="Cambria Math"/>
                <w:color w:val="0070C0"/>
                <w:sz w:val="18"/>
                <w:szCs w:val="18"/>
              </w:rPr>
            </m:ctrlPr>
          </m:sSubPr>
          <m:e>
            <m:r>
              <w:rPr>
                <w:rFonts w:ascii="Cambria Math" w:hAnsi="Cambria Math"/>
                <w:color w:val="0070C0"/>
                <w:sz w:val="18"/>
                <w:szCs w:val="18"/>
              </w:rPr>
              <m:t>P</m:t>
            </m:r>
          </m:e>
          <m:sub>
            <m:r>
              <w:rPr>
                <w:rFonts w:ascii="Cambria Math" w:hAnsi="Cambria Math"/>
                <w:color w:val="0070C0"/>
                <w:sz w:val="18"/>
                <w:szCs w:val="18"/>
              </w:rPr>
              <m:t>rsvp</m:t>
            </m:r>
            <m:r>
              <m:rPr>
                <m:sty m:val="p"/>
              </m:rPr>
              <w:rPr>
                <w:rFonts w:ascii="Cambria Math" w:hAnsi="Cambria Math"/>
                <w:color w:val="0070C0"/>
                <w:sz w:val="18"/>
                <w:szCs w:val="18"/>
              </w:rPr>
              <m:t>_</m:t>
            </m:r>
            <m:r>
              <w:rPr>
                <w:rFonts w:ascii="Cambria Math" w:hAnsi="Cambria Math"/>
                <w:color w:val="0070C0"/>
                <w:sz w:val="18"/>
                <w:szCs w:val="18"/>
              </w:rPr>
              <m:t>RX</m:t>
            </m:r>
          </m:sub>
        </m:sSub>
        <m:r>
          <m:rPr>
            <m:sty m:val="p"/>
          </m:rPr>
          <w:rPr>
            <w:rFonts w:ascii="Cambria Math" w:hAnsi="Cambria Math"/>
            <w:color w:val="0070C0"/>
            <w:sz w:val="18"/>
            <w:szCs w:val="18"/>
          </w:rPr>
          <m:t>=</m:t>
        </m:r>
        <m:sSub>
          <m:sSubPr>
            <m:ctrlPr>
              <w:rPr>
                <w:rFonts w:ascii="Cambria Math" w:eastAsia="SimSun" w:hAnsi="Cambria Math"/>
                <w:color w:val="0070C0"/>
                <w:sz w:val="18"/>
                <w:szCs w:val="18"/>
              </w:rPr>
            </m:ctrlPr>
          </m:sSubPr>
          <m:e>
            <m:r>
              <w:rPr>
                <w:rFonts w:ascii="Cambria Math" w:hAnsi="Cambria Math"/>
                <w:color w:val="0070C0"/>
                <w:sz w:val="18"/>
                <w:szCs w:val="18"/>
              </w:rPr>
              <m:t>P</m:t>
            </m:r>
          </m:e>
          <m:sub>
            <m:r>
              <w:rPr>
                <w:rFonts w:ascii="Cambria Math" w:hAnsi="Cambria Math"/>
                <w:color w:val="0070C0"/>
                <w:sz w:val="18"/>
                <w:szCs w:val="18"/>
              </w:rPr>
              <m:t>reserve</m:t>
            </m:r>
          </m:sub>
        </m:sSub>
      </m:oMath>
      <w:r w:rsidRPr="00117849">
        <w:rPr>
          <w:rFonts w:ascii="Times New Roman" w:hAnsi="Times New Roman"/>
          <w:color w:val="0070C0"/>
          <w:sz w:val="18"/>
          <w:szCs w:val="18"/>
        </w:rPr>
        <w:t xml:space="preserve"> and the sensing occasion </w:t>
      </w:r>
      <m:oMath>
        <m:sSubSup>
          <m:sSubSupPr>
            <m:ctrlPr>
              <w:rPr>
                <w:rFonts w:ascii="Cambria Math" w:eastAsia="SimSun" w:hAnsi="Cambria Math"/>
                <w:color w:val="0070C0"/>
                <w:sz w:val="18"/>
                <w:szCs w:val="18"/>
              </w:rPr>
            </m:ctrlPr>
          </m:sSubSupPr>
          <m:e>
            <m:r>
              <w:rPr>
                <w:rFonts w:ascii="Cambria Math" w:hAnsi="Cambria Math"/>
                <w:color w:val="0070C0"/>
                <w:sz w:val="18"/>
                <w:szCs w:val="18"/>
              </w:rPr>
              <m:t>t</m:t>
            </m:r>
          </m:e>
          <m:sub>
            <m:r>
              <w:rPr>
                <w:rFonts w:ascii="Cambria Math" w:hAnsi="Cambria Math"/>
                <w:color w:val="0070C0"/>
                <w:sz w:val="18"/>
                <w:szCs w:val="18"/>
              </w:rPr>
              <m:t>m</m:t>
            </m:r>
          </m:sub>
          <m:sup>
            <m:r>
              <m:rPr>
                <m:sty m:val="p"/>
              </m:rPr>
              <w:rPr>
                <w:rFonts w:ascii="Cambria Math" w:hAnsi="Cambria Math"/>
                <w:color w:val="0070C0"/>
                <w:sz w:val="18"/>
                <w:szCs w:val="18"/>
              </w:rPr>
              <m:t>'</m:t>
            </m:r>
            <m:r>
              <w:rPr>
                <w:rFonts w:ascii="Cambria Math" w:hAnsi="Cambria Math"/>
                <w:color w:val="0070C0"/>
                <w:sz w:val="18"/>
                <w:szCs w:val="18"/>
              </w:rPr>
              <m:t>SL</m:t>
            </m:r>
          </m:sup>
        </m:sSubSup>
      </m:oMath>
      <w:r w:rsidRPr="00117849">
        <w:rPr>
          <w:rFonts w:ascii="Times New Roman" w:hAnsi="Times New Roman"/>
          <w:color w:val="0070C0"/>
          <w:sz w:val="18"/>
          <w:szCs w:val="18"/>
        </w:rPr>
        <w:t xml:space="preserve"> belongs to </w:t>
      </w:r>
      <m:oMath>
        <m:sSubSup>
          <m:sSubSupPr>
            <m:ctrlPr>
              <w:rPr>
                <w:rFonts w:ascii="Cambria Math" w:eastAsia="SimSun" w:hAnsi="Cambria Math"/>
                <w:color w:val="0070C0"/>
                <w:sz w:val="18"/>
                <w:szCs w:val="18"/>
              </w:rPr>
            </m:ctrlPr>
          </m:sSubSupPr>
          <m:e>
            <m:r>
              <w:rPr>
                <w:rFonts w:ascii="Cambria Math" w:hAnsi="Cambria Math"/>
                <w:color w:val="0070C0"/>
                <w:sz w:val="18"/>
                <w:szCs w:val="18"/>
              </w:rPr>
              <m:t>t</m:t>
            </m:r>
          </m:e>
          <m:sub>
            <m:r>
              <w:rPr>
                <w:rFonts w:ascii="Cambria Math" w:hAnsi="Cambria Math"/>
                <w:color w:val="0070C0"/>
                <w:sz w:val="18"/>
                <w:szCs w:val="18"/>
              </w:rPr>
              <m:t>y</m:t>
            </m:r>
            <m:r>
              <m:rPr>
                <m:sty m:val="p"/>
              </m:rPr>
              <w:rPr>
                <w:rFonts w:ascii="Cambria Math" w:hAnsi="Cambria Math"/>
                <w:color w:val="0070C0"/>
                <w:sz w:val="18"/>
                <w:szCs w:val="18"/>
              </w:rPr>
              <m:t>-</m:t>
            </m:r>
            <m:r>
              <w:rPr>
                <w:rFonts w:ascii="Cambria Math" w:hAnsi="Cambria Math"/>
                <w:color w:val="0070C0"/>
                <w:sz w:val="18"/>
                <w:szCs w:val="18"/>
              </w:rPr>
              <m:t>k</m:t>
            </m:r>
            <m:r>
              <m:rPr>
                <m:sty m:val="p"/>
              </m:rPr>
              <w:rPr>
                <w:rFonts w:ascii="Cambria Math" w:hAnsi="Cambria Math"/>
                <w:color w:val="0070C0"/>
                <w:sz w:val="18"/>
                <w:szCs w:val="18"/>
              </w:rPr>
              <m:t>×</m:t>
            </m:r>
            <m:sSubSup>
              <m:sSubSupPr>
                <m:ctrlPr>
                  <w:rPr>
                    <w:rFonts w:ascii="Cambria Math" w:eastAsia="SimSun" w:hAnsi="Cambria Math"/>
                    <w:color w:val="0070C0"/>
                    <w:sz w:val="18"/>
                    <w:szCs w:val="18"/>
                  </w:rPr>
                </m:ctrlPr>
              </m:sSubSupPr>
              <m:e>
                <m:r>
                  <w:rPr>
                    <w:rFonts w:ascii="Cambria Math" w:hAnsi="Cambria Math"/>
                    <w:color w:val="0070C0"/>
                    <w:sz w:val="18"/>
                    <w:szCs w:val="18"/>
                  </w:rPr>
                  <m:t>P</m:t>
                </m:r>
              </m:e>
              <m:sub>
                <m:r>
                  <w:rPr>
                    <w:rFonts w:ascii="Cambria Math" w:hAnsi="Cambria Math"/>
                    <w:color w:val="0070C0"/>
                    <w:sz w:val="18"/>
                    <w:szCs w:val="18"/>
                  </w:rPr>
                  <m:t>reserve</m:t>
                </m:r>
              </m:sub>
              <m:sup>
                <m:r>
                  <m:rPr>
                    <m:sty m:val="p"/>
                  </m:rPr>
                  <w:rPr>
                    <w:rFonts w:ascii="Cambria Math" w:hAnsi="Cambria Math"/>
                    <w:color w:val="0070C0"/>
                    <w:sz w:val="18"/>
                    <w:szCs w:val="18"/>
                  </w:rPr>
                  <m:t>'</m:t>
                </m:r>
              </m:sup>
            </m:sSubSup>
          </m:sub>
          <m:sup>
            <m:r>
              <m:rPr>
                <m:sty m:val="p"/>
              </m:rPr>
              <w:rPr>
                <w:rFonts w:ascii="Cambria Math" w:hAnsi="Cambria Math"/>
                <w:color w:val="0070C0"/>
                <w:sz w:val="18"/>
                <w:szCs w:val="18"/>
              </w:rPr>
              <m:t>'</m:t>
            </m:r>
            <m:r>
              <w:rPr>
                <w:rFonts w:ascii="Cambria Math" w:hAnsi="Cambria Math"/>
                <w:color w:val="0070C0"/>
                <w:sz w:val="18"/>
                <w:szCs w:val="18"/>
              </w:rPr>
              <m:t>SL</m:t>
            </m:r>
          </m:sup>
        </m:sSubSup>
      </m:oMath>
      <w:r w:rsidRPr="00117849">
        <w:rPr>
          <w:rFonts w:ascii="Times New Roman" w:hAnsi="Times New Roman"/>
          <w:color w:val="0070C0"/>
          <w:sz w:val="18"/>
          <w:szCs w:val="18"/>
        </w:rPr>
        <w:t xml:space="preserve"> for a given periodicity </w:t>
      </w:r>
      <m:oMath>
        <m:sSub>
          <m:sSubPr>
            <m:ctrlPr>
              <w:rPr>
                <w:rFonts w:ascii="Cambria Math" w:eastAsia="SimSun" w:hAnsi="Cambria Math"/>
                <w:color w:val="0070C0"/>
                <w:sz w:val="18"/>
                <w:szCs w:val="18"/>
              </w:rPr>
            </m:ctrlPr>
          </m:sSubPr>
          <m:e>
            <m:r>
              <w:rPr>
                <w:rFonts w:ascii="Cambria Math" w:hAnsi="Cambria Math"/>
                <w:color w:val="0070C0"/>
                <w:sz w:val="18"/>
                <w:szCs w:val="18"/>
              </w:rPr>
              <m:t>P</m:t>
            </m:r>
          </m:e>
          <m:sub>
            <m:r>
              <w:rPr>
                <w:rFonts w:ascii="Cambria Math" w:hAnsi="Cambria Math"/>
                <w:color w:val="0070C0"/>
                <w:sz w:val="18"/>
                <w:szCs w:val="18"/>
              </w:rPr>
              <m:t>reserve</m:t>
            </m:r>
          </m:sub>
        </m:sSub>
      </m:oMath>
      <w:r w:rsidRPr="00117849">
        <w:rPr>
          <w:rFonts w:ascii="Times New Roman" w:hAnsi="Times New Roman"/>
          <w:color w:val="0070C0"/>
          <w:sz w:val="18"/>
          <w:szCs w:val="18"/>
        </w:rPr>
        <w:t>,</w:t>
      </w:r>
    </w:p>
    <w:p w14:paraId="2BC73BA2" w14:textId="20184824" w:rsidR="00FD6C91" w:rsidRPr="00117849" w:rsidRDefault="00FD6C91" w:rsidP="00CF6E6D">
      <w:pPr>
        <w:pStyle w:val="ListParagraph"/>
        <w:numPr>
          <w:ilvl w:val="0"/>
          <w:numId w:val="372"/>
        </w:numPr>
        <w:overflowPunct/>
        <w:adjustRightInd/>
        <w:spacing w:after="0"/>
        <w:contextualSpacing w:val="0"/>
        <w:jc w:val="both"/>
        <w:textAlignment w:val="auto"/>
        <w:rPr>
          <w:color w:val="0070C0"/>
          <w:sz w:val="18"/>
          <w:szCs w:val="18"/>
          <w:lang w:eastAsia="zh-CN"/>
        </w:rPr>
      </w:pPr>
      <m:oMath>
        <m:r>
          <w:rPr>
            <w:rFonts w:ascii="Cambria Math" w:hAnsi="Cambria Math"/>
            <w:color w:val="0070C0"/>
            <w:sz w:val="18"/>
            <w:szCs w:val="18"/>
          </w:rPr>
          <m:t>Q</m:t>
        </m:r>
        <m:r>
          <m:rPr>
            <m:sty m:val="p"/>
          </m:rPr>
          <w:rPr>
            <w:rFonts w:ascii="Cambria Math" w:hAnsi="Cambria Math"/>
            <w:color w:val="0070C0"/>
            <w:sz w:val="18"/>
            <w:szCs w:val="18"/>
          </w:rPr>
          <m:t>=</m:t>
        </m:r>
        <m:d>
          <m:dPr>
            <m:begChr m:val="⌈"/>
            <m:endChr m:val="⌉"/>
            <m:ctrlPr>
              <w:rPr>
                <w:rFonts w:ascii="Cambria Math" w:hAnsi="Cambria Math"/>
                <w:color w:val="0070C0"/>
                <w:sz w:val="18"/>
                <w:szCs w:val="18"/>
              </w:rPr>
            </m:ctrlPr>
          </m:dPr>
          <m:e>
            <m:f>
              <m:fPr>
                <m:ctrlPr>
                  <w:rPr>
                    <w:rFonts w:ascii="Cambria Math" w:hAnsi="Cambria Math"/>
                    <w:color w:val="0070C0"/>
                    <w:sz w:val="18"/>
                    <w:szCs w:val="18"/>
                  </w:rPr>
                </m:ctrlPr>
              </m:fPr>
              <m:num>
                <m:sSub>
                  <m:sSubPr>
                    <m:ctrlPr>
                      <w:rPr>
                        <w:rFonts w:ascii="Cambria Math" w:hAnsi="Cambria Math"/>
                        <w:color w:val="0070C0"/>
                        <w:sz w:val="18"/>
                        <w:szCs w:val="18"/>
                      </w:rPr>
                    </m:ctrlPr>
                  </m:sSubPr>
                  <m:e>
                    <m:r>
                      <w:rPr>
                        <w:rFonts w:ascii="Cambria Math" w:hAnsi="Cambria Math"/>
                        <w:color w:val="0070C0"/>
                        <w:sz w:val="18"/>
                        <w:szCs w:val="18"/>
                      </w:rPr>
                      <m:t>T</m:t>
                    </m:r>
                  </m:e>
                  <m:sub>
                    <m:r>
                      <w:rPr>
                        <w:rFonts w:ascii="Cambria Math" w:hAnsi="Cambria Math"/>
                        <w:color w:val="0070C0"/>
                        <w:sz w:val="18"/>
                        <w:szCs w:val="18"/>
                      </w:rPr>
                      <m:t>scal</m:t>
                    </m:r>
                  </m:sub>
                </m:sSub>
              </m:num>
              <m:den>
                <m:sSub>
                  <m:sSubPr>
                    <m:ctrlPr>
                      <w:rPr>
                        <w:rFonts w:ascii="Cambria Math" w:hAnsi="Cambria Math"/>
                        <w:color w:val="0070C0"/>
                        <w:sz w:val="18"/>
                        <w:szCs w:val="18"/>
                      </w:rPr>
                    </m:ctrlPr>
                  </m:sSubPr>
                  <m:e>
                    <m:r>
                      <w:rPr>
                        <w:rFonts w:ascii="Cambria Math" w:hAnsi="Cambria Math"/>
                        <w:color w:val="0070C0"/>
                        <w:sz w:val="18"/>
                        <w:szCs w:val="18"/>
                      </w:rPr>
                      <m:t>P</m:t>
                    </m:r>
                  </m:e>
                  <m:sub>
                    <m:r>
                      <w:rPr>
                        <w:rFonts w:ascii="Cambria Math" w:hAnsi="Cambria Math"/>
                        <w:color w:val="0070C0"/>
                        <w:sz w:val="18"/>
                        <w:szCs w:val="18"/>
                      </w:rPr>
                      <m:t>rsvp</m:t>
                    </m:r>
                    <m:r>
                      <m:rPr>
                        <m:sty m:val="p"/>
                      </m:rPr>
                      <w:rPr>
                        <w:rFonts w:ascii="Cambria Math" w:hAnsi="Cambria Math"/>
                        <w:color w:val="0070C0"/>
                        <w:sz w:val="18"/>
                        <w:szCs w:val="18"/>
                      </w:rPr>
                      <m:t>_</m:t>
                    </m:r>
                    <m:r>
                      <w:rPr>
                        <w:rFonts w:ascii="Cambria Math" w:hAnsi="Cambria Math"/>
                        <w:color w:val="0070C0"/>
                        <w:sz w:val="18"/>
                        <w:szCs w:val="18"/>
                      </w:rPr>
                      <m:t>RX</m:t>
                    </m:r>
                  </m:sub>
                </m:sSub>
              </m:den>
            </m:f>
          </m:e>
        </m:d>
        <m:r>
          <m:rPr>
            <m:sty m:val="p"/>
          </m:rPr>
          <w:rPr>
            <w:rFonts w:ascii="Cambria Math" w:hAnsi="Cambria Math"/>
            <w:color w:val="0070C0"/>
            <w:sz w:val="18"/>
            <w:szCs w:val="18"/>
          </w:rPr>
          <m:t xml:space="preserve"> </m:t>
        </m:r>
      </m:oMath>
      <w:r w:rsidRPr="00117849">
        <w:rPr>
          <w:color w:val="0070C0"/>
          <w:sz w:val="18"/>
          <w:szCs w:val="18"/>
        </w:rPr>
        <w:t>+1</w:t>
      </w:r>
    </w:p>
    <w:p w14:paraId="1547844E" w14:textId="77777777" w:rsidR="00FD6C91" w:rsidRPr="00117849" w:rsidRDefault="00FD6C91" w:rsidP="00FD6C91">
      <w:pPr>
        <w:autoSpaceDE w:val="0"/>
        <w:autoSpaceDN w:val="0"/>
        <w:jc w:val="both"/>
        <w:rPr>
          <w:rFonts w:ascii="Times New Roman" w:hAnsi="Times New Roman"/>
          <w:color w:val="0070C0"/>
          <w:sz w:val="18"/>
          <w:szCs w:val="18"/>
          <w:lang w:val="en-US"/>
        </w:rPr>
      </w:pPr>
      <w:r w:rsidRPr="00117849">
        <w:rPr>
          <w:rFonts w:ascii="Times New Roman" w:hAnsi="Times New Roman"/>
          <w:color w:val="0070C0"/>
          <w:sz w:val="18"/>
          <w:szCs w:val="18"/>
        </w:rPr>
        <w:t xml:space="preserve">otherwise, </w:t>
      </w:r>
    </w:p>
    <w:p w14:paraId="73AB5EA1" w14:textId="77777777" w:rsidR="00FD6C91" w:rsidRPr="00117849" w:rsidRDefault="00FD6C91" w:rsidP="00CF6E6D">
      <w:pPr>
        <w:pStyle w:val="ListParagraph"/>
        <w:numPr>
          <w:ilvl w:val="0"/>
          <w:numId w:val="372"/>
        </w:numPr>
        <w:overflowPunct/>
        <w:adjustRightInd/>
        <w:spacing w:after="0"/>
        <w:contextualSpacing w:val="0"/>
        <w:jc w:val="both"/>
        <w:textAlignment w:val="auto"/>
        <w:rPr>
          <w:color w:val="0070C0"/>
          <w:sz w:val="18"/>
          <w:szCs w:val="18"/>
        </w:rPr>
      </w:pPr>
      <w:r w:rsidRPr="00117849">
        <w:rPr>
          <w:color w:val="0070C0"/>
          <w:sz w:val="18"/>
          <w:szCs w:val="18"/>
        </w:rPr>
        <w:t xml:space="preserve">reuse the legacy </w:t>
      </w:r>
      <w:r w:rsidRPr="00117849">
        <w:rPr>
          <w:i/>
          <w:iCs/>
          <w:color w:val="0070C0"/>
          <w:sz w:val="18"/>
          <w:szCs w:val="18"/>
        </w:rPr>
        <w:t>Q</w:t>
      </w:r>
      <w:r w:rsidRPr="00117849">
        <w:rPr>
          <w:color w:val="7030A0"/>
          <w:sz w:val="18"/>
          <w:szCs w:val="18"/>
        </w:rPr>
        <w:t xml:space="preserve"> procedure</w:t>
      </w:r>
    </w:p>
    <w:p w14:paraId="105A2C78" w14:textId="77777777" w:rsidR="00FD6C91" w:rsidRDefault="00FD6C91" w:rsidP="00FD6C91"/>
    <w:p w14:paraId="6E68B34F" w14:textId="77777777" w:rsidR="00FD6C91" w:rsidRDefault="00FD6C91" w:rsidP="00FD6C91">
      <w:r>
        <w:t>Chair’s observation: there is no consensus whether a previous agreement is implemented in the current version of the specifications.</w:t>
      </w:r>
    </w:p>
    <w:p w14:paraId="41B3D4FC" w14:textId="77777777" w:rsidR="00FD6C91" w:rsidRPr="00FD6C91" w:rsidRDefault="00FD6C91" w:rsidP="00FD6C91"/>
    <w:p w14:paraId="067F1943" w14:textId="77777777" w:rsidR="00FD6C91" w:rsidRPr="00FD6C91" w:rsidRDefault="00FD6C91" w:rsidP="00FD6C91">
      <w:pPr>
        <w:rPr>
          <w:rFonts w:cs="Times"/>
          <w:color w:val="000000"/>
          <w:szCs w:val="20"/>
        </w:rPr>
      </w:pPr>
      <w:r w:rsidRPr="00FD6C91">
        <w:rPr>
          <w:rFonts w:cs="Times"/>
          <w:color w:val="000000"/>
          <w:szCs w:val="20"/>
          <w:highlight w:val="green"/>
        </w:rPr>
        <w:t>Agreement</w:t>
      </w:r>
    </w:p>
    <w:p w14:paraId="54F8C0FB" w14:textId="77777777" w:rsidR="00FD6C91" w:rsidRDefault="00FD6C91" w:rsidP="00FD6C91">
      <w:pPr>
        <w:rPr>
          <w:lang w:eastAsia="x-none"/>
        </w:rPr>
      </w:pPr>
      <w:r w:rsidRPr="003E4296">
        <w:rPr>
          <w:lang w:eastAsia="x-none"/>
        </w:rPr>
        <w:t>The following TP correction is to be made in TS38.214 Section 8.1.4.</w:t>
      </w:r>
    </w:p>
    <w:p w14:paraId="66104C60" w14:textId="77777777" w:rsidR="00FD6C91" w:rsidRPr="00FD6C91" w:rsidRDefault="00FD6C91" w:rsidP="00FD6C91">
      <w:pPr>
        <w:rPr>
          <w:rFonts w:ascii="Arial" w:hAnsi="Arial" w:cs="Arial"/>
          <w:i/>
          <w:iCs/>
          <w:color w:val="000000"/>
          <w:sz w:val="16"/>
          <w:szCs w:val="16"/>
        </w:rPr>
      </w:pPr>
      <w:r w:rsidRPr="00FD6C91">
        <w:rPr>
          <w:rFonts w:ascii="Arial" w:hAnsi="Arial" w:cs="Arial"/>
          <w:i/>
          <w:iCs/>
          <w:color w:val="000000"/>
          <w:sz w:val="16"/>
          <w:szCs w:val="16"/>
        </w:rPr>
        <w:t>“</w:t>
      </w:r>
      <w:r w:rsidRPr="00FD6C91">
        <w:rPr>
          <w:rFonts w:ascii="Arial" w:hAnsi="Arial" w:cs="Arial"/>
          <w:i/>
          <w:iCs/>
          <w:sz w:val="16"/>
          <w:szCs w:val="16"/>
        </w:rPr>
        <w:t xml:space="preserve">When periodic reservation for another TB </w:t>
      </w:r>
      <w:r w:rsidRPr="00FD6C91">
        <w:rPr>
          <w:rFonts w:ascii="Arial" w:eastAsia="SimSun" w:hAnsi="Arial" w:cs="Arial"/>
          <w:i/>
          <w:iCs/>
          <w:sz w:val="16"/>
          <w:szCs w:val="16"/>
        </w:rPr>
        <w:t xml:space="preserve">(sl-MultiReserveResource) is enabled for the resource pool, the resource pool is (pre-)configured with </w:t>
      </w:r>
      <w:r w:rsidRPr="00FD6C91">
        <w:rPr>
          <w:rFonts w:ascii="Arial" w:eastAsia="SimSun" w:hAnsi="Arial" w:cs="Arial"/>
          <w:i/>
          <w:iCs/>
          <w:color w:val="000000"/>
          <w:sz w:val="16"/>
          <w:szCs w:val="16"/>
        </w:rPr>
        <w:t>allowedResourceSelectionConfig</w:t>
      </w:r>
      <w:r w:rsidRPr="00FD6C91">
        <w:rPr>
          <w:rFonts w:ascii="Arial" w:eastAsia="SimSun" w:hAnsi="Arial" w:cs="Arial"/>
          <w:i/>
          <w:iCs/>
          <w:sz w:val="16"/>
          <w:szCs w:val="16"/>
        </w:rPr>
        <w:t xml:space="preserve"> including partial sensing, and partial sensing </w:t>
      </w:r>
      <w:r w:rsidRPr="00FD6C91">
        <w:rPr>
          <w:rFonts w:ascii="Arial" w:eastAsia="SimSun" w:hAnsi="Arial" w:cs="Arial"/>
          <w:i/>
          <w:iCs/>
          <w:color w:val="000000"/>
          <w:sz w:val="16"/>
          <w:szCs w:val="16"/>
        </w:rPr>
        <w:t>is (pre-) configured in the UE by higher layer</w:t>
      </w:r>
      <w:r w:rsidRPr="00FD6C91">
        <w:rPr>
          <w:rFonts w:ascii="Arial" w:eastAsia="SimSun" w:hAnsi="Arial" w:cs="Arial"/>
          <w:i/>
          <w:iCs/>
          <w:sz w:val="16"/>
          <w:szCs w:val="16"/>
        </w:rPr>
        <w:t>, the UE</w:t>
      </w:r>
      <w:r w:rsidRPr="00FD6C91">
        <w:rPr>
          <w:rFonts w:ascii="Arial" w:eastAsia="SimSun" w:hAnsi="Arial" w:cs="Arial"/>
          <w:i/>
          <w:iCs/>
          <w:color w:val="FF0000"/>
          <w:sz w:val="16"/>
          <w:szCs w:val="16"/>
        </w:rPr>
        <w:t xml:space="preserve"> </w:t>
      </w:r>
      <w:r w:rsidRPr="00FD6C91">
        <w:rPr>
          <w:rFonts w:ascii="Arial" w:eastAsia="SimSun" w:hAnsi="Arial" w:cs="Arial"/>
          <w:i/>
          <w:iCs/>
          <w:sz w:val="16"/>
          <w:szCs w:val="16"/>
        </w:rPr>
        <w:t>perform</w:t>
      </w:r>
      <w:r w:rsidRPr="00FD6C91">
        <w:rPr>
          <w:rFonts w:ascii="Arial" w:eastAsia="SimSun" w:hAnsi="Arial" w:cs="Arial"/>
          <w:color w:val="000000"/>
          <w:sz w:val="16"/>
          <w:szCs w:val="16"/>
        </w:rPr>
        <w:t>s</w:t>
      </w:r>
      <w:r w:rsidRPr="00FD6C91">
        <w:rPr>
          <w:rFonts w:ascii="Arial" w:eastAsia="SimSun" w:hAnsi="Arial" w:cs="Arial"/>
          <w:i/>
          <w:iCs/>
          <w:sz w:val="16"/>
          <w:szCs w:val="16"/>
        </w:rPr>
        <w:t xml:space="preserve"> periodic-based partial sensing</w:t>
      </w:r>
      <w:r w:rsidRPr="00FD6C91">
        <w:rPr>
          <w:rFonts w:ascii="Arial" w:eastAsia="SimSun" w:hAnsi="Arial" w:cs="Arial"/>
          <w:i/>
          <w:iCs/>
          <w:color w:val="FF0000"/>
          <w:sz w:val="16"/>
          <w:szCs w:val="16"/>
        </w:rPr>
        <w:t>, unless other conditions state otherwise in the specification</w:t>
      </w:r>
      <w:r w:rsidRPr="00FD6C91">
        <w:rPr>
          <w:rFonts w:ascii="Arial" w:eastAsia="SimSun" w:hAnsi="Arial" w:cs="Arial"/>
          <w:i/>
          <w:iCs/>
          <w:sz w:val="16"/>
          <w:szCs w:val="16"/>
        </w:rPr>
        <w:t>.</w:t>
      </w:r>
      <w:r w:rsidRPr="00FD6C91">
        <w:rPr>
          <w:rFonts w:ascii="Arial" w:hAnsi="Arial" w:cs="Arial"/>
          <w:i/>
          <w:iCs/>
          <w:color w:val="000000"/>
          <w:sz w:val="16"/>
          <w:szCs w:val="16"/>
        </w:rPr>
        <w:t>”</w:t>
      </w:r>
    </w:p>
    <w:p w14:paraId="3BAE936C" w14:textId="77777777" w:rsidR="00FD6C91" w:rsidRDefault="00FD6C91" w:rsidP="00785AB1">
      <w:pPr>
        <w:rPr>
          <w:lang w:eastAsia="x-none"/>
        </w:rPr>
      </w:pPr>
    </w:p>
    <w:p w14:paraId="76588FD5" w14:textId="3E92C555" w:rsidR="006C7D85" w:rsidRDefault="006C7D85" w:rsidP="00785AB1">
      <w:pPr>
        <w:rPr>
          <w:lang w:eastAsia="x-none"/>
        </w:rPr>
      </w:pPr>
    </w:p>
    <w:p w14:paraId="44C47B71" w14:textId="14F73A4C" w:rsidR="007D7F59" w:rsidRPr="000B11A6" w:rsidRDefault="006C7D85" w:rsidP="007D7F59">
      <w:pPr>
        <w:rPr>
          <w:lang w:eastAsia="x-none"/>
        </w:rPr>
      </w:pPr>
      <w:r>
        <w:rPr>
          <w:lang w:eastAsia="x-none"/>
        </w:rPr>
        <w:t xml:space="preserve">Final summary in </w:t>
      </w:r>
      <w:hyperlink r:id="rId1118" w:history="1">
        <w:r w:rsidR="000B5C49">
          <w:rPr>
            <w:rStyle w:val="Hyperlink"/>
            <w:lang w:eastAsia="x-none"/>
          </w:rPr>
          <w:t>R1-2205064</w:t>
        </w:r>
      </w:hyperlink>
      <w:r>
        <w:rPr>
          <w:lang w:eastAsia="x-none"/>
        </w:rPr>
        <w:t>.</w:t>
      </w:r>
    </w:p>
    <w:p w14:paraId="40C07A24" w14:textId="77777777" w:rsidR="007D7F59" w:rsidRDefault="007D7F59" w:rsidP="00AB4774">
      <w:pPr>
        <w:pStyle w:val="Heading3"/>
      </w:pPr>
      <w:bookmarkStart w:id="182" w:name="_Toc101357006"/>
      <w:bookmarkStart w:id="183" w:name="_Toc105521344"/>
      <w:r>
        <w:t>I</w:t>
      </w:r>
      <w:r w:rsidRPr="00BD4424">
        <w:t>nter-UE coordination</w:t>
      </w:r>
      <w:r>
        <w:t xml:space="preserve"> for </w:t>
      </w:r>
      <w:r w:rsidRPr="00A92BFC">
        <w:t>M</w:t>
      </w:r>
      <w:r w:rsidRPr="007B38DB">
        <w:t>ode 2 enhancements</w:t>
      </w:r>
      <w:bookmarkEnd w:id="182"/>
      <w:bookmarkEnd w:id="183"/>
    </w:p>
    <w:p w14:paraId="7AAAF1BB" w14:textId="566BE1AA" w:rsidR="007D7F59" w:rsidRDefault="001B5688" w:rsidP="007D7F59">
      <w:pPr>
        <w:rPr>
          <w:lang w:eastAsia="x-none"/>
        </w:rPr>
      </w:pPr>
      <w:hyperlink r:id="rId1119" w:history="1">
        <w:r w:rsidR="000B5C49">
          <w:rPr>
            <w:rStyle w:val="Hyperlink"/>
            <w:lang w:eastAsia="x-none"/>
          </w:rPr>
          <w:t>R1-2203060</w:t>
        </w:r>
      </w:hyperlink>
      <w:r w:rsidR="007D7F59">
        <w:rPr>
          <w:lang w:eastAsia="x-none"/>
        </w:rPr>
        <w:tab/>
        <w:t>Remaining aspects for inter-UE coordination</w:t>
      </w:r>
      <w:r w:rsidR="007D7F59">
        <w:rPr>
          <w:lang w:eastAsia="x-none"/>
        </w:rPr>
        <w:tab/>
        <w:t>FUTUREWEI</w:t>
      </w:r>
    </w:p>
    <w:p w14:paraId="0B087EE9" w14:textId="35130C99" w:rsidR="007D7F59" w:rsidRDefault="001B5688" w:rsidP="007D7F59">
      <w:pPr>
        <w:rPr>
          <w:lang w:eastAsia="x-none"/>
        </w:rPr>
      </w:pPr>
      <w:hyperlink r:id="rId1120" w:history="1">
        <w:r w:rsidR="000B5C49">
          <w:rPr>
            <w:rStyle w:val="Hyperlink"/>
            <w:lang w:eastAsia="x-none"/>
          </w:rPr>
          <w:t>R1-2203093</w:t>
        </w:r>
      </w:hyperlink>
      <w:r w:rsidR="007D7F59">
        <w:rPr>
          <w:lang w:eastAsia="x-none"/>
        </w:rPr>
        <w:tab/>
        <w:t>Remaining issues on Inter-UE coordination in sidelink resource allocation</w:t>
      </w:r>
      <w:r w:rsidR="007D7F59">
        <w:rPr>
          <w:lang w:eastAsia="x-none"/>
        </w:rPr>
        <w:tab/>
        <w:t>Huawei, HiSilicon</w:t>
      </w:r>
    </w:p>
    <w:p w14:paraId="5FF95A61" w14:textId="2127C4F8" w:rsidR="007D7F59" w:rsidRDefault="001B5688" w:rsidP="007D7F59">
      <w:pPr>
        <w:rPr>
          <w:lang w:eastAsia="x-none"/>
        </w:rPr>
      </w:pPr>
      <w:hyperlink r:id="rId1121" w:history="1">
        <w:r w:rsidR="000B5C49">
          <w:rPr>
            <w:rStyle w:val="Hyperlink"/>
            <w:lang w:eastAsia="x-none"/>
          </w:rPr>
          <w:t>R1-2203126</w:t>
        </w:r>
      </w:hyperlink>
      <w:r w:rsidR="007D7F59">
        <w:rPr>
          <w:lang w:eastAsia="x-none"/>
        </w:rPr>
        <w:tab/>
        <w:t>Inter-UE coordination for Mode 2 enhancements</w:t>
      </w:r>
      <w:r w:rsidR="007D7F59">
        <w:rPr>
          <w:lang w:eastAsia="x-none"/>
        </w:rPr>
        <w:tab/>
        <w:t>Nokia, Nokia Shanghai Bell</w:t>
      </w:r>
    </w:p>
    <w:p w14:paraId="7C0D1BBE" w14:textId="35694927" w:rsidR="007D7F59" w:rsidRDefault="001B5688" w:rsidP="007D7F59">
      <w:pPr>
        <w:rPr>
          <w:lang w:eastAsia="x-none"/>
        </w:rPr>
      </w:pPr>
      <w:hyperlink r:id="rId1122" w:history="1">
        <w:r w:rsidR="000B5C49">
          <w:rPr>
            <w:rStyle w:val="Hyperlink"/>
            <w:lang w:eastAsia="x-none"/>
          </w:rPr>
          <w:t>R1-2203313</w:t>
        </w:r>
      </w:hyperlink>
      <w:r w:rsidR="007D7F59">
        <w:rPr>
          <w:lang w:eastAsia="x-none"/>
        </w:rPr>
        <w:tab/>
        <w:t>Remaining issues on inter-UE coordination in sidelink resource allocation</w:t>
      </w:r>
      <w:r w:rsidR="007D7F59">
        <w:rPr>
          <w:lang w:eastAsia="x-none"/>
        </w:rPr>
        <w:tab/>
        <w:t>Spreadtrum Communications</w:t>
      </w:r>
    </w:p>
    <w:p w14:paraId="1DEE466E" w14:textId="6995AD43" w:rsidR="007D7F59" w:rsidRDefault="001B5688" w:rsidP="007D7F59">
      <w:pPr>
        <w:rPr>
          <w:lang w:eastAsia="x-none"/>
        </w:rPr>
      </w:pPr>
      <w:hyperlink r:id="rId1123" w:history="1">
        <w:r w:rsidR="000B5C49">
          <w:rPr>
            <w:rStyle w:val="Hyperlink"/>
            <w:lang w:eastAsia="x-none"/>
          </w:rPr>
          <w:t>R1-2203361</w:t>
        </w:r>
      </w:hyperlink>
      <w:r w:rsidR="007D7F59">
        <w:rPr>
          <w:lang w:eastAsia="x-none"/>
        </w:rPr>
        <w:tab/>
        <w:t>Maintenance on inter-UE coordination</w:t>
      </w:r>
      <w:r w:rsidR="007D7F59">
        <w:rPr>
          <w:lang w:eastAsia="x-none"/>
        </w:rPr>
        <w:tab/>
        <w:t>ZTE, Sanechips</w:t>
      </w:r>
    </w:p>
    <w:p w14:paraId="5910ADEB" w14:textId="593E1069" w:rsidR="007D7F59" w:rsidRDefault="001B5688" w:rsidP="007D7F59">
      <w:pPr>
        <w:rPr>
          <w:lang w:eastAsia="x-none"/>
        </w:rPr>
      </w:pPr>
      <w:hyperlink r:id="rId1124" w:history="1">
        <w:r w:rsidR="000B5C49">
          <w:rPr>
            <w:rStyle w:val="Hyperlink"/>
            <w:lang w:eastAsia="x-none"/>
          </w:rPr>
          <w:t>R1-2203425</w:t>
        </w:r>
      </w:hyperlink>
      <w:r w:rsidR="007D7F59">
        <w:rPr>
          <w:lang w:eastAsia="x-none"/>
        </w:rPr>
        <w:tab/>
        <w:t>Maintenance on inter-UE coordination for mode 2 enhancements</w:t>
      </w:r>
      <w:r w:rsidR="007D7F59">
        <w:rPr>
          <w:lang w:eastAsia="x-none"/>
        </w:rPr>
        <w:tab/>
        <w:t>CATT, GOHIGH</w:t>
      </w:r>
    </w:p>
    <w:p w14:paraId="6FED06E8" w14:textId="1C1E3B25" w:rsidR="007D7F59" w:rsidRDefault="001B5688" w:rsidP="007D7F59">
      <w:pPr>
        <w:rPr>
          <w:lang w:eastAsia="x-none"/>
        </w:rPr>
      </w:pPr>
      <w:hyperlink r:id="rId1125" w:history="1">
        <w:r w:rsidR="000B5C49">
          <w:rPr>
            <w:rStyle w:val="Hyperlink"/>
            <w:lang w:eastAsia="x-none"/>
          </w:rPr>
          <w:t>R1-2203525</w:t>
        </w:r>
      </w:hyperlink>
      <w:r w:rsidR="007D7F59">
        <w:rPr>
          <w:lang w:eastAsia="x-none"/>
        </w:rPr>
        <w:tab/>
        <w:t>Remaining issues on inter-UE coordination</w:t>
      </w:r>
      <w:r w:rsidR="007D7F59">
        <w:rPr>
          <w:lang w:eastAsia="x-none"/>
        </w:rPr>
        <w:tab/>
        <w:t>vivo</w:t>
      </w:r>
    </w:p>
    <w:p w14:paraId="732ED9C1" w14:textId="4AC2DC17" w:rsidR="007D7F59" w:rsidRDefault="001B5688" w:rsidP="007D7F59">
      <w:pPr>
        <w:rPr>
          <w:lang w:eastAsia="x-none"/>
        </w:rPr>
      </w:pPr>
      <w:hyperlink r:id="rId1126" w:history="1">
        <w:r w:rsidR="000B5C49">
          <w:rPr>
            <w:rStyle w:val="Hyperlink"/>
            <w:lang w:eastAsia="x-none"/>
          </w:rPr>
          <w:t>R1-2203641</w:t>
        </w:r>
      </w:hyperlink>
      <w:r w:rsidR="007D7F59">
        <w:rPr>
          <w:lang w:eastAsia="x-none"/>
        </w:rPr>
        <w:tab/>
        <w:t>Remaining issues on Rel.17 inter-UE coordination</w:t>
      </w:r>
      <w:r w:rsidR="007D7F59">
        <w:rPr>
          <w:lang w:eastAsia="x-none"/>
        </w:rPr>
        <w:tab/>
        <w:t>Mitsubishi Electric RCE</w:t>
      </w:r>
    </w:p>
    <w:p w14:paraId="6764BB78" w14:textId="2B30E19A" w:rsidR="007D7F59" w:rsidRDefault="001B5688" w:rsidP="007D7F59">
      <w:pPr>
        <w:rPr>
          <w:lang w:eastAsia="x-none"/>
        </w:rPr>
      </w:pPr>
      <w:hyperlink r:id="rId1127" w:history="1">
        <w:r w:rsidR="000B5C49">
          <w:rPr>
            <w:rStyle w:val="Hyperlink"/>
            <w:lang w:eastAsia="x-none"/>
          </w:rPr>
          <w:t>R1-2203676</w:t>
        </w:r>
      </w:hyperlink>
      <w:r w:rsidR="007D7F59">
        <w:rPr>
          <w:lang w:eastAsia="x-none"/>
        </w:rPr>
        <w:tab/>
        <w:t>Maintenance on inter-UE coordination for mode 2 enhancements</w:t>
      </w:r>
      <w:r w:rsidR="007D7F59">
        <w:rPr>
          <w:lang w:eastAsia="x-none"/>
        </w:rPr>
        <w:tab/>
        <w:t>NEC</w:t>
      </w:r>
    </w:p>
    <w:p w14:paraId="1E78DC43" w14:textId="19A5EA25" w:rsidR="007D7F59" w:rsidRDefault="001B5688" w:rsidP="007D7F59">
      <w:pPr>
        <w:rPr>
          <w:lang w:eastAsia="x-none"/>
        </w:rPr>
      </w:pPr>
      <w:hyperlink r:id="rId1128" w:history="1">
        <w:r w:rsidR="000B5C49">
          <w:rPr>
            <w:rStyle w:val="Hyperlink"/>
            <w:lang w:eastAsia="x-none"/>
          </w:rPr>
          <w:t>R1-2203702</w:t>
        </w:r>
      </w:hyperlink>
      <w:r w:rsidR="007D7F59">
        <w:rPr>
          <w:lang w:eastAsia="x-none"/>
        </w:rPr>
        <w:tab/>
        <w:t>Remaining issues on inter-UE coordination for Mode 2 enhancements</w:t>
      </w:r>
      <w:r w:rsidR="007D7F59">
        <w:rPr>
          <w:lang w:eastAsia="x-none"/>
        </w:rPr>
        <w:tab/>
        <w:t>Lenovo</w:t>
      </w:r>
    </w:p>
    <w:p w14:paraId="1DA6BEDF" w14:textId="682B8A66" w:rsidR="007D7F59" w:rsidRDefault="001B5688" w:rsidP="007D7F59">
      <w:pPr>
        <w:rPr>
          <w:lang w:eastAsia="x-none"/>
        </w:rPr>
      </w:pPr>
      <w:hyperlink r:id="rId1129" w:history="1">
        <w:r w:rsidR="000B5C49">
          <w:rPr>
            <w:rStyle w:val="Hyperlink"/>
            <w:lang w:eastAsia="x-none"/>
          </w:rPr>
          <w:t>R1-2205096</w:t>
        </w:r>
      </w:hyperlink>
      <w:r w:rsidR="00AB4774" w:rsidRPr="00AB4774">
        <w:rPr>
          <w:lang w:eastAsia="x-none"/>
        </w:rPr>
        <w:tab/>
        <w:t>Discussion on inter-UE coordination for Mode 2 enhancements</w:t>
      </w:r>
      <w:r w:rsidR="00AB4774" w:rsidRPr="00AB4774">
        <w:rPr>
          <w:lang w:eastAsia="x-none"/>
        </w:rPr>
        <w:tab/>
        <w:t>LG Electronics</w:t>
      </w:r>
      <w:r w:rsidR="00AB4774">
        <w:rPr>
          <w:lang w:eastAsia="x-none"/>
        </w:rPr>
        <w:tab/>
        <w:t xml:space="preserve">(rev of </w:t>
      </w:r>
      <w:hyperlink r:id="rId1130" w:history="1">
        <w:r w:rsidR="000B5C49">
          <w:rPr>
            <w:rStyle w:val="Hyperlink"/>
            <w:lang w:eastAsia="x-none"/>
          </w:rPr>
          <w:t>R1-2203711</w:t>
        </w:r>
      </w:hyperlink>
      <w:r w:rsidR="0090167D">
        <w:rPr>
          <w:lang w:eastAsia="x-none"/>
        </w:rPr>
        <w:t>)</w:t>
      </w:r>
    </w:p>
    <w:p w14:paraId="0120DDAA" w14:textId="634739F3" w:rsidR="007D7F59" w:rsidRDefault="001B5688" w:rsidP="007D7F59">
      <w:pPr>
        <w:rPr>
          <w:lang w:eastAsia="x-none"/>
        </w:rPr>
      </w:pPr>
      <w:hyperlink r:id="rId1131" w:history="1">
        <w:r w:rsidR="000B5C49">
          <w:rPr>
            <w:rStyle w:val="Hyperlink"/>
            <w:lang w:eastAsia="x-none"/>
          </w:rPr>
          <w:t>R1-2203748</w:t>
        </w:r>
      </w:hyperlink>
      <w:r w:rsidR="007D7F59">
        <w:rPr>
          <w:lang w:eastAsia="x-none"/>
        </w:rPr>
        <w:tab/>
        <w:t>Inter-UE coordination for Mode 2 enhancements</w:t>
      </w:r>
      <w:r w:rsidR="007D7F59">
        <w:rPr>
          <w:lang w:eastAsia="x-none"/>
        </w:rPr>
        <w:tab/>
        <w:t>Panasonic Holdings Corporation</w:t>
      </w:r>
    </w:p>
    <w:p w14:paraId="64E47016" w14:textId="758EE68E" w:rsidR="007D7F59" w:rsidRDefault="001B5688" w:rsidP="007D7F59">
      <w:pPr>
        <w:rPr>
          <w:lang w:eastAsia="x-none"/>
        </w:rPr>
      </w:pPr>
      <w:hyperlink r:id="rId1132" w:history="1">
        <w:r w:rsidR="000B5C49">
          <w:rPr>
            <w:rStyle w:val="Hyperlink"/>
            <w:lang w:eastAsia="x-none"/>
          </w:rPr>
          <w:t>R1-2203775</w:t>
        </w:r>
      </w:hyperlink>
      <w:r w:rsidR="007D7F59">
        <w:rPr>
          <w:lang w:eastAsia="x-none"/>
        </w:rPr>
        <w:tab/>
        <w:t>Remaining details on inter-UE coordination</w:t>
      </w:r>
      <w:r w:rsidR="007D7F59">
        <w:rPr>
          <w:lang w:eastAsia="x-none"/>
        </w:rPr>
        <w:tab/>
        <w:t>xiaomi</w:t>
      </w:r>
    </w:p>
    <w:p w14:paraId="2AACF814" w14:textId="7C878414" w:rsidR="007D7F59" w:rsidRDefault="001B5688" w:rsidP="007D7F59">
      <w:pPr>
        <w:rPr>
          <w:lang w:eastAsia="x-none"/>
        </w:rPr>
      </w:pPr>
      <w:hyperlink r:id="rId1133" w:history="1">
        <w:r w:rsidR="000B5C49">
          <w:rPr>
            <w:rStyle w:val="Hyperlink"/>
            <w:lang w:eastAsia="x-none"/>
          </w:rPr>
          <w:t>R1-2203873</w:t>
        </w:r>
      </w:hyperlink>
      <w:r w:rsidR="007D7F59">
        <w:rPr>
          <w:lang w:eastAsia="x-none"/>
        </w:rPr>
        <w:tab/>
        <w:t>Maintenance on Inter-UE Coordination for Mode2 Enhancements</w:t>
      </w:r>
      <w:r w:rsidR="007D7F59">
        <w:rPr>
          <w:lang w:eastAsia="x-none"/>
        </w:rPr>
        <w:tab/>
        <w:t>Samsung</w:t>
      </w:r>
    </w:p>
    <w:p w14:paraId="48B5CE6A" w14:textId="2A3F93D0" w:rsidR="007D7F59" w:rsidRDefault="001B5688" w:rsidP="007D7F59">
      <w:pPr>
        <w:rPr>
          <w:lang w:eastAsia="x-none"/>
        </w:rPr>
      </w:pPr>
      <w:hyperlink r:id="rId1134" w:history="1">
        <w:r w:rsidR="000B5C49">
          <w:rPr>
            <w:rStyle w:val="Hyperlink"/>
            <w:lang w:eastAsia="x-none"/>
          </w:rPr>
          <w:t>R1-2203972</w:t>
        </w:r>
      </w:hyperlink>
      <w:r w:rsidR="007D7F59">
        <w:rPr>
          <w:lang w:eastAsia="x-none"/>
        </w:rPr>
        <w:tab/>
        <w:t>Remaining essential issues on inter-UE coordination</w:t>
      </w:r>
      <w:r w:rsidR="007D7F59">
        <w:rPr>
          <w:lang w:eastAsia="x-none"/>
        </w:rPr>
        <w:tab/>
        <w:t>OPPO</w:t>
      </w:r>
    </w:p>
    <w:p w14:paraId="01BC865D" w14:textId="35A55BA7" w:rsidR="007D7F59" w:rsidRDefault="001B5688" w:rsidP="007D7F59">
      <w:pPr>
        <w:rPr>
          <w:lang w:eastAsia="x-none"/>
        </w:rPr>
      </w:pPr>
      <w:hyperlink r:id="rId1135" w:history="1">
        <w:r w:rsidR="000B5C49">
          <w:rPr>
            <w:rStyle w:val="Hyperlink"/>
            <w:lang w:eastAsia="x-none"/>
          </w:rPr>
          <w:t>R1-2204047</w:t>
        </w:r>
      </w:hyperlink>
      <w:r w:rsidR="007D7F59">
        <w:rPr>
          <w:lang w:eastAsia="x-none"/>
        </w:rPr>
        <w:tab/>
        <w:t>On remaining open issues for Mode 2 Inter-UE Coordination</w:t>
      </w:r>
      <w:r w:rsidR="007D7F59">
        <w:rPr>
          <w:lang w:eastAsia="x-none"/>
        </w:rPr>
        <w:tab/>
        <w:t>InterDigital, Inc.</w:t>
      </w:r>
    </w:p>
    <w:p w14:paraId="387B46B2" w14:textId="29276B11" w:rsidR="007D7F59" w:rsidRDefault="001B5688" w:rsidP="007D7F59">
      <w:pPr>
        <w:rPr>
          <w:lang w:eastAsia="x-none"/>
        </w:rPr>
      </w:pPr>
      <w:hyperlink r:id="rId1136" w:history="1">
        <w:r w:rsidR="000B5C49">
          <w:rPr>
            <w:rStyle w:val="Hyperlink"/>
            <w:lang w:eastAsia="x-none"/>
          </w:rPr>
          <w:t>R1-2204174</w:t>
        </w:r>
      </w:hyperlink>
      <w:r w:rsidR="007D7F59">
        <w:rPr>
          <w:lang w:eastAsia="x-none"/>
        </w:rPr>
        <w:tab/>
        <w:t>Remaining issues on Inter-UE coordination for Mode 2 enhancements</w:t>
      </w:r>
      <w:r w:rsidR="007D7F59">
        <w:rPr>
          <w:lang w:eastAsia="x-none"/>
        </w:rPr>
        <w:tab/>
        <w:t>Sharp</w:t>
      </w:r>
    </w:p>
    <w:p w14:paraId="6C53FB3F" w14:textId="5A039061" w:rsidR="007D7F59" w:rsidRDefault="001B5688" w:rsidP="007D7F59">
      <w:pPr>
        <w:rPr>
          <w:lang w:eastAsia="x-none"/>
        </w:rPr>
      </w:pPr>
      <w:hyperlink r:id="rId1137" w:history="1">
        <w:r w:rsidR="000B5C49">
          <w:rPr>
            <w:rStyle w:val="Hyperlink"/>
            <w:lang w:eastAsia="x-none"/>
          </w:rPr>
          <w:t>R1-2204215</w:t>
        </w:r>
      </w:hyperlink>
      <w:r w:rsidR="007D7F59">
        <w:rPr>
          <w:lang w:eastAsia="x-none"/>
        </w:rPr>
        <w:tab/>
        <w:t>On inter-UE coordination</w:t>
      </w:r>
      <w:r w:rsidR="007D7F59">
        <w:rPr>
          <w:lang w:eastAsia="x-none"/>
        </w:rPr>
        <w:tab/>
        <w:t>Apple</w:t>
      </w:r>
    </w:p>
    <w:p w14:paraId="6CDA95E5" w14:textId="27CE8691" w:rsidR="007D7F59" w:rsidRDefault="001B5688" w:rsidP="007D7F59">
      <w:pPr>
        <w:rPr>
          <w:lang w:eastAsia="x-none"/>
        </w:rPr>
      </w:pPr>
      <w:hyperlink r:id="rId1138" w:history="1">
        <w:r w:rsidR="000B5C49">
          <w:rPr>
            <w:rStyle w:val="Hyperlink"/>
            <w:lang w:eastAsia="x-none"/>
          </w:rPr>
          <w:t>R1-2204281</w:t>
        </w:r>
      </w:hyperlink>
      <w:r w:rsidR="007D7F59">
        <w:rPr>
          <w:lang w:eastAsia="x-none"/>
        </w:rPr>
        <w:tab/>
        <w:t>Remaining issues on inter-UE coordination for Mode 2 enhancements</w:t>
      </w:r>
      <w:r w:rsidR="007D7F59">
        <w:rPr>
          <w:lang w:eastAsia="x-none"/>
        </w:rPr>
        <w:tab/>
        <w:t>CMCC</w:t>
      </w:r>
    </w:p>
    <w:p w14:paraId="18B575B1" w14:textId="0CD39F60" w:rsidR="007D7F59" w:rsidRDefault="001B5688" w:rsidP="007D7F59">
      <w:pPr>
        <w:rPr>
          <w:lang w:eastAsia="x-none"/>
        </w:rPr>
      </w:pPr>
      <w:hyperlink r:id="rId1139" w:history="1">
        <w:r w:rsidR="000B5C49">
          <w:rPr>
            <w:rStyle w:val="Hyperlink"/>
            <w:lang w:eastAsia="x-none"/>
          </w:rPr>
          <w:t>R1-2204353</w:t>
        </w:r>
      </w:hyperlink>
      <w:r w:rsidR="007D7F59">
        <w:rPr>
          <w:lang w:eastAsia="x-none"/>
        </w:rPr>
        <w:tab/>
        <w:t>Maintenance of sidelink resource allocation for reliability and latency</w:t>
      </w:r>
      <w:r w:rsidR="007D7F59">
        <w:rPr>
          <w:lang w:eastAsia="x-none"/>
        </w:rPr>
        <w:tab/>
        <w:t>NTT DOCOMO, INC.</w:t>
      </w:r>
    </w:p>
    <w:p w14:paraId="17BA9263" w14:textId="2CEA2703" w:rsidR="007D7F59" w:rsidRDefault="001B5688" w:rsidP="007D7F59">
      <w:pPr>
        <w:rPr>
          <w:lang w:eastAsia="x-none"/>
        </w:rPr>
      </w:pPr>
      <w:hyperlink r:id="rId1140" w:history="1">
        <w:r w:rsidR="000B5C49">
          <w:rPr>
            <w:rStyle w:val="Hyperlink"/>
            <w:lang w:eastAsia="x-none"/>
          </w:rPr>
          <w:t>R1-2204649</w:t>
        </w:r>
      </w:hyperlink>
      <w:r w:rsidR="007D7F59">
        <w:rPr>
          <w:lang w:eastAsia="x-none"/>
        </w:rPr>
        <w:tab/>
        <w:t>Remaining issues on inter-UE coordination for Mode 2 enhancements</w:t>
      </w:r>
      <w:r w:rsidR="007D7F59">
        <w:rPr>
          <w:lang w:eastAsia="x-none"/>
        </w:rPr>
        <w:tab/>
        <w:t>ETRI</w:t>
      </w:r>
    </w:p>
    <w:p w14:paraId="6B8EAAAB" w14:textId="6F2DBAC7" w:rsidR="007D7F59" w:rsidRDefault="001B5688" w:rsidP="007D7F59">
      <w:pPr>
        <w:rPr>
          <w:lang w:eastAsia="x-none"/>
        </w:rPr>
      </w:pPr>
      <w:hyperlink r:id="rId1141" w:history="1">
        <w:r w:rsidR="000B5C49">
          <w:rPr>
            <w:rStyle w:val="Hyperlink"/>
            <w:lang w:eastAsia="x-none"/>
          </w:rPr>
          <w:t>R1-2204727</w:t>
        </w:r>
      </w:hyperlink>
      <w:r w:rsidR="007D7F59">
        <w:rPr>
          <w:lang w:eastAsia="x-none"/>
        </w:rPr>
        <w:tab/>
        <w:t>Discussion on Mode 2 enhancements</w:t>
      </w:r>
      <w:r w:rsidR="007D7F59">
        <w:rPr>
          <w:lang w:eastAsia="x-none"/>
        </w:rPr>
        <w:tab/>
        <w:t>MediaTek Inc.</w:t>
      </w:r>
    </w:p>
    <w:p w14:paraId="5B363FA1" w14:textId="2AE0892D" w:rsidR="007D7F59" w:rsidRDefault="001B5688" w:rsidP="007D7F59">
      <w:pPr>
        <w:rPr>
          <w:lang w:eastAsia="x-none"/>
        </w:rPr>
      </w:pPr>
      <w:hyperlink r:id="rId1142" w:history="1">
        <w:r w:rsidR="000B5C49">
          <w:rPr>
            <w:rStyle w:val="Hyperlink"/>
            <w:lang w:eastAsia="x-none"/>
          </w:rPr>
          <w:t>R1-2204737</w:t>
        </w:r>
      </w:hyperlink>
      <w:r w:rsidR="007D7F59">
        <w:rPr>
          <w:lang w:eastAsia="x-none"/>
        </w:rPr>
        <w:tab/>
        <w:t>Remaining open issues on mode 2 enhancements for inter-UE coordination and related text proposals</w:t>
      </w:r>
      <w:r w:rsidR="007D7F59">
        <w:rPr>
          <w:lang w:eastAsia="x-none"/>
        </w:rPr>
        <w:tab/>
        <w:t>Ericsson</w:t>
      </w:r>
    </w:p>
    <w:p w14:paraId="4B33F7B4" w14:textId="021BCB17" w:rsidR="007D7F59" w:rsidRDefault="001B5688" w:rsidP="007D7F59">
      <w:pPr>
        <w:rPr>
          <w:lang w:eastAsia="x-none"/>
        </w:rPr>
      </w:pPr>
      <w:hyperlink r:id="rId1143" w:history="1">
        <w:r w:rsidR="000B5C49">
          <w:rPr>
            <w:rStyle w:val="Hyperlink"/>
            <w:lang w:eastAsia="x-none"/>
          </w:rPr>
          <w:t>R1-2204993</w:t>
        </w:r>
      </w:hyperlink>
      <w:r w:rsidR="007D7F59">
        <w:rPr>
          <w:lang w:eastAsia="x-none"/>
        </w:rPr>
        <w:tab/>
        <w:t>Remaining Issues in Mode 2 Inter-UE Coordination</w:t>
      </w:r>
      <w:r w:rsidR="007D7F59">
        <w:rPr>
          <w:lang w:eastAsia="x-none"/>
        </w:rPr>
        <w:tab/>
        <w:t>Qualcomm Incorporated</w:t>
      </w:r>
    </w:p>
    <w:p w14:paraId="112BDC2A" w14:textId="5AA9F6A5" w:rsidR="00AB4774" w:rsidRDefault="00AB4774" w:rsidP="007D7F59">
      <w:pPr>
        <w:rPr>
          <w:lang w:eastAsia="x-none"/>
        </w:rPr>
      </w:pPr>
    </w:p>
    <w:p w14:paraId="177AFFEC" w14:textId="77777777" w:rsidR="00AB4774" w:rsidRPr="0090167D" w:rsidRDefault="00AB4774" w:rsidP="00AB4774">
      <w:r w:rsidRPr="0090167D">
        <w:rPr>
          <w:lang w:eastAsia="x-none"/>
        </w:rPr>
        <w:t xml:space="preserve">[109-e-R17-Sidelink-03] </w:t>
      </w:r>
      <w:r w:rsidRPr="0090167D">
        <w:t>– Seungmin (LGE)</w:t>
      </w:r>
    </w:p>
    <w:p w14:paraId="75E459D9" w14:textId="16E28C57" w:rsidR="00AB4774" w:rsidRPr="0090167D" w:rsidRDefault="00AB4774" w:rsidP="00AB4774">
      <w:pPr>
        <w:rPr>
          <w:rFonts w:cs="Times"/>
        </w:rPr>
      </w:pPr>
      <w:r w:rsidRPr="0090167D">
        <w:rPr>
          <w:lang w:eastAsia="x-none"/>
        </w:rPr>
        <w:lastRenderedPageBreak/>
        <w:t xml:space="preserve">Email discussion on </w:t>
      </w:r>
      <w:r w:rsidRPr="0090167D">
        <w:t xml:space="preserve">inter-UE coordination for mode 2 enhancements, for scheme 1 issues 2-1, 2-2/2-5/2-7, 2-3, 2-8, and for scheme 2 issues 2-25, 2-29 and issue of </w:t>
      </w:r>
      <w:hyperlink r:id="rId1144" w:history="1">
        <w:r w:rsidR="000B5C49">
          <w:rPr>
            <w:rStyle w:val="Hyperlink"/>
          </w:rPr>
          <w:t>R1-2204898</w:t>
        </w:r>
      </w:hyperlink>
      <w:r w:rsidRPr="0090167D">
        <w:t xml:space="preserve">, as summarized in section 4 of </w:t>
      </w:r>
      <w:hyperlink r:id="rId1145" w:history="1">
        <w:r w:rsidR="000B5C49">
          <w:rPr>
            <w:rStyle w:val="Hyperlink"/>
          </w:rPr>
          <w:t>R1-2205117</w:t>
        </w:r>
      </w:hyperlink>
    </w:p>
    <w:p w14:paraId="5457E32D" w14:textId="77777777" w:rsidR="00AB4774" w:rsidRPr="0090167D" w:rsidRDefault="00AB4774" w:rsidP="007A297D">
      <w:pPr>
        <w:numPr>
          <w:ilvl w:val="0"/>
          <w:numId w:val="65"/>
        </w:numPr>
        <w:rPr>
          <w:rFonts w:ascii="Calibri" w:hAnsi="Calibri" w:cs="Calibri"/>
          <w:lang w:eastAsia="x-none"/>
        </w:rPr>
      </w:pPr>
      <w:r w:rsidRPr="0090167D">
        <w:rPr>
          <w:lang w:eastAsia="x-none"/>
        </w:rPr>
        <w:t>1</w:t>
      </w:r>
      <w:r w:rsidRPr="0090167D">
        <w:rPr>
          <w:vertAlign w:val="superscript"/>
          <w:lang w:eastAsia="x-none"/>
        </w:rPr>
        <w:t>st</w:t>
      </w:r>
      <w:r w:rsidRPr="0090167D">
        <w:rPr>
          <w:lang w:eastAsia="x-none"/>
        </w:rPr>
        <w:t xml:space="preserve"> check point: </w:t>
      </w:r>
      <w:r w:rsidRPr="0090167D">
        <w:t>May 13 (any RRC impact by May 12)</w:t>
      </w:r>
    </w:p>
    <w:p w14:paraId="4AB30D3D" w14:textId="77777777" w:rsidR="00AB4774" w:rsidRPr="0090167D" w:rsidRDefault="00AB4774" w:rsidP="007A297D">
      <w:pPr>
        <w:numPr>
          <w:ilvl w:val="0"/>
          <w:numId w:val="65"/>
        </w:numPr>
        <w:rPr>
          <w:lang w:eastAsia="x-none"/>
        </w:rPr>
      </w:pPr>
      <w:r w:rsidRPr="0090167D">
        <w:rPr>
          <w:lang w:eastAsia="x-none"/>
        </w:rPr>
        <w:t xml:space="preserve">Final check point: </w:t>
      </w:r>
      <w:r w:rsidRPr="0090167D">
        <w:t>May 18</w:t>
      </w:r>
    </w:p>
    <w:p w14:paraId="6CE40847" w14:textId="42FF500A" w:rsidR="0090167D" w:rsidRPr="0090167D" w:rsidRDefault="001B5688" w:rsidP="0090167D">
      <w:pPr>
        <w:rPr>
          <w:b/>
          <w:bCs/>
          <w:lang w:eastAsia="x-none"/>
        </w:rPr>
      </w:pPr>
      <w:hyperlink r:id="rId1146" w:history="1">
        <w:r w:rsidR="000B5C49">
          <w:rPr>
            <w:rStyle w:val="Hyperlink"/>
            <w:b/>
            <w:bCs/>
            <w:lang w:eastAsia="x-none"/>
          </w:rPr>
          <w:t>R1-2203716</w:t>
        </w:r>
      </w:hyperlink>
      <w:r w:rsidR="0090167D" w:rsidRPr="0090167D">
        <w:rPr>
          <w:b/>
          <w:bCs/>
          <w:lang w:eastAsia="x-none"/>
        </w:rPr>
        <w:tab/>
        <w:t>Feature lead summary #1 for AI 8.11.2 Inter-UE coordination for Mode 2 enhancements</w:t>
      </w:r>
      <w:r w:rsidR="0090167D" w:rsidRPr="0090167D">
        <w:rPr>
          <w:b/>
          <w:bCs/>
          <w:lang w:eastAsia="x-none"/>
        </w:rPr>
        <w:tab/>
        <w:t>Moderator (LG Electronics)</w:t>
      </w:r>
    </w:p>
    <w:p w14:paraId="0148F867" w14:textId="676E4AED" w:rsidR="0090167D" w:rsidRDefault="0090167D" w:rsidP="0090167D">
      <w:pPr>
        <w:rPr>
          <w:lang w:eastAsia="x-none"/>
        </w:rPr>
      </w:pPr>
    </w:p>
    <w:p w14:paraId="031E6BB5" w14:textId="0118CC0A" w:rsidR="0090167D" w:rsidRPr="0028119E" w:rsidRDefault="001B5688" w:rsidP="0090167D">
      <w:pPr>
        <w:rPr>
          <w:b/>
          <w:bCs/>
          <w:lang w:eastAsia="x-none"/>
        </w:rPr>
      </w:pPr>
      <w:hyperlink r:id="rId1147" w:history="1">
        <w:r w:rsidR="000B5C49">
          <w:rPr>
            <w:rStyle w:val="Hyperlink"/>
            <w:b/>
            <w:bCs/>
            <w:lang w:eastAsia="x-none"/>
          </w:rPr>
          <w:t>R1-2203717</w:t>
        </w:r>
      </w:hyperlink>
      <w:r w:rsidR="0090167D" w:rsidRPr="0028119E">
        <w:rPr>
          <w:b/>
          <w:bCs/>
          <w:lang w:eastAsia="x-none"/>
        </w:rPr>
        <w:tab/>
        <w:t>Feature lead summary #2 for AI 8.11.2 Inter-UE coordination for Mode 2 enhancements</w:t>
      </w:r>
      <w:r w:rsidR="0090167D" w:rsidRPr="0028119E">
        <w:rPr>
          <w:b/>
          <w:bCs/>
          <w:lang w:eastAsia="x-none"/>
        </w:rPr>
        <w:tab/>
        <w:t>Moderator (LG Electronics)</w:t>
      </w:r>
    </w:p>
    <w:p w14:paraId="45680B68" w14:textId="08CE6B49" w:rsidR="00AB4774" w:rsidRDefault="0028119E" w:rsidP="007D7F59">
      <w:pPr>
        <w:rPr>
          <w:lang w:eastAsia="x-none"/>
        </w:rPr>
      </w:pPr>
      <w:r w:rsidRPr="0028119E">
        <w:rPr>
          <w:b/>
          <w:bCs/>
          <w:lang w:eastAsia="x-none"/>
        </w:rPr>
        <w:t>Decision:</w:t>
      </w:r>
      <w:r>
        <w:rPr>
          <w:lang w:eastAsia="x-none"/>
        </w:rPr>
        <w:t xml:space="preserve"> As per email decision posted on May 13</w:t>
      </w:r>
      <w:r w:rsidRPr="0028119E">
        <w:rPr>
          <w:vertAlign w:val="superscript"/>
          <w:lang w:eastAsia="x-none"/>
        </w:rPr>
        <w:t>th</w:t>
      </w:r>
      <w:r>
        <w:rPr>
          <w:lang w:eastAsia="x-none"/>
        </w:rPr>
        <w:t>,</w:t>
      </w:r>
    </w:p>
    <w:p w14:paraId="71F68876" w14:textId="46FE13CC" w:rsidR="0028119E" w:rsidRDefault="0028119E" w:rsidP="007D7F59">
      <w:pPr>
        <w:rPr>
          <w:lang w:eastAsia="x-none"/>
        </w:rPr>
      </w:pPr>
      <w:r w:rsidRPr="0028119E">
        <w:rPr>
          <w:highlight w:val="green"/>
          <w:lang w:eastAsia="x-none"/>
        </w:rPr>
        <w:t>Agreement</w:t>
      </w:r>
    </w:p>
    <w:p w14:paraId="6943529F" w14:textId="2160E952" w:rsidR="0028119E" w:rsidRPr="0028119E" w:rsidRDefault="0028119E" w:rsidP="00CF6E6D">
      <w:pPr>
        <w:pStyle w:val="ListParagraph"/>
        <w:numPr>
          <w:ilvl w:val="0"/>
          <w:numId w:val="181"/>
        </w:numPr>
        <w:rPr>
          <w:lang w:eastAsia="x-none"/>
        </w:rPr>
      </w:pPr>
      <w:r w:rsidRPr="0028119E">
        <w:rPr>
          <w:lang w:eastAsia="x-none"/>
        </w:rPr>
        <w:t xml:space="preserve">TP#1 (for TS38.213 v17.1.0, clause 16.4) in section 8.1 of </w:t>
      </w:r>
      <w:hyperlink r:id="rId1148" w:history="1">
        <w:r w:rsidR="000B5C49">
          <w:rPr>
            <w:rStyle w:val="Hyperlink"/>
            <w:lang w:eastAsia="x-none"/>
          </w:rPr>
          <w:t>R1-2203717</w:t>
        </w:r>
      </w:hyperlink>
      <w:r w:rsidRPr="0028119E">
        <w:rPr>
          <w:lang w:eastAsia="x-none"/>
        </w:rPr>
        <w:t xml:space="preserve"> is endorsed.</w:t>
      </w:r>
    </w:p>
    <w:p w14:paraId="7380FE79" w14:textId="285D7B2D" w:rsidR="0028119E" w:rsidRDefault="0028119E" w:rsidP="00CF6E6D">
      <w:pPr>
        <w:pStyle w:val="ListParagraph"/>
        <w:numPr>
          <w:ilvl w:val="0"/>
          <w:numId w:val="181"/>
        </w:numPr>
        <w:rPr>
          <w:lang w:eastAsia="x-none"/>
        </w:rPr>
      </w:pPr>
      <w:r w:rsidRPr="0028119E">
        <w:rPr>
          <w:lang w:eastAsia="x-none"/>
        </w:rPr>
        <w:t xml:space="preserve">TP#2 (for TS38.213 v17.1.0, clause 16.2.3) in section 8.2 of </w:t>
      </w:r>
      <w:hyperlink r:id="rId1149" w:history="1">
        <w:r w:rsidR="000B5C49">
          <w:rPr>
            <w:rStyle w:val="Hyperlink"/>
            <w:lang w:eastAsia="x-none"/>
          </w:rPr>
          <w:t>R1-2203717</w:t>
        </w:r>
      </w:hyperlink>
      <w:r w:rsidRPr="0028119E">
        <w:rPr>
          <w:lang w:eastAsia="x-none"/>
        </w:rPr>
        <w:t xml:space="preserve"> is endorsed.</w:t>
      </w:r>
    </w:p>
    <w:p w14:paraId="1C4A4B9C" w14:textId="266F78DB" w:rsidR="0028119E" w:rsidRDefault="0028119E" w:rsidP="007D7F59">
      <w:pPr>
        <w:rPr>
          <w:lang w:eastAsia="x-none"/>
        </w:rPr>
      </w:pPr>
    </w:p>
    <w:p w14:paraId="3DDA2F49" w14:textId="201C4C49" w:rsidR="0028119E" w:rsidRPr="0028119E" w:rsidRDefault="001B5688" w:rsidP="0028119E">
      <w:pPr>
        <w:rPr>
          <w:b/>
          <w:lang w:eastAsia="x-none"/>
        </w:rPr>
      </w:pPr>
      <w:hyperlink r:id="rId1150" w:history="1">
        <w:r w:rsidR="000B5C49">
          <w:rPr>
            <w:rStyle w:val="Hyperlink"/>
            <w:b/>
            <w:lang w:eastAsia="x-none"/>
          </w:rPr>
          <w:t>R1-2205317</w:t>
        </w:r>
      </w:hyperlink>
      <w:r w:rsidR="0028119E" w:rsidRPr="0028119E">
        <w:rPr>
          <w:b/>
          <w:lang w:eastAsia="x-none"/>
        </w:rPr>
        <w:tab/>
        <w:t>Feature lead summary #3 for AI 8.11.2 Inter-UE coordination for Mode 2 enhancements</w:t>
      </w:r>
      <w:r w:rsidR="0028119E" w:rsidRPr="0028119E">
        <w:rPr>
          <w:b/>
          <w:lang w:eastAsia="x-none"/>
        </w:rPr>
        <w:tab/>
        <w:t>Moderator (LG Electronics)</w:t>
      </w:r>
    </w:p>
    <w:p w14:paraId="0214DAF9" w14:textId="77777777" w:rsidR="0028119E" w:rsidRPr="00C649C6" w:rsidRDefault="0028119E" w:rsidP="0028119E">
      <w:pPr>
        <w:rPr>
          <w:lang w:val="en-US" w:eastAsia="x-none"/>
        </w:rPr>
      </w:pPr>
    </w:p>
    <w:p w14:paraId="4DCA06E2" w14:textId="002A43BA" w:rsidR="0028119E" w:rsidRPr="006D5FC8" w:rsidRDefault="001B5688" w:rsidP="0028119E">
      <w:pPr>
        <w:rPr>
          <w:b/>
          <w:bCs/>
          <w:lang w:eastAsia="x-none"/>
        </w:rPr>
      </w:pPr>
      <w:hyperlink r:id="rId1151" w:history="1">
        <w:r w:rsidR="000B5C49">
          <w:rPr>
            <w:rStyle w:val="Hyperlink"/>
            <w:b/>
            <w:bCs/>
            <w:lang w:eastAsia="x-none"/>
          </w:rPr>
          <w:t>R1-2205318</w:t>
        </w:r>
      </w:hyperlink>
      <w:r w:rsidR="0028119E" w:rsidRPr="006D5FC8">
        <w:rPr>
          <w:b/>
          <w:bCs/>
          <w:lang w:eastAsia="x-none"/>
        </w:rPr>
        <w:tab/>
        <w:t>Feature lead summary #4 for AI 8.11.2 Inter-UE coordination for Mode 2 enhancements</w:t>
      </w:r>
      <w:r w:rsidR="0028119E" w:rsidRPr="006D5FC8">
        <w:rPr>
          <w:b/>
          <w:bCs/>
          <w:lang w:eastAsia="x-none"/>
        </w:rPr>
        <w:tab/>
        <w:t>Moderator (LG Electronics)</w:t>
      </w:r>
    </w:p>
    <w:p w14:paraId="3017D15F" w14:textId="3FF62836" w:rsidR="006D5FC8" w:rsidRDefault="006D5FC8" w:rsidP="006D5FC8">
      <w:pPr>
        <w:rPr>
          <w:lang w:eastAsia="x-none"/>
        </w:rPr>
      </w:pPr>
      <w:r>
        <w:rPr>
          <w:lang w:eastAsia="x-none"/>
        </w:rPr>
        <w:t>From May 18</w:t>
      </w:r>
      <w:r w:rsidRPr="0028119E">
        <w:rPr>
          <w:vertAlign w:val="superscript"/>
          <w:lang w:eastAsia="x-none"/>
        </w:rPr>
        <w:t>th</w:t>
      </w:r>
      <w:r>
        <w:rPr>
          <w:lang w:eastAsia="x-none"/>
        </w:rPr>
        <w:t xml:space="preserve"> GTW session</w:t>
      </w:r>
    </w:p>
    <w:p w14:paraId="3B5A22E1" w14:textId="77777777" w:rsidR="006D5FC8" w:rsidRPr="006D5FC8" w:rsidRDefault="006D5FC8" w:rsidP="006D5FC8">
      <w:pPr>
        <w:rPr>
          <w:bCs/>
          <w:lang w:eastAsia="x-none"/>
        </w:rPr>
      </w:pPr>
      <w:r w:rsidRPr="006D5FC8">
        <w:rPr>
          <w:bCs/>
          <w:highlight w:val="green"/>
          <w:lang w:eastAsia="x-none"/>
        </w:rPr>
        <w:t>Agreement</w:t>
      </w:r>
    </w:p>
    <w:p w14:paraId="0BF8F745" w14:textId="77777777" w:rsidR="006D5FC8" w:rsidRDefault="006D5FC8" w:rsidP="00CF6E6D">
      <w:pPr>
        <w:pStyle w:val="ListParagraph"/>
        <w:numPr>
          <w:ilvl w:val="0"/>
          <w:numId w:val="333"/>
        </w:numPr>
      </w:pPr>
      <w:r>
        <w:t>When UE-B receives both a single preferred resource set and a single non-preferred resource set from the same UE-A or different UE-As, when UE-B has own sensing results</w:t>
      </w:r>
    </w:p>
    <w:p w14:paraId="6932CA43" w14:textId="77777777" w:rsidR="006D5FC8" w:rsidRDefault="006D5FC8" w:rsidP="00CF6E6D">
      <w:pPr>
        <w:pStyle w:val="ListParagraph"/>
        <w:numPr>
          <w:ilvl w:val="1"/>
          <w:numId w:val="333"/>
        </w:numPr>
      </w:pPr>
      <w:r>
        <w:t>No RAN1 specification change to TS 38.214 is deemed necessary on how it uses the non-preferred resource set in its resource (re)selection</w:t>
      </w:r>
    </w:p>
    <w:p w14:paraId="5C864F05" w14:textId="77777777" w:rsidR="006D5FC8" w:rsidRDefault="006D5FC8" w:rsidP="00CF6E6D">
      <w:pPr>
        <w:pStyle w:val="ListParagraph"/>
        <w:numPr>
          <w:ilvl w:val="1"/>
          <w:numId w:val="333"/>
        </w:numPr>
      </w:pPr>
      <w:r>
        <w:t>It is up to UE-B implementation to use the preferred resource set in its resource (re)selection for transmissions to the UE A providing the preferred resource set</w:t>
      </w:r>
    </w:p>
    <w:p w14:paraId="33D86C17" w14:textId="77777777" w:rsidR="006D5FC8" w:rsidRPr="006D5FC8" w:rsidRDefault="006D5FC8" w:rsidP="006D5FC8">
      <w:pPr>
        <w:rPr>
          <w:bCs/>
        </w:rPr>
      </w:pPr>
      <w:r w:rsidRPr="006D5FC8">
        <w:rPr>
          <w:bCs/>
          <w:highlight w:val="green"/>
        </w:rPr>
        <w:t>Agreement</w:t>
      </w:r>
    </w:p>
    <w:p w14:paraId="10B7826E" w14:textId="77777777" w:rsidR="006D5FC8" w:rsidRPr="00660441" w:rsidRDefault="006D5FC8" w:rsidP="006D5FC8">
      <w:r w:rsidRPr="00660441">
        <w:t>Remove the sentence below in Section 8.1.5A of TS 38.214</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0"/>
      </w:tblGrid>
      <w:tr w:rsidR="006D5FC8" w:rsidRPr="006D5FC8" w14:paraId="619B8C8D" w14:textId="77777777" w:rsidTr="00AD4D7B">
        <w:trPr>
          <w:jc w:val="center"/>
        </w:trPr>
        <w:tc>
          <w:tcPr>
            <w:tcW w:w="8500" w:type="dxa"/>
            <w:shd w:val="clear" w:color="auto" w:fill="auto"/>
          </w:tcPr>
          <w:p w14:paraId="6B1361CB" w14:textId="77777777" w:rsidR="006D5FC8" w:rsidRPr="006D5FC8" w:rsidRDefault="006D5FC8" w:rsidP="00AD4D7B">
            <w:pPr>
              <w:rPr>
                <w:rFonts w:ascii="Arial" w:eastAsia="SimSun" w:hAnsi="Arial" w:cs="Arial"/>
                <w:iCs/>
                <w:sz w:val="16"/>
                <w:szCs w:val="16"/>
                <w:lang w:eastAsia="zh-CN"/>
              </w:rPr>
            </w:pPr>
            <w:r w:rsidRPr="006D5FC8">
              <w:rPr>
                <w:rFonts w:ascii="Arial" w:hAnsi="Arial" w:cs="Arial"/>
                <w:sz w:val="16"/>
                <w:szCs w:val="16"/>
              </w:rPr>
              <w:t>[When a preferred resource set is indicated by an SCI format 2-C, if the transmission of the set was triggered by an explicit request, the value of the resource reservation interval P_(rsvp,m) is set to 0.]</w:t>
            </w:r>
          </w:p>
        </w:tc>
      </w:tr>
    </w:tbl>
    <w:p w14:paraId="276BD4F7" w14:textId="77777777" w:rsidR="006D5FC8" w:rsidRDefault="006D5FC8" w:rsidP="006D5FC8">
      <w:pPr>
        <w:jc w:val="both"/>
      </w:pPr>
    </w:p>
    <w:p w14:paraId="1C83A380" w14:textId="77777777" w:rsidR="006D5FC8" w:rsidRPr="001A2171" w:rsidRDefault="006D5FC8" w:rsidP="006D5FC8">
      <w:pPr>
        <w:rPr>
          <w:lang w:eastAsia="x-none"/>
        </w:rPr>
      </w:pPr>
    </w:p>
    <w:p w14:paraId="01242950" w14:textId="4FBA0E5C" w:rsidR="006D5FC8" w:rsidRPr="00DE5723" w:rsidRDefault="001B5688" w:rsidP="006D5FC8">
      <w:pPr>
        <w:rPr>
          <w:b/>
          <w:bCs/>
          <w:lang w:eastAsia="x-none"/>
        </w:rPr>
      </w:pPr>
      <w:hyperlink r:id="rId1152" w:history="1">
        <w:r w:rsidR="000B5C49">
          <w:rPr>
            <w:rStyle w:val="Hyperlink"/>
            <w:b/>
            <w:bCs/>
            <w:lang w:eastAsia="x-none"/>
          </w:rPr>
          <w:t>R1-2205494</w:t>
        </w:r>
      </w:hyperlink>
      <w:r w:rsidR="006D5FC8" w:rsidRPr="00DE5723">
        <w:rPr>
          <w:b/>
          <w:bCs/>
          <w:lang w:eastAsia="x-none"/>
        </w:rPr>
        <w:tab/>
        <w:t>Feature lead summary #5 for AI 8.11.2 Inter-UE coordination for Mode 2 enhancements</w:t>
      </w:r>
      <w:r w:rsidR="006D5FC8" w:rsidRPr="00DE5723">
        <w:rPr>
          <w:b/>
          <w:bCs/>
          <w:lang w:eastAsia="x-none"/>
        </w:rPr>
        <w:tab/>
        <w:t>Moderator (LG Electronics)</w:t>
      </w:r>
    </w:p>
    <w:p w14:paraId="1D7C1FBC" w14:textId="2A1C8670" w:rsidR="0028119E" w:rsidRDefault="00DE5723" w:rsidP="007D7F59">
      <w:pPr>
        <w:rPr>
          <w:lang w:eastAsia="x-none"/>
        </w:rPr>
      </w:pPr>
      <w:r>
        <w:rPr>
          <w:lang w:eastAsia="x-none"/>
        </w:rPr>
        <w:t>From May 19</w:t>
      </w:r>
      <w:r w:rsidRPr="00DE5723">
        <w:rPr>
          <w:vertAlign w:val="superscript"/>
          <w:lang w:eastAsia="x-none"/>
        </w:rPr>
        <w:t>th</w:t>
      </w:r>
      <w:r>
        <w:rPr>
          <w:lang w:eastAsia="x-none"/>
        </w:rPr>
        <w:t xml:space="preserve"> GTW session</w:t>
      </w:r>
    </w:p>
    <w:p w14:paraId="050D240F" w14:textId="77777777" w:rsidR="00FC2DE6" w:rsidRPr="00FC2DE6" w:rsidRDefault="00FC2DE6" w:rsidP="00FC2DE6">
      <w:r w:rsidRPr="00FC2DE6">
        <w:rPr>
          <w:highlight w:val="green"/>
        </w:rPr>
        <w:t>Agreement</w:t>
      </w:r>
    </w:p>
    <w:p w14:paraId="0EB814E2" w14:textId="77777777" w:rsidR="00FC2DE6" w:rsidRPr="00FC2DE6" w:rsidRDefault="00FC2DE6" w:rsidP="00CF6E6D">
      <w:pPr>
        <w:pStyle w:val="ListParagraph"/>
        <w:numPr>
          <w:ilvl w:val="0"/>
          <w:numId w:val="333"/>
        </w:numPr>
        <w:rPr>
          <w:rFonts w:ascii="Calibri" w:hAnsi="Calibri" w:cs="Calibri"/>
        </w:rPr>
      </w:pPr>
      <w:r w:rsidRPr="003E4296">
        <w:t>X1, X2, and X3 are determined by UE-A’s implementation under the constraints defined in the specification (e.g., SL-LatencyBoundIUC-Report-r17, requirement of T_2min)</w:t>
      </w:r>
    </w:p>
    <w:p w14:paraId="4705D414" w14:textId="77777777" w:rsidR="00FC2DE6" w:rsidRPr="003E4296" w:rsidRDefault="00FC2DE6" w:rsidP="00CF6E6D">
      <w:pPr>
        <w:pStyle w:val="ListParagraph"/>
        <w:numPr>
          <w:ilvl w:val="1"/>
          <w:numId w:val="333"/>
        </w:numPr>
      </w:pPr>
      <w:r w:rsidRPr="003E4296">
        <w:t>UE-B can choose to not use any resource from the preferred/non-preferred resource set in its resource (re-)selection  if that resource is earlier than (Tproc,0+Tproc,1+Tproc,2) after the resource of inter-UE coordination information transmission</w:t>
      </w:r>
    </w:p>
    <w:p w14:paraId="45A5E306" w14:textId="77777777" w:rsidR="00FC2DE6" w:rsidRPr="003E4296" w:rsidRDefault="00FC2DE6" w:rsidP="00CF6E6D">
      <w:pPr>
        <w:pStyle w:val="ListParagraph"/>
        <w:numPr>
          <w:ilvl w:val="2"/>
          <w:numId w:val="333"/>
        </w:numPr>
      </w:pPr>
      <w:r w:rsidRPr="003E4296">
        <w:t>For Tproc,2,</w:t>
      </w:r>
    </w:p>
    <w:p w14:paraId="08033C44" w14:textId="77777777" w:rsidR="00FC2DE6" w:rsidRPr="003E4296" w:rsidRDefault="00FC2DE6" w:rsidP="00CF6E6D">
      <w:pPr>
        <w:pStyle w:val="ListParagraph"/>
        <w:numPr>
          <w:ilvl w:val="3"/>
          <w:numId w:val="333"/>
        </w:numPr>
      </w:pPr>
      <w:r w:rsidRPr="003E4296">
        <w:t>When only MAC CE is used for inter-UE coordination information transmission, it is equal to (Tproc,0+Tproc,1)</w:t>
      </w:r>
    </w:p>
    <w:p w14:paraId="7F2BC36F" w14:textId="77777777" w:rsidR="00FC2DE6" w:rsidRPr="003E4296" w:rsidRDefault="00FC2DE6" w:rsidP="00CF6E6D">
      <w:pPr>
        <w:pStyle w:val="ListParagraph"/>
        <w:numPr>
          <w:ilvl w:val="3"/>
          <w:numId w:val="333"/>
        </w:numPr>
      </w:pPr>
      <w:r w:rsidRPr="003E4296">
        <w:t>When MAC CE and SCI format 2-C are both used for inter-UE coordination information transmission, it is equal to Tproc,0</w:t>
      </w:r>
    </w:p>
    <w:p w14:paraId="4CF56525" w14:textId="77777777" w:rsidR="00FC2DE6" w:rsidRPr="003E4296" w:rsidRDefault="00FC2DE6" w:rsidP="00CF6E6D">
      <w:pPr>
        <w:pStyle w:val="ListParagraph"/>
        <w:numPr>
          <w:ilvl w:val="4"/>
          <w:numId w:val="333"/>
        </w:numPr>
      </w:pPr>
      <w:r w:rsidRPr="003E4296">
        <w:t>Note: this is assuming that SCI format 2-C is received</w:t>
      </w:r>
    </w:p>
    <w:p w14:paraId="7D3624F7" w14:textId="77777777" w:rsidR="00FC2DE6" w:rsidRPr="003E4296" w:rsidRDefault="00FC2DE6" w:rsidP="00CF6E6D">
      <w:pPr>
        <w:pStyle w:val="ListParagraph"/>
        <w:numPr>
          <w:ilvl w:val="1"/>
          <w:numId w:val="333"/>
        </w:numPr>
      </w:pPr>
      <w:r w:rsidRPr="003E4296">
        <w:t>Whether or not to make the time gap from the resource of inter-UE coordination information transmission to preferred/non-preferred resource in the inter-UE coordination information larger than (Tproc,0+Tproc,1+Tproc,2) is up to UE-A implementation</w:t>
      </w:r>
    </w:p>
    <w:p w14:paraId="2135007C" w14:textId="71C64476" w:rsidR="00FC2DE6" w:rsidRDefault="00FC2DE6" w:rsidP="00FC2DE6">
      <w:pPr>
        <w:rPr>
          <w:lang w:eastAsia="x-none"/>
        </w:rPr>
      </w:pPr>
    </w:p>
    <w:p w14:paraId="5E3D5DAC" w14:textId="335BE596" w:rsidR="00117849" w:rsidRDefault="00117849" w:rsidP="00FC2DE6">
      <w:pPr>
        <w:rPr>
          <w:lang w:eastAsia="x-none"/>
        </w:rPr>
      </w:pPr>
      <w:r w:rsidRPr="00117849">
        <w:rPr>
          <w:b/>
          <w:bCs/>
          <w:lang w:eastAsia="x-none"/>
        </w:rPr>
        <w:t>Decision:</w:t>
      </w:r>
      <w:r>
        <w:rPr>
          <w:lang w:eastAsia="x-none"/>
        </w:rPr>
        <w:t xml:space="preserve"> As per email decision posted on May 21</w:t>
      </w:r>
      <w:r w:rsidRPr="00117849">
        <w:rPr>
          <w:vertAlign w:val="superscript"/>
          <w:lang w:eastAsia="x-none"/>
        </w:rPr>
        <w:t>st</w:t>
      </w:r>
      <w:r>
        <w:rPr>
          <w:lang w:eastAsia="x-none"/>
        </w:rPr>
        <w:t>,</w:t>
      </w:r>
    </w:p>
    <w:p w14:paraId="582A856C" w14:textId="77777777" w:rsidR="00117849" w:rsidRPr="00117849" w:rsidRDefault="00117849" w:rsidP="00117849">
      <w:pPr>
        <w:jc w:val="both"/>
        <w:rPr>
          <w:rFonts w:ascii="Calibri" w:eastAsia="SimSun" w:hAnsi="Calibri"/>
          <w:iCs/>
          <w:szCs w:val="22"/>
          <w:lang w:val="en-US" w:eastAsia="ja-JP"/>
        </w:rPr>
      </w:pPr>
      <w:r w:rsidRPr="00117849">
        <w:rPr>
          <w:iCs/>
          <w:highlight w:val="green"/>
        </w:rPr>
        <w:t>Agreement</w:t>
      </w:r>
    </w:p>
    <w:p w14:paraId="724D6024" w14:textId="77777777" w:rsidR="00117849" w:rsidRPr="00D16185" w:rsidRDefault="00117849" w:rsidP="00117849">
      <w:pPr>
        <w:pStyle w:val="ListParagraph"/>
        <w:ind w:left="0"/>
        <w:jc w:val="both"/>
        <w:rPr>
          <w:bCs/>
          <w:iCs/>
        </w:rPr>
      </w:pPr>
      <w:r w:rsidRPr="00D16185">
        <w:rPr>
          <w:bCs/>
          <w:iCs/>
        </w:rPr>
        <w:t>Adopt the following text proposal to TS 38.214 v17.1.0:</w:t>
      </w:r>
    </w:p>
    <w:p w14:paraId="1D6E321A" w14:textId="77777777" w:rsidR="00117849" w:rsidRPr="00D16185" w:rsidRDefault="00117849" w:rsidP="00CF6E6D">
      <w:pPr>
        <w:pStyle w:val="ListParagraph"/>
        <w:numPr>
          <w:ilvl w:val="0"/>
          <w:numId w:val="451"/>
        </w:numPr>
      </w:pPr>
      <w:r w:rsidRPr="00D16185">
        <w:t xml:space="preserve">Reason for change: </w:t>
      </w:r>
    </w:p>
    <w:p w14:paraId="2784CE03" w14:textId="77777777" w:rsidR="00117849" w:rsidRPr="00D16185" w:rsidRDefault="00117849" w:rsidP="00CF6E6D">
      <w:pPr>
        <w:pStyle w:val="ListParagraph"/>
        <w:numPr>
          <w:ilvl w:val="1"/>
          <w:numId w:val="451"/>
        </w:numPr>
      </w:pPr>
      <w:r w:rsidRPr="00D16185">
        <w:t>RAN1 discussed how to alleviate an ambiguity of UE-B’s behavior in terms of handling the field of resource reservation period in the inter-UE coordination information considering that there is no special mechanism that makes UE-B distinguishable whether the inter-UE coordination information is triggered by an explicit request or triggered by a condition, and agreed that this field is always valid.</w:t>
      </w:r>
    </w:p>
    <w:p w14:paraId="2CE01644" w14:textId="77777777" w:rsidR="00117849" w:rsidRPr="00D16185" w:rsidRDefault="00117849" w:rsidP="00CF6E6D">
      <w:pPr>
        <w:pStyle w:val="ListParagraph"/>
        <w:numPr>
          <w:ilvl w:val="0"/>
          <w:numId w:val="451"/>
        </w:numPr>
      </w:pPr>
      <w:r w:rsidRPr="00D16185">
        <w:lastRenderedPageBreak/>
        <w:t xml:space="preserve">Summary of change: </w:t>
      </w:r>
    </w:p>
    <w:p w14:paraId="2BC30BFE" w14:textId="77777777" w:rsidR="00117849" w:rsidRPr="00D16185" w:rsidRDefault="00117849" w:rsidP="00CF6E6D">
      <w:pPr>
        <w:pStyle w:val="ListParagraph"/>
        <w:numPr>
          <w:ilvl w:val="1"/>
          <w:numId w:val="451"/>
        </w:numPr>
      </w:pPr>
      <w:r w:rsidRPr="00D16185">
        <w:t>Delete the sentence of “[When a preferred resource set is indicated by an SCI format 2-C, if the transmission of the set was triggered by an explicit request, the value of the resource reservation interval P_(rsvp,m) is set to 0.]” in Section 8.1.5A of TS 38.214.</w:t>
      </w:r>
    </w:p>
    <w:p w14:paraId="74AFC837" w14:textId="77777777" w:rsidR="00117849" w:rsidRPr="00D16185" w:rsidRDefault="00117849" w:rsidP="00CF6E6D">
      <w:pPr>
        <w:pStyle w:val="ListParagraph"/>
        <w:numPr>
          <w:ilvl w:val="0"/>
          <w:numId w:val="451"/>
        </w:numPr>
      </w:pPr>
      <w:r w:rsidRPr="00D16185">
        <w:t xml:space="preserve">Consequences if not approved: </w:t>
      </w:r>
    </w:p>
    <w:p w14:paraId="16A0E7FC" w14:textId="77777777" w:rsidR="00117849" w:rsidRPr="00D16185" w:rsidRDefault="00117849" w:rsidP="00CF6E6D">
      <w:pPr>
        <w:pStyle w:val="ListParagraph"/>
        <w:numPr>
          <w:ilvl w:val="1"/>
          <w:numId w:val="451"/>
        </w:numPr>
      </w:pPr>
      <w:r w:rsidRPr="00D16185">
        <w:t>The specification is not clear regarding UE-B’s behavior on handling the field of resource reservation period in the inter-UE coordination information.</w:t>
      </w:r>
    </w:p>
    <w:tbl>
      <w:tblPr>
        <w:tblW w:w="10480" w:type="dxa"/>
        <w:tblCellMar>
          <w:left w:w="0" w:type="dxa"/>
          <w:right w:w="0" w:type="dxa"/>
        </w:tblCellMar>
        <w:tblLook w:val="04A0" w:firstRow="1" w:lastRow="0" w:firstColumn="1" w:lastColumn="0" w:noHBand="0" w:noVBand="1"/>
      </w:tblPr>
      <w:tblGrid>
        <w:gridCol w:w="10480"/>
      </w:tblGrid>
      <w:tr w:rsidR="00117849" w:rsidRPr="00117849" w14:paraId="4DC51C26" w14:textId="77777777" w:rsidTr="00117849">
        <w:tc>
          <w:tcPr>
            <w:tcW w:w="104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2C7C805" w14:textId="77777777" w:rsidR="00117849" w:rsidRPr="00117849" w:rsidRDefault="00117849" w:rsidP="00117849">
            <w:pPr>
              <w:rPr>
                <w:rFonts w:ascii="Arial" w:hAnsi="Arial" w:cs="Arial"/>
                <w:color w:val="FF0000"/>
                <w:sz w:val="16"/>
                <w:szCs w:val="16"/>
              </w:rPr>
            </w:pPr>
            <w:r w:rsidRPr="00117849">
              <w:rPr>
                <w:rFonts w:ascii="Arial" w:hAnsi="Arial" w:cs="Arial"/>
                <w:color w:val="FF0000"/>
                <w:sz w:val="16"/>
                <w:szCs w:val="16"/>
              </w:rPr>
              <w:t>----------------------- Start of text proposal to TS 38.214 v17.1.0 -----------</w:t>
            </w:r>
          </w:p>
          <w:p w14:paraId="25516147" w14:textId="0798197B" w:rsidR="00117849" w:rsidRPr="00117849" w:rsidRDefault="00117849" w:rsidP="00117849">
            <w:pPr>
              <w:jc w:val="both"/>
              <w:rPr>
                <w:rFonts w:ascii="Arial" w:hAnsi="Arial" w:cs="Arial"/>
                <w:b/>
                <w:bCs/>
                <w:sz w:val="16"/>
                <w:szCs w:val="16"/>
                <w:lang w:val="en-US"/>
              </w:rPr>
            </w:pPr>
            <w:r w:rsidRPr="00117849">
              <w:rPr>
                <w:rFonts w:ascii="Arial" w:hAnsi="Arial" w:cs="Arial"/>
                <w:b/>
                <w:bCs/>
                <w:sz w:val="16"/>
                <w:szCs w:val="16"/>
              </w:rPr>
              <w:t>8.1.5A</w:t>
            </w:r>
            <w:r w:rsidRPr="00117849">
              <w:rPr>
                <w:rFonts w:ascii="Arial" w:hAnsi="Arial" w:cs="Arial"/>
                <w:b/>
                <w:bCs/>
                <w:sz w:val="16"/>
                <w:szCs w:val="16"/>
              </w:rPr>
              <w:tab/>
              <w:t>UE procedure for determining slots and resource blocks indicated by a preferred or non-preferred resource set</w:t>
            </w:r>
          </w:p>
          <w:p w14:paraId="2C84AFA4" w14:textId="77777777" w:rsidR="00117849" w:rsidRPr="00117849" w:rsidRDefault="00117849" w:rsidP="00117849">
            <w:pPr>
              <w:rPr>
                <w:rFonts w:ascii="Arial" w:hAnsi="Arial" w:cs="Arial"/>
                <w:sz w:val="16"/>
                <w:szCs w:val="16"/>
              </w:rPr>
            </w:pPr>
            <w:r w:rsidRPr="00117849">
              <w:rPr>
                <w:rFonts w:ascii="Arial" w:hAnsi="Arial" w:cs="Arial"/>
                <w:sz w:val="16"/>
                <w:szCs w:val="16"/>
              </w:rPr>
              <w:t>The set of slots and resource blocks indicated by a set of preferred or non-preferred resource(s) is determined as described below.</w:t>
            </w:r>
          </w:p>
          <w:p w14:paraId="7952F972" w14:textId="77777777" w:rsidR="00117849" w:rsidRPr="00117849" w:rsidRDefault="00117849" w:rsidP="00117849">
            <w:pPr>
              <w:rPr>
                <w:rFonts w:ascii="Arial" w:hAnsi="Arial" w:cs="Arial"/>
                <w:sz w:val="16"/>
                <w:szCs w:val="16"/>
              </w:rPr>
            </w:pPr>
          </w:p>
          <w:p w14:paraId="7F388691" w14:textId="2F700CF5" w:rsidR="00117849" w:rsidRPr="00117849" w:rsidRDefault="00117849" w:rsidP="00117849">
            <w:pPr>
              <w:rPr>
                <w:rFonts w:ascii="Arial" w:hAnsi="Arial" w:cs="Arial"/>
                <w:sz w:val="16"/>
                <w:szCs w:val="16"/>
              </w:rPr>
            </w:pPr>
            <w:r w:rsidRPr="00117849">
              <w:rPr>
                <w:rFonts w:ascii="Arial" w:hAnsi="Arial" w:cs="Arial"/>
                <w:sz w:val="16"/>
                <w:szCs w:val="16"/>
              </w:rPr>
              <w:t xml:space="preserve">The set of preferred or non-preferred resources </w:t>
            </w:r>
            <m:oMath>
              <m:d>
                <m:dPr>
                  <m:begChr m:val="{"/>
                  <m:endChr m:val="}"/>
                  <m:ctrlPr>
                    <w:rPr>
                      <w:rFonts w:ascii="Cambria Math" w:eastAsia="SimSun" w:hAnsi="Cambria Math" w:cs="Arial"/>
                      <w:i/>
                      <w:iCs/>
                      <w:sz w:val="16"/>
                      <w:szCs w:val="16"/>
                    </w:rPr>
                  </m:ctrlPr>
                </m:dPr>
                <m:e>
                  <m:sSub>
                    <m:sSubPr>
                      <m:ctrlPr>
                        <w:rPr>
                          <w:rFonts w:ascii="Cambria Math" w:eastAsia="SimSun" w:hAnsi="Cambria Math" w:cs="Arial"/>
                          <w:i/>
                          <w:iCs/>
                          <w:sz w:val="16"/>
                          <w:szCs w:val="16"/>
                        </w:rPr>
                      </m:ctrlPr>
                    </m:sSubPr>
                    <m:e>
                      <m:r>
                        <w:rPr>
                          <w:rFonts w:ascii="Cambria Math" w:hAnsi="Cambria Math" w:cs="Arial"/>
                          <w:sz w:val="16"/>
                          <w:szCs w:val="16"/>
                        </w:rPr>
                        <m:t>r</m:t>
                      </m:r>
                    </m:e>
                    <m:sub>
                      <m:r>
                        <w:rPr>
                          <w:rFonts w:ascii="Cambria Math" w:hAnsi="Cambria Math" w:cs="Arial"/>
                          <w:sz w:val="16"/>
                          <w:szCs w:val="16"/>
                        </w:rPr>
                        <m:t>0</m:t>
                      </m:r>
                    </m:sub>
                  </m:sSub>
                  <m:r>
                    <w:rPr>
                      <w:rFonts w:ascii="Cambria Math" w:hAnsi="Cambria Math" w:cs="Arial"/>
                      <w:sz w:val="16"/>
                      <w:szCs w:val="16"/>
                    </w:rPr>
                    <m:t>,</m:t>
                  </m:r>
                  <m:sSub>
                    <m:sSubPr>
                      <m:ctrlPr>
                        <w:rPr>
                          <w:rFonts w:ascii="Cambria Math" w:eastAsia="SimSun" w:hAnsi="Cambria Math" w:cs="Arial"/>
                          <w:i/>
                          <w:iCs/>
                          <w:sz w:val="16"/>
                          <w:szCs w:val="16"/>
                        </w:rPr>
                      </m:ctrlPr>
                    </m:sSubPr>
                    <m:e>
                      <m:r>
                        <w:rPr>
                          <w:rFonts w:ascii="Cambria Math" w:hAnsi="Cambria Math" w:cs="Arial"/>
                          <w:sz w:val="16"/>
                          <w:szCs w:val="16"/>
                        </w:rPr>
                        <m:t>r</m:t>
                      </m:r>
                    </m:e>
                    <m:sub>
                      <m:r>
                        <w:rPr>
                          <w:rFonts w:ascii="Cambria Math" w:hAnsi="Cambria Math" w:cs="Arial"/>
                          <w:sz w:val="16"/>
                          <w:szCs w:val="16"/>
                        </w:rPr>
                        <m:t>1</m:t>
                      </m:r>
                    </m:sub>
                  </m:sSub>
                  <m:r>
                    <w:rPr>
                      <w:rFonts w:ascii="Cambria Math" w:hAnsi="Cambria Math" w:cs="Arial"/>
                      <w:sz w:val="16"/>
                      <w:szCs w:val="16"/>
                    </w:rPr>
                    <m:t>,</m:t>
                  </m:r>
                  <m:sSub>
                    <m:sSubPr>
                      <m:ctrlPr>
                        <w:rPr>
                          <w:rFonts w:ascii="Cambria Math" w:eastAsia="SimSun" w:hAnsi="Cambria Math" w:cs="Arial"/>
                          <w:i/>
                          <w:iCs/>
                          <w:sz w:val="16"/>
                          <w:szCs w:val="16"/>
                        </w:rPr>
                      </m:ctrlPr>
                    </m:sSubPr>
                    <m:e>
                      <m:r>
                        <w:rPr>
                          <w:rFonts w:ascii="Cambria Math" w:hAnsi="Cambria Math" w:cs="Arial"/>
                          <w:sz w:val="16"/>
                          <w:szCs w:val="16"/>
                        </w:rPr>
                        <m:t>r</m:t>
                      </m:r>
                    </m:e>
                    <m:sub>
                      <m:r>
                        <w:rPr>
                          <w:rFonts w:ascii="Cambria Math" w:hAnsi="Cambria Math" w:cs="Arial"/>
                          <w:sz w:val="16"/>
                          <w:szCs w:val="16"/>
                        </w:rPr>
                        <m:t>2</m:t>
                      </m:r>
                    </m:sub>
                  </m:sSub>
                  <m:r>
                    <w:rPr>
                      <w:rFonts w:ascii="Cambria Math" w:hAnsi="Cambria Math" w:cs="Arial"/>
                      <w:sz w:val="16"/>
                      <w:szCs w:val="16"/>
                    </w:rPr>
                    <m:t>,…</m:t>
                  </m:r>
                </m:e>
              </m:d>
            </m:oMath>
            <w:r w:rsidRPr="00117849">
              <w:rPr>
                <w:rFonts w:ascii="Arial" w:hAnsi="Arial" w:cs="Arial"/>
                <w:sz w:val="16"/>
                <w:szCs w:val="16"/>
              </w:rPr>
              <w:t xml:space="preserve">, is indicated by a reference slot </w:t>
            </w:r>
            <m:oMath>
              <m:sSub>
                <m:sSubPr>
                  <m:ctrlPr>
                    <w:rPr>
                      <w:rFonts w:ascii="Cambria Math" w:eastAsia="SimSun" w:hAnsi="Cambria Math" w:cs="Arial"/>
                      <w:i/>
                      <w:iCs/>
                      <w:sz w:val="16"/>
                      <w:szCs w:val="16"/>
                    </w:rPr>
                  </m:ctrlPr>
                </m:sSubPr>
                <m:e>
                  <m:r>
                    <w:rPr>
                      <w:rFonts w:ascii="Cambria Math" w:hAnsi="Cambria Math" w:cs="Arial"/>
                      <w:sz w:val="16"/>
                      <w:szCs w:val="16"/>
                    </w:rPr>
                    <m:t>t</m:t>
                  </m:r>
                </m:e>
                <m:sub>
                  <m:r>
                    <w:rPr>
                      <w:rFonts w:ascii="Cambria Math" w:hAnsi="Cambria Math" w:cs="Arial"/>
                      <w:sz w:val="16"/>
                      <w:szCs w:val="16"/>
                    </w:rPr>
                    <m:t>ref</m:t>
                  </m:r>
                </m:sub>
              </m:sSub>
            </m:oMath>
            <w:r w:rsidRPr="00117849">
              <w:rPr>
                <w:rFonts w:ascii="Arial" w:hAnsi="Arial" w:cs="Arial"/>
                <w:sz w:val="16"/>
                <w:szCs w:val="16"/>
              </w:rPr>
              <w:t xml:space="preserve"> and </w:t>
            </w:r>
            <m:oMath>
              <m:r>
                <w:rPr>
                  <w:rFonts w:ascii="Cambria Math" w:hAnsi="Cambria Math" w:cs="Arial"/>
                  <w:sz w:val="16"/>
                  <w:szCs w:val="16"/>
                </w:rPr>
                <m:t>M</m:t>
              </m:r>
            </m:oMath>
            <w:r w:rsidRPr="00117849">
              <w:rPr>
                <w:rFonts w:ascii="Arial" w:hAnsi="Arial" w:cs="Arial"/>
                <w:sz w:val="16"/>
                <w:szCs w:val="16"/>
              </w:rPr>
              <w:t xml:space="preserve"> tuples </w:t>
            </w:r>
            <m:oMath>
              <m:r>
                <w:rPr>
                  <w:rFonts w:ascii="Cambria Math" w:hAnsi="Cambria Math" w:cs="Arial"/>
                  <w:sz w:val="16"/>
                  <w:szCs w:val="16"/>
                </w:rPr>
                <m:t>(</m:t>
              </m:r>
              <m:sSub>
                <m:sSubPr>
                  <m:ctrlPr>
                    <w:rPr>
                      <w:rFonts w:ascii="Cambria Math" w:eastAsia="SimSun" w:hAnsi="Cambria Math" w:cs="Arial"/>
                      <w:i/>
                      <w:iCs/>
                      <w:sz w:val="16"/>
                      <w:szCs w:val="16"/>
                    </w:rPr>
                  </m:ctrlPr>
                </m:sSubPr>
                <m:e>
                  <m:r>
                    <w:rPr>
                      <w:rFonts w:ascii="Cambria Math" w:hAnsi="Cambria Math" w:cs="Arial"/>
                      <w:sz w:val="16"/>
                      <w:szCs w:val="16"/>
                    </w:rPr>
                    <m:t>TRIV</m:t>
                  </m:r>
                </m:e>
                <m:sub>
                  <m:r>
                    <w:rPr>
                      <w:rFonts w:ascii="Cambria Math" w:hAnsi="Cambria Math" w:cs="Arial"/>
                      <w:sz w:val="16"/>
                      <w:szCs w:val="16"/>
                    </w:rPr>
                    <m:t>m</m:t>
                  </m:r>
                </m:sub>
              </m:sSub>
              <m:r>
                <w:rPr>
                  <w:rFonts w:ascii="Cambria Math" w:hAnsi="Cambria Math" w:cs="Arial"/>
                  <w:sz w:val="16"/>
                  <w:szCs w:val="16"/>
                </w:rPr>
                <m:t>,</m:t>
              </m:r>
              <m:sSub>
                <m:sSubPr>
                  <m:ctrlPr>
                    <w:rPr>
                      <w:rFonts w:ascii="Cambria Math" w:eastAsia="SimSun" w:hAnsi="Cambria Math" w:cs="Arial"/>
                      <w:i/>
                      <w:iCs/>
                      <w:sz w:val="16"/>
                      <w:szCs w:val="16"/>
                    </w:rPr>
                  </m:ctrlPr>
                </m:sSubPr>
                <m:e>
                  <m:r>
                    <w:rPr>
                      <w:rFonts w:ascii="Cambria Math" w:hAnsi="Cambria Math" w:cs="Arial"/>
                      <w:sz w:val="16"/>
                      <w:szCs w:val="16"/>
                    </w:rPr>
                    <m:t>FRIV</m:t>
                  </m:r>
                </m:e>
                <m:sub>
                  <m:r>
                    <w:rPr>
                      <w:rFonts w:ascii="Cambria Math" w:hAnsi="Cambria Math" w:cs="Arial"/>
                      <w:sz w:val="16"/>
                      <w:szCs w:val="16"/>
                    </w:rPr>
                    <m:t>m</m:t>
                  </m:r>
                </m:sub>
              </m:sSub>
              <m:r>
                <w:rPr>
                  <w:rFonts w:ascii="Cambria Math" w:hAnsi="Cambria Math" w:cs="Arial"/>
                  <w:sz w:val="16"/>
                  <w:szCs w:val="16"/>
                </w:rPr>
                <m:t>,</m:t>
              </m:r>
              <m:sSub>
                <m:sSubPr>
                  <m:ctrlPr>
                    <w:rPr>
                      <w:rFonts w:ascii="Cambria Math" w:eastAsia="SimSun" w:hAnsi="Cambria Math" w:cs="Arial"/>
                      <w:i/>
                      <w:iCs/>
                      <w:sz w:val="16"/>
                      <w:szCs w:val="16"/>
                      <w:lang w:eastAsia="en-GB"/>
                    </w:rPr>
                  </m:ctrlPr>
                </m:sSubPr>
                <m:e>
                  <m:r>
                    <w:rPr>
                      <w:rFonts w:ascii="Cambria Math" w:hAnsi="Cambria Math" w:cs="Arial"/>
                      <w:sz w:val="16"/>
                      <w:szCs w:val="16"/>
                      <w:lang w:eastAsia="en-GB"/>
                    </w:rPr>
                    <m:t>P</m:t>
                  </m:r>
                </m:e>
                <m:sub>
                  <m:r>
                    <w:rPr>
                      <w:rFonts w:ascii="Cambria Math" w:hAnsi="Cambria Math" w:cs="Arial"/>
                      <w:sz w:val="16"/>
                      <w:szCs w:val="16"/>
                      <w:lang w:eastAsia="en-GB"/>
                    </w:rPr>
                    <m:t>rsvp,m</m:t>
                  </m:r>
                </m:sub>
              </m:sSub>
              <m:r>
                <w:rPr>
                  <w:rFonts w:ascii="Cambria Math" w:hAnsi="Cambria Math" w:cs="Arial"/>
                  <w:sz w:val="16"/>
                  <w:szCs w:val="16"/>
                </w:rPr>
                <m:t>)</m:t>
              </m:r>
            </m:oMath>
            <w:r w:rsidRPr="00117849">
              <w:rPr>
                <w:rFonts w:ascii="Arial" w:hAnsi="Arial" w:cs="Arial"/>
                <w:sz w:val="16"/>
                <w:szCs w:val="16"/>
              </w:rPr>
              <w:t xml:space="preserve">, </w:t>
            </w:r>
            <m:oMath>
              <m:r>
                <w:rPr>
                  <w:rFonts w:ascii="Cambria Math" w:hAnsi="Cambria Math" w:cs="Arial"/>
                  <w:sz w:val="16"/>
                  <w:szCs w:val="16"/>
                </w:rPr>
                <m:t>1≤m≤M</m:t>
              </m:r>
            </m:oMath>
            <w:r w:rsidRPr="00117849">
              <w:rPr>
                <w:rFonts w:ascii="Arial" w:hAnsi="Arial" w:cs="Arial"/>
                <w:sz w:val="16"/>
                <w:szCs w:val="16"/>
              </w:rPr>
              <w:t xml:space="preserve"> indicated by the 'resource combination(s)' field, where for each tuple </w:t>
            </w:r>
            <m:oMath>
              <m:sSub>
                <m:sSubPr>
                  <m:ctrlPr>
                    <w:rPr>
                      <w:rFonts w:ascii="Cambria Math" w:eastAsia="SimSun" w:hAnsi="Cambria Math" w:cs="Arial"/>
                      <w:i/>
                      <w:iCs/>
                      <w:sz w:val="16"/>
                      <w:szCs w:val="16"/>
                    </w:rPr>
                  </m:ctrlPr>
                </m:sSubPr>
                <m:e>
                  <m:r>
                    <w:rPr>
                      <w:rFonts w:ascii="Cambria Math" w:hAnsi="Cambria Math" w:cs="Arial"/>
                      <w:sz w:val="16"/>
                      <w:szCs w:val="16"/>
                    </w:rPr>
                    <m:t>TRIV</m:t>
                  </m:r>
                </m:e>
                <m:sub>
                  <m:r>
                    <w:rPr>
                      <w:rFonts w:ascii="Cambria Math" w:hAnsi="Cambria Math" w:cs="Arial"/>
                      <w:sz w:val="16"/>
                      <w:szCs w:val="16"/>
                    </w:rPr>
                    <m:t>m</m:t>
                  </m:r>
                </m:sub>
              </m:sSub>
            </m:oMath>
            <w:r w:rsidRPr="00117849">
              <w:rPr>
                <w:rFonts w:ascii="Arial" w:hAnsi="Arial" w:cs="Arial"/>
                <w:sz w:val="16"/>
                <w:szCs w:val="16"/>
              </w:rPr>
              <w:t xml:space="preserve"> is indicated by the 9 MSBs, followed by </w:t>
            </w:r>
            <m:oMath>
              <m:sSub>
                <m:sSubPr>
                  <m:ctrlPr>
                    <w:rPr>
                      <w:rFonts w:ascii="Cambria Math" w:eastAsia="SimSun" w:hAnsi="Cambria Math" w:cs="Arial"/>
                      <w:i/>
                      <w:iCs/>
                      <w:sz w:val="16"/>
                      <w:szCs w:val="16"/>
                    </w:rPr>
                  </m:ctrlPr>
                </m:sSubPr>
                <m:e>
                  <m:r>
                    <w:rPr>
                      <w:rFonts w:ascii="Cambria Math" w:hAnsi="Cambria Math" w:cs="Arial"/>
                      <w:sz w:val="16"/>
                      <w:szCs w:val="16"/>
                    </w:rPr>
                    <m:t>FRIV</m:t>
                  </m:r>
                </m:e>
                <m:sub>
                  <m:r>
                    <w:rPr>
                      <w:rFonts w:ascii="Cambria Math" w:hAnsi="Cambria Math" w:cs="Arial"/>
                      <w:sz w:val="16"/>
                      <w:szCs w:val="16"/>
                    </w:rPr>
                    <m:t>m</m:t>
                  </m:r>
                </m:sub>
              </m:sSub>
            </m:oMath>
            <w:r w:rsidRPr="00117849">
              <w:rPr>
                <w:rFonts w:ascii="Arial" w:hAnsi="Arial" w:cs="Arial"/>
                <w:sz w:val="16"/>
                <w:szCs w:val="16"/>
              </w:rPr>
              <w:t xml:space="preserve"> and </w:t>
            </w:r>
            <m:oMath>
              <m:sSub>
                <m:sSubPr>
                  <m:ctrlPr>
                    <w:rPr>
                      <w:rFonts w:ascii="Cambria Math" w:eastAsia="SimSun" w:hAnsi="Cambria Math" w:cs="Arial"/>
                      <w:i/>
                      <w:iCs/>
                      <w:sz w:val="16"/>
                      <w:szCs w:val="16"/>
                      <w:lang w:eastAsia="en-GB"/>
                    </w:rPr>
                  </m:ctrlPr>
                </m:sSubPr>
                <m:e>
                  <m:r>
                    <w:rPr>
                      <w:rFonts w:ascii="Cambria Math" w:hAnsi="Cambria Math" w:cs="Arial"/>
                      <w:sz w:val="16"/>
                      <w:szCs w:val="16"/>
                      <w:lang w:eastAsia="en-GB"/>
                    </w:rPr>
                    <m:t>P</m:t>
                  </m:r>
                </m:e>
                <m:sub>
                  <m:r>
                    <w:rPr>
                      <w:rFonts w:ascii="Cambria Math" w:hAnsi="Cambria Math" w:cs="Arial"/>
                      <w:sz w:val="16"/>
                      <w:szCs w:val="16"/>
                      <w:lang w:eastAsia="en-GB"/>
                    </w:rPr>
                    <m:t>rsvp,m</m:t>
                  </m:r>
                </m:sub>
              </m:sSub>
            </m:oMath>
            <w:r w:rsidRPr="00117849">
              <w:rPr>
                <w:rFonts w:ascii="Arial" w:hAnsi="Arial" w:cs="Arial"/>
                <w:sz w:val="16"/>
                <w:szCs w:val="16"/>
                <w:lang w:eastAsia="en-GB"/>
              </w:rPr>
              <w:t xml:space="preserve"> (if present)</w:t>
            </w:r>
            <w:r w:rsidRPr="00117849">
              <w:rPr>
                <w:rFonts w:ascii="Arial" w:hAnsi="Arial" w:cs="Arial"/>
                <w:sz w:val="16"/>
                <w:szCs w:val="16"/>
              </w:rPr>
              <w:t xml:space="preserve">. </w:t>
            </w:r>
          </w:p>
          <w:p w14:paraId="368F6821" w14:textId="77777777" w:rsidR="00117849" w:rsidRPr="00117849" w:rsidRDefault="00117849" w:rsidP="00117849">
            <w:pPr>
              <w:rPr>
                <w:rFonts w:ascii="Arial" w:hAnsi="Arial" w:cs="Arial"/>
                <w:sz w:val="16"/>
                <w:szCs w:val="16"/>
              </w:rPr>
            </w:pPr>
          </w:p>
          <w:p w14:paraId="369A92C7" w14:textId="347997EC" w:rsidR="00117849" w:rsidRPr="00117849" w:rsidRDefault="00117849" w:rsidP="00117849">
            <w:pPr>
              <w:rPr>
                <w:rFonts w:ascii="Arial" w:hAnsi="Arial" w:cs="Arial"/>
                <w:sz w:val="16"/>
                <w:szCs w:val="16"/>
              </w:rPr>
            </w:pPr>
            <w:r w:rsidRPr="00117849">
              <w:rPr>
                <w:rFonts w:ascii="Arial" w:hAnsi="Arial" w:cs="Arial"/>
                <w:sz w:val="16"/>
                <w:szCs w:val="16"/>
              </w:rPr>
              <w:t xml:space="preserve">The reference slot </w:t>
            </w:r>
            <m:oMath>
              <m:sSub>
                <m:sSubPr>
                  <m:ctrlPr>
                    <w:rPr>
                      <w:rFonts w:ascii="Cambria Math" w:eastAsia="SimSun" w:hAnsi="Cambria Math" w:cs="Arial"/>
                      <w:i/>
                      <w:iCs/>
                      <w:sz w:val="16"/>
                      <w:szCs w:val="16"/>
                    </w:rPr>
                  </m:ctrlPr>
                </m:sSubPr>
                <m:e>
                  <m:r>
                    <w:rPr>
                      <w:rFonts w:ascii="Cambria Math" w:hAnsi="Cambria Math" w:cs="Arial"/>
                      <w:sz w:val="16"/>
                      <w:szCs w:val="16"/>
                    </w:rPr>
                    <m:t>t</m:t>
                  </m:r>
                </m:e>
                <m:sub>
                  <m:r>
                    <w:rPr>
                      <w:rFonts w:ascii="Cambria Math" w:hAnsi="Cambria Math" w:cs="Arial"/>
                      <w:sz w:val="16"/>
                      <w:szCs w:val="16"/>
                    </w:rPr>
                    <m:t>ref</m:t>
                  </m:r>
                </m:sub>
              </m:sSub>
            </m:oMath>
            <w:r w:rsidRPr="00117849">
              <w:rPr>
                <w:rFonts w:ascii="Arial" w:hAnsi="Arial" w:cs="Arial"/>
                <w:sz w:val="16"/>
                <w:szCs w:val="16"/>
              </w:rPr>
              <w:t xml:space="preserve"> is </w:t>
            </w:r>
            <w:r w:rsidRPr="00117849">
              <w:rPr>
                <w:rFonts w:ascii="Arial" w:hAnsi="Arial" w:cs="Arial"/>
                <w:sz w:val="16"/>
                <w:szCs w:val="16"/>
                <w:lang w:eastAsia="zh-CN"/>
              </w:rPr>
              <w:t>indicated by the 'reference slot location' field as a combination of DFN index and slot index [5, TS 38.212]</w:t>
            </w:r>
            <w:r w:rsidRPr="00117849">
              <w:rPr>
                <w:rFonts w:ascii="Arial" w:hAnsi="Arial" w:cs="Arial"/>
                <w:sz w:val="16"/>
                <w:szCs w:val="16"/>
              </w:rPr>
              <w:t xml:space="preserve">, with the 10 MSBs indicating the DFN index. </w:t>
            </w:r>
            <m:oMath>
              <m:sSub>
                <m:sSubPr>
                  <m:ctrlPr>
                    <w:rPr>
                      <w:rFonts w:ascii="Cambria Math" w:eastAsia="SimSun" w:hAnsi="Cambria Math" w:cs="Arial"/>
                      <w:i/>
                      <w:iCs/>
                      <w:sz w:val="16"/>
                      <w:szCs w:val="16"/>
                    </w:rPr>
                  </m:ctrlPr>
                </m:sSubPr>
                <m:e>
                  <m:r>
                    <w:rPr>
                      <w:rFonts w:ascii="Cambria Math" w:hAnsi="Cambria Math" w:cs="Arial"/>
                      <w:sz w:val="16"/>
                      <w:szCs w:val="16"/>
                    </w:rPr>
                    <m:t>TRIV</m:t>
                  </m:r>
                </m:e>
                <m:sub>
                  <m:r>
                    <w:rPr>
                      <w:rFonts w:ascii="Cambria Math" w:hAnsi="Cambria Math" w:cs="Arial"/>
                      <w:sz w:val="16"/>
                      <w:szCs w:val="16"/>
                    </w:rPr>
                    <m:t>m</m:t>
                  </m:r>
                </m:sub>
              </m:sSub>
            </m:oMath>
            <w:r w:rsidRPr="00117849">
              <w:rPr>
                <w:rFonts w:ascii="Arial" w:hAnsi="Arial" w:cs="Arial"/>
                <w:sz w:val="16"/>
                <w:szCs w:val="16"/>
              </w:rPr>
              <w:t xml:space="preserve"> and </w:t>
            </w:r>
            <m:oMath>
              <m:sSub>
                <m:sSubPr>
                  <m:ctrlPr>
                    <w:rPr>
                      <w:rFonts w:ascii="Cambria Math" w:eastAsia="SimSun" w:hAnsi="Cambria Math" w:cs="Arial"/>
                      <w:i/>
                      <w:iCs/>
                      <w:sz w:val="16"/>
                      <w:szCs w:val="16"/>
                    </w:rPr>
                  </m:ctrlPr>
                </m:sSubPr>
                <m:e>
                  <m:r>
                    <w:rPr>
                      <w:rFonts w:ascii="Cambria Math" w:hAnsi="Cambria Math" w:cs="Arial"/>
                      <w:sz w:val="16"/>
                      <w:szCs w:val="16"/>
                    </w:rPr>
                    <m:t>FRIV</m:t>
                  </m:r>
                </m:e>
                <m:sub>
                  <m:r>
                    <w:rPr>
                      <w:rFonts w:ascii="Cambria Math" w:hAnsi="Cambria Math" w:cs="Arial"/>
                      <w:sz w:val="16"/>
                      <w:szCs w:val="16"/>
                    </w:rPr>
                    <m:t>m</m:t>
                  </m:r>
                </m:sub>
              </m:sSub>
            </m:oMath>
            <w:r w:rsidRPr="00117849">
              <w:rPr>
                <w:rFonts w:ascii="Arial" w:hAnsi="Arial" w:cs="Arial"/>
                <w:sz w:val="16"/>
                <w:szCs w:val="16"/>
              </w:rPr>
              <w:t xml:space="preserve"> are interpreted according to clause 8.1.5, with the following modifications:</w:t>
            </w:r>
          </w:p>
          <w:p w14:paraId="3BA857DC" w14:textId="77777777" w:rsidR="00117849" w:rsidRPr="00117849" w:rsidRDefault="00117849" w:rsidP="00117849">
            <w:pPr>
              <w:pStyle w:val="B1"/>
              <w:spacing w:after="0"/>
              <w:ind w:left="880"/>
              <w:rPr>
                <w:rFonts w:ascii="Arial" w:hAnsi="Arial" w:cs="Arial"/>
                <w:sz w:val="16"/>
                <w:szCs w:val="16"/>
              </w:rPr>
            </w:pPr>
            <w:r w:rsidRPr="00117849">
              <w:rPr>
                <w:rFonts w:ascii="Arial" w:hAnsi="Arial" w:cs="Arial"/>
                <w:sz w:val="16"/>
                <w:szCs w:val="16"/>
              </w:rPr>
              <w:t xml:space="preserve">-     the value of </w:t>
            </w:r>
            <w:r w:rsidRPr="00117849">
              <w:rPr>
                <w:rFonts w:ascii="Arial" w:hAnsi="Arial" w:cs="Arial"/>
                <w:i/>
                <w:iCs/>
                <w:sz w:val="16"/>
                <w:szCs w:val="16"/>
              </w:rPr>
              <w:t>sl-MaxNumPerReserve</w:t>
            </w:r>
            <w:r w:rsidRPr="00117849">
              <w:rPr>
                <w:rFonts w:ascii="Arial" w:hAnsi="Arial" w:cs="Arial"/>
                <w:sz w:val="16"/>
                <w:szCs w:val="16"/>
              </w:rPr>
              <w:t xml:space="preserve"> is fixed to 3.</w:t>
            </w:r>
          </w:p>
          <w:p w14:paraId="443F5BE7" w14:textId="7E92394F" w:rsidR="00117849" w:rsidRPr="00117849" w:rsidRDefault="00117849" w:rsidP="00117849">
            <w:pPr>
              <w:pStyle w:val="B1"/>
              <w:spacing w:after="0"/>
              <w:ind w:left="880"/>
              <w:rPr>
                <w:rFonts w:ascii="Arial" w:hAnsi="Arial" w:cs="Arial"/>
                <w:sz w:val="16"/>
                <w:szCs w:val="16"/>
              </w:rPr>
            </w:pPr>
            <w:r w:rsidRPr="00117849">
              <w:rPr>
                <w:rFonts w:ascii="Arial" w:hAnsi="Arial" w:cs="Arial"/>
                <w:sz w:val="16"/>
                <w:szCs w:val="16"/>
              </w:rPr>
              <w:t xml:space="preserve">-     "slot where SCI format 1-A was received" is replaced by slot indicated as the first resource location of a </w:t>
            </w:r>
            <m:oMath>
              <m:sSub>
                <m:sSubPr>
                  <m:ctrlPr>
                    <w:rPr>
                      <w:rFonts w:ascii="Cambria Math" w:eastAsia="Malgun Gothic" w:hAnsi="Cambria Math" w:cs="Arial"/>
                      <w:i/>
                      <w:iCs/>
                      <w:sz w:val="16"/>
                      <w:szCs w:val="16"/>
                    </w:rPr>
                  </m:ctrlPr>
                </m:sSubPr>
                <m:e>
                  <m:r>
                    <w:rPr>
                      <w:rFonts w:ascii="Cambria Math" w:hAnsi="Cambria Math" w:cs="Arial"/>
                      <w:sz w:val="16"/>
                      <w:szCs w:val="16"/>
                    </w:rPr>
                    <m:t>TRIV</m:t>
                  </m:r>
                </m:e>
                <m:sub>
                  <m:r>
                    <w:rPr>
                      <w:rFonts w:ascii="Cambria Math" w:hAnsi="Cambria Math" w:cs="Arial"/>
                      <w:sz w:val="16"/>
                      <w:szCs w:val="16"/>
                    </w:rPr>
                    <m:t>m</m:t>
                  </m:r>
                </m:sub>
              </m:sSub>
            </m:oMath>
            <w:r w:rsidRPr="00117849">
              <w:rPr>
                <w:rFonts w:ascii="Arial" w:hAnsi="Arial" w:cs="Arial"/>
                <w:sz w:val="16"/>
                <w:szCs w:val="16"/>
              </w:rPr>
              <w:t>.</w:t>
            </w:r>
          </w:p>
          <w:p w14:paraId="4DB5839C" w14:textId="11F867DE" w:rsidR="00117849" w:rsidRPr="00117849" w:rsidRDefault="00117849" w:rsidP="00117849">
            <w:pPr>
              <w:pStyle w:val="B1"/>
              <w:spacing w:after="0"/>
              <w:ind w:left="880"/>
              <w:rPr>
                <w:rFonts w:ascii="Arial" w:hAnsi="Arial" w:cs="Arial"/>
                <w:sz w:val="16"/>
                <w:szCs w:val="16"/>
              </w:rPr>
            </w:pPr>
            <w:r w:rsidRPr="00117849">
              <w:rPr>
                <w:rFonts w:ascii="Arial" w:hAnsi="Arial" w:cs="Arial"/>
                <w:sz w:val="16"/>
                <w:szCs w:val="16"/>
              </w:rPr>
              <w:t xml:space="preserve">-     the first resource location of each </w:t>
            </w:r>
            <m:oMath>
              <m:sSub>
                <m:sSubPr>
                  <m:ctrlPr>
                    <w:rPr>
                      <w:rFonts w:ascii="Cambria Math" w:eastAsia="Malgun Gothic" w:hAnsi="Cambria Math" w:cs="Arial"/>
                      <w:i/>
                      <w:iCs/>
                      <w:sz w:val="16"/>
                      <w:szCs w:val="16"/>
                    </w:rPr>
                  </m:ctrlPr>
                </m:sSubPr>
                <m:e>
                  <m:r>
                    <w:rPr>
                      <w:rFonts w:ascii="Cambria Math" w:hAnsi="Cambria Math" w:cs="Arial"/>
                      <w:sz w:val="16"/>
                      <w:szCs w:val="16"/>
                    </w:rPr>
                    <m:t>TRIV</m:t>
                  </m:r>
                </m:e>
                <m:sub>
                  <m:r>
                    <w:rPr>
                      <w:rFonts w:ascii="Cambria Math" w:hAnsi="Cambria Math" w:cs="Arial"/>
                      <w:sz w:val="16"/>
                      <w:szCs w:val="16"/>
                    </w:rPr>
                    <m:t>m</m:t>
                  </m:r>
                </m:sub>
              </m:sSub>
            </m:oMath>
            <w:r w:rsidRPr="00117849">
              <w:rPr>
                <w:rFonts w:ascii="Arial" w:hAnsi="Arial" w:cs="Arial"/>
                <w:sz w:val="16"/>
                <w:szCs w:val="16"/>
              </w:rPr>
              <w:t xml:space="preserve"> for </w:t>
            </w:r>
            <m:oMath>
              <m:r>
                <w:rPr>
                  <w:rFonts w:ascii="Cambria Math" w:hAnsi="Cambria Math" w:cs="Arial"/>
                  <w:sz w:val="16"/>
                  <w:szCs w:val="16"/>
                </w:rPr>
                <m:t>m&gt;1</m:t>
              </m:r>
            </m:oMath>
            <w:r w:rsidRPr="00117849">
              <w:rPr>
                <w:rFonts w:ascii="Arial" w:hAnsi="Arial" w:cs="Arial"/>
                <w:sz w:val="16"/>
                <w:szCs w:val="16"/>
              </w:rPr>
              <w:t xml:space="preserve"> is indicated by a slot offset </w:t>
            </w:r>
            <m:oMath>
              <m:sSub>
                <m:sSubPr>
                  <m:ctrlPr>
                    <w:rPr>
                      <w:rFonts w:ascii="Cambria Math" w:eastAsia="Malgun Gothic" w:hAnsi="Cambria Math" w:cs="Arial"/>
                      <w:i/>
                      <w:iCs/>
                      <w:sz w:val="16"/>
                      <w:szCs w:val="16"/>
                    </w:rPr>
                  </m:ctrlPr>
                </m:sSubPr>
                <m:e>
                  <m:r>
                    <w:rPr>
                      <w:rFonts w:ascii="Cambria Math" w:hAnsi="Cambria Math" w:cs="Arial"/>
                      <w:sz w:val="16"/>
                      <w:szCs w:val="16"/>
                    </w:rPr>
                    <m:t>t</m:t>
                  </m:r>
                </m:e>
                <m:sub>
                  <m:r>
                    <w:rPr>
                      <w:rFonts w:ascii="Cambria Math" w:hAnsi="Cambria Math" w:cs="Arial"/>
                      <w:sz w:val="16"/>
                      <w:szCs w:val="16"/>
                    </w:rPr>
                    <m:t>m</m:t>
                  </m:r>
                </m:sub>
              </m:sSub>
            </m:oMath>
            <w:r w:rsidRPr="00117849">
              <w:rPr>
                <w:rFonts w:ascii="Arial" w:hAnsi="Arial" w:cs="Arial"/>
                <w:sz w:val="16"/>
                <w:szCs w:val="16"/>
              </w:rPr>
              <w:t xml:space="preserve"> in logical slots with respect to the reference slot </w:t>
            </w:r>
            <m:oMath>
              <m:sSub>
                <m:sSubPr>
                  <m:ctrlPr>
                    <w:rPr>
                      <w:rFonts w:ascii="Cambria Math" w:eastAsia="Malgun Gothic" w:hAnsi="Cambria Math" w:cs="Arial"/>
                      <w:i/>
                      <w:iCs/>
                      <w:sz w:val="16"/>
                      <w:szCs w:val="16"/>
                    </w:rPr>
                  </m:ctrlPr>
                </m:sSubPr>
                <m:e>
                  <m:r>
                    <w:rPr>
                      <w:rFonts w:ascii="Cambria Math" w:hAnsi="Cambria Math" w:cs="Arial"/>
                      <w:sz w:val="16"/>
                      <w:szCs w:val="16"/>
                    </w:rPr>
                    <m:t>t</m:t>
                  </m:r>
                </m:e>
                <m:sub>
                  <m:r>
                    <w:rPr>
                      <w:rFonts w:ascii="Cambria Math" w:hAnsi="Cambria Math" w:cs="Arial"/>
                      <w:sz w:val="16"/>
                      <w:szCs w:val="16"/>
                    </w:rPr>
                    <m:t>ref</m:t>
                  </m:r>
                </m:sub>
              </m:sSub>
            </m:oMath>
            <w:r w:rsidRPr="00117849">
              <w:rPr>
                <w:rFonts w:ascii="Arial" w:hAnsi="Arial" w:cs="Arial"/>
                <w:sz w:val="16"/>
                <w:szCs w:val="16"/>
              </w:rPr>
              <w:t xml:space="preserve">; the first resource location of </w:t>
            </w:r>
            <m:oMath>
              <m:sSub>
                <m:sSubPr>
                  <m:ctrlPr>
                    <w:rPr>
                      <w:rFonts w:ascii="Cambria Math" w:eastAsia="Malgun Gothic" w:hAnsi="Cambria Math" w:cs="Arial"/>
                      <w:i/>
                      <w:iCs/>
                      <w:sz w:val="16"/>
                      <w:szCs w:val="16"/>
                    </w:rPr>
                  </m:ctrlPr>
                </m:sSubPr>
                <m:e>
                  <m:r>
                    <w:rPr>
                      <w:rFonts w:ascii="Cambria Math" w:hAnsi="Cambria Math" w:cs="Arial"/>
                      <w:sz w:val="16"/>
                      <w:szCs w:val="16"/>
                    </w:rPr>
                    <m:t>TRIV</m:t>
                  </m:r>
                </m:e>
                <m:sub>
                  <m:r>
                    <w:rPr>
                      <w:rFonts w:ascii="Cambria Math" w:hAnsi="Cambria Math" w:cs="Arial"/>
                      <w:sz w:val="16"/>
                      <w:szCs w:val="16"/>
                    </w:rPr>
                    <m:t>1</m:t>
                  </m:r>
                </m:sub>
              </m:sSub>
            </m:oMath>
            <w:r w:rsidRPr="00117849">
              <w:rPr>
                <w:rFonts w:ascii="Arial" w:hAnsi="Arial" w:cs="Arial"/>
                <w:sz w:val="16"/>
                <w:szCs w:val="16"/>
              </w:rPr>
              <w:t xml:space="preserve"> is at slot offset 0 with respect to the reference slot.-             "the received SCI format 1-A, except the resource in the slot where SCI format 1-A was received" is replaced by "each tuple"</w:t>
            </w:r>
          </w:p>
          <w:p w14:paraId="4786D794" w14:textId="6A0E2AEE" w:rsidR="00117849" w:rsidRPr="00117849" w:rsidRDefault="00117849" w:rsidP="00117849">
            <w:pPr>
              <w:pStyle w:val="B1"/>
              <w:spacing w:after="0"/>
              <w:ind w:left="880"/>
              <w:rPr>
                <w:rFonts w:ascii="Arial" w:hAnsi="Arial" w:cs="Arial"/>
                <w:sz w:val="16"/>
                <w:szCs w:val="16"/>
              </w:rPr>
            </w:pPr>
            <w:r w:rsidRPr="00117849">
              <w:rPr>
                <w:rFonts w:ascii="Arial" w:hAnsi="Arial" w:cs="Arial"/>
                <w:sz w:val="16"/>
                <w:szCs w:val="16"/>
              </w:rPr>
              <w:t xml:space="preserve">-     the starting sub-channel </w:t>
            </w:r>
            <m:oMath>
              <m:sSubSup>
                <m:sSubSupPr>
                  <m:ctrlPr>
                    <w:rPr>
                      <w:rFonts w:ascii="Cambria Math" w:eastAsia="Malgun Gothic" w:hAnsi="Cambria Math" w:cs="Arial"/>
                      <w:i/>
                      <w:iCs/>
                      <w:sz w:val="16"/>
                      <w:szCs w:val="16"/>
                    </w:rPr>
                  </m:ctrlPr>
                </m:sSubSupPr>
                <m:e>
                  <m:r>
                    <w:rPr>
                      <w:rFonts w:ascii="Cambria Math" w:hAnsi="Cambria Math" w:cs="Arial"/>
                      <w:sz w:val="16"/>
                      <w:szCs w:val="16"/>
                    </w:rPr>
                    <m:t>n</m:t>
                  </m:r>
                </m:e>
                <m:sub>
                  <m:r>
                    <w:rPr>
                      <w:rFonts w:ascii="Cambria Math" w:hAnsi="Cambria Math" w:cs="Arial"/>
                      <w:sz w:val="16"/>
                      <w:szCs w:val="16"/>
                    </w:rPr>
                    <m:t>subCH,0</m:t>
                  </m:r>
                </m:sub>
                <m:sup>
                  <m:r>
                    <w:rPr>
                      <w:rFonts w:ascii="Cambria Math" w:hAnsi="Cambria Math" w:cs="Arial"/>
                      <w:sz w:val="16"/>
                      <w:szCs w:val="16"/>
                    </w:rPr>
                    <m:t>start</m:t>
                  </m:r>
                </m:sup>
              </m:sSubSup>
            </m:oMath>
            <w:r w:rsidRPr="00117849">
              <w:rPr>
                <w:rFonts w:ascii="Arial" w:hAnsi="Arial" w:cs="Arial"/>
                <w:sz w:val="16"/>
                <w:szCs w:val="16"/>
              </w:rPr>
              <w:t xml:space="preserve"> of the first resource of each tuple is separately indicated.</w:t>
            </w:r>
          </w:p>
          <w:p w14:paraId="1B0935CA" w14:textId="32F421EC" w:rsidR="00117849" w:rsidRPr="00117849" w:rsidRDefault="00117849" w:rsidP="00117849">
            <w:pPr>
              <w:rPr>
                <w:rFonts w:ascii="Arial" w:hAnsi="Arial" w:cs="Arial"/>
                <w:sz w:val="16"/>
                <w:szCs w:val="16"/>
                <w:lang w:val="en-US"/>
              </w:rPr>
            </w:pPr>
            <w:r w:rsidRPr="00117849">
              <w:rPr>
                <w:rFonts w:ascii="Arial" w:hAnsi="Arial" w:cs="Arial"/>
                <w:sz w:val="16"/>
                <w:szCs w:val="16"/>
              </w:rPr>
              <w:t xml:space="preserve">The starting sub-channel </w:t>
            </w:r>
            <m:oMath>
              <m:sSubSup>
                <m:sSubSupPr>
                  <m:ctrlPr>
                    <w:rPr>
                      <w:rFonts w:ascii="Cambria Math" w:eastAsia="SimSun" w:hAnsi="Cambria Math" w:cs="Arial"/>
                      <w:i/>
                      <w:iCs/>
                      <w:sz w:val="16"/>
                      <w:szCs w:val="16"/>
                    </w:rPr>
                  </m:ctrlPr>
                </m:sSubSupPr>
                <m:e>
                  <m:r>
                    <w:rPr>
                      <w:rFonts w:ascii="Cambria Math" w:hAnsi="Cambria Math" w:cs="Arial"/>
                      <w:sz w:val="16"/>
                      <w:szCs w:val="16"/>
                    </w:rPr>
                    <m:t>n</m:t>
                  </m:r>
                </m:e>
                <m:sub>
                  <m:r>
                    <w:rPr>
                      <w:rFonts w:ascii="Cambria Math" w:hAnsi="Cambria Math" w:cs="Arial"/>
                      <w:sz w:val="16"/>
                      <w:szCs w:val="16"/>
                    </w:rPr>
                    <m:t>subCH,0</m:t>
                  </m:r>
                </m:sub>
                <m:sup>
                  <m:r>
                    <w:rPr>
                      <w:rFonts w:ascii="Cambria Math" w:hAnsi="Cambria Math" w:cs="Arial"/>
                      <w:sz w:val="16"/>
                      <w:szCs w:val="16"/>
                    </w:rPr>
                    <m:t>start</m:t>
                  </m:r>
                </m:sup>
              </m:sSubSup>
            </m:oMath>
            <w:r w:rsidRPr="00117849">
              <w:rPr>
                <w:rFonts w:ascii="Arial" w:hAnsi="Arial" w:cs="Arial"/>
                <w:sz w:val="16"/>
                <w:szCs w:val="16"/>
              </w:rPr>
              <w:t xml:space="preserve"> of the first resource of each tuple is indicated by the '[lowest subchannel index for the first resource location of each TRIV]' field. The resource reservation period </w:t>
            </w:r>
            <m:oMath>
              <m:sSub>
                <m:sSubPr>
                  <m:ctrlPr>
                    <w:rPr>
                      <w:rFonts w:ascii="Cambria Math" w:eastAsia="SimSun" w:hAnsi="Cambria Math" w:cs="Arial"/>
                      <w:i/>
                      <w:iCs/>
                      <w:sz w:val="16"/>
                      <w:szCs w:val="16"/>
                      <w:lang w:eastAsia="en-GB"/>
                    </w:rPr>
                  </m:ctrlPr>
                </m:sSubPr>
                <m:e>
                  <m:r>
                    <w:rPr>
                      <w:rFonts w:ascii="Cambria Math" w:hAnsi="Cambria Math" w:cs="Arial"/>
                      <w:sz w:val="16"/>
                      <w:szCs w:val="16"/>
                      <w:lang w:eastAsia="en-GB"/>
                    </w:rPr>
                    <m:t>P</m:t>
                  </m:r>
                </m:e>
                <m:sub>
                  <m:r>
                    <w:rPr>
                      <w:rFonts w:ascii="Cambria Math" w:hAnsi="Cambria Math" w:cs="Arial"/>
                      <w:sz w:val="16"/>
                      <w:szCs w:val="16"/>
                      <w:lang w:eastAsia="en-GB"/>
                    </w:rPr>
                    <m:t>rsvp,m</m:t>
                  </m:r>
                </m:sub>
              </m:sSub>
            </m:oMath>
            <w:r w:rsidRPr="00117849">
              <w:rPr>
                <w:rFonts w:ascii="Arial" w:hAnsi="Arial" w:cs="Arial"/>
                <w:sz w:val="16"/>
                <w:szCs w:val="16"/>
              </w:rPr>
              <w:t>  is encoded as in SCI format 1-A.</w:t>
            </w:r>
          </w:p>
          <w:p w14:paraId="4B6144DF" w14:textId="77777777" w:rsidR="00117849" w:rsidRPr="00117849" w:rsidRDefault="00117849" w:rsidP="00117849">
            <w:pPr>
              <w:rPr>
                <w:rFonts w:ascii="Arial" w:hAnsi="Arial" w:cs="Arial"/>
                <w:sz w:val="16"/>
                <w:szCs w:val="16"/>
                <w:lang w:eastAsia="zh-CN"/>
              </w:rPr>
            </w:pPr>
          </w:p>
          <w:p w14:paraId="6D9C0B95" w14:textId="4D10D4AA" w:rsidR="00117849" w:rsidRPr="00117849" w:rsidRDefault="00117849" w:rsidP="00117849">
            <w:pPr>
              <w:rPr>
                <w:rFonts w:ascii="Arial" w:hAnsi="Arial" w:cs="Arial"/>
                <w:sz w:val="16"/>
                <w:szCs w:val="16"/>
              </w:rPr>
            </w:pPr>
            <w:r w:rsidRPr="00117849">
              <w:rPr>
                <w:rFonts w:ascii="Arial" w:hAnsi="Arial" w:cs="Arial"/>
                <w:sz w:val="16"/>
                <w:szCs w:val="16"/>
              </w:rPr>
              <w:t xml:space="preserve">If the set is indicated by an SCI format 2-C, the number of tuples is </w:t>
            </w:r>
            <m:oMath>
              <m:r>
                <w:rPr>
                  <w:rFonts w:ascii="Cambria Math" w:hAnsi="Cambria Math" w:cs="Arial"/>
                  <w:sz w:val="16"/>
                  <w:szCs w:val="16"/>
                </w:rPr>
                <m:t>M=2</m:t>
              </m:r>
            </m:oMath>
            <w:r w:rsidRPr="00117849">
              <w:rPr>
                <w:rFonts w:ascii="Arial" w:hAnsi="Arial" w:cs="Arial"/>
                <w:sz w:val="16"/>
                <w:szCs w:val="16"/>
              </w:rPr>
              <w:t>.</w:t>
            </w:r>
          </w:p>
          <w:p w14:paraId="1675348A" w14:textId="77777777" w:rsidR="00117849" w:rsidRPr="00117849" w:rsidRDefault="00117849" w:rsidP="00117849">
            <w:pPr>
              <w:rPr>
                <w:rFonts w:ascii="Arial" w:hAnsi="Arial" w:cs="Arial"/>
                <w:sz w:val="16"/>
                <w:szCs w:val="16"/>
              </w:rPr>
            </w:pPr>
          </w:p>
          <w:p w14:paraId="296D4AB5" w14:textId="13E23C8B" w:rsidR="00117849" w:rsidRPr="00117849" w:rsidRDefault="00117849" w:rsidP="00117849">
            <w:pPr>
              <w:rPr>
                <w:rFonts w:ascii="Arial" w:hAnsi="Arial" w:cs="Arial"/>
                <w:sz w:val="16"/>
                <w:szCs w:val="16"/>
                <w:lang w:val="en-US"/>
              </w:rPr>
            </w:pPr>
            <w:r w:rsidRPr="00117849">
              <w:rPr>
                <w:rFonts w:ascii="Arial" w:hAnsi="Arial" w:cs="Arial"/>
                <w:sz w:val="16"/>
                <w:szCs w:val="16"/>
              </w:rPr>
              <w:t xml:space="preserve">A UE forms the union of the subsets indicated by each tuple </w:t>
            </w:r>
            <m:oMath>
              <m:r>
                <w:rPr>
                  <w:rFonts w:ascii="Cambria Math" w:hAnsi="Cambria Math" w:cs="Arial"/>
                  <w:sz w:val="16"/>
                  <w:szCs w:val="16"/>
                </w:rPr>
                <m:t>(</m:t>
              </m:r>
              <m:sSub>
                <m:sSubPr>
                  <m:ctrlPr>
                    <w:rPr>
                      <w:rFonts w:ascii="Cambria Math" w:eastAsia="SimSun" w:hAnsi="Cambria Math" w:cs="Arial"/>
                      <w:i/>
                      <w:iCs/>
                      <w:sz w:val="16"/>
                      <w:szCs w:val="16"/>
                    </w:rPr>
                  </m:ctrlPr>
                </m:sSubPr>
                <m:e>
                  <m:r>
                    <w:rPr>
                      <w:rFonts w:ascii="Cambria Math" w:hAnsi="Cambria Math" w:cs="Arial"/>
                      <w:sz w:val="16"/>
                      <w:szCs w:val="16"/>
                    </w:rPr>
                    <m:t>TRIV</m:t>
                  </m:r>
                </m:e>
                <m:sub>
                  <m:r>
                    <w:rPr>
                      <w:rFonts w:ascii="Cambria Math" w:hAnsi="Cambria Math" w:cs="Arial"/>
                      <w:sz w:val="16"/>
                      <w:szCs w:val="16"/>
                    </w:rPr>
                    <m:t>m</m:t>
                  </m:r>
                </m:sub>
              </m:sSub>
              <m:r>
                <w:rPr>
                  <w:rFonts w:ascii="Cambria Math" w:hAnsi="Cambria Math" w:cs="Arial"/>
                  <w:sz w:val="16"/>
                  <w:szCs w:val="16"/>
                </w:rPr>
                <m:t>,</m:t>
              </m:r>
              <m:sSub>
                <m:sSubPr>
                  <m:ctrlPr>
                    <w:rPr>
                      <w:rFonts w:ascii="Cambria Math" w:eastAsia="SimSun" w:hAnsi="Cambria Math" w:cs="Arial"/>
                      <w:i/>
                      <w:iCs/>
                      <w:sz w:val="16"/>
                      <w:szCs w:val="16"/>
                    </w:rPr>
                  </m:ctrlPr>
                </m:sSubPr>
                <m:e>
                  <m:r>
                    <w:rPr>
                      <w:rFonts w:ascii="Cambria Math" w:hAnsi="Cambria Math" w:cs="Arial"/>
                      <w:sz w:val="16"/>
                      <w:szCs w:val="16"/>
                    </w:rPr>
                    <m:t>FRIV</m:t>
                  </m:r>
                </m:e>
                <m:sub>
                  <m:r>
                    <w:rPr>
                      <w:rFonts w:ascii="Cambria Math" w:hAnsi="Cambria Math" w:cs="Arial"/>
                      <w:sz w:val="16"/>
                      <w:szCs w:val="16"/>
                    </w:rPr>
                    <m:t>m</m:t>
                  </m:r>
                </m:sub>
              </m:sSub>
              <m:r>
                <w:rPr>
                  <w:rFonts w:ascii="Cambria Math" w:hAnsi="Cambria Math" w:cs="Arial"/>
                  <w:sz w:val="16"/>
                  <w:szCs w:val="16"/>
                </w:rPr>
                <m:t>,</m:t>
              </m:r>
              <m:sSub>
                <m:sSubPr>
                  <m:ctrlPr>
                    <w:rPr>
                      <w:rFonts w:ascii="Cambria Math" w:eastAsia="SimSun" w:hAnsi="Cambria Math" w:cs="Arial"/>
                      <w:i/>
                      <w:iCs/>
                      <w:sz w:val="16"/>
                      <w:szCs w:val="16"/>
                      <w:lang w:eastAsia="en-GB"/>
                    </w:rPr>
                  </m:ctrlPr>
                </m:sSubPr>
                <m:e>
                  <m:r>
                    <w:rPr>
                      <w:rFonts w:ascii="Cambria Math" w:hAnsi="Cambria Math" w:cs="Arial"/>
                      <w:sz w:val="16"/>
                      <w:szCs w:val="16"/>
                      <w:lang w:eastAsia="en-GB"/>
                    </w:rPr>
                    <m:t>P</m:t>
                  </m:r>
                </m:e>
                <m:sub>
                  <m:r>
                    <w:rPr>
                      <w:rFonts w:ascii="Cambria Math" w:hAnsi="Cambria Math" w:cs="Arial"/>
                      <w:sz w:val="16"/>
                      <w:szCs w:val="16"/>
                      <w:lang w:eastAsia="en-GB"/>
                    </w:rPr>
                    <m:t>rsvp,m</m:t>
                  </m:r>
                </m:sub>
              </m:sSub>
              <m:r>
                <w:rPr>
                  <w:rFonts w:ascii="Cambria Math" w:hAnsi="Cambria Math" w:cs="Arial"/>
                  <w:sz w:val="16"/>
                  <w:szCs w:val="16"/>
                </w:rPr>
                <m:t>)</m:t>
              </m:r>
            </m:oMath>
            <w:r w:rsidRPr="00117849">
              <w:rPr>
                <w:rFonts w:ascii="Arial" w:hAnsi="Arial" w:cs="Arial"/>
                <w:sz w:val="16"/>
                <w:szCs w:val="16"/>
              </w:rPr>
              <w:t xml:space="preserve"> to obtain the set </w:t>
            </w:r>
            <m:oMath>
              <m:d>
                <m:dPr>
                  <m:begChr m:val="{"/>
                  <m:endChr m:val="}"/>
                  <m:ctrlPr>
                    <w:rPr>
                      <w:rFonts w:ascii="Cambria Math" w:eastAsia="SimSun" w:hAnsi="Cambria Math" w:cs="Arial"/>
                      <w:i/>
                      <w:iCs/>
                      <w:sz w:val="16"/>
                      <w:szCs w:val="16"/>
                    </w:rPr>
                  </m:ctrlPr>
                </m:dPr>
                <m:e>
                  <m:sSub>
                    <m:sSubPr>
                      <m:ctrlPr>
                        <w:rPr>
                          <w:rFonts w:ascii="Cambria Math" w:eastAsia="SimSun" w:hAnsi="Cambria Math" w:cs="Arial"/>
                          <w:i/>
                          <w:iCs/>
                          <w:sz w:val="16"/>
                          <w:szCs w:val="16"/>
                        </w:rPr>
                      </m:ctrlPr>
                    </m:sSubPr>
                    <m:e>
                      <m:r>
                        <w:rPr>
                          <w:rFonts w:ascii="Cambria Math" w:hAnsi="Cambria Math" w:cs="Arial"/>
                          <w:sz w:val="16"/>
                          <w:szCs w:val="16"/>
                        </w:rPr>
                        <m:t>r</m:t>
                      </m:r>
                    </m:e>
                    <m:sub>
                      <m:r>
                        <w:rPr>
                          <w:rFonts w:ascii="Cambria Math" w:hAnsi="Cambria Math" w:cs="Arial"/>
                          <w:sz w:val="16"/>
                          <w:szCs w:val="16"/>
                        </w:rPr>
                        <m:t>0</m:t>
                      </m:r>
                    </m:sub>
                  </m:sSub>
                  <m:r>
                    <w:rPr>
                      <w:rFonts w:ascii="Cambria Math" w:hAnsi="Cambria Math" w:cs="Arial"/>
                      <w:sz w:val="16"/>
                      <w:szCs w:val="16"/>
                    </w:rPr>
                    <m:t>,</m:t>
                  </m:r>
                  <m:sSub>
                    <m:sSubPr>
                      <m:ctrlPr>
                        <w:rPr>
                          <w:rFonts w:ascii="Cambria Math" w:eastAsia="SimSun" w:hAnsi="Cambria Math" w:cs="Arial"/>
                          <w:i/>
                          <w:iCs/>
                          <w:sz w:val="16"/>
                          <w:szCs w:val="16"/>
                        </w:rPr>
                      </m:ctrlPr>
                    </m:sSubPr>
                    <m:e>
                      <m:r>
                        <w:rPr>
                          <w:rFonts w:ascii="Cambria Math" w:hAnsi="Cambria Math" w:cs="Arial"/>
                          <w:sz w:val="16"/>
                          <w:szCs w:val="16"/>
                        </w:rPr>
                        <m:t>r</m:t>
                      </m:r>
                    </m:e>
                    <m:sub>
                      <m:r>
                        <w:rPr>
                          <w:rFonts w:ascii="Cambria Math" w:hAnsi="Cambria Math" w:cs="Arial"/>
                          <w:sz w:val="16"/>
                          <w:szCs w:val="16"/>
                        </w:rPr>
                        <m:t>1</m:t>
                      </m:r>
                    </m:sub>
                  </m:sSub>
                  <m:r>
                    <w:rPr>
                      <w:rFonts w:ascii="Cambria Math" w:hAnsi="Cambria Math" w:cs="Arial"/>
                      <w:sz w:val="16"/>
                      <w:szCs w:val="16"/>
                    </w:rPr>
                    <m:t>,</m:t>
                  </m:r>
                  <m:sSub>
                    <m:sSubPr>
                      <m:ctrlPr>
                        <w:rPr>
                          <w:rFonts w:ascii="Cambria Math" w:eastAsia="SimSun" w:hAnsi="Cambria Math" w:cs="Arial"/>
                          <w:i/>
                          <w:iCs/>
                          <w:sz w:val="16"/>
                          <w:szCs w:val="16"/>
                        </w:rPr>
                      </m:ctrlPr>
                    </m:sSubPr>
                    <m:e>
                      <m:r>
                        <w:rPr>
                          <w:rFonts w:ascii="Cambria Math" w:hAnsi="Cambria Math" w:cs="Arial"/>
                          <w:sz w:val="16"/>
                          <w:szCs w:val="16"/>
                        </w:rPr>
                        <m:t>r</m:t>
                      </m:r>
                    </m:e>
                    <m:sub>
                      <m:r>
                        <w:rPr>
                          <w:rFonts w:ascii="Cambria Math" w:hAnsi="Cambria Math" w:cs="Arial"/>
                          <w:sz w:val="16"/>
                          <w:szCs w:val="16"/>
                        </w:rPr>
                        <m:t>2</m:t>
                      </m:r>
                    </m:sub>
                  </m:sSub>
                  <m:r>
                    <w:rPr>
                      <w:rFonts w:ascii="Cambria Math" w:hAnsi="Cambria Math" w:cs="Arial"/>
                      <w:sz w:val="16"/>
                      <w:szCs w:val="16"/>
                    </w:rPr>
                    <m:t>,…</m:t>
                  </m:r>
                </m:e>
              </m:d>
            </m:oMath>
            <w:r w:rsidRPr="00117849">
              <w:rPr>
                <w:rFonts w:ascii="Arial" w:hAnsi="Arial" w:cs="Arial"/>
                <w:sz w:val="16"/>
                <w:szCs w:val="16"/>
              </w:rPr>
              <w:t>.</w:t>
            </w:r>
          </w:p>
          <w:p w14:paraId="60D7BA8C" w14:textId="77777777" w:rsidR="00117849" w:rsidRPr="00117849" w:rsidRDefault="00117849" w:rsidP="00117849">
            <w:pPr>
              <w:rPr>
                <w:rFonts w:ascii="Arial" w:hAnsi="Arial" w:cs="Arial"/>
                <w:sz w:val="16"/>
                <w:szCs w:val="16"/>
              </w:rPr>
            </w:pPr>
          </w:p>
          <w:p w14:paraId="4F1C80EC" w14:textId="205E9AA0" w:rsidR="00117849" w:rsidRPr="00117849" w:rsidRDefault="00117849" w:rsidP="00117849">
            <w:pPr>
              <w:rPr>
                <w:rFonts w:ascii="Arial" w:hAnsi="Arial" w:cs="Arial"/>
                <w:strike/>
                <w:color w:val="C00000"/>
                <w:sz w:val="16"/>
                <w:szCs w:val="16"/>
                <w:lang w:eastAsia="zh-CN"/>
              </w:rPr>
            </w:pPr>
            <w:r w:rsidRPr="00117849">
              <w:rPr>
                <w:rFonts w:ascii="Arial" w:hAnsi="Arial" w:cs="Arial"/>
                <w:strike/>
                <w:color w:val="C00000"/>
                <w:sz w:val="16"/>
                <w:szCs w:val="16"/>
              </w:rPr>
              <w:t xml:space="preserve">[When a preferred resource set is indicated by an SCI format 2-C, if the transmission of the set was triggered by an explicit request, the value of the resource reservation interval </w:t>
            </w:r>
            <m:oMath>
              <m:sSub>
                <m:sSubPr>
                  <m:ctrlPr>
                    <w:rPr>
                      <w:rFonts w:ascii="Cambria Math" w:eastAsia="SimSun" w:hAnsi="Cambria Math" w:cs="Arial"/>
                      <w:i/>
                      <w:iCs/>
                      <w:strike/>
                      <w:color w:val="C00000"/>
                      <w:sz w:val="16"/>
                      <w:szCs w:val="16"/>
                      <w:lang w:eastAsia="ja-JP"/>
                    </w:rPr>
                  </m:ctrlPr>
                </m:sSubPr>
                <m:e>
                  <m:r>
                    <w:rPr>
                      <w:rFonts w:ascii="Cambria Math" w:hAnsi="Cambria Math" w:cs="Arial"/>
                      <w:strike/>
                      <w:color w:val="C00000"/>
                      <w:sz w:val="16"/>
                      <w:szCs w:val="16"/>
                    </w:rPr>
                    <m:t>P</m:t>
                  </m:r>
                </m:e>
                <m:sub>
                  <m:r>
                    <w:rPr>
                      <w:rFonts w:ascii="Cambria Math" w:hAnsi="Cambria Math" w:cs="Arial"/>
                      <w:strike/>
                      <w:color w:val="C00000"/>
                      <w:sz w:val="16"/>
                      <w:szCs w:val="16"/>
                    </w:rPr>
                    <m:t>rsvp,m</m:t>
                  </m:r>
                </m:sub>
              </m:sSub>
            </m:oMath>
            <w:r w:rsidRPr="00117849">
              <w:rPr>
                <w:rFonts w:ascii="Arial" w:hAnsi="Arial" w:cs="Arial"/>
                <w:strike/>
                <w:color w:val="C00000"/>
                <w:sz w:val="16"/>
                <w:szCs w:val="16"/>
              </w:rPr>
              <w:t xml:space="preserve"> is set to 0.]</w:t>
            </w:r>
          </w:p>
          <w:p w14:paraId="138AC570" w14:textId="77777777" w:rsidR="00117849" w:rsidRPr="00117849" w:rsidRDefault="00117849" w:rsidP="00117849">
            <w:pPr>
              <w:rPr>
                <w:rFonts w:ascii="Arial" w:hAnsi="Arial" w:cs="Arial"/>
                <w:color w:val="FF0000"/>
                <w:sz w:val="16"/>
                <w:szCs w:val="16"/>
              </w:rPr>
            </w:pPr>
            <w:r w:rsidRPr="00117849">
              <w:rPr>
                <w:rFonts w:ascii="Arial" w:hAnsi="Arial" w:cs="Arial"/>
                <w:color w:val="FF0000"/>
                <w:sz w:val="16"/>
                <w:szCs w:val="16"/>
              </w:rPr>
              <w:t>------------------------ End of Text proposal to TS 38.214 v17.1.0 ----------</w:t>
            </w:r>
          </w:p>
        </w:tc>
      </w:tr>
    </w:tbl>
    <w:p w14:paraId="1DD5BC11" w14:textId="77777777" w:rsidR="00117849" w:rsidRDefault="00117849" w:rsidP="00117849">
      <w:pPr>
        <w:rPr>
          <w:lang w:eastAsia="ko-KR"/>
        </w:rPr>
      </w:pPr>
    </w:p>
    <w:p w14:paraId="235E3FBF" w14:textId="752BA8AA" w:rsidR="00DE5723" w:rsidRPr="000B11A6" w:rsidRDefault="00117849" w:rsidP="007D7F59">
      <w:pPr>
        <w:rPr>
          <w:lang w:eastAsia="x-none"/>
        </w:rPr>
      </w:pPr>
      <w:r>
        <w:rPr>
          <w:lang w:eastAsia="x-none"/>
        </w:rPr>
        <w:t xml:space="preserve">Final summary in </w:t>
      </w:r>
      <w:hyperlink r:id="rId1153" w:history="1">
        <w:r w:rsidR="000B5C49">
          <w:rPr>
            <w:rStyle w:val="Hyperlink"/>
            <w:lang w:eastAsia="x-none"/>
          </w:rPr>
          <w:t>R1-2205547</w:t>
        </w:r>
      </w:hyperlink>
      <w:r>
        <w:rPr>
          <w:lang w:eastAsia="x-none"/>
        </w:rPr>
        <w:t>.</w:t>
      </w:r>
    </w:p>
    <w:p w14:paraId="23B283AB" w14:textId="5CEF7CAA" w:rsidR="007D7F59" w:rsidRDefault="007D7F59" w:rsidP="00AB4774">
      <w:pPr>
        <w:pStyle w:val="Heading3"/>
      </w:pPr>
      <w:bookmarkStart w:id="184" w:name="_Toc101357007"/>
      <w:bookmarkStart w:id="185" w:name="_Toc105521345"/>
      <w:r w:rsidRPr="00BB4F5C">
        <w:t>Other</w:t>
      </w:r>
      <w:bookmarkEnd w:id="184"/>
      <w:bookmarkEnd w:id="185"/>
    </w:p>
    <w:p w14:paraId="1271F158" w14:textId="7AFEBBC5" w:rsidR="007D7F59" w:rsidRDefault="001B5688" w:rsidP="007D7F59">
      <w:pPr>
        <w:rPr>
          <w:lang w:eastAsia="x-none"/>
        </w:rPr>
      </w:pPr>
      <w:hyperlink r:id="rId1154" w:history="1">
        <w:r w:rsidR="000B5C49">
          <w:rPr>
            <w:rStyle w:val="Hyperlink"/>
            <w:lang w:eastAsia="x-none"/>
          </w:rPr>
          <w:t>R1-2203362</w:t>
        </w:r>
      </w:hyperlink>
      <w:r w:rsidR="007D7F59">
        <w:rPr>
          <w:lang w:eastAsia="x-none"/>
        </w:rPr>
        <w:tab/>
        <w:t>Additional consideration on inter-UE coordination</w:t>
      </w:r>
      <w:r w:rsidR="007D7F59">
        <w:rPr>
          <w:lang w:eastAsia="x-none"/>
        </w:rPr>
        <w:tab/>
        <w:t>ZTE, Sanechips</w:t>
      </w:r>
    </w:p>
    <w:p w14:paraId="3844759E" w14:textId="7A035A84" w:rsidR="007D7F59" w:rsidRDefault="001B5688" w:rsidP="007D7F59">
      <w:pPr>
        <w:rPr>
          <w:lang w:eastAsia="x-none"/>
        </w:rPr>
      </w:pPr>
      <w:hyperlink r:id="rId1155" w:history="1">
        <w:r w:rsidR="000B5C49">
          <w:rPr>
            <w:rStyle w:val="Hyperlink"/>
            <w:lang w:eastAsia="x-none"/>
          </w:rPr>
          <w:t>R1-2203426</w:t>
        </w:r>
      </w:hyperlink>
      <w:r w:rsidR="007D7F59">
        <w:rPr>
          <w:lang w:eastAsia="x-none"/>
        </w:rPr>
        <w:tab/>
        <w:t>Discussion on the status of Rel-17 Sidelink enhancements</w:t>
      </w:r>
      <w:r w:rsidR="007D7F59">
        <w:rPr>
          <w:lang w:eastAsia="x-none"/>
        </w:rPr>
        <w:tab/>
        <w:t>CATT, GOHIGH</w:t>
      </w:r>
    </w:p>
    <w:p w14:paraId="3560EE2A" w14:textId="6144A2E2" w:rsidR="007D7F59" w:rsidRDefault="001B5688" w:rsidP="007D7F59">
      <w:pPr>
        <w:rPr>
          <w:lang w:eastAsia="x-none"/>
        </w:rPr>
      </w:pPr>
      <w:hyperlink r:id="rId1156" w:history="1">
        <w:r w:rsidR="000B5C49">
          <w:rPr>
            <w:rStyle w:val="Hyperlink"/>
            <w:lang w:eastAsia="x-none"/>
          </w:rPr>
          <w:t>R1-2204048</w:t>
        </w:r>
      </w:hyperlink>
      <w:r w:rsidR="007D7F59">
        <w:rPr>
          <w:lang w:eastAsia="x-none"/>
        </w:rPr>
        <w:tab/>
        <w:t>Additional discussions on conflict indication timeline</w:t>
      </w:r>
      <w:r w:rsidR="007D7F59">
        <w:rPr>
          <w:lang w:eastAsia="x-none"/>
        </w:rPr>
        <w:tab/>
        <w:t>InterDigital, Inc.</w:t>
      </w:r>
    </w:p>
    <w:p w14:paraId="629D8AD6" w14:textId="6AFD3D79" w:rsidR="007D7F59" w:rsidRDefault="001B5688" w:rsidP="007D7F59">
      <w:pPr>
        <w:rPr>
          <w:lang w:eastAsia="x-none"/>
        </w:rPr>
      </w:pPr>
      <w:hyperlink r:id="rId1157" w:history="1">
        <w:r w:rsidR="000B5C49">
          <w:rPr>
            <w:rStyle w:val="Hyperlink"/>
            <w:lang w:eastAsia="x-none"/>
          </w:rPr>
          <w:t>R1-2204738</w:t>
        </w:r>
      </w:hyperlink>
      <w:r w:rsidR="007D7F59">
        <w:rPr>
          <w:lang w:eastAsia="x-none"/>
        </w:rPr>
        <w:tab/>
        <w:t>Remaining critical issues for random resource selection and the relationship between power saving and inter-UE coordination mechanism</w:t>
      </w:r>
      <w:r w:rsidR="007D7F59">
        <w:rPr>
          <w:lang w:eastAsia="x-none"/>
        </w:rPr>
        <w:tab/>
        <w:t>Ericsson</w:t>
      </w:r>
    </w:p>
    <w:p w14:paraId="50E41BD1" w14:textId="6C322164" w:rsidR="007D7F59" w:rsidRPr="0090167D" w:rsidRDefault="001B5688" w:rsidP="007D7F59">
      <w:pPr>
        <w:rPr>
          <w:b/>
          <w:bCs/>
          <w:lang w:eastAsia="x-none"/>
        </w:rPr>
      </w:pPr>
      <w:hyperlink r:id="rId1158" w:history="1">
        <w:r w:rsidR="000B5C49">
          <w:rPr>
            <w:rStyle w:val="Hyperlink"/>
            <w:b/>
            <w:bCs/>
            <w:lang w:eastAsia="x-none"/>
          </w:rPr>
          <w:t>R1-2204898</w:t>
        </w:r>
      </w:hyperlink>
      <w:r w:rsidR="007D7F59" w:rsidRPr="0090167D">
        <w:rPr>
          <w:b/>
          <w:bCs/>
          <w:lang w:eastAsia="x-none"/>
        </w:rPr>
        <w:tab/>
        <w:t>Other text proposals for specifications</w:t>
      </w:r>
      <w:r w:rsidR="007D7F59" w:rsidRPr="0090167D">
        <w:rPr>
          <w:b/>
          <w:bCs/>
          <w:lang w:eastAsia="x-none"/>
        </w:rPr>
        <w:tab/>
        <w:t>Huawei, HiSilicon</w:t>
      </w:r>
    </w:p>
    <w:p w14:paraId="5A0C063A" w14:textId="266EDBEE" w:rsidR="007D7F59" w:rsidRDefault="007D7F59" w:rsidP="00A05659">
      <w:pPr>
        <w:pStyle w:val="Heading2"/>
      </w:pPr>
      <w:bookmarkStart w:id="186" w:name="_Toc101357008"/>
      <w:bookmarkStart w:id="187" w:name="_Toc105521346"/>
      <w:r>
        <w:t xml:space="preserve">Maintenance on </w:t>
      </w:r>
      <w:r w:rsidRPr="007B38DB">
        <w:t>NR Multicast and Broadcast Services</w:t>
      </w:r>
      <w:bookmarkEnd w:id="186"/>
      <w:bookmarkEnd w:id="187"/>
    </w:p>
    <w:p w14:paraId="15B668EE" w14:textId="14F93546" w:rsidR="001A1F25" w:rsidRPr="001A1F25" w:rsidRDefault="001B5688" w:rsidP="001A1F25">
      <w:pPr>
        <w:rPr>
          <w:b/>
          <w:bCs/>
        </w:rPr>
      </w:pPr>
      <w:hyperlink r:id="rId1159" w:history="1">
        <w:r w:rsidR="000B5C49">
          <w:rPr>
            <w:rStyle w:val="Hyperlink"/>
            <w:b/>
            <w:bCs/>
          </w:rPr>
          <w:t>R1-2205569</w:t>
        </w:r>
      </w:hyperlink>
      <w:r w:rsidR="001A1F25" w:rsidRPr="001A1F25">
        <w:rPr>
          <w:b/>
          <w:bCs/>
        </w:rPr>
        <w:tab/>
        <w:t>Session notes for 8.12 (Maintenance on NR Multicast and Broadcast Services)</w:t>
      </w:r>
      <w:r w:rsidR="001A1F25" w:rsidRPr="001A1F25">
        <w:rPr>
          <w:b/>
          <w:bCs/>
        </w:rPr>
        <w:tab/>
        <w:t>Ad-Hoc Chair (Huawei)</w:t>
      </w:r>
    </w:p>
    <w:p w14:paraId="05F7FD20" w14:textId="77777777" w:rsidR="001A1F25" w:rsidRPr="001A1F25" w:rsidRDefault="001A1F25" w:rsidP="001A1F25"/>
    <w:p w14:paraId="31DAACA9" w14:textId="2B2B5B84" w:rsidR="00627BAD" w:rsidRPr="00627BAD" w:rsidRDefault="001B5688" w:rsidP="00627BAD">
      <w:pPr>
        <w:rPr>
          <w:b/>
          <w:bCs/>
        </w:rPr>
      </w:pPr>
      <w:hyperlink r:id="rId1160" w:history="1">
        <w:r w:rsidR="000B5C49">
          <w:rPr>
            <w:rStyle w:val="Hyperlink"/>
            <w:b/>
            <w:bCs/>
          </w:rPr>
          <w:t>R1-2205129</w:t>
        </w:r>
      </w:hyperlink>
      <w:r w:rsidR="00627BAD" w:rsidRPr="00627BAD">
        <w:rPr>
          <w:b/>
          <w:bCs/>
        </w:rPr>
        <w:tab/>
        <w:t>Moderator summary for preparation phase on maintenance of Rel-17 WI on NR MBS</w:t>
      </w:r>
      <w:r w:rsidR="00627BAD" w:rsidRPr="00627BAD">
        <w:rPr>
          <w:b/>
          <w:bCs/>
        </w:rPr>
        <w:tab/>
        <w:t>Moderator (CMCC)</w:t>
      </w:r>
    </w:p>
    <w:p w14:paraId="2598E5B6" w14:textId="77777777" w:rsidR="00627BAD" w:rsidRPr="00627BAD" w:rsidRDefault="00627BAD" w:rsidP="00627BAD"/>
    <w:p w14:paraId="5B43E4E1" w14:textId="4B2A8DA5" w:rsidR="001C7537" w:rsidRPr="001C7537" w:rsidRDefault="001B5688" w:rsidP="001C7537">
      <w:pPr>
        <w:rPr>
          <w:b/>
          <w:bCs/>
          <w:lang w:eastAsia="x-none"/>
        </w:rPr>
      </w:pPr>
      <w:hyperlink r:id="rId1161" w:history="1">
        <w:r w:rsidR="000B5C49">
          <w:rPr>
            <w:rStyle w:val="Hyperlink"/>
            <w:b/>
            <w:bCs/>
            <w:lang w:eastAsia="x-none"/>
          </w:rPr>
          <w:t>R1-2203044</w:t>
        </w:r>
      </w:hyperlink>
      <w:r w:rsidR="001C7537" w:rsidRPr="001C7537">
        <w:rPr>
          <w:b/>
          <w:bCs/>
          <w:lang w:eastAsia="x-none"/>
        </w:rPr>
        <w:tab/>
        <w:t>LS on HARQ process for MCCH and Broadcast MTCH(s)</w:t>
      </w:r>
      <w:r w:rsidR="001C7537" w:rsidRPr="001C7537">
        <w:rPr>
          <w:b/>
          <w:bCs/>
          <w:lang w:eastAsia="x-none"/>
        </w:rPr>
        <w:tab/>
        <w:t>RAN2, Samsung</w:t>
      </w:r>
    </w:p>
    <w:p w14:paraId="00FD220F" w14:textId="77777777" w:rsidR="00627BAD" w:rsidRPr="00A731CD" w:rsidRDefault="007D7F59" w:rsidP="007D7F59">
      <w:pPr>
        <w:rPr>
          <w:rFonts w:cs="Times"/>
          <w:szCs w:val="22"/>
          <w:lang w:eastAsia="x-none"/>
        </w:rPr>
      </w:pPr>
      <w:r w:rsidRPr="00A731CD">
        <w:rPr>
          <w:rFonts w:cs="Times"/>
          <w:szCs w:val="22"/>
          <w:lang w:eastAsia="x-none"/>
        </w:rPr>
        <w:t xml:space="preserve">[109-e-R17-MBS-01] </w:t>
      </w:r>
      <w:r w:rsidR="00627BAD" w:rsidRPr="00A731CD">
        <w:rPr>
          <w:rFonts w:cs="Times"/>
          <w:szCs w:val="22"/>
          <w:lang w:eastAsia="x-none"/>
        </w:rPr>
        <w:t>– David (BBC)</w:t>
      </w:r>
    </w:p>
    <w:p w14:paraId="4C7A3073" w14:textId="3BBB9FE1" w:rsidR="007D7F59" w:rsidRPr="00A340E8" w:rsidRDefault="007D7F59" w:rsidP="007D7F59">
      <w:pPr>
        <w:rPr>
          <w:rFonts w:eastAsia="SimSun" w:cs="Times"/>
          <w:szCs w:val="22"/>
          <w:lang w:val="en-US" w:eastAsia="x-none"/>
        </w:rPr>
      </w:pPr>
      <w:r w:rsidRPr="00A731CD">
        <w:rPr>
          <w:rFonts w:cs="Times"/>
          <w:szCs w:val="22"/>
          <w:lang w:eastAsia="x-none"/>
        </w:rPr>
        <w:t xml:space="preserve">Email discussion on LS in </w:t>
      </w:r>
      <w:hyperlink r:id="rId1162" w:history="1">
        <w:r w:rsidR="000B5C49">
          <w:rPr>
            <w:rStyle w:val="Hyperlink"/>
            <w:rFonts w:cs="Times"/>
            <w:szCs w:val="22"/>
            <w:lang w:eastAsia="x-none"/>
          </w:rPr>
          <w:t>R1-2203044</w:t>
        </w:r>
      </w:hyperlink>
      <w:r w:rsidRPr="00A731CD">
        <w:rPr>
          <w:rFonts w:cs="Times"/>
          <w:szCs w:val="22"/>
          <w:lang w:eastAsia="x-none"/>
        </w:rPr>
        <w:t xml:space="preserve"> until May 12</w:t>
      </w:r>
    </w:p>
    <w:p w14:paraId="36D3F3B0" w14:textId="4B3E8427" w:rsidR="00627BAD" w:rsidRDefault="001B5688" w:rsidP="00627BAD">
      <w:pPr>
        <w:rPr>
          <w:rFonts w:cs="Times"/>
          <w:b/>
          <w:bCs/>
          <w:szCs w:val="22"/>
          <w:lang w:eastAsia="x-none"/>
        </w:rPr>
      </w:pPr>
      <w:hyperlink r:id="rId1163" w:history="1">
        <w:r w:rsidR="000B5C49">
          <w:rPr>
            <w:rStyle w:val="Hyperlink"/>
            <w:rFonts w:cs="Times"/>
            <w:b/>
            <w:bCs/>
            <w:szCs w:val="22"/>
            <w:lang w:eastAsia="x-none"/>
          </w:rPr>
          <w:t>R1-2205213</w:t>
        </w:r>
      </w:hyperlink>
      <w:r w:rsidR="00627BAD" w:rsidRPr="00A731CD">
        <w:rPr>
          <w:rFonts w:cs="Times"/>
          <w:b/>
          <w:bCs/>
          <w:szCs w:val="22"/>
          <w:lang w:eastAsia="x-none"/>
        </w:rPr>
        <w:tab/>
        <w:t>Feature lead summary #1 on discussion of RAN2 LS on HARQ process for MCCH and Broadcast MTCH(s)</w:t>
      </w:r>
      <w:r w:rsidR="00627BAD" w:rsidRPr="00A731CD">
        <w:rPr>
          <w:rFonts w:cs="Times"/>
          <w:b/>
          <w:bCs/>
          <w:szCs w:val="22"/>
          <w:lang w:eastAsia="x-none"/>
        </w:rPr>
        <w:tab/>
        <w:t>Moderator (BBC)</w:t>
      </w:r>
    </w:p>
    <w:p w14:paraId="61274644" w14:textId="04BC456B" w:rsidR="00A731CD" w:rsidRPr="001C7537" w:rsidRDefault="00A731CD" w:rsidP="00627BAD">
      <w:pPr>
        <w:rPr>
          <w:rFonts w:cs="Times"/>
          <w:szCs w:val="22"/>
          <w:lang w:eastAsia="x-none"/>
        </w:rPr>
      </w:pPr>
      <w:r w:rsidRPr="001C7537">
        <w:rPr>
          <w:rFonts w:cs="Times"/>
          <w:szCs w:val="22"/>
          <w:lang w:eastAsia="x-none"/>
        </w:rPr>
        <w:t>From May 13</w:t>
      </w:r>
      <w:r w:rsidRPr="001C7537">
        <w:rPr>
          <w:rFonts w:cs="Times"/>
          <w:szCs w:val="22"/>
          <w:vertAlign w:val="superscript"/>
          <w:lang w:eastAsia="x-none"/>
        </w:rPr>
        <w:t>th</w:t>
      </w:r>
      <w:r w:rsidRPr="001C7537">
        <w:rPr>
          <w:rFonts w:cs="Times"/>
          <w:szCs w:val="22"/>
          <w:lang w:eastAsia="x-none"/>
        </w:rPr>
        <w:t xml:space="preserve"> GTW session</w:t>
      </w:r>
    </w:p>
    <w:p w14:paraId="19FA6779" w14:textId="5A8531D3" w:rsidR="00A731CD" w:rsidRPr="00C350B5" w:rsidRDefault="00A731CD" w:rsidP="00A731CD">
      <w:pPr>
        <w:rPr>
          <w:rFonts w:eastAsia="MS PGothic"/>
          <w:sz w:val="18"/>
          <w:szCs w:val="18"/>
        </w:rPr>
      </w:pPr>
      <w:r w:rsidRPr="00C350B5">
        <w:rPr>
          <w:rFonts w:cs="Times"/>
          <w:sz w:val="18"/>
          <w:szCs w:val="18"/>
          <w:lang w:eastAsia="x-none"/>
        </w:rPr>
        <w:t>Proposal 2.1rev2a</w:t>
      </w:r>
      <w:r w:rsidR="00C350B5">
        <w:rPr>
          <w:rFonts w:cs="Times"/>
          <w:sz w:val="18"/>
          <w:szCs w:val="18"/>
          <w:lang w:eastAsia="x-none"/>
        </w:rPr>
        <w:t xml:space="preserve">: </w:t>
      </w:r>
      <w:r w:rsidRPr="00C350B5">
        <w:rPr>
          <w:rFonts w:eastAsia="MS PGothic"/>
          <w:sz w:val="18"/>
          <w:szCs w:val="18"/>
        </w:rPr>
        <w:t>In the reply LS on HARQ process for MCCH and Broadcast MTCH(s) to RAN2, capture the following:</w:t>
      </w:r>
    </w:p>
    <w:p w14:paraId="366056FD" w14:textId="77777777" w:rsidR="00A731CD" w:rsidRPr="00C350B5" w:rsidRDefault="00A731CD" w:rsidP="00CF6E6D">
      <w:pPr>
        <w:numPr>
          <w:ilvl w:val="0"/>
          <w:numId w:val="189"/>
        </w:numPr>
        <w:autoSpaceDN w:val="0"/>
        <w:rPr>
          <w:rFonts w:eastAsia="MS PGothic"/>
          <w:sz w:val="18"/>
          <w:szCs w:val="18"/>
        </w:rPr>
      </w:pPr>
      <w:r w:rsidRPr="00C350B5">
        <w:rPr>
          <w:rFonts w:eastAsia="MS PGothic"/>
          <w:sz w:val="18"/>
          <w:szCs w:val="18"/>
        </w:rPr>
        <w:t xml:space="preserve">From RAN1 perspective: </w:t>
      </w:r>
    </w:p>
    <w:p w14:paraId="28F5ED12" w14:textId="77777777" w:rsidR="00A731CD" w:rsidRPr="00C350B5" w:rsidRDefault="00A731CD" w:rsidP="00CF6E6D">
      <w:pPr>
        <w:numPr>
          <w:ilvl w:val="1"/>
          <w:numId w:val="189"/>
        </w:numPr>
        <w:autoSpaceDN w:val="0"/>
        <w:rPr>
          <w:rFonts w:eastAsia="MS PGothic"/>
          <w:sz w:val="18"/>
          <w:szCs w:val="18"/>
        </w:rPr>
      </w:pPr>
      <w:r w:rsidRPr="00C350B5">
        <w:rPr>
          <w:rFonts w:eastAsia="MS PGothic"/>
          <w:sz w:val="18"/>
          <w:szCs w:val="18"/>
        </w:rPr>
        <w:t xml:space="preserve">from network perspective, UE can be assumed </w:t>
      </w:r>
      <w:r w:rsidRPr="00C350B5">
        <w:rPr>
          <w:rFonts w:eastAsia="MS PGothic"/>
          <w:strike/>
          <w:color w:val="FF0000"/>
          <w:sz w:val="18"/>
          <w:szCs w:val="18"/>
        </w:rPr>
        <w:t>the following can be assumed</w:t>
      </w:r>
      <w:r w:rsidRPr="00C350B5">
        <w:rPr>
          <w:rFonts w:eastAsia="MS PGothic"/>
          <w:sz w:val="18"/>
          <w:szCs w:val="18"/>
        </w:rPr>
        <w:t xml:space="preserve">: </w:t>
      </w:r>
    </w:p>
    <w:p w14:paraId="7D94981D" w14:textId="36F8A252" w:rsidR="00A731CD" w:rsidRPr="00C350B5" w:rsidRDefault="00A731CD" w:rsidP="00CF6E6D">
      <w:pPr>
        <w:numPr>
          <w:ilvl w:val="2"/>
          <w:numId w:val="189"/>
        </w:numPr>
        <w:autoSpaceDN w:val="0"/>
        <w:rPr>
          <w:rFonts w:eastAsia="MS PGothic"/>
          <w:sz w:val="18"/>
          <w:szCs w:val="18"/>
        </w:rPr>
      </w:pPr>
      <w:r w:rsidRPr="00C350B5">
        <w:rPr>
          <w:rFonts w:eastAsia="MS PGothic"/>
          <w:color w:val="FF0000"/>
          <w:sz w:val="18"/>
          <w:szCs w:val="18"/>
        </w:rPr>
        <w:t xml:space="preserve">to be able to  use </w:t>
      </w:r>
      <w:r w:rsidRPr="00C350B5">
        <w:rPr>
          <w:rFonts w:eastAsia="MS PGothic"/>
          <w:sz w:val="18"/>
          <w:szCs w:val="18"/>
        </w:rPr>
        <w:t>a single HARQ process for MCCH and single HARQ process for MTCH(s).</w:t>
      </w:r>
    </w:p>
    <w:p w14:paraId="489C82CD" w14:textId="7B77E9EB" w:rsidR="00A731CD" w:rsidRPr="00C350B5" w:rsidRDefault="00A731CD" w:rsidP="00CF6E6D">
      <w:pPr>
        <w:numPr>
          <w:ilvl w:val="2"/>
          <w:numId w:val="189"/>
        </w:numPr>
        <w:autoSpaceDN w:val="0"/>
        <w:rPr>
          <w:rFonts w:eastAsia="MS PGothic"/>
          <w:sz w:val="18"/>
          <w:szCs w:val="18"/>
        </w:rPr>
      </w:pPr>
      <w:r w:rsidRPr="00C350B5">
        <w:rPr>
          <w:rFonts w:eastAsia="MS PGothic"/>
          <w:sz w:val="18"/>
          <w:szCs w:val="18"/>
        </w:rPr>
        <w:t xml:space="preserve">to be able to use the same HARQ process MCCH and MTCH(s) . </w:t>
      </w:r>
    </w:p>
    <w:p w14:paraId="3752CC76" w14:textId="77777777" w:rsidR="00A731CD" w:rsidRPr="00C350B5" w:rsidRDefault="00A731CD" w:rsidP="00CF6E6D">
      <w:pPr>
        <w:numPr>
          <w:ilvl w:val="1"/>
          <w:numId w:val="189"/>
        </w:numPr>
        <w:autoSpaceDN w:val="0"/>
        <w:rPr>
          <w:rFonts w:eastAsia="MS PGothic"/>
          <w:sz w:val="18"/>
          <w:szCs w:val="18"/>
        </w:rPr>
      </w:pPr>
      <w:r w:rsidRPr="00C350B5">
        <w:rPr>
          <w:rFonts w:eastAsia="MS PGothic"/>
          <w:sz w:val="18"/>
          <w:szCs w:val="18"/>
        </w:rPr>
        <w:t>from UE perspective, it is up to the UE’s implementation whether the HARQ process for MCCH and the HARQ process for MTCH is the same or different.</w:t>
      </w:r>
    </w:p>
    <w:p w14:paraId="42EADB78" w14:textId="77777777" w:rsidR="00A731CD" w:rsidRPr="00C350B5" w:rsidRDefault="00A731CD" w:rsidP="00A731CD">
      <w:pPr>
        <w:rPr>
          <w:rFonts w:cs="Times"/>
          <w:sz w:val="18"/>
          <w:szCs w:val="18"/>
          <w:lang w:eastAsia="x-none"/>
        </w:rPr>
      </w:pPr>
      <w:r w:rsidRPr="00C350B5">
        <w:rPr>
          <w:rFonts w:cs="Times"/>
          <w:sz w:val="18"/>
          <w:szCs w:val="18"/>
          <w:lang w:eastAsia="x-none"/>
        </w:rPr>
        <w:t>Proposal (Alt 2)</w:t>
      </w:r>
    </w:p>
    <w:p w14:paraId="5A65DA9E" w14:textId="77777777" w:rsidR="00A731CD" w:rsidRPr="00C350B5" w:rsidRDefault="00A731CD" w:rsidP="00CF6E6D">
      <w:pPr>
        <w:numPr>
          <w:ilvl w:val="0"/>
          <w:numId w:val="189"/>
        </w:numPr>
        <w:autoSpaceDN w:val="0"/>
        <w:rPr>
          <w:rFonts w:eastAsia="MS PGothic"/>
          <w:sz w:val="18"/>
          <w:szCs w:val="18"/>
        </w:rPr>
      </w:pPr>
      <w:r w:rsidRPr="00C350B5">
        <w:rPr>
          <w:rFonts w:eastAsia="MS PGothic"/>
          <w:sz w:val="18"/>
          <w:szCs w:val="18"/>
        </w:rPr>
        <w:t xml:space="preserve">From RAN1 perspective: </w:t>
      </w:r>
    </w:p>
    <w:p w14:paraId="1080CAC6" w14:textId="77777777" w:rsidR="00A731CD" w:rsidRPr="00C350B5" w:rsidRDefault="00A731CD" w:rsidP="00CF6E6D">
      <w:pPr>
        <w:numPr>
          <w:ilvl w:val="1"/>
          <w:numId w:val="189"/>
        </w:numPr>
        <w:autoSpaceDN w:val="0"/>
        <w:rPr>
          <w:rFonts w:eastAsia="MS PGothic"/>
          <w:sz w:val="18"/>
          <w:szCs w:val="18"/>
        </w:rPr>
      </w:pPr>
      <w:r w:rsidRPr="00C350B5">
        <w:rPr>
          <w:rFonts w:eastAsia="MS PGothic"/>
          <w:sz w:val="18"/>
          <w:szCs w:val="18"/>
        </w:rPr>
        <w:lastRenderedPageBreak/>
        <w:t>from UE perspective, it is up to the UE’s implementation whether the HARQ process for MCCH and the HARQ process for MTCH is the same or different.</w:t>
      </w:r>
    </w:p>
    <w:p w14:paraId="0587D130" w14:textId="77777777" w:rsidR="00A731CD" w:rsidRPr="00C350B5" w:rsidRDefault="00A731CD" w:rsidP="00A731CD">
      <w:pPr>
        <w:rPr>
          <w:rFonts w:cs="Times"/>
          <w:sz w:val="18"/>
          <w:szCs w:val="18"/>
          <w:lang w:eastAsia="x-none"/>
        </w:rPr>
      </w:pPr>
      <w:r w:rsidRPr="00C350B5">
        <w:rPr>
          <w:rFonts w:cs="Times"/>
          <w:sz w:val="18"/>
          <w:szCs w:val="18"/>
          <w:lang w:eastAsia="x-none"/>
        </w:rPr>
        <w:t>Proposal (Alt 3)</w:t>
      </w:r>
    </w:p>
    <w:p w14:paraId="7117F0D7" w14:textId="77777777" w:rsidR="00A731CD" w:rsidRPr="00C350B5" w:rsidRDefault="00A731CD" w:rsidP="00CF6E6D">
      <w:pPr>
        <w:numPr>
          <w:ilvl w:val="0"/>
          <w:numId w:val="189"/>
        </w:numPr>
        <w:autoSpaceDN w:val="0"/>
        <w:rPr>
          <w:rFonts w:eastAsia="MS PGothic"/>
          <w:sz w:val="18"/>
          <w:szCs w:val="18"/>
        </w:rPr>
      </w:pPr>
      <w:r w:rsidRPr="00C350B5">
        <w:rPr>
          <w:rFonts w:eastAsia="MS PGothic"/>
          <w:sz w:val="18"/>
          <w:szCs w:val="18"/>
        </w:rPr>
        <w:t xml:space="preserve">From RAN1 perspective: </w:t>
      </w:r>
    </w:p>
    <w:p w14:paraId="3E7F6696" w14:textId="77777777" w:rsidR="00A731CD" w:rsidRPr="00C350B5" w:rsidRDefault="00A731CD" w:rsidP="00CF6E6D">
      <w:pPr>
        <w:numPr>
          <w:ilvl w:val="1"/>
          <w:numId w:val="189"/>
        </w:numPr>
        <w:autoSpaceDN w:val="0"/>
        <w:rPr>
          <w:rFonts w:eastAsia="MS PGothic"/>
          <w:sz w:val="18"/>
          <w:szCs w:val="18"/>
        </w:rPr>
      </w:pPr>
      <w:r w:rsidRPr="00C350B5">
        <w:rPr>
          <w:rFonts w:eastAsia="MS PGothic"/>
          <w:sz w:val="18"/>
          <w:szCs w:val="18"/>
        </w:rPr>
        <w:t xml:space="preserve">A UE is expected to be able to receive MCCH and MTCH(s) </w:t>
      </w:r>
      <w:r w:rsidRPr="00C350B5">
        <w:rPr>
          <w:rFonts w:eastAsia="MS PGothic"/>
          <w:strike/>
          <w:sz w:val="18"/>
          <w:szCs w:val="18"/>
        </w:rPr>
        <w:t>using in total a single HARQ process</w:t>
      </w:r>
      <w:r w:rsidRPr="00C350B5">
        <w:rPr>
          <w:rFonts w:eastAsia="MS PGothic"/>
          <w:sz w:val="18"/>
          <w:szCs w:val="18"/>
        </w:rPr>
        <w:t xml:space="preserve"> when the UE is receiving unicast/multicast using 15 HARQ processes</w:t>
      </w:r>
    </w:p>
    <w:p w14:paraId="388F5359" w14:textId="77777777" w:rsidR="00A731CD" w:rsidRPr="00C350B5" w:rsidRDefault="00A731CD" w:rsidP="00CF6E6D">
      <w:pPr>
        <w:numPr>
          <w:ilvl w:val="1"/>
          <w:numId w:val="189"/>
        </w:numPr>
        <w:autoSpaceDN w:val="0"/>
        <w:rPr>
          <w:rFonts w:eastAsia="MS PGothic"/>
          <w:sz w:val="18"/>
          <w:szCs w:val="18"/>
        </w:rPr>
      </w:pPr>
      <w:r w:rsidRPr="00C350B5">
        <w:rPr>
          <w:rFonts w:eastAsia="MS PGothic"/>
          <w:sz w:val="18"/>
          <w:szCs w:val="18"/>
        </w:rPr>
        <w:t>from UE perspective, it is up to the UE’s implementation whether the HARQ process for MCCH and the HARQ process for MTCH is the same or different.</w:t>
      </w:r>
    </w:p>
    <w:p w14:paraId="45BFD6F0" w14:textId="77777777" w:rsidR="00A731CD" w:rsidRPr="00C350B5" w:rsidRDefault="00A731CD" w:rsidP="00627BAD">
      <w:pPr>
        <w:rPr>
          <w:rFonts w:cs="Times"/>
          <w:b/>
          <w:bCs/>
          <w:sz w:val="18"/>
          <w:szCs w:val="18"/>
          <w:lang w:eastAsia="x-none"/>
        </w:rPr>
      </w:pPr>
    </w:p>
    <w:p w14:paraId="72E14256" w14:textId="77777777" w:rsidR="00C350B5" w:rsidRDefault="00C350B5" w:rsidP="00A731CD"/>
    <w:p w14:paraId="3D6E673D" w14:textId="11D46633" w:rsidR="00A731CD" w:rsidRDefault="001B5688" w:rsidP="00A731CD">
      <w:pPr>
        <w:rPr>
          <w:rFonts w:cs="Times"/>
          <w:b/>
          <w:bCs/>
          <w:szCs w:val="22"/>
          <w:lang w:eastAsia="x-none"/>
        </w:rPr>
      </w:pPr>
      <w:hyperlink r:id="rId1164" w:history="1">
        <w:r w:rsidR="000B5C49">
          <w:rPr>
            <w:rStyle w:val="Hyperlink"/>
            <w:rFonts w:cs="Times"/>
            <w:b/>
            <w:bCs/>
            <w:szCs w:val="22"/>
            <w:lang w:eastAsia="x-none"/>
          </w:rPr>
          <w:t>R1-2205334</w:t>
        </w:r>
      </w:hyperlink>
      <w:r w:rsidR="00A731CD" w:rsidRPr="001F17AC">
        <w:rPr>
          <w:rFonts w:cs="Times"/>
          <w:b/>
          <w:bCs/>
          <w:szCs w:val="22"/>
          <w:lang w:eastAsia="x-none"/>
        </w:rPr>
        <w:tab/>
        <w:t>Feature lead summary #2 on discussion of RAN2 LS on HARQ process for MCCH and Broadcast MTCH(s)</w:t>
      </w:r>
      <w:r w:rsidR="00A731CD" w:rsidRPr="001F17AC">
        <w:rPr>
          <w:rFonts w:cs="Times"/>
          <w:b/>
          <w:bCs/>
          <w:szCs w:val="22"/>
          <w:lang w:eastAsia="x-none"/>
        </w:rPr>
        <w:tab/>
        <w:t>Moderator (BBC)</w:t>
      </w:r>
    </w:p>
    <w:p w14:paraId="1B915540" w14:textId="669ABE54" w:rsidR="001F17AC" w:rsidRPr="001F17AC" w:rsidRDefault="001F17AC" w:rsidP="00A731CD">
      <w:pPr>
        <w:rPr>
          <w:rFonts w:cs="Times"/>
          <w:szCs w:val="22"/>
          <w:lang w:eastAsia="x-none"/>
        </w:rPr>
      </w:pPr>
      <w:r>
        <w:rPr>
          <w:rFonts w:cs="Times"/>
          <w:b/>
          <w:bCs/>
          <w:szCs w:val="22"/>
          <w:lang w:eastAsia="x-none"/>
        </w:rPr>
        <w:t>Decision:</w:t>
      </w:r>
      <w:r w:rsidRPr="001F17AC">
        <w:rPr>
          <w:rFonts w:cs="Times"/>
          <w:szCs w:val="22"/>
          <w:lang w:eastAsia="x-none"/>
        </w:rPr>
        <w:t xml:space="preserve"> As per email decision posted on May 17</w:t>
      </w:r>
      <w:r w:rsidRPr="001F17AC">
        <w:rPr>
          <w:rFonts w:cs="Times"/>
          <w:szCs w:val="22"/>
          <w:vertAlign w:val="superscript"/>
          <w:lang w:eastAsia="x-none"/>
        </w:rPr>
        <w:t>th</w:t>
      </w:r>
      <w:r w:rsidRPr="001F17AC">
        <w:rPr>
          <w:rFonts w:cs="Times"/>
          <w:szCs w:val="22"/>
          <w:lang w:eastAsia="x-none"/>
        </w:rPr>
        <w:t>,</w:t>
      </w:r>
    </w:p>
    <w:p w14:paraId="59848A6F" w14:textId="3A5B138C" w:rsidR="001F17AC" w:rsidRPr="001F17AC" w:rsidRDefault="001F17AC" w:rsidP="00A731CD">
      <w:pPr>
        <w:rPr>
          <w:rFonts w:cs="Times"/>
          <w:szCs w:val="22"/>
          <w:lang w:eastAsia="x-none"/>
        </w:rPr>
      </w:pPr>
      <w:r w:rsidRPr="001F17AC">
        <w:rPr>
          <w:rFonts w:cs="Times"/>
          <w:szCs w:val="22"/>
          <w:highlight w:val="green"/>
          <w:lang w:eastAsia="x-none"/>
        </w:rPr>
        <w:t>Agreement</w:t>
      </w:r>
    </w:p>
    <w:p w14:paraId="63F94AF3" w14:textId="26F88B69" w:rsidR="001C7537" w:rsidRDefault="001C7537" w:rsidP="001C7537">
      <w:pPr>
        <w:rPr>
          <w:rFonts w:ascii="Times New Roman" w:hAnsi="Times New Roman"/>
          <w:szCs w:val="20"/>
          <w:lang w:val="en-US"/>
        </w:rPr>
      </w:pPr>
      <w:r>
        <w:rPr>
          <w:rFonts w:ascii="Times New Roman" w:hAnsi="Times New Roman"/>
          <w:szCs w:val="20"/>
          <w:lang w:val="en-US"/>
        </w:rPr>
        <w:t>In the reply LS on HARQ process for MCCH and Broadcast MTCH(s) to RAN2, capture the following</w:t>
      </w:r>
      <w:r w:rsidR="001F17AC">
        <w:rPr>
          <w:rFonts w:ascii="Times New Roman" w:hAnsi="Times New Roman"/>
          <w:szCs w:val="20"/>
          <w:lang w:val="en-US"/>
        </w:rPr>
        <w:t xml:space="preserve"> (</w:t>
      </w:r>
      <w:r w:rsidR="001F17AC">
        <w:rPr>
          <w:lang w:val="en-US" w:eastAsia="zh-CN"/>
        </w:rPr>
        <w:t xml:space="preserve">Proposal 2.1rev3a in </w:t>
      </w:r>
      <w:hyperlink r:id="rId1165" w:history="1">
        <w:r w:rsidR="000B5C49">
          <w:rPr>
            <w:rStyle w:val="Hyperlink"/>
            <w:lang w:val="en-US" w:eastAsia="zh-CN"/>
          </w:rPr>
          <w:t>R1-2205334</w:t>
        </w:r>
      </w:hyperlink>
      <w:r w:rsidR="001F17AC">
        <w:rPr>
          <w:lang w:val="en-US" w:eastAsia="zh-CN"/>
        </w:rPr>
        <w:t>)</w:t>
      </w:r>
      <w:r>
        <w:rPr>
          <w:rFonts w:ascii="Times New Roman" w:hAnsi="Times New Roman"/>
          <w:szCs w:val="20"/>
          <w:lang w:val="en-US"/>
        </w:rPr>
        <w:t>:</w:t>
      </w:r>
    </w:p>
    <w:p w14:paraId="6DBD45BC" w14:textId="77777777" w:rsidR="001C7537" w:rsidRDefault="001C7537" w:rsidP="00CF6E6D">
      <w:pPr>
        <w:numPr>
          <w:ilvl w:val="0"/>
          <w:numId w:val="250"/>
        </w:numPr>
        <w:rPr>
          <w:rFonts w:ascii="Times New Roman" w:hAnsi="Times New Roman"/>
          <w:sz w:val="16"/>
          <w:szCs w:val="16"/>
          <w:lang w:val="en-US"/>
        </w:rPr>
      </w:pPr>
      <w:r>
        <w:rPr>
          <w:rFonts w:ascii="Times New Roman" w:hAnsi="Times New Roman"/>
          <w:szCs w:val="20"/>
          <w:lang w:val="en-US"/>
        </w:rPr>
        <w:t xml:space="preserve">From RAN1 perspective: </w:t>
      </w:r>
    </w:p>
    <w:p w14:paraId="112927FF" w14:textId="77777777" w:rsidR="001C7537" w:rsidRDefault="001C7537" w:rsidP="00CF6E6D">
      <w:pPr>
        <w:numPr>
          <w:ilvl w:val="1"/>
          <w:numId w:val="250"/>
        </w:numPr>
        <w:rPr>
          <w:rFonts w:ascii="Times New Roman" w:hAnsi="Times New Roman"/>
          <w:szCs w:val="20"/>
          <w:lang w:val="en-US"/>
        </w:rPr>
      </w:pPr>
      <w:r>
        <w:rPr>
          <w:rFonts w:ascii="Times New Roman" w:hAnsi="Times New Roman"/>
          <w:szCs w:val="20"/>
          <w:lang w:val="en-US"/>
        </w:rPr>
        <w:t>It is up to the UE’s implementation whether the HARQ process for MCCH and the HARQ process for MTCH is the same or different.</w:t>
      </w:r>
    </w:p>
    <w:p w14:paraId="72F02E49" w14:textId="77777777" w:rsidR="001C7537" w:rsidRDefault="001C7537" w:rsidP="00CF6E6D">
      <w:pPr>
        <w:numPr>
          <w:ilvl w:val="1"/>
          <w:numId w:val="250"/>
        </w:numPr>
        <w:rPr>
          <w:rFonts w:ascii="Times New Roman" w:hAnsi="Times New Roman"/>
          <w:szCs w:val="20"/>
          <w:lang w:val="en-US"/>
        </w:rPr>
      </w:pPr>
      <w:r>
        <w:rPr>
          <w:rFonts w:ascii="Times New Roman" w:hAnsi="Times New Roman"/>
          <w:szCs w:val="20"/>
          <w:lang w:val="en-US"/>
        </w:rPr>
        <w:t>UEs in RRC_CONNECTED can use at least one HARQ process to receive MCCH and broadcast MTCH(s).</w:t>
      </w:r>
    </w:p>
    <w:p w14:paraId="06A19C2C" w14:textId="2F651C91" w:rsidR="007D7F59" w:rsidRDefault="007D7F59" w:rsidP="007D7F59">
      <w:pPr>
        <w:rPr>
          <w:rFonts w:cs="Times"/>
          <w:szCs w:val="22"/>
          <w:lang w:val="en-US" w:eastAsia="x-none"/>
        </w:rPr>
      </w:pPr>
    </w:p>
    <w:p w14:paraId="56AC3129" w14:textId="11A38833" w:rsidR="001F17AC" w:rsidRPr="001C7537" w:rsidRDefault="001B5688" w:rsidP="001F17AC">
      <w:pPr>
        <w:rPr>
          <w:rFonts w:cs="Times"/>
          <w:b/>
          <w:bCs/>
          <w:szCs w:val="22"/>
          <w:lang w:eastAsia="x-none"/>
        </w:rPr>
      </w:pPr>
      <w:hyperlink r:id="rId1166" w:history="1">
        <w:r w:rsidR="000B5C49">
          <w:rPr>
            <w:rStyle w:val="Hyperlink"/>
            <w:rFonts w:cs="Times"/>
            <w:b/>
            <w:bCs/>
            <w:szCs w:val="22"/>
            <w:lang w:eastAsia="x-none"/>
          </w:rPr>
          <w:t>R1-2205418</w:t>
        </w:r>
      </w:hyperlink>
      <w:r w:rsidR="001F17AC" w:rsidRPr="001C7537">
        <w:rPr>
          <w:rFonts w:cs="Times"/>
          <w:b/>
          <w:bCs/>
          <w:szCs w:val="22"/>
          <w:lang w:eastAsia="x-none"/>
        </w:rPr>
        <w:tab/>
        <w:t>DRAFT Reply LS on HARQ process for MCCH and Broadcast MTCH(s)</w:t>
      </w:r>
      <w:r w:rsidR="001F17AC" w:rsidRPr="001C7537">
        <w:rPr>
          <w:rFonts w:cs="Times"/>
          <w:b/>
          <w:bCs/>
          <w:szCs w:val="22"/>
          <w:lang w:eastAsia="x-none"/>
        </w:rPr>
        <w:tab/>
        <w:t>BBC</w:t>
      </w:r>
      <w:r w:rsidR="001F17AC" w:rsidRPr="001C7537">
        <w:rPr>
          <w:rFonts w:cs="Times"/>
          <w:szCs w:val="22"/>
          <w:lang w:eastAsia="x-none"/>
        </w:rPr>
        <w:tab/>
        <w:t xml:space="preserve">(rev of </w:t>
      </w:r>
      <w:hyperlink r:id="rId1167" w:history="1">
        <w:r w:rsidR="000B5C49">
          <w:rPr>
            <w:rStyle w:val="Hyperlink"/>
            <w:rFonts w:cs="Times"/>
            <w:szCs w:val="22"/>
            <w:lang w:eastAsia="x-none"/>
          </w:rPr>
          <w:t>R1-2205214</w:t>
        </w:r>
      </w:hyperlink>
      <w:r w:rsidR="001F17AC" w:rsidRPr="001C7537">
        <w:rPr>
          <w:rStyle w:val="Hyperlink"/>
          <w:rFonts w:cs="Times"/>
          <w:szCs w:val="22"/>
          <w:u w:val="none"/>
          <w:lang w:eastAsia="x-none"/>
        </w:rPr>
        <w:t>)</w:t>
      </w:r>
    </w:p>
    <w:p w14:paraId="707D8C23" w14:textId="1C151191" w:rsidR="001F17AC" w:rsidRPr="001F17AC" w:rsidRDefault="001F17AC" w:rsidP="001F17AC">
      <w:pPr>
        <w:rPr>
          <w:rFonts w:cs="Times"/>
          <w:szCs w:val="22"/>
          <w:lang w:eastAsia="x-none"/>
        </w:rPr>
      </w:pPr>
      <w:r>
        <w:rPr>
          <w:rFonts w:cs="Times"/>
          <w:b/>
          <w:bCs/>
          <w:szCs w:val="22"/>
          <w:lang w:eastAsia="x-none"/>
        </w:rPr>
        <w:t>Decision:</w:t>
      </w:r>
      <w:r w:rsidRPr="001F17AC">
        <w:rPr>
          <w:rFonts w:cs="Times"/>
          <w:szCs w:val="22"/>
          <w:lang w:eastAsia="x-none"/>
        </w:rPr>
        <w:t xml:space="preserve"> As per email decision posted on May 17</w:t>
      </w:r>
      <w:r w:rsidRPr="001F17AC">
        <w:rPr>
          <w:rFonts w:cs="Times"/>
          <w:szCs w:val="22"/>
          <w:vertAlign w:val="superscript"/>
          <w:lang w:eastAsia="x-none"/>
        </w:rPr>
        <w:t>th</w:t>
      </w:r>
      <w:r w:rsidRPr="001F17AC">
        <w:rPr>
          <w:rFonts w:cs="Times"/>
          <w:szCs w:val="22"/>
          <w:lang w:eastAsia="x-none"/>
        </w:rPr>
        <w:t>,</w:t>
      </w:r>
      <w:r>
        <w:rPr>
          <w:rFonts w:cs="Times"/>
          <w:szCs w:val="22"/>
          <w:lang w:eastAsia="x-none"/>
        </w:rPr>
        <w:t xml:space="preserve"> the draft LS is endorsed. Final LS is </w:t>
      </w:r>
      <w:r w:rsidRPr="001F17AC">
        <w:rPr>
          <w:rFonts w:cs="Times"/>
          <w:szCs w:val="22"/>
          <w:highlight w:val="green"/>
          <w:lang w:eastAsia="x-none"/>
        </w:rPr>
        <w:t>approved in R2-2205215</w:t>
      </w:r>
      <w:r>
        <w:rPr>
          <w:rFonts w:cs="Times"/>
          <w:szCs w:val="22"/>
          <w:lang w:eastAsia="x-none"/>
        </w:rPr>
        <w:t>.</w:t>
      </w:r>
    </w:p>
    <w:p w14:paraId="5505B2E0" w14:textId="77777777" w:rsidR="001F17AC" w:rsidRPr="001F17AC" w:rsidRDefault="001F17AC" w:rsidP="007D7F59">
      <w:pPr>
        <w:rPr>
          <w:rFonts w:cs="Times"/>
          <w:szCs w:val="22"/>
          <w:lang w:eastAsia="x-none"/>
        </w:rPr>
      </w:pPr>
    </w:p>
    <w:p w14:paraId="3981237D" w14:textId="2CF4EFEC" w:rsidR="001F17AC" w:rsidRPr="001F17AC" w:rsidRDefault="001F17AC" w:rsidP="007D7F59">
      <w:pPr>
        <w:rPr>
          <w:rFonts w:cs="Times"/>
          <w:szCs w:val="22"/>
          <w:lang w:eastAsia="x-none"/>
        </w:rPr>
      </w:pPr>
      <w:r>
        <w:rPr>
          <w:rFonts w:cs="Times"/>
          <w:szCs w:val="22"/>
          <w:lang w:val="en-US" w:eastAsia="x-none"/>
        </w:rPr>
        <w:t xml:space="preserve">Final summary in </w:t>
      </w:r>
      <w:hyperlink r:id="rId1168" w:history="1">
        <w:r w:rsidR="000B5C49">
          <w:rPr>
            <w:rStyle w:val="Hyperlink"/>
            <w:rFonts w:cs="Times"/>
            <w:szCs w:val="22"/>
            <w:lang w:val="en-US" w:eastAsia="x-none"/>
          </w:rPr>
          <w:t>R1-2205426</w:t>
        </w:r>
      </w:hyperlink>
      <w:r>
        <w:rPr>
          <w:rFonts w:cs="Times"/>
          <w:szCs w:val="22"/>
          <w:lang w:eastAsia="x-none"/>
        </w:rPr>
        <w:t>.</w:t>
      </w:r>
    </w:p>
    <w:p w14:paraId="2FBA0262" w14:textId="5314DEE5" w:rsidR="00627BAD" w:rsidRDefault="00627BAD" w:rsidP="007D7F59">
      <w:pPr>
        <w:rPr>
          <w:rFonts w:cs="Times"/>
          <w:szCs w:val="22"/>
          <w:lang w:eastAsia="x-none"/>
        </w:rPr>
      </w:pPr>
    </w:p>
    <w:p w14:paraId="41BB277E" w14:textId="1745322E" w:rsidR="00627BAD" w:rsidRPr="00A731CD" w:rsidRDefault="001B5688" w:rsidP="00A731CD">
      <w:pPr>
        <w:pBdr>
          <w:top w:val="single" w:sz="4" w:space="1" w:color="auto"/>
        </w:pBdr>
        <w:rPr>
          <w:b/>
          <w:bCs/>
          <w:lang w:eastAsia="x-none"/>
        </w:rPr>
      </w:pPr>
      <w:hyperlink r:id="rId1169" w:history="1">
        <w:r w:rsidR="000B5C49">
          <w:rPr>
            <w:rStyle w:val="Hyperlink"/>
            <w:b/>
            <w:bCs/>
            <w:lang w:eastAsia="x-none"/>
          </w:rPr>
          <w:t>R1-2204892</w:t>
        </w:r>
      </w:hyperlink>
      <w:r w:rsidR="00627BAD" w:rsidRPr="00A731CD">
        <w:rPr>
          <w:b/>
          <w:bCs/>
          <w:lang w:eastAsia="x-none"/>
        </w:rPr>
        <w:tab/>
        <w:t>Text proposal to TS 38.300 on NR MBS</w:t>
      </w:r>
      <w:r w:rsidR="00627BAD" w:rsidRPr="00A731CD">
        <w:rPr>
          <w:b/>
          <w:bCs/>
          <w:lang w:eastAsia="x-none"/>
        </w:rPr>
        <w:tab/>
        <w:t>Huawei, HiSilicon, CBN</w:t>
      </w:r>
    </w:p>
    <w:p w14:paraId="23177E14" w14:textId="77777777" w:rsidR="00627BAD" w:rsidRPr="00327CC6" w:rsidRDefault="007D7F59" w:rsidP="007D7F59">
      <w:pPr>
        <w:rPr>
          <w:rFonts w:cs="Times"/>
          <w:szCs w:val="22"/>
          <w:lang w:eastAsia="x-none"/>
        </w:rPr>
      </w:pPr>
      <w:r w:rsidRPr="00327CC6">
        <w:rPr>
          <w:rFonts w:cs="Times"/>
          <w:szCs w:val="22"/>
          <w:lang w:eastAsia="x-none"/>
        </w:rPr>
        <w:t xml:space="preserve">[109-e-R17-MBS-02] </w:t>
      </w:r>
      <w:r w:rsidR="00627BAD" w:rsidRPr="00327CC6">
        <w:rPr>
          <w:rFonts w:cs="Times"/>
          <w:szCs w:val="22"/>
          <w:lang w:eastAsia="x-none"/>
        </w:rPr>
        <w:t>– Jinhuan (Huawei)</w:t>
      </w:r>
    </w:p>
    <w:p w14:paraId="00F10926" w14:textId="69626340" w:rsidR="007D7F59" w:rsidRDefault="007D7F59" w:rsidP="007D7F59">
      <w:pPr>
        <w:rPr>
          <w:rFonts w:cs="Times"/>
          <w:szCs w:val="22"/>
          <w:lang w:eastAsia="x-none"/>
        </w:rPr>
      </w:pPr>
      <w:r w:rsidRPr="00327CC6">
        <w:rPr>
          <w:rFonts w:cs="Times"/>
          <w:szCs w:val="22"/>
          <w:lang w:eastAsia="x-none"/>
        </w:rPr>
        <w:t>Email discussion on NR MBS TP for TS38.300 (</w:t>
      </w:r>
      <w:hyperlink r:id="rId1170" w:history="1">
        <w:r w:rsidR="000B5C49">
          <w:rPr>
            <w:rStyle w:val="Hyperlink"/>
            <w:rFonts w:cs="Times"/>
            <w:szCs w:val="22"/>
            <w:lang w:eastAsia="x-none"/>
          </w:rPr>
          <w:t>R1-2204892</w:t>
        </w:r>
      </w:hyperlink>
      <w:r w:rsidRPr="00327CC6">
        <w:rPr>
          <w:rFonts w:cs="Times"/>
          <w:szCs w:val="22"/>
          <w:lang w:eastAsia="x-none"/>
        </w:rPr>
        <w:t>) until May 12</w:t>
      </w:r>
    </w:p>
    <w:p w14:paraId="108C1E41" w14:textId="1521189A" w:rsidR="00627BAD" w:rsidRPr="00327CC6" w:rsidRDefault="001B5688" w:rsidP="00627BAD">
      <w:pPr>
        <w:rPr>
          <w:rFonts w:cs="Times"/>
          <w:b/>
          <w:bCs/>
          <w:szCs w:val="22"/>
          <w:lang w:eastAsia="x-none"/>
        </w:rPr>
      </w:pPr>
      <w:hyperlink r:id="rId1171" w:history="1">
        <w:r w:rsidR="000B5C49">
          <w:rPr>
            <w:rStyle w:val="Hyperlink"/>
            <w:rFonts w:cs="Times"/>
            <w:b/>
            <w:bCs/>
            <w:szCs w:val="22"/>
            <w:lang w:eastAsia="x-none"/>
          </w:rPr>
          <w:t>R1-2205158</w:t>
        </w:r>
      </w:hyperlink>
      <w:r w:rsidR="00627BAD" w:rsidRPr="00327CC6">
        <w:rPr>
          <w:rFonts w:cs="Times"/>
          <w:b/>
          <w:bCs/>
          <w:szCs w:val="22"/>
          <w:lang w:eastAsia="x-none"/>
        </w:rPr>
        <w:tab/>
        <w:t>FL summary#1 for discussion on NR MBS TP for TS38.300</w:t>
      </w:r>
      <w:r w:rsidR="00627BAD" w:rsidRPr="00327CC6">
        <w:rPr>
          <w:rFonts w:cs="Times"/>
          <w:b/>
          <w:bCs/>
          <w:szCs w:val="22"/>
          <w:lang w:eastAsia="x-none"/>
        </w:rPr>
        <w:tab/>
        <w:t>Moderator (Huawei)</w:t>
      </w:r>
    </w:p>
    <w:p w14:paraId="3A4C7593" w14:textId="6FFEC300" w:rsidR="00A731CD" w:rsidRDefault="00327CC6" w:rsidP="00627BAD">
      <w:pPr>
        <w:rPr>
          <w:rFonts w:cs="Times"/>
          <w:szCs w:val="22"/>
          <w:lang w:eastAsia="x-none"/>
        </w:rPr>
      </w:pPr>
      <w:r w:rsidRPr="00327CC6">
        <w:rPr>
          <w:rFonts w:cs="Times"/>
          <w:b/>
          <w:bCs/>
          <w:szCs w:val="22"/>
          <w:lang w:eastAsia="x-none"/>
        </w:rPr>
        <w:t>Decision:</w:t>
      </w:r>
      <w:r>
        <w:rPr>
          <w:rFonts w:cs="Times"/>
          <w:szCs w:val="22"/>
          <w:lang w:eastAsia="x-none"/>
        </w:rPr>
        <w:t xml:space="preserve"> As per email decision posted on May 13</w:t>
      </w:r>
      <w:r w:rsidRPr="00327CC6">
        <w:rPr>
          <w:rFonts w:cs="Times"/>
          <w:szCs w:val="22"/>
          <w:vertAlign w:val="superscript"/>
          <w:lang w:eastAsia="x-none"/>
        </w:rPr>
        <w:t>th</w:t>
      </w:r>
      <w:r>
        <w:rPr>
          <w:rFonts w:cs="Times"/>
          <w:szCs w:val="22"/>
          <w:lang w:eastAsia="x-none"/>
        </w:rPr>
        <w:t>,</w:t>
      </w:r>
    </w:p>
    <w:p w14:paraId="5C649350" w14:textId="6ABC2F59" w:rsidR="00327CC6" w:rsidRDefault="00327CC6" w:rsidP="00CF6E6D">
      <w:pPr>
        <w:pStyle w:val="ListParagraph"/>
        <w:numPr>
          <w:ilvl w:val="0"/>
          <w:numId w:val="189"/>
        </w:numPr>
        <w:rPr>
          <w:lang w:eastAsia="x-none"/>
        </w:rPr>
      </w:pPr>
      <w:r w:rsidRPr="00362760">
        <w:rPr>
          <w:lang w:eastAsia="x-none"/>
        </w:rPr>
        <w:t xml:space="preserve">TP for TS38.300 in section </w:t>
      </w:r>
      <w:r>
        <w:rPr>
          <w:lang w:eastAsia="x-none"/>
        </w:rPr>
        <w:t>3</w:t>
      </w:r>
      <w:r w:rsidRPr="00362760">
        <w:rPr>
          <w:lang w:eastAsia="x-none"/>
        </w:rPr>
        <w:t xml:space="preserve"> of </w:t>
      </w:r>
      <w:hyperlink r:id="rId1172" w:history="1">
        <w:r w:rsidR="000B5C49">
          <w:rPr>
            <w:rStyle w:val="Hyperlink"/>
            <w:lang w:eastAsia="x-none"/>
          </w:rPr>
          <w:t>R1-2205158</w:t>
        </w:r>
      </w:hyperlink>
      <w:r w:rsidRPr="00362760">
        <w:rPr>
          <w:lang w:eastAsia="x-none"/>
        </w:rPr>
        <w:t xml:space="preserve"> is endorsed and will be provided in an LS to RAN2.</w:t>
      </w:r>
    </w:p>
    <w:p w14:paraId="48314733" w14:textId="149AF39A" w:rsidR="00A731CD" w:rsidRPr="00327CC6" w:rsidRDefault="001B5688" w:rsidP="00A731CD">
      <w:pPr>
        <w:rPr>
          <w:rFonts w:cs="Times"/>
          <w:b/>
          <w:bCs/>
          <w:szCs w:val="22"/>
          <w:lang w:eastAsia="x-none"/>
        </w:rPr>
      </w:pPr>
      <w:hyperlink r:id="rId1173" w:history="1">
        <w:r w:rsidR="000B5C49">
          <w:rPr>
            <w:rStyle w:val="Hyperlink"/>
            <w:rFonts w:cs="Times"/>
            <w:b/>
            <w:bCs/>
            <w:szCs w:val="22"/>
            <w:lang w:eastAsia="x-none"/>
          </w:rPr>
          <w:t>R1-2205335</w:t>
        </w:r>
      </w:hyperlink>
      <w:r w:rsidR="00A731CD" w:rsidRPr="00327CC6">
        <w:rPr>
          <w:rFonts w:cs="Times"/>
          <w:b/>
          <w:bCs/>
          <w:szCs w:val="22"/>
          <w:lang w:eastAsia="x-none"/>
        </w:rPr>
        <w:tab/>
        <w:t>[Draft] LS on NR MBS TP for TS 38.300</w:t>
      </w:r>
      <w:r w:rsidR="00A731CD" w:rsidRPr="00327CC6">
        <w:rPr>
          <w:rFonts w:cs="Times"/>
          <w:b/>
          <w:bCs/>
          <w:szCs w:val="22"/>
          <w:lang w:eastAsia="x-none"/>
        </w:rPr>
        <w:tab/>
        <w:t>Huawei</w:t>
      </w:r>
    </w:p>
    <w:p w14:paraId="27A4D54B" w14:textId="5D51EC1A" w:rsidR="00A731CD" w:rsidRPr="00627BAD" w:rsidRDefault="00327CC6" w:rsidP="00A731CD">
      <w:pPr>
        <w:rPr>
          <w:rFonts w:cs="Times"/>
          <w:szCs w:val="22"/>
          <w:lang w:eastAsia="x-none"/>
        </w:rPr>
      </w:pPr>
      <w:r w:rsidRPr="00327CC6">
        <w:rPr>
          <w:rFonts w:cs="Times"/>
          <w:b/>
          <w:bCs/>
          <w:szCs w:val="22"/>
          <w:lang w:eastAsia="x-none"/>
        </w:rPr>
        <w:t>Decision:</w:t>
      </w:r>
      <w:r>
        <w:rPr>
          <w:rFonts w:cs="Times"/>
          <w:szCs w:val="22"/>
          <w:lang w:eastAsia="x-none"/>
        </w:rPr>
        <w:t xml:space="preserve"> As per email decision posted on May 13</w:t>
      </w:r>
      <w:r w:rsidRPr="00327CC6">
        <w:rPr>
          <w:rFonts w:cs="Times"/>
          <w:szCs w:val="22"/>
          <w:vertAlign w:val="superscript"/>
          <w:lang w:eastAsia="x-none"/>
        </w:rPr>
        <w:t>th</w:t>
      </w:r>
      <w:r>
        <w:rPr>
          <w:rFonts w:cs="Times"/>
          <w:szCs w:val="22"/>
          <w:lang w:eastAsia="x-none"/>
        </w:rPr>
        <w:t xml:space="preserve">, the draft LS is endorsed. Final LS is </w:t>
      </w:r>
      <w:r w:rsidRPr="00327CC6">
        <w:rPr>
          <w:rFonts w:cs="Times"/>
          <w:szCs w:val="22"/>
          <w:highlight w:val="green"/>
          <w:lang w:eastAsia="x-none"/>
        </w:rPr>
        <w:t xml:space="preserve">approved in </w:t>
      </w:r>
      <w:hyperlink r:id="rId1174" w:history="1">
        <w:r w:rsidR="000B5C49">
          <w:rPr>
            <w:rStyle w:val="Hyperlink"/>
            <w:rFonts w:cs="Times"/>
            <w:szCs w:val="22"/>
            <w:highlight w:val="green"/>
            <w:lang w:eastAsia="x-none"/>
          </w:rPr>
          <w:t>R1-2205336</w:t>
        </w:r>
      </w:hyperlink>
      <w:r>
        <w:rPr>
          <w:rFonts w:cs="Times"/>
          <w:szCs w:val="22"/>
          <w:lang w:eastAsia="x-none"/>
        </w:rPr>
        <w:t>.</w:t>
      </w:r>
    </w:p>
    <w:p w14:paraId="39F89D05" w14:textId="77777777" w:rsidR="007D7F59" w:rsidRDefault="007D7F59" w:rsidP="00627BAD">
      <w:pPr>
        <w:pStyle w:val="Heading3"/>
      </w:pPr>
      <w:bookmarkStart w:id="188" w:name="_Toc101357009"/>
      <w:bookmarkStart w:id="189" w:name="_Toc105521347"/>
      <w:r w:rsidRPr="007B38DB">
        <w:t>Mechanisms to improve reliability for RRC_CONNECTED UEs</w:t>
      </w:r>
      <w:bookmarkEnd w:id="188"/>
      <w:bookmarkEnd w:id="189"/>
    </w:p>
    <w:p w14:paraId="1476263F" w14:textId="26930ABB" w:rsidR="007D7F59" w:rsidRDefault="001B5688" w:rsidP="007D7F59">
      <w:pPr>
        <w:rPr>
          <w:lang w:eastAsia="x-none"/>
        </w:rPr>
      </w:pPr>
      <w:hyperlink r:id="rId1175" w:history="1">
        <w:r w:rsidR="000B5C49">
          <w:rPr>
            <w:rStyle w:val="Hyperlink"/>
            <w:lang w:eastAsia="x-none"/>
          </w:rPr>
          <w:t>R1-2203070</w:t>
        </w:r>
      </w:hyperlink>
      <w:r w:rsidR="007D7F59">
        <w:rPr>
          <w:lang w:eastAsia="x-none"/>
        </w:rPr>
        <w:tab/>
        <w:t>Mechanisms to improve reliability for RRC_CONNECTED UEs</w:t>
      </w:r>
      <w:r w:rsidR="007D7F59">
        <w:rPr>
          <w:lang w:eastAsia="x-none"/>
        </w:rPr>
        <w:tab/>
        <w:t>Huawei, HiSilicon, CBN</w:t>
      </w:r>
    </w:p>
    <w:p w14:paraId="13A60566" w14:textId="0191C4BD" w:rsidR="007D7F59" w:rsidRDefault="001B5688" w:rsidP="007D7F59">
      <w:pPr>
        <w:rPr>
          <w:lang w:eastAsia="x-none"/>
        </w:rPr>
      </w:pPr>
      <w:hyperlink r:id="rId1176" w:history="1">
        <w:r w:rsidR="000B5C49">
          <w:rPr>
            <w:rStyle w:val="Hyperlink"/>
            <w:lang w:eastAsia="x-none"/>
          </w:rPr>
          <w:t>R1-2203194</w:t>
        </w:r>
      </w:hyperlink>
      <w:r w:rsidR="007D7F59">
        <w:rPr>
          <w:lang w:eastAsia="x-none"/>
        </w:rPr>
        <w:tab/>
        <w:t>Maintenance of reliability improvement for MBS</w:t>
      </w:r>
      <w:r w:rsidR="007D7F59">
        <w:rPr>
          <w:lang w:eastAsia="x-none"/>
        </w:rPr>
        <w:tab/>
        <w:t>ZTE</w:t>
      </w:r>
    </w:p>
    <w:p w14:paraId="6329D61C" w14:textId="6FBF2C5D" w:rsidR="007D7F59" w:rsidRDefault="001B5688" w:rsidP="007D7F59">
      <w:pPr>
        <w:rPr>
          <w:lang w:eastAsia="x-none"/>
        </w:rPr>
      </w:pPr>
      <w:hyperlink r:id="rId1177" w:history="1">
        <w:r w:rsidR="000B5C49">
          <w:rPr>
            <w:rStyle w:val="Hyperlink"/>
            <w:lang w:eastAsia="x-none"/>
          </w:rPr>
          <w:t>R1-2203227</w:t>
        </w:r>
      </w:hyperlink>
      <w:r w:rsidR="007D7F59">
        <w:rPr>
          <w:lang w:eastAsia="x-none"/>
        </w:rPr>
        <w:tab/>
        <w:t>Open issues on reliability for NR MBS</w:t>
      </w:r>
      <w:r w:rsidR="007D7F59">
        <w:rPr>
          <w:lang w:eastAsia="x-none"/>
        </w:rPr>
        <w:tab/>
        <w:t>TD Tech Ltd</w:t>
      </w:r>
    </w:p>
    <w:p w14:paraId="5707CD45" w14:textId="06953220" w:rsidR="007D7F59" w:rsidRDefault="001B5688" w:rsidP="007D7F59">
      <w:pPr>
        <w:rPr>
          <w:lang w:eastAsia="x-none"/>
        </w:rPr>
      </w:pPr>
      <w:hyperlink r:id="rId1178" w:history="1">
        <w:r w:rsidR="000B5C49">
          <w:rPr>
            <w:rStyle w:val="Hyperlink"/>
            <w:lang w:eastAsia="x-none"/>
          </w:rPr>
          <w:t>R1-2203287</w:t>
        </w:r>
      </w:hyperlink>
      <w:r w:rsidR="007D7F59">
        <w:rPr>
          <w:lang w:eastAsia="x-none"/>
        </w:rPr>
        <w:tab/>
        <w:t>Remaining Issues on Reliability Improvements for RRC_CONNECTED UEs supporting MBS</w:t>
      </w:r>
      <w:r w:rsidR="007D7F59">
        <w:rPr>
          <w:lang w:eastAsia="x-none"/>
        </w:rPr>
        <w:tab/>
        <w:t>Nokia, Nokia Shanghai Bell</w:t>
      </w:r>
    </w:p>
    <w:p w14:paraId="615AB12C" w14:textId="30A7E01F" w:rsidR="007D7F59" w:rsidRDefault="001B5688" w:rsidP="007D7F59">
      <w:pPr>
        <w:rPr>
          <w:lang w:eastAsia="x-none"/>
        </w:rPr>
      </w:pPr>
      <w:hyperlink r:id="rId1179" w:history="1">
        <w:r w:rsidR="000B5C49">
          <w:rPr>
            <w:rStyle w:val="Hyperlink"/>
            <w:lang w:eastAsia="x-none"/>
          </w:rPr>
          <w:t>R1-2203314</w:t>
        </w:r>
      </w:hyperlink>
      <w:r w:rsidR="007D7F59">
        <w:rPr>
          <w:lang w:eastAsia="x-none"/>
        </w:rPr>
        <w:tab/>
        <w:t>Discussion on the remaining issues on mechanisms to improve MBS reliability for RRC_CONNECTED UEs</w:t>
      </w:r>
      <w:r w:rsidR="007D7F59">
        <w:rPr>
          <w:lang w:eastAsia="x-none"/>
        </w:rPr>
        <w:tab/>
        <w:t>Spreadtrum Communications</w:t>
      </w:r>
    </w:p>
    <w:p w14:paraId="6F4BCE68" w14:textId="18FFB9B8" w:rsidR="007D7F59" w:rsidRDefault="001B5688" w:rsidP="007D7F59">
      <w:pPr>
        <w:rPr>
          <w:lang w:eastAsia="x-none"/>
        </w:rPr>
      </w:pPr>
      <w:hyperlink r:id="rId1180" w:history="1">
        <w:r w:rsidR="000B5C49">
          <w:rPr>
            <w:rStyle w:val="Hyperlink"/>
            <w:lang w:eastAsia="x-none"/>
          </w:rPr>
          <w:t>R1-2203427</w:t>
        </w:r>
      </w:hyperlink>
      <w:r w:rsidR="007D7F59">
        <w:rPr>
          <w:lang w:eastAsia="x-none"/>
        </w:rPr>
        <w:tab/>
        <w:t>Remaining issues on reliability improvement mechanism for RRC_CONNECTED UEs in MBS</w:t>
      </w:r>
      <w:r w:rsidR="007D7F59">
        <w:rPr>
          <w:lang w:eastAsia="x-none"/>
        </w:rPr>
        <w:tab/>
        <w:t>CATT</w:t>
      </w:r>
    </w:p>
    <w:p w14:paraId="4A3A5B6D" w14:textId="5232081A" w:rsidR="007D7F59" w:rsidRDefault="001B5688" w:rsidP="007D7F59">
      <w:pPr>
        <w:rPr>
          <w:lang w:eastAsia="x-none"/>
        </w:rPr>
      </w:pPr>
      <w:hyperlink r:id="rId1181" w:history="1">
        <w:r w:rsidR="000B5C49">
          <w:rPr>
            <w:rStyle w:val="Hyperlink"/>
            <w:lang w:eastAsia="x-none"/>
          </w:rPr>
          <w:t>R1-2203526</w:t>
        </w:r>
      </w:hyperlink>
      <w:r w:rsidR="007D7F59">
        <w:rPr>
          <w:lang w:eastAsia="x-none"/>
        </w:rPr>
        <w:tab/>
        <w:t>Remaining issues on mechanisms to improve reliability for RRC_CONNECTED UEs</w:t>
      </w:r>
      <w:r w:rsidR="007D7F59">
        <w:rPr>
          <w:lang w:eastAsia="x-none"/>
        </w:rPr>
        <w:tab/>
        <w:t>vivo</w:t>
      </w:r>
    </w:p>
    <w:p w14:paraId="3BD230F3" w14:textId="03BBFAD8" w:rsidR="007D7F59" w:rsidRDefault="001B5688" w:rsidP="007D7F59">
      <w:pPr>
        <w:rPr>
          <w:lang w:eastAsia="x-none"/>
        </w:rPr>
      </w:pPr>
      <w:hyperlink r:id="rId1182" w:history="1">
        <w:r w:rsidR="000B5C49">
          <w:rPr>
            <w:rStyle w:val="Hyperlink"/>
            <w:lang w:eastAsia="x-none"/>
          </w:rPr>
          <w:t>R1-2203613</w:t>
        </w:r>
      </w:hyperlink>
      <w:r w:rsidR="007D7F59">
        <w:rPr>
          <w:lang w:eastAsia="x-none"/>
        </w:rPr>
        <w:tab/>
        <w:t>Remaining issues on mechanisms to improve reliability for MBS</w:t>
      </w:r>
      <w:r w:rsidR="007D7F59">
        <w:rPr>
          <w:lang w:eastAsia="x-none"/>
        </w:rPr>
        <w:tab/>
        <w:t>ETRI</w:t>
      </w:r>
    </w:p>
    <w:p w14:paraId="09ACB7A4" w14:textId="1F309501" w:rsidR="007D7F59" w:rsidRDefault="001B5688" w:rsidP="007D7F59">
      <w:pPr>
        <w:rPr>
          <w:lang w:eastAsia="x-none"/>
        </w:rPr>
      </w:pPr>
      <w:hyperlink r:id="rId1183" w:history="1">
        <w:r w:rsidR="000B5C49">
          <w:rPr>
            <w:rStyle w:val="Hyperlink"/>
            <w:lang w:eastAsia="x-none"/>
          </w:rPr>
          <w:t>R1-2203677</w:t>
        </w:r>
      </w:hyperlink>
      <w:r w:rsidR="007D7F59">
        <w:rPr>
          <w:lang w:eastAsia="x-none"/>
        </w:rPr>
        <w:tab/>
        <w:t>Remaining Issues on Reliability Improvements for RRC_CONNECTED UEs</w:t>
      </w:r>
      <w:r w:rsidR="007D7F59">
        <w:rPr>
          <w:lang w:eastAsia="x-none"/>
        </w:rPr>
        <w:tab/>
        <w:t>NEC</w:t>
      </w:r>
    </w:p>
    <w:p w14:paraId="420DCE7E" w14:textId="75970BD5" w:rsidR="007D7F59" w:rsidRDefault="001B5688" w:rsidP="007D7F59">
      <w:pPr>
        <w:rPr>
          <w:lang w:eastAsia="x-none"/>
        </w:rPr>
      </w:pPr>
      <w:hyperlink r:id="rId1184" w:history="1">
        <w:r w:rsidR="000B5C49">
          <w:rPr>
            <w:rStyle w:val="Hyperlink"/>
            <w:lang w:eastAsia="x-none"/>
          </w:rPr>
          <w:t>R1-2203699</w:t>
        </w:r>
      </w:hyperlink>
      <w:r w:rsidR="007D7F59">
        <w:rPr>
          <w:lang w:eastAsia="x-none"/>
        </w:rPr>
        <w:tab/>
        <w:t>Remaining issues on reliability improvement for RRC-CONNECTED UEs</w:t>
      </w:r>
      <w:r w:rsidR="007D7F59">
        <w:rPr>
          <w:lang w:eastAsia="x-none"/>
        </w:rPr>
        <w:tab/>
        <w:t>Lenovo</w:t>
      </w:r>
    </w:p>
    <w:p w14:paraId="26B78F4B" w14:textId="32E86D6E" w:rsidR="007D7F59" w:rsidRDefault="001B5688" w:rsidP="007D7F59">
      <w:pPr>
        <w:rPr>
          <w:lang w:eastAsia="x-none"/>
        </w:rPr>
      </w:pPr>
      <w:hyperlink r:id="rId1185" w:history="1">
        <w:r w:rsidR="000B5C49">
          <w:rPr>
            <w:rStyle w:val="Hyperlink"/>
            <w:lang w:eastAsia="x-none"/>
          </w:rPr>
          <w:t>R1-2203838</w:t>
        </w:r>
      </w:hyperlink>
      <w:r w:rsidR="007D7F59">
        <w:rPr>
          <w:lang w:eastAsia="x-none"/>
        </w:rPr>
        <w:tab/>
        <w:t>Remaining issues on mechanisms to improve reliability for RRC_CONNECTED UEs</w:t>
      </w:r>
      <w:r w:rsidR="007D7F59">
        <w:rPr>
          <w:lang w:eastAsia="x-none"/>
        </w:rPr>
        <w:tab/>
        <w:t>Langbo</w:t>
      </w:r>
    </w:p>
    <w:p w14:paraId="6B00E9B7" w14:textId="298B9AB2" w:rsidR="007D7F59" w:rsidRDefault="001B5688" w:rsidP="007D7F59">
      <w:pPr>
        <w:rPr>
          <w:lang w:eastAsia="x-none"/>
        </w:rPr>
      </w:pPr>
      <w:hyperlink r:id="rId1186" w:history="1">
        <w:r w:rsidR="000B5C49">
          <w:rPr>
            <w:rStyle w:val="Hyperlink"/>
            <w:lang w:eastAsia="x-none"/>
          </w:rPr>
          <w:t>R1-2203874</w:t>
        </w:r>
      </w:hyperlink>
      <w:r w:rsidR="007D7F59">
        <w:rPr>
          <w:lang w:eastAsia="x-none"/>
        </w:rPr>
        <w:tab/>
        <w:t>Maintenance on mechanisms to improve reliability</w:t>
      </w:r>
      <w:r w:rsidR="007D7F59">
        <w:rPr>
          <w:lang w:eastAsia="x-none"/>
        </w:rPr>
        <w:tab/>
        <w:t>Samsung</w:t>
      </w:r>
    </w:p>
    <w:p w14:paraId="1D12F789" w14:textId="5F108C9E" w:rsidR="007D7F59" w:rsidRDefault="001B5688" w:rsidP="007D7F59">
      <w:pPr>
        <w:rPr>
          <w:lang w:eastAsia="x-none"/>
        </w:rPr>
      </w:pPr>
      <w:hyperlink r:id="rId1187" w:history="1">
        <w:r w:rsidR="000B5C49">
          <w:rPr>
            <w:rStyle w:val="Hyperlink"/>
            <w:lang w:eastAsia="x-none"/>
          </w:rPr>
          <w:t>R1-2203974</w:t>
        </w:r>
      </w:hyperlink>
      <w:r w:rsidR="007D7F59">
        <w:rPr>
          <w:lang w:eastAsia="x-none"/>
        </w:rPr>
        <w:tab/>
        <w:t>Discussion on remaining issues of mechanism to improve reliability for RRC_CONNECTED UEs</w:t>
      </w:r>
      <w:r w:rsidR="007D7F59">
        <w:rPr>
          <w:lang w:eastAsia="x-none"/>
        </w:rPr>
        <w:tab/>
        <w:t>OPPO</w:t>
      </w:r>
    </w:p>
    <w:p w14:paraId="7BAF0587" w14:textId="54EC57B9" w:rsidR="007D7F59" w:rsidRDefault="001B5688" w:rsidP="007D7F59">
      <w:pPr>
        <w:rPr>
          <w:lang w:eastAsia="x-none"/>
        </w:rPr>
      </w:pPr>
      <w:hyperlink r:id="rId1188" w:history="1">
        <w:r w:rsidR="000B5C49">
          <w:rPr>
            <w:rStyle w:val="Hyperlink"/>
            <w:lang w:eastAsia="x-none"/>
          </w:rPr>
          <w:t>R1-2204216</w:t>
        </w:r>
      </w:hyperlink>
      <w:r w:rsidR="007D7F59">
        <w:rPr>
          <w:lang w:eastAsia="x-none"/>
        </w:rPr>
        <w:tab/>
        <w:t>Remaining issues on MBS reliability improvement for RRC_connected UEs</w:t>
      </w:r>
      <w:r w:rsidR="007D7F59">
        <w:rPr>
          <w:lang w:eastAsia="x-none"/>
        </w:rPr>
        <w:tab/>
        <w:t>Apple</w:t>
      </w:r>
    </w:p>
    <w:p w14:paraId="0474062E" w14:textId="674EA55C" w:rsidR="007D7F59" w:rsidRDefault="001B5688" w:rsidP="007D7F59">
      <w:pPr>
        <w:rPr>
          <w:lang w:eastAsia="x-none"/>
        </w:rPr>
      </w:pPr>
      <w:hyperlink r:id="rId1189" w:history="1">
        <w:r w:rsidR="000B5C49">
          <w:rPr>
            <w:rStyle w:val="Hyperlink"/>
            <w:lang w:eastAsia="x-none"/>
          </w:rPr>
          <w:t>R1-2204282</w:t>
        </w:r>
      </w:hyperlink>
      <w:r w:rsidR="007D7F59">
        <w:rPr>
          <w:lang w:eastAsia="x-none"/>
        </w:rPr>
        <w:tab/>
        <w:t>Maintenance on mechanisms to improve reliability for RRC_CONNECTED UEs</w:t>
      </w:r>
      <w:r w:rsidR="007D7F59">
        <w:rPr>
          <w:lang w:eastAsia="x-none"/>
        </w:rPr>
        <w:tab/>
        <w:t>CMCC</w:t>
      </w:r>
    </w:p>
    <w:p w14:paraId="721DC92E" w14:textId="5B167F2D" w:rsidR="007D7F59" w:rsidRDefault="001B5688" w:rsidP="007D7F59">
      <w:pPr>
        <w:rPr>
          <w:lang w:eastAsia="x-none"/>
        </w:rPr>
      </w:pPr>
      <w:hyperlink r:id="rId1190" w:history="1">
        <w:r w:rsidR="000B5C49">
          <w:rPr>
            <w:rStyle w:val="Hyperlink"/>
            <w:lang w:eastAsia="x-none"/>
          </w:rPr>
          <w:t>R1-2204354</w:t>
        </w:r>
      </w:hyperlink>
      <w:r w:rsidR="007D7F59">
        <w:rPr>
          <w:lang w:eastAsia="x-none"/>
        </w:rPr>
        <w:tab/>
        <w:t>Remaining issues on HARQ-ACK feedback procedure for multicast</w:t>
      </w:r>
      <w:r w:rsidR="007D7F59">
        <w:rPr>
          <w:lang w:eastAsia="x-none"/>
        </w:rPr>
        <w:tab/>
        <w:t>NTT DOCOMO, INC.</w:t>
      </w:r>
    </w:p>
    <w:p w14:paraId="7119E276" w14:textId="05074BF8" w:rsidR="007D7F59" w:rsidRDefault="001B5688" w:rsidP="007D7F59">
      <w:pPr>
        <w:rPr>
          <w:lang w:eastAsia="x-none"/>
        </w:rPr>
      </w:pPr>
      <w:hyperlink r:id="rId1191" w:history="1">
        <w:r w:rsidR="000B5C49">
          <w:rPr>
            <w:rStyle w:val="Hyperlink"/>
            <w:lang w:eastAsia="x-none"/>
          </w:rPr>
          <w:t>R1-2204502</w:t>
        </w:r>
      </w:hyperlink>
      <w:r w:rsidR="007D7F59">
        <w:rPr>
          <w:lang w:eastAsia="x-none"/>
        </w:rPr>
        <w:tab/>
        <w:t>Remaining reliability issues of MBS for RRC_CONNECTED UEs</w:t>
      </w:r>
      <w:r w:rsidR="007D7F59">
        <w:rPr>
          <w:lang w:eastAsia="x-none"/>
        </w:rPr>
        <w:tab/>
        <w:t>Google Inc.</w:t>
      </w:r>
    </w:p>
    <w:p w14:paraId="0911C660" w14:textId="4CF84588" w:rsidR="007D7F59" w:rsidRDefault="001B5688" w:rsidP="007D7F59">
      <w:pPr>
        <w:rPr>
          <w:lang w:eastAsia="x-none"/>
        </w:rPr>
      </w:pPr>
      <w:hyperlink r:id="rId1192" w:history="1">
        <w:r w:rsidR="000B5C49">
          <w:rPr>
            <w:rStyle w:val="Hyperlink"/>
            <w:lang w:eastAsia="x-none"/>
          </w:rPr>
          <w:t>R1-2204622</w:t>
        </w:r>
      </w:hyperlink>
      <w:r w:rsidR="007D7F59">
        <w:rPr>
          <w:lang w:eastAsia="x-none"/>
        </w:rPr>
        <w:tab/>
        <w:t>Mechanisms to improve reliability of Broadcast/Multicast service</w:t>
      </w:r>
      <w:r w:rsidR="007D7F59">
        <w:rPr>
          <w:lang w:eastAsia="x-none"/>
        </w:rPr>
        <w:tab/>
        <w:t>LG Electronics</w:t>
      </w:r>
    </w:p>
    <w:p w14:paraId="09F40DF2" w14:textId="4F1D2949" w:rsidR="007D7F59" w:rsidRDefault="001B5688" w:rsidP="007D7F59">
      <w:pPr>
        <w:rPr>
          <w:lang w:eastAsia="x-none"/>
        </w:rPr>
      </w:pPr>
      <w:hyperlink r:id="rId1193" w:history="1">
        <w:r w:rsidR="000B5C49">
          <w:rPr>
            <w:rStyle w:val="Hyperlink"/>
            <w:lang w:eastAsia="x-none"/>
          </w:rPr>
          <w:t>R1-2204717</w:t>
        </w:r>
      </w:hyperlink>
      <w:r w:rsidR="007D7F59">
        <w:rPr>
          <w:lang w:eastAsia="x-none"/>
        </w:rPr>
        <w:tab/>
        <w:t>Remaining issues on improve multicast reliability for RRC_CONNECTED UEs</w:t>
      </w:r>
      <w:r w:rsidR="007D7F59">
        <w:rPr>
          <w:lang w:eastAsia="x-none"/>
        </w:rPr>
        <w:tab/>
        <w:t>MediaTek Inc.</w:t>
      </w:r>
    </w:p>
    <w:p w14:paraId="72C7B1D0" w14:textId="00DF7D4F" w:rsidR="007D7F59" w:rsidRDefault="001B5688" w:rsidP="007D7F59">
      <w:pPr>
        <w:rPr>
          <w:lang w:eastAsia="x-none"/>
        </w:rPr>
      </w:pPr>
      <w:hyperlink r:id="rId1194" w:history="1">
        <w:r w:rsidR="000B5C49">
          <w:rPr>
            <w:rStyle w:val="Hyperlink"/>
            <w:lang w:eastAsia="x-none"/>
          </w:rPr>
          <w:t>R1-2204945</w:t>
        </w:r>
      </w:hyperlink>
      <w:r w:rsidR="007D7F59">
        <w:rPr>
          <w:lang w:eastAsia="x-none"/>
        </w:rPr>
        <w:tab/>
        <w:t>Remaining issues for improvement of reliability of NR MBS</w:t>
      </w:r>
      <w:r w:rsidR="007D7F59">
        <w:rPr>
          <w:lang w:eastAsia="x-none"/>
        </w:rPr>
        <w:tab/>
        <w:t>Ericsson</w:t>
      </w:r>
    </w:p>
    <w:p w14:paraId="71FD5B8A" w14:textId="56834CBF" w:rsidR="007D7F59" w:rsidRDefault="001B5688" w:rsidP="007D7F59">
      <w:pPr>
        <w:rPr>
          <w:lang w:eastAsia="x-none"/>
        </w:rPr>
      </w:pPr>
      <w:hyperlink r:id="rId1195" w:history="1">
        <w:r w:rsidR="000B5C49">
          <w:rPr>
            <w:rStyle w:val="Hyperlink"/>
            <w:lang w:eastAsia="x-none"/>
          </w:rPr>
          <w:t>R1-2204994</w:t>
        </w:r>
      </w:hyperlink>
      <w:r w:rsidR="007D7F59">
        <w:rPr>
          <w:lang w:eastAsia="x-none"/>
        </w:rPr>
        <w:tab/>
        <w:t>Mechanisms to improve reliability for RRC_CONNECTED UEs</w:t>
      </w:r>
      <w:r w:rsidR="007D7F59">
        <w:rPr>
          <w:lang w:eastAsia="x-none"/>
        </w:rPr>
        <w:tab/>
        <w:t>Qualcomm Incorporated</w:t>
      </w:r>
    </w:p>
    <w:p w14:paraId="622744CA" w14:textId="1786EC2D" w:rsidR="00985E88" w:rsidRDefault="00985E88" w:rsidP="007D7F59">
      <w:pPr>
        <w:rPr>
          <w:lang w:eastAsia="x-none"/>
        </w:rPr>
      </w:pPr>
    </w:p>
    <w:p w14:paraId="70F76C0D" w14:textId="77777777" w:rsidR="00985E88" w:rsidRPr="00985E88" w:rsidRDefault="00985E88" w:rsidP="00985E88">
      <w:pPr>
        <w:rPr>
          <w:rFonts w:cs="Times"/>
          <w:szCs w:val="22"/>
          <w:lang w:eastAsia="x-none"/>
        </w:rPr>
      </w:pPr>
      <w:r w:rsidRPr="00985E88">
        <w:rPr>
          <w:rFonts w:cs="Times"/>
          <w:szCs w:val="22"/>
          <w:lang w:eastAsia="x-none"/>
        </w:rPr>
        <w:t xml:space="preserve">[109-e-R17-MBS-03] </w:t>
      </w:r>
      <w:r w:rsidRPr="00985E88">
        <w:rPr>
          <w:rFonts w:cs="Times"/>
          <w:szCs w:val="22"/>
          <w:lang w:eastAsia="zh-CN"/>
        </w:rPr>
        <w:t>–</w:t>
      </w:r>
      <w:r w:rsidRPr="00985E88">
        <w:rPr>
          <w:rFonts w:cs="Times"/>
          <w:szCs w:val="22"/>
          <w:lang w:eastAsia="x-none"/>
        </w:rPr>
        <w:t xml:space="preserve"> Jinhuan (Huawei)</w:t>
      </w:r>
    </w:p>
    <w:p w14:paraId="15198D0D" w14:textId="1C5C9261" w:rsidR="00985E88" w:rsidRPr="00985E88" w:rsidRDefault="00985E88" w:rsidP="00985E88">
      <w:pPr>
        <w:rPr>
          <w:rFonts w:cs="Times"/>
          <w:szCs w:val="22"/>
          <w:lang w:eastAsia="x-none"/>
        </w:rPr>
      </w:pPr>
      <w:r w:rsidRPr="00985E88">
        <w:rPr>
          <w:rFonts w:cs="Times"/>
          <w:szCs w:val="22"/>
          <w:lang w:eastAsia="x-none"/>
        </w:rPr>
        <w:lastRenderedPageBreak/>
        <w:t xml:space="preserve">Email discussion/approval for maintenance on mechanisms to improve reliability for RRC_CONNECTED UEs, for issues </w:t>
      </w:r>
      <w:r w:rsidRPr="00985E88">
        <w:rPr>
          <w:rFonts w:cs="Times"/>
          <w:szCs w:val="22"/>
          <w:lang w:eastAsia="zh-CN"/>
        </w:rPr>
        <w:t xml:space="preserve">#1-1, 1-2, 1-3, 1-4, 1-11, 1-12, 1-13, 1-14, 1-15 in </w:t>
      </w:r>
      <w:hyperlink r:id="rId1196" w:history="1">
        <w:r w:rsidR="000B5C49">
          <w:rPr>
            <w:rStyle w:val="Hyperlink"/>
            <w:rFonts w:cs="Times"/>
            <w:szCs w:val="22"/>
            <w:lang w:eastAsia="zh-CN"/>
          </w:rPr>
          <w:t>R1-2205129</w:t>
        </w:r>
      </w:hyperlink>
    </w:p>
    <w:p w14:paraId="1044E68B" w14:textId="77777777" w:rsidR="00985E88" w:rsidRPr="00985E88" w:rsidRDefault="00985E88" w:rsidP="00985E88">
      <w:pPr>
        <w:numPr>
          <w:ilvl w:val="0"/>
          <w:numId w:val="65"/>
        </w:numPr>
        <w:rPr>
          <w:rFonts w:cs="Times"/>
          <w:szCs w:val="22"/>
          <w:lang w:eastAsia="x-none"/>
        </w:rPr>
      </w:pPr>
      <w:r w:rsidRPr="00985E88">
        <w:rPr>
          <w:rFonts w:cs="Times"/>
          <w:szCs w:val="22"/>
          <w:lang w:eastAsia="x-none"/>
        </w:rPr>
        <w:t>1</w:t>
      </w:r>
      <w:r w:rsidRPr="00985E88">
        <w:rPr>
          <w:rFonts w:cs="Times"/>
          <w:szCs w:val="22"/>
          <w:vertAlign w:val="superscript"/>
          <w:lang w:eastAsia="x-none"/>
        </w:rPr>
        <w:t>st</w:t>
      </w:r>
      <w:r w:rsidRPr="00985E88">
        <w:rPr>
          <w:rFonts w:cs="Times"/>
          <w:szCs w:val="22"/>
          <w:lang w:eastAsia="x-none"/>
        </w:rPr>
        <w:t xml:space="preserve"> check point: </w:t>
      </w:r>
      <w:r w:rsidRPr="00985E88">
        <w:rPr>
          <w:rFonts w:cs="Times"/>
          <w:szCs w:val="22"/>
          <w:lang w:eastAsia="zh-CN"/>
        </w:rPr>
        <w:t>May 13 (any RRC impact by May 12)</w:t>
      </w:r>
    </w:p>
    <w:p w14:paraId="3E4D2C87" w14:textId="77777777" w:rsidR="00985E88" w:rsidRPr="00985E88" w:rsidRDefault="00985E88" w:rsidP="00985E88">
      <w:pPr>
        <w:numPr>
          <w:ilvl w:val="0"/>
          <w:numId w:val="65"/>
        </w:numPr>
        <w:rPr>
          <w:rFonts w:cs="Times"/>
          <w:szCs w:val="22"/>
          <w:lang w:eastAsia="x-none"/>
        </w:rPr>
      </w:pPr>
      <w:r w:rsidRPr="00985E88">
        <w:rPr>
          <w:rFonts w:cs="Times"/>
          <w:szCs w:val="22"/>
          <w:lang w:eastAsia="x-none"/>
        </w:rPr>
        <w:t xml:space="preserve">Final check point: </w:t>
      </w:r>
      <w:r w:rsidRPr="00985E88">
        <w:rPr>
          <w:rFonts w:cs="Times"/>
          <w:szCs w:val="22"/>
          <w:lang w:eastAsia="zh-CN"/>
        </w:rPr>
        <w:t>May 18</w:t>
      </w:r>
    </w:p>
    <w:p w14:paraId="3C4E3AE7" w14:textId="720B3E54" w:rsidR="00985E88" w:rsidRPr="00985E88" w:rsidRDefault="001B5688" w:rsidP="00985E88">
      <w:pPr>
        <w:rPr>
          <w:b/>
          <w:bCs/>
          <w:lang w:eastAsia="x-none"/>
        </w:rPr>
      </w:pPr>
      <w:hyperlink r:id="rId1197" w:history="1">
        <w:r w:rsidR="000B5C49">
          <w:rPr>
            <w:rStyle w:val="Hyperlink"/>
            <w:b/>
            <w:bCs/>
            <w:lang w:eastAsia="x-none"/>
          </w:rPr>
          <w:t>R1-2205155</w:t>
        </w:r>
      </w:hyperlink>
      <w:r w:rsidR="00985E88" w:rsidRPr="00985E88">
        <w:rPr>
          <w:b/>
          <w:bCs/>
          <w:lang w:eastAsia="x-none"/>
        </w:rPr>
        <w:tab/>
        <w:t>FL summary#1 on improving reliability for MBS for RRC_CONNECTED UEs</w:t>
      </w:r>
      <w:r w:rsidR="00985E88" w:rsidRPr="00985E88">
        <w:rPr>
          <w:b/>
          <w:bCs/>
          <w:lang w:eastAsia="x-none"/>
        </w:rPr>
        <w:tab/>
        <w:t>Moderator (Huawei)</w:t>
      </w:r>
    </w:p>
    <w:p w14:paraId="16E09EFD" w14:textId="7B084D4F" w:rsidR="00985E88" w:rsidRDefault="00985E88" w:rsidP="00985E88">
      <w:pPr>
        <w:rPr>
          <w:lang w:eastAsia="x-none"/>
        </w:rPr>
      </w:pPr>
      <w:r>
        <w:rPr>
          <w:lang w:eastAsia="x-none"/>
        </w:rPr>
        <w:t>From May 11</w:t>
      </w:r>
      <w:r w:rsidRPr="00985E88">
        <w:rPr>
          <w:vertAlign w:val="superscript"/>
          <w:lang w:eastAsia="x-none"/>
        </w:rPr>
        <w:t>th</w:t>
      </w:r>
      <w:r>
        <w:rPr>
          <w:lang w:eastAsia="x-none"/>
        </w:rPr>
        <w:t xml:space="preserve"> GTW session</w:t>
      </w:r>
    </w:p>
    <w:p w14:paraId="43E91A75" w14:textId="77777777" w:rsidR="00985E88" w:rsidRPr="005F56A5" w:rsidRDefault="00985E88" w:rsidP="00985E88">
      <w:r w:rsidRPr="005F56A5">
        <w:rPr>
          <w:highlight w:val="green"/>
        </w:rPr>
        <w:t>Agreement</w:t>
      </w:r>
    </w:p>
    <w:p w14:paraId="60A8D6BD" w14:textId="77777777" w:rsidR="00985E88" w:rsidRPr="00F462E5" w:rsidRDefault="00985E88" w:rsidP="00985E88">
      <w:r w:rsidRPr="00F462E5">
        <w:t>For the 2-bit UL-DAI for multicast indicating the total number of Type-2 HARQ-ACK bits multiplexed in PUSCH, UE generates the Type-2 HARQ-ACK sub-codebook for each G-RNTI per the UL-DAI and concatenate</w:t>
      </w:r>
      <w:r>
        <w:t>s</w:t>
      </w:r>
      <w:r w:rsidRPr="00F462E5">
        <w:t xml:space="preserve"> all the sub-</w:t>
      </w:r>
      <w:r>
        <w:t>code</w:t>
      </w:r>
      <w:r w:rsidRPr="00F462E5">
        <w:t xml:space="preserve">books in the ascending order of G-RNTI value. </w:t>
      </w:r>
    </w:p>
    <w:p w14:paraId="48430181" w14:textId="160D2FBB" w:rsidR="00985E88" w:rsidRPr="005F56A5" w:rsidRDefault="00985E88" w:rsidP="00CF6E6D">
      <w:pPr>
        <w:pStyle w:val="ListParagraph"/>
        <w:numPr>
          <w:ilvl w:val="0"/>
          <w:numId w:val="159"/>
        </w:numPr>
      </w:pPr>
      <w:r w:rsidRPr="005F56A5">
        <w:t xml:space="preserve">If the 2-bit UL-DAI field for multicast has the value of </w:t>
      </w:r>
      <m:oMath>
        <m:sSubSup>
          <m:sSubSupPr>
            <m:ctrlPr>
              <w:rPr>
                <w:rFonts w:ascii="Cambria Math" w:hAnsi="Cambria Math"/>
                <w:sz w:val="22"/>
                <w:szCs w:val="22"/>
              </w:rPr>
            </m:ctrlPr>
          </m:sSubSupPr>
          <m:e>
            <m:r>
              <m:rPr>
                <m:sty m:val="p"/>
              </m:rPr>
              <w:rPr>
                <w:rFonts w:ascii="Cambria Math" w:hAnsi="Cambria Math"/>
                <w:sz w:val="22"/>
                <w:szCs w:val="22"/>
              </w:rPr>
              <m:t>V</m:t>
            </m:r>
          </m:e>
          <m:sub>
            <m:r>
              <m:rPr>
                <m:nor/>
              </m:rPr>
              <w:rPr>
                <w:sz w:val="22"/>
                <w:szCs w:val="22"/>
              </w:rPr>
              <m:t>T-DAI</m:t>
            </m:r>
          </m:sub>
          <m:sup>
            <m:r>
              <m:rPr>
                <m:nor/>
              </m:rPr>
              <w:rPr>
                <w:sz w:val="22"/>
                <w:szCs w:val="22"/>
              </w:rPr>
              <m:t>UL</m:t>
            </m:r>
          </m:sup>
        </m:sSubSup>
        <m:r>
          <m:rPr>
            <m:sty m:val="p"/>
          </m:rPr>
          <w:rPr>
            <w:rFonts w:ascii="Cambria Math" w:hAnsi="Cambria Math"/>
            <w:sz w:val="22"/>
            <w:szCs w:val="22"/>
          </w:rPr>
          <m:t>=4</m:t>
        </m:r>
      </m:oMath>
      <w:r w:rsidRPr="005F56A5">
        <w:t xml:space="preserve"> and the UE has not received any PDCCH within the monitoring occasions with DCI format 4_1/4_2, the UE does not multiplex HARQ-ACK information for multicast feedback in the PUSCH transmission.</w:t>
      </w:r>
    </w:p>
    <w:p w14:paraId="1D2749C9" w14:textId="77777777" w:rsidR="00985E88" w:rsidRPr="005F56A5" w:rsidRDefault="00985E88" w:rsidP="00985E88">
      <w:r w:rsidRPr="005F56A5">
        <w:rPr>
          <w:highlight w:val="green"/>
        </w:rPr>
        <w:t>Agreement</w:t>
      </w:r>
    </w:p>
    <w:p w14:paraId="07465E2B" w14:textId="77777777" w:rsidR="00985E88" w:rsidRPr="005F56A5" w:rsidRDefault="00985E88" w:rsidP="00985E88">
      <w:r w:rsidRPr="005F56A5">
        <w:t xml:space="preserve">When UE is configured with multiple cells for unicast and Type-1 codebook is configured for both multicast and unicast, </w:t>
      </w:r>
    </w:p>
    <w:p w14:paraId="3197494D" w14:textId="77777777" w:rsidR="00985E88" w:rsidRPr="005F56A5" w:rsidRDefault="00985E88" w:rsidP="00CF6E6D">
      <w:pPr>
        <w:pStyle w:val="ListParagraph"/>
        <w:numPr>
          <w:ilvl w:val="0"/>
          <w:numId w:val="160"/>
        </w:numPr>
      </w:pPr>
      <w:r w:rsidRPr="005F56A5">
        <w:t>if the UE is configured to construct the HARQ-ACK codebooks for unicast and multicast jointly, a single UL DAI bit applies for unicast and multicast;</w:t>
      </w:r>
    </w:p>
    <w:p w14:paraId="13E3D2DC" w14:textId="77777777" w:rsidR="00985E88" w:rsidRPr="005F56A5" w:rsidRDefault="00985E88" w:rsidP="00CF6E6D">
      <w:pPr>
        <w:pStyle w:val="ListParagraph"/>
        <w:numPr>
          <w:ilvl w:val="0"/>
          <w:numId w:val="160"/>
        </w:numPr>
      </w:pPr>
      <w:r w:rsidRPr="005F56A5">
        <w:t>Otherwise, 1 additional bit UL DAI is included for multicast in DCI format 0_1/0_2, in addition to the UL DAI for unicast. The 1-bit UL DAI for multicast is applied to all configured G-RNTIs.</w:t>
      </w:r>
    </w:p>
    <w:p w14:paraId="6913165D" w14:textId="77777777" w:rsidR="00985E88" w:rsidRPr="005F56A5" w:rsidRDefault="00985E88" w:rsidP="00985E88">
      <w:r w:rsidRPr="005F56A5">
        <w:rPr>
          <w:highlight w:val="green"/>
        </w:rPr>
        <w:t>Agreement</w:t>
      </w:r>
    </w:p>
    <w:p w14:paraId="1C4DCB26" w14:textId="77777777" w:rsidR="00985E88" w:rsidRPr="005F56A5" w:rsidRDefault="00985E88" w:rsidP="00985E88">
      <w:r w:rsidRPr="005F56A5">
        <w:t>For UE configured with NACK-only HARQ-ACK feedback, for Alt4 (from previous agreement), define the mapping between HARQ-ACK values and the PUCCH resources for the TBs configured with NACK-only as follows:</w:t>
      </w:r>
    </w:p>
    <w:p w14:paraId="6F7730B7" w14:textId="77777777" w:rsidR="00985E88" w:rsidRPr="005F56A5" w:rsidRDefault="00985E88" w:rsidP="00CF6E6D">
      <w:pPr>
        <w:pStyle w:val="ListParagraph"/>
        <w:numPr>
          <w:ilvl w:val="0"/>
          <w:numId w:val="161"/>
        </w:numPr>
      </w:pPr>
      <w:r w:rsidRPr="005F56A5">
        <w:t>The mapping is applied to both a single G-RNTI</w:t>
      </w:r>
    </w:p>
    <w:p w14:paraId="4A94DA5C" w14:textId="77777777" w:rsidR="00985E88" w:rsidRPr="005F56A5" w:rsidRDefault="00985E88" w:rsidP="00CF6E6D">
      <w:pPr>
        <w:pStyle w:val="ListParagraph"/>
        <w:numPr>
          <w:ilvl w:val="1"/>
          <w:numId w:val="161"/>
        </w:numPr>
      </w:pPr>
      <w:r w:rsidRPr="005F56A5">
        <w:t>FFS: mul</w:t>
      </w:r>
      <w:r>
        <w:t>tiple configured G-RNTIs cases.</w:t>
      </w:r>
    </w:p>
    <w:p w14:paraId="4B89DB41" w14:textId="77777777" w:rsidR="00985E88" w:rsidRPr="005F56A5" w:rsidRDefault="00985E88" w:rsidP="00CF6E6D">
      <w:pPr>
        <w:pStyle w:val="ListParagraph"/>
        <w:numPr>
          <w:ilvl w:val="0"/>
          <w:numId w:val="161"/>
        </w:numPr>
      </w:pPr>
      <w:r w:rsidRPr="005F56A5">
        <w:t>FFS: how to order the TBs, whether/how to account for missed or non-scheduled TBs</w:t>
      </w:r>
    </w:p>
    <w:p w14:paraId="02AD32AB" w14:textId="77777777" w:rsidR="00985E88" w:rsidRPr="005F56A5" w:rsidRDefault="00985E88" w:rsidP="00CF6E6D">
      <w:pPr>
        <w:pStyle w:val="ListParagraph"/>
        <w:numPr>
          <w:ilvl w:val="0"/>
          <w:numId w:val="161"/>
        </w:numPr>
      </w:pPr>
      <w:r w:rsidRPr="005F56A5">
        <w:t xml:space="preserve">FFS whether/how PRI is used for indication. </w:t>
      </w:r>
    </w:p>
    <w:tbl>
      <w:tblPr>
        <w:tblW w:w="9064" w:type="dxa"/>
        <w:jc w:val="center"/>
        <w:tblCellMar>
          <w:left w:w="0" w:type="dxa"/>
          <w:right w:w="0" w:type="dxa"/>
        </w:tblCellMar>
        <w:tblLook w:val="0420" w:firstRow="1" w:lastRow="0" w:firstColumn="0" w:lastColumn="0" w:noHBand="0" w:noVBand="1"/>
      </w:tblPr>
      <w:tblGrid>
        <w:gridCol w:w="990"/>
        <w:gridCol w:w="1028"/>
        <w:gridCol w:w="1142"/>
        <w:gridCol w:w="1484"/>
        <w:gridCol w:w="4420"/>
      </w:tblGrid>
      <w:tr w:rsidR="00985E88" w:rsidRPr="00985E88" w14:paraId="1E84F8FF" w14:textId="77777777" w:rsidTr="00985E88">
        <w:trPr>
          <w:trHeight w:val="20"/>
          <w:jc w:val="center"/>
        </w:trPr>
        <w:tc>
          <w:tcPr>
            <w:tcW w:w="4644" w:type="dxa"/>
            <w:gridSpan w:val="4"/>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vAlign w:val="center"/>
            <w:hideMark/>
          </w:tcPr>
          <w:p w14:paraId="708CCE21" w14:textId="77777777" w:rsidR="00985E88" w:rsidRPr="00985E88" w:rsidRDefault="00985E88" w:rsidP="005602BF">
            <w:pPr>
              <w:jc w:val="center"/>
              <w:rPr>
                <w:rFonts w:ascii="Arial" w:hAnsi="Arial" w:cs="Arial"/>
                <w:sz w:val="16"/>
                <w:szCs w:val="16"/>
                <w:lang w:eastAsia="zh-CN"/>
              </w:rPr>
            </w:pPr>
            <w:r w:rsidRPr="00985E88">
              <w:rPr>
                <w:rFonts w:ascii="Arial" w:eastAsia="DengXian" w:hAnsi="Arial" w:cs="Arial"/>
                <w:bCs/>
                <w:sz w:val="16"/>
                <w:szCs w:val="16"/>
                <w:lang w:eastAsia="zh-CN"/>
              </w:rPr>
              <w:t>HARQ-ACK Value</w:t>
            </w:r>
          </w:p>
        </w:tc>
        <w:tc>
          <w:tcPr>
            <w:tcW w:w="4420" w:type="dxa"/>
            <w:tcBorders>
              <w:top w:val="single" w:sz="8" w:space="0" w:color="000000"/>
              <w:left w:val="single" w:sz="8" w:space="0" w:color="000000"/>
              <w:bottom w:val="single" w:sz="8" w:space="0" w:color="000000"/>
              <w:right w:val="single" w:sz="8" w:space="0" w:color="000000"/>
            </w:tcBorders>
            <w:shd w:val="clear" w:color="auto" w:fill="E7E6E6"/>
            <w:vAlign w:val="center"/>
          </w:tcPr>
          <w:p w14:paraId="64CCC3EB" w14:textId="77777777" w:rsidR="00985E88" w:rsidRPr="00985E88" w:rsidRDefault="00985E88" w:rsidP="005602BF">
            <w:pPr>
              <w:keepNext/>
              <w:keepLines/>
              <w:ind w:firstLineChars="200" w:firstLine="320"/>
              <w:jc w:val="center"/>
              <w:rPr>
                <w:rFonts w:ascii="Arial" w:eastAsia="FangSong_GB2312" w:hAnsi="Arial" w:cs="Arial"/>
                <w:sz w:val="16"/>
                <w:szCs w:val="16"/>
              </w:rPr>
            </w:pPr>
            <w:r w:rsidRPr="00985E88">
              <w:rPr>
                <w:rFonts w:ascii="Arial" w:eastAsia="FangSong_GB2312" w:hAnsi="Arial" w:cs="Arial"/>
                <w:sz w:val="16"/>
                <w:szCs w:val="16"/>
              </w:rPr>
              <w:t>PUCCH resource</w:t>
            </w:r>
          </w:p>
        </w:tc>
      </w:tr>
      <w:tr w:rsidR="00985E88" w:rsidRPr="00985E88" w14:paraId="04FC0854" w14:textId="77777777" w:rsidTr="00985E88">
        <w:trPr>
          <w:trHeight w:val="20"/>
          <w:jc w:val="center"/>
        </w:trPr>
        <w:tc>
          <w:tcPr>
            <w:tcW w:w="99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E511451" w14:textId="77777777" w:rsidR="00985E88" w:rsidRPr="00985E88" w:rsidRDefault="00985E88" w:rsidP="005602BF">
            <w:pPr>
              <w:widowControl w:val="0"/>
              <w:jc w:val="center"/>
              <w:rPr>
                <w:rFonts w:ascii="Arial" w:eastAsia="DengXian" w:hAnsi="Arial" w:cs="Arial"/>
                <w:kern w:val="2"/>
                <w:sz w:val="16"/>
                <w:szCs w:val="16"/>
                <w:lang w:eastAsia="zh-CN"/>
              </w:rPr>
            </w:pPr>
            <w:r w:rsidRPr="00985E88">
              <w:rPr>
                <w:rFonts w:ascii="Arial" w:eastAsia="DengXian" w:hAnsi="Arial" w:cs="Arial"/>
                <w:kern w:val="2"/>
                <w:sz w:val="16"/>
                <w:szCs w:val="16"/>
                <w:lang w:eastAsia="zh-CN"/>
              </w:rPr>
              <w:t>{0}</w:t>
            </w:r>
          </w:p>
        </w:tc>
        <w:tc>
          <w:tcPr>
            <w:tcW w:w="102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78564C8" w14:textId="77777777" w:rsidR="00985E88" w:rsidRPr="00985E88" w:rsidRDefault="00985E88" w:rsidP="005602BF">
            <w:pPr>
              <w:widowControl w:val="0"/>
              <w:jc w:val="center"/>
              <w:rPr>
                <w:rFonts w:ascii="Arial" w:eastAsia="DengXian" w:hAnsi="Arial" w:cs="Arial"/>
                <w:kern w:val="2"/>
                <w:sz w:val="16"/>
                <w:szCs w:val="16"/>
                <w:lang w:eastAsia="zh-CN"/>
              </w:rPr>
            </w:pPr>
            <w:r w:rsidRPr="00985E88">
              <w:rPr>
                <w:rFonts w:ascii="Arial" w:eastAsia="DengXian" w:hAnsi="Arial" w:cs="Arial"/>
                <w:kern w:val="2"/>
                <w:sz w:val="16"/>
                <w:szCs w:val="16"/>
                <w:lang w:eastAsia="zh-CN"/>
              </w:rPr>
              <w:t>{0,0}</w:t>
            </w:r>
          </w:p>
        </w:tc>
        <w:tc>
          <w:tcPr>
            <w:tcW w:w="114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3782227" w14:textId="77777777" w:rsidR="00985E88" w:rsidRPr="00985E88" w:rsidRDefault="00985E88" w:rsidP="005602BF">
            <w:pPr>
              <w:widowControl w:val="0"/>
              <w:jc w:val="center"/>
              <w:rPr>
                <w:rFonts w:ascii="Arial" w:eastAsia="DengXian" w:hAnsi="Arial" w:cs="Arial"/>
                <w:kern w:val="2"/>
                <w:sz w:val="16"/>
                <w:szCs w:val="16"/>
                <w:lang w:eastAsia="zh-CN"/>
              </w:rPr>
            </w:pPr>
            <w:r w:rsidRPr="00985E88">
              <w:rPr>
                <w:rFonts w:ascii="Arial" w:eastAsia="DengXian" w:hAnsi="Arial" w:cs="Arial"/>
                <w:kern w:val="2"/>
                <w:sz w:val="16"/>
                <w:szCs w:val="16"/>
                <w:lang w:eastAsia="zh-CN"/>
              </w:rPr>
              <w:t>{0,0,0}</w:t>
            </w:r>
          </w:p>
        </w:tc>
        <w:tc>
          <w:tcPr>
            <w:tcW w:w="148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2C2EF50" w14:textId="77777777" w:rsidR="00985E88" w:rsidRPr="00985E88" w:rsidRDefault="00985E88" w:rsidP="005602BF">
            <w:pPr>
              <w:widowControl w:val="0"/>
              <w:jc w:val="center"/>
              <w:rPr>
                <w:rFonts w:ascii="Arial" w:eastAsia="DengXian" w:hAnsi="Arial" w:cs="Arial"/>
                <w:kern w:val="2"/>
                <w:sz w:val="16"/>
                <w:szCs w:val="16"/>
                <w:lang w:eastAsia="zh-CN"/>
              </w:rPr>
            </w:pPr>
            <w:r w:rsidRPr="00985E88">
              <w:rPr>
                <w:rFonts w:ascii="Arial" w:eastAsia="DengXian" w:hAnsi="Arial" w:cs="Arial"/>
                <w:kern w:val="2"/>
                <w:sz w:val="16"/>
                <w:szCs w:val="16"/>
                <w:lang w:eastAsia="zh-CN"/>
              </w:rPr>
              <w:t>{0,0,0,0}</w:t>
            </w:r>
          </w:p>
        </w:tc>
        <w:tc>
          <w:tcPr>
            <w:tcW w:w="4420" w:type="dxa"/>
            <w:tcBorders>
              <w:top w:val="single" w:sz="8" w:space="0" w:color="000000"/>
              <w:left w:val="single" w:sz="8" w:space="0" w:color="000000"/>
              <w:bottom w:val="single" w:sz="8" w:space="0" w:color="000000"/>
              <w:right w:val="single" w:sz="8" w:space="0" w:color="000000"/>
            </w:tcBorders>
            <w:vAlign w:val="center"/>
          </w:tcPr>
          <w:p w14:paraId="0B638BEF" w14:textId="77777777" w:rsidR="00985E88" w:rsidRPr="00985E88" w:rsidRDefault="00985E88" w:rsidP="005602BF">
            <w:pPr>
              <w:keepNext/>
              <w:keepLines/>
              <w:jc w:val="center"/>
              <w:rPr>
                <w:rFonts w:ascii="Arial" w:hAnsi="Arial" w:cs="Arial"/>
                <w:sz w:val="16"/>
                <w:szCs w:val="16"/>
              </w:rPr>
            </w:pPr>
            <w:r w:rsidRPr="00985E88">
              <w:rPr>
                <w:rFonts w:ascii="Arial" w:hAnsi="Arial" w:cs="Arial"/>
                <w:sz w:val="16"/>
                <w:szCs w:val="16"/>
              </w:rPr>
              <w:t>1</w:t>
            </w:r>
            <w:r w:rsidRPr="00985E88">
              <w:rPr>
                <w:rFonts w:ascii="Arial" w:hAnsi="Arial" w:cs="Arial"/>
                <w:sz w:val="16"/>
                <w:szCs w:val="16"/>
                <w:vertAlign w:val="superscript"/>
              </w:rPr>
              <w:t>st</w:t>
            </w:r>
            <w:r w:rsidRPr="00985E88">
              <w:rPr>
                <w:rFonts w:ascii="Arial" w:hAnsi="Arial" w:cs="Arial"/>
                <w:sz w:val="16"/>
                <w:szCs w:val="16"/>
              </w:rPr>
              <w:t xml:space="preserve"> PUCCH resource provided by pucch-ResourceId obtained from the 1</w:t>
            </w:r>
            <w:r w:rsidRPr="00985E88">
              <w:rPr>
                <w:rFonts w:ascii="Arial" w:hAnsi="Arial" w:cs="Arial"/>
                <w:sz w:val="16"/>
                <w:szCs w:val="16"/>
                <w:vertAlign w:val="superscript"/>
              </w:rPr>
              <w:t>st</w:t>
            </w:r>
            <w:r w:rsidRPr="00985E88">
              <w:rPr>
                <w:rFonts w:ascii="Arial" w:hAnsi="Arial" w:cs="Arial"/>
                <w:sz w:val="16"/>
                <w:szCs w:val="16"/>
              </w:rPr>
              <w:t xml:space="preserve"> value of resourceList</w:t>
            </w:r>
          </w:p>
        </w:tc>
      </w:tr>
      <w:tr w:rsidR="00985E88" w:rsidRPr="00985E88" w14:paraId="2E8C330E" w14:textId="77777777" w:rsidTr="00985E88">
        <w:trPr>
          <w:trHeight w:val="20"/>
          <w:jc w:val="center"/>
        </w:trPr>
        <w:tc>
          <w:tcPr>
            <w:tcW w:w="99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3D820F9" w14:textId="77777777" w:rsidR="00985E88" w:rsidRPr="00985E88" w:rsidRDefault="00985E88" w:rsidP="005602BF">
            <w:pPr>
              <w:widowControl w:val="0"/>
              <w:jc w:val="center"/>
              <w:rPr>
                <w:rFonts w:ascii="Arial" w:eastAsia="DengXian" w:hAnsi="Arial" w:cs="Arial"/>
                <w:kern w:val="2"/>
                <w:sz w:val="16"/>
                <w:szCs w:val="16"/>
                <w:lang w:eastAsia="zh-CN"/>
              </w:rPr>
            </w:pPr>
          </w:p>
        </w:tc>
        <w:tc>
          <w:tcPr>
            <w:tcW w:w="102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575D052" w14:textId="77777777" w:rsidR="00985E88" w:rsidRPr="00985E88" w:rsidRDefault="00985E88" w:rsidP="005602BF">
            <w:pPr>
              <w:widowControl w:val="0"/>
              <w:jc w:val="center"/>
              <w:rPr>
                <w:rFonts w:ascii="Arial" w:eastAsia="DengXian" w:hAnsi="Arial" w:cs="Arial"/>
                <w:kern w:val="2"/>
                <w:sz w:val="16"/>
                <w:szCs w:val="16"/>
                <w:lang w:eastAsia="zh-CN"/>
              </w:rPr>
            </w:pPr>
            <w:r w:rsidRPr="00985E88">
              <w:rPr>
                <w:rFonts w:ascii="Arial" w:eastAsia="DengXian" w:hAnsi="Arial" w:cs="Arial"/>
                <w:kern w:val="2"/>
                <w:sz w:val="16"/>
                <w:szCs w:val="16"/>
                <w:lang w:eastAsia="zh-CN"/>
              </w:rPr>
              <w:t>{1,0}</w:t>
            </w:r>
          </w:p>
        </w:tc>
        <w:tc>
          <w:tcPr>
            <w:tcW w:w="114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3C5A0E6" w14:textId="77777777" w:rsidR="00985E88" w:rsidRPr="00985E88" w:rsidRDefault="00985E88" w:rsidP="005602BF">
            <w:pPr>
              <w:widowControl w:val="0"/>
              <w:jc w:val="center"/>
              <w:rPr>
                <w:rFonts w:ascii="Arial" w:eastAsia="DengXian" w:hAnsi="Arial" w:cs="Arial"/>
                <w:kern w:val="2"/>
                <w:sz w:val="16"/>
                <w:szCs w:val="16"/>
                <w:lang w:eastAsia="zh-CN"/>
              </w:rPr>
            </w:pPr>
            <w:r w:rsidRPr="00985E88">
              <w:rPr>
                <w:rFonts w:ascii="Arial" w:eastAsia="DengXian" w:hAnsi="Arial" w:cs="Arial"/>
                <w:kern w:val="2"/>
                <w:sz w:val="16"/>
                <w:szCs w:val="16"/>
                <w:lang w:eastAsia="zh-CN"/>
              </w:rPr>
              <w:t>{1,0,0}</w:t>
            </w:r>
          </w:p>
        </w:tc>
        <w:tc>
          <w:tcPr>
            <w:tcW w:w="148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FBA597E" w14:textId="77777777" w:rsidR="00985E88" w:rsidRPr="00985E88" w:rsidRDefault="00985E88" w:rsidP="005602BF">
            <w:pPr>
              <w:widowControl w:val="0"/>
              <w:jc w:val="center"/>
              <w:rPr>
                <w:rFonts w:ascii="Arial" w:eastAsia="DengXian" w:hAnsi="Arial" w:cs="Arial"/>
                <w:kern w:val="2"/>
                <w:sz w:val="16"/>
                <w:szCs w:val="16"/>
                <w:lang w:eastAsia="zh-CN"/>
              </w:rPr>
            </w:pPr>
            <w:r w:rsidRPr="00985E88">
              <w:rPr>
                <w:rFonts w:ascii="Arial" w:eastAsia="DengXian" w:hAnsi="Arial" w:cs="Arial"/>
                <w:kern w:val="2"/>
                <w:sz w:val="16"/>
                <w:szCs w:val="16"/>
                <w:lang w:eastAsia="zh-CN"/>
              </w:rPr>
              <w:t>{1,0,0,0}</w:t>
            </w:r>
          </w:p>
        </w:tc>
        <w:tc>
          <w:tcPr>
            <w:tcW w:w="4420" w:type="dxa"/>
            <w:tcBorders>
              <w:top w:val="single" w:sz="8" w:space="0" w:color="000000"/>
              <w:left w:val="single" w:sz="8" w:space="0" w:color="000000"/>
              <w:bottom w:val="single" w:sz="8" w:space="0" w:color="000000"/>
              <w:right w:val="single" w:sz="8" w:space="0" w:color="000000"/>
            </w:tcBorders>
            <w:vAlign w:val="center"/>
          </w:tcPr>
          <w:p w14:paraId="6B080A9E" w14:textId="77777777" w:rsidR="00985E88" w:rsidRPr="00985E88" w:rsidRDefault="00985E88" w:rsidP="005602BF">
            <w:pPr>
              <w:keepNext/>
              <w:keepLines/>
              <w:jc w:val="center"/>
              <w:rPr>
                <w:rFonts w:ascii="Arial" w:hAnsi="Arial" w:cs="Arial"/>
                <w:sz w:val="16"/>
                <w:szCs w:val="16"/>
              </w:rPr>
            </w:pPr>
            <w:r w:rsidRPr="00985E88">
              <w:rPr>
                <w:rFonts w:ascii="Arial" w:hAnsi="Arial" w:cs="Arial"/>
                <w:sz w:val="16"/>
                <w:szCs w:val="16"/>
              </w:rPr>
              <w:t>2</w:t>
            </w:r>
            <w:r w:rsidRPr="00985E88">
              <w:rPr>
                <w:rFonts w:ascii="Arial" w:hAnsi="Arial" w:cs="Arial"/>
                <w:sz w:val="16"/>
                <w:szCs w:val="16"/>
                <w:vertAlign w:val="superscript"/>
              </w:rPr>
              <w:t>nd</w:t>
            </w:r>
            <w:r w:rsidRPr="00985E88">
              <w:rPr>
                <w:rFonts w:ascii="Arial" w:hAnsi="Arial" w:cs="Arial"/>
                <w:sz w:val="16"/>
                <w:szCs w:val="16"/>
              </w:rPr>
              <w:t xml:space="preserve"> PUCCH resource provided by pucch-ResourceId obtained from the 2</w:t>
            </w:r>
            <w:r w:rsidRPr="00985E88">
              <w:rPr>
                <w:rFonts w:ascii="Arial" w:hAnsi="Arial" w:cs="Arial"/>
                <w:sz w:val="16"/>
                <w:szCs w:val="16"/>
                <w:vertAlign w:val="superscript"/>
              </w:rPr>
              <w:t>nd</w:t>
            </w:r>
            <w:r w:rsidRPr="00985E88">
              <w:rPr>
                <w:rFonts w:ascii="Arial" w:hAnsi="Arial" w:cs="Arial"/>
                <w:sz w:val="16"/>
                <w:szCs w:val="16"/>
              </w:rPr>
              <w:t xml:space="preserve"> value of resourceList</w:t>
            </w:r>
          </w:p>
        </w:tc>
      </w:tr>
      <w:tr w:rsidR="00985E88" w:rsidRPr="00985E88" w14:paraId="2E207953" w14:textId="77777777" w:rsidTr="00985E88">
        <w:trPr>
          <w:trHeight w:val="20"/>
          <w:jc w:val="center"/>
        </w:trPr>
        <w:tc>
          <w:tcPr>
            <w:tcW w:w="99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38F6A0A" w14:textId="77777777" w:rsidR="00985E88" w:rsidRPr="00985E88" w:rsidRDefault="00985E88" w:rsidP="005602BF">
            <w:pPr>
              <w:widowControl w:val="0"/>
              <w:jc w:val="center"/>
              <w:rPr>
                <w:rFonts w:ascii="Arial" w:eastAsia="DengXian" w:hAnsi="Arial" w:cs="Arial"/>
                <w:kern w:val="2"/>
                <w:sz w:val="16"/>
                <w:szCs w:val="16"/>
                <w:lang w:eastAsia="zh-CN"/>
              </w:rPr>
            </w:pPr>
          </w:p>
        </w:tc>
        <w:tc>
          <w:tcPr>
            <w:tcW w:w="102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FE3E630" w14:textId="77777777" w:rsidR="00985E88" w:rsidRPr="00985E88" w:rsidRDefault="00985E88" w:rsidP="005602BF">
            <w:pPr>
              <w:widowControl w:val="0"/>
              <w:jc w:val="center"/>
              <w:rPr>
                <w:rFonts w:ascii="Arial" w:eastAsia="DengXian" w:hAnsi="Arial" w:cs="Arial"/>
                <w:kern w:val="2"/>
                <w:sz w:val="16"/>
                <w:szCs w:val="16"/>
                <w:lang w:eastAsia="zh-CN"/>
              </w:rPr>
            </w:pPr>
            <w:r w:rsidRPr="00985E88">
              <w:rPr>
                <w:rFonts w:ascii="Arial" w:eastAsia="DengXian" w:hAnsi="Arial" w:cs="Arial"/>
                <w:kern w:val="2"/>
                <w:sz w:val="16"/>
                <w:szCs w:val="16"/>
                <w:lang w:eastAsia="zh-CN"/>
              </w:rPr>
              <w:t>{0,1}</w:t>
            </w:r>
          </w:p>
        </w:tc>
        <w:tc>
          <w:tcPr>
            <w:tcW w:w="114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5029023" w14:textId="77777777" w:rsidR="00985E88" w:rsidRPr="00985E88" w:rsidRDefault="00985E88" w:rsidP="005602BF">
            <w:pPr>
              <w:widowControl w:val="0"/>
              <w:jc w:val="center"/>
              <w:rPr>
                <w:rFonts w:ascii="Arial" w:eastAsia="DengXian" w:hAnsi="Arial" w:cs="Arial"/>
                <w:kern w:val="2"/>
                <w:sz w:val="16"/>
                <w:szCs w:val="16"/>
                <w:lang w:eastAsia="zh-CN"/>
              </w:rPr>
            </w:pPr>
            <w:r w:rsidRPr="00985E88">
              <w:rPr>
                <w:rFonts w:ascii="Arial" w:eastAsia="DengXian" w:hAnsi="Arial" w:cs="Arial"/>
                <w:kern w:val="2"/>
                <w:sz w:val="16"/>
                <w:szCs w:val="16"/>
                <w:lang w:eastAsia="zh-CN"/>
              </w:rPr>
              <w:t>{0,1,0}</w:t>
            </w:r>
          </w:p>
        </w:tc>
        <w:tc>
          <w:tcPr>
            <w:tcW w:w="148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E605A3D" w14:textId="77777777" w:rsidR="00985E88" w:rsidRPr="00985E88" w:rsidRDefault="00985E88" w:rsidP="005602BF">
            <w:pPr>
              <w:widowControl w:val="0"/>
              <w:jc w:val="center"/>
              <w:rPr>
                <w:rFonts w:ascii="Arial" w:eastAsia="DengXian" w:hAnsi="Arial" w:cs="Arial"/>
                <w:kern w:val="2"/>
                <w:sz w:val="16"/>
                <w:szCs w:val="16"/>
                <w:lang w:eastAsia="zh-CN"/>
              </w:rPr>
            </w:pPr>
            <w:r w:rsidRPr="00985E88">
              <w:rPr>
                <w:rFonts w:ascii="Arial" w:eastAsia="DengXian" w:hAnsi="Arial" w:cs="Arial"/>
                <w:kern w:val="2"/>
                <w:sz w:val="16"/>
                <w:szCs w:val="16"/>
                <w:lang w:eastAsia="zh-CN"/>
              </w:rPr>
              <w:t>{0,1,0,0</w:t>
            </w:r>
            <w:r w:rsidRPr="00985E88">
              <w:rPr>
                <w:rFonts w:ascii="Arial" w:hAnsi="Arial" w:cs="Arial"/>
                <w:sz w:val="16"/>
                <w:szCs w:val="16"/>
                <w:lang w:eastAsia="zh-CN"/>
              </w:rPr>
              <w:t>}</w:t>
            </w:r>
          </w:p>
        </w:tc>
        <w:tc>
          <w:tcPr>
            <w:tcW w:w="4420" w:type="dxa"/>
            <w:tcBorders>
              <w:top w:val="single" w:sz="8" w:space="0" w:color="000000"/>
              <w:left w:val="single" w:sz="8" w:space="0" w:color="000000"/>
              <w:bottom w:val="single" w:sz="8" w:space="0" w:color="000000"/>
              <w:right w:val="single" w:sz="8" w:space="0" w:color="000000"/>
            </w:tcBorders>
            <w:vAlign w:val="center"/>
          </w:tcPr>
          <w:p w14:paraId="0172D9F7" w14:textId="77777777" w:rsidR="00985E88" w:rsidRPr="00985E88" w:rsidRDefault="00985E88" w:rsidP="005602BF">
            <w:pPr>
              <w:keepNext/>
              <w:keepLines/>
              <w:jc w:val="center"/>
              <w:rPr>
                <w:rFonts w:ascii="Arial" w:hAnsi="Arial" w:cs="Arial"/>
                <w:sz w:val="16"/>
                <w:szCs w:val="16"/>
              </w:rPr>
            </w:pPr>
            <w:r w:rsidRPr="00985E88">
              <w:rPr>
                <w:rFonts w:ascii="Arial" w:hAnsi="Arial" w:cs="Arial"/>
                <w:sz w:val="16"/>
                <w:szCs w:val="16"/>
              </w:rPr>
              <w:t>3</w:t>
            </w:r>
            <w:r w:rsidRPr="00985E88">
              <w:rPr>
                <w:rFonts w:ascii="Arial" w:hAnsi="Arial" w:cs="Arial"/>
                <w:sz w:val="16"/>
                <w:szCs w:val="16"/>
                <w:vertAlign w:val="superscript"/>
              </w:rPr>
              <w:t>rd</w:t>
            </w:r>
            <w:r w:rsidRPr="00985E88">
              <w:rPr>
                <w:rFonts w:ascii="Arial" w:hAnsi="Arial" w:cs="Arial"/>
                <w:sz w:val="16"/>
                <w:szCs w:val="16"/>
              </w:rPr>
              <w:t xml:space="preserve"> PUCCH resource provided by pucch-ResourceId obtained from the 3</w:t>
            </w:r>
            <w:r w:rsidRPr="00985E88">
              <w:rPr>
                <w:rFonts w:ascii="Arial" w:hAnsi="Arial" w:cs="Arial"/>
                <w:sz w:val="16"/>
                <w:szCs w:val="16"/>
                <w:vertAlign w:val="superscript"/>
              </w:rPr>
              <w:t>rd</w:t>
            </w:r>
            <w:r w:rsidRPr="00985E88">
              <w:rPr>
                <w:rFonts w:ascii="Arial" w:hAnsi="Arial" w:cs="Arial"/>
                <w:sz w:val="16"/>
                <w:szCs w:val="16"/>
              </w:rPr>
              <w:t xml:space="preserve"> value of resourceList</w:t>
            </w:r>
          </w:p>
        </w:tc>
      </w:tr>
      <w:tr w:rsidR="00985E88" w:rsidRPr="00985E88" w14:paraId="037D1573" w14:textId="77777777" w:rsidTr="00985E88">
        <w:trPr>
          <w:trHeight w:val="20"/>
          <w:jc w:val="center"/>
        </w:trPr>
        <w:tc>
          <w:tcPr>
            <w:tcW w:w="99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EDB3F85" w14:textId="77777777" w:rsidR="00985E88" w:rsidRPr="00985E88" w:rsidRDefault="00985E88" w:rsidP="005602BF">
            <w:pPr>
              <w:widowControl w:val="0"/>
              <w:jc w:val="center"/>
              <w:rPr>
                <w:rFonts w:ascii="Arial" w:eastAsia="DengXian" w:hAnsi="Arial" w:cs="Arial"/>
                <w:kern w:val="2"/>
                <w:sz w:val="16"/>
                <w:szCs w:val="16"/>
                <w:lang w:eastAsia="zh-CN"/>
              </w:rPr>
            </w:pPr>
          </w:p>
        </w:tc>
        <w:tc>
          <w:tcPr>
            <w:tcW w:w="102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C20928B" w14:textId="77777777" w:rsidR="00985E88" w:rsidRPr="00985E88" w:rsidRDefault="00985E88" w:rsidP="005602BF">
            <w:pPr>
              <w:widowControl w:val="0"/>
              <w:jc w:val="center"/>
              <w:rPr>
                <w:rFonts w:ascii="Arial" w:eastAsia="DengXian" w:hAnsi="Arial" w:cs="Arial"/>
                <w:kern w:val="2"/>
                <w:sz w:val="16"/>
                <w:szCs w:val="16"/>
                <w:lang w:eastAsia="zh-CN"/>
              </w:rPr>
            </w:pPr>
          </w:p>
        </w:tc>
        <w:tc>
          <w:tcPr>
            <w:tcW w:w="114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8A2A9AF" w14:textId="77777777" w:rsidR="00985E88" w:rsidRPr="00985E88" w:rsidRDefault="00985E88" w:rsidP="005602BF">
            <w:pPr>
              <w:widowControl w:val="0"/>
              <w:jc w:val="center"/>
              <w:rPr>
                <w:rFonts w:ascii="Arial" w:eastAsia="DengXian" w:hAnsi="Arial" w:cs="Arial"/>
                <w:kern w:val="2"/>
                <w:sz w:val="16"/>
                <w:szCs w:val="16"/>
                <w:lang w:eastAsia="zh-CN"/>
              </w:rPr>
            </w:pPr>
            <w:r w:rsidRPr="00985E88">
              <w:rPr>
                <w:rFonts w:ascii="Arial" w:eastAsia="DengXian" w:hAnsi="Arial" w:cs="Arial"/>
                <w:kern w:val="2"/>
                <w:sz w:val="16"/>
                <w:szCs w:val="16"/>
                <w:lang w:eastAsia="zh-CN"/>
              </w:rPr>
              <w:t>{1,1,0</w:t>
            </w:r>
            <w:r w:rsidRPr="00985E88">
              <w:rPr>
                <w:rFonts w:ascii="Arial" w:hAnsi="Arial" w:cs="Arial"/>
                <w:sz w:val="16"/>
                <w:szCs w:val="16"/>
                <w:lang w:eastAsia="zh-CN"/>
              </w:rPr>
              <w:t>}</w:t>
            </w:r>
          </w:p>
        </w:tc>
        <w:tc>
          <w:tcPr>
            <w:tcW w:w="148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3549633" w14:textId="77777777" w:rsidR="00985E88" w:rsidRPr="00985E88" w:rsidRDefault="00985E88" w:rsidP="005602BF">
            <w:pPr>
              <w:widowControl w:val="0"/>
              <w:jc w:val="center"/>
              <w:rPr>
                <w:rFonts w:ascii="Arial" w:eastAsia="DengXian" w:hAnsi="Arial" w:cs="Arial"/>
                <w:kern w:val="2"/>
                <w:sz w:val="16"/>
                <w:szCs w:val="16"/>
                <w:lang w:eastAsia="zh-CN"/>
              </w:rPr>
            </w:pPr>
            <w:r w:rsidRPr="00985E88">
              <w:rPr>
                <w:rFonts w:ascii="Arial" w:eastAsia="DengXian" w:hAnsi="Arial" w:cs="Arial"/>
                <w:kern w:val="2"/>
                <w:sz w:val="16"/>
                <w:szCs w:val="16"/>
                <w:lang w:eastAsia="zh-CN"/>
              </w:rPr>
              <w:t>{1,1,0,0</w:t>
            </w:r>
            <w:r w:rsidRPr="00985E88">
              <w:rPr>
                <w:rFonts w:ascii="Arial" w:hAnsi="Arial" w:cs="Arial"/>
                <w:sz w:val="16"/>
                <w:szCs w:val="16"/>
                <w:lang w:eastAsia="zh-CN"/>
              </w:rPr>
              <w:t>}</w:t>
            </w:r>
          </w:p>
        </w:tc>
        <w:tc>
          <w:tcPr>
            <w:tcW w:w="4420" w:type="dxa"/>
            <w:tcBorders>
              <w:top w:val="single" w:sz="8" w:space="0" w:color="000000"/>
              <w:left w:val="single" w:sz="8" w:space="0" w:color="000000"/>
              <w:bottom w:val="single" w:sz="8" w:space="0" w:color="000000"/>
              <w:right w:val="single" w:sz="8" w:space="0" w:color="000000"/>
            </w:tcBorders>
            <w:vAlign w:val="center"/>
          </w:tcPr>
          <w:p w14:paraId="2F12E8E3" w14:textId="77777777" w:rsidR="00985E88" w:rsidRPr="00985E88" w:rsidRDefault="00985E88" w:rsidP="005602BF">
            <w:pPr>
              <w:keepNext/>
              <w:keepLines/>
              <w:jc w:val="center"/>
              <w:rPr>
                <w:rFonts w:ascii="Arial" w:hAnsi="Arial" w:cs="Arial"/>
                <w:sz w:val="16"/>
                <w:szCs w:val="16"/>
              </w:rPr>
            </w:pPr>
            <w:r w:rsidRPr="00985E88">
              <w:rPr>
                <w:rFonts w:ascii="Arial" w:hAnsi="Arial" w:cs="Arial"/>
                <w:sz w:val="16"/>
                <w:szCs w:val="16"/>
              </w:rPr>
              <w:t>4</w:t>
            </w:r>
            <w:r w:rsidRPr="00985E88">
              <w:rPr>
                <w:rFonts w:ascii="Arial" w:hAnsi="Arial" w:cs="Arial"/>
                <w:sz w:val="16"/>
                <w:szCs w:val="16"/>
                <w:vertAlign w:val="superscript"/>
              </w:rPr>
              <w:t>th</w:t>
            </w:r>
            <w:r w:rsidRPr="00985E88">
              <w:rPr>
                <w:rFonts w:ascii="Arial" w:hAnsi="Arial" w:cs="Arial"/>
                <w:sz w:val="16"/>
                <w:szCs w:val="16"/>
              </w:rPr>
              <w:t xml:space="preserve"> PUCCH resource provided by pucch-ResourceId obtained from the 4</w:t>
            </w:r>
            <w:r w:rsidRPr="00985E88">
              <w:rPr>
                <w:rFonts w:ascii="Arial" w:hAnsi="Arial" w:cs="Arial"/>
                <w:sz w:val="16"/>
                <w:szCs w:val="16"/>
                <w:vertAlign w:val="superscript"/>
              </w:rPr>
              <w:t>th</w:t>
            </w:r>
            <w:r w:rsidRPr="00985E88">
              <w:rPr>
                <w:rFonts w:ascii="Arial" w:hAnsi="Arial" w:cs="Arial"/>
                <w:sz w:val="16"/>
                <w:szCs w:val="16"/>
              </w:rPr>
              <w:t xml:space="preserve"> value of resourceList</w:t>
            </w:r>
          </w:p>
        </w:tc>
      </w:tr>
      <w:tr w:rsidR="00985E88" w:rsidRPr="00985E88" w14:paraId="13745A1E" w14:textId="77777777" w:rsidTr="00985E88">
        <w:trPr>
          <w:trHeight w:val="20"/>
          <w:jc w:val="center"/>
        </w:trPr>
        <w:tc>
          <w:tcPr>
            <w:tcW w:w="99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0AC8D1A" w14:textId="77777777" w:rsidR="00985E88" w:rsidRPr="00985E88" w:rsidRDefault="00985E88" w:rsidP="005602BF">
            <w:pPr>
              <w:widowControl w:val="0"/>
              <w:jc w:val="center"/>
              <w:rPr>
                <w:rFonts w:ascii="Arial" w:eastAsia="DengXian" w:hAnsi="Arial" w:cs="Arial"/>
                <w:kern w:val="2"/>
                <w:sz w:val="16"/>
                <w:szCs w:val="16"/>
                <w:lang w:eastAsia="zh-CN"/>
              </w:rPr>
            </w:pPr>
          </w:p>
        </w:tc>
        <w:tc>
          <w:tcPr>
            <w:tcW w:w="102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6AE24B8" w14:textId="77777777" w:rsidR="00985E88" w:rsidRPr="00985E88" w:rsidRDefault="00985E88" w:rsidP="005602BF">
            <w:pPr>
              <w:widowControl w:val="0"/>
              <w:jc w:val="center"/>
              <w:rPr>
                <w:rFonts w:ascii="Arial" w:eastAsia="DengXian" w:hAnsi="Arial" w:cs="Arial"/>
                <w:kern w:val="2"/>
                <w:sz w:val="16"/>
                <w:szCs w:val="16"/>
                <w:lang w:eastAsia="zh-CN"/>
              </w:rPr>
            </w:pPr>
          </w:p>
        </w:tc>
        <w:tc>
          <w:tcPr>
            <w:tcW w:w="114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1C36D81" w14:textId="77777777" w:rsidR="00985E88" w:rsidRPr="00985E88" w:rsidRDefault="00985E88" w:rsidP="005602BF">
            <w:pPr>
              <w:widowControl w:val="0"/>
              <w:jc w:val="center"/>
              <w:rPr>
                <w:rFonts w:ascii="Arial" w:eastAsia="DengXian" w:hAnsi="Arial" w:cs="Arial"/>
                <w:kern w:val="2"/>
                <w:sz w:val="16"/>
                <w:szCs w:val="16"/>
                <w:lang w:eastAsia="zh-CN"/>
              </w:rPr>
            </w:pPr>
            <w:r w:rsidRPr="00985E88">
              <w:rPr>
                <w:rFonts w:ascii="Arial" w:eastAsia="DengXian" w:hAnsi="Arial" w:cs="Arial"/>
                <w:kern w:val="2"/>
                <w:sz w:val="16"/>
                <w:szCs w:val="16"/>
                <w:lang w:eastAsia="zh-CN"/>
              </w:rPr>
              <w:t>{0,0,1</w:t>
            </w:r>
            <w:r w:rsidRPr="00985E88">
              <w:rPr>
                <w:rFonts w:ascii="Arial" w:hAnsi="Arial" w:cs="Arial"/>
                <w:sz w:val="16"/>
                <w:szCs w:val="16"/>
                <w:lang w:eastAsia="zh-CN"/>
              </w:rPr>
              <w:t>}</w:t>
            </w:r>
          </w:p>
        </w:tc>
        <w:tc>
          <w:tcPr>
            <w:tcW w:w="148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14CAC5B" w14:textId="77777777" w:rsidR="00985E88" w:rsidRPr="00985E88" w:rsidRDefault="00985E88" w:rsidP="005602BF">
            <w:pPr>
              <w:widowControl w:val="0"/>
              <w:jc w:val="center"/>
              <w:rPr>
                <w:rFonts w:ascii="Arial" w:eastAsia="DengXian" w:hAnsi="Arial" w:cs="Arial"/>
                <w:kern w:val="2"/>
                <w:sz w:val="16"/>
                <w:szCs w:val="16"/>
                <w:lang w:eastAsia="zh-CN"/>
              </w:rPr>
            </w:pPr>
            <w:r w:rsidRPr="00985E88">
              <w:rPr>
                <w:rFonts w:ascii="Arial" w:eastAsia="DengXian" w:hAnsi="Arial" w:cs="Arial"/>
                <w:kern w:val="2"/>
                <w:sz w:val="16"/>
                <w:szCs w:val="16"/>
                <w:lang w:eastAsia="zh-CN"/>
              </w:rPr>
              <w:t>{0,0,1,0</w:t>
            </w:r>
            <w:r w:rsidRPr="00985E88">
              <w:rPr>
                <w:rFonts w:ascii="Arial" w:hAnsi="Arial" w:cs="Arial"/>
                <w:sz w:val="16"/>
                <w:szCs w:val="16"/>
                <w:lang w:eastAsia="zh-CN"/>
              </w:rPr>
              <w:t>}</w:t>
            </w:r>
          </w:p>
        </w:tc>
        <w:tc>
          <w:tcPr>
            <w:tcW w:w="4420" w:type="dxa"/>
            <w:tcBorders>
              <w:top w:val="single" w:sz="8" w:space="0" w:color="000000"/>
              <w:left w:val="single" w:sz="8" w:space="0" w:color="000000"/>
              <w:bottom w:val="single" w:sz="8" w:space="0" w:color="000000"/>
              <w:right w:val="single" w:sz="8" w:space="0" w:color="000000"/>
            </w:tcBorders>
            <w:vAlign w:val="center"/>
          </w:tcPr>
          <w:p w14:paraId="357CE545" w14:textId="77777777" w:rsidR="00985E88" w:rsidRPr="00985E88" w:rsidRDefault="00985E88" w:rsidP="005602BF">
            <w:pPr>
              <w:keepNext/>
              <w:keepLines/>
              <w:jc w:val="center"/>
              <w:rPr>
                <w:rFonts w:ascii="Arial" w:hAnsi="Arial" w:cs="Arial"/>
                <w:sz w:val="16"/>
                <w:szCs w:val="16"/>
              </w:rPr>
            </w:pPr>
            <w:r w:rsidRPr="00985E88">
              <w:rPr>
                <w:rFonts w:ascii="Arial" w:hAnsi="Arial" w:cs="Arial"/>
                <w:sz w:val="16"/>
                <w:szCs w:val="16"/>
              </w:rPr>
              <w:t>5</w:t>
            </w:r>
            <w:r w:rsidRPr="00985E88">
              <w:rPr>
                <w:rFonts w:ascii="Arial" w:hAnsi="Arial" w:cs="Arial"/>
                <w:sz w:val="16"/>
                <w:szCs w:val="16"/>
                <w:vertAlign w:val="superscript"/>
              </w:rPr>
              <w:t>th</w:t>
            </w:r>
            <w:r w:rsidRPr="00985E88">
              <w:rPr>
                <w:rFonts w:ascii="Arial" w:hAnsi="Arial" w:cs="Arial"/>
                <w:sz w:val="16"/>
                <w:szCs w:val="16"/>
              </w:rPr>
              <w:t xml:space="preserve"> PUCCH resource provided by pucch-ResourceId obtained from the 5</w:t>
            </w:r>
            <w:r w:rsidRPr="00985E88">
              <w:rPr>
                <w:rFonts w:ascii="Arial" w:hAnsi="Arial" w:cs="Arial"/>
                <w:sz w:val="16"/>
                <w:szCs w:val="16"/>
                <w:vertAlign w:val="superscript"/>
              </w:rPr>
              <w:t>th</w:t>
            </w:r>
            <w:r w:rsidRPr="00985E88">
              <w:rPr>
                <w:rFonts w:ascii="Arial" w:hAnsi="Arial" w:cs="Arial"/>
                <w:sz w:val="16"/>
                <w:szCs w:val="16"/>
              </w:rPr>
              <w:t xml:space="preserve"> value of resourceList</w:t>
            </w:r>
          </w:p>
        </w:tc>
      </w:tr>
      <w:tr w:rsidR="00985E88" w:rsidRPr="00985E88" w14:paraId="6223580A" w14:textId="77777777" w:rsidTr="00985E88">
        <w:trPr>
          <w:trHeight w:val="20"/>
          <w:jc w:val="center"/>
        </w:trPr>
        <w:tc>
          <w:tcPr>
            <w:tcW w:w="99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1B1E066" w14:textId="77777777" w:rsidR="00985E88" w:rsidRPr="00985E88" w:rsidRDefault="00985E88" w:rsidP="005602BF">
            <w:pPr>
              <w:widowControl w:val="0"/>
              <w:jc w:val="center"/>
              <w:rPr>
                <w:rFonts w:ascii="Arial" w:eastAsia="DengXian" w:hAnsi="Arial" w:cs="Arial"/>
                <w:kern w:val="2"/>
                <w:sz w:val="16"/>
                <w:szCs w:val="16"/>
                <w:lang w:eastAsia="zh-CN"/>
              </w:rPr>
            </w:pPr>
          </w:p>
        </w:tc>
        <w:tc>
          <w:tcPr>
            <w:tcW w:w="102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FFAAF67" w14:textId="77777777" w:rsidR="00985E88" w:rsidRPr="00985E88" w:rsidRDefault="00985E88" w:rsidP="005602BF">
            <w:pPr>
              <w:widowControl w:val="0"/>
              <w:jc w:val="center"/>
              <w:rPr>
                <w:rFonts w:ascii="Arial" w:eastAsia="DengXian" w:hAnsi="Arial" w:cs="Arial"/>
                <w:kern w:val="2"/>
                <w:sz w:val="16"/>
                <w:szCs w:val="16"/>
                <w:lang w:eastAsia="zh-CN"/>
              </w:rPr>
            </w:pPr>
          </w:p>
        </w:tc>
        <w:tc>
          <w:tcPr>
            <w:tcW w:w="114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F27D01E" w14:textId="77777777" w:rsidR="00985E88" w:rsidRPr="00985E88" w:rsidRDefault="00985E88" w:rsidP="005602BF">
            <w:pPr>
              <w:widowControl w:val="0"/>
              <w:jc w:val="center"/>
              <w:rPr>
                <w:rFonts w:ascii="Arial" w:eastAsia="DengXian" w:hAnsi="Arial" w:cs="Arial"/>
                <w:kern w:val="2"/>
                <w:sz w:val="16"/>
                <w:szCs w:val="16"/>
                <w:lang w:eastAsia="zh-CN"/>
              </w:rPr>
            </w:pPr>
            <w:r w:rsidRPr="00985E88">
              <w:rPr>
                <w:rFonts w:ascii="Arial" w:eastAsia="DengXian" w:hAnsi="Arial" w:cs="Arial"/>
                <w:kern w:val="2"/>
                <w:sz w:val="16"/>
                <w:szCs w:val="16"/>
                <w:lang w:eastAsia="zh-CN"/>
              </w:rPr>
              <w:t>{1,0,1</w:t>
            </w:r>
            <w:r w:rsidRPr="00985E88">
              <w:rPr>
                <w:rFonts w:ascii="Arial" w:hAnsi="Arial" w:cs="Arial"/>
                <w:sz w:val="16"/>
                <w:szCs w:val="16"/>
                <w:lang w:eastAsia="zh-CN"/>
              </w:rPr>
              <w:t>}</w:t>
            </w:r>
          </w:p>
        </w:tc>
        <w:tc>
          <w:tcPr>
            <w:tcW w:w="148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567F69A" w14:textId="77777777" w:rsidR="00985E88" w:rsidRPr="00985E88" w:rsidRDefault="00985E88" w:rsidP="005602BF">
            <w:pPr>
              <w:widowControl w:val="0"/>
              <w:jc w:val="center"/>
              <w:rPr>
                <w:rFonts w:ascii="Arial" w:eastAsia="DengXian" w:hAnsi="Arial" w:cs="Arial"/>
                <w:kern w:val="2"/>
                <w:sz w:val="16"/>
                <w:szCs w:val="16"/>
                <w:lang w:eastAsia="zh-CN"/>
              </w:rPr>
            </w:pPr>
            <w:r w:rsidRPr="00985E88">
              <w:rPr>
                <w:rFonts w:ascii="Arial" w:eastAsia="DengXian" w:hAnsi="Arial" w:cs="Arial"/>
                <w:kern w:val="2"/>
                <w:sz w:val="16"/>
                <w:szCs w:val="16"/>
                <w:lang w:eastAsia="zh-CN"/>
              </w:rPr>
              <w:t>{1,0,1,0</w:t>
            </w:r>
            <w:r w:rsidRPr="00985E88">
              <w:rPr>
                <w:rFonts w:ascii="Arial" w:hAnsi="Arial" w:cs="Arial"/>
                <w:sz w:val="16"/>
                <w:szCs w:val="16"/>
                <w:lang w:eastAsia="zh-CN"/>
              </w:rPr>
              <w:t>}</w:t>
            </w:r>
          </w:p>
        </w:tc>
        <w:tc>
          <w:tcPr>
            <w:tcW w:w="4420" w:type="dxa"/>
            <w:tcBorders>
              <w:top w:val="single" w:sz="8" w:space="0" w:color="000000"/>
              <w:left w:val="single" w:sz="8" w:space="0" w:color="000000"/>
              <w:bottom w:val="single" w:sz="8" w:space="0" w:color="000000"/>
              <w:right w:val="single" w:sz="8" w:space="0" w:color="000000"/>
            </w:tcBorders>
            <w:vAlign w:val="center"/>
          </w:tcPr>
          <w:p w14:paraId="506C3468" w14:textId="77777777" w:rsidR="00985E88" w:rsidRPr="00985E88" w:rsidRDefault="00985E88" w:rsidP="005602BF">
            <w:pPr>
              <w:keepNext/>
              <w:keepLines/>
              <w:jc w:val="center"/>
              <w:rPr>
                <w:rFonts w:ascii="Arial" w:hAnsi="Arial" w:cs="Arial"/>
                <w:sz w:val="16"/>
                <w:szCs w:val="16"/>
              </w:rPr>
            </w:pPr>
            <w:r w:rsidRPr="00985E88">
              <w:rPr>
                <w:rFonts w:ascii="Arial" w:hAnsi="Arial" w:cs="Arial"/>
                <w:sz w:val="16"/>
                <w:szCs w:val="16"/>
              </w:rPr>
              <w:t>6</w:t>
            </w:r>
            <w:r w:rsidRPr="00985E88">
              <w:rPr>
                <w:rFonts w:ascii="Arial" w:hAnsi="Arial" w:cs="Arial"/>
                <w:sz w:val="16"/>
                <w:szCs w:val="16"/>
                <w:vertAlign w:val="superscript"/>
              </w:rPr>
              <w:t>th</w:t>
            </w:r>
            <w:r w:rsidRPr="00985E88">
              <w:rPr>
                <w:rFonts w:ascii="Arial" w:hAnsi="Arial" w:cs="Arial"/>
                <w:sz w:val="16"/>
                <w:szCs w:val="16"/>
              </w:rPr>
              <w:t xml:space="preserve"> PUCCH resource provided by pucch-ResourceId obtained from the 6</w:t>
            </w:r>
            <w:r w:rsidRPr="00985E88">
              <w:rPr>
                <w:rFonts w:ascii="Arial" w:hAnsi="Arial" w:cs="Arial"/>
                <w:sz w:val="16"/>
                <w:szCs w:val="16"/>
                <w:vertAlign w:val="superscript"/>
              </w:rPr>
              <w:t>th</w:t>
            </w:r>
            <w:r w:rsidRPr="00985E88">
              <w:rPr>
                <w:rFonts w:ascii="Arial" w:hAnsi="Arial" w:cs="Arial"/>
                <w:sz w:val="16"/>
                <w:szCs w:val="16"/>
              </w:rPr>
              <w:t xml:space="preserve"> value of resourceList</w:t>
            </w:r>
          </w:p>
        </w:tc>
      </w:tr>
      <w:tr w:rsidR="00985E88" w:rsidRPr="00985E88" w14:paraId="60B2D507" w14:textId="77777777" w:rsidTr="00985E88">
        <w:trPr>
          <w:trHeight w:val="20"/>
          <w:jc w:val="center"/>
        </w:trPr>
        <w:tc>
          <w:tcPr>
            <w:tcW w:w="99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0F564CF" w14:textId="77777777" w:rsidR="00985E88" w:rsidRPr="00985E88" w:rsidRDefault="00985E88" w:rsidP="005602BF">
            <w:pPr>
              <w:widowControl w:val="0"/>
              <w:jc w:val="center"/>
              <w:rPr>
                <w:rFonts w:ascii="Arial" w:eastAsia="DengXian" w:hAnsi="Arial" w:cs="Arial"/>
                <w:kern w:val="2"/>
                <w:sz w:val="16"/>
                <w:szCs w:val="16"/>
                <w:lang w:eastAsia="zh-CN"/>
              </w:rPr>
            </w:pPr>
          </w:p>
        </w:tc>
        <w:tc>
          <w:tcPr>
            <w:tcW w:w="102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128FF43" w14:textId="77777777" w:rsidR="00985E88" w:rsidRPr="00985E88" w:rsidRDefault="00985E88" w:rsidP="005602BF">
            <w:pPr>
              <w:widowControl w:val="0"/>
              <w:jc w:val="center"/>
              <w:rPr>
                <w:rFonts w:ascii="Arial" w:eastAsia="DengXian" w:hAnsi="Arial" w:cs="Arial"/>
                <w:kern w:val="2"/>
                <w:sz w:val="16"/>
                <w:szCs w:val="16"/>
                <w:lang w:eastAsia="zh-CN"/>
              </w:rPr>
            </w:pPr>
          </w:p>
        </w:tc>
        <w:tc>
          <w:tcPr>
            <w:tcW w:w="114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CD591AB" w14:textId="77777777" w:rsidR="00985E88" w:rsidRPr="00985E88" w:rsidRDefault="00985E88" w:rsidP="005602BF">
            <w:pPr>
              <w:widowControl w:val="0"/>
              <w:jc w:val="center"/>
              <w:rPr>
                <w:rFonts w:ascii="Arial" w:eastAsia="DengXian" w:hAnsi="Arial" w:cs="Arial"/>
                <w:kern w:val="2"/>
                <w:sz w:val="16"/>
                <w:szCs w:val="16"/>
                <w:lang w:eastAsia="zh-CN"/>
              </w:rPr>
            </w:pPr>
            <w:r w:rsidRPr="00985E88">
              <w:rPr>
                <w:rFonts w:ascii="Arial" w:eastAsia="DengXian" w:hAnsi="Arial" w:cs="Arial"/>
                <w:kern w:val="2"/>
                <w:sz w:val="16"/>
                <w:szCs w:val="16"/>
                <w:lang w:eastAsia="zh-CN"/>
              </w:rPr>
              <w:t>{0,1,1</w:t>
            </w:r>
            <w:r w:rsidRPr="00985E88">
              <w:rPr>
                <w:rFonts w:ascii="Arial" w:hAnsi="Arial" w:cs="Arial"/>
                <w:sz w:val="16"/>
                <w:szCs w:val="16"/>
                <w:lang w:eastAsia="zh-CN"/>
              </w:rPr>
              <w:t>}</w:t>
            </w:r>
          </w:p>
        </w:tc>
        <w:tc>
          <w:tcPr>
            <w:tcW w:w="148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8423ABE" w14:textId="77777777" w:rsidR="00985E88" w:rsidRPr="00985E88" w:rsidRDefault="00985E88" w:rsidP="005602BF">
            <w:pPr>
              <w:widowControl w:val="0"/>
              <w:jc w:val="center"/>
              <w:rPr>
                <w:rFonts w:ascii="Arial" w:eastAsia="DengXian" w:hAnsi="Arial" w:cs="Arial"/>
                <w:kern w:val="2"/>
                <w:sz w:val="16"/>
                <w:szCs w:val="16"/>
                <w:lang w:eastAsia="zh-CN"/>
              </w:rPr>
            </w:pPr>
            <w:r w:rsidRPr="00985E88">
              <w:rPr>
                <w:rFonts w:ascii="Arial" w:eastAsia="DengXian" w:hAnsi="Arial" w:cs="Arial"/>
                <w:kern w:val="2"/>
                <w:sz w:val="16"/>
                <w:szCs w:val="16"/>
                <w:lang w:eastAsia="zh-CN"/>
              </w:rPr>
              <w:t>{0,1,1,0</w:t>
            </w:r>
            <w:r w:rsidRPr="00985E88">
              <w:rPr>
                <w:rFonts w:ascii="Arial" w:hAnsi="Arial" w:cs="Arial"/>
                <w:sz w:val="16"/>
                <w:szCs w:val="16"/>
                <w:lang w:eastAsia="zh-CN"/>
              </w:rPr>
              <w:t>}</w:t>
            </w:r>
          </w:p>
        </w:tc>
        <w:tc>
          <w:tcPr>
            <w:tcW w:w="4420" w:type="dxa"/>
            <w:tcBorders>
              <w:top w:val="single" w:sz="8" w:space="0" w:color="000000"/>
              <w:left w:val="single" w:sz="8" w:space="0" w:color="000000"/>
              <w:bottom w:val="single" w:sz="8" w:space="0" w:color="000000"/>
              <w:right w:val="single" w:sz="8" w:space="0" w:color="000000"/>
            </w:tcBorders>
            <w:vAlign w:val="center"/>
          </w:tcPr>
          <w:p w14:paraId="0FD45AFA" w14:textId="77777777" w:rsidR="00985E88" w:rsidRPr="00985E88" w:rsidRDefault="00985E88" w:rsidP="005602BF">
            <w:pPr>
              <w:keepNext/>
              <w:keepLines/>
              <w:jc w:val="center"/>
              <w:rPr>
                <w:rFonts w:ascii="Arial" w:hAnsi="Arial" w:cs="Arial"/>
                <w:sz w:val="16"/>
                <w:szCs w:val="16"/>
              </w:rPr>
            </w:pPr>
            <w:r w:rsidRPr="00985E88">
              <w:rPr>
                <w:rFonts w:ascii="Arial" w:hAnsi="Arial" w:cs="Arial"/>
                <w:sz w:val="16"/>
                <w:szCs w:val="16"/>
              </w:rPr>
              <w:t>7</w:t>
            </w:r>
            <w:r w:rsidRPr="00985E88">
              <w:rPr>
                <w:rFonts w:ascii="Arial" w:hAnsi="Arial" w:cs="Arial"/>
                <w:sz w:val="16"/>
                <w:szCs w:val="16"/>
                <w:vertAlign w:val="superscript"/>
              </w:rPr>
              <w:t>th</w:t>
            </w:r>
            <w:r w:rsidRPr="00985E88">
              <w:rPr>
                <w:rFonts w:ascii="Arial" w:hAnsi="Arial" w:cs="Arial"/>
                <w:sz w:val="16"/>
                <w:szCs w:val="16"/>
              </w:rPr>
              <w:t xml:space="preserve"> PUCCH resource provided by pucch-ResourceId obtained from the 7</w:t>
            </w:r>
            <w:r w:rsidRPr="00985E88">
              <w:rPr>
                <w:rFonts w:ascii="Arial" w:hAnsi="Arial" w:cs="Arial"/>
                <w:sz w:val="16"/>
                <w:szCs w:val="16"/>
                <w:vertAlign w:val="superscript"/>
              </w:rPr>
              <w:t>th</w:t>
            </w:r>
            <w:r w:rsidRPr="00985E88">
              <w:rPr>
                <w:rFonts w:ascii="Arial" w:hAnsi="Arial" w:cs="Arial"/>
                <w:sz w:val="16"/>
                <w:szCs w:val="16"/>
              </w:rPr>
              <w:t xml:space="preserve"> value of resourceList</w:t>
            </w:r>
          </w:p>
        </w:tc>
      </w:tr>
      <w:tr w:rsidR="00985E88" w:rsidRPr="00985E88" w14:paraId="50E77CAF" w14:textId="77777777" w:rsidTr="00985E88">
        <w:trPr>
          <w:trHeight w:val="20"/>
          <w:jc w:val="center"/>
        </w:trPr>
        <w:tc>
          <w:tcPr>
            <w:tcW w:w="99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7A34DD3" w14:textId="77777777" w:rsidR="00985E88" w:rsidRPr="00985E88" w:rsidRDefault="00985E88" w:rsidP="005602BF">
            <w:pPr>
              <w:widowControl w:val="0"/>
              <w:jc w:val="center"/>
              <w:rPr>
                <w:rFonts w:ascii="Arial" w:eastAsia="DengXian" w:hAnsi="Arial" w:cs="Arial"/>
                <w:kern w:val="2"/>
                <w:sz w:val="16"/>
                <w:szCs w:val="16"/>
                <w:lang w:eastAsia="zh-CN"/>
              </w:rPr>
            </w:pPr>
          </w:p>
        </w:tc>
        <w:tc>
          <w:tcPr>
            <w:tcW w:w="102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EED8126" w14:textId="77777777" w:rsidR="00985E88" w:rsidRPr="00985E88" w:rsidRDefault="00985E88" w:rsidP="005602BF">
            <w:pPr>
              <w:widowControl w:val="0"/>
              <w:jc w:val="center"/>
              <w:rPr>
                <w:rFonts w:ascii="Arial" w:eastAsia="DengXian" w:hAnsi="Arial" w:cs="Arial"/>
                <w:kern w:val="2"/>
                <w:sz w:val="16"/>
                <w:szCs w:val="16"/>
                <w:lang w:eastAsia="zh-CN"/>
              </w:rPr>
            </w:pPr>
          </w:p>
        </w:tc>
        <w:tc>
          <w:tcPr>
            <w:tcW w:w="114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880856A" w14:textId="77777777" w:rsidR="00985E88" w:rsidRPr="00985E88" w:rsidRDefault="00985E88" w:rsidP="005602BF">
            <w:pPr>
              <w:widowControl w:val="0"/>
              <w:jc w:val="center"/>
              <w:rPr>
                <w:rFonts w:ascii="Arial" w:eastAsia="DengXian" w:hAnsi="Arial" w:cs="Arial"/>
                <w:kern w:val="2"/>
                <w:sz w:val="16"/>
                <w:szCs w:val="16"/>
                <w:lang w:eastAsia="zh-CN"/>
              </w:rPr>
            </w:pPr>
          </w:p>
        </w:tc>
        <w:tc>
          <w:tcPr>
            <w:tcW w:w="148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58B21F3" w14:textId="77777777" w:rsidR="00985E88" w:rsidRPr="00985E88" w:rsidRDefault="00985E88" w:rsidP="005602BF">
            <w:pPr>
              <w:widowControl w:val="0"/>
              <w:jc w:val="center"/>
              <w:rPr>
                <w:rFonts w:ascii="Arial" w:eastAsia="DengXian" w:hAnsi="Arial" w:cs="Arial"/>
                <w:kern w:val="2"/>
                <w:sz w:val="16"/>
                <w:szCs w:val="16"/>
                <w:lang w:eastAsia="zh-CN"/>
              </w:rPr>
            </w:pPr>
            <w:r w:rsidRPr="00985E88">
              <w:rPr>
                <w:rFonts w:ascii="Arial" w:eastAsia="DengXian" w:hAnsi="Arial" w:cs="Arial"/>
                <w:kern w:val="2"/>
                <w:sz w:val="16"/>
                <w:szCs w:val="16"/>
                <w:lang w:eastAsia="zh-CN"/>
              </w:rPr>
              <w:t>{1,1,1,0</w:t>
            </w:r>
            <w:r w:rsidRPr="00985E88">
              <w:rPr>
                <w:rFonts w:ascii="Arial" w:hAnsi="Arial" w:cs="Arial"/>
                <w:sz w:val="16"/>
                <w:szCs w:val="16"/>
                <w:lang w:eastAsia="zh-CN"/>
              </w:rPr>
              <w:t>}</w:t>
            </w:r>
          </w:p>
        </w:tc>
        <w:tc>
          <w:tcPr>
            <w:tcW w:w="4420" w:type="dxa"/>
            <w:tcBorders>
              <w:top w:val="single" w:sz="8" w:space="0" w:color="000000"/>
              <w:left w:val="single" w:sz="8" w:space="0" w:color="000000"/>
              <w:bottom w:val="single" w:sz="8" w:space="0" w:color="000000"/>
              <w:right w:val="single" w:sz="8" w:space="0" w:color="000000"/>
            </w:tcBorders>
            <w:vAlign w:val="center"/>
          </w:tcPr>
          <w:p w14:paraId="55A25D70" w14:textId="77777777" w:rsidR="00985E88" w:rsidRPr="00985E88" w:rsidRDefault="00985E88" w:rsidP="005602BF">
            <w:pPr>
              <w:keepNext/>
              <w:keepLines/>
              <w:jc w:val="center"/>
              <w:rPr>
                <w:rFonts w:ascii="Arial" w:hAnsi="Arial" w:cs="Arial"/>
                <w:sz w:val="16"/>
                <w:szCs w:val="16"/>
              </w:rPr>
            </w:pPr>
            <w:r w:rsidRPr="00985E88">
              <w:rPr>
                <w:rFonts w:ascii="Arial" w:hAnsi="Arial" w:cs="Arial"/>
                <w:sz w:val="16"/>
                <w:szCs w:val="16"/>
              </w:rPr>
              <w:t>8</w:t>
            </w:r>
            <w:r w:rsidRPr="00985E88">
              <w:rPr>
                <w:rFonts w:ascii="Arial" w:hAnsi="Arial" w:cs="Arial"/>
                <w:sz w:val="16"/>
                <w:szCs w:val="16"/>
                <w:vertAlign w:val="superscript"/>
              </w:rPr>
              <w:t>th</w:t>
            </w:r>
            <w:r w:rsidRPr="00985E88">
              <w:rPr>
                <w:rFonts w:ascii="Arial" w:hAnsi="Arial" w:cs="Arial"/>
                <w:sz w:val="16"/>
                <w:szCs w:val="16"/>
              </w:rPr>
              <w:t xml:space="preserve"> PUCCH resource provided by pucch-ResourceId obtained from the 8</w:t>
            </w:r>
            <w:r w:rsidRPr="00985E88">
              <w:rPr>
                <w:rFonts w:ascii="Arial" w:hAnsi="Arial" w:cs="Arial"/>
                <w:sz w:val="16"/>
                <w:szCs w:val="16"/>
                <w:vertAlign w:val="superscript"/>
              </w:rPr>
              <w:t>th</w:t>
            </w:r>
            <w:r w:rsidRPr="00985E88">
              <w:rPr>
                <w:rFonts w:ascii="Arial" w:hAnsi="Arial" w:cs="Arial"/>
                <w:sz w:val="16"/>
                <w:szCs w:val="16"/>
              </w:rPr>
              <w:t xml:space="preserve"> value of resourceList</w:t>
            </w:r>
          </w:p>
        </w:tc>
      </w:tr>
      <w:tr w:rsidR="00985E88" w:rsidRPr="00985E88" w14:paraId="247D1BCD" w14:textId="77777777" w:rsidTr="00985E88">
        <w:trPr>
          <w:trHeight w:val="20"/>
          <w:jc w:val="center"/>
        </w:trPr>
        <w:tc>
          <w:tcPr>
            <w:tcW w:w="99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BA72E19" w14:textId="77777777" w:rsidR="00985E88" w:rsidRPr="00985E88" w:rsidRDefault="00985E88" w:rsidP="005602BF">
            <w:pPr>
              <w:jc w:val="center"/>
              <w:rPr>
                <w:rFonts w:ascii="Arial" w:hAnsi="Arial" w:cs="Arial"/>
                <w:sz w:val="16"/>
                <w:szCs w:val="16"/>
                <w:lang w:eastAsia="zh-CN"/>
              </w:rPr>
            </w:pPr>
          </w:p>
        </w:tc>
        <w:tc>
          <w:tcPr>
            <w:tcW w:w="102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7A05DD5" w14:textId="77777777" w:rsidR="00985E88" w:rsidRPr="00985E88" w:rsidRDefault="00985E88" w:rsidP="005602BF">
            <w:pPr>
              <w:jc w:val="center"/>
              <w:rPr>
                <w:rFonts w:ascii="Arial" w:eastAsia="Times New Roman" w:hAnsi="Arial" w:cs="Arial"/>
                <w:sz w:val="16"/>
                <w:szCs w:val="16"/>
                <w:lang w:eastAsia="zh-CN"/>
              </w:rPr>
            </w:pPr>
          </w:p>
        </w:tc>
        <w:tc>
          <w:tcPr>
            <w:tcW w:w="114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E3C8BAC" w14:textId="77777777" w:rsidR="00985E88" w:rsidRPr="00985E88" w:rsidRDefault="00985E88" w:rsidP="005602BF">
            <w:pPr>
              <w:jc w:val="center"/>
              <w:rPr>
                <w:rFonts w:ascii="Arial" w:eastAsia="Times New Roman" w:hAnsi="Arial" w:cs="Arial"/>
                <w:sz w:val="16"/>
                <w:szCs w:val="16"/>
                <w:lang w:eastAsia="zh-CN"/>
              </w:rPr>
            </w:pPr>
          </w:p>
        </w:tc>
        <w:tc>
          <w:tcPr>
            <w:tcW w:w="148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3C7106A" w14:textId="77777777" w:rsidR="00985E88" w:rsidRPr="00985E88" w:rsidRDefault="00985E88" w:rsidP="005602BF">
            <w:pPr>
              <w:jc w:val="center"/>
              <w:rPr>
                <w:rFonts w:ascii="Arial" w:hAnsi="Arial" w:cs="Arial"/>
                <w:sz w:val="16"/>
                <w:szCs w:val="16"/>
                <w:lang w:eastAsia="zh-CN"/>
              </w:rPr>
            </w:pPr>
            <w:r w:rsidRPr="00985E88">
              <w:rPr>
                <w:rFonts w:ascii="Arial" w:eastAsia="DengXian" w:hAnsi="Arial" w:cs="Arial"/>
                <w:kern w:val="2"/>
                <w:sz w:val="16"/>
                <w:szCs w:val="16"/>
                <w:lang w:eastAsia="zh-CN"/>
              </w:rPr>
              <w:t>{</w:t>
            </w:r>
            <w:r w:rsidRPr="00985E88">
              <w:rPr>
                <w:rFonts w:ascii="Arial" w:hAnsi="Arial" w:cs="Arial"/>
                <w:sz w:val="16"/>
                <w:szCs w:val="16"/>
                <w:lang w:eastAsia="zh-CN"/>
              </w:rPr>
              <w:t>0,0,0,1}</w:t>
            </w:r>
          </w:p>
        </w:tc>
        <w:tc>
          <w:tcPr>
            <w:tcW w:w="4420" w:type="dxa"/>
            <w:tcBorders>
              <w:top w:val="single" w:sz="8" w:space="0" w:color="000000"/>
              <w:left w:val="single" w:sz="8" w:space="0" w:color="000000"/>
              <w:bottom w:val="single" w:sz="8" w:space="0" w:color="000000"/>
              <w:right w:val="single" w:sz="8" w:space="0" w:color="000000"/>
            </w:tcBorders>
            <w:vAlign w:val="center"/>
          </w:tcPr>
          <w:p w14:paraId="56CD7E8F" w14:textId="77777777" w:rsidR="00985E88" w:rsidRPr="00985E88" w:rsidRDefault="00985E88" w:rsidP="005602BF">
            <w:pPr>
              <w:keepNext/>
              <w:keepLines/>
              <w:jc w:val="center"/>
              <w:rPr>
                <w:rFonts w:ascii="Arial" w:hAnsi="Arial" w:cs="Arial"/>
                <w:sz w:val="16"/>
                <w:szCs w:val="16"/>
              </w:rPr>
            </w:pPr>
            <w:r w:rsidRPr="00985E88">
              <w:rPr>
                <w:rFonts w:ascii="Arial" w:hAnsi="Arial" w:cs="Arial"/>
                <w:sz w:val="16"/>
                <w:szCs w:val="16"/>
              </w:rPr>
              <w:t>9</w:t>
            </w:r>
            <w:r w:rsidRPr="00985E88">
              <w:rPr>
                <w:rFonts w:ascii="Arial" w:hAnsi="Arial" w:cs="Arial"/>
                <w:sz w:val="16"/>
                <w:szCs w:val="16"/>
                <w:vertAlign w:val="superscript"/>
              </w:rPr>
              <w:t>th</w:t>
            </w:r>
            <w:r w:rsidRPr="00985E88">
              <w:rPr>
                <w:rFonts w:ascii="Arial" w:hAnsi="Arial" w:cs="Arial"/>
                <w:sz w:val="16"/>
                <w:szCs w:val="16"/>
              </w:rPr>
              <w:t xml:space="preserve"> PUCCH resource provided by pucch-ResourceId obtained from the 9</w:t>
            </w:r>
            <w:r w:rsidRPr="00985E88">
              <w:rPr>
                <w:rFonts w:ascii="Arial" w:hAnsi="Arial" w:cs="Arial"/>
                <w:sz w:val="16"/>
                <w:szCs w:val="16"/>
                <w:vertAlign w:val="superscript"/>
              </w:rPr>
              <w:t>th</w:t>
            </w:r>
            <w:r w:rsidRPr="00985E88">
              <w:rPr>
                <w:rFonts w:ascii="Arial" w:hAnsi="Arial" w:cs="Arial"/>
                <w:sz w:val="16"/>
                <w:szCs w:val="16"/>
              </w:rPr>
              <w:t xml:space="preserve"> value of resourceList</w:t>
            </w:r>
          </w:p>
        </w:tc>
      </w:tr>
      <w:tr w:rsidR="00985E88" w:rsidRPr="00985E88" w14:paraId="615D9D98" w14:textId="77777777" w:rsidTr="00985E88">
        <w:trPr>
          <w:trHeight w:val="20"/>
          <w:jc w:val="center"/>
        </w:trPr>
        <w:tc>
          <w:tcPr>
            <w:tcW w:w="99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EA057DE" w14:textId="77777777" w:rsidR="00985E88" w:rsidRPr="00985E88" w:rsidRDefault="00985E88" w:rsidP="005602BF">
            <w:pPr>
              <w:jc w:val="center"/>
              <w:rPr>
                <w:rFonts w:ascii="Arial" w:hAnsi="Arial" w:cs="Arial"/>
                <w:sz w:val="16"/>
                <w:szCs w:val="16"/>
                <w:lang w:eastAsia="zh-CN"/>
              </w:rPr>
            </w:pPr>
          </w:p>
        </w:tc>
        <w:tc>
          <w:tcPr>
            <w:tcW w:w="102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857DC08" w14:textId="77777777" w:rsidR="00985E88" w:rsidRPr="00985E88" w:rsidRDefault="00985E88" w:rsidP="005602BF">
            <w:pPr>
              <w:jc w:val="center"/>
              <w:rPr>
                <w:rFonts w:ascii="Arial" w:eastAsia="Times New Roman" w:hAnsi="Arial" w:cs="Arial"/>
                <w:sz w:val="16"/>
                <w:szCs w:val="16"/>
                <w:lang w:eastAsia="zh-CN"/>
              </w:rPr>
            </w:pPr>
          </w:p>
        </w:tc>
        <w:tc>
          <w:tcPr>
            <w:tcW w:w="114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DA0E676" w14:textId="77777777" w:rsidR="00985E88" w:rsidRPr="00985E88" w:rsidRDefault="00985E88" w:rsidP="005602BF">
            <w:pPr>
              <w:jc w:val="center"/>
              <w:rPr>
                <w:rFonts w:ascii="Arial" w:eastAsia="Times New Roman" w:hAnsi="Arial" w:cs="Arial"/>
                <w:sz w:val="16"/>
                <w:szCs w:val="16"/>
                <w:lang w:eastAsia="zh-CN"/>
              </w:rPr>
            </w:pPr>
          </w:p>
        </w:tc>
        <w:tc>
          <w:tcPr>
            <w:tcW w:w="148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0B6289E" w14:textId="77777777" w:rsidR="00985E88" w:rsidRPr="00985E88" w:rsidRDefault="00985E88" w:rsidP="005602BF">
            <w:pPr>
              <w:jc w:val="center"/>
              <w:rPr>
                <w:rFonts w:ascii="Arial" w:hAnsi="Arial" w:cs="Arial"/>
                <w:sz w:val="16"/>
                <w:szCs w:val="16"/>
                <w:lang w:eastAsia="zh-CN"/>
              </w:rPr>
            </w:pPr>
            <w:r w:rsidRPr="00985E88">
              <w:rPr>
                <w:rFonts w:ascii="Arial" w:eastAsia="DengXian" w:hAnsi="Arial" w:cs="Arial"/>
                <w:kern w:val="2"/>
                <w:sz w:val="16"/>
                <w:szCs w:val="16"/>
                <w:lang w:eastAsia="zh-CN"/>
              </w:rPr>
              <w:t>{</w:t>
            </w:r>
            <w:r w:rsidRPr="00985E88">
              <w:rPr>
                <w:rFonts w:ascii="Arial" w:hAnsi="Arial" w:cs="Arial"/>
                <w:sz w:val="16"/>
                <w:szCs w:val="16"/>
                <w:lang w:eastAsia="zh-CN"/>
              </w:rPr>
              <w:t>1,0,0,1}</w:t>
            </w:r>
          </w:p>
        </w:tc>
        <w:tc>
          <w:tcPr>
            <w:tcW w:w="4420" w:type="dxa"/>
            <w:tcBorders>
              <w:top w:val="single" w:sz="8" w:space="0" w:color="000000"/>
              <w:left w:val="single" w:sz="8" w:space="0" w:color="000000"/>
              <w:bottom w:val="single" w:sz="8" w:space="0" w:color="000000"/>
              <w:right w:val="single" w:sz="8" w:space="0" w:color="000000"/>
            </w:tcBorders>
            <w:vAlign w:val="center"/>
          </w:tcPr>
          <w:p w14:paraId="0740F0AC" w14:textId="77777777" w:rsidR="00985E88" w:rsidRPr="00985E88" w:rsidRDefault="00985E88" w:rsidP="005602BF">
            <w:pPr>
              <w:keepNext/>
              <w:keepLines/>
              <w:jc w:val="center"/>
              <w:rPr>
                <w:rFonts w:ascii="Arial" w:hAnsi="Arial" w:cs="Arial"/>
                <w:sz w:val="16"/>
                <w:szCs w:val="16"/>
              </w:rPr>
            </w:pPr>
            <w:r w:rsidRPr="00985E88">
              <w:rPr>
                <w:rFonts w:ascii="Arial" w:hAnsi="Arial" w:cs="Arial"/>
                <w:sz w:val="16"/>
                <w:szCs w:val="16"/>
              </w:rPr>
              <w:t>10</w:t>
            </w:r>
            <w:r w:rsidRPr="00985E88">
              <w:rPr>
                <w:rFonts w:ascii="Arial" w:hAnsi="Arial" w:cs="Arial"/>
                <w:sz w:val="16"/>
                <w:szCs w:val="16"/>
                <w:vertAlign w:val="superscript"/>
              </w:rPr>
              <w:t>th</w:t>
            </w:r>
            <w:r w:rsidRPr="00985E88">
              <w:rPr>
                <w:rFonts w:ascii="Arial" w:hAnsi="Arial" w:cs="Arial"/>
                <w:sz w:val="16"/>
                <w:szCs w:val="16"/>
              </w:rPr>
              <w:t xml:space="preserve"> PUCCH resource provided by pucch-ResourceId obtained from the 10</w:t>
            </w:r>
            <w:r w:rsidRPr="00985E88">
              <w:rPr>
                <w:rFonts w:ascii="Arial" w:hAnsi="Arial" w:cs="Arial"/>
                <w:sz w:val="16"/>
                <w:szCs w:val="16"/>
                <w:vertAlign w:val="superscript"/>
              </w:rPr>
              <w:t>th</w:t>
            </w:r>
            <w:r w:rsidRPr="00985E88">
              <w:rPr>
                <w:rFonts w:ascii="Arial" w:hAnsi="Arial" w:cs="Arial"/>
                <w:sz w:val="16"/>
                <w:szCs w:val="16"/>
              </w:rPr>
              <w:t xml:space="preserve"> value of resourceList</w:t>
            </w:r>
          </w:p>
        </w:tc>
      </w:tr>
      <w:tr w:rsidR="00985E88" w:rsidRPr="00985E88" w14:paraId="36C511AD" w14:textId="77777777" w:rsidTr="00985E88">
        <w:trPr>
          <w:trHeight w:val="20"/>
          <w:jc w:val="center"/>
        </w:trPr>
        <w:tc>
          <w:tcPr>
            <w:tcW w:w="99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F73C960" w14:textId="77777777" w:rsidR="00985E88" w:rsidRPr="00985E88" w:rsidRDefault="00985E88" w:rsidP="005602BF">
            <w:pPr>
              <w:jc w:val="center"/>
              <w:rPr>
                <w:rFonts w:ascii="Arial" w:hAnsi="Arial" w:cs="Arial"/>
                <w:sz w:val="16"/>
                <w:szCs w:val="16"/>
                <w:lang w:eastAsia="zh-CN"/>
              </w:rPr>
            </w:pPr>
          </w:p>
        </w:tc>
        <w:tc>
          <w:tcPr>
            <w:tcW w:w="102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8015D0F" w14:textId="77777777" w:rsidR="00985E88" w:rsidRPr="00985E88" w:rsidRDefault="00985E88" w:rsidP="005602BF">
            <w:pPr>
              <w:jc w:val="center"/>
              <w:rPr>
                <w:rFonts w:ascii="Arial" w:eastAsia="Times New Roman" w:hAnsi="Arial" w:cs="Arial"/>
                <w:sz w:val="16"/>
                <w:szCs w:val="16"/>
                <w:lang w:eastAsia="zh-CN"/>
              </w:rPr>
            </w:pPr>
          </w:p>
        </w:tc>
        <w:tc>
          <w:tcPr>
            <w:tcW w:w="114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75C0BF2" w14:textId="77777777" w:rsidR="00985E88" w:rsidRPr="00985E88" w:rsidRDefault="00985E88" w:rsidP="005602BF">
            <w:pPr>
              <w:jc w:val="center"/>
              <w:rPr>
                <w:rFonts w:ascii="Arial" w:eastAsia="Times New Roman" w:hAnsi="Arial" w:cs="Arial"/>
                <w:sz w:val="16"/>
                <w:szCs w:val="16"/>
                <w:lang w:eastAsia="zh-CN"/>
              </w:rPr>
            </w:pPr>
          </w:p>
        </w:tc>
        <w:tc>
          <w:tcPr>
            <w:tcW w:w="148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1433AB9" w14:textId="77777777" w:rsidR="00985E88" w:rsidRPr="00985E88" w:rsidRDefault="00985E88" w:rsidP="005602BF">
            <w:pPr>
              <w:jc w:val="center"/>
              <w:rPr>
                <w:rFonts w:ascii="Arial" w:hAnsi="Arial" w:cs="Arial"/>
                <w:sz w:val="16"/>
                <w:szCs w:val="16"/>
                <w:lang w:eastAsia="zh-CN"/>
              </w:rPr>
            </w:pPr>
            <w:r w:rsidRPr="00985E88">
              <w:rPr>
                <w:rFonts w:ascii="Arial" w:eastAsia="DengXian" w:hAnsi="Arial" w:cs="Arial"/>
                <w:kern w:val="2"/>
                <w:sz w:val="16"/>
                <w:szCs w:val="16"/>
                <w:lang w:eastAsia="zh-CN"/>
              </w:rPr>
              <w:t>{</w:t>
            </w:r>
            <w:r w:rsidRPr="00985E88">
              <w:rPr>
                <w:rFonts w:ascii="Arial" w:hAnsi="Arial" w:cs="Arial"/>
                <w:sz w:val="16"/>
                <w:szCs w:val="16"/>
                <w:lang w:eastAsia="zh-CN"/>
              </w:rPr>
              <w:t>0,1,0,1}</w:t>
            </w:r>
          </w:p>
        </w:tc>
        <w:tc>
          <w:tcPr>
            <w:tcW w:w="4420" w:type="dxa"/>
            <w:tcBorders>
              <w:top w:val="single" w:sz="8" w:space="0" w:color="000000"/>
              <w:left w:val="single" w:sz="8" w:space="0" w:color="000000"/>
              <w:bottom w:val="single" w:sz="8" w:space="0" w:color="000000"/>
              <w:right w:val="single" w:sz="8" w:space="0" w:color="000000"/>
            </w:tcBorders>
            <w:vAlign w:val="center"/>
          </w:tcPr>
          <w:p w14:paraId="1B30B60F" w14:textId="77777777" w:rsidR="00985E88" w:rsidRPr="00985E88" w:rsidRDefault="00985E88" w:rsidP="005602BF">
            <w:pPr>
              <w:keepNext/>
              <w:keepLines/>
              <w:jc w:val="center"/>
              <w:rPr>
                <w:rFonts w:ascii="Arial" w:hAnsi="Arial" w:cs="Arial"/>
                <w:sz w:val="16"/>
                <w:szCs w:val="16"/>
              </w:rPr>
            </w:pPr>
            <w:r w:rsidRPr="00985E88">
              <w:rPr>
                <w:rFonts w:ascii="Arial" w:hAnsi="Arial" w:cs="Arial"/>
                <w:sz w:val="16"/>
                <w:szCs w:val="16"/>
              </w:rPr>
              <w:t>11</w:t>
            </w:r>
            <w:r w:rsidRPr="00985E88">
              <w:rPr>
                <w:rFonts w:ascii="Arial" w:hAnsi="Arial" w:cs="Arial"/>
                <w:sz w:val="16"/>
                <w:szCs w:val="16"/>
                <w:vertAlign w:val="superscript"/>
              </w:rPr>
              <w:t>th</w:t>
            </w:r>
            <w:r w:rsidRPr="00985E88">
              <w:rPr>
                <w:rFonts w:ascii="Arial" w:hAnsi="Arial" w:cs="Arial"/>
                <w:sz w:val="16"/>
                <w:szCs w:val="16"/>
              </w:rPr>
              <w:t xml:space="preserve"> PUCCH resource provided by pucch-ResourceId obtained from the 11</w:t>
            </w:r>
            <w:r w:rsidRPr="00985E88">
              <w:rPr>
                <w:rFonts w:ascii="Arial" w:hAnsi="Arial" w:cs="Arial"/>
                <w:sz w:val="16"/>
                <w:szCs w:val="16"/>
                <w:vertAlign w:val="superscript"/>
              </w:rPr>
              <w:t>th</w:t>
            </w:r>
            <w:r w:rsidRPr="00985E88">
              <w:rPr>
                <w:rFonts w:ascii="Arial" w:hAnsi="Arial" w:cs="Arial"/>
                <w:sz w:val="16"/>
                <w:szCs w:val="16"/>
              </w:rPr>
              <w:t xml:space="preserve"> value of resourceList</w:t>
            </w:r>
          </w:p>
        </w:tc>
      </w:tr>
      <w:tr w:rsidR="00985E88" w:rsidRPr="00985E88" w14:paraId="18C2C0F0" w14:textId="77777777" w:rsidTr="00985E88">
        <w:trPr>
          <w:trHeight w:val="20"/>
          <w:jc w:val="center"/>
        </w:trPr>
        <w:tc>
          <w:tcPr>
            <w:tcW w:w="99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143E47A" w14:textId="77777777" w:rsidR="00985E88" w:rsidRPr="00985E88" w:rsidRDefault="00985E88" w:rsidP="005602BF">
            <w:pPr>
              <w:jc w:val="center"/>
              <w:rPr>
                <w:rFonts w:ascii="Arial" w:hAnsi="Arial" w:cs="Arial"/>
                <w:sz w:val="16"/>
                <w:szCs w:val="16"/>
                <w:lang w:eastAsia="zh-CN"/>
              </w:rPr>
            </w:pPr>
          </w:p>
        </w:tc>
        <w:tc>
          <w:tcPr>
            <w:tcW w:w="102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4A0F2DC" w14:textId="77777777" w:rsidR="00985E88" w:rsidRPr="00985E88" w:rsidRDefault="00985E88" w:rsidP="005602BF">
            <w:pPr>
              <w:jc w:val="center"/>
              <w:rPr>
                <w:rFonts w:ascii="Arial" w:eastAsia="Times New Roman" w:hAnsi="Arial" w:cs="Arial"/>
                <w:sz w:val="16"/>
                <w:szCs w:val="16"/>
                <w:lang w:eastAsia="zh-CN"/>
              </w:rPr>
            </w:pPr>
          </w:p>
        </w:tc>
        <w:tc>
          <w:tcPr>
            <w:tcW w:w="114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D91DA43" w14:textId="77777777" w:rsidR="00985E88" w:rsidRPr="00985E88" w:rsidRDefault="00985E88" w:rsidP="005602BF">
            <w:pPr>
              <w:jc w:val="center"/>
              <w:rPr>
                <w:rFonts w:ascii="Arial" w:eastAsia="Times New Roman" w:hAnsi="Arial" w:cs="Arial"/>
                <w:sz w:val="16"/>
                <w:szCs w:val="16"/>
                <w:lang w:eastAsia="zh-CN"/>
              </w:rPr>
            </w:pPr>
          </w:p>
        </w:tc>
        <w:tc>
          <w:tcPr>
            <w:tcW w:w="148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F6EE4E1" w14:textId="77777777" w:rsidR="00985E88" w:rsidRPr="00985E88" w:rsidRDefault="00985E88" w:rsidP="005602BF">
            <w:pPr>
              <w:jc w:val="center"/>
              <w:rPr>
                <w:rFonts w:ascii="Arial" w:hAnsi="Arial" w:cs="Arial"/>
                <w:sz w:val="16"/>
                <w:szCs w:val="16"/>
                <w:lang w:eastAsia="zh-CN"/>
              </w:rPr>
            </w:pPr>
            <w:r w:rsidRPr="00985E88">
              <w:rPr>
                <w:rFonts w:ascii="Arial" w:eastAsia="DengXian" w:hAnsi="Arial" w:cs="Arial"/>
                <w:kern w:val="2"/>
                <w:sz w:val="16"/>
                <w:szCs w:val="16"/>
                <w:lang w:eastAsia="zh-CN"/>
              </w:rPr>
              <w:t>{</w:t>
            </w:r>
            <w:r w:rsidRPr="00985E88">
              <w:rPr>
                <w:rFonts w:ascii="Arial" w:hAnsi="Arial" w:cs="Arial"/>
                <w:sz w:val="16"/>
                <w:szCs w:val="16"/>
                <w:lang w:eastAsia="zh-CN"/>
              </w:rPr>
              <w:t>1,1,0,1}</w:t>
            </w:r>
          </w:p>
        </w:tc>
        <w:tc>
          <w:tcPr>
            <w:tcW w:w="4420" w:type="dxa"/>
            <w:tcBorders>
              <w:top w:val="single" w:sz="8" w:space="0" w:color="000000"/>
              <w:left w:val="single" w:sz="8" w:space="0" w:color="000000"/>
              <w:bottom w:val="single" w:sz="8" w:space="0" w:color="000000"/>
              <w:right w:val="single" w:sz="8" w:space="0" w:color="000000"/>
            </w:tcBorders>
            <w:vAlign w:val="center"/>
          </w:tcPr>
          <w:p w14:paraId="4C4F497B" w14:textId="77777777" w:rsidR="00985E88" w:rsidRPr="00985E88" w:rsidRDefault="00985E88" w:rsidP="005602BF">
            <w:pPr>
              <w:keepNext/>
              <w:keepLines/>
              <w:jc w:val="center"/>
              <w:rPr>
                <w:rFonts w:ascii="Arial" w:hAnsi="Arial" w:cs="Arial"/>
                <w:sz w:val="16"/>
                <w:szCs w:val="16"/>
              </w:rPr>
            </w:pPr>
            <w:r w:rsidRPr="00985E88">
              <w:rPr>
                <w:rFonts w:ascii="Arial" w:hAnsi="Arial" w:cs="Arial"/>
                <w:sz w:val="16"/>
                <w:szCs w:val="16"/>
              </w:rPr>
              <w:t>12</w:t>
            </w:r>
            <w:r w:rsidRPr="00985E88">
              <w:rPr>
                <w:rFonts w:ascii="Arial" w:hAnsi="Arial" w:cs="Arial"/>
                <w:sz w:val="16"/>
                <w:szCs w:val="16"/>
                <w:vertAlign w:val="superscript"/>
              </w:rPr>
              <w:t>th</w:t>
            </w:r>
            <w:r w:rsidRPr="00985E88">
              <w:rPr>
                <w:rFonts w:ascii="Arial" w:hAnsi="Arial" w:cs="Arial"/>
                <w:sz w:val="16"/>
                <w:szCs w:val="16"/>
              </w:rPr>
              <w:t xml:space="preserve"> PUCCH resource provided by pucch-ResourceId obtained from the 12</w:t>
            </w:r>
            <w:r w:rsidRPr="00985E88">
              <w:rPr>
                <w:rFonts w:ascii="Arial" w:hAnsi="Arial" w:cs="Arial"/>
                <w:sz w:val="16"/>
                <w:szCs w:val="16"/>
                <w:vertAlign w:val="superscript"/>
              </w:rPr>
              <w:t>th</w:t>
            </w:r>
            <w:r w:rsidRPr="00985E88">
              <w:rPr>
                <w:rFonts w:ascii="Arial" w:hAnsi="Arial" w:cs="Arial"/>
                <w:sz w:val="16"/>
                <w:szCs w:val="16"/>
              </w:rPr>
              <w:t xml:space="preserve"> value of resourceList</w:t>
            </w:r>
          </w:p>
        </w:tc>
      </w:tr>
      <w:tr w:rsidR="00985E88" w:rsidRPr="00985E88" w14:paraId="6546DCD0" w14:textId="77777777" w:rsidTr="00985E88">
        <w:trPr>
          <w:trHeight w:val="20"/>
          <w:jc w:val="center"/>
        </w:trPr>
        <w:tc>
          <w:tcPr>
            <w:tcW w:w="99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2707515" w14:textId="77777777" w:rsidR="00985E88" w:rsidRPr="00985E88" w:rsidRDefault="00985E88" w:rsidP="005602BF">
            <w:pPr>
              <w:jc w:val="center"/>
              <w:rPr>
                <w:rFonts w:ascii="Arial" w:hAnsi="Arial" w:cs="Arial"/>
                <w:sz w:val="16"/>
                <w:szCs w:val="16"/>
                <w:lang w:eastAsia="zh-CN"/>
              </w:rPr>
            </w:pPr>
          </w:p>
        </w:tc>
        <w:tc>
          <w:tcPr>
            <w:tcW w:w="102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F485B74" w14:textId="77777777" w:rsidR="00985E88" w:rsidRPr="00985E88" w:rsidRDefault="00985E88" w:rsidP="005602BF">
            <w:pPr>
              <w:jc w:val="center"/>
              <w:rPr>
                <w:rFonts w:ascii="Arial" w:eastAsia="Times New Roman" w:hAnsi="Arial" w:cs="Arial"/>
                <w:sz w:val="16"/>
                <w:szCs w:val="16"/>
                <w:lang w:eastAsia="zh-CN"/>
              </w:rPr>
            </w:pPr>
          </w:p>
        </w:tc>
        <w:tc>
          <w:tcPr>
            <w:tcW w:w="114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5E94D29" w14:textId="77777777" w:rsidR="00985E88" w:rsidRPr="00985E88" w:rsidRDefault="00985E88" w:rsidP="005602BF">
            <w:pPr>
              <w:jc w:val="center"/>
              <w:rPr>
                <w:rFonts w:ascii="Arial" w:eastAsia="Times New Roman" w:hAnsi="Arial" w:cs="Arial"/>
                <w:sz w:val="16"/>
                <w:szCs w:val="16"/>
                <w:lang w:eastAsia="zh-CN"/>
              </w:rPr>
            </w:pPr>
          </w:p>
        </w:tc>
        <w:tc>
          <w:tcPr>
            <w:tcW w:w="148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241C41B" w14:textId="77777777" w:rsidR="00985E88" w:rsidRPr="00985E88" w:rsidRDefault="00985E88" w:rsidP="005602BF">
            <w:pPr>
              <w:jc w:val="center"/>
              <w:rPr>
                <w:rFonts w:ascii="Arial" w:hAnsi="Arial" w:cs="Arial"/>
                <w:sz w:val="16"/>
                <w:szCs w:val="16"/>
                <w:lang w:eastAsia="zh-CN"/>
              </w:rPr>
            </w:pPr>
            <w:r w:rsidRPr="00985E88">
              <w:rPr>
                <w:rFonts w:ascii="Arial" w:eastAsia="DengXian" w:hAnsi="Arial" w:cs="Arial"/>
                <w:kern w:val="2"/>
                <w:sz w:val="16"/>
                <w:szCs w:val="16"/>
                <w:lang w:eastAsia="zh-CN"/>
              </w:rPr>
              <w:t>{</w:t>
            </w:r>
            <w:r w:rsidRPr="00985E88">
              <w:rPr>
                <w:rFonts w:ascii="Arial" w:hAnsi="Arial" w:cs="Arial"/>
                <w:sz w:val="16"/>
                <w:szCs w:val="16"/>
                <w:lang w:eastAsia="zh-CN"/>
              </w:rPr>
              <w:t>0,0,1,1}</w:t>
            </w:r>
          </w:p>
        </w:tc>
        <w:tc>
          <w:tcPr>
            <w:tcW w:w="4420" w:type="dxa"/>
            <w:tcBorders>
              <w:top w:val="single" w:sz="8" w:space="0" w:color="000000"/>
              <w:left w:val="single" w:sz="8" w:space="0" w:color="000000"/>
              <w:bottom w:val="single" w:sz="8" w:space="0" w:color="000000"/>
              <w:right w:val="single" w:sz="8" w:space="0" w:color="000000"/>
            </w:tcBorders>
            <w:vAlign w:val="center"/>
          </w:tcPr>
          <w:p w14:paraId="100D3214" w14:textId="77777777" w:rsidR="00985E88" w:rsidRPr="00985E88" w:rsidRDefault="00985E88" w:rsidP="005602BF">
            <w:pPr>
              <w:keepNext/>
              <w:keepLines/>
              <w:jc w:val="center"/>
              <w:rPr>
                <w:rFonts w:ascii="Arial" w:hAnsi="Arial" w:cs="Arial"/>
                <w:sz w:val="16"/>
                <w:szCs w:val="16"/>
              </w:rPr>
            </w:pPr>
            <w:r w:rsidRPr="00985E88">
              <w:rPr>
                <w:rFonts w:ascii="Arial" w:hAnsi="Arial" w:cs="Arial"/>
                <w:sz w:val="16"/>
                <w:szCs w:val="16"/>
              </w:rPr>
              <w:t>13</w:t>
            </w:r>
            <w:r w:rsidRPr="00985E88">
              <w:rPr>
                <w:rFonts w:ascii="Arial" w:hAnsi="Arial" w:cs="Arial"/>
                <w:sz w:val="16"/>
                <w:szCs w:val="16"/>
                <w:vertAlign w:val="superscript"/>
              </w:rPr>
              <w:t>th</w:t>
            </w:r>
            <w:r w:rsidRPr="00985E88">
              <w:rPr>
                <w:rFonts w:ascii="Arial" w:hAnsi="Arial" w:cs="Arial"/>
                <w:sz w:val="16"/>
                <w:szCs w:val="16"/>
              </w:rPr>
              <w:t xml:space="preserve"> PUCCH resource provided by pucch-ResourceId obtained from the 13</w:t>
            </w:r>
            <w:r w:rsidRPr="00985E88">
              <w:rPr>
                <w:rFonts w:ascii="Arial" w:hAnsi="Arial" w:cs="Arial"/>
                <w:sz w:val="16"/>
                <w:szCs w:val="16"/>
                <w:vertAlign w:val="superscript"/>
              </w:rPr>
              <w:t>th</w:t>
            </w:r>
            <w:r w:rsidRPr="00985E88">
              <w:rPr>
                <w:rFonts w:ascii="Arial" w:hAnsi="Arial" w:cs="Arial"/>
                <w:sz w:val="16"/>
                <w:szCs w:val="16"/>
              </w:rPr>
              <w:t xml:space="preserve"> value of resourceList</w:t>
            </w:r>
          </w:p>
        </w:tc>
      </w:tr>
      <w:tr w:rsidR="00985E88" w:rsidRPr="00985E88" w14:paraId="369CF31B" w14:textId="77777777" w:rsidTr="00985E88">
        <w:trPr>
          <w:trHeight w:val="20"/>
          <w:jc w:val="center"/>
        </w:trPr>
        <w:tc>
          <w:tcPr>
            <w:tcW w:w="99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A921690" w14:textId="77777777" w:rsidR="00985E88" w:rsidRPr="00985E88" w:rsidRDefault="00985E88" w:rsidP="005602BF">
            <w:pPr>
              <w:jc w:val="center"/>
              <w:rPr>
                <w:rFonts w:ascii="Arial" w:hAnsi="Arial" w:cs="Arial"/>
                <w:sz w:val="16"/>
                <w:szCs w:val="16"/>
                <w:lang w:eastAsia="zh-CN"/>
              </w:rPr>
            </w:pPr>
          </w:p>
        </w:tc>
        <w:tc>
          <w:tcPr>
            <w:tcW w:w="102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1788DF3" w14:textId="77777777" w:rsidR="00985E88" w:rsidRPr="00985E88" w:rsidRDefault="00985E88" w:rsidP="005602BF">
            <w:pPr>
              <w:jc w:val="center"/>
              <w:rPr>
                <w:rFonts w:ascii="Arial" w:eastAsia="Times New Roman" w:hAnsi="Arial" w:cs="Arial"/>
                <w:sz w:val="16"/>
                <w:szCs w:val="16"/>
                <w:lang w:eastAsia="zh-CN"/>
              </w:rPr>
            </w:pPr>
          </w:p>
        </w:tc>
        <w:tc>
          <w:tcPr>
            <w:tcW w:w="114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8EA4B84" w14:textId="77777777" w:rsidR="00985E88" w:rsidRPr="00985E88" w:rsidRDefault="00985E88" w:rsidP="005602BF">
            <w:pPr>
              <w:jc w:val="center"/>
              <w:rPr>
                <w:rFonts w:ascii="Arial" w:eastAsia="Times New Roman" w:hAnsi="Arial" w:cs="Arial"/>
                <w:sz w:val="16"/>
                <w:szCs w:val="16"/>
                <w:lang w:eastAsia="zh-CN"/>
              </w:rPr>
            </w:pPr>
          </w:p>
        </w:tc>
        <w:tc>
          <w:tcPr>
            <w:tcW w:w="148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F5FCF30" w14:textId="77777777" w:rsidR="00985E88" w:rsidRPr="00985E88" w:rsidRDefault="00985E88" w:rsidP="005602BF">
            <w:pPr>
              <w:jc w:val="center"/>
              <w:rPr>
                <w:rFonts w:ascii="Arial" w:hAnsi="Arial" w:cs="Arial"/>
                <w:sz w:val="16"/>
                <w:szCs w:val="16"/>
                <w:lang w:eastAsia="zh-CN"/>
              </w:rPr>
            </w:pPr>
            <w:r w:rsidRPr="00985E88">
              <w:rPr>
                <w:rFonts w:ascii="Arial" w:eastAsia="DengXian" w:hAnsi="Arial" w:cs="Arial"/>
                <w:kern w:val="2"/>
                <w:sz w:val="16"/>
                <w:szCs w:val="16"/>
                <w:lang w:eastAsia="zh-CN"/>
              </w:rPr>
              <w:t>{</w:t>
            </w:r>
            <w:r w:rsidRPr="00985E88">
              <w:rPr>
                <w:rFonts w:ascii="Arial" w:hAnsi="Arial" w:cs="Arial"/>
                <w:sz w:val="16"/>
                <w:szCs w:val="16"/>
                <w:lang w:eastAsia="zh-CN"/>
              </w:rPr>
              <w:t>1,0,1,1}</w:t>
            </w:r>
          </w:p>
        </w:tc>
        <w:tc>
          <w:tcPr>
            <w:tcW w:w="4420" w:type="dxa"/>
            <w:tcBorders>
              <w:top w:val="single" w:sz="8" w:space="0" w:color="000000"/>
              <w:left w:val="single" w:sz="8" w:space="0" w:color="000000"/>
              <w:bottom w:val="single" w:sz="8" w:space="0" w:color="000000"/>
              <w:right w:val="single" w:sz="8" w:space="0" w:color="000000"/>
            </w:tcBorders>
            <w:vAlign w:val="center"/>
          </w:tcPr>
          <w:p w14:paraId="399C2750" w14:textId="77777777" w:rsidR="00985E88" w:rsidRPr="00985E88" w:rsidRDefault="00985E88" w:rsidP="005602BF">
            <w:pPr>
              <w:keepNext/>
              <w:keepLines/>
              <w:jc w:val="center"/>
              <w:rPr>
                <w:rFonts w:ascii="Arial" w:hAnsi="Arial" w:cs="Arial"/>
                <w:sz w:val="16"/>
                <w:szCs w:val="16"/>
              </w:rPr>
            </w:pPr>
            <w:r w:rsidRPr="00985E88">
              <w:rPr>
                <w:rFonts w:ascii="Arial" w:hAnsi="Arial" w:cs="Arial"/>
                <w:sz w:val="16"/>
                <w:szCs w:val="16"/>
              </w:rPr>
              <w:t>14</w:t>
            </w:r>
            <w:r w:rsidRPr="00985E88">
              <w:rPr>
                <w:rFonts w:ascii="Arial" w:hAnsi="Arial" w:cs="Arial"/>
                <w:sz w:val="16"/>
                <w:szCs w:val="16"/>
                <w:vertAlign w:val="superscript"/>
              </w:rPr>
              <w:t>th</w:t>
            </w:r>
            <w:r w:rsidRPr="00985E88">
              <w:rPr>
                <w:rFonts w:ascii="Arial" w:hAnsi="Arial" w:cs="Arial"/>
                <w:sz w:val="16"/>
                <w:szCs w:val="16"/>
              </w:rPr>
              <w:t xml:space="preserve"> PUCCH resource provided by pucch-ResourceId obtained from the 14</w:t>
            </w:r>
            <w:r w:rsidRPr="00985E88">
              <w:rPr>
                <w:rFonts w:ascii="Arial" w:hAnsi="Arial" w:cs="Arial"/>
                <w:sz w:val="16"/>
                <w:szCs w:val="16"/>
                <w:vertAlign w:val="superscript"/>
              </w:rPr>
              <w:t>th</w:t>
            </w:r>
            <w:r w:rsidRPr="00985E88">
              <w:rPr>
                <w:rFonts w:ascii="Arial" w:hAnsi="Arial" w:cs="Arial"/>
                <w:sz w:val="16"/>
                <w:szCs w:val="16"/>
              </w:rPr>
              <w:t xml:space="preserve"> value of resourceList</w:t>
            </w:r>
          </w:p>
        </w:tc>
      </w:tr>
      <w:tr w:rsidR="00985E88" w:rsidRPr="00985E88" w14:paraId="0B0467B8" w14:textId="77777777" w:rsidTr="00985E88">
        <w:trPr>
          <w:trHeight w:val="20"/>
          <w:jc w:val="center"/>
        </w:trPr>
        <w:tc>
          <w:tcPr>
            <w:tcW w:w="99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E271618" w14:textId="77777777" w:rsidR="00985E88" w:rsidRPr="00985E88" w:rsidRDefault="00985E88" w:rsidP="005602BF">
            <w:pPr>
              <w:jc w:val="center"/>
              <w:rPr>
                <w:rFonts w:ascii="Arial" w:hAnsi="Arial" w:cs="Arial"/>
                <w:sz w:val="16"/>
                <w:szCs w:val="16"/>
                <w:lang w:eastAsia="zh-CN"/>
              </w:rPr>
            </w:pPr>
          </w:p>
        </w:tc>
        <w:tc>
          <w:tcPr>
            <w:tcW w:w="102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C8774E6" w14:textId="77777777" w:rsidR="00985E88" w:rsidRPr="00985E88" w:rsidRDefault="00985E88" w:rsidP="005602BF">
            <w:pPr>
              <w:jc w:val="center"/>
              <w:rPr>
                <w:rFonts w:ascii="Arial" w:eastAsia="Times New Roman" w:hAnsi="Arial" w:cs="Arial"/>
                <w:sz w:val="16"/>
                <w:szCs w:val="16"/>
                <w:lang w:eastAsia="zh-CN"/>
              </w:rPr>
            </w:pPr>
          </w:p>
        </w:tc>
        <w:tc>
          <w:tcPr>
            <w:tcW w:w="114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39CA81E" w14:textId="77777777" w:rsidR="00985E88" w:rsidRPr="00985E88" w:rsidRDefault="00985E88" w:rsidP="005602BF">
            <w:pPr>
              <w:jc w:val="center"/>
              <w:rPr>
                <w:rFonts w:ascii="Arial" w:eastAsia="Times New Roman" w:hAnsi="Arial" w:cs="Arial"/>
                <w:sz w:val="16"/>
                <w:szCs w:val="16"/>
                <w:lang w:eastAsia="zh-CN"/>
              </w:rPr>
            </w:pPr>
          </w:p>
        </w:tc>
        <w:tc>
          <w:tcPr>
            <w:tcW w:w="148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BEA7DCF" w14:textId="77777777" w:rsidR="00985E88" w:rsidRPr="00985E88" w:rsidRDefault="00985E88" w:rsidP="005602BF">
            <w:pPr>
              <w:jc w:val="center"/>
              <w:rPr>
                <w:rFonts w:ascii="Arial" w:hAnsi="Arial" w:cs="Arial"/>
                <w:sz w:val="16"/>
                <w:szCs w:val="16"/>
                <w:lang w:eastAsia="zh-CN"/>
              </w:rPr>
            </w:pPr>
            <w:r w:rsidRPr="00985E88">
              <w:rPr>
                <w:rFonts w:ascii="Arial" w:eastAsia="DengXian" w:hAnsi="Arial" w:cs="Arial"/>
                <w:kern w:val="2"/>
                <w:sz w:val="16"/>
                <w:szCs w:val="16"/>
                <w:lang w:eastAsia="zh-CN"/>
              </w:rPr>
              <w:t>{</w:t>
            </w:r>
            <w:r w:rsidRPr="00985E88">
              <w:rPr>
                <w:rFonts w:ascii="Arial" w:hAnsi="Arial" w:cs="Arial"/>
                <w:sz w:val="16"/>
                <w:szCs w:val="16"/>
                <w:lang w:eastAsia="zh-CN"/>
              </w:rPr>
              <w:t>0,1,1,1}</w:t>
            </w:r>
          </w:p>
        </w:tc>
        <w:tc>
          <w:tcPr>
            <w:tcW w:w="4420" w:type="dxa"/>
            <w:tcBorders>
              <w:top w:val="single" w:sz="8" w:space="0" w:color="000000"/>
              <w:left w:val="single" w:sz="8" w:space="0" w:color="000000"/>
              <w:bottom w:val="single" w:sz="8" w:space="0" w:color="000000"/>
              <w:right w:val="single" w:sz="8" w:space="0" w:color="000000"/>
            </w:tcBorders>
            <w:vAlign w:val="center"/>
          </w:tcPr>
          <w:p w14:paraId="4DE9523A" w14:textId="77777777" w:rsidR="00985E88" w:rsidRPr="00985E88" w:rsidRDefault="00985E88" w:rsidP="005602BF">
            <w:pPr>
              <w:keepNext/>
              <w:keepLines/>
              <w:jc w:val="center"/>
              <w:rPr>
                <w:rFonts w:ascii="Arial" w:hAnsi="Arial" w:cs="Arial"/>
                <w:sz w:val="16"/>
                <w:szCs w:val="16"/>
              </w:rPr>
            </w:pPr>
            <w:r w:rsidRPr="00985E88">
              <w:rPr>
                <w:rFonts w:ascii="Arial" w:hAnsi="Arial" w:cs="Arial"/>
                <w:sz w:val="16"/>
                <w:szCs w:val="16"/>
              </w:rPr>
              <w:t>15</w:t>
            </w:r>
            <w:r w:rsidRPr="00985E88">
              <w:rPr>
                <w:rFonts w:ascii="Arial" w:hAnsi="Arial" w:cs="Arial"/>
                <w:sz w:val="16"/>
                <w:szCs w:val="16"/>
                <w:vertAlign w:val="superscript"/>
              </w:rPr>
              <w:t>th</w:t>
            </w:r>
            <w:r w:rsidRPr="00985E88">
              <w:rPr>
                <w:rFonts w:ascii="Arial" w:hAnsi="Arial" w:cs="Arial"/>
                <w:sz w:val="16"/>
                <w:szCs w:val="16"/>
              </w:rPr>
              <w:t xml:space="preserve"> PUCCH resource provided by pucch-ResourceId obtained from the 15</w:t>
            </w:r>
            <w:r w:rsidRPr="00985E88">
              <w:rPr>
                <w:rFonts w:ascii="Arial" w:hAnsi="Arial" w:cs="Arial"/>
                <w:sz w:val="16"/>
                <w:szCs w:val="16"/>
                <w:vertAlign w:val="superscript"/>
              </w:rPr>
              <w:t>th</w:t>
            </w:r>
            <w:r w:rsidRPr="00985E88">
              <w:rPr>
                <w:rFonts w:ascii="Arial" w:hAnsi="Arial" w:cs="Arial"/>
                <w:sz w:val="16"/>
                <w:szCs w:val="16"/>
              </w:rPr>
              <w:t xml:space="preserve"> value of resourceList</w:t>
            </w:r>
          </w:p>
        </w:tc>
      </w:tr>
    </w:tbl>
    <w:p w14:paraId="34CC0F5F" w14:textId="77777777" w:rsidR="00985E88" w:rsidRPr="00D901D8" w:rsidRDefault="00985E88" w:rsidP="00D901D8"/>
    <w:p w14:paraId="13768F0C" w14:textId="77777777" w:rsidR="00985E88" w:rsidRPr="00D901D8" w:rsidRDefault="00985E88" w:rsidP="00D901D8">
      <w:pPr>
        <w:rPr>
          <w:rFonts w:eastAsia="MS Mincho"/>
        </w:rPr>
      </w:pPr>
      <w:r w:rsidRPr="00D901D8">
        <w:rPr>
          <w:rFonts w:eastAsia="MS Mincho"/>
          <w:highlight w:val="green"/>
        </w:rPr>
        <w:t>Agreement</w:t>
      </w:r>
    </w:p>
    <w:p w14:paraId="465A898A" w14:textId="29C63CEF" w:rsidR="00985E88" w:rsidRPr="00D901D8" w:rsidRDefault="00985E88" w:rsidP="00CF6E6D">
      <w:pPr>
        <w:pStyle w:val="ListParagraph"/>
        <w:numPr>
          <w:ilvl w:val="0"/>
          <w:numId w:val="162"/>
        </w:numPr>
        <w:rPr>
          <w:lang w:eastAsia="ko-KR"/>
        </w:rPr>
      </w:pPr>
      <w:r w:rsidRPr="00D901D8">
        <w:rPr>
          <w:lang w:eastAsia="ko-KR"/>
        </w:rPr>
        <w:t xml:space="preserve">For power determination of a PUCCH transmission for the “NACK-only” reporting mode in clause 7.2.1 in TS 38.213, </w:t>
      </w:r>
      <m:oMath>
        <m:sSub>
          <m:sSubPr>
            <m:ctrlPr>
              <w:rPr>
                <w:rFonts w:ascii="Cambria Math" w:hAnsi="Cambria Math"/>
                <w:i/>
              </w:rPr>
            </m:ctrlPr>
          </m:sSubPr>
          <m:e>
            <m:r>
              <w:rPr>
                <w:rFonts w:ascii="Cambria Math" w:hAnsi="Cambria Math"/>
              </w:rPr>
              <m:t>∆</m:t>
            </m:r>
          </m:e>
          <m:sub>
            <m:r>
              <m:rPr>
                <m:sty m:val="p"/>
              </m:rPr>
              <w:rPr>
                <w:rFonts w:ascii="Cambria Math" w:hAnsi="Cambria Math"/>
              </w:rPr>
              <m:t>UCI</m:t>
            </m:r>
          </m:sub>
        </m:sSub>
        <m:d>
          <m:dPr>
            <m:ctrlPr>
              <w:rPr>
                <w:rFonts w:ascii="Cambria Math" w:hAnsi="Cambria Math"/>
                <w:i/>
              </w:rPr>
            </m:ctrlPr>
          </m:dPr>
          <m:e>
            <m:r>
              <w:rPr>
                <w:rFonts w:ascii="Cambria Math" w:hAnsi="Cambria Math"/>
              </w:rPr>
              <m:t>i</m:t>
            </m:r>
          </m:e>
        </m:d>
        <m:r>
          <w:rPr>
            <w:rFonts w:ascii="Cambria Math" w:hAnsi="Cambria Math"/>
          </w:rPr>
          <m:t>=0</m:t>
        </m:r>
      </m:oMath>
      <w:r w:rsidRPr="00D901D8">
        <w:rPr>
          <w:lang w:eastAsia="ko-KR"/>
        </w:rPr>
        <w:t>.</w:t>
      </w:r>
    </w:p>
    <w:p w14:paraId="3AA209C5" w14:textId="77777777" w:rsidR="00985E88" w:rsidRPr="00D901D8" w:rsidRDefault="00985E88" w:rsidP="00D901D8">
      <w:pPr>
        <w:rPr>
          <w:rFonts w:eastAsia="MS Mincho"/>
        </w:rPr>
      </w:pPr>
      <w:r w:rsidRPr="00D901D8">
        <w:rPr>
          <w:rFonts w:eastAsia="MS Mincho"/>
          <w:highlight w:val="green"/>
        </w:rPr>
        <w:t>Agreement</w:t>
      </w:r>
    </w:p>
    <w:p w14:paraId="755D9737" w14:textId="31C88985" w:rsidR="00985E88" w:rsidRPr="00D901D8" w:rsidRDefault="00985E88" w:rsidP="00CF6E6D">
      <w:pPr>
        <w:pStyle w:val="ListParagraph"/>
        <w:numPr>
          <w:ilvl w:val="0"/>
          <w:numId w:val="162"/>
        </w:numPr>
        <w:rPr>
          <w:lang w:eastAsia="ko-KR"/>
        </w:rPr>
      </w:pPr>
      <w:r w:rsidRPr="00D901D8">
        <w:rPr>
          <w:lang w:eastAsia="ko-KR"/>
        </w:rPr>
        <w:t xml:space="preserve">For power determination of a PUCCH transmission with multicast HARQ-ACK mode in clause 7.2.1 in TS 38.213, a UE with two CLPC adjustment states applies the one corresponding to </w:t>
      </w:r>
      <m:oMath>
        <m:r>
          <w:rPr>
            <w:rFonts w:ascii="Cambria Math" w:hAnsi="Cambria Math"/>
          </w:rPr>
          <m:t>l</m:t>
        </m:r>
        <m:r>
          <m:rPr>
            <m:sty m:val="p"/>
          </m:rPr>
          <w:rPr>
            <w:rFonts w:ascii="Cambria Math" w:hAnsi="Cambria Math"/>
          </w:rPr>
          <m:t>=0</m:t>
        </m:r>
      </m:oMath>
      <w:r w:rsidRPr="00D901D8">
        <w:rPr>
          <w:lang w:eastAsia="ko-KR"/>
        </w:rPr>
        <w:t>.</w:t>
      </w:r>
    </w:p>
    <w:p w14:paraId="227F1237" w14:textId="77777777" w:rsidR="00985E88" w:rsidRPr="00D901D8" w:rsidRDefault="00985E88" w:rsidP="00D901D8"/>
    <w:p w14:paraId="20367AB3" w14:textId="7D97FB99" w:rsidR="00985E88" w:rsidRPr="00C05A3A" w:rsidRDefault="001B5688" w:rsidP="00985E88">
      <w:pPr>
        <w:rPr>
          <w:b/>
          <w:bCs/>
          <w:lang w:eastAsia="x-none"/>
        </w:rPr>
      </w:pPr>
      <w:hyperlink r:id="rId1198" w:history="1">
        <w:r w:rsidR="000B5C49">
          <w:rPr>
            <w:rStyle w:val="Hyperlink"/>
            <w:b/>
            <w:bCs/>
            <w:lang w:eastAsia="x-none"/>
          </w:rPr>
          <w:t>R1-2205156</w:t>
        </w:r>
      </w:hyperlink>
      <w:r w:rsidR="00985E88" w:rsidRPr="00C05A3A">
        <w:rPr>
          <w:b/>
          <w:bCs/>
          <w:lang w:eastAsia="x-none"/>
        </w:rPr>
        <w:tab/>
        <w:t>FL summary#2 on improving reliability for MBS for RRC_CONNECTED UEs</w:t>
      </w:r>
      <w:r w:rsidR="00985E88" w:rsidRPr="00C05A3A">
        <w:rPr>
          <w:b/>
          <w:bCs/>
          <w:lang w:eastAsia="x-none"/>
        </w:rPr>
        <w:tab/>
        <w:t>Moderator (Huawei)</w:t>
      </w:r>
    </w:p>
    <w:p w14:paraId="7E6718CA" w14:textId="4B86B65C" w:rsidR="00C05A3A" w:rsidRDefault="00C05A3A" w:rsidP="00985E88">
      <w:pPr>
        <w:rPr>
          <w:lang w:eastAsia="x-none"/>
        </w:rPr>
      </w:pPr>
      <w:r>
        <w:rPr>
          <w:lang w:eastAsia="x-none"/>
        </w:rPr>
        <w:t>From May 16</w:t>
      </w:r>
      <w:r w:rsidRPr="00C05A3A">
        <w:rPr>
          <w:vertAlign w:val="superscript"/>
          <w:lang w:eastAsia="x-none"/>
        </w:rPr>
        <w:t>th</w:t>
      </w:r>
      <w:r>
        <w:rPr>
          <w:lang w:eastAsia="x-none"/>
        </w:rPr>
        <w:t xml:space="preserve"> GTW session</w:t>
      </w:r>
    </w:p>
    <w:p w14:paraId="6B4DFD80" w14:textId="77777777" w:rsidR="00C05A3A" w:rsidRPr="00C05A3A" w:rsidRDefault="00C05A3A" w:rsidP="00C05A3A">
      <w:pPr>
        <w:contextualSpacing/>
        <w:rPr>
          <w:rFonts w:eastAsia="MS Mincho"/>
          <w:bCs/>
        </w:rPr>
      </w:pPr>
      <w:r w:rsidRPr="00C05A3A">
        <w:rPr>
          <w:rFonts w:eastAsia="MS Mincho"/>
          <w:bCs/>
          <w:highlight w:val="green"/>
        </w:rPr>
        <w:t>Agreement</w:t>
      </w:r>
    </w:p>
    <w:p w14:paraId="2A0318AE" w14:textId="77777777" w:rsidR="00C05A3A" w:rsidRPr="003C2F18" w:rsidRDefault="00C05A3A" w:rsidP="00C05A3A">
      <w:pPr>
        <w:rPr>
          <w:lang w:eastAsia="x-none"/>
        </w:rPr>
      </w:pPr>
      <w:r w:rsidRPr="003C2F18">
        <w:rPr>
          <w:lang w:eastAsia="x-none"/>
        </w:rPr>
        <w:t>For multicast, for addressing how to count and order the HARQ-ACK bits for NACK-only for Alt4:</w:t>
      </w:r>
    </w:p>
    <w:p w14:paraId="53D68461" w14:textId="77777777" w:rsidR="00C05A3A" w:rsidRPr="003C2F18" w:rsidRDefault="00C05A3A" w:rsidP="00CF6E6D">
      <w:pPr>
        <w:numPr>
          <w:ilvl w:val="0"/>
          <w:numId w:val="251"/>
        </w:numPr>
        <w:ind w:left="709" w:hanging="283"/>
        <w:contextualSpacing/>
        <w:rPr>
          <w:rFonts w:eastAsia="MS Mincho"/>
        </w:rPr>
      </w:pPr>
      <w:r w:rsidRPr="003C2F18">
        <w:rPr>
          <w:rFonts w:eastAsia="MS Mincho"/>
        </w:rPr>
        <w:t xml:space="preserve">Case 1: when the HARQ-ACK-to-PUCCH mapping table for Alt4 (from previous agreement) is applied to a single G-RNTI (from network and UE perspective) </w:t>
      </w:r>
    </w:p>
    <w:p w14:paraId="67A16DC7" w14:textId="77777777" w:rsidR="00C05A3A" w:rsidRPr="003C2F18" w:rsidRDefault="00C05A3A" w:rsidP="00CF6E6D">
      <w:pPr>
        <w:numPr>
          <w:ilvl w:val="1"/>
          <w:numId w:val="251"/>
        </w:numPr>
        <w:ind w:left="1276" w:hanging="283"/>
        <w:contextualSpacing/>
        <w:rPr>
          <w:rFonts w:eastAsia="MS Mincho"/>
        </w:rPr>
      </w:pPr>
      <w:r w:rsidRPr="003C2F18">
        <w:rPr>
          <w:rFonts w:eastAsia="MS Mincho"/>
        </w:rPr>
        <w:t>Opt1-1: based on C-DAI included in DL DCI for counting the number of HARQ-ACK bits and for ordering the HARQ-ACK bits.</w:t>
      </w:r>
    </w:p>
    <w:p w14:paraId="36FD64C1" w14:textId="77777777" w:rsidR="00C05A3A" w:rsidRPr="003C2F18" w:rsidRDefault="00C05A3A" w:rsidP="00CF6E6D">
      <w:pPr>
        <w:numPr>
          <w:ilvl w:val="2"/>
          <w:numId w:val="251"/>
        </w:numPr>
        <w:ind w:left="1843" w:hanging="283"/>
        <w:contextualSpacing/>
        <w:rPr>
          <w:rFonts w:eastAsia="MS Mincho"/>
        </w:rPr>
      </w:pPr>
      <w:r w:rsidRPr="003C2F18">
        <w:rPr>
          <w:rFonts w:eastAsia="MS Mincho"/>
        </w:rPr>
        <w:t>FFS: whether Opt1-1 can also work when different G-RNTIs are used for different UEs</w:t>
      </w:r>
    </w:p>
    <w:p w14:paraId="320F0473" w14:textId="77777777" w:rsidR="00C05A3A" w:rsidRPr="003C2F18" w:rsidRDefault="00C05A3A" w:rsidP="00CF6E6D">
      <w:pPr>
        <w:numPr>
          <w:ilvl w:val="0"/>
          <w:numId w:val="251"/>
        </w:numPr>
        <w:ind w:left="709" w:hanging="283"/>
        <w:contextualSpacing/>
        <w:rPr>
          <w:rFonts w:eastAsia="MS Mincho"/>
        </w:rPr>
      </w:pPr>
      <w:r w:rsidRPr="003C2F18">
        <w:rPr>
          <w:rFonts w:eastAsia="MS Mincho"/>
        </w:rPr>
        <w:t>Note: other cases are not precluded</w:t>
      </w:r>
    </w:p>
    <w:p w14:paraId="0A0EC7DC" w14:textId="77777777" w:rsidR="00C05A3A" w:rsidRDefault="00C05A3A" w:rsidP="00985E88">
      <w:pPr>
        <w:rPr>
          <w:lang w:eastAsia="x-none"/>
        </w:rPr>
      </w:pPr>
    </w:p>
    <w:p w14:paraId="28842385" w14:textId="70537BC8" w:rsidR="00C05A3A" w:rsidRDefault="00C05A3A" w:rsidP="00985E88">
      <w:pPr>
        <w:rPr>
          <w:lang w:eastAsia="x-none"/>
        </w:rPr>
      </w:pPr>
    </w:p>
    <w:p w14:paraId="2E1F3851" w14:textId="0AC51EA7" w:rsidR="00985E88" w:rsidRPr="00AC2787" w:rsidRDefault="001B5688" w:rsidP="00985E88">
      <w:pPr>
        <w:rPr>
          <w:b/>
          <w:bCs/>
          <w:lang w:eastAsia="x-none"/>
        </w:rPr>
      </w:pPr>
      <w:hyperlink r:id="rId1199" w:history="1">
        <w:r w:rsidR="000B5C49">
          <w:rPr>
            <w:rStyle w:val="Hyperlink"/>
            <w:b/>
            <w:bCs/>
            <w:lang w:eastAsia="x-none"/>
          </w:rPr>
          <w:t>R1-2205157</w:t>
        </w:r>
      </w:hyperlink>
      <w:r w:rsidR="00985E88" w:rsidRPr="00AC2787">
        <w:rPr>
          <w:b/>
          <w:bCs/>
          <w:lang w:eastAsia="x-none"/>
        </w:rPr>
        <w:tab/>
        <w:t>FL summary#3 on improving reliability for MBS for RRC_CONNECTED UEs</w:t>
      </w:r>
      <w:r w:rsidR="00985E88" w:rsidRPr="00AC2787">
        <w:rPr>
          <w:b/>
          <w:bCs/>
          <w:lang w:eastAsia="x-none"/>
        </w:rPr>
        <w:tab/>
        <w:t>Moderator (Huawei)</w:t>
      </w:r>
    </w:p>
    <w:p w14:paraId="7312C41D" w14:textId="234847AB" w:rsidR="006D5FC8" w:rsidRDefault="006D5FC8" w:rsidP="00985E88">
      <w:pPr>
        <w:rPr>
          <w:lang w:eastAsia="x-none"/>
        </w:rPr>
      </w:pPr>
      <w:r w:rsidRPr="00AC2787">
        <w:rPr>
          <w:b/>
          <w:bCs/>
          <w:lang w:eastAsia="x-none"/>
        </w:rPr>
        <w:t>Decision:</w:t>
      </w:r>
      <w:r>
        <w:rPr>
          <w:lang w:eastAsia="x-none"/>
        </w:rPr>
        <w:t xml:space="preserve"> As per email decision posted on May </w:t>
      </w:r>
      <w:r w:rsidR="00AC2787">
        <w:rPr>
          <w:lang w:eastAsia="x-none"/>
        </w:rPr>
        <w:t>19</w:t>
      </w:r>
      <w:r w:rsidR="00AC2787" w:rsidRPr="00AC2787">
        <w:rPr>
          <w:vertAlign w:val="superscript"/>
          <w:lang w:eastAsia="x-none"/>
        </w:rPr>
        <w:t>th</w:t>
      </w:r>
      <w:r w:rsidR="00AC2787">
        <w:rPr>
          <w:lang w:eastAsia="x-none"/>
        </w:rPr>
        <w:t>,</w:t>
      </w:r>
    </w:p>
    <w:p w14:paraId="17908FA8" w14:textId="77777777" w:rsidR="00AC2787" w:rsidRPr="00AC2787" w:rsidRDefault="00AC2787" w:rsidP="00AC2787">
      <w:pPr>
        <w:contextualSpacing/>
        <w:rPr>
          <w:rFonts w:eastAsia="MS Mincho"/>
          <w:bCs/>
        </w:rPr>
      </w:pPr>
      <w:r w:rsidRPr="00AC2787">
        <w:rPr>
          <w:rFonts w:eastAsia="MS Mincho"/>
          <w:bCs/>
          <w:highlight w:val="green"/>
        </w:rPr>
        <w:t>Agreement</w:t>
      </w:r>
    </w:p>
    <w:p w14:paraId="1FE3E8CA" w14:textId="77777777" w:rsidR="00AC2787" w:rsidRPr="00AC2787" w:rsidRDefault="00AC2787" w:rsidP="00CF6E6D">
      <w:pPr>
        <w:pStyle w:val="ListParagraph"/>
        <w:numPr>
          <w:ilvl w:val="0"/>
          <w:numId w:val="162"/>
        </w:numPr>
        <w:rPr>
          <w:lang w:eastAsia="zh-CN"/>
        </w:rPr>
      </w:pPr>
      <w:r w:rsidRPr="00AC2787">
        <w:rPr>
          <w:lang w:eastAsia="zh-CN"/>
        </w:rPr>
        <w:t xml:space="preserve">For the case when the PUCCH transmission for the NACK-only based feedback for one G-RNTI collides with the PUCCH transmission for ACK/NACK feedback for another G-RNTI with the same priority and then UE multiplexes the NACK-only based feedback with the ACK/NACK feedback onto the same PUCCH by transforming NACK-only into the ACK/NACK based HARQ-ACK bit, the PUCCH resources for transmitting the multiplexed HARQ-ACK bits is from the </w:t>
      </w:r>
      <w:r w:rsidRPr="00AC2787">
        <w:rPr>
          <w:i/>
          <w:iCs/>
          <w:lang w:eastAsia="zh-CN"/>
        </w:rPr>
        <w:t xml:space="preserve">PUCCH-Config/PUCCH-ConfigurationList </w:t>
      </w:r>
      <w:r w:rsidRPr="00AC2787">
        <w:rPr>
          <w:iCs/>
          <w:lang w:eastAsia="zh-CN"/>
        </w:rPr>
        <w:t xml:space="preserve">configured for </w:t>
      </w:r>
      <w:r w:rsidRPr="00AC2787">
        <w:rPr>
          <w:b/>
          <w:iCs/>
          <w:lang w:eastAsia="zh-CN"/>
        </w:rPr>
        <w:t>multicast</w:t>
      </w:r>
      <w:r w:rsidRPr="00AC2787">
        <w:rPr>
          <w:iCs/>
          <w:lang w:eastAsia="zh-CN"/>
        </w:rPr>
        <w:t xml:space="preserve"> with ACK/NACK based feedback. </w:t>
      </w:r>
    </w:p>
    <w:p w14:paraId="05664F2C" w14:textId="77777777" w:rsidR="00AC2787" w:rsidRPr="00AC2787" w:rsidRDefault="00AC2787" w:rsidP="00CF6E6D">
      <w:pPr>
        <w:pStyle w:val="ListParagraph"/>
        <w:numPr>
          <w:ilvl w:val="0"/>
          <w:numId w:val="162"/>
        </w:numPr>
        <w:rPr>
          <w:lang w:eastAsia="zh-CN"/>
        </w:rPr>
      </w:pPr>
      <w:r w:rsidRPr="00AC2787">
        <w:rPr>
          <w:lang w:eastAsia="zh-CN"/>
        </w:rPr>
        <w:t xml:space="preserve">For a UE configured with G-RNTI(s) with NACK-only HARQ-ACK feedback, when NACK-only HARQ-ACK bits are transformed into ACK/NACK HARQ-ACK bits, the PUCCH resource used for transmitting the multiplexed HARQ-ACK bits is determined from </w:t>
      </w:r>
      <w:r w:rsidRPr="00AC2787">
        <w:rPr>
          <w:i/>
          <w:lang w:eastAsia="zh-CN"/>
        </w:rPr>
        <w:t>PUCCH-Config/PUCCH-ConfigurationList</w:t>
      </w:r>
      <w:r w:rsidRPr="00AC2787">
        <w:rPr>
          <w:lang w:eastAsia="zh-CN"/>
        </w:rPr>
        <w:t xml:space="preserve"> configured for </w:t>
      </w:r>
      <w:r w:rsidRPr="00AC2787">
        <w:rPr>
          <w:b/>
          <w:lang w:eastAsia="zh-CN"/>
        </w:rPr>
        <w:t>multicast</w:t>
      </w:r>
      <w:r w:rsidRPr="00AC2787">
        <w:rPr>
          <w:lang w:eastAsia="zh-CN"/>
        </w:rPr>
        <w:t xml:space="preserve"> </w:t>
      </w:r>
      <w:r w:rsidRPr="00AC2787">
        <w:rPr>
          <w:iCs/>
          <w:lang w:val="en-US" w:eastAsia="zh-CN"/>
        </w:rPr>
        <w:t>with ACK/NACK based feedback</w:t>
      </w:r>
      <w:r w:rsidRPr="00AC2787">
        <w:rPr>
          <w:lang w:val="en-US" w:eastAsia="zh-CN"/>
        </w:rPr>
        <w:t xml:space="preserve"> </w:t>
      </w:r>
      <w:r w:rsidRPr="00AC2787">
        <w:rPr>
          <w:lang w:eastAsia="zh-CN"/>
        </w:rPr>
        <w:t xml:space="preserve">based on the k1 and the PRI indication in the last DCI scheduling multicast. If </w:t>
      </w:r>
      <w:r w:rsidRPr="00AC2787">
        <w:rPr>
          <w:i/>
          <w:lang w:val="en-US" w:eastAsia="zh-CN"/>
        </w:rPr>
        <w:t>PUCCH-Config/PUCCH-ConfigurationList</w:t>
      </w:r>
      <w:r w:rsidRPr="00AC2787">
        <w:rPr>
          <w:lang w:val="en-US" w:eastAsia="zh-CN"/>
        </w:rPr>
        <w:t xml:space="preserve"> configured for </w:t>
      </w:r>
      <w:r w:rsidRPr="00AC2787">
        <w:rPr>
          <w:b/>
          <w:lang w:val="en-US" w:eastAsia="zh-CN"/>
        </w:rPr>
        <w:t>multicast</w:t>
      </w:r>
      <w:r w:rsidRPr="00AC2787">
        <w:rPr>
          <w:lang w:val="en-US" w:eastAsia="zh-CN"/>
        </w:rPr>
        <w:t xml:space="preserve"> </w:t>
      </w:r>
      <w:r w:rsidRPr="00AC2787">
        <w:rPr>
          <w:iCs/>
          <w:lang w:val="en-US" w:eastAsia="zh-CN"/>
        </w:rPr>
        <w:t>with ACK/NACK based feedback</w:t>
      </w:r>
      <w:r w:rsidRPr="00AC2787">
        <w:rPr>
          <w:lang w:val="en-US" w:eastAsia="zh-CN"/>
        </w:rPr>
        <w:t xml:space="preserve"> is not configured, the </w:t>
      </w:r>
      <w:r w:rsidRPr="00AC2787">
        <w:rPr>
          <w:i/>
          <w:lang w:val="en-US" w:eastAsia="zh-CN"/>
        </w:rPr>
        <w:t>PUCCH-Config/PUCCH-ConfigurationList</w:t>
      </w:r>
      <w:r w:rsidRPr="00AC2787">
        <w:rPr>
          <w:lang w:val="en-US" w:eastAsia="zh-CN"/>
        </w:rPr>
        <w:t xml:space="preserve"> configured for </w:t>
      </w:r>
      <w:r w:rsidRPr="00AC2787">
        <w:rPr>
          <w:b/>
          <w:lang w:val="en-US" w:eastAsia="zh-CN"/>
        </w:rPr>
        <w:t>unicast</w:t>
      </w:r>
      <w:r w:rsidRPr="00AC2787">
        <w:rPr>
          <w:lang w:val="en-US" w:eastAsia="zh-CN"/>
        </w:rPr>
        <w:t xml:space="preserve"> is used. </w:t>
      </w:r>
    </w:p>
    <w:p w14:paraId="40F810E5" w14:textId="77777777" w:rsidR="00AC2787" w:rsidRPr="00AC2787" w:rsidRDefault="00AC2787" w:rsidP="00CF6E6D">
      <w:pPr>
        <w:pStyle w:val="ListParagraph"/>
        <w:numPr>
          <w:ilvl w:val="1"/>
          <w:numId w:val="162"/>
        </w:numPr>
      </w:pPr>
      <w:r w:rsidRPr="00AC2787">
        <w:t xml:space="preserve">FFS: the case NACK-only is for multicast SPS PDSCH only. </w:t>
      </w:r>
    </w:p>
    <w:p w14:paraId="0F1C36A1" w14:textId="77777777" w:rsidR="00AC2787" w:rsidRPr="00AC2787" w:rsidRDefault="00AC2787" w:rsidP="00AC2787">
      <w:pPr>
        <w:contextualSpacing/>
        <w:rPr>
          <w:rFonts w:eastAsia="MS Mincho"/>
          <w:bCs/>
        </w:rPr>
      </w:pPr>
      <w:r w:rsidRPr="00AC2787">
        <w:rPr>
          <w:rFonts w:eastAsia="MS Mincho"/>
          <w:bCs/>
          <w:highlight w:val="green"/>
        </w:rPr>
        <w:t>Agreement</w:t>
      </w:r>
    </w:p>
    <w:p w14:paraId="486875C9" w14:textId="77777777" w:rsidR="00AC2787" w:rsidRDefault="00AC2787" w:rsidP="00AC2787">
      <w:pPr>
        <w:contextualSpacing/>
      </w:pPr>
      <w:r>
        <w:t xml:space="preserve">When the nominal </w:t>
      </w:r>
      <w:r>
        <w:rPr>
          <w:rFonts w:hint="eastAsia"/>
        </w:rPr>
        <w:t>NACK-only PUCCH</w:t>
      </w:r>
      <w:r>
        <w:t xml:space="preserve"> overlaps with other PUCCH/PUSCH transmission, NACK-only is transformed into ACK/NACK and multiplexed with other PUCCH/PUSCH transmission.</w:t>
      </w:r>
      <w:r w:rsidRPr="00BE7BD8">
        <w:rPr>
          <w:b/>
        </w:rPr>
        <w:t xml:space="preserve"> </w:t>
      </w:r>
      <w:r w:rsidRPr="00BE7BD8">
        <w:t>Down-select f</w:t>
      </w:r>
      <w:r>
        <w:t xml:space="preserve">rom the following options for the nominal </w:t>
      </w:r>
      <w:r>
        <w:rPr>
          <w:rFonts w:hint="eastAsia"/>
        </w:rPr>
        <w:t>NACK-only PUCCH</w:t>
      </w:r>
      <w:r>
        <w:t>:</w:t>
      </w:r>
    </w:p>
    <w:p w14:paraId="6A7B7BCE" w14:textId="77777777" w:rsidR="00AC2787" w:rsidRPr="00AC2787" w:rsidRDefault="00AC2787" w:rsidP="00CF6E6D">
      <w:pPr>
        <w:pStyle w:val="ListParagraph"/>
        <w:numPr>
          <w:ilvl w:val="0"/>
          <w:numId w:val="334"/>
        </w:numPr>
      </w:pPr>
      <w:r w:rsidRPr="00AC2787">
        <w:rPr>
          <w:rFonts w:hint="eastAsia"/>
        </w:rPr>
        <w:t>Opt1: The nominal NACK-only PUCCH consists of all the symbols from PUCCHs of the NACK-only PUCCH resource set</w:t>
      </w:r>
      <w:r w:rsidRPr="00AC2787">
        <w:t>.</w:t>
      </w:r>
    </w:p>
    <w:p w14:paraId="1E497B3C" w14:textId="77777777" w:rsidR="00AC2787" w:rsidRPr="00AC2787" w:rsidRDefault="00AC2787" w:rsidP="00CF6E6D">
      <w:pPr>
        <w:pStyle w:val="ListParagraph"/>
        <w:numPr>
          <w:ilvl w:val="0"/>
          <w:numId w:val="334"/>
        </w:numPr>
      </w:pPr>
      <w:r w:rsidRPr="00AC2787">
        <w:t>Opt2: The nominal NACK-only PUCCH starts from the earliest starting symbol of PUCCHs in the NACK-only PUCCH resource set, and ends at the latest ending symbol of PUCCHs in the set.</w:t>
      </w:r>
    </w:p>
    <w:p w14:paraId="040967C5" w14:textId="77777777" w:rsidR="00AC2787" w:rsidRPr="00AC2787" w:rsidRDefault="00AC2787" w:rsidP="00CF6E6D">
      <w:pPr>
        <w:pStyle w:val="ListParagraph"/>
        <w:numPr>
          <w:ilvl w:val="0"/>
          <w:numId w:val="334"/>
        </w:numPr>
      </w:pPr>
      <w:r w:rsidRPr="00AC2787">
        <w:t>Opt3: The nominal NACK-only PUCCH consists of all the symbols of the PUCCH slot.</w:t>
      </w:r>
    </w:p>
    <w:p w14:paraId="77DEA22A" w14:textId="77777777" w:rsidR="00AC2787" w:rsidRPr="00AC2787" w:rsidRDefault="00AC2787" w:rsidP="00CF6E6D">
      <w:pPr>
        <w:pStyle w:val="ListParagraph"/>
        <w:numPr>
          <w:ilvl w:val="0"/>
          <w:numId w:val="334"/>
        </w:numPr>
      </w:pPr>
      <w:r w:rsidRPr="00AC2787">
        <w:t>Opt4: All PUCCHs have the same starting symbol and the same time duration</w:t>
      </w:r>
    </w:p>
    <w:p w14:paraId="33002EE7" w14:textId="77777777" w:rsidR="00AC2787" w:rsidRPr="00AC2787" w:rsidRDefault="00AC2787" w:rsidP="00CF6E6D">
      <w:pPr>
        <w:pStyle w:val="ListParagraph"/>
        <w:numPr>
          <w:ilvl w:val="0"/>
          <w:numId w:val="334"/>
        </w:numPr>
      </w:pPr>
      <w:r w:rsidRPr="00AC2787">
        <w:rPr>
          <w:rFonts w:hint="eastAsia"/>
        </w:rPr>
        <w:t>Other options are not precluded</w:t>
      </w:r>
      <w:r w:rsidRPr="00AC2787">
        <w:t>, e.g. based on PRI, or based on the number of TBs that will be transmitted in the PUCCH slot</w:t>
      </w:r>
    </w:p>
    <w:p w14:paraId="29142152" w14:textId="77777777" w:rsidR="00AC2787" w:rsidRPr="00AC2787" w:rsidRDefault="00AC2787" w:rsidP="00CF6E6D">
      <w:pPr>
        <w:pStyle w:val="ListParagraph"/>
        <w:numPr>
          <w:ilvl w:val="0"/>
          <w:numId w:val="334"/>
        </w:numPr>
      </w:pPr>
      <w:r w:rsidRPr="00AC2787">
        <w:t xml:space="preserve">Note1: The terminology of the “nominal </w:t>
      </w:r>
      <w:r w:rsidRPr="00AC2787">
        <w:rPr>
          <w:rFonts w:hint="eastAsia"/>
        </w:rPr>
        <w:t>NACK-only PUCCH</w:t>
      </w:r>
      <w:r w:rsidRPr="00AC2787">
        <w:t xml:space="preserve">” is used for facilitate describing the issue. Up to editor for the specification impact. </w:t>
      </w:r>
    </w:p>
    <w:p w14:paraId="044F129F" w14:textId="77777777" w:rsidR="00AC2787" w:rsidRPr="00AC2787" w:rsidRDefault="00AC2787" w:rsidP="00CF6E6D">
      <w:pPr>
        <w:pStyle w:val="ListParagraph"/>
        <w:numPr>
          <w:ilvl w:val="0"/>
          <w:numId w:val="334"/>
        </w:numPr>
      </w:pPr>
      <w:r w:rsidRPr="00AC2787">
        <w:t>Note2: The following factors can be considered for down-selection:</w:t>
      </w:r>
    </w:p>
    <w:p w14:paraId="688A0A58" w14:textId="77777777" w:rsidR="00AC2787" w:rsidRPr="00AC2787" w:rsidRDefault="00AC2787" w:rsidP="00CF6E6D">
      <w:pPr>
        <w:pStyle w:val="ListParagraph"/>
        <w:numPr>
          <w:ilvl w:val="1"/>
          <w:numId w:val="334"/>
        </w:numPr>
      </w:pPr>
      <w:r w:rsidRPr="00AC2787">
        <w:t>Up to 12 initial cyclic shifts can be configured to PF0. Up to 12 initial cyclic shifts and up to 7 time domain OCC can be configured to PF1.</w:t>
      </w:r>
    </w:p>
    <w:p w14:paraId="12BBAEBC" w14:textId="77777777" w:rsidR="00AC2787" w:rsidRPr="00AC2787" w:rsidRDefault="00AC2787" w:rsidP="00CF6E6D">
      <w:pPr>
        <w:pStyle w:val="ListParagraph"/>
        <w:numPr>
          <w:ilvl w:val="1"/>
          <w:numId w:val="334"/>
        </w:numPr>
      </w:pPr>
      <w:r w:rsidRPr="00AC2787">
        <w:t>Up to 32 PUCCHs resources in the resource set are configured for NACK-only.</w:t>
      </w:r>
    </w:p>
    <w:p w14:paraId="452B10D4" w14:textId="77777777" w:rsidR="00AC2787" w:rsidRPr="00AC2787" w:rsidRDefault="00AC2787" w:rsidP="00CF6E6D">
      <w:pPr>
        <w:pStyle w:val="ListParagraph"/>
        <w:numPr>
          <w:ilvl w:val="1"/>
          <w:numId w:val="334"/>
        </w:numPr>
      </w:pPr>
      <w:r w:rsidRPr="00AC2787">
        <w:t>The PUCCH configuration for unicast will be used when the PUCCH is not configured for NACK-only</w:t>
      </w:r>
      <w:r w:rsidRPr="00AC2787">
        <w:rPr>
          <w:rFonts w:hint="eastAsia"/>
        </w:rPr>
        <w:t>.</w:t>
      </w:r>
      <w:r w:rsidRPr="00AC2787">
        <w:t xml:space="preserve"> </w:t>
      </w:r>
    </w:p>
    <w:p w14:paraId="224E868E" w14:textId="77777777" w:rsidR="00AC2787" w:rsidRPr="00AC2787" w:rsidRDefault="00AC2787" w:rsidP="00AC2787">
      <w:pPr>
        <w:contextualSpacing/>
        <w:rPr>
          <w:rFonts w:eastAsia="MS Mincho"/>
          <w:bCs/>
        </w:rPr>
      </w:pPr>
      <w:r w:rsidRPr="00AC2787">
        <w:rPr>
          <w:rFonts w:eastAsia="MS Mincho"/>
          <w:bCs/>
          <w:highlight w:val="green"/>
        </w:rPr>
        <w:lastRenderedPageBreak/>
        <w:t>Agreement</w:t>
      </w:r>
    </w:p>
    <w:p w14:paraId="398CAB16" w14:textId="77777777" w:rsidR="00AC2787" w:rsidRPr="00AC2787" w:rsidRDefault="00AC2787" w:rsidP="00AC2787">
      <w:pPr>
        <w:contextualSpacing/>
        <w:rPr>
          <w:bCs/>
          <w:szCs w:val="22"/>
          <w:lang w:eastAsia="ja-JP"/>
        </w:rPr>
      </w:pPr>
      <w:r w:rsidRPr="00AC2787">
        <w:rPr>
          <w:rFonts w:eastAsia="SimSun"/>
          <w:bCs/>
          <w:szCs w:val="22"/>
        </w:rPr>
        <w:t xml:space="preserve">Regarding </w:t>
      </w:r>
      <w:r w:rsidRPr="00AC2787">
        <w:rPr>
          <w:rFonts w:eastAsia="SimSun"/>
          <w:bCs/>
          <w:iCs/>
          <w:szCs w:val="22"/>
        </w:rPr>
        <w:t>the PDSCH and/or PUCCH processing procedure timeline for NACK-only based feedback, f</w:t>
      </w:r>
      <w:r w:rsidRPr="00AC2787">
        <w:rPr>
          <w:bCs/>
          <w:szCs w:val="22"/>
        </w:rPr>
        <w:t xml:space="preserve">urther discuss on whether/how to </w:t>
      </w:r>
      <w:r w:rsidRPr="00AC2787">
        <w:rPr>
          <w:bCs/>
          <w:iCs/>
          <w:szCs w:val="22"/>
        </w:rPr>
        <w:t>extending the PDSCH and/</w:t>
      </w:r>
      <w:r w:rsidRPr="00AC2787">
        <w:rPr>
          <w:rFonts w:eastAsia="SimSun"/>
          <w:bCs/>
          <w:iCs/>
          <w:szCs w:val="22"/>
        </w:rPr>
        <w:t>or PUCCH</w:t>
      </w:r>
      <w:r w:rsidRPr="00AC2787">
        <w:rPr>
          <w:bCs/>
          <w:iCs/>
          <w:szCs w:val="22"/>
        </w:rPr>
        <w:t xml:space="preserve"> processing procedure timeline. </w:t>
      </w:r>
    </w:p>
    <w:p w14:paraId="648C38FE" w14:textId="77777777" w:rsidR="00AC2787" w:rsidRPr="00AC2787" w:rsidRDefault="00AC2787" w:rsidP="00CF6E6D">
      <w:pPr>
        <w:pStyle w:val="ListParagraph"/>
        <w:numPr>
          <w:ilvl w:val="0"/>
          <w:numId w:val="335"/>
        </w:numPr>
      </w:pPr>
      <w:r w:rsidRPr="00AC2787">
        <w:t>Note1: The current PDSCH processing procedure timeline defined in clause 5.3 TS38.214 is for ACK/NACK based feedback.</w:t>
      </w:r>
    </w:p>
    <w:p w14:paraId="7273457B" w14:textId="77777777" w:rsidR="00AC2787" w:rsidRPr="00AC2787" w:rsidRDefault="00AC2787" w:rsidP="00CF6E6D">
      <w:pPr>
        <w:pStyle w:val="ListParagraph"/>
        <w:numPr>
          <w:ilvl w:val="0"/>
          <w:numId w:val="335"/>
        </w:numPr>
      </w:pPr>
      <w:r w:rsidRPr="00AC2787">
        <w:t xml:space="preserve">Note2: For NACK-only based feedback for more than 1 TB, one possible issue is that the PUCCH resource for NACK-only can only be determined after obtaining the decoding result of all the related PDSCHs for the UE. </w:t>
      </w:r>
    </w:p>
    <w:p w14:paraId="11267BCD" w14:textId="77777777" w:rsidR="00AC2787" w:rsidRPr="00AC2787" w:rsidRDefault="00AC2787" w:rsidP="00AC2787">
      <w:pPr>
        <w:contextualSpacing/>
        <w:rPr>
          <w:rFonts w:eastAsia="MS Mincho"/>
          <w:bCs/>
        </w:rPr>
      </w:pPr>
      <w:r w:rsidRPr="00AC2787">
        <w:rPr>
          <w:rFonts w:eastAsia="MS Mincho"/>
          <w:bCs/>
          <w:highlight w:val="green"/>
        </w:rPr>
        <w:t>Agreement</w:t>
      </w:r>
    </w:p>
    <w:p w14:paraId="0C68272A" w14:textId="77777777" w:rsidR="00AC2787" w:rsidRPr="00AC2787" w:rsidRDefault="00AC2787" w:rsidP="00AC2787">
      <w:pPr>
        <w:contextualSpacing/>
        <w:rPr>
          <w:rFonts w:eastAsia="SimSun"/>
          <w:bCs/>
          <w:szCs w:val="22"/>
        </w:rPr>
      </w:pPr>
      <w:r w:rsidRPr="00AC2787">
        <w:rPr>
          <w:rFonts w:eastAsia="SimSun"/>
          <w:bCs/>
          <w:szCs w:val="22"/>
        </w:rPr>
        <w:t>For Type-1 codebook generation, if at least one configured G-RNTI is with HARQ-ACK enabled by RRC, it is up to UE to report NACK or ACK/NACK for the G-RNTI with HARQ-ACK disabled</w:t>
      </w:r>
    </w:p>
    <w:p w14:paraId="12B338DF" w14:textId="77777777" w:rsidR="00AC2787" w:rsidRPr="00AC2787" w:rsidRDefault="00AC2787" w:rsidP="00CF6E6D">
      <w:pPr>
        <w:pStyle w:val="ListParagraph"/>
        <w:numPr>
          <w:ilvl w:val="0"/>
          <w:numId w:val="336"/>
        </w:numPr>
      </w:pPr>
      <w:r w:rsidRPr="00AC2787">
        <w:rPr>
          <w:rFonts w:hint="eastAsia"/>
        </w:rPr>
        <w:t>F</w:t>
      </w:r>
      <w:r w:rsidRPr="00AC2787">
        <w:t>FS whether UE needs to generate Type-1 CB, when UE does not detect any DCI for G-RNTI(s) with HARQ-ACK enabled when at least one configured G-RNTI is with HARQ-ACK enabled by RRC.</w:t>
      </w:r>
    </w:p>
    <w:p w14:paraId="009988D9" w14:textId="77777777" w:rsidR="00AC2787" w:rsidRPr="00AC2787" w:rsidRDefault="00AC2787" w:rsidP="00CF6E6D">
      <w:pPr>
        <w:pStyle w:val="ListParagraph"/>
        <w:numPr>
          <w:ilvl w:val="0"/>
          <w:numId w:val="336"/>
        </w:numPr>
      </w:pPr>
      <w:r w:rsidRPr="00AC2787">
        <w:t>For the PUCCH resource for the codebook transmission,</w:t>
      </w:r>
    </w:p>
    <w:p w14:paraId="1D23AB66" w14:textId="77777777" w:rsidR="00AC2787" w:rsidRPr="00AC2787" w:rsidRDefault="00AC2787" w:rsidP="00CF6E6D">
      <w:pPr>
        <w:pStyle w:val="ListParagraph"/>
        <w:numPr>
          <w:ilvl w:val="1"/>
          <w:numId w:val="336"/>
        </w:numPr>
      </w:pPr>
      <w:r w:rsidRPr="00AC2787">
        <w:t xml:space="preserve">Opt2: PUCCH resource/slot is based on last DCI for a G-RNTI with HARQ-ACK enabled </w:t>
      </w:r>
    </w:p>
    <w:p w14:paraId="6ACE0138" w14:textId="77777777" w:rsidR="00AC2787" w:rsidRPr="00AC2787" w:rsidRDefault="00AC2787" w:rsidP="00AC2787">
      <w:pPr>
        <w:contextualSpacing/>
        <w:rPr>
          <w:rFonts w:eastAsia="MS Mincho"/>
          <w:bCs/>
        </w:rPr>
      </w:pPr>
      <w:r w:rsidRPr="00AC2787">
        <w:rPr>
          <w:rFonts w:eastAsia="MS Mincho"/>
          <w:bCs/>
          <w:highlight w:val="green"/>
        </w:rPr>
        <w:t>Agreement</w:t>
      </w:r>
    </w:p>
    <w:p w14:paraId="7C11AF69" w14:textId="77777777" w:rsidR="00AC2787" w:rsidRPr="00AC2787" w:rsidRDefault="00AC2787" w:rsidP="00AC2787">
      <w:pPr>
        <w:contextualSpacing/>
        <w:rPr>
          <w:bCs/>
          <w:szCs w:val="20"/>
        </w:rPr>
      </w:pPr>
      <w:r w:rsidRPr="00AC2787">
        <w:rPr>
          <w:rFonts w:hint="eastAsia"/>
          <w:bCs/>
          <w:szCs w:val="20"/>
        </w:rPr>
        <w:t>A</w:t>
      </w:r>
      <w:r w:rsidRPr="00AC2787">
        <w:rPr>
          <w:bCs/>
          <w:szCs w:val="20"/>
        </w:rPr>
        <w:t>dopt the following text proposal to TS38.213 v17.1.0 clause 18:</w:t>
      </w:r>
    </w:p>
    <w:p w14:paraId="4D8348E7" w14:textId="77777777" w:rsidR="00AC2787" w:rsidRPr="00AC2787" w:rsidRDefault="00AC2787" w:rsidP="00CF6E6D">
      <w:pPr>
        <w:pStyle w:val="ListParagraph"/>
        <w:numPr>
          <w:ilvl w:val="0"/>
          <w:numId w:val="337"/>
        </w:numPr>
        <w:spacing w:after="0"/>
        <w:rPr>
          <w:bCs/>
          <w:lang w:eastAsia="zh-CN"/>
        </w:rPr>
      </w:pPr>
      <w:r w:rsidRPr="00AC2787">
        <w:rPr>
          <w:bCs/>
          <w:lang w:eastAsia="zh-CN"/>
        </w:rPr>
        <w:t>Reason for change</w:t>
      </w:r>
    </w:p>
    <w:p w14:paraId="4090A633" w14:textId="77777777" w:rsidR="00AC2787" w:rsidRPr="00AC2787" w:rsidRDefault="00AC2787" w:rsidP="00CF6E6D">
      <w:pPr>
        <w:pStyle w:val="ListParagraph"/>
        <w:numPr>
          <w:ilvl w:val="1"/>
          <w:numId w:val="337"/>
        </w:numPr>
        <w:spacing w:after="0"/>
        <w:jc w:val="both"/>
        <w:rPr>
          <w:bCs/>
          <w:lang w:eastAsia="zh-CN"/>
        </w:rPr>
      </w:pPr>
      <w:r w:rsidRPr="00AC2787">
        <w:rPr>
          <w:bCs/>
          <w:lang w:eastAsia="zh-CN"/>
        </w:rPr>
        <w:t xml:space="preserve">Specification should be clear and accurate regarding the meaning of “other UCI” for UE multiplexing with NACK-only for multicast. </w:t>
      </w:r>
    </w:p>
    <w:p w14:paraId="0844DC08" w14:textId="77777777" w:rsidR="00AC2787" w:rsidRPr="00AC2787" w:rsidRDefault="00AC2787" w:rsidP="00CF6E6D">
      <w:pPr>
        <w:pStyle w:val="ListParagraph"/>
        <w:numPr>
          <w:ilvl w:val="0"/>
          <w:numId w:val="337"/>
        </w:numPr>
        <w:spacing w:after="0"/>
        <w:rPr>
          <w:bCs/>
          <w:lang w:eastAsia="zh-CN"/>
        </w:rPr>
      </w:pPr>
      <w:r w:rsidRPr="00AC2787">
        <w:rPr>
          <w:bCs/>
          <w:lang w:eastAsia="zh-CN"/>
        </w:rPr>
        <w:t>Summary of change</w:t>
      </w:r>
    </w:p>
    <w:p w14:paraId="54B9C8CA" w14:textId="77777777" w:rsidR="00AC2787" w:rsidRPr="00AC2787" w:rsidRDefault="00AC2787" w:rsidP="00CF6E6D">
      <w:pPr>
        <w:pStyle w:val="ListParagraph"/>
        <w:numPr>
          <w:ilvl w:val="1"/>
          <w:numId w:val="337"/>
        </w:numPr>
        <w:spacing w:after="0"/>
        <w:jc w:val="both"/>
        <w:rPr>
          <w:bCs/>
          <w:lang w:eastAsia="zh-CN"/>
        </w:rPr>
      </w:pPr>
      <w:r w:rsidRPr="00AC2787">
        <w:rPr>
          <w:bCs/>
          <w:lang w:val="en-US" w:eastAsia="zh-CN"/>
        </w:rPr>
        <w:t>Clarify that “other UCI” includes HARQ-ACK information associated with multicast configured with the first HARQACK reporting mode, HARQ-ACK information associated with unicast DCI formats or CSI reports.</w:t>
      </w:r>
    </w:p>
    <w:p w14:paraId="7658DBD3" w14:textId="77777777" w:rsidR="00AC2787" w:rsidRPr="00AC2787" w:rsidRDefault="00AC2787" w:rsidP="00CF6E6D">
      <w:pPr>
        <w:pStyle w:val="ListParagraph"/>
        <w:numPr>
          <w:ilvl w:val="0"/>
          <w:numId w:val="337"/>
        </w:numPr>
        <w:spacing w:after="0"/>
        <w:rPr>
          <w:bCs/>
          <w:lang w:eastAsia="zh-CN"/>
        </w:rPr>
      </w:pPr>
      <w:r w:rsidRPr="00AC2787">
        <w:rPr>
          <w:bCs/>
          <w:lang w:eastAsia="zh-CN"/>
        </w:rPr>
        <w:t>Consequences if not approved</w:t>
      </w:r>
    </w:p>
    <w:p w14:paraId="49F623D0" w14:textId="77777777" w:rsidR="00AC2787" w:rsidRPr="00AC2787" w:rsidRDefault="00AC2787" w:rsidP="00CF6E6D">
      <w:pPr>
        <w:pStyle w:val="ListParagraph"/>
        <w:numPr>
          <w:ilvl w:val="1"/>
          <w:numId w:val="337"/>
        </w:numPr>
        <w:spacing w:after="0"/>
        <w:jc w:val="both"/>
        <w:rPr>
          <w:bCs/>
          <w:lang w:eastAsia="zh-CN"/>
        </w:rPr>
      </w:pPr>
      <w:r w:rsidRPr="00AC2787">
        <w:rPr>
          <w:bCs/>
          <w:lang w:val="en-US" w:eastAsia="zh-CN"/>
        </w:rPr>
        <w:t xml:space="preserve">UE behavior may not be determinable for multiplexing NACK-only if the meaning of “other UCI” is unclear from specification. </w:t>
      </w:r>
    </w:p>
    <w:p w14:paraId="02C8CDA4" w14:textId="77777777" w:rsidR="00AC2787" w:rsidRDefault="00AC2787" w:rsidP="00AC2787"/>
    <w:tbl>
      <w:tblPr>
        <w:tblW w:w="10206"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06"/>
      </w:tblGrid>
      <w:tr w:rsidR="00AC2787" w:rsidRPr="00AC2787" w14:paraId="3C27DAFB" w14:textId="77777777" w:rsidTr="00AC2787">
        <w:tc>
          <w:tcPr>
            <w:tcW w:w="10206" w:type="dxa"/>
            <w:shd w:val="clear" w:color="auto" w:fill="auto"/>
          </w:tcPr>
          <w:p w14:paraId="6C85AF58" w14:textId="77777777" w:rsidR="00AC2787" w:rsidRPr="00AC2787" w:rsidRDefault="00AC2787" w:rsidP="00AC2787">
            <w:pPr>
              <w:snapToGrid w:val="0"/>
              <w:rPr>
                <w:rFonts w:ascii="Arial" w:hAnsi="Arial" w:cs="Arial"/>
                <w:sz w:val="16"/>
                <w:szCs w:val="16"/>
              </w:rPr>
            </w:pPr>
            <w:r w:rsidRPr="00AC2787">
              <w:rPr>
                <w:rFonts w:ascii="Arial" w:hAnsi="Arial" w:cs="Arial"/>
                <w:sz w:val="16"/>
                <w:szCs w:val="16"/>
              </w:rPr>
              <w:t>--------------------------------</w:t>
            </w:r>
            <w:r w:rsidRPr="00AC2787">
              <w:rPr>
                <w:rFonts w:ascii="Arial" w:hAnsi="Arial" w:cs="Arial"/>
                <w:color w:val="FF0000"/>
                <w:sz w:val="16"/>
                <w:szCs w:val="16"/>
              </w:rPr>
              <w:t>Text proposal to TS38.213 v17.1.0 Starts-</w:t>
            </w:r>
            <w:r w:rsidRPr="00AC2787">
              <w:rPr>
                <w:rFonts w:ascii="Arial" w:hAnsi="Arial" w:cs="Arial"/>
                <w:sz w:val="16"/>
                <w:szCs w:val="16"/>
              </w:rPr>
              <w:t>--------------------------</w:t>
            </w:r>
          </w:p>
          <w:p w14:paraId="5FA4A799" w14:textId="77777777" w:rsidR="00AC2787" w:rsidRPr="00070A34" w:rsidRDefault="00AC2787" w:rsidP="00070A34">
            <w:pPr>
              <w:rPr>
                <w:rFonts w:ascii="Arial" w:hAnsi="Arial" w:cs="Arial"/>
                <w:b/>
                <w:bCs/>
                <w:sz w:val="16"/>
                <w:szCs w:val="16"/>
              </w:rPr>
            </w:pPr>
            <w:r w:rsidRPr="00070A34">
              <w:rPr>
                <w:rFonts w:ascii="Arial" w:hAnsi="Arial" w:cs="Arial"/>
                <w:b/>
                <w:bCs/>
                <w:sz w:val="16"/>
                <w:szCs w:val="16"/>
              </w:rPr>
              <w:t>18</w:t>
            </w:r>
            <w:r w:rsidRPr="00070A34">
              <w:rPr>
                <w:rFonts w:ascii="Arial" w:hAnsi="Arial" w:cs="Arial"/>
                <w:b/>
                <w:bCs/>
                <w:sz w:val="16"/>
                <w:szCs w:val="16"/>
              </w:rPr>
              <w:tab/>
              <w:t>Multicast Broadcast Services</w:t>
            </w:r>
          </w:p>
          <w:p w14:paraId="4ABE8740" w14:textId="77777777" w:rsidR="00AC2787" w:rsidRPr="00AC2787" w:rsidRDefault="00AC2787" w:rsidP="00AC2787">
            <w:pPr>
              <w:snapToGrid w:val="0"/>
              <w:jc w:val="center"/>
              <w:rPr>
                <w:rFonts w:ascii="Arial" w:hAnsi="Arial" w:cs="Arial"/>
                <w:bCs/>
                <w:color w:val="FF0000"/>
                <w:sz w:val="16"/>
                <w:szCs w:val="16"/>
              </w:rPr>
            </w:pPr>
            <w:r w:rsidRPr="00AC2787">
              <w:rPr>
                <w:rFonts w:ascii="Arial" w:hAnsi="Arial" w:cs="Arial"/>
                <w:bCs/>
                <w:color w:val="FF0000"/>
                <w:sz w:val="16"/>
                <w:szCs w:val="16"/>
              </w:rPr>
              <w:t>&lt; Unchanged parts are omitted &gt;</w:t>
            </w:r>
          </w:p>
          <w:p w14:paraId="0A5786F5" w14:textId="77777777" w:rsidR="00AC2787" w:rsidRPr="00AC2787" w:rsidRDefault="00AC2787" w:rsidP="00AC2787">
            <w:pPr>
              <w:rPr>
                <w:rFonts w:ascii="Arial" w:hAnsi="Arial" w:cs="Arial"/>
                <w:sz w:val="16"/>
                <w:szCs w:val="16"/>
              </w:rPr>
            </w:pPr>
            <w:r w:rsidRPr="00AC2787">
              <w:rPr>
                <w:rFonts w:ascii="Arial" w:hAnsi="Arial" w:cs="Arial"/>
                <w:sz w:val="16"/>
                <w:szCs w:val="16"/>
              </w:rPr>
              <w:t xml:space="preserve">If a UE would multiplex HARQ-ACK information that the UE would provide according to the second HARQ-ACK reporting mode with </w:t>
            </w:r>
            <w:ins w:id="190" w:author="Huawei" w:date="2022-05-12T20:51:00Z">
              <w:del w:id="191" w:author="Huawei" w:date="2022-04-30T00:57:00Z">
                <w:r w:rsidRPr="00AC2787">
                  <w:rPr>
                    <w:rFonts w:ascii="Arial" w:hAnsi="Arial" w:cs="Arial"/>
                    <w:sz w:val="16"/>
                    <w:szCs w:val="16"/>
                  </w:rPr>
                  <w:delText xml:space="preserve">other UCI </w:delText>
                </w:r>
              </w:del>
              <w:r w:rsidRPr="00AC2787">
                <w:rPr>
                  <w:rFonts w:ascii="Arial" w:hAnsi="Arial" w:cs="Arial"/>
                  <w:sz w:val="16"/>
                  <w:szCs w:val="16"/>
                </w:rPr>
                <w:t xml:space="preserve">HARQ-ACK information associated with multicast configured with the first HARQ-ACK reporting mode, HARQ-ACK information associated with unicast DCI formats or CSI reports </w:t>
              </w:r>
            </w:ins>
            <w:r w:rsidRPr="00AC2787">
              <w:rPr>
                <w:rFonts w:ascii="Arial" w:hAnsi="Arial" w:cs="Arial"/>
                <w:sz w:val="16"/>
                <w:szCs w:val="16"/>
              </w:rPr>
              <w:t>in a first PUCCH, or in a PUSCH, as described in clauses 9 and 9.2.5, the UE provides the HARQ-ACK information according to the first HARQ-ACK reporting mode. For resolving an overlapping among a second PUCCH with HARQ-ACK information according to the second HARQ-ACK reporting mode and other PUCCHs or PUSCHs prior to multiplexing the HARQ-ACK information in a PUCCH or PUSCH, the UE considers that the UE would transmit the second PUCCH when all values of the HARQ-ACK information are 'ACK'.</w:t>
            </w:r>
          </w:p>
          <w:p w14:paraId="5AE11D46" w14:textId="77777777" w:rsidR="00AC2787" w:rsidRPr="00AC2787" w:rsidRDefault="00AC2787" w:rsidP="00AC2787">
            <w:pPr>
              <w:rPr>
                <w:rFonts w:ascii="Arial" w:hAnsi="Arial" w:cs="Arial"/>
                <w:sz w:val="16"/>
                <w:szCs w:val="16"/>
              </w:rPr>
            </w:pPr>
            <w:r w:rsidRPr="00AC2787">
              <w:rPr>
                <w:rFonts w:ascii="Arial" w:hAnsi="Arial" w:cs="Arial"/>
                <w:sz w:val="16"/>
                <w:szCs w:val="16"/>
              </w:rPr>
              <w:t>If a UE is provided multiple G-RNTIs or G-CS-RNTIs, a configuration for a HARQ-ACK codebook type applies to all G-RNTIs or G-CS-RNTIs.</w:t>
            </w:r>
          </w:p>
          <w:p w14:paraId="092CF015" w14:textId="77777777" w:rsidR="00AC2787" w:rsidRPr="00AC2787" w:rsidRDefault="00AC2787" w:rsidP="00AC2787">
            <w:pPr>
              <w:jc w:val="center"/>
              <w:rPr>
                <w:rFonts w:ascii="Arial" w:hAnsi="Arial" w:cs="Arial"/>
                <w:bCs/>
                <w:color w:val="FF0000"/>
                <w:sz w:val="16"/>
                <w:szCs w:val="16"/>
              </w:rPr>
            </w:pPr>
            <w:r w:rsidRPr="00AC2787">
              <w:rPr>
                <w:rFonts w:ascii="Arial" w:hAnsi="Arial" w:cs="Arial"/>
                <w:bCs/>
                <w:color w:val="FF0000"/>
                <w:sz w:val="16"/>
                <w:szCs w:val="16"/>
              </w:rPr>
              <w:t>&lt; Unchanged parts are omitted &gt;</w:t>
            </w:r>
          </w:p>
          <w:p w14:paraId="1C030D74" w14:textId="77777777" w:rsidR="00AC2787" w:rsidRPr="00AC2787" w:rsidRDefault="00AC2787" w:rsidP="00AC2787">
            <w:pPr>
              <w:rPr>
                <w:rFonts w:ascii="Arial" w:hAnsi="Arial" w:cs="Arial"/>
                <w:sz w:val="16"/>
                <w:szCs w:val="16"/>
              </w:rPr>
            </w:pPr>
            <w:r w:rsidRPr="00AC2787">
              <w:rPr>
                <w:rFonts w:ascii="Arial" w:hAnsi="Arial" w:cs="Arial"/>
                <w:bCs/>
                <w:sz w:val="16"/>
                <w:szCs w:val="16"/>
              </w:rPr>
              <w:t>--------------------------------</w:t>
            </w:r>
            <w:r w:rsidRPr="00AC2787">
              <w:rPr>
                <w:rFonts w:ascii="Arial" w:hAnsi="Arial" w:cs="Arial"/>
                <w:bCs/>
                <w:color w:val="FF0000"/>
                <w:sz w:val="16"/>
                <w:szCs w:val="16"/>
              </w:rPr>
              <w:t>Text proposal to TS38.213 v17.1.0 Ends</w:t>
            </w:r>
            <w:r w:rsidRPr="00AC2787">
              <w:rPr>
                <w:rFonts w:ascii="Arial" w:hAnsi="Arial" w:cs="Arial"/>
                <w:bCs/>
                <w:sz w:val="16"/>
                <w:szCs w:val="16"/>
              </w:rPr>
              <w:t>-----------------------------</w:t>
            </w:r>
          </w:p>
        </w:tc>
      </w:tr>
    </w:tbl>
    <w:p w14:paraId="60089FBB" w14:textId="77777777" w:rsidR="00AC2787" w:rsidRDefault="00AC2787" w:rsidP="00AC2787"/>
    <w:p w14:paraId="45E4ACE3" w14:textId="77777777" w:rsidR="00AC2787" w:rsidRPr="00AC2787" w:rsidRDefault="00AC2787" w:rsidP="00AC2787">
      <w:pPr>
        <w:contextualSpacing/>
        <w:rPr>
          <w:rFonts w:eastAsia="MS Mincho"/>
          <w:bCs/>
        </w:rPr>
      </w:pPr>
      <w:r w:rsidRPr="00AC2787">
        <w:rPr>
          <w:rFonts w:eastAsia="MS Mincho"/>
          <w:bCs/>
          <w:highlight w:val="green"/>
        </w:rPr>
        <w:t>Agreement</w:t>
      </w:r>
    </w:p>
    <w:p w14:paraId="70C96624" w14:textId="77777777" w:rsidR="00AC2787" w:rsidRPr="00AC2787" w:rsidRDefault="00AC2787" w:rsidP="00AC2787">
      <w:pPr>
        <w:contextualSpacing/>
        <w:rPr>
          <w:rFonts w:ascii="Times New Roman" w:hAnsi="Times New Roman"/>
          <w:szCs w:val="20"/>
        </w:rPr>
      </w:pPr>
      <w:r w:rsidRPr="00AC2787">
        <w:rPr>
          <w:rFonts w:ascii="Times New Roman" w:hAnsi="Times New Roman"/>
          <w:szCs w:val="20"/>
        </w:rPr>
        <w:t>Adopt the following text proposal to TS38.213 v17.1.0 clause 18:</w:t>
      </w:r>
    </w:p>
    <w:p w14:paraId="79605F92" w14:textId="77777777" w:rsidR="00AC2787" w:rsidRPr="00AC2787" w:rsidRDefault="00AC2787" w:rsidP="00CF6E6D">
      <w:pPr>
        <w:pStyle w:val="ListParagraph"/>
        <w:numPr>
          <w:ilvl w:val="0"/>
          <w:numId w:val="338"/>
        </w:numPr>
        <w:spacing w:after="0"/>
        <w:rPr>
          <w:lang w:eastAsia="zh-CN"/>
        </w:rPr>
      </w:pPr>
      <w:r w:rsidRPr="00AC2787">
        <w:rPr>
          <w:lang w:eastAsia="zh-CN"/>
        </w:rPr>
        <w:t>Reason for change</w:t>
      </w:r>
    </w:p>
    <w:p w14:paraId="013F64D8" w14:textId="77777777" w:rsidR="00AC2787" w:rsidRPr="00AC2787" w:rsidRDefault="00AC2787" w:rsidP="00CF6E6D">
      <w:pPr>
        <w:pStyle w:val="ListParagraph"/>
        <w:numPr>
          <w:ilvl w:val="1"/>
          <w:numId w:val="338"/>
        </w:numPr>
        <w:spacing w:after="0"/>
        <w:jc w:val="both"/>
        <w:rPr>
          <w:lang w:eastAsia="zh-CN"/>
        </w:rPr>
      </w:pPr>
      <w:r w:rsidRPr="00AC2787">
        <w:rPr>
          <w:lang w:val="en-US" w:eastAsia="zh-CN"/>
        </w:rPr>
        <w:t xml:space="preserve">How UE multiplexes NACK-only HARQ-ACK feedback for multicast with only CSI reports is undefined from the latest version of TS 38.213. </w:t>
      </w:r>
    </w:p>
    <w:p w14:paraId="780C6F3C" w14:textId="77777777" w:rsidR="00AC2787" w:rsidRPr="00AC2787" w:rsidRDefault="00AC2787" w:rsidP="00CF6E6D">
      <w:pPr>
        <w:pStyle w:val="ListParagraph"/>
        <w:numPr>
          <w:ilvl w:val="0"/>
          <w:numId w:val="338"/>
        </w:numPr>
        <w:spacing w:after="0"/>
        <w:rPr>
          <w:lang w:eastAsia="zh-CN"/>
        </w:rPr>
      </w:pPr>
      <w:r w:rsidRPr="00AC2787">
        <w:rPr>
          <w:lang w:eastAsia="zh-CN"/>
        </w:rPr>
        <w:t>Summary of change</w:t>
      </w:r>
    </w:p>
    <w:p w14:paraId="1014368E" w14:textId="77777777" w:rsidR="00AC2787" w:rsidRPr="00AC2787" w:rsidRDefault="00AC2787" w:rsidP="00CF6E6D">
      <w:pPr>
        <w:pStyle w:val="ListParagraph"/>
        <w:numPr>
          <w:ilvl w:val="1"/>
          <w:numId w:val="338"/>
        </w:numPr>
        <w:spacing w:after="0"/>
        <w:jc w:val="both"/>
        <w:rPr>
          <w:lang w:eastAsia="zh-CN"/>
        </w:rPr>
      </w:pPr>
      <w:r w:rsidRPr="00AC2787">
        <w:rPr>
          <w:lang w:val="en-US" w:eastAsia="zh-CN"/>
        </w:rPr>
        <w:t>Adding a sentence in clause 18 that “</w:t>
      </w:r>
      <w:r w:rsidRPr="00AC2787">
        <w:t xml:space="preserve">If the first PUCCH includes only CSI reports, the UE multiplexes the HARQ-ACK information as described in clause 9.2.5.2 for HARQ-ACK information that </w:t>
      </w:r>
      <w:r w:rsidRPr="00AC2787">
        <w:rPr>
          <w:lang w:eastAsia="zh-CN"/>
        </w:rPr>
        <w:t>is in response to PDSCH reception without corresponding PDCCH</w:t>
      </w:r>
      <w:r w:rsidRPr="00AC2787">
        <w:rPr>
          <w:lang w:val="en-US" w:eastAsia="zh-CN"/>
        </w:rPr>
        <w:t>”.</w:t>
      </w:r>
    </w:p>
    <w:p w14:paraId="727D97DC" w14:textId="77777777" w:rsidR="00AC2787" w:rsidRPr="00AC2787" w:rsidRDefault="00AC2787" w:rsidP="00CF6E6D">
      <w:pPr>
        <w:pStyle w:val="ListParagraph"/>
        <w:numPr>
          <w:ilvl w:val="0"/>
          <w:numId w:val="338"/>
        </w:numPr>
        <w:spacing w:after="0"/>
        <w:rPr>
          <w:lang w:eastAsia="zh-CN"/>
        </w:rPr>
      </w:pPr>
      <w:r w:rsidRPr="00AC2787">
        <w:rPr>
          <w:lang w:eastAsia="zh-CN"/>
        </w:rPr>
        <w:t>Consequences if not approved</w:t>
      </w:r>
    </w:p>
    <w:p w14:paraId="5737CE8D" w14:textId="77777777" w:rsidR="00AC2787" w:rsidRPr="00AC2787" w:rsidRDefault="00AC2787" w:rsidP="00CF6E6D">
      <w:pPr>
        <w:pStyle w:val="ListParagraph"/>
        <w:numPr>
          <w:ilvl w:val="1"/>
          <w:numId w:val="338"/>
        </w:numPr>
        <w:spacing w:after="0"/>
        <w:jc w:val="both"/>
        <w:rPr>
          <w:lang w:eastAsia="zh-CN"/>
        </w:rPr>
      </w:pPr>
      <w:r w:rsidRPr="00AC2787">
        <w:rPr>
          <w:lang w:val="en-US" w:eastAsia="zh-CN"/>
        </w:rPr>
        <w:t xml:space="preserve">UE behavior about multiplexing NACK-only HARQ-ACK feedback for multicast with CSI for unicast is unclear. </w:t>
      </w:r>
    </w:p>
    <w:p w14:paraId="12FBEC57" w14:textId="77777777" w:rsidR="00AC2787" w:rsidRDefault="00AC2787" w:rsidP="00AC2787"/>
    <w:tbl>
      <w:tblPr>
        <w:tblW w:w="1009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93"/>
      </w:tblGrid>
      <w:tr w:rsidR="00AC2787" w:rsidRPr="00AC2787" w14:paraId="19785DD8" w14:textId="77777777" w:rsidTr="00AC2787">
        <w:tc>
          <w:tcPr>
            <w:tcW w:w="10093" w:type="dxa"/>
            <w:shd w:val="clear" w:color="auto" w:fill="auto"/>
          </w:tcPr>
          <w:p w14:paraId="65A67568" w14:textId="77777777" w:rsidR="00AC2787" w:rsidRPr="00AC2787" w:rsidRDefault="00AC2787" w:rsidP="00AC2787">
            <w:pPr>
              <w:snapToGrid w:val="0"/>
              <w:rPr>
                <w:rFonts w:ascii="Arial" w:hAnsi="Arial" w:cs="Arial"/>
                <w:sz w:val="16"/>
                <w:szCs w:val="16"/>
              </w:rPr>
            </w:pPr>
            <w:r w:rsidRPr="00AC2787">
              <w:rPr>
                <w:rFonts w:ascii="Arial" w:hAnsi="Arial" w:cs="Arial"/>
                <w:sz w:val="16"/>
                <w:szCs w:val="16"/>
              </w:rPr>
              <w:t>------------------------------</w:t>
            </w:r>
            <w:r w:rsidRPr="00AC2787">
              <w:rPr>
                <w:rFonts w:ascii="Arial" w:hAnsi="Arial" w:cs="Arial"/>
                <w:color w:val="FF0000"/>
                <w:sz w:val="16"/>
                <w:szCs w:val="16"/>
              </w:rPr>
              <w:t>Text proposal to TS38.213 v17.1.0 Starts</w:t>
            </w:r>
            <w:r w:rsidRPr="00AC2787">
              <w:rPr>
                <w:rFonts w:ascii="Arial" w:hAnsi="Arial" w:cs="Arial"/>
                <w:b/>
                <w:color w:val="FF0000"/>
                <w:sz w:val="16"/>
                <w:szCs w:val="16"/>
              </w:rPr>
              <w:t>-</w:t>
            </w:r>
            <w:r w:rsidRPr="00AC2787">
              <w:rPr>
                <w:rFonts w:ascii="Arial" w:hAnsi="Arial" w:cs="Arial"/>
                <w:sz w:val="16"/>
                <w:szCs w:val="16"/>
              </w:rPr>
              <w:t>--------------------------------</w:t>
            </w:r>
          </w:p>
          <w:p w14:paraId="3DF312A3" w14:textId="77777777" w:rsidR="00AC2787" w:rsidRPr="00070A34" w:rsidRDefault="00AC2787" w:rsidP="00070A34">
            <w:pPr>
              <w:rPr>
                <w:rFonts w:ascii="Arial" w:hAnsi="Arial" w:cs="Arial"/>
                <w:b/>
                <w:bCs/>
                <w:sz w:val="16"/>
                <w:szCs w:val="16"/>
              </w:rPr>
            </w:pPr>
            <w:r w:rsidRPr="00070A34">
              <w:rPr>
                <w:rFonts w:ascii="Arial" w:hAnsi="Arial" w:cs="Arial"/>
                <w:b/>
                <w:bCs/>
                <w:sz w:val="16"/>
                <w:szCs w:val="16"/>
              </w:rPr>
              <w:t>18</w:t>
            </w:r>
            <w:r w:rsidRPr="00070A34">
              <w:rPr>
                <w:rFonts w:ascii="Arial" w:hAnsi="Arial" w:cs="Arial"/>
                <w:b/>
                <w:bCs/>
                <w:sz w:val="16"/>
                <w:szCs w:val="16"/>
              </w:rPr>
              <w:tab/>
              <w:t>Multicast Broadcast Services</w:t>
            </w:r>
          </w:p>
          <w:p w14:paraId="311EDAB9" w14:textId="77777777" w:rsidR="00AC2787" w:rsidRPr="00AC2787" w:rsidRDefault="00AC2787" w:rsidP="00AC2787">
            <w:pPr>
              <w:snapToGrid w:val="0"/>
              <w:jc w:val="center"/>
              <w:rPr>
                <w:rFonts w:ascii="Arial" w:hAnsi="Arial" w:cs="Arial"/>
                <w:bCs/>
                <w:color w:val="FF0000"/>
                <w:sz w:val="16"/>
                <w:szCs w:val="16"/>
              </w:rPr>
            </w:pPr>
            <w:r w:rsidRPr="00AC2787">
              <w:rPr>
                <w:rFonts w:ascii="Arial" w:hAnsi="Arial" w:cs="Arial"/>
                <w:bCs/>
                <w:color w:val="FF0000"/>
                <w:sz w:val="16"/>
                <w:szCs w:val="16"/>
              </w:rPr>
              <w:t>&lt; Unchanged parts are omitted &gt;</w:t>
            </w:r>
          </w:p>
          <w:p w14:paraId="07B9A714" w14:textId="77777777" w:rsidR="00AC2787" w:rsidRPr="00AC2787" w:rsidRDefault="00AC2787" w:rsidP="00AC2787">
            <w:pPr>
              <w:rPr>
                <w:rFonts w:ascii="Arial" w:hAnsi="Arial" w:cs="Arial"/>
                <w:sz w:val="16"/>
                <w:szCs w:val="16"/>
              </w:rPr>
            </w:pPr>
            <w:r w:rsidRPr="00AC2787">
              <w:rPr>
                <w:rFonts w:ascii="Arial" w:hAnsi="Arial" w:cs="Arial"/>
                <w:sz w:val="16"/>
                <w:szCs w:val="16"/>
              </w:rPr>
              <w:t xml:space="preserve">If a UE would multiplex HARQ-ACK information that the UE would provide according to the second HARQ-ACK reporting mode with other UCI in a first PUCCH, or in a PUSCH, as described in clauses 9 and 9.2.5, the UE provides the HARQ-ACK information according to the first HARQ-ACK reporting mode. For resolving an overlapping among a second PUCCH with HARQ-ACK information according to the second HARQ-ACK reporting mode and other PUCCHs or PUSCHs prior to multiplexing the HARQ-ACK information in a PUCCH or PUSCH, the UE considers that the UE would transmit the second PUCCH when all values of the HARQ-ACK information are 'ACK'. </w:t>
            </w:r>
            <w:ins w:id="192" w:author="Huawei" w:date="2022-05-12T20:48:00Z">
              <w:r w:rsidRPr="00AC2787">
                <w:rPr>
                  <w:rFonts w:ascii="Arial" w:hAnsi="Arial" w:cs="Arial"/>
                  <w:sz w:val="16"/>
                  <w:szCs w:val="16"/>
                </w:rPr>
                <w:t>If the first PUCCH includes only CSI reports, the UE multiplexes the HARQ-ACK information as described in clause 9.2.5.2 for HARQ-ACK information that is in response to PDSCH reception without corresponding PDCCH.</w:t>
              </w:r>
            </w:ins>
          </w:p>
          <w:p w14:paraId="784B62C2" w14:textId="77777777" w:rsidR="00AC2787" w:rsidRPr="00AC2787" w:rsidRDefault="00AC2787" w:rsidP="00AC2787">
            <w:pPr>
              <w:rPr>
                <w:rFonts w:ascii="Arial" w:hAnsi="Arial" w:cs="Arial"/>
                <w:sz w:val="16"/>
                <w:szCs w:val="16"/>
              </w:rPr>
            </w:pPr>
            <w:r w:rsidRPr="00AC2787">
              <w:rPr>
                <w:rFonts w:ascii="Arial" w:hAnsi="Arial" w:cs="Arial"/>
                <w:sz w:val="16"/>
                <w:szCs w:val="16"/>
              </w:rPr>
              <w:t>If a UE is provided multiple G-RNTIs or G-CS-RNTIs, a configuration for a HARQ-ACK codebook type applies to all G-RNTIs or G-CS-RNTIs.</w:t>
            </w:r>
          </w:p>
          <w:p w14:paraId="7F18AB07" w14:textId="77777777" w:rsidR="00AC2787" w:rsidRPr="00AC2787" w:rsidRDefault="00AC2787" w:rsidP="00AC2787">
            <w:pPr>
              <w:jc w:val="center"/>
              <w:rPr>
                <w:rFonts w:ascii="Arial" w:hAnsi="Arial" w:cs="Arial"/>
                <w:bCs/>
                <w:color w:val="FF0000"/>
                <w:sz w:val="16"/>
                <w:szCs w:val="16"/>
              </w:rPr>
            </w:pPr>
            <w:r w:rsidRPr="00AC2787">
              <w:rPr>
                <w:rFonts w:ascii="Arial" w:hAnsi="Arial" w:cs="Arial"/>
                <w:bCs/>
                <w:color w:val="FF0000"/>
                <w:sz w:val="16"/>
                <w:szCs w:val="16"/>
              </w:rPr>
              <w:t>&lt; Unchanged parts are omitted &gt;</w:t>
            </w:r>
          </w:p>
          <w:p w14:paraId="706623CD" w14:textId="77777777" w:rsidR="00AC2787" w:rsidRPr="00AC2787" w:rsidRDefault="00AC2787" w:rsidP="00AC2787">
            <w:pPr>
              <w:rPr>
                <w:rFonts w:ascii="Arial" w:hAnsi="Arial" w:cs="Arial"/>
                <w:sz w:val="16"/>
                <w:szCs w:val="16"/>
              </w:rPr>
            </w:pPr>
            <w:r w:rsidRPr="00AC2787">
              <w:rPr>
                <w:rFonts w:ascii="Arial" w:hAnsi="Arial" w:cs="Arial"/>
                <w:bCs/>
                <w:sz w:val="16"/>
                <w:szCs w:val="16"/>
              </w:rPr>
              <w:lastRenderedPageBreak/>
              <w:t>--------------------------------</w:t>
            </w:r>
            <w:r w:rsidRPr="00AC2787">
              <w:rPr>
                <w:rFonts w:ascii="Arial" w:hAnsi="Arial" w:cs="Arial"/>
                <w:bCs/>
                <w:color w:val="FF0000"/>
                <w:sz w:val="16"/>
                <w:szCs w:val="16"/>
              </w:rPr>
              <w:t>Text proposal to TS38.213 v17.1.0 Ends</w:t>
            </w:r>
            <w:r w:rsidRPr="00AC2787">
              <w:rPr>
                <w:rFonts w:ascii="Arial" w:hAnsi="Arial" w:cs="Arial"/>
                <w:bCs/>
                <w:sz w:val="16"/>
                <w:szCs w:val="16"/>
              </w:rPr>
              <w:t>---------</w:t>
            </w:r>
            <w:r w:rsidRPr="00AC2787">
              <w:rPr>
                <w:rFonts w:ascii="Arial" w:hAnsi="Arial" w:cs="Arial"/>
                <w:sz w:val="16"/>
                <w:szCs w:val="16"/>
              </w:rPr>
              <w:t>-----------------------</w:t>
            </w:r>
          </w:p>
        </w:tc>
      </w:tr>
    </w:tbl>
    <w:p w14:paraId="39B4F060" w14:textId="77777777" w:rsidR="00AC2787" w:rsidRPr="00AC2787" w:rsidRDefault="00AC2787" w:rsidP="00AC2787">
      <w:pPr>
        <w:rPr>
          <w:rFonts w:eastAsia="SimSun"/>
          <w:bCs/>
        </w:rPr>
      </w:pPr>
    </w:p>
    <w:p w14:paraId="6D766299" w14:textId="77777777" w:rsidR="00AC2787" w:rsidRPr="00AC2787" w:rsidRDefault="00AC2787" w:rsidP="00AC2787">
      <w:pPr>
        <w:contextualSpacing/>
        <w:rPr>
          <w:rFonts w:eastAsia="MS Mincho"/>
          <w:bCs/>
        </w:rPr>
      </w:pPr>
      <w:r w:rsidRPr="00AC2787">
        <w:rPr>
          <w:rFonts w:eastAsia="MS Mincho"/>
          <w:bCs/>
          <w:highlight w:val="green"/>
        </w:rPr>
        <w:t>Agreement</w:t>
      </w:r>
    </w:p>
    <w:p w14:paraId="71B16B9C" w14:textId="77777777" w:rsidR="00AC2787" w:rsidRPr="00AC2787" w:rsidRDefault="00AC2787" w:rsidP="00AC2787">
      <w:pPr>
        <w:contextualSpacing/>
        <w:rPr>
          <w:rFonts w:ascii="Times New Roman" w:hAnsi="Times New Roman"/>
          <w:szCs w:val="20"/>
        </w:rPr>
      </w:pPr>
      <w:r w:rsidRPr="00AC2787">
        <w:rPr>
          <w:rFonts w:ascii="Times New Roman" w:hAnsi="Times New Roman"/>
          <w:szCs w:val="20"/>
        </w:rPr>
        <w:t>Adopt the following text proposal to TS38.213 v17.1.0 clause 18:</w:t>
      </w:r>
    </w:p>
    <w:p w14:paraId="3E7A2C65" w14:textId="77777777" w:rsidR="00AC2787" w:rsidRPr="00AC2787" w:rsidRDefault="00AC2787" w:rsidP="00CF6E6D">
      <w:pPr>
        <w:pStyle w:val="ListParagraph"/>
        <w:numPr>
          <w:ilvl w:val="0"/>
          <w:numId w:val="339"/>
        </w:numPr>
        <w:spacing w:after="0"/>
        <w:rPr>
          <w:lang w:eastAsia="zh-CN"/>
        </w:rPr>
      </w:pPr>
      <w:r w:rsidRPr="00AC2787">
        <w:rPr>
          <w:lang w:eastAsia="zh-CN"/>
        </w:rPr>
        <w:t>Reason for change</w:t>
      </w:r>
    </w:p>
    <w:p w14:paraId="7005E7BE" w14:textId="77777777" w:rsidR="00AC2787" w:rsidRPr="00AC2787" w:rsidRDefault="00AC2787" w:rsidP="00CF6E6D">
      <w:pPr>
        <w:pStyle w:val="ListParagraph"/>
        <w:numPr>
          <w:ilvl w:val="1"/>
          <w:numId w:val="339"/>
        </w:numPr>
        <w:spacing w:after="0"/>
        <w:jc w:val="both"/>
        <w:rPr>
          <w:lang w:eastAsia="zh-CN"/>
        </w:rPr>
      </w:pPr>
      <w:r w:rsidRPr="00AC2787">
        <w:rPr>
          <w:lang w:val="en-US" w:eastAsia="zh-CN"/>
        </w:rPr>
        <w:t xml:space="preserve">The latest version of TS38.213 V17.1.0 does not reflect the agreement correctly regarding how to support more than one TB with NACK-only feedback for multicast. In particular, when </w:t>
      </w:r>
      <w:r w:rsidRPr="00AC2787">
        <w:t>UE is configured with</w:t>
      </w:r>
      <w:r w:rsidRPr="00AC2787">
        <w:rPr>
          <w:i/>
          <w:iCs/>
        </w:rPr>
        <w:t xml:space="preserve"> moreThanOneNackOnly-Mode </w:t>
      </w:r>
      <w:r w:rsidRPr="00AC2787">
        <w:rPr>
          <w:iCs/>
        </w:rPr>
        <w:t>indicating</w:t>
      </w:r>
      <w:r w:rsidRPr="00AC2787">
        <w:t xml:space="preserve"> the HARQ-ACK information is transmitted according to the first HARQ-ACK report mode, the number of TBs with NACK-only can be any number not smaller than one and otherwise the number should be no more than four. </w:t>
      </w:r>
    </w:p>
    <w:p w14:paraId="2D98680C" w14:textId="77777777" w:rsidR="00AC2787" w:rsidRPr="00AC2787" w:rsidRDefault="00AC2787" w:rsidP="00CF6E6D">
      <w:pPr>
        <w:pStyle w:val="ListParagraph"/>
        <w:numPr>
          <w:ilvl w:val="0"/>
          <w:numId w:val="339"/>
        </w:numPr>
        <w:spacing w:after="0"/>
        <w:rPr>
          <w:lang w:eastAsia="zh-CN"/>
        </w:rPr>
      </w:pPr>
      <w:r w:rsidRPr="00AC2787">
        <w:rPr>
          <w:lang w:eastAsia="zh-CN"/>
        </w:rPr>
        <w:t>Summary of change</w:t>
      </w:r>
    </w:p>
    <w:p w14:paraId="4ADC704C" w14:textId="77777777" w:rsidR="00AC2787" w:rsidRPr="00AC2787" w:rsidRDefault="00AC2787" w:rsidP="00CF6E6D">
      <w:pPr>
        <w:pStyle w:val="ListParagraph"/>
        <w:numPr>
          <w:ilvl w:val="1"/>
          <w:numId w:val="339"/>
        </w:numPr>
        <w:spacing w:after="0"/>
        <w:jc w:val="both"/>
        <w:rPr>
          <w:lang w:eastAsia="zh-CN"/>
        </w:rPr>
      </w:pPr>
      <w:r w:rsidRPr="00AC2787">
        <w:rPr>
          <w:lang w:eastAsia="zh-CN"/>
        </w:rPr>
        <w:t>Deleting “</w:t>
      </w:r>
      <w:r w:rsidRPr="00AC2787">
        <w:rPr>
          <w:lang w:val="en-US" w:eastAsia="zh-CN"/>
        </w:rPr>
        <w:t>when a number of HARQ-ACK information bits is more than four, or</w:t>
      </w:r>
      <w:r w:rsidRPr="00AC2787">
        <w:rPr>
          <w:lang w:eastAsia="zh-CN"/>
        </w:rPr>
        <w:t>” and “</w:t>
      </w:r>
      <w:r w:rsidRPr="00AC2787">
        <w:rPr>
          <w:lang w:val="en-US" w:eastAsia="zh-CN"/>
        </w:rPr>
        <w:t>when a number of HARQ-ACK information bits is 2, 3, or 4 more than one,</w:t>
      </w:r>
      <w:r w:rsidRPr="00AC2787">
        <w:rPr>
          <w:lang w:eastAsia="zh-CN"/>
        </w:rPr>
        <w:t>”.</w:t>
      </w:r>
    </w:p>
    <w:p w14:paraId="05CCE895" w14:textId="77777777" w:rsidR="00AC2787" w:rsidRPr="00AC2787" w:rsidRDefault="00AC2787" w:rsidP="00CF6E6D">
      <w:pPr>
        <w:pStyle w:val="ListParagraph"/>
        <w:numPr>
          <w:ilvl w:val="0"/>
          <w:numId w:val="339"/>
        </w:numPr>
        <w:spacing w:after="0"/>
        <w:rPr>
          <w:lang w:eastAsia="zh-CN"/>
        </w:rPr>
      </w:pPr>
      <w:r w:rsidRPr="00AC2787">
        <w:rPr>
          <w:lang w:eastAsia="zh-CN"/>
        </w:rPr>
        <w:t>Consequences if not approved</w:t>
      </w:r>
    </w:p>
    <w:p w14:paraId="21034EDC" w14:textId="77777777" w:rsidR="00AC2787" w:rsidRPr="00AC2787" w:rsidRDefault="00AC2787" w:rsidP="00CF6E6D">
      <w:pPr>
        <w:pStyle w:val="ListParagraph"/>
        <w:numPr>
          <w:ilvl w:val="1"/>
          <w:numId w:val="339"/>
        </w:numPr>
        <w:spacing w:after="0"/>
        <w:jc w:val="both"/>
        <w:rPr>
          <w:lang w:eastAsia="zh-CN"/>
        </w:rPr>
      </w:pPr>
      <w:r w:rsidRPr="00AC2787">
        <w:rPr>
          <w:lang w:val="en-US" w:eastAsia="zh-CN"/>
        </w:rPr>
        <w:t>NACK-only HARQ-ACK feedback for more than four TBs is not supported when UE is configured to transmit the PUCCH</w:t>
      </w:r>
      <w:r w:rsidRPr="00AC2787">
        <w:rPr>
          <w:lang w:eastAsia="zh-CN"/>
        </w:rPr>
        <w:t xml:space="preserve"> according to the first HARQ-ACK report mode</w:t>
      </w:r>
      <w:r w:rsidRPr="00AC2787">
        <w:rPr>
          <w:lang w:val="en-US" w:eastAsia="zh-CN"/>
        </w:rPr>
        <w:t xml:space="preserve">. </w:t>
      </w:r>
    </w:p>
    <w:p w14:paraId="16F50047" w14:textId="77777777" w:rsidR="00AC2787" w:rsidRDefault="00AC2787" w:rsidP="00AC2787"/>
    <w:tbl>
      <w:tblPr>
        <w:tblW w:w="9951"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51"/>
      </w:tblGrid>
      <w:tr w:rsidR="00AC2787" w:rsidRPr="00AC2787" w14:paraId="50A62FE5" w14:textId="77777777" w:rsidTr="00AC2787">
        <w:tc>
          <w:tcPr>
            <w:tcW w:w="9951" w:type="dxa"/>
            <w:shd w:val="clear" w:color="auto" w:fill="auto"/>
          </w:tcPr>
          <w:p w14:paraId="501859AA" w14:textId="77777777" w:rsidR="00AC2787" w:rsidRPr="00AC2787" w:rsidRDefault="00AC2787" w:rsidP="00AC2787">
            <w:pPr>
              <w:snapToGrid w:val="0"/>
              <w:rPr>
                <w:rFonts w:ascii="Arial" w:hAnsi="Arial" w:cs="Arial"/>
                <w:sz w:val="16"/>
                <w:szCs w:val="16"/>
              </w:rPr>
            </w:pPr>
            <w:r w:rsidRPr="00AC2787">
              <w:rPr>
                <w:rFonts w:ascii="Arial" w:hAnsi="Arial" w:cs="Arial"/>
                <w:sz w:val="16"/>
                <w:szCs w:val="16"/>
              </w:rPr>
              <w:t>--------------------------------</w:t>
            </w:r>
            <w:r w:rsidRPr="00AC2787">
              <w:rPr>
                <w:rFonts w:ascii="Arial" w:hAnsi="Arial" w:cs="Arial"/>
                <w:bCs/>
                <w:color w:val="FF0000"/>
                <w:sz w:val="16"/>
                <w:szCs w:val="16"/>
              </w:rPr>
              <w:t>Text proposal to TS38.213 v17.1.0 Starts</w:t>
            </w:r>
            <w:r w:rsidRPr="00AC2787">
              <w:rPr>
                <w:rFonts w:ascii="Arial" w:hAnsi="Arial" w:cs="Arial"/>
                <w:b/>
                <w:color w:val="FF0000"/>
                <w:sz w:val="16"/>
                <w:szCs w:val="16"/>
              </w:rPr>
              <w:t>-</w:t>
            </w:r>
            <w:r w:rsidRPr="00AC2787">
              <w:rPr>
                <w:rFonts w:ascii="Arial" w:hAnsi="Arial" w:cs="Arial"/>
                <w:sz w:val="16"/>
                <w:szCs w:val="16"/>
              </w:rPr>
              <w:t>---------------------------</w:t>
            </w:r>
          </w:p>
          <w:p w14:paraId="5134BF99" w14:textId="77777777" w:rsidR="00AC2787" w:rsidRPr="00070A34" w:rsidRDefault="00AC2787" w:rsidP="00070A34">
            <w:pPr>
              <w:rPr>
                <w:rFonts w:ascii="Arial" w:hAnsi="Arial" w:cs="Arial"/>
                <w:b/>
                <w:bCs/>
                <w:sz w:val="16"/>
                <w:szCs w:val="16"/>
              </w:rPr>
            </w:pPr>
            <w:r w:rsidRPr="00070A34">
              <w:rPr>
                <w:rFonts w:ascii="Arial" w:hAnsi="Arial" w:cs="Arial"/>
                <w:b/>
                <w:bCs/>
                <w:sz w:val="16"/>
                <w:szCs w:val="16"/>
              </w:rPr>
              <w:t>18</w:t>
            </w:r>
            <w:r w:rsidRPr="00070A34">
              <w:rPr>
                <w:rFonts w:ascii="Arial" w:hAnsi="Arial" w:cs="Arial"/>
                <w:b/>
                <w:bCs/>
                <w:sz w:val="16"/>
                <w:szCs w:val="16"/>
              </w:rPr>
              <w:tab/>
              <w:t>Multicast Broadcast Services</w:t>
            </w:r>
          </w:p>
          <w:p w14:paraId="6FA73F8C" w14:textId="77777777" w:rsidR="00AC2787" w:rsidRPr="00AC2787" w:rsidRDefault="00AC2787" w:rsidP="00AC2787">
            <w:pPr>
              <w:snapToGrid w:val="0"/>
              <w:jc w:val="center"/>
              <w:rPr>
                <w:rFonts w:ascii="Arial" w:hAnsi="Arial" w:cs="Arial"/>
                <w:bCs/>
                <w:color w:val="FF0000"/>
                <w:sz w:val="16"/>
                <w:szCs w:val="16"/>
              </w:rPr>
            </w:pPr>
            <w:r w:rsidRPr="00AC2787">
              <w:rPr>
                <w:rFonts w:ascii="Arial" w:hAnsi="Arial" w:cs="Arial"/>
                <w:bCs/>
                <w:color w:val="FF0000"/>
                <w:sz w:val="16"/>
                <w:szCs w:val="16"/>
              </w:rPr>
              <w:t>&lt; Unchanged parts are omitted &gt;</w:t>
            </w:r>
          </w:p>
          <w:p w14:paraId="7E3DDE6F" w14:textId="77777777" w:rsidR="00AC2787" w:rsidRPr="00AC2787" w:rsidRDefault="00AC2787" w:rsidP="00AC2787">
            <w:pPr>
              <w:rPr>
                <w:rFonts w:ascii="Arial" w:hAnsi="Arial" w:cs="Arial"/>
                <w:sz w:val="16"/>
                <w:szCs w:val="16"/>
              </w:rPr>
            </w:pPr>
            <w:r w:rsidRPr="00AC2787">
              <w:rPr>
                <w:rFonts w:ascii="Arial" w:hAnsi="Arial" w:cs="Arial"/>
                <w:sz w:val="16"/>
                <w:szCs w:val="16"/>
              </w:rPr>
              <w:t>For the second HARQ-ACK reporting mode, the UE does not transmit a PUCCH that would include only HARQ-ACK information with ACK values. The second HARQ-ACK reporting mode is not applicable</w:t>
            </w:r>
            <w:ins w:id="193" w:author="Huawei" w:date="2022-05-12T20:49:00Z">
              <w:r w:rsidRPr="00AC2787">
                <w:rPr>
                  <w:rFonts w:ascii="Arial" w:eastAsia="SimSun" w:hAnsi="Arial" w:cs="Arial"/>
                  <w:sz w:val="16"/>
                  <w:szCs w:val="16"/>
                </w:rPr>
                <w:t xml:space="preserve"> </w:t>
              </w:r>
              <w:del w:id="194" w:author="Huawei" w:date="2022-04-30T00:18:00Z">
                <w:r w:rsidRPr="00AC2787">
                  <w:rPr>
                    <w:rFonts w:ascii="Arial" w:hAnsi="Arial" w:cs="Arial"/>
                    <w:sz w:val="16"/>
                    <w:szCs w:val="16"/>
                  </w:rPr>
                  <w:delText>when a number of HARQ-ACK information bits is more than four, or</w:delText>
                </w:r>
              </w:del>
            </w:ins>
            <w:r w:rsidRPr="00AC2787">
              <w:rPr>
                <w:rFonts w:ascii="Arial" w:hAnsi="Arial" w:cs="Arial"/>
                <w:sz w:val="16"/>
                <w:szCs w:val="16"/>
              </w:rPr>
              <w:t xml:space="preserve"> for the first SPS PDSCH reception after activation of SPS PDSCH receptions for a SPS configuration, or for DCI formats having associated HARQ-ACK information without scheduling a PDSCH reception.</w:t>
            </w:r>
          </w:p>
          <w:p w14:paraId="268B3CD7" w14:textId="1064B6A3" w:rsidR="00AC2787" w:rsidRPr="00AC2787" w:rsidRDefault="00AC2787" w:rsidP="00AC2787">
            <w:pPr>
              <w:rPr>
                <w:rFonts w:ascii="Arial" w:hAnsi="Arial" w:cs="Arial"/>
                <w:sz w:val="16"/>
                <w:szCs w:val="16"/>
              </w:rPr>
            </w:pPr>
            <w:r w:rsidRPr="00AC2787">
              <w:rPr>
                <w:rFonts w:ascii="Arial" w:hAnsi="Arial" w:cs="Arial"/>
                <w:sz w:val="16"/>
                <w:szCs w:val="16"/>
              </w:rPr>
              <w:t xml:space="preserve">For the second HARQ-ACK reporting mode, when a number of HARQ-ACK information bits is one, a UE transmits a PUCCH only when the HARQ-ACK information bit has NACK value. For a PUCCH resource associated with PUCCH format 0, the UE transmits the PUCCH as described in [4, TS 38.211] by obtaining </w:t>
            </w:r>
            <m:oMath>
              <m:sSub>
                <m:sSubPr>
                  <m:ctrlPr>
                    <w:rPr>
                      <w:rFonts w:ascii="Cambria Math" w:hAnsi="Cambria Math" w:cs="Arial"/>
                      <w:i/>
                      <w:sz w:val="16"/>
                      <w:szCs w:val="16"/>
                    </w:rPr>
                  </m:ctrlPr>
                </m:sSubPr>
                <m:e>
                  <m:r>
                    <w:rPr>
                      <w:rFonts w:ascii="Cambria Math" w:hAnsi="Cambria Math" w:cs="Arial"/>
                      <w:sz w:val="16"/>
                      <w:szCs w:val="16"/>
                    </w:rPr>
                    <m:t>m</m:t>
                  </m:r>
                </m:e>
                <m:sub>
                  <m:r>
                    <w:rPr>
                      <w:rFonts w:ascii="Cambria Math" w:hAnsi="Cambria Math" w:cs="Arial"/>
                      <w:sz w:val="16"/>
                      <w:szCs w:val="16"/>
                    </w:rPr>
                    <m:t>0</m:t>
                  </m:r>
                </m:sub>
              </m:sSub>
            </m:oMath>
            <w:r w:rsidRPr="00AC2787">
              <w:rPr>
                <w:rFonts w:ascii="Arial" w:hAnsi="Arial" w:cs="Arial"/>
                <w:sz w:val="16"/>
                <w:szCs w:val="16"/>
              </w:rPr>
              <w:t xml:space="preserve"> as described for HARQ-ACK information in clause 9.2.3 and by setting </w:t>
            </w:r>
            <m:oMath>
              <m:sSub>
                <m:sSubPr>
                  <m:ctrlPr>
                    <w:rPr>
                      <w:rFonts w:ascii="Cambria Math" w:hAnsi="Cambria Math" w:cs="Arial"/>
                      <w:i/>
                      <w:sz w:val="16"/>
                      <w:szCs w:val="16"/>
                    </w:rPr>
                  </m:ctrlPr>
                </m:sSubPr>
                <m:e>
                  <m:r>
                    <w:rPr>
                      <w:rFonts w:ascii="Cambria Math" w:hAnsi="Cambria Math" w:cs="Arial"/>
                      <w:sz w:val="16"/>
                      <w:szCs w:val="16"/>
                    </w:rPr>
                    <m:t>m</m:t>
                  </m:r>
                </m:e>
                <m:sub>
                  <m:r>
                    <m:rPr>
                      <m:sty m:val="p"/>
                    </m:rPr>
                    <w:rPr>
                      <w:rFonts w:ascii="Cambria Math" w:hAnsi="Cambria Math" w:cs="Arial"/>
                      <w:sz w:val="16"/>
                      <w:szCs w:val="16"/>
                    </w:rPr>
                    <m:t>cs</m:t>
                  </m:r>
                </m:sub>
              </m:sSub>
              <m:r>
                <w:rPr>
                  <w:rFonts w:ascii="Cambria Math" w:hAnsi="Cambria Math" w:cs="Arial"/>
                  <w:sz w:val="16"/>
                  <w:szCs w:val="16"/>
                </w:rPr>
                <m:t>=0</m:t>
              </m:r>
            </m:oMath>
            <w:r w:rsidRPr="00AC2787">
              <w:rPr>
                <w:rFonts w:ascii="Arial" w:hAnsi="Arial" w:cs="Arial"/>
                <w:sz w:val="16"/>
                <w:szCs w:val="16"/>
              </w:rPr>
              <w:t xml:space="preserve">. For a PUCCH resource associated with PUCCH format 1, the UE transmits the PUCCH as described in [4, TS 38.211] by setting </w:t>
            </w:r>
            <m:oMath>
              <m:r>
                <w:rPr>
                  <w:rFonts w:ascii="Cambria Math" w:hAnsi="Cambria Math" w:cs="Arial"/>
                  <w:sz w:val="16"/>
                  <w:szCs w:val="16"/>
                </w:rPr>
                <m:t>b</m:t>
              </m:r>
              <m:d>
                <m:dPr>
                  <m:ctrlPr>
                    <w:rPr>
                      <w:rFonts w:ascii="Cambria Math" w:hAnsi="Cambria Math" w:cs="Arial"/>
                      <w:i/>
                      <w:sz w:val="16"/>
                      <w:szCs w:val="16"/>
                    </w:rPr>
                  </m:ctrlPr>
                </m:dPr>
                <m:e>
                  <m:r>
                    <w:rPr>
                      <w:rFonts w:ascii="Cambria Math" w:hAnsi="Cambria Math" w:cs="Arial"/>
                      <w:sz w:val="16"/>
                      <w:szCs w:val="16"/>
                    </w:rPr>
                    <m:t>0</m:t>
                  </m:r>
                </m:e>
              </m:d>
              <m:r>
                <w:rPr>
                  <w:rFonts w:ascii="Cambria Math" w:hAnsi="Cambria Math" w:cs="Arial"/>
                  <w:sz w:val="16"/>
                  <w:szCs w:val="16"/>
                </w:rPr>
                <m:t>=0</m:t>
              </m:r>
            </m:oMath>
            <w:r w:rsidRPr="00AC2787">
              <w:rPr>
                <w:rFonts w:ascii="Arial" w:hAnsi="Arial" w:cs="Arial"/>
                <w:sz w:val="16"/>
                <w:szCs w:val="16"/>
              </w:rPr>
              <w:t>.</w:t>
            </w:r>
          </w:p>
          <w:p w14:paraId="46A9C8F7" w14:textId="77777777" w:rsidR="00AC2787" w:rsidRPr="00AC2787" w:rsidRDefault="00AC2787" w:rsidP="00AC2787">
            <w:pPr>
              <w:rPr>
                <w:rFonts w:ascii="Arial" w:hAnsi="Arial" w:cs="Arial"/>
                <w:sz w:val="16"/>
                <w:szCs w:val="16"/>
              </w:rPr>
            </w:pPr>
            <w:r w:rsidRPr="00AC2787">
              <w:rPr>
                <w:rFonts w:ascii="Arial" w:hAnsi="Arial" w:cs="Arial"/>
                <w:sz w:val="16"/>
                <w:szCs w:val="16"/>
              </w:rPr>
              <w:t xml:space="preserve">For the second HARQ-ACK reporting mode, </w:t>
            </w:r>
            <w:del w:id="195" w:author="Huawei" w:date="2022-05-17T23:16:00Z">
              <w:r w:rsidRPr="00AC2787">
                <w:rPr>
                  <w:rFonts w:ascii="Arial" w:hAnsi="Arial" w:cs="Arial"/>
                  <w:sz w:val="16"/>
                  <w:szCs w:val="16"/>
                </w:rPr>
                <w:delText xml:space="preserve">when a number of HARQ-ACK information bits is 2, 3, or 4 more than one, </w:delText>
              </w:r>
            </w:del>
            <w:r w:rsidRPr="00AC2787">
              <w:rPr>
                <w:rFonts w:ascii="Arial" w:hAnsi="Arial" w:cs="Arial"/>
                <w:sz w:val="16"/>
                <w:szCs w:val="16"/>
              </w:rPr>
              <w:t xml:space="preserve">the UE can be indicated by </w:t>
            </w:r>
            <w:r w:rsidRPr="00AC2787">
              <w:rPr>
                <w:rFonts w:ascii="Arial" w:hAnsi="Arial" w:cs="Arial"/>
                <w:i/>
                <w:iCs/>
                <w:sz w:val="16"/>
                <w:szCs w:val="16"/>
              </w:rPr>
              <w:t>moreThanOneNackOnly-Mode</w:t>
            </w:r>
            <w:r w:rsidRPr="00AC2787">
              <w:rPr>
                <w:rFonts w:ascii="Arial" w:hAnsi="Arial" w:cs="Arial"/>
                <w:sz w:val="16"/>
                <w:szCs w:val="16"/>
              </w:rPr>
              <w:t xml:space="preserve"> to provide the HARQ-ACK information bits in a PUCCH either according to the first HARQ-ACK reporting mode or by selecting a resource from a set of resources for the PUCCH transmission based on the values of the HARQ-ACK information bits as described in Table 18-1. </w:t>
            </w:r>
          </w:p>
          <w:p w14:paraId="7A8F82CB" w14:textId="77777777" w:rsidR="00AC2787" w:rsidRPr="00AC2787" w:rsidRDefault="00AC2787" w:rsidP="00AC2787">
            <w:pPr>
              <w:rPr>
                <w:rFonts w:ascii="Arial" w:hAnsi="Arial" w:cs="Arial"/>
                <w:sz w:val="16"/>
                <w:szCs w:val="16"/>
              </w:rPr>
            </w:pPr>
            <w:r w:rsidRPr="00AC2787">
              <w:rPr>
                <w:rFonts w:ascii="Arial" w:hAnsi="Arial" w:cs="Arial"/>
                <w:sz w:val="16"/>
                <w:szCs w:val="16"/>
              </w:rPr>
              <w:t xml:space="preserve">If a UE is provided </w:t>
            </w:r>
            <w:r w:rsidRPr="00AC2787">
              <w:rPr>
                <w:rFonts w:ascii="Arial" w:hAnsi="Arial" w:cs="Arial"/>
                <w:i/>
                <w:iCs/>
                <w:sz w:val="16"/>
                <w:szCs w:val="16"/>
              </w:rPr>
              <w:t>pucch-Config-Multicast1</w:t>
            </w:r>
            <w:r w:rsidRPr="00AC2787">
              <w:rPr>
                <w:rFonts w:ascii="Arial" w:hAnsi="Arial" w:cs="Arial"/>
                <w:sz w:val="16"/>
                <w:szCs w:val="16"/>
              </w:rPr>
              <w:t xml:space="preserve"> or </w:t>
            </w:r>
            <w:r w:rsidRPr="00AC2787">
              <w:rPr>
                <w:rFonts w:ascii="Arial" w:hAnsi="Arial" w:cs="Arial"/>
                <w:i/>
                <w:iCs/>
                <w:sz w:val="16"/>
                <w:szCs w:val="16"/>
              </w:rPr>
              <w:t>pucch-Config-Multicast2</w:t>
            </w:r>
            <w:r w:rsidRPr="00AC2787">
              <w:rPr>
                <w:rFonts w:ascii="Arial" w:hAnsi="Arial" w:cs="Arial"/>
                <w:sz w:val="16"/>
                <w:szCs w:val="16"/>
              </w:rPr>
              <w:t xml:space="preserve"> for PUCCH transmissions with a priority value, the UE transmits a PUCCH with the priority value according to </w:t>
            </w:r>
            <w:r w:rsidRPr="00AC2787">
              <w:rPr>
                <w:rFonts w:ascii="Arial" w:hAnsi="Arial" w:cs="Arial"/>
                <w:i/>
                <w:iCs/>
                <w:sz w:val="16"/>
                <w:szCs w:val="16"/>
              </w:rPr>
              <w:t>pucch-Config-Multicast1</w:t>
            </w:r>
            <w:r w:rsidRPr="00AC2787">
              <w:rPr>
                <w:rFonts w:ascii="Arial" w:hAnsi="Arial" w:cs="Arial"/>
                <w:sz w:val="16"/>
                <w:szCs w:val="16"/>
              </w:rPr>
              <w:t xml:space="preserve"> or </w:t>
            </w:r>
            <w:r w:rsidRPr="00AC2787">
              <w:rPr>
                <w:rFonts w:ascii="Arial" w:hAnsi="Arial" w:cs="Arial"/>
                <w:i/>
                <w:iCs/>
                <w:sz w:val="16"/>
                <w:szCs w:val="16"/>
              </w:rPr>
              <w:t>pucch-Config-Multicast2</w:t>
            </w:r>
            <w:r w:rsidRPr="00AC2787">
              <w:rPr>
                <w:rFonts w:ascii="Arial" w:hAnsi="Arial" w:cs="Arial"/>
                <w:sz w:val="16"/>
                <w:szCs w:val="16"/>
              </w:rPr>
              <w:t xml:space="preserve"> for each G-RNTI or G-CS-RNTI that the UE provides associated HARQ-ACK</w:t>
            </w:r>
          </w:p>
          <w:p w14:paraId="6E99A87E" w14:textId="77777777" w:rsidR="00AC2787" w:rsidRPr="00AC2787" w:rsidRDefault="00AC2787" w:rsidP="00AC2787">
            <w:pPr>
              <w:jc w:val="center"/>
              <w:rPr>
                <w:rFonts w:ascii="Arial" w:hAnsi="Arial" w:cs="Arial"/>
                <w:bCs/>
                <w:color w:val="FF0000"/>
                <w:sz w:val="16"/>
                <w:szCs w:val="16"/>
              </w:rPr>
            </w:pPr>
            <w:r w:rsidRPr="00AC2787">
              <w:rPr>
                <w:rFonts w:ascii="Arial" w:hAnsi="Arial" w:cs="Arial"/>
                <w:bCs/>
                <w:color w:val="FF0000"/>
                <w:sz w:val="16"/>
                <w:szCs w:val="16"/>
              </w:rPr>
              <w:t>&lt; Unchanged parts are omitted &gt;</w:t>
            </w:r>
          </w:p>
          <w:p w14:paraId="17E1E8A1" w14:textId="77777777" w:rsidR="00AC2787" w:rsidRPr="00AC2787" w:rsidRDefault="00AC2787" w:rsidP="00AC2787">
            <w:pPr>
              <w:rPr>
                <w:rFonts w:ascii="Arial" w:hAnsi="Arial" w:cs="Arial"/>
                <w:sz w:val="16"/>
                <w:szCs w:val="16"/>
              </w:rPr>
            </w:pPr>
            <w:r w:rsidRPr="00AC2787">
              <w:rPr>
                <w:rFonts w:ascii="Arial" w:hAnsi="Arial" w:cs="Arial"/>
                <w:bCs/>
                <w:sz w:val="16"/>
                <w:szCs w:val="16"/>
              </w:rPr>
              <w:t>--------------------------------</w:t>
            </w:r>
            <w:r w:rsidRPr="00AC2787">
              <w:rPr>
                <w:rFonts w:ascii="Arial" w:hAnsi="Arial" w:cs="Arial"/>
                <w:bCs/>
                <w:color w:val="FF0000"/>
                <w:sz w:val="16"/>
                <w:szCs w:val="16"/>
              </w:rPr>
              <w:t>Text proposal to TS38.213 v17.1.0 Ends</w:t>
            </w:r>
            <w:r w:rsidRPr="00AC2787">
              <w:rPr>
                <w:rFonts w:ascii="Arial" w:hAnsi="Arial" w:cs="Arial"/>
                <w:bCs/>
                <w:sz w:val="16"/>
                <w:szCs w:val="16"/>
              </w:rPr>
              <w:t>-</w:t>
            </w:r>
            <w:r w:rsidRPr="00AC2787">
              <w:rPr>
                <w:rFonts w:ascii="Arial" w:hAnsi="Arial" w:cs="Arial"/>
                <w:sz w:val="16"/>
                <w:szCs w:val="16"/>
              </w:rPr>
              <w:t>----------------------------</w:t>
            </w:r>
          </w:p>
        </w:tc>
      </w:tr>
    </w:tbl>
    <w:p w14:paraId="1058E3BA" w14:textId="77777777" w:rsidR="00AC2787" w:rsidRPr="00DA0CE7" w:rsidRDefault="00AC2787" w:rsidP="00AC2787">
      <w:pPr>
        <w:rPr>
          <w:bCs/>
        </w:rPr>
      </w:pPr>
    </w:p>
    <w:p w14:paraId="3D25155C" w14:textId="77777777" w:rsidR="00AC2787" w:rsidRPr="00DA0CE7" w:rsidRDefault="00AC2787" w:rsidP="00AC2787">
      <w:pPr>
        <w:contextualSpacing/>
        <w:rPr>
          <w:rFonts w:eastAsia="MS Mincho"/>
          <w:bCs/>
        </w:rPr>
      </w:pPr>
      <w:r w:rsidRPr="00DA0CE7">
        <w:rPr>
          <w:rFonts w:eastAsia="MS Mincho"/>
          <w:bCs/>
          <w:highlight w:val="green"/>
        </w:rPr>
        <w:t>Agreement</w:t>
      </w:r>
    </w:p>
    <w:p w14:paraId="52B14C81" w14:textId="77777777" w:rsidR="00AC2787" w:rsidRPr="00336211" w:rsidRDefault="00AC2787" w:rsidP="00AC2787">
      <w:pPr>
        <w:contextualSpacing/>
        <w:rPr>
          <w:rFonts w:eastAsia="SimSun"/>
        </w:rPr>
      </w:pPr>
      <w:r w:rsidRPr="00336211">
        <w:t>When UE supports and is configured with more than one G-CS-RNTI, for TB retransmissions that are scheduled by G-CS-RNTI,</w:t>
      </w:r>
    </w:p>
    <w:p w14:paraId="76D0C1C8" w14:textId="77777777" w:rsidR="00AC2787" w:rsidRPr="00336211" w:rsidRDefault="00AC2787" w:rsidP="00CF6E6D">
      <w:pPr>
        <w:pStyle w:val="ListParagraph"/>
        <w:numPr>
          <w:ilvl w:val="0"/>
          <w:numId w:val="340"/>
        </w:numPr>
        <w:rPr>
          <w:lang w:eastAsia="zh-CN"/>
        </w:rPr>
      </w:pPr>
      <w:r w:rsidRPr="00336211">
        <w:rPr>
          <w:lang w:eastAsia="zh-CN"/>
        </w:rPr>
        <w:t xml:space="preserve">for Type-2 codebook construction, DL-DAI is separately counted per G-CS-RNTI, </w:t>
      </w:r>
    </w:p>
    <w:p w14:paraId="41A71C74" w14:textId="77777777" w:rsidR="00AC2787" w:rsidRPr="00336211" w:rsidRDefault="00AC2787" w:rsidP="00CF6E6D">
      <w:pPr>
        <w:pStyle w:val="ListParagraph"/>
        <w:numPr>
          <w:ilvl w:val="0"/>
          <w:numId w:val="340"/>
        </w:numPr>
        <w:rPr>
          <w:lang w:eastAsia="zh-CN"/>
        </w:rPr>
      </w:pPr>
      <w:r w:rsidRPr="00336211">
        <w:rPr>
          <w:lang w:eastAsia="zh-CN"/>
        </w:rPr>
        <w:t>Type-2 codebook is constructed by concatenating Type-2 sub-codebook of each G-CS-RNTI following the ascending order of the G-CS-RNTI value.</w:t>
      </w:r>
    </w:p>
    <w:p w14:paraId="42FB5F4A" w14:textId="77777777" w:rsidR="00AC2787" w:rsidRPr="00336211" w:rsidRDefault="00AC2787" w:rsidP="00CF6E6D">
      <w:pPr>
        <w:pStyle w:val="ListParagraph"/>
        <w:numPr>
          <w:ilvl w:val="0"/>
          <w:numId w:val="340"/>
        </w:numPr>
        <w:rPr>
          <w:lang w:eastAsia="zh-CN"/>
        </w:rPr>
      </w:pPr>
      <w:r w:rsidRPr="00336211">
        <w:rPr>
          <w:lang w:eastAsia="zh-CN"/>
        </w:rPr>
        <w:t xml:space="preserve">Type-2 HARQ-ACK sub-codebook for G-CS-RNTIs is appended to the one for G-RNTI. </w:t>
      </w:r>
    </w:p>
    <w:p w14:paraId="408368DC" w14:textId="3A7EBF22" w:rsidR="00AC2787" w:rsidRDefault="00AC2787" w:rsidP="00AC2787">
      <w:pPr>
        <w:rPr>
          <w:rFonts w:eastAsia="SimSun"/>
        </w:rPr>
      </w:pPr>
    </w:p>
    <w:p w14:paraId="2B774CF3" w14:textId="26C73028" w:rsidR="005602BF" w:rsidRDefault="005602BF" w:rsidP="00AC2787">
      <w:pPr>
        <w:rPr>
          <w:rFonts w:eastAsia="SimSun"/>
        </w:rPr>
      </w:pPr>
      <w:r w:rsidRPr="005602BF">
        <w:rPr>
          <w:rFonts w:eastAsia="SimSun"/>
          <w:b/>
          <w:bCs/>
        </w:rPr>
        <w:t>Decision:</w:t>
      </w:r>
      <w:r>
        <w:rPr>
          <w:rFonts w:eastAsia="SimSun"/>
        </w:rPr>
        <w:t xml:space="preserve"> As per email decision posted on May 21</w:t>
      </w:r>
      <w:r w:rsidRPr="005602BF">
        <w:rPr>
          <w:rFonts w:eastAsia="SimSun"/>
          <w:vertAlign w:val="superscript"/>
        </w:rPr>
        <w:t>st</w:t>
      </w:r>
      <w:r>
        <w:rPr>
          <w:rFonts w:eastAsia="SimSun"/>
        </w:rPr>
        <w:t>,</w:t>
      </w:r>
    </w:p>
    <w:p w14:paraId="26A022A6" w14:textId="77777777" w:rsidR="005602BF" w:rsidRPr="005F56A5" w:rsidRDefault="005602BF" w:rsidP="005602BF">
      <w:r w:rsidRPr="005F56A5">
        <w:rPr>
          <w:highlight w:val="green"/>
        </w:rPr>
        <w:t>Agreement</w:t>
      </w:r>
    </w:p>
    <w:p w14:paraId="685DFA24" w14:textId="77777777" w:rsidR="005602BF" w:rsidRPr="000F1891" w:rsidRDefault="005602BF" w:rsidP="005602BF">
      <w:pPr>
        <w:rPr>
          <w:rFonts w:ascii="Times New Roman" w:hAnsi="Times New Roman"/>
          <w:sz w:val="32"/>
          <w:szCs w:val="32"/>
          <w:lang w:val="en-US"/>
        </w:rPr>
      </w:pPr>
      <w:r w:rsidRPr="000F1891">
        <w:rPr>
          <w:rFonts w:cs="Times"/>
        </w:rPr>
        <w:t xml:space="preserve">For multicast, for addressing how to count and order the HARQ-ACK bits for NACK-only for Alt4, further down-selection on the following cases/options in the next meeting: </w:t>
      </w:r>
    </w:p>
    <w:p w14:paraId="78522DFC" w14:textId="77777777" w:rsidR="005602BF" w:rsidRPr="005602BF" w:rsidRDefault="005602BF" w:rsidP="00CF6E6D">
      <w:pPr>
        <w:pStyle w:val="ListParagraph"/>
        <w:numPr>
          <w:ilvl w:val="0"/>
          <w:numId w:val="452"/>
        </w:numPr>
        <w:rPr>
          <w:sz w:val="22"/>
          <w:szCs w:val="22"/>
        </w:rPr>
      </w:pPr>
      <w:r w:rsidRPr="005602BF">
        <w:t>Case 2: for the case of all UEs configured with the same set of G-RNTIs</w:t>
      </w:r>
    </w:p>
    <w:p w14:paraId="03BB26DE" w14:textId="77777777" w:rsidR="005602BF" w:rsidRPr="005602BF" w:rsidRDefault="005602BF" w:rsidP="00CF6E6D">
      <w:pPr>
        <w:pStyle w:val="ListParagraph"/>
        <w:numPr>
          <w:ilvl w:val="1"/>
          <w:numId w:val="452"/>
        </w:numPr>
      </w:pPr>
      <w:r w:rsidRPr="005602BF">
        <w:rPr>
          <w:bCs/>
        </w:rPr>
        <w:t>Opt2-1</w:t>
      </w:r>
      <w:r w:rsidRPr="005602BF">
        <w:t>: support Alt4 for this case</w:t>
      </w:r>
    </w:p>
    <w:p w14:paraId="3DCED21D" w14:textId="77777777" w:rsidR="005602BF" w:rsidRPr="005602BF" w:rsidRDefault="005602BF" w:rsidP="00CF6E6D">
      <w:pPr>
        <w:pStyle w:val="ListParagraph"/>
        <w:numPr>
          <w:ilvl w:val="2"/>
          <w:numId w:val="452"/>
        </w:numPr>
        <w:rPr>
          <w:lang w:eastAsia="zh-CN"/>
        </w:rPr>
      </w:pPr>
      <w:r w:rsidRPr="005602BF">
        <w:rPr>
          <w:bCs/>
        </w:rPr>
        <w:t>Opt2-1-1</w:t>
      </w:r>
      <w:r w:rsidRPr="005602BF">
        <w:t xml:space="preserve">: based on the sum of C-DAI included in the last scheduling DCI from each G-RNTI for counting the total number of HARQ-ACK bits. The ordering of HARQ-ACK bits is per C-DAI from each G-RNTI and in the ascending order of G-RNTI values. </w:t>
      </w:r>
    </w:p>
    <w:p w14:paraId="425F769B" w14:textId="77777777" w:rsidR="005602BF" w:rsidRPr="005602BF" w:rsidRDefault="005602BF" w:rsidP="00CF6E6D">
      <w:pPr>
        <w:pStyle w:val="ListParagraph"/>
        <w:numPr>
          <w:ilvl w:val="2"/>
          <w:numId w:val="452"/>
        </w:numPr>
      </w:pPr>
      <w:r w:rsidRPr="005602BF">
        <w:rPr>
          <w:bCs/>
        </w:rPr>
        <w:t>Opt2-1-2</w:t>
      </w:r>
      <w:r w:rsidRPr="005602BF">
        <w:t xml:space="preserve">: based on C-DAI* included in the last scheduling DCI for counting the number of HARQ-ACK bits and for ordering the HARQ-ACK bits. The C-DAI* is accumulating the scheduled TBs across different G-RNTIs </w:t>
      </w:r>
    </w:p>
    <w:p w14:paraId="6355EA81" w14:textId="77777777" w:rsidR="005602BF" w:rsidRPr="005602BF" w:rsidRDefault="005602BF" w:rsidP="00CF6E6D">
      <w:pPr>
        <w:pStyle w:val="ListParagraph"/>
        <w:numPr>
          <w:ilvl w:val="1"/>
          <w:numId w:val="452"/>
        </w:numPr>
      </w:pPr>
      <w:r w:rsidRPr="005602BF">
        <w:rPr>
          <w:bCs/>
        </w:rPr>
        <w:t>Opt2-2</w:t>
      </w:r>
      <w:r w:rsidRPr="005602BF">
        <w:t xml:space="preserve">: does not support Alt4 for this case. </w:t>
      </w:r>
    </w:p>
    <w:p w14:paraId="72123AAA" w14:textId="77777777" w:rsidR="005602BF" w:rsidRPr="005602BF" w:rsidRDefault="005602BF" w:rsidP="00CF6E6D">
      <w:pPr>
        <w:pStyle w:val="ListParagraph"/>
        <w:numPr>
          <w:ilvl w:val="0"/>
          <w:numId w:val="452"/>
        </w:numPr>
      </w:pPr>
      <w:r w:rsidRPr="005602BF">
        <w:t>Case 3: for the case of different UEs configured with different G-RNTIs</w:t>
      </w:r>
    </w:p>
    <w:p w14:paraId="406189DD" w14:textId="77777777" w:rsidR="005602BF" w:rsidRPr="005602BF" w:rsidRDefault="005602BF" w:rsidP="00CF6E6D">
      <w:pPr>
        <w:pStyle w:val="ListParagraph"/>
        <w:numPr>
          <w:ilvl w:val="1"/>
          <w:numId w:val="452"/>
        </w:numPr>
        <w:rPr>
          <w:lang w:eastAsia="zh-CN"/>
        </w:rPr>
      </w:pPr>
      <w:r w:rsidRPr="005602BF">
        <w:rPr>
          <w:bCs/>
        </w:rPr>
        <w:t>Opt3-1</w:t>
      </w:r>
      <w:r w:rsidRPr="005602BF">
        <w:t>: support Alt4 for this case</w:t>
      </w:r>
    </w:p>
    <w:p w14:paraId="78F2B1BB" w14:textId="77777777" w:rsidR="005602BF" w:rsidRPr="005602BF" w:rsidRDefault="005602BF" w:rsidP="00CF6E6D">
      <w:pPr>
        <w:pStyle w:val="ListParagraph"/>
        <w:numPr>
          <w:ilvl w:val="2"/>
          <w:numId w:val="452"/>
        </w:numPr>
      </w:pPr>
      <w:r w:rsidRPr="005602BF">
        <w:rPr>
          <w:bCs/>
        </w:rPr>
        <w:t>Opt3-1-1</w:t>
      </w:r>
      <w:r w:rsidRPr="005602BF">
        <w:t xml:space="preserve">: based on the sum of C-DAI included in the last scheduling DCI from each G-RNTI for counting the total number of HARQ-ACK bits. The ordering of HARQ-ACK bits is per C-DAI from each G-RNTI and in the ascending order of G-RNTI values. </w:t>
      </w:r>
    </w:p>
    <w:p w14:paraId="119959F5" w14:textId="77777777" w:rsidR="005602BF" w:rsidRPr="005602BF" w:rsidRDefault="005602BF" w:rsidP="00CF6E6D">
      <w:pPr>
        <w:pStyle w:val="ListParagraph"/>
        <w:numPr>
          <w:ilvl w:val="2"/>
          <w:numId w:val="452"/>
        </w:numPr>
      </w:pPr>
      <w:r w:rsidRPr="005602BF">
        <w:rPr>
          <w:bCs/>
        </w:rPr>
        <w:lastRenderedPageBreak/>
        <w:t>Opt3-1-2</w:t>
      </w:r>
      <w:r w:rsidRPr="005602BF">
        <w:t xml:space="preserve">: based on C-DAI* included in the last scheduling DCI for counting the number of HARQ-ACK bits and for ordering the HARQ-ACK bits. The C-DAI* is accumulating the scheduled TBs across different G-RNTIs. </w:t>
      </w:r>
    </w:p>
    <w:p w14:paraId="431CCBC5" w14:textId="77777777" w:rsidR="005602BF" w:rsidRPr="005602BF" w:rsidRDefault="005602BF" w:rsidP="00CF6E6D">
      <w:pPr>
        <w:pStyle w:val="ListParagraph"/>
        <w:numPr>
          <w:ilvl w:val="1"/>
          <w:numId w:val="452"/>
        </w:numPr>
        <w:rPr>
          <w:lang w:eastAsia="zh-CN"/>
        </w:rPr>
      </w:pPr>
      <w:r w:rsidRPr="005602BF">
        <w:rPr>
          <w:bCs/>
        </w:rPr>
        <w:t>Opt3-2</w:t>
      </w:r>
      <w:r w:rsidRPr="005602BF">
        <w:t xml:space="preserve">: does not support Alt4 for this case. </w:t>
      </w:r>
    </w:p>
    <w:p w14:paraId="7FC213F1" w14:textId="5383F82A" w:rsidR="005602BF" w:rsidRDefault="005602BF" w:rsidP="00AC2787">
      <w:pPr>
        <w:rPr>
          <w:rFonts w:eastAsia="SimSun"/>
        </w:rPr>
      </w:pPr>
    </w:p>
    <w:p w14:paraId="26F22A96" w14:textId="34AC5954" w:rsidR="00AC2787" w:rsidRPr="000B11A6" w:rsidRDefault="005602BF" w:rsidP="00985E88">
      <w:pPr>
        <w:rPr>
          <w:lang w:eastAsia="x-none"/>
        </w:rPr>
      </w:pPr>
      <w:r>
        <w:rPr>
          <w:rFonts w:eastAsia="SimSun"/>
        </w:rPr>
        <w:t xml:space="preserve">Final summary in </w:t>
      </w:r>
      <w:hyperlink r:id="rId1200" w:history="1">
        <w:r w:rsidR="000B5C49">
          <w:rPr>
            <w:rStyle w:val="Hyperlink"/>
            <w:rFonts w:eastAsia="SimSun"/>
          </w:rPr>
          <w:t>R1-2205550</w:t>
        </w:r>
      </w:hyperlink>
      <w:r>
        <w:rPr>
          <w:lang w:eastAsia="x-none"/>
        </w:rPr>
        <w:t>.</w:t>
      </w:r>
    </w:p>
    <w:p w14:paraId="1FADBB64" w14:textId="65130832" w:rsidR="007D7F59" w:rsidRDefault="007D7F59" w:rsidP="00985E88">
      <w:pPr>
        <w:pStyle w:val="Heading3"/>
      </w:pPr>
      <w:bookmarkStart w:id="196" w:name="_Toc101357010"/>
      <w:bookmarkStart w:id="197" w:name="_Toc105521348"/>
      <w:r w:rsidRPr="001A7008">
        <w:t>Other</w:t>
      </w:r>
      <w:bookmarkEnd w:id="196"/>
      <w:bookmarkEnd w:id="197"/>
    </w:p>
    <w:p w14:paraId="66FAA159" w14:textId="77777777" w:rsidR="007D7F59" w:rsidRDefault="007D7F59" w:rsidP="007D7F59">
      <w:pPr>
        <w:rPr>
          <w:i/>
        </w:rPr>
      </w:pPr>
      <w:r>
        <w:rPr>
          <w:i/>
        </w:rPr>
        <w:t xml:space="preserve">For any other maintenance issues on </w:t>
      </w:r>
      <w:r w:rsidRPr="00587DE1">
        <w:rPr>
          <w:i/>
        </w:rPr>
        <w:t>NR Multicast and Broadcast Services</w:t>
      </w:r>
    </w:p>
    <w:p w14:paraId="380CD21D" w14:textId="77777777" w:rsidR="007D7F59" w:rsidRDefault="007D7F59" w:rsidP="007D7F59"/>
    <w:p w14:paraId="5D1B6F9D" w14:textId="02C6A8D4" w:rsidR="007D7F59" w:rsidRPr="000B11A6" w:rsidRDefault="001B5688" w:rsidP="007D7F59">
      <w:hyperlink r:id="rId1201" w:history="1">
        <w:r w:rsidR="000B5C49">
          <w:rPr>
            <w:rStyle w:val="Hyperlink"/>
          </w:rPr>
          <w:t>R1-2203195</w:t>
        </w:r>
      </w:hyperlink>
      <w:r w:rsidR="007D7F59" w:rsidRPr="000B11A6">
        <w:tab/>
        <w:t>Maintenance of other issues for broadcast and multicast</w:t>
      </w:r>
      <w:r w:rsidR="007D7F59" w:rsidRPr="000B11A6">
        <w:tab/>
        <w:t>ZTE</w:t>
      </w:r>
    </w:p>
    <w:p w14:paraId="0B9AF91C" w14:textId="4C5AE140" w:rsidR="007D7F59" w:rsidRPr="00FA1ECE" w:rsidRDefault="001B5688" w:rsidP="007D7F59">
      <w:pPr>
        <w:rPr>
          <w:color w:val="BFBFBF"/>
        </w:rPr>
      </w:pPr>
      <w:hyperlink r:id="rId1202" w:history="1">
        <w:r w:rsidR="000B5C49">
          <w:rPr>
            <w:rStyle w:val="Hyperlink"/>
          </w:rPr>
          <w:t>R1-2203228</w:t>
        </w:r>
      </w:hyperlink>
      <w:r w:rsidR="007D7F59" w:rsidRPr="00FA1ECE">
        <w:rPr>
          <w:color w:val="BFBFBF"/>
        </w:rPr>
        <w:tab/>
        <w:t>Discussion on typical configuration for broadcast mode</w:t>
      </w:r>
      <w:r w:rsidR="007D7F59" w:rsidRPr="00FA1ECE">
        <w:rPr>
          <w:color w:val="BFBFBF"/>
        </w:rPr>
        <w:tab/>
        <w:t>TD Tech Ltd</w:t>
      </w:r>
      <w:r w:rsidR="007C466D">
        <w:rPr>
          <w:color w:val="BFBFBF"/>
        </w:rPr>
        <w:tab/>
        <w:t>(</w:t>
      </w:r>
      <w:r w:rsidR="007D7F59" w:rsidRPr="00FA1ECE">
        <w:rPr>
          <w:color w:val="BFBFBF"/>
        </w:rPr>
        <w:t>Withdrawn</w:t>
      </w:r>
      <w:r w:rsidR="007C466D">
        <w:rPr>
          <w:color w:val="BFBFBF"/>
        </w:rPr>
        <w:t>)</w:t>
      </w:r>
    </w:p>
    <w:p w14:paraId="5353576D" w14:textId="29102549" w:rsidR="007D7F59" w:rsidRPr="000B11A6" w:rsidRDefault="001B5688" w:rsidP="007D7F59">
      <w:hyperlink r:id="rId1203" w:history="1">
        <w:r w:rsidR="000B5C49">
          <w:rPr>
            <w:rStyle w:val="Hyperlink"/>
          </w:rPr>
          <w:t>R1-2203288</w:t>
        </w:r>
      </w:hyperlink>
      <w:r w:rsidR="007D7F59" w:rsidRPr="000B11A6">
        <w:tab/>
        <w:t>Remaining Issues for NR MBS</w:t>
      </w:r>
      <w:r w:rsidR="007D7F59" w:rsidRPr="000B11A6">
        <w:tab/>
        <w:t>Nokia, Nokia Shanghai Bell</w:t>
      </w:r>
    </w:p>
    <w:p w14:paraId="3F4DD50A" w14:textId="70D78004" w:rsidR="007D7F59" w:rsidRPr="000B11A6" w:rsidRDefault="001B5688" w:rsidP="007D7F59">
      <w:hyperlink r:id="rId1204" w:history="1">
        <w:r w:rsidR="000B5C49">
          <w:rPr>
            <w:rStyle w:val="Hyperlink"/>
          </w:rPr>
          <w:t>R1-2203315</w:t>
        </w:r>
      </w:hyperlink>
      <w:r w:rsidR="007D7F59" w:rsidRPr="000B11A6">
        <w:tab/>
        <w:t>Discussion on the remaining issues for MBS</w:t>
      </w:r>
      <w:r w:rsidR="007D7F59" w:rsidRPr="000B11A6">
        <w:tab/>
        <w:t>Spreadtrum Communications</w:t>
      </w:r>
    </w:p>
    <w:p w14:paraId="27F2BA19" w14:textId="5474C3E0" w:rsidR="007D7F59" w:rsidRPr="000B11A6" w:rsidRDefault="001B5688" w:rsidP="007D7F59">
      <w:hyperlink r:id="rId1205" w:history="1">
        <w:r w:rsidR="000B5C49">
          <w:rPr>
            <w:rStyle w:val="Hyperlink"/>
          </w:rPr>
          <w:t>R1-2203527</w:t>
        </w:r>
      </w:hyperlink>
      <w:r w:rsidR="007D7F59" w:rsidRPr="000B11A6">
        <w:tab/>
        <w:t>Maintenance on NR Multicast and Broadcast Services</w:t>
      </w:r>
      <w:r w:rsidR="007D7F59" w:rsidRPr="000B11A6">
        <w:tab/>
        <w:t>vivo</w:t>
      </w:r>
    </w:p>
    <w:p w14:paraId="25DA2647" w14:textId="6F44708E" w:rsidR="007D7F59" w:rsidRPr="000B11A6" w:rsidRDefault="001B5688" w:rsidP="007D7F59">
      <w:hyperlink r:id="rId1206" w:history="1">
        <w:r w:rsidR="000B5C49">
          <w:rPr>
            <w:rStyle w:val="Hyperlink"/>
          </w:rPr>
          <w:t>R1-2203700</w:t>
        </w:r>
      </w:hyperlink>
      <w:r w:rsidR="007D7F59" w:rsidRPr="000B11A6">
        <w:tab/>
        <w:t>Remaining issues on group scheduling mechanism for RRC_CONNECTED UEs</w:t>
      </w:r>
      <w:r w:rsidR="007D7F59" w:rsidRPr="000B11A6">
        <w:tab/>
        <w:t>Lenovo</w:t>
      </w:r>
    </w:p>
    <w:p w14:paraId="3CFB396D" w14:textId="3CA1D40A" w:rsidR="007D7F59" w:rsidRPr="000B11A6" w:rsidRDefault="001B5688" w:rsidP="007D7F59">
      <w:hyperlink r:id="rId1207" w:history="1">
        <w:r w:rsidR="000B5C49">
          <w:rPr>
            <w:rStyle w:val="Hyperlink"/>
          </w:rPr>
          <w:t>R1-2203776</w:t>
        </w:r>
      </w:hyperlink>
      <w:r w:rsidR="007D7F59" w:rsidRPr="000B11A6">
        <w:tab/>
        <w:t>Other remaining issues for multicast and broadcast</w:t>
      </w:r>
      <w:r w:rsidR="007D7F59" w:rsidRPr="000B11A6">
        <w:tab/>
        <w:t>xiaomi</w:t>
      </w:r>
    </w:p>
    <w:p w14:paraId="0CD6D6F4" w14:textId="2FC2E45B" w:rsidR="007D7F59" w:rsidRPr="000B11A6" w:rsidRDefault="001B5688" w:rsidP="007D7F59">
      <w:hyperlink r:id="rId1208" w:history="1">
        <w:r w:rsidR="000B5C49">
          <w:rPr>
            <w:rStyle w:val="Hyperlink"/>
          </w:rPr>
          <w:t>R1-2203875</w:t>
        </w:r>
      </w:hyperlink>
      <w:r w:rsidR="007D7F59" w:rsidRPr="000B11A6">
        <w:tab/>
        <w:t>Maintenance on group scheduling for RRC_CONNECTED UEs</w:t>
      </w:r>
      <w:r w:rsidR="007D7F59" w:rsidRPr="000B11A6">
        <w:tab/>
        <w:t>Samsung</w:t>
      </w:r>
    </w:p>
    <w:p w14:paraId="290105A4" w14:textId="122745BB" w:rsidR="007D7F59" w:rsidRPr="000B11A6" w:rsidRDefault="001B5688" w:rsidP="007D7F59">
      <w:hyperlink r:id="rId1209" w:history="1">
        <w:r w:rsidR="000B5C49">
          <w:rPr>
            <w:rStyle w:val="Hyperlink"/>
          </w:rPr>
          <w:t>R1-2204189</w:t>
        </w:r>
      </w:hyperlink>
      <w:r w:rsidR="007D7F59" w:rsidRPr="000B11A6">
        <w:tab/>
        <w:t>Discussion on MBS SPS activation validation</w:t>
      </w:r>
      <w:r w:rsidR="007D7F59" w:rsidRPr="000B11A6">
        <w:tab/>
        <w:t>ASUSTeK</w:t>
      </w:r>
    </w:p>
    <w:p w14:paraId="2742247E" w14:textId="3F348DE7" w:rsidR="007D7F59" w:rsidRPr="000B11A6" w:rsidRDefault="001B5688" w:rsidP="007D7F59">
      <w:hyperlink r:id="rId1210" w:history="1">
        <w:r w:rsidR="000B5C49">
          <w:rPr>
            <w:rStyle w:val="Hyperlink"/>
          </w:rPr>
          <w:t>R1-2204283</w:t>
        </w:r>
      </w:hyperlink>
      <w:r w:rsidR="007D7F59" w:rsidRPr="000B11A6">
        <w:tab/>
        <w:t>Maintenance on group scheduling mechanisms for NR multicast and broadcast services</w:t>
      </w:r>
      <w:r w:rsidR="007D7F59" w:rsidRPr="000B11A6">
        <w:tab/>
        <w:t>CMCC</w:t>
      </w:r>
    </w:p>
    <w:p w14:paraId="2F7ECD4B" w14:textId="5E91A842" w:rsidR="007D7F59" w:rsidRPr="000B11A6" w:rsidRDefault="001B5688" w:rsidP="007D7F59">
      <w:hyperlink r:id="rId1211" w:history="1">
        <w:r w:rsidR="000B5C49">
          <w:rPr>
            <w:rStyle w:val="Hyperlink"/>
          </w:rPr>
          <w:t>R1-2204355</w:t>
        </w:r>
      </w:hyperlink>
      <w:r w:rsidR="007D7F59" w:rsidRPr="000B11A6">
        <w:tab/>
        <w:t>Remaining issues on group scheduling mechanisms for MBS</w:t>
      </w:r>
      <w:r w:rsidR="007D7F59" w:rsidRPr="000B11A6">
        <w:tab/>
        <w:t>NTT DOCOMO, INC.</w:t>
      </w:r>
    </w:p>
    <w:p w14:paraId="6A033B61" w14:textId="7DCE9742" w:rsidR="007D7F59" w:rsidRPr="000B11A6" w:rsidRDefault="001B5688" w:rsidP="007D7F59">
      <w:hyperlink r:id="rId1212" w:history="1">
        <w:r w:rsidR="000B5C49">
          <w:rPr>
            <w:rStyle w:val="Hyperlink"/>
          </w:rPr>
          <w:t>R1-2204623</w:t>
        </w:r>
      </w:hyperlink>
      <w:r w:rsidR="007D7F59" w:rsidRPr="000B11A6">
        <w:tab/>
        <w:t>Other remaining issues for MBS</w:t>
      </w:r>
      <w:r w:rsidR="007D7F59" w:rsidRPr="000B11A6">
        <w:tab/>
        <w:t>LG Electronics</w:t>
      </w:r>
    </w:p>
    <w:p w14:paraId="1909E470" w14:textId="3A0F6E2D" w:rsidR="007D7F59" w:rsidRPr="000B11A6" w:rsidRDefault="001B5688" w:rsidP="007D7F59">
      <w:hyperlink r:id="rId1213" w:history="1">
        <w:r w:rsidR="000B5C49">
          <w:rPr>
            <w:rStyle w:val="Hyperlink"/>
          </w:rPr>
          <w:t>R1-2204891</w:t>
        </w:r>
      </w:hyperlink>
      <w:r w:rsidR="007D7F59" w:rsidRPr="000B11A6">
        <w:tab/>
        <w:t>Remaining issues for multicast and broadcast scheduling</w:t>
      </w:r>
      <w:r w:rsidR="007D7F59" w:rsidRPr="000B11A6">
        <w:tab/>
        <w:t>Huawei, HiSilicon, CBN</w:t>
      </w:r>
    </w:p>
    <w:p w14:paraId="2B8D5B41" w14:textId="492E0A77" w:rsidR="007D7F59" w:rsidRPr="000B11A6" w:rsidRDefault="001B5688" w:rsidP="007D7F59">
      <w:hyperlink r:id="rId1214" w:history="1">
        <w:r w:rsidR="000B5C49">
          <w:rPr>
            <w:rStyle w:val="Hyperlink"/>
          </w:rPr>
          <w:t>R1-2204946</w:t>
        </w:r>
      </w:hyperlink>
      <w:r w:rsidR="007D7F59" w:rsidRPr="000B11A6">
        <w:tab/>
        <w:t>Remaining issues for group scheduling of NR MBS</w:t>
      </w:r>
      <w:r w:rsidR="007D7F59" w:rsidRPr="000B11A6">
        <w:tab/>
        <w:t>Ericsson</w:t>
      </w:r>
    </w:p>
    <w:p w14:paraId="68F299CA" w14:textId="6CC6925C" w:rsidR="007D7F59" w:rsidRDefault="001B5688" w:rsidP="007D7F59">
      <w:hyperlink r:id="rId1215" w:history="1">
        <w:r w:rsidR="000B5C49">
          <w:rPr>
            <w:rStyle w:val="Hyperlink"/>
          </w:rPr>
          <w:t>R1-2204995</w:t>
        </w:r>
      </w:hyperlink>
      <w:r w:rsidR="007D7F59" w:rsidRPr="000B11A6">
        <w:tab/>
        <w:t>Other remaining issues for Rel-17 MBS</w:t>
      </w:r>
      <w:r w:rsidR="007D7F59" w:rsidRPr="000B11A6">
        <w:tab/>
        <w:t>Qualcomm Incorporated</w:t>
      </w:r>
    </w:p>
    <w:p w14:paraId="298BE099" w14:textId="763408FF" w:rsidR="0026609F" w:rsidRDefault="0026609F" w:rsidP="007D7F59"/>
    <w:p w14:paraId="46CCA725" w14:textId="77777777" w:rsidR="0026609F" w:rsidRPr="00A731CD" w:rsidRDefault="0026609F" w:rsidP="0026609F">
      <w:pPr>
        <w:rPr>
          <w:rFonts w:cs="Times"/>
          <w:szCs w:val="22"/>
          <w:lang w:eastAsia="x-none"/>
        </w:rPr>
      </w:pPr>
      <w:r w:rsidRPr="00A731CD">
        <w:rPr>
          <w:rFonts w:cs="Times"/>
          <w:szCs w:val="22"/>
          <w:lang w:eastAsia="x-none"/>
        </w:rPr>
        <w:t>[109-e-R17-MBS-04] – Tuo (CMCC)</w:t>
      </w:r>
    </w:p>
    <w:p w14:paraId="5D2F620E" w14:textId="71D29CDB" w:rsidR="0026609F" w:rsidRPr="00A731CD" w:rsidRDefault="0026609F" w:rsidP="0026609F">
      <w:pPr>
        <w:rPr>
          <w:rFonts w:cs="Times"/>
          <w:szCs w:val="22"/>
          <w:lang w:eastAsia="x-none"/>
        </w:rPr>
      </w:pPr>
      <w:r w:rsidRPr="00A731CD">
        <w:rPr>
          <w:rFonts w:cs="Times"/>
          <w:szCs w:val="22"/>
          <w:lang w:eastAsia="x-none"/>
        </w:rPr>
        <w:t>Email discussion for maintenance on mechanisms to support broadcast/multicast for RRC_CONNECTED/RRC_IDLE/RRC_INACTIVE UEs, for issues #</w:t>
      </w:r>
      <w:r w:rsidRPr="00A731CD">
        <w:rPr>
          <w:rFonts w:cs="Times"/>
          <w:szCs w:val="22"/>
          <w:lang w:eastAsia="zh-CN"/>
        </w:rPr>
        <w:t xml:space="preserve">2-1, 2-2/3-1, 2-3, 2-4, 2-5, 2-6/2-7, 2-12, 3-3, 2-23, 2-13/3-2 in </w:t>
      </w:r>
      <w:hyperlink r:id="rId1216" w:history="1">
        <w:r w:rsidR="000B5C49">
          <w:rPr>
            <w:rStyle w:val="Hyperlink"/>
            <w:rFonts w:cs="Times"/>
            <w:szCs w:val="22"/>
            <w:lang w:eastAsia="zh-CN"/>
          </w:rPr>
          <w:t>R1-2205129</w:t>
        </w:r>
      </w:hyperlink>
    </w:p>
    <w:p w14:paraId="7DD1A7F8" w14:textId="77777777" w:rsidR="0026609F" w:rsidRPr="00A731CD" w:rsidRDefault="0026609F" w:rsidP="0026609F">
      <w:pPr>
        <w:numPr>
          <w:ilvl w:val="0"/>
          <w:numId w:val="65"/>
        </w:numPr>
        <w:rPr>
          <w:rFonts w:cs="Times"/>
          <w:szCs w:val="22"/>
          <w:lang w:eastAsia="x-none"/>
        </w:rPr>
      </w:pPr>
      <w:r w:rsidRPr="00A731CD">
        <w:rPr>
          <w:rFonts w:cs="Times"/>
          <w:szCs w:val="22"/>
          <w:lang w:eastAsia="x-none"/>
        </w:rPr>
        <w:t>1</w:t>
      </w:r>
      <w:r w:rsidRPr="00A731CD">
        <w:rPr>
          <w:rFonts w:cs="Times"/>
          <w:szCs w:val="22"/>
          <w:vertAlign w:val="superscript"/>
          <w:lang w:eastAsia="x-none"/>
        </w:rPr>
        <w:t>st</w:t>
      </w:r>
      <w:r w:rsidRPr="00A731CD">
        <w:rPr>
          <w:rFonts w:cs="Times"/>
          <w:szCs w:val="22"/>
          <w:lang w:eastAsia="x-none"/>
        </w:rPr>
        <w:t xml:space="preserve"> check point: </w:t>
      </w:r>
      <w:r w:rsidRPr="00A731CD">
        <w:rPr>
          <w:rFonts w:cs="Times"/>
          <w:szCs w:val="22"/>
          <w:lang w:eastAsia="zh-CN"/>
        </w:rPr>
        <w:t>May 13 (any RRC impact by May 12)</w:t>
      </w:r>
    </w:p>
    <w:p w14:paraId="6F25E315" w14:textId="77777777" w:rsidR="0026609F" w:rsidRPr="00A731CD" w:rsidRDefault="0026609F" w:rsidP="0026609F">
      <w:pPr>
        <w:numPr>
          <w:ilvl w:val="0"/>
          <w:numId w:val="65"/>
        </w:numPr>
        <w:rPr>
          <w:rFonts w:cs="Times"/>
          <w:szCs w:val="22"/>
          <w:lang w:eastAsia="x-none"/>
        </w:rPr>
      </w:pPr>
      <w:r w:rsidRPr="00A731CD">
        <w:rPr>
          <w:rFonts w:cs="Times"/>
          <w:szCs w:val="22"/>
          <w:lang w:eastAsia="x-none"/>
        </w:rPr>
        <w:t xml:space="preserve">Final check point: </w:t>
      </w:r>
      <w:r w:rsidRPr="00A731CD">
        <w:rPr>
          <w:rFonts w:cs="Times"/>
          <w:szCs w:val="22"/>
          <w:lang w:eastAsia="zh-CN"/>
        </w:rPr>
        <w:t>May 18</w:t>
      </w:r>
    </w:p>
    <w:p w14:paraId="0BFEBBBA" w14:textId="69CFEC4D" w:rsidR="00A731CD" w:rsidRPr="00A731CD" w:rsidRDefault="001B5688" w:rsidP="00A731CD">
      <w:pPr>
        <w:rPr>
          <w:b/>
          <w:bCs/>
        </w:rPr>
      </w:pPr>
      <w:hyperlink r:id="rId1217" w:history="1">
        <w:r w:rsidR="000B5C49">
          <w:rPr>
            <w:rStyle w:val="Hyperlink"/>
            <w:b/>
            <w:bCs/>
          </w:rPr>
          <w:t>R1-2205169</w:t>
        </w:r>
      </w:hyperlink>
      <w:r w:rsidR="00A731CD" w:rsidRPr="00A731CD">
        <w:rPr>
          <w:b/>
          <w:bCs/>
        </w:rPr>
        <w:tab/>
        <w:t>Summary#1 on mechanisms to support broadcast/multicast for RRC_CONNECTED/RRC_IDLE/</w:t>
      </w:r>
      <w:r w:rsidR="00A731CD">
        <w:rPr>
          <w:b/>
          <w:bCs/>
        </w:rPr>
        <w:t xml:space="preserve"> </w:t>
      </w:r>
      <w:r w:rsidR="00A731CD" w:rsidRPr="00A731CD">
        <w:rPr>
          <w:b/>
          <w:bCs/>
        </w:rPr>
        <w:t>RRC_INACTIVE UEs</w:t>
      </w:r>
      <w:r w:rsidR="00A731CD" w:rsidRPr="00A731CD">
        <w:rPr>
          <w:b/>
          <w:bCs/>
        </w:rPr>
        <w:tab/>
        <w:t>Moderator (CMCC)</w:t>
      </w:r>
    </w:p>
    <w:p w14:paraId="7EC4C51B" w14:textId="1392B46D" w:rsidR="00A731CD" w:rsidRDefault="00A731CD" w:rsidP="00A731CD">
      <w:r>
        <w:t>From May 13</w:t>
      </w:r>
      <w:r w:rsidRPr="00A731CD">
        <w:rPr>
          <w:vertAlign w:val="superscript"/>
        </w:rPr>
        <w:t>th</w:t>
      </w:r>
      <w:r>
        <w:t xml:space="preserve"> GTW session</w:t>
      </w:r>
    </w:p>
    <w:p w14:paraId="2C47812C" w14:textId="77777777" w:rsidR="00A731CD" w:rsidRPr="009E2DAE" w:rsidRDefault="00A731CD" w:rsidP="00A731CD">
      <w:pPr>
        <w:rPr>
          <w:lang w:eastAsia="zh-CN"/>
        </w:rPr>
      </w:pPr>
      <w:r w:rsidRPr="009E2DAE">
        <w:rPr>
          <w:highlight w:val="green"/>
          <w:lang w:eastAsia="zh-CN"/>
        </w:rPr>
        <w:t>Agreement</w:t>
      </w:r>
    </w:p>
    <w:p w14:paraId="4E33411C" w14:textId="77777777" w:rsidR="00A731CD" w:rsidRPr="006E349C" w:rsidRDefault="00A731CD" w:rsidP="00A731CD">
      <w:pPr>
        <w:rPr>
          <w:rFonts w:eastAsia="MS Mincho"/>
        </w:rPr>
      </w:pPr>
      <w:r w:rsidRPr="006E349C">
        <w:rPr>
          <w:rFonts w:eastAsia="MS Mincho"/>
        </w:rPr>
        <w:t xml:space="preserve">For RRC_CONNECTED UEs, </w:t>
      </w:r>
    </w:p>
    <w:p w14:paraId="1F55BDFE" w14:textId="77777777" w:rsidR="00A731CD" w:rsidRPr="00A731CD" w:rsidRDefault="00A731CD" w:rsidP="00CF6E6D">
      <w:pPr>
        <w:pStyle w:val="ListParagraph"/>
        <w:numPr>
          <w:ilvl w:val="0"/>
          <w:numId w:val="162"/>
        </w:numPr>
        <w:rPr>
          <w:rFonts w:eastAsia="MS Mincho"/>
        </w:rPr>
      </w:pPr>
      <w:r w:rsidRPr="00A731CD">
        <w:rPr>
          <w:rFonts w:eastAsia="MS Mincho"/>
        </w:rPr>
        <w:t>a UE is not required to support reception of FDMed MCCH/MTCH/multicast PDSCH and SIB PDSCH in Pcell.</w:t>
      </w:r>
    </w:p>
    <w:p w14:paraId="3766858D" w14:textId="77777777" w:rsidR="00A731CD" w:rsidRPr="00A731CD" w:rsidRDefault="00A731CD" w:rsidP="00CF6E6D">
      <w:pPr>
        <w:pStyle w:val="ListParagraph"/>
        <w:numPr>
          <w:ilvl w:val="0"/>
          <w:numId w:val="162"/>
        </w:numPr>
        <w:rPr>
          <w:rFonts w:eastAsia="MS Mincho"/>
        </w:rPr>
      </w:pPr>
      <w:r w:rsidRPr="00A731CD">
        <w:rPr>
          <w:rFonts w:eastAsia="MS Mincho"/>
        </w:rPr>
        <w:t>a UE is required to support reception of FDMed MCCH PDSCH and PBCH in Pcell.</w:t>
      </w:r>
    </w:p>
    <w:p w14:paraId="731E489D" w14:textId="77777777" w:rsidR="00A731CD" w:rsidRPr="00A731CD" w:rsidRDefault="00A731CD" w:rsidP="00CF6E6D">
      <w:pPr>
        <w:pStyle w:val="ListParagraph"/>
        <w:numPr>
          <w:ilvl w:val="0"/>
          <w:numId w:val="162"/>
        </w:numPr>
        <w:rPr>
          <w:rFonts w:eastAsia="MS Mincho"/>
        </w:rPr>
      </w:pPr>
      <w:r w:rsidRPr="00A731CD">
        <w:rPr>
          <w:rFonts w:eastAsia="MS Mincho"/>
        </w:rPr>
        <w:t>a UE is not required to support reception of FDMed MTCH PDSCH and PBCH in Pcell.</w:t>
      </w:r>
    </w:p>
    <w:p w14:paraId="6BD4996E" w14:textId="77777777" w:rsidR="00A731CD" w:rsidRPr="00A731CD" w:rsidRDefault="00A731CD" w:rsidP="00CF6E6D">
      <w:pPr>
        <w:pStyle w:val="ListParagraph"/>
        <w:numPr>
          <w:ilvl w:val="0"/>
          <w:numId w:val="162"/>
        </w:numPr>
        <w:rPr>
          <w:rFonts w:eastAsia="MS Mincho"/>
        </w:rPr>
      </w:pPr>
      <w:r w:rsidRPr="00A731CD">
        <w:rPr>
          <w:rFonts w:eastAsia="MS Mincho"/>
        </w:rPr>
        <w:t>a UE is not required to support reception of FDMed multicast PDSCH and PBCH in Pcell.</w:t>
      </w:r>
    </w:p>
    <w:p w14:paraId="1AAACEAA" w14:textId="77777777" w:rsidR="00A731CD" w:rsidRPr="009E2DAE" w:rsidRDefault="00A731CD" w:rsidP="00A731CD">
      <w:pPr>
        <w:rPr>
          <w:lang w:eastAsia="zh-CN"/>
        </w:rPr>
      </w:pPr>
      <w:r w:rsidRPr="009E2DAE">
        <w:rPr>
          <w:highlight w:val="green"/>
          <w:lang w:eastAsia="zh-CN"/>
        </w:rPr>
        <w:t>Agreement</w:t>
      </w:r>
    </w:p>
    <w:p w14:paraId="25C704A9" w14:textId="77777777" w:rsidR="00A731CD" w:rsidRPr="006E349C" w:rsidRDefault="00A731CD" w:rsidP="00A731CD">
      <w:pPr>
        <w:rPr>
          <w:rFonts w:eastAsia="MS Mincho"/>
        </w:rPr>
      </w:pPr>
      <w:r w:rsidRPr="006E349C">
        <w:rPr>
          <w:rFonts w:eastAsia="MS Mincho" w:hint="eastAsia"/>
        </w:rPr>
        <w:t>F</w:t>
      </w:r>
      <w:r w:rsidRPr="006E349C">
        <w:rPr>
          <w:rFonts w:eastAsia="MS Mincho"/>
        </w:rPr>
        <w:t>or RRC_CONNECTED UEs,</w:t>
      </w:r>
    </w:p>
    <w:p w14:paraId="5F0A8403" w14:textId="77777777" w:rsidR="00A731CD" w:rsidRPr="00A731CD" w:rsidRDefault="00A731CD" w:rsidP="00CF6E6D">
      <w:pPr>
        <w:pStyle w:val="ListParagraph"/>
        <w:numPr>
          <w:ilvl w:val="0"/>
          <w:numId w:val="190"/>
        </w:numPr>
        <w:rPr>
          <w:rFonts w:eastAsia="MS Mincho"/>
        </w:rPr>
      </w:pPr>
      <w:r w:rsidRPr="00A731CD">
        <w:rPr>
          <w:rFonts w:eastAsia="MS Mincho"/>
        </w:rPr>
        <w:t xml:space="preserve">a UE is not required to support reception of FDMed multicast PDSCHs in Pcell or Scell. </w:t>
      </w:r>
    </w:p>
    <w:p w14:paraId="31773EE8" w14:textId="77777777" w:rsidR="00A731CD" w:rsidRPr="00A731CD" w:rsidRDefault="00A731CD" w:rsidP="00CF6E6D">
      <w:pPr>
        <w:pStyle w:val="ListParagraph"/>
        <w:numPr>
          <w:ilvl w:val="0"/>
          <w:numId w:val="190"/>
        </w:numPr>
        <w:rPr>
          <w:rFonts w:eastAsia="MS Mincho"/>
        </w:rPr>
      </w:pPr>
      <w:r w:rsidRPr="00A731CD">
        <w:rPr>
          <w:rFonts w:eastAsia="MS Mincho"/>
        </w:rPr>
        <w:t>a UE is not required to support reception of FDMed multicast PDSCH and MCCH/MTCH for broadcast in Pcell or Scell.</w:t>
      </w:r>
    </w:p>
    <w:p w14:paraId="46B51FA0" w14:textId="77777777" w:rsidR="00A731CD" w:rsidRPr="00A731CD" w:rsidRDefault="00A731CD" w:rsidP="00CF6E6D">
      <w:pPr>
        <w:pStyle w:val="ListParagraph"/>
        <w:numPr>
          <w:ilvl w:val="0"/>
          <w:numId w:val="190"/>
        </w:numPr>
        <w:rPr>
          <w:rFonts w:eastAsia="MS Mincho"/>
        </w:rPr>
      </w:pPr>
      <w:r w:rsidRPr="00A731CD">
        <w:rPr>
          <w:rFonts w:eastAsia="MS Mincho"/>
        </w:rPr>
        <w:t>a UE is not required to support reception of FDMed multicast PDSCH and Paging PDSCH in Pcell.</w:t>
      </w:r>
    </w:p>
    <w:p w14:paraId="7E20814D" w14:textId="77777777" w:rsidR="00A731CD" w:rsidRDefault="00A731CD" w:rsidP="00A731CD"/>
    <w:p w14:paraId="3D97F4A3" w14:textId="76C12137" w:rsidR="00A731CD" w:rsidRDefault="00A731CD" w:rsidP="00A731CD">
      <w:r w:rsidRPr="00C352F5">
        <w:rPr>
          <w:b/>
          <w:bCs/>
        </w:rPr>
        <w:t>Decision:</w:t>
      </w:r>
      <w:r>
        <w:t xml:space="preserve"> As per email decision posted on May 13</w:t>
      </w:r>
      <w:r w:rsidRPr="00A731CD">
        <w:rPr>
          <w:vertAlign w:val="superscript"/>
        </w:rPr>
        <w:t>th</w:t>
      </w:r>
      <w:r>
        <w:t>,</w:t>
      </w:r>
    </w:p>
    <w:p w14:paraId="6A242813" w14:textId="32477566" w:rsidR="00C352F5" w:rsidRDefault="00C352F5" w:rsidP="00A731CD">
      <w:r w:rsidRPr="00C352F5">
        <w:rPr>
          <w:highlight w:val="green"/>
        </w:rPr>
        <w:t>Agreement</w:t>
      </w:r>
    </w:p>
    <w:p w14:paraId="443205E3" w14:textId="446BC374" w:rsidR="00C352F5" w:rsidRPr="00C352F5" w:rsidRDefault="00C352F5" w:rsidP="00CF6E6D">
      <w:pPr>
        <w:pStyle w:val="ListParagraph"/>
        <w:numPr>
          <w:ilvl w:val="0"/>
          <w:numId w:val="191"/>
        </w:numPr>
        <w:rPr>
          <w:lang w:val="en-US"/>
        </w:rPr>
      </w:pPr>
      <w:r w:rsidRPr="00C352F5">
        <w:rPr>
          <w:lang w:val="en-US"/>
        </w:rPr>
        <w:t xml:space="preserve">Text Proposal 5-2-v3 (for 38.214 v17.1.0, clause 5.1.5) in section 5 of </w:t>
      </w:r>
      <w:hyperlink r:id="rId1218" w:history="1">
        <w:r w:rsidR="000B5C49">
          <w:rPr>
            <w:rStyle w:val="Hyperlink"/>
            <w:lang w:val="en-US"/>
          </w:rPr>
          <w:t>R1-2205169</w:t>
        </w:r>
      </w:hyperlink>
      <w:r w:rsidRPr="00C352F5">
        <w:rPr>
          <w:lang w:val="en-US"/>
        </w:rPr>
        <w:t xml:space="preserve"> is endorsed.</w:t>
      </w:r>
    </w:p>
    <w:p w14:paraId="4E189ED2" w14:textId="7E1B6042" w:rsidR="00C352F5" w:rsidRPr="00C352F5" w:rsidRDefault="00C352F5" w:rsidP="00CF6E6D">
      <w:pPr>
        <w:pStyle w:val="ListParagraph"/>
        <w:numPr>
          <w:ilvl w:val="0"/>
          <w:numId w:val="191"/>
        </w:numPr>
        <w:rPr>
          <w:lang w:val="en-US" w:eastAsia="en-US"/>
        </w:rPr>
      </w:pPr>
      <w:r w:rsidRPr="00C352F5">
        <w:rPr>
          <w:lang w:val="en-US" w:eastAsia="zh-CN"/>
        </w:rPr>
        <w:t>Send a LS to RAN2 to inform that parameter tci-PresentInDCI is also used to indicate if TCI field is present or absent in DCI format 4_2.</w:t>
      </w:r>
      <w:r w:rsidR="002B4382">
        <w:rPr>
          <w:lang w:val="en-US" w:eastAsia="zh-CN"/>
        </w:rPr>
        <w:t xml:space="preserve"> (</w:t>
      </w:r>
      <w:r w:rsidR="002B4382" w:rsidRPr="002B4382">
        <w:rPr>
          <w:i/>
          <w:iCs/>
          <w:lang w:val="en-US" w:eastAsia="zh-CN"/>
        </w:rPr>
        <w:t>approved on May 17</w:t>
      </w:r>
      <w:r w:rsidR="002B4382" w:rsidRPr="002B4382">
        <w:rPr>
          <w:i/>
          <w:iCs/>
          <w:vertAlign w:val="superscript"/>
          <w:lang w:val="en-US" w:eastAsia="zh-CN"/>
        </w:rPr>
        <w:t>th</w:t>
      </w:r>
      <w:r w:rsidR="002B4382" w:rsidRPr="002B4382">
        <w:rPr>
          <w:i/>
          <w:iCs/>
          <w:lang w:val="en-US" w:eastAsia="zh-CN"/>
        </w:rPr>
        <w:t>, see below</w:t>
      </w:r>
      <w:r w:rsidR="002B4382">
        <w:rPr>
          <w:lang w:val="en-US" w:eastAsia="zh-CN"/>
        </w:rPr>
        <w:t>)</w:t>
      </w:r>
    </w:p>
    <w:p w14:paraId="6D51C72B" w14:textId="77777777" w:rsidR="00C352F5" w:rsidRPr="00C352F5" w:rsidRDefault="00C352F5" w:rsidP="00C352F5">
      <w:pPr>
        <w:rPr>
          <w:lang w:val="en-US" w:eastAsia="zh-CN"/>
        </w:rPr>
      </w:pPr>
      <w:r w:rsidRPr="00C352F5">
        <w:rPr>
          <w:highlight w:val="green"/>
          <w:lang w:val="en-US" w:eastAsia="zh-CN"/>
        </w:rPr>
        <w:t>Agreement</w:t>
      </w:r>
    </w:p>
    <w:p w14:paraId="7552AB83" w14:textId="77777777" w:rsidR="00C352F5" w:rsidRPr="00C352F5" w:rsidRDefault="00C352F5" w:rsidP="00C352F5">
      <w:pPr>
        <w:rPr>
          <w:lang w:val="en-US"/>
        </w:rPr>
      </w:pPr>
      <w:r w:rsidRPr="00C352F5">
        <w:rPr>
          <w:lang w:val="en-US" w:eastAsia="zh-CN"/>
        </w:rPr>
        <w:t>For RRC_IDLE/INACTIVE UEs, a UE is not required to support reception of FDMed MCCH/MTCH PDSCH and RAR PDSCH in PCell.</w:t>
      </w:r>
    </w:p>
    <w:p w14:paraId="7F8ABA32" w14:textId="77777777" w:rsidR="00C352F5" w:rsidRPr="00C352F5" w:rsidRDefault="00C352F5" w:rsidP="00C352F5">
      <w:pPr>
        <w:rPr>
          <w:lang w:val="en-US" w:eastAsia="zh-CN"/>
        </w:rPr>
      </w:pPr>
    </w:p>
    <w:p w14:paraId="081608E1" w14:textId="77777777" w:rsidR="00C352F5" w:rsidRPr="00C352F5" w:rsidRDefault="00C352F5" w:rsidP="00C352F5">
      <w:pPr>
        <w:rPr>
          <w:lang w:val="en-US" w:eastAsia="zh-CN"/>
        </w:rPr>
      </w:pPr>
      <w:r w:rsidRPr="00C352F5">
        <w:rPr>
          <w:highlight w:val="green"/>
          <w:lang w:val="en-US" w:eastAsia="zh-CN"/>
        </w:rPr>
        <w:t>Agreement</w:t>
      </w:r>
    </w:p>
    <w:p w14:paraId="505F44D4" w14:textId="77777777" w:rsidR="00C352F5" w:rsidRPr="00C352F5" w:rsidRDefault="00C352F5" w:rsidP="00C352F5">
      <w:pPr>
        <w:rPr>
          <w:lang w:val="en-US"/>
        </w:rPr>
      </w:pPr>
      <w:r w:rsidRPr="00C352F5">
        <w:rPr>
          <w:lang w:val="en-US" w:eastAsia="zh-CN"/>
        </w:rPr>
        <w:t xml:space="preserve">For RRC_CONNECTED UEs, </w:t>
      </w:r>
    </w:p>
    <w:p w14:paraId="71E04F7B" w14:textId="77777777" w:rsidR="00C352F5" w:rsidRPr="00C352F5" w:rsidRDefault="00C352F5" w:rsidP="00CF6E6D">
      <w:pPr>
        <w:pStyle w:val="ListParagraph"/>
        <w:numPr>
          <w:ilvl w:val="0"/>
          <w:numId w:val="192"/>
        </w:numPr>
        <w:rPr>
          <w:lang w:val="en-US" w:eastAsia="zh-CN"/>
        </w:rPr>
      </w:pPr>
      <w:r w:rsidRPr="00C352F5">
        <w:rPr>
          <w:lang w:val="en-US" w:eastAsia="zh-CN"/>
        </w:rPr>
        <w:lastRenderedPageBreak/>
        <w:t>a UE is not required to support reception of FDMed MCCH PDSCH and MTCH PDSCH in PCell or SCell.</w:t>
      </w:r>
    </w:p>
    <w:p w14:paraId="4556130D" w14:textId="77777777" w:rsidR="00C352F5" w:rsidRPr="00C352F5" w:rsidRDefault="00C352F5" w:rsidP="00CF6E6D">
      <w:pPr>
        <w:pStyle w:val="ListParagraph"/>
        <w:numPr>
          <w:ilvl w:val="0"/>
          <w:numId w:val="192"/>
        </w:numPr>
        <w:rPr>
          <w:lang w:val="en-US" w:eastAsia="zh-CN"/>
        </w:rPr>
      </w:pPr>
      <w:r w:rsidRPr="00C352F5">
        <w:rPr>
          <w:lang w:val="en-US" w:eastAsia="zh-CN"/>
        </w:rPr>
        <w:t>a UE is not required to support reception of FDMed multiple MTCH PDSCHs in PCell or SCell.</w:t>
      </w:r>
    </w:p>
    <w:p w14:paraId="4A63B8A0" w14:textId="77777777" w:rsidR="00C352F5" w:rsidRPr="00C352F5" w:rsidRDefault="00C352F5" w:rsidP="00C352F5">
      <w:pPr>
        <w:rPr>
          <w:lang w:val="en-US" w:eastAsia="zh-CN"/>
        </w:rPr>
      </w:pPr>
      <w:r w:rsidRPr="00C352F5">
        <w:rPr>
          <w:highlight w:val="green"/>
          <w:lang w:val="en-US" w:eastAsia="zh-CN"/>
        </w:rPr>
        <w:t>Agreement</w:t>
      </w:r>
    </w:p>
    <w:p w14:paraId="6EAE9EC6" w14:textId="77777777" w:rsidR="00C352F5" w:rsidRPr="00C352F5" w:rsidRDefault="00C352F5" w:rsidP="00C352F5">
      <w:pPr>
        <w:rPr>
          <w:lang w:val="en-US" w:eastAsia="zh-CN"/>
        </w:rPr>
      </w:pPr>
      <w:r w:rsidRPr="00C352F5">
        <w:rPr>
          <w:lang w:val="en-US" w:eastAsia="zh-CN"/>
        </w:rPr>
        <w:t>For RRC_CONNECTED UEs, a UE is not required to support reception of FDMed MCCH/MTCH/multicast PDSCH and RAR PDSCH in PCell.</w:t>
      </w:r>
    </w:p>
    <w:p w14:paraId="3C0E0B2A" w14:textId="77777777" w:rsidR="00C352F5" w:rsidRPr="00C352F5" w:rsidRDefault="00C352F5" w:rsidP="00C352F5">
      <w:pPr>
        <w:rPr>
          <w:lang w:val="en-US" w:eastAsia="zh-CN"/>
        </w:rPr>
      </w:pPr>
    </w:p>
    <w:p w14:paraId="51219D23" w14:textId="77777777" w:rsidR="00C352F5" w:rsidRDefault="00C352F5" w:rsidP="00C352F5">
      <w:r w:rsidRPr="00C352F5">
        <w:rPr>
          <w:highlight w:val="green"/>
        </w:rPr>
        <w:t>Agreement</w:t>
      </w:r>
    </w:p>
    <w:p w14:paraId="02132B7C" w14:textId="57CA2B5C" w:rsidR="00C352F5" w:rsidRPr="00C352F5" w:rsidRDefault="00C352F5" w:rsidP="00CF6E6D">
      <w:pPr>
        <w:pStyle w:val="ListParagraph"/>
        <w:numPr>
          <w:ilvl w:val="0"/>
          <w:numId w:val="193"/>
        </w:numPr>
        <w:rPr>
          <w:lang w:val="en-US"/>
        </w:rPr>
      </w:pPr>
      <w:r w:rsidRPr="00C352F5">
        <w:rPr>
          <w:lang w:val="en-US"/>
        </w:rPr>
        <w:t xml:space="preserve">Text Proposal 4-1-v2 (for 38.214 v17.1.0, clause 5.1.4.2) in section 5 of </w:t>
      </w:r>
      <w:hyperlink r:id="rId1219" w:history="1">
        <w:r w:rsidR="000B5C49">
          <w:rPr>
            <w:rStyle w:val="Hyperlink"/>
            <w:lang w:val="en-US"/>
          </w:rPr>
          <w:t>R1-2205169</w:t>
        </w:r>
      </w:hyperlink>
      <w:r w:rsidRPr="00C352F5">
        <w:rPr>
          <w:lang w:val="en-US"/>
        </w:rPr>
        <w:t xml:space="preserve"> is endorsed.</w:t>
      </w:r>
    </w:p>
    <w:p w14:paraId="7487448A" w14:textId="6905C5DE" w:rsidR="00C352F5" w:rsidRPr="00C352F5" w:rsidRDefault="00C352F5" w:rsidP="00CF6E6D">
      <w:pPr>
        <w:pStyle w:val="ListParagraph"/>
        <w:numPr>
          <w:ilvl w:val="0"/>
          <w:numId w:val="193"/>
        </w:numPr>
        <w:rPr>
          <w:lang w:val="en-US"/>
        </w:rPr>
      </w:pPr>
      <w:r w:rsidRPr="00C352F5">
        <w:rPr>
          <w:lang w:val="en-US"/>
        </w:rPr>
        <w:t xml:space="preserve">Text Proposal 4-2-v2 (for 38.214 v17.1.0, clause 5.1.4.2) in section 5 of </w:t>
      </w:r>
      <w:hyperlink r:id="rId1220" w:history="1">
        <w:r w:rsidR="000B5C49">
          <w:rPr>
            <w:rStyle w:val="Hyperlink"/>
            <w:lang w:val="en-US"/>
          </w:rPr>
          <w:t>R1-2205169</w:t>
        </w:r>
      </w:hyperlink>
      <w:r w:rsidRPr="00C352F5">
        <w:rPr>
          <w:lang w:val="en-US"/>
        </w:rPr>
        <w:t xml:space="preserve"> is endorsed.</w:t>
      </w:r>
    </w:p>
    <w:p w14:paraId="0D6730DB" w14:textId="591941EA" w:rsidR="00C352F5" w:rsidRPr="00C352F5" w:rsidRDefault="00C352F5" w:rsidP="00CF6E6D">
      <w:pPr>
        <w:pStyle w:val="ListParagraph"/>
        <w:numPr>
          <w:ilvl w:val="0"/>
          <w:numId w:val="193"/>
        </w:numPr>
        <w:rPr>
          <w:lang w:val="en-US"/>
        </w:rPr>
      </w:pPr>
      <w:r w:rsidRPr="00C352F5">
        <w:rPr>
          <w:lang w:val="en-US"/>
        </w:rPr>
        <w:t xml:space="preserve">Text Proposal 4-3-v2 (for 38.214 v17.1.0, clause 5.1.4.2) in section 5 of </w:t>
      </w:r>
      <w:hyperlink r:id="rId1221" w:history="1">
        <w:r w:rsidR="000B5C49">
          <w:rPr>
            <w:rStyle w:val="Hyperlink"/>
            <w:lang w:val="en-US"/>
          </w:rPr>
          <w:t>R1-2205169</w:t>
        </w:r>
      </w:hyperlink>
      <w:r w:rsidRPr="00C352F5">
        <w:rPr>
          <w:lang w:val="en-US"/>
        </w:rPr>
        <w:t xml:space="preserve"> is endorsed.</w:t>
      </w:r>
    </w:p>
    <w:p w14:paraId="443CA43D" w14:textId="2C47F6CC" w:rsidR="00C352F5" w:rsidRPr="00C352F5" w:rsidRDefault="00C352F5" w:rsidP="00CF6E6D">
      <w:pPr>
        <w:pStyle w:val="ListParagraph"/>
        <w:numPr>
          <w:ilvl w:val="0"/>
          <w:numId w:val="193"/>
        </w:numPr>
        <w:rPr>
          <w:lang w:val="en-US"/>
        </w:rPr>
      </w:pPr>
      <w:r w:rsidRPr="00C352F5">
        <w:rPr>
          <w:lang w:val="en-US"/>
        </w:rPr>
        <w:t xml:space="preserve">Text Proposal 4-4-v2 (for 38.214 v17.1.0, clause 5.1.4.1) in section 5 of </w:t>
      </w:r>
      <w:hyperlink r:id="rId1222" w:history="1">
        <w:r w:rsidR="000B5C49">
          <w:rPr>
            <w:rStyle w:val="Hyperlink"/>
            <w:lang w:val="en-US"/>
          </w:rPr>
          <w:t>R1-2205169</w:t>
        </w:r>
      </w:hyperlink>
      <w:r w:rsidRPr="00C352F5">
        <w:rPr>
          <w:lang w:val="en-US"/>
        </w:rPr>
        <w:t xml:space="preserve"> is endorsed.</w:t>
      </w:r>
    </w:p>
    <w:p w14:paraId="6A7D3B06" w14:textId="603A8AD2" w:rsidR="00C352F5" w:rsidRPr="00C352F5" w:rsidRDefault="00C352F5" w:rsidP="00CF6E6D">
      <w:pPr>
        <w:pStyle w:val="ListParagraph"/>
        <w:numPr>
          <w:ilvl w:val="0"/>
          <w:numId w:val="193"/>
        </w:numPr>
        <w:rPr>
          <w:lang w:val="en-US"/>
        </w:rPr>
      </w:pPr>
      <w:r w:rsidRPr="00C352F5">
        <w:rPr>
          <w:lang w:val="en-US"/>
        </w:rPr>
        <w:t xml:space="preserve">Text Proposal 5-1-v2 (for 38.214 v17.1.0, clause 5.1.3.2) in section 5 of </w:t>
      </w:r>
      <w:hyperlink r:id="rId1223" w:history="1">
        <w:r w:rsidR="000B5C49">
          <w:rPr>
            <w:rStyle w:val="Hyperlink"/>
            <w:lang w:val="en-US"/>
          </w:rPr>
          <w:t>R1-2205169</w:t>
        </w:r>
      </w:hyperlink>
      <w:r w:rsidRPr="00C352F5">
        <w:rPr>
          <w:lang w:val="en-US"/>
        </w:rPr>
        <w:t xml:space="preserve"> is endorsed.</w:t>
      </w:r>
    </w:p>
    <w:p w14:paraId="1206A69E" w14:textId="77777777" w:rsidR="00C352F5" w:rsidRPr="00C352F5" w:rsidRDefault="00C352F5" w:rsidP="00C352F5">
      <w:pPr>
        <w:rPr>
          <w:lang w:val="en-US" w:eastAsia="zh-CN"/>
        </w:rPr>
      </w:pPr>
      <w:r w:rsidRPr="00C352F5">
        <w:rPr>
          <w:highlight w:val="green"/>
          <w:lang w:val="en-US" w:eastAsia="zh-CN"/>
        </w:rPr>
        <w:t>Agreement</w:t>
      </w:r>
    </w:p>
    <w:p w14:paraId="2432B58B" w14:textId="77777777" w:rsidR="00C352F5" w:rsidRPr="00C352F5" w:rsidRDefault="00C352F5" w:rsidP="00C352F5">
      <w:pPr>
        <w:rPr>
          <w:lang w:val="en-US" w:eastAsia="zh-CN"/>
        </w:rPr>
      </w:pPr>
      <w:r w:rsidRPr="00C352F5">
        <w:rPr>
          <w:lang w:val="en-US" w:eastAsia="zh-CN"/>
        </w:rPr>
        <w:t xml:space="preserve">For PTM based SPS PDSCH retransmission, the repetition number is determined by </w:t>
      </w:r>
      <w:r w:rsidRPr="00C352F5">
        <w:rPr>
          <w:i/>
          <w:iCs/>
          <w:lang w:val="en-US" w:eastAsia="zh-CN"/>
        </w:rPr>
        <w:t>pdsch-AggregationFactor</w:t>
      </w:r>
      <w:r w:rsidRPr="00C352F5">
        <w:rPr>
          <w:lang w:val="en-US" w:eastAsia="zh-CN"/>
        </w:rPr>
        <w:t xml:space="preserve"> in </w:t>
      </w:r>
      <w:r w:rsidRPr="00C352F5">
        <w:rPr>
          <w:rStyle w:val="Emphasis"/>
          <w:rFonts w:ascii="Times New Roman" w:hAnsi="Times New Roman"/>
          <w:sz w:val="21"/>
          <w:szCs w:val="21"/>
          <w:lang w:val="en-US" w:eastAsia="zh-CN"/>
        </w:rPr>
        <w:t>SPS-Config-Multicast</w:t>
      </w:r>
      <w:r w:rsidRPr="00C352F5">
        <w:rPr>
          <w:lang w:val="en-US" w:eastAsia="zh-CN"/>
        </w:rPr>
        <w:t>.</w:t>
      </w:r>
    </w:p>
    <w:p w14:paraId="486B6D89" w14:textId="5F795E5D" w:rsidR="00C352F5" w:rsidRDefault="00C352F5" w:rsidP="00C352F5">
      <w:pPr>
        <w:rPr>
          <w:lang w:val="en-US"/>
        </w:rPr>
      </w:pPr>
    </w:p>
    <w:p w14:paraId="249F6E2C" w14:textId="77777777" w:rsidR="00C352F5" w:rsidRDefault="00C352F5" w:rsidP="00C352F5">
      <w:r w:rsidRPr="00C352F5">
        <w:rPr>
          <w:highlight w:val="green"/>
        </w:rPr>
        <w:t>Agreement</w:t>
      </w:r>
    </w:p>
    <w:p w14:paraId="5C560B04" w14:textId="3F4FF415" w:rsidR="00C352F5" w:rsidRPr="00C352F5" w:rsidRDefault="00C352F5" w:rsidP="00CF6E6D">
      <w:pPr>
        <w:pStyle w:val="ListParagraph"/>
        <w:numPr>
          <w:ilvl w:val="0"/>
          <w:numId w:val="194"/>
        </w:numPr>
        <w:rPr>
          <w:lang w:val="en-US"/>
        </w:rPr>
      </w:pPr>
      <w:r w:rsidRPr="00C352F5">
        <w:rPr>
          <w:lang w:val="en-US"/>
        </w:rPr>
        <w:t xml:space="preserve">Text Proposal 3-3-1-v2 (for 38.214 v17.1.0, clause 5.1.4.1) in section 5 of </w:t>
      </w:r>
      <w:hyperlink r:id="rId1224" w:history="1">
        <w:r w:rsidR="000B5C49">
          <w:rPr>
            <w:rStyle w:val="Hyperlink"/>
            <w:lang w:val="en-US"/>
          </w:rPr>
          <w:t>R1-2205169</w:t>
        </w:r>
      </w:hyperlink>
      <w:r w:rsidRPr="00C352F5">
        <w:rPr>
          <w:lang w:val="en-US"/>
        </w:rPr>
        <w:t xml:space="preserve"> is endorsed.</w:t>
      </w:r>
    </w:p>
    <w:p w14:paraId="2BFC136A" w14:textId="4DCEAE12" w:rsidR="00C352F5" w:rsidRPr="00C352F5" w:rsidRDefault="00C352F5" w:rsidP="00CF6E6D">
      <w:pPr>
        <w:pStyle w:val="ListParagraph"/>
        <w:numPr>
          <w:ilvl w:val="0"/>
          <w:numId w:val="194"/>
        </w:numPr>
        <w:rPr>
          <w:lang w:val="en-US"/>
        </w:rPr>
      </w:pPr>
      <w:r w:rsidRPr="003E059F">
        <w:rPr>
          <w:strike/>
          <w:lang w:val="en-US"/>
        </w:rPr>
        <w:t xml:space="preserve">Text Proposal 8-2-v2 (for 38.213 v17.1.0, clause 10.1) in section 5 of </w:t>
      </w:r>
      <w:hyperlink r:id="rId1225" w:history="1">
        <w:r w:rsidR="000B5C49">
          <w:rPr>
            <w:rStyle w:val="Hyperlink"/>
            <w:strike/>
            <w:lang w:val="en-US"/>
          </w:rPr>
          <w:t>R1-2205169</w:t>
        </w:r>
      </w:hyperlink>
      <w:r w:rsidRPr="003E059F">
        <w:rPr>
          <w:strike/>
          <w:lang w:val="en-US"/>
        </w:rPr>
        <w:t xml:space="preserve"> is endorsed</w:t>
      </w:r>
      <w:r w:rsidRPr="00C352F5">
        <w:rPr>
          <w:lang w:val="en-US"/>
        </w:rPr>
        <w:t>.</w:t>
      </w:r>
      <w:r w:rsidR="003E059F">
        <w:rPr>
          <w:lang w:val="en-US"/>
        </w:rPr>
        <w:t xml:space="preserve"> (Note)</w:t>
      </w:r>
    </w:p>
    <w:p w14:paraId="0772E9DF" w14:textId="26F2A593" w:rsidR="00C352F5" w:rsidRPr="00C352F5" w:rsidRDefault="00C352F5" w:rsidP="00CF6E6D">
      <w:pPr>
        <w:pStyle w:val="ListParagraph"/>
        <w:numPr>
          <w:ilvl w:val="0"/>
          <w:numId w:val="194"/>
        </w:numPr>
        <w:rPr>
          <w:lang w:val="en-US"/>
        </w:rPr>
      </w:pPr>
      <w:r w:rsidRPr="00C352F5">
        <w:rPr>
          <w:lang w:val="en-US"/>
        </w:rPr>
        <w:t xml:space="preserve">Text Proposal 9-1-v2 (for 38.213 v17.1.0, clause 10.1) in section 5 of </w:t>
      </w:r>
      <w:hyperlink r:id="rId1226" w:history="1">
        <w:r w:rsidR="000B5C49">
          <w:rPr>
            <w:rStyle w:val="Hyperlink"/>
            <w:lang w:val="en-US"/>
          </w:rPr>
          <w:t>R1-2205169</w:t>
        </w:r>
      </w:hyperlink>
      <w:r w:rsidRPr="00C352F5">
        <w:rPr>
          <w:lang w:val="en-US"/>
        </w:rPr>
        <w:t xml:space="preserve"> is endorsed.</w:t>
      </w:r>
    </w:p>
    <w:p w14:paraId="5E82C3F0" w14:textId="73AFA54C" w:rsidR="00C352F5" w:rsidRPr="00C352F5" w:rsidRDefault="003E059F" w:rsidP="00C352F5">
      <w:pPr>
        <w:rPr>
          <w:lang w:val="en-US"/>
        </w:rPr>
      </w:pPr>
      <w:r w:rsidRPr="003E059F">
        <w:rPr>
          <w:highlight w:val="magenta"/>
          <w:lang w:val="en-US"/>
        </w:rPr>
        <w:t>Note:</w:t>
      </w:r>
      <w:r>
        <w:rPr>
          <w:lang w:val="en-US"/>
        </w:rPr>
        <w:t xml:space="preserve"> </w:t>
      </w:r>
      <w:r w:rsidRPr="003E059F">
        <w:rPr>
          <w:lang w:val="en-US"/>
        </w:rPr>
        <w:t xml:space="preserve">TP </w:t>
      </w:r>
      <w:r w:rsidRPr="00C352F5">
        <w:rPr>
          <w:lang w:val="en-US"/>
        </w:rPr>
        <w:t>8-2-v2</w:t>
      </w:r>
      <w:r>
        <w:rPr>
          <w:lang w:val="en-US"/>
        </w:rPr>
        <w:t xml:space="preserve"> </w:t>
      </w:r>
      <w:r w:rsidRPr="003E059F">
        <w:rPr>
          <w:lang w:val="en-US"/>
        </w:rPr>
        <w:t>already exists in v17.1.0 (pro</w:t>
      </w:r>
      <w:r>
        <w:rPr>
          <w:lang w:val="en-US"/>
        </w:rPr>
        <w:t xml:space="preserve">posed TP based on early </w:t>
      </w:r>
      <w:r w:rsidRPr="003E059F">
        <w:rPr>
          <w:lang w:val="en-US"/>
        </w:rPr>
        <w:t>v17.0.0).</w:t>
      </w:r>
    </w:p>
    <w:p w14:paraId="59A3AECE" w14:textId="77777777" w:rsidR="00C352F5" w:rsidRPr="00C352F5" w:rsidRDefault="00C352F5" w:rsidP="00C352F5">
      <w:pPr>
        <w:rPr>
          <w:lang w:val="en-US"/>
        </w:rPr>
      </w:pPr>
    </w:p>
    <w:p w14:paraId="6A067861" w14:textId="77777777" w:rsidR="00A731CD" w:rsidRPr="00C352F5" w:rsidRDefault="00A731CD" w:rsidP="00A731CD">
      <w:pPr>
        <w:rPr>
          <w:lang w:val="en-US"/>
        </w:rPr>
      </w:pPr>
    </w:p>
    <w:p w14:paraId="776465F6" w14:textId="23244658" w:rsidR="00A731CD" w:rsidRPr="003E059F" w:rsidRDefault="001B5688" w:rsidP="00A731CD">
      <w:pPr>
        <w:rPr>
          <w:b/>
          <w:bCs/>
        </w:rPr>
      </w:pPr>
      <w:hyperlink r:id="rId1227" w:history="1">
        <w:r w:rsidR="000B5C49">
          <w:rPr>
            <w:rStyle w:val="Hyperlink"/>
            <w:b/>
            <w:bCs/>
          </w:rPr>
          <w:t>R1-2205368</w:t>
        </w:r>
      </w:hyperlink>
      <w:r w:rsidR="00A731CD" w:rsidRPr="003E059F">
        <w:rPr>
          <w:b/>
          <w:bCs/>
        </w:rPr>
        <w:tab/>
        <w:t>Draft LS on TCI indication in multicast DCI</w:t>
      </w:r>
      <w:r w:rsidR="00A731CD" w:rsidRPr="003E059F">
        <w:rPr>
          <w:b/>
          <w:bCs/>
        </w:rPr>
        <w:tab/>
        <w:t>Moderator (CMCC)</w:t>
      </w:r>
    </w:p>
    <w:p w14:paraId="454A206A" w14:textId="0460A0CA" w:rsidR="0026609F" w:rsidRDefault="003E059F" w:rsidP="00A731CD">
      <w:r w:rsidRPr="003E059F">
        <w:rPr>
          <w:b/>
          <w:bCs/>
        </w:rPr>
        <w:t>Decision:</w:t>
      </w:r>
      <w:r>
        <w:t xml:space="preserve"> As per email decision posted on May 17</w:t>
      </w:r>
      <w:r w:rsidRPr="003E059F">
        <w:rPr>
          <w:vertAlign w:val="superscript"/>
        </w:rPr>
        <w:t>th</w:t>
      </w:r>
      <w:r>
        <w:t xml:space="preserve">, the draft LS is endorsed. Final version is </w:t>
      </w:r>
      <w:r w:rsidRPr="003E059F">
        <w:rPr>
          <w:highlight w:val="green"/>
        </w:rPr>
        <w:t xml:space="preserve">approved in </w:t>
      </w:r>
      <w:r w:rsidR="00A731CD" w:rsidRPr="003E059F">
        <w:rPr>
          <w:highlight w:val="green"/>
        </w:rPr>
        <w:t>1-2205369</w:t>
      </w:r>
      <w:r>
        <w:t>.</w:t>
      </w:r>
    </w:p>
    <w:p w14:paraId="0A0521EE" w14:textId="57F40565" w:rsidR="00425598" w:rsidRDefault="00425598" w:rsidP="00A731CD"/>
    <w:p w14:paraId="477FEA9A" w14:textId="77777777" w:rsidR="00425598" w:rsidRDefault="00425598" w:rsidP="00A731CD"/>
    <w:p w14:paraId="5FA5A0A7" w14:textId="7F1A1993" w:rsidR="00425598" w:rsidRDefault="001B5688" w:rsidP="00425598">
      <w:hyperlink r:id="rId1228" w:history="1">
        <w:r w:rsidR="000B5C49">
          <w:rPr>
            <w:rStyle w:val="Hyperlink"/>
          </w:rPr>
          <w:t>R1-2205170</w:t>
        </w:r>
      </w:hyperlink>
      <w:r w:rsidR="00425598">
        <w:tab/>
        <w:t>Summary#2 on mechanisms to support broadcast/multicast for RRC_CONNECTED/RRC_IDLE/ RRC_INACTIVE UEs</w:t>
      </w:r>
      <w:r w:rsidR="00425598">
        <w:tab/>
        <w:t>Moderator (CMCC)</w:t>
      </w:r>
    </w:p>
    <w:p w14:paraId="4B0DEF1E" w14:textId="007CA56A" w:rsidR="00CF012E" w:rsidRDefault="00CF012E" w:rsidP="00425598">
      <w:r w:rsidRPr="003E059F">
        <w:rPr>
          <w:b/>
          <w:bCs/>
        </w:rPr>
        <w:t>Decision:</w:t>
      </w:r>
      <w:r>
        <w:t xml:space="preserve"> As per email decision posted on May 21</w:t>
      </w:r>
      <w:r w:rsidRPr="00CF012E">
        <w:rPr>
          <w:vertAlign w:val="superscript"/>
        </w:rPr>
        <w:t>st</w:t>
      </w:r>
      <w:r>
        <w:t>,</w:t>
      </w:r>
    </w:p>
    <w:p w14:paraId="7E15477A" w14:textId="77777777" w:rsidR="00CF012E" w:rsidRPr="00CF012E" w:rsidRDefault="00CF012E" w:rsidP="00CF012E">
      <w:pPr>
        <w:rPr>
          <w:rFonts w:eastAsia="SimSun"/>
          <w:lang w:eastAsia="zh-CN"/>
        </w:rPr>
      </w:pPr>
      <w:bookmarkStart w:id="198" w:name="_Hlk104066444"/>
      <w:r w:rsidRPr="00CF012E">
        <w:rPr>
          <w:rFonts w:eastAsia="SimSun"/>
          <w:highlight w:val="green"/>
          <w:lang w:eastAsia="zh-CN"/>
        </w:rPr>
        <w:t>Agreement</w:t>
      </w:r>
    </w:p>
    <w:p w14:paraId="116408F6" w14:textId="77777777" w:rsidR="00CF012E" w:rsidRPr="00E15E3F" w:rsidRDefault="00CF012E" w:rsidP="00CF012E">
      <w:pPr>
        <w:jc w:val="both"/>
        <w:rPr>
          <w:rFonts w:ascii="Times New Roman" w:hAnsi="Times New Roman"/>
          <w:szCs w:val="20"/>
        </w:rPr>
      </w:pPr>
      <w:r w:rsidRPr="00E15E3F">
        <w:rPr>
          <w:rFonts w:ascii="Times New Roman" w:hAnsi="Times New Roman"/>
          <w:szCs w:val="20"/>
        </w:rPr>
        <w:t>For the FDMed or TDMed unicast PDSCH and group-common PDSCH capability of RRC_CONNECTED UE, the group-common PDSCH can be multicast group-common PDSCH or broadcast group-common PDSCH.</w:t>
      </w:r>
    </w:p>
    <w:p w14:paraId="45B87FBC" w14:textId="77777777" w:rsidR="00CF012E" w:rsidRPr="00E15E3F" w:rsidRDefault="00CF012E" w:rsidP="00CF6E6D">
      <w:pPr>
        <w:pStyle w:val="ListParagraph"/>
        <w:numPr>
          <w:ilvl w:val="0"/>
          <w:numId w:val="453"/>
        </w:numPr>
      </w:pPr>
      <w:r w:rsidRPr="00E15E3F">
        <w:t>FFS single or separate UE capability for multicast and broadcast for intra-slot TDM unicast PDSCH and group-common PDSCH</w:t>
      </w:r>
    </w:p>
    <w:p w14:paraId="52093C3E" w14:textId="77777777" w:rsidR="00CF012E" w:rsidRPr="00E15E3F" w:rsidRDefault="00CF012E" w:rsidP="00CF6E6D">
      <w:pPr>
        <w:pStyle w:val="ListParagraph"/>
        <w:numPr>
          <w:ilvl w:val="0"/>
          <w:numId w:val="453"/>
        </w:numPr>
      </w:pPr>
      <w:r w:rsidRPr="00E15E3F">
        <w:t>Note 1: For the TDMed case, the maximum number of TDMed PDSCH receptions capability in a slot per CC is kept as for Rel-15/Rel-16</w:t>
      </w:r>
    </w:p>
    <w:p w14:paraId="4758F469" w14:textId="77777777" w:rsidR="00CF012E" w:rsidRPr="00E15E3F" w:rsidRDefault="00CF012E" w:rsidP="00CF6E6D">
      <w:pPr>
        <w:pStyle w:val="ListParagraph"/>
        <w:numPr>
          <w:ilvl w:val="0"/>
          <w:numId w:val="453"/>
        </w:numPr>
      </w:pPr>
      <w:r w:rsidRPr="00E15E3F">
        <w:t>Note 2: For the FDMed case, only one unicast PDSCH and one group common PDSCH in a slot per CC is supported</w:t>
      </w:r>
    </w:p>
    <w:p w14:paraId="6D5B44FD" w14:textId="77777777" w:rsidR="00CF012E" w:rsidRPr="00CF012E" w:rsidRDefault="00CF012E" w:rsidP="00CF012E">
      <w:pPr>
        <w:rPr>
          <w:rFonts w:eastAsia="SimSun"/>
          <w:u w:val="single"/>
          <w:lang w:val="en-US" w:eastAsia="zh-CN"/>
        </w:rPr>
      </w:pPr>
      <w:r w:rsidRPr="00CF012E">
        <w:rPr>
          <w:rFonts w:eastAsia="SimSun" w:hint="eastAsia"/>
          <w:u w:val="single"/>
          <w:lang w:eastAsia="zh-CN"/>
        </w:rPr>
        <w:t>Conclusion</w:t>
      </w:r>
    </w:p>
    <w:p w14:paraId="6172805D" w14:textId="77777777" w:rsidR="00CF012E" w:rsidRPr="00E15E3F" w:rsidRDefault="00CF012E" w:rsidP="00CF012E">
      <w:pPr>
        <w:jc w:val="both"/>
        <w:rPr>
          <w:rFonts w:ascii="Times New Roman" w:hAnsi="Times New Roman"/>
          <w:szCs w:val="20"/>
        </w:rPr>
      </w:pPr>
      <w:r w:rsidRPr="00E15E3F">
        <w:rPr>
          <w:rFonts w:ascii="Times New Roman" w:hAnsi="Times New Roman"/>
          <w:szCs w:val="20"/>
        </w:rPr>
        <w:t>For FDM between one unicast PDSCH and one group-common PDSCH in a slot, only case 1 in the following cases is supported.</w:t>
      </w:r>
    </w:p>
    <w:p w14:paraId="00B363B4" w14:textId="77777777" w:rsidR="00CF012E" w:rsidRPr="00E15E3F" w:rsidRDefault="00CF012E" w:rsidP="00CF6E6D">
      <w:pPr>
        <w:pStyle w:val="ListParagraph"/>
        <w:numPr>
          <w:ilvl w:val="0"/>
          <w:numId w:val="454"/>
        </w:numPr>
      </w:pPr>
      <w:r w:rsidRPr="00E15E3F">
        <w:t>Case 1: the unicast PDSCH and the group-common PDSCH in a slot are partially or fully overlapping in time domain and non-overlapping in frequency domain</w:t>
      </w:r>
    </w:p>
    <w:p w14:paraId="7D04A3CA" w14:textId="77777777" w:rsidR="00CF012E" w:rsidRPr="00E15E3F" w:rsidRDefault="00CF012E" w:rsidP="00CF6E6D">
      <w:pPr>
        <w:pStyle w:val="ListParagraph"/>
        <w:numPr>
          <w:ilvl w:val="0"/>
          <w:numId w:val="454"/>
        </w:numPr>
      </w:pPr>
      <w:r w:rsidRPr="00E15E3F">
        <w:t xml:space="preserve">Case 2: the unicast PDSCH and the group-common PDSCH in a slot are non-overlapping in time domain and non-overlapping in frequency domain </w:t>
      </w:r>
    </w:p>
    <w:p w14:paraId="360C6D74" w14:textId="77777777" w:rsidR="00CF012E" w:rsidRPr="00E15E3F" w:rsidRDefault="00CF012E" w:rsidP="00CF6E6D">
      <w:pPr>
        <w:pStyle w:val="ListParagraph"/>
        <w:numPr>
          <w:ilvl w:val="0"/>
          <w:numId w:val="454"/>
        </w:numPr>
      </w:pPr>
      <w:r w:rsidRPr="00E15E3F">
        <w:t>Case 3: the unicast PDSCH and the group-common PDSCH in a slot are non-overlapping in time domain and overlapping in frequency domain</w:t>
      </w:r>
    </w:p>
    <w:bookmarkEnd w:id="198"/>
    <w:p w14:paraId="48E271EE" w14:textId="390F0EF7" w:rsidR="00CF012E" w:rsidRDefault="00CF012E" w:rsidP="00425598"/>
    <w:p w14:paraId="0E9D56DC" w14:textId="0C4B6947" w:rsidR="00CF012E" w:rsidRDefault="00CF012E" w:rsidP="00425598">
      <w:r>
        <w:t xml:space="preserve">Final summary in </w:t>
      </w:r>
      <w:hyperlink r:id="rId1229" w:history="1">
        <w:r w:rsidR="000B5C49">
          <w:rPr>
            <w:rStyle w:val="Hyperlink"/>
          </w:rPr>
          <w:t>R1-2205171</w:t>
        </w:r>
      </w:hyperlink>
      <w:r>
        <w:t>.</w:t>
      </w:r>
    </w:p>
    <w:p w14:paraId="3E02B7AB" w14:textId="63FAD23A" w:rsidR="007D7F59" w:rsidRDefault="007D7F59" w:rsidP="00A05659">
      <w:pPr>
        <w:pStyle w:val="Heading2"/>
      </w:pPr>
      <w:bookmarkStart w:id="199" w:name="_Toc101357011"/>
      <w:bookmarkStart w:id="200" w:name="_Toc105521349"/>
      <w:r w:rsidRPr="00D1420E">
        <w:t>Maintenance on NR Dynamic spectrum sharing (DSS)</w:t>
      </w:r>
      <w:bookmarkEnd w:id="199"/>
      <w:bookmarkEnd w:id="200"/>
    </w:p>
    <w:p w14:paraId="5AF19A67" w14:textId="29FFE095" w:rsidR="001A1F25" w:rsidRPr="001A1F25" w:rsidRDefault="001B5688" w:rsidP="001A1F25">
      <w:pPr>
        <w:rPr>
          <w:b/>
          <w:bCs/>
        </w:rPr>
      </w:pPr>
      <w:hyperlink r:id="rId1230" w:history="1">
        <w:r w:rsidR="000B5C49">
          <w:rPr>
            <w:rStyle w:val="Hyperlink"/>
            <w:b/>
            <w:bCs/>
          </w:rPr>
          <w:t>R1-2205570</w:t>
        </w:r>
      </w:hyperlink>
      <w:r w:rsidR="001A1F25" w:rsidRPr="001A1F25">
        <w:rPr>
          <w:b/>
          <w:bCs/>
        </w:rPr>
        <w:tab/>
        <w:t>Session notes for 8.13 (Maintenance on NR Dynamic spectrum sharing (DSS))</w:t>
      </w:r>
      <w:r w:rsidR="001A1F25" w:rsidRPr="001A1F25">
        <w:rPr>
          <w:b/>
          <w:bCs/>
        </w:rPr>
        <w:tab/>
        <w:t>Ad-hoc Chair (CMCC)</w:t>
      </w:r>
    </w:p>
    <w:p w14:paraId="285FEBEA" w14:textId="02EA389E" w:rsidR="001A1F25" w:rsidRDefault="001A1F25" w:rsidP="001A1F25"/>
    <w:p w14:paraId="797CB5BD" w14:textId="2E337C9F" w:rsidR="00CF012E" w:rsidRPr="00CF012E" w:rsidRDefault="001B5688" w:rsidP="00CF012E">
      <w:pPr>
        <w:rPr>
          <w:b/>
          <w:bCs/>
        </w:rPr>
      </w:pPr>
      <w:hyperlink r:id="rId1231" w:history="1">
        <w:r w:rsidR="000B5C49">
          <w:rPr>
            <w:rStyle w:val="Hyperlink"/>
            <w:b/>
            <w:bCs/>
          </w:rPr>
          <w:t>R1-2205179</w:t>
        </w:r>
      </w:hyperlink>
      <w:r w:rsidR="00CF012E" w:rsidRPr="00CF012E">
        <w:rPr>
          <w:b/>
          <w:bCs/>
        </w:rPr>
        <w:tab/>
        <w:t>[109-e-Prep-AI8.13 fMR-DC/CA Enh] Prep phase summary of further MR-DC/CA Enhancement</w:t>
      </w:r>
      <w:r w:rsidR="00CF012E" w:rsidRPr="00CF012E">
        <w:rPr>
          <w:b/>
          <w:bCs/>
        </w:rPr>
        <w:tab/>
        <w:t>Moderator (Huawei)</w:t>
      </w:r>
    </w:p>
    <w:p w14:paraId="6E8AB93F" w14:textId="62F1FC53" w:rsidR="001A1F25" w:rsidRPr="00CF012E" w:rsidRDefault="001B5688" w:rsidP="00CF012E">
      <w:pPr>
        <w:rPr>
          <w:b/>
          <w:bCs/>
        </w:rPr>
      </w:pPr>
      <w:hyperlink r:id="rId1232" w:history="1">
        <w:r w:rsidR="000B5C49">
          <w:rPr>
            <w:rStyle w:val="Hyperlink"/>
            <w:b/>
            <w:bCs/>
          </w:rPr>
          <w:t>R1-2205192</w:t>
        </w:r>
      </w:hyperlink>
      <w:r w:rsidR="00CF012E" w:rsidRPr="00CF012E">
        <w:rPr>
          <w:b/>
          <w:bCs/>
        </w:rPr>
        <w:tab/>
        <w:t>Summary of [109-e-Prep-AI8.13 DSS]</w:t>
      </w:r>
      <w:r w:rsidR="00CF012E" w:rsidRPr="00CF012E">
        <w:rPr>
          <w:b/>
          <w:bCs/>
        </w:rPr>
        <w:tab/>
        <w:t>Moderator (Ericsson)</w:t>
      </w:r>
    </w:p>
    <w:p w14:paraId="527E9E9E" w14:textId="77777777" w:rsidR="00CF012E" w:rsidRPr="001A1F25" w:rsidRDefault="00CF012E" w:rsidP="00CF012E"/>
    <w:p w14:paraId="6E5E096F" w14:textId="0228B5CD" w:rsidR="007D7F59" w:rsidRPr="00CF012E" w:rsidRDefault="001B5688" w:rsidP="007D7F59">
      <w:hyperlink r:id="rId1233" w:history="1">
        <w:r w:rsidR="000B5C49">
          <w:rPr>
            <w:rStyle w:val="Hyperlink"/>
          </w:rPr>
          <w:t>R1-2203102</w:t>
        </w:r>
      </w:hyperlink>
      <w:r w:rsidR="007D7F59" w:rsidRPr="00CF012E">
        <w:tab/>
        <w:t>Discussion on NR Dynamic spectrum sharing</w:t>
      </w:r>
      <w:r w:rsidR="007D7F59" w:rsidRPr="00CF012E">
        <w:tab/>
        <w:t>Huawei, HiSilicon</w:t>
      </w:r>
    </w:p>
    <w:p w14:paraId="289CCF2D" w14:textId="6DC31E0E" w:rsidR="007D7F59" w:rsidRPr="00CF012E" w:rsidRDefault="001B5688" w:rsidP="007D7F59">
      <w:hyperlink r:id="rId1234" w:history="1">
        <w:r w:rsidR="000B5C49">
          <w:rPr>
            <w:rStyle w:val="Hyperlink"/>
          </w:rPr>
          <w:t>R1-2203196</w:t>
        </w:r>
      </w:hyperlink>
      <w:r w:rsidR="007D7F59" w:rsidRPr="00CF012E">
        <w:tab/>
        <w:t>Maintenance of DSS and MR-DC</w:t>
      </w:r>
      <w:r w:rsidR="007D7F59" w:rsidRPr="00CF012E">
        <w:tab/>
        <w:t>ZTE</w:t>
      </w:r>
    </w:p>
    <w:p w14:paraId="22C4C1E6" w14:textId="414EB98D" w:rsidR="007D7F59" w:rsidRPr="00CF012E" w:rsidRDefault="001B5688" w:rsidP="007D7F59">
      <w:hyperlink r:id="rId1235" w:history="1">
        <w:r w:rsidR="000B5C49">
          <w:rPr>
            <w:rStyle w:val="Hyperlink"/>
          </w:rPr>
          <w:t>R1-2203528</w:t>
        </w:r>
      </w:hyperlink>
      <w:r w:rsidR="007D7F59" w:rsidRPr="00CF012E">
        <w:tab/>
        <w:t>Maintenance on Scell scheduling Pcell</w:t>
      </w:r>
      <w:r w:rsidR="007D7F59" w:rsidRPr="00CF012E">
        <w:tab/>
        <w:t>vivo</w:t>
      </w:r>
    </w:p>
    <w:p w14:paraId="714F5225" w14:textId="21E2DC57" w:rsidR="007D7F59" w:rsidRPr="00CF012E" w:rsidRDefault="001B5688" w:rsidP="007D7F59">
      <w:hyperlink r:id="rId1236" w:history="1">
        <w:r w:rsidR="000B5C49">
          <w:rPr>
            <w:rStyle w:val="Hyperlink"/>
          </w:rPr>
          <w:t>R1-2203876</w:t>
        </w:r>
      </w:hyperlink>
      <w:r w:rsidR="007D7F59" w:rsidRPr="00CF012E">
        <w:tab/>
        <w:t>Remaining details of NR dynamic spectrum sharing</w:t>
      </w:r>
      <w:r w:rsidR="007D7F59" w:rsidRPr="00CF012E">
        <w:tab/>
        <w:t>Samsung</w:t>
      </w:r>
    </w:p>
    <w:p w14:paraId="0B0F3B1F" w14:textId="0FE6BD6D" w:rsidR="007D7F59" w:rsidRPr="00CF012E" w:rsidRDefault="001B5688" w:rsidP="007D7F59">
      <w:hyperlink r:id="rId1237" w:history="1">
        <w:r w:rsidR="000B5C49">
          <w:rPr>
            <w:rStyle w:val="Hyperlink"/>
          </w:rPr>
          <w:t>R1-2204005</w:t>
        </w:r>
      </w:hyperlink>
      <w:r w:rsidR="007D7F59" w:rsidRPr="00CF012E">
        <w:tab/>
        <w:t>Remaining issues of cross-carrier scheduling from sSCell to Pcell</w:t>
      </w:r>
      <w:r w:rsidR="007D7F59" w:rsidRPr="00CF012E">
        <w:tab/>
        <w:t>OPPO</w:t>
      </w:r>
    </w:p>
    <w:p w14:paraId="625BDA78" w14:textId="34FB6542" w:rsidR="007D7F59" w:rsidRPr="00CF012E" w:rsidRDefault="001B5688" w:rsidP="007D7F59">
      <w:hyperlink r:id="rId1238" w:history="1">
        <w:r w:rsidR="000B5C49">
          <w:rPr>
            <w:rStyle w:val="Hyperlink"/>
          </w:rPr>
          <w:t>R1-2204624</w:t>
        </w:r>
      </w:hyperlink>
      <w:r w:rsidR="007D7F59" w:rsidRPr="00CF012E">
        <w:tab/>
        <w:t>Remaining issues on Cross-carrier scheduling from Scell to Pcell</w:t>
      </w:r>
      <w:r w:rsidR="007D7F59" w:rsidRPr="00CF012E">
        <w:tab/>
        <w:t>LG Electronics</w:t>
      </w:r>
    </w:p>
    <w:p w14:paraId="78D90EFF" w14:textId="403BC936" w:rsidR="007D7F59" w:rsidRPr="00CF012E" w:rsidRDefault="001B5688" w:rsidP="007D7F59">
      <w:hyperlink r:id="rId1239" w:history="1">
        <w:r w:rsidR="000B5C49">
          <w:rPr>
            <w:rStyle w:val="Hyperlink"/>
          </w:rPr>
          <w:t>R1-2204694</w:t>
        </w:r>
      </w:hyperlink>
      <w:r w:rsidR="007D7F59" w:rsidRPr="00CF012E">
        <w:tab/>
        <w:t>On Cross-Carrier Scheduling from sSCell to P(S)Cell</w:t>
      </w:r>
      <w:r w:rsidR="007D7F59" w:rsidRPr="00CF012E">
        <w:tab/>
        <w:t>MediaTek Inc.</w:t>
      </w:r>
    </w:p>
    <w:p w14:paraId="3A2151EF" w14:textId="48A0F1D7" w:rsidR="007D7F59" w:rsidRPr="00CF012E" w:rsidRDefault="001B5688" w:rsidP="007D7F59">
      <w:hyperlink r:id="rId1240" w:history="1">
        <w:r w:rsidR="000B5C49">
          <w:rPr>
            <w:rStyle w:val="Hyperlink"/>
          </w:rPr>
          <w:t>R1-2204778</w:t>
        </w:r>
      </w:hyperlink>
      <w:r w:rsidR="007D7F59" w:rsidRPr="00CF012E">
        <w:tab/>
        <w:t>On SCell scheduling PCell transmissions</w:t>
      </w:r>
      <w:r w:rsidR="007D7F59" w:rsidRPr="00CF012E">
        <w:tab/>
        <w:t>Intel Corporation</w:t>
      </w:r>
    </w:p>
    <w:p w14:paraId="2B511D0F" w14:textId="73CAA70F" w:rsidR="007D7F59" w:rsidRPr="00CF012E" w:rsidRDefault="001B5688" w:rsidP="007D7F59">
      <w:hyperlink r:id="rId1241" w:history="1">
        <w:r w:rsidR="000B5C49">
          <w:rPr>
            <w:rStyle w:val="Hyperlink"/>
          </w:rPr>
          <w:t>R1-2204822</w:t>
        </w:r>
      </w:hyperlink>
      <w:r w:rsidR="007D7F59" w:rsidRPr="00CF012E">
        <w:tab/>
        <w:t>NR-DC uplink power sharing when SCG cells are deactivated</w:t>
      </w:r>
      <w:r w:rsidR="007D7F59" w:rsidRPr="00CF012E">
        <w:tab/>
        <w:t>Nokia, Nokia Shanghai Bell</w:t>
      </w:r>
    </w:p>
    <w:p w14:paraId="61D49D1E" w14:textId="4F496832" w:rsidR="007D7F59" w:rsidRPr="00CF012E" w:rsidRDefault="001B5688" w:rsidP="007D7F59">
      <w:hyperlink r:id="rId1242" w:history="1">
        <w:r w:rsidR="000B5C49">
          <w:rPr>
            <w:rStyle w:val="Hyperlink"/>
          </w:rPr>
          <w:t>R1-2204962</w:t>
        </w:r>
      </w:hyperlink>
      <w:r w:rsidR="007D7F59" w:rsidRPr="00CF012E">
        <w:tab/>
        <w:t>Maintenance for Rel-17 DSS</w:t>
      </w:r>
      <w:r w:rsidR="007D7F59" w:rsidRPr="00CF012E">
        <w:tab/>
        <w:t>Ericsson</w:t>
      </w:r>
    </w:p>
    <w:p w14:paraId="349C6B7B" w14:textId="212229A0" w:rsidR="007D7F59" w:rsidRDefault="001B5688" w:rsidP="007D7F59">
      <w:hyperlink r:id="rId1243" w:history="1">
        <w:r w:rsidR="000B5C49">
          <w:rPr>
            <w:rStyle w:val="Hyperlink"/>
          </w:rPr>
          <w:t>R1-2204996</w:t>
        </w:r>
      </w:hyperlink>
      <w:r w:rsidR="007D7F59" w:rsidRPr="00CF012E">
        <w:tab/>
        <w:t>Maintenance on NR Dynamic spectrum sharing</w:t>
      </w:r>
      <w:r w:rsidR="007D7F59" w:rsidRPr="00CF012E">
        <w:tab/>
        <w:t>Qualcomm Incorporated</w:t>
      </w:r>
    </w:p>
    <w:p w14:paraId="0638DA95" w14:textId="4E26460B" w:rsidR="00CF012E" w:rsidRDefault="00CF012E" w:rsidP="007D7F59"/>
    <w:p w14:paraId="134CC572" w14:textId="77777777" w:rsidR="00CF012E" w:rsidRPr="00CF012E" w:rsidRDefault="00CF012E" w:rsidP="00CF012E">
      <w:r w:rsidRPr="00CF012E">
        <w:t>[109-e-R17_DSS-01] – Ravi (Ericsson)</w:t>
      </w:r>
    </w:p>
    <w:p w14:paraId="23E25AA5" w14:textId="31FE0957" w:rsidR="00CF012E" w:rsidRPr="00CF012E" w:rsidRDefault="00CF012E" w:rsidP="00CF012E">
      <w:r w:rsidRPr="00CF012E">
        <w:t xml:space="preserve">Email discussion for moderator’s proposals in the FL summary </w:t>
      </w:r>
      <w:hyperlink r:id="rId1244" w:history="1">
        <w:r w:rsidR="000B5C49">
          <w:rPr>
            <w:rStyle w:val="Hyperlink"/>
          </w:rPr>
          <w:t>R1-2205192</w:t>
        </w:r>
      </w:hyperlink>
      <w:r w:rsidRPr="00CF012E">
        <w:t xml:space="preserve"> for maintenance on DSS</w:t>
      </w:r>
    </w:p>
    <w:p w14:paraId="3DBC3FB6" w14:textId="77777777" w:rsidR="00CF012E" w:rsidRPr="00CF012E" w:rsidRDefault="00CF012E" w:rsidP="00CF012E">
      <w:pPr>
        <w:numPr>
          <w:ilvl w:val="0"/>
          <w:numId w:val="65"/>
        </w:numPr>
      </w:pPr>
      <w:r w:rsidRPr="00CF012E">
        <w:t>Discussion and decision by May 18</w:t>
      </w:r>
    </w:p>
    <w:p w14:paraId="7CA11C0C" w14:textId="55CCE5CB" w:rsidR="00CF012E" w:rsidRPr="00CF012E" w:rsidRDefault="001B5688" w:rsidP="00CF012E">
      <w:pPr>
        <w:rPr>
          <w:b/>
          <w:bCs/>
        </w:rPr>
      </w:pPr>
      <w:hyperlink r:id="rId1245" w:history="1">
        <w:r w:rsidR="000B5C49">
          <w:rPr>
            <w:rStyle w:val="Hyperlink"/>
            <w:b/>
            <w:bCs/>
          </w:rPr>
          <w:t>R1-2205583</w:t>
        </w:r>
      </w:hyperlink>
      <w:r w:rsidR="00CF012E" w:rsidRPr="00CF012E">
        <w:rPr>
          <w:b/>
          <w:bCs/>
        </w:rPr>
        <w:tab/>
        <w:t>Summary of Email discussion [109-e-R17_DSS-01]</w:t>
      </w:r>
      <w:r w:rsidR="00CF012E" w:rsidRPr="00CF012E">
        <w:rPr>
          <w:b/>
          <w:bCs/>
        </w:rPr>
        <w:tab/>
        <w:t>Moderator (Ericsson)</w:t>
      </w:r>
    </w:p>
    <w:p w14:paraId="4BBDFBA2" w14:textId="2D93DA5B" w:rsidR="00CF012E" w:rsidRPr="00CF012E" w:rsidRDefault="001B5688" w:rsidP="00CF012E">
      <w:pPr>
        <w:rPr>
          <w:b/>
          <w:bCs/>
        </w:rPr>
      </w:pPr>
      <w:hyperlink r:id="rId1246" w:history="1">
        <w:r w:rsidR="000B5C49">
          <w:rPr>
            <w:rStyle w:val="Hyperlink"/>
            <w:b/>
            <w:bCs/>
          </w:rPr>
          <w:t>R1-2205584</w:t>
        </w:r>
      </w:hyperlink>
      <w:r w:rsidR="00CF012E" w:rsidRPr="00CF012E">
        <w:rPr>
          <w:b/>
          <w:bCs/>
        </w:rPr>
        <w:tab/>
        <w:t>Agreed TPs from Email discussion [109-e-R17_DSS-01]</w:t>
      </w:r>
      <w:r w:rsidR="00CF012E" w:rsidRPr="00CF012E">
        <w:rPr>
          <w:b/>
          <w:bCs/>
        </w:rPr>
        <w:tab/>
        <w:t>Moderator (Ericsson)</w:t>
      </w:r>
    </w:p>
    <w:p w14:paraId="34424524" w14:textId="34FAC6DC" w:rsidR="00CF012E" w:rsidRDefault="007E61E0" w:rsidP="00CF012E">
      <w:r w:rsidRPr="007E61E0">
        <w:rPr>
          <w:b/>
          <w:bCs/>
        </w:rPr>
        <w:t>Decision:</w:t>
      </w:r>
      <w:r>
        <w:t xml:space="preserve"> As per email decision posted on May 17</w:t>
      </w:r>
      <w:r w:rsidRPr="007E61E0">
        <w:rPr>
          <w:vertAlign w:val="superscript"/>
        </w:rPr>
        <w:t>th</w:t>
      </w:r>
      <w:r>
        <w:t>,</w:t>
      </w:r>
    </w:p>
    <w:p w14:paraId="44C47C24" w14:textId="77777777" w:rsidR="007E61E0" w:rsidRDefault="007E61E0" w:rsidP="007E61E0">
      <w:r w:rsidRPr="007E61E0">
        <w:rPr>
          <w:highlight w:val="green"/>
        </w:rPr>
        <w:t>Agreement</w:t>
      </w:r>
    </w:p>
    <w:p w14:paraId="40DB539C" w14:textId="5DB35318" w:rsidR="007E61E0" w:rsidRDefault="007E61E0" w:rsidP="00CF6E6D">
      <w:pPr>
        <w:pStyle w:val="ListParagraph"/>
        <w:numPr>
          <w:ilvl w:val="0"/>
          <w:numId w:val="455"/>
        </w:numPr>
      </w:pPr>
      <w:r>
        <w:t xml:space="preserve">Adopt the TP of Proposal-TP1 in </w:t>
      </w:r>
      <w:hyperlink r:id="rId1247" w:history="1">
        <w:r w:rsidR="000B5C49">
          <w:rPr>
            <w:rStyle w:val="Hyperlink"/>
          </w:rPr>
          <w:t>R1-2205584</w:t>
        </w:r>
      </w:hyperlink>
      <w:r>
        <w:t xml:space="preserve"> for 38.213 v17.1.0 sub-clause 10.1.</w:t>
      </w:r>
    </w:p>
    <w:p w14:paraId="39235C0B" w14:textId="33B66C83" w:rsidR="007E61E0" w:rsidRDefault="007E61E0" w:rsidP="00CF6E6D">
      <w:pPr>
        <w:pStyle w:val="ListParagraph"/>
        <w:numPr>
          <w:ilvl w:val="1"/>
          <w:numId w:val="455"/>
        </w:numPr>
      </w:pPr>
      <w:r>
        <w:t>Note: Whether the change is also made to previous release specification(s) can be discussed in respective maintenance A.I.</w:t>
      </w:r>
    </w:p>
    <w:p w14:paraId="1C8ED9B4" w14:textId="77777777" w:rsidR="007E61E0" w:rsidRDefault="007E61E0" w:rsidP="007E61E0">
      <w:r w:rsidRPr="007E61E0">
        <w:rPr>
          <w:highlight w:val="green"/>
        </w:rPr>
        <w:t>Agreement</w:t>
      </w:r>
    </w:p>
    <w:p w14:paraId="2F42A1B6" w14:textId="1701A22A" w:rsidR="007E61E0" w:rsidRDefault="007E61E0" w:rsidP="00CF6E6D">
      <w:pPr>
        <w:pStyle w:val="ListParagraph"/>
        <w:numPr>
          <w:ilvl w:val="0"/>
          <w:numId w:val="456"/>
        </w:numPr>
      </w:pPr>
      <w:r>
        <w:t xml:space="preserve">Adopt the TP of Proposal-TP2v2 in </w:t>
      </w:r>
      <w:hyperlink r:id="rId1248" w:history="1">
        <w:r w:rsidR="000B5C49">
          <w:rPr>
            <w:rStyle w:val="Hyperlink"/>
          </w:rPr>
          <w:t>R1-2205584</w:t>
        </w:r>
      </w:hyperlink>
      <w:r>
        <w:t xml:space="preserve"> for 38.213 v17.1.0 sub-clause 10.1</w:t>
      </w:r>
    </w:p>
    <w:p w14:paraId="2A429C5C" w14:textId="77777777" w:rsidR="007E61E0" w:rsidRDefault="007E61E0" w:rsidP="007E61E0"/>
    <w:p w14:paraId="618DD202" w14:textId="61C8249B" w:rsidR="007E61E0" w:rsidRDefault="007E61E0" w:rsidP="007E61E0">
      <w:r w:rsidRPr="007E61E0">
        <w:rPr>
          <w:b/>
          <w:bCs/>
        </w:rPr>
        <w:t>Decision:</w:t>
      </w:r>
      <w:r>
        <w:t xml:space="preserve"> As per email decision posted on May 19</w:t>
      </w:r>
      <w:r w:rsidRPr="007E61E0">
        <w:rPr>
          <w:vertAlign w:val="superscript"/>
        </w:rPr>
        <w:t>th</w:t>
      </w:r>
      <w:r>
        <w:t>,</w:t>
      </w:r>
    </w:p>
    <w:p w14:paraId="587535B6" w14:textId="77777777" w:rsidR="007E61E0" w:rsidRDefault="007E61E0" w:rsidP="007E61E0">
      <w:r w:rsidRPr="007E61E0">
        <w:rPr>
          <w:highlight w:val="green"/>
        </w:rPr>
        <w:t>Agreement</w:t>
      </w:r>
    </w:p>
    <w:p w14:paraId="239A5B1D" w14:textId="3B8C18CD" w:rsidR="007E61E0" w:rsidRDefault="007E61E0" w:rsidP="00CF6E6D">
      <w:pPr>
        <w:pStyle w:val="ListParagraph"/>
        <w:numPr>
          <w:ilvl w:val="0"/>
          <w:numId w:val="457"/>
        </w:numPr>
      </w:pPr>
      <w:r>
        <w:t xml:space="preserve">Agree the TP Proposal-TP3v2 in </w:t>
      </w:r>
      <w:hyperlink r:id="rId1249" w:history="1">
        <w:r w:rsidR="000B5C49">
          <w:rPr>
            <w:rStyle w:val="Hyperlink"/>
          </w:rPr>
          <w:t>R1-2205584</w:t>
        </w:r>
      </w:hyperlink>
      <w:r>
        <w:t xml:space="preserve"> for 38.213 v17.1.0 sub-clause 10.1.1</w:t>
      </w:r>
    </w:p>
    <w:p w14:paraId="73A632C3" w14:textId="77777777" w:rsidR="007E61E0" w:rsidRDefault="007E61E0" w:rsidP="007E61E0"/>
    <w:p w14:paraId="7B35FB73" w14:textId="77777777" w:rsidR="00CF012E" w:rsidRPr="00CF012E" w:rsidRDefault="00CF012E" w:rsidP="00CF012E"/>
    <w:p w14:paraId="79F70167" w14:textId="77777777" w:rsidR="00CF012E" w:rsidRPr="00CF012E" w:rsidRDefault="00CF012E" w:rsidP="00CF012E">
      <w:r w:rsidRPr="00CF012E">
        <w:t>[109-e-R17_DSS-02] – Frank (Huawei)</w:t>
      </w:r>
    </w:p>
    <w:p w14:paraId="621C7DC2" w14:textId="7B4419E6" w:rsidR="00CF012E" w:rsidRPr="00CF012E" w:rsidRDefault="00CF012E" w:rsidP="00CF012E">
      <w:r w:rsidRPr="00CF012E">
        <w:t xml:space="preserve">Email discussion for maintenance on further MR-DC/CA Enhancement, including Issue-1, Issue-2 and Issue-3 of moderator’s proposals in the FL summary </w:t>
      </w:r>
      <w:hyperlink r:id="rId1250" w:history="1">
        <w:r w:rsidR="000B5C49">
          <w:rPr>
            <w:rStyle w:val="Hyperlink"/>
          </w:rPr>
          <w:t>R1-2205179</w:t>
        </w:r>
      </w:hyperlink>
    </w:p>
    <w:p w14:paraId="7A117814" w14:textId="77777777" w:rsidR="00CF012E" w:rsidRPr="00CF012E" w:rsidRDefault="00CF012E" w:rsidP="00CF012E">
      <w:pPr>
        <w:numPr>
          <w:ilvl w:val="0"/>
          <w:numId w:val="65"/>
        </w:numPr>
      </w:pPr>
      <w:r w:rsidRPr="00CF012E">
        <w:t>Discussion and decision by May 18</w:t>
      </w:r>
    </w:p>
    <w:p w14:paraId="4F30AA77" w14:textId="12B7B2D3" w:rsidR="00CF012E" w:rsidRPr="00CF012E" w:rsidRDefault="001B5688" w:rsidP="00CF012E">
      <w:pPr>
        <w:rPr>
          <w:b/>
          <w:bCs/>
        </w:rPr>
      </w:pPr>
      <w:hyperlink r:id="rId1251" w:history="1">
        <w:r w:rsidR="000B5C49">
          <w:rPr>
            <w:rStyle w:val="Hyperlink"/>
            <w:b/>
            <w:bCs/>
          </w:rPr>
          <w:t>R1-2205615</w:t>
        </w:r>
      </w:hyperlink>
      <w:r w:rsidR="00CF012E" w:rsidRPr="00CF012E">
        <w:rPr>
          <w:b/>
          <w:bCs/>
        </w:rPr>
        <w:tab/>
        <w:t>Summary of email discussion [109-e-R17_DSS-02] on Further Multi-RAT Dual-Connectivity enhancements</w:t>
      </w:r>
      <w:r w:rsidR="00CF012E" w:rsidRPr="00CF012E">
        <w:rPr>
          <w:b/>
          <w:bCs/>
        </w:rPr>
        <w:tab/>
        <w:t>Moderator (Huawei)</w:t>
      </w:r>
    </w:p>
    <w:p w14:paraId="053F1E2F" w14:textId="6866AEF1" w:rsidR="00CF012E" w:rsidRPr="00CF012E" w:rsidRDefault="001B5688" w:rsidP="00CF012E">
      <w:pPr>
        <w:rPr>
          <w:b/>
          <w:bCs/>
        </w:rPr>
      </w:pPr>
      <w:hyperlink r:id="rId1252" w:history="1">
        <w:r w:rsidR="000B5C49">
          <w:rPr>
            <w:rStyle w:val="Hyperlink"/>
            <w:b/>
            <w:bCs/>
          </w:rPr>
          <w:t>R1-2205614</w:t>
        </w:r>
      </w:hyperlink>
      <w:r w:rsidR="00CF012E" w:rsidRPr="00CF012E">
        <w:rPr>
          <w:b/>
          <w:bCs/>
        </w:rPr>
        <w:tab/>
        <w:t>Agreed TPs from Email discussion [109-e-R17_DSS-02]</w:t>
      </w:r>
      <w:r w:rsidR="00CF012E" w:rsidRPr="00CF012E">
        <w:rPr>
          <w:b/>
          <w:bCs/>
        </w:rPr>
        <w:tab/>
        <w:t>Moderator (Huawei)</w:t>
      </w:r>
    </w:p>
    <w:p w14:paraId="044A0F94" w14:textId="22C4FAFD" w:rsidR="007E61E0" w:rsidRDefault="007E61E0" w:rsidP="007E61E0">
      <w:r w:rsidRPr="007E61E0">
        <w:rPr>
          <w:b/>
          <w:bCs/>
        </w:rPr>
        <w:t>Decision:</w:t>
      </w:r>
      <w:r>
        <w:t xml:space="preserve"> As per email decision posted on May 14</w:t>
      </w:r>
      <w:r w:rsidRPr="007E61E0">
        <w:rPr>
          <w:vertAlign w:val="superscript"/>
        </w:rPr>
        <w:t>th</w:t>
      </w:r>
      <w:r>
        <w:t>,</w:t>
      </w:r>
    </w:p>
    <w:p w14:paraId="28446673" w14:textId="77777777" w:rsidR="007E61E0" w:rsidRDefault="007E61E0" w:rsidP="007E61E0">
      <w:r w:rsidRPr="007E61E0">
        <w:rPr>
          <w:highlight w:val="green"/>
        </w:rPr>
        <w:t>Agreement</w:t>
      </w:r>
    </w:p>
    <w:p w14:paraId="0693C595" w14:textId="78331952" w:rsidR="007E61E0" w:rsidRPr="00761CD9" w:rsidRDefault="007E61E0" w:rsidP="00CF6E6D">
      <w:pPr>
        <w:pStyle w:val="ListParagraph"/>
        <w:numPr>
          <w:ilvl w:val="0"/>
          <w:numId w:val="457"/>
        </w:numPr>
      </w:pPr>
      <w:r w:rsidRPr="00761CD9">
        <w:rPr>
          <w:rFonts w:hint="eastAsia"/>
        </w:rPr>
        <w:t>A</w:t>
      </w:r>
      <w:r w:rsidRPr="00761CD9">
        <w:t>dopt to the TP</w:t>
      </w:r>
      <w:r w:rsidR="00761CD9" w:rsidRPr="00761CD9">
        <w:t xml:space="preserve">#1 in </w:t>
      </w:r>
      <w:hyperlink r:id="rId1253" w:history="1">
        <w:r w:rsidR="000B5C49">
          <w:rPr>
            <w:rStyle w:val="Hyperlink"/>
          </w:rPr>
          <w:t>R1-2205614</w:t>
        </w:r>
      </w:hyperlink>
      <w:r w:rsidRPr="00761CD9">
        <w:t xml:space="preserve"> for TS 38.213</w:t>
      </w:r>
      <w:r w:rsidR="00761CD9" w:rsidRPr="00761CD9">
        <w:t xml:space="preserve"> clause 7.6.2</w:t>
      </w:r>
      <w:r w:rsidRPr="00761CD9">
        <w:rPr>
          <w:rFonts w:ascii="DengXian" w:eastAsia="DengXian" w:hAnsi="DengXian" w:hint="eastAsia"/>
          <w:lang w:eastAsia="zh-CN"/>
        </w:rPr>
        <w:t>.</w:t>
      </w:r>
    </w:p>
    <w:p w14:paraId="72BE7E87" w14:textId="46111913" w:rsidR="00CF012E" w:rsidRDefault="007E61E0" w:rsidP="00CF6E6D">
      <w:pPr>
        <w:pStyle w:val="ListParagraph"/>
        <w:numPr>
          <w:ilvl w:val="0"/>
          <w:numId w:val="457"/>
        </w:numPr>
      </w:pPr>
      <w:r w:rsidRPr="00761CD9">
        <w:rPr>
          <w:rFonts w:hint="eastAsia"/>
        </w:rPr>
        <w:t>A</w:t>
      </w:r>
      <w:r w:rsidRPr="00761CD9">
        <w:t xml:space="preserve">dopt to the </w:t>
      </w:r>
      <w:r w:rsidR="00761CD9" w:rsidRPr="00761CD9">
        <w:t xml:space="preserve">TP#2 in </w:t>
      </w:r>
      <w:hyperlink r:id="rId1254" w:history="1">
        <w:r w:rsidR="000B5C49">
          <w:rPr>
            <w:rStyle w:val="Hyperlink"/>
          </w:rPr>
          <w:t>R1-2205614</w:t>
        </w:r>
      </w:hyperlink>
      <w:r w:rsidRPr="00761CD9">
        <w:t xml:space="preserve"> for TS 38.214</w:t>
      </w:r>
      <w:r w:rsidR="00761CD9" w:rsidRPr="00761CD9">
        <w:t xml:space="preserve"> clause5.2.1.5.3</w:t>
      </w:r>
      <w:r w:rsidRPr="00761CD9">
        <w:t>.</w:t>
      </w:r>
    </w:p>
    <w:p w14:paraId="6FD41084" w14:textId="520A47BF" w:rsidR="007D7F59" w:rsidRDefault="007D7F59" w:rsidP="00A05659">
      <w:pPr>
        <w:pStyle w:val="Heading2"/>
        <w:rPr>
          <w:lang w:val="en-US"/>
        </w:rPr>
      </w:pPr>
      <w:bookmarkStart w:id="201" w:name="_Toc101357012"/>
      <w:bookmarkStart w:id="202" w:name="_Toc105521350"/>
      <w:r w:rsidRPr="00540963">
        <w:t xml:space="preserve">Maintenance on </w:t>
      </w:r>
      <w:r w:rsidRPr="00540963">
        <w:rPr>
          <w:lang w:val="en-US"/>
        </w:rPr>
        <w:t>NB-IoT/eMTC support for Non-Terrestrial Network</w:t>
      </w:r>
      <w:bookmarkEnd w:id="201"/>
      <w:bookmarkEnd w:id="202"/>
    </w:p>
    <w:p w14:paraId="1CEF1BD8" w14:textId="2544366C" w:rsidR="001A1F25" w:rsidRPr="001A1F25" w:rsidRDefault="001B5688" w:rsidP="001A1F25">
      <w:pPr>
        <w:rPr>
          <w:b/>
          <w:bCs/>
        </w:rPr>
      </w:pPr>
      <w:hyperlink r:id="rId1255" w:history="1">
        <w:r w:rsidR="000B5C49">
          <w:rPr>
            <w:rStyle w:val="Hyperlink"/>
            <w:b/>
            <w:bCs/>
          </w:rPr>
          <w:t>R1-2205571</w:t>
        </w:r>
      </w:hyperlink>
      <w:r w:rsidR="001A1F25" w:rsidRPr="001A1F25">
        <w:rPr>
          <w:b/>
          <w:bCs/>
        </w:rPr>
        <w:tab/>
        <w:t>Session notes for 8.14 (Maintenance on NB-IoT/eMTC support for Non-Terrestrial Network)</w:t>
      </w:r>
      <w:r w:rsidR="001A1F25" w:rsidRPr="001A1F25">
        <w:rPr>
          <w:b/>
          <w:bCs/>
        </w:rPr>
        <w:tab/>
        <w:t>Ad-Hoc Chair (Huawei)</w:t>
      </w:r>
    </w:p>
    <w:p w14:paraId="6F6F53CF" w14:textId="1B5599C0" w:rsidR="001A1F25" w:rsidRDefault="001A1F25" w:rsidP="001A1F25"/>
    <w:p w14:paraId="3DF81678" w14:textId="70202B48" w:rsidR="005556D0" w:rsidRPr="005556D0" w:rsidRDefault="001B5688" w:rsidP="001A1F25">
      <w:pPr>
        <w:rPr>
          <w:b/>
          <w:bCs/>
        </w:rPr>
      </w:pPr>
      <w:hyperlink r:id="rId1256" w:history="1">
        <w:r w:rsidR="000B5C49">
          <w:rPr>
            <w:rStyle w:val="Hyperlink"/>
            <w:b/>
            <w:bCs/>
          </w:rPr>
          <w:t>R1-2205110</w:t>
        </w:r>
      </w:hyperlink>
      <w:r w:rsidR="005556D0" w:rsidRPr="005556D0">
        <w:rPr>
          <w:b/>
          <w:bCs/>
        </w:rPr>
        <w:tab/>
        <w:t>Moderator Summary for preparation phase on maintenance of Rel-17 WI on NB-IoT/eMTC support for Non-Terrestrial Network</w:t>
      </w:r>
      <w:r w:rsidR="005556D0" w:rsidRPr="005556D0">
        <w:rPr>
          <w:b/>
          <w:bCs/>
        </w:rPr>
        <w:tab/>
        <w:t>Moderator (MediaTek)</w:t>
      </w:r>
    </w:p>
    <w:p w14:paraId="5C67C64D" w14:textId="77777777" w:rsidR="005556D0" w:rsidRPr="001A1F25" w:rsidRDefault="005556D0" w:rsidP="001A1F25"/>
    <w:p w14:paraId="37E8A827" w14:textId="4CCE4586" w:rsidR="007D7F59" w:rsidRPr="000B11A6" w:rsidRDefault="001B5688" w:rsidP="007D7F59">
      <w:pPr>
        <w:rPr>
          <w:lang w:val="en-US" w:eastAsia="x-none"/>
        </w:rPr>
      </w:pPr>
      <w:hyperlink r:id="rId1257" w:history="1">
        <w:r w:rsidR="000B5C49">
          <w:rPr>
            <w:rStyle w:val="Hyperlink"/>
            <w:lang w:val="en-US" w:eastAsia="x-none"/>
          </w:rPr>
          <w:t>R1-2203089</w:t>
        </w:r>
      </w:hyperlink>
      <w:r w:rsidR="007D7F59" w:rsidRPr="000B11A6">
        <w:rPr>
          <w:lang w:val="en-US" w:eastAsia="x-none"/>
        </w:rPr>
        <w:tab/>
        <w:t>Maintenance on NB-IoT/eMTC support for Non-Terrestrial Network</w:t>
      </w:r>
      <w:r w:rsidR="007D7F59" w:rsidRPr="000B11A6">
        <w:rPr>
          <w:lang w:val="en-US" w:eastAsia="x-none"/>
        </w:rPr>
        <w:tab/>
        <w:t>Huawei, HiSilicon</w:t>
      </w:r>
    </w:p>
    <w:p w14:paraId="7387BBA7" w14:textId="5F49AA65" w:rsidR="007D7F59" w:rsidRPr="000B11A6" w:rsidRDefault="001B5688" w:rsidP="007D7F59">
      <w:pPr>
        <w:rPr>
          <w:lang w:val="en-US" w:eastAsia="x-none"/>
        </w:rPr>
      </w:pPr>
      <w:hyperlink r:id="rId1258" w:history="1">
        <w:r w:rsidR="000B5C49">
          <w:rPr>
            <w:rStyle w:val="Hyperlink"/>
            <w:lang w:val="en-US" w:eastAsia="x-none"/>
          </w:rPr>
          <w:t>R1-2203232</w:t>
        </w:r>
      </w:hyperlink>
      <w:r w:rsidR="007D7F59" w:rsidRPr="000B11A6">
        <w:rPr>
          <w:lang w:val="en-US" w:eastAsia="x-none"/>
        </w:rPr>
        <w:tab/>
        <w:t>Remaining issues on IoT-NTN</w:t>
      </w:r>
      <w:r w:rsidR="007D7F59" w:rsidRPr="000B11A6">
        <w:rPr>
          <w:lang w:val="en-US" w:eastAsia="x-none"/>
        </w:rPr>
        <w:tab/>
        <w:t>ZTE</w:t>
      </w:r>
    </w:p>
    <w:p w14:paraId="3936ED8E" w14:textId="071B9288" w:rsidR="007D7F59" w:rsidRPr="000B11A6" w:rsidRDefault="001B5688" w:rsidP="007D7F59">
      <w:pPr>
        <w:rPr>
          <w:lang w:val="en-US" w:eastAsia="x-none"/>
        </w:rPr>
      </w:pPr>
      <w:hyperlink r:id="rId1259" w:history="1">
        <w:r w:rsidR="000B5C49">
          <w:rPr>
            <w:rStyle w:val="Hyperlink"/>
            <w:lang w:val="en-US" w:eastAsia="x-none"/>
          </w:rPr>
          <w:t>R1-2203316</w:t>
        </w:r>
      </w:hyperlink>
      <w:r w:rsidR="007D7F59" w:rsidRPr="000B11A6">
        <w:rPr>
          <w:lang w:val="en-US" w:eastAsia="x-none"/>
        </w:rPr>
        <w:tab/>
        <w:t>Maintenance on NB-IoT/eMTC support for Non-Terrestrial Network</w:t>
      </w:r>
      <w:r w:rsidR="007D7F59" w:rsidRPr="000B11A6">
        <w:rPr>
          <w:lang w:val="en-US" w:eastAsia="x-none"/>
        </w:rPr>
        <w:tab/>
        <w:t>Spreadtrum Communications</w:t>
      </w:r>
    </w:p>
    <w:p w14:paraId="0B442C0B" w14:textId="231BE8D4" w:rsidR="007D7F59" w:rsidRPr="000B11A6" w:rsidRDefault="001B5688" w:rsidP="007D7F59">
      <w:pPr>
        <w:rPr>
          <w:lang w:val="en-US" w:eastAsia="x-none"/>
        </w:rPr>
      </w:pPr>
      <w:hyperlink r:id="rId1260" w:history="1">
        <w:r w:rsidR="000B5C49">
          <w:rPr>
            <w:rStyle w:val="Hyperlink"/>
            <w:lang w:val="en-US" w:eastAsia="x-none"/>
          </w:rPr>
          <w:t>R1-2203386</w:t>
        </w:r>
      </w:hyperlink>
      <w:r w:rsidR="007D7F59" w:rsidRPr="000B11A6">
        <w:rPr>
          <w:lang w:val="en-US" w:eastAsia="x-none"/>
        </w:rPr>
        <w:tab/>
        <w:t>Maintenance on NB-IoT/eMTC to support NTN</w:t>
      </w:r>
      <w:r w:rsidR="007D7F59" w:rsidRPr="000B11A6">
        <w:rPr>
          <w:lang w:val="en-US" w:eastAsia="x-none"/>
        </w:rPr>
        <w:tab/>
        <w:t>MediaTek Inc.</w:t>
      </w:r>
    </w:p>
    <w:p w14:paraId="0A0855D8" w14:textId="4492965B" w:rsidR="007D7F59" w:rsidRPr="000B11A6" w:rsidRDefault="001B5688" w:rsidP="007D7F59">
      <w:pPr>
        <w:rPr>
          <w:lang w:val="en-US" w:eastAsia="x-none"/>
        </w:rPr>
      </w:pPr>
      <w:hyperlink r:id="rId1261" w:history="1">
        <w:r w:rsidR="000B5C49">
          <w:rPr>
            <w:rStyle w:val="Hyperlink"/>
            <w:lang w:val="en-US" w:eastAsia="x-none"/>
          </w:rPr>
          <w:t>R1-2203632</w:t>
        </w:r>
      </w:hyperlink>
      <w:r w:rsidR="007D7F59" w:rsidRPr="000B11A6">
        <w:rPr>
          <w:lang w:val="en-US" w:eastAsia="x-none"/>
        </w:rPr>
        <w:tab/>
        <w:t>On IoT NTN maintenance issues</w:t>
      </w:r>
      <w:r w:rsidR="007D7F59" w:rsidRPr="000B11A6">
        <w:rPr>
          <w:lang w:val="en-US" w:eastAsia="x-none"/>
        </w:rPr>
        <w:tab/>
        <w:t>Ericsson Limited</w:t>
      </w:r>
    </w:p>
    <w:p w14:paraId="7CD1E9E0" w14:textId="1EE02E8D" w:rsidR="007D7F59" w:rsidRPr="000B11A6" w:rsidRDefault="001B5688" w:rsidP="007D7F59">
      <w:pPr>
        <w:rPr>
          <w:lang w:val="en-US" w:eastAsia="x-none"/>
        </w:rPr>
      </w:pPr>
      <w:hyperlink r:id="rId1262" w:history="1">
        <w:r w:rsidR="000B5C49">
          <w:rPr>
            <w:rStyle w:val="Hyperlink"/>
            <w:lang w:val="en-US" w:eastAsia="x-none"/>
          </w:rPr>
          <w:t>R1-2203722</w:t>
        </w:r>
      </w:hyperlink>
      <w:r w:rsidR="007D7F59" w:rsidRPr="000B11A6">
        <w:rPr>
          <w:lang w:val="en-US" w:eastAsia="x-none"/>
        </w:rPr>
        <w:tab/>
        <w:t>Maintenance of IoT-NTN</w:t>
      </w:r>
      <w:r w:rsidR="007D7F59" w:rsidRPr="000B11A6">
        <w:rPr>
          <w:lang w:val="en-US" w:eastAsia="x-none"/>
        </w:rPr>
        <w:tab/>
        <w:t>Sony</w:t>
      </w:r>
    </w:p>
    <w:p w14:paraId="1C062F3D" w14:textId="2CC01A78" w:rsidR="007D7F59" w:rsidRPr="000B11A6" w:rsidRDefault="001B5688" w:rsidP="007D7F59">
      <w:pPr>
        <w:rPr>
          <w:lang w:val="en-US" w:eastAsia="x-none"/>
        </w:rPr>
      </w:pPr>
      <w:hyperlink r:id="rId1263" w:history="1">
        <w:r w:rsidR="000B5C49">
          <w:rPr>
            <w:rStyle w:val="Hyperlink"/>
            <w:lang w:val="en-US" w:eastAsia="x-none"/>
          </w:rPr>
          <w:t>R1-2203769</w:t>
        </w:r>
      </w:hyperlink>
      <w:r w:rsidR="007D7F59" w:rsidRPr="000B11A6">
        <w:rPr>
          <w:lang w:val="en-US" w:eastAsia="x-none"/>
        </w:rPr>
        <w:tab/>
        <w:t>Remaining issues on IoT NTN</w:t>
      </w:r>
      <w:r w:rsidR="007D7F59" w:rsidRPr="000B11A6">
        <w:rPr>
          <w:lang w:val="en-US" w:eastAsia="x-none"/>
        </w:rPr>
        <w:tab/>
        <w:t>xiaomi</w:t>
      </w:r>
    </w:p>
    <w:p w14:paraId="344EEA30" w14:textId="77A6DF58" w:rsidR="007D7F59" w:rsidRPr="000B11A6" w:rsidRDefault="001B5688" w:rsidP="007D7F59">
      <w:pPr>
        <w:rPr>
          <w:lang w:val="en-US" w:eastAsia="x-none"/>
        </w:rPr>
      </w:pPr>
      <w:hyperlink r:id="rId1264" w:history="1">
        <w:r w:rsidR="000B5C49">
          <w:rPr>
            <w:rStyle w:val="Hyperlink"/>
            <w:lang w:val="en-US" w:eastAsia="x-none"/>
          </w:rPr>
          <w:t>R1-2203839</w:t>
        </w:r>
      </w:hyperlink>
      <w:r w:rsidR="007D7F59" w:rsidRPr="000B11A6">
        <w:rPr>
          <w:lang w:val="en-US" w:eastAsia="x-none"/>
        </w:rPr>
        <w:tab/>
        <w:t>Maintenance on NB-IoT/eMTC support for Non-Terrestrial Network</w:t>
      </w:r>
      <w:r w:rsidR="007D7F59" w:rsidRPr="000B11A6">
        <w:rPr>
          <w:lang w:val="en-US" w:eastAsia="x-none"/>
        </w:rPr>
        <w:tab/>
        <w:t>Nokia, Nokia Shanghai Bell</w:t>
      </w:r>
    </w:p>
    <w:p w14:paraId="527B01A9" w14:textId="0B7E74B4" w:rsidR="007D7F59" w:rsidRPr="000B11A6" w:rsidRDefault="001B5688" w:rsidP="007D7F59">
      <w:pPr>
        <w:rPr>
          <w:lang w:val="en-US" w:eastAsia="x-none"/>
        </w:rPr>
      </w:pPr>
      <w:hyperlink r:id="rId1265" w:history="1">
        <w:r w:rsidR="000B5C49">
          <w:rPr>
            <w:rStyle w:val="Hyperlink"/>
            <w:lang w:val="en-US" w:eastAsia="x-none"/>
          </w:rPr>
          <w:t>R1-2203991</w:t>
        </w:r>
      </w:hyperlink>
      <w:r w:rsidR="007D7F59" w:rsidRPr="000B11A6">
        <w:rPr>
          <w:lang w:val="en-US" w:eastAsia="x-none"/>
        </w:rPr>
        <w:tab/>
        <w:t>Discussion on remaining issues for NB-IOT/eMTC NTN</w:t>
      </w:r>
      <w:r w:rsidR="007D7F59" w:rsidRPr="000B11A6">
        <w:rPr>
          <w:lang w:val="en-US" w:eastAsia="x-none"/>
        </w:rPr>
        <w:tab/>
        <w:t>OPPO</w:t>
      </w:r>
    </w:p>
    <w:p w14:paraId="53FBA282" w14:textId="196DEAAC" w:rsidR="007D7F59" w:rsidRPr="000B11A6" w:rsidRDefault="001B5688" w:rsidP="007D7F59">
      <w:pPr>
        <w:rPr>
          <w:lang w:val="en-US" w:eastAsia="x-none"/>
        </w:rPr>
      </w:pPr>
      <w:hyperlink r:id="rId1266" w:history="1">
        <w:r w:rsidR="000B5C49">
          <w:rPr>
            <w:rStyle w:val="Hyperlink"/>
            <w:lang w:val="en-US" w:eastAsia="x-none"/>
          </w:rPr>
          <w:t>R1-2204217</w:t>
        </w:r>
      </w:hyperlink>
      <w:r w:rsidR="007D7F59" w:rsidRPr="000B11A6">
        <w:rPr>
          <w:lang w:val="en-US" w:eastAsia="x-none"/>
        </w:rPr>
        <w:tab/>
        <w:t>On remaining issues of IoT NTN</w:t>
      </w:r>
      <w:r w:rsidR="007D7F59" w:rsidRPr="000B11A6">
        <w:rPr>
          <w:lang w:val="en-US" w:eastAsia="x-none"/>
        </w:rPr>
        <w:tab/>
        <w:t>Apple</w:t>
      </w:r>
    </w:p>
    <w:p w14:paraId="6A1F508B" w14:textId="7692591A" w:rsidR="007D7F59" w:rsidRPr="005556D0" w:rsidRDefault="001B5688" w:rsidP="007D7F59">
      <w:pPr>
        <w:rPr>
          <w:lang w:val="en-US" w:eastAsia="x-none"/>
        </w:rPr>
      </w:pPr>
      <w:hyperlink r:id="rId1267" w:history="1">
        <w:r w:rsidR="000B5C49">
          <w:rPr>
            <w:rStyle w:val="Hyperlink"/>
            <w:lang w:val="en-US" w:eastAsia="x-none"/>
          </w:rPr>
          <w:t>R1-2204934</w:t>
        </w:r>
      </w:hyperlink>
      <w:r w:rsidR="007D7F59" w:rsidRPr="005556D0">
        <w:rPr>
          <w:lang w:val="en-US" w:eastAsia="x-none"/>
        </w:rPr>
        <w:tab/>
        <w:t>Timing Relationship Enhancements</w:t>
      </w:r>
      <w:r w:rsidR="007D7F59" w:rsidRPr="005556D0">
        <w:rPr>
          <w:lang w:val="en-US" w:eastAsia="x-none"/>
        </w:rPr>
        <w:tab/>
        <w:t>Mavenir</w:t>
      </w:r>
    </w:p>
    <w:p w14:paraId="4E61C11B" w14:textId="4A6B8CA6" w:rsidR="007D7F59" w:rsidRDefault="001B5688" w:rsidP="007D7F59">
      <w:pPr>
        <w:rPr>
          <w:lang w:val="en-US" w:eastAsia="x-none"/>
        </w:rPr>
      </w:pPr>
      <w:hyperlink r:id="rId1268" w:history="1">
        <w:r w:rsidR="000B5C49">
          <w:rPr>
            <w:rStyle w:val="Hyperlink"/>
            <w:lang w:val="en-US" w:eastAsia="x-none"/>
          </w:rPr>
          <w:t>R1-2204997</w:t>
        </w:r>
      </w:hyperlink>
      <w:r w:rsidR="007D7F59" w:rsidRPr="000B11A6">
        <w:rPr>
          <w:lang w:val="en-US" w:eastAsia="x-none"/>
        </w:rPr>
        <w:tab/>
        <w:t>Maintenance on IoT-NTN</w:t>
      </w:r>
      <w:r w:rsidR="007D7F59" w:rsidRPr="000B11A6">
        <w:rPr>
          <w:lang w:val="en-US" w:eastAsia="x-none"/>
        </w:rPr>
        <w:tab/>
        <w:t>Qualcomm Incorporated</w:t>
      </w:r>
    </w:p>
    <w:p w14:paraId="291CA3E1" w14:textId="77777777" w:rsidR="005556D0" w:rsidRPr="001A1F25" w:rsidRDefault="005556D0" w:rsidP="005556D0">
      <w:pPr>
        <w:rPr>
          <w:lang w:val="en-US"/>
        </w:rPr>
      </w:pPr>
    </w:p>
    <w:p w14:paraId="2DFE49E5" w14:textId="77777777" w:rsidR="005556D0" w:rsidRPr="005556D0" w:rsidRDefault="005556D0" w:rsidP="005556D0">
      <w:pPr>
        <w:rPr>
          <w:rFonts w:ascii="Times New Roman" w:hAnsi="Times New Roman"/>
          <w:lang w:eastAsia="x-none"/>
        </w:rPr>
      </w:pPr>
      <w:r w:rsidRPr="005556D0">
        <w:rPr>
          <w:rFonts w:ascii="Times New Roman" w:hAnsi="Times New Roman"/>
          <w:lang w:eastAsia="x-none"/>
        </w:rPr>
        <w:t>[109-e-R17-IoT-NTN-01] – Gilles (MediaTek)</w:t>
      </w:r>
    </w:p>
    <w:p w14:paraId="4AC7AF97" w14:textId="590D9873" w:rsidR="005556D0" w:rsidRPr="005556D0" w:rsidRDefault="005556D0" w:rsidP="005556D0">
      <w:pPr>
        <w:rPr>
          <w:rFonts w:ascii="Times New Roman" w:eastAsia="Malgun Gothic" w:hAnsi="Times New Roman"/>
          <w:szCs w:val="22"/>
          <w:lang w:val="en-US" w:eastAsia="x-none"/>
        </w:rPr>
      </w:pPr>
      <w:r w:rsidRPr="005556D0">
        <w:rPr>
          <w:rFonts w:ascii="Times New Roman" w:hAnsi="Times New Roman"/>
          <w:lang w:eastAsia="x-none"/>
        </w:rPr>
        <w:t xml:space="preserve">Email discussion for maintenance on </w:t>
      </w:r>
      <w:r w:rsidRPr="005556D0">
        <w:rPr>
          <w:rFonts w:ascii="Times New Roman" w:hAnsi="Times New Roman"/>
        </w:rPr>
        <w:t xml:space="preserve">enhancements to time and frequency synchronization, for issues 1-1 and 1-2 from </w:t>
      </w:r>
      <w:hyperlink r:id="rId1269" w:history="1">
        <w:r w:rsidR="000B5C49">
          <w:rPr>
            <w:rStyle w:val="Hyperlink"/>
            <w:rFonts w:ascii="Times New Roman" w:hAnsi="Times New Roman"/>
          </w:rPr>
          <w:t>R1-2205110</w:t>
        </w:r>
      </w:hyperlink>
      <w:r w:rsidRPr="005556D0">
        <w:rPr>
          <w:rFonts w:ascii="Times New Roman" w:hAnsi="Times New Roman"/>
        </w:rPr>
        <w:t xml:space="preserve">, as well as issues 1-4, 1-5, 1-6, 1-7 from </w:t>
      </w:r>
      <w:hyperlink r:id="rId1270" w:history="1">
        <w:r w:rsidR="000B5C49">
          <w:rPr>
            <w:rStyle w:val="Hyperlink"/>
            <w:rFonts w:ascii="Times New Roman" w:hAnsi="Times New Roman"/>
          </w:rPr>
          <w:t>R1-2205110</w:t>
        </w:r>
      </w:hyperlink>
      <w:r w:rsidRPr="005556D0">
        <w:rPr>
          <w:rFonts w:ascii="Times New Roman" w:hAnsi="Times New Roman"/>
        </w:rPr>
        <w:t xml:space="preserve"> aiming to reuse conclusions from Rel-17 NR NTN</w:t>
      </w:r>
    </w:p>
    <w:p w14:paraId="69A80291" w14:textId="77777777" w:rsidR="005556D0" w:rsidRPr="005556D0" w:rsidRDefault="005556D0" w:rsidP="005556D0">
      <w:pPr>
        <w:numPr>
          <w:ilvl w:val="0"/>
          <w:numId w:val="65"/>
        </w:numPr>
        <w:rPr>
          <w:rFonts w:ascii="Times New Roman" w:eastAsia="Times New Roman" w:hAnsi="Times New Roman"/>
          <w:lang w:eastAsia="x-none"/>
        </w:rPr>
      </w:pPr>
      <w:r w:rsidRPr="005556D0">
        <w:rPr>
          <w:rFonts w:ascii="Times New Roman" w:eastAsia="Times New Roman" w:hAnsi="Times New Roman"/>
          <w:lang w:eastAsia="x-none"/>
        </w:rPr>
        <w:t>1</w:t>
      </w:r>
      <w:r w:rsidRPr="005556D0">
        <w:rPr>
          <w:rFonts w:ascii="Times New Roman" w:eastAsia="Times New Roman" w:hAnsi="Times New Roman"/>
          <w:vertAlign w:val="superscript"/>
          <w:lang w:eastAsia="x-none"/>
        </w:rPr>
        <w:t>st</w:t>
      </w:r>
      <w:r w:rsidRPr="005556D0">
        <w:rPr>
          <w:rFonts w:ascii="Times New Roman" w:eastAsia="Times New Roman" w:hAnsi="Times New Roman"/>
          <w:lang w:eastAsia="x-none"/>
        </w:rPr>
        <w:t xml:space="preserve"> check point: </w:t>
      </w:r>
      <w:r w:rsidRPr="005556D0">
        <w:rPr>
          <w:rFonts w:ascii="Times New Roman" w:eastAsia="Times New Roman" w:hAnsi="Times New Roman"/>
        </w:rPr>
        <w:t>May 13 (any RRC impact by May 12)</w:t>
      </w:r>
    </w:p>
    <w:p w14:paraId="6D775A93" w14:textId="77777777" w:rsidR="005556D0" w:rsidRPr="005556D0" w:rsidRDefault="005556D0" w:rsidP="005556D0">
      <w:pPr>
        <w:numPr>
          <w:ilvl w:val="0"/>
          <w:numId w:val="65"/>
        </w:numPr>
        <w:rPr>
          <w:rFonts w:ascii="Times New Roman" w:eastAsia="Times New Roman" w:hAnsi="Times New Roman"/>
          <w:lang w:eastAsia="x-none"/>
        </w:rPr>
      </w:pPr>
      <w:r w:rsidRPr="005556D0">
        <w:rPr>
          <w:rFonts w:ascii="Times New Roman" w:eastAsia="Times New Roman" w:hAnsi="Times New Roman"/>
          <w:lang w:eastAsia="x-none"/>
        </w:rPr>
        <w:t xml:space="preserve">Final check point: </w:t>
      </w:r>
      <w:r w:rsidRPr="005556D0">
        <w:rPr>
          <w:rFonts w:ascii="Times New Roman" w:eastAsia="Times New Roman" w:hAnsi="Times New Roman"/>
        </w:rPr>
        <w:t>May 18</w:t>
      </w:r>
    </w:p>
    <w:p w14:paraId="4D3EF37A" w14:textId="2B3CCD55" w:rsidR="005556D0" w:rsidRPr="005556D0" w:rsidRDefault="001B5688" w:rsidP="005556D0">
      <w:pPr>
        <w:rPr>
          <w:b/>
          <w:bCs/>
          <w:lang w:val="en-US" w:eastAsia="x-none"/>
        </w:rPr>
      </w:pPr>
      <w:hyperlink r:id="rId1271" w:history="1">
        <w:r w:rsidR="000B5C49">
          <w:rPr>
            <w:rStyle w:val="Hyperlink"/>
            <w:b/>
            <w:bCs/>
            <w:lang w:val="en-US" w:eastAsia="x-none"/>
          </w:rPr>
          <w:t>R1-2203388</w:t>
        </w:r>
      </w:hyperlink>
      <w:r w:rsidR="005556D0" w:rsidRPr="005556D0">
        <w:rPr>
          <w:b/>
          <w:bCs/>
          <w:lang w:val="en-US" w:eastAsia="x-none"/>
        </w:rPr>
        <w:tab/>
        <w:t>Summary #1 of AI 8.14 Maintenance on NB-IoT/eMTC to support NTN: time and frequency synchronization</w:t>
      </w:r>
      <w:r w:rsidR="005556D0" w:rsidRPr="005556D0">
        <w:rPr>
          <w:b/>
          <w:bCs/>
          <w:lang w:val="en-US" w:eastAsia="x-none"/>
        </w:rPr>
        <w:tab/>
        <w:t>Moderator (MediaTek Inc.)</w:t>
      </w:r>
    </w:p>
    <w:p w14:paraId="2F45E0E2" w14:textId="3B65AEB1" w:rsidR="00A73D16" w:rsidRDefault="00A73D16" w:rsidP="00A73D16">
      <w:r w:rsidRPr="007E61E0">
        <w:rPr>
          <w:b/>
          <w:bCs/>
        </w:rPr>
        <w:t>Decision:</w:t>
      </w:r>
      <w:r>
        <w:t xml:space="preserve"> As per email decision posted on May 13</w:t>
      </w:r>
      <w:r w:rsidRPr="007E61E0">
        <w:rPr>
          <w:vertAlign w:val="superscript"/>
        </w:rPr>
        <w:t>th</w:t>
      </w:r>
      <w:r>
        <w:t>,</w:t>
      </w:r>
    </w:p>
    <w:p w14:paraId="413B97D1" w14:textId="77777777" w:rsidR="00A73D16" w:rsidRPr="00A73D16" w:rsidRDefault="00A73D16" w:rsidP="00A73D16">
      <w:pPr>
        <w:rPr>
          <w:rFonts w:ascii="Times New Roman" w:eastAsia="Malgun Gothic" w:hAnsi="Times New Roman"/>
          <w:bCs/>
        </w:rPr>
      </w:pPr>
      <w:r w:rsidRPr="00A73D16">
        <w:rPr>
          <w:rFonts w:ascii="Times New Roman" w:eastAsia="Malgun Gothic" w:hAnsi="Times New Roman" w:hint="eastAsia"/>
          <w:bCs/>
          <w:highlight w:val="green"/>
        </w:rPr>
        <w:t>Agreement</w:t>
      </w:r>
    </w:p>
    <w:p w14:paraId="263BFB3A" w14:textId="77777777" w:rsidR="00A73D16" w:rsidRPr="00642933" w:rsidRDefault="00A73D16" w:rsidP="00A73D16">
      <w:pPr>
        <w:rPr>
          <w:rFonts w:ascii="Times New Roman" w:eastAsia="Malgun Gothic" w:hAnsi="Times New Roman"/>
        </w:rPr>
      </w:pPr>
      <w:r w:rsidRPr="00642933">
        <w:rPr>
          <w:rFonts w:ascii="Times New Roman" w:eastAsia="Malgun Gothic" w:hAnsi="Times New Roman"/>
        </w:rPr>
        <w:t>Conclusions and agreements for the foll</w:t>
      </w:r>
      <w:r>
        <w:rPr>
          <w:rFonts w:ascii="Times New Roman" w:eastAsia="Malgun Gothic" w:hAnsi="Times New Roman"/>
        </w:rPr>
        <w:t>owing issues as discussed in 8.</w:t>
      </w:r>
      <w:r w:rsidRPr="00642933">
        <w:rPr>
          <w:rFonts w:ascii="Times New Roman" w:eastAsia="Malgun Gothic" w:hAnsi="Times New Roman"/>
        </w:rPr>
        <w:t>4 NR NTN can be re-used for IoT NTN</w:t>
      </w:r>
    </w:p>
    <w:p w14:paraId="6621B2CA" w14:textId="77777777" w:rsidR="00A73D16" w:rsidRPr="00642933" w:rsidRDefault="00A73D16" w:rsidP="00CF6E6D">
      <w:pPr>
        <w:pStyle w:val="ListParagraph"/>
        <w:numPr>
          <w:ilvl w:val="0"/>
          <w:numId w:val="459"/>
        </w:numPr>
      </w:pPr>
      <w:r w:rsidRPr="00642933">
        <w:t>SFN indicating Epoch time</w:t>
      </w:r>
    </w:p>
    <w:p w14:paraId="35D4DD9A" w14:textId="77777777" w:rsidR="00A73D16" w:rsidRPr="00642933" w:rsidRDefault="00A73D16" w:rsidP="00CF6E6D">
      <w:pPr>
        <w:pStyle w:val="ListParagraph"/>
        <w:numPr>
          <w:ilvl w:val="0"/>
          <w:numId w:val="459"/>
        </w:numPr>
      </w:pPr>
      <w:r w:rsidRPr="00642933">
        <w:t xml:space="preserve">Negative TACommonDriftVariation values </w:t>
      </w:r>
    </w:p>
    <w:p w14:paraId="42463E34" w14:textId="77777777" w:rsidR="00A73D16" w:rsidRPr="00642933" w:rsidRDefault="00A73D16" w:rsidP="00CF6E6D">
      <w:pPr>
        <w:pStyle w:val="ListParagraph"/>
        <w:numPr>
          <w:ilvl w:val="0"/>
          <w:numId w:val="459"/>
        </w:numPr>
      </w:pPr>
      <w:r w:rsidRPr="00642933">
        <w:t>Common Delay formula in TS 36.213</w:t>
      </w:r>
    </w:p>
    <w:p w14:paraId="1BCD21E4" w14:textId="77777777" w:rsidR="00A73D16" w:rsidRDefault="00A73D16" w:rsidP="00CF6E6D">
      <w:pPr>
        <w:pStyle w:val="ListParagraph"/>
        <w:numPr>
          <w:ilvl w:val="0"/>
          <w:numId w:val="459"/>
        </w:numPr>
      </w:pPr>
      <w:r w:rsidRPr="00642933">
        <w:t>Reference Frame for Ephemeris Set 2 – Orbital parameters</w:t>
      </w:r>
    </w:p>
    <w:p w14:paraId="2799E8DE" w14:textId="0962ED3A" w:rsidR="00A73D16" w:rsidRDefault="00A73D16" w:rsidP="00A73D16">
      <w:pPr>
        <w:rPr>
          <w:rFonts w:ascii="Times New Roman" w:eastAsia="Malgun Gothic" w:hAnsi="Times New Roman"/>
        </w:rPr>
      </w:pPr>
    </w:p>
    <w:p w14:paraId="57F725F4" w14:textId="77CC4595" w:rsidR="00A73D16" w:rsidRDefault="00A73D16" w:rsidP="00A73D16">
      <w:r w:rsidRPr="007E61E0">
        <w:rPr>
          <w:b/>
          <w:bCs/>
        </w:rPr>
        <w:t>Decision:</w:t>
      </w:r>
      <w:r>
        <w:t xml:space="preserve"> As per email decision posted on May 18</w:t>
      </w:r>
      <w:r w:rsidRPr="007E61E0">
        <w:rPr>
          <w:vertAlign w:val="superscript"/>
        </w:rPr>
        <w:t>th</w:t>
      </w:r>
      <w:r>
        <w:t>,</w:t>
      </w:r>
    </w:p>
    <w:p w14:paraId="56875999" w14:textId="77777777" w:rsidR="00A73D16" w:rsidRPr="00A73D16" w:rsidRDefault="00A73D16" w:rsidP="00A73D16">
      <w:pPr>
        <w:rPr>
          <w:rFonts w:ascii="Times New Roman" w:eastAsia="Malgun Gothic" w:hAnsi="Times New Roman"/>
          <w:bCs/>
        </w:rPr>
      </w:pPr>
      <w:r w:rsidRPr="00A73D16">
        <w:rPr>
          <w:rFonts w:ascii="Times New Roman" w:eastAsia="Malgun Gothic" w:hAnsi="Times New Roman" w:hint="eastAsia"/>
          <w:bCs/>
          <w:highlight w:val="green"/>
        </w:rPr>
        <w:t>Agreement</w:t>
      </w:r>
    </w:p>
    <w:p w14:paraId="21853154" w14:textId="77777777" w:rsidR="00A73D16" w:rsidRPr="00B5246E" w:rsidRDefault="00A73D16" w:rsidP="00CF6E6D">
      <w:pPr>
        <w:pStyle w:val="ListParagraph"/>
        <w:numPr>
          <w:ilvl w:val="0"/>
          <w:numId w:val="460"/>
        </w:numPr>
      </w:pPr>
      <w:r w:rsidRPr="00B5246E">
        <w:t>The single UE capability that governs UE behavior w.r.t gaps between segments for PUSCH, PUCCH and NPUSCH, when the UE performs segmented pre-compensation, is as follows:</w:t>
      </w:r>
    </w:p>
    <w:p w14:paraId="0DC228D4" w14:textId="77777777" w:rsidR="00A73D16" w:rsidRPr="00A73D16" w:rsidRDefault="00A73D16" w:rsidP="00CF6E6D">
      <w:pPr>
        <w:pStyle w:val="ListParagraph"/>
        <w:numPr>
          <w:ilvl w:val="0"/>
          <w:numId w:val="460"/>
        </w:numPr>
        <w:rPr>
          <w:rFonts w:ascii="Calibri" w:hAnsi="Calibri" w:cs="Calibri"/>
        </w:rPr>
      </w:pPr>
      <w:r w:rsidRPr="00B5246E">
        <w:t xml:space="preserve">When a single capability is signalled: UE drops one or more of the following durations of uplink transmission between segments (indicated by the capability): </w:t>
      </w:r>
    </w:p>
    <w:p w14:paraId="6CA5012A" w14:textId="77777777" w:rsidR="00A73D16" w:rsidRPr="00B5246E" w:rsidRDefault="00A73D16" w:rsidP="00CF6E6D">
      <w:pPr>
        <w:pStyle w:val="ListParagraph"/>
        <w:numPr>
          <w:ilvl w:val="1"/>
          <w:numId w:val="460"/>
        </w:numPr>
      </w:pPr>
      <w:r w:rsidRPr="00B5246E">
        <w:t>1 slot (applicable to eMTC)</w:t>
      </w:r>
    </w:p>
    <w:p w14:paraId="112A9249" w14:textId="77777777" w:rsidR="00A73D16" w:rsidRPr="00B5246E" w:rsidRDefault="00A73D16" w:rsidP="00CF6E6D">
      <w:pPr>
        <w:pStyle w:val="ListParagraph"/>
        <w:numPr>
          <w:ilvl w:val="1"/>
          <w:numId w:val="460"/>
        </w:numPr>
      </w:pPr>
      <w:r w:rsidRPr="00B5246E">
        <w:t>1 subframe (applicable to eMTC)</w:t>
      </w:r>
    </w:p>
    <w:p w14:paraId="293AAEE5" w14:textId="77777777" w:rsidR="00A73D16" w:rsidRPr="00B5246E" w:rsidRDefault="00A73D16" w:rsidP="00CF6E6D">
      <w:pPr>
        <w:pStyle w:val="ListParagraph"/>
        <w:numPr>
          <w:ilvl w:val="1"/>
          <w:numId w:val="460"/>
        </w:numPr>
      </w:pPr>
      <w:r w:rsidRPr="00B5246E">
        <w:t>1 slot (applicable to NB-IoT)</w:t>
      </w:r>
    </w:p>
    <w:p w14:paraId="4B545FC2" w14:textId="77777777" w:rsidR="00A73D16" w:rsidRPr="00B5246E" w:rsidRDefault="00A73D16" w:rsidP="00CF6E6D">
      <w:pPr>
        <w:pStyle w:val="ListParagraph"/>
        <w:numPr>
          <w:ilvl w:val="1"/>
          <w:numId w:val="460"/>
        </w:numPr>
      </w:pPr>
      <w:r w:rsidRPr="00B5246E">
        <w:t>2 slots (applicable to NB-IoT)</w:t>
      </w:r>
    </w:p>
    <w:p w14:paraId="7EEA63C6" w14:textId="77777777" w:rsidR="00A73D16" w:rsidRPr="00B5246E" w:rsidRDefault="00A73D16" w:rsidP="00CF6E6D">
      <w:pPr>
        <w:pStyle w:val="ListParagraph"/>
        <w:numPr>
          <w:ilvl w:val="1"/>
          <w:numId w:val="460"/>
        </w:numPr>
      </w:pPr>
      <w:r w:rsidRPr="00B5246E">
        <w:t>1 symbol (applicable to both eMTC and NB-IoT) </w:t>
      </w:r>
    </w:p>
    <w:p w14:paraId="01029C05" w14:textId="77777777" w:rsidR="00A73D16" w:rsidRPr="00B5246E" w:rsidRDefault="00A73D16" w:rsidP="00CF6E6D">
      <w:pPr>
        <w:pStyle w:val="ListParagraph"/>
        <w:numPr>
          <w:ilvl w:val="1"/>
          <w:numId w:val="460"/>
        </w:numPr>
      </w:pPr>
      <w:r w:rsidRPr="00B5246E">
        <w:t>UE follows legacy behaviour at slot boundaries due to TA adjustment</w:t>
      </w:r>
    </w:p>
    <w:p w14:paraId="5C280D4F" w14:textId="77777777" w:rsidR="00A73D16" w:rsidRPr="00B5246E" w:rsidRDefault="00A73D16" w:rsidP="00CF6E6D">
      <w:pPr>
        <w:pStyle w:val="ListParagraph"/>
        <w:numPr>
          <w:ilvl w:val="0"/>
          <w:numId w:val="460"/>
        </w:numPr>
      </w:pPr>
      <w:r w:rsidRPr="00B5246E">
        <w:t>When capability is NOT signalled: UE follows legacy behaviour at slot boundaries due to TA adjustment</w:t>
      </w:r>
    </w:p>
    <w:p w14:paraId="3E614377" w14:textId="77777777" w:rsidR="00A73D16" w:rsidRPr="00A73D16" w:rsidRDefault="00A73D16" w:rsidP="00A73D16">
      <w:pPr>
        <w:rPr>
          <w:rFonts w:ascii="Times New Roman" w:eastAsia="Malgun Gothic" w:hAnsi="Times New Roman"/>
          <w:bCs/>
        </w:rPr>
      </w:pPr>
      <w:r w:rsidRPr="00A73D16">
        <w:rPr>
          <w:rFonts w:ascii="Times New Roman" w:eastAsia="Malgun Gothic" w:hAnsi="Times New Roman" w:hint="eastAsia"/>
          <w:bCs/>
          <w:highlight w:val="green"/>
        </w:rPr>
        <w:t>Agreement</w:t>
      </w:r>
    </w:p>
    <w:p w14:paraId="34660B9D" w14:textId="411249A2" w:rsidR="00A73D16" w:rsidRPr="00B5246E" w:rsidRDefault="00A73D16" w:rsidP="00CF6E6D">
      <w:pPr>
        <w:pStyle w:val="ListParagraph"/>
        <w:numPr>
          <w:ilvl w:val="0"/>
          <w:numId w:val="461"/>
        </w:numPr>
      </w:pPr>
      <w:r w:rsidRPr="00B5246E">
        <w:t xml:space="preserve">TP#1 (for TS36.211 v17.1.0, clause 5.3.4) in section </w:t>
      </w:r>
      <w:r>
        <w:t>5.1</w:t>
      </w:r>
      <w:r w:rsidRPr="00B5246E">
        <w:t xml:space="preserve"> of </w:t>
      </w:r>
      <w:hyperlink r:id="rId1272" w:history="1">
        <w:r w:rsidR="000B5C49">
          <w:rPr>
            <w:rStyle w:val="Hyperlink"/>
          </w:rPr>
          <w:t>R1-2203388</w:t>
        </w:r>
      </w:hyperlink>
      <w:r w:rsidRPr="00B5246E">
        <w:t xml:space="preserve"> is endorsed in principle, with the following note to the editor: the TP proposes entirely new text, the strikeout text is not a deletion of existing text, and the bold text is not intended to be bold.</w:t>
      </w:r>
    </w:p>
    <w:p w14:paraId="49D868A4" w14:textId="079328C8" w:rsidR="00A73D16" w:rsidRPr="00B5246E" w:rsidRDefault="00A73D16" w:rsidP="00CF6E6D">
      <w:pPr>
        <w:pStyle w:val="ListParagraph"/>
        <w:numPr>
          <w:ilvl w:val="0"/>
          <w:numId w:val="461"/>
        </w:numPr>
      </w:pPr>
      <w:r w:rsidRPr="00B5246E">
        <w:t xml:space="preserve">TP#2 (for TS36.211 v17.1.0, clause 5.4.3) in section </w:t>
      </w:r>
      <w:r>
        <w:t>5.1</w:t>
      </w:r>
      <w:r w:rsidRPr="00B5246E">
        <w:t xml:space="preserve"> of </w:t>
      </w:r>
      <w:hyperlink r:id="rId1273" w:history="1">
        <w:r w:rsidR="000B5C49">
          <w:rPr>
            <w:rStyle w:val="Hyperlink"/>
          </w:rPr>
          <w:t>R1-2203388</w:t>
        </w:r>
      </w:hyperlink>
      <w:r w:rsidRPr="00B5246E">
        <w:t xml:space="preserve"> is endorsed in principle, with the following note to the editor: the TP proposes entirely new text, the strikeout text is not a deletion of existing text, and the bold text is not intended to be bold.</w:t>
      </w:r>
    </w:p>
    <w:p w14:paraId="0E3336EB" w14:textId="7698EA42" w:rsidR="00A73D16" w:rsidRPr="00B5246E" w:rsidRDefault="00A73D16" w:rsidP="00CF6E6D">
      <w:pPr>
        <w:pStyle w:val="ListParagraph"/>
        <w:numPr>
          <w:ilvl w:val="0"/>
          <w:numId w:val="461"/>
        </w:numPr>
      </w:pPr>
      <w:r w:rsidRPr="00B5246E">
        <w:t xml:space="preserve">TP#3 (for TS36.211 v17.1.0, clause 10.1.3.6) in section </w:t>
      </w:r>
      <w:r>
        <w:t>5.1</w:t>
      </w:r>
      <w:r w:rsidRPr="00B5246E">
        <w:t xml:space="preserve"> of </w:t>
      </w:r>
      <w:hyperlink r:id="rId1274" w:history="1">
        <w:r w:rsidR="000B5C49">
          <w:rPr>
            <w:rStyle w:val="Hyperlink"/>
          </w:rPr>
          <w:t>R1-2203388</w:t>
        </w:r>
      </w:hyperlink>
      <w:r w:rsidRPr="00B5246E">
        <w:t xml:space="preserve"> is endorsed in principle, with the following note to the editor: the TP proposes entirely new text, the strikeout text is not a deletion of existing text, and the bold text is not intended to be bold.</w:t>
      </w:r>
    </w:p>
    <w:p w14:paraId="5DCE98F4" w14:textId="77777777" w:rsidR="00A73D16" w:rsidRDefault="00A73D16" w:rsidP="00A73D16">
      <w:pPr>
        <w:rPr>
          <w:rFonts w:ascii="Times New Roman" w:eastAsia="Malgun Gothic" w:hAnsi="Times New Roman"/>
        </w:rPr>
      </w:pPr>
    </w:p>
    <w:p w14:paraId="6D8B284A" w14:textId="54138A3A" w:rsidR="00A73D16" w:rsidRPr="00A73D16" w:rsidRDefault="001B5688" w:rsidP="00A73D16">
      <w:pPr>
        <w:rPr>
          <w:rFonts w:ascii="Times New Roman" w:eastAsia="Malgun Gothic" w:hAnsi="Times New Roman"/>
          <w:b/>
          <w:bCs/>
        </w:rPr>
      </w:pPr>
      <w:hyperlink r:id="rId1275" w:history="1">
        <w:r w:rsidR="000B5C49">
          <w:rPr>
            <w:rStyle w:val="Hyperlink"/>
            <w:rFonts w:ascii="Times New Roman" w:eastAsia="Malgun Gothic" w:hAnsi="Times New Roman"/>
            <w:b/>
            <w:bCs/>
          </w:rPr>
          <w:t>R1-2205484</w:t>
        </w:r>
      </w:hyperlink>
      <w:r w:rsidR="00A73D16" w:rsidRPr="00A73D16">
        <w:rPr>
          <w:rFonts w:ascii="Times New Roman" w:eastAsia="Malgun Gothic" w:hAnsi="Times New Roman"/>
          <w:b/>
          <w:bCs/>
        </w:rPr>
        <w:tab/>
        <w:t>Maintenance on NB-IoT/eMTC to support NTN: time and frequency synchronization</w:t>
      </w:r>
      <w:r w:rsidR="00A73D16" w:rsidRPr="00A73D16">
        <w:rPr>
          <w:rFonts w:ascii="Times New Roman" w:eastAsia="Malgun Gothic" w:hAnsi="Times New Roman"/>
          <w:b/>
          <w:bCs/>
        </w:rPr>
        <w:tab/>
        <w:t>Moderator (MediaTek)</w:t>
      </w:r>
    </w:p>
    <w:p w14:paraId="59CEC2B3" w14:textId="3F13E411" w:rsidR="00A73D16" w:rsidRDefault="00A73D16" w:rsidP="00A73D16">
      <w:pPr>
        <w:rPr>
          <w:rFonts w:ascii="Times New Roman" w:eastAsia="Malgun Gothic" w:hAnsi="Times New Roman"/>
        </w:rPr>
      </w:pPr>
      <w:r>
        <w:rPr>
          <w:rFonts w:ascii="Times New Roman" w:eastAsia="Malgun Gothic" w:hAnsi="Times New Roman"/>
        </w:rPr>
        <w:t>Clarification from May 21</w:t>
      </w:r>
      <w:r w:rsidRPr="00A73D16">
        <w:rPr>
          <w:rFonts w:ascii="Times New Roman" w:eastAsia="Malgun Gothic" w:hAnsi="Times New Roman"/>
          <w:vertAlign w:val="superscript"/>
        </w:rPr>
        <w:t>st</w:t>
      </w:r>
      <w:r>
        <w:rPr>
          <w:rFonts w:ascii="Times New Roman" w:eastAsia="Malgun Gothic" w:hAnsi="Times New Roman"/>
        </w:rPr>
        <w:t xml:space="preserve"> post, the 3 TPs agreed above are provided in clean editorial form (according to the “note to the editor above”) in section 5.3 of </w:t>
      </w:r>
      <w:hyperlink r:id="rId1276" w:history="1">
        <w:r w:rsidR="000B5C49">
          <w:rPr>
            <w:rStyle w:val="Hyperlink"/>
            <w:rFonts w:ascii="Times New Roman" w:eastAsia="Malgun Gothic" w:hAnsi="Times New Roman"/>
          </w:rPr>
          <w:t>R1-2205484</w:t>
        </w:r>
      </w:hyperlink>
      <w:r>
        <w:rPr>
          <w:rFonts w:ascii="Times New Roman" w:eastAsia="Malgun Gothic" w:hAnsi="Times New Roman"/>
        </w:rPr>
        <w:t>, with updated “reason for change”, “summary of change” and “consequences if not approved”, provided for information to the TS36.211 specification editor.</w:t>
      </w:r>
    </w:p>
    <w:p w14:paraId="6C1022BE" w14:textId="77777777" w:rsidR="00A73D16" w:rsidRDefault="00A73D16" w:rsidP="00A73D16">
      <w:pPr>
        <w:rPr>
          <w:rFonts w:ascii="Times New Roman" w:eastAsia="Malgun Gothic" w:hAnsi="Times New Roman"/>
        </w:rPr>
      </w:pPr>
    </w:p>
    <w:p w14:paraId="4211CB6F" w14:textId="77777777" w:rsidR="00A73D16" w:rsidRPr="00A97FB4" w:rsidRDefault="00A73D16" w:rsidP="00A73D16">
      <w:pPr>
        <w:rPr>
          <w:rFonts w:ascii="Times New Roman" w:eastAsia="Malgun Gothic" w:hAnsi="Times New Roman"/>
          <w:lang w:val="en-US"/>
        </w:rPr>
      </w:pPr>
    </w:p>
    <w:p w14:paraId="3FB63744" w14:textId="65437833" w:rsidR="00A73D16" w:rsidRDefault="001B5688" w:rsidP="00A73D16">
      <w:pPr>
        <w:rPr>
          <w:rFonts w:ascii="Times New Roman" w:eastAsia="Malgun Gothic" w:hAnsi="Times New Roman"/>
          <w:b/>
          <w:bCs/>
        </w:rPr>
      </w:pPr>
      <w:hyperlink r:id="rId1277" w:history="1">
        <w:r w:rsidR="000B5C49">
          <w:rPr>
            <w:rStyle w:val="Hyperlink"/>
            <w:rFonts w:ascii="Times New Roman" w:eastAsia="Malgun Gothic" w:hAnsi="Times New Roman"/>
            <w:b/>
            <w:bCs/>
          </w:rPr>
          <w:t>R1-2205578</w:t>
        </w:r>
      </w:hyperlink>
      <w:r w:rsidR="00A73D16" w:rsidRPr="00A97FB4">
        <w:rPr>
          <w:rFonts w:ascii="Times New Roman" w:eastAsia="Malgun Gothic" w:hAnsi="Times New Roman"/>
          <w:b/>
          <w:bCs/>
        </w:rPr>
        <w:tab/>
        <w:t>DRAFT LS on UL Segmented Transmission for UL synchronization for IoT NTN</w:t>
      </w:r>
      <w:r w:rsidR="00A73D16" w:rsidRPr="00A97FB4">
        <w:rPr>
          <w:rFonts w:ascii="Times New Roman" w:eastAsia="Malgun Gothic" w:hAnsi="Times New Roman"/>
          <w:b/>
          <w:bCs/>
        </w:rPr>
        <w:tab/>
        <w:t>Moderator (MediaTek)</w:t>
      </w:r>
    </w:p>
    <w:p w14:paraId="023A07C9" w14:textId="248C6C22" w:rsidR="00A97FB4" w:rsidRDefault="00A97FB4" w:rsidP="00A97FB4">
      <w:pPr>
        <w:rPr>
          <w:lang w:val="en-US" w:eastAsia="x-none"/>
        </w:rPr>
      </w:pPr>
      <w:r w:rsidRPr="00A97FB4">
        <w:rPr>
          <w:rFonts w:ascii="Times New Roman" w:eastAsia="Malgun Gothic" w:hAnsi="Times New Roman"/>
        </w:rPr>
        <w:t xml:space="preserve">Further revised in </w:t>
      </w:r>
      <w:hyperlink r:id="rId1278" w:history="1">
        <w:r w:rsidR="000B5C49">
          <w:rPr>
            <w:rStyle w:val="Hyperlink"/>
            <w:lang w:val="en-US" w:eastAsia="x-none"/>
          </w:rPr>
          <w:t>R1-2205579</w:t>
        </w:r>
      </w:hyperlink>
      <w:r w:rsidRPr="00A97FB4">
        <w:rPr>
          <w:lang w:val="en-US" w:eastAsia="x-none"/>
        </w:rPr>
        <w:t xml:space="preserve">, and </w:t>
      </w:r>
      <w:hyperlink r:id="rId1279" w:history="1">
        <w:r w:rsidR="000B5C49">
          <w:rPr>
            <w:rStyle w:val="Hyperlink"/>
            <w:lang w:val="en-US" w:eastAsia="x-none"/>
          </w:rPr>
          <w:t>R1-2205635</w:t>
        </w:r>
      </w:hyperlink>
      <w:r>
        <w:rPr>
          <w:lang w:val="en-US" w:eastAsia="x-none"/>
        </w:rPr>
        <w:t>.</w:t>
      </w:r>
    </w:p>
    <w:p w14:paraId="43E039CC" w14:textId="3209EC60" w:rsidR="00A97FB4" w:rsidRPr="00A97FB4" w:rsidRDefault="00A97FB4" w:rsidP="00A97FB4">
      <w:pPr>
        <w:rPr>
          <w:lang w:val="en-US" w:eastAsia="x-none"/>
        </w:rPr>
      </w:pPr>
      <w:r w:rsidRPr="00A97FB4">
        <w:rPr>
          <w:b/>
          <w:bCs/>
          <w:lang w:val="en-US" w:eastAsia="x-none"/>
        </w:rPr>
        <w:t>Decision:</w:t>
      </w:r>
      <w:r>
        <w:rPr>
          <w:lang w:val="en-US" w:eastAsia="x-none"/>
        </w:rPr>
        <w:t xml:space="preserve"> As per email decision posted on May 25</w:t>
      </w:r>
      <w:r w:rsidRPr="00A97FB4">
        <w:rPr>
          <w:vertAlign w:val="superscript"/>
          <w:lang w:val="en-US" w:eastAsia="x-none"/>
        </w:rPr>
        <w:t>th</w:t>
      </w:r>
      <w:r>
        <w:rPr>
          <w:lang w:val="en-US" w:eastAsia="x-none"/>
        </w:rPr>
        <w:t xml:space="preserve">, the final LS </w:t>
      </w:r>
      <w:r w:rsidRPr="001D3F19">
        <w:rPr>
          <w:rFonts w:eastAsia="Malgun Gothic" w:cs="Times"/>
        </w:rPr>
        <w:t>to RAN4</w:t>
      </w:r>
      <w:r>
        <w:rPr>
          <w:rFonts w:eastAsia="Malgun Gothic" w:cs="Times"/>
        </w:rPr>
        <w:t xml:space="preserve"> </w:t>
      </w:r>
      <w:r>
        <w:rPr>
          <w:lang w:val="en-US" w:eastAsia="x-none"/>
        </w:rPr>
        <w:t>is approved in</w:t>
      </w:r>
    </w:p>
    <w:p w14:paraId="759F8088" w14:textId="07F56106" w:rsidR="00A73D16" w:rsidRPr="00A97FB4" w:rsidRDefault="001B5688" w:rsidP="00A73D16">
      <w:pPr>
        <w:rPr>
          <w:rFonts w:ascii="Times New Roman" w:eastAsia="Malgun Gothic" w:hAnsi="Times New Roman"/>
          <w:b/>
          <w:bCs/>
        </w:rPr>
      </w:pPr>
      <w:hyperlink r:id="rId1280" w:history="1">
        <w:r w:rsidR="000B5C49">
          <w:rPr>
            <w:rStyle w:val="Hyperlink"/>
            <w:rFonts w:ascii="Times New Roman" w:eastAsia="Malgun Gothic" w:hAnsi="Times New Roman"/>
            <w:b/>
            <w:bCs/>
            <w:highlight w:val="green"/>
          </w:rPr>
          <w:t>R1-2205642</w:t>
        </w:r>
      </w:hyperlink>
      <w:r w:rsidR="00A73D16" w:rsidRPr="00A97FB4">
        <w:rPr>
          <w:rFonts w:ascii="Times New Roman" w:eastAsia="Malgun Gothic" w:hAnsi="Times New Roman"/>
          <w:b/>
          <w:bCs/>
        </w:rPr>
        <w:tab/>
        <w:t>LS on UL Segmented Transmission for UL synchronization for IoT NTN</w:t>
      </w:r>
      <w:r w:rsidR="00A73D16" w:rsidRPr="00A97FB4">
        <w:rPr>
          <w:rFonts w:ascii="Times New Roman" w:eastAsia="Malgun Gothic" w:hAnsi="Times New Roman"/>
          <w:b/>
          <w:bCs/>
        </w:rPr>
        <w:tab/>
        <w:t>RAN1, MediaTek</w:t>
      </w:r>
    </w:p>
    <w:p w14:paraId="294BFE50" w14:textId="77777777" w:rsidR="00A73D16" w:rsidRPr="001D3F19" w:rsidRDefault="00A73D16" w:rsidP="00A73D16">
      <w:pPr>
        <w:rPr>
          <w:rFonts w:eastAsia="Malgun Gothic" w:cs="Times"/>
        </w:rPr>
      </w:pPr>
    </w:p>
    <w:p w14:paraId="6367FA22" w14:textId="77777777" w:rsidR="00A73D16" w:rsidRPr="001D3F19" w:rsidRDefault="00A73D16" w:rsidP="00A73D16">
      <w:pPr>
        <w:rPr>
          <w:rFonts w:eastAsia="Malgun Gothic" w:cs="Times"/>
        </w:rPr>
      </w:pPr>
    </w:p>
    <w:p w14:paraId="196127BD" w14:textId="77777777" w:rsidR="005556D0" w:rsidRPr="00A73D16" w:rsidRDefault="005556D0" w:rsidP="005556D0">
      <w:pPr>
        <w:rPr>
          <w:rFonts w:ascii="Times New Roman" w:eastAsia="Malgun Gothic" w:hAnsi="Times New Roman"/>
        </w:rPr>
      </w:pPr>
    </w:p>
    <w:p w14:paraId="389018CC" w14:textId="77777777" w:rsidR="005556D0" w:rsidRPr="005556D0" w:rsidRDefault="005556D0" w:rsidP="005556D0">
      <w:pPr>
        <w:rPr>
          <w:rFonts w:ascii="Times New Roman" w:hAnsi="Times New Roman"/>
          <w:lang w:eastAsia="x-none"/>
        </w:rPr>
      </w:pPr>
      <w:r w:rsidRPr="00AA2BD9">
        <w:rPr>
          <w:rFonts w:ascii="Times New Roman" w:hAnsi="Times New Roman"/>
          <w:lang w:eastAsia="x-none"/>
        </w:rPr>
        <w:t>[109-e-R17-IoT-NTN-02] – Sam (Sony)</w:t>
      </w:r>
    </w:p>
    <w:p w14:paraId="603D3EFC" w14:textId="35B16722" w:rsidR="005556D0" w:rsidRPr="005556D0" w:rsidRDefault="005556D0" w:rsidP="005556D0">
      <w:pPr>
        <w:rPr>
          <w:rFonts w:ascii="Times New Roman" w:hAnsi="Times New Roman"/>
          <w:lang w:eastAsia="x-none"/>
        </w:rPr>
      </w:pPr>
      <w:r w:rsidRPr="005556D0">
        <w:rPr>
          <w:rFonts w:ascii="Times New Roman" w:hAnsi="Times New Roman"/>
          <w:lang w:eastAsia="x-none"/>
        </w:rPr>
        <w:t>Email discussion for maintenance on timing relationship enhancements</w:t>
      </w:r>
      <w:r w:rsidRPr="005556D0">
        <w:rPr>
          <w:rFonts w:ascii="Times New Roman" w:hAnsi="Times New Roman"/>
        </w:rPr>
        <w:t xml:space="preserve"> for issues 2-1, 2-2, 2-3, 2-4, 2-5 and 2-6 from </w:t>
      </w:r>
      <w:hyperlink r:id="rId1281" w:history="1">
        <w:r w:rsidR="000B5C49">
          <w:rPr>
            <w:rStyle w:val="Hyperlink"/>
            <w:rFonts w:ascii="Times New Roman" w:hAnsi="Times New Roman"/>
          </w:rPr>
          <w:t>R1-2205110</w:t>
        </w:r>
      </w:hyperlink>
    </w:p>
    <w:p w14:paraId="28A634B2" w14:textId="77777777" w:rsidR="005556D0" w:rsidRPr="005556D0" w:rsidRDefault="005556D0" w:rsidP="005556D0">
      <w:pPr>
        <w:numPr>
          <w:ilvl w:val="0"/>
          <w:numId w:val="65"/>
        </w:numPr>
        <w:rPr>
          <w:rFonts w:ascii="Times New Roman" w:eastAsia="Times New Roman" w:hAnsi="Times New Roman"/>
          <w:lang w:eastAsia="x-none"/>
        </w:rPr>
      </w:pPr>
      <w:r w:rsidRPr="005556D0">
        <w:rPr>
          <w:rFonts w:ascii="Times New Roman" w:eastAsia="Times New Roman" w:hAnsi="Times New Roman"/>
          <w:lang w:eastAsia="x-none"/>
        </w:rPr>
        <w:lastRenderedPageBreak/>
        <w:t>1</w:t>
      </w:r>
      <w:r w:rsidRPr="005556D0">
        <w:rPr>
          <w:rFonts w:ascii="Times New Roman" w:eastAsia="Times New Roman" w:hAnsi="Times New Roman"/>
          <w:vertAlign w:val="superscript"/>
          <w:lang w:eastAsia="x-none"/>
        </w:rPr>
        <w:t>st</w:t>
      </w:r>
      <w:r w:rsidRPr="005556D0">
        <w:rPr>
          <w:rFonts w:ascii="Times New Roman" w:eastAsia="Times New Roman" w:hAnsi="Times New Roman"/>
          <w:lang w:eastAsia="x-none"/>
        </w:rPr>
        <w:t xml:space="preserve"> check point: </w:t>
      </w:r>
      <w:r w:rsidRPr="005556D0">
        <w:rPr>
          <w:rFonts w:ascii="Times New Roman" w:eastAsia="Times New Roman" w:hAnsi="Times New Roman"/>
        </w:rPr>
        <w:t>May 13 (any RRC impact by May 12)</w:t>
      </w:r>
    </w:p>
    <w:p w14:paraId="0B4060C4" w14:textId="77777777" w:rsidR="005556D0" w:rsidRPr="005556D0" w:rsidRDefault="005556D0" w:rsidP="005556D0">
      <w:pPr>
        <w:numPr>
          <w:ilvl w:val="0"/>
          <w:numId w:val="65"/>
        </w:numPr>
        <w:rPr>
          <w:rFonts w:ascii="Times New Roman" w:eastAsia="Times New Roman" w:hAnsi="Times New Roman"/>
          <w:lang w:eastAsia="x-none"/>
        </w:rPr>
      </w:pPr>
      <w:r w:rsidRPr="005556D0">
        <w:rPr>
          <w:rFonts w:ascii="Times New Roman" w:eastAsia="Times New Roman" w:hAnsi="Times New Roman"/>
          <w:lang w:eastAsia="x-none"/>
        </w:rPr>
        <w:t xml:space="preserve">Final check point: </w:t>
      </w:r>
      <w:r w:rsidRPr="005556D0">
        <w:rPr>
          <w:rFonts w:ascii="Times New Roman" w:eastAsia="Times New Roman" w:hAnsi="Times New Roman"/>
        </w:rPr>
        <w:t>May 18</w:t>
      </w:r>
    </w:p>
    <w:p w14:paraId="79E8009C" w14:textId="073C5374" w:rsidR="005556D0" w:rsidRPr="005556D0" w:rsidRDefault="001B5688" w:rsidP="005556D0">
      <w:pPr>
        <w:rPr>
          <w:lang w:val="en-US" w:eastAsia="x-none"/>
        </w:rPr>
      </w:pPr>
      <w:hyperlink r:id="rId1282" w:history="1">
        <w:r w:rsidR="000B5C49">
          <w:rPr>
            <w:rStyle w:val="Hyperlink"/>
            <w:lang w:val="en-US" w:eastAsia="x-none"/>
          </w:rPr>
          <w:t>R1-2205199</w:t>
        </w:r>
      </w:hyperlink>
      <w:r w:rsidR="005556D0" w:rsidRPr="005556D0">
        <w:rPr>
          <w:lang w:val="en-US" w:eastAsia="x-none"/>
        </w:rPr>
        <w:tab/>
        <w:t>FL summary 1 of AI 8.14: Maintenance on Timing Relationships for IoT-NTN</w:t>
      </w:r>
      <w:r w:rsidR="005556D0" w:rsidRPr="005556D0">
        <w:rPr>
          <w:lang w:val="en-US" w:eastAsia="x-none"/>
        </w:rPr>
        <w:tab/>
        <w:t>Moderator (Sony)</w:t>
      </w:r>
    </w:p>
    <w:p w14:paraId="546C667E" w14:textId="482AD283" w:rsidR="005556D0" w:rsidRPr="00AA2BD9" w:rsidRDefault="001B5688" w:rsidP="005556D0">
      <w:pPr>
        <w:rPr>
          <w:b/>
          <w:bCs/>
          <w:lang w:val="en-US" w:eastAsia="x-none"/>
        </w:rPr>
      </w:pPr>
      <w:hyperlink r:id="rId1283" w:history="1">
        <w:r w:rsidR="000B5C49">
          <w:rPr>
            <w:rStyle w:val="Hyperlink"/>
            <w:b/>
            <w:bCs/>
            <w:lang w:val="en-US" w:eastAsia="x-none"/>
          </w:rPr>
          <w:t>R1-2205200</w:t>
        </w:r>
      </w:hyperlink>
      <w:r w:rsidR="005556D0" w:rsidRPr="00AA2BD9">
        <w:rPr>
          <w:b/>
          <w:bCs/>
          <w:lang w:val="en-US" w:eastAsia="x-none"/>
        </w:rPr>
        <w:tab/>
        <w:t>FL summary 2 of AI 8.14: Maintenance on Timing Relationships for IoT-NTN</w:t>
      </w:r>
      <w:r w:rsidR="005556D0" w:rsidRPr="00AA2BD9">
        <w:rPr>
          <w:b/>
          <w:bCs/>
          <w:lang w:val="en-US" w:eastAsia="x-none"/>
        </w:rPr>
        <w:tab/>
        <w:t>Moderator (Sony)</w:t>
      </w:r>
    </w:p>
    <w:p w14:paraId="3CDCC3FA" w14:textId="77777777" w:rsidR="00AA2BD9" w:rsidRDefault="00AA2BD9" w:rsidP="00AA2BD9">
      <w:r w:rsidRPr="007E61E0">
        <w:rPr>
          <w:b/>
          <w:bCs/>
        </w:rPr>
        <w:t>Decision:</w:t>
      </w:r>
      <w:r>
        <w:t xml:space="preserve"> As per email decision posted on May 18</w:t>
      </w:r>
      <w:r w:rsidRPr="007E61E0">
        <w:rPr>
          <w:vertAlign w:val="superscript"/>
        </w:rPr>
        <w:t>th</w:t>
      </w:r>
      <w:r>
        <w:t>,</w:t>
      </w:r>
    </w:p>
    <w:p w14:paraId="5D1AA779" w14:textId="77777777" w:rsidR="00AA2BD9" w:rsidRPr="00AA2BD9" w:rsidRDefault="00AA2BD9" w:rsidP="00AA2BD9">
      <w:pPr>
        <w:rPr>
          <w:rFonts w:ascii="Times New Roman" w:eastAsia="Malgun Gothic" w:hAnsi="Times New Roman"/>
          <w:bCs/>
        </w:rPr>
      </w:pPr>
      <w:r w:rsidRPr="00AA2BD9">
        <w:rPr>
          <w:rFonts w:ascii="Times New Roman" w:eastAsia="Malgun Gothic" w:hAnsi="Times New Roman" w:hint="eastAsia"/>
          <w:bCs/>
          <w:highlight w:val="green"/>
        </w:rPr>
        <w:t>Agreement</w:t>
      </w:r>
    </w:p>
    <w:p w14:paraId="6297A333" w14:textId="77777777" w:rsidR="00AA2BD9" w:rsidRDefault="00AA2BD9" w:rsidP="00AA2BD9">
      <w:pPr>
        <w:rPr>
          <w:lang w:val="en-US" w:eastAsia="x-none"/>
        </w:rPr>
      </w:pPr>
      <w:r>
        <w:rPr>
          <w:lang w:val="en-US" w:eastAsia="x-none"/>
        </w:rPr>
        <w:t>The four text proposals below are endorsed. The “reason for change”, “summary of change” and “consequence if not approved” are provided for information to the specification editor.</w:t>
      </w:r>
    </w:p>
    <w:p w14:paraId="6E5CB7FD" w14:textId="2F070FD9" w:rsidR="00AA2BD9" w:rsidRPr="007848E7" w:rsidRDefault="00AA2BD9" w:rsidP="00CF6E6D">
      <w:pPr>
        <w:pStyle w:val="ListParagraph"/>
        <w:numPr>
          <w:ilvl w:val="0"/>
          <w:numId w:val="462"/>
        </w:numPr>
      </w:pPr>
      <w:r w:rsidRPr="007848E7">
        <w:t>TP#5 rev1 (for TS36.213 v17.1.0, clauses 16.4.2)</w:t>
      </w:r>
      <w:r>
        <w:t xml:space="preserve"> in section 2.4.3 of </w:t>
      </w:r>
      <w:hyperlink r:id="rId1284" w:history="1">
        <w:r w:rsidR="000B5C49">
          <w:rPr>
            <w:rStyle w:val="Hyperlink"/>
          </w:rPr>
          <w:t>R1-2205200</w:t>
        </w:r>
      </w:hyperlink>
    </w:p>
    <w:p w14:paraId="760B444A" w14:textId="681719B1" w:rsidR="00AA2BD9" w:rsidRPr="007848E7" w:rsidRDefault="00AA2BD9" w:rsidP="00CF6E6D">
      <w:pPr>
        <w:pStyle w:val="ListParagraph"/>
        <w:numPr>
          <w:ilvl w:val="0"/>
          <w:numId w:val="462"/>
        </w:numPr>
      </w:pPr>
      <w:r w:rsidRPr="007848E7">
        <w:t xml:space="preserve">TP#7 rev1 (for TS36.213 v17.1.0, clauses 16.5.1) in section 2.4.3 of </w:t>
      </w:r>
      <w:hyperlink r:id="rId1285" w:history="1">
        <w:r w:rsidR="000B5C49">
          <w:rPr>
            <w:rStyle w:val="Hyperlink"/>
          </w:rPr>
          <w:t>R1-2205200</w:t>
        </w:r>
      </w:hyperlink>
    </w:p>
    <w:p w14:paraId="2947D3EE" w14:textId="74DBA2A2" w:rsidR="00AA2BD9" w:rsidRPr="007848E7" w:rsidRDefault="00AA2BD9" w:rsidP="00CF6E6D">
      <w:pPr>
        <w:pStyle w:val="ListParagraph"/>
        <w:numPr>
          <w:ilvl w:val="0"/>
          <w:numId w:val="462"/>
        </w:numPr>
      </w:pPr>
      <w:r w:rsidRPr="007848E7">
        <w:t xml:space="preserve">TP#8 rev1 (for TS36.213 v17.1.0, clauses 10.2) in section 2.4.3 of </w:t>
      </w:r>
      <w:hyperlink r:id="rId1286" w:history="1">
        <w:r w:rsidR="000B5C49">
          <w:rPr>
            <w:rStyle w:val="Hyperlink"/>
          </w:rPr>
          <w:t>R1-2205200</w:t>
        </w:r>
      </w:hyperlink>
    </w:p>
    <w:p w14:paraId="439A0D7B" w14:textId="322E9000" w:rsidR="00AA2BD9" w:rsidRPr="007848E7" w:rsidRDefault="00AA2BD9" w:rsidP="00CF6E6D">
      <w:pPr>
        <w:pStyle w:val="ListParagraph"/>
        <w:numPr>
          <w:ilvl w:val="0"/>
          <w:numId w:val="462"/>
        </w:numPr>
      </w:pPr>
      <w:r w:rsidRPr="007848E7">
        <w:t xml:space="preserve">TP#9 rev1 (for TS36.213 v17.1.0, clauses 10.2) in section 2.4.3 of </w:t>
      </w:r>
      <w:hyperlink r:id="rId1287" w:history="1">
        <w:r w:rsidR="000B5C49">
          <w:rPr>
            <w:rStyle w:val="Hyperlink"/>
          </w:rPr>
          <w:t>R1-2205200</w:t>
        </w:r>
      </w:hyperlink>
    </w:p>
    <w:p w14:paraId="19D2C4D9" w14:textId="77777777" w:rsidR="00AA2BD9" w:rsidRPr="007848E7" w:rsidRDefault="00AA2BD9" w:rsidP="00CF6E6D">
      <w:pPr>
        <w:pStyle w:val="BodyText"/>
        <w:numPr>
          <w:ilvl w:val="0"/>
          <w:numId w:val="463"/>
        </w:numPr>
        <w:spacing w:after="0"/>
        <w:jc w:val="left"/>
        <w:rPr>
          <w:rFonts w:eastAsia="Times New Roman"/>
          <w:bCs/>
          <w:iCs/>
          <w:lang w:eastAsia="ja-JP"/>
        </w:rPr>
      </w:pPr>
      <w:r w:rsidRPr="007848E7">
        <w:rPr>
          <w:rFonts w:eastAsia="Times New Roman"/>
          <w:bCs/>
          <w:iCs/>
          <w:lang w:eastAsia="ja-JP"/>
        </w:rPr>
        <w:t>Reason for change: As TDD was not treated during the IoT NTN WI, TDD clauses in the spec should not be changed because of NTN.</w:t>
      </w:r>
    </w:p>
    <w:p w14:paraId="45D68B67" w14:textId="77777777" w:rsidR="00AA2BD9" w:rsidRPr="007848E7" w:rsidRDefault="00AA2BD9" w:rsidP="00CF6E6D">
      <w:pPr>
        <w:pStyle w:val="BodyText"/>
        <w:numPr>
          <w:ilvl w:val="0"/>
          <w:numId w:val="463"/>
        </w:numPr>
        <w:spacing w:after="0"/>
        <w:jc w:val="left"/>
        <w:rPr>
          <w:rFonts w:eastAsia="Times New Roman"/>
          <w:bCs/>
          <w:iCs/>
          <w:lang w:eastAsia="ja-JP"/>
        </w:rPr>
      </w:pPr>
      <w:r w:rsidRPr="007848E7">
        <w:rPr>
          <w:rFonts w:eastAsia="Times New Roman"/>
          <w:bCs/>
          <w:iCs/>
          <w:lang w:eastAsia="ja-JP"/>
        </w:rPr>
        <w:t>Summary of change: Remove all references to Koffset from all TDD clauses.</w:t>
      </w:r>
    </w:p>
    <w:p w14:paraId="52AECEB3" w14:textId="77777777" w:rsidR="00AA2BD9" w:rsidRPr="007848E7" w:rsidRDefault="00AA2BD9" w:rsidP="00CF6E6D">
      <w:pPr>
        <w:pStyle w:val="BodyText"/>
        <w:numPr>
          <w:ilvl w:val="0"/>
          <w:numId w:val="463"/>
        </w:numPr>
        <w:spacing w:after="0"/>
        <w:jc w:val="left"/>
        <w:rPr>
          <w:rFonts w:eastAsia="Times New Roman"/>
          <w:bCs/>
          <w:iCs/>
          <w:lang w:eastAsia="ja-JP"/>
        </w:rPr>
      </w:pPr>
      <w:r w:rsidRPr="007848E7">
        <w:rPr>
          <w:rFonts w:eastAsia="Times New Roman"/>
          <w:bCs/>
          <w:iCs/>
          <w:lang w:eastAsia="ja-JP"/>
        </w:rPr>
        <w:t>Consequence if not approved: Release 17 IoT NTN does not support TDD so clauses would wrongly imply that it does and potentially confuse implementers.</w:t>
      </w:r>
    </w:p>
    <w:p w14:paraId="6C65294C" w14:textId="7FEE36E6" w:rsidR="00AA2BD9" w:rsidRPr="00AA2BD9" w:rsidRDefault="00AA2BD9" w:rsidP="005556D0">
      <w:pPr>
        <w:rPr>
          <w:lang w:eastAsia="x-none"/>
        </w:rPr>
      </w:pPr>
    </w:p>
    <w:p w14:paraId="70BD2424" w14:textId="77777777" w:rsidR="00AA2BD9" w:rsidRDefault="00AA2BD9" w:rsidP="005556D0">
      <w:pPr>
        <w:rPr>
          <w:lang w:val="en-US" w:eastAsia="x-none"/>
        </w:rPr>
      </w:pPr>
    </w:p>
    <w:p w14:paraId="184D6D1A" w14:textId="0926780E" w:rsidR="005556D0" w:rsidRPr="005556D0" w:rsidRDefault="001B5688" w:rsidP="005556D0">
      <w:pPr>
        <w:rPr>
          <w:lang w:val="en-US" w:eastAsia="x-none"/>
        </w:rPr>
      </w:pPr>
      <w:hyperlink r:id="rId1288" w:history="1">
        <w:r w:rsidR="000B5C49">
          <w:rPr>
            <w:rStyle w:val="Hyperlink"/>
            <w:lang w:val="en-US" w:eastAsia="x-none"/>
          </w:rPr>
          <w:t>R1-2205503</w:t>
        </w:r>
      </w:hyperlink>
      <w:r w:rsidR="005556D0" w:rsidRPr="005556D0">
        <w:rPr>
          <w:lang w:val="en-US" w:eastAsia="x-none"/>
        </w:rPr>
        <w:tab/>
        <w:t>FL summary 3 of AI 8.14: Maintenance on Timing Relationships for IoT-NTN</w:t>
      </w:r>
      <w:r w:rsidR="005556D0" w:rsidRPr="005556D0">
        <w:rPr>
          <w:lang w:val="en-US" w:eastAsia="x-none"/>
        </w:rPr>
        <w:tab/>
        <w:t>Moderator (Sony)</w:t>
      </w:r>
    </w:p>
    <w:p w14:paraId="24503540" w14:textId="1EBC54D4" w:rsidR="005556D0" w:rsidRPr="00AA2BD9" w:rsidRDefault="001B5688" w:rsidP="005556D0">
      <w:pPr>
        <w:rPr>
          <w:b/>
          <w:bCs/>
          <w:lang w:val="en-US" w:eastAsia="x-none"/>
        </w:rPr>
      </w:pPr>
      <w:hyperlink r:id="rId1289" w:history="1">
        <w:r w:rsidR="000B5C49">
          <w:rPr>
            <w:rStyle w:val="Hyperlink"/>
            <w:b/>
            <w:bCs/>
            <w:lang w:val="en-US" w:eastAsia="x-none"/>
          </w:rPr>
          <w:t>R1-2205620</w:t>
        </w:r>
      </w:hyperlink>
      <w:r w:rsidR="005556D0" w:rsidRPr="00AA2BD9">
        <w:rPr>
          <w:b/>
          <w:bCs/>
          <w:lang w:val="en-US" w:eastAsia="x-none"/>
        </w:rPr>
        <w:tab/>
        <w:t>FL summary 4 of AI 8.14: Maintenance on Timing Relationships for IoT-NTN</w:t>
      </w:r>
      <w:r w:rsidR="005556D0" w:rsidRPr="00AA2BD9">
        <w:rPr>
          <w:b/>
          <w:bCs/>
          <w:lang w:val="en-US" w:eastAsia="x-none"/>
        </w:rPr>
        <w:tab/>
        <w:t>Moderator (Sony)</w:t>
      </w:r>
    </w:p>
    <w:p w14:paraId="7E01D1CC" w14:textId="05666828" w:rsidR="00AA2BD9" w:rsidRDefault="00AA2BD9" w:rsidP="00AA2BD9">
      <w:r w:rsidRPr="007E61E0">
        <w:rPr>
          <w:b/>
          <w:bCs/>
        </w:rPr>
        <w:t>Decision:</w:t>
      </w:r>
      <w:r>
        <w:t xml:space="preserve"> As per email decision posted on May 21</w:t>
      </w:r>
      <w:r w:rsidRPr="00AA2BD9">
        <w:rPr>
          <w:vertAlign w:val="superscript"/>
        </w:rPr>
        <w:t>st</w:t>
      </w:r>
      <w:r>
        <w:t>,</w:t>
      </w:r>
    </w:p>
    <w:p w14:paraId="01CB4D1E" w14:textId="77777777" w:rsidR="00AA2BD9" w:rsidRPr="00AA2BD9" w:rsidRDefault="00AA2BD9" w:rsidP="00AA2BD9">
      <w:pPr>
        <w:rPr>
          <w:rFonts w:ascii="Times New Roman" w:eastAsia="Malgun Gothic" w:hAnsi="Times New Roman"/>
          <w:bCs/>
        </w:rPr>
      </w:pPr>
      <w:r w:rsidRPr="00AA2BD9">
        <w:rPr>
          <w:rFonts w:ascii="Times New Roman" w:eastAsia="Malgun Gothic" w:hAnsi="Times New Roman" w:hint="eastAsia"/>
          <w:bCs/>
          <w:highlight w:val="green"/>
        </w:rPr>
        <w:t>Agreement</w:t>
      </w:r>
    </w:p>
    <w:p w14:paraId="6F5A2B5F" w14:textId="0582D928" w:rsidR="00AA2BD9" w:rsidRDefault="00AA2BD9" w:rsidP="00AA2BD9">
      <w:pPr>
        <w:rPr>
          <w:lang w:val="en-US" w:eastAsia="x-none"/>
        </w:rPr>
      </w:pPr>
      <w:r>
        <w:rPr>
          <w:lang w:val="en-US" w:eastAsia="x-none"/>
        </w:rPr>
        <w:t xml:space="preserve">The two text proposals below are endorsed. The “reason for change”, “summary of change” and “consequence if not approved” are provided for information to the specification editor </w:t>
      </w:r>
      <w:r>
        <w:rPr>
          <w:rFonts w:eastAsia="Times New Roman"/>
          <w:bCs/>
          <w:iCs/>
          <w:lang w:eastAsia="ja-JP"/>
        </w:rPr>
        <w:t xml:space="preserve">in section 1.1 of </w:t>
      </w:r>
      <w:hyperlink r:id="rId1290" w:history="1">
        <w:r w:rsidR="000B5C49">
          <w:rPr>
            <w:rStyle w:val="Hyperlink"/>
            <w:rFonts w:eastAsia="Times New Roman"/>
            <w:bCs/>
            <w:iCs/>
            <w:lang w:eastAsia="ja-JP"/>
          </w:rPr>
          <w:t>R1-2205620</w:t>
        </w:r>
      </w:hyperlink>
      <w:r>
        <w:rPr>
          <w:lang w:val="en-US" w:eastAsia="x-none"/>
        </w:rPr>
        <w:t>.</w:t>
      </w:r>
    </w:p>
    <w:p w14:paraId="713ED38C" w14:textId="42EBBC85" w:rsidR="00AA2BD9" w:rsidRPr="007848E7" w:rsidRDefault="00AA2BD9" w:rsidP="00CF6E6D">
      <w:pPr>
        <w:pStyle w:val="BodyText"/>
        <w:numPr>
          <w:ilvl w:val="0"/>
          <w:numId w:val="458"/>
        </w:numPr>
        <w:tabs>
          <w:tab w:val="num" w:pos="720"/>
        </w:tabs>
        <w:spacing w:after="0"/>
        <w:ind w:left="714" w:hanging="357"/>
        <w:jc w:val="left"/>
        <w:rPr>
          <w:rFonts w:eastAsia="Times New Roman"/>
          <w:bCs/>
          <w:iCs/>
          <w:lang w:eastAsia="ja-JP"/>
        </w:rPr>
      </w:pPr>
      <w:r w:rsidRPr="007848E7">
        <w:rPr>
          <w:rFonts w:eastAsia="Times New Roman"/>
          <w:bCs/>
          <w:iCs/>
          <w:lang w:eastAsia="ja-JP"/>
        </w:rPr>
        <w:t>TP#</w:t>
      </w:r>
      <w:r>
        <w:rPr>
          <w:rFonts w:eastAsia="Times New Roman"/>
          <w:bCs/>
          <w:iCs/>
          <w:lang w:eastAsia="ja-JP"/>
        </w:rPr>
        <w:t>1</w:t>
      </w:r>
      <w:r w:rsidRPr="007848E7">
        <w:rPr>
          <w:rFonts w:eastAsia="Times New Roman"/>
          <w:bCs/>
          <w:iCs/>
          <w:lang w:eastAsia="ja-JP"/>
        </w:rPr>
        <w:t>rev</w:t>
      </w:r>
      <w:r>
        <w:rPr>
          <w:rFonts w:eastAsia="Times New Roman"/>
          <w:bCs/>
          <w:iCs/>
          <w:lang w:eastAsia="ja-JP"/>
        </w:rPr>
        <w:t>2</w:t>
      </w:r>
      <w:r w:rsidRPr="007848E7">
        <w:rPr>
          <w:rFonts w:eastAsia="Times New Roman"/>
          <w:bCs/>
          <w:iCs/>
          <w:lang w:eastAsia="ja-JP"/>
        </w:rPr>
        <w:t xml:space="preserve"> (for TS36.213 v17.1.0, clauses 16.</w:t>
      </w:r>
      <w:r>
        <w:rPr>
          <w:rFonts w:eastAsia="Times New Roman"/>
          <w:bCs/>
          <w:iCs/>
          <w:lang w:eastAsia="ja-JP"/>
        </w:rPr>
        <w:t>6</w:t>
      </w:r>
      <w:r w:rsidRPr="007848E7">
        <w:rPr>
          <w:rFonts w:eastAsia="Times New Roman"/>
          <w:bCs/>
          <w:iCs/>
          <w:lang w:eastAsia="ja-JP"/>
        </w:rPr>
        <w:t>)</w:t>
      </w:r>
      <w:r>
        <w:rPr>
          <w:rFonts w:eastAsia="Times New Roman"/>
          <w:bCs/>
          <w:iCs/>
          <w:lang w:eastAsia="ja-JP"/>
        </w:rPr>
        <w:t xml:space="preserve"> in section 1.1 of </w:t>
      </w:r>
      <w:hyperlink r:id="rId1291" w:history="1">
        <w:r w:rsidR="000B5C49">
          <w:rPr>
            <w:rStyle w:val="Hyperlink"/>
            <w:rFonts w:eastAsia="Times New Roman"/>
            <w:bCs/>
            <w:iCs/>
            <w:lang w:eastAsia="ja-JP"/>
          </w:rPr>
          <w:t>R1-2205620</w:t>
        </w:r>
      </w:hyperlink>
    </w:p>
    <w:p w14:paraId="12469254" w14:textId="539699AF" w:rsidR="00AA2BD9" w:rsidRPr="007848E7" w:rsidRDefault="00AA2BD9" w:rsidP="00CF6E6D">
      <w:pPr>
        <w:pStyle w:val="BodyText"/>
        <w:numPr>
          <w:ilvl w:val="0"/>
          <w:numId w:val="458"/>
        </w:numPr>
        <w:tabs>
          <w:tab w:val="num" w:pos="720"/>
        </w:tabs>
        <w:spacing w:after="0"/>
        <w:ind w:left="714" w:hanging="357"/>
        <w:jc w:val="left"/>
        <w:rPr>
          <w:rFonts w:eastAsia="Times New Roman"/>
          <w:bCs/>
          <w:iCs/>
          <w:lang w:eastAsia="ja-JP"/>
        </w:rPr>
      </w:pPr>
      <w:r w:rsidRPr="007848E7">
        <w:rPr>
          <w:rFonts w:eastAsia="Times New Roman"/>
          <w:bCs/>
          <w:iCs/>
          <w:lang w:eastAsia="ja-JP"/>
        </w:rPr>
        <w:t>TP#</w:t>
      </w:r>
      <w:r>
        <w:rPr>
          <w:rFonts w:eastAsia="Times New Roman"/>
          <w:bCs/>
          <w:iCs/>
          <w:lang w:eastAsia="ja-JP"/>
        </w:rPr>
        <w:t>2</w:t>
      </w:r>
      <w:r w:rsidRPr="007848E7">
        <w:rPr>
          <w:rFonts w:eastAsia="Times New Roman"/>
          <w:bCs/>
          <w:iCs/>
          <w:lang w:eastAsia="ja-JP"/>
        </w:rPr>
        <w:t>rev</w:t>
      </w:r>
      <w:r>
        <w:rPr>
          <w:rFonts w:eastAsia="Times New Roman"/>
          <w:bCs/>
          <w:iCs/>
          <w:lang w:eastAsia="ja-JP"/>
        </w:rPr>
        <w:t xml:space="preserve">3 </w:t>
      </w:r>
      <w:r w:rsidRPr="007848E7">
        <w:rPr>
          <w:rFonts w:eastAsia="Times New Roman"/>
          <w:bCs/>
          <w:iCs/>
          <w:lang w:eastAsia="ja-JP"/>
        </w:rPr>
        <w:t>(for TS36.213 v17.1.0, clauses 16.</w:t>
      </w:r>
      <w:r>
        <w:rPr>
          <w:rFonts w:eastAsia="Times New Roman"/>
          <w:bCs/>
          <w:iCs/>
          <w:lang w:eastAsia="ja-JP"/>
        </w:rPr>
        <w:t>6</w:t>
      </w:r>
      <w:r w:rsidRPr="007848E7">
        <w:rPr>
          <w:rFonts w:eastAsia="Times New Roman"/>
          <w:bCs/>
          <w:iCs/>
          <w:lang w:eastAsia="ja-JP"/>
        </w:rPr>
        <w:t xml:space="preserve">) in section </w:t>
      </w:r>
      <w:r>
        <w:rPr>
          <w:rFonts w:eastAsia="Times New Roman"/>
          <w:bCs/>
          <w:iCs/>
          <w:lang w:eastAsia="ja-JP"/>
        </w:rPr>
        <w:t>1.1</w:t>
      </w:r>
      <w:r w:rsidRPr="007848E7">
        <w:rPr>
          <w:rFonts w:eastAsia="Times New Roman"/>
          <w:bCs/>
          <w:iCs/>
          <w:lang w:eastAsia="ja-JP"/>
        </w:rPr>
        <w:t xml:space="preserve"> of </w:t>
      </w:r>
      <w:hyperlink r:id="rId1292" w:history="1">
        <w:r w:rsidR="000B5C49">
          <w:rPr>
            <w:rStyle w:val="Hyperlink"/>
            <w:rFonts w:eastAsia="Times New Roman"/>
            <w:bCs/>
            <w:iCs/>
            <w:lang w:eastAsia="ja-JP"/>
          </w:rPr>
          <w:t>R1-2205620</w:t>
        </w:r>
      </w:hyperlink>
    </w:p>
    <w:p w14:paraId="13F53542" w14:textId="77777777" w:rsidR="00A97FB4" w:rsidRPr="00AA2BD9" w:rsidRDefault="00A97FB4" w:rsidP="005556D0">
      <w:pPr>
        <w:rPr>
          <w:lang w:eastAsia="x-none"/>
        </w:rPr>
      </w:pPr>
    </w:p>
    <w:p w14:paraId="0B08AFF4" w14:textId="77777777" w:rsidR="00A97FB4" w:rsidRDefault="00A97FB4" w:rsidP="005556D0">
      <w:pPr>
        <w:rPr>
          <w:lang w:val="en-US" w:eastAsia="x-none"/>
        </w:rPr>
      </w:pPr>
    </w:p>
    <w:p w14:paraId="3881FF69" w14:textId="3EA662BD" w:rsidR="005556D0" w:rsidRPr="000B11A6" w:rsidRDefault="001B5688" w:rsidP="005556D0">
      <w:pPr>
        <w:rPr>
          <w:lang w:val="en-US" w:eastAsia="x-none"/>
        </w:rPr>
      </w:pPr>
      <w:hyperlink r:id="rId1293" w:history="1">
        <w:r w:rsidR="000B5C49">
          <w:rPr>
            <w:rStyle w:val="Hyperlink"/>
            <w:lang w:val="en-US" w:eastAsia="x-none"/>
          </w:rPr>
          <w:t>R1-2205485</w:t>
        </w:r>
      </w:hyperlink>
      <w:r w:rsidR="005556D0" w:rsidRPr="005556D0">
        <w:rPr>
          <w:lang w:val="en-US" w:eastAsia="x-none"/>
        </w:rPr>
        <w:tab/>
        <w:t>List of RAN1 agreements for Rel-17 IoT NTN (Post RAN1#109-e)</w:t>
      </w:r>
      <w:r w:rsidR="005556D0" w:rsidRPr="005556D0">
        <w:rPr>
          <w:lang w:val="en-US" w:eastAsia="x-none"/>
        </w:rPr>
        <w:tab/>
        <w:t>Moderator (MediaTek)</w:t>
      </w:r>
    </w:p>
    <w:p w14:paraId="173A1622" w14:textId="1571CEE7" w:rsidR="007D7F59" w:rsidRDefault="007D7F59" w:rsidP="00A05659">
      <w:pPr>
        <w:pStyle w:val="Heading2"/>
        <w:rPr>
          <w:lang w:val="en-US"/>
        </w:rPr>
      </w:pPr>
      <w:bookmarkStart w:id="203" w:name="_Toc101357013"/>
      <w:bookmarkStart w:id="204" w:name="_Toc105521351"/>
      <w:r>
        <w:t>Maintenance on New B</w:t>
      </w:r>
      <w:r w:rsidRPr="004F3E9B">
        <w:t xml:space="preserve">ands and </w:t>
      </w:r>
      <w:r>
        <w:t>B</w:t>
      </w:r>
      <w:r w:rsidRPr="004F3E9B">
        <w:t xml:space="preserve">andwidth </w:t>
      </w:r>
      <w:r>
        <w:t>A</w:t>
      </w:r>
      <w:r w:rsidRPr="004F3E9B">
        <w:t xml:space="preserve">llocation for </w:t>
      </w:r>
      <w:r>
        <w:rPr>
          <w:lang w:val="en-US"/>
        </w:rPr>
        <w:t>LTE based 5G T</w:t>
      </w:r>
      <w:r w:rsidRPr="009B64D0">
        <w:rPr>
          <w:lang w:val="en-US"/>
        </w:rPr>
        <w:t xml:space="preserve">errestrial </w:t>
      </w:r>
      <w:r>
        <w:rPr>
          <w:lang w:val="en-US"/>
        </w:rPr>
        <w:t>B</w:t>
      </w:r>
      <w:r w:rsidRPr="009B64D0">
        <w:rPr>
          <w:lang w:val="en-US"/>
        </w:rPr>
        <w:t>roadcast</w:t>
      </w:r>
      <w:bookmarkEnd w:id="203"/>
      <w:bookmarkEnd w:id="204"/>
    </w:p>
    <w:p w14:paraId="4A1B3CAC" w14:textId="2685D2F1" w:rsidR="005556D0" w:rsidRPr="005556D0" w:rsidRDefault="005556D0" w:rsidP="005556D0">
      <w:pPr>
        <w:rPr>
          <w:lang w:val="en-US"/>
        </w:rPr>
      </w:pPr>
      <w:r>
        <w:rPr>
          <w:lang w:val="en-US"/>
        </w:rPr>
        <w:t>None.</w:t>
      </w:r>
    </w:p>
    <w:p w14:paraId="2A6FCA5A" w14:textId="77777777" w:rsidR="007D7F59" w:rsidRDefault="007D7F59" w:rsidP="00A05659">
      <w:pPr>
        <w:pStyle w:val="Heading2"/>
      </w:pPr>
      <w:bookmarkStart w:id="205" w:name="_Toc101357014"/>
      <w:bookmarkStart w:id="206" w:name="_Toc105521352"/>
      <w:r>
        <w:t>Rel-17 UE features</w:t>
      </w:r>
      <w:bookmarkEnd w:id="205"/>
      <w:bookmarkEnd w:id="206"/>
    </w:p>
    <w:p w14:paraId="35A85D00" w14:textId="77777777" w:rsidR="00E512CF" w:rsidRPr="0044643F" w:rsidRDefault="007D7F59" w:rsidP="007D7F59">
      <w:pPr>
        <w:rPr>
          <w:lang w:eastAsia="x-none"/>
        </w:rPr>
      </w:pPr>
      <w:r w:rsidRPr="0044643F">
        <w:rPr>
          <w:lang w:eastAsia="x-none"/>
        </w:rPr>
        <w:t xml:space="preserve">[109-e-R17-UE-features] </w:t>
      </w:r>
      <w:r w:rsidR="00E512CF" w:rsidRPr="0044643F">
        <w:rPr>
          <w:lang w:eastAsia="x-none"/>
        </w:rPr>
        <w:t>– Ralf (AT&amp;T)</w:t>
      </w:r>
    </w:p>
    <w:p w14:paraId="1DB2BAC9" w14:textId="269EBD42" w:rsidR="007D7F59" w:rsidRPr="0044643F" w:rsidRDefault="007D7F59" w:rsidP="007D7F59">
      <w:pPr>
        <w:rPr>
          <w:lang w:eastAsia="x-none"/>
        </w:rPr>
      </w:pPr>
      <w:r w:rsidRPr="0044643F">
        <w:rPr>
          <w:lang w:eastAsia="x-none"/>
        </w:rPr>
        <w:t>Email discussion on incoming LS (</w:t>
      </w:r>
      <w:hyperlink r:id="rId1294" w:history="1">
        <w:r w:rsidR="000B5C49">
          <w:rPr>
            <w:rStyle w:val="Hyperlink"/>
            <w:lang w:eastAsia="x-none"/>
          </w:rPr>
          <w:t>R1-2205090</w:t>
        </w:r>
      </w:hyperlink>
      <w:r w:rsidRPr="0044643F">
        <w:rPr>
          <w:lang w:eastAsia="x-none"/>
        </w:rPr>
        <w:t>) on updated Rel-17 RAN1 UE features list for NR by May 13</w:t>
      </w:r>
    </w:p>
    <w:p w14:paraId="6CB46D8F" w14:textId="7EFDAB58" w:rsidR="007D7F59" w:rsidRPr="0044643F" w:rsidRDefault="007D7F59" w:rsidP="007A297D">
      <w:pPr>
        <w:numPr>
          <w:ilvl w:val="0"/>
          <w:numId w:val="65"/>
        </w:numPr>
        <w:rPr>
          <w:rStyle w:val="Hyperlink"/>
          <w:color w:val="auto"/>
          <w:u w:val="none"/>
          <w:lang w:eastAsia="x-none"/>
        </w:rPr>
      </w:pPr>
      <w:r w:rsidRPr="0044643F">
        <w:rPr>
          <w:lang w:eastAsia="x-none"/>
        </w:rPr>
        <w:t xml:space="preserve">Relevant tdocs: </w:t>
      </w:r>
      <w:hyperlink r:id="rId1295" w:history="1">
        <w:r w:rsidR="000B5C49">
          <w:rPr>
            <w:rStyle w:val="Hyperlink"/>
            <w:lang w:eastAsia="x-none"/>
          </w:rPr>
          <w:t>R1-2205093</w:t>
        </w:r>
      </w:hyperlink>
      <w:r w:rsidRPr="0044643F">
        <w:rPr>
          <w:lang w:eastAsia="x-none"/>
        </w:rPr>
        <w:t xml:space="preserve">, </w:t>
      </w:r>
      <w:hyperlink r:id="rId1296" w:history="1">
        <w:r w:rsidR="000B5C49">
          <w:rPr>
            <w:rStyle w:val="Hyperlink"/>
            <w:lang w:eastAsia="x-none"/>
          </w:rPr>
          <w:t>R1-2205114</w:t>
        </w:r>
      </w:hyperlink>
    </w:p>
    <w:p w14:paraId="793CFDB0" w14:textId="117B2E17" w:rsidR="002C3323" w:rsidRPr="002C3323" w:rsidRDefault="001B5688" w:rsidP="002C3323">
      <w:pPr>
        <w:rPr>
          <w:b/>
          <w:bCs/>
          <w:lang w:val="en-US" w:eastAsia="x-none"/>
        </w:rPr>
      </w:pPr>
      <w:hyperlink r:id="rId1297" w:history="1">
        <w:r w:rsidR="000B5C49">
          <w:rPr>
            <w:rStyle w:val="Hyperlink"/>
            <w:b/>
            <w:bCs/>
            <w:lang w:val="en-US" w:eastAsia="x-none"/>
          </w:rPr>
          <w:t>R1-2205172</w:t>
        </w:r>
      </w:hyperlink>
      <w:r w:rsidR="002C3323" w:rsidRPr="002C3323">
        <w:rPr>
          <w:b/>
          <w:bCs/>
          <w:lang w:val="en-US" w:eastAsia="x-none"/>
        </w:rPr>
        <w:tab/>
        <w:t xml:space="preserve">Summary of email discussion on incoming LS in </w:t>
      </w:r>
      <w:hyperlink r:id="rId1298" w:history="1">
        <w:r w:rsidR="000B5C49">
          <w:rPr>
            <w:rStyle w:val="Hyperlink"/>
            <w:b/>
            <w:bCs/>
            <w:lang w:val="en-US" w:eastAsia="x-none"/>
          </w:rPr>
          <w:t>R1-2205090</w:t>
        </w:r>
      </w:hyperlink>
      <w:r w:rsidR="002C3323" w:rsidRPr="002C3323">
        <w:rPr>
          <w:b/>
          <w:bCs/>
          <w:lang w:val="en-US" w:eastAsia="x-none"/>
        </w:rPr>
        <w:tab/>
        <w:t>Moderator (AT&amp;T)</w:t>
      </w:r>
    </w:p>
    <w:p w14:paraId="4B9303CA" w14:textId="21347F03" w:rsidR="00E512CF" w:rsidRPr="00E512CF" w:rsidRDefault="00E512CF" w:rsidP="00E512CF">
      <w:pPr>
        <w:rPr>
          <w:lang w:eastAsia="x-none"/>
        </w:rPr>
      </w:pPr>
      <w:r w:rsidRPr="00E512CF">
        <w:rPr>
          <w:b/>
          <w:bCs/>
          <w:lang w:eastAsia="x-none"/>
        </w:rPr>
        <w:t>Decision:</w:t>
      </w:r>
      <w:r w:rsidRPr="00E512CF">
        <w:rPr>
          <w:lang w:eastAsia="x-none"/>
        </w:rPr>
        <w:t xml:space="preserve"> As per email decision posted on May 13</w:t>
      </w:r>
      <w:r w:rsidRPr="00E512CF">
        <w:rPr>
          <w:vertAlign w:val="superscript"/>
          <w:lang w:eastAsia="x-none"/>
        </w:rPr>
        <w:t>th</w:t>
      </w:r>
      <w:r w:rsidRPr="00E512CF">
        <w:rPr>
          <w:lang w:eastAsia="x-none"/>
        </w:rPr>
        <w:t>,</w:t>
      </w:r>
    </w:p>
    <w:p w14:paraId="32FB447D" w14:textId="77777777" w:rsidR="00E512CF" w:rsidRDefault="00E512CF" w:rsidP="00E512CF">
      <w:pPr>
        <w:rPr>
          <w:lang w:val="en-US" w:eastAsia="en-GB"/>
        </w:rPr>
      </w:pPr>
      <w:r>
        <w:rPr>
          <w:highlight w:val="green"/>
          <w:lang w:val="en-US"/>
        </w:rPr>
        <w:t>Agreement</w:t>
      </w:r>
    </w:p>
    <w:p w14:paraId="6C7F4F8A" w14:textId="2BDB8F0F" w:rsidR="00E512CF" w:rsidRDefault="00E512CF" w:rsidP="00E512CF">
      <w:pPr>
        <w:rPr>
          <w:lang w:val="en-US"/>
        </w:rPr>
      </w:pPr>
      <w:r>
        <w:rPr>
          <w:lang w:val="en-US"/>
        </w:rPr>
        <w:t xml:space="preserve">The following replies are agreed in response to </w:t>
      </w:r>
      <w:hyperlink r:id="rId1299" w:history="1">
        <w:r w:rsidR="000B5C49">
          <w:rPr>
            <w:rStyle w:val="Hyperlink"/>
            <w:lang w:val="en-US"/>
          </w:rPr>
          <w:t>R1-2205090</w:t>
        </w:r>
      </w:hyperlink>
      <w:r>
        <w:rPr>
          <w:lang w:val="en-US"/>
        </w:rPr>
        <w:t xml:space="preserve"> on updated Rel-17 RAN1 UE features list for NR. </w:t>
      </w:r>
    </w:p>
    <w:p w14:paraId="14B40F18" w14:textId="77777777" w:rsidR="00E512CF" w:rsidRPr="00E512CF" w:rsidRDefault="00E512CF" w:rsidP="00E512CF">
      <w:pPr>
        <w:ind w:left="360"/>
        <w:jc w:val="both"/>
        <w:rPr>
          <w:rFonts w:ascii="Arial" w:hAnsi="Arial" w:cs="Arial"/>
          <w:sz w:val="16"/>
          <w:szCs w:val="16"/>
          <w:lang w:val="en-US"/>
        </w:rPr>
      </w:pPr>
      <w:r w:rsidRPr="00E512CF">
        <w:rPr>
          <w:rFonts w:ascii="Arial" w:hAnsi="Arial" w:cs="Arial"/>
          <w:b/>
          <w:bCs/>
          <w:sz w:val="16"/>
          <w:szCs w:val="16"/>
          <w:lang w:val="en-US"/>
        </w:rPr>
        <w:t>Reply A</w:t>
      </w:r>
      <w:r w:rsidRPr="00E512CF">
        <w:rPr>
          <w:rFonts w:ascii="Arial" w:hAnsi="Arial" w:cs="Arial"/>
          <w:sz w:val="16"/>
          <w:szCs w:val="16"/>
          <w:lang w:val="en-US"/>
        </w:rPr>
        <w:t>:</w:t>
      </w:r>
    </w:p>
    <w:p w14:paraId="5AB3BAB3" w14:textId="77777777" w:rsidR="00E512CF" w:rsidRPr="00E512CF" w:rsidRDefault="00E512CF" w:rsidP="00CF6E6D">
      <w:pPr>
        <w:pStyle w:val="ListParagraph"/>
        <w:numPr>
          <w:ilvl w:val="0"/>
          <w:numId w:val="226"/>
        </w:numPr>
        <w:spacing w:after="0"/>
        <w:ind w:left="714" w:hanging="357"/>
        <w:rPr>
          <w:rFonts w:ascii="Arial" w:hAnsi="Arial" w:cs="Arial"/>
          <w:sz w:val="16"/>
          <w:szCs w:val="16"/>
        </w:rPr>
      </w:pPr>
      <w:r w:rsidRPr="00E512CF">
        <w:rPr>
          <w:rFonts w:ascii="Arial" w:hAnsi="Arial" w:cs="Arial"/>
          <w:sz w:val="16"/>
          <w:szCs w:val="16"/>
        </w:rPr>
        <w:t>There is no consensus in RAN1 between interpretation (a) and (b) in R2-2204360 at this time. RAN1 will continue to discuss during RAN1 #109-e and will provide an update in a second LS.</w:t>
      </w:r>
    </w:p>
    <w:p w14:paraId="3C0E3A99" w14:textId="77777777" w:rsidR="00E512CF" w:rsidRPr="00E512CF" w:rsidRDefault="00E512CF" w:rsidP="00CF6E6D">
      <w:pPr>
        <w:pStyle w:val="ListParagraph"/>
        <w:numPr>
          <w:ilvl w:val="0"/>
          <w:numId w:val="226"/>
        </w:numPr>
        <w:spacing w:after="0"/>
        <w:ind w:left="714" w:hanging="357"/>
        <w:rPr>
          <w:rFonts w:ascii="Arial" w:hAnsi="Arial" w:cs="Arial"/>
          <w:sz w:val="16"/>
          <w:szCs w:val="16"/>
        </w:rPr>
      </w:pPr>
      <w:r w:rsidRPr="00E512CF">
        <w:rPr>
          <w:rFonts w:ascii="Arial" w:hAnsi="Arial" w:cs="Arial"/>
          <w:strike/>
          <w:color w:val="FF2600"/>
          <w:sz w:val="16"/>
          <w:szCs w:val="16"/>
        </w:rPr>
        <w:t>There is no consensus in RAN1 whether component 1 should be set consistently with existing Rel-15/16 capabilities reporting</w:t>
      </w:r>
    </w:p>
    <w:p w14:paraId="08EAC3B2" w14:textId="77777777" w:rsidR="00E512CF" w:rsidRPr="00E512CF" w:rsidRDefault="00E512CF" w:rsidP="00CF6E6D">
      <w:pPr>
        <w:pStyle w:val="ListParagraph"/>
        <w:numPr>
          <w:ilvl w:val="0"/>
          <w:numId w:val="226"/>
        </w:numPr>
        <w:spacing w:after="0"/>
        <w:ind w:left="714" w:hanging="357"/>
        <w:rPr>
          <w:rFonts w:ascii="Arial" w:hAnsi="Arial" w:cs="Arial"/>
          <w:sz w:val="16"/>
          <w:szCs w:val="16"/>
        </w:rPr>
      </w:pPr>
      <w:r w:rsidRPr="00E512CF">
        <w:rPr>
          <w:rFonts w:ascii="Arial" w:hAnsi="Arial" w:cs="Arial"/>
          <w:color w:val="FF2600"/>
          <w:sz w:val="16"/>
          <w:szCs w:val="16"/>
        </w:rPr>
        <w:t xml:space="preserve">The xTyR entry, where y&lt;=4, reported in Rel-15/16 </w:t>
      </w:r>
      <w:r w:rsidRPr="00E512CF">
        <w:rPr>
          <w:rFonts w:ascii="Arial" w:hAnsi="Arial" w:cs="Arial"/>
          <w:i/>
          <w:iCs/>
          <w:color w:val="FF2600"/>
          <w:sz w:val="16"/>
          <w:szCs w:val="16"/>
        </w:rPr>
        <w:t>supportedSRS-TxPortSwitch</w:t>
      </w:r>
      <w:r w:rsidRPr="00E512CF">
        <w:rPr>
          <w:rFonts w:ascii="Arial" w:hAnsi="Arial" w:cs="Arial"/>
          <w:color w:val="FF2600"/>
          <w:sz w:val="16"/>
          <w:szCs w:val="16"/>
        </w:rPr>
        <w:t>/</w:t>
      </w:r>
      <w:r w:rsidRPr="00E512CF">
        <w:rPr>
          <w:rFonts w:ascii="Arial" w:hAnsi="Arial" w:cs="Arial"/>
          <w:i/>
          <w:iCs/>
          <w:color w:val="FF2600"/>
          <w:sz w:val="16"/>
          <w:szCs w:val="16"/>
        </w:rPr>
        <w:t>supportedSRS-TxPortSwitch-v1610</w:t>
      </w:r>
      <w:r w:rsidRPr="00E512CF">
        <w:rPr>
          <w:rFonts w:ascii="Arial" w:hAnsi="Arial" w:cs="Arial"/>
          <w:color w:val="FF2600"/>
          <w:sz w:val="16"/>
          <w:szCs w:val="16"/>
        </w:rPr>
        <w:t xml:space="preserve"> shall be reported in component 1 in Rel-17 FG23-8-3</w:t>
      </w:r>
    </w:p>
    <w:p w14:paraId="31623B69" w14:textId="77777777" w:rsidR="00E512CF" w:rsidRPr="00E512CF" w:rsidRDefault="00E512CF" w:rsidP="00CF6E6D">
      <w:pPr>
        <w:pStyle w:val="ListParagraph"/>
        <w:numPr>
          <w:ilvl w:val="0"/>
          <w:numId w:val="226"/>
        </w:numPr>
        <w:spacing w:after="0"/>
        <w:ind w:left="714" w:hanging="357"/>
        <w:rPr>
          <w:rFonts w:ascii="Arial" w:hAnsi="Arial" w:cs="Arial"/>
          <w:sz w:val="16"/>
          <w:szCs w:val="16"/>
        </w:rPr>
      </w:pPr>
      <w:r w:rsidRPr="00E512CF">
        <w:rPr>
          <w:rFonts w:ascii="Arial" w:hAnsi="Arial" w:cs="Arial"/>
          <w:color w:val="FF2600"/>
          <w:sz w:val="16"/>
          <w:szCs w:val="16"/>
        </w:rPr>
        <w:t xml:space="preserve">The xTyR entry, where y&lt;=4, reported in component 1 in Rel-17 FG23-8-3 may or may not be reported in Rel-15/16 </w:t>
      </w:r>
      <w:r w:rsidRPr="00E512CF">
        <w:rPr>
          <w:rFonts w:ascii="Arial" w:hAnsi="Arial" w:cs="Arial"/>
          <w:i/>
          <w:iCs/>
          <w:color w:val="FF2600"/>
          <w:sz w:val="16"/>
          <w:szCs w:val="16"/>
        </w:rPr>
        <w:t>supportedSRS-TxPortSwitch</w:t>
      </w:r>
      <w:r w:rsidRPr="00E512CF">
        <w:rPr>
          <w:rFonts w:ascii="Arial" w:hAnsi="Arial" w:cs="Arial"/>
          <w:color w:val="FF2600"/>
          <w:sz w:val="16"/>
          <w:szCs w:val="16"/>
        </w:rPr>
        <w:t>/</w:t>
      </w:r>
      <w:r w:rsidRPr="00E512CF">
        <w:rPr>
          <w:rFonts w:ascii="Arial" w:hAnsi="Arial" w:cs="Arial"/>
          <w:i/>
          <w:iCs/>
          <w:color w:val="FF2600"/>
          <w:sz w:val="16"/>
          <w:szCs w:val="16"/>
        </w:rPr>
        <w:t>supportedSRS-TxPortSwitch-v1610</w:t>
      </w:r>
      <w:r w:rsidRPr="00E512CF">
        <w:rPr>
          <w:rFonts w:ascii="Arial" w:hAnsi="Arial" w:cs="Arial"/>
          <w:color w:val="FF2600"/>
          <w:sz w:val="16"/>
          <w:szCs w:val="16"/>
        </w:rPr>
        <w:t> </w:t>
      </w:r>
    </w:p>
    <w:p w14:paraId="208E0A61" w14:textId="77777777" w:rsidR="00E512CF" w:rsidRPr="00E512CF" w:rsidRDefault="00E512CF" w:rsidP="00CF6E6D">
      <w:pPr>
        <w:pStyle w:val="ListParagraph"/>
        <w:numPr>
          <w:ilvl w:val="0"/>
          <w:numId w:val="226"/>
        </w:numPr>
        <w:spacing w:after="0"/>
        <w:ind w:left="714" w:hanging="357"/>
        <w:rPr>
          <w:rFonts w:ascii="Arial" w:hAnsi="Arial" w:cs="Arial"/>
          <w:sz w:val="16"/>
          <w:szCs w:val="16"/>
        </w:rPr>
      </w:pPr>
      <w:r w:rsidRPr="00E512CF">
        <w:rPr>
          <w:rFonts w:ascii="Arial" w:hAnsi="Arial" w:cs="Arial"/>
          <w:sz w:val="16"/>
          <w:szCs w:val="16"/>
        </w:rPr>
        <w:t>RAN1 is fine with implementing FG 23-8-3 </w:t>
      </w:r>
      <w:r w:rsidRPr="00E512CF">
        <w:rPr>
          <w:rFonts w:ascii="Arial" w:hAnsi="Arial" w:cs="Arial"/>
          <w:strike/>
          <w:color w:val="FF2600"/>
          <w:sz w:val="16"/>
          <w:szCs w:val="16"/>
        </w:rPr>
        <w:t>as band combination</w:t>
      </w:r>
      <w:r w:rsidRPr="00E512CF">
        <w:rPr>
          <w:rFonts w:ascii="Arial" w:hAnsi="Arial" w:cs="Arial"/>
          <w:color w:val="FF2600"/>
          <w:sz w:val="16"/>
          <w:szCs w:val="16"/>
          <w:shd w:val="clear" w:color="auto" w:fill="FFFFFF"/>
        </w:rPr>
        <w:t> in the BandParameters of a band combination</w:t>
      </w:r>
    </w:p>
    <w:p w14:paraId="0430FFE9" w14:textId="77777777" w:rsidR="00E512CF" w:rsidRPr="00E512CF" w:rsidRDefault="00E512CF" w:rsidP="00CF6E6D">
      <w:pPr>
        <w:pStyle w:val="ListParagraph"/>
        <w:numPr>
          <w:ilvl w:val="0"/>
          <w:numId w:val="226"/>
        </w:numPr>
        <w:spacing w:after="0"/>
        <w:ind w:left="714" w:hanging="357"/>
        <w:rPr>
          <w:rFonts w:ascii="Arial" w:hAnsi="Arial" w:cs="Arial"/>
          <w:sz w:val="16"/>
          <w:szCs w:val="16"/>
        </w:rPr>
      </w:pPr>
      <w:r w:rsidRPr="00E512CF">
        <w:rPr>
          <w:rFonts w:ascii="Arial" w:hAnsi="Arial" w:cs="Arial"/>
          <w:sz w:val="16"/>
          <w:szCs w:val="16"/>
        </w:rPr>
        <w:t xml:space="preserve">RAN1 has not discussed on </w:t>
      </w:r>
      <w:r w:rsidRPr="00E512CF">
        <w:rPr>
          <w:rFonts w:ascii="Arial" w:hAnsi="Arial" w:cs="Arial"/>
          <w:color w:val="1F497D"/>
          <w:sz w:val="16"/>
          <w:szCs w:val="16"/>
        </w:rPr>
        <w:t>how component 2 and 3 are being set with respect to the Rel-15/16 capabilities if xTyR entries in component 1 contains the xTyR in the existing Rel-15/16 capabilities</w:t>
      </w:r>
    </w:p>
    <w:p w14:paraId="66D64ADC" w14:textId="77777777" w:rsidR="00E512CF" w:rsidRPr="00E512CF" w:rsidRDefault="00E512CF" w:rsidP="00E512CF">
      <w:pPr>
        <w:ind w:left="360"/>
        <w:rPr>
          <w:rFonts w:ascii="Arial" w:hAnsi="Arial" w:cs="Arial"/>
          <w:sz w:val="16"/>
          <w:szCs w:val="16"/>
          <w:lang w:val="en-US"/>
        </w:rPr>
      </w:pPr>
    </w:p>
    <w:p w14:paraId="4602C31F" w14:textId="77777777" w:rsidR="00E512CF" w:rsidRPr="00E512CF" w:rsidRDefault="00E512CF" w:rsidP="00E512CF">
      <w:pPr>
        <w:ind w:left="360"/>
        <w:rPr>
          <w:rFonts w:ascii="Arial" w:hAnsi="Arial" w:cs="Arial"/>
          <w:sz w:val="16"/>
          <w:szCs w:val="16"/>
          <w:lang w:val="en-US"/>
        </w:rPr>
      </w:pPr>
      <w:r w:rsidRPr="00E512CF">
        <w:rPr>
          <w:rFonts w:ascii="Arial" w:hAnsi="Arial" w:cs="Arial"/>
          <w:b/>
          <w:bCs/>
          <w:sz w:val="16"/>
          <w:szCs w:val="16"/>
          <w:lang w:val="en-US" w:eastAsia="ja-JP"/>
        </w:rPr>
        <w:t>Reply B</w:t>
      </w:r>
      <w:r w:rsidRPr="00E512CF">
        <w:rPr>
          <w:rFonts w:ascii="Arial" w:hAnsi="Arial" w:cs="Arial"/>
          <w:sz w:val="16"/>
          <w:szCs w:val="16"/>
          <w:lang w:val="en-US" w:eastAsia="ja-JP"/>
        </w:rPr>
        <w:t>: From RAN1’s perspective, reuse of ‘OLPC-SRS-Pos-r16/SpatialRelationsSRS-Pos-r16’ doesn’t mean pre-requisite of FGs 13-9 and 13-10. Pre-requisite for FGs 27-16, 27-16a, 27-19, and 27-19a should be FG 27-15 (Positioning SRS transmission in RRC_INACTIVE state for initial UL BWP).</w:t>
      </w:r>
    </w:p>
    <w:p w14:paraId="730456FF" w14:textId="77777777" w:rsidR="00E512CF" w:rsidRPr="00E512CF" w:rsidRDefault="00E512CF" w:rsidP="00E512CF">
      <w:pPr>
        <w:ind w:left="360"/>
        <w:rPr>
          <w:rFonts w:ascii="Arial" w:hAnsi="Arial" w:cs="Arial"/>
          <w:sz w:val="16"/>
          <w:szCs w:val="16"/>
          <w:lang w:val="en-US"/>
        </w:rPr>
      </w:pPr>
    </w:p>
    <w:p w14:paraId="088A7392" w14:textId="77777777" w:rsidR="00E512CF" w:rsidRPr="00E512CF" w:rsidRDefault="00E512CF" w:rsidP="00E512CF">
      <w:pPr>
        <w:ind w:left="360"/>
        <w:jc w:val="both"/>
        <w:rPr>
          <w:rFonts w:ascii="Arial" w:hAnsi="Arial" w:cs="Arial"/>
          <w:sz w:val="16"/>
          <w:szCs w:val="16"/>
          <w:lang w:val="en-US" w:eastAsia="ja-JP"/>
        </w:rPr>
      </w:pPr>
      <w:r w:rsidRPr="00E512CF">
        <w:rPr>
          <w:rFonts w:ascii="Arial" w:hAnsi="Arial" w:cs="Arial"/>
          <w:b/>
          <w:bCs/>
          <w:sz w:val="16"/>
          <w:szCs w:val="16"/>
          <w:lang w:val="en-US" w:eastAsia="ja-JP"/>
        </w:rPr>
        <w:t>Reply C</w:t>
      </w:r>
      <w:r w:rsidRPr="00E512CF">
        <w:rPr>
          <w:rFonts w:ascii="Arial" w:hAnsi="Arial" w:cs="Arial"/>
          <w:sz w:val="16"/>
          <w:szCs w:val="16"/>
          <w:lang w:val="en-US" w:eastAsia="ja-JP"/>
        </w:rPr>
        <w:t xml:space="preserve">: </w:t>
      </w:r>
    </w:p>
    <w:p w14:paraId="42805020" w14:textId="77777777" w:rsidR="00E512CF" w:rsidRPr="00E512CF" w:rsidRDefault="00E512CF" w:rsidP="00E512CF">
      <w:pPr>
        <w:ind w:left="360"/>
        <w:jc w:val="both"/>
        <w:rPr>
          <w:rFonts w:ascii="Arial" w:hAnsi="Arial" w:cs="Arial"/>
          <w:sz w:val="16"/>
          <w:szCs w:val="16"/>
          <w:lang w:val="en-US" w:eastAsia="en-GB"/>
        </w:rPr>
      </w:pPr>
      <w:r w:rsidRPr="00E512CF">
        <w:rPr>
          <w:rFonts w:ascii="Arial" w:hAnsi="Arial" w:cs="Arial"/>
          <w:sz w:val="16"/>
          <w:szCs w:val="16"/>
          <w:lang w:val="en-US"/>
        </w:rPr>
        <w:t xml:space="preserve">For FG 24-2 and 24-3, RAN1 has already concluded that they should be supported as “optional with capability signaling” in the column of “Mandatory/Optional”. Besides, gNB needs to know if they are supported since it is beneficial in certain cases, e.g. whether gNB can handover the UE to a serving cell in FR 2-2 with 120K/480K SCS.  </w:t>
      </w:r>
      <w:r w:rsidRPr="00E512CF">
        <w:rPr>
          <w:rFonts w:ascii="Arial" w:hAnsi="Arial" w:cs="Arial"/>
          <w:sz w:val="16"/>
          <w:szCs w:val="16"/>
          <w:lang w:val="en-US" w:eastAsia="ja-JP"/>
        </w:rPr>
        <w:t xml:space="preserve">In general, in RAN1’s understanding, FG 24-2 and 24-3 are optional with capability </w:t>
      </w:r>
      <w:r w:rsidRPr="00E512CF">
        <w:rPr>
          <w:rFonts w:ascii="Arial" w:hAnsi="Arial" w:cs="Arial"/>
          <w:sz w:val="16"/>
          <w:szCs w:val="16"/>
          <w:lang w:val="en-US" w:eastAsia="ja-JP"/>
        </w:rPr>
        <w:lastRenderedPageBreak/>
        <w:t>signalling and gNB needs to know if they are supported. Accordingly, RAN1 revised the column of “Need for the gNB to know if the feature is supported” as “</w:t>
      </w:r>
      <w:r w:rsidRPr="00E512CF">
        <w:rPr>
          <w:rFonts w:ascii="Arial" w:hAnsi="Arial" w:cs="Arial"/>
          <w:color w:val="FF0000"/>
          <w:sz w:val="16"/>
          <w:szCs w:val="16"/>
          <w:lang w:val="en-US" w:eastAsia="ja-JP"/>
        </w:rPr>
        <w:t>Yes</w:t>
      </w:r>
      <w:r w:rsidRPr="00E512CF">
        <w:rPr>
          <w:rFonts w:ascii="Arial" w:hAnsi="Arial" w:cs="Arial"/>
          <w:sz w:val="16"/>
          <w:szCs w:val="16"/>
          <w:lang w:val="en-US" w:eastAsia="ja-JP"/>
        </w:rPr>
        <w:t>”.</w:t>
      </w:r>
    </w:p>
    <w:p w14:paraId="4F8EBC48" w14:textId="77777777" w:rsidR="00E512CF" w:rsidRPr="00E512CF" w:rsidRDefault="00E512CF" w:rsidP="00E512CF">
      <w:pPr>
        <w:ind w:left="360"/>
        <w:jc w:val="both"/>
        <w:rPr>
          <w:rFonts w:ascii="Arial" w:hAnsi="Arial" w:cs="Arial"/>
          <w:sz w:val="16"/>
          <w:szCs w:val="16"/>
          <w:lang w:val="en-US" w:eastAsia="ja-JP"/>
        </w:rPr>
      </w:pPr>
      <w:r w:rsidRPr="00E512CF">
        <w:rPr>
          <w:rFonts w:ascii="Arial" w:hAnsi="Arial" w:cs="Arial"/>
          <w:sz w:val="16"/>
          <w:szCs w:val="16"/>
          <w:lang w:val="en-US" w:eastAsia="ja-JP"/>
        </w:rPr>
        <w:t>FGs 26-1 must be supported for UEs supporting NR communication via satellite, as described in the column of “Mandatory/Optional”. However, it is not mandated for UEs not supporting satellite communication but supporting other NTN scenarios, e.g. HAPS, ATG. In other words, this FG is UE optional with capability signalling and gNB needs to know if the feature is supported. Accordingly, RAN1 revised the column of “Need for the gNB to know if the feature is supported” as “</w:t>
      </w:r>
      <w:r w:rsidRPr="00E512CF">
        <w:rPr>
          <w:rFonts w:ascii="Arial" w:hAnsi="Arial" w:cs="Arial"/>
          <w:color w:val="FF0000"/>
          <w:sz w:val="16"/>
          <w:szCs w:val="16"/>
          <w:lang w:val="en-US" w:eastAsia="ja-JP"/>
        </w:rPr>
        <w:t>Yes</w:t>
      </w:r>
      <w:r w:rsidRPr="00E512CF">
        <w:rPr>
          <w:rFonts w:ascii="Arial" w:hAnsi="Arial" w:cs="Arial"/>
          <w:sz w:val="16"/>
          <w:szCs w:val="16"/>
          <w:lang w:val="en-US" w:eastAsia="ja-JP"/>
        </w:rPr>
        <w:t xml:space="preserve">”. </w:t>
      </w:r>
    </w:p>
    <w:p w14:paraId="31D9FC23" w14:textId="77777777" w:rsidR="00E512CF" w:rsidRPr="00E512CF" w:rsidRDefault="00E512CF" w:rsidP="00E512CF">
      <w:pPr>
        <w:ind w:left="360"/>
        <w:rPr>
          <w:rFonts w:ascii="Arial" w:hAnsi="Arial" w:cs="Arial"/>
          <w:sz w:val="16"/>
          <w:szCs w:val="16"/>
          <w:lang w:val="en-US" w:eastAsia="en-GB"/>
        </w:rPr>
      </w:pPr>
      <w:r w:rsidRPr="00E512CF">
        <w:rPr>
          <w:rFonts w:ascii="Arial" w:hAnsi="Arial" w:cs="Arial"/>
          <w:sz w:val="16"/>
          <w:szCs w:val="16"/>
          <w:lang w:val="en-US" w:eastAsia="ja-JP"/>
        </w:rPr>
        <w:t>As for FGs 26-8, gNB would indicate the polarization for UE with circular polarization to take the advantage of polarization information to save power. For UE with linear polarization, reading the polarization signalling is not necessary however UE can also work well in NTN scenario. In NTN scenarios, various UE types could coexist, e.g. UE with linear polarization, UE with LHCP, UE with RHCP, or with a combination of different polarization types. Thus, gNB could always indicate the polarization but it can be UE optional to support the feature without capability signalling. Hence, RAN1 revised the column “Mandatory/Optional” as “Optional with</w:t>
      </w:r>
      <w:r w:rsidRPr="00E512CF">
        <w:rPr>
          <w:rFonts w:ascii="Arial" w:hAnsi="Arial" w:cs="Arial"/>
          <w:color w:val="FF0000"/>
          <w:sz w:val="16"/>
          <w:szCs w:val="16"/>
          <w:lang w:val="en-US" w:eastAsia="ja-JP"/>
        </w:rPr>
        <w:t>out</w:t>
      </w:r>
      <w:r w:rsidRPr="00E512CF">
        <w:rPr>
          <w:rFonts w:ascii="Arial" w:hAnsi="Arial" w:cs="Arial"/>
          <w:sz w:val="16"/>
          <w:szCs w:val="16"/>
          <w:lang w:val="en-US" w:eastAsia="ja-JP"/>
        </w:rPr>
        <w:t xml:space="preserve"> capability signalling”.</w:t>
      </w:r>
    </w:p>
    <w:p w14:paraId="2F61BAEF" w14:textId="0CD3416C" w:rsidR="00E512CF" w:rsidRPr="002C3323" w:rsidRDefault="00E512CF" w:rsidP="00E512CF">
      <w:pPr>
        <w:rPr>
          <w:highlight w:val="green"/>
          <w:lang w:val="en-US" w:eastAsia="x-none"/>
        </w:rPr>
      </w:pPr>
      <w:r w:rsidRPr="002C3323">
        <w:rPr>
          <w:highlight w:val="green"/>
          <w:lang w:val="en-US" w:eastAsia="x-none"/>
        </w:rPr>
        <w:t>Approved in reply LS:</w:t>
      </w:r>
    </w:p>
    <w:p w14:paraId="1F8189C1" w14:textId="39F455FE" w:rsidR="00E512CF" w:rsidRPr="002C3323" w:rsidRDefault="001B5688" w:rsidP="00E512CF">
      <w:pPr>
        <w:rPr>
          <w:b/>
          <w:bCs/>
          <w:lang w:val="en-US" w:eastAsia="x-none"/>
        </w:rPr>
      </w:pPr>
      <w:hyperlink r:id="rId1300" w:history="1">
        <w:r w:rsidR="000B5C49">
          <w:rPr>
            <w:rStyle w:val="Hyperlink"/>
            <w:b/>
            <w:bCs/>
            <w:highlight w:val="green"/>
            <w:lang w:val="en-US" w:eastAsia="x-none"/>
          </w:rPr>
          <w:t>R1-2205341</w:t>
        </w:r>
      </w:hyperlink>
      <w:r w:rsidR="002C3323" w:rsidRPr="002C3323">
        <w:rPr>
          <w:b/>
          <w:bCs/>
          <w:lang w:val="en-US" w:eastAsia="x-none"/>
        </w:rPr>
        <w:tab/>
        <w:t>Reply LS on updated Rel-17 RAN1 UE features list for NR</w:t>
      </w:r>
      <w:r w:rsidR="002C3323" w:rsidRPr="002C3323">
        <w:rPr>
          <w:b/>
          <w:bCs/>
          <w:lang w:val="en-US" w:eastAsia="x-none"/>
        </w:rPr>
        <w:tab/>
        <w:t>RAN1, vivo</w:t>
      </w:r>
    </w:p>
    <w:p w14:paraId="66ED29A2" w14:textId="2906D572" w:rsidR="002C3323" w:rsidRDefault="002C3323" w:rsidP="002C3323">
      <w:pPr>
        <w:rPr>
          <w:lang w:val="en-US"/>
        </w:rPr>
      </w:pPr>
    </w:p>
    <w:p w14:paraId="4C5A4746" w14:textId="77777777" w:rsidR="002C3323" w:rsidRDefault="002C3323" w:rsidP="002C3323">
      <w:pPr>
        <w:rPr>
          <w:lang w:val="en-US" w:eastAsia="en-GB"/>
        </w:rPr>
      </w:pPr>
      <w:r>
        <w:rPr>
          <w:highlight w:val="green"/>
          <w:lang w:val="en-US"/>
        </w:rPr>
        <w:t>Agreement</w:t>
      </w:r>
    </w:p>
    <w:p w14:paraId="3E6D1B00" w14:textId="62405F97" w:rsidR="002C3323" w:rsidRPr="0044643F" w:rsidRDefault="002C3323" w:rsidP="00CF6E6D">
      <w:pPr>
        <w:pStyle w:val="ListParagraph"/>
        <w:numPr>
          <w:ilvl w:val="0"/>
          <w:numId w:val="465"/>
        </w:numPr>
        <w:rPr>
          <w:lang w:val="en-US"/>
        </w:rPr>
      </w:pPr>
      <w:r w:rsidRPr="0044643F">
        <w:rPr>
          <w:lang w:val="en-US"/>
        </w:rPr>
        <w:t xml:space="preserve">The proposals in section </w:t>
      </w:r>
      <w:r w:rsidR="0044643F" w:rsidRPr="0044643F">
        <w:rPr>
          <w:lang w:val="en-US"/>
        </w:rPr>
        <w:t>7</w:t>
      </w:r>
      <w:r w:rsidRPr="0044643F">
        <w:rPr>
          <w:lang w:val="en-US"/>
        </w:rPr>
        <w:t xml:space="preserve"> of </w:t>
      </w:r>
      <w:hyperlink r:id="rId1301" w:history="1">
        <w:r w:rsidR="000B5C49">
          <w:rPr>
            <w:rStyle w:val="Hyperlink"/>
            <w:lang w:val="en-US"/>
          </w:rPr>
          <w:t>R1-2205172</w:t>
        </w:r>
      </w:hyperlink>
      <w:r w:rsidR="00B5174F" w:rsidRPr="0044643F">
        <w:rPr>
          <w:lang w:val="en-US"/>
        </w:rPr>
        <w:t xml:space="preserve"> </w:t>
      </w:r>
      <w:r w:rsidRPr="0044643F">
        <w:rPr>
          <w:lang w:val="en-US"/>
        </w:rPr>
        <w:t>are agreed.</w:t>
      </w:r>
    </w:p>
    <w:p w14:paraId="063745FE" w14:textId="77777777" w:rsidR="002C3323" w:rsidRDefault="002C3323" w:rsidP="00E512CF">
      <w:pPr>
        <w:rPr>
          <w:lang w:val="en-US" w:eastAsia="x-none"/>
        </w:rPr>
      </w:pPr>
    </w:p>
    <w:p w14:paraId="6A505051" w14:textId="26261DD3" w:rsidR="002C3323" w:rsidRDefault="002C3323" w:rsidP="00E512CF">
      <w:pPr>
        <w:rPr>
          <w:lang w:val="en-US" w:eastAsia="x-none"/>
        </w:rPr>
      </w:pPr>
    </w:p>
    <w:p w14:paraId="7B2AF573" w14:textId="77777777" w:rsidR="002C3323" w:rsidRPr="00B5174F" w:rsidRDefault="002C3323" w:rsidP="00B5174F">
      <w:pPr>
        <w:pBdr>
          <w:top w:val="single" w:sz="4" w:space="1" w:color="auto"/>
        </w:pBdr>
        <w:rPr>
          <w:lang w:eastAsia="x-none"/>
        </w:rPr>
      </w:pPr>
      <w:r w:rsidRPr="00B5174F">
        <w:rPr>
          <w:lang w:eastAsia="x-none"/>
        </w:rPr>
        <w:t>[109-e-R17-UE-features-OutgoingLS] – Ralf (AT&amp;T), Shinya (DOCOMO)</w:t>
      </w:r>
    </w:p>
    <w:p w14:paraId="4E05951A" w14:textId="078B0427" w:rsidR="002C3323" w:rsidRPr="00B5174F" w:rsidRDefault="002C3323" w:rsidP="002C3323">
      <w:pPr>
        <w:rPr>
          <w:lang w:eastAsia="x-none"/>
        </w:rPr>
      </w:pPr>
      <w:r w:rsidRPr="00B5174F">
        <w:rPr>
          <w:lang w:eastAsia="x-none"/>
        </w:rPr>
        <w:t>Email discussion on outgoing LS to update RAN2 on UE features</w:t>
      </w:r>
    </w:p>
    <w:p w14:paraId="4735DABD" w14:textId="77777777" w:rsidR="002C3323" w:rsidRPr="00B5174F" w:rsidRDefault="002C3323" w:rsidP="00CF6E6D">
      <w:pPr>
        <w:numPr>
          <w:ilvl w:val="0"/>
          <w:numId w:val="219"/>
        </w:numPr>
        <w:rPr>
          <w:lang w:eastAsia="x-none"/>
        </w:rPr>
      </w:pPr>
      <w:r w:rsidRPr="00B5174F">
        <w:rPr>
          <w:lang w:eastAsia="x-none"/>
        </w:rPr>
        <w:t>First LS to be finalized by May 13</w:t>
      </w:r>
    </w:p>
    <w:p w14:paraId="1F52FECC" w14:textId="77777777" w:rsidR="002C3323" w:rsidRPr="002C3323" w:rsidRDefault="002C3323" w:rsidP="00E512CF">
      <w:pPr>
        <w:rPr>
          <w:lang w:eastAsia="x-none"/>
        </w:rPr>
      </w:pPr>
    </w:p>
    <w:p w14:paraId="659E87FA" w14:textId="77777777" w:rsidR="00B5174F" w:rsidRPr="00686477" w:rsidRDefault="00B5174F" w:rsidP="00B5174F">
      <w:pPr>
        <w:rPr>
          <w:u w:val="single"/>
          <w:lang w:eastAsia="x-none"/>
        </w:rPr>
      </w:pPr>
      <w:r w:rsidRPr="00686477">
        <w:rPr>
          <w:u w:val="single"/>
          <w:lang w:eastAsia="x-none"/>
        </w:rPr>
        <w:t>//LTE</w:t>
      </w:r>
    </w:p>
    <w:p w14:paraId="3051C799" w14:textId="21658877" w:rsidR="00B5174F" w:rsidRPr="00B5174F" w:rsidRDefault="001B5688" w:rsidP="00B5174F">
      <w:pPr>
        <w:rPr>
          <w:b/>
          <w:bCs/>
          <w:lang w:val="en-US" w:eastAsia="x-none"/>
        </w:rPr>
      </w:pPr>
      <w:hyperlink r:id="rId1302" w:history="1">
        <w:r w:rsidR="000B5C49">
          <w:rPr>
            <w:rStyle w:val="Hyperlink"/>
            <w:b/>
            <w:bCs/>
            <w:highlight w:val="green"/>
            <w:lang w:val="en-US" w:eastAsia="x-none"/>
          </w:rPr>
          <w:t>R1-2205325</w:t>
        </w:r>
      </w:hyperlink>
      <w:r w:rsidR="00B5174F" w:rsidRPr="00B5174F">
        <w:rPr>
          <w:b/>
          <w:bCs/>
          <w:lang w:val="en-US" w:eastAsia="x-none"/>
        </w:rPr>
        <w:tab/>
        <w:t>Updated RAN1 UE features list for Rel-17 LTE after RAN1 #109-e Week1</w:t>
      </w:r>
      <w:r w:rsidR="00B5174F" w:rsidRPr="00B5174F">
        <w:rPr>
          <w:b/>
          <w:bCs/>
          <w:lang w:val="en-US" w:eastAsia="x-none"/>
        </w:rPr>
        <w:tab/>
        <w:t>Moderators (AT&amp;T, NTT DOCOMO, INC.)</w:t>
      </w:r>
    </w:p>
    <w:p w14:paraId="039DAF79" w14:textId="31A8609A" w:rsidR="00B5174F" w:rsidRDefault="00B5174F" w:rsidP="00B5174F">
      <w:r w:rsidRPr="00F71EC0">
        <w:rPr>
          <w:b/>
          <w:bCs/>
        </w:rPr>
        <w:t>Decision:</w:t>
      </w:r>
      <w:r>
        <w:t xml:space="preserve"> As per email decision posted on May 13</w:t>
      </w:r>
      <w:r w:rsidRPr="00B5174F">
        <w:rPr>
          <w:vertAlign w:val="superscript"/>
        </w:rPr>
        <w:t>th</w:t>
      </w:r>
      <w:r>
        <w:t>, the updated UE feature list for Rel-17 LTE is endorsed</w:t>
      </w:r>
      <w:r w:rsidR="003A234B">
        <w:t>.</w:t>
      </w:r>
    </w:p>
    <w:p w14:paraId="66F64D91" w14:textId="16D21970" w:rsidR="00B5174F" w:rsidRPr="00B5174F" w:rsidRDefault="001B5688" w:rsidP="00B5174F">
      <w:pPr>
        <w:rPr>
          <w:b/>
          <w:bCs/>
          <w:lang w:val="en-US" w:eastAsia="x-none"/>
        </w:rPr>
      </w:pPr>
      <w:hyperlink r:id="rId1303" w:history="1">
        <w:r w:rsidR="000B5C49">
          <w:rPr>
            <w:rStyle w:val="Hyperlink"/>
            <w:b/>
            <w:bCs/>
            <w:highlight w:val="green"/>
            <w:lang w:val="en-US" w:eastAsia="x-none"/>
          </w:rPr>
          <w:t>R1-2205326</w:t>
        </w:r>
      </w:hyperlink>
      <w:r w:rsidR="00B5174F" w:rsidRPr="00B5174F">
        <w:rPr>
          <w:b/>
          <w:bCs/>
          <w:lang w:val="en-US" w:eastAsia="x-none"/>
        </w:rPr>
        <w:tab/>
        <w:t>LS on updated Rel-17 RAN1 UE features list for LTE</w:t>
      </w:r>
      <w:r w:rsidR="00B5174F" w:rsidRPr="00B5174F">
        <w:rPr>
          <w:b/>
          <w:bCs/>
          <w:lang w:val="en-US" w:eastAsia="x-none"/>
        </w:rPr>
        <w:tab/>
        <w:t>RAN1, AT&amp;T, NTT DOCOMO, INC.</w:t>
      </w:r>
    </w:p>
    <w:p w14:paraId="5891B748" w14:textId="0406F0FD" w:rsidR="00B5174F" w:rsidRDefault="00B5174F" w:rsidP="00B5174F">
      <w:pPr>
        <w:rPr>
          <w:lang w:eastAsia="x-none"/>
        </w:rPr>
      </w:pPr>
      <w:r w:rsidRPr="00686477">
        <w:rPr>
          <w:lang w:eastAsia="x-none"/>
        </w:rPr>
        <w:t>LS to RAN2/RAN4</w:t>
      </w:r>
      <w:r>
        <w:rPr>
          <w:lang w:eastAsia="x-none"/>
        </w:rPr>
        <w:t xml:space="preserve"> is approved.</w:t>
      </w:r>
    </w:p>
    <w:p w14:paraId="1957DA0D" w14:textId="77777777" w:rsidR="00D27D2F" w:rsidRDefault="00D27D2F" w:rsidP="00B5174F">
      <w:pPr>
        <w:rPr>
          <w:lang w:eastAsia="x-none"/>
        </w:rPr>
      </w:pPr>
    </w:p>
    <w:p w14:paraId="1F01C379" w14:textId="3950BDC2" w:rsidR="006E2156" w:rsidRPr="006E2156" w:rsidRDefault="001B5688" w:rsidP="006E2156">
      <w:pPr>
        <w:rPr>
          <w:b/>
          <w:bCs/>
          <w:lang w:eastAsia="x-none"/>
        </w:rPr>
      </w:pPr>
      <w:hyperlink r:id="rId1304" w:history="1">
        <w:r w:rsidR="000B5C49">
          <w:rPr>
            <w:rStyle w:val="Hyperlink"/>
            <w:b/>
            <w:bCs/>
            <w:highlight w:val="green"/>
            <w:lang w:eastAsia="x-none"/>
          </w:rPr>
          <w:t>R1-2205610</w:t>
        </w:r>
      </w:hyperlink>
      <w:r w:rsidR="006E2156" w:rsidRPr="006E2156">
        <w:rPr>
          <w:b/>
          <w:bCs/>
          <w:lang w:eastAsia="x-none"/>
        </w:rPr>
        <w:tab/>
        <w:t>Updated RAN1 UE features list for Rel-17 LTE after RAN1 #109-e Week2</w:t>
      </w:r>
      <w:r w:rsidR="006E2156" w:rsidRPr="006E2156">
        <w:rPr>
          <w:b/>
          <w:bCs/>
          <w:lang w:eastAsia="x-none"/>
        </w:rPr>
        <w:tab/>
        <w:t>Moderators (AT&amp;T, NTT DOCOMO, INC.)</w:t>
      </w:r>
    </w:p>
    <w:p w14:paraId="197B0ABC" w14:textId="014D801C" w:rsidR="006E2156" w:rsidRDefault="006E2156" w:rsidP="006E2156">
      <w:r w:rsidRPr="00F71EC0">
        <w:rPr>
          <w:b/>
          <w:bCs/>
        </w:rPr>
        <w:t>Decision:</w:t>
      </w:r>
      <w:r>
        <w:t xml:space="preserve"> As per email decision posted on May 21</w:t>
      </w:r>
      <w:r w:rsidRPr="006E2156">
        <w:rPr>
          <w:vertAlign w:val="superscript"/>
        </w:rPr>
        <w:t>st</w:t>
      </w:r>
      <w:r>
        <w:t>, the updated UE feature list for Rel-17 LTE is endorsed.</w:t>
      </w:r>
    </w:p>
    <w:p w14:paraId="56EFAEE7" w14:textId="526D2DE2" w:rsidR="006E2156" w:rsidRPr="006E2156" w:rsidRDefault="001B5688" w:rsidP="006E2156">
      <w:pPr>
        <w:rPr>
          <w:b/>
          <w:bCs/>
          <w:lang w:eastAsia="x-none"/>
        </w:rPr>
      </w:pPr>
      <w:hyperlink r:id="rId1305" w:history="1">
        <w:r w:rsidR="000B5C49">
          <w:rPr>
            <w:rStyle w:val="Hyperlink"/>
            <w:b/>
            <w:bCs/>
            <w:highlight w:val="green"/>
            <w:lang w:eastAsia="x-none"/>
          </w:rPr>
          <w:t>R1-2205612</w:t>
        </w:r>
      </w:hyperlink>
      <w:r w:rsidR="006E2156" w:rsidRPr="006E2156">
        <w:rPr>
          <w:b/>
          <w:bCs/>
          <w:lang w:eastAsia="x-none"/>
        </w:rPr>
        <w:tab/>
        <w:t>LS on updated Rel-17 RAN1 UE features list for LTE</w:t>
      </w:r>
      <w:r w:rsidR="006E2156" w:rsidRPr="006E2156">
        <w:rPr>
          <w:b/>
          <w:bCs/>
          <w:lang w:eastAsia="x-none"/>
        </w:rPr>
        <w:tab/>
        <w:t>RAN1, AT&amp;T, NTT DOCOMO, INC.</w:t>
      </w:r>
    </w:p>
    <w:p w14:paraId="1080C897" w14:textId="77777777" w:rsidR="006E2156" w:rsidRDefault="006E2156" w:rsidP="006E2156">
      <w:pPr>
        <w:rPr>
          <w:lang w:eastAsia="x-none"/>
        </w:rPr>
      </w:pPr>
      <w:r w:rsidRPr="00686477">
        <w:rPr>
          <w:lang w:eastAsia="x-none"/>
        </w:rPr>
        <w:t>LS to RAN2/RAN4</w:t>
      </w:r>
      <w:r>
        <w:rPr>
          <w:lang w:eastAsia="x-none"/>
        </w:rPr>
        <w:t xml:space="preserve"> is approved.</w:t>
      </w:r>
    </w:p>
    <w:p w14:paraId="21B4BBDF" w14:textId="34099DAA" w:rsidR="006E2156" w:rsidRDefault="001B5688" w:rsidP="006E2156">
      <w:pPr>
        <w:rPr>
          <w:lang w:eastAsia="x-none"/>
        </w:rPr>
      </w:pPr>
      <w:hyperlink r:id="rId1306" w:history="1">
        <w:r w:rsidR="000B5C49">
          <w:rPr>
            <w:rStyle w:val="Hyperlink"/>
            <w:lang w:eastAsia="x-none"/>
          </w:rPr>
          <w:t>R1-2205611</w:t>
        </w:r>
      </w:hyperlink>
      <w:r w:rsidR="006E2156">
        <w:rPr>
          <w:lang w:eastAsia="x-none"/>
        </w:rPr>
        <w:tab/>
        <w:t>Updated RAN1 UE features list for Rel-17 LTE after RAN1 #109-e Week2 including remaining RAN1 issues</w:t>
      </w:r>
      <w:r w:rsidR="006E2156">
        <w:rPr>
          <w:lang w:eastAsia="x-none"/>
        </w:rPr>
        <w:tab/>
        <w:t>Moderators (AT&amp;T, NTT DOCOMO, INC.)</w:t>
      </w:r>
    </w:p>
    <w:p w14:paraId="2041E2FD" w14:textId="77777777" w:rsidR="00B5174F" w:rsidRDefault="00B5174F" w:rsidP="00B5174F">
      <w:pPr>
        <w:rPr>
          <w:lang w:eastAsia="x-none"/>
        </w:rPr>
      </w:pPr>
      <w:r w:rsidRPr="006E2156">
        <w:rPr>
          <w:lang w:eastAsia="x-none"/>
        </w:rPr>
        <w:t>Noted. For RAN1 internal use only.</w:t>
      </w:r>
    </w:p>
    <w:p w14:paraId="1AADB777" w14:textId="77777777" w:rsidR="00B5174F" w:rsidRDefault="00B5174F" w:rsidP="00B5174F">
      <w:pPr>
        <w:rPr>
          <w:lang w:eastAsia="x-none"/>
        </w:rPr>
      </w:pPr>
    </w:p>
    <w:p w14:paraId="15640283" w14:textId="77777777" w:rsidR="00B5174F" w:rsidRPr="00686477" w:rsidRDefault="00B5174F" w:rsidP="00B5174F">
      <w:pPr>
        <w:rPr>
          <w:u w:val="single"/>
          <w:lang w:eastAsia="x-none"/>
        </w:rPr>
      </w:pPr>
      <w:r w:rsidRPr="00686477">
        <w:rPr>
          <w:u w:val="single"/>
          <w:lang w:eastAsia="x-none"/>
        </w:rPr>
        <w:t>//NR</w:t>
      </w:r>
    </w:p>
    <w:p w14:paraId="028146E6" w14:textId="327B69A7" w:rsidR="003A234B" w:rsidRPr="003A234B" w:rsidRDefault="001B5688" w:rsidP="003A234B">
      <w:pPr>
        <w:rPr>
          <w:b/>
          <w:bCs/>
          <w:lang w:val="en-US" w:eastAsia="x-none"/>
        </w:rPr>
      </w:pPr>
      <w:hyperlink r:id="rId1307" w:history="1">
        <w:r w:rsidR="000B5C49">
          <w:rPr>
            <w:rStyle w:val="Hyperlink"/>
            <w:b/>
            <w:bCs/>
            <w:highlight w:val="green"/>
            <w:lang w:val="en-US" w:eastAsia="x-none"/>
          </w:rPr>
          <w:t>R1-2205327</w:t>
        </w:r>
      </w:hyperlink>
      <w:r w:rsidR="003A234B" w:rsidRPr="003A234B">
        <w:rPr>
          <w:b/>
          <w:bCs/>
          <w:lang w:val="en-US" w:eastAsia="x-none"/>
        </w:rPr>
        <w:tab/>
        <w:t>Updated RAN1 UE features list for Rel-17 NR after RAN1 #109-e Week1</w:t>
      </w:r>
      <w:r w:rsidR="003A234B" w:rsidRPr="003A234B">
        <w:rPr>
          <w:b/>
          <w:bCs/>
          <w:lang w:val="en-US" w:eastAsia="x-none"/>
        </w:rPr>
        <w:tab/>
        <w:t>Moderators (AT&amp;T, NTT DOCOMO, INC.)</w:t>
      </w:r>
    </w:p>
    <w:p w14:paraId="3970B2E4" w14:textId="6090E4DA" w:rsidR="00B5174F" w:rsidRDefault="00B5174F" w:rsidP="00B5174F">
      <w:r w:rsidRPr="00F71EC0">
        <w:rPr>
          <w:b/>
          <w:bCs/>
        </w:rPr>
        <w:t>Decision:</w:t>
      </w:r>
      <w:r>
        <w:t xml:space="preserve"> As per email decision posted on Ma</w:t>
      </w:r>
      <w:r w:rsidR="003A234B">
        <w:t>y 13</w:t>
      </w:r>
      <w:r w:rsidR="003A234B" w:rsidRPr="003A234B">
        <w:rPr>
          <w:vertAlign w:val="superscript"/>
        </w:rPr>
        <w:t>th</w:t>
      </w:r>
      <w:r w:rsidR="003A234B">
        <w:t>,</w:t>
      </w:r>
      <w:r>
        <w:t xml:space="preserve"> the updated UE feature list for Rel-17 NR is endorsed</w:t>
      </w:r>
      <w:r w:rsidR="003A234B">
        <w:t>.</w:t>
      </w:r>
    </w:p>
    <w:p w14:paraId="1FC8E22D" w14:textId="6C9DD04A" w:rsidR="003A234B" w:rsidRPr="003A234B" w:rsidRDefault="001B5688" w:rsidP="003A234B">
      <w:pPr>
        <w:rPr>
          <w:b/>
          <w:bCs/>
          <w:lang w:val="en-US" w:eastAsia="x-none"/>
        </w:rPr>
      </w:pPr>
      <w:hyperlink r:id="rId1308" w:history="1">
        <w:r w:rsidR="000B5C49">
          <w:rPr>
            <w:rStyle w:val="Hyperlink"/>
            <w:b/>
            <w:bCs/>
            <w:highlight w:val="green"/>
            <w:lang w:val="en-US" w:eastAsia="x-none"/>
          </w:rPr>
          <w:t>R1-2205328</w:t>
        </w:r>
      </w:hyperlink>
      <w:r w:rsidR="003A234B" w:rsidRPr="003A234B">
        <w:rPr>
          <w:b/>
          <w:bCs/>
          <w:lang w:val="en-US" w:eastAsia="x-none"/>
        </w:rPr>
        <w:tab/>
        <w:t>LS on updated Rel-17 RAN1 UE features list for NR</w:t>
      </w:r>
      <w:r w:rsidR="003A234B" w:rsidRPr="003A234B">
        <w:rPr>
          <w:b/>
          <w:bCs/>
          <w:lang w:val="en-US" w:eastAsia="x-none"/>
        </w:rPr>
        <w:tab/>
        <w:t>RAN1, AT&amp;T, NTT DOCOMO, INC.</w:t>
      </w:r>
    </w:p>
    <w:p w14:paraId="114E2112" w14:textId="16F22AE1" w:rsidR="00B5174F" w:rsidRDefault="00B5174F" w:rsidP="00B5174F">
      <w:pPr>
        <w:rPr>
          <w:lang w:eastAsia="x-none"/>
        </w:rPr>
      </w:pPr>
      <w:r w:rsidRPr="00686477">
        <w:rPr>
          <w:lang w:eastAsia="x-none"/>
        </w:rPr>
        <w:t>LS to RAN2/RAN4</w:t>
      </w:r>
      <w:r>
        <w:rPr>
          <w:lang w:eastAsia="x-none"/>
        </w:rPr>
        <w:t xml:space="preserve"> is approved.</w:t>
      </w:r>
    </w:p>
    <w:p w14:paraId="6363BAED" w14:textId="77777777" w:rsidR="00D27D2F" w:rsidRDefault="00D27D2F" w:rsidP="00B5174F">
      <w:pPr>
        <w:rPr>
          <w:lang w:eastAsia="x-none"/>
        </w:rPr>
      </w:pPr>
    </w:p>
    <w:p w14:paraId="283A98B6" w14:textId="64D01693" w:rsidR="006E2156" w:rsidRPr="006E2156" w:rsidRDefault="001B5688" w:rsidP="006E2156">
      <w:pPr>
        <w:rPr>
          <w:b/>
          <w:bCs/>
          <w:lang w:eastAsia="x-none"/>
        </w:rPr>
      </w:pPr>
      <w:hyperlink r:id="rId1309" w:history="1">
        <w:r w:rsidR="000B5C49">
          <w:rPr>
            <w:rStyle w:val="Hyperlink"/>
            <w:b/>
            <w:bCs/>
            <w:highlight w:val="green"/>
            <w:lang w:eastAsia="x-none"/>
          </w:rPr>
          <w:t>R1-2205607</w:t>
        </w:r>
      </w:hyperlink>
      <w:r w:rsidR="006E2156" w:rsidRPr="006E2156">
        <w:rPr>
          <w:b/>
          <w:bCs/>
          <w:lang w:eastAsia="x-none"/>
        </w:rPr>
        <w:tab/>
        <w:t>Updated RAN1 UE features list for Rel-17 NR after RAN1 #109-e Week2</w:t>
      </w:r>
      <w:r w:rsidR="006E2156" w:rsidRPr="006E2156">
        <w:rPr>
          <w:b/>
          <w:bCs/>
          <w:lang w:eastAsia="x-none"/>
        </w:rPr>
        <w:tab/>
        <w:t>Moderators (AT&amp;T, NTT DOCOMO, INC.)</w:t>
      </w:r>
    </w:p>
    <w:p w14:paraId="35E28B03" w14:textId="492B2333" w:rsidR="00D27D2F" w:rsidRDefault="00D27D2F" w:rsidP="00D27D2F">
      <w:r w:rsidRPr="00F71EC0">
        <w:rPr>
          <w:b/>
          <w:bCs/>
        </w:rPr>
        <w:t>Decision:</w:t>
      </w:r>
      <w:r>
        <w:t xml:space="preserve"> As per email decision posted on May 21</w:t>
      </w:r>
      <w:r w:rsidRPr="00D27D2F">
        <w:rPr>
          <w:vertAlign w:val="superscript"/>
        </w:rPr>
        <w:t>st</w:t>
      </w:r>
      <w:r>
        <w:t>, the updated UE feature list for Rel-17 NR is endorsed.</w:t>
      </w:r>
    </w:p>
    <w:p w14:paraId="6B0157BB" w14:textId="60CCA747" w:rsidR="006E2156" w:rsidRPr="006E2156" w:rsidRDefault="001B5688" w:rsidP="006E2156">
      <w:pPr>
        <w:rPr>
          <w:b/>
          <w:bCs/>
          <w:lang w:eastAsia="x-none"/>
        </w:rPr>
      </w:pPr>
      <w:hyperlink r:id="rId1310" w:history="1">
        <w:r w:rsidR="000B5C49">
          <w:rPr>
            <w:rStyle w:val="Hyperlink"/>
            <w:b/>
            <w:bCs/>
            <w:highlight w:val="green"/>
            <w:lang w:eastAsia="x-none"/>
          </w:rPr>
          <w:t>R1-2205609</w:t>
        </w:r>
      </w:hyperlink>
      <w:r w:rsidR="006E2156" w:rsidRPr="006E2156">
        <w:rPr>
          <w:b/>
          <w:bCs/>
          <w:lang w:eastAsia="x-none"/>
        </w:rPr>
        <w:tab/>
        <w:t>LS on updated Rel-17 RAN1 UE features list for NR</w:t>
      </w:r>
      <w:r w:rsidR="006E2156" w:rsidRPr="006E2156">
        <w:rPr>
          <w:b/>
          <w:bCs/>
          <w:lang w:eastAsia="x-none"/>
        </w:rPr>
        <w:tab/>
        <w:t>RAN1, AT&amp;T, NTT DOCOMO, INC.</w:t>
      </w:r>
    </w:p>
    <w:p w14:paraId="5F859B6F" w14:textId="77777777" w:rsidR="00D27D2F" w:rsidRDefault="00D27D2F" w:rsidP="00D27D2F">
      <w:pPr>
        <w:rPr>
          <w:lang w:eastAsia="x-none"/>
        </w:rPr>
      </w:pPr>
      <w:r w:rsidRPr="00686477">
        <w:rPr>
          <w:lang w:eastAsia="x-none"/>
        </w:rPr>
        <w:t>LS to RAN2/RAN4</w:t>
      </w:r>
      <w:r>
        <w:rPr>
          <w:lang w:eastAsia="x-none"/>
        </w:rPr>
        <w:t xml:space="preserve"> is approved.</w:t>
      </w:r>
    </w:p>
    <w:p w14:paraId="2D8F8411" w14:textId="58993FC7" w:rsidR="006E2156" w:rsidRDefault="001B5688" w:rsidP="006E2156">
      <w:pPr>
        <w:rPr>
          <w:lang w:eastAsia="x-none"/>
        </w:rPr>
      </w:pPr>
      <w:hyperlink r:id="rId1311" w:history="1">
        <w:r w:rsidR="000B5C49">
          <w:rPr>
            <w:rStyle w:val="Hyperlink"/>
            <w:lang w:eastAsia="x-none"/>
          </w:rPr>
          <w:t>R1-2205608</w:t>
        </w:r>
      </w:hyperlink>
      <w:r w:rsidR="006E2156">
        <w:rPr>
          <w:lang w:eastAsia="x-none"/>
        </w:rPr>
        <w:tab/>
        <w:t>Updated RAN1 UE features list for Rel-17 NR after RAN1 #109-e Week2 including remaining RAN1 issues</w:t>
      </w:r>
      <w:r w:rsidR="006E2156">
        <w:rPr>
          <w:lang w:eastAsia="x-none"/>
        </w:rPr>
        <w:tab/>
        <w:t>Moderators (AT&amp;T, NTT DOCOMO, INC.)</w:t>
      </w:r>
    </w:p>
    <w:p w14:paraId="1ECE877C" w14:textId="77777777" w:rsidR="00B5174F" w:rsidRPr="003A234B" w:rsidRDefault="00B5174F" w:rsidP="00B5174F">
      <w:pPr>
        <w:rPr>
          <w:lang w:eastAsia="x-none"/>
        </w:rPr>
      </w:pPr>
      <w:r w:rsidRPr="006E2156">
        <w:rPr>
          <w:lang w:eastAsia="x-none"/>
        </w:rPr>
        <w:t>Noted. For RAN1 internal use only.</w:t>
      </w:r>
    </w:p>
    <w:p w14:paraId="2701262E" w14:textId="2772AE36" w:rsidR="00B5174F" w:rsidRDefault="00B5174F" w:rsidP="002C3323">
      <w:pPr>
        <w:rPr>
          <w:lang w:eastAsia="x-none"/>
        </w:rPr>
      </w:pPr>
    </w:p>
    <w:p w14:paraId="7EE97048" w14:textId="77777777" w:rsidR="006E2156" w:rsidRDefault="006E2156" w:rsidP="006E2156">
      <w:pPr>
        <w:rPr>
          <w:lang w:eastAsia="x-none"/>
        </w:rPr>
      </w:pPr>
    </w:p>
    <w:p w14:paraId="7592036A" w14:textId="0113DEC7" w:rsidR="006E2156" w:rsidRPr="006E2156" w:rsidRDefault="001B5688" w:rsidP="006E2156">
      <w:pPr>
        <w:rPr>
          <w:b/>
          <w:bCs/>
          <w:lang w:eastAsia="x-none"/>
        </w:rPr>
      </w:pPr>
      <w:hyperlink r:id="rId1312" w:history="1">
        <w:r w:rsidR="000B5C49">
          <w:rPr>
            <w:rStyle w:val="Hyperlink"/>
            <w:b/>
            <w:bCs/>
            <w:lang w:eastAsia="x-none"/>
          </w:rPr>
          <w:t>R1-2205613</w:t>
        </w:r>
      </w:hyperlink>
      <w:r w:rsidR="006E2156" w:rsidRPr="006E2156">
        <w:rPr>
          <w:b/>
          <w:bCs/>
          <w:lang w:eastAsia="x-none"/>
        </w:rPr>
        <w:tab/>
        <w:t>Session Notes for 8.16 (Rel-17 UE Features)</w:t>
      </w:r>
      <w:r w:rsidR="006E2156" w:rsidRPr="006E2156">
        <w:rPr>
          <w:b/>
          <w:bCs/>
          <w:lang w:eastAsia="x-none"/>
        </w:rPr>
        <w:tab/>
        <w:t>Ad-Hoc Chair (NTT DOCOMO, INC.)</w:t>
      </w:r>
    </w:p>
    <w:p w14:paraId="60DBFE29" w14:textId="77777777" w:rsidR="007D7F59" w:rsidRDefault="007D7F59" w:rsidP="0044643F">
      <w:pPr>
        <w:pStyle w:val="Heading3"/>
        <w:rPr>
          <w:lang w:val="en-US"/>
        </w:rPr>
      </w:pPr>
      <w:bookmarkStart w:id="207" w:name="_Toc101357015"/>
      <w:bookmarkStart w:id="208" w:name="_Toc105521353"/>
      <w:r w:rsidRPr="002D4D40">
        <w:rPr>
          <w:lang w:val="en-US"/>
        </w:rPr>
        <w:t>UE features for further enhancements on NR-MIMO</w:t>
      </w:r>
      <w:bookmarkEnd w:id="207"/>
      <w:bookmarkEnd w:id="208"/>
    </w:p>
    <w:p w14:paraId="550F867D" w14:textId="30F180D7" w:rsidR="007D7F59" w:rsidRPr="003020BC" w:rsidRDefault="001B5688" w:rsidP="007D7F59">
      <w:pPr>
        <w:rPr>
          <w:lang w:val="en-US" w:eastAsia="x-none"/>
        </w:rPr>
      </w:pPr>
      <w:hyperlink r:id="rId1313" w:history="1">
        <w:r w:rsidR="000B5C49">
          <w:rPr>
            <w:rStyle w:val="Hyperlink"/>
            <w:lang w:val="en-US" w:eastAsia="x-none"/>
          </w:rPr>
          <w:t>R1-2203107</w:t>
        </w:r>
      </w:hyperlink>
      <w:r w:rsidR="007D7F59" w:rsidRPr="003020BC">
        <w:rPr>
          <w:lang w:val="en-US" w:eastAsia="x-none"/>
        </w:rPr>
        <w:tab/>
        <w:t>Rel-17 UE features for further NR MIMO enhancements</w:t>
      </w:r>
      <w:r w:rsidR="007D7F59" w:rsidRPr="003020BC">
        <w:rPr>
          <w:lang w:val="en-US" w:eastAsia="x-none"/>
        </w:rPr>
        <w:tab/>
        <w:t>Huawei, HiSilicon</w:t>
      </w:r>
    </w:p>
    <w:p w14:paraId="4FA73BD5" w14:textId="4FEB951C" w:rsidR="007D7F59" w:rsidRPr="003020BC" w:rsidRDefault="001B5688" w:rsidP="007D7F59">
      <w:pPr>
        <w:rPr>
          <w:lang w:val="en-US" w:eastAsia="x-none"/>
        </w:rPr>
      </w:pPr>
      <w:hyperlink r:id="rId1314" w:history="1">
        <w:r w:rsidR="000B5C49">
          <w:rPr>
            <w:rStyle w:val="Hyperlink"/>
            <w:lang w:val="en-US" w:eastAsia="x-none"/>
          </w:rPr>
          <w:t>R1-2203262</w:t>
        </w:r>
      </w:hyperlink>
      <w:r w:rsidR="007D7F59" w:rsidRPr="003020BC">
        <w:rPr>
          <w:lang w:val="en-US" w:eastAsia="x-none"/>
        </w:rPr>
        <w:tab/>
        <w:t>UE features for feMIMO</w:t>
      </w:r>
      <w:r w:rsidR="007D7F59" w:rsidRPr="003020BC">
        <w:rPr>
          <w:lang w:val="en-US" w:eastAsia="x-none"/>
        </w:rPr>
        <w:tab/>
        <w:t>ZTE</w:t>
      </w:r>
    </w:p>
    <w:p w14:paraId="5DAF2CB9" w14:textId="0B85E1D6" w:rsidR="007D7F59" w:rsidRPr="003020BC" w:rsidRDefault="001B5688" w:rsidP="007D7F59">
      <w:pPr>
        <w:rPr>
          <w:lang w:val="en-US" w:eastAsia="x-none"/>
        </w:rPr>
      </w:pPr>
      <w:hyperlink r:id="rId1315" w:history="1">
        <w:r w:rsidR="000B5C49">
          <w:rPr>
            <w:rStyle w:val="Hyperlink"/>
            <w:lang w:val="en-US" w:eastAsia="x-none"/>
          </w:rPr>
          <w:t>R1-2203529</w:t>
        </w:r>
      </w:hyperlink>
      <w:r w:rsidR="007D7F59" w:rsidRPr="003020BC">
        <w:rPr>
          <w:lang w:val="en-US" w:eastAsia="x-none"/>
        </w:rPr>
        <w:tab/>
        <w:t>Discussion on UE features for further enhancements on NR-MIMO</w:t>
      </w:r>
      <w:r w:rsidR="007D7F59" w:rsidRPr="003020BC">
        <w:rPr>
          <w:lang w:val="en-US" w:eastAsia="x-none"/>
        </w:rPr>
        <w:tab/>
        <w:t>vivo</w:t>
      </w:r>
    </w:p>
    <w:p w14:paraId="2453A6F3" w14:textId="4FD15FC6" w:rsidR="007D7F59" w:rsidRPr="003020BC" w:rsidRDefault="001B5688" w:rsidP="007D7F59">
      <w:pPr>
        <w:rPr>
          <w:lang w:val="en-US" w:eastAsia="x-none"/>
        </w:rPr>
      </w:pPr>
      <w:hyperlink r:id="rId1316" w:history="1">
        <w:r w:rsidR="000B5C49">
          <w:rPr>
            <w:rStyle w:val="Hyperlink"/>
            <w:lang w:val="en-US" w:eastAsia="x-none"/>
          </w:rPr>
          <w:t>R1-2203777</w:t>
        </w:r>
      </w:hyperlink>
      <w:r w:rsidR="007D7F59" w:rsidRPr="003020BC">
        <w:rPr>
          <w:lang w:val="en-US" w:eastAsia="x-none"/>
        </w:rPr>
        <w:tab/>
        <w:t>Discussion on FeMIMO UE features</w:t>
      </w:r>
      <w:r w:rsidR="007D7F59" w:rsidRPr="003020BC">
        <w:rPr>
          <w:lang w:val="en-US" w:eastAsia="x-none"/>
        </w:rPr>
        <w:tab/>
        <w:t>xiaomi</w:t>
      </w:r>
    </w:p>
    <w:p w14:paraId="383887C7" w14:textId="786B01B2" w:rsidR="007D7F59" w:rsidRPr="003020BC" w:rsidRDefault="001B5688" w:rsidP="007D7F59">
      <w:pPr>
        <w:rPr>
          <w:lang w:val="en-US" w:eastAsia="x-none"/>
        </w:rPr>
      </w:pPr>
      <w:hyperlink r:id="rId1317" w:history="1">
        <w:r w:rsidR="000B5C49">
          <w:rPr>
            <w:rStyle w:val="Hyperlink"/>
            <w:lang w:val="en-US" w:eastAsia="x-none"/>
          </w:rPr>
          <w:t>R1-2203877</w:t>
        </w:r>
      </w:hyperlink>
      <w:r w:rsidR="007D7F59" w:rsidRPr="003020BC">
        <w:rPr>
          <w:lang w:val="en-US" w:eastAsia="x-none"/>
        </w:rPr>
        <w:tab/>
        <w:t>Views on UE features for Rel-17 NR FeMIMO</w:t>
      </w:r>
      <w:r w:rsidR="007D7F59" w:rsidRPr="003020BC">
        <w:rPr>
          <w:lang w:val="en-US" w:eastAsia="x-none"/>
        </w:rPr>
        <w:tab/>
        <w:t>Samsung</w:t>
      </w:r>
    </w:p>
    <w:p w14:paraId="6BBDAC6A" w14:textId="53E39804" w:rsidR="007D7F59" w:rsidRPr="003020BC" w:rsidRDefault="001B5688" w:rsidP="007D7F59">
      <w:pPr>
        <w:rPr>
          <w:lang w:val="en-US" w:eastAsia="x-none"/>
        </w:rPr>
      </w:pPr>
      <w:hyperlink r:id="rId1318" w:history="1">
        <w:r w:rsidR="000B5C49">
          <w:rPr>
            <w:rStyle w:val="Hyperlink"/>
            <w:lang w:val="en-US" w:eastAsia="x-none"/>
          </w:rPr>
          <w:t>R1-2203951</w:t>
        </w:r>
      </w:hyperlink>
      <w:r w:rsidR="007D7F59" w:rsidRPr="003020BC">
        <w:rPr>
          <w:lang w:val="en-US" w:eastAsia="x-none"/>
        </w:rPr>
        <w:tab/>
        <w:t>UE features for further enhancements on NR-MIMO</w:t>
      </w:r>
      <w:r w:rsidR="007D7F59" w:rsidRPr="003020BC">
        <w:rPr>
          <w:lang w:val="en-US" w:eastAsia="x-none"/>
        </w:rPr>
        <w:tab/>
        <w:t>OPPO</w:t>
      </w:r>
    </w:p>
    <w:p w14:paraId="668C5784" w14:textId="54A7FC72" w:rsidR="007D7F59" w:rsidRPr="003020BC" w:rsidRDefault="001B5688" w:rsidP="007D7F59">
      <w:pPr>
        <w:rPr>
          <w:lang w:val="en-US" w:eastAsia="x-none"/>
        </w:rPr>
      </w:pPr>
      <w:hyperlink r:id="rId1319" w:history="1">
        <w:r w:rsidR="000B5C49">
          <w:rPr>
            <w:rStyle w:val="Hyperlink"/>
            <w:lang w:val="en-US" w:eastAsia="x-none"/>
          </w:rPr>
          <w:t>R1-2204032</w:t>
        </w:r>
      </w:hyperlink>
      <w:r w:rsidR="007D7F59" w:rsidRPr="003020BC">
        <w:rPr>
          <w:lang w:val="en-US" w:eastAsia="x-none"/>
        </w:rPr>
        <w:tab/>
        <w:t>Discussion on UE features for FeMIMO</w:t>
      </w:r>
      <w:r w:rsidR="007D7F59" w:rsidRPr="003020BC">
        <w:rPr>
          <w:lang w:val="en-US" w:eastAsia="x-none"/>
        </w:rPr>
        <w:tab/>
        <w:t>Ericsson</w:t>
      </w:r>
    </w:p>
    <w:p w14:paraId="31064A48" w14:textId="339CE690" w:rsidR="007D7F59" w:rsidRPr="003020BC" w:rsidRDefault="001B5688" w:rsidP="007D7F59">
      <w:pPr>
        <w:rPr>
          <w:lang w:val="en-US" w:eastAsia="x-none"/>
        </w:rPr>
      </w:pPr>
      <w:hyperlink r:id="rId1320" w:history="1">
        <w:r w:rsidR="000B5C49">
          <w:rPr>
            <w:rStyle w:val="Hyperlink"/>
            <w:lang w:val="en-US" w:eastAsia="x-none"/>
          </w:rPr>
          <w:t>R1-2204140</w:t>
        </w:r>
      </w:hyperlink>
      <w:r w:rsidR="007D7F59" w:rsidRPr="003020BC">
        <w:rPr>
          <w:lang w:val="en-US" w:eastAsia="x-none"/>
        </w:rPr>
        <w:tab/>
        <w:t>Discussion on Rel-17 UE feature for NR FeMIMO</w:t>
      </w:r>
      <w:r w:rsidR="007D7F59" w:rsidRPr="003020BC">
        <w:rPr>
          <w:lang w:val="en-US" w:eastAsia="x-none"/>
        </w:rPr>
        <w:tab/>
        <w:t>LG Electronics</w:t>
      </w:r>
    </w:p>
    <w:p w14:paraId="595C7223" w14:textId="2A903D5B" w:rsidR="007D7F59" w:rsidRPr="003020BC" w:rsidRDefault="001B5688" w:rsidP="007D7F59">
      <w:pPr>
        <w:rPr>
          <w:lang w:val="en-US" w:eastAsia="x-none"/>
        </w:rPr>
      </w:pPr>
      <w:hyperlink r:id="rId1321" w:history="1">
        <w:r w:rsidR="000B5C49">
          <w:rPr>
            <w:rStyle w:val="Hyperlink"/>
            <w:lang w:val="en-US" w:eastAsia="x-none"/>
          </w:rPr>
          <w:t>R1-2204218</w:t>
        </w:r>
      </w:hyperlink>
      <w:r w:rsidR="007D7F59" w:rsidRPr="003020BC">
        <w:rPr>
          <w:lang w:val="en-US" w:eastAsia="x-none"/>
        </w:rPr>
        <w:tab/>
        <w:t>Views on Rel-17 FeMIMO UE features</w:t>
      </w:r>
      <w:r w:rsidR="007D7F59" w:rsidRPr="003020BC">
        <w:rPr>
          <w:lang w:val="en-US" w:eastAsia="x-none"/>
        </w:rPr>
        <w:tab/>
        <w:t>Apple</w:t>
      </w:r>
    </w:p>
    <w:p w14:paraId="4A939B94" w14:textId="671CD00B" w:rsidR="007D7F59" w:rsidRPr="003020BC" w:rsidRDefault="001B5688" w:rsidP="007D7F59">
      <w:pPr>
        <w:rPr>
          <w:lang w:val="en-US" w:eastAsia="x-none"/>
        </w:rPr>
      </w:pPr>
      <w:hyperlink r:id="rId1322" w:history="1">
        <w:r w:rsidR="000B5C49">
          <w:rPr>
            <w:rStyle w:val="Hyperlink"/>
            <w:lang w:val="en-US" w:eastAsia="x-none"/>
          </w:rPr>
          <w:t>R1-2204356</w:t>
        </w:r>
      </w:hyperlink>
      <w:r w:rsidR="007D7F59" w:rsidRPr="003020BC">
        <w:rPr>
          <w:lang w:val="en-US" w:eastAsia="x-none"/>
        </w:rPr>
        <w:tab/>
        <w:t>Discussion on Rel-17 FeMIMO UE features</w:t>
      </w:r>
      <w:r w:rsidR="007D7F59" w:rsidRPr="003020BC">
        <w:rPr>
          <w:lang w:val="en-US" w:eastAsia="x-none"/>
        </w:rPr>
        <w:tab/>
        <w:t>NTT DOCOMO, INC.</w:t>
      </w:r>
    </w:p>
    <w:p w14:paraId="1BC46811" w14:textId="7AC2F4DC" w:rsidR="007D7F59" w:rsidRPr="003020BC" w:rsidRDefault="001B5688" w:rsidP="007D7F59">
      <w:pPr>
        <w:rPr>
          <w:lang w:val="en-US" w:eastAsia="x-none"/>
        </w:rPr>
      </w:pPr>
      <w:hyperlink r:id="rId1323" w:history="1">
        <w:r w:rsidR="000B5C49">
          <w:rPr>
            <w:rStyle w:val="Hyperlink"/>
            <w:lang w:val="en-US" w:eastAsia="x-none"/>
          </w:rPr>
          <w:t>R1-2204586</w:t>
        </w:r>
      </w:hyperlink>
      <w:r w:rsidR="007D7F59" w:rsidRPr="003020BC">
        <w:rPr>
          <w:lang w:val="en-US" w:eastAsia="x-none"/>
        </w:rPr>
        <w:tab/>
        <w:t>On UE features for further enhancements on NR-MIMO</w:t>
      </w:r>
      <w:r w:rsidR="007D7F59" w:rsidRPr="003020BC">
        <w:rPr>
          <w:lang w:val="en-US" w:eastAsia="x-none"/>
        </w:rPr>
        <w:tab/>
        <w:t>Nokia, Nokia Shanghai Bell</w:t>
      </w:r>
    </w:p>
    <w:p w14:paraId="58D90BD9" w14:textId="49B0B630" w:rsidR="007D7F59" w:rsidRPr="003020BC" w:rsidRDefault="001B5688" w:rsidP="007D7F59">
      <w:pPr>
        <w:rPr>
          <w:lang w:val="en-US" w:eastAsia="x-none"/>
        </w:rPr>
      </w:pPr>
      <w:hyperlink r:id="rId1324" w:history="1">
        <w:r w:rsidR="000B5C49">
          <w:rPr>
            <w:rStyle w:val="Hyperlink"/>
            <w:lang w:val="en-US" w:eastAsia="x-none"/>
          </w:rPr>
          <w:t>R1-2204690</w:t>
        </w:r>
      </w:hyperlink>
      <w:r w:rsidR="007D7F59" w:rsidRPr="003020BC">
        <w:rPr>
          <w:lang w:val="en-US" w:eastAsia="x-none"/>
        </w:rPr>
        <w:tab/>
        <w:t>UE Features for further enhancements on NR MIMO</w:t>
      </w:r>
      <w:r w:rsidR="007D7F59" w:rsidRPr="003020BC">
        <w:rPr>
          <w:lang w:val="en-US" w:eastAsia="x-none"/>
        </w:rPr>
        <w:tab/>
        <w:t>MediaTek Inc.</w:t>
      </w:r>
    </w:p>
    <w:p w14:paraId="19A85C1A" w14:textId="181A2FA7" w:rsidR="007D7F59" w:rsidRPr="003020BC" w:rsidRDefault="001B5688" w:rsidP="007D7F59">
      <w:pPr>
        <w:rPr>
          <w:lang w:val="en-US" w:eastAsia="x-none"/>
        </w:rPr>
      </w:pPr>
      <w:hyperlink r:id="rId1325" w:history="1">
        <w:r w:rsidR="000B5C49">
          <w:rPr>
            <w:rStyle w:val="Hyperlink"/>
            <w:lang w:val="en-US" w:eastAsia="x-none"/>
          </w:rPr>
          <w:t>R1-2204779</w:t>
        </w:r>
      </w:hyperlink>
      <w:r w:rsidR="007D7F59" w:rsidRPr="003020BC">
        <w:rPr>
          <w:lang w:val="en-US" w:eastAsia="x-none"/>
        </w:rPr>
        <w:tab/>
        <w:t>UE features for NR feMIMO</w:t>
      </w:r>
      <w:r w:rsidR="007D7F59" w:rsidRPr="003020BC">
        <w:rPr>
          <w:lang w:val="en-US" w:eastAsia="x-none"/>
        </w:rPr>
        <w:tab/>
        <w:t>Intel Corporation</w:t>
      </w:r>
    </w:p>
    <w:p w14:paraId="7BBB6537" w14:textId="535D4593" w:rsidR="007D7F59" w:rsidRDefault="001B5688" w:rsidP="007D7F59">
      <w:pPr>
        <w:rPr>
          <w:lang w:val="en-US" w:eastAsia="x-none"/>
        </w:rPr>
      </w:pPr>
      <w:hyperlink r:id="rId1326" w:history="1">
        <w:r w:rsidR="000B5C49">
          <w:rPr>
            <w:rStyle w:val="Hyperlink"/>
            <w:lang w:val="en-US" w:eastAsia="x-none"/>
          </w:rPr>
          <w:t>R1-2204998</w:t>
        </w:r>
      </w:hyperlink>
      <w:r w:rsidR="007D7F59" w:rsidRPr="003020BC">
        <w:rPr>
          <w:lang w:val="en-US" w:eastAsia="x-none"/>
        </w:rPr>
        <w:tab/>
        <w:t>Discussion on FeMIMO UE features</w:t>
      </w:r>
      <w:r w:rsidR="007D7F59" w:rsidRPr="003020BC">
        <w:rPr>
          <w:lang w:val="en-US" w:eastAsia="x-none"/>
        </w:rPr>
        <w:tab/>
        <w:t>Qualcomm Incorporated</w:t>
      </w:r>
    </w:p>
    <w:p w14:paraId="1C9FA8A0" w14:textId="2D2ED2FF" w:rsidR="003020BC" w:rsidRDefault="001B5688" w:rsidP="007D7F59">
      <w:pPr>
        <w:rPr>
          <w:lang w:val="en-US" w:eastAsia="x-none"/>
        </w:rPr>
      </w:pPr>
      <w:hyperlink r:id="rId1327" w:history="1">
        <w:r w:rsidR="000B5C49">
          <w:rPr>
            <w:rStyle w:val="Hyperlink"/>
            <w:lang w:val="en-US" w:eastAsia="x-none"/>
          </w:rPr>
          <w:t>R1-2205383</w:t>
        </w:r>
      </w:hyperlink>
      <w:r w:rsidR="000C53E7" w:rsidRPr="000C53E7">
        <w:rPr>
          <w:lang w:val="en-US" w:eastAsia="x-none"/>
        </w:rPr>
        <w:tab/>
        <w:t>Proposal on UE Feature for Rel-17 Unified TCI</w:t>
      </w:r>
      <w:r w:rsidR="000C53E7" w:rsidRPr="000C53E7">
        <w:rPr>
          <w:lang w:val="en-US" w:eastAsia="x-none"/>
        </w:rPr>
        <w:tab/>
        <w:t>Samsung, Ericsson, Nokia, NSB, ZTE, Intel, MediaTek, Verizon, AT&amp;T, KDDI,  NTT DOCOMO, LG Uplus, KT Corporation, SKT</w:t>
      </w:r>
    </w:p>
    <w:p w14:paraId="0DDD96FC" w14:textId="77777777" w:rsidR="000C53E7" w:rsidRDefault="000C53E7" w:rsidP="007D7F59">
      <w:pPr>
        <w:rPr>
          <w:lang w:val="en-US" w:eastAsia="x-none"/>
        </w:rPr>
      </w:pPr>
    </w:p>
    <w:p w14:paraId="7AC3C9A5" w14:textId="2BFEB42F" w:rsidR="003020BC" w:rsidRPr="003020BC" w:rsidRDefault="001B5688" w:rsidP="007D7F59">
      <w:pPr>
        <w:rPr>
          <w:b/>
          <w:bCs/>
          <w:lang w:val="en-US" w:eastAsia="x-none"/>
        </w:rPr>
      </w:pPr>
      <w:hyperlink r:id="rId1328" w:history="1">
        <w:r w:rsidR="000B5C49">
          <w:rPr>
            <w:rStyle w:val="Hyperlink"/>
            <w:b/>
            <w:bCs/>
            <w:lang w:val="en-US" w:eastAsia="x-none"/>
          </w:rPr>
          <w:t>R1-2205508</w:t>
        </w:r>
      </w:hyperlink>
      <w:r w:rsidR="003020BC" w:rsidRPr="003020BC">
        <w:rPr>
          <w:b/>
          <w:bCs/>
          <w:lang w:val="en-US" w:eastAsia="x-none"/>
        </w:rPr>
        <w:tab/>
        <w:t>Session Notes for Agenda Item 8.16.1</w:t>
      </w:r>
      <w:r w:rsidR="003020BC" w:rsidRPr="003020BC">
        <w:rPr>
          <w:b/>
          <w:bCs/>
          <w:lang w:val="en-US" w:eastAsia="x-none"/>
        </w:rPr>
        <w:tab/>
        <w:t>Ad-Hoc Chair (AT&amp;T)</w:t>
      </w:r>
    </w:p>
    <w:p w14:paraId="75AC5A60" w14:textId="77777777" w:rsidR="003020BC" w:rsidRDefault="003020BC" w:rsidP="007D7F59">
      <w:pPr>
        <w:rPr>
          <w:lang w:val="en-US" w:eastAsia="x-none"/>
        </w:rPr>
      </w:pPr>
    </w:p>
    <w:p w14:paraId="5D477402" w14:textId="77777777" w:rsidR="003020BC" w:rsidRDefault="003020BC" w:rsidP="003020BC">
      <w:pPr>
        <w:rPr>
          <w:lang w:val="en-US"/>
        </w:rPr>
      </w:pPr>
      <w:r w:rsidRPr="003020BC">
        <w:rPr>
          <w:lang w:eastAsia="x-none"/>
        </w:rPr>
        <w:t xml:space="preserve">[109-e-R17-UE-features-MIMO-01] </w:t>
      </w:r>
      <w:r w:rsidRPr="003020BC">
        <w:rPr>
          <w:lang w:val="en-US"/>
        </w:rPr>
        <w:t>– Ralf (AT&amp;T)</w:t>
      </w:r>
    </w:p>
    <w:p w14:paraId="7BA267C1" w14:textId="6B3B4EB5" w:rsidR="003020BC" w:rsidRPr="003020BC" w:rsidRDefault="003020BC" w:rsidP="003020BC">
      <w:pPr>
        <w:rPr>
          <w:lang w:eastAsia="x-none"/>
        </w:rPr>
      </w:pPr>
      <w:r w:rsidRPr="003020BC">
        <w:rPr>
          <w:lang w:eastAsia="x-none"/>
        </w:rPr>
        <w:t xml:space="preserve">Email discussion on UE features for </w:t>
      </w:r>
      <w:r w:rsidRPr="003020BC">
        <w:rPr>
          <w:lang w:val="en-US"/>
        </w:rPr>
        <w:t>further enhancements on NR-MIMO</w:t>
      </w:r>
    </w:p>
    <w:p w14:paraId="20735D76" w14:textId="77777777" w:rsidR="003020BC" w:rsidRPr="003020BC" w:rsidRDefault="003020BC" w:rsidP="003020BC">
      <w:pPr>
        <w:numPr>
          <w:ilvl w:val="0"/>
          <w:numId w:val="65"/>
        </w:numPr>
        <w:rPr>
          <w:lang w:eastAsia="x-none"/>
        </w:rPr>
      </w:pPr>
      <w:r w:rsidRPr="003020BC">
        <w:rPr>
          <w:rFonts w:hint="eastAsia"/>
          <w:lang w:eastAsia="x-none"/>
        </w:rPr>
        <w:t>1</w:t>
      </w:r>
      <w:r w:rsidRPr="003020BC">
        <w:rPr>
          <w:rFonts w:hint="eastAsia"/>
          <w:vertAlign w:val="superscript"/>
          <w:lang w:eastAsia="x-none"/>
        </w:rPr>
        <w:t>st</w:t>
      </w:r>
      <w:r w:rsidRPr="003020BC">
        <w:rPr>
          <w:rFonts w:hint="eastAsia"/>
          <w:lang w:eastAsia="x-none"/>
        </w:rPr>
        <w:t xml:space="preserve"> check point</w:t>
      </w:r>
      <w:r w:rsidRPr="003020BC">
        <w:rPr>
          <w:lang w:eastAsia="x-none"/>
        </w:rPr>
        <w:t xml:space="preserve"> for LS to RAN2</w:t>
      </w:r>
      <w:r w:rsidRPr="003020BC">
        <w:rPr>
          <w:rFonts w:hint="eastAsia"/>
          <w:lang w:eastAsia="x-none"/>
        </w:rPr>
        <w:t xml:space="preserve">: </w:t>
      </w:r>
      <w:r w:rsidRPr="003020BC">
        <w:t>May 13</w:t>
      </w:r>
    </w:p>
    <w:p w14:paraId="04D54592" w14:textId="77777777" w:rsidR="003020BC" w:rsidRPr="003020BC" w:rsidRDefault="003020BC" w:rsidP="003020BC">
      <w:pPr>
        <w:numPr>
          <w:ilvl w:val="0"/>
          <w:numId w:val="65"/>
        </w:numPr>
        <w:rPr>
          <w:lang w:eastAsia="x-none"/>
        </w:rPr>
      </w:pPr>
      <w:r w:rsidRPr="003020BC">
        <w:rPr>
          <w:lang w:eastAsia="x-none"/>
        </w:rPr>
        <w:t>Final</w:t>
      </w:r>
      <w:r w:rsidRPr="003020BC">
        <w:rPr>
          <w:rFonts w:hint="eastAsia"/>
          <w:lang w:eastAsia="x-none"/>
        </w:rPr>
        <w:t xml:space="preserve"> check point</w:t>
      </w:r>
      <w:r w:rsidRPr="003020BC">
        <w:rPr>
          <w:lang w:eastAsia="x-none"/>
        </w:rPr>
        <w:t xml:space="preserve"> for any remaining issues</w:t>
      </w:r>
      <w:r w:rsidRPr="003020BC">
        <w:rPr>
          <w:rFonts w:hint="eastAsia"/>
          <w:lang w:eastAsia="x-none"/>
        </w:rPr>
        <w:t xml:space="preserve">: </w:t>
      </w:r>
      <w:r w:rsidRPr="003020BC">
        <w:t>May 20</w:t>
      </w:r>
    </w:p>
    <w:p w14:paraId="247CF5DD" w14:textId="035A13FC" w:rsidR="003020BC" w:rsidRPr="003020BC" w:rsidRDefault="001B5688" w:rsidP="003020BC">
      <w:pPr>
        <w:rPr>
          <w:b/>
          <w:bCs/>
          <w:lang w:val="en-US" w:eastAsia="x-none"/>
        </w:rPr>
      </w:pPr>
      <w:hyperlink r:id="rId1329" w:history="1">
        <w:r w:rsidR="000B5C49">
          <w:rPr>
            <w:rStyle w:val="Hyperlink"/>
            <w:b/>
            <w:bCs/>
            <w:lang w:val="en-US" w:eastAsia="x-none"/>
          </w:rPr>
          <w:t>R1-2204849</w:t>
        </w:r>
      </w:hyperlink>
      <w:r w:rsidR="003020BC" w:rsidRPr="003020BC">
        <w:rPr>
          <w:b/>
          <w:bCs/>
          <w:lang w:val="en-US" w:eastAsia="x-none"/>
        </w:rPr>
        <w:tab/>
        <w:t>Summary of UE features for further enhancements on NR-MIMO</w:t>
      </w:r>
      <w:r w:rsidR="003020BC" w:rsidRPr="003020BC">
        <w:rPr>
          <w:b/>
          <w:bCs/>
          <w:lang w:val="en-US" w:eastAsia="x-none"/>
        </w:rPr>
        <w:tab/>
        <w:t>Moderator (AT&amp;T)</w:t>
      </w:r>
    </w:p>
    <w:p w14:paraId="42F279E6" w14:textId="405FA5BA" w:rsidR="003020BC" w:rsidRPr="006104D7" w:rsidRDefault="006104D7" w:rsidP="007D7F59">
      <w:pPr>
        <w:rPr>
          <w:lang w:eastAsia="x-none"/>
        </w:rPr>
      </w:pPr>
      <w:r w:rsidRPr="006104D7">
        <w:rPr>
          <w:b/>
          <w:bCs/>
          <w:lang w:val="en-US" w:eastAsia="x-none"/>
        </w:rPr>
        <w:t>Decision:</w:t>
      </w:r>
      <w:r>
        <w:rPr>
          <w:lang w:val="en-US" w:eastAsia="x-none"/>
        </w:rPr>
        <w:t xml:space="preserve"> </w:t>
      </w:r>
      <w:r w:rsidRPr="00067AE9">
        <w:rPr>
          <w:lang w:eastAsia="x-none"/>
        </w:rPr>
        <w:t xml:space="preserve">All </w:t>
      </w:r>
      <w:r w:rsidRPr="006104D7">
        <w:rPr>
          <w:highlight w:val="green"/>
          <w:lang w:eastAsia="x-none"/>
        </w:rPr>
        <w:t xml:space="preserve">agreements under this agenda item are captured in Section 7 of </w:t>
      </w:r>
      <w:hyperlink r:id="rId1330" w:history="1">
        <w:r w:rsidR="000B5C49">
          <w:rPr>
            <w:rStyle w:val="Hyperlink"/>
            <w:highlight w:val="green"/>
            <w:lang w:eastAsia="x-none"/>
          </w:rPr>
          <w:t>R1-2204849</w:t>
        </w:r>
      </w:hyperlink>
      <w:r>
        <w:rPr>
          <w:lang w:eastAsia="x-none"/>
        </w:rPr>
        <w:t>.</w:t>
      </w:r>
    </w:p>
    <w:p w14:paraId="5F26DBB3" w14:textId="77777777" w:rsidR="007D7F59" w:rsidRPr="003020BC" w:rsidRDefault="007D7F59" w:rsidP="0044643F">
      <w:pPr>
        <w:pStyle w:val="Heading3"/>
        <w:rPr>
          <w:lang w:val="en-US"/>
        </w:rPr>
      </w:pPr>
      <w:bookmarkStart w:id="209" w:name="_Toc101357016"/>
      <w:bookmarkStart w:id="210" w:name="_Toc105521354"/>
      <w:r w:rsidRPr="003020BC">
        <w:rPr>
          <w:lang w:val="en-US"/>
        </w:rPr>
        <w:t>UE features for supporting NR from 52.6 GHz to 71 GHz</w:t>
      </w:r>
      <w:bookmarkEnd w:id="209"/>
      <w:bookmarkEnd w:id="210"/>
    </w:p>
    <w:p w14:paraId="68519EFD" w14:textId="72D5DC8D" w:rsidR="007D7F59" w:rsidRPr="003020BC" w:rsidRDefault="001B5688" w:rsidP="007D7F59">
      <w:pPr>
        <w:rPr>
          <w:lang w:val="en-US" w:eastAsia="x-none"/>
        </w:rPr>
      </w:pPr>
      <w:hyperlink r:id="rId1331" w:history="1">
        <w:r w:rsidR="000B5C49">
          <w:rPr>
            <w:rStyle w:val="Hyperlink"/>
            <w:lang w:val="en-US" w:eastAsia="x-none"/>
          </w:rPr>
          <w:t>R1-2203083</w:t>
        </w:r>
      </w:hyperlink>
      <w:r w:rsidR="007D7F59" w:rsidRPr="003020BC">
        <w:rPr>
          <w:lang w:val="en-US" w:eastAsia="x-none"/>
        </w:rPr>
        <w:tab/>
        <w:t>Rel-17 UE features for extension to 71 GHz</w:t>
      </w:r>
      <w:r w:rsidR="007D7F59" w:rsidRPr="003020BC">
        <w:rPr>
          <w:lang w:val="en-US" w:eastAsia="x-none"/>
        </w:rPr>
        <w:tab/>
        <w:t>Huawei, HiSilicon</w:t>
      </w:r>
    </w:p>
    <w:p w14:paraId="1E4D4EFE" w14:textId="6995CDED" w:rsidR="007D7F59" w:rsidRPr="003020BC" w:rsidRDefault="001B5688" w:rsidP="007D7F59">
      <w:pPr>
        <w:rPr>
          <w:lang w:val="en-US" w:eastAsia="x-none"/>
        </w:rPr>
      </w:pPr>
      <w:hyperlink r:id="rId1332" w:history="1">
        <w:r w:rsidR="000B5C49">
          <w:rPr>
            <w:rStyle w:val="Hyperlink"/>
            <w:lang w:val="en-US" w:eastAsia="x-none"/>
          </w:rPr>
          <w:t>R1-2203295</w:t>
        </w:r>
      </w:hyperlink>
      <w:r w:rsidR="007D7F59" w:rsidRPr="003020BC">
        <w:rPr>
          <w:lang w:val="en-US" w:eastAsia="x-none"/>
        </w:rPr>
        <w:tab/>
        <w:t>Rel-17 UE features for 52.6 to 71GHz</w:t>
      </w:r>
      <w:r w:rsidR="007D7F59" w:rsidRPr="003020BC">
        <w:rPr>
          <w:lang w:val="en-US" w:eastAsia="x-none"/>
        </w:rPr>
        <w:tab/>
        <w:t>ZTE, Sanechips</w:t>
      </w:r>
    </w:p>
    <w:p w14:paraId="16DC1C26" w14:textId="73474D7A" w:rsidR="007D7F59" w:rsidRPr="003020BC" w:rsidRDefault="001B5688" w:rsidP="007D7F59">
      <w:pPr>
        <w:rPr>
          <w:lang w:val="en-US" w:eastAsia="x-none"/>
        </w:rPr>
      </w:pPr>
      <w:hyperlink r:id="rId1333" w:history="1">
        <w:r w:rsidR="000B5C49">
          <w:rPr>
            <w:rStyle w:val="Hyperlink"/>
            <w:lang w:val="en-US" w:eastAsia="x-none"/>
          </w:rPr>
          <w:t>R1-2203530</w:t>
        </w:r>
      </w:hyperlink>
      <w:r w:rsidR="007D7F59" w:rsidRPr="003020BC">
        <w:rPr>
          <w:lang w:val="en-US" w:eastAsia="x-none"/>
        </w:rPr>
        <w:tab/>
        <w:t>Remaining issues on UE features for NR operation from 52.6GHz to 71GHz</w:t>
      </w:r>
      <w:r w:rsidR="007D7F59" w:rsidRPr="003020BC">
        <w:rPr>
          <w:lang w:val="en-US" w:eastAsia="x-none"/>
        </w:rPr>
        <w:tab/>
        <w:t>vivo</w:t>
      </w:r>
    </w:p>
    <w:p w14:paraId="1530A849" w14:textId="054D8FFE" w:rsidR="007D7F59" w:rsidRPr="003020BC" w:rsidRDefault="001B5688" w:rsidP="007D7F59">
      <w:pPr>
        <w:rPr>
          <w:lang w:val="en-US" w:eastAsia="x-none"/>
        </w:rPr>
      </w:pPr>
      <w:hyperlink r:id="rId1334" w:history="1">
        <w:r w:rsidR="000B5C49">
          <w:rPr>
            <w:rStyle w:val="Hyperlink"/>
            <w:lang w:val="en-US" w:eastAsia="x-none"/>
          </w:rPr>
          <w:t>R1-2203878</w:t>
        </w:r>
      </w:hyperlink>
      <w:r w:rsidR="007D7F59" w:rsidRPr="003020BC">
        <w:rPr>
          <w:lang w:val="en-US" w:eastAsia="x-none"/>
        </w:rPr>
        <w:tab/>
        <w:t>Views on UE features for supporting NR from 52.6 GHz to 71 GHz</w:t>
      </w:r>
      <w:r w:rsidR="007D7F59" w:rsidRPr="003020BC">
        <w:rPr>
          <w:lang w:val="en-US" w:eastAsia="x-none"/>
        </w:rPr>
        <w:tab/>
        <w:t>Samsung</w:t>
      </w:r>
    </w:p>
    <w:p w14:paraId="06B4C121" w14:textId="688E1007" w:rsidR="007D7F59" w:rsidRPr="003020BC" w:rsidRDefault="001B5688" w:rsidP="007D7F59">
      <w:pPr>
        <w:rPr>
          <w:lang w:val="en-US" w:eastAsia="x-none"/>
        </w:rPr>
      </w:pPr>
      <w:hyperlink r:id="rId1335" w:history="1">
        <w:r w:rsidR="000B5C49">
          <w:rPr>
            <w:rStyle w:val="Hyperlink"/>
            <w:lang w:val="en-US" w:eastAsia="x-none"/>
          </w:rPr>
          <w:t>R1-2204115</w:t>
        </w:r>
      </w:hyperlink>
      <w:r w:rsidR="007D7F59" w:rsidRPr="003020BC">
        <w:rPr>
          <w:lang w:val="en-US" w:eastAsia="x-none"/>
        </w:rPr>
        <w:tab/>
        <w:t>UE features for extending current NR operation to 71 GHz</w:t>
      </w:r>
      <w:r w:rsidR="007D7F59" w:rsidRPr="003020BC">
        <w:rPr>
          <w:lang w:val="en-US" w:eastAsia="x-none"/>
        </w:rPr>
        <w:tab/>
        <w:t>Ericsson</w:t>
      </w:r>
    </w:p>
    <w:p w14:paraId="5F61C2D6" w14:textId="0E59B552" w:rsidR="007D7F59" w:rsidRPr="003020BC" w:rsidRDefault="001B5688" w:rsidP="007D7F59">
      <w:pPr>
        <w:rPr>
          <w:lang w:val="en-US" w:eastAsia="x-none"/>
        </w:rPr>
      </w:pPr>
      <w:hyperlink r:id="rId1336" w:history="1">
        <w:r w:rsidR="000B5C49">
          <w:rPr>
            <w:rStyle w:val="Hyperlink"/>
            <w:lang w:val="en-US" w:eastAsia="x-none"/>
          </w:rPr>
          <w:t>R1-2204136</w:t>
        </w:r>
      </w:hyperlink>
      <w:r w:rsidR="007D7F59" w:rsidRPr="003020BC">
        <w:rPr>
          <w:lang w:val="en-US" w:eastAsia="x-none"/>
        </w:rPr>
        <w:tab/>
        <w:t>Discussion on UE features for FR2-2</w:t>
      </w:r>
      <w:r w:rsidR="007D7F59" w:rsidRPr="003020BC">
        <w:rPr>
          <w:lang w:val="en-US" w:eastAsia="x-none"/>
        </w:rPr>
        <w:tab/>
        <w:t>OPPO</w:t>
      </w:r>
    </w:p>
    <w:p w14:paraId="447C8041" w14:textId="596F1A04" w:rsidR="007D7F59" w:rsidRDefault="001B5688" w:rsidP="007D7F59">
      <w:pPr>
        <w:rPr>
          <w:lang w:val="en-US" w:eastAsia="x-none"/>
        </w:rPr>
      </w:pPr>
      <w:hyperlink r:id="rId1337" w:history="1">
        <w:r w:rsidR="000B5C49">
          <w:rPr>
            <w:rStyle w:val="Hyperlink"/>
            <w:lang w:val="en-US" w:eastAsia="x-none"/>
          </w:rPr>
          <w:t>R1-2204219</w:t>
        </w:r>
      </w:hyperlink>
      <w:r w:rsidR="007D7F59" w:rsidRPr="003020BC">
        <w:rPr>
          <w:lang w:val="en-US" w:eastAsia="x-none"/>
        </w:rPr>
        <w:tab/>
        <w:t>Views on Rel-17 Beyond 52.6 GHz UE features</w:t>
      </w:r>
      <w:r w:rsidR="007D7F59" w:rsidRPr="003020BC">
        <w:rPr>
          <w:lang w:val="en-US" w:eastAsia="x-none"/>
        </w:rPr>
        <w:tab/>
        <w:t>Apple</w:t>
      </w:r>
    </w:p>
    <w:p w14:paraId="775128C2" w14:textId="34CA8623" w:rsidR="007D7F59" w:rsidRPr="003020BC" w:rsidRDefault="001B5688" w:rsidP="007D7F59">
      <w:pPr>
        <w:rPr>
          <w:lang w:val="en-US" w:eastAsia="x-none"/>
        </w:rPr>
      </w:pPr>
      <w:hyperlink r:id="rId1338" w:history="1">
        <w:r w:rsidR="000B5C49">
          <w:rPr>
            <w:rStyle w:val="Hyperlink"/>
            <w:lang w:val="en-US" w:eastAsia="x-none"/>
          </w:rPr>
          <w:t>R1-2205111</w:t>
        </w:r>
      </w:hyperlink>
      <w:r w:rsidR="000C53E7" w:rsidRPr="000C53E7">
        <w:rPr>
          <w:lang w:val="en-US" w:eastAsia="x-none"/>
        </w:rPr>
        <w:tab/>
        <w:t>Views on UE features for supporting NR in FR2-2</w:t>
      </w:r>
      <w:r w:rsidR="000C53E7" w:rsidRPr="000C53E7">
        <w:rPr>
          <w:lang w:val="en-US" w:eastAsia="x-none"/>
        </w:rPr>
        <w:tab/>
        <w:t>NTT DOCOMO, INC.</w:t>
      </w:r>
      <w:r w:rsidR="000C53E7">
        <w:rPr>
          <w:lang w:val="en-US" w:eastAsia="x-none"/>
        </w:rPr>
        <w:tab/>
        <w:t xml:space="preserve">(rev of </w:t>
      </w:r>
      <w:hyperlink r:id="rId1339" w:history="1">
        <w:r w:rsidR="000B5C49">
          <w:rPr>
            <w:rStyle w:val="Hyperlink"/>
            <w:lang w:val="en-US" w:eastAsia="x-none"/>
          </w:rPr>
          <w:t>R1-2204357</w:t>
        </w:r>
      </w:hyperlink>
      <w:r w:rsidR="000C53E7">
        <w:rPr>
          <w:lang w:val="en-US" w:eastAsia="x-none"/>
        </w:rPr>
        <w:t>)</w:t>
      </w:r>
    </w:p>
    <w:p w14:paraId="7F9590EF" w14:textId="65D96481" w:rsidR="007D7F59" w:rsidRPr="003020BC" w:rsidRDefault="001B5688" w:rsidP="007D7F59">
      <w:pPr>
        <w:rPr>
          <w:lang w:val="en-US" w:eastAsia="x-none"/>
        </w:rPr>
      </w:pPr>
      <w:hyperlink r:id="rId1340" w:history="1">
        <w:r w:rsidR="000B5C49">
          <w:rPr>
            <w:rStyle w:val="Hyperlink"/>
            <w:lang w:val="en-US" w:eastAsia="x-none"/>
          </w:rPr>
          <w:t>R1-2204587</w:t>
        </w:r>
      </w:hyperlink>
      <w:r w:rsidR="007D7F59" w:rsidRPr="003020BC">
        <w:rPr>
          <w:lang w:val="en-US" w:eastAsia="x-none"/>
        </w:rPr>
        <w:tab/>
        <w:t>On UE features for supporting NR from 52.6 GHz to 71 GHz</w:t>
      </w:r>
      <w:r w:rsidR="007D7F59" w:rsidRPr="003020BC">
        <w:rPr>
          <w:lang w:val="en-US" w:eastAsia="x-none"/>
        </w:rPr>
        <w:tab/>
        <w:t>Nokia, Nokia Shanghai Bell</w:t>
      </w:r>
    </w:p>
    <w:p w14:paraId="27E627C6" w14:textId="341318B2" w:rsidR="007D7F59" w:rsidRPr="003020BC" w:rsidRDefault="001B5688" w:rsidP="007D7F59">
      <w:pPr>
        <w:rPr>
          <w:lang w:val="en-US" w:eastAsia="x-none"/>
        </w:rPr>
      </w:pPr>
      <w:hyperlink r:id="rId1341" w:history="1">
        <w:r w:rsidR="000B5C49">
          <w:rPr>
            <w:rStyle w:val="Hyperlink"/>
            <w:lang w:val="en-US" w:eastAsia="x-none"/>
          </w:rPr>
          <w:t>R1-2204625</w:t>
        </w:r>
      </w:hyperlink>
      <w:r w:rsidR="007D7F59" w:rsidRPr="003020BC">
        <w:rPr>
          <w:lang w:val="en-US" w:eastAsia="x-none"/>
        </w:rPr>
        <w:tab/>
        <w:t>Discussion on UE features for NR above 52.6 GHz</w:t>
      </w:r>
      <w:r w:rsidR="007D7F59" w:rsidRPr="003020BC">
        <w:rPr>
          <w:lang w:val="en-US" w:eastAsia="x-none"/>
        </w:rPr>
        <w:tab/>
        <w:t>LG Electronics</w:t>
      </w:r>
    </w:p>
    <w:p w14:paraId="43908FA7" w14:textId="5F803B77" w:rsidR="007D7F59" w:rsidRPr="003020BC" w:rsidRDefault="001B5688" w:rsidP="007D7F59">
      <w:pPr>
        <w:rPr>
          <w:lang w:val="en-US" w:eastAsia="x-none"/>
        </w:rPr>
      </w:pPr>
      <w:hyperlink r:id="rId1342" w:history="1">
        <w:r w:rsidR="000B5C49">
          <w:rPr>
            <w:rStyle w:val="Hyperlink"/>
            <w:lang w:val="en-US" w:eastAsia="x-none"/>
          </w:rPr>
          <w:t>R1-2204708</w:t>
        </w:r>
      </w:hyperlink>
      <w:r w:rsidR="007D7F59" w:rsidRPr="003020BC">
        <w:rPr>
          <w:lang w:val="en-US" w:eastAsia="x-none"/>
        </w:rPr>
        <w:tab/>
        <w:t>Views on UE features for supporting NR from 52.6 GHz to 71 GHz</w:t>
      </w:r>
      <w:r w:rsidR="007D7F59" w:rsidRPr="003020BC">
        <w:rPr>
          <w:lang w:val="en-US" w:eastAsia="x-none"/>
        </w:rPr>
        <w:tab/>
        <w:t>MediaTek Inc.</w:t>
      </w:r>
    </w:p>
    <w:p w14:paraId="1BE3C067" w14:textId="2844D5DC" w:rsidR="007D7F59" w:rsidRPr="003020BC" w:rsidRDefault="001B5688" w:rsidP="007D7F59">
      <w:pPr>
        <w:rPr>
          <w:lang w:val="en-US" w:eastAsia="x-none"/>
        </w:rPr>
      </w:pPr>
      <w:hyperlink r:id="rId1343" w:history="1">
        <w:r w:rsidR="000B5C49">
          <w:rPr>
            <w:rStyle w:val="Hyperlink"/>
            <w:lang w:val="en-US" w:eastAsia="x-none"/>
          </w:rPr>
          <w:t>R1-2204780</w:t>
        </w:r>
      </w:hyperlink>
      <w:r w:rsidR="007D7F59" w:rsidRPr="003020BC">
        <w:rPr>
          <w:lang w:val="en-US" w:eastAsia="x-none"/>
        </w:rPr>
        <w:tab/>
        <w:t>Discussion on UE capabilities for extending NR up to 71 GHz</w:t>
      </w:r>
      <w:r w:rsidR="007D7F59" w:rsidRPr="003020BC">
        <w:rPr>
          <w:lang w:val="en-US" w:eastAsia="x-none"/>
        </w:rPr>
        <w:tab/>
        <w:t>Intel Corporation</w:t>
      </w:r>
    </w:p>
    <w:p w14:paraId="0D3A99C6" w14:textId="0DC30F77" w:rsidR="0072358F" w:rsidRDefault="0072358F" w:rsidP="007D7F59">
      <w:pPr>
        <w:rPr>
          <w:lang w:val="en-US" w:eastAsia="x-none"/>
        </w:rPr>
      </w:pPr>
    </w:p>
    <w:p w14:paraId="0F34F1F8" w14:textId="3734D03E" w:rsidR="000C53E7" w:rsidRPr="000C53E7" w:rsidRDefault="001B5688" w:rsidP="007D7F59">
      <w:pPr>
        <w:rPr>
          <w:b/>
          <w:bCs/>
          <w:lang w:val="en-US" w:eastAsia="x-none"/>
        </w:rPr>
      </w:pPr>
      <w:hyperlink r:id="rId1344" w:history="1">
        <w:r w:rsidR="000B5C49">
          <w:rPr>
            <w:rStyle w:val="Hyperlink"/>
            <w:b/>
            <w:bCs/>
            <w:lang w:val="en-US" w:eastAsia="x-none"/>
          </w:rPr>
          <w:t>R1-2205512</w:t>
        </w:r>
      </w:hyperlink>
      <w:r w:rsidR="000C53E7" w:rsidRPr="000C53E7">
        <w:rPr>
          <w:b/>
          <w:bCs/>
          <w:lang w:val="en-US" w:eastAsia="x-none"/>
        </w:rPr>
        <w:tab/>
        <w:t>Session Notes for Agenda Item 8.16.2</w:t>
      </w:r>
      <w:r w:rsidR="000C53E7" w:rsidRPr="000C53E7">
        <w:rPr>
          <w:b/>
          <w:bCs/>
          <w:lang w:val="en-US" w:eastAsia="x-none"/>
        </w:rPr>
        <w:tab/>
        <w:t>Ad-Hoc Chair (AT&amp;T)</w:t>
      </w:r>
    </w:p>
    <w:p w14:paraId="62C96E10" w14:textId="77777777" w:rsidR="000C53E7" w:rsidRPr="0072358F" w:rsidRDefault="000C53E7" w:rsidP="007D7F59">
      <w:pPr>
        <w:rPr>
          <w:lang w:val="en-US" w:eastAsia="x-none"/>
        </w:rPr>
      </w:pPr>
    </w:p>
    <w:p w14:paraId="4863135C" w14:textId="77777777" w:rsidR="0072358F" w:rsidRDefault="0072358F" w:rsidP="0072358F">
      <w:pPr>
        <w:rPr>
          <w:lang w:val="en-US"/>
        </w:rPr>
      </w:pPr>
      <w:r w:rsidRPr="003020BC">
        <w:rPr>
          <w:lang w:eastAsia="x-none"/>
        </w:rPr>
        <w:t xml:space="preserve">[109-e-R17-UE-features-52-71GHz-01] </w:t>
      </w:r>
      <w:r w:rsidRPr="003020BC">
        <w:rPr>
          <w:lang w:val="en-US"/>
        </w:rPr>
        <w:t>– Ralf (AT&amp;T)</w:t>
      </w:r>
    </w:p>
    <w:p w14:paraId="4F14AC2F" w14:textId="381CEAA8" w:rsidR="0072358F" w:rsidRPr="003020BC" w:rsidRDefault="0072358F" w:rsidP="0072358F">
      <w:pPr>
        <w:rPr>
          <w:lang w:val="en-US" w:eastAsia="x-none"/>
        </w:rPr>
      </w:pPr>
      <w:r w:rsidRPr="003020BC">
        <w:rPr>
          <w:lang w:eastAsia="x-none"/>
        </w:rPr>
        <w:t>Email discussion on UE features for</w:t>
      </w:r>
      <w:r w:rsidRPr="003020BC">
        <w:rPr>
          <w:lang w:val="en-US"/>
        </w:rPr>
        <w:t xml:space="preserve"> supporting NR from 52.6 GHz to 71 GHz</w:t>
      </w:r>
    </w:p>
    <w:p w14:paraId="671E6C86" w14:textId="77777777" w:rsidR="0072358F" w:rsidRPr="003020BC" w:rsidRDefault="0072358F" w:rsidP="0072358F">
      <w:pPr>
        <w:numPr>
          <w:ilvl w:val="0"/>
          <w:numId w:val="65"/>
        </w:numPr>
        <w:rPr>
          <w:lang w:eastAsia="x-none"/>
        </w:rPr>
      </w:pPr>
      <w:r w:rsidRPr="003020BC">
        <w:rPr>
          <w:rFonts w:hint="eastAsia"/>
          <w:lang w:eastAsia="x-none"/>
        </w:rPr>
        <w:t>1</w:t>
      </w:r>
      <w:r w:rsidRPr="003020BC">
        <w:rPr>
          <w:rFonts w:hint="eastAsia"/>
          <w:vertAlign w:val="superscript"/>
          <w:lang w:eastAsia="x-none"/>
        </w:rPr>
        <w:t>st</w:t>
      </w:r>
      <w:r w:rsidRPr="003020BC">
        <w:rPr>
          <w:rFonts w:hint="eastAsia"/>
          <w:lang w:eastAsia="x-none"/>
        </w:rPr>
        <w:t xml:space="preserve"> check point</w:t>
      </w:r>
      <w:r w:rsidRPr="003020BC">
        <w:rPr>
          <w:lang w:eastAsia="x-none"/>
        </w:rPr>
        <w:t xml:space="preserve"> for LS to RAN2</w:t>
      </w:r>
      <w:r w:rsidRPr="003020BC">
        <w:rPr>
          <w:rFonts w:hint="eastAsia"/>
          <w:lang w:eastAsia="x-none"/>
        </w:rPr>
        <w:t xml:space="preserve">: </w:t>
      </w:r>
      <w:r w:rsidRPr="003020BC">
        <w:t>May 13</w:t>
      </w:r>
    </w:p>
    <w:p w14:paraId="15364EA3" w14:textId="77777777" w:rsidR="0072358F" w:rsidRPr="003020BC" w:rsidRDefault="0072358F" w:rsidP="0072358F">
      <w:pPr>
        <w:numPr>
          <w:ilvl w:val="0"/>
          <w:numId w:val="65"/>
        </w:numPr>
        <w:rPr>
          <w:lang w:eastAsia="x-none"/>
        </w:rPr>
      </w:pPr>
      <w:r w:rsidRPr="003020BC">
        <w:rPr>
          <w:lang w:eastAsia="x-none"/>
        </w:rPr>
        <w:t>Final</w:t>
      </w:r>
      <w:r w:rsidRPr="003020BC">
        <w:rPr>
          <w:rFonts w:hint="eastAsia"/>
          <w:lang w:eastAsia="x-none"/>
        </w:rPr>
        <w:t xml:space="preserve"> check point</w:t>
      </w:r>
      <w:r w:rsidRPr="003020BC">
        <w:rPr>
          <w:lang w:eastAsia="x-none"/>
        </w:rPr>
        <w:t xml:space="preserve"> for any remaining issues</w:t>
      </w:r>
      <w:r w:rsidRPr="003020BC">
        <w:rPr>
          <w:rFonts w:hint="eastAsia"/>
          <w:lang w:eastAsia="x-none"/>
        </w:rPr>
        <w:t xml:space="preserve">: </w:t>
      </w:r>
      <w:r w:rsidRPr="003020BC">
        <w:t>May 20</w:t>
      </w:r>
    </w:p>
    <w:p w14:paraId="3DDFBF69" w14:textId="3B5C6324" w:rsidR="000C53E7" w:rsidRPr="000C53E7" w:rsidRDefault="001B5688" w:rsidP="000C53E7">
      <w:pPr>
        <w:rPr>
          <w:b/>
          <w:bCs/>
          <w:lang w:val="en-US" w:eastAsia="x-none"/>
        </w:rPr>
      </w:pPr>
      <w:hyperlink r:id="rId1345" w:history="1">
        <w:r w:rsidR="000B5C49">
          <w:rPr>
            <w:rStyle w:val="Hyperlink"/>
            <w:b/>
            <w:bCs/>
            <w:lang w:val="en-US" w:eastAsia="x-none"/>
          </w:rPr>
          <w:t>R1-2204850</w:t>
        </w:r>
      </w:hyperlink>
      <w:r w:rsidR="000C53E7" w:rsidRPr="000C53E7">
        <w:rPr>
          <w:b/>
          <w:bCs/>
          <w:lang w:val="en-US" w:eastAsia="x-none"/>
        </w:rPr>
        <w:tab/>
        <w:t>Summary of UE features for supporting NR from 52.6 GHz to 71 GHz</w:t>
      </w:r>
      <w:r w:rsidR="000C53E7" w:rsidRPr="000C53E7">
        <w:rPr>
          <w:b/>
          <w:bCs/>
          <w:lang w:val="en-US" w:eastAsia="x-none"/>
        </w:rPr>
        <w:tab/>
        <w:t>Moderator (AT&amp;T)</w:t>
      </w:r>
    </w:p>
    <w:p w14:paraId="5612B93D" w14:textId="56C503CC" w:rsidR="000C53E7" w:rsidRPr="000C53E7" w:rsidRDefault="000C53E7" w:rsidP="0072358F">
      <w:pPr>
        <w:rPr>
          <w:lang w:eastAsia="x-none"/>
        </w:rPr>
      </w:pPr>
      <w:r w:rsidRPr="006104D7">
        <w:rPr>
          <w:b/>
          <w:bCs/>
          <w:lang w:val="en-US" w:eastAsia="x-none"/>
        </w:rPr>
        <w:t>Decision:</w:t>
      </w:r>
      <w:r>
        <w:rPr>
          <w:lang w:val="en-US" w:eastAsia="x-none"/>
        </w:rPr>
        <w:t xml:space="preserve"> </w:t>
      </w:r>
      <w:r w:rsidRPr="00067AE9">
        <w:rPr>
          <w:lang w:eastAsia="x-none"/>
        </w:rPr>
        <w:t xml:space="preserve">All </w:t>
      </w:r>
      <w:r w:rsidRPr="006104D7">
        <w:rPr>
          <w:highlight w:val="green"/>
          <w:lang w:eastAsia="x-none"/>
        </w:rPr>
        <w:t xml:space="preserve">agreements under this agenda item are captured in Section 7 of </w:t>
      </w:r>
      <w:hyperlink r:id="rId1346" w:history="1">
        <w:r w:rsidR="000B5C49">
          <w:rPr>
            <w:rStyle w:val="Hyperlink"/>
            <w:highlight w:val="green"/>
            <w:lang w:eastAsia="x-none"/>
          </w:rPr>
          <w:t>R1-2204850</w:t>
        </w:r>
      </w:hyperlink>
      <w:r>
        <w:rPr>
          <w:lang w:eastAsia="x-none"/>
        </w:rPr>
        <w:t>.</w:t>
      </w:r>
    </w:p>
    <w:p w14:paraId="5676C2D0" w14:textId="77777777" w:rsidR="007D7F59" w:rsidRPr="003020BC" w:rsidRDefault="007D7F59" w:rsidP="0072358F">
      <w:pPr>
        <w:pStyle w:val="Heading3"/>
        <w:rPr>
          <w:lang w:val="en-US"/>
        </w:rPr>
      </w:pPr>
      <w:bookmarkStart w:id="211" w:name="_Toc101357017"/>
      <w:bookmarkStart w:id="212" w:name="_Toc105521355"/>
      <w:r w:rsidRPr="003020BC">
        <w:rPr>
          <w:lang w:val="en-US"/>
        </w:rPr>
        <w:t>UE features for enhanced IIoT and and URLLC</w:t>
      </w:r>
      <w:bookmarkEnd w:id="211"/>
      <w:bookmarkEnd w:id="212"/>
    </w:p>
    <w:p w14:paraId="41018F14" w14:textId="29DD84A0" w:rsidR="007D7F59" w:rsidRPr="003020BC" w:rsidRDefault="001B5688" w:rsidP="007D7F59">
      <w:pPr>
        <w:rPr>
          <w:lang w:val="en-US" w:eastAsia="x-none"/>
        </w:rPr>
      </w:pPr>
      <w:hyperlink r:id="rId1347" w:history="1">
        <w:r w:rsidR="000B5C49">
          <w:rPr>
            <w:rStyle w:val="Hyperlink"/>
            <w:lang w:val="en-US" w:eastAsia="x-none"/>
          </w:rPr>
          <w:t>R1-2203074</w:t>
        </w:r>
      </w:hyperlink>
      <w:r w:rsidR="007D7F59" w:rsidRPr="003020BC">
        <w:rPr>
          <w:lang w:val="en-US" w:eastAsia="x-none"/>
        </w:rPr>
        <w:tab/>
        <w:t>Rel-17 UE features for enhanced IIoT/URLLC</w:t>
      </w:r>
      <w:r w:rsidR="007D7F59" w:rsidRPr="003020BC">
        <w:rPr>
          <w:lang w:val="en-US" w:eastAsia="x-none"/>
        </w:rPr>
        <w:tab/>
        <w:t>Huawei, HiSilicon</w:t>
      </w:r>
    </w:p>
    <w:p w14:paraId="73DACF19" w14:textId="5620C1FA" w:rsidR="007D7F59" w:rsidRPr="003020BC" w:rsidRDefault="001B5688" w:rsidP="007D7F59">
      <w:pPr>
        <w:rPr>
          <w:lang w:val="en-US" w:eastAsia="x-none"/>
        </w:rPr>
      </w:pPr>
      <w:hyperlink r:id="rId1348" w:history="1">
        <w:r w:rsidR="000B5C49">
          <w:rPr>
            <w:rStyle w:val="Hyperlink"/>
            <w:lang w:val="en-US" w:eastAsia="x-none"/>
          </w:rPr>
          <w:t>R1-2203197</w:t>
        </w:r>
      </w:hyperlink>
      <w:r w:rsidR="007D7F59" w:rsidRPr="003020BC">
        <w:rPr>
          <w:lang w:val="en-US" w:eastAsia="x-none"/>
        </w:rPr>
        <w:tab/>
        <w:t>Discussion on UE features for enhanced IIoT and URLLC</w:t>
      </w:r>
      <w:r w:rsidR="007D7F59" w:rsidRPr="003020BC">
        <w:rPr>
          <w:lang w:val="en-US" w:eastAsia="x-none"/>
        </w:rPr>
        <w:tab/>
        <w:t>ZTE</w:t>
      </w:r>
    </w:p>
    <w:p w14:paraId="2C47F44F" w14:textId="2BE95373" w:rsidR="007D7F59" w:rsidRPr="003020BC" w:rsidRDefault="001B5688" w:rsidP="007D7F59">
      <w:pPr>
        <w:rPr>
          <w:lang w:val="en-US" w:eastAsia="x-none"/>
        </w:rPr>
      </w:pPr>
      <w:hyperlink r:id="rId1349" w:history="1">
        <w:r w:rsidR="000B5C49">
          <w:rPr>
            <w:rStyle w:val="Hyperlink"/>
            <w:lang w:val="en-US" w:eastAsia="x-none"/>
          </w:rPr>
          <w:t>R1-2203220</w:t>
        </w:r>
      </w:hyperlink>
      <w:r w:rsidR="007D7F59" w:rsidRPr="003020BC">
        <w:rPr>
          <w:lang w:val="en-US" w:eastAsia="x-none"/>
        </w:rPr>
        <w:tab/>
        <w:t>UE features for IIoT and URLLC</w:t>
      </w:r>
      <w:r w:rsidR="007D7F59" w:rsidRPr="003020BC">
        <w:rPr>
          <w:lang w:val="en-US" w:eastAsia="x-none"/>
        </w:rPr>
        <w:tab/>
        <w:t>New H3C Technologies Co., Ltd.</w:t>
      </w:r>
    </w:p>
    <w:p w14:paraId="5F7448D9" w14:textId="50F0D3FC" w:rsidR="007D7F59" w:rsidRPr="003020BC" w:rsidRDefault="001B5688" w:rsidP="007D7F59">
      <w:pPr>
        <w:rPr>
          <w:lang w:val="en-US" w:eastAsia="x-none"/>
        </w:rPr>
      </w:pPr>
      <w:hyperlink r:id="rId1350" w:history="1">
        <w:r w:rsidR="000B5C49">
          <w:rPr>
            <w:rStyle w:val="Hyperlink"/>
            <w:lang w:val="en-US" w:eastAsia="x-none"/>
          </w:rPr>
          <w:t>R1-2203317</w:t>
        </w:r>
      </w:hyperlink>
      <w:r w:rsidR="007D7F59" w:rsidRPr="003020BC">
        <w:rPr>
          <w:lang w:val="en-US" w:eastAsia="x-none"/>
        </w:rPr>
        <w:tab/>
        <w:t>UE features for enhanced IIoT and and URLLC</w:t>
      </w:r>
      <w:r w:rsidR="007D7F59" w:rsidRPr="003020BC">
        <w:rPr>
          <w:lang w:val="en-US" w:eastAsia="x-none"/>
        </w:rPr>
        <w:tab/>
        <w:t>Spreadtrum Communications</w:t>
      </w:r>
    </w:p>
    <w:p w14:paraId="0B1B97FC" w14:textId="1338B538" w:rsidR="007D7F59" w:rsidRPr="003020BC" w:rsidRDefault="001B5688" w:rsidP="007D7F59">
      <w:pPr>
        <w:rPr>
          <w:lang w:val="en-US" w:eastAsia="x-none"/>
        </w:rPr>
      </w:pPr>
      <w:hyperlink r:id="rId1351" w:history="1">
        <w:r w:rsidR="000B5C49">
          <w:rPr>
            <w:rStyle w:val="Hyperlink"/>
            <w:lang w:val="en-US" w:eastAsia="x-none"/>
          </w:rPr>
          <w:t>R1-2203400</w:t>
        </w:r>
      </w:hyperlink>
      <w:r w:rsidR="007D7F59" w:rsidRPr="003020BC">
        <w:rPr>
          <w:lang w:val="en-US" w:eastAsia="x-none"/>
        </w:rPr>
        <w:tab/>
        <w:t>Rel-17 UE Features for IIoT/URLLC</w:t>
      </w:r>
      <w:r w:rsidR="007D7F59" w:rsidRPr="003020BC">
        <w:rPr>
          <w:lang w:val="en-US" w:eastAsia="x-none"/>
        </w:rPr>
        <w:tab/>
        <w:t>Ericsson</w:t>
      </w:r>
    </w:p>
    <w:p w14:paraId="3CA24848" w14:textId="70DC36CE" w:rsidR="007D7F59" w:rsidRPr="003020BC" w:rsidRDefault="001B5688" w:rsidP="007D7F59">
      <w:pPr>
        <w:rPr>
          <w:lang w:val="en-US" w:eastAsia="x-none"/>
        </w:rPr>
      </w:pPr>
      <w:hyperlink r:id="rId1352" w:history="1">
        <w:r w:rsidR="000B5C49">
          <w:rPr>
            <w:rStyle w:val="Hyperlink"/>
            <w:lang w:val="en-US" w:eastAsia="x-none"/>
          </w:rPr>
          <w:t>R1-2203531</w:t>
        </w:r>
      </w:hyperlink>
      <w:r w:rsidR="007D7F59" w:rsidRPr="003020BC">
        <w:rPr>
          <w:lang w:val="en-US" w:eastAsia="x-none"/>
        </w:rPr>
        <w:tab/>
        <w:t>Discussion on UE features for IIoT and URLLC</w:t>
      </w:r>
      <w:r w:rsidR="007D7F59" w:rsidRPr="003020BC">
        <w:rPr>
          <w:lang w:val="en-US" w:eastAsia="x-none"/>
        </w:rPr>
        <w:tab/>
        <w:t>vivo</w:t>
      </w:r>
    </w:p>
    <w:p w14:paraId="38BBD2AA" w14:textId="1B84DF50" w:rsidR="007D7F59" w:rsidRPr="003020BC" w:rsidRDefault="001B5688" w:rsidP="007D7F59">
      <w:pPr>
        <w:rPr>
          <w:lang w:val="en-US" w:eastAsia="x-none"/>
        </w:rPr>
      </w:pPr>
      <w:hyperlink r:id="rId1353" w:history="1">
        <w:r w:rsidR="000B5C49">
          <w:rPr>
            <w:rStyle w:val="Hyperlink"/>
            <w:lang w:val="en-US" w:eastAsia="x-none"/>
          </w:rPr>
          <w:t>R1-2204006</w:t>
        </w:r>
      </w:hyperlink>
      <w:r w:rsidR="007D7F59" w:rsidRPr="003020BC">
        <w:rPr>
          <w:lang w:val="en-US" w:eastAsia="x-none"/>
        </w:rPr>
        <w:tab/>
        <w:t>Discussion on UE features for IIoT and URLLC</w:t>
      </w:r>
      <w:r w:rsidR="007D7F59" w:rsidRPr="003020BC">
        <w:rPr>
          <w:lang w:val="en-US" w:eastAsia="x-none"/>
        </w:rPr>
        <w:tab/>
        <w:t>OPPO</w:t>
      </w:r>
    </w:p>
    <w:p w14:paraId="188D9BCD" w14:textId="0BC25606" w:rsidR="007D7F59" w:rsidRPr="003020BC" w:rsidRDefault="001B5688" w:rsidP="007D7F59">
      <w:pPr>
        <w:rPr>
          <w:lang w:val="en-US" w:eastAsia="x-none"/>
        </w:rPr>
      </w:pPr>
      <w:hyperlink r:id="rId1354" w:history="1">
        <w:r w:rsidR="000B5C49">
          <w:rPr>
            <w:rStyle w:val="Hyperlink"/>
            <w:lang w:val="en-US" w:eastAsia="x-none"/>
          </w:rPr>
          <w:t>R1-2204220</w:t>
        </w:r>
      </w:hyperlink>
      <w:r w:rsidR="007D7F59" w:rsidRPr="003020BC">
        <w:rPr>
          <w:lang w:val="en-US" w:eastAsia="x-none"/>
        </w:rPr>
        <w:tab/>
        <w:t>Views on Rel-17 IIoT/URLLC UE features</w:t>
      </w:r>
      <w:r w:rsidR="007D7F59" w:rsidRPr="003020BC">
        <w:rPr>
          <w:lang w:val="en-US" w:eastAsia="x-none"/>
        </w:rPr>
        <w:tab/>
        <w:t>Apple</w:t>
      </w:r>
    </w:p>
    <w:p w14:paraId="0B9ECB5C" w14:textId="0A68853A" w:rsidR="007D7F59" w:rsidRPr="003020BC" w:rsidRDefault="001B5688" w:rsidP="007D7F59">
      <w:pPr>
        <w:rPr>
          <w:lang w:val="en-US" w:eastAsia="x-none"/>
        </w:rPr>
      </w:pPr>
      <w:hyperlink r:id="rId1355" w:history="1">
        <w:r w:rsidR="000B5C49">
          <w:rPr>
            <w:rStyle w:val="Hyperlink"/>
            <w:lang w:val="en-US" w:eastAsia="x-none"/>
          </w:rPr>
          <w:t>R1-2204358</w:t>
        </w:r>
      </w:hyperlink>
      <w:r w:rsidR="007D7F59" w:rsidRPr="003020BC">
        <w:rPr>
          <w:lang w:val="en-US" w:eastAsia="x-none"/>
        </w:rPr>
        <w:tab/>
        <w:t>Discussion on Rel.17 UE features for enhanced IIoT/URLLC</w:t>
      </w:r>
      <w:r w:rsidR="007D7F59" w:rsidRPr="003020BC">
        <w:rPr>
          <w:lang w:val="en-US" w:eastAsia="x-none"/>
        </w:rPr>
        <w:tab/>
        <w:t>NTT DOCOMO, INC.</w:t>
      </w:r>
    </w:p>
    <w:p w14:paraId="459AF1E5" w14:textId="32FA5E33" w:rsidR="007D7F59" w:rsidRPr="003020BC" w:rsidRDefault="001B5688" w:rsidP="007D7F59">
      <w:pPr>
        <w:rPr>
          <w:lang w:val="en-US" w:eastAsia="x-none"/>
        </w:rPr>
      </w:pPr>
      <w:hyperlink r:id="rId1356" w:history="1">
        <w:r w:rsidR="000B5C49">
          <w:rPr>
            <w:rStyle w:val="Hyperlink"/>
            <w:lang w:val="en-US" w:eastAsia="x-none"/>
          </w:rPr>
          <w:t>R1-2204588</w:t>
        </w:r>
      </w:hyperlink>
      <w:r w:rsidR="007D7F59" w:rsidRPr="003020BC">
        <w:rPr>
          <w:lang w:val="en-US" w:eastAsia="x-none"/>
        </w:rPr>
        <w:tab/>
        <w:t>On UE features for enhanced IIoT and and URLLC</w:t>
      </w:r>
      <w:r w:rsidR="007D7F59" w:rsidRPr="003020BC">
        <w:rPr>
          <w:lang w:val="en-US" w:eastAsia="x-none"/>
        </w:rPr>
        <w:tab/>
        <w:t>Nokia, Nokia Shanghai Bell</w:t>
      </w:r>
    </w:p>
    <w:p w14:paraId="643EB87A" w14:textId="5A8BE341" w:rsidR="007D7F59" w:rsidRDefault="001B5688" w:rsidP="007D7F59">
      <w:pPr>
        <w:rPr>
          <w:lang w:val="en-US" w:eastAsia="x-none"/>
        </w:rPr>
      </w:pPr>
      <w:hyperlink r:id="rId1357" w:history="1">
        <w:r w:rsidR="000B5C49">
          <w:rPr>
            <w:rStyle w:val="Hyperlink"/>
            <w:lang w:val="en-US" w:eastAsia="x-none"/>
          </w:rPr>
          <w:t>R1-2205000</w:t>
        </w:r>
      </w:hyperlink>
      <w:r w:rsidR="007D7F59" w:rsidRPr="003020BC">
        <w:rPr>
          <w:lang w:val="en-US" w:eastAsia="x-none"/>
        </w:rPr>
        <w:tab/>
        <w:t>UE features for enhanced IIOT and URLLC</w:t>
      </w:r>
      <w:r w:rsidR="007D7F59" w:rsidRPr="003020BC">
        <w:rPr>
          <w:lang w:val="en-US" w:eastAsia="x-none"/>
        </w:rPr>
        <w:tab/>
        <w:t>Qualcomm Incorporated</w:t>
      </w:r>
    </w:p>
    <w:p w14:paraId="6E5D257C" w14:textId="0673FCD0" w:rsidR="000C53E7" w:rsidRDefault="000C53E7" w:rsidP="007D7F59">
      <w:pPr>
        <w:rPr>
          <w:lang w:val="en-US" w:eastAsia="x-none"/>
        </w:rPr>
      </w:pPr>
    </w:p>
    <w:p w14:paraId="3C8FF41F" w14:textId="77777777" w:rsidR="000C53E7" w:rsidRDefault="000C53E7" w:rsidP="000C53E7">
      <w:pPr>
        <w:rPr>
          <w:lang w:val="en-US"/>
        </w:rPr>
      </w:pPr>
      <w:r w:rsidRPr="003020BC">
        <w:rPr>
          <w:lang w:eastAsia="x-none"/>
        </w:rPr>
        <w:t xml:space="preserve">[109-e-R17-UE-features-eIIoT-URLLC-01] </w:t>
      </w:r>
      <w:r w:rsidRPr="003020BC">
        <w:rPr>
          <w:lang w:val="en-US"/>
        </w:rPr>
        <w:t>– Shinya (</w:t>
      </w:r>
      <w:r>
        <w:rPr>
          <w:lang w:val="en-US"/>
        </w:rPr>
        <w:t xml:space="preserve">NTT </w:t>
      </w:r>
      <w:r w:rsidRPr="003020BC">
        <w:rPr>
          <w:lang w:val="en-US"/>
        </w:rPr>
        <w:t>DOCOMO)</w:t>
      </w:r>
    </w:p>
    <w:p w14:paraId="3BB378A8" w14:textId="38AC1434" w:rsidR="000C53E7" w:rsidRPr="003020BC" w:rsidRDefault="000C53E7" w:rsidP="000C53E7">
      <w:pPr>
        <w:rPr>
          <w:lang w:val="en-US" w:eastAsia="x-none"/>
        </w:rPr>
      </w:pPr>
      <w:r w:rsidRPr="003020BC">
        <w:rPr>
          <w:lang w:eastAsia="x-none"/>
        </w:rPr>
        <w:t>Email discussion on UE features for</w:t>
      </w:r>
      <w:r w:rsidRPr="003020BC">
        <w:rPr>
          <w:lang w:val="en-US"/>
        </w:rPr>
        <w:t xml:space="preserve"> enhanced IIoT and URLLC</w:t>
      </w:r>
    </w:p>
    <w:p w14:paraId="6F28A769" w14:textId="77777777" w:rsidR="000C53E7" w:rsidRPr="003020BC" w:rsidRDefault="000C53E7" w:rsidP="000C53E7">
      <w:pPr>
        <w:numPr>
          <w:ilvl w:val="0"/>
          <w:numId w:val="65"/>
        </w:numPr>
        <w:rPr>
          <w:lang w:eastAsia="x-none"/>
        </w:rPr>
      </w:pPr>
      <w:r w:rsidRPr="003020BC">
        <w:rPr>
          <w:rFonts w:hint="eastAsia"/>
          <w:lang w:eastAsia="x-none"/>
        </w:rPr>
        <w:t>1</w:t>
      </w:r>
      <w:r w:rsidRPr="003020BC">
        <w:rPr>
          <w:rFonts w:hint="eastAsia"/>
          <w:vertAlign w:val="superscript"/>
          <w:lang w:eastAsia="x-none"/>
        </w:rPr>
        <w:t>st</w:t>
      </w:r>
      <w:r w:rsidRPr="003020BC">
        <w:rPr>
          <w:rFonts w:hint="eastAsia"/>
          <w:lang w:eastAsia="x-none"/>
        </w:rPr>
        <w:t xml:space="preserve"> check point</w:t>
      </w:r>
      <w:r w:rsidRPr="003020BC">
        <w:rPr>
          <w:lang w:eastAsia="x-none"/>
        </w:rPr>
        <w:t xml:space="preserve"> for LS to RAN2</w:t>
      </w:r>
      <w:r w:rsidRPr="003020BC">
        <w:rPr>
          <w:rFonts w:hint="eastAsia"/>
          <w:lang w:eastAsia="x-none"/>
        </w:rPr>
        <w:t xml:space="preserve">: </w:t>
      </w:r>
      <w:r w:rsidRPr="003020BC">
        <w:t>May 13</w:t>
      </w:r>
    </w:p>
    <w:p w14:paraId="05AB53F2" w14:textId="77777777" w:rsidR="000C53E7" w:rsidRPr="003020BC" w:rsidRDefault="000C53E7" w:rsidP="000C53E7">
      <w:pPr>
        <w:numPr>
          <w:ilvl w:val="0"/>
          <w:numId w:val="65"/>
        </w:numPr>
        <w:rPr>
          <w:lang w:eastAsia="x-none"/>
        </w:rPr>
      </w:pPr>
      <w:r w:rsidRPr="003020BC">
        <w:rPr>
          <w:lang w:eastAsia="x-none"/>
        </w:rPr>
        <w:t>Final</w:t>
      </w:r>
      <w:r w:rsidRPr="003020BC">
        <w:rPr>
          <w:rFonts w:hint="eastAsia"/>
          <w:lang w:eastAsia="x-none"/>
        </w:rPr>
        <w:t xml:space="preserve"> check point</w:t>
      </w:r>
      <w:r w:rsidRPr="003020BC">
        <w:rPr>
          <w:lang w:eastAsia="x-none"/>
        </w:rPr>
        <w:t xml:space="preserve"> for any remaining issues</w:t>
      </w:r>
      <w:r w:rsidRPr="003020BC">
        <w:rPr>
          <w:rFonts w:hint="eastAsia"/>
          <w:lang w:eastAsia="x-none"/>
        </w:rPr>
        <w:t xml:space="preserve">: </w:t>
      </w:r>
      <w:r w:rsidRPr="003020BC">
        <w:t>May 20</w:t>
      </w:r>
    </w:p>
    <w:bookmarkStart w:id="213" w:name="_Toc101357018"/>
    <w:p w14:paraId="2585E8AA" w14:textId="3CCE40C4" w:rsidR="000C53E7" w:rsidRDefault="000B5C49" w:rsidP="000C53E7">
      <w:pPr>
        <w:rPr>
          <w:b/>
          <w:bCs/>
          <w:lang w:val="en-US" w:eastAsia="x-none"/>
        </w:rPr>
      </w:pPr>
      <w:r>
        <w:rPr>
          <w:b/>
          <w:bCs/>
          <w:lang w:val="en-US" w:eastAsia="x-none"/>
        </w:rPr>
        <w:fldChar w:fldCharType="begin"/>
      </w:r>
      <w:r>
        <w:rPr>
          <w:b/>
          <w:bCs/>
          <w:lang w:val="en-US" w:eastAsia="x-none"/>
        </w:rPr>
        <w:instrText xml:space="preserve"> HYPERLINK "../Docs/R1-2204403.zip" </w:instrText>
      </w:r>
      <w:r>
        <w:rPr>
          <w:b/>
          <w:bCs/>
          <w:lang w:val="en-US" w:eastAsia="x-none"/>
        </w:rPr>
        <w:fldChar w:fldCharType="separate"/>
      </w:r>
      <w:r>
        <w:rPr>
          <w:rStyle w:val="Hyperlink"/>
          <w:b/>
          <w:bCs/>
          <w:lang w:val="en-US" w:eastAsia="x-none"/>
        </w:rPr>
        <w:t>R1-2204403</w:t>
      </w:r>
      <w:r>
        <w:rPr>
          <w:b/>
          <w:bCs/>
          <w:lang w:val="en-US" w:eastAsia="x-none"/>
        </w:rPr>
        <w:fldChar w:fldCharType="end"/>
      </w:r>
      <w:r w:rsidR="000C53E7" w:rsidRPr="000C53E7">
        <w:rPr>
          <w:b/>
          <w:bCs/>
          <w:lang w:val="en-US" w:eastAsia="x-none"/>
        </w:rPr>
        <w:tab/>
        <w:t>Summary on UE features for enhanced IIoT and URLLC</w:t>
      </w:r>
      <w:r w:rsidR="000C53E7" w:rsidRPr="000C53E7">
        <w:rPr>
          <w:b/>
          <w:bCs/>
          <w:lang w:val="en-US" w:eastAsia="x-none"/>
        </w:rPr>
        <w:tab/>
        <w:t>Moderator (NTT DOCOMO, INC.)</w:t>
      </w:r>
    </w:p>
    <w:p w14:paraId="539A3E16" w14:textId="6B3D87FC" w:rsidR="000C53E7" w:rsidRPr="000C53E7" w:rsidRDefault="000C53E7" w:rsidP="000C53E7">
      <w:pPr>
        <w:rPr>
          <w:lang w:eastAsia="x-none"/>
        </w:rPr>
      </w:pPr>
      <w:r w:rsidRPr="006104D7">
        <w:rPr>
          <w:b/>
          <w:bCs/>
          <w:lang w:val="en-US" w:eastAsia="x-none"/>
        </w:rPr>
        <w:lastRenderedPageBreak/>
        <w:t>Decision:</w:t>
      </w:r>
      <w:r>
        <w:rPr>
          <w:lang w:val="en-US" w:eastAsia="x-none"/>
        </w:rPr>
        <w:t xml:space="preserve"> </w:t>
      </w:r>
      <w:r w:rsidRPr="00067AE9">
        <w:rPr>
          <w:lang w:eastAsia="x-none"/>
        </w:rPr>
        <w:t xml:space="preserve">All </w:t>
      </w:r>
      <w:r w:rsidRPr="006104D7">
        <w:rPr>
          <w:highlight w:val="green"/>
          <w:lang w:eastAsia="x-none"/>
        </w:rPr>
        <w:t xml:space="preserve">agreements under this agenda item are captured in Section </w:t>
      </w:r>
      <w:r>
        <w:rPr>
          <w:highlight w:val="green"/>
          <w:lang w:eastAsia="x-none"/>
        </w:rPr>
        <w:t>13</w:t>
      </w:r>
      <w:r w:rsidRPr="006104D7">
        <w:rPr>
          <w:highlight w:val="green"/>
          <w:lang w:eastAsia="x-none"/>
        </w:rPr>
        <w:t xml:space="preserve"> of </w:t>
      </w:r>
      <w:hyperlink r:id="rId1358" w:history="1">
        <w:r w:rsidR="000B5C49">
          <w:rPr>
            <w:rStyle w:val="Hyperlink"/>
            <w:highlight w:val="green"/>
            <w:lang w:eastAsia="x-none"/>
          </w:rPr>
          <w:t>R1-2204403</w:t>
        </w:r>
      </w:hyperlink>
      <w:r>
        <w:rPr>
          <w:lang w:eastAsia="x-none"/>
        </w:rPr>
        <w:t>.</w:t>
      </w:r>
    </w:p>
    <w:p w14:paraId="55381BCD" w14:textId="77777777" w:rsidR="007D7F59" w:rsidRPr="003020BC" w:rsidRDefault="007D7F59" w:rsidP="000C53E7">
      <w:pPr>
        <w:pStyle w:val="Heading3"/>
        <w:rPr>
          <w:lang w:val="en-US"/>
        </w:rPr>
      </w:pPr>
      <w:bookmarkStart w:id="214" w:name="_Toc105521356"/>
      <w:r w:rsidRPr="003020BC">
        <w:rPr>
          <w:lang w:val="en-US"/>
        </w:rPr>
        <w:t>UE features for NR NTN</w:t>
      </w:r>
      <w:bookmarkEnd w:id="213"/>
      <w:bookmarkEnd w:id="214"/>
    </w:p>
    <w:p w14:paraId="4A20E1D3" w14:textId="0BF36D41" w:rsidR="007D7F59" w:rsidRPr="003020BC" w:rsidRDefault="001B5688" w:rsidP="007D7F59">
      <w:pPr>
        <w:rPr>
          <w:lang w:val="en-US" w:eastAsia="x-none"/>
        </w:rPr>
      </w:pPr>
      <w:hyperlink r:id="rId1359" w:history="1">
        <w:r w:rsidR="000B5C49">
          <w:rPr>
            <w:rStyle w:val="Hyperlink"/>
            <w:lang w:val="en-US" w:eastAsia="x-none"/>
          </w:rPr>
          <w:t>R1-2203090</w:t>
        </w:r>
      </w:hyperlink>
      <w:r w:rsidR="007D7F59" w:rsidRPr="003020BC">
        <w:rPr>
          <w:lang w:val="en-US" w:eastAsia="x-none"/>
        </w:rPr>
        <w:tab/>
        <w:t>Rel-17 UE features for NR NTN</w:t>
      </w:r>
      <w:r w:rsidR="007D7F59" w:rsidRPr="003020BC">
        <w:rPr>
          <w:lang w:val="en-US" w:eastAsia="x-none"/>
        </w:rPr>
        <w:tab/>
        <w:t>Huawei, HiSilicon</w:t>
      </w:r>
    </w:p>
    <w:p w14:paraId="6A84357D" w14:textId="35B10376" w:rsidR="007D7F59" w:rsidRPr="003020BC" w:rsidRDefault="001B5688" w:rsidP="007D7F59">
      <w:pPr>
        <w:rPr>
          <w:lang w:val="en-US" w:eastAsia="x-none"/>
        </w:rPr>
      </w:pPr>
      <w:hyperlink r:id="rId1360" w:history="1">
        <w:r w:rsidR="000B5C49">
          <w:rPr>
            <w:rStyle w:val="Hyperlink"/>
            <w:lang w:val="en-US" w:eastAsia="x-none"/>
          </w:rPr>
          <w:t>R1-2203233</w:t>
        </w:r>
      </w:hyperlink>
      <w:r w:rsidR="007D7F59" w:rsidRPr="003020BC">
        <w:rPr>
          <w:lang w:val="en-US" w:eastAsia="x-none"/>
        </w:rPr>
        <w:tab/>
        <w:t>Discussion on UE feature for NR-NTN</w:t>
      </w:r>
      <w:r w:rsidR="007D7F59" w:rsidRPr="003020BC">
        <w:rPr>
          <w:lang w:val="en-US" w:eastAsia="x-none"/>
        </w:rPr>
        <w:tab/>
        <w:t>ZTE</w:t>
      </w:r>
    </w:p>
    <w:p w14:paraId="6D04F471" w14:textId="3A97FC85" w:rsidR="007D7F59" w:rsidRPr="003020BC" w:rsidRDefault="001B5688" w:rsidP="007D7F59">
      <w:pPr>
        <w:rPr>
          <w:lang w:val="en-US" w:eastAsia="x-none"/>
        </w:rPr>
      </w:pPr>
      <w:hyperlink r:id="rId1361" w:history="1">
        <w:r w:rsidR="000B5C49">
          <w:rPr>
            <w:rStyle w:val="Hyperlink"/>
            <w:lang w:val="en-US" w:eastAsia="x-none"/>
          </w:rPr>
          <w:t>R1-2203532</w:t>
        </w:r>
      </w:hyperlink>
      <w:r w:rsidR="007D7F59" w:rsidRPr="003020BC">
        <w:rPr>
          <w:lang w:val="en-US" w:eastAsia="x-none"/>
        </w:rPr>
        <w:tab/>
        <w:t>Remaining issues on UE features for NR NTN</w:t>
      </w:r>
      <w:r w:rsidR="007D7F59" w:rsidRPr="003020BC">
        <w:rPr>
          <w:lang w:val="en-US" w:eastAsia="x-none"/>
        </w:rPr>
        <w:tab/>
        <w:t>vivo</w:t>
      </w:r>
    </w:p>
    <w:p w14:paraId="722292CD" w14:textId="0E553BD2" w:rsidR="007D7F59" w:rsidRPr="003020BC" w:rsidRDefault="001B5688" w:rsidP="007D7F59">
      <w:pPr>
        <w:rPr>
          <w:lang w:val="en-US" w:eastAsia="x-none"/>
        </w:rPr>
      </w:pPr>
      <w:hyperlink r:id="rId1362" w:history="1">
        <w:r w:rsidR="000B5C49">
          <w:rPr>
            <w:rStyle w:val="Hyperlink"/>
            <w:lang w:val="en-US" w:eastAsia="x-none"/>
          </w:rPr>
          <w:t>R1-2203782</w:t>
        </w:r>
      </w:hyperlink>
      <w:r w:rsidR="007D7F59" w:rsidRPr="003020BC">
        <w:rPr>
          <w:lang w:val="en-US" w:eastAsia="x-none"/>
        </w:rPr>
        <w:tab/>
        <w:t>Discussion on UE features for NR-NTN</w:t>
      </w:r>
      <w:r w:rsidR="007D7F59" w:rsidRPr="003020BC">
        <w:rPr>
          <w:lang w:val="en-US" w:eastAsia="x-none"/>
        </w:rPr>
        <w:tab/>
        <w:t>xiaomi</w:t>
      </w:r>
    </w:p>
    <w:p w14:paraId="3366B723" w14:textId="2F70C3F2" w:rsidR="007D7F59" w:rsidRPr="003020BC" w:rsidRDefault="001B5688" w:rsidP="007D7F59">
      <w:pPr>
        <w:rPr>
          <w:lang w:val="en-US" w:eastAsia="x-none"/>
        </w:rPr>
      </w:pPr>
      <w:hyperlink r:id="rId1363" w:history="1">
        <w:r w:rsidR="000B5C49">
          <w:rPr>
            <w:rStyle w:val="Hyperlink"/>
            <w:lang w:val="en-US" w:eastAsia="x-none"/>
          </w:rPr>
          <w:t>R1-2203879</w:t>
        </w:r>
      </w:hyperlink>
      <w:r w:rsidR="007D7F59" w:rsidRPr="003020BC">
        <w:rPr>
          <w:lang w:val="en-US" w:eastAsia="x-none"/>
        </w:rPr>
        <w:tab/>
        <w:t>UE features for NR NTN</w:t>
      </w:r>
      <w:r w:rsidR="007D7F59" w:rsidRPr="003020BC">
        <w:rPr>
          <w:lang w:val="en-US" w:eastAsia="x-none"/>
        </w:rPr>
        <w:tab/>
        <w:t>Samsung</w:t>
      </w:r>
    </w:p>
    <w:p w14:paraId="068C8C84" w14:textId="37FC126E" w:rsidR="007D7F59" w:rsidRPr="003020BC" w:rsidRDefault="001B5688" w:rsidP="007D7F59">
      <w:pPr>
        <w:rPr>
          <w:lang w:val="en-US" w:eastAsia="x-none"/>
        </w:rPr>
      </w:pPr>
      <w:hyperlink r:id="rId1364" w:history="1">
        <w:r w:rsidR="000B5C49">
          <w:rPr>
            <w:rStyle w:val="Hyperlink"/>
            <w:lang w:val="en-US" w:eastAsia="x-none"/>
          </w:rPr>
          <w:t>R1-2204008</w:t>
        </w:r>
      </w:hyperlink>
      <w:r w:rsidR="007D7F59" w:rsidRPr="003020BC">
        <w:rPr>
          <w:lang w:val="en-US" w:eastAsia="x-none"/>
        </w:rPr>
        <w:tab/>
        <w:t>Discussion on UE features for NTN-NR</w:t>
      </w:r>
      <w:r w:rsidR="007D7F59" w:rsidRPr="003020BC">
        <w:rPr>
          <w:lang w:val="en-US" w:eastAsia="x-none"/>
        </w:rPr>
        <w:tab/>
        <w:t>OPPO</w:t>
      </w:r>
    </w:p>
    <w:p w14:paraId="58F74C6A" w14:textId="71FBFB5A" w:rsidR="007D7F59" w:rsidRPr="003020BC" w:rsidRDefault="001B5688" w:rsidP="007D7F59">
      <w:pPr>
        <w:rPr>
          <w:lang w:val="en-US" w:eastAsia="x-none"/>
        </w:rPr>
      </w:pPr>
      <w:hyperlink r:id="rId1365" w:history="1">
        <w:r w:rsidR="000B5C49">
          <w:rPr>
            <w:rStyle w:val="Hyperlink"/>
            <w:lang w:val="en-US" w:eastAsia="x-none"/>
          </w:rPr>
          <w:t>R1-2204221</w:t>
        </w:r>
      </w:hyperlink>
      <w:r w:rsidR="007D7F59" w:rsidRPr="003020BC">
        <w:rPr>
          <w:lang w:val="en-US" w:eastAsia="x-none"/>
        </w:rPr>
        <w:tab/>
        <w:t>Views on Rel-17 NR NTN UE features</w:t>
      </w:r>
      <w:r w:rsidR="007D7F59" w:rsidRPr="003020BC">
        <w:rPr>
          <w:lang w:val="en-US" w:eastAsia="x-none"/>
        </w:rPr>
        <w:tab/>
        <w:t>Apple</w:t>
      </w:r>
    </w:p>
    <w:p w14:paraId="223B5BA5" w14:textId="63C65E8F" w:rsidR="007D7F59" w:rsidRPr="003020BC" w:rsidRDefault="001B5688" w:rsidP="007D7F59">
      <w:pPr>
        <w:rPr>
          <w:lang w:val="en-US" w:eastAsia="x-none"/>
        </w:rPr>
      </w:pPr>
      <w:hyperlink r:id="rId1366" w:history="1">
        <w:r w:rsidR="000B5C49">
          <w:rPr>
            <w:rStyle w:val="Hyperlink"/>
            <w:lang w:val="en-US" w:eastAsia="x-none"/>
          </w:rPr>
          <w:t>R1-2204359</w:t>
        </w:r>
      </w:hyperlink>
      <w:r w:rsidR="007D7F59" w:rsidRPr="003020BC">
        <w:rPr>
          <w:lang w:val="en-US" w:eastAsia="x-none"/>
        </w:rPr>
        <w:tab/>
        <w:t>Discussion on Rel.17 UE features for NR NTN</w:t>
      </w:r>
      <w:r w:rsidR="007D7F59" w:rsidRPr="003020BC">
        <w:rPr>
          <w:lang w:val="en-US" w:eastAsia="x-none"/>
        </w:rPr>
        <w:tab/>
        <w:t>NTT DOCOMO, INC.</w:t>
      </w:r>
    </w:p>
    <w:p w14:paraId="5A379A50" w14:textId="31D2F53D" w:rsidR="007D7F59" w:rsidRPr="003020BC" w:rsidRDefault="001B5688" w:rsidP="007D7F59">
      <w:pPr>
        <w:rPr>
          <w:lang w:val="en-US" w:eastAsia="x-none"/>
        </w:rPr>
      </w:pPr>
      <w:hyperlink r:id="rId1367" w:history="1">
        <w:r w:rsidR="000B5C49">
          <w:rPr>
            <w:rStyle w:val="Hyperlink"/>
            <w:lang w:val="en-US" w:eastAsia="x-none"/>
          </w:rPr>
          <w:t>R1-2204520</w:t>
        </w:r>
      </w:hyperlink>
      <w:r w:rsidR="007D7F59" w:rsidRPr="003020BC">
        <w:rPr>
          <w:lang w:val="en-US" w:eastAsia="x-none"/>
        </w:rPr>
        <w:tab/>
        <w:t>Discussion on Rel-17 UE feature for NR NTN</w:t>
      </w:r>
      <w:r w:rsidR="007D7F59" w:rsidRPr="003020BC">
        <w:rPr>
          <w:lang w:val="en-US" w:eastAsia="x-none"/>
        </w:rPr>
        <w:tab/>
        <w:t>LG Electronics</w:t>
      </w:r>
    </w:p>
    <w:p w14:paraId="2227D2F2" w14:textId="76BD70E1" w:rsidR="007D7F59" w:rsidRPr="003020BC" w:rsidRDefault="001B5688" w:rsidP="007D7F59">
      <w:pPr>
        <w:rPr>
          <w:lang w:val="en-US" w:eastAsia="x-none"/>
        </w:rPr>
      </w:pPr>
      <w:hyperlink r:id="rId1368" w:history="1">
        <w:r w:rsidR="000B5C49">
          <w:rPr>
            <w:rStyle w:val="Hyperlink"/>
            <w:lang w:val="en-US" w:eastAsia="x-none"/>
          </w:rPr>
          <w:t>R1-2204589</w:t>
        </w:r>
      </w:hyperlink>
      <w:r w:rsidR="007D7F59" w:rsidRPr="003020BC">
        <w:rPr>
          <w:lang w:val="en-US" w:eastAsia="x-none"/>
        </w:rPr>
        <w:tab/>
        <w:t>On UE features for NR NTN</w:t>
      </w:r>
      <w:r w:rsidR="007D7F59" w:rsidRPr="003020BC">
        <w:rPr>
          <w:lang w:val="en-US" w:eastAsia="x-none"/>
        </w:rPr>
        <w:tab/>
        <w:t>Nokia, Nokia Shanghai Bell</w:t>
      </w:r>
    </w:p>
    <w:p w14:paraId="6CD44642" w14:textId="5DFF541C" w:rsidR="007D7F59" w:rsidRPr="003020BC" w:rsidRDefault="001B5688" w:rsidP="007D7F59">
      <w:pPr>
        <w:rPr>
          <w:lang w:val="en-US" w:eastAsia="x-none"/>
        </w:rPr>
      </w:pPr>
      <w:hyperlink r:id="rId1369" w:history="1">
        <w:r w:rsidR="000B5C49">
          <w:rPr>
            <w:rStyle w:val="Hyperlink"/>
            <w:lang w:val="en-US" w:eastAsia="x-none"/>
          </w:rPr>
          <w:t>R1-2204661</w:t>
        </w:r>
      </w:hyperlink>
      <w:r w:rsidR="007D7F59" w:rsidRPr="003020BC">
        <w:rPr>
          <w:lang w:val="en-US" w:eastAsia="x-none"/>
        </w:rPr>
        <w:tab/>
        <w:t>On UE features for NR NTN</w:t>
      </w:r>
      <w:r w:rsidR="007D7F59" w:rsidRPr="003020BC">
        <w:rPr>
          <w:lang w:val="en-US" w:eastAsia="x-none"/>
        </w:rPr>
        <w:tab/>
        <w:t>Ericsson</w:t>
      </w:r>
    </w:p>
    <w:p w14:paraId="7B42B702" w14:textId="1BEA79BC" w:rsidR="00BD614C" w:rsidRDefault="00BD614C" w:rsidP="007D7F59">
      <w:pPr>
        <w:rPr>
          <w:lang w:val="en-US" w:eastAsia="x-none"/>
        </w:rPr>
      </w:pPr>
    </w:p>
    <w:p w14:paraId="0D4CE4F6" w14:textId="19F596D1" w:rsidR="00BD614C" w:rsidRPr="00BD614C" w:rsidRDefault="001B5688" w:rsidP="007D7F59">
      <w:pPr>
        <w:rPr>
          <w:b/>
          <w:bCs/>
          <w:lang w:val="en-US" w:eastAsia="x-none"/>
        </w:rPr>
      </w:pPr>
      <w:hyperlink r:id="rId1370" w:history="1">
        <w:r w:rsidR="000B5C49">
          <w:rPr>
            <w:rStyle w:val="Hyperlink"/>
            <w:b/>
            <w:bCs/>
            <w:lang w:val="en-US" w:eastAsia="x-none"/>
          </w:rPr>
          <w:t>R1-2205511</w:t>
        </w:r>
      </w:hyperlink>
      <w:r w:rsidR="00BD614C" w:rsidRPr="00BD614C">
        <w:rPr>
          <w:b/>
          <w:bCs/>
          <w:lang w:val="en-US" w:eastAsia="x-none"/>
        </w:rPr>
        <w:tab/>
        <w:t>Session Notes for Agenda Item 8.16.4</w:t>
      </w:r>
      <w:r w:rsidR="00BD614C" w:rsidRPr="00BD614C">
        <w:rPr>
          <w:b/>
          <w:bCs/>
          <w:lang w:val="en-US" w:eastAsia="x-none"/>
        </w:rPr>
        <w:tab/>
        <w:t>Ad-Hoc Chair (AT&amp;T)</w:t>
      </w:r>
    </w:p>
    <w:p w14:paraId="19DE7A03" w14:textId="06FB7C3E" w:rsidR="00BD614C" w:rsidRDefault="00BD614C" w:rsidP="007D7F59">
      <w:pPr>
        <w:rPr>
          <w:lang w:val="en-US" w:eastAsia="x-none"/>
        </w:rPr>
      </w:pPr>
    </w:p>
    <w:p w14:paraId="6A294BCD" w14:textId="77777777" w:rsidR="00BD614C" w:rsidRDefault="00BD614C" w:rsidP="00BD614C">
      <w:pPr>
        <w:rPr>
          <w:lang w:val="en-US"/>
        </w:rPr>
      </w:pPr>
      <w:r w:rsidRPr="003020BC">
        <w:rPr>
          <w:lang w:eastAsia="x-none"/>
        </w:rPr>
        <w:t xml:space="preserve">[109-e-R17-UE-features-NR-NTN-01] </w:t>
      </w:r>
      <w:r w:rsidRPr="003020BC">
        <w:rPr>
          <w:lang w:val="en-US"/>
        </w:rPr>
        <w:t>– Ralf (AT&amp;T)</w:t>
      </w:r>
    </w:p>
    <w:p w14:paraId="33E97199" w14:textId="3DA47BAC" w:rsidR="00BD614C" w:rsidRPr="003020BC" w:rsidRDefault="00BD614C" w:rsidP="00BD614C">
      <w:pPr>
        <w:rPr>
          <w:lang w:val="en-US" w:eastAsia="x-none"/>
        </w:rPr>
      </w:pPr>
      <w:r w:rsidRPr="003020BC">
        <w:rPr>
          <w:lang w:eastAsia="x-none"/>
        </w:rPr>
        <w:t>Email discussion on UE features for</w:t>
      </w:r>
      <w:r w:rsidRPr="003020BC">
        <w:rPr>
          <w:lang w:val="en-US"/>
        </w:rPr>
        <w:t xml:space="preserve"> NR-NTN</w:t>
      </w:r>
    </w:p>
    <w:p w14:paraId="1DB7CF07" w14:textId="77777777" w:rsidR="00BD614C" w:rsidRPr="003020BC" w:rsidRDefault="00BD614C" w:rsidP="00BD614C">
      <w:pPr>
        <w:numPr>
          <w:ilvl w:val="0"/>
          <w:numId w:val="65"/>
        </w:numPr>
        <w:rPr>
          <w:lang w:eastAsia="x-none"/>
        </w:rPr>
      </w:pPr>
      <w:r w:rsidRPr="003020BC">
        <w:rPr>
          <w:rFonts w:hint="eastAsia"/>
          <w:lang w:eastAsia="x-none"/>
        </w:rPr>
        <w:t>1</w:t>
      </w:r>
      <w:r w:rsidRPr="003020BC">
        <w:rPr>
          <w:rFonts w:hint="eastAsia"/>
          <w:vertAlign w:val="superscript"/>
          <w:lang w:eastAsia="x-none"/>
        </w:rPr>
        <w:t>st</w:t>
      </w:r>
      <w:r w:rsidRPr="003020BC">
        <w:rPr>
          <w:rFonts w:hint="eastAsia"/>
          <w:lang w:eastAsia="x-none"/>
        </w:rPr>
        <w:t xml:space="preserve"> check point</w:t>
      </w:r>
      <w:r w:rsidRPr="003020BC">
        <w:rPr>
          <w:lang w:eastAsia="x-none"/>
        </w:rPr>
        <w:t xml:space="preserve"> for LS to RAN2</w:t>
      </w:r>
      <w:r w:rsidRPr="003020BC">
        <w:rPr>
          <w:rFonts w:hint="eastAsia"/>
          <w:lang w:eastAsia="x-none"/>
        </w:rPr>
        <w:t xml:space="preserve">: </w:t>
      </w:r>
      <w:r w:rsidRPr="003020BC">
        <w:t>May 13</w:t>
      </w:r>
    </w:p>
    <w:p w14:paraId="2F8E0E38" w14:textId="77777777" w:rsidR="00BD614C" w:rsidRPr="003020BC" w:rsidRDefault="00BD614C" w:rsidP="00BD614C">
      <w:pPr>
        <w:numPr>
          <w:ilvl w:val="0"/>
          <w:numId w:val="65"/>
        </w:numPr>
        <w:rPr>
          <w:lang w:eastAsia="x-none"/>
        </w:rPr>
      </w:pPr>
      <w:r w:rsidRPr="003020BC">
        <w:rPr>
          <w:lang w:eastAsia="x-none"/>
        </w:rPr>
        <w:t>Final</w:t>
      </w:r>
      <w:r w:rsidRPr="003020BC">
        <w:rPr>
          <w:rFonts w:hint="eastAsia"/>
          <w:lang w:eastAsia="x-none"/>
        </w:rPr>
        <w:t xml:space="preserve"> check point</w:t>
      </w:r>
      <w:r w:rsidRPr="003020BC">
        <w:rPr>
          <w:lang w:eastAsia="x-none"/>
        </w:rPr>
        <w:t xml:space="preserve"> for any remaining issues</w:t>
      </w:r>
      <w:r w:rsidRPr="003020BC">
        <w:rPr>
          <w:rFonts w:hint="eastAsia"/>
          <w:lang w:eastAsia="x-none"/>
        </w:rPr>
        <w:t xml:space="preserve">: </w:t>
      </w:r>
      <w:r w:rsidRPr="003020BC">
        <w:t>May 20</w:t>
      </w:r>
    </w:p>
    <w:p w14:paraId="7B6D8CD3" w14:textId="7F4512D6" w:rsidR="00BD614C" w:rsidRPr="00BD614C" w:rsidRDefault="001B5688" w:rsidP="00BD614C">
      <w:pPr>
        <w:rPr>
          <w:b/>
          <w:bCs/>
          <w:lang w:val="en-US" w:eastAsia="x-none"/>
        </w:rPr>
      </w:pPr>
      <w:hyperlink r:id="rId1371" w:history="1">
        <w:r w:rsidR="000B5C49">
          <w:rPr>
            <w:rStyle w:val="Hyperlink"/>
            <w:b/>
            <w:bCs/>
            <w:lang w:val="en-US" w:eastAsia="x-none"/>
          </w:rPr>
          <w:t>R1-2204851</w:t>
        </w:r>
      </w:hyperlink>
      <w:r w:rsidR="00BD614C" w:rsidRPr="00BD614C">
        <w:rPr>
          <w:b/>
          <w:bCs/>
          <w:lang w:val="en-US" w:eastAsia="x-none"/>
        </w:rPr>
        <w:tab/>
        <w:t>Summary of UE features for NR NTN</w:t>
      </w:r>
      <w:r w:rsidR="00BD614C" w:rsidRPr="00BD614C">
        <w:rPr>
          <w:b/>
          <w:bCs/>
          <w:lang w:val="en-US" w:eastAsia="x-none"/>
        </w:rPr>
        <w:tab/>
        <w:t>Moderator (AT&amp;T)</w:t>
      </w:r>
    </w:p>
    <w:p w14:paraId="57D9CDDC" w14:textId="2452B6BA" w:rsidR="00BD614C" w:rsidRPr="000C53E7" w:rsidRDefault="00BD614C" w:rsidP="00BD614C">
      <w:pPr>
        <w:rPr>
          <w:lang w:eastAsia="x-none"/>
        </w:rPr>
      </w:pPr>
      <w:bookmarkStart w:id="215" w:name="_Toc101357019"/>
      <w:r w:rsidRPr="006104D7">
        <w:rPr>
          <w:b/>
          <w:bCs/>
          <w:lang w:val="en-US" w:eastAsia="x-none"/>
        </w:rPr>
        <w:t>Decision:</w:t>
      </w:r>
      <w:r>
        <w:rPr>
          <w:lang w:val="en-US" w:eastAsia="x-none"/>
        </w:rPr>
        <w:t xml:space="preserve"> </w:t>
      </w:r>
      <w:r w:rsidRPr="00067AE9">
        <w:rPr>
          <w:lang w:eastAsia="x-none"/>
        </w:rPr>
        <w:t xml:space="preserve">All </w:t>
      </w:r>
      <w:r w:rsidRPr="006104D7">
        <w:rPr>
          <w:highlight w:val="green"/>
          <w:lang w:eastAsia="x-none"/>
        </w:rPr>
        <w:t xml:space="preserve">agreements under this agenda item are captured in Section 7 of </w:t>
      </w:r>
      <w:hyperlink r:id="rId1372" w:history="1">
        <w:r w:rsidR="000B5C49">
          <w:rPr>
            <w:rStyle w:val="Hyperlink"/>
            <w:highlight w:val="green"/>
            <w:lang w:eastAsia="x-none"/>
          </w:rPr>
          <w:t>R1-2204851</w:t>
        </w:r>
      </w:hyperlink>
      <w:r>
        <w:rPr>
          <w:lang w:eastAsia="x-none"/>
        </w:rPr>
        <w:t>.</w:t>
      </w:r>
    </w:p>
    <w:p w14:paraId="3B8A0637" w14:textId="77777777" w:rsidR="007D7F59" w:rsidRPr="003020BC" w:rsidRDefault="007D7F59" w:rsidP="00ED7EB7">
      <w:pPr>
        <w:pStyle w:val="Heading3"/>
        <w:rPr>
          <w:lang w:val="en-US"/>
        </w:rPr>
      </w:pPr>
      <w:bookmarkStart w:id="216" w:name="_Toc105521357"/>
      <w:r w:rsidRPr="003020BC">
        <w:rPr>
          <w:lang w:val="en-US"/>
        </w:rPr>
        <w:t>UE features for NR positioning enhancements</w:t>
      </w:r>
      <w:bookmarkEnd w:id="215"/>
      <w:bookmarkEnd w:id="216"/>
    </w:p>
    <w:p w14:paraId="5CC03A54" w14:textId="2D5FAD2E" w:rsidR="007D7F59" w:rsidRPr="003020BC" w:rsidRDefault="001B5688" w:rsidP="007D7F59">
      <w:pPr>
        <w:rPr>
          <w:lang w:val="en-US" w:eastAsia="x-none"/>
        </w:rPr>
      </w:pPr>
      <w:hyperlink r:id="rId1373" w:history="1">
        <w:r w:rsidR="000B5C49">
          <w:rPr>
            <w:rStyle w:val="Hyperlink"/>
            <w:lang w:val="en-US" w:eastAsia="x-none"/>
          </w:rPr>
          <w:t>R1-2203100</w:t>
        </w:r>
      </w:hyperlink>
      <w:r w:rsidR="007D7F59" w:rsidRPr="003020BC">
        <w:rPr>
          <w:lang w:val="en-US" w:eastAsia="x-none"/>
        </w:rPr>
        <w:tab/>
        <w:t>Rel-17 UE features for NR positioning</w:t>
      </w:r>
      <w:r w:rsidR="007D7F59" w:rsidRPr="003020BC">
        <w:rPr>
          <w:lang w:val="en-US" w:eastAsia="x-none"/>
        </w:rPr>
        <w:tab/>
        <w:t>Huawei, HiSilicon</w:t>
      </w:r>
    </w:p>
    <w:p w14:paraId="558A880C" w14:textId="7C9C6382" w:rsidR="007D7F59" w:rsidRPr="003020BC" w:rsidRDefault="001B5688" w:rsidP="007D7F59">
      <w:pPr>
        <w:rPr>
          <w:lang w:val="en-US" w:eastAsia="x-none"/>
        </w:rPr>
      </w:pPr>
      <w:hyperlink r:id="rId1374" w:history="1">
        <w:r w:rsidR="000B5C49">
          <w:rPr>
            <w:rStyle w:val="Hyperlink"/>
            <w:lang w:val="en-US" w:eastAsia="x-none"/>
          </w:rPr>
          <w:t>R1-2203429</w:t>
        </w:r>
      </w:hyperlink>
      <w:r w:rsidR="007D7F59" w:rsidRPr="003020BC">
        <w:rPr>
          <w:lang w:val="en-US" w:eastAsia="x-none"/>
        </w:rPr>
        <w:tab/>
        <w:t>Remaining issues on Rel-17 UE features for NR Positioning enhancements</w:t>
      </w:r>
      <w:r w:rsidR="007D7F59" w:rsidRPr="003020BC">
        <w:rPr>
          <w:lang w:val="en-US" w:eastAsia="x-none"/>
        </w:rPr>
        <w:tab/>
        <w:t>CATT</w:t>
      </w:r>
    </w:p>
    <w:p w14:paraId="3E9224E7" w14:textId="30F0CF80" w:rsidR="007D7F59" w:rsidRPr="003020BC" w:rsidRDefault="001B5688" w:rsidP="007D7F59">
      <w:pPr>
        <w:rPr>
          <w:lang w:val="en-US" w:eastAsia="x-none"/>
        </w:rPr>
      </w:pPr>
      <w:hyperlink r:id="rId1375" w:history="1">
        <w:r w:rsidR="000B5C49">
          <w:rPr>
            <w:rStyle w:val="Hyperlink"/>
            <w:lang w:val="en-US" w:eastAsia="x-none"/>
          </w:rPr>
          <w:t>R1-2203533</w:t>
        </w:r>
      </w:hyperlink>
      <w:r w:rsidR="007D7F59" w:rsidRPr="003020BC">
        <w:rPr>
          <w:lang w:val="en-US" w:eastAsia="x-none"/>
        </w:rPr>
        <w:tab/>
        <w:t>Discussion on UE features for NR positioning enhancements</w:t>
      </w:r>
      <w:r w:rsidR="007D7F59" w:rsidRPr="003020BC">
        <w:rPr>
          <w:lang w:val="en-US" w:eastAsia="x-none"/>
        </w:rPr>
        <w:tab/>
        <w:t>vivo</w:t>
      </w:r>
    </w:p>
    <w:p w14:paraId="079E8504" w14:textId="3886BB37" w:rsidR="007D7F59" w:rsidRPr="003020BC" w:rsidRDefault="001B5688" w:rsidP="007D7F59">
      <w:pPr>
        <w:rPr>
          <w:lang w:val="en-US" w:eastAsia="x-none"/>
        </w:rPr>
      </w:pPr>
      <w:hyperlink r:id="rId1376" w:history="1">
        <w:r w:rsidR="000B5C49">
          <w:rPr>
            <w:rStyle w:val="Hyperlink"/>
            <w:lang w:val="en-US" w:eastAsia="x-none"/>
          </w:rPr>
          <w:t>R1-2203621</w:t>
        </w:r>
      </w:hyperlink>
      <w:r w:rsidR="007D7F59" w:rsidRPr="003020BC">
        <w:rPr>
          <w:lang w:val="en-US" w:eastAsia="x-none"/>
        </w:rPr>
        <w:tab/>
        <w:t>Discussion on UE features for Rel-17 positioning</w:t>
      </w:r>
      <w:r w:rsidR="007D7F59" w:rsidRPr="003020BC">
        <w:rPr>
          <w:lang w:val="en-US" w:eastAsia="x-none"/>
        </w:rPr>
        <w:tab/>
        <w:t>ZTE</w:t>
      </w:r>
    </w:p>
    <w:p w14:paraId="6761AEC9" w14:textId="15DDDE4A" w:rsidR="007D7F59" w:rsidRPr="003020BC" w:rsidRDefault="001B5688" w:rsidP="007D7F59">
      <w:pPr>
        <w:rPr>
          <w:lang w:val="en-US" w:eastAsia="x-none"/>
        </w:rPr>
      </w:pPr>
      <w:hyperlink r:id="rId1377" w:history="1">
        <w:r w:rsidR="000B5C49">
          <w:rPr>
            <w:rStyle w:val="Hyperlink"/>
            <w:lang w:val="en-US" w:eastAsia="x-none"/>
          </w:rPr>
          <w:t>R1-2203653</w:t>
        </w:r>
      </w:hyperlink>
      <w:r w:rsidR="007D7F59" w:rsidRPr="003020BC">
        <w:rPr>
          <w:lang w:val="en-US" w:eastAsia="x-none"/>
        </w:rPr>
        <w:tab/>
        <w:t>Remaining issues on UE features for Rel-17 NR positioning enhancements</w:t>
      </w:r>
      <w:r w:rsidR="007D7F59" w:rsidRPr="003020BC">
        <w:rPr>
          <w:lang w:val="en-US" w:eastAsia="x-none"/>
        </w:rPr>
        <w:tab/>
        <w:t>China Telecom</w:t>
      </w:r>
    </w:p>
    <w:p w14:paraId="297B4809" w14:textId="36D986EE" w:rsidR="007D7F59" w:rsidRPr="003020BC" w:rsidRDefault="001B5688" w:rsidP="007D7F59">
      <w:pPr>
        <w:rPr>
          <w:lang w:val="en-US" w:eastAsia="x-none"/>
        </w:rPr>
      </w:pPr>
      <w:hyperlink r:id="rId1378" w:history="1">
        <w:r w:rsidR="000B5C49">
          <w:rPr>
            <w:rStyle w:val="Hyperlink"/>
            <w:lang w:val="en-US" w:eastAsia="x-none"/>
          </w:rPr>
          <w:t>R1-2203880</w:t>
        </w:r>
      </w:hyperlink>
      <w:r w:rsidR="007D7F59" w:rsidRPr="003020BC">
        <w:rPr>
          <w:lang w:val="en-US" w:eastAsia="x-none"/>
        </w:rPr>
        <w:tab/>
        <w:t>Discussion on  UE features for NR positioning enhancements</w:t>
      </w:r>
      <w:r w:rsidR="007D7F59" w:rsidRPr="003020BC">
        <w:rPr>
          <w:lang w:val="en-US" w:eastAsia="x-none"/>
        </w:rPr>
        <w:tab/>
        <w:t>Samsung</w:t>
      </w:r>
    </w:p>
    <w:p w14:paraId="79875423" w14:textId="6AB217EC" w:rsidR="007D7F59" w:rsidRPr="003020BC" w:rsidRDefault="001B5688" w:rsidP="007D7F59">
      <w:pPr>
        <w:rPr>
          <w:lang w:val="en-US" w:eastAsia="x-none"/>
        </w:rPr>
      </w:pPr>
      <w:hyperlink r:id="rId1379" w:history="1">
        <w:r w:rsidR="000B5C49">
          <w:rPr>
            <w:rStyle w:val="Hyperlink"/>
            <w:lang w:val="en-US" w:eastAsia="x-none"/>
          </w:rPr>
          <w:t>R1-2203962</w:t>
        </w:r>
      </w:hyperlink>
      <w:r w:rsidR="007D7F59" w:rsidRPr="003020BC">
        <w:rPr>
          <w:lang w:val="en-US" w:eastAsia="x-none"/>
        </w:rPr>
        <w:tab/>
        <w:t>UE features for NR positioning enhancements</w:t>
      </w:r>
      <w:r w:rsidR="007D7F59" w:rsidRPr="003020BC">
        <w:rPr>
          <w:lang w:val="en-US" w:eastAsia="x-none"/>
        </w:rPr>
        <w:tab/>
        <w:t>OPPO</w:t>
      </w:r>
    </w:p>
    <w:p w14:paraId="57B3BEDF" w14:textId="307F885E" w:rsidR="007D7F59" w:rsidRPr="003020BC" w:rsidRDefault="001B5688" w:rsidP="007D7F59">
      <w:pPr>
        <w:rPr>
          <w:lang w:val="en-US" w:eastAsia="x-none"/>
        </w:rPr>
      </w:pPr>
      <w:hyperlink r:id="rId1380" w:history="1">
        <w:r w:rsidR="000B5C49">
          <w:rPr>
            <w:rStyle w:val="Hyperlink"/>
            <w:lang w:val="en-US" w:eastAsia="x-none"/>
          </w:rPr>
          <w:t>R1-2204360</w:t>
        </w:r>
      </w:hyperlink>
      <w:r w:rsidR="007D7F59" w:rsidRPr="003020BC">
        <w:rPr>
          <w:lang w:val="en-US" w:eastAsia="x-none"/>
        </w:rPr>
        <w:tab/>
        <w:t>Discussion on Rel-17 UE features for NR positioning enhancements</w:t>
      </w:r>
      <w:r w:rsidR="007D7F59" w:rsidRPr="003020BC">
        <w:rPr>
          <w:lang w:val="en-US" w:eastAsia="x-none"/>
        </w:rPr>
        <w:tab/>
        <w:t>NTT DOCOMO, INC.</w:t>
      </w:r>
    </w:p>
    <w:p w14:paraId="25AE4A1A" w14:textId="7D41307F" w:rsidR="007D7F59" w:rsidRPr="003020BC" w:rsidRDefault="001B5688" w:rsidP="007D7F59">
      <w:pPr>
        <w:rPr>
          <w:lang w:val="en-US" w:eastAsia="x-none"/>
        </w:rPr>
      </w:pPr>
      <w:hyperlink r:id="rId1381" w:history="1">
        <w:r w:rsidR="000B5C49">
          <w:rPr>
            <w:rStyle w:val="Hyperlink"/>
            <w:lang w:val="en-US" w:eastAsia="x-none"/>
          </w:rPr>
          <w:t>R1-2204590</w:t>
        </w:r>
      </w:hyperlink>
      <w:r w:rsidR="007D7F59" w:rsidRPr="003020BC">
        <w:rPr>
          <w:lang w:val="en-US" w:eastAsia="x-none"/>
        </w:rPr>
        <w:tab/>
        <w:t>On UE features for NR positioning enhancements</w:t>
      </w:r>
      <w:r w:rsidR="007D7F59" w:rsidRPr="003020BC">
        <w:rPr>
          <w:lang w:val="en-US" w:eastAsia="x-none"/>
        </w:rPr>
        <w:tab/>
        <w:t>Nokia, Nokia Shanghai Bell</w:t>
      </w:r>
    </w:p>
    <w:p w14:paraId="64D62121" w14:textId="0B0A3059" w:rsidR="007D7F59" w:rsidRPr="003020BC" w:rsidRDefault="001B5688" w:rsidP="007D7F59">
      <w:pPr>
        <w:rPr>
          <w:lang w:val="en-US" w:eastAsia="x-none"/>
        </w:rPr>
      </w:pPr>
      <w:hyperlink r:id="rId1382" w:history="1">
        <w:r w:rsidR="000B5C49">
          <w:rPr>
            <w:rStyle w:val="Hyperlink"/>
            <w:lang w:val="en-US" w:eastAsia="x-none"/>
          </w:rPr>
          <w:t>R1-2204944</w:t>
        </w:r>
      </w:hyperlink>
      <w:r w:rsidR="007D7F59" w:rsidRPr="003020BC">
        <w:rPr>
          <w:lang w:val="en-US" w:eastAsia="x-none"/>
        </w:rPr>
        <w:tab/>
        <w:t>Views on NR positioning enhancements UE features</w:t>
      </w:r>
      <w:r w:rsidR="007D7F59" w:rsidRPr="003020BC">
        <w:rPr>
          <w:lang w:val="en-US" w:eastAsia="x-none"/>
        </w:rPr>
        <w:tab/>
        <w:t>Ericsson</w:t>
      </w:r>
    </w:p>
    <w:p w14:paraId="05C1DFD6" w14:textId="6A23F38E" w:rsidR="007D7F59" w:rsidRDefault="001B5688" w:rsidP="007D7F59">
      <w:pPr>
        <w:rPr>
          <w:lang w:val="en-US" w:eastAsia="x-none"/>
        </w:rPr>
      </w:pPr>
      <w:hyperlink r:id="rId1383" w:history="1">
        <w:r w:rsidR="000B5C49">
          <w:rPr>
            <w:rStyle w:val="Hyperlink"/>
            <w:lang w:val="en-US" w:eastAsia="x-none"/>
          </w:rPr>
          <w:t>R1-2205002</w:t>
        </w:r>
      </w:hyperlink>
      <w:r w:rsidR="007D7F59" w:rsidRPr="003020BC">
        <w:rPr>
          <w:lang w:val="en-US" w:eastAsia="x-none"/>
        </w:rPr>
        <w:tab/>
        <w:t>UE features for NR positioning enhancements</w:t>
      </w:r>
      <w:r w:rsidR="007D7F59" w:rsidRPr="003020BC">
        <w:rPr>
          <w:lang w:val="en-US" w:eastAsia="x-none"/>
        </w:rPr>
        <w:tab/>
        <w:t>Qualcomm Incorporated</w:t>
      </w:r>
    </w:p>
    <w:p w14:paraId="7353F99F" w14:textId="77DC3D61" w:rsidR="0069294B" w:rsidRDefault="0069294B" w:rsidP="007D7F59">
      <w:pPr>
        <w:rPr>
          <w:lang w:val="en-US" w:eastAsia="x-none"/>
        </w:rPr>
      </w:pPr>
    </w:p>
    <w:p w14:paraId="572BA33B" w14:textId="252D8E1B" w:rsidR="00976DA1" w:rsidRPr="00976DA1" w:rsidRDefault="001B5688" w:rsidP="007D7F59">
      <w:pPr>
        <w:rPr>
          <w:b/>
          <w:bCs/>
          <w:lang w:val="en-US" w:eastAsia="x-none"/>
        </w:rPr>
      </w:pPr>
      <w:hyperlink r:id="rId1384" w:history="1">
        <w:r w:rsidR="000B5C49">
          <w:rPr>
            <w:rStyle w:val="Hyperlink"/>
            <w:b/>
            <w:bCs/>
            <w:lang w:val="en-US" w:eastAsia="x-none"/>
          </w:rPr>
          <w:t>R1-2205510</w:t>
        </w:r>
      </w:hyperlink>
      <w:r w:rsidR="00976DA1" w:rsidRPr="00976DA1">
        <w:rPr>
          <w:b/>
          <w:bCs/>
          <w:lang w:val="en-US" w:eastAsia="x-none"/>
        </w:rPr>
        <w:tab/>
        <w:t>Session Notes for Agenda Item 8.16.5</w:t>
      </w:r>
      <w:r w:rsidR="00976DA1" w:rsidRPr="00976DA1">
        <w:rPr>
          <w:b/>
          <w:bCs/>
          <w:lang w:val="en-US" w:eastAsia="x-none"/>
        </w:rPr>
        <w:tab/>
        <w:t>Ad-Hoc Chair (AT&amp;T)</w:t>
      </w:r>
    </w:p>
    <w:p w14:paraId="3A42E5FD" w14:textId="77777777" w:rsidR="00976DA1" w:rsidRDefault="00976DA1" w:rsidP="007D7F59">
      <w:pPr>
        <w:rPr>
          <w:lang w:val="en-US" w:eastAsia="x-none"/>
        </w:rPr>
      </w:pPr>
    </w:p>
    <w:p w14:paraId="35A89824" w14:textId="77777777" w:rsidR="004C2AA4" w:rsidRDefault="00976DA1" w:rsidP="00976DA1">
      <w:pPr>
        <w:rPr>
          <w:lang w:val="en-US"/>
        </w:rPr>
      </w:pPr>
      <w:r w:rsidRPr="003020BC">
        <w:rPr>
          <w:lang w:eastAsia="x-none"/>
        </w:rPr>
        <w:t xml:space="preserve">[109-e-R17-UE-features-ePos-01] </w:t>
      </w:r>
      <w:r w:rsidR="004C2AA4" w:rsidRPr="003020BC">
        <w:rPr>
          <w:lang w:val="en-US"/>
        </w:rPr>
        <w:t>– Ralf (AT&amp;T)</w:t>
      </w:r>
    </w:p>
    <w:p w14:paraId="06E77EAA" w14:textId="1A6BD3C9" w:rsidR="00976DA1" w:rsidRPr="003020BC" w:rsidRDefault="00976DA1" w:rsidP="00976DA1">
      <w:pPr>
        <w:rPr>
          <w:lang w:val="en-US" w:eastAsia="x-none"/>
        </w:rPr>
      </w:pPr>
      <w:r w:rsidRPr="003020BC">
        <w:rPr>
          <w:lang w:eastAsia="x-none"/>
        </w:rPr>
        <w:t>Email discussion UE on features for</w:t>
      </w:r>
      <w:r w:rsidRPr="003020BC">
        <w:rPr>
          <w:lang w:val="en-US"/>
        </w:rPr>
        <w:t xml:space="preserve"> NR positioning enhancements</w:t>
      </w:r>
    </w:p>
    <w:p w14:paraId="79F3006B" w14:textId="77777777" w:rsidR="00976DA1" w:rsidRPr="003020BC" w:rsidRDefault="00976DA1" w:rsidP="00976DA1">
      <w:pPr>
        <w:numPr>
          <w:ilvl w:val="0"/>
          <w:numId w:val="65"/>
        </w:numPr>
        <w:rPr>
          <w:lang w:eastAsia="x-none"/>
        </w:rPr>
      </w:pPr>
      <w:r w:rsidRPr="003020BC">
        <w:rPr>
          <w:rFonts w:hint="eastAsia"/>
          <w:lang w:eastAsia="x-none"/>
        </w:rPr>
        <w:t>1</w:t>
      </w:r>
      <w:r w:rsidRPr="003020BC">
        <w:rPr>
          <w:rFonts w:hint="eastAsia"/>
          <w:vertAlign w:val="superscript"/>
          <w:lang w:eastAsia="x-none"/>
        </w:rPr>
        <w:t>st</w:t>
      </w:r>
      <w:r w:rsidRPr="003020BC">
        <w:rPr>
          <w:rFonts w:hint="eastAsia"/>
          <w:lang w:eastAsia="x-none"/>
        </w:rPr>
        <w:t xml:space="preserve"> check point</w:t>
      </w:r>
      <w:r w:rsidRPr="003020BC">
        <w:rPr>
          <w:lang w:eastAsia="x-none"/>
        </w:rPr>
        <w:t xml:space="preserve"> for LS to RAN2</w:t>
      </w:r>
      <w:r w:rsidRPr="003020BC">
        <w:rPr>
          <w:rFonts w:hint="eastAsia"/>
          <w:lang w:eastAsia="x-none"/>
        </w:rPr>
        <w:t xml:space="preserve">: </w:t>
      </w:r>
      <w:r w:rsidRPr="003020BC">
        <w:t>May 13</w:t>
      </w:r>
    </w:p>
    <w:p w14:paraId="7A63FFB4" w14:textId="77777777" w:rsidR="00976DA1" w:rsidRPr="003020BC" w:rsidRDefault="00976DA1" w:rsidP="00976DA1">
      <w:pPr>
        <w:numPr>
          <w:ilvl w:val="0"/>
          <w:numId w:val="65"/>
        </w:numPr>
        <w:rPr>
          <w:lang w:eastAsia="x-none"/>
        </w:rPr>
      </w:pPr>
      <w:r w:rsidRPr="003020BC">
        <w:rPr>
          <w:lang w:eastAsia="x-none"/>
        </w:rPr>
        <w:t>Final</w:t>
      </w:r>
      <w:r w:rsidRPr="003020BC">
        <w:rPr>
          <w:rFonts w:hint="eastAsia"/>
          <w:lang w:eastAsia="x-none"/>
        </w:rPr>
        <w:t xml:space="preserve"> check point</w:t>
      </w:r>
      <w:r w:rsidRPr="003020BC">
        <w:rPr>
          <w:lang w:eastAsia="x-none"/>
        </w:rPr>
        <w:t xml:space="preserve"> for any remaining issues</w:t>
      </w:r>
      <w:r w:rsidRPr="003020BC">
        <w:rPr>
          <w:rFonts w:hint="eastAsia"/>
          <w:lang w:eastAsia="x-none"/>
        </w:rPr>
        <w:t xml:space="preserve">: </w:t>
      </w:r>
      <w:r w:rsidRPr="003020BC">
        <w:t>May 20</w:t>
      </w:r>
    </w:p>
    <w:p w14:paraId="0AA6B70A" w14:textId="63D57CC4" w:rsidR="00976DA1" w:rsidRPr="00976DA1" w:rsidRDefault="001B5688" w:rsidP="00976DA1">
      <w:pPr>
        <w:rPr>
          <w:b/>
          <w:bCs/>
          <w:lang w:val="en-US" w:eastAsia="x-none"/>
        </w:rPr>
      </w:pPr>
      <w:hyperlink r:id="rId1385" w:history="1">
        <w:r w:rsidR="000B5C49">
          <w:rPr>
            <w:rStyle w:val="Hyperlink"/>
            <w:b/>
            <w:bCs/>
            <w:lang w:val="en-US" w:eastAsia="x-none"/>
          </w:rPr>
          <w:t>R1-2204852</w:t>
        </w:r>
      </w:hyperlink>
      <w:r w:rsidR="00976DA1" w:rsidRPr="00976DA1">
        <w:rPr>
          <w:b/>
          <w:bCs/>
          <w:lang w:val="en-US" w:eastAsia="x-none"/>
        </w:rPr>
        <w:tab/>
        <w:t>Summary of UE features for NR positioning enhancements</w:t>
      </w:r>
      <w:r w:rsidR="00976DA1" w:rsidRPr="00976DA1">
        <w:rPr>
          <w:b/>
          <w:bCs/>
          <w:lang w:val="en-US" w:eastAsia="x-none"/>
        </w:rPr>
        <w:tab/>
        <w:t>Moderator (AT&amp;T)</w:t>
      </w:r>
    </w:p>
    <w:p w14:paraId="425195EC" w14:textId="05CB65AF" w:rsidR="0069294B" w:rsidRPr="00976DA1" w:rsidRDefault="00976DA1" w:rsidP="007D7F59">
      <w:pPr>
        <w:rPr>
          <w:lang w:eastAsia="x-none"/>
        </w:rPr>
      </w:pPr>
      <w:r w:rsidRPr="006104D7">
        <w:rPr>
          <w:b/>
          <w:bCs/>
          <w:lang w:val="en-US" w:eastAsia="x-none"/>
        </w:rPr>
        <w:t>Decision:</w:t>
      </w:r>
      <w:r>
        <w:rPr>
          <w:lang w:val="en-US" w:eastAsia="x-none"/>
        </w:rPr>
        <w:t xml:space="preserve"> </w:t>
      </w:r>
      <w:r w:rsidRPr="00067AE9">
        <w:rPr>
          <w:lang w:eastAsia="x-none"/>
        </w:rPr>
        <w:t xml:space="preserve">All </w:t>
      </w:r>
      <w:r w:rsidRPr="006104D7">
        <w:rPr>
          <w:highlight w:val="green"/>
          <w:lang w:eastAsia="x-none"/>
        </w:rPr>
        <w:t xml:space="preserve">agreements under this agenda item are captured in Section 7 of </w:t>
      </w:r>
      <w:hyperlink r:id="rId1386" w:history="1">
        <w:r w:rsidR="000B5C49">
          <w:rPr>
            <w:rStyle w:val="Hyperlink"/>
            <w:highlight w:val="green"/>
            <w:lang w:eastAsia="x-none"/>
          </w:rPr>
          <w:t>R1-2204852</w:t>
        </w:r>
      </w:hyperlink>
      <w:r>
        <w:rPr>
          <w:lang w:eastAsia="x-none"/>
        </w:rPr>
        <w:t>.</w:t>
      </w:r>
    </w:p>
    <w:p w14:paraId="79B4B6FB" w14:textId="77777777" w:rsidR="007D7F59" w:rsidRPr="003020BC" w:rsidRDefault="007D7F59" w:rsidP="00ED7EB7">
      <w:pPr>
        <w:pStyle w:val="Heading3"/>
        <w:rPr>
          <w:lang w:val="en-US"/>
        </w:rPr>
      </w:pPr>
      <w:bookmarkStart w:id="217" w:name="_Toc101357020"/>
      <w:bookmarkStart w:id="218" w:name="_Toc105521358"/>
      <w:r w:rsidRPr="003020BC">
        <w:rPr>
          <w:lang w:val="en-US"/>
        </w:rPr>
        <w:t>UE features for REDCAP</w:t>
      </w:r>
      <w:bookmarkEnd w:id="217"/>
      <w:bookmarkEnd w:id="218"/>
    </w:p>
    <w:p w14:paraId="0EF2545F" w14:textId="6963E1F1" w:rsidR="007D7F59" w:rsidRPr="003020BC" w:rsidRDefault="001B5688" w:rsidP="007D7F59">
      <w:pPr>
        <w:rPr>
          <w:lang w:val="en-US" w:eastAsia="x-none"/>
        </w:rPr>
      </w:pPr>
      <w:hyperlink r:id="rId1387" w:history="1">
        <w:r w:rsidR="000B5C49">
          <w:rPr>
            <w:rStyle w:val="Hyperlink"/>
            <w:lang w:val="en-US" w:eastAsia="x-none"/>
          </w:rPr>
          <w:t>R1-2203110</w:t>
        </w:r>
      </w:hyperlink>
      <w:r w:rsidR="007D7F59" w:rsidRPr="003020BC">
        <w:rPr>
          <w:lang w:val="en-US" w:eastAsia="x-none"/>
        </w:rPr>
        <w:tab/>
        <w:t>Rel-17 UE features for RedCap</w:t>
      </w:r>
      <w:r w:rsidR="007D7F59" w:rsidRPr="003020BC">
        <w:rPr>
          <w:lang w:val="en-US" w:eastAsia="x-none"/>
        </w:rPr>
        <w:tab/>
        <w:t>Huawei, HiSilicon</w:t>
      </w:r>
    </w:p>
    <w:p w14:paraId="019B7231" w14:textId="1521D88F" w:rsidR="007D7F59" w:rsidRPr="003020BC" w:rsidRDefault="001B5688" w:rsidP="007D7F59">
      <w:pPr>
        <w:rPr>
          <w:lang w:val="en-US" w:eastAsia="x-none"/>
        </w:rPr>
      </w:pPr>
      <w:hyperlink r:id="rId1388" w:history="1">
        <w:r w:rsidR="000B5C49">
          <w:rPr>
            <w:rStyle w:val="Hyperlink"/>
            <w:lang w:val="en-US" w:eastAsia="x-none"/>
          </w:rPr>
          <w:t>R1-2203116</w:t>
        </w:r>
      </w:hyperlink>
      <w:r w:rsidR="007D7F59" w:rsidRPr="003020BC">
        <w:rPr>
          <w:lang w:val="en-US" w:eastAsia="x-none"/>
        </w:rPr>
        <w:tab/>
        <w:t>UE features for RedCap</w:t>
      </w:r>
      <w:r w:rsidR="007D7F59" w:rsidRPr="003020BC">
        <w:rPr>
          <w:lang w:val="en-US" w:eastAsia="x-none"/>
        </w:rPr>
        <w:tab/>
        <w:t>Ericsson</w:t>
      </w:r>
    </w:p>
    <w:p w14:paraId="437885B0" w14:textId="1CD5A5D6" w:rsidR="007D7F59" w:rsidRPr="003020BC" w:rsidRDefault="001B5688" w:rsidP="007D7F59">
      <w:pPr>
        <w:rPr>
          <w:lang w:val="en-US" w:eastAsia="x-none"/>
        </w:rPr>
      </w:pPr>
      <w:hyperlink r:id="rId1389" w:history="1">
        <w:r w:rsidR="000B5C49">
          <w:rPr>
            <w:rStyle w:val="Hyperlink"/>
            <w:lang w:val="en-US" w:eastAsia="x-none"/>
          </w:rPr>
          <w:t>R1-2203534</w:t>
        </w:r>
      </w:hyperlink>
      <w:r w:rsidR="007D7F59" w:rsidRPr="003020BC">
        <w:rPr>
          <w:lang w:val="en-US" w:eastAsia="x-none"/>
        </w:rPr>
        <w:tab/>
        <w:t>Remaining issues on UE feature for NR REDCAP</w:t>
      </w:r>
      <w:r w:rsidR="007D7F59" w:rsidRPr="003020BC">
        <w:rPr>
          <w:lang w:val="en-US" w:eastAsia="x-none"/>
        </w:rPr>
        <w:tab/>
        <w:t>vivo, Guangdong Genius</w:t>
      </w:r>
    </w:p>
    <w:p w14:paraId="01AD7A26" w14:textId="3A9C698E" w:rsidR="007D7F59" w:rsidRPr="003020BC" w:rsidRDefault="001B5688" w:rsidP="007D7F59">
      <w:pPr>
        <w:rPr>
          <w:lang w:val="en-US" w:eastAsia="x-none"/>
        </w:rPr>
      </w:pPr>
      <w:hyperlink r:id="rId1390" w:history="1">
        <w:r w:rsidR="000B5C49">
          <w:rPr>
            <w:rStyle w:val="Hyperlink"/>
            <w:lang w:val="en-US" w:eastAsia="x-none"/>
          </w:rPr>
          <w:t>R1-2203598</w:t>
        </w:r>
      </w:hyperlink>
      <w:r w:rsidR="007D7F59" w:rsidRPr="003020BC">
        <w:rPr>
          <w:lang w:val="en-US" w:eastAsia="x-none"/>
        </w:rPr>
        <w:tab/>
        <w:t>Discussion on RedCap UE features</w:t>
      </w:r>
      <w:r w:rsidR="007D7F59" w:rsidRPr="003020BC">
        <w:rPr>
          <w:lang w:val="en-US" w:eastAsia="x-none"/>
        </w:rPr>
        <w:tab/>
        <w:t>ZTE, Sanechips</w:t>
      </w:r>
    </w:p>
    <w:p w14:paraId="7733AE23" w14:textId="46C7B132" w:rsidR="007D7F59" w:rsidRPr="003020BC" w:rsidRDefault="001B5688" w:rsidP="007D7F59">
      <w:pPr>
        <w:rPr>
          <w:lang w:val="en-US" w:eastAsia="x-none"/>
        </w:rPr>
      </w:pPr>
      <w:hyperlink r:id="rId1391" w:history="1">
        <w:r w:rsidR="000B5C49">
          <w:rPr>
            <w:rStyle w:val="Hyperlink"/>
            <w:lang w:val="en-US" w:eastAsia="x-none"/>
          </w:rPr>
          <w:t>R1-2203881</w:t>
        </w:r>
      </w:hyperlink>
      <w:r w:rsidR="007D7F59" w:rsidRPr="003020BC">
        <w:rPr>
          <w:lang w:val="en-US" w:eastAsia="x-none"/>
        </w:rPr>
        <w:tab/>
        <w:t>Discussion on UE features for RedCap</w:t>
      </w:r>
      <w:r w:rsidR="007D7F59" w:rsidRPr="003020BC">
        <w:rPr>
          <w:lang w:val="en-US" w:eastAsia="x-none"/>
        </w:rPr>
        <w:tab/>
        <w:t>Samsung</w:t>
      </w:r>
    </w:p>
    <w:p w14:paraId="14AC669C" w14:textId="7BC1482F" w:rsidR="007D7F59" w:rsidRPr="003020BC" w:rsidRDefault="001B5688" w:rsidP="007D7F59">
      <w:pPr>
        <w:rPr>
          <w:lang w:val="en-US" w:eastAsia="x-none"/>
        </w:rPr>
      </w:pPr>
      <w:hyperlink r:id="rId1392" w:history="1">
        <w:r w:rsidR="000B5C49">
          <w:rPr>
            <w:rStyle w:val="Hyperlink"/>
            <w:lang w:val="en-US" w:eastAsia="x-none"/>
          </w:rPr>
          <w:t>R1-2203999</w:t>
        </w:r>
      </w:hyperlink>
      <w:r w:rsidR="007D7F59" w:rsidRPr="003020BC">
        <w:rPr>
          <w:lang w:val="en-US" w:eastAsia="x-none"/>
        </w:rPr>
        <w:tab/>
        <w:t>Rel-17 RedCap UE features</w:t>
      </w:r>
      <w:r w:rsidR="007D7F59" w:rsidRPr="003020BC">
        <w:rPr>
          <w:lang w:val="en-US" w:eastAsia="x-none"/>
        </w:rPr>
        <w:tab/>
        <w:t>OPPO</w:t>
      </w:r>
    </w:p>
    <w:p w14:paraId="34E93CD3" w14:textId="26ECB3EC" w:rsidR="007D7F59" w:rsidRPr="003020BC" w:rsidRDefault="001B5688" w:rsidP="007D7F59">
      <w:pPr>
        <w:rPr>
          <w:lang w:val="en-US" w:eastAsia="x-none"/>
        </w:rPr>
      </w:pPr>
      <w:hyperlink r:id="rId1393" w:history="1">
        <w:r w:rsidR="000B5C49">
          <w:rPr>
            <w:rStyle w:val="Hyperlink"/>
            <w:lang w:val="en-US" w:eastAsia="x-none"/>
          </w:rPr>
          <w:t>R1-2204284</w:t>
        </w:r>
      </w:hyperlink>
      <w:r w:rsidR="007D7F59" w:rsidRPr="003020BC">
        <w:rPr>
          <w:lang w:val="en-US" w:eastAsia="x-none"/>
        </w:rPr>
        <w:tab/>
        <w:t>Discussion on UE features for RedCap</w:t>
      </w:r>
      <w:r w:rsidR="007D7F59" w:rsidRPr="003020BC">
        <w:rPr>
          <w:lang w:val="en-US" w:eastAsia="x-none"/>
        </w:rPr>
        <w:tab/>
        <w:t>CMCC</w:t>
      </w:r>
    </w:p>
    <w:p w14:paraId="72CF2F6F" w14:textId="1FF009E4" w:rsidR="007D7F59" w:rsidRPr="003020BC" w:rsidRDefault="001B5688" w:rsidP="007D7F59">
      <w:pPr>
        <w:rPr>
          <w:lang w:val="en-US" w:eastAsia="x-none"/>
        </w:rPr>
      </w:pPr>
      <w:hyperlink r:id="rId1394" w:history="1">
        <w:r w:rsidR="000B5C49">
          <w:rPr>
            <w:rStyle w:val="Hyperlink"/>
            <w:lang w:val="en-US" w:eastAsia="x-none"/>
          </w:rPr>
          <w:t>R1-2204361</w:t>
        </w:r>
      </w:hyperlink>
      <w:r w:rsidR="007D7F59" w:rsidRPr="003020BC">
        <w:rPr>
          <w:lang w:val="en-US" w:eastAsia="x-none"/>
        </w:rPr>
        <w:tab/>
        <w:t>Discussion on UE features for RedCap</w:t>
      </w:r>
      <w:r w:rsidR="007D7F59" w:rsidRPr="003020BC">
        <w:rPr>
          <w:lang w:val="en-US" w:eastAsia="x-none"/>
        </w:rPr>
        <w:tab/>
        <w:t>NTT DOCOMO, INC.</w:t>
      </w:r>
    </w:p>
    <w:p w14:paraId="04DA1E9B" w14:textId="4CC194E7" w:rsidR="007D7F59" w:rsidRPr="003020BC" w:rsidRDefault="001B5688" w:rsidP="007D7F59">
      <w:pPr>
        <w:rPr>
          <w:lang w:val="en-US" w:eastAsia="x-none"/>
        </w:rPr>
      </w:pPr>
      <w:hyperlink r:id="rId1395" w:history="1">
        <w:r w:rsidR="000B5C49">
          <w:rPr>
            <w:rStyle w:val="Hyperlink"/>
            <w:lang w:val="en-US" w:eastAsia="x-none"/>
          </w:rPr>
          <w:t>R1-2204436</w:t>
        </w:r>
      </w:hyperlink>
      <w:r w:rsidR="007D7F59" w:rsidRPr="003020BC">
        <w:rPr>
          <w:lang w:val="en-US" w:eastAsia="x-none"/>
        </w:rPr>
        <w:tab/>
        <w:t>Discussion on UE feature for RedCap</w:t>
      </w:r>
      <w:r w:rsidR="007D7F59" w:rsidRPr="003020BC">
        <w:rPr>
          <w:lang w:val="en-US" w:eastAsia="x-none"/>
        </w:rPr>
        <w:tab/>
        <w:t>NEC</w:t>
      </w:r>
    </w:p>
    <w:p w14:paraId="3ED4D8F4" w14:textId="61BAFB08" w:rsidR="007D7F59" w:rsidRPr="003020BC" w:rsidRDefault="001B5688" w:rsidP="007D7F59">
      <w:pPr>
        <w:rPr>
          <w:lang w:val="en-US" w:eastAsia="x-none"/>
        </w:rPr>
      </w:pPr>
      <w:hyperlink r:id="rId1396" w:history="1">
        <w:r w:rsidR="000B5C49">
          <w:rPr>
            <w:rStyle w:val="Hyperlink"/>
            <w:lang w:val="en-US" w:eastAsia="x-none"/>
          </w:rPr>
          <w:t>R1-2204591</w:t>
        </w:r>
      </w:hyperlink>
      <w:r w:rsidR="007D7F59" w:rsidRPr="003020BC">
        <w:rPr>
          <w:lang w:val="en-US" w:eastAsia="x-none"/>
        </w:rPr>
        <w:tab/>
        <w:t>On UE features for REDCAP</w:t>
      </w:r>
      <w:r w:rsidR="007D7F59" w:rsidRPr="003020BC">
        <w:rPr>
          <w:lang w:val="en-US" w:eastAsia="x-none"/>
        </w:rPr>
        <w:tab/>
        <w:t>Nokia, Nokia Shanghai Bell</w:t>
      </w:r>
    </w:p>
    <w:p w14:paraId="0693EEC6" w14:textId="019F715C" w:rsidR="007D7F59" w:rsidRPr="003020BC" w:rsidRDefault="001B5688" w:rsidP="007D7F59">
      <w:pPr>
        <w:rPr>
          <w:lang w:val="en-US" w:eastAsia="x-none"/>
        </w:rPr>
      </w:pPr>
      <w:hyperlink r:id="rId1397" w:history="1">
        <w:r w:rsidR="000B5C49">
          <w:rPr>
            <w:rStyle w:val="Hyperlink"/>
            <w:lang w:val="en-US" w:eastAsia="x-none"/>
          </w:rPr>
          <w:t>R1-2204712</w:t>
        </w:r>
      </w:hyperlink>
      <w:r w:rsidR="007D7F59" w:rsidRPr="003020BC">
        <w:rPr>
          <w:lang w:val="en-US" w:eastAsia="x-none"/>
        </w:rPr>
        <w:tab/>
        <w:t>UE features for RedCap</w:t>
      </w:r>
      <w:r w:rsidR="007D7F59" w:rsidRPr="003020BC">
        <w:rPr>
          <w:lang w:val="en-US" w:eastAsia="x-none"/>
        </w:rPr>
        <w:tab/>
        <w:t>MediaTek Inc.</w:t>
      </w:r>
    </w:p>
    <w:p w14:paraId="743BC525" w14:textId="17E228D6" w:rsidR="007D7F59" w:rsidRPr="003020BC" w:rsidRDefault="001B5688" w:rsidP="007D7F59">
      <w:pPr>
        <w:rPr>
          <w:lang w:val="en-US" w:eastAsia="x-none"/>
        </w:rPr>
      </w:pPr>
      <w:hyperlink r:id="rId1398" w:history="1">
        <w:r w:rsidR="000B5C49">
          <w:rPr>
            <w:rStyle w:val="Hyperlink"/>
            <w:lang w:val="en-US" w:eastAsia="x-none"/>
          </w:rPr>
          <w:t>R1-2204781</w:t>
        </w:r>
      </w:hyperlink>
      <w:r w:rsidR="007D7F59" w:rsidRPr="003020BC">
        <w:rPr>
          <w:lang w:val="en-US" w:eastAsia="x-none"/>
        </w:rPr>
        <w:tab/>
        <w:t>On Rel-17 UE features for RedCap</w:t>
      </w:r>
      <w:r w:rsidR="007D7F59" w:rsidRPr="003020BC">
        <w:rPr>
          <w:lang w:val="en-US" w:eastAsia="x-none"/>
        </w:rPr>
        <w:tab/>
        <w:t>Intel Corporation</w:t>
      </w:r>
    </w:p>
    <w:p w14:paraId="34070485" w14:textId="51310FDD" w:rsidR="007D7F59" w:rsidRDefault="001B5688" w:rsidP="007D7F59">
      <w:pPr>
        <w:rPr>
          <w:lang w:val="en-US" w:eastAsia="x-none"/>
        </w:rPr>
      </w:pPr>
      <w:hyperlink r:id="rId1399" w:history="1">
        <w:r w:rsidR="000B5C49">
          <w:rPr>
            <w:rStyle w:val="Hyperlink"/>
            <w:lang w:val="en-US" w:eastAsia="x-none"/>
          </w:rPr>
          <w:t>R1-2205003</w:t>
        </w:r>
      </w:hyperlink>
      <w:r w:rsidR="007D7F59" w:rsidRPr="003020BC">
        <w:rPr>
          <w:lang w:val="en-US" w:eastAsia="x-none"/>
        </w:rPr>
        <w:tab/>
        <w:t>UE features for RedCap</w:t>
      </w:r>
      <w:r w:rsidR="007D7F59" w:rsidRPr="003020BC">
        <w:rPr>
          <w:lang w:val="en-US" w:eastAsia="x-none"/>
        </w:rPr>
        <w:tab/>
        <w:t>Qualcomm Incorporated</w:t>
      </w:r>
    </w:p>
    <w:p w14:paraId="29C37C81" w14:textId="4B8C3B74" w:rsidR="004C2AA4" w:rsidRDefault="004C2AA4" w:rsidP="007D7F59">
      <w:pPr>
        <w:rPr>
          <w:lang w:val="en-US" w:eastAsia="x-none"/>
        </w:rPr>
      </w:pPr>
    </w:p>
    <w:p w14:paraId="40CB9B60" w14:textId="77777777" w:rsidR="004C2AA4" w:rsidRDefault="004C2AA4" w:rsidP="004C2AA4">
      <w:pPr>
        <w:rPr>
          <w:lang w:val="en-US"/>
        </w:rPr>
      </w:pPr>
      <w:r w:rsidRPr="003020BC">
        <w:rPr>
          <w:lang w:eastAsia="x-none"/>
        </w:rPr>
        <w:lastRenderedPageBreak/>
        <w:t xml:space="preserve">[109-e-R17-UE-features-RedCap-01] </w:t>
      </w:r>
      <w:r w:rsidRPr="003020BC">
        <w:rPr>
          <w:lang w:val="en-US"/>
        </w:rPr>
        <w:t>– Shinya (</w:t>
      </w:r>
      <w:r>
        <w:rPr>
          <w:lang w:val="en-US"/>
        </w:rPr>
        <w:t xml:space="preserve">NTT </w:t>
      </w:r>
      <w:r w:rsidRPr="003020BC">
        <w:rPr>
          <w:lang w:val="en-US"/>
        </w:rPr>
        <w:t>DOCOMO)</w:t>
      </w:r>
    </w:p>
    <w:p w14:paraId="0C371158" w14:textId="432014D2" w:rsidR="004C2AA4" w:rsidRPr="003020BC" w:rsidRDefault="004C2AA4" w:rsidP="004C2AA4">
      <w:pPr>
        <w:rPr>
          <w:lang w:val="en-US" w:eastAsia="x-none"/>
        </w:rPr>
      </w:pPr>
      <w:r w:rsidRPr="003020BC">
        <w:rPr>
          <w:lang w:eastAsia="x-none"/>
        </w:rPr>
        <w:t>Email discussion on UE features for RedCap</w:t>
      </w:r>
    </w:p>
    <w:p w14:paraId="37A11AB6" w14:textId="77777777" w:rsidR="004C2AA4" w:rsidRPr="003020BC" w:rsidRDefault="004C2AA4" w:rsidP="004C2AA4">
      <w:pPr>
        <w:numPr>
          <w:ilvl w:val="0"/>
          <w:numId w:val="65"/>
        </w:numPr>
        <w:rPr>
          <w:lang w:eastAsia="x-none"/>
        </w:rPr>
      </w:pPr>
      <w:r w:rsidRPr="003020BC">
        <w:rPr>
          <w:rFonts w:hint="eastAsia"/>
          <w:lang w:eastAsia="x-none"/>
        </w:rPr>
        <w:t>1</w:t>
      </w:r>
      <w:r w:rsidRPr="003020BC">
        <w:rPr>
          <w:rFonts w:hint="eastAsia"/>
          <w:vertAlign w:val="superscript"/>
          <w:lang w:eastAsia="x-none"/>
        </w:rPr>
        <w:t>st</w:t>
      </w:r>
      <w:r w:rsidRPr="003020BC">
        <w:rPr>
          <w:rFonts w:hint="eastAsia"/>
          <w:lang w:eastAsia="x-none"/>
        </w:rPr>
        <w:t xml:space="preserve"> check point</w:t>
      </w:r>
      <w:r w:rsidRPr="003020BC">
        <w:rPr>
          <w:lang w:eastAsia="x-none"/>
        </w:rPr>
        <w:t xml:space="preserve"> for LS to RAN2</w:t>
      </w:r>
      <w:r w:rsidRPr="003020BC">
        <w:rPr>
          <w:rFonts w:hint="eastAsia"/>
          <w:lang w:eastAsia="x-none"/>
        </w:rPr>
        <w:t xml:space="preserve">: </w:t>
      </w:r>
      <w:r w:rsidRPr="003020BC">
        <w:t>May 13</w:t>
      </w:r>
    </w:p>
    <w:p w14:paraId="3A8A855E" w14:textId="77777777" w:rsidR="004C2AA4" w:rsidRPr="003020BC" w:rsidRDefault="004C2AA4" w:rsidP="004C2AA4">
      <w:pPr>
        <w:numPr>
          <w:ilvl w:val="0"/>
          <w:numId w:val="65"/>
        </w:numPr>
        <w:rPr>
          <w:lang w:eastAsia="x-none"/>
        </w:rPr>
      </w:pPr>
      <w:r w:rsidRPr="003020BC">
        <w:rPr>
          <w:lang w:eastAsia="x-none"/>
        </w:rPr>
        <w:t>Final</w:t>
      </w:r>
      <w:r w:rsidRPr="003020BC">
        <w:rPr>
          <w:rFonts w:hint="eastAsia"/>
          <w:lang w:eastAsia="x-none"/>
        </w:rPr>
        <w:t xml:space="preserve"> check point</w:t>
      </w:r>
      <w:r w:rsidRPr="003020BC">
        <w:rPr>
          <w:lang w:eastAsia="x-none"/>
        </w:rPr>
        <w:t xml:space="preserve"> for any remaining issues</w:t>
      </w:r>
      <w:r w:rsidRPr="003020BC">
        <w:rPr>
          <w:rFonts w:hint="eastAsia"/>
          <w:lang w:eastAsia="x-none"/>
        </w:rPr>
        <w:t xml:space="preserve">: </w:t>
      </w:r>
      <w:r w:rsidRPr="003020BC">
        <w:t>May 20</w:t>
      </w:r>
    </w:p>
    <w:p w14:paraId="697C6DFE" w14:textId="47907E1E" w:rsidR="004C2AA4" w:rsidRPr="004C2AA4" w:rsidRDefault="001B5688" w:rsidP="004C2AA4">
      <w:pPr>
        <w:rPr>
          <w:b/>
          <w:bCs/>
          <w:lang w:val="en-US" w:eastAsia="x-none"/>
        </w:rPr>
      </w:pPr>
      <w:hyperlink r:id="rId1400" w:history="1">
        <w:r w:rsidR="000B5C49">
          <w:rPr>
            <w:rStyle w:val="Hyperlink"/>
            <w:b/>
            <w:bCs/>
            <w:lang w:val="en-US" w:eastAsia="x-none"/>
          </w:rPr>
          <w:t>R1-2204404</w:t>
        </w:r>
      </w:hyperlink>
      <w:r w:rsidR="004C2AA4" w:rsidRPr="004C2AA4">
        <w:rPr>
          <w:b/>
          <w:bCs/>
          <w:lang w:val="en-US" w:eastAsia="x-none"/>
        </w:rPr>
        <w:tab/>
        <w:t>Summary on UE features for REDCAP</w:t>
      </w:r>
      <w:r w:rsidR="004C2AA4" w:rsidRPr="004C2AA4">
        <w:rPr>
          <w:b/>
          <w:bCs/>
          <w:lang w:val="en-US" w:eastAsia="x-none"/>
        </w:rPr>
        <w:tab/>
        <w:t>Moderator (NTT DOCOMO, INC.)</w:t>
      </w:r>
    </w:p>
    <w:p w14:paraId="5DD19BC5" w14:textId="798D59AE" w:rsidR="004C2AA4" w:rsidRPr="004C2AA4" w:rsidRDefault="004C2AA4" w:rsidP="007D7F59">
      <w:pPr>
        <w:rPr>
          <w:lang w:eastAsia="x-none"/>
        </w:rPr>
      </w:pPr>
      <w:r w:rsidRPr="006104D7">
        <w:rPr>
          <w:b/>
          <w:bCs/>
          <w:lang w:val="en-US" w:eastAsia="x-none"/>
        </w:rPr>
        <w:t>Decision:</w:t>
      </w:r>
      <w:r>
        <w:rPr>
          <w:lang w:val="en-US" w:eastAsia="x-none"/>
        </w:rPr>
        <w:t xml:space="preserve"> </w:t>
      </w:r>
      <w:r w:rsidRPr="00067AE9">
        <w:rPr>
          <w:lang w:eastAsia="x-none"/>
        </w:rPr>
        <w:t xml:space="preserve">All </w:t>
      </w:r>
      <w:r w:rsidRPr="006104D7">
        <w:rPr>
          <w:highlight w:val="green"/>
          <w:lang w:eastAsia="x-none"/>
        </w:rPr>
        <w:t xml:space="preserve">agreements under this agenda item are captured in Section </w:t>
      </w:r>
      <w:r>
        <w:rPr>
          <w:highlight w:val="green"/>
          <w:lang w:eastAsia="x-none"/>
        </w:rPr>
        <w:t xml:space="preserve">5 </w:t>
      </w:r>
      <w:r w:rsidRPr="006104D7">
        <w:rPr>
          <w:highlight w:val="green"/>
          <w:lang w:eastAsia="x-none"/>
        </w:rPr>
        <w:t xml:space="preserve">of </w:t>
      </w:r>
      <w:hyperlink r:id="rId1401" w:history="1">
        <w:r w:rsidR="000B5C49">
          <w:rPr>
            <w:rStyle w:val="Hyperlink"/>
            <w:highlight w:val="green"/>
            <w:lang w:eastAsia="x-none"/>
          </w:rPr>
          <w:t>R1-2204404</w:t>
        </w:r>
      </w:hyperlink>
      <w:r>
        <w:rPr>
          <w:lang w:eastAsia="x-none"/>
        </w:rPr>
        <w:t>.</w:t>
      </w:r>
    </w:p>
    <w:p w14:paraId="0C452156" w14:textId="77777777" w:rsidR="007D7F59" w:rsidRPr="003020BC" w:rsidRDefault="007D7F59" w:rsidP="004C2AA4">
      <w:pPr>
        <w:pStyle w:val="Heading3"/>
      </w:pPr>
      <w:bookmarkStart w:id="219" w:name="_Toc101357021"/>
      <w:bookmarkStart w:id="220" w:name="_Toc105521359"/>
      <w:r w:rsidRPr="003020BC">
        <w:rPr>
          <w:lang w:val="en-US"/>
        </w:rPr>
        <w:t xml:space="preserve">UE features for </w:t>
      </w:r>
      <w:r w:rsidRPr="003020BC">
        <w:t>UE power saving enhancements</w:t>
      </w:r>
      <w:bookmarkEnd w:id="219"/>
      <w:bookmarkEnd w:id="220"/>
    </w:p>
    <w:p w14:paraId="5DD07588" w14:textId="264F145A" w:rsidR="007D7F59" w:rsidRPr="003020BC" w:rsidRDefault="001B5688" w:rsidP="007D7F59">
      <w:pPr>
        <w:rPr>
          <w:lang w:eastAsia="x-none"/>
        </w:rPr>
      </w:pPr>
      <w:hyperlink r:id="rId1402" w:history="1">
        <w:r w:rsidR="000B5C49">
          <w:rPr>
            <w:rStyle w:val="Hyperlink"/>
            <w:lang w:eastAsia="x-none"/>
          </w:rPr>
          <w:t>R1-2203087</w:t>
        </w:r>
      </w:hyperlink>
      <w:r w:rsidR="007D7F59" w:rsidRPr="003020BC">
        <w:rPr>
          <w:lang w:eastAsia="x-none"/>
        </w:rPr>
        <w:tab/>
        <w:t>Rel-17 UE features for UE power saving enhancements</w:t>
      </w:r>
      <w:r w:rsidR="007D7F59" w:rsidRPr="003020BC">
        <w:rPr>
          <w:lang w:eastAsia="x-none"/>
        </w:rPr>
        <w:tab/>
        <w:t>Huawei, HiSilicon</w:t>
      </w:r>
    </w:p>
    <w:p w14:paraId="2139C7DD" w14:textId="06BF691D" w:rsidR="007D7F59" w:rsidRPr="003020BC" w:rsidRDefault="001B5688" w:rsidP="007D7F59">
      <w:pPr>
        <w:rPr>
          <w:lang w:eastAsia="x-none"/>
        </w:rPr>
      </w:pPr>
      <w:hyperlink r:id="rId1403" w:history="1">
        <w:r w:rsidR="000B5C49">
          <w:rPr>
            <w:rStyle w:val="Hyperlink"/>
            <w:lang w:eastAsia="x-none"/>
          </w:rPr>
          <w:t>R1-2203480</w:t>
        </w:r>
      </w:hyperlink>
      <w:r w:rsidR="007D7F59" w:rsidRPr="003020BC">
        <w:rPr>
          <w:lang w:eastAsia="x-none"/>
        </w:rPr>
        <w:tab/>
        <w:t>Discussion on UE feature of UE Power saving enhancements for NR</w:t>
      </w:r>
      <w:r w:rsidR="007D7F59" w:rsidRPr="003020BC">
        <w:rPr>
          <w:lang w:eastAsia="x-none"/>
        </w:rPr>
        <w:tab/>
        <w:t>CATT</w:t>
      </w:r>
    </w:p>
    <w:p w14:paraId="40B51A83" w14:textId="239129C4" w:rsidR="007D7F59" w:rsidRPr="003020BC" w:rsidRDefault="001B5688" w:rsidP="007D7F59">
      <w:pPr>
        <w:rPr>
          <w:lang w:eastAsia="x-none"/>
        </w:rPr>
      </w:pPr>
      <w:hyperlink r:id="rId1404" w:history="1">
        <w:r w:rsidR="000B5C49">
          <w:rPr>
            <w:rStyle w:val="Hyperlink"/>
            <w:lang w:eastAsia="x-none"/>
          </w:rPr>
          <w:t>R1-2203535</w:t>
        </w:r>
      </w:hyperlink>
      <w:r w:rsidR="007D7F59" w:rsidRPr="003020BC">
        <w:rPr>
          <w:lang w:eastAsia="x-none"/>
        </w:rPr>
        <w:tab/>
        <w:t>Discussion on UE features for UE power saving enhancements</w:t>
      </w:r>
      <w:r w:rsidR="007D7F59" w:rsidRPr="003020BC">
        <w:rPr>
          <w:lang w:eastAsia="x-none"/>
        </w:rPr>
        <w:tab/>
        <w:t>vivo</w:t>
      </w:r>
    </w:p>
    <w:p w14:paraId="7EC6FA63" w14:textId="2278A83D" w:rsidR="007D7F59" w:rsidRPr="003020BC" w:rsidRDefault="001B5688" w:rsidP="007D7F59">
      <w:pPr>
        <w:rPr>
          <w:lang w:eastAsia="x-none"/>
        </w:rPr>
      </w:pPr>
      <w:hyperlink r:id="rId1405" w:history="1">
        <w:r w:rsidR="000B5C49">
          <w:rPr>
            <w:rStyle w:val="Hyperlink"/>
            <w:lang w:eastAsia="x-none"/>
          </w:rPr>
          <w:t>R1-2203599</w:t>
        </w:r>
      </w:hyperlink>
      <w:r w:rsidR="007D7F59" w:rsidRPr="003020BC">
        <w:rPr>
          <w:lang w:eastAsia="x-none"/>
        </w:rPr>
        <w:tab/>
        <w:t>Remaining issues of UE feature for UE power saving enhancements</w:t>
      </w:r>
      <w:r w:rsidR="007D7F59" w:rsidRPr="003020BC">
        <w:rPr>
          <w:lang w:eastAsia="x-none"/>
        </w:rPr>
        <w:tab/>
        <w:t>ZTE, Sanechips</w:t>
      </w:r>
    </w:p>
    <w:p w14:paraId="3280B043" w14:textId="03914923" w:rsidR="007D7F59" w:rsidRPr="003020BC" w:rsidRDefault="001B5688" w:rsidP="007D7F59">
      <w:pPr>
        <w:rPr>
          <w:lang w:eastAsia="x-none"/>
        </w:rPr>
      </w:pPr>
      <w:hyperlink r:id="rId1406" w:history="1">
        <w:r w:rsidR="000B5C49">
          <w:rPr>
            <w:rStyle w:val="Hyperlink"/>
            <w:lang w:eastAsia="x-none"/>
          </w:rPr>
          <w:t>R1-2203882</w:t>
        </w:r>
      </w:hyperlink>
      <w:r w:rsidR="007D7F59" w:rsidRPr="003020BC">
        <w:rPr>
          <w:lang w:eastAsia="x-none"/>
        </w:rPr>
        <w:tab/>
        <w:t>UE features for UE power saving enhancements</w:t>
      </w:r>
      <w:r w:rsidR="007D7F59" w:rsidRPr="003020BC">
        <w:rPr>
          <w:lang w:eastAsia="x-none"/>
        </w:rPr>
        <w:tab/>
        <w:t>Samsung</w:t>
      </w:r>
    </w:p>
    <w:p w14:paraId="0DF6BD67" w14:textId="5AD25E6A" w:rsidR="007D7F59" w:rsidRPr="003020BC" w:rsidRDefault="001B5688" w:rsidP="007D7F59">
      <w:pPr>
        <w:rPr>
          <w:lang w:eastAsia="x-none"/>
        </w:rPr>
      </w:pPr>
      <w:hyperlink r:id="rId1407" w:history="1">
        <w:r w:rsidR="000B5C49">
          <w:rPr>
            <w:rStyle w:val="Hyperlink"/>
            <w:lang w:eastAsia="x-none"/>
          </w:rPr>
          <w:t>R1-2203997</w:t>
        </w:r>
      </w:hyperlink>
      <w:r w:rsidR="007D7F59" w:rsidRPr="003020BC">
        <w:rPr>
          <w:lang w:eastAsia="x-none"/>
        </w:rPr>
        <w:tab/>
        <w:t>Rel-17 UE Power Saving features</w:t>
      </w:r>
      <w:r w:rsidR="007D7F59" w:rsidRPr="003020BC">
        <w:rPr>
          <w:lang w:eastAsia="x-none"/>
        </w:rPr>
        <w:tab/>
        <w:t>OPPO</w:t>
      </w:r>
    </w:p>
    <w:p w14:paraId="4DCCE1B3" w14:textId="397A5598" w:rsidR="007D7F59" w:rsidRPr="003020BC" w:rsidRDefault="001B5688" w:rsidP="007D7F59">
      <w:pPr>
        <w:rPr>
          <w:lang w:eastAsia="x-none"/>
        </w:rPr>
      </w:pPr>
      <w:hyperlink r:id="rId1408" w:history="1">
        <w:r w:rsidR="000B5C49">
          <w:rPr>
            <w:rStyle w:val="Hyperlink"/>
            <w:lang w:eastAsia="x-none"/>
          </w:rPr>
          <w:t>R1-2204222</w:t>
        </w:r>
      </w:hyperlink>
      <w:r w:rsidR="007D7F59" w:rsidRPr="003020BC">
        <w:rPr>
          <w:lang w:eastAsia="x-none"/>
        </w:rPr>
        <w:tab/>
        <w:t>Views on UE features for Rel-17 UE power saving</w:t>
      </w:r>
      <w:r w:rsidR="007D7F59" w:rsidRPr="003020BC">
        <w:rPr>
          <w:lang w:eastAsia="x-none"/>
        </w:rPr>
        <w:tab/>
        <w:t>Apple</w:t>
      </w:r>
    </w:p>
    <w:p w14:paraId="47FB5C3B" w14:textId="6D25A91D" w:rsidR="007D7F59" w:rsidRPr="003020BC" w:rsidRDefault="001B5688" w:rsidP="007D7F59">
      <w:pPr>
        <w:rPr>
          <w:lang w:eastAsia="x-none"/>
        </w:rPr>
      </w:pPr>
      <w:hyperlink r:id="rId1409" w:history="1">
        <w:r w:rsidR="000B5C49">
          <w:rPr>
            <w:rStyle w:val="Hyperlink"/>
            <w:lang w:eastAsia="x-none"/>
          </w:rPr>
          <w:t>R1-2204362</w:t>
        </w:r>
      </w:hyperlink>
      <w:r w:rsidR="007D7F59" w:rsidRPr="003020BC">
        <w:rPr>
          <w:lang w:eastAsia="x-none"/>
        </w:rPr>
        <w:tab/>
        <w:t>Discussion on Rel-17 UE features for UE power saving</w:t>
      </w:r>
      <w:r w:rsidR="007D7F59" w:rsidRPr="003020BC">
        <w:rPr>
          <w:lang w:eastAsia="x-none"/>
        </w:rPr>
        <w:tab/>
        <w:t>NTT DOCOMO, INC.</w:t>
      </w:r>
    </w:p>
    <w:p w14:paraId="63F64A13" w14:textId="3D4F98FC" w:rsidR="007D7F59" w:rsidRPr="003020BC" w:rsidRDefault="001B5688" w:rsidP="007D7F59">
      <w:pPr>
        <w:rPr>
          <w:lang w:eastAsia="x-none"/>
        </w:rPr>
      </w:pPr>
      <w:hyperlink r:id="rId1410" w:history="1">
        <w:r w:rsidR="000B5C49">
          <w:rPr>
            <w:rStyle w:val="Hyperlink"/>
            <w:lang w:eastAsia="x-none"/>
          </w:rPr>
          <w:t>R1-2204592</w:t>
        </w:r>
      </w:hyperlink>
      <w:r w:rsidR="007D7F59" w:rsidRPr="003020BC">
        <w:rPr>
          <w:lang w:eastAsia="x-none"/>
        </w:rPr>
        <w:tab/>
        <w:t>On UE features for UE power saving enhancements</w:t>
      </w:r>
      <w:r w:rsidR="007D7F59" w:rsidRPr="003020BC">
        <w:rPr>
          <w:lang w:eastAsia="x-none"/>
        </w:rPr>
        <w:tab/>
        <w:t>Nokia, Nokia Shanghai Bell</w:t>
      </w:r>
    </w:p>
    <w:p w14:paraId="7A84B808" w14:textId="1A39B7D8" w:rsidR="007D7F59" w:rsidRPr="003020BC" w:rsidRDefault="001B5688" w:rsidP="007D7F59">
      <w:pPr>
        <w:rPr>
          <w:lang w:eastAsia="x-none"/>
        </w:rPr>
      </w:pPr>
      <w:hyperlink r:id="rId1411" w:history="1">
        <w:r w:rsidR="000B5C49">
          <w:rPr>
            <w:rStyle w:val="Hyperlink"/>
            <w:lang w:eastAsia="x-none"/>
          </w:rPr>
          <w:t>R1-2204695</w:t>
        </w:r>
      </w:hyperlink>
      <w:r w:rsidR="007D7F59" w:rsidRPr="003020BC">
        <w:rPr>
          <w:lang w:eastAsia="x-none"/>
        </w:rPr>
        <w:tab/>
        <w:t>On UE features for UE power saving enhancements</w:t>
      </w:r>
      <w:r w:rsidR="007D7F59" w:rsidRPr="003020BC">
        <w:rPr>
          <w:lang w:eastAsia="x-none"/>
        </w:rPr>
        <w:tab/>
        <w:t>MediaTek Inc.</w:t>
      </w:r>
    </w:p>
    <w:p w14:paraId="5094F1C8" w14:textId="17D5D33D" w:rsidR="007D7F59" w:rsidRPr="003020BC" w:rsidRDefault="001B5688" w:rsidP="007D7F59">
      <w:pPr>
        <w:rPr>
          <w:lang w:eastAsia="x-none"/>
        </w:rPr>
      </w:pPr>
      <w:hyperlink r:id="rId1412" w:history="1">
        <w:r w:rsidR="000B5C49">
          <w:rPr>
            <w:rStyle w:val="Hyperlink"/>
            <w:lang w:eastAsia="x-none"/>
          </w:rPr>
          <w:t>R1-2204782</w:t>
        </w:r>
      </w:hyperlink>
      <w:r w:rsidR="007D7F59" w:rsidRPr="003020BC">
        <w:rPr>
          <w:lang w:eastAsia="x-none"/>
        </w:rPr>
        <w:tab/>
        <w:t>Discussion on UE features for UE power saving</w:t>
      </w:r>
      <w:r w:rsidR="007D7F59" w:rsidRPr="003020BC">
        <w:rPr>
          <w:lang w:eastAsia="x-none"/>
        </w:rPr>
        <w:tab/>
        <w:t>Intel Corporation</w:t>
      </w:r>
    </w:p>
    <w:p w14:paraId="7D0C6EA1" w14:textId="6E696E0C" w:rsidR="007D7F59" w:rsidRPr="003020BC" w:rsidRDefault="001B5688" w:rsidP="007D7F59">
      <w:pPr>
        <w:rPr>
          <w:lang w:eastAsia="x-none"/>
        </w:rPr>
      </w:pPr>
      <w:hyperlink r:id="rId1413" w:history="1">
        <w:r w:rsidR="000B5C49">
          <w:rPr>
            <w:rStyle w:val="Hyperlink"/>
            <w:lang w:eastAsia="x-none"/>
          </w:rPr>
          <w:t>R1-2204963</w:t>
        </w:r>
      </w:hyperlink>
      <w:r w:rsidR="007D7F59" w:rsidRPr="003020BC">
        <w:rPr>
          <w:lang w:eastAsia="x-none"/>
        </w:rPr>
        <w:tab/>
        <w:t>UE features for UE PS</w:t>
      </w:r>
      <w:r w:rsidR="007D7F59" w:rsidRPr="003020BC">
        <w:rPr>
          <w:lang w:eastAsia="x-none"/>
        </w:rPr>
        <w:tab/>
        <w:t>Ericsson</w:t>
      </w:r>
    </w:p>
    <w:p w14:paraId="60FD02AF" w14:textId="673BAC72" w:rsidR="007D7F59" w:rsidRDefault="001B5688" w:rsidP="007D7F59">
      <w:pPr>
        <w:rPr>
          <w:lang w:eastAsia="x-none"/>
        </w:rPr>
      </w:pPr>
      <w:hyperlink r:id="rId1414" w:history="1">
        <w:r w:rsidR="000B5C49">
          <w:rPr>
            <w:rStyle w:val="Hyperlink"/>
            <w:lang w:eastAsia="x-none"/>
          </w:rPr>
          <w:t>R1-2205004</w:t>
        </w:r>
      </w:hyperlink>
      <w:r w:rsidR="007D7F59" w:rsidRPr="003020BC">
        <w:rPr>
          <w:lang w:eastAsia="x-none"/>
        </w:rPr>
        <w:tab/>
        <w:t>UE features for UE power saving enhancements</w:t>
      </w:r>
      <w:r w:rsidR="007D7F59" w:rsidRPr="003020BC">
        <w:rPr>
          <w:lang w:eastAsia="x-none"/>
        </w:rPr>
        <w:tab/>
        <w:t>Qualcomm Incorporated</w:t>
      </w:r>
    </w:p>
    <w:p w14:paraId="5DC0F5BB" w14:textId="4E9FDD07" w:rsidR="004C2AA4" w:rsidRDefault="004C2AA4" w:rsidP="007D7F59">
      <w:pPr>
        <w:rPr>
          <w:lang w:eastAsia="x-none"/>
        </w:rPr>
      </w:pPr>
    </w:p>
    <w:p w14:paraId="2150FBF8" w14:textId="77777777" w:rsidR="004C2AA4" w:rsidRDefault="004C2AA4" w:rsidP="004C2AA4">
      <w:pPr>
        <w:rPr>
          <w:lang w:val="en-US"/>
        </w:rPr>
      </w:pPr>
      <w:r w:rsidRPr="003020BC">
        <w:rPr>
          <w:lang w:eastAsia="x-none"/>
        </w:rPr>
        <w:t xml:space="preserve">[109-e-R17-UE-features-PowSav-01] </w:t>
      </w:r>
      <w:r w:rsidRPr="003020BC">
        <w:rPr>
          <w:lang w:val="en-US"/>
        </w:rPr>
        <w:t>– Shinya (</w:t>
      </w:r>
      <w:r>
        <w:rPr>
          <w:lang w:val="en-US"/>
        </w:rPr>
        <w:t xml:space="preserve">NTT </w:t>
      </w:r>
      <w:r w:rsidRPr="003020BC">
        <w:rPr>
          <w:lang w:val="en-US"/>
        </w:rPr>
        <w:t>DOCOMO)</w:t>
      </w:r>
    </w:p>
    <w:p w14:paraId="64A069E5" w14:textId="0C9DEB1A" w:rsidR="004C2AA4" w:rsidRPr="003020BC" w:rsidRDefault="004C2AA4" w:rsidP="004C2AA4">
      <w:pPr>
        <w:rPr>
          <w:lang w:val="en-US" w:eastAsia="x-none"/>
        </w:rPr>
      </w:pPr>
      <w:r w:rsidRPr="003020BC">
        <w:rPr>
          <w:lang w:eastAsia="x-none"/>
        </w:rPr>
        <w:t>Email discussion on UE features for UE power savings enhancements</w:t>
      </w:r>
    </w:p>
    <w:p w14:paraId="790B62FC" w14:textId="77777777" w:rsidR="004C2AA4" w:rsidRPr="003020BC" w:rsidRDefault="004C2AA4" w:rsidP="004C2AA4">
      <w:pPr>
        <w:numPr>
          <w:ilvl w:val="0"/>
          <w:numId w:val="65"/>
        </w:numPr>
        <w:rPr>
          <w:lang w:eastAsia="x-none"/>
        </w:rPr>
      </w:pPr>
      <w:r w:rsidRPr="003020BC">
        <w:rPr>
          <w:rFonts w:hint="eastAsia"/>
          <w:lang w:eastAsia="x-none"/>
        </w:rPr>
        <w:t>1</w:t>
      </w:r>
      <w:r w:rsidRPr="003020BC">
        <w:rPr>
          <w:rFonts w:hint="eastAsia"/>
          <w:vertAlign w:val="superscript"/>
          <w:lang w:eastAsia="x-none"/>
        </w:rPr>
        <w:t>st</w:t>
      </w:r>
      <w:r w:rsidRPr="003020BC">
        <w:rPr>
          <w:rFonts w:hint="eastAsia"/>
          <w:lang w:eastAsia="x-none"/>
        </w:rPr>
        <w:t xml:space="preserve"> check point</w:t>
      </w:r>
      <w:r w:rsidRPr="003020BC">
        <w:rPr>
          <w:lang w:eastAsia="x-none"/>
        </w:rPr>
        <w:t xml:space="preserve"> for LS to RAN2</w:t>
      </w:r>
      <w:r w:rsidRPr="003020BC">
        <w:rPr>
          <w:rFonts w:hint="eastAsia"/>
          <w:lang w:eastAsia="x-none"/>
        </w:rPr>
        <w:t xml:space="preserve">: </w:t>
      </w:r>
      <w:r w:rsidRPr="003020BC">
        <w:t>May 13</w:t>
      </w:r>
    </w:p>
    <w:p w14:paraId="44E153DC" w14:textId="77777777" w:rsidR="004C2AA4" w:rsidRPr="003020BC" w:rsidRDefault="004C2AA4" w:rsidP="004C2AA4">
      <w:pPr>
        <w:numPr>
          <w:ilvl w:val="0"/>
          <w:numId w:val="65"/>
        </w:numPr>
        <w:rPr>
          <w:lang w:eastAsia="x-none"/>
        </w:rPr>
      </w:pPr>
      <w:r w:rsidRPr="003020BC">
        <w:rPr>
          <w:lang w:eastAsia="x-none"/>
        </w:rPr>
        <w:t>Final</w:t>
      </w:r>
      <w:r w:rsidRPr="003020BC">
        <w:rPr>
          <w:rFonts w:hint="eastAsia"/>
          <w:lang w:eastAsia="x-none"/>
        </w:rPr>
        <w:t xml:space="preserve"> check point</w:t>
      </w:r>
      <w:r w:rsidRPr="003020BC">
        <w:rPr>
          <w:lang w:eastAsia="x-none"/>
        </w:rPr>
        <w:t xml:space="preserve"> for any remaining issues</w:t>
      </w:r>
      <w:r w:rsidRPr="003020BC">
        <w:rPr>
          <w:rFonts w:hint="eastAsia"/>
          <w:lang w:eastAsia="x-none"/>
        </w:rPr>
        <w:t xml:space="preserve">: </w:t>
      </w:r>
      <w:r w:rsidRPr="003020BC">
        <w:t>May 20</w:t>
      </w:r>
    </w:p>
    <w:p w14:paraId="735AB475" w14:textId="4FA1FF0C" w:rsidR="004C2AA4" w:rsidRPr="004C2AA4" w:rsidRDefault="001B5688" w:rsidP="004C2AA4">
      <w:pPr>
        <w:rPr>
          <w:b/>
          <w:bCs/>
          <w:lang w:eastAsia="x-none"/>
        </w:rPr>
      </w:pPr>
      <w:hyperlink r:id="rId1415" w:history="1">
        <w:r w:rsidR="000B5C49">
          <w:rPr>
            <w:rStyle w:val="Hyperlink"/>
            <w:b/>
            <w:bCs/>
            <w:lang w:eastAsia="x-none"/>
          </w:rPr>
          <w:t>R1-2204405</w:t>
        </w:r>
      </w:hyperlink>
      <w:r w:rsidR="004C2AA4" w:rsidRPr="004C2AA4">
        <w:rPr>
          <w:b/>
          <w:bCs/>
          <w:lang w:eastAsia="x-none"/>
        </w:rPr>
        <w:tab/>
        <w:t>Summary on UE features for UE power saving enhancements</w:t>
      </w:r>
      <w:r w:rsidR="004C2AA4" w:rsidRPr="004C2AA4">
        <w:rPr>
          <w:b/>
          <w:bCs/>
          <w:lang w:eastAsia="x-none"/>
        </w:rPr>
        <w:tab/>
        <w:t>Moderator (NTT DOCOMO, INC.)</w:t>
      </w:r>
    </w:p>
    <w:p w14:paraId="580F5E28" w14:textId="71C7280B" w:rsidR="004C2AA4" w:rsidRPr="004C2AA4" w:rsidRDefault="004C2AA4" w:rsidP="004C2AA4">
      <w:bookmarkStart w:id="221" w:name="_Toc101357022"/>
      <w:r w:rsidRPr="004C2AA4">
        <w:rPr>
          <w:b/>
          <w:bCs/>
          <w:lang w:val="en-US"/>
        </w:rPr>
        <w:t>Decision:</w:t>
      </w:r>
      <w:r w:rsidRPr="004C2AA4">
        <w:rPr>
          <w:lang w:val="en-US"/>
        </w:rPr>
        <w:t xml:space="preserve"> </w:t>
      </w:r>
      <w:r w:rsidRPr="00067AE9">
        <w:t xml:space="preserve">All </w:t>
      </w:r>
      <w:r w:rsidRPr="004C2AA4">
        <w:rPr>
          <w:highlight w:val="green"/>
        </w:rPr>
        <w:t xml:space="preserve">agreements under this agenda item are captured in Section </w:t>
      </w:r>
      <w:r>
        <w:rPr>
          <w:highlight w:val="green"/>
        </w:rPr>
        <w:t>7</w:t>
      </w:r>
      <w:r w:rsidRPr="004C2AA4">
        <w:rPr>
          <w:highlight w:val="green"/>
        </w:rPr>
        <w:t xml:space="preserve"> of </w:t>
      </w:r>
      <w:hyperlink r:id="rId1416" w:history="1">
        <w:r w:rsidR="000B5C49">
          <w:rPr>
            <w:rStyle w:val="Hyperlink"/>
            <w:highlight w:val="green"/>
          </w:rPr>
          <w:t>R1-2204405</w:t>
        </w:r>
      </w:hyperlink>
      <w:r>
        <w:t>.</w:t>
      </w:r>
    </w:p>
    <w:p w14:paraId="655CD880" w14:textId="77777777" w:rsidR="007D7F59" w:rsidRPr="003020BC" w:rsidRDefault="007D7F59" w:rsidP="004C2AA4">
      <w:pPr>
        <w:pStyle w:val="Heading3"/>
      </w:pPr>
      <w:bookmarkStart w:id="222" w:name="_Toc105521360"/>
      <w:r w:rsidRPr="003020BC">
        <w:rPr>
          <w:lang w:val="en-US"/>
        </w:rPr>
        <w:t xml:space="preserve">UE features for </w:t>
      </w:r>
      <w:r w:rsidRPr="003020BC">
        <w:t>NR coverage enhancement</w:t>
      </w:r>
      <w:bookmarkEnd w:id="221"/>
      <w:bookmarkEnd w:id="222"/>
    </w:p>
    <w:p w14:paraId="3E4AA65E" w14:textId="7D1777CB" w:rsidR="007D7F59" w:rsidRPr="003020BC" w:rsidRDefault="001B5688" w:rsidP="007D7F59">
      <w:pPr>
        <w:rPr>
          <w:lang w:eastAsia="x-none"/>
        </w:rPr>
      </w:pPr>
      <w:hyperlink r:id="rId1417" w:history="1">
        <w:r w:rsidR="000B5C49">
          <w:rPr>
            <w:rStyle w:val="Hyperlink"/>
            <w:lang w:eastAsia="x-none"/>
          </w:rPr>
          <w:t>R1-2203097</w:t>
        </w:r>
      </w:hyperlink>
      <w:r w:rsidR="007D7F59" w:rsidRPr="003020BC">
        <w:rPr>
          <w:lang w:eastAsia="x-none"/>
        </w:rPr>
        <w:tab/>
        <w:t>Rel-17 UE features for NR coverage enhancement</w:t>
      </w:r>
      <w:r w:rsidR="007D7F59" w:rsidRPr="003020BC">
        <w:rPr>
          <w:lang w:eastAsia="x-none"/>
        </w:rPr>
        <w:tab/>
        <w:t>Huawei, HiSilicon</w:t>
      </w:r>
    </w:p>
    <w:p w14:paraId="50DD2E54" w14:textId="740C3092" w:rsidR="007D7F59" w:rsidRPr="003020BC" w:rsidRDefault="001B5688" w:rsidP="007D7F59">
      <w:pPr>
        <w:rPr>
          <w:lang w:eastAsia="x-none"/>
        </w:rPr>
      </w:pPr>
      <w:hyperlink r:id="rId1418" w:history="1">
        <w:r w:rsidR="000B5C49">
          <w:rPr>
            <w:rStyle w:val="Hyperlink"/>
            <w:lang w:eastAsia="x-none"/>
          </w:rPr>
          <w:t>R1-2203198</w:t>
        </w:r>
      </w:hyperlink>
      <w:r w:rsidR="007D7F59" w:rsidRPr="003020BC">
        <w:rPr>
          <w:lang w:eastAsia="x-none"/>
        </w:rPr>
        <w:tab/>
        <w:t>Discussion on UE features for NR coverage enhancement</w:t>
      </w:r>
      <w:r w:rsidR="007D7F59" w:rsidRPr="003020BC">
        <w:rPr>
          <w:lang w:eastAsia="x-none"/>
        </w:rPr>
        <w:tab/>
        <w:t>ZTE</w:t>
      </w:r>
    </w:p>
    <w:p w14:paraId="50471F9C" w14:textId="3FAD2B09" w:rsidR="007D7F59" w:rsidRPr="003020BC" w:rsidRDefault="001B5688" w:rsidP="007D7F59">
      <w:pPr>
        <w:rPr>
          <w:lang w:eastAsia="x-none"/>
        </w:rPr>
      </w:pPr>
      <w:hyperlink r:id="rId1419" w:history="1">
        <w:r w:rsidR="000B5C49">
          <w:rPr>
            <w:rStyle w:val="Hyperlink"/>
            <w:lang w:eastAsia="x-none"/>
          </w:rPr>
          <w:t>R1-2203318</w:t>
        </w:r>
      </w:hyperlink>
      <w:r w:rsidR="007D7F59" w:rsidRPr="003020BC">
        <w:rPr>
          <w:lang w:eastAsia="x-none"/>
        </w:rPr>
        <w:tab/>
        <w:t>UE features for NR coverage enhancement</w:t>
      </w:r>
      <w:r w:rsidR="007D7F59" w:rsidRPr="003020BC">
        <w:rPr>
          <w:lang w:eastAsia="x-none"/>
        </w:rPr>
        <w:tab/>
        <w:t>Spreadtrum Communications</w:t>
      </w:r>
    </w:p>
    <w:p w14:paraId="53948E5E" w14:textId="094EFFAB" w:rsidR="007D7F59" w:rsidRPr="003020BC" w:rsidRDefault="001B5688" w:rsidP="007D7F59">
      <w:pPr>
        <w:rPr>
          <w:lang w:eastAsia="x-none"/>
        </w:rPr>
      </w:pPr>
      <w:hyperlink r:id="rId1420" w:history="1">
        <w:r w:rsidR="000B5C49">
          <w:rPr>
            <w:rStyle w:val="Hyperlink"/>
            <w:lang w:eastAsia="x-none"/>
          </w:rPr>
          <w:t>R1-2203536</w:t>
        </w:r>
      </w:hyperlink>
      <w:r w:rsidR="007D7F59" w:rsidRPr="003020BC">
        <w:rPr>
          <w:lang w:eastAsia="x-none"/>
        </w:rPr>
        <w:tab/>
        <w:t>Remaining issues on UE features for NR coverage enhancement</w:t>
      </w:r>
      <w:r w:rsidR="007D7F59" w:rsidRPr="003020BC">
        <w:rPr>
          <w:lang w:eastAsia="x-none"/>
        </w:rPr>
        <w:tab/>
        <w:t>vivo</w:t>
      </w:r>
    </w:p>
    <w:p w14:paraId="05269F2B" w14:textId="5683D766" w:rsidR="007D7F59" w:rsidRPr="003020BC" w:rsidRDefault="001B5688" w:rsidP="007D7F59">
      <w:pPr>
        <w:rPr>
          <w:lang w:eastAsia="x-none"/>
        </w:rPr>
      </w:pPr>
      <w:hyperlink r:id="rId1421" w:history="1">
        <w:r w:rsidR="000B5C49">
          <w:rPr>
            <w:rStyle w:val="Hyperlink"/>
            <w:lang w:eastAsia="x-none"/>
          </w:rPr>
          <w:t>R1-2203654</w:t>
        </w:r>
      </w:hyperlink>
      <w:r w:rsidR="007D7F59" w:rsidRPr="003020BC">
        <w:rPr>
          <w:lang w:eastAsia="x-none"/>
        </w:rPr>
        <w:tab/>
        <w:t>Remaining issues on UE features for Rel-17 NR coverage enhancements</w:t>
      </w:r>
      <w:r w:rsidR="007D7F59" w:rsidRPr="003020BC">
        <w:rPr>
          <w:lang w:eastAsia="x-none"/>
        </w:rPr>
        <w:tab/>
        <w:t>China Telecom</w:t>
      </w:r>
    </w:p>
    <w:p w14:paraId="35B4E121" w14:textId="5E72A904" w:rsidR="007D7F59" w:rsidRPr="003020BC" w:rsidRDefault="001B5688" w:rsidP="007D7F59">
      <w:pPr>
        <w:rPr>
          <w:lang w:eastAsia="x-none"/>
        </w:rPr>
      </w:pPr>
      <w:hyperlink r:id="rId1422" w:history="1">
        <w:r w:rsidR="000B5C49">
          <w:rPr>
            <w:rStyle w:val="Hyperlink"/>
            <w:lang w:eastAsia="x-none"/>
          </w:rPr>
          <w:t>R1-2203783</w:t>
        </w:r>
      </w:hyperlink>
      <w:r w:rsidR="007D7F59" w:rsidRPr="003020BC">
        <w:rPr>
          <w:lang w:eastAsia="x-none"/>
        </w:rPr>
        <w:tab/>
        <w:t>Discussion on UE features for NR coverage enhancement</w:t>
      </w:r>
      <w:r w:rsidR="007D7F59" w:rsidRPr="003020BC">
        <w:rPr>
          <w:lang w:eastAsia="x-none"/>
        </w:rPr>
        <w:tab/>
        <w:t>xiaomi</w:t>
      </w:r>
    </w:p>
    <w:p w14:paraId="772D84C7" w14:textId="2301D89F" w:rsidR="007D7F59" w:rsidRPr="003020BC" w:rsidRDefault="001B5688" w:rsidP="007D7F59">
      <w:pPr>
        <w:rPr>
          <w:lang w:eastAsia="x-none"/>
        </w:rPr>
      </w:pPr>
      <w:hyperlink r:id="rId1423" w:history="1">
        <w:r w:rsidR="000B5C49">
          <w:rPr>
            <w:rStyle w:val="Hyperlink"/>
            <w:lang w:eastAsia="x-none"/>
          </w:rPr>
          <w:t>R1-2203883</w:t>
        </w:r>
      </w:hyperlink>
      <w:r w:rsidR="007D7F59" w:rsidRPr="003020BC">
        <w:rPr>
          <w:lang w:eastAsia="x-none"/>
        </w:rPr>
        <w:tab/>
        <w:t>UE features for NR coverage enhancement</w:t>
      </w:r>
      <w:r w:rsidR="007D7F59" w:rsidRPr="003020BC">
        <w:rPr>
          <w:lang w:eastAsia="x-none"/>
        </w:rPr>
        <w:tab/>
        <w:t>Samsung</w:t>
      </w:r>
    </w:p>
    <w:p w14:paraId="284BC5AC" w14:textId="4FA96DDC" w:rsidR="007D7F59" w:rsidRPr="003020BC" w:rsidRDefault="001B5688" w:rsidP="007D7F59">
      <w:pPr>
        <w:rPr>
          <w:lang w:eastAsia="x-none"/>
        </w:rPr>
      </w:pPr>
      <w:hyperlink r:id="rId1424" w:history="1">
        <w:r w:rsidR="000B5C49">
          <w:rPr>
            <w:rStyle w:val="Hyperlink"/>
            <w:lang w:eastAsia="x-none"/>
          </w:rPr>
          <w:t>R1-2203998</w:t>
        </w:r>
      </w:hyperlink>
      <w:r w:rsidR="007D7F59" w:rsidRPr="003020BC">
        <w:rPr>
          <w:lang w:eastAsia="x-none"/>
        </w:rPr>
        <w:tab/>
        <w:t>Rel-17 Coverage Enhancement UE features</w:t>
      </w:r>
      <w:r w:rsidR="007D7F59" w:rsidRPr="003020BC">
        <w:rPr>
          <w:lang w:eastAsia="x-none"/>
        </w:rPr>
        <w:tab/>
        <w:t>OPPO</w:t>
      </w:r>
    </w:p>
    <w:p w14:paraId="7DEB293A" w14:textId="6D47062F" w:rsidR="007D7F59" w:rsidRPr="003020BC" w:rsidRDefault="001B5688" w:rsidP="007D7F59">
      <w:pPr>
        <w:rPr>
          <w:lang w:eastAsia="x-none"/>
        </w:rPr>
      </w:pPr>
      <w:hyperlink r:id="rId1425" w:history="1">
        <w:r w:rsidR="000B5C49">
          <w:rPr>
            <w:rStyle w:val="Hyperlink"/>
            <w:lang w:eastAsia="x-none"/>
          </w:rPr>
          <w:t>R1-2204223</w:t>
        </w:r>
      </w:hyperlink>
      <w:r w:rsidR="007D7F59" w:rsidRPr="003020BC">
        <w:rPr>
          <w:lang w:eastAsia="x-none"/>
        </w:rPr>
        <w:tab/>
        <w:t>Views on Rel-17 Coverage Enhancement UE Features</w:t>
      </w:r>
      <w:r w:rsidR="007D7F59" w:rsidRPr="003020BC">
        <w:rPr>
          <w:lang w:eastAsia="x-none"/>
        </w:rPr>
        <w:tab/>
        <w:t>Apple</w:t>
      </w:r>
    </w:p>
    <w:p w14:paraId="41999CCB" w14:textId="67D5C327" w:rsidR="007D7F59" w:rsidRPr="003020BC" w:rsidRDefault="001B5688" w:rsidP="007D7F59">
      <w:pPr>
        <w:rPr>
          <w:lang w:eastAsia="x-none"/>
        </w:rPr>
      </w:pPr>
      <w:hyperlink r:id="rId1426" w:history="1">
        <w:r w:rsidR="000B5C49">
          <w:rPr>
            <w:rStyle w:val="Hyperlink"/>
            <w:lang w:eastAsia="x-none"/>
          </w:rPr>
          <w:t>R1-2204285</w:t>
        </w:r>
      </w:hyperlink>
      <w:r w:rsidR="007D7F59" w:rsidRPr="003020BC">
        <w:rPr>
          <w:lang w:eastAsia="x-none"/>
        </w:rPr>
        <w:tab/>
        <w:t>Discussion on Rel.17 UE features for NR coverage enhancement</w:t>
      </w:r>
      <w:r w:rsidR="007D7F59" w:rsidRPr="003020BC">
        <w:rPr>
          <w:lang w:eastAsia="x-none"/>
        </w:rPr>
        <w:tab/>
        <w:t>CMCC</w:t>
      </w:r>
    </w:p>
    <w:p w14:paraId="3D20E200" w14:textId="40EF0CD7" w:rsidR="007D7F59" w:rsidRPr="003020BC" w:rsidRDefault="001B5688" w:rsidP="007D7F59">
      <w:pPr>
        <w:rPr>
          <w:lang w:eastAsia="x-none"/>
        </w:rPr>
      </w:pPr>
      <w:hyperlink r:id="rId1427" w:history="1">
        <w:r w:rsidR="000B5C49">
          <w:rPr>
            <w:rStyle w:val="Hyperlink"/>
            <w:lang w:eastAsia="x-none"/>
          </w:rPr>
          <w:t>R1-2204363</w:t>
        </w:r>
      </w:hyperlink>
      <w:r w:rsidR="007D7F59" w:rsidRPr="003020BC">
        <w:rPr>
          <w:lang w:eastAsia="x-none"/>
        </w:rPr>
        <w:tab/>
        <w:t>Discussion on Rel-17 UE features for NR coverage enhancement</w:t>
      </w:r>
      <w:r w:rsidR="007D7F59" w:rsidRPr="003020BC">
        <w:rPr>
          <w:lang w:eastAsia="x-none"/>
        </w:rPr>
        <w:tab/>
        <w:t>NTT DOCOMO, INC.</w:t>
      </w:r>
    </w:p>
    <w:p w14:paraId="747DE768" w14:textId="3AEE4565" w:rsidR="007D7F59" w:rsidRPr="003020BC" w:rsidRDefault="001B5688" w:rsidP="007D7F59">
      <w:pPr>
        <w:rPr>
          <w:lang w:eastAsia="x-none"/>
        </w:rPr>
      </w:pPr>
      <w:hyperlink r:id="rId1428" w:history="1">
        <w:r w:rsidR="000B5C49">
          <w:rPr>
            <w:rStyle w:val="Hyperlink"/>
            <w:lang w:eastAsia="x-none"/>
          </w:rPr>
          <w:t>R1-2204593</w:t>
        </w:r>
      </w:hyperlink>
      <w:r w:rsidR="007D7F59" w:rsidRPr="003020BC">
        <w:rPr>
          <w:lang w:eastAsia="x-none"/>
        </w:rPr>
        <w:tab/>
        <w:t>On UE features for NR coverage enhancement</w:t>
      </w:r>
      <w:r w:rsidR="007D7F59" w:rsidRPr="003020BC">
        <w:rPr>
          <w:lang w:eastAsia="x-none"/>
        </w:rPr>
        <w:tab/>
        <w:t>Nokia, Nokia Shanghai Bell</w:t>
      </w:r>
    </w:p>
    <w:p w14:paraId="1D236856" w14:textId="5A05EEE6" w:rsidR="007D7F59" w:rsidRPr="003020BC" w:rsidRDefault="001B5688" w:rsidP="007D7F59">
      <w:pPr>
        <w:rPr>
          <w:lang w:eastAsia="x-none"/>
        </w:rPr>
      </w:pPr>
      <w:hyperlink r:id="rId1429" w:history="1">
        <w:r w:rsidR="000B5C49">
          <w:rPr>
            <w:rStyle w:val="Hyperlink"/>
            <w:lang w:eastAsia="x-none"/>
          </w:rPr>
          <w:t>R1-2204665</w:t>
        </w:r>
      </w:hyperlink>
      <w:r w:rsidR="007D7F59" w:rsidRPr="003020BC">
        <w:rPr>
          <w:lang w:eastAsia="x-none"/>
        </w:rPr>
        <w:tab/>
        <w:t>UE feature for Rel-17 coverage enhancement</w:t>
      </w:r>
      <w:r w:rsidR="007D7F59" w:rsidRPr="003020BC">
        <w:rPr>
          <w:lang w:eastAsia="x-none"/>
        </w:rPr>
        <w:tab/>
        <w:t>Sharp</w:t>
      </w:r>
    </w:p>
    <w:p w14:paraId="72665FEA" w14:textId="38478B01" w:rsidR="007D7F59" w:rsidRPr="003020BC" w:rsidRDefault="001B5688" w:rsidP="007D7F59">
      <w:pPr>
        <w:rPr>
          <w:lang w:eastAsia="x-none"/>
        </w:rPr>
      </w:pPr>
      <w:hyperlink r:id="rId1430" w:history="1">
        <w:r w:rsidR="000B5C49">
          <w:rPr>
            <w:rStyle w:val="Hyperlink"/>
            <w:lang w:eastAsia="x-none"/>
          </w:rPr>
          <w:t>R1-2204729</w:t>
        </w:r>
      </w:hyperlink>
      <w:r w:rsidR="007D7F59" w:rsidRPr="003020BC">
        <w:rPr>
          <w:lang w:eastAsia="x-none"/>
        </w:rPr>
        <w:tab/>
        <w:t>Discussion on UE features for NR Coverage Enhancement</w:t>
      </w:r>
      <w:r w:rsidR="007D7F59" w:rsidRPr="003020BC">
        <w:rPr>
          <w:lang w:eastAsia="x-none"/>
        </w:rPr>
        <w:tab/>
        <w:t>MediaTek Inc.</w:t>
      </w:r>
    </w:p>
    <w:p w14:paraId="5C7A8872" w14:textId="53BCEAD1" w:rsidR="007D7F59" w:rsidRPr="003020BC" w:rsidRDefault="001B5688" w:rsidP="007D7F59">
      <w:pPr>
        <w:rPr>
          <w:lang w:eastAsia="x-none"/>
        </w:rPr>
      </w:pPr>
      <w:hyperlink r:id="rId1431" w:history="1">
        <w:r w:rsidR="000B5C49">
          <w:rPr>
            <w:rStyle w:val="Hyperlink"/>
            <w:lang w:eastAsia="x-none"/>
          </w:rPr>
          <w:t>R1-2204783</w:t>
        </w:r>
      </w:hyperlink>
      <w:r w:rsidR="007D7F59" w:rsidRPr="003020BC">
        <w:rPr>
          <w:lang w:eastAsia="x-none"/>
        </w:rPr>
        <w:tab/>
        <w:t>Discussion on UE features for NR coverage enhancement</w:t>
      </w:r>
      <w:r w:rsidR="007D7F59" w:rsidRPr="003020BC">
        <w:rPr>
          <w:lang w:eastAsia="x-none"/>
        </w:rPr>
        <w:tab/>
        <w:t>Intel Corporation</w:t>
      </w:r>
    </w:p>
    <w:p w14:paraId="63D161BE" w14:textId="76C2C4FE" w:rsidR="007D7F59" w:rsidRPr="003020BC" w:rsidRDefault="001B5688" w:rsidP="007D7F59">
      <w:pPr>
        <w:rPr>
          <w:lang w:eastAsia="x-none"/>
        </w:rPr>
      </w:pPr>
      <w:hyperlink r:id="rId1432" w:history="1">
        <w:r w:rsidR="000B5C49">
          <w:rPr>
            <w:rStyle w:val="Hyperlink"/>
            <w:lang w:eastAsia="x-none"/>
          </w:rPr>
          <w:t>R1-2204874</w:t>
        </w:r>
      </w:hyperlink>
      <w:r w:rsidR="007D7F59" w:rsidRPr="003020BC">
        <w:rPr>
          <w:lang w:eastAsia="x-none"/>
        </w:rPr>
        <w:tab/>
        <w:t>UE Features for NR Coverage Enhancement</w:t>
      </w:r>
      <w:r w:rsidR="007D7F59" w:rsidRPr="003020BC">
        <w:rPr>
          <w:lang w:eastAsia="x-none"/>
        </w:rPr>
        <w:tab/>
        <w:t>Ericsson</w:t>
      </w:r>
    </w:p>
    <w:p w14:paraId="729F982D" w14:textId="484FCC57" w:rsidR="007D7F59" w:rsidRDefault="001B5688" w:rsidP="007D7F59">
      <w:pPr>
        <w:rPr>
          <w:lang w:eastAsia="x-none"/>
        </w:rPr>
      </w:pPr>
      <w:hyperlink r:id="rId1433" w:history="1">
        <w:r w:rsidR="000B5C49">
          <w:rPr>
            <w:rStyle w:val="Hyperlink"/>
            <w:lang w:eastAsia="x-none"/>
          </w:rPr>
          <w:t>R1-2205005</w:t>
        </w:r>
      </w:hyperlink>
      <w:r w:rsidR="007D7F59" w:rsidRPr="003020BC">
        <w:rPr>
          <w:lang w:eastAsia="x-none"/>
        </w:rPr>
        <w:tab/>
        <w:t>UE Features for Coverage Enhancements</w:t>
      </w:r>
      <w:r w:rsidR="007D7F59" w:rsidRPr="003020BC">
        <w:rPr>
          <w:lang w:eastAsia="x-none"/>
        </w:rPr>
        <w:tab/>
        <w:t>Qualcomm Incorporated</w:t>
      </w:r>
    </w:p>
    <w:p w14:paraId="0FC06A72" w14:textId="63C05394" w:rsidR="004C2AA4" w:rsidRDefault="004C2AA4" w:rsidP="007D7F59">
      <w:pPr>
        <w:rPr>
          <w:lang w:eastAsia="x-none"/>
        </w:rPr>
      </w:pPr>
    </w:p>
    <w:p w14:paraId="4556B916" w14:textId="77777777" w:rsidR="003201D0" w:rsidRDefault="004C2AA4" w:rsidP="004C2AA4">
      <w:pPr>
        <w:rPr>
          <w:lang w:val="en-US"/>
        </w:rPr>
      </w:pPr>
      <w:r w:rsidRPr="003020BC">
        <w:rPr>
          <w:lang w:eastAsia="x-none"/>
        </w:rPr>
        <w:t xml:space="preserve">[109-e-R17-UE-features-CovEnh-01] </w:t>
      </w:r>
      <w:r w:rsidR="003201D0" w:rsidRPr="003020BC">
        <w:rPr>
          <w:lang w:val="en-US"/>
        </w:rPr>
        <w:t>– Shinya (</w:t>
      </w:r>
      <w:r w:rsidR="003201D0">
        <w:rPr>
          <w:lang w:val="en-US"/>
        </w:rPr>
        <w:t xml:space="preserve">NTT </w:t>
      </w:r>
      <w:r w:rsidR="003201D0" w:rsidRPr="003020BC">
        <w:rPr>
          <w:lang w:val="en-US"/>
        </w:rPr>
        <w:t>DOCOMO)</w:t>
      </w:r>
    </w:p>
    <w:p w14:paraId="1DD4C5A5" w14:textId="34DE0AF2" w:rsidR="004C2AA4" w:rsidRPr="003020BC" w:rsidRDefault="004C2AA4" w:rsidP="004C2AA4">
      <w:pPr>
        <w:rPr>
          <w:lang w:val="en-US" w:eastAsia="x-none"/>
        </w:rPr>
      </w:pPr>
      <w:r w:rsidRPr="003020BC">
        <w:rPr>
          <w:lang w:eastAsia="x-none"/>
        </w:rPr>
        <w:t>Email discussion on UE features for NR coverage enhancement</w:t>
      </w:r>
    </w:p>
    <w:p w14:paraId="06AF0B4F" w14:textId="77777777" w:rsidR="004C2AA4" w:rsidRPr="003020BC" w:rsidRDefault="004C2AA4" w:rsidP="004C2AA4">
      <w:pPr>
        <w:numPr>
          <w:ilvl w:val="0"/>
          <w:numId w:val="65"/>
        </w:numPr>
        <w:rPr>
          <w:lang w:eastAsia="x-none"/>
        </w:rPr>
      </w:pPr>
      <w:r w:rsidRPr="003020BC">
        <w:rPr>
          <w:rFonts w:hint="eastAsia"/>
          <w:lang w:eastAsia="x-none"/>
        </w:rPr>
        <w:t>1</w:t>
      </w:r>
      <w:r w:rsidRPr="003020BC">
        <w:rPr>
          <w:rFonts w:hint="eastAsia"/>
          <w:vertAlign w:val="superscript"/>
          <w:lang w:eastAsia="x-none"/>
        </w:rPr>
        <w:t>st</w:t>
      </w:r>
      <w:r w:rsidRPr="003020BC">
        <w:rPr>
          <w:rFonts w:hint="eastAsia"/>
          <w:lang w:eastAsia="x-none"/>
        </w:rPr>
        <w:t xml:space="preserve"> check point</w:t>
      </w:r>
      <w:r w:rsidRPr="003020BC">
        <w:rPr>
          <w:lang w:eastAsia="x-none"/>
        </w:rPr>
        <w:t xml:space="preserve"> for LS to RAN2</w:t>
      </w:r>
      <w:r w:rsidRPr="003020BC">
        <w:rPr>
          <w:rFonts w:hint="eastAsia"/>
          <w:lang w:eastAsia="x-none"/>
        </w:rPr>
        <w:t xml:space="preserve">: </w:t>
      </w:r>
      <w:r w:rsidRPr="003020BC">
        <w:t>May 13</w:t>
      </w:r>
    </w:p>
    <w:p w14:paraId="04518A4E" w14:textId="77777777" w:rsidR="004C2AA4" w:rsidRPr="003020BC" w:rsidRDefault="004C2AA4" w:rsidP="004C2AA4">
      <w:pPr>
        <w:numPr>
          <w:ilvl w:val="0"/>
          <w:numId w:val="65"/>
        </w:numPr>
        <w:rPr>
          <w:lang w:eastAsia="x-none"/>
        </w:rPr>
      </w:pPr>
      <w:r w:rsidRPr="003020BC">
        <w:rPr>
          <w:lang w:eastAsia="x-none"/>
        </w:rPr>
        <w:t>Final</w:t>
      </w:r>
      <w:r w:rsidRPr="003020BC">
        <w:rPr>
          <w:rFonts w:hint="eastAsia"/>
          <w:lang w:eastAsia="x-none"/>
        </w:rPr>
        <w:t xml:space="preserve"> check point</w:t>
      </w:r>
      <w:r w:rsidRPr="003020BC">
        <w:rPr>
          <w:lang w:eastAsia="x-none"/>
        </w:rPr>
        <w:t xml:space="preserve"> for any remaining issues</w:t>
      </w:r>
      <w:r w:rsidRPr="003020BC">
        <w:rPr>
          <w:rFonts w:hint="eastAsia"/>
          <w:lang w:eastAsia="x-none"/>
        </w:rPr>
        <w:t xml:space="preserve">: </w:t>
      </w:r>
      <w:r w:rsidRPr="003020BC">
        <w:t>May 20</w:t>
      </w:r>
    </w:p>
    <w:p w14:paraId="00475916" w14:textId="64D9E95B" w:rsidR="003201D0" w:rsidRPr="003201D0" w:rsidRDefault="001B5688" w:rsidP="003201D0">
      <w:pPr>
        <w:rPr>
          <w:b/>
          <w:bCs/>
          <w:lang w:eastAsia="x-none"/>
        </w:rPr>
      </w:pPr>
      <w:hyperlink r:id="rId1434" w:history="1">
        <w:r w:rsidR="000B5C49">
          <w:rPr>
            <w:rStyle w:val="Hyperlink"/>
            <w:b/>
            <w:bCs/>
            <w:lang w:eastAsia="x-none"/>
          </w:rPr>
          <w:t>R1-2204406</w:t>
        </w:r>
      </w:hyperlink>
      <w:r w:rsidR="003201D0" w:rsidRPr="003201D0">
        <w:rPr>
          <w:b/>
          <w:bCs/>
          <w:lang w:eastAsia="x-none"/>
        </w:rPr>
        <w:tab/>
        <w:t>Summary on UE features for NR coverage enhancement</w:t>
      </w:r>
      <w:r w:rsidR="003201D0" w:rsidRPr="003201D0">
        <w:rPr>
          <w:b/>
          <w:bCs/>
          <w:lang w:eastAsia="x-none"/>
        </w:rPr>
        <w:tab/>
        <w:t>Moderator (NTT DOCOMO, INC.)</w:t>
      </w:r>
    </w:p>
    <w:p w14:paraId="1AF5779B" w14:textId="6245BB69" w:rsidR="003201D0" w:rsidRPr="004C2AA4" w:rsidRDefault="003201D0" w:rsidP="003201D0">
      <w:bookmarkStart w:id="223" w:name="_Toc101357023"/>
      <w:r w:rsidRPr="004C2AA4">
        <w:rPr>
          <w:b/>
          <w:bCs/>
          <w:lang w:val="en-US"/>
        </w:rPr>
        <w:t>Decision:</w:t>
      </w:r>
      <w:r w:rsidRPr="004C2AA4">
        <w:rPr>
          <w:lang w:val="en-US"/>
        </w:rPr>
        <w:t xml:space="preserve"> </w:t>
      </w:r>
      <w:r w:rsidRPr="00067AE9">
        <w:t xml:space="preserve">All </w:t>
      </w:r>
      <w:r w:rsidRPr="004C2AA4">
        <w:rPr>
          <w:highlight w:val="green"/>
        </w:rPr>
        <w:t xml:space="preserve">agreements under this agenda item are captured in Section </w:t>
      </w:r>
      <w:r>
        <w:rPr>
          <w:highlight w:val="green"/>
        </w:rPr>
        <w:t>7</w:t>
      </w:r>
      <w:r w:rsidRPr="004C2AA4">
        <w:rPr>
          <w:highlight w:val="green"/>
        </w:rPr>
        <w:t xml:space="preserve"> of </w:t>
      </w:r>
      <w:hyperlink r:id="rId1435" w:history="1">
        <w:r w:rsidR="000B5C49">
          <w:rPr>
            <w:rStyle w:val="Hyperlink"/>
            <w:highlight w:val="green"/>
          </w:rPr>
          <w:t>R1-2204406</w:t>
        </w:r>
      </w:hyperlink>
      <w:r>
        <w:t>.</w:t>
      </w:r>
    </w:p>
    <w:p w14:paraId="6F9DF499" w14:textId="77777777" w:rsidR="007D7F59" w:rsidRPr="003020BC" w:rsidRDefault="007D7F59" w:rsidP="004C2AA4">
      <w:pPr>
        <w:pStyle w:val="Heading3"/>
      </w:pPr>
      <w:bookmarkStart w:id="224" w:name="_Toc105521361"/>
      <w:r w:rsidRPr="003020BC">
        <w:rPr>
          <w:lang w:val="en-US"/>
        </w:rPr>
        <w:t xml:space="preserve">UE features for </w:t>
      </w:r>
      <w:r w:rsidRPr="003020BC">
        <w:t>NB-IoT and LTE-MTC enhancements</w:t>
      </w:r>
      <w:bookmarkEnd w:id="223"/>
      <w:bookmarkEnd w:id="224"/>
    </w:p>
    <w:p w14:paraId="44091D8B" w14:textId="0C925166" w:rsidR="007D7F59" w:rsidRDefault="001B5688" w:rsidP="007D7F59">
      <w:pPr>
        <w:rPr>
          <w:lang w:eastAsia="x-none"/>
        </w:rPr>
      </w:pPr>
      <w:hyperlink r:id="rId1436" w:history="1">
        <w:r w:rsidR="000B5C49">
          <w:rPr>
            <w:rStyle w:val="Hyperlink"/>
            <w:lang w:eastAsia="x-none"/>
          </w:rPr>
          <w:t>R1-2204083</w:t>
        </w:r>
      </w:hyperlink>
      <w:r w:rsidR="007D7F59" w:rsidRPr="003020BC">
        <w:rPr>
          <w:lang w:eastAsia="x-none"/>
        </w:rPr>
        <w:tab/>
        <w:t>On UE features for NB-IoT and LTE-MTC enhancements</w:t>
      </w:r>
      <w:r w:rsidR="007D7F59" w:rsidRPr="003020BC">
        <w:rPr>
          <w:lang w:eastAsia="x-none"/>
        </w:rPr>
        <w:tab/>
        <w:t>Ericsson</w:t>
      </w:r>
    </w:p>
    <w:p w14:paraId="5B750FF2" w14:textId="34F1ADC0" w:rsidR="003201D0" w:rsidRDefault="003201D0" w:rsidP="007D7F59">
      <w:pPr>
        <w:rPr>
          <w:lang w:eastAsia="x-none"/>
        </w:rPr>
      </w:pPr>
    </w:p>
    <w:p w14:paraId="230EBECA" w14:textId="77777777" w:rsidR="003201D0" w:rsidRDefault="003201D0" w:rsidP="003201D0">
      <w:pPr>
        <w:rPr>
          <w:lang w:val="en-US"/>
        </w:rPr>
      </w:pPr>
      <w:r w:rsidRPr="003020BC">
        <w:rPr>
          <w:lang w:eastAsia="x-none"/>
        </w:rPr>
        <w:t xml:space="preserve">[109-e-R17-UE-features-NB-IoT-eMTC-01] </w:t>
      </w:r>
      <w:r w:rsidRPr="003020BC">
        <w:rPr>
          <w:lang w:val="en-US"/>
        </w:rPr>
        <w:t>– Shinya (</w:t>
      </w:r>
      <w:r>
        <w:rPr>
          <w:lang w:val="en-US"/>
        </w:rPr>
        <w:t xml:space="preserve">NTT </w:t>
      </w:r>
      <w:r w:rsidRPr="003020BC">
        <w:rPr>
          <w:lang w:val="en-US"/>
        </w:rPr>
        <w:t>DOCOMO)</w:t>
      </w:r>
    </w:p>
    <w:p w14:paraId="38CEC519" w14:textId="5770F25D" w:rsidR="003201D0" w:rsidRPr="003020BC" w:rsidRDefault="003201D0" w:rsidP="003201D0">
      <w:pPr>
        <w:rPr>
          <w:lang w:val="en-US" w:eastAsia="x-none"/>
        </w:rPr>
      </w:pPr>
      <w:r w:rsidRPr="003020BC">
        <w:rPr>
          <w:lang w:eastAsia="x-none"/>
        </w:rPr>
        <w:t>Email discussion on UE features for NB-IoT and LTE-MTC enhancements</w:t>
      </w:r>
    </w:p>
    <w:p w14:paraId="6F6C15D6" w14:textId="77777777" w:rsidR="003201D0" w:rsidRPr="003020BC" w:rsidRDefault="003201D0" w:rsidP="003201D0">
      <w:pPr>
        <w:numPr>
          <w:ilvl w:val="0"/>
          <w:numId w:val="65"/>
        </w:numPr>
        <w:rPr>
          <w:lang w:eastAsia="x-none"/>
        </w:rPr>
      </w:pPr>
      <w:r w:rsidRPr="003020BC">
        <w:rPr>
          <w:rFonts w:hint="eastAsia"/>
          <w:lang w:eastAsia="x-none"/>
        </w:rPr>
        <w:t>1</w:t>
      </w:r>
      <w:r w:rsidRPr="003020BC">
        <w:rPr>
          <w:rFonts w:hint="eastAsia"/>
          <w:vertAlign w:val="superscript"/>
          <w:lang w:eastAsia="x-none"/>
        </w:rPr>
        <w:t>st</w:t>
      </w:r>
      <w:r w:rsidRPr="003020BC">
        <w:rPr>
          <w:rFonts w:hint="eastAsia"/>
          <w:lang w:eastAsia="x-none"/>
        </w:rPr>
        <w:t xml:space="preserve"> check point</w:t>
      </w:r>
      <w:r w:rsidRPr="003020BC">
        <w:rPr>
          <w:lang w:eastAsia="x-none"/>
        </w:rPr>
        <w:t xml:space="preserve"> for LS to RAN2</w:t>
      </w:r>
      <w:r w:rsidRPr="003020BC">
        <w:rPr>
          <w:rFonts w:hint="eastAsia"/>
          <w:lang w:eastAsia="x-none"/>
        </w:rPr>
        <w:t xml:space="preserve">: </w:t>
      </w:r>
      <w:r w:rsidRPr="003020BC">
        <w:t>May 13</w:t>
      </w:r>
    </w:p>
    <w:p w14:paraId="208EB711" w14:textId="77777777" w:rsidR="003201D0" w:rsidRPr="003020BC" w:rsidRDefault="003201D0" w:rsidP="003201D0">
      <w:pPr>
        <w:numPr>
          <w:ilvl w:val="0"/>
          <w:numId w:val="65"/>
        </w:numPr>
        <w:rPr>
          <w:lang w:eastAsia="x-none"/>
        </w:rPr>
      </w:pPr>
      <w:r w:rsidRPr="003020BC">
        <w:rPr>
          <w:lang w:eastAsia="x-none"/>
        </w:rPr>
        <w:lastRenderedPageBreak/>
        <w:t>Final</w:t>
      </w:r>
      <w:r w:rsidRPr="003020BC">
        <w:rPr>
          <w:rFonts w:hint="eastAsia"/>
          <w:lang w:eastAsia="x-none"/>
        </w:rPr>
        <w:t xml:space="preserve"> check point</w:t>
      </w:r>
      <w:r w:rsidRPr="003020BC">
        <w:rPr>
          <w:lang w:eastAsia="x-none"/>
        </w:rPr>
        <w:t xml:space="preserve"> for any remaining issues</w:t>
      </w:r>
      <w:r w:rsidRPr="003020BC">
        <w:rPr>
          <w:rFonts w:hint="eastAsia"/>
          <w:lang w:eastAsia="x-none"/>
        </w:rPr>
        <w:t xml:space="preserve">: </w:t>
      </w:r>
      <w:r w:rsidRPr="003020BC">
        <w:t>May 20</w:t>
      </w:r>
    </w:p>
    <w:p w14:paraId="2CBF4247" w14:textId="30F8AA1A" w:rsidR="007D7F59" w:rsidRPr="003201D0" w:rsidRDefault="001B5688" w:rsidP="007D7F59">
      <w:pPr>
        <w:rPr>
          <w:b/>
          <w:bCs/>
          <w:lang w:eastAsia="x-none"/>
        </w:rPr>
      </w:pPr>
      <w:hyperlink r:id="rId1437" w:history="1">
        <w:r w:rsidR="000B5C49">
          <w:rPr>
            <w:rStyle w:val="Hyperlink"/>
            <w:b/>
            <w:bCs/>
            <w:lang w:eastAsia="x-none"/>
          </w:rPr>
          <w:t>R1-2204407</w:t>
        </w:r>
      </w:hyperlink>
      <w:r w:rsidR="007D7F59" w:rsidRPr="003201D0">
        <w:rPr>
          <w:b/>
          <w:bCs/>
          <w:lang w:eastAsia="x-none"/>
        </w:rPr>
        <w:tab/>
        <w:t>Summary on UE features for NB-IoT and LTE-MTC enhancements</w:t>
      </w:r>
      <w:r w:rsidR="007D7F59" w:rsidRPr="003201D0">
        <w:rPr>
          <w:b/>
          <w:bCs/>
          <w:lang w:eastAsia="x-none"/>
        </w:rPr>
        <w:tab/>
        <w:t>Moderator (NTT DOCOMO, INC.)</w:t>
      </w:r>
    </w:p>
    <w:p w14:paraId="0A585736" w14:textId="061F48D6" w:rsidR="003201D0" w:rsidRPr="003201D0" w:rsidRDefault="003201D0" w:rsidP="003201D0">
      <w:pPr>
        <w:spacing w:afterLines="50" w:after="120"/>
        <w:jc w:val="both"/>
        <w:rPr>
          <w:szCs w:val="20"/>
        </w:rPr>
      </w:pPr>
      <w:r w:rsidRPr="003201D0">
        <w:rPr>
          <w:szCs w:val="20"/>
        </w:rPr>
        <w:t>No conclusion is made in this meeting.</w:t>
      </w:r>
    </w:p>
    <w:p w14:paraId="405E5D08" w14:textId="77777777" w:rsidR="007D7F59" w:rsidRPr="003020BC" w:rsidRDefault="007D7F59" w:rsidP="003201D0">
      <w:pPr>
        <w:pStyle w:val="Heading3"/>
      </w:pPr>
      <w:bookmarkStart w:id="225" w:name="_Toc101357024"/>
      <w:bookmarkStart w:id="226" w:name="_Toc105521362"/>
      <w:r w:rsidRPr="003020BC">
        <w:rPr>
          <w:lang w:val="en-US"/>
        </w:rPr>
        <w:t xml:space="preserve">UE features for </w:t>
      </w:r>
      <w:r w:rsidRPr="003020BC">
        <w:t>IAB enhancements</w:t>
      </w:r>
      <w:bookmarkEnd w:id="225"/>
      <w:bookmarkEnd w:id="226"/>
    </w:p>
    <w:p w14:paraId="3D85B9FA" w14:textId="5993BDCA" w:rsidR="007D7F59" w:rsidRPr="003020BC" w:rsidRDefault="001B5688" w:rsidP="007D7F59">
      <w:pPr>
        <w:rPr>
          <w:lang w:eastAsia="x-none"/>
        </w:rPr>
      </w:pPr>
      <w:hyperlink r:id="rId1438" w:history="1">
        <w:r w:rsidR="000B5C49">
          <w:rPr>
            <w:rStyle w:val="Hyperlink"/>
            <w:lang w:eastAsia="x-none"/>
          </w:rPr>
          <w:t>R1-2203363</w:t>
        </w:r>
      </w:hyperlink>
      <w:r w:rsidR="007D7F59" w:rsidRPr="003020BC">
        <w:rPr>
          <w:lang w:eastAsia="x-none"/>
        </w:rPr>
        <w:tab/>
        <w:t>Discussion on NR Rel-17 IAB MT features</w:t>
      </w:r>
      <w:r w:rsidR="007D7F59" w:rsidRPr="003020BC">
        <w:rPr>
          <w:lang w:eastAsia="x-none"/>
        </w:rPr>
        <w:tab/>
        <w:t>ZTE, Sanechips</w:t>
      </w:r>
    </w:p>
    <w:p w14:paraId="4E3C80B7" w14:textId="230A65BC" w:rsidR="007D7F59" w:rsidRPr="003020BC" w:rsidRDefault="001B5688" w:rsidP="007D7F59">
      <w:pPr>
        <w:rPr>
          <w:lang w:eastAsia="x-none"/>
        </w:rPr>
      </w:pPr>
      <w:hyperlink r:id="rId1439" w:history="1">
        <w:r w:rsidR="000B5C49">
          <w:rPr>
            <w:rStyle w:val="Hyperlink"/>
            <w:lang w:eastAsia="x-none"/>
          </w:rPr>
          <w:t>R1-2204641</w:t>
        </w:r>
      </w:hyperlink>
      <w:r w:rsidR="007D7F59" w:rsidRPr="003020BC">
        <w:rPr>
          <w:lang w:eastAsia="x-none"/>
        </w:rPr>
        <w:tab/>
        <w:t>UE features for enhanced IAB</w:t>
      </w:r>
      <w:r w:rsidR="007D7F59" w:rsidRPr="003020BC">
        <w:rPr>
          <w:lang w:eastAsia="x-none"/>
        </w:rPr>
        <w:tab/>
        <w:t>Ericsson</w:t>
      </w:r>
    </w:p>
    <w:p w14:paraId="03021A3B" w14:textId="02B505C1" w:rsidR="003201D0" w:rsidRDefault="003201D0" w:rsidP="007D7F59">
      <w:pPr>
        <w:rPr>
          <w:lang w:eastAsia="x-none"/>
        </w:rPr>
      </w:pPr>
    </w:p>
    <w:p w14:paraId="7B962FD3" w14:textId="77777777" w:rsidR="004253CC" w:rsidRDefault="003201D0" w:rsidP="003201D0">
      <w:pPr>
        <w:rPr>
          <w:lang w:val="en-US"/>
        </w:rPr>
      </w:pPr>
      <w:r w:rsidRPr="003020BC">
        <w:rPr>
          <w:lang w:eastAsia="x-none"/>
        </w:rPr>
        <w:t xml:space="preserve">[109-e-R17-UE-features-eIAB-01] </w:t>
      </w:r>
      <w:r w:rsidR="004253CC" w:rsidRPr="003020BC">
        <w:rPr>
          <w:lang w:val="en-US"/>
        </w:rPr>
        <w:t>– Ralf (AT&amp;T)</w:t>
      </w:r>
    </w:p>
    <w:p w14:paraId="572D990B" w14:textId="342B48D7" w:rsidR="003201D0" w:rsidRPr="003020BC" w:rsidRDefault="003201D0" w:rsidP="003201D0">
      <w:pPr>
        <w:rPr>
          <w:lang w:val="en-US" w:eastAsia="x-none"/>
        </w:rPr>
      </w:pPr>
      <w:r w:rsidRPr="003020BC">
        <w:rPr>
          <w:lang w:eastAsia="x-none"/>
        </w:rPr>
        <w:t>Email discussion on UE features for IAB enhancements</w:t>
      </w:r>
    </w:p>
    <w:p w14:paraId="0B5514D7" w14:textId="77777777" w:rsidR="003201D0" w:rsidRPr="003020BC" w:rsidRDefault="003201D0" w:rsidP="003201D0">
      <w:pPr>
        <w:numPr>
          <w:ilvl w:val="0"/>
          <w:numId w:val="65"/>
        </w:numPr>
        <w:rPr>
          <w:lang w:eastAsia="x-none"/>
        </w:rPr>
      </w:pPr>
      <w:r w:rsidRPr="003020BC">
        <w:rPr>
          <w:rFonts w:hint="eastAsia"/>
          <w:lang w:eastAsia="x-none"/>
        </w:rPr>
        <w:t>1</w:t>
      </w:r>
      <w:r w:rsidRPr="003020BC">
        <w:rPr>
          <w:rFonts w:hint="eastAsia"/>
          <w:vertAlign w:val="superscript"/>
          <w:lang w:eastAsia="x-none"/>
        </w:rPr>
        <w:t>st</w:t>
      </w:r>
      <w:r w:rsidRPr="003020BC">
        <w:rPr>
          <w:rFonts w:hint="eastAsia"/>
          <w:lang w:eastAsia="x-none"/>
        </w:rPr>
        <w:t xml:space="preserve"> check point</w:t>
      </w:r>
      <w:r w:rsidRPr="003020BC">
        <w:rPr>
          <w:lang w:eastAsia="x-none"/>
        </w:rPr>
        <w:t xml:space="preserve"> for LS to RAN2</w:t>
      </w:r>
      <w:r w:rsidRPr="003020BC">
        <w:rPr>
          <w:rFonts w:hint="eastAsia"/>
          <w:lang w:eastAsia="x-none"/>
        </w:rPr>
        <w:t xml:space="preserve">: </w:t>
      </w:r>
      <w:r w:rsidRPr="003020BC">
        <w:t>May 13</w:t>
      </w:r>
    </w:p>
    <w:p w14:paraId="5A0D276A" w14:textId="77777777" w:rsidR="003201D0" w:rsidRPr="003020BC" w:rsidRDefault="003201D0" w:rsidP="003201D0">
      <w:pPr>
        <w:numPr>
          <w:ilvl w:val="0"/>
          <w:numId w:val="65"/>
        </w:numPr>
        <w:rPr>
          <w:lang w:eastAsia="x-none"/>
        </w:rPr>
      </w:pPr>
      <w:r w:rsidRPr="003020BC">
        <w:rPr>
          <w:lang w:eastAsia="x-none"/>
        </w:rPr>
        <w:t>Final</w:t>
      </w:r>
      <w:r w:rsidRPr="003020BC">
        <w:rPr>
          <w:rFonts w:hint="eastAsia"/>
          <w:lang w:eastAsia="x-none"/>
        </w:rPr>
        <w:t xml:space="preserve"> check point</w:t>
      </w:r>
      <w:r w:rsidRPr="003020BC">
        <w:rPr>
          <w:lang w:eastAsia="x-none"/>
        </w:rPr>
        <w:t xml:space="preserve"> for any remaining issues</w:t>
      </w:r>
      <w:r w:rsidRPr="003020BC">
        <w:rPr>
          <w:rFonts w:hint="eastAsia"/>
          <w:lang w:eastAsia="x-none"/>
        </w:rPr>
        <w:t xml:space="preserve">: </w:t>
      </w:r>
      <w:r w:rsidRPr="003020BC">
        <w:t>May 20</w:t>
      </w:r>
    </w:p>
    <w:p w14:paraId="1E5FF89D" w14:textId="39ACC506" w:rsidR="003201D0" w:rsidRPr="003201D0" w:rsidRDefault="001B5688" w:rsidP="003201D0">
      <w:pPr>
        <w:rPr>
          <w:b/>
          <w:bCs/>
          <w:lang w:eastAsia="x-none"/>
        </w:rPr>
      </w:pPr>
      <w:hyperlink r:id="rId1440" w:history="1">
        <w:r w:rsidR="000B5C49">
          <w:rPr>
            <w:rStyle w:val="Hyperlink"/>
            <w:b/>
            <w:bCs/>
            <w:lang w:eastAsia="x-none"/>
          </w:rPr>
          <w:t>R1-2204853</w:t>
        </w:r>
      </w:hyperlink>
      <w:r w:rsidR="003201D0" w:rsidRPr="003201D0">
        <w:rPr>
          <w:b/>
          <w:bCs/>
          <w:lang w:eastAsia="x-none"/>
        </w:rPr>
        <w:tab/>
        <w:t>Summary of UE features for IAB enhancements</w:t>
      </w:r>
      <w:r w:rsidR="003201D0" w:rsidRPr="003201D0">
        <w:rPr>
          <w:b/>
          <w:bCs/>
          <w:lang w:eastAsia="x-none"/>
        </w:rPr>
        <w:tab/>
        <w:t>Moderator (AT&amp;T)</w:t>
      </w:r>
    </w:p>
    <w:p w14:paraId="75AA790E" w14:textId="5DFB3EA0" w:rsidR="003201D0" w:rsidRPr="003020BC" w:rsidRDefault="003201D0" w:rsidP="007D7F59">
      <w:pPr>
        <w:rPr>
          <w:lang w:eastAsia="x-none"/>
        </w:rPr>
      </w:pPr>
      <w:r w:rsidRPr="006104D7">
        <w:rPr>
          <w:b/>
          <w:bCs/>
          <w:lang w:val="en-US" w:eastAsia="x-none"/>
        </w:rPr>
        <w:t>Decision:</w:t>
      </w:r>
      <w:r>
        <w:rPr>
          <w:lang w:val="en-US" w:eastAsia="x-none"/>
        </w:rPr>
        <w:t xml:space="preserve"> </w:t>
      </w:r>
      <w:r w:rsidRPr="00067AE9">
        <w:rPr>
          <w:lang w:eastAsia="x-none"/>
        </w:rPr>
        <w:t xml:space="preserve">All </w:t>
      </w:r>
      <w:r w:rsidRPr="006104D7">
        <w:rPr>
          <w:highlight w:val="green"/>
          <w:lang w:eastAsia="x-none"/>
        </w:rPr>
        <w:t xml:space="preserve">agreements under this agenda item are captured in Section 7 of </w:t>
      </w:r>
      <w:hyperlink r:id="rId1441" w:history="1">
        <w:r w:rsidR="000B5C49">
          <w:rPr>
            <w:rStyle w:val="Hyperlink"/>
            <w:highlight w:val="green"/>
            <w:lang w:eastAsia="x-none"/>
          </w:rPr>
          <w:t>R1-2204853</w:t>
        </w:r>
      </w:hyperlink>
      <w:r>
        <w:rPr>
          <w:lang w:eastAsia="x-none"/>
        </w:rPr>
        <w:t>.</w:t>
      </w:r>
    </w:p>
    <w:p w14:paraId="62663285" w14:textId="77777777" w:rsidR="007D7F59" w:rsidRPr="003020BC" w:rsidRDefault="007D7F59" w:rsidP="003201D0">
      <w:pPr>
        <w:pStyle w:val="Heading3"/>
      </w:pPr>
      <w:bookmarkStart w:id="227" w:name="_Toc101357025"/>
      <w:bookmarkStart w:id="228" w:name="_Toc105521363"/>
      <w:r w:rsidRPr="003020BC">
        <w:rPr>
          <w:lang w:val="en-US"/>
        </w:rPr>
        <w:t>UE features for NR s</w:t>
      </w:r>
      <w:r w:rsidRPr="003020BC">
        <w:t>idelink enhancement</w:t>
      </w:r>
      <w:bookmarkEnd w:id="227"/>
      <w:bookmarkEnd w:id="228"/>
    </w:p>
    <w:p w14:paraId="7A80BA56" w14:textId="716DC4D3" w:rsidR="007D7F59" w:rsidRPr="003020BC" w:rsidRDefault="001B5688" w:rsidP="007D7F59">
      <w:pPr>
        <w:rPr>
          <w:lang w:eastAsia="x-none"/>
        </w:rPr>
      </w:pPr>
      <w:hyperlink r:id="rId1442" w:history="1">
        <w:r w:rsidR="000B5C49">
          <w:rPr>
            <w:rStyle w:val="Hyperlink"/>
            <w:lang w:eastAsia="x-none"/>
          </w:rPr>
          <w:t>R1-2203094</w:t>
        </w:r>
      </w:hyperlink>
      <w:r w:rsidR="007D7F59" w:rsidRPr="003020BC">
        <w:rPr>
          <w:lang w:eastAsia="x-none"/>
        </w:rPr>
        <w:tab/>
        <w:t>Remaining issues on UE feature for sidelink</w:t>
      </w:r>
      <w:r w:rsidR="007D7F59" w:rsidRPr="003020BC">
        <w:rPr>
          <w:lang w:eastAsia="x-none"/>
        </w:rPr>
        <w:tab/>
        <w:t>Huawei, HiSilicon</w:t>
      </w:r>
    </w:p>
    <w:p w14:paraId="37795BF8" w14:textId="6365031D" w:rsidR="007D7F59" w:rsidRPr="003020BC" w:rsidRDefault="001B5688" w:rsidP="007D7F59">
      <w:pPr>
        <w:rPr>
          <w:lang w:eastAsia="x-none"/>
        </w:rPr>
      </w:pPr>
      <w:hyperlink r:id="rId1443" w:history="1">
        <w:r w:rsidR="000B5C49">
          <w:rPr>
            <w:rStyle w:val="Hyperlink"/>
            <w:lang w:eastAsia="x-none"/>
          </w:rPr>
          <w:t>R1-2203364</w:t>
        </w:r>
      </w:hyperlink>
      <w:r w:rsidR="007D7F59" w:rsidRPr="003020BC">
        <w:rPr>
          <w:lang w:eastAsia="x-none"/>
        </w:rPr>
        <w:tab/>
        <w:t>On UE features for NR sidelink enhancement</w:t>
      </w:r>
      <w:r w:rsidR="007D7F59" w:rsidRPr="003020BC">
        <w:rPr>
          <w:lang w:eastAsia="x-none"/>
        </w:rPr>
        <w:tab/>
        <w:t>ZTE, Sanechips</w:t>
      </w:r>
    </w:p>
    <w:p w14:paraId="45CA1422" w14:textId="5BD6DF7E" w:rsidR="007D7F59" w:rsidRPr="003020BC" w:rsidRDefault="001B5688" w:rsidP="007D7F59">
      <w:pPr>
        <w:rPr>
          <w:lang w:eastAsia="x-none"/>
        </w:rPr>
      </w:pPr>
      <w:hyperlink r:id="rId1444" w:history="1">
        <w:r w:rsidR="000B5C49">
          <w:rPr>
            <w:rStyle w:val="Hyperlink"/>
            <w:lang w:eastAsia="x-none"/>
          </w:rPr>
          <w:t>R1-2203428</w:t>
        </w:r>
      </w:hyperlink>
      <w:r w:rsidR="007D7F59" w:rsidRPr="003020BC">
        <w:rPr>
          <w:lang w:eastAsia="x-none"/>
        </w:rPr>
        <w:tab/>
        <w:t>Remaining issues on Rel-17 UE features for sidelink enhancements</w:t>
      </w:r>
      <w:r w:rsidR="007D7F59" w:rsidRPr="003020BC">
        <w:rPr>
          <w:lang w:eastAsia="x-none"/>
        </w:rPr>
        <w:tab/>
        <w:t>CATT, GOHIGH</w:t>
      </w:r>
    </w:p>
    <w:p w14:paraId="74732A6D" w14:textId="2D1F47AB" w:rsidR="007D7F59" w:rsidRPr="003020BC" w:rsidRDefault="001B5688" w:rsidP="007D7F59">
      <w:pPr>
        <w:rPr>
          <w:lang w:eastAsia="x-none"/>
        </w:rPr>
      </w:pPr>
      <w:hyperlink r:id="rId1445" w:history="1">
        <w:r w:rsidR="000B5C49">
          <w:rPr>
            <w:rStyle w:val="Hyperlink"/>
            <w:lang w:eastAsia="x-none"/>
          </w:rPr>
          <w:t>R1-2203537</w:t>
        </w:r>
      </w:hyperlink>
      <w:r w:rsidR="007D7F59" w:rsidRPr="003020BC">
        <w:rPr>
          <w:lang w:eastAsia="x-none"/>
        </w:rPr>
        <w:tab/>
        <w:t>Remaining issues on UE features for NR sidelink enhancement</w:t>
      </w:r>
      <w:r w:rsidR="007D7F59" w:rsidRPr="003020BC">
        <w:rPr>
          <w:lang w:eastAsia="x-none"/>
        </w:rPr>
        <w:tab/>
        <w:t>vivo</w:t>
      </w:r>
    </w:p>
    <w:p w14:paraId="012F7BC8" w14:textId="6402EEF8" w:rsidR="007D7F59" w:rsidRPr="003020BC" w:rsidRDefault="001B5688" w:rsidP="007D7F59">
      <w:pPr>
        <w:rPr>
          <w:lang w:eastAsia="x-none"/>
        </w:rPr>
      </w:pPr>
      <w:hyperlink r:id="rId1446" w:history="1">
        <w:r w:rsidR="000B5C49">
          <w:rPr>
            <w:rStyle w:val="Hyperlink"/>
            <w:lang w:eastAsia="x-none"/>
          </w:rPr>
          <w:t>R1-2203712</w:t>
        </w:r>
      </w:hyperlink>
      <w:r w:rsidR="007D7F59" w:rsidRPr="003020BC">
        <w:rPr>
          <w:lang w:eastAsia="x-none"/>
        </w:rPr>
        <w:tab/>
        <w:t>Discussion on UE features for NR sidelink enhancement</w:t>
      </w:r>
      <w:r w:rsidR="007D7F59" w:rsidRPr="003020BC">
        <w:rPr>
          <w:lang w:eastAsia="x-none"/>
        </w:rPr>
        <w:tab/>
        <w:t>LG Electronics</w:t>
      </w:r>
    </w:p>
    <w:p w14:paraId="15AC5597" w14:textId="3C5ED1CA" w:rsidR="007D7F59" w:rsidRPr="003020BC" w:rsidRDefault="001B5688" w:rsidP="007D7F59">
      <w:pPr>
        <w:rPr>
          <w:lang w:eastAsia="x-none"/>
        </w:rPr>
      </w:pPr>
      <w:hyperlink r:id="rId1447" w:history="1">
        <w:r w:rsidR="000B5C49">
          <w:rPr>
            <w:rStyle w:val="Hyperlink"/>
            <w:lang w:eastAsia="x-none"/>
          </w:rPr>
          <w:t>R1-2203778</w:t>
        </w:r>
      </w:hyperlink>
      <w:r w:rsidR="007D7F59" w:rsidRPr="003020BC">
        <w:rPr>
          <w:lang w:eastAsia="x-none"/>
        </w:rPr>
        <w:tab/>
        <w:t>Discussion on UE features for NR sidelink enhancement</w:t>
      </w:r>
      <w:r w:rsidR="007D7F59" w:rsidRPr="003020BC">
        <w:rPr>
          <w:lang w:eastAsia="x-none"/>
        </w:rPr>
        <w:tab/>
        <w:t>xiaomi</w:t>
      </w:r>
    </w:p>
    <w:p w14:paraId="0F5C4299" w14:textId="075E2CC8" w:rsidR="007D7F59" w:rsidRPr="003020BC" w:rsidRDefault="001B5688" w:rsidP="007D7F59">
      <w:pPr>
        <w:rPr>
          <w:lang w:eastAsia="x-none"/>
        </w:rPr>
      </w:pPr>
      <w:hyperlink r:id="rId1448" w:history="1">
        <w:r w:rsidR="000B5C49">
          <w:rPr>
            <w:rStyle w:val="Hyperlink"/>
            <w:lang w:eastAsia="x-none"/>
          </w:rPr>
          <w:t>R1-2203973</w:t>
        </w:r>
      </w:hyperlink>
      <w:r w:rsidR="007D7F59" w:rsidRPr="003020BC">
        <w:rPr>
          <w:lang w:eastAsia="x-none"/>
        </w:rPr>
        <w:tab/>
        <w:t>On UE feature list for NR sidelink enhancement</w:t>
      </w:r>
      <w:r w:rsidR="007D7F59" w:rsidRPr="003020BC">
        <w:rPr>
          <w:lang w:eastAsia="x-none"/>
        </w:rPr>
        <w:tab/>
        <w:t>OPPO</w:t>
      </w:r>
    </w:p>
    <w:p w14:paraId="6173A429" w14:textId="206C27F5" w:rsidR="007D7F59" w:rsidRPr="003020BC" w:rsidRDefault="001B5688" w:rsidP="007D7F59">
      <w:pPr>
        <w:rPr>
          <w:lang w:eastAsia="x-none"/>
        </w:rPr>
      </w:pPr>
      <w:hyperlink r:id="rId1449" w:history="1">
        <w:r w:rsidR="000B5C49">
          <w:rPr>
            <w:rStyle w:val="Hyperlink"/>
            <w:lang w:eastAsia="x-none"/>
          </w:rPr>
          <w:t>R1-2204224</w:t>
        </w:r>
      </w:hyperlink>
      <w:r w:rsidR="007D7F59" w:rsidRPr="003020BC">
        <w:rPr>
          <w:lang w:eastAsia="x-none"/>
        </w:rPr>
        <w:tab/>
        <w:t>Views on Rel-17 NR sidelink UE features</w:t>
      </w:r>
      <w:r w:rsidR="007D7F59" w:rsidRPr="003020BC">
        <w:rPr>
          <w:lang w:eastAsia="x-none"/>
        </w:rPr>
        <w:tab/>
        <w:t>Apple</w:t>
      </w:r>
    </w:p>
    <w:p w14:paraId="2C6DA069" w14:textId="5FC7AD4A" w:rsidR="007D7F59" w:rsidRPr="003020BC" w:rsidRDefault="001B5688" w:rsidP="007D7F59">
      <w:pPr>
        <w:rPr>
          <w:lang w:eastAsia="x-none"/>
        </w:rPr>
      </w:pPr>
      <w:hyperlink r:id="rId1450" w:history="1">
        <w:r w:rsidR="000B5C49">
          <w:rPr>
            <w:rStyle w:val="Hyperlink"/>
            <w:lang w:eastAsia="x-none"/>
          </w:rPr>
          <w:t>R1-2204364</w:t>
        </w:r>
      </w:hyperlink>
      <w:r w:rsidR="007D7F59" w:rsidRPr="003020BC">
        <w:rPr>
          <w:lang w:eastAsia="x-none"/>
        </w:rPr>
        <w:tab/>
        <w:t>Discussion on Rel.17 UE features for NR SL enhancement</w:t>
      </w:r>
      <w:r w:rsidR="007D7F59" w:rsidRPr="003020BC">
        <w:rPr>
          <w:lang w:eastAsia="x-none"/>
        </w:rPr>
        <w:tab/>
        <w:t>NTT DOCOMO, INC.</w:t>
      </w:r>
    </w:p>
    <w:p w14:paraId="60A69B98" w14:textId="0619A692" w:rsidR="007D7F59" w:rsidRPr="003020BC" w:rsidRDefault="001B5688" w:rsidP="007D7F59">
      <w:pPr>
        <w:rPr>
          <w:lang w:eastAsia="x-none"/>
        </w:rPr>
      </w:pPr>
      <w:hyperlink r:id="rId1451" w:history="1">
        <w:r w:rsidR="000B5C49">
          <w:rPr>
            <w:rStyle w:val="Hyperlink"/>
            <w:lang w:eastAsia="x-none"/>
          </w:rPr>
          <w:t>R1-2204594</w:t>
        </w:r>
      </w:hyperlink>
      <w:r w:rsidR="007D7F59" w:rsidRPr="003020BC">
        <w:rPr>
          <w:lang w:eastAsia="x-none"/>
        </w:rPr>
        <w:tab/>
        <w:t>On UE features for NR sidelink enhancement</w:t>
      </w:r>
      <w:r w:rsidR="007D7F59" w:rsidRPr="003020BC">
        <w:rPr>
          <w:lang w:eastAsia="x-none"/>
        </w:rPr>
        <w:tab/>
        <w:t>Nokia, Nokia Shanghai Bell</w:t>
      </w:r>
    </w:p>
    <w:p w14:paraId="72ABF154" w14:textId="2510B676" w:rsidR="007D7F59" w:rsidRPr="003020BC" w:rsidRDefault="001B5688" w:rsidP="007D7F59">
      <w:pPr>
        <w:rPr>
          <w:lang w:eastAsia="x-none"/>
        </w:rPr>
      </w:pPr>
      <w:hyperlink r:id="rId1452" w:history="1">
        <w:r w:rsidR="000B5C49">
          <w:rPr>
            <w:rStyle w:val="Hyperlink"/>
            <w:lang w:eastAsia="x-none"/>
          </w:rPr>
          <w:t>R1-2204739</w:t>
        </w:r>
      </w:hyperlink>
      <w:r w:rsidR="007D7F59" w:rsidRPr="003020BC">
        <w:rPr>
          <w:lang w:eastAsia="x-none"/>
        </w:rPr>
        <w:tab/>
        <w:t>UE features for NR sidelink enhancements</w:t>
      </w:r>
      <w:r w:rsidR="007D7F59" w:rsidRPr="003020BC">
        <w:rPr>
          <w:lang w:eastAsia="x-none"/>
        </w:rPr>
        <w:tab/>
        <w:t>Ericsson</w:t>
      </w:r>
    </w:p>
    <w:p w14:paraId="49561EEC" w14:textId="20DDB17E" w:rsidR="007D7F59" w:rsidRDefault="001B5688" w:rsidP="007D7F59">
      <w:pPr>
        <w:rPr>
          <w:lang w:eastAsia="x-none"/>
        </w:rPr>
      </w:pPr>
      <w:hyperlink r:id="rId1453" w:history="1">
        <w:r w:rsidR="000B5C49">
          <w:rPr>
            <w:rStyle w:val="Hyperlink"/>
            <w:lang w:eastAsia="x-none"/>
          </w:rPr>
          <w:t>R1-2205007</w:t>
        </w:r>
      </w:hyperlink>
      <w:r w:rsidR="007D7F59" w:rsidRPr="003020BC">
        <w:rPr>
          <w:lang w:eastAsia="x-none"/>
        </w:rPr>
        <w:tab/>
        <w:t>UE Features for Sidelink Enhancements</w:t>
      </w:r>
      <w:r w:rsidR="007D7F59" w:rsidRPr="003020BC">
        <w:rPr>
          <w:lang w:eastAsia="x-none"/>
        </w:rPr>
        <w:tab/>
        <w:t>Qualcomm Incorporated</w:t>
      </w:r>
    </w:p>
    <w:p w14:paraId="358D1870" w14:textId="00EF4746" w:rsidR="004253CC" w:rsidRDefault="004253CC" w:rsidP="007D7F59">
      <w:pPr>
        <w:rPr>
          <w:lang w:eastAsia="x-none"/>
        </w:rPr>
      </w:pPr>
    </w:p>
    <w:p w14:paraId="599864E7" w14:textId="77777777" w:rsidR="004253CC" w:rsidRDefault="004253CC" w:rsidP="004253CC">
      <w:pPr>
        <w:rPr>
          <w:lang w:val="en-US"/>
        </w:rPr>
      </w:pPr>
      <w:r w:rsidRPr="003020BC">
        <w:rPr>
          <w:lang w:eastAsia="x-none"/>
        </w:rPr>
        <w:t xml:space="preserve">[109-e-R17-UE-features-Sidelink-01] </w:t>
      </w:r>
      <w:r w:rsidRPr="003020BC">
        <w:rPr>
          <w:lang w:val="en-US"/>
        </w:rPr>
        <w:t>– Shinya (</w:t>
      </w:r>
      <w:r>
        <w:rPr>
          <w:lang w:val="en-US"/>
        </w:rPr>
        <w:t xml:space="preserve">NTT </w:t>
      </w:r>
      <w:r w:rsidRPr="003020BC">
        <w:rPr>
          <w:lang w:val="en-US"/>
        </w:rPr>
        <w:t>DOCOMO)</w:t>
      </w:r>
    </w:p>
    <w:p w14:paraId="47CBFE2A" w14:textId="3E18D461" w:rsidR="004253CC" w:rsidRPr="003020BC" w:rsidRDefault="004253CC" w:rsidP="004253CC">
      <w:pPr>
        <w:rPr>
          <w:lang w:val="en-US" w:eastAsia="x-none"/>
        </w:rPr>
      </w:pPr>
      <w:r w:rsidRPr="003020BC">
        <w:rPr>
          <w:lang w:eastAsia="x-none"/>
        </w:rPr>
        <w:t>Email discussion on UE features for NR sidelink enhancements</w:t>
      </w:r>
    </w:p>
    <w:p w14:paraId="77E27030" w14:textId="77777777" w:rsidR="004253CC" w:rsidRPr="003020BC" w:rsidRDefault="004253CC" w:rsidP="004253CC">
      <w:pPr>
        <w:numPr>
          <w:ilvl w:val="0"/>
          <w:numId w:val="65"/>
        </w:numPr>
        <w:rPr>
          <w:lang w:eastAsia="x-none"/>
        </w:rPr>
      </w:pPr>
      <w:r w:rsidRPr="003020BC">
        <w:rPr>
          <w:rFonts w:hint="eastAsia"/>
          <w:lang w:eastAsia="x-none"/>
        </w:rPr>
        <w:t>1</w:t>
      </w:r>
      <w:r w:rsidRPr="003020BC">
        <w:rPr>
          <w:rFonts w:hint="eastAsia"/>
          <w:vertAlign w:val="superscript"/>
          <w:lang w:eastAsia="x-none"/>
        </w:rPr>
        <w:t>st</w:t>
      </w:r>
      <w:r w:rsidRPr="003020BC">
        <w:rPr>
          <w:rFonts w:hint="eastAsia"/>
          <w:lang w:eastAsia="x-none"/>
        </w:rPr>
        <w:t xml:space="preserve"> check point</w:t>
      </w:r>
      <w:r w:rsidRPr="003020BC">
        <w:rPr>
          <w:lang w:eastAsia="x-none"/>
        </w:rPr>
        <w:t xml:space="preserve"> for LS to RAN2</w:t>
      </w:r>
      <w:r w:rsidRPr="003020BC">
        <w:rPr>
          <w:rFonts w:hint="eastAsia"/>
          <w:lang w:eastAsia="x-none"/>
        </w:rPr>
        <w:t xml:space="preserve">: </w:t>
      </w:r>
      <w:r w:rsidRPr="003020BC">
        <w:t>May 13</w:t>
      </w:r>
    </w:p>
    <w:p w14:paraId="44F6E6F6" w14:textId="77777777" w:rsidR="004253CC" w:rsidRPr="003020BC" w:rsidRDefault="004253CC" w:rsidP="004253CC">
      <w:pPr>
        <w:numPr>
          <w:ilvl w:val="0"/>
          <w:numId w:val="65"/>
        </w:numPr>
        <w:rPr>
          <w:lang w:eastAsia="x-none"/>
        </w:rPr>
      </w:pPr>
      <w:r w:rsidRPr="003020BC">
        <w:rPr>
          <w:lang w:eastAsia="x-none"/>
        </w:rPr>
        <w:t>Final</w:t>
      </w:r>
      <w:r w:rsidRPr="003020BC">
        <w:rPr>
          <w:rFonts w:hint="eastAsia"/>
          <w:lang w:eastAsia="x-none"/>
        </w:rPr>
        <w:t xml:space="preserve"> check point</w:t>
      </w:r>
      <w:r w:rsidRPr="003020BC">
        <w:rPr>
          <w:lang w:eastAsia="x-none"/>
        </w:rPr>
        <w:t xml:space="preserve"> for any remaining issues</w:t>
      </w:r>
      <w:r w:rsidRPr="003020BC">
        <w:rPr>
          <w:rFonts w:hint="eastAsia"/>
          <w:lang w:eastAsia="x-none"/>
        </w:rPr>
        <w:t xml:space="preserve">: </w:t>
      </w:r>
      <w:r w:rsidRPr="003020BC">
        <w:t>May 20</w:t>
      </w:r>
    </w:p>
    <w:p w14:paraId="17B1B57F" w14:textId="73ABE05F" w:rsidR="004253CC" w:rsidRPr="004253CC" w:rsidRDefault="001B5688" w:rsidP="004253CC">
      <w:pPr>
        <w:rPr>
          <w:b/>
          <w:bCs/>
          <w:lang w:eastAsia="x-none"/>
        </w:rPr>
      </w:pPr>
      <w:hyperlink r:id="rId1454" w:history="1">
        <w:r w:rsidR="000B5C49">
          <w:rPr>
            <w:rStyle w:val="Hyperlink"/>
            <w:b/>
            <w:bCs/>
            <w:lang w:eastAsia="x-none"/>
          </w:rPr>
          <w:t>R1-2204408</w:t>
        </w:r>
      </w:hyperlink>
      <w:r w:rsidR="004253CC" w:rsidRPr="004253CC">
        <w:rPr>
          <w:b/>
          <w:bCs/>
          <w:lang w:eastAsia="x-none"/>
        </w:rPr>
        <w:tab/>
        <w:t>Summary on UE features for NR sidelink enhancement</w:t>
      </w:r>
      <w:r w:rsidR="004253CC" w:rsidRPr="004253CC">
        <w:rPr>
          <w:b/>
          <w:bCs/>
          <w:lang w:eastAsia="x-none"/>
        </w:rPr>
        <w:tab/>
        <w:t>Moderator (NTT DOCOMO, INC.)</w:t>
      </w:r>
    </w:p>
    <w:p w14:paraId="0524F2BC" w14:textId="47A911A7" w:rsidR="004253CC" w:rsidRPr="004C2AA4" w:rsidRDefault="004253CC" w:rsidP="004253CC">
      <w:bookmarkStart w:id="229" w:name="_Toc101357026"/>
      <w:r w:rsidRPr="004253CC">
        <w:rPr>
          <w:b/>
          <w:bCs/>
          <w:lang w:val="en-US"/>
        </w:rPr>
        <w:t>Decision:</w:t>
      </w:r>
      <w:r w:rsidRPr="004253CC">
        <w:rPr>
          <w:lang w:val="en-US"/>
        </w:rPr>
        <w:t xml:space="preserve"> </w:t>
      </w:r>
      <w:r w:rsidRPr="00067AE9">
        <w:t xml:space="preserve">All </w:t>
      </w:r>
      <w:r w:rsidRPr="004253CC">
        <w:rPr>
          <w:highlight w:val="green"/>
        </w:rPr>
        <w:t xml:space="preserve">agreements under this agenda item are captured in Section </w:t>
      </w:r>
      <w:r>
        <w:rPr>
          <w:highlight w:val="green"/>
        </w:rPr>
        <w:t>6</w:t>
      </w:r>
      <w:r w:rsidRPr="004253CC">
        <w:rPr>
          <w:highlight w:val="green"/>
        </w:rPr>
        <w:t xml:space="preserve"> of </w:t>
      </w:r>
      <w:hyperlink r:id="rId1455" w:history="1">
        <w:r w:rsidR="000B5C49">
          <w:rPr>
            <w:rStyle w:val="Hyperlink"/>
            <w:highlight w:val="green"/>
          </w:rPr>
          <w:t>R1-2204408</w:t>
        </w:r>
      </w:hyperlink>
      <w:r>
        <w:t>.</w:t>
      </w:r>
    </w:p>
    <w:p w14:paraId="07ED23DF" w14:textId="77777777" w:rsidR="007D7F59" w:rsidRPr="003020BC" w:rsidRDefault="007D7F59" w:rsidP="001B4925">
      <w:pPr>
        <w:pStyle w:val="Heading3"/>
        <w:rPr>
          <w:lang w:val="en-US"/>
        </w:rPr>
      </w:pPr>
      <w:bookmarkStart w:id="230" w:name="_Toc105521364"/>
      <w:r w:rsidRPr="003020BC">
        <w:rPr>
          <w:lang w:val="en-US"/>
        </w:rPr>
        <w:t>UE features for NR MBS</w:t>
      </w:r>
      <w:bookmarkEnd w:id="229"/>
      <w:bookmarkEnd w:id="230"/>
    </w:p>
    <w:p w14:paraId="04103E3D" w14:textId="410DDC73" w:rsidR="007D7F59" w:rsidRPr="003020BC" w:rsidRDefault="001B5688" w:rsidP="007D7F59">
      <w:pPr>
        <w:rPr>
          <w:lang w:val="en-US" w:eastAsia="x-none"/>
        </w:rPr>
      </w:pPr>
      <w:hyperlink r:id="rId1456" w:history="1">
        <w:r w:rsidR="000B5C49">
          <w:rPr>
            <w:rStyle w:val="Hyperlink"/>
            <w:lang w:val="en-US" w:eastAsia="x-none"/>
          </w:rPr>
          <w:t>R1-2203071</w:t>
        </w:r>
      </w:hyperlink>
      <w:r w:rsidR="007D7F59" w:rsidRPr="003020BC">
        <w:rPr>
          <w:lang w:val="en-US" w:eastAsia="x-none"/>
        </w:rPr>
        <w:tab/>
        <w:t>Rel-17 UE features for NR MBS</w:t>
      </w:r>
      <w:r w:rsidR="007D7F59" w:rsidRPr="003020BC">
        <w:rPr>
          <w:lang w:val="en-US" w:eastAsia="x-none"/>
        </w:rPr>
        <w:tab/>
        <w:t>Huawei, HiSilicon</w:t>
      </w:r>
    </w:p>
    <w:p w14:paraId="7E3068B9" w14:textId="3BB073BE" w:rsidR="007D7F59" w:rsidRPr="003020BC" w:rsidRDefault="001B5688" w:rsidP="007D7F59">
      <w:pPr>
        <w:rPr>
          <w:lang w:val="en-US" w:eastAsia="x-none"/>
        </w:rPr>
      </w:pPr>
      <w:hyperlink r:id="rId1457" w:history="1">
        <w:r w:rsidR="000B5C49">
          <w:rPr>
            <w:rStyle w:val="Hyperlink"/>
            <w:lang w:val="en-US" w:eastAsia="x-none"/>
          </w:rPr>
          <w:t>R1-2203199</w:t>
        </w:r>
      </w:hyperlink>
      <w:r w:rsidR="007D7F59" w:rsidRPr="003020BC">
        <w:rPr>
          <w:lang w:val="en-US" w:eastAsia="x-none"/>
        </w:rPr>
        <w:tab/>
        <w:t>Discussion on Rel-17 UE features for NR MBS</w:t>
      </w:r>
      <w:r w:rsidR="007D7F59" w:rsidRPr="003020BC">
        <w:rPr>
          <w:lang w:val="en-US" w:eastAsia="x-none"/>
        </w:rPr>
        <w:tab/>
        <w:t>ZTE</w:t>
      </w:r>
    </w:p>
    <w:p w14:paraId="222E74C0" w14:textId="3FFD265F" w:rsidR="007D7F59" w:rsidRPr="003020BC" w:rsidRDefault="001B5688" w:rsidP="007D7F59">
      <w:pPr>
        <w:rPr>
          <w:lang w:val="en-US" w:eastAsia="x-none"/>
        </w:rPr>
      </w:pPr>
      <w:hyperlink r:id="rId1458" w:history="1">
        <w:r w:rsidR="000B5C49">
          <w:rPr>
            <w:rStyle w:val="Hyperlink"/>
            <w:lang w:val="en-US" w:eastAsia="x-none"/>
          </w:rPr>
          <w:t>R1-2203319</w:t>
        </w:r>
      </w:hyperlink>
      <w:r w:rsidR="007D7F59" w:rsidRPr="003020BC">
        <w:rPr>
          <w:lang w:val="en-US" w:eastAsia="x-none"/>
        </w:rPr>
        <w:tab/>
        <w:t>UE features for R17 NR MBS</w:t>
      </w:r>
      <w:r w:rsidR="007D7F59" w:rsidRPr="003020BC">
        <w:rPr>
          <w:lang w:val="en-US" w:eastAsia="x-none"/>
        </w:rPr>
        <w:tab/>
        <w:t>Spreadtrum Communications</w:t>
      </w:r>
    </w:p>
    <w:p w14:paraId="6B41A0D2" w14:textId="3DF65A29" w:rsidR="007D7F59" w:rsidRDefault="001B5688" w:rsidP="007D7F59">
      <w:pPr>
        <w:rPr>
          <w:lang w:val="en-US" w:eastAsia="x-none"/>
        </w:rPr>
      </w:pPr>
      <w:hyperlink r:id="rId1459" w:history="1">
        <w:r w:rsidR="000B5C49">
          <w:rPr>
            <w:rStyle w:val="Hyperlink"/>
            <w:lang w:val="en-US" w:eastAsia="x-none"/>
          </w:rPr>
          <w:t>R1-2203538</w:t>
        </w:r>
      </w:hyperlink>
      <w:r w:rsidR="007D7F59" w:rsidRPr="003020BC">
        <w:rPr>
          <w:lang w:val="en-US" w:eastAsia="x-none"/>
        </w:rPr>
        <w:tab/>
        <w:t>UE features for NR MBS</w:t>
      </w:r>
      <w:r w:rsidR="007D7F59" w:rsidRPr="003020BC">
        <w:rPr>
          <w:lang w:val="en-US" w:eastAsia="x-none"/>
        </w:rPr>
        <w:tab/>
        <w:t>vivo</w:t>
      </w:r>
    </w:p>
    <w:p w14:paraId="4FC38589" w14:textId="54C31B74" w:rsidR="007D7F59" w:rsidRPr="003020BC" w:rsidRDefault="001B5688" w:rsidP="007D7F59">
      <w:pPr>
        <w:rPr>
          <w:lang w:val="en-US" w:eastAsia="x-none"/>
        </w:rPr>
      </w:pPr>
      <w:hyperlink r:id="rId1460" w:history="1">
        <w:r w:rsidR="000B5C49">
          <w:rPr>
            <w:rStyle w:val="Hyperlink"/>
            <w:lang w:val="en-US" w:eastAsia="x-none"/>
          </w:rPr>
          <w:t>R1-2205122</w:t>
        </w:r>
      </w:hyperlink>
      <w:r w:rsidR="00063A25" w:rsidRPr="00063A25">
        <w:rPr>
          <w:lang w:val="en-US" w:eastAsia="x-none"/>
        </w:rPr>
        <w:tab/>
        <w:t>Discussion on UE features for NR MBS</w:t>
      </w:r>
      <w:r w:rsidR="00063A25" w:rsidRPr="00063A25">
        <w:rPr>
          <w:lang w:val="en-US" w:eastAsia="x-none"/>
        </w:rPr>
        <w:tab/>
        <w:t>xiaomi</w:t>
      </w:r>
      <w:r w:rsidR="00063A25">
        <w:rPr>
          <w:lang w:val="en-US" w:eastAsia="x-none"/>
        </w:rPr>
        <w:tab/>
        <w:t xml:space="preserve">(rev of </w:t>
      </w:r>
      <w:hyperlink r:id="rId1461" w:history="1">
        <w:r w:rsidR="000B5C49">
          <w:rPr>
            <w:rStyle w:val="Hyperlink"/>
            <w:lang w:val="en-US" w:eastAsia="x-none"/>
          </w:rPr>
          <w:t>R1-2203779</w:t>
        </w:r>
      </w:hyperlink>
      <w:r w:rsidR="00063A25">
        <w:rPr>
          <w:lang w:val="en-US" w:eastAsia="x-none"/>
        </w:rPr>
        <w:t>)</w:t>
      </w:r>
    </w:p>
    <w:p w14:paraId="1AE6AC51" w14:textId="714B99A9" w:rsidR="007D7F59" w:rsidRPr="003020BC" w:rsidRDefault="001B5688" w:rsidP="007D7F59">
      <w:pPr>
        <w:rPr>
          <w:lang w:val="en-US" w:eastAsia="x-none"/>
        </w:rPr>
      </w:pPr>
      <w:hyperlink r:id="rId1462" w:history="1">
        <w:r w:rsidR="000B5C49">
          <w:rPr>
            <w:rStyle w:val="Hyperlink"/>
            <w:lang w:val="en-US" w:eastAsia="x-none"/>
          </w:rPr>
          <w:t>R1-2203975</w:t>
        </w:r>
      </w:hyperlink>
      <w:r w:rsidR="007D7F59" w:rsidRPr="003020BC">
        <w:rPr>
          <w:lang w:val="en-US" w:eastAsia="x-none"/>
        </w:rPr>
        <w:tab/>
        <w:t>Discussion on UE features for NR MBS</w:t>
      </w:r>
      <w:r w:rsidR="007D7F59" w:rsidRPr="003020BC">
        <w:rPr>
          <w:lang w:val="en-US" w:eastAsia="x-none"/>
        </w:rPr>
        <w:tab/>
        <w:t>OPPO</w:t>
      </w:r>
    </w:p>
    <w:p w14:paraId="1E6D6736" w14:textId="5164B044" w:rsidR="007D7F59" w:rsidRPr="003020BC" w:rsidRDefault="001B5688" w:rsidP="007D7F59">
      <w:pPr>
        <w:rPr>
          <w:lang w:val="en-US" w:eastAsia="x-none"/>
        </w:rPr>
      </w:pPr>
      <w:hyperlink r:id="rId1463" w:history="1">
        <w:r w:rsidR="000B5C49">
          <w:rPr>
            <w:rStyle w:val="Hyperlink"/>
            <w:lang w:val="en-US" w:eastAsia="x-none"/>
          </w:rPr>
          <w:t>R1-2204225</w:t>
        </w:r>
      </w:hyperlink>
      <w:r w:rsidR="007D7F59" w:rsidRPr="003020BC">
        <w:rPr>
          <w:lang w:val="en-US" w:eastAsia="x-none"/>
        </w:rPr>
        <w:tab/>
        <w:t>Views on Rel-17 MBS UE Features</w:t>
      </w:r>
      <w:r w:rsidR="007D7F59" w:rsidRPr="003020BC">
        <w:rPr>
          <w:lang w:val="en-US" w:eastAsia="x-none"/>
        </w:rPr>
        <w:tab/>
        <w:t>Apple</w:t>
      </w:r>
    </w:p>
    <w:p w14:paraId="661D368A" w14:textId="70FF0FEB" w:rsidR="007D7F59" w:rsidRPr="003020BC" w:rsidRDefault="001B5688" w:rsidP="007D7F59">
      <w:pPr>
        <w:rPr>
          <w:lang w:val="en-US" w:eastAsia="x-none"/>
        </w:rPr>
      </w:pPr>
      <w:hyperlink r:id="rId1464" w:history="1">
        <w:r w:rsidR="000B5C49">
          <w:rPr>
            <w:rStyle w:val="Hyperlink"/>
            <w:lang w:val="en-US" w:eastAsia="x-none"/>
          </w:rPr>
          <w:t>R1-2204286</w:t>
        </w:r>
      </w:hyperlink>
      <w:r w:rsidR="007D7F59" w:rsidRPr="003020BC">
        <w:rPr>
          <w:lang w:val="en-US" w:eastAsia="x-none"/>
        </w:rPr>
        <w:tab/>
        <w:t>Discussion on UE features for NR MBS</w:t>
      </w:r>
      <w:r w:rsidR="007D7F59" w:rsidRPr="003020BC">
        <w:rPr>
          <w:lang w:val="en-US" w:eastAsia="x-none"/>
        </w:rPr>
        <w:tab/>
        <w:t>CMCC</w:t>
      </w:r>
    </w:p>
    <w:p w14:paraId="09C2479E" w14:textId="6E3CEC3E" w:rsidR="007D7F59" w:rsidRPr="003020BC" w:rsidRDefault="001B5688" w:rsidP="007D7F59">
      <w:pPr>
        <w:rPr>
          <w:lang w:val="en-US" w:eastAsia="x-none"/>
        </w:rPr>
      </w:pPr>
      <w:hyperlink r:id="rId1465" w:history="1">
        <w:r w:rsidR="000B5C49">
          <w:rPr>
            <w:rStyle w:val="Hyperlink"/>
            <w:lang w:val="en-US" w:eastAsia="x-none"/>
          </w:rPr>
          <w:t>R1-2204365</w:t>
        </w:r>
      </w:hyperlink>
      <w:r w:rsidR="007D7F59" w:rsidRPr="003020BC">
        <w:rPr>
          <w:lang w:val="en-US" w:eastAsia="x-none"/>
        </w:rPr>
        <w:tab/>
        <w:t>Discussion on Rel.17 UE features for NR MBS</w:t>
      </w:r>
      <w:r w:rsidR="007D7F59" w:rsidRPr="003020BC">
        <w:rPr>
          <w:lang w:val="en-US" w:eastAsia="x-none"/>
        </w:rPr>
        <w:tab/>
        <w:t>NTT DOCOMO, INC.</w:t>
      </w:r>
    </w:p>
    <w:p w14:paraId="68DBFA7A" w14:textId="27AC8BFB" w:rsidR="007D7F59" w:rsidRPr="003020BC" w:rsidRDefault="001B5688" w:rsidP="007D7F59">
      <w:pPr>
        <w:rPr>
          <w:lang w:val="en-US" w:eastAsia="x-none"/>
        </w:rPr>
      </w:pPr>
      <w:hyperlink r:id="rId1466" w:history="1">
        <w:r w:rsidR="000B5C49">
          <w:rPr>
            <w:rStyle w:val="Hyperlink"/>
            <w:lang w:val="en-US" w:eastAsia="x-none"/>
          </w:rPr>
          <w:t>R1-2204595</w:t>
        </w:r>
      </w:hyperlink>
      <w:r w:rsidR="007D7F59" w:rsidRPr="003020BC">
        <w:rPr>
          <w:lang w:val="en-US" w:eastAsia="x-none"/>
        </w:rPr>
        <w:tab/>
        <w:t>On UE features for NR MBS</w:t>
      </w:r>
      <w:r w:rsidR="007D7F59" w:rsidRPr="003020BC">
        <w:rPr>
          <w:lang w:val="en-US" w:eastAsia="x-none"/>
        </w:rPr>
        <w:tab/>
        <w:t>Nokia, Nokia Shanghai Bell</w:t>
      </w:r>
    </w:p>
    <w:p w14:paraId="5A25053E" w14:textId="688829CF" w:rsidR="007D7F59" w:rsidRPr="003020BC" w:rsidRDefault="001B5688" w:rsidP="007D7F59">
      <w:pPr>
        <w:rPr>
          <w:lang w:val="en-US" w:eastAsia="x-none"/>
        </w:rPr>
      </w:pPr>
      <w:hyperlink r:id="rId1467" w:history="1">
        <w:r w:rsidR="000B5C49">
          <w:rPr>
            <w:rStyle w:val="Hyperlink"/>
            <w:lang w:val="en-US" w:eastAsia="x-none"/>
          </w:rPr>
          <w:t>R1-2204718</w:t>
        </w:r>
      </w:hyperlink>
      <w:r w:rsidR="007D7F59" w:rsidRPr="003020BC">
        <w:rPr>
          <w:lang w:val="en-US" w:eastAsia="x-none"/>
        </w:rPr>
        <w:tab/>
        <w:t>Views on UE features for NR MBS</w:t>
      </w:r>
      <w:r w:rsidR="007D7F59" w:rsidRPr="003020BC">
        <w:rPr>
          <w:lang w:val="en-US" w:eastAsia="x-none"/>
        </w:rPr>
        <w:tab/>
        <w:t>MediaTek Inc.</w:t>
      </w:r>
    </w:p>
    <w:p w14:paraId="5946FD14" w14:textId="12ED05A5" w:rsidR="007D7F59" w:rsidRPr="003020BC" w:rsidRDefault="001B5688" w:rsidP="007D7F59">
      <w:pPr>
        <w:rPr>
          <w:lang w:val="en-US" w:eastAsia="x-none"/>
        </w:rPr>
      </w:pPr>
      <w:hyperlink r:id="rId1468" w:history="1">
        <w:r w:rsidR="000B5C49">
          <w:rPr>
            <w:rStyle w:val="Hyperlink"/>
            <w:lang w:val="en-US" w:eastAsia="x-none"/>
          </w:rPr>
          <w:t>R1-2204947</w:t>
        </w:r>
      </w:hyperlink>
      <w:r w:rsidR="007D7F59" w:rsidRPr="003020BC">
        <w:rPr>
          <w:lang w:val="en-US" w:eastAsia="x-none"/>
        </w:rPr>
        <w:tab/>
        <w:t>Views on NR MBS UE features</w:t>
      </w:r>
      <w:r w:rsidR="007D7F59" w:rsidRPr="003020BC">
        <w:rPr>
          <w:lang w:val="en-US" w:eastAsia="x-none"/>
        </w:rPr>
        <w:tab/>
        <w:t>Ericsson</w:t>
      </w:r>
    </w:p>
    <w:p w14:paraId="1367D524" w14:textId="6224867A" w:rsidR="007D7F59" w:rsidRDefault="001B5688" w:rsidP="007D7F59">
      <w:pPr>
        <w:rPr>
          <w:lang w:val="en-US" w:eastAsia="x-none"/>
        </w:rPr>
      </w:pPr>
      <w:hyperlink r:id="rId1469" w:history="1">
        <w:r w:rsidR="000B5C49">
          <w:rPr>
            <w:rStyle w:val="Hyperlink"/>
            <w:lang w:val="en-US" w:eastAsia="x-none"/>
          </w:rPr>
          <w:t>R1-2205008</w:t>
        </w:r>
      </w:hyperlink>
      <w:r w:rsidR="007D7F59" w:rsidRPr="003020BC">
        <w:rPr>
          <w:lang w:val="en-US" w:eastAsia="x-none"/>
        </w:rPr>
        <w:tab/>
        <w:t>UE features for MBS</w:t>
      </w:r>
      <w:r w:rsidR="007D7F59" w:rsidRPr="003020BC">
        <w:rPr>
          <w:lang w:val="en-US" w:eastAsia="x-none"/>
        </w:rPr>
        <w:tab/>
        <w:t>Qualcomm Incorporated</w:t>
      </w:r>
    </w:p>
    <w:p w14:paraId="6C622258" w14:textId="0BCC69E1" w:rsidR="001B4925" w:rsidRDefault="001B4925" w:rsidP="007D7F59">
      <w:pPr>
        <w:rPr>
          <w:lang w:val="en-US" w:eastAsia="x-none"/>
        </w:rPr>
      </w:pPr>
    </w:p>
    <w:p w14:paraId="44CE8322" w14:textId="77777777" w:rsidR="001B4925" w:rsidRDefault="001B4925" w:rsidP="001B4925">
      <w:pPr>
        <w:rPr>
          <w:lang w:val="en-US"/>
        </w:rPr>
      </w:pPr>
      <w:r w:rsidRPr="003020BC">
        <w:rPr>
          <w:lang w:eastAsia="x-none"/>
        </w:rPr>
        <w:t xml:space="preserve">[109-e-R17-UE-features-MBS-01] </w:t>
      </w:r>
      <w:r w:rsidRPr="003020BC">
        <w:rPr>
          <w:lang w:val="en-US"/>
        </w:rPr>
        <w:t>– Shinya (</w:t>
      </w:r>
      <w:r>
        <w:rPr>
          <w:lang w:val="en-US"/>
        </w:rPr>
        <w:t xml:space="preserve">NTT </w:t>
      </w:r>
      <w:r w:rsidRPr="003020BC">
        <w:rPr>
          <w:lang w:val="en-US"/>
        </w:rPr>
        <w:t>DOCOMO)</w:t>
      </w:r>
    </w:p>
    <w:p w14:paraId="609E3895" w14:textId="3A2BFE7B" w:rsidR="001B4925" w:rsidRPr="003020BC" w:rsidRDefault="001B4925" w:rsidP="001B4925">
      <w:pPr>
        <w:rPr>
          <w:lang w:val="en-US" w:eastAsia="x-none"/>
        </w:rPr>
      </w:pPr>
      <w:r w:rsidRPr="003020BC">
        <w:rPr>
          <w:lang w:eastAsia="x-none"/>
        </w:rPr>
        <w:t>Email discussion on UE features for NR MBS</w:t>
      </w:r>
    </w:p>
    <w:p w14:paraId="30ED8B10" w14:textId="77777777" w:rsidR="001B4925" w:rsidRPr="003020BC" w:rsidRDefault="001B4925" w:rsidP="001B4925">
      <w:pPr>
        <w:numPr>
          <w:ilvl w:val="0"/>
          <w:numId w:val="65"/>
        </w:numPr>
        <w:rPr>
          <w:lang w:eastAsia="x-none"/>
        </w:rPr>
      </w:pPr>
      <w:r w:rsidRPr="003020BC">
        <w:rPr>
          <w:rFonts w:hint="eastAsia"/>
          <w:lang w:eastAsia="x-none"/>
        </w:rPr>
        <w:t>1</w:t>
      </w:r>
      <w:r w:rsidRPr="003020BC">
        <w:rPr>
          <w:rFonts w:hint="eastAsia"/>
          <w:vertAlign w:val="superscript"/>
          <w:lang w:eastAsia="x-none"/>
        </w:rPr>
        <w:t>st</w:t>
      </w:r>
      <w:r w:rsidRPr="003020BC">
        <w:rPr>
          <w:rFonts w:hint="eastAsia"/>
          <w:lang w:eastAsia="x-none"/>
        </w:rPr>
        <w:t xml:space="preserve"> check point</w:t>
      </w:r>
      <w:r w:rsidRPr="003020BC">
        <w:rPr>
          <w:lang w:eastAsia="x-none"/>
        </w:rPr>
        <w:t xml:space="preserve"> for LS to RAN2</w:t>
      </w:r>
      <w:r w:rsidRPr="003020BC">
        <w:rPr>
          <w:rFonts w:hint="eastAsia"/>
          <w:lang w:eastAsia="x-none"/>
        </w:rPr>
        <w:t xml:space="preserve">: </w:t>
      </w:r>
      <w:r w:rsidRPr="003020BC">
        <w:t>May 13</w:t>
      </w:r>
    </w:p>
    <w:p w14:paraId="23FCC3F9" w14:textId="77777777" w:rsidR="001B4925" w:rsidRPr="003020BC" w:rsidRDefault="001B4925" w:rsidP="001B4925">
      <w:pPr>
        <w:numPr>
          <w:ilvl w:val="0"/>
          <w:numId w:val="65"/>
        </w:numPr>
        <w:rPr>
          <w:lang w:eastAsia="x-none"/>
        </w:rPr>
      </w:pPr>
      <w:r w:rsidRPr="003020BC">
        <w:rPr>
          <w:lang w:eastAsia="x-none"/>
        </w:rPr>
        <w:t>Final</w:t>
      </w:r>
      <w:r w:rsidRPr="003020BC">
        <w:rPr>
          <w:rFonts w:hint="eastAsia"/>
          <w:lang w:eastAsia="x-none"/>
        </w:rPr>
        <w:t xml:space="preserve"> check point</w:t>
      </w:r>
      <w:r w:rsidRPr="003020BC">
        <w:rPr>
          <w:lang w:eastAsia="x-none"/>
        </w:rPr>
        <w:t xml:space="preserve"> for any remaining issues</w:t>
      </w:r>
      <w:r w:rsidRPr="003020BC">
        <w:rPr>
          <w:rFonts w:hint="eastAsia"/>
          <w:lang w:eastAsia="x-none"/>
        </w:rPr>
        <w:t xml:space="preserve">: </w:t>
      </w:r>
      <w:r w:rsidRPr="003020BC">
        <w:t>May 20</w:t>
      </w:r>
    </w:p>
    <w:p w14:paraId="04CFA404" w14:textId="22BC2A45" w:rsidR="001B4925" w:rsidRPr="001B4925" w:rsidRDefault="001B5688" w:rsidP="001B4925">
      <w:pPr>
        <w:rPr>
          <w:b/>
          <w:bCs/>
          <w:lang w:val="en-US" w:eastAsia="x-none"/>
        </w:rPr>
      </w:pPr>
      <w:hyperlink r:id="rId1470" w:history="1">
        <w:r w:rsidR="000B5C49">
          <w:rPr>
            <w:rStyle w:val="Hyperlink"/>
            <w:b/>
            <w:bCs/>
            <w:lang w:val="en-US" w:eastAsia="x-none"/>
          </w:rPr>
          <w:t>R1-2204409</w:t>
        </w:r>
      </w:hyperlink>
      <w:r w:rsidR="001B4925" w:rsidRPr="001B4925">
        <w:rPr>
          <w:b/>
          <w:bCs/>
          <w:lang w:val="en-US" w:eastAsia="x-none"/>
        </w:rPr>
        <w:tab/>
        <w:t>Summary on UE features for NR MBS</w:t>
      </w:r>
      <w:r w:rsidR="001B4925" w:rsidRPr="001B4925">
        <w:rPr>
          <w:b/>
          <w:bCs/>
          <w:lang w:val="en-US" w:eastAsia="x-none"/>
        </w:rPr>
        <w:tab/>
        <w:t>Moderator (NTT DOCOMO, INC.)</w:t>
      </w:r>
    </w:p>
    <w:p w14:paraId="58B11565" w14:textId="1D85CFD0" w:rsidR="001B4925" w:rsidRPr="004C2AA4" w:rsidRDefault="001B4925" w:rsidP="001B4925">
      <w:bookmarkStart w:id="231" w:name="_Toc101357027"/>
      <w:r w:rsidRPr="004253CC">
        <w:rPr>
          <w:b/>
          <w:bCs/>
          <w:lang w:val="en-US"/>
        </w:rPr>
        <w:t>Decision:</w:t>
      </w:r>
      <w:r w:rsidRPr="004253CC">
        <w:rPr>
          <w:lang w:val="en-US"/>
        </w:rPr>
        <w:t xml:space="preserve"> </w:t>
      </w:r>
      <w:r w:rsidRPr="00067AE9">
        <w:t xml:space="preserve">All </w:t>
      </w:r>
      <w:r w:rsidRPr="004253CC">
        <w:rPr>
          <w:highlight w:val="green"/>
        </w:rPr>
        <w:t xml:space="preserve">agreements under this agenda item are captured in Section </w:t>
      </w:r>
      <w:r>
        <w:rPr>
          <w:highlight w:val="green"/>
        </w:rPr>
        <w:t>11</w:t>
      </w:r>
      <w:r w:rsidRPr="004253CC">
        <w:rPr>
          <w:highlight w:val="green"/>
        </w:rPr>
        <w:t xml:space="preserve"> of </w:t>
      </w:r>
      <w:hyperlink r:id="rId1471" w:history="1">
        <w:r w:rsidR="000B5C49">
          <w:rPr>
            <w:rStyle w:val="Hyperlink"/>
            <w:highlight w:val="green"/>
          </w:rPr>
          <w:t>R1-2204409</w:t>
        </w:r>
      </w:hyperlink>
      <w:r>
        <w:t>.</w:t>
      </w:r>
    </w:p>
    <w:p w14:paraId="116876A3" w14:textId="77777777" w:rsidR="007D7F59" w:rsidRPr="003020BC" w:rsidRDefault="007D7F59" w:rsidP="001B4925">
      <w:pPr>
        <w:pStyle w:val="Heading3"/>
        <w:rPr>
          <w:lang w:val="en-US"/>
        </w:rPr>
      </w:pPr>
      <w:bookmarkStart w:id="232" w:name="_Toc105521365"/>
      <w:r w:rsidRPr="003020BC">
        <w:rPr>
          <w:lang w:val="en-US"/>
        </w:rPr>
        <w:t>UE features for DSS</w:t>
      </w:r>
      <w:bookmarkEnd w:id="231"/>
      <w:bookmarkEnd w:id="232"/>
    </w:p>
    <w:p w14:paraId="35D567E6" w14:textId="5487C0E7" w:rsidR="007D7F59" w:rsidRPr="003020BC" w:rsidRDefault="001B5688" w:rsidP="007D7F59">
      <w:pPr>
        <w:rPr>
          <w:lang w:val="en-US" w:eastAsia="x-none"/>
        </w:rPr>
      </w:pPr>
      <w:hyperlink r:id="rId1472" w:history="1">
        <w:r w:rsidR="000B5C49">
          <w:rPr>
            <w:rStyle w:val="Hyperlink"/>
            <w:lang w:val="en-US" w:eastAsia="x-none"/>
          </w:rPr>
          <w:t>R1-2203103</w:t>
        </w:r>
      </w:hyperlink>
      <w:r w:rsidR="007D7F59" w:rsidRPr="003020BC">
        <w:rPr>
          <w:lang w:val="en-US" w:eastAsia="x-none"/>
        </w:rPr>
        <w:tab/>
        <w:t>Rel-17 UE features for DSS and MR-DC</w:t>
      </w:r>
      <w:r w:rsidR="007D7F59" w:rsidRPr="003020BC">
        <w:rPr>
          <w:lang w:val="en-US" w:eastAsia="x-none"/>
        </w:rPr>
        <w:tab/>
        <w:t>Huawei, HiSilicon</w:t>
      </w:r>
    </w:p>
    <w:p w14:paraId="56FFA17E" w14:textId="3701DCA9" w:rsidR="007D7F59" w:rsidRPr="003020BC" w:rsidRDefault="001B5688" w:rsidP="007D7F59">
      <w:pPr>
        <w:rPr>
          <w:lang w:val="en-US" w:eastAsia="x-none"/>
        </w:rPr>
      </w:pPr>
      <w:hyperlink r:id="rId1473" w:history="1">
        <w:r w:rsidR="000B5C49">
          <w:rPr>
            <w:rStyle w:val="Hyperlink"/>
            <w:lang w:val="en-US" w:eastAsia="x-none"/>
          </w:rPr>
          <w:t>R1-2203200</w:t>
        </w:r>
      </w:hyperlink>
      <w:r w:rsidR="007D7F59" w:rsidRPr="003020BC">
        <w:rPr>
          <w:lang w:val="en-US" w:eastAsia="x-none"/>
        </w:rPr>
        <w:tab/>
        <w:t>Discussion on Rel-17 UE features for DSS</w:t>
      </w:r>
      <w:r w:rsidR="007D7F59" w:rsidRPr="003020BC">
        <w:rPr>
          <w:lang w:val="en-US" w:eastAsia="x-none"/>
        </w:rPr>
        <w:tab/>
        <w:t>ZTE</w:t>
      </w:r>
    </w:p>
    <w:p w14:paraId="27E34ECB" w14:textId="31066BE2" w:rsidR="007D7F59" w:rsidRPr="003020BC" w:rsidRDefault="001B5688" w:rsidP="007D7F59">
      <w:pPr>
        <w:rPr>
          <w:lang w:val="en-US" w:eastAsia="x-none"/>
        </w:rPr>
      </w:pPr>
      <w:hyperlink r:id="rId1474" w:history="1">
        <w:r w:rsidR="000B5C49">
          <w:rPr>
            <w:rStyle w:val="Hyperlink"/>
            <w:lang w:val="en-US" w:eastAsia="x-none"/>
          </w:rPr>
          <w:t>R1-2203539</w:t>
        </w:r>
      </w:hyperlink>
      <w:r w:rsidR="007D7F59" w:rsidRPr="003020BC">
        <w:rPr>
          <w:lang w:val="en-US" w:eastAsia="x-none"/>
        </w:rPr>
        <w:tab/>
        <w:t>Maintenance on UE features for DSS</w:t>
      </w:r>
      <w:r w:rsidR="007D7F59" w:rsidRPr="003020BC">
        <w:rPr>
          <w:lang w:val="en-US" w:eastAsia="x-none"/>
        </w:rPr>
        <w:tab/>
        <w:t>vivo</w:t>
      </w:r>
    </w:p>
    <w:p w14:paraId="56528A6D" w14:textId="4F7379E2" w:rsidR="007D7F59" w:rsidRPr="003020BC" w:rsidRDefault="001B5688" w:rsidP="007D7F59">
      <w:pPr>
        <w:rPr>
          <w:lang w:val="en-US" w:eastAsia="x-none"/>
        </w:rPr>
      </w:pPr>
      <w:hyperlink r:id="rId1475" w:history="1">
        <w:r w:rsidR="000B5C49">
          <w:rPr>
            <w:rStyle w:val="Hyperlink"/>
            <w:lang w:val="en-US" w:eastAsia="x-none"/>
          </w:rPr>
          <w:t>R1-2203780</w:t>
        </w:r>
      </w:hyperlink>
      <w:r w:rsidR="007D7F59" w:rsidRPr="003020BC">
        <w:rPr>
          <w:lang w:val="en-US" w:eastAsia="x-none"/>
        </w:rPr>
        <w:tab/>
        <w:t>Discussion on UE features for NR DSS</w:t>
      </w:r>
      <w:r w:rsidR="007D7F59" w:rsidRPr="003020BC">
        <w:rPr>
          <w:lang w:val="en-US" w:eastAsia="x-none"/>
        </w:rPr>
        <w:tab/>
        <w:t>xiaomi</w:t>
      </w:r>
    </w:p>
    <w:p w14:paraId="379558C8" w14:textId="5AB7BE48" w:rsidR="007D7F59" w:rsidRPr="003020BC" w:rsidRDefault="001B5688" w:rsidP="007D7F59">
      <w:pPr>
        <w:rPr>
          <w:lang w:val="en-US" w:eastAsia="x-none"/>
        </w:rPr>
      </w:pPr>
      <w:hyperlink r:id="rId1476" w:history="1">
        <w:r w:rsidR="000B5C49">
          <w:rPr>
            <w:rStyle w:val="Hyperlink"/>
            <w:lang w:val="en-US" w:eastAsia="x-none"/>
          </w:rPr>
          <w:t>R1-2203884</w:t>
        </w:r>
      </w:hyperlink>
      <w:r w:rsidR="007D7F59" w:rsidRPr="003020BC">
        <w:rPr>
          <w:lang w:val="en-US" w:eastAsia="x-none"/>
        </w:rPr>
        <w:tab/>
        <w:t>UE features for DSS</w:t>
      </w:r>
      <w:r w:rsidR="007D7F59" w:rsidRPr="003020BC">
        <w:rPr>
          <w:lang w:val="en-US" w:eastAsia="x-none"/>
        </w:rPr>
        <w:tab/>
        <w:t>Samsung</w:t>
      </w:r>
    </w:p>
    <w:p w14:paraId="777BBAAF" w14:textId="34D94DFE" w:rsidR="007D7F59" w:rsidRPr="003020BC" w:rsidRDefault="001B5688" w:rsidP="007D7F59">
      <w:pPr>
        <w:rPr>
          <w:lang w:val="en-US" w:eastAsia="x-none"/>
        </w:rPr>
      </w:pPr>
      <w:hyperlink r:id="rId1477" w:history="1">
        <w:r w:rsidR="000B5C49">
          <w:rPr>
            <w:rStyle w:val="Hyperlink"/>
            <w:lang w:val="en-US" w:eastAsia="x-none"/>
          </w:rPr>
          <w:t>R1-2204007</w:t>
        </w:r>
      </w:hyperlink>
      <w:r w:rsidR="007D7F59" w:rsidRPr="003020BC">
        <w:rPr>
          <w:lang w:val="en-US" w:eastAsia="x-none"/>
        </w:rPr>
        <w:tab/>
        <w:t>Discussion on UE features for DSS</w:t>
      </w:r>
      <w:r w:rsidR="007D7F59" w:rsidRPr="003020BC">
        <w:rPr>
          <w:lang w:val="en-US" w:eastAsia="x-none"/>
        </w:rPr>
        <w:tab/>
        <w:t>OPPO</w:t>
      </w:r>
    </w:p>
    <w:p w14:paraId="60B5B718" w14:textId="5442963B" w:rsidR="007D7F59" w:rsidRPr="003020BC" w:rsidRDefault="001B5688" w:rsidP="007D7F59">
      <w:pPr>
        <w:rPr>
          <w:lang w:val="en-US" w:eastAsia="x-none"/>
        </w:rPr>
      </w:pPr>
      <w:hyperlink r:id="rId1478" w:history="1">
        <w:r w:rsidR="000B5C49">
          <w:rPr>
            <w:rStyle w:val="Hyperlink"/>
            <w:lang w:val="en-US" w:eastAsia="x-none"/>
          </w:rPr>
          <w:t>R1-2204226</w:t>
        </w:r>
      </w:hyperlink>
      <w:r w:rsidR="007D7F59" w:rsidRPr="003020BC">
        <w:rPr>
          <w:lang w:val="en-US" w:eastAsia="x-none"/>
        </w:rPr>
        <w:tab/>
        <w:t>Views on Rel-17 DSS UE features</w:t>
      </w:r>
      <w:r w:rsidR="007D7F59" w:rsidRPr="003020BC">
        <w:rPr>
          <w:lang w:val="en-US" w:eastAsia="x-none"/>
        </w:rPr>
        <w:tab/>
        <w:t>Apple</w:t>
      </w:r>
    </w:p>
    <w:p w14:paraId="363E06BC" w14:textId="0CD9E7D8" w:rsidR="007D7F59" w:rsidRPr="003020BC" w:rsidRDefault="001B5688" w:rsidP="007D7F59">
      <w:pPr>
        <w:rPr>
          <w:lang w:val="en-US" w:eastAsia="x-none"/>
        </w:rPr>
      </w:pPr>
      <w:hyperlink r:id="rId1479" w:history="1">
        <w:r w:rsidR="000B5C49">
          <w:rPr>
            <w:rStyle w:val="Hyperlink"/>
            <w:lang w:val="en-US" w:eastAsia="x-none"/>
          </w:rPr>
          <w:t>R1-2204596</w:t>
        </w:r>
      </w:hyperlink>
      <w:r w:rsidR="007D7F59" w:rsidRPr="003020BC">
        <w:rPr>
          <w:lang w:val="en-US" w:eastAsia="x-none"/>
        </w:rPr>
        <w:tab/>
        <w:t>On UE features for DSS and LTE NR DC enhancements</w:t>
      </w:r>
      <w:r w:rsidR="007D7F59" w:rsidRPr="003020BC">
        <w:rPr>
          <w:lang w:val="en-US" w:eastAsia="x-none"/>
        </w:rPr>
        <w:tab/>
        <w:t>Nokia, Nokia Shanghai Bell</w:t>
      </w:r>
    </w:p>
    <w:p w14:paraId="04952D2C" w14:textId="1ABD35D0" w:rsidR="007D7F59" w:rsidRPr="003020BC" w:rsidRDefault="001B5688" w:rsidP="007D7F59">
      <w:pPr>
        <w:rPr>
          <w:lang w:val="en-US" w:eastAsia="x-none"/>
        </w:rPr>
      </w:pPr>
      <w:hyperlink r:id="rId1480" w:history="1">
        <w:r w:rsidR="000B5C49">
          <w:rPr>
            <w:rStyle w:val="Hyperlink"/>
            <w:lang w:val="en-US" w:eastAsia="x-none"/>
          </w:rPr>
          <w:t>R1-2204696</w:t>
        </w:r>
      </w:hyperlink>
      <w:r w:rsidR="007D7F59" w:rsidRPr="003020BC">
        <w:rPr>
          <w:lang w:val="en-US" w:eastAsia="x-none"/>
        </w:rPr>
        <w:tab/>
        <w:t>On UE features for DSS</w:t>
      </w:r>
      <w:r w:rsidR="007D7F59" w:rsidRPr="003020BC">
        <w:rPr>
          <w:lang w:val="en-US" w:eastAsia="x-none"/>
        </w:rPr>
        <w:tab/>
        <w:t>MediaTek Inc.</w:t>
      </w:r>
    </w:p>
    <w:p w14:paraId="1C00DB86" w14:textId="007F10E6" w:rsidR="007D7F59" w:rsidRPr="003020BC" w:rsidRDefault="001B5688" w:rsidP="007D7F59">
      <w:pPr>
        <w:rPr>
          <w:lang w:val="en-US" w:eastAsia="x-none"/>
        </w:rPr>
      </w:pPr>
      <w:hyperlink r:id="rId1481" w:history="1">
        <w:r w:rsidR="000B5C49">
          <w:rPr>
            <w:rStyle w:val="Hyperlink"/>
            <w:lang w:val="en-US" w:eastAsia="x-none"/>
          </w:rPr>
          <w:t>R1-2204964</w:t>
        </w:r>
      </w:hyperlink>
      <w:r w:rsidR="007D7F59" w:rsidRPr="003020BC">
        <w:rPr>
          <w:lang w:val="en-US" w:eastAsia="x-none"/>
        </w:rPr>
        <w:tab/>
        <w:t>UE features for DSS</w:t>
      </w:r>
      <w:r w:rsidR="007D7F59" w:rsidRPr="003020BC">
        <w:rPr>
          <w:lang w:val="en-US" w:eastAsia="x-none"/>
        </w:rPr>
        <w:tab/>
        <w:t>Ericsson</w:t>
      </w:r>
    </w:p>
    <w:p w14:paraId="67F2756D" w14:textId="60F1A59E" w:rsidR="007D7F59" w:rsidRDefault="001B5688" w:rsidP="007D7F59">
      <w:pPr>
        <w:rPr>
          <w:lang w:val="en-US" w:eastAsia="x-none"/>
        </w:rPr>
      </w:pPr>
      <w:hyperlink r:id="rId1482" w:history="1">
        <w:r w:rsidR="000B5C49">
          <w:rPr>
            <w:rStyle w:val="Hyperlink"/>
            <w:lang w:val="en-US" w:eastAsia="x-none"/>
          </w:rPr>
          <w:t>R1-2205009</w:t>
        </w:r>
      </w:hyperlink>
      <w:r w:rsidR="007D7F59" w:rsidRPr="003020BC">
        <w:rPr>
          <w:lang w:val="en-US" w:eastAsia="x-none"/>
        </w:rPr>
        <w:tab/>
        <w:t>UE features for DSS and LTE_NR_DC_enh2</w:t>
      </w:r>
      <w:r w:rsidR="007D7F59" w:rsidRPr="003020BC">
        <w:rPr>
          <w:lang w:val="en-US" w:eastAsia="x-none"/>
        </w:rPr>
        <w:tab/>
        <w:t>Qualcomm Incorporated</w:t>
      </w:r>
    </w:p>
    <w:p w14:paraId="5791515E" w14:textId="12301E1C" w:rsidR="00063A25" w:rsidRDefault="00063A25" w:rsidP="007D7F59">
      <w:pPr>
        <w:rPr>
          <w:lang w:val="en-US" w:eastAsia="x-none"/>
        </w:rPr>
      </w:pPr>
    </w:p>
    <w:p w14:paraId="5AFFC98C" w14:textId="7C5AD0AA" w:rsidR="00063A25" w:rsidRPr="00063A25" w:rsidRDefault="001B5688" w:rsidP="007D7F59">
      <w:pPr>
        <w:rPr>
          <w:b/>
          <w:bCs/>
          <w:lang w:val="en-US" w:eastAsia="x-none"/>
        </w:rPr>
      </w:pPr>
      <w:hyperlink r:id="rId1483" w:history="1">
        <w:r w:rsidR="000B5C49">
          <w:rPr>
            <w:rStyle w:val="Hyperlink"/>
            <w:b/>
            <w:bCs/>
            <w:lang w:val="en-US" w:eastAsia="x-none"/>
          </w:rPr>
          <w:t>R1-2205509</w:t>
        </w:r>
      </w:hyperlink>
      <w:r w:rsidR="00063A25" w:rsidRPr="00063A25">
        <w:rPr>
          <w:b/>
          <w:bCs/>
          <w:lang w:val="en-US" w:eastAsia="x-none"/>
        </w:rPr>
        <w:tab/>
        <w:t>Session Notes for Agenda Item 8.16.13</w:t>
      </w:r>
      <w:r w:rsidR="00063A25" w:rsidRPr="00063A25">
        <w:rPr>
          <w:b/>
          <w:bCs/>
          <w:lang w:val="en-US" w:eastAsia="x-none"/>
        </w:rPr>
        <w:tab/>
        <w:t>Ad-Hoc Chair (AT&amp;T)</w:t>
      </w:r>
    </w:p>
    <w:p w14:paraId="75621B73" w14:textId="77777777" w:rsidR="00063A25" w:rsidRDefault="00063A25" w:rsidP="007D7F59">
      <w:pPr>
        <w:rPr>
          <w:lang w:val="en-US" w:eastAsia="x-none"/>
        </w:rPr>
      </w:pPr>
    </w:p>
    <w:p w14:paraId="6BFDB825" w14:textId="77777777" w:rsidR="00063A25" w:rsidRDefault="00063A25" w:rsidP="00063A25">
      <w:pPr>
        <w:rPr>
          <w:lang w:val="en-US"/>
        </w:rPr>
      </w:pPr>
      <w:r w:rsidRPr="003020BC">
        <w:rPr>
          <w:lang w:eastAsia="x-none"/>
        </w:rPr>
        <w:t xml:space="preserve">[109-e-R17-UE-features-DSS-01] </w:t>
      </w:r>
      <w:r w:rsidRPr="003020BC">
        <w:rPr>
          <w:lang w:val="en-US"/>
        </w:rPr>
        <w:t>– Ralf (AT&amp;T)</w:t>
      </w:r>
    </w:p>
    <w:p w14:paraId="18A7CC30" w14:textId="40FE0474" w:rsidR="00063A25" w:rsidRPr="003020BC" w:rsidRDefault="00063A25" w:rsidP="00063A25">
      <w:pPr>
        <w:rPr>
          <w:lang w:val="en-US" w:eastAsia="x-none"/>
        </w:rPr>
      </w:pPr>
      <w:r w:rsidRPr="003020BC">
        <w:rPr>
          <w:lang w:eastAsia="x-none"/>
        </w:rPr>
        <w:t>Email discussion on UE features for DSS</w:t>
      </w:r>
    </w:p>
    <w:p w14:paraId="78510C73" w14:textId="77777777" w:rsidR="00063A25" w:rsidRPr="003020BC" w:rsidRDefault="00063A25" w:rsidP="00063A25">
      <w:pPr>
        <w:numPr>
          <w:ilvl w:val="0"/>
          <w:numId w:val="65"/>
        </w:numPr>
        <w:rPr>
          <w:lang w:eastAsia="x-none"/>
        </w:rPr>
      </w:pPr>
      <w:r w:rsidRPr="003020BC">
        <w:rPr>
          <w:rFonts w:hint="eastAsia"/>
          <w:lang w:eastAsia="x-none"/>
        </w:rPr>
        <w:t>1</w:t>
      </w:r>
      <w:r w:rsidRPr="003020BC">
        <w:rPr>
          <w:rFonts w:hint="eastAsia"/>
          <w:vertAlign w:val="superscript"/>
          <w:lang w:eastAsia="x-none"/>
        </w:rPr>
        <w:t>st</w:t>
      </w:r>
      <w:r w:rsidRPr="003020BC">
        <w:rPr>
          <w:rFonts w:hint="eastAsia"/>
          <w:lang w:eastAsia="x-none"/>
        </w:rPr>
        <w:t xml:space="preserve"> check point</w:t>
      </w:r>
      <w:r w:rsidRPr="003020BC">
        <w:rPr>
          <w:lang w:eastAsia="x-none"/>
        </w:rPr>
        <w:t xml:space="preserve"> for LS to RAN2</w:t>
      </w:r>
      <w:r w:rsidRPr="003020BC">
        <w:rPr>
          <w:rFonts w:hint="eastAsia"/>
          <w:lang w:eastAsia="x-none"/>
        </w:rPr>
        <w:t xml:space="preserve">: </w:t>
      </w:r>
      <w:r w:rsidRPr="003020BC">
        <w:t>May 13</w:t>
      </w:r>
    </w:p>
    <w:p w14:paraId="58578EC3" w14:textId="77777777" w:rsidR="00063A25" w:rsidRPr="003020BC" w:rsidRDefault="00063A25" w:rsidP="00063A25">
      <w:pPr>
        <w:numPr>
          <w:ilvl w:val="0"/>
          <w:numId w:val="65"/>
        </w:numPr>
        <w:rPr>
          <w:lang w:eastAsia="x-none"/>
        </w:rPr>
      </w:pPr>
      <w:r w:rsidRPr="003020BC">
        <w:rPr>
          <w:lang w:eastAsia="x-none"/>
        </w:rPr>
        <w:t>Final</w:t>
      </w:r>
      <w:r w:rsidRPr="003020BC">
        <w:rPr>
          <w:rFonts w:hint="eastAsia"/>
          <w:lang w:eastAsia="x-none"/>
        </w:rPr>
        <w:t xml:space="preserve"> check point</w:t>
      </w:r>
      <w:r w:rsidRPr="003020BC">
        <w:rPr>
          <w:lang w:eastAsia="x-none"/>
        </w:rPr>
        <w:t xml:space="preserve"> for any remaining issues</w:t>
      </w:r>
      <w:r w:rsidRPr="003020BC">
        <w:rPr>
          <w:rFonts w:hint="eastAsia"/>
          <w:lang w:eastAsia="x-none"/>
        </w:rPr>
        <w:t xml:space="preserve">: </w:t>
      </w:r>
      <w:r w:rsidRPr="003020BC">
        <w:t>May 20</w:t>
      </w:r>
    </w:p>
    <w:p w14:paraId="52C147D7" w14:textId="7867A759" w:rsidR="00063A25" w:rsidRPr="00063A25" w:rsidRDefault="001B5688" w:rsidP="00063A25">
      <w:pPr>
        <w:rPr>
          <w:b/>
          <w:bCs/>
          <w:lang w:val="en-US" w:eastAsia="x-none"/>
        </w:rPr>
      </w:pPr>
      <w:hyperlink r:id="rId1484" w:history="1">
        <w:r w:rsidR="000B5C49">
          <w:rPr>
            <w:rStyle w:val="Hyperlink"/>
            <w:b/>
            <w:bCs/>
            <w:lang w:val="en-US" w:eastAsia="x-none"/>
          </w:rPr>
          <w:t>R1-2204854</w:t>
        </w:r>
      </w:hyperlink>
      <w:r w:rsidR="00063A25" w:rsidRPr="00063A25">
        <w:rPr>
          <w:b/>
          <w:bCs/>
          <w:lang w:val="en-US" w:eastAsia="x-none"/>
        </w:rPr>
        <w:tab/>
        <w:t>Summary of UE features for DSS</w:t>
      </w:r>
      <w:r w:rsidR="00063A25" w:rsidRPr="00063A25">
        <w:rPr>
          <w:b/>
          <w:bCs/>
          <w:lang w:val="en-US" w:eastAsia="x-none"/>
        </w:rPr>
        <w:tab/>
        <w:t>Moderator (AT&amp;T)</w:t>
      </w:r>
    </w:p>
    <w:p w14:paraId="6DA2D8D6" w14:textId="54CD3FAB" w:rsidR="00063A25" w:rsidRPr="00063A25" w:rsidRDefault="00063A25" w:rsidP="007D7F59">
      <w:pPr>
        <w:rPr>
          <w:lang w:eastAsia="x-none"/>
        </w:rPr>
      </w:pPr>
      <w:r w:rsidRPr="006104D7">
        <w:rPr>
          <w:b/>
          <w:bCs/>
          <w:lang w:val="en-US" w:eastAsia="x-none"/>
        </w:rPr>
        <w:t>Decision:</w:t>
      </w:r>
      <w:r>
        <w:rPr>
          <w:lang w:val="en-US" w:eastAsia="x-none"/>
        </w:rPr>
        <w:t xml:space="preserve"> </w:t>
      </w:r>
      <w:r w:rsidRPr="00067AE9">
        <w:rPr>
          <w:lang w:eastAsia="x-none"/>
        </w:rPr>
        <w:t xml:space="preserve">All </w:t>
      </w:r>
      <w:r w:rsidRPr="006104D7">
        <w:rPr>
          <w:highlight w:val="green"/>
          <w:lang w:eastAsia="x-none"/>
        </w:rPr>
        <w:t xml:space="preserve">agreements under this agenda item are captured in Section 7 of </w:t>
      </w:r>
      <w:hyperlink r:id="rId1485" w:history="1">
        <w:r w:rsidR="000B5C49">
          <w:rPr>
            <w:rStyle w:val="Hyperlink"/>
            <w:highlight w:val="green"/>
            <w:lang w:eastAsia="x-none"/>
          </w:rPr>
          <w:t>R1-2204854</w:t>
        </w:r>
      </w:hyperlink>
      <w:r>
        <w:rPr>
          <w:lang w:eastAsia="x-none"/>
        </w:rPr>
        <w:t>.</w:t>
      </w:r>
    </w:p>
    <w:p w14:paraId="5B8FB6F4" w14:textId="77777777" w:rsidR="007D7F59" w:rsidRPr="003020BC" w:rsidRDefault="007D7F59" w:rsidP="00063A25">
      <w:pPr>
        <w:pStyle w:val="Heading3"/>
        <w:rPr>
          <w:lang w:val="en-US"/>
        </w:rPr>
      </w:pPr>
      <w:bookmarkStart w:id="233" w:name="_Toc101357028"/>
      <w:bookmarkStart w:id="234" w:name="_Toc105521366"/>
      <w:r w:rsidRPr="003020BC">
        <w:rPr>
          <w:lang w:val="en-US"/>
        </w:rPr>
        <w:t>UE features for IoT over NTN</w:t>
      </w:r>
      <w:bookmarkEnd w:id="233"/>
      <w:bookmarkEnd w:id="234"/>
    </w:p>
    <w:p w14:paraId="1DD5498E" w14:textId="26E590C8" w:rsidR="007D7F59" w:rsidRPr="003020BC" w:rsidRDefault="001B5688" w:rsidP="007D7F59">
      <w:pPr>
        <w:rPr>
          <w:lang w:val="en-US" w:eastAsia="x-none"/>
        </w:rPr>
      </w:pPr>
      <w:hyperlink r:id="rId1486" w:history="1">
        <w:r w:rsidR="000B5C49">
          <w:rPr>
            <w:rStyle w:val="Hyperlink"/>
            <w:lang w:val="en-US" w:eastAsia="x-none"/>
          </w:rPr>
          <w:t>R1-2203091</w:t>
        </w:r>
      </w:hyperlink>
      <w:r w:rsidR="007D7F59" w:rsidRPr="003020BC">
        <w:rPr>
          <w:lang w:val="en-US" w:eastAsia="x-none"/>
        </w:rPr>
        <w:tab/>
        <w:t>Rel-17 UE features for IoT over NTN</w:t>
      </w:r>
      <w:r w:rsidR="007D7F59" w:rsidRPr="003020BC">
        <w:rPr>
          <w:lang w:val="en-US" w:eastAsia="x-none"/>
        </w:rPr>
        <w:tab/>
        <w:t>Huawei, HiSilicon</w:t>
      </w:r>
    </w:p>
    <w:p w14:paraId="1A7390A0" w14:textId="692E3727" w:rsidR="007D7F59" w:rsidRPr="003020BC" w:rsidRDefault="001B5688" w:rsidP="007D7F59">
      <w:pPr>
        <w:rPr>
          <w:lang w:val="en-US" w:eastAsia="x-none"/>
        </w:rPr>
      </w:pPr>
      <w:hyperlink r:id="rId1487" w:history="1">
        <w:r w:rsidR="000B5C49">
          <w:rPr>
            <w:rStyle w:val="Hyperlink"/>
            <w:lang w:val="en-US" w:eastAsia="x-none"/>
          </w:rPr>
          <w:t>R1-2203234</w:t>
        </w:r>
      </w:hyperlink>
      <w:r w:rsidR="007D7F59" w:rsidRPr="003020BC">
        <w:rPr>
          <w:lang w:val="en-US" w:eastAsia="x-none"/>
        </w:rPr>
        <w:tab/>
        <w:t>Discussion on UE feature for IoT-NTN</w:t>
      </w:r>
      <w:r w:rsidR="007D7F59" w:rsidRPr="003020BC">
        <w:rPr>
          <w:lang w:val="en-US" w:eastAsia="x-none"/>
        </w:rPr>
        <w:tab/>
        <w:t>ZTE</w:t>
      </w:r>
    </w:p>
    <w:p w14:paraId="5E7FFAE7" w14:textId="4B52B750" w:rsidR="007D7F59" w:rsidRPr="003020BC" w:rsidRDefault="001B5688" w:rsidP="007D7F59">
      <w:pPr>
        <w:rPr>
          <w:lang w:val="en-US" w:eastAsia="x-none"/>
        </w:rPr>
      </w:pPr>
      <w:hyperlink r:id="rId1488" w:history="1">
        <w:r w:rsidR="000B5C49">
          <w:rPr>
            <w:rStyle w:val="Hyperlink"/>
            <w:lang w:val="en-US" w:eastAsia="x-none"/>
          </w:rPr>
          <w:t>R1-2203387</w:t>
        </w:r>
      </w:hyperlink>
      <w:r w:rsidR="007D7F59" w:rsidRPr="003020BC">
        <w:rPr>
          <w:lang w:val="en-US" w:eastAsia="x-none"/>
        </w:rPr>
        <w:tab/>
        <w:t>UE features for IoT over NTN</w:t>
      </w:r>
      <w:r w:rsidR="007D7F59" w:rsidRPr="003020BC">
        <w:rPr>
          <w:lang w:val="en-US" w:eastAsia="x-none"/>
        </w:rPr>
        <w:tab/>
        <w:t>MediaTek Inc.</w:t>
      </w:r>
    </w:p>
    <w:p w14:paraId="6EC95345" w14:textId="2AEA9CC2" w:rsidR="007D7F59" w:rsidRPr="003020BC" w:rsidRDefault="001B5688" w:rsidP="007D7F59">
      <w:pPr>
        <w:rPr>
          <w:lang w:val="en-US" w:eastAsia="x-none"/>
        </w:rPr>
      </w:pPr>
      <w:hyperlink r:id="rId1489" w:history="1">
        <w:r w:rsidR="000B5C49">
          <w:rPr>
            <w:rStyle w:val="Hyperlink"/>
            <w:lang w:val="en-US" w:eastAsia="x-none"/>
          </w:rPr>
          <w:t>R1-2203781</w:t>
        </w:r>
      </w:hyperlink>
      <w:r w:rsidR="007D7F59" w:rsidRPr="003020BC">
        <w:rPr>
          <w:lang w:val="en-US" w:eastAsia="x-none"/>
        </w:rPr>
        <w:tab/>
        <w:t>Discussion on UE features for IoT-NTN</w:t>
      </w:r>
      <w:r w:rsidR="007D7F59" w:rsidRPr="003020BC">
        <w:rPr>
          <w:lang w:val="en-US" w:eastAsia="x-none"/>
        </w:rPr>
        <w:tab/>
        <w:t>xiaomi</w:t>
      </w:r>
    </w:p>
    <w:p w14:paraId="3C8C78B9" w14:textId="7E413934" w:rsidR="007D7F59" w:rsidRPr="003020BC" w:rsidRDefault="001B5688" w:rsidP="007D7F59">
      <w:pPr>
        <w:rPr>
          <w:lang w:val="en-US" w:eastAsia="x-none"/>
        </w:rPr>
      </w:pPr>
      <w:hyperlink r:id="rId1490" w:history="1">
        <w:r w:rsidR="000B5C49">
          <w:rPr>
            <w:rStyle w:val="Hyperlink"/>
            <w:lang w:val="en-US" w:eastAsia="x-none"/>
          </w:rPr>
          <w:t>R1-2204009</w:t>
        </w:r>
      </w:hyperlink>
      <w:r w:rsidR="007D7F59" w:rsidRPr="003020BC">
        <w:rPr>
          <w:lang w:val="en-US" w:eastAsia="x-none"/>
        </w:rPr>
        <w:tab/>
        <w:t>Discussion on UE features for NTN-IoT</w:t>
      </w:r>
      <w:r w:rsidR="007D7F59" w:rsidRPr="003020BC">
        <w:rPr>
          <w:lang w:val="en-US" w:eastAsia="x-none"/>
        </w:rPr>
        <w:tab/>
        <w:t>OPPO</w:t>
      </w:r>
    </w:p>
    <w:p w14:paraId="74003861" w14:textId="50651ED4" w:rsidR="007D7F59" w:rsidRPr="003020BC" w:rsidRDefault="001B5688" w:rsidP="007D7F59">
      <w:pPr>
        <w:rPr>
          <w:lang w:val="en-US" w:eastAsia="x-none"/>
        </w:rPr>
      </w:pPr>
      <w:hyperlink r:id="rId1491" w:history="1">
        <w:r w:rsidR="000B5C49">
          <w:rPr>
            <w:rStyle w:val="Hyperlink"/>
            <w:lang w:val="en-US" w:eastAsia="x-none"/>
          </w:rPr>
          <w:t>R1-2204081</w:t>
        </w:r>
      </w:hyperlink>
      <w:r w:rsidR="007D7F59" w:rsidRPr="003020BC">
        <w:rPr>
          <w:lang w:val="en-US" w:eastAsia="x-none"/>
        </w:rPr>
        <w:tab/>
        <w:t>On UE features for IoT over NTN</w:t>
      </w:r>
      <w:r w:rsidR="007D7F59" w:rsidRPr="003020BC">
        <w:rPr>
          <w:lang w:val="en-US" w:eastAsia="x-none"/>
        </w:rPr>
        <w:tab/>
        <w:t>Ericsson</w:t>
      </w:r>
    </w:p>
    <w:p w14:paraId="477FE603" w14:textId="25677D90" w:rsidR="007D7F59" w:rsidRPr="003020BC" w:rsidRDefault="001B5688" w:rsidP="007D7F59">
      <w:pPr>
        <w:rPr>
          <w:lang w:val="en-US" w:eastAsia="x-none"/>
        </w:rPr>
      </w:pPr>
      <w:hyperlink r:id="rId1492" w:history="1">
        <w:r w:rsidR="000B5C49">
          <w:rPr>
            <w:rStyle w:val="Hyperlink"/>
            <w:lang w:val="en-US" w:eastAsia="x-none"/>
          </w:rPr>
          <w:t>R1-2204227</w:t>
        </w:r>
      </w:hyperlink>
      <w:r w:rsidR="007D7F59" w:rsidRPr="003020BC">
        <w:rPr>
          <w:lang w:val="en-US" w:eastAsia="x-none"/>
        </w:rPr>
        <w:tab/>
        <w:t>Views on Rel-17 IoT over NTN UE features</w:t>
      </w:r>
      <w:r w:rsidR="007D7F59" w:rsidRPr="003020BC">
        <w:rPr>
          <w:lang w:val="en-US" w:eastAsia="x-none"/>
        </w:rPr>
        <w:tab/>
        <w:t>Apple</w:t>
      </w:r>
    </w:p>
    <w:p w14:paraId="10A7D5D6" w14:textId="721412EF" w:rsidR="007D7F59" w:rsidRPr="003020BC" w:rsidRDefault="001B5688" w:rsidP="007D7F59">
      <w:pPr>
        <w:rPr>
          <w:lang w:val="en-US" w:eastAsia="x-none"/>
        </w:rPr>
      </w:pPr>
      <w:hyperlink r:id="rId1493" w:history="1">
        <w:r w:rsidR="000B5C49">
          <w:rPr>
            <w:rStyle w:val="Hyperlink"/>
            <w:lang w:val="en-US" w:eastAsia="x-none"/>
          </w:rPr>
          <w:t>R1-2204597</w:t>
        </w:r>
      </w:hyperlink>
      <w:r w:rsidR="007D7F59" w:rsidRPr="003020BC">
        <w:rPr>
          <w:lang w:val="en-US" w:eastAsia="x-none"/>
        </w:rPr>
        <w:tab/>
        <w:t>On UE features for IoT over NTN</w:t>
      </w:r>
      <w:r w:rsidR="007D7F59" w:rsidRPr="003020BC">
        <w:rPr>
          <w:lang w:val="en-US" w:eastAsia="x-none"/>
        </w:rPr>
        <w:tab/>
        <w:t>Nokia, Nokia Shanghai Bell</w:t>
      </w:r>
    </w:p>
    <w:p w14:paraId="091F072E" w14:textId="62AF6593" w:rsidR="007D7F59" w:rsidRDefault="001B5688" w:rsidP="007D7F59">
      <w:pPr>
        <w:rPr>
          <w:lang w:val="en-US" w:eastAsia="x-none"/>
        </w:rPr>
      </w:pPr>
      <w:hyperlink r:id="rId1494" w:history="1">
        <w:r w:rsidR="000B5C49">
          <w:rPr>
            <w:rStyle w:val="Hyperlink"/>
            <w:lang w:val="en-US" w:eastAsia="x-none"/>
          </w:rPr>
          <w:t>R1-2205010</w:t>
        </w:r>
      </w:hyperlink>
      <w:r w:rsidR="007D7F59" w:rsidRPr="003020BC">
        <w:rPr>
          <w:lang w:val="en-US" w:eastAsia="x-none"/>
        </w:rPr>
        <w:tab/>
        <w:t>UE features for IoT over NTN</w:t>
      </w:r>
      <w:r w:rsidR="007D7F59" w:rsidRPr="003020BC">
        <w:rPr>
          <w:lang w:val="en-US" w:eastAsia="x-none"/>
        </w:rPr>
        <w:tab/>
        <w:t>Qualcomm Incorporated</w:t>
      </w:r>
    </w:p>
    <w:p w14:paraId="04801FFC" w14:textId="4257B261" w:rsidR="004645D6" w:rsidRDefault="004645D6" w:rsidP="007D7F59">
      <w:pPr>
        <w:rPr>
          <w:lang w:val="en-US" w:eastAsia="x-none"/>
        </w:rPr>
      </w:pPr>
    </w:p>
    <w:p w14:paraId="3963170B" w14:textId="50023BB8" w:rsidR="004645D6" w:rsidRPr="004645D6" w:rsidRDefault="001B5688" w:rsidP="007D7F59">
      <w:pPr>
        <w:rPr>
          <w:b/>
          <w:bCs/>
          <w:lang w:val="en-US" w:eastAsia="x-none"/>
        </w:rPr>
      </w:pPr>
      <w:hyperlink r:id="rId1495" w:history="1">
        <w:r w:rsidR="000B5C49">
          <w:rPr>
            <w:rStyle w:val="Hyperlink"/>
            <w:b/>
            <w:bCs/>
            <w:lang w:val="en-US" w:eastAsia="x-none"/>
          </w:rPr>
          <w:t>R1-2205513</w:t>
        </w:r>
      </w:hyperlink>
      <w:r w:rsidR="004645D6" w:rsidRPr="004645D6">
        <w:rPr>
          <w:b/>
          <w:bCs/>
          <w:lang w:val="en-US" w:eastAsia="x-none"/>
        </w:rPr>
        <w:tab/>
        <w:t>Session Notes for Agenda Item 8.16.14</w:t>
      </w:r>
      <w:r w:rsidR="004645D6" w:rsidRPr="004645D6">
        <w:rPr>
          <w:b/>
          <w:bCs/>
          <w:lang w:val="en-US" w:eastAsia="x-none"/>
        </w:rPr>
        <w:tab/>
        <w:t>Ad-Hoc Chair (AT&amp;T)</w:t>
      </w:r>
    </w:p>
    <w:p w14:paraId="7C1FE0BB" w14:textId="6DFD61CA" w:rsidR="004645D6" w:rsidRDefault="004645D6" w:rsidP="007D7F59">
      <w:pPr>
        <w:rPr>
          <w:lang w:val="en-US" w:eastAsia="x-none"/>
        </w:rPr>
      </w:pPr>
    </w:p>
    <w:p w14:paraId="74AA0DBF" w14:textId="77777777" w:rsidR="004645D6" w:rsidRDefault="004645D6" w:rsidP="004645D6">
      <w:pPr>
        <w:rPr>
          <w:lang w:val="en-US"/>
        </w:rPr>
      </w:pPr>
      <w:r w:rsidRPr="003020BC">
        <w:rPr>
          <w:lang w:eastAsia="x-none"/>
        </w:rPr>
        <w:t xml:space="preserve">[109-e-R17-UE-features-IoT-NTN-01] </w:t>
      </w:r>
      <w:r w:rsidRPr="003020BC">
        <w:rPr>
          <w:lang w:val="en-US"/>
        </w:rPr>
        <w:t>– Ralf (AT&amp;T)</w:t>
      </w:r>
    </w:p>
    <w:p w14:paraId="54EDEA41" w14:textId="30F9A7E0" w:rsidR="004645D6" w:rsidRPr="003020BC" w:rsidRDefault="004645D6" w:rsidP="004645D6">
      <w:pPr>
        <w:rPr>
          <w:lang w:val="en-US" w:eastAsia="x-none"/>
        </w:rPr>
      </w:pPr>
      <w:r w:rsidRPr="003020BC">
        <w:rPr>
          <w:lang w:eastAsia="x-none"/>
        </w:rPr>
        <w:t>Email discussion on UE features for IoT over NTN</w:t>
      </w:r>
    </w:p>
    <w:p w14:paraId="4640A571" w14:textId="77777777" w:rsidR="004645D6" w:rsidRPr="003020BC" w:rsidRDefault="004645D6" w:rsidP="004645D6">
      <w:pPr>
        <w:numPr>
          <w:ilvl w:val="0"/>
          <w:numId w:val="65"/>
        </w:numPr>
        <w:rPr>
          <w:lang w:eastAsia="x-none"/>
        </w:rPr>
      </w:pPr>
      <w:r w:rsidRPr="003020BC">
        <w:rPr>
          <w:rFonts w:hint="eastAsia"/>
          <w:lang w:eastAsia="x-none"/>
        </w:rPr>
        <w:t>1</w:t>
      </w:r>
      <w:r w:rsidRPr="003020BC">
        <w:rPr>
          <w:rFonts w:hint="eastAsia"/>
          <w:vertAlign w:val="superscript"/>
          <w:lang w:eastAsia="x-none"/>
        </w:rPr>
        <w:t>st</w:t>
      </w:r>
      <w:r w:rsidRPr="003020BC">
        <w:rPr>
          <w:rFonts w:hint="eastAsia"/>
          <w:lang w:eastAsia="x-none"/>
        </w:rPr>
        <w:t xml:space="preserve"> check point</w:t>
      </w:r>
      <w:r w:rsidRPr="003020BC">
        <w:rPr>
          <w:lang w:eastAsia="x-none"/>
        </w:rPr>
        <w:t xml:space="preserve"> for LS to RAN2</w:t>
      </w:r>
      <w:r w:rsidRPr="003020BC">
        <w:rPr>
          <w:rFonts w:hint="eastAsia"/>
          <w:lang w:eastAsia="x-none"/>
        </w:rPr>
        <w:t xml:space="preserve">: </w:t>
      </w:r>
      <w:r w:rsidRPr="003020BC">
        <w:t>May 13</w:t>
      </w:r>
    </w:p>
    <w:p w14:paraId="3917B41F" w14:textId="77777777" w:rsidR="004645D6" w:rsidRPr="003020BC" w:rsidRDefault="004645D6" w:rsidP="004645D6">
      <w:pPr>
        <w:numPr>
          <w:ilvl w:val="0"/>
          <w:numId w:val="65"/>
        </w:numPr>
        <w:rPr>
          <w:lang w:eastAsia="x-none"/>
        </w:rPr>
      </w:pPr>
      <w:r w:rsidRPr="003020BC">
        <w:rPr>
          <w:lang w:eastAsia="x-none"/>
        </w:rPr>
        <w:t>Final</w:t>
      </w:r>
      <w:r w:rsidRPr="003020BC">
        <w:rPr>
          <w:rFonts w:hint="eastAsia"/>
          <w:lang w:eastAsia="x-none"/>
        </w:rPr>
        <w:t xml:space="preserve"> check point</w:t>
      </w:r>
      <w:r w:rsidRPr="003020BC">
        <w:rPr>
          <w:lang w:eastAsia="x-none"/>
        </w:rPr>
        <w:t xml:space="preserve"> for any remaining issues</w:t>
      </w:r>
      <w:r w:rsidRPr="003020BC">
        <w:rPr>
          <w:rFonts w:hint="eastAsia"/>
          <w:lang w:eastAsia="x-none"/>
        </w:rPr>
        <w:t xml:space="preserve">: </w:t>
      </w:r>
      <w:r w:rsidRPr="003020BC">
        <w:t>May 20</w:t>
      </w:r>
    </w:p>
    <w:p w14:paraId="3D88C608" w14:textId="6F47F9DE" w:rsidR="004645D6" w:rsidRPr="004645D6" w:rsidRDefault="001B5688" w:rsidP="004645D6">
      <w:pPr>
        <w:rPr>
          <w:b/>
          <w:bCs/>
          <w:lang w:val="en-US" w:eastAsia="x-none"/>
        </w:rPr>
      </w:pPr>
      <w:hyperlink r:id="rId1496" w:history="1">
        <w:r w:rsidR="000B5C49">
          <w:rPr>
            <w:rStyle w:val="Hyperlink"/>
            <w:b/>
            <w:bCs/>
            <w:lang w:val="en-US" w:eastAsia="x-none"/>
          </w:rPr>
          <w:t>R1-2204855</w:t>
        </w:r>
      </w:hyperlink>
      <w:r w:rsidR="004645D6" w:rsidRPr="004645D6">
        <w:rPr>
          <w:b/>
          <w:bCs/>
          <w:lang w:val="en-US" w:eastAsia="x-none"/>
        </w:rPr>
        <w:tab/>
        <w:t>Summary of UE features for IoT over NTN</w:t>
      </w:r>
      <w:r w:rsidR="004645D6" w:rsidRPr="004645D6">
        <w:rPr>
          <w:b/>
          <w:bCs/>
          <w:lang w:val="en-US" w:eastAsia="x-none"/>
        </w:rPr>
        <w:tab/>
        <w:t>Moderator (AT&amp;T)</w:t>
      </w:r>
    </w:p>
    <w:p w14:paraId="6D831BA1" w14:textId="64F6C45D" w:rsidR="004645D6" w:rsidRPr="00063A25" w:rsidRDefault="004645D6" w:rsidP="004645D6">
      <w:pPr>
        <w:rPr>
          <w:lang w:eastAsia="x-none"/>
        </w:rPr>
      </w:pPr>
      <w:bookmarkStart w:id="235" w:name="_Toc101357029"/>
      <w:r w:rsidRPr="006104D7">
        <w:rPr>
          <w:b/>
          <w:bCs/>
          <w:lang w:val="en-US" w:eastAsia="x-none"/>
        </w:rPr>
        <w:t>Decision:</w:t>
      </w:r>
      <w:r>
        <w:rPr>
          <w:lang w:val="en-US" w:eastAsia="x-none"/>
        </w:rPr>
        <w:t xml:space="preserve"> </w:t>
      </w:r>
      <w:r w:rsidRPr="00067AE9">
        <w:rPr>
          <w:lang w:eastAsia="x-none"/>
        </w:rPr>
        <w:t xml:space="preserve">All </w:t>
      </w:r>
      <w:r w:rsidRPr="006104D7">
        <w:rPr>
          <w:highlight w:val="green"/>
          <w:lang w:eastAsia="x-none"/>
        </w:rPr>
        <w:t xml:space="preserve">agreements under this agenda item are captured in Section 7 of </w:t>
      </w:r>
      <w:hyperlink r:id="rId1497" w:history="1">
        <w:r w:rsidR="000B5C49">
          <w:rPr>
            <w:rStyle w:val="Hyperlink"/>
            <w:highlight w:val="green"/>
            <w:lang w:eastAsia="x-none"/>
          </w:rPr>
          <w:t>R1-2204855</w:t>
        </w:r>
      </w:hyperlink>
      <w:r>
        <w:rPr>
          <w:lang w:eastAsia="x-none"/>
        </w:rPr>
        <w:t>.</w:t>
      </w:r>
    </w:p>
    <w:p w14:paraId="06632477" w14:textId="77777777" w:rsidR="007D7F59" w:rsidRPr="003020BC" w:rsidRDefault="007D7F59" w:rsidP="00063A25">
      <w:pPr>
        <w:pStyle w:val="Heading3"/>
        <w:rPr>
          <w:lang w:val="en-US"/>
        </w:rPr>
      </w:pPr>
      <w:bookmarkStart w:id="236" w:name="_Toc105521367"/>
      <w:r w:rsidRPr="003020BC">
        <w:rPr>
          <w:lang w:val="en-US"/>
        </w:rPr>
        <w:t>UE features for LTE based 5G terrestrial broadcast</w:t>
      </w:r>
      <w:bookmarkEnd w:id="235"/>
      <w:bookmarkEnd w:id="236"/>
    </w:p>
    <w:p w14:paraId="7E6539D9" w14:textId="222A0923" w:rsidR="007D7F59" w:rsidRDefault="001B5688" w:rsidP="007D7F59">
      <w:pPr>
        <w:rPr>
          <w:lang w:val="en-US" w:eastAsia="x-none"/>
        </w:rPr>
      </w:pPr>
      <w:hyperlink r:id="rId1498" w:history="1">
        <w:r w:rsidR="000B5C49">
          <w:rPr>
            <w:rStyle w:val="Hyperlink"/>
            <w:lang w:val="en-US" w:eastAsia="x-none"/>
          </w:rPr>
          <w:t>R1-2203201</w:t>
        </w:r>
      </w:hyperlink>
      <w:r w:rsidR="007D7F59" w:rsidRPr="003020BC">
        <w:rPr>
          <w:lang w:val="en-US" w:eastAsia="x-none"/>
        </w:rPr>
        <w:tab/>
        <w:t>Discussion on Rel-17 UE features for LTE based 5G terrestrial broadcast</w:t>
      </w:r>
      <w:r w:rsidR="007D7F59" w:rsidRPr="003020BC">
        <w:rPr>
          <w:lang w:val="en-US" w:eastAsia="x-none"/>
        </w:rPr>
        <w:tab/>
        <w:t>ZTE</w:t>
      </w:r>
    </w:p>
    <w:p w14:paraId="0B787575" w14:textId="273EB87C" w:rsidR="004645D6" w:rsidRDefault="004645D6" w:rsidP="007D7F59">
      <w:pPr>
        <w:rPr>
          <w:lang w:val="en-US" w:eastAsia="x-none"/>
        </w:rPr>
      </w:pPr>
    </w:p>
    <w:p w14:paraId="7A5C6068" w14:textId="77777777" w:rsidR="004645D6" w:rsidRDefault="004645D6" w:rsidP="004645D6">
      <w:pPr>
        <w:rPr>
          <w:lang w:val="en-US"/>
        </w:rPr>
      </w:pPr>
      <w:r w:rsidRPr="003020BC">
        <w:rPr>
          <w:lang w:eastAsia="x-none"/>
        </w:rPr>
        <w:t xml:space="preserve">[109-e-R17-UE-features-LTE-Bcast-01] </w:t>
      </w:r>
      <w:r w:rsidRPr="003020BC">
        <w:rPr>
          <w:lang w:val="en-US"/>
        </w:rPr>
        <w:t>– Shinya (</w:t>
      </w:r>
      <w:r>
        <w:rPr>
          <w:lang w:val="en-US"/>
        </w:rPr>
        <w:t xml:space="preserve">NTT </w:t>
      </w:r>
      <w:r w:rsidRPr="003020BC">
        <w:rPr>
          <w:lang w:val="en-US"/>
        </w:rPr>
        <w:t>DOCOMO)</w:t>
      </w:r>
    </w:p>
    <w:p w14:paraId="05606B83" w14:textId="7090B428" w:rsidR="004645D6" w:rsidRPr="003020BC" w:rsidRDefault="004645D6" w:rsidP="004645D6">
      <w:pPr>
        <w:rPr>
          <w:lang w:val="en-US" w:eastAsia="x-none"/>
        </w:rPr>
      </w:pPr>
      <w:r w:rsidRPr="003020BC">
        <w:rPr>
          <w:lang w:eastAsia="x-none"/>
        </w:rPr>
        <w:t xml:space="preserve">Email discussion on UE features for </w:t>
      </w:r>
      <w:r w:rsidRPr="003020BC">
        <w:rPr>
          <w:lang w:val="en-US"/>
        </w:rPr>
        <w:t>LTE based 5G terrestrial broadcast</w:t>
      </w:r>
    </w:p>
    <w:p w14:paraId="5F093856" w14:textId="77777777" w:rsidR="004645D6" w:rsidRPr="003020BC" w:rsidRDefault="004645D6" w:rsidP="004645D6">
      <w:pPr>
        <w:numPr>
          <w:ilvl w:val="0"/>
          <w:numId w:val="65"/>
        </w:numPr>
        <w:rPr>
          <w:lang w:eastAsia="x-none"/>
        </w:rPr>
      </w:pPr>
      <w:r w:rsidRPr="003020BC">
        <w:rPr>
          <w:rFonts w:hint="eastAsia"/>
          <w:lang w:eastAsia="x-none"/>
        </w:rPr>
        <w:t>1</w:t>
      </w:r>
      <w:r w:rsidRPr="003020BC">
        <w:rPr>
          <w:rFonts w:hint="eastAsia"/>
          <w:vertAlign w:val="superscript"/>
          <w:lang w:eastAsia="x-none"/>
        </w:rPr>
        <w:t>st</w:t>
      </w:r>
      <w:r w:rsidRPr="003020BC">
        <w:rPr>
          <w:rFonts w:hint="eastAsia"/>
          <w:lang w:eastAsia="x-none"/>
        </w:rPr>
        <w:t xml:space="preserve"> check point</w:t>
      </w:r>
      <w:r w:rsidRPr="003020BC">
        <w:rPr>
          <w:lang w:eastAsia="x-none"/>
        </w:rPr>
        <w:t xml:space="preserve"> for LS to RAN2</w:t>
      </w:r>
      <w:r w:rsidRPr="003020BC">
        <w:rPr>
          <w:rFonts w:hint="eastAsia"/>
          <w:lang w:eastAsia="x-none"/>
        </w:rPr>
        <w:t xml:space="preserve">: </w:t>
      </w:r>
      <w:r w:rsidRPr="003020BC">
        <w:t>May 13</w:t>
      </w:r>
    </w:p>
    <w:p w14:paraId="7FC31A79" w14:textId="77777777" w:rsidR="004645D6" w:rsidRPr="003020BC" w:rsidRDefault="004645D6" w:rsidP="004645D6">
      <w:pPr>
        <w:numPr>
          <w:ilvl w:val="0"/>
          <w:numId w:val="65"/>
        </w:numPr>
        <w:rPr>
          <w:lang w:eastAsia="x-none"/>
        </w:rPr>
      </w:pPr>
      <w:r w:rsidRPr="003020BC">
        <w:rPr>
          <w:lang w:eastAsia="x-none"/>
        </w:rPr>
        <w:t>Final</w:t>
      </w:r>
      <w:r w:rsidRPr="003020BC">
        <w:rPr>
          <w:rFonts w:hint="eastAsia"/>
          <w:lang w:eastAsia="x-none"/>
        </w:rPr>
        <w:t xml:space="preserve"> check point</w:t>
      </w:r>
      <w:r w:rsidRPr="003020BC">
        <w:rPr>
          <w:lang w:eastAsia="x-none"/>
        </w:rPr>
        <w:t xml:space="preserve"> for any remaining issues</w:t>
      </w:r>
      <w:r w:rsidRPr="003020BC">
        <w:rPr>
          <w:rFonts w:hint="eastAsia"/>
          <w:lang w:eastAsia="x-none"/>
        </w:rPr>
        <w:t xml:space="preserve">: </w:t>
      </w:r>
      <w:r w:rsidRPr="003020BC">
        <w:t>May 20</w:t>
      </w:r>
    </w:p>
    <w:p w14:paraId="0C693A90" w14:textId="6580088F" w:rsidR="007D7F59" w:rsidRPr="004645D6" w:rsidRDefault="001B5688" w:rsidP="007D7F59">
      <w:pPr>
        <w:rPr>
          <w:b/>
          <w:bCs/>
          <w:lang w:val="en-US" w:eastAsia="x-none"/>
        </w:rPr>
      </w:pPr>
      <w:hyperlink r:id="rId1499" w:history="1">
        <w:r w:rsidR="000B5C49">
          <w:rPr>
            <w:rStyle w:val="Hyperlink"/>
            <w:b/>
            <w:bCs/>
            <w:lang w:val="en-US" w:eastAsia="x-none"/>
          </w:rPr>
          <w:t>R1-2204410</w:t>
        </w:r>
      </w:hyperlink>
      <w:r w:rsidR="007D7F59" w:rsidRPr="004645D6">
        <w:rPr>
          <w:b/>
          <w:bCs/>
          <w:lang w:val="en-US" w:eastAsia="x-none"/>
        </w:rPr>
        <w:tab/>
        <w:t>Summary on UE features for LTE based 5G terrestrial broadcast</w:t>
      </w:r>
      <w:r w:rsidR="007D7F59" w:rsidRPr="004645D6">
        <w:rPr>
          <w:b/>
          <w:bCs/>
          <w:lang w:val="en-US" w:eastAsia="x-none"/>
        </w:rPr>
        <w:tab/>
        <w:t>Moderator (NTT DOCOMO, INC.)</w:t>
      </w:r>
    </w:p>
    <w:p w14:paraId="19000BF3" w14:textId="5F0D6979" w:rsidR="004645D6" w:rsidRPr="004645D6" w:rsidRDefault="004645D6" w:rsidP="007D7F59">
      <w:pPr>
        <w:rPr>
          <w:lang w:eastAsia="x-none"/>
        </w:rPr>
      </w:pPr>
      <w:r w:rsidRPr="006104D7">
        <w:rPr>
          <w:b/>
          <w:bCs/>
          <w:lang w:val="en-US" w:eastAsia="x-none"/>
        </w:rPr>
        <w:t>Decision:</w:t>
      </w:r>
      <w:r>
        <w:rPr>
          <w:lang w:val="en-US" w:eastAsia="x-none"/>
        </w:rPr>
        <w:t xml:space="preserve"> </w:t>
      </w:r>
      <w:r w:rsidRPr="00067AE9">
        <w:rPr>
          <w:lang w:eastAsia="x-none"/>
        </w:rPr>
        <w:t xml:space="preserve">All </w:t>
      </w:r>
      <w:r w:rsidRPr="006104D7">
        <w:rPr>
          <w:highlight w:val="green"/>
          <w:lang w:eastAsia="x-none"/>
        </w:rPr>
        <w:t xml:space="preserve">agreements under this agenda item are captured in Section </w:t>
      </w:r>
      <w:r>
        <w:rPr>
          <w:highlight w:val="green"/>
          <w:lang w:eastAsia="x-none"/>
        </w:rPr>
        <w:t>3</w:t>
      </w:r>
      <w:r w:rsidRPr="006104D7">
        <w:rPr>
          <w:highlight w:val="green"/>
          <w:lang w:eastAsia="x-none"/>
        </w:rPr>
        <w:t xml:space="preserve"> of </w:t>
      </w:r>
      <w:hyperlink r:id="rId1500" w:history="1">
        <w:r w:rsidR="000B5C49">
          <w:rPr>
            <w:rStyle w:val="Hyperlink"/>
            <w:highlight w:val="green"/>
            <w:lang w:eastAsia="x-none"/>
          </w:rPr>
          <w:t>R1-2204410</w:t>
        </w:r>
      </w:hyperlink>
      <w:r>
        <w:rPr>
          <w:lang w:eastAsia="x-none"/>
        </w:rPr>
        <w:t>.</w:t>
      </w:r>
    </w:p>
    <w:p w14:paraId="3BF85C30" w14:textId="77777777" w:rsidR="007D7F59" w:rsidRPr="003020BC" w:rsidRDefault="007D7F59" w:rsidP="00063A25">
      <w:pPr>
        <w:pStyle w:val="Heading3"/>
        <w:rPr>
          <w:lang w:val="en-US"/>
        </w:rPr>
      </w:pPr>
      <w:bookmarkStart w:id="237" w:name="_Toc101357030"/>
      <w:bookmarkStart w:id="238" w:name="_Toc105521368"/>
      <w:r w:rsidRPr="003020BC">
        <w:rPr>
          <w:lang w:val="en-US"/>
        </w:rPr>
        <w:t>UE features for DL 1024QAM for NR FR1</w:t>
      </w:r>
      <w:bookmarkEnd w:id="237"/>
      <w:bookmarkEnd w:id="238"/>
    </w:p>
    <w:p w14:paraId="224BCA18" w14:textId="5B12AC9B" w:rsidR="007D7F59" w:rsidRDefault="001B5688" w:rsidP="007D7F59">
      <w:pPr>
        <w:rPr>
          <w:lang w:val="en-US" w:eastAsia="x-none"/>
        </w:rPr>
      </w:pPr>
      <w:hyperlink r:id="rId1501" w:history="1">
        <w:r w:rsidR="000B5C49">
          <w:rPr>
            <w:rStyle w:val="Hyperlink"/>
            <w:lang w:val="en-US" w:eastAsia="x-none"/>
          </w:rPr>
          <w:t>R1-2204713</w:t>
        </w:r>
      </w:hyperlink>
      <w:r w:rsidR="007D7F59" w:rsidRPr="003020BC">
        <w:rPr>
          <w:lang w:val="en-US" w:eastAsia="x-none"/>
        </w:rPr>
        <w:tab/>
        <w:t>UE features DL 1024QAM for NR FR1</w:t>
      </w:r>
      <w:r w:rsidR="007D7F59" w:rsidRPr="003020BC">
        <w:rPr>
          <w:lang w:val="en-US" w:eastAsia="x-none"/>
        </w:rPr>
        <w:tab/>
        <w:t>MediaTek Inc.</w:t>
      </w:r>
    </w:p>
    <w:p w14:paraId="08F77109" w14:textId="17B8200B" w:rsidR="004645D6" w:rsidRDefault="004645D6" w:rsidP="007D7F59">
      <w:pPr>
        <w:rPr>
          <w:lang w:val="en-US" w:eastAsia="x-none"/>
        </w:rPr>
      </w:pPr>
    </w:p>
    <w:p w14:paraId="7FFE85A7" w14:textId="77777777" w:rsidR="004645D6" w:rsidRDefault="004645D6" w:rsidP="004645D6">
      <w:pPr>
        <w:rPr>
          <w:lang w:val="en-US"/>
        </w:rPr>
      </w:pPr>
      <w:r w:rsidRPr="003020BC">
        <w:rPr>
          <w:lang w:eastAsia="x-none"/>
        </w:rPr>
        <w:t xml:space="preserve">[109-e-R17-UE-features-1024QAM-01] </w:t>
      </w:r>
      <w:r w:rsidRPr="003020BC">
        <w:rPr>
          <w:lang w:val="en-US"/>
        </w:rPr>
        <w:t>– Ralf (AT&amp;T)</w:t>
      </w:r>
    </w:p>
    <w:p w14:paraId="625A455C" w14:textId="77777777" w:rsidR="004645D6" w:rsidRDefault="004645D6" w:rsidP="004645D6">
      <w:pPr>
        <w:rPr>
          <w:lang w:val="en-US"/>
        </w:rPr>
      </w:pPr>
      <w:r w:rsidRPr="003020BC">
        <w:rPr>
          <w:lang w:eastAsia="x-none"/>
        </w:rPr>
        <w:t xml:space="preserve">Email discussion on UE features for </w:t>
      </w:r>
      <w:r w:rsidRPr="003020BC">
        <w:rPr>
          <w:lang w:val="en-US"/>
        </w:rPr>
        <w:t>DL 1024QAM for NR FR1</w:t>
      </w:r>
    </w:p>
    <w:p w14:paraId="3C23D7A1" w14:textId="77777777" w:rsidR="004645D6" w:rsidRPr="003020BC" w:rsidRDefault="004645D6" w:rsidP="004645D6">
      <w:pPr>
        <w:numPr>
          <w:ilvl w:val="0"/>
          <w:numId w:val="65"/>
        </w:numPr>
        <w:rPr>
          <w:lang w:eastAsia="x-none"/>
        </w:rPr>
      </w:pPr>
      <w:r w:rsidRPr="003020BC">
        <w:rPr>
          <w:rFonts w:hint="eastAsia"/>
          <w:lang w:eastAsia="x-none"/>
        </w:rPr>
        <w:t>1</w:t>
      </w:r>
      <w:r w:rsidRPr="003020BC">
        <w:rPr>
          <w:rFonts w:hint="eastAsia"/>
          <w:vertAlign w:val="superscript"/>
          <w:lang w:eastAsia="x-none"/>
        </w:rPr>
        <w:t>st</w:t>
      </w:r>
      <w:r w:rsidRPr="003020BC">
        <w:rPr>
          <w:rFonts w:hint="eastAsia"/>
          <w:lang w:eastAsia="x-none"/>
        </w:rPr>
        <w:t xml:space="preserve"> check point</w:t>
      </w:r>
      <w:r w:rsidRPr="003020BC">
        <w:rPr>
          <w:lang w:eastAsia="x-none"/>
        </w:rPr>
        <w:t xml:space="preserve"> for LS to RAN2</w:t>
      </w:r>
      <w:r w:rsidRPr="003020BC">
        <w:rPr>
          <w:rFonts w:hint="eastAsia"/>
          <w:lang w:eastAsia="x-none"/>
        </w:rPr>
        <w:t xml:space="preserve">: </w:t>
      </w:r>
      <w:r w:rsidRPr="003020BC">
        <w:t>May 13</w:t>
      </w:r>
    </w:p>
    <w:p w14:paraId="461402F8" w14:textId="77777777" w:rsidR="004645D6" w:rsidRPr="003020BC" w:rsidRDefault="004645D6" w:rsidP="004645D6">
      <w:pPr>
        <w:numPr>
          <w:ilvl w:val="0"/>
          <w:numId w:val="65"/>
        </w:numPr>
        <w:rPr>
          <w:lang w:eastAsia="x-none"/>
        </w:rPr>
      </w:pPr>
      <w:r w:rsidRPr="003020BC">
        <w:rPr>
          <w:lang w:eastAsia="x-none"/>
        </w:rPr>
        <w:t>Final</w:t>
      </w:r>
      <w:r w:rsidRPr="003020BC">
        <w:rPr>
          <w:rFonts w:hint="eastAsia"/>
          <w:lang w:eastAsia="x-none"/>
        </w:rPr>
        <w:t xml:space="preserve"> check point</w:t>
      </w:r>
      <w:r w:rsidRPr="003020BC">
        <w:rPr>
          <w:lang w:eastAsia="x-none"/>
        </w:rPr>
        <w:t xml:space="preserve"> for any remaining issues</w:t>
      </w:r>
      <w:r w:rsidRPr="003020BC">
        <w:rPr>
          <w:rFonts w:hint="eastAsia"/>
          <w:lang w:eastAsia="x-none"/>
        </w:rPr>
        <w:t xml:space="preserve">: </w:t>
      </w:r>
      <w:r w:rsidRPr="003020BC">
        <w:t>May 20</w:t>
      </w:r>
    </w:p>
    <w:p w14:paraId="5094D1C9" w14:textId="72878398" w:rsidR="007D7F59" w:rsidRDefault="001B5688" w:rsidP="007D7F59">
      <w:pPr>
        <w:rPr>
          <w:b/>
          <w:bCs/>
          <w:lang w:val="en-US" w:eastAsia="x-none"/>
        </w:rPr>
      </w:pPr>
      <w:hyperlink r:id="rId1502" w:history="1">
        <w:r w:rsidR="000B5C49">
          <w:rPr>
            <w:rStyle w:val="Hyperlink"/>
            <w:b/>
            <w:bCs/>
            <w:lang w:val="en-US" w:eastAsia="x-none"/>
          </w:rPr>
          <w:t>R1-2204856</w:t>
        </w:r>
      </w:hyperlink>
      <w:r w:rsidR="007D7F59" w:rsidRPr="004645D6">
        <w:rPr>
          <w:b/>
          <w:bCs/>
          <w:lang w:val="en-US" w:eastAsia="x-none"/>
        </w:rPr>
        <w:tab/>
        <w:t>Summary of UE features for DL 1024QAM for NR FR1</w:t>
      </w:r>
      <w:r w:rsidR="007D7F59" w:rsidRPr="004645D6">
        <w:rPr>
          <w:b/>
          <w:bCs/>
          <w:lang w:val="en-US" w:eastAsia="x-none"/>
        </w:rPr>
        <w:tab/>
        <w:t>Moderator (AT&amp;T)</w:t>
      </w:r>
    </w:p>
    <w:p w14:paraId="06D75BB2" w14:textId="3A862A19" w:rsidR="004645D6" w:rsidRPr="004645D6" w:rsidRDefault="004645D6" w:rsidP="007D7F59">
      <w:pPr>
        <w:rPr>
          <w:lang w:eastAsia="x-none"/>
        </w:rPr>
      </w:pPr>
      <w:r w:rsidRPr="006104D7">
        <w:rPr>
          <w:b/>
          <w:bCs/>
          <w:lang w:val="en-US" w:eastAsia="x-none"/>
        </w:rPr>
        <w:t>Decision:</w:t>
      </w:r>
      <w:r>
        <w:rPr>
          <w:lang w:val="en-US" w:eastAsia="x-none"/>
        </w:rPr>
        <w:t xml:space="preserve"> </w:t>
      </w:r>
      <w:r w:rsidRPr="00067AE9">
        <w:rPr>
          <w:lang w:eastAsia="x-none"/>
        </w:rPr>
        <w:t xml:space="preserve">All </w:t>
      </w:r>
      <w:r w:rsidRPr="006104D7">
        <w:rPr>
          <w:highlight w:val="green"/>
          <w:lang w:eastAsia="x-none"/>
        </w:rPr>
        <w:t xml:space="preserve">agreements under this agenda item are captured in Section 7 of </w:t>
      </w:r>
      <w:hyperlink r:id="rId1503" w:history="1">
        <w:r w:rsidR="000B5C49">
          <w:rPr>
            <w:rStyle w:val="Hyperlink"/>
            <w:highlight w:val="green"/>
            <w:lang w:eastAsia="x-none"/>
          </w:rPr>
          <w:t>R1-2204856</w:t>
        </w:r>
      </w:hyperlink>
      <w:r>
        <w:rPr>
          <w:lang w:eastAsia="x-none"/>
        </w:rPr>
        <w:t>.</w:t>
      </w:r>
    </w:p>
    <w:p w14:paraId="1AFA82E5" w14:textId="3E03B878" w:rsidR="007D7F59" w:rsidRPr="003020BC" w:rsidRDefault="007D7F59" w:rsidP="00063A25">
      <w:pPr>
        <w:pStyle w:val="Heading3"/>
        <w:rPr>
          <w:lang w:val="en-US"/>
        </w:rPr>
      </w:pPr>
      <w:bookmarkStart w:id="239" w:name="_Toc101357031"/>
      <w:bookmarkStart w:id="240" w:name="_Toc105521369"/>
      <w:r w:rsidRPr="003020BC">
        <w:rPr>
          <w:lang w:val="en-US"/>
        </w:rPr>
        <w:lastRenderedPageBreak/>
        <w:t>Other</w:t>
      </w:r>
      <w:bookmarkEnd w:id="239"/>
      <w:bookmarkEnd w:id="240"/>
    </w:p>
    <w:p w14:paraId="66E7BB35" w14:textId="5FB62201" w:rsidR="007D7F59" w:rsidRPr="003020BC" w:rsidRDefault="001B5688" w:rsidP="007D7F59">
      <w:pPr>
        <w:rPr>
          <w:lang w:val="en-US" w:eastAsia="x-none"/>
        </w:rPr>
      </w:pPr>
      <w:hyperlink r:id="rId1504" w:history="1">
        <w:r w:rsidR="000B5C49">
          <w:rPr>
            <w:rStyle w:val="Hyperlink"/>
            <w:lang w:val="en-US" w:eastAsia="x-none"/>
          </w:rPr>
          <w:t>R1-2203171</w:t>
        </w:r>
      </w:hyperlink>
      <w:r w:rsidR="007D7F59" w:rsidRPr="003020BC">
        <w:rPr>
          <w:lang w:val="en-US" w:eastAsia="x-none"/>
        </w:rPr>
        <w:tab/>
        <w:t>Rel-17 UE features for UL Tx switching</w:t>
      </w:r>
      <w:r w:rsidR="007D7F59" w:rsidRPr="003020BC">
        <w:rPr>
          <w:lang w:val="en-US" w:eastAsia="x-none"/>
        </w:rPr>
        <w:tab/>
        <w:t>Huawei, HiSilicon</w:t>
      </w:r>
    </w:p>
    <w:p w14:paraId="6305BBD1" w14:textId="03E32FD9" w:rsidR="007D7F59" w:rsidRPr="003020BC" w:rsidRDefault="001B5688" w:rsidP="007D7F59">
      <w:pPr>
        <w:rPr>
          <w:lang w:val="en-US" w:eastAsia="x-none"/>
        </w:rPr>
      </w:pPr>
      <w:hyperlink r:id="rId1505" w:history="1">
        <w:r w:rsidR="000B5C49">
          <w:rPr>
            <w:rStyle w:val="Hyperlink"/>
            <w:lang w:val="en-US" w:eastAsia="x-none"/>
          </w:rPr>
          <w:t>R1-2203202</w:t>
        </w:r>
      </w:hyperlink>
      <w:r w:rsidR="007D7F59" w:rsidRPr="003020BC">
        <w:rPr>
          <w:lang w:val="en-US" w:eastAsia="x-none"/>
        </w:rPr>
        <w:tab/>
        <w:t>Discussion on other Rel-17 UE features</w:t>
      </w:r>
      <w:r w:rsidR="007D7F59" w:rsidRPr="003020BC">
        <w:rPr>
          <w:lang w:val="en-US" w:eastAsia="x-none"/>
        </w:rPr>
        <w:tab/>
        <w:t>ZTE</w:t>
      </w:r>
    </w:p>
    <w:p w14:paraId="6E03196A" w14:textId="6E9A70A0" w:rsidR="007D7F59" w:rsidRPr="003020BC" w:rsidRDefault="001B5688" w:rsidP="007D7F59">
      <w:pPr>
        <w:rPr>
          <w:lang w:val="en-US" w:eastAsia="x-none"/>
        </w:rPr>
      </w:pPr>
      <w:hyperlink r:id="rId1506" w:history="1">
        <w:r w:rsidR="000B5C49">
          <w:rPr>
            <w:rStyle w:val="Hyperlink"/>
            <w:lang w:val="en-US" w:eastAsia="x-none"/>
          </w:rPr>
          <w:t>R1-2204366</w:t>
        </w:r>
      </w:hyperlink>
      <w:r w:rsidR="007D7F59" w:rsidRPr="003020BC">
        <w:rPr>
          <w:lang w:val="en-US" w:eastAsia="x-none"/>
        </w:rPr>
        <w:tab/>
        <w:t>Discussion on other UE feature related discussions</w:t>
      </w:r>
      <w:r w:rsidR="007D7F59" w:rsidRPr="003020BC">
        <w:rPr>
          <w:lang w:val="en-US" w:eastAsia="x-none"/>
        </w:rPr>
        <w:tab/>
        <w:t>NTT DOCOMO, INC.</w:t>
      </w:r>
    </w:p>
    <w:p w14:paraId="0C4FD2BC" w14:textId="78A70BF8" w:rsidR="007D7F59" w:rsidRPr="003020BC" w:rsidRDefault="001B5688" w:rsidP="007D7F59">
      <w:pPr>
        <w:rPr>
          <w:lang w:val="en-US" w:eastAsia="x-none"/>
        </w:rPr>
      </w:pPr>
      <w:hyperlink r:id="rId1507" w:history="1">
        <w:r w:rsidR="000B5C49">
          <w:rPr>
            <w:rStyle w:val="Hyperlink"/>
            <w:lang w:val="en-US" w:eastAsia="x-none"/>
          </w:rPr>
          <w:t>R1-2204598</w:t>
        </w:r>
      </w:hyperlink>
      <w:r w:rsidR="007D7F59" w:rsidRPr="003020BC">
        <w:rPr>
          <w:lang w:val="en-US" w:eastAsia="x-none"/>
        </w:rPr>
        <w:tab/>
        <w:t>On Remaining Rel-17 UE features</w:t>
      </w:r>
      <w:r w:rsidR="007D7F59" w:rsidRPr="003020BC">
        <w:rPr>
          <w:lang w:val="en-US" w:eastAsia="x-none"/>
        </w:rPr>
        <w:tab/>
        <w:t>Nokia, Nokia Shanghai Bell</w:t>
      </w:r>
    </w:p>
    <w:p w14:paraId="6D543DC7" w14:textId="6E0D7484" w:rsidR="007D7F59" w:rsidRPr="00CE4A18" w:rsidRDefault="001B5688" w:rsidP="007D7F59">
      <w:pPr>
        <w:rPr>
          <w:lang w:val="en-US" w:eastAsia="x-none"/>
        </w:rPr>
      </w:pPr>
      <w:hyperlink r:id="rId1508" w:history="1">
        <w:r w:rsidR="000B5C49">
          <w:rPr>
            <w:rStyle w:val="Hyperlink"/>
            <w:lang w:val="en-US" w:eastAsia="x-none"/>
          </w:rPr>
          <w:t>R1-2204703</w:t>
        </w:r>
      </w:hyperlink>
      <w:r w:rsidR="007D7F59" w:rsidRPr="003020BC">
        <w:rPr>
          <w:lang w:val="en-US" w:eastAsia="x-none"/>
        </w:rPr>
        <w:tab/>
        <w:t>On UE capability of maximum number of layers for multi-TRP</w:t>
      </w:r>
      <w:r w:rsidR="007D7F59" w:rsidRPr="003020BC">
        <w:rPr>
          <w:lang w:val="en-US" w:eastAsia="x-none"/>
        </w:rPr>
        <w:tab/>
        <w:t>MediaTek Inc.</w:t>
      </w:r>
    </w:p>
    <w:p w14:paraId="53D2E012" w14:textId="625E4981" w:rsidR="007D7F59" w:rsidRDefault="001B5688" w:rsidP="007D7F59">
      <w:pPr>
        <w:rPr>
          <w:lang w:val="en-US" w:eastAsia="x-none"/>
        </w:rPr>
      </w:pPr>
      <w:hyperlink r:id="rId1509" w:history="1">
        <w:r w:rsidR="000B5C49">
          <w:rPr>
            <w:rStyle w:val="Hyperlink"/>
            <w:lang w:val="en-US" w:eastAsia="x-none"/>
          </w:rPr>
          <w:t>R1-2205012</w:t>
        </w:r>
      </w:hyperlink>
      <w:r w:rsidR="007D7F59" w:rsidRPr="00CE4A18">
        <w:rPr>
          <w:lang w:val="en-US" w:eastAsia="x-none"/>
        </w:rPr>
        <w:tab/>
        <w:t>UE features for Rel-17 UL Tx switching</w:t>
      </w:r>
      <w:r w:rsidR="007D7F59" w:rsidRPr="00CE4A18">
        <w:rPr>
          <w:lang w:val="en-US" w:eastAsia="x-none"/>
        </w:rPr>
        <w:tab/>
        <w:t>Qualcomm Incorporated</w:t>
      </w:r>
    </w:p>
    <w:p w14:paraId="606FDA9D" w14:textId="3E22B498" w:rsidR="004645D6" w:rsidRDefault="004645D6" w:rsidP="007D7F59">
      <w:pPr>
        <w:rPr>
          <w:lang w:val="en-US" w:eastAsia="x-none"/>
        </w:rPr>
      </w:pPr>
    </w:p>
    <w:p w14:paraId="3660EBC6" w14:textId="77777777" w:rsidR="004645D6" w:rsidRPr="003020BC" w:rsidRDefault="004645D6" w:rsidP="004645D6">
      <w:pPr>
        <w:rPr>
          <w:lang w:val="en-US" w:eastAsia="x-none"/>
        </w:rPr>
      </w:pPr>
      <w:r w:rsidRPr="003020BC">
        <w:rPr>
          <w:lang w:eastAsia="x-none"/>
        </w:rPr>
        <w:t>[109-e-R17-UE-features-Others-01] Email discussion on other Rel-17 UE feature issues</w:t>
      </w:r>
      <w:r w:rsidRPr="003020BC">
        <w:rPr>
          <w:lang w:val="en-US"/>
        </w:rPr>
        <w:t xml:space="preserve"> – Shinya (DOCOMO)</w:t>
      </w:r>
    </w:p>
    <w:p w14:paraId="3F41CA05" w14:textId="77777777" w:rsidR="004645D6" w:rsidRPr="003020BC" w:rsidRDefault="004645D6" w:rsidP="004645D6">
      <w:pPr>
        <w:numPr>
          <w:ilvl w:val="0"/>
          <w:numId w:val="65"/>
        </w:numPr>
        <w:rPr>
          <w:lang w:eastAsia="x-none"/>
        </w:rPr>
      </w:pPr>
      <w:r w:rsidRPr="003020BC">
        <w:rPr>
          <w:rFonts w:hint="eastAsia"/>
          <w:lang w:eastAsia="x-none"/>
        </w:rPr>
        <w:t>1</w:t>
      </w:r>
      <w:r w:rsidRPr="003020BC">
        <w:rPr>
          <w:rFonts w:hint="eastAsia"/>
          <w:vertAlign w:val="superscript"/>
          <w:lang w:eastAsia="x-none"/>
        </w:rPr>
        <w:t>st</w:t>
      </w:r>
      <w:r w:rsidRPr="003020BC">
        <w:rPr>
          <w:rFonts w:hint="eastAsia"/>
          <w:lang w:eastAsia="x-none"/>
        </w:rPr>
        <w:t xml:space="preserve"> check point</w:t>
      </w:r>
      <w:r w:rsidRPr="003020BC">
        <w:rPr>
          <w:lang w:eastAsia="x-none"/>
        </w:rPr>
        <w:t xml:space="preserve"> for LS to RAN2</w:t>
      </w:r>
      <w:r w:rsidRPr="003020BC">
        <w:rPr>
          <w:rFonts w:hint="eastAsia"/>
          <w:lang w:eastAsia="x-none"/>
        </w:rPr>
        <w:t xml:space="preserve">: </w:t>
      </w:r>
      <w:r w:rsidRPr="003020BC">
        <w:t>May 13</w:t>
      </w:r>
    </w:p>
    <w:p w14:paraId="59EFF968" w14:textId="77777777" w:rsidR="004645D6" w:rsidRPr="003020BC" w:rsidRDefault="004645D6" w:rsidP="004645D6">
      <w:pPr>
        <w:numPr>
          <w:ilvl w:val="0"/>
          <w:numId w:val="65"/>
        </w:numPr>
        <w:rPr>
          <w:lang w:eastAsia="x-none"/>
        </w:rPr>
      </w:pPr>
      <w:r w:rsidRPr="003020BC">
        <w:rPr>
          <w:lang w:eastAsia="x-none"/>
        </w:rPr>
        <w:t>Final</w:t>
      </w:r>
      <w:r w:rsidRPr="003020BC">
        <w:rPr>
          <w:rFonts w:hint="eastAsia"/>
          <w:lang w:eastAsia="x-none"/>
        </w:rPr>
        <w:t xml:space="preserve"> check point</w:t>
      </w:r>
      <w:r w:rsidRPr="003020BC">
        <w:rPr>
          <w:lang w:eastAsia="x-none"/>
        </w:rPr>
        <w:t xml:space="preserve"> for any remaining issues</w:t>
      </w:r>
      <w:r w:rsidRPr="003020BC">
        <w:rPr>
          <w:rFonts w:hint="eastAsia"/>
          <w:lang w:eastAsia="x-none"/>
        </w:rPr>
        <w:t xml:space="preserve">: </w:t>
      </w:r>
      <w:r w:rsidRPr="003020BC">
        <w:t>May 20</w:t>
      </w:r>
    </w:p>
    <w:p w14:paraId="27B8D063" w14:textId="24CE491F" w:rsidR="004645D6" w:rsidRDefault="001B5688" w:rsidP="004645D6">
      <w:pPr>
        <w:rPr>
          <w:b/>
          <w:bCs/>
          <w:lang w:val="en-US" w:eastAsia="x-none"/>
        </w:rPr>
      </w:pPr>
      <w:hyperlink r:id="rId1510" w:history="1">
        <w:r w:rsidR="000B5C49">
          <w:rPr>
            <w:rStyle w:val="Hyperlink"/>
            <w:b/>
            <w:bCs/>
            <w:lang w:val="en-US" w:eastAsia="x-none"/>
          </w:rPr>
          <w:t>R1-2204411</w:t>
        </w:r>
      </w:hyperlink>
      <w:r w:rsidR="004645D6" w:rsidRPr="004645D6">
        <w:rPr>
          <w:b/>
          <w:bCs/>
          <w:lang w:val="en-US" w:eastAsia="x-none"/>
        </w:rPr>
        <w:tab/>
        <w:t>Summary on other UE feature related discussions</w:t>
      </w:r>
      <w:r w:rsidR="004645D6" w:rsidRPr="004645D6">
        <w:rPr>
          <w:b/>
          <w:bCs/>
          <w:lang w:val="en-US" w:eastAsia="x-none"/>
        </w:rPr>
        <w:tab/>
        <w:t>Moderator (NTT DOCOMO, INC.)</w:t>
      </w:r>
    </w:p>
    <w:p w14:paraId="09E53C4F" w14:textId="4AECB706" w:rsidR="004645D6" w:rsidRPr="004645D6" w:rsidRDefault="004645D6" w:rsidP="004645D6">
      <w:pPr>
        <w:rPr>
          <w:lang w:val="en-US" w:eastAsia="x-none"/>
        </w:rPr>
      </w:pPr>
      <w:r w:rsidRPr="004645D6">
        <w:rPr>
          <w:lang w:val="en-US" w:eastAsia="x-none"/>
        </w:rPr>
        <w:t>No conclusions are made in this meeting.</w:t>
      </w:r>
    </w:p>
    <w:p w14:paraId="5BEAF837" w14:textId="76D24F23" w:rsidR="007D7F59" w:rsidRDefault="007D7F59" w:rsidP="00C15EA8">
      <w:pPr>
        <w:pStyle w:val="Heading2"/>
      </w:pPr>
      <w:bookmarkStart w:id="241" w:name="_Toc101357032"/>
      <w:bookmarkStart w:id="242" w:name="_Toc105521370"/>
      <w:r w:rsidRPr="00540963">
        <w:t>Other</w:t>
      </w:r>
      <w:bookmarkEnd w:id="241"/>
      <w:bookmarkEnd w:id="242"/>
    </w:p>
    <w:p w14:paraId="6041427A" w14:textId="113DBCE5" w:rsidR="007D7F59" w:rsidRDefault="007D7F59" w:rsidP="007D7F59">
      <w:pPr>
        <w:rPr>
          <w:i/>
        </w:rPr>
      </w:pPr>
      <w:r w:rsidRPr="00C16B72">
        <w:rPr>
          <w:i/>
          <w:lang w:eastAsia="x-none"/>
        </w:rPr>
        <w:t xml:space="preserve">Including maintenance on RAN1 </w:t>
      </w:r>
      <w:r>
        <w:rPr>
          <w:i/>
          <w:lang w:eastAsia="x-none"/>
        </w:rPr>
        <w:t>a</w:t>
      </w:r>
      <w:r w:rsidRPr="00C16B72">
        <w:rPr>
          <w:i/>
          <w:lang w:eastAsia="x-none"/>
        </w:rPr>
        <w:t>spects for RF requirements for NR frequency range 1 (FR1)</w:t>
      </w:r>
      <w:r>
        <w:rPr>
          <w:i/>
          <w:lang w:eastAsia="x-none"/>
        </w:rPr>
        <w:t xml:space="preserve"> </w:t>
      </w:r>
      <w:r>
        <w:rPr>
          <w:i/>
        </w:rPr>
        <w:t>and</w:t>
      </w:r>
      <w:r w:rsidRPr="00C16B72">
        <w:rPr>
          <w:i/>
        </w:rPr>
        <w:t xml:space="preserve"> NR small data transmissions in INACTIVE state</w:t>
      </w:r>
      <w:r>
        <w:rPr>
          <w:i/>
        </w:rPr>
        <w:t>.</w:t>
      </w:r>
    </w:p>
    <w:p w14:paraId="0884589D" w14:textId="490FFB2E" w:rsidR="00C15EA8" w:rsidRDefault="00C15EA8" w:rsidP="00C15EA8"/>
    <w:p w14:paraId="0523FEA3" w14:textId="50EC6E68" w:rsidR="008667AC" w:rsidRPr="008667AC" w:rsidRDefault="008667AC" w:rsidP="00C15EA8">
      <w:pPr>
        <w:rPr>
          <w:u w:val="single"/>
        </w:rPr>
      </w:pPr>
      <w:r w:rsidRPr="008667AC">
        <w:rPr>
          <w:b/>
          <w:bCs/>
          <w:u w:val="single"/>
          <w:lang w:val="en-US" w:eastAsia="x-none"/>
        </w:rPr>
        <w:t>Rel-17 SDT</w:t>
      </w:r>
    </w:p>
    <w:p w14:paraId="1D505B1F" w14:textId="607015E2" w:rsidR="007D7F59" w:rsidRPr="00CE4A18" w:rsidRDefault="001B5688" w:rsidP="007D7F59">
      <w:pPr>
        <w:rPr>
          <w:lang w:eastAsia="x-none"/>
        </w:rPr>
      </w:pPr>
      <w:hyperlink r:id="rId1511" w:history="1">
        <w:r w:rsidR="000B5C49">
          <w:rPr>
            <w:rStyle w:val="Hyperlink"/>
            <w:lang w:eastAsia="x-none"/>
          </w:rPr>
          <w:t>R1-2203244</w:t>
        </w:r>
      </w:hyperlink>
      <w:r w:rsidR="007D7F59" w:rsidRPr="00CE4A18">
        <w:rPr>
          <w:lang w:eastAsia="x-none"/>
        </w:rPr>
        <w:tab/>
        <w:t>Discussion on remaining physical layer issues of small data transmission</w:t>
      </w:r>
      <w:r w:rsidR="007D7F59" w:rsidRPr="00CE4A18">
        <w:rPr>
          <w:lang w:eastAsia="x-none"/>
        </w:rPr>
        <w:tab/>
        <w:t>ZTE Corporation</w:t>
      </w:r>
    </w:p>
    <w:p w14:paraId="2EC47C6B" w14:textId="2B704542" w:rsidR="007D7F59" w:rsidRPr="00CE4A18" w:rsidRDefault="001B5688" w:rsidP="007D7F59">
      <w:pPr>
        <w:rPr>
          <w:lang w:eastAsia="x-none"/>
        </w:rPr>
      </w:pPr>
      <w:hyperlink r:id="rId1512" w:history="1">
        <w:r w:rsidR="000B5C49">
          <w:rPr>
            <w:rStyle w:val="Hyperlink"/>
            <w:lang w:eastAsia="x-none"/>
          </w:rPr>
          <w:t>R1-2203540</w:t>
        </w:r>
      </w:hyperlink>
      <w:r w:rsidR="007D7F59" w:rsidRPr="00CE4A18">
        <w:rPr>
          <w:lang w:eastAsia="x-none"/>
        </w:rPr>
        <w:tab/>
        <w:t>Remaining issues for NR small data transmissions in RRC INACTIVE state and Tx switching enhancements</w:t>
      </w:r>
      <w:r w:rsidR="007D7F59" w:rsidRPr="00CE4A18">
        <w:rPr>
          <w:lang w:eastAsia="x-none"/>
        </w:rPr>
        <w:tab/>
        <w:t>vivo</w:t>
      </w:r>
    </w:p>
    <w:p w14:paraId="42E5EBA3" w14:textId="79D3FF73" w:rsidR="007D7F59" w:rsidRPr="00CE4A18" w:rsidRDefault="001B5688" w:rsidP="007D7F59">
      <w:pPr>
        <w:rPr>
          <w:lang w:eastAsia="x-none"/>
        </w:rPr>
      </w:pPr>
      <w:hyperlink r:id="rId1513" w:history="1">
        <w:r w:rsidR="000B5C49">
          <w:rPr>
            <w:rStyle w:val="Hyperlink"/>
            <w:lang w:eastAsia="x-none"/>
          </w:rPr>
          <w:t>R1-2203637</w:t>
        </w:r>
      </w:hyperlink>
      <w:r w:rsidR="007D7F59" w:rsidRPr="00CE4A18">
        <w:rPr>
          <w:lang w:eastAsia="x-none"/>
        </w:rPr>
        <w:tab/>
        <w:t>Maintenance issues for NR small data transmissions in inactive state</w:t>
      </w:r>
      <w:r w:rsidR="007D7F59" w:rsidRPr="00CE4A18">
        <w:rPr>
          <w:lang w:eastAsia="x-none"/>
        </w:rPr>
        <w:tab/>
        <w:t>Ericsson</w:t>
      </w:r>
    </w:p>
    <w:p w14:paraId="1C1C6242" w14:textId="1E6AECDB" w:rsidR="007D7F59" w:rsidRPr="00CE4A18" w:rsidRDefault="001B5688" w:rsidP="007D7F59">
      <w:pPr>
        <w:rPr>
          <w:lang w:eastAsia="x-none"/>
        </w:rPr>
      </w:pPr>
      <w:hyperlink r:id="rId1514" w:history="1">
        <w:r w:rsidR="000B5C49">
          <w:rPr>
            <w:rStyle w:val="Hyperlink"/>
            <w:lang w:eastAsia="x-none"/>
          </w:rPr>
          <w:t>R1-2203885</w:t>
        </w:r>
      </w:hyperlink>
      <w:r w:rsidR="007D7F59" w:rsidRPr="00CE4A18">
        <w:rPr>
          <w:lang w:eastAsia="x-none"/>
        </w:rPr>
        <w:tab/>
        <w:t>Maintenance on small data transmission</w:t>
      </w:r>
      <w:r w:rsidR="007D7F59" w:rsidRPr="00CE4A18">
        <w:rPr>
          <w:lang w:eastAsia="x-none"/>
        </w:rPr>
        <w:tab/>
        <w:t>Samsung</w:t>
      </w:r>
    </w:p>
    <w:p w14:paraId="04DAE456" w14:textId="4DAC3A06" w:rsidR="007D7F59" w:rsidRPr="00CE4A18" w:rsidRDefault="001B5688" w:rsidP="007D7F59">
      <w:pPr>
        <w:rPr>
          <w:lang w:eastAsia="x-none"/>
        </w:rPr>
      </w:pPr>
      <w:hyperlink r:id="rId1515" w:history="1">
        <w:r w:rsidR="000B5C49">
          <w:rPr>
            <w:rStyle w:val="Hyperlink"/>
            <w:lang w:eastAsia="x-none"/>
          </w:rPr>
          <w:t>R1-2204518</w:t>
        </w:r>
      </w:hyperlink>
      <w:r w:rsidR="007D7F59" w:rsidRPr="00CE4A18">
        <w:rPr>
          <w:lang w:eastAsia="x-none"/>
        </w:rPr>
        <w:tab/>
        <w:t>Remaining issues on RAN1 aspects for small data transmission</w:t>
      </w:r>
      <w:r w:rsidR="007D7F59" w:rsidRPr="00CE4A18">
        <w:rPr>
          <w:lang w:eastAsia="x-none"/>
        </w:rPr>
        <w:tab/>
        <w:t>Spreadtrum Communications</w:t>
      </w:r>
    </w:p>
    <w:p w14:paraId="10BB1111" w14:textId="57490E07" w:rsidR="007D7F59" w:rsidRPr="00CE4A18" w:rsidRDefault="001B5688" w:rsidP="007D7F59">
      <w:pPr>
        <w:rPr>
          <w:lang w:eastAsia="x-none"/>
        </w:rPr>
      </w:pPr>
      <w:hyperlink r:id="rId1516" w:history="1">
        <w:r w:rsidR="000B5C49">
          <w:rPr>
            <w:rStyle w:val="Hyperlink"/>
            <w:lang w:eastAsia="x-none"/>
          </w:rPr>
          <w:t>R1-2204784</w:t>
        </w:r>
      </w:hyperlink>
      <w:r w:rsidR="007D7F59" w:rsidRPr="00CE4A18">
        <w:rPr>
          <w:lang w:eastAsia="x-none"/>
        </w:rPr>
        <w:tab/>
        <w:t>Remaining issues on physical layer aspects of small data transmission</w:t>
      </w:r>
      <w:r w:rsidR="007D7F59" w:rsidRPr="00CE4A18">
        <w:rPr>
          <w:lang w:eastAsia="x-none"/>
        </w:rPr>
        <w:tab/>
        <w:t>Intel Corporation</w:t>
      </w:r>
    </w:p>
    <w:p w14:paraId="206D2464" w14:textId="00DF5F46" w:rsidR="008667AC" w:rsidRDefault="001B5688" w:rsidP="008667AC">
      <w:pPr>
        <w:rPr>
          <w:lang w:eastAsia="x-none"/>
        </w:rPr>
      </w:pPr>
      <w:hyperlink r:id="rId1517" w:history="1">
        <w:r w:rsidR="000B5C49">
          <w:rPr>
            <w:rStyle w:val="Hyperlink"/>
            <w:lang w:eastAsia="x-none"/>
          </w:rPr>
          <w:t>R1-2203767</w:t>
        </w:r>
      </w:hyperlink>
      <w:r w:rsidR="008667AC" w:rsidRPr="001A35F9">
        <w:rPr>
          <w:lang w:eastAsia="x-none"/>
        </w:rPr>
        <w:tab/>
        <w:t>Discussion on physical layer aspects of small data transmission</w:t>
      </w:r>
      <w:r w:rsidR="008667AC" w:rsidRPr="001A35F9">
        <w:rPr>
          <w:lang w:eastAsia="x-none"/>
        </w:rPr>
        <w:tab/>
        <w:t>xiaomi</w:t>
      </w:r>
    </w:p>
    <w:p w14:paraId="2591A077" w14:textId="5EC5C614" w:rsidR="00C15EA8" w:rsidRDefault="00C15EA8" w:rsidP="007D7F59">
      <w:pPr>
        <w:rPr>
          <w:lang w:eastAsia="x-none"/>
        </w:rPr>
      </w:pPr>
    </w:p>
    <w:p w14:paraId="0F01D5E7" w14:textId="7B5FE22D" w:rsidR="00C15EA8" w:rsidRPr="00C15EA8" w:rsidRDefault="001B5688" w:rsidP="00C15EA8">
      <w:pPr>
        <w:rPr>
          <w:b/>
          <w:bCs/>
          <w:lang w:val="en-US" w:eastAsia="x-none"/>
        </w:rPr>
      </w:pPr>
      <w:hyperlink r:id="rId1518" w:history="1">
        <w:r w:rsidR="000B5C49">
          <w:rPr>
            <w:rStyle w:val="Hyperlink"/>
            <w:b/>
            <w:bCs/>
            <w:lang w:val="en-US" w:eastAsia="x-none"/>
          </w:rPr>
          <w:t>R1-2205109</w:t>
        </w:r>
      </w:hyperlink>
      <w:r w:rsidR="00C15EA8" w:rsidRPr="00C15EA8">
        <w:rPr>
          <w:b/>
          <w:bCs/>
          <w:lang w:val="en-US" w:eastAsia="x-none"/>
        </w:rPr>
        <w:tab/>
        <w:t>Summary of preparation phase email discussion for Rel-17 SDT</w:t>
      </w:r>
      <w:r w:rsidR="00C15EA8" w:rsidRPr="00C15EA8">
        <w:rPr>
          <w:b/>
          <w:bCs/>
          <w:lang w:val="en-US" w:eastAsia="x-none"/>
        </w:rPr>
        <w:tab/>
        <w:t>Moderator (ZTE)</w:t>
      </w:r>
    </w:p>
    <w:p w14:paraId="74898494" w14:textId="77777777" w:rsidR="00C15EA8" w:rsidRPr="00C15EA8" w:rsidRDefault="00C15EA8" w:rsidP="00C15EA8">
      <w:pPr>
        <w:rPr>
          <w:lang w:val="en-US" w:eastAsia="x-none"/>
        </w:rPr>
      </w:pPr>
    </w:p>
    <w:p w14:paraId="2A43682E" w14:textId="77777777" w:rsidR="00C15EA8" w:rsidRPr="00D21D77" w:rsidRDefault="00C15EA8" w:rsidP="00C15EA8">
      <w:pPr>
        <w:rPr>
          <w:lang w:eastAsia="x-none"/>
        </w:rPr>
      </w:pPr>
      <w:r w:rsidRPr="00D21D77">
        <w:rPr>
          <w:lang w:eastAsia="x-none"/>
        </w:rPr>
        <w:t>[109-e-NR-R17-SDT-01] – Ziyang (ZTE)</w:t>
      </w:r>
    </w:p>
    <w:p w14:paraId="5AB0184D" w14:textId="48177D64" w:rsidR="00C15EA8" w:rsidRPr="00D21D77" w:rsidRDefault="00C15EA8" w:rsidP="00C15EA8">
      <w:pPr>
        <w:rPr>
          <w:lang w:eastAsia="x-none"/>
        </w:rPr>
      </w:pPr>
      <w:r w:rsidRPr="00D21D77">
        <w:rPr>
          <w:lang w:eastAsia="x-none"/>
        </w:rPr>
        <w:t xml:space="preserve">Email discussion on Rel-17 SDT maintenance (issues captured in </w:t>
      </w:r>
      <w:hyperlink r:id="rId1519" w:history="1">
        <w:r w:rsidR="000B5C49">
          <w:rPr>
            <w:rStyle w:val="Hyperlink"/>
            <w:lang w:eastAsia="x-none"/>
          </w:rPr>
          <w:t>R1-2205109</w:t>
        </w:r>
      </w:hyperlink>
      <w:r w:rsidRPr="00D21D77">
        <w:rPr>
          <w:lang w:eastAsia="x-none"/>
        </w:rPr>
        <w:t>) by May 18</w:t>
      </w:r>
    </w:p>
    <w:p w14:paraId="30A1299A" w14:textId="77777777" w:rsidR="00C15EA8" w:rsidRPr="00D21D77" w:rsidRDefault="00C15EA8" w:rsidP="00C15EA8">
      <w:pPr>
        <w:numPr>
          <w:ilvl w:val="0"/>
          <w:numId w:val="65"/>
        </w:numPr>
        <w:rPr>
          <w:lang w:eastAsia="x-none"/>
        </w:rPr>
      </w:pPr>
      <w:r w:rsidRPr="00D21D77">
        <w:rPr>
          <w:lang w:eastAsia="x-none"/>
        </w:rPr>
        <w:t>Issue#1 Association period determined by CG period less than 5ms</w:t>
      </w:r>
    </w:p>
    <w:p w14:paraId="31C5B471" w14:textId="77777777" w:rsidR="00C15EA8" w:rsidRPr="00D21D77" w:rsidRDefault="00C15EA8" w:rsidP="00C15EA8">
      <w:pPr>
        <w:numPr>
          <w:ilvl w:val="0"/>
          <w:numId w:val="65"/>
        </w:numPr>
        <w:rPr>
          <w:lang w:eastAsia="x-none"/>
        </w:rPr>
      </w:pPr>
      <w:r w:rsidRPr="00D21D77">
        <w:rPr>
          <w:lang w:eastAsia="x-none"/>
        </w:rPr>
        <w:t>Issue#2 SSBs for TA validation and mapping in HD-FDD</w:t>
      </w:r>
    </w:p>
    <w:p w14:paraId="08A80F12" w14:textId="77777777" w:rsidR="00C15EA8" w:rsidRPr="00D21D77" w:rsidRDefault="00C15EA8" w:rsidP="00C15EA8">
      <w:pPr>
        <w:numPr>
          <w:ilvl w:val="0"/>
          <w:numId w:val="65"/>
        </w:numPr>
        <w:rPr>
          <w:lang w:eastAsia="x-none"/>
        </w:rPr>
      </w:pPr>
      <w:r w:rsidRPr="00D21D77">
        <w:rPr>
          <w:lang w:eastAsia="x-none"/>
        </w:rPr>
        <w:t>Issue#3 Editorial correction on PRACH configuration for RA-SDT</w:t>
      </w:r>
    </w:p>
    <w:p w14:paraId="3256EBF9" w14:textId="77777777" w:rsidR="00C15EA8" w:rsidRPr="00D21D77" w:rsidRDefault="00C15EA8" w:rsidP="00C15EA8">
      <w:pPr>
        <w:numPr>
          <w:ilvl w:val="0"/>
          <w:numId w:val="65"/>
        </w:numPr>
        <w:rPr>
          <w:lang w:eastAsia="x-none"/>
        </w:rPr>
      </w:pPr>
      <w:r w:rsidRPr="00D21D77">
        <w:rPr>
          <w:lang w:eastAsia="x-none"/>
        </w:rPr>
        <w:t>Issue#4 Editorial correction on USS set for CG-SDT</w:t>
      </w:r>
    </w:p>
    <w:p w14:paraId="4BA77F68" w14:textId="77777777" w:rsidR="00C15EA8" w:rsidRPr="00D21D77" w:rsidRDefault="00C15EA8" w:rsidP="00C15EA8">
      <w:pPr>
        <w:numPr>
          <w:ilvl w:val="0"/>
          <w:numId w:val="65"/>
        </w:numPr>
        <w:rPr>
          <w:lang w:eastAsia="x-none"/>
        </w:rPr>
      </w:pPr>
      <w:r w:rsidRPr="00D21D77">
        <w:rPr>
          <w:lang w:eastAsia="x-none"/>
        </w:rPr>
        <w:t>Issue#6 Validation rule for CG-SDT overlapping with MsgA PUSCH</w:t>
      </w:r>
    </w:p>
    <w:p w14:paraId="73CF8B59" w14:textId="77777777" w:rsidR="00C15EA8" w:rsidRPr="00D21D77" w:rsidRDefault="00C15EA8" w:rsidP="00C15EA8">
      <w:pPr>
        <w:numPr>
          <w:ilvl w:val="0"/>
          <w:numId w:val="65"/>
        </w:numPr>
        <w:rPr>
          <w:lang w:eastAsia="x-none"/>
        </w:rPr>
      </w:pPr>
      <w:r w:rsidRPr="00D21D77">
        <w:rPr>
          <w:lang w:eastAsia="x-none"/>
        </w:rPr>
        <w:t>Issue#11 Type 1A CSS set overlapping with Type 1 CSS set</w:t>
      </w:r>
    </w:p>
    <w:p w14:paraId="174FC280" w14:textId="14362520" w:rsidR="00C15EA8" w:rsidRDefault="001B5688" w:rsidP="00C15EA8">
      <w:pPr>
        <w:rPr>
          <w:b/>
          <w:bCs/>
          <w:lang w:eastAsia="x-none"/>
        </w:rPr>
      </w:pPr>
      <w:hyperlink r:id="rId1520" w:history="1">
        <w:r w:rsidR="000B5C49">
          <w:rPr>
            <w:rStyle w:val="Hyperlink"/>
            <w:b/>
            <w:bCs/>
            <w:lang w:eastAsia="x-none"/>
          </w:rPr>
          <w:t>R1-2205345</w:t>
        </w:r>
      </w:hyperlink>
      <w:r w:rsidR="00C15EA8" w:rsidRPr="00D21D77">
        <w:rPr>
          <w:b/>
          <w:bCs/>
          <w:lang w:eastAsia="x-none"/>
        </w:rPr>
        <w:tab/>
        <w:t>Summary on remaining physical layer issues of small data transmission</w:t>
      </w:r>
      <w:r w:rsidR="00C15EA8" w:rsidRPr="00D21D77">
        <w:rPr>
          <w:b/>
          <w:bCs/>
          <w:lang w:eastAsia="x-none"/>
        </w:rPr>
        <w:tab/>
        <w:t>Moderator (ZTE)</w:t>
      </w:r>
    </w:p>
    <w:p w14:paraId="2DE21304" w14:textId="768280A8" w:rsidR="00C15EA8" w:rsidRPr="00D21D77" w:rsidRDefault="00C15EA8" w:rsidP="00C15EA8">
      <w:pPr>
        <w:rPr>
          <w:lang w:eastAsia="x-none"/>
        </w:rPr>
      </w:pPr>
      <w:r>
        <w:rPr>
          <w:b/>
          <w:bCs/>
          <w:lang w:eastAsia="x-none"/>
        </w:rPr>
        <w:t>Decision</w:t>
      </w:r>
      <w:r w:rsidR="00D21D77">
        <w:rPr>
          <w:b/>
          <w:bCs/>
          <w:lang w:eastAsia="x-none"/>
        </w:rPr>
        <w:t>:</w:t>
      </w:r>
      <w:r w:rsidR="00D21D77" w:rsidRPr="00D21D77">
        <w:rPr>
          <w:lang w:eastAsia="x-none"/>
        </w:rPr>
        <w:t xml:space="preserve"> As per email decision posted on May 14</w:t>
      </w:r>
      <w:r w:rsidR="00D21D77" w:rsidRPr="00D21D77">
        <w:rPr>
          <w:vertAlign w:val="superscript"/>
          <w:lang w:eastAsia="x-none"/>
        </w:rPr>
        <w:t>th</w:t>
      </w:r>
      <w:r w:rsidR="00D21D77" w:rsidRPr="00D21D77">
        <w:rPr>
          <w:lang w:eastAsia="x-none"/>
        </w:rPr>
        <w:t xml:space="preserve">, </w:t>
      </w:r>
    </w:p>
    <w:p w14:paraId="64FD96A1" w14:textId="6462FDD9" w:rsidR="00D21D77" w:rsidRPr="00D21D77" w:rsidRDefault="001B5688" w:rsidP="00D21D77">
      <w:pPr>
        <w:rPr>
          <w:b/>
          <w:bCs/>
          <w:lang w:eastAsia="x-none"/>
        </w:rPr>
      </w:pPr>
      <w:hyperlink r:id="rId1521" w:history="1">
        <w:r w:rsidR="000B5C49">
          <w:rPr>
            <w:rStyle w:val="Hyperlink"/>
            <w:b/>
            <w:bCs/>
            <w:lang w:eastAsia="x-none"/>
          </w:rPr>
          <w:t>R1-2205346</w:t>
        </w:r>
      </w:hyperlink>
      <w:r w:rsidR="00D21D77" w:rsidRPr="00D21D77">
        <w:rPr>
          <w:b/>
          <w:bCs/>
          <w:lang w:eastAsia="x-none"/>
        </w:rPr>
        <w:tab/>
        <w:t>[Draft] LS on CG period values for small data transmission</w:t>
      </w:r>
      <w:r w:rsidR="00D21D77" w:rsidRPr="00D21D77">
        <w:rPr>
          <w:b/>
          <w:bCs/>
          <w:lang w:eastAsia="x-none"/>
        </w:rPr>
        <w:tab/>
        <w:t>ZTE</w:t>
      </w:r>
    </w:p>
    <w:p w14:paraId="527DBF55" w14:textId="1BE4859D" w:rsidR="00D21D77" w:rsidRPr="00D21D77" w:rsidRDefault="00D21D77" w:rsidP="00D21D77">
      <w:pPr>
        <w:rPr>
          <w:rFonts w:ascii="Times New Roman" w:hAnsi="Times New Roman"/>
          <w:szCs w:val="20"/>
        </w:rPr>
      </w:pPr>
      <w:r>
        <w:rPr>
          <w:rFonts w:ascii="Times New Roman" w:hAnsi="Times New Roman"/>
          <w:szCs w:val="20"/>
        </w:rPr>
        <w:t xml:space="preserve">The draft LS is endorsed. Final version is </w:t>
      </w:r>
      <w:r w:rsidRPr="00D21D77">
        <w:rPr>
          <w:rFonts w:ascii="Times New Roman" w:hAnsi="Times New Roman"/>
          <w:szCs w:val="20"/>
          <w:highlight w:val="green"/>
        </w:rPr>
        <w:t xml:space="preserve">approved in </w:t>
      </w:r>
      <w:hyperlink r:id="rId1522" w:history="1">
        <w:r w:rsidR="000B5C49">
          <w:rPr>
            <w:rStyle w:val="Hyperlink"/>
            <w:rFonts w:ascii="Times New Roman" w:hAnsi="Times New Roman"/>
            <w:szCs w:val="20"/>
            <w:highlight w:val="green"/>
          </w:rPr>
          <w:t>R1-2205347</w:t>
        </w:r>
      </w:hyperlink>
      <w:r>
        <w:rPr>
          <w:lang w:eastAsia="x-none"/>
        </w:rPr>
        <w:t>.</w:t>
      </w:r>
    </w:p>
    <w:p w14:paraId="3D21F992" w14:textId="77777777" w:rsidR="00D21D77" w:rsidRPr="00D21D77" w:rsidRDefault="00D21D77" w:rsidP="00D21D77">
      <w:pPr>
        <w:rPr>
          <w:rFonts w:ascii="Times New Roman" w:hAnsi="Times New Roman"/>
          <w:szCs w:val="20"/>
          <w:lang w:val="en-US"/>
        </w:rPr>
      </w:pPr>
      <w:r w:rsidRPr="00D21D77">
        <w:rPr>
          <w:rFonts w:ascii="Times New Roman" w:hAnsi="Times New Roman"/>
          <w:szCs w:val="20"/>
          <w:highlight w:val="green"/>
          <w:lang w:val="en-US"/>
        </w:rPr>
        <w:t>Agreement</w:t>
      </w:r>
    </w:p>
    <w:p w14:paraId="7A488753" w14:textId="30F50726" w:rsidR="00D21D77" w:rsidRPr="00D04E31" w:rsidRDefault="00D21D77" w:rsidP="00CF6E6D">
      <w:pPr>
        <w:pStyle w:val="ListParagraph"/>
        <w:numPr>
          <w:ilvl w:val="0"/>
          <w:numId w:val="215"/>
        </w:numPr>
        <w:rPr>
          <w:lang w:val="en-US"/>
        </w:rPr>
      </w:pPr>
      <w:r w:rsidRPr="00D04E31">
        <w:rPr>
          <w:lang w:val="en-US"/>
        </w:rPr>
        <w:t xml:space="preserve">The TPs (TP#2.1-1, TP#2.3-2) in section 1.1 of </w:t>
      </w:r>
      <w:hyperlink r:id="rId1523" w:history="1">
        <w:r w:rsidR="000B5C49">
          <w:rPr>
            <w:rStyle w:val="Hyperlink"/>
            <w:lang w:val="en-US"/>
          </w:rPr>
          <w:t>R1-2205345</w:t>
        </w:r>
      </w:hyperlink>
      <w:r w:rsidRPr="00D04E31">
        <w:rPr>
          <w:lang w:eastAsia="x-none"/>
        </w:rPr>
        <w:t xml:space="preserve"> </w:t>
      </w:r>
      <w:r w:rsidRPr="00D04E31">
        <w:rPr>
          <w:lang w:val="en-US"/>
        </w:rPr>
        <w:t>are endorsed for the editor’s CR.</w:t>
      </w:r>
    </w:p>
    <w:p w14:paraId="02081EA3" w14:textId="43C2E7AD" w:rsidR="00D21D77" w:rsidRPr="00D21D77" w:rsidRDefault="00D21D77" w:rsidP="00D21D77">
      <w:pPr>
        <w:rPr>
          <w:rFonts w:ascii="Times New Roman" w:eastAsia="Times New Roman" w:hAnsi="Times New Roman"/>
          <w:szCs w:val="20"/>
          <w:u w:val="single"/>
          <w:lang w:val="en-US" w:eastAsia="zh-CN"/>
        </w:rPr>
      </w:pPr>
      <w:r w:rsidRPr="00D21D77">
        <w:rPr>
          <w:rFonts w:ascii="Times New Roman" w:eastAsia="Times New Roman" w:hAnsi="Times New Roman"/>
          <w:szCs w:val="20"/>
          <w:u w:val="single"/>
          <w:lang w:val="en-US" w:eastAsia="zh-CN"/>
        </w:rPr>
        <w:t>Conclusion</w:t>
      </w:r>
    </w:p>
    <w:p w14:paraId="0C8C01D3" w14:textId="77777777" w:rsidR="00D21D77" w:rsidRPr="00D21D77" w:rsidRDefault="00D21D77" w:rsidP="00D21D77">
      <w:pPr>
        <w:rPr>
          <w:rFonts w:ascii="Times New Roman" w:eastAsiaTheme="minorHAnsi" w:hAnsi="Times New Roman"/>
          <w:szCs w:val="20"/>
          <w:lang w:val="en-US" w:eastAsia="zh-CN"/>
        </w:rPr>
      </w:pPr>
      <w:r w:rsidRPr="00D21D77">
        <w:rPr>
          <w:rFonts w:ascii="Times New Roman" w:hAnsi="Times New Roman"/>
          <w:szCs w:val="20"/>
          <w:lang w:val="en-US" w:eastAsia="zh-CN"/>
        </w:rPr>
        <w:t>RAN1 cannot reach consensus on whether to define validation rule for CG-PUSCH overlapping with MsgA PUSCH.</w:t>
      </w:r>
    </w:p>
    <w:p w14:paraId="722EAE61" w14:textId="77777777" w:rsidR="00D21D77" w:rsidRPr="00D21D77" w:rsidRDefault="00D21D77" w:rsidP="00D21D77">
      <w:pPr>
        <w:rPr>
          <w:rFonts w:ascii="Times New Roman" w:hAnsi="Times New Roman"/>
          <w:szCs w:val="20"/>
          <w:lang w:val="en-US" w:eastAsia="en-GB"/>
        </w:rPr>
      </w:pPr>
    </w:p>
    <w:p w14:paraId="67F3211E" w14:textId="5E9CC9F1" w:rsidR="00D21D77" w:rsidRDefault="00D21D77" w:rsidP="00C15EA8">
      <w:pPr>
        <w:rPr>
          <w:lang w:eastAsia="x-none"/>
        </w:rPr>
      </w:pPr>
    </w:p>
    <w:p w14:paraId="3FFC0335" w14:textId="4213EE3B" w:rsidR="008667AC" w:rsidRPr="008667AC" w:rsidRDefault="008667AC" w:rsidP="00C15EA8">
      <w:pPr>
        <w:rPr>
          <w:u w:val="single"/>
          <w:lang w:eastAsia="x-none"/>
        </w:rPr>
      </w:pPr>
      <w:r w:rsidRPr="008667AC">
        <w:rPr>
          <w:b/>
          <w:bCs/>
          <w:u w:val="single"/>
          <w:lang w:eastAsia="x-none"/>
        </w:rPr>
        <w:t>Rel-17 uplink Tx switching</w:t>
      </w:r>
    </w:p>
    <w:p w14:paraId="65E9882B" w14:textId="59FB73EB" w:rsidR="000F1044" w:rsidRDefault="001B5688" w:rsidP="000F1044">
      <w:pPr>
        <w:rPr>
          <w:lang w:eastAsia="x-none"/>
        </w:rPr>
      </w:pPr>
      <w:hyperlink r:id="rId1524" w:history="1">
        <w:r w:rsidR="000B5C49">
          <w:rPr>
            <w:rStyle w:val="Hyperlink"/>
            <w:lang w:eastAsia="x-none"/>
          </w:rPr>
          <w:t>R1-2203108</w:t>
        </w:r>
      </w:hyperlink>
      <w:r w:rsidR="000F1044" w:rsidRPr="00CE4A18">
        <w:rPr>
          <w:lang w:eastAsia="x-none"/>
        </w:rPr>
        <w:tab/>
        <w:t>Discussion on the remaining issues of  UL Tx switching</w:t>
      </w:r>
      <w:r w:rsidR="000F1044" w:rsidRPr="00CE4A18">
        <w:rPr>
          <w:lang w:eastAsia="x-none"/>
        </w:rPr>
        <w:tab/>
        <w:t>Huawei, HiSilicon</w:t>
      </w:r>
    </w:p>
    <w:p w14:paraId="7A502567" w14:textId="3B180160" w:rsidR="008667AC" w:rsidRPr="00CE4A18" w:rsidRDefault="001B5688" w:rsidP="000F1044">
      <w:pPr>
        <w:rPr>
          <w:lang w:eastAsia="x-none"/>
        </w:rPr>
      </w:pPr>
      <w:hyperlink r:id="rId1525" w:history="1">
        <w:r w:rsidR="000B5C49">
          <w:rPr>
            <w:rStyle w:val="Hyperlink"/>
            <w:lang w:eastAsia="x-none"/>
          </w:rPr>
          <w:t>R1-2203540</w:t>
        </w:r>
      </w:hyperlink>
      <w:r w:rsidR="008667AC" w:rsidRPr="00CE4A18">
        <w:rPr>
          <w:lang w:eastAsia="x-none"/>
        </w:rPr>
        <w:tab/>
        <w:t>Remaining issues for NR small data transmissions in RRC INACTIVE state and Tx switching enhancements</w:t>
      </w:r>
      <w:r w:rsidR="008667AC" w:rsidRPr="00CE4A18">
        <w:rPr>
          <w:lang w:eastAsia="x-none"/>
        </w:rPr>
        <w:tab/>
        <w:t>vivo</w:t>
      </w:r>
    </w:p>
    <w:p w14:paraId="3D73ED5D" w14:textId="3B25C4B0" w:rsidR="000F1044" w:rsidRPr="00CE4A18" w:rsidRDefault="001B5688" w:rsidP="000F1044">
      <w:pPr>
        <w:rPr>
          <w:lang w:eastAsia="x-none"/>
        </w:rPr>
      </w:pPr>
      <w:hyperlink r:id="rId1526" w:history="1">
        <w:r w:rsidR="000B5C49">
          <w:rPr>
            <w:rStyle w:val="Hyperlink"/>
            <w:lang w:eastAsia="x-none"/>
          </w:rPr>
          <w:t>R1-2203952</w:t>
        </w:r>
      </w:hyperlink>
      <w:r w:rsidR="000F1044" w:rsidRPr="00CE4A18">
        <w:rPr>
          <w:lang w:eastAsia="x-none"/>
        </w:rPr>
        <w:tab/>
        <w:t>Maintenance of Rel-17 UL Tx Switching</w:t>
      </w:r>
      <w:r w:rsidR="000F1044" w:rsidRPr="00CE4A18">
        <w:rPr>
          <w:lang w:eastAsia="x-none"/>
        </w:rPr>
        <w:tab/>
        <w:t>OPPO</w:t>
      </w:r>
    </w:p>
    <w:p w14:paraId="1E9825CB" w14:textId="35080DA8" w:rsidR="000F1044" w:rsidRDefault="001B5688" w:rsidP="000F1044">
      <w:pPr>
        <w:rPr>
          <w:lang w:eastAsia="x-none"/>
        </w:rPr>
      </w:pPr>
      <w:hyperlink r:id="rId1527" w:history="1">
        <w:r w:rsidR="000B5C49">
          <w:rPr>
            <w:rStyle w:val="Hyperlink"/>
            <w:lang w:eastAsia="x-none"/>
          </w:rPr>
          <w:t>R1-2205013</w:t>
        </w:r>
      </w:hyperlink>
      <w:r w:rsidR="000F1044" w:rsidRPr="00CE4A18">
        <w:rPr>
          <w:lang w:eastAsia="x-none"/>
        </w:rPr>
        <w:tab/>
        <w:t>Remaining issues of Rel-17 UL Tx switching</w:t>
      </w:r>
      <w:r w:rsidR="000F1044" w:rsidRPr="00CE4A18">
        <w:rPr>
          <w:lang w:eastAsia="x-none"/>
        </w:rPr>
        <w:tab/>
        <w:t>Qualcomm Incorporated</w:t>
      </w:r>
    </w:p>
    <w:p w14:paraId="50ECCCFB" w14:textId="77006A26" w:rsidR="00C15EA8" w:rsidRDefault="00C15EA8" w:rsidP="00C15EA8">
      <w:pPr>
        <w:rPr>
          <w:lang w:eastAsia="x-none"/>
        </w:rPr>
      </w:pPr>
    </w:p>
    <w:p w14:paraId="7A77F443" w14:textId="36F43EB7" w:rsidR="00C15EA8" w:rsidRPr="00C15EA8" w:rsidRDefault="001B5688" w:rsidP="00C15EA8">
      <w:pPr>
        <w:rPr>
          <w:b/>
          <w:bCs/>
          <w:lang w:eastAsia="x-none"/>
        </w:rPr>
      </w:pPr>
      <w:hyperlink r:id="rId1528" w:history="1">
        <w:r w:rsidR="000B5C49">
          <w:rPr>
            <w:rStyle w:val="Hyperlink"/>
            <w:b/>
            <w:bCs/>
            <w:lang w:eastAsia="x-none"/>
          </w:rPr>
          <w:t>R1-2203655</w:t>
        </w:r>
      </w:hyperlink>
      <w:r w:rsidR="00C15EA8" w:rsidRPr="00C15EA8">
        <w:rPr>
          <w:b/>
          <w:bCs/>
          <w:lang w:eastAsia="x-none"/>
        </w:rPr>
        <w:tab/>
        <w:t>Summary of preparation phase for Rel-17 uplink Tx switching</w:t>
      </w:r>
      <w:r w:rsidR="00C15EA8" w:rsidRPr="00C15EA8">
        <w:rPr>
          <w:b/>
          <w:bCs/>
          <w:lang w:eastAsia="x-none"/>
        </w:rPr>
        <w:tab/>
        <w:t>Moderator (China Telecom)</w:t>
      </w:r>
    </w:p>
    <w:p w14:paraId="65F531E8" w14:textId="77777777" w:rsidR="00C15EA8" w:rsidRDefault="00C15EA8" w:rsidP="00C15EA8">
      <w:pPr>
        <w:rPr>
          <w:lang w:eastAsia="x-none"/>
        </w:rPr>
      </w:pPr>
    </w:p>
    <w:p w14:paraId="2780AA7A" w14:textId="701E6590" w:rsidR="00C15EA8" w:rsidRPr="00D04E31" w:rsidRDefault="00C15EA8" w:rsidP="00C15EA8">
      <w:pPr>
        <w:rPr>
          <w:lang w:eastAsia="x-none"/>
        </w:rPr>
      </w:pPr>
      <w:r w:rsidRPr="00D04E31">
        <w:rPr>
          <w:lang w:eastAsia="x-none"/>
        </w:rPr>
        <w:t xml:space="preserve">[109-e-R17-TxSwitching-01] Email discussion on Rel-17 uplink Tx switching maintenance (issues captured in </w:t>
      </w:r>
      <w:hyperlink r:id="rId1529" w:history="1">
        <w:r w:rsidR="000B5C49">
          <w:rPr>
            <w:rStyle w:val="Hyperlink"/>
            <w:lang w:eastAsia="x-none"/>
          </w:rPr>
          <w:t>R1-2203655</w:t>
        </w:r>
      </w:hyperlink>
      <w:r w:rsidRPr="00D04E31">
        <w:rPr>
          <w:lang w:eastAsia="x-none"/>
        </w:rPr>
        <w:t>) by May 18 – Jianchi (China Telecom)</w:t>
      </w:r>
    </w:p>
    <w:p w14:paraId="0E18D660" w14:textId="3AF0FAE2" w:rsidR="00C15EA8" w:rsidRPr="00D04E31" w:rsidRDefault="00C15EA8" w:rsidP="00C15EA8">
      <w:pPr>
        <w:numPr>
          <w:ilvl w:val="0"/>
          <w:numId w:val="65"/>
        </w:numPr>
        <w:rPr>
          <w:lang w:eastAsia="x-none"/>
        </w:rPr>
      </w:pPr>
      <w:r w:rsidRPr="00D04E31">
        <w:rPr>
          <w:lang w:eastAsia="x-none"/>
        </w:rPr>
        <w:t xml:space="preserve">Issue#3: Correction on the specification for SUL, only focus on the 2nd change in TP in </w:t>
      </w:r>
      <w:hyperlink r:id="rId1530" w:history="1">
        <w:r w:rsidR="000B5C49">
          <w:rPr>
            <w:rStyle w:val="Hyperlink"/>
            <w:lang w:eastAsia="x-none"/>
          </w:rPr>
          <w:t>R1-2203540</w:t>
        </w:r>
      </w:hyperlink>
      <w:r w:rsidRPr="00D04E31">
        <w:rPr>
          <w:lang w:eastAsia="x-none"/>
        </w:rPr>
        <w:t>.</w:t>
      </w:r>
    </w:p>
    <w:p w14:paraId="69E4E25C" w14:textId="77777777" w:rsidR="00C15EA8" w:rsidRPr="00D04E31" w:rsidRDefault="00C15EA8" w:rsidP="00C15EA8">
      <w:pPr>
        <w:numPr>
          <w:ilvl w:val="0"/>
          <w:numId w:val="65"/>
        </w:numPr>
        <w:rPr>
          <w:lang w:eastAsia="x-none"/>
        </w:rPr>
      </w:pPr>
      <w:r w:rsidRPr="00D04E31">
        <w:rPr>
          <w:lang w:eastAsia="x-none"/>
        </w:rPr>
        <w:t>Issue#4: Clarification on the operation state supporting 2-port transmission for UL CA.</w:t>
      </w:r>
    </w:p>
    <w:p w14:paraId="0CCCDA30" w14:textId="77777777" w:rsidR="00C15EA8" w:rsidRPr="00D04E31" w:rsidRDefault="00C15EA8" w:rsidP="00C15EA8">
      <w:pPr>
        <w:numPr>
          <w:ilvl w:val="0"/>
          <w:numId w:val="65"/>
        </w:numPr>
        <w:rPr>
          <w:lang w:eastAsia="x-none"/>
        </w:rPr>
      </w:pPr>
      <w:r w:rsidRPr="00D04E31">
        <w:rPr>
          <w:lang w:eastAsia="x-none"/>
        </w:rPr>
        <w:lastRenderedPageBreak/>
        <w:t>Issue#5: Alignment on parameter “uplinkTxSwitchingPeriod2T2T” for UL CA and SUL.</w:t>
      </w:r>
    </w:p>
    <w:p w14:paraId="2553342E" w14:textId="5C4B5E95" w:rsidR="00C15EA8" w:rsidRPr="00D04E31" w:rsidRDefault="001B5688" w:rsidP="00C15EA8">
      <w:pPr>
        <w:rPr>
          <w:b/>
          <w:bCs/>
          <w:lang w:eastAsia="x-none"/>
        </w:rPr>
      </w:pPr>
      <w:hyperlink r:id="rId1531" w:history="1">
        <w:r w:rsidR="000B5C49">
          <w:rPr>
            <w:rStyle w:val="Hyperlink"/>
            <w:b/>
            <w:bCs/>
            <w:lang w:eastAsia="x-none"/>
          </w:rPr>
          <w:t>R1-2205482</w:t>
        </w:r>
      </w:hyperlink>
      <w:r w:rsidR="00D04E31" w:rsidRPr="00D04E31">
        <w:rPr>
          <w:b/>
          <w:bCs/>
          <w:lang w:eastAsia="x-none"/>
        </w:rPr>
        <w:tab/>
        <w:t>[109-e-R17-TxSwitching-01] Summary of email discussion on Rel-17 uplink Tx switching maintenance</w:t>
      </w:r>
      <w:r w:rsidR="00D04E31" w:rsidRPr="00D04E31">
        <w:rPr>
          <w:b/>
          <w:bCs/>
          <w:lang w:eastAsia="x-none"/>
        </w:rPr>
        <w:tab/>
        <w:t>Moderator (China Telecom)</w:t>
      </w:r>
    </w:p>
    <w:p w14:paraId="7FCF38CC" w14:textId="0EBAFB5D" w:rsidR="00D04E31" w:rsidRPr="00D21D77" w:rsidRDefault="00D04E31" w:rsidP="00D04E31">
      <w:pPr>
        <w:rPr>
          <w:lang w:eastAsia="x-none"/>
        </w:rPr>
      </w:pPr>
      <w:r>
        <w:rPr>
          <w:b/>
          <w:bCs/>
          <w:lang w:eastAsia="x-none"/>
        </w:rPr>
        <w:t>Decision:</w:t>
      </w:r>
      <w:r w:rsidRPr="00D21D77">
        <w:rPr>
          <w:lang w:eastAsia="x-none"/>
        </w:rPr>
        <w:t xml:space="preserve"> As per email decision posted on May 1</w:t>
      </w:r>
      <w:r>
        <w:rPr>
          <w:lang w:eastAsia="x-none"/>
        </w:rPr>
        <w:t>7</w:t>
      </w:r>
      <w:r w:rsidRPr="00D21D77">
        <w:rPr>
          <w:vertAlign w:val="superscript"/>
          <w:lang w:eastAsia="x-none"/>
        </w:rPr>
        <w:t>th</w:t>
      </w:r>
      <w:r w:rsidRPr="00D21D77">
        <w:rPr>
          <w:lang w:eastAsia="x-none"/>
        </w:rPr>
        <w:t xml:space="preserve">, </w:t>
      </w:r>
    </w:p>
    <w:p w14:paraId="2A0530A7" w14:textId="77777777" w:rsidR="00D04E31" w:rsidRPr="00D04E31" w:rsidRDefault="00D04E31" w:rsidP="00D04E31">
      <w:pPr>
        <w:rPr>
          <w:bCs/>
          <w:highlight w:val="green"/>
          <w:lang w:eastAsia="x-none"/>
        </w:rPr>
      </w:pPr>
      <w:r w:rsidRPr="00D04E31">
        <w:rPr>
          <w:bCs/>
          <w:highlight w:val="green"/>
          <w:lang w:eastAsia="x-none"/>
        </w:rPr>
        <w:t>Agreement</w:t>
      </w:r>
    </w:p>
    <w:p w14:paraId="6B8E98AB" w14:textId="77777777" w:rsidR="00D04E31" w:rsidRDefault="00D04E31" w:rsidP="00CF6E6D">
      <w:pPr>
        <w:pStyle w:val="ListParagraph"/>
        <w:numPr>
          <w:ilvl w:val="0"/>
          <w:numId w:val="464"/>
        </w:numPr>
        <w:rPr>
          <w:lang w:eastAsia="x-none"/>
        </w:rPr>
      </w:pPr>
      <w:r>
        <w:rPr>
          <w:lang w:eastAsia="x-none"/>
        </w:rPr>
        <w:t>The following text proposal is endorsed for the editor’s CR for TS38.214 (subclause 6.1.6.2).</w:t>
      </w:r>
    </w:p>
    <w:p w14:paraId="1865A17D" w14:textId="6CD935E8" w:rsidR="00D04E31" w:rsidRPr="00D04E31" w:rsidRDefault="00D04E31" w:rsidP="00D04E31">
      <w:pPr>
        <w:spacing w:before="120"/>
        <w:rPr>
          <w:rFonts w:cs="Times"/>
          <w:color w:val="FF0000"/>
          <w:szCs w:val="20"/>
          <w:lang w:eastAsia="zh-CN"/>
        </w:rPr>
      </w:pPr>
      <w:r w:rsidRPr="00D04E31">
        <w:rPr>
          <w:rFonts w:cs="Times"/>
          <w:color w:val="FF0000"/>
          <w:szCs w:val="20"/>
          <w:lang w:eastAsia="zh-CN"/>
        </w:rPr>
        <w:t>-------- Start of TP --------</w:t>
      </w:r>
    </w:p>
    <w:p w14:paraId="5883BFBF" w14:textId="0027F81A" w:rsidR="00D04E31" w:rsidRPr="00D04E31" w:rsidRDefault="00D04E31" w:rsidP="00D04E31">
      <w:pPr>
        <w:spacing w:before="120"/>
        <w:rPr>
          <w:rFonts w:ascii="Arial" w:hAnsi="Arial" w:cs="Arial"/>
          <w:b/>
          <w:bCs/>
          <w:sz w:val="16"/>
          <w:szCs w:val="16"/>
          <w:lang w:eastAsia="zh-CN"/>
        </w:rPr>
      </w:pPr>
      <w:r w:rsidRPr="00D04E31">
        <w:rPr>
          <w:rFonts w:ascii="Arial" w:hAnsi="Arial" w:cs="Arial"/>
          <w:b/>
          <w:bCs/>
          <w:sz w:val="16"/>
          <w:szCs w:val="16"/>
          <w:lang w:eastAsia="zh-CN"/>
        </w:rPr>
        <w:t>6.1.6.2</w:t>
      </w:r>
      <w:r w:rsidRPr="00D04E31">
        <w:rPr>
          <w:rFonts w:ascii="Arial" w:hAnsi="Arial" w:cs="Arial"/>
          <w:b/>
          <w:bCs/>
          <w:sz w:val="16"/>
          <w:szCs w:val="16"/>
          <w:lang w:eastAsia="zh-CN"/>
        </w:rPr>
        <w:tab/>
        <w:t>Uplink switching for carrier aggregation</w:t>
      </w:r>
    </w:p>
    <w:p w14:paraId="515FE451" w14:textId="77777777" w:rsidR="00D04E31" w:rsidRPr="00D04E31" w:rsidRDefault="00D04E31" w:rsidP="00D04E31">
      <w:pPr>
        <w:pStyle w:val="B1"/>
        <w:spacing w:after="0"/>
        <w:ind w:left="0" w:firstLine="0"/>
        <w:jc w:val="center"/>
        <w:rPr>
          <w:rFonts w:ascii="Arial" w:hAnsi="Arial" w:cs="Arial"/>
          <w:color w:val="FF0000"/>
          <w:sz w:val="16"/>
          <w:szCs w:val="16"/>
          <w:lang w:eastAsia="zh-CN"/>
        </w:rPr>
      </w:pPr>
      <w:r w:rsidRPr="00D04E31">
        <w:rPr>
          <w:rFonts w:ascii="Arial" w:hAnsi="Arial" w:cs="Arial"/>
          <w:color w:val="FF0000"/>
          <w:sz w:val="16"/>
          <w:szCs w:val="16"/>
          <w:lang w:eastAsia="zh-CN"/>
        </w:rPr>
        <w:t>&lt;Omitted text&gt;</w:t>
      </w:r>
    </w:p>
    <w:p w14:paraId="66C6E0C6" w14:textId="05E451BE" w:rsidR="00D04E31" w:rsidRPr="00D04E31" w:rsidRDefault="00D04E31" w:rsidP="00D04E31">
      <w:pPr>
        <w:ind w:left="851" w:hanging="284"/>
        <w:rPr>
          <w:rFonts w:ascii="Arial" w:hAnsi="Arial" w:cs="Arial"/>
          <w:sz w:val="16"/>
          <w:szCs w:val="16"/>
          <w:lang w:val="x-none"/>
        </w:rPr>
      </w:pPr>
      <w:r w:rsidRPr="00D04E31">
        <w:rPr>
          <w:rFonts w:ascii="Arial" w:hAnsi="Arial" w:cs="Arial"/>
          <w:sz w:val="16"/>
          <w:szCs w:val="16"/>
          <w:lang w:val="x-none"/>
        </w:rPr>
        <w:t>-</w:t>
      </w:r>
      <w:r w:rsidRPr="00D04E31">
        <w:rPr>
          <w:rFonts w:ascii="Arial" w:hAnsi="Arial" w:cs="Arial"/>
          <w:sz w:val="16"/>
          <w:szCs w:val="16"/>
          <w:lang w:val="x-none"/>
        </w:rPr>
        <w:tab/>
        <w:t xml:space="preserve">For the UE configured with uplinkTxSwitchingOption set to ‘dualUL’, when the UE is to transmit a 2-port transmission on one uplink carrier on one band and if the preceding uplink transmission was a 1-port transmission on a carrier on the same band and the UE is under the operation state in which 2-port transmission cannot be supported in the same band, then the UE is not expected to transmit for the duration of </w:t>
      </w:r>
      <m:oMath>
        <m:sSub>
          <m:sSubPr>
            <m:ctrlPr>
              <w:rPr>
                <w:rFonts w:ascii="Cambria Math" w:hAnsi="Cambria Math" w:cs="Arial"/>
                <w:sz w:val="16"/>
                <w:szCs w:val="16"/>
              </w:rPr>
            </m:ctrlPr>
          </m:sSubPr>
          <m:e>
            <m:r>
              <w:rPr>
                <w:rFonts w:ascii="Cambria Math" w:hAnsi="Cambria Math" w:cs="Arial"/>
                <w:sz w:val="16"/>
                <w:szCs w:val="16"/>
              </w:rPr>
              <m:t>N</m:t>
            </m:r>
          </m:e>
          <m:sub>
            <m:r>
              <m:rPr>
                <m:nor/>
              </m:rPr>
              <w:rPr>
                <w:rFonts w:ascii="Arial" w:hAnsi="Arial" w:cs="Arial"/>
                <w:sz w:val="16"/>
                <w:szCs w:val="16"/>
              </w:rPr>
              <m:t>Tx1-Tx2</m:t>
            </m:r>
          </m:sub>
        </m:sSub>
      </m:oMath>
      <w:r w:rsidRPr="00D04E31">
        <w:rPr>
          <w:rFonts w:ascii="Arial" w:hAnsi="Arial" w:cs="Arial"/>
          <w:sz w:val="16"/>
          <w:szCs w:val="16"/>
          <w:lang w:val="x-none"/>
        </w:rPr>
        <w:t xml:space="preserve"> on any of the carriers.</w:t>
      </w:r>
    </w:p>
    <w:p w14:paraId="76A9F49A" w14:textId="4CEAE681" w:rsidR="00D04E31" w:rsidRPr="00D04E31" w:rsidRDefault="00D04E31" w:rsidP="00D04E31">
      <w:pPr>
        <w:ind w:left="851" w:hanging="284"/>
        <w:rPr>
          <w:rFonts w:ascii="Arial" w:hAnsi="Arial" w:cs="Arial"/>
          <w:sz w:val="16"/>
          <w:szCs w:val="16"/>
          <w:lang w:val="x-none"/>
        </w:rPr>
      </w:pPr>
      <w:r w:rsidRPr="00D04E31">
        <w:rPr>
          <w:rFonts w:ascii="Arial" w:hAnsi="Arial" w:cs="Arial"/>
          <w:sz w:val="16"/>
          <w:szCs w:val="16"/>
          <w:lang w:val="x-none"/>
        </w:rPr>
        <w:t>-</w:t>
      </w:r>
      <w:r w:rsidRPr="00D04E31">
        <w:rPr>
          <w:rFonts w:ascii="Arial" w:hAnsi="Arial" w:cs="Arial"/>
          <w:sz w:val="16"/>
          <w:szCs w:val="16"/>
          <w:lang w:val="x-none"/>
        </w:rPr>
        <w:tab/>
        <w:t xml:space="preserve">For the UE configured with </w:t>
      </w:r>
      <w:r w:rsidRPr="00D04E31">
        <w:rPr>
          <w:rFonts w:ascii="Arial" w:hAnsi="Arial" w:cs="Arial"/>
          <w:i/>
          <w:iCs/>
          <w:sz w:val="16"/>
          <w:szCs w:val="16"/>
          <w:lang w:val="x-none"/>
        </w:rPr>
        <w:t>uplinkTxSwitchingOption</w:t>
      </w:r>
      <w:r w:rsidRPr="00D04E31">
        <w:rPr>
          <w:rFonts w:ascii="Arial" w:hAnsi="Arial" w:cs="Arial"/>
          <w:sz w:val="16"/>
          <w:szCs w:val="16"/>
        </w:rPr>
        <w:t xml:space="preserve"> set to ‘</w:t>
      </w:r>
      <w:r w:rsidRPr="00D04E31">
        <w:rPr>
          <w:rFonts w:ascii="Arial" w:hAnsi="Arial" w:cs="Arial"/>
          <w:iCs/>
          <w:noProof/>
          <w:sz w:val="16"/>
          <w:szCs w:val="16"/>
          <w:lang w:val="x-none" w:eastAsia="en-GB"/>
        </w:rPr>
        <w:t>dualUL</w:t>
      </w:r>
      <w:r w:rsidRPr="00D04E31">
        <w:rPr>
          <w:rFonts w:ascii="Arial" w:hAnsi="Arial" w:cs="Arial"/>
          <w:iCs/>
          <w:noProof/>
          <w:sz w:val="16"/>
          <w:szCs w:val="16"/>
          <w:lang w:eastAsia="en-GB"/>
        </w:rPr>
        <w:t>’</w:t>
      </w:r>
      <w:r w:rsidRPr="00D04E31">
        <w:rPr>
          <w:rFonts w:ascii="Arial" w:hAnsi="Arial" w:cs="Arial"/>
          <w:sz w:val="16"/>
          <w:szCs w:val="16"/>
          <w:lang w:val="x-none"/>
        </w:rPr>
        <w:t xml:space="preserve">, when the UE is to transmit a 1-port transmission on one uplink carrier on one band and if the preceding uplink transmission was a 1-port transmission on another uplink carrier on another band and the UE is under the operation state in which 2-port transmission can be supported </w:t>
      </w:r>
      <w:del w:id="243" w:author="China Telecom" w:date="2022-05-13T09:52:00Z">
        <w:r w:rsidRPr="00D04E31" w:rsidDel="000E1A98">
          <w:rPr>
            <w:rFonts w:ascii="Arial" w:hAnsi="Arial" w:cs="Arial"/>
            <w:sz w:val="16"/>
            <w:szCs w:val="16"/>
            <w:lang w:val="x-none"/>
          </w:rPr>
          <w:delText xml:space="preserve">on </w:delText>
        </w:r>
      </w:del>
      <w:ins w:id="244" w:author="China Telecom" w:date="2022-05-13T09:52:00Z">
        <w:r w:rsidRPr="00D04E31">
          <w:rPr>
            <w:rFonts w:ascii="Arial" w:hAnsi="Arial" w:cs="Arial"/>
            <w:sz w:val="16"/>
            <w:szCs w:val="16"/>
            <w:lang w:val="x-none"/>
          </w:rPr>
          <w:t xml:space="preserve">in </w:t>
        </w:r>
      </w:ins>
      <w:r w:rsidRPr="00D04E31">
        <w:rPr>
          <w:rFonts w:ascii="Arial" w:hAnsi="Arial" w:cs="Arial"/>
          <w:sz w:val="16"/>
          <w:szCs w:val="16"/>
          <w:lang w:val="x-none"/>
        </w:rPr>
        <w:t>the same</w:t>
      </w:r>
      <w:del w:id="245" w:author="China Telecom" w:date="2022-05-11T09:26:00Z">
        <w:r w:rsidRPr="00D04E31" w:rsidDel="00A973EC">
          <w:rPr>
            <w:rFonts w:ascii="Arial" w:hAnsi="Arial" w:cs="Arial"/>
            <w:sz w:val="16"/>
            <w:szCs w:val="16"/>
            <w:lang w:val="x-none"/>
          </w:rPr>
          <w:delText xml:space="preserve"> uplink carrier</w:delText>
        </w:r>
      </w:del>
      <w:ins w:id="246" w:author="China Telecom" w:date="2022-05-11T09:26:00Z">
        <w:r w:rsidRPr="00D04E31">
          <w:rPr>
            <w:rFonts w:ascii="Arial" w:hAnsi="Arial" w:cs="Arial"/>
            <w:sz w:val="16"/>
            <w:szCs w:val="16"/>
            <w:lang w:val="x-none"/>
          </w:rPr>
          <w:t xml:space="preserve"> band</w:t>
        </w:r>
      </w:ins>
      <w:r w:rsidRPr="00D04E31">
        <w:rPr>
          <w:rFonts w:ascii="Arial" w:hAnsi="Arial" w:cs="Arial"/>
          <w:sz w:val="16"/>
          <w:szCs w:val="16"/>
          <w:lang w:val="x-none"/>
        </w:rPr>
        <w:t xml:space="preserve">, then the UE is not expected to transmit for the duration of </w:t>
      </w:r>
      <m:oMath>
        <m:sSub>
          <m:sSubPr>
            <m:ctrlPr>
              <w:rPr>
                <w:rFonts w:ascii="Cambria Math" w:hAnsi="Cambria Math" w:cs="Arial"/>
                <w:i/>
                <w:sz w:val="16"/>
                <w:szCs w:val="16"/>
              </w:rPr>
            </m:ctrlPr>
          </m:sSubPr>
          <m:e>
            <m:r>
              <w:rPr>
                <w:rFonts w:ascii="Cambria Math" w:hAnsi="Cambria Math" w:cs="Arial"/>
                <w:sz w:val="16"/>
                <w:szCs w:val="16"/>
              </w:rPr>
              <m:t>N</m:t>
            </m:r>
          </m:e>
          <m:sub>
            <m:r>
              <m:rPr>
                <m:nor/>
              </m:rPr>
              <w:rPr>
                <w:rFonts w:ascii="Arial" w:hAnsi="Arial" w:cs="Arial"/>
                <w:sz w:val="16"/>
                <w:szCs w:val="16"/>
              </w:rPr>
              <m:t>Tx1-Tx2</m:t>
            </m:r>
          </m:sub>
        </m:sSub>
      </m:oMath>
      <w:r w:rsidRPr="00D04E31">
        <w:rPr>
          <w:rFonts w:ascii="Arial" w:hAnsi="Arial" w:cs="Arial"/>
          <w:sz w:val="16"/>
          <w:szCs w:val="16"/>
          <w:lang w:val="x-none"/>
        </w:rPr>
        <w:t xml:space="preserve"> on any of the carriers.</w:t>
      </w:r>
    </w:p>
    <w:p w14:paraId="7119AEA1" w14:textId="77777777" w:rsidR="00D04E31" w:rsidRPr="00D04E31" w:rsidRDefault="00D04E31" w:rsidP="00D04E31">
      <w:pPr>
        <w:jc w:val="center"/>
        <w:rPr>
          <w:rFonts w:ascii="Arial" w:hAnsi="Arial" w:cs="Arial"/>
          <w:color w:val="FF0000"/>
          <w:sz w:val="16"/>
          <w:szCs w:val="16"/>
          <w:lang w:eastAsia="x-none"/>
        </w:rPr>
      </w:pPr>
      <w:r w:rsidRPr="00D04E31">
        <w:rPr>
          <w:rFonts w:ascii="Arial" w:hAnsi="Arial" w:cs="Arial"/>
          <w:color w:val="FF0000"/>
          <w:sz w:val="16"/>
          <w:szCs w:val="16"/>
          <w:lang w:val="en-US" w:eastAsia="zh-CN"/>
        </w:rPr>
        <w:t>&lt;Omitted text&gt;</w:t>
      </w:r>
    </w:p>
    <w:p w14:paraId="20F859BB" w14:textId="66401F66" w:rsidR="00D04E31" w:rsidRPr="00D04E31" w:rsidRDefault="00D04E31" w:rsidP="00D04E31">
      <w:pPr>
        <w:spacing w:before="120"/>
        <w:rPr>
          <w:rFonts w:cs="Times"/>
          <w:color w:val="FF0000"/>
          <w:szCs w:val="20"/>
          <w:lang w:eastAsia="zh-CN"/>
        </w:rPr>
      </w:pPr>
      <w:r w:rsidRPr="00D04E31">
        <w:rPr>
          <w:rFonts w:cs="Times"/>
          <w:color w:val="FF0000"/>
          <w:szCs w:val="20"/>
          <w:lang w:eastAsia="zh-CN"/>
        </w:rPr>
        <w:t>-------- End of TP --------</w:t>
      </w:r>
    </w:p>
    <w:p w14:paraId="644CC6BA" w14:textId="72971C32" w:rsidR="00C15EA8" w:rsidRDefault="00C15EA8" w:rsidP="007D7F59">
      <w:pPr>
        <w:rPr>
          <w:lang w:eastAsia="x-none"/>
        </w:rPr>
      </w:pPr>
    </w:p>
    <w:p w14:paraId="2A218C06" w14:textId="77777777" w:rsidR="00D04E31" w:rsidRPr="00CE4A18" w:rsidRDefault="00D04E31" w:rsidP="007D7F59">
      <w:pPr>
        <w:rPr>
          <w:lang w:eastAsia="x-none"/>
        </w:rPr>
      </w:pPr>
    </w:p>
    <w:p w14:paraId="7AF8E39E" w14:textId="679BD138" w:rsidR="008667AC" w:rsidRPr="008667AC" w:rsidRDefault="001B5688" w:rsidP="008667AC">
      <w:pPr>
        <w:rPr>
          <w:lang w:eastAsia="x-none"/>
        </w:rPr>
      </w:pPr>
      <w:hyperlink r:id="rId1532" w:history="1">
        <w:r w:rsidR="000B5C49">
          <w:rPr>
            <w:rStyle w:val="Hyperlink"/>
            <w:lang w:eastAsia="x-none"/>
          </w:rPr>
          <w:t>R1-2204228</w:t>
        </w:r>
      </w:hyperlink>
      <w:r w:rsidR="008667AC" w:rsidRPr="008667AC">
        <w:rPr>
          <w:lang w:eastAsia="x-none"/>
        </w:rPr>
        <w:tab/>
        <w:t>Dropping Timeline Considerations for SRS Carrier Switching</w:t>
      </w:r>
      <w:r w:rsidR="008667AC" w:rsidRPr="008667AC">
        <w:rPr>
          <w:lang w:eastAsia="x-none"/>
        </w:rPr>
        <w:tab/>
        <w:t>Apple</w:t>
      </w:r>
    </w:p>
    <w:p w14:paraId="39411B89" w14:textId="6B40BC82" w:rsidR="008667AC" w:rsidRPr="008667AC" w:rsidRDefault="001B5688" w:rsidP="008667AC">
      <w:pPr>
        <w:rPr>
          <w:lang w:eastAsia="x-none"/>
        </w:rPr>
      </w:pPr>
      <w:hyperlink r:id="rId1533" w:history="1">
        <w:r w:rsidR="000B5C49">
          <w:rPr>
            <w:rStyle w:val="Hyperlink"/>
            <w:lang w:eastAsia="x-none"/>
          </w:rPr>
          <w:t>R1-2204701</w:t>
        </w:r>
      </w:hyperlink>
      <w:r w:rsidR="008667AC" w:rsidRPr="008667AC">
        <w:rPr>
          <w:lang w:eastAsia="x-none"/>
        </w:rPr>
        <w:tab/>
        <w:t>On 3CC UL CA transmission power allocation</w:t>
      </w:r>
      <w:r w:rsidR="008667AC" w:rsidRPr="008667AC">
        <w:rPr>
          <w:lang w:eastAsia="x-none"/>
        </w:rPr>
        <w:tab/>
        <w:t>MediaTek Inc.</w:t>
      </w:r>
    </w:p>
    <w:p w14:paraId="3FF42D88" w14:textId="4F9B02E1" w:rsidR="007D7F59" w:rsidRPr="00A750A4" w:rsidRDefault="001B5688" w:rsidP="008F4B8C">
      <w:pPr>
        <w:rPr>
          <w:lang w:eastAsia="x-none"/>
        </w:rPr>
      </w:pPr>
      <w:hyperlink r:id="rId1534" w:history="1">
        <w:r w:rsidR="000B5C49">
          <w:rPr>
            <w:rStyle w:val="Hyperlink"/>
            <w:lang w:eastAsia="x-none"/>
          </w:rPr>
          <w:t>R1-2204702</w:t>
        </w:r>
      </w:hyperlink>
      <w:r w:rsidR="008667AC" w:rsidRPr="008667AC">
        <w:rPr>
          <w:lang w:eastAsia="x-none"/>
        </w:rPr>
        <w:tab/>
        <w:t>Clarification on PUSCH with UCI Only and DMRS Multiplexing</w:t>
      </w:r>
      <w:r w:rsidR="008667AC" w:rsidRPr="008667AC">
        <w:rPr>
          <w:lang w:eastAsia="x-none"/>
        </w:rPr>
        <w:tab/>
        <w:t>MediaTek Inc.</w:t>
      </w:r>
    </w:p>
    <w:p w14:paraId="6FAADC8F" w14:textId="77777777" w:rsidR="008F4B8C" w:rsidRDefault="008F4B8C" w:rsidP="00DF5C19">
      <w:pPr>
        <w:pStyle w:val="Heading1"/>
      </w:pPr>
      <w:bookmarkStart w:id="247" w:name="_Toc101357033"/>
      <w:bookmarkStart w:id="248" w:name="_Toc105521371"/>
      <w:r>
        <w:t>Release 18</w:t>
      </w:r>
      <w:bookmarkEnd w:id="247"/>
      <w:bookmarkEnd w:id="248"/>
    </w:p>
    <w:p w14:paraId="05D21AA5" w14:textId="77777777" w:rsidR="008F4B8C" w:rsidRPr="003B3DC0" w:rsidRDefault="008F4B8C" w:rsidP="00DF5C19">
      <w:pPr>
        <w:pStyle w:val="Heading2"/>
      </w:pPr>
      <w:bookmarkStart w:id="249" w:name="_Toc101357034"/>
      <w:bookmarkStart w:id="250" w:name="_Toc105521372"/>
      <w:r w:rsidRPr="003B3DC0">
        <w:t>NR MIMO evolution for downlink and uplink</w:t>
      </w:r>
      <w:bookmarkEnd w:id="249"/>
      <w:bookmarkEnd w:id="250"/>
    </w:p>
    <w:p w14:paraId="6854D826" w14:textId="3690EF63" w:rsidR="008F4B8C" w:rsidRDefault="008F4B8C" w:rsidP="008F4B8C">
      <w:pPr>
        <w:rPr>
          <w:i/>
          <w:iCs/>
        </w:rPr>
      </w:pPr>
      <w:r w:rsidRPr="00424476">
        <w:rPr>
          <w:i/>
          <w:iCs/>
        </w:rPr>
        <w:t>Please refer to</w:t>
      </w:r>
      <w:r>
        <w:rPr>
          <w:i/>
          <w:iCs/>
        </w:rPr>
        <w:t xml:space="preserve"> </w:t>
      </w:r>
      <w:hyperlink r:id="rId1535" w:history="1">
        <w:r w:rsidRPr="00364947">
          <w:rPr>
            <w:rStyle w:val="Hyperlink"/>
            <w:i/>
            <w:iCs/>
          </w:rPr>
          <w:t>RP-21359</w:t>
        </w:r>
        <w:r>
          <w:rPr>
            <w:rStyle w:val="Hyperlink"/>
            <w:i/>
            <w:iCs/>
          </w:rPr>
          <w:t>8</w:t>
        </w:r>
      </w:hyperlink>
      <w:r w:rsidRPr="00364947">
        <w:rPr>
          <w:i/>
          <w:iCs/>
        </w:rPr>
        <w:t xml:space="preserve"> </w:t>
      </w:r>
      <w:r w:rsidRPr="00424476">
        <w:rPr>
          <w:i/>
          <w:iCs/>
        </w:rPr>
        <w:t xml:space="preserve">for detailed scope of the </w:t>
      </w:r>
      <w:r>
        <w:rPr>
          <w:i/>
          <w:iCs/>
        </w:rPr>
        <w:t>W</w:t>
      </w:r>
      <w:r w:rsidRPr="00424476">
        <w:rPr>
          <w:i/>
          <w:iCs/>
        </w:rPr>
        <w:t>I</w:t>
      </w:r>
      <w:r>
        <w:rPr>
          <w:i/>
          <w:iCs/>
        </w:rPr>
        <w:t>.</w:t>
      </w:r>
    </w:p>
    <w:p w14:paraId="713C6FFF" w14:textId="77777777" w:rsidR="002F3ECD" w:rsidRDefault="002F3ECD" w:rsidP="002F3ECD"/>
    <w:p w14:paraId="19F50A17" w14:textId="3C6B7C8E" w:rsidR="008F4B8C" w:rsidRPr="002F3ECD" w:rsidRDefault="001B5688" w:rsidP="008F4B8C">
      <w:pPr>
        <w:rPr>
          <w:b/>
          <w:bCs/>
          <w:iCs/>
        </w:rPr>
      </w:pPr>
      <w:hyperlink r:id="rId1536" w:history="1">
        <w:r w:rsidR="000B5C49">
          <w:rPr>
            <w:rStyle w:val="Hyperlink"/>
            <w:b/>
            <w:bCs/>
            <w:iCs/>
          </w:rPr>
          <w:t>R1-2203886</w:t>
        </w:r>
      </w:hyperlink>
      <w:r w:rsidR="008F4B8C" w:rsidRPr="002F3ECD">
        <w:rPr>
          <w:b/>
          <w:bCs/>
          <w:iCs/>
        </w:rPr>
        <w:tab/>
        <w:t>Work plan for Rel-18 Evolved MIMO</w:t>
      </w:r>
      <w:r w:rsidR="008F4B8C" w:rsidRPr="002F3ECD">
        <w:rPr>
          <w:b/>
          <w:bCs/>
          <w:iCs/>
        </w:rPr>
        <w:tab/>
        <w:t>Samsung</w:t>
      </w:r>
    </w:p>
    <w:p w14:paraId="6890D77D" w14:textId="77777777" w:rsidR="008F4B8C" w:rsidRDefault="008F4B8C" w:rsidP="002F3ECD">
      <w:pPr>
        <w:pStyle w:val="Heading3"/>
      </w:pPr>
      <w:bookmarkStart w:id="251" w:name="_Toc101357035"/>
      <w:bookmarkStart w:id="252" w:name="_Toc105521373"/>
      <w:r>
        <w:t>Multi-TRP enhancement</w:t>
      </w:r>
      <w:bookmarkEnd w:id="251"/>
      <w:bookmarkEnd w:id="252"/>
    </w:p>
    <w:p w14:paraId="17A7CD06" w14:textId="77777777" w:rsidR="008F4B8C" w:rsidRDefault="008F4B8C" w:rsidP="002F3ECD">
      <w:pPr>
        <w:pStyle w:val="Heading4"/>
      </w:pPr>
      <w:bookmarkStart w:id="253" w:name="_Toc101357036"/>
      <w:bookmarkStart w:id="254" w:name="_Toc105521374"/>
      <w:r>
        <w:t>Unified TCI framework extension for multi-TRP</w:t>
      </w:r>
      <w:bookmarkEnd w:id="253"/>
      <w:bookmarkEnd w:id="254"/>
    </w:p>
    <w:p w14:paraId="1B712743" w14:textId="36A16AF8" w:rsidR="008F4B8C" w:rsidRDefault="008F4B8C" w:rsidP="008F4B8C">
      <w:pPr>
        <w:rPr>
          <w:i/>
          <w:iCs/>
        </w:rPr>
      </w:pPr>
      <w:r>
        <w:rPr>
          <w:rFonts w:hint="eastAsia"/>
          <w:i/>
          <w:iCs/>
        </w:rPr>
        <w:t xml:space="preserve">Including extension for </w:t>
      </w:r>
      <w:r w:rsidRPr="00953883">
        <w:rPr>
          <w:rFonts w:hint="eastAsia"/>
          <w:i/>
          <w:iCs/>
        </w:rPr>
        <w:t xml:space="preserve">indication of multiple DL/UL TCI states, </w:t>
      </w:r>
      <w:r>
        <w:rPr>
          <w:rFonts w:hint="eastAsia"/>
          <w:i/>
          <w:iCs/>
        </w:rPr>
        <w:t>simultaneous multi-panel UL transmission</w:t>
      </w:r>
      <w:r w:rsidRPr="00953883">
        <w:rPr>
          <w:rFonts w:hint="eastAsia"/>
          <w:i/>
          <w:iCs/>
        </w:rPr>
        <w:t>,</w:t>
      </w:r>
      <w:r>
        <w:rPr>
          <w:rFonts w:hint="eastAsia"/>
          <w:i/>
          <w:iCs/>
        </w:rPr>
        <w:t xml:space="preserve"> and power control for UL single DCI</w:t>
      </w:r>
      <w:r>
        <w:rPr>
          <w:i/>
          <w:iCs/>
        </w:rPr>
        <w:t>.</w:t>
      </w:r>
    </w:p>
    <w:p w14:paraId="69918422" w14:textId="1922724D" w:rsidR="002F3ECD" w:rsidRDefault="002F3ECD" w:rsidP="002F3ECD"/>
    <w:p w14:paraId="45634A9C" w14:textId="41E278AA" w:rsidR="002F3ECD" w:rsidRDefault="001B5688" w:rsidP="002F3ECD">
      <w:pPr>
        <w:rPr>
          <w:b/>
          <w:bCs/>
          <w:iCs/>
        </w:rPr>
      </w:pPr>
      <w:hyperlink r:id="rId1537" w:history="1">
        <w:r w:rsidR="000B5C49">
          <w:rPr>
            <w:rStyle w:val="Hyperlink"/>
            <w:b/>
            <w:bCs/>
            <w:iCs/>
          </w:rPr>
          <w:t>R1-2204367</w:t>
        </w:r>
      </w:hyperlink>
      <w:r w:rsidR="002F3ECD" w:rsidRPr="002F3ECD">
        <w:rPr>
          <w:b/>
          <w:bCs/>
          <w:iCs/>
        </w:rPr>
        <w:tab/>
        <w:t>Discussion on unified TCI framework extension for multi-TRP</w:t>
      </w:r>
      <w:r w:rsidR="002F3ECD" w:rsidRPr="002F3ECD">
        <w:rPr>
          <w:b/>
          <w:bCs/>
          <w:iCs/>
        </w:rPr>
        <w:tab/>
        <w:t>NTT DOCOMO, INC.</w:t>
      </w:r>
    </w:p>
    <w:p w14:paraId="02D06565" w14:textId="075D79A7" w:rsidR="002F3ECD" w:rsidRPr="001F43BC" w:rsidRDefault="002F3ECD" w:rsidP="007A297D">
      <w:pPr>
        <w:pStyle w:val="ListParagraph"/>
        <w:numPr>
          <w:ilvl w:val="0"/>
          <w:numId w:val="76"/>
        </w:numPr>
        <w:jc w:val="both"/>
        <w:rPr>
          <w:rFonts w:eastAsia="MS Mincho"/>
          <w:color w:val="000000" w:themeColor="text1"/>
          <w:sz w:val="18"/>
          <w:szCs w:val="18"/>
        </w:rPr>
      </w:pPr>
      <w:r w:rsidRPr="001F43BC">
        <w:rPr>
          <w:rFonts w:eastAsiaTheme="minorEastAsia"/>
          <w:color w:val="000000" w:themeColor="text1"/>
          <w:sz w:val="18"/>
          <w:szCs w:val="18"/>
        </w:rPr>
        <w:t xml:space="preserve">Proposal 2-1: </w:t>
      </w:r>
      <w:r w:rsidRPr="001F43BC">
        <w:rPr>
          <w:rFonts w:eastAsia="MS Mincho"/>
          <w:color w:val="000000" w:themeColor="text1"/>
          <w:sz w:val="18"/>
          <w:szCs w:val="18"/>
        </w:rPr>
        <w:t>Specify joint TCI state and separate UL/DL TCI state to support all of following Rel.16/17 M-TRP schemes:</w:t>
      </w:r>
    </w:p>
    <w:p w14:paraId="0FCE8260" w14:textId="77777777" w:rsidR="002F3ECD" w:rsidRPr="001F43BC" w:rsidRDefault="002F3ECD" w:rsidP="007A297D">
      <w:pPr>
        <w:pStyle w:val="ListParagraph"/>
        <w:numPr>
          <w:ilvl w:val="1"/>
          <w:numId w:val="76"/>
        </w:numPr>
        <w:overflowPunct/>
        <w:autoSpaceDE/>
        <w:autoSpaceDN/>
        <w:adjustRightInd/>
        <w:spacing w:after="0"/>
        <w:contextualSpacing w:val="0"/>
        <w:jc w:val="both"/>
        <w:textAlignment w:val="auto"/>
        <w:rPr>
          <w:rFonts w:eastAsia="MS Mincho"/>
          <w:color w:val="000000" w:themeColor="text1"/>
          <w:sz w:val="18"/>
          <w:szCs w:val="18"/>
        </w:rPr>
      </w:pPr>
      <w:r w:rsidRPr="001F43BC">
        <w:rPr>
          <w:rFonts w:eastAsia="MS Mincho"/>
          <w:color w:val="000000" w:themeColor="text1"/>
          <w:sz w:val="18"/>
          <w:szCs w:val="18"/>
        </w:rPr>
        <w:t>Single/multi-DCI based M-TRP PDSCH NCJT in Rel.16</w:t>
      </w:r>
    </w:p>
    <w:p w14:paraId="006C5694" w14:textId="77777777" w:rsidR="002F3ECD" w:rsidRPr="001F43BC" w:rsidRDefault="002F3ECD" w:rsidP="007A297D">
      <w:pPr>
        <w:pStyle w:val="ListParagraph"/>
        <w:numPr>
          <w:ilvl w:val="1"/>
          <w:numId w:val="76"/>
        </w:numPr>
        <w:overflowPunct/>
        <w:autoSpaceDE/>
        <w:autoSpaceDN/>
        <w:adjustRightInd/>
        <w:spacing w:after="0"/>
        <w:contextualSpacing w:val="0"/>
        <w:jc w:val="both"/>
        <w:textAlignment w:val="auto"/>
        <w:rPr>
          <w:rFonts w:eastAsia="MS Mincho"/>
          <w:color w:val="000000" w:themeColor="text1"/>
          <w:sz w:val="18"/>
          <w:szCs w:val="18"/>
        </w:rPr>
      </w:pPr>
      <w:r w:rsidRPr="001F43BC">
        <w:rPr>
          <w:rFonts w:eastAsia="MS Mincho"/>
          <w:color w:val="000000" w:themeColor="text1"/>
          <w:sz w:val="18"/>
          <w:szCs w:val="18"/>
        </w:rPr>
        <w:t>Single-DCI based M-TRP PDSCH repetition with SDM/FDM/TDM in Rel.16</w:t>
      </w:r>
    </w:p>
    <w:p w14:paraId="57420AA3" w14:textId="77777777" w:rsidR="002F3ECD" w:rsidRPr="001F43BC" w:rsidRDefault="002F3ECD" w:rsidP="007A297D">
      <w:pPr>
        <w:pStyle w:val="ListParagraph"/>
        <w:numPr>
          <w:ilvl w:val="1"/>
          <w:numId w:val="76"/>
        </w:numPr>
        <w:overflowPunct/>
        <w:autoSpaceDE/>
        <w:autoSpaceDN/>
        <w:adjustRightInd/>
        <w:spacing w:after="0"/>
        <w:contextualSpacing w:val="0"/>
        <w:jc w:val="both"/>
        <w:textAlignment w:val="auto"/>
        <w:rPr>
          <w:rFonts w:eastAsia="MS Mincho"/>
          <w:color w:val="000000" w:themeColor="text1"/>
          <w:sz w:val="18"/>
          <w:szCs w:val="18"/>
        </w:rPr>
      </w:pPr>
      <w:r w:rsidRPr="001F43BC">
        <w:rPr>
          <w:rFonts w:eastAsia="MS Mincho"/>
          <w:color w:val="000000" w:themeColor="text1"/>
          <w:sz w:val="18"/>
          <w:szCs w:val="18"/>
        </w:rPr>
        <w:t>M-TRP PDCCH/PUSCH/PUCCH repetition in Rel.17</w:t>
      </w:r>
    </w:p>
    <w:p w14:paraId="1B9EE2C3" w14:textId="77777777" w:rsidR="002F3ECD" w:rsidRPr="001F43BC" w:rsidRDefault="002F3ECD" w:rsidP="007A297D">
      <w:pPr>
        <w:pStyle w:val="ListParagraph"/>
        <w:numPr>
          <w:ilvl w:val="1"/>
          <w:numId w:val="76"/>
        </w:numPr>
        <w:overflowPunct/>
        <w:autoSpaceDE/>
        <w:autoSpaceDN/>
        <w:adjustRightInd/>
        <w:spacing w:after="0"/>
        <w:contextualSpacing w:val="0"/>
        <w:jc w:val="both"/>
        <w:textAlignment w:val="auto"/>
        <w:rPr>
          <w:rFonts w:eastAsia="MS Mincho"/>
          <w:color w:val="000000" w:themeColor="text1"/>
          <w:sz w:val="18"/>
          <w:szCs w:val="18"/>
        </w:rPr>
      </w:pPr>
      <w:r w:rsidRPr="001F43BC">
        <w:rPr>
          <w:rFonts w:eastAsia="MS Mincho"/>
          <w:color w:val="000000" w:themeColor="text1"/>
          <w:sz w:val="18"/>
          <w:szCs w:val="18"/>
        </w:rPr>
        <w:t>M-TRP inter cell in Rel.17</w:t>
      </w:r>
    </w:p>
    <w:p w14:paraId="396E2616" w14:textId="77777777" w:rsidR="002F3ECD" w:rsidRPr="001F43BC" w:rsidRDefault="002F3ECD" w:rsidP="007A297D">
      <w:pPr>
        <w:pStyle w:val="ListParagraph"/>
        <w:numPr>
          <w:ilvl w:val="1"/>
          <w:numId w:val="76"/>
        </w:numPr>
        <w:overflowPunct/>
        <w:autoSpaceDE/>
        <w:autoSpaceDN/>
        <w:adjustRightInd/>
        <w:spacing w:after="0"/>
        <w:contextualSpacing w:val="0"/>
        <w:jc w:val="both"/>
        <w:textAlignment w:val="auto"/>
        <w:rPr>
          <w:rFonts w:eastAsia="MS Mincho"/>
          <w:color w:val="000000" w:themeColor="text1"/>
          <w:sz w:val="18"/>
          <w:szCs w:val="18"/>
        </w:rPr>
      </w:pPr>
      <w:r w:rsidRPr="001F43BC">
        <w:rPr>
          <w:rFonts w:eastAsia="MS Mincho"/>
          <w:color w:val="000000" w:themeColor="text1"/>
          <w:sz w:val="18"/>
          <w:szCs w:val="18"/>
        </w:rPr>
        <w:t>SFN-PDCCH/PDSCH in Rel.17</w:t>
      </w:r>
    </w:p>
    <w:p w14:paraId="51B7EC43" w14:textId="77777777" w:rsidR="002F3ECD" w:rsidRPr="001F43BC" w:rsidRDefault="002F3ECD" w:rsidP="007A297D">
      <w:pPr>
        <w:pStyle w:val="ListParagraph"/>
        <w:numPr>
          <w:ilvl w:val="1"/>
          <w:numId w:val="76"/>
        </w:numPr>
        <w:overflowPunct/>
        <w:autoSpaceDE/>
        <w:autoSpaceDN/>
        <w:adjustRightInd/>
        <w:spacing w:after="0"/>
        <w:contextualSpacing w:val="0"/>
        <w:jc w:val="both"/>
        <w:textAlignment w:val="auto"/>
        <w:rPr>
          <w:rFonts w:eastAsia="MS Mincho"/>
          <w:color w:val="000000" w:themeColor="text1"/>
          <w:sz w:val="18"/>
          <w:szCs w:val="18"/>
        </w:rPr>
      </w:pPr>
      <w:r w:rsidRPr="001F43BC">
        <w:rPr>
          <w:rFonts w:eastAsia="MS Mincho"/>
          <w:color w:val="000000" w:themeColor="text1"/>
          <w:sz w:val="18"/>
          <w:szCs w:val="18"/>
        </w:rPr>
        <w:t>M-TRP BFR in Rel.17</w:t>
      </w:r>
    </w:p>
    <w:p w14:paraId="17EFB11E" w14:textId="77777777" w:rsidR="002F3ECD" w:rsidRPr="001F43BC" w:rsidRDefault="002F3ECD" w:rsidP="007A297D">
      <w:pPr>
        <w:pStyle w:val="ListParagraph"/>
        <w:numPr>
          <w:ilvl w:val="0"/>
          <w:numId w:val="76"/>
        </w:numPr>
        <w:jc w:val="both"/>
        <w:rPr>
          <w:color w:val="000000" w:themeColor="text1"/>
          <w:sz w:val="18"/>
          <w:szCs w:val="18"/>
        </w:rPr>
      </w:pPr>
      <w:r w:rsidRPr="001F43BC">
        <w:rPr>
          <w:rFonts w:eastAsiaTheme="minorEastAsia"/>
          <w:color w:val="000000" w:themeColor="text1"/>
          <w:sz w:val="18"/>
          <w:szCs w:val="18"/>
        </w:rPr>
        <w:t>Proposal 2-2:</w:t>
      </w:r>
    </w:p>
    <w:p w14:paraId="616A7927" w14:textId="77777777" w:rsidR="002F3ECD" w:rsidRPr="001F43BC" w:rsidRDefault="002F3ECD" w:rsidP="007A297D">
      <w:pPr>
        <w:pStyle w:val="ListParagraph"/>
        <w:numPr>
          <w:ilvl w:val="1"/>
          <w:numId w:val="76"/>
        </w:numPr>
        <w:overflowPunct/>
        <w:autoSpaceDE/>
        <w:autoSpaceDN/>
        <w:adjustRightInd/>
        <w:spacing w:after="0"/>
        <w:contextualSpacing w:val="0"/>
        <w:jc w:val="both"/>
        <w:textAlignment w:val="auto"/>
        <w:rPr>
          <w:rFonts w:eastAsia="MS Mincho"/>
          <w:color w:val="000000" w:themeColor="text1"/>
          <w:sz w:val="18"/>
          <w:szCs w:val="18"/>
        </w:rPr>
      </w:pPr>
      <w:r w:rsidRPr="001F43BC">
        <w:rPr>
          <w:rFonts w:eastAsia="MS Mincho"/>
          <w:color w:val="000000" w:themeColor="text1"/>
          <w:sz w:val="18"/>
          <w:szCs w:val="18"/>
        </w:rPr>
        <w:t>The number of “indicated TCI states” can be up to 2 to support Rel.16/17 M-TRP features.</w:t>
      </w:r>
    </w:p>
    <w:p w14:paraId="4CB6C248" w14:textId="77777777" w:rsidR="002F3ECD" w:rsidRPr="001F43BC" w:rsidRDefault="002F3ECD" w:rsidP="007A297D">
      <w:pPr>
        <w:pStyle w:val="ListParagraph"/>
        <w:numPr>
          <w:ilvl w:val="2"/>
          <w:numId w:val="76"/>
        </w:numPr>
        <w:overflowPunct/>
        <w:autoSpaceDE/>
        <w:autoSpaceDN/>
        <w:adjustRightInd/>
        <w:spacing w:after="0"/>
        <w:contextualSpacing w:val="0"/>
        <w:jc w:val="both"/>
        <w:textAlignment w:val="auto"/>
        <w:rPr>
          <w:rFonts w:eastAsia="MS Mincho"/>
          <w:color w:val="000000" w:themeColor="text1"/>
          <w:sz w:val="18"/>
          <w:szCs w:val="18"/>
        </w:rPr>
      </w:pPr>
      <w:r w:rsidRPr="001F43BC">
        <w:rPr>
          <w:rFonts w:eastAsia="MS Mincho"/>
          <w:color w:val="000000" w:themeColor="text1"/>
          <w:sz w:val="18"/>
          <w:szCs w:val="18"/>
        </w:rPr>
        <w:t>If more than 2 TCI states are required in Rel.18, the number of “indicated TCI states” is also increased to support Rel.18 schemes.</w:t>
      </w:r>
    </w:p>
    <w:p w14:paraId="1A481A54" w14:textId="77777777" w:rsidR="002F3ECD" w:rsidRPr="001F43BC" w:rsidRDefault="002F3ECD" w:rsidP="007A297D">
      <w:pPr>
        <w:pStyle w:val="ListParagraph"/>
        <w:numPr>
          <w:ilvl w:val="1"/>
          <w:numId w:val="76"/>
        </w:numPr>
        <w:overflowPunct/>
        <w:autoSpaceDE/>
        <w:autoSpaceDN/>
        <w:adjustRightInd/>
        <w:spacing w:after="0"/>
        <w:contextualSpacing w:val="0"/>
        <w:jc w:val="both"/>
        <w:textAlignment w:val="auto"/>
        <w:rPr>
          <w:rFonts w:eastAsia="MS Mincho"/>
          <w:color w:val="000000" w:themeColor="text1"/>
          <w:sz w:val="18"/>
          <w:szCs w:val="18"/>
        </w:rPr>
      </w:pPr>
      <w:r w:rsidRPr="001F43BC">
        <w:rPr>
          <w:rFonts w:eastAsia="MS Mincho"/>
          <w:color w:val="000000" w:themeColor="text1"/>
          <w:sz w:val="18"/>
          <w:szCs w:val="18"/>
        </w:rPr>
        <w:t>Specify different signaling mechanism to support unified TCI framework for M-TRP for the following schemes:</w:t>
      </w:r>
    </w:p>
    <w:p w14:paraId="5B26B7A5" w14:textId="77777777" w:rsidR="002F3ECD" w:rsidRPr="001F43BC" w:rsidRDefault="002F3ECD" w:rsidP="007A297D">
      <w:pPr>
        <w:pStyle w:val="ListParagraph"/>
        <w:numPr>
          <w:ilvl w:val="2"/>
          <w:numId w:val="76"/>
        </w:numPr>
        <w:overflowPunct/>
        <w:autoSpaceDE/>
        <w:autoSpaceDN/>
        <w:adjustRightInd/>
        <w:spacing w:after="0"/>
        <w:contextualSpacing w:val="0"/>
        <w:jc w:val="both"/>
        <w:textAlignment w:val="auto"/>
        <w:rPr>
          <w:rFonts w:eastAsia="MS Mincho"/>
          <w:color w:val="000000" w:themeColor="text1"/>
          <w:sz w:val="18"/>
          <w:szCs w:val="18"/>
        </w:rPr>
      </w:pPr>
      <w:r w:rsidRPr="001F43BC">
        <w:rPr>
          <w:rFonts w:eastAsia="MS Mincho"/>
          <w:color w:val="000000" w:themeColor="text1"/>
          <w:sz w:val="18"/>
          <w:szCs w:val="18"/>
        </w:rPr>
        <w:t>Single-DCI based M-TRP (for ideal backhaul scenario):</w:t>
      </w:r>
    </w:p>
    <w:p w14:paraId="77601871" w14:textId="77777777" w:rsidR="002F3ECD" w:rsidRPr="001F43BC" w:rsidRDefault="002F3ECD" w:rsidP="007A297D">
      <w:pPr>
        <w:pStyle w:val="ListParagraph"/>
        <w:numPr>
          <w:ilvl w:val="3"/>
          <w:numId w:val="76"/>
        </w:numPr>
        <w:overflowPunct/>
        <w:autoSpaceDE/>
        <w:autoSpaceDN/>
        <w:adjustRightInd/>
        <w:spacing w:after="0"/>
        <w:contextualSpacing w:val="0"/>
        <w:jc w:val="both"/>
        <w:textAlignment w:val="auto"/>
        <w:rPr>
          <w:rFonts w:eastAsia="MS Mincho"/>
          <w:color w:val="000000" w:themeColor="text1"/>
          <w:sz w:val="18"/>
          <w:szCs w:val="18"/>
        </w:rPr>
      </w:pPr>
      <w:r w:rsidRPr="001F43BC">
        <w:rPr>
          <w:rFonts w:eastAsia="MS Mincho"/>
          <w:color w:val="000000" w:themeColor="text1"/>
          <w:sz w:val="18"/>
          <w:szCs w:val="18"/>
        </w:rPr>
        <w:t>One beam indication DCI can indicate up to two “indicated TCI states”.</w:t>
      </w:r>
    </w:p>
    <w:p w14:paraId="3C96AFA5" w14:textId="77777777" w:rsidR="002F3ECD" w:rsidRPr="001F43BC" w:rsidRDefault="002F3ECD" w:rsidP="007A297D">
      <w:pPr>
        <w:pStyle w:val="ListParagraph"/>
        <w:numPr>
          <w:ilvl w:val="2"/>
          <w:numId w:val="76"/>
        </w:numPr>
        <w:overflowPunct/>
        <w:autoSpaceDE/>
        <w:autoSpaceDN/>
        <w:adjustRightInd/>
        <w:spacing w:after="0"/>
        <w:contextualSpacing w:val="0"/>
        <w:jc w:val="both"/>
        <w:textAlignment w:val="auto"/>
        <w:rPr>
          <w:rFonts w:eastAsia="MS Mincho"/>
          <w:color w:val="000000" w:themeColor="text1"/>
          <w:sz w:val="18"/>
          <w:szCs w:val="18"/>
        </w:rPr>
      </w:pPr>
      <w:r w:rsidRPr="001F43BC">
        <w:rPr>
          <w:rFonts w:eastAsia="MS Mincho"/>
          <w:color w:val="000000" w:themeColor="text1"/>
          <w:sz w:val="18"/>
          <w:szCs w:val="18"/>
        </w:rPr>
        <w:t>Multi-DCI based M-TRP (for ideal/non-ideal backhaul scenario):</w:t>
      </w:r>
    </w:p>
    <w:p w14:paraId="7BDD2BDF" w14:textId="77777777" w:rsidR="002F3ECD" w:rsidRPr="001F43BC" w:rsidRDefault="002F3ECD" w:rsidP="007A297D">
      <w:pPr>
        <w:pStyle w:val="ListParagraph"/>
        <w:numPr>
          <w:ilvl w:val="3"/>
          <w:numId w:val="76"/>
        </w:numPr>
        <w:overflowPunct/>
        <w:autoSpaceDE/>
        <w:autoSpaceDN/>
        <w:adjustRightInd/>
        <w:spacing w:after="0"/>
        <w:contextualSpacing w:val="0"/>
        <w:jc w:val="both"/>
        <w:textAlignment w:val="auto"/>
        <w:rPr>
          <w:rFonts w:eastAsia="MS Mincho"/>
          <w:color w:val="000000" w:themeColor="text1"/>
          <w:sz w:val="18"/>
          <w:szCs w:val="18"/>
        </w:rPr>
      </w:pPr>
      <w:r w:rsidRPr="001F43BC">
        <w:rPr>
          <w:rFonts w:eastAsia="MS Mincho"/>
          <w:color w:val="000000" w:themeColor="text1"/>
          <w:sz w:val="18"/>
          <w:szCs w:val="18"/>
        </w:rPr>
        <w:t>One beam indication DCI can indicate one “indicated TCI states” for a TRP.</w:t>
      </w:r>
    </w:p>
    <w:p w14:paraId="7E05C89E" w14:textId="14E13A65" w:rsidR="002F3ECD" w:rsidRPr="001F43BC" w:rsidRDefault="002F3ECD" w:rsidP="007A297D">
      <w:pPr>
        <w:pStyle w:val="ListParagraph"/>
        <w:numPr>
          <w:ilvl w:val="0"/>
          <w:numId w:val="76"/>
        </w:numPr>
        <w:jc w:val="both"/>
        <w:rPr>
          <w:rFonts w:eastAsia="MS Mincho"/>
          <w:color w:val="000000" w:themeColor="text1"/>
          <w:sz w:val="18"/>
          <w:szCs w:val="18"/>
        </w:rPr>
      </w:pPr>
      <w:r w:rsidRPr="001F43BC">
        <w:rPr>
          <w:rFonts w:eastAsiaTheme="minorEastAsia"/>
          <w:color w:val="000000" w:themeColor="text1"/>
          <w:sz w:val="18"/>
          <w:szCs w:val="18"/>
        </w:rPr>
        <w:t xml:space="preserve">Proposal 2-3: </w:t>
      </w:r>
      <w:r w:rsidRPr="001F43BC">
        <w:rPr>
          <w:rFonts w:eastAsia="MS Mincho"/>
          <w:color w:val="000000" w:themeColor="text1"/>
          <w:sz w:val="18"/>
          <w:szCs w:val="18"/>
        </w:rPr>
        <w:t>Strive to use one TCI state field (i.e. not adding second TCI state field).</w:t>
      </w:r>
    </w:p>
    <w:p w14:paraId="3EEE4B1C" w14:textId="77777777" w:rsidR="002F3ECD" w:rsidRPr="001F43BC" w:rsidRDefault="002F3ECD" w:rsidP="007A297D">
      <w:pPr>
        <w:pStyle w:val="ListParagraph"/>
        <w:numPr>
          <w:ilvl w:val="1"/>
          <w:numId w:val="76"/>
        </w:numPr>
        <w:overflowPunct/>
        <w:autoSpaceDE/>
        <w:autoSpaceDN/>
        <w:adjustRightInd/>
        <w:spacing w:after="0"/>
        <w:contextualSpacing w:val="0"/>
        <w:jc w:val="both"/>
        <w:textAlignment w:val="auto"/>
        <w:rPr>
          <w:rFonts w:eastAsia="MS Mincho"/>
          <w:color w:val="000000" w:themeColor="text1"/>
          <w:sz w:val="18"/>
          <w:szCs w:val="18"/>
        </w:rPr>
      </w:pPr>
      <w:r w:rsidRPr="001F43BC">
        <w:rPr>
          <w:rFonts w:eastAsia="MS Mincho"/>
          <w:color w:val="000000" w:themeColor="text1"/>
          <w:sz w:val="18"/>
          <w:szCs w:val="18"/>
        </w:rPr>
        <w:t>Discuss whether to increase the max. number of bits for TCI state field in DCI format 1_1/1_2.</w:t>
      </w:r>
    </w:p>
    <w:p w14:paraId="56C458CC" w14:textId="77777777" w:rsidR="002F3ECD" w:rsidRPr="001F43BC" w:rsidRDefault="002F3ECD" w:rsidP="007A297D">
      <w:pPr>
        <w:pStyle w:val="ListParagraph"/>
        <w:numPr>
          <w:ilvl w:val="1"/>
          <w:numId w:val="76"/>
        </w:numPr>
        <w:overflowPunct/>
        <w:autoSpaceDE/>
        <w:autoSpaceDN/>
        <w:adjustRightInd/>
        <w:spacing w:after="0"/>
        <w:contextualSpacing w:val="0"/>
        <w:jc w:val="both"/>
        <w:textAlignment w:val="auto"/>
        <w:rPr>
          <w:rFonts w:eastAsia="MS Mincho"/>
          <w:color w:val="000000" w:themeColor="text1"/>
          <w:sz w:val="18"/>
          <w:szCs w:val="18"/>
        </w:rPr>
      </w:pPr>
      <w:r w:rsidRPr="001F43BC">
        <w:rPr>
          <w:rFonts w:eastAsia="MS Mincho"/>
          <w:color w:val="000000" w:themeColor="text1"/>
          <w:sz w:val="18"/>
          <w:szCs w:val="18"/>
        </w:rPr>
        <w:t>Consider RRC configurable size of TCI state field in DCI format 1_1.</w:t>
      </w:r>
    </w:p>
    <w:p w14:paraId="2A2DC51D" w14:textId="697803B6" w:rsidR="002F3ECD" w:rsidRPr="001F43BC" w:rsidRDefault="002F3ECD" w:rsidP="007A297D">
      <w:pPr>
        <w:pStyle w:val="ListParagraph"/>
        <w:numPr>
          <w:ilvl w:val="0"/>
          <w:numId w:val="76"/>
        </w:numPr>
        <w:jc w:val="both"/>
        <w:rPr>
          <w:rFonts w:eastAsia="MS Mincho"/>
          <w:color w:val="000000" w:themeColor="text1"/>
          <w:sz w:val="18"/>
          <w:szCs w:val="18"/>
        </w:rPr>
      </w:pPr>
      <w:r w:rsidRPr="001F43BC">
        <w:rPr>
          <w:rFonts w:eastAsiaTheme="minorEastAsia"/>
          <w:color w:val="000000" w:themeColor="text1"/>
          <w:sz w:val="18"/>
          <w:szCs w:val="18"/>
        </w:rPr>
        <w:t xml:space="preserve">Proposal 2-4: </w:t>
      </w:r>
      <w:r w:rsidRPr="001F43BC">
        <w:rPr>
          <w:rFonts w:eastAsia="MS Mincho"/>
          <w:color w:val="000000" w:themeColor="text1"/>
          <w:sz w:val="18"/>
          <w:szCs w:val="18"/>
        </w:rPr>
        <w:t>For unified TCI extension for single-DCI based multi-TRP,</w:t>
      </w:r>
    </w:p>
    <w:p w14:paraId="38EFAFF8" w14:textId="77777777" w:rsidR="002F3ECD" w:rsidRPr="001F43BC" w:rsidRDefault="002F3ECD" w:rsidP="007A297D">
      <w:pPr>
        <w:pStyle w:val="ListParagraph"/>
        <w:numPr>
          <w:ilvl w:val="1"/>
          <w:numId w:val="76"/>
        </w:numPr>
        <w:overflowPunct/>
        <w:autoSpaceDE/>
        <w:autoSpaceDN/>
        <w:adjustRightInd/>
        <w:spacing w:after="0"/>
        <w:contextualSpacing w:val="0"/>
        <w:jc w:val="both"/>
        <w:textAlignment w:val="auto"/>
        <w:rPr>
          <w:rFonts w:eastAsia="MS Mincho"/>
          <w:color w:val="000000" w:themeColor="text1"/>
          <w:sz w:val="18"/>
          <w:szCs w:val="18"/>
        </w:rPr>
      </w:pPr>
      <w:r w:rsidRPr="001F43BC">
        <w:rPr>
          <w:rFonts w:eastAsia="MS Mincho"/>
          <w:color w:val="000000" w:themeColor="text1"/>
          <w:sz w:val="18"/>
          <w:szCs w:val="18"/>
        </w:rPr>
        <w:t xml:space="preserve">For joint TCI state, one TCI codepoint corresponds to up to two joint TCI states. </w:t>
      </w:r>
    </w:p>
    <w:p w14:paraId="5E3E8D0A" w14:textId="77777777" w:rsidR="002F3ECD" w:rsidRPr="001F43BC" w:rsidRDefault="002F3ECD" w:rsidP="007A297D">
      <w:pPr>
        <w:pStyle w:val="ListParagraph"/>
        <w:numPr>
          <w:ilvl w:val="1"/>
          <w:numId w:val="76"/>
        </w:numPr>
        <w:overflowPunct/>
        <w:autoSpaceDE/>
        <w:autoSpaceDN/>
        <w:adjustRightInd/>
        <w:spacing w:after="0"/>
        <w:contextualSpacing w:val="0"/>
        <w:jc w:val="both"/>
        <w:textAlignment w:val="auto"/>
        <w:rPr>
          <w:rFonts w:eastAsia="MS Mincho"/>
          <w:color w:val="000000" w:themeColor="text1"/>
          <w:sz w:val="18"/>
          <w:szCs w:val="18"/>
        </w:rPr>
      </w:pPr>
      <w:r w:rsidRPr="001F43BC">
        <w:rPr>
          <w:rFonts w:eastAsia="MS Mincho"/>
          <w:color w:val="000000" w:themeColor="text1"/>
          <w:sz w:val="18"/>
          <w:szCs w:val="18"/>
        </w:rPr>
        <w:t xml:space="preserve">For separate DL/UL TCI state, one TCI codepoint corresponds to up to two DL TCI states and/or up to two UL TCI states. </w:t>
      </w:r>
    </w:p>
    <w:p w14:paraId="7569E7F5" w14:textId="36C4989D" w:rsidR="002F3ECD" w:rsidRPr="001F43BC" w:rsidRDefault="002F3ECD" w:rsidP="007A297D">
      <w:pPr>
        <w:pStyle w:val="ListParagraph"/>
        <w:numPr>
          <w:ilvl w:val="0"/>
          <w:numId w:val="76"/>
        </w:numPr>
        <w:jc w:val="both"/>
        <w:rPr>
          <w:rFonts w:eastAsia="MS Mincho"/>
          <w:color w:val="000000" w:themeColor="text1"/>
          <w:sz w:val="18"/>
          <w:szCs w:val="18"/>
        </w:rPr>
      </w:pPr>
      <w:r w:rsidRPr="001F43BC">
        <w:rPr>
          <w:rFonts w:eastAsiaTheme="minorEastAsia"/>
          <w:color w:val="000000" w:themeColor="text1"/>
          <w:sz w:val="18"/>
          <w:szCs w:val="18"/>
        </w:rPr>
        <w:t xml:space="preserve">Proposal 2-5: </w:t>
      </w:r>
      <w:r w:rsidRPr="001F43BC">
        <w:rPr>
          <w:rFonts w:eastAsia="MS Mincho"/>
          <w:color w:val="000000" w:themeColor="text1"/>
          <w:sz w:val="18"/>
          <w:szCs w:val="18"/>
        </w:rPr>
        <w:t>For unified TCI extension for multi-DCI based multi-TRP, definition of CORESETPoolIndex = {0, 1} is reused.</w:t>
      </w:r>
    </w:p>
    <w:p w14:paraId="1298A41D" w14:textId="7788780A" w:rsidR="002F3ECD" w:rsidRPr="001F43BC" w:rsidRDefault="002F3ECD" w:rsidP="007A297D">
      <w:pPr>
        <w:pStyle w:val="ListParagraph"/>
        <w:numPr>
          <w:ilvl w:val="0"/>
          <w:numId w:val="76"/>
        </w:numPr>
        <w:jc w:val="both"/>
        <w:rPr>
          <w:rFonts w:eastAsia="MS Mincho"/>
          <w:color w:val="000000" w:themeColor="text1"/>
          <w:sz w:val="18"/>
          <w:szCs w:val="18"/>
        </w:rPr>
      </w:pPr>
      <w:r w:rsidRPr="001F43BC">
        <w:rPr>
          <w:rFonts w:eastAsiaTheme="minorEastAsia"/>
          <w:color w:val="000000" w:themeColor="text1"/>
          <w:sz w:val="18"/>
          <w:szCs w:val="18"/>
        </w:rPr>
        <w:t xml:space="preserve">Proposal 2-6: </w:t>
      </w:r>
      <w:r w:rsidRPr="001F43BC">
        <w:rPr>
          <w:rFonts w:eastAsia="MS Mincho"/>
          <w:color w:val="000000" w:themeColor="text1"/>
          <w:sz w:val="18"/>
          <w:szCs w:val="18"/>
        </w:rPr>
        <w:t>For unified TCI extension for multi-DCI based multi-TRP,</w:t>
      </w:r>
    </w:p>
    <w:p w14:paraId="04DCB4B2" w14:textId="77777777" w:rsidR="002F3ECD" w:rsidRPr="001F43BC" w:rsidRDefault="002F3ECD" w:rsidP="007A297D">
      <w:pPr>
        <w:pStyle w:val="ListParagraph"/>
        <w:numPr>
          <w:ilvl w:val="1"/>
          <w:numId w:val="76"/>
        </w:numPr>
        <w:overflowPunct/>
        <w:autoSpaceDE/>
        <w:autoSpaceDN/>
        <w:adjustRightInd/>
        <w:spacing w:after="0"/>
        <w:contextualSpacing w:val="0"/>
        <w:jc w:val="both"/>
        <w:textAlignment w:val="auto"/>
        <w:rPr>
          <w:rFonts w:eastAsia="MS Mincho"/>
          <w:color w:val="000000" w:themeColor="text1"/>
          <w:sz w:val="18"/>
          <w:szCs w:val="18"/>
        </w:rPr>
      </w:pPr>
      <w:r w:rsidRPr="001F43BC">
        <w:rPr>
          <w:rFonts w:eastAsia="MS Mincho"/>
          <w:color w:val="000000" w:themeColor="text1"/>
          <w:sz w:val="18"/>
          <w:szCs w:val="18"/>
        </w:rPr>
        <w:lastRenderedPageBreak/>
        <w:t>For joint TCI state, one DCI associated with CORESETPoolIndex = 0 indicates one joint TCI state (1</w:t>
      </w:r>
      <w:r w:rsidRPr="001F43BC">
        <w:rPr>
          <w:rFonts w:eastAsia="MS Mincho"/>
          <w:color w:val="000000" w:themeColor="text1"/>
          <w:sz w:val="18"/>
          <w:szCs w:val="18"/>
          <w:vertAlign w:val="superscript"/>
        </w:rPr>
        <w:t>st</w:t>
      </w:r>
      <w:r w:rsidRPr="001F43BC">
        <w:rPr>
          <w:rFonts w:eastAsia="MS Mincho"/>
          <w:color w:val="000000" w:themeColor="text1"/>
          <w:sz w:val="18"/>
          <w:szCs w:val="18"/>
        </w:rPr>
        <w:t xml:space="preserve"> indicated TCI state), and the other DCI associated with CORESETPoolIndex = 1 indicates one joint TCI state (2</w:t>
      </w:r>
      <w:r w:rsidRPr="001F43BC">
        <w:rPr>
          <w:rFonts w:eastAsia="MS Mincho"/>
          <w:color w:val="000000" w:themeColor="text1"/>
          <w:sz w:val="18"/>
          <w:szCs w:val="18"/>
          <w:vertAlign w:val="superscript"/>
        </w:rPr>
        <w:t>nd</w:t>
      </w:r>
      <w:r w:rsidRPr="001F43BC">
        <w:rPr>
          <w:rFonts w:eastAsia="MS Mincho"/>
          <w:color w:val="000000" w:themeColor="text1"/>
          <w:sz w:val="18"/>
          <w:szCs w:val="18"/>
        </w:rPr>
        <w:t xml:space="preserve"> indicated TCI state).</w:t>
      </w:r>
    </w:p>
    <w:p w14:paraId="220CC112" w14:textId="77777777" w:rsidR="002F3ECD" w:rsidRPr="001F43BC" w:rsidRDefault="002F3ECD" w:rsidP="007A297D">
      <w:pPr>
        <w:pStyle w:val="ListParagraph"/>
        <w:numPr>
          <w:ilvl w:val="1"/>
          <w:numId w:val="76"/>
        </w:numPr>
        <w:overflowPunct/>
        <w:autoSpaceDE/>
        <w:autoSpaceDN/>
        <w:adjustRightInd/>
        <w:spacing w:after="0"/>
        <w:contextualSpacing w:val="0"/>
        <w:jc w:val="both"/>
        <w:textAlignment w:val="auto"/>
        <w:rPr>
          <w:rFonts w:eastAsia="MS Mincho"/>
          <w:color w:val="000000" w:themeColor="text1"/>
          <w:sz w:val="18"/>
          <w:szCs w:val="18"/>
        </w:rPr>
      </w:pPr>
      <w:r w:rsidRPr="001F43BC">
        <w:rPr>
          <w:rFonts w:eastAsia="MS Mincho"/>
          <w:color w:val="000000" w:themeColor="text1"/>
          <w:sz w:val="18"/>
          <w:szCs w:val="18"/>
        </w:rPr>
        <w:t>For separate TCI state, one DCI associated with CORESETPoolIndex = 0 indicates one DL TCI state and/or one UL TCI state (1</w:t>
      </w:r>
      <w:r w:rsidRPr="001F43BC">
        <w:rPr>
          <w:rFonts w:eastAsia="MS Mincho"/>
          <w:color w:val="000000" w:themeColor="text1"/>
          <w:sz w:val="18"/>
          <w:szCs w:val="18"/>
          <w:vertAlign w:val="superscript"/>
        </w:rPr>
        <w:t>st</w:t>
      </w:r>
      <w:r w:rsidRPr="001F43BC">
        <w:rPr>
          <w:rFonts w:eastAsia="MS Mincho"/>
          <w:color w:val="000000" w:themeColor="text1"/>
          <w:sz w:val="18"/>
          <w:szCs w:val="18"/>
        </w:rPr>
        <w:t xml:space="preserve"> indicated TCI state), and the other DCI associated with CORESETPoolIndex = 1 indicates one DL TCI state and/or one UL TCI state (2</w:t>
      </w:r>
      <w:r w:rsidRPr="001F43BC">
        <w:rPr>
          <w:rFonts w:eastAsia="MS Mincho"/>
          <w:color w:val="000000" w:themeColor="text1"/>
          <w:sz w:val="18"/>
          <w:szCs w:val="18"/>
          <w:vertAlign w:val="superscript"/>
        </w:rPr>
        <w:t>nd</w:t>
      </w:r>
      <w:r w:rsidRPr="001F43BC">
        <w:rPr>
          <w:rFonts w:eastAsia="MS Mincho"/>
          <w:color w:val="000000" w:themeColor="text1"/>
          <w:sz w:val="18"/>
          <w:szCs w:val="18"/>
        </w:rPr>
        <w:t xml:space="preserve"> indicated TCI state).</w:t>
      </w:r>
    </w:p>
    <w:p w14:paraId="603E2B9F" w14:textId="1FECD29E" w:rsidR="002F3ECD" w:rsidRPr="001F43BC" w:rsidRDefault="002F3ECD" w:rsidP="007A297D">
      <w:pPr>
        <w:pStyle w:val="ListParagraph"/>
        <w:numPr>
          <w:ilvl w:val="0"/>
          <w:numId w:val="76"/>
        </w:numPr>
        <w:jc w:val="both"/>
        <w:rPr>
          <w:rFonts w:eastAsia="MS Mincho"/>
          <w:color w:val="000000" w:themeColor="text1"/>
          <w:sz w:val="18"/>
          <w:szCs w:val="18"/>
        </w:rPr>
      </w:pPr>
      <w:r w:rsidRPr="001F43BC">
        <w:rPr>
          <w:rFonts w:eastAsiaTheme="minorEastAsia"/>
          <w:color w:val="000000" w:themeColor="text1"/>
          <w:sz w:val="18"/>
          <w:szCs w:val="18"/>
        </w:rPr>
        <w:t xml:space="preserve">Proposal 2-7: </w:t>
      </w:r>
      <w:r w:rsidRPr="001F43BC">
        <w:rPr>
          <w:rFonts w:eastAsia="MS Mincho"/>
          <w:color w:val="000000" w:themeColor="text1"/>
          <w:sz w:val="18"/>
          <w:szCs w:val="18"/>
        </w:rPr>
        <w:t>For unified TCI extension for multi-DCI based multi-TRP, discuss whether to increase the max. number of RRC configured TCI states from Rel.17.</w:t>
      </w:r>
    </w:p>
    <w:p w14:paraId="76686DF5" w14:textId="3BE37198" w:rsidR="002F3ECD" w:rsidRPr="001F43BC" w:rsidRDefault="002F3ECD" w:rsidP="007A297D">
      <w:pPr>
        <w:pStyle w:val="ListParagraph"/>
        <w:numPr>
          <w:ilvl w:val="0"/>
          <w:numId w:val="76"/>
        </w:numPr>
        <w:jc w:val="both"/>
        <w:rPr>
          <w:rFonts w:eastAsia="MS Mincho"/>
          <w:color w:val="000000" w:themeColor="text1"/>
          <w:sz w:val="18"/>
          <w:szCs w:val="18"/>
        </w:rPr>
      </w:pPr>
      <w:r w:rsidRPr="001F43BC">
        <w:rPr>
          <w:rFonts w:eastAsiaTheme="minorEastAsia"/>
          <w:color w:val="000000" w:themeColor="text1"/>
          <w:sz w:val="18"/>
          <w:szCs w:val="18"/>
        </w:rPr>
        <w:t xml:space="preserve">Proposal 3-1: </w:t>
      </w:r>
      <w:r w:rsidRPr="001F43BC">
        <w:rPr>
          <w:rFonts w:eastAsia="MS Mincho"/>
          <w:color w:val="000000" w:themeColor="text1"/>
          <w:sz w:val="18"/>
          <w:szCs w:val="18"/>
        </w:rPr>
        <w:t>The extension of unified TCI framework can be applied to simultaneous multi-panel PUSCH/PUCCH Tx schemes (if supported). Details can be discussed after the support of simultaneous multi-panel PUSCH/PUCCH transmission schemes is discussed and decided in agenda item 9.1.4.1.</w:t>
      </w:r>
    </w:p>
    <w:p w14:paraId="3ED0A981" w14:textId="7FB38972" w:rsidR="002F3ECD" w:rsidRPr="001F43BC" w:rsidRDefault="002F3ECD" w:rsidP="007A297D">
      <w:pPr>
        <w:pStyle w:val="ListParagraph"/>
        <w:numPr>
          <w:ilvl w:val="0"/>
          <w:numId w:val="76"/>
        </w:numPr>
        <w:jc w:val="both"/>
        <w:rPr>
          <w:rFonts w:eastAsia="MS Mincho"/>
          <w:color w:val="000000" w:themeColor="text1"/>
          <w:sz w:val="18"/>
          <w:szCs w:val="18"/>
        </w:rPr>
      </w:pPr>
      <w:r w:rsidRPr="001F43BC">
        <w:rPr>
          <w:rFonts w:eastAsiaTheme="minorEastAsia"/>
          <w:color w:val="000000" w:themeColor="text1"/>
          <w:sz w:val="18"/>
          <w:szCs w:val="18"/>
        </w:rPr>
        <w:t xml:space="preserve">Proposal 4-1: </w:t>
      </w:r>
      <w:r w:rsidRPr="001F43BC">
        <w:rPr>
          <w:rFonts w:eastAsia="MS Mincho"/>
          <w:color w:val="000000" w:themeColor="text1"/>
          <w:sz w:val="18"/>
          <w:szCs w:val="18"/>
        </w:rPr>
        <w:t>For M-TRP operation, with extension of unified TCI framework, per TRP power control can be supported by Rel-17 unified TCI power control framework, i.e., power control parameters are associated with each TCI state.</w:t>
      </w:r>
    </w:p>
    <w:p w14:paraId="317A1B3F" w14:textId="72D8B651" w:rsidR="002F3ECD" w:rsidRPr="001F43BC" w:rsidRDefault="002F3ECD" w:rsidP="007A297D">
      <w:pPr>
        <w:pStyle w:val="ListParagraph"/>
        <w:numPr>
          <w:ilvl w:val="0"/>
          <w:numId w:val="76"/>
        </w:numPr>
        <w:spacing w:after="0"/>
        <w:ind w:left="714" w:hanging="357"/>
        <w:jc w:val="both"/>
        <w:rPr>
          <w:rFonts w:eastAsia="MS Mincho"/>
          <w:color w:val="000000" w:themeColor="text1"/>
          <w:sz w:val="18"/>
          <w:szCs w:val="18"/>
        </w:rPr>
      </w:pPr>
      <w:r w:rsidRPr="001F43BC">
        <w:rPr>
          <w:rFonts w:eastAsiaTheme="minorEastAsia"/>
          <w:color w:val="000000" w:themeColor="text1"/>
          <w:sz w:val="18"/>
          <w:szCs w:val="18"/>
        </w:rPr>
        <w:t xml:space="preserve">Proposal 4-2: </w:t>
      </w:r>
      <w:r w:rsidRPr="001F43BC">
        <w:rPr>
          <w:rFonts w:eastAsia="MS Mincho"/>
          <w:color w:val="000000" w:themeColor="text1"/>
          <w:sz w:val="18"/>
          <w:szCs w:val="18"/>
        </w:rPr>
        <w:t xml:space="preserve">For simultaneous multi-panel PUSCH/PUCCH Tx scheme (if supported), how to determine PCMAX for transmission from each panel can be further studied. </w:t>
      </w:r>
    </w:p>
    <w:p w14:paraId="5987AF77" w14:textId="56138EC5" w:rsidR="002F3ECD" w:rsidRDefault="002F3ECD" w:rsidP="002F3ECD">
      <w:r w:rsidRPr="002F3ECD">
        <w:rPr>
          <w:b/>
          <w:bCs/>
        </w:rPr>
        <w:t>Decision:</w:t>
      </w:r>
      <w:r>
        <w:t xml:space="preserve"> The document is noted.</w:t>
      </w:r>
    </w:p>
    <w:p w14:paraId="4758FFF8" w14:textId="145D5542" w:rsidR="002F3ECD" w:rsidRDefault="002F3ECD" w:rsidP="002F3ECD"/>
    <w:p w14:paraId="1EA5D638" w14:textId="7580BC61" w:rsidR="002F3ECD" w:rsidRPr="00EB4922" w:rsidRDefault="001B5688" w:rsidP="002F3ECD">
      <w:pPr>
        <w:rPr>
          <w:iCs/>
        </w:rPr>
      </w:pPr>
      <w:hyperlink r:id="rId1538" w:history="1">
        <w:r w:rsidR="000B5C49">
          <w:rPr>
            <w:rStyle w:val="Hyperlink"/>
            <w:iCs/>
          </w:rPr>
          <w:t>R1-2204684</w:t>
        </w:r>
      </w:hyperlink>
      <w:r w:rsidR="002F3ECD" w:rsidRPr="00EB4922">
        <w:rPr>
          <w:iCs/>
        </w:rPr>
        <w:tab/>
        <w:t>Unified TCI framework extension for multi-TRP</w:t>
      </w:r>
      <w:r w:rsidR="002F3ECD" w:rsidRPr="00EB4922">
        <w:rPr>
          <w:iCs/>
        </w:rPr>
        <w:tab/>
        <w:t>MediaTek Inc.</w:t>
      </w:r>
    </w:p>
    <w:p w14:paraId="5B9C84F7" w14:textId="77777777" w:rsidR="002F3ECD" w:rsidRDefault="002F3ECD" w:rsidP="002F3ECD"/>
    <w:p w14:paraId="5EFC0523" w14:textId="06A4279D" w:rsidR="008F4B8C" w:rsidRPr="00EB4922" w:rsidRDefault="001B5688" w:rsidP="008F4B8C">
      <w:pPr>
        <w:rPr>
          <w:iCs/>
        </w:rPr>
      </w:pPr>
      <w:hyperlink r:id="rId1539" w:history="1">
        <w:r w:rsidR="000B5C49">
          <w:rPr>
            <w:rStyle w:val="Hyperlink"/>
            <w:iCs/>
          </w:rPr>
          <w:t>R1-2203061</w:t>
        </w:r>
      </w:hyperlink>
      <w:r w:rsidR="008F4B8C" w:rsidRPr="00EB4922">
        <w:rPr>
          <w:iCs/>
        </w:rPr>
        <w:tab/>
        <w:t>Unified TCI framework extension for multi-TRP</w:t>
      </w:r>
      <w:r w:rsidR="008F4B8C" w:rsidRPr="00EB4922">
        <w:rPr>
          <w:iCs/>
        </w:rPr>
        <w:tab/>
        <w:t>FUTUREWEI</w:t>
      </w:r>
    </w:p>
    <w:p w14:paraId="055DFAB7" w14:textId="5CB20564" w:rsidR="008F4B8C" w:rsidRPr="00EB4922" w:rsidRDefault="001B5688" w:rsidP="008F4B8C">
      <w:pPr>
        <w:rPr>
          <w:iCs/>
        </w:rPr>
      </w:pPr>
      <w:hyperlink r:id="rId1540" w:history="1">
        <w:r w:rsidR="000B5C49">
          <w:rPr>
            <w:rStyle w:val="Hyperlink"/>
            <w:iCs/>
          </w:rPr>
          <w:t>R1-2203149</w:t>
        </w:r>
      </w:hyperlink>
      <w:r w:rsidR="008F4B8C" w:rsidRPr="00EB4922">
        <w:rPr>
          <w:iCs/>
        </w:rPr>
        <w:tab/>
        <w:t>Discussion on unified TCI framework extension for multi-TRP</w:t>
      </w:r>
      <w:r w:rsidR="008F4B8C" w:rsidRPr="00EB4922">
        <w:rPr>
          <w:iCs/>
        </w:rPr>
        <w:tab/>
        <w:t>Huawei, HiSilicon</w:t>
      </w:r>
    </w:p>
    <w:p w14:paraId="016800A5" w14:textId="3B8AC738" w:rsidR="008F4B8C" w:rsidRPr="00EB4922" w:rsidRDefault="001B5688" w:rsidP="008F4B8C">
      <w:pPr>
        <w:rPr>
          <w:iCs/>
        </w:rPr>
      </w:pPr>
      <w:hyperlink r:id="rId1541" w:history="1">
        <w:r w:rsidR="000B5C49">
          <w:rPr>
            <w:rStyle w:val="Hyperlink"/>
            <w:iCs/>
          </w:rPr>
          <w:t>R1-2203174</w:t>
        </w:r>
      </w:hyperlink>
      <w:r w:rsidR="008F4B8C" w:rsidRPr="00EB4922">
        <w:rPr>
          <w:iCs/>
        </w:rPr>
        <w:tab/>
        <w:t>Discussion on Unified TCI framework extension for multi-TRP</w:t>
      </w:r>
      <w:r w:rsidR="008F4B8C" w:rsidRPr="00EB4922">
        <w:rPr>
          <w:iCs/>
        </w:rPr>
        <w:tab/>
        <w:t>CEWiT</w:t>
      </w:r>
    </w:p>
    <w:p w14:paraId="0DED7C55" w14:textId="3D05CD62" w:rsidR="008F4B8C" w:rsidRPr="00EB4922" w:rsidRDefault="001B5688" w:rsidP="008F4B8C">
      <w:pPr>
        <w:rPr>
          <w:iCs/>
        </w:rPr>
      </w:pPr>
      <w:hyperlink r:id="rId1542" w:history="1">
        <w:r w:rsidR="000B5C49">
          <w:rPr>
            <w:rStyle w:val="Hyperlink"/>
            <w:iCs/>
          </w:rPr>
          <w:t>R1-2203263</w:t>
        </w:r>
      </w:hyperlink>
      <w:r w:rsidR="008F4B8C" w:rsidRPr="00EB4922">
        <w:rPr>
          <w:iCs/>
        </w:rPr>
        <w:tab/>
        <w:t>Enhancements on unified TCI framework extension for multi-TRP</w:t>
      </w:r>
      <w:r w:rsidR="008F4B8C" w:rsidRPr="00EB4922">
        <w:rPr>
          <w:iCs/>
        </w:rPr>
        <w:tab/>
        <w:t>ZTE</w:t>
      </w:r>
    </w:p>
    <w:p w14:paraId="6AC779CE" w14:textId="775E70BA" w:rsidR="008F4B8C" w:rsidRPr="00EB4922" w:rsidRDefault="001B5688" w:rsidP="008F4B8C">
      <w:pPr>
        <w:rPr>
          <w:iCs/>
        </w:rPr>
      </w:pPr>
      <w:hyperlink r:id="rId1543" w:history="1">
        <w:r w:rsidR="000B5C49">
          <w:rPr>
            <w:rStyle w:val="Hyperlink"/>
            <w:iCs/>
          </w:rPr>
          <w:t>R1-2203320</w:t>
        </w:r>
      </w:hyperlink>
      <w:r w:rsidR="008F4B8C" w:rsidRPr="00EB4922">
        <w:rPr>
          <w:iCs/>
        </w:rPr>
        <w:tab/>
        <w:t>Discussion on unified TCI framework extension for multi-TRP</w:t>
      </w:r>
      <w:r w:rsidR="008F4B8C" w:rsidRPr="00EB4922">
        <w:rPr>
          <w:iCs/>
        </w:rPr>
        <w:tab/>
        <w:t>Spreadtrum Communications</w:t>
      </w:r>
    </w:p>
    <w:p w14:paraId="0198D0A2" w14:textId="451AFE20" w:rsidR="008F4B8C" w:rsidRPr="00EB4922" w:rsidRDefault="001B5688" w:rsidP="008F4B8C">
      <w:pPr>
        <w:rPr>
          <w:iCs/>
        </w:rPr>
      </w:pPr>
      <w:hyperlink r:id="rId1544" w:history="1">
        <w:r w:rsidR="000B5C49">
          <w:rPr>
            <w:rStyle w:val="Hyperlink"/>
            <w:iCs/>
          </w:rPr>
          <w:t>R1-2203378</w:t>
        </w:r>
      </w:hyperlink>
      <w:r w:rsidR="008F4B8C" w:rsidRPr="00EB4922">
        <w:rPr>
          <w:iCs/>
        </w:rPr>
        <w:tab/>
        <w:t>On Extension of Unified TCI Framework</w:t>
      </w:r>
      <w:r w:rsidR="008F4B8C" w:rsidRPr="00EB4922">
        <w:rPr>
          <w:iCs/>
        </w:rPr>
        <w:tab/>
        <w:t>InterDigital, Inc.</w:t>
      </w:r>
    </w:p>
    <w:p w14:paraId="5E888B3A" w14:textId="45078630" w:rsidR="008F4B8C" w:rsidRPr="00EB4922" w:rsidRDefault="001B5688" w:rsidP="008F4B8C">
      <w:pPr>
        <w:rPr>
          <w:iCs/>
        </w:rPr>
      </w:pPr>
      <w:hyperlink r:id="rId1545" w:history="1">
        <w:r w:rsidR="000B5C49">
          <w:rPr>
            <w:rStyle w:val="Hyperlink"/>
            <w:iCs/>
          </w:rPr>
          <w:t>R1-2203441</w:t>
        </w:r>
      </w:hyperlink>
      <w:r w:rsidR="008F4B8C" w:rsidRPr="00EB4922">
        <w:rPr>
          <w:iCs/>
        </w:rPr>
        <w:tab/>
        <w:t>On unified TCI framework extension for multi-TRP operation</w:t>
      </w:r>
      <w:r w:rsidR="008F4B8C" w:rsidRPr="00EB4922">
        <w:rPr>
          <w:iCs/>
        </w:rPr>
        <w:tab/>
        <w:t>CATT</w:t>
      </w:r>
    </w:p>
    <w:p w14:paraId="375208A3" w14:textId="33C5DE8E" w:rsidR="008F4B8C" w:rsidRPr="00EB4922" w:rsidRDefault="001B5688" w:rsidP="008F4B8C">
      <w:pPr>
        <w:rPr>
          <w:iCs/>
        </w:rPr>
      </w:pPr>
      <w:hyperlink r:id="rId1546" w:history="1">
        <w:r w:rsidR="000B5C49">
          <w:rPr>
            <w:rStyle w:val="Hyperlink"/>
            <w:iCs/>
          </w:rPr>
          <w:t>R1-2203541</w:t>
        </w:r>
      </w:hyperlink>
      <w:r w:rsidR="008F4B8C" w:rsidRPr="00EB4922">
        <w:rPr>
          <w:iCs/>
        </w:rPr>
        <w:tab/>
        <w:t>Views on unified TCI framework extension for multi-TRP</w:t>
      </w:r>
      <w:r w:rsidR="008F4B8C" w:rsidRPr="00EB4922">
        <w:rPr>
          <w:iCs/>
        </w:rPr>
        <w:tab/>
        <w:t>vivo</w:t>
      </w:r>
    </w:p>
    <w:p w14:paraId="61222EFA" w14:textId="5330EB8C" w:rsidR="008F4B8C" w:rsidRPr="00EB4922" w:rsidRDefault="001B5688" w:rsidP="008F4B8C">
      <w:pPr>
        <w:rPr>
          <w:iCs/>
        </w:rPr>
      </w:pPr>
      <w:hyperlink r:id="rId1547" w:history="1">
        <w:r w:rsidR="000B5C49">
          <w:rPr>
            <w:rStyle w:val="Hyperlink"/>
            <w:iCs/>
          </w:rPr>
          <w:t>R1-2203681</w:t>
        </w:r>
      </w:hyperlink>
      <w:r w:rsidR="008F4B8C" w:rsidRPr="00EB4922">
        <w:rPr>
          <w:iCs/>
        </w:rPr>
        <w:tab/>
        <w:t>Discussion on unified TCI framework extension for multi-TRP</w:t>
      </w:r>
      <w:r w:rsidR="008F4B8C" w:rsidRPr="00EB4922">
        <w:rPr>
          <w:iCs/>
        </w:rPr>
        <w:tab/>
        <w:t>NEC</w:t>
      </w:r>
    </w:p>
    <w:p w14:paraId="77711DE2" w14:textId="2BBE8B9B" w:rsidR="008F4B8C" w:rsidRPr="00EB4922" w:rsidRDefault="001B5688" w:rsidP="008F4B8C">
      <w:pPr>
        <w:rPr>
          <w:iCs/>
        </w:rPr>
      </w:pPr>
      <w:hyperlink r:id="rId1548" w:history="1">
        <w:r w:rsidR="000B5C49">
          <w:rPr>
            <w:rStyle w:val="Hyperlink"/>
            <w:iCs/>
          </w:rPr>
          <w:t>R1-2203723</w:t>
        </w:r>
      </w:hyperlink>
      <w:r w:rsidR="008F4B8C" w:rsidRPr="00EB4922">
        <w:rPr>
          <w:iCs/>
        </w:rPr>
        <w:tab/>
        <w:t>Consideration on Unified TCI framework for multi-TRP</w:t>
      </w:r>
      <w:r w:rsidR="008F4B8C" w:rsidRPr="00EB4922">
        <w:rPr>
          <w:iCs/>
        </w:rPr>
        <w:tab/>
        <w:t>Sony</w:t>
      </w:r>
    </w:p>
    <w:p w14:paraId="49946AFA" w14:textId="237D968A" w:rsidR="008F4B8C" w:rsidRPr="00EB4922" w:rsidRDefault="001B5688" w:rsidP="008F4B8C">
      <w:pPr>
        <w:rPr>
          <w:iCs/>
        </w:rPr>
      </w:pPr>
      <w:hyperlink r:id="rId1549" w:history="1">
        <w:r w:rsidR="000B5C49">
          <w:rPr>
            <w:rStyle w:val="Hyperlink"/>
            <w:iCs/>
          </w:rPr>
          <w:t>R1-2203793</w:t>
        </w:r>
      </w:hyperlink>
      <w:r w:rsidR="008F4B8C" w:rsidRPr="00EB4922">
        <w:rPr>
          <w:iCs/>
        </w:rPr>
        <w:tab/>
        <w:t>Unified TCI framework extension for multi-TRP</w:t>
      </w:r>
      <w:r w:rsidR="008F4B8C" w:rsidRPr="00EB4922">
        <w:rPr>
          <w:iCs/>
        </w:rPr>
        <w:tab/>
        <w:t>xiaomi</w:t>
      </w:r>
    </w:p>
    <w:p w14:paraId="5DD8C6AB" w14:textId="37C194E3" w:rsidR="008F4B8C" w:rsidRPr="00EB4922" w:rsidRDefault="001B5688" w:rsidP="008F4B8C">
      <w:pPr>
        <w:rPr>
          <w:iCs/>
        </w:rPr>
      </w:pPr>
      <w:hyperlink r:id="rId1550" w:history="1">
        <w:r w:rsidR="000B5C49">
          <w:rPr>
            <w:rStyle w:val="Hyperlink"/>
            <w:iCs/>
          </w:rPr>
          <w:t>R1-2203887</w:t>
        </w:r>
      </w:hyperlink>
      <w:r w:rsidR="008F4B8C" w:rsidRPr="00EB4922">
        <w:rPr>
          <w:iCs/>
        </w:rPr>
        <w:tab/>
        <w:t>Views on unified TCI extension focusing on m-TRP</w:t>
      </w:r>
      <w:r w:rsidR="008F4B8C" w:rsidRPr="00EB4922">
        <w:rPr>
          <w:iCs/>
        </w:rPr>
        <w:tab/>
        <w:t>Samsung</w:t>
      </w:r>
    </w:p>
    <w:p w14:paraId="604A83C2" w14:textId="026FAB63" w:rsidR="008F4B8C" w:rsidRPr="00EB4922" w:rsidRDefault="001B5688" w:rsidP="008F4B8C">
      <w:pPr>
        <w:rPr>
          <w:iCs/>
        </w:rPr>
      </w:pPr>
      <w:hyperlink r:id="rId1551" w:history="1">
        <w:r w:rsidR="000B5C49">
          <w:rPr>
            <w:rStyle w:val="Hyperlink"/>
            <w:iCs/>
          </w:rPr>
          <w:t>R1-2203953</w:t>
        </w:r>
      </w:hyperlink>
      <w:r w:rsidR="008F4B8C" w:rsidRPr="00EB4922">
        <w:rPr>
          <w:iCs/>
        </w:rPr>
        <w:tab/>
        <w:t>Unified TCI framework extension for multi-TRP</w:t>
      </w:r>
      <w:r w:rsidR="008F4B8C" w:rsidRPr="00EB4922">
        <w:rPr>
          <w:iCs/>
        </w:rPr>
        <w:tab/>
        <w:t>OPPO</w:t>
      </w:r>
    </w:p>
    <w:p w14:paraId="25AD8A10" w14:textId="7814233B" w:rsidR="008F4B8C" w:rsidRPr="00EB4922" w:rsidRDefault="001B5688" w:rsidP="008F4B8C">
      <w:pPr>
        <w:rPr>
          <w:iCs/>
        </w:rPr>
      </w:pPr>
      <w:hyperlink r:id="rId1552" w:history="1">
        <w:r w:rsidR="000B5C49">
          <w:rPr>
            <w:rStyle w:val="Hyperlink"/>
            <w:iCs/>
          </w:rPr>
          <w:t>R1-2204033</w:t>
        </w:r>
      </w:hyperlink>
      <w:r w:rsidR="008F4B8C" w:rsidRPr="00EB4922">
        <w:rPr>
          <w:iCs/>
        </w:rPr>
        <w:tab/>
        <w:t>Unified TCI framework extension for multi-TRP</w:t>
      </w:r>
      <w:r w:rsidR="008F4B8C" w:rsidRPr="00EB4922">
        <w:rPr>
          <w:iCs/>
        </w:rPr>
        <w:tab/>
        <w:t>Ericsson</w:t>
      </w:r>
    </w:p>
    <w:p w14:paraId="0D964076" w14:textId="7DB20C46" w:rsidR="008F4B8C" w:rsidRPr="00EB4922" w:rsidRDefault="001B5688" w:rsidP="008F4B8C">
      <w:pPr>
        <w:rPr>
          <w:iCs/>
        </w:rPr>
      </w:pPr>
      <w:hyperlink r:id="rId1553" w:history="1">
        <w:r w:rsidR="000B5C49">
          <w:rPr>
            <w:rStyle w:val="Hyperlink"/>
            <w:iCs/>
          </w:rPr>
          <w:t>R1-2204141</w:t>
        </w:r>
      </w:hyperlink>
      <w:r w:rsidR="008F4B8C" w:rsidRPr="00EB4922">
        <w:rPr>
          <w:iCs/>
        </w:rPr>
        <w:tab/>
        <w:t>Unified TCI framework extension for multi-TRP/panel</w:t>
      </w:r>
      <w:r w:rsidR="008F4B8C" w:rsidRPr="00EB4922">
        <w:rPr>
          <w:iCs/>
        </w:rPr>
        <w:tab/>
        <w:t>LG Electronics</w:t>
      </w:r>
    </w:p>
    <w:p w14:paraId="5833AEA1" w14:textId="474A67D2" w:rsidR="008F4B8C" w:rsidRPr="00EB4922" w:rsidRDefault="001B5688" w:rsidP="008F4B8C">
      <w:pPr>
        <w:rPr>
          <w:iCs/>
        </w:rPr>
      </w:pPr>
      <w:hyperlink r:id="rId1554" w:history="1">
        <w:r w:rsidR="000B5C49">
          <w:rPr>
            <w:rStyle w:val="Hyperlink"/>
            <w:iCs/>
          </w:rPr>
          <w:t>R1-2204162</w:t>
        </w:r>
      </w:hyperlink>
      <w:r w:rsidR="008F4B8C" w:rsidRPr="00EB4922">
        <w:rPr>
          <w:iCs/>
        </w:rPr>
        <w:tab/>
        <w:t>Discussion of unified TCI framework for multi-TRP</w:t>
      </w:r>
      <w:r w:rsidR="008F4B8C" w:rsidRPr="00EB4922">
        <w:rPr>
          <w:iCs/>
        </w:rPr>
        <w:tab/>
        <w:t>Lenovo</w:t>
      </w:r>
    </w:p>
    <w:p w14:paraId="51BF466E" w14:textId="65151253" w:rsidR="008F4B8C" w:rsidRPr="00EB4922" w:rsidRDefault="001B5688" w:rsidP="008F4B8C">
      <w:pPr>
        <w:rPr>
          <w:iCs/>
        </w:rPr>
      </w:pPr>
      <w:hyperlink r:id="rId1555" w:history="1">
        <w:r w:rsidR="000B5C49">
          <w:rPr>
            <w:rStyle w:val="Hyperlink"/>
            <w:iCs/>
          </w:rPr>
          <w:t>R1-2204229</w:t>
        </w:r>
      </w:hyperlink>
      <w:r w:rsidR="008F4B8C" w:rsidRPr="00EB4922">
        <w:rPr>
          <w:iCs/>
        </w:rPr>
        <w:tab/>
        <w:t>Views on unified TCI framework extension for multi-TRP</w:t>
      </w:r>
      <w:r w:rsidR="008F4B8C" w:rsidRPr="00EB4922">
        <w:rPr>
          <w:iCs/>
        </w:rPr>
        <w:tab/>
        <w:t>Apple</w:t>
      </w:r>
    </w:p>
    <w:p w14:paraId="31FDD20A" w14:textId="356FEAB4" w:rsidR="008F4B8C" w:rsidRPr="00EB4922" w:rsidRDefault="001B5688" w:rsidP="008F4B8C">
      <w:pPr>
        <w:rPr>
          <w:iCs/>
        </w:rPr>
      </w:pPr>
      <w:hyperlink r:id="rId1556" w:history="1">
        <w:r w:rsidR="000B5C49">
          <w:rPr>
            <w:rStyle w:val="Hyperlink"/>
            <w:iCs/>
          </w:rPr>
          <w:t>R1-2204287</w:t>
        </w:r>
      </w:hyperlink>
      <w:r w:rsidR="008F4B8C" w:rsidRPr="00EB4922">
        <w:rPr>
          <w:iCs/>
        </w:rPr>
        <w:tab/>
        <w:t>Discussion on unified TCI framework extension for multi-TRP</w:t>
      </w:r>
      <w:r w:rsidR="008F4B8C" w:rsidRPr="00EB4922">
        <w:rPr>
          <w:iCs/>
        </w:rPr>
        <w:tab/>
        <w:t>CMCC</w:t>
      </w:r>
    </w:p>
    <w:p w14:paraId="5ED7390E" w14:textId="173AEDC0" w:rsidR="008F4B8C" w:rsidRPr="00EB4922" w:rsidRDefault="001B5688" w:rsidP="008F4B8C">
      <w:pPr>
        <w:rPr>
          <w:iCs/>
        </w:rPr>
      </w:pPr>
      <w:hyperlink r:id="rId1557" w:history="1">
        <w:r w:rsidR="000B5C49">
          <w:rPr>
            <w:rStyle w:val="Hyperlink"/>
            <w:iCs/>
          </w:rPr>
          <w:t>R1-2204440</w:t>
        </w:r>
      </w:hyperlink>
      <w:r w:rsidR="008F4B8C" w:rsidRPr="00EB4922">
        <w:rPr>
          <w:iCs/>
        </w:rPr>
        <w:tab/>
        <w:t>Discussion on unified TCI framework extension for multi-TRP</w:t>
      </w:r>
      <w:r w:rsidR="008F4B8C" w:rsidRPr="00EB4922">
        <w:rPr>
          <w:iCs/>
        </w:rPr>
        <w:tab/>
        <w:t>ITRI</w:t>
      </w:r>
    </w:p>
    <w:p w14:paraId="4D96D7E8" w14:textId="702342EF" w:rsidR="008F4B8C" w:rsidRPr="00EB4922" w:rsidRDefault="001B5688" w:rsidP="008F4B8C">
      <w:pPr>
        <w:rPr>
          <w:iCs/>
        </w:rPr>
      </w:pPr>
      <w:hyperlink r:id="rId1558" w:history="1">
        <w:r w:rsidR="000B5C49">
          <w:rPr>
            <w:rStyle w:val="Hyperlink"/>
            <w:iCs/>
          </w:rPr>
          <w:t>R1-2204506</w:t>
        </w:r>
      </w:hyperlink>
      <w:r w:rsidR="008F4B8C" w:rsidRPr="00EB4922">
        <w:rPr>
          <w:iCs/>
        </w:rPr>
        <w:tab/>
        <w:t>Unified TCI framework extension for multi-TRP</w:t>
      </w:r>
      <w:r w:rsidR="008F4B8C" w:rsidRPr="00EB4922">
        <w:rPr>
          <w:iCs/>
        </w:rPr>
        <w:tab/>
        <w:t>Sharp</w:t>
      </w:r>
    </w:p>
    <w:p w14:paraId="2EE5BBD2" w14:textId="726B049B" w:rsidR="008F4B8C" w:rsidRPr="00EB4922" w:rsidRDefault="001B5688" w:rsidP="008F4B8C">
      <w:pPr>
        <w:rPr>
          <w:iCs/>
        </w:rPr>
      </w:pPr>
      <w:hyperlink r:id="rId1559" w:history="1">
        <w:r w:rsidR="000B5C49">
          <w:rPr>
            <w:rStyle w:val="Hyperlink"/>
            <w:iCs/>
          </w:rPr>
          <w:t>R1-2204538</w:t>
        </w:r>
      </w:hyperlink>
      <w:r w:rsidR="008F4B8C" w:rsidRPr="00EB4922">
        <w:rPr>
          <w:iCs/>
        </w:rPr>
        <w:tab/>
        <w:t>Unified TCI framework extension for multi-TRP</w:t>
      </w:r>
      <w:r w:rsidR="008F4B8C" w:rsidRPr="00EB4922">
        <w:rPr>
          <w:iCs/>
        </w:rPr>
        <w:tab/>
        <w:t>Nokia, Nokia Shanghai Bell</w:t>
      </w:r>
    </w:p>
    <w:p w14:paraId="3E632747" w14:textId="2DF1CD8A" w:rsidR="008F4B8C" w:rsidRPr="00EB4922" w:rsidRDefault="001B5688" w:rsidP="008F4B8C">
      <w:pPr>
        <w:rPr>
          <w:iCs/>
        </w:rPr>
      </w:pPr>
      <w:hyperlink r:id="rId1560" w:history="1">
        <w:r w:rsidR="000B5C49">
          <w:rPr>
            <w:rStyle w:val="Hyperlink"/>
            <w:iCs/>
          </w:rPr>
          <w:t>R1-2204584</w:t>
        </w:r>
      </w:hyperlink>
      <w:r w:rsidR="008F4B8C" w:rsidRPr="00EB4922">
        <w:rPr>
          <w:iCs/>
        </w:rPr>
        <w:tab/>
        <w:t>Enhancement on unified TCI framework for multi-TRP</w:t>
      </w:r>
      <w:r w:rsidR="008F4B8C" w:rsidRPr="00EB4922">
        <w:rPr>
          <w:iCs/>
        </w:rPr>
        <w:tab/>
        <w:t>Transsion Holdings</w:t>
      </w:r>
    </w:p>
    <w:p w14:paraId="7CE6AD46" w14:textId="04B0E3C4" w:rsidR="008F4B8C" w:rsidRPr="00EB4922" w:rsidRDefault="001B5688" w:rsidP="008F4B8C">
      <w:pPr>
        <w:rPr>
          <w:iCs/>
        </w:rPr>
      </w:pPr>
      <w:hyperlink r:id="rId1561" w:history="1">
        <w:r w:rsidR="000B5C49">
          <w:rPr>
            <w:rStyle w:val="Hyperlink"/>
            <w:iCs/>
          </w:rPr>
          <w:t>R1-2204678</w:t>
        </w:r>
      </w:hyperlink>
      <w:r w:rsidR="008F4B8C" w:rsidRPr="00EB4922">
        <w:rPr>
          <w:iCs/>
        </w:rPr>
        <w:tab/>
        <w:t>Multi-TRP enhancements for the unified TCI framework</w:t>
      </w:r>
      <w:r w:rsidR="008F4B8C" w:rsidRPr="00EB4922">
        <w:rPr>
          <w:iCs/>
        </w:rPr>
        <w:tab/>
        <w:t>Fraunhofer IIS, Fraunhofer HHI</w:t>
      </w:r>
    </w:p>
    <w:p w14:paraId="615A334A" w14:textId="55AF67D8" w:rsidR="008F4B8C" w:rsidRPr="00EB4922" w:rsidRDefault="001B5688" w:rsidP="008F4B8C">
      <w:pPr>
        <w:rPr>
          <w:iCs/>
        </w:rPr>
      </w:pPr>
      <w:hyperlink r:id="rId1562" w:history="1">
        <w:r w:rsidR="000B5C49">
          <w:rPr>
            <w:rStyle w:val="Hyperlink"/>
            <w:iCs/>
          </w:rPr>
          <w:t>R1-2204785</w:t>
        </w:r>
      </w:hyperlink>
      <w:r w:rsidR="008F4B8C" w:rsidRPr="00EB4922">
        <w:rPr>
          <w:iCs/>
        </w:rPr>
        <w:tab/>
        <w:t>On Unified TCI framework for mTRP</w:t>
      </w:r>
      <w:r w:rsidR="008F4B8C" w:rsidRPr="00EB4922">
        <w:rPr>
          <w:iCs/>
        </w:rPr>
        <w:tab/>
        <w:t>Intel Corporation</w:t>
      </w:r>
    </w:p>
    <w:p w14:paraId="5C6E8356" w14:textId="0B9A3144" w:rsidR="008F4B8C" w:rsidRPr="00EB4922" w:rsidRDefault="001B5688" w:rsidP="008F4B8C">
      <w:pPr>
        <w:rPr>
          <w:iCs/>
        </w:rPr>
      </w:pPr>
      <w:hyperlink r:id="rId1563" w:history="1">
        <w:r w:rsidR="000B5C49">
          <w:rPr>
            <w:rStyle w:val="Hyperlink"/>
            <w:iCs/>
          </w:rPr>
          <w:t>R1-2204857</w:t>
        </w:r>
      </w:hyperlink>
      <w:r w:rsidR="008F4B8C" w:rsidRPr="00EB4922">
        <w:rPr>
          <w:iCs/>
        </w:rPr>
        <w:tab/>
        <w:t>Unified TCI framework extension for multi-TRP</w:t>
      </w:r>
      <w:r w:rsidR="008F4B8C" w:rsidRPr="00EB4922">
        <w:rPr>
          <w:iCs/>
        </w:rPr>
        <w:tab/>
        <w:t>AT&amp;T</w:t>
      </w:r>
    </w:p>
    <w:p w14:paraId="16B151D6" w14:textId="64D47D76" w:rsidR="008F4B8C" w:rsidRPr="00EB4922" w:rsidRDefault="001B5688" w:rsidP="008F4B8C">
      <w:pPr>
        <w:rPr>
          <w:iCs/>
        </w:rPr>
      </w:pPr>
      <w:hyperlink r:id="rId1564" w:history="1">
        <w:r w:rsidR="000B5C49">
          <w:rPr>
            <w:rStyle w:val="Hyperlink"/>
            <w:iCs/>
          </w:rPr>
          <w:t>R1-2205014</w:t>
        </w:r>
      </w:hyperlink>
      <w:r w:rsidR="008F4B8C" w:rsidRPr="00EB4922">
        <w:rPr>
          <w:iCs/>
        </w:rPr>
        <w:tab/>
        <w:t>Extension of unified TCI framework for mTRP</w:t>
      </w:r>
      <w:r w:rsidR="008F4B8C" w:rsidRPr="00EB4922">
        <w:rPr>
          <w:iCs/>
        </w:rPr>
        <w:tab/>
        <w:t>Qualcomm Incorporated</w:t>
      </w:r>
    </w:p>
    <w:p w14:paraId="2B9D3F2F" w14:textId="7B92D541" w:rsidR="008F4B8C" w:rsidRPr="00EB4922" w:rsidRDefault="001B5688" w:rsidP="008F4B8C">
      <w:pPr>
        <w:rPr>
          <w:iCs/>
        </w:rPr>
      </w:pPr>
      <w:hyperlink r:id="rId1565" w:history="1">
        <w:r w:rsidR="000B5C49">
          <w:rPr>
            <w:rStyle w:val="Hyperlink"/>
            <w:iCs/>
          </w:rPr>
          <w:t>R1-2205071</w:t>
        </w:r>
      </w:hyperlink>
      <w:r w:rsidR="008F4B8C" w:rsidRPr="00EB4922">
        <w:rPr>
          <w:iCs/>
        </w:rPr>
        <w:tab/>
        <w:t>Discussion on unified TCI framework extension for multi-TRP</w:t>
      </w:r>
      <w:r w:rsidR="008F4B8C" w:rsidRPr="00EB4922">
        <w:rPr>
          <w:iCs/>
        </w:rPr>
        <w:tab/>
        <w:t>FGI</w:t>
      </w:r>
    </w:p>
    <w:p w14:paraId="7D8CBEB7" w14:textId="7336617A" w:rsidR="002F3ECD" w:rsidRDefault="001B5688" w:rsidP="002F3ECD">
      <w:hyperlink r:id="rId1566" w:history="1">
        <w:r w:rsidR="000B5C49">
          <w:rPr>
            <w:rStyle w:val="Hyperlink"/>
          </w:rPr>
          <w:t>R1-2205074</w:t>
        </w:r>
      </w:hyperlink>
      <w:r w:rsidR="002F3ECD">
        <w:tab/>
        <w:t>Considerations on unified TCI for mTRP</w:t>
      </w:r>
      <w:r w:rsidR="002F3ECD">
        <w:tab/>
        <w:t>Fujitsu Limited</w:t>
      </w:r>
    </w:p>
    <w:p w14:paraId="43397FFE" w14:textId="2C0A26EF" w:rsidR="002F3ECD" w:rsidRDefault="002F3ECD" w:rsidP="002F3ECD"/>
    <w:p w14:paraId="150E9F30" w14:textId="77777777" w:rsidR="002F3ECD" w:rsidRPr="00C66231" w:rsidRDefault="002F3ECD" w:rsidP="002F3ECD">
      <w:pPr>
        <w:rPr>
          <w:lang w:eastAsia="x-none"/>
        </w:rPr>
      </w:pPr>
      <w:r w:rsidRPr="00C66231">
        <w:rPr>
          <w:lang w:eastAsia="x-none"/>
        </w:rPr>
        <w:t>[109-e-R18-MIMO-01] – Darcy (MediaTek)</w:t>
      </w:r>
    </w:p>
    <w:p w14:paraId="290FE42A" w14:textId="3CE76B5D" w:rsidR="002F3ECD" w:rsidRPr="00C66231" w:rsidRDefault="002F3ECD" w:rsidP="002F3ECD">
      <w:pPr>
        <w:rPr>
          <w:lang w:eastAsia="x-none"/>
        </w:rPr>
      </w:pPr>
      <w:r w:rsidRPr="00C66231">
        <w:rPr>
          <w:lang w:eastAsia="x-none"/>
        </w:rPr>
        <w:t>Email discussion on unified TCI framework extension for multi-TRP by May 20</w:t>
      </w:r>
    </w:p>
    <w:p w14:paraId="61B0FABF" w14:textId="77777777" w:rsidR="002F3ECD" w:rsidRPr="00C66231" w:rsidRDefault="002F3ECD" w:rsidP="007A297D">
      <w:pPr>
        <w:numPr>
          <w:ilvl w:val="0"/>
          <w:numId w:val="75"/>
        </w:numPr>
        <w:rPr>
          <w:lang w:eastAsia="x-none"/>
        </w:rPr>
      </w:pPr>
      <w:r w:rsidRPr="00C66231">
        <w:rPr>
          <w:lang w:eastAsia="x-none"/>
        </w:rPr>
        <w:t>Check points: May 12, May 18, May 20</w:t>
      </w:r>
    </w:p>
    <w:p w14:paraId="28750CCF" w14:textId="2FA19A6F" w:rsidR="002F3ECD" w:rsidRPr="00C66231" w:rsidRDefault="001B5688" w:rsidP="002F3ECD">
      <w:pPr>
        <w:rPr>
          <w:b/>
          <w:bCs/>
        </w:rPr>
      </w:pPr>
      <w:hyperlink r:id="rId1567" w:history="1">
        <w:r w:rsidR="000B5C49">
          <w:rPr>
            <w:rStyle w:val="Hyperlink"/>
            <w:b/>
            <w:bCs/>
          </w:rPr>
          <w:t>R1-2205225</w:t>
        </w:r>
      </w:hyperlink>
      <w:r w:rsidR="002F3ECD" w:rsidRPr="00C66231">
        <w:rPr>
          <w:b/>
          <w:bCs/>
        </w:rPr>
        <w:tab/>
        <w:t>Moderator summary on extension of unified TCI framework for MTRP (Round 1)</w:t>
      </w:r>
      <w:r w:rsidR="002F3ECD" w:rsidRPr="00C66231">
        <w:rPr>
          <w:b/>
          <w:bCs/>
        </w:rPr>
        <w:tab/>
        <w:t>Moderator (MediaTek Inc.)</w:t>
      </w:r>
    </w:p>
    <w:p w14:paraId="57FD38B3" w14:textId="4DC477A0" w:rsidR="002F3ECD" w:rsidRDefault="00C66231" w:rsidP="002F3ECD">
      <w:r>
        <w:t>From May 12</w:t>
      </w:r>
      <w:r w:rsidRPr="00C66231">
        <w:rPr>
          <w:vertAlign w:val="superscript"/>
        </w:rPr>
        <w:t>th</w:t>
      </w:r>
      <w:r>
        <w:t xml:space="preserve"> GTW session</w:t>
      </w:r>
    </w:p>
    <w:p w14:paraId="299BF73B" w14:textId="77777777" w:rsidR="00C66231" w:rsidRPr="005F7373" w:rsidRDefault="00C66231" w:rsidP="00C66231">
      <w:pPr>
        <w:rPr>
          <w:iCs/>
        </w:rPr>
      </w:pPr>
      <w:r w:rsidRPr="005F7373">
        <w:rPr>
          <w:rFonts w:hint="eastAsia"/>
          <w:iCs/>
        </w:rPr>
        <w:t>P</w:t>
      </w:r>
      <w:r w:rsidRPr="005F7373">
        <w:rPr>
          <w:iCs/>
        </w:rPr>
        <w:t>roposal 1.B-2:</w:t>
      </w:r>
    </w:p>
    <w:p w14:paraId="5F6854BE" w14:textId="77777777" w:rsidR="00C66231" w:rsidRPr="006265A1" w:rsidRDefault="00C66231" w:rsidP="00C66231">
      <w:pPr>
        <w:rPr>
          <w:iCs/>
        </w:rPr>
      </w:pPr>
      <w:r w:rsidRPr="006265A1">
        <w:rPr>
          <w:iCs/>
        </w:rPr>
        <w:t>On unified TCI framework extension, support up to 4 indicated TCI states in a CC/BWP for MTRP operation</w:t>
      </w:r>
    </w:p>
    <w:p w14:paraId="4087F3B6" w14:textId="77777777" w:rsidR="00C66231" w:rsidRPr="006265A1" w:rsidRDefault="00C66231" w:rsidP="00CF6E6D">
      <w:pPr>
        <w:pStyle w:val="ListParagraph"/>
        <w:numPr>
          <w:ilvl w:val="0"/>
          <w:numId w:val="186"/>
        </w:numPr>
        <w:overflowPunct/>
        <w:autoSpaceDE/>
        <w:autoSpaceDN/>
        <w:adjustRightInd/>
        <w:spacing w:after="160" w:line="259" w:lineRule="auto"/>
        <w:ind w:left="851" w:hanging="425"/>
        <w:textAlignment w:val="auto"/>
      </w:pPr>
      <w:r w:rsidRPr="006265A1">
        <w:rPr>
          <w:rFonts w:eastAsia="PMingLiU" w:hint="eastAsia"/>
          <w:lang w:eastAsia="zh-TW"/>
        </w:rPr>
        <w:t>T</w:t>
      </w:r>
      <w:r w:rsidRPr="006265A1">
        <w:rPr>
          <w:rFonts w:eastAsia="PMingLiU"/>
          <w:lang w:eastAsia="zh-TW"/>
        </w:rPr>
        <w:t>he indicated TCI states are updated by MAC-CE or DCI with the necessary MAC-CE based TCI state activation</w:t>
      </w:r>
    </w:p>
    <w:p w14:paraId="3A9D5C2B" w14:textId="77777777" w:rsidR="00C66231" w:rsidRPr="006265A1" w:rsidRDefault="00C66231" w:rsidP="00CF6E6D">
      <w:pPr>
        <w:pStyle w:val="ListParagraph"/>
        <w:numPr>
          <w:ilvl w:val="0"/>
          <w:numId w:val="186"/>
        </w:numPr>
        <w:overflowPunct/>
        <w:autoSpaceDE/>
        <w:autoSpaceDN/>
        <w:adjustRightInd/>
        <w:spacing w:after="160" w:line="259" w:lineRule="auto"/>
        <w:ind w:left="851" w:hanging="425"/>
        <w:textAlignment w:val="auto"/>
      </w:pPr>
      <w:r w:rsidRPr="006265A1">
        <w:rPr>
          <w:rFonts w:eastAsia="PMingLiU" w:hint="eastAsia"/>
          <w:lang w:eastAsia="zh-TW"/>
        </w:rPr>
        <w:t>T</w:t>
      </w:r>
      <w:r w:rsidRPr="006265A1">
        <w:rPr>
          <w:rFonts w:eastAsia="PMingLiU"/>
          <w:lang w:eastAsia="zh-TW"/>
        </w:rPr>
        <w:t>he UE can be provided with one of the following combinations</w:t>
      </w:r>
      <w:r w:rsidRPr="006265A1">
        <w:rPr>
          <w:rFonts w:eastAsia="PMingLiU" w:hint="eastAsia"/>
          <w:lang w:eastAsia="zh-TW"/>
        </w:rPr>
        <w:t xml:space="preserve"> </w:t>
      </w:r>
      <w:r w:rsidRPr="006265A1">
        <w:rPr>
          <w:rFonts w:eastAsia="PMingLiU"/>
          <w:lang w:eastAsia="zh-TW"/>
        </w:rPr>
        <w:t>of indicated TCI states f</w:t>
      </w:r>
      <w:r w:rsidRPr="006265A1">
        <w:t>or DL and/or UL MTRP operations in a CC/BWP</w:t>
      </w:r>
      <w:r w:rsidRPr="006265A1">
        <w:rPr>
          <w:rFonts w:eastAsia="PMingLiU"/>
          <w:lang w:eastAsia="zh-TW"/>
        </w:rPr>
        <w:t>:</w:t>
      </w:r>
    </w:p>
    <w:p w14:paraId="41E5A94D" w14:textId="77777777" w:rsidR="00C66231" w:rsidRPr="006265A1" w:rsidRDefault="00C66231" w:rsidP="00CF6E6D">
      <w:pPr>
        <w:pStyle w:val="ListParagraph"/>
        <w:numPr>
          <w:ilvl w:val="2"/>
          <w:numId w:val="186"/>
        </w:numPr>
        <w:overflowPunct/>
        <w:autoSpaceDE/>
        <w:autoSpaceDN/>
        <w:adjustRightInd/>
        <w:spacing w:after="160" w:line="259" w:lineRule="auto"/>
        <w:textAlignment w:val="auto"/>
      </w:pPr>
      <w:r w:rsidRPr="006265A1">
        <w:rPr>
          <w:rFonts w:eastAsia="PMingLiU"/>
          <w:lang w:eastAsia="zh-TW"/>
        </w:rPr>
        <w:t xml:space="preserve">1 </w:t>
      </w:r>
      <w:r w:rsidRPr="006265A1">
        <w:rPr>
          <w:rFonts w:eastAsia="PMingLiU" w:hint="eastAsia"/>
          <w:lang w:eastAsia="zh-TW"/>
        </w:rPr>
        <w:t>i</w:t>
      </w:r>
      <w:r w:rsidRPr="006265A1">
        <w:rPr>
          <w:rFonts w:eastAsia="PMingLiU"/>
          <w:lang w:eastAsia="zh-TW"/>
        </w:rPr>
        <w:t xml:space="preserve">ndicated joint TCI state + 1 </w:t>
      </w:r>
      <w:r w:rsidRPr="006265A1">
        <w:rPr>
          <w:rFonts w:eastAsia="PMingLiU" w:hint="eastAsia"/>
          <w:lang w:eastAsia="zh-TW"/>
        </w:rPr>
        <w:t>i</w:t>
      </w:r>
      <w:r w:rsidRPr="006265A1">
        <w:rPr>
          <w:rFonts w:eastAsia="PMingLiU"/>
          <w:lang w:eastAsia="zh-TW"/>
        </w:rPr>
        <w:t>ndicated joint TCI state</w:t>
      </w:r>
    </w:p>
    <w:p w14:paraId="229CB3FC" w14:textId="77777777" w:rsidR="00C66231" w:rsidRPr="006265A1" w:rsidRDefault="00C66231" w:rsidP="00CF6E6D">
      <w:pPr>
        <w:pStyle w:val="ListParagraph"/>
        <w:numPr>
          <w:ilvl w:val="2"/>
          <w:numId w:val="186"/>
        </w:numPr>
        <w:overflowPunct/>
        <w:autoSpaceDE/>
        <w:autoSpaceDN/>
        <w:adjustRightInd/>
        <w:spacing w:after="160" w:line="259" w:lineRule="auto"/>
        <w:textAlignment w:val="auto"/>
      </w:pPr>
      <w:r w:rsidRPr="006265A1">
        <w:rPr>
          <w:rFonts w:eastAsia="PMingLiU"/>
          <w:lang w:eastAsia="zh-TW"/>
        </w:rPr>
        <w:t xml:space="preserve">1 pair of </w:t>
      </w:r>
      <w:r w:rsidRPr="006265A1">
        <w:rPr>
          <w:rFonts w:eastAsia="PMingLiU" w:hint="eastAsia"/>
          <w:lang w:eastAsia="zh-TW"/>
        </w:rPr>
        <w:t>i</w:t>
      </w:r>
      <w:r w:rsidRPr="006265A1">
        <w:rPr>
          <w:rFonts w:eastAsia="PMingLiU"/>
          <w:lang w:eastAsia="zh-TW"/>
        </w:rPr>
        <w:t xml:space="preserve">ndicated DL and UL TCI states + 1 pair of </w:t>
      </w:r>
      <w:r w:rsidRPr="006265A1">
        <w:rPr>
          <w:rFonts w:eastAsia="PMingLiU" w:hint="eastAsia"/>
          <w:lang w:eastAsia="zh-TW"/>
        </w:rPr>
        <w:t>i</w:t>
      </w:r>
      <w:r w:rsidRPr="006265A1">
        <w:rPr>
          <w:rFonts w:eastAsia="PMingLiU"/>
          <w:lang w:eastAsia="zh-TW"/>
        </w:rPr>
        <w:t>ndicated DL and UL TCI states</w:t>
      </w:r>
    </w:p>
    <w:p w14:paraId="70B1892F" w14:textId="77777777" w:rsidR="00C66231" w:rsidRPr="006265A1" w:rsidRDefault="00C66231" w:rsidP="00CF6E6D">
      <w:pPr>
        <w:pStyle w:val="ListParagraph"/>
        <w:numPr>
          <w:ilvl w:val="2"/>
          <w:numId w:val="186"/>
        </w:numPr>
        <w:overflowPunct/>
        <w:autoSpaceDE/>
        <w:autoSpaceDN/>
        <w:adjustRightInd/>
        <w:spacing w:after="160" w:line="259" w:lineRule="auto"/>
        <w:textAlignment w:val="auto"/>
      </w:pPr>
      <w:r w:rsidRPr="006265A1">
        <w:rPr>
          <w:rFonts w:eastAsia="PMingLiU"/>
          <w:lang w:eastAsia="zh-TW"/>
        </w:rPr>
        <w:t xml:space="preserve">1 pair of </w:t>
      </w:r>
      <w:r w:rsidRPr="006265A1">
        <w:rPr>
          <w:rFonts w:eastAsia="PMingLiU" w:hint="eastAsia"/>
          <w:lang w:eastAsia="zh-TW"/>
        </w:rPr>
        <w:t>i</w:t>
      </w:r>
      <w:r w:rsidRPr="006265A1">
        <w:rPr>
          <w:rFonts w:eastAsia="PMingLiU"/>
          <w:lang w:eastAsia="zh-TW"/>
        </w:rPr>
        <w:t xml:space="preserve">ndicated DL and UL TCI states + 1 </w:t>
      </w:r>
      <w:r w:rsidRPr="006265A1">
        <w:rPr>
          <w:rFonts w:eastAsia="PMingLiU" w:hint="eastAsia"/>
          <w:lang w:eastAsia="zh-TW"/>
        </w:rPr>
        <w:t>i</w:t>
      </w:r>
      <w:r w:rsidRPr="006265A1">
        <w:rPr>
          <w:rFonts w:eastAsia="PMingLiU"/>
          <w:lang w:eastAsia="zh-TW"/>
        </w:rPr>
        <w:t>ndicated DL TCI state</w:t>
      </w:r>
    </w:p>
    <w:p w14:paraId="65E8CA94" w14:textId="77777777" w:rsidR="00C66231" w:rsidRPr="006265A1" w:rsidRDefault="00C66231" w:rsidP="00CF6E6D">
      <w:pPr>
        <w:pStyle w:val="ListParagraph"/>
        <w:numPr>
          <w:ilvl w:val="2"/>
          <w:numId w:val="186"/>
        </w:numPr>
        <w:overflowPunct/>
        <w:autoSpaceDE/>
        <w:autoSpaceDN/>
        <w:adjustRightInd/>
        <w:spacing w:after="160" w:line="259" w:lineRule="auto"/>
        <w:textAlignment w:val="auto"/>
      </w:pPr>
      <w:r w:rsidRPr="006265A1">
        <w:rPr>
          <w:rFonts w:eastAsia="PMingLiU"/>
          <w:lang w:eastAsia="zh-TW"/>
        </w:rPr>
        <w:t xml:space="preserve">1 pair of </w:t>
      </w:r>
      <w:r w:rsidRPr="006265A1">
        <w:rPr>
          <w:rFonts w:eastAsia="PMingLiU" w:hint="eastAsia"/>
          <w:lang w:eastAsia="zh-TW"/>
        </w:rPr>
        <w:t>i</w:t>
      </w:r>
      <w:r w:rsidRPr="006265A1">
        <w:rPr>
          <w:rFonts w:eastAsia="PMingLiU"/>
          <w:lang w:eastAsia="zh-TW"/>
        </w:rPr>
        <w:t xml:space="preserve">ndicated DL and UL TCI states + 1 </w:t>
      </w:r>
      <w:r w:rsidRPr="006265A1">
        <w:rPr>
          <w:rFonts w:eastAsia="PMingLiU" w:hint="eastAsia"/>
          <w:lang w:eastAsia="zh-TW"/>
        </w:rPr>
        <w:t>i</w:t>
      </w:r>
      <w:r w:rsidRPr="006265A1">
        <w:rPr>
          <w:rFonts w:eastAsia="PMingLiU"/>
          <w:lang w:eastAsia="zh-TW"/>
        </w:rPr>
        <w:t>ndicated UL TCI state</w:t>
      </w:r>
    </w:p>
    <w:p w14:paraId="2EB08F5F" w14:textId="77777777" w:rsidR="00C66231" w:rsidRPr="006265A1" w:rsidRDefault="00C66231" w:rsidP="00CF6E6D">
      <w:pPr>
        <w:pStyle w:val="ListParagraph"/>
        <w:numPr>
          <w:ilvl w:val="2"/>
          <w:numId w:val="186"/>
        </w:numPr>
        <w:overflowPunct/>
        <w:autoSpaceDE/>
        <w:autoSpaceDN/>
        <w:adjustRightInd/>
        <w:spacing w:after="160" w:line="259" w:lineRule="auto"/>
        <w:textAlignment w:val="auto"/>
        <w:rPr>
          <w:rFonts w:eastAsia="PMingLiU"/>
          <w:lang w:eastAsia="zh-TW"/>
        </w:rPr>
      </w:pPr>
      <w:r w:rsidRPr="006265A1">
        <w:rPr>
          <w:rFonts w:eastAsia="PMingLiU" w:hint="eastAsia"/>
          <w:lang w:eastAsia="zh-TW"/>
        </w:rPr>
        <w:t>F</w:t>
      </w:r>
      <w:r w:rsidRPr="006265A1">
        <w:rPr>
          <w:rFonts w:eastAsia="PMingLiU"/>
          <w:lang w:eastAsia="zh-TW"/>
        </w:rPr>
        <w:t xml:space="preserve">FS: 1 indicated joint TCI state + 1 pair of </w:t>
      </w:r>
      <w:r w:rsidRPr="006265A1">
        <w:rPr>
          <w:rFonts w:eastAsia="PMingLiU" w:hint="eastAsia"/>
          <w:lang w:eastAsia="zh-TW"/>
        </w:rPr>
        <w:t>i</w:t>
      </w:r>
      <w:r w:rsidRPr="006265A1">
        <w:rPr>
          <w:rFonts w:eastAsia="PMingLiU"/>
          <w:lang w:eastAsia="zh-TW"/>
        </w:rPr>
        <w:t>ndicated DL and UL TCI states</w:t>
      </w:r>
    </w:p>
    <w:p w14:paraId="4678EFCD" w14:textId="77777777" w:rsidR="00C66231" w:rsidRPr="006265A1" w:rsidRDefault="00C66231" w:rsidP="00CF6E6D">
      <w:pPr>
        <w:pStyle w:val="ListParagraph"/>
        <w:numPr>
          <w:ilvl w:val="2"/>
          <w:numId w:val="186"/>
        </w:numPr>
        <w:overflowPunct/>
        <w:autoSpaceDE/>
        <w:autoSpaceDN/>
        <w:adjustRightInd/>
        <w:spacing w:after="160" w:line="259" w:lineRule="auto"/>
        <w:textAlignment w:val="auto"/>
        <w:rPr>
          <w:rFonts w:eastAsia="PMingLiU"/>
          <w:lang w:eastAsia="zh-TW"/>
        </w:rPr>
      </w:pPr>
      <w:r w:rsidRPr="006265A1">
        <w:rPr>
          <w:rFonts w:eastAsia="PMingLiU" w:hint="eastAsia"/>
          <w:lang w:eastAsia="zh-TW"/>
        </w:rPr>
        <w:lastRenderedPageBreak/>
        <w:t xml:space="preserve">FFS: </w:t>
      </w:r>
      <w:r w:rsidRPr="006265A1">
        <w:rPr>
          <w:rFonts w:eastAsia="PMingLiU"/>
          <w:lang w:eastAsia="zh-TW"/>
        </w:rPr>
        <w:t xml:space="preserve">1 indicated joint TCI state + 1 </w:t>
      </w:r>
      <w:r w:rsidRPr="006265A1">
        <w:rPr>
          <w:rFonts w:eastAsia="PMingLiU" w:hint="eastAsia"/>
          <w:lang w:eastAsia="zh-TW"/>
        </w:rPr>
        <w:t>i</w:t>
      </w:r>
      <w:r w:rsidRPr="006265A1">
        <w:rPr>
          <w:rFonts w:eastAsia="PMingLiU"/>
          <w:lang w:eastAsia="zh-TW"/>
        </w:rPr>
        <w:t>ndicated DL TCI state</w:t>
      </w:r>
    </w:p>
    <w:p w14:paraId="28945F78" w14:textId="77777777" w:rsidR="00C66231" w:rsidRPr="006265A1" w:rsidRDefault="00C66231" w:rsidP="00CF6E6D">
      <w:pPr>
        <w:pStyle w:val="ListParagraph"/>
        <w:numPr>
          <w:ilvl w:val="2"/>
          <w:numId w:val="186"/>
        </w:numPr>
        <w:overflowPunct/>
        <w:autoSpaceDE/>
        <w:autoSpaceDN/>
        <w:adjustRightInd/>
        <w:spacing w:after="160" w:line="259" w:lineRule="auto"/>
        <w:textAlignment w:val="auto"/>
        <w:rPr>
          <w:rFonts w:eastAsia="PMingLiU"/>
          <w:lang w:eastAsia="zh-TW"/>
        </w:rPr>
      </w:pPr>
      <w:r w:rsidRPr="006265A1">
        <w:rPr>
          <w:rFonts w:eastAsia="PMingLiU" w:hint="eastAsia"/>
          <w:lang w:eastAsia="zh-TW"/>
        </w:rPr>
        <w:t xml:space="preserve">FFS: </w:t>
      </w:r>
      <w:r w:rsidRPr="006265A1">
        <w:rPr>
          <w:rFonts w:eastAsia="PMingLiU"/>
          <w:lang w:eastAsia="zh-TW"/>
        </w:rPr>
        <w:t xml:space="preserve">1 indicated joint TCI state + 1 </w:t>
      </w:r>
      <w:r w:rsidRPr="006265A1">
        <w:rPr>
          <w:rFonts w:eastAsia="PMingLiU" w:hint="eastAsia"/>
          <w:lang w:eastAsia="zh-TW"/>
        </w:rPr>
        <w:t>i</w:t>
      </w:r>
      <w:r w:rsidRPr="006265A1">
        <w:rPr>
          <w:rFonts w:eastAsia="PMingLiU"/>
          <w:lang w:eastAsia="zh-TW"/>
        </w:rPr>
        <w:t>ndicated UL TCI state</w:t>
      </w:r>
    </w:p>
    <w:p w14:paraId="5F1F49D2" w14:textId="77777777" w:rsidR="00C66231" w:rsidRPr="006265A1" w:rsidRDefault="00C66231" w:rsidP="00CF6E6D">
      <w:pPr>
        <w:pStyle w:val="ListParagraph"/>
        <w:numPr>
          <w:ilvl w:val="1"/>
          <w:numId w:val="186"/>
        </w:numPr>
        <w:overflowPunct/>
        <w:autoSpaceDE/>
        <w:autoSpaceDN/>
        <w:adjustRightInd/>
        <w:spacing w:after="160" w:line="259" w:lineRule="auto"/>
        <w:ind w:left="851" w:hanging="425"/>
        <w:textAlignment w:val="auto"/>
      </w:pPr>
      <w:r w:rsidRPr="006265A1">
        <w:rPr>
          <w:rFonts w:eastAsia="PMingLiU" w:hint="eastAsia"/>
          <w:lang w:eastAsia="zh-TW"/>
        </w:rPr>
        <w:t>F</w:t>
      </w:r>
      <w:r w:rsidRPr="006265A1">
        <w:rPr>
          <w:rFonts w:eastAsia="PMingLiU"/>
          <w:lang w:eastAsia="zh-TW"/>
        </w:rPr>
        <w:t>FS: How to provide one of above combinations for a CC/BWP</w:t>
      </w:r>
    </w:p>
    <w:p w14:paraId="4E5FE537" w14:textId="77777777" w:rsidR="00C66231" w:rsidRPr="006265A1" w:rsidRDefault="00C66231" w:rsidP="00CF6E6D">
      <w:pPr>
        <w:pStyle w:val="ListParagraph"/>
        <w:numPr>
          <w:ilvl w:val="1"/>
          <w:numId w:val="186"/>
        </w:numPr>
        <w:overflowPunct/>
        <w:autoSpaceDE/>
        <w:autoSpaceDN/>
        <w:adjustRightInd/>
        <w:spacing w:after="160" w:line="259" w:lineRule="auto"/>
        <w:ind w:left="851" w:hanging="425"/>
        <w:textAlignment w:val="auto"/>
      </w:pPr>
      <w:r w:rsidRPr="006265A1">
        <w:t>FFS: Details of update and activation for the indicated TCI states for S-DCI based MTRP</w:t>
      </w:r>
    </w:p>
    <w:p w14:paraId="4FE94659" w14:textId="77777777" w:rsidR="00C66231" w:rsidRPr="006265A1" w:rsidRDefault="00C66231" w:rsidP="00CF6E6D">
      <w:pPr>
        <w:pStyle w:val="ListParagraph"/>
        <w:numPr>
          <w:ilvl w:val="1"/>
          <w:numId w:val="186"/>
        </w:numPr>
        <w:overflowPunct/>
        <w:autoSpaceDE/>
        <w:autoSpaceDN/>
        <w:adjustRightInd/>
        <w:spacing w:after="160" w:line="259" w:lineRule="auto"/>
        <w:ind w:left="851" w:hanging="425"/>
        <w:textAlignment w:val="auto"/>
      </w:pPr>
      <w:r w:rsidRPr="006265A1">
        <w:t>FFS: Details of update and activation for the indicated TCI states for M-DCI based MTRP</w:t>
      </w:r>
    </w:p>
    <w:p w14:paraId="433C963B" w14:textId="77777777" w:rsidR="00C66231" w:rsidRPr="006265A1" w:rsidRDefault="00C66231" w:rsidP="00CF6E6D">
      <w:pPr>
        <w:pStyle w:val="ListParagraph"/>
        <w:numPr>
          <w:ilvl w:val="1"/>
          <w:numId w:val="186"/>
        </w:numPr>
        <w:overflowPunct/>
        <w:autoSpaceDE/>
        <w:autoSpaceDN/>
        <w:adjustRightInd/>
        <w:spacing w:after="160" w:line="259" w:lineRule="auto"/>
        <w:ind w:left="851" w:hanging="425"/>
        <w:textAlignment w:val="auto"/>
      </w:pPr>
      <w:r w:rsidRPr="006265A1">
        <w:t xml:space="preserve">FFS: How to map/apply one or more </w:t>
      </w:r>
      <w:r w:rsidRPr="006265A1">
        <w:rPr>
          <w:rFonts w:eastAsia="PMingLiU" w:hint="eastAsia"/>
          <w:lang w:eastAsia="zh-TW"/>
        </w:rPr>
        <w:t>i</w:t>
      </w:r>
      <w:r w:rsidRPr="006265A1">
        <w:rPr>
          <w:rFonts w:eastAsia="PMingLiU"/>
          <w:lang w:eastAsia="zh-TW"/>
        </w:rPr>
        <w:t xml:space="preserve">ndicated </w:t>
      </w:r>
      <w:r w:rsidRPr="006265A1">
        <w:t>TCI</w:t>
      </w:r>
      <w:r w:rsidRPr="006265A1">
        <w:rPr>
          <w:rFonts w:eastAsia="PMingLiU" w:hint="eastAsia"/>
          <w:lang w:eastAsia="zh-TW"/>
        </w:rPr>
        <w:t xml:space="preserve"> </w:t>
      </w:r>
      <w:r w:rsidRPr="006265A1">
        <w:rPr>
          <w:rFonts w:eastAsia="PMingLiU"/>
          <w:lang w:eastAsia="zh-TW"/>
        </w:rPr>
        <w:t>states</w:t>
      </w:r>
      <w:r w:rsidRPr="006265A1">
        <w:rPr>
          <w:rFonts w:ascii="PMingLiU" w:eastAsia="PMingLiU" w:hAnsi="PMingLiU" w:hint="eastAsia"/>
          <w:lang w:eastAsia="zh-TW"/>
        </w:rPr>
        <w:t xml:space="preserve"> </w:t>
      </w:r>
      <w:r w:rsidRPr="006265A1">
        <w:t>to a target channel(s)/signal(s)</w:t>
      </w:r>
    </w:p>
    <w:p w14:paraId="065C1D5E" w14:textId="184C0F78" w:rsidR="00C66231" w:rsidRDefault="00C66231" w:rsidP="00C66231">
      <w:pPr>
        <w:rPr>
          <w:iCs/>
        </w:rPr>
      </w:pPr>
    </w:p>
    <w:p w14:paraId="38FA2B96" w14:textId="61268747" w:rsidR="00DF5B12" w:rsidRDefault="00DF5B12" w:rsidP="00C66231">
      <w:pPr>
        <w:rPr>
          <w:iCs/>
        </w:rPr>
      </w:pPr>
      <w:r w:rsidRPr="00DF5B12">
        <w:rPr>
          <w:b/>
          <w:bCs/>
          <w:iCs/>
        </w:rPr>
        <w:t>Decision:</w:t>
      </w:r>
      <w:r>
        <w:rPr>
          <w:iCs/>
        </w:rPr>
        <w:t xml:space="preserve"> As per email decision posted on May 14</w:t>
      </w:r>
      <w:r w:rsidRPr="00DF5B12">
        <w:rPr>
          <w:iCs/>
          <w:vertAlign w:val="superscript"/>
        </w:rPr>
        <w:t>th</w:t>
      </w:r>
      <w:r>
        <w:rPr>
          <w:iCs/>
        </w:rPr>
        <w:t>,</w:t>
      </w:r>
    </w:p>
    <w:p w14:paraId="66757152" w14:textId="77777777" w:rsidR="00DF5B12" w:rsidRPr="00DF5B12" w:rsidRDefault="00DF5B12" w:rsidP="00DF5B12">
      <w:pPr>
        <w:rPr>
          <w:rStyle w:val="Strong"/>
          <w:rFonts w:ascii="Times New Roman" w:eastAsia="PMingLiU" w:hAnsi="Times New Roman"/>
          <w:b w:val="0"/>
          <w:bCs w:val="0"/>
          <w:szCs w:val="20"/>
          <w:highlight w:val="green"/>
          <w:lang w:eastAsia="zh-TW"/>
        </w:rPr>
      </w:pPr>
      <w:r w:rsidRPr="00DF5B12">
        <w:rPr>
          <w:rStyle w:val="Strong"/>
          <w:rFonts w:ascii="Times New Roman" w:hAnsi="Times New Roman"/>
          <w:b w:val="0"/>
          <w:bCs w:val="0"/>
          <w:szCs w:val="20"/>
          <w:highlight w:val="green"/>
          <w:lang w:eastAsia="zh-TW"/>
        </w:rPr>
        <w:t>Agreement</w:t>
      </w:r>
    </w:p>
    <w:p w14:paraId="42893D84" w14:textId="77777777" w:rsidR="00DF5B12" w:rsidRPr="00DF5B12" w:rsidRDefault="00DF5B12" w:rsidP="00DF5B12">
      <w:pPr>
        <w:rPr>
          <w:rFonts w:ascii="Times New Roman" w:hAnsi="Times New Roman"/>
          <w:szCs w:val="20"/>
        </w:rPr>
      </w:pPr>
      <w:r w:rsidRPr="00DF5B12">
        <w:rPr>
          <w:rFonts w:ascii="Times New Roman" w:hAnsi="Times New Roman"/>
          <w:szCs w:val="20"/>
        </w:rPr>
        <w:t>On unified TCI framework extension, consider all the intra and inter-cell MTRP schemes specified in Rel-16 and Rel-17</w:t>
      </w:r>
    </w:p>
    <w:p w14:paraId="2609CBEB" w14:textId="77777777" w:rsidR="00DF5B12" w:rsidRPr="00DF5B12" w:rsidRDefault="00DF5B12" w:rsidP="00CF6E6D">
      <w:pPr>
        <w:pStyle w:val="ListParagraph"/>
        <w:numPr>
          <w:ilvl w:val="0"/>
          <w:numId w:val="230"/>
        </w:numPr>
        <w:rPr>
          <w:rFonts w:eastAsia="Times New Roman"/>
        </w:rPr>
      </w:pPr>
      <w:r w:rsidRPr="00DF5B12">
        <w:rPr>
          <w:rFonts w:eastAsia="Times New Roman"/>
        </w:rPr>
        <w:t xml:space="preserve">Consider, if STxMP is supported, Rel-18 MTRP scheme(s) with STxMP </w:t>
      </w:r>
    </w:p>
    <w:p w14:paraId="28D1D99F" w14:textId="77777777" w:rsidR="00DF5B12" w:rsidRPr="00DF5B12" w:rsidRDefault="00DF5B12" w:rsidP="00DF5B12">
      <w:pPr>
        <w:rPr>
          <w:rStyle w:val="Strong"/>
          <w:rFonts w:ascii="Times New Roman" w:eastAsia="PMingLiU" w:hAnsi="Times New Roman"/>
          <w:b w:val="0"/>
          <w:bCs w:val="0"/>
          <w:szCs w:val="20"/>
          <w:highlight w:val="green"/>
          <w:lang w:eastAsia="zh-TW"/>
        </w:rPr>
      </w:pPr>
      <w:r w:rsidRPr="00DF5B12">
        <w:rPr>
          <w:rStyle w:val="Strong"/>
          <w:rFonts w:ascii="Times New Roman" w:hAnsi="Times New Roman"/>
          <w:b w:val="0"/>
          <w:bCs w:val="0"/>
          <w:szCs w:val="20"/>
          <w:highlight w:val="green"/>
          <w:lang w:eastAsia="zh-TW"/>
        </w:rPr>
        <w:t>Agreement</w:t>
      </w:r>
    </w:p>
    <w:p w14:paraId="15967C9C" w14:textId="77777777" w:rsidR="00DF5B12" w:rsidRPr="00DF5B12" w:rsidRDefault="00DF5B12" w:rsidP="00DF5B12">
      <w:pPr>
        <w:rPr>
          <w:rFonts w:ascii="Times New Roman" w:hAnsi="Times New Roman"/>
          <w:szCs w:val="20"/>
          <w:lang w:eastAsia="ko-KR"/>
        </w:rPr>
      </w:pPr>
      <w:r w:rsidRPr="00DF5B12">
        <w:rPr>
          <w:rFonts w:ascii="Times New Roman" w:hAnsi="Times New Roman"/>
          <w:szCs w:val="20"/>
          <w:lang w:eastAsia="zh-TW"/>
        </w:rPr>
        <w:t>On unified TCI framework extension, if an indicated joint or UL TCI state applies to a PUSCH /PUCCH transmission occasion at least for S-DCI based PUSCH/PUCCH repetition with TDM and the indicated joint or UL TCI state is associated with an UL PC parameter setting for PUSCH /PUCCH (including P0, alpha for PUSCH , and closed loop index) and a PL-RS, the UE should apply the UL PC parameter setting and the PL-RS for the PUSCH /PUCCH transmission occasion.</w:t>
      </w:r>
    </w:p>
    <w:p w14:paraId="493729F7" w14:textId="77777777" w:rsidR="00DF5B12" w:rsidRPr="00DF5B12" w:rsidRDefault="00DF5B12" w:rsidP="00CF6E6D">
      <w:pPr>
        <w:pStyle w:val="ListParagraph"/>
        <w:numPr>
          <w:ilvl w:val="0"/>
          <w:numId w:val="230"/>
        </w:numPr>
        <w:rPr>
          <w:rFonts w:eastAsia="Times New Roman"/>
        </w:rPr>
      </w:pPr>
      <w:r w:rsidRPr="00DF5B12">
        <w:rPr>
          <w:rFonts w:eastAsia="Times New Roman"/>
        </w:rPr>
        <w:t>FFS: How to extend to other Rel-18 MTRP scheme(s) with STxMP, if supported </w:t>
      </w:r>
    </w:p>
    <w:p w14:paraId="6451B288" w14:textId="77777777" w:rsidR="00DF5B12" w:rsidRPr="00DF5B12" w:rsidRDefault="00DF5B12" w:rsidP="00CF6E6D">
      <w:pPr>
        <w:pStyle w:val="ListParagraph"/>
        <w:numPr>
          <w:ilvl w:val="0"/>
          <w:numId w:val="230"/>
        </w:numPr>
        <w:rPr>
          <w:rFonts w:eastAsia="Times New Roman"/>
        </w:rPr>
      </w:pPr>
      <w:r w:rsidRPr="00DF5B12">
        <w:rPr>
          <w:rFonts w:eastAsia="Times New Roman"/>
        </w:rPr>
        <w:t>FFS: UL PC enhancement for CB and non-CB SRS in above case</w:t>
      </w:r>
    </w:p>
    <w:p w14:paraId="2D3B0863" w14:textId="77777777" w:rsidR="00DF5B12" w:rsidRPr="00DF5B12" w:rsidRDefault="00DF5B12" w:rsidP="00DF5B12">
      <w:pPr>
        <w:rPr>
          <w:rFonts w:ascii="Times New Roman" w:hAnsi="Times New Roman"/>
          <w:szCs w:val="20"/>
          <w:lang w:eastAsia="zh-TW"/>
        </w:rPr>
      </w:pPr>
      <w:r w:rsidRPr="00DF5B12">
        <w:rPr>
          <w:rFonts w:ascii="Times New Roman" w:hAnsi="Times New Roman"/>
          <w:szCs w:val="20"/>
          <w:lang w:eastAsia="zh-TW"/>
        </w:rPr>
        <w:t xml:space="preserve">FFS: The applied UL PC parameter setting if one or both indicated joint or UL TCI state(s) is not associated with an UL PC parameter setting (including P0, alpha for PUSCH, and closed loop index) for PUCCH/PUSCH </w:t>
      </w:r>
    </w:p>
    <w:p w14:paraId="1E208663" w14:textId="71CF63B1" w:rsidR="00DF5B12" w:rsidRDefault="00DF5B12" w:rsidP="00C66231">
      <w:pPr>
        <w:rPr>
          <w:iCs/>
        </w:rPr>
      </w:pPr>
    </w:p>
    <w:p w14:paraId="3C307A5B" w14:textId="1C4EC343" w:rsidR="00DF5B12" w:rsidRDefault="00DF5B12" w:rsidP="00C66231">
      <w:pPr>
        <w:rPr>
          <w:iCs/>
        </w:rPr>
      </w:pPr>
    </w:p>
    <w:p w14:paraId="34051127" w14:textId="5B2A3E1A" w:rsidR="00DA0DD8" w:rsidRDefault="00DA0DD8" w:rsidP="00DA0DD8">
      <w:pPr>
        <w:rPr>
          <w:iCs/>
        </w:rPr>
      </w:pPr>
      <w:r w:rsidRPr="00DF5B12">
        <w:rPr>
          <w:b/>
          <w:bCs/>
          <w:iCs/>
        </w:rPr>
        <w:t>Decision:</w:t>
      </w:r>
      <w:r>
        <w:rPr>
          <w:iCs/>
        </w:rPr>
        <w:t xml:space="preserve"> As per email decision posted on May 20</w:t>
      </w:r>
      <w:r w:rsidRPr="00DF5B12">
        <w:rPr>
          <w:iCs/>
          <w:vertAlign w:val="superscript"/>
        </w:rPr>
        <w:t>th</w:t>
      </w:r>
      <w:r>
        <w:rPr>
          <w:iCs/>
        </w:rPr>
        <w:t>,</w:t>
      </w:r>
    </w:p>
    <w:p w14:paraId="1E0A560F" w14:textId="77777777" w:rsidR="00DA0DD8" w:rsidRPr="00DA0DD8" w:rsidRDefault="00DA0DD8" w:rsidP="00DA0DD8">
      <w:pPr>
        <w:rPr>
          <w:rStyle w:val="Strong"/>
          <w:rFonts w:eastAsia="PMingLiU" w:cs="Times"/>
          <w:b w:val="0"/>
          <w:bCs w:val="0"/>
          <w:szCs w:val="20"/>
          <w:highlight w:val="green"/>
          <w:lang w:eastAsia="zh-TW"/>
        </w:rPr>
      </w:pPr>
      <w:r w:rsidRPr="00DA0DD8">
        <w:rPr>
          <w:rStyle w:val="Strong"/>
          <w:rFonts w:cs="Times"/>
          <w:b w:val="0"/>
          <w:bCs w:val="0"/>
          <w:szCs w:val="20"/>
          <w:highlight w:val="green"/>
          <w:lang w:eastAsia="zh-TW"/>
        </w:rPr>
        <w:t>Agreement</w:t>
      </w:r>
    </w:p>
    <w:p w14:paraId="0D944D67" w14:textId="5ED79428" w:rsidR="00DA0DD8" w:rsidRPr="002B0EA9" w:rsidRDefault="00DA0DD8" w:rsidP="00DA0DD8">
      <w:pPr>
        <w:ind w:hanging="2"/>
        <w:jc w:val="both"/>
        <w:rPr>
          <w:rFonts w:eastAsia="PMingLiU" w:cs="Times"/>
          <w:lang w:eastAsia="zh-TW"/>
        </w:rPr>
      </w:pPr>
      <w:r w:rsidRPr="002B0EA9">
        <w:rPr>
          <w:rFonts w:cs="Times"/>
          <w:lang w:eastAsia="zh-TW"/>
        </w:rPr>
        <w:t>On unified TCI framework extension</w:t>
      </w:r>
      <w:r w:rsidRPr="002B0EA9">
        <w:rPr>
          <w:rStyle w:val="apple-converted-space"/>
          <w:rFonts w:cs="Times"/>
          <w:lang w:eastAsia="zh-TW"/>
        </w:rPr>
        <w:t> </w:t>
      </w:r>
      <w:r w:rsidRPr="002B0EA9">
        <w:rPr>
          <w:rFonts w:cs="Times"/>
          <w:lang w:eastAsia="zh-TW"/>
        </w:rPr>
        <w:t>at least</w:t>
      </w:r>
      <w:r>
        <w:rPr>
          <w:rFonts w:cs="Times"/>
          <w:lang w:eastAsia="zh-TW"/>
        </w:rPr>
        <w:t xml:space="preserve"> </w:t>
      </w:r>
      <w:r w:rsidRPr="002B0EA9">
        <w:rPr>
          <w:rFonts w:cs="Times"/>
          <w:lang w:eastAsia="zh-TW"/>
        </w:rPr>
        <w:t>for single-DCI based MTRP, the existing TCI field in DCI format 1_1/1_2 (with or without DL assignment) can indicate multiple joint/DL/UL TCI</w:t>
      </w:r>
      <w:r w:rsidRPr="002B0EA9">
        <w:rPr>
          <w:rStyle w:val="apple-converted-space"/>
          <w:rFonts w:cs="Times"/>
          <w:lang w:eastAsia="zh-TW"/>
        </w:rPr>
        <w:t> </w:t>
      </w:r>
      <w:r w:rsidRPr="002B0EA9">
        <w:rPr>
          <w:rFonts w:cs="Times"/>
          <w:lang w:eastAsia="zh-TW"/>
        </w:rPr>
        <w:t>states in a CC/BWP or a set of CCs/BWPs in a CC list</w:t>
      </w:r>
    </w:p>
    <w:p w14:paraId="0D6A14A1" w14:textId="77777777" w:rsidR="00DA0DD8" w:rsidRPr="002B0EA9" w:rsidRDefault="00DA0DD8" w:rsidP="00CF6E6D">
      <w:pPr>
        <w:numPr>
          <w:ilvl w:val="0"/>
          <w:numId w:val="466"/>
        </w:numPr>
        <w:jc w:val="both"/>
        <w:rPr>
          <w:rFonts w:eastAsia="Times New Roman" w:cs="Times"/>
          <w:szCs w:val="20"/>
        </w:rPr>
      </w:pPr>
      <w:r w:rsidRPr="002B0EA9">
        <w:rPr>
          <w:rFonts w:eastAsia="Times New Roman" w:cs="Times"/>
          <w:szCs w:val="20"/>
        </w:rPr>
        <w:t>FFS: Detail of mapping joint/DL/UL TCI state ID(s) to a TCI codepoint, e.g., possible combinations of joint, DL, and/or UL TCI state IDs that can be mapped to a TCI codepoint</w:t>
      </w:r>
    </w:p>
    <w:p w14:paraId="39A61E69" w14:textId="77777777" w:rsidR="00DA0DD8" w:rsidRPr="002B0EA9" w:rsidRDefault="00DA0DD8" w:rsidP="00CF6E6D">
      <w:pPr>
        <w:numPr>
          <w:ilvl w:val="0"/>
          <w:numId w:val="466"/>
        </w:numPr>
        <w:jc w:val="both"/>
        <w:rPr>
          <w:rFonts w:eastAsia="Times New Roman" w:cs="Times"/>
          <w:szCs w:val="20"/>
        </w:rPr>
      </w:pPr>
      <w:r w:rsidRPr="002B0EA9">
        <w:rPr>
          <w:rFonts w:eastAsia="Times New Roman" w:cs="Times"/>
          <w:szCs w:val="20"/>
        </w:rPr>
        <w:t>FFS: Whether to increase the max number of MAC CE activated TCI codepoints, i.e., more than 8 codepoints</w:t>
      </w:r>
    </w:p>
    <w:p w14:paraId="34E96548" w14:textId="77777777" w:rsidR="00DA0DD8" w:rsidRPr="002B0EA9" w:rsidRDefault="00DA0DD8" w:rsidP="00CF6E6D">
      <w:pPr>
        <w:numPr>
          <w:ilvl w:val="0"/>
          <w:numId w:val="466"/>
        </w:numPr>
        <w:jc w:val="both"/>
        <w:rPr>
          <w:rFonts w:eastAsia="Times New Roman" w:cs="Times"/>
          <w:szCs w:val="20"/>
        </w:rPr>
      </w:pPr>
      <w:r w:rsidRPr="002B0EA9">
        <w:rPr>
          <w:rFonts w:eastAsia="Times New Roman" w:cs="Times"/>
          <w:szCs w:val="20"/>
        </w:rPr>
        <w:t>FFS: Whether to increase the max number of TCI field bits, i.e., more than 3 bits</w:t>
      </w:r>
    </w:p>
    <w:p w14:paraId="78DF4B67" w14:textId="77777777" w:rsidR="00DA0DD8" w:rsidRPr="002B0EA9" w:rsidRDefault="00DA0DD8" w:rsidP="00CF6E6D">
      <w:pPr>
        <w:numPr>
          <w:ilvl w:val="0"/>
          <w:numId w:val="466"/>
        </w:numPr>
        <w:jc w:val="both"/>
        <w:rPr>
          <w:rFonts w:eastAsia="Times New Roman" w:cs="Times"/>
          <w:szCs w:val="20"/>
        </w:rPr>
      </w:pPr>
      <w:r w:rsidRPr="002B0EA9">
        <w:rPr>
          <w:rFonts w:eastAsia="Times New Roman" w:cs="Times"/>
          <w:szCs w:val="20"/>
        </w:rPr>
        <w:t>Note: This doesn't imply that support of one additional TCI field or a field associating the TCI field to the TRP(s) is precluded</w:t>
      </w:r>
    </w:p>
    <w:p w14:paraId="295C9CDD" w14:textId="77777777" w:rsidR="00DA0DD8" w:rsidRPr="002B0EA9" w:rsidRDefault="00DA0DD8" w:rsidP="00DA0DD8">
      <w:pPr>
        <w:rPr>
          <w:rFonts w:eastAsia="PMingLiU" w:cs="Times"/>
          <w:color w:val="1F497D"/>
          <w:sz w:val="24"/>
          <w:lang w:eastAsia="zh-TW"/>
        </w:rPr>
      </w:pPr>
      <w:r w:rsidRPr="002B0EA9">
        <w:rPr>
          <w:rFonts w:cs="Times"/>
          <w:lang w:eastAsia="zh-TW"/>
        </w:rPr>
        <w:t>Note: The term TRP is used only for the purposes of discussions in RAN1 and whether/how to capture this is FFS</w:t>
      </w:r>
    </w:p>
    <w:p w14:paraId="60FA9A3B" w14:textId="77777777" w:rsidR="00DA0DD8" w:rsidRDefault="00DA0DD8" w:rsidP="00DA0DD8">
      <w:pPr>
        <w:rPr>
          <w:lang w:eastAsia="zh-TW"/>
        </w:rPr>
      </w:pPr>
    </w:p>
    <w:p w14:paraId="08FBC25F" w14:textId="77777777" w:rsidR="00DA0DD8" w:rsidRPr="00DA0DD8" w:rsidRDefault="00DA0DD8" w:rsidP="00DA0DD8">
      <w:pPr>
        <w:rPr>
          <w:rStyle w:val="Strong"/>
          <w:rFonts w:eastAsia="PMingLiU" w:cs="Times"/>
          <w:b w:val="0"/>
          <w:bCs w:val="0"/>
          <w:szCs w:val="20"/>
          <w:highlight w:val="green"/>
          <w:lang w:eastAsia="zh-TW"/>
        </w:rPr>
      </w:pPr>
      <w:r w:rsidRPr="00DA0DD8">
        <w:rPr>
          <w:rStyle w:val="Strong"/>
          <w:rFonts w:cs="Times"/>
          <w:b w:val="0"/>
          <w:bCs w:val="0"/>
          <w:szCs w:val="20"/>
          <w:highlight w:val="green"/>
          <w:lang w:eastAsia="zh-TW"/>
        </w:rPr>
        <w:t>Agreement</w:t>
      </w:r>
    </w:p>
    <w:p w14:paraId="3D5C706F" w14:textId="77777777" w:rsidR="00DA0DD8" w:rsidRPr="002B0EA9" w:rsidRDefault="00DA0DD8" w:rsidP="00DA0DD8">
      <w:pPr>
        <w:jc w:val="both"/>
        <w:rPr>
          <w:rFonts w:cs="Times"/>
          <w:sz w:val="24"/>
          <w:lang w:eastAsia="zh-TW"/>
        </w:rPr>
      </w:pPr>
      <w:r w:rsidRPr="002B0EA9">
        <w:rPr>
          <w:rFonts w:cs="Times"/>
          <w:lang w:eastAsia="zh-TW"/>
        </w:rPr>
        <w:t>On UE power limitation for STxMP for FR2, send LS to RAN4 to check the followings:</w:t>
      </w:r>
    </w:p>
    <w:p w14:paraId="1E521576" w14:textId="77777777" w:rsidR="00DA0DD8" w:rsidRPr="002B0EA9" w:rsidRDefault="00DA0DD8" w:rsidP="00CF6E6D">
      <w:pPr>
        <w:numPr>
          <w:ilvl w:val="0"/>
          <w:numId w:val="466"/>
        </w:numPr>
        <w:jc w:val="both"/>
        <w:rPr>
          <w:rFonts w:eastAsia="Times New Roman" w:cs="Times"/>
          <w:szCs w:val="20"/>
        </w:rPr>
      </w:pPr>
      <w:r w:rsidRPr="002B0EA9">
        <w:rPr>
          <w:rFonts w:eastAsia="Times New Roman" w:cs="Times"/>
          <w:szCs w:val="20"/>
        </w:rPr>
        <w:t>Whether it is feasible to assume power limitation per panel for STxMP (Assumption 1)</w:t>
      </w:r>
    </w:p>
    <w:p w14:paraId="4E0E201D" w14:textId="77777777" w:rsidR="00DA0DD8" w:rsidRPr="002B0EA9" w:rsidRDefault="00DA0DD8" w:rsidP="00CF6E6D">
      <w:pPr>
        <w:numPr>
          <w:ilvl w:val="0"/>
          <w:numId w:val="466"/>
        </w:numPr>
        <w:jc w:val="both"/>
        <w:rPr>
          <w:rFonts w:eastAsia="Times New Roman" w:cs="Times"/>
          <w:szCs w:val="20"/>
        </w:rPr>
      </w:pPr>
      <w:r w:rsidRPr="002B0EA9">
        <w:rPr>
          <w:rFonts w:eastAsia="Times New Roman" w:cs="Times"/>
          <w:szCs w:val="20"/>
        </w:rPr>
        <w:t>Whether it is feasible to assume a total power limitation per UE over all UE panels used for STxMP (Assumption 2)</w:t>
      </w:r>
    </w:p>
    <w:p w14:paraId="0EF2E6FC" w14:textId="77777777" w:rsidR="00DA0DD8" w:rsidRPr="002B0EA9" w:rsidRDefault="00DA0DD8" w:rsidP="00CF6E6D">
      <w:pPr>
        <w:numPr>
          <w:ilvl w:val="0"/>
          <w:numId w:val="466"/>
        </w:numPr>
        <w:jc w:val="both"/>
        <w:rPr>
          <w:rFonts w:eastAsia="Times New Roman" w:cs="Times"/>
          <w:szCs w:val="20"/>
        </w:rPr>
      </w:pPr>
      <w:r w:rsidRPr="002B0EA9">
        <w:rPr>
          <w:rFonts w:eastAsia="Times New Roman" w:cs="Times"/>
          <w:szCs w:val="20"/>
        </w:rPr>
        <w:t>In either of Assumption1 or Assumption 2, whether the total power limitation</w:t>
      </w:r>
      <w:r w:rsidRPr="002B0EA9">
        <w:rPr>
          <w:rFonts w:eastAsia="Times New Roman"/>
          <w:szCs w:val="20"/>
        </w:rPr>
        <w:t> </w:t>
      </w:r>
      <w:r w:rsidRPr="002B0EA9">
        <w:rPr>
          <w:rFonts w:eastAsia="Times New Roman" w:cs="Times"/>
          <w:szCs w:val="20"/>
        </w:rPr>
        <w:t>per UE over all UE panels used for STxMP or the sum of per-panel power limitation for STxMP can be different from (greater than) the existing power limitation for a given power class?</w:t>
      </w:r>
    </w:p>
    <w:p w14:paraId="1793FAFC" w14:textId="77777777" w:rsidR="00DA0DD8" w:rsidRPr="002B0EA9" w:rsidRDefault="00DA0DD8" w:rsidP="00CF6E6D">
      <w:pPr>
        <w:numPr>
          <w:ilvl w:val="0"/>
          <w:numId w:val="466"/>
        </w:numPr>
        <w:jc w:val="both"/>
        <w:rPr>
          <w:rFonts w:eastAsia="Times New Roman" w:cs="Times"/>
          <w:szCs w:val="20"/>
        </w:rPr>
      </w:pPr>
      <w:r w:rsidRPr="002B0EA9">
        <w:rPr>
          <w:rFonts w:eastAsia="Times New Roman" w:cs="Times"/>
          <w:szCs w:val="20"/>
        </w:rPr>
        <w:t>If both Assumption 1 and Assumption 2 are feasible, whether both assumptions can be applied to a same UE, and what is the relationship between the per-panel power limitation and total power limitation if both are applied (e.g., the sum of per-panel power limitation can be larger than the total power limitation per UE, or should be always the same)?</w:t>
      </w:r>
    </w:p>
    <w:p w14:paraId="23105A2F" w14:textId="77777777" w:rsidR="00DA0DD8" w:rsidRPr="002B0EA9" w:rsidRDefault="00DA0DD8" w:rsidP="00DA0DD8">
      <w:pPr>
        <w:rPr>
          <w:rFonts w:eastAsia="PMingLiU" w:cs="Times"/>
          <w:sz w:val="24"/>
          <w:lang w:eastAsia="zh-TW"/>
        </w:rPr>
      </w:pPr>
      <w:r w:rsidRPr="002B0EA9">
        <w:rPr>
          <w:rFonts w:cs="Times"/>
          <w:lang w:eastAsia="zh-TW"/>
        </w:rPr>
        <w:t>FFS: Detail of exact LS if agreed</w:t>
      </w:r>
    </w:p>
    <w:p w14:paraId="45607F3C" w14:textId="77777777" w:rsidR="00DA0DD8" w:rsidRPr="002B0EA9" w:rsidRDefault="00DA0DD8" w:rsidP="00DA0DD8">
      <w:pPr>
        <w:rPr>
          <w:rFonts w:cs="Times"/>
          <w:sz w:val="22"/>
          <w:szCs w:val="22"/>
          <w:lang w:eastAsia="zh-TW"/>
        </w:rPr>
      </w:pPr>
      <w:r w:rsidRPr="002B0EA9">
        <w:rPr>
          <w:rFonts w:cs="Times"/>
          <w:lang w:eastAsia="zh-TW"/>
        </w:rPr>
        <w:t>Note: Scenarios of above include at least single carrier scenario for FR2</w:t>
      </w:r>
    </w:p>
    <w:p w14:paraId="21FE098C" w14:textId="77777777" w:rsidR="00DA0DD8" w:rsidRPr="002B0EA9" w:rsidRDefault="00DA0DD8" w:rsidP="00DA0DD8">
      <w:pPr>
        <w:jc w:val="both"/>
        <w:rPr>
          <w:rFonts w:cs="Times"/>
          <w:sz w:val="24"/>
          <w:lang w:eastAsia="zh-TW"/>
        </w:rPr>
      </w:pPr>
      <w:r w:rsidRPr="002B0EA9">
        <w:rPr>
          <w:rFonts w:cs="Times"/>
          <w:lang w:eastAsia="zh-TW"/>
        </w:rPr>
        <w:t>Note: Above power limitation includes both total radiated power and EIRP</w:t>
      </w:r>
    </w:p>
    <w:p w14:paraId="3E93536C" w14:textId="34F41F98" w:rsidR="00DA0DD8" w:rsidRDefault="00DA0DD8" w:rsidP="00DA0DD8">
      <w:pPr>
        <w:rPr>
          <w:rFonts w:cs="Times"/>
          <w:lang w:eastAsia="zh-TW"/>
        </w:rPr>
      </w:pPr>
      <w:r w:rsidRPr="005D34B3">
        <w:rPr>
          <w:rFonts w:cs="Times"/>
          <w:lang w:eastAsia="zh-TW"/>
        </w:rPr>
        <w:t>LS to RAN4</w:t>
      </w:r>
      <w:r>
        <w:rPr>
          <w:rFonts w:cs="Times"/>
          <w:lang w:eastAsia="zh-TW"/>
        </w:rPr>
        <w:t xml:space="preserve"> (</w:t>
      </w:r>
      <w:r w:rsidRPr="00DA0DD8">
        <w:rPr>
          <w:rFonts w:cs="Times"/>
          <w:i/>
          <w:iCs/>
          <w:lang w:eastAsia="zh-TW"/>
        </w:rPr>
        <w:t>approved on May 24</w:t>
      </w:r>
      <w:r w:rsidRPr="00DA0DD8">
        <w:rPr>
          <w:rFonts w:cs="Times"/>
          <w:i/>
          <w:iCs/>
          <w:vertAlign w:val="superscript"/>
          <w:lang w:eastAsia="zh-TW"/>
        </w:rPr>
        <w:t>th</w:t>
      </w:r>
      <w:r w:rsidRPr="00DA0DD8">
        <w:rPr>
          <w:rFonts w:cs="Times"/>
          <w:i/>
          <w:iCs/>
          <w:lang w:eastAsia="zh-TW"/>
        </w:rPr>
        <w:t>, see below</w:t>
      </w:r>
      <w:r>
        <w:rPr>
          <w:rFonts w:cs="Times"/>
          <w:lang w:eastAsia="zh-TW"/>
        </w:rPr>
        <w:t>).</w:t>
      </w:r>
    </w:p>
    <w:p w14:paraId="14A5B45D" w14:textId="146CCE08" w:rsidR="00DA0DD8" w:rsidRDefault="00DA0DD8" w:rsidP="00C66231">
      <w:pPr>
        <w:rPr>
          <w:rFonts w:cs="Times"/>
          <w:lang w:eastAsia="zh-TW"/>
        </w:rPr>
      </w:pPr>
    </w:p>
    <w:p w14:paraId="2D28CB25" w14:textId="77777777" w:rsidR="00DA0DD8" w:rsidRDefault="00DA0DD8" w:rsidP="00C66231">
      <w:pPr>
        <w:rPr>
          <w:iCs/>
        </w:rPr>
      </w:pPr>
    </w:p>
    <w:p w14:paraId="052E15F9" w14:textId="69D39BC1" w:rsidR="00C66231" w:rsidRDefault="001B5688" w:rsidP="002F3ECD">
      <w:pPr>
        <w:rPr>
          <w:b/>
          <w:bCs/>
        </w:rPr>
      </w:pPr>
      <w:hyperlink r:id="rId1568" w:history="1">
        <w:r w:rsidR="000B5C49">
          <w:rPr>
            <w:rStyle w:val="Hyperlink"/>
            <w:b/>
            <w:bCs/>
          </w:rPr>
          <w:t>R1-2205314</w:t>
        </w:r>
      </w:hyperlink>
      <w:r w:rsidR="00165787" w:rsidRPr="00DA0DD8">
        <w:rPr>
          <w:b/>
          <w:bCs/>
        </w:rPr>
        <w:tab/>
        <w:t>Moderator summary on extension of unified TCI framework for MTRP (Round 2)</w:t>
      </w:r>
      <w:r w:rsidR="00165787" w:rsidRPr="00DA0DD8">
        <w:rPr>
          <w:b/>
          <w:bCs/>
        </w:rPr>
        <w:tab/>
        <w:t>Moderator (MediaTek Inc.)</w:t>
      </w:r>
    </w:p>
    <w:p w14:paraId="4D19C5AD" w14:textId="686DBE20" w:rsidR="00DA0DD8" w:rsidRPr="00DA0DD8" w:rsidRDefault="00DA0DD8" w:rsidP="002F3ECD">
      <w:r w:rsidRPr="00DA0DD8">
        <w:t>From May 20</w:t>
      </w:r>
      <w:r w:rsidRPr="00DA0DD8">
        <w:rPr>
          <w:vertAlign w:val="superscript"/>
        </w:rPr>
        <w:t>th</w:t>
      </w:r>
      <w:r w:rsidRPr="00DA0DD8">
        <w:t xml:space="preserve"> GTW session</w:t>
      </w:r>
    </w:p>
    <w:p w14:paraId="605B72E4" w14:textId="77777777" w:rsidR="00DA0DD8" w:rsidRPr="00DA0DD8" w:rsidRDefault="00DA0DD8" w:rsidP="00DA0DD8">
      <w:pPr>
        <w:rPr>
          <w:rStyle w:val="Strong"/>
          <w:rFonts w:eastAsia="PMingLiU" w:cs="Times"/>
          <w:b w:val="0"/>
          <w:bCs w:val="0"/>
          <w:szCs w:val="20"/>
          <w:highlight w:val="green"/>
          <w:lang w:eastAsia="zh-TW"/>
        </w:rPr>
      </w:pPr>
      <w:r w:rsidRPr="00DA0DD8">
        <w:rPr>
          <w:rStyle w:val="Strong"/>
          <w:rFonts w:cs="Times"/>
          <w:b w:val="0"/>
          <w:bCs w:val="0"/>
          <w:szCs w:val="20"/>
          <w:highlight w:val="green"/>
          <w:lang w:eastAsia="zh-TW"/>
        </w:rPr>
        <w:t>Agreement</w:t>
      </w:r>
    </w:p>
    <w:p w14:paraId="2F5374D0" w14:textId="77777777" w:rsidR="00DA0DD8" w:rsidRPr="00051983" w:rsidRDefault="00DA0DD8" w:rsidP="00DA0DD8">
      <w:pPr>
        <w:ind w:left="2" w:hanging="2"/>
        <w:rPr>
          <w:rFonts w:cs="Times"/>
          <w:lang w:val="en-US" w:eastAsia="zh-TW"/>
        </w:rPr>
      </w:pPr>
      <w:r w:rsidRPr="00051983">
        <w:rPr>
          <w:rFonts w:cs="Times"/>
          <w:lang w:eastAsia="zh-TW"/>
        </w:rPr>
        <w:t>On unified TCI framework extension for M-DCI based MTRP, consider the following alternatives for TCI state update:</w:t>
      </w:r>
    </w:p>
    <w:p w14:paraId="2FB51D31" w14:textId="77777777" w:rsidR="00DA0DD8" w:rsidRPr="00051983" w:rsidRDefault="00DA0DD8" w:rsidP="00CF6E6D">
      <w:pPr>
        <w:pStyle w:val="ListParagraph"/>
        <w:numPr>
          <w:ilvl w:val="0"/>
          <w:numId w:val="467"/>
        </w:numPr>
        <w:rPr>
          <w:lang w:eastAsia="zh-TW"/>
        </w:rPr>
      </w:pPr>
      <w:r w:rsidRPr="00051983">
        <w:rPr>
          <w:lang w:eastAsia="zh-TW"/>
        </w:rPr>
        <w:t>Alt1: Reuse the same TCI state update scheme for S-DCI based MTRP</w:t>
      </w:r>
    </w:p>
    <w:p w14:paraId="522D9B2B" w14:textId="77777777" w:rsidR="00DA0DD8" w:rsidRPr="00051983" w:rsidRDefault="00DA0DD8" w:rsidP="00CF6E6D">
      <w:pPr>
        <w:pStyle w:val="ListParagraph"/>
        <w:numPr>
          <w:ilvl w:val="0"/>
          <w:numId w:val="467"/>
        </w:numPr>
        <w:rPr>
          <w:lang w:eastAsia="zh-TW"/>
        </w:rPr>
      </w:pPr>
      <w:r w:rsidRPr="00051983">
        <w:rPr>
          <w:lang w:eastAsia="zh-TW"/>
        </w:rPr>
        <w:t xml:space="preserve">Atl2: Use the existing TCI field in the DCI format 1_1/1_2 (with or without DL assignment) associated with one of </w:t>
      </w:r>
      <w:r w:rsidRPr="00DA0DD8">
        <w:rPr>
          <w:i/>
          <w:iCs/>
          <w:lang w:eastAsia="zh-TW"/>
        </w:rPr>
        <w:t xml:space="preserve">CORESETPoolIndex </w:t>
      </w:r>
      <w:r w:rsidRPr="00051983">
        <w:rPr>
          <w:lang w:eastAsia="zh-TW"/>
        </w:rPr>
        <w:t xml:space="preserve">values to indicate the joint/DL/UL TCI state(s) corresponding to the same </w:t>
      </w:r>
      <w:r w:rsidRPr="00DA0DD8">
        <w:rPr>
          <w:i/>
          <w:iCs/>
          <w:lang w:eastAsia="zh-TW"/>
        </w:rPr>
        <w:t xml:space="preserve">CORESETPoolIndex </w:t>
      </w:r>
      <w:r w:rsidRPr="00051983">
        <w:rPr>
          <w:lang w:eastAsia="zh-TW"/>
        </w:rPr>
        <w:t>value</w:t>
      </w:r>
    </w:p>
    <w:p w14:paraId="3AA6AD91" w14:textId="77777777" w:rsidR="00DA0DD8" w:rsidRPr="00051983" w:rsidRDefault="00DA0DD8" w:rsidP="00CF6E6D">
      <w:pPr>
        <w:pStyle w:val="ListParagraph"/>
        <w:numPr>
          <w:ilvl w:val="0"/>
          <w:numId w:val="467"/>
        </w:numPr>
        <w:rPr>
          <w:lang w:eastAsia="zh-TW"/>
        </w:rPr>
      </w:pPr>
      <w:r w:rsidRPr="00051983">
        <w:rPr>
          <w:lang w:eastAsia="zh-TW"/>
        </w:rPr>
        <w:lastRenderedPageBreak/>
        <w:t xml:space="preserve">Alt3: Use the existing TCI field in any DCI format 1_1/1_2 (with or without DL assignment) to indicate all joint/DL/UL TCI states corresponding to both </w:t>
      </w:r>
      <w:r w:rsidRPr="00DA0DD8">
        <w:rPr>
          <w:i/>
          <w:iCs/>
          <w:lang w:eastAsia="zh-TW"/>
        </w:rPr>
        <w:t xml:space="preserve">CORESETPoolIndex </w:t>
      </w:r>
      <w:r w:rsidRPr="00051983">
        <w:rPr>
          <w:lang w:eastAsia="zh-TW"/>
        </w:rPr>
        <w:t>values</w:t>
      </w:r>
    </w:p>
    <w:p w14:paraId="275D7190" w14:textId="77777777" w:rsidR="00DA0DD8" w:rsidRPr="00051983" w:rsidRDefault="00DA0DD8" w:rsidP="00CF6E6D">
      <w:pPr>
        <w:pStyle w:val="ListParagraph"/>
        <w:numPr>
          <w:ilvl w:val="1"/>
          <w:numId w:val="467"/>
        </w:numPr>
        <w:rPr>
          <w:lang w:eastAsia="zh-TW"/>
        </w:rPr>
      </w:pPr>
      <w:r w:rsidRPr="00051983">
        <w:rPr>
          <w:lang w:eastAsia="zh-TW"/>
        </w:rPr>
        <w:t xml:space="preserve">Study the association between the indicated joint/DL/UL TCI state(s) and a </w:t>
      </w:r>
      <w:r w:rsidRPr="00DA0DD8">
        <w:rPr>
          <w:i/>
          <w:iCs/>
          <w:lang w:eastAsia="zh-TW"/>
        </w:rPr>
        <w:t xml:space="preserve">CORESETPoolIndex </w:t>
      </w:r>
      <w:r w:rsidRPr="00051983">
        <w:rPr>
          <w:lang w:eastAsia="zh-TW"/>
        </w:rPr>
        <w:t>value</w:t>
      </w:r>
    </w:p>
    <w:p w14:paraId="46DA6BA4" w14:textId="25D2FE5B" w:rsidR="00DA0DD8" w:rsidRPr="00051983" w:rsidRDefault="00DA0DD8" w:rsidP="00CF6E6D">
      <w:pPr>
        <w:pStyle w:val="ListParagraph"/>
        <w:numPr>
          <w:ilvl w:val="0"/>
          <w:numId w:val="467"/>
        </w:numPr>
        <w:rPr>
          <w:lang w:eastAsia="zh-TW"/>
        </w:rPr>
      </w:pPr>
      <w:r w:rsidRPr="00051983">
        <w:rPr>
          <w:lang w:eastAsia="zh-TW"/>
        </w:rPr>
        <w:t>Alt4: Use the existing TCI field in the DCI format 1_1/1_2 (with or without DL assignment) associated with one of</w:t>
      </w:r>
      <w:r>
        <w:rPr>
          <w:lang w:eastAsia="zh-TW"/>
        </w:rPr>
        <w:t xml:space="preserve"> </w:t>
      </w:r>
      <w:r w:rsidRPr="00DA0DD8">
        <w:rPr>
          <w:i/>
          <w:iCs/>
          <w:lang w:eastAsia="zh-TW"/>
        </w:rPr>
        <w:t xml:space="preserve">CORESETPoolIndex </w:t>
      </w:r>
      <w:r w:rsidRPr="00051983">
        <w:rPr>
          <w:lang w:eastAsia="zh-TW"/>
        </w:rPr>
        <w:t xml:space="preserve">values to indicate joint/DL/UL TCI state(s) corresponding to the same or different </w:t>
      </w:r>
      <w:r w:rsidRPr="00DA0DD8">
        <w:rPr>
          <w:i/>
          <w:iCs/>
          <w:lang w:eastAsia="zh-TW"/>
        </w:rPr>
        <w:t xml:space="preserve">CORESETPoolIndex </w:t>
      </w:r>
      <w:r w:rsidRPr="00051983">
        <w:rPr>
          <w:lang w:eastAsia="zh-TW"/>
        </w:rPr>
        <w:t>value.</w:t>
      </w:r>
    </w:p>
    <w:p w14:paraId="4460539C" w14:textId="77777777" w:rsidR="00DA0DD8" w:rsidRPr="00051983" w:rsidRDefault="00DA0DD8" w:rsidP="00CF6E6D">
      <w:pPr>
        <w:pStyle w:val="ListParagraph"/>
        <w:numPr>
          <w:ilvl w:val="1"/>
          <w:numId w:val="467"/>
        </w:numPr>
        <w:rPr>
          <w:lang w:eastAsia="zh-TW"/>
        </w:rPr>
      </w:pPr>
      <w:r w:rsidRPr="00051983">
        <w:rPr>
          <w:lang w:eastAsia="zh-TW"/>
        </w:rPr>
        <w:t xml:space="preserve">Study whether the indicated joint/DL/UL TCI state(s) applies to the channels/signals associated with the same </w:t>
      </w:r>
      <w:r w:rsidRPr="00DA0DD8">
        <w:rPr>
          <w:i/>
          <w:iCs/>
          <w:lang w:eastAsia="zh-TW"/>
        </w:rPr>
        <w:t xml:space="preserve">CORESETPoolIndex </w:t>
      </w:r>
      <w:r w:rsidRPr="00051983">
        <w:rPr>
          <w:lang w:eastAsia="zh-TW"/>
        </w:rPr>
        <w:t xml:space="preserve">value or different </w:t>
      </w:r>
      <w:r w:rsidRPr="00DA0DD8">
        <w:rPr>
          <w:i/>
          <w:iCs/>
          <w:lang w:eastAsia="zh-TW"/>
        </w:rPr>
        <w:t>CORESETPoolIndex</w:t>
      </w:r>
      <w:r w:rsidRPr="00051983">
        <w:rPr>
          <w:lang w:eastAsia="zh-TW"/>
        </w:rPr>
        <w:t xml:space="preserve"> value is indicated by DCI</w:t>
      </w:r>
    </w:p>
    <w:p w14:paraId="13184164" w14:textId="77777777" w:rsidR="00DA0DD8" w:rsidRPr="00DA0DD8" w:rsidRDefault="00DA0DD8" w:rsidP="00DA0DD8">
      <w:pPr>
        <w:rPr>
          <w:rStyle w:val="Strong"/>
          <w:rFonts w:eastAsia="PMingLiU" w:cs="Times"/>
          <w:b w:val="0"/>
          <w:bCs w:val="0"/>
          <w:szCs w:val="20"/>
          <w:highlight w:val="green"/>
          <w:lang w:eastAsia="zh-TW"/>
        </w:rPr>
      </w:pPr>
      <w:r w:rsidRPr="00DA0DD8">
        <w:rPr>
          <w:rStyle w:val="Strong"/>
          <w:rFonts w:cs="Times"/>
          <w:b w:val="0"/>
          <w:bCs w:val="0"/>
          <w:szCs w:val="20"/>
          <w:highlight w:val="green"/>
          <w:lang w:eastAsia="zh-TW"/>
        </w:rPr>
        <w:t>Agreement</w:t>
      </w:r>
    </w:p>
    <w:p w14:paraId="24916528" w14:textId="77777777" w:rsidR="00DA0DD8" w:rsidRPr="00051983" w:rsidRDefault="00DA0DD8" w:rsidP="00DA0DD8">
      <w:pPr>
        <w:ind w:left="2" w:hanging="2"/>
        <w:rPr>
          <w:rFonts w:cs="Times"/>
          <w:lang w:eastAsia="zh-TW"/>
        </w:rPr>
      </w:pPr>
      <w:r w:rsidRPr="00051983">
        <w:rPr>
          <w:rFonts w:cs="Times"/>
          <w:lang w:eastAsia="zh-TW"/>
        </w:rPr>
        <w:t>On unified TCI framework extension for S-DCI based MTRP, consider at least the following alternatives to map/associate a joint/DL TCI state to PDCCH reception(s)</w:t>
      </w:r>
    </w:p>
    <w:p w14:paraId="78E28279" w14:textId="77777777" w:rsidR="00DA0DD8" w:rsidRPr="00051983" w:rsidRDefault="00DA0DD8" w:rsidP="00CF6E6D">
      <w:pPr>
        <w:numPr>
          <w:ilvl w:val="0"/>
          <w:numId w:val="468"/>
        </w:numPr>
        <w:contextualSpacing/>
        <w:rPr>
          <w:rFonts w:eastAsia="Times New Roman" w:cs="Times"/>
          <w:color w:val="000000"/>
          <w:lang w:val="en-US" w:eastAsia="zh-TW"/>
        </w:rPr>
      </w:pPr>
      <w:r w:rsidRPr="00051983">
        <w:rPr>
          <w:rFonts w:eastAsia="Times New Roman" w:cs="Times"/>
          <w:color w:val="000000"/>
          <w:lang w:eastAsia="zh-TW"/>
        </w:rPr>
        <w:t>Atl1: Use RRC configuration to inform the mapping/association between a configured or indicated joint/DL TCI state and a CORESET or a CORESET group</w:t>
      </w:r>
    </w:p>
    <w:p w14:paraId="24B45F15" w14:textId="77777777" w:rsidR="00DA0DD8" w:rsidRPr="00051983" w:rsidRDefault="00DA0DD8" w:rsidP="00CF6E6D">
      <w:pPr>
        <w:numPr>
          <w:ilvl w:val="0"/>
          <w:numId w:val="468"/>
        </w:numPr>
        <w:contextualSpacing/>
        <w:rPr>
          <w:rFonts w:eastAsia="Times New Roman" w:cs="Times"/>
          <w:color w:val="000000"/>
          <w:lang w:eastAsia="zh-TW"/>
        </w:rPr>
      </w:pPr>
      <w:r w:rsidRPr="00051983">
        <w:rPr>
          <w:rFonts w:eastAsia="Times New Roman" w:cs="Times"/>
          <w:color w:val="000000"/>
          <w:lang w:eastAsia="zh-TW"/>
        </w:rPr>
        <w:t>Alt2: Use RRC configuration to inform the mapping/association between a configured or indicated joint/DL TCI state and a search space set</w:t>
      </w:r>
    </w:p>
    <w:p w14:paraId="36B07DAC" w14:textId="77777777" w:rsidR="00DA0DD8" w:rsidRPr="00051983" w:rsidRDefault="00DA0DD8" w:rsidP="00CF6E6D">
      <w:pPr>
        <w:numPr>
          <w:ilvl w:val="0"/>
          <w:numId w:val="468"/>
        </w:numPr>
        <w:contextualSpacing/>
        <w:rPr>
          <w:rFonts w:eastAsia="Times New Roman" w:cs="Times"/>
          <w:color w:val="000000"/>
          <w:lang w:eastAsia="zh-TW"/>
        </w:rPr>
      </w:pPr>
      <w:r w:rsidRPr="00051983">
        <w:rPr>
          <w:rFonts w:eastAsia="Times New Roman" w:cs="Times"/>
          <w:color w:val="000000"/>
          <w:lang w:eastAsia="zh-TW"/>
        </w:rPr>
        <w:t>Alt3: Use MAC-CE to inform the mapping/association between an activated or indicated joint/DL TCI state and a CORESET or a CORESET group</w:t>
      </w:r>
    </w:p>
    <w:p w14:paraId="2BD20F8B" w14:textId="77777777" w:rsidR="00DA0DD8" w:rsidRPr="00051983" w:rsidRDefault="00DA0DD8" w:rsidP="00CF6E6D">
      <w:pPr>
        <w:numPr>
          <w:ilvl w:val="0"/>
          <w:numId w:val="468"/>
        </w:numPr>
        <w:contextualSpacing/>
        <w:rPr>
          <w:rFonts w:eastAsia="Times New Roman" w:cs="Times"/>
          <w:color w:val="000000"/>
          <w:lang w:eastAsia="zh-TW"/>
        </w:rPr>
      </w:pPr>
      <w:r w:rsidRPr="00051983">
        <w:rPr>
          <w:rFonts w:eastAsia="Times New Roman" w:cs="Times"/>
          <w:color w:val="000000"/>
          <w:lang w:eastAsia="zh-TW"/>
        </w:rPr>
        <w:t>Alt4: Use DCI to inform the mapping/association between an indicated joint/DL TCI state and a CORESET or a CORESET group</w:t>
      </w:r>
    </w:p>
    <w:p w14:paraId="34AB1C17" w14:textId="77777777" w:rsidR="00DA0DD8" w:rsidRPr="00051983" w:rsidRDefault="00DA0DD8" w:rsidP="00CF6E6D">
      <w:pPr>
        <w:numPr>
          <w:ilvl w:val="0"/>
          <w:numId w:val="468"/>
        </w:numPr>
        <w:contextualSpacing/>
        <w:rPr>
          <w:rFonts w:eastAsia="Times New Roman" w:cs="Times"/>
          <w:color w:val="000000"/>
          <w:lang w:eastAsia="zh-TW"/>
        </w:rPr>
      </w:pPr>
      <w:r w:rsidRPr="00051983">
        <w:rPr>
          <w:rFonts w:eastAsia="Times New Roman" w:cs="Times"/>
          <w:color w:val="000000"/>
          <w:lang w:eastAsia="zh-TW"/>
        </w:rPr>
        <w:t>Alt5: Based on a fixed mapping/association rule, e.g., the first indicated joint/DL TCI state always applies to PDCCH receptions</w:t>
      </w:r>
    </w:p>
    <w:p w14:paraId="23617AF8" w14:textId="77777777" w:rsidR="00DA0DD8" w:rsidRPr="0022666A" w:rsidRDefault="00DA0DD8" w:rsidP="00DA0DD8">
      <w:pPr>
        <w:jc w:val="both"/>
        <w:rPr>
          <w:rFonts w:eastAsia="Malgun Gothic" w:cs="Times"/>
          <w:lang w:eastAsia="zh-TW"/>
        </w:rPr>
      </w:pPr>
      <w:r w:rsidRPr="0022666A">
        <w:rPr>
          <w:rFonts w:cs="Times"/>
          <w:lang w:eastAsia="zh-TW"/>
        </w:rPr>
        <w:t>Consider above alternatives for PDCCH repetition, PDCCH-SFN, PDCCH w/o repetition/SFN, and potential support of dynamic switching between S-TRP and M-TRP for PDCCH. It is not precluded to adopt one single alternative or multiple alternatives to support these cases.</w:t>
      </w:r>
    </w:p>
    <w:p w14:paraId="2F3FCFC5" w14:textId="0C438676" w:rsidR="00DA0DD8" w:rsidRDefault="00DA0DD8" w:rsidP="002F3ECD"/>
    <w:p w14:paraId="158A0D46" w14:textId="4C3C681A" w:rsidR="00DA0DD8" w:rsidRPr="00DA0DD8" w:rsidRDefault="001B5688" w:rsidP="002F3ECD">
      <w:pPr>
        <w:rPr>
          <w:b/>
          <w:bCs/>
        </w:rPr>
      </w:pPr>
      <w:hyperlink r:id="rId1569" w:history="1">
        <w:r w:rsidR="000B5C49">
          <w:rPr>
            <w:rStyle w:val="Hyperlink"/>
            <w:b/>
            <w:bCs/>
            <w:highlight w:val="green"/>
          </w:rPr>
          <w:t>R1-2205639</w:t>
        </w:r>
      </w:hyperlink>
      <w:r w:rsidR="00DA0DD8" w:rsidRPr="00DA0DD8">
        <w:rPr>
          <w:b/>
          <w:bCs/>
        </w:rPr>
        <w:tab/>
        <w:t>LS on UE power limitation for STxMP in FR2</w:t>
      </w:r>
      <w:r w:rsidR="00DA0DD8" w:rsidRPr="00DA0DD8">
        <w:rPr>
          <w:b/>
          <w:bCs/>
        </w:rPr>
        <w:tab/>
        <w:t>RAN1, MediaTek</w:t>
      </w:r>
    </w:p>
    <w:p w14:paraId="01ACE8C0" w14:textId="5A8ECFF2" w:rsidR="00DA0DD8" w:rsidRPr="00DA0DD8" w:rsidRDefault="00DA0DD8" w:rsidP="002F3ECD">
      <w:r w:rsidRPr="00DA0DD8">
        <w:rPr>
          <w:b/>
          <w:bCs/>
        </w:rPr>
        <w:t>Decision:</w:t>
      </w:r>
      <w:r>
        <w:t xml:space="preserve"> As per email decision posted on May 24</w:t>
      </w:r>
      <w:r w:rsidRPr="00DA0DD8">
        <w:rPr>
          <w:vertAlign w:val="superscript"/>
        </w:rPr>
        <w:t>th</w:t>
      </w:r>
      <w:r>
        <w:t>, the LS is approved.</w:t>
      </w:r>
    </w:p>
    <w:p w14:paraId="37B1E1EE" w14:textId="77777777" w:rsidR="008F4B8C" w:rsidRDefault="008F4B8C" w:rsidP="00A815C7">
      <w:pPr>
        <w:pStyle w:val="Heading4"/>
      </w:pPr>
      <w:bookmarkStart w:id="255" w:name="_Toc101357037"/>
      <w:bookmarkStart w:id="256" w:name="_Toc105521375"/>
      <w:r>
        <w:t>Two TAs for multi-DCI</w:t>
      </w:r>
      <w:bookmarkEnd w:id="255"/>
      <w:bookmarkEnd w:id="256"/>
    </w:p>
    <w:p w14:paraId="3E3529C6" w14:textId="6FD17ACC" w:rsidR="008F4B8C" w:rsidRDefault="001B5688" w:rsidP="008F4B8C">
      <w:pPr>
        <w:rPr>
          <w:b/>
          <w:bCs/>
          <w:lang w:eastAsia="x-none"/>
        </w:rPr>
      </w:pPr>
      <w:hyperlink r:id="rId1570" w:history="1">
        <w:r w:rsidR="000B5C49">
          <w:rPr>
            <w:rStyle w:val="Hyperlink"/>
            <w:b/>
            <w:bCs/>
            <w:lang w:eastAsia="x-none"/>
          </w:rPr>
          <w:t>R1-2203062</w:t>
        </w:r>
      </w:hyperlink>
      <w:r w:rsidR="008F4B8C" w:rsidRPr="00A815C7">
        <w:rPr>
          <w:b/>
          <w:bCs/>
          <w:lang w:eastAsia="x-none"/>
        </w:rPr>
        <w:tab/>
        <w:t>Enhancements to support two TAs for multi-DCI</w:t>
      </w:r>
      <w:r w:rsidR="008F4B8C" w:rsidRPr="00A815C7">
        <w:rPr>
          <w:b/>
          <w:bCs/>
          <w:lang w:eastAsia="x-none"/>
        </w:rPr>
        <w:tab/>
        <w:t>FUTUREWEI</w:t>
      </w:r>
    </w:p>
    <w:p w14:paraId="1E31D175" w14:textId="77777777" w:rsidR="00A815C7" w:rsidRPr="001F43BC" w:rsidRDefault="00A815C7" w:rsidP="007A297D">
      <w:pPr>
        <w:pStyle w:val="ListParagraph"/>
        <w:numPr>
          <w:ilvl w:val="0"/>
          <w:numId w:val="77"/>
        </w:numPr>
        <w:spacing w:after="0"/>
        <w:ind w:left="714" w:hanging="357"/>
        <w:rPr>
          <w:sz w:val="18"/>
          <w:szCs w:val="18"/>
          <w:lang w:eastAsia="x-none"/>
        </w:rPr>
      </w:pPr>
      <w:r w:rsidRPr="001F43BC">
        <w:rPr>
          <w:sz w:val="18"/>
          <w:szCs w:val="18"/>
          <w:lang w:eastAsia="x-none"/>
        </w:rPr>
        <w:t>Proposal 1: For UL multi-DCI for multi-TRP operation, support two TA offsets (e.g., TRP/panel-specific), and two UL TA reference timings (e.g., TRP-specific).</w:t>
      </w:r>
    </w:p>
    <w:p w14:paraId="783D31F8" w14:textId="77777777" w:rsidR="00A815C7" w:rsidRPr="001F43BC" w:rsidRDefault="00A815C7" w:rsidP="007A297D">
      <w:pPr>
        <w:pStyle w:val="ListParagraph"/>
        <w:numPr>
          <w:ilvl w:val="0"/>
          <w:numId w:val="77"/>
        </w:numPr>
        <w:spacing w:after="0"/>
        <w:ind w:left="714" w:hanging="357"/>
        <w:rPr>
          <w:sz w:val="18"/>
          <w:szCs w:val="18"/>
          <w:lang w:eastAsia="x-none"/>
        </w:rPr>
      </w:pPr>
      <w:r w:rsidRPr="001F43BC">
        <w:rPr>
          <w:sz w:val="18"/>
          <w:szCs w:val="18"/>
          <w:lang w:eastAsia="x-none"/>
        </w:rPr>
        <w:t>Proposal 2: For UL multi-DCI for multi-TRP operation, support to acquire and maintain Two TA values for multiple TRPs on the same carrier via PRACH enhancement and TA configuration enhancement.</w:t>
      </w:r>
    </w:p>
    <w:p w14:paraId="6E8C4C2A" w14:textId="77777777" w:rsidR="00A815C7" w:rsidRDefault="00A815C7" w:rsidP="00A815C7">
      <w:r w:rsidRPr="002F3ECD">
        <w:rPr>
          <w:b/>
          <w:bCs/>
        </w:rPr>
        <w:t>Decision:</w:t>
      </w:r>
      <w:r>
        <w:t xml:space="preserve"> The document is noted.</w:t>
      </w:r>
    </w:p>
    <w:p w14:paraId="77B685B1" w14:textId="77777777" w:rsidR="00A815C7" w:rsidRDefault="00A815C7" w:rsidP="008F4B8C">
      <w:pPr>
        <w:rPr>
          <w:lang w:eastAsia="x-none"/>
        </w:rPr>
      </w:pPr>
    </w:p>
    <w:p w14:paraId="18906141" w14:textId="14F39F71" w:rsidR="008F4B8C" w:rsidRDefault="001B5688" w:rsidP="008F4B8C">
      <w:pPr>
        <w:rPr>
          <w:lang w:eastAsia="x-none"/>
        </w:rPr>
      </w:pPr>
      <w:hyperlink r:id="rId1571" w:history="1">
        <w:r w:rsidR="000B5C49">
          <w:rPr>
            <w:rStyle w:val="Hyperlink"/>
            <w:lang w:eastAsia="x-none"/>
          </w:rPr>
          <w:t>R1-2203150</w:t>
        </w:r>
      </w:hyperlink>
      <w:r w:rsidR="008F4B8C">
        <w:rPr>
          <w:lang w:eastAsia="x-none"/>
        </w:rPr>
        <w:tab/>
        <w:t>Discussion on TA enhancement for UL M-TRP transm</w:t>
      </w:r>
      <w:r w:rsidR="00A815C7">
        <w:rPr>
          <w:lang w:eastAsia="x-none"/>
        </w:rPr>
        <w:t>i</w:t>
      </w:r>
      <w:r w:rsidR="008F4B8C">
        <w:rPr>
          <w:lang w:eastAsia="x-none"/>
        </w:rPr>
        <w:t>ssion</w:t>
      </w:r>
      <w:r w:rsidR="008F4B8C">
        <w:rPr>
          <w:lang w:eastAsia="x-none"/>
        </w:rPr>
        <w:tab/>
        <w:t>Huawei, HiSilicon</w:t>
      </w:r>
    </w:p>
    <w:p w14:paraId="75EFC9A9" w14:textId="0EDC25E1" w:rsidR="008F4B8C" w:rsidRDefault="001B5688" w:rsidP="008F4B8C">
      <w:pPr>
        <w:rPr>
          <w:lang w:eastAsia="x-none"/>
        </w:rPr>
      </w:pPr>
      <w:hyperlink r:id="rId1572" w:history="1">
        <w:r w:rsidR="000B5C49">
          <w:rPr>
            <w:rStyle w:val="Hyperlink"/>
            <w:lang w:eastAsia="x-none"/>
          </w:rPr>
          <w:t>R1-2203264</w:t>
        </w:r>
      </w:hyperlink>
      <w:r w:rsidR="008F4B8C">
        <w:rPr>
          <w:lang w:eastAsia="x-none"/>
        </w:rPr>
        <w:tab/>
        <w:t>TA enhancement for multi-DCI</w:t>
      </w:r>
      <w:r w:rsidR="008F4B8C">
        <w:rPr>
          <w:lang w:eastAsia="x-none"/>
        </w:rPr>
        <w:tab/>
        <w:t>ZTE</w:t>
      </w:r>
    </w:p>
    <w:p w14:paraId="0B184A70" w14:textId="7B8BBA6D" w:rsidR="008F4B8C" w:rsidRDefault="001B5688" w:rsidP="008F4B8C">
      <w:pPr>
        <w:rPr>
          <w:lang w:eastAsia="x-none"/>
        </w:rPr>
      </w:pPr>
      <w:hyperlink r:id="rId1573" w:history="1">
        <w:r w:rsidR="000B5C49">
          <w:rPr>
            <w:rStyle w:val="Hyperlink"/>
            <w:lang w:eastAsia="x-none"/>
          </w:rPr>
          <w:t>R1-2203321</w:t>
        </w:r>
      </w:hyperlink>
      <w:r w:rsidR="008F4B8C">
        <w:rPr>
          <w:lang w:eastAsia="x-none"/>
        </w:rPr>
        <w:tab/>
        <w:t>Discussion on two TAs for multi-DCI based multi-TRP</w:t>
      </w:r>
      <w:r w:rsidR="008F4B8C">
        <w:rPr>
          <w:lang w:eastAsia="x-none"/>
        </w:rPr>
        <w:tab/>
        <w:t>Spreadtrum Communications</w:t>
      </w:r>
    </w:p>
    <w:p w14:paraId="3DEC6FD9" w14:textId="1C3F4858" w:rsidR="008F4B8C" w:rsidRDefault="001B5688" w:rsidP="008F4B8C">
      <w:pPr>
        <w:rPr>
          <w:lang w:eastAsia="x-none"/>
        </w:rPr>
      </w:pPr>
      <w:hyperlink r:id="rId1574" w:history="1">
        <w:r w:rsidR="000B5C49">
          <w:rPr>
            <w:rStyle w:val="Hyperlink"/>
            <w:lang w:eastAsia="x-none"/>
          </w:rPr>
          <w:t>R1-2203379</w:t>
        </w:r>
      </w:hyperlink>
      <w:r w:rsidR="008F4B8C">
        <w:rPr>
          <w:lang w:eastAsia="x-none"/>
        </w:rPr>
        <w:tab/>
        <w:t>Discussion on Multiple TA for multi-TRP</w:t>
      </w:r>
      <w:r w:rsidR="008F4B8C">
        <w:rPr>
          <w:lang w:eastAsia="x-none"/>
        </w:rPr>
        <w:tab/>
        <w:t>InterDigital, Inc.</w:t>
      </w:r>
    </w:p>
    <w:p w14:paraId="328BA469" w14:textId="3412CC40" w:rsidR="008F4B8C" w:rsidRDefault="001B5688" w:rsidP="008F4B8C">
      <w:pPr>
        <w:rPr>
          <w:lang w:eastAsia="x-none"/>
        </w:rPr>
      </w:pPr>
      <w:hyperlink r:id="rId1575" w:history="1">
        <w:r w:rsidR="000B5C49">
          <w:rPr>
            <w:rStyle w:val="Hyperlink"/>
            <w:lang w:eastAsia="x-none"/>
          </w:rPr>
          <w:t>R1-2203442</w:t>
        </w:r>
      </w:hyperlink>
      <w:r w:rsidR="008F4B8C">
        <w:rPr>
          <w:lang w:eastAsia="x-none"/>
        </w:rPr>
        <w:tab/>
        <w:t>On Two TAs for UL multi-DCI for multi-TRP operation</w:t>
      </w:r>
      <w:r w:rsidR="008F4B8C">
        <w:rPr>
          <w:lang w:eastAsia="x-none"/>
        </w:rPr>
        <w:tab/>
        <w:t>CATT</w:t>
      </w:r>
    </w:p>
    <w:p w14:paraId="322F1C0C" w14:textId="54225AB3" w:rsidR="008F4B8C" w:rsidRDefault="001B5688" w:rsidP="008F4B8C">
      <w:pPr>
        <w:rPr>
          <w:lang w:eastAsia="x-none"/>
        </w:rPr>
      </w:pPr>
      <w:hyperlink r:id="rId1576" w:history="1">
        <w:r w:rsidR="000B5C49">
          <w:rPr>
            <w:rStyle w:val="Hyperlink"/>
            <w:lang w:eastAsia="x-none"/>
          </w:rPr>
          <w:t>R1-2203542</w:t>
        </w:r>
      </w:hyperlink>
      <w:r w:rsidR="008F4B8C">
        <w:rPr>
          <w:lang w:eastAsia="x-none"/>
        </w:rPr>
        <w:tab/>
        <w:t>Views on two TAs for multi-DCI-based multi-TRP operation</w:t>
      </w:r>
      <w:r w:rsidR="008F4B8C">
        <w:rPr>
          <w:lang w:eastAsia="x-none"/>
        </w:rPr>
        <w:tab/>
        <w:t>vivo</w:t>
      </w:r>
    </w:p>
    <w:p w14:paraId="5453D246" w14:textId="36538645" w:rsidR="008F4B8C" w:rsidRDefault="001B5688" w:rsidP="008F4B8C">
      <w:pPr>
        <w:rPr>
          <w:lang w:eastAsia="x-none"/>
        </w:rPr>
      </w:pPr>
      <w:hyperlink r:id="rId1577" w:history="1">
        <w:r w:rsidR="000B5C49">
          <w:rPr>
            <w:rStyle w:val="Hyperlink"/>
            <w:lang w:eastAsia="x-none"/>
          </w:rPr>
          <w:t>R1-2203682</w:t>
        </w:r>
      </w:hyperlink>
      <w:r w:rsidR="008F4B8C">
        <w:rPr>
          <w:lang w:eastAsia="x-none"/>
        </w:rPr>
        <w:tab/>
        <w:t>Discussion on two TAs for multi-DCI</w:t>
      </w:r>
      <w:r w:rsidR="008F4B8C">
        <w:rPr>
          <w:lang w:eastAsia="x-none"/>
        </w:rPr>
        <w:tab/>
        <w:t>NEC</w:t>
      </w:r>
    </w:p>
    <w:p w14:paraId="2EB6A012" w14:textId="3375457C" w:rsidR="008F4B8C" w:rsidRDefault="001B5688" w:rsidP="008F4B8C">
      <w:pPr>
        <w:rPr>
          <w:lang w:eastAsia="x-none"/>
        </w:rPr>
      </w:pPr>
      <w:hyperlink r:id="rId1578" w:history="1">
        <w:r w:rsidR="000B5C49">
          <w:rPr>
            <w:rStyle w:val="Hyperlink"/>
            <w:lang w:eastAsia="x-none"/>
          </w:rPr>
          <w:t>R1-2203724</w:t>
        </w:r>
      </w:hyperlink>
      <w:r w:rsidR="008F4B8C">
        <w:rPr>
          <w:lang w:eastAsia="x-none"/>
        </w:rPr>
        <w:tab/>
        <w:t>Considerations on two TAs for multi-DCI</w:t>
      </w:r>
      <w:r w:rsidR="008F4B8C">
        <w:rPr>
          <w:lang w:eastAsia="x-none"/>
        </w:rPr>
        <w:tab/>
        <w:t>Sony</w:t>
      </w:r>
    </w:p>
    <w:p w14:paraId="2F27A7CF" w14:textId="77FC91DE" w:rsidR="008F4B8C" w:rsidRDefault="001B5688" w:rsidP="008F4B8C">
      <w:pPr>
        <w:rPr>
          <w:lang w:eastAsia="x-none"/>
        </w:rPr>
      </w:pPr>
      <w:hyperlink r:id="rId1579" w:history="1">
        <w:r w:rsidR="000B5C49">
          <w:rPr>
            <w:rStyle w:val="Hyperlink"/>
            <w:lang w:eastAsia="x-none"/>
          </w:rPr>
          <w:t>R1-2203794</w:t>
        </w:r>
      </w:hyperlink>
      <w:r w:rsidR="008F4B8C">
        <w:rPr>
          <w:lang w:eastAsia="x-none"/>
        </w:rPr>
        <w:tab/>
        <w:t>Discussion on two TAs for multi-TRP operation</w:t>
      </w:r>
      <w:r w:rsidR="008F4B8C">
        <w:rPr>
          <w:lang w:eastAsia="x-none"/>
        </w:rPr>
        <w:tab/>
        <w:t>xiaomi</w:t>
      </w:r>
    </w:p>
    <w:p w14:paraId="1F5D7ECD" w14:textId="0B85C1C3" w:rsidR="008F4B8C" w:rsidRDefault="001B5688" w:rsidP="008F4B8C">
      <w:pPr>
        <w:rPr>
          <w:lang w:eastAsia="x-none"/>
        </w:rPr>
      </w:pPr>
      <w:hyperlink r:id="rId1580" w:history="1">
        <w:r w:rsidR="000B5C49">
          <w:rPr>
            <w:rStyle w:val="Hyperlink"/>
            <w:lang w:eastAsia="x-none"/>
          </w:rPr>
          <w:t>R1-2203888</w:t>
        </w:r>
      </w:hyperlink>
      <w:r w:rsidR="008F4B8C">
        <w:rPr>
          <w:lang w:eastAsia="x-none"/>
        </w:rPr>
        <w:tab/>
        <w:t>Views on two TAs for m-DCI</w:t>
      </w:r>
      <w:r w:rsidR="008F4B8C">
        <w:rPr>
          <w:lang w:eastAsia="x-none"/>
        </w:rPr>
        <w:tab/>
        <w:t>Samsung</w:t>
      </w:r>
    </w:p>
    <w:p w14:paraId="60D646B4" w14:textId="3928E3E1" w:rsidR="008F4B8C" w:rsidRDefault="001B5688" w:rsidP="008F4B8C">
      <w:pPr>
        <w:rPr>
          <w:lang w:eastAsia="x-none"/>
        </w:rPr>
      </w:pPr>
      <w:hyperlink r:id="rId1581" w:history="1">
        <w:r w:rsidR="000B5C49">
          <w:rPr>
            <w:rStyle w:val="Hyperlink"/>
            <w:lang w:eastAsia="x-none"/>
          </w:rPr>
          <w:t>R1-2203954</w:t>
        </w:r>
      </w:hyperlink>
      <w:r w:rsidR="008F4B8C">
        <w:rPr>
          <w:lang w:eastAsia="x-none"/>
        </w:rPr>
        <w:tab/>
        <w:t>Two TAs for multi-DCI</w:t>
      </w:r>
      <w:r w:rsidR="008F4B8C">
        <w:rPr>
          <w:lang w:eastAsia="x-none"/>
        </w:rPr>
        <w:tab/>
        <w:t>OPPO</w:t>
      </w:r>
    </w:p>
    <w:p w14:paraId="17634521" w14:textId="4607274D" w:rsidR="008F4B8C" w:rsidRDefault="001B5688" w:rsidP="008F4B8C">
      <w:pPr>
        <w:rPr>
          <w:lang w:eastAsia="x-none"/>
        </w:rPr>
      </w:pPr>
      <w:hyperlink r:id="rId1582" w:history="1">
        <w:r w:rsidR="000B5C49">
          <w:rPr>
            <w:rStyle w:val="Hyperlink"/>
            <w:lang w:eastAsia="x-none"/>
          </w:rPr>
          <w:t>R1-2204034</w:t>
        </w:r>
      </w:hyperlink>
      <w:r w:rsidR="008F4B8C">
        <w:rPr>
          <w:lang w:eastAsia="x-none"/>
        </w:rPr>
        <w:tab/>
        <w:t>Two TAs for multi-DCI</w:t>
      </w:r>
      <w:r w:rsidR="008F4B8C">
        <w:rPr>
          <w:lang w:eastAsia="x-none"/>
        </w:rPr>
        <w:tab/>
        <w:t>Ericsson</w:t>
      </w:r>
    </w:p>
    <w:p w14:paraId="565FBF61" w14:textId="65F15BCC" w:rsidR="008F4B8C" w:rsidRDefault="001B5688" w:rsidP="008F4B8C">
      <w:pPr>
        <w:rPr>
          <w:lang w:eastAsia="x-none"/>
        </w:rPr>
      </w:pPr>
      <w:hyperlink r:id="rId1583" w:history="1">
        <w:r w:rsidR="000B5C49">
          <w:rPr>
            <w:rStyle w:val="Hyperlink"/>
            <w:lang w:eastAsia="x-none"/>
          </w:rPr>
          <w:t>R1-2204142</w:t>
        </w:r>
      </w:hyperlink>
      <w:r w:rsidR="008F4B8C">
        <w:rPr>
          <w:lang w:eastAsia="x-none"/>
        </w:rPr>
        <w:tab/>
        <w:t>Two TAs for multi-TRP/panel</w:t>
      </w:r>
      <w:r w:rsidR="008F4B8C">
        <w:rPr>
          <w:lang w:eastAsia="x-none"/>
        </w:rPr>
        <w:tab/>
        <w:t>LG Electronics</w:t>
      </w:r>
    </w:p>
    <w:p w14:paraId="323DD584" w14:textId="4ECBAAE0" w:rsidR="008F4B8C" w:rsidRDefault="001B5688" w:rsidP="008F4B8C">
      <w:pPr>
        <w:rPr>
          <w:lang w:eastAsia="x-none"/>
        </w:rPr>
      </w:pPr>
      <w:hyperlink r:id="rId1584" w:history="1">
        <w:r w:rsidR="000B5C49">
          <w:rPr>
            <w:rStyle w:val="Hyperlink"/>
            <w:lang w:eastAsia="x-none"/>
          </w:rPr>
          <w:t>R1-2204163</w:t>
        </w:r>
      </w:hyperlink>
      <w:r w:rsidR="008F4B8C">
        <w:rPr>
          <w:lang w:eastAsia="x-none"/>
        </w:rPr>
        <w:tab/>
        <w:t>Discussion of two TAs for multi-DCI UL transmission</w:t>
      </w:r>
      <w:r w:rsidR="008F4B8C">
        <w:rPr>
          <w:lang w:eastAsia="x-none"/>
        </w:rPr>
        <w:tab/>
        <w:t>Lenovo</w:t>
      </w:r>
    </w:p>
    <w:p w14:paraId="0934E44D" w14:textId="25B12C3A" w:rsidR="008F4B8C" w:rsidRDefault="001B5688" w:rsidP="008F4B8C">
      <w:pPr>
        <w:rPr>
          <w:lang w:eastAsia="x-none"/>
        </w:rPr>
      </w:pPr>
      <w:hyperlink r:id="rId1585" w:history="1">
        <w:r w:rsidR="000B5C49">
          <w:rPr>
            <w:rStyle w:val="Hyperlink"/>
            <w:lang w:eastAsia="x-none"/>
          </w:rPr>
          <w:t>R1-2204230</w:t>
        </w:r>
      </w:hyperlink>
      <w:r w:rsidR="008F4B8C">
        <w:rPr>
          <w:lang w:eastAsia="x-none"/>
        </w:rPr>
        <w:tab/>
        <w:t>On two Timing Advances for multi-DCI Uplink transmissions</w:t>
      </w:r>
      <w:r w:rsidR="008F4B8C">
        <w:rPr>
          <w:lang w:eastAsia="x-none"/>
        </w:rPr>
        <w:tab/>
        <w:t>Apple</w:t>
      </w:r>
    </w:p>
    <w:p w14:paraId="4D270C0E" w14:textId="7954C100" w:rsidR="008F4B8C" w:rsidRDefault="001B5688" w:rsidP="008F4B8C">
      <w:pPr>
        <w:rPr>
          <w:lang w:eastAsia="x-none"/>
        </w:rPr>
      </w:pPr>
      <w:hyperlink r:id="rId1586" w:history="1">
        <w:r w:rsidR="000B5C49">
          <w:rPr>
            <w:rStyle w:val="Hyperlink"/>
            <w:lang w:eastAsia="x-none"/>
          </w:rPr>
          <w:t>R1-2204288</w:t>
        </w:r>
      </w:hyperlink>
      <w:r w:rsidR="008F4B8C">
        <w:rPr>
          <w:lang w:eastAsia="x-none"/>
        </w:rPr>
        <w:tab/>
        <w:t>Discussion on two TAs for multi-DCI</w:t>
      </w:r>
      <w:r w:rsidR="008F4B8C">
        <w:rPr>
          <w:lang w:eastAsia="x-none"/>
        </w:rPr>
        <w:tab/>
        <w:t>CMCC</w:t>
      </w:r>
    </w:p>
    <w:p w14:paraId="6E0643C2" w14:textId="4F0EBB67" w:rsidR="008F4B8C" w:rsidRDefault="001B5688" w:rsidP="008F4B8C">
      <w:pPr>
        <w:rPr>
          <w:lang w:eastAsia="x-none"/>
        </w:rPr>
      </w:pPr>
      <w:hyperlink r:id="rId1587" w:history="1">
        <w:r w:rsidR="000B5C49">
          <w:rPr>
            <w:rStyle w:val="Hyperlink"/>
            <w:lang w:eastAsia="x-none"/>
          </w:rPr>
          <w:t>R1-2204368</w:t>
        </w:r>
      </w:hyperlink>
      <w:r w:rsidR="008F4B8C">
        <w:rPr>
          <w:lang w:eastAsia="x-none"/>
        </w:rPr>
        <w:tab/>
        <w:t>Discussion on two TAs for multi-DCI</w:t>
      </w:r>
      <w:r w:rsidR="008F4B8C">
        <w:rPr>
          <w:lang w:eastAsia="x-none"/>
        </w:rPr>
        <w:tab/>
        <w:t>NTT DOCOMO, INC.</w:t>
      </w:r>
    </w:p>
    <w:p w14:paraId="27E51FE4" w14:textId="07CB2BF7" w:rsidR="008F4B8C" w:rsidRDefault="001B5688" w:rsidP="008F4B8C">
      <w:pPr>
        <w:rPr>
          <w:lang w:eastAsia="x-none"/>
        </w:rPr>
      </w:pPr>
      <w:hyperlink r:id="rId1588" w:history="1">
        <w:r w:rsidR="000B5C49">
          <w:rPr>
            <w:rStyle w:val="Hyperlink"/>
            <w:lang w:eastAsia="x-none"/>
          </w:rPr>
          <w:t>R1-2204507</w:t>
        </w:r>
      </w:hyperlink>
      <w:r w:rsidR="008F4B8C">
        <w:rPr>
          <w:lang w:eastAsia="x-none"/>
        </w:rPr>
        <w:tab/>
        <w:t>Two TAs for multi-DCI</w:t>
      </w:r>
      <w:r w:rsidR="008F4B8C">
        <w:rPr>
          <w:lang w:eastAsia="x-none"/>
        </w:rPr>
        <w:tab/>
        <w:t>Sharp</w:t>
      </w:r>
    </w:p>
    <w:p w14:paraId="1C053490" w14:textId="73EB1EF4" w:rsidR="008F4B8C" w:rsidRDefault="001B5688" w:rsidP="008F4B8C">
      <w:pPr>
        <w:rPr>
          <w:lang w:eastAsia="x-none"/>
        </w:rPr>
      </w:pPr>
      <w:hyperlink r:id="rId1589" w:history="1">
        <w:r w:rsidR="000B5C49">
          <w:rPr>
            <w:rStyle w:val="Hyperlink"/>
            <w:lang w:eastAsia="x-none"/>
          </w:rPr>
          <w:t>R1-2204539</w:t>
        </w:r>
      </w:hyperlink>
      <w:r w:rsidR="008F4B8C">
        <w:rPr>
          <w:lang w:eastAsia="x-none"/>
        </w:rPr>
        <w:tab/>
        <w:t>Two TAs for UL multi-DCI multi-TRP operation</w:t>
      </w:r>
      <w:r w:rsidR="008F4B8C">
        <w:rPr>
          <w:lang w:eastAsia="x-none"/>
        </w:rPr>
        <w:tab/>
        <w:t>Nokia, Nokia Shanghai Bell</w:t>
      </w:r>
    </w:p>
    <w:p w14:paraId="0EBE3DC6" w14:textId="53879694" w:rsidR="008F4B8C" w:rsidRDefault="001B5688" w:rsidP="008F4B8C">
      <w:pPr>
        <w:rPr>
          <w:lang w:eastAsia="x-none"/>
        </w:rPr>
      </w:pPr>
      <w:hyperlink r:id="rId1590" w:history="1">
        <w:r w:rsidR="000B5C49">
          <w:rPr>
            <w:rStyle w:val="Hyperlink"/>
            <w:lang w:eastAsia="x-none"/>
          </w:rPr>
          <w:t>R1-2204786</w:t>
        </w:r>
      </w:hyperlink>
      <w:r w:rsidR="008F4B8C">
        <w:rPr>
          <w:lang w:eastAsia="x-none"/>
        </w:rPr>
        <w:tab/>
        <w:t>On two TAs for multi-DCI</w:t>
      </w:r>
      <w:r w:rsidR="008F4B8C">
        <w:rPr>
          <w:lang w:eastAsia="x-none"/>
        </w:rPr>
        <w:tab/>
        <w:t>Intel Corporation</w:t>
      </w:r>
    </w:p>
    <w:p w14:paraId="33549704" w14:textId="38A95FF0" w:rsidR="008F4B8C" w:rsidRDefault="001B5688" w:rsidP="008F4B8C">
      <w:pPr>
        <w:rPr>
          <w:lang w:eastAsia="x-none"/>
        </w:rPr>
      </w:pPr>
      <w:hyperlink r:id="rId1591" w:history="1">
        <w:r w:rsidR="000B5C49">
          <w:rPr>
            <w:rStyle w:val="Hyperlink"/>
            <w:lang w:eastAsia="x-none"/>
          </w:rPr>
          <w:t>R1-2205015</w:t>
        </w:r>
      </w:hyperlink>
      <w:r w:rsidR="008F4B8C">
        <w:rPr>
          <w:lang w:eastAsia="x-none"/>
        </w:rPr>
        <w:tab/>
        <w:t>Supporting two TAs for multi-DCI based mTRP</w:t>
      </w:r>
      <w:r w:rsidR="008F4B8C">
        <w:rPr>
          <w:lang w:eastAsia="x-none"/>
        </w:rPr>
        <w:tab/>
        <w:t>Qualcomm Incorporated</w:t>
      </w:r>
    </w:p>
    <w:p w14:paraId="51BA45B3" w14:textId="7210C129" w:rsidR="00A815C7" w:rsidRDefault="00A815C7" w:rsidP="008F4B8C">
      <w:pPr>
        <w:rPr>
          <w:lang w:eastAsia="x-none"/>
        </w:rPr>
      </w:pPr>
    </w:p>
    <w:p w14:paraId="2DA0BA54" w14:textId="77777777" w:rsidR="00A815C7" w:rsidRPr="00165787" w:rsidRDefault="00A815C7" w:rsidP="00A815C7">
      <w:pPr>
        <w:rPr>
          <w:lang w:eastAsia="x-none"/>
        </w:rPr>
      </w:pPr>
      <w:r w:rsidRPr="00165787">
        <w:rPr>
          <w:lang w:eastAsia="x-none"/>
        </w:rPr>
        <w:t>[109-e-R18-MIMO-02] – Siva (Ericsson)</w:t>
      </w:r>
    </w:p>
    <w:p w14:paraId="2AE2A876" w14:textId="5D6959A3" w:rsidR="00A815C7" w:rsidRPr="00165787" w:rsidRDefault="00A815C7" w:rsidP="00A815C7">
      <w:pPr>
        <w:rPr>
          <w:lang w:eastAsia="x-none"/>
        </w:rPr>
      </w:pPr>
      <w:r w:rsidRPr="00165787">
        <w:rPr>
          <w:lang w:eastAsia="x-none"/>
        </w:rPr>
        <w:t>Email discussion on two TAs for multi-DCI by May 20</w:t>
      </w:r>
    </w:p>
    <w:p w14:paraId="5465810C" w14:textId="77777777" w:rsidR="00A815C7" w:rsidRPr="00165787" w:rsidRDefault="00A815C7" w:rsidP="007A297D">
      <w:pPr>
        <w:numPr>
          <w:ilvl w:val="0"/>
          <w:numId w:val="75"/>
        </w:numPr>
        <w:rPr>
          <w:lang w:eastAsia="x-none"/>
        </w:rPr>
      </w:pPr>
      <w:r w:rsidRPr="00165787">
        <w:rPr>
          <w:lang w:eastAsia="x-none"/>
        </w:rPr>
        <w:t>Check points: May 12, May 18, May 20</w:t>
      </w:r>
    </w:p>
    <w:p w14:paraId="62023190" w14:textId="7EAEBC1D" w:rsidR="00A815C7" w:rsidRPr="00165787" w:rsidRDefault="001B5688" w:rsidP="008F4B8C">
      <w:pPr>
        <w:rPr>
          <w:b/>
          <w:bCs/>
          <w:lang w:eastAsia="x-none"/>
        </w:rPr>
      </w:pPr>
      <w:hyperlink r:id="rId1592" w:history="1">
        <w:r w:rsidR="000B5C49">
          <w:rPr>
            <w:rStyle w:val="Hyperlink"/>
            <w:b/>
            <w:bCs/>
            <w:lang w:eastAsia="x-none"/>
          </w:rPr>
          <w:t>R1-2205209</w:t>
        </w:r>
      </w:hyperlink>
      <w:r w:rsidR="00A815C7" w:rsidRPr="00165787">
        <w:rPr>
          <w:b/>
          <w:bCs/>
          <w:lang w:eastAsia="x-none"/>
        </w:rPr>
        <w:tab/>
        <w:t>Moderator Summary #1 on Two TA enhancements for multi-DCI based multi-TRP operation</w:t>
      </w:r>
      <w:r w:rsidR="00A815C7" w:rsidRPr="00165787">
        <w:rPr>
          <w:b/>
          <w:bCs/>
          <w:lang w:eastAsia="x-none"/>
        </w:rPr>
        <w:tab/>
        <w:t>Moderator (Ericsson)</w:t>
      </w:r>
    </w:p>
    <w:p w14:paraId="2D934C82" w14:textId="71F57FF9" w:rsidR="00165787" w:rsidRDefault="00165787" w:rsidP="008F4B8C">
      <w:pPr>
        <w:rPr>
          <w:lang w:eastAsia="x-none"/>
        </w:rPr>
      </w:pPr>
      <w:r>
        <w:rPr>
          <w:lang w:eastAsia="x-none"/>
        </w:rPr>
        <w:t>From May 12</w:t>
      </w:r>
      <w:r w:rsidRPr="00165787">
        <w:rPr>
          <w:vertAlign w:val="superscript"/>
          <w:lang w:eastAsia="x-none"/>
        </w:rPr>
        <w:t>th</w:t>
      </w:r>
      <w:r>
        <w:rPr>
          <w:lang w:eastAsia="x-none"/>
        </w:rPr>
        <w:t xml:space="preserve"> GTW session</w:t>
      </w:r>
    </w:p>
    <w:p w14:paraId="78334BCB" w14:textId="77777777" w:rsidR="00165787" w:rsidRPr="0080295C" w:rsidRDefault="00165787" w:rsidP="00165787">
      <w:pPr>
        <w:rPr>
          <w:highlight w:val="green"/>
        </w:rPr>
      </w:pPr>
      <w:r w:rsidRPr="0080295C">
        <w:rPr>
          <w:highlight w:val="green"/>
        </w:rPr>
        <w:t>Agreement</w:t>
      </w:r>
    </w:p>
    <w:p w14:paraId="62EF9DD6" w14:textId="77777777" w:rsidR="00165787" w:rsidRPr="0080295C" w:rsidRDefault="00165787" w:rsidP="00165787">
      <w:pPr>
        <w:rPr>
          <w:rFonts w:eastAsia="Times New Roman"/>
        </w:rPr>
      </w:pPr>
      <w:r w:rsidRPr="0080295C">
        <w:rPr>
          <w:rFonts w:eastAsia="Times New Roman"/>
        </w:rPr>
        <w:t>Enhancement on two TAs for UL multi-DCI for multi-TRP operation is supported in Rel-18.</w:t>
      </w:r>
    </w:p>
    <w:p w14:paraId="1D86F495" w14:textId="77777777" w:rsidR="00165787" w:rsidRPr="00165787" w:rsidRDefault="00165787" w:rsidP="00CF6E6D">
      <w:pPr>
        <w:pStyle w:val="ListParagraph"/>
        <w:numPr>
          <w:ilvl w:val="0"/>
          <w:numId w:val="187"/>
        </w:numPr>
        <w:rPr>
          <w:rFonts w:eastAsia="Times New Roman"/>
        </w:rPr>
      </w:pPr>
      <w:r w:rsidRPr="00165787">
        <w:rPr>
          <w:rFonts w:eastAsia="Times New Roman"/>
          <w:lang w:val="en-US"/>
        </w:rPr>
        <w:t>N</w:t>
      </w:r>
      <w:r w:rsidRPr="00165787">
        <w:rPr>
          <w:rFonts w:eastAsia="Times New Roman"/>
        </w:rPr>
        <w:t>ote 1: whether (1) the network signals two TACs or (2) the network signals one TAC and the UE deriving the second TA can be further studied</w:t>
      </w:r>
      <w:r w:rsidRPr="00165787">
        <w:rPr>
          <w:rFonts w:eastAsia="Times New Roman"/>
          <w:lang w:val="en-US"/>
        </w:rPr>
        <w:t>.</w:t>
      </w:r>
    </w:p>
    <w:p w14:paraId="5D61C9CD" w14:textId="77777777" w:rsidR="00165787" w:rsidRPr="00165787" w:rsidRDefault="00165787" w:rsidP="00CF6E6D">
      <w:pPr>
        <w:pStyle w:val="ListParagraph"/>
        <w:numPr>
          <w:ilvl w:val="0"/>
          <w:numId w:val="187"/>
        </w:numPr>
        <w:rPr>
          <w:rFonts w:eastAsia="Times New Roman"/>
        </w:rPr>
      </w:pPr>
      <w:r w:rsidRPr="00165787">
        <w:rPr>
          <w:rFonts w:eastAsia="Times New Roman"/>
          <w:lang w:val="en-US"/>
        </w:rPr>
        <w:t>Note 2: evaluations can be considered on as-needed basis.</w:t>
      </w:r>
    </w:p>
    <w:p w14:paraId="6BB36A82" w14:textId="77777777" w:rsidR="00165787" w:rsidRPr="0080295C" w:rsidRDefault="00165787" w:rsidP="00165787">
      <w:pPr>
        <w:rPr>
          <w:highlight w:val="green"/>
        </w:rPr>
      </w:pPr>
      <w:r w:rsidRPr="0080295C">
        <w:rPr>
          <w:highlight w:val="green"/>
        </w:rPr>
        <w:t>Agreement</w:t>
      </w:r>
    </w:p>
    <w:p w14:paraId="5D09EF57" w14:textId="77777777" w:rsidR="00165787" w:rsidRPr="0080295C" w:rsidRDefault="00165787" w:rsidP="00165787">
      <w:pPr>
        <w:rPr>
          <w:rFonts w:eastAsia="Times New Roman"/>
        </w:rPr>
      </w:pPr>
      <w:r w:rsidRPr="0080295C">
        <w:rPr>
          <w:rFonts w:eastAsia="Times New Roman"/>
        </w:rPr>
        <w:t>For multi-DCI based multi-TRP operation, down-select one of the two alternatives:</w:t>
      </w:r>
    </w:p>
    <w:p w14:paraId="612FCF05" w14:textId="0309E2FE" w:rsidR="00165787" w:rsidRPr="00165787" w:rsidRDefault="00165787" w:rsidP="00CF6E6D">
      <w:pPr>
        <w:pStyle w:val="ListParagraph"/>
        <w:numPr>
          <w:ilvl w:val="0"/>
          <w:numId w:val="188"/>
        </w:numPr>
        <w:rPr>
          <w:rFonts w:eastAsia="Times New Roman"/>
        </w:rPr>
      </w:pPr>
      <w:r w:rsidRPr="00165787">
        <w:rPr>
          <w:rFonts w:eastAsia="Times New Roman"/>
        </w:rPr>
        <w:t>Alt 1:</w:t>
      </w:r>
      <w:r>
        <w:rPr>
          <w:rFonts w:eastAsia="Times New Roman"/>
        </w:rPr>
        <w:t xml:space="preserve"> </w:t>
      </w:r>
      <w:r w:rsidRPr="00165787">
        <w:rPr>
          <w:rFonts w:eastAsia="Times New Roman"/>
        </w:rPr>
        <w:t>configure two TAGs within a serving cell</w:t>
      </w:r>
    </w:p>
    <w:p w14:paraId="0225DAAC" w14:textId="77777777" w:rsidR="00165787" w:rsidRPr="00165787" w:rsidRDefault="00165787" w:rsidP="00CF6E6D">
      <w:pPr>
        <w:pStyle w:val="ListParagraph"/>
        <w:numPr>
          <w:ilvl w:val="0"/>
          <w:numId w:val="188"/>
        </w:numPr>
        <w:rPr>
          <w:rFonts w:eastAsia="Times New Roman"/>
        </w:rPr>
      </w:pPr>
      <w:r w:rsidRPr="00165787">
        <w:rPr>
          <w:rFonts w:eastAsia="Times New Roman"/>
        </w:rPr>
        <w:t>Alt 2: consider two TAs within one TAG within a serving cell</w:t>
      </w:r>
    </w:p>
    <w:p w14:paraId="74619E55" w14:textId="77777777" w:rsidR="00165787" w:rsidRPr="0080295C" w:rsidRDefault="00165787" w:rsidP="00165787">
      <w:pPr>
        <w:rPr>
          <w:highlight w:val="green"/>
        </w:rPr>
      </w:pPr>
      <w:r w:rsidRPr="0080295C">
        <w:rPr>
          <w:highlight w:val="green"/>
        </w:rPr>
        <w:t>Agreement</w:t>
      </w:r>
    </w:p>
    <w:p w14:paraId="600427CB" w14:textId="77777777" w:rsidR="00165787" w:rsidRPr="0080295C" w:rsidRDefault="00165787" w:rsidP="00165787">
      <w:pPr>
        <w:rPr>
          <w:rFonts w:eastAsia="Times New Roman"/>
        </w:rPr>
      </w:pPr>
      <w:r w:rsidRPr="0080295C">
        <w:rPr>
          <w:rFonts w:eastAsia="Times New Roman"/>
        </w:rPr>
        <w:t>Support two TA enhancement for both intra-cell and inter-cell multi-DCI multi-TRP scenarios in Rel-18.</w:t>
      </w:r>
    </w:p>
    <w:p w14:paraId="723B63ED" w14:textId="077336F6" w:rsidR="00165787" w:rsidRDefault="00165787" w:rsidP="00165787"/>
    <w:p w14:paraId="6A10325D" w14:textId="77777777" w:rsidR="00D01005" w:rsidRDefault="00D01005" w:rsidP="00165787"/>
    <w:p w14:paraId="292F23B3" w14:textId="1B46D557" w:rsidR="00D01005" w:rsidRDefault="00D01005" w:rsidP="00D01005">
      <w:pPr>
        <w:rPr>
          <w:iCs/>
        </w:rPr>
      </w:pPr>
      <w:r w:rsidRPr="00DF5B12">
        <w:rPr>
          <w:b/>
          <w:bCs/>
          <w:iCs/>
        </w:rPr>
        <w:t>Decision:</w:t>
      </w:r>
      <w:r>
        <w:rPr>
          <w:iCs/>
        </w:rPr>
        <w:t xml:space="preserve"> As per email decision posted on May 15</w:t>
      </w:r>
      <w:r w:rsidRPr="00DF5B12">
        <w:rPr>
          <w:iCs/>
          <w:vertAlign w:val="superscript"/>
        </w:rPr>
        <w:t>th</w:t>
      </w:r>
      <w:r>
        <w:rPr>
          <w:iCs/>
        </w:rPr>
        <w:t>,</w:t>
      </w:r>
    </w:p>
    <w:p w14:paraId="3576E1CD" w14:textId="77777777" w:rsidR="00D01005" w:rsidRPr="0080295C" w:rsidRDefault="00D01005" w:rsidP="00D01005">
      <w:pPr>
        <w:rPr>
          <w:highlight w:val="green"/>
        </w:rPr>
      </w:pPr>
      <w:r w:rsidRPr="0080295C">
        <w:rPr>
          <w:highlight w:val="green"/>
        </w:rPr>
        <w:t>Agreement</w:t>
      </w:r>
    </w:p>
    <w:p w14:paraId="2CC14F9D" w14:textId="77777777" w:rsidR="00D01005" w:rsidRPr="00556929" w:rsidRDefault="00D01005" w:rsidP="00D01005">
      <w:r w:rsidRPr="00556929">
        <w:t>Enhancements on two TAs for UL multi-DCI for multi-TRP operation are applicable to both FR1 and FR2.</w:t>
      </w:r>
    </w:p>
    <w:p w14:paraId="0F180138" w14:textId="77777777" w:rsidR="00D01005" w:rsidRPr="00556929" w:rsidRDefault="00D01005" w:rsidP="00D01005"/>
    <w:p w14:paraId="26F38A40" w14:textId="77777777" w:rsidR="00D01005" w:rsidRPr="0080295C" w:rsidRDefault="00D01005" w:rsidP="00D01005">
      <w:pPr>
        <w:rPr>
          <w:highlight w:val="green"/>
        </w:rPr>
      </w:pPr>
      <w:r w:rsidRPr="0080295C">
        <w:rPr>
          <w:highlight w:val="green"/>
        </w:rPr>
        <w:t>Agreement</w:t>
      </w:r>
    </w:p>
    <w:p w14:paraId="680B88F9" w14:textId="77777777" w:rsidR="00D01005" w:rsidRPr="00556929" w:rsidRDefault="00D01005" w:rsidP="00D01005">
      <w:r w:rsidRPr="00556929">
        <w:t>For multi-DCI multi-TRP operation with two TAs, study the following alternatives:</w:t>
      </w:r>
    </w:p>
    <w:p w14:paraId="1D929C7D" w14:textId="0265FF92" w:rsidR="00D01005" w:rsidRPr="00D01005" w:rsidRDefault="00D01005" w:rsidP="00CF6E6D">
      <w:pPr>
        <w:pStyle w:val="ListParagraph"/>
        <w:numPr>
          <w:ilvl w:val="0"/>
          <w:numId w:val="231"/>
        </w:numPr>
        <w:spacing w:after="0"/>
        <w:ind w:left="714" w:hanging="357"/>
        <w:rPr>
          <w:lang w:val="x-none"/>
        </w:rPr>
      </w:pPr>
      <w:r w:rsidRPr="00D01005">
        <w:rPr>
          <w:lang w:val="x-none"/>
        </w:rPr>
        <w:t>Alt 1: two reference timings are considered</w:t>
      </w:r>
    </w:p>
    <w:p w14:paraId="1C8A2DB2" w14:textId="1E0A33EC" w:rsidR="00D01005" w:rsidRPr="00D01005" w:rsidRDefault="00D01005" w:rsidP="00CF6E6D">
      <w:pPr>
        <w:pStyle w:val="ListParagraph"/>
        <w:numPr>
          <w:ilvl w:val="0"/>
          <w:numId w:val="231"/>
        </w:numPr>
        <w:spacing w:after="0"/>
        <w:ind w:left="714" w:hanging="357"/>
        <w:rPr>
          <w:lang w:val="x-none"/>
        </w:rPr>
      </w:pPr>
      <w:r w:rsidRPr="00D01005">
        <w:rPr>
          <w:lang w:val="x-none"/>
        </w:rPr>
        <w:t>Alt 2: one reference timing is considered</w:t>
      </w:r>
    </w:p>
    <w:p w14:paraId="7C07C7AC" w14:textId="77777777" w:rsidR="00D01005" w:rsidRPr="00556929" w:rsidRDefault="00D01005" w:rsidP="00D01005">
      <w:pPr>
        <w:rPr>
          <w:lang w:val="en-US"/>
        </w:rPr>
      </w:pPr>
      <w:r w:rsidRPr="00556929">
        <w:t xml:space="preserve">Note: reference timing above is the timing of the DL reception </w:t>
      </w:r>
    </w:p>
    <w:p w14:paraId="53A2D76C" w14:textId="61C53265" w:rsidR="00D01005" w:rsidRDefault="00D01005" w:rsidP="00165787">
      <w:pPr>
        <w:rPr>
          <w:lang w:val="en-US"/>
        </w:rPr>
      </w:pPr>
    </w:p>
    <w:p w14:paraId="652B342A" w14:textId="457D298A" w:rsidR="005A4AE3" w:rsidRDefault="005A4AE3" w:rsidP="00165787">
      <w:pPr>
        <w:rPr>
          <w:lang w:val="en-US"/>
        </w:rPr>
      </w:pPr>
    </w:p>
    <w:p w14:paraId="527FBC0D" w14:textId="2301306C" w:rsidR="005A4AE3" w:rsidRDefault="005A4AE3" w:rsidP="005A4AE3">
      <w:pPr>
        <w:rPr>
          <w:iCs/>
        </w:rPr>
      </w:pPr>
      <w:r w:rsidRPr="00DF5B12">
        <w:rPr>
          <w:b/>
          <w:bCs/>
          <w:iCs/>
        </w:rPr>
        <w:t>Decision:</w:t>
      </w:r>
      <w:r>
        <w:rPr>
          <w:iCs/>
        </w:rPr>
        <w:t xml:space="preserve"> As per email decision posted on May 19</w:t>
      </w:r>
      <w:r w:rsidRPr="00DF5B12">
        <w:rPr>
          <w:iCs/>
          <w:vertAlign w:val="superscript"/>
        </w:rPr>
        <w:t>th</w:t>
      </w:r>
      <w:r>
        <w:rPr>
          <w:iCs/>
        </w:rPr>
        <w:t>,</w:t>
      </w:r>
    </w:p>
    <w:p w14:paraId="095E157E" w14:textId="77777777" w:rsidR="005A4AE3" w:rsidRPr="0080295C" w:rsidRDefault="005A4AE3" w:rsidP="005A4AE3">
      <w:pPr>
        <w:rPr>
          <w:highlight w:val="green"/>
        </w:rPr>
      </w:pPr>
      <w:r w:rsidRPr="0080295C">
        <w:rPr>
          <w:highlight w:val="green"/>
        </w:rPr>
        <w:t>Agreement</w:t>
      </w:r>
    </w:p>
    <w:p w14:paraId="5B4029D4" w14:textId="58F14CEC" w:rsidR="005A4AE3" w:rsidRDefault="005A4AE3" w:rsidP="005A4AE3">
      <w:pPr>
        <w:rPr>
          <w:lang w:val="en-US" w:eastAsia="ko-KR"/>
        </w:rPr>
      </w:pPr>
      <w:r>
        <w:rPr>
          <w:lang w:val="en-US" w:eastAsia="ko-KR"/>
        </w:rPr>
        <w:t>For multi-DCI multi-TRP operation with two TAs, study the following alternatives further in Rel-18:</w:t>
      </w:r>
    </w:p>
    <w:p w14:paraId="47918D72" w14:textId="45D745CC" w:rsidR="005A4AE3" w:rsidRDefault="005A4AE3" w:rsidP="00CF6E6D">
      <w:pPr>
        <w:pStyle w:val="ListParagraph"/>
        <w:numPr>
          <w:ilvl w:val="0"/>
          <w:numId w:val="306"/>
        </w:numPr>
        <w:ind w:left="709"/>
        <w:rPr>
          <w:lang w:val="en-US" w:eastAsia="ko-KR"/>
        </w:rPr>
      </w:pPr>
      <w:r w:rsidRPr="005A4AE3">
        <w:rPr>
          <w:lang w:val="en-US" w:eastAsia="ko-KR"/>
        </w:rPr>
        <w:t xml:space="preserve">Alt 1: one </w:t>
      </w:r>
      <w:r w:rsidRPr="00B664BE">
        <w:rPr>
          <w:i/>
          <w:iCs/>
          <w:lang w:val="en-US" w:eastAsia="ko-KR"/>
        </w:rPr>
        <w:t>n-TimingAdvanceOffset</w:t>
      </w:r>
      <w:r w:rsidRPr="005A4AE3">
        <w:rPr>
          <w:lang w:val="en-US" w:eastAsia="ko-KR"/>
        </w:rPr>
        <w:t xml:space="preserve"> value per serving cell</w:t>
      </w:r>
    </w:p>
    <w:p w14:paraId="35EC29AD" w14:textId="3A733507" w:rsidR="005A4AE3" w:rsidRPr="005A4AE3" w:rsidRDefault="005A4AE3" w:rsidP="00CF6E6D">
      <w:pPr>
        <w:pStyle w:val="ListParagraph"/>
        <w:numPr>
          <w:ilvl w:val="0"/>
          <w:numId w:val="306"/>
        </w:numPr>
        <w:ind w:left="709"/>
        <w:rPr>
          <w:lang w:val="en-US" w:eastAsia="ko-KR"/>
        </w:rPr>
      </w:pPr>
      <w:r w:rsidRPr="005A4AE3">
        <w:rPr>
          <w:lang w:val="en-US" w:eastAsia="ko-KR"/>
        </w:rPr>
        <w:t xml:space="preserve">Alt 2: two </w:t>
      </w:r>
      <w:r w:rsidRPr="00B664BE">
        <w:rPr>
          <w:i/>
          <w:iCs/>
          <w:lang w:val="en-US" w:eastAsia="ko-KR"/>
        </w:rPr>
        <w:t>n-TimingAdvanceOffset</w:t>
      </w:r>
      <w:r w:rsidRPr="005A4AE3">
        <w:rPr>
          <w:lang w:val="en-US" w:eastAsia="ko-KR"/>
        </w:rPr>
        <w:t xml:space="preserve"> value per serving cell</w:t>
      </w:r>
    </w:p>
    <w:p w14:paraId="4FDF12AE" w14:textId="77777777" w:rsidR="00B664BE" w:rsidRPr="00D01005" w:rsidRDefault="00B664BE" w:rsidP="00165787">
      <w:pPr>
        <w:rPr>
          <w:lang w:val="en-US"/>
        </w:rPr>
      </w:pPr>
    </w:p>
    <w:p w14:paraId="4BC8F855" w14:textId="283CAE17" w:rsidR="00B664BE" w:rsidRDefault="00B664BE" w:rsidP="00B664BE">
      <w:pPr>
        <w:rPr>
          <w:iCs/>
        </w:rPr>
      </w:pPr>
      <w:bookmarkStart w:id="257" w:name="_Toc101357038"/>
      <w:r w:rsidRPr="00DF5B12">
        <w:rPr>
          <w:b/>
          <w:bCs/>
          <w:iCs/>
        </w:rPr>
        <w:t>Decision:</w:t>
      </w:r>
      <w:r>
        <w:rPr>
          <w:iCs/>
        </w:rPr>
        <w:t xml:space="preserve"> As per email decision posted on May 20</w:t>
      </w:r>
      <w:r w:rsidRPr="00DF5B12">
        <w:rPr>
          <w:iCs/>
          <w:vertAlign w:val="superscript"/>
        </w:rPr>
        <w:t>th</w:t>
      </w:r>
      <w:r>
        <w:rPr>
          <w:iCs/>
        </w:rPr>
        <w:t>,</w:t>
      </w:r>
    </w:p>
    <w:p w14:paraId="0F883F2E" w14:textId="77777777" w:rsidR="00B664BE" w:rsidRPr="00B664BE" w:rsidRDefault="00B664BE" w:rsidP="00B664BE">
      <w:pPr>
        <w:rPr>
          <w:rStyle w:val="Strong"/>
          <w:rFonts w:cs="Arial"/>
          <w:b w:val="0"/>
          <w:bCs w:val="0"/>
          <w:szCs w:val="20"/>
          <w:u w:val="single"/>
        </w:rPr>
      </w:pPr>
      <w:r w:rsidRPr="00B664BE">
        <w:rPr>
          <w:rStyle w:val="Strong"/>
          <w:rFonts w:cs="Arial"/>
          <w:b w:val="0"/>
          <w:bCs w:val="0"/>
          <w:szCs w:val="20"/>
          <w:u w:val="single"/>
        </w:rPr>
        <w:t>Conclusion</w:t>
      </w:r>
    </w:p>
    <w:p w14:paraId="78EC702B" w14:textId="77777777" w:rsidR="00B664BE" w:rsidRPr="00420F78" w:rsidRDefault="00B664BE" w:rsidP="00B664BE">
      <w:pPr>
        <w:rPr>
          <w:rFonts w:ascii="Arial" w:hAnsi="Arial" w:cs="Arial"/>
          <w:b/>
          <w:szCs w:val="20"/>
          <w:lang w:eastAsia="ko-KR"/>
        </w:rPr>
      </w:pPr>
      <w:r w:rsidRPr="00420F78">
        <w:rPr>
          <w:rStyle w:val="Strong"/>
          <w:rFonts w:cs="Arial"/>
          <w:b w:val="0"/>
          <w:szCs w:val="20"/>
        </w:rPr>
        <w:t>For multi-DCI multi-TRP operation with two TAs, the decision on the maximum uplink timing difference is left up to RAN4.</w:t>
      </w:r>
    </w:p>
    <w:p w14:paraId="2198251F" w14:textId="7190B53A" w:rsidR="00B664BE" w:rsidRPr="00B664BE" w:rsidRDefault="00B664BE" w:rsidP="00CF6E6D">
      <w:pPr>
        <w:pStyle w:val="ListParagraph"/>
        <w:numPr>
          <w:ilvl w:val="0"/>
          <w:numId w:val="469"/>
        </w:numPr>
        <w:rPr>
          <w:rFonts w:ascii="Arial" w:hAnsi="Arial"/>
          <w:b/>
        </w:rPr>
      </w:pPr>
      <w:r w:rsidRPr="00B664BE">
        <w:rPr>
          <w:rStyle w:val="Strong"/>
          <w:rFonts w:eastAsia="Times New Roman" w:cs="Arial"/>
          <w:b w:val="0"/>
        </w:rPr>
        <w:t>Send an LS to RAN4 asking them the maximum uplink timing difference RAN1 can assume between the two TAs for multi-DCI multi-TRP operation.</w:t>
      </w:r>
    </w:p>
    <w:p w14:paraId="56C9F59A" w14:textId="77777777" w:rsidR="00B664BE" w:rsidRPr="00B664BE" w:rsidRDefault="00B664BE" w:rsidP="00B664BE">
      <w:pPr>
        <w:rPr>
          <w:rFonts w:cs="Times"/>
          <w:szCs w:val="20"/>
          <w:highlight w:val="green"/>
          <w:lang w:eastAsia="x-none"/>
        </w:rPr>
      </w:pPr>
      <w:r w:rsidRPr="00B664BE">
        <w:rPr>
          <w:rFonts w:cs="Times"/>
          <w:szCs w:val="20"/>
          <w:highlight w:val="green"/>
          <w:lang w:eastAsia="x-none"/>
        </w:rPr>
        <w:t>Agreement</w:t>
      </w:r>
    </w:p>
    <w:p w14:paraId="1CDFEF89" w14:textId="77777777" w:rsidR="00B664BE" w:rsidRPr="005A6D23" w:rsidRDefault="00B664BE" w:rsidP="00B664BE">
      <w:pPr>
        <w:pStyle w:val="NormalWeb"/>
        <w:spacing w:before="0" w:beforeAutospacing="0" w:after="0" w:afterAutospacing="0"/>
        <w:rPr>
          <w:rFonts w:ascii="Times" w:eastAsia="Malgun Gothic" w:hAnsi="Times" w:cs="Times"/>
          <w:b/>
          <w:color w:val="auto"/>
          <w:sz w:val="20"/>
          <w:szCs w:val="20"/>
          <w:lang w:eastAsia="ko-KR"/>
        </w:rPr>
      </w:pPr>
      <w:r w:rsidRPr="005A6D23">
        <w:rPr>
          <w:rStyle w:val="Strong"/>
          <w:rFonts w:ascii="Times" w:hAnsi="Times" w:cs="Times"/>
          <w:b w:val="0"/>
          <w:color w:val="auto"/>
          <w:sz w:val="20"/>
          <w:szCs w:val="20"/>
        </w:rPr>
        <w:t xml:space="preserve">Two TA enhancement for uplink multi-DCI based multi-TRP operation are applicable to </w:t>
      </w:r>
      <w:r w:rsidRPr="005A6D23">
        <w:rPr>
          <w:rStyle w:val="Emphasis"/>
          <w:rFonts w:ascii="Times" w:hAnsi="Times" w:cs="Times"/>
          <w:b/>
          <w:color w:val="auto"/>
          <w:sz w:val="20"/>
          <w:szCs w:val="20"/>
        </w:rPr>
        <w:t>at least</w:t>
      </w:r>
      <w:r w:rsidRPr="005A6D23">
        <w:rPr>
          <w:rStyle w:val="Strong"/>
          <w:rFonts w:ascii="Times" w:hAnsi="Times" w:cs="Times"/>
          <w:b w:val="0"/>
          <w:color w:val="auto"/>
          <w:sz w:val="20"/>
          <w:szCs w:val="20"/>
        </w:rPr>
        <w:t>:</w:t>
      </w:r>
    </w:p>
    <w:p w14:paraId="55F52566" w14:textId="77777777" w:rsidR="00B664BE" w:rsidRPr="00B664BE" w:rsidRDefault="00B664BE" w:rsidP="00CF6E6D">
      <w:pPr>
        <w:pStyle w:val="ListParagraph"/>
        <w:numPr>
          <w:ilvl w:val="0"/>
          <w:numId w:val="469"/>
        </w:numPr>
        <w:rPr>
          <w:b/>
        </w:rPr>
      </w:pPr>
      <w:r w:rsidRPr="00B664BE">
        <w:rPr>
          <w:rStyle w:val="Strong"/>
          <w:rFonts w:eastAsia="Times New Roman" w:cs="Times"/>
          <w:b w:val="0"/>
          <w:lang w:eastAsia="zh-CN"/>
        </w:rPr>
        <w:t>TDM based multi-DCI uplink transmission</w:t>
      </w:r>
    </w:p>
    <w:p w14:paraId="38A89099" w14:textId="63901EC9" w:rsidR="00B664BE" w:rsidRPr="00B664BE" w:rsidRDefault="00B664BE" w:rsidP="00CF6E6D">
      <w:pPr>
        <w:pStyle w:val="ListParagraph"/>
        <w:numPr>
          <w:ilvl w:val="0"/>
          <w:numId w:val="469"/>
        </w:numPr>
        <w:rPr>
          <w:b/>
        </w:rPr>
      </w:pPr>
      <w:r>
        <w:rPr>
          <w:rStyle w:val="Strong"/>
          <w:rFonts w:eastAsia="Times New Roman" w:cs="Times"/>
          <w:b w:val="0"/>
          <w:lang w:eastAsia="zh-CN"/>
        </w:rPr>
        <w:t>S</w:t>
      </w:r>
      <w:r w:rsidRPr="00B664BE">
        <w:rPr>
          <w:rStyle w:val="Strong"/>
          <w:rFonts w:eastAsia="Times New Roman" w:cs="Times"/>
          <w:b w:val="0"/>
          <w:lang w:eastAsia="zh-CN"/>
        </w:rPr>
        <w:t>imultaneous multi-DCI uplink transmission (if simultaneous uplink multi-DCI uplink transmission is supported in Agenda 9.1.4.1)</w:t>
      </w:r>
    </w:p>
    <w:p w14:paraId="35C00F8E" w14:textId="51A1F02B" w:rsidR="00B664BE" w:rsidRPr="00B664BE" w:rsidRDefault="00B664BE" w:rsidP="00CF6E6D">
      <w:pPr>
        <w:pStyle w:val="ListParagraph"/>
        <w:numPr>
          <w:ilvl w:val="0"/>
          <w:numId w:val="469"/>
        </w:numPr>
        <w:rPr>
          <w:b/>
        </w:rPr>
      </w:pPr>
      <w:r w:rsidRPr="00B664BE">
        <w:rPr>
          <w:rStyle w:val="Strong"/>
          <w:rFonts w:eastAsia="Times New Roman" w:cs="Times"/>
          <w:b w:val="0"/>
          <w:lang w:eastAsia="zh-CN"/>
        </w:rPr>
        <w:t>Note:</w:t>
      </w:r>
      <w:r>
        <w:rPr>
          <w:rStyle w:val="Strong"/>
          <w:rFonts w:eastAsia="Times New Roman" w:cs="Times"/>
          <w:b w:val="0"/>
          <w:lang w:eastAsia="zh-CN"/>
        </w:rPr>
        <w:t xml:space="preserve"> </w:t>
      </w:r>
      <w:r w:rsidRPr="00B664BE">
        <w:rPr>
          <w:rStyle w:val="Strong"/>
          <w:rFonts w:eastAsia="Times New Roman" w:cs="Times"/>
          <w:b w:val="0"/>
          <w:lang w:eastAsia="zh-CN"/>
        </w:rPr>
        <w:t>Whether two TA enhancement is applicable to other schemes is a separate discussion, which is not in the scope of AI 9.1.1.2.</w:t>
      </w:r>
    </w:p>
    <w:p w14:paraId="2421897D" w14:textId="77777777" w:rsidR="00B664BE" w:rsidRPr="005A6D23" w:rsidRDefault="00B664BE" w:rsidP="00B664BE">
      <w:pPr>
        <w:rPr>
          <w:rFonts w:cs="Times"/>
          <w:szCs w:val="20"/>
          <w:lang w:eastAsia="x-none"/>
        </w:rPr>
      </w:pPr>
    </w:p>
    <w:p w14:paraId="2EE98FE5" w14:textId="7695C073" w:rsidR="00B664BE" w:rsidRPr="00B664BE" w:rsidRDefault="001B5688" w:rsidP="00B664BE">
      <w:pPr>
        <w:rPr>
          <w:b/>
          <w:bCs/>
          <w:iCs/>
        </w:rPr>
      </w:pPr>
      <w:hyperlink r:id="rId1593" w:history="1">
        <w:r w:rsidR="000B5C49">
          <w:rPr>
            <w:rStyle w:val="Hyperlink"/>
            <w:b/>
            <w:bCs/>
            <w:iCs/>
          </w:rPr>
          <w:t>R1-2205592</w:t>
        </w:r>
      </w:hyperlink>
      <w:r w:rsidR="00B664BE" w:rsidRPr="00B664BE">
        <w:rPr>
          <w:b/>
          <w:bCs/>
          <w:iCs/>
        </w:rPr>
        <w:tab/>
        <w:t>[Draft] LS on maximum uplink timing difference for Multi-DCI Multi-TRP with two TAs</w:t>
      </w:r>
      <w:r w:rsidR="00B664BE" w:rsidRPr="00B664BE">
        <w:rPr>
          <w:b/>
          <w:bCs/>
          <w:iCs/>
        </w:rPr>
        <w:tab/>
        <w:t>Ericsson</w:t>
      </w:r>
    </w:p>
    <w:p w14:paraId="7787D7C8" w14:textId="4697FEF3" w:rsidR="00B664BE" w:rsidRDefault="00B664BE" w:rsidP="00B664BE">
      <w:pPr>
        <w:rPr>
          <w:iCs/>
        </w:rPr>
      </w:pPr>
      <w:r w:rsidRPr="00DF5B12">
        <w:rPr>
          <w:b/>
          <w:bCs/>
          <w:iCs/>
        </w:rPr>
        <w:t>Decision:</w:t>
      </w:r>
      <w:r>
        <w:rPr>
          <w:iCs/>
        </w:rPr>
        <w:t xml:space="preserve"> As per email decision posted on May 20</w:t>
      </w:r>
      <w:r w:rsidRPr="00DF5B12">
        <w:rPr>
          <w:iCs/>
          <w:vertAlign w:val="superscript"/>
        </w:rPr>
        <w:t>th</w:t>
      </w:r>
      <w:r>
        <w:rPr>
          <w:iCs/>
        </w:rPr>
        <w:t xml:space="preserve">, the draft LS is endorsed. </w:t>
      </w:r>
      <w:r w:rsidRPr="00B664BE">
        <w:rPr>
          <w:iCs/>
          <w:highlight w:val="green"/>
        </w:rPr>
        <w:t xml:space="preserve">Approved in </w:t>
      </w:r>
      <w:hyperlink r:id="rId1594" w:history="1">
        <w:r w:rsidR="000B5C49">
          <w:rPr>
            <w:rStyle w:val="Hyperlink"/>
            <w:iCs/>
            <w:highlight w:val="green"/>
          </w:rPr>
          <w:t>R1-2205593</w:t>
        </w:r>
      </w:hyperlink>
      <w:r>
        <w:rPr>
          <w:iCs/>
        </w:rPr>
        <w:t>.</w:t>
      </w:r>
    </w:p>
    <w:p w14:paraId="4F32563C" w14:textId="77777777" w:rsidR="008F4B8C" w:rsidRDefault="008F4B8C" w:rsidP="00B664BE">
      <w:pPr>
        <w:pStyle w:val="Heading3"/>
      </w:pPr>
      <w:bookmarkStart w:id="258" w:name="_Toc105521376"/>
      <w:r>
        <w:t>CSI enhancement</w:t>
      </w:r>
      <w:bookmarkEnd w:id="257"/>
      <w:bookmarkEnd w:id="258"/>
    </w:p>
    <w:p w14:paraId="59231735" w14:textId="1BCDE85A" w:rsidR="008F4B8C" w:rsidRDefault="008F4B8C" w:rsidP="008F4B8C">
      <w:pPr>
        <w:rPr>
          <w:i/>
          <w:iCs/>
        </w:rPr>
      </w:pPr>
      <w:r>
        <w:rPr>
          <w:i/>
          <w:iCs/>
        </w:rPr>
        <w:t xml:space="preserve">Including CSI enhancement for </w:t>
      </w:r>
      <w:r w:rsidRPr="00EA235C">
        <w:rPr>
          <w:i/>
          <w:iCs/>
        </w:rPr>
        <w:t>high/medium UE velocities</w:t>
      </w:r>
      <w:r>
        <w:rPr>
          <w:i/>
          <w:iCs/>
        </w:rPr>
        <w:t xml:space="preserve"> and coherent JT (CJT).</w:t>
      </w:r>
    </w:p>
    <w:p w14:paraId="4557928C" w14:textId="0EB68A19" w:rsidR="00A815C7" w:rsidRDefault="00A815C7" w:rsidP="00A815C7"/>
    <w:p w14:paraId="2AA8E7B0" w14:textId="15E927AA" w:rsidR="006D1E1F" w:rsidRDefault="001B5688" w:rsidP="006D1E1F">
      <w:pPr>
        <w:rPr>
          <w:b/>
          <w:bCs/>
          <w:iCs/>
        </w:rPr>
      </w:pPr>
      <w:hyperlink r:id="rId1595" w:history="1">
        <w:r w:rsidR="000B5C49">
          <w:rPr>
            <w:rStyle w:val="Hyperlink"/>
            <w:b/>
            <w:bCs/>
            <w:iCs/>
          </w:rPr>
          <w:t>R1-2204540</w:t>
        </w:r>
      </w:hyperlink>
      <w:r w:rsidR="006D1E1F" w:rsidRPr="006D1E1F">
        <w:rPr>
          <w:b/>
          <w:bCs/>
          <w:iCs/>
        </w:rPr>
        <w:tab/>
        <w:t>CSI enhancement for high/medium UE velocities and CJT</w:t>
      </w:r>
      <w:r w:rsidR="006D1E1F" w:rsidRPr="006D1E1F">
        <w:rPr>
          <w:b/>
          <w:bCs/>
          <w:iCs/>
        </w:rPr>
        <w:tab/>
        <w:t>Nokia, Nokia Shanghai Bell</w:t>
      </w:r>
    </w:p>
    <w:p w14:paraId="6BAB80F2" w14:textId="77777777" w:rsidR="008B6683" w:rsidRPr="001F43BC" w:rsidRDefault="008B6683" w:rsidP="00BC62F6">
      <w:pPr>
        <w:jc w:val="both"/>
        <w:rPr>
          <w:sz w:val="18"/>
          <w:szCs w:val="18"/>
          <w:u w:val="single"/>
        </w:rPr>
      </w:pPr>
      <w:r w:rsidRPr="001F43BC">
        <w:rPr>
          <w:sz w:val="18"/>
          <w:szCs w:val="18"/>
          <w:u w:val="single"/>
        </w:rPr>
        <w:t>Hereafter is a summary of proposals for CSI enhancement in high/medium velocities.</w:t>
      </w:r>
    </w:p>
    <w:p w14:paraId="2D7EC026" w14:textId="28912A88" w:rsidR="008B6683" w:rsidRPr="001F43BC" w:rsidRDefault="008B6683" w:rsidP="00BC62F6">
      <w:pPr>
        <w:jc w:val="both"/>
        <w:rPr>
          <w:sz w:val="18"/>
          <w:szCs w:val="18"/>
        </w:rPr>
      </w:pPr>
      <w:r w:rsidRPr="001F43BC">
        <w:rPr>
          <w:sz w:val="18"/>
          <w:szCs w:val="18"/>
        </w:rPr>
        <w:fldChar w:fldCharType="begin"/>
      </w:r>
      <w:r w:rsidRPr="001F43BC">
        <w:rPr>
          <w:sz w:val="18"/>
          <w:szCs w:val="18"/>
        </w:rPr>
        <w:instrText xml:space="preserve"> REF _Ref102120069 \w \h  \* MERGEFORMAT </w:instrText>
      </w:r>
      <w:r w:rsidRPr="001F43BC">
        <w:rPr>
          <w:sz w:val="18"/>
          <w:szCs w:val="18"/>
        </w:rPr>
      </w:r>
      <w:r w:rsidRPr="001F43BC">
        <w:rPr>
          <w:sz w:val="18"/>
          <w:szCs w:val="18"/>
        </w:rPr>
        <w:fldChar w:fldCharType="separate"/>
      </w:r>
      <w:r w:rsidRPr="001F43BC">
        <w:rPr>
          <w:sz w:val="18"/>
          <w:szCs w:val="18"/>
        </w:rPr>
        <w:t>Proposal 1</w:t>
      </w:r>
      <w:r w:rsidRPr="001F43BC">
        <w:rPr>
          <w:sz w:val="18"/>
          <w:szCs w:val="18"/>
        </w:rPr>
        <w:fldChar w:fldCharType="end"/>
      </w:r>
      <w:r w:rsidRPr="001F43BC">
        <w:rPr>
          <w:sz w:val="18"/>
          <w:szCs w:val="18"/>
        </w:rPr>
        <w:tab/>
      </w:r>
      <w:r w:rsidRPr="001F43BC">
        <w:rPr>
          <w:sz w:val="18"/>
          <w:szCs w:val="18"/>
        </w:rPr>
        <w:fldChar w:fldCharType="begin"/>
      </w:r>
      <w:r w:rsidRPr="001F43BC">
        <w:rPr>
          <w:sz w:val="18"/>
          <w:szCs w:val="18"/>
        </w:rPr>
        <w:instrText xml:space="preserve"> REF _Ref102120069 \h </w:instrText>
      </w:r>
      <w:r w:rsidR="00BC62F6" w:rsidRPr="001F43BC">
        <w:rPr>
          <w:sz w:val="18"/>
          <w:szCs w:val="18"/>
        </w:rPr>
        <w:instrText xml:space="preserve"> \* MERGEFORMAT </w:instrText>
      </w:r>
      <w:r w:rsidRPr="001F43BC">
        <w:rPr>
          <w:sz w:val="18"/>
          <w:szCs w:val="18"/>
        </w:rPr>
      </w:r>
      <w:r w:rsidRPr="001F43BC">
        <w:rPr>
          <w:sz w:val="18"/>
          <w:szCs w:val="18"/>
        </w:rPr>
        <w:fldChar w:fldCharType="separate"/>
      </w:r>
      <w:r w:rsidRPr="001F43BC">
        <w:rPr>
          <w:rFonts w:eastAsia="Times New Roman"/>
          <w:sz w:val="18"/>
          <w:szCs w:val="18"/>
          <w:lang w:eastAsia="en-GB"/>
        </w:rPr>
        <w:t>Study the following CSI reporting enhancement schemes for medium/high speed UEs, based on:</w:t>
      </w:r>
      <w:r w:rsidRPr="001F43BC">
        <w:rPr>
          <w:sz w:val="18"/>
          <w:szCs w:val="18"/>
        </w:rPr>
        <w:fldChar w:fldCharType="end"/>
      </w:r>
    </w:p>
    <w:p w14:paraId="729E2B92" w14:textId="77777777" w:rsidR="008B6683" w:rsidRPr="001F43BC" w:rsidRDefault="008B6683" w:rsidP="007A297D">
      <w:pPr>
        <w:pStyle w:val="ListParagraph"/>
        <w:numPr>
          <w:ilvl w:val="0"/>
          <w:numId w:val="79"/>
        </w:numPr>
        <w:overflowPunct/>
        <w:autoSpaceDE/>
        <w:autoSpaceDN/>
        <w:adjustRightInd/>
        <w:spacing w:after="0"/>
        <w:textAlignment w:val="auto"/>
        <w:rPr>
          <w:rFonts w:asciiTheme="minorHAnsi" w:eastAsiaTheme="minorEastAsia" w:hAnsiTheme="minorHAnsi" w:cstheme="minorBidi"/>
          <w:sz w:val="18"/>
          <w:szCs w:val="18"/>
          <w:lang w:eastAsia="en-GB"/>
        </w:rPr>
      </w:pPr>
      <w:r w:rsidRPr="001F43BC">
        <w:rPr>
          <w:rFonts w:eastAsiaTheme="minorEastAsia"/>
          <w:sz w:val="18"/>
          <w:szCs w:val="18"/>
          <w:lang w:eastAsia="en-GB"/>
        </w:rPr>
        <w:t xml:space="preserve">Reporting of Doppler spread measured by a UE via TRS. The gNB uses the reported Doppler spread to adapt the CSI reporting period and CSI-RS period to a UE’s velocity. </w:t>
      </w:r>
    </w:p>
    <w:p w14:paraId="38FA81F7" w14:textId="77777777" w:rsidR="008B6683" w:rsidRPr="001F43BC" w:rsidRDefault="008B6683" w:rsidP="007A297D">
      <w:pPr>
        <w:pStyle w:val="ListParagraph"/>
        <w:numPr>
          <w:ilvl w:val="0"/>
          <w:numId w:val="79"/>
        </w:numPr>
        <w:overflowPunct/>
        <w:autoSpaceDE/>
        <w:autoSpaceDN/>
        <w:adjustRightInd/>
        <w:spacing w:after="0"/>
        <w:textAlignment w:val="auto"/>
        <w:rPr>
          <w:rFonts w:asciiTheme="minorHAnsi" w:eastAsiaTheme="minorEastAsia" w:hAnsiTheme="minorHAnsi" w:cstheme="minorBidi"/>
          <w:sz w:val="18"/>
          <w:szCs w:val="18"/>
          <w:lang w:eastAsia="en-GB"/>
        </w:rPr>
      </w:pPr>
      <w:r w:rsidRPr="001F43BC">
        <w:rPr>
          <w:rFonts w:eastAsia="Times New Roman"/>
          <w:sz w:val="18"/>
          <w:szCs w:val="18"/>
          <w:lang w:eastAsia="en-GB"/>
        </w:rPr>
        <w:lastRenderedPageBreak/>
        <w:t xml:space="preserve">Channel prediction at the UE. A </w:t>
      </w:r>
      <w:r w:rsidRPr="001F43BC">
        <w:rPr>
          <w:sz w:val="18"/>
          <w:szCs w:val="18"/>
        </w:rPr>
        <w:t>UE predicts the channel at one or more future time slots from past CSI-RS measurements and reports one</w:t>
      </w:r>
      <w:r w:rsidRPr="001F43BC">
        <w:rPr>
          <w:rFonts w:eastAsia="Times New Roman"/>
          <w:sz w:val="18"/>
          <w:szCs w:val="18"/>
        </w:rPr>
        <w:t xml:space="preserve"> or more</w:t>
      </w:r>
      <w:r w:rsidRPr="001F43BC">
        <w:rPr>
          <w:sz w:val="18"/>
          <w:szCs w:val="18"/>
        </w:rPr>
        <w:t xml:space="preserve"> predicted PMIs in the same report. The study should include</w:t>
      </w:r>
    </w:p>
    <w:p w14:paraId="7D58B95E" w14:textId="77777777" w:rsidR="008B6683" w:rsidRPr="001F43BC" w:rsidRDefault="008B6683" w:rsidP="007A297D">
      <w:pPr>
        <w:pStyle w:val="ListParagraph"/>
        <w:numPr>
          <w:ilvl w:val="1"/>
          <w:numId w:val="79"/>
        </w:numPr>
        <w:overflowPunct/>
        <w:autoSpaceDE/>
        <w:autoSpaceDN/>
        <w:adjustRightInd/>
        <w:spacing w:after="0"/>
        <w:textAlignment w:val="auto"/>
        <w:rPr>
          <w:rFonts w:eastAsia="Times New Roman"/>
          <w:sz w:val="18"/>
          <w:szCs w:val="18"/>
          <w:lang w:eastAsia="en-GB"/>
        </w:rPr>
      </w:pPr>
      <w:r w:rsidRPr="001F43BC">
        <w:rPr>
          <w:rFonts w:eastAsia="Times New Roman"/>
          <w:sz w:val="18"/>
          <w:szCs w:val="18"/>
          <w:lang w:eastAsia="en-GB"/>
        </w:rPr>
        <w:t>Whether CSI-RS only or a combination of CSI-RS and TRS can be used for prediction</w:t>
      </w:r>
    </w:p>
    <w:p w14:paraId="4FCC46C8" w14:textId="22A7EAA4" w:rsidR="008B6683" w:rsidRPr="001F43BC" w:rsidRDefault="008B6683" w:rsidP="007A297D">
      <w:pPr>
        <w:pStyle w:val="ListParagraph"/>
        <w:numPr>
          <w:ilvl w:val="1"/>
          <w:numId w:val="79"/>
        </w:numPr>
        <w:overflowPunct/>
        <w:autoSpaceDE/>
        <w:autoSpaceDN/>
        <w:adjustRightInd/>
        <w:spacing w:after="0"/>
        <w:textAlignment w:val="auto"/>
        <w:rPr>
          <w:rFonts w:eastAsia="Times New Roman"/>
          <w:sz w:val="18"/>
          <w:szCs w:val="18"/>
          <w:lang w:eastAsia="en-GB"/>
        </w:rPr>
      </w:pPr>
      <w:r w:rsidRPr="001F43BC">
        <w:rPr>
          <w:sz w:val="18"/>
          <w:szCs w:val="18"/>
        </w:rPr>
        <w:t>Assumption that PMIs in a report share</w:t>
      </w:r>
      <w:r w:rsidRPr="001F43BC">
        <w:rPr>
          <w:rFonts w:eastAsia="Times New Roman"/>
          <w:sz w:val="18"/>
          <w:szCs w:val="18"/>
          <w:lang w:eastAsia="en-GB"/>
        </w:rPr>
        <w:t xml:space="preserve"> the same </w:t>
      </w:r>
      <m:oMath>
        <m:sSub>
          <m:sSubPr>
            <m:ctrlPr>
              <w:rPr>
                <w:rFonts w:ascii="Cambria Math" w:eastAsia="Times New Roman" w:hAnsi="Cambria Math"/>
                <w:i/>
                <w:sz w:val="18"/>
                <w:szCs w:val="18"/>
                <w:lang w:eastAsia="en-GB"/>
              </w:rPr>
            </m:ctrlPr>
          </m:sSubPr>
          <m:e>
            <m:r>
              <w:rPr>
                <w:rFonts w:ascii="Cambria Math" w:eastAsia="Times New Roman" w:hAnsi="Cambria Math"/>
                <w:sz w:val="18"/>
                <w:szCs w:val="18"/>
                <w:lang w:eastAsia="en-GB"/>
              </w:rPr>
              <m:t>W</m:t>
            </m:r>
          </m:e>
          <m:sub>
            <m:r>
              <w:rPr>
                <w:rFonts w:ascii="Cambria Math" w:eastAsia="Times New Roman" w:hAnsi="Cambria Math"/>
                <w:sz w:val="18"/>
                <w:szCs w:val="18"/>
                <w:lang w:eastAsia="en-GB"/>
              </w:rPr>
              <m:t>1</m:t>
            </m:r>
          </m:sub>
        </m:sSub>
      </m:oMath>
      <w:r w:rsidRPr="001F43BC">
        <w:rPr>
          <w:rFonts w:eastAsia="Times New Roman"/>
          <w:sz w:val="18"/>
          <w:szCs w:val="18"/>
          <w:lang w:eastAsia="en-GB"/>
        </w:rPr>
        <w:t xml:space="preserve"> and </w:t>
      </w:r>
      <m:oMath>
        <m:sSub>
          <m:sSubPr>
            <m:ctrlPr>
              <w:rPr>
                <w:rFonts w:ascii="Cambria Math" w:eastAsia="Times New Roman" w:hAnsi="Cambria Math"/>
                <w:i/>
                <w:sz w:val="18"/>
                <w:szCs w:val="18"/>
                <w:lang w:eastAsia="en-GB"/>
              </w:rPr>
            </m:ctrlPr>
          </m:sSubPr>
          <m:e>
            <m:r>
              <w:rPr>
                <w:rFonts w:ascii="Cambria Math" w:eastAsia="Times New Roman" w:hAnsi="Cambria Math"/>
                <w:sz w:val="18"/>
                <w:szCs w:val="18"/>
                <w:lang w:eastAsia="en-GB"/>
              </w:rPr>
              <m:t>W</m:t>
            </m:r>
          </m:e>
          <m:sub>
            <m:r>
              <w:rPr>
                <w:rFonts w:ascii="Cambria Math" w:eastAsia="Times New Roman" w:hAnsi="Cambria Math"/>
                <w:sz w:val="18"/>
                <w:szCs w:val="18"/>
                <w:lang w:eastAsia="en-GB"/>
              </w:rPr>
              <m:t>f</m:t>
            </m:r>
          </m:sub>
        </m:sSub>
      </m:oMath>
      <w:r w:rsidRPr="001F43BC">
        <w:rPr>
          <w:rFonts w:eastAsia="Times New Roman"/>
          <w:sz w:val="18"/>
          <w:szCs w:val="18"/>
          <w:lang w:eastAsia="en-GB"/>
        </w:rPr>
        <w:t xml:space="preserve"> </w:t>
      </w:r>
    </w:p>
    <w:p w14:paraId="6AC43567" w14:textId="77777777" w:rsidR="008B6683" w:rsidRPr="001F43BC" w:rsidRDefault="008B6683" w:rsidP="007A297D">
      <w:pPr>
        <w:pStyle w:val="ListParagraph"/>
        <w:numPr>
          <w:ilvl w:val="1"/>
          <w:numId w:val="79"/>
        </w:numPr>
        <w:overflowPunct/>
        <w:autoSpaceDE/>
        <w:autoSpaceDN/>
        <w:adjustRightInd/>
        <w:spacing w:after="0"/>
        <w:textAlignment w:val="auto"/>
        <w:rPr>
          <w:rFonts w:asciiTheme="minorHAnsi" w:eastAsiaTheme="minorEastAsia" w:hAnsiTheme="minorHAnsi" w:cstheme="minorBidi"/>
          <w:sz w:val="18"/>
          <w:szCs w:val="18"/>
        </w:rPr>
      </w:pPr>
      <w:r w:rsidRPr="001F43BC">
        <w:rPr>
          <w:rFonts w:eastAsia="Times New Roman"/>
          <w:sz w:val="18"/>
          <w:szCs w:val="18"/>
          <w:lang w:eastAsia="en-GB"/>
        </w:rPr>
        <w:t>CQI reporting based on multiple reported PMIs</w:t>
      </w:r>
    </w:p>
    <w:p w14:paraId="0441ACF4" w14:textId="77777777" w:rsidR="008B6683" w:rsidRPr="001F43BC" w:rsidRDefault="008B6683" w:rsidP="007A297D">
      <w:pPr>
        <w:pStyle w:val="ListParagraph"/>
        <w:numPr>
          <w:ilvl w:val="0"/>
          <w:numId w:val="79"/>
        </w:numPr>
        <w:overflowPunct/>
        <w:autoSpaceDE/>
        <w:autoSpaceDN/>
        <w:adjustRightInd/>
        <w:spacing w:after="0"/>
        <w:ind w:left="2086" w:hanging="357"/>
        <w:textAlignment w:val="auto"/>
        <w:rPr>
          <w:rFonts w:eastAsia="Times New Roman"/>
          <w:sz w:val="18"/>
          <w:szCs w:val="18"/>
          <w:lang w:eastAsia="en-GB"/>
        </w:rPr>
      </w:pPr>
      <w:r w:rsidRPr="001F43BC">
        <w:rPr>
          <w:rFonts w:eastAsia="Times New Roman"/>
          <w:sz w:val="18"/>
          <w:szCs w:val="18"/>
          <w:lang w:eastAsia="en-GB"/>
        </w:rPr>
        <w:t>Precoder prediction at the gNB. A UE reports multiple PMIs calculated from past CSI-RS measurements in one report. The study should include</w:t>
      </w:r>
    </w:p>
    <w:p w14:paraId="6694BBC5" w14:textId="77777777" w:rsidR="008B6683" w:rsidRPr="001F43BC" w:rsidRDefault="008B6683" w:rsidP="007A297D">
      <w:pPr>
        <w:pStyle w:val="ListParagraph"/>
        <w:numPr>
          <w:ilvl w:val="1"/>
          <w:numId w:val="79"/>
        </w:numPr>
        <w:overflowPunct/>
        <w:autoSpaceDE/>
        <w:autoSpaceDN/>
        <w:adjustRightInd/>
        <w:spacing w:after="0"/>
        <w:textAlignment w:val="auto"/>
        <w:rPr>
          <w:rFonts w:eastAsia="Times New Roman"/>
          <w:sz w:val="18"/>
          <w:szCs w:val="18"/>
          <w:lang w:eastAsia="en-GB"/>
        </w:rPr>
      </w:pPr>
      <w:r w:rsidRPr="001F43BC">
        <w:rPr>
          <w:rFonts w:eastAsia="Times New Roman"/>
          <w:sz w:val="18"/>
          <w:szCs w:val="18"/>
          <w:lang w:eastAsia="en-GB"/>
        </w:rPr>
        <w:t>CSI-RS configuration in time</w:t>
      </w:r>
    </w:p>
    <w:p w14:paraId="72F45812" w14:textId="7AE518FF" w:rsidR="008B6683" w:rsidRPr="001F43BC" w:rsidRDefault="008B6683" w:rsidP="007A297D">
      <w:pPr>
        <w:pStyle w:val="ListParagraph"/>
        <w:numPr>
          <w:ilvl w:val="1"/>
          <w:numId w:val="79"/>
        </w:numPr>
        <w:overflowPunct/>
        <w:autoSpaceDE/>
        <w:autoSpaceDN/>
        <w:adjustRightInd/>
        <w:spacing w:after="0"/>
        <w:textAlignment w:val="auto"/>
        <w:rPr>
          <w:rFonts w:eastAsia="Times New Roman"/>
          <w:sz w:val="18"/>
          <w:szCs w:val="18"/>
          <w:lang w:eastAsia="en-GB"/>
        </w:rPr>
      </w:pPr>
      <w:r w:rsidRPr="001F43BC">
        <w:rPr>
          <w:rFonts w:eastAsia="Times New Roman"/>
          <w:sz w:val="18"/>
          <w:szCs w:val="18"/>
          <w:lang w:eastAsia="en-GB"/>
        </w:rPr>
        <w:t xml:space="preserve">Assumption that PMIs in a report share the same </w:t>
      </w:r>
      <m:oMath>
        <m:sSub>
          <m:sSubPr>
            <m:ctrlPr>
              <w:rPr>
                <w:rFonts w:ascii="Cambria Math" w:eastAsia="Times New Roman" w:hAnsi="Cambria Math"/>
                <w:i/>
                <w:sz w:val="18"/>
                <w:szCs w:val="18"/>
                <w:lang w:eastAsia="en-GB"/>
              </w:rPr>
            </m:ctrlPr>
          </m:sSubPr>
          <m:e>
            <m:r>
              <w:rPr>
                <w:rFonts w:ascii="Cambria Math" w:eastAsia="Times New Roman" w:hAnsi="Cambria Math"/>
                <w:sz w:val="18"/>
                <w:szCs w:val="18"/>
                <w:lang w:eastAsia="en-GB"/>
              </w:rPr>
              <m:t>W</m:t>
            </m:r>
          </m:e>
          <m:sub>
            <m:r>
              <w:rPr>
                <w:rFonts w:ascii="Cambria Math" w:eastAsia="Times New Roman" w:hAnsi="Cambria Math"/>
                <w:sz w:val="18"/>
                <w:szCs w:val="18"/>
                <w:lang w:eastAsia="en-GB"/>
              </w:rPr>
              <m:t>1</m:t>
            </m:r>
          </m:sub>
        </m:sSub>
      </m:oMath>
      <w:r w:rsidRPr="001F43BC">
        <w:rPr>
          <w:rFonts w:eastAsia="Times New Roman"/>
          <w:sz w:val="18"/>
          <w:szCs w:val="18"/>
          <w:lang w:eastAsia="en-GB"/>
        </w:rPr>
        <w:t xml:space="preserve"> and </w:t>
      </w:r>
      <m:oMath>
        <m:sSub>
          <m:sSubPr>
            <m:ctrlPr>
              <w:rPr>
                <w:rFonts w:ascii="Cambria Math" w:eastAsia="Times New Roman" w:hAnsi="Cambria Math"/>
                <w:i/>
                <w:sz w:val="18"/>
                <w:szCs w:val="18"/>
                <w:lang w:eastAsia="en-GB"/>
              </w:rPr>
            </m:ctrlPr>
          </m:sSubPr>
          <m:e>
            <m:r>
              <w:rPr>
                <w:rFonts w:ascii="Cambria Math" w:eastAsia="Times New Roman" w:hAnsi="Cambria Math"/>
                <w:sz w:val="18"/>
                <w:szCs w:val="18"/>
                <w:lang w:eastAsia="en-GB"/>
              </w:rPr>
              <m:t>W</m:t>
            </m:r>
          </m:e>
          <m:sub>
            <m:r>
              <w:rPr>
                <w:rFonts w:ascii="Cambria Math" w:eastAsia="Times New Roman" w:hAnsi="Cambria Math"/>
                <w:sz w:val="18"/>
                <w:szCs w:val="18"/>
                <w:lang w:eastAsia="en-GB"/>
              </w:rPr>
              <m:t>f</m:t>
            </m:r>
          </m:sub>
        </m:sSub>
      </m:oMath>
      <w:r w:rsidRPr="001F43BC">
        <w:rPr>
          <w:rFonts w:eastAsia="Times New Roman"/>
          <w:sz w:val="18"/>
          <w:szCs w:val="18"/>
          <w:lang w:eastAsia="en-GB"/>
        </w:rPr>
        <w:t xml:space="preserve">.  Compression of </w:t>
      </w:r>
      <m:oMath>
        <m:sSub>
          <m:sSubPr>
            <m:ctrlPr>
              <w:rPr>
                <w:rFonts w:ascii="Cambria Math" w:eastAsia="Times New Roman" w:hAnsi="Cambria Math"/>
                <w:i/>
                <w:sz w:val="18"/>
                <w:szCs w:val="18"/>
                <w:lang w:eastAsia="en-GB"/>
              </w:rPr>
            </m:ctrlPr>
          </m:sSubPr>
          <m:e>
            <m:r>
              <w:rPr>
                <w:rFonts w:ascii="Cambria Math" w:eastAsia="Times New Roman" w:hAnsi="Cambria Math"/>
                <w:sz w:val="18"/>
                <w:szCs w:val="18"/>
                <w:lang w:eastAsia="en-GB"/>
              </w:rPr>
              <m:t>W</m:t>
            </m:r>
          </m:e>
          <m:sub>
            <m:r>
              <w:rPr>
                <w:rFonts w:ascii="Cambria Math" w:eastAsia="Times New Roman" w:hAnsi="Cambria Math"/>
                <w:sz w:val="18"/>
                <w:szCs w:val="18"/>
                <w:lang w:eastAsia="en-GB"/>
              </w:rPr>
              <m:t>2</m:t>
            </m:r>
          </m:sub>
        </m:sSub>
      </m:oMath>
      <w:r w:rsidRPr="001F43BC">
        <w:rPr>
          <w:rFonts w:eastAsia="Times New Roman"/>
          <w:sz w:val="18"/>
          <w:szCs w:val="18"/>
          <w:lang w:eastAsia="en-GB"/>
        </w:rPr>
        <w:t xml:space="preserve"> in time by using orthogonal basis vectors</w:t>
      </w:r>
    </w:p>
    <w:p w14:paraId="22E38CC6" w14:textId="77777777" w:rsidR="008B6683" w:rsidRPr="001F43BC" w:rsidRDefault="008B6683" w:rsidP="007A297D">
      <w:pPr>
        <w:pStyle w:val="ListParagraph"/>
        <w:numPr>
          <w:ilvl w:val="1"/>
          <w:numId w:val="79"/>
        </w:numPr>
        <w:overflowPunct/>
        <w:autoSpaceDE/>
        <w:autoSpaceDN/>
        <w:adjustRightInd/>
        <w:spacing w:after="0"/>
        <w:ind w:left="2806" w:hanging="357"/>
        <w:textAlignment w:val="auto"/>
        <w:rPr>
          <w:rFonts w:eastAsia="Times New Roman"/>
          <w:sz w:val="18"/>
          <w:szCs w:val="18"/>
          <w:lang w:eastAsia="en-GB"/>
        </w:rPr>
      </w:pPr>
      <w:r w:rsidRPr="001F43BC">
        <w:rPr>
          <w:rFonts w:eastAsia="Times New Roman"/>
          <w:sz w:val="18"/>
          <w:szCs w:val="18"/>
          <w:lang w:eastAsia="en-GB"/>
        </w:rPr>
        <w:t>CQI reporting based on multiple reported PMIs</w:t>
      </w:r>
    </w:p>
    <w:p w14:paraId="0E9C4081" w14:textId="0FBC936F" w:rsidR="008B6683" w:rsidRPr="001F43BC" w:rsidRDefault="008B6683" w:rsidP="00BC62F6">
      <w:pPr>
        <w:ind w:left="1418" w:hanging="1418"/>
        <w:jc w:val="both"/>
        <w:rPr>
          <w:sz w:val="18"/>
          <w:szCs w:val="18"/>
        </w:rPr>
      </w:pPr>
      <w:r w:rsidRPr="001F43BC">
        <w:rPr>
          <w:sz w:val="18"/>
          <w:szCs w:val="18"/>
        </w:rPr>
        <w:fldChar w:fldCharType="begin"/>
      </w:r>
      <w:r w:rsidRPr="001F43BC">
        <w:rPr>
          <w:sz w:val="18"/>
          <w:szCs w:val="18"/>
        </w:rPr>
        <w:instrText xml:space="preserve"> REF _Ref102120369 \w \h </w:instrText>
      </w:r>
      <w:r w:rsidR="00BC62F6" w:rsidRPr="001F43BC">
        <w:rPr>
          <w:sz w:val="18"/>
          <w:szCs w:val="18"/>
        </w:rPr>
        <w:instrText xml:space="preserve"> \* MERGEFORMAT </w:instrText>
      </w:r>
      <w:r w:rsidRPr="001F43BC">
        <w:rPr>
          <w:sz w:val="18"/>
          <w:szCs w:val="18"/>
        </w:rPr>
      </w:r>
      <w:r w:rsidRPr="001F43BC">
        <w:rPr>
          <w:sz w:val="18"/>
          <w:szCs w:val="18"/>
        </w:rPr>
        <w:fldChar w:fldCharType="separate"/>
      </w:r>
      <w:r w:rsidRPr="001F43BC">
        <w:rPr>
          <w:sz w:val="18"/>
          <w:szCs w:val="18"/>
        </w:rPr>
        <w:t>Proposal 2</w:t>
      </w:r>
      <w:r w:rsidRPr="001F43BC">
        <w:rPr>
          <w:sz w:val="18"/>
          <w:szCs w:val="18"/>
        </w:rPr>
        <w:fldChar w:fldCharType="end"/>
      </w:r>
      <w:r w:rsidRPr="001F43BC">
        <w:rPr>
          <w:sz w:val="18"/>
          <w:szCs w:val="18"/>
        </w:rPr>
        <w:tab/>
      </w:r>
      <w:r w:rsidRPr="001F43BC">
        <w:rPr>
          <w:sz w:val="18"/>
          <w:szCs w:val="18"/>
        </w:rPr>
        <w:fldChar w:fldCharType="begin"/>
      </w:r>
      <w:r w:rsidRPr="001F43BC">
        <w:rPr>
          <w:sz w:val="18"/>
          <w:szCs w:val="18"/>
        </w:rPr>
        <w:instrText xml:space="preserve"> REF _Ref102120369 \h </w:instrText>
      </w:r>
      <w:r w:rsidR="00BC62F6" w:rsidRPr="001F43BC">
        <w:rPr>
          <w:sz w:val="18"/>
          <w:szCs w:val="18"/>
        </w:rPr>
        <w:instrText xml:space="preserve"> \* MERGEFORMAT </w:instrText>
      </w:r>
      <w:r w:rsidRPr="001F43BC">
        <w:rPr>
          <w:sz w:val="18"/>
          <w:szCs w:val="18"/>
        </w:rPr>
      </w:r>
      <w:r w:rsidRPr="001F43BC">
        <w:rPr>
          <w:sz w:val="18"/>
          <w:szCs w:val="18"/>
        </w:rPr>
        <w:fldChar w:fldCharType="separate"/>
      </w:r>
      <w:r w:rsidRPr="001F43BC">
        <w:rPr>
          <w:rFonts w:eastAsia="Times New Roman"/>
          <w:sz w:val="18"/>
          <w:szCs w:val="18"/>
          <w:lang w:eastAsia="en-GB"/>
        </w:rPr>
        <w:t xml:space="preserve">For the study of CSI reporting enhancement schemes for medium/high speed UEs based on channel prediction at the UE, consider a case where a UE is configured to report 2 Rel-16 Type-II PMIs in the same CSI report corresponding to future time slots </w:t>
      </w:r>
      <m:oMath>
        <m:sSub>
          <m:sSubPr>
            <m:ctrlPr>
              <w:rPr>
                <w:rFonts w:ascii="Cambria Math" w:eastAsia="Times New Roman" w:hAnsi="Cambria Math"/>
                <w:i/>
                <w:sz w:val="18"/>
                <w:szCs w:val="18"/>
                <w:lang w:eastAsia="en-GB"/>
              </w:rPr>
            </m:ctrlPr>
          </m:sSubPr>
          <m:e>
            <m:r>
              <m:rPr>
                <m:sty m:val="p"/>
              </m:rPr>
              <w:rPr>
                <w:rFonts w:ascii="Cambria Math" w:eastAsia="Times New Roman" w:hAnsi="Cambria Math"/>
                <w:sz w:val="18"/>
                <w:szCs w:val="18"/>
                <w:lang w:eastAsia="en-GB"/>
              </w:rPr>
              <m:t>t</m:t>
            </m:r>
          </m:e>
          <m:sub>
            <m:r>
              <m:rPr>
                <m:sty m:val="p"/>
              </m:rPr>
              <w:rPr>
                <w:rFonts w:ascii="Cambria Math" w:eastAsia="Times New Roman" w:hAnsi="Cambria Math"/>
                <w:sz w:val="18"/>
                <w:szCs w:val="18"/>
                <w:lang w:eastAsia="en-GB"/>
              </w:rPr>
              <m:t>1</m:t>
            </m:r>
          </m:sub>
        </m:sSub>
      </m:oMath>
      <w:r w:rsidRPr="001F43BC">
        <w:rPr>
          <w:rFonts w:eastAsia="Times New Roman"/>
          <w:sz w:val="18"/>
          <w:szCs w:val="18"/>
          <w:lang w:eastAsia="en-GB"/>
        </w:rPr>
        <w:t xml:space="preserve"> and </w:t>
      </w:r>
      <m:oMath>
        <m:sSub>
          <m:sSubPr>
            <m:ctrlPr>
              <w:rPr>
                <w:rFonts w:ascii="Cambria Math" w:eastAsia="Times New Roman" w:hAnsi="Cambria Math"/>
                <w:i/>
                <w:sz w:val="18"/>
                <w:szCs w:val="18"/>
                <w:lang w:eastAsia="en-GB"/>
              </w:rPr>
            </m:ctrlPr>
          </m:sSubPr>
          <m:e>
            <m:r>
              <m:rPr>
                <m:sty m:val="p"/>
              </m:rPr>
              <w:rPr>
                <w:rFonts w:ascii="Cambria Math" w:eastAsia="Times New Roman" w:hAnsi="Cambria Math"/>
                <w:sz w:val="18"/>
                <w:szCs w:val="18"/>
                <w:lang w:eastAsia="en-GB"/>
              </w:rPr>
              <m:t>t</m:t>
            </m:r>
          </m:e>
          <m:sub>
            <m:r>
              <m:rPr>
                <m:sty m:val="p"/>
              </m:rPr>
              <w:rPr>
                <w:rFonts w:ascii="Cambria Math" w:eastAsia="Times New Roman" w:hAnsi="Cambria Math"/>
                <w:sz w:val="18"/>
                <w:szCs w:val="18"/>
                <w:lang w:eastAsia="en-GB"/>
              </w:rPr>
              <m:t>2</m:t>
            </m:r>
          </m:sub>
        </m:sSub>
      </m:oMath>
      <w:r w:rsidRPr="001F43BC">
        <w:rPr>
          <w:rFonts w:eastAsia="Times New Roman"/>
          <w:sz w:val="18"/>
          <w:szCs w:val="18"/>
          <w:lang w:eastAsia="en-GB"/>
        </w:rPr>
        <w:t xml:space="preserve">, where </w:t>
      </w:r>
      <m:oMath>
        <m:sSub>
          <m:sSubPr>
            <m:ctrlPr>
              <w:rPr>
                <w:rFonts w:ascii="Cambria Math" w:eastAsia="Times New Roman" w:hAnsi="Cambria Math"/>
                <w:i/>
                <w:sz w:val="18"/>
                <w:szCs w:val="18"/>
                <w:lang w:eastAsia="en-GB"/>
              </w:rPr>
            </m:ctrlPr>
          </m:sSubPr>
          <m:e>
            <m:r>
              <m:rPr>
                <m:sty m:val="p"/>
              </m:rPr>
              <w:rPr>
                <w:rFonts w:ascii="Cambria Math" w:eastAsia="Times New Roman" w:hAnsi="Cambria Math"/>
                <w:sz w:val="18"/>
                <w:szCs w:val="18"/>
                <w:lang w:eastAsia="en-GB"/>
              </w:rPr>
              <m:t>t</m:t>
            </m:r>
          </m:e>
          <m:sub>
            <m:r>
              <m:rPr>
                <m:sty m:val="p"/>
              </m:rPr>
              <w:rPr>
                <w:rFonts w:ascii="Cambria Math" w:eastAsia="Times New Roman" w:hAnsi="Cambria Math"/>
                <w:sz w:val="18"/>
                <w:szCs w:val="18"/>
                <w:lang w:eastAsia="en-GB"/>
              </w:rPr>
              <m:t>1</m:t>
            </m:r>
          </m:sub>
        </m:sSub>
      </m:oMath>
      <w:r w:rsidRPr="001F43BC">
        <w:rPr>
          <w:rFonts w:eastAsia="Times New Roman"/>
          <w:sz w:val="18"/>
          <w:szCs w:val="18"/>
          <w:lang w:eastAsia="en-GB"/>
        </w:rPr>
        <w:t xml:space="preserve"> is the slot in which the CSI report is received, and </w:t>
      </w:r>
      <m:oMath>
        <m:sSub>
          <m:sSubPr>
            <m:ctrlPr>
              <w:rPr>
                <w:rFonts w:ascii="Cambria Math" w:eastAsia="Times New Roman" w:hAnsi="Cambria Math"/>
                <w:i/>
                <w:sz w:val="18"/>
                <w:szCs w:val="18"/>
                <w:lang w:eastAsia="en-GB"/>
              </w:rPr>
            </m:ctrlPr>
          </m:sSubPr>
          <m:e>
            <m:r>
              <m:rPr>
                <m:sty m:val="p"/>
              </m:rPr>
              <w:rPr>
                <w:rFonts w:ascii="Cambria Math" w:eastAsia="Times New Roman" w:hAnsi="Cambria Math"/>
                <w:sz w:val="18"/>
                <w:szCs w:val="18"/>
                <w:lang w:eastAsia="en-GB"/>
              </w:rPr>
              <m:t>t</m:t>
            </m:r>
          </m:e>
          <m:sub>
            <m:r>
              <m:rPr>
                <m:sty m:val="p"/>
              </m:rPr>
              <w:rPr>
                <w:rFonts w:ascii="Cambria Math" w:eastAsia="Times New Roman" w:hAnsi="Cambria Math"/>
                <w:sz w:val="18"/>
                <w:szCs w:val="18"/>
                <w:lang w:eastAsia="en-GB"/>
              </w:rPr>
              <m:t>2</m:t>
            </m:r>
          </m:sub>
        </m:sSub>
        <m:r>
          <m:rPr>
            <m:sty m:val="p"/>
          </m:rPr>
          <w:rPr>
            <w:rFonts w:ascii="Cambria Math" w:eastAsia="Times New Roman" w:hAnsi="Cambria Math"/>
            <w:sz w:val="18"/>
            <w:szCs w:val="18"/>
            <w:lang w:eastAsia="en-GB"/>
          </w:rPr>
          <m:t>=</m:t>
        </m:r>
        <m:sSub>
          <m:sSubPr>
            <m:ctrlPr>
              <w:rPr>
                <w:rFonts w:ascii="Cambria Math" w:eastAsia="Times New Roman" w:hAnsi="Cambria Math"/>
                <w:i/>
                <w:sz w:val="18"/>
                <w:szCs w:val="18"/>
                <w:lang w:eastAsia="en-GB"/>
              </w:rPr>
            </m:ctrlPr>
          </m:sSubPr>
          <m:e>
            <m:r>
              <m:rPr>
                <m:sty m:val="p"/>
              </m:rPr>
              <w:rPr>
                <w:rFonts w:ascii="Cambria Math" w:eastAsia="Times New Roman" w:hAnsi="Cambria Math"/>
                <w:sz w:val="18"/>
                <w:szCs w:val="18"/>
                <w:lang w:eastAsia="en-GB"/>
              </w:rPr>
              <m:t>t</m:t>
            </m:r>
          </m:e>
          <m:sub>
            <m:r>
              <m:rPr>
                <m:sty m:val="p"/>
              </m:rPr>
              <w:rPr>
                <w:rFonts w:ascii="Cambria Math" w:eastAsia="Times New Roman" w:hAnsi="Cambria Math"/>
                <w:sz w:val="18"/>
                <w:szCs w:val="18"/>
                <w:lang w:eastAsia="en-GB"/>
              </w:rPr>
              <m:t>1</m:t>
            </m:r>
          </m:sub>
        </m:sSub>
        <m:r>
          <m:rPr>
            <m:sty m:val="p"/>
          </m:rPr>
          <w:rPr>
            <w:rFonts w:ascii="Cambria Math" w:eastAsia="Times New Roman" w:hAnsi="Cambria Math"/>
            <w:sz w:val="18"/>
            <w:szCs w:val="18"/>
            <w:lang w:eastAsia="en-GB"/>
          </w:rPr>
          <m:t>+</m:t>
        </m:r>
        <m:sSub>
          <m:sSubPr>
            <m:ctrlPr>
              <w:rPr>
                <w:rFonts w:ascii="Cambria Math" w:eastAsia="Times New Roman" w:hAnsi="Cambria Math"/>
                <w:i/>
                <w:sz w:val="18"/>
                <w:szCs w:val="18"/>
                <w:lang w:eastAsia="en-GB"/>
              </w:rPr>
            </m:ctrlPr>
          </m:sSubPr>
          <m:e>
            <m:r>
              <m:rPr>
                <m:sty m:val="p"/>
              </m:rPr>
              <w:rPr>
                <w:rFonts w:ascii="Cambria Math" w:eastAsia="Times New Roman" w:hAnsi="Cambria Math"/>
                <w:sz w:val="18"/>
                <w:szCs w:val="18"/>
                <w:lang w:eastAsia="en-GB"/>
              </w:rPr>
              <m:t>T</m:t>
            </m:r>
          </m:e>
          <m:sub>
            <m:r>
              <m:rPr>
                <m:sty m:val="p"/>
              </m:rPr>
              <w:rPr>
                <w:rFonts w:ascii="Cambria Math" w:eastAsia="Times New Roman" w:hAnsi="Cambria Math"/>
                <w:sz w:val="18"/>
                <w:szCs w:val="18"/>
                <w:lang w:eastAsia="en-GB"/>
              </w:rPr>
              <m:t>CSI</m:t>
            </m:r>
          </m:sub>
        </m:sSub>
        <m:r>
          <m:rPr>
            <m:sty m:val="p"/>
          </m:rPr>
          <w:rPr>
            <w:rFonts w:ascii="Cambria Math" w:eastAsia="Times New Roman" w:hAnsi="Cambria Math"/>
            <w:sz w:val="18"/>
            <w:szCs w:val="18"/>
            <w:lang w:eastAsia="en-GB"/>
          </w:rPr>
          <m:t>/2</m:t>
        </m:r>
      </m:oMath>
      <w:r w:rsidRPr="001F43BC">
        <w:rPr>
          <w:rFonts w:eastAsia="Times New Roman"/>
          <w:sz w:val="18"/>
          <w:szCs w:val="18"/>
          <w:lang w:eastAsia="en-GB"/>
        </w:rPr>
        <w:t xml:space="preserve"> where </w:t>
      </w:r>
      <m:oMath>
        <m:sSub>
          <m:sSubPr>
            <m:ctrlPr>
              <w:rPr>
                <w:rFonts w:ascii="Cambria Math" w:eastAsia="Times New Roman" w:hAnsi="Cambria Math"/>
                <w:i/>
                <w:sz w:val="18"/>
                <w:szCs w:val="18"/>
                <w:lang w:eastAsia="en-GB"/>
              </w:rPr>
            </m:ctrlPr>
          </m:sSubPr>
          <m:e>
            <m:r>
              <m:rPr>
                <m:sty m:val="p"/>
              </m:rPr>
              <w:rPr>
                <w:rFonts w:ascii="Cambria Math" w:eastAsia="Times New Roman" w:hAnsi="Cambria Math"/>
                <w:sz w:val="18"/>
                <w:szCs w:val="18"/>
                <w:lang w:eastAsia="en-GB"/>
              </w:rPr>
              <m:t>T</m:t>
            </m:r>
          </m:e>
          <m:sub>
            <m:r>
              <m:rPr>
                <m:sty m:val="p"/>
              </m:rPr>
              <w:rPr>
                <w:rFonts w:ascii="Cambria Math" w:eastAsia="Times New Roman" w:hAnsi="Cambria Math"/>
                <w:sz w:val="18"/>
                <w:szCs w:val="18"/>
                <w:lang w:eastAsia="en-GB"/>
              </w:rPr>
              <m:t>CSI</m:t>
            </m:r>
          </m:sub>
        </m:sSub>
      </m:oMath>
      <w:r w:rsidRPr="001F43BC">
        <w:rPr>
          <w:rFonts w:eastAsia="Times New Roman"/>
          <w:sz w:val="18"/>
          <w:szCs w:val="18"/>
          <w:lang w:eastAsia="en-GB"/>
        </w:rPr>
        <w:t xml:space="preserve"> is the CSI reporting period.</w:t>
      </w:r>
      <w:r w:rsidRPr="001F43BC">
        <w:rPr>
          <w:sz w:val="18"/>
          <w:szCs w:val="18"/>
        </w:rPr>
        <w:fldChar w:fldCharType="end"/>
      </w:r>
    </w:p>
    <w:p w14:paraId="1B634DA9" w14:textId="02B898CD" w:rsidR="008B6683" w:rsidRPr="001F43BC" w:rsidRDefault="008B6683" w:rsidP="00BC62F6">
      <w:pPr>
        <w:ind w:left="1418" w:hanging="1418"/>
        <w:jc w:val="both"/>
        <w:rPr>
          <w:sz w:val="18"/>
          <w:szCs w:val="18"/>
        </w:rPr>
      </w:pPr>
      <w:r w:rsidRPr="001F43BC">
        <w:rPr>
          <w:sz w:val="18"/>
          <w:szCs w:val="18"/>
        </w:rPr>
        <w:fldChar w:fldCharType="begin"/>
      </w:r>
      <w:r w:rsidRPr="001F43BC">
        <w:rPr>
          <w:sz w:val="18"/>
          <w:szCs w:val="18"/>
        </w:rPr>
        <w:instrText xml:space="preserve"> REF _Ref102121188 \w \h </w:instrText>
      </w:r>
      <w:r w:rsidR="00BC62F6" w:rsidRPr="001F43BC">
        <w:rPr>
          <w:sz w:val="18"/>
          <w:szCs w:val="18"/>
        </w:rPr>
        <w:instrText xml:space="preserve"> \* MERGEFORMAT </w:instrText>
      </w:r>
      <w:r w:rsidRPr="001F43BC">
        <w:rPr>
          <w:sz w:val="18"/>
          <w:szCs w:val="18"/>
        </w:rPr>
      </w:r>
      <w:r w:rsidRPr="001F43BC">
        <w:rPr>
          <w:sz w:val="18"/>
          <w:szCs w:val="18"/>
        </w:rPr>
        <w:fldChar w:fldCharType="separate"/>
      </w:r>
      <w:r w:rsidRPr="001F43BC">
        <w:rPr>
          <w:sz w:val="18"/>
          <w:szCs w:val="18"/>
        </w:rPr>
        <w:t>Proposal 3</w:t>
      </w:r>
      <w:r w:rsidRPr="001F43BC">
        <w:rPr>
          <w:sz w:val="18"/>
          <w:szCs w:val="18"/>
        </w:rPr>
        <w:fldChar w:fldCharType="end"/>
      </w:r>
      <w:r w:rsidRPr="001F43BC">
        <w:rPr>
          <w:sz w:val="18"/>
          <w:szCs w:val="18"/>
        </w:rPr>
        <w:tab/>
      </w:r>
      <w:r w:rsidRPr="001F43BC">
        <w:rPr>
          <w:sz w:val="18"/>
          <w:szCs w:val="18"/>
        </w:rPr>
        <w:fldChar w:fldCharType="begin"/>
      </w:r>
      <w:r w:rsidRPr="001F43BC">
        <w:rPr>
          <w:sz w:val="18"/>
          <w:szCs w:val="18"/>
        </w:rPr>
        <w:instrText xml:space="preserve"> REF _Ref102121188 \h </w:instrText>
      </w:r>
      <w:r w:rsidR="00BC62F6" w:rsidRPr="001F43BC">
        <w:rPr>
          <w:sz w:val="18"/>
          <w:szCs w:val="18"/>
        </w:rPr>
        <w:instrText xml:space="preserve"> \* MERGEFORMAT </w:instrText>
      </w:r>
      <w:r w:rsidRPr="001F43BC">
        <w:rPr>
          <w:sz w:val="18"/>
          <w:szCs w:val="18"/>
        </w:rPr>
      </w:r>
      <w:r w:rsidRPr="001F43BC">
        <w:rPr>
          <w:sz w:val="18"/>
          <w:szCs w:val="18"/>
        </w:rPr>
        <w:fldChar w:fldCharType="separate"/>
      </w:r>
      <w:r w:rsidRPr="001F43BC">
        <w:rPr>
          <w:rFonts w:eastAsia="Times New Roman"/>
          <w:sz w:val="18"/>
          <w:szCs w:val="18"/>
          <w:lang w:eastAsia="en-GB"/>
        </w:rPr>
        <w:t>For the study of CSI reporting enhancement schemes for medium/high speed UEs based on channel prediction at the UE, consider two alternatives for channel measurement:</w:t>
      </w:r>
      <w:r w:rsidRPr="001F43BC">
        <w:rPr>
          <w:sz w:val="18"/>
          <w:szCs w:val="18"/>
        </w:rPr>
        <w:fldChar w:fldCharType="end"/>
      </w:r>
    </w:p>
    <w:p w14:paraId="4BA71A18" w14:textId="77777777" w:rsidR="008B6683" w:rsidRPr="001F43BC" w:rsidRDefault="008B6683" w:rsidP="007A297D">
      <w:pPr>
        <w:pStyle w:val="ListParagraph"/>
        <w:numPr>
          <w:ilvl w:val="0"/>
          <w:numId w:val="80"/>
        </w:numPr>
        <w:overflowPunct/>
        <w:autoSpaceDE/>
        <w:autoSpaceDN/>
        <w:adjustRightInd/>
        <w:spacing w:after="0"/>
        <w:textAlignment w:val="auto"/>
        <w:rPr>
          <w:sz w:val="18"/>
          <w:szCs w:val="18"/>
        </w:rPr>
      </w:pPr>
      <w:r w:rsidRPr="001F43BC">
        <w:rPr>
          <w:rFonts w:eastAsia="Times New Roman"/>
          <w:sz w:val="18"/>
          <w:szCs w:val="18"/>
          <w:lang w:eastAsia="en-GB"/>
        </w:rPr>
        <w:t>Single CSI-RS occasion and TRS</w:t>
      </w:r>
    </w:p>
    <w:p w14:paraId="64A0F26B" w14:textId="77777777" w:rsidR="008B6683" w:rsidRPr="001F43BC" w:rsidRDefault="008B6683" w:rsidP="007A297D">
      <w:pPr>
        <w:pStyle w:val="ListParagraph"/>
        <w:numPr>
          <w:ilvl w:val="0"/>
          <w:numId w:val="80"/>
        </w:numPr>
        <w:overflowPunct/>
        <w:autoSpaceDE/>
        <w:autoSpaceDN/>
        <w:adjustRightInd/>
        <w:spacing w:after="0"/>
        <w:textAlignment w:val="auto"/>
        <w:rPr>
          <w:sz w:val="18"/>
          <w:szCs w:val="18"/>
        </w:rPr>
      </w:pPr>
      <w:r w:rsidRPr="001F43BC">
        <w:rPr>
          <w:rFonts w:eastAsia="Times New Roman"/>
          <w:sz w:val="18"/>
          <w:szCs w:val="18"/>
          <w:lang w:eastAsia="en-GB"/>
        </w:rPr>
        <w:t>Multiple CSI-RS occasions</w:t>
      </w:r>
    </w:p>
    <w:p w14:paraId="0D80DBB3" w14:textId="50343532" w:rsidR="008B6683" w:rsidRPr="001F43BC" w:rsidRDefault="008B6683" w:rsidP="00BC62F6">
      <w:pPr>
        <w:ind w:left="1418" w:hanging="1418"/>
        <w:jc w:val="both"/>
        <w:rPr>
          <w:sz w:val="18"/>
          <w:szCs w:val="18"/>
        </w:rPr>
      </w:pPr>
      <w:r w:rsidRPr="001F43BC">
        <w:rPr>
          <w:sz w:val="18"/>
          <w:szCs w:val="18"/>
        </w:rPr>
        <w:fldChar w:fldCharType="begin"/>
      </w:r>
      <w:r w:rsidRPr="001F43BC">
        <w:rPr>
          <w:sz w:val="18"/>
          <w:szCs w:val="18"/>
        </w:rPr>
        <w:instrText xml:space="preserve"> REF _Ref102121262 \w \h </w:instrText>
      </w:r>
      <w:r w:rsidR="00BC62F6" w:rsidRPr="001F43BC">
        <w:rPr>
          <w:sz w:val="18"/>
          <w:szCs w:val="18"/>
        </w:rPr>
        <w:instrText xml:space="preserve"> \* MERGEFORMAT </w:instrText>
      </w:r>
      <w:r w:rsidRPr="001F43BC">
        <w:rPr>
          <w:sz w:val="18"/>
          <w:szCs w:val="18"/>
        </w:rPr>
      </w:r>
      <w:r w:rsidRPr="001F43BC">
        <w:rPr>
          <w:sz w:val="18"/>
          <w:szCs w:val="18"/>
        </w:rPr>
        <w:fldChar w:fldCharType="separate"/>
      </w:r>
      <w:r w:rsidRPr="001F43BC">
        <w:rPr>
          <w:sz w:val="18"/>
          <w:szCs w:val="18"/>
        </w:rPr>
        <w:t>Proposal 4</w:t>
      </w:r>
      <w:r w:rsidRPr="001F43BC">
        <w:rPr>
          <w:sz w:val="18"/>
          <w:szCs w:val="18"/>
        </w:rPr>
        <w:fldChar w:fldCharType="end"/>
      </w:r>
      <w:r w:rsidRPr="001F43BC">
        <w:rPr>
          <w:sz w:val="18"/>
          <w:szCs w:val="18"/>
        </w:rPr>
        <w:tab/>
      </w:r>
      <w:r w:rsidRPr="001F43BC">
        <w:rPr>
          <w:sz w:val="18"/>
          <w:szCs w:val="18"/>
        </w:rPr>
        <w:fldChar w:fldCharType="begin"/>
      </w:r>
      <w:r w:rsidRPr="001F43BC">
        <w:rPr>
          <w:sz w:val="18"/>
          <w:szCs w:val="18"/>
        </w:rPr>
        <w:instrText xml:space="preserve"> REF _Ref102121335 \h </w:instrText>
      </w:r>
      <w:r w:rsidR="00BC62F6" w:rsidRPr="001F43BC">
        <w:rPr>
          <w:sz w:val="18"/>
          <w:szCs w:val="18"/>
        </w:rPr>
        <w:instrText xml:space="preserve"> \* MERGEFORMAT </w:instrText>
      </w:r>
      <w:r w:rsidRPr="001F43BC">
        <w:rPr>
          <w:sz w:val="18"/>
          <w:szCs w:val="18"/>
        </w:rPr>
      </w:r>
      <w:r w:rsidRPr="001F43BC">
        <w:rPr>
          <w:sz w:val="18"/>
          <w:szCs w:val="18"/>
        </w:rPr>
        <w:fldChar w:fldCharType="separate"/>
      </w:r>
      <w:r w:rsidRPr="001F43BC">
        <w:rPr>
          <w:rFonts w:eastAsia="Times New Roman"/>
          <w:sz w:val="18"/>
          <w:szCs w:val="18"/>
          <w:lang w:eastAsia="en-GB"/>
        </w:rPr>
        <w:t>For the study of CSI reporting enhancement schemes for medium/high speed UEs based on channel prediction at the UE, consider a codebook refinement whereby two PMIs are reported in the same CSI report corresponding to precoders</w:t>
      </w:r>
      <w:r w:rsidRPr="001F43BC">
        <w:rPr>
          <w:sz w:val="18"/>
          <w:szCs w:val="18"/>
        </w:rPr>
        <w:t xml:space="preserve">: </w:t>
      </w:r>
      <m:oMath>
        <m:sSup>
          <m:sSupPr>
            <m:ctrlPr>
              <w:rPr>
                <w:rFonts w:ascii="Cambria Math" w:hAnsi="Cambria Math"/>
                <w:i/>
                <w:sz w:val="18"/>
                <w:szCs w:val="18"/>
              </w:rPr>
            </m:ctrlPr>
          </m:sSupPr>
          <m:e>
            <m:r>
              <m:rPr>
                <m:sty m:val="p"/>
              </m:rPr>
              <w:rPr>
                <w:rFonts w:ascii="Cambria Math" w:hAnsi="Cambria Math"/>
                <w:sz w:val="18"/>
                <w:szCs w:val="18"/>
              </w:rPr>
              <m:t>W</m:t>
            </m:r>
          </m:e>
          <m:sup>
            <m:r>
              <m:rPr>
                <m:sty m:val="p"/>
              </m:rPr>
              <w:rPr>
                <w:rFonts w:ascii="Cambria Math" w:hAnsi="Cambria Math"/>
                <w:sz w:val="18"/>
                <w:szCs w:val="18"/>
              </w:rPr>
              <m:t>(t)</m:t>
            </m:r>
          </m:sup>
        </m:sSup>
        <m:r>
          <m:rPr>
            <m:sty m:val="p"/>
          </m:rPr>
          <w:rPr>
            <w:rFonts w:ascii="Cambria Math" w:hAnsi="Cambria Math"/>
            <w:sz w:val="18"/>
            <w:szCs w:val="18"/>
          </w:rPr>
          <m:t>=</m:t>
        </m:r>
        <m:sSub>
          <m:sSubPr>
            <m:ctrlPr>
              <w:rPr>
                <w:rFonts w:ascii="Cambria Math" w:hAnsi="Cambria Math"/>
                <w:i/>
                <w:sz w:val="18"/>
                <w:szCs w:val="18"/>
              </w:rPr>
            </m:ctrlPr>
          </m:sSubPr>
          <m:e>
            <m:r>
              <m:rPr>
                <m:sty m:val="p"/>
              </m:rPr>
              <w:rPr>
                <w:rFonts w:ascii="Cambria Math" w:hAnsi="Cambria Math"/>
                <w:sz w:val="18"/>
                <w:szCs w:val="18"/>
              </w:rPr>
              <m:t>W</m:t>
            </m:r>
          </m:e>
          <m:sub>
            <m:r>
              <m:rPr>
                <m:sty m:val="p"/>
              </m:rPr>
              <w:rPr>
                <w:rFonts w:ascii="Cambria Math" w:hAnsi="Cambria Math"/>
                <w:sz w:val="18"/>
                <w:szCs w:val="18"/>
              </w:rPr>
              <m:t>1</m:t>
            </m:r>
          </m:sub>
        </m:sSub>
        <m:sSubSup>
          <m:sSubSupPr>
            <m:ctrlPr>
              <w:rPr>
                <w:rFonts w:ascii="Cambria Math" w:hAnsi="Cambria Math"/>
                <w:i/>
                <w:sz w:val="18"/>
                <w:szCs w:val="18"/>
              </w:rPr>
            </m:ctrlPr>
          </m:sSubSupPr>
          <m:e>
            <m:r>
              <m:rPr>
                <m:sty m:val="p"/>
              </m:rPr>
              <w:rPr>
                <w:rFonts w:ascii="Cambria Math" w:hAnsi="Cambria Math"/>
                <w:sz w:val="18"/>
                <w:szCs w:val="18"/>
              </w:rPr>
              <m:t>W</m:t>
            </m:r>
          </m:e>
          <m:sub>
            <m:r>
              <m:rPr>
                <m:sty m:val="p"/>
              </m:rPr>
              <w:rPr>
                <w:rFonts w:ascii="Cambria Math" w:hAnsi="Cambria Math"/>
                <w:sz w:val="18"/>
                <w:szCs w:val="18"/>
              </w:rPr>
              <m:t>2</m:t>
            </m:r>
          </m:sub>
          <m:sup>
            <m:r>
              <m:rPr>
                <m:sty m:val="p"/>
              </m:rPr>
              <w:rPr>
                <w:rFonts w:ascii="Cambria Math" w:hAnsi="Cambria Math"/>
                <w:sz w:val="18"/>
                <w:szCs w:val="18"/>
              </w:rPr>
              <m:t>(t)</m:t>
            </m:r>
          </m:sup>
        </m:sSubSup>
        <m:sSubSup>
          <m:sSubSupPr>
            <m:ctrlPr>
              <w:rPr>
                <w:rFonts w:ascii="Cambria Math" w:hAnsi="Cambria Math"/>
                <w:i/>
                <w:sz w:val="18"/>
                <w:szCs w:val="18"/>
              </w:rPr>
            </m:ctrlPr>
          </m:sSubSupPr>
          <m:e>
            <m:r>
              <m:rPr>
                <m:sty m:val="p"/>
              </m:rPr>
              <w:rPr>
                <w:rFonts w:ascii="Cambria Math" w:hAnsi="Cambria Math"/>
                <w:sz w:val="18"/>
                <w:szCs w:val="18"/>
              </w:rPr>
              <m:t>W</m:t>
            </m:r>
          </m:e>
          <m:sub>
            <m:r>
              <m:rPr>
                <m:sty m:val="p"/>
              </m:rPr>
              <w:rPr>
                <w:rFonts w:ascii="Cambria Math" w:hAnsi="Cambria Math"/>
                <w:sz w:val="18"/>
                <w:szCs w:val="18"/>
              </w:rPr>
              <m:t>f</m:t>
            </m:r>
          </m:sub>
          <m:sup>
            <m:r>
              <m:rPr>
                <m:sty m:val="p"/>
              </m:rPr>
              <w:rPr>
                <w:rFonts w:ascii="Cambria Math" w:hAnsi="Cambria Math"/>
                <w:sz w:val="18"/>
                <w:szCs w:val="18"/>
              </w:rPr>
              <m:t>H</m:t>
            </m:r>
          </m:sup>
        </m:sSubSup>
      </m:oMath>
      <w:r w:rsidRPr="001F43BC">
        <w:rPr>
          <w:rFonts w:eastAsia="Times New Roman"/>
          <w:sz w:val="18"/>
          <w:szCs w:val="18"/>
        </w:rPr>
        <w:t xml:space="preserve">, for </w:t>
      </w:r>
      <m:oMath>
        <m:r>
          <m:rPr>
            <m:sty m:val="p"/>
          </m:rPr>
          <w:rPr>
            <w:rFonts w:ascii="Cambria Math" w:eastAsia="Times New Roman" w:hAnsi="Cambria Math"/>
            <w:sz w:val="18"/>
            <w:szCs w:val="18"/>
          </w:rPr>
          <m:t>t=</m:t>
        </m:r>
        <m:sSub>
          <m:sSubPr>
            <m:ctrlPr>
              <w:rPr>
                <w:rFonts w:ascii="Cambria Math" w:eastAsia="Times New Roman" w:hAnsi="Cambria Math"/>
                <w:i/>
                <w:sz w:val="18"/>
                <w:szCs w:val="18"/>
              </w:rPr>
            </m:ctrlPr>
          </m:sSubPr>
          <m:e>
            <m:r>
              <m:rPr>
                <m:sty m:val="p"/>
              </m:rPr>
              <w:rPr>
                <w:rFonts w:ascii="Cambria Math" w:eastAsia="Times New Roman" w:hAnsi="Cambria Math"/>
                <w:sz w:val="18"/>
                <w:szCs w:val="18"/>
              </w:rPr>
              <m:t>t</m:t>
            </m:r>
          </m:e>
          <m:sub>
            <m:r>
              <m:rPr>
                <m:sty m:val="p"/>
              </m:rPr>
              <w:rPr>
                <w:rFonts w:ascii="Cambria Math" w:eastAsia="Times New Roman" w:hAnsi="Cambria Math"/>
                <w:sz w:val="18"/>
                <w:szCs w:val="18"/>
              </w:rPr>
              <m:t>1</m:t>
            </m:r>
          </m:sub>
        </m:sSub>
        <m:r>
          <m:rPr>
            <m:sty m:val="p"/>
          </m:rPr>
          <w:rPr>
            <w:rFonts w:ascii="Cambria Math" w:eastAsia="Times New Roman" w:hAnsi="Cambria Math"/>
            <w:sz w:val="18"/>
            <w:szCs w:val="18"/>
          </w:rPr>
          <m:t>,</m:t>
        </m:r>
        <m:sSub>
          <m:sSubPr>
            <m:ctrlPr>
              <w:rPr>
                <w:rFonts w:ascii="Cambria Math" w:eastAsia="Times New Roman" w:hAnsi="Cambria Math"/>
                <w:i/>
                <w:sz w:val="18"/>
                <w:szCs w:val="18"/>
              </w:rPr>
            </m:ctrlPr>
          </m:sSubPr>
          <m:e>
            <m:r>
              <m:rPr>
                <m:sty m:val="p"/>
              </m:rPr>
              <w:rPr>
                <w:rFonts w:ascii="Cambria Math" w:eastAsia="Times New Roman" w:hAnsi="Cambria Math"/>
                <w:sz w:val="18"/>
                <w:szCs w:val="18"/>
              </w:rPr>
              <m:t>t</m:t>
            </m:r>
          </m:e>
          <m:sub>
            <m:r>
              <m:rPr>
                <m:sty m:val="p"/>
              </m:rPr>
              <w:rPr>
                <w:rFonts w:ascii="Cambria Math" w:eastAsia="Times New Roman" w:hAnsi="Cambria Math"/>
                <w:sz w:val="18"/>
                <w:szCs w:val="18"/>
              </w:rPr>
              <m:t>2</m:t>
            </m:r>
          </m:sub>
        </m:sSub>
      </m:oMath>
      <w:r w:rsidRPr="001F43BC">
        <w:rPr>
          <w:sz w:val="18"/>
          <w:szCs w:val="18"/>
        </w:rPr>
        <w:fldChar w:fldCharType="end"/>
      </w:r>
    </w:p>
    <w:p w14:paraId="237919ED" w14:textId="4C9C532F" w:rsidR="008B6683" w:rsidRPr="001F43BC" w:rsidRDefault="008B6683" w:rsidP="00BC62F6">
      <w:pPr>
        <w:ind w:left="1418" w:hanging="1418"/>
        <w:jc w:val="both"/>
        <w:rPr>
          <w:sz w:val="18"/>
          <w:szCs w:val="18"/>
        </w:rPr>
      </w:pPr>
      <w:r w:rsidRPr="001F43BC">
        <w:rPr>
          <w:sz w:val="18"/>
          <w:szCs w:val="18"/>
        </w:rPr>
        <w:fldChar w:fldCharType="begin"/>
      </w:r>
      <w:r w:rsidRPr="001F43BC">
        <w:rPr>
          <w:sz w:val="18"/>
          <w:szCs w:val="18"/>
        </w:rPr>
        <w:instrText xml:space="preserve"> REF _Ref102121354 \w \h </w:instrText>
      </w:r>
      <w:r w:rsidR="00BC62F6" w:rsidRPr="001F43BC">
        <w:rPr>
          <w:sz w:val="18"/>
          <w:szCs w:val="18"/>
        </w:rPr>
        <w:instrText xml:space="preserve"> \* MERGEFORMAT </w:instrText>
      </w:r>
      <w:r w:rsidRPr="001F43BC">
        <w:rPr>
          <w:sz w:val="18"/>
          <w:szCs w:val="18"/>
        </w:rPr>
      </w:r>
      <w:r w:rsidRPr="001F43BC">
        <w:rPr>
          <w:sz w:val="18"/>
          <w:szCs w:val="18"/>
        </w:rPr>
        <w:fldChar w:fldCharType="separate"/>
      </w:r>
      <w:r w:rsidRPr="001F43BC">
        <w:rPr>
          <w:sz w:val="18"/>
          <w:szCs w:val="18"/>
        </w:rPr>
        <w:t>Proposal 5</w:t>
      </w:r>
      <w:r w:rsidRPr="001F43BC">
        <w:rPr>
          <w:sz w:val="18"/>
          <w:szCs w:val="18"/>
        </w:rPr>
        <w:fldChar w:fldCharType="end"/>
      </w:r>
      <w:r w:rsidRPr="001F43BC">
        <w:rPr>
          <w:sz w:val="18"/>
          <w:szCs w:val="18"/>
        </w:rPr>
        <w:tab/>
      </w:r>
      <w:r w:rsidRPr="001F43BC">
        <w:rPr>
          <w:sz w:val="18"/>
          <w:szCs w:val="18"/>
        </w:rPr>
        <w:fldChar w:fldCharType="begin"/>
      </w:r>
      <w:r w:rsidRPr="001F43BC">
        <w:rPr>
          <w:sz w:val="18"/>
          <w:szCs w:val="18"/>
        </w:rPr>
        <w:instrText xml:space="preserve"> REF _Ref102121354 \h </w:instrText>
      </w:r>
      <w:r w:rsidR="00BC62F6" w:rsidRPr="001F43BC">
        <w:rPr>
          <w:sz w:val="18"/>
          <w:szCs w:val="18"/>
        </w:rPr>
        <w:instrText xml:space="preserve"> \* MERGEFORMAT </w:instrText>
      </w:r>
      <w:r w:rsidRPr="001F43BC">
        <w:rPr>
          <w:sz w:val="18"/>
          <w:szCs w:val="18"/>
        </w:rPr>
      </w:r>
      <w:r w:rsidRPr="001F43BC">
        <w:rPr>
          <w:sz w:val="18"/>
          <w:szCs w:val="18"/>
        </w:rPr>
        <w:fldChar w:fldCharType="separate"/>
      </w:r>
      <w:r w:rsidRPr="001F43BC">
        <w:rPr>
          <w:rFonts w:eastAsia="Times New Roman"/>
          <w:sz w:val="18"/>
          <w:szCs w:val="18"/>
          <w:lang w:eastAsia="en-GB"/>
        </w:rPr>
        <w:t xml:space="preserve">For the study of CSI reporting enhancement schemes for medium/high speed UEs based on channel prediction at the UE, consider reporting a single CQI associated to the two PMIs at slot </w:t>
      </w:r>
      <m:oMath>
        <m:sSub>
          <m:sSubPr>
            <m:ctrlPr>
              <w:rPr>
                <w:rFonts w:ascii="Cambria Math" w:eastAsia="Times New Roman" w:hAnsi="Cambria Math"/>
                <w:i/>
                <w:sz w:val="18"/>
                <w:szCs w:val="18"/>
                <w:lang w:eastAsia="en-GB"/>
              </w:rPr>
            </m:ctrlPr>
          </m:sSubPr>
          <m:e>
            <m:r>
              <m:rPr>
                <m:sty m:val="p"/>
              </m:rPr>
              <w:rPr>
                <w:rFonts w:ascii="Cambria Math" w:eastAsia="Times New Roman" w:hAnsi="Cambria Math"/>
                <w:sz w:val="18"/>
                <w:szCs w:val="18"/>
                <w:lang w:eastAsia="en-GB"/>
              </w:rPr>
              <m:t>t</m:t>
            </m:r>
          </m:e>
          <m:sub>
            <m:r>
              <m:rPr>
                <m:sty m:val="p"/>
              </m:rPr>
              <w:rPr>
                <w:rFonts w:ascii="Cambria Math" w:eastAsia="Times New Roman" w:hAnsi="Cambria Math"/>
                <w:sz w:val="18"/>
                <w:szCs w:val="18"/>
                <w:lang w:eastAsia="en-GB"/>
              </w:rPr>
              <m:t>1</m:t>
            </m:r>
          </m:sub>
        </m:sSub>
      </m:oMath>
      <w:r w:rsidRPr="001F43BC">
        <w:rPr>
          <w:rFonts w:eastAsia="Times New Roman"/>
          <w:sz w:val="18"/>
          <w:szCs w:val="18"/>
          <w:lang w:eastAsia="en-GB"/>
        </w:rPr>
        <w:t xml:space="preserve"> and </w:t>
      </w:r>
      <m:oMath>
        <m:sSub>
          <m:sSubPr>
            <m:ctrlPr>
              <w:rPr>
                <w:rFonts w:ascii="Cambria Math" w:eastAsia="Times New Roman" w:hAnsi="Cambria Math"/>
                <w:i/>
                <w:sz w:val="18"/>
                <w:szCs w:val="18"/>
                <w:lang w:eastAsia="en-GB"/>
              </w:rPr>
            </m:ctrlPr>
          </m:sSubPr>
          <m:e>
            <m:r>
              <m:rPr>
                <m:sty m:val="p"/>
              </m:rPr>
              <w:rPr>
                <w:rFonts w:ascii="Cambria Math" w:eastAsia="Times New Roman" w:hAnsi="Cambria Math"/>
                <w:sz w:val="18"/>
                <w:szCs w:val="18"/>
                <w:lang w:eastAsia="en-GB"/>
              </w:rPr>
              <m:t>t</m:t>
            </m:r>
          </m:e>
          <m:sub>
            <m:r>
              <m:rPr>
                <m:sty m:val="p"/>
              </m:rPr>
              <w:rPr>
                <w:rFonts w:ascii="Cambria Math" w:eastAsia="Times New Roman" w:hAnsi="Cambria Math"/>
                <w:sz w:val="18"/>
                <w:szCs w:val="18"/>
                <w:lang w:eastAsia="en-GB"/>
              </w:rPr>
              <m:t>2</m:t>
            </m:r>
          </m:sub>
        </m:sSub>
      </m:oMath>
      <w:r w:rsidRPr="001F43BC">
        <w:rPr>
          <w:rFonts w:eastAsia="Times New Roman"/>
          <w:sz w:val="18"/>
          <w:szCs w:val="18"/>
          <w:lang w:eastAsia="en-GB"/>
        </w:rPr>
        <w:t xml:space="preserve">, calculated by assuming that the PDSCH transmission lasts </w:t>
      </w:r>
      <m:oMath>
        <m:r>
          <m:rPr>
            <m:sty m:val="p"/>
          </m:rPr>
          <w:rPr>
            <w:rFonts w:ascii="Cambria Math" w:eastAsia="Times New Roman" w:hAnsi="Cambria Math"/>
            <w:sz w:val="18"/>
            <w:szCs w:val="18"/>
            <w:lang w:eastAsia="en-GB"/>
          </w:rPr>
          <m:t>N=</m:t>
        </m:r>
        <m:sSub>
          <m:sSubPr>
            <m:ctrlPr>
              <w:rPr>
                <w:rFonts w:ascii="Cambria Math" w:eastAsia="Times New Roman" w:hAnsi="Cambria Math"/>
                <w:i/>
                <w:sz w:val="18"/>
                <w:szCs w:val="18"/>
                <w:lang w:eastAsia="en-GB"/>
              </w:rPr>
            </m:ctrlPr>
          </m:sSubPr>
          <m:e>
            <m:r>
              <m:rPr>
                <m:sty m:val="p"/>
              </m:rPr>
              <w:rPr>
                <w:rFonts w:ascii="Cambria Math" w:eastAsia="Times New Roman" w:hAnsi="Cambria Math"/>
                <w:sz w:val="18"/>
                <w:szCs w:val="18"/>
                <w:lang w:eastAsia="en-GB"/>
              </w:rPr>
              <m:t>t</m:t>
            </m:r>
          </m:e>
          <m:sub>
            <m:r>
              <m:rPr>
                <m:sty m:val="p"/>
              </m:rPr>
              <w:rPr>
                <w:rFonts w:ascii="Cambria Math" w:eastAsia="Times New Roman" w:hAnsi="Cambria Math"/>
                <w:sz w:val="18"/>
                <w:szCs w:val="18"/>
                <w:lang w:eastAsia="en-GB"/>
              </w:rPr>
              <m:t>2</m:t>
            </m:r>
          </m:sub>
        </m:sSub>
        <m:r>
          <m:rPr>
            <m:sty m:val="p"/>
          </m:rPr>
          <w:rPr>
            <w:rFonts w:ascii="Cambria Math" w:eastAsia="Times New Roman" w:hAnsi="Cambria Math"/>
            <w:sz w:val="18"/>
            <w:szCs w:val="18"/>
            <w:lang w:eastAsia="en-GB"/>
          </w:rPr>
          <m:t>-</m:t>
        </m:r>
        <m:sSub>
          <m:sSubPr>
            <m:ctrlPr>
              <w:rPr>
                <w:rFonts w:ascii="Cambria Math" w:eastAsia="Times New Roman" w:hAnsi="Cambria Math"/>
                <w:i/>
                <w:sz w:val="18"/>
                <w:szCs w:val="18"/>
                <w:lang w:eastAsia="en-GB"/>
              </w:rPr>
            </m:ctrlPr>
          </m:sSubPr>
          <m:e>
            <m:r>
              <m:rPr>
                <m:sty m:val="p"/>
              </m:rPr>
              <w:rPr>
                <w:rFonts w:ascii="Cambria Math" w:eastAsia="Times New Roman" w:hAnsi="Cambria Math"/>
                <w:sz w:val="18"/>
                <w:szCs w:val="18"/>
                <w:lang w:eastAsia="en-GB"/>
              </w:rPr>
              <m:t>t</m:t>
            </m:r>
          </m:e>
          <m:sub>
            <m:r>
              <m:rPr>
                <m:sty m:val="p"/>
              </m:rPr>
              <w:rPr>
                <w:rFonts w:ascii="Cambria Math" w:eastAsia="Times New Roman" w:hAnsi="Cambria Math"/>
                <w:sz w:val="18"/>
                <w:szCs w:val="18"/>
                <w:lang w:eastAsia="en-GB"/>
              </w:rPr>
              <m:t>1</m:t>
            </m:r>
          </m:sub>
        </m:sSub>
      </m:oMath>
      <w:r w:rsidRPr="001F43BC">
        <w:rPr>
          <w:rFonts w:eastAsia="Times New Roman"/>
          <w:sz w:val="18"/>
          <w:szCs w:val="18"/>
          <w:lang w:eastAsia="en-GB"/>
        </w:rPr>
        <w:t xml:space="preserve"> slots and that the PDSCH signal is precoded by </w:t>
      </w:r>
      <m:oMath>
        <m:sSup>
          <m:sSupPr>
            <m:ctrlPr>
              <w:rPr>
                <w:rFonts w:ascii="Cambria Math" w:hAnsi="Cambria Math"/>
                <w:i/>
                <w:sz w:val="18"/>
                <w:szCs w:val="18"/>
              </w:rPr>
            </m:ctrlPr>
          </m:sSupPr>
          <m:e>
            <m:r>
              <m:rPr>
                <m:sty m:val="p"/>
              </m:rPr>
              <w:rPr>
                <w:rFonts w:ascii="Cambria Math" w:hAnsi="Cambria Math"/>
                <w:sz w:val="18"/>
                <w:szCs w:val="18"/>
              </w:rPr>
              <m:t>W</m:t>
            </m:r>
          </m:e>
          <m:sup>
            <m:r>
              <m:rPr>
                <m:sty m:val="p"/>
              </m:rPr>
              <w:rPr>
                <w:rFonts w:ascii="Cambria Math" w:hAnsi="Cambria Math"/>
                <w:sz w:val="18"/>
                <w:szCs w:val="18"/>
              </w:rPr>
              <m:t>(</m:t>
            </m:r>
            <m:sSub>
              <m:sSubPr>
                <m:ctrlPr>
                  <w:rPr>
                    <w:rFonts w:ascii="Cambria Math" w:hAnsi="Cambria Math"/>
                    <w:i/>
                    <w:sz w:val="18"/>
                    <w:szCs w:val="18"/>
                  </w:rPr>
                </m:ctrlPr>
              </m:sSubPr>
              <m:e>
                <m:r>
                  <m:rPr>
                    <m:sty m:val="p"/>
                  </m:rPr>
                  <w:rPr>
                    <w:rFonts w:ascii="Cambria Math" w:hAnsi="Cambria Math"/>
                    <w:sz w:val="18"/>
                    <w:szCs w:val="18"/>
                  </w:rPr>
                  <m:t>t</m:t>
                </m:r>
              </m:e>
              <m:sub>
                <m:r>
                  <m:rPr>
                    <m:sty m:val="p"/>
                  </m:rPr>
                  <w:rPr>
                    <w:rFonts w:ascii="Cambria Math" w:hAnsi="Cambria Math"/>
                    <w:sz w:val="18"/>
                    <w:szCs w:val="18"/>
                  </w:rPr>
                  <m:t>1</m:t>
                </m:r>
              </m:sub>
            </m:sSub>
            <m:r>
              <m:rPr>
                <m:sty m:val="p"/>
              </m:rPr>
              <w:rPr>
                <w:rFonts w:ascii="Cambria Math" w:hAnsi="Cambria Math"/>
                <w:sz w:val="18"/>
                <w:szCs w:val="18"/>
              </w:rPr>
              <m:t>)</m:t>
            </m:r>
          </m:sup>
        </m:sSup>
      </m:oMath>
      <w:r w:rsidRPr="001F43BC">
        <w:rPr>
          <w:rFonts w:eastAsia="Times New Roman"/>
          <w:sz w:val="18"/>
          <w:szCs w:val="18"/>
        </w:rPr>
        <w:t xml:space="preserve"> for the first </w:t>
      </w:r>
      <m:oMath>
        <m:r>
          <m:rPr>
            <m:sty m:val="p"/>
          </m:rPr>
          <w:rPr>
            <w:rFonts w:ascii="Cambria Math" w:eastAsia="Times New Roman" w:hAnsi="Cambria Math"/>
            <w:sz w:val="18"/>
            <w:szCs w:val="18"/>
          </w:rPr>
          <m:t>N/2</m:t>
        </m:r>
      </m:oMath>
      <w:r w:rsidRPr="001F43BC">
        <w:rPr>
          <w:rFonts w:eastAsia="Times New Roman"/>
          <w:sz w:val="18"/>
          <w:szCs w:val="18"/>
        </w:rPr>
        <w:t xml:space="preserve"> slots and by </w:t>
      </w:r>
      <m:oMath>
        <m:sSup>
          <m:sSupPr>
            <m:ctrlPr>
              <w:rPr>
                <w:rFonts w:ascii="Cambria Math" w:hAnsi="Cambria Math"/>
                <w:i/>
                <w:sz w:val="18"/>
                <w:szCs w:val="18"/>
              </w:rPr>
            </m:ctrlPr>
          </m:sSupPr>
          <m:e>
            <m:r>
              <m:rPr>
                <m:sty m:val="p"/>
              </m:rPr>
              <w:rPr>
                <w:rFonts w:ascii="Cambria Math" w:hAnsi="Cambria Math"/>
                <w:sz w:val="18"/>
                <w:szCs w:val="18"/>
              </w:rPr>
              <m:t>W</m:t>
            </m:r>
          </m:e>
          <m:sup>
            <m:r>
              <m:rPr>
                <m:sty m:val="p"/>
              </m:rPr>
              <w:rPr>
                <w:rFonts w:ascii="Cambria Math" w:hAnsi="Cambria Math"/>
                <w:sz w:val="18"/>
                <w:szCs w:val="18"/>
              </w:rPr>
              <m:t>(</m:t>
            </m:r>
            <m:sSub>
              <m:sSubPr>
                <m:ctrlPr>
                  <w:rPr>
                    <w:rFonts w:ascii="Cambria Math" w:hAnsi="Cambria Math"/>
                    <w:i/>
                    <w:sz w:val="18"/>
                    <w:szCs w:val="18"/>
                  </w:rPr>
                </m:ctrlPr>
              </m:sSubPr>
              <m:e>
                <m:r>
                  <m:rPr>
                    <m:sty m:val="p"/>
                  </m:rPr>
                  <w:rPr>
                    <w:rFonts w:ascii="Cambria Math" w:hAnsi="Cambria Math"/>
                    <w:sz w:val="18"/>
                    <w:szCs w:val="18"/>
                  </w:rPr>
                  <m:t>t</m:t>
                </m:r>
              </m:e>
              <m:sub>
                <m:r>
                  <m:rPr>
                    <m:sty m:val="p"/>
                  </m:rPr>
                  <w:rPr>
                    <w:rFonts w:ascii="Cambria Math" w:hAnsi="Cambria Math"/>
                    <w:sz w:val="18"/>
                    <w:szCs w:val="18"/>
                  </w:rPr>
                  <m:t>2</m:t>
                </m:r>
              </m:sub>
            </m:sSub>
            <m:r>
              <m:rPr>
                <m:sty m:val="p"/>
              </m:rPr>
              <w:rPr>
                <w:rFonts w:ascii="Cambria Math" w:hAnsi="Cambria Math"/>
                <w:sz w:val="18"/>
                <w:szCs w:val="18"/>
              </w:rPr>
              <m:t>)</m:t>
            </m:r>
          </m:sup>
        </m:sSup>
      </m:oMath>
      <w:r w:rsidRPr="001F43BC">
        <w:rPr>
          <w:rFonts w:eastAsia="Times New Roman"/>
          <w:sz w:val="18"/>
          <w:szCs w:val="18"/>
        </w:rPr>
        <w:t xml:space="preserve"> for the second </w:t>
      </w:r>
      <m:oMath>
        <m:r>
          <m:rPr>
            <m:sty m:val="p"/>
          </m:rPr>
          <w:rPr>
            <w:rFonts w:ascii="Cambria Math" w:eastAsia="Times New Roman" w:hAnsi="Cambria Math"/>
            <w:sz w:val="18"/>
            <w:szCs w:val="18"/>
          </w:rPr>
          <m:t>N/2</m:t>
        </m:r>
      </m:oMath>
      <w:r w:rsidRPr="001F43BC">
        <w:rPr>
          <w:rFonts w:eastAsia="Times New Roman"/>
          <w:sz w:val="18"/>
          <w:szCs w:val="18"/>
        </w:rPr>
        <w:t xml:space="preserve"> slots.</w:t>
      </w:r>
      <w:r w:rsidRPr="001F43BC">
        <w:rPr>
          <w:sz w:val="18"/>
          <w:szCs w:val="18"/>
        </w:rPr>
        <w:fldChar w:fldCharType="end"/>
      </w:r>
    </w:p>
    <w:p w14:paraId="77E45FE7" w14:textId="77FC964C" w:rsidR="008B6683" w:rsidRPr="001F43BC" w:rsidRDefault="008B6683" w:rsidP="00BC62F6">
      <w:pPr>
        <w:ind w:left="1418" w:hanging="1418"/>
        <w:contextualSpacing/>
        <w:jc w:val="both"/>
        <w:rPr>
          <w:sz w:val="18"/>
          <w:szCs w:val="18"/>
        </w:rPr>
      </w:pPr>
      <w:r w:rsidRPr="001F43BC">
        <w:rPr>
          <w:sz w:val="18"/>
          <w:szCs w:val="18"/>
        </w:rPr>
        <w:fldChar w:fldCharType="begin"/>
      </w:r>
      <w:r w:rsidRPr="001F43BC">
        <w:rPr>
          <w:sz w:val="18"/>
          <w:szCs w:val="18"/>
        </w:rPr>
        <w:instrText xml:space="preserve"> REF _Ref102121432 \w \h </w:instrText>
      </w:r>
      <w:r w:rsidR="00BC62F6" w:rsidRPr="001F43BC">
        <w:rPr>
          <w:sz w:val="18"/>
          <w:szCs w:val="18"/>
        </w:rPr>
        <w:instrText xml:space="preserve"> \* MERGEFORMAT </w:instrText>
      </w:r>
      <w:r w:rsidRPr="001F43BC">
        <w:rPr>
          <w:sz w:val="18"/>
          <w:szCs w:val="18"/>
        </w:rPr>
      </w:r>
      <w:r w:rsidRPr="001F43BC">
        <w:rPr>
          <w:sz w:val="18"/>
          <w:szCs w:val="18"/>
        </w:rPr>
        <w:fldChar w:fldCharType="separate"/>
      </w:r>
      <w:r w:rsidRPr="001F43BC">
        <w:rPr>
          <w:sz w:val="18"/>
          <w:szCs w:val="18"/>
        </w:rPr>
        <w:t>Proposal 6</w:t>
      </w:r>
      <w:r w:rsidRPr="001F43BC">
        <w:rPr>
          <w:sz w:val="18"/>
          <w:szCs w:val="18"/>
        </w:rPr>
        <w:fldChar w:fldCharType="end"/>
      </w:r>
      <w:r w:rsidRPr="001F43BC">
        <w:rPr>
          <w:sz w:val="18"/>
          <w:szCs w:val="18"/>
        </w:rPr>
        <w:tab/>
      </w:r>
      <w:r w:rsidRPr="001F43BC">
        <w:rPr>
          <w:sz w:val="18"/>
          <w:szCs w:val="18"/>
        </w:rPr>
        <w:fldChar w:fldCharType="begin"/>
      </w:r>
      <w:r w:rsidRPr="001F43BC">
        <w:rPr>
          <w:sz w:val="18"/>
          <w:szCs w:val="18"/>
        </w:rPr>
        <w:instrText xml:space="preserve"> REF _Ref102121432 \h </w:instrText>
      </w:r>
      <w:r w:rsidR="00BC62F6" w:rsidRPr="001F43BC">
        <w:rPr>
          <w:sz w:val="18"/>
          <w:szCs w:val="18"/>
        </w:rPr>
        <w:instrText xml:space="preserve"> \* MERGEFORMAT </w:instrText>
      </w:r>
      <w:r w:rsidRPr="001F43BC">
        <w:rPr>
          <w:sz w:val="18"/>
          <w:szCs w:val="18"/>
        </w:rPr>
      </w:r>
      <w:r w:rsidRPr="001F43BC">
        <w:rPr>
          <w:sz w:val="18"/>
          <w:szCs w:val="18"/>
        </w:rPr>
        <w:fldChar w:fldCharType="separate"/>
      </w:r>
      <w:r w:rsidRPr="001F43BC">
        <w:rPr>
          <w:rFonts w:eastAsia="Times New Roman"/>
          <w:sz w:val="18"/>
          <w:szCs w:val="18"/>
          <w:lang w:eastAsia="en-GB"/>
        </w:rPr>
        <w:t xml:space="preserve">For the study of CSI reporting enhancement schemes for medium/high speed UEs based on precoder prediction at the gNB, consider a </w:t>
      </w:r>
      <m:oMath>
        <m:sSub>
          <m:sSubPr>
            <m:ctrlPr>
              <w:rPr>
                <w:rFonts w:ascii="Cambria Math" w:eastAsia="Times New Roman" w:hAnsi="Cambria Math"/>
                <w:i/>
                <w:sz w:val="18"/>
                <w:szCs w:val="18"/>
                <w:lang w:eastAsia="en-GB"/>
              </w:rPr>
            </m:ctrlPr>
          </m:sSubPr>
          <m:e>
            <m:r>
              <m:rPr>
                <m:sty m:val="p"/>
              </m:rPr>
              <w:rPr>
                <w:rFonts w:ascii="Cambria Math" w:eastAsia="Times New Roman" w:hAnsi="Cambria Math"/>
                <w:sz w:val="18"/>
                <w:szCs w:val="18"/>
                <w:lang w:eastAsia="en-GB"/>
              </w:rPr>
              <m:t>W</m:t>
            </m:r>
          </m:e>
          <m:sub>
            <m:r>
              <m:rPr>
                <m:sty m:val="p"/>
              </m:rPr>
              <w:rPr>
                <w:rFonts w:ascii="Cambria Math" w:eastAsia="Times New Roman" w:hAnsi="Cambria Math"/>
                <w:sz w:val="18"/>
                <w:szCs w:val="18"/>
                <w:lang w:eastAsia="en-GB"/>
              </w:rPr>
              <m:t>2</m:t>
            </m:r>
          </m:sub>
        </m:sSub>
      </m:oMath>
      <w:r w:rsidRPr="001F43BC">
        <w:rPr>
          <w:rFonts w:eastAsia="Times New Roman"/>
          <w:sz w:val="18"/>
          <w:szCs w:val="18"/>
          <w:lang w:eastAsia="en-GB"/>
        </w:rPr>
        <w:t xml:space="preserve"> compression scheme whereby </w:t>
      </w:r>
      <m:oMath>
        <m:sSub>
          <m:sSubPr>
            <m:ctrlPr>
              <w:rPr>
                <w:rFonts w:ascii="Cambria Math" w:eastAsia="Times New Roman" w:hAnsi="Cambria Math"/>
                <w:i/>
                <w:sz w:val="18"/>
                <w:szCs w:val="18"/>
                <w:lang w:eastAsia="en-GB"/>
              </w:rPr>
            </m:ctrlPr>
          </m:sSubPr>
          <m:e>
            <m:r>
              <m:rPr>
                <m:sty m:val="p"/>
              </m:rPr>
              <w:rPr>
                <w:rFonts w:ascii="Cambria Math" w:eastAsia="Times New Roman" w:hAnsi="Cambria Math"/>
                <w:sz w:val="18"/>
                <w:szCs w:val="18"/>
                <w:lang w:eastAsia="en-GB"/>
              </w:rPr>
              <m:t>N</m:t>
            </m:r>
          </m:e>
          <m:sub>
            <m:r>
              <m:rPr>
                <m:sty m:val="p"/>
              </m:rPr>
              <w:rPr>
                <w:rFonts w:ascii="Cambria Math" w:eastAsia="Times New Roman" w:hAnsi="Cambria Math"/>
                <w:sz w:val="18"/>
                <w:szCs w:val="18"/>
                <w:lang w:eastAsia="en-GB"/>
              </w:rPr>
              <m:t>4</m:t>
            </m:r>
          </m:sub>
        </m:sSub>
      </m:oMath>
      <w:r w:rsidRPr="001F43BC">
        <w:rPr>
          <w:rFonts w:eastAsia="Times New Roman"/>
          <w:sz w:val="18"/>
          <w:szCs w:val="18"/>
          <w:lang w:eastAsia="en-GB"/>
        </w:rPr>
        <w:t xml:space="preserve"> PMIs are reported in the same CSI report corresponding to precoders</w:t>
      </w:r>
      <w:r w:rsidRPr="001F43BC">
        <w:rPr>
          <w:sz w:val="18"/>
          <w:szCs w:val="18"/>
        </w:rPr>
        <w:fldChar w:fldCharType="end"/>
      </w:r>
    </w:p>
    <w:p w14:paraId="0F4013B6" w14:textId="6D9D2DD2" w:rsidR="008B6683" w:rsidRPr="001F43BC" w:rsidRDefault="001B5688" w:rsidP="00BC62F6">
      <w:pPr>
        <w:pStyle w:val="ListParagraph"/>
        <w:spacing w:after="0"/>
        <w:ind w:left="1321"/>
        <w:jc w:val="center"/>
        <w:rPr>
          <w:sz w:val="18"/>
          <w:szCs w:val="18"/>
        </w:rPr>
      </w:pPr>
      <m:oMath>
        <m:sSup>
          <m:sSupPr>
            <m:ctrlPr>
              <w:rPr>
                <w:rFonts w:ascii="Cambria Math" w:hAnsi="Cambria Math"/>
                <w:i/>
                <w:sz w:val="18"/>
                <w:szCs w:val="18"/>
              </w:rPr>
            </m:ctrlPr>
          </m:sSupPr>
          <m:e>
            <m:r>
              <w:rPr>
                <w:rFonts w:ascii="Cambria Math" w:hAnsi="Cambria Math"/>
                <w:sz w:val="18"/>
                <w:szCs w:val="18"/>
              </w:rPr>
              <m:t>W</m:t>
            </m:r>
          </m:e>
          <m:sup>
            <m:d>
              <m:dPr>
                <m:ctrlPr>
                  <w:rPr>
                    <w:rFonts w:ascii="Cambria Math" w:hAnsi="Cambria Math"/>
                    <w:i/>
                    <w:sz w:val="18"/>
                    <w:szCs w:val="18"/>
                  </w:rPr>
                </m:ctrlPr>
              </m:dPr>
              <m:e>
                <m:r>
                  <w:rPr>
                    <w:rFonts w:ascii="Cambria Math" w:hAnsi="Cambria Math"/>
                    <w:sz w:val="18"/>
                    <w:szCs w:val="18"/>
                  </w:rPr>
                  <m:t>t</m:t>
                </m:r>
              </m:e>
            </m:d>
          </m:sup>
        </m:sSup>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W</m:t>
            </m:r>
          </m:e>
          <m:sub>
            <m:r>
              <w:rPr>
                <w:rFonts w:ascii="Cambria Math" w:hAnsi="Cambria Math"/>
                <w:sz w:val="18"/>
                <w:szCs w:val="18"/>
              </w:rPr>
              <m:t>1</m:t>
            </m:r>
          </m:sub>
        </m:sSub>
        <m:d>
          <m:dPr>
            <m:ctrlPr>
              <w:rPr>
                <w:rFonts w:ascii="Cambria Math" w:hAnsi="Cambria Math"/>
                <w:i/>
                <w:sz w:val="18"/>
                <w:szCs w:val="18"/>
              </w:rPr>
            </m:ctrlPr>
          </m:dPr>
          <m:e>
            <m:nary>
              <m:naryPr>
                <m:chr m:val="∑"/>
                <m:ctrlPr>
                  <w:rPr>
                    <w:rFonts w:ascii="Cambria Math" w:hAnsi="Cambria Math"/>
                    <w:i/>
                    <w:sz w:val="18"/>
                    <w:szCs w:val="18"/>
                  </w:rPr>
                </m:ctrlPr>
              </m:naryPr>
              <m:sub>
                <m:r>
                  <w:rPr>
                    <w:rFonts w:ascii="Cambria Math" w:hAnsi="Cambria Math"/>
                    <w:sz w:val="18"/>
                    <w:szCs w:val="18"/>
                  </w:rPr>
                  <m:t>d=0</m:t>
                </m:r>
              </m:sub>
              <m:sup>
                <m:r>
                  <w:rPr>
                    <w:rFonts w:ascii="Cambria Math" w:hAnsi="Cambria Math"/>
                    <w:sz w:val="18"/>
                    <w:szCs w:val="18"/>
                  </w:rPr>
                  <m:t>D-1</m:t>
                </m:r>
              </m:sup>
              <m:e>
                <m:sSubSup>
                  <m:sSubSupPr>
                    <m:ctrlPr>
                      <w:rPr>
                        <w:rFonts w:ascii="Cambria Math" w:hAnsi="Cambria Math"/>
                        <w:i/>
                        <w:sz w:val="18"/>
                        <w:szCs w:val="18"/>
                      </w:rPr>
                    </m:ctrlPr>
                  </m:sSubSupPr>
                  <m:e>
                    <m:r>
                      <w:rPr>
                        <w:rFonts w:ascii="Cambria Math" w:hAnsi="Cambria Math"/>
                        <w:sz w:val="18"/>
                        <w:szCs w:val="18"/>
                      </w:rPr>
                      <m:t>u</m:t>
                    </m:r>
                  </m:e>
                  <m:sub>
                    <m:r>
                      <w:rPr>
                        <w:rFonts w:ascii="Cambria Math" w:hAnsi="Cambria Math"/>
                        <w:sz w:val="18"/>
                        <w:szCs w:val="18"/>
                      </w:rPr>
                      <m:t>t</m:t>
                    </m:r>
                  </m:sub>
                  <m:sup>
                    <m:r>
                      <w:rPr>
                        <w:rFonts w:ascii="Cambria Math" w:hAnsi="Cambria Math"/>
                        <w:sz w:val="18"/>
                        <w:szCs w:val="18"/>
                      </w:rPr>
                      <m:t>(d)</m:t>
                    </m:r>
                  </m:sup>
                </m:sSubSup>
                <m:sSubSup>
                  <m:sSubSupPr>
                    <m:ctrlPr>
                      <w:rPr>
                        <w:rFonts w:ascii="Cambria Math" w:hAnsi="Cambria Math"/>
                        <w:i/>
                        <w:sz w:val="18"/>
                        <w:szCs w:val="18"/>
                      </w:rPr>
                    </m:ctrlPr>
                  </m:sSubSupPr>
                  <m:e>
                    <m:acc>
                      <m:accPr>
                        <m:chr m:val="̃"/>
                        <m:ctrlPr>
                          <w:rPr>
                            <w:rFonts w:ascii="Cambria Math" w:hAnsi="Cambria Math"/>
                            <w:i/>
                            <w:sz w:val="18"/>
                            <w:szCs w:val="18"/>
                          </w:rPr>
                        </m:ctrlPr>
                      </m:accPr>
                      <m:e>
                        <m:r>
                          <w:rPr>
                            <w:rFonts w:ascii="Cambria Math" w:hAnsi="Cambria Math"/>
                            <w:sz w:val="18"/>
                            <w:szCs w:val="18"/>
                          </w:rPr>
                          <m:t>W</m:t>
                        </m:r>
                      </m:e>
                    </m:acc>
                  </m:e>
                  <m:sub>
                    <m:r>
                      <w:rPr>
                        <w:rFonts w:ascii="Cambria Math" w:hAnsi="Cambria Math"/>
                        <w:sz w:val="18"/>
                        <w:szCs w:val="18"/>
                      </w:rPr>
                      <m:t>2</m:t>
                    </m:r>
                  </m:sub>
                  <m:sup>
                    <m:r>
                      <w:rPr>
                        <w:rFonts w:ascii="Cambria Math" w:hAnsi="Cambria Math"/>
                        <w:sz w:val="18"/>
                        <w:szCs w:val="18"/>
                      </w:rPr>
                      <m:t>(d)</m:t>
                    </m:r>
                  </m:sup>
                </m:sSubSup>
              </m:e>
            </m:nary>
          </m:e>
        </m:d>
        <m:sSubSup>
          <m:sSubSupPr>
            <m:ctrlPr>
              <w:rPr>
                <w:rFonts w:ascii="Cambria Math" w:hAnsi="Cambria Math"/>
                <w:i/>
                <w:sz w:val="18"/>
                <w:szCs w:val="18"/>
              </w:rPr>
            </m:ctrlPr>
          </m:sSubSupPr>
          <m:e>
            <m:r>
              <w:rPr>
                <w:rFonts w:ascii="Cambria Math" w:hAnsi="Cambria Math"/>
                <w:sz w:val="18"/>
                <w:szCs w:val="18"/>
              </w:rPr>
              <m:t>W</m:t>
            </m:r>
          </m:e>
          <m:sub>
            <m:r>
              <w:rPr>
                <w:rFonts w:ascii="Cambria Math" w:hAnsi="Cambria Math"/>
                <w:sz w:val="18"/>
                <w:szCs w:val="18"/>
              </w:rPr>
              <m:t>f</m:t>
            </m:r>
          </m:sub>
          <m:sup>
            <m:r>
              <w:rPr>
                <w:rFonts w:ascii="Cambria Math" w:hAnsi="Cambria Math"/>
                <w:sz w:val="18"/>
                <w:szCs w:val="18"/>
              </w:rPr>
              <m:t>H</m:t>
            </m:r>
          </m:sup>
        </m:sSubSup>
      </m:oMath>
      <w:r w:rsidR="008B6683" w:rsidRPr="001F43BC">
        <w:rPr>
          <w:sz w:val="18"/>
          <w:szCs w:val="18"/>
        </w:rPr>
        <w:t xml:space="preserve">, for </w:t>
      </w:r>
      <m:oMath>
        <m:r>
          <w:rPr>
            <w:rFonts w:ascii="Cambria Math" w:hAnsi="Cambria Math"/>
            <w:sz w:val="18"/>
            <w:szCs w:val="18"/>
          </w:rPr>
          <m:t>t=</m:t>
        </m:r>
        <m:sSub>
          <m:sSubPr>
            <m:ctrlPr>
              <w:rPr>
                <w:rFonts w:ascii="Cambria Math" w:hAnsi="Cambria Math"/>
                <w:i/>
                <w:sz w:val="18"/>
                <w:szCs w:val="18"/>
              </w:rPr>
            </m:ctrlPr>
          </m:sSubPr>
          <m:e>
            <m:r>
              <w:rPr>
                <w:rFonts w:ascii="Cambria Math" w:hAnsi="Cambria Math"/>
                <w:sz w:val="18"/>
                <w:szCs w:val="18"/>
              </w:rPr>
              <m:t>t</m:t>
            </m:r>
          </m:e>
          <m: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4</m:t>
                </m:r>
              </m:sub>
            </m:sSub>
            <m:r>
              <w:rPr>
                <w:rFonts w:ascii="Cambria Math" w:hAnsi="Cambria Math"/>
                <w:sz w:val="18"/>
                <w:szCs w:val="18"/>
              </w:rPr>
              <m:t>+1</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t</m:t>
            </m:r>
          </m:e>
          <m:sub>
            <m:r>
              <w:rPr>
                <w:rFonts w:ascii="Cambria Math" w:hAnsi="Cambria Math"/>
                <w:sz w:val="18"/>
                <w:szCs w:val="18"/>
              </w:rPr>
              <m:t>-1</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t</m:t>
            </m:r>
          </m:e>
          <m:sub>
            <m:r>
              <w:rPr>
                <w:rFonts w:ascii="Cambria Math" w:hAnsi="Cambria Math"/>
                <w:sz w:val="18"/>
                <w:szCs w:val="18"/>
              </w:rPr>
              <m:t>0</m:t>
            </m:r>
          </m:sub>
        </m:sSub>
      </m:oMath>
    </w:p>
    <w:p w14:paraId="2840EB16" w14:textId="75F48659" w:rsidR="008B6683" w:rsidRPr="001F43BC" w:rsidRDefault="008B6683" w:rsidP="00BC62F6">
      <w:pPr>
        <w:ind w:left="1418" w:hanging="2"/>
        <w:jc w:val="both"/>
        <w:rPr>
          <w:rFonts w:eastAsia="Times New Roman"/>
          <w:sz w:val="18"/>
          <w:szCs w:val="18"/>
          <w:lang w:eastAsia="en-GB"/>
        </w:rPr>
      </w:pPr>
      <w:r w:rsidRPr="001F43BC">
        <w:rPr>
          <w:rFonts w:eastAsia="Times New Roman"/>
          <w:sz w:val="18"/>
          <w:szCs w:val="18"/>
          <w:lang w:eastAsia="en-GB"/>
        </w:rPr>
        <w:t xml:space="preserve">where </w:t>
      </w:r>
      <m:oMath>
        <m:sSub>
          <m:sSubPr>
            <m:ctrlPr>
              <w:rPr>
                <w:rFonts w:ascii="Cambria Math" w:hAnsi="Cambria Math"/>
                <w:i/>
                <w:sz w:val="18"/>
                <w:szCs w:val="18"/>
              </w:rPr>
            </m:ctrlPr>
          </m:sSubPr>
          <m:e>
            <m:r>
              <w:rPr>
                <w:rFonts w:ascii="Cambria Math" w:hAnsi="Cambria Math"/>
                <w:sz w:val="18"/>
                <w:szCs w:val="18"/>
              </w:rPr>
              <m:t>t</m:t>
            </m:r>
          </m:e>
          <m: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4</m:t>
                </m:r>
              </m:sub>
            </m:sSub>
            <m:r>
              <w:rPr>
                <w:rFonts w:ascii="Cambria Math" w:hAnsi="Cambria Math"/>
                <w:sz w:val="18"/>
                <w:szCs w:val="18"/>
              </w:rPr>
              <m:t>+1</m:t>
            </m:r>
          </m:sub>
        </m:sSub>
        <m:r>
          <w:rPr>
            <w:rFonts w:ascii="Cambria Math" w:hAnsi="Cambria Math"/>
            <w:sz w:val="18"/>
            <w:szCs w:val="18"/>
          </w:rPr>
          <m:t>&lt;…&lt;</m:t>
        </m:r>
        <m:sSub>
          <m:sSubPr>
            <m:ctrlPr>
              <w:rPr>
                <w:rFonts w:ascii="Cambria Math" w:hAnsi="Cambria Math"/>
                <w:i/>
                <w:sz w:val="18"/>
                <w:szCs w:val="18"/>
              </w:rPr>
            </m:ctrlPr>
          </m:sSubPr>
          <m:e>
            <m:r>
              <w:rPr>
                <w:rFonts w:ascii="Cambria Math" w:hAnsi="Cambria Math"/>
                <w:sz w:val="18"/>
                <w:szCs w:val="18"/>
              </w:rPr>
              <m:t>t</m:t>
            </m:r>
          </m:e>
          <m:sub>
            <m:r>
              <w:rPr>
                <w:rFonts w:ascii="Cambria Math" w:hAnsi="Cambria Math"/>
                <w:sz w:val="18"/>
                <w:szCs w:val="18"/>
              </w:rPr>
              <m:t>-1</m:t>
            </m:r>
          </m:sub>
        </m:sSub>
        <m:r>
          <w:rPr>
            <w:rFonts w:ascii="Cambria Math" w:eastAsia="Times New Roman" w:hAnsi="Cambria Math"/>
            <w:sz w:val="18"/>
            <w:szCs w:val="18"/>
          </w:rPr>
          <m:t>&lt;</m:t>
        </m:r>
        <m:sSub>
          <m:sSubPr>
            <m:ctrlPr>
              <w:rPr>
                <w:rFonts w:ascii="Cambria Math" w:eastAsia="Times New Roman" w:hAnsi="Cambria Math"/>
                <w:i/>
                <w:sz w:val="18"/>
                <w:szCs w:val="18"/>
              </w:rPr>
            </m:ctrlPr>
          </m:sSubPr>
          <m:e>
            <m:r>
              <w:rPr>
                <w:rFonts w:ascii="Cambria Math" w:eastAsia="Times New Roman" w:hAnsi="Cambria Math"/>
                <w:sz w:val="18"/>
                <w:szCs w:val="18"/>
              </w:rPr>
              <m:t>t</m:t>
            </m:r>
          </m:e>
          <m:sub>
            <m:r>
              <w:rPr>
                <w:rFonts w:ascii="Cambria Math" w:eastAsia="Times New Roman" w:hAnsi="Cambria Math"/>
                <w:sz w:val="18"/>
                <w:szCs w:val="18"/>
              </w:rPr>
              <m:t>0</m:t>
            </m:r>
          </m:sub>
        </m:sSub>
      </m:oMath>
      <w:r w:rsidRPr="001F43BC">
        <w:rPr>
          <w:rFonts w:eastAsia="Times New Roman"/>
          <w:sz w:val="18"/>
          <w:szCs w:val="18"/>
          <w:lang w:eastAsia="en-GB"/>
        </w:rPr>
        <w:t xml:space="preserve"> are the time slots of the latest </w:t>
      </w:r>
      <m:oMath>
        <m:sSub>
          <m:sSubPr>
            <m:ctrlPr>
              <w:rPr>
                <w:rFonts w:ascii="Cambria Math" w:eastAsia="Times New Roman" w:hAnsi="Cambria Math"/>
                <w:i/>
                <w:sz w:val="18"/>
                <w:szCs w:val="18"/>
                <w:lang w:eastAsia="en-GB"/>
              </w:rPr>
            </m:ctrlPr>
          </m:sSubPr>
          <m:e>
            <m:r>
              <w:rPr>
                <w:rFonts w:ascii="Cambria Math" w:eastAsia="Times New Roman" w:hAnsi="Cambria Math"/>
                <w:sz w:val="18"/>
                <w:szCs w:val="18"/>
                <w:lang w:eastAsia="en-GB"/>
              </w:rPr>
              <m:t>N</m:t>
            </m:r>
          </m:e>
          <m:sub>
            <m:r>
              <w:rPr>
                <w:rFonts w:ascii="Cambria Math" w:eastAsia="Times New Roman" w:hAnsi="Cambria Math"/>
                <w:sz w:val="18"/>
                <w:szCs w:val="18"/>
                <w:lang w:eastAsia="en-GB"/>
              </w:rPr>
              <m:t>4</m:t>
            </m:r>
          </m:sub>
        </m:sSub>
      </m:oMath>
      <w:r w:rsidRPr="001F43BC">
        <w:rPr>
          <w:rFonts w:eastAsia="Times New Roman"/>
          <w:sz w:val="18"/>
          <w:szCs w:val="18"/>
          <w:lang w:eastAsia="en-GB"/>
        </w:rPr>
        <w:t xml:space="preserve"> CSI-RS measurement occasions, and where </w:t>
      </w:r>
      <m:oMath>
        <m:sSubSup>
          <m:sSubSupPr>
            <m:ctrlPr>
              <w:rPr>
                <w:rFonts w:ascii="Cambria Math" w:hAnsi="Cambria Math"/>
                <w:i/>
                <w:sz w:val="18"/>
                <w:szCs w:val="18"/>
              </w:rPr>
            </m:ctrlPr>
          </m:sSubSupPr>
          <m:e>
            <m:r>
              <w:rPr>
                <w:rFonts w:ascii="Cambria Math" w:hAnsi="Cambria Math"/>
                <w:sz w:val="18"/>
                <w:szCs w:val="18"/>
              </w:rPr>
              <m:t>u</m:t>
            </m:r>
          </m:e>
          <m:sub>
            <m:r>
              <w:rPr>
                <w:rFonts w:ascii="Cambria Math" w:hAnsi="Cambria Math"/>
                <w:sz w:val="18"/>
                <w:szCs w:val="18"/>
              </w:rPr>
              <m:t>t</m:t>
            </m:r>
          </m:sub>
          <m:sup>
            <m:r>
              <w:rPr>
                <w:rFonts w:ascii="Cambria Math" w:hAnsi="Cambria Math"/>
                <w:sz w:val="18"/>
                <w:szCs w:val="18"/>
              </w:rPr>
              <m:t>(d)</m:t>
            </m:r>
          </m:sup>
        </m:sSubSup>
      </m:oMath>
      <w:r w:rsidRPr="001F43BC">
        <w:rPr>
          <w:rFonts w:eastAsia="Times New Roman"/>
          <w:sz w:val="18"/>
          <w:szCs w:val="18"/>
        </w:rPr>
        <w:t xml:space="preserve"> are the elements of</w:t>
      </w:r>
      <w:r w:rsidRPr="001F43BC">
        <w:rPr>
          <w:rFonts w:eastAsia="Times New Roman"/>
          <w:sz w:val="18"/>
          <w:szCs w:val="18"/>
          <w:lang w:eastAsia="en-GB"/>
        </w:rPr>
        <w:t xml:space="preserve"> an </w:t>
      </w:r>
      <m:oMath>
        <m:sSub>
          <m:sSubPr>
            <m:ctrlPr>
              <w:rPr>
                <w:rFonts w:ascii="Cambria Math" w:eastAsia="Times New Roman" w:hAnsi="Cambria Math"/>
                <w:i/>
                <w:sz w:val="18"/>
                <w:szCs w:val="18"/>
                <w:lang w:eastAsia="en-GB"/>
              </w:rPr>
            </m:ctrlPr>
          </m:sSubPr>
          <m:e>
            <m:r>
              <w:rPr>
                <w:rFonts w:ascii="Cambria Math" w:eastAsia="Times New Roman" w:hAnsi="Cambria Math"/>
                <w:sz w:val="18"/>
                <w:szCs w:val="18"/>
                <w:lang w:eastAsia="en-GB"/>
              </w:rPr>
              <m:t>N</m:t>
            </m:r>
          </m:e>
          <m:sub>
            <m:r>
              <w:rPr>
                <w:rFonts w:ascii="Cambria Math" w:eastAsia="Times New Roman" w:hAnsi="Cambria Math"/>
                <w:sz w:val="18"/>
                <w:szCs w:val="18"/>
                <w:lang w:eastAsia="en-GB"/>
              </w:rPr>
              <m:t>4</m:t>
            </m:r>
          </m:sub>
        </m:sSub>
        <m:r>
          <w:rPr>
            <w:rFonts w:ascii="Cambria Math" w:eastAsia="Times New Roman" w:hAnsi="Cambria Math"/>
            <w:sz w:val="18"/>
            <w:szCs w:val="18"/>
            <w:lang w:eastAsia="en-GB"/>
          </w:rPr>
          <m:t>×D</m:t>
        </m:r>
      </m:oMath>
      <w:r w:rsidRPr="001F43BC">
        <w:rPr>
          <w:rFonts w:eastAsia="Times New Roman"/>
          <w:sz w:val="18"/>
          <w:szCs w:val="18"/>
          <w:lang w:eastAsia="en-GB"/>
        </w:rPr>
        <w:t xml:space="preserve"> compression matrix </w:t>
      </w:r>
      <m:oMath>
        <m:sSub>
          <m:sSubPr>
            <m:ctrlPr>
              <w:rPr>
                <w:rFonts w:ascii="Cambria Math" w:eastAsia="Times New Roman" w:hAnsi="Cambria Math"/>
                <w:i/>
                <w:sz w:val="18"/>
                <w:szCs w:val="18"/>
                <w:lang w:eastAsia="en-GB"/>
              </w:rPr>
            </m:ctrlPr>
          </m:sSubPr>
          <m:e>
            <m:r>
              <w:rPr>
                <w:rFonts w:ascii="Cambria Math" w:eastAsia="Times New Roman" w:hAnsi="Cambria Math"/>
                <w:sz w:val="18"/>
                <w:szCs w:val="18"/>
                <w:lang w:eastAsia="en-GB"/>
              </w:rPr>
              <m:t>W</m:t>
            </m:r>
          </m:e>
          <m:sub>
            <m:r>
              <w:rPr>
                <w:rFonts w:ascii="Cambria Math" w:eastAsia="Times New Roman" w:hAnsi="Cambria Math"/>
                <w:sz w:val="18"/>
                <w:szCs w:val="18"/>
                <w:lang w:eastAsia="en-GB"/>
              </w:rPr>
              <m:t>D</m:t>
            </m:r>
          </m:sub>
        </m:sSub>
      </m:oMath>
      <w:r w:rsidRPr="001F43BC">
        <w:rPr>
          <w:rFonts w:eastAsia="Times New Roman"/>
          <w:sz w:val="18"/>
          <w:szCs w:val="18"/>
          <w:lang w:eastAsia="en-GB"/>
        </w:rPr>
        <w:t xml:space="preserve">, with </w:t>
      </w:r>
      <m:oMath>
        <m:sSub>
          <m:sSubPr>
            <m:ctrlPr>
              <w:rPr>
                <w:rFonts w:ascii="Cambria Math" w:hAnsi="Cambria Math"/>
                <w:i/>
                <w:sz w:val="18"/>
                <w:szCs w:val="18"/>
              </w:rPr>
            </m:ctrlPr>
          </m:sSubPr>
          <m:e>
            <m:d>
              <m:dPr>
                <m:begChr m:val="["/>
                <m:endChr m:val="]"/>
                <m:ctrlPr>
                  <w:rPr>
                    <w:rFonts w:ascii="Cambria Math" w:hAnsi="Cambria Math"/>
                    <w:i/>
                    <w:sz w:val="18"/>
                    <w:szCs w:val="18"/>
                  </w:rPr>
                </m:ctrlPr>
              </m:dPr>
              <m:e>
                <m:sSub>
                  <m:sSubPr>
                    <m:ctrlPr>
                      <w:rPr>
                        <w:rFonts w:ascii="Cambria Math" w:hAnsi="Cambria Math"/>
                        <w:i/>
                        <w:sz w:val="18"/>
                        <w:szCs w:val="18"/>
                      </w:rPr>
                    </m:ctrlPr>
                  </m:sSubPr>
                  <m:e>
                    <m:r>
                      <w:rPr>
                        <w:rFonts w:ascii="Cambria Math" w:hAnsi="Cambria Math"/>
                        <w:sz w:val="18"/>
                        <w:szCs w:val="18"/>
                      </w:rPr>
                      <m:t>W</m:t>
                    </m:r>
                  </m:e>
                  <m:sub>
                    <m:r>
                      <w:rPr>
                        <w:rFonts w:ascii="Cambria Math" w:hAnsi="Cambria Math"/>
                        <w:sz w:val="18"/>
                        <w:szCs w:val="18"/>
                      </w:rPr>
                      <m:t>D</m:t>
                    </m:r>
                  </m:sub>
                </m:sSub>
              </m:e>
            </m:d>
          </m:e>
          <m:sub>
            <m:r>
              <w:rPr>
                <w:rFonts w:ascii="Cambria Math" w:hAnsi="Cambria Math"/>
                <w:sz w:val="18"/>
                <w:szCs w:val="18"/>
              </w:rPr>
              <m:t>t,d</m:t>
            </m:r>
          </m:sub>
        </m:sSub>
        <m:r>
          <w:rPr>
            <w:rFonts w:ascii="Cambria Math" w:hAnsi="Cambria Math"/>
            <w:sz w:val="18"/>
            <w:szCs w:val="18"/>
          </w:rPr>
          <m:t>=</m:t>
        </m:r>
        <m:sSup>
          <m:sSupPr>
            <m:ctrlPr>
              <w:rPr>
                <w:rFonts w:ascii="Cambria Math" w:hAnsi="Cambria Math"/>
                <w:i/>
                <w:sz w:val="18"/>
                <w:szCs w:val="18"/>
              </w:rPr>
            </m:ctrlPr>
          </m:sSupPr>
          <m:e>
            <m:sSubSup>
              <m:sSubSupPr>
                <m:ctrlPr>
                  <w:rPr>
                    <w:rFonts w:ascii="Cambria Math" w:hAnsi="Cambria Math"/>
                    <w:i/>
                    <w:sz w:val="18"/>
                    <w:szCs w:val="18"/>
                  </w:rPr>
                </m:ctrlPr>
              </m:sSubSupPr>
              <m:e>
                <m:r>
                  <w:rPr>
                    <w:rFonts w:ascii="Cambria Math" w:hAnsi="Cambria Math"/>
                    <w:sz w:val="18"/>
                    <w:szCs w:val="18"/>
                  </w:rPr>
                  <m:t>u</m:t>
                </m:r>
              </m:e>
              <m:sub>
                <m:r>
                  <w:rPr>
                    <w:rFonts w:ascii="Cambria Math" w:hAnsi="Cambria Math"/>
                    <w:sz w:val="18"/>
                    <w:szCs w:val="18"/>
                  </w:rPr>
                  <m:t>t</m:t>
                </m:r>
              </m:sub>
              <m:sup>
                <m:d>
                  <m:dPr>
                    <m:ctrlPr>
                      <w:rPr>
                        <w:rFonts w:ascii="Cambria Math" w:hAnsi="Cambria Math"/>
                        <w:i/>
                        <w:sz w:val="18"/>
                        <w:szCs w:val="18"/>
                      </w:rPr>
                    </m:ctrlPr>
                  </m:dPr>
                  <m:e>
                    <m:r>
                      <w:rPr>
                        <w:rFonts w:ascii="Cambria Math" w:hAnsi="Cambria Math"/>
                        <w:sz w:val="18"/>
                        <w:szCs w:val="18"/>
                      </w:rPr>
                      <m:t>d</m:t>
                    </m:r>
                  </m:e>
                </m:d>
              </m:sup>
            </m:sSubSup>
          </m:e>
          <m:sup>
            <m:r>
              <w:rPr>
                <w:rFonts w:ascii="Cambria Math" w:hAnsi="Cambria Math"/>
                <w:sz w:val="18"/>
                <w:szCs w:val="18"/>
              </w:rPr>
              <m:t>*</m:t>
            </m:r>
          </m:sup>
        </m:sSup>
      </m:oMath>
      <w:r w:rsidRPr="001F43BC">
        <w:rPr>
          <w:rFonts w:eastAsia="Times New Roman"/>
          <w:sz w:val="18"/>
          <w:szCs w:val="18"/>
          <w:lang w:eastAsia="en-GB"/>
        </w:rPr>
        <w:t>.</w:t>
      </w:r>
    </w:p>
    <w:p w14:paraId="5D8766C9" w14:textId="158E0A3D" w:rsidR="008B6683" w:rsidRPr="001F43BC" w:rsidRDefault="008B6683" w:rsidP="00BC62F6">
      <w:pPr>
        <w:ind w:left="1418" w:hanging="1418"/>
        <w:jc w:val="both"/>
        <w:rPr>
          <w:rFonts w:eastAsia="Times New Roman"/>
          <w:sz w:val="18"/>
          <w:szCs w:val="18"/>
          <w:lang w:eastAsia="en-GB"/>
        </w:rPr>
      </w:pPr>
      <w:r w:rsidRPr="001F43BC">
        <w:rPr>
          <w:rFonts w:eastAsia="Times New Roman"/>
          <w:sz w:val="18"/>
          <w:szCs w:val="18"/>
          <w:lang w:eastAsia="en-GB"/>
        </w:rPr>
        <w:fldChar w:fldCharType="begin"/>
      </w:r>
      <w:r w:rsidRPr="001F43BC">
        <w:rPr>
          <w:sz w:val="18"/>
          <w:szCs w:val="18"/>
        </w:rPr>
        <w:instrText xml:space="preserve"> REF _Ref102121539 \w \h </w:instrText>
      </w:r>
      <w:r w:rsidR="00BC62F6" w:rsidRPr="001F43BC">
        <w:rPr>
          <w:rFonts w:eastAsia="Times New Roman"/>
          <w:sz w:val="18"/>
          <w:szCs w:val="18"/>
          <w:lang w:eastAsia="en-GB"/>
        </w:rPr>
        <w:instrText xml:space="preserve"> \* MERGEFORMAT </w:instrText>
      </w:r>
      <w:r w:rsidRPr="001F43BC">
        <w:rPr>
          <w:rFonts w:eastAsia="Times New Roman"/>
          <w:sz w:val="18"/>
          <w:szCs w:val="18"/>
          <w:lang w:eastAsia="en-GB"/>
        </w:rPr>
      </w:r>
      <w:r w:rsidRPr="001F43BC">
        <w:rPr>
          <w:rFonts w:eastAsia="Times New Roman"/>
          <w:sz w:val="18"/>
          <w:szCs w:val="18"/>
          <w:lang w:eastAsia="en-GB"/>
        </w:rPr>
        <w:fldChar w:fldCharType="separate"/>
      </w:r>
      <w:r w:rsidRPr="001F43BC">
        <w:rPr>
          <w:sz w:val="18"/>
          <w:szCs w:val="18"/>
        </w:rPr>
        <w:t>Proposal 7</w:t>
      </w:r>
      <w:r w:rsidRPr="001F43BC">
        <w:rPr>
          <w:rFonts w:eastAsia="Times New Roman"/>
          <w:sz w:val="18"/>
          <w:szCs w:val="18"/>
          <w:lang w:eastAsia="en-GB"/>
        </w:rPr>
        <w:fldChar w:fldCharType="end"/>
      </w:r>
      <w:r w:rsidRPr="001F43BC">
        <w:rPr>
          <w:rFonts w:eastAsia="Times New Roman"/>
          <w:sz w:val="18"/>
          <w:szCs w:val="18"/>
          <w:lang w:eastAsia="en-GB"/>
        </w:rPr>
        <w:tab/>
      </w:r>
      <w:r w:rsidRPr="001F43BC">
        <w:rPr>
          <w:rFonts w:eastAsia="Times New Roman"/>
          <w:sz w:val="18"/>
          <w:szCs w:val="18"/>
          <w:lang w:eastAsia="en-GB"/>
        </w:rPr>
        <w:fldChar w:fldCharType="begin"/>
      </w:r>
      <w:r w:rsidRPr="001F43BC">
        <w:rPr>
          <w:rFonts w:eastAsia="Times New Roman"/>
          <w:sz w:val="18"/>
          <w:szCs w:val="18"/>
          <w:lang w:eastAsia="en-GB"/>
        </w:rPr>
        <w:instrText xml:space="preserve"> REF _Ref102121539 \h </w:instrText>
      </w:r>
      <w:r w:rsidR="00BC62F6" w:rsidRPr="001F43BC">
        <w:rPr>
          <w:rFonts w:eastAsia="Times New Roman"/>
          <w:sz w:val="18"/>
          <w:szCs w:val="18"/>
          <w:lang w:eastAsia="en-GB"/>
        </w:rPr>
        <w:instrText xml:space="preserve"> \* MERGEFORMAT </w:instrText>
      </w:r>
      <w:r w:rsidRPr="001F43BC">
        <w:rPr>
          <w:rFonts w:eastAsia="Times New Roman"/>
          <w:sz w:val="18"/>
          <w:szCs w:val="18"/>
          <w:lang w:eastAsia="en-GB"/>
        </w:rPr>
      </w:r>
      <w:r w:rsidRPr="001F43BC">
        <w:rPr>
          <w:rFonts w:eastAsia="Times New Roman"/>
          <w:sz w:val="18"/>
          <w:szCs w:val="18"/>
          <w:lang w:eastAsia="en-GB"/>
        </w:rPr>
        <w:fldChar w:fldCharType="separate"/>
      </w:r>
      <w:r w:rsidRPr="001F43BC">
        <w:rPr>
          <w:rFonts w:eastAsia="Times New Roman"/>
          <w:sz w:val="18"/>
          <w:szCs w:val="18"/>
          <w:lang w:eastAsia="en-GB"/>
        </w:rPr>
        <w:t xml:space="preserve">For the study of </w:t>
      </w:r>
      <w:r w:rsidRPr="001F43BC">
        <w:rPr>
          <w:sz w:val="18"/>
          <w:szCs w:val="18"/>
        </w:rPr>
        <w:t>UE’s reporting of time/Doppler information based on TRS measurements, consider the following use cases:</w:t>
      </w:r>
      <w:r w:rsidRPr="001F43BC">
        <w:rPr>
          <w:rFonts w:eastAsia="Times New Roman"/>
          <w:sz w:val="18"/>
          <w:szCs w:val="18"/>
          <w:lang w:eastAsia="en-GB"/>
        </w:rPr>
        <w:fldChar w:fldCharType="end"/>
      </w:r>
    </w:p>
    <w:p w14:paraId="2E7F04E9" w14:textId="77777777" w:rsidR="008B6683" w:rsidRPr="001F43BC" w:rsidRDefault="008B6683" w:rsidP="007A297D">
      <w:pPr>
        <w:pStyle w:val="ListParagraph"/>
        <w:numPr>
          <w:ilvl w:val="0"/>
          <w:numId w:val="82"/>
        </w:numPr>
        <w:overflowPunct/>
        <w:autoSpaceDE/>
        <w:autoSpaceDN/>
        <w:adjustRightInd/>
        <w:spacing w:after="0"/>
        <w:jc w:val="both"/>
        <w:textAlignment w:val="auto"/>
        <w:rPr>
          <w:sz w:val="18"/>
          <w:szCs w:val="18"/>
        </w:rPr>
      </w:pPr>
      <w:r w:rsidRPr="001F43BC">
        <w:rPr>
          <w:sz w:val="18"/>
          <w:szCs w:val="18"/>
        </w:rPr>
        <w:t>in FDD, UE’s reporting of Doppler spread allows a gNB to adapt the periodicity of CSI reporting or CSI prediction times and the periodicity of CSI-RS to the channel coherence time</w:t>
      </w:r>
    </w:p>
    <w:p w14:paraId="59EC3AF4" w14:textId="77777777" w:rsidR="008B6683" w:rsidRPr="001F43BC" w:rsidRDefault="008B6683" w:rsidP="007A297D">
      <w:pPr>
        <w:pStyle w:val="ListParagraph"/>
        <w:numPr>
          <w:ilvl w:val="0"/>
          <w:numId w:val="82"/>
        </w:numPr>
        <w:overflowPunct/>
        <w:autoSpaceDE/>
        <w:autoSpaceDN/>
        <w:adjustRightInd/>
        <w:spacing w:after="0"/>
        <w:ind w:left="1775" w:hanging="357"/>
        <w:jc w:val="both"/>
        <w:textAlignment w:val="auto"/>
        <w:rPr>
          <w:sz w:val="18"/>
          <w:szCs w:val="18"/>
        </w:rPr>
      </w:pPr>
      <w:r w:rsidRPr="001F43BC">
        <w:rPr>
          <w:sz w:val="18"/>
          <w:szCs w:val="18"/>
        </w:rPr>
        <w:t>in TDD, when full UL/DL channel reciprocity can be assumed, the gNB may use time-correlation or Doppler spectrum reported by a UE to predict the evolution in time of the channel measured from SRS and calculate precoding weights for the PDSCH/DMRS based on the predicted channel.</w:t>
      </w:r>
    </w:p>
    <w:p w14:paraId="569E9A73" w14:textId="71CEDDE6" w:rsidR="008B6683" w:rsidRPr="00BC62F6" w:rsidRDefault="008B6683" w:rsidP="00BC62F6">
      <w:pPr>
        <w:ind w:left="1418" w:hanging="1418"/>
        <w:jc w:val="both"/>
      </w:pPr>
      <w:r w:rsidRPr="001F43BC">
        <w:rPr>
          <w:sz w:val="18"/>
          <w:szCs w:val="18"/>
        </w:rPr>
        <w:fldChar w:fldCharType="begin"/>
      </w:r>
      <w:r w:rsidRPr="001F43BC">
        <w:rPr>
          <w:sz w:val="18"/>
          <w:szCs w:val="18"/>
        </w:rPr>
        <w:instrText xml:space="preserve"> REF _Ref102121650 \w \h </w:instrText>
      </w:r>
      <w:r w:rsidR="00BC62F6" w:rsidRPr="001F43BC">
        <w:rPr>
          <w:sz w:val="18"/>
          <w:szCs w:val="18"/>
        </w:rPr>
        <w:instrText xml:space="preserve"> \* MERGEFORMAT </w:instrText>
      </w:r>
      <w:r w:rsidRPr="001F43BC">
        <w:rPr>
          <w:sz w:val="18"/>
          <w:szCs w:val="18"/>
        </w:rPr>
      </w:r>
      <w:r w:rsidRPr="001F43BC">
        <w:rPr>
          <w:sz w:val="18"/>
          <w:szCs w:val="18"/>
        </w:rPr>
        <w:fldChar w:fldCharType="separate"/>
      </w:r>
      <w:r w:rsidRPr="001F43BC">
        <w:rPr>
          <w:sz w:val="18"/>
          <w:szCs w:val="18"/>
        </w:rPr>
        <w:t>Proposal 8</w:t>
      </w:r>
      <w:r w:rsidRPr="001F43BC">
        <w:rPr>
          <w:sz w:val="18"/>
          <w:szCs w:val="18"/>
        </w:rPr>
        <w:fldChar w:fldCharType="end"/>
      </w:r>
      <w:r w:rsidRPr="001F43BC">
        <w:rPr>
          <w:sz w:val="18"/>
          <w:szCs w:val="18"/>
        </w:rPr>
        <w:tab/>
      </w:r>
      <w:r w:rsidRPr="001F43BC">
        <w:rPr>
          <w:sz w:val="18"/>
          <w:szCs w:val="18"/>
        </w:rPr>
        <w:fldChar w:fldCharType="begin"/>
      </w:r>
      <w:r w:rsidRPr="001F43BC">
        <w:rPr>
          <w:sz w:val="18"/>
          <w:szCs w:val="18"/>
        </w:rPr>
        <w:instrText xml:space="preserve"> REF _Ref102121650 \h </w:instrText>
      </w:r>
      <w:r w:rsidR="00BC62F6" w:rsidRPr="001F43BC">
        <w:rPr>
          <w:sz w:val="18"/>
          <w:szCs w:val="18"/>
        </w:rPr>
        <w:instrText xml:space="preserve"> \* MERGEFORMAT </w:instrText>
      </w:r>
      <w:r w:rsidRPr="001F43BC">
        <w:rPr>
          <w:sz w:val="18"/>
          <w:szCs w:val="18"/>
        </w:rPr>
      </w:r>
      <w:r w:rsidRPr="001F43BC">
        <w:rPr>
          <w:sz w:val="18"/>
          <w:szCs w:val="18"/>
        </w:rPr>
        <w:fldChar w:fldCharType="separate"/>
      </w:r>
      <w:r w:rsidRPr="001F43BC">
        <w:rPr>
          <w:sz w:val="18"/>
          <w:szCs w:val="18"/>
        </w:rPr>
        <w:t>For system level performance evaluation of CSI enhancement schemes for medium/high speed UEs, adopt the SLS assumptions from Rel-16 eType-II with the following modifications</w:t>
      </w:r>
      <w:r w:rsidRPr="001F43BC">
        <w:rPr>
          <w:sz w:val="18"/>
          <w:szCs w:val="18"/>
        </w:rPr>
        <w:fldChar w:fldCharType="end"/>
      </w: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121"/>
        <w:gridCol w:w="3077"/>
        <w:gridCol w:w="4145"/>
      </w:tblGrid>
      <w:tr w:rsidR="008B6683" w:rsidRPr="00DA5E1E" w14:paraId="5D24131C" w14:textId="77777777" w:rsidTr="00DA5E1E">
        <w:tc>
          <w:tcPr>
            <w:tcW w:w="3121" w:type="dxa"/>
            <w:tcBorders>
              <w:top w:val="single" w:sz="4" w:space="0" w:color="auto"/>
              <w:left w:val="single" w:sz="4" w:space="0" w:color="auto"/>
              <w:bottom w:val="single" w:sz="4" w:space="0" w:color="auto"/>
              <w:right w:val="single" w:sz="4" w:space="0" w:color="auto"/>
            </w:tcBorders>
            <w:hideMark/>
          </w:tcPr>
          <w:p w14:paraId="1D9818A1" w14:textId="77777777" w:rsidR="008B6683" w:rsidRPr="00DA5E1E" w:rsidRDefault="008B6683" w:rsidP="009F22BD">
            <w:pPr>
              <w:spacing w:line="240" w:lineRule="atLeast"/>
              <w:ind w:leftChars="68" w:left="856" w:hanging="720"/>
              <w:contextualSpacing/>
              <w:rPr>
                <w:rFonts w:ascii="Arial" w:eastAsia="Malgun Gothic" w:hAnsi="Arial" w:cs="Arial"/>
                <w:kern w:val="24"/>
                <w:sz w:val="16"/>
                <w:szCs w:val="16"/>
                <w:lang w:eastAsia="ko-KR"/>
              </w:rPr>
            </w:pPr>
            <w:r w:rsidRPr="00DA5E1E">
              <w:rPr>
                <w:rFonts w:ascii="Arial" w:hAnsi="Arial" w:cs="Arial"/>
                <w:sz w:val="16"/>
                <w:szCs w:val="16"/>
              </w:rPr>
              <w:t>Frequency Range</w:t>
            </w:r>
          </w:p>
        </w:tc>
        <w:tc>
          <w:tcPr>
            <w:tcW w:w="7222" w:type="dxa"/>
            <w:gridSpan w:val="2"/>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hideMark/>
          </w:tcPr>
          <w:p w14:paraId="6EF58CB6" w14:textId="77777777" w:rsidR="008B6683" w:rsidRPr="00DA5E1E" w:rsidRDefault="008B6683" w:rsidP="009F22BD">
            <w:pPr>
              <w:contextualSpacing/>
              <w:rPr>
                <w:rFonts w:ascii="Arial" w:eastAsia="Malgun Gothic" w:hAnsi="Arial" w:cs="Arial"/>
                <w:kern w:val="24"/>
                <w:sz w:val="16"/>
                <w:szCs w:val="16"/>
                <w:lang w:eastAsia="ko-KR"/>
              </w:rPr>
            </w:pPr>
            <w:r w:rsidRPr="00DA5E1E">
              <w:rPr>
                <w:rFonts w:ascii="Arial" w:hAnsi="Arial" w:cs="Arial"/>
                <w:snapToGrid w:val="0"/>
                <w:sz w:val="16"/>
                <w:szCs w:val="16"/>
              </w:rPr>
              <w:t>FR1 only, 2 GHz.</w:t>
            </w:r>
          </w:p>
        </w:tc>
      </w:tr>
      <w:tr w:rsidR="008B6683" w:rsidRPr="00DA5E1E" w14:paraId="165889BD" w14:textId="77777777" w:rsidTr="00DA5E1E">
        <w:tc>
          <w:tcPr>
            <w:tcW w:w="3121" w:type="dxa"/>
            <w:tcBorders>
              <w:top w:val="single" w:sz="4" w:space="0" w:color="auto"/>
              <w:left w:val="single" w:sz="4" w:space="0" w:color="auto"/>
              <w:bottom w:val="single" w:sz="4" w:space="0" w:color="auto"/>
              <w:right w:val="single" w:sz="4" w:space="0" w:color="auto"/>
            </w:tcBorders>
          </w:tcPr>
          <w:p w14:paraId="4BFDEFB7" w14:textId="77777777" w:rsidR="008B6683" w:rsidRPr="00DA5E1E" w:rsidRDefault="008B6683" w:rsidP="009F22BD">
            <w:pPr>
              <w:spacing w:line="240" w:lineRule="atLeast"/>
              <w:ind w:leftChars="68" w:left="856" w:hanging="720"/>
              <w:contextualSpacing/>
              <w:rPr>
                <w:rFonts w:ascii="Arial" w:hAnsi="Arial" w:cs="Arial"/>
                <w:sz w:val="16"/>
                <w:szCs w:val="16"/>
              </w:rPr>
            </w:pPr>
            <w:r w:rsidRPr="00DA5E1E">
              <w:rPr>
                <w:rFonts w:ascii="Arial" w:hAnsi="Arial" w:cs="Arial"/>
                <w:sz w:val="16"/>
                <w:szCs w:val="16"/>
              </w:rPr>
              <w:t>Scenario</w:t>
            </w:r>
          </w:p>
        </w:tc>
        <w:tc>
          <w:tcPr>
            <w:tcW w:w="3077"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tcPr>
          <w:p w14:paraId="67E21173" w14:textId="77777777" w:rsidR="008B6683" w:rsidRPr="00DA5E1E" w:rsidRDefault="008B6683" w:rsidP="009F22BD">
            <w:pPr>
              <w:contextualSpacing/>
              <w:jc w:val="center"/>
              <w:rPr>
                <w:rFonts w:ascii="Arial" w:hAnsi="Arial" w:cs="Arial"/>
                <w:snapToGrid w:val="0"/>
                <w:sz w:val="16"/>
                <w:szCs w:val="16"/>
              </w:rPr>
            </w:pPr>
            <w:r w:rsidRPr="00DA5E1E">
              <w:rPr>
                <w:rFonts w:ascii="Arial" w:hAnsi="Arial" w:cs="Arial"/>
                <w:snapToGrid w:val="0"/>
                <w:sz w:val="16"/>
                <w:szCs w:val="16"/>
              </w:rPr>
              <w:t>Dense Urban (macro only)</w:t>
            </w:r>
          </w:p>
        </w:tc>
        <w:tc>
          <w:tcPr>
            <w:tcW w:w="4145" w:type="dxa"/>
            <w:tcBorders>
              <w:top w:val="single" w:sz="4" w:space="0" w:color="auto"/>
              <w:left w:val="single" w:sz="4" w:space="0" w:color="auto"/>
              <w:bottom w:val="single" w:sz="4" w:space="0" w:color="auto"/>
              <w:right w:val="single" w:sz="4" w:space="0" w:color="auto"/>
            </w:tcBorders>
          </w:tcPr>
          <w:p w14:paraId="66C45E0A" w14:textId="77777777" w:rsidR="008B6683" w:rsidRPr="00DA5E1E" w:rsidRDefault="008B6683" w:rsidP="009F22BD">
            <w:pPr>
              <w:contextualSpacing/>
              <w:jc w:val="center"/>
              <w:rPr>
                <w:rFonts w:ascii="Arial" w:hAnsi="Arial" w:cs="Arial"/>
                <w:snapToGrid w:val="0"/>
                <w:sz w:val="16"/>
                <w:szCs w:val="16"/>
              </w:rPr>
            </w:pPr>
            <w:r w:rsidRPr="00DA5E1E">
              <w:rPr>
                <w:rFonts w:ascii="Arial" w:hAnsi="Arial" w:cs="Arial"/>
                <w:snapToGrid w:val="0"/>
                <w:sz w:val="16"/>
                <w:szCs w:val="16"/>
              </w:rPr>
              <w:t>Rural Macro (RMa)</w:t>
            </w:r>
          </w:p>
        </w:tc>
      </w:tr>
      <w:tr w:rsidR="008B6683" w:rsidRPr="00DA5E1E" w14:paraId="0991510A" w14:textId="77777777" w:rsidTr="00DA5E1E">
        <w:tc>
          <w:tcPr>
            <w:tcW w:w="3121" w:type="dxa"/>
            <w:tcBorders>
              <w:top w:val="single" w:sz="4" w:space="0" w:color="auto"/>
              <w:left w:val="single" w:sz="4" w:space="0" w:color="auto"/>
              <w:bottom w:val="single" w:sz="4" w:space="0" w:color="auto"/>
              <w:right w:val="single" w:sz="4" w:space="0" w:color="auto"/>
            </w:tcBorders>
          </w:tcPr>
          <w:p w14:paraId="5DA8E4E9" w14:textId="77777777" w:rsidR="008B6683" w:rsidRPr="00DA5E1E" w:rsidRDefault="008B6683" w:rsidP="009F22BD">
            <w:pPr>
              <w:spacing w:line="240" w:lineRule="atLeast"/>
              <w:ind w:leftChars="68" w:left="856" w:hanging="720"/>
              <w:contextualSpacing/>
              <w:rPr>
                <w:rFonts w:ascii="Arial" w:hAnsi="Arial" w:cs="Arial"/>
                <w:sz w:val="16"/>
                <w:szCs w:val="16"/>
              </w:rPr>
            </w:pPr>
            <w:r w:rsidRPr="00DA5E1E">
              <w:rPr>
                <w:rFonts w:ascii="Arial" w:hAnsi="Arial" w:cs="Arial"/>
                <w:sz w:val="16"/>
                <w:szCs w:val="16"/>
              </w:rPr>
              <w:t>Inter-site distance</w:t>
            </w:r>
          </w:p>
        </w:tc>
        <w:tc>
          <w:tcPr>
            <w:tcW w:w="3077"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tcPr>
          <w:p w14:paraId="3362A2E6" w14:textId="77777777" w:rsidR="008B6683" w:rsidRPr="00DA5E1E" w:rsidRDefault="008B6683" w:rsidP="009F22BD">
            <w:pPr>
              <w:contextualSpacing/>
              <w:jc w:val="center"/>
              <w:rPr>
                <w:rFonts w:ascii="Arial" w:hAnsi="Arial" w:cs="Arial"/>
                <w:snapToGrid w:val="0"/>
                <w:sz w:val="16"/>
                <w:szCs w:val="16"/>
              </w:rPr>
            </w:pPr>
            <w:r w:rsidRPr="00DA5E1E">
              <w:rPr>
                <w:rFonts w:ascii="Arial" w:hAnsi="Arial" w:cs="Arial"/>
                <w:snapToGrid w:val="0"/>
                <w:sz w:val="16"/>
                <w:szCs w:val="16"/>
              </w:rPr>
              <w:t>200 m</w:t>
            </w:r>
          </w:p>
        </w:tc>
        <w:tc>
          <w:tcPr>
            <w:tcW w:w="4145" w:type="dxa"/>
            <w:tcBorders>
              <w:top w:val="single" w:sz="4" w:space="0" w:color="auto"/>
              <w:left w:val="single" w:sz="4" w:space="0" w:color="auto"/>
              <w:bottom w:val="single" w:sz="4" w:space="0" w:color="auto"/>
              <w:right w:val="single" w:sz="4" w:space="0" w:color="auto"/>
            </w:tcBorders>
          </w:tcPr>
          <w:p w14:paraId="6A102CBD" w14:textId="77777777" w:rsidR="008B6683" w:rsidRPr="00DA5E1E" w:rsidRDefault="008B6683" w:rsidP="009F22BD">
            <w:pPr>
              <w:contextualSpacing/>
              <w:jc w:val="center"/>
              <w:rPr>
                <w:rFonts w:ascii="Arial" w:hAnsi="Arial" w:cs="Arial"/>
                <w:snapToGrid w:val="0"/>
                <w:sz w:val="16"/>
                <w:szCs w:val="16"/>
              </w:rPr>
            </w:pPr>
            <w:r w:rsidRPr="00DA5E1E">
              <w:rPr>
                <w:rFonts w:ascii="Arial" w:hAnsi="Arial" w:cs="Arial"/>
                <w:snapToGrid w:val="0"/>
                <w:sz w:val="16"/>
                <w:szCs w:val="16"/>
              </w:rPr>
              <w:t>1.7 Km</w:t>
            </w:r>
          </w:p>
        </w:tc>
      </w:tr>
      <w:tr w:rsidR="008B6683" w:rsidRPr="00DA5E1E" w14:paraId="290901D4" w14:textId="77777777" w:rsidTr="00DA5E1E">
        <w:tc>
          <w:tcPr>
            <w:tcW w:w="3121" w:type="dxa"/>
            <w:tcBorders>
              <w:top w:val="single" w:sz="4" w:space="0" w:color="auto"/>
              <w:left w:val="single" w:sz="4" w:space="0" w:color="auto"/>
              <w:bottom w:val="single" w:sz="4" w:space="0" w:color="auto"/>
              <w:right w:val="single" w:sz="4" w:space="0" w:color="auto"/>
            </w:tcBorders>
          </w:tcPr>
          <w:p w14:paraId="26DEA235" w14:textId="77777777" w:rsidR="008B6683" w:rsidRPr="00DA5E1E" w:rsidRDefault="008B6683" w:rsidP="009F22BD">
            <w:pPr>
              <w:spacing w:line="240" w:lineRule="atLeast"/>
              <w:ind w:leftChars="68" w:left="856" w:hanging="720"/>
              <w:contextualSpacing/>
              <w:rPr>
                <w:rFonts w:ascii="Arial" w:hAnsi="Arial" w:cs="Arial"/>
                <w:sz w:val="16"/>
                <w:szCs w:val="16"/>
              </w:rPr>
            </w:pPr>
            <w:r w:rsidRPr="00DA5E1E">
              <w:rPr>
                <w:rFonts w:ascii="Arial" w:hAnsi="Arial" w:cs="Arial"/>
                <w:sz w:val="16"/>
                <w:szCs w:val="16"/>
              </w:rPr>
              <w:t>UE distribution</w:t>
            </w:r>
          </w:p>
        </w:tc>
        <w:tc>
          <w:tcPr>
            <w:tcW w:w="3077"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tcPr>
          <w:p w14:paraId="4601A039" w14:textId="77777777" w:rsidR="008B6683" w:rsidRPr="00DA5E1E" w:rsidRDefault="008B6683" w:rsidP="009F22BD">
            <w:pPr>
              <w:contextualSpacing/>
              <w:rPr>
                <w:rFonts w:ascii="Arial" w:hAnsi="Arial" w:cs="Arial"/>
                <w:snapToGrid w:val="0"/>
                <w:sz w:val="16"/>
                <w:szCs w:val="16"/>
              </w:rPr>
            </w:pPr>
            <w:r w:rsidRPr="00DA5E1E">
              <w:rPr>
                <w:rFonts w:ascii="Arial" w:hAnsi="Arial" w:cs="Arial"/>
                <w:snapToGrid w:val="0"/>
                <w:sz w:val="16"/>
                <w:szCs w:val="16"/>
              </w:rPr>
              <w:t>100% outdoor (30Km/h)</w:t>
            </w:r>
          </w:p>
        </w:tc>
        <w:tc>
          <w:tcPr>
            <w:tcW w:w="4145" w:type="dxa"/>
            <w:tcBorders>
              <w:top w:val="single" w:sz="4" w:space="0" w:color="auto"/>
              <w:left w:val="single" w:sz="4" w:space="0" w:color="auto"/>
              <w:bottom w:val="single" w:sz="4" w:space="0" w:color="auto"/>
              <w:right w:val="single" w:sz="4" w:space="0" w:color="auto"/>
            </w:tcBorders>
          </w:tcPr>
          <w:p w14:paraId="476C83CC" w14:textId="77777777" w:rsidR="008B6683" w:rsidRPr="00DA5E1E" w:rsidRDefault="008B6683" w:rsidP="009F22BD">
            <w:pPr>
              <w:contextualSpacing/>
              <w:rPr>
                <w:rFonts w:ascii="Arial" w:hAnsi="Arial" w:cs="Arial"/>
                <w:snapToGrid w:val="0"/>
                <w:sz w:val="16"/>
                <w:szCs w:val="16"/>
              </w:rPr>
            </w:pPr>
            <w:r w:rsidRPr="00DA5E1E">
              <w:rPr>
                <w:rFonts w:ascii="Arial" w:hAnsi="Arial" w:cs="Arial"/>
                <w:snapToGrid w:val="0"/>
                <w:sz w:val="16"/>
                <w:szCs w:val="16"/>
              </w:rPr>
              <w:t xml:space="preserve">  100% outdoor (100Km/h)</w:t>
            </w:r>
          </w:p>
        </w:tc>
      </w:tr>
      <w:tr w:rsidR="008B6683" w:rsidRPr="00DA5E1E" w14:paraId="4E786F4E" w14:textId="77777777" w:rsidTr="00DA5E1E">
        <w:tc>
          <w:tcPr>
            <w:tcW w:w="3121" w:type="dxa"/>
            <w:tcBorders>
              <w:top w:val="single" w:sz="4" w:space="0" w:color="auto"/>
              <w:left w:val="single" w:sz="4" w:space="0" w:color="auto"/>
              <w:bottom w:val="single" w:sz="4" w:space="0" w:color="auto"/>
              <w:right w:val="single" w:sz="4" w:space="0" w:color="auto"/>
            </w:tcBorders>
          </w:tcPr>
          <w:p w14:paraId="5997D7E3" w14:textId="77777777" w:rsidR="008B6683" w:rsidRPr="00DA5E1E" w:rsidRDefault="008B6683" w:rsidP="009F22BD">
            <w:pPr>
              <w:spacing w:line="240" w:lineRule="atLeast"/>
              <w:ind w:leftChars="68" w:left="856" w:hanging="720"/>
              <w:contextualSpacing/>
              <w:rPr>
                <w:rFonts w:ascii="Arial" w:hAnsi="Arial" w:cs="Arial"/>
                <w:sz w:val="16"/>
                <w:szCs w:val="16"/>
              </w:rPr>
            </w:pPr>
            <w:r w:rsidRPr="00DA5E1E">
              <w:rPr>
                <w:rFonts w:ascii="Arial" w:hAnsi="Arial" w:cs="Arial"/>
                <w:sz w:val="16"/>
                <w:szCs w:val="16"/>
              </w:rPr>
              <w:t>Mobility model</w:t>
            </w:r>
          </w:p>
        </w:tc>
        <w:tc>
          <w:tcPr>
            <w:tcW w:w="7222" w:type="dxa"/>
            <w:gridSpan w:val="2"/>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tcPr>
          <w:p w14:paraId="3142104F" w14:textId="77777777" w:rsidR="008B6683" w:rsidRPr="00DA5E1E" w:rsidRDefault="008B6683" w:rsidP="009F22BD">
            <w:pPr>
              <w:contextualSpacing/>
              <w:rPr>
                <w:rFonts w:ascii="Arial" w:hAnsi="Arial" w:cs="Arial"/>
                <w:snapToGrid w:val="0"/>
                <w:sz w:val="16"/>
                <w:szCs w:val="16"/>
              </w:rPr>
            </w:pPr>
            <w:r w:rsidRPr="00DA5E1E">
              <w:rPr>
                <w:rFonts w:ascii="Arial" w:hAnsi="Arial" w:cs="Arial"/>
                <w:snapToGrid w:val="0"/>
                <w:sz w:val="16"/>
                <w:szCs w:val="16"/>
              </w:rPr>
              <w:t>Spatial consistency model - Procedure A from 38.901, Sec. 7.6.3.2</w:t>
            </w:r>
          </w:p>
        </w:tc>
      </w:tr>
      <w:tr w:rsidR="008B6683" w:rsidRPr="00DA5E1E" w14:paraId="76217FBB" w14:textId="77777777" w:rsidTr="00DA5E1E">
        <w:tc>
          <w:tcPr>
            <w:tcW w:w="3121" w:type="dxa"/>
            <w:tcBorders>
              <w:top w:val="single" w:sz="4" w:space="0" w:color="auto"/>
              <w:left w:val="single" w:sz="4" w:space="0" w:color="auto"/>
              <w:bottom w:val="single" w:sz="4" w:space="0" w:color="auto"/>
              <w:right w:val="single" w:sz="4" w:space="0" w:color="auto"/>
            </w:tcBorders>
          </w:tcPr>
          <w:p w14:paraId="7D52DD8C" w14:textId="77777777" w:rsidR="008B6683" w:rsidRPr="00DA5E1E" w:rsidRDefault="008B6683" w:rsidP="009F22BD">
            <w:pPr>
              <w:spacing w:line="240" w:lineRule="atLeast"/>
              <w:ind w:leftChars="68" w:left="856" w:hanging="720"/>
              <w:contextualSpacing/>
              <w:rPr>
                <w:rFonts w:ascii="Arial" w:hAnsi="Arial" w:cs="Arial"/>
                <w:sz w:val="16"/>
                <w:szCs w:val="16"/>
              </w:rPr>
            </w:pPr>
            <w:r w:rsidRPr="00DA5E1E">
              <w:rPr>
                <w:rFonts w:ascii="Arial" w:eastAsia="Malgun Gothic" w:hAnsi="Arial" w:cs="Arial"/>
                <w:kern w:val="24"/>
                <w:sz w:val="16"/>
                <w:szCs w:val="16"/>
                <w:lang w:eastAsia="ko-KR"/>
              </w:rPr>
              <w:t>Evaluation Metric</w:t>
            </w:r>
          </w:p>
        </w:tc>
        <w:tc>
          <w:tcPr>
            <w:tcW w:w="7222" w:type="dxa"/>
            <w:gridSpan w:val="2"/>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tcPr>
          <w:p w14:paraId="6F0A385F" w14:textId="77777777" w:rsidR="008B6683" w:rsidRPr="00DA5E1E" w:rsidRDefault="008B6683" w:rsidP="009F22BD">
            <w:pPr>
              <w:contextualSpacing/>
              <w:rPr>
                <w:rFonts w:ascii="Arial" w:eastAsia="Malgun Gothic" w:hAnsi="Arial" w:cs="Arial"/>
                <w:kern w:val="24"/>
                <w:sz w:val="16"/>
                <w:szCs w:val="16"/>
                <w:lang w:eastAsia="ko-KR"/>
              </w:rPr>
            </w:pPr>
            <w:r w:rsidRPr="00DA5E1E">
              <w:rPr>
                <w:rFonts w:ascii="Arial" w:eastAsia="Malgun Gothic" w:hAnsi="Arial" w:cs="Arial"/>
                <w:kern w:val="24"/>
                <w:sz w:val="16"/>
                <w:szCs w:val="16"/>
                <w:lang w:eastAsia="ko-KR"/>
              </w:rPr>
              <w:t>Throughput adjusted by CSI-RS overhead versus CSI feedback overhead</w:t>
            </w:r>
          </w:p>
        </w:tc>
      </w:tr>
      <w:tr w:rsidR="008B6683" w:rsidRPr="00DA5E1E" w14:paraId="5AAAAC3C" w14:textId="77777777" w:rsidTr="00DA5E1E">
        <w:tc>
          <w:tcPr>
            <w:tcW w:w="3121" w:type="dxa"/>
            <w:tcBorders>
              <w:top w:val="single" w:sz="4" w:space="0" w:color="auto"/>
              <w:left w:val="single" w:sz="4" w:space="0" w:color="auto"/>
              <w:bottom w:val="single" w:sz="4" w:space="0" w:color="auto"/>
              <w:right w:val="single" w:sz="4" w:space="0" w:color="auto"/>
            </w:tcBorders>
            <w:hideMark/>
          </w:tcPr>
          <w:p w14:paraId="7E2E266F" w14:textId="77777777" w:rsidR="008B6683" w:rsidRPr="00DA5E1E" w:rsidRDefault="008B6683" w:rsidP="009F22BD">
            <w:pPr>
              <w:spacing w:line="240" w:lineRule="atLeast"/>
              <w:ind w:leftChars="68" w:left="856" w:hanging="720"/>
              <w:contextualSpacing/>
              <w:rPr>
                <w:rFonts w:ascii="Arial" w:eastAsia="Malgun Gothic" w:hAnsi="Arial" w:cs="Arial"/>
                <w:kern w:val="24"/>
                <w:sz w:val="16"/>
                <w:szCs w:val="16"/>
                <w:lang w:eastAsia="ko-KR"/>
              </w:rPr>
            </w:pPr>
            <w:r w:rsidRPr="00DA5E1E">
              <w:rPr>
                <w:rFonts w:ascii="Arial" w:eastAsia="Malgun Gothic" w:hAnsi="Arial" w:cs="Arial"/>
                <w:kern w:val="24"/>
                <w:sz w:val="16"/>
                <w:szCs w:val="16"/>
                <w:lang w:eastAsia="ko-KR"/>
              </w:rPr>
              <w:t>Baseline for performance evaluation</w:t>
            </w:r>
          </w:p>
        </w:tc>
        <w:tc>
          <w:tcPr>
            <w:tcW w:w="7222" w:type="dxa"/>
            <w:gridSpan w:val="2"/>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hideMark/>
          </w:tcPr>
          <w:p w14:paraId="4B857A1E" w14:textId="77777777" w:rsidR="008B6683" w:rsidRPr="00DA5E1E" w:rsidRDefault="008B6683" w:rsidP="009F22BD">
            <w:pPr>
              <w:contextualSpacing/>
              <w:rPr>
                <w:rFonts w:ascii="Arial" w:eastAsia="Malgun Gothic" w:hAnsi="Arial" w:cs="Arial"/>
                <w:sz w:val="16"/>
                <w:szCs w:val="16"/>
              </w:rPr>
            </w:pPr>
            <w:r w:rsidRPr="00DA5E1E">
              <w:rPr>
                <w:rFonts w:ascii="Arial" w:hAnsi="Arial" w:cs="Arial"/>
                <w:sz w:val="16"/>
                <w:szCs w:val="16"/>
              </w:rPr>
              <w:t>Rel-16 Type II Codebook with 5ms CSI feedback periodicity and 4ms scheduling delay</w:t>
            </w:r>
          </w:p>
        </w:tc>
      </w:tr>
    </w:tbl>
    <w:p w14:paraId="609E63BE" w14:textId="77777777" w:rsidR="008B6683" w:rsidRPr="00BC62F6" w:rsidRDefault="008B6683" w:rsidP="00BC62F6">
      <w:pPr>
        <w:ind w:left="1418" w:hanging="1418"/>
        <w:contextualSpacing/>
        <w:jc w:val="both"/>
      </w:pPr>
    </w:p>
    <w:p w14:paraId="48A37D59" w14:textId="77777777" w:rsidR="008B6683" w:rsidRPr="00B85667" w:rsidRDefault="008B6683" w:rsidP="00BC62F6">
      <w:pPr>
        <w:jc w:val="both"/>
        <w:rPr>
          <w:sz w:val="18"/>
          <w:szCs w:val="18"/>
          <w:u w:val="single"/>
        </w:rPr>
      </w:pPr>
      <w:r w:rsidRPr="00B85667">
        <w:rPr>
          <w:sz w:val="18"/>
          <w:szCs w:val="18"/>
          <w:u w:val="single"/>
        </w:rPr>
        <w:t>Hereafter is a summary of proposals for CJT Type-II enhancement in FDD.</w:t>
      </w:r>
    </w:p>
    <w:p w14:paraId="430C9161" w14:textId="7D143653" w:rsidR="008B6683" w:rsidRPr="00B85667" w:rsidRDefault="008B6683" w:rsidP="00BC62F6">
      <w:pPr>
        <w:ind w:left="1418" w:hanging="1418"/>
        <w:contextualSpacing/>
        <w:jc w:val="both"/>
        <w:rPr>
          <w:sz w:val="18"/>
          <w:szCs w:val="18"/>
        </w:rPr>
      </w:pPr>
      <w:r w:rsidRPr="00B85667">
        <w:rPr>
          <w:sz w:val="18"/>
          <w:szCs w:val="18"/>
        </w:rPr>
        <w:fldChar w:fldCharType="begin"/>
      </w:r>
      <w:r w:rsidRPr="00B85667">
        <w:rPr>
          <w:sz w:val="18"/>
          <w:szCs w:val="18"/>
        </w:rPr>
        <w:instrText xml:space="preserve"> REF _Ref102121801 \w \h </w:instrText>
      </w:r>
      <w:r w:rsidR="00BC62F6" w:rsidRPr="00B85667">
        <w:rPr>
          <w:sz w:val="18"/>
          <w:szCs w:val="18"/>
        </w:rPr>
        <w:instrText xml:space="preserve"> \* MERGEFORMAT </w:instrText>
      </w:r>
      <w:r w:rsidRPr="00B85667">
        <w:rPr>
          <w:sz w:val="18"/>
          <w:szCs w:val="18"/>
        </w:rPr>
      </w:r>
      <w:r w:rsidRPr="00B85667">
        <w:rPr>
          <w:sz w:val="18"/>
          <w:szCs w:val="18"/>
        </w:rPr>
        <w:fldChar w:fldCharType="separate"/>
      </w:r>
      <w:r w:rsidRPr="00B85667">
        <w:rPr>
          <w:sz w:val="18"/>
          <w:szCs w:val="18"/>
        </w:rPr>
        <w:t>Proposal 9</w:t>
      </w:r>
      <w:r w:rsidRPr="00B85667">
        <w:rPr>
          <w:sz w:val="18"/>
          <w:szCs w:val="18"/>
        </w:rPr>
        <w:fldChar w:fldCharType="end"/>
      </w:r>
      <w:r w:rsidRPr="00B85667">
        <w:rPr>
          <w:sz w:val="18"/>
          <w:szCs w:val="18"/>
        </w:rPr>
        <w:tab/>
      </w:r>
      <w:r w:rsidRPr="00B85667">
        <w:rPr>
          <w:sz w:val="18"/>
          <w:szCs w:val="18"/>
        </w:rPr>
        <w:fldChar w:fldCharType="begin"/>
      </w:r>
      <w:r w:rsidRPr="00B85667">
        <w:rPr>
          <w:sz w:val="18"/>
          <w:szCs w:val="18"/>
        </w:rPr>
        <w:instrText xml:space="preserve"> REF _Ref102121801 \h </w:instrText>
      </w:r>
      <w:r w:rsidR="00BC62F6" w:rsidRPr="00B85667">
        <w:rPr>
          <w:sz w:val="18"/>
          <w:szCs w:val="18"/>
        </w:rPr>
        <w:instrText xml:space="preserve"> \* MERGEFORMAT </w:instrText>
      </w:r>
      <w:r w:rsidRPr="00B85667">
        <w:rPr>
          <w:sz w:val="18"/>
          <w:szCs w:val="18"/>
        </w:rPr>
      </w:r>
      <w:r w:rsidRPr="00B85667">
        <w:rPr>
          <w:sz w:val="18"/>
          <w:szCs w:val="18"/>
        </w:rPr>
        <w:fldChar w:fldCharType="separate"/>
      </w:r>
      <w:r w:rsidRPr="00B85667">
        <w:rPr>
          <w:sz w:val="18"/>
          <w:szCs w:val="18"/>
        </w:rPr>
        <w:t>For the study of Type-II support for CJT in FDD FR1, prioritise enhancement for Rel-16 Type-II regular CB and consider the following aspects</w:t>
      </w:r>
      <w:r w:rsidRPr="00B85667">
        <w:rPr>
          <w:sz w:val="18"/>
          <w:szCs w:val="18"/>
        </w:rPr>
        <w:fldChar w:fldCharType="end"/>
      </w:r>
    </w:p>
    <w:p w14:paraId="54320C1B" w14:textId="77777777" w:rsidR="008B6683" w:rsidRPr="00B85667" w:rsidRDefault="008B6683" w:rsidP="007A297D">
      <w:pPr>
        <w:pStyle w:val="ListParagraph"/>
        <w:numPr>
          <w:ilvl w:val="0"/>
          <w:numId w:val="81"/>
        </w:numPr>
        <w:overflowPunct/>
        <w:autoSpaceDE/>
        <w:autoSpaceDN/>
        <w:adjustRightInd/>
        <w:spacing w:after="0"/>
        <w:jc w:val="both"/>
        <w:textAlignment w:val="auto"/>
        <w:rPr>
          <w:sz w:val="18"/>
          <w:szCs w:val="18"/>
        </w:rPr>
      </w:pPr>
      <w:r w:rsidRPr="00B85667">
        <w:rPr>
          <w:sz w:val="18"/>
          <w:szCs w:val="18"/>
        </w:rPr>
        <w:t>Modifications needed to the CSI Reporting Setting</w:t>
      </w:r>
    </w:p>
    <w:p w14:paraId="1F0747CB" w14:textId="2C0E75CE" w:rsidR="008B6683" w:rsidRPr="00B85667" w:rsidRDefault="008B6683" w:rsidP="007A297D">
      <w:pPr>
        <w:pStyle w:val="ListParagraph"/>
        <w:numPr>
          <w:ilvl w:val="0"/>
          <w:numId w:val="81"/>
        </w:numPr>
        <w:overflowPunct/>
        <w:autoSpaceDE/>
        <w:autoSpaceDN/>
        <w:adjustRightInd/>
        <w:spacing w:after="0"/>
        <w:ind w:left="2035" w:hanging="357"/>
        <w:contextualSpacing w:val="0"/>
        <w:jc w:val="both"/>
        <w:textAlignment w:val="auto"/>
        <w:rPr>
          <w:sz w:val="18"/>
          <w:szCs w:val="18"/>
        </w:rPr>
      </w:pPr>
      <w:r w:rsidRPr="00B85667">
        <w:rPr>
          <w:sz w:val="18"/>
          <w:szCs w:val="18"/>
        </w:rPr>
        <w:t xml:space="preserve">Joint or separate determination of codebook components </w:t>
      </w:r>
      <m:oMath>
        <m:sSub>
          <m:sSubPr>
            <m:ctrlPr>
              <w:rPr>
                <w:rFonts w:ascii="Cambria Math" w:hAnsi="Cambria Math"/>
                <w:i/>
                <w:sz w:val="18"/>
                <w:szCs w:val="18"/>
              </w:rPr>
            </m:ctrlPr>
          </m:sSubPr>
          <m:e>
            <m:r>
              <w:rPr>
                <w:rFonts w:ascii="Cambria Math" w:hAnsi="Cambria Math"/>
                <w:sz w:val="18"/>
                <w:szCs w:val="18"/>
              </w:rPr>
              <m:t>W</m:t>
            </m:r>
          </m:e>
          <m:sub>
            <m:r>
              <w:rPr>
                <w:rFonts w:ascii="Cambria Math" w:hAnsi="Cambria Math"/>
                <w:sz w:val="18"/>
                <w:szCs w:val="18"/>
              </w:rPr>
              <m:t>1</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W</m:t>
            </m:r>
          </m:e>
          <m:sub>
            <m:r>
              <w:rPr>
                <w:rFonts w:ascii="Cambria Math" w:hAnsi="Cambria Math"/>
                <w:sz w:val="18"/>
                <w:szCs w:val="18"/>
              </w:rPr>
              <m:t>2</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W</m:t>
            </m:r>
          </m:e>
          <m:sub>
            <m:r>
              <w:rPr>
                <w:rFonts w:ascii="Cambria Math" w:hAnsi="Cambria Math"/>
                <w:sz w:val="18"/>
                <w:szCs w:val="18"/>
              </w:rPr>
              <m:t>f</m:t>
            </m:r>
          </m:sub>
        </m:sSub>
      </m:oMath>
      <w:r w:rsidRPr="00B85667">
        <w:rPr>
          <w:sz w:val="18"/>
          <w:szCs w:val="18"/>
        </w:rPr>
        <w:t xml:space="preserve"> for different TRPs</w:t>
      </w:r>
    </w:p>
    <w:p w14:paraId="755A045E" w14:textId="46F6E0F2" w:rsidR="008B6683" w:rsidRPr="00B85667" w:rsidRDefault="008B6683" w:rsidP="00BC62F6">
      <w:pPr>
        <w:pStyle w:val="ListParagraph"/>
        <w:spacing w:after="0"/>
        <w:ind w:left="1418" w:hanging="1418"/>
        <w:contextualSpacing w:val="0"/>
        <w:jc w:val="both"/>
        <w:rPr>
          <w:sz w:val="18"/>
          <w:szCs w:val="18"/>
        </w:rPr>
      </w:pPr>
      <w:r w:rsidRPr="00B85667">
        <w:rPr>
          <w:sz w:val="18"/>
          <w:szCs w:val="18"/>
        </w:rPr>
        <w:fldChar w:fldCharType="begin"/>
      </w:r>
      <w:r w:rsidRPr="00B85667">
        <w:rPr>
          <w:sz w:val="18"/>
          <w:szCs w:val="18"/>
        </w:rPr>
        <w:instrText xml:space="preserve"> REF _Ref102121902 \w \h  \* MERGEFORMAT </w:instrText>
      </w:r>
      <w:r w:rsidRPr="00B85667">
        <w:rPr>
          <w:sz w:val="18"/>
          <w:szCs w:val="18"/>
        </w:rPr>
      </w:r>
      <w:r w:rsidRPr="00B85667">
        <w:rPr>
          <w:sz w:val="18"/>
          <w:szCs w:val="18"/>
        </w:rPr>
        <w:fldChar w:fldCharType="separate"/>
      </w:r>
      <w:r w:rsidRPr="00B85667">
        <w:rPr>
          <w:sz w:val="18"/>
          <w:szCs w:val="18"/>
        </w:rPr>
        <w:t>Proposal 10</w:t>
      </w:r>
      <w:r w:rsidRPr="00B85667">
        <w:rPr>
          <w:sz w:val="18"/>
          <w:szCs w:val="18"/>
        </w:rPr>
        <w:fldChar w:fldCharType="end"/>
      </w:r>
      <w:r w:rsidRPr="00B85667">
        <w:rPr>
          <w:sz w:val="18"/>
          <w:szCs w:val="18"/>
        </w:rPr>
        <w:tab/>
      </w:r>
      <w:r w:rsidRPr="00B85667">
        <w:rPr>
          <w:sz w:val="18"/>
          <w:szCs w:val="18"/>
        </w:rPr>
        <w:fldChar w:fldCharType="begin"/>
      </w:r>
      <w:r w:rsidRPr="00B85667">
        <w:rPr>
          <w:sz w:val="18"/>
          <w:szCs w:val="18"/>
        </w:rPr>
        <w:instrText xml:space="preserve"> REF _Ref102121902 \h </w:instrText>
      </w:r>
      <w:r w:rsidR="00BC62F6" w:rsidRPr="00B85667">
        <w:rPr>
          <w:sz w:val="18"/>
          <w:szCs w:val="18"/>
        </w:rPr>
        <w:instrText xml:space="preserve"> \* MERGEFORMAT </w:instrText>
      </w:r>
      <w:r w:rsidRPr="00B85667">
        <w:rPr>
          <w:sz w:val="18"/>
          <w:szCs w:val="18"/>
        </w:rPr>
      </w:r>
      <w:r w:rsidRPr="00B85667">
        <w:rPr>
          <w:sz w:val="18"/>
          <w:szCs w:val="18"/>
        </w:rPr>
        <w:fldChar w:fldCharType="separate"/>
      </w:r>
      <w:r w:rsidRPr="00B85667">
        <w:rPr>
          <w:sz w:val="18"/>
          <w:szCs w:val="18"/>
        </w:rPr>
        <w:t xml:space="preserve">For CJT Type-II reporting in FDD FR1, support the definition of </w:t>
      </w:r>
      <m:oMath>
        <m:sSub>
          <m:sSubPr>
            <m:ctrlPr>
              <w:rPr>
                <w:rFonts w:ascii="Cambria Math" w:hAnsi="Cambria Math"/>
                <w:i/>
                <w:sz w:val="18"/>
                <w:szCs w:val="18"/>
              </w:rPr>
            </m:ctrlPr>
          </m:sSubPr>
          <m:e>
            <m:r>
              <m:rPr>
                <m:sty m:val="p"/>
              </m:rPr>
              <w:rPr>
                <w:rFonts w:ascii="Cambria Math" w:hAnsi="Cambria Math"/>
                <w:sz w:val="18"/>
                <w:szCs w:val="18"/>
              </w:rPr>
              <m:t>N</m:t>
            </m:r>
          </m:e>
          <m:sub>
            <m:r>
              <m:rPr>
                <m:sty m:val="p"/>
              </m:rPr>
              <w:rPr>
                <w:rFonts w:ascii="Cambria Math" w:hAnsi="Cambria Math"/>
                <w:sz w:val="18"/>
                <w:szCs w:val="18"/>
              </w:rPr>
              <m:t>TRP</m:t>
            </m:r>
          </m:sub>
        </m:sSub>
      </m:oMath>
      <w:r w:rsidRPr="00B85667">
        <w:rPr>
          <w:sz w:val="18"/>
          <w:szCs w:val="18"/>
        </w:rPr>
        <w:t xml:space="preserve"> Port Groups in a CSI Resource Setting configuration, with </w:t>
      </w:r>
      <m:oMath>
        <m:r>
          <m:rPr>
            <m:sty m:val="p"/>
          </m:rPr>
          <w:rPr>
            <w:rFonts w:ascii="Cambria Math" w:hAnsi="Cambria Math"/>
            <w:sz w:val="18"/>
            <w:szCs w:val="18"/>
          </w:rPr>
          <m:t>2≤</m:t>
        </m:r>
        <m:sSub>
          <m:sSubPr>
            <m:ctrlPr>
              <w:rPr>
                <w:rFonts w:ascii="Cambria Math" w:hAnsi="Cambria Math"/>
                <w:i/>
                <w:sz w:val="18"/>
                <w:szCs w:val="18"/>
              </w:rPr>
            </m:ctrlPr>
          </m:sSubPr>
          <m:e>
            <m:r>
              <m:rPr>
                <m:sty m:val="p"/>
              </m:rPr>
              <w:rPr>
                <w:rFonts w:ascii="Cambria Math" w:hAnsi="Cambria Math"/>
                <w:sz w:val="18"/>
                <w:szCs w:val="18"/>
              </w:rPr>
              <m:t>N</m:t>
            </m:r>
          </m:e>
          <m:sub>
            <m:r>
              <m:rPr>
                <m:sty m:val="p"/>
              </m:rPr>
              <w:rPr>
                <w:rFonts w:ascii="Cambria Math" w:hAnsi="Cambria Math"/>
                <w:sz w:val="18"/>
                <w:szCs w:val="18"/>
              </w:rPr>
              <m:t>TRP</m:t>
            </m:r>
          </m:sub>
        </m:sSub>
        <m:r>
          <m:rPr>
            <m:sty m:val="p"/>
          </m:rPr>
          <w:rPr>
            <w:rFonts w:ascii="Cambria Math" w:hAnsi="Cambria Math"/>
            <w:sz w:val="18"/>
            <w:szCs w:val="18"/>
          </w:rPr>
          <m:t>≤4</m:t>
        </m:r>
      </m:oMath>
      <w:r w:rsidRPr="00B85667">
        <w:rPr>
          <w:sz w:val="18"/>
          <w:szCs w:val="18"/>
        </w:rPr>
        <w:t>, according to the following alternatives:</w:t>
      </w:r>
      <w:r w:rsidRPr="00B85667">
        <w:rPr>
          <w:sz w:val="18"/>
          <w:szCs w:val="18"/>
        </w:rPr>
        <w:fldChar w:fldCharType="end"/>
      </w:r>
    </w:p>
    <w:p w14:paraId="1966913F" w14:textId="245BE529" w:rsidR="008B6683" w:rsidRPr="00B85667" w:rsidRDefault="008B6683" w:rsidP="007A297D">
      <w:pPr>
        <w:pStyle w:val="ListParagraph"/>
        <w:numPr>
          <w:ilvl w:val="0"/>
          <w:numId w:val="83"/>
        </w:numPr>
        <w:overflowPunct/>
        <w:autoSpaceDE/>
        <w:autoSpaceDN/>
        <w:adjustRightInd/>
        <w:spacing w:after="0"/>
        <w:jc w:val="both"/>
        <w:textAlignment w:val="auto"/>
        <w:rPr>
          <w:sz w:val="18"/>
          <w:szCs w:val="18"/>
        </w:rPr>
      </w:pPr>
      <w:r w:rsidRPr="00B85667">
        <w:rPr>
          <w:sz w:val="18"/>
          <w:szCs w:val="18"/>
        </w:rPr>
        <w:t xml:space="preserve">In a Resource Set configured with a single CMR with </w:t>
      </w:r>
      <m:oMath>
        <m:r>
          <w:rPr>
            <w:rFonts w:ascii="Cambria Math" w:hAnsi="Cambria Math"/>
            <w:sz w:val="18"/>
            <w:szCs w:val="18"/>
          </w:rPr>
          <m:t>P</m:t>
        </m:r>
      </m:oMath>
      <w:r w:rsidRPr="00B85667">
        <w:rPr>
          <w:sz w:val="18"/>
          <w:szCs w:val="18"/>
        </w:rPr>
        <w:t xml:space="preserve"> ports, a Port Group contains </w:t>
      </w:r>
      <m:oMath>
        <m:r>
          <w:rPr>
            <w:rFonts w:ascii="Cambria Math" w:hAnsi="Cambria Math"/>
            <w:sz w:val="18"/>
            <w:szCs w:val="18"/>
          </w:rPr>
          <m:t>P/</m:t>
        </m:r>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TRP</m:t>
            </m:r>
          </m:sub>
        </m:sSub>
      </m:oMath>
      <w:r w:rsidRPr="00B85667">
        <w:rPr>
          <w:sz w:val="18"/>
          <w:szCs w:val="18"/>
        </w:rPr>
        <w:t xml:space="preserve"> ports</w:t>
      </w:r>
    </w:p>
    <w:p w14:paraId="0EDEE48C" w14:textId="1490F321" w:rsidR="008B6683" w:rsidRPr="00B85667" w:rsidRDefault="008B6683" w:rsidP="007A297D">
      <w:pPr>
        <w:pStyle w:val="ListParagraph"/>
        <w:numPr>
          <w:ilvl w:val="0"/>
          <w:numId w:val="83"/>
        </w:numPr>
        <w:overflowPunct/>
        <w:autoSpaceDE/>
        <w:autoSpaceDN/>
        <w:adjustRightInd/>
        <w:spacing w:after="0"/>
        <w:ind w:left="2035" w:hanging="357"/>
        <w:contextualSpacing w:val="0"/>
        <w:jc w:val="both"/>
        <w:textAlignment w:val="auto"/>
        <w:rPr>
          <w:sz w:val="18"/>
          <w:szCs w:val="18"/>
        </w:rPr>
      </w:pPr>
      <w:r w:rsidRPr="00B85667">
        <w:rPr>
          <w:sz w:val="18"/>
          <w:szCs w:val="18"/>
        </w:rPr>
        <w:t xml:space="preserve">In a Resource Set configured with </w:t>
      </w:r>
      <m:oMath>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TRP</m:t>
            </m:r>
          </m:sub>
        </m:sSub>
      </m:oMath>
      <w:r w:rsidRPr="00B85667">
        <w:rPr>
          <w:sz w:val="18"/>
          <w:szCs w:val="18"/>
        </w:rPr>
        <w:t xml:space="preserve"> CMRs with </w:t>
      </w:r>
      <m:oMath>
        <m:r>
          <w:rPr>
            <w:rFonts w:ascii="Cambria Math" w:hAnsi="Cambria Math"/>
            <w:sz w:val="18"/>
            <w:szCs w:val="18"/>
          </w:rPr>
          <m:t>P</m:t>
        </m:r>
      </m:oMath>
      <w:r w:rsidRPr="00B85667">
        <w:rPr>
          <w:sz w:val="18"/>
          <w:szCs w:val="18"/>
        </w:rPr>
        <w:t xml:space="preserve"> ports each, a Port Group contains the </w:t>
      </w:r>
      <m:oMath>
        <m:r>
          <w:rPr>
            <w:rFonts w:ascii="Cambria Math" w:hAnsi="Cambria Math"/>
            <w:sz w:val="18"/>
            <w:szCs w:val="18"/>
          </w:rPr>
          <m:t>P</m:t>
        </m:r>
      </m:oMath>
      <w:r w:rsidRPr="00B85667">
        <w:rPr>
          <w:sz w:val="18"/>
          <w:szCs w:val="18"/>
        </w:rPr>
        <w:t xml:space="preserve"> ports of a CMR.</w:t>
      </w:r>
    </w:p>
    <w:p w14:paraId="17F28D5A" w14:textId="06E72D57" w:rsidR="008B6683" w:rsidRPr="00B85667" w:rsidRDefault="008B6683" w:rsidP="00BC62F6">
      <w:pPr>
        <w:pStyle w:val="ListParagraph"/>
        <w:spacing w:after="0"/>
        <w:ind w:left="1418" w:hanging="1418"/>
        <w:contextualSpacing w:val="0"/>
        <w:jc w:val="both"/>
        <w:rPr>
          <w:sz w:val="18"/>
          <w:szCs w:val="18"/>
        </w:rPr>
      </w:pPr>
      <w:r w:rsidRPr="00B85667">
        <w:rPr>
          <w:sz w:val="18"/>
          <w:szCs w:val="18"/>
        </w:rPr>
        <w:fldChar w:fldCharType="begin"/>
      </w:r>
      <w:r w:rsidRPr="00B85667">
        <w:rPr>
          <w:sz w:val="18"/>
          <w:szCs w:val="18"/>
        </w:rPr>
        <w:instrText xml:space="preserve"> REF _Ref102122005 \w \h </w:instrText>
      </w:r>
      <w:r w:rsidR="00BC62F6" w:rsidRPr="00B85667">
        <w:rPr>
          <w:sz w:val="18"/>
          <w:szCs w:val="18"/>
        </w:rPr>
        <w:instrText xml:space="preserve"> \* MERGEFORMAT </w:instrText>
      </w:r>
      <w:r w:rsidRPr="00B85667">
        <w:rPr>
          <w:sz w:val="18"/>
          <w:szCs w:val="18"/>
        </w:rPr>
      </w:r>
      <w:r w:rsidRPr="00B85667">
        <w:rPr>
          <w:sz w:val="18"/>
          <w:szCs w:val="18"/>
        </w:rPr>
        <w:fldChar w:fldCharType="separate"/>
      </w:r>
      <w:r w:rsidRPr="00B85667">
        <w:rPr>
          <w:sz w:val="18"/>
          <w:szCs w:val="18"/>
        </w:rPr>
        <w:t>Proposal 11</w:t>
      </w:r>
      <w:r w:rsidRPr="00B85667">
        <w:rPr>
          <w:sz w:val="18"/>
          <w:szCs w:val="18"/>
        </w:rPr>
        <w:fldChar w:fldCharType="end"/>
      </w:r>
      <w:r w:rsidRPr="00B85667">
        <w:rPr>
          <w:sz w:val="18"/>
          <w:szCs w:val="18"/>
        </w:rPr>
        <w:tab/>
      </w:r>
      <w:r w:rsidRPr="00B85667">
        <w:rPr>
          <w:sz w:val="18"/>
          <w:szCs w:val="18"/>
        </w:rPr>
        <w:fldChar w:fldCharType="begin"/>
      </w:r>
      <w:r w:rsidRPr="00B85667">
        <w:rPr>
          <w:sz w:val="18"/>
          <w:szCs w:val="18"/>
        </w:rPr>
        <w:instrText xml:space="preserve"> REF _Ref102122005 \h </w:instrText>
      </w:r>
      <w:r w:rsidR="00BC62F6" w:rsidRPr="00B85667">
        <w:rPr>
          <w:sz w:val="18"/>
          <w:szCs w:val="18"/>
        </w:rPr>
        <w:instrText xml:space="preserve"> \* MERGEFORMAT </w:instrText>
      </w:r>
      <w:r w:rsidRPr="00B85667">
        <w:rPr>
          <w:sz w:val="18"/>
          <w:szCs w:val="18"/>
        </w:rPr>
      </w:r>
      <w:r w:rsidRPr="00B85667">
        <w:rPr>
          <w:sz w:val="18"/>
          <w:szCs w:val="18"/>
        </w:rPr>
        <w:fldChar w:fldCharType="separate"/>
      </w:r>
      <w:r w:rsidRPr="00B85667">
        <w:rPr>
          <w:sz w:val="18"/>
          <w:szCs w:val="18"/>
        </w:rPr>
        <w:t xml:space="preserve">For CJT Type-II reporting in FDD FR1 with </w:t>
      </w:r>
      <m:oMath>
        <m:sSub>
          <m:sSubPr>
            <m:ctrlPr>
              <w:rPr>
                <w:rFonts w:ascii="Cambria Math" w:hAnsi="Cambria Math"/>
                <w:i/>
                <w:sz w:val="18"/>
                <w:szCs w:val="18"/>
              </w:rPr>
            </m:ctrlPr>
          </m:sSubPr>
          <m:e>
            <m:r>
              <m:rPr>
                <m:sty m:val="p"/>
              </m:rPr>
              <w:rPr>
                <w:rFonts w:ascii="Cambria Math" w:hAnsi="Cambria Math"/>
                <w:sz w:val="18"/>
                <w:szCs w:val="18"/>
              </w:rPr>
              <m:t>N</m:t>
            </m:r>
          </m:e>
          <m:sub>
            <m:r>
              <m:rPr>
                <m:sty m:val="p"/>
              </m:rPr>
              <w:rPr>
                <w:rFonts w:ascii="Cambria Math" w:hAnsi="Cambria Math"/>
                <w:sz w:val="18"/>
                <w:szCs w:val="18"/>
              </w:rPr>
              <m:t>TRP</m:t>
            </m:r>
          </m:sub>
        </m:sSub>
      </m:oMath>
      <w:r w:rsidRPr="00B85667">
        <w:rPr>
          <w:sz w:val="18"/>
          <w:szCs w:val="18"/>
        </w:rPr>
        <w:t xml:space="preserve"> TRPs, assume that the total number of beams </w:t>
      </w:r>
      <m:oMath>
        <m:r>
          <m:rPr>
            <m:sty m:val="p"/>
          </m:rPr>
          <w:rPr>
            <w:rFonts w:ascii="Cambria Math" w:hAnsi="Cambria Math"/>
            <w:sz w:val="18"/>
            <w:szCs w:val="18"/>
          </w:rPr>
          <m:t>L≥</m:t>
        </m:r>
        <m:sSub>
          <m:sSubPr>
            <m:ctrlPr>
              <w:rPr>
                <w:rFonts w:ascii="Cambria Math" w:hAnsi="Cambria Math"/>
                <w:i/>
                <w:sz w:val="18"/>
                <w:szCs w:val="18"/>
              </w:rPr>
            </m:ctrlPr>
          </m:sSubPr>
          <m:e>
            <m:r>
              <m:rPr>
                <m:sty m:val="p"/>
              </m:rPr>
              <w:rPr>
                <w:rFonts w:ascii="Cambria Math" w:hAnsi="Cambria Math"/>
                <w:sz w:val="18"/>
                <w:szCs w:val="18"/>
              </w:rPr>
              <m:t>N</m:t>
            </m:r>
          </m:e>
          <m:sub>
            <m:r>
              <m:rPr>
                <m:sty m:val="p"/>
              </m:rPr>
              <w:rPr>
                <w:rFonts w:ascii="Cambria Math" w:hAnsi="Cambria Math"/>
                <w:sz w:val="18"/>
                <w:szCs w:val="18"/>
              </w:rPr>
              <m:t>TRP</m:t>
            </m:r>
          </m:sub>
        </m:sSub>
      </m:oMath>
      <w:r w:rsidRPr="00B85667">
        <w:rPr>
          <w:sz w:val="18"/>
          <w:szCs w:val="18"/>
        </w:rPr>
        <w:t xml:space="preserve"> in </w:t>
      </w:r>
      <m:oMath>
        <m:sSub>
          <m:sSubPr>
            <m:ctrlPr>
              <w:rPr>
                <w:rFonts w:ascii="Cambria Math" w:hAnsi="Cambria Math"/>
                <w:i/>
                <w:sz w:val="18"/>
                <w:szCs w:val="18"/>
              </w:rPr>
            </m:ctrlPr>
          </m:sSubPr>
          <m:e>
            <m:r>
              <m:rPr>
                <m:sty m:val="p"/>
              </m:rPr>
              <w:rPr>
                <w:rFonts w:ascii="Cambria Math" w:hAnsi="Cambria Math"/>
                <w:sz w:val="18"/>
                <w:szCs w:val="18"/>
              </w:rPr>
              <m:t>W</m:t>
            </m:r>
          </m:e>
          <m:sub>
            <m:r>
              <m:rPr>
                <m:sty m:val="p"/>
              </m:rPr>
              <w:rPr>
                <w:rFonts w:ascii="Cambria Math" w:hAnsi="Cambria Math"/>
                <w:sz w:val="18"/>
                <w:szCs w:val="18"/>
              </w:rPr>
              <m:t>1</m:t>
            </m:r>
          </m:sub>
        </m:sSub>
      </m:oMath>
      <w:r w:rsidRPr="00B85667">
        <w:rPr>
          <w:sz w:val="18"/>
          <w:szCs w:val="18"/>
        </w:rPr>
        <w:t xml:space="preserve"> is network configured. Study whether to support one or both alternatives:</w:t>
      </w:r>
      <w:r w:rsidRPr="00B85667">
        <w:rPr>
          <w:sz w:val="18"/>
          <w:szCs w:val="18"/>
        </w:rPr>
        <w:fldChar w:fldCharType="end"/>
      </w:r>
    </w:p>
    <w:p w14:paraId="4F257BE7" w14:textId="599C8B55" w:rsidR="008B6683" w:rsidRPr="00B85667" w:rsidRDefault="008B6683" w:rsidP="007A297D">
      <w:pPr>
        <w:pStyle w:val="ListParagraph"/>
        <w:numPr>
          <w:ilvl w:val="0"/>
          <w:numId w:val="84"/>
        </w:numPr>
        <w:overflowPunct/>
        <w:autoSpaceDE/>
        <w:autoSpaceDN/>
        <w:adjustRightInd/>
        <w:spacing w:after="0"/>
        <w:jc w:val="both"/>
        <w:textAlignment w:val="auto"/>
        <w:rPr>
          <w:sz w:val="18"/>
          <w:szCs w:val="18"/>
        </w:rPr>
      </w:pPr>
      <w:r w:rsidRPr="00B85667">
        <w:rPr>
          <w:sz w:val="18"/>
          <w:szCs w:val="18"/>
        </w:rPr>
        <w:t xml:space="preserve">UE selects </w:t>
      </w:r>
      <m:oMath>
        <m:r>
          <w:rPr>
            <w:rFonts w:ascii="Cambria Math" w:hAnsi="Cambria Math"/>
            <w:sz w:val="18"/>
            <w:szCs w:val="18"/>
          </w:rPr>
          <m:t>L/</m:t>
        </m:r>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TRP</m:t>
            </m:r>
          </m:sub>
        </m:sSub>
      </m:oMath>
      <w:r w:rsidRPr="00B85667">
        <w:rPr>
          <w:sz w:val="18"/>
          <w:szCs w:val="18"/>
        </w:rPr>
        <w:t xml:space="preserve"> beams per TRP</w:t>
      </w:r>
    </w:p>
    <w:p w14:paraId="6C0F2E53" w14:textId="370D48D1" w:rsidR="008B6683" w:rsidRPr="00B85667" w:rsidRDefault="008B6683" w:rsidP="007A297D">
      <w:pPr>
        <w:pStyle w:val="ListParagraph"/>
        <w:numPr>
          <w:ilvl w:val="0"/>
          <w:numId w:val="84"/>
        </w:numPr>
        <w:overflowPunct/>
        <w:autoSpaceDE/>
        <w:autoSpaceDN/>
        <w:adjustRightInd/>
        <w:spacing w:after="0"/>
        <w:ind w:left="2120" w:hanging="357"/>
        <w:contextualSpacing w:val="0"/>
        <w:jc w:val="both"/>
        <w:textAlignment w:val="auto"/>
        <w:rPr>
          <w:sz w:val="18"/>
          <w:szCs w:val="18"/>
        </w:rPr>
      </w:pPr>
      <w:r w:rsidRPr="00B85667">
        <w:rPr>
          <w:sz w:val="18"/>
          <w:szCs w:val="18"/>
        </w:rPr>
        <w:t xml:space="preserve">UE selects </w:t>
      </w:r>
      <m:oMath>
        <m:sSub>
          <m:sSubPr>
            <m:ctrlPr>
              <w:rPr>
                <w:rFonts w:ascii="Cambria Math" w:hAnsi="Cambria Math"/>
                <w:i/>
                <w:sz w:val="18"/>
                <w:szCs w:val="18"/>
              </w:rPr>
            </m:ctrlPr>
          </m:sSubPr>
          <m:e>
            <m:r>
              <w:rPr>
                <w:rFonts w:ascii="Cambria Math" w:hAnsi="Cambria Math"/>
                <w:sz w:val="18"/>
                <w:szCs w:val="18"/>
              </w:rPr>
              <m:t>L</m:t>
            </m:r>
          </m:e>
          <m:sub>
            <m:r>
              <w:rPr>
                <w:rFonts w:ascii="Cambria Math" w:hAnsi="Cambria Math"/>
                <w:sz w:val="18"/>
                <w:szCs w:val="18"/>
              </w:rPr>
              <m:t>x</m:t>
            </m:r>
          </m:sub>
        </m:sSub>
      </m:oMath>
      <w:r w:rsidRPr="00B85667">
        <w:rPr>
          <w:sz w:val="18"/>
          <w:szCs w:val="18"/>
        </w:rPr>
        <w:t xml:space="preserve"> beams for TRP </w:t>
      </w:r>
      <m:oMath>
        <m:r>
          <w:rPr>
            <w:rFonts w:ascii="Cambria Math" w:hAnsi="Cambria Math"/>
            <w:sz w:val="18"/>
            <w:szCs w:val="18"/>
          </w:rPr>
          <m:t>x=0,…,</m:t>
        </m:r>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TRP</m:t>
            </m:r>
          </m:sub>
        </m:sSub>
        <m:r>
          <w:rPr>
            <w:rFonts w:ascii="Cambria Math" w:hAnsi="Cambria Math"/>
            <w:sz w:val="18"/>
            <w:szCs w:val="18"/>
          </w:rPr>
          <m:t>-1</m:t>
        </m:r>
      </m:oMath>
      <w:r w:rsidRPr="00B85667">
        <w:rPr>
          <w:sz w:val="18"/>
          <w:szCs w:val="18"/>
        </w:rPr>
        <w:t xml:space="preserve">, with </w:t>
      </w:r>
      <m:oMath>
        <m:r>
          <w:rPr>
            <w:rFonts w:ascii="Cambria Math" w:hAnsi="Cambria Math"/>
            <w:sz w:val="18"/>
            <w:szCs w:val="18"/>
          </w:rPr>
          <m:t>0≤</m:t>
        </m:r>
        <m:sSub>
          <m:sSubPr>
            <m:ctrlPr>
              <w:rPr>
                <w:rFonts w:ascii="Cambria Math" w:hAnsi="Cambria Math"/>
                <w:i/>
                <w:sz w:val="18"/>
                <w:szCs w:val="18"/>
              </w:rPr>
            </m:ctrlPr>
          </m:sSubPr>
          <m:e>
            <m:r>
              <w:rPr>
                <w:rFonts w:ascii="Cambria Math" w:hAnsi="Cambria Math"/>
                <w:sz w:val="18"/>
                <w:szCs w:val="18"/>
              </w:rPr>
              <m:t>L</m:t>
            </m:r>
          </m:e>
          <m:sub>
            <m:r>
              <w:rPr>
                <w:rFonts w:ascii="Cambria Math" w:hAnsi="Cambria Math"/>
                <w:sz w:val="18"/>
                <w:szCs w:val="18"/>
              </w:rPr>
              <m:t>x</m:t>
            </m:r>
          </m:sub>
        </m:sSub>
        <m:r>
          <w:rPr>
            <w:rFonts w:ascii="Cambria Math" w:hAnsi="Cambria Math"/>
            <w:sz w:val="18"/>
            <w:szCs w:val="18"/>
          </w:rPr>
          <m:t>≤L</m:t>
        </m:r>
      </m:oMath>
      <w:r w:rsidRPr="00B85667">
        <w:rPr>
          <w:sz w:val="18"/>
          <w:szCs w:val="18"/>
        </w:rPr>
        <w:t xml:space="preserve"> and </w:t>
      </w:r>
      <m:oMath>
        <m:nary>
          <m:naryPr>
            <m:chr m:val="∑"/>
            <m:ctrlPr>
              <w:rPr>
                <w:rFonts w:ascii="Cambria Math" w:hAnsi="Cambria Math"/>
                <w:i/>
                <w:sz w:val="18"/>
                <w:szCs w:val="18"/>
              </w:rPr>
            </m:ctrlPr>
          </m:naryPr>
          <m:sub>
            <m:r>
              <w:rPr>
                <w:rFonts w:ascii="Cambria Math" w:hAnsi="Cambria Math"/>
                <w:sz w:val="18"/>
                <w:szCs w:val="18"/>
              </w:rPr>
              <m:t>x=0</m:t>
            </m:r>
          </m:sub>
          <m:sup>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TRP</m:t>
                </m:r>
              </m:sub>
            </m:sSub>
            <m:r>
              <w:rPr>
                <w:rFonts w:ascii="Cambria Math" w:hAnsi="Cambria Math"/>
                <w:sz w:val="18"/>
                <w:szCs w:val="18"/>
              </w:rPr>
              <m:t>-1</m:t>
            </m:r>
          </m:sup>
          <m:e>
            <m:sSub>
              <m:sSubPr>
                <m:ctrlPr>
                  <w:rPr>
                    <w:rFonts w:ascii="Cambria Math" w:hAnsi="Cambria Math"/>
                    <w:i/>
                    <w:sz w:val="18"/>
                    <w:szCs w:val="18"/>
                  </w:rPr>
                </m:ctrlPr>
              </m:sSubPr>
              <m:e>
                <m:r>
                  <w:rPr>
                    <w:rFonts w:ascii="Cambria Math" w:hAnsi="Cambria Math"/>
                    <w:sz w:val="18"/>
                    <w:szCs w:val="18"/>
                  </w:rPr>
                  <m:t>L</m:t>
                </m:r>
              </m:e>
              <m:sub>
                <m:r>
                  <w:rPr>
                    <w:rFonts w:ascii="Cambria Math" w:hAnsi="Cambria Math"/>
                    <w:sz w:val="18"/>
                    <w:szCs w:val="18"/>
                  </w:rPr>
                  <m:t>x</m:t>
                </m:r>
              </m:sub>
            </m:sSub>
          </m:e>
        </m:nary>
        <m:r>
          <w:rPr>
            <w:rFonts w:ascii="Cambria Math" w:hAnsi="Cambria Math"/>
            <w:sz w:val="18"/>
            <w:szCs w:val="18"/>
          </w:rPr>
          <m:t>=L</m:t>
        </m:r>
      </m:oMath>
    </w:p>
    <w:p w14:paraId="1D710517" w14:textId="4F4299AF" w:rsidR="008B6683" w:rsidRPr="00B85667" w:rsidRDefault="008B6683" w:rsidP="00BC62F6">
      <w:pPr>
        <w:pStyle w:val="ListParagraph"/>
        <w:spacing w:after="0"/>
        <w:ind w:left="1418" w:hanging="1418"/>
        <w:contextualSpacing w:val="0"/>
        <w:jc w:val="both"/>
        <w:rPr>
          <w:sz w:val="18"/>
          <w:szCs w:val="18"/>
        </w:rPr>
      </w:pPr>
      <w:r w:rsidRPr="00B85667">
        <w:rPr>
          <w:sz w:val="18"/>
          <w:szCs w:val="18"/>
        </w:rPr>
        <w:lastRenderedPageBreak/>
        <w:fldChar w:fldCharType="begin"/>
      </w:r>
      <w:r w:rsidRPr="00B85667">
        <w:rPr>
          <w:sz w:val="18"/>
          <w:szCs w:val="18"/>
        </w:rPr>
        <w:instrText xml:space="preserve"> REF _Ref102122078 \w \h </w:instrText>
      </w:r>
      <w:r w:rsidR="00BC62F6" w:rsidRPr="00B85667">
        <w:rPr>
          <w:sz w:val="18"/>
          <w:szCs w:val="18"/>
        </w:rPr>
        <w:instrText xml:space="preserve"> \* MERGEFORMAT </w:instrText>
      </w:r>
      <w:r w:rsidRPr="00B85667">
        <w:rPr>
          <w:sz w:val="18"/>
          <w:szCs w:val="18"/>
        </w:rPr>
      </w:r>
      <w:r w:rsidRPr="00B85667">
        <w:rPr>
          <w:sz w:val="18"/>
          <w:szCs w:val="18"/>
        </w:rPr>
        <w:fldChar w:fldCharType="separate"/>
      </w:r>
      <w:r w:rsidRPr="00B85667">
        <w:rPr>
          <w:sz w:val="18"/>
          <w:szCs w:val="18"/>
        </w:rPr>
        <w:t>Proposal 12</w:t>
      </w:r>
      <w:r w:rsidRPr="00B85667">
        <w:rPr>
          <w:sz w:val="18"/>
          <w:szCs w:val="18"/>
        </w:rPr>
        <w:fldChar w:fldCharType="end"/>
      </w:r>
      <w:r w:rsidRPr="00B85667">
        <w:rPr>
          <w:sz w:val="18"/>
          <w:szCs w:val="18"/>
        </w:rPr>
        <w:tab/>
      </w:r>
      <w:r w:rsidRPr="00B85667">
        <w:rPr>
          <w:sz w:val="18"/>
          <w:szCs w:val="18"/>
        </w:rPr>
        <w:fldChar w:fldCharType="begin"/>
      </w:r>
      <w:r w:rsidRPr="00B85667">
        <w:rPr>
          <w:sz w:val="18"/>
          <w:szCs w:val="18"/>
        </w:rPr>
        <w:instrText xml:space="preserve"> REF _Ref102122078 \h </w:instrText>
      </w:r>
      <w:r w:rsidR="00BC62F6" w:rsidRPr="00B85667">
        <w:rPr>
          <w:sz w:val="18"/>
          <w:szCs w:val="18"/>
        </w:rPr>
        <w:instrText xml:space="preserve"> \* MERGEFORMAT </w:instrText>
      </w:r>
      <w:r w:rsidRPr="00B85667">
        <w:rPr>
          <w:sz w:val="18"/>
          <w:szCs w:val="18"/>
        </w:rPr>
      </w:r>
      <w:r w:rsidRPr="00B85667">
        <w:rPr>
          <w:sz w:val="18"/>
          <w:szCs w:val="18"/>
        </w:rPr>
        <w:fldChar w:fldCharType="separate"/>
      </w:r>
      <w:r w:rsidRPr="00B85667">
        <w:rPr>
          <w:sz w:val="18"/>
          <w:szCs w:val="18"/>
        </w:rPr>
        <w:t xml:space="preserve">For CJT Type-II reporting in FDD FR1 with </w:t>
      </w:r>
      <m:oMath>
        <m:sSub>
          <m:sSubPr>
            <m:ctrlPr>
              <w:rPr>
                <w:rFonts w:ascii="Cambria Math" w:hAnsi="Cambria Math"/>
                <w:i/>
                <w:sz w:val="18"/>
                <w:szCs w:val="18"/>
              </w:rPr>
            </m:ctrlPr>
          </m:sSubPr>
          <m:e>
            <m:r>
              <m:rPr>
                <m:sty m:val="p"/>
              </m:rPr>
              <w:rPr>
                <w:rFonts w:ascii="Cambria Math" w:hAnsi="Cambria Math"/>
                <w:sz w:val="18"/>
                <w:szCs w:val="18"/>
              </w:rPr>
              <m:t>N</m:t>
            </m:r>
          </m:e>
          <m:sub>
            <m:r>
              <m:rPr>
                <m:sty m:val="p"/>
              </m:rPr>
              <w:rPr>
                <w:rFonts w:ascii="Cambria Math" w:hAnsi="Cambria Math"/>
                <w:sz w:val="18"/>
                <w:szCs w:val="18"/>
              </w:rPr>
              <m:t>TRP</m:t>
            </m:r>
          </m:sub>
        </m:sSub>
      </m:oMath>
      <w:r w:rsidRPr="00B85667">
        <w:rPr>
          <w:sz w:val="18"/>
          <w:szCs w:val="18"/>
        </w:rPr>
        <w:t xml:space="preserve"> TRPs, support UE’s joint selection of </w:t>
      </w:r>
      <m:oMath>
        <m:r>
          <m:rPr>
            <m:sty m:val="p"/>
          </m:rPr>
          <w:rPr>
            <w:rFonts w:ascii="Cambria Math" w:hAnsi="Cambria Math"/>
            <w:sz w:val="18"/>
            <w:szCs w:val="18"/>
          </w:rPr>
          <m:t>M</m:t>
        </m:r>
      </m:oMath>
      <w:r w:rsidRPr="00B85667">
        <w:rPr>
          <w:sz w:val="18"/>
          <w:szCs w:val="18"/>
        </w:rPr>
        <w:t xml:space="preserve"> FD basis components of </w:t>
      </w:r>
      <m:oMath>
        <m:sSub>
          <m:sSubPr>
            <m:ctrlPr>
              <w:rPr>
                <w:rFonts w:ascii="Cambria Math" w:hAnsi="Cambria Math"/>
                <w:i/>
                <w:sz w:val="18"/>
                <w:szCs w:val="18"/>
              </w:rPr>
            </m:ctrlPr>
          </m:sSubPr>
          <m:e>
            <m:r>
              <m:rPr>
                <m:sty m:val="p"/>
              </m:rPr>
              <w:rPr>
                <w:rFonts w:ascii="Cambria Math" w:hAnsi="Cambria Math"/>
                <w:sz w:val="18"/>
                <w:szCs w:val="18"/>
              </w:rPr>
              <m:t>W</m:t>
            </m:r>
          </m:e>
          <m:sub>
            <m:r>
              <m:rPr>
                <m:sty m:val="p"/>
              </m:rPr>
              <w:rPr>
                <w:rFonts w:ascii="Cambria Math" w:hAnsi="Cambria Math"/>
                <w:sz w:val="18"/>
                <w:szCs w:val="18"/>
              </w:rPr>
              <m:t>f</m:t>
            </m:r>
          </m:sub>
        </m:sSub>
      </m:oMath>
      <w:r w:rsidRPr="00B85667">
        <w:rPr>
          <w:sz w:val="18"/>
          <w:szCs w:val="18"/>
        </w:rPr>
        <w:t xml:space="preserve"> for all TRPs</w:t>
      </w:r>
      <w:r w:rsidRPr="00B85667">
        <w:rPr>
          <w:sz w:val="18"/>
          <w:szCs w:val="18"/>
        </w:rPr>
        <w:fldChar w:fldCharType="end"/>
      </w:r>
    </w:p>
    <w:p w14:paraId="13DCFC3B" w14:textId="1F6277B3" w:rsidR="008B6683" w:rsidRPr="00B85667" w:rsidRDefault="008B6683" w:rsidP="00BC62F6">
      <w:pPr>
        <w:pStyle w:val="ListParagraph"/>
        <w:spacing w:after="0"/>
        <w:ind w:left="1418" w:hanging="1418"/>
        <w:contextualSpacing w:val="0"/>
        <w:jc w:val="both"/>
        <w:rPr>
          <w:sz w:val="18"/>
          <w:szCs w:val="18"/>
        </w:rPr>
      </w:pPr>
      <w:r w:rsidRPr="00B85667">
        <w:rPr>
          <w:sz w:val="18"/>
          <w:szCs w:val="18"/>
        </w:rPr>
        <w:fldChar w:fldCharType="begin"/>
      </w:r>
      <w:r w:rsidRPr="00B85667">
        <w:rPr>
          <w:sz w:val="18"/>
          <w:szCs w:val="18"/>
        </w:rPr>
        <w:instrText xml:space="preserve"> REF _Ref102122121 \w \h </w:instrText>
      </w:r>
      <w:r w:rsidR="00BC62F6" w:rsidRPr="00B85667">
        <w:rPr>
          <w:sz w:val="18"/>
          <w:szCs w:val="18"/>
        </w:rPr>
        <w:instrText xml:space="preserve"> \* MERGEFORMAT </w:instrText>
      </w:r>
      <w:r w:rsidRPr="00B85667">
        <w:rPr>
          <w:sz w:val="18"/>
          <w:szCs w:val="18"/>
        </w:rPr>
      </w:r>
      <w:r w:rsidRPr="00B85667">
        <w:rPr>
          <w:sz w:val="18"/>
          <w:szCs w:val="18"/>
        </w:rPr>
        <w:fldChar w:fldCharType="separate"/>
      </w:r>
      <w:r w:rsidRPr="00B85667">
        <w:rPr>
          <w:sz w:val="18"/>
          <w:szCs w:val="18"/>
        </w:rPr>
        <w:t>Proposal 13</w:t>
      </w:r>
      <w:r w:rsidRPr="00B85667">
        <w:rPr>
          <w:sz w:val="18"/>
          <w:szCs w:val="18"/>
        </w:rPr>
        <w:fldChar w:fldCharType="end"/>
      </w:r>
      <w:r w:rsidRPr="00B85667">
        <w:rPr>
          <w:sz w:val="18"/>
          <w:szCs w:val="18"/>
        </w:rPr>
        <w:tab/>
      </w:r>
      <w:r w:rsidRPr="00B85667">
        <w:rPr>
          <w:sz w:val="18"/>
          <w:szCs w:val="18"/>
        </w:rPr>
        <w:fldChar w:fldCharType="begin"/>
      </w:r>
      <w:r w:rsidRPr="00B85667">
        <w:rPr>
          <w:sz w:val="18"/>
          <w:szCs w:val="18"/>
        </w:rPr>
        <w:instrText xml:space="preserve"> REF _Ref102122121 \h </w:instrText>
      </w:r>
      <w:r w:rsidR="00BC62F6" w:rsidRPr="00B85667">
        <w:rPr>
          <w:sz w:val="18"/>
          <w:szCs w:val="18"/>
        </w:rPr>
        <w:instrText xml:space="preserve"> \* MERGEFORMAT </w:instrText>
      </w:r>
      <w:r w:rsidRPr="00B85667">
        <w:rPr>
          <w:sz w:val="18"/>
          <w:szCs w:val="18"/>
        </w:rPr>
      </w:r>
      <w:r w:rsidRPr="00B85667">
        <w:rPr>
          <w:sz w:val="18"/>
          <w:szCs w:val="18"/>
        </w:rPr>
        <w:fldChar w:fldCharType="separate"/>
      </w:r>
      <w:r w:rsidRPr="00B85667">
        <w:rPr>
          <w:sz w:val="18"/>
          <w:szCs w:val="18"/>
        </w:rPr>
        <w:t xml:space="preserve">For CJT Type-II reporting in FDD FR1 with </w:t>
      </w:r>
      <m:oMath>
        <m:sSub>
          <m:sSubPr>
            <m:ctrlPr>
              <w:rPr>
                <w:rFonts w:ascii="Cambria Math" w:hAnsi="Cambria Math"/>
                <w:i/>
                <w:sz w:val="18"/>
                <w:szCs w:val="18"/>
              </w:rPr>
            </m:ctrlPr>
          </m:sSubPr>
          <m:e>
            <m:r>
              <m:rPr>
                <m:sty m:val="p"/>
              </m:rPr>
              <w:rPr>
                <w:rFonts w:ascii="Cambria Math" w:hAnsi="Cambria Math"/>
                <w:sz w:val="18"/>
                <w:szCs w:val="18"/>
              </w:rPr>
              <m:t>N</m:t>
            </m:r>
          </m:e>
          <m:sub>
            <m:r>
              <m:rPr>
                <m:sty m:val="p"/>
              </m:rPr>
              <w:rPr>
                <w:rFonts w:ascii="Cambria Math" w:hAnsi="Cambria Math"/>
                <w:sz w:val="18"/>
                <w:szCs w:val="18"/>
              </w:rPr>
              <m:t>TRP</m:t>
            </m:r>
          </m:sub>
        </m:sSub>
      </m:oMath>
      <w:r w:rsidRPr="00B85667">
        <w:rPr>
          <w:sz w:val="18"/>
          <w:szCs w:val="18"/>
        </w:rPr>
        <w:t xml:space="preserve"> TRPs, study ways to optimise the overlap between the strongest FD basis components of different TRPs, </w:t>
      </w:r>
      <w:r w:rsidRPr="00B85667">
        <w:rPr>
          <w:i/>
          <w:iCs/>
          <w:sz w:val="18"/>
          <w:szCs w:val="18"/>
        </w:rPr>
        <w:t>e.g.</w:t>
      </w:r>
      <w:r w:rsidRPr="00B85667">
        <w:rPr>
          <w:sz w:val="18"/>
          <w:szCs w:val="18"/>
        </w:rPr>
        <w:t>, by introducing a cyclic shift (</w:t>
      </w:r>
      <w:r w:rsidRPr="00B85667">
        <w:rPr>
          <w:i/>
          <w:iCs/>
          <w:sz w:val="18"/>
          <w:szCs w:val="18"/>
        </w:rPr>
        <w:t>i.e.</w:t>
      </w:r>
      <w:r w:rsidRPr="00B85667">
        <w:rPr>
          <w:sz w:val="18"/>
          <w:szCs w:val="18"/>
        </w:rPr>
        <w:t>, phase ramp) for each TRP with respect to a reference TRP.</w:t>
      </w:r>
      <w:r w:rsidRPr="00B85667">
        <w:rPr>
          <w:sz w:val="18"/>
          <w:szCs w:val="18"/>
        </w:rPr>
        <w:fldChar w:fldCharType="end"/>
      </w:r>
    </w:p>
    <w:p w14:paraId="1FC511BE" w14:textId="2921A74F" w:rsidR="008B6683" w:rsidRPr="00B85667" w:rsidRDefault="008B6683" w:rsidP="00BC62F6">
      <w:pPr>
        <w:ind w:left="1418" w:hanging="1418"/>
        <w:jc w:val="both"/>
        <w:rPr>
          <w:sz w:val="18"/>
          <w:szCs w:val="18"/>
        </w:rPr>
      </w:pPr>
      <w:r w:rsidRPr="00B85667">
        <w:rPr>
          <w:sz w:val="18"/>
          <w:szCs w:val="18"/>
        </w:rPr>
        <w:fldChar w:fldCharType="begin"/>
      </w:r>
      <w:r w:rsidRPr="00B85667">
        <w:rPr>
          <w:sz w:val="18"/>
          <w:szCs w:val="18"/>
        </w:rPr>
        <w:instrText xml:space="preserve"> REF _Ref102122174 \w \h </w:instrText>
      </w:r>
      <w:r w:rsidR="00BC62F6" w:rsidRPr="00B85667">
        <w:rPr>
          <w:sz w:val="18"/>
          <w:szCs w:val="18"/>
        </w:rPr>
        <w:instrText xml:space="preserve"> \* MERGEFORMAT </w:instrText>
      </w:r>
      <w:r w:rsidRPr="00B85667">
        <w:rPr>
          <w:sz w:val="18"/>
          <w:szCs w:val="18"/>
        </w:rPr>
      </w:r>
      <w:r w:rsidRPr="00B85667">
        <w:rPr>
          <w:sz w:val="18"/>
          <w:szCs w:val="18"/>
        </w:rPr>
        <w:fldChar w:fldCharType="separate"/>
      </w:r>
      <w:r w:rsidRPr="00B85667">
        <w:rPr>
          <w:sz w:val="18"/>
          <w:szCs w:val="18"/>
        </w:rPr>
        <w:t>Proposal 14</w:t>
      </w:r>
      <w:r w:rsidRPr="00B85667">
        <w:rPr>
          <w:sz w:val="18"/>
          <w:szCs w:val="18"/>
        </w:rPr>
        <w:fldChar w:fldCharType="end"/>
      </w:r>
      <w:r w:rsidRPr="00B85667">
        <w:rPr>
          <w:sz w:val="18"/>
          <w:szCs w:val="18"/>
        </w:rPr>
        <w:tab/>
      </w:r>
      <w:r w:rsidRPr="00B85667">
        <w:rPr>
          <w:sz w:val="18"/>
          <w:szCs w:val="18"/>
        </w:rPr>
        <w:fldChar w:fldCharType="begin"/>
      </w:r>
      <w:r w:rsidRPr="00B85667">
        <w:rPr>
          <w:sz w:val="18"/>
          <w:szCs w:val="18"/>
        </w:rPr>
        <w:instrText xml:space="preserve"> REF _Ref102122174 \h </w:instrText>
      </w:r>
      <w:r w:rsidR="00BC62F6" w:rsidRPr="00B85667">
        <w:rPr>
          <w:sz w:val="18"/>
          <w:szCs w:val="18"/>
        </w:rPr>
        <w:instrText xml:space="preserve"> \* MERGEFORMAT </w:instrText>
      </w:r>
      <w:r w:rsidRPr="00B85667">
        <w:rPr>
          <w:sz w:val="18"/>
          <w:szCs w:val="18"/>
        </w:rPr>
      </w:r>
      <w:r w:rsidRPr="00B85667">
        <w:rPr>
          <w:sz w:val="18"/>
          <w:szCs w:val="18"/>
        </w:rPr>
        <w:fldChar w:fldCharType="separate"/>
      </w:r>
      <w:r w:rsidRPr="00B85667">
        <w:rPr>
          <w:sz w:val="18"/>
          <w:szCs w:val="18"/>
        </w:rPr>
        <w:t xml:space="preserve">For CJT Type-II reporting in FDD FR1 with </w:t>
      </w:r>
      <m:oMath>
        <m:sSub>
          <m:sSubPr>
            <m:ctrlPr>
              <w:rPr>
                <w:rFonts w:ascii="Cambria Math" w:hAnsi="Cambria Math"/>
                <w:i/>
                <w:sz w:val="18"/>
                <w:szCs w:val="18"/>
              </w:rPr>
            </m:ctrlPr>
          </m:sSubPr>
          <m:e>
            <m:r>
              <m:rPr>
                <m:sty m:val="p"/>
              </m:rPr>
              <w:rPr>
                <w:rFonts w:ascii="Cambria Math" w:hAnsi="Cambria Math"/>
                <w:sz w:val="18"/>
                <w:szCs w:val="18"/>
              </w:rPr>
              <m:t>N</m:t>
            </m:r>
          </m:e>
          <m:sub>
            <m:r>
              <m:rPr>
                <m:sty m:val="p"/>
              </m:rPr>
              <w:rPr>
                <w:rFonts w:ascii="Cambria Math" w:hAnsi="Cambria Math"/>
                <w:sz w:val="18"/>
                <w:szCs w:val="18"/>
              </w:rPr>
              <m:t>TRP</m:t>
            </m:r>
          </m:sub>
        </m:sSub>
      </m:oMath>
      <w:r w:rsidRPr="00B85667">
        <w:rPr>
          <w:sz w:val="18"/>
          <w:szCs w:val="18"/>
        </w:rPr>
        <w:t xml:space="preserve"> TRPs, study ways to reduce the power imbalance between </w:t>
      </w:r>
      <m:oMath>
        <m:sSub>
          <m:sSubPr>
            <m:ctrlPr>
              <w:rPr>
                <w:rFonts w:ascii="Cambria Math" w:hAnsi="Cambria Math"/>
                <w:i/>
                <w:sz w:val="18"/>
                <w:szCs w:val="18"/>
              </w:rPr>
            </m:ctrlPr>
          </m:sSubPr>
          <m:e>
            <m:r>
              <m:rPr>
                <m:sty m:val="p"/>
              </m:rPr>
              <w:rPr>
                <w:rFonts w:ascii="Cambria Math" w:hAnsi="Cambria Math"/>
                <w:sz w:val="18"/>
                <w:szCs w:val="18"/>
              </w:rPr>
              <m:t>W</m:t>
            </m:r>
          </m:e>
          <m:sub>
            <m:r>
              <m:rPr>
                <m:sty m:val="p"/>
              </m:rPr>
              <w:rPr>
                <w:rFonts w:ascii="Cambria Math" w:hAnsi="Cambria Math"/>
                <w:sz w:val="18"/>
                <w:szCs w:val="18"/>
              </w:rPr>
              <m:t>2</m:t>
            </m:r>
          </m:sub>
        </m:sSub>
      </m:oMath>
      <w:r w:rsidRPr="00B85667">
        <w:rPr>
          <w:sz w:val="18"/>
          <w:szCs w:val="18"/>
        </w:rPr>
        <w:t xml:space="preserve"> coefficients of different TRPs, caused by different RSRPs, </w:t>
      </w:r>
      <w:r w:rsidRPr="00B85667">
        <w:rPr>
          <w:i/>
          <w:iCs/>
          <w:sz w:val="18"/>
          <w:szCs w:val="18"/>
        </w:rPr>
        <w:t>e.g.</w:t>
      </w:r>
      <w:r w:rsidRPr="00B85667">
        <w:rPr>
          <w:sz w:val="18"/>
          <w:szCs w:val="18"/>
        </w:rPr>
        <w:t>, by reporting an additional reference amplitude, such as the reference amplitude of the stronger polarisation, for each TRP with respect to the TRP with the strongest coefficient.</w:t>
      </w:r>
      <w:r w:rsidRPr="00B85667">
        <w:rPr>
          <w:sz w:val="18"/>
          <w:szCs w:val="18"/>
        </w:rPr>
        <w:fldChar w:fldCharType="end"/>
      </w:r>
    </w:p>
    <w:p w14:paraId="6646633D" w14:textId="697C6A27" w:rsidR="008B6683" w:rsidRPr="00B85667" w:rsidRDefault="008B6683" w:rsidP="00BC62F6">
      <w:pPr>
        <w:ind w:left="1418" w:hanging="1418"/>
        <w:jc w:val="both"/>
        <w:rPr>
          <w:sz w:val="18"/>
          <w:szCs w:val="18"/>
        </w:rPr>
      </w:pPr>
      <w:r w:rsidRPr="00B85667">
        <w:rPr>
          <w:sz w:val="18"/>
          <w:szCs w:val="18"/>
        </w:rPr>
        <w:fldChar w:fldCharType="begin"/>
      </w:r>
      <w:r w:rsidRPr="00B85667">
        <w:rPr>
          <w:sz w:val="18"/>
          <w:szCs w:val="18"/>
        </w:rPr>
        <w:instrText xml:space="preserve"> REF _Ref102122217 \w \h </w:instrText>
      </w:r>
      <w:r w:rsidR="00BC62F6" w:rsidRPr="00B85667">
        <w:rPr>
          <w:sz w:val="18"/>
          <w:szCs w:val="18"/>
        </w:rPr>
        <w:instrText xml:space="preserve"> \* MERGEFORMAT </w:instrText>
      </w:r>
      <w:r w:rsidRPr="00B85667">
        <w:rPr>
          <w:sz w:val="18"/>
          <w:szCs w:val="18"/>
        </w:rPr>
      </w:r>
      <w:r w:rsidRPr="00B85667">
        <w:rPr>
          <w:sz w:val="18"/>
          <w:szCs w:val="18"/>
        </w:rPr>
        <w:fldChar w:fldCharType="separate"/>
      </w:r>
      <w:r w:rsidRPr="00B85667">
        <w:rPr>
          <w:sz w:val="18"/>
          <w:szCs w:val="18"/>
        </w:rPr>
        <w:t>Proposal 15</w:t>
      </w:r>
      <w:r w:rsidRPr="00B85667">
        <w:rPr>
          <w:sz w:val="18"/>
          <w:szCs w:val="18"/>
        </w:rPr>
        <w:fldChar w:fldCharType="end"/>
      </w:r>
      <w:r w:rsidRPr="00B85667">
        <w:rPr>
          <w:sz w:val="18"/>
          <w:szCs w:val="18"/>
        </w:rPr>
        <w:tab/>
      </w:r>
      <w:r w:rsidRPr="00B85667">
        <w:rPr>
          <w:sz w:val="18"/>
          <w:szCs w:val="18"/>
        </w:rPr>
        <w:fldChar w:fldCharType="begin"/>
      </w:r>
      <w:r w:rsidRPr="00B85667">
        <w:rPr>
          <w:sz w:val="18"/>
          <w:szCs w:val="18"/>
        </w:rPr>
        <w:instrText xml:space="preserve"> REF _Ref102122217 \h </w:instrText>
      </w:r>
      <w:r w:rsidR="00BC62F6" w:rsidRPr="00B85667">
        <w:rPr>
          <w:sz w:val="18"/>
          <w:szCs w:val="18"/>
        </w:rPr>
        <w:instrText xml:space="preserve"> \* MERGEFORMAT </w:instrText>
      </w:r>
      <w:r w:rsidRPr="00B85667">
        <w:rPr>
          <w:sz w:val="18"/>
          <w:szCs w:val="18"/>
        </w:rPr>
      </w:r>
      <w:r w:rsidRPr="00B85667">
        <w:rPr>
          <w:sz w:val="18"/>
          <w:szCs w:val="18"/>
        </w:rPr>
        <w:fldChar w:fldCharType="separate"/>
      </w:r>
      <w:r w:rsidRPr="00B85667">
        <w:rPr>
          <w:sz w:val="18"/>
          <w:szCs w:val="18"/>
        </w:rPr>
        <w:t>For system level performance evaluation of CSI enhancement schemes for CJT in FDD operations, adopt the SLS assumptions from Rel-16 eType-II with the following modifications</w:t>
      </w:r>
      <w:r w:rsidRPr="00B85667">
        <w:rPr>
          <w:sz w:val="18"/>
          <w:szCs w:val="18"/>
        </w:rPr>
        <w:fldChar w:fldCharType="end"/>
      </w:r>
    </w:p>
    <w:tbl>
      <w:tblPr>
        <w:tblStyle w:val="TableGrid1"/>
        <w:tblW w:w="4268" w:type="pct"/>
        <w:jc w:val="center"/>
        <w:tblLook w:val="0420" w:firstRow="1" w:lastRow="0" w:firstColumn="0" w:lastColumn="0" w:noHBand="0" w:noVBand="1"/>
      </w:tblPr>
      <w:tblGrid>
        <w:gridCol w:w="1841"/>
        <w:gridCol w:w="3399"/>
        <w:gridCol w:w="3686"/>
      </w:tblGrid>
      <w:tr w:rsidR="008B6683" w:rsidRPr="004D60D0" w14:paraId="3CB9B576" w14:textId="77777777" w:rsidTr="002A290C">
        <w:trPr>
          <w:trHeight w:val="20"/>
          <w:jc w:val="center"/>
        </w:trPr>
        <w:tc>
          <w:tcPr>
            <w:tcW w:w="1031" w:type="pct"/>
            <w:vMerge w:val="restart"/>
          </w:tcPr>
          <w:p w14:paraId="355A045C" w14:textId="77777777" w:rsidR="008B6683" w:rsidRPr="00DA5E1E" w:rsidRDefault="008B6683" w:rsidP="002A290C">
            <w:pPr>
              <w:rPr>
                <w:rFonts w:ascii="Arial" w:eastAsia="Times New Roman" w:hAnsi="Arial" w:cs="Arial"/>
                <w:sz w:val="16"/>
                <w:szCs w:val="16"/>
                <w:lang w:eastAsia="en-GB"/>
              </w:rPr>
            </w:pPr>
            <w:r w:rsidRPr="00DA5E1E">
              <w:rPr>
                <w:rFonts w:ascii="Arial" w:eastAsia="Times New Roman" w:hAnsi="Arial" w:cs="Arial"/>
                <w:b/>
                <w:bCs/>
                <w:kern w:val="24"/>
                <w:sz w:val="16"/>
                <w:szCs w:val="16"/>
                <w:lang w:eastAsia="en-GB"/>
              </w:rPr>
              <w:t>Parameters</w:t>
            </w:r>
          </w:p>
        </w:tc>
        <w:tc>
          <w:tcPr>
            <w:tcW w:w="3969" w:type="pct"/>
            <w:gridSpan w:val="2"/>
          </w:tcPr>
          <w:p w14:paraId="59661829" w14:textId="77777777" w:rsidR="008B6683" w:rsidRPr="00DA5E1E" w:rsidRDefault="008B6683" w:rsidP="002A290C">
            <w:pPr>
              <w:jc w:val="center"/>
              <w:rPr>
                <w:rFonts w:ascii="Arial" w:eastAsia="Times New Roman" w:hAnsi="Arial" w:cs="Arial"/>
                <w:kern w:val="24"/>
                <w:sz w:val="16"/>
                <w:szCs w:val="16"/>
                <w:lang w:eastAsia="en-GB"/>
              </w:rPr>
            </w:pPr>
            <w:r w:rsidRPr="00DA5E1E">
              <w:rPr>
                <w:rFonts w:ascii="Arial" w:eastAsia="Times New Roman" w:hAnsi="Arial" w:cs="Arial"/>
                <w:b/>
                <w:bCs/>
                <w:kern w:val="24"/>
                <w:sz w:val="16"/>
                <w:szCs w:val="16"/>
                <w:lang w:eastAsia="en-GB"/>
              </w:rPr>
              <w:t>Scenarios</w:t>
            </w:r>
          </w:p>
        </w:tc>
      </w:tr>
      <w:tr w:rsidR="008B6683" w:rsidRPr="004D60D0" w14:paraId="11B9DDFB" w14:textId="77777777" w:rsidTr="002A290C">
        <w:trPr>
          <w:trHeight w:val="20"/>
          <w:jc w:val="center"/>
        </w:trPr>
        <w:tc>
          <w:tcPr>
            <w:tcW w:w="1031" w:type="pct"/>
            <w:vMerge/>
            <w:hideMark/>
          </w:tcPr>
          <w:p w14:paraId="3B733E2B" w14:textId="77777777" w:rsidR="008B6683" w:rsidRPr="00DA5E1E" w:rsidRDefault="008B6683" w:rsidP="002A290C">
            <w:pPr>
              <w:rPr>
                <w:rFonts w:ascii="Arial" w:eastAsia="Times New Roman" w:hAnsi="Arial" w:cs="Arial"/>
                <w:sz w:val="16"/>
                <w:szCs w:val="16"/>
                <w:lang w:eastAsia="en-GB"/>
              </w:rPr>
            </w:pPr>
          </w:p>
        </w:tc>
        <w:tc>
          <w:tcPr>
            <w:tcW w:w="1904" w:type="pct"/>
            <w:hideMark/>
          </w:tcPr>
          <w:p w14:paraId="4F24CA57" w14:textId="77777777" w:rsidR="008B6683" w:rsidRPr="00DA5E1E" w:rsidRDefault="008B6683" w:rsidP="002A290C">
            <w:pPr>
              <w:jc w:val="center"/>
              <w:rPr>
                <w:rFonts w:ascii="Arial" w:eastAsia="Times New Roman" w:hAnsi="Arial" w:cs="Arial"/>
                <w:kern w:val="24"/>
                <w:sz w:val="16"/>
                <w:szCs w:val="16"/>
                <w:lang w:eastAsia="en-GB"/>
              </w:rPr>
            </w:pPr>
            <w:r w:rsidRPr="00DA5E1E">
              <w:rPr>
                <w:rFonts w:ascii="Arial" w:eastAsia="Times New Roman" w:hAnsi="Arial" w:cs="Arial"/>
                <w:kern w:val="24"/>
                <w:sz w:val="16"/>
                <w:szCs w:val="16"/>
                <w:lang w:eastAsia="en-GB"/>
              </w:rPr>
              <w:t>A: Intra-site (Macro + RRH)</w:t>
            </w:r>
          </w:p>
          <w:p w14:paraId="517359D3" w14:textId="77777777" w:rsidR="008B6683" w:rsidRPr="00DA5E1E" w:rsidRDefault="008B6683" w:rsidP="002A290C">
            <w:pPr>
              <w:jc w:val="center"/>
              <w:rPr>
                <w:rFonts w:ascii="Arial" w:eastAsia="Times New Roman" w:hAnsi="Arial" w:cs="Arial"/>
                <w:sz w:val="16"/>
                <w:szCs w:val="16"/>
                <w:lang w:eastAsia="en-GB"/>
              </w:rPr>
            </w:pPr>
            <w:r w:rsidRPr="00DA5E1E">
              <w:rPr>
                <w:rFonts w:ascii="Arial" w:eastAsia="Times New Roman" w:hAnsi="Arial" w:cs="Arial"/>
                <w:noProof/>
                <w:sz w:val="16"/>
                <w:szCs w:val="16"/>
                <w:lang w:eastAsia="en-GB"/>
              </w:rPr>
              <w:drawing>
                <wp:inline distT="0" distB="0" distL="0" distR="0" wp14:anchorId="35DBA33D" wp14:editId="46122005">
                  <wp:extent cx="1421892" cy="1537716"/>
                  <wp:effectExtent l="0" t="0" r="698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1596" cstate="print">
                            <a:extLst>
                              <a:ext uri="{28A0092B-C50C-407E-A947-70E740481C1C}">
                                <a14:useLocalDpi xmlns:a14="http://schemas.microsoft.com/office/drawing/2010/main" val="0"/>
                              </a:ext>
                            </a:extLst>
                          </a:blip>
                          <a:stretch>
                            <a:fillRect/>
                          </a:stretch>
                        </pic:blipFill>
                        <pic:spPr>
                          <a:xfrm>
                            <a:off x="0" y="0"/>
                            <a:ext cx="1421892" cy="1537716"/>
                          </a:xfrm>
                          <a:prstGeom prst="rect">
                            <a:avLst/>
                          </a:prstGeom>
                        </pic:spPr>
                      </pic:pic>
                    </a:graphicData>
                  </a:graphic>
                </wp:inline>
              </w:drawing>
            </w:r>
          </w:p>
        </w:tc>
        <w:tc>
          <w:tcPr>
            <w:tcW w:w="2065" w:type="pct"/>
            <w:hideMark/>
          </w:tcPr>
          <w:p w14:paraId="5149D4E9" w14:textId="77777777" w:rsidR="008B6683" w:rsidRPr="00DA5E1E" w:rsidRDefault="008B6683" w:rsidP="002A290C">
            <w:pPr>
              <w:jc w:val="center"/>
              <w:rPr>
                <w:rFonts w:ascii="Arial" w:eastAsia="Times New Roman" w:hAnsi="Arial" w:cs="Arial"/>
                <w:kern w:val="24"/>
                <w:sz w:val="16"/>
                <w:szCs w:val="16"/>
                <w:lang w:eastAsia="en-GB"/>
              </w:rPr>
            </w:pPr>
            <w:r w:rsidRPr="00DA5E1E">
              <w:rPr>
                <w:rFonts w:ascii="Arial" w:eastAsia="Times New Roman" w:hAnsi="Arial" w:cs="Arial"/>
                <w:kern w:val="24"/>
                <w:sz w:val="16"/>
                <w:szCs w:val="16"/>
                <w:lang w:eastAsia="en-GB"/>
              </w:rPr>
              <w:t>B: Inter-site (Macro-only)</w:t>
            </w:r>
          </w:p>
          <w:p w14:paraId="1879BFA5" w14:textId="77777777" w:rsidR="008B6683" w:rsidRPr="00DA5E1E" w:rsidRDefault="008B6683" w:rsidP="002A290C">
            <w:pPr>
              <w:jc w:val="center"/>
              <w:rPr>
                <w:rFonts w:ascii="Arial" w:eastAsia="Times New Roman" w:hAnsi="Arial" w:cs="Arial"/>
                <w:sz w:val="16"/>
                <w:szCs w:val="16"/>
                <w:lang w:eastAsia="en-GB"/>
              </w:rPr>
            </w:pPr>
            <w:r w:rsidRPr="00DA5E1E">
              <w:rPr>
                <w:rFonts w:ascii="Arial" w:eastAsia="Times New Roman" w:hAnsi="Arial" w:cs="Arial"/>
                <w:noProof/>
                <w:sz w:val="16"/>
                <w:szCs w:val="16"/>
                <w:lang w:eastAsia="en-GB"/>
              </w:rPr>
              <w:drawing>
                <wp:inline distT="0" distB="0" distL="0" distR="0" wp14:anchorId="406336E2" wp14:editId="393D587D">
                  <wp:extent cx="1346400" cy="1537200"/>
                  <wp:effectExtent l="0" t="0" r="635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597" cstate="print">
                            <a:extLst>
                              <a:ext uri="{28A0092B-C50C-407E-A947-70E740481C1C}">
                                <a14:useLocalDpi xmlns:a14="http://schemas.microsoft.com/office/drawing/2010/main" val="0"/>
                              </a:ext>
                            </a:extLst>
                          </a:blip>
                          <a:stretch>
                            <a:fillRect/>
                          </a:stretch>
                        </pic:blipFill>
                        <pic:spPr>
                          <a:xfrm>
                            <a:off x="0" y="0"/>
                            <a:ext cx="1346400" cy="1537200"/>
                          </a:xfrm>
                          <a:prstGeom prst="rect">
                            <a:avLst/>
                          </a:prstGeom>
                        </pic:spPr>
                      </pic:pic>
                    </a:graphicData>
                  </a:graphic>
                </wp:inline>
              </w:drawing>
            </w:r>
          </w:p>
        </w:tc>
      </w:tr>
      <w:tr w:rsidR="008B6683" w:rsidRPr="004D60D0" w14:paraId="567AC8EA" w14:textId="77777777" w:rsidTr="002A290C">
        <w:trPr>
          <w:trHeight w:val="20"/>
          <w:jc w:val="center"/>
        </w:trPr>
        <w:tc>
          <w:tcPr>
            <w:tcW w:w="1031" w:type="pct"/>
            <w:hideMark/>
          </w:tcPr>
          <w:p w14:paraId="2285B323" w14:textId="77777777" w:rsidR="008B6683" w:rsidRPr="00DA5E1E" w:rsidRDefault="008B6683" w:rsidP="002A290C">
            <w:pPr>
              <w:spacing w:line="256" w:lineRule="auto"/>
              <w:jc w:val="both"/>
              <w:rPr>
                <w:rFonts w:ascii="Arial" w:eastAsia="Times New Roman" w:hAnsi="Arial" w:cs="Arial"/>
                <w:sz w:val="16"/>
                <w:szCs w:val="16"/>
                <w:lang w:eastAsia="en-GB"/>
              </w:rPr>
            </w:pPr>
            <w:r w:rsidRPr="00DA5E1E">
              <w:rPr>
                <w:rFonts w:ascii="Arial" w:eastAsia="Calibri" w:hAnsi="Arial" w:cs="Arial"/>
                <w:kern w:val="24"/>
                <w:sz w:val="16"/>
                <w:szCs w:val="16"/>
                <w:lang w:eastAsia="en-GB"/>
              </w:rPr>
              <w:t>Inter-site distances</w:t>
            </w:r>
          </w:p>
        </w:tc>
        <w:tc>
          <w:tcPr>
            <w:tcW w:w="1904" w:type="pct"/>
            <w:hideMark/>
          </w:tcPr>
          <w:p w14:paraId="7E360E18" w14:textId="77777777" w:rsidR="008B6683" w:rsidRPr="00DA5E1E" w:rsidRDefault="008B6683" w:rsidP="002A290C">
            <w:pPr>
              <w:spacing w:line="276" w:lineRule="auto"/>
              <w:jc w:val="both"/>
              <w:rPr>
                <w:rFonts w:ascii="Arial" w:eastAsia="Times New Roman" w:hAnsi="Arial" w:cs="Arial"/>
                <w:sz w:val="16"/>
                <w:szCs w:val="16"/>
                <w:lang w:eastAsia="en-GB"/>
              </w:rPr>
            </w:pPr>
            <w:r w:rsidRPr="00DA5E1E">
              <w:rPr>
                <w:rFonts w:ascii="Arial" w:eastAsia="Calibri" w:hAnsi="Arial" w:cs="Arial"/>
                <w:kern w:val="24"/>
                <w:sz w:val="16"/>
                <w:szCs w:val="16"/>
                <w:lang w:eastAsia="en-GB"/>
              </w:rPr>
              <w:t>1.7 km</w:t>
            </w:r>
          </w:p>
        </w:tc>
        <w:tc>
          <w:tcPr>
            <w:tcW w:w="2065" w:type="pct"/>
            <w:hideMark/>
          </w:tcPr>
          <w:p w14:paraId="7AC79A63" w14:textId="77777777" w:rsidR="008B6683" w:rsidRPr="00DA5E1E" w:rsidRDefault="008B6683" w:rsidP="002A290C">
            <w:pPr>
              <w:spacing w:line="276" w:lineRule="auto"/>
              <w:jc w:val="both"/>
              <w:rPr>
                <w:rFonts w:ascii="Arial" w:eastAsia="Times New Roman" w:hAnsi="Arial" w:cs="Arial"/>
                <w:sz w:val="16"/>
                <w:szCs w:val="16"/>
                <w:lang w:eastAsia="en-GB"/>
              </w:rPr>
            </w:pPr>
            <w:r w:rsidRPr="00DA5E1E">
              <w:rPr>
                <w:rFonts w:ascii="Arial" w:eastAsia="Calibri" w:hAnsi="Arial" w:cs="Arial"/>
                <w:kern w:val="24"/>
                <w:sz w:val="16"/>
                <w:szCs w:val="16"/>
                <w:lang w:eastAsia="en-GB"/>
              </w:rPr>
              <w:t>200 m</w:t>
            </w:r>
          </w:p>
        </w:tc>
      </w:tr>
      <w:tr w:rsidR="008B6683" w:rsidRPr="004D60D0" w14:paraId="098FC0B3" w14:textId="77777777" w:rsidTr="002A290C">
        <w:trPr>
          <w:trHeight w:val="20"/>
          <w:jc w:val="center"/>
        </w:trPr>
        <w:tc>
          <w:tcPr>
            <w:tcW w:w="1031" w:type="pct"/>
            <w:hideMark/>
          </w:tcPr>
          <w:p w14:paraId="3F7AAA13" w14:textId="77777777" w:rsidR="008B6683" w:rsidRPr="00DA5E1E" w:rsidRDefault="008B6683" w:rsidP="002A290C">
            <w:pPr>
              <w:spacing w:line="256" w:lineRule="auto"/>
              <w:jc w:val="both"/>
              <w:rPr>
                <w:rFonts w:ascii="Arial" w:eastAsia="Times New Roman" w:hAnsi="Arial" w:cs="Arial"/>
                <w:sz w:val="16"/>
                <w:szCs w:val="16"/>
                <w:lang w:eastAsia="en-GB"/>
              </w:rPr>
            </w:pPr>
            <w:r w:rsidRPr="00DA5E1E">
              <w:rPr>
                <w:rFonts w:ascii="Arial" w:eastAsia="Calibri" w:hAnsi="Arial" w:cs="Arial"/>
                <w:kern w:val="24"/>
                <w:sz w:val="16"/>
                <w:szCs w:val="16"/>
                <w:lang w:eastAsia="en-GB"/>
              </w:rPr>
              <w:t>Carrier frequencies</w:t>
            </w:r>
          </w:p>
        </w:tc>
        <w:tc>
          <w:tcPr>
            <w:tcW w:w="1904" w:type="pct"/>
            <w:hideMark/>
          </w:tcPr>
          <w:p w14:paraId="5FDB7869" w14:textId="77777777" w:rsidR="008B6683" w:rsidRPr="00DA5E1E" w:rsidRDefault="008B6683" w:rsidP="002A290C">
            <w:pPr>
              <w:spacing w:line="256" w:lineRule="auto"/>
              <w:jc w:val="both"/>
              <w:rPr>
                <w:rFonts w:ascii="Arial" w:eastAsia="Times New Roman" w:hAnsi="Arial" w:cs="Arial"/>
                <w:sz w:val="16"/>
                <w:szCs w:val="16"/>
                <w:lang w:eastAsia="en-GB"/>
              </w:rPr>
            </w:pPr>
            <w:r w:rsidRPr="00DA5E1E">
              <w:rPr>
                <w:rFonts w:ascii="Arial" w:eastAsia="Calibri" w:hAnsi="Arial" w:cs="Arial"/>
                <w:kern w:val="24"/>
                <w:sz w:val="16"/>
                <w:szCs w:val="16"/>
                <w:lang w:eastAsia="en-GB"/>
              </w:rPr>
              <w:t>0.7 GHz</w:t>
            </w:r>
          </w:p>
        </w:tc>
        <w:tc>
          <w:tcPr>
            <w:tcW w:w="2065" w:type="pct"/>
            <w:hideMark/>
          </w:tcPr>
          <w:p w14:paraId="01A7485D" w14:textId="77777777" w:rsidR="008B6683" w:rsidRPr="00DA5E1E" w:rsidRDefault="008B6683" w:rsidP="002A290C">
            <w:pPr>
              <w:spacing w:line="256" w:lineRule="auto"/>
              <w:jc w:val="both"/>
              <w:rPr>
                <w:rFonts w:ascii="Arial" w:eastAsia="Times New Roman" w:hAnsi="Arial" w:cs="Arial"/>
                <w:sz w:val="16"/>
                <w:szCs w:val="16"/>
                <w:lang w:eastAsia="en-GB"/>
              </w:rPr>
            </w:pPr>
            <w:r w:rsidRPr="00DA5E1E">
              <w:rPr>
                <w:rFonts w:ascii="Arial" w:eastAsia="Calibri" w:hAnsi="Arial" w:cs="Arial"/>
                <w:kern w:val="24"/>
                <w:sz w:val="16"/>
                <w:szCs w:val="16"/>
                <w:lang w:eastAsia="en-GB"/>
              </w:rPr>
              <w:t>2 GHz, 4 GHz (optional)</w:t>
            </w:r>
          </w:p>
        </w:tc>
      </w:tr>
      <w:tr w:rsidR="008B6683" w:rsidRPr="004D60D0" w14:paraId="14048486" w14:textId="77777777" w:rsidTr="002A290C">
        <w:trPr>
          <w:trHeight w:val="20"/>
          <w:jc w:val="center"/>
        </w:trPr>
        <w:tc>
          <w:tcPr>
            <w:tcW w:w="1031" w:type="pct"/>
            <w:hideMark/>
          </w:tcPr>
          <w:p w14:paraId="6AE04D3F" w14:textId="77777777" w:rsidR="008B6683" w:rsidRPr="00DA5E1E" w:rsidRDefault="008B6683" w:rsidP="002A290C">
            <w:pPr>
              <w:spacing w:line="256" w:lineRule="auto"/>
              <w:jc w:val="both"/>
              <w:rPr>
                <w:rFonts w:ascii="Arial" w:eastAsia="Times New Roman" w:hAnsi="Arial" w:cs="Arial"/>
                <w:sz w:val="16"/>
                <w:szCs w:val="16"/>
                <w:lang w:eastAsia="en-GB"/>
              </w:rPr>
            </w:pPr>
            <w:r w:rsidRPr="00DA5E1E">
              <w:rPr>
                <w:rFonts w:ascii="Arial" w:eastAsia="Calibri" w:hAnsi="Arial" w:cs="Arial"/>
                <w:kern w:val="24"/>
                <w:sz w:val="16"/>
                <w:szCs w:val="16"/>
                <w:lang w:eastAsia="en-GB"/>
              </w:rPr>
              <w:t>Channel type</w:t>
            </w:r>
          </w:p>
        </w:tc>
        <w:tc>
          <w:tcPr>
            <w:tcW w:w="1904" w:type="pct"/>
            <w:hideMark/>
          </w:tcPr>
          <w:p w14:paraId="3A005466" w14:textId="77777777" w:rsidR="008B6683" w:rsidRPr="00DA5E1E" w:rsidRDefault="008B6683" w:rsidP="002A290C">
            <w:pPr>
              <w:spacing w:line="256" w:lineRule="auto"/>
              <w:jc w:val="both"/>
              <w:rPr>
                <w:rFonts w:ascii="Arial" w:eastAsia="Times New Roman" w:hAnsi="Arial" w:cs="Arial"/>
                <w:sz w:val="16"/>
                <w:szCs w:val="16"/>
                <w:lang w:eastAsia="en-GB"/>
              </w:rPr>
            </w:pPr>
            <w:r w:rsidRPr="00DA5E1E">
              <w:rPr>
                <w:rFonts w:ascii="Arial" w:eastAsia="Calibri" w:hAnsi="Arial" w:cs="Arial"/>
                <w:kern w:val="24"/>
                <w:sz w:val="16"/>
                <w:szCs w:val="16"/>
                <w:lang w:eastAsia="en-GB"/>
              </w:rPr>
              <w:t>Rural (RMa)</w:t>
            </w:r>
          </w:p>
        </w:tc>
        <w:tc>
          <w:tcPr>
            <w:tcW w:w="2065" w:type="pct"/>
            <w:hideMark/>
          </w:tcPr>
          <w:p w14:paraId="39B29B81" w14:textId="77777777" w:rsidR="008B6683" w:rsidRPr="00DA5E1E" w:rsidRDefault="008B6683" w:rsidP="002A290C">
            <w:pPr>
              <w:spacing w:line="256" w:lineRule="auto"/>
              <w:jc w:val="both"/>
              <w:rPr>
                <w:rFonts w:ascii="Arial" w:eastAsia="Times New Roman" w:hAnsi="Arial" w:cs="Arial"/>
                <w:sz w:val="16"/>
                <w:szCs w:val="16"/>
                <w:lang w:eastAsia="en-GB"/>
              </w:rPr>
            </w:pPr>
            <w:r w:rsidRPr="00DA5E1E">
              <w:rPr>
                <w:rFonts w:ascii="Arial" w:eastAsia="Calibri" w:hAnsi="Arial" w:cs="Arial"/>
                <w:kern w:val="24"/>
                <w:sz w:val="16"/>
                <w:szCs w:val="16"/>
                <w:lang w:eastAsia="en-GB"/>
              </w:rPr>
              <w:t>Urban Macro (Uma)</w:t>
            </w:r>
          </w:p>
        </w:tc>
      </w:tr>
      <w:tr w:rsidR="008B6683" w:rsidRPr="004D60D0" w14:paraId="73F4D291" w14:textId="77777777" w:rsidTr="002A290C">
        <w:trPr>
          <w:trHeight w:val="20"/>
          <w:jc w:val="center"/>
        </w:trPr>
        <w:tc>
          <w:tcPr>
            <w:tcW w:w="1031" w:type="pct"/>
          </w:tcPr>
          <w:p w14:paraId="0C5CC84C" w14:textId="77777777" w:rsidR="008B6683" w:rsidRPr="00DA5E1E" w:rsidRDefault="008B6683" w:rsidP="002A290C">
            <w:pPr>
              <w:spacing w:line="256" w:lineRule="auto"/>
              <w:jc w:val="both"/>
              <w:rPr>
                <w:rFonts w:ascii="Arial" w:eastAsia="Calibri" w:hAnsi="Arial" w:cs="Arial"/>
                <w:kern w:val="24"/>
                <w:sz w:val="16"/>
                <w:szCs w:val="16"/>
                <w:lang w:eastAsia="en-GB"/>
              </w:rPr>
            </w:pPr>
            <w:r w:rsidRPr="00DA5E1E">
              <w:rPr>
                <w:rFonts w:ascii="Arial" w:eastAsia="Calibri" w:hAnsi="Arial" w:cs="Arial"/>
                <w:kern w:val="24"/>
                <w:sz w:val="16"/>
                <w:szCs w:val="16"/>
                <w:lang w:eastAsia="en-GB"/>
              </w:rPr>
              <w:t>Simulation bandwidth</w:t>
            </w:r>
          </w:p>
        </w:tc>
        <w:tc>
          <w:tcPr>
            <w:tcW w:w="3969" w:type="pct"/>
            <w:gridSpan w:val="2"/>
          </w:tcPr>
          <w:p w14:paraId="5E7CC740" w14:textId="77777777" w:rsidR="008B6683" w:rsidRPr="00DA5E1E" w:rsidRDefault="008B6683" w:rsidP="002A290C">
            <w:pPr>
              <w:spacing w:line="256" w:lineRule="auto"/>
              <w:jc w:val="center"/>
              <w:rPr>
                <w:rFonts w:ascii="Arial" w:eastAsia="Calibri" w:hAnsi="Arial" w:cs="Arial"/>
                <w:kern w:val="24"/>
                <w:sz w:val="16"/>
                <w:szCs w:val="16"/>
                <w:lang w:eastAsia="en-GB"/>
              </w:rPr>
            </w:pPr>
            <w:r w:rsidRPr="00DA5E1E">
              <w:rPr>
                <w:rFonts w:ascii="Arial" w:eastAsia="Calibri" w:hAnsi="Arial" w:cs="Arial"/>
                <w:kern w:val="24"/>
                <w:sz w:val="16"/>
                <w:szCs w:val="16"/>
                <w:lang w:eastAsia="en-GB"/>
              </w:rPr>
              <w:t>10MHz</w:t>
            </w:r>
          </w:p>
        </w:tc>
      </w:tr>
      <w:tr w:rsidR="008B6683" w:rsidRPr="004D60D0" w14:paraId="7E2002A2" w14:textId="77777777" w:rsidTr="002A290C">
        <w:trPr>
          <w:trHeight w:val="20"/>
          <w:jc w:val="center"/>
        </w:trPr>
        <w:tc>
          <w:tcPr>
            <w:tcW w:w="1031" w:type="pct"/>
            <w:hideMark/>
          </w:tcPr>
          <w:p w14:paraId="123EE93C" w14:textId="77777777" w:rsidR="008B6683" w:rsidRPr="00DA5E1E" w:rsidRDefault="008B6683" w:rsidP="002A290C">
            <w:pPr>
              <w:spacing w:line="256" w:lineRule="auto"/>
              <w:rPr>
                <w:rFonts w:ascii="Arial" w:eastAsia="Times New Roman" w:hAnsi="Arial" w:cs="Arial"/>
                <w:sz w:val="16"/>
                <w:szCs w:val="16"/>
                <w:lang w:eastAsia="en-GB"/>
              </w:rPr>
            </w:pPr>
            <w:r w:rsidRPr="00DA5E1E">
              <w:rPr>
                <w:rFonts w:ascii="Arial" w:eastAsia="Calibri" w:hAnsi="Arial" w:cs="Arial"/>
                <w:kern w:val="24"/>
                <w:sz w:val="16"/>
                <w:szCs w:val="16"/>
                <w:lang w:eastAsia="en-GB"/>
              </w:rPr>
              <w:t>BS Transmit Power</w:t>
            </w:r>
          </w:p>
        </w:tc>
        <w:tc>
          <w:tcPr>
            <w:tcW w:w="1904" w:type="pct"/>
            <w:hideMark/>
          </w:tcPr>
          <w:p w14:paraId="12864D49" w14:textId="77777777" w:rsidR="008B6683" w:rsidRPr="00DA5E1E" w:rsidRDefault="008B6683" w:rsidP="002A290C">
            <w:pPr>
              <w:spacing w:line="256" w:lineRule="auto"/>
              <w:jc w:val="both"/>
              <w:rPr>
                <w:rFonts w:ascii="Arial" w:eastAsia="Times New Roman" w:hAnsi="Arial" w:cs="Arial"/>
                <w:sz w:val="16"/>
                <w:szCs w:val="16"/>
                <w:lang w:eastAsia="en-GB"/>
              </w:rPr>
            </w:pPr>
            <w:r w:rsidRPr="00DA5E1E">
              <w:rPr>
                <w:rFonts w:ascii="Arial" w:eastAsia="Calibri" w:hAnsi="Arial" w:cs="Arial"/>
                <w:kern w:val="24"/>
                <w:sz w:val="16"/>
                <w:szCs w:val="16"/>
                <w:lang w:eastAsia="en-GB"/>
              </w:rPr>
              <w:t>Macro: 46 dBm</w:t>
            </w:r>
          </w:p>
          <w:p w14:paraId="454F9C9F" w14:textId="77777777" w:rsidR="008B6683" w:rsidRPr="00DA5E1E" w:rsidRDefault="008B6683" w:rsidP="002A290C">
            <w:pPr>
              <w:spacing w:line="256" w:lineRule="auto"/>
              <w:jc w:val="both"/>
              <w:rPr>
                <w:rFonts w:ascii="Arial" w:eastAsia="Times New Roman" w:hAnsi="Arial" w:cs="Arial"/>
                <w:sz w:val="16"/>
                <w:szCs w:val="16"/>
                <w:lang w:eastAsia="en-GB"/>
              </w:rPr>
            </w:pPr>
            <w:r w:rsidRPr="00DA5E1E">
              <w:rPr>
                <w:rFonts w:ascii="Arial" w:eastAsia="Calibri" w:hAnsi="Arial" w:cs="Arial"/>
                <w:kern w:val="24"/>
                <w:sz w:val="16"/>
                <w:szCs w:val="16"/>
                <w:lang w:eastAsia="en-GB"/>
              </w:rPr>
              <w:t xml:space="preserve">RRH: 46 dBm </w:t>
            </w:r>
          </w:p>
        </w:tc>
        <w:tc>
          <w:tcPr>
            <w:tcW w:w="2065" w:type="pct"/>
            <w:hideMark/>
          </w:tcPr>
          <w:p w14:paraId="1A3854F5" w14:textId="77777777" w:rsidR="008B6683" w:rsidRPr="00DA5E1E" w:rsidRDefault="008B6683" w:rsidP="002A290C">
            <w:pPr>
              <w:spacing w:line="256" w:lineRule="auto"/>
              <w:jc w:val="both"/>
              <w:rPr>
                <w:rFonts w:ascii="Arial" w:eastAsia="Times New Roman" w:hAnsi="Arial" w:cs="Arial"/>
                <w:sz w:val="16"/>
                <w:szCs w:val="16"/>
                <w:lang w:eastAsia="en-GB"/>
              </w:rPr>
            </w:pPr>
            <w:r w:rsidRPr="00DA5E1E">
              <w:rPr>
                <w:rFonts w:ascii="Arial" w:eastAsia="Calibri" w:hAnsi="Arial" w:cs="Arial"/>
                <w:kern w:val="24"/>
                <w:sz w:val="16"/>
                <w:szCs w:val="16"/>
                <w:lang w:eastAsia="en-GB"/>
              </w:rPr>
              <w:t>Macro: 46 dBm</w:t>
            </w:r>
          </w:p>
        </w:tc>
      </w:tr>
      <w:tr w:rsidR="008B6683" w:rsidRPr="004D60D0" w14:paraId="7D68AEE8" w14:textId="77777777" w:rsidTr="002A290C">
        <w:trPr>
          <w:trHeight w:val="20"/>
          <w:jc w:val="center"/>
        </w:trPr>
        <w:tc>
          <w:tcPr>
            <w:tcW w:w="1031" w:type="pct"/>
            <w:hideMark/>
          </w:tcPr>
          <w:p w14:paraId="2D11F391" w14:textId="77777777" w:rsidR="008B6683" w:rsidRPr="00DA5E1E" w:rsidRDefault="008B6683" w:rsidP="002A290C">
            <w:pPr>
              <w:spacing w:line="256" w:lineRule="auto"/>
              <w:rPr>
                <w:rFonts w:ascii="Arial" w:eastAsia="Times New Roman" w:hAnsi="Arial" w:cs="Arial"/>
                <w:sz w:val="16"/>
                <w:szCs w:val="16"/>
                <w:lang w:eastAsia="en-GB"/>
              </w:rPr>
            </w:pPr>
            <w:r w:rsidRPr="00DA5E1E">
              <w:rPr>
                <w:rFonts w:ascii="Arial" w:eastAsia="Calibri" w:hAnsi="Arial" w:cs="Arial"/>
                <w:kern w:val="24"/>
                <w:sz w:val="16"/>
                <w:szCs w:val="16"/>
                <w:lang w:eastAsia="en-GB"/>
              </w:rPr>
              <w:t>BS Height</w:t>
            </w:r>
          </w:p>
        </w:tc>
        <w:tc>
          <w:tcPr>
            <w:tcW w:w="1904" w:type="pct"/>
            <w:hideMark/>
          </w:tcPr>
          <w:p w14:paraId="24B9DF1D" w14:textId="77777777" w:rsidR="008B6683" w:rsidRPr="00DA5E1E" w:rsidRDefault="008B6683" w:rsidP="002A290C">
            <w:pPr>
              <w:spacing w:line="256" w:lineRule="auto"/>
              <w:jc w:val="both"/>
              <w:rPr>
                <w:rFonts w:ascii="Arial" w:eastAsia="Times New Roman" w:hAnsi="Arial" w:cs="Arial"/>
                <w:sz w:val="16"/>
                <w:szCs w:val="16"/>
                <w:lang w:eastAsia="en-GB"/>
              </w:rPr>
            </w:pPr>
            <w:r w:rsidRPr="00DA5E1E">
              <w:rPr>
                <w:rFonts w:ascii="Arial" w:eastAsia="Calibri" w:hAnsi="Arial" w:cs="Arial"/>
                <w:kern w:val="24"/>
                <w:sz w:val="16"/>
                <w:szCs w:val="16"/>
                <w:lang w:eastAsia="en-GB"/>
              </w:rPr>
              <w:t>Macro: 35 m</w:t>
            </w:r>
          </w:p>
          <w:p w14:paraId="09B1226C" w14:textId="77777777" w:rsidR="008B6683" w:rsidRPr="00DA5E1E" w:rsidRDefault="008B6683" w:rsidP="002A290C">
            <w:pPr>
              <w:spacing w:line="256" w:lineRule="auto"/>
              <w:jc w:val="both"/>
              <w:rPr>
                <w:rFonts w:ascii="Arial" w:eastAsia="Times New Roman" w:hAnsi="Arial" w:cs="Arial"/>
                <w:sz w:val="16"/>
                <w:szCs w:val="16"/>
                <w:lang w:eastAsia="en-GB"/>
              </w:rPr>
            </w:pPr>
            <w:r w:rsidRPr="00DA5E1E">
              <w:rPr>
                <w:rFonts w:ascii="Arial" w:eastAsia="Calibri" w:hAnsi="Arial" w:cs="Arial"/>
                <w:kern w:val="24"/>
                <w:sz w:val="16"/>
                <w:szCs w:val="16"/>
                <w:lang w:eastAsia="en-GB"/>
              </w:rPr>
              <w:t>RRH: 35m</w:t>
            </w:r>
          </w:p>
        </w:tc>
        <w:tc>
          <w:tcPr>
            <w:tcW w:w="2065" w:type="pct"/>
            <w:hideMark/>
          </w:tcPr>
          <w:p w14:paraId="6B823644" w14:textId="77777777" w:rsidR="008B6683" w:rsidRPr="00DA5E1E" w:rsidRDefault="008B6683" w:rsidP="002A290C">
            <w:pPr>
              <w:spacing w:line="256" w:lineRule="auto"/>
              <w:jc w:val="both"/>
              <w:rPr>
                <w:rFonts w:ascii="Arial" w:eastAsia="Times New Roman" w:hAnsi="Arial" w:cs="Arial"/>
                <w:sz w:val="16"/>
                <w:szCs w:val="16"/>
                <w:lang w:eastAsia="en-GB"/>
              </w:rPr>
            </w:pPr>
            <w:r w:rsidRPr="00DA5E1E">
              <w:rPr>
                <w:rFonts w:ascii="Arial" w:eastAsia="Calibri" w:hAnsi="Arial" w:cs="Arial"/>
                <w:kern w:val="24"/>
                <w:sz w:val="16"/>
                <w:szCs w:val="16"/>
                <w:lang w:eastAsia="en-GB"/>
              </w:rPr>
              <w:t>Macro: 25m</w:t>
            </w:r>
          </w:p>
        </w:tc>
      </w:tr>
      <w:tr w:rsidR="008B6683" w:rsidRPr="004D60D0" w14:paraId="2CB81252" w14:textId="77777777" w:rsidTr="002A290C">
        <w:trPr>
          <w:trHeight w:val="20"/>
          <w:jc w:val="center"/>
        </w:trPr>
        <w:tc>
          <w:tcPr>
            <w:tcW w:w="1031" w:type="pct"/>
            <w:hideMark/>
          </w:tcPr>
          <w:p w14:paraId="340B032D" w14:textId="77777777" w:rsidR="008B6683" w:rsidRPr="00DA5E1E" w:rsidRDefault="008B6683" w:rsidP="002A290C">
            <w:pPr>
              <w:spacing w:line="256" w:lineRule="auto"/>
              <w:rPr>
                <w:rFonts w:ascii="Arial" w:eastAsia="Times New Roman" w:hAnsi="Arial" w:cs="Arial"/>
                <w:sz w:val="16"/>
                <w:szCs w:val="16"/>
                <w:lang w:eastAsia="en-GB"/>
              </w:rPr>
            </w:pPr>
            <w:r w:rsidRPr="00DA5E1E">
              <w:rPr>
                <w:rFonts w:ascii="Arial" w:eastAsia="Calibri" w:hAnsi="Arial" w:cs="Arial"/>
                <w:kern w:val="24"/>
                <w:sz w:val="16"/>
                <w:szCs w:val="16"/>
                <w:lang w:eastAsia="en-GB"/>
              </w:rPr>
              <w:t>BS Antenna Configuration</w:t>
            </w:r>
          </w:p>
        </w:tc>
        <w:tc>
          <w:tcPr>
            <w:tcW w:w="1904" w:type="pct"/>
            <w:hideMark/>
          </w:tcPr>
          <w:p w14:paraId="2585A9CB" w14:textId="77777777" w:rsidR="008B6683" w:rsidRPr="00DA5E1E" w:rsidRDefault="008B6683" w:rsidP="002A290C">
            <w:pPr>
              <w:spacing w:line="256" w:lineRule="auto"/>
              <w:jc w:val="both"/>
              <w:rPr>
                <w:rFonts w:ascii="Arial" w:eastAsia="Calibri" w:hAnsi="Arial" w:cs="Arial"/>
                <w:kern w:val="24"/>
                <w:sz w:val="16"/>
                <w:szCs w:val="16"/>
                <w:lang w:eastAsia="en-GB"/>
              </w:rPr>
            </w:pPr>
            <w:r w:rsidRPr="00DA5E1E">
              <w:rPr>
                <w:rFonts w:ascii="Arial" w:eastAsia="Calibri" w:hAnsi="Arial" w:cs="Arial"/>
                <w:kern w:val="24"/>
                <w:sz w:val="16"/>
                <w:szCs w:val="16"/>
                <w:lang w:val="sv-SE" w:eastAsia="en-GB"/>
              </w:rPr>
              <w:t>4 ports: (M,N,P,M</w:t>
            </w:r>
            <w:r w:rsidRPr="00DA5E1E">
              <w:rPr>
                <w:rFonts w:ascii="Arial" w:eastAsia="Calibri" w:hAnsi="Arial" w:cs="Arial"/>
                <w:kern w:val="24"/>
                <w:sz w:val="16"/>
                <w:szCs w:val="16"/>
                <w:vertAlign w:val="subscript"/>
                <w:lang w:val="sv-SE" w:eastAsia="en-GB"/>
              </w:rPr>
              <w:t>g</w:t>
            </w:r>
            <w:r w:rsidRPr="00DA5E1E">
              <w:rPr>
                <w:rFonts w:ascii="Arial" w:eastAsia="Calibri" w:hAnsi="Arial" w:cs="Arial"/>
                <w:kern w:val="24"/>
                <w:sz w:val="16"/>
                <w:szCs w:val="16"/>
                <w:lang w:val="sv-SE" w:eastAsia="en-GB"/>
              </w:rPr>
              <w:t>,N</w:t>
            </w:r>
            <w:r w:rsidRPr="00DA5E1E">
              <w:rPr>
                <w:rFonts w:ascii="Arial" w:eastAsia="Calibri" w:hAnsi="Arial" w:cs="Arial"/>
                <w:kern w:val="24"/>
                <w:sz w:val="16"/>
                <w:szCs w:val="16"/>
                <w:vertAlign w:val="subscript"/>
                <w:lang w:val="sv-SE" w:eastAsia="en-GB"/>
              </w:rPr>
              <w:t>g</w:t>
            </w:r>
            <w:r w:rsidRPr="00DA5E1E">
              <w:rPr>
                <w:rFonts w:ascii="Arial" w:eastAsia="Calibri" w:hAnsi="Arial" w:cs="Arial"/>
                <w:kern w:val="24"/>
                <w:sz w:val="16"/>
                <w:szCs w:val="16"/>
                <w:lang w:val="sv-SE" w:eastAsia="en-GB"/>
              </w:rPr>
              <w:t>,N</w:t>
            </w:r>
            <w:r w:rsidRPr="00DA5E1E">
              <w:rPr>
                <w:rFonts w:ascii="Arial" w:eastAsia="Calibri" w:hAnsi="Arial" w:cs="Arial"/>
                <w:kern w:val="24"/>
                <w:sz w:val="16"/>
                <w:szCs w:val="16"/>
                <w:vertAlign w:val="subscript"/>
                <w:lang w:val="sv-SE" w:eastAsia="en-GB"/>
              </w:rPr>
              <w:t>1</w:t>
            </w:r>
            <w:r w:rsidRPr="00DA5E1E">
              <w:rPr>
                <w:rFonts w:ascii="Arial" w:eastAsia="Calibri" w:hAnsi="Arial" w:cs="Arial"/>
                <w:kern w:val="24"/>
                <w:sz w:val="16"/>
                <w:szCs w:val="16"/>
                <w:lang w:val="sv-SE" w:eastAsia="en-GB"/>
              </w:rPr>
              <w:t>,N</w:t>
            </w:r>
            <w:r w:rsidRPr="00DA5E1E">
              <w:rPr>
                <w:rFonts w:ascii="Arial" w:eastAsia="Calibri" w:hAnsi="Arial" w:cs="Arial"/>
                <w:kern w:val="24"/>
                <w:sz w:val="16"/>
                <w:szCs w:val="16"/>
                <w:vertAlign w:val="subscript"/>
                <w:lang w:val="sv-SE" w:eastAsia="en-GB"/>
              </w:rPr>
              <w:t>2</w:t>
            </w:r>
            <w:r w:rsidRPr="00DA5E1E">
              <w:rPr>
                <w:rFonts w:ascii="Arial" w:eastAsia="Calibri" w:hAnsi="Arial" w:cs="Arial"/>
                <w:kern w:val="24"/>
                <w:sz w:val="16"/>
                <w:szCs w:val="16"/>
                <w:lang w:val="sv-SE" w:eastAsia="en-GB"/>
              </w:rPr>
              <w:t xml:space="preserve">) = </w:t>
            </w:r>
            <w:r w:rsidRPr="00DA5E1E">
              <w:rPr>
                <w:rFonts w:ascii="Arial" w:eastAsia="Calibri" w:hAnsi="Arial" w:cs="Arial"/>
                <w:kern w:val="24"/>
                <w:sz w:val="16"/>
                <w:szCs w:val="16"/>
                <w:lang w:eastAsia="en-GB"/>
              </w:rPr>
              <w:t>(8,2,2,1,1,1,2)</w:t>
            </w:r>
          </w:p>
          <w:p w14:paraId="13CF9F6C" w14:textId="77777777" w:rsidR="008B6683" w:rsidRPr="00DA5E1E" w:rsidRDefault="008B6683" w:rsidP="002A290C">
            <w:pPr>
              <w:spacing w:line="256" w:lineRule="auto"/>
              <w:jc w:val="both"/>
              <w:rPr>
                <w:rFonts w:ascii="Arial" w:eastAsia="Times New Roman" w:hAnsi="Arial" w:cs="Arial"/>
                <w:sz w:val="16"/>
                <w:szCs w:val="16"/>
                <w:lang w:eastAsia="en-GB"/>
              </w:rPr>
            </w:pPr>
            <w:r w:rsidRPr="00DA5E1E">
              <w:rPr>
                <w:rFonts w:ascii="Arial" w:eastAsia="Nokia Pure Text" w:hAnsi="Arial" w:cs="Arial"/>
                <w:kern w:val="24"/>
                <w:sz w:val="16"/>
                <w:szCs w:val="16"/>
                <w:lang w:eastAsia="en-GB"/>
              </w:rPr>
              <w:t>10</w:t>
            </w:r>
            <w:r w:rsidRPr="00DA5E1E">
              <w:rPr>
                <w:rFonts w:ascii="Arial" w:eastAsia="Nokia Pure Text" w:hAnsi="Arial" w:cs="Arial"/>
                <w:kern w:val="24"/>
                <w:position w:val="5"/>
                <w:sz w:val="16"/>
                <w:szCs w:val="16"/>
                <w:vertAlign w:val="superscript"/>
                <w:lang w:eastAsia="en-GB"/>
              </w:rPr>
              <w:t>0</w:t>
            </w:r>
            <w:r w:rsidRPr="00DA5E1E">
              <w:rPr>
                <w:rFonts w:ascii="Arial" w:eastAsia="Nokia Pure Text" w:hAnsi="Arial" w:cs="Arial"/>
                <w:kern w:val="24"/>
                <w:sz w:val="16"/>
                <w:szCs w:val="16"/>
                <w:lang w:eastAsia="en-GB"/>
              </w:rPr>
              <w:t xml:space="preserve"> mechanical elevation tilt</w:t>
            </w:r>
          </w:p>
        </w:tc>
        <w:tc>
          <w:tcPr>
            <w:tcW w:w="2065" w:type="pct"/>
            <w:hideMark/>
          </w:tcPr>
          <w:p w14:paraId="1F23C170" w14:textId="77777777" w:rsidR="008B6683" w:rsidRPr="00DA5E1E" w:rsidRDefault="008B6683" w:rsidP="002A290C">
            <w:pPr>
              <w:spacing w:line="256" w:lineRule="auto"/>
              <w:jc w:val="both"/>
              <w:rPr>
                <w:rFonts w:ascii="Arial" w:eastAsia="Calibri" w:hAnsi="Arial" w:cs="Arial"/>
                <w:kern w:val="24"/>
                <w:sz w:val="16"/>
                <w:szCs w:val="16"/>
                <w:lang w:eastAsia="en-GB"/>
              </w:rPr>
            </w:pPr>
            <w:r w:rsidRPr="00DA5E1E">
              <w:rPr>
                <w:rFonts w:ascii="Arial" w:eastAsia="Calibri" w:hAnsi="Arial" w:cs="Arial"/>
                <w:kern w:val="24"/>
                <w:sz w:val="16"/>
                <w:szCs w:val="16"/>
                <w:lang w:val="sv-SE" w:eastAsia="en-GB"/>
              </w:rPr>
              <w:t>16 ports: (M,N,P,M</w:t>
            </w:r>
            <w:r w:rsidRPr="00DA5E1E">
              <w:rPr>
                <w:rFonts w:ascii="Arial" w:eastAsia="Calibri" w:hAnsi="Arial" w:cs="Arial"/>
                <w:kern w:val="24"/>
                <w:sz w:val="16"/>
                <w:szCs w:val="16"/>
                <w:vertAlign w:val="subscript"/>
                <w:lang w:val="sv-SE" w:eastAsia="en-GB"/>
              </w:rPr>
              <w:t>g</w:t>
            </w:r>
            <w:r w:rsidRPr="00DA5E1E">
              <w:rPr>
                <w:rFonts w:ascii="Arial" w:eastAsia="Calibri" w:hAnsi="Arial" w:cs="Arial"/>
                <w:kern w:val="24"/>
                <w:sz w:val="16"/>
                <w:szCs w:val="16"/>
                <w:lang w:val="sv-SE" w:eastAsia="en-GB"/>
              </w:rPr>
              <w:t>,N</w:t>
            </w:r>
            <w:r w:rsidRPr="00DA5E1E">
              <w:rPr>
                <w:rFonts w:ascii="Arial" w:eastAsia="Calibri" w:hAnsi="Arial" w:cs="Arial"/>
                <w:kern w:val="24"/>
                <w:sz w:val="16"/>
                <w:szCs w:val="16"/>
                <w:vertAlign w:val="subscript"/>
                <w:lang w:val="sv-SE" w:eastAsia="en-GB"/>
              </w:rPr>
              <w:t>g</w:t>
            </w:r>
            <w:r w:rsidRPr="00DA5E1E">
              <w:rPr>
                <w:rFonts w:ascii="Arial" w:eastAsia="Calibri" w:hAnsi="Arial" w:cs="Arial"/>
                <w:kern w:val="24"/>
                <w:sz w:val="16"/>
                <w:szCs w:val="16"/>
                <w:lang w:val="sv-SE" w:eastAsia="en-GB"/>
              </w:rPr>
              <w:t>,N</w:t>
            </w:r>
            <w:r w:rsidRPr="00DA5E1E">
              <w:rPr>
                <w:rFonts w:ascii="Arial" w:eastAsia="Calibri" w:hAnsi="Arial" w:cs="Arial"/>
                <w:kern w:val="24"/>
                <w:sz w:val="16"/>
                <w:szCs w:val="16"/>
                <w:vertAlign w:val="subscript"/>
                <w:lang w:val="sv-SE" w:eastAsia="en-GB"/>
              </w:rPr>
              <w:t>1</w:t>
            </w:r>
            <w:r w:rsidRPr="00DA5E1E">
              <w:rPr>
                <w:rFonts w:ascii="Arial" w:eastAsia="Calibri" w:hAnsi="Arial" w:cs="Arial"/>
                <w:kern w:val="24"/>
                <w:sz w:val="16"/>
                <w:szCs w:val="16"/>
                <w:lang w:val="sv-SE" w:eastAsia="en-GB"/>
              </w:rPr>
              <w:t>,N</w:t>
            </w:r>
            <w:r w:rsidRPr="00DA5E1E">
              <w:rPr>
                <w:rFonts w:ascii="Arial" w:eastAsia="Calibri" w:hAnsi="Arial" w:cs="Arial"/>
                <w:kern w:val="24"/>
                <w:sz w:val="16"/>
                <w:szCs w:val="16"/>
                <w:vertAlign w:val="subscript"/>
                <w:lang w:val="sv-SE" w:eastAsia="en-GB"/>
              </w:rPr>
              <w:t>2</w:t>
            </w:r>
            <w:r w:rsidRPr="00DA5E1E">
              <w:rPr>
                <w:rFonts w:ascii="Arial" w:eastAsia="Calibri" w:hAnsi="Arial" w:cs="Arial"/>
                <w:kern w:val="24"/>
                <w:sz w:val="16"/>
                <w:szCs w:val="16"/>
                <w:lang w:val="sv-SE" w:eastAsia="en-GB"/>
              </w:rPr>
              <w:t xml:space="preserve">)  = </w:t>
            </w:r>
            <w:r w:rsidRPr="00DA5E1E">
              <w:rPr>
                <w:rFonts w:ascii="Arial" w:eastAsia="Calibri" w:hAnsi="Arial" w:cs="Arial"/>
                <w:kern w:val="24"/>
                <w:sz w:val="16"/>
                <w:szCs w:val="16"/>
                <w:lang w:eastAsia="en-GB"/>
              </w:rPr>
              <w:t>(8,4,2,1,1,2,4)</w:t>
            </w:r>
          </w:p>
          <w:p w14:paraId="39C098F0" w14:textId="77777777" w:rsidR="008B6683" w:rsidRPr="00DA5E1E" w:rsidRDefault="008B6683" w:rsidP="002A290C">
            <w:pPr>
              <w:spacing w:line="256" w:lineRule="auto"/>
              <w:jc w:val="both"/>
              <w:rPr>
                <w:rFonts w:ascii="Arial" w:eastAsia="Times New Roman" w:hAnsi="Arial" w:cs="Arial"/>
                <w:sz w:val="16"/>
                <w:szCs w:val="16"/>
                <w:lang w:eastAsia="en-GB"/>
              </w:rPr>
            </w:pPr>
            <w:r w:rsidRPr="00DA5E1E">
              <w:rPr>
                <w:rFonts w:ascii="Arial" w:eastAsia="Nokia Pure Text" w:hAnsi="Arial" w:cs="Arial"/>
                <w:kern w:val="24"/>
                <w:sz w:val="16"/>
                <w:szCs w:val="16"/>
                <w:lang w:eastAsia="en-GB"/>
              </w:rPr>
              <w:t>10</w:t>
            </w:r>
            <w:r w:rsidRPr="00DA5E1E">
              <w:rPr>
                <w:rFonts w:ascii="Arial" w:eastAsia="Nokia Pure Text" w:hAnsi="Arial" w:cs="Arial"/>
                <w:kern w:val="24"/>
                <w:position w:val="5"/>
                <w:sz w:val="16"/>
                <w:szCs w:val="16"/>
                <w:vertAlign w:val="superscript"/>
                <w:lang w:eastAsia="en-GB"/>
              </w:rPr>
              <w:t>0</w:t>
            </w:r>
            <w:r w:rsidRPr="00DA5E1E">
              <w:rPr>
                <w:rFonts w:ascii="Arial" w:eastAsia="Nokia Pure Text" w:hAnsi="Arial" w:cs="Arial"/>
                <w:kern w:val="24"/>
                <w:sz w:val="16"/>
                <w:szCs w:val="16"/>
                <w:lang w:eastAsia="en-GB"/>
              </w:rPr>
              <w:t xml:space="preserve"> mechanical elevation tilt</w:t>
            </w:r>
          </w:p>
        </w:tc>
      </w:tr>
      <w:tr w:rsidR="008B6683" w:rsidRPr="004D60D0" w14:paraId="307DD02B" w14:textId="77777777" w:rsidTr="002A290C">
        <w:trPr>
          <w:trHeight w:val="20"/>
          <w:jc w:val="center"/>
        </w:trPr>
        <w:tc>
          <w:tcPr>
            <w:tcW w:w="1031" w:type="pct"/>
            <w:hideMark/>
          </w:tcPr>
          <w:p w14:paraId="2CA3932E" w14:textId="77777777" w:rsidR="008B6683" w:rsidRPr="00DA5E1E" w:rsidRDefault="008B6683" w:rsidP="002A290C">
            <w:pPr>
              <w:spacing w:line="256" w:lineRule="auto"/>
              <w:rPr>
                <w:rFonts w:ascii="Arial" w:eastAsia="Times New Roman" w:hAnsi="Arial" w:cs="Arial"/>
                <w:sz w:val="16"/>
                <w:szCs w:val="16"/>
                <w:lang w:eastAsia="en-GB"/>
              </w:rPr>
            </w:pPr>
            <w:r w:rsidRPr="00DA5E1E">
              <w:rPr>
                <w:rFonts w:ascii="Arial" w:eastAsia="Calibri" w:hAnsi="Arial" w:cs="Arial"/>
                <w:kern w:val="24"/>
                <w:sz w:val="16"/>
                <w:szCs w:val="16"/>
                <w:lang w:eastAsia="en-GB"/>
              </w:rPr>
              <w:t>UE Distribution</w:t>
            </w:r>
          </w:p>
        </w:tc>
        <w:tc>
          <w:tcPr>
            <w:tcW w:w="1904" w:type="pct"/>
            <w:hideMark/>
          </w:tcPr>
          <w:p w14:paraId="1A5218D1" w14:textId="77777777" w:rsidR="008B6683" w:rsidRPr="00DA5E1E" w:rsidRDefault="008B6683" w:rsidP="002A290C">
            <w:pPr>
              <w:spacing w:line="256" w:lineRule="auto"/>
              <w:jc w:val="both"/>
              <w:rPr>
                <w:rFonts w:ascii="Arial" w:eastAsia="Times New Roman" w:hAnsi="Arial" w:cs="Arial"/>
                <w:sz w:val="16"/>
                <w:szCs w:val="16"/>
                <w:lang w:eastAsia="en-GB"/>
              </w:rPr>
            </w:pPr>
            <w:r w:rsidRPr="00DA5E1E">
              <w:rPr>
                <w:rFonts w:ascii="Arial" w:eastAsia="Nokia Pure Text" w:hAnsi="Arial" w:cs="Arial"/>
                <w:kern w:val="24"/>
                <w:sz w:val="16"/>
                <w:szCs w:val="16"/>
                <w:lang w:eastAsia="en-GB"/>
              </w:rPr>
              <w:t xml:space="preserve">100% outdoor </w:t>
            </w:r>
          </w:p>
        </w:tc>
        <w:tc>
          <w:tcPr>
            <w:tcW w:w="2065" w:type="pct"/>
            <w:hideMark/>
          </w:tcPr>
          <w:p w14:paraId="5A8EB9E1" w14:textId="77777777" w:rsidR="008B6683" w:rsidRPr="00DA5E1E" w:rsidRDefault="008B6683" w:rsidP="002A290C">
            <w:pPr>
              <w:spacing w:line="256" w:lineRule="auto"/>
              <w:jc w:val="both"/>
              <w:rPr>
                <w:rFonts w:ascii="Arial" w:eastAsia="Times New Roman" w:hAnsi="Arial" w:cs="Arial"/>
                <w:sz w:val="16"/>
                <w:szCs w:val="16"/>
                <w:lang w:eastAsia="en-GB"/>
              </w:rPr>
            </w:pPr>
            <w:r w:rsidRPr="00DA5E1E">
              <w:rPr>
                <w:rFonts w:ascii="Arial" w:eastAsia="Nokia Pure Text" w:hAnsi="Arial" w:cs="Arial"/>
                <w:kern w:val="24"/>
                <w:sz w:val="16"/>
                <w:szCs w:val="16"/>
                <w:lang w:eastAsia="en-GB"/>
              </w:rPr>
              <w:t xml:space="preserve">20% outdoor </w:t>
            </w:r>
          </w:p>
        </w:tc>
      </w:tr>
      <w:tr w:rsidR="008B6683" w:rsidRPr="002256D2" w14:paraId="1ED4A8C2" w14:textId="77777777" w:rsidTr="002A290C">
        <w:trPr>
          <w:trHeight w:val="20"/>
          <w:jc w:val="center"/>
        </w:trPr>
        <w:tc>
          <w:tcPr>
            <w:tcW w:w="1031" w:type="pct"/>
            <w:hideMark/>
          </w:tcPr>
          <w:p w14:paraId="65A7DCE2" w14:textId="77777777" w:rsidR="008B6683" w:rsidRPr="00DA5E1E" w:rsidRDefault="008B6683" w:rsidP="002A290C">
            <w:pPr>
              <w:spacing w:line="256" w:lineRule="auto"/>
              <w:rPr>
                <w:rFonts w:ascii="Arial" w:eastAsia="Times New Roman" w:hAnsi="Arial" w:cs="Arial"/>
                <w:sz w:val="16"/>
                <w:szCs w:val="16"/>
                <w:lang w:eastAsia="en-GB"/>
              </w:rPr>
            </w:pPr>
            <w:r w:rsidRPr="00DA5E1E">
              <w:rPr>
                <w:rFonts w:ascii="Arial" w:eastAsia="Calibri" w:hAnsi="Arial" w:cs="Arial"/>
                <w:kern w:val="24"/>
                <w:sz w:val="16"/>
                <w:szCs w:val="16"/>
                <w:lang w:eastAsia="en-GB"/>
              </w:rPr>
              <w:t>UE Antenna Configuration</w:t>
            </w:r>
          </w:p>
        </w:tc>
        <w:tc>
          <w:tcPr>
            <w:tcW w:w="3969" w:type="pct"/>
            <w:gridSpan w:val="2"/>
            <w:hideMark/>
          </w:tcPr>
          <w:p w14:paraId="73D1AD14" w14:textId="77777777" w:rsidR="008B6683" w:rsidRPr="00DA5E1E" w:rsidRDefault="008B6683" w:rsidP="002A290C">
            <w:pPr>
              <w:spacing w:line="256" w:lineRule="auto"/>
              <w:jc w:val="center"/>
              <w:rPr>
                <w:rFonts w:ascii="Arial" w:eastAsia="Nokia Pure Text" w:hAnsi="Arial" w:cs="Arial"/>
                <w:kern w:val="24"/>
                <w:sz w:val="16"/>
                <w:szCs w:val="16"/>
                <w:lang w:val="fr-FR" w:eastAsia="en-GB"/>
              </w:rPr>
            </w:pPr>
            <w:r w:rsidRPr="00DA5E1E">
              <w:rPr>
                <w:rFonts w:ascii="Arial" w:eastAsia="Nokia Pure Text" w:hAnsi="Arial" w:cs="Arial"/>
                <w:kern w:val="24"/>
                <w:sz w:val="16"/>
                <w:szCs w:val="16"/>
                <w:lang w:val="fr-FR" w:eastAsia="en-GB"/>
              </w:rPr>
              <w:t>2 Rx: (M,N,P) = (1,1,2)</w:t>
            </w:r>
          </w:p>
          <w:p w14:paraId="4DE9D672" w14:textId="77777777" w:rsidR="008B6683" w:rsidRPr="00DA5E1E" w:rsidRDefault="008B6683" w:rsidP="002A290C">
            <w:pPr>
              <w:spacing w:line="256" w:lineRule="auto"/>
              <w:jc w:val="center"/>
              <w:rPr>
                <w:rFonts w:ascii="Arial" w:eastAsia="Times New Roman" w:hAnsi="Arial" w:cs="Arial"/>
                <w:sz w:val="16"/>
                <w:szCs w:val="16"/>
                <w:lang w:val="fr-FR" w:eastAsia="en-GB"/>
              </w:rPr>
            </w:pPr>
            <w:r w:rsidRPr="00DA5E1E">
              <w:rPr>
                <w:rFonts w:ascii="Arial" w:eastAsia="Nokia Pure Text" w:hAnsi="Arial" w:cs="Arial"/>
                <w:kern w:val="24"/>
                <w:sz w:val="16"/>
                <w:szCs w:val="16"/>
                <w:lang w:val="fr-FR" w:eastAsia="en-GB"/>
              </w:rPr>
              <w:t>4 Rx: (M,N,P) = (1,2,2)</w:t>
            </w:r>
          </w:p>
        </w:tc>
      </w:tr>
      <w:tr w:rsidR="008B6683" w:rsidRPr="004D60D0" w14:paraId="2A5F99B5" w14:textId="77777777" w:rsidTr="002A290C">
        <w:trPr>
          <w:trHeight w:val="20"/>
          <w:jc w:val="center"/>
        </w:trPr>
        <w:tc>
          <w:tcPr>
            <w:tcW w:w="1031" w:type="pct"/>
          </w:tcPr>
          <w:p w14:paraId="5F5AF00B" w14:textId="77777777" w:rsidR="008B6683" w:rsidRPr="00DA5E1E" w:rsidRDefault="008B6683" w:rsidP="002A290C">
            <w:pPr>
              <w:spacing w:line="256" w:lineRule="auto"/>
              <w:rPr>
                <w:rFonts w:ascii="Arial" w:eastAsia="Calibri" w:hAnsi="Arial" w:cs="Arial"/>
                <w:kern w:val="24"/>
                <w:sz w:val="16"/>
                <w:szCs w:val="16"/>
                <w:lang w:eastAsia="en-GB"/>
              </w:rPr>
            </w:pPr>
            <w:r w:rsidRPr="00DA5E1E">
              <w:rPr>
                <w:rFonts w:ascii="Arial" w:eastAsia="Calibri" w:hAnsi="Arial" w:cs="Arial"/>
                <w:kern w:val="24"/>
                <w:sz w:val="16"/>
                <w:szCs w:val="16"/>
                <w:lang w:eastAsia="en-GB"/>
              </w:rPr>
              <w:t>UE speed</w:t>
            </w:r>
          </w:p>
        </w:tc>
        <w:tc>
          <w:tcPr>
            <w:tcW w:w="3969" w:type="pct"/>
            <w:gridSpan w:val="2"/>
          </w:tcPr>
          <w:p w14:paraId="3EB7C078" w14:textId="77777777" w:rsidR="008B6683" w:rsidRPr="00DA5E1E" w:rsidRDefault="008B6683" w:rsidP="002A290C">
            <w:pPr>
              <w:spacing w:line="256" w:lineRule="auto"/>
              <w:jc w:val="center"/>
              <w:rPr>
                <w:rFonts w:ascii="Arial" w:eastAsia="Nokia Pure Text" w:hAnsi="Arial" w:cs="Arial"/>
                <w:kern w:val="24"/>
                <w:sz w:val="16"/>
                <w:szCs w:val="16"/>
                <w:lang w:eastAsia="en-GB"/>
              </w:rPr>
            </w:pPr>
            <w:r w:rsidRPr="00DA5E1E">
              <w:rPr>
                <w:rFonts w:ascii="Arial" w:eastAsia="Nokia Pure Text" w:hAnsi="Arial" w:cs="Arial"/>
                <w:kern w:val="24"/>
                <w:sz w:val="16"/>
                <w:szCs w:val="16"/>
                <w:lang w:eastAsia="en-GB"/>
              </w:rPr>
              <w:t>3 kmph</w:t>
            </w:r>
          </w:p>
        </w:tc>
      </w:tr>
      <w:tr w:rsidR="008B6683" w:rsidRPr="004D60D0" w14:paraId="7144BA53" w14:textId="77777777" w:rsidTr="002A290C">
        <w:trPr>
          <w:trHeight w:val="20"/>
          <w:jc w:val="center"/>
        </w:trPr>
        <w:tc>
          <w:tcPr>
            <w:tcW w:w="1031" w:type="pct"/>
          </w:tcPr>
          <w:p w14:paraId="30986DA0" w14:textId="77777777" w:rsidR="008B6683" w:rsidRPr="00DA5E1E" w:rsidRDefault="008B6683" w:rsidP="002A290C">
            <w:pPr>
              <w:spacing w:line="256" w:lineRule="auto"/>
              <w:rPr>
                <w:rFonts w:ascii="Arial" w:eastAsia="Calibri" w:hAnsi="Arial" w:cs="Arial"/>
                <w:kern w:val="24"/>
                <w:sz w:val="16"/>
                <w:szCs w:val="16"/>
                <w:lang w:eastAsia="en-GB"/>
              </w:rPr>
            </w:pPr>
            <w:r w:rsidRPr="00DA5E1E">
              <w:rPr>
                <w:rFonts w:ascii="Arial" w:eastAsia="Calibri" w:hAnsi="Arial" w:cs="Arial"/>
                <w:kern w:val="24"/>
                <w:sz w:val="16"/>
                <w:szCs w:val="16"/>
                <w:lang w:eastAsia="en-GB"/>
              </w:rPr>
              <w:t>Traffic Model</w:t>
            </w:r>
          </w:p>
        </w:tc>
        <w:tc>
          <w:tcPr>
            <w:tcW w:w="3969" w:type="pct"/>
            <w:gridSpan w:val="2"/>
          </w:tcPr>
          <w:p w14:paraId="62B267CB" w14:textId="77777777" w:rsidR="008B6683" w:rsidRPr="00DA5E1E" w:rsidRDefault="008B6683" w:rsidP="002A290C">
            <w:pPr>
              <w:spacing w:line="256" w:lineRule="auto"/>
              <w:jc w:val="center"/>
              <w:rPr>
                <w:rFonts w:ascii="Arial" w:eastAsia="Nokia Pure Text" w:hAnsi="Arial" w:cs="Arial"/>
                <w:kern w:val="24"/>
                <w:sz w:val="16"/>
                <w:szCs w:val="16"/>
                <w:lang w:eastAsia="en-GB"/>
              </w:rPr>
            </w:pPr>
            <w:r w:rsidRPr="00DA5E1E">
              <w:rPr>
                <w:rFonts w:ascii="Arial" w:eastAsia="Calibri" w:hAnsi="Arial" w:cs="Arial"/>
                <w:kern w:val="24"/>
                <w:sz w:val="16"/>
                <w:szCs w:val="16"/>
                <w:lang w:eastAsia="en-GB"/>
              </w:rPr>
              <w:t>FTP Model 1: 20/50% target RU</w:t>
            </w:r>
          </w:p>
        </w:tc>
      </w:tr>
      <w:tr w:rsidR="008B6683" w:rsidRPr="004D60D0" w14:paraId="07E51101" w14:textId="77777777" w:rsidTr="002A290C">
        <w:trPr>
          <w:trHeight w:val="20"/>
          <w:jc w:val="center"/>
        </w:trPr>
        <w:tc>
          <w:tcPr>
            <w:tcW w:w="1031" w:type="pct"/>
            <w:hideMark/>
          </w:tcPr>
          <w:p w14:paraId="74ACEB59" w14:textId="77777777" w:rsidR="008B6683" w:rsidRPr="00DA5E1E" w:rsidRDefault="008B6683" w:rsidP="002A290C">
            <w:pPr>
              <w:spacing w:line="256" w:lineRule="auto"/>
              <w:jc w:val="both"/>
              <w:rPr>
                <w:rFonts w:ascii="Arial" w:eastAsia="Times New Roman" w:hAnsi="Arial" w:cs="Arial"/>
                <w:sz w:val="16"/>
                <w:szCs w:val="16"/>
                <w:lang w:eastAsia="en-GB"/>
              </w:rPr>
            </w:pPr>
            <w:r w:rsidRPr="00DA5E1E">
              <w:rPr>
                <w:rFonts w:ascii="Arial" w:eastAsia="Malgun Gothic" w:hAnsi="Arial" w:cs="Arial"/>
                <w:kern w:val="24"/>
                <w:sz w:val="16"/>
                <w:szCs w:val="16"/>
                <w:lang w:eastAsia="en-GB"/>
              </w:rPr>
              <w:t>Receiver</w:t>
            </w:r>
          </w:p>
        </w:tc>
        <w:tc>
          <w:tcPr>
            <w:tcW w:w="1904" w:type="pct"/>
            <w:hideMark/>
          </w:tcPr>
          <w:p w14:paraId="28CDB66F" w14:textId="77777777" w:rsidR="008B6683" w:rsidRPr="00DA5E1E" w:rsidRDefault="008B6683" w:rsidP="002A290C">
            <w:pPr>
              <w:spacing w:line="276" w:lineRule="auto"/>
              <w:jc w:val="both"/>
              <w:rPr>
                <w:rFonts w:ascii="Arial" w:eastAsia="Times New Roman" w:hAnsi="Arial" w:cs="Arial"/>
                <w:sz w:val="16"/>
                <w:szCs w:val="16"/>
                <w:lang w:eastAsia="en-GB"/>
              </w:rPr>
            </w:pPr>
            <w:r w:rsidRPr="00DA5E1E">
              <w:rPr>
                <w:rFonts w:ascii="Arial" w:eastAsia="Calibri" w:hAnsi="Arial" w:cs="Arial"/>
                <w:kern w:val="24"/>
                <w:sz w:val="16"/>
                <w:szCs w:val="16"/>
                <w:lang w:eastAsia="en-GB"/>
              </w:rPr>
              <w:t>Non-ideal 2RX MMSE</w:t>
            </w:r>
          </w:p>
        </w:tc>
        <w:tc>
          <w:tcPr>
            <w:tcW w:w="2065" w:type="pct"/>
            <w:hideMark/>
          </w:tcPr>
          <w:p w14:paraId="76DC98F6" w14:textId="77777777" w:rsidR="008B6683" w:rsidRPr="00DA5E1E" w:rsidRDefault="008B6683" w:rsidP="002A290C">
            <w:pPr>
              <w:spacing w:line="276" w:lineRule="auto"/>
              <w:jc w:val="both"/>
              <w:rPr>
                <w:rFonts w:ascii="Arial" w:eastAsia="Times New Roman" w:hAnsi="Arial" w:cs="Arial"/>
                <w:sz w:val="16"/>
                <w:szCs w:val="16"/>
                <w:lang w:eastAsia="en-GB"/>
              </w:rPr>
            </w:pPr>
            <w:r w:rsidRPr="00DA5E1E">
              <w:rPr>
                <w:rFonts w:ascii="Arial" w:eastAsia="Calibri" w:hAnsi="Arial" w:cs="Arial"/>
                <w:kern w:val="24"/>
                <w:sz w:val="16"/>
                <w:szCs w:val="16"/>
                <w:lang w:eastAsia="en-GB"/>
              </w:rPr>
              <w:t>Non-ideal 4RX MMSE</w:t>
            </w:r>
          </w:p>
        </w:tc>
      </w:tr>
      <w:tr w:rsidR="008B6683" w:rsidRPr="004D60D0" w14:paraId="6306204C" w14:textId="77777777" w:rsidTr="002A290C">
        <w:trPr>
          <w:trHeight w:val="20"/>
          <w:jc w:val="center"/>
        </w:trPr>
        <w:tc>
          <w:tcPr>
            <w:tcW w:w="1031" w:type="pct"/>
            <w:hideMark/>
          </w:tcPr>
          <w:p w14:paraId="79C9FBBF" w14:textId="77777777" w:rsidR="008B6683" w:rsidRPr="00DA5E1E" w:rsidRDefault="008B6683" w:rsidP="002A290C">
            <w:pPr>
              <w:spacing w:line="256" w:lineRule="auto"/>
              <w:jc w:val="both"/>
              <w:rPr>
                <w:rFonts w:ascii="Arial" w:eastAsia="Times New Roman" w:hAnsi="Arial" w:cs="Arial"/>
                <w:sz w:val="16"/>
                <w:szCs w:val="16"/>
                <w:lang w:eastAsia="en-GB"/>
              </w:rPr>
            </w:pPr>
            <w:r w:rsidRPr="00DA5E1E">
              <w:rPr>
                <w:rFonts w:ascii="Arial" w:eastAsia="Calibri" w:hAnsi="Arial" w:cs="Arial"/>
                <w:kern w:val="24"/>
                <w:sz w:val="16"/>
                <w:szCs w:val="16"/>
                <w:lang w:eastAsia="en-GB"/>
              </w:rPr>
              <w:t>CJT Scheduling Set Size</w:t>
            </w:r>
          </w:p>
        </w:tc>
        <w:tc>
          <w:tcPr>
            <w:tcW w:w="1904" w:type="pct"/>
            <w:hideMark/>
          </w:tcPr>
          <w:p w14:paraId="54CBCAEB" w14:textId="77777777" w:rsidR="008B6683" w:rsidRPr="00DA5E1E" w:rsidRDefault="008B6683" w:rsidP="002A290C">
            <w:pPr>
              <w:spacing w:line="276" w:lineRule="auto"/>
              <w:jc w:val="both"/>
              <w:rPr>
                <w:rFonts w:ascii="Arial" w:eastAsia="Times New Roman" w:hAnsi="Arial" w:cs="Arial"/>
                <w:sz w:val="16"/>
                <w:szCs w:val="16"/>
                <w:lang w:eastAsia="en-GB"/>
              </w:rPr>
            </w:pPr>
            <w:r w:rsidRPr="00DA5E1E">
              <w:rPr>
                <w:rFonts w:ascii="Arial" w:eastAsia="Calibri" w:hAnsi="Arial" w:cs="Arial"/>
                <w:kern w:val="24"/>
                <w:sz w:val="16"/>
                <w:szCs w:val="16"/>
                <w:lang w:eastAsia="en-GB"/>
              </w:rPr>
              <w:t>Intra-sector: 4 TRPs (1 Macro + 3 RRHs)</w:t>
            </w:r>
          </w:p>
          <w:p w14:paraId="29346F04" w14:textId="77777777" w:rsidR="008B6683" w:rsidRPr="00DA5E1E" w:rsidRDefault="008B6683" w:rsidP="002A290C">
            <w:pPr>
              <w:spacing w:line="276" w:lineRule="auto"/>
              <w:jc w:val="both"/>
              <w:rPr>
                <w:rFonts w:ascii="Arial" w:eastAsia="Times New Roman" w:hAnsi="Arial" w:cs="Arial"/>
                <w:sz w:val="16"/>
                <w:szCs w:val="16"/>
                <w:lang w:eastAsia="en-GB"/>
              </w:rPr>
            </w:pPr>
            <w:r w:rsidRPr="00DA5E1E">
              <w:rPr>
                <w:rFonts w:ascii="Arial" w:eastAsia="Calibri" w:hAnsi="Arial" w:cs="Arial"/>
                <w:kern w:val="24"/>
                <w:sz w:val="16"/>
                <w:szCs w:val="16"/>
                <w:lang w:eastAsia="en-GB"/>
              </w:rPr>
              <w:t>Intra-site: 12 TRPs (3 Macros + 9 RRHs)</w:t>
            </w:r>
          </w:p>
        </w:tc>
        <w:tc>
          <w:tcPr>
            <w:tcW w:w="2065" w:type="pct"/>
            <w:hideMark/>
          </w:tcPr>
          <w:p w14:paraId="5B93B788" w14:textId="77777777" w:rsidR="008B6683" w:rsidRPr="00DA5E1E" w:rsidRDefault="008B6683" w:rsidP="002A290C">
            <w:pPr>
              <w:spacing w:line="276" w:lineRule="auto"/>
              <w:jc w:val="both"/>
              <w:rPr>
                <w:rFonts w:ascii="Arial" w:eastAsia="Times New Roman" w:hAnsi="Arial" w:cs="Arial"/>
                <w:sz w:val="16"/>
                <w:szCs w:val="16"/>
                <w:lang w:eastAsia="en-GB"/>
              </w:rPr>
            </w:pPr>
            <w:r w:rsidRPr="00DA5E1E">
              <w:rPr>
                <w:rFonts w:ascii="Arial" w:eastAsia="Calibri" w:hAnsi="Arial" w:cs="Arial"/>
                <w:kern w:val="24"/>
                <w:sz w:val="16"/>
                <w:szCs w:val="16"/>
                <w:lang w:eastAsia="en-GB"/>
              </w:rPr>
              <w:t>Intra-site: 3 TRPs</w:t>
            </w:r>
          </w:p>
          <w:p w14:paraId="4CF4B665" w14:textId="77777777" w:rsidR="008B6683" w:rsidRPr="00DA5E1E" w:rsidRDefault="008B6683" w:rsidP="002A290C">
            <w:pPr>
              <w:spacing w:line="276" w:lineRule="auto"/>
              <w:jc w:val="both"/>
              <w:rPr>
                <w:rFonts w:ascii="Arial" w:eastAsia="Times New Roman" w:hAnsi="Arial" w:cs="Arial"/>
                <w:sz w:val="16"/>
                <w:szCs w:val="16"/>
                <w:lang w:eastAsia="en-GB"/>
              </w:rPr>
            </w:pPr>
            <w:r w:rsidRPr="00DA5E1E">
              <w:rPr>
                <w:rFonts w:ascii="Arial" w:eastAsia="Calibri" w:hAnsi="Arial" w:cs="Arial"/>
                <w:kern w:val="24"/>
                <w:sz w:val="16"/>
                <w:szCs w:val="16"/>
                <w:lang w:eastAsia="en-GB"/>
              </w:rPr>
              <w:t>Inter-site: 6 or 9 TRPs</w:t>
            </w:r>
          </w:p>
        </w:tc>
      </w:tr>
    </w:tbl>
    <w:p w14:paraId="53CC8631" w14:textId="77777777" w:rsidR="006D1E1F" w:rsidRDefault="006D1E1F" w:rsidP="006D1E1F">
      <w:r w:rsidRPr="002F3ECD">
        <w:rPr>
          <w:b/>
          <w:bCs/>
        </w:rPr>
        <w:t>Decision:</w:t>
      </w:r>
      <w:r>
        <w:t xml:space="preserve"> The document is noted.</w:t>
      </w:r>
    </w:p>
    <w:p w14:paraId="0BDCA4BF" w14:textId="77777777" w:rsidR="006D1E1F" w:rsidRDefault="006D1E1F" w:rsidP="00A815C7"/>
    <w:p w14:paraId="323E3D2C" w14:textId="453E4F5D" w:rsidR="008F4B8C" w:rsidRPr="00B93DA4" w:rsidRDefault="001B5688" w:rsidP="008F4B8C">
      <w:pPr>
        <w:rPr>
          <w:iCs/>
        </w:rPr>
      </w:pPr>
      <w:hyperlink r:id="rId1598" w:history="1">
        <w:r w:rsidR="000B5C49">
          <w:rPr>
            <w:rStyle w:val="Hyperlink"/>
            <w:iCs/>
          </w:rPr>
          <w:t>R1-2203151</w:t>
        </w:r>
      </w:hyperlink>
      <w:r w:rsidR="008F4B8C" w:rsidRPr="00B93DA4">
        <w:rPr>
          <w:iCs/>
        </w:rPr>
        <w:tab/>
        <w:t>CSI enhancement for coherent JT and mobility</w:t>
      </w:r>
      <w:r w:rsidR="008F4B8C" w:rsidRPr="00B93DA4">
        <w:rPr>
          <w:iCs/>
        </w:rPr>
        <w:tab/>
        <w:t>Huawei, HiSilicon</w:t>
      </w:r>
    </w:p>
    <w:p w14:paraId="18BD9090" w14:textId="0E22326C" w:rsidR="008F4B8C" w:rsidRPr="00B93DA4" w:rsidRDefault="001B5688" w:rsidP="008F4B8C">
      <w:pPr>
        <w:rPr>
          <w:iCs/>
        </w:rPr>
      </w:pPr>
      <w:hyperlink r:id="rId1599" w:history="1">
        <w:r w:rsidR="000B5C49">
          <w:rPr>
            <w:rStyle w:val="Hyperlink"/>
            <w:iCs/>
          </w:rPr>
          <w:t>R1-2203229</w:t>
        </w:r>
      </w:hyperlink>
      <w:r w:rsidR="008F4B8C" w:rsidRPr="00B93DA4">
        <w:rPr>
          <w:iCs/>
        </w:rPr>
        <w:tab/>
        <w:t>On CSI enhancements for Rel-18 NR MIMO evolution</w:t>
      </w:r>
      <w:r w:rsidR="008F4B8C" w:rsidRPr="00B93DA4">
        <w:rPr>
          <w:iCs/>
        </w:rPr>
        <w:tab/>
        <w:t>Ericsson</w:t>
      </w:r>
    </w:p>
    <w:p w14:paraId="3B5F940B" w14:textId="1A2E7CAC" w:rsidR="008F4B8C" w:rsidRPr="00B93DA4" w:rsidRDefault="001B5688" w:rsidP="008F4B8C">
      <w:pPr>
        <w:rPr>
          <w:iCs/>
        </w:rPr>
      </w:pPr>
      <w:hyperlink r:id="rId1600" w:history="1">
        <w:r w:rsidR="000B5C49">
          <w:rPr>
            <w:rStyle w:val="Hyperlink"/>
            <w:iCs/>
          </w:rPr>
          <w:t>R1-2203265</w:t>
        </w:r>
      </w:hyperlink>
      <w:r w:rsidR="008F4B8C" w:rsidRPr="00B93DA4">
        <w:rPr>
          <w:iCs/>
        </w:rPr>
        <w:tab/>
        <w:t>CSI enhancement for high/medium UE velocities and CJT</w:t>
      </w:r>
      <w:r w:rsidR="008F4B8C" w:rsidRPr="00B93DA4">
        <w:rPr>
          <w:iCs/>
        </w:rPr>
        <w:tab/>
        <w:t>ZTE</w:t>
      </w:r>
    </w:p>
    <w:p w14:paraId="5CBF3885" w14:textId="50F10E41" w:rsidR="008F4B8C" w:rsidRPr="00B93DA4" w:rsidRDefault="001B5688" w:rsidP="008F4B8C">
      <w:pPr>
        <w:rPr>
          <w:iCs/>
        </w:rPr>
      </w:pPr>
      <w:hyperlink r:id="rId1601" w:history="1">
        <w:r w:rsidR="000B5C49">
          <w:rPr>
            <w:rStyle w:val="Hyperlink"/>
            <w:iCs/>
          </w:rPr>
          <w:t>R1-2203322</w:t>
        </w:r>
      </w:hyperlink>
      <w:r w:rsidR="008F4B8C" w:rsidRPr="00B93DA4">
        <w:rPr>
          <w:iCs/>
        </w:rPr>
        <w:tab/>
        <w:t>Discussion on CSI enhancement for coherent JT</w:t>
      </w:r>
      <w:r w:rsidR="008F4B8C" w:rsidRPr="00B93DA4">
        <w:rPr>
          <w:iCs/>
        </w:rPr>
        <w:tab/>
        <w:t>Spreadtrum Communications</w:t>
      </w:r>
    </w:p>
    <w:p w14:paraId="2EE82DF2" w14:textId="37190CC6" w:rsidR="008F4B8C" w:rsidRPr="00B93DA4" w:rsidRDefault="001B5688" w:rsidP="008F4B8C">
      <w:pPr>
        <w:rPr>
          <w:iCs/>
        </w:rPr>
      </w:pPr>
      <w:hyperlink r:id="rId1602" w:history="1">
        <w:r w:rsidR="000B5C49">
          <w:rPr>
            <w:rStyle w:val="Hyperlink"/>
            <w:iCs/>
          </w:rPr>
          <w:t>R1-2203380</w:t>
        </w:r>
      </w:hyperlink>
      <w:r w:rsidR="008F4B8C" w:rsidRPr="00B93DA4">
        <w:rPr>
          <w:iCs/>
        </w:rPr>
        <w:tab/>
        <w:t>Aspects of CSI Enhancements</w:t>
      </w:r>
      <w:r w:rsidR="008F4B8C" w:rsidRPr="00B93DA4">
        <w:rPr>
          <w:iCs/>
        </w:rPr>
        <w:tab/>
        <w:t>InterDigital, Inc.</w:t>
      </w:r>
    </w:p>
    <w:p w14:paraId="1C375869" w14:textId="6AB68AC5" w:rsidR="008F4B8C" w:rsidRPr="00B93DA4" w:rsidRDefault="001B5688" w:rsidP="008F4B8C">
      <w:pPr>
        <w:rPr>
          <w:iCs/>
        </w:rPr>
      </w:pPr>
      <w:hyperlink r:id="rId1603" w:history="1">
        <w:r w:rsidR="000B5C49">
          <w:rPr>
            <w:rStyle w:val="Hyperlink"/>
            <w:iCs/>
          </w:rPr>
          <w:t>R1-2203443</w:t>
        </w:r>
      </w:hyperlink>
      <w:r w:rsidR="008F4B8C" w:rsidRPr="00B93DA4">
        <w:rPr>
          <w:iCs/>
        </w:rPr>
        <w:tab/>
        <w:t>On Rel-18 CSI enhancements</w:t>
      </w:r>
      <w:r w:rsidR="008F4B8C" w:rsidRPr="00B93DA4">
        <w:rPr>
          <w:iCs/>
        </w:rPr>
        <w:tab/>
        <w:t>CATT</w:t>
      </w:r>
    </w:p>
    <w:p w14:paraId="1247702A" w14:textId="4226E7EB" w:rsidR="008F4B8C" w:rsidRPr="00B93DA4" w:rsidRDefault="001B5688" w:rsidP="008F4B8C">
      <w:pPr>
        <w:rPr>
          <w:iCs/>
        </w:rPr>
      </w:pPr>
      <w:hyperlink r:id="rId1604" w:history="1">
        <w:r w:rsidR="000B5C49">
          <w:rPr>
            <w:rStyle w:val="Hyperlink"/>
            <w:iCs/>
          </w:rPr>
          <w:t>R1-2203543</w:t>
        </w:r>
      </w:hyperlink>
      <w:r w:rsidR="008F4B8C" w:rsidRPr="00B93DA4">
        <w:rPr>
          <w:iCs/>
        </w:rPr>
        <w:tab/>
        <w:t>Views on CSI enhancement for high-medium UE velocities and coherent JT</w:t>
      </w:r>
      <w:r w:rsidR="008F4B8C" w:rsidRPr="00B93DA4">
        <w:rPr>
          <w:iCs/>
        </w:rPr>
        <w:tab/>
        <w:t>vivo</w:t>
      </w:r>
    </w:p>
    <w:p w14:paraId="59A6C1B0" w14:textId="6892BD11" w:rsidR="008F4B8C" w:rsidRPr="00B93DA4" w:rsidRDefault="001B5688" w:rsidP="008F4B8C">
      <w:pPr>
        <w:rPr>
          <w:iCs/>
        </w:rPr>
      </w:pPr>
      <w:hyperlink r:id="rId1605" w:history="1">
        <w:r w:rsidR="000B5C49">
          <w:rPr>
            <w:rStyle w:val="Hyperlink"/>
            <w:iCs/>
          </w:rPr>
          <w:t>R1-2203683</w:t>
        </w:r>
      </w:hyperlink>
      <w:r w:rsidR="008F4B8C" w:rsidRPr="00B93DA4">
        <w:rPr>
          <w:iCs/>
        </w:rPr>
        <w:tab/>
        <w:t>Discussion on CSI enhancement</w:t>
      </w:r>
      <w:r w:rsidR="008F4B8C" w:rsidRPr="00B93DA4">
        <w:rPr>
          <w:iCs/>
        </w:rPr>
        <w:tab/>
        <w:t>NEC</w:t>
      </w:r>
    </w:p>
    <w:p w14:paraId="6D61733F" w14:textId="1270173F" w:rsidR="008F4B8C" w:rsidRPr="00B93DA4" w:rsidRDefault="001B5688" w:rsidP="008F4B8C">
      <w:pPr>
        <w:rPr>
          <w:iCs/>
        </w:rPr>
      </w:pPr>
      <w:hyperlink r:id="rId1606" w:history="1">
        <w:r w:rsidR="000B5C49">
          <w:rPr>
            <w:rStyle w:val="Hyperlink"/>
            <w:iCs/>
          </w:rPr>
          <w:t>R1-2203725</w:t>
        </w:r>
      </w:hyperlink>
      <w:r w:rsidR="008F4B8C" w:rsidRPr="00B93DA4">
        <w:rPr>
          <w:iCs/>
        </w:rPr>
        <w:tab/>
        <w:t>Considerations on CSI enhancement for high/medium UE velocities and coherent JT (CJT)</w:t>
      </w:r>
      <w:r w:rsidR="008F4B8C" w:rsidRPr="00B93DA4">
        <w:rPr>
          <w:iCs/>
        </w:rPr>
        <w:tab/>
        <w:t>Sony</w:t>
      </w:r>
    </w:p>
    <w:p w14:paraId="4E8F30D2" w14:textId="7E872A44" w:rsidR="008F4B8C" w:rsidRPr="00B93DA4" w:rsidRDefault="001B5688" w:rsidP="008F4B8C">
      <w:pPr>
        <w:rPr>
          <w:iCs/>
        </w:rPr>
      </w:pPr>
      <w:hyperlink r:id="rId1607" w:history="1">
        <w:r w:rsidR="000B5C49">
          <w:rPr>
            <w:rStyle w:val="Hyperlink"/>
            <w:iCs/>
          </w:rPr>
          <w:t>R1-2203795</w:t>
        </w:r>
      </w:hyperlink>
      <w:r w:rsidR="008F4B8C" w:rsidRPr="00B93DA4">
        <w:rPr>
          <w:iCs/>
        </w:rPr>
        <w:tab/>
        <w:t>Discussion on CSI enhancement</w:t>
      </w:r>
      <w:r w:rsidR="008F4B8C" w:rsidRPr="00B93DA4">
        <w:rPr>
          <w:iCs/>
        </w:rPr>
        <w:tab/>
        <w:t>xiaomi</w:t>
      </w:r>
    </w:p>
    <w:p w14:paraId="44313248" w14:textId="2B7DDCB8" w:rsidR="008F4B8C" w:rsidRPr="00B93DA4" w:rsidRDefault="001B5688" w:rsidP="008F4B8C">
      <w:pPr>
        <w:rPr>
          <w:iCs/>
        </w:rPr>
      </w:pPr>
      <w:hyperlink r:id="rId1608" w:history="1">
        <w:r w:rsidR="000B5C49">
          <w:rPr>
            <w:rStyle w:val="Hyperlink"/>
            <w:iCs/>
          </w:rPr>
          <w:t>R1-2203890</w:t>
        </w:r>
      </w:hyperlink>
      <w:r w:rsidR="008F4B8C" w:rsidRPr="00B93DA4">
        <w:rPr>
          <w:iCs/>
        </w:rPr>
        <w:tab/>
        <w:t>Views on CSI enhancements</w:t>
      </w:r>
      <w:r w:rsidR="008F4B8C" w:rsidRPr="00B93DA4">
        <w:rPr>
          <w:iCs/>
        </w:rPr>
        <w:tab/>
        <w:t>Samsung</w:t>
      </w:r>
    </w:p>
    <w:p w14:paraId="2E62BC2A" w14:textId="2E47A6D1" w:rsidR="008F4B8C" w:rsidRPr="00B93DA4" w:rsidRDefault="001B5688" w:rsidP="008F4B8C">
      <w:pPr>
        <w:rPr>
          <w:iCs/>
        </w:rPr>
      </w:pPr>
      <w:hyperlink r:id="rId1609" w:history="1">
        <w:r w:rsidR="000B5C49">
          <w:rPr>
            <w:rStyle w:val="Hyperlink"/>
            <w:iCs/>
          </w:rPr>
          <w:t>R1-2203955</w:t>
        </w:r>
      </w:hyperlink>
      <w:r w:rsidR="008F4B8C" w:rsidRPr="00B93DA4">
        <w:rPr>
          <w:iCs/>
        </w:rPr>
        <w:tab/>
        <w:t>CSI enhancement for high/medium UE velocities and coherent JT</w:t>
      </w:r>
      <w:r w:rsidR="008F4B8C" w:rsidRPr="00B93DA4">
        <w:rPr>
          <w:iCs/>
        </w:rPr>
        <w:tab/>
        <w:t>OPPO</w:t>
      </w:r>
    </w:p>
    <w:p w14:paraId="1CD96017" w14:textId="692A0BB2" w:rsidR="008F4B8C" w:rsidRPr="00B93DA4" w:rsidRDefault="001B5688" w:rsidP="008F4B8C">
      <w:pPr>
        <w:rPr>
          <w:iCs/>
        </w:rPr>
      </w:pPr>
      <w:hyperlink r:id="rId1610" w:history="1">
        <w:r w:rsidR="000B5C49">
          <w:rPr>
            <w:rStyle w:val="Hyperlink"/>
            <w:iCs/>
          </w:rPr>
          <w:t>R1-2204099</w:t>
        </w:r>
      </w:hyperlink>
      <w:r w:rsidR="008F4B8C" w:rsidRPr="00B93DA4">
        <w:rPr>
          <w:iCs/>
        </w:rPr>
        <w:tab/>
        <w:t>CSI enhancement for high/medium UE velocities and CJT</w:t>
      </w:r>
      <w:r w:rsidR="008F4B8C" w:rsidRPr="00B93DA4">
        <w:rPr>
          <w:iCs/>
        </w:rPr>
        <w:tab/>
        <w:t>FUTUREWEI</w:t>
      </w:r>
    </w:p>
    <w:p w14:paraId="5A481B1C" w14:textId="01655E9C" w:rsidR="008F4B8C" w:rsidRPr="00B93DA4" w:rsidRDefault="001B5688" w:rsidP="008F4B8C">
      <w:pPr>
        <w:rPr>
          <w:iCs/>
        </w:rPr>
      </w:pPr>
      <w:hyperlink r:id="rId1611" w:history="1">
        <w:r w:rsidR="000B5C49">
          <w:rPr>
            <w:rStyle w:val="Hyperlink"/>
            <w:iCs/>
          </w:rPr>
          <w:t>R1-2204143</w:t>
        </w:r>
      </w:hyperlink>
      <w:r w:rsidR="008F4B8C" w:rsidRPr="00B93DA4">
        <w:rPr>
          <w:iCs/>
        </w:rPr>
        <w:tab/>
        <w:t>Potential CSI enhancement for high/medium UE velocities and coherent JT</w:t>
      </w:r>
      <w:r w:rsidR="008F4B8C" w:rsidRPr="00B93DA4">
        <w:rPr>
          <w:iCs/>
        </w:rPr>
        <w:tab/>
        <w:t>LG Electronics</w:t>
      </w:r>
    </w:p>
    <w:p w14:paraId="1B44E953" w14:textId="7900CDAB" w:rsidR="008F4B8C" w:rsidRPr="00B93DA4" w:rsidRDefault="001B5688" w:rsidP="008F4B8C">
      <w:pPr>
        <w:rPr>
          <w:iCs/>
        </w:rPr>
      </w:pPr>
      <w:hyperlink r:id="rId1612" w:history="1">
        <w:r w:rsidR="000B5C49">
          <w:rPr>
            <w:rStyle w:val="Hyperlink"/>
            <w:iCs/>
          </w:rPr>
          <w:t>R1-2204164</w:t>
        </w:r>
      </w:hyperlink>
      <w:r w:rsidR="008F4B8C" w:rsidRPr="00B93DA4">
        <w:rPr>
          <w:iCs/>
        </w:rPr>
        <w:tab/>
        <w:t>Discussion of CSI enhancement for high speed UE and coherent JT</w:t>
      </w:r>
      <w:r w:rsidR="008F4B8C" w:rsidRPr="00B93DA4">
        <w:rPr>
          <w:iCs/>
        </w:rPr>
        <w:tab/>
        <w:t>Lenovo</w:t>
      </w:r>
    </w:p>
    <w:p w14:paraId="3DB7DB10" w14:textId="5E7F260C" w:rsidR="008F4B8C" w:rsidRPr="00B93DA4" w:rsidRDefault="001B5688" w:rsidP="008F4B8C">
      <w:pPr>
        <w:rPr>
          <w:iCs/>
        </w:rPr>
      </w:pPr>
      <w:hyperlink r:id="rId1613" w:history="1">
        <w:r w:rsidR="000B5C49">
          <w:rPr>
            <w:rStyle w:val="Hyperlink"/>
            <w:iCs/>
          </w:rPr>
          <w:t>R1-2204231</w:t>
        </w:r>
      </w:hyperlink>
      <w:r w:rsidR="008F4B8C" w:rsidRPr="00B93DA4">
        <w:rPr>
          <w:iCs/>
        </w:rPr>
        <w:tab/>
        <w:t>Views on Rel-18 MIMO CSI enhancement</w:t>
      </w:r>
      <w:r w:rsidR="008F4B8C" w:rsidRPr="00B93DA4">
        <w:rPr>
          <w:iCs/>
        </w:rPr>
        <w:tab/>
        <w:t>Apple</w:t>
      </w:r>
    </w:p>
    <w:p w14:paraId="515BBA58" w14:textId="3F3141F5" w:rsidR="008F4B8C" w:rsidRPr="00B93DA4" w:rsidRDefault="001B5688" w:rsidP="008F4B8C">
      <w:pPr>
        <w:rPr>
          <w:iCs/>
        </w:rPr>
      </w:pPr>
      <w:hyperlink r:id="rId1614" w:history="1">
        <w:r w:rsidR="000B5C49">
          <w:rPr>
            <w:rStyle w:val="Hyperlink"/>
            <w:iCs/>
          </w:rPr>
          <w:t>R1-2204289</w:t>
        </w:r>
      </w:hyperlink>
      <w:r w:rsidR="008F4B8C" w:rsidRPr="00B93DA4">
        <w:rPr>
          <w:iCs/>
        </w:rPr>
        <w:tab/>
        <w:t>Discussion on CSI enhancement for high/medium UE velocities and  CJT</w:t>
      </w:r>
      <w:r w:rsidR="008F4B8C" w:rsidRPr="00B93DA4">
        <w:rPr>
          <w:iCs/>
        </w:rPr>
        <w:tab/>
        <w:t>CMCC</w:t>
      </w:r>
    </w:p>
    <w:p w14:paraId="4708B163" w14:textId="340D1598" w:rsidR="008F4B8C" w:rsidRPr="00B93DA4" w:rsidRDefault="001B5688" w:rsidP="008F4B8C">
      <w:pPr>
        <w:rPr>
          <w:iCs/>
        </w:rPr>
      </w:pPr>
      <w:hyperlink r:id="rId1615" w:history="1">
        <w:r w:rsidR="000B5C49">
          <w:rPr>
            <w:rStyle w:val="Hyperlink"/>
            <w:iCs/>
          </w:rPr>
          <w:t>R1-2204369</w:t>
        </w:r>
      </w:hyperlink>
      <w:r w:rsidR="008F4B8C" w:rsidRPr="00B93DA4">
        <w:rPr>
          <w:iCs/>
        </w:rPr>
        <w:tab/>
        <w:t>Discussion on CSI enhancement</w:t>
      </w:r>
      <w:r w:rsidR="008F4B8C" w:rsidRPr="00B93DA4">
        <w:rPr>
          <w:iCs/>
        </w:rPr>
        <w:tab/>
        <w:t>NTT DOCOMO, INC.</w:t>
      </w:r>
    </w:p>
    <w:p w14:paraId="4889390A" w14:textId="2B1D8190" w:rsidR="008F4B8C" w:rsidRPr="00B93DA4" w:rsidRDefault="001B5688" w:rsidP="008F4B8C">
      <w:pPr>
        <w:rPr>
          <w:iCs/>
        </w:rPr>
      </w:pPr>
      <w:hyperlink r:id="rId1616" w:history="1">
        <w:r w:rsidR="000B5C49">
          <w:rPr>
            <w:rStyle w:val="Hyperlink"/>
            <w:iCs/>
          </w:rPr>
          <w:t>R1-2204508</w:t>
        </w:r>
      </w:hyperlink>
      <w:r w:rsidR="008F4B8C" w:rsidRPr="00B93DA4">
        <w:rPr>
          <w:iCs/>
        </w:rPr>
        <w:tab/>
        <w:t>CSI enhancement</w:t>
      </w:r>
      <w:r w:rsidR="008F4B8C" w:rsidRPr="00B93DA4">
        <w:rPr>
          <w:iCs/>
        </w:rPr>
        <w:tab/>
        <w:t>Sharp</w:t>
      </w:r>
    </w:p>
    <w:p w14:paraId="5B7D7CB2" w14:textId="1636C5DF" w:rsidR="008F4B8C" w:rsidRPr="00B93DA4" w:rsidRDefault="001B5688" w:rsidP="008F4B8C">
      <w:pPr>
        <w:rPr>
          <w:iCs/>
        </w:rPr>
      </w:pPr>
      <w:hyperlink r:id="rId1617" w:history="1">
        <w:r w:rsidR="000B5C49">
          <w:rPr>
            <w:rStyle w:val="Hyperlink"/>
            <w:iCs/>
          </w:rPr>
          <w:t>R1-2204679</w:t>
        </w:r>
      </w:hyperlink>
      <w:r w:rsidR="008F4B8C" w:rsidRPr="00B93DA4">
        <w:rPr>
          <w:iCs/>
        </w:rPr>
        <w:tab/>
        <w:t>CSI enhancements for medium UE velocities and coherent JT</w:t>
      </w:r>
      <w:r w:rsidR="008F4B8C" w:rsidRPr="00B93DA4">
        <w:rPr>
          <w:iCs/>
        </w:rPr>
        <w:tab/>
        <w:t>Fraunhofer IIS, Fraunhofer HHI</w:t>
      </w:r>
    </w:p>
    <w:p w14:paraId="78259BF1" w14:textId="5AF6043F" w:rsidR="008F4B8C" w:rsidRPr="00B93DA4" w:rsidRDefault="001B5688" w:rsidP="008F4B8C">
      <w:pPr>
        <w:rPr>
          <w:iCs/>
        </w:rPr>
      </w:pPr>
      <w:hyperlink r:id="rId1618" w:history="1">
        <w:r w:rsidR="000B5C49">
          <w:rPr>
            <w:rStyle w:val="Hyperlink"/>
            <w:iCs/>
          </w:rPr>
          <w:t>R1-2204691</w:t>
        </w:r>
      </w:hyperlink>
      <w:r w:rsidR="008F4B8C" w:rsidRPr="00B93DA4">
        <w:rPr>
          <w:iCs/>
        </w:rPr>
        <w:tab/>
        <w:t>CSI enhanc</w:t>
      </w:r>
      <w:r w:rsidR="009F22BD">
        <w:rPr>
          <w:iCs/>
        </w:rPr>
        <w:t>e</w:t>
      </w:r>
      <w:r w:rsidR="008F4B8C" w:rsidRPr="00B93DA4">
        <w:rPr>
          <w:iCs/>
        </w:rPr>
        <w:t>ment for high/medium UE velocities and coherent JT</w:t>
      </w:r>
      <w:r w:rsidR="008F4B8C" w:rsidRPr="00B93DA4">
        <w:rPr>
          <w:iCs/>
        </w:rPr>
        <w:tab/>
        <w:t>MediaTek Inc.</w:t>
      </w:r>
    </w:p>
    <w:p w14:paraId="55DC603D" w14:textId="47E32671" w:rsidR="008F4B8C" w:rsidRPr="00B93DA4" w:rsidRDefault="001B5688" w:rsidP="008F4B8C">
      <w:pPr>
        <w:rPr>
          <w:iCs/>
        </w:rPr>
      </w:pPr>
      <w:hyperlink r:id="rId1619" w:history="1">
        <w:r w:rsidR="000B5C49">
          <w:rPr>
            <w:rStyle w:val="Hyperlink"/>
            <w:iCs/>
          </w:rPr>
          <w:t>R1-2204748</w:t>
        </w:r>
      </w:hyperlink>
      <w:r w:rsidR="008F4B8C" w:rsidRPr="00B93DA4">
        <w:rPr>
          <w:iCs/>
        </w:rPr>
        <w:tab/>
        <w:t>Discussion on CSI Enhancements for high/medium UE velocities and coherent JT</w:t>
      </w:r>
      <w:r w:rsidR="008F4B8C" w:rsidRPr="00B93DA4">
        <w:rPr>
          <w:iCs/>
        </w:rPr>
        <w:tab/>
        <w:t>CEWiT</w:t>
      </w:r>
    </w:p>
    <w:p w14:paraId="0264EF63" w14:textId="5F92CDC9" w:rsidR="008F4B8C" w:rsidRPr="00B93DA4" w:rsidRDefault="001B5688" w:rsidP="008F4B8C">
      <w:pPr>
        <w:rPr>
          <w:iCs/>
        </w:rPr>
      </w:pPr>
      <w:hyperlink r:id="rId1620" w:history="1">
        <w:r w:rsidR="000B5C49">
          <w:rPr>
            <w:rStyle w:val="Hyperlink"/>
            <w:iCs/>
          </w:rPr>
          <w:t>R1-2204787</w:t>
        </w:r>
      </w:hyperlink>
      <w:r w:rsidR="008F4B8C" w:rsidRPr="00B93DA4">
        <w:rPr>
          <w:iCs/>
        </w:rPr>
        <w:tab/>
        <w:t>On CSI enhancements</w:t>
      </w:r>
      <w:r w:rsidR="008F4B8C" w:rsidRPr="00B93DA4">
        <w:rPr>
          <w:iCs/>
        </w:rPr>
        <w:tab/>
        <w:t>Intel Corporation</w:t>
      </w:r>
    </w:p>
    <w:p w14:paraId="754059AA" w14:textId="670CEDDA" w:rsidR="008F4B8C" w:rsidRPr="00B93DA4" w:rsidRDefault="001B5688" w:rsidP="008F4B8C">
      <w:pPr>
        <w:rPr>
          <w:iCs/>
        </w:rPr>
      </w:pPr>
      <w:hyperlink r:id="rId1621" w:history="1">
        <w:r w:rsidR="000B5C49">
          <w:rPr>
            <w:rStyle w:val="Hyperlink"/>
            <w:iCs/>
          </w:rPr>
          <w:t>R1-2204858</w:t>
        </w:r>
      </w:hyperlink>
      <w:r w:rsidR="008F4B8C" w:rsidRPr="00B93DA4">
        <w:rPr>
          <w:iCs/>
        </w:rPr>
        <w:tab/>
        <w:t>CSI enhancement</w:t>
      </w:r>
      <w:r w:rsidR="008F4B8C" w:rsidRPr="00B93DA4">
        <w:rPr>
          <w:iCs/>
        </w:rPr>
        <w:tab/>
        <w:t>AT&amp;T</w:t>
      </w:r>
    </w:p>
    <w:p w14:paraId="40BCD183" w14:textId="55EFBE48" w:rsidR="008F4B8C" w:rsidRDefault="001B5688" w:rsidP="008F4B8C">
      <w:pPr>
        <w:rPr>
          <w:iCs/>
        </w:rPr>
      </w:pPr>
      <w:hyperlink r:id="rId1622" w:history="1">
        <w:r w:rsidR="000B5C49">
          <w:rPr>
            <w:rStyle w:val="Hyperlink"/>
            <w:iCs/>
          </w:rPr>
          <w:t>R1-2205016</w:t>
        </w:r>
      </w:hyperlink>
      <w:r w:rsidR="008F4B8C" w:rsidRPr="00B93DA4">
        <w:rPr>
          <w:iCs/>
        </w:rPr>
        <w:tab/>
        <w:t>CSI enhancements for high-medium UE velocities and Coherent-JT</w:t>
      </w:r>
      <w:r w:rsidR="008F4B8C" w:rsidRPr="00B93DA4">
        <w:rPr>
          <w:iCs/>
        </w:rPr>
        <w:tab/>
        <w:t>Qualcomm Incorporated</w:t>
      </w:r>
    </w:p>
    <w:p w14:paraId="3424F52F" w14:textId="14DBDCDA" w:rsidR="006D1E1F" w:rsidRDefault="006D1E1F" w:rsidP="008F4B8C">
      <w:pPr>
        <w:rPr>
          <w:iCs/>
        </w:rPr>
      </w:pPr>
    </w:p>
    <w:p w14:paraId="2EA58B64" w14:textId="77777777" w:rsidR="006D1E1F" w:rsidRPr="00D01005" w:rsidRDefault="006D1E1F" w:rsidP="006D1E1F">
      <w:pPr>
        <w:rPr>
          <w:lang w:eastAsia="x-none"/>
        </w:rPr>
      </w:pPr>
      <w:r w:rsidRPr="00D01005">
        <w:rPr>
          <w:lang w:eastAsia="x-none"/>
        </w:rPr>
        <w:t>[109-e-R18-MIMO-03] – Eko (Samsung)</w:t>
      </w:r>
    </w:p>
    <w:p w14:paraId="0E286892" w14:textId="2A94EF1A" w:rsidR="006D1E1F" w:rsidRPr="00D01005" w:rsidRDefault="006D1E1F" w:rsidP="006D1E1F">
      <w:pPr>
        <w:rPr>
          <w:lang w:eastAsia="x-none"/>
        </w:rPr>
      </w:pPr>
      <w:r w:rsidRPr="00D01005">
        <w:rPr>
          <w:lang w:eastAsia="x-none"/>
        </w:rPr>
        <w:t>Email discussion on CSI enhancement by May 20</w:t>
      </w:r>
    </w:p>
    <w:p w14:paraId="3F406B0D" w14:textId="77777777" w:rsidR="006D1E1F" w:rsidRPr="00D01005" w:rsidRDefault="006D1E1F" w:rsidP="007A297D">
      <w:pPr>
        <w:numPr>
          <w:ilvl w:val="0"/>
          <w:numId w:val="78"/>
        </w:numPr>
        <w:rPr>
          <w:lang w:eastAsia="x-none"/>
        </w:rPr>
      </w:pPr>
      <w:r w:rsidRPr="00D01005">
        <w:rPr>
          <w:lang w:eastAsia="x-none"/>
        </w:rPr>
        <w:t>Check points: May 12, May 18, May 20</w:t>
      </w:r>
    </w:p>
    <w:p w14:paraId="5FCFB837" w14:textId="019CFACE" w:rsidR="006D1E1F" w:rsidRPr="00D01005" w:rsidRDefault="001B5688" w:rsidP="006D1E1F">
      <w:pPr>
        <w:rPr>
          <w:b/>
          <w:bCs/>
          <w:iCs/>
        </w:rPr>
      </w:pPr>
      <w:hyperlink r:id="rId1623" w:history="1">
        <w:r w:rsidR="000B5C49">
          <w:rPr>
            <w:rStyle w:val="Hyperlink"/>
            <w:b/>
            <w:bCs/>
            <w:iCs/>
          </w:rPr>
          <w:t>R1-2203889</w:t>
        </w:r>
      </w:hyperlink>
      <w:r w:rsidR="006D1E1F" w:rsidRPr="00D01005">
        <w:rPr>
          <w:b/>
          <w:bCs/>
          <w:iCs/>
        </w:rPr>
        <w:tab/>
        <w:t>Moderator summary on Rel-18 CSI enhancements</w:t>
      </w:r>
      <w:r w:rsidR="006D1E1F" w:rsidRPr="00D01005">
        <w:rPr>
          <w:b/>
          <w:bCs/>
          <w:iCs/>
        </w:rPr>
        <w:tab/>
        <w:t>Moderator (Samsung)</w:t>
      </w:r>
    </w:p>
    <w:p w14:paraId="689A6586" w14:textId="293D7621" w:rsidR="006D1E1F" w:rsidRDefault="000E2119" w:rsidP="008F4B8C">
      <w:pPr>
        <w:rPr>
          <w:iCs/>
        </w:rPr>
      </w:pPr>
      <w:r w:rsidRPr="000E2119">
        <w:rPr>
          <w:b/>
          <w:bCs/>
          <w:iCs/>
        </w:rPr>
        <w:t>Decision:</w:t>
      </w:r>
      <w:r>
        <w:rPr>
          <w:iCs/>
        </w:rPr>
        <w:t xml:space="preserve"> As per email decision posted on May 12</w:t>
      </w:r>
      <w:r w:rsidRPr="000E2119">
        <w:rPr>
          <w:iCs/>
          <w:vertAlign w:val="superscript"/>
        </w:rPr>
        <w:t>th</w:t>
      </w:r>
      <w:r>
        <w:rPr>
          <w:iCs/>
        </w:rPr>
        <w:t>,</w:t>
      </w:r>
    </w:p>
    <w:p w14:paraId="5301E185" w14:textId="77777777" w:rsidR="000E2119" w:rsidRPr="0042733F" w:rsidRDefault="000E2119" w:rsidP="000E2119">
      <w:pPr>
        <w:rPr>
          <w:rFonts w:eastAsia="Malgun Gothic"/>
          <w:lang w:val="en-US" w:eastAsia="ko-KR"/>
        </w:rPr>
      </w:pPr>
      <w:r w:rsidRPr="0042733F">
        <w:rPr>
          <w:highlight w:val="green"/>
        </w:rPr>
        <w:t>Agreement</w:t>
      </w:r>
      <w:r w:rsidRPr="0042733F">
        <w:t xml:space="preserve"> </w:t>
      </w:r>
    </w:p>
    <w:p w14:paraId="0A35848F" w14:textId="12219E90" w:rsidR="000E2119" w:rsidRDefault="000E2119" w:rsidP="000E2119">
      <w:r w:rsidRPr="0042733F">
        <w:t xml:space="preserve">On Rel-18 CSI </w:t>
      </w:r>
      <w:r>
        <w:t>enhancement EVM for SLS, use what is captured in the</w:t>
      </w:r>
      <w:r w:rsidRPr="0042733F">
        <w:t xml:space="preserve"> excel spreadsheet </w:t>
      </w:r>
      <w:r>
        <w:t>in</w:t>
      </w:r>
      <w:r w:rsidRPr="0042733F">
        <w:t xml:space="preserve"> </w:t>
      </w:r>
      <w:hyperlink r:id="rId1624" w:history="1">
        <w:r w:rsidR="000B5C49">
          <w:rPr>
            <w:rStyle w:val="Hyperlink"/>
          </w:rPr>
          <w:t>R1-2205289</w:t>
        </w:r>
      </w:hyperlink>
      <w:r>
        <w:t>.</w:t>
      </w:r>
    </w:p>
    <w:p w14:paraId="76630D99" w14:textId="09CE4819" w:rsidR="000E2119" w:rsidRPr="000E2119" w:rsidRDefault="001B5688" w:rsidP="000E2119">
      <w:pPr>
        <w:rPr>
          <w:b/>
          <w:bCs/>
        </w:rPr>
      </w:pPr>
      <w:hyperlink r:id="rId1625" w:history="1">
        <w:r w:rsidR="000B5C49">
          <w:rPr>
            <w:rStyle w:val="Hyperlink"/>
            <w:b/>
            <w:bCs/>
          </w:rPr>
          <w:t>R1-2205289</w:t>
        </w:r>
      </w:hyperlink>
      <w:r w:rsidR="000E2119" w:rsidRPr="000E2119">
        <w:rPr>
          <w:b/>
          <w:bCs/>
        </w:rPr>
        <w:tab/>
        <w:t>EVM for Rel-18 MIMO CSI enhancements</w:t>
      </w:r>
      <w:r w:rsidR="000E2119" w:rsidRPr="000E2119">
        <w:rPr>
          <w:b/>
          <w:bCs/>
        </w:rPr>
        <w:tab/>
        <w:t>Moderator (Samsung)</w:t>
      </w:r>
    </w:p>
    <w:p w14:paraId="422B223D" w14:textId="77777777" w:rsidR="000E2119" w:rsidRPr="000E2119" w:rsidRDefault="000E2119" w:rsidP="000E2119">
      <w:pPr>
        <w:snapToGrid w:val="0"/>
        <w:rPr>
          <w:rFonts w:cs="Times"/>
          <w:szCs w:val="20"/>
        </w:rPr>
      </w:pPr>
    </w:p>
    <w:p w14:paraId="0BCD5229" w14:textId="77777777" w:rsidR="000E2119" w:rsidRPr="000E2119" w:rsidRDefault="000E2119" w:rsidP="000E2119">
      <w:pPr>
        <w:snapToGrid w:val="0"/>
        <w:rPr>
          <w:rFonts w:cs="Times"/>
          <w:szCs w:val="20"/>
        </w:rPr>
      </w:pPr>
      <w:r w:rsidRPr="000E2119">
        <w:rPr>
          <w:rFonts w:cs="Times"/>
          <w:szCs w:val="20"/>
          <w:highlight w:val="green"/>
        </w:rPr>
        <w:t>Agreement</w:t>
      </w:r>
      <w:r w:rsidRPr="000E2119">
        <w:rPr>
          <w:rFonts w:cs="Times"/>
          <w:szCs w:val="20"/>
        </w:rPr>
        <w:t xml:space="preserve"> </w:t>
      </w:r>
    </w:p>
    <w:p w14:paraId="5ED593C2" w14:textId="77777777" w:rsidR="000E2119" w:rsidRPr="0042733F" w:rsidRDefault="000E2119" w:rsidP="000E2119">
      <w:pPr>
        <w:snapToGrid w:val="0"/>
        <w:rPr>
          <w:rFonts w:cs="Times"/>
          <w:szCs w:val="20"/>
        </w:rPr>
      </w:pPr>
      <w:r w:rsidRPr="0042733F">
        <w:rPr>
          <w:rFonts w:cs="Times"/>
          <w:szCs w:val="20"/>
        </w:rPr>
        <w:t>On Rel-18 CSI enhancement EVM for LLS (only for TRS-based TDCP), companies can use the following simulation assumptions:</w:t>
      </w:r>
    </w:p>
    <w:p w14:paraId="42926167" w14:textId="77777777" w:rsidR="000E2119" w:rsidRPr="0042733F" w:rsidRDefault="000E2119" w:rsidP="00CF6E6D">
      <w:pPr>
        <w:pStyle w:val="ListParagraph"/>
        <w:numPr>
          <w:ilvl w:val="0"/>
          <w:numId w:val="206"/>
        </w:numPr>
      </w:pPr>
      <w:r w:rsidRPr="0042733F">
        <w:t>For mTRP 120kmph and over, use Rel-17 HST assumptions (cf. section 2.1 in R1-2007201)</w:t>
      </w:r>
    </w:p>
    <w:p w14:paraId="04AF83CA" w14:textId="77777777" w:rsidR="000E2119" w:rsidRPr="0042733F" w:rsidRDefault="000E2119" w:rsidP="00CF6E6D">
      <w:pPr>
        <w:pStyle w:val="ListParagraph"/>
        <w:numPr>
          <w:ilvl w:val="0"/>
          <w:numId w:val="206"/>
        </w:numPr>
      </w:pPr>
      <w:r w:rsidRPr="0042733F">
        <w:t xml:space="preserve">For sTRP up to 120km/h: </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547"/>
        <w:gridCol w:w="7371"/>
      </w:tblGrid>
      <w:tr w:rsidR="000E2119" w:rsidRPr="000E2119" w14:paraId="5129B567" w14:textId="77777777" w:rsidTr="008F1FE7">
        <w:trPr>
          <w:trHeight w:val="163"/>
        </w:trPr>
        <w:tc>
          <w:tcPr>
            <w:tcW w:w="2547" w:type="dxa"/>
            <w:shd w:val="clear" w:color="auto" w:fill="0082F0"/>
            <w:tcMar>
              <w:top w:w="15" w:type="dxa"/>
              <w:left w:w="81" w:type="dxa"/>
              <w:bottom w:w="0" w:type="dxa"/>
              <w:right w:w="81" w:type="dxa"/>
            </w:tcMar>
            <w:vAlign w:val="center"/>
            <w:hideMark/>
          </w:tcPr>
          <w:p w14:paraId="57EE0A4D" w14:textId="77777777" w:rsidR="000E2119" w:rsidRPr="000E2119" w:rsidRDefault="000E2119" w:rsidP="000D2C0C">
            <w:pPr>
              <w:snapToGrid w:val="0"/>
              <w:rPr>
                <w:rFonts w:ascii="Arial" w:hAnsi="Arial" w:cs="Arial"/>
                <w:sz w:val="16"/>
                <w:szCs w:val="16"/>
                <w:lang w:eastAsia="zh-CN"/>
              </w:rPr>
            </w:pPr>
            <w:r w:rsidRPr="000E2119">
              <w:rPr>
                <w:rFonts w:ascii="Arial" w:hAnsi="Arial" w:cs="Arial"/>
                <w:b/>
                <w:bCs/>
                <w:sz w:val="16"/>
                <w:szCs w:val="16"/>
                <w:lang w:eastAsia="zh-CN"/>
              </w:rPr>
              <w:t>Parameter</w:t>
            </w:r>
          </w:p>
        </w:tc>
        <w:tc>
          <w:tcPr>
            <w:tcW w:w="7371" w:type="dxa"/>
            <w:shd w:val="clear" w:color="auto" w:fill="0082F0"/>
            <w:tcMar>
              <w:top w:w="15" w:type="dxa"/>
              <w:left w:w="81" w:type="dxa"/>
              <w:bottom w:w="0" w:type="dxa"/>
              <w:right w:w="81" w:type="dxa"/>
            </w:tcMar>
            <w:vAlign w:val="center"/>
            <w:hideMark/>
          </w:tcPr>
          <w:p w14:paraId="620E1432" w14:textId="77777777" w:rsidR="000E2119" w:rsidRPr="000E2119" w:rsidRDefault="000E2119" w:rsidP="000D2C0C">
            <w:pPr>
              <w:snapToGrid w:val="0"/>
              <w:rPr>
                <w:rFonts w:ascii="Arial" w:hAnsi="Arial" w:cs="Arial"/>
                <w:sz w:val="16"/>
                <w:szCs w:val="16"/>
                <w:lang w:eastAsia="zh-CN"/>
              </w:rPr>
            </w:pPr>
            <w:r w:rsidRPr="000E2119">
              <w:rPr>
                <w:rFonts w:ascii="Arial" w:hAnsi="Arial" w:cs="Arial"/>
                <w:b/>
                <w:bCs/>
                <w:sz w:val="16"/>
                <w:szCs w:val="16"/>
                <w:lang w:eastAsia="zh-CN"/>
              </w:rPr>
              <w:t>Value</w:t>
            </w:r>
          </w:p>
        </w:tc>
      </w:tr>
      <w:tr w:rsidR="000E2119" w:rsidRPr="000E2119" w14:paraId="6CBF445B" w14:textId="77777777" w:rsidTr="008F1FE7">
        <w:trPr>
          <w:trHeight w:val="22"/>
        </w:trPr>
        <w:tc>
          <w:tcPr>
            <w:tcW w:w="2547" w:type="dxa"/>
            <w:shd w:val="clear" w:color="auto" w:fill="0082F0"/>
            <w:tcMar>
              <w:top w:w="15" w:type="dxa"/>
              <w:left w:w="81" w:type="dxa"/>
              <w:bottom w:w="0" w:type="dxa"/>
              <w:right w:w="81" w:type="dxa"/>
            </w:tcMar>
            <w:vAlign w:val="center"/>
            <w:hideMark/>
          </w:tcPr>
          <w:p w14:paraId="48211832" w14:textId="77777777" w:rsidR="000E2119" w:rsidRPr="000E2119" w:rsidRDefault="000E2119" w:rsidP="000D2C0C">
            <w:pPr>
              <w:snapToGrid w:val="0"/>
              <w:rPr>
                <w:rFonts w:ascii="Arial" w:hAnsi="Arial" w:cs="Arial"/>
                <w:sz w:val="16"/>
                <w:szCs w:val="16"/>
                <w:lang w:eastAsia="zh-CN"/>
              </w:rPr>
            </w:pPr>
            <w:r w:rsidRPr="000E2119">
              <w:rPr>
                <w:rFonts w:ascii="Arial" w:hAnsi="Arial" w:cs="Arial"/>
                <w:b/>
                <w:bCs/>
                <w:sz w:val="16"/>
                <w:szCs w:val="16"/>
                <w:lang w:eastAsia="zh-CN"/>
              </w:rPr>
              <w:t xml:space="preserve">Carrier frequency and subcarrier spacing </w:t>
            </w:r>
          </w:p>
        </w:tc>
        <w:tc>
          <w:tcPr>
            <w:tcW w:w="7371" w:type="dxa"/>
            <w:shd w:val="clear" w:color="auto" w:fill="CBD8F9"/>
            <w:tcMar>
              <w:top w:w="15" w:type="dxa"/>
              <w:left w:w="81" w:type="dxa"/>
              <w:bottom w:w="0" w:type="dxa"/>
              <w:right w:w="81" w:type="dxa"/>
            </w:tcMar>
            <w:vAlign w:val="center"/>
            <w:hideMark/>
          </w:tcPr>
          <w:p w14:paraId="38A9FF98" w14:textId="77777777" w:rsidR="000E2119" w:rsidRPr="000E2119" w:rsidRDefault="000E2119" w:rsidP="000D2C0C">
            <w:pPr>
              <w:snapToGrid w:val="0"/>
              <w:rPr>
                <w:rFonts w:ascii="Arial" w:hAnsi="Arial" w:cs="Arial"/>
                <w:sz w:val="16"/>
                <w:szCs w:val="16"/>
                <w:lang w:eastAsia="zh-CN"/>
              </w:rPr>
            </w:pPr>
            <w:r w:rsidRPr="000E2119">
              <w:rPr>
                <w:rFonts w:ascii="Arial" w:hAnsi="Arial" w:cs="Arial"/>
                <w:sz w:val="16"/>
                <w:szCs w:val="16"/>
                <w:lang w:eastAsia="zh-CN"/>
              </w:rPr>
              <w:t>3.5 GHz with 30 kHz SCS</w:t>
            </w:r>
          </w:p>
        </w:tc>
      </w:tr>
      <w:tr w:rsidR="000E2119" w:rsidRPr="000E2119" w14:paraId="3CA94872" w14:textId="77777777" w:rsidTr="008F1FE7">
        <w:trPr>
          <w:trHeight w:val="22"/>
        </w:trPr>
        <w:tc>
          <w:tcPr>
            <w:tcW w:w="2547" w:type="dxa"/>
            <w:shd w:val="clear" w:color="auto" w:fill="0082F0"/>
            <w:tcMar>
              <w:top w:w="15" w:type="dxa"/>
              <w:left w:w="81" w:type="dxa"/>
              <w:bottom w:w="0" w:type="dxa"/>
              <w:right w:w="81" w:type="dxa"/>
            </w:tcMar>
            <w:vAlign w:val="center"/>
            <w:hideMark/>
          </w:tcPr>
          <w:p w14:paraId="00AE449C" w14:textId="77777777" w:rsidR="000E2119" w:rsidRPr="000E2119" w:rsidRDefault="000E2119" w:rsidP="000D2C0C">
            <w:pPr>
              <w:snapToGrid w:val="0"/>
              <w:rPr>
                <w:rFonts w:ascii="Arial" w:hAnsi="Arial" w:cs="Arial"/>
                <w:b/>
                <w:bCs/>
                <w:sz w:val="16"/>
                <w:szCs w:val="16"/>
                <w:lang w:eastAsia="zh-CN"/>
              </w:rPr>
            </w:pPr>
            <w:r w:rsidRPr="000E2119">
              <w:rPr>
                <w:rFonts w:ascii="Arial" w:hAnsi="Arial" w:cs="Arial"/>
                <w:b/>
                <w:bCs/>
                <w:sz w:val="16"/>
                <w:szCs w:val="16"/>
                <w:lang w:eastAsia="zh-CN"/>
              </w:rPr>
              <w:t>System bandwidth</w:t>
            </w:r>
          </w:p>
        </w:tc>
        <w:tc>
          <w:tcPr>
            <w:tcW w:w="7371" w:type="dxa"/>
            <w:shd w:val="clear" w:color="auto" w:fill="CBD8F9"/>
            <w:tcMar>
              <w:top w:w="15" w:type="dxa"/>
              <w:left w:w="81" w:type="dxa"/>
              <w:bottom w:w="0" w:type="dxa"/>
              <w:right w:w="81" w:type="dxa"/>
            </w:tcMar>
            <w:vAlign w:val="center"/>
            <w:hideMark/>
          </w:tcPr>
          <w:p w14:paraId="388AB75D" w14:textId="77777777" w:rsidR="000E2119" w:rsidRPr="000E2119" w:rsidRDefault="000E2119" w:rsidP="000D2C0C">
            <w:pPr>
              <w:snapToGrid w:val="0"/>
              <w:rPr>
                <w:rFonts w:ascii="Arial" w:hAnsi="Arial" w:cs="Arial"/>
                <w:sz w:val="16"/>
                <w:szCs w:val="16"/>
                <w:lang w:eastAsia="zh-CN"/>
              </w:rPr>
            </w:pPr>
            <w:r w:rsidRPr="000E2119">
              <w:rPr>
                <w:rFonts w:ascii="Arial" w:hAnsi="Arial" w:cs="Arial"/>
                <w:sz w:val="16"/>
                <w:szCs w:val="16"/>
                <w:lang w:eastAsia="zh-CN"/>
              </w:rPr>
              <w:t>20MHz, 100MHz</w:t>
            </w:r>
          </w:p>
        </w:tc>
      </w:tr>
      <w:tr w:rsidR="000E2119" w:rsidRPr="000E2119" w14:paraId="6341D656" w14:textId="77777777" w:rsidTr="008F1FE7">
        <w:trPr>
          <w:trHeight w:val="23"/>
        </w:trPr>
        <w:tc>
          <w:tcPr>
            <w:tcW w:w="2547" w:type="dxa"/>
            <w:shd w:val="clear" w:color="auto" w:fill="0082F0"/>
            <w:tcMar>
              <w:top w:w="15" w:type="dxa"/>
              <w:left w:w="81" w:type="dxa"/>
              <w:bottom w:w="0" w:type="dxa"/>
              <w:right w:w="81" w:type="dxa"/>
            </w:tcMar>
            <w:vAlign w:val="center"/>
            <w:hideMark/>
          </w:tcPr>
          <w:p w14:paraId="454D24AA" w14:textId="77777777" w:rsidR="000E2119" w:rsidRPr="000E2119" w:rsidRDefault="000E2119" w:rsidP="000D2C0C">
            <w:pPr>
              <w:snapToGrid w:val="0"/>
              <w:rPr>
                <w:rFonts w:ascii="Arial" w:hAnsi="Arial" w:cs="Arial"/>
                <w:sz w:val="16"/>
                <w:szCs w:val="16"/>
                <w:lang w:val="sv-SE" w:eastAsia="zh-CN"/>
              </w:rPr>
            </w:pPr>
            <w:r w:rsidRPr="000E2119">
              <w:rPr>
                <w:rFonts w:ascii="Arial" w:hAnsi="Arial" w:cs="Arial"/>
                <w:b/>
                <w:bCs/>
                <w:sz w:val="16"/>
                <w:szCs w:val="16"/>
                <w:lang w:val="sv-SE" w:eastAsia="zh-CN"/>
              </w:rPr>
              <w:t>TRS bandwidth</w:t>
            </w:r>
          </w:p>
        </w:tc>
        <w:tc>
          <w:tcPr>
            <w:tcW w:w="7371" w:type="dxa"/>
            <w:shd w:val="clear" w:color="auto" w:fill="E7EDFC"/>
            <w:tcMar>
              <w:top w:w="15" w:type="dxa"/>
              <w:left w:w="81" w:type="dxa"/>
              <w:bottom w:w="0" w:type="dxa"/>
              <w:right w:w="81" w:type="dxa"/>
            </w:tcMar>
            <w:vAlign w:val="center"/>
            <w:hideMark/>
          </w:tcPr>
          <w:p w14:paraId="3B847323" w14:textId="77777777" w:rsidR="000E2119" w:rsidRPr="000E2119" w:rsidRDefault="000E2119" w:rsidP="000D2C0C">
            <w:pPr>
              <w:snapToGrid w:val="0"/>
              <w:rPr>
                <w:rFonts w:ascii="Arial" w:hAnsi="Arial" w:cs="Arial"/>
                <w:sz w:val="16"/>
                <w:szCs w:val="16"/>
                <w:lang w:val="en-US" w:eastAsia="zh-CN"/>
              </w:rPr>
            </w:pPr>
            <w:r w:rsidRPr="000E2119">
              <w:rPr>
                <w:rFonts w:ascii="Arial" w:hAnsi="Arial" w:cs="Arial"/>
                <w:sz w:val="16"/>
                <w:szCs w:val="16"/>
                <w:lang w:eastAsia="zh-CN"/>
              </w:rPr>
              <w:t>20MHz, 100MHz</w:t>
            </w:r>
          </w:p>
        </w:tc>
      </w:tr>
      <w:tr w:rsidR="000E2119" w:rsidRPr="000E2119" w14:paraId="575A3F74" w14:textId="77777777" w:rsidTr="008F1FE7">
        <w:trPr>
          <w:trHeight w:val="367"/>
        </w:trPr>
        <w:tc>
          <w:tcPr>
            <w:tcW w:w="2547" w:type="dxa"/>
            <w:shd w:val="clear" w:color="auto" w:fill="0082F0"/>
            <w:tcMar>
              <w:top w:w="15" w:type="dxa"/>
              <w:left w:w="81" w:type="dxa"/>
              <w:bottom w:w="0" w:type="dxa"/>
              <w:right w:w="81" w:type="dxa"/>
            </w:tcMar>
            <w:vAlign w:val="center"/>
            <w:hideMark/>
          </w:tcPr>
          <w:p w14:paraId="6FC88C2A" w14:textId="77777777" w:rsidR="000E2119" w:rsidRPr="000E2119" w:rsidRDefault="000E2119" w:rsidP="000D2C0C">
            <w:pPr>
              <w:snapToGrid w:val="0"/>
              <w:rPr>
                <w:rFonts w:ascii="Arial" w:hAnsi="Arial" w:cs="Arial"/>
                <w:sz w:val="16"/>
                <w:szCs w:val="16"/>
                <w:lang w:val="sv-SE" w:eastAsia="zh-CN"/>
              </w:rPr>
            </w:pPr>
            <w:r w:rsidRPr="000E2119">
              <w:rPr>
                <w:rFonts w:ascii="Arial" w:hAnsi="Arial" w:cs="Arial"/>
                <w:b/>
                <w:bCs/>
                <w:sz w:val="16"/>
                <w:szCs w:val="16"/>
                <w:lang w:val="sv-SE" w:eastAsia="zh-CN"/>
              </w:rPr>
              <w:t>Channel model</w:t>
            </w:r>
          </w:p>
        </w:tc>
        <w:tc>
          <w:tcPr>
            <w:tcW w:w="7371" w:type="dxa"/>
            <w:shd w:val="clear" w:color="auto" w:fill="CBD8F9"/>
            <w:tcMar>
              <w:top w:w="15" w:type="dxa"/>
              <w:left w:w="81" w:type="dxa"/>
              <w:bottom w:w="0" w:type="dxa"/>
              <w:right w:w="81" w:type="dxa"/>
            </w:tcMar>
            <w:vAlign w:val="center"/>
          </w:tcPr>
          <w:p w14:paraId="7BB608D0" w14:textId="77777777" w:rsidR="000E2119" w:rsidRPr="000E2119" w:rsidRDefault="000E2119" w:rsidP="000D2C0C">
            <w:pPr>
              <w:snapToGrid w:val="0"/>
              <w:rPr>
                <w:rFonts w:ascii="Arial" w:hAnsi="Arial" w:cs="Arial"/>
                <w:sz w:val="16"/>
                <w:szCs w:val="16"/>
                <w:lang w:val="en-US" w:eastAsia="zh-CN"/>
              </w:rPr>
            </w:pPr>
            <w:r w:rsidRPr="000E2119">
              <w:rPr>
                <w:rFonts w:ascii="Arial" w:hAnsi="Arial" w:cs="Arial"/>
                <w:sz w:val="16"/>
                <w:szCs w:val="16"/>
                <w:lang w:eastAsia="zh-CN"/>
              </w:rPr>
              <w:t xml:space="preserve">Alt. 1: TDL channels with uncorrelated antenna elements with first priority on TDL-A </w:t>
            </w:r>
          </w:p>
          <w:p w14:paraId="117D0096" w14:textId="77777777" w:rsidR="000E2119" w:rsidRPr="000E2119" w:rsidRDefault="000E2119" w:rsidP="000D2C0C">
            <w:pPr>
              <w:snapToGrid w:val="0"/>
              <w:rPr>
                <w:rFonts w:ascii="Arial" w:hAnsi="Arial" w:cs="Arial"/>
                <w:sz w:val="16"/>
                <w:szCs w:val="16"/>
                <w:lang w:eastAsia="zh-CN"/>
              </w:rPr>
            </w:pPr>
            <w:r w:rsidRPr="000E2119">
              <w:rPr>
                <w:rFonts w:ascii="Arial" w:hAnsi="Arial" w:cs="Arial"/>
                <w:sz w:val="16"/>
                <w:szCs w:val="16"/>
                <w:lang w:eastAsia="zh-CN"/>
              </w:rPr>
              <w:t>while the use of other TDL channels isn’t precluded</w:t>
            </w:r>
          </w:p>
          <w:p w14:paraId="038C3910" w14:textId="77777777" w:rsidR="000E2119" w:rsidRPr="000E2119" w:rsidRDefault="000E2119" w:rsidP="000D2C0C">
            <w:pPr>
              <w:snapToGrid w:val="0"/>
              <w:rPr>
                <w:rFonts w:ascii="Arial" w:hAnsi="Arial" w:cs="Arial"/>
                <w:sz w:val="16"/>
                <w:szCs w:val="16"/>
                <w:lang w:eastAsia="zh-CN"/>
              </w:rPr>
            </w:pPr>
          </w:p>
          <w:p w14:paraId="3575C1A0" w14:textId="77777777" w:rsidR="000E2119" w:rsidRPr="000E2119" w:rsidRDefault="000E2119" w:rsidP="000D2C0C">
            <w:pPr>
              <w:snapToGrid w:val="0"/>
              <w:rPr>
                <w:rFonts w:ascii="Arial" w:hAnsi="Arial" w:cs="Arial"/>
                <w:sz w:val="16"/>
                <w:szCs w:val="16"/>
                <w:lang w:eastAsia="zh-CN"/>
              </w:rPr>
            </w:pPr>
            <w:r w:rsidRPr="000E2119">
              <w:rPr>
                <w:rFonts w:ascii="Arial" w:hAnsi="Arial" w:cs="Arial"/>
                <w:sz w:val="16"/>
                <w:szCs w:val="16"/>
                <w:lang w:eastAsia="zh-CN"/>
              </w:rPr>
              <w:t xml:space="preserve">Alt. 2: CDL channels with first priority on CDL-A </w:t>
            </w:r>
          </w:p>
          <w:p w14:paraId="0191F46A" w14:textId="77777777" w:rsidR="000E2119" w:rsidRPr="000E2119" w:rsidRDefault="000E2119" w:rsidP="000D2C0C">
            <w:pPr>
              <w:snapToGrid w:val="0"/>
              <w:rPr>
                <w:rFonts w:ascii="Arial" w:hAnsi="Arial" w:cs="Arial"/>
                <w:sz w:val="16"/>
                <w:szCs w:val="16"/>
                <w:lang w:eastAsia="zh-CN"/>
              </w:rPr>
            </w:pPr>
            <w:r w:rsidRPr="000E2119">
              <w:rPr>
                <w:rFonts w:ascii="Arial" w:hAnsi="Arial" w:cs="Arial"/>
                <w:sz w:val="16"/>
                <w:szCs w:val="16"/>
                <w:lang w:eastAsia="zh-CN"/>
              </w:rPr>
              <w:t>while the use of other CDL channels isn’t precluded</w:t>
            </w:r>
          </w:p>
        </w:tc>
      </w:tr>
      <w:tr w:rsidR="000E2119" w:rsidRPr="000E2119" w14:paraId="156BE88A" w14:textId="77777777" w:rsidTr="008F1FE7">
        <w:trPr>
          <w:trHeight w:val="23"/>
        </w:trPr>
        <w:tc>
          <w:tcPr>
            <w:tcW w:w="2547" w:type="dxa"/>
            <w:shd w:val="clear" w:color="auto" w:fill="0082F0"/>
            <w:tcMar>
              <w:top w:w="15" w:type="dxa"/>
              <w:left w:w="81" w:type="dxa"/>
              <w:bottom w:w="0" w:type="dxa"/>
              <w:right w:w="81" w:type="dxa"/>
            </w:tcMar>
            <w:vAlign w:val="center"/>
            <w:hideMark/>
          </w:tcPr>
          <w:p w14:paraId="3C4120C8" w14:textId="77777777" w:rsidR="000E2119" w:rsidRPr="000E2119" w:rsidRDefault="000E2119" w:rsidP="000D2C0C">
            <w:pPr>
              <w:snapToGrid w:val="0"/>
              <w:rPr>
                <w:rFonts w:ascii="Arial" w:hAnsi="Arial" w:cs="Arial"/>
                <w:sz w:val="16"/>
                <w:szCs w:val="16"/>
                <w:lang w:val="sv-SE" w:eastAsia="zh-CN"/>
              </w:rPr>
            </w:pPr>
            <w:r w:rsidRPr="000E2119">
              <w:rPr>
                <w:rFonts w:ascii="Arial" w:hAnsi="Arial" w:cs="Arial"/>
                <w:b/>
                <w:bCs/>
                <w:sz w:val="16"/>
                <w:szCs w:val="16"/>
                <w:lang w:val="sv-SE" w:eastAsia="zh-CN"/>
              </w:rPr>
              <w:t xml:space="preserve">Delay spread </w:t>
            </w:r>
          </w:p>
        </w:tc>
        <w:tc>
          <w:tcPr>
            <w:tcW w:w="7371" w:type="dxa"/>
            <w:shd w:val="clear" w:color="auto" w:fill="E7EDFC"/>
            <w:tcMar>
              <w:top w:w="15" w:type="dxa"/>
              <w:left w:w="81" w:type="dxa"/>
              <w:bottom w:w="0" w:type="dxa"/>
              <w:right w:w="81" w:type="dxa"/>
            </w:tcMar>
            <w:vAlign w:val="center"/>
            <w:hideMark/>
          </w:tcPr>
          <w:p w14:paraId="29935D38" w14:textId="77777777" w:rsidR="000E2119" w:rsidRPr="000E2119" w:rsidRDefault="000E2119" w:rsidP="000D2C0C">
            <w:pPr>
              <w:snapToGrid w:val="0"/>
              <w:rPr>
                <w:rFonts w:ascii="Arial" w:hAnsi="Arial" w:cs="Arial"/>
                <w:sz w:val="16"/>
                <w:szCs w:val="16"/>
                <w:lang w:val="en-US" w:eastAsia="zh-CN"/>
              </w:rPr>
            </w:pPr>
            <w:r w:rsidRPr="000E2119">
              <w:rPr>
                <w:rFonts w:ascii="Arial" w:hAnsi="Arial" w:cs="Arial"/>
                <w:sz w:val="16"/>
                <w:szCs w:val="16"/>
                <w:lang w:eastAsia="zh-CN"/>
              </w:rPr>
              <w:t>10ns, 30ns, 100ns, 300ns, and 1000ns</w:t>
            </w:r>
          </w:p>
        </w:tc>
      </w:tr>
      <w:tr w:rsidR="000E2119" w:rsidRPr="000E2119" w14:paraId="01B6F497" w14:textId="77777777" w:rsidTr="008F1FE7">
        <w:trPr>
          <w:trHeight w:val="82"/>
        </w:trPr>
        <w:tc>
          <w:tcPr>
            <w:tcW w:w="2547" w:type="dxa"/>
            <w:shd w:val="clear" w:color="auto" w:fill="0082F0"/>
            <w:tcMar>
              <w:top w:w="15" w:type="dxa"/>
              <w:left w:w="81" w:type="dxa"/>
              <w:bottom w:w="0" w:type="dxa"/>
              <w:right w:w="81" w:type="dxa"/>
            </w:tcMar>
            <w:vAlign w:val="center"/>
            <w:hideMark/>
          </w:tcPr>
          <w:p w14:paraId="67C4BCA3" w14:textId="77777777" w:rsidR="000E2119" w:rsidRPr="000E2119" w:rsidRDefault="000E2119" w:rsidP="000D2C0C">
            <w:pPr>
              <w:snapToGrid w:val="0"/>
              <w:rPr>
                <w:rFonts w:ascii="Arial" w:hAnsi="Arial" w:cs="Arial"/>
                <w:sz w:val="16"/>
                <w:szCs w:val="16"/>
                <w:lang w:val="sv-SE" w:eastAsia="zh-CN"/>
              </w:rPr>
            </w:pPr>
            <w:r w:rsidRPr="000E2119">
              <w:rPr>
                <w:rFonts w:ascii="Arial" w:hAnsi="Arial" w:cs="Arial"/>
                <w:b/>
                <w:bCs/>
                <w:sz w:val="16"/>
                <w:szCs w:val="16"/>
                <w:lang w:val="sv-SE" w:eastAsia="zh-CN"/>
              </w:rPr>
              <w:t>UE velocity</w:t>
            </w:r>
          </w:p>
        </w:tc>
        <w:tc>
          <w:tcPr>
            <w:tcW w:w="7371" w:type="dxa"/>
            <w:shd w:val="clear" w:color="auto" w:fill="CBD8F9"/>
            <w:tcMar>
              <w:top w:w="15" w:type="dxa"/>
              <w:left w:w="81" w:type="dxa"/>
              <w:bottom w:w="0" w:type="dxa"/>
              <w:right w:w="81" w:type="dxa"/>
            </w:tcMar>
            <w:vAlign w:val="center"/>
            <w:hideMark/>
          </w:tcPr>
          <w:p w14:paraId="0185B680" w14:textId="77777777" w:rsidR="000E2119" w:rsidRPr="000E2119" w:rsidRDefault="000E2119" w:rsidP="000D2C0C">
            <w:pPr>
              <w:snapToGrid w:val="0"/>
              <w:rPr>
                <w:rFonts w:ascii="Arial" w:hAnsi="Arial" w:cs="Arial"/>
                <w:sz w:val="16"/>
                <w:szCs w:val="16"/>
                <w:lang w:val="sv-SE" w:eastAsia="zh-CN"/>
              </w:rPr>
            </w:pPr>
            <w:r w:rsidRPr="000E2119">
              <w:rPr>
                <w:rFonts w:ascii="Arial" w:hAnsi="Arial" w:cs="Arial"/>
                <w:sz w:val="16"/>
                <w:szCs w:val="16"/>
                <w:lang w:val="sv-SE" w:eastAsia="zh-CN"/>
              </w:rPr>
              <w:t>3km/h, 10km/h, 20km/h, 30km/h, 60km/h, 120km/h</w:t>
            </w:r>
          </w:p>
        </w:tc>
      </w:tr>
      <w:tr w:rsidR="000E2119" w:rsidRPr="000E2119" w14:paraId="6DD02D2C" w14:textId="77777777" w:rsidTr="008F1FE7">
        <w:trPr>
          <w:trHeight w:val="23"/>
        </w:trPr>
        <w:tc>
          <w:tcPr>
            <w:tcW w:w="2547" w:type="dxa"/>
            <w:shd w:val="clear" w:color="auto" w:fill="0082F0"/>
            <w:tcMar>
              <w:top w:w="15" w:type="dxa"/>
              <w:left w:w="81" w:type="dxa"/>
              <w:bottom w:w="0" w:type="dxa"/>
              <w:right w:w="81" w:type="dxa"/>
            </w:tcMar>
            <w:vAlign w:val="center"/>
            <w:hideMark/>
          </w:tcPr>
          <w:p w14:paraId="62D1FF26" w14:textId="77777777" w:rsidR="000E2119" w:rsidRPr="000E2119" w:rsidRDefault="000E2119" w:rsidP="000D2C0C">
            <w:pPr>
              <w:snapToGrid w:val="0"/>
              <w:rPr>
                <w:rFonts w:ascii="Arial" w:hAnsi="Arial" w:cs="Arial"/>
                <w:sz w:val="16"/>
                <w:szCs w:val="16"/>
                <w:lang w:val="sv-SE" w:eastAsia="zh-CN"/>
              </w:rPr>
            </w:pPr>
            <w:r w:rsidRPr="000E2119">
              <w:rPr>
                <w:rFonts w:ascii="Arial" w:hAnsi="Arial" w:cs="Arial"/>
                <w:b/>
                <w:bCs/>
                <w:sz w:val="16"/>
                <w:szCs w:val="16"/>
                <w:lang w:val="sv-SE" w:eastAsia="zh-CN"/>
              </w:rPr>
              <w:t>Antennas at UE</w:t>
            </w:r>
          </w:p>
        </w:tc>
        <w:tc>
          <w:tcPr>
            <w:tcW w:w="7371" w:type="dxa"/>
            <w:shd w:val="clear" w:color="auto" w:fill="E7EDFC"/>
            <w:tcMar>
              <w:top w:w="15" w:type="dxa"/>
              <w:left w:w="81" w:type="dxa"/>
              <w:bottom w:w="0" w:type="dxa"/>
              <w:right w:w="81" w:type="dxa"/>
            </w:tcMar>
            <w:vAlign w:val="center"/>
            <w:hideMark/>
          </w:tcPr>
          <w:p w14:paraId="2D364648" w14:textId="77777777" w:rsidR="000E2119" w:rsidRPr="000E2119" w:rsidRDefault="000E2119" w:rsidP="000D2C0C">
            <w:pPr>
              <w:snapToGrid w:val="0"/>
              <w:rPr>
                <w:rFonts w:ascii="Arial" w:hAnsi="Arial" w:cs="Arial"/>
                <w:sz w:val="16"/>
                <w:szCs w:val="16"/>
                <w:lang w:val="en-US" w:eastAsia="zh-CN"/>
              </w:rPr>
            </w:pPr>
            <w:r w:rsidRPr="000E2119">
              <w:rPr>
                <w:rFonts w:ascii="Arial" w:hAnsi="Arial" w:cs="Arial"/>
                <w:sz w:val="16"/>
                <w:szCs w:val="16"/>
                <w:lang w:eastAsia="zh-CN"/>
              </w:rPr>
              <w:t>4RX: (1,2,2,1,1,1,2), (dH,dV) = (0.5, 0.5)λ for rank &gt; 2</w:t>
            </w:r>
          </w:p>
          <w:p w14:paraId="163311D9" w14:textId="77777777" w:rsidR="000E2119" w:rsidRPr="000E2119" w:rsidRDefault="000E2119" w:rsidP="000D2C0C">
            <w:pPr>
              <w:snapToGrid w:val="0"/>
              <w:rPr>
                <w:rFonts w:ascii="Arial" w:hAnsi="Arial" w:cs="Arial"/>
                <w:sz w:val="16"/>
                <w:szCs w:val="16"/>
                <w:lang w:eastAsia="zh-CN"/>
              </w:rPr>
            </w:pPr>
            <w:r w:rsidRPr="000E2119">
              <w:rPr>
                <w:rFonts w:ascii="Arial" w:hAnsi="Arial" w:cs="Arial"/>
                <w:sz w:val="16"/>
                <w:szCs w:val="16"/>
                <w:lang w:eastAsia="zh-CN"/>
              </w:rPr>
              <w:t>2RX: (1,1,2,1,1,1,1), (dH,dV) = (0.5, 0.5)λ for (rank 1,2)</w:t>
            </w:r>
          </w:p>
          <w:p w14:paraId="40407591" w14:textId="77777777" w:rsidR="000E2119" w:rsidRPr="000E2119" w:rsidRDefault="000E2119" w:rsidP="000D2C0C">
            <w:pPr>
              <w:snapToGrid w:val="0"/>
              <w:rPr>
                <w:rFonts w:ascii="Arial" w:hAnsi="Arial" w:cs="Arial"/>
                <w:sz w:val="16"/>
                <w:szCs w:val="16"/>
                <w:lang w:eastAsia="zh-CN"/>
              </w:rPr>
            </w:pPr>
            <w:r w:rsidRPr="000E2119">
              <w:rPr>
                <w:rFonts w:ascii="Arial" w:hAnsi="Arial" w:cs="Arial"/>
                <w:sz w:val="16"/>
                <w:szCs w:val="16"/>
                <w:lang w:eastAsia="zh-CN"/>
              </w:rPr>
              <w:t>For TRS based Doppler accuracy evaluations a single UE antenna may also be used</w:t>
            </w:r>
          </w:p>
          <w:p w14:paraId="03EB1D50" w14:textId="77777777" w:rsidR="000E2119" w:rsidRPr="000E2119" w:rsidRDefault="000E2119" w:rsidP="000D2C0C">
            <w:pPr>
              <w:snapToGrid w:val="0"/>
              <w:rPr>
                <w:rFonts w:ascii="Arial" w:hAnsi="Arial" w:cs="Arial"/>
                <w:sz w:val="16"/>
                <w:szCs w:val="16"/>
                <w:lang w:eastAsia="zh-CN"/>
              </w:rPr>
            </w:pPr>
            <w:r w:rsidRPr="000E2119">
              <w:rPr>
                <w:rFonts w:ascii="Arial" w:hAnsi="Arial" w:cs="Arial"/>
                <w:sz w:val="16"/>
                <w:szCs w:val="16"/>
                <w:lang w:eastAsia="zh-CN"/>
              </w:rPr>
              <w:t>Other configurations are not precluded.</w:t>
            </w:r>
          </w:p>
        </w:tc>
      </w:tr>
      <w:tr w:rsidR="000E2119" w:rsidRPr="000E2119" w14:paraId="22DEA47A" w14:textId="77777777" w:rsidTr="008F1FE7">
        <w:trPr>
          <w:trHeight w:val="367"/>
        </w:trPr>
        <w:tc>
          <w:tcPr>
            <w:tcW w:w="2547" w:type="dxa"/>
            <w:shd w:val="clear" w:color="auto" w:fill="0082F0"/>
            <w:tcMar>
              <w:top w:w="15" w:type="dxa"/>
              <w:left w:w="81" w:type="dxa"/>
              <w:bottom w:w="0" w:type="dxa"/>
              <w:right w:w="81" w:type="dxa"/>
            </w:tcMar>
            <w:vAlign w:val="center"/>
            <w:hideMark/>
          </w:tcPr>
          <w:p w14:paraId="6661EA24" w14:textId="77777777" w:rsidR="000E2119" w:rsidRPr="000E2119" w:rsidRDefault="000E2119" w:rsidP="000D2C0C">
            <w:pPr>
              <w:snapToGrid w:val="0"/>
              <w:rPr>
                <w:rFonts w:ascii="Arial" w:hAnsi="Arial" w:cs="Arial"/>
                <w:sz w:val="16"/>
                <w:szCs w:val="16"/>
                <w:lang w:val="sv-SE" w:eastAsia="zh-CN"/>
              </w:rPr>
            </w:pPr>
            <w:r w:rsidRPr="000E2119">
              <w:rPr>
                <w:rFonts w:ascii="Arial" w:hAnsi="Arial" w:cs="Arial"/>
                <w:b/>
                <w:bCs/>
                <w:sz w:val="16"/>
                <w:szCs w:val="16"/>
                <w:lang w:val="sv-SE" w:eastAsia="zh-CN"/>
              </w:rPr>
              <w:t>Antennas at gNB</w:t>
            </w:r>
          </w:p>
        </w:tc>
        <w:tc>
          <w:tcPr>
            <w:tcW w:w="7371" w:type="dxa"/>
            <w:shd w:val="clear" w:color="auto" w:fill="CBD8F9"/>
            <w:tcMar>
              <w:top w:w="15" w:type="dxa"/>
              <w:left w:w="81" w:type="dxa"/>
              <w:bottom w:w="0" w:type="dxa"/>
              <w:right w:w="81" w:type="dxa"/>
            </w:tcMar>
            <w:vAlign w:val="center"/>
            <w:hideMark/>
          </w:tcPr>
          <w:p w14:paraId="55605C57" w14:textId="77777777" w:rsidR="000E2119" w:rsidRPr="000E2119" w:rsidRDefault="000E2119" w:rsidP="000D2C0C">
            <w:pPr>
              <w:snapToGrid w:val="0"/>
              <w:rPr>
                <w:rFonts w:ascii="Arial" w:hAnsi="Arial" w:cs="Arial"/>
                <w:sz w:val="16"/>
                <w:szCs w:val="16"/>
                <w:lang w:val="sv-SE" w:eastAsia="zh-CN"/>
              </w:rPr>
            </w:pPr>
            <w:r w:rsidRPr="000E2119">
              <w:rPr>
                <w:rFonts w:ascii="Arial" w:hAnsi="Arial" w:cs="Arial"/>
                <w:sz w:val="16"/>
                <w:szCs w:val="16"/>
                <w:lang w:val="sv-SE" w:eastAsia="zh-CN"/>
              </w:rPr>
              <w:t>32 ports: (8,8,2,1,1,2,8), (dH,dV) = (0.5, 0.8)</w:t>
            </w:r>
            <w:r w:rsidRPr="000E2119">
              <w:rPr>
                <w:rFonts w:ascii="Arial" w:hAnsi="Arial" w:cs="Arial"/>
                <w:sz w:val="16"/>
                <w:szCs w:val="16"/>
                <w:lang w:eastAsia="zh-CN"/>
              </w:rPr>
              <w:t>λ</w:t>
            </w:r>
            <w:r w:rsidRPr="000E2119">
              <w:rPr>
                <w:rFonts w:ascii="Arial" w:hAnsi="Arial" w:cs="Arial"/>
                <w:sz w:val="16"/>
                <w:szCs w:val="16"/>
                <w:lang w:val="fr-FR" w:eastAsia="zh-CN"/>
              </w:rPr>
              <w:t xml:space="preserve"> </w:t>
            </w:r>
          </w:p>
          <w:p w14:paraId="6CC359B5" w14:textId="77777777" w:rsidR="000E2119" w:rsidRPr="000E2119" w:rsidRDefault="000E2119" w:rsidP="000D2C0C">
            <w:pPr>
              <w:snapToGrid w:val="0"/>
              <w:rPr>
                <w:rFonts w:ascii="Arial" w:hAnsi="Arial" w:cs="Arial"/>
                <w:sz w:val="16"/>
                <w:szCs w:val="16"/>
                <w:lang w:val="sv-SE" w:eastAsia="zh-CN"/>
              </w:rPr>
            </w:pPr>
            <w:r w:rsidRPr="000E2119">
              <w:rPr>
                <w:rFonts w:ascii="Arial" w:hAnsi="Arial" w:cs="Arial"/>
                <w:sz w:val="16"/>
                <w:szCs w:val="16"/>
                <w:lang w:val="sv-SE" w:eastAsia="zh-CN"/>
              </w:rPr>
              <w:t>16 ports: (8,4,2,1,1,2,4), (dH,dV) = (0.5, 0.8)</w:t>
            </w:r>
            <w:r w:rsidRPr="000E2119">
              <w:rPr>
                <w:rFonts w:ascii="Arial" w:hAnsi="Arial" w:cs="Arial"/>
                <w:sz w:val="16"/>
                <w:szCs w:val="16"/>
                <w:lang w:eastAsia="zh-CN"/>
              </w:rPr>
              <w:t>λ</w:t>
            </w:r>
          </w:p>
          <w:p w14:paraId="1D55685F" w14:textId="77777777" w:rsidR="000E2119" w:rsidRPr="000E2119" w:rsidRDefault="000E2119" w:rsidP="000D2C0C">
            <w:pPr>
              <w:snapToGrid w:val="0"/>
              <w:rPr>
                <w:rFonts w:ascii="Arial" w:hAnsi="Arial" w:cs="Arial"/>
                <w:sz w:val="16"/>
                <w:szCs w:val="16"/>
                <w:lang w:val="en-US" w:eastAsia="zh-CN"/>
              </w:rPr>
            </w:pPr>
            <w:r w:rsidRPr="000E2119">
              <w:rPr>
                <w:rFonts w:ascii="Arial" w:hAnsi="Arial" w:cs="Arial"/>
                <w:sz w:val="16"/>
                <w:szCs w:val="16"/>
                <w:lang w:eastAsia="zh-CN"/>
              </w:rPr>
              <w:t>For TRS based Doppler accuracy evaluations a single gNB port may also be used.</w:t>
            </w:r>
          </w:p>
          <w:p w14:paraId="7091C27A" w14:textId="77777777" w:rsidR="000E2119" w:rsidRPr="000E2119" w:rsidRDefault="000E2119" w:rsidP="000D2C0C">
            <w:pPr>
              <w:snapToGrid w:val="0"/>
              <w:rPr>
                <w:rFonts w:ascii="Arial" w:hAnsi="Arial" w:cs="Arial"/>
                <w:sz w:val="16"/>
                <w:szCs w:val="16"/>
                <w:lang w:eastAsia="zh-CN"/>
              </w:rPr>
            </w:pPr>
            <w:r w:rsidRPr="000E2119">
              <w:rPr>
                <w:rFonts w:ascii="Arial" w:hAnsi="Arial" w:cs="Arial"/>
                <w:sz w:val="16"/>
                <w:szCs w:val="16"/>
                <w:lang w:eastAsia="zh-CN"/>
              </w:rPr>
              <w:t>Other configurations are not precluded.</w:t>
            </w:r>
          </w:p>
        </w:tc>
      </w:tr>
      <w:tr w:rsidR="000E2119" w:rsidRPr="000E2119" w14:paraId="00DC4D8A" w14:textId="77777777" w:rsidTr="008F1FE7">
        <w:trPr>
          <w:trHeight w:val="23"/>
        </w:trPr>
        <w:tc>
          <w:tcPr>
            <w:tcW w:w="2547" w:type="dxa"/>
            <w:shd w:val="clear" w:color="auto" w:fill="0082F0"/>
            <w:tcMar>
              <w:top w:w="15" w:type="dxa"/>
              <w:left w:w="81" w:type="dxa"/>
              <w:bottom w:w="0" w:type="dxa"/>
              <w:right w:w="81" w:type="dxa"/>
            </w:tcMar>
            <w:vAlign w:val="center"/>
            <w:hideMark/>
          </w:tcPr>
          <w:p w14:paraId="5258B45C" w14:textId="77777777" w:rsidR="000E2119" w:rsidRPr="000E2119" w:rsidRDefault="000E2119" w:rsidP="000D2C0C">
            <w:pPr>
              <w:snapToGrid w:val="0"/>
              <w:rPr>
                <w:rFonts w:ascii="Arial" w:hAnsi="Arial" w:cs="Arial"/>
                <w:sz w:val="16"/>
                <w:szCs w:val="16"/>
                <w:lang w:val="sv-SE" w:eastAsia="zh-CN"/>
              </w:rPr>
            </w:pPr>
            <w:r w:rsidRPr="000E2119">
              <w:rPr>
                <w:rFonts w:ascii="Arial" w:hAnsi="Arial" w:cs="Arial"/>
                <w:b/>
                <w:bCs/>
                <w:sz w:val="16"/>
                <w:szCs w:val="16"/>
                <w:lang w:val="sv-SE" w:eastAsia="zh-CN"/>
              </w:rPr>
              <w:t>Link adaptation</w:t>
            </w:r>
          </w:p>
        </w:tc>
        <w:tc>
          <w:tcPr>
            <w:tcW w:w="7371" w:type="dxa"/>
            <w:shd w:val="clear" w:color="auto" w:fill="E7EDFC"/>
            <w:tcMar>
              <w:top w:w="15" w:type="dxa"/>
              <w:left w:w="81" w:type="dxa"/>
              <w:bottom w:w="0" w:type="dxa"/>
              <w:right w:w="81" w:type="dxa"/>
            </w:tcMar>
            <w:vAlign w:val="center"/>
            <w:hideMark/>
          </w:tcPr>
          <w:p w14:paraId="300C17AC" w14:textId="77777777" w:rsidR="000E2119" w:rsidRPr="000E2119" w:rsidRDefault="000E2119" w:rsidP="000D2C0C">
            <w:pPr>
              <w:snapToGrid w:val="0"/>
              <w:rPr>
                <w:rFonts w:ascii="Arial" w:hAnsi="Arial" w:cs="Arial"/>
                <w:sz w:val="16"/>
                <w:szCs w:val="16"/>
                <w:lang w:val="en-US" w:eastAsia="zh-CN"/>
              </w:rPr>
            </w:pPr>
            <w:r w:rsidRPr="000E2119">
              <w:rPr>
                <w:rFonts w:ascii="Arial" w:hAnsi="Arial" w:cs="Arial"/>
                <w:sz w:val="16"/>
                <w:szCs w:val="16"/>
                <w:lang w:eastAsia="zh-CN"/>
              </w:rPr>
              <w:t>For TRS based Doppler accuracy: Not applicable</w:t>
            </w:r>
          </w:p>
          <w:p w14:paraId="5AF4EAB0" w14:textId="77777777" w:rsidR="000E2119" w:rsidRPr="000E2119" w:rsidRDefault="000E2119" w:rsidP="000D2C0C">
            <w:pPr>
              <w:snapToGrid w:val="0"/>
              <w:rPr>
                <w:rFonts w:ascii="Arial" w:hAnsi="Arial" w:cs="Arial"/>
                <w:sz w:val="16"/>
                <w:szCs w:val="16"/>
                <w:lang w:eastAsia="zh-CN"/>
              </w:rPr>
            </w:pPr>
            <w:r w:rsidRPr="000E2119">
              <w:rPr>
                <w:rFonts w:ascii="Arial" w:hAnsi="Arial" w:cs="Arial"/>
                <w:sz w:val="16"/>
                <w:szCs w:val="16"/>
                <w:lang w:eastAsia="zh-CN"/>
              </w:rPr>
              <w:t xml:space="preserve">For mode selection performance: Adaptation of both MCS and rank. </w:t>
            </w:r>
          </w:p>
        </w:tc>
      </w:tr>
      <w:tr w:rsidR="000E2119" w:rsidRPr="000E2119" w14:paraId="0FD92A0C" w14:textId="77777777" w:rsidTr="008F1FE7">
        <w:trPr>
          <w:trHeight w:val="23"/>
        </w:trPr>
        <w:tc>
          <w:tcPr>
            <w:tcW w:w="2547" w:type="dxa"/>
            <w:shd w:val="clear" w:color="auto" w:fill="0082F0"/>
            <w:tcMar>
              <w:top w:w="15" w:type="dxa"/>
              <w:left w:w="81" w:type="dxa"/>
              <w:bottom w:w="0" w:type="dxa"/>
              <w:right w:w="81" w:type="dxa"/>
            </w:tcMar>
            <w:vAlign w:val="center"/>
            <w:hideMark/>
          </w:tcPr>
          <w:p w14:paraId="1E975451" w14:textId="77777777" w:rsidR="000E2119" w:rsidRPr="000E2119" w:rsidRDefault="000E2119" w:rsidP="000D2C0C">
            <w:pPr>
              <w:snapToGrid w:val="0"/>
              <w:rPr>
                <w:rFonts w:ascii="Arial" w:hAnsi="Arial" w:cs="Arial"/>
                <w:b/>
                <w:bCs/>
                <w:sz w:val="16"/>
                <w:szCs w:val="16"/>
                <w:lang w:eastAsia="zh-CN"/>
              </w:rPr>
            </w:pPr>
            <w:r w:rsidRPr="000E2119">
              <w:rPr>
                <w:rFonts w:ascii="Arial" w:hAnsi="Arial" w:cs="Arial"/>
                <w:b/>
                <w:bCs/>
                <w:sz w:val="16"/>
                <w:szCs w:val="16"/>
                <w:lang w:eastAsia="zh-CN"/>
              </w:rPr>
              <w:t>Evaluation metrics for measurement accuracies</w:t>
            </w:r>
          </w:p>
        </w:tc>
        <w:tc>
          <w:tcPr>
            <w:tcW w:w="7371" w:type="dxa"/>
            <w:shd w:val="clear" w:color="auto" w:fill="E7EDFC"/>
            <w:tcMar>
              <w:top w:w="15" w:type="dxa"/>
              <w:left w:w="81" w:type="dxa"/>
              <w:bottom w:w="0" w:type="dxa"/>
              <w:right w:w="81" w:type="dxa"/>
            </w:tcMar>
            <w:vAlign w:val="center"/>
            <w:hideMark/>
          </w:tcPr>
          <w:p w14:paraId="2E8A6F36" w14:textId="77777777" w:rsidR="000E2119" w:rsidRPr="000E2119" w:rsidRDefault="000E2119" w:rsidP="000D2C0C">
            <w:pPr>
              <w:snapToGrid w:val="0"/>
              <w:rPr>
                <w:rFonts w:ascii="Arial" w:hAnsi="Arial" w:cs="Arial"/>
                <w:sz w:val="16"/>
                <w:szCs w:val="16"/>
                <w:lang w:eastAsia="zh-CN"/>
              </w:rPr>
            </w:pPr>
            <w:r w:rsidRPr="000E2119">
              <w:rPr>
                <w:rFonts w:ascii="Arial" w:hAnsi="Arial" w:cs="Arial"/>
                <w:sz w:val="16"/>
                <w:szCs w:val="16"/>
                <w:lang w:eastAsia="zh-CN"/>
              </w:rPr>
              <w:t>RMS error, Standard deviation, Bias</w:t>
            </w:r>
          </w:p>
        </w:tc>
      </w:tr>
      <w:tr w:rsidR="000E2119" w:rsidRPr="000E2119" w14:paraId="00C18A6A" w14:textId="77777777" w:rsidTr="008F1FE7">
        <w:trPr>
          <w:trHeight w:val="23"/>
        </w:trPr>
        <w:tc>
          <w:tcPr>
            <w:tcW w:w="2547" w:type="dxa"/>
            <w:shd w:val="clear" w:color="auto" w:fill="0082F0"/>
            <w:tcMar>
              <w:top w:w="15" w:type="dxa"/>
              <w:left w:w="81" w:type="dxa"/>
              <w:bottom w:w="0" w:type="dxa"/>
              <w:right w:w="81" w:type="dxa"/>
            </w:tcMar>
            <w:vAlign w:val="center"/>
            <w:hideMark/>
          </w:tcPr>
          <w:p w14:paraId="192ECBC4" w14:textId="77777777" w:rsidR="000E2119" w:rsidRPr="000E2119" w:rsidRDefault="000E2119" w:rsidP="000D2C0C">
            <w:pPr>
              <w:snapToGrid w:val="0"/>
              <w:rPr>
                <w:rFonts w:ascii="Arial" w:hAnsi="Arial" w:cs="Arial"/>
                <w:b/>
                <w:bCs/>
                <w:sz w:val="16"/>
                <w:szCs w:val="16"/>
                <w:lang w:eastAsia="zh-CN"/>
              </w:rPr>
            </w:pPr>
            <w:r w:rsidRPr="000E2119">
              <w:rPr>
                <w:rFonts w:ascii="Arial" w:hAnsi="Arial" w:cs="Arial"/>
                <w:b/>
                <w:bCs/>
                <w:sz w:val="16"/>
                <w:szCs w:val="16"/>
                <w:lang w:eastAsia="zh-CN"/>
              </w:rPr>
              <w:t>Evaluation metric for Doppler based mode selection</w:t>
            </w:r>
          </w:p>
        </w:tc>
        <w:tc>
          <w:tcPr>
            <w:tcW w:w="7371" w:type="dxa"/>
            <w:shd w:val="clear" w:color="auto" w:fill="E7EDFC"/>
            <w:tcMar>
              <w:top w:w="15" w:type="dxa"/>
              <w:left w:w="81" w:type="dxa"/>
              <w:bottom w:w="0" w:type="dxa"/>
              <w:right w:w="81" w:type="dxa"/>
            </w:tcMar>
            <w:vAlign w:val="center"/>
            <w:hideMark/>
          </w:tcPr>
          <w:p w14:paraId="334BDF48" w14:textId="77777777" w:rsidR="000E2119" w:rsidRPr="000E2119" w:rsidRDefault="000E2119" w:rsidP="000D2C0C">
            <w:pPr>
              <w:snapToGrid w:val="0"/>
              <w:rPr>
                <w:rFonts w:ascii="Arial" w:hAnsi="Arial" w:cs="Arial"/>
                <w:sz w:val="16"/>
                <w:szCs w:val="16"/>
                <w:lang w:eastAsia="zh-CN"/>
              </w:rPr>
            </w:pPr>
            <w:r w:rsidRPr="000E2119">
              <w:rPr>
                <w:rFonts w:ascii="Arial" w:hAnsi="Arial" w:cs="Arial"/>
                <w:sz w:val="16"/>
                <w:szCs w:val="16"/>
                <w:lang w:eastAsia="zh-CN"/>
              </w:rPr>
              <w:t>User throughput</w:t>
            </w:r>
          </w:p>
        </w:tc>
      </w:tr>
    </w:tbl>
    <w:p w14:paraId="1BE7B7A6" w14:textId="77777777" w:rsidR="000E2119" w:rsidRDefault="000E2119" w:rsidP="000E2119">
      <w:pPr>
        <w:rPr>
          <w:iCs/>
        </w:rPr>
      </w:pPr>
    </w:p>
    <w:p w14:paraId="12603CBB" w14:textId="308435D7" w:rsidR="000E2119" w:rsidRDefault="000E2119" w:rsidP="000E2119">
      <w:pPr>
        <w:rPr>
          <w:iCs/>
        </w:rPr>
      </w:pPr>
    </w:p>
    <w:p w14:paraId="68050B18" w14:textId="265B79FC" w:rsidR="00F20642" w:rsidRPr="000E2119" w:rsidRDefault="001B5688" w:rsidP="00F20642">
      <w:pPr>
        <w:rPr>
          <w:iCs/>
        </w:rPr>
      </w:pPr>
      <w:hyperlink r:id="rId1626" w:history="1">
        <w:r w:rsidR="000B5C49">
          <w:rPr>
            <w:rStyle w:val="Hyperlink"/>
            <w:iCs/>
          </w:rPr>
          <w:t>R1-2205288</w:t>
        </w:r>
      </w:hyperlink>
      <w:r w:rsidR="00F20642" w:rsidRPr="000E2119">
        <w:rPr>
          <w:iCs/>
        </w:rPr>
        <w:tab/>
        <w:t>Moderator Summary#2 on Rel-18 CSI enhancements: ROUND 2</w:t>
      </w:r>
      <w:r w:rsidR="00F20642" w:rsidRPr="000E2119">
        <w:rPr>
          <w:iCs/>
        </w:rPr>
        <w:tab/>
        <w:t>Moderator (Samsung)</w:t>
      </w:r>
    </w:p>
    <w:p w14:paraId="5B124C46" w14:textId="77777777" w:rsidR="00F20642" w:rsidRDefault="00F20642" w:rsidP="000E2119">
      <w:pPr>
        <w:rPr>
          <w:iCs/>
        </w:rPr>
      </w:pPr>
    </w:p>
    <w:p w14:paraId="4E7FF301" w14:textId="77777777" w:rsidR="00AE55C9" w:rsidRDefault="00AE55C9" w:rsidP="00AE55C9">
      <w:pPr>
        <w:rPr>
          <w:iCs/>
        </w:rPr>
      </w:pPr>
      <w:r w:rsidRPr="000E2119">
        <w:rPr>
          <w:b/>
          <w:bCs/>
          <w:iCs/>
        </w:rPr>
        <w:t>Decision:</w:t>
      </w:r>
      <w:r>
        <w:rPr>
          <w:iCs/>
        </w:rPr>
        <w:t xml:space="preserve"> As per email decision posted on May 12</w:t>
      </w:r>
      <w:r w:rsidRPr="000E2119">
        <w:rPr>
          <w:iCs/>
          <w:vertAlign w:val="superscript"/>
        </w:rPr>
        <w:t>th</w:t>
      </w:r>
      <w:r>
        <w:rPr>
          <w:iCs/>
        </w:rPr>
        <w:t>,</w:t>
      </w:r>
    </w:p>
    <w:p w14:paraId="436C9988" w14:textId="77777777" w:rsidR="00AE55C9" w:rsidRPr="00535706" w:rsidRDefault="00AE55C9" w:rsidP="00AE55C9">
      <w:pPr>
        <w:rPr>
          <w:rFonts w:eastAsia="Malgun Gothic"/>
          <w:highlight w:val="green"/>
          <w:lang w:val="en-US" w:eastAsia="ko-KR"/>
        </w:rPr>
      </w:pPr>
      <w:r w:rsidRPr="00535706">
        <w:rPr>
          <w:highlight w:val="green"/>
        </w:rPr>
        <w:t>Agreement</w:t>
      </w:r>
    </w:p>
    <w:p w14:paraId="384ADEEF" w14:textId="77777777" w:rsidR="00AE55C9" w:rsidRPr="00535706" w:rsidRDefault="00AE55C9" w:rsidP="00AE55C9">
      <w:pPr>
        <w:rPr>
          <w:sz w:val="22"/>
          <w:szCs w:val="22"/>
        </w:rPr>
      </w:pPr>
      <w:r w:rsidRPr="00535706">
        <w:t>The work scope of Type-II codebook refinement for CJT mTRP includes refinement of the following codebooks:</w:t>
      </w:r>
    </w:p>
    <w:p w14:paraId="2B573936" w14:textId="77777777" w:rsidR="00AE55C9" w:rsidRPr="00AE55C9" w:rsidRDefault="00AE55C9" w:rsidP="00CF6E6D">
      <w:pPr>
        <w:pStyle w:val="ListParagraph"/>
        <w:numPr>
          <w:ilvl w:val="0"/>
          <w:numId w:val="233"/>
        </w:numPr>
        <w:spacing w:after="0"/>
        <w:ind w:left="714" w:hanging="357"/>
        <w:rPr>
          <w:sz w:val="24"/>
        </w:rPr>
      </w:pPr>
      <w:r w:rsidRPr="00535706">
        <w:t>Rel-16 eType-II regular codebook</w:t>
      </w:r>
    </w:p>
    <w:p w14:paraId="4C3AA3E9" w14:textId="77777777" w:rsidR="00AE55C9" w:rsidRPr="00535706" w:rsidRDefault="00AE55C9" w:rsidP="00CF6E6D">
      <w:pPr>
        <w:pStyle w:val="ListParagraph"/>
        <w:numPr>
          <w:ilvl w:val="0"/>
          <w:numId w:val="233"/>
        </w:numPr>
        <w:spacing w:after="0"/>
        <w:ind w:left="714" w:hanging="357"/>
      </w:pPr>
      <w:r w:rsidRPr="00535706">
        <w:t>Rel-17 FeType-II port selection (PS) codebook</w:t>
      </w:r>
    </w:p>
    <w:p w14:paraId="00AEEC94" w14:textId="77777777" w:rsidR="00AE55C9" w:rsidRPr="00535706" w:rsidRDefault="00AE55C9" w:rsidP="00AE55C9">
      <w:pPr>
        <w:rPr>
          <w:lang w:val="en-US" w:eastAsia="ko-KR"/>
        </w:rPr>
      </w:pPr>
      <w:r w:rsidRPr="00535706">
        <w:t>FFS: Whether to prioritize/down-select from the two</w:t>
      </w:r>
    </w:p>
    <w:p w14:paraId="51B68F74" w14:textId="77777777" w:rsidR="00AE55C9" w:rsidRPr="00535706" w:rsidRDefault="00AE55C9" w:rsidP="00AE55C9"/>
    <w:p w14:paraId="63AA3CFE" w14:textId="77777777" w:rsidR="00AE55C9" w:rsidRPr="00535706" w:rsidRDefault="00AE55C9" w:rsidP="00AE55C9">
      <w:pPr>
        <w:rPr>
          <w:rFonts w:eastAsia="Malgun Gothic"/>
          <w:highlight w:val="green"/>
          <w:lang w:val="en-US" w:eastAsia="ko-KR"/>
        </w:rPr>
      </w:pPr>
      <w:r w:rsidRPr="00535706">
        <w:rPr>
          <w:highlight w:val="green"/>
        </w:rPr>
        <w:t>Agreement</w:t>
      </w:r>
    </w:p>
    <w:p w14:paraId="14F2B823" w14:textId="77777777" w:rsidR="00AE55C9" w:rsidRPr="00AE55C9" w:rsidRDefault="00AE55C9" w:rsidP="00AE55C9">
      <w:r w:rsidRPr="00AE55C9">
        <w:t>The work scope of Type-II codebook refinement for CJT mTRP includes the support of N</w:t>
      </w:r>
      <w:r w:rsidRPr="00AE55C9">
        <w:rPr>
          <w:vertAlign w:val="subscript"/>
        </w:rPr>
        <w:t>TRP</w:t>
      </w:r>
      <w:r w:rsidRPr="00AE55C9">
        <w:t>={1, 2, 3, 4} cooperating TRPs for CJT CSI report</w:t>
      </w:r>
    </w:p>
    <w:p w14:paraId="3E8EE4B7" w14:textId="77777777" w:rsidR="00AE55C9" w:rsidRPr="00535706" w:rsidRDefault="00AE55C9" w:rsidP="00CF6E6D">
      <w:pPr>
        <w:pStyle w:val="ListParagraph"/>
        <w:numPr>
          <w:ilvl w:val="0"/>
          <w:numId w:val="234"/>
        </w:numPr>
      </w:pPr>
      <w:r w:rsidRPr="00535706">
        <w:t>FFS: Signaling of N</w:t>
      </w:r>
      <w:r w:rsidRPr="00AE55C9">
        <w:rPr>
          <w:vertAlign w:val="subscript"/>
        </w:rPr>
        <w:t>TRP</w:t>
      </w:r>
      <w:r w:rsidRPr="00535706">
        <w:t xml:space="preserve">, e.g. higher-layer (RRC) vs. dynamic </w:t>
      </w:r>
    </w:p>
    <w:p w14:paraId="0AE91DB2" w14:textId="77777777" w:rsidR="00AE55C9" w:rsidRPr="00535706" w:rsidRDefault="00AE55C9" w:rsidP="00CF6E6D">
      <w:pPr>
        <w:pStyle w:val="ListParagraph"/>
        <w:numPr>
          <w:ilvl w:val="0"/>
          <w:numId w:val="234"/>
        </w:numPr>
      </w:pPr>
      <w:r w:rsidRPr="00535706">
        <w:t>FFS: Determination of N</w:t>
      </w:r>
      <w:r w:rsidRPr="00AE55C9">
        <w:rPr>
          <w:vertAlign w:val="subscript"/>
        </w:rPr>
        <w:t>TRP</w:t>
      </w:r>
      <w:r w:rsidRPr="00535706">
        <w:t xml:space="preserve">, e.g. NW-configured vs UE-selected  </w:t>
      </w:r>
    </w:p>
    <w:p w14:paraId="2C24E7A5" w14:textId="77777777" w:rsidR="00AE55C9" w:rsidRPr="00535706" w:rsidRDefault="00AE55C9" w:rsidP="00CF6E6D">
      <w:pPr>
        <w:pStyle w:val="ListParagraph"/>
        <w:numPr>
          <w:ilvl w:val="0"/>
          <w:numId w:val="234"/>
        </w:numPr>
      </w:pPr>
      <w:r w:rsidRPr="00535706">
        <w:t>FFS: Whether to prioritize or only support N</w:t>
      </w:r>
      <w:r w:rsidRPr="00AE55C9">
        <w:rPr>
          <w:vertAlign w:val="subscript"/>
        </w:rPr>
        <w:t>TRP</w:t>
      </w:r>
      <w:r w:rsidRPr="00535706">
        <w:t>={1, 2}</w:t>
      </w:r>
    </w:p>
    <w:p w14:paraId="3FBBA263" w14:textId="77777777" w:rsidR="00AE55C9" w:rsidRPr="00535706" w:rsidRDefault="00AE55C9" w:rsidP="00AE55C9">
      <w:pPr>
        <w:rPr>
          <w:rFonts w:eastAsia="Malgun Gothic"/>
          <w:highlight w:val="green"/>
          <w:lang w:val="en-US" w:eastAsia="ko-KR"/>
        </w:rPr>
      </w:pPr>
      <w:r w:rsidRPr="00535706">
        <w:rPr>
          <w:highlight w:val="green"/>
        </w:rPr>
        <w:t>Agreement</w:t>
      </w:r>
    </w:p>
    <w:p w14:paraId="1FBFA540" w14:textId="77777777" w:rsidR="00AE55C9" w:rsidRPr="00535706" w:rsidRDefault="00AE55C9" w:rsidP="00AE55C9">
      <w:r w:rsidRPr="00535706">
        <w:t>The work scope of Type-II codebook refinement for CJT mTRP includes the following NZP CSI-RS (CMR) setups in Resource Setting associated with Rel-18 Type-II codebook for CJT</w:t>
      </w:r>
    </w:p>
    <w:p w14:paraId="16334DB6" w14:textId="77777777" w:rsidR="00AE55C9" w:rsidRPr="00AE55C9" w:rsidRDefault="00AE55C9" w:rsidP="00CF6E6D">
      <w:pPr>
        <w:pStyle w:val="ListParagraph"/>
        <w:numPr>
          <w:ilvl w:val="0"/>
          <w:numId w:val="235"/>
        </w:numPr>
        <w:spacing w:after="0"/>
        <w:ind w:left="714" w:hanging="357"/>
        <w:rPr>
          <w:lang w:val="fr-FR"/>
        </w:rPr>
      </w:pPr>
      <w:r w:rsidRPr="00AE55C9">
        <w:rPr>
          <w:lang w:val="fr-FR"/>
        </w:rPr>
        <w:t>Opt1: 1 NZP CSI-RS resource, max # ports = 32</w:t>
      </w:r>
    </w:p>
    <w:p w14:paraId="49390134" w14:textId="77777777" w:rsidR="00AE55C9" w:rsidRPr="00AE55C9" w:rsidRDefault="00AE55C9" w:rsidP="00CF6E6D">
      <w:pPr>
        <w:pStyle w:val="ListParagraph"/>
        <w:numPr>
          <w:ilvl w:val="1"/>
          <w:numId w:val="235"/>
        </w:numPr>
        <w:spacing w:after="0"/>
      </w:pPr>
      <w:r w:rsidRPr="00535706">
        <w:rPr>
          <w:lang w:eastAsia="zh-CN"/>
        </w:rPr>
        <w:lastRenderedPageBreak/>
        <w:t>FFS: whether/how to associate TCI states and CSI-RS ports</w:t>
      </w:r>
    </w:p>
    <w:p w14:paraId="2AF009AC" w14:textId="77777777" w:rsidR="00AE55C9" w:rsidRPr="00535706" w:rsidRDefault="00AE55C9" w:rsidP="00CF6E6D">
      <w:pPr>
        <w:pStyle w:val="ListParagraph"/>
        <w:numPr>
          <w:ilvl w:val="0"/>
          <w:numId w:val="235"/>
        </w:numPr>
        <w:spacing w:after="0"/>
        <w:ind w:left="714" w:hanging="357"/>
      </w:pPr>
      <w:r w:rsidRPr="00535706">
        <w:t>Opt2:</w:t>
      </w:r>
      <w:r w:rsidRPr="00AE55C9">
        <w:rPr>
          <w:i/>
          <w:iCs/>
        </w:rPr>
        <w:t xml:space="preserve"> K</w:t>
      </w:r>
      <w:r w:rsidRPr="00535706">
        <w:t xml:space="preserve">&gt;1 NZP CSI-RS resources with the same number of ports (representing </w:t>
      </w:r>
      <w:r w:rsidRPr="00AE55C9">
        <w:rPr>
          <w:i/>
          <w:iCs/>
        </w:rPr>
        <w:t>K</w:t>
      </w:r>
      <w:r w:rsidRPr="00535706">
        <w:t xml:space="preserve"> TRPs)</w:t>
      </w:r>
    </w:p>
    <w:p w14:paraId="55AFE6E5" w14:textId="77777777" w:rsidR="00AE55C9" w:rsidRPr="00535706" w:rsidRDefault="00AE55C9" w:rsidP="00CF6E6D">
      <w:pPr>
        <w:pStyle w:val="ListParagraph"/>
        <w:numPr>
          <w:ilvl w:val="1"/>
          <w:numId w:val="235"/>
        </w:numPr>
        <w:spacing w:after="0"/>
      </w:pPr>
      <w:r w:rsidRPr="00535706">
        <w:t xml:space="preserve">FFS: The maximum number of ports per resource, and the total number of ports across all resources </w:t>
      </w:r>
    </w:p>
    <w:p w14:paraId="5839D01B" w14:textId="77777777" w:rsidR="00AE55C9" w:rsidRPr="00535706" w:rsidRDefault="00AE55C9" w:rsidP="00AE55C9">
      <w:pPr>
        <w:rPr>
          <w:lang w:val="en-US" w:eastAsia="ko-KR"/>
        </w:rPr>
      </w:pPr>
      <w:r w:rsidRPr="00535706">
        <w:t>FFS: Whether to prioritize/down-select from the two options</w:t>
      </w:r>
    </w:p>
    <w:p w14:paraId="3CF191BF" w14:textId="77777777" w:rsidR="00AE55C9" w:rsidRPr="00535706" w:rsidRDefault="00AE55C9" w:rsidP="00AE55C9"/>
    <w:p w14:paraId="1A71227B" w14:textId="77777777" w:rsidR="00AE55C9" w:rsidRPr="00535706" w:rsidRDefault="00AE55C9" w:rsidP="00AE55C9">
      <w:pPr>
        <w:rPr>
          <w:rFonts w:eastAsia="Malgun Gothic"/>
          <w:highlight w:val="green"/>
          <w:lang w:val="en-US" w:eastAsia="ko-KR"/>
        </w:rPr>
      </w:pPr>
      <w:r w:rsidRPr="00535706">
        <w:rPr>
          <w:highlight w:val="green"/>
        </w:rPr>
        <w:t>Agreement</w:t>
      </w:r>
    </w:p>
    <w:p w14:paraId="01449736" w14:textId="77777777" w:rsidR="00AE55C9" w:rsidRPr="00535706" w:rsidRDefault="00AE55C9" w:rsidP="00AE55C9">
      <w:r w:rsidRPr="00535706">
        <w:t>The work scope of Type-II codebook refinement for CJT mTRP includes down-selecting at least one or merging from the following codebook structures:</w:t>
      </w:r>
    </w:p>
    <w:p w14:paraId="3F69B3E1" w14:textId="77777777" w:rsidR="00AE55C9" w:rsidRPr="00535706" w:rsidRDefault="00AE55C9" w:rsidP="00CF6E6D">
      <w:pPr>
        <w:pStyle w:val="ListParagraph"/>
        <w:numPr>
          <w:ilvl w:val="0"/>
          <w:numId w:val="236"/>
        </w:numPr>
      </w:pPr>
      <w:r w:rsidRPr="00535706">
        <w:t xml:space="preserve">Alt1A. Per-TRP/TRP group (port-group or resource) SD/FD basis selection + relative co-phasing/amplitude (including WB and/or SB). </w:t>
      </w:r>
      <w:r w:rsidRPr="00AE55C9">
        <w:rPr>
          <w:u w:val="single"/>
        </w:rPr>
        <w:t>Example</w:t>
      </w:r>
      <w:r w:rsidRPr="00535706">
        <w:t xml:space="preserve"> formulation (</w:t>
      </w:r>
      <w:r w:rsidRPr="00AE55C9">
        <w:rPr>
          <w:i/>
          <w:iCs/>
        </w:rPr>
        <w:t>N</w:t>
      </w:r>
      <w:r w:rsidRPr="00535706">
        <w:t xml:space="preserve"> = number of TRPs or TRP groups): </w:t>
      </w:r>
    </w:p>
    <w:p w14:paraId="5526A098" w14:textId="4C3F7618" w:rsidR="00AE55C9" w:rsidRPr="00AE55C9" w:rsidRDefault="001B5688" w:rsidP="00AE55C9">
      <w:pPr>
        <w:pStyle w:val="ListParagraph"/>
        <w:rPr>
          <w:rFonts w:cs="Times"/>
          <w:lang w:val="en-US" w:eastAsia="ko-KR"/>
        </w:rPr>
      </w:pPr>
      <m:oMathPara>
        <m:oMathParaPr>
          <m:jc m:val="center"/>
        </m:oMathParaPr>
        <m:oMath>
          <m:d>
            <m:dPr>
              <m:begChr m:val="["/>
              <m:endChr m:val="]"/>
              <m:ctrlPr>
                <w:rPr>
                  <w:rFonts w:ascii="Cambria Math" w:eastAsia="Cambria Math" w:hAnsi="Cambria Math"/>
                  <w:i/>
                  <w:iCs/>
                  <w:sz w:val="22"/>
                  <w:szCs w:val="22"/>
                </w:rPr>
              </m:ctrlPr>
            </m:dPr>
            <m:e>
              <m:m>
                <m:mPr>
                  <m:mcs>
                    <m:mc>
                      <m:mcPr>
                        <m:count m:val="1"/>
                        <m:mcJc m:val="center"/>
                      </m:mcPr>
                    </m:mc>
                  </m:mcs>
                  <m:ctrlPr>
                    <w:rPr>
                      <w:rFonts w:ascii="Cambria Math" w:eastAsia="Cambria Math" w:hAnsi="Cambria Math"/>
                      <w:i/>
                      <w:iCs/>
                      <w:sz w:val="22"/>
                      <w:szCs w:val="22"/>
                    </w:rPr>
                  </m:ctrlPr>
                </m:mPr>
                <m:mr>
                  <m:e>
                    <m:r>
                      <w:rPr>
                        <w:rFonts w:ascii="Cambria Math" w:hAnsi="Cambria Math"/>
                      </w:rPr>
                      <m:t>(</m:t>
                    </m:r>
                    <m:sSub>
                      <m:sSubPr>
                        <m:ctrlPr>
                          <w:rPr>
                            <w:rFonts w:ascii="Cambria Math" w:eastAsia="Cambria Math" w:hAnsi="Cambria Math"/>
                            <w:i/>
                            <w:iCs/>
                            <w:sz w:val="22"/>
                            <w:szCs w:val="22"/>
                          </w:rPr>
                        </m:ctrlPr>
                      </m:sSubPr>
                      <m:e>
                        <m:r>
                          <w:rPr>
                            <w:rFonts w:ascii="Cambria Math" w:hAnsi="Cambria Math"/>
                          </w:rPr>
                          <m:t>a</m:t>
                        </m:r>
                      </m:e>
                      <m:sub>
                        <m:r>
                          <w:rPr>
                            <w:rFonts w:ascii="Cambria Math" w:hAnsi="Cambria Math"/>
                          </w:rPr>
                          <m:t>1</m:t>
                        </m:r>
                      </m:sub>
                    </m:sSub>
                    <m:sSub>
                      <m:sSubPr>
                        <m:ctrlPr>
                          <w:rPr>
                            <w:rFonts w:ascii="Cambria Math" w:eastAsia="Cambria Math" w:hAnsi="Cambria Math"/>
                            <w:i/>
                            <w:iCs/>
                            <w:sz w:val="22"/>
                            <w:szCs w:val="22"/>
                          </w:rPr>
                        </m:ctrlPr>
                      </m:sSubPr>
                      <m:e>
                        <m:r>
                          <w:rPr>
                            <w:rFonts w:ascii="Cambria Math" w:hAnsi="Cambria Math"/>
                          </w:rPr>
                          <m:t>p</m:t>
                        </m:r>
                      </m:e>
                      <m:sub>
                        <m:r>
                          <w:rPr>
                            <w:rFonts w:ascii="Cambria Math" w:hAnsi="Cambria Math"/>
                          </w:rPr>
                          <m:t>1</m:t>
                        </m:r>
                      </m:sub>
                    </m:sSub>
                    <m:r>
                      <w:rPr>
                        <w:rFonts w:ascii="Cambria Math" w:hAnsi="Cambria Math"/>
                      </w:rPr>
                      <m:t>)</m:t>
                    </m:r>
                    <m:r>
                      <w:rPr>
                        <w:rFonts w:ascii="Cambria Math" w:hAnsi="Cambria Math" w:hint="eastAsia"/>
                      </w:rPr>
                      <m:t>×</m:t>
                    </m:r>
                    <m:sSub>
                      <m:sSubPr>
                        <m:ctrlPr>
                          <w:rPr>
                            <w:rFonts w:ascii="Cambria Math" w:eastAsia="Cambria Math" w:hAnsi="Cambria Math"/>
                            <w:i/>
                            <w:iCs/>
                            <w:sz w:val="22"/>
                            <w:szCs w:val="22"/>
                          </w:rPr>
                        </m:ctrlPr>
                      </m:sSubPr>
                      <m:e>
                        <m:r>
                          <m:rPr>
                            <m:sty m:val="bi"/>
                          </m:rPr>
                          <w:rPr>
                            <w:rFonts w:ascii="Cambria Math" w:hAnsi="Cambria Math"/>
                          </w:rPr>
                          <m:t>W</m:t>
                        </m:r>
                      </m:e>
                      <m:sub>
                        <m:r>
                          <w:rPr>
                            <w:rFonts w:ascii="Cambria Math" w:hAnsi="Cambria Math"/>
                          </w:rPr>
                          <m:t>1,1</m:t>
                        </m:r>
                      </m:sub>
                    </m:sSub>
                    <m:sSub>
                      <m:sSubPr>
                        <m:ctrlPr>
                          <w:rPr>
                            <w:rFonts w:ascii="Cambria Math" w:eastAsia="Cambria Math" w:hAnsi="Cambria Math"/>
                            <w:i/>
                            <w:iCs/>
                            <w:sz w:val="22"/>
                            <w:szCs w:val="22"/>
                          </w:rPr>
                        </m:ctrlPr>
                      </m:sSubPr>
                      <m:e>
                        <m:acc>
                          <m:accPr>
                            <m:chr m:val="̃"/>
                            <m:ctrlPr>
                              <w:rPr>
                                <w:rFonts w:ascii="Cambria Math" w:eastAsia="Cambria Math" w:hAnsi="Cambria Math"/>
                                <w:i/>
                                <w:iCs/>
                                <w:sz w:val="22"/>
                                <w:szCs w:val="22"/>
                              </w:rPr>
                            </m:ctrlPr>
                          </m:accPr>
                          <m:e>
                            <m:r>
                              <m:rPr>
                                <m:sty m:val="bi"/>
                              </m:rPr>
                              <w:rPr>
                                <w:rFonts w:ascii="Cambria Math" w:hAnsi="Cambria Math"/>
                              </w:rPr>
                              <m:t>W</m:t>
                            </m:r>
                          </m:e>
                        </m:acc>
                      </m:e>
                      <m:sub>
                        <m:r>
                          <m:rPr>
                            <m:sty m:val="p"/>
                          </m:rPr>
                          <w:rPr>
                            <w:rFonts w:ascii="Cambria Math" w:hAnsi="Cambria Math"/>
                          </w:rPr>
                          <m:t>2,1</m:t>
                        </m:r>
                      </m:sub>
                    </m:sSub>
                    <m:sSubSup>
                      <m:sSubSupPr>
                        <m:ctrlPr>
                          <w:rPr>
                            <w:rFonts w:ascii="Cambria Math" w:eastAsia="Cambria Math" w:hAnsi="Cambria Math"/>
                            <w:i/>
                            <w:iCs/>
                            <w:sz w:val="22"/>
                            <w:szCs w:val="22"/>
                          </w:rPr>
                        </m:ctrlPr>
                      </m:sSubSupPr>
                      <m:e>
                        <m:r>
                          <m:rPr>
                            <m:sty m:val="bi"/>
                          </m:rPr>
                          <w:rPr>
                            <w:rFonts w:ascii="Cambria Math" w:hAnsi="Cambria Math"/>
                          </w:rPr>
                          <m:t>W</m:t>
                        </m:r>
                      </m:e>
                      <m:sub>
                        <m:r>
                          <w:rPr>
                            <w:rFonts w:ascii="Cambria Math" w:hAnsi="Cambria Math"/>
                          </w:rPr>
                          <m:t>f,1</m:t>
                        </m:r>
                      </m:sub>
                      <m:sup>
                        <m:r>
                          <w:rPr>
                            <w:rFonts w:ascii="Cambria Math" w:hAnsi="Cambria Math"/>
                          </w:rPr>
                          <m:t>H</m:t>
                        </m:r>
                      </m:sup>
                    </m:sSubSup>
                  </m:e>
                </m:mr>
                <m:mr>
                  <m:e>
                    <m:r>
                      <w:rPr>
                        <w:rFonts w:ascii="Cambria Math" w:hAnsi="Cambria Math"/>
                      </w:rPr>
                      <m:t>⋮</m:t>
                    </m:r>
                  </m:e>
                </m:mr>
                <m:mr>
                  <m:e>
                    <m:r>
                      <w:rPr>
                        <w:rFonts w:ascii="Cambria Math" w:hAnsi="Cambria Math"/>
                      </w:rPr>
                      <m:t>(</m:t>
                    </m:r>
                    <m:sSub>
                      <m:sSubPr>
                        <m:ctrlPr>
                          <w:rPr>
                            <w:rFonts w:ascii="Cambria Math" w:eastAsia="Cambria Math" w:hAnsi="Cambria Math"/>
                            <w:i/>
                            <w:iCs/>
                            <w:sz w:val="22"/>
                            <w:szCs w:val="22"/>
                          </w:rPr>
                        </m:ctrlPr>
                      </m:sSubPr>
                      <m:e>
                        <m:r>
                          <w:rPr>
                            <w:rFonts w:ascii="Cambria Math" w:hAnsi="Cambria Math"/>
                          </w:rPr>
                          <m:t>a</m:t>
                        </m:r>
                      </m:e>
                      <m:sub>
                        <m:r>
                          <w:rPr>
                            <w:rFonts w:ascii="Cambria Math" w:hAnsi="Cambria Math"/>
                          </w:rPr>
                          <m:t>N</m:t>
                        </m:r>
                      </m:sub>
                    </m:sSub>
                    <m:sSub>
                      <m:sSubPr>
                        <m:ctrlPr>
                          <w:rPr>
                            <w:rFonts w:ascii="Cambria Math" w:eastAsia="Cambria Math" w:hAnsi="Cambria Math"/>
                            <w:i/>
                            <w:iCs/>
                            <w:sz w:val="22"/>
                            <w:szCs w:val="22"/>
                          </w:rPr>
                        </m:ctrlPr>
                      </m:sSubPr>
                      <m:e>
                        <m:r>
                          <w:rPr>
                            <w:rFonts w:ascii="Cambria Math" w:hAnsi="Cambria Math"/>
                          </w:rPr>
                          <m:t>p</m:t>
                        </m:r>
                      </m:e>
                      <m:sub>
                        <m:r>
                          <w:rPr>
                            <w:rFonts w:ascii="Cambria Math" w:hAnsi="Cambria Math"/>
                          </w:rPr>
                          <m:t>N</m:t>
                        </m:r>
                      </m:sub>
                    </m:sSub>
                    <m:r>
                      <w:rPr>
                        <w:rFonts w:ascii="Cambria Math" w:hAnsi="Cambria Math"/>
                      </w:rPr>
                      <m:t>)</m:t>
                    </m:r>
                    <m:r>
                      <w:rPr>
                        <w:rFonts w:ascii="Cambria Math" w:hAnsi="Cambria Math" w:hint="eastAsia"/>
                      </w:rPr>
                      <m:t>×</m:t>
                    </m:r>
                    <m:sSub>
                      <m:sSubPr>
                        <m:ctrlPr>
                          <w:rPr>
                            <w:rFonts w:ascii="Cambria Math" w:eastAsia="Cambria Math" w:hAnsi="Cambria Math"/>
                            <w:i/>
                            <w:iCs/>
                            <w:sz w:val="22"/>
                            <w:szCs w:val="22"/>
                          </w:rPr>
                        </m:ctrlPr>
                      </m:sSubPr>
                      <m:e>
                        <m:r>
                          <m:rPr>
                            <m:sty m:val="bi"/>
                          </m:rPr>
                          <w:rPr>
                            <w:rFonts w:ascii="Cambria Math" w:hAnsi="Cambria Math"/>
                          </w:rPr>
                          <m:t>W</m:t>
                        </m:r>
                      </m:e>
                      <m:sub>
                        <m:r>
                          <w:rPr>
                            <w:rFonts w:ascii="Cambria Math" w:hAnsi="Cambria Math"/>
                          </w:rPr>
                          <m:t>1,N</m:t>
                        </m:r>
                      </m:sub>
                    </m:sSub>
                    <m:sSub>
                      <m:sSubPr>
                        <m:ctrlPr>
                          <w:rPr>
                            <w:rFonts w:ascii="Cambria Math" w:eastAsia="Cambria Math" w:hAnsi="Cambria Math"/>
                            <w:i/>
                            <w:iCs/>
                            <w:sz w:val="22"/>
                            <w:szCs w:val="22"/>
                          </w:rPr>
                        </m:ctrlPr>
                      </m:sSubPr>
                      <m:e>
                        <m:acc>
                          <m:accPr>
                            <m:chr m:val="̃"/>
                            <m:ctrlPr>
                              <w:rPr>
                                <w:rFonts w:ascii="Cambria Math" w:eastAsia="Cambria Math" w:hAnsi="Cambria Math"/>
                                <w:i/>
                                <w:iCs/>
                                <w:sz w:val="22"/>
                                <w:szCs w:val="22"/>
                              </w:rPr>
                            </m:ctrlPr>
                          </m:accPr>
                          <m:e>
                            <m:r>
                              <m:rPr>
                                <m:sty m:val="bi"/>
                              </m:rPr>
                              <w:rPr>
                                <w:rFonts w:ascii="Cambria Math" w:hAnsi="Cambria Math"/>
                              </w:rPr>
                              <m:t>W</m:t>
                            </m:r>
                          </m:e>
                        </m:acc>
                      </m:e>
                      <m:sub>
                        <m:r>
                          <m:rPr>
                            <m:sty m:val="p"/>
                          </m:rPr>
                          <w:rPr>
                            <w:rFonts w:ascii="Cambria Math" w:hAnsi="Cambria Math"/>
                          </w:rPr>
                          <m:t>2,</m:t>
                        </m:r>
                        <m:r>
                          <w:rPr>
                            <w:rFonts w:ascii="Cambria Math" w:hAnsi="Cambria Math"/>
                          </w:rPr>
                          <m:t>N</m:t>
                        </m:r>
                      </m:sub>
                    </m:sSub>
                    <m:sSubSup>
                      <m:sSubSupPr>
                        <m:ctrlPr>
                          <w:rPr>
                            <w:rFonts w:ascii="Cambria Math" w:eastAsia="Cambria Math" w:hAnsi="Cambria Math"/>
                            <w:i/>
                            <w:iCs/>
                            <w:sz w:val="22"/>
                            <w:szCs w:val="22"/>
                          </w:rPr>
                        </m:ctrlPr>
                      </m:sSubSupPr>
                      <m:e>
                        <m:r>
                          <m:rPr>
                            <m:sty m:val="bi"/>
                          </m:rPr>
                          <w:rPr>
                            <w:rFonts w:ascii="Cambria Math" w:hAnsi="Cambria Math"/>
                          </w:rPr>
                          <m:t>W</m:t>
                        </m:r>
                      </m:e>
                      <m:sub>
                        <m:r>
                          <w:rPr>
                            <w:rFonts w:ascii="Cambria Math" w:hAnsi="Cambria Math"/>
                          </w:rPr>
                          <m:t>f,N</m:t>
                        </m:r>
                      </m:sub>
                      <m:sup>
                        <m:r>
                          <w:rPr>
                            <w:rFonts w:ascii="Cambria Math" w:hAnsi="Cambria Math"/>
                          </w:rPr>
                          <m:t>H</m:t>
                        </m:r>
                      </m:sup>
                    </m:sSubSup>
                  </m:e>
                </m:mr>
              </m:m>
            </m:e>
          </m:d>
        </m:oMath>
      </m:oMathPara>
    </w:p>
    <w:p w14:paraId="0359AB98" w14:textId="62E52481" w:rsidR="00AE55C9" w:rsidRPr="00AE55C9" w:rsidRDefault="001B5688" w:rsidP="00CF6E6D">
      <w:pPr>
        <w:pStyle w:val="ListParagraph"/>
        <w:numPr>
          <w:ilvl w:val="1"/>
          <w:numId w:val="236"/>
        </w:numPr>
        <w:rPr>
          <w:rFonts w:eastAsia="Times New Roman" w:cs="Times"/>
          <w:lang w:val="en-US"/>
        </w:rPr>
      </w:pPr>
      <m:oMath>
        <m:sSub>
          <m:sSubPr>
            <m:ctrlPr>
              <w:rPr>
                <w:rFonts w:ascii="Cambria Math" w:eastAsia="Cambria Math" w:hAnsi="Cambria Math"/>
                <w:i/>
                <w:iCs/>
                <w:sz w:val="22"/>
                <w:szCs w:val="22"/>
              </w:rPr>
            </m:ctrlPr>
          </m:sSubPr>
          <m:e>
            <m:r>
              <w:rPr>
                <w:rFonts w:ascii="Cambria Math" w:hAnsi="Cambria Math"/>
              </w:rPr>
              <m:t>a</m:t>
            </m:r>
          </m:e>
          <m:sub>
            <m:r>
              <w:rPr>
                <w:rFonts w:ascii="Cambria Math" w:hAnsi="Cambria Math"/>
              </w:rPr>
              <m:t>r</m:t>
            </m:r>
          </m:sub>
        </m:sSub>
      </m:oMath>
      <w:r w:rsidR="00AE55C9" w:rsidRPr="00AE55C9">
        <w:rPr>
          <w:rFonts w:eastAsia="Times New Roman" w:cs="Times"/>
        </w:rPr>
        <w:t xml:space="preserve"> = co-amplitude and</w:t>
      </w:r>
    </w:p>
    <w:p w14:paraId="2218A576" w14:textId="353CB32F" w:rsidR="00AE55C9" w:rsidRPr="00AE55C9" w:rsidRDefault="001B5688" w:rsidP="00CF6E6D">
      <w:pPr>
        <w:pStyle w:val="ListParagraph"/>
        <w:numPr>
          <w:ilvl w:val="1"/>
          <w:numId w:val="236"/>
        </w:numPr>
        <w:rPr>
          <w:rFonts w:eastAsia="Times New Roman" w:cs="Times"/>
        </w:rPr>
      </w:pPr>
      <m:oMath>
        <m:sSub>
          <m:sSubPr>
            <m:ctrlPr>
              <w:rPr>
                <w:rFonts w:ascii="Cambria Math" w:eastAsia="Cambria Math" w:hAnsi="Cambria Math"/>
                <w:i/>
                <w:iCs/>
                <w:sz w:val="22"/>
                <w:szCs w:val="22"/>
              </w:rPr>
            </m:ctrlPr>
          </m:sSubPr>
          <m:e>
            <m:r>
              <w:rPr>
                <w:rFonts w:ascii="Cambria Math" w:hAnsi="Cambria Math"/>
              </w:rPr>
              <m:t>p</m:t>
            </m:r>
          </m:e>
          <m:sub>
            <m:r>
              <w:rPr>
                <w:rFonts w:ascii="Cambria Math" w:hAnsi="Cambria Math"/>
              </w:rPr>
              <m:t>r</m:t>
            </m:r>
          </m:sub>
        </m:sSub>
      </m:oMath>
      <w:r w:rsidR="00AE55C9" w:rsidRPr="00AE55C9">
        <w:rPr>
          <w:rFonts w:eastAsia="Times New Roman" w:cs="Times"/>
        </w:rPr>
        <w:t xml:space="preserve"> = co-phase</w:t>
      </w:r>
    </w:p>
    <w:p w14:paraId="26905F09" w14:textId="4AD31620" w:rsidR="00AE55C9" w:rsidRPr="00AE55C9" w:rsidRDefault="00AE55C9" w:rsidP="00CF6E6D">
      <w:pPr>
        <w:pStyle w:val="ListParagraph"/>
        <w:numPr>
          <w:ilvl w:val="1"/>
          <w:numId w:val="236"/>
        </w:numPr>
        <w:rPr>
          <w:rFonts w:eastAsia="Times New Roman" w:cs="Times"/>
        </w:rPr>
      </w:pPr>
      <w:r w:rsidRPr="00AE55C9">
        <w:rPr>
          <w:rFonts w:eastAsia="Times New Roman" w:cs="Times"/>
        </w:rPr>
        <w:t xml:space="preserve">Including special case of </w:t>
      </w:r>
      <m:oMath>
        <m:sSub>
          <m:sSubPr>
            <m:ctrlPr>
              <w:rPr>
                <w:rFonts w:ascii="Cambria Math" w:eastAsia="Cambria Math" w:hAnsi="Cambria Math"/>
                <w:i/>
                <w:iCs/>
                <w:sz w:val="22"/>
                <w:szCs w:val="22"/>
              </w:rPr>
            </m:ctrlPr>
          </m:sSubPr>
          <m:e>
            <m:r>
              <w:rPr>
                <w:rFonts w:ascii="Cambria Math" w:hAnsi="Cambria Math"/>
              </w:rPr>
              <m:t>a</m:t>
            </m:r>
          </m:e>
          <m:sub>
            <m:r>
              <w:rPr>
                <w:rFonts w:ascii="Cambria Math" w:hAnsi="Cambria Math"/>
              </w:rPr>
              <m:t>r</m:t>
            </m:r>
          </m:sub>
        </m:sSub>
        <m:r>
          <w:rPr>
            <w:rFonts w:ascii="Cambria Math" w:hAnsi="Cambria Math"/>
          </w:rPr>
          <m:t>=</m:t>
        </m:r>
        <m:sSub>
          <m:sSubPr>
            <m:ctrlPr>
              <w:rPr>
                <w:rFonts w:ascii="Cambria Math" w:eastAsia="Cambria Math" w:hAnsi="Cambria Math"/>
                <w:i/>
                <w:iCs/>
                <w:sz w:val="22"/>
                <w:szCs w:val="22"/>
              </w:rPr>
            </m:ctrlPr>
          </m:sSubPr>
          <m:e>
            <m:r>
              <w:rPr>
                <w:rFonts w:ascii="Cambria Math" w:hAnsi="Cambria Math"/>
              </w:rPr>
              <m:t>p</m:t>
            </m:r>
          </m:e>
          <m:sub>
            <m:r>
              <w:rPr>
                <w:rFonts w:ascii="Cambria Math" w:hAnsi="Cambria Math"/>
              </w:rPr>
              <m:t>r</m:t>
            </m:r>
          </m:sub>
        </m:sSub>
        <m:r>
          <w:rPr>
            <w:rFonts w:ascii="Cambria Math" w:hAnsi="Cambria Math"/>
          </w:rPr>
          <m:t>=1</m:t>
        </m:r>
      </m:oMath>
      <w:r w:rsidRPr="00AE55C9">
        <w:rPr>
          <w:rFonts w:eastAsia="Times New Roman" w:cs="Times"/>
        </w:rPr>
        <w:t xml:space="preserve"> (no co-scaling) </w:t>
      </w:r>
      <w:r w:rsidRPr="00AE55C9">
        <w:rPr>
          <w:rFonts w:eastAsia="Times New Roman" w:cs="Times"/>
          <w:color w:val="FF0000"/>
        </w:rPr>
        <w:t xml:space="preserve">or </w:t>
      </w:r>
      <m:oMath>
        <m:sSub>
          <m:sSubPr>
            <m:ctrlPr>
              <w:rPr>
                <w:rFonts w:ascii="Cambria Math" w:eastAsia="Cambria Math" w:hAnsi="Cambria Math"/>
                <w:i/>
                <w:iCs/>
                <w:color w:val="FF0000"/>
                <w:sz w:val="22"/>
                <w:szCs w:val="22"/>
              </w:rPr>
            </m:ctrlPr>
          </m:sSubPr>
          <m:e>
            <m:r>
              <w:rPr>
                <w:rFonts w:ascii="Cambria Math" w:hAnsi="Cambria Math"/>
                <w:color w:val="FF0000"/>
              </w:rPr>
              <m:t>a</m:t>
            </m:r>
          </m:e>
          <m:sub>
            <m:r>
              <w:rPr>
                <w:rFonts w:ascii="Cambria Math" w:hAnsi="Cambria Math"/>
                <w:color w:val="FF0000"/>
              </w:rPr>
              <m:t>r</m:t>
            </m:r>
          </m:sub>
        </m:sSub>
        <m:r>
          <w:rPr>
            <w:rFonts w:ascii="Cambria Math" w:hAnsi="Cambria Math"/>
            <w:color w:val="FF0000"/>
          </w:rPr>
          <m:t>=0</m:t>
        </m:r>
      </m:oMath>
    </w:p>
    <w:p w14:paraId="0B9A9478" w14:textId="77777777" w:rsidR="00AE55C9" w:rsidRPr="00AE55C9" w:rsidRDefault="00AE55C9" w:rsidP="00CF6E6D">
      <w:pPr>
        <w:pStyle w:val="ListParagraph"/>
        <w:numPr>
          <w:ilvl w:val="0"/>
          <w:numId w:val="236"/>
        </w:numPr>
        <w:rPr>
          <w:rFonts w:eastAsia="Malgun Gothic" w:cs="Times"/>
        </w:rPr>
      </w:pPr>
      <w:r w:rsidRPr="00AE55C9">
        <w:rPr>
          <w:rFonts w:cs="Times"/>
        </w:rPr>
        <w:t xml:space="preserve">Alt1B. Per-TRP/TRP group (port-group or resource) joint SD-FD basis selection + relative co-phasing/amplitude (including WB and/or SB). </w:t>
      </w:r>
      <w:r w:rsidRPr="00AE55C9">
        <w:rPr>
          <w:rFonts w:cs="Times"/>
          <w:u w:val="single"/>
        </w:rPr>
        <w:t>Example</w:t>
      </w:r>
      <w:r w:rsidRPr="00AE55C9">
        <w:rPr>
          <w:rFonts w:cs="Times"/>
        </w:rPr>
        <w:t xml:space="preserve"> formulation (</w:t>
      </w:r>
      <w:r w:rsidRPr="00AE55C9">
        <w:rPr>
          <w:rFonts w:cs="Times"/>
          <w:i/>
          <w:iCs/>
        </w:rPr>
        <w:t>N</w:t>
      </w:r>
      <w:r w:rsidRPr="00AE55C9">
        <w:rPr>
          <w:rFonts w:cs="Times"/>
        </w:rPr>
        <w:t xml:space="preserve"> = number of TRPs or TRP groups): </w:t>
      </w:r>
    </w:p>
    <w:p w14:paraId="443E7BE9" w14:textId="07832248" w:rsidR="00AE55C9" w:rsidRPr="00AE55C9" w:rsidRDefault="001B5688" w:rsidP="00AE55C9">
      <w:pPr>
        <w:pStyle w:val="ListParagraph"/>
        <w:rPr>
          <w:rFonts w:cs="Times"/>
          <w:lang w:eastAsia="ko-KR"/>
        </w:rPr>
      </w:pPr>
      <m:oMathPara>
        <m:oMathParaPr>
          <m:jc m:val="center"/>
        </m:oMathParaPr>
        <m:oMath>
          <m:d>
            <m:dPr>
              <m:begChr m:val="["/>
              <m:endChr m:val="]"/>
              <m:ctrlPr>
                <w:rPr>
                  <w:rFonts w:ascii="Cambria Math" w:eastAsia="Cambria Math" w:hAnsi="Cambria Math"/>
                  <w:i/>
                  <w:iCs/>
                  <w:sz w:val="22"/>
                  <w:szCs w:val="22"/>
                </w:rPr>
              </m:ctrlPr>
            </m:dPr>
            <m:e>
              <m:m>
                <m:mPr>
                  <m:mcs>
                    <m:mc>
                      <m:mcPr>
                        <m:count m:val="1"/>
                        <m:mcJc m:val="center"/>
                      </m:mcPr>
                    </m:mc>
                  </m:mcs>
                  <m:ctrlPr>
                    <w:rPr>
                      <w:rFonts w:ascii="Cambria Math" w:eastAsia="Cambria Math" w:hAnsi="Cambria Math"/>
                      <w:i/>
                      <w:iCs/>
                      <w:sz w:val="22"/>
                      <w:szCs w:val="22"/>
                    </w:rPr>
                  </m:ctrlPr>
                </m:mPr>
                <m:mr>
                  <m:e>
                    <m:r>
                      <w:rPr>
                        <w:rFonts w:ascii="Cambria Math" w:hAnsi="Cambria Math"/>
                      </w:rPr>
                      <m:t>(</m:t>
                    </m:r>
                    <m:sSub>
                      <m:sSubPr>
                        <m:ctrlPr>
                          <w:rPr>
                            <w:rFonts w:ascii="Cambria Math" w:eastAsia="Cambria Math" w:hAnsi="Cambria Math"/>
                            <w:i/>
                            <w:iCs/>
                            <w:sz w:val="22"/>
                            <w:szCs w:val="22"/>
                          </w:rPr>
                        </m:ctrlPr>
                      </m:sSubPr>
                      <m:e>
                        <m:r>
                          <w:rPr>
                            <w:rFonts w:ascii="Cambria Math" w:hAnsi="Cambria Math"/>
                          </w:rPr>
                          <m:t>a</m:t>
                        </m:r>
                      </m:e>
                      <m:sub>
                        <m:r>
                          <w:rPr>
                            <w:rFonts w:ascii="Cambria Math" w:hAnsi="Cambria Math"/>
                          </w:rPr>
                          <m:t>1</m:t>
                        </m:r>
                      </m:sub>
                    </m:sSub>
                    <m:sSub>
                      <m:sSubPr>
                        <m:ctrlPr>
                          <w:rPr>
                            <w:rFonts w:ascii="Cambria Math" w:eastAsia="Cambria Math" w:hAnsi="Cambria Math"/>
                            <w:i/>
                            <w:iCs/>
                            <w:sz w:val="22"/>
                            <w:szCs w:val="22"/>
                          </w:rPr>
                        </m:ctrlPr>
                      </m:sSubPr>
                      <m:e>
                        <m:r>
                          <w:rPr>
                            <w:rFonts w:ascii="Cambria Math" w:hAnsi="Cambria Math"/>
                          </w:rPr>
                          <m:t>p</m:t>
                        </m:r>
                      </m:e>
                      <m:sub>
                        <m:r>
                          <w:rPr>
                            <w:rFonts w:ascii="Cambria Math" w:hAnsi="Cambria Math"/>
                          </w:rPr>
                          <m:t>1</m:t>
                        </m:r>
                      </m:sub>
                    </m:sSub>
                    <m:r>
                      <w:rPr>
                        <w:rFonts w:ascii="Cambria Math" w:hAnsi="Cambria Math"/>
                      </w:rPr>
                      <m:t>)</m:t>
                    </m:r>
                    <m:r>
                      <w:rPr>
                        <w:rFonts w:ascii="Cambria Math" w:hAnsi="Cambria Math" w:hint="eastAsia"/>
                      </w:rPr>
                      <m:t>×</m:t>
                    </m:r>
                    <m:sSub>
                      <m:sSubPr>
                        <m:ctrlPr>
                          <w:rPr>
                            <w:rFonts w:ascii="Cambria Math" w:eastAsia="Cambria Math" w:hAnsi="Cambria Math"/>
                            <w:i/>
                            <w:iCs/>
                            <w:sz w:val="22"/>
                            <w:szCs w:val="22"/>
                          </w:rPr>
                        </m:ctrlPr>
                      </m:sSubPr>
                      <m:e>
                        <m:r>
                          <m:rPr>
                            <m:sty m:val="bi"/>
                          </m:rPr>
                          <w:rPr>
                            <w:rFonts w:ascii="Cambria Math" w:hAnsi="Cambria Math"/>
                          </w:rPr>
                          <m:t>W</m:t>
                        </m:r>
                      </m:e>
                      <m:sub>
                        <m:r>
                          <w:rPr>
                            <w:rFonts w:ascii="Cambria Math" w:hAnsi="Cambria Math"/>
                          </w:rPr>
                          <m:t>SF,1</m:t>
                        </m:r>
                      </m:sub>
                    </m:sSub>
                    <m:sSub>
                      <m:sSubPr>
                        <m:ctrlPr>
                          <w:rPr>
                            <w:rFonts w:ascii="Cambria Math" w:eastAsia="Cambria Math" w:hAnsi="Cambria Math"/>
                            <w:i/>
                            <w:iCs/>
                            <w:sz w:val="22"/>
                            <w:szCs w:val="22"/>
                          </w:rPr>
                        </m:ctrlPr>
                      </m:sSubPr>
                      <m:e>
                        <m:acc>
                          <m:accPr>
                            <m:chr m:val="̃"/>
                            <m:ctrlPr>
                              <w:rPr>
                                <w:rFonts w:ascii="Cambria Math" w:eastAsia="Cambria Math" w:hAnsi="Cambria Math"/>
                                <w:i/>
                                <w:iCs/>
                                <w:sz w:val="22"/>
                                <w:szCs w:val="22"/>
                              </w:rPr>
                            </m:ctrlPr>
                          </m:accPr>
                          <m:e>
                            <m:r>
                              <m:rPr>
                                <m:sty m:val="bi"/>
                              </m:rPr>
                              <w:rPr>
                                <w:rFonts w:ascii="Cambria Math" w:hAnsi="Cambria Math"/>
                              </w:rPr>
                              <m:t>W</m:t>
                            </m:r>
                          </m:e>
                        </m:acc>
                      </m:e>
                      <m:sub>
                        <m:r>
                          <m:rPr>
                            <m:sty m:val="p"/>
                          </m:rPr>
                          <w:rPr>
                            <w:rFonts w:ascii="Cambria Math" w:hAnsi="Cambria Math"/>
                          </w:rPr>
                          <m:t>2,1</m:t>
                        </m:r>
                      </m:sub>
                    </m:sSub>
                  </m:e>
                </m:mr>
                <m:mr>
                  <m:e>
                    <m:r>
                      <w:rPr>
                        <w:rFonts w:ascii="Cambria Math" w:hAnsi="Cambria Math"/>
                      </w:rPr>
                      <m:t>⋮</m:t>
                    </m:r>
                  </m:e>
                </m:mr>
                <m:mr>
                  <m:e>
                    <m:r>
                      <w:rPr>
                        <w:rFonts w:ascii="Cambria Math" w:hAnsi="Cambria Math"/>
                      </w:rPr>
                      <m:t>(</m:t>
                    </m:r>
                    <m:sSub>
                      <m:sSubPr>
                        <m:ctrlPr>
                          <w:rPr>
                            <w:rFonts w:ascii="Cambria Math" w:eastAsia="Cambria Math" w:hAnsi="Cambria Math"/>
                            <w:i/>
                            <w:iCs/>
                            <w:sz w:val="22"/>
                            <w:szCs w:val="22"/>
                          </w:rPr>
                        </m:ctrlPr>
                      </m:sSubPr>
                      <m:e>
                        <m:r>
                          <w:rPr>
                            <w:rFonts w:ascii="Cambria Math" w:hAnsi="Cambria Math"/>
                          </w:rPr>
                          <m:t>a</m:t>
                        </m:r>
                      </m:e>
                      <m:sub>
                        <m:r>
                          <w:rPr>
                            <w:rFonts w:ascii="Cambria Math" w:hAnsi="Cambria Math"/>
                          </w:rPr>
                          <m:t>N</m:t>
                        </m:r>
                      </m:sub>
                    </m:sSub>
                    <m:sSub>
                      <m:sSubPr>
                        <m:ctrlPr>
                          <w:rPr>
                            <w:rFonts w:ascii="Cambria Math" w:eastAsia="Cambria Math" w:hAnsi="Cambria Math"/>
                            <w:i/>
                            <w:iCs/>
                            <w:sz w:val="22"/>
                            <w:szCs w:val="22"/>
                          </w:rPr>
                        </m:ctrlPr>
                      </m:sSubPr>
                      <m:e>
                        <m:r>
                          <w:rPr>
                            <w:rFonts w:ascii="Cambria Math" w:hAnsi="Cambria Math"/>
                          </w:rPr>
                          <m:t>p</m:t>
                        </m:r>
                      </m:e>
                      <m:sub>
                        <m:r>
                          <w:rPr>
                            <w:rFonts w:ascii="Cambria Math" w:hAnsi="Cambria Math"/>
                          </w:rPr>
                          <m:t>N</m:t>
                        </m:r>
                      </m:sub>
                    </m:sSub>
                    <m:r>
                      <w:rPr>
                        <w:rFonts w:ascii="Cambria Math" w:hAnsi="Cambria Math"/>
                      </w:rPr>
                      <m:t>)</m:t>
                    </m:r>
                    <m:r>
                      <w:rPr>
                        <w:rFonts w:ascii="Cambria Math" w:hAnsi="Cambria Math" w:hint="eastAsia"/>
                      </w:rPr>
                      <m:t>×</m:t>
                    </m:r>
                    <m:sSub>
                      <m:sSubPr>
                        <m:ctrlPr>
                          <w:rPr>
                            <w:rFonts w:ascii="Cambria Math" w:eastAsia="Cambria Math" w:hAnsi="Cambria Math"/>
                            <w:i/>
                            <w:iCs/>
                            <w:sz w:val="22"/>
                            <w:szCs w:val="22"/>
                          </w:rPr>
                        </m:ctrlPr>
                      </m:sSubPr>
                      <m:e>
                        <m:r>
                          <m:rPr>
                            <m:sty m:val="bi"/>
                          </m:rPr>
                          <w:rPr>
                            <w:rFonts w:ascii="Cambria Math" w:hAnsi="Cambria Math"/>
                          </w:rPr>
                          <m:t>W</m:t>
                        </m:r>
                      </m:e>
                      <m:sub>
                        <m:r>
                          <w:rPr>
                            <w:rFonts w:ascii="Cambria Math" w:hAnsi="Cambria Math"/>
                          </w:rPr>
                          <m:t>SF,N</m:t>
                        </m:r>
                      </m:sub>
                    </m:sSub>
                    <m:sSub>
                      <m:sSubPr>
                        <m:ctrlPr>
                          <w:rPr>
                            <w:rFonts w:ascii="Cambria Math" w:eastAsia="Cambria Math" w:hAnsi="Cambria Math"/>
                            <w:i/>
                            <w:iCs/>
                            <w:sz w:val="22"/>
                            <w:szCs w:val="22"/>
                          </w:rPr>
                        </m:ctrlPr>
                      </m:sSubPr>
                      <m:e>
                        <m:acc>
                          <m:accPr>
                            <m:chr m:val="̃"/>
                            <m:ctrlPr>
                              <w:rPr>
                                <w:rFonts w:ascii="Cambria Math" w:eastAsia="Cambria Math" w:hAnsi="Cambria Math"/>
                                <w:i/>
                                <w:iCs/>
                                <w:sz w:val="22"/>
                                <w:szCs w:val="22"/>
                              </w:rPr>
                            </m:ctrlPr>
                          </m:accPr>
                          <m:e>
                            <m:r>
                              <m:rPr>
                                <m:sty m:val="bi"/>
                              </m:rPr>
                              <w:rPr>
                                <w:rFonts w:ascii="Cambria Math" w:hAnsi="Cambria Math"/>
                              </w:rPr>
                              <m:t>W</m:t>
                            </m:r>
                          </m:e>
                        </m:acc>
                      </m:e>
                      <m:sub>
                        <m:r>
                          <m:rPr>
                            <m:sty m:val="p"/>
                          </m:rPr>
                          <w:rPr>
                            <w:rFonts w:ascii="Cambria Math" w:hAnsi="Cambria Math"/>
                          </w:rPr>
                          <m:t>2,</m:t>
                        </m:r>
                        <m:r>
                          <w:rPr>
                            <w:rFonts w:ascii="Cambria Math" w:hAnsi="Cambria Math"/>
                          </w:rPr>
                          <m:t>N</m:t>
                        </m:r>
                      </m:sub>
                    </m:sSub>
                  </m:e>
                </m:mr>
              </m:m>
            </m:e>
          </m:d>
        </m:oMath>
      </m:oMathPara>
    </w:p>
    <w:p w14:paraId="2C247BF4" w14:textId="3F19F164" w:rsidR="00AE55C9" w:rsidRPr="00AE55C9" w:rsidRDefault="001B5688" w:rsidP="00CF6E6D">
      <w:pPr>
        <w:pStyle w:val="ListParagraph"/>
        <w:numPr>
          <w:ilvl w:val="1"/>
          <w:numId w:val="236"/>
        </w:numPr>
        <w:rPr>
          <w:rFonts w:eastAsia="Times New Roman" w:cs="Times"/>
          <w:lang w:val="en-US"/>
        </w:rPr>
      </w:pPr>
      <m:oMath>
        <m:sSub>
          <m:sSubPr>
            <m:ctrlPr>
              <w:rPr>
                <w:rFonts w:ascii="Cambria Math" w:eastAsia="Cambria Math" w:hAnsi="Cambria Math"/>
                <w:i/>
                <w:iCs/>
                <w:sz w:val="22"/>
                <w:szCs w:val="22"/>
              </w:rPr>
            </m:ctrlPr>
          </m:sSubPr>
          <m:e>
            <m:r>
              <w:rPr>
                <w:rFonts w:ascii="Cambria Math" w:hAnsi="Cambria Math"/>
              </w:rPr>
              <m:t>a</m:t>
            </m:r>
          </m:e>
          <m:sub>
            <m:r>
              <w:rPr>
                <w:rFonts w:ascii="Cambria Math" w:hAnsi="Cambria Math"/>
              </w:rPr>
              <m:t>r</m:t>
            </m:r>
          </m:sub>
        </m:sSub>
      </m:oMath>
      <w:r w:rsidR="00AE55C9" w:rsidRPr="00AE55C9">
        <w:rPr>
          <w:rFonts w:eastAsia="Times New Roman" w:cs="Times"/>
        </w:rPr>
        <w:t xml:space="preserve"> = co-amplitude and</w:t>
      </w:r>
    </w:p>
    <w:p w14:paraId="0EB3FF1C" w14:textId="66B4B006" w:rsidR="00AE55C9" w:rsidRPr="00AE55C9" w:rsidRDefault="001B5688" w:rsidP="00CF6E6D">
      <w:pPr>
        <w:pStyle w:val="ListParagraph"/>
        <w:numPr>
          <w:ilvl w:val="1"/>
          <w:numId w:val="236"/>
        </w:numPr>
        <w:rPr>
          <w:rFonts w:eastAsia="Times New Roman" w:cs="Times"/>
        </w:rPr>
      </w:pPr>
      <m:oMath>
        <m:sSub>
          <m:sSubPr>
            <m:ctrlPr>
              <w:rPr>
                <w:rFonts w:ascii="Cambria Math" w:eastAsia="Cambria Math" w:hAnsi="Cambria Math"/>
                <w:i/>
                <w:iCs/>
                <w:sz w:val="22"/>
                <w:szCs w:val="22"/>
              </w:rPr>
            </m:ctrlPr>
          </m:sSubPr>
          <m:e>
            <m:r>
              <w:rPr>
                <w:rFonts w:ascii="Cambria Math" w:hAnsi="Cambria Math"/>
              </w:rPr>
              <m:t>p</m:t>
            </m:r>
          </m:e>
          <m:sub>
            <m:r>
              <w:rPr>
                <w:rFonts w:ascii="Cambria Math" w:hAnsi="Cambria Math"/>
              </w:rPr>
              <m:t>r</m:t>
            </m:r>
          </m:sub>
        </m:sSub>
      </m:oMath>
      <w:r w:rsidR="00AE55C9" w:rsidRPr="00AE55C9">
        <w:rPr>
          <w:rFonts w:eastAsia="Times New Roman" w:cs="Times"/>
        </w:rPr>
        <w:t xml:space="preserve"> = co-phase</w:t>
      </w:r>
    </w:p>
    <w:p w14:paraId="2A4E82E1" w14:textId="336F7318" w:rsidR="00AE55C9" w:rsidRPr="00AE55C9" w:rsidRDefault="00AE55C9" w:rsidP="00CF6E6D">
      <w:pPr>
        <w:pStyle w:val="ListParagraph"/>
        <w:numPr>
          <w:ilvl w:val="1"/>
          <w:numId w:val="236"/>
        </w:numPr>
        <w:rPr>
          <w:rFonts w:eastAsia="Times New Roman" w:cs="Times"/>
        </w:rPr>
      </w:pPr>
      <w:r w:rsidRPr="00AE55C9">
        <w:rPr>
          <w:rFonts w:eastAsia="Times New Roman" w:cs="Times"/>
        </w:rPr>
        <w:t xml:space="preserve">Including special case of </w:t>
      </w:r>
      <m:oMath>
        <m:sSub>
          <m:sSubPr>
            <m:ctrlPr>
              <w:rPr>
                <w:rFonts w:ascii="Cambria Math" w:eastAsia="Cambria Math" w:hAnsi="Cambria Math"/>
                <w:i/>
                <w:iCs/>
                <w:sz w:val="22"/>
                <w:szCs w:val="22"/>
              </w:rPr>
            </m:ctrlPr>
          </m:sSubPr>
          <m:e>
            <m:r>
              <w:rPr>
                <w:rFonts w:ascii="Cambria Math" w:hAnsi="Cambria Math"/>
              </w:rPr>
              <m:t>a</m:t>
            </m:r>
          </m:e>
          <m:sub>
            <m:r>
              <w:rPr>
                <w:rFonts w:ascii="Cambria Math" w:hAnsi="Cambria Math"/>
              </w:rPr>
              <m:t>r</m:t>
            </m:r>
          </m:sub>
        </m:sSub>
        <m:r>
          <w:rPr>
            <w:rFonts w:ascii="Cambria Math" w:hAnsi="Cambria Math"/>
          </w:rPr>
          <m:t>=</m:t>
        </m:r>
        <m:sSub>
          <m:sSubPr>
            <m:ctrlPr>
              <w:rPr>
                <w:rFonts w:ascii="Cambria Math" w:eastAsia="Cambria Math" w:hAnsi="Cambria Math"/>
                <w:i/>
                <w:iCs/>
                <w:sz w:val="22"/>
                <w:szCs w:val="22"/>
              </w:rPr>
            </m:ctrlPr>
          </m:sSubPr>
          <m:e>
            <m:r>
              <w:rPr>
                <w:rFonts w:ascii="Cambria Math" w:hAnsi="Cambria Math"/>
              </w:rPr>
              <m:t>p</m:t>
            </m:r>
          </m:e>
          <m:sub>
            <m:r>
              <w:rPr>
                <w:rFonts w:ascii="Cambria Math" w:hAnsi="Cambria Math"/>
              </w:rPr>
              <m:t>r</m:t>
            </m:r>
          </m:sub>
        </m:sSub>
        <m:r>
          <w:rPr>
            <w:rFonts w:ascii="Cambria Math" w:hAnsi="Cambria Math"/>
          </w:rPr>
          <m:t>=1</m:t>
        </m:r>
      </m:oMath>
      <w:r w:rsidRPr="00AE55C9">
        <w:rPr>
          <w:rFonts w:eastAsia="Times New Roman" w:cs="Times"/>
        </w:rPr>
        <w:t xml:space="preserve"> (no co-scaling) </w:t>
      </w:r>
      <w:r w:rsidRPr="00AE55C9">
        <w:rPr>
          <w:rFonts w:eastAsia="Times New Roman" w:cs="Times"/>
          <w:color w:val="FF0000"/>
        </w:rPr>
        <w:t xml:space="preserve">or </w:t>
      </w:r>
      <m:oMath>
        <m:sSub>
          <m:sSubPr>
            <m:ctrlPr>
              <w:rPr>
                <w:rFonts w:ascii="Cambria Math" w:eastAsia="Cambria Math" w:hAnsi="Cambria Math"/>
                <w:i/>
                <w:iCs/>
                <w:color w:val="FF0000"/>
                <w:sz w:val="22"/>
                <w:szCs w:val="22"/>
              </w:rPr>
            </m:ctrlPr>
          </m:sSubPr>
          <m:e>
            <m:r>
              <w:rPr>
                <w:rFonts w:ascii="Cambria Math" w:hAnsi="Cambria Math"/>
                <w:color w:val="FF0000"/>
              </w:rPr>
              <m:t>a</m:t>
            </m:r>
          </m:e>
          <m:sub>
            <m:r>
              <w:rPr>
                <w:rFonts w:ascii="Cambria Math" w:hAnsi="Cambria Math"/>
                <w:color w:val="FF0000"/>
              </w:rPr>
              <m:t>r</m:t>
            </m:r>
          </m:sub>
        </m:sSub>
        <m:r>
          <w:rPr>
            <w:rFonts w:ascii="Cambria Math" w:hAnsi="Cambria Math"/>
            <w:color w:val="FF0000"/>
          </w:rPr>
          <m:t>=0</m:t>
        </m:r>
      </m:oMath>
    </w:p>
    <w:p w14:paraId="20FFC3F0" w14:textId="77777777" w:rsidR="00AE55C9" w:rsidRPr="00AE55C9" w:rsidRDefault="00AE55C9" w:rsidP="00CF6E6D">
      <w:pPr>
        <w:pStyle w:val="ListParagraph"/>
        <w:numPr>
          <w:ilvl w:val="0"/>
          <w:numId w:val="236"/>
        </w:numPr>
        <w:rPr>
          <w:rFonts w:eastAsia="Malgun Gothic" w:cs="Times"/>
        </w:rPr>
      </w:pPr>
      <w:r w:rsidRPr="00AE55C9">
        <w:rPr>
          <w:rFonts w:cs="Times"/>
        </w:rPr>
        <w:t xml:space="preserve">Alt2. Per-TRP/TRP group (port-group or resource) SD basis selection and joint (across </w:t>
      </w:r>
      <w:r w:rsidRPr="00AE55C9">
        <w:rPr>
          <w:rFonts w:cs="Times"/>
          <w:i/>
          <w:iCs/>
        </w:rPr>
        <w:t>N</w:t>
      </w:r>
      <w:r w:rsidRPr="00AE55C9">
        <w:rPr>
          <w:rFonts w:cs="Times"/>
        </w:rPr>
        <w:t xml:space="preserve"> TRPs) FD basis selection. </w:t>
      </w:r>
      <w:r w:rsidRPr="00AE55C9">
        <w:rPr>
          <w:rFonts w:cs="Times"/>
          <w:u w:val="single"/>
        </w:rPr>
        <w:t>Example</w:t>
      </w:r>
      <w:r w:rsidRPr="00AE55C9">
        <w:rPr>
          <w:rFonts w:cs="Times"/>
        </w:rPr>
        <w:t xml:space="preserve"> formulation (</w:t>
      </w:r>
      <w:r w:rsidRPr="00AE55C9">
        <w:rPr>
          <w:rFonts w:cs="Times"/>
          <w:i/>
          <w:iCs/>
        </w:rPr>
        <w:t>N</w:t>
      </w:r>
      <w:r w:rsidRPr="00AE55C9">
        <w:rPr>
          <w:rFonts w:cs="Times"/>
        </w:rPr>
        <w:t xml:space="preserve"> = number of TRPs or TRP groups):</w:t>
      </w:r>
    </w:p>
    <w:p w14:paraId="0F0C8BA2" w14:textId="12D8270B" w:rsidR="00AE55C9" w:rsidRPr="00AE55C9" w:rsidRDefault="001B5688" w:rsidP="00AE55C9">
      <w:pPr>
        <w:pStyle w:val="ListParagraph"/>
        <w:rPr>
          <w:rFonts w:cs="Times"/>
        </w:rPr>
      </w:pPr>
      <m:oMathPara>
        <m:oMathParaPr>
          <m:jc m:val="center"/>
        </m:oMathParaPr>
        <m:oMath>
          <m:d>
            <m:dPr>
              <m:begChr m:val="["/>
              <m:endChr m:val="]"/>
              <m:ctrlPr>
                <w:rPr>
                  <w:rFonts w:ascii="Cambria Math" w:eastAsia="Cambria Math" w:hAnsi="Cambria Math"/>
                  <w:i/>
                  <w:iCs/>
                  <w:sz w:val="22"/>
                  <w:szCs w:val="22"/>
                </w:rPr>
              </m:ctrlPr>
            </m:dPr>
            <m:e>
              <m:m>
                <m:mPr>
                  <m:mcs>
                    <m:mc>
                      <m:mcPr>
                        <m:count m:val="2"/>
                        <m:mcJc m:val="center"/>
                      </m:mcPr>
                    </m:mc>
                  </m:mcs>
                  <m:ctrlPr>
                    <w:rPr>
                      <w:rFonts w:ascii="Cambria Math" w:eastAsia="Cambria Math" w:hAnsi="Cambria Math"/>
                      <w:i/>
                      <w:iCs/>
                      <w:sz w:val="22"/>
                      <w:szCs w:val="22"/>
                    </w:rPr>
                  </m:ctrlPr>
                </m:mPr>
                <m:mr>
                  <m:e>
                    <m:m>
                      <m:mPr>
                        <m:mcs>
                          <m:mc>
                            <m:mcPr>
                              <m:count m:val="2"/>
                              <m:mcJc m:val="center"/>
                            </m:mcPr>
                          </m:mc>
                        </m:mcs>
                        <m:ctrlPr>
                          <w:rPr>
                            <w:rFonts w:ascii="Cambria Math" w:eastAsia="Cambria Math" w:hAnsi="Cambria Math"/>
                            <w:i/>
                            <w:iCs/>
                            <w:sz w:val="22"/>
                            <w:szCs w:val="22"/>
                          </w:rPr>
                        </m:ctrlPr>
                      </m:mPr>
                      <m:mr>
                        <m:e>
                          <m:sSub>
                            <m:sSubPr>
                              <m:ctrlPr>
                                <w:rPr>
                                  <w:rFonts w:ascii="Cambria Math" w:eastAsia="Cambria Math" w:hAnsi="Cambria Math"/>
                                  <w:i/>
                                  <w:iCs/>
                                  <w:sz w:val="22"/>
                                  <w:szCs w:val="22"/>
                                </w:rPr>
                              </m:ctrlPr>
                            </m:sSubPr>
                            <m:e>
                              <m:r>
                                <m:rPr>
                                  <m:sty m:val="bi"/>
                                </m:rPr>
                                <w:rPr>
                                  <w:rFonts w:ascii="Cambria Math" w:hAnsi="Cambria Math"/>
                                </w:rPr>
                                <m:t>W</m:t>
                              </m:r>
                            </m:e>
                            <m:sub>
                              <m:r>
                                <w:rPr>
                                  <w:rFonts w:ascii="Cambria Math" w:hAnsi="Cambria Math"/>
                                </w:rPr>
                                <m:t>1,1</m:t>
                              </m:r>
                            </m:sub>
                          </m:sSub>
                        </m:e>
                        <m:e>
                          <m:r>
                            <w:rPr>
                              <w:rFonts w:ascii="Cambria Math" w:hAnsi="Cambria Math"/>
                            </w:rPr>
                            <m:t>0</m:t>
                          </m:r>
                        </m:e>
                      </m:mr>
                      <m:mr>
                        <m:e>
                          <m:r>
                            <w:rPr>
                              <w:rFonts w:ascii="Cambria Math" w:hAnsi="Cambria Math"/>
                            </w:rPr>
                            <m:t>0</m:t>
                          </m:r>
                        </m:e>
                        <m:e>
                          <m:r>
                            <w:rPr>
                              <w:rFonts w:ascii="Cambria Math" w:hAnsi="Cambria Math"/>
                            </w:rPr>
                            <m:t>⋱</m:t>
                          </m:r>
                        </m:e>
                      </m:mr>
                    </m:m>
                  </m:e>
                  <m:e>
                    <m:m>
                      <m:mPr>
                        <m:mcs>
                          <m:mc>
                            <m:mcPr>
                              <m:count m:val="2"/>
                              <m:mcJc m:val="center"/>
                            </m:mcPr>
                          </m:mc>
                        </m:mcs>
                        <m:ctrlPr>
                          <w:rPr>
                            <w:rFonts w:ascii="Cambria Math" w:eastAsia="Cambria Math" w:hAnsi="Cambria Math"/>
                            <w:i/>
                            <w:iCs/>
                            <w:sz w:val="22"/>
                            <w:szCs w:val="22"/>
                          </w:rPr>
                        </m:ctrlPr>
                      </m:mPr>
                      <m:mr>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mr>
                    </m:m>
                  </m:e>
                </m:mr>
                <m:mr>
                  <m:e>
                    <m:m>
                      <m:mPr>
                        <m:mcs>
                          <m:mc>
                            <m:mcPr>
                              <m:count m:val="2"/>
                              <m:mcJc m:val="center"/>
                            </m:mcPr>
                          </m:mc>
                        </m:mcs>
                        <m:ctrlPr>
                          <w:rPr>
                            <w:rFonts w:ascii="Cambria Math" w:eastAsia="Cambria Math" w:hAnsi="Cambria Math"/>
                            <w:i/>
                            <w:iCs/>
                            <w:sz w:val="22"/>
                            <w:szCs w:val="22"/>
                          </w:rPr>
                        </m:ctrlPr>
                      </m:mPr>
                      <m:mr>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mr>
                    </m:m>
                  </m:e>
                  <m:e>
                    <m:sSub>
                      <m:sSubPr>
                        <m:ctrlPr>
                          <w:rPr>
                            <w:rFonts w:ascii="Cambria Math" w:eastAsia="Cambria Math" w:hAnsi="Cambria Math"/>
                            <w:i/>
                            <w:iCs/>
                            <w:sz w:val="22"/>
                            <w:szCs w:val="22"/>
                          </w:rPr>
                        </m:ctrlPr>
                      </m:sSubPr>
                      <m:e>
                        <m:r>
                          <m:rPr>
                            <m:sty m:val="bi"/>
                          </m:rPr>
                          <w:rPr>
                            <w:rFonts w:ascii="Cambria Math" w:hAnsi="Cambria Math"/>
                          </w:rPr>
                          <m:t>W</m:t>
                        </m:r>
                      </m:e>
                      <m:sub>
                        <m:r>
                          <w:rPr>
                            <w:rFonts w:ascii="Cambria Math" w:hAnsi="Cambria Math"/>
                          </w:rPr>
                          <m:t>1,N</m:t>
                        </m:r>
                      </m:sub>
                    </m:sSub>
                  </m:e>
                </m:mr>
              </m:m>
            </m:e>
          </m:d>
          <m:sSub>
            <m:sSubPr>
              <m:ctrlPr>
                <w:rPr>
                  <w:rFonts w:ascii="Cambria Math" w:eastAsia="Cambria Math" w:hAnsi="Cambria Math"/>
                  <w:i/>
                  <w:iCs/>
                  <w:sz w:val="22"/>
                  <w:szCs w:val="22"/>
                </w:rPr>
              </m:ctrlPr>
            </m:sSubPr>
            <m:e>
              <m:acc>
                <m:accPr>
                  <m:chr m:val="̃"/>
                  <m:ctrlPr>
                    <w:rPr>
                      <w:rFonts w:ascii="Cambria Math" w:eastAsia="Cambria Math" w:hAnsi="Cambria Math"/>
                      <w:i/>
                      <w:iCs/>
                      <w:sz w:val="22"/>
                      <w:szCs w:val="22"/>
                    </w:rPr>
                  </m:ctrlPr>
                </m:accPr>
                <m:e>
                  <m:r>
                    <m:rPr>
                      <m:sty m:val="bi"/>
                    </m:rPr>
                    <w:rPr>
                      <w:rFonts w:ascii="Cambria Math" w:hAnsi="Cambria Math"/>
                    </w:rPr>
                    <m:t>W</m:t>
                  </m:r>
                </m:e>
              </m:acc>
            </m:e>
            <m:sub>
              <m:r>
                <m:rPr>
                  <m:sty m:val="p"/>
                </m:rPr>
                <w:rPr>
                  <w:rFonts w:ascii="Cambria Math" w:hAnsi="Cambria Math"/>
                </w:rPr>
                <m:t>2</m:t>
              </m:r>
            </m:sub>
          </m:sSub>
          <m:sSubSup>
            <m:sSubSupPr>
              <m:ctrlPr>
                <w:rPr>
                  <w:rFonts w:ascii="Cambria Math" w:eastAsia="Cambria Math" w:hAnsi="Cambria Math"/>
                  <w:i/>
                  <w:iCs/>
                  <w:sz w:val="22"/>
                  <w:szCs w:val="22"/>
                </w:rPr>
              </m:ctrlPr>
            </m:sSubSupPr>
            <m:e>
              <m:r>
                <m:rPr>
                  <m:sty m:val="bi"/>
                </m:rPr>
                <w:rPr>
                  <w:rFonts w:ascii="Cambria Math" w:hAnsi="Cambria Math"/>
                </w:rPr>
                <m:t>W</m:t>
              </m:r>
            </m:e>
            <m:sub>
              <m:r>
                <w:rPr>
                  <w:rFonts w:ascii="Cambria Math" w:hAnsi="Cambria Math"/>
                </w:rPr>
                <m:t>f</m:t>
              </m:r>
            </m:sub>
            <m:sup>
              <m:r>
                <w:rPr>
                  <w:rFonts w:ascii="Cambria Math" w:hAnsi="Cambria Math"/>
                </w:rPr>
                <m:t>H</m:t>
              </m:r>
            </m:sup>
          </m:sSubSup>
        </m:oMath>
      </m:oMathPara>
    </w:p>
    <w:p w14:paraId="6F55773A" w14:textId="77777777" w:rsidR="00AE55C9" w:rsidRPr="00F20642" w:rsidRDefault="00AE55C9" w:rsidP="00F20642">
      <w:pPr>
        <w:rPr>
          <w:lang w:val="en-US" w:eastAsia="ko-KR"/>
        </w:rPr>
      </w:pPr>
    </w:p>
    <w:p w14:paraId="5D8B344E" w14:textId="77777777" w:rsidR="00AE55C9" w:rsidRPr="00F20642" w:rsidRDefault="00AE55C9" w:rsidP="00F20642">
      <w:pPr>
        <w:rPr>
          <w:rFonts w:eastAsia="Malgun Gothic"/>
          <w:highlight w:val="green"/>
          <w:lang w:val="en-US" w:eastAsia="ko-KR"/>
        </w:rPr>
      </w:pPr>
      <w:r w:rsidRPr="00F20642">
        <w:rPr>
          <w:highlight w:val="green"/>
        </w:rPr>
        <w:t>Agreement</w:t>
      </w:r>
    </w:p>
    <w:p w14:paraId="40626DE0" w14:textId="77777777" w:rsidR="00AE55C9" w:rsidRPr="00F20642" w:rsidRDefault="00AE55C9" w:rsidP="00F20642">
      <w:r w:rsidRPr="00F20642">
        <w:t>The work scope of Type-II codebook refinement for high/medium velocities includes refinement of the following codebooks, based on a common design framework:</w:t>
      </w:r>
    </w:p>
    <w:p w14:paraId="1B1E068A" w14:textId="77777777" w:rsidR="00AE55C9" w:rsidRPr="00F20642" w:rsidRDefault="00AE55C9" w:rsidP="00CF6E6D">
      <w:pPr>
        <w:pStyle w:val="ListParagraph"/>
        <w:numPr>
          <w:ilvl w:val="0"/>
          <w:numId w:val="237"/>
        </w:numPr>
        <w:spacing w:after="0"/>
        <w:ind w:left="714" w:hanging="357"/>
      </w:pPr>
      <w:r w:rsidRPr="00F20642">
        <w:t>Rel-16 eType-II regular codebook</w:t>
      </w:r>
    </w:p>
    <w:p w14:paraId="69ED9FA4" w14:textId="77777777" w:rsidR="00AE55C9" w:rsidRPr="00F20642" w:rsidRDefault="00AE55C9" w:rsidP="00CF6E6D">
      <w:pPr>
        <w:pStyle w:val="ListParagraph"/>
        <w:numPr>
          <w:ilvl w:val="0"/>
          <w:numId w:val="237"/>
        </w:numPr>
        <w:spacing w:after="0"/>
        <w:ind w:left="714" w:hanging="357"/>
      </w:pPr>
      <w:r w:rsidRPr="00F20642">
        <w:t>Rel-17 FeType-II port selection (PS) codebook</w:t>
      </w:r>
    </w:p>
    <w:p w14:paraId="5C1249AB" w14:textId="77777777" w:rsidR="00AE55C9" w:rsidRPr="00F20642" w:rsidRDefault="00AE55C9" w:rsidP="00F20642">
      <w:pPr>
        <w:rPr>
          <w:lang w:val="en-US" w:eastAsia="ko-KR"/>
        </w:rPr>
      </w:pPr>
      <w:r w:rsidRPr="00F20642">
        <w:t>FFS: Whether to prioritize/down-select from the two</w:t>
      </w:r>
    </w:p>
    <w:p w14:paraId="6F61F509" w14:textId="77777777" w:rsidR="00AE55C9" w:rsidRPr="00F20642" w:rsidRDefault="00AE55C9" w:rsidP="00F20642"/>
    <w:p w14:paraId="1C025A06" w14:textId="77777777" w:rsidR="00AE55C9" w:rsidRPr="00F20642" w:rsidRDefault="00AE55C9" w:rsidP="00F20642">
      <w:pPr>
        <w:rPr>
          <w:rFonts w:eastAsia="Malgun Gothic"/>
          <w:highlight w:val="green"/>
          <w:lang w:val="en-US" w:eastAsia="ko-KR"/>
        </w:rPr>
      </w:pPr>
      <w:r w:rsidRPr="00F20642">
        <w:rPr>
          <w:highlight w:val="green"/>
        </w:rPr>
        <w:t>Agreement</w:t>
      </w:r>
    </w:p>
    <w:p w14:paraId="2144667B" w14:textId="77777777" w:rsidR="00AE55C9" w:rsidRPr="00F20642" w:rsidRDefault="00AE55C9" w:rsidP="009F22BD">
      <w:r w:rsidRPr="00F20642">
        <w:t>The work scope of Type-II codebook refinement for high/medium velocities includes down selection from the following codebook structures (for discussion purposes):</w:t>
      </w:r>
    </w:p>
    <w:p w14:paraId="581C4F67" w14:textId="77777777" w:rsidR="00AE55C9" w:rsidRPr="00F20642" w:rsidRDefault="00AE55C9" w:rsidP="00CF6E6D">
      <w:pPr>
        <w:pStyle w:val="ListParagraph"/>
        <w:numPr>
          <w:ilvl w:val="0"/>
          <w:numId w:val="238"/>
        </w:numPr>
        <w:spacing w:after="0"/>
        <w:rPr>
          <w:lang w:eastAsia="zh-CN"/>
        </w:rPr>
      </w:pPr>
      <w:r w:rsidRPr="00F20642">
        <w:t xml:space="preserve">Alt1. Time-domain basis, </w:t>
      </w:r>
    </w:p>
    <w:p w14:paraId="511F10A3" w14:textId="1254A826" w:rsidR="00AE55C9" w:rsidRPr="00F20642" w:rsidRDefault="00AE55C9" w:rsidP="00CF6E6D">
      <w:pPr>
        <w:pStyle w:val="ListParagraph"/>
        <w:numPr>
          <w:ilvl w:val="1"/>
          <w:numId w:val="238"/>
        </w:numPr>
        <w:spacing w:after="0"/>
        <w:rPr>
          <w:lang w:eastAsia="zh-CN"/>
        </w:rPr>
      </w:pPr>
      <w:r w:rsidRPr="00F20642">
        <w:t xml:space="preserve">Alt1A: Time-domain basis commonly selected for all SD/FD bases, e.g. </w:t>
      </w:r>
      <m:oMath>
        <m:d>
          <m:dPr>
            <m:ctrlPr>
              <w:rPr>
                <w:rFonts w:ascii="Cambria Math" w:eastAsia="Cambria Math" w:hAnsi="Cambria Math"/>
                <w:i/>
                <w:iCs/>
                <w:sz w:val="22"/>
                <w:szCs w:val="22"/>
              </w:rPr>
            </m:ctrlPr>
          </m:dPr>
          <m:e>
            <m:sSub>
              <m:sSubPr>
                <m:ctrlPr>
                  <w:rPr>
                    <w:rFonts w:ascii="Cambria Math" w:eastAsia="Cambria Math" w:hAnsi="Cambria Math"/>
                    <w:i/>
                    <w:iCs/>
                    <w:sz w:val="22"/>
                    <w:szCs w:val="22"/>
                  </w:rPr>
                </m:ctrlPr>
              </m:sSubPr>
              <m:e>
                <m:sSubSup>
                  <m:sSubSupPr>
                    <m:ctrlPr>
                      <w:rPr>
                        <w:rFonts w:ascii="Cambria Math" w:eastAsia="Cambria Math" w:hAnsi="Cambria Math"/>
                        <w:i/>
                        <w:iCs/>
                        <w:sz w:val="22"/>
                        <w:szCs w:val="22"/>
                      </w:rPr>
                    </m:ctrlPr>
                  </m:sSubSupPr>
                  <m:e>
                    <m:r>
                      <w:rPr>
                        <w:rFonts w:ascii="Cambria Math" w:hAnsi="Cambria Math"/>
                      </w:rPr>
                      <m:t>W</m:t>
                    </m:r>
                  </m:e>
                  <m:sub>
                    <m:r>
                      <w:rPr>
                        <w:rFonts w:ascii="Cambria Math" w:hAnsi="Cambria Math"/>
                      </w:rPr>
                      <m:t>f</m:t>
                    </m:r>
                  </m:sub>
                  <m:sup>
                    <m:r>
                      <w:rPr>
                        <w:rFonts w:ascii="Cambria Math" w:hAnsi="Cambria Math"/>
                      </w:rPr>
                      <m:t>*</m:t>
                    </m:r>
                  </m:sup>
                </m:sSubSup>
                <m:r>
                  <w:rPr>
                    <w:rFonts w:ascii="Cambria Math" w:hAnsi="Cambria Math"/>
                  </w:rPr>
                  <m:t>⨂W</m:t>
                </m:r>
              </m:e>
              <m:sub>
                <m:r>
                  <m:rPr>
                    <m:sty m:val="p"/>
                  </m:rPr>
                  <w:rPr>
                    <w:rFonts w:ascii="Cambria Math" w:hAnsi="Cambria Math"/>
                  </w:rPr>
                  <m:t>1</m:t>
                </m:r>
              </m:sub>
            </m:sSub>
          </m:e>
        </m:d>
        <m:sSub>
          <m:sSubPr>
            <m:ctrlPr>
              <w:rPr>
                <w:rFonts w:ascii="Cambria Math" w:eastAsia="Cambria Math" w:hAnsi="Cambria Math"/>
                <w:i/>
                <w:iCs/>
                <w:sz w:val="22"/>
                <w:szCs w:val="22"/>
              </w:rPr>
            </m:ctrlPr>
          </m:sSubPr>
          <m:e>
            <m:r>
              <w:rPr>
                <w:rFonts w:ascii="Cambria Math" w:hAnsi="Cambria Math"/>
              </w:rPr>
              <m:t>W</m:t>
            </m:r>
          </m:e>
          <m:sub>
            <m:r>
              <m:rPr>
                <m:sty m:val="p"/>
              </m:rPr>
              <w:rPr>
                <w:rFonts w:ascii="Cambria Math" w:hAnsi="Cambria Math"/>
              </w:rPr>
              <m:t>2</m:t>
            </m:r>
          </m:sub>
        </m:sSub>
        <m:sSubSup>
          <m:sSubSupPr>
            <m:ctrlPr>
              <w:rPr>
                <w:rFonts w:ascii="Cambria Math" w:eastAsia="Cambria Math" w:hAnsi="Cambria Math"/>
                <w:i/>
                <w:iCs/>
                <w:sz w:val="22"/>
                <w:szCs w:val="22"/>
              </w:rPr>
            </m:ctrlPr>
          </m:sSubSupPr>
          <m:e>
            <m:r>
              <w:rPr>
                <w:rFonts w:ascii="Cambria Math" w:hAnsi="Cambria Math"/>
              </w:rPr>
              <m:t>W</m:t>
            </m:r>
          </m:e>
          <m:sub>
            <m:r>
              <w:rPr>
                <w:rFonts w:ascii="Cambria Math" w:hAnsi="Cambria Math"/>
              </w:rPr>
              <m:t>t</m:t>
            </m:r>
          </m:sub>
          <m:sup>
            <m:r>
              <m:rPr>
                <m:sty m:val="p"/>
              </m:rPr>
              <w:rPr>
                <w:rFonts w:ascii="Cambria Math" w:hAnsi="Cambria Math"/>
              </w:rPr>
              <m:t>H</m:t>
            </m:r>
          </m:sup>
        </m:sSubSup>
      </m:oMath>
      <w:r w:rsidRPr="00F20642">
        <w:t xml:space="preserve"> </w:t>
      </w:r>
    </w:p>
    <w:p w14:paraId="2FCE1E79" w14:textId="77777777" w:rsidR="00AE55C9" w:rsidRPr="00F20642" w:rsidRDefault="00AE55C9" w:rsidP="00CF6E6D">
      <w:pPr>
        <w:pStyle w:val="ListParagraph"/>
        <w:numPr>
          <w:ilvl w:val="1"/>
          <w:numId w:val="238"/>
        </w:numPr>
        <w:spacing w:after="0"/>
        <w:rPr>
          <w:lang w:eastAsia="zh-CN"/>
        </w:rPr>
      </w:pPr>
      <w:r w:rsidRPr="00F20642">
        <w:t xml:space="preserve">Alt1B: Time-domain basis independently selected for different SD/FD bases </w:t>
      </w:r>
    </w:p>
    <w:p w14:paraId="1173D8F5" w14:textId="77777777" w:rsidR="00AE55C9" w:rsidRPr="00F20642" w:rsidRDefault="00AE55C9" w:rsidP="00CF6E6D">
      <w:pPr>
        <w:pStyle w:val="ListParagraph"/>
        <w:numPr>
          <w:ilvl w:val="0"/>
          <w:numId w:val="238"/>
        </w:numPr>
        <w:spacing w:after="0"/>
        <w:rPr>
          <w:lang w:val="en-US"/>
        </w:rPr>
      </w:pPr>
      <w:r w:rsidRPr="00F20642">
        <w:t xml:space="preserve">Alt2. Doppler-domain basis </w:t>
      </w:r>
    </w:p>
    <w:p w14:paraId="2456F00B" w14:textId="2FAF6A95" w:rsidR="00AE55C9" w:rsidRPr="00F20642" w:rsidRDefault="00AE55C9" w:rsidP="00CF6E6D">
      <w:pPr>
        <w:pStyle w:val="ListParagraph"/>
        <w:numPr>
          <w:ilvl w:val="1"/>
          <w:numId w:val="238"/>
        </w:numPr>
        <w:spacing w:after="0"/>
      </w:pPr>
      <w:r w:rsidRPr="00F20642">
        <w:t xml:space="preserve">Alt2A: Doppler-domain basis commonly selected for all SD/FD bases, e.g. </w:t>
      </w:r>
      <m:oMath>
        <m:sSub>
          <m:sSubPr>
            <m:ctrlPr>
              <w:rPr>
                <w:rFonts w:ascii="Cambria Math" w:eastAsia="Cambria Math" w:hAnsi="Cambria Math"/>
                <w:i/>
                <w:iCs/>
                <w:sz w:val="22"/>
                <w:szCs w:val="22"/>
              </w:rPr>
            </m:ctrlPr>
          </m:sSubPr>
          <m:e>
            <m:r>
              <w:rPr>
                <w:rFonts w:ascii="Cambria Math" w:hAnsi="Cambria Math"/>
              </w:rPr>
              <m:t>W</m:t>
            </m:r>
          </m:e>
          <m:sub>
            <m:r>
              <m:rPr>
                <m:sty m:val="p"/>
              </m:rPr>
              <w:rPr>
                <w:rFonts w:ascii="Cambria Math" w:hAnsi="Cambria Math"/>
              </w:rPr>
              <m:t>1</m:t>
            </m:r>
          </m:sub>
        </m:sSub>
        <m:sSub>
          <m:sSubPr>
            <m:ctrlPr>
              <w:rPr>
                <w:rFonts w:ascii="Cambria Math" w:eastAsia="Cambria Math" w:hAnsi="Cambria Math"/>
                <w:i/>
                <w:iCs/>
                <w:sz w:val="22"/>
                <w:szCs w:val="22"/>
              </w:rPr>
            </m:ctrlPr>
          </m:sSubPr>
          <m:e>
            <m:acc>
              <m:accPr>
                <m:chr m:val="̃"/>
                <m:ctrlPr>
                  <w:rPr>
                    <w:rFonts w:ascii="Cambria Math" w:eastAsia="Cambria Math" w:hAnsi="Cambria Math"/>
                    <w:i/>
                    <w:iCs/>
                    <w:sz w:val="22"/>
                    <w:szCs w:val="22"/>
                  </w:rPr>
                </m:ctrlPr>
              </m:accPr>
              <m:e>
                <m:r>
                  <w:rPr>
                    <w:rFonts w:ascii="Cambria Math" w:hAnsi="Cambria Math"/>
                  </w:rPr>
                  <m:t>W</m:t>
                </m:r>
              </m:e>
            </m:acc>
          </m:e>
          <m:sub>
            <m:r>
              <m:rPr>
                <m:sty m:val="p"/>
              </m:rPr>
              <w:rPr>
                <w:rFonts w:ascii="Cambria Math" w:hAnsi="Cambria Math"/>
              </w:rPr>
              <m:t>2</m:t>
            </m:r>
          </m:sub>
        </m:sSub>
        <m:sSup>
          <m:sSupPr>
            <m:ctrlPr>
              <w:rPr>
                <w:rFonts w:ascii="Cambria Math" w:eastAsia="Cambria Math" w:hAnsi="Cambria Math"/>
                <w:i/>
                <w:iCs/>
                <w:sz w:val="22"/>
                <w:szCs w:val="22"/>
              </w:rPr>
            </m:ctrlPr>
          </m:sSupPr>
          <m:e>
            <m:r>
              <w:rPr>
                <w:rFonts w:ascii="Cambria Math" w:hAnsi="Cambria Math"/>
              </w:rPr>
              <m:t>(</m:t>
            </m:r>
            <m:sSub>
              <m:sSubPr>
                <m:ctrlPr>
                  <w:rPr>
                    <w:rFonts w:ascii="Cambria Math" w:eastAsia="Cambria Math" w:hAnsi="Cambria Math"/>
                    <w:i/>
                    <w:iCs/>
                    <w:sz w:val="22"/>
                    <w:szCs w:val="22"/>
                  </w:rPr>
                </m:ctrlPr>
              </m:sSubPr>
              <m:e>
                <m:r>
                  <w:rPr>
                    <w:rFonts w:ascii="Cambria Math" w:hAnsi="Cambria Math"/>
                  </w:rPr>
                  <m:t>W</m:t>
                </m:r>
              </m:e>
              <m:sub>
                <m:r>
                  <w:rPr>
                    <w:rFonts w:ascii="Cambria Math" w:hAnsi="Cambria Math"/>
                  </w:rPr>
                  <m:t>f</m:t>
                </m:r>
              </m:sub>
            </m:sSub>
            <m:r>
              <w:rPr>
                <w:rFonts w:ascii="Cambria Math" w:hAnsi="Cambria Math"/>
              </w:rPr>
              <m:t>⨂</m:t>
            </m:r>
            <m:sSub>
              <m:sSubPr>
                <m:ctrlPr>
                  <w:rPr>
                    <w:rFonts w:ascii="Cambria Math" w:eastAsia="Cambria Math" w:hAnsi="Cambria Math"/>
                    <w:i/>
                    <w:iCs/>
                    <w:sz w:val="22"/>
                    <w:szCs w:val="22"/>
                  </w:rPr>
                </m:ctrlPr>
              </m:sSubPr>
              <m:e>
                <m:r>
                  <w:rPr>
                    <w:rFonts w:ascii="Cambria Math" w:hAnsi="Cambria Math"/>
                  </w:rPr>
                  <m:t>W</m:t>
                </m:r>
              </m:e>
              <m:sub>
                <m:r>
                  <w:rPr>
                    <w:rFonts w:ascii="Cambria Math" w:hAnsi="Cambria Math"/>
                  </w:rPr>
                  <m:t>d</m:t>
                </m:r>
              </m:sub>
            </m:sSub>
            <m:r>
              <w:rPr>
                <w:rFonts w:ascii="Cambria Math" w:hAnsi="Cambria Math"/>
              </w:rPr>
              <m:t>)</m:t>
            </m:r>
          </m:e>
          <m:sup>
            <m:r>
              <w:rPr>
                <w:rFonts w:ascii="Cambria Math" w:hAnsi="Cambria Math"/>
              </w:rPr>
              <m:t>H</m:t>
            </m:r>
          </m:sup>
        </m:sSup>
      </m:oMath>
    </w:p>
    <w:p w14:paraId="3643A2F3" w14:textId="77777777" w:rsidR="00AE55C9" w:rsidRPr="00F20642" w:rsidRDefault="00AE55C9" w:rsidP="00CF6E6D">
      <w:pPr>
        <w:pStyle w:val="ListParagraph"/>
        <w:numPr>
          <w:ilvl w:val="1"/>
          <w:numId w:val="238"/>
        </w:numPr>
        <w:spacing w:after="0"/>
        <w:rPr>
          <w:lang w:eastAsia="zh-CN"/>
        </w:rPr>
      </w:pPr>
      <w:r w:rsidRPr="00F20642">
        <w:t xml:space="preserve">Alt2B: Doppler-domain basis independently selected for different SD/FD bases </w:t>
      </w:r>
    </w:p>
    <w:p w14:paraId="5BCF0CA8" w14:textId="4AB5EEA7" w:rsidR="00AE55C9" w:rsidRPr="00F20642" w:rsidRDefault="00AE55C9" w:rsidP="00CF6E6D">
      <w:pPr>
        <w:pStyle w:val="ListParagraph"/>
        <w:numPr>
          <w:ilvl w:val="1"/>
          <w:numId w:val="238"/>
        </w:numPr>
        <w:spacing w:after="0"/>
        <w:rPr>
          <w:lang w:val="en-US"/>
        </w:rPr>
      </w:pPr>
      <w:r w:rsidRPr="00F20642">
        <w:t xml:space="preserve">Note that </w:t>
      </w:r>
      <m:oMath>
        <m:sSub>
          <m:sSubPr>
            <m:ctrlPr>
              <w:rPr>
                <w:rFonts w:ascii="Cambria Math" w:eastAsia="Cambria Math" w:hAnsi="Cambria Math"/>
                <w:i/>
                <w:iCs/>
                <w:sz w:val="22"/>
                <w:szCs w:val="22"/>
              </w:rPr>
            </m:ctrlPr>
          </m:sSubPr>
          <m:e>
            <m:r>
              <w:rPr>
                <w:rFonts w:ascii="Cambria Math" w:hAnsi="Cambria Math"/>
              </w:rPr>
              <m:t>W</m:t>
            </m:r>
          </m:e>
          <m:sub>
            <m:r>
              <w:rPr>
                <w:rFonts w:ascii="Cambria Math" w:hAnsi="Cambria Math"/>
              </w:rPr>
              <m:t>d</m:t>
            </m:r>
          </m:sub>
        </m:sSub>
      </m:oMath>
      <w:r w:rsidRPr="00F20642">
        <w:t xml:space="preserve"> may be the identity as a special case </w:t>
      </w:r>
    </w:p>
    <w:p w14:paraId="312574B4" w14:textId="09823C96" w:rsidR="00AE55C9" w:rsidRPr="00F20642" w:rsidRDefault="00AE55C9" w:rsidP="00CF6E6D">
      <w:pPr>
        <w:pStyle w:val="ListParagraph"/>
        <w:numPr>
          <w:ilvl w:val="0"/>
          <w:numId w:val="238"/>
        </w:numPr>
        <w:rPr>
          <w:lang w:eastAsia="zh-CN"/>
        </w:rPr>
      </w:pPr>
      <w:r w:rsidRPr="00F20642">
        <w:rPr>
          <w:lang w:eastAsia="zh-CN"/>
        </w:rPr>
        <w:t xml:space="preserve">Alt3. </w:t>
      </w:r>
      <w:r w:rsidRPr="00F20642">
        <w:t>Reuse</w:t>
      </w:r>
      <w:r w:rsidRPr="00F20642">
        <w:rPr>
          <w:lang w:eastAsia="zh-CN"/>
        </w:rPr>
        <w:t xml:space="preserve"> Rel-16/17 (F)eType-II codebook with multiple </w:t>
      </w:r>
      <m:oMath>
        <m:sSub>
          <m:sSubPr>
            <m:ctrlPr>
              <w:rPr>
                <w:rFonts w:ascii="Cambria Math" w:eastAsia="Cambria Math" w:hAnsi="Cambria Math"/>
                <w:i/>
                <w:iCs/>
                <w:sz w:val="22"/>
                <w:szCs w:val="22"/>
              </w:rPr>
            </m:ctrlPr>
          </m:sSubPr>
          <m:e>
            <m:r>
              <w:rPr>
                <w:rFonts w:ascii="Cambria Math" w:hAnsi="Cambria Math"/>
              </w:rPr>
              <m:t>W</m:t>
            </m:r>
          </m:e>
          <m:sub>
            <m:r>
              <w:rPr>
                <w:rFonts w:ascii="Cambria Math" w:hAnsi="Cambria Math"/>
              </w:rPr>
              <m:t>2</m:t>
            </m:r>
          </m:sub>
        </m:sSub>
      </m:oMath>
      <w:r w:rsidRPr="00F20642">
        <w:rPr>
          <w:lang w:eastAsia="zh-CN"/>
        </w:rPr>
        <w:t xml:space="preserve"> and a single </w:t>
      </w:r>
      <m:oMath>
        <m:sSub>
          <m:sSubPr>
            <m:ctrlPr>
              <w:rPr>
                <w:rFonts w:ascii="Cambria Math" w:eastAsia="Cambria Math" w:hAnsi="Cambria Math"/>
                <w:i/>
                <w:iCs/>
                <w:sz w:val="22"/>
                <w:szCs w:val="22"/>
              </w:rPr>
            </m:ctrlPr>
          </m:sSubPr>
          <m:e>
            <m:r>
              <w:rPr>
                <w:rFonts w:ascii="Cambria Math" w:hAnsi="Cambria Math"/>
              </w:rPr>
              <m:t>W</m:t>
            </m:r>
          </m:e>
          <m:sub>
            <m:r>
              <w:rPr>
                <w:rFonts w:ascii="Cambria Math" w:hAnsi="Cambria Math"/>
              </w:rPr>
              <m:t>1</m:t>
            </m:r>
          </m:sub>
        </m:sSub>
      </m:oMath>
      <w:r w:rsidRPr="00F20642">
        <w:rPr>
          <w:lang w:eastAsia="zh-CN"/>
        </w:rPr>
        <w:t xml:space="preserve"> and </w:t>
      </w:r>
      <m:oMath>
        <m:sSub>
          <m:sSubPr>
            <m:ctrlPr>
              <w:rPr>
                <w:rFonts w:ascii="Cambria Math" w:eastAsia="Cambria Math" w:hAnsi="Cambria Math"/>
                <w:i/>
                <w:iCs/>
                <w:sz w:val="22"/>
                <w:szCs w:val="22"/>
              </w:rPr>
            </m:ctrlPr>
          </m:sSubPr>
          <m:e>
            <m:r>
              <w:rPr>
                <w:rFonts w:ascii="Cambria Math" w:hAnsi="Cambria Math"/>
              </w:rPr>
              <m:t>W</m:t>
            </m:r>
          </m:e>
          <m:sub>
            <m:r>
              <w:rPr>
                <w:rFonts w:ascii="Cambria Math" w:hAnsi="Cambria Math"/>
              </w:rPr>
              <m:t>f</m:t>
            </m:r>
          </m:sub>
        </m:sSub>
      </m:oMath>
      <w:r w:rsidRPr="00F20642">
        <w:rPr>
          <w:lang w:eastAsia="zh-CN"/>
        </w:rPr>
        <w:t xml:space="preserve"> report.</w:t>
      </w:r>
    </w:p>
    <w:p w14:paraId="2B0542F1" w14:textId="77777777" w:rsidR="00AE55C9" w:rsidRPr="00F20642" w:rsidRDefault="00AE55C9" w:rsidP="00F20642">
      <w:pPr>
        <w:rPr>
          <w:rFonts w:eastAsia="Malgun Gothic"/>
          <w:highlight w:val="green"/>
          <w:lang w:val="en-US" w:eastAsia="ko-KR"/>
        </w:rPr>
      </w:pPr>
      <w:r w:rsidRPr="00F20642">
        <w:rPr>
          <w:highlight w:val="green"/>
        </w:rPr>
        <w:t>Agreement</w:t>
      </w:r>
    </w:p>
    <w:p w14:paraId="03E5F238" w14:textId="77777777" w:rsidR="00AE55C9" w:rsidRPr="00F20642" w:rsidRDefault="00AE55C9" w:rsidP="00F20642">
      <w:r w:rsidRPr="00F20642">
        <w:t xml:space="preserve">The work scope of Type-II codebook refinement for high/medium velocities includes down selection from the following Doppler-/time-domain basis waveforms for codebook design: </w:t>
      </w:r>
    </w:p>
    <w:p w14:paraId="2789F994" w14:textId="77777777" w:rsidR="00AE55C9" w:rsidRPr="00F20642" w:rsidRDefault="00AE55C9" w:rsidP="00CF6E6D">
      <w:pPr>
        <w:pStyle w:val="ListParagraph"/>
        <w:numPr>
          <w:ilvl w:val="0"/>
          <w:numId w:val="239"/>
        </w:numPr>
        <w:rPr>
          <w:rFonts w:eastAsia="Times New Roman"/>
        </w:rPr>
      </w:pPr>
      <w:r w:rsidRPr="00F20642">
        <w:rPr>
          <w:rFonts w:eastAsia="Times New Roman"/>
        </w:rPr>
        <w:t>Alt1. Orthogonal DFT (with or without rotation factor)</w:t>
      </w:r>
    </w:p>
    <w:p w14:paraId="7338752F" w14:textId="77777777" w:rsidR="00AE55C9" w:rsidRPr="00F20642" w:rsidRDefault="00AE55C9" w:rsidP="00CF6E6D">
      <w:pPr>
        <w:pStyle w:val="ListParagraph"/>
        <w:numPr>
          <w:ilvl w:val="0"/>
          <w:numId w:val="239"/>
        </w:numPr>
        <w:rPr>
          <w:rFonts w:eastAsia="Times New Roman"/>
        </w:rPr>
      </w:pPr>
      <w:r w:rsidRPr="00F20642">
        <w:rPr>
          <w:rFonts w:eastAsia="Times New Roman"/>
        </w:rPr>
        <w:t>Alt2. Oversampled DFT</w:t>
      </w:r>
    </w:p>
    <w:p w14:paraId="57F484C8" w14:textId="77777777" w:rsidR="00AE55C9" w:rsidRPr="00F20642" w:rsidRDefault="00AE55C9" w:rsidP="00CF6E6D">
      <w:pPr>
        <w:pStyle w:val="ListParagraph"/>
        <w:numPr>
          <w:ilvl w:val="0"/>
          <w:numId w:val="239"/>
        </w:numPr>
        <w:rPr>
          <w:rFonts w:eastAsia="Times New Roman"/>
        </w:rPr>
      </w:pPr>
      <w:r w:rsidRPr="00F20642">
        <w:rPr>
          <w:rFonts w:eastAsia="Times New Roman"/>
        </w:rPr>
        <w:t>Alt3. Other waveforms, e.g. DCT, Slepian</w:t>
      </w:r>
    </w:p>
    <w:p w14:paraId="5A96DE79" w14:textId="77777777" w:rsidR="00AE55C9" w:rsidRPr="00F20642" w:rsidRDefault="00AE55C9" w:rsidP="00CF6E6D">
      <w:pPr>
        <w:pStyle w:val="ListParagraph"/>
        <w:numPr>
          <w:ilvl w:val="0"/>
          <w:numId w:val="239"/>
        </w:numPr>
        <w:rPr>
          <w:rFonts w:eastAsia="Times New Roman"/>
        </w:rPr>
      </w:pPr>
      <w:r w:rsidRPr="00F20642">
        <w:rPr>
          <w:rFonts w:eastAsia="Times New Roman"/>
        </w:rPr>
        <w:t xml:space="preserve">Alt4. Identity (i.e. no Doppler-/time-domain compression) </w:t>
      </w:r>
    </w:p>
    <w:p w14:paraId="3287869A" w14:textId="77777777" w:rsidR="00AE55C9" w:rsidRPr="00F20642" w:rsidRDefault="00AE55C9" w:rsidP="00F20642">
      <w:pPr>
        <w:rPr>
          <w:rFonts w:eastAsia="Malgun Gothic"/>
          <w:highlight w:val="green"/>
          <w:lang w:val="en-US" w:eastAsia="ko-KR"/>
        </w:rPr>
      </w:pPr>
      <w:r w:rsidRPr="00F20642">
        <w:rPr>
          <w:highlight w:val="green"/>
        </w:rPr>
        <w:lastRenderedPageBreak/>
        <w:t>Agreement</w:t>
      </w:r>
    </w:p>
    <w:p w14:paraId="144394F8" w14:textId="77777777" w:rsidR="00AE55C9" w:rsidRPr="00F20642" w:rsidRDefault="00AE55C9" w:rsidP="00F20642">
      <w:r w:rsidRPr="00F20642">
        <w:t>The work scope of Type-II codebook refinement for high/medium velocities includes the following CSI measurement and calculation aspects:</w:t>
      </w:r>
    </w:p>
    <w:p w14:paraId="7FB6AB75" w14:textId="77777777" w:rsidR="00AE55C9" w:rsidRPr="00F20642" w:rsidRDefault="00AE55C9" w:rsidP="00CF6E6D">
      <w:pPr>
        <w:pStyle w:val="ListParagraph"/>
        <w:numPr>
          <w:ilvl w:val="0"/>
          <w:numId w:val="240"/>
        </w:numPr>
        <w:rPr>
          <w:rFonts w:eastAsia="Times New Roman"/>
        </w:rPr>
      </w:pPr>
      <w:r w:rsidRPr="00F20642">
        <w:rPr>
          <w:rFonts w:eastAsia="Times New Roman"/>
        </w:rPr>
        <w:t>Potential refinement on Resource setting configuration on CSI-RS (for CSI and/or tracking) for measuring a burst of CSI-RS, including the applicable time-domain behaviors</w:t>
      </w:r>
    </w:p>
    <w:p w14:paraId="1DDC9EA4" w14:textId="77777777" w:rsidR="00AE55C9" w:rsidRPr="00F20642" w:rsidRDefault="00AE55C9" w:rsidP="00CF6E6D">
      <w:pPr>
        <w:pStyle w:val="ListParagraph"/>
        <w:numPr>
          <w:ilvl w:val="0"/>
          <w:numId w:val="240"/>
        </w:numPr>
        <w:rPr>
          <w:rFonts w:eastAsia="Times New Roman"/>
        </w:rPr>
      </w:pPr>
      <w:r w:rsidRPr="00F20642">
        <w:rPr>
          <w:rFonts w:eastAsia="Times New Roman"/>
        </w:rPr>
        <w:t xml:space="preserve">Whether/how UE-side or gNB-side prediction is assumed for CQI/PMI/RI calculation </w:t>
      </w:r>
    </w:p>
    <w:p w14:paraId="33BECC3A" w14:textId="77777777" w:rsidR="00AE55C9" w:rsidRPr="00F20642" w:rsidRDefault="00AE55C9" w:rsidP="00CF6E6D">
      <w:pPr>
        <w:pStyle w:val="ListParagraph"/>
        <w:numPr>
          <w:ilvl w:val="0"/>
          <w:numId w:val="240"/>
        </w:numPr>
        <w:rPr>
          <w:rFonts w:eastAsia="Times New Roman"/>
        </w:rPr>
      </w:pPr>
      <w:r w:rsidRPr="00F20642">
        <w:rPr>
          <w:rFonts w:eastAsia="Times New Roman"/>
        </w:rPr>
        <w:t>Potential enhancements on CQI definition and calculation procedure in relation to the PMI of Rel-18 Type-II codebook for high/medium velocities</w:t>
      </w:r>
    </w:p>
    <w:p w14:paraId="39AD8DF5" w14:textId="77777777" w:rsidR="00AE55C9" w:rsidRPr="00F20642" w:rsidRDefault="00AE55C9" w:rsidP="00CF6E6D">
      <w:pPr>
        <w:pStyle w:val="ListParagraph"/>
        <w:numPr>
          <w:ilvl w:val="0"/>
          <w:numId w:val="240"/>
        </w:numPr>
        <w:rPr>
          <w:rFonts w:eastAsia="Times New Roman"/>
        </w:rPr>
      </w:pPr>
      <w:r w:rsidRPr="00F20642">
        <w:rPr>
          <w:rFonts w:eastAsia="Times New Roman"/>
        </w:rPr>
        <w:t>Potential enhancement on definition of CSI reference resource</w:t>
      </w:r>
    </w:p>
    <w:p w14:paraId="76A5E139" w14:textId="77777777" w:rsidR="00AE55C9" w:rsidRPr="00F20642" w:rsidRDefault="00AE55C9" w:rsidP="00F20642">
      <w:pPr>
        <w:rPr>
          <w:rFonts w:eastAsia="Malgun Gothic"/>
          <w:highlight w:val="green"/>
          <w:lang w:val="en-US" w:eastAsia="ko-KR"/>
        </w:rPr>
      </w:pPr>
      <w:r w:rsidRPr="00F20642">
        <w:rPr>
          <w:highlight w:val="green"/>
        </w:rPr>
        <w:t>Agreement</w:t>
      </w:r>
    </w:p>
    <w:p w14:paraId="54BE32A1" w14:textId="77777777" w:rsidR="00AE55C9" w:rsidRPr="00F20642" w:rsidRDefault="00AE55C9" w:rsidP="00F20642">
      <w:r w:rsidRPr="00F20642">
        <w:t>The work scope of TRS-based TDCP reporting focuses on the following use cases for evaluation purposes:</w:t>
      </w:r>
    </w:p>
    <w:p w14:paraId="1FA92C1F" w14:textId="77777777" w:rsidR="00AE55C9" w:rsidRPr="00F20642" w:rsidRDefault="00AE55C9" w:rsidP="00CF6E6D">
      <w:pPr>
        <w:pStyle w:val="ListParagraph"/>
        <w:numPr>
          <w:ilvl w:val="0"/>
          <w:numId w:val="241"/>
        </w:numPr>
        <w:rPr>
          <w:rFonts w:eastAsia="Times New Roman"/>
        </w:rPr>
      </w:pPr>
      <w:r w:rsidRPr="00F20642">
        <w:rPr>
          <w:rFonts w:eastAsia="Times New Roman"/>
        </w:rPr>
        <w:t>Targeting medium and high UE speed, e.g. 10-120km/h as well as HST speed</w:t>
      </w:r>
    </w:p>
    <w:p w14:paraId="380E6EBD" w14:textId="77777777" w:rsidR="00AE55C9" w:rsidRPr="00F20642" w:rsidRDefault="00AE55C9" w:rsidP="00CF6E6D">
      <w:pPr>
        <w:pStyle w:val="ListParagraph"/>
        <w:numPr>
          <w:ilvl w:val="0"/>
          <w:numId w:val="241"/>
        </w:numPr>
        <w:rPr>
          <w:rFonts w:eastAsia="Times New Roman"/>
        </w:rPr>
      </w:pPr>
      <w:r w:rsidRPr="00F20642">
        <w:rPr>
          <w:rFonts w:eastAsia="Times New Roman"/>
        </w:rPr>
        <w:t xml:space="preserve">Aiding gNB to determine </w:t>
      </w:r>
    </w:p>
    <w:p w14:paraId="1CBB1B75" w14:textId="77777777" w:rsidR="00AE55C9" w:rsidRPr="00F20642" w:rsidRDefault="00AE55C9" w:rsidP="00CF6E6D">
      <w:pPr>
        <w:pStyle w:val="ListParagraph"/>
        <w:numPr>
          <w:ilvl w:val="1"/>
          <w:numId w:val="241"/>
        </w:numPr>
        <w:rPr>
          <w:rFonts w:eastAsia="Times New Roman"/>
        </w:rPr>
      </w:pPr>
      <w:r w:rsidRPr="00F20642">
        <w:rPr>
          <w:rFonts w:eastAsia="Times New Roman"/>
        </w:rPr>
        <w:t xml:space="preserve">CSI reporting configuration and CSI-RS resource configuration parameters, </w:t>
      </w:r>
    </w:p>
    <w:p w14:paraId="51192654" w14:textId="77777777" w:rsidR="00AE55C9" w:rsidRPr="00F20642" w:rsidRDefault="00AE55C9" w:rsidP="00CF6E6D">
      <w:pPr>
        <w:pStyle w:val="ListParagraph"/>
        <w:numPr>
          <w:ilvl w:val="1"/>
          <w:numId w:val="241"/>
        </w:numPr>
        <w:rPr>
          <w:rFonts w:eastAsia="Times New Roman"/>
        </w:rPr>
      </w:pPr>
      <w:r w:rsidRPr="00F20642">
        <w:rPr>
          <w:rFonts w:eastAsia="Times New Roman"/>
        </w:rPr>
        <w:t>Precoding scheme, using one of the CSI feedback based precoding schemes or an UL-SRS reciprocity based precoding scheme</w:t>
      </w:r>
    </w:p>
    <w:p w14:paraId="4CE041A7" w14:textId="77777777" w:rsidR="00AE55C9" w:rsidRPr="00F20642" w:rsidRDefault="00AE55C9" w:rsidP="00CF6E6D">
      <w:pPr>
        <w:pStyle w:val="ListParagraph"/>
        <w:numPr>
          <w:ilvl w:val="0"/>
          <w:numId w:val="241"/>
        </w:numPr>
        <w:rPr>
          <w:rFonts w:eastAsia="Times New Roman"/>
        </w:rPr>
      </w:pPr>
      <w:r w:rsidRPr="00F20642">
        <w:rPr>
          <w:rFonts w:eastAsia="Times New Roman"/>
        </w:rPr>
        <w:t>Aiding gNB-side CSI prediction</w:t>
      </w:r>
    </w:p>
    <w:p w14:paraId="00EDE484" w14:textId="77777777" w:rsidR="00AE55C9" w:rsidRPr="00F20642" w:rsidRDefault="00AE55C9" w:rsidP="00F20642">
      <w:pPr>
        <w:rPr>
          <w:rFonts w:eastAsia="Malgun Gothic"/>
          <w:highlight w:val="green"/>
          <w:lang w:val="en-US" w:eastAsia="ko-KR"/>
        </w:rPr>
      </w:pPr>
      <w:r w:rsidRPr="00F20642">
        <w:rPr>
          <w:highlight w:val="green"/>
        </w:rPr>
        <w:t>Agreement</w:t>
      </w:r>
    </w:p>
    <w:p w14:paraId="4164544D" w14:textId="77777777" w:rsidR="00AE55C9" w:rsidRPr="00F20642" w:rsidRDefault="00AE55C9" w:rsidP="00F20642">
      <w:r w:rsidRPr="00F20642">
        <w:t>The work scope of TRS-based TDCP reporting includes down selection from the following TDCP reporting formats:</w:t>
      </w:r>
    </w:p>
    <w:p w14:paraId="4102D83A" w14:textId="77777777" w:rsidR="00AE55C9" w:rsidRPr="00F20642" w:rsidRDefault="00AE55C9" w:rsidP="00CF6E6D">
      <w:pPr>
        <w:pStyle w:val="ListParagraph"/>
        <w:numPr>
          <w:ilvl w:val="0"/>
          <w:numId w:val="242"/>
        </w:numPr>
        <w:rPr>
          <w:rFonts w:eastAsia="Times New Roman"/>
        </w:rPr>
      </w:pPr>
      <w:r w:rsidRPr="00F20642">
        <w:rPr>
          <w:rFonts w:eastAsia="Times New Roman"/>
        </w:rPr>
        <w:t>Alt1. Stand-alone reporting (no inter-dependence with other CSI/UCI parameters)</w:t>
      </w:r>
    </w:p>
    <w:p w14:paraId="252E0E9A" w14:textId="77777777" w:rsidR="00AE55C9" w:rsidRPr="00F20642" w:rsidRDefault="00AE55C9" w:rsidP="00CF6E6D">
      <w:pPr>
        <w:pStyle w:val="ListParagraph"/>
        <w:numPr>
          <w:ilvl w:val="1"/>
          <w:numId w:val="242"/>
        </w:numPr>
        <w:rPr>
          <w:rFonts w:eastAsia="Times New Roman"/>
        </w:rPr>
      </w:pPr>
      <w:r w:rsidRPr="00F20642">
        <w:rPr>
          <w:rFonts w:eastAsia="Times New Roman"/>
        </w:rPr>
        <w:t>Note: This doesn’t preclude multiplexing with other UCI parameters (e.g. CSI, ACK, SR, …) on PUCCH/PUSCH, if applicable</w:t>
      </w:r>
    </w:p>
    <w:p w14:paraId="72F2E224" w14:textId="77777777" w:rsidR="00AE55C9" w:rsidRPr="00F20642" w:rsidRDefault="00AE55C9" w:rsidP="00CF6E6D">
      <w:pPr>
        <w:pStyle w:val="ListParagraph"/>
        <w:numPr>
          <w:ilvl w:val="0"/>
          <w:numId w:val="242"/>
        </w:numPr>
        <w:rPr>
          <w:rFonts w:eastAsia="Times New Roman"/>
        </w:rPr>
      </w:pPr>
      <w:r w:rsidRPr="00F20642">
        <w:rPr>
          <w:rFonts w:eastAsia="Times New Roman"/>
        </w:rPr>
        <w:t>Alt2. Inter-dependent and reported with other CSI parameter(s)</w:t>
      </w:r>
    </w:p>
    <w:p w14:paraId="56E531DB" w14:textId="77777777" w:rsidR="00AE55C9" w:rsidRPr="00F20642" w:rsidRDefault="00AE55C9" w:rsidP="00F20642">
      <w:pPr>
        <w:rPr>
          <w:rFonts w:eastAsia="Malgun Gothic"/>
          <w:highlight w:val="green"/>
          <w:lang w:val="en-US" w:eastAsia="ko-KR"/>
        </w:rPr>
      </w:pPr>
      <w:r w:rsidRPr="00F20642">
        <w:rPr>
          <w:highlight w:val="green"/>
        </w:rPr>
        <w:t>Agreement</w:t>
      </w:r>
    </w:p>
    <w:p w14:paraId="31B68B6E" w14:textId="77777777" w:rsidR="00AE55C9" w:rsidRPr="00F20642" w:rsidRDefault="00AE55C9" w:rsidP="00F20642">
      <w:r w:rsidRPr="00F20642">
        <w:t>The work scope of TRS-based TDCP reporting includes down selection from the following TDCP parameters:</w:t>
      </w:r>
    </w:p>
    <w:p w14:paraId="430FD1E1" w14:textId="77777777" w:rsidR="00AE55C9" w:rsidRPr="00F20642" w:rsidRDefault="00AE55C9" w:rsidP="00CF6E6D">
      <w:pPr>
        <w:pStyle w:val="ListParagraph"/>
        <w:numPr>
          <w:ilvl w:val="0"/>
          <w:numId w:val="243"/>
        </w:numPr>
        <w:rPr>
          <w:rFonts w:eastAsia="Times New Roman"/>
        </w:rPr>
      </w:pPr>
      <w:r w:rsidRPr="00F20642">
        <w:rPr>
          <w:rFonts w:eastAsia="Times New Roman"/>
        </w:rPr>
        <w:t>Alt1. Doppler shift</w:t>
      </w:r>
    </w:p>
    <w:p w14:paraId="50F37330" w14:textId="77777777" w:rsidR="00AE55C9" w:rsidRPr="00F20642" w:rsidRDefault="00AE55C9" w:rsidP="00CF6E6D">
      <w:pPr>
        <w:pStyle w:val="ListParagraph"/>
        <w:numPr>
          <w:ilvl w:val="0"/>
          <w:numId w:val="243"/>
        </w:numPr>
        <w:rPr>
          <w:rFonts w:eastAsia="Times New Roman"/>
        </w:rPr>
      </w:pPr>
      <w:r w:rsidRPr="00F20642">
        <w:rPr>
          <w:rFonts w:eastAsia="Times New Roman"/>
        </w:rPr>
        <w:t>Alt2. Doppler spread</w:t>
      </w:r>
    </w:p>
    <w:p w14:paraId="2696D919" w14:textId="77777777" w:rsidR="00AE55C9" w:rsidRPr="00F20642" w:rsidRDefault="00AE55C9" w:rsidP="00CF6E6D">
      <w:pPr>
        <w:pStyle w:val="ListParagraph"/>
        <w:numPr>
          <w:ilvl w:val="0"/>
          <w:numId w:val="243"/>
        </w:numPr>
        <w:rPr>
          <w:rFonts w:eastAsia="Times New Roman"/>
        </w:rPr>
      </w:pPr>
      <w:r w:rsidRPr="00F20642">
        <w:rPr>
          <w:rFonts w:eastAsia="Times New Roman"/>
        </w:rPr>
        <w:t xml:space="preserve">Alt3. Cross-correlation in time </w:t>
      </w:r>
    </w:p>
    <w:p w14:paraId="041353B3" w14:textId="77777777" w:rsidR="00AE55C9" w:rsidRPr="00F20642" w:rsidRDefault="00AE55C9" w:rsidP="00CF6E6D">
      <w:pPr>
        <w:pStyle w:val="ListParagraph"/>
        <w:numPr>
          <w:ilvl w:val="0"/>
          <w:numId w:val="243"/>
        </w:numPr>
        <w:rPr>
          <w:rFonts w:eastAsia="Times New Roman"/>
        </w:rPr>
      </w:pPr>
      <w:r w:rsidRPr="00F20642">
        <w:rPr>
          <w:rFonts w:eastAsia="Times New Roman"/>
        </w:rPr>
        <w:t xml:space="preserve">Alt4A. Relative Doppler shift of a number of peaks in CIR </w:t>
      </w:r>
    </w:p>
    <w:p w14:paraId="747EB5AB" w14:textId="77777777" w:rsidR="00AE55C9" w:rsidRPr="00F20642" w:rsidRDefault="00AE55C9" w:rsidP="00CF6E6D">
      <w:pPr>
        <w:pStyle w:val="ListParagraph"/>
        <w:numPr>
          <w:ilvl w:val="0"/>
          <w:numId w:val="243"/>
        </w:numPr>
        <w:rPr>
          <w:rFonts w:eastAsia="Times New Roman"/>
        </w:rPr>
      </w:pPr>
      <w:r w:rsidRPr="00F20642">
        <w:rPr>
          <w:rFonts w:eastAsia="Times New Roman"/>
        </w:rPr>
        <w:t>Alt4B. Relative Doppler shifts of different TRSs</w:t>
      </w:r>
    </w:p>
    <w:p w14:paraId="3C0C5170" w14:textId="77777777" w:rsidR="00AE55C9" w:rsidRPr="00F20642" w:rsidRDefault="00AE55C9" w:rsidP="00CF6E6D">
      <w:pPr>
        <w:pStyle w:val="ListParagraph"/>
        <w:numPr>
          <w:ilvl w:val="0"/>
          <w:numId w:val="243"/>
        </w:numPr>
        <w:rPr>
          <w:rFonts w:eastAsia="Times New Roman"/>
        </w:rPr>
      </w:pPr>
      <w:r w:rsidRPr="00F20642">
        <w:rPr>
          <w:rFonts w:eastAsia="Times New Roman"/>
        </w:rPr>
        <w:t>Alt5: CSI-RS resource and/or CSI reporting setting configuration assistance</w:t>
      </w:r>
    </w:p>
    <w:p w14:paraId="7CF0F91F" w14:textId="77777777" w:rsidR="00AE55C9" w:rsidRDefault="00AE55C9" w:rsidP="00AE55C9">
      <w:pPr>
        <w:rPr>
          <w:iCs/>
        </w:rPr>
      </w:pPr>
    </w:p>
    <w:p w14:paraId="0DDEB5C3" w14:textId="79BD56BD" w:rsidR="00F20642" w:rsidRPr="00F20642" w:rsidRDefault="001B5688" w:rsidP="00F20642">
      <w:pPr>
        <w:rPr>
          <w:b/>
          <w:bCs/>
          <w:iCs/>
        </w:rPr>
      </w:pPr>
      <w:hyperlink r:id="rId1627" w:history="1">
        <w:r w:rsidR="000B5C49">
          <w:rPr>
            <w:rStyle w:val="Hyperlink"/>
            <w:b/>
            <w:bCs/>
            <w:iCs/>
          </w:rPr>
          <w:t>R1-2205362</w:t>
        </w:r>
      </w:hyperlink>
      <w:r w:rsidR="00F20642" w:rsidRPr="00F20642">
        <w:rPr>
          <w:b/>
          <w:bCs/>
          <w:iCs/>
        </w:rPr>
        <w:tab/>
        <w:t>Moderator Summary#3 on Rel-18 CSI enhancements: ROUND 3</w:t>
      </w:r>
      <w:r w:rsidR="00F20642" w:rsidRPr="00F20642">
        <w:rPr>
          <w:b/>
          <w:bCs/>
          <w:iCs/>
        </w:rPr>
        <w:tab/>
        <w:t>Moderator (Samsung)</w:t>
      </w:r>
    </w:p>
    <w:p w14:paraId="57A6720C" w14:textId="4AEA411D" w:rsidR="00AE55C9" w:rsidRDefault="00F20642" w:rsidP="00AE55C9">
      <w:pPr>
        <w:rPr>
          <w:iCs/>
        </w:rPr>
      </w:pPr>
      <w:r>
        <w:rPr>
          <w:iCs/>
        </w:rPr>
        <w:t>From May 16</w:t>
      </w:r>
      <w:r w:rsidRPr="00F20642">
        <w:rPr>
          <w:iCs/>
          <w:vertAlign w:val="superscript"/>
        </w:rPr>
        <w:t>th</w:t>
      </w:r>
      <w:r>
        <w:rPr>
          <w:iCs/>
        </w:rPr>
        <w:t xml:space="preserve"> GTW session</w:t>
      </w:r>
    </w:p>
    <w:p w14:paraId="408B093A" w14:textId="77777777" w:rsidR="00F20642" w:rsidRPr="00F20642" w:rsidRDefault="00F20642" w:rsidP="00F20642">
      <w:pPr>
        <w:rPr>
          <w:rFonts w:eastAsia="Malgun Gothic"/>
          <w:highlight w:val="green"/>
          <w:lang w:val="en-US" w:eastAsia="ko-KR"/>
        </w:rPr>
      </w:pPr>
      <w:r w:rsidRPr="00F20642">
        <w:rPr>
          <w:highlight w:val="green"/>
        </w:rPr>
        <w:t>Agreement</w:t>
      </w:r>
    </w:p>
    <w:p w14:paraId="24EE6169" w14:textId="77777777" w:rsidR="00AE55C9" w:rsidRPr="00E50FD8" w:rsidRDefault="00AE55C9" w:rsidP="00AE55C9">
      <w:pPr>
        <w:snapToGrid w:val="0"/>
      </w:pPr>
      <w:r w:rsidRPr="00E50FD8">
        <w:t>For Rel-18 CSI enhancements, proceed to support and specify the following features</w:t>
      </w:r>
      <w:r>
        <w:t xml:space="preserve"> (the previously agreed work scopes apply)</w:t>
      </w:r>
      <w:r w:rsidRPr="00E50FD8">
        <w:t>:</w:t>
      </w:r>
    </w:p>
    <w:p w14:paraId="681BB336" w14:textId="77777777" w:rsidR="00AE55C9" w:rsidRPr="00E50FD8" w:rsidRDefault="00AE55C9" w:rsidP="00CF6E6D">
      <w:pPr>
        <w:pStyle w:val="ListParagraph"/>
        <w:numPr>
          <w:ilvl w:val="0"/>
          <w:numId w:val="232"/>
        </w:numPr>
        <w:suppressAutoHyphens/>
        <w:overflowPunct/>
        <w:autoSpaceDE/>
        <w:autoSpaceDN/>
        <w:adjustRightInd/>
        <w:snapToGrid w:val="0"/>
        <w:spacing w:after="0"/>
        <w:contextualSpacing w:val="0"/>
        <w:textAlignment w:val="auto"/>
      </w:pPr>
      <w:r w:rsidRPr="00E50FD8">
        <w:t xml:space="preserve">Type-II codebook refinement for CJT mTRP </w:t>
      </w:r>
    </w:p>
    <w:p w14:paraId="09B7160E" w14:textId="77777777" w:rsidR="00AE55C9" w:rsidRPr="00F6673C" w:rsidRDefault="00AE55C9" w:rsidP="00CF6E6D">
      <w:pPr>
        <w:pStyle w:val="ListParagraph"/>
        <w:numPr>
          <w:ilvl w:val="0"/>
          <w:numId w:val="232"/>
        </w:numPr>
        <w:suppressAutoHyphens/>
        <w:overflowPunct/>
        <w:autoSpaceDE/>
        <w:autoSpaceDN/>
        <w:adjustRightInd/>
        <w:snapToGrid w:val="0"/>
        <w:spacing w:after="0"/>
        <w:contextualSpacing w:val="0"/>
        <w:textAlignment w:val="auto"/>
      </w:pPr>
      <w:r w:rsidRPr="00F6673C">
        <w:t>Type-II codebook refinement for high/medium UE velocities exploiting time-domain correlation/Doppler-domain information</w:t>
      </w:r>
    </w:p>
    <w:p w14:paraId="4FD5DF17" w14:textId="77777777" w:rsidR="00AE55C9" w:rsidRPr="00F6673C" w:rsidRDefault="00AE55C9" w:rsidP="00CF6E6D">
      <w:pPr>
        <w:pStyle w:val="ListParagraph"/>
        <w:numPr>
          <w:ilvl w:val="0"/>
          <w:numId w:val="232"/>
        </w:numPr>
        <w:suppressAutoHyphens/>
        <w:overflowPunct/>
        <w:autoSpaceDE/>
        <w:autoSpaceDN/>
        <w:adjustRightInd/>
        <w:snapToGrid w:val="0"/>
        <w:spacing w:after="0"/>
        <w:contextualSpacing w:val="0"/>
        <w:textAlignment w:val="auto"/>
      </w:pPr>
      <w:r w:rsidRPr="00F6673C">
        <w:t>UE reporting of time-domain channel properties (TDCP) measured via CSI-RS for tracking</w:t>
      </w:r>
    </w:p>
    <w:p w14:paraId="5ADC648C" w14:textId="77777777" w:rsidR="00AE55C9" w:rsidRPr="00F6673C" w:rsidRDefault="00AE55C9" w:rsidP="00CF6E6D">
      <w:pPr>
        <w:pStyle w:val="ListParagraph"/>
        <w:numPr>
          <w:ilvl w:val="1"/>
          <w:numId w:val="232"/>
        </w:numPr>
        <w:suppressAutoHyphens/>
        <w:overflowPunct/>
        <w:autoSpaceDE/>
        <w:autoSpaceDN/>
        <w:adjustRightInd/>
        <w:snapToGrid w:val="0"/>
        <w:ind w:left="1434" w:hanging="357"/>
        <w:contextualSpacing w:val="0"/>
        <w:textAlignment w:val="auto"/>
      </w:pPr>
      <w:r w:rsidRPr="00F6673C">
        <w:t>The use case of aiding gNB-side CSI prediction is to be confirmed in RAN1#110</w:t>
      </w:r>
    </w:p>
    <w:p w14:paraId="540A3DFA" w14:textId="77777777" w:rsidR="00AE55C9" w:rsidRPr="00E50FD8" w:rsidRDefault="00AE55C9" w:rsidP="00AE55C9">
      <w:pPr>
        <w:snapToGrid w:val="0"/>
      </w:pPr>
    </w:p>
    <w:p w14:paraId="5BA4465C" w14:textId="41B813C7" w:rsidR="002D61B2" w:rsidRDefault="001B5688" w:rsidP="008F4B8C">
      <w:pPr>
        <w:rPr>
          <w:b/>
          <w:bCs/>
          <w:iCs/>
        </w:rPr>
      </w:pPr>
      <w:hyperlink r:id="rId1628" w:history="1">
        <w:r w:rsidR="000B5C49">
          <w:rPr>
            <w:rStyle w:val="Hyperlink"/>
            <w:b/>
            <w:bCs/>
            <w:iCs/>
          </w:rPr>
          <w:t>R1-2205423</w:t>
        </w:r>
      </w:hyperlink>
      <w:r w:rsidR="002D61B2" w:rsidRPr="002D61B2">
        <w:rPr>
          <w:b/>
          <w:bCs/>
          <w:iCs/>
        </w:rPr>
        <w:tab/>
        <w:t>Moderator Summary#4 on Rel-18 CSI enhancements: ROUND 4</w:t>
      </w:r>
      <w:r w:rsidR="002D61B2" w:rsidRPr="002D61B2">
        <w:rPr>
          <w:b/>
          <w:bCs/>
          <w:iCs/>
        </w:rPr>
        <w:tab/>
        <w:t>Moderator (Samsung)</w:t>
      </w:r>
    </w:p>
    <w:p w14:paraId="3997C26B" w14:textId="3D32A9AE" w:rsidR="000E2119" w:rsidRDefault="00FD0CB5" w:rsidP="008F4B8C">
      <w:pPr>
        <w:rPr>
          <w:iCs/>
        </w:rPr>
      </w:pPr>
      <w:r w:rsidRPr="00FD0CB5">
        <w:rPr>
          <w:b/>
          <w:bCs/>
          <w:iCs/>
        </w:rPr>
        <w:t>Decision:</w:t>
      </w:r>
      <w:r>
        <w:rPr>
          <w:iCs/>
        </w:rPr>
        <w:t xml:space="preserve"> As per email thread posted on May 18</w:t>
      </w:r>
      <w:r w:rsidRPr="00FD0CB5">
        <w:rPr>
          <w:iCs/>
          <w:vertAlign w:val="superscript"/>
        </w:rPr>
        <w:t>th</w:t>
      </w:r>
      <w:r>
        <w:rPr>
          <w:iCs/>
        </w:rPr>
        <w:t>,</w:t>
      </w:r>
    </w:p>
    <w:p w14:paraId="292C90BC" w14:textId="77777777" w:rsidR="00FD0CB5" w:rsidRPr="00F20642" w:rsidRDefault="00FD0CB5" w:rsidP="00FD0CB5">
      <w:pPr>
        <w:rPr>
          <w:rFonts w:eastAsia="Malgun Gothic"/>
          <w:highlight w:val="green"/>
          <w:lang w:val="en-US" w:eastAsia="ko-KR"/>
        </w:rPr>
      </w:pPr>
      <w:r w:rsidRPr="00F20642">
        <w:rPr>
          <w:highlight w:val="green"/>
        </w:rPr>
        <w:t>Agreement</w:t>
      </w:r>
    </w:p>
    <w:p w14:paraId="0C6CC14E" w14:textId="2E7ED654" w:rsidR="00FD0CB5" w:rsidRDefault="00FD0CB5" w:rsidP="00FD0CB5">
      <w:pPr>
        <w:snapToGrid w:val="0"/>
        <w:rPr>
          <w:rFonts w:ascii="Times New Roman" w:hAnsi="Times New Roman"/>
          <w:sz w:val="22"/>
          <w:szCs w:val="22"/>
          <w:lang w:val="en-US" w:eastAsia="en-GB"/>
        </w:rPr>
      </w:pPr>
      <w:r>
        <w:rPr>
          <w:lang w:val="en-US"/>
        </w:rPr>
        <w:t xml:space="preserve">On the Type-II codebook refinement for CJT mTRP, the resulting codebook(s) are associated with </w:t>
      </w:r>
      <w:r>
        <w:rPr>
          <w:i/>
          <w:iCs/>
          <w:lang w:val="en-US"/>
        </w:rPr>
        <w:t>at least</w:t>
      </w:r>
      <w:r>
        <w:rPr>
          <w:lang w:val="en-US"/>
        </w:rPr>
        <w:t xml:space="preserve"> the following parameters:</w:t>
      </w:r>
    </w:p>
    <w:p w14:paraId="434087B5" w14:textId="77777777" w:rsidR="00FD0CB5" w:rsidRDefault="00FD0CB5" w:rsidP="00CF6E6D">
      <w:pPr>
        <w:numPr>
          <w:ilvl w:val="0"/>
          <w:numId w:val="312"/>
        </w:numPr>
        <w:snapToGrid w:val="0"/>
        <w:rPr>
          <w:sz w:val="24"/>
          <w:lang w:val="en-US"/>
        </w:rPr>
      </w:pPr>
      <w:r>
        <w:rPr>
          <w:lang w:val="en-US"/>
        </w:rPr>
        <w:t xml:space="preserve">Parameters for basis reporting, including </w:t>
      </w:r>
    </w:p>
    <w:p w14:paraId="1DA2F157" w14:textId="77777777" w:rsidR="00FD0CB5" w:rsidRDefault="00FD0CB5" w:rsidP="00CF6E6D">
      <w:pPr>
        <w:numPr>
          <w:ilvl w:val="1"/>
          <w:numId w:val="312"/>
        </w:numPr>
        <w:snapToGrid w:val="0"/>
        <w:rPr>
          <w:lang w:val="en-US"/>
        </w:rPr>
      </w:pPr>
      <w:r>
        <w:rPr>
          <w:lang w:val="en-US"/>
        </w:rPr>
        <w:t xml:space="preserve">The number of basis vectors: gNB-configured via higher-layer signaling  </w:t>
      </w:r>
    </w:p>
    <w:p w14:paraId="0F114E21" w14:textId="77777777" w:rsidR="00FD0CB5" w:rsidRDefault="00FD0CB5" w:rsidP="00CF6E6D">
      <w:pPr>
        <w:numPr>
          <w:ilvl w:val="2"/>
          <w:numId w:val="312"/>
        </w:numPr>
        <w:snapToGrid w:val="0"/>
        <w:rPr>
          <w:lang w:val="en-US"/>
        </w:rPr>
      </w:pPr>
      <w:r>
        <w:rPr>
          <w:lang w:val="en-US"/>
        </w:rPr>
        <w:t>FFS: Whether it is layer-common or layer-specific, whether it is per TRP/TRP-group or common for all TRPs</w:t>
      </w:r>
    </w:p>
    <w:p w14:paraId="25EF1252" w14:textId="77777777" w:rsidR="00FD0CB5" w:rsidRDefault="00FD0CB5" w:rsidP="00CF6E6D">
      <w:pPr>
        <w:numPr>
          <w:ilvl w:val="1"/>
          <w:numId w:val="312"/>
        </w:numPr>
        <w:snapToGrid w:val="0"/>
        <w:rPr>
          <w:lang w:val="en-US"/>
        </w:rPr>
      </w:pPr>
      <w:r>
        <w:rPr>
          <w:lang w:val="en-US"/>
        </w:rPr>
        <w:t xml:space="preserve">Basis selection indicator(s): a part of CSI report </w:t>
      </w:r>
    </w:p>
    <w:p w14:paraId="5F9E8E75" w14:textId="77777777" w:rsidR="00FD0CB5" w:rsidRDefault="00FD0CB5" w:rsidP="00CF6E6D">
      <w:pPr>
        <w:numPr>
          <w:ilvl w:val="2"/>
          <w:numId w:val="312"/>
        </w:numPr>
        <w:snapToGrid w:val="0"/>
        <w:rPr>
          <w:lang w:val="en-US"/>
        </w:rPr>
      </w:pPr>
      <w:r>
        <w:rPr>
          <w:lang w:val="en-US"/>
        </w:rPr>
        <w:t>FFS: Whether it is layer-common or layer-specific, whether it is per TRP/TRP-group or common for all TRPs</w:t>
      </w:r>
    </w:p>
    <w:p w14:paraId="60CC00F5" w14:textId="77777777" w:rsidR="00FD0CB5" w:rsidRDefault="00FD0CB5" w:rsidP="00CF6E6D">
      <w:pPr>
        <w:numPr>
          <w:ilvl w:val="0"/>
          <w:numId w:val="312"/>
        </w:numPr>
        <w:snapToGrid w:val="0"/>
        <w:rPr>
          <w:lang w:val="en-US"/>
        </w:rPr>
      </w:pPr>
      <w:r>
        <w:rPr>
          <w:lang w:val="en-US"/>
        </w:rPr>
        <w:t>Quantized combining coefficients (W</w:t>
      </w:r>
      <w:r>
        <w:rPr>
          <w:vertAlign w:val="subscript"/>
          <w:lang w:val="en-US"/>
        </w:rPr>
        <w:t>2</w:t>
      </w:r>
      <w:r>
        <w:rPr>
          <w:lang w:val="en-US"/>
        </w:rPr>
        <w:t>): a part of CSI report</w:t>
      </w:r>
    </w:p>
    <w:p w14:paraId="0D4DAAC6" w14:textId="77777777" w:rsidR="00FD0CB5" w:rsidRDefault="00FD0CB5" w:rsidP="00CF6E6D">
      <w:pPr>
        <w:numPr>
          <w:ilvl w:val="1"/>
          <w:numId w:val="312"/>
        </w:numPr>
        <w:snapToGrid w:val="0"/>
        <w:rPr>
          <w:lang w:val="en-US"/>
        </w:rPr>
      </w:pPr>
      <w:r>
        <w:rPr>
          <w:lang w:val="en-US"/>
        </w:rPr>
        <w:t>FFS: details of quantization scheme</w:t>
      </w:r>
    </w:p>
    <w:p w14:paraId="779D1364" w14:textId="77777777" w:rsidR="00FD0CB5" w:rsidRDefault="00FD0CB5" w:rsidP="00CF6E6D">
      <w:pPr>
        <w:numPr>
          <w:ilvl w:val="0"/>
          <w:numId w:val="312"/>
        </w:numPr>
        <w:snapToGrid w:val="0"/>
        <w:rPr>
          <w:lang w:val="en-US"/>
        </w:rPr>
      </w:pPr>
      <w:r>
        <w:rPr>
          <w:lang w:val="en-US"/>
        </w:rPr>
        <w:lastRenderedPageBreak/>
        <w:t>Number of non-zero coefficients and bitmap to indicate non-zero coefficients, including whether it is per TRP/TRP-group (separate) or across all TRPs/TRP-groups (joint): a part of CSI report</w:t>
      </w:r>
    </w:p>
    <w:p w14:paraId="5FFDDCA3" w14:textId="77777777" w:rsidR="00FD0CB5" w:rsidRDefault="00FD0CB5" w:rsidP="00CF6E6D">
      <w:pPr>
        <w:numPr>
          <w:ilvl w:val="0"/>
          <w:numId w:val="312"/>
        </w:numPr>
        <w:snapToGrid w:val="0"/>
        <w:rPr>
          <w:lang w:val="en-US"/>
        </w:rPr>
      </w:pPr>
      <w:r>
        <w:rPr>
          <w:lang w:val="en-US"/>
        </w:rPr>
        <w:t>Strongest coefficient indicator(s) (SCI(s)): a part of CSI report</w:t>
      </w:r>
    </w:p>
    <w:p w14:paraId="2906360D" w14:textId="77777777" w:rsidR="00FD0CB5" w:rsidRDefault="00FD0CB5" w:rsidP="00CF6E6D">
      <w:pPr>
        <w:numPr>
          <w:ilvl w:val="1"/>
          <w:numId w:val="312"/>
        </w:numPr>
        <w:snapToGrid w:val="0"/>
        <w:rPr>
          <w:lang w:val="en-US"/>
        </w:rPr>
      </w:pPr>
      <w:r>
        <w:rPr>
          <w:lang w:val="en-US"/>
        </w:rPr>
        <w:t>FFS: One per TRP/TRP-group or common for all TRPs</w:t>
      </w:r>
    </w:p>
    <w:p w14:paraId="6E546C95" w14:textId="77777777" w:rsidR="00FD0CB5" w:rsidRDefault="00FD0CB5" w:rsidP="00CF6E6D">
      <w:pPr>
        <w:numPr>
          <w:ilvl w:val="1"/>
          <w:numId w:val="312"/>
        </w:numPr>
        <w:snapToGrid w:val="0"/>
        <w:rPr>
          <w:lang w:val="en-US"/>
        </w:rPr>
      </w:pPr>
      <w:r>
        <w:rPr>
          <w:lang w:val="en-US"/>
        </w:rPr>
        <w:t>FFS: Additional need for strongest TRP indicator</w:t>
      </w:r>
    </w:p>
    <w:p w14:paraId="37D6847E" w14:textId="77777777" w:rsidR="00FD0CB5" w:rsidRDefault="00FD0CB5" w:rsidP="00FD0CB5">
      <w:pPr>
        <w:snapToGrid w:val="0"/>
        <w:rPr>
          <w:lang w:val="en-US" w:eastAsia="en-GB"/>
        </w:rPr>
      </w:pPr>
    </w:p>
    <w:p w14:paraId="2535BB5D" w14:textId="77777777" w:rsidR="00FD0CB5" w:rsidRPr="00F20642" w:rsidRDefault="00FD0CB5" w:rsidP="00FD0CB5">
      <w:pPr>
        <w:rPr>
          <w:rFonts w:eastAsia="Malgun Gothic"/>
          <w:highlight w:val="green"/>
          <w:lang w:val="en-US" w:eastAsia="ko-KR"/>
        </w:rPr>
      </w:pPr>
      <w:r w:rsidRPr="00F20642">
        <w:rPr>
          <w:highlight w:val="green"/>
        </w:rPr>
        <w:t>Agreement</w:t>
      </w:r>
    </w:p>
    <w:p w14:paraId="5ED325C2" w14:textId="301ECFB3" w:rsidR="00FD0CB5" w:rsidRDefault="00FD0CB5" w:rsidP="00FD0CB5">
      <w:pPr>
        <w:snapToGrid w:val="0"/>
        <w:rPr>
          <w:lang w:val="en-US"/>
        </w:rPr>
      </w:pPr>
      <w:r>
        <w:rPr>
          <w:lang w:val="en-US"/>
        </w:rPr>
        <w:t>For the Type-II codebook refinement for CJT mTRP, further study the following issues:</w:t>
      </w:r>
    </w:p>
    <w:p w14:paraId="655C5F1D" w14:textId="77777777" w:rsidR="00FD0CB5" w:rsidRDefault="00FD0CB5" w:rsidP="00CF6E6D">
      <w:pPr>
        <w:numPr>
          <w:ilvl w:val="0"/>
          <w:numId w:val="307"/>
        </w:numPr>
        <w:snapToGrid w:val="0"/>
        <w:rPr>
          <w:lang w:val="en-US"/>
        </w:rPr>
      </w:pPr>
      <w:r>
        <w:rPr>
          <w:lang w:val="en-US"/>
        </w:rPr>
        <w:t>The need for the following additional parameters:</w:t>
      </w:r>
    </w:p>
    <w:p w14:paraId="23B9BAFF" w14:textId="77777777" w:rsidR="00FD0CB5" w:rsidRDefault="00FD0CB5" w:rsidP="00CF6E6D">
      <w:pPr>
        <w:numPr>
          <w:ilvl w:val="1"/>
          <w:numId w:val="307"/>
        </w:numPr>
        <w:snapToGrid w:val="0"/>
        <w:rPr>
          <w:lang w:val="en-US"/>
        </w:rPr>
      </w:pPr>
      <w:r>
        <w:rPr>
          <w:lang w:val="en-US"/>
        </w:rPr>
        <w:t>Receiver side information by per RX reporting or per layer, e.g. information related to the left singular matrix U of the channel</w:t>
      </w:r>
    </w:p>
    <w:p w14:paraId="27478BD9" w14:textId="77777777" w:rsidR="00FD0CB5" w:rsidRDefault="00FD0CB5" w:rsidP="00CF6E6D">
      <w:pPr>
        <w:numPr>
          <w:ilvl w:val="1"/>
          <w:numId w:val="307"/>
        </w:numPr>
        <w:snapToGrid w:val="0"/>
        <w:rPr>
          <w:lang w:val="en-US"/>
        </w:rPr>
      </w:pPr>
      <w:r>
        <w:rPr>
          <w:lang w:val="en-US"/>
        </w:rPr>
        <w:t>Indication of relative offset of reference FD basis per TRP with respect to a reference TRP</w:t>
      </w:r>
    </w:p>
    <w:p w14:paraId="7ECCDB0C" w14:textId="77777777" w:rsidR="00FD0CB5" w:rsidRDefault="00FD0CB5" w:rsidP="00CF6E6D">
      <w:pPr>
        <w:numPr>
          <w:ilvl w:val="1"/>
          <w:numId w:val="307"/>
        </w:numPr>
        <w:snapToGrid w:val="0"/>
        <w:rPr>
          <w:lang w:val="en-US"/>
        </w:rPr>
      </w:pPr>
      <w:r>
        <w:rPr>
          <w:lang w:val="en-US"/>
        </w:rPr>
        <w:t>Information related to the windows for FD basis</w:t>
      </w:r>
    </w:p>
    <w:p w14:paraId="13FC45B0" w14:textId="77777777" w:rsidR="00FD0CB5" w:rsidRDefault="00FD0CB5" w:rsidP="00CF6E6D">
      <w:pPr>
        <w:numPr>
          <w:ilvl w:val="1"/>
          <w:numId w:val="307"/>
        </w:numPr>
        <w:snapToGrid w:val="0"/>
        <w:rPr>
          <w:lang w:val="en-US"/>
        </w:rPr>
      </w:pPr>
      <w:r>
        <w:rPr>
          <w:lang w:val="en-US"/>
        </w:rPr>
        <w:t>Delay/frequency difference(s) across TRPs</w:t>
      </w:r>
    </w:p>
    <w:p w14:paraId="500A1AD2" w14:textId="77777777" w:rsidR="00FD0CB5" w:rsidRDefault="00FD0CB5" w:rsidP="00CF6E6D">
      <w:pPr>
        <w:numPr>
          <w:ilvl w:val="0"/>
          <w:numId w:val="307"/>
        </w:numPr>
        <w:snapToGrid w:val="0"/>
        <w:rPr>
          <w:lang w:val="en-US"/>
        </w:rPr>
      </w:pPr>
      <w:r>
        <w:rPr>
          <w:lang w:val="en-US"/>
        </w:rPr>
        <w:t>Specification entity corresponding to a TRP (e.g. port-group, NZP CSI-RS resource)</w:t>
      </w:r>
    </w:p>
    <w:p w14:paraId="2EB3D8BC" w14:textId="77777777" w:rsidR="00FD0CB5" w:rsidRDefault="00FD0CB5" w:rsidP="00CF6E6D">
      <w:pPr>
        <w:numPr>
          <w:ilvl w:val="0"/>
          <w:numId w:val="307"/>
        </w:numPr>
        <w:snapToGrid w:val="0"/>
        <w:rPr>
          <w:lang w:val="en-US"/>
        </w:rPr>
      </w:pPr>
      <w:r>
        <w:rPr>
          <w:lang w:val="en-US"/>
        </w:rPr>
        <w:t>For codebooks with per-TRP/TRP-group SD/FD basis (structure Alt1A/1B), whether to support co-amplitude/phase as a part of CSI report (explicit) or not (implicit)</w:t>
      </w:r>
    </w:p>
    <w:p w14:paraId="448E7418" w14:textId="77777777" w:rsidR="00FD0CB5" w:rsidRDefault="00FD0CB5" w:rsidP="00CF6E6D">
      <w:pPr>
        <w:numPr>
          <w:ilvl w:val="0"/>
          <w:numId w:val="307"/>
        </w:numPr>
        <w:snapToGrid w:val="0"/>
        <w:rPr>
          <w:lang w:val="en-US"/>
        </w:rPr>
      </w:pPr>
      <w:r>
        <w:rPr>
          <w:lang w:val="en-US"/>
        </w:rPr>
        <w:t>Design details of reference amplitudes and differential amplitudes in W</w:t>
      </w:r>
      <w:r>
        <w:rPr>
          <w:vertAlign w:val="subscript"/>
          <w:lang w:val="en-US"/>
        </w:rPr>
        <w:t>2</w:t>
      </w:r>
      <w:r>
        <w:rPr>
          <w:lang w:val="en-US"/>
        </w:rPr>
        <w:t xml:space="preserve">: </w:t>
      </w:r>
    </w:p>
    <w:p w14:paraId="2808A7B8" w14:textId="77777777" w:rsidR="00FD0CB5" w:rsidRDefault="00FD0CB5" w:rsidP="00CF6E6D">
      <w:pPr>
        <w:numPr>
          <w:ilvl w:val="0"/>
          <w:numId w:val="307"/>
        </w:numPr>
        <w:snapToGrid w:val="0"/>
        <w:rPr>
          <w:lang w:val="en-US"/>
        </w:rPr>
      </w:pPr>
      <w:r>
        <w:rPr>
          <w:lang w:val="en-US"/>
        </w:rPr>
        <w:t>Whether/how supported parameter combinations are refined from Rel-16/17</w:t>
      </w:r>
    </w:p>
    <w:p w14:paraId="6F170001" w14:textId="77777777" w:rsidR="00FD0CB5" w:rsidRDefault="00FD0CB5" w:rsidP="00FD0CB5">
      <w:pPr>
        <w:snapToGrid w:val="0"/>
      </w:pPr>
    </w:p>
    <w:p w14:paraId="2912CC3D" w14:textId="77777777" w:rsidR="00FD0CB5" w:rsidRPr="00F20642" w:rsidRDefault="00FD0CB5" w:rsidP="00FD0CB5">
      <w:pPr>
        <w:rPr>
          <w:rFonts w:eastAsia="Malgun Gothic"/>
          <w:highlight w:val="green"/>
          <w:lang w:val="en-US" w:eastAsia="ko-KR"/>
        </w:rPr>
      </w:pPr>
      <w:r w:rsidRPr="00F20642">
        <w:rPr>
          <w:highlight w:val="green"/>
        </w:rPr>
        <w:t>Agreement</w:t>
      </w:r>
    </w:p>
    <w:p w14:paraId="1318A2FB" w14:textId="3B8B00EF" w:rsidR="00FD0CB5" w:rsidRDefault="00FD0CB5" w:rsidP="00FD0CB5">
      <w:pPr>
        <w:snapToGrid w:val="0"/>
        <w:rPr>
          <w:lang w:val="en-US" w:eastAsia="en-GB"/>
        </w:rPr>
      </w:pPr>
      <w:r>
        <w:rPr>
          <w:lang w:val="en-US"/>
        </w:rPr>
        <w:t>On the Type-II codebook refinement for CJT mTRP, down-select from the following TRP selection/determination schemes (where N is the number of cooperating TRPs assumed in PMI reporting):</w:t>
      </w:r>
    </w:p>
    <w:p w14:paraId="333129B0" w14:textId="77777777" w:rsidR="00FD0CB5" w:rsidRDefault="00FD0CB5" w:rsidP="00CF6E6D">
      <w:pPr>
        <w:numPr>
          <w:ilvl w:val="0"/>
          <w:numId w:val="313"/>
        </w:numPr>
        <w:snapToGrid w:val="0"/>
        <w:rPr>
          <w:lang w:val="en-US"/>
        </w:rPr>
      </w:pPr>
      <w:r>
        <w:rPr>
          <w:lang w:val="en-US"/>
        </w:rPr>
        <w:t>Alt1. N is gNB-configured via higher-layer (RRC) signaling</w:t>
      </w:r>
    </w:p>
    <w:p w14:paraId="001908C0" w14:textId="77777777" w:rsidR="00FD0CB5" w:rsidRDefault="00FD0CB5" w:rsidP="00CF6E6D">
      <w:pPr>
        <w:numPr>
          <w:ilvl w:val="1"/>
          <w:numId w:val="313"/>
        </w:numPr>
        <w:snapToGrid w:val="0"/>
        <w:rPr>
          <w:lang w:val="en-US"/>
        </w:rPr>
      </w:pPr>
      <w:r>
        <w:rPr>
          <w:lang w:val="en-US"/>
        </w:rPr>
        <w:t>The N configured TRPs are gNB-configured via higher-layer (RRC) signaling</w:t>
      </w:r>
    </w:p>
    <w:p w14:paraId="5B716FFC" w14:textId="77777777" w:rsidR="00FD0CB5" w:rsidRDefault="00FD0CB5" w:rsidP="00CF6E6D">
      <w:pPr>
        <w:numPr>
          <w:ilvl w:val="1"/>
          <w:numId w:val="313"/>
        </w:numPr>
        <w:snapToGrid w:val="0"/>
        <w:rPr>
          <w:lang w:val="en-US"/>
        </w:rPr>
      </w:pPr>
      <w:r>
        <w:rPr>
          <w:lang w:val="en-US"/>
        </w:rPr>
        <w:t>Note: only one transmission hypothesis is reported</w:t>
      </w:r>
    </w:p>
    <w:p w14:paraId="29E20645" w14:textId="77777777" w:rsidR="00FD0CB5" w:rsidRDefault="00FD0CB5" w:rsidP="00CF6E6D">
      <w:pPr>
        <w:numPr>
          <w:ilvl w:val="0"/>
          <w:numId w:val="313"/>
        </w:numPr>
        <w:snapToGrid w:val="0"/>
        <w:rPr>
          <w:lang w:val="en-US"/>
        </w:rPr>
      </w:pPr>
      <w:r>
        <w:rPr>
          <w:lang w:val="en-US"/>
        </w:rPr>
        <w:t>Alt2. N is UE-selected and reported as a part of CSI report where N</w:t>
      </w:r>
      <m:oMath>
        <m:r>
          <w:rPr>
            <w:rFonts w:ascii="Cambria Math" w:hAnsi="Cambria Math"/>
            <w:lang w:val="en-US"/>
          </w:rPr>
          <m:t>∈</m:t>
        </m:r>
      </m:oMath>
      <w:r>
        <w:rPr>
          <w:lang w:val="en-US"/>
        </w:rPr>
        <w:t>{1,..., N</w:t>
      </w:r>
      <w:r>
        <w:rPr>
          <w:vertAlign w:val="subscript"/>
          <w:lang w:val="en-US"/>
        </w:rPr>
        <w:t>TRP</w:t>
      </w:r>
      <w:r>
        <w:rPr>
          <w:lang w:val="en-US"/>
        </w:rPr>
        <w:t xml:space="preserve">} </w:t>
      </w:r>
    </w:p>
    <w:p w14:paraId="5F173F82" w14:textId="77777777" w:rsidR="00FD0CB5" w:rsidRDefault="00FD0CB5" w:rsidP="00CF6E6D">
      <w:pPr>
        <w:numPr>
          <w:ilvl w:val="1"/>
          <w:numId w:val="313"/>
        </w:numPr>
        <w:snapToGrid w:val="0"/>
        <w:rPr>
          <w:lang w:val="en-US"/>
        </w:rPr>
      </w:pPr>
      <w:r>
        <w:rPr>
          <w:lang w:val="en-US"/>
        </w:rPr>
        <w:t>N is the number of cooperating TRPs, while N</w:t>
      </w:r>
      <w:r>
        <w:rPr>
          <w:vertAlign w:val="subscript"/>
          <w:lang w:val="en-US"/>
        </w:rPr>
        <w:t>TRP</w:t>
      </w:r>
      <w:r>
        <w:rPr>
          <w:lang w:val="en-US"/>
        </w:rPr>
        <w:t xml:space="preserve"> is the maximum number of cooperating TRPs configured by gNB </w:t>
      </w:r>
    </w:p>
    <w:p w14:paraId="19EC5225" w14:textId="77777777" w:rsidR="00FD0CB5" w:rsidRDefault="00FD0CB5" w:rsidP="00CF6E6D">
      <w:pPr>
        <w:numPr>
          <w:ilvl w:val="1"/>
          <w:numId w:val="313"/>
        </w:numPr>
        <w:snapToGrid w:val="0"/>
        <w:rPr>
          <w:lang w:val="en-US"/>
        </w:rPr>
      </w:pPr>
      <w:r>
        <w:rPr>
          <w:lang w:val="en-US"/>
        </w:rPr>
        <w:t>In this case, the selection of N out of N</w:t>
      </w:r>
      <w:r>
        <w:rPr>
          <w:vertAlign w:val="subscript"/>
          <w:lang w:val="en-US"/>
        </w:rPr>
        <w:t>TRP</w:t>
      </w:r>
      <w:r>
        <w:rPr>
          <w:lang w:val="en-US"/>
        </w:rPr>
        <w:t xml:space="preserve"> TRPs is also reported (FFS: exact reporting scheme)</w:t>
      </w:r>
    </w:p>
    <w:p w14:paraId="1A1808D8" w14:textId="77777777" w:rsidR="00FD0CB5" w:rsidRDefault="00FD0CB5" w:rsidP="00CF6E6D">
      <w:pPr>
        <w:numPr>
          <w:ilvl w:val="1"/>
          <w:numId w:val="313"/>
        </w:numPr>
        <w:snapToGrid w:val="0"/>
        <w:rPr>
          <w:lang w:val="en-US"/>
        </w:rPr>
      </w:pPr>
      <w:r>
        <w:rPr>
          <w:lang w:val="en-US"/>
        </w:rPr>
        <w:t>FFS: Configuration of N</w:t>
      </w:r>
      <w:r>
        <w:rPr>
          <w:vertAlign w:val="subscript"/>
          <w:lang w:val="en-US"/>
        </w:rPr>
        <w:t>TRP</w:t>
      </w:r>
      <w:r>
        <w:rPr>
          <w:lang w:val="en-US"/>
        </w:rPr>
        <w:t xml:space="preserve"> TRPs and the value of N</w:t>
      </w:r>
      <w:r>
        <w:rPr>
          <w:vertAlign w:val="subscript"/>
          <w:lang w:val="en-US"/>
        </w:rPr>
        <w:t>TRP</w:t>
      </w:r>
      <w:r>
        <w:rPr>
          <w:lang w:val="en-US"/>
        </w:rPr>
        <w:t>, whether explicit or implicit</w:t>
      </w:r>
    </w:p>
    <w:p w14:paraId="2718112D" w14:textId="77777777" w:rsidR="00FD0CB5" w:rsidRDefault="00FD0CB5" w:rsidP="00CF6E6D">
      <w:pPr>
        <w:numPr>
          <w:ilvl w:val="1"/>
          <w:numId w:val="313"/>
        </w:numPr>
        <w:snapToGrid w:val="0"/>
        <w:rPr>
          <w:lang w:val="en-US"/>
        </w:rPr>
      </w:pPr>
      <w:r>
        <w:rPr>
          <w:lang w:val="en-US"/>
        </w:rPr>
        <w:t>FFS: In addition to one transmission hypothesis, whether reporting multiple transmission hypotheses (with the same N value or possibly different N values) is supported</w:t>
      </w:r>
    </w:p>
    <w:p w14:paraId="6157A27E" w14:textId="77777777" w:rsidR="00FD0CB5" w:rsidRDefault="00FD0CB5" w:rsidP="00CF6E6D">
      <w:pPr>
        <w:numPr>
          <w:ilvl w:val="0"/>
          <w:numId w:val="313"/>
        </w:numPr>
        <w:snapToGrid w:val="0"/>
        <w:rPr>
          <w:lang w:val="en-US"/>
        </w:rPr>
      </w:pPr>
      <w:r>
        <w:rPr>
          <w:lang w:val="en-US"/>
        </w:rPr>
        <w:t xml:space="preserve">Alt3. The UE reports CSI corresponding to K transmission hypotheses </w:t>
      </w:r>
    </w:p>
    <w:p w14:paraId="7A01AFFC" w14:textId="77777777" w:rsidR="00FD0CB5" w:rsidRDefault="00FD0CB5" w:rsidP="00CF6E6D">
      <w:pPr>
        <w:numPr>
          <w:ilvl w:val="1"/>
          <w:numId w:val="313"/>
        </w:numPr>
        <w:snapToGrid w:val="0"/>
        <w:rPr>
          <w:lang w:val="en-US"/>
        </w:rPr>
      </w:pPr>
      <w:r>
        <w:rPr>
          <w:lang w:val="en-US"/>
        </w:rPr>
        <w:t>The N configured TRPs are gNB-configured via higher-layer (RRC) signaling</w:t>
      </w:r>
    </w:p>
    <w:p w14:paraId="2DC94C30" w14:textId="77777777" w:rsidR="00FD0CB5" w:rsidRDefault="00FD0CB5" w:rsidP="00CF6E6D">
      <w:pPr>
        <w:numPr>
          <w:ilvl w:val="1"/>
          <w:numId w:val="313"/>
        </w:numPr>
        <w:snapToGrid w:val="0"/>
        <w:rPr>
          <w:lang w:val="en-US"/>
        </w:rPr>
      </w:pPr>
      <w:r>
        <w:rPr>
          <w:lang w:val="en-US"/>
        </w:rPr>
        <w:t>FFS: supported value(s) of K, and whether the K transmission hypotheses are gNB-configured or UE-reported</w:t>
      </w:r>
    </w:p>
    <w:p w14:paraId="2A72D6C9" w14:textId="77777777" w:rsidR="00FD0CB5" w:rsidRDefault="00FD0CB5" w:rsidP="00FD0CB5">
      <w:pPr>
        <w:snapToGrid w:val="0"/>
        <w:rPr>
          <w:rFonts w:ascii="Times New Roman" w:hAnsi="Times New Roman"/>
          <w:lang w:val="en-US"/>
        </w:rPr>
      </w:pPr>
    </w:p>
    <w:p w14:paraId="2D67E792" w14:textId="77777777" w:rsidR="00FD0CB5" w:rsidRPr="00F20642" w:rsidRDefault="00FD0CB5" w:rsidP="00FD0CB5">
      <w:pPr>
        <w:rPr>
          <w:rFonts w:eastAsia="Malgun Gothic"/>
          <w:highlight w:val="green"/>
          <w:lang w:val="en-US" w:eastAsia="ko-KR"/>
        </w:rPr>
      </w:pPr>
      <w:r w:rsidRPr="00F20642">
        <w:rPr>
          <w:highlight w:val="green"/>
        </w:rPr>
        <w:t>Agreement</w:t>
      </w:r>
    </w:p>
    <w:p w14:paraId="1B9D62D4" w14:textId="7FB9AAE4" w:rsidR="00FD0CB5" w:rsidRDefault="00FD0CB5" w:rsidP="00FD0CB5">
      <w:pPr>
        <w:snapToGrid w:val="0"/>
        <w:rPr>
          <w:lang w:val="en-US"/>
        </w:rPr>
      </w:pPr>
      <w:r>
        <w:rPr>
          <w:lang w:val="en-US"/>
        </w:rPr>
        <w:t xml:space="preserve">On the Type-II codebook refinement for high/medium velocities, for codebook structures with TD or DD basis (Alt1 or Alt2 from codebook structure agreement), the codebook(s) include </w:t>
      </w:r>
      <w:r>
        <w:rPr>
          <w:i/>
          <w:iCs/>
          <w:lang w:val="en-US"/>
        </w:rPr>
        <w:t>at least</w:t>
      </w:r>
      <w:r>
        <w:rPr>
          <w:lang w:val="en-US"/>
        </w:rPr>
        <w:t xml:space="preserve"> the following </w:t>
      </w:r>
      <w:r>
        <w:rPr>
          <w:i/>
          <w:iCs/>
          <w:lang w:val="en-US"/>
        </w:rPr>
        <w:t>additional</w:t>
      </w:r>
      <w:r>
        <w:rPr>
          <w:lang w:val="en-US"/>
        </w:rPr>
        <w:t xml:space="preserve"> codebook parameters:</w:t>
      </w:r>
    </w:p>
    <w:p w14:paraId="7FE519AE" w14:textId="77777777" w:rsidR="00FD0CB5" w:rsidRDefault="00FD0CB5" w:rsidP="00CF6E6D">
      <w:pPr>
        <w:numPr>
          <w:ilvl w:val="0"/>
          <w:numId w:val="308"/>
        </w:numPr>
        <w:snapToGrid w:val="0"/>
        <w:rPr>
          <w:lang w:val="en-US"/>
        </w:rPr>
      </w:pPr>
      <w:r>
        <w:rPr>
          <w:lang w:val="en-US"/>
        </w:rPr>
        <w:t>Doppler-/time-domain (DD/TD) basis vector length</w:t>
      </w:r>
    </w:p>
    <w:p w14:paraId="13173108" w14:textId="77777777" w:rsidR="00FD0CB5" w:rsidRDefault="00FD0CB5" w:rsidP="00CF6E6D">
      <w:pPr>
        <w:numPr>
          <w:ilvl w:val="0"/>
          <w:numId w:val="308"/>
        </w:numPr>
        <w:snapToGrid w:val="0"/>
        <w:rPr>
          <w:lang w:val="en-US"/>
        </w:rPr>
      </w:pPr>
      <w:r>
        <w:rPr>
          <w:lang w:val="en-US"/>
        </w:rPr>
        <w:t xml:space="preserve">Parameters for DD/TD basis vector selection, including </w:t>
      </w:r>
    </w:p>
    <w:p w14:paraId="7BC0CD74" w14:textId="77777777" w:rsidR="00FD0CB5" w:rsidRDefault="00FD0CB5" w:rsidP="00CF6E6D">
      <w:pPr>
        <w:numPr>
          <w:ilvl w:val="1"/>
          <w:numId w:val="308"/>
        </w:numPr>
        <w:snapToGrid w:val="0"/>
        <w:rPr>
          <w:lang w:val="en-US"/>
        </w:rPr>
      </w:pPr>
      <w:r>
        <w:rPr>
          <w:lang w:val="en-US"/>
        </w:rPr>
        <w:t xml:space="preserve">The number of DD/TD basis vectors </w:t>
      </w:r>
    </w:p>
    <w:p w14:paraId="2E96DB45" w14:textId="77777777" w:rsidR="00FD0CB5" w:rsidRDefault="00FD0CB5" w:rsidP="00CF6E6D">
      <w:pPr>
        <w:numPr>
          <w:ilvl w:val="1"/>
          <w:numId w:val="308"/>
        </w:numPr>
        <w:snapToGrid w:val="0"/>
        <w:rPr>
          <w:lang w:val="en-US"/>
        </w:rPr>
      </w:pPr>
      <w:r>
        <w:rPr>
          <w:lang w:val="en-US"/>
        </w:rPr>
        <w:t>If applicable, Basis selection indicator(s)</w:t>
      </w:r>
    </w:p>
    <w:p w14:paraId="6C66B0EB" w14:textId="77777777" w:rsidR="00FD0CB5" w:rsidRDefault="00FD0CB5" w:rsidP="00CF6E6D">
      <w:pPr>
        <w:numPr>
          <w:ilvl w:val="2"/>
          <w:numId w:val="308"/>
        </w:numPr>
        <w:snapToGrid w:val="0"/>
        <w:rPr>
          <w:lang w:val="en-US"/>
        </w:rPr>
      </w:pPr>
      <w:r>
        <w:rPr>
          <w:lang w:val="en-US"/>
        </w:rPr>
        <w:t>FFS: restrictions on the basis vector selection</w:t>
      </w:r>
    </w:p>
    <w:p w14:paraId="3A9E12D2" w14:textId="77777777" w:rsidR="00FD0CB5" w:rsidRDefault="00FD0CB5" w:rsidP="00CF6E6D">
      <w:pPr>
        <w:numPr>
          <w:ilvl w:val="1"/>
          <w:numId w:val="308"/>
        </w:numPr>
        <w:snapToGrid w:val="0"/>
        <w:rPr>
          <w:lang w:val="en-US"/>
        </w:rPr>
      </w:pPr>
      <w:r>
        <w:rPr>
          <w:lang w:val="en-US"/>
        </w:rPr>
        <w:t>If applicable, the total number of available DD/TD basis vectors (not needed for orthogonal DFT basis set), whether explicitly or implied from another parameter (e.g. oversampling factor)</w:t>
      </w:r>
    </w:p>
    <w:p w14:paraId="5D44C80C" w14:textId="77777777" w:rsidR="00FD0CB5" w:rsidRDefault="00FD0CB5" w:rsidP="00FD0CB5">
      <w:pPr>
        <w:snapToGrid w:val="0"/>
        <w:rPr>
          <w:lang w:val="en-US" w:eastAsia="en-GB"/>
        </w:rPr>
      </w:pPr>
    </w:p>
    <w:p w14:paraId="10DDE491" w14:textId="77777777" w:rsidR="00FD0CB5" w:rsidRPr="00F20642" w:rsidRDefault="00FD0CB5" w:rsidP="00FD0CB5">
      <w:pPr>
        <w:rPr>
          <w:rFonts w:eastAsia="Malgun Gothic"/>
          <w:highlight w:val="green"/>
          <w:lang w:val="en-US" w:eastAsia="ko-KR"/>
        </w:rPr>
      </w:pPr>
      <w:r w:rsidRPr="00F20642">
        <w:rPr>
          <w:highlight w:val="green"/>
        </w:rPr>
        <w:t>Agreement</w:t>
      </w:r>
    </w:p>
    <w:p w14:paraId="5751E516" w14:textId="18A58BA2" w:rsidR="00FD0CB5" w:rsidRDefault="00FD0CB5" w:rsidP="00FD0CB5">
      <w:pPr>
        <w:snapToGrid w:val="0"/>
        <w:rPr>
          <w:lang w:val="en-US"/>
        </w:rPr>
      </w:pPr>
      <w:r>
        <w:rPr>
          <w:lang w:val="en-US"/>
        </w:rPr>
        <w:t>For the Type-II codebook refinement for high/medium velocities, further study the following issues:</w:t>
      </w:r>
    </w:p>
    <w:p w14:paraId="7BCE59E6" w14:textId="77777777" w:rsidR="00FD0CB5" w:rsidRDefault="00FD0CB5" w:rsidP="00CF6E6D">
      <w:pPr>
        <w:numPr>
          <w:ilvl w:val="0"/>
          <w:numId w:val="309"/>
        </w:numPr>
        <w:snapToGrid w:val="0"/>
        <w:rPr>
          <w:rFonts w:eastAsia="Times New Roman"/>
          <w:lang w:val="en-US"/>
        </w:rPr>
      </w:pPr>
      <w:r>
        <w:rPr>
          <w:rFonts w:eastAsia="Times New Roman"/>
          <w:lang w:val="en-US"/>
        </w:rPr>
        <w:t>The need for basis type indicator, if both a trivial basis (e.g. identity) and a non-trivial (e.g. DFT) basis are supported, and if so, whether implicit or explicit</w:t>
      </w:r>
    </w:p>
    <w:p w14:paraId="365BD5C0" w14:textId="77777777" w:rsidR="00FD0CB5" w:rsidRDefault="00FD0CB5" w:rsidP="00CF6E6D">
      <w:pPr>
        <w:numPr>
          <w:ilvl w:val="0"/>
          <w:numId w:val="308"/>
        </w:numPr>
        <w:snapToGrid w:val="0"/>
        <w:rPr>
          <w:rFonts w:eastAsiaTheme="minorHAnsi"/>
          <w:lang w:val="en-US"/>
        </w:rPr>
      </w:pPr>
      <w:r>
        <w:rPr>
          <w:lang w:val="en-US"/>
        </w:rPr>
        <w:t xml:space="preserve">The need for DD/TD (compression) unit (analogous to PMI sub-band for Rel-16 codebook) </w:t>
      </w:r>
    </w:p>
    <w:p w14:paraId="7C23F0B3" w14:textId="77777777" w:rsidR="00FD0CB5" w:rsidRPr="00FD0CB5" w:rsidRDefault="00FD0CB5" w:rsidP="00FD0CB5">
      <w:pPr>
        <w:snapToGrid w:val="0"/>
        <w:rPr>
          <w:lang w:val="en-US" w:eastAsia="en-GB"/>
        </w:rPr>
      </w:pPr>
    </w:p>
    <w:p w14:paraId="21EA7CC7" w14:textId="77777777" w:rsidR="00FD0CB5" w:rsidRPr="00F20642" w:rsidRDefault="00FD0CB5" w:rsidP="00FD0CB5">
      <w:pPr>
        <w:rPr>
          <w:rFonts w:eastAsia="Malgun Gothic"/>
          <w:highlight w:val="green"/>
          <w:lang w:val="en-US" w:eastAsia="ko-KR"/>
        </w:rPr>
      </w:pPr>
      <w:r w:rsidRPr="00F20642">
        <w:rPr>
          <w:highlight w:val="green"/>
        </w:rPr>
        <w:t>Agreement</w:t>
      </w:r>
    </w:p>
    <w:p w14:paraId="73E1CDC2" w14:textId="0EE8E70D" w:rsidR="00FD0CB5" w:rsidRDefault="00FD0CB5" w:rsidP="00FD0CB5">
      <w:pPr>
        <w:snapToGrid w:val="0"/>
        <w:rPr>
          <w:lang w:val="en-US"/>
        </w:rPr>
      </w:pPr>
      <w:r>
        <w:rPr>
          <w:lang w:val="en-US"/>
        </w:rPr>
        <w:t>On potential refinement of Resource setting configuration associated with Type-II codebook refinement for high/medium velocities, study the following options to assess whether/how the legacy Resource setting configuration needs to be enhanced for “burst” measurement:</w:t>
      </w:r>
    </w:p>
    <w:p w14:paraId="389F8B4E" w14:textId="77777777" w:rsidR="00FD0CB5" w:rsidRDefault="00FD0CB5" w:rsidP="00CF6E6D">
      <w:pPr>
        <w:numPr>
          <w:ilvl w:val="0"/>
          <w:numId w:val="310"/>
        </w:numPr>
        <w:snapToGrid w:val="0"/>
        <w:rPr>
          <w:lang w:val="en-US"/>
        </w:rPr>
      </w:pPr>
      <w:r>
        <w:rPr>
          <w:lang w:val="en-US"/>
        </w:rPr>
        <w:t>Periodic (P) CSI-RS: periodicity and offset</w:t>
      </w:r>
    </w:p>
    <w:p w14:paraId="5BB004AE" w14:textId="77777777" w:rsidR="00FD0CB5" w:rsidRDefault="00FD0CB5" w:rsidP="00CF6E6D">
      <w:pPr>
        <w:numPr>
          <w:ilvl w:val="0"/>
          <w:numId w:val="310"/>
        </w:numPr>
        <w:snapToGrid w:val="0"/>
        <w:rPr>
          <w:lang w:val="en-US"/>
        </w:rPr>
      </w:pPr>
      <w:r>
        <w:rPr>
          <w:lang w:val="en-US"/>
        </w:rPr>
        <w:t>Semi-persistent (SP) CSI-RS: activation/deactivation, periodicity, and offset</w:t>
      </w:r>
    </w:p>
    <w:p w14:paraId="0AB05CC8" w14:textId="77777777" w:rsidR="00FD0CB5" w:rsidRDefault="00FD0CB5" w:rsidP="00CF6E6D">
      <w:pPr>
        <w:numPr>
          <w:ilvl w:val="0"/>
          <w:numId w:val="310"/>
        </w:numPr>
        <w:snapToGrid w:val="0"/>
        <w:rPr>
          <w:lang w:val="en-US"/>
        </w:rPr>
      </w:pPr>
      <w:r>
        <w:rPr>
          <w:lang w:val="en-US"/>
        </w:rPr>
        <w:t xml:space="preserve">Aperiodic (AP) CSI-RS: triggering, offset of a group of AP CSI-RS resources   </w:t>
      </w:r>
    </w:p>
    <w:p w14:paraId="2AE428C5" w14:textId="77777777" w:rsidR="00FD0CB5" w:rsidRDefault="00FD0CB5" w:rsidP="00FD0CB5">
      <w:pPr>
        <w:snapToGrid w:val="0"/>
        <w:rPr>
          <w:lang w:val="en-US" w:eastAsia="en-GB"/>
        </w:rPr>
      </w:pPr>
      <w:r>
        <w:rPr>
          <w:lang w:val="en-US"/>
        </w:rPr>
        <w:lastRenderedPageBreak/>
        <w:t>FFS: Support for K&gt;1 NZP CSI-RS resources association with Type-II codebook refinement for high/medium velocities</w:t>
      </w:r>
    </w:p>
    <w:p w14:paraId="0DFCC551" w14:textId="77777777" w:rsidR="00FD0CB5" w:rsidRDefault="00FD0CB5" w:rsidP="00FD0CB5">
      <w:pPr>
        <w:snapToGrid w:val="0"/>
        <w:rPr>
          <w:lang w:val="en-US"/>
        </w:rPr>
      </w:pPr>
      <w:r>
        <w:rPr>
          <w:lang w:val="en-US"/>
        </w:rPr>
        <w:t xml:space="preserve">FFS: Whether specification support for jointly utilizing two types of CSI-RS time-domain behaviors is needed </w:t>
      </w:r>
    </w:p>
    <w:p w14:paraId="37AFD147" w14:textId="77777777" w:rsidR="00FD0CB5" w:rsidRDefault="00FD0CB5" w:rsidP="00FD0CB5">
      <w:pPr>
        <w:snapToGrid w:val="0"/>
        <w:rPr>
          <w:rFonts w:ascii="Times New Roman" w:hAnsi="Times New Roman"/>
          <w:lang w:val="en-US"/>
        </w:rPr>
      </w:pPr>
    </w:p>
    <w:p w14:paraId="17F49E8A" w14:textId="77777777" w:rsidR="00FD0CB5" w:rsidRPr="00F20642" w:rsidRDefault="00FD0CB5" w:rsidP="00FD0CB5">
      <w:pPr>
        <w:rPr>
          <w:rFonts w:eastAsia="Malgun Gothic"/>
          <w:highlight w:val="green"/>
          <w:lang w:val="en-US" w:eastAsia="ko-KR"/>
        </w:rPr>
      </w:pPr>
      <w:r w:rsidRPr="00F20642">
        <w:rPr>
          <w:highlight w:val="green"/>
        </w:rPr>
        <w:t>Agreement</w:t>
      </w:r>
    </w:p>
    <w:p w14:paraId="660949B6" w14:textId="638704B3" w:rsidR="00FD0CB5" w:rsidRDefault="00FD0CB5" w:rsidP="00FD0CB5">
      <w:pPr>
        <w:snapToGrid w:val="0"/>
      </w:pPr>
      <w:r>
        <w:t>The TRS-based TDCP reporting is down selected from the following alternatives:</w:t>
      </w:r>
    </w:p>
    <w:p w14:paraId="0D5DA5DC" w14:textId="77777777" w:rsidR="00FD0CB5" w:rsidRDefault="00FD0CB5" w:rsidP="00CF6E6D">
      <w:pPr>
        <w:numPr>
          <w:ilvl w:val="0"/>
          <w:numId w:val="311"/>
        </w:numPr>
        <w:snapToGrid w:val="0"/>
        <w:rPr>
          <w:rFonts w:eastAsia="Times New Roman"/>
          <w:lang w:val="en-US"/>
        </w:rPr>
      </w:pPr>
      <w:r>
        <w:rPr>
          <w:rFonts w:eastAsia="Times New Roman"/>
          <w:lang w:val="en-US"/>
        </w:rPr>
        <w:t xml:space="preserve">Alt1 (stand-alone): TDCP reporting comprises auxiliary feedback information to enable refinement of CSI reporting configuration, and/or codebook configuration parameters, and/or (to be confirmed in RAN1#110) gNB-side CSI prediction </w:t>
      </w:r>
    </w:p>
    <w:p w14:paraId="5CB09B1F" w14:textId="77777777" w:rsidR="00FD0CB5" w:rsidRDefault="00FD0CB5" w:rsidP="00CF6E6D">
      <w:pPr>
        <w:numPr>
          <w:ilvl w:val="1"/>
          <w:numId w:val="311"/>
        </w:numPr>
        <w:snapToGrid w:val="0"/>
        <w:rPr>
          <w:rFonts w:eastAsia="Times New Roman"/>
          <w:lang w:val="en-US"/>
        </w:rPr>
      </w:pPr>
      <w:r>
        <w:rPr>
          <w:rFonts w:eastAsia="Times New Roman"/>
          <w:lang w:val="en-US"/>
        </w:rPr>
        <w:t>Aperiodic reporting is supported</w:t>
      </w:r>
    </w:p>
    <w:p w14:paraId="7E3BE8EC" w14:textId="77777777" w:rsidR="00FD0CB5" w:rsidRDefault="00FD0CB5" w:rsidP="00CF6E6D">
      <w:pPr>
        <w:numPr>
          <w:ilvl w:val="1"/>
          <w:numId w:val="311"/>
        </w:numPr>
        <w:snapToGrid w:val="0"/>
        <w:rPr>
          <w:rFonts w:eastAsia="Times New Roman"/>
          <w:lang w:val="en-US"/>
        </w:rPr>
      </w:pPr>
      <w:r>
        <w:rPr>
          <w:rFonts w:eastAsia="Times New Roman"/>
          <w:lang w:val="en-US"/>
        </w:rPr>
        <w:t xml:space="preserve">FFS: Whether periodic, semi-persistent and/or event-triggered (UE-initiated) reporting are supported </w:t>
      </w:r>
    </w:p>
    <w:p w14:paraId="5B639ED1" w14:textId="77777777" w:rsidR="00FD0CB5" w:rsidRDefault="00FD0CB5" w:rsidP="00CF6E6D">
      <w:pPr>
        <w:numPr>
          <w:ilvl w:val="0"/>
          <w:numId w:val="311"/>
        </w:numPr>
        <w:snapToGrid w:val="0"/>
        <w:rPr>
          <w:rFonts w:eastAsia="Times New Roman"/>
          <w:lang w:val="en-US"/>
        </w:rPr>
      </w:pPr>
      <w:r>
        <w:rPr>
          <w:rFonts w:eastAsia="Times New Roman"/>
          <w:lang w:val="en-US"/>
        </w:rPr>
        <w:t xml:space="preserve">Alt2 (non-stand-alone): TDCP reporting corresponds to a subset of the UCI parameters associated with a codebook/PMI for high/medium velocities, reported by the UE and measured via TRS </w:t>
      </w:r>
    </w:p>
    <w:p w14:paraId="17D0A626" w14:textId="77777777" w:rsidR="00FD0CB5" w:rsidRDefault="00FD0CB5" w:rsidP="00CF6E6D">
      <w:pPr>
        <w:numPr>
          <w:ilvl w:val="1"/>
          <w:numId w:val="311"/>
        </w:numPr>
        <w:snapToGrid w:val="0"/>
        <w:rPr>
          <w:rFonts w:eastAsia="Times New Roman"/>
          <w:lang w:val="en-US"/>
        </w:rPr>
      </w:pPr>
      <w:r>
        <w:rPr>
          <w:rFonts w:eastAsia="Times New Roman"/>
          <w:lang w:val="en-US"/>
        </w:rPr>
        <w:t>FFS: The associated codebook(s)/PMI(s)</w:t>
      </w:r>
    </w:p>
    <w:p w14:paraId="0ED4D9F6" w14:textId="27223086" w:rsidR="00FD0CB5" w:rsidRDefault="00FD0CB5" w:rsidP="008F4B8C">
      <w:pPr>
        <w:rPr>
          <w:iCs/>
          <w:lang w:val="en-US"/>
        </w:rPr>
      </w:pPr>
    </w:p>
    <w:p w14:paraId="65AC3C46" w14:textId="40B43600" w:rsidR="009F22BD" w:rsidRDefault="001B5688" w:rsidP="009F22BD">
      <w:pPr>
        <w:rPr>
          <w:b/>
          <w:bCs/>
          <w:iCs/>
          <w:lang w:val="en-US"/>
        </w:rPr>
      </w:pPr>
      <w:hyperlink r:id="rId1629" w:history="1">
        <w:r w:rsidR="000B5C49">
          <w:rPr>
            <w:rStyle w:val="Hyperlink"/>
            <w:b/>
            <w:bCs/>
            <w:iCs/>
            <w:lang w:val="en-US"/>
          </w:rPr>
          <w:t>R1-2205470</w:t>
        </w:r>
      </w:hyperlink>
      <w:r w:rsidR="009F22BD" w:rsidRPr="009F22BD">
        <w:rPr>
          <w:b/>
          <w:bCs/>
          <w:iCs/>
          <w:lang w:val="en-US"/>
        </w:rPr>
        <w:tab/>
        <w:t>Moderator Summary#5 on Rel-18 CSI enhancements: ROUND 5</w:t>
      </w:r>
      <w:r w:rsidR="009F22BD" w:rsidRPr="009F22BD">
        <w:rPr>
          <w:b/>
          <w:bCs/>
          <w:iCs/>
          <w:lang w:val="en-US"/>
        </w:rPr>
        <w:tab/>
        <w:t>Moderator (Samsung)</w:t>
      </w:r>
    </w:p>
    <w:p w14:paraId="257C1254" w14:textId="563CAB39" w:rsidR="009F22BD" w:rsidRPr="00613BCD" w:rsidRDefault="009F22BD" w:rsidP="009F22BD">
      <w:pPr>
        <w:rPr>
          <w:iCs/>
          <w:lang w:val="en-US"/>
        </w:rPr>
      </w:pPr>
      <w:r>
        <w:rPr>
          <w:b/>
          <w:bCs/>
          <w:iCs/>
          <w:lang w:val="en-US"/>
        </w:rPr>
        <w:t xml:space="preserve">Decision: </w:t>
      </w:r>
      <w:r w:rsidRPr="00613BCD">
        <w:rPr>
          <w:iCs/>
          <w:lang w:val="en-US"/>
        </w:rPr>
        <w:t xml:space="preserve">As per email decision posted on </w:t>
      </w:r>
      <w:r w:rsidR="00613BCD" w:rsidRPr="00613BCD">
        <w:rPr>
          <w:iCs/>
          <w:lang w:val="en-US"/>
        </w:rPr>
        <w:t>May 20</w:t>
      </w:r>
      <w:r w:rsidR="00613BCD" w:rsidRPr="00613BCD">
        <w:rPr>
          <w:iCs/>
          <w:vertAlign w:val="superscript"/>
          <w:lang w:val="en-US"/>
        </w:rPr>
        <w:t>th</w:t>
      </w:r>
      <w:r w:rsidR="00613BCD" w:rsidRPr="00613BCD">
        <w:rPr>
          <w:iCs/>
          <w:lang w:val="en-US"/>
        </w:rPr>
        <w:t>,</w:t>
      </w:r>
    </w:p>
    <w:p w14:paraId="09CBED7A" w14:textId="77777777" w:rsidR="009F22BD" w:rsidRPr="00613BCD" w:rsidRDefault="009F22BD" w:rsidP="009F22BD">
      <w:pPr>
        <w:snapToGrid w:val="0"/>
        <w:rPr>
          <w:rFonts w:eastAsia="Malgun Gothic" w:cs="Times"/>
          <w:szCs w:val="20"/>
          <w:highlight w:val="green"/>
          <w:lang w:val="en-US" w:eastAsia="ko-KR"/>
        </w:rPr>
      </w:pPr>
      <w:r w:rsidRPr="00613BCD">
        <w:rPr>
          <w:rFonts w:cs="Times"/>
          <w:szCs w:val="20"/>
          <w:highlight w:val="green"/>
        </w:rPr>
        <w:t>Agreement</w:t>
      </w:r>
    </w:p>
    <w:p w14:paraId="6F62188A" w14:textId="77777777" w:rsidR="009F22BD" w:rsidRPr="00707385" w:rsidRDefault="009F22BD" w:rsidP="009F22BD">
      <w:pPr>
        <w:snapToGrid w:val="0"/>
        <w:rPr>
          <w:rFonts w:cs="Times"/>
          <w:szCs w:val="20"/>
        </w:rPr>
      </w:pPr>
      <w:r w:rsidRPr="00707385">
        <w:rPr>
          <w:rFonts w:cs="Times"/>
          <w:szCs w:val="20"/>
        </w:rPr>
        <w:t>On the spatial-domain (SD) and frequency-domain (FD) basis design for the Rel-16 Type-II codebook refinement for CJT mTRP, down-select from the following alternatives:</w:t>
      </w:r>
    </w:p>
    <w:p w14:paraId="21546151" w14:textId="77777777" w:rsidR="009F22BD" w:rsidRPr="00707385" w:rsidRDefault="009F22BD" w:rsidP="00CF6E6D">
      <w:pPr>
        <w:pStyle w:val="ListParagraph"/>
        <w:numPr>
          <w:ilvl w:val="0"/>
          <w:numId w:val="473"/>
        </w:numPr>
      </w:pPr>
      <w:r w:rsidRPr="00707385">
        <w:t>Alt1 (separate, legacy DFT): SD basis and FD basis are separate, each fully reusing the legacy Rel-16 DFT-based design</w:t>
      </w:r>
    </w:p>
    <w:p w14:paraId="3D262B94" w14:textId="77777777" w:rsidR="009F22BD" w:rsidRPr="00707385" w:rsidRDefault="009F22BD" w:rsidP="00CF6E6D">
      <w:pPr>
        <w:pStyle w:val="ListParagraph"/>
        <w:numPr>
          <w:ilvl w:val="0"/>
          <w:numId w:val="473"/>
        </w:numPr>
      </w:pPr>
      <w:r w:rsidRPr="00707385">
        <w:t>Alt2 (joint, DFT): joint SD-FD DFT-based basis</w:t>
      </w:r>
    </w:p>
    <w:p w14:paraId="7C62ADB8" w14:textId="77777777" w:rsidR="009F22BD" w:rsidRPr="00707385" w:rsidRDefault="009F22BD" w:rsidP="00CF6E6D">
      <w:pPr>
        <w:pStyle w:val="ListParagraph"/>
        <w:numPr>
          <w:ilvl w:val="1"/>
          <w:numId w:val="473"/>
        </w:numPr>
      </w:pPr>
      <w:r w:rsidRPr="00707385">
        <w:t>FFS: Details on DFT parameters, e.g. length, oversampling (if any), rotation (if any)</w:t>
      </w:r>
    </w:p>
    <w:p w14:paraId="70AF6DB1" w14:textId="77777777" w:rsidR="009F22BD" w:rsidRPr="00707385" w:rsidRDefault="009F22BD" w:rsidP="00CF6E6D">
      <w:pPr>
        <w:pStyle w:val="ListParagraph"/>
        <w:numPr>
          <w:ilvl w:val="0"/>
          <w:numId w:val="473"/>
        </w:numPr>
      </w:pPr>
      <w:r w:rsidRPr="00707385">
        <w:t xml:space="preserve">Alt3 (joint, eigenvector): joint SD-FD eigenvector-based basis </w:t>
      </w:r>
    </w:p>
    <w:p w14:paraId="15101744" w14:textId="77777777" w:rsidR="009F22BD" w:rsidRPr="00707385" w:rsidRDefault="009F22BD" w:rsidP="00CF6E6D">
      <w:pPr>
        <w:pStyle w:val="ListParagraph"/>
        <w:numPr>
          <w:ilvl w:val="1"/>
          <w:numId w:val="473"/>
        </w:numPr>
      </w:pPr>
      <w:r w:rsidRPr="00707385">
        <w:t>FFS: eigenvector codebook design, parametrization</w:t>
      </w:r>
    </w:p>
    <w:p w14:paraId="255937D6" w14:textId="77777777" w:rsidR="009F22BD" w:rsidRPr="00707385" w:rsidRDefault="009F22BD" w:rsidP="00CF6E6D">
      <w:pPr>
        <w:pStyle w:val="ListParagraph"/>
        <w:numPr>
          <w:ilvl w:val="0"/>
          <w:numId w:val="473"/>
        </w:numPr>
      </w:pPr>
      <w:r w:rsidRPr="00707385">
        <w:t xml:space="preserve">Alt4 (separate, eigenvector): SD basis and FD basis are separate, using eigenvector-based basis </w:t>
      </w:r>
    </w:p>
    <w:p w14:paraId="6ABFE60E" w14:textId="77777777" w:rsidR="009F22BD" w:rsidRPr="00707385" w:rsidRDefault="009F22BD" w:rsidP="00CF6E6D">
      <w:pPr>
        <w:pStyle w:val="ListParagraph"/>
        <w:numPr>
          <w:ilvl w:val="1"/>
          <w:numId w:val="473"/>
        </w:numPr>
      </w:pPr>
      <w:r w:rsidRPr="00707385">
        <w:t>FFS: eigenvector codebook design, parameterization</w:t>
      </w:r>
    </w:p>
    <w:p w14:paraId="41FAB3A1" w14:textId="77777777" w:rsidR="009F22BD" w:rsidRPr="00613BCD" w:rsidRDefault="009F22BD" w:rsidP="009F22BD">
      <w:pPr>
        <w:snapToGrid w:val="0"/>
        <w:rPr>
          <w:rFonts w:eastAsia="Malgun Gothic" w:cs="Times"/>
          <w:szCs w:val="20"/>
          <w:highlight w:val="green"/>
          <w:lang w:val="en-US" w:eastAsia="ko-KR"/>
        </w:rPr>
      </w:pPr>
      <w:r w:rsidRPr="00613BCD">
        <w:rPr>
          <w:rFonts w:cs="Times"/>
          <w:szCs w:val="20"/>
          <w:highlight w:val="green"/>
        </w:rPr>
        <w:t>Agreement</w:t>
      </w:r>
    </w:p>
    <w:p w14:paraId="49C9F317" w14:textId="77777777" w:rsidR="009F22BD" w:rsidRPr="00707385" w:rsidRDefault="009F22BD" w:rsidP="009F22BD">
      <w:pPr>
        <w:snapToGrid w:val="0"/>
        <w:rPr>
          <w:rFonts w:cs="Times"/>
          <w:szCs w:val="20"/>
        </w:rPr>
      </w:pPr>
      <w:r w:rsidRPr="00707385">
        <w:rPr>
          <w:rFonts w:cs="Times"/>
          <w:szCs w:val="20"/>
        </w:rPr>
        <w:t>On the W</w:t>
      </w:r>
      <w:r w:rsidRPr="00707385">
        <w:rPr>
          <w:rFonts w:cs="Times"/>
          <w:szCs w:val="20"/>
          <w:vertAlign w:val="subscript"/>
        </w:rPr>
        <w:t>2</w:t>
      </w:r>
      <w:r w:rsidRPr="00707385">
        <w:rPr>
          <w:rFonts w:cs="Times"/>
          <w:szCs w:val="20"/>
        </w:rPr>
        <w:t xml:space="preserve"> coefficient quantization scheme for the Type-II codebook refinement for CJT mTRP:</w:t>
      </w:r>
    </w:p>
    <w:p w14:paraId="637F9DC2" w14:textId="77777777" w:rsidR="009F22BD" w:rsidRPr="00707385" w:rsidRDefault="009F22BD" w:rsidP="00CF6E6D">
      <w:pPr>
        <w:pStyle w:val="ListParagraph"/>
        <w:numPr>
          <w:ilvl w:val="0"/>
          <w:numId w:val="474"/>
        </w:numPr>
      </w:pPr>
      <w:r w:rsidRPr="00707385">
        <w:t xml:space="preserve">At least for N=2, reuse </w:t>
      </w:r>
      <w:r w:rsidRPr="00613BCD">
        <w:rPr>
          <w:i/>
        </w:rPr>
        <w:t>the following components</w:t>
      </w:r>
      <w:r w:rsidRPr="00707385">
        <w:t xml:space="preserve"> of the legacy Rel-16/17 per-coefficient quantization scheme: </w:t>
      </w:r>
    </w:p>
    <w:p w14:paraId="31D4049A" w14:textId="77777777" w:rsidR="009F22BD" w:rsidRPr="00707385" w:rsidRDefault="009F22BD" w:rsidP="00CF6E6D">
      <w:pPr>
        <w:pStyle w:val="ListParagraph"/>
        <w:numPr>
          <w:ilvl w:val="1"/>
          <w:numId w:val="474"/>
        </w:numPr>
      </w:pPr>
      <w:r w:rsidRPr="00707385">
        <w:t>Alphabets for amplitude and phase</w:t>
      </w:r>
    </w:p>
    <w:p w14:paraId="2DC15BB7" w14:textId="77777777" w:rsidR="009F22BD" w:rsidRPr="00707385" w:rsidRDefault="009F22BD" w:rsidP="00CF6E6D">
      <w:pPr>
        <w:pStyle w:val="ListParagraph"/>
        <w:numPr>
          <w:ilvl w:val="1"/>
          <w:numId w:val="474"/>
        </w:numPr>
      </w:pPr>
      <w:r w:rsidRPr="00707385">
        <w:t xml:space="preserve">Quantization of phase and quantization of differential amplitude relative to a reference, reference amplitude (with SCI determining the location of one reference amplitude), where the reference is defined for each layer and each “group” of coefficients </w:t>
      </w:r>
    </w:p>
    <w:p w14:paraId="6DE8582A" w14:textId="77777777" w:rsidR="009F22BD" w:rsidRPr="00707385" w:rsidRDefault="009F22BD" w:rsidP="00CF6E6D">
      <w:pPr>
        <w:pStyle w:val="ListParagraph"/>
        <w:numPr>
          <w:ilvl w:val="0"/>
          <w:numId w:val="474"/>
        </w:numPr>
      </w:pPr>
      <w:r w:rsidRPr="00707385">
        <w:t>Further study the following:</w:t>
      </w:r>
    </w:p>
    <w:p w14:paraId="058B378D" w14:textId="77777777" w:rsidR="009F22BD" w:rsidRPr="00707385" w:rsidRDefault="009F22BD" w:rsidP="00CF6E6D">
      <w:pPr>
        <w:pStyle w:val="ListParagraph"/>
        <w:numPr>
          <w:ilvl w:val="1"/>
          <w:numId w:val="474"/>
        </w:numPr>
      </w:pPr>
      <w:r w:rsidRPr="00707385">
        <w:t xml:space="preserve">For larger N values, if supported, whether/how to improve throughput-overhead trade-off using, e.g. lower-resolution alphabets for amplitude and/or phase than legacy, or higher/same resolution alphabets but smaller number of coefficients than legacy </w:t>
      </w:r>
    </w:p>
    <w:p w14:paraId="48DECC1A" w14:textId="77777777" w:rsidR="009F22BD" w:rsidRPr="00707385" w:rsidRDefault="009F22BD" w:rsidP="00CF6E6D">
      <w:pPr>
        <w:pStyle w:val="ListParagraph"/>
        <w:numPr>
          <w:ilvl w:val="1"/>
          <w:numId w:val="474"/>
        </w:numPr>
      </w:pPr>
      <w:r w:rsidRPr="00707385">
        <w:t>What constitutes a “group” (e.g. per polarization across TRPs/TRP-groups, per polarization per TRP/TRP-group, per TRP/TRP-group), the number of “groups” per layer for phase and amplitude (1 ≤</w:t>
      </w:r>
      <w:r w:rsidRPr="00613BCD">
        <w:rPr>
          <w:i/>
        </w:rPr>
        <w:t>C</w:t>
      </w:r>
      <w:r w:rsidRPr="00613BCD">
        <w:rPr>
          <w:vertAlign w:val="subscript"/>
        </w:rPr>
        <w:t xml:space="preserve">group,phase </w:t>
      </w:r>
      <w:r w:rsidRPr="00707385">
        <w:t xml:space="preserve">≤ N, 1 ≤ </w:t>
      </w:r>
      <w:r w:rsidRPr="00613BCD">
        <w:rPr>
          <w:i/>
        </w:rPr>
        <w:t>C</w:t>
      </w:r>
      <w:r w:rsidRPr="00613BCD">
        <w:rPr>
          <w:vertAlign w:val="subscript"/>
        </w:rPr>
        <w:t xml:space="preserve">group,amp </w:t>
      </w:r>
      <w:r w:rsidRPr="00707385">
        <w:t xml:space="preserve">≤ 2N), and how to indicate/configure “grouping” </w:t>
      </w:r>
    </w:p>
    <w:p w14:paraId="5475ECAA" w14:textId="77777777" w:rsidR="009F22BD" w:rsidRPr="00613BCD" w:rsidRDefault="009F22BD" w:rsidP="009F22BD">
      <w:pPr>
        <w:snapToGrid w:val="0"/>
        <w:rPr>
          <w:rFonts w:eastAsia="Malgun Gothic" w:cs="Times"/>
          <w:szCs w:val="20"/>
          <w:highlight w:val="green"/>
          <w:lang w:val="en-US" w:eastAsia="ko-KR"/>
        </w:rPr>
      </w:pPr>
      <w:r w:rsidRPr="00613BCD">
        <w:rPr>
          <w:rFonts w:cs="Times"/>
          <w:szCs w:val="20"/>
          <w:highlight w:val="green"/>
        </w:rPr>
        <w:t>Agreement</w:t>
      </w:r>
    </w:p>
    <w:p w14:paraId="4B05185D" w14:textId="77777777" w:rsidR="009F22BD" w:rsidRPr="00707385" w:rsidRDefault="009F22BD" w:rsidP="009F22BD">
      <w:pPr>
        <w:snapToGrid w:val="0"/>
        <w:rPr>
          <w:rFonts w:cs="Times"/>
          <w:szCs w:val="20"/>
        </w:rPr>
      </w:pPr>
      <w:r w:rsidRPr="00707385">
        <w:rPr>
          <w:rFonts w:cs="Times"/>
          <w:szCs w:val="20"/>
        </w:rPr>
        <w:t xml:space="preserve">On the CSI reporting and measurement for the Type-II codebook refinement for high/medium velocities, </w:t>
      </w:r>
      <w:r w:rsidRPr="00707385">
        <w:rPr>
          <w:rFonts w:cs="Times"/>
          <w:i/>
          <w:szCs w:val="20"/>
        </w:rPr>
        <w:t>at least for discussion purposes</w:t>
      </w:r>
      <w:r w:rsidRPr="00707385">
        <w:rPr>
          <w:rFonts w:cs="Times"/>
          <w:szCs w:val="20"/>
        </w:rPr>
        <w:t>, define the following:</w:t>
      </w:r>
    </w:p>
    <w:p w14:paraId="1D848320" w14:textId="77777777" w:rsidR="009F22BD" w:rsidRPr="00707385" w:rsidRDefault="009F22BD" w:rsidP="00CF6E6D">
      <w:pPr>
        <w:pStyle w:val="ListParagraph"/>
        <w:numPr>
          <w:ilvl w:val="0"/>
          <w:numId w:val="470"/>
        </w:numPr>
        <w:suppressAutoHyphens/>
        <w:overflowPunct/>
        <w:autoSpaceDE/>
        <w:autoSpaceDN/>
        <w:adjustRightInd/>
        <w:snapToGrid w:val="0"/>
        <w:spacing w:after="0"/>
        <w:contextualSpacing w:val="0"/>
        <w:textAlignment w:val="auto"/>
        <w:rPr>
          <w:rFonts w:cs="Times"/>
        </w:rPr>
      </w:pPr>
      <w:r w:rsidRPr="00707385">
        <w:rPr>
          <w:rFonts w:cs="Times"/>
        </w:rPr>
        <w:t xml:space="preserve">Assume a CSI report in slot </w:t>
      </w:r>
      <w:r w:rsidRPr="00707385">
        <w:rPr>
          <w:rFonts w:cs="Times"/>
          <w:i/>
        </w:rPr>
        <w:t>n</w:t>
      </w:r>
      <w:r w:rsidRPr="00707385">
        <w:rPr>
          <w:rFonts w:cs="Times"/>
        </w:rPr>
        <w:t xml:space="preserve">, and let the length of the DD/TD basis vector be </w:t>
      </w:r>
      <w:r w:rsidRPr="00707385">
        <w:rPr>
          <w:rFonts w:cs="Times"/>
          <w:i/>
        </w:rPr>
        <w:t>N</w:t>
      </w:r>
      <w:r w:rsidRPr="00707385">
        <w:rPr>
          <w:rFonts w:cs="Times"/>
          <w:vertAlign w:val="subscript"/>
        </w:rPr>
        <w:t>4</w:t>
      </w:r>
      <w:r w:rsidRPr="00707385">
        <w:rPr>
          <w:rFonts w:cs="Times"/>
        </w:rPr>
        <w:t xml:space="preserve"> </w:t>
      </w:r>
    </w:p>
    <w:p w14:paraId="7FA72635" w14:textId="77777777" w:rsidR="009F22BD" w:rsidRPr="00707385" w:rsidRDefault="009F22BD" w:rsidP="00CF6E6D">
      <w:pPr>
        <w:pStyle w:val="ListParagraph"/>
        <w:numPr>
          <w:ilvl w:val="1"/>
          <w:numId w:val="470"/>
        </w:numPr>
        <w:suppressAutoHyphens/>
        <w:overflowPunct/>
        <w:autoSpaceDE/>
        <w:autoSpaceDN/>
        <w:adjustRightInd/>
        <w:snapToGrid w:val="0"/>
        <w:spacing w:after="0"/>
        <w:contextualSpacing w:val="0"/>
        <w:textAlignment w:val="auto"/>
        <w:rPr>
          <w:rFonts w:cs="Times"/>
        </w:rPr>
      </w:pPr>
      <w:r w:rsidRPr="00707385">
        <w:rPr>
          <w:rFonts w:cs="Times"/>
        </w:rPr>
        <w:t>Note that basis vector has no span/window in time-domain, only length</w:t>
      </w:r>
    </w:p>
    <w:p w14:paraId="4A71B950" w14:textId="77777777" w:rsidR="009F22BD" w:rsidRPr="00707385" w:rsidRDefault="009F22BD" w:rsidP="00CF6E6D">
      <w:pPr>
        <w:pStyle w:val="ListParagraph"/>
        <w:numPr>
          <w:ilvl w:val="0"/>
          <w:numId w:val="470"/>
        </w:numPr>
        <w:suppressAutoHyphens/>
        <w:overflowPunct/>
        <w:autoSpaceDE/>
        <w:autoSpaceDN/>
        <w:adjustRightInd/>
        <w:snapToGrid w:val="0"/>
        <w:spacing w:after="0"/>
        <w:contextualSpacing w:val="0"/>
        <w:textAlignment w:val="auto"/>
        <w:rPr>
          <w:rFonts w:cs="Times"/>
        </w:rPr>
      </w:pPr>
      <w:r w:rsidRPr="00707385">
        <w:rPr>
          <w:rFonts w:cs="Times"/>
        </w:rPr>
        <w:t>CSI-RS measurement window of [</w:t>
      </w:r>
      <w:r w:rsidRPr="00707385">
        <w:rPr>
          <w:rFonts w:cs="Times"/>
          <w:i/>
        </w:rPr>
        <w:t>k</w:t>
      </w:r>
      <w:r w:rsidRPr="00707385">
        <w:rPr>
          <w:rFonts w:cs="Times"/>
        </w:rPr>
        <w:t>,</w:t>
      </w:r>
      <w:r w:rsidRPr="00707385">
        <w:rPr>
          <w:rFonts w:cs="Times"/>
          <w:i/>
        </w:rPr>
        <w:t>k</w:t>
      </w:r>
      <w:r w:rsidRPr="00707385">
        <w:rPr>
          <w:rFonts w:cs="Times"/>
        </w:rPr>
        <w:t>+</w:t>
      </w:r>
      <w:r w:rsidRPr="00707385">
        <w:rPr>
          <w:rFonts w:cs="Times"/>
          <w:i/>
        </w:rPr>
        <w:t>W</w:t>
      </w:r>
      <w:r w:rsidRPr="00707385">
        <w:rPr>
          <w:rFonts w:cs="Times"/>
          <w:vertAlign w:val="subscript"/>
        </w:rPr>
        <w:t xml:space="preserve">meas </w:t>
      </w:r>
      <w:r w:rsidRPr="00707385">
        <w:rPr>
          <w:rFonts w:cs="Times"/>
        </w:rPr>
        <w:t>–1], representing the window in which CSI-RS occasion(s) are measured for calculating a CSI report</w:t>
      </w:r>
    </w:p>
    <w:p w14:paraId="07DF07DC" w14:textId="77777777" w:rsidR="009F22BD" w:rsidRPr="00707385" w:rsidRDefault="009F22BD" w:rsidP="00CF6E6D">
      <w:pPr>
        <w:pStyle w:val="ListParagraph"/>
        <w:numPr>
          <w:ilvl w:val="1"/>
          <w:numId w:val="470"/>
        </w:numPr>
        <w:suppressAutoHyphens/>
        <w:overflowPunct/>
        <w:autoSpaceDE/>
        <w:autoSpaceDN/>
        <w:adjustRightInd/>
        <w:snapToGrid w:val="0"/>
        <w:spacing w:after="0"/>
        <w:contextualSpacing w:val="0"/>
        <w:textAlignment w:val="auto"/>
        <w:rPr>
          <w:rFonts w:cs="Times"/>
        </w:rPr>
      </w:pPr>
      <w:r w:rsidRPr="00707385">
        <w:rPr>
          <w:rFonts w:cs="Times"/>
          <w:i/>
        </w:rPr>
        <w:t>k</w:t>
      </w:r>
      <w:r w:rsidRPr="00707385">
        <w:rPr>
          <w:rFonts w:cs="Times"/>
        </w:rPr>
        <w:t xml:space="preserve"> is a slot index and </w:t>
      </w:r>
      <w:r w:rsidRPr="00707385">
        <w:rPr>
          <w:rFonts w:cs="Times"/>
          <w:i/>
        </w:rPr>
        <w:t>W</w:t>
      </w:r>
      <w:r w:rsidRPr="00707385">
        <w:rPr>
          <w:rFonts w:cs="Times"/>
          <w:vertAlign w:val="subscript"/>
        </w:rPr>
        <w:t>meas</w:t>
      </w:r>
      <w:r w:rsidRPr="00707385">
        <w:rPr>
          <w:rFonts w:cs="Times"/>
        </w:rPr>
        <w:t xml:space="preserve"> is the measurement window length (in slots)</w:t>
      </w:r>
    </w:p>
    <w:p w14:paraId="123D3594" w14:textId="77777777" w:rsidR="009F22BD" w:rsidRPr="00707385" w:rsidRDefault="009F22BD" w:rsidP="00CF6E6D">
      <w:pPr>
        <w:pStyle w:val="ListParagraph"/>
        <w:numPr>
          <w:ilvl w:val="1"/>
          <w:numId w:val="470"/>
        </w:numPr>
        <w:suppressAutoHyphens/>
        <w:overflowPunct/>
        <w:autoSpaceDE/>
        <w:autoSpaceDN/>
        <w:adjustRightInd/>
        <w:snapToGrid w:val="0"/>
        <w:spacing w:after="0"/>
        <w:contextualSpacing w:val="0"/>
        <w:textAlignment w:val="auto"/>
        <w:rPr>
          <w:rFonts w:cs="Times"/>
        </w:rPr>
      </w:pPr>
      <w:r w:rsidRPr="00707385">
        <w:rPr>
          <w:rFonts w:cs="Times"/>
        </w:rPr>
        <w:t xml:space="preserve">Note: In the legacy Rel-16/17 CSI, the CSI-RS occasion(s) are configured in </w:t>
      </w:r>
      <w:r w:rsidRPr="00707385">
        <w:rPr>
          <w:rFonts w:cs="Times"/>
          <w:i/>
        </w:rPr>
        <w:t>CSI-ReportConfig</w:t>
      </w:r>
    </w:p>
    <w:p w14:paraId="513D1A26" w14:textId="77777777" w:rsidR="009F22BD" w:rsidRPr="00707385" w:rsidRDefault="009F22BD" w:rsidP="00CF6E6D">
      <w:pPr>
        <w:pStyle w:val="ListParagraph"/>
        <w:numPr>
          <w:ilvl w:val="0"/>
          <w:numId w:val="470"/>
        </w:numPr>
        <w:suppressAutoHyphens/>
        <w:overflowPunct/>
        <w:autoSpaceDE/>
        <w:autoSpaceDN/>
        <w:adjustRightInd/>
        <w:snapToGrid w:val="0"/>
        <w:spacing w:after="0"/>
        <w:contextualSpacing w:val="0"/>
        <w:textAlignment w:val="auto"/>
        <w:rPr>
          <w:rFonts w:cs="Times"/>
        </w:rPr>
      </w:pPr>
      <w:r w:rsidRPr="00707385">
        <w:rPr>
          <w:rFonts w:cs="Times"/>
        </w:rPr>
        <w:t>CSI reporting window of [</w:t>
      </w:r>
      <w:r w:rsidRPr="00707385">
        <w:rPr>
          <w:rFonts w:cs="Times"/>
          <w:i/>
        </w:rPr>
        <w:t>l</w:t>
      </w:r>
      <w:r w:rsidRPr="00707385">
        <w:rPr>
          <w:rFonts w:cs="Times"/>
        </w:rPr>
        <w:t>,</w:t>
      </w:r>
      <w:r w:rsidRPr="00707385">
        <w:rPr>
          <w:rFonts w:cs="Times"/>
          <w:i/>
        </w:rPr>
        <w:t>l</w:t>
      </w:r>
      <w:r w:rsidRPr="00707385">
        <w:rPr>
          <w:rFonts w:cs="Times"/>
        </w:rPr>
        <w:t>+</w:t>
      </w:r>
      <w:r w:rsidRPr="00707385">
        <w:rPr>
          <w:rFonts w:cs="Times"/>
          <w:i/>
        </w:rPr>
        <w:t>W</w:t>
      </w:r>
      <w:r w:rsidRPr="00707385">
        <w:rPr>
          <w:rFonts w:cs="Times"/>
          <w:vertAlign w:val="subscript"/>
        </w:rPr>
        <w:t xml:space="preserve">CSI </w:t>
      </w:r>
      <w:r w:rsidRPr="00707385">
        <w:rPr>
          <w:rFonts w:cs="Times"/>
        </w:rPr>
        <w:t xml:space="preserve">–1], associated to the CSI report in slot </w:t>
      </w:r>
      <w:r w:rsidRPr="00707385">
        <w:rPr>
          <w:rFonts w:cs="Times"/>
          <w:i/>
        </w:rPr>
        <w:t>n</w:t>
      </w:r>
      <w:r w:rsidRPr="00707385">
        <w:rPr>
          <w:rFonts w:cs="Times"/>
        </w:rPr>
        <w:t xml:space="preserve"> </w:t>
      </w:r>
    </w:p>
    <w:p w14:paraId="3021042A" w14:textId="77777777" w:rsidR="009F22BD" w:rsidRPr="00707385" w:rsidRDefault="009F22BD" w:rsidP="00CF6E6D">
      <w:pPr>
        <w:pStyle w:val="ListParagraph"/>
        <w:numPr>
          <w:ilvl w:val="1"/>
          <w:numId w:val="470"/>
        </w:numPr>
        <w:suppressAutoHyphens/>
        <w:overflowPunct/>
        <w:autoSpaceDE/>
        <w:autoSpaceDN/>
        <w:adjustRightInd/>
        <w:snapToGrid w:val="0"/>
        <w:spacing w:after="0"/>
        <w:contextualSpacing w:val="0"/>
        <w:textAlignment w:val="auto"/>
        <w:rPr>
          <w:rFonts w:cs="Times"/>
        </w:rPr>
      </w:pPr>
      <w:r w:rsidRPr="00707385">
        <w:rPr>
          <w:rFonts w:cs="Times"/>
          <w:i/>
        </w:rPr>
        <w:t>l</w:t>
      </w:r>
      <w:r w:rsidRPr="00707385">
        <w:rPr>
          <w:rFonts w:cs="Times"/>
        </w:rPr>
        <w:t xml:space="preserve"> is a slot index and </w:t>
      </w:r>
      <w:r w:rsidRPr="00707385">
        <w:rPr>
          <w:rFonts w:cs="Times"/>
          <w:i/>
        </w:rPr>
        <w:t>W</w:t>
      </w:r>
      <w:r w:rsidRPr="00707385">
        <w:rPr>
          <w:rFonts w:cs="Times"/>
          <w:vertAlign w:val="subscript"/>
        </w:rPr>
        <w:t>CSI</w:t>
      </w:r>
      <w:r w:rsidRPr="00707385">
        <w:rPr>
          <w:rFonts w:cs="Times"/>
        </w:rPr>
        <w:t xml:space="preserve"> is the reporting window length (in slots)</w:t>
      </w:r>
    </w:p>
    <w:p w14:paraId="7DA9895C" w14:textId="77777777" w:rsidR="009F22BD" w:rsidRPr="00707385" w:rsidRDefault="009F22BD" w:rsidP="00CF6E6D">
      <w:pPr>
        <w:pStyle w:val="ListParagraph"/>
        <w:numPr>
          <w:ilvl w:val="0"/>
          <w:numId w:val="470"/>
        </w:numPr>
        <w:suppressAutoHyphens/>
        <w:overflowPunct/>
        <w:autoSpaceDE/>
        <w:autoSpaceDN/>
        <w:adjustRightInd/>
        <w:snapToGrid w:val="0"/>
        <w:spacing w:after="0"/>
        <w:contextualSpacing w:val="0"/>
        <w:textAlignment w:val="auto"/>
        <w:rPr>
          <w:rFonts w:cs="Times"/>
        </w:rPr>
      </w:pPr>
      <w:r w:rsidRPr="00707385">
        <w:rPr>
          <w:rFonts w:cs="Times"/>
        </w:rPr>
        <w:t xml:space="preserve">CSI reference resource(s) in time-domain </w:t>
      </w:r>
    </w:p>
    <w:p w14:paraId="6C0780E9" w14:textId="77777777" w:rsidR="009F22BD" w:rsidRPr="00707385" w:rsidRDefault="009F22BD" w:rsidP="00CF6E6D">
      <w:pPr>
        <w:pStyle w:val="ListParagraph"/>
        <w:numPr>
          <w:ilvl w:val="1"/>
          <w:numId w:val="470"/>
        </w:numPr>
        <w:suppressAutoHyphens/>
        <w:overflowPunct/>
        <w:autoSpaceDE/>
        <w:autoSpaceDN/>
        <w:adjustRightInd/>
        <w:snapToGrid w:val="0"/>
        <w:spacing w:after="0"/>
        <w:contextualSpacing w:val="0"/>
        <w:textAlignment w:val="auto"/>
        <w:rPr>
          <w:rFonts w:cs="Times"/>
        </w:rPr>
      </w:pPr>
      <w:r w:rsidRPr="00707385">
        <w:rPr>
          <w:rFonts w:cs="Times"/>
        </w:rPr>
        <w:t xml:space="preserve">The location of a CSI reference resource is denoted as </w:t>
      </w:r>
      <w:r w:rsidRPr="00707385">
        <w:rPr>
          <w:rFonts w:cs="Times"/>
          <w:i/>
        </w:rPr>
        <w:t>n</w:t>
      </w:r>
      <w:r w:rsidRPr="00707385">
        <w:rPr>
          <w:rFonts w:cs="Times"/>
          <w:vertAlign w:val="subscript"/>
        </w:rPr>
        <w:t>ref</w:t>
      </w:r>
      <w:r w:rsidRPr="00707385">
        <w:rPr>
          <w:rFonts w:cs="Times"/>
        </w:rPr>
        <w:t xml:space="preserve"> (slot index)</w:t>
      </w:r>
    </w:p>
    <w:p w14:paraId="76E95976" w14:textId="77777777" w:rsidR="009F22BD" w:rsidRPr="00613BCD" w:rsidRDefault="009F22BD" w:rsidP="009F22BD">
      <w:pPr>
        <w:snapToGrid w:val="0"/>
        <w:rPr>
          <w:rFonts w:cs="Times"/>
          <w:szCs w:val="20"/>
        </w:rPr>
      </w:pPr>
    </w:p>
    <w:p w14:paraId="7119F694" w14:textId="77777777" w:rsidR="009F22BD" w:rsidRPr="00613BCD" w:rsidRDefault="009F22BD" w:rsidP="009F22BD">
      <w:pPr>
        <w:snapToGrid w:val="0"/>
        <w:rPr>
          <w:rFonts w:eastAsia="Malgun Gothic" w:cs="Times"/>
          <w:szCs w:val="20"/>
          <w:highlight w:val="green"/>
          <w:lang w:val="en-US" w:eastAsia="ko-KR"/>
        </w:rPr>
      </w:pPr>
      <w:r w:rsidRPr="00613BCD">
        <w:rPr>
          <w:rFonts w:cs="Times"/>
          <w:szCs w:val="20"/>
          <w:highlight w:val="green"/>
        </w:rPr>
        <w:t>Agreement</w:t>
      </w:r>
    </w:p>
    <w:p w14:paraId="0C158F91" w14:textId="77777777" w:rsidR="009F22BD" w:rsidRPr="00707385" w:rsidRDefault="009F22BD" w:rsidP="009F22BD">
      <w:pPr>
        <w:snapToGrid w:val="0"/>
        <w:rPr>
          <w:rFonts w:cs="Times"/>
          <w:szCs w:val="20"/>
        </w:rPr>
      </w:pPr>
      <w:r w:rsidRPr="00707385">
        <w:rPr>
          <w:rFonts w:cs="Times"/>
          <w:szCs w:val="20"/>
        </w:rPr>
        <w:t xml:space="preserve">On the CSI reporting and measurement for the Type-II codebook refinement for high/medium velocities, consider </w:t>
      </w:r>
      <w:r w:rsidRPr="00707385">
        <w:rPr>
          <w:rFonts w:cs="Times"/>
          <w:i/>
          <w:szCs w:val="20"/>
        </w:rPr>
        <w:t>at least</w:t>
      </w:r>
      <w:r w:rsidRPr="00707385">
        <w:rPr>
          <w:rFonts w:cs="Times"/>
          <w:szCs w:val="20"/>
        </w:rPr>
        <w:t xml:space="preserve"> the following alternatives for potential down-selection:</w:t>
      </w:r>
    </w:p>
    <w:p w14:paraId="323174A2" w14:textId="77777777" w:rsidR="009F22BD" w:rsidRPr="00707385" w:rsidRDefault="009F22BD" w:rsidP="00CF6E6D">
      <w:pPr>
        <w:pStyle w:val="ListParagraph"/>
        <w:numPr>
          <w:ilvl w:val="0"/>
          <w:numId w:val="472"/>
        </w:numPr>
        <w:suppressAutoHyphens/>
        <w:overflowPunct/>
        <w:autoSpaceDE/>
        <w:autoSpaceDN/>
        <w:adjustRightInd/>
        <w:snapToGrid w:val="0"/>
        <w:spacing w:after="0"/>
        <w:contextualSpacing w:val="0"/>
        <w:textAlignment w:val="auto"/>
        <w:rPr>
          <w:rFonts w:cs="Times"/>
          <w:lang w:eastAsia="zh-CN"/>
        </w:rPr>
      </w:pPr>
      <w:r w:rsidRPr="00707385">
        <w:rPr>
          <w:rFonts w:cs="Times"/>
          <w:lang w:eastAsia="zh-CN"/>
        </w:rPr>
        <w:t xml:space="preserve">Alt1: </w:t>
      </w:r>
      <w:r w:rsidRPr="00707385">
        <w:rPr>
          <w:rFonts w:cs="Times"/>
          <w:i/>
          <w:lang w:eastAsia="zh-CN"/>
        </w:rPr>
        <w:t>n</w:t>
      </w:r>
      <w:r w:rsidRPr="00707385">
        <w:rPr>
          <w:rFonts w:cs="Times"/>
          <w:vertAlign w:val="subscript"/>
          <w:lang w:eastAsia="zh-CN"/>
        </w:rPr>
        <w:t>ref</w:t>
      </w:r>
      <w:r w:rsidRPr="00707385">
        <w:rPr>
          <w:rFonts w:cs="Times"/>
          <w:lang w:eastAsia="zh-CN"/>
        </w:rPr>
        <w:t xml:space="preserve"> (CSI reference resource slot) as boundary </w:t>
      </w:r>
    </w:p>
    <w:p w14:paraId="2E544537" w14:textId="11B5ABE9" w:rsidR="009F22BD" w:rsidRPr="00707385" w:rsidRDefault="009F22BD" w:rsidP="00CF6E6D">
      <w:pPr>
        <w:pStyle w:val="ListParagraph"/>
        <w:numPr>
          <w:ilvl w:val="1"/>
          <w:numId w:val="472"/>
        </w:numPr>
        <w:suppressAutoHyphens/>
        <w:overflowPunct/>
        <w:autoSpaceDE/>
        <w:autoSpaceDN/>
        <w:adjustRightInd/>
        <w:snapToGrid w:val="0"/>
        <w:spacing w:after="0"/>
        <w:contextualSpacing w:val="0"/>
        <w:textAlignment w:val="auto"/>
        <w:rPr>
          <w:rFonts w:cs="Times"/>
          <w:lang w:eastAsia="zh-CN"/>
        </w:rPr>
      </w:pPr>
      <w:r w:rsidRPr="00707385">
        <w:rPr>
          <w:rFonts w:cs="Times"/>
        </w:rPr>
        <w:t xml:space="preserve">Alt1.A: </w:t>
      </w:r>
      <w:r w:rsidRPr="00707385">
        <w:rPr>
          <w:rFonts w:cs="Times"/>
          <w:i/>
        </w:rPr>
        <w:t xml:space="preserve">l </w:t>
      </w:r>
      <w:r w:rsidRPr="00707385">
        <w:rPr>
          <w:rFonts w:cs="Times"/>
        </w:rPr>
        <w:t xml:space="preserve">+ </w:t>
      </w:r>
      <w:r w:rsidRPr="00707385">
        <w:rPr>
          <w:rFonts w:cs="Times"/>
          <w:i/>
        </w:rPr>
        <w:t>W</w:t>
      </w:r>
      <w:r w:rsidRPr="00707385">
        <w:rPr>
          <w:rFonts w:cs="Times"/>
          <w:vertAlign w:val="subscript"/>
        </w:rPr>
        <w:t xml:space="preserve">CSI </w:t>
      </w:r>
      <w:r w:rsidRPr="00707385">
        <w:rPr>
          <w:rFonts w:cs="Times"/>
        </w:rPr>
        <w:t>–1 ≤</w:t>
      </w:r>
      <w:r w:rsidRPr="00707385">
        <w:rPr>
          <w:rFonts w:cs="Times"/>
          <w:i/>
        </w:rPr>
        <w:t xml:space="preserve"> n</w:t>
      </w:r>
      <w:r w:rsidRPr="00707385">
        <w:rPr>
          <w:rFonts w:cs="Times"/>
          <w:vertAlign w:val="subscript"/>
        </w:rPr>
        <w:t>ref</w:t>
      </w:r>
    </w:p>
    <w:p w14:paraId="71F02B11" w14:textId="0190BD93" w:rsidR="009F22BD" w:rsidRPr="00707385" w:rsidRDefault="009F22BD" w:rsidP="00CF6E6D">
      <w:pPr>
        <w:pStyle w:val="ListParagraph"/>
        <w:numPr>
          <w:ilvl w:val="1"/>
          <w:numId w:val="472"/>
        </w:numPr>
        <w:suppressAutoHyphens/>
        <w:overflowPunct/>
        <w:autoSpaceDE/>
        <w:autoSpaceDN/>
        <w:adjustRightInd/>
        <w:snapToGrid w:val="0"/>
        <w:spacing w:after="0"/>
        <w:contextualSpacing w:val="0"/>
        <w:textAlignment w:val="auto"/>
        <w:rPr>
          <w:rFonts w:cs="Times"/>
          <w:lang w:eastAsia="zh-CN"/>
        </w:rPr>
      </w:pPr>
      <w:r w:rsidRPr="00707385">
        <w:rPr>
          <w:rFonts w:cs="Times"/>
        </w:rPr>
        <w:t xml:space="preserve">Alt1.B: </w:t>
      </w:r>
      <w:r w:rsidRPr="00707385">
        <w:rPr>
          <w:rFonts w:cs="Times"/>
          <w:i/>
        </w:rPr>
        <w:t xml:space="preserve">l </w:t>
      </w:r>
      <w:r w:rsidRPr="00707385">
        <w:rPr>
          <w:rFonts w:cs="Times"/>
        </w:rPr>
        <w:t>≥</w:t>
      </w:r>
      <w:r w:rsidRPr="00707385">
        <w:rPr>
          <w:rFonts w:cs="Times"/>
          <w:i/>
        </w:rPr>
        <w:t xml:space="preserve"> n</w:t>
      </w:r>
      <w:r w:rsidRPr="00707385">
        <w:rPr>
          <w:rFonts w:cs="Times"/>
          <w:vertAlign w:val="subscript"/>
        </w:rPr>
        <w:t>ref</w:t>
      </w:r>
    </w:p>
    <w:p w14:paraId="25B10E15" w14:textId="77777777" w:rsidR="009F22BD" w:rsidRPr="00707385" w:rsidRDefault="009F22BD" w:rsidP="00CF6E6D">
      <w:pPr>
        <w:pStyle w:val="ListParagraph"/>
        <w:numPr>
          <w:ilvl w:val="1"/>
          <w:numId w:val="472"/>
        </w:numPr>
        <w:suppressAutoHyphens/>
        <w:overflowPunct/>
        <w:autoSpaceDE/>
        <w:autoSpaceDN/>
        <w:adjustRightInd/>
        <w:snapToGrid w:val="0"/>
        <w:spacing w:after="0"/>
        <w:contextualSpacing w:val="0"/>
        <w:textAlignment w:val="auto"/>
        <w:rPr>
          <w:rFonts w:cs="Times"/>
          <w:lang w:eastAsia="zh-CN"/>
        </w:rPr>
      </w:pPr>
      <w:r w:rsidRPr="00707385">
        <w:rPr>
          <w:rFonts w:cs="Times"/>
        </w:rPr>
        <w:lastRenderedPageBreak/>
        <w:t xml:space="preserve">Alt1.C: </w:t>
      </w:r>
      <w:r w:rsidRPr="00707385">
        <w:rPr>
          <w:rFonts w:cs="Times"/>
          <w:i/>
        </w:rPr>
        <w:t xml:space="preserve">l </w:t>
      </w:r>
      <w:r w:rsidRPr="00707385">
        <w:rPr>
          <w:rFonts w:cs="Times"/>
        </w:rPr>
        <w:t>&lt;</w:t>
      </w:r>
      <w:r w:rsidRPr="00707385">
        <w:rPr>
          <w:rFonts w:cs="Times"/>
          <w:i/>
        </w:rPr>
        <w:t xml:space="preserve"> n</w:t>
      </w:r>
      <w:r w:rsidRPr="00707385">
        <w:rPr>
          <w:rFonts w:cs="Times"/>
          <w:vertAlign w:val="subscript"/>
        </w:rPr>
        <w:t>ref</w:t>
      </w:r>
      <w:r w:rsidRPr="00707385">
        <w:rPr>
          <w:rFonts w:cs="Times"/>
        </w:rPr>
        <w:t xml:space="preserve"> and </w:t>
      </w:r>
      <w:r w:rsidRPr="00707385">
        <w:rPr>
          <w:rFonts w:cs="Times"/>
          <w:i/>
        </w:rPr>
        <w:t xml:space="preserve">l </w:t>
      </w:r>
      <w:r w:rsidRPr="00707385">
        <w:rPr>
          <w:rFonts w:cs="Times"/>
        </w:rPr>
        <w:t xml:space="preserve">+ </w:t>
      </w:r>
      <w:r w:rsidRPr="00707385">
        <w:rPr>
          <w:rFonts w:cs="Times"/>
          <w:i/>
        </w:rPr>
        <w:t>W</w:t>
      </w:r>
      <w:r w:rsidRPr="00707385">
        <w:rPr>
          <w:rFonts w:cs="Times"/>
          <w:vertAlign w:val="subscript"/>
        </w:rPr>
        <w:t xml:space="preserve">CSI </w:t>
      </w:r>
      <w:r w:rsidRPr="00707385">
        <w:rPr>
          <w:rFonts w:cs="Times"/>
        </w:rPr>
        <w:t>–1 &gt;</w:t>
      </w:r>
      <w:r w:rsidRPr="00707385">
        <w:rPr>
          <w:rFonts w:cs="Times"/>
          <w:i/>
        </w:rPr>
        <w:t xml:space="preserve"> n</w:t>
      </w:r>
      <w:r w:rsidRPr="00707385">
        <w:rPr>
          <w:rFonts w:cs="Times"/>
          <w:vertAlign w:val="subscript"/>
        </w:rPr>
        <w:t>ref</w:t>
      </w:r>
      <w:r w:rsidRPr="00707385">
        <w:rPr>
          <w:rFonts w:cs="Times"/>
        </w:rPr>
        <w:t xml:space="preserve"> </w:t>
      </w:r>
    </w:p>
    <w:p w14:paraId="14760C7B" w14:textId="77777777" w:rsidR="009F22BD" w:rsidRPr="00707385" w:rsidRDefault="009F22BD" w:rsidP="00CF6E6D">
      <w:pPr>
        <w:pStyle w:val="ListParagraph"/>
        <w:numPr>
          <w:ilvl w:val="0"/>
          <w:numId w:val="471"/>
        </w:numPr>
        <w:suppressAutoHyphens/>
        <w:overflowPunct/>
        <w:autoSpaceDE/>
        <w:autoSpaceDN/>
        <w:adjustRightInd/>
        <w:snapToGrid w:val="0"/>
        <w:spacing w:after="0"/>
        <w:contextualSpacing w:val="0"/>
        <w:textAlignment w:val="auto"/>
        <w:rPr>
          <w:rFonts w:cs="Times"/>
          <w:lang w:eastAsia="zh-CN"/>
        </w:rPr>
      </w:pPr>
      <w:r w:rsidRPr="00707385">
        <w:rPr>
          <w:rFonts w:cs="Times"/>
          <w:lang w:eastAsia="zh-CN"/>
        </w:rPr>
        <w:t xml:space="preserve">Alt2: </w:t>
      </w:r>
      <w:r w:rsidRPr="00707385">
        <w:rPr>
          <w:rFonts w:cs="Times"/>
          <w:i/>
          <w:lang w:eastAsia="zh-CN"/>
        </w:rPr>
        <w:t>n</w:t>
      </w:r>
      <w:r w:rsidRPr="00707385">
        <w:rPr>
          <w:rFonts w:cs="Times"/>
          <w:lang w:eastAsia="zh-CN"/>
        </w:rPr>
        <w:t xml:space="preserve"> (report slot) as boundary</w:t>
      </w:r>
    </w:p>
    <w:p w14:paraId="0FC97DCA" w14:textId="77777777" w:rsidR="009F22BD" w:rsidRPr="00707385" w:rsidRDefault="009F22BD" w:rsidP="00CF6E6D">
      <w:pPr>
        <w:pStyle w:val="ListParagraph"/>
        <w:numPr>
          <w:ilvl w:val="1"/>
          <w:numId w:val="471"/>
        </w:numPr>
        <w:suppressAutoHyphens/>
        <w:overflowPunct/>
        <w:autoSpaceDE/>
        <w:autoSpaceDN/>
        <w:adjustRightInd/>
        <w:snapToGrid w:val="0"/>
        <w:spacing w:after="0"/>
        <w:contextualSpacing w:val="0"/>
        <w:textAlignment w:val="auto"/>
        <w:rPr>
          <w:rFonts w:cs="Times"/>
          <w:lang w:eastAsia="zh-CN"/>
        </w:rPr>
      </w:pPr>
      <w:r w:rsidRPr="00707385">
        <w:rPr>
          <w:rFonts w:cs="Times"/>
        </w:rPr>
        <w:t xml:space="preserve">Alt2.A: </w:t>
      </w:r>
      <w:r w:rsidRPr="00707385">
        <w:rPr>
          <w:rFonts w:cs="Times"/>
          <w:i/>
        </w:rPr>
        <w:t xml:space="preserve">l </w:t>
      </w:r>
      <w:r w:rsidRPr="00707385">
        <w:rPr>
          <w:rFonts w:cs="Times"/>
        </w:rPr>
        <w:t xml:space="preserve">+ </w:t>
      </w:r>
      <w:r w:rsidRPr="00707385">
        <w:rPr>
          <w:rFonts w:cs="Times"/>
          <w:i/>
        </w:rPr>
        <w:t>W</w:t>
      </w:r>
      <w:r w:rsidRPr="00707385">
        <w:rPr>
          <w:rFonts w:cs="Times"/>
          <w:vertAlign w:val="subscript"/>
        </w:rPr>
        <w:t xml:space="preserve">CSI </w:t>
      </w:r>
      <w:r w:rsidRPr="00707385">
        <w:rPr>
          <w:rFonts w:cs="Times"/>
        </w:rPr>
        <w:t>–1 ≤</w:t>
      </w:r>
      <w:r w:rsidRPr="00707385">
        <w:rPr>
          <w:rFonts w:cs="Times"/>
          <w:i/>
        </w:rPr>
        <w:t xml:space="preserve"> n</w:t>
      </w:r>
    </w:p>
    <w:p w14:paraId="3FEB5D37" w14:textId="77777777" w:rsidR="009F22BD" w:rsidRPr="00707385" w:rsidRDefault="009F22BD" w:rsidP="00CF6E6D">
      <w:pPr>
        <w:pStyle w:val="ListParagraph"/>
        <w:numPr>
          <w:ilvl w:val="1"/>
          <w:numId w:val="471"/>
        </w:numPr>
        <w:suppressAutoHyphens/>
        <w:overflowPunct/>
        <w:autoSpaceDE/>
        <w:autoSpaceDN/>
        <w:adjustRightInd/>
        <w:snapToGrid w:val="0"/>
        <w:spacing w:after="0"/>
        <w:contextualSpacing w:val="0"/>
        <w:textAlignment w:val="auto"/>
        <w:rPr>
          <w:rFonts w:cs="Times"/>
          <w:lang w:eastAsia="zh-CN"/>
        </w:rPr>
      </w:pPr>
      <w:r w:rsidRPr="00707385">
        <w:rPr>
          <w:rFonts w:cs="Times"/>
        </w:rPr>
        <w:t xml:space="preserve">Alt2.B: </w:t>
      </w:r>
      <w:r w:rsidRPr="00707385">
        <w:rPr>
          <w:rFonts w:cs="Times"/>
          <w:i/>
        </w:rPr>
        <w:t xml:space="preserve">l </w:t>
      </w:r>
      <w:r w:rsidRPr="00707385">
        <w:rPr>
          <w:rFonts w:cs="Times"/>
        </w:rPr>
        <w:t>≥</w:t>
      </w:r>
      <w:r w:rsidRPr="00707385">
        <w:rPr>
          <w:rFonts w:cs="Times"/>
          <w:i/>
        </w:rPr>
        <w:t xml:space="preserve"> n</w:t>
      </w:r>
    </w:p>
    <w:p w14:paraId="4363CE9D" w14:textId="77777777" w:rsidR="009F22BD" w:rsidRPr="00707385" w:rsidRDefault="009F22BD" w:rsidP="00CF6E6D">
      <w:pPr>
        <w:pStyle w:val="ListParagraph"/>
        <w:numPr>
          <w:ilvl w:val="1"/>
          <w:numId w:val="471"/>
        </w:numPr>
        <w:suppressAutoHyphens/>
        <w:overflowPunct/>
        <w:autoSpaceDE/>
        <w:autoSpaceDN/>
        <w:adjustRightInd/>
        <w:snapToGrid w:val="0"/>
        <w:spacing w:after="0"/>
        <w:contextualSpacing w:val="0"/>
        <w:textAlignment w:val="auto"/>
        <w:rPr>
          <w:rFonts w:cs="Times"/>
          <w:lang w:eastAsia="zh-CN"/>
        </w:rPr>
      </w:pPr>
      <w:r w:rsidRPr="00707385">
        <w:rPr>
          <w:rFonts w:cs="Times"/>
        </w:rPr>
        <w:t xml:space="preserve">Alt2.C: </w:t>
      </w:r>
      <w:r w:rsidRPr="00707385">
        <w:rPr>
          <w:rFonts w:cs="Times"/>
          <w:i/>
        </w:rPr>
        <w:t xml:space="preserve">l </w:t>
      </w:r>
      <w:r w:rsidRPr="00707385">
        <w:rPr>
          <w:rFonts w:cs="Times"/>
        </w:rPr>
        <w:t>&lt;</w:t>
      </w:r>
      <w:r w:rsidRPr="00707385">
        <w:rPr>
          <w:rFonts w:cs="Times"/>
          <w:i/>
        </w:rPr>
        <w:t xml:space="preserve"> n</w:t>
      </w:r>
      <w:r w:rsidRPr="00707385">
        <w:rPr>
          <w:rFonts w:cs="Times"/>
        </w:rPr>
        <w:t xml:space="preserve"> and </w:t>
      </w:r>
      <w:r w:rsidRPr="00707385">
        <w:rPr>
          <w:rFonts w:cs="Times"/>
          <w:i/>
        </w:rPr>
        <w:t xml:space="preserve">l </w:t>
      </w:r>
      <w:r w:rsidRPr="00707385">
        <w:rPr>
          <w:rFonts w:cs="Times"/>
        </w:rPr>
        <w:t xml:space="preserve">+ </w:t>
      </w:r>
      <w:r w:rsidRPr="00707385">
        <w:rPr>
          <w:rFonts w:cs="Times"/>
          <w:i/>
        </w:rPr>
        <w:t>W</w:t>
      </w:r>
      <w:r w:rsidRPr="00707385">
        <w:rPr>
          <w:rFonts w:cs="Times"/>
          <w:vertAlign w:val="subscript"/>
        </w:rPr>
        <w:t xml:space="preserve">CSI </w:t>
      </w:r>
      <w:r w:rsidRPr="00707385">
        <w:rPr>
          <w:rFonts w:cs="Times"/>
        </w:rPr>
        <w:t>–1 &gt;</w:t>
      </w:r>
      <w:r w:rsidRPr="00707385">
        <w:rPr>
          <w:rFonts w:cs="Times"/>
          <w:i/>
        </w:rPr>
        <w:t xml:space="preserve"> n</w:t>
      </w:r>
    </w:p>
    <w:p w14:paraId="66FA2963" w14:textId="77777777" w:rsidR="009F22BD" w:rsidRPr="00707385" w:rsidRDefault="009F22BD" w:rsidP="00CF6E6D">
      <w:pPr>
        <w:pStyle w:val="ListParagraph"/>
        <w:numPr>
          <w:ilvl w:val="0"/>
          <w:numId w:val="471"/>
        </w:numPr>
        <w:suppressAutoHyphens/>
        <w:overflowPunct/>
        <w:autoSpaceDE/>
        <w:autoSpaceDN/>
        <w:adjustRightInd/>
        <w:snapToGrid w:val="0"/>
        <w:spacing w:after="0"/>
        <w:contextualSpacing w:val="0"/>
        <w:textAlignment w:val="auto"/>
        <w:rPr>
          <w:rFonts w:cs="Times"/>
          <w:lang w:eastAsia="zh-CN"/>
        </w:rPr>
      </w:pPr>
      <w:r w:rsidRPr="00707385">
        <w:rPr>
          <w:rFonts w:cs="Times"/>
          <w:lang w:eastAsia="zh-CN"/>
        </w:rPr>
        <w:t xml:space="preserve">Alt3: End slot of </w:t>
      </w:r>
      <w:r w:rsidRPr="00707385">
        <w:rPr>
          <w:rFonts w:cs="Times"/>
          <w:i/>
          <w:lang w:eastAsia="zh-CN"/>
        </w:rPr>
        <w:t>W</w:t>
      </w:r>
      <w:r w:rsidRPr="00707385">
        <w:rPr>
          <w:rFonts w:cs="Times"/>
          <w:vertAlign w:val="subscript"/>
          <w:lang w:eastAsia="zh-CN"/>
        </w:rPr>
        <w:t>meas</w:t>
      </w:r>
      <w:r w:rsidRPr="00707385">
        <w:rPr>
          <w:rFonts w:cs="Times"/>
          <w:lang w:eastAsia="zh-CN"/>
        </w:rPr>
        <w:t xml:space="preserve"> (</w:t>
      </w:r>
      <w:r w:rsidRPr="00707385">
        <w:rPr>
          <w:rFonts w:cs="Times"/>
          <w:i/>
        </w:rPr>
        <w:t xml:space="preserve">k </w:t>
      </w:r>
      <w:r w:rsidRPr="00707385">
        <w:rPr>
          <w:rFonts w:cs="Times"/>
        </w:rPr>
        <w:t xml:space="preserve">+ </w:t>
      </w:r>
      <w:r w:rsidRPr="00707385">
        <w:rPr>
          <w:rFonts w:cs="Times"/>
          <w:i/>
        </w:rPr>
        <w:t>W</w:t>
      </w:r>
      <w:r w:rsidRPr="00707385">
        <w:rPr>
          <w:rFonts w:cs="Times"/>
          <w:vertAlign w:val="subscript"/>
        </w:rPr>
        <w:t xml:space="preserve">meas </w:t>
      </w:r>
      <w:r w:rsidRPr="00707385">
        <w:rPr>
          <w:rFonts w:cs="Times"/>
        </w:rPr>
        <w:t>–1</w:t>
      </w:r>
      <w:r w:rsidRPr="00707385">
        <w:rPr>
          <w:rFonts w:cs="Times"/>
          <w:lang w:eastAsia="zh-CN"/>
        </w:rPr>
        <w:t xml:space="preserve">) as boundary </w:t>
      </w:r>
    </w:p>
    <w:p w14:paraId="26129854" w14:textId="77777777" w:rsidR="009F22BD" w:rsidRPr="00707385" w:rsidRDefault="009F22BD" w:rsidP="00CF6E6D">
      <w:pPr>
        <w:pStyle w:val="ListParagraph"/>
        <w:numPr>
          <w:ilvl w:val="1"/>
          <w:numId w:val="471"/>
        </w:numPr>
        <w:suppressAutoHyphens/>
        <w:overflowPunct/>
        <w:autoSpaceDE/>
        <w:autoSpaceDN/>
        <w:adjustRightInd/>
        <w:snapToGrid w:val="0"/>
        <w:spacing w:after="0"/>
        <w:contextualSpacing w:val="0"/>
        <w:textAlignment w:val="auto"/>
        <w:rPr>
          <w:rFonts w:cs="Times"/>
          <w:lang w:eastAsia="zh-CN"/>
        </w:rPr>
      </w:pPr>
      <w:r w:rsidRPr="00707385">
        <w:rPr>
          <w:rFonts w:cs="Times"/>
        </w:rPr>
        <w:t xml:space="preserve">Alt3.A: </w:t>
      </w:r>
      <w:r w:rsidRPr="00707385">
        <w:rPr>
          <w:rFonts w:cs="Times"/>
          <w:i/>
        </w:rPr>
        <w:t xml:space="preserve">l </w:t>
      </w:r>
      <w:r w:rsidRPr="00707385">
        <w:rPr>
          <w:rFonts w:cs="Times"/>
        </w:rPr>
        <w:t xml:space="preserve">+ </w:t>
      </w:r>
      <w:r w:rsidRPr="00707385">
        <w:rPr>
          <w:rFonts w:cs="Times"/>
          <w:i/>
        </w:rPr>
        <w:t>W</w:t>
      </w:r>
      <w:r w:rsidRPr="00707385">
        <w:rPr>
          <w:rFonts w:cs="Times"/>
          <w:vertAlign w:val="subscript"/>
        </w:rPr>
        <w:t xml:space="preserve">CSI </w:t>
      </w:r>
      <w:r w:rsidRPr="00707385">
        <w:rPr>
          <w:rFonts w:cs="Times"/>
        </w:rPr>
        <w:t>–1 ≤</w:t>
      </w:r>
      <w:r w:rsidRPr="00707385">
        <w:rPr>
          <w:rFonts w:cs="Times"/>
          <w:i/>
        </w:rPr>
        <w:t xml:space="preserve"> k </w:t>
      </w:r>
      <w:r w:rsidRPr="00707385">
        <w:rPr>
          <w:rFonts w:cs="Times"/>
        </w:rPr>
        <w:t xml:space="preserve">+ </w:t>
      </w:r>
      <w:r w:rsidRPr="00707385">
        <w:rPr>
          <w:rFonts w:cs="Times"/>
          <w:i/>
        </w:rPr>
        <w:t>W</w:t>
      </w:r>
      <w:r w:rsidRPr="00707385">
        <w:rPr>
          <w:rFonts w:cs="Times"/>
          <w:vertAlign w:val="subscript"/>
        </w:rPr>
        <w:t xml:space="preserve">meas </w:t>
      </w:r>
      <w:r w:rsidRPr="00707385">
        <w:rPr>
          <w:rFonts w:cs="Times"/>
        </w:rPr>
        <w:t xml:space="preserve">–1 with the following as a special case: </w:t>
      </w:r>
      <w:r w:rsidRPr="00707385">
        <w:rPr>
          <w:rFonts w:cs="Times"/>
          <w:i/>
        </w:rPr>
        <w:t>l=k,</w:t>
      </w:r>
      <w:r w:rsidRPr="00707385">
        <w:rPr>
          <w:rFonts w:cs="Times"/>
          <w:bCs/>
          <w:lang w:eastAsia="zh-CN"/>
        </w:rPr>
        <w:t xml:space="preserve"> </w:t>
      </w:r>
      <w:r w:rsidRPr="00707385">
        <w:rPr>
          <w:rFonts w:cs="Times"/>
          <w:i/>
        </w:rPr>
        <w:t>W</w:t>
      </w:r>
      <w:r w:rsidRPr="00707385">
        <w:rPr>
          <w:rFonts w:cs="Times"/>
          <w:vertAlign w:val="subscript"/>
        </w:rPr>
        <w:t>CSI</w:t>
      </w:r>
      <w:r w:rsidRPr="00707385">
        <w:rPr>
          <w:rFonts w:cs="Times"/>
        </w:rPr>
        <w:t xml:space="preserve"> = </w:t>
      </w:r>
      <w:r w:rsidRPr="00707385">
        <w:rPr>
          <w:rFonts w:cs="Times"/>
          <w:i/>
        </w:rPr>
        <w:t>W</w:t>
      </w:r>
      <w:r w:rsidRPr="00707385">
        <w:rPr>
          <w:rFonts w:cs="Times"/>
          <w:vertAlign w:val="subscript"/>
        </w:rPr>
        <w:t>meas</w:t>
      </w:r>
    </w:p>
    <w:p w14:paraId="326A8E6E" w14:textId="77777777" w:rsidR="009F22BD" w:rsidRPr="00707385" w:rsidRDefault="009F22BD" w:rsidP="00CF6E6D">
      <w:pPr>
        <w:pStyle w:val="ListParagraph"/>
        <w:numPr>
          <w:ilvl w:val="1"/>
          <w:numId w:val="471"/>
        </w:numPr>
        <w:suppressAutoHyphens/>
        <w:overflowPunct/>
        <w:autoSpaceDE/>
        <w:autoSpaceDN/>
        <w:adjustRightInd/>
        <w:snapToGrid w:val="0"/>
        <w:spacing w:after="0"/>
        <w:contextualSpacing w:val="0"/>
        <w:textAlignment w:val="auto"/>
        <w:rPr>
          <w:rFonts w:cs="Times"/>
          <w:lang w:eastAsia="zh-CN"/>
        </w:rPr>
      </w:pPr>
      <w:r w:rsidRPr="00707385">
        <w:rPr>
          <w:rFonts w:cs="Times"/>
        </w:rPr>
        <w:t xml:space="preserve">Alt3.B: </w:t>
      </w:r>
      <w:r w:rsidRPr="00707385">
        <w:rPr>
          <w:rFonts w:cs="Times"/>
          <w:i/>
        </w:rPr>
        <w:t xml:space="preserve">l </w:t>
      </w:r>
      <w:r w:rsidRPr="00707385">
        <w:rPr>
          <w:rFonts w:cs="Times"/>
        </w:rPr>
        <w:t>≥</w:t>
      </w:r>
      <w:r w:rsidRPr="00707385">
        <w:rPr>
          <w:rFonts w:cs="Times"/>
          <w:i/>
        </w:rPr>
        <w:t xml:space="preserve"> k </w:t>
      </w:r>
      <w:r w:rsidRPr="00707385">
        <w:rPr>
          <w:rFonts w:cs="Times"/>
        </w:rPr>
        <w:t xml:space="preserve">+ </w:t>
      </w:r>
      <w:r w:rsidRPr="00707385">
        <w:rPr>
          <w:rFonts w:cs="Times"/>
          <w:i/>
        </w:rPr>
        <w:t>W</w:t>
      </w:r>
      <w:r w:rsidRPr="00707385">
        <w:rPr>
          <w:rFonts w:cs="Times"/>
          <w:vertAlign w:val="subscript"/>
        </w:rPr>
        <w:t xml:space="preserve">meas </w:t>
      </w:r>
      <w:r w:rsidRPr="00707385">
        <w:rPr>
          <w:rFonts w:cs="Times"/>
        </w:rPr>
        <w:t>–1</w:t>
      </w:r>
    </w:p>
    <w:p w14:paraId="3CE6E97A" w14:textId="77777777" w:rsidR="009F22BD" w:rsidRPr="00707385" w:rsidRDefault="009F22BD" w:rsidP="00CF6E6D">
      <w:pPr>
        <w:pStyle w:val="ListParagraph"/>
        <w:numPr>
          <w:ilvl w:val="1"/>
          <w:numId w:val="471"/>
        </w:numPr>
        <w:suppressAutoHyphens/>
        <w:overflowPunct/>
        <w:autoSpaceDE/>
        <w:autoSpaceDN/>
        <w:adjustRightInd/>
        <w:snapToGrid w:val="0"/>
        <w:spacing w:after="0"/>
        <w:contextualSpacing w:val="0"/>
        <w:textAlignment w:val="auto"/>
        <w:rPr>
          <w:rFonts w:cs="Times"/>
          <w:lang w:eastAsia="zh-CN"/>
        </w:rPr>
      </w:pPr>
      <w:r w:rsidRPr="00707385">
        <w:rPr>
          <w:rFonts w:cs="Times"/>
        </w:rPr>
        <w:t xml:space="preserve">Alt3.C: </w:t>
      </w:r>
      <w:r w:rsidRPr="00707385">
        <w:rPr>
          <w:rFonts w:cs="Times"/>
          <w:i/>
        </w:rPr>
        <w:t xml:space="preserve">l </w:t>
      </w:r>
      <w:r w:rsidRPr="00707385">
        <w:rPr>
          <w:rFonts w:cs="Times"/>
        </w:rPr>
        <w:t>&lt;</w:t>
      </w:r>
      <w:r w:rsidRPr="00707385">
        <w:rPr>
          <w:rFonts w:cs="Times"/>
          <w:i/>
        </w:rPr>
        <w:t xml:space="preserve"> k </w:t>
      </w:r>
      <w:r w:rsidRPr="00707385">
        <w:rPr>
          <w:rFonts w:cs="Times"/>
        </w:rPr>
        <w:t xml:space="preserve">+ </w:t>
      </w:r>
      <w:r w:rsidRPr="00707385">
        <w:rPr>
          <w:rFonts w:cs="Times"/>
          <w:i/>
        </w:rPr>
        <w:t>W</w:t>
      </w:r>
      <w:r w:rsidRPr="00707385">
        <w:rPr>
          <w:rFonts w:cs="Times"/>
          <w:vertAlign w:val="subscript"/>
        </w:rPr>
        <w:t xml:space="preserve">meas </w:t>
      </w:r>
      <w:r w:rsidRPr="00707385">
        <w:rPr>
          <w:rFonts w:cs="Times"/>
        </w:rPr>
        <w:t xml:space="preserve">–1 and </w:t>
      </w:r>
      <w:r w:rsidRPr="00707385">
        <w:rPr>
          <w:rFonts w:cs="Times"/>
          <w:i/>
        </w:rPr>
        <w:t xml:space="preserve">l </w:t>
      </w:r>
      <w:r w:rsidRPr="00707385">
        <w:rPr>
          <w:rFonts w:cs="Times"/>
        </w:rPr>
        <w:t xml:space="preserve">+ </w:t>
      </w:r>
      <w:r w:rsidRPr="00707385">
        <w:rPr>
          <w:rFonts w:cs="Times"/>
          <w:i/>
        </w:rPr>
        <w:t>W</w:t>
      </w:r>
      <w:r w:rsidRPr="00707385">
        <w:rPr>
          <w:rFonts w:cs="Times"/>
          <w:vertAlign w:val="subscript"/>
        </w:rPr>
        <w:t xml:space="preserve">CSI </w:t>
      </w:r>
      <w:r w:rsidRPr="00707385">
        <w:rPr>
          <w:rFonts w:cs="Times"/>
        </w:rPr>
        <w:t>–1 &gt;</w:t>
      </w:r>
      <w:r w:rsidRPr="00707385">
        <w:rPr>
          <w:rFonts w:cs="Times"/>
          <w:i/>
        </w:rPr>
        <w:t xml:space="preserve"> k </w:t>
      </w:r>
      <w:r w:rsidRPr="00707385">
        <w:rPr>
          <w:rFonts w:cs="Times"/>
        </w:rPr>
        <w:t xml:space="preserve">+ </w:t>
      </w:r>
      <w:r w:rsidRPr="00707385">
        <w:rPr>
          <w:rFonts w:cs="Times"/>
          <w:i/>
        </w:rPr>
        <w:t>W</w:t>
      </w:r>
      <w:r w:rsidRPr="00707385">
        <w:rPr>
          <w:rFonts w:cs="Times"/>
          <w:vertAlign w:val="subscript"/>
        </w:rPr>
        <w:t xml:space="preserve">meas </w:t>
      </w:r>
      <w:r w:rsidRPr="00707385">
        <w:rPr>
          <w:rFonts w:cs="Times"/>
        </w:rPr>
        <w:t>–1 with the following as special cases:</w:t>
      </w:r>
    </w:p>
    <w:p w14:paraId="0197CD28" w14:textId="77777777" w:rsidR="009F22BD" w:rsidRPr="00707385" w:rsidRDefault="009F22BD" w:rsidP="00CF6E6D">
      <w:pPr>
        <w:pStyle w:val="ListParagraph"/>
        <w:numPr>
          <w:ilvl w:val="2"/>
          <w:numId w:val="471"/>
        </w:numPr>
        <w:suppressAutoHyphens/>
        <w:overflowPunct/>
        <w:autoSpaceDE/>
        <w:autoSpaceDN/>
        <w:adjustRightInd/>
        <w:snapToGrid w:val="0"/>
        <w:spacing w:after="0"/>
        <w:contextualSpacing w:val="0"/>
        <w:textAlignment w:val="auto"/>
        <w:rPr>
          <w:rFonts w:cs="Times"/>
          <w:lang w:eastAsia="zh-CN"/>
        </w:rPr>
      </w:pPr>
      <w:r w:rsidRPr="00707385">
        <w:rPr>
          <w:rFonts w:cs="Times"/>
          <w:i/>
        </w:rPr>
        <w:t>l=k,</w:t>
      </w:r>
      <w:r w:rsidRPr="00707385">
        <w:rPr>
          <w:rFonts w:cs="Times"/>
          <w:bCs/>
          <w:lang w:eastAsia="zh-CN"/>
        </w:rPr>
        <w:t xml:space="preserve"> </w:t>
      </w:r>
      <w:r w:rsidRPr="00707385">
        <w:rPr>
          <w:rFonts w:cs="Times"/>
          <w:i/>
        </w:rPr>
        <w:t xml:space="preserve">l </w:t>
      </w:r>
      <w:r w:rsidRPr="00707385">
        <w:rPr>
          <w:rFonts w:cs="Times"/>
        </w:rPr>
        <w:t xml:space="preserve">+ </w:t>
      </w:r>
      <w:r w:rsidRPr="00707385">
        <w:rPr>
          <w:rFonts w:cs="Times"/>
          <w:i/>
        </w:rPr>
        <w:t>W</w:t>
      </w:r>
      <w:r w:rsidRPr="00707385">
        <w:rPr>
          <w:rFonts w:cs="Times"/>
          <w:vertAlign w:val="subscript"/>
        </w:rPr>
        <w:t>CSI</w:t>
      </w:r>
      <w:r w:rsidRPr="00707385">
        <w:rPr>
          <w:rFonts w:cs="Times"/>
        </w:rPr>
        <w:t xml:space="preserve"> = </w:t>
      </w:r>
      <w:r w:rsidRPr="00707385">
        <w:rPr>
          <w:rFonts w:cs="Times"/>
          <w:i/>
        </w:rPr>
        <w:t>n</w:t>
      </w:r>
    </w:p>
    <w:p w14:paraId="37A63739" w14:textId="77777777" w:rsidR="009F22BD" w:rsidRPr="00707385" w:rsidRDefault="009F22BD" w:rsidP="00CF6E6D">
      <w:pPr>
        <w:pStyle w:val="ListParagraph"/>
        <w:numPr>
          <w:ilvl w:val="2"/>
          <w:numId w:val="471"/>
        </w:numPr>
        <w:suppressAutoHyphens/>
        <w:overflowPunct/>
        <w:autoSpaceDE/>
        <w:autoSpaceDN/>
        <w:adjustRightInd/>
        <w:snapToGrid w:val="0"/>
        <w:spacing w:after="0"/>
        <w:contextualSpacing w:val="0"/>
        <w:textAlignment w:val="auto"/>
        <w:rPr>
          <w:rFonts w:cs="Times"/>
          <w:lang w:eastAsia="zh-CN"/>
        </w:rPr>
      </w:pPr>
      <w:r w:rsidRPr="00707385">
        <w:rPr>
          <w:rFonts w:cs="Times"/>
          <w:i/>
        </w:rPr>
        <w:t>l=k,</w:t>
      </w:r>
      <w:r w:rsidRPr="00707385">
        <w:rPr>
          <w:rFonts w:cs="Times"/>
          <w:bCs/>
          <w:lang w:eastAsia="zh-CN"/>
        </w:rPr>
        <w:t xml:space="preserve"> </w:t>
      </w:r>
      <w:r w:rsidRPr="00707385">
        <w:rPr>
          <w:rFonts w:cs="Times"/>
          <w:i/>
        </w:rPr>
        <w:t xml:space="preserve">l </w:t>
      </w:r>
      <w:r w:rsidRPr="00707385">
        <w:rPr>
          <w:rFonts w:cs="Times"/>
        </w:rPr>
        <w:t xml:space="preserve">+ </w:t>
      </w:r>
      <w:r w:rsidRPr="00707385">
        <w:rPr>
          <w:rFonts w:cs="Times"/>
          <w:i/>
        </w:rPr>
        <w:t>W</w:t>
      </w:r>
      <w:r w:rsidRPr="00707385">
        <w:rPr>
          <w:rFonts w:cs="Times"/>
          <w:vertAlign w:val="subscript"/>
        </w:rPr>
        <w:t>CSI</w:t>
      </w:r>
      <w:r w:rsidRPr="00707385">
        <w:rPr>
          <w:rFonts w:cs="Times"/>
        </w:rPr>
        <w:t xml:space="preserve"> &gt; </w:t>
      </w:r>
      <w:r w:rsidRPr="00707385">
        <w:rPr>
          <w:rFonts w:cs="Times"/>
          <w:i/>
        </w:rPr>
        <w:t>n</w:t>
      </w:r>
    </w:p>
    <w:p w14:paraId="7EA14851" w14:textId="1C809208" w:rsidR="009F22BD" w:rsidRPr="00707385" w:rsidRDefault="009F22BD" w:rsidP="009F22BD">
      <w:pPr>
        <w:snapToGrid w:val="0"/>
        <w:rPr>
          <w:rFonts w:cs="Times"/>
          <w:szCs w:val="20"/>
        </w:rPr>
      </w:pPr>
      <w:r w:rsidRPr="00707385">
        <w:rPr>
          <w:rFonts w:cs="Times"/>
          <w:szCs w:val="20"/>
        </w:rPr>
        <w:t xml:space="preserve">FFS: whether </w:t>
      </w:r>
      <w:r w:rsidRPr="00707385">
        <w:rPr>
          <w:rFonts w:cs="Times"/>
          <w:i/>
          <w:szCs w:val="20"/>
        </w:rPr>
        <w:t>n</w:t>
      </w:r>
      <w:r w:rsidRPr="00707385">
        <w:rPr>
          <w:rFonts w:cs="Times"/>
          <w:szCs w:val="20"/>
          <w:vertAlign w:val="subscript"/>
        </w:rPr>
        <w:t>ref</w:t>
      </w:r>
      <w:r w:rsidRPr="00707385">
        <w:rPr>
          <w:rFonts w:cs="Times"/>
          <w:szCs w:val="20"/>
        </w:rPr>
        <w:t xml:space="preserve"> represents the slot index of Rel-15 CSI reference resource or a newly defined CSI reference resource</w:t>
      </w:r>
      <w:r w:rsidR="00613BCD">
        <w:rPr>
          <w:rFonts w:cs="Times"/>
          <w:szCs w:val="20"/>
        </w:rPr>
        <w:t>.</w:t>
      </w:r>
    </w:p>
    <w:p w14:paraId="0F3F4878" w14:textId="3CB1F2A0" w:rsidR="009F22BD" w:rsidRPr="009F22BD" w:rsidRDefault="009F22BD" w:rsidP="00613BCD">
      <w:pPr>
        <w:snapToGrid w:val="0"/>
        <w:rPr>
          <w:iCs/>
        </w:rPr>
      </w:pPr>
      <w:r w:rsidRPr="00707385">
        <w:rPr>
          <w:rFonts w:cs="Times"/>
          <w:szCs w:val="20"/>
        </w:rPr>
        <w:t>FFS: whether/how the CSI measurement window and reporting window are configured</w:t>
      </w:r>
      <w:r w:rsidR="00613BCD">
        <w:rPr>
          <w:rFonts w:cs="Times"/>
          <w:szCs w:val="20"/>
        </w:rPr>
        <w:t>.</w:t>
      </w:r>
    </w:p>
    <w:p w14:paraId="26BE57A6" w14:textId="77777777" w:rsidR="008F4B8C" w:rsidRDefault="008F4B8C" w:rsidP="007A3291">
      <w:pPr>
        <w:pStyle w:val="Heading3"/>
      </w:pPr>
      <w:bookmarkStart w:id="259" w:name="_Toc101357039"/>
      <w:bookmarkStart w:id="260" w:name="_Toc105521377"/>
      <w:r>
        <w:t>Reference signal enhancement</w:t>
      </w:r>
      <w:bookmarkEnd w:id="259"/>
      <w:bookmarkEnd w:id="260"/>
    </w:p>
    <w:p w14:paraId="6F353299" w14:textId="77777777" w:rsidR="008F4B8C" w:rsidRDefault="008F4B8C" w:rsidP="007A3291">
      <w:pPr>
        <w:pStyle w:val="Heading4"/>
      </w:pPr>
      <w:bookmarkStart w:id="261" w:name="_Toc101357040"/>
      <w:bookmarkStart w:id="262" w:name="_Toc105521378"/>
      <w:r>
        <w:t>Increased number of orthogonal DMRS ports</w:t>
      </w:r>
      <w:bookmarkEnd w:id="261"/>
      <w:bookmarkEnd w:id="262"/>
    </w:p>
    <w:p w14:paraId="66E319BB" w14:textId="50757669" w:rsidR="008F4B8C" w:rsidRDefault="008F4B8C" w:rsidP="008F4B8C">
      <w:pPr>
        <w:rPr>
          <w:i/>
          <w:iCs/>
        </w:rPr>
      </w:pPr>
      <w:r>
        <w:rPr>
          <w:i/>
          <w:iCs/>
        </w:rPr>
        <w:t>Including increasing orthogonal DMRS ports for UL/DL MU-MIMO and 8 Tx UL SU-MIMO.</w:t>
      </w:r>
    </w:p>
    <w:p w14:paraId="454C7302" w14:textId="33F15AEC" w:rsidR="007A3291" w:rsidRDefault="007A3291" w:rsidP="007A3291"/>
    <w:p w14:paraId="3E16885D" w14:textId="39F38B22" w:rsidR="00A06E2A" w:rsidRDefault="001B5688" w:rsidP="00A06E2A">
      <w:pPr>
        <w:rPr>
          <w:iCs/>
        </w:rPr>
      </w:pPr>
      <w:hyperlink r:id="rId1630" w:history="1">
        <w:r w:rsidR="000B5C49">
          <w:rPr>
            <w:rStyle w:val="Hyperlink"/>
            <w:b/>
            <w:bCs/>
            <w:iCs/>
          </w:rPr>
          <w:t>R1-2205112</w:t>
        </w:r>
      </w:hyperlink>
      <w:r w:rsidR="00A06E2A" w:rsidRPr="00A06E2A">
        <w:rPr>
          <w:b/>
          <w:bCs/>
          <w:iCs/>
        </w:rPr>
        <w:tab/>
        <w:t>Increased number of orthogonal DMRS ports</w:t>
      </w:r>
      <w:r w:rsidR="00A06E2A" w:rsidRPr="00A06E2A">
        <w:rPr>
          <w:b/>
          <w:bCs/>
          <w:iCs/>
        </w:rPr>
        <w:tab/>
        <w:t>Ericsson</w:t>
      </w:r>
      <w:r w:rsidR="00A06E2A">
        <w:rPr>
          <w:iCs/>
        </w:rPr>
        <w:tab/>
        <w:t xml:space="preserve">(rev of </w:t>
      </w:r>
      <w:hyperlink r:id="rId1631" w:history="1">
        <w:r w:rsidR="000B5C49">
          <w:rPr>
            <w:rStyle w:val="Hyperlink"/>
            <w:iCs/>
          </w:rPr>
          <w:t>R1-2203643</w:t>
        </w:r>
      </w:hyperlink>
      <w:r w:rsidR="00A06E2A">
        <w:rPr>
          <w:iCs/>
        </w:rPr>
        <w:t>)</w:t>
      </w:r>
    </w:p>
    <w:p w14:paraId="797B597F" w14:textId="5AF6F570" w:rsidR="00A06E2A" w:rsidRPr="00A06E2A" w:rsidRDefault="001B5688" w:rsidP="00842CF4">
      <w:pPr>
        <w:pStyle w:val="ListParagraph"/>
        <w:numPr>
          <w:ilvl w:val="0"/>
          <w:numId w:val="126"/>
        </w:numPr>
        <w:spacing w:after="0"/>
        <w:ind w:left="714" w:hanging="357"/>
        <w:rPr>
          <w:rFonts w:asciiTheme="minorHAnsi" w:eastAsiaTheme="minorEastAsia" w:hAnsiTheme="minorHAnsi"/>
          <w:b/>
          <w:noProof/>
          <w:sz w:val="18"/>
          <w:szCs w:val="18"/>
        </w:rPr>
      </w:pPr>
      <w:hyperlink w:anchor="_Toc102152503" w:history="1">
        <w:r w:rsidR="00A06E2A" w:rsidRPr="00A06E2A">
          <w:rPr>
            <w:rStyle w:val="Hyperlink"/>
            <w:noProof/>
            <w:color w:val="auto"/>
            <w:sz w:val="18"/>
            <w:szCs w:val="18"/>
            <w:u w:val="none"/>
          </w:rPr>
          <w:t>Proposal 1</w:t>
        </w:r>
        <w:r w:rsidR="00A06E2A">
          <w:rPr>
            <w:rStyle w:val="Hyperlink"/>
            <w:noProof/>
            <w:color w:val="auto"/>
            <w:sz w:val="18"/>
            <w:szCs w:val="18"/>
            <w:u w:val="none"/>
          </w:rPr>
          <w:t xml:space="preserve">: </w:t>
        </w:r>
        <w:r w:rsidR="00A06E2A" w:rsidRPr="00A06E2A">
          <w:rPr>
            <w:rStyle w:val="Hyperlink"/>
            <w:noProof/>
            <w:color w:val="auto"/>
            <w:sz w:val="18"/>
            <w:szCs w:val="18"/>
            <w:u w:val="none"/>
          </w:rPr>
          <w:t>For a UE configured with Rel.18 DMRS, strive for a design that allows a dynamic (e.g. per slot) fall back to using legacy DMRS.</w:t>
        </w:r>
      </w:hyperlink>
    </w:p>
    <w:p w14:paraId="0C2549B6" w14:textId="4E49616E" w:rsidR="00A06E2A" w:rsidRPr="00A06E2A" w:rsidRDefault="001B5688" w:rsidP="00842CF4">
      <w:pPr>
        <w:pStyle w:val="ListParagraph"/>
        <w:numPr>
          <w:ilvl w:val="0"/>
          <w:numId w:val="126"/>
        </w:numPr>
        <w:spacing w:after="0"/>
        <w:ind w:left="714" w:hanging="357"/>
        <w:rPr>
          <w:rFonts w:asciiTheme="minorHAnsi" w:eastAsiaTheme="minorEastAsia" w:hAnsiTheme="minorHAnsi"/>
          <w:b/>
          <w:noProof/>
          <w:sz w:val="18"/>
          <w:szCs w:val="18"/>
        </w:rPr>
      </w:pPr>
      <w:hyperlink w:anchor="_Toc102152504" w:history="1">
        <w:r w:rsidR="00A06E2A" w:rsidRPr="00A06E2A">
          <w:rPr>
            <w:rStyle w:val="Hyperlink"/>
            <w:noProof/>
            <w:color w:val="auto"/>
            <w:sz w:val="18"/>
            <w:szCs w:val="18"/>
            <w:u w:val="none"/>
          </w:rPr>
          <w:t>Proposal 2</w:t>
        </w:r>
        <w:r w:rsidR="00A06E2A">
          <w:rPr>
            <w:rStyle w:val="Hyperlink"/>
            <w:noProof/>
            <w:color w:val="auto"/>
            <w:sz w:val="18"/>
            <w:szCs w:val="18"/>
            <w:u w:val="none"/>
          </w:rPr>
          <w:t xml:space="preserve">: </w:t>
        </w:r>
        <w:r w:rsidR="00A06E2A" w:rsidRPr="00A06E2A">
          <w:rPr>
            <w:rStyle w:val="Hyperlink"/>
            <w:noProof/>
            <w:color w:val="auto"/>
            <w:sz w:val="18"/>
            <w:szCs w:val="18"/>
            <w:u w:val="none"/>
          </w:rPr>
          <w:t>In the new DMRS design, strive for maximizing simultaneous MU-MIMO scheduling of legacy and Rel.18 UEs.</w:t>
        </w:r>
      </w:hyperlink>
    </w:p>
    <w:p w14:paraId="0D89863D" w14:textId="54F5F9C3" w:rsidR="00A06E2A" w:rsidRPr="00A06E2A" w:rsidRDefault="001B5688" w:rsidP="00842CF4">
      <w:pPr>
        <w:pStyle w:val="ListParagraph"/>
        <w:numPr>
          <w:ilvl w:val="0"/>
          <w:numId w:val="126"/>
        </w:numPr>
        <w:spacing w:after="0"/>
        <w:ind w:left="714" w:hanging="357"/>
        <w:rPr>
          <w:rFonts w:asciiTheme="minorHAnsi" w:eastAsiaTheme="minorEastAsia" w:hAnsiTheme="minorHAnsi"/>
          <w:b/>
          <w:noProof/>
          <w:sz w:val="18"/>
          <w:szCs w:val="18"/>
        </w:rPr>
      </w:pPr>
      <w:hyperlink w:anchor="_Toc102152505" w:history="1">
        <w:r w:rsidR="00A06E2A" w:rsidRPr="00A06E2A">
          <w:rPr>
            <w:rStyle w:val="Hyperlink"/>
            <w:noProof/>
            <w:color w:val="auto"/>
            <w:sz w:val="18"/>
            <w:szCs w:val="18"/>
            <w:u w:val="none"/>
          </w:rPr>
          <w:t>Proposal 3</w:t>
        </w:r>
        <w:r w:rsidR="00A06E2A">
          <w:rPr>
            <w:rStyle w:val="Hyperlink"/>
            <w:noProof/>
            <w:color w:val="auto"/>
            <w:sz w:val="18"/>
            <w:szCs w:val="18"/>
            <w:u w:val="none"/>
          </w:rPr>
          <w:t>:</w:t>
        </w:r>
        <w:r w:rsidR="00A06E2A" w:rsidRPr="00A06E2A">
          <w:rPr>
            <w:rStyle w:val="Hyperlink"/>
            <w:noProof/>
            <w:color w:val="auto"/>
            <w:sz w:val="18"/>
            <w:szCs w:val="18"/>
            <w:u w:val="none"/>
          </w:rPr>
          <w:t>Strive to at least have the same fundamental Rel.18 DMRS design (i.e. as described in 38.211) for DL and UL for a given DMRS Type</w:t>
        </w:r>
      </w:hyperlink>
    </w:p>
    <w:p w14:paraId="6FEF91B2" w14:textId="58D01644" w:rsidR="00A06E2A" w:rsidRPr="00A06E2A" w:rsidRDefault="001B5688" w:rsidP="00842CF4">
      <w:pPr>
        <w:pStyle w:val="ListParagraph"/>
        <w:numPr>
          <w:ilvl w:val="0"/>
          <w:numId w:val="126"/>
        </w:numPr>
        <w:spacing w:after="0"/>
        <w:ind w:left="714" w:hanging="357"/>
        <w:rPr>
          <w:rFonts w:asciiTheme="minorHAnsi" w:eastAsiaTheme="minorEastAsia" w:hAnsiTheme="minorHAnsi"/>
          <w:b/>
          <w:noProof/>
          <w:sz w:val="18"/>
          <w:szCs w:val="18"/>
        </w:rPr>
      </w:pPr>
      <w:hyperlink w:anchor="_Toc102152506" w:history="1">
        <w:r w:rsidR="00A06E2A" w:rsidRPr="00A06E2A">
          <w:rPr>
            <w:rStyle w:val="Hyperlink"/>
            <w:noProof/>
            <w:color w:val="auto"/>
            <w:sz w:val="18"/>
            <w:szCs w:val="18"/>
            <w:u w:val="none"/>
          </w:rPr>
          <w:t>Proposal 4</w:t>
        </w:r>
        <w:r w:rsidR="00A06E2A">
          <w:rPr>
            <w:rStyle w:val="Hyperlink"/>
            <w:noProof/>
            <w:color w:val="auto"/>
            <w:sz w:val="18"/>
            <w:szCs w:val="18"/>
            <w:u w:val="none"/>
          </w:rPr>
          <w:t xml:space="preserve">: </w:t>
        </w:r>
        <w:r w:rsidR="00A06E2A" w:rsidRPr="00A06E2A">
          <w:rPr>
            <w:rStyle w:val="Hyperlink"/>
            <w:noProof/>
            <w:color w:val="auto"/>
            <w:sz w:val="18"/>
            <w:szCs w:val="18"/>
            <w:u w:val="none"/>
          </w:rPr>
          <w:t>Study the use of TD-OCC (Option C) on top of the single symbol DMRS enhancements (Option A and B), to provide an alternative to the channel estimator of separating DM-RS ports in the time domain instead of the frequency domain if delay spread is excessive.</w:t>
        </w:r>
      </w:hyperlink>
    </w:p>
    <w:p w14:paraId="54B55B10" w14:textId="23336DC1" w:rsidR="00A06E2A" w:rsidRPr="00A06E2A" w:rsidRDefault="001B5688" w:rsidP="00842CF4">
      <w:pPr>
        <w:pStyle w:val="ListParagraph"/>
        <w:numPr>
          <w:ilvl w:val="0"/>
          <w:numId w:val="126"/>
        </w:numPr>
        <w:spacing w:after="0"/>
        <w:ind w:left="714" w:hanging="357"/>
        <w:rPr>
          <w:rFonts w:asciiTheme="minorHAnsi" w:eastAsiaTheme="minorEastAsia" w:hAnsiTheme="minorHAnsi"/>
          <w:b/>
          <w:noProof/>
          <w:sz w:val="18"/>
          <w:szCs w:val="18"/>
        </w:rPr>
      </w:pPr>
      <w:hyperlink w:anchor="_Toc102152507" w:history="1">
        <w:r w:rsidR="00A06E2A" w:rsidRPr="00A06E2A">
          <w:rPr>
            <w:rStyle w:val="Hyperlink"/>
            <w:noProof/>
            <w:color w:val="auto"/>
            <w:sz w:val="18"/>
            <w:szCs w:val="18"/>
            <w:u w:val="none"/>
          </w:rPr>
          <w:t>Proposal 5</w:t>
        </w:r>
        <w:r w:rsidR="00A06E2A">
          <w:rPr>
            <w:rStyle w:val="Hyperlink"/>
            <w:noProof/>
            <w:color w:val="auto"/>
            <w:sz w:val="18"/>
            <w:szCs w:val="18"/>
            <w:u w:val="none"/>
          </w:rPr>
          <w:t xml:space="preserve">: </w:t>
        </w:r>
        <w:r w:rsidR="00A06E2A" w:rsidRPr="00A06E2A">
          <w:rPr>
            <w:rStyle w:val="Hyperlink"/>
            <w:noProof/>
            <w:color w:val="auto"/>
            <w:sz w:val="18"/>
            <w:szCs w:val="18"/>
            <w:u w:val="none"/>
          </w:rPr>
          <w:t>Study solutions and options for Rel.18 DMRS options that creates an issue with Orphan REs, i.e., when the edge of the scheduling bandwidth result in use of fractional length FD-OCC code.</w:t>
        </w:r>
      </w:hyperlink>
    </w:p>
    <w:p w14:paraId="4C736953" w14:textId="53615113" w:rsidR="00A06E2A" w:rsidRPr="00A06E2A" w:rsidRDefault="001B5688" w:rsidP="00842CF4">
      <w:pPr>
        <w:pStyle w:val="ListParagraph"/>
        <w:numPr>
          <w:ilvl w:val="0"/>
          <w:numId w:val="126"/>
        </w:numPr>
        <w:spacing w:after="0"/>
        <w:ind w:left="714" w:hanging="357"/>
        <w:rPr>
          <w:rFonts w:asciiTheme="minorHAnsi" w:eastAsiaTheme="minorEastAsia" w:hAnsiTheme="minorHAnsi"/>
          <w:b/>
          <w:noProof/>
          <w:sz w:val="18"/>
          <w:szCs w:val="18"/>
        </w:rPr>
      </w:pPr>
      <w:hyperlink w:anchor="_Toc102152508" w:history="1">
        <w:r w:rsidR="00A06E2A" w:rsidRPr="00A06E2A">
          <w:rPr>
            <w:rStyle w:val="Hyperlink"/>
            <w:noProof/>
            <w:color w:val="auto"/>
            <w:sz w:val="18"/>
            <w:szCs w:val="18"/>
            <w:u w:val="none"/>
          </w:rPr>
          <w:t>Proposal 6</w:t>
        </w:r>
        <w:r w:rsidR="00A06E2A">
          <w:rPr>
            <w:rStyle w:val="Hyperlink"/>
            <w:noProof/>
            <w:color w:val="auto"/>
            <w:sz w:val="18"/>
            <w:szCs w:val="18"/>
            <w:u w:val="none"/>
          </w:rPr>
          <w:t xml:space="preserve">: </w:t>
        </w:r>
        <w:r w:rsidR="00A06E2A" w:rsidRPr="00A06E2A">
          <w:rPr>
            <w:rStyle w:val="Hyperlink"/>
            <w:noProof/>
            <w:color w:val="auto"/>
            <w:sz w:val="18"/>
            <w:szCs w:val="18"/>
            <w:u w:val="none"/>
          </w:rPr>
          <w:t>Study antenna port tables and PTRS to DMRS port mapping to support 8 Tx UL SU-MIMO.</w:t>
        </w:r>
      </w:hyperlink>
    </w:p>
    <w:p w14:paraId="4D39D112" w14:textId="72CB6775" w:rsidR="00A06E2A" w:rsidRDefault="00A06E2A" w:rsidP="007A3291">
      <w:r w:rsidRPr="00A06E2A">
        <w:rPr>
          <w:b/>
          <w:bCs/>
        </w:rPr>
        <w:t>Decision:</w:t>
      </w:r>
      <w:r>
        <w:t xml:space="preserve"> The document is noted.</w:t>
      </w:r>
    </w:p>
    <w:p w14:paraId="004CF296" w14:textId="77777777" w:rsidR="00A06E2A" w:rsidRDefault="00A06E2A" w:rsidP="007A3291"/>
    <w:p w14:paraId="315F0868" w14:textId="7E0B7A1C" w:rsidR="008F4B8C" w:rsidRPr="00B93DA4" w:rsidRDefault="001B5688" w:rsidP="008F4B8C">
      <w:pPr>
        <w:rPr>
          <w:iCs/>
        </w:rPr>
      </w:pPr>
      <w:hyperlink r:id="rId1632" w:history="1">
        <w:r w:rsidR="000B5C49">
          <w:rPr>
            <w:rStyle w:val="Hyperlink"/>
            <w:iCs/>
          </w:rPr>
          <w:t>R1-2203063</w:t>
        </w:r>
      </w:hyperlink>
      <w:r w:rsidR="008F4B8C" w:rsidRPr="00B93DA4">
        <w:rPr>
          <w:iCs/>
        </w:rPr>
        <w:tab/>
        <w:t>Increased number of orthogonal DMRS ports</w:t>
      </w:r>
      <w:r w:rsidR="008F4B8C" w:rsidRPr="00B93DA4">
        <w:rPr>
          <w:iCs/>
        </w:rPr>
        <w:tab/>
        <w:t>FUTUREWEI</w:t>
      </w:r>
    </w:p>
    <w:p w14:paraId="25D23FB8" w14:textId="036920F4" w:rsidR="008F4B8C" w:rsidRPr="00B93DA4" w:rsidRDefault="001B5688" w:rsidP="008F4B8C">
      <w:pPr>
        <w:rPr>
          <w:iCs/>
        </w:rPr>
      </w:pPr>
      <w:hyperlink r:id="rId1633" w:history="1">
        <w:r w:rsidR="000B5C49">
          <w:rPr>
            <w:rStyle w:val="Hyperlink"/>
            <w:iCs/>
          </w:rPr>
          <w:t>R1-2203152</w:t>
        </w:r>
      </w:hyperlink>
      <w:r w:rsidR="008F4B8C" w:rsidRPr="00B93DA4">
        <w:rPr>
          <w:iCs/>
        </w:rPr>
        <w:tab/>
        <w:t>Enhancements on DMRS in Rel-18</w:t>
      </w:r>
      <w:r w:rsidR="008F4B8C" w:rsidRPr="00B93DA4">
        <w:rPr>
          <w:iCs/>
        </w:rPr>
        <w:tab/>
        <w:t>Huawei, HiSilicon</w:t>
      </w:r>
    </w:p>
    <w:p w14:paraId="0DE349B1" w14:textId="467FA0D8" w:rsidR="008F4B8C" w:rsidRPr="00B93DA4" w:rsidRDefault="001B5688" w:rsidP="008F4B8C">
      <w:pPr>
        <w:rPr>
          <w:iCs/>
        </w:rPr>
      </w:pPr>
      <w:hyperlink r:id="rId1634" w:history="1">
        <w:r w:rsidR="000B5C49">
          <w:rPr>
            <w:rStyle w:val="Hyperlink"/>
            <w:iCs/>
          </w:rPr>
          <w:t>R1-2203266</w:t>
        </w:r>
      </w:hyperlink>
      <w:r w:rsidR="008F4B8C" w:rsidRPr="00B93DA4">
        <w:rPr>
          <w:iCs/>
        </w:rPr>
        <w:tab/>
        <w:t>DMRS enhancement for UL/DL MU-MIMO and 8 Tx UL SU-MIMO</w:t>
      </w:r>
      <w:r w:rsidR="008F4B8C" w:rsidRPr="00B93DA4">
        <w:rPr>
          <w:iCs/>
        </w:rPr>
        <w:tab/>
        <w:t>ZTE</w:t>
      </w:r>
    </w:p>
    <w:p w14:paraId="638EC897" w14:textId="01A33203" w:rsidR="008F4B8C" w:rsidRPr="00B93DA4" w:rsidRDefault="001B5688" w:rsidP="008F4B8C">
      <w:pPr>
        <w:rPr>
          <w:iCs/>
        </w:rPr>
      </w:pPr>
      <w:hyperlink r:id="rId1635" w:history="1">
        <w:r w:rsidR="000B5C49">
          <w:rPr>
            <w:rStyle w:val="Hyperlink"/>
            <w:iCs/>
          </w:rPr>
          <w:t>R1-2203323</w:t>
        </w:r>
      </w:hyperlink>
      <w:r w:rsidR="008F4B8C" w:rsidRPr="00B93DA4">
        <w:rPr>
          <w:iCs/>
        </w:rPr>
        <w:tab/>
        <w:t>Discussion on increased number of orthogonal DMRS ports</w:t>
      </w:r>
      <w:r w:rsidR="008F4B8C" w:rsidRPr="00B93DA4">
        <w:rPr>
          <w:iCs/>
        </w:rPr>
        <w:tab/>
        <w:t>Spreadtrum Communications</w:t>
      </w:r>
    </w:p>
    <w:p w14:paraId="77B23905" w14:textId="5A82CAA2" w:rsidR="008F4B8C" w:rsidRPr="00B93DA4" w:rsidRDefault="001B5688" w:rsidP="008F4B8C">
      <w:pPr>
        <w:rPr>
          <w:iCs/>
        </w:rPr>
      </w:pPr>
      <w:hyperlink r:id="rId1636" w:history="1">
        <w:r w:rsidR="000B5C49">
          <w:rPr>
            <w:rStyle w:val="Hyperlink"/>
            <w:iCs/>
          </w:rPr>
          <w:t>R1-2203381</w:t>
        </w:r>
      </w:hyperlink>
      <w:r w:rsidR="008F4B8C" w:rsidRPr="00B93DA4">
        <w:rPr>
          <w:iCs/>
        </w:rPr>
        <w:tab/>
        <w:t>High Capacity DMRS</w:t>
      </w:r>
      <w:r w:rsidR="008F4B8C" w:rsidRPr="00B93DA4">
        <w:rPr>
          <w:iCs/>
        </w:rPr>
        <w:tab/>
        <w:t>InterDigital, Inc.</w:t>
      </w:r>
    </w:p>
    <w:p w14:paraId="0B4271CD" w14:textId="274AE74D" w:rsidR="008F4B8C" w:rsidRPr="00B93DA4" w:rsidRDefault="001B5688" w:rsidP="008F4B8C">
      <w:pPr>
        <w:rPr>
          <w:iCs/>
        </w:rPr>
      </w:pPr>
      <w:hyperlink r:id="rId1637" w:history="1">
        <w:r w:rsidR="000B5C49">
          <w:rPr>
            <w:rStyle w:val="Hyperlink"/>
            <w:iCs/>
          </w:rPr>
          <w:t>R1-2203403</w:t>
        </w:r>
      </w:hyperlink>
      <w:r w:rsidR="008F4B8C" w:rsidRPr="00B93DA4">
        <w:rPr>
          <w:iCs/>
        </w:rPr>
        <w:tab/>
        <w:t>Discussions on increased number of orthogonal DMRS ports</w:t>
      </w:r>
      <w:r w:rsidR="008F4B8C" w:rsidRPr="00B93DA4">
        <w:rPr>
          <w:iCs/>
        </w:rPr>
        <w:tab/>
        <w:t>New H3C Technologies Co., Ltd.</w:t>
      </w:r>
    </w:p>
    <w:p w14:paraId="0F14780D" w14:textId="503E033F" w:rsidR="008F4B8C" w:rsidRPr="00B93DA4" w:rsidRDefault="001B5688" w:rsidP="008F4B8C">
      <w:pPr>
        <w:rPr>
          <w:iCs/>
        </w:rPr>
      </w:pPr>
      <w:hyperlink r:id="rId1638" w:history="1">
        <w:r w:rsidR="000B5C49">
          <w:rPr>
            <w:rStyle w:val="Hyperlink"/>
            <w:iCs/>
          </w:rPr>
          <w:t>R1-2203444</w:t>
        </w:r>
      </w:hyperlink>
      <w:r w:rsidR="008F4B8C" w:rsidRPr="00B93DA4">
        <w:rPr>
          <w:iCs/>
        </w:rPr>
        <w:tab/>
        <w:t>On increased number of orthogonal DMRS ports</w:t>
      </w:r>
      <w:r w:rsidR="008F4B8C" w:rsidRPr="00B93DA4">
        <w:rPr>
          <w:iCs/>
        </w:rPr>
        <w:tab/>
        <w:t>CATT</w:t>
      </w:r>
    </w:p>
    <w:p w14:paraId="1F4E5581" w14:textId="401EA9BD" w:rsidR="008F4B8C" w:rsidRDefault="001B5688" w:rsidP="008F4B8C">
      <w:pPr>
        <w:rPr>
          <w:iCs/>
        </w:rPr>
      </w:pPr>
      <w:hyperlink r:id="rId1639" w:history="1">
        <w:r w:rsidR="000B5C49">
          <w:rPr>
            <w:rStyle w:val="Hyperlink"/>
            <w:iCs/>
          </w:rPr>
          <w:t>R1-2203544</w:t>
        </w:r>
      </w:hyperlink>
      <w:r w:rsidR="008F4B8C" w:rsidRPr="00B93DA4">
        <w:rPr>
          <w:iCs/>
        </w:rPr>
        <w:tab/>
        <w:t>Views on DMRS enhancements</w:t>
      </w:r>
      <w:r w:rsidR="008F4B8C" w:rsidRPr="00B93DA4">
        <w:rPr>
          <w:iCs/>
        </w:rPr>
        <w:tab/>
        <w:t>vivo</w:t>
      </w:r>
    </w:p>
    <w:p w14:paraId="0CC6ADEB" w14:textId="2F6E7BA0" w:rsidR="008F4B8C" w:rsidRDefault="001B5688" w:rsidP="008F4B8C">
      <w:pPr>
        <w:rPr>
          <w:iCs/>
        </w:rPr>
      </w:pPr>
      <w:hyperlink r:id="rId1640" w:history="1">
        <w:r w:rsidR="000B5C49">
          <w:rPr>
            <w:rStyle w:val="Hyperlink"/>
            <w:iCs/>
          </w:rPr>
          <w:t>R1-2203684</w:t>
        </w:r>
      </w:hyperlink>
      <w:r w:rsidR="008F4B8C" w:rsidRPr="00B93DA4">
        <w:rPr>
          <w:iCs/>
        </w:rPr>
        <w:tab/>
        <w:t>Discussion on increased number of orthogonal DMRS ports</w:t>
      </w:r>
      <w:r w:rsidR="008F4B8C" w:rsidRPr="00B93DA4">
        <w:rPr>
          <w:iCs/>
        </w:rPr>
        <w:tab/>
        <w:t>NEC</w:t>
      </w:r>
    </w:p>
    <w:p w14:paraId="3D0AB9A8" w14:textId="72337996" w:rsidR="008F4B8C" w:rsidRPr="00B93DA4" w:rsidRDefault="001B5688" w:rsidP="008F4B8C">
      <w:pPr>
        <w:rPr>
          <w:iCs/>
        </w:rPr>
      </w:pPr>
      <w:hyperlink r:id="rId1641" w:history="1">
        <w:r w:rsidR="000B5C49">
          <w:rPr>
            <w:rStyle w:val="Hyperlink"/>
            <w:iCs/>
          </w:rPr>
          <w:t>R1-2205159</w:t>
        </w:r>
      </w:hyperlink>
      <w:r w:rsidR="00A06E2A" w:rsidRPr="00A06E2A">
        <w:rPr>
          <w:iCs/>
        </w:rPr>
        <w:tab/>
        <w:t>Discussion on DMRS enhancement</w:t>
      </w:r>
      <w:r w:rsidR="00A06E2A" w:rsidRPr="00A06E2A">
        <w:rPr>
          <w:iCs/>
        </w:rPr>
        <w:tab/>
        <w:t>xiaomi</w:t>
      </w:r>
      <w:r w:rsidR="00A06E2A">
        <w:rPr>
          <w:iCs/>
        </w:rPr>
        <w:tab/>
        <w:t xml:space="preserve">(rev of </w:t>
      </w:r>
      <w:hyperlink r:id="rId1642" w:history="1">
        <w:r w:rsidR="000B5C49">
          <w:rPr>
            <w:rStyle w:val="Hyperlink"/>
            <w:iCs/>
          </w:rPr>
          <w:t>R1-2203796</w:t>
        </w:r>
      </w:hyperlink>
      <w:r w:rsidR="00A06E2A">
        <w:rPr>
          <w:iCs/>
        </w:rPr>
        <w:t>)</w:t>
      </w:r>
    </w:p>
    <w:p w14:paraId="5F813F17" w14:textId="6DEDA501" w:rsidR="008F4B8C" w:rsidRPr="00B93DA4" w:rsidRDefault="001B5688" w:rsidP="008F4B8C">
      <w:pPr>
        <w:rPr>
          <w:iCs/>
        </w:rPr>
      </w:pPr>
      <w:hyperlink r:id="rId1643" w:history="1">
        <w:r w:rsidR="000B5C49">
          <w:rPr>
            <w:rStyle w:val="Hyperlink"/>
            <w:iCs/>
          </w:rPr>
          <w:t>R1-2203891</w:t>
        </w:r>
      </w:hyperlink>
      <w:r w:rsidR="008F4B8C" w:rsidRPr="00B93DA4">
        <w:rPr>
          <w:iCs/>
        </w:rPr>
        <w:tab/>
        <w:t>Views on DMRS enhancements</w:t>
      </w:r>
      <w:r w:rsidR="008F4B8C" w:rsidRPr="00B93DA4">
        <w:rPr>
          <w:iCs/>
        </w:rPr>
        <w:tab/>
        <w:t>Samsung</w:t>
      </w:r>
    </w:p>
    <w:p w14:paraId="7C5E461F" w14:textId="5BAE294D" w:rsidR="008F4B8C" w:rsidRPr="00B93DA4" w:rsidRDefault="001B5688" w:rsidP="008F4B8C">
      <w:pPr>
        <w:rPr>
          <w:iCs/>
        </w:rPr>
      </w:pPr>
      <w:hyperlink r:id="rId1644" w:history="1">
        <w:r w:rsidR="000B5C49">
          <w:rPr>
            <w:rStyle w:val="Hyperlink"/>
            <w:iCs/>
          </w:rPr>
          <w:t>R1-2203956</w:t>
        </w:r>
      </w:hyperlink>
      <w:r w:rsidR="008F4B8C" w:rsidRPr="00B93DA4">
        <w:rPr>
          <w:iCs/>
        </w:rPr>
        <w:tab/>
        <w:t>DMRS enhancement for Rel-18 MIMO</w:t>
      </w:r>
      <w:r w:rsidR="008F4B8C" w:rsidRPr="00B93DA4">
        <w:rPr>
          <w:iCs/>
        </w:rPr>
        <w:tab/>
        <w:t>OPPO</w:t>
      </w:r>
    </w:p>
    <w:p w14:paraId="47B4FB43" w14:textId="389B3962" w:rsidR="008F4B8C" w:rsidRPr="00B93DA4" w:rsidRDefault="001B5688" w:rsidP="008F4B8C">
      <w:pPr>
        <w:rPr>
          <w:iCs/>
        </w:rPr>
      </w:pPr>
      <w:hyperlink r:id="rId1645" w:history="1">
        <w:r w:rsidR="000B5C49">
          <w:rPr>
            <w:rStyle w:val="Hyperlink"/>
            <w:iCs/>
          </w:rPr>
          <w:t>R1-2204144</w:t>
        </w:r>
      </w:hyperlink>
      <w:r w:rsidR="008F4B8C" w:rsidRPr="00B93DA4">
        <w:rPr>
          <w:iCs/>
        </w:rPr>
        <w:tab/>
        <w:t>Increased number of orthogonal DMRS ports</w:t>
      </w:r>
      <w:r w:rsidR="008F4B8C" w:rsidRPr="00B93DA4">
        <w:rPr>
          <w:iCs/>
        </w:rPr>
        <w:tab/>
        <w:t>LG Electronics</w:t>
      </w:r>
    </w:p>
    <w:p w14:paraId="051817AE" w14:textId="3CD03128" w:rsidR="008F4B8C" w:rsidRPr="00B93DA4" w:rsidRDefault="001B5688" w:rsidP="008F4B8C">
      <w:pPr>
        <w:rPr>
          <w:iCs/>
        </w:rPr>
      </w:pPr>
      <w:hyperlink r:id="rId1646" w:history="1">
        <w:r w:rsidR="000B5C49">
          <w:rPr>
            <w:rStyle w:val="Hyperlink"/>
            <w:iCs/>
          </w:rPr>
          <w:t>R1-2204165</w:t>
        </w:r>
      </w:hyperlink>
      <w:r w:rsidR="008F4B8C" w:rsidRPr="00B93DA4">
        <w:rPr>
          <w:iCs/>
        </w:rPr>
        <w:tab/>
        <w:t>Discussion of increased number of orthogonal  DMRS ports</w:t>
      </w:r>
      <w:r w:rsidR="008F4B8C" w:rsidRPr="00B93DA4">
        <w:rPr>
          <w:iCs/>
        </w:rPr>
        <w:tab/>
        <w:t>Lenovo</w:t>
      </w:r>
    </w:p>
    <w:p w14:paraId="085115A0" w14:textId="7E7A1EAD" w:rsidR="008F4B8C" w:rsidRPr="00B93DA4" w:rsidRDefault="001B5688" w:rsidP="008F4B8C">
      <w:pPr>
        <w:rPr>
          <w:iCs/>
        </w:rPr>
      </w:pPr>
      <w:hyperlink r:id="rId1647" w:history="1">
        <w:r w:rsidR="000B5C49">
          <w:rPr>
            <w:rStyle w:val="Hyperlink"/>
            <w:iCs/>
          </w:rPr>
          <w:t>R1-2204232</w:t>
        </w:r>
      </w:hyperlink>
      <w:r w:rsidR="008F4B8C" w:rsidRPr="00B93DA4">
        <w:rPr>
          <w:iCs/>
        </w:rPr>
        <w:tab/>
        <w:t>Views on supporting increased number of orthogonal DMRS ports</w:t>
      </w:r>
      <w:r w:rsidR="008F4B8C" w:rsidRPr="00B93DA4">
        <w:rPr>
          <w:iCs/>
        </w:rPr>
        <w:tab/>
        <w:t>Apple</w:t>
      </w:r>
    </w:p>
    <w:p w14:paraId="29B7636F" w14:textId="27CE6B78" w:rsidR="008F4B8C" w:rsidRPr="00B93DA4" w:rsidRDefault="001B5688" w:rsidP="008F4B8C">
      <w:pPr>
        <w:rPr>
          <w:iCs/>
        </w:rPr>
      </w:pPr>
      <w:hyperlink r:id="rId1648" w:history="1">
        <w:r w:rsidR="000B5C49">
          <w:rPr>
            <w:rStyle w:val="Hyperlink"/>
            <w:iCs/>
          </w:rPr>
          <w:t>R1-2204290</w:t>
        </w:r>
      </w:hyperlink>
      <w:r w:rsidR="008F4B8C" w:rsidRPr="00B93DA4">
        <w:rPr>
          <w:iCs/>
        </w:rPr>
        <w:tab/>
        <w:t>Discussion on increased number of orthogonal DMRS ports</w:t>
      </w:r>
      <w:r w:rsidR="008F4B8C" w:rsidRPr="00B93DA4">
        <w:rPr>
          <w:iCs/>
        </w:rPr>
        <w:tab/>
        <w:t>CMCC</w:t>
      </w:r>
    </w:p>
    <w:p w14:paraId="7B6E57A9" w14:textId="4BE11C66" w:rsidR="008F4B8C" w:rsidRPr="00B93DA4" w:rsidRDefault="001B5688" w:rsidP="008F4B8C">
      <w:pPr>
        <w:rPr>
          <w:iCs/>
        </w:rPr>
      </w:pPr>
      <w:hyperlink r:id="rId1649" w:history="1">
        <w:r w:rsidR="000B5C49">
          <w:rPr>
            <w:rStyle w:val="Hyperlink"/>
            <w:iCs/>
          </w:rPr>
          <w:t>R1-2204370</w:t>
        </w:r>
      </w:hyperlink>
      <w:r w:rsidR="008F4B8C" w:rsidRPr="00B93DA4">
        <w:rPr>
          <w:iCs/>
        </w:rPr>
        <w:tab/>
        <w:t>Discussion on increased number of orthogonal DMRS ports</w:t>
      </w:r>
      <w:r w:rsidR="008F4B8C" w:rsidRPr="00B93DA4">
        <w:rPr>
          <w:iCs/>
        </w:rPr>
        <w:tab/>
        <w:t>NTT DOCOMO, INC.</w:t>
      </w:r>
    </w:p>
    <w:p w14:paraId="328830E1" w14:textId="69A23293" w:rsidR="008F4B8C" w:rsidRPr="00B93DA4" w:rsidRDefault="001B5688" w:rsidP="008F4B8C">
      <w:pPr>
        <w:rPr>
          <w:iCs/>
        </w:rPr>
      </w:pPr>
      <w:hyperlink r:id="rId1650" w:history="1">
        <w:r w:rsidR="000B5C49">
          <w:rPr>
            <w:rStyle w:val="Hyperlink"/>
            <w:iCs/>
          </w:rPr>
          <w:t>R1-2204509</w:t>
        </w:r>
      </w:hyperlink>
      <w:r w:rsidR="008F4B8C" w:rsidRPr="00B93DA4">
        <w:rPr>
          <w:iCs/>
        </w:rPr>
        <w:tab/>
        <w:t>Increased number of orthogonal DMRS ports</w:t>
      </w:r>
      <w:r w:rsidR="008F4B8C" w:rsidRPr="00B93DA4">
        <w:rPr>
          <w:iCs/>
        </w:rPr>
        <w:tab/>
        <w:t>Sharp</w:t>
      </w:r>
    </w:p>
    <w:p w14:paraId="2DC7E39C" w14:textId="1E04F54F" w:rsidR="008F4B8C" w:rsidRPr="00B93DA4" w:rsidRDefault="001B5688" w:rsidP="008F4B8C">
      <w:pPr>
        <w:rPr>
          <w:iCs/>
        </w:rPr>
      </w:pPr>
      <w:hyperlink r:id="rId1651" w:history="1">
        <w:r w:rsidR="000B5C49">
          <w:rPr>
            <w:rStyle w:val="Hyperlink"/>
            <w:iCs/>
          </w:rPr>
          <w:t>R1-2204541</w:t>
        </w:r>
      </w:hyperlink>
      <w:r w:rsidR="008F4B8C" w:rsidRPr="00B93DA4">
        <w:rPr>
          <w:iCs/>
        </w:rPr>
        <w:tab/>
        <w:t>Rel-18 UL and DL DMRS Enhancements</w:t>
      </w:r>
      <w:r w:rsidR="008F4B8C" w:rsidRPr="00B93DA4">
        <w:rPr>
          <w:iCs/>
        </w:rPr>
        <w:tab/>
        <w:t>Nokia, Nokia Shanghai Bell</w:t>
      </w:r>
    </w:p>
    <w:p w14:paraId="6873902A" w14:textId="6B20DEF9" w:rsidR="008F4B8C" w:rsidRPr="00B93DA4" w:rsidRDefault="001B5688" w:rsidP="008F4B8C">
      <w:pPr>
        <w:rPr>
          <w:iCs/>
        </w:rPr>
      </w:pPr>
      <w:hyperlink r:id="rId1652" w:history="1">
        <w:r w:rsidR="000B5C49">
          <w:rPr>
            <w:rStyle w:val="Hyperlink"/>
            <w:iCs/>
          </w:rPr>
          <w:t>R1-2204677</w:t>
        </w:r>
      </w:hyperlink>
      <w:r w:rsidR="008F4B8C" w:rsidRPr="00B93DA4">
        <w:rPr>
          <w:iCs/>
        </w:rPr>
        <w:tab/>
        <w:t>Increased number of orthogonal DMRS ports</w:t>
      </w:r>
      <w:r w:rsidR="008F4B8C" w:rsidRPr="00B93DA4">
        <w:rPr>
          <w:iCs/>
        </w:rPr>
        <w:tab/>
        <w:t>Fraunhofer IIS, Fraunhofer HHI</w:t>
      </w:r>
    </w:p>
    <w:p w14:paraId="346E99D0" w14:textId="49947EA5" w:rsidR="008F4B8C" w:rsidRPr="00B93DA4" w:rsidRDefault="001B5688" w:rsidP="008F4B8C">
      <w:pPr>
        <w:rPr>
          <w:iCs/>
        </w:rPr>
      </w:pPr>
      <w:hyperlink r:id="rId1653" w:history="1">
        <w:r w:rsidR="000B5C49">
          <w:rPr>
            <w:rStyle w:val="Hyperlink"/>
            <w:iCs/>
          </w:rPr>
          <w:t>R1-2204693</w:t>
        </w:r>
      </w:hyperlink>
      <w:r w:rsidR="008F4B8C" w:rsidRPr="00B93DA4">
        <w:rPr>
          <w:iCs/>
        </w:rPr>
        <w:tab/>
        <w:t>Increased number of orthogonal DMRS ports</w:t>
      </w:r>
      <w:r w:rsidR="008F4B8C" w:rsidRPr="00B93DA4">
        <w:rPr>
          <w:iCs/>
        </w:rPr>
        <w:tab/>
        <w:t>MediaTek Inc.</w:t>
      </w:r>
    </w:p>
    <w:p w14:paraId="120F9263" w14:textId="0CB4085A" w:rsidR="008F4B8C" w:rsidRPr="00B93DA4" w:rsidRDefault="001B5688" w:rsidP="008F4B8C">
      <w:pPr>
        <w:rPr>
          <w:iCs/>
        </w:rPr>
      </w:pPr>
      <w:hyperlink r:id="rId1654" w:history="1">
        <w:r w:rsidR="000B5C49">
          <w:rPr>
            <w:rStyle w:val="Hyperlink"/>
            <w:iCs/>
          </w:rPr>
          <w:t>R1-2204788</w:t>
        </w:r>
      </w:hyperlink>
      <w:r w:rsidR="008F4B8C" w:rsidRPr="00B93DA4">
        <w:rPr>
          <w:iCs/>
        </w:rPr>
        <w:tab/>
        <w:t>Discussion on DMRS enhancement</w:t>
      </w:r>
      <w:r w:rsidR="008F4B8C" w:rsidRPr="00B93DA4">
        <w:rPr>
          <w:iCs/>
        </w:rPr>
        <w:tab/>
        <w:t>Intel Corporation</w:t>
      </w:r>
    </w:p>
    <w:p w14:paraId="7A6FA0ED" w14:textId="1D2A142F" w:rsidR="008F4B8C" w:rsidRDefault="001B5688" w:rsidP="008F4B8C">
      <w:pPr>
        <w:rPr>
          <w:iCs/>
        </w:rPr>
      </w:pPr>
      <w:hyperlink r:id="rId1655" w:history="1">
        <w:r w:rsidR="000B5C49">
          <w:rPr>
            <w:rStyle w:val="Hyperlink"/>
            <w:iCs/>
          </w:rPr>
          <w:t>R1-2205017</w:t>
        </w:r>
      </w:hyperlink>
      <w:r w:rsidR="008F4B8C" w:rsidRPr="00B93DA4">
        <w:rPr>
          <w:iCs/>
        </w:rPr>
        <w:tab/>
        <w:t>Design for increased number of orthogonal DMRS ports</w:t>
      </w:r>
      <w:r w:rsidR="008F4B8C" w:rsidRPr="00B93DA4">
        <w:rPr>
          <w:iCs/>
        </w:rPr>
        <w:tab/>
        <w:t>Qualcomm Incorporated</w:t>
      </w:r>
    </w:p>
    <w:p w14:paraId="6ABF9576" w14:textId="77777777" w:rsidR="00A06E2A" w:rsidRDefault="00A06E2A" w:rsidP="00A06E2A">
      <w:pPr>
        <w:rPr>
          <w:iCs/>
        </w:rPr>
      </w:pPr>
    </w:p>
    <w:p w14:paraId="3DB97527" w14:textId="77777777" w:rsidR="00A06E2A" w:rsidRPr="00B80F14" w:rsidRDefault="00A06E2A" w:rsidP="00A06E2A">
      <w:pPr>
        <w:rPr>
          <w:lang w:eastAsia="x-none"/>
        </w:rPr>
      </w:pPr>
      <w:r w:rsidRPr="00B80F14">
        <w:rPr>
          <w:lang w:eastAsia="x-none"/>
        </w:rPr>
        <w:t>[109-e-R18-MIMO-04] – Yuki (NTT DOCOMO)</w:t>
      </w:r>
    </w:p>
    <w:p w14:paraId="34086299" w14:textId="54EDB159" w:rsidR="00A06E2A" w:rsidRPr="00B80F14" w:rsidRDefault="00A06E2A" w:rsidP="00A06E2A">
      <w:pPr>
        <w:rPr>
          <w:lang w:eastAsia="x-none"/>
        </w:rPr>
      </w:pPr>
      <w:r w:rsidRPr="00B80F14">
        <w:rPr>
          <w:lang w:eastAsia="x-none"/>
        </w:rPr>
        <w:t>Email discussion on increased number orthogonal DMRS ports by May 20</w:t>
      </w:r>
    </w:p>
    <w:p w14:paraId="40BB4B9E" w14:textId="77777777" w:rsidR="00A06E2A" w:rsidRPr="00B80F14" w:rsidRDefault="00A06E2A" w:rsidP="00842CF4">
      <w:pPr>
        <w:numPr>
          <w:ilvl w:val="0"/>
          <w:numId w:val="125"/>
        </w:numPr>
        <w:rPr>
          <w:lang w:eastAsia="x-none"/>
        </w:rPr>
      </w:pPr>
      <w:r w:rsidRPr="00B80F14">
        <w:rPr>
          <w:lang w:eastAsia="x-none"/>
        </w:rPr>
        <w:t>Check points: May 13, May 20</w:t>
      </w:r>
    </w:p>
    <w:p w14:paraId="79BBA480" w14:textId="61DA062E" w:rsidR="00A06E2A" w:rsidRDefault="001B5688" w:rsidP="00A06E2A">
      <w:pPr>
        <w:rPr>
          <w:b/>
          <w:bCs/>
          <w:iCs/>
        </w:rPr>
      </w:pPr>
      <w:hyperlink r:id="rId1656" w:history="1">
        <w:r w:rsidR="000B5C49">
          <w:rPr>
            <w:rStyle w:val="Hyperlink"/>
            <w:b/>
            <w:bCs/>
            <w:iCs/>
          </w:rPr>
          <w:t>R1-2205208</w:t>
        </w:r>
      </w:hyperlink>
      <w:r w:rsidR="00A06E2A" w:rsidRPr="00B80F14">
        <w:rPr>
          <w:b/>
          <w:bCs/>
          <w:iCs/>
        </w:rPr>
        <w:tab/>
        <w:t>FL summary on DMRS</w:t>
      </w:r>
      <w:r w:rsidR="00A06E2A" w:rsidRPr="00B80F14">
        <w:rPr>
          <w:b/>
          <w:bCs/>
          <w:iCs/>
        </w:rPr>
        <w:tab/>
        <w:t>Moderator (NTT DOCOMO)</w:t>
      </w:r>
    </w:p>
    <w:p w14:paraId="2010FC73" w14:textId="1C00FC49" w:rsidR="00B80F14" w:rsidRPr="00B80F14" w:rsidRDefault="00B80F14" w:rsidP="00A06E2A">
      <w:pPr>
        <w:rPr>
          <w:iCs/>
        </w:rPr>
      </w:pPr>
      <w:r w:rsidRPr="00B80F14">
        <w:rPr>
          <w:b/>
          <w:bCs/>
          <w:iCs/>
        </w:rPr>
        <w:t>Decision:</w:t>
      </w:r>
      <w:r>
        <w:rPr>
          <w:iCs/>
        </w:rPr>
        <w:t xml:space="preserve"> As per email decision posted on May 13</w:t>
      </w:r>
      <w:r w:rsidRPr="00B80F14">
        <w:rPr>
          <w:iCs/>
          <w:vertAlign w:val="superscript"/>
        </w:rPr>
        <w:t>th</w:t>
      </w:r>
      <w:r>
        <w:rPr>
          <w:iCs/>
        </w:rPr>
        <w:t>,</w:t>
      </w:r>
    </w:p>
    <w:p w14:paraId="1D199A39" w14:textId="1599AFBB" w:rsidR="00B80F14" w:rsidRDefault="005F5BD6" w:rsidP="005F5BD6">
      <w:pPr>
        <w:rPr>
          <w:rFonts w:ascii="Times New Roman" w:hAnsi="Times New Roman"/>
          <w:lang w:val="en-US" w:eastAsia="en-GB"/>
        </w:rPr>
      </w:pPr>
      <w:r>
        <w:rPr>
          <w:shd w:val="clear" w:color="auto" w:fill="00FF00"/>
        </w:rPr>
        <w:t>Agreement</w:t>
      </w:r>
    </w:p>
    <w:p w14:paraId="7A3E4A54" w14:textId="43F74478" w:rsidR="00B80F14" w:rsidRPr="005F5BD6" w:rsidRDefault="00B80F14" w:rsidP="00CF6E6D">
      <w:pPr>
        <w:pStyle w:val="ListParagraph"/>
        <w:numPr>
          <w:ilvl w:val="0"/>
          <w:numId w:val="212"/>
        </w:numPr>
        <w:rPr>
          <w:rFonts w:eastAsia="Times New Roman"/>
          <w:lang w:val="en-US"/>
        </w:rPr>
      </w:pPr>
      <w:r w:rsidRPr="005F5BD6">
        <w:rPr>
          <w:rFonts w:eastAsia="Times New Roman"/>
          <w:shd w:val="clear" w:color="auto" w:fill="FFFFFF"/>
          <w:lang w:val="en-US"/>
        </w:rPr>
        <w:lastRenderedPageBreak/>
        <w:t>LLS is used for objective #3 (increasing DMRS ports for MU-MIMO) in Rel.18 MIMO, while SLS can be used optionally.</w:t>
      </w:r>
    </w:p>
    <w:p w14:paraId="15BB30BF" w14:textId="77777777" w:rsidR="005F5BD6" w:rsidRDefault="005F5BD6" w:rsidP="005F5BD6">
      <w:pPr>
        <w:rPr>
          <w:rFonts w:ascii="Times New Roman" w:hAnsi="Times New Roman"/>
          <w:lang w:val="en-US" w:eastAsia="en-GB"/>
        </w:rPr>
      </w:pPr>
      <w:r>
        <w:rPr>
          <w:shd w:val="clear" w:color="auto" w:fill="00FF00"/>
        </w:rPr>
        <w:t>Agreement</w:t>
      </w:r>
    </w:p>
    <w:p w14:paraId="38D21B28" w14:textId="4949BF44" w:rsidR="00B80F14" w:rsidRPr="005F5BD6" w:rsidRDefault="00B80F14" w:rsidP="00CF6E6D">
      <w:pPr>
        <w:pStyle w:val="ListParagraph"/>
        <w:numPr>
          <w:ilvl w:val="0"/>
          <w:numId w:val="212"/>
        </w:numPr>
        <w:rPr>
          <w:rFonts w:eastAsia="Times New Roman"/>
          <w:lang w:val="en-US"/>
        </w:rPr>
      </w:pPr>
      <w:r w:rsidRPr="005F5BD6">
        <w:rPr>
          <w:rFonts w:eastAsia="Times New Roman"/>
          <w:shd w:val="clear" w:color="auto" w:fill="FFFFFF"/>
          <w:lang w:val="en-US"/>
        </w:rPr>
        <w:t>No EVM discussion is needed for objective #5 (&gt;4 layers PUSCH DMRS) in AI 9.1.3.1 (DMRS) in Rel.18.</w:t>
      </w:r>
    </w:p>
    <w:p w14:paraId="3242B31E" w14:textId="77777777" w:rsidR="005F5BD6" w:rsidRDefault="005F5BD6" w:rsidP="005F5BD6">
      <w:pPr>
        <w:rPr>
          <w:rFonts w:ascii="Times New Roman" w:hAnsi="Times New Roman"/>
          <w:lang w:val="en-US" w:eastAsia="en-GB"/>
        </w:rPr>
      </w:pPr>
      <w:r>
        <w:rPr>
          <w:shd w:val="clear" w:color="auto" w:fill="00FF00"/>
        </w:rPr>
        <w:t>Agreement</w:t>
      </w:r>
    </w:p>
    <w:p w14:paraId="4DEE8E0A" w14:textId="5628C71F" w:rsidR="00B80F14" w:rsidRPr="005F5BD6" w:rsidRDefault="00B80F14" w:rsidP="00CF6E6D">
      <w:pPr>
        <w:pStyle w:val="ListParagraph"/>
        <w:numPr>
          <w:ilvl w:val="0"/>
          <w:numId w:val="212"/>
        </w:numPr>
        <w:rPr>
          <w:lang w:val="en-US"/>
        </w:rPr>
      </w:pPr>
      <w:r w:rsidRPr="005F5BD6">
        <w:rPr>
          <w:shd w:val="clear" w:color="auto" w:fill="FFFFFF"/>
          <w:lang w:val="en-US"/>
        </w:rPr>
        <w:t>LLS for increasing DMRS ports in AI 9.1.3.1 in Rel.18:</w:t>
      </w:r>
    </w:p>
    <w:p w14:paraId="53CC037A" w14:textId="0BBFC0B7" w:rsidR="00B80F14" w:rsidRPr="005F5BD6" w:rsidRDefault="00B80F14" w:rsidP="00CF6E6D">
      <w:pPr>
        <w:pStyle w:val="ListParagraph"/>
        <w:numPr>
          <w:ilvl w:val="1"/>
          <w:numId w:val="212"/>
        </w:numPr>
        <w:rPr>
          <w:lang w:val="en-US"/>
        </w:rPr>
      </w:pPr>
      <w:r w:rsidRPr="005F5BD6">
        <w:rPr>
          <w:shd w:val="clear" w:color="auto" w:fill="FFFFFF"/>
          <w:lang w:val="en-US"/>
        </w:rPr>
        <w:t>Evaluated channel: PDSCH as baseline (Companies can additionally submit evaluation results of PUSCH).</w:t>
      </w:r>
    </w:p>
    <w:p w14:paraId="54AE4419" w14:textId="76031ED0" w:rsidR="00B80F14" w:rsidRPr="005F5BD6" w:rsidRDefault="00B80F14" w:rsidP="00CF6E6D">
      <w:pPr>
        <w:pStyle w:val="ListParagraph"/>
        <w:numPr>
          <w:ilvl w:val="1"/>
          <w:numId w:val="212"/>
        </w:numPr>
        <w:rPr>
          <w:lang w:val="en-US"/>
        </w:rPr>
      </w:pPr>
      <w:r w:rsidRPr="005F5BD6">
        <w:rPr>
          <w:shd w:val="clear" w:color="auto" w:fill="FFFFFF"/>
          <w:lang w:val="en-US"/>
        </w:rPr>
        <w:t>Evaluation metric:</w:t>
      </w:r>
    </w:p>
    <w:p w14:paraId="3C7758AF" w14:textId="70C20D6B" w:rsidR="00B80F14" w:rsidRPr="005F5BD6" w:rsidRDefault="00B80F14" w:rsidP="00CF6E6D">
      <w:pPr>
        <w:pStyle w:val="ListParagraph"/>
        <w:numPr>
          <w:ilvl w:val="2"/>
          <w:numId w:val="212"/>
        </w:numPr>
        <w:rPr>
          <w:lang w:val="en-US"/>
        </w:rPr>
      </w:pPr>
      <w:r w:rsidRPr="005F5BD6">
        <w:rPr>
          <w:shd w:val="clear" w:color="auto" w:fill="FFFFFF"/>
          <w:lang w:val="en-US"/>
        </w:rPr>
        <w:t>BLER for fixed MCS and rank as baseline</w:t>
      </w:r>
    </w:p>
    <w:p w14:paraId="4992171A" w14:textId="5F89A573" w:rsidR="00B80F14" w:rsidRPr="005F5BD6" w:rsidRDefault="00B80F14" w:rsidP="00CF6E6D">
      <w:pPr>
        <w:pStyle w:val="ListParagraph"/>
        <w:numPr>
          <w:ilvl w:val="2"/>
          <w:numId w:val="212"/>
        </w:numPr>
        <w:rPr>
          <w:lang w:val="en-US"/>
        </w:rPr>
      </w:pPr>
      <w:r w:rsidRPr="005F5BD6">
        <w:rPr>
          <w:shd w:val="clear" w:color="auto" w:fill="FFFFFF"/>
          <w:lang w:val="en-US"/>
        </w:rPr>
        <w:t>User throughput for adaptive MCS and rank as optional</w:t>
      </w:r>
    </w:p>
    <w:p w14:paraId="048D1F02" w14:textId="3E9D160D" w:rsidR="00B80F14" w:rsidRPr="005F5BD6" w:rsidRDefault="00B80F14" w:rsidP="00CF6E6D">
      <w:pPr>
        <w:pStyle w:val="ListParagraph"/>
        <w:numPr>
          <w:ilvl w:val="2"/>
          <w:numId w:val="212"/>
        </w:numPr>
        <w:rPr>
          <w:lang w:val="en-US"/>
        </w:rPr>
      </w:pPr>
      <w:r w:rsidRPr="005F5BD6">
        <w:rPr>
          <w:shd w:val="clear" w:color="auto" w:fill="FFFFFF"/>
          <w:lang w:val="en-US"/>
        </w:rPr>
        <w:t>MSE or NMSE of DMRS as optional</w:t>
      </w:r>
    </w:p>
    <w:p w14:paraId="34EB4C0B" w14:textId="2F8C9A68" w:rsidR="00B80F14" w:rsidRPr="005F5BD6" w:rsidRDefault="00B80F14" w:rsidP="00CF6E6D">
      <w:pPr>
        <w:pStyle w:val="ListParagraph"/>
        <w:numPr>
          <w:ilvl w:val="1"/>
          <w:numId w:val="212"/>
        </w:numPr>
        <w:rPr>
          <w:lang w:val="en-US"/>
        </w:rPr>
      </w:pPr>
      <w:r w:rsidRPr="005F5BD6">
        <w:rPr>
          <w:shd w:val="clear" w:color="auto" w:fill="FFFFFF"/>
          <w:lang w:val="en-US"/>
        </w:rPr>
        <w:t>Evaluation baseline (i.e. compared with):</w:t>
      </w:r>
    </w:p>
    <w:p w14:paraId="41D1244D" w14:textId="400C5675" w:rsidR="00B80F14" w:rsidRPr="005F5BD6" w:rsidRDefault="00B80F14" w:rsidP="00CF6E6D">
      <w:pPr>
        <w:pStyle w:val="ListParagraph"/>
        <w:numPr>
          <w:ilvl w:val="2"/>
          <w:numId w:val="212"/>
        </w:numPr>
        <w:rPr>
          <w:lang w:val="en-US"/>
        </w:rPr>
      </w:pPr>
      <w:r w:rsidRPr="005F5BD6">
        <w:rPr>
          <w:shd w:val="clear" w:color="auto" w:fill="FFFFFF"/>
          <w:lang w:val="en-US"/>
        </w:rPr>
        <w:t>For evaluation of enhanced single-symbol DMRS, baseline refers to Rel.15 single-symbol DMRS or Rel.15 double-symbol DMRS.</w:t>
      </w:r>
    </w:p>
    <w:p w14:paraId="0F6A83CE" w14:textId="345D95B4" w:rsidR="00B80F14" w:rsidRPr="005F5BD6" w:rsidRDefault="00B80F14" w:rsidP="00CF6E6D">
      <w:pPr>
        <w:pStyle w:val="ListParagraph"/>
        <w:numPr>
          <w:ilvl w:val="2"/>
          <w:numId w:val="212"/>
        </w:numPr>
        <w:rPr>
          <w:lang w:val="en-US"/>
        </w:rPr>
      </w:pPr>
      <w:r w:rsidRPr="005F5BD6">
        <w:rPr>
          <w:shd w:val="clear" w:color="auto" w:fill="FFFFFF"/>
          <w:lang w:val="en-US"/>
        </w:rPr>
        <w:t>For evaluation of enhanced double-symbol DMRS, baseline refers to Rel.15 double-symbol DMRS.</w:t>
      </w:r>
    </w:p>
    <w:p w14:paraId="168B5511" w14:textId="77777777" w:rsidR="005F5BD6" w:rsidRDefault="005F5BD6" w:rsidP="005F5BD6">
      <w:pPr>
        <w:rPr>
          <w:rFonts w:ascii="Times New Roman" w:hAnsi="Times New Roman"/>
          <w:lang w:val="en-US" w:eastAsia="en-GB"/>
        </w:rPr>
      </w:pPr>
      <w:r>
        <w:rPr>
          <w:shd w:val="clear" w:color="auto" w:fill="00FF00"/>
        </w:rPr>
        <w:t>Agreement</w:t>
      </w:r>
    </w:p>
    <w:p w14:paraId="60FE331B" w14:textId="74D26CF1" w:rsidR="00B80F14" w:rsidRPr="005F5BD6" w:rsidRDefault="00B80F14" w:rsidP="00CF6E6D">
      <w:pPr>
        <w:pStyle w:val="ListParagraph"/>
        <w:numPr>
          <w:ilvl w:val="0"/>
          <w:numId w:val="212"/>
        </w:numPr>
        <w:rPr>
          <w:rFonts w:eastAsia="Times New Roman"/>
          <w:lang w:val="en-US"/>
        </w:rPr>
      </w:pPr>
      <w:r w:rsidRPr="005F5BD6">
        <w:rPr>
          <w:rFonts w:eastAsia="Times New Roman"/>
          <w:shd w:val="clear" w:color="auto" w:fill="FFFFFF"/>
          <w:lang w:val="en-US"/>
        </w:rPr>
        <w:t xml:space="preserve">Following evaluation assumptions are used for LLS for increasing </w:t>
      </w:r>
      <w:r w:rsidRPr="005F5BD6">
        <w:rPr>
          <w:rFonts w:eastAsia="Times New Roman"/>
          <w:lang w:val="en-US"/>
        </w:rPr>
        <w:t>DMRS ports in AI 9.1.3.1 in Rel.18.</w:t>
      </w:r>
    </w:p>
    <w:tbl>
      <w:tblPr>
        <w:tblW w:w="10060" w:type="dxa"/>
        <w:jc w:val="center"/>
        <w:tblCellMar>
          <w:left w:w="0" w:type="dxa"/>
          <w:right w:w="0" w:type="dxa"/>
        </w:tblCellMar>
        <w:tblLook w:val="04A0" w:firstRow="1" w:lastRow="0" w:firstColumn="1" w:lastColumn="0" w:noHBand="0" w:noVBand="1"/>
      </w:tblPr>
      <w:tblGrid>
        <w:gridCol w:w="2972"/>
        <w:gridCol w:w="7088"/>
      </w:tblGrid>
      <w:tr w:rsidR="00B80F14" w:rsidRPr="006D6DA5" w14:paraId="1A99D446" w14:textId="77777777" w:rsidTr="006D6DA5">
        <w:trPr>
          <w:trHeight w:val="20"/>
          <w:jc w:val="center"/>
        </w:trPr>
        <w:tc>
          <w:tcPr>
            <w:tcW w:w="2972" w:type="dxa"/>
            <w:tcBorders>
              <w:top w:val="single" w:sz="8" w:space="0" w:color="auto"/>
              <w:left w:val="single" w:sz="8" w:space="0" w:color="auto"/>
              <w:bottom w:val="single" w:sz="8" w:space="0" w:color="auto"/>
              <w:right w:val="single" w:sz="8" w:space="0" w:color="auto"/>
            </w:tcBorders>
            <w:shd w:val="clear" w:color="auto" w:fill="FFEB9C"/>
            <w:tcMar>
              <w:top w:w="0" w:type="dxa"/>
              <w:left w:w="108" w:type="dxa"/>
              <w:bottom w:w="0" w:type="dxa"/>
              <w:right w:w="108" w:type="dxa"/>
            </w:tcMar>
            <w:vAlign w:val="center"/>
            <w:hideMark/>
          </w:tcPr>
          <w:p w14:paraId="12FB6A8D" w14:textId="0B2A3666" w:rsidR="00B80F14" w:rsidRPr="006D6DA5" w:rsidRDefault="00B80F14" w:rsidP="006D6DA5">
            <w:pPr>
              <w:pStyle w:val="xmsonormal"/>
              <w:spacing w:before="0" w:beforeAutospacing="0" w:after="0" w:afterAutospacing="0"/>
              <w:jc w:val="center"/>
              <w:rPr>
                <w:rFonts w:ascii="Arial" w:hAnsi="Arial" w:cs="Arial"/>
                <w:sz w:val="16"/>
                <w:szCs w:val="16"/>
              </w:rPr>
            </w:pPr>
            <w:r w:rsidRPr="006D6DA5">
              <w:rPr>
                <w:rFonts w:ascii="Arial" w:hAnsi="Arial" w:cs="Arial"/>
                <w:b/>
                <w:bCs/>
                <w:sz w:val="16"/>
                <w:szCs w:val="16"/>
              </w:rPr>
              <w:t>Parameter</w:t>
            </w:r>
          </w:p>
        </w:tc>
        <w:tc>
          <w:tcPr>
            <w:tcW w:w="7088" w:type="dxa"/>
            <w:tcBorders>
              <w:top w:val="single" w:sz="8" w:space="0" w:color="auto"/>
              <w:left w:val="nil"/>
              <w:bottom w:val="single" w:sz="8" w:space="0" w:color="auto"/>
              <w:right w:val="single" w:sz="8" w:space="0" w:color="auto"/>
            </w:tcBorders>
            <w:shd w:val="clear" w:color="auto" w:fill="FFEB9C"/>
            <w:tcMar>
              <w:top w:w="0" w:type="dxa"/>
              <w:left w:w="108" w:type="dxa"/>
              <w:bottom w:w="0" w:type="dxa"/>
              <w:right w:w="108" w:type="dxa"/>
            </w:tcMar>
            <w:vAlign w:val="center"/>
            <w:hideMark/>
          </w:tcPr>
          <w:p w14:paraId="52337199" w14:textId="6D7592BC" w:rsidR="00B80F14" w:rsidRPr="006D6DA5" w:rsidRDefault="00B80F14" w:rsidP="006D6DA5">
            <w:pPr>
              <w:pStyle w:val="xmsonormal"/>
              <w:spacing w:before="0" w:beforeAutospacing="0" w:after="0" w:afterAutospacing="0"/>
              <w:jc w:val="center"/>
              <w:rPr>
                <w:rFonts w:ascii="Arial" w:hAnsi="Arial" w:cs="Arial"/>
                <w:sz w:val="16"/>
                <w:szCs w:val="16"/>
              </w:rPr>
            </w:pPr>
            <w:r w:rsidRPr="006D6DA5">
              <w:rPr>
                <w:rFonts w:ascii="Arial" w:hAnsi="Arial" w:cs="Arial"/>
                <w:b/>
                <w:bCs/>
                <w:sz w:val="16"/>
                <w:szCs w:val="16"/>
              </w:rPr>
              <w:t>Value</w:t>
            </w:r>
          </w:p>
        </w:tc>
      </w:tr>
      <w:tr w:rsidR="00B80F14" w:rsidRPr="006D6DA5" w14:paraId="12A08023" w14:textId="77777777" w:rsidTr="006D6DA5">
        <w:trPr>
          <w:trHeight w:val="20"/>
          <w:jc w:val="center"/>
        </w:trPr>
        <w:tc>
          <w:tcPr>
            <w:tcW w:w="2972" w:type="dxa"/>
            <w:tcBorders>
              <w:top w:val="nil"/>
              <w:left w:val="single" w:sz="8" w:space="0" w:color="auto"/>
              <w:bottom w:val="single" w:sz="8" w:space="0" w:color="auto"/>
              <w:right w:val="single" w:sz="8" w:space="0" w:color="auto"/>
            </w:tcBorders>
            <w:shd w:val="clear" w:color="auto" w:fill="B8CCE4"/>
            <w:tcMar>
              <w:top w:w="0" w:type="dxa"/>
              <w:left w:w="108" w:type="dxa"/>
              <w:bottom w:w="0" w:type="dxa"/>
              <w:right w:w="108" w:type="dxa"/>
            </w:tcMar>
            <w:vAlign w:val="center"/>
            <w:hideMark/>
          </w:tcPr>
          <w:p w14:paraId="1A71452B"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Duplex, Waveform </w:t>
            </w:r>
          </w:p>
        </w:tc>
        <w:tc>
          <w:tcPr>
            <w:tcW w:w="708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6773DE5"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TDD, OFDM </w:t>
            </w:r>
          </w:p>
          <w:p w14:paraId="278E214E"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color w:val="0000FF"/>
                <w:sz w:val="16"/>
                <w:szCs w:val="16"/>
              </w:rPr>
              <w:t>Note: FDD, OFDM is not precluded</w:t>
            </w:r>
            <w:r w:rsidRPr="006D6DA5">
              <w:rPr>
                <w:rFonts w:ascii="Arial" w:hAnsi="Arial" w:cs="Arial"/>
                <w:sz w:val="16"/>
                <w:szCs w:val="16"/>
              </w:rPr>
              <w:t> </w:t>
            </w:r>
          </w:p>
        </w:tc>
      </w:tr>
      <w:tr w:rsidR="00B80F14" w:rsidRPr="006D6DA5" w14:paraId="6CFC946B" w14:textId="77777777" w:rsidTr="006D6DA5">
        <w:trPr>
          <w:trHeight w:val="20"/>
          <w:jc w:val="center"/>
        </w:trPr>
        <w:tc>
          <w:tcPr>
            <w:tcW w:w="2972" w:type="dxa"/>
            <w:tcBorders>
              <w:top w:val="nil"/>
              <w:left w:val="single" w:sz="8" w:space="0" w:color="auto"/>
              <w:bottom w:val="single" w:sz="8" w:space="0" w:color="auto"/>
              <w:right w:val="single" w:sz="8" w:space="0" w:color="auto"/>
            </w:tcBorders>
            <w:shd w:val="clear" w:color="auto" w:fill="B8CCE4"/>
            <w:tcMar>
              <w:top w:w="0" w:type="dxa"/>
              <w:left w:w="108" w:type="dxa"/>
              <w:bottom w:w="0" w:type="dxa"/>
              <w:right w:w="108" w:type="dxa"/>
            </w:tcMar>
            <w:vAlign w:val="center"/>
            <w:hideMark/>
          </w:tcPr>
          <w:p w14:paraId="3260672D"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Carrier Frequency </w:t>
            </w:r>
          </w:p>
        </w:tc>
        <w:tc>
          <w:tcPr>
            <w:tcW w:w="708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763067C"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4 GHz </w:t>
            </w:r>
          </w:p>
        </w:tc>
      </w:tr>
      <w:tr w:rsidR="00B80F14" w:rsidRPr="006D6DA5" w14:paraId="501A1CFE" w14:textId="77777777" w:rsidTr="006D6DA5">
        <w:trPr>
          <w:trHeight w:val="20"/>
          <w:jc w:val="center"/>
        </w:trPr>
        <w:tc>
          <w:tcPr>
            <w:tcW w:w="2972" w:type="dxa"/>
            <w:tcBorders>
              <w:top w:val="nil"/>
              <w:left w:val="single" w:sz="8" w:space="0" w:color="auto"/>
              <w:bottom w:val="single" w:sz="8" w:space="0" w:color="auto"/>
              <w:right w:val="single" w:sz="8" w:space="0" w:color="auto"/>
            </w:tcBorders>
            <w:shd w:val="clear" w:color="auto" w:fill="B8CCE4"/>
            <w:tcMar>
              <w:top w:w="0" w:type="dxa"/>
              <w:left w:w="108" w:type="dxa"/>
              <w:bottom w:w="0" w:type="dxa"/>
              <w:right w:w="108" w:type="dxa"/>
            </w:tcMar>
            <w:vAlign w:val="center"/>
            <w:hideMark/>
          </w:tcPr>
          <w:p w14:paraId="30D6B0C0"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color w:val="000000"/>
                <w:sz w:val="16"/>
                <w:szCs w:val="16"/>
              </w:rPr>
              <w:t>Subcarrier spacing  </w:t>
            </w:r>
          </w:p>
        </w:tc>
        <w:tc>
          <w:tcPr>
            <w:tcW w:w="708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7479489"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color w:val="000000"/>
                <w:sz w:val="16"/>
                <w:szCs w:val="16"/>
              </w:rPr>
              <w:t>30kHz</w:t>
            </w:r>
            <w:r w:rsidRPr="006D6DA5">
              <w:rPr>
                <w:rFonts w:ascii="Arial" w:hAnsi="Arial" w:cs="Arial"/>
                <w:sz w:val="16"/>
                <w:szCs w:val="16"/>
              </w:rPr>
              <w:t> </w:t>
            </w:r>
          </w:p>
        </w:tc>
      </w:tr>
      <w:tr w:rsidR="00B80F14" w:rsidRPr="006D6DA5" w14:paraId="5F47482F" w14:textId="77777777" w:rsidTr="006D6DA5">
        <w:trPr>
          <w:trHeight w:val="20"/>
          <w:jc w:val="center"/>
        </w:trPr>
        <w:tc>
          <w:tcPr>
            <w:tcW w:w="2972" w:type="dxa"/>
            <w:tcBorders>
              <w:top w:val="nil"/>
              <w:left w:val="single" w:sz="8" w:space="0" w:color="auto"/>
              <w:bottom w:val="single" w:sz="8" w:space="0" w:color="auto"/>
              <w:right w:val="single" w:sz="8" w:space="0" w:color="auto"/>
            </w:tcBorders>
            <w:shd w:val="clear" w:color="auto" w:fill="B8CCE4"/>
            <w:tcMar>
              <w:top w:w="0" w:type="dxa"/>
              <w:left w:w="108" w:type="dxa"/>
              <w:bottom w:w="0" w:type="dxa"/>
              <w:right w:w="108" w:type="dxa"/>
            </w:tcMar>
            <w:vAlign w:val="center"/>
            <w:hideMark/>
          </w:tcPr>
          <w:p w14:paraId="14D71238"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Channel Model </w:t>
            </w:r>
          </w:p>
        </w:tc>
        <w:tc>
          <w:tcPr>
            <w:tcW w:w="708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9E2AEEF"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CDL-B or CDL-C in TR 38.901 with 30ns or 300ns delay spread as baseline for MU-MIMO and SU-MIMO </w:t>
            </w:r>
          </w:p>
          <w:p w14:paraId="285DD055"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Note: Other delay spread is not precluded.  </w:t>
            </w:r>
          </w:p>
          <w:p w14:paraId="320E07A0"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Note: Simulation using TDL-A with 30ns or 300ns for MU-MIMO is not precluded.  </w:t>
            </w:r>
          </w:p>
        </w:tc>
      </w:tr>
      <w:tr w:rsidR="00B80F14" w:rsidRPr="006D6DA5" w14:paraId="442E772D" w14:textId="77777777" w:rsidTr="006D6DA5">
        <w:trPr>
          <w:trHeight w:val="20"/>
          <w:jc w:val="center"/>
        </w:trPr>
        <w:tc>
          <w:tcPr>
            <w:tcW w:w="2972" w:type="dxa"/>
            <w:tcBorders>
              <w:top w:val="nil"/>
              <w:left w:val="single" w:sz="8" w:space="0" w:color="auto"/>
              <w:bottom w:val="single" w:sz="8" w:space="0" w:color="auto"/>
              <w:right w:val="single" w:sz="8" w:space="0" w:color="auto"/>
            </w:tcBorders>
            <w:shd w:val="clear" w:color="auto" w:fill="B8CCE4"/>
            <w:tcMar>
              <w:top w:w="0" w:type="dxa"/>
              <w:left w:w="108" w:type="dxa"/>
              <w:bottom w:w="0" w:type="dxa"/>
              <w:right w:w="108" w:type="dxa"/>
            </w:tcMar>
            <w:vAlign w:val="center"/>
            <w:hideMark/>
          </w:tcPr>
          <w:p w14:paraId="4CA922B8"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Delay spread </w:t>
            </w:r>
          </w:p>
        </w:tc>
        <w:tc>
          <w:tcPr>
            <w:tcW w:w="708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FA5B90D"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Baseline: 30ns, 300ns </w:t>
            </w:r>
          </w:p>
          <w:p w14:paraId="63B8D0C8"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Optional: 1000ns </w:t>
            </w:r>
          </w:p>
        </w:tc>
      </w:tr>
      <w:tr w:rsidR="00B80F14" w:rsidRPr="006D6DA5" w14:paraId="109C033A" w14:textId="77777777" w:rsidTr="006D6DA5">
        <w:trPr>
          <w:trHeight w:val="20"/>
          <w:jc w:val="center"/>
        </w:trPr>
        <w:tc>
          <w:tcPr>
            <w:tcW w:w="2972" w:type="dxa"/>
            <w:tcBorders>
              <w:top w:val="nil"/>
              <w:left w:val="single" w:sz="8" w:space="0" w:color="auto"/>
              <w:bottom w:val="single" w:sz="8" w:space="0" w:color="auto"/>
              <w:right w:val="single" w:sz="8" w:space="0" w:color="auto"/>
            </w:tcBorders>
            <w:shd w:val="clear" w:color="auto" w:fill="B8CCE4"/>
            <w:tcMar>
              <w:top w:w="0" w:type="dxa"/>
              <w:left w:w="108" w:type="dxa"/>
              <w:bottom w:w="0" w:type="dxa"/>
              <w:right w:w="108" w:type="dxa"/>
            </w:tcMar>
            <w:vAlign w:val="center"/>
            <w:hideMark/>
          </w:tcPr>
          <w:p w14:paraId="459ED01D"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UE velocity </w:t>
            </w:r>
          </w:p>
        </w:tc>
        <w:tc>
          <w:tcPr>
            <w:tcW w:w="708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8A2CF69"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Baseline: 3km/h, 30km/h </w:t>
            </w:r>
          </w:p>
          <w:p w14:paraId="18FBD80C"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Optional: 60km/h, 120km/h </w:t>
            </w:r>
          </w:p>
        </w:tc>
      </w:tr>
      <w:tr w:rsidR="00B80F14" w:rsidRPr="006D6DA5" w14:paraId="55A09E7F" w14:textId="77777777" w:rsidTr="006D6DA5">
        <w:trPr>
          <w:trHeight w:val="20"/>
          <w:jc w:val="center"/>
        </w:trPr>
        <w:tc>
          <w:tcPr>
            <w:tcW w:w="2972" w:type="dxa"/>
            <w:tcBorders>
              <w:top w:val="nil"/>
              <w:left w:val="single" w:sz="8" w:space="0" w:color="auto"/>
              <w:bottom w:val="single" w:sz="8" w:space="0" w:color="auto"/>
              <w:right w:val="single" w:sz="8" w:space="0" w:color="auto"/>
            </w:tcBorders>
            <w:shd w:val="clear" w:color="auto" w:fill="B8CCE4"/>
            <w:tcMar>
              <w:top w:w="0" w:type="dxa"/>
              <w:left w:w="108" w:type="dxa"/>
              <w:bottom w:w="0" w:type="dxa"/>
              <w:right w:w="108" w:type="dxa"/>
            </w:tcMar>
            <w:vAlign w:val="center"/>
            <w:hideMark/>
          </w:tcPr>
          <w:p w14:paraId="4C348AC2"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Allocation bandwidth </w:t>
            </w:r>
          </w:p>
        </w:tc>
        <w:tc>
          <w:tcPr>
            <w:tcW w:w="708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6BC0148"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20MHz </w:t>
            </w:r>
          </w:p>
          <w:p w14:paraId="4589E19A"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Note: Other bandwidth smaller than 20MHz is not precluded </w:t>
            </w:r>
          </w:p>
        </w:tc>
      </w:tr>
      <w:tr w:rsidR="00B80F14" w:rsidRPr="002256D2" w14:paraId="03CCA349" w14:textId="77777777" w:rsidTr="006D6DA5">
        <w:trPr>
          <w:trHeight w:val="20"/>
          <w:jc w:val="center"/>
        </w:trPr>
        <w:tc>
          <w:tcPr>
            <w:tcW w:w="2972" w:type="dxa"/>
            <w:tcBorders>
              <w:top w:val="nil"/>
              <w:left w:val="single" w:sz="8" w:space="0" w:color="auto"/>
              <w:bottom w:val="single" w:sz="8" w:space="0" w:color="auto"/>
              <w:right w:val="single" w:sz="8" w:space="0" w:color="auto"/>
            </w:tcBorders>
            <w:shd w:val="clear" w:color="auto" w:fill="B8CCE4"/>
            <w:tcMar>
              <w:top w:w="0" w:type="dxa"/>
              <w:left w:w="108" w:type="dxa"/>
              <w:bottom w:w="0" w:type="dxa"/>
              <w:right w:w="108" w:type="dxa"/>
            </w:tcMar>
            <w:vAlign w:val="center"/>
            <w:hideMark/>
          </w:tcPr>
          <w:p w14:paraId="0DED47E7"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MIMO scheme </w:t>
            </w:r>
          </w:p>
        </w:tc>
        <w:tc>
          <w:tcPr>
            <w:tcW w:w="708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2EC339F" w14:textId="77777777" w:rsidR="00B80F14" w:rsidRPr="006D6DA5" w:rsidRDefault="00B80F14" w:rsidP="006D6DA5">
            <w:pPr>
              <w:pStyle w:val="xmsonormal"/>
              <w:spacing w:before="0" w:beforeAutospacing="0" w:after="0" w:afterAutospacing="0"/>
              <w:rPr>
                <w:rFonts w:ascii="Arial" w:hAnsi="Arial" w:cs="Arial"/>
                <w:sz w:val="16"/>
                <w:szCs w:val="16"/>
                <w:lang w:val="fr-FR"/>
              </w:rPr>
            </w:pPr>
            <w:r w:rsidRPr="006D6DA5">
              <w:rPr>
                <w:rFonts w:ascii="Arial" w:hAnsi="Arial" w:cs="Arial"/>
                <w:sz w:val="16"/>
                <w:szCs w:val="16"/>
                <w:lang w:val="fr-FR"/>
              </w:rPr>
              <w:t>Baseline: MU-MIMO </w:t>
            </w:r>
          </w:p>
          <w:p w14:paraId="1A853846" w14:textId="77777777" w:rsidR="00B80F14" w:rsidRPr="006D6DA5" w:rsidRDefault="00B80F14" w:rsidP="006D6DA5">
            <w:pPr>
              <w:pStyle w:val="xmsonormal"/>
              <w:spacing w:before="0" w:beforeAutospacing="0" w:after="0" w:afterAutospacing="0"/>
              <w:rPr>
                <w:rFonts w:ascii="Arial" w:hAnsi="Arial" w:cs="Arial"/>
                <w:sz w:val="16"/>
                <w:szCs w:val="16"/>
                <w:lang w:val="fr-FR"/>
              </w:rPr>
            </w:pPr>
            <w:r w:rsidRPr="006D6DA5">
              <w:rPr>
                <w:rFonts w:ascii="Arial" w:hAnsi="Arial" w:cs="Arial"/>
                <w:sz w:val="16"/>
                <w:szCs w:val="16"/>
                <w:lang w:val="fr-FR"/>
              </w:rPr>
              <w:t>Optional: SU-MIMO </w:t>
            </w:r>
          </w:p>
        </w:tc>
      </w:tr>
      <w:tr w:rsidR="00B80F14" w:rsidRPr="006D6DA5" w14:paraId="771BFD37" w14:textId="77777777" w:rsidTr="006D6DA5">
        <w:trPr>
          <w:trHeight w:val="20"/>
          <w:jc w:val="center"/>
        </w:trPr>
        <w:tc>
          <w:tcPr>
            <w:tcW w:w="2972" w:type="dxa"/>
            <w:tcBorders>
              <w:top w:val="nil"/>
              <w:left w:val="single" w:sz="8" w:space="0" w:color="auto"/>
              <w:bottom w:val="single" w:sz="8" w:space="0" w:color="auto"/>
              <w:right w:val="single" w:sz="8" w:space="0" w:color="auto"/>
            </w:tcBorders>
            <w:shd w:val="clear" w:color="auto" w:fill="B8CCE4"/>
            <w:tcMar>
              <w:top w:w="0" w:type="dxa"/>
              <w:left w:w="108" w:type="dxa"/>
              <w:bottom w:w="0" w:type="dxa"/>
              <w:right w:w="108" w:type="dxa"/>
            </w:tcMar>
            <w:vAlign w:val="center"/>
            <w:hideMark/>
          </w:tcPr>
          <w:p w14:paraId="5CA0D06E"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BS antenna configuration </w:t>
            </w:r>
          </w:p>
        </w:tc>
        <w:tc>
          <w:tcPr>
            <w:tcW w:w="708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068EC8C"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Companies can select and need to report which option(s) are used between </w:t>
            </w:r>
          </w:p>
          <w:p w14:paraId="74476F81"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- 32 ports: (M, N, P, Mg, Ng, Mp, Np) = (8,8,2,1,1,2,8), (dH,dV) = (0.5, 0.8)λ </w:t>
            </w:r>
          </w:p>
          <w:p w14:paraId="738D8DFD"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- 16 ports: (M, N, P, Mg, Ng, Mp, Np) = (8,4,2,1,1,2,4), (dH,dV) = (0.5, 0.8)λ </w:t>
            </w:r>
          </w:p>
          <w:p w14:paraId="188D12EE"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Other configurations are not precluded. </w:t>
            </w:r>
          </w:p>
        </w:tc>
      </w:tr>
      <w:tr w:rsidR="00B80F14" w:rsidRPr="006D6DA5" w14:paraId="51F68949" w14:textId="77777777" w:rsidTr="006D6DA5">
        <w:trPr>
          <w:trHeight w:val="20"/>
          <w:jc w:val="center"/>
        </w:trPr>
        <w:tc>
          <w:tcPr>
            <w:tcW w:w="2972" w:type="dxa"/>
            <w:tcBorders>
              <w:top w:val="nil"/>
              <w:left w:val="single" w:sz="8" w:space="0" w:color="auto"/>
              <w:bottom w:val="single" w:sz="8" w:space="0" w:color="auto"/>
              <w:right w:val="single" w:sz="8" w:space="0" w:color="auto"/>
            </w:tcBorders>
            <w:shd w:val="clear" w:color="auto" w:fill="B8CCE4"/>
            <w:tcMar>
              <w:top w:w="0" w:type="dxa"/>
              <w:left w:w="108" w:type="dxa"/>
              <w:bottom w:w="0" w:type="dxa"/>
              <w:right w:w="108" w:type="dxa"/>
            </w:tcMar>
            <w:vAlign w:val="center"/>
            <w:hideMark/>
          </w:tcPr>
          <w:p w14:paraId="07CE0F22"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UE antenna configuration </w:t>
            </w:r>
          </w:p>
        </w:tc>
        <w:tc>
          <w:tcPr>
            <w:tcW w:w="708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727516A"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Companies can select and need to report which option(s) are used between </w:t>
            </w:r>
          </w:p>
          <w:p w14:paraId="0A6AFC9E"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4RX: (M, N, P, Mg, Ng, Mp, Np) = (1,2,2,1,1,1,2), (dH,dV) = (0.5, 0.5)λ for rank &gt; 2 </w:t>
            </w:r>
          </w:p>
          <w:p w14:paraId="4569FA36"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2RX: (M, N, P, Mg, Ng, Mp, Np) = (1,1,2,1,1,1,1), (dH,dV) = (0.5, 0.5)λ for (rank 1,2) </w:t>
            </w:r>
          </w:p>
          <w:p w14:paraId="0DB0C808"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Other configuration is not precluded. </w:t>
            </w:r>
          </w:p>
        </w:tc>
      </w:tr>
      <w:tr w:rsidR="00B80F14" w:rsidRPr="006D6DA5" w14:paraId="21BB45CE" w14:textId="77777777" w:rsidTr="006D6DA5">
        <w:trPr>
          <w:trHeight w:val="20"/>
          <w:jc w:val="center"/>
        </w:trPr>
        <w:tc>
          <w:tcPr>
            <w:tcW w:w="2972" w:type="dxa"/>
            <w:tcBorders>
              <w:top w:val="nil"/>
              <w:left w:val="single" w:sz="8" w:space="0" w:color="auto"/>
              <w:bottom w:val="single" w:sz="8" w:space="0" w:color="auto"/>
              <w:right w:val="single" w:sz="8" w:space="0" w:color="auto"/>
            </w:tcBorders>
            <w:shd w:val="clear" w:color="auto" w:fill="B8CCE4"/>
            <w:tcMar>
              <w:top w:w="0" w:type="dxa"/>
              <w:left w:w="108" w:type="dxa"/>
              <w:bottom w:w="0" w:type="dxa"/>
              <w:right w:w="108" w:type="dxa"/>
            </w:tcMar>
            <w:vAlign w:val="center"/>
            <w:hideMark/>
          </w:tcPr>
          <w:p w14:paraId="79FDA010"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MIMO Rank </w:t>
            </w:r>
          </w:p>
        </w:tc>
        <w:tc>
          <w:tcPr>
            <w:tcW w:w="708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1F29142"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1, 2, or 4 per UE (rank fixed or rank adaptation) </w:t>
            </w:r>
          </w:p>
        </w:tc>
      </w:tr>
      <w:tr w:rsidR="00B80F14" w:rsidRPr="006D6DA5" w14:paraId="6349D584" w14:textId="77777777" w:rsidTr="006D6DA5">
        <w:trPr>
          <w:trHeight w:val="20"/>
          <w:jc w:val="center"/>
        </w:trPr>
        <w:tc>
          <w:tcPr>
            <w:tcW w:w="2972" w:type="dxa"/>
            <w:tcBorders>
              <w:top w:val="nil"/>
              <w:left w:val="single" w:sz="8" w:space="0" w:color="auto"/>
              <w:bottom w:val="single" w:sz="8" w:space="0" w:color="auto"/>
              <w:right w:val="single" w:sz="8" w:space="0" w:color="auto"/>
            </w:tcBorders>
            <w:shd w:val="clear" w:color="auto" w:fill="B8CCE4"/>
            <w:tcMar>
              <w:top w:w="0" w:type="dxa"/>
              <w:left w:w="108" w:type="dxa"/>
              <w:bottom w:w="0" w:type="dxa"/>
              <w:right w:w="108" w:type="dxa"/>
            </w:tcMar>
            <w:vAlign w:val="center"/>
            <w:hideMark/>
          </w:tcPr>
          <w:p w14:paraId="2871A57D"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UE number for MU-MIMO </w:t>
            </w:r>
          </w:p>
        </w:tc>
        <w:tc>
          <w:tcPr>
            <w:tcW w:w="708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AE661FC"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1, 2, 4, 8, or 12 </w:t>
            </w:r>
          </w:p>
        </w:tc>
      </w:tr>
      <w:tr w:rsidR="00B80F14" w:rsidRPr="006D6DA5" w14:paraId="57DBB5B7" w14:textId="77777777" w:rsidTr="006D6DA5">
        <w:trPr>
          <w:trHeight w:val="20"/>
          <w:jc w:val="center"/>
        </w:trPr>
        <w:tc>
          <w:tcPr>
            <w:tcW w:w="2972" w:type="dxa"/>
            <w:tcBorders>
              <w:top w:val="nil"/>
              <w:left w:val="single" w:sz="8" w:space="0" w:color="auto"/>
              <w:bottom w:val="single" w:sz="8" w:space="0" w:color="auto"/>
              <w:right w:val="single" w:sz="8" w:space="0" w:color="auto"/>
            </w:tcBorders>
            <w:shd w:val="clear" w:color="auto" w:fill="B8CCE4"/>
            <w:tcMar>
              <w:top w:w="0" w:type="dxa"/>
              <w:left w:w="108" w:type="dxa"/>
              <w:bottom w:w="0" w:type="dxa"/>
              <w:right w:w="108" w:type="dxa"/>
            </w:tcMar>
            <w:vAlign w:val="center"/>
            <w:hideMark/>
          </w:tcPr>
          <w:p w14:paraId="2291020C"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Precoding and precoding granularity </w:t>
            </w:r>
          </w:p>
        </w:tc>
        <w:tc>
          <w:tcPr>
            <w:tcW w:w="708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00838B6"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For PDSCH: Companies can select and need to report which option(s) are used between </w:t>
            </w:r>
          </w:p>
          <w:p w14:paraId="46747A5B" w14:textId="77777777" w:rsidR="00B80F14" w:rsidRPr="006D6DA5" w:rsidRDefault="00B80F14" w:rsidP="00CF6E6D">
            <w:pPr>
              <w:pStyle w:val="xmsonormal"/>
              <w:numPr>
                <w:ilvl w:val="0"/>
                <w:numId w:val="207"/>
              </w:numPr>
              <w:spacing w:before="0" w:beforeAutospacing="0" w:after="0" w:afterAutospacing="0"/>
              <w:rPr>
                <w:rFonts w:ascii="Arial" w:eastAsia="Times New Roman" w:hAnsi="Arial" w:cs="Arial"/>
                <w:sz w:val="16"/>
                <w:szCs w:val="16"/>
              </w:rPr>
            </w:pPr>
            <w:r w:rsidRPr="006D6DA5">
              <w:rPr>
                <w:rFonts w:ascii="Arial" w:eastAsia="Times New Roman" w:hAnsi="Arial" w:cs="Arial"/>
                <w:sz w:val="16"/>
                <w:szCs w:val="16"/>
              </w:rPr>
              <w:t>[ZF or SVD] based sub-band precoding (with 4PRB precoding granularity) on ideal channel knowledge </w:t>
            </w:r>
          </w:p>
          <w:p w14:paraId="7D86BF89" w14:textId="77777777" w:rsidR="00B80F14" w:rsidRPr="006D6DA5" w:rsidRDefault="00B80F14" w:rsidP="00CF6E6D">
            <w:pPr>
              <w:pStyle w:val="xmsonormal"/>
              <w:numPr>
                <w:ilvl w:val="0"/>
                <w:numId w:val="207"/>
              </w:numPr>
              <w:spacing w:before="0" w:beforeAutospacing="0" w:after="0" w:afterAutospacing="0"/>
              <w:rPr>
                <w:rFonts w:ascii="Arial" w:eastAsia="Times New Roman" w:hAnsi="Arial" w:cs="Arial"/>
                <w:sz w:val="16"/>
                <w:szCs w:val="16"/>
              </w:rPr>
            </w:pPr>
            <w:r w:rsidRPr="006D6DA5">
              <w:rPr>
                <w:rFonts w:ascii="Arial" w:eastAsia="Times New Roman" w:hAnsi="Arial" w:cs="Arial"/>
                <w:sz w:val="16"/>
                <w:szCs w:val="16"/>
              </w:rPr>
              <w:t>CSI codebook based sub-band precoding (with 4PRB precoding granularity) on ideal CSI feedback. </w:t>
            </w:r>
          </w:p>
          <w:p w14:paraId="356ED9BD"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For PUSCH: Companies can select and need to report which option(s) are used between </w:t>
            </w:r>
          </w:p>
          <w:p w14:paraId="78A401F2" w14:textId="77777777" w:rsidR="00B80F14" w:rsidRPr="006D6DA5" w:rsidRDefault="00B80F14" w:rsidP="00CF6E6D">
            <w:pPr>
              <w:pStyle w:val="xmsonormal"/>
              <w:numPr>
                <w:ilvl w:val="0"/>
                <w:numId w:val="208"/>
              </w:numPr>
              <w:spacing w:before="0" w:beforeAutospacing="0" w:after="0" w:afterAutospacing="0"/>
              <w:rPr>
                <w:rFonts w:ascii="Arial" w:eastAsia="Times New Roman" w:hAnsi="Arial" w:cs="Arial"/>
                <w:sz w:val="16"/>
                <w:szCs w:val="16"/>
              </w:rPr>
            </w:pPr>
            <w:r w:rsidRPr="006D6DA5">
              <w:rPr>
                <w:rFonts w:ascii="Arial" w:eastAsia="Times New Roman" w:hAnsi="Arial" w:cs="Arial"/>
                <w:sz w:val="16"/>
                <w:szCs w:val="16"/>
              </w:rPr>
              <w:t>[ZF or SVD] based wide-band precoding on ideal channel knowledge </w:t>
            </w:r>
          </w:p>
          <w:p w14:paraId="46EB9C65" w14:textId="77777777" w:rsidR="00B80F14" w:rsidRPr="006D6DA5" w:rsidRDefault="00B80F14" w:rsidP="00CF6E6D">
            <w:pPr>
              <w:pStyle w:val="xmsonormal"/>
              <w:numPr>
                <w:ilvl w:val="0"/>
                <w:numId w:val="208"/>
              </w:numPr>
              <w:spacing w:before="0" w:beforeAutospacing="0" w:after="0" w:afterAutospacing="0"/>
              <w:rPr>
                <w:rFonts w:ascii="Arial" w:eastAsia="Times New Roman" w:hAnsi="Arial" w:cs="Arial"/>
                <w:sz w:val="16"/>
                <w:szCs w:val="16"/>
              </w:rPr>
            </w:pPr>
            <w:r w:rsidRPr="006D6DA5">
              <w:rPr>
                <w:rFonts w:ascii="Arial" w:eastAsia="Times New Roman" w:hAnsi="Arial" w:cs="Arial"/>
                <w:sz w:val="16"/>
                <w:szCs w:val="16"/>
              </w:rPr>
              <w:t>Codebook based wide-band precoding on ideal CSI feedback. </w:t>
            </w:r>
          </w:p>
        </w:tc>
      </w:tr>
      <w:tr w:rsidR="00B80F14" w:rsidRPr="006D6DA5" w14:paraId="35B0E9F2" w14:textId="77777777" w:rsidTr="006D6DA5">
        <w:trPr>
          <w:trHeight w:val="20"/>
          <w:jc w:val="center"/>
        </w:trPr>
        <w:tc>
          <w:tcPr>
            <w:tcW w:w="2972" w:type="dxa"/>
            <w:tcBorders>
              <w:top w:val="nil"/>
              <w:left w:val="single" w:sz="8" w:space="0" w:color="auto"/>
              <w:bottom w:val="single" w:sz="8" w:space="0" w:color="auto"/>
              <w:right w:val="single" w:sz="8" w:space="0" w:color="auto"/>
            </w:tcBorders>
            <w:shd w:val="clear" w:color="auto" w:fill="B8CCE4"/>
            <w:tcMar>
              <w:top w:w="0" w:type="dxa"/>
              <w:left w:w="108" w:type="dxa"/>
              <w:bottom w:w="0" w:type="dxa"/>
              <w:right w:w="108" w:type="dxa"/>
            </w:tcMar>
            <w:vAlign w:val="center"/>
            <w:hideMark/>
          </w:tcPr>
          <w:p w14:paraId="22D72452"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Feedback delay for precoding </w:t>
            </w:r>
          </w:p>
        </w:tc>
        <w:tc>
          <w:tcPr>
            <w:tcW w:w="708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299146A"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5ms </w:t>
            </w:r>
          </w:p>
        </w:tc>
      </w:tr>
      <w:tr w:rsidR="00B80F14" w:rsidRPr="006D6DA5" w14:paraId="7EBDDB06" w14:textId="77777777" w:rsidTr="006D6DA5">
        <w:trPr>
          <w:trHeight w:val="20"/>
          <w:jc w:val="center"/>
        </w:trPr>
        <w:tc>
          <w:tcPr>
            <w:tcW w:w="2972" w:type="dxa"/>
            <w:tcBorders>
              <w:top w:val="nil"/>
              <w:left w:val="single" w:sz="8" w:space="0" w:color="auto"/>
              <w:bottom w:val="single" w:sz="8" w:space="0" w:color="auto"/>
              <w:right w:val="single" w:sz="8" w:space="0" w:color="auto"/>
            </w:tcBorders>
            <w:shd w:val="clear" w:color="auto" w:fill="B8CCE4"/>
            <w:tcMar>
              <w:top w:w="0" w:type="dxa"/>
              <w:left w:w="108" w:type="dxa"/>
              <w:bottom w:w="0" w:type="dxa"/>
              <w:right w:w="108" w:type="dxa"/>
            </w:tcMar>
            <w:vAlign w:val="center"/>
            <w:hideMark/>
          </w:tcPr>
          <w:p w14:paraId="5F0BAEAC"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DMRS type </w:t>
            </w:r>
          </w:p>
        </w:tc>
        <w:tc>
          <w:tcPr>
            <w:tcW w:w="708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E38DA71"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Type 1E and/or Type 2E, which are enhanced DMRS that are based on the legacy RE mappings of DMRS Type 1/2, where the enhanced DMRS support larger DMRS ports. </w:t>
            </w:r>
          </w:p>
          <w:p w14:paraId="462118B6"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Note: The terminology of Type 1E and/or Type 2E is for discussion purpose. </w:t>
            </w:r>
          </w:p>
        </w:tc>
      </w:tr>
      <w:tr w:rsidR="00B80F14" w:rsidRPr="006D6DA5" w14:paraId="7710CCDF" w14:textId="77777777" w:rsidTr="006D6DA5">
        <w:trPr>
          <w:trHeight w:val="20"/>
          <w:jc w:val="center"/>
        </w:trPr>
        <w:tc>
          <w:tcPr>
            <w:tcW w:w="2972" w:type="dxa"/>
            <w:tcBorders>
              <w:top w:val="nil"/>
              <w:left w:val="single" w:sz="8" w:space="0" w:color="auto"/>
              <w:bottom w:val="single" w:sz="8" w:space="0" w:color="auto"/>
              <w:right w:val="single" w:sz="8" w:space="0" w:color="auto"/>
            </w:tcBorders>
            <w:shd w:val="clear" w:color="auto" w:fill="B8CCE4"/>
            <w:tcMar>
              <w:top w:w="0" w:type="dxa"/>
              <w:left w:w="108" w:type="dxa"/>
              <w:bottom w:w="0" w:type="dxa"/>
              <w:right w:w="108" w:type="dxa"/>
            </w:tcMar>
            <w:vAlign w:val="center"/>
            <w:hideMark/>
          </w:tcPr>
          <w:p w14:paraId="54887E5F"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DMRS configurations </w:t>
            </w:r>
          </w:p>
        </w:tc>
        <w:tc>
          <w:tcPr>
            <w:tcW w:w="708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364F2D5"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color w:val="0000FF"/>
                <w:sz w:val="16"/>
                <w:szCs w:val="16"/>
              </w:rPr>
              <w:t>Baseline:  </w:t>
            </w:r>
          </w:p>
          <w:p w14:paraId="22C49392" w14:textId="77777777" w:rsidR="00B80F14" w:rsidRPr="006D6DA5" w:rsidRDefault="00B80F14" w:rsidP="00CF6E6D">
            <w:pPr>
              <w:pStyle w:val="xmsonormal"/>
              <w:numPr>
                <w:ilvl w:val="0"/>
                <w:numId w:val="209"/>
              </w:numPr>
              <w:spacing w:before="0" w:beforeAutospacing="0" w:after="0" w:afterAutospacing="0"/>
              <w:rPr>
                <w:rFonts w:ascii="Arial" w:eastAsia="Times New Roman" w:hAnsi="Arial" w:cs="Arial"/>
                <w:sz w:val="16"/>
                <w:szCs w:val="16"/>
              </w:rPr>
            </w:pPr>
            <w:r w:rsidRPr="006D6DA5">
              <w:rPr>
                <w:rFonts w:ascii="Arial" w:eastAsia="Times New Roman" w:hAnsi="Arial" w:cs="Arial"/>
                <w:sz w:val="16"/>
                <w:szCs w:val="16"/>
              </w:rPr>
              <w:t xml:space="preserve">Single symbol DMRS without additional DMRS symbols </w:t>
            </w:r>
            <w:r w:rsidRPr="006D6DA5">
              <w:rPr>
                <w:rFonts w:ascii="Arial" w:eastAsia="Times New Roman" w:hAnsi="Arial" w:cs="Arial"/>
                <w:color w:val="0000FF"/>
                <w:sz w:val="16"/>
                <w:szCs w:val="16"/>
              </w:rPr>
              <w:t>and 1 additional DMRS symbol </w:t>
            </w:r>
          </w:p>
          <w:p w14:paraId="6A5E18BC" w14:textId="77777777" w:rsidR="00B80F14" w:rsidRPr="006D6DA5" w:rsidRDefault="00B80F14" w:rsidP="00CF6E6D">
            <w:pPr>
              <w:pStyle w:val="xmsonormal"/>
              <w:numPr>
                <w:ilvl w:val="0"/>
                <w:numId w:val="209"/>
              </w:numPr>
              <w:spacing w:before="0" w:beforeAutospacing="0" w:after="0" w:afterAutospacing="0"/>
              <w:rPr>
                <w:rFonts w:ascii="Arial" w:eastAsia="Times New Roman" w:hAnsi="Arial" w:cs="Arial"/>
                <w:sz w:val="16"/>
                <w:szCs w:val="16"/>
              </w:rPr>
            </w:pPr>
            <w:r w:rsidRPr="006D6DA5">
              <w:rPr>
                <w:rFonts w:ascii="Arial" w:eastAsia="Times New Roman" w:hAnsi="Arial" w:cs="Arial"/>
                <w:sz w:val="16"/>
                <w:szCs w:val="16"/>
              </w:rPr>
              <w:t>Double symbol DMRS without additional DMRS symbols. </w:t>
            </w:r>
          </w:p>
          <w:p w14:paraId="36E7D630"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color w:val="0000FF"/>
                <w:sz w:val="16"/>
                <w:szCs w:val="16"/>
              </w:rPr>
              <w:t>Note: evaluation of other</w:t>
            </w:r>
            <w:r w:rsidRPr="006D6DA5">
              <w:rPr>
                <w:rFonts w:ascii="Arial" w:hAnsi="Arial" w:cs="Arial"/>
                <w:color w:val="FF0000"/>
                <w:sz w:val="16"/>
                <w:szCs w:val="16"/>
              </w:rPr>
              <w:t xml:space="preserve"> </w:t>
            </w:r>
            <w:r w:rsidRPr="006D6DA5">
              <w:rPr>
                <w:rFonts w:ascii="Arial" w:hAnsi="Arial" w:cs="Arial"/>
                <w:sz w:val="16"/>
                <w:szCs w:val="16"/>
              </w:rPr>
              <w:t>additional DMRS symbol(s) are not precluded</w:t>
            </w:r>
            <w:r w:rsidRPr="006D6DA5">
              <w:rPr>
                <w:rFonts w:ascii="Arial" w:hAnsi="Arial" w:cs="Arial"/>
                <w:color w:val="FF0000"/>
                <w:sz w:val="16"/>
                <w:szCs w:val="16"/>
              </w:rPr>
              <w:t>.</w:t>
            </w:r>
            <w:r w:rsidRPr="006D6DA5">
              <w:rPr>
                <w:rFonts w:ascii="Arial" w:hAnsi="Arial" w:cs="Arial"/>
                <w:sz w:val="16"/>
                <w:szCs w:val="16"/>
              </w:rPr>
              <w:t> </w:t>
            </w:r>
          </w:p>
        </w:tc>
      </w:tr>
      <w:tr w:rsidR="00B80F14" w:rsidRPr="006D6DA5" w14:paraId="2519684F" w14:textId="77777777" w:rsidTr="006D6DA5">
        <w:trPr>
          <w:trHeight w:val="20"/>
          <w:jc w:val="center"/>
        </w:trPr>
        <w:tc>
          <w:tcPr>
            <w:tcW w:w="2972" w:type="dxa"/>
            <w:tcBorders>
              <w:top w:val="nil"/>
              <w:left w:val="single" w:sz="8" w:space="0" w:color="auto"/>
              <w:bottom w:val="single" w:sz="8" w:space="0" w:color="auto"/>
              <w:right w:val="single" w:sz="8" w:space="0" w:color="auto"/>
            </w:tcBorders>
            <w:shd w:val="clear" w:color="auto" w:fill="B8CCE4"/>
            <w:tcMar>
              <w:top w:w="0" w:type="dxa"/>
              <w:left w:w="108" w:type="dxa"/>
              <w:bottom w:w="0" w:type="dxa"/>
              <w:right w:w="108" w:type="dxa"/>
            </w:tcMar>
            <w:vAlign w:val="center"/>
            <w:hideMark/>
          </w:tcPr>
          <w:p w14:paraId="5A907442"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DMRS mapping type </w:t>
            </w:r>
          </w:p>
        </w:tc>
        <w:tc>
          <w:tcPr>
            <w:tcW w:w="708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2C8DB85"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Mapping type A (slot based) for PDSCH. </w:t>
            </w:r>
          </w:p>
          <w:p w14:paraId="1E9A6B77"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Mapping type A (slot based) for PUSCH. </w:t>
            </w:r>
          </w:p>
        </w:tc>
      </w:tr>
      <w:tr w:rsidR="00B80F14" w:rsidRPr="006D6DA5" w14:paraId="20F2876C" w14:textId="77777777" w:rsidTr="006D6DA5">
        <w:trPr>
          <w:trHeight w:val="20"/>
          <w:jc w:val="center"/>
        </w:trPr>
        <w:tc>
          <w:tcPr>
            <w:tcW w:w="2972" w:type="dxa"/>
            <w:tcBorders>
              <w:top w:val="nil"/>
              <w:left w:val="single" w:sz="8" w:space="0" w:color="auto"/>
              <w:bottom w:val="single" w:sz="8" w:space="0" w:color="auto"/>
              <w:right w:val="single" w:sz="8" w:space="0" w:color="auto"/>
            </w:tcBorders>
            <w:shd w:val="clear" w:color="auto" w:fill="B8CCE4"/>
            <w:tcMar>
              <w:top w:w="0" w:type="dxa"/>
              <w:left w:w="108" w:type="dxa"/>
              <w:bottom w:w="0" w:type="dxa"/>
              <w:right w:w="108" w:type="dxa"/>
            </w:tcMar>
            <w:vAlign w:val="center"/>
            <w:hideMark/>
          </w:tcPr>
          <w:p w14:paraId="5AC35B64"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Link adaptation </w:t>
            </w:r>
          </w:p>
        </w:tc>
        <w:tc>
          <w:tcPr>
            <w:tcW w:w="708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395EA1E" w14:textId="77777777" w:rsidR="00B80F14" w:rsidRPr="006D6DA5" w:rsidRDefault="00B80F14" w:rsidP="00CF6E6D">
            <w:pPr>
              <w:pStyle w:val="xmsonormal"/>
              <w:numPr>
                <w:ilvl w:val="0"/>
                <w:numId w:val="210"/>
              </w:numPr>
              <w:spacing w:before="0" w:beforeAutospacing="0" w:after="0" w:afterAutospacing="0"/>
              <w:rPr>
                <w:rFonts w:ascii="Arial" w:eastAsia="Times New Roman" w:hAnsi="Arial" w:cs="Arial"/>
                <w:sz w:val="16"/>
                <w:szCs w:val="16"/>
              </w:rPr>
            </w:pPr>
            <w:r w:rsidRPr="006D6DA5">
              <w:rPr>
                <w:rFonts w:ascii="Arial" w:eastAsia="Times New Roman" w:hAnsi="Arial" w:cs="Arial"/>
                <w:sz w:val="16"/>
                <w:szCs w:val="16"/>
              </w:rPr>
              <w:t>Fixed modulation, coding and rank for BLER evaluation as baseline. </w:t>
            </w:r>
          </w:p>
          <w:p w14:paraId="79432BC1" w14:textId="77777777" w:rsidR="00B80F14" w:rsidRPr="006D6DA5" w:rsidRDefault="00B80F14" w:rsidP="00CF6E6D">
            <w:pPr>
              <w:pStyle w:val="xmsonormal"/>
              <w:numPr>
                <w:ilvl w:val="0"/>
                <w:numId w:val="210"/>
              </w:numPr>
              <w:spacing w:before="0" w:beforeAutospacing="0" w:after="0" w:afterAutospacing="0"/>
              <w:rPr>
                <w:rFonts w:ascii="Arial" w:eastAsia="Times New Roman" w:hAnsi="Arial" w:cs="Arial"/>
                <w:sz w:val="16"/>
                <w:szCs w:val="16"/>
              </w:rPr>
            </w:pPr>
            <w:r w:rsidRPr="006D6DA5">
              <w:rPr>
                <w:rFonts w:ascii="Arial" w:eastAsia="Times New Roman" w:hAnsi="Arial" w:cs="Arial"/>
                <w:sz w:val="16"/>
                <w:szCs w:val="16"/>
              </w:rPr>
              <w:t>Adaptation of both MCS and rank for throughput evaluation as optional.  </w:t>
            </w:r>
          </w:p>
        </w:tc>
      </w:tr>
      <w:tr w:rsidR="00B80F14" w:rsidRPr="006D6DA5" w14:paraId="71A633D7" w14:textId="77777777" w:rsidTr="006D6DA5">
        <w:trPr>
          <w:trHeight w:val="20"/>
          <w:jc w:val="center"/>
        </w:trPr>
        <w:tc>
          <w:tcPr>
            <w:tcW w:w="2972" w:type="dxa"/>
            <w:tcBorders>
              <w:top w:val="nil"/>
              <w:left w:val="single" w:sz="8" w:space="0" w:color="auto"/>
              <w:bottom w:val="single" w:sz="8" w:space="0" w:color="auto"/>
              <w:right w:val="single" w:sz="8" w:space="0" w:color="auto"/>
            </w:tcBorders>
            <w:shd w:val="clear" w:color="auto" w:fill="B8CCE4"/>
            <w:tcMar>
              <w:top w:w="0" w:type="dxa"/>
              <w:left w:w="108" w:type="dxa"/>
              <w:bottom w:w="0" w:type="dxa"/>
              <w:right w:w="108" w:type="dxa"/>
            </w:tcMar>
            <w:vAlign w:val="center"/>
            <w:hideMark/>
          </w:tcPr>
          <w:p w14:paraId="1341FAE7"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lastRenderedPageBreak/>
              <w:t>HARQ </w:t>
            </w:r>
          </w:p>
        </w:tc>
        <w:tc>
          <w:tcPr>
            <w:tcW w:w="708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5431A07"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Baseline: Off </w:t>
            </w:r>
          </w:p>
          <w:p w14:paraId="5A4A5B87"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Optional: On (HARQ with max. 4 re-transmissions) for throughput evaluation </w:t>
            </w:r>
          </w:p>
        </w:tc>
      </w:tr>
      <w:tr w:rsidR="00B80F14" w:rsidRPr="006D6DA5" w14:paraId="443C1A13" w14:textId="77777777" w:rsidTr="006D6DA5">
        <w:trPr>
          <w:trHeight w:val="20"/>
          <w:jc w:val="center"/>
        </w:trPr>
        <w:tc>
          <w:tcPr>
            <w:tcW w:w="2972" w:type="dxa"/>
            <w:tcBorders>
              <w:top w:val="nil"/>
              <w:left w:val="single" w:sz="8" w:space="0" w:color="auto"/>
              <w:bottom w:val="single" w:sz="8" w:space="0" w:color="auto"/>
              <w:right w:val="single" w:sz="8" w:space="0" w:color="auto"/>
            </w:tcBorders>
            <w:shd w:val="clear" w:color="auto" w:fill="B8CCE4"/>
            <w:tcMar>
              <w:top w:w="0" w:type="dxa"/>
              <w:left w:w="108" w:type="dxa"/>
              <w:bottom w:w="0" w:type="dxa"/>
              <w:right w:w="108" w:type="dxa"/>
            </w:tcMar>
            <w:vAlign w:val="center"/>
            <w:hideMark/>
          </w:tcPr>
          <w:p w14:paraId="101FAB3B"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Channel estimation </w:t>
            </w:r>
          </w:p>
        </w:tc>
        <w:tc>
          <w:tcPr>
            <w:tcW w:w="708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9F8AE1B"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Realistic channel estimation with ideal info of frequency sync, SNR, doppler and delay spread </w:t>
            </w:r>
          </w:p>
        </w:tc>
      </w:tr>
      <w:tr w:rsidR="00B80F14" w:rsidRPr="006D6DA5" w14:paraId="6D82E195" w14:textId="77777777" w:rsidTr="006D6DA5">
        <w:trPr>
          <w:trHeight w:val="20"/>
          <w:jc w:val="center"/>
        </w:trPr>
        <w:tc>
          <w:tcPr>
            <w:tcW w:w="2972" w:type="dxa"/>
            <w:tcBorders>
              <w:top w:val="nil"/>
              <w:left w:val="single" w:sz="8" w:space="0" w:color="auto"/>
              <w:bottom w:val="single" w:sz="8" w:space="0" w:color="auto"/>
              <w:right w:val="single" w:sz="8" w:space="0" w:color="auto"/>
            </w:tcBorders>
            <w:shd w:val="clear" w:color="auto" w:fill="B8CCE4"/>
            <w:tcMar>
              <w:top w:w="0" w:type="dxa"/>
              <w:left w:w="108" w:type="dxa"/>
              <w:bottom w:w="0" w:type="dxa"/>
              <w:right w:w="108" w:type="dxa"/>
            </w:tcMar>
            <w:vAlign w:val="center"/>
            <w:hideMark/>
          </w:tcPr>
          <w:p w14:paraId="50C123B1"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Receiver type </w:t>
            </w:r>
          </w:p>
        </w:tc>
        <w:tc>
          <w:tcPr>
            <w:tcW w:w="708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C832082"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MMSE as baseline </w:t>
            </w:r>
          </w:p>
        </w:tc>
      </w:tr>
      <w:tr w:rsidR="00B80F14" w:rsidRPr="006D6DA5" w14:paraId="38B897F4" w14:textId="77777777" w:rsidTr="006D6DA5">
        <w:trPr>
          <w:trHeight w:val="20"/>
          <w:jc w:val="center"/>
        </w:trPr>
        <w:tc>
          <w:tcPr>
            <w:tcW w:w="2972" w:type="dxa"/>
            <w:tcBorders>
              <w:top w:val="nil"/>
              <w:left w:val="single" w:sz="8" w:space="0" w:color="auto"/>
              <w:bottom w:val="single" w:sz="8" w:space="0" w:color="auto"/>
              <w:right w:val="single" w:sz="8" w:space="0" w:color="auto"/>
            </w:tcBorders>
            <w:shd w:val="clear" w:color="auto" w:fill="B8CCE4"/>
            <w:tcMar>
              <w:top w:w="0" w:type="dxa"/>
              <w:left w:w="108" w:type="dxa"/>
              <w:bottom w:w="0" w:type="dxa"/>
              <w:right w:w="108" w:type="dxa"/>
            </w:tcMar>
            <w:vAlign w:val="center"/>
            <w:hideMark/>
          </w:tcPr>
          <w:p w14:paraId="51150079"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EVM </w:t>
            </w:r>
          </w:p>
        </w:tc>
        <w:tc>
          <w:tcPr>
            <w:tcW w:w="708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DBFF8CD"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No radio impairments  </w:t>
            </w:r>
          </w:p>
        </w:tc>
      </w:tr>
    </w:tbl>
    <w:p w14:paraId="1CAA506C" w14:textId="56979B7C" w:rsidR="00B80F14" w:rsidRPr="006D6DA5" w:rsidRDefault="00B80F14" w:rsidP="006D6DA5">
      <w:pPr>
        <w:rPr>
          <w:rFonts w:ascii="Times New Roman" w:eastAsiaTheme="minorHAnsi" w:hAnsi="Times New Roman"/>
          <w:szCs w:val="20"/>
          <w:lang w:val="en-US"/>
        </w:rPr>
      </w:pPr>
    </w:p>
    <w:p w14:paraId="505AAAD5" w14:textId="77777777" w:rsidR="006D6DA5" w:rsidRPr="006D6DA5" w:rsidRDefault="006D6DA5" w:rsidP="006D6DA5">
      <w:pPr>
        <w:rPr>
          <w:rFonts w:ascii="Times New Roman" w:hAnsi="Times New Roman"/>
          <w:lang w:val="en-US" w:eastAsia="en-GB"/>
        </w:rPr>
      </w:pPr>
      <w:r w:rsidRPr="006D6DA5">
        <w:rPr>
          <w:shd w:val="clear" w:color="auto" w:fill="00FF00"/>
        </w:rPr>
        <w:t>Agreement</w:t>
      </w:r>
    </w:p>
    <w:p w14:paraId="2EBE4D7C" w14:textId="09DAC663" w:rsidR="00B80F14" w:rsidRPr="006D6DA5" w:rsidRDefault="00B80F14" w:rsidP="00CF6E6D">
      <w:pPr>
        <w:pStyle w:val="ListParagraph"/>
        <w:numPr>
          <w:ilvl w:val="0"/>
          <w:numId w:val="212"/>
        </w:numPr>
        <w:rPr>
          <w:rFonts w:eastAsia="Times New Roman"/>
          <w:lang w:val="en-US"/>
        </w:rPr>
      </w:pPr>
      <w:r w:rsidRPr="006D6DA5">
        <w:rPr>
          <w:rFonts w:eastAsia="Times New Roman"/>
          <w:lang w:val="en-US"/>
        </w:rPr>
        <w:t>For SLS assumption for increasing DMRS ports in AI 9.1.3.1 in Rel.18,</w:t>
      </w:r>
    </w:p>
    <w:p w14:paraId="55AF6C9B" w14:textId="28F987C7" w:rsidR="00B80F14" w:rsidRPr="006D6DA5" w:rsidRDefault="00B80F14" w:rsidP="00CF6E6D">
      <w:pPr>
        <w:pStyle w:val="ListParagraph"/>
        <w:numPr>
          <w:ilvl w:val="1"/>
          <w:numId w:val="212"/>
        </w:numPr>
        <w:rPr>
          <w:rFonts w:eastAsia="Times New Roman"/>
          <w:lang w:val="en-US"/>
        </w:rPr>
      </w:pPr>
      <w:r w:rsidRPr="006D6DA5">
        <w:rPr>
          <w:rFonts w:eastAsia="Times New Roman"/>
          <w:lang w:val="en-US"/>
        </w:rPr>
        <w:t>Scenario: Dense Urban (Macro only) at 4GHz is a baseline. Other scenarios (e.g. Umi, Uma) are not precluded.</w:t>
      </w:r>
    </w:p>
    <w:p w14:paraId="45E658FD" w14:textId="07DA9F89" w:rsidR="00B80F14" w:rsidRPr="006D6DA5" w:rsidRDefault="00B80F14" w:rsidP="00CF6E6D">
      <w:pPr>
        <w:pStyle w:val="ListParagraph"/>
        <w:numPr>
          <w:ilvl w:val="1"/>
          <w:numId w:val="212"/>
        </w:numPr>
        <w:rPr>
          <w:rFonts w:eastAsia="Times New Roman"/>
          <w:lang w:val="en-US"/>
        </w:rPr>
      </w:pPr>
      <w:r w:rsidRPr="006D6DA5">
        <w:rPr>
          <w:rFonts w:eastAsia="Times New Roman"/>
          <w:lang w:val="en-US"/>
        </w:rPr>
        <w:t>Following evaluation assumptions are used for SLS.</w:t>
      </w:r>
    </w:p>
    <w:tbl>
      <w:tblPr>
        <w:tblW w:w="0" w:type="auto"/>
        <w:jc w:val="center"/>
        <w:tblCellMar>
          <w:left w:w="0" w:type="dxa"/>
          <w:right w:w="0" w:type="dxa"/>
        </w:tblCellMar>
        <w:tblLook w:val="04A0" w:firstRow="1" w:lastRow="0" w:firstColumn="1" w:lastColumn="0" w:noHBand="0" w:noVBand="1"/>
      </w:tblPr>
      <w:tblGrid>
        <w:gridCol w:w="1560"/>
        <w:gridCol w:w="1554"/>
        <w:gridCol w:w="7087"/>
      </w:tblGrid>
      <w:tr w:rsidR="00B80F14" w:rsidRPr="006D6DA5" w14:paraId="7EC97444" w14:textId="77777777" w:rsidTr="006D6DA5">
        <w:trPr>
          <w:trHeight w:val="20"/>
          <w:jc w:val="center"/>
        </w:trPr>
        <w:tc>
          <w:tcPr>
            <w:tcW w:w="3114" w:type="dxa"/>
            <w:gridSpan w:val="2"/>
            <w:tcBorders>
              <w:top w:val="single" w:sz="8" w:space="0" w:color="auto"/>
              <w:left w:val="single" w:sz="8" w:space="0" w:color="auto"/>
              <w:bottom w:val="single" w:sz="8" w:space="0" w:color="auto"/>
              <w:right w:val="single" w:sz="8" w:space="0" w:color="auto"/>
            </w:tcBorders>
            <w:shd w:val="clear" w:color="auto" w:fill="FFE599"/>
            <w:tcMar>
              <w:top w:w="0" w:type="dxa"/>
              <w:left w:w="108" w:type="dxa"/>
              <w:bottom w:w="0" w:type="dxa"/>
              <w:right w:w="108" w:type="dxa"/>
            </w:tcMar>
            <w:hideMark/>
          </w:tcPr>
          <w:p w14:paraId="30F0C438" w14:textId="77777777" w:rsidR="00B80F14" w:rsidRPr="006D6DA5" w:rsidRDefault="00B80F14" w:rsidP="006D6DA5">
            <w:pPr>
              <w:pStyle w:val="xmsonormal"/>
              <w:spacing w:before="0" w:beforeAutospacing="0" w:after="0" w:afterAutospacing="0"/>
              <w:jc w:val="center"/>
              <w:rPr>
                <w:rFonts w:ascii="Arial" w:hAnsi="Arial" w:cs="Arial"/>
                <w:sz w:val="16"/>
                <w:szCs w:val="16"/>
              </w:rPr>
            </w:pPr>
            <w:r w:rsidRPr="006D6DA5">
              <w:rPr>
                <w:rFonts w:ascii="Arial" w:hAnsi="Arial" w:cs="Arial"/>
                <w:b/>
                <w:bCs/>
                <w:sz w:val="16"/>
                <w:szCs w:val="16"/>
              </w:rPr>
              <w:t>Parameter</w:t>
            </w:r>
            <w:r w:rsidRPr="006D6DA5">
              <w:rPr>
                <w:rFonts w:ascii="Arial" w:hAnsi="Arial" w:cs="Arial"/>
                <w:sz w:val="16"/>
                <w:szCs w:val="16"/>
              </w:rPr>
              <w:t> </w:t>
            </w:r>
          </w:p>
        </w:tc>
        <w:tc>
          <w:tcPr>
            <w:tcW w:w="7087" w:type="dxa"/>
            <w:tcBorders>
              <w:top w:val="single" w:sz="8" w:space="0" w:color="auto"/>
              <w:left w:val="nil"/>
              <w:bottom w:val="single" w:sz="8" w:space="0" w:color="auto"/>
              <w:right w:val="single" w:sz="8" w:space="0" w:color="auto"/>
            </w:tcBorders>
            <w:shd w:val="clear" w:color="auto" w:fill="FFE599"/>
            <w:tcMar>
              <w:top w:w="0" w:type="dxa"/>
              <w:left w:w="108" w:type="dxa"/>
              <w:bottom w:w="0" w:type="dxa"/>
              <w:right w:w="108" w:type="dxa"/>
            </w:tcMar>
            <w:hideMark/>
          </w:tcPr>
          <w:p w14:paraId="1FA457CF" w14:textId="77777777" w:rsidR="00B80F14" w:rsidRPr="006D6DA5" w:rsidRDefault="00B80F14" w:rsidP="006D6DA5">
            <w:pPr>
              <w:pStyle w:val="xmsonormal"/>
              <w:spacing w:before="0" w:beforeAutospacing="0" w:after="0" w:afterAutospacing="0"/>
              <w:jc w:val="center"/>
              <w:rPr>
                <w:rFonts w:ascii="Arial" w:hAnsi="Arial" w:cs="Arial"/>
                <w:sz w:val="16"/>
                <w:szCs w:val="16"/>
              </w:rPr>
            </w:pPr>
            <w:r w:rsidRPr="006D6DA5">
              <w:rPr>
                <w:rFonts w:ascii="Arial" w:hAnsi="Arial" w:cs="Arial"/>
                <w:b/>
                <w:bCs/>
                <w:color w:val="000000"/>
                <w:sz w:val="16"/>
                <w:szCs w:val="16"/>
              </w:rPr>
              <w:t>Value</w:t>
            </w:r>
            <w:r w:rsidRPr="006D6DA5">
              <w:rPr>
                <w:rFonts w:ascii="Arial" w:hAnsi="Arial" w:cs="Arial"/>
                <w:sz w:val="16"/>
                <w:szCs w:val="16"/>
              </w:rPr>
              <w:t> </w:t>
            </w:r>
          </w:p>
        </w:tc>
      </w:tr>
      <w:tr w:rsidR="00B80F14" w:rsidRPr="006D6DA5" w14:paraId="47C12E0E" w14:textId="77777777" w:rsidTr="006D6DA5">
        <w:trPr>
          <w:trHeight w:val="20"/>
          <w:jc w:val="center"/>
        </w:trPr>
        <w:tc>
          <w:tcPr>
            <w:tcW w:w="3114" w:type="dxa"/>
            <w:gridSpan w:val="2"/>
            <w:tcBorders>
              <w:top w:val="nil"/>
              <w:left w:val="single" w:sz="8" w:space="0" w:color="auto"/>
              <w:bottom w:val="single" w:sz="8" w:space="0" w:color="auto"/>
              <w:right w:val="single" w:sz="8" w:space="0" w:color="auto"/>
            </w:tcBorders>
            <w:shd w:val="clear" w:color="auto" w:fill="B4C6E7"/>
            <w:tcMar>
              <w:top w:w="0" w:type="dxa"/>
              <w:left w:w="108" w:type="dxa"/>
              <w:bottom w:w="0" w:type="dxa"/>
              <w:right w:w="108" w:type="dxa"/>
            </w:tcMar>
            <w:hideMark/>
          </w:tcPr>
          <w:p w14:paraId="117E4D44"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Scenario </w:t>
            </w:r>
          </w:p>
        </w:tc>
        <w:tc>
          <w:tcPr>
            <w:tcW w:w="7087" w:type="dxa"/>
            <w:tcBorders>
              <w:top w:val="nil"/>
              <w:left w:val="nil"/>
              <w:bottom w:val="single" w:sz="8" w:space="0" w:color="auto"/>
              <w:right w:val="single" w:sz="8" w:space="0" w:color="auto"/>
            </w:tcBorders>
            <w:tcMar>
              <w:top w:w="0" w:type="dxa"/>
              <w:left w:w="108" w:type="dxa"/>
              <w:bottom w:w="0" w:type="dxa"/>
              <w:right w:w="108" w:type="dxa"/>
            </w:tcMar>
            <w:hideMark/>
          </w:tcPr>
          <w:p w14:paraId="3566E738"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Dense Urban (macro only) </w:t>
            </w:r>
          </w:p>
        </w:tc>
      </w:tr>
      <w:tr w:rsidR="00B80F14" w:rsidRPr="006D6DA5" w14:paraId="213D1EB3" w14:textId="77777777" w:rsidTr="006D6DA5">
        <w:trPr>
          <w:trHeight w:val="20"/>
          <w:jc w:val="center"/>
        </w:trPr>
        <w:tc>
          <w:tcPr>
            <w:tcW w:w="3114" w:type="dxa"/>
            <w:gridSpan w:val="2"/>
            <w:tcBorders>
              <w:top w:val="nil"/>
              <w:left w:val="single" w:sz="8" w:space="0" w:color="auto"/>
              <w:bottom w:val="single" w:sz="8" w:space="0" w:color="auto"/>
              <w:right w:val="single" w:sz="8" w:space="0" w:color="auto"/>
            </w:tcBorders>
            <w:shd w:val="clear" w:color="auto" w:fill="B4C6E7"/>
            <w:tcMar>
              <w:top w:w="0" w:type="dxa"/>
              <w:left w:w="108" w:type="dxa"/>
              <w:bottom w:w="0" w:type="dxa"/>
              <w:right w:w="108" w:type="dxa"/>
            </w:tcMar>
            <w:hideMark/>
          </w:tcPr>
          <w:p w14:paraId="59109957"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Carrier frequency </w:t>
            </w:r>
          </w:p>
        </w:tc>
        <w:tc>
          <w:tcPr>
            <w:tcW w:w="7087" w:type="dxa"/>
            <w:tcBorders>
              <w:top w:val="nil"/>
              <w:left w:val="nil"/>
              <w:bottom w:val="single" w:sz="8" w:space="0" w:color="auto"/>
              <w:right w:val="single" w:sz="8" w:space="0" w:color="auto"/>
            </w:tcBorders>
            <w:tcMar>
              <w:top w:w="0" w:type="dxa"/>
              <w:left w:w="108" w:type="dxa"/>
              <w:bottom w:w="0" w:type="dxa"/>
              <w:right w:w="108" w:type="dxa"/>
            </w:tcMar>
            <w:hideMark/>
          </w:tcPr>
          <w:p w14:paraId="6CD778AB"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4GHz </w:t>
            </w:r>
          </w:p>
        </w:tc>
      </w:tr>
      <w:tr w:rsidR="00B80F14" w:rsidRPr="006D6DA5" w14:paraId="0945478B" w14:textId="77777777" w:rsidTr="006D6DA5">
        <w:trPr>
          <w:trHeight w:val="20"/>
          <w:jc w:val="center"/>
        </w:trPr>
        <w:tc>
          <w:tcPr>
            <w:tcW w:w="3114" w:type="dxa"/>
            <w:gridSpan w:val="2"/>
            <w:tcBorders>
              <w:top w:val="nil"/>
              <w:left w:val="single" w:sz="8" w:space="0" w:color="auto"/>
              <w:bottom w:val="single" w:sz="8" w:space="0" w:color="auto"/>
              <w:right w:val="single" w:sz="8" w:space="0" w:color="auto"/>
            </w:tcBorders>
            <w:shd w:val="clear" w:color="auto" w:fill="B4C6E7"/>
            <w:tcMar>
              <w:top w:w="0" w:type="dxa"/>
              <w:left w:w="108" w:type="dxa"/>
              <w:bottom w:w="0" w:type="dxa"/>
              <w:right w:w="108" w:type="dxa"/>
            </w:tcMar>
            <w:hideMark/>
          </w:tcPr>
          <w:p w14:paraId="40CF8621"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Duplex, Waveform  </w:t>
            </w:r>
          </w:p>
        </w:tc>
        <w:tc>
          <w:tcPr>
            <w:tcW w:w="7087" w:type="dxa"/>
            <w:tcBorders>
              <w:top w:val="nil"/>
              <w:left w:val="nil"/>
              <w:bottom w:val="single" w:sz="8" w:space="0" w:color="auto"/>
              <w:right w:val="single" w:sz="8" w:space="0" w:color="auto"/>
            </w:tcBorders>
            <w:tcMar>
              <w:top w:w="0" w:type="dxa"/>
              <w:left w:w="108" w:type="dxa"/>
              <w:bottom w:w="0" w:type="dxa"/>
              <w:right w:w="108" w:type="dxa"/>
            </w:tcMar>
            <w:hideMark/>
          </w:tcPr>
          <w:p w14:paraId="7459764E"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TDD, OFDM </w:t>
            </w:r>
          </w:p>
          <w:p w14:paraId="271C71C5"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color w:val="0000FF"/>
                <w:sz w:val="16"/>
                <w:szCs w:val="16"/>
              </w:rPr>
              <w:t>Note: FDD, OFDM is not precluded</w:t>
            </w:r>
            <w:r w:rsidRPr="006D6DA5">
              <w:rPr>
                <w:rFonts w:ascii="Arial" w:hAnsi="Arial" w:cs="Arial"/>
                <w:sz w:val="16"/>
                <w:szCs w:val="16"/>
              </w:rPr>
              <w:t> </w:t>
            </w:r>
          </w:p>
        </w:tc>
      </w:tr>
      <w:tr w:rsidR="00B80F14" w:rsidRPr="006D6DA5" w14:paraId="244775DF" w14:textId="77777777" w:rsidTr="006D6DA5">
        <w:trPr>
          <w:trHeight w:val="20"/>
          <w:jc w:val="center"/>
        </w:trPr>
        <w:tc>
          <w:tcPr>
            <w:tcW w:w="3114" w:type="dxa"/>
            <w:gridSpan w:val="2"/>
            <w:tcBorders>
              <w:top w:val="nil"/>
              <w:left w:val="single" w:sz="8" w:space="0" w:color="auto"/>
              <w:bottom w:val="single" w:sz="8" w:space="0" w:color="auto"/>
              <w:right w:val="single" w:sz="8" w:space="0" w:color="auto"/>
            </w:tcBorders>
            <w:shd w:val="clear" w:color="auto" w:fill="B4C6E7"/>
            <w:tcMar>
              <w:top w:w="0" w:type="dxa"/>
              <w:left w:w="108" w:type="dxa"/>
              <w:bottom w:w="0" w:type="dxa"/>
              <w:right w:w="108" w:type="dxa"/>
            </w:tcMar>
            <w:hideMark/>
          </w:tcPr>
          <w:p w14:paraId="41D66315"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Multiple access  </w:t>
            </w:r>
          </w:p>
        </w:tc>
        <w:tc>
          <w:tcPr>
            <w:tcW w:w="7087" w:type="dxa"/>
            <w:tcBorders>
              <w:top w:val="nil"/>
              <w:left w:val="nil"/>
              <w:bottom w:val="single" w:sz="8" w:space="0" w:color="auto"/>
              <w:right w:val="single" w:sz="8" w:space="0" w:color="auto"/>
            </w:tcBorders>
            <w:tcMar>
              <w:top w:w="0" w:type="dxa"/>
              <w:left w:w="108" w:type="dxa"/>
              <w:bottom w:w="0" w:type="dxa"/>
              <w:right w:w="108" w:type="dxa"/>
            </w:tcMar>
            <w:hideMark/>
          </w:tcPr>
          <w:p w14:paraId="58A3F053"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OFDMA  </w:t>
            </w:r>
          </w:p>
        </w:tc>
      </w:tr>
      <w:tr w:rsidR="00B80F14" w:rsidRPr="006D6DA5" w14:paraId="21D5D269" w14:textId="77777777" w:rsidTr="006D6DA5">
        <w:trPr>
          <w:trHeight w:val="20"/>
          <w:jc w:val="center"/>
        </w:trPr>
        <w:tc>
          <w:tcPr>
            <w:tcW w:w="3114" w:type="dxa"/>
            <w:gridSpan w:val="2"/>
            <w:tcBorders>
              <w:top w:val="nil"/>
              <w:left w:val="single" w:sz="8" w:space="0" w:color="auto"/>
              <w:bottom w:val="single" w:sz="8" w:space="0" w:color="auto"/>
              <w:right w:val="single" w:sz="8" w:space="0" w:color="auto"/>
            </w:tcBorders>
            <w:shd w:val="clear" w:color="auto" w:fill="B4C6E7"/>
            <w:tcMar>
              <w:top w:w="0" w:type="dxa"/>
              <w:left w:w="108" w:type="dxa"/>
              <w:bottom w:w="0" w:type="dxa"/>
              <w:right w:w="108" w:type="dxa"/>
            </w:tcMar>
            <w:hideMark/>
          </w:tcPr>
          <w:p w14:paraId="6481BE0E"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Frequency Range </w:t>
            </w:r>
          </w:p>
        </w:tc>
        <w:tc>
          <w:tcPr>
            <w:tcW w:w="7087" w:type="dxa"/>
            <w:tcBorders>
              <w:top w:val="nil"/>
              <w:left w:val="nil"/>
              <w:bottom w:val="single" w:sz="8" w:space="0" w:color="auto"/>
              <w:right w:val="single" w:sz="8" w:space="0" w:color="auto"/>
            </w:tcBorders>
            <w:tcMar>
              <w:top w:w="0" w:type="dxa"/>
              <w:left w:w="108" w:type="dxa"/>
              <w:bottom w:w="0" w:type="dxa"/>
              <w:right w:w="108" w:type="dxa"/>
            </w:tcMar>
            <w:hideMark/>
          </w:tcPr>
          <w:p w14:paraId="60651B51"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FR1 only. </w:t>
            </w:r>
          </w:p>
        </w:tc>
      </w:tr>
      <w:tr w:rsidR="00B80F14" w:rsidRPr="006D6DA5" w14:paraId="216D098F" w14:textId="77777777" w:rsidTr="006D6DA5">
        <w:trPr>
          <w:trHeight w:val="20"/>
          <w:jc w:val="center"/>
        </w:trPr>
        <w:tc>
          <w:tcPr>
            <w:tcW w:w="3114" w:type="dxa"/>
            <w:gridSpan w:val="2"/>
            <w:tcBorders>
              <w:top w:val="nil"/>
              <w:left w:val="single" w:sz="8" w:space="0" w:color="auto"/>
              <w:bottom w:val="single" w:sz="8" w:space="0" w:color="auto"/>
              <w:right w:val="single" w:sz="8" w:space="0" w:color="auto"/>
            </w:tcBorders>
            <w:shd w:val="clear" w:color="auto" w:fill="B4C6E7"/>
            <w:tcMar>
              <w:top w:w="0" w:type="dxa"/>
              <w:left w:w="108" w:type="dxa"/>
              <w:bottom w:w="0" w:type="dxa"/>
              <w:right w:w="108" w:type="dxa"/>
            </w:tcMar>
            <w:hideMark/>
          </w:tcPr>
          <w:p w14:paraId="22F5D3C6"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Inter-BS distance </w:t>
            </w:r>
          </w:p>
        </w:tc>
        <w:tc>
          <w:tcPr>
            <w:tcW w:w="7087" w:type="dxa"/>
            <w:tcBorders>
              <w:top w:val="nil"/>
              <w:left w:val="nil"/>
              <w:bottom w:val="single" w:sz="8" w:space="0" w:color="auto"/>
              <w:right w:val="single" w:sz="8" w:space="0" w:color="auto"/>
            </w:tcBorders>
            <w:tcMar>
              <w:top w:w="0" w:type="dxa"/>
              <w:left w:w="108" w:type="dxa"/>
              <w:bottom w:w="0" w:type="dxa"/>
              <w:right w:w="108" w:type="dxa"/>
            </w:tcMar>
            <w:hideMark/>
          </w:tcPr>
          <w:p w14:paraId="4BCA0D4C"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200 m  </w:t>
            </w:r>
          </w:p>
        </w:tc>
      </w:tr>
      <w:tr w:rsidR="00B80F14" w:rsidRPr="006D6DA5" w14:paraId="6BA4C78D" w14:textId="77777777" w:rsidTr="006D6DA5">
        <w:trPr>
          <w:trHeight w:val="20"/>
          <w:jc w:val="center"/>
        </w:trPr>
        <w:tc>
          <w:tcPr>
            <w:tcW w:w="3114" w:type="dxa"/>
            <w:gridSpan w:val="2"/>
            <w:tcBorders>
              <w:top w:val="nil"/>
              <w:left w:val="single" w:sz="8" w:space="0" w:color="auto"/>
              <w:bottom w:val="single" w:sz="8" w:space="0" w:color="auto"/>
              <w:right w:val="single" w:sz="8" w:space="0" w:color="auto"/>
            </w:tcBorders>
            <w:shd w:val="clear" w:color="auto" w:fill="B4C6E7"/>
            <w:tcMar>
              <w:top w:w="0" w:type="dxa"/>
              <w:left w:w="108" w:type="dxa"/>
              <w:bottom w:w="0" w:type="dxa"/>
              <w:right w:w="108" w:type="dxa"/>
            </w:tcMar>
            <w:hideMark/>
          </w:tcPr>
          <w:p w14:paraId="6F146A78"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Channel model </w:t>
            </w:r>
          </w:p>
        </w:tc>
        <w:tc>
          <w:tcPr>
            <w:tcW w:w="7087" w:type="dxa"/>
            <w:tcBorders>
              <w:top w:val="nil"/>
              <w:left w:val="nil"/>
              <w:bottom w:val="single" w:sz="8" w:space="0" w:color="auto"/>
              <w:right w:val="single" w:sz="8" w:space="0" w:color="auto"/>
            </w:tcBorders>
            <w:tcMar>
              <w:top w:w="0" w:type="dxa"/>
              <w:left w:w="108" w:type="dxa"/>
              <w:bottom w:w="0" w:type="dxa"/>
              <w:right w:w="108" w:type="dxa"/>
            </w:tcMar>
            <w:hideMark/>
          </w:tcPr>
          <w:p w14:paraId="7D456E48"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According to the TR 38.901  </w:t>
            </w:r>
          </w:p>
        </w:tc>
      </w:tr>
      <w:tr w:rsidR="00B80F14" w:rsidRPr="006D6DA5" w14:paraId="4CF3D8C4" w14:textId="77777777" w:rsidTr="006D6DA5">
        <w:trPr>
          <w:trHeight w:val="20"/>
          <w:jc w:val="center"/>
        </w:trPr>
        <w:tc>
          <w:tcPr>
            <w:tcW w:w="3114" w:type="dxa"/>
            <w:gridSpan w:val="2"/>
            <w:tcBorders>
              <w:top w:val="nil"/>
              <w:left w:val="single" w:sz="8" w:space="0" w:color="auto"/>
              <w:bottom w:val="single" w:sz="8" w:space="0" w:color="auto"/>
              <w:right w:val="single" w:sz="8" w:space="0" w:color="auto"/>
            </w:tcBorders>
            <w:shd w:val="clear" w:color="auto" w:fill="B4C6E7"/>
            <w:tcMar>
              <w:top w:w="0" w:type="dxa"/>
              <w:left w:w="108" w:type="dxa"/>
              <w:bottom w:w="0" w:type="dxa"/>
              <w:right w:w="108" w:type="dxa"/>
            </w:tcMar>
            <w:hideMark/>
          </w:tcPr>
          <w:p w14:paraId="2B884EC1"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Antenna setup and port layouts at gNB </w:t>
            </w:r>
          </w:p>
        </w:tc>
        <w:tc>
          <w:tcPr>
            <w:tcW w:w="7087" w:type="dxa"/>
            <w:tcBorders>
              <w:top w:val="nil"/>
              <w:left w:val="nil"/>
              <w:bottom w:val="single" w:sz="8" w:space="0" w:color="auto"/>
              <w:right w:val="single" w:sz="8" w:space="0" w:color="auto"/>
            </w:tcBorders>
            <w:tcMar>
              <w:top w:w="0" w:type="dxa"/>
              <w:left w:w="108" w:type="dxa"/>
              <w:bottom w:w="0" w:type="dxa"/>
              <w:right w:w="108" w:type="dxa"/>
            </w:tcMar>
            <w:hideMark/>
          </w:tcPr>
          <w:p w14:paraId="2742168F" w14:textId="77777777" w:rsidR="00B80F14" w:rsidRPr="006D6DA5" w:rsidRDefault="00B80F14" w:rsidP="006D6DA5">
            <w:pPr>
              <w:pStyle w:val="xmsonormal"/>
              <w:spacing w:before="0" w:beforeAutospacing="0" w:after="0" w:afterAutospacing="0"/>
              <w:ind w:left="720" w:hanging="720"/>
              <w:rPr>
                <w:rFonts w:ascii="Arial" w:hAnsi="Arial" w:cs="Arial"/>
                <w:sz w:val="16"/>
                <w:szCs w:val="16"/>
              </w:rPr>
            </w:pPr>
            <w:r w:rsidRPr="006D6DA5">
              <w:rPr>
                <w:rFonts w:ascii="Arial" w:hAnsi="Arial" w:cs="Arial"/>
                <w:snapToGrid w:val="0"/>
                <w:sz w:val="16"/>
                <w:szCs w:val="16"/>
              </w:rPr>
              <w:t>Companies need to report which option(s) are used between </w:t>
            </w:r>
          </w:p>
          <w:p w14:paraId="2D683AA0" w14:textId="77777777" w:rsidR="00B80F14" w:rsidRPr="006D6DA5" w:rsidRDefault="00B80F14" w:rsidP="00CF6E6D">
            <w:pPr>
              <w:pStyle w:val="xmsonormal"/>
              <w:numPr>
                <w:ilvl w:val="0"/>
                <w:numId w:val="211"/>
              </w:numPr>
              <w:spacing w:before="0" w:beforeAutospacing="0" w:after="0" w:afterAutospacing="0"/>
              <w:rPr>
                <w:rFonts w:ascii="Arial" w:eastAsia="Times New Roman" w:hAnsi="Arial" w:cs="Arial"/>
                <w:sz w:val="16"/>
                <w:szCs w:val="16"/>
              </w:rPr>
            </w:pPr>
            <w:r w:rsidRPr="006D6DA5">
              <w:rPr>
                <w:rFonts w:ascii="Arial" w:eastAsia="Times New Roman" w:hAnsi="Arial" w:cs="Arial"/>
                <w:snapToGrid w:val="0"/>
                <w:sz w:val="16"/>
                <w:szCs w:val="16"/>
                <w:lang w:val="sv-SE"/>
              </w:rPr>
              <w:t xml:space="preserve">32 ports: </w:t>
            </w:r>
            <w:r w:rsidRPr="006D6DA5">
              <w:rPr>
                <w:rFonts w:ascii="Arial" w:eastAsia="Times New Roman" w:hAnsi="Arial" w:cs="Arial"/>
                <w:sz w:val="16"/>
                <w:szCs w:val="16"/>
                <w:lang w:val="sv-SE"/>
              </w:rPr>
              <w:t xml:space="preserve">(M, N, P, Mg, Ng, Mp, Np) = </w:t>
            </w:r>
            <w:r w:rsidRPr="006D6DA5">
              <w:rPr>
                <w:rFonts w:ascii="Arial" w:eastAsia="Times New Roman" w:hAnsi="Arial" w:cs="Arial"/>
                <w:snapToGrid w:val="0"/>
                <w:sz w:val="16"/>
                <w:szCs w:val="16"/>
                <w:lang w:val="sv-SE"/>
              </w:rPr>
              <w:t>(8,8,2,1,1,2,8), (dH,dV) = (0.5, 0.8)</w:t>
            </w:r>
            <w:r w:rsidRPr="006D6DA5">
              <w:rPr>
                <w:rFonts w:ascii="Arial" w:eastAsia="Times New Roman" w:hAnsi="Arial" w:cs="Arial"/>
                <w:snapToGrid w:val="0"/>
                <w:sz w:val="16"/>
                <w:szCs w:val="16"/>
              </w:rPr>
              <w:t xml:space="preserve">λ </w:t>
            </w:r>
            <w:r w:rsidRPr="006D6DA5">
              <w:rPr>
                <w:rFonts w:ascii="Arial" w:eastAsia="Times New Roman" w:hAnsi="Arial" w:cs="Arial"/>
                <w:snapToGrid w:val="0"/>
                <w:sz w:val="16"/>
                <w:szCs w:val="16"/>
                <w:lang w:val="sv-SE"/>
              </w:rPr>
              <w:t> </w:t>
            </w:r>
          </w:p>
          <w:p w14:paraId="129DDB54" w14:textId="77777777" w:rsidR="00B80F14" w:rsidRPr="006D6DA5" w:rsidRDefault="00B80F14" w:rsidP="00CF6E6D">
            <w:pPr>
              <w:pStyle w:val="xmsonormal"/>
              <w:numPr>
                <w:ilvl w:val="0"/>
                <w:numId w:val="211"/>
              </w:numPr>
              <w:spacing w:before="0" w:beforeAutospacing="0" w:after="0" w:afterAutospacing="0"/>
              <w:rPr>
                <w:rFonts w:ascii="Arial" w:eastAsia="Times New Roman" w:hAnsi="Arial" w:cs="Arial"/>
                <w:sz w:val="16"/>
                <w:szCs w:val="16"/>
              </w:rPr>
            </w:pPr>
            <w:r w:rsidRPr="006D6DA5">
              <w:rPr>
                <w:rFonts w:ascii="Arial" w:eastAsia="Times New Roman" w:hAnsi="Arial" w:cs="Arial"/>
                <w:snapToGrid w:val="0"/>
                <w:sz w:val="16"/>
                <w:szCs w:val="16"/>
                <w:lang w:val="sv-SE"/>
              </w:rPr>
              <w:t xml:space="preserve">16 ports: </w:t>
            </w:r>
            <w:r w:rsidRPr="006D6DA5">
              <w:rPr>
                <w:rFonts w:ascii="Arial" w:eastAsia="Times New Roman" w:hAnsi="Arial" w:cs="Arial"/>
                <w:sz w:val="16"/>
                <w:szCs w:val="16"/>
                <w:lang w:val="sv-SE"/>
              </w:rPr>
              <w:t xml:space="preserve">(M, N, P, Mg, Ng, Mp, Np) = </w:t>
            </w:r>
            <w:r w:rsidRPr="006D6DA5">
              <w:rPr>
                <w:rFonts w:ascii="Arial" w:eastAsia="Times New Roman" w:hAnsi="Arial" w:cs="Arial"/>
                <w:snapToGrid w:val="0"/>
                <w:sz w:val="16"/>
                <w:szCs w:val="16"/>
                <w:lang w:val="sv-SE"/>
              </w:rPr>
              <w:t>(8,4,2,1,1,2,4), (dH,dV) = (0.5, 0.8)</w:t>
            </w:r>
            <w:r w:rsidRPr="006D6DA5">
              <w:rPr>
                <w:rFonts w:ascii="Arial" w:eastAsia="Times New Roman" w:hAnsi="Arial" w:cs="Arial"/>
                <w:snapToGrid w:val="0"/>
                <w:sz w:val="16"/>
                <w:szCs w:val="16"/>
              </w:rPr>
              <w:t>λ</w:t>
            </w:r>
            <w:r w:rsidRPr="006D6DA5">
              <w:rPr>
                <w:rFonts w:ascii="Arial" w:eastAsia="Times New Roman" w:hAnsi="Arial" w:cs="Arial"/>
                <w:snapToGrid w:val="0"/>
                <w:sz w:val="16"/>
                <w:szCs w:val="16"/>
                <w:lang w:val="sv-SE"/>
              </w:rPr>
              <w:t> </w:t>
            </w:r>
            <w:r w:rsidRPr="006D6DA5">
              <w:rPr>
                <w:rFonts w:ascii="Arial" w:eastAsia="Times New Roman" w:hAnsi="Arial" w:cs="Arial"/>
                <w:sz w:val="16"/>
                <w:szCs w:val="16"/>
              </w:rPr>
              <w:br/>
            </w:r>
            <w:r w:rsidRPr="006D6DA5">
              <w:rPr>
                <w:rFonts w:ascii="Arial" w:eastAsia="Times New Roman" w:hAnsi="Arial" w:cs="Arial"/>
                <w:sz w:val="16"/>
                <w:szCs w:val="16"/>
              </w:rPr>
              <w:br/>
              <w:t>Other configurations are not precluded. </w:t>
            </w:r>
          </w:p>
        </w:tc>
      </w:tr>
      <w:tr w:rsidR="00B80F14" w:rsidRPr="006D6DA5" w14:paraId="4FE7976F" w14:textId="77777777" w:rsidTr="006D6DA5">
        <w:trPr>
          <w:trHeight w:val="20"/>
          <w:jc w:val="center"/>
        </w:trPr>
        <w:tc>
          <w:tcPr>
            <w:tcW w:w="3114" w:type="dxa"/>
            <w:gridSpan w:val="2"/>
            <w:tcBorders>
              <w:top w:val="nil"/>
              <w:left w:val="single" w:sz="8" w:space="0" w:color="auto"/>
              <w:bottom w:val="single" w:sz="8" w:space="0" w:color="auto"/>
              <w:right w:val="single" w:sz="8" w:space="0" w:color="auto"/>
            </w:tcBorders>
            <w:shd w:val="clear" w:color="auto" w:fill="B4C6E7"/>
            <w:tcMar>
              <w:top w:w="0" w:type="dxa"/>
              <w:left w:w="108" w:type="dxa"/>
              <w:bottom w:w="0" w:type="dxa"/>
              <w:right w:w="108" w:type="dxa"/>
            </w:tcMar>
            <w:hideMark/>
          </w:tcPr>
          <w:p w14:paraId="41CFBA55"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Antenna setup and port layouts at UE </w:t>
            </w:r>
          </w:p>
        </w:tc>
        <w:tc>
          <w:tcPr>
            <w:tcW w:w="7087" w:type="dxa"/>
            <w:tcBorders>
              <w:top w:val="nil"/>
              <w:left w:val="nil"/>
              <w:bottom w:val="single" w:sz="8" w:space="0" w:color="auto"/>
              <w:right w:val="single" w:sz="8" w:space="0" w:color="auto"/>
            </w:tcBorders>
            <w:tcMar>
              <w:top w:w="0" w:type="dxa"/>
              <w:left w:w="108" w:type="dxa"/>
              <w:bottom w:w="0" w:type="dxa"/>
              <w:right w:w="108" w:type="dxa"/>
            </w:tcMar>
            <w:hideMark/>
          </w:tcPr>
          <w:p w14:paraId="592C34A1"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napToGrid w:val="0"/>
                <w:sz w:val="16"/>
                <w:szCs w:val="16"/>
              </w:rPr>
              <w:t xml:space="preserve">4RX: </w:t>
            </w:r>
            <w:r w:rsidRPr="006D6DA5">
              <w:rPr>
                <w:rFonts w:ascii="Arial" w:hAnsi="Arial" w:cs="Arial"/>
                <w:sz w:val="16"/>
                <w:szCs w:val="16"/>
              </w:rPr>
              <w:t xml:space="preserve">(M, N, P, Mg, Ng, Mp, Np) = </w:t>
            </w:r>
            <w:r w:rsidRPr="006D6DA5">
              <w:rPr>
                <w:rFonts w:ascii="Arial" w:hAnsi="Arial" w:cs="Arial"/>
                <w:snapToGrid w:val="0"/>
                <w:sz w:val="16"/>
                <w:szCs w:val="16"/>
              </w:rPr>
              <w:t>(1,2,2,1,1,1,2), (dH,dV) = (0.5, 0.5)λ for rank &gt; 2 </w:t>
            </w:r>
          </w:p>
          <w:p w14:paraId="0FEBF7F5"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napToGrid w:val="0"/>
                <w:sz w:val="16"/>
                <w:szCs w:val="16"/>
              </w:rPr>
              <w:t xml:space="preserve">2RX: </w:t>
            </w:r>
            <w:r w:rsidRPr="006D6DA5">
              <w:rPr>
                <w:rFonts w:ascii="Arial" w:hAnsi="Arial" w:cs="Arial"/>
                <w:sz w:val="16"/>
                <w:szCs w:val="16"/>
              </w:rPr>
              <w:t xml:space="preserve">(M, N, P, Mg, Ng, Mp, Np) = </w:t>
            </w:r>
            <w:r w:rsidRPr="006D6DA5">
              <w:rPr>
                <w:rFonts w:ascii="Arial" w:hAnsi="Arial" w:cs="Arial"/>
                <w:snapToGrid w:val="0"/>
                <w:sz w:val="16"/>
                <w:szCs w:val="16"/>
              </w:rPr>
              <w:t>(1,1,2,1,1,1,1), (dH,dV) = (0.5, 0.5)λ for (rank 1,2)  </w:t>
            </w:r>
          </w:p>
          <w:p w14:paraId="6A9421F5"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napToGrid w:val="0"/>
                <w:sz w:val="16"/>
                <w:szCs w:val="16"/>
              </w:rPr>
              <w:t>Other configurations are not precluded.</w:t>
            </w:r>
            <w:r w:rsidRPr="006D6DA5">
              <w:rPr>
                <w:rFonts w:ascii="Arial" w:hAnsi="Arial" w:cs="Arial"/>
                <w:sz w:val="16"/>
                <w:szCs w:val="16"/>
              </w:rPr>
              <w:t> </w:t>
            </w:r>
          </w:p>
        </w:tc>
      </w:tr>
      <w:tr w:rsidR="00B80F14" w:rsidRPr="006D6DA5" w14:paraId="7BB3DAC6" w14:textId="77777777" w:rsidTr="006D6DA5">
        <w:trPr>
          <w:trHeight w:val="20"/>
          <w:jc w:val="center"/>
        </w:trPr>
        <w:tc>
          <w:tcPr>
            <w:tcW w:w="3114" w:type="dxa"/>
            <w:gridSpan w:val="2"/>
            <w:tcBorders>
              <w:top w:val="nil"/>
              <w:left w:val="single" w:sz="8" w:space="0" w:color="auto"/>
              <w:bottom w:val="single" w:sz="8" w:space="0" w:color="auto"/>
              <w:right w:val="single" w:sz="8" w:space="0" w:color="auto"/>
            </w:tcBorders>
            <w:shd w:val="clear" w:color="auto" w:fill="B4C6E7"/>
            <w:tcMar>
              <w:top w:w="0" w:type="dxa"/>
              <w:left w:w="108" w:type="dxa"/>
              <w:bottom w:w="0" w:type="dxa"/>
              <w:right w:w="108" w:type="dxa"/>
            </w:tcMar>
            <w:hideMark/>
          </w:tcPr>
          <w:p w14:paraId="02A95897"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BS Tx power  </w:t>
            </w:r>
          </w:p>
        </w:tc>
        <w:tc>
          <w:tcPr>
            <w:tcW w:w="7087" w:type="dxa"/>
            <w:tcBorders>
              <w:top w:val="nil"/>
              <w:left w:val="nil"/>
              <w:bottom w:val="single" w:sz="8" w:space="0" w:color="auto"/>
              <w:right w:val="single" w:sz="8" w:space="0" w:color="auto"/>
            </w:tcBorders>
            <w:tcMar>
              <w:top w:w="0" w:type="dxa"/>
              <w:left w:w="108" w:type="dxa"/>
              <w:bottom w:w="0" w:type="dxa"/>
              <w:right w:w="108" w:type="dxa"/>
            </w:tcMar>
            <w:hideMark/>
          </w:tcPr>
          <w:p w14:paraId="35B85579"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41 dBm for 10MHz, 44dBm for 20MHz, 47dBm for 40MHz </w:t>
            </w:r>
          </w:p>
        </w:tc>
      </w:tr>
      <w:tr w:rsidR="00B80F14" w:rsidRPr="006D6DA5" w14:paraId="36BE3249" w14:textId="77777777" w:rsidTr="006D6DA5">
        <w:trPr>
          <w:trHeight w:val="20"/>
          <w:jc w:val="center"/>
        </w:trPr>
        <w:tc>
          <w:tcPr>
            <w:tcW w:w="3114" w:type="dxa"/>
            <w:gridSpan w:val="2"/>
            <w:tcBorders>
              <w:top w:val="nil"/>
              <w:left w:val="single" w:sz="8" w:space="0" w:color="auto"/>
              <w:bottom w:val="single" w:sz="8" w:space="0" w:color="auto"/>
              <w:right w:val="single" w:sz="8" w:space="0" w:color="auto"/>
            </w:tcBorders>
            <w:shd w:val="clear" w:color="auto" w:fill="B4C6E7"/>
            <w:tcMar>
              <w:top w:w="0" w:type="dxa"/>
              <w:left w:w="108" w:type="dxa"/>
              <w:bottom w:w="0" w:type="dxa"/>
              <w:right w:w="108" w:type="dxa"/>
            </w:tcMar>
            <w:hideMark/>
          </w:tcPr>
          <w:p w14:paraId="3DDCCA47"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BS antenna height  </w:t>
            </w:r>
          </w:p>
        </w:tc>
        <w:tc>
          <w:tcPr>
            <w:tcW w:w="7087" w:type="dxa"/>
            <w:tcBorders>
              <w:top w:val="nil"/>
              <w:left w:val="nil"/>
              <w:bottom w:val="single" w:sz="8" w:space="0" w:color="auto"/>
              <w:right w:val="single" w:sz="8" w:space="0" w:color="auto"/>
            </w:tcBorders>
            <w:tcMar>
              <w:top w:w="0" w:type="dxa"/>
              <w:left w:w="108" w:type="dxa"/>
              <w:bottom w:w="0" w:type="dxa"/>
              <w:right w:w="108" w:type="dxa"/>
            </w:tcMar>
            <w:hideMark/>
          </w:tcPr>
          <w:p w14:paraId="5A48D271"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25 m  </w:t>
            </w:r>
          </w:p>
        </w:tc>
      </w:tr>
      <w:tr w:rsidR="00B80F14" w:rsidRPr="006D6DA5" w14:paraId="0E78FF04" w14:textId="77777777" w:rsidTr="006D6DA5">
        <w:trPr>
          <w:trHeight w:val="20"/>
          <w:jc w:val="center"/>
        </w:trPr>
        <w:tc>
          <w:tcPr>
            <w:tcW w:w="3114" w:type="dxa"/>
            <w:gridSpan w:val="2"/>
            <w:tcBorders>
              <w:top w:val="nil"/>
              <w:left w:val="single" w:sz="8" w:space="0" w:color="auto"/>
              <w:bottom w:val="single" w:sz="8" w:space="0" w:color="auto"/>
              <w:right w:val="single" w:sz="8" w:space="0" w:color="auto"/>
            </w:tcBorders>
            <w:shd w:val="clear" w:color="auto" w:fill="B4C6E7"/>
            <w:tcMar>
              <w:top w:w="0" w:type="dxa"/>
              <w:left w:w="108" w:type="dxa"/>
              <w:bottom w:w="0" w:type="dxa"/>
              <w:right w:w="108" w:type="dxa"/>
            </w:tcMar>
            <w:hideMark/>
          </w:tcPr>
          <w:p w14:paraId="399BF050"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BS noise figure </w:t>
            </w:r>
          </w:p>
        </w:tc>
        <w:tc>
          <w:tcPr>
            <w:tcW w:w="7087" w:type="dxa"/>
            <w:tcBorders>
              <w:top w:val="nil"/>
              <w:left w:val="nil"/>
              <w:bottom w:val="single" w:sz="8" w:space="0" w:color="auto"/>
              <w:right w:val="single" w:sz="8" w:space="0" w:color="auto"/>
            </w:tcBorders>
            <w:tcMar>
              <w:top w:w="0" w:type="dxa"/>
              <w:left w:w="108" w:type="dxa"/>
              <w:bottom w:w="0" w:type="dxa"/>
              <w:right w:w="108" w:type="dxa"/>
            </w:tcMar>
            <w:hideMark/>
          </w:tcPr>
          <w:p w14:paraId="2E5F0614"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5 dB </w:t>
            </w:r>
          </w:p>
        </w:tc>
      </w:tr>
      <w:tr w:rsidR="00B80F14" w:rsidRPr="006D6DA5" w14:paraId="6726A13A" w14:textId="77777777" w:rsidTr="006D6DA5">
        <w:trPr>
          <w:trHeight w:val="20"/>
          <w:jc w:val="center"/>
        </w:trPr>
        <w:tc>
          <w:tcPr>
            <w:tcW w:w="3114" w:type="dxa"/>
            <w:gridSpan w:val="2"/>
            <w:tcBorders>
              <w:top w:val="nil"/>
              <w:left w:val="single" w:sz="8" w:space="0" w:color="auto"/>
              <w:bottom w:val="single" w:sz="8" w:space="0" w:color="auto"/>
              <w:right w:val="single" w:sz="8" w:space="0" w:color="auto"/>
            </w:tcBorders>
            <w:shd w:val="clear" w:color="auto" w:fill="B4C6E7"/>
            <w:tcMar>
              <w:top w:w="0" w:type="dxa"/>
              <w:left w:w="108" w:type="dxa"/>
              <w:bottom w:w="0" w:type="dxa"/>
              <w:right w:w="108" w:type="dxa"/>
            </w:tcMar>
            <w:hideMark/>
          </w:tcPr>
          <w:p w14:paraId="52DBF672"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UE noise figure </w:t>
            </w:r>
          </w:p>
        </w:tc>
        <w:tc>
          <w:tcPr>
            <w:tcW w:w="7087" w:type="dxa"/>
            <w:tcBorders>
              <w:top w:val="nil"/>
              <w:left w:val="nil"/>
              <w:bottom w:val="single" w:sz="8" w:space="0" w:color="auto"/>
              <w:right w:val="single" w:sz="8" w:space="0" w:color="auto"/>
            </w:tcBorders>
            <w:tcMar>
              <w:top w:w="0" w:type="dxa"/>
              <w:left w:w="108" w:type="dxa"/>
              <w:bottom w:w="0" w:type="dxa"/>
              <w:right w:w="108" w:type="dxa"/>
            </w:tcMar>
            <w:hideMark/>
          </w:tcPr>
          <w:p w14:paraId="5B8A63E1"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9 dB </w:t>
            </w:r>
          </w:p>
        </w:tc>
      </w:tr>
      <w:tr w:rsidR="00B80F14" w:rsidRPr="006D6DA5" w14:paraId="33B09934" w14:textId="77777777" w:rsidTr="006D6DA5">
        <w:trPr>
          <w:trHeight w:val="20"/>
          <w:jc w:val="center"/>
        </w:trPr>
        <w:tc>
          <w:tcPr>
            <w:tcW w:w="3114" w:type="dxa"/>
            <w:gridSpan w:val="2"/>
            <w:tcBorders>
              <w:top w:val="nil"/>
              <w:left w:val="single" w:sz="8" w:space="0" w:color="auto"/>
              <w:bottom w:val="single" w:sz="8" w:space="0" w:color="auto"/>
              <w:right w:val="single" w:sz="8" w:space="0" w:color="auto"/>
            </w:tcBorders>
            <w:shd w:val="clear" w:color="auto" w:fill="B4C6E7"/>
            <w:tcMar>
              <w:top w:w="0" w:type="dxa"/>
              <w:left w:w="108" w:type="dxa"/>
              <w:bottom w:w="0" w:type="dxa"/>
              <w:right w:w="108" w:type="dxa"/>
            </w:tcMar>
            <w:hideMark/>
          </w:tcPr>
          <w:p w14:paraId="50041CE3"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UE antenna height &amp; gain </w:t>
            </w:r>
          </w:p>
        </w:tc>
        <w:tc>
          <w:tcPr>
            <w:tcW w:w="7087" w:type="dxa"/>
            <w:tcBorders>
              <w:top w:val="nil"/>
              <w:left w:val="nil"/>
              <w:bottom w:val="single" w:sz="8" w:space="0" w:color="auto"/>
              <w:right w:val="single" w:sz="8" w:space="0" w:color="auto"/>
            </w:tcBorders>
            <w:tcMar>
              <w:top w:w="0" w:type="dxa"/>
              <w:left w:w="108" w:type="dxa"/>
              <w:bottom w:w="0" w:type="dxa"/>
              <w:right w:w="108" w:type="dxa"/>
            </w:tcMar>
            <w:hideMark/>
          </w:tcPr>
          <w:p w14:paraId="48D5231B"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Follow TR36.873  </w:t>
            </w:r>
          </w:p>
        </w:tc>
      </w:tr>
      <w:tr w:rsidR="00B80F14" w:rsidRPr="006D6DA5" w14:paraId="201D9184" w14:textId="77777777" w:rsidTr="006D6DA5">
        <w:trPr>
          <w:trHeight w:val="20"/>
          <w:jc w:val="center"/>
        </w:trPr>
        <w:tc>
          <w:tcPr>
            <w:tcW w:w="3114" w:type="dxa"/>
            <w:gridSpan w:val="2"/>
            <w:tcBorders>
              <w:top w:val="nil"/>
              <w:left w:val="single" w:sz="8" w:space="0" w:color="auto"/>
              <w:bottom w:val="single" w:sz="8" w:space="0" w:color="auto"/>
              <w:right w:val="single" w:sz="8" w:space="0" w:color="auto"/>
            </w:tcBorders>
            <w:shd w:val="clear" w:color="auto" w:fill="B4C6E7"/>
            <w:tcMar>
              <w:top w:w="0" w:type="dxa"/>
              <w:left w:w="108" w:type="dxa"/>
              <w:bottom w:w="0" w:type="dxa"/>
              <w:right w:w="108" w:type="dxa"/>
            </w:tcMar>
            <w:hideMark/>
          </w:tcPr>
          <w:p w14:paraId="18F223EE"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Modulation  </w:t>
            </w:r>
          </w:p>
        </w:tc>
        <w:tc>
          <w:tcPr>
            <w:tcW w:w="7087" w:type="dxa"/>
            <w:tcBorders>
              <w:top w:val="nil"/>
              <w:left w:val="nil"/>
              <w:bottom w:val="single" w:sz="8" w:space="0" w:color="auto"/>
              <w:right w:val="single" w:sz="8" w:space="0" w:color="auto"/>
            </w:tcBorders>
            <w:tcMar>
              <w:top w:w="0" w:type="dxa"/>
              <w:left w:w="108" w:type="dxa"/>
              <w:bottom w:w="0" w:type="dxa"/>
              <w:right w:w="108" w:type="dxa"/>
            </w:tcMar>
            <w:hideMark/>
          </w:tcPr>
          <w:p w14:paraId="1C59123E"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Up to 256 QAM </w:t>
            </w:r>
          </w:p>
        </w:tc>
      </w:tr>
      <w:tr w:rsidR="00B80F14" w:rsidRPr="006D6DA5" w14:paraId="03F32E90" w14:textId="77777777" w:rsidTr="006D6DA5">
        <w:trPr>
          <w:trHeight w:val="20"/>
          <w:jc w:val="center"/>
        </w:trPr>
        <w:tc>
          <w:tcPr>
            <w:tcW w:w="3114" w:type="dxa"/>
            <w:gridSpan w:val="2"/>
            <w:tcBorders>
              <w:top w:val="nil"/>
              <w:left w:val="single" w:sz="8" w:space="0" w:color="auto"/>
              <w:bottom w:val="single" w:sz="8" w:space="0" w:color="auto"/>
              <w:right w:val="single" w:sz="8" w:space="0" w:color="auto"/>
            </w:tcBorders>
            <w:shd w:val="clear" w:color="auto" w:fill="B4C6E7"/>
            <w:tcMar>
              <w:top w:w="0" w:type="dxa"/>
              <w:left w:w="108" w:type="dxa"/>
              <w:bottom w:w="0" w:type="dxa"/>
              <w:right w:w="108" w:type="dxa"/>
            </w:tcMar>
            <w:hideMark/>
          </w:tcPr>
          <w:p w14:paraId="29644940"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Coding on PDSCH </w:t>
            </w:r>
          </w:p>
        </w:tc>
        <w:tc>
          <w:tcPr>
            <w:tcW w:w="7087" w:type="dxa"/>
            <w:tcBorders>
              <w:top w:val="nil"/>
              <w:left w:val="nil"/>
              <w:bottom w:val="single" w:sz="8" w:space="0" w:color="auto"/>
              <w:right w:val="single" w:sz="8" w:space="0" w:color="auto"/>
            </w:tcBorders>
            <w:tcMar>
              <w:top w:w="0" w:type="dxa"/>
              <w:left w:w="108" w:type="dxa"/>
              <w:bottom w:w="0" w:type="dxa"/>
              <w:right w:w="108" w:type="dxa"/>
            </w:tcMar>
            <w:hideMark/>
          </w:tcPr>
          <w:p w14:paraId="075ADCFE"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LDPC </w:t>
            </w:r>
          </w:p>
          <w:p w14:paraId="43DCAD5A"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Max code-block size=8448bit </w:t>
            </w:r>
          </w:p>
        </w:tc>
      </w:tr>
      <w:tr w:rsidR="00B80F14" w:rsidRPr="006D6DA5" w14:paraId="69734CBF" w14:textId="77777777" w:rsidTr="006D6DA5">
        <w:trPr>
          <w:trHeight w:val="20"/>
          <w:jc w:val="center"/>
        </w:trPr>
        <w:tc>
          <w:tcPr>
            <w:tcW w:w="1560" w:type="dxa"/>
            <w:vMerge w:val="restart"/>
            <w:tcBorders>
              <w:top w:val="nil"/>
              <w:left w:val="single" w:sz="8" w:space="0" w:color="auto"/>
              <w:bottom w:val="single" w:sz="8" w:space="0" w:color="auto"/>
              <w:right w:val="single" w:sz="8" w:space="0" w:color="auto"/>
            </w:tcBorders>
            <w:shd w:val="clear" w:color="auto" w:fill="B4C6E7"/>
            <w:tcMar>
              <w:top w:w="0" w:type="dxa"/>
              <w:left w:w="108" w:type="dxa"/>
              <w:bottom w:w="0" w:type="dxa"/>
              <w:right w:w="108" w:type="dxa"/>
            </w:tcMar>
            <w:hideMark/>
          </w:tcPr>
          <w:p w14:paraId="234E0E20"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Numerology </w:t>
            </w:r>
          </w:p>
        </w:tc>
        <w:tc>
          <w:tcPr>
            <w:tcW w:w="1554" w:type="dxa"/>
            <w:tcBorders>
              <w:top w:val="nil"/>
              <w:left w:val="nil"/>
              <w:bottom w:val="single" w:sz="8" w:space="0" w:color="auto"/>
              <w:right w:val="single" w:sz="8" w:space="0" w:color="auto"/>
            </w:tcBorders>
            <w:shd w:val="clear" w:color="auto" w:fill="B4C6E7"/>
            <w:tcMar>
              <w:top w:w="0" w:type="dxa"/>
              <w:left w:w="108" w:type="dxa"/>
              <w:bottom w:w="0" w:type="dxa"/>
              <w:right w:w="108" w:type="dxa"/>
            </w:tcMar>
            <w:hideMark/>
          </w:tcPr>
          <w:p w14:paraId="0480A3DE"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Slot/non-slot  </w:t>
            </w:r>
          </w:p>
        </w:tc>
        <w:tc>
          <w:tcPr>
            <w:tcW w:w="7087" w:type="dxa"/>
            <w:tcBorders>
              <w:top w:val="nil"/>
              <w:left w:val="nil"/>
              <w:bottom w:val="single" w:sz="8" w:space="0" w:color="auto"/>
              <w:right w:val="single" w:sz="8" w:space="0" w:color="auto"/>
            </w:tcBorders>
            <w:tcMar>
              <w:top w:w="0" w:type="dxa"/>
              <w:left w:w="108" w:type="dxa"/>
              <w:bottom w:w="0" w:type="dxa"/>
              <w:right w:w="108" w:type="dxa"/>
            </w:tcMar>
            <w:hideMark/>
          </w:tcPr>
          <w:p w14:paraId="561B1EA4"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14 OFDM symbols per slot </w:t>
            </w:r>
          </w:p>
        </w:tc>
      </w:tr>
      <w:tr w:rsidR="00B80F14" w:rsidRPr="006D6DA5" w14:paraId="7B009636" w14:textId="77777777" w:rsidTr="006D6DA5">
        <w:trPr>
          <w:trHeight w:val="20"/>
          <w:jc w:val="center"/>
        </w:trPr>
        <w:tc>
          <w:tcPr>
            <w:tcW w:w="0" w:type="auto"/>
            <w:vMerge/>
            <w:tcBorders>
              <w:top w:val="nil"/>
              <w:left w:val="single" w:sz="8" w:space="0" w:color="auto"/>
              <w:bottom w:val="single" w:sz="8" w:space="0" w:color="auto"/>
              <w:right w:val="single" w:sz="8" w:space="0" w:color="auto"/>
            </w:tcBorders>
            <w:vAlign w:val="center"/>
            <w:hideMark/>
          </w:tcPr>
          <w:p w14:paraId="07542D0F" w14:textId="77777777" w:rsidR="00B80F14" w:rsidRPr="006D6DA5" w:rsidRDefault="00B80F14" w:rsidP="006D6DA5">
            <w:pPr>
              <w:rPr>
                <w:rFonts w:ascii="Arial" w:eastAsiaTheme="minorHAnsi" w:hAnsi="Arial" w:cs="Arial"/>
                <w:sz w:val="16"/>
                <w:szCs w:val="16"/>
              </w:rPr>
            </w:pPr>
          </w:p>
        </w:tc>
        <w:tc>
          <w:tcPr>
            <w:tcW w:w="1554" w:type="dxa"/>
            <w:tcBorders>
              <w:top w:val="nil"/>
              <w:left w:val="nil"/>
              <w:bottom w:val="single" w:sz="8" w:space="0" w:color="auto"/>
              <w:right w:val="single" w:sz="8" w:space="0" w:color="auto"/>
            </w:tcBorders>
            <w:shd w:val="clear" w:color="auto" w:fill="B4C6E7"/>
            <w:tcMar>
              <w:top w:w="0" w:type="dxa"/>
              <w:left w:w="108" w:type="dxa"/>
              <w:bottom w:w="0" w:type="dxa"/>
              <w:right w:w="108" w:type="dxa"/>
            </w:tcMar>
            <w:hideMark/>
          </w:tcPr>
          <w:p w14:paraId="43513A9E"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SCS  </w:t>
            </w:r>
          </w:p>
        </w:tc>
        <w:tc>
          <w:tcPr>
            <w:tcW w:w="7087" w:type="dxa"/>
            <w:tcBorders>
              <w:top w:val="nil"/>
              <w:left w:val="nil"/>
              <w:bottom w:val="single" w:sz="8" w:space="0" w:color="auto"/>
              <w:right w:val="single" w:sz="8" w:space="0" w:color="auto"/>
            </w:tcBorders>
            <w:tcMar>
              <w:top w:w="0" w:type="dxa"/>
              <w:left w:w="108" w:type="dxa"/>
              <w:bottom w:w="0" w:type="dxa"/>
              <w:right w:w="108" w:type="dxa"/>
            </w:tcMar>
            <w:hideMark/>
          </w:tcPr>
          <w:p w14:paraId="1E4292A5"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30 kHz  </w:t>
            </w:r>
          </w:p>
        </w:tc>
      </w:tr>
      <w:tr w:rsidR="00B80F14" w:rsidRPr="006D6DA5" w14:paraId="5733CBE6" w14:textId="77777777" w:rsidTr="006D6DA5">
        <w:trPr>
          <w:trHeight w:val="20"/>
          <w:jc w:val="center"/>
        </w:trPr>
        <w:tc>
          <w:tcPr>
            <w:tcW w:w="3114" w:type="dxa"/>
            <w:gridSpan w:val="2"/>
            <w:tcBorders>
              <w:top w:val="nil"/>
              <w:left w:val="single" w:sz="8" w:space="0" w:color="auto"/>
              <w:bottom w:val="single" w:sz="8" w:space="0" w:color="auto"/>
              <w:right w:val="single" w:sz="8" w:space="0" w:color="auto"/>
            </w:tcBorders>
            <w:shd w:val="clear" w:color="auto" w:fill="B4C6E7"/>
            <w:tcMar>
              <w:top w:w="0" w:type="dxa"/>
              <w:left w:w="108" w:type="dxa"/>
              <w:bottom w:w="0" w:type="dxa"/>
              <w:right w:w="108" w:type="dxa"/>
            </w:tcMar>
            <w:hideMark/>
          </w:tcPr>
          <w:p w14:paraId="608F8063"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Simulation bandwidth  </w:t>
            </w:r>
          </w:p>
        </w:tc>
        <w:tc>
          <w:tcPr>
            <w:tcW w:w="7087" w:type="dxa"/>
            <w:tcBorders>
              <w:top w:val="nil"/>
              <w:left w:val="nil"/>
              <w:bottom w:val="single" w:sz="8" w:space="0" w:color="auto"/>
              <w:right w:val="single" w:sz="8" w:space="0" w:color="auto"/>
            </w:tcBorders>
            <w:tcMar>
              <w:top w:w="0" w:type="dxa"/>
              <w:left w:w="108" w:type="dxa"/>
              <w:bottom w:w="0" w:type="dxa"/>
              <w:right w:w="108" w:type="dxa"/>
            </w:tcMar>
            <w:hideMark/>
          </w:tcPr>
          <w:p w14:paraId="7C3D5005"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20 MHz </w:t>
            </w:r>
          </w:p>
        </w:tc>
      </w:tr>
      <w:tr w:rsidR="00B80F14" w:rsidRPr="006D6DA5" w14:paraId="7F6DF8B1" w14:textId="77777777" w:rsidTr="006D6DA5">
        <w:trPr>
          <w:trHeight w:val="20"/>
          <w:jc w:val="center"/>
        </w:trPr>
        <w:tc>
          <w:tcPr>
            <w:tcW w:w="3114" w:type="dxa"/>
            <w:gridSpan w:val="2"/>
            <w:tcBorders>
              <w:top w:val="nil"/>
              <w:left w:val="single" w:sz="8" w:space="0" w:color="auto"/>
              <w:bottom w:val="single" w:sz="8" w:space="0" w:color="auto"/>
              <w:right w:val="single" w:sz="8" w:space="0" w:color="auto"/>
            </w:tcBorders>
            <w:shd w:val="clear" w:color="auto" w:fill="B4C6E7"/>
            <w:tcMar>
              <w:top w:w="0" w:type="dxa"/>
              <w:left w:w="108" w:type="dxa"/>
              <w:bottom w:w="0" w:type="dxa"/>
              <w:right w:w="108" w:type="dxa"/>
            </w:tcMar>
            <w:hideMark/>
          </w:tcPr>
          <w:p w14:paraId="79220899"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Number of RBs </w:t>
            </w:r>
          </w:p>
        </w:tc>
        <w:tc>
          <w:tcPr>
            <w:tcW w:w="7087" w:type="dxa"/>
            <w:tcBorders>
              <w:top w:val="nil"/>
              <w:left w:val="nil"/>
              <w:bottom w:val="single" w:sz="8" w:space="0" w:color="auto"/>
              <w:right w:val="single" w:sz="8" w:space="0" w:color="auto"/>
            </w:tcBorders>
            <w:tcMar>
              <w:top w:w="0" w:type="dxa"/>
              <w:left w:w="108" w:type="dxa"/>
              <w:bottom w:w="0" w:type="dxa"/>
              <w:right w:w="108" w:type="dxa"/>
            </w:tcMar>
            <w:hideMark/>
          </w:tcPr>
          <w:p w14:paraId="29B0D1D1"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52 for 30 kHz SCS </w:t>
            </w:r>
          </w:p>
        </w:tc>
      </w:tr>
      <w:tr w:rsidR="00B80F14" w:rsidRPr="006D6DA5" w14:paraId="6CA88062" w14:textId="77777777" w:rsidTr="006D6DA5">
        <w:trPr>
          <w:trHeight w:val="20"/>
          <w:jc w:val="center"/>
        </w:trPr>
        <w:tc>
          <w:tcPr>
            <w:tcW w:w="3114" w:type="dxa"/>
            <w:gridSpan w:val="2"/>
            <w:tcBorders>
              <w:top w:val="nil"/>
              <w:left w:val="single" w:sz="8" w:space="0" w:color="auto"/>
              <w:bottom w:val="single" w:sz="8" w:space="0" w:color="auto"/>
              <w:right w:val="single" w:sz="8" w:space="0" w:color="auto"/>
            </w:tcBorders>
            <w:shd w:val="clear" w:color="auto" w:fill="B4C6E7"/>
            <w:tcMar>
              <w:top w:w="0" w:type="dxa"/>
              <w:left w:w="108" w:type="dxa"/>
              <w:bottom w:w="0" w:type="dxa"/>
              <w:right w:w="108" w:type="dxa"/>
            </w:tcMar>
            <w:hideMark/>
          </w:tcPr>
          <w:p w14:paraId="38EAA03A"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Frame structure  </w:t>
            </w:r>
          </w:p>
        </w:tc>
        <w:tc>
          <w:tcPr>
            <w:tcW w:w="7087" w:type="dxa"/>
            <w:tcBorders>
              <w:top w:val="nil"/>
              <w:left w:val="nil"/>
              <w:bottom w:val="single" w:sz="8" w:space="0" w:color="auto"/>
              <w:right w:val="single" w:sz="8" w:space="0" w:color="auto"/>
            </w:tcBorders>
            <w:tcMar>
              <w:top w:w="0" w:type="dxa"/>
              <w:left w:w="108" w:type="dxa"/>
              <w:bottom w:w="0" w:type="dxa"/>
              <w:right w:w="108" w:type="dxa"/>
            </w:tcMar>
            <w:hideMark/>
          </w:tcPr>
          <w:p w14:paraId="1C11A9B7"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Slot Format 0 (all downlink) for all slots </w:t>
            </w:r>
          </w:p>
        </w:tc>
      </w:tr>
      <w:tr w:rsidR="00B80F14" w:rsidRPr="006D6DA5" w14:paraId="0D7756BC" w14:textId="77777777" w:rsidTr="006D6DA5">
        <w:trPr>
          <w:trHeight w:val="20"/>
          <w:jc w:val="center"/>
        </w:trPr>
        <w:tc>
          <w:tcPr>
            <w:tcW w:w="3114" w:type="dxa"/>
            <w:gridSpan w:val="2"/>
            <w:tcBorders>
              <w:top w:val="nil"/>
              <w:left w:val="single" w:sz="8" w:space="0" w:color="auto"/>
              <w:bottom w:val="single" w:sz="8" w:space="0" w:color="auto"/>
              <w:right w:val="single" w:sz="8" w:space="0" w:color="auto"/>
            </w:tcBorders>
            <w:shd w:val="clear" w:color="auto" w:fill="B4C6E7"/>
            <w:tcMar>
              <w:top w:w="0" w:type="dxa"/>
              <w:left w:w="108" w:type="dxa"/>
              <w:bottom w:w="0" w:type="dxa"/>
              <w:right w:w="108" w:type="dxa"/>
            </w:tcMar>
            <w:hideMark/>
          </w:tcPr>
          <w:p w14:paraId="17522491"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MIMO scheme </w:t>
            </w:r>
          </w:p>
        </w:tc>
        <w:tc>
          <w:tcPr>
            <w:tcW w:w="7087" w:type="dxa"/>
            <w:tcBorders>
              <w:top w:val="nil"/>
              <w:left w:val="nil"/>
              <w:bottom w:val="single" w:sz="8" w:space="0" w:color="auto"/>
              <w:right w:val="single" w:sz="8" w:space="0" w:color="auto"/>
            </w:tcBorders>
            <w:tcMar>
              <w:top w:w="0" w:type="dxa"/>
              <w:left w:w="108" w:type="dxa"/>
              <w:bottom w:w="0" w:type="dxa"/>
              <w:right w:w="108" w:type="dxa"/>
            </w:tcMar>
            <w:hideMark/>
          </w:tcPr>
          <w:p w14:paraId="455196FB"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SU/MU-MIMO with rank adaptation is a baseline  </w:t>
            </w:r>
          </w:p>
          <w:p w14:paraId="6619FFE3"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For low RU, SU-MIMO or SU/MU-MIMO with rank adaptation are assumed  </w:t>
            </w:r>
          </w:p>
          <w:p w14:paraId="0E7A861A"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For medium/high RU, SU/MU-MIMO with rank adaptation is assumed </w:t>
            </w:r>
          </w:p>
        </w:tc>
      </w:tr>
      <w:tr w:rsidR="00B80F14" w:rsidRPr="006D6DA5" w14:paraId="055418FF" w14:textId="77777777" w:rsidTr="006D6DA5">
        <w:trPr>
          <w:trHeight w:val="20"/>
          <w:jc w:val="center"/>
        </w:trPr>
        <w:tc>
          <w:tcPr>
            <w:tcW w:w="3114" w:type="dxa"/>
            <w:gridSpan w:val="2"/>
            <w:tcBorders>
              <w:top w:val="nil"/>
              <w:left w:val="single" w:sz="8" w:space="0" w:color="auto"/>
              <w:bottom w:val="single" w:sz="8" w:space="0" w:color="auto"/>
              <w:right w:val="single" w:sz="8" w:space="0" w:color="auto"/>
            </w:tcBorders>
            <w:shd w:val="clear" w:color="auto" w:fill="B4C6E7"/>
            <w:tcMar>
              <w:top w:w="0" w:type="dxa"/>
              <w:left w:w="108" w:type="dxa"/>
              <w:bottom w:w="0" w:type="dxa"/>
              <w:right w:w="108" w:type="dxa"/>
            </w:tcMar>
            <w:hideMark/>
          </w:tcPr>
          <w:p w14:paraId="3647221F"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MIMO layers </w:t>
            </w:r>
          </w:p>
        </w:tc>
        <w:tc>
          <w:tcPr>
            <w:tcW w:w="7087" w:type="dxa"/>
            <w:tcBorders>
              <w:top w:val="nil"/>
              <w:left w:val="nil"/>
              <w:bottom w:val="single" w:sz="8" w:space="0" w:color="auto"/>
              <w:right w:val="single" w:sz="8" w:space="0" w:color="auto"/>
            </w:tcBorders>
            <w:tcMar>
              <w:top w:w="0" w:type="dxa"/>
              <w:left w:w="108" w:type="dxa"/>
              <w:bottom w:w="0" w:type="dxa"/>
              <w:right w:w="108" w:type="dxa"/>
            </w:tcMar>
            <w:hideMark/>
          </w:tcPr>
          <w:p w14:paraId="61F4BF19"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For all evaluation, companies to provide the assumption on the maximum MU layers (e.g. 8 or 12) </w:t>
            </w:r>
          </w:p>
        </w:tc>
      </w:tr>
      <w:tr w:rsidR="00B80F14" w:rsidRPr="006D6DA5" w14:paraId="5A82E630" w14:textId="77777777" w:rsidTr="006D6DA5">
        <w:trPr>
          <w:trHeight w:val="20"/>
          <w:jc w:val="center"/>
        </w:trPr>
        <w:tc>
          <w:tcPr>
            <w:tcW w:w="3114" w:type="dxa"/>
            <w:gridSpan w:val="2"/>
            <w:tcBorders>
              <w:top w:val="nil"/>
              <w:left w:val="single" w:sz="8" w:space="0" w:color="auto"/>
              <w:bottom w:val="single" w:sz="8" w:space="0" w:color="auto"/>
              <w:right w:val="single" w:sz="8" w:space="0" w:color="auto"/>
            </w:tcBorders>
            <w:shd w:val="clear" w:color="auto" w:fill="B4C6E7"/>
            <w:tcMar>
              <w:top w:w="0" w:type="dxa"/>
              <w:left w:w="108" w:type="dxa"/>
              <w:bottom w:w="0" w:type="dxa"/>
              <w:right w:w="108" w:type="dxa"/>
            </w:tcMar>
            <w:hideMark/>
          </w:tcPr>
          <w:p w14:paraId="064FAC3B"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CSI feedback </w:t>
            </w:r>
          </w:p>
        </w:tc>
        <w:tc>
          <w:tcPr>
            <w:tcW w:w="7087" w:type="dxa"/>
            <w:tcBorders>
              <w:top w:val="nil"/>
              <w:left w:val="nil"/>
              <w:bottom w:val="single" w:sz="8" w:space="0" w:color="auto"/>
              <w:right w:val="single" w:sz="8" w:space="0" w:color="auto"/>
            </w:tcBorders>
            <w:tcMar>
              <w:top w:w="0" w:type="dxa"/>
              <w:left w:w="108" w:type="dxa"/>
              <w:bottom w:w="0" w:type="dxa"/>
              <w:right w:w="108" w:type="dxa"/>
            </w:tcMar>
            <w:hideMark/>
          </w:tcPr>
          <w:p w14:paraId="398F12C0"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Feedback assumption at least for baseline scheme </w:t>
            </w:r>
          </w:p>
          <w:p w14:paraId="40CF15E2"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CSI feedback periodicity (full CSI feedback): 5 ms,  </w:t>
            </w:r>
          </w:p>
          <w:p w14:paraId="6387598A"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Scheduling delay (from CSI feedback to time to apply in scheduling): 4 ms </w:t>
            </w:r>
          </w:p>
        </w:tc>
      </w:tr>
      <w:tr w:rsidR="00B80F14" w:rsidRPr="006D6DA5" w14:paraId="3A439D68" w14:textId="77777777" w:rsidTr="006D6DA5">
        <w:trPr>
          <w:trHeight w:val="20"/>
          <w:jc w:val="center"/>
        </w:trPr>
        <w:tc>
          <w:tcPr>
            <w:tcW w:w="3114" w:type="dxa"/>
            <w:gridSpan w:val="2"/>
            <w:tcBorders>
              <w:top w:val="nil"/>
              <w:left w:val="single" w:sz="8" w:space="0" w:color="auto"/>
              <w:bottom w:val="single" w:sz="8" w:space="0" w:color="auto"/>
              <w:right w:val="single" w:sz="8" w:space="0" w:color="auto"/>
            </w:tcBorders>
            <w:shd w:val="clear" w:color="auto" w:fill="B4C6E7"/>
            <w:tcMar>
              <w:top w:w="0" w:type="dxa"/>
              <w:left w:w="108" w:type="dxa"/>
              <w:bottom w:w="0" w:type="dxa"/>
              <w:right w:w="108" w:type="dxa"/>
            </w:tcMar>
            <w:hideMark/>
          </w:tcPr>
          <w:p w14:paraId="6AC59E38"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Overhead </w:t>
            </w:r>
          </w:p>
        </w:tc>
        <w:tc>
          <w:tcPr>
            <w:tcW w:w="7087" w:type="dxa"/>
            <w:tcBorders>
              <w:top w:val="nil"/>
              <w:left w:val="nil"/>
              <w:bottom w:val="single" w:sz="8" w:space="0" w:color="auto"/>
              <w:right w:val="single" w:sz="8" w:space="0" w:color="auto"/>
            </w:tcBorders>
            <w:tcMar>
              <w:top w:w="0" w:type="dxa"/>
              <w:left w:w="108" w:type="dxa"/>
              <w:bottom w:w="0" w:type="dxa"/>
              <w:right w:w="108" w:type="dxa"/>
            </w:tcMar>
            <w:hideMark/>
          </w:tcPr>
          <w:p w14:paraId="3A53C1EE"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Companies shall provide the downlink overhead assumption </w:t>
            </w:r>
          </w:p>
        </w:tc>
      </w:tr>
      <w:tr w:rsidR="00B80F14" w:rsidRPr="006D6DA5" w14:paraId="16E53A60" w14:textId="77777777" w:rsidTr="006D6DA5">
        <w:trPr>
          <w:trHeight w:val="20"/>
          <w:jc w:val="center"/>
        </w:trPr>
        <w:tc>
          <w:tcPr>
            <w:tcW w:w="3114" w:type="dxa"/>
            <w:gridSpan w:val="2"/>
            <w:tcBorders>
              <w:top w:val="nil"/>
              <w:left w:val="single" w:sz="8" w:space="0" w:color="auto"/>
              <w:bottom w:val="single" w:sz="8" w:space="0" w:color="auto"/>
              <w:right w:val="single" w:sz="8" w:space="0" w:color="auto"/>
            </w:tcBorders>
            <w:shd w:val="clear" w:color="auto" w:fill="B4C6E7"/>
            <w:tcMar>
              <w:top w:w="0" w:type="dxa"/>
              <w:left w:w="108" w:type="dxa"/>
              <w:bottom w:w="0" w:type="dxa"/>
              <w:right w:w="108" w:type="dxa"/>
            </w:tcMar>
            <w:hideMark/>
          </w:tcPr>
          <w:p w14:paraId="4EFA5F5E"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Traffic model </w:t>
            </w:r>
          </w:p>
        </w:tc>
        <w:tc>
          <w:tcPr>
            <w:tcW w:w="7087" w:type="dxa"/>
            <w:tcBorders>
              <w:top w:val="nil"/>
              <w:left w:val="nil"/>
              <w:bottom w:val="single" w:sz="8" w:space="0" w:color="auto"/>
              <w:right w:val="single" w:sz="8" w:space="0" w:color="auto"/>
            </w:tcBorders>
            <w:tcMar>
              <w:top w:w="0" w:type="dxa"/>
              <w:left w:w="108" w:type="dxa"/>
              <w:bottom w:w="0" w:type="dxa"/>
              <w:right w:w="108" w:type="dxa"/>
            </w:tcMar>
            <w:hideMark/>
          </w:tcPr>
          <w:p w14:paraId="76298903"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color w:val="0000FF"/>
                <w:sz w:val="16"/>
                <w:szCs w:val="16"/>
              </w:rPr>
              <w:t>Baseline:</w:t>
            </w:r>
            <w:r w:rsidRPr="006D6DA5">
              <w:rPr>
                <w:rFonts w:ascii="Arial" w:hAnsi="Arial" w:cs="Arial"/>
                <w:sz w:val="16"/>
                <w:szCs w:val="16"/>
              </w:rPr>
              <w:t xml:space="preserve"> FTP1 with 50% Resource Utilization </w:t>
            </w:r>
          </w:p>
          <w:p w14:paraId="327A3F90"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color w:val="0000FF"/>
                <w:sz w:val="16"/>
                <w:szCs w:val="16"/>
              </w:rPr>
              <w:t>Optional:</w:t>
            </w:r>
            <w:r w:rsidRPr="006D6DA5">
              <w:rPr>
                <w:rFonts w:ascii="Arial" w:hAnsi="Arial" w:cs="Arial"/>
                <w:sz w:val="16"/>
                <w:szCs w:val="16"/>
              </w:rPr>
              <w:t xml:space="preserve"> Full buffer </w:t>
            </w:r>
          </w:p>
        </w:tc>
      </w:tr>
      <w:tr w:rsidR="00B80F14" w:rsidRPr="006D6DA5" w14:paraId="16956050" w14:textId="77777777" w:rsidTr="006D6DA5">
        <w:trPr>
          <w:trHeight w:val="20"/>
          <w:jc w:val="center"/>
        </w:trPr>
        <w:tc>
          <w:tcPr>
            <w:tcW w:w="3114" w:type="dxa"/>
            <w:gridSpan w:val="2"/>
            <w:tcBorders>
              <w:top w:val="nil"/>
              <w:left w:val="single" w:sz="8" w:space="0" w:color="auto"/>
              <w:bottom w:val="single" w:sz="8" w:space="0" w:color="auto"/>
              <w:right w:val="single" w:sz="8" w:space="0" w:color="auto"/>
            </w:tcBorders>
            <w:shd w:val="clear" w:color="auto" w:fill="B4C6E7"/>
            <w:tcMar>
              <w:top w:w="0" w:type="dxa"/>
              <w:left w:w="108" w:type="dxa"/>
              <w:bottom w:w="0" w:type="dxa"/>
              <w:right w:w="108" w:type="dxa"/>
            </w:tcMar>
            <w:hideMark/>
          </w:tcPr>
          <w:p w14:paraId="72FD3E27"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UE distribution </w:t>
            </w:r>
          </w:p>
        </w:tc>
        <w:tc>
          <w:tcPr>
            <w:tcW w:w="7087" w:type="dxa"/>
            <w:tcBorders>
              <w:top w:val="nil"/>
              <w:left w:val="nil"/>
              <w:bottom w:val="single" w:sz="8" w:space="0" w:color="auto"/>
              <w:right w:val="single" w:sz="8" w:space="0" w:color="auto"/>
            </w:tcBorders>
            <w:tcMar>
              <w:top w:w="0" w:type="dxa"/>
              <w:left w:w="108" w:type="dxa"/>
              <w:bottom w:w="0" w:type="dxa"/>
              <w:right w:w="108" w:type="dxa"/>
            </w:tcMar>
            <w:hideMark/>
          </w:tcPr>
          <w:p w14:paraId="784650BB"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[80%] indoor (3km/h),  </w:t>
            </w:r>
          </w:p>
          <w:p w14:paraId="3C940BCC"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[20%] outdoor (30km/h) </w:t>
            </w:r>
          </w:p>
        </w:tc>
      </w:tr>
      <w:tr w:rsidR="00B80F14" w:rsidRPr="006D6DA5" w14:paraId="389AADA1" w14:textId="77777777" w:rsidTr="006D6DA5">
        <w:trPr>
          <w:trHeight w:val="20"/>
          <w:jc w:val="center"/>
        </w:trPr>
        <w:tc>
          <w:tcPr>
            <w:tcW w:w="3114" w:type="dxa"/>
            <w:gridSpan w:val="2"/>
            <w:tcBorders>
              <w:top w:val="nil"/>
              <w:left w:val="single" w:sz="8" w:space="0" w:color="auto"/>
              <w:bottom w:val="single" w:sz="8" w:space="0" w:color="auto"/>
              <w:right w:val="single" w:sz="8" w:space="0" w:color="auto"/>
            </w:tcBorders>
            <w:shd w:val="clear" w:color="auto" w:fill="B4C6E7"/>
            <w:tcMar>
              <w:top w:w="0" w:type="dxa"/>
              <w:left w:w="108" w:type="dxa"/>
              <w:bottom w:w="0" w:type="dxa"/>
              <w:right w:w="108" w:type="dxa"/>
            </w:tcMar>
            <w:hideMark/>
          </w:tcPr>
          <w:p w14:paraId="7B9C904F"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UE receiver </w:t>
            </w:r>
          </w:p>
        </w:tc>
        <w:tc>
          <w:tcPr>
            <w:tcW w:w="7087" w:type="dxa"/>
            <w:tcBorders>
              <w:top w:val="nil"/>
              <w:left w:val="nil"/>
              <w:bottom w:val="single" w:sz="8" w:space="0" w:color="auto"/>
              <w:right w:val="single" w:sz="8" w:space="0" w:color="auto"/>
            </w:tcBorders>
            <w:tcMar>
              <w:top w:w="0" w:type="dxa"/>
              <w:left w:w="108" w:type="dxa"/>
              <w:bottom w:w="0" w:type="dxa"/>
              <w:right w:w="108" w:type="dxa"/>
            </w:tcMar>
            <w:hideMark/>
          </w:tcPr>
          <w:p w14:paraId="40593031"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MMSE-IRC as the baseline receiver </w:t>
            </w:r>
          </w:p>
        </w:tc>
      </w:tr>
      <w:tr w:rsidR="00B80F14" w:rsidRPr="006D6DA5" w14:paraId="3958A43F" w14:textId="77777777" w:rsidTr="006D6DA5">
        <w:trPr>
          <w:trHeight w:val="20"/>
          <w:jc w:val="center"/>
        </w:trPr>
        <w:tc>
          <w:tcPr>
            <w:tcW w:w="3114" w:type="dxa"/>
            <w:gridSpan w:val="2"/>
            <w:tcBorders>
              <w:top w:val="nil"/>
              <w:left w:val="single" w:sz="8" w:space="0" w:color="auto"/>
              <w:bottom w:val="single" w:sz="8" w:space="0" w:color="auto"/>
              <w:right w:val="single" w:sz="8" w:space="0" w:color="auto"/>
            </w:tcBorders>
            <w:shd w:val="clear" w:color="auto" w:fill="B4C6E7"/>
            <w:tcMar>
              <w:top w:w="0" w:type="dxa"/>
              <w:left w:w="108" w:type="dxa"/>
              <w:bottom w:w="0" w:type="dxa"/>
              <w:right w:w="108" w:type="dxa"/>
            </w:tcMar>
            <w:hideMark/>
          </w:tcPr>
          <w:p w14:paraId="2103CD8F"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Feedback assumption   </w:t>
            </w:r>
          </w:p>
        </w:tc>
        <w:tc>
          <w:tcPr>
            <w:tcW w:w="7087" w:type="dxa"/>
            <w:tcBorders>
              <w:top w:val="nil"/>
              <w:left w:val="nil"/>
              <w:bottom w:val="single" w:sz="8" w:space="0" w:color="auto"/>
              <w:right w:val="single" w:sz="8" w:space="0" w:color="auto"/>
            </w:tcBorders>
            <w:tcMar>
              <w:top w:w="0" w:type="dxa"/>
              <w:left w:w="108" w:type="dxa"/>
              <w:bottom w:w="0" w:type="dxa"/>
              <w:right w:w="108" w:type="dxa"/>
            </w:tcMar>
            <w:hideMark/>
          </w:tcPr>
          <w:p w14:paraId="29F1B926"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Realistic </w:t>
            </w:r>
          </w:p>
        </w:tc>
      </w:tr>
      <w:tr w:rsidR="00B80F14" w:rsidRPr="006D6DA5" w14:paraId="6D6E29F9" w14:textId="77777777" w:rsidTr="006D6DA5">
        <w:trPr>
          <w:trHeight w:val="20"/>
          <w:jc w:val="center"/>
        </w:trPr>
        <w:tc>
          <w:tcPr>
            <w:tcW w:w="3114" w:type="dxa"/>
            <w:gridSpan w:val="2"/>
            <w:tcBorders>
              <w:top w:val="nil"/>
              <w:left w:val="single" w:sz="8" w:space="0" w:color="auto"/>
              <w:bottom w:val="single" w:sz="8" w:space="0" w:color="auto"/>
              <w:right w:val="single" w:sz="8" w:space="0" w:color="auto"/>
            </w:tcBorders>
            <w:shd w:val="clear" w:color="auto" w:fill="B4C6E7"/>
            <w:tcMar>
              <w:top w:w="0" w:type="dxa"/>
              <w:left w:w="108" w:type="dxa"/>
              <w:bottom w:w="0" w:type="dxa"/>
              <w:right w:w="108" w:type="dxa"/>
            </w:tcMar>
            <w:hideMark/>
          </w:tcPr>
          <w:p w14:paraId="18A1DCA1"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Channel estimation      </w:t>
            </w:r>
          </w:p>
        </w:tc>
        <w:tc>
          <w:tcPr>
            <w:tcW w:w="7087" w:type="dxa"/>
            <w:tcBorders>
              <w:top w:val="nil"/>
              <w:left w:val="nil"/>
              <w:bottom w:val="single" w:sz="8" w:space="0" w:color="auto"/>
              <w:right w:val="single" w:sz="8" w:space="0" w:color="auto"/>
            </w:tcBorders>
            <w:tcMar>
              <w:top w:w="0" w:type="dxa"/>
              <w:left w:w="108" w:type="dxa"/>
              <w:bottom w:w="0" w:type="dxa"/>
              <w:right w:w="108" w:type="dxa"/>
            </w:tcMar>
            <w:hideMark/>
          </w:tcPr>
          <w:p w14:paraId="1499DADE" w14:textId="77777777" w:rsidR="00B80F14" w:rsidRPr="006D6DA5" w:rsidRDefault="00B80F14" w:rsidP="006D6DA5">
            <w:pPr>
              <w:pStyle w:val="xmsonormal"/>
              <w:spacing w:before="0" w:beforeAutospacing="0" w:after="0" w:afterAutospacing="0"/>
              <w:rPr>
                <w:rFonts w:ascii="Arial" w:hAnsi="Arial" w:cs="Arial"/>
                <w:sz w:val="16"/>
                <w:szCs w:val="16"/>
              </w:rPr>
            </w:pPr>
            <w:r w:rsidRPr="006D6DA5">
              <w:rPr>
                <w:rFonts w:ascii="Arial" w:hAnsi="Arial" w:cs="Arial"/>
                <w:sz w:val="16"/>
                <w:szCs w:val="16"/>
              </w:rPr>
              <w:t>Realistic </w:t>
            </w:r>
          </w:p>
        </w:tc>
      </w:tr>
    </w:tbl>
    <w:p w14:paraId="364D1F8E" w14:textId="6C551084" w:rsidR="00B80F14" w:rsidRPr="00656F81" w:rsidRDefault="00B80F14" w:rsidP="00656F81">
      <w:pPr>
        <w:rPr>
          <w:rFonts w:ascii="Times New Roman" w:eastAsiaTheme="minorHAnsi" w:hAnsi="Times New Roman"/>
          <w:szCs w:val="20"/>
          <w:lang w:val="en-US"/>
        </w:rPr>
      </w:pPr>
    </w:p>
    <w:p w14:paraId="6C1738E9" w14:textId="77777777" w:rsidR="00D85234" w:rsidRDefault="00D85234" w:rsidP="00D85234">
      <w:pPr>
        <w:rPr>
          <w:rFonts w:ascii="Times New Roman" w:hAnsi="Times New Roman"/>
          <w:lang w:val="en-US" w:eastAsia="en-GB"/>
        </w:rPr>
      </w:pPr>
      <w:r>
        <w:rPr>
          <w:shd w:val="clear" w:color="auto" w:fill="00FF00"/>
        </w:rPr>
        <w:t>Agreement</w:t>
      </w:r>
    </w:p>
    <w:p w14:paraId="3C046DD2" w14:textId="1316C9F3" w:rsidR="00B80F14" w:rsidRPr="00D85234" w:rsidRDefault="00B80F14" w:rsidP="00CF6E6D">
      <w:pPr>
        <w:pStyle w:val="ListParagraph"/>
        <w:numPr>
          <w:ilvl w:val="0"/>
          <w:numId w:val="212"/>
        </w:numPr>
        <w:rPr>
          <w:rFonts w:eastAsia="Times New Roman"/>
          <w:lang w:val="en-US"/>
        </w:rPr>
      </w:pPr>
      <w:r w:rsidRPr="00D85234">
        <w:rPr>
          <w:rFonts w:eastAsia="Times New Roman"/>
          <w:shd w:val="clear" w:color="auto" w:fill="FFFFFF"/>
          <w:lang w:val="en-US"/>
        </w:rPr>
        <w:t>Specify to increase the max. number of DMRS ports for PDSCH/PUSCH larger than Rel.15 for CP-OFDM without increasing the DMRS overhead.</w:t>
      </w:r>
    </w:p>
    <w:p w14:paraId="10F5E417" w14:textId="6C4E3AF4" w:rsidR="00B80F14" w:rsidRPr="00D85234" w:rsidRDefault="00B80F14" w:rsidP="00CF6E6D">
      <w:pPr>
        <w:pStyle w:val="ListParagraph"/>
        <w:numPr>
          <w:ilvl w:val="1"/>
          <w:numId w:val="212"/>
        </w:numPr>
        <w:rPr>
          <w:rFonts w:eastAsia="Times New Roman"/>
          <w:lang w:val="en-US"/>
        </w:rPr>
      </w:pPr>
      <w:r w:rsidRPr="00D85234">
        <w:rPr>
          <w:rFonts w:eastAsia="Times New Roman"/>
          <w:shd w:val="clear" w:color="auto" w:fill="FFFFFF"/>
          <w:lang w:val="en-US"/>
        </w:rPr>
        <w:t>Strive to have common design of DMRS enhancement for PDSCH and PUSCH</w:t>
      </w:r>
      <w:r w:rsidRPr="00D85234">
        <w:rPr>
          <w:shd w:val="clear" w:color="auto" w:fill="FFFFFF"/>
          <w:lang w:val="en-US"/>
        </w:rPr>
        <w:t xml:space="preserve"> </w:t>
      </w:r>
      <w:r w:rsidRPr="00D85234">
        <w:rPr>
          <w:rFonts w:eastAsia="Times New Roman"/>
          <w:shd w:val="clear" w:color="auto" w:fill="FFFFFF"/>
          <w:lang w:val="en-US"/>
        </w:rPr>
        <w:t>for a given DMRS Type.</w:t>
      </w:r>
    </w:p>
    <w:p w14:paraId="2D25CA5F" w14:textId="77777777" w:rsidR="00D85234" w:rsidRDefault="00D85234" w:rsidP="00D85234">
      <w:pPr>
        <w:rPr>
          <w:rFonts w:ascii="Times New Roman" w:hAnsi="Times New Roman"/>
          <w:lang w:val="en-US" w:eastAsia="en-GB"/>
        </w:rPr>
      </w:pPr>
      <w:r>
        <w:rPr>
          <w:shd w:val="clear" w:color="auto" w:fill="00FF00"/>
        </w:rPr>
        <w:t>Agreement</w:t>
      </w:r>
    </w:p>
    <w:p w14:paraId="6CDA282F" w14:textId="26D4EFBE" w:rsidR="00B80F14" w:rsidRPr="00D85234" w:rsidRDefault="00B80F14" w:rsidP="00CF6E6D">
      <w:pPr>
        <w:pStyle w:val="ListParagraph"/>
        <w:numPr>
          <w:ilvl w:val="0"/>
          <w:numId w:val="212"/>
        </w:numPr>
        <w:rPr>
          <w:rFonts w:eastAsia="Times New Roman"/>
          <w:lang w:val="en-US"/>
        </w:rPr>
      </w:pPr>
      <w:r w:rsidRPr="00D85234">
        <w:rPr>
          <w:rFonts w:eastAsia="Times New Roman"/>
          <w:shd w:val="clear" w:color="auto" w:fill="FFFFFF"/>
          <w:lang w:val="en-US"/>
        </w:rPr>
        <w:t>The max</w:t>
      </w:r>
      <w:r w:rsidR="009B4E7A">
        <w:rPr>
          <w:rFonts w:eastAsia="Times New Roman"/>
          <w:shd w:val="clear" w:color="auto" w:fill="FFFFFF"/>
          <w:lang w:val="en-US"/>
        </w:rPr>
        <w:t>imum</w:t>
      </w:r>
      <w:r w:rsidRPr="00D85234">
        <w:rPr>
          <w:rFonts w:eastAsia="Times New Roman"/>
          <w:shd w:val="clear" w:color="auto" w:fill="FFFFFF"/>
          <w:lang w:val="en-US"/>
        </w:rPr>
        <w:t xml:space="preserve"> number of enhanced DMRS ports in Rel.18 is doubled from Rel.15 DMRS ports:</w:t>
      </w:r>
    </w:p>
    <w:p w14:paraId="084476F5" w14:textId="64ACEE2B" w:rsidR="00B80F14" w:rsidRPr="00D85234" w:rsidRDefault="00B80F14" w:rsidP="00CF6E6D">
      <w:pPr>
        <w:pStyle w:val="ListParagraph"/>
        <w:numPr>
          <w:ilvl w:val="1"/>
          <w:numId w:val="212"/>
        </w:numPr>
        <w:rPr>
          <w:rFonts w:eastAsia="Times New Roman"/>
          <w:lang w:val="en-US"/>
        </w:rPr>
      </w:pPr>
      <w:r w:rsidRPr="00D85234">
        <w:rPr>
          <w:rFonts w:eastAsia="Times New Roman"/>
          <w:shd w:val="clear" w:color="auto" w:fill="FFFFFF"/>
          <w:lang w:val="en-US"/>
        </w:rPr>
        <w:t>For DMRS type 1, the max. number of enhanced DMRS ports in Rel.18 for PDSCH/PUSCH is</w:t>
      </w:r>
    </w:p>
    <w:p w14:paraId="45944D6D" w14:textId="5939C2BC" w:rsidR="00B80F14" w:rsidRPr="00D85234" w:rsidRDefault="00B80F14" w:rsidP="00CF6E6D">
      <w:pPr>
        <w:pStyle w:val="ListParagraph"/>
        <w:numPr>
          <w:ilvl w:val="2"/>
          <w:numId w:val="212"/>
        </w:numPr>
        <w:rPr>
          <w:rFonts w:eastAsia="Times New Roman"/>
          <w:lang w:val="en-US"/>
        </w:rPr>
      </w:pPr>
      <w:r w:rsidRPr="00D85234">
        <w:rPr>
          <w:rFonts w:eastAsia="Times New Roman"/>
          <w:shd w:val="clear" w:color="auto" w:fill="FFFFFF"/>
          <w:lang w:val="en-US"/>
        </w:rPr>
        <w:t>Single symbol DMRS: 8 DMRS ports.</w:t>
      </w:r>
    </w:p>
    <w:p w14:paraId="656B1FD1" w14:textId="17F07B58" w:rsidR="00B80F14" w:rsidRPr="00D85234" w:rsidRDefault="00B80F14" w:rsidP="00CF6E6D">
      <w:pPr>
        <w:pStyle w:val="ListParagraph"/>
        <w:numPr>
          <w:ilvl w:val="2"/>
          <w:numId w:val="212"/>
        </w:numPr>
        <w:rPr>
          <w:rFonts w:eastAsia="Times New Roman"/>
          <w:lang w:val="en-US"/>
        </w:rPr>
      </w:pPr>
      <w:r w:rsidRPr="00D85234">
        <w:rPr>
          <w:rFonts w:eastAsia="Times New Roman"/>
          <w:shd w:val="clear" w:color="auto" w:fill="FFFFFF"/>
          <w:lang w:val="en-US"/>
        </w:rPr>
        <w:t>Double symbol DMRS: 16 DMRS ports.</w:t>
      </w:r>
    </w:p>
    <w:p w14:paraId="59B0913B" w14:textId="7FB898A9" w:rsidR="00B80F14" w:rsidRPr="00D85234" w:rsidRDefault="00B80F14" w:rsidP="00CF6E6D">
      <w:pPr>
        <w:pStyle w:val="ListParagraph"/>
        <w:numPr>
          <w:ilvl w:val="1"/>
          <w:numId w:val="212"/>
        </w:numPr>
        <w:rPr>
          <w:rFonts w:eastAsia="Times New Roman"/>
          <w:lang w:val="en-US"/>
        </w:rPr>
      </w:pPr>
      <w:r w:rsidRPr="00D85234">
        <w:rPr>
          <w:rFonts w:eastAsia="Times New Roman"/>
          <w:shd w:val="clear" w:color="auto" w:fill="FFFFFF"/>
          <w:lang w:val="en-US"/>
        </w:rPr>
        <w:t>For DMRS type 2, the max. number of enhanced DMRS ports in Rel.18 for PDSCH/PUSCH is</w:t>
      </w:r>
    </w:p>
    <w:p w14:paraId="65C06B62" w14:textId="67C5865A" w:rsidR="00B80F14" w:rsidRPr="00D85234" w:rsidRDefault="00B80F14" w:rsidP="00CF6E6D">
      <w:pPr>
        <w:pStyle w:val="ListParagraph"/>
        <w:numPr>
          <w:ilvl w:val="2"/>
          <w:numId w:val="212"/>
        </w:numPr>
        <w:rPr>
          <w:rFonts w:eastAsia="Times New Roman"/>
          <w:lang w:val="en-US"/>
        </w:rPr>
      </w:pPr>
      <w:r w:rsidRPr="00D85234">
        <w:rPr>
          <w:rFonts w:eastAsia="Times New Roman"/>
          <w:shd w:val="clear" w:color="auto" w:fill="FFFFFF"/>
          <w:lang w:val="en-US"/>
        </w:rPr>
        <w:lastRenderedPageBreak/>
        <w:t>Single symbol DMRS: 12 DMRS ports.</w:t>
      </w:r>
    </w:p>
    <w:p w14:paraId="21E47E79" w14:textId="1FC00762" w:rsidR="00B80F14" w:rsidRPr="00D85234" w:rsidRDefault="00B80F14" w:rsidP="00CF6E6D">
      <w:pPr>
        <w:pStyle w:val="ListParagraph"/>
        <w:numPr>
          <w:ilvl w:val="2"/>
          <w:numId w:val="212"/>
        </w:numPr>
        <w:rPr>
          <w:rFonts w:eastAsia="Times New Roman"/>
          <w:lang w:val="en-US"/>
        </w:rPr>
      </w:pPr>
      <w:r w:rsidRPr="00D85234">
        <w:rPr>
          <w:rFonts w:eastAsia="Times New Roman"/>
          <w:shd w:val="clear" w:color="auto" w:fill="FFFFFF"/>
          <w:lang w:val="en-US"/>
        </w:rPr>
        <w:t>Double symbol DMRS: 24 DMRS ports.</w:t>
      </w:r>
    </w:p>
    <w:p w14:paraId="4F55C5BF" w14:textId="77777777" w:rsidR="00D85234" w:rsidRDefault="00D85234" w:rsidP="00D85234">
      <w:pPr>
        <w:rPr>
          <w:rFonts w:ascii="Times New Roman" w:hAnsi="Times New Roman"/>
          <w:lang w:val="en-US" w:eastAsia="en-GB"/>
        </w:rPr>
      </w:pPr>
      <w:r>
        <w:rPr>
          <w:shd w:val="clear" w:color="auto" w:fill="00FF00"/>
        </w:rPr>
        <w:t>Agreement</w:t>
      </w:r>
    </w:p>
    <w:p w14:paraId="1C02A96C" w14:textId="154BAC1E" w:rsidR="00B80F14" w:rsidRPr="004142FA" w:rsidRDefault="00B80F14" w:rsidP="00CF6E6D">
      <w:pPr>
        <w:pStyle w:val="ListParagraph"/>
        <w:numPr>
          <w:ilvl w:val="0"/>
          <w:numId w:val="212"/>
        </w:numPr>
        <w:rPr>
          <w:rFonts w:eastAsia="Times New Roman"/>
          <w:lang w:val="en-US"/>
        </w:rPr>
      </w:pPr>
      <w:r w:rsidRPr="004142FA">
        <w:rPr>
          <w:rFonts w:eastAsia="Times New Roman"/>
          <w:shd w:val="clear" w:color="auto" w:fill="FFFFFF"/>
          <w:lang w:val="en-US"/>
        </w:rPr>
        <w:t>To increase the number of DMRS ports for PDSCH/PUSCH, evaluate and, if needed, specify one or more from the following options:</w:t>
      </w:r>
    </w:p>
    <w:p w14:paraId="2D2A6070" w14:textId="237723A0" w:rsidR="00B80F14" w:rsidRPr="004142FA" w:rsidRDefault="00B80F14" w:rsidP="00CF6E6D">
      <w:pPr>
        <w:pStyle w:val="ListParagraph"/>
        <w:numPr>
          <w:ilvl w:val="1"/>
          <w:numId w:val="212"/>
        </w:numPr>
        <w:rPr>
          <w:rFonts w:eastAsia="Times New Roman"/>
          <w:lang w:val="en-US"/>
        </w:rPr>
      </w:pPr>
      <w:r w:rsidRPr="004142FA">
        <w:rPr>
          <w:rFonts w:eastAsia="Times New Roman"/>
          <w:shd w:val="clear" w:color="auto" w:fill="FFFFFF"/>
          <w:lang w:val="en-US"/>
        </w:rPr>
        <w:t>Opt.1 (enhance FD-OCC): Introduce larger FD-OCC length than Rel.15 (e.g. 4 or 6).</w:t>
      </w:r>
    </w:p>
    <w:p w14:paraId="4DC2781C" w14:textId="2C9E7337" w:rsidR="00B80F14" w:rsidRPr="004142FA" w:rsidRDefault="00B80F14" w:rsidP="00CF6E6D">
      <w:pPr>
        <w:pStyle w:val="ListParagraph"/>
        <w:numPr>
          <w:ilvl w:val="2"/>
          <w:numId w:val="212"/>
        </w:numPr>
        <w:rPr>
          <w:rFonts w:eastAsia="Times New Roman"/>
          <w:lang w:val="en-US"/>
        </w:rPr>
      </w:pPr>
      <w:r w:rsidRPr="004142FA">
        <w:rPr>
          <w:rFonts w:eastAsia="Times New Roman"/>
          <w:shd w:val="clear" w:color="auto" w:fill="FFFFFF"/>
          <w:lang w:val="en-US"/>
        </w:rPr>
        <w:t>Study aspect includes potential performance degradation in large delay spread, potential scheduling restriction, backward compatibility</w:t>
      </w:r>
      <w:r w:rsidRPr="004142FA">
        <w:rPr>
          <w:shd w:val="clear" w:color="auto" w:fill="FFFFFF"/>
          <w:lang w:val="en-US"/>
        </w:rPr>
        <w:t>.</w:t>
      </w:r>
    </w:p>
    <w:p w14:paraId="3886B8B1" w14:textId="55B6C066" w:rsidR="00B80F14" w:rsidRPr="004142FA" w:rsidRDefault="00B80F14" w:rsidP="00CF6E6D">
      <w:pPr>
        <w:pStyle w:val="ListParagraph"/>
        <w:numPr>
          <w:ilvl w:val="1"/>
          <w:numId w:val="212"/>
        </w:numPr>
        <w:rPr>
          <w:rFonts w:eastAsia="Times New Roman"/>
          <w:lang w:val="en-US"/>
        </w:rPr>
      </w:pPr>
      <w:r w:rsidRPr="004142FA">
        <w:rPr>
          <w:rFonts w:eastAsia="Times New Roman"/>
          <w:shd w:val="clear" w:color="auto" w:fill="FFFFFF"/>
          <w:lang w:val="en-US"/>
        </w:rPr>
        <w:t>Opt.2 (enhance TD-OCC): Utilize TD-OCC over non-contiguous DMRS symbols (e.g. TD-OCC across front/additional DMRS symbols)</w:t>
      </w:r>
    </w:p>
    <w:p w14:paraId="23683512" w14:textId="5EFFE477" w:rsidR="00B80F14" w:rsidRPr="004142FA" w:rsidRDefault="00B80F14" w:rsidP="00CF6E6D">
      <w:pPr>
        <w:pStyle w:val="ListParagraph"/>
        <w:numPr>
          <w:ilvl w:val="2"/>
          <w:numId w:val="212"/>
        </w:numPr>
        <w:rPr>
          <w:rFonts w:eastAsia="Times New Roman"/>
          <w:lang w:val="en-US"/>
        </w:rPr>
      </w:pPr>
      <w:r w:rsidRPr="004142FA">
        <w:rPr>
          <w:rFonts w:eastAsia="Times New Roman"/>
          <w:shd w:val="clear" w:color="auto" w:fill="FFFFFF"/>
          <w:lang w:val="en-US"/>
        </w:rPr>
        <w:t>Study aspect includes potential performance degradation in high UE velocity, potential scheduling restriction (e.g. how to apply freq. hopping), potential DMRS configuration restriction (e.g. restriction of the number of additional DMRS), backward compatibility</w:t>
      </w:r>
      <w:r w:rsidRPr="004142FA">
        <w:rPr>
          <w:shd w:val="clear" w:color="auto" w:fill="FFFFFF"/>
          <w:lang w:val="en-US"/>
        </w:rPr>
        <w:t>.</w:t>
      </w:r>
    </w:p>
    <w:p w14:paraId="6FC8B40D" w14:textId="19EC9A26" w:rsidR="00B80F14" w:rsidRPr="004142FA" w:rsidRDefault="00B80F14" w:rsidP="00CF6E6D">
      <w:pPr>
        <w:pStyle w:val="ListParagraph"/>
        <w:numPr>
          <w:ilvl w:val="1"/>
          <w:numId w:val="212"/>
        </w:numPr>
        <w:rPr>
          <w:rFonts w:eastAsia="Times New Roman"/>
          <w:lang w:val="en-US"/>
        </w:rPr>
      </w:pPr>
      <w:r w:rsidRPr="004142FA">
        <w:rPr>
          <w:rFonts w:eastAsia="Times New Roman"/>
          <w:shd w:val="clear" w:color="auto" w:fill="FFFFFF"/>
          <w:lang w:val="en-US"/>
        </w:rPr>
        <w:t>Opt.3 (Sparser frequency allocation): increase the number of CDM groups (e.g. larger number of comb/FDM).</w:t>
      </w:r>
    </w:p>
    <w:p w14:paraId="01B03FA0" w14:textId="24E27361" w:rsidR="00B80F14" w:rsidRPr="004142FA" w:rsidRDefault="00B80F14" w:rsidP="00CF6E6D">
      <w:pPr>
        <w:pStyle w:val="ListParagraph"/>
        <w:numPr>
          <w:ilvl w:val="2"/>
          <w:numId w:val="212"/>
        </w:numPr>
        <w:rPr>
          <w:rFonts w:eastAsia="Times New Roman"/>
          <w:lang w:val="en-US"/>
        </w:rPr>
      </w:pPr>
      <w:r w:rsidRPr="004142FA">
        <w:rPr>
          <w:rFonts w:eastAsia="Times New Roman"/>
          <w:shd w:val="clear" w:color="auto" w:fill="FFFFFF"/>
          <w:lang w:val="en-US"/>
        </w:rPr>
        <w:t>Study aspect includes potential performance degradation in large delay spread, backward compatibility</w:t>
      </w:r>
      <w:r w:rsidRPr="004142FA">
        <w:rPr>
          <w:shd w:val="clear" w:color="auto" w:fill="FFFFFF"/>
          <w:lang w:val="en-US"/>
        </w:rPr>
        <w:t>.</w:t>
      </w:r>
    </w:p>
    <w:p w14:paraId="61859BFD" w14:textId="1E712655" w:rsidR="00B80F14" w:rsidRPr="004142FA" w:rsidRDefault="00B80F14" w:rsidP="00CF6E6D">
      <w:pPr>
        <w:pStyle w:val="ListParagraph"/>
        <w:numPr>
          <w:ilvl w:val="1"/>
          <w:numId w:val="212"/>
        </w:numPr>
        <w:rPr>
          <w:rFonts w:eastAsia="Times New Roman"/>
          <w:lang w:val="en-US"/>
        </w:rPr>
      </w:pPr>
      <w:r w:rsidRPr="004142FA">
        <w:rPr>
          <w:rFonts w:eastAsia="Times New Roman"/>
          <w:shd w:val="clear" w:color="auto" w:fill="FFFFFF"/>
          <w:lang w:val="en-US"/>
        </w:rPr>
        <w:t>Opt.4 (using TDMed DMRS symbol): reusing additional DMRS symbols to increase orthogonal DMRS ports</w:t>
      </w:r>
    </w:p>
    <w:p w14:paraId="5DBE21F6" w14:textId="77777777" w:rsidR="00B80F14" w:rsidRPr="004142FA" w:rsidRDefault="00B80F14" w:rsidP="00CF6E6D">
      <w:pPr>
        <w:pStyle w:val="ListParagraph"/>
        <w:numPr>
          <w:ilvl w:val="2"/>
          <w:numId w:val="212"/>
        </w:numPr>
        <w:rPr>
          <w:rFonts w:eastAsia="Times New Roman"/>
          <w:lang w:val="en-US"/>
        </w:rPr>
      </w:pPr>
      <w:r w:rsidRPr="004142FA">
        <w:rPr>
          <w:rFonts w:eastAsia="Times New Roman"/>
          <w:shd w:val="clear" w:color="auto" w:fill="FFFFFF"/>
          <w:lang w:val="en-US"/>
        </w:rPr>
        <w:t>Study aspect includes potential performance degradation in high UE velocity, potential DMRS configuration restriction (e.g. restriction of the number of additional DMRS), backward compatibility. </w:t>
      </w:r>
    </w:p>
    <w:p w14:paraId="6229BE2B" w14:textId="75D85967" w:rsidR="00B80F14" w:rsidRPr="004142FA" w:rsidRDefault="00B80F14" w:rsidP="00CF6E6D">
      <w:pPr>
        <w:pStyle w:val="ListParagraph"/>
        <w:numPr>
          <w:ilvl w:val="1"/>
          <w:numId w:val="212"/>
        </w:numPr>
        <w:rPr>
          <w:rFonts w:eastAsia="Times New Roman"/>
          <w:lang w:val="en-US"/>
        </w:rPr>
      </w:pPr>
      <w:r w:rsidRPr="004142FA">
        <w:rPr>
          <w:rFonts w:eastAsia="Times New Roman"/>
          <w:shd w:val="clear" w:color="auto" w:fill="FFFFFF"/>
          <w:lang w:val="en-US"/>
        </w:rPr>
        <w:t>Opt.5 TD-OCC over non-contiguous DMRS symbols combined with FD-OCC or FDM: reusing additional DMRS symbol(s) to improve channel estimation performance.</w:t>
      </w:r>
    </w:p>
    <w:p w14:paraId="767175B9" w14:textId="07EAAC0C" w:rsidR="00B80F14" w:rsidRPr="004142FA" w:rsidRDefault="00B80F14" w:rsidP="00CF6E6D">
      <w:pPr>
        <w:pStyle w:val="ListParagraph"/>
        <w:numPr>
          <w:ilvl w:val="2"/>
          <w:numId w:val="212"/>
        </w:numPr>
        <w:rPr>
          <w:rFonts w:eastAsia="Times New Roman"/>
          <w:lang w:val="en-US"/>
        </w:rPr>
      </w:pPr>
      <w:r w:rsidRPr="004142FA">
        <w:rPr>
          <w:rFonts w:eastAsia="Times New Roman"/>
          <w:shd w:val="clear" w:color="auto" w:fill="FFFFFF"/>
          <w:lang w:val="en-US"/>
        </w:rPr>
        <w:t>Study aspect includes potential performance degradation in high UE velocity, potential scheduling restriction (e.g. how to apply freq. hopping), potential DMRS configuration restriction (e.g. restriction of the number of additional DMRS), backward compatibility.</w:t>
      </w:r>
    </w:p>
    <w:p w14:paraId="79BE2EF1" w14:textId="42006032" w:rsidR="00B80F14" w:rsidRPr="004142FA" w:rsidRDefault="00B80F14" w:rsidP="00CF6E6D">
      <w:pPr>
        <w:pStyle w:val="ListParagraph"/>
        <w:numPr>
          <w:ilvl w:val="1"/>
          <w:numId w:val="212"/>
        </w:numPr>
        <w:rPr>
          <w:rFonts w:eastAsia="Times New Roman"/>
          <w:lang w:val="en-US"/>
        </w:rPr>
      </w:pPr>
      <w:r w:rsidRPr="004142FA">
        <w:rPr>
          <w:rFonts w:eastAsia="Times New Roman"/>
          <w:shd w:val="clear" w:color="auto" w:fill="FFFFFF"/>
          <w:lang w:val="en-US"/>
        </w:rPr>
        <w:t>The same option can be applied to both single symbol DMRS and double symbol DMRS.</w:t>
      </w:r>
    </w:p>
    <w:p w14:paraId="7CC70A76" w14:textId="77777777" w:rsidR="00D85234" w:rsidRDefault="00D85234" w:rsidP="00D85234">
      <w:pPr>
        <w:rPr>
          <w:rFonts w:ascii="Times New Roman" w:hAnsi="Times New Roman"/>
          <w:lang w:val="en-US" w:eastAsia="en-GB"/>
        </w:rPr>
      </w:pPr>
      <w:r>
        <w:rPr>
          <w:shd w:val="clear" w:color="auto" w:fill="00FF00"/>
        </w:rPr>
        <w:t>Agreement</w:t>
      </w:r>
    </w:p>
    <w:p w14:paraId="49052C48" w14:textId="03E10525" w:rsidR="00B80F14" w:rsidRPr="00CB07DD" w:rsidRDefault="00B80F14" w:rsidP="00CF6E6D">
      <w:pPr>
        <w:pStyle w:val="ListParagraph"/>
        <w:numPr>
          <w:ilvl w:val="0"/>
          <w:numId w:val="212"/>
        </w:numPr>
        <w:rPr>
          <w:rFonts w:eastAsia="Times New Roman"/>
          <w:lang w:val="en-US"/>
        </w:rPr>
      </w:pPr>
      <w:r w:rsidRPr="00CB07DD">
        <w:rPr>
          <w:rFonts w:eastAsia="Times New Roman"/>
          <w:shd w:val="clear" w:color="auto" w:fill="FFFFFF"/>
          <w:lang w:val="en-US"/>
        </w:rPr>
        <w:t>To increase the max. nu</w:t>
      </w:r>
      <w:r w:rsidRPr="00CB07DD">
        <w:rPr>
          <w:rFonts w:eastAsia="Times New Roman"/>
          <w:lang w:val="en-US"/>
        </w:rPr>
        <w:t>mber of DMRS ports for PDSCH/PUSCH compared to Rel.15 DMRS for CP-OFDM without increasing the DMRS overhead,</w:t>
      </w:r>
    </w:p>
    <w:p w14:paraId="66809042" w14:textId="6A8F1D07" w:rsidR="00B80F14" w:rsidRPr="00CB07DD" w:rsidRDefault="00B80F14" w:rsidP="00CF6E6D">
      <w:pPr>
        <w:pStyle w:val="ListParagraph"/>
        <w:numPr>
          <w:ilvl w:val="1"/>
          <w:numId w:val="212"/>
        </w:numPr>
        <w:rPr>
          <w:rFonts w:eastAsia="Times New Roman"/>
          <w:lang w:val="en-US"/>
        </w:rPr>
      </w:pPr>
      <w:r w:rsidRPr="00CB07DD">
        <w:rPr>
          <w:rFonts w:eastAsia="Times New Roman"/>
          <w:lang w:val="en-US"/>
        </w:rPr>
        <w:t>Study whether/how to enable MU-MIMO between Rel.15 DMRS ports and Rel.18 DMRS ports, as well as whether/how to enable MU-MIMO among Rel.18 DMRS ports, in the same or different CDM group.</w:t>
      </w:r>
    </w:p>
    <w:p w14:paraId="54560908" w14:textId="77777777" w:rsidR="00B80F14" w:rsidRDefault="00B80F14" w:rsidP="00A06E2A">
      <w:pPr>
        <w:rPr>
          <w:iCs/>
        </w:rPr>
      </w:pPr>
    </w:p>
    <w:p w14:paraId="2EA2C34E" w14:textId="51EEC0AE" w:rsidR="00A06E2A" w:rsidRPr="009B4E7A" w:rsidRDefault="001B5688" w:rsidP="00A06E2A">
      <w:pPr>
        <w:rPr>
          <w:b/>
          <w:bCs/>
          <w:iCs/>
        </w:rPr>
      </w:pPr>
      <w:hyperlink r:id="rId1657" w:history="1">
        <w:r w:rsidR="000B5C49">
          <w:rPr>
            <w:rStyle w:val="Hyperlink"/>
            <w:b/>
            <w:bCs/>
            <w:iCs/>
          </w:rPr>
          <w:t>R1-2205260</w:t>
        </w:r>
      </w:hyperlink>
      <w:r w:rsidR="00A06E2A" w:rsidRPr="009B4E7A">
        <w:rPr>
          <w:b/>
          <w:bCs/>
          <w:iCs/>
        </w:rPr>
        <w:tab/>
        <w:t>FL summary on DMRS #2</w:t>
      </w:r>
      <w:r w:rsidR="00A06E2A" w:rsidRPr="009B4E7A">
        <w:rPr>
          <w:b/>
          <w:bCs/>
          <w:iCs/>
        </w:rPr>
        <w:tab/>
        <w:t>Moderator (NTT DOCOMO)</w:t>
      </w:r>
    </w:p>
    <w:p w14:paraId="51D1D3EA" w14:textId="01194CB0" w:rsidR="00A06E2A" w:rsidRDefault="009B4E7A" w:rsidP="008F4B8C">
      <w:pPr>
        <w:rPr>
          <w:iCs/>
        </w:rPr>
      </w:pPr>
      <w:r>
        <w:rPr>
          <w:iCs/>
        </w:rPr>
        <w:t>From May 16</w:t>
      </w:r>
      <w:r w:rsidRPr="009B4E7A">
        <w:rPr>
          <w:iCs/>
          <w:vertAlign w:val="superscript"/>
        </w:rPr>
        <w:t>th</w:t>
      </w:r>
      <w:r>
        <w:rPr>
          <w:iCs/>
        </w:rPr>
        <w:t xml:space="preserve"> GTW session</w:t>
      </w:r>
    </w:p>
    <w:p w14:paraId="511F60BF" w14:textId="77777777" w:rsidR="009B4E7A" w:rsidRPr="009B4E7A" w:rsidRDefault="009B4E7A" w:rsidP="009B4E7A">
      <w:pPr>
        <w:rPr>
          <w:rFonts w:eastAsia="Malgun Gothic"/>
          <w:lang w:eastAsia="ja-JP"/>
        </w:rPr>
      </w:pPr>
      <w:r w:rsidRPr="00305415">
        <w:rPr>
          <w:rFonts w:eastAsia="Malgun Gothic"/>
          <w:lang w:eastAsia="ja-JP"/>
        </w:rPr>
        <w:t>FL proposal#2-1-6a (pre-coding assumption of interference of co-schedules UEs):</w:t>
      </w:r>
    </w:p>
    <w:p w14:paraId="3BCF70C1" w14:textId="77777777" w:rsidR="009B4E7A" w:rsidRPr="009B4E7A" w:rsidRDefault="009B4E7A" w:rsidP="009B4E7A">
      <w:pPr>
        <w:tabs>
          <w:tab w:val="left" w:pos="312"/>
        </w:tabs>
      </w:pPr>
      <w:r w:rsidRPr="009B4E7A">
        <w:t>For MU-MIMO LLS of PDSCH, the pre-coding assumption of interference of co-schedules UEs is</w:t>
      </w:r>
    </w:p>
    <w:p w14:paraId="20256F23" w14:textId="77777777" w:rsidR="009B4E7A" w:rsidRPr="009B4E7A" w:rsidRDefault="009B4E7A" w:rsidP="00CF6E6D">
      <w:pPr>
        <w:pStyle w:val="ListParagraph"/>
        <w:numPr>
          <w:ilvl w:val="0"/>
          <w:numId w:val="212"/>
        </w:numPr>
      </w:pPr>
      <w:r w:rsidRPr="009B4E7A">
        <w:t>Alt.1: calculated by pre-coder of channel of each co-scheduled UE.</w:t>
      </w:r>
    </w:p>
    <w:p w14:paraId="57254F14" w14:textId="77777777" w:rsidR="009B4E7A" w:rsidRPr="009B4E7A" w:rsidRDefault="009B4E7A" w:rsidP="00CF6E6D">
      <w:pPr>
        <w:pStyle w:val="ListParagraph"/>
        <w:numPr>
          <w:ilvl w:val="0"/>
          <w:numId w:val="212"/>
        </w:numPr>
      </w:pPr>
      <w:r w:rsidRPr="009B4E7A">
        <w:t>Alt.2: random pre-coder.</w:t>
      </w:r>
    </w:p>
    <w:p w14:paraId="4D57A967" w14:textId="77777777" w:rsidR="009B4E7A" w:rsidRPr="009B4E7A" w:rsidRDefault="009B4E7A" w:rsidP="00CF6E6D">
      <w:pPr>
        <w:pStyle w:val="ListParagraph"/>
        <w:numPr>
          <w:ilvl w:val="0"/>
          <w:numId w:val="212"/>
        </w:numPr>
      </w:pPr>
      <w:r w:rsidRPr="009B4E7A">
        <w:t>Alt.3: the same pre-coder as scheduled UE.</w:t>
      </w:r>
    </w:p>
    <w:p w14:paraId="370AA6EA" w14:textId="77777777" w:rsidR="009B4E7A" w:rsidRPr="009B4E7A" w:rsidRDefault="009B4E7A" w:rsidP="009B4E7A">
      <w:pPr>
        <w:tabs>
          <w:tab w:val="left" w:pos="312"/>
        </w:tabs>
      </w:pPr>
      <w:r w:rsidRPr="009B4E7A">
        <w:t>Companies to report which alternative they are using.</w:t>
      </w:r>
    </w:p>
    <w:p w14:paraId="429FA047" w14:textId="30FAB81D" w:rsidR="009B4E7A" w:rsidRDefault="009B4E7A" w:rsidP="008F4B8C">
      <w:pPr>
        <w:rPr>
          <w:iCs/>
        </w:rPr>
      </w:pPr>
    </w:p>
    <w:p w14:paraId="5017C8FC" w14:textId="28744066" w:rsidR="003D30B5" w:rsidRPr="00B80F14" w:rsidRDefault="003D30B5" w:rsidP="003D30B5">
      <w:pPr>
        <w:rPr>
          <w:iCs/>
        </w:rPr>
      </w:pPr>
      <w:r w:rsidRPr="00B80F14">
        <w:rPr>
          <w:b/>
          <w:bCs/>
          <w:iCs/>
        </w:rPr>
        <w:t>Decision:</w:t>
      </w:r>
      <w:r>
        <w:rPr>
          <w:iCs/>
        </w:rPr>
        <w:t xml:space="preserve"> As per email decision posted on May 19</w:t>
      </w:r>
      <w:r w:rsidRPr="00B80F14">
        <w:rPr>
          <w:iCs/>
          <w:vertAlign w:val="superscript"/>
        </w:rPr>
        <w:t>th</w:t>
      </w:r>
      <w:r>
        <w:rPr>
          <w:iCs/>
        </w:rPr>
        <w:t>,</w:t>
      </w:r>
    </w:p>
    <w:p w14:paraId="1D8D063E" w14:textId="77777777" w:rsidR="003D30B5" w:rsidRDefault="003D30B5" w:rsidP="003D30B5">
      <w:pPr>
        <w:rPr>
          <w:rFonts w:ascii="Times New Roman" w:hAnsi="Times New Roman"/>
          <w:lang w:val="en-US" w:eastAsia="en-GB"/>
        </w:rPr>
      </w:pPr>
      <w:r>
        <w:rPr>
          <w:shd w:val="clear" w:color="auto" w:fill="00FF00"/>
        </w:rPr>
        <w:t>Agreement</w:t>
      </w:r>
    </w:p>
    <w:p w14:paraId="10F1C561" w14:textId="32D93923" w:rsidR="003D30B5" w:rsidRPr="003D30B5" w:rsidRDefault="003D30B5" w:rsidP="00CF6E6D">
      <w:pPr>
        <w:pStyle w:val="ListParagraph"/>
        <w:numPr>
          <w:ilvl w:val="0"/>
          <w:numId w:val="314"/>
        </w:numPr>
        <w:rPr>
          <w:rFonts w:eastAsia="MS PGothic"/>
          <w:lang w:val="en-US"/>
        </w:rPr>
      </w:pPr>
      <w:r w:rsidRPr="003D30B5">
        <w:rPr>
          <w:lang w:val="en-US"/>
        </w:rPr>
        <w:t>For LLS assumptions for increasing DMRS ports in AI 9.1.3.1 in Rel.18:</w:t>
      </w:r>
    </w:p>
    <w:p w14:paraId="262DC639" w14:textId="5271BCFE" w:rsidR="003D30B5" w:rsidRPr="003D30B5" w:rsidRDefault="003D30B5" w:rsidP="00CF6E6D">
      <w:pPr>
        <w:pStyle w:val="ListParagraph"/>
        <w:numPr>
          <w:ilvl w:val="1"/>
          <w:numId w:val="314"/>
        </w:numPr>
        <w:rPr>
          <w:lang w:val="en-US"/>
        </w:rPr>
      </w:pPr>
      <w:r w:rsidRPr="003D30B5">
        <w:rPr>
          <w:lang w:val="en-US"/>
        </w:rPr>
        <w:t>Precoding assumption of PUSCH, “</w:t>
      </w:r>
      <w:r w:rsidRPr="003D30B5">
        <w:t>[ZF or SVD]</w:t>
      </w:r>
      <w:r w:rsidRPr="003D30B5">
        <w:rPr>
          <w:lang w:val="en-US"/>
        </w:rPr>
        <w:t>” in RAN1#109e agreement is updated by</w:t>
      </w:r>
    </w:p>
    <w:p w14:paraId="451A4416" w14:textId="384E672F" w:rsidR="003D30B5" w:rsidRPr="003D30B5" w:rsidRDefault="003D30B5" w:rsidP="00CF6E6D">
      <w:pPr>
        <w:pStyle w:val="ListParagraph"/>
        <w:numPr>
          <w:ilvl w:val="2"/>
          <w:numId w:val="314"/>
        </w:numPr>
        <w:rPr>
          <w:lang w:val="en-US"/>
        </w:rPr>
      </w:pPr>
      <w:r w:rsidRPr="003D30B5">
        <w:rPr>
          <w:lang w:val="en-US"/>
        </w:rPr>
        <w:t>Alt.2-2: SVD</w:t>
      </w:r>
    </w:p>
    <w:p w14:paraId="706C4ED6" w14:textId="77777777" w:rsidR="003D30B5" w:rsidRDefault="003D30B5" w:rsidP="003D30B5">
      <w:pPr>
        <w:rPr>
          <w:rFonts w:ascii="Times New Roman" w:hAnsi="Times New Roman"/>
          <w:lang w:val="en-US" w:eastAsia="en-GB"/>
        </w:rPr>
      </w:pPr>
      <w:r>
        <w:rPr>
          <w:shd w:val="clear" w:color="auto" w:fill="00FF00"/>
        </w:rPr>
        <w:t>Agreement</w:t>
      </w:r>
    </w:p>
    <w:p w14:paraId="5D09C133" w14:textId="6EF1E3C8" w:rsidR="003D30B5" w:rsidRPr="003D30B5" w:rsidRDefault="003D30B5" w:rsidP="00CF6E6D">
      <w:pPr>
        <w:pStyle w:val="ListParagraph"/>
        <w:numPr>
          <w:ilvl w:val="0"/>
          <w:numId w:val="314"/>
        </w:numPr>
        <w:rPr>
          <w:rFonts w:eastAsia="MS PGothic"/>
          <w:lang w:val="en-US"/>
        </w:rPr>
      </w:pPr>
      <w:r w:rsidRPr="003D30B5">
        <w:rPr>
          <w:lang w:val="en-US"/>
        </w:rPr>
        <w:t>To increase the max. number of</w:t>
      </w:r>
      <w:r>
        <w:rPr>
          <w:lang w:val="en-US"/>
        </w:rPr>
        <w:t xml:space="preserve"> </w:t>
      </w:r>
      <w:r w:rsidRPr="003D30B5">
        <w:rPr>
          <w:lang w:val="en-US"/>
        </w:rPr>
        <w:t>orthogonal</w:t>
      </w:r>
      <w:r>
        <w:rPr>
          <w:lang w:val="en-US"/>
        </w:rPr>
        <w:t xml:space="preserve"> </w:t>
      </w:r>
      <w:r w:rsidRPr="003D30B5">
        <w:rPr>
          <w:lang w:val="en-US"/>
        </w:rPr>
        <w:t>DMRS ports for PDSCH/PUSCH larger than Rel.15</w:t>
      </w:r>
    </w:p>
    <w:p w14:paraId="5A45A8C7" w14:textId="50BC6418" w:rsidR="003D30B5" w:rsidRPr="003D30B5" w:rsidRDefault="003D30B5" w:rsidP="00CF6E6D">
      <w:pPr>
        <w:pStyle w:val="ListParagraph"/>
        <w:numPr>
          <w:ilvl w:val="1"/>
          <w:numId w:val="314"/>
        </w:numPr>
        <w:rPr>
          <w:lang w:val="en-US"/>
        </w:rPr>
      </w:pPr>
      <w:r w:rsidRPr="003D30B5">
        <w:rPr>
          <w:lang w:val="en-US"/>
        </w:rPr>
        <w:t>Study whether/how to support DCI-based dynamic antenna ports indication of Rel.18 DMRS ports and/or Rel.15 DMRS ports.</w:t>
      </w:r>
    </w:p>
    <w:p w14:paraId="3D68BFAC" w14:textId="6658D10C" w:rsidR="003D30B5" w:rsidRPr="003D30B5" w:rsidRDefault="003D30B5" w:rsidP="00CF6E6D">
      <w:pPr>
        <w:pStyle w:val="ListParagraph"/>
        <w:numPr>
          <w:ilvl w:val="1"/>
          <w:numId w:val="314"/>
        </w:numPr>
        <w:rPr>
          <w:lang w:val="en-US"/>
        </w:rPr>
      </w:pPr>
      <w:r w:rsidRPr="003D30B5">
        <w:rPr>
          <w:lang w:val="en-US"/>
        </w:rPr>
        <w:t>Study whether/how to reuse the antenna port indication table in 38.212 as much as possible for both PDSCH and PUSCH</w:t>
      </w:r>
    </w:p>
    <w:p w14:paraId="768DFA1B" w14:textId="78589B83" w:rsidR="003D30B5" w:rsidRPr="003D30B5" w:rsidRDefault="003D30B5" w:rsidP="00CF6E6D">
      <w:pPr>
        <w:pStyle w:val="ListParagraph"/>
        <w:numPr>
          <w:ilvl w:val="1"/>
          <w:numId w:val="314"/>
        </w:numPr>
        <w:rPr>
          <w:lang w:val="en-US"/>
        </w:rPr>
      </w:pPr>
      <w:r w:rsidRPr="003D30B5">
        <w:rPr>
          <w:lang w:val="en-US"/>
        </w:rPr>
        <w:t>Study the potential need for MU scheduling restrictions in the design of the enhanced antenna port indication table in 38.212 for DL PDSCH.</w:t>
      </w:r>
    </w:p>
    <w:p w14:paraId="7A52EED7" w14:textId="77777777" w:rsidR="003D30B5" w:rsidRDefault="003D30B5" w:rsidP="003D30B5">
      <w:pPr>
        <w:rPr>
          <w:rFonts w:ascii="Times New Roman" w:hAnsi="Times New Roman"/>
          <w:lang w:val="en-US" w:eastAsia="en-GB"/>
        </w:rPr>
      </w:pPr>
      <w:r>
        <w:rPr>
          <w:shd w:val="clear" w:color="auto" w:fill="00FF00"/>
        </w:rPr>
        <w:t>Agreement</w:t>
      </w:r>
    </w:p>
    <w:p w14:paraId="254D7B27" w14:textId="77777777" w:rsidR="003D30B5" w:rsidRPr="003D30B5" w:rsidRDefault="003D30B5" w:rsidP="00CF6E6D">
      <w:pPr>
        <w:pStyle w:val="ListParagraph"/>
        <w:numPr>
          <w:ilvl w:val="0"/>
          <w:numId w:val="314"/>
        </w:numPr>
        <w:rPr>
          <w:rFonts w:eastAsia="MS PGothic"/>
          <w:lang w:val="en-US"/>
        </w:rPr>
      </w:pPr>
      <w:r w:rsidRPr="003D30B5">
        <w:rPr>
          <w:lang w:val="en-US"/>
        </w:rPr>
        <w:t>Study the following potential DMRS enhancement for potential support of more than 4 layers SU-MIMO PUSCH. </w:t>
      </w:r>
    </w:p>
    <w:p w14:paraId="287A59F7" w14:textId="19C2675D" w:rsidR="003D30B5" w:rsidRPr="003D30B5" w:rsidRDefault="003D30B5" w:rsidP="00CF6E6D">
      <w:pPr>
        <w:pStyle w:val="ListParagraph"/>
        <w:numPr>
          <w:ilvl w:val="1"/>
          <w:numId w:val="314"/>
        </w:numPr>
        <w:rPr>
          <w:lang w:val="en-US"/>
        </w:rPr>
      </w:pPr>
      <w:r w:rsidRPr="003D30B5">
        <w:rPr>
          <w:lang w:val="en-US"/>
        </w:rPr>
        <w:t>Extend DMRS port allocation table for rank 5~8 </w:t>
      </w:r>
    </w:p>
    <w:p w14:paraId="78DA278D" w14:textId="77777777" w:rsidR="003D30B5" w:rsidRPr="003D30B5" w:rsidRDefault="003D30B5" w:rsidP="00CF6E6D">
      <w:pPr>
        <w:pStyle w:val="ListParagraph"/>
        <w:numPr>
          <w:ilvl w:val="2"/>
          <w:numId w:val="314"/>
        </w:numPr>
        <w:rPr>
          <w:lang w:val="en-US"/>
        </w:rPr>
      </w:pPr>
      <w:r w:rsidRPr="003D30B5">
        <w:rPr>
          <w:lang w:val="en-US"/>
        </w:rPr>
        <w:t>Note: DL DMRS table can be a reference </w:t>
      </w:r>
    </w:p>
    <w:p w14:paraId="642C4FB8" w14:textId="0013CDEF" w:rsidR="003D30B5" w:rsidRPr="003D30B5" w:rsidRDefault="003D30B5" w:rsidP="00CF6E6D">
      <w:pPr>
        <w:pStyle w:val="ListParagraph"/>
        <w:numPr>
          <w:ilvl w:val="1"/>
          <w:numId w:val="314"/>
        </w:numPr>
        <w:rPr>
          <w:lang w:val="en-US"/>
        </w:rPr>
      </w:pPr>
      <w:r w:rsidRPr="003D30B5">
        <w:rPr>
          <w:lang w:val="en-US"/>
        </w:rPr>
        <w:t>Enhancement for DMRS to PTRS mapping  </w:t>
      </w:r>
    </w:p>
    <w:p w14:paraId="12FB3DA8" w14:textId="77777777" w:rsidR="003D30B5" w:rsidRPr="003D30B5" w:rsidRDefault="003D30B5" w:rsidP="00CF6E6D">
      <w:pPr>
        <w:pStyle w:val="ListParagraph"/>
        <w:numPr>
          <w:ilvl w:val="0"/>
          <w:numId w:val="314"/>
        </w:numPr>
        <w:rPr>
          <w:lang w:val="en-US"/>
        </w:rPr>
      </w:pPr>
      <w:r w:rsidRPr="003D30B5">
        <w:rPr>
          <w:lang w:val="en-US"/>
        </w:rPr>
        <w:lastRenderedPageBreak/>
        <w:t>Study whether to utilize Rel.18 DMRS ports for more than 4 layers SU-MIMO PUSCH. </w:t>
      </w:r>
    </w:p>
    <w:p w14:paraId="4B791A84" w14:textId="77777777" w:rsidR="003D30B5" w:rsidRPr="003D30B5" w:rsidRDefault="003D30B5" w:rsidP="00CF6E6D">
      <w:pPr>
        <w:pStyle w:val="ListParagraph"/>
        <w:numPr>
          <w:ilvl w:val="0"/>
          <w:numId w:val="314"/>
        </w:numPr>
        <w:rPr>
          <w:lang w:val="en-US"/>
        </w:rPr>
      </w:pPr>
      <w:r w:rsidRPr="003D30B5">
        <w:rPr>
          <w:lang w:val="en-US"/>
        </w:rPr>
        <w:t>Note: the above study does not imply more than 4 layers SU-MIMO PUSCH is supported. </w:t>
      </w:r>
    </w:p>
    <w:p w14:paraId="7FFB148A" w14:textId="77777777" w:rsidR="003D30B5" w:rsidRPr="003D30B5" w:rsidRDefault="003D30B5" w:rsidP="00CF6E6D">
      <w:pPr>
        <w:pStyle w:val="ListParagraph"/>
        <w:numPr>
          <w:ilvl w:val="0"/>
          <w:numId w:val="314"/>
        </w:numPr>
        <w:rPr>
          <w:lang w:val="en-US"/>
        </w:rPr>
      </w:pPr>
      <w:r w:rsidRPr="003D30B5">
        <w:rPr>
          <w:lang w:val="en-US"/>
        </w:rPr>
        <w:t>Note: other study for potential DMRS enhancement for potential support of more than 4 layers SU-MIMO PUSCH is not precluded. </w:t>
      </w:r>
    </w:p>
    <w:p w14:paraId="1D75ED28" w14:textId="247CEC1C" w:rsidR="003D30B5" w:rsidRDefault="003D30B5" w:rsidP="003D30B5">
      <w:pPr>
        <w:rPr>
          <w:iCs/>
          <w:lang w:val="en-US"/>
        </w:rPr>
      </w:pPr>
    </w:p>
    <w:p w14:paraId="6A2D25B8" w14:textId="4CA86FEE" w:rsidR="00305415" w:rsidRPr="00B80F14" w:rsidRDefault="00305415" w:rsidP="00305415">
      <w:pPr>
        <w:rPr>
          <w:iCs/>
        </w:rPr>
      </w:pPr>
      <w:r w:rsidRPr="00B80F14">
        <w:rPr>
          <w:b/>
          <w:bCs/>
          <w:iCs/>
        </w:rPr>
        <w:t>Decision:</w:t>
      </w:r>
      <w:r>
        <w:rPr>
          <w:iCs/>
        </w:rPr>
        <w:t xml:space="preserve"> As per email decision posted on May 20</w:t>
      </w:r>
      <w:r w:rsidRPr="00B80F14">
        <w:rPr>
          <w:iCs/>
          <w:vertAlign w:val="superscript"/>
        </w:rPr>
        <w:t>th</w:t>
      </w:r>
      <w:r>
        <w:rPr>
          <w:iCs/>
        </w:rPr>
        <w:t>,</w:t>
      </w:r>
    </w:p>
    <w:p w14:paraId="7E64B445" w14:textId="77777777" w:rsidR="00305415" w:rsidRPr="00305415" w:rsidRDefault="00305415" w:rsidP="00305415">
      <w:pPr>
        <w:shd w:val="clear" w:color="auto" w:fill="FFFFFF"/>
        <w:jc w:val="both"/>
        <w:rPr>
          <w:rFonts w:eastAsia="Malgun Gothic" w:cs="Times"/>
          <w:color w:val="000000"/>
          <w:szCs w:val="20"/>
          <w:highlight w:val="green"/>
          <w:lang w:val="en-US" w:eastAsia="ko-KR"/>
        </w:rPr>
      </w:pPr>
      <w:r w:rsidRPr="00305415">
        <w:rPr>
          <w:rFonts w:cs="Times"/>
          <w:color w:val="000000"/>
          <w:szCs w:val="20"/>
          <w:highlight w:val="green"/>
        </w:rPr>
        <w:t>Agreement</w:t>
      </w:r>
    </w:p>
    <w:p w14:paraId="7864AD7B" w14:textId="77777777" w:rsidR="00305415" w:rsidRPr="007F573C" w:rsidRDefault="00305415" w:rsidP="00305415">
      <w:pPr>
        <w:pStyle w:val="xxmsonormal"/>
        <w:shd w:val="clear" w:color="auto" w:fill="FFFFFF"/>
        <w:rPr>
          <w:rFonts w:ascii="Times" w:eastAsia="Times New Roman" w:hAnsi="Times" w:cs="Times"/>
          <w:color w:val="000000"/>
          <w:sz w:val="20"/>
          <w:szCs w:val="20"/>
          <w:shd w:val="clear" w:color="auto" w:fill="FFFFFF"/>
        </w:rPr>
      </w:pPr>
      <w:r w:rsidRPr="007F573C">
        <w:rPr>
          <w:rFonts w:ascii="Times" w:eastAsia="Times New Roman" w:hAnsi="Times" w:cs="Times"/>
          <w:bCs/>
          <w:color w:val="000000"/>
          <w:sz w:val="20"/>
          <w:szCs w:val="20"/>
          <w:bdr w:val="none" w:sz="0" w:space="0" w:color="auto" w:frame="1"/>
          <w:shd w:val="clear" w:color="auto" w:fill="FFFFFF"/>
        </w:rPr>
        <w:t>For LLS assumptions for increasing DMRS ports in AI 9.1.3.1 in Rel.18: </w:t>
      </w:r>
    </w:p>
    <w:p w14:paraId="49602F9C" w14:textId="77777777" w:rsidR="00305415" w:rsidRPr="00305415" w:rsidRDefault="00305415" w:rsidP="00CF6E6D">
      <w:pPr>
        <w:pStyle w:val="ListParagraph"/>
        <w:numPr>
          <w:ilvl w:val="0"/>
          <w:numId w:val="484"/>
        </w:numPr>
        <w:rPr>
          <w:shd w:val="clear" w:color="auto" w:fill="FFFFFF"/>
        </w:rPr>
      </w:pPr>
      <w:r w:rsidRPr="00305415">
        <w:rPr>
          <w:bdr w:val="none" w:sz="0" w:space="0" w:color="auto" w:frame="1"/>
          <w:shd w:val="clear" w:color="auto" w:fill="FFFFFF"/>
        </w:rPr>
        <w:t>Precoding assumption of PDSCH, “[ZF or SVD]” in RAN1#109e agreement is updated by SVD. </w:t>
      </w:r>
    </w:p>
    <w:p w14:paraId="07C17067" w14:textId="77777777" w:rsidR="00305415" w:rsidRPr="00305415" w:rsidRDefault="00305415" w:rsidP="00305415">
      <w:pPr>
        <w:shd w:val="clear" w:color="auto" w:fill="FFFFFF"/>
        <w:jc w:val="both"/>
        <w:rPr>
          <w:rFonts w:eastAsia="Malgun Gothic" w:cs="Times"/>
          <w:color w:val="000000"/>
          <w:szCs w:val="20"/>
          <w:highlight w:val="green"/>
          <w:lang w:val="en-US" w:eastAsia="ko-KR"/>
        </w:rPr>
      </w:pPr>
      <w:r w:rsidRPr="00305415">
        <w:rPr>
          <w:rFonts w:cs="Times"/>
          <w:color w:val="000000"/>
          <w:szCs w:val="20"/>
          <w:highlight w:val="green"/>
        </w:rPr>
        <w:t>Agreement</w:t>
      </w:r>
    </w:p>
    <w:p w14:paraId="2301E33B" w14:textId="77777777" w:rsidR="00305415" w:rsidRPr="007F573C" w:rsidRDefault="00305415" w:rsidP="00CF6E6D">
      <w:pPr>
        <w:pStyle w:val="xxmsonormal"/>
        <w:numPr>
          <w:ilvl w:val="0"/>
          <w:numId w:val="475"/>
        </w:numPr>
        <w:shd w:val="clear" w:color="auto" w:fill="FFFFFF"/>
        <w:rPr>
          <w:rFonts w:ascii="Times" w:eastAsia="Times New Roman" w:hAnsi="Times" w:cs="Times"/>
          <w:color w:val="000000"/>
          <w:sz w:val="20"/>
          <w:szCs w:val="20"/>
          <w:shd w:val="clear" w:color="auto" w:fill="FFFFFF"/>
        </w:rPr>
      </w:pPr>
      <w:r w:rsidRPr="007F573C">
        <w:rPr>
          <w:rFonts w:ascii="Times" w:eastAsia="Times New Roman" w:hAnsi="Times" w:cs="Times"/>
          <w:bCs/>
          <w:color w:val="000000"/>
          <w:sz w:val="20"/>
          <w:szCs w:val="20"/>
          <w:bdr w:val="none" w:sz="0" w:space="0" w:color="auto" w:frame="1"/>
          <w:shd w:val="clear" w:color="auto" w:fill="FFFFFF"/>
        </w:rPr>
        <w:t>For MU-MIMO LLS of PDSCH, for evaluation of SVD/CSI-codebook based sub-band precoding, companies shall report the pre-coding assumption of interference of co-scheduled UEs from the following: </w:t>
      </w:r>
    </w:p>
    <w:p w14:paraId="1A7710AC" w14:textId="77777777" w:rsidR="00305415" w:rsidRPr="007F573C" w:rsidRDefault="00305415" w:rsidP="00CF6E6D">
      <w:pPr>
        <w:pStyle w:val="xxmsonormal"/>
        <w:numPr>
          <w:ilvl w:val="1"/>
          <w:numId w:val="476"/>
        </w:numPr>
        <w:shd w:val="clear" w:color="auto" w:fill="FFFFFF"/>
        <w:rPr>
          <w:rFonts w:ascii="Times" w:eastAsia="Times New Roman" w:hAnsi="Times" w:cs="Times"/>
          <w:color w:val="000000"/>
          <w:sz w:val="20"/>
          <w:szCs w:val="20"/>
          <w:shd w:val="clear" w:color="auto" w:fill="FFFFFF"/>
        </w:rPr>
      </w:pPr>
      <w:r w:rsidRPr="007F573C">
        <w:rPr>
          <w:rFonts w:ascii="Times" w:eastAsia="Times New Roman" w:hAnsi="Times" w:cs="Times"/>
          <w:bCs/>
          <w:color w:val="000000"/>
          <w:sz w:val="20"/>
          <w:szCs w:val="20"/>
          <w:bdr w:val="none" w:sz="0" w:space="0" w:color="auto" w:frame="1"/>
          <w:shd w:val="clear" w:color="auto" w:fill="FFFFFF"/>
        </w:rPr>
        <w:t>Alt.1: calculated by pre-coder of channel of each co-scheduled UE. </w:t>
      </w:r>
    </w:p>
    <w:p w14:paraId="64C75FD6" w14:textId="77777777" w:rsidR="00305415" w:rsidRPr="007F573C" w:rsidRDefault="00305415" w:rsidP="00CF6E6D">
      <w:pPr>
        <w:pStyle w:val="xxmsonormal"/>
        <w:numPr>
          <w:ilvl w:val="2"/>
          <w:numId w:val="477"/>
        </w:numPr>
        <w:shd w:val="clear" w:color="auto" w:fill="FFFFFF"/>
        <w:rPr>
          <w:rFonts w:ascii="Times" w:eastAsia="Times New Roman" w:hAnsi="Times" w:cs="Times"/>
          <w:color w:val="000000"/>
          <w:sz w:val="20"/>
          <w:szCs w:val="20"/>
          <w:shd w:val="clear" w:color="auto" w:fill="FFFFFF"/>
        </w:rPr>
      </w:pPr>
      <w:r w:rsidRPr="007F573C">
        <w:rPr>
          <w:rFonts w:ascii="Times" w:eastAsia="Times New Roman" w:hAnsi="Times" w:cs="Times"/>
          <w:bCs/>
          <w:color w:val="000000"/>
          <w:sz w:val="20"/>
          <w:szCs w:val="20"/>
          <w:bdr w:val="none" w:sz="0" w:space="0" w:color="auto" w:frame="1"/>
          <w:shd w:val="clear" w:color="auto" w:fill="FFFFFF"/>
        </w:rPr>
        <w:t>For precoding assumption of PDSCH, precoder of target UE and precoder of co-scheduled UE are generated independently.</w:t>
      </w:r>
    </w:p>
    <w:p w14:paraId="4FB48E46" w14:textId="77777777" w:rsidR="00305415" w:rsidRPr="007F573C" w:rsidRDefault="00305415" w:rsidP="00CF6E6D">
      <w:pPr>
        <w:pStyle w:val="xxmsonormal"/>
        <w:numPr>
          <w:ilvl w:val="2"/>
          <w:numId w:val="477"/>
        </w:numPr>
        <w:shd w:val="clear" w:color="auto" w:fill="FFFFFF"/>
        <w:rPr>
          <w:rFonts w:ascii="Times" w:eastAsia="Times New Roman" w:hAnsi="Times" w:cs="Times"/>
          <w:color w:val="000000"/>
          <w:sz w:val="20"/>
          <w:szCs w:val="20"/>
          <w:shd w:val="clear" w:color="auto" w:fill="FFFFFF"/>
        </w:rPr>
      </w:pPr>
      <w:r w:rsidRPr="007F573C">
        <w:rPr>
          <w:rFonts w:ascii="Times" w:eastAsia="Times New Roman" w:hAnsi="Times" w:cs="Times"/>
          <w:bCs/>
          <w:color w:val="000000"/>
          <w:sz w:val="20"/>
          <w:szCs w:val="20"/>
          <w:bdr w:val="none" w:sz="0" w:space="0" w:color="auto" w:frame="1"/>
          <w:shd w:val="clear" w:color="auto" w:fill="FFFFFF"/>
        </w:rPr>
        <w:t>Companies can report a set of azimuth and zenith angle offset used for evaluation (For example, azimuth angle offsets from [30</w:t>
      </w:r>
      <w:r w:rsidRPr="007F573C">
        <w:rPr>
          <w:rFonts w:ascii="Times" w:eastAsia="Times New Roman" w:hAnsi="Times" w:cs="Times"/>
          <w:bCs/>
          <w:color w:val="000000"/>
          <w:sz w:val="20"/>
          <w:szCs w:val="20"/>
          <w:bdr w:val="none" w:sz="0" w:space="0" w:color="auto" w:frame="1"/>
          <w:shd w:val="clear" w:color="auto" w:fill="FFFFFF"/>
          <w:vertAlign w:val="superscript"/>
        </w:rPr>
        <w:t> o</w:t>
      </w:r>
      <w:r w:rsidRPr="007F573C">
        <w:rPr>
          <w:rFonts w:ascii="Times" w:eastAsia="Times New Roman" w:hAnsi="Times" w:cs="Times"/>
          <w:bCs/>
          <w:color w:val="000000"/>
          <w:sz w:val="20"/>
          <w:szCs w:val="20"/>
          <w:bdr w:val="none" w:sz="0" w:space="0" w:color="auto" w:frame="1"/>
          <w:shd w:val="clear" w:color="auto" w:fill="FFFFFF"/>
        </w:rPr>
        <w:t>, 60</w:t>
      </w:r>
      <w:r w:rsidRPr="007F573C">
        <w:rPr>
          <w:rFonts w:ascii="Times" w:eastAsia="Times New Roman" w:hAnsi="Times" w:cs="Times"/>
          <w:bCs/>
          <w:color w:val="000000"/>
          <w:sz w:val="20"/>
          <w:szCs w:val="20"/>
          <w:bdr w:val="none" w:sz="0" w:space="0" w:color="auto" w:frame="1"/>
          <w:shd w:val="clear" w:color="auto" w:fill="FFFFFF"/>
          <w:vertAlign w:val="superscript"/>
        </w:rPr>
        <w:t> o</w:t>
      </w:r>
      <w:r w:rsidRPr="007F573C">
        <w:rPr>
          <w:rFonts w:ascii="Times" w:eastAsia="Times New Roman" w:hAnsi="Times" w:cs="Times"/>
          <w:bCs/>
          <w:color w:val="000000"/>
          <w:sz w:val="20"/>
          <w:szCs w:val="20"/>
          <w:bdr w:val="none" w:sz="0" w:space="0" w:color="auto" w:frame="1"/>
          <w:shd w:val="clear" w:color="auto" w:fill="FFFFFF"/>
        </w:rPr>
        <w:t>, 90</w:t>
      </w:r>
      <w:r w:rsidRPr="007F573C">
        <w:rPr>
          <w:rFonts w:ascii="Times" w:eastAsia="Times New Roman" w:hAnsi="Times" w:cs="Times"/>
          <w:bCs/>
          <w:color w:val="000000"/>
          <w:sz w:val="20"/>
          <w:szCs w:val="20"/>
          <w:bdr w:val="none" w:sz="0" w:space="0" w:color="auto" w:frame="1"/>
          <w:shd w:val="clear" w:color="auto" w:fill="FFFFFF"/>
          <w:vertAlign w:val="superscript"/>
        </w:rPr>
        <w:t> o</w:t>
      </w:r>
      <w:r w:rsidRPr="007F573C">
        <w:rPr>
          <w:rFonts w:ascii="Times" w:eastAsia="Times New Roman" w:hAnsi="Times" w:cs="Times"/>
          <w:bCs/>
          <w:color w:val="000000"/>
          <w:sz w:val="20"/>
          <w:szCs w:val="20"/>
          <w:bdr w:val="none" w:sz="0" w:space="0" w:color="auto" w:frame="1"/>
          <w:shd w:val="clear" w:color="auto" w:fill="FFFFFF"/>
        </w:rPr>
        <w:t>] and zenith angle offset from [3</w:t>
      </w:r>
      <w:r w:rsidRPr="007F573C">
        <w:rPr>
          <w:rFonts w:ascii="Times" w:eastAsia="Times New Roman" w:hAnsi="Times" w:cs="Times"/>
          <w:bCs/>
          <w:color w:val="000000"/>
          <w:sz w:val="20"/>
          <w:szCs w:val="20"/>
          <w:bdr w:val="none" w:sz="0" w:space="0" w:color="auto" w:frame="1"/>
          <w:shd w:val="clear" w:color="auto" w:fill="FFFFFF"/>
          <w:vertAlign w:val="superscript"/>
        </w:rPr>
        <w:t>o</w:t>
      </w:r>
      <w:r w:rsidRPr="007F573C">
        <w:rPr>
          <w:rFonts w:ascii="Times" w:eastAsia="Times New Roman" w:hAnsi="Times" w:cs="Times"/>
          <w:bCs/>
          <w:color w:val="000000"/>
          <w:sz w:val="20"/>
          <w:szCs w:val="20"/>
          <w:bdr w:val="none" w:sz="0" w:space="0" w:color="auto" w:frame="1"/>
          <w:shd w:val="clear" w:color="auto" w:fill="FFFFFF"/>
        </w:rPr>
        <w:t>, 6</w:t>
      </w:r>
      <w:r w:rsidRPr="007F573C">
        <w:rPr>
          <w:rFonts w:ascii="Times" w:eastAsia="Times New Roman" w:hAnsi="Times" w:cs="Times"/>
          <w:bCs/>
          <w:color w:val="000000"/>
          <w:sz w:val="20"/>
          <w:szCs w:val="20"/>
          <w:bdr w:val="none" w:sz="0" w:space="0" w:color="auto" w:frame="1"/>
          <w:shd w:val="clear" w:color="auto" w:fill="FFFFFF"/>
          <w:vertAlign w:val="superscript"/>
        </w:rPr>
        <w:t>o</w:t>
      </w:r>
      <w:r w:rsidRPr="007F573C">
        <w:rPr>
          <w:rFonts w:ascii="Times" w:eastAsia="Times New Roman" w:hAnsi="Times" w:cs="Times"/>
          <w:bCs/>
          <w:color w:val="000000"/>
          <w:sz w:val="20"/>
          <w:szCs w:val="20"/>
          <w:bdr w:val="none" w:sz="0" w:space="0" w:color="auto" w:frame="1"/>
          <w:shd w:val="clear" w:color="auto" w:fill="FFFFFF"/>
        </w:rPr>
        <w:t>] can be considered).</w:t>
      </w:r>
    </w:p>
    <w:p w14:paraId="5CC30518" w14:textId="77777777" w:rsidR="00305415" w:rsidRPr="007F573C" w:rsidRDefault="00305415" w:rsidP="00CF6E6D">
      <w:pPr>
        <w:pStyle w:val="xxmsonormal"/>
        <w:numPr>
          <w:ilvl w:val="1"/>
          <w:numId w:val="478"/>
        </w:numPr>
        <w:shd w:val="clear" w:color="auto" w:fill="FFFFFF"/>
        <w:rPr>
          <w:rFonts w:ascii="Times" w:eastAsia="Times New Roman" w:hAnsi="Times" w:cs="Times"/>
          <w:color w:val="000000"/>
          <w:sz w:val="20"/>
          <w:szCs w:val="20"/>
          <w:shd w:val="clear" w:color="auto" w:fill="FFFFFF"/>
        </w:rPr>
      </w:pPr>
      <w:r w:rsidRPr="007F573C">
        <w:rPr>
          <w:rFonts w:ascii="Times" w:eastAsia="Times New Roman" w:hAnsi="Times" w:cs="Times"/>
          <w:bCs/>
          <w:color w:val="000000"/>
          <w:sz w:val="20"/>
          <w:szCs w:val="20"/>
          <w:bdr w:val="none" w:sz="0" w:space="0" w:color="auto" w:frame="1"/>
          <w:shd w:val="clear" w:color="auto" w:fill="FFFFFF"/>
        </w:rPr>
        <w:t>Alt.2: calculated by random pre-coder (i.e. precoder selected randomly</w:t>
      </w:r>
      <w:r w:rsidRPr="007F573C">
        <w:rPr>
          <w:rFonts w:ascii="Times" w:eastAsia="Times New Roman" w:hAnsi="Times" w:cs="Times"/>
          <w:color w:val="000000"/>
          <w:sz w:val="20"/>
          <w:szCs w:val="20"/>
          <w:bdr w:val="none" w:sz="0" w:space="0" w:color="auto" w:frame="1"/>
          <w:shd w:val="clear" w:color="auto" w:fill="FFFFFF"/>
        </w:rPr>
        <w:t> </w:t>
      </w:r>
      <w:r w:rsidRPr="007F573C">
        <w:rPr>
          <w:rFonts w:ascii="Times" w:eastAsia="Times New Roman" w:hAnsi="Times" w:cs="Times"/>
          <w:bCs/>
          <w:color w:val="000000"/>
          <w:sz w:val="20"/>
          <w:szCs w:val="20"/>
          <w:bdr w:val="none" w:sz="0" w:space="0" w:color="auto" w:frame="1"/>
          <w:shd w:val="clear" w:color="auto" w:fill="FFFFFF"/>
        </w:rPr>
        <w:t>from a predefined set of precoders) which is different from the pre-coder of target UE. </w:t>
      </w:r>
    </w:p>
    <w:p w14:paraId="40A7589D" w14:textId="565DC291" w:rsidR="00305415" w:rsidRPr="007F573C" w:rsidRDefault="00305415" w:rsidP="00CF6E6D">
      <w:pPr>
        <w:pStyle w:val="xxmsonormal"/>
        <w:numPr>
          <w:ilvl w:val="2"/>
          <w:numId w:val="479"/>
        </w:numPr>
        <w:shd w:val="clear" w:color="auto" w:fill="FFFFFF"/>
        <w:rPr>
          <w:rFonts w:ascii="Times" w:eastAsia="Times New Roman" w:hAnsi="Times" w:cs="Times"/>
          <w:color w:val="000000"/>
          <w:sz w:val="20"/>
          <w:szCs w:val="20"/>
          <w:shd w:val="clear" w:color="auto" w:fill="FFFFFF"/>
        </w:rPr>
      </w:pPr>
      <w:r w:rsidRPr="007F573C">
        <w:rPr>
          <w:rFonts w:ascii="Times" w:eastAsia="Times New Roman" w:hAnsi="Times" w:cs="Times"/>
          <w:bCs/>
          <w:color w:val="000000"/>
          <w:sz w:val="20"/>
          <w:szCs w:val="20"/>
          <w:bdr w:val="none" w:sz="0" w:space="0" w:color="auto" w:frame="1"/>
          <w:shd w:val="clear" w:color="auto" w:fill="FFFFFF"/>
        </w:rPr>
        <w:t>For precoding assumption of PDSCH, </w:t>
      </w:r>
      <w:r w:rsidRPr="007F573C">
        <w:rPr>
          <w:rFonts w:ascii="Times" w:eastAsia="Times New Roman" w:hAnsi="Times" w:cs="Times"/>
          <w:bCs/>
          <w:color w:val="000000"/>
          <w:sz w:val="20"/>
          <w:szCs w:val="20"/>
          <w:bdr w:val="none" w:sz="0" w:space="0" w:color="auto" w:frame="1"/>
          <w:shd w:val="clear" w:color="auto" w:fill="FFFFFF"/>
          <w:lang w:val="en-GB"/>
        </w:rPr>
        <w:t>only the channel of one target UE, i.e. </w:t>
      </w:r>
      <w:r w:rsidRPr="007F573C">
        <w:rPr>
          <w:rFonts w:ascii="Times" w:eastAsia="Times New Roman" w:hAnsi="Times" w:cs="Times"/>
          <w:bCs/>
          <w:i/>
          <w:iCs/>
          <w:color w:val="000000"/>
          <w:sz w:val="20"/>
          <w:szCs w:val="20"/>
          <w:shd w:val="clear" w:color="auto" w:fill="FFFFFF"/>
          <w:lang w:val="en-GB"/>
        </w:rPr>
        <w:t>H</w:t>
      </w:r>
      <w:r w:rsidRPr="007F573C">
        <w:rPr>
          <w:rFonts w:ascii="Times" w:eastAsia="Times New Roman" w:hAnsi="Times" w:cs="Times"/>
          <w:bCs/>
          <w:i/>
          <w:iCs/>
          <w:color w:val="000000"/>
          <w:sz w:val="20"/>
          <w:szCs w:val="20"/>
          <w:shd w:val="clear" w:color="auto" w:fill="FFFFFF"/>
          <w:vertAlign w:val="subscript"/>
          <w:lang w:val="en-GB"/>
        </w:rPr>
        <w:t>d</w:t>
      </w:r>
      <w:r w:rsidRPr="007F573C">
        <w:rPr>
          <w:rFonts w:ascii="Times" w:eastAsia="Times New Roman" w:hAnsi="Times" w:cs="Times"/>
          <w:bCs/>
          <w:color w:val="000000"/>
          <w:sz w:val="20"/>
          <w:szCs w:val="20"/>
          <w:bdr w:val="none" w:sz="0" w:space="0" w:color="auto" w:frame="1"/>
          <w:shd w:val="clear" w:color="auto" w:fill="FFFFFF"/>
          <w:lang w:val="en-GB"/>
        </w:rPr>
        <w:t>, needs to be modelled. </w:t>
      </w:r>
      <w:r w:rsidRPr="007F573C">
        <w:rPr>
          <w:rFonts w:ascii="Times" w:eastAsia="Times New Roman" w:hAnsi="Times" w:cs="Times"/>
          <w:bCs/>
          <w:color w:val="000000"/>
          <w:sz w:val="20"/>
          <w:szCs w:val="20"/>
          <w:bdr w:val="none" w:sz="0" w:space="0" w:color="auto" w:frame="1"/>
          <w:shd w:val="clear" w:color="auto" w:fill="FFFFFF"/>
        </w:rPr>
        <w:t>Precoder </w:t>
      </w:r>
      <w:r w:rsidRPr="007F573C">
        <w:rPr>
          <w:rFonts w:ascii="Times" w:eastAsia="Times New Roman" w:hAnsi="Times" w:cs="Times"/>
          <w:bCs/>
          <w:color w:val="000000"/>
          <w:sz w:val="20"/>
          <w:szCs w:val="20"/>
          <w:bdr w:val="none" w:sz="0" w:space="0" w:color="auto" w:frame="1"/>
          <w:shd w:val="clear" w:color="auto" w:fill="FFFFFF"/>
          <w:lang w:val="en-GB"/>
        </w:rPr>
        <w:t>is generated based on </w:t>
      </w:r>
      <w:r w:rsidRPr="007F573C">
        <w:rPr>
          <w:rFonts w:ascii="Times" w:eastAsia="Times New Roman" w:hAnsi="Times" w:cs="Times"/>
          <w:bCs/>
          <w:i/>
          <w:iCs/>
          <w:color w:val="000000"/>
          <w:sz w:val="20"/>
          <w:szCs w:val="20"/>
          <w:shd w:val="clear" w:color="auto" w:fill="FFFFFF"/>
          <w:lang w:val="en-GB"/>
        </w:rPr>
        <w:t>H</w:t>
      </w:r>
      <w:r w:rsidRPr="007F573C">
        <w:rPr>
          <w:rFonts w:ascii="Times" w:eastAsia="Times New Roman" w:hAnsi="Times" w:cs="Times"/>
          <w:bCs/>
          <w:i/>
          <w:iCs/>
          <w:color w:val="000000"/>
          <w:sz w:val="20"/>
          <w:szCs w:val="20"/>
          <w:shd w:val="clear" w:color="auto" w:fill="FFFFFF"/>
          <w:vertAlign w:val="subscript"/>
          <w:lang w:val="en-GB"/>
        </w:rPr>
        <w:t>d</w:t>
      </w:r>
      <w:r w:rsidRPr="007F573C">
        <w:rPr>
          <w:rFonts w:ascii="Times" w:eastAsia="Times New Roman" w:hAnsi="Times" w:cs="Times"/>
          <w:bCs/>
          <w:color w:val="000000"/>
          <w:sz w:val="20"/>
          <w:szCs w:val="20"/>
          <w:bdr w:val="none" w:sz="0" w:space="0" w:color="auto" w:frame="1"/>
          <w:shd w:val="clear" w:color="auto" w:fill="FFFFFF"/>
          <w:lang w:val="en-GB"/>
        </w:rPr>
        <w:t> to obtain the precoder for this UE only. The interference from co-scheduled UEs can be modelled as,</w:t>
      </w:r>
      <w:r>
        <w:rPr>
          <w:rFonts w:ascii="Times" w:eastAsia="Times New Roman" w:hAnsi="Times" w:cs="Times"/>
          <w:bCs/>
          <w:color w:val="000000"/>
          <w:sz w:val="20"/>
          <w:szCs w:val="20"/>
          <w:bdr w:val="none" w:sz="0" w:space="0" w:color="auto" w:frame="1"/>
          <w:shd w:val="clear" w:color="auto" w:fill="FFFFFF"/>
          <w:lang w:val="en-GB"/>
        </w:rPr>
        <w:t xml:space="preserve"> </w:t>
      </w:r>
      <w:r w:rsidRPr="007F573C">
        <w:rPr>
          <w:rFonts w:ascii="Times" w:eastAsia="Times New Roman" w:hAnsi="Times" w:cs="Times"/>
          <w:bCs/>
          <w:color w:val="000000"/>
          <w:sz w:val="20"/>
          <w:szCs w:val="20"/>
          <w:bdr w:val="none" w:sz="0" w:space="0" w:color="auto" w:frame="1"/>
          <w:shd w:val="clear" w:color="auto" w:fill="FFFFFF"/>
          <w:lang w:val="en-GB"/>
        </w:rPr>
        <w:fldChar w:fldCharType="begin"/>
      </w:r>
      <w:r w:rsidRPr="007F573C">
        <w:rPr>
          <w:rFonts w:ascii="Times" w:eastAsia="Times New Roman" w:hAnsi="Times" w:cs="Times"/>
          <w:bCs/>
          <w:color w:val="000000"/>
          <w:sz w:val="20"/>
          <w:szCs w:val="20"/>
          <w:bdr w:val="none" w:sz="0" w:space="0" w:color="auto" w:frame="1"/>
          <w:shd w:val="clear" w:color="auto" w:fill="FFFFFF"/>
          <w:lang w:val="en-GB"/>
        </w:rPr>
        <w:instrText xml:space="preserve"> INCLUDEPICTURE  "cid:image002.png@01D86C43.8E5DA4E0" \* MERGEFORMATINET </w:instrText>
      </w:r>
      <w:r w:rsidRPr="007F573C">
        <w:rPr>
          <w:rFonts w:ascii="Times" w:eastAsia="Times New Roman" w:hAnsi="Times" w:cs="Times"/>
          <w:bCs/>
          <w:color w:val="000000"/>
          <w:sz w:val="20"/>
          <w:szCs w:val="20"/>
          <w:bdr w:val="none" w:sz="0" w:space="0" w:color="auto" w:frame="1"/>
          <w:shd w:val="clear" w:color="auto" w:fill="FFFFFF"/>
          <w:lang w:val="en-GB"/>
        </w:rPr>
        <w:fldChar w:fldCharType="separate"/>
      </w:r>
      <w:r w:rsidR="00067092">
        <w:rPr>
          <w:rFonts w:ascii="Times" w:eastAsia="Times New Roman" w:hAnsi="Times" w:cs="Times"/>
          <w:bCs/>
          <w:color w:val="000000"/>
          <w:sz w:val="20"/>
          <w:szCs w:val="20"/>
          <w:bdr w:val="none" w:sz="0" w:space="0" w:color="auto" w:frame="1"/>
          <w:shd w:val="clear" w:color="auto" w:fill="FFFFFF"/>
          <w:lang w:val="en-GB"/>
        </w:rPr>
        <w:fldChar w:fldCharType="begin"/>
      </w:r>
      <w:r w:rsidR="00067092">
        <w:rPr>
          <w:rFonts w:ascii="Times" w:eastAsia="Times New Roman" w:hAnsi="Times" w:cs="Times"/>
          <w:bCs/>
          <w:color w:val="000000"/>
          <w:sz w:val="20"/>
          <w:szCs w:val="20"/>
          <w:bdr w:val="none" w:sz="0" w:space="0" w:color="auto" w:frame="1"/>
          <w:shd w:val="clear" w:color="auto" w:fill="FFFFFF"/>
          <w:lang w:val="en-GB"/>
        </w:rPr>
        <w:instrText xml:space="preserve"> INCLUDEPICTURE  "cid:image002.png@01D86C43.8E5DA4E0" \* MERGEFORMATINET </w:instrText>
      </w:r>
      <w:r w:rsidR="00067092">
        <w:rPr>
          <w:rFonts w:ascii="Times" w:eastAsia="Times New Roman" w:hAnsi="Times" w:cs="Times"/>
          <w:bCs/>
          <w:color w:val="000000"/>
          <w:sz w:val="20"/>
          <w:szCs w:val="20"/>
          <w:bdr w:val="none" w:sz="0" w:space="0" w:color="auto" w:frame="1"/>
          <w:shd w:val="clear" w:color="auto" w:fill="FFFFFF"/>
          <w:lang w:val="en-GB"/>
        </w:rPr>
        <w:fldChar w:fldCharType="separate"/>
      </w:r>
      <w:r w:rsidR="009B7098">
        <w:rPr>
          <w:rFonts w:ascii="Times" w:eastAsia="Times New Roman" w:hAnsi="Times" w:cs="Times"/>
          <w:bCs/>
          <w:color w:val="000000"/>
          <w:sz w:val="20"/>
          <w:szCs w:val="20"/>
          <w:bdr w:val="none" w:sz="0" w:space="0" w:color="auto" w:frame="1"/>
          <w:shd w:val="clear" w:color="auto" w:fill="FFFFFF"/>
          <w:lang w:val="en-GB"/>
        </w:rPr>
        <w:fldChar w:fldCharType="begin"/>
      </w:r>
      <w:r w:rsidR="009B7098">
        <w:rPr>
          <w:rFonts w:ascii="Times" w:eastAsia="Times New Roman" w:hAnsi="Times" w:cs="Times"/>
          <w:bCs/>
          <w:color w:val="000000"/>
          <w:sz w:val="20"/>
          <w:szCs w:val="20"/>
          <w:bdr w:val="none" w:sz="0" w:space="0" w:color="auto" w:frame="1"/>
          <w:shd w:val="clear" w:color="auto" w:fill="FFFFFF"/>
          <w:lang w:val="en-GB"/>
        </w:rPr>
        <w:instrText xml:space="preserve"> INCLUDEPICTURE  "cid:image002.png@01D86C43.8E5DA4E0" \* MERGEFORMATINET </w:instrText>
      </w:r>
      <w:r w:rsidR="009B7098">
        <w:rPr>
          <w:rFonts w:ascii="Times" w:eastAsia="Times New Roman" w:hAnsi="Times" w:cs="Times"/>
          <w:bCs/>
          <w:color w:val="000000"/>
          <w:sz w:val="20"/>
          <w:szCs w:val="20"/>
          <w:bdr w:val="none" w:sz="0" w:space="0" w:color="auto" w:frame="1"/>
          <w:shd w:val="clear" w:color="auto" w:fill="FFFFFF"/>
          <w:lang w:val="en-GB"/>
        </w:rPr>
        <w:fldChar w:fldCharType="separate"/>
      </w:r>
      <w:r w:rsidR="00B532F7">
        <w:rPr>
          <w:rFonts w:ascii="Times" w:eastAsia="Times New Roman" w:hAnsi="Times" w:cs="Times"/>
          <w:bCs/>
          <w:color w:val="000000"/>
          <w:sz w:val="20"/>
          <w:szCs w:val="20"/>
          <w:bdr w:val="none" w:sz="0" w:space="0" w:color="auto" w:frame="1"/>
          <w:shd w:val="clear" w:color="auto" w:fill="FFFFFF"/>
          <w:lang w:val="en-GB"/>
        </w:rPr>
        <w:fldChar w:fldCharType="begin"/>
      </w:r>
      <w:r w:rsidR="00B532F7">
        <w:rPr>
          <w:rFonts w:ascii="Times" w:eastAsia="Times New Roman" w:hAnsi="Times" w:cs="Times"/>
          <w:bCs/>
          <w:color w:val="000000"/>
          <w:sz w:val="20"/>
          <w:szCs w:val="20"/>
          <w:bdr w:val="none" w:sz="0" w:space="0" w:color="auto" w:frame="1"/>
          <w:shd w:val="clear" w:color="auto" w:fill="FFFFFF"/>
          <w:lang w:val="en-GB"/>
        </w:rPr>
        <w:instrText xml:space="preserve"> INCLUDEPICTURE  "cid:image002.png@01D86C43.8E5DA4E0" \* MERGEFORMATINET </w:instrText>
      </w:r>
      <w:r w:rsidR="00B532F7">
        <w:rPr>
          <w:rFonts w:ascii="Times" w:eastAsia="Times New Roman" w:hAnsi="Times" w:cs="Times"/>
          <w:bCs/>
          <w:color w:val="000000"/>
          <w:sz w:val="20"/>
          <w:szCs w:val="20"/>
          <w:bdr w:val="none" w:sz="0" w:space="0" w:color="auto" w:frame="1"/>
          <w:shd w:val="clear" w:color="auto" w:fill="FFFFFF"/>
          <w:lang w:val="en-GB"/>
        </w:rPr>
        <w:fldChar w:fldCharType="separate"/>
      </w:r>
      <w:r w:rsidR="00F12D53">
        <w:rPr>
          <w:rFonts w:ascii="Times" w:eastAsia="Times New Roman" w:hAnsi="Times" w:cs="Times"/>
          <w:bCs/>
          <w:color w:val="000000"/>
          <w:sz w:val="20"/>
          <w:szCs w:val="20"/>
          <w:bdr w:val="none" w:sz="0" w:space="0" w:color="auto" w:frame="1"/>
          <w:shd w:val="clear" w:color="auto" w:fill="FFFFFF"/>
          <w:lang w:val="en-GB"/>
        </w:rPr>
        <w:fldChar w:fldCharType="begin"/>
      </w:r>
      <w:r w:rsidR="00F12D53">
        <w:rPr>
          <w:rFonts w:ascii="Times" w:eastAsia="Times New Roman" w:hAnsi="Times" w:cs="Times"/>
          <w:bCs/>
          <w:color w:val="000000"/>
          <w:sz w:val="20"/>
          <w:szCs w:val="20"/>
          <w:bdr w:val="none" w:sz="0" w:space="0" w:color="auto" w:frame="1"/>
          <w:shd w:val="clear" w:color="auto" w:fill="FFFFFF"/>
          <w:lang w:val="en-GB"/>
        </w:rPr>
        <w:instrText xml:space="preserve"> INCLUDEPICTURE  "cid:image002.png@01D86C43.8E5DA4E0" \* MERGEFORMATINET </w:instrText>
      </w:r>
      <w:r w:rsidR="00F12D53">
        <w:rPr>
          <w:rFonts w:ascii="Times" w:eastAsia="Times New Roman" w:hAnsi="Times" w:cs="Times"/>
          <w:bCs/>
          <w:color w:val="000000"/>
          <w:sz w:val="20"/>
          <w:szCs w:val="20"/>
          <w:bdr w:val="none" w:sz="0" w:space="0" w:color="auto" w:frame="1"/>
          <w:shd w:val="clear" w:color="auto" w:fill="FFFFFF"/>
          <w:lang w:val="en-GB"/>
        </w:rPr>
        <w:fldChar w:fldCharType="separate"/>
      </w:r>
      <w:r w:rsidR="001B5688">
        <w:rPr>
          <w:rFonts w:ascii="Times" w:eastAsia="Times New Roman" w:hAnsi="Times" w:cs="Times"/>
          <w:bCs/>
          <w:color w:val="000000"/>
          <w:sz w:val="20"/>
          <w:szCs w:val="20"/>
          <w:bdr w:val="none" w:sz="0" w:space="0" w:color="auto" w:frame="1"/>
          <w:shd w:val="clear" w:color="auto" w:fill="FFFFFF"/>
          <w:lang w:val="en-GB"/>
        </w:rPr>
        <w:fldChar w:fldCharType="begin"/>
      </w:r>
      <w:r w:rsidR="001B5688">
        <w:rPr>
          <w:rFonts w:ascii="Times" w:eastAsia="Times New Roman" w:hAnsi="Times" w:cs="Times"/>
          <w:bCs/>
          <w:color w:val="000000"/>
          <w:sz w:val="20"/>
          <w:szCs w:val="20"/>
          <w:bdr w:val="none" w:sz="0" w:space="0" w:color="auto" w:frame="1"/>
          <w:shd w:val="clear" w:color="auto" w:fill="FFFFFF"/>
          <w:lang w:val="en-GB"/>
        </w:rPr>
        <w:instrText xml:space="preserve"> </w:instrText>
      </w:r>
      <w:r w:rsidR="001B5688">
        <w:rPr>
          <w:rFonts w:ascii="Times" w:eastAsia="Times New Roman" w:hAnsi="Times" w:cs="Times"/>
          <w:bCs/>
          <w:color w:val="000000"/>
          <w:sz w:val="20"/>
          <w:szCs w:val="20"/>
          <w:bdr w:val="none" w:sz="0" w:space="0" w:color="auto" w:frame="1"/>
          <w:shd w:val="clear" w:color="auto" w:fill="FFFFFF"/>
          <w:lang w:val="en-GB"/>
        </w:rPr>
        <w:instrText>INCLUDEPICTURE  "cid:image002.png@01D86C43.8E5DA4E0" \* MERGEFORMATINET</w:instrText>
      </w:r>
      <w:r w:rsidR="001B5688">
        <w:rPr>
          <w:rFonts w:ascii="Times" w:eastAsia="Times New Roman" w:hAnsi="Times" w:cs="Times"/>
          <w:bCs/>
          <w:color w:val="000000"/>
          <w:sz w:val="20"/>
          <w:szCs w:val="20"/>
          <w:bdr w:val="none" w:sz="0" w:space="0" w:color="auto" w:frame="1"/>
          <w:shd w:val="clear" w:color="auto" w:fill="FFFFFF"/>
          <w:lang w:val="en-GB"/>
        </w:rPr>
        <w:instrText xml:space="preserve"> </w:instrText>
      </w:r>
      <w:r w:rsidR="001B5688">
        <w:rPr>
          <w:rFonts w:ascii="Times" w:eastAsia="Times New Roman" w:hAnsi="Times" w:cs="Times"/>
          <w:bCs/>
          <w:color w:val="000000"/>
          <w:sz w:val="20"/>
          <w:szCs w:val="20"/>
          <w:bdr w:val="none" w:sz="0" w:space="0" w:color="auto" w:frame="1"/>
          <w:shd w:val="clear" w:color="auto" w:fill="FFFFFF"/>
          <w:lang w:val="en-GB"/>
        </w:rPr>
        <w:fldChar w:fldCharType="separate"/>
      </w:r>
      <w:r w:rsidR="002256D2">
        <w:rPr>
          <w:rFonts w:ascii="Times" w:eastAsia="Times New Roman" w:hAnsi="Times" w:cs="Times"/>
          <w:bCs/>
          <w:color w:val="000000"/>
          <w:sz w:val="20"/>
          <w:szCs w:val="20"/>
          <w:bdr w:val="none" w:sz="0" w:space="0" w:color="auto" w:frame="1"/>
          <w:shd w:val="clear" w:color="auto" w:fill="FFFFFF"/>
          <w:lang w:val="en-GB"/>
        </w:rPr>
        <w:pict w14:anchorId="59CEEF5B">
          <v:shape id="_x0000_i1030" type="#_x0000_t75" style="width:60pt;height:15pt">
            <v:imagedata r:id="rId1658" r:href="rId1659"/>
          </v:shape>
        </w:pict>
      </w:r>
      <w:r w:rsidR="001B5688">
        <w:rPr>
          <w:rFonts w:ascii="Times" w:eastAsia="Times New Roman" w:hAnsi="Times" w:cs="Times"/>
          <w:bCs/>
          <w:color w:val="000000"/>
          <w:sz w:val="20"/>
          <w:szCs w:val="20"/>
          <w:bdr w:val="none" w:sz="0" w:space="0" w:color="auto" w:frame="1"/>
          <w:shd w:val="clear" w:color="auto" w:fill="FFFFFF"/>
          <w:lang w:val="en-GB"/>
        </w:rPr>
        <w:fldChar w:fldCharType="end"/>
      </w:r>
      <w:r w:rsidR="00F12D53">
        <w:rPr>
          <w:rFonts w:ascii="Times" w:eastAsia="Times New Roman" w:hAnsi="Times" w:cs="Times"/>
          <w:bCs/>
          <w:color w:val="000000"/>
          <w:sz w:val="20"/>
          <w:szCs w:val="20"/>
          <w:bdr w:val="none" w:sz="0" w:space="0" w:color="auto" w:frame="1"/>
          <w:shd w:val="clear" w:color="auto" w:fill="FFFFFF"/>
          <w:lang w:val="en-GB"/>
        </w:rPr>
        <w:fldChar w:fldCharType="end"/>
      </w:r>
      <w:r w:rsidR="00B532F7">
        <w:rPr>
          <w:rFonts w:ascii="Times" w:eastAsia="Times New Roman" w:hAnsi="Times" w:cs="Times"/>
          <w:bCs/>
          <w:color w:val="000000"/>
          <w:sz w:val="20"/>
          <w:szCs w:val="20"/>
          <w:bdr w:val="none" w:sz="0" w:space="0" w:color="auto" w:frame="1"/>
          <w:shd w:val="clear" w:color="auto" w:fill="FFFFFF"/>
          <w:lang w:val="en-GB"/>
        </w:rPr>
        <w:fldChar w:fldCharType="end"/>
      </w:r>
      <w:r w:rsidR="009B7098">
        <w:rPr>
          <w:rFonts w:ascii="Times" w:eastAsia="Times New Roman" w:hAnsi="Times" w:cs="Times"/>
          <w:bCs/>
          <w:color w:val="000000"/>
          <w:sz w:val="20"/>
          <w:szCs w:val="20"/>
          <w:bdr w:val="none" w:sz="0" w:space="0" w:color="auto" w:frame="1"/>
          <w:shd w:val="clear" w:color="auto" w:fill="FFFFFF"/>
          <w:lang w:val="en-GB"/>
        </w:rPr>
        <w:fldChar w:fldCharType="end"/>
      </w:r>
      <w:r w:rsidR="00067092">
        <w:rPr>
          <w:rFonts w:ascii="Times" w:eastAsia="Times New Roman" w:hAnsi="Times" w:cs="Times"/>
          <w:bCs/>
          <w:color w:val="000000"/>
          <w:sz w:val="20"/>
          <w:szCs w:val="20"/>
          <w:bdr w:val="none" w:sz="0" w:space="0" w:color="auto" w:frame="1"/>
          <w:shd w:val="clear" w:color="auto" w:fill="FFFFFF"/>
          <w:lang w:val="en-GB"/>
        </w:rPr>
        <w:fldChar w:fldCharType="end"/>
      </w:r>
      <w:r w:rsidRPr="007F573C">
        <w:rPr>
          <w:rFonts w:ascii="Times" w:eastAsia="Times New Roman" w:hAnsi="Times" w:cs="Times"/>
          <w:bCs/>
          <w:color w:val="000000"/>
          <w:sz w:val="20"/>
          <w:szCs w:val="20"/>
          <w:bdr w:val="none" w:sz="0" w:space="0" w:color="auto" w:frame="1"/>
          <w:shd w:val="clear" w:color="auto" w:fill="FFFFFF"/>
          <w:lang w:val="en-GB"/>
        </w:rPr>
        <w:fldChar w:fldCharType="end"/>
      </w:r>
      <w:r w:rsidRPr="007F573C">
        <w:rPr>
          <w:rFonts w:ascii="Times" w:eastAsia="Times New Roman" w:hAnsi="Times" w:cs="Times"/>
          <w:bCs/>
          <w:color w:val="000000"/>
          <w:sz w:val="20"/>
          <w:szCs w:val="20"/>
          <w:bdr w:val="none" w:sz="0" w:space="0" w:color="auto" w:frame="1"/>
          <w:shd w:val="clear" w:color="auto" w:fill="FFFFFF"/>
          <w:lang w:val="en-GB"/>
        </w:rPr>
        <w:t>,</w:t>
      </w:r>
      <w:r>
        <w:rPr>
          <w:rFonts w:ascii="Times" w:eastAsia="Times New Roman" w:hAnsi="Times" w:cs="Times"/>
          <w:bCs/>
          <w:color w:val="000000"/>
          <w:sz w:val="20"/>
          <w:szCs w:val="20"/>
          <w:bdr w:val="none" w:sz="0" w:space="0" w:color="auto" w:frame="1"/>
          <w:shd w:val="clear" w:color="auto" w:fill="FFFFFF"/>
          <w:lang w:val="en-GB"/>
        </w:rPr>
        <w:t xml:space="preserve"> </w:t>
      </w:r>
      <w:r w:rsidRPr="007F573C">
        <w:rPr>
          <w:rFonts w:ascii="Times" w:eastAsia="Times New Roman" w:hAnsi="Times" w:cs="Times"/>
          <w:bCs/>
          <w:color w:val="000000"/>
          <w:sz w:val="20"/>
          <w:szCs w:val="20"/>
          <w:bdr w:val="none" w:sz="0" w:space="0" w:color="auto" w:frame="1"/>
          <w:shd w:val="clear" w:color="auto" w:fill="FFFFFF"/>
          <w:lang w:val="en-GB"/>
        </w:rPr>
        <w:t>wherein </w:t>
      </w:r>
      <w:r w:rsidRPr="007F573C">
        <w:rPr>
          <w:rFonts w:ascii="Times" w:eastAsia="Times New Roman" w:hAnsi="Times" w:cs="Times"/>
          <w:bCs/>
          <w:i/>
          <w:iCs/>
          <w:color w:val="000000"/>
          <w:sz w:val="20"/>
          <w:szCs w:val="20"/>
          <w:bdr w:val="none" w:sz="0" w:space="0" w:color="auto" w:frame="1"/>
          <w:shd w:val="clear" w:color="auto" w:fill="FFFFFF"/>
          <w:lang w:val="en-GB"/>
        </w:rPr>
        <w:t>W</w:t>
      </w:r>
      <w:r w:rsidRPr="007F573C">
        <w:rPr>
          <w:rFonts w:ascii="Times" w:eastAsia="Times New Roman" w:hAnsi="Times" w:cs="Times"/>
          <w:bCs/>
          <w:i/>
          <w:iCs/>
          <w:color w:val="000000"/>
          <w:sz w:val="20"/>
          <w:szCs w:val="20"/>
          <w:bdr w:val="none" w:sz="0" w:space="0" w:color="auto" w:frame="1"/>
          <w:shd w:val="clear" w:color="auto" w:fill="FFFFFF"/>
          <w:vertAlign w:val="subscript"/>
          <w:lang w:val="en-GB"/>
        </w:rPr>
        <w:t>i</w:t>
      </w:r>
      <w:r w:rsidRPr="007F573C">
        <w:rPr>
          <w:rFonts w:ascii="Times" w:eastAsia="Times New Roman" w:hAnsi="Times" w:cs="Times"/>
          <w:bCs/>
          <w:color w:val="000000"/>
          <w:sz w:val="20"/>
          <w:szCs w:val="20"/>
          <w:bdr w:val="none" w:sz="0" w:space="0" w:color="auto" w:frame="1"/>
          <w:shd w:val="clear" w:color="auto" w:fill="FFFFFF"/>
          <w:lang w:val="en-GB"/>
        </w:rPr>
        <w:t> can be randomly selected from a predefined set of precoders</w:t>
      </w:r>
    </w:p>
    <w:p w14:paraId="6EFF5247" w14:textId="77777777" w:rsidR="00305415" w:rsidRPr="007F573C" w:rsidRDefault="00305415" w:rsidP="00CF6E6D">
      <w:pPr>
        <w:pStyle w:val="xxmsonormal"/>
        <w:numPr>
          <w:ilvl w:val="3"/>
          <w:numId w:val="480"/>
        </w:numPr>
        <w:shd w:val="clear" w:color="auto" w:fill="FFFFFF"/>
        <w:rPr>
          <w:rFonts w:ascii="Times" w:eastAsia="Times New Roman" w:hAnsi="Times" w:cs="Times"/>
          <w:color w:val="000000"/>
          <w:sz w:val="20"/>
          <w:szCs w:val="20"/>
          <w:shd w:val="clear" w:color="auto" w:fill="FFFFFF"/>
        </w:rPr>
      </w:pPr>
      <w:r w:rsidRPr="007F573C">
        <w:rPr>
          <w:rFonts w:ascii="Times" w:eastAsia="Times New Roman" w:hAnsi="Times" w:cs="Times"/>
          <w:bCs/>
          <w:color w:val="000000"/>
          <w:sz w:val="20"/>
          <w:szCs w:val="20"/>
          <w:bdr w:val="none" w:sz="0" w:space="0" w:color="auto" w:frame="1"/>
          <w:shd w:val="clear" w:color="auto" w:fill="FFFFFF"/>
        </w:rPr>
        <w:t>Companies shall report how to generate the predefined set of precoders for simulation.</w:t>
      </w:r>
    </w:p>
    <w:p w14:paraId="5404666D" w14:textId="65FE15B5" w:rsidR="00305415" w:rsidRPr="007F573C" w:rsidRDefault="00305415" w:rsidP="00CF6E6D">
      <w:pPr>
        <w:pStyle w:val="xxmsonormal"/>
        <w:numPr>
          <w:ilvl w:val="1"/>
          <w:numId w:val="481"/>
        </w:numPr>
        <w:shd w:val="clear" w:color="auto" w:fill="FFFFFF"/>
        <w:rPr>
          <w:rFonts w:ascii="Times" w:eastAsia="Times New Roman" w:hAnsi="Times" w:cs="Times"/>
          <w:color w:val="000000"/>
          <w:sz w:val="20"/>
          <w:szCs w:val="20"/>
          <w:shd w:val="clear" w:color="auto" w:fill="FFFFFF"/>
        </w:rPr>
      </w:pPr>
      <w:r w:rsidRPr="007F573C">
        <w:rPr>
          <w:rFonts w:ascii="Times" w:eastAsia="Times New Roman" w:hAnsi="Times" w:cs="Times"/>
          <w:bCs/>
          <w:color w:val="000000"/>
          <w:sz w:val="20"/>
          <w:szCs w:val="20"/>
          <w:bdr w:val="none" w:sz="0" w:space="0" w:color="auto" w:frame="1"/>
          <w:shd w:val="clear" w:color="auto" w:fill="FFFFFF"/>
        </w:rPr>
        <w:t>Alt.3: the same pre-coder as scheduled UE.</w:t>
      </w:r>
    </w:p>
    <w:p w14:paraId="47DA4E85" w14:textId="77777777" w:rsidR="00305415" w:rsidRPr="007F573C" w:rsidRDefault="00305415" w:rsidP="00CF6E6D">
      <w:pPr>
        <w:pStyle w:val="xxmsonormal"/>
        <w:numPr>
          <w:ilvl w:val="2"/>
          <w:numId w:val="482"/>
        </w:numPr>
        <w:shd w:val="clear" w:color="auto" w:fill="FFFFFF"/>
        <w:rPr>
          <w:rFonts w:ascii="Times" w:eastAsia="Times New Roman" w:hAnsi="Times" w:cs="Times"/>
          <w:color w:val="000000"/>
          <w:sz w:val="20"/>
          <w:szCs w:val="20"/>
          <w:shd w:val="clear" w:color="auto" w:fill="FFFFFF"/>
        </w:rPr>
      </w:pPr>
      <w:r w:rsidRPr="007F573C">
        <w:rPr>
          <w:rFonts w:ascii="Times" w:eastAsia="Times New Roman" w:hAnsi="Times" w:cs="Times"/>
          <w:bCs/>
          <w:color w:val="000000"/>
          <w:sz w:val="20"/>
          <w:szCs w:val="20"/>
          <w:shd w:val="clear" w:color="auto" w:fill="FFFFFF"/>
        </w:rPr>
        <w:t>PDSCH interference and interfering DMRS ports are emulated using the same pre-coder as for the scheduled UE.</w:t>
      </w:r>
    </w:p>
    <w:p w14:paraId="1D0325E0" w14:textId="5F93A335" w:rsidR="00305415" w:rsidRPr="007F573C" w:rsidRDefault="00305415" w:rsidP="00CF6E6D">
      <w:pPr>
        <w:pStyle w:val="xxmsonormal"/>
        <w:numPr>
          <w:ilvl w:val="2"/>
          <w:numId w:val="482"/>
        </w:numPr>
        <w:shd w:val="clear" w:color="auto" w:fill="FFFFFF"/>
        <w:rPr>
          <w:rFonts w:ascii="Times" w:eastAsia="Times New Roman" w:hAnsi="Times" w:cs="Times"/>
          <w:color w:val="000000"/>
          <w:sz w:val="20"/>
          <w:szCs w:val="20"/>
          <w:shd w:val="clear" w:color="auto" w:fill="FFFFFF"/>
        </w:rPr>
      </w:pPr>
      <w:r w:rsidRPr="007F573C">
        <w:rPr>
          <w:rFonts w:ascii="Times" w:eastAsia="Times New Roman" w:hAnsi="Times" w:cs="Times"/>
          <w:bCs/>
          <w:color w:val="000000"/>
          <w:sz w:val="20"/>
          <w:szCs w:val="20"/>
          <w:bdr w:val="none" w:sz="0" w:space="0" w:color="auto" w:frame="1"/>
          <w:shd w:val="clear" w:color="auto" w:fill="FFFFFF"/>
        </w:rPr>
        <w:t>Power offset of the co-scheduled UE is one value from {0dB, -3dB, -6dB} as fixed evaluation parameter. Other values are not precluded.</w:t>
      </w:r>
    </w:p>
    <w:p w14:paraId="1CD0C8E3" w14:textId="3554D098" w:rsidR="00305415" w:rsidRPr="007F573C" w:rsidRDefault="00305415" w:rsidP="00CF6E6D">
      <w:pPr>
        <w:pStyle w:val="xxmsonormal"/>
        <w:numPr>
          <w:ilvl w:val="2"/>
          <w:numId w:val="482"/>
        </w:numPr>
        <w:shd w:val="clear" w:color="auto" w:fill="FFFFFF"/>
        <w:rPr>
          <w:rFonts w:ascii="Times" w:eastAsia="Times New Roman" w:hAnsi="Times" w:cs="Times"/>
          <w:color w:val="000000"/>
          <w:sz w:val="20"/>
          <w:szCs w:val="20"/>
          <w:shd w:val="clear" w:color="auto" w:fill="FFFFFF"/>
        </w:rPr>
      </w:pPr>
      <w:r w:rsidRPr="007F573C">
        <w:rPr>
          <w:rFonts w:ascii="Times" w:eastAsia="Times New Roman" w:hAnsi="Times" w:cs="Times"/>
          <w:bCs/>
          <w:color w:val="000000"/>
          <w:sz w:val="20"/>
          <w:szCs w:val="20"/>
          <w:shd w:val="clear" w:color="auto" w:fill="FFFFFF"/>
        </w:rPr>
        <w:t>For precoding assumption of PDSCH,</w:t>
      </w:r>
      <w:r>
        <w:rPr>
          <w:rFonts w:ascii="Times" w:eastAsia="Times New Roman" w:hAnsi="Times" w:cs="Times"/>
          <w:bCs/>
          <w:color w:val="000000"/>
          <w:sz w:val="20"/>
          <w:szCs w:val="20"/>
          <w:shd w:val="clear" w:color="auto" w:fill="FFFFFF"/>
        </w:rPr>
        <w:t xml:space="preserve"> </w:t>
      </w:r>
      <w:r w:rsidRPr="007F573C">
        <w:rPr>
          <w:rFonts w:ascii="Times" w:eastAsia="Times New Roman" w:hAnsi="Times" w:cs="Times"/>
          <w:bCs/>
          <w:color w:val="000000"/>
          <w:sz w:val="20"/>
          <w:szCs w:val="20"/>
          <w:bdr w:val="none" w:sz="0" w:space="0" w:color="auto" w:frame="1"/>
          <w:shd w:val="clear" w:color="auto" w:fill="FFFFFF"/>
          <w:lang w:val="en-GB"/>
        </w:rPr>
        <w:t>only the channel of one</w:t>
      </w:r>
      <w:r>
        <w:rPr>
          <w:rFonts w:ascii="Times" w:eastAsia="Times New Roman" w:hAnsi="Times" w:cs="Times"/>
          <w:bCs/>
          <w:color w:val="000000"/>
          <w:sz w:val="20"/>
          <w:szCs w:val="20"/>
          <w:bdr w:val="none" w:sz="0" w:space="0" w:color="auto" w:frame="1"/>
          <w:shd w:val="clear" w:color="auto" w:fill="FFFFFF"/>
          <w:lang w:val="en-GB"/>
        </w:rPr>
        <w:t xml:space="preserve"> </w:t>
      </w:r>
      <w:r w:rsidRPr="007F573C">
        <w:rPr>
          <w:rFonts w:ascii="Times" w:eastAsia="Times New Roman" w:hAnsi="Times" w:cs="Times"/>
          <w:bCs/>
          <w:color w:val="000000"/>
          <w:sz w:val="20"/>
          <w:szCs w:val="20"/>
          <w:bdr w:val="none" w:sz="0" w:space="0" w:color="auto" w:frame="1"/>
          <w:shd w:val="clear" w:color="auto" w:fill="FFFFFF"/>
          <w:lang w:val="en-GB"/>
        </w:rPr>
        <w:t>target</w:t>
      </w:r>
      <w:r>
        <w:rPr>
          <w:rFonts w:ascii="Times" w:eastAsia="Times New Roman" w:hAnsi="Times" w:cs="Times"/>
          <w:bCs/>
          <w:color w:val="000000"/>
          <w:sz w:val="20"/>
          <w:szCs w:val="20"/>
          <w:bdr w:val="none" w:sz="0" w:space="0" w:color="auto" w:frame="1"/>
          <w:shd w:val="clear" w:color="auto" w:fill="FFFFFF"/>
          <w:lang w:val="en-GB"/>
        </w:rPr>
        <w:t xml:space="preserve"> </w:t>
      </w:r>
      <w:r w:rsidRPr="007F573C">
        <w:rPr>
          <w:rFonts w:ascii="Times" w:eastAsia="Times New Roman" w:hAnsi="Times" w:cs="Times"/>
          <w:bCs/>
          <w:color w:val="000000"/>
          <w:sz w:val="20"/>
          <w:szCs w:val="20"/>
          <w:bdr w:val="none" w:sz="0" w:space="0" w:color="auto" w:frame="1"/>
          <w:shd w:val="clear" w:color="auto" w:fill="FFFFFF"/>
          <w:lang w:val="en-GB"/>
        </w:rPr>
        <w:t>UE,</w:t>
      </w:r>
      <w:r>
        <w:rPr>
          <w:rFonts w:ascii="Times" w:eastAsia="Times New Roman" w:hAnsi="Times" w:cs="Times"/>
          <w:bCs/>
          <w:color w:val="000000"/>
          <w:sz w:val="20"/>
          <w:szCs w:val="20"/>
          <w:bdr w:val="none" w:sz="0" w:space="0" w:color="auto" w:frame="1"/>
          <w:shd w:val="clear" w:color="auto" w:fill="FFFFFF"/>
          <w:lang w:val="en-GB"/>
        </w:rPr>
        <w:t xml:space="preserve"> </w:t>
      </w:r>
      <w:r w:rsidRPr="007F573C">
        <w:rPr>
          <w:rFonts w:ascii="Times" w:eastAsia="Times New Roman" w:hAnsi="Times" w:cs="Times"/>
          <w:bCs/>
          <w:color w:val="000000"/>
          <w:sz w:val="20"/>
          <w:szCs w:val="20"/>
          <w:bdr w:val="none" w:sz="0" w:space="0" w:color="auto" w:frame="1"/>
          <w:shd w:val="clear" w:color="auto" w:fill="FFFFFF"/>
          <w:lang w:val="en-GB"/>
        </w:rPr>
        <w:t>i.e.</w:t>
      </w:r>
      <w:r>
        <w:rPr>
          <w:rFonts w:ascii="Times" w:eastAsia="Times New Roman" w:hAnsi="Times" w:cs="Times"/>
          <w:bCs/>
          <w:color w:val="000000"/>
          <w:sz w:val="20"/>
          <w:szCs w:val="20"/>
          <w:bdr w:val="none" w:sz="0" w:space="0" w:color="auto" w:frame="1"/>
          <w:shd w:val="clear" w:color="auto" w:fill="FFFFFF"/>
          <w:lang w:val="en-GB"/>
        </w:rPr>
        <w:t xml:space="preserve"> </w:t>
      </w:r>
      <w:r w:rsidRPr="007F573C">
        <w:rPr>
          <w:rFonts w:ascii="Times" w:eastAsia="Times New Roman" w:hAnsi="Times" w:cs="Times"/>
          <w:bCs/>
          <w:i/>
          <w:iCs/>
          <w:color w:val="000000"/>
          <w:sz w:val="20"/>
          <w:szCs w:val="20"/>
          <w:shd w:val="clear" w:color="auto" w:fill="FFFFFF"/>
          <w:lang w:val="en-GB"/>
        </w:rPr>
        <w:t>H</w:t>
      </w:r>
      <w:r w:rsidRPr="007F573C">
        <w:rPr>
          <w:rFonts w:ascii="Times" w:eastAsia="Times New Roman" w:hAnsi="Times" w:cs="Times"/>
          <w:bCs/>
          <w:i/>
          <w:iCs/>
          <w:color w:val="000000"/>
          <w:sz w:val="20"/>
          <w:szCs w:val="20"/>
          <w:shd w:val="clear" w:color="auto" w:fill="FFFFFF"/>
          <w:vertAlign w:val="subscript"/>
          <w:lang w:val="en-GB"/>
        </w:rPr>
        <w:t>d</w:t>
      </w:r>
      <w:r w:rsidRPr="007F573C">
        <w:rPr>
          <w:rFonts w:ascii="Times" w:eastAsia="Times New Roman" w:hAnsi="Times" w:cs="Times"/>
          <w:bCs/>
          <w:color w:val="000000"/>
          <w:sz w:val="20"/>
          <w:szCs w:val="20"/>
          <w:bdr w:val="none" w:sz="0" w:space="0" w:color="auto" w:frame="1"/>
          <w:shd w:val="clear" w:color="auto" w:fill="FFFFFF"/>
          <w:lang w:val="en-GB"/>
        </w:rPr>
        <w:t>, needs to be modelled.</w:t>
      </w:r>
      <w:r>
        <w:rPr>
          <w:rFonts w:ascii="Times" w:eastAsia="Times New Roman" w:hAnsi="Times" w:cs="Times"/>
          <w:bCs/>
          <w:color w:val="000000"/>
          <w:sz w:val="20"/>
          <w:szCs w:val="20"/>
          <w:bdr w:val="none" w:sz="0" w:space="0" w:color="auto" w:frame="1"/>
          <w:shd w:val="clear" w:color="auto" w:fill="FFFFFF"/>
          <w:lang w:val="en-GB"/>
        </w:rPr>
        <w:t xml:space="preserve"> </w:t>
      </w:r>
      <w:r w:rsidRPr="007F573C">
        <w:rPr>
          <w:rFonts w:ascii="Times" w:eastAsia="Times New Roman" w:hAnsi="Times" w:cs="Times"/>
          <w:bCs/>
          <w:color w:val="000000"/>
          <w:sz w:val="20"/>
          <w:szCs w:val="20"/>
          <w:bdr w:val="none" w:sz="0" w:space="0" w:color="auto" w:frame="1"/>
          <w:shd w:val="clear" w:color="auto" w:fill="FFFFFF"/>
        </w:rPr>
        <w:t>Precoder for the target UE (denoted as </w:t>
      </w:r>
      <w:r w:rsidRPr="007F573C">
        <w:rPr>
          <w:rFonts w:ascii="Times" w:eastAsia="Times New Roman" w:hAnsi="Times" w:cs="Times"/>
          <w:bCs/>
          <w:i/>
          <w:iCs/>
          <w:color w:val="000000"/>
          <w:sz w:val="20"/>
          <w:szCs w:val="20"/>
          <w:bdr w:val="none" w:sz="0" w:space="0" w:color="auto" w:frame="1"/>
          <w:shd w:val="clear" w:color="auto" w:fill="FFFFFF"/>
        </w:rPr>
        <w:t>W</w:t>
      </w:r>
      <w:r w:rsidRPr="007F573C">
        <w:rPr>
          <w:rFonts w:ascii="Times" w:eastAsia="Times New Roman" w:hAnsi="Times" w:cs="Times"/>
          <w:bCs/>
          <w:i/>
          <w:iCs/>
          <w:color w:val="000000"/>
          <w:sz w:val="20"/>
          <w:szCs w:val="20"/>
          <w:bdr w:val="none" w:sz="0" w:space="0" w:color="auto" w:frame="1"/>
          <w:shd w:val="clear" w:color="auto" w:fill="FFFFFF"/>
          <w:vertAlign w:val="subscript"/>
        </w:rPr>
        <w:t>d</w:t>
      </w:r>
      <w:r w:rsidRPr="007F573C">
        <w:rPr>
          <w:rFonts w:ascii="Times" w:eastAsia="Times New Roman" w:hAnsi="Times" w:cs="Times"/>
          <w:bCs/>
          <w:color w:val="000000"/>
          <w:sz w:val="20"/>
          <w:szCs w:val="20"/>
          <w:bdr w:val="none" w:sz="0" w:space="0" w:color="auto" w:frame="1"/>
          <w:shd w:val="clear" w:color="auto" w:fill="FFFFFF"/>
        </w:rPr>
        <w:t>) </w:t>
      </w:r>
      <w:r w:rsidRPr="007F573C">
        <w:rPr>
          <w:rFonts w:ascii="Times" w:eastAsia="Times New Roman" w:hAnsi="Times" w:cs="Times"/>
          <w:bCs/>
          <w:color w:val="000000"/>
          <w:sz w:val="20"/>
          <w:szCs w:val="20"/>
          <w:bdr w:val="none" w:sz="0" w:space="0" w:color="auto" w:frame="1"/>
          <w:shd w:val="clear" w:color="auto" w:fill="FFFFFF"/>
          <w:lang w:val="en-GB"/>
        </w:rPr>
        <w:t>is generated based on </w:t>
      </w:r>
      <w:r w:rsidRPr="007F573C">
        <w:rPr>
          <w:rFonts w:ascii="Times" w:eastAsia="Times New Roman" w:hAnsi="Times" w:cs="Times"/>
          <w:bCs/>
          <w:i/>
          <w:iCs/>
          <w:color w:val="000000"/>
          <w:sz w:val="20"/>
          <w:szCs w:val="20"/>
          <w:shd w:val="clear" w:color="auto" w:fill="FFFFFF"/>
          <w:lang w:val="en-GB"/>
        </w:rPr>
        <w:t>H</w:t>
      </w:r>
      <w:r w:rsidRPr="007F573C">
        <w:rPr>
          <w:rFonts w:ascii="Times" w:eastAsia="Times New Roman" w:hAnsi="Times" w:cs="Times"/>
          <w:bCs/>
          <w:i/>
          <w:iCs/>
          <w:color w:val="000000"/>
          <w:sz w:val="20"/>
          <w:szCs w:val="20"/>
          <w:shd w:val="clear" w:color="auto" w:fill="FFFFFF"/>
          <w:vertAlign w:val="subscript"/>
          <w:lang w:val="en-GB"/>
        </w:rPr>
        <w:t>d</w:t>
      </w:r>
      <w:r w:rsidRPr="007F573C">
        <w:rPr>
          <w:rFonts w:ascii="Times" w:eastAsia="Times New Roman" w:hAnsi="Times" w:cs="Times"/>
          <w:bCs/>
          <w:color w:val="000000"/>
          <w:sz w:val="20"/>
          <w:szCs w:val="20"/>
          <w:bdr w:val="none" w:sz="0" w:space="0" w:color="auto" w:frame="1"/>
          <w:shd w:val="clear" w:color="auto" w:fill="FFFFFF"/>
          <w:lang w:val="en-GB"/>
        </w:rPr>
        <w:t> only. Denote the precoding matrix/vector of the i</w:t>
      </w:r>
      <w:r w:rsidRPr="007F573C">
        <w:rPr>
          <w:rFonts w:ascii="Times" w:eastAsia="Times New Roman" w:hAnsi="Times" w:cs="Times"/>
          <w:bCs/>
          <w:color w:val="000000"/>
          <w:sz w:val="20"/>
          <w:szCs w:val="20"/>
          <w:bdr w:val="none" w:sz="0" w:space="0" w:color="auto" w:frame="1"/>
          <w:shd w:val="clear" w:color="auto" w:fill="FFFFFF"/>
          <w:vertAlign w:val="superscript"/>
          <w:lang w:val="en-GB"/>
        </w:rPr>
        <w:t>th</w:t>
      </w:r>
      <w:r w:rsidRPr="007F573C">
        <w:rPr>
          <w:rFonts w:ascii="Times" w:eastAsia="Times New Roman" w:hAnsi="Times" w:cs="Times"/>
          <w:bCs/>
          <w:color w:val="000000"/>
          <w:sz w:val="20"/>
          <w:szCs w:val="20"/>
          <w:bdr w:val="none" w:sz="0" w:space="0" w:color="auto" w:frame="1"/>
          <w:shd w:val="clear" w:color="auto" w:fill="FFFFFF"/>
          <w:lang w:val="en-GB"/>
        </w:rPr>
        <w:t> co-scheduled UEs as </w:t>
      </w:r>
      <w:r w:rsidRPr="007F573C">
        <w:rPr>
          <w:rFonts w:ascii="Times" w:eastAsia="Times New Roman" w:hAnsi="Times" w:cs="Times"/>
          <w:bCs/>
          <w:i/>
          <w:iCs/>
          <w:color w:val="000000"/>
          <w:sz w:val="20"/>
          <w:szCs w:val="20"/>
          <w:bdr w:val="none" w:sz="0" w:space="0" w:color="auto" w:frame="1"/>
          <w:shd w:val="clear" w:color="auto" w:fill="FFFFFF"/>
          <w:lang w:val="en-GB"/>
        </w:rPr>
        <w:t>W</w:t>
      </w:r>
      <w:r w:rsidRPr="007F573C">
        <w:rPr>
          <w:rFonts w:ascii="Times" w:eastAsia="Times New Roman" w:hAnsi="Times" w:cs="Times"/>
          <w:bCs/>
          <w:i/>
          <w:iCs/>
          <w:color w:val="000000"/>
          <w:sz w:val="20"/>
          <w:szCs w:val="20"/>
          <w:bdr w:val="none" w:sz="0" w:space="0" w:color="auto" w:frame="1"/>
          <w:shd w:val="clear" w:color="auto" w:fill="FFFFFF"/>
          <w:vertAlign w:val="subscript"/>
          <w:lang w:val="en-GB"/>
        </w:rPr>
        <w:t>i</w:t>
      </w:r>
      <w:r w:rsidRPr="007F573C">
        <w:rPr>
          <w:rFonts w:ascii="Times" w:eastAsia="Times New Roman" w:hAnsi="Times" w:cs="Times"/>
          <w:bCs/>
          <w:color w:val="000000"/>
          <w:sz w:val="20"/>
          <w:szCs w:val="20"/>
          <w:bdr w:val="none" w:sz="0" w:space="0" w:color="auto" w:frame="1"/>
          <w:shd w:val="clear" w:color="auto" w:fill="FFFFFF"/>
          <w:lang w:val="en-GB"/>
        </w:rPr>
        <w:t>, and </w:t>
      </w:r>
      <w:r w:rsidRPr="007F573C">
        <w:rPr>
          <w:rFonts w:ascii="Times" w:eastAsia="Times New Roman" w:hAnsi="Times" w:cs="Times"/>
          <w:bCs/>
          <w:i/>
          <w:iCs/>
          <w:color w:val="000000"/>
          <w:sz w:val="20"/>
          <w:szCs w:val="20"/>
          <w:bdr w:val="none" w:sz="0" w:space="0" w:color="auto" w:frame="1"/>
          <w:shd w:val="clear" w:color="auto" w:fill="FFFFFF"/>
          <w:lang w:val="en-GB"/>
        </w:rPr>
        <w:t>W</w:t>
      </w:r>
      <w:r w:rsidRPr="007F573C">
        <w:rPr>
          <w:rFonts w:ascii="Times" w:eastAsia="Times New Roman" w:hAnsi="Times" w:cs="Times"/>
          <w:bCs/>
          <w:i/>
          <w:iCs/>
          <w:color w:val="000000"/>
          <w:sz w:val="20"/>
          <w:szCs w:val="20"/>
          <w:bdr w:val="none" w:sz="0" w:space="0" w:color="auto" w:frame="1"/>
          <w:shd w:val="clear" w:color="auto" w:fill="FFFFFF"/>
          <w:vertAlign w:val="subscript"/>
          <w:lang w:val="en-GB"/>
        </w:rPr>
        <w:t>i</w:t>
      </w:r>
      <w:r w:rsidRPr="007F573C">
        <w:rPr>
          <w:rFonts w:ascii="Times" w:eastAsia="Times New Roman" w:hAnsi="Times" w:cs="Times"/>
          <w:bCs/>
          <w:color w:val="000000"/>
          <w:sz w:val="20"/>
          <w:szCs w:val="20"/>
          <w:bdr w:val="none" w:sz="0" w:space="0" w:color="auto" w:frame="1"/>
          <w:shd w:val="clear" w:color="auto" w:fill="FFFFFF"/>
          <w:lang w:val="en-GB"/>
        </w:rPr>
        <w:t>=</w:t>
      </w:r>
      <w:r w:rsidRPr="007F573C">
        <w:rPr>
          <w:rFonts w:ascii="Times" w:eastAsia="Times New Roman" w:hAnsi="Times" w:cs="Times"/>
          <w:bCs/>
          <w:i/>
          <w:iCs/>
          <w:color w:val="000000"/>
          <w:sz w:val="20"/>
          <w:szCs w:val="20"/>
          <w:bdr w:val="none" w:sz="0" w:space="0" w:color="auto" w:frame="1"/>
          <w:shd w:val="clear" w:color="auto" w:fill="FFFFFF"/>
          <w:lang w:val="en-GB"/>
        </w:rPr>
        <w:t>W</w:t>
      </w:r>
      <w:r w:rsidRPr="007F573C">
        <w:rPr>
          <w:rFonts w:ascii="Times" w:eastAsia="Times New Roman" w:hAnsi="Times" w:cs="Times"/>
          <w:bCs/>
          <w:i/>
          <w:iCs/>
          <w:color w:val="000000"/>
          <w:sz w:val="20"/>
          <w:szCs w:val="20"/>
          <w:bdr w:val="none" w:sz="0" w:space="0" w:color="auto" w:frame="1"/>
          <w:shd w:val="clear" w:color="auto" w:fill="FFFFFF"/>
          <w:vertAlign w:val="subscript"/>
          <w:lang w:val="en-GB"/>
        </w:rPr>
        <w:t>d</w:t>
      </w:r>
      <w:r w:rsidRPr="007F573C">
        <w:rPr>
          <w:rFonts w:ascii="Times" w:eastAsia="Times New Roman" w:hAnsi="Times" w:cs="Times"/>
          <w:bCs/>
          <w:color w:val="000000"/>
          <w:sz w:val="20"/>
          <w:szCs w:val="20"/>
          <w:bdr w:val="none" w:sz="0" w:space="0" w:color="auto" w:frame="1"/>
          <w:shd w:val="clear" w:color="auto" w:fill="FFFFFF"/>
          <w:lang w:val="en-GB"/>
        </w:rPr>
        <w:t> (</w:t>
      </w:r>
      <w:r w:rsidRPr="007F573C">
        <w:rPr>
          <w:rFonts w:ascii="Times" w:eastAsia="Times New Roman" w:hAnsi="Times" w:cs="Times"/>
          <w:bCs/>
          <w:i/>
          <w:iCs/>
          <w:color w:val="000000"/>
          <w:sz w:val="20"/>
          <w:szCs w:val="20"/>
          <w:shd w:val="clear" w:color="auto" w:fill="FFFFFF"/>
        </w:rPr>
        <w:t>W</w:t>
      </w:r>
      <w:r w:rsidRPr="007F573C">
        <w:rPr>
          <w:rFonts w:ascii="Times" w:eastAsia="Times New Roman" w:hAnsi="Times" w:cs="Times"/>
          <w:bCs/>
          <w:i/>
          <w:iCs/>
          <w:color w:val="000000"/>
          <w:sz w:val="20"/>
          <w:szCs w:val="20"/>
          <w:shd w:val="clear" w:color="auto" w:fill="FFFFFF"/>
          <w:vertAlign w:val="subscript"/>
        </w:rPr>
        <w:t>i</w:t>
      </w:r>
      <w:r>
        <w:rPr>
          <w:rFonts w:ascii="Times" w:eastAsia="Times New Roman" w:hAnsi="Times" w:cs="Times"/>
          <w:bCs/>
          <w:color w:val="000000"/>
          <w:sz w:val="20"/>
          <w:szCs w:val="20"/>
          <w:shd w:val="clear" w:color="auto" w:fill="FFFFFF"/>
        </w:rPr>
        <w:t xml:space="preserve"> for all th co-scheduled </w:t>
      </w:r>
      <w:r w:rsidRPr="007F573C">
        <w:rPr>
          <w:rFonts w:ascii="Times" w:eastAsia="Times New Roman" w:hAnsi="Times" w:cs="Times"/>
          <w:bCs/>
          <w:color w:val="000000"/>
          <w:sz w:val="20"/>
          <w:szCs w:val="20"/>
          <w:shd w:val="clear" w:color="auto" w:fill="FFFFFF"/>
        </w:rPr>
        <w:t>UEs are same)</w:t>
      </w:r>
      <w:r w:rsidRPr="007F573C">
        <w:rPr>
          <w:rFonts w:ascii="Times" w:eastAsia="Times New Roman" w:hAnsi="Times" w:cs="Times"/>
          <w:bCs/>
          <w:color w:val="000000"/>
          <w:sz w:val="20"/>
          <w:szCs w:val="20"/>
          <w:bdr w:val="none" w:sz="0" w:space="0" w:color="auto" w:frame="1"/>
          <w:shd w:val="clear" w:color="auto" w:fill="FFFFFF"/>
          <w:lang w:val="en-GB"/>
        </w:rPr>
        <w:t>. Then the interference from co-scheduled UEs can be modelled as </w:t>
      </w:r>
      <w:r w:rsidRPr="007F573C">
        <w:rPr>
          <w:rFonts w:ascii="Times" w:eastAsia="Times New Roman" w:hAnsi="Times" w:cs="Times"/>
          <w:bCs/>
          <w:color w:val="000000"/>
          <w:sz w:val="20"/>
          <w:szCs w:val="20"/>
          <w:bdr w:val="none" w:sz="0" w:space="0" w:color="auto" w:frame="1"/>
          <w:shd w:val="clear" w:color="auto" w:fill="FFFFFF"/>
          <w:lang w:val="en-GB"/>
        </w:rPr>
        <w:fldChar w:fldCharType="begin"/>
      </w:r>
      <w:r w:rsidRPr="007F573C">
        <w:rPr>
          <w:rFonts w:ascii="Times" w:eastAsia="Times New Roman" w:hAnsi="Times" w:cs="Times"/>
          <w:bCs/>
          <w:color w:val="000000"/>
          <w:sz w:val="20"/>
          <w:szCs w:val="20"/>
          <w:bdr w:val="none" w:sz="0" w:space="0" w:color="auto" w:frame="1"/>
          <w:shd w:val="clear" w:color="auto" w:fill="FFFFFF"/>
          <w:lang w:val="en-GB"/>
        </w:rPr>
        <w:instrText xml:space="preserve"> INCLUDEPICTURE  "cid:image003.png@01D86C43.8E5DA4E0" \* MERGEFORMATINET </w:instrText>
      </w:r>
      <w:r w:rsidRPr="007F573C">
        <w:rPr>
          <w:rFonts w:ascii="Times" w:eastAsia="Times New Roman" w:hAnsi="Times" w:cs="Times"/>
          <w:bCs/>
          <w:color w:val="000000"/>
          <w:sz w:val="20"/>
          <w:szCs w:val="20"/>
          <w:bdr w:val="none" w:sz="0" w:space="0" w:color="auto" w:frame="1"/>
          <w:shd w:val="clear" w:color="auto" w:fill="FFFFFF"/>
          <w:lang w:val="en-GB"/>
        </w:rPr>
        <w:fldChar w:fldCharType="separate"/>
      </w:r>
      <w:r w:rsidR="00067092">
        <w:rPr>
          <w:rFonts w:ascii="Times" w:eastAsia="Times New Roman" w:hAnsi="Times" w:cs="Times"/>
          <w:bCs/>
          <w:color w:val="000000"/>
          <w:sz w:val="20"/>
          <w:szCs w:val="20"/>
          <w:bdr w:val="none" w:sz="0" w:space="0" w:color="auto" w:frame="1"/>
          <w:shd w:val="clear" w:color="auto" w:fill="FFFFFF"/>
          <w:lang w:val="en-GB"/>
        </w:rPr>
        <w:fldChar w:fldCharType="begin"/>
      </w:r>
      <w:r w:rsidR="00067092">
        <w:rPr>
          <w:rFonts w:ascii="Times" w:eastAsia="Times New Roman" w:hAnsi="Times" w:cs="Times"/>
          <w:bCs/>
          <w:color w:val="000000"/>
          <w:sz w:val="20"/>
          <w:szCs w:val="20"/>
          <w:bdr w:val="none" w:sz="0" w:space="0" w:color="auto" w:frame="1"/>
          <w:shd w:val="clear" w:color="auto" w:fill="FFFFFF"/>
          <w:lang w:val="en-GB"/>
        </w:rPr>
        <w:instrText xml:space="preserve"> INCLUDEPICTURE  "cid:image003.png@01D86C43.8E5DA4E0" \* MERGEFORMATINET </w:instrText>
      </w:r>
      <w:r w:rsidR="00067092">
        <w:rPr>
          <w:rFonts w:ascii="Times" w:eastAsia="Times New Roman" w:hAnsi="Times" w:cs="Times"/>
          <w:bCs/>
          <w:color w:val="000000"/>
          <w:sz w:val="20"/>
          <w:szCs w:val="20"/>
          <w:bdr w:val="none" w:sz="0" w:space="0" w:color="auto" w:frame="1"/>
          <w:shd w:val="clear" w:color="auto" w:fill="FFFFFF"/>
          <w:lang w:val="en-GB"/>
        </w:rPr>
        <w:fldChar w:fldCharType="separate"/>
      </w:r>
      <w:r w:rsidR="009B7098">
        <w:rPr>
          <w:rFonts w:ascii="Times" w:eastAsia="Times New Roman" w:hAnsi="Times" w:cs="Times"/>
          <w:bCs/>
          <w:color w:val="000000"/>
          <w:sz w:val="20"/>
          <w:szCs w:val="20"/>
          <w:bdr w:val="none" w:sz="0" w:space="0" w:color="auto" w:frame="1"/>
          <w:shd w:val="clear" w:color="auto" w:fill="FFFFFF"/>
          <w:lang w:val="en-GB"/>
        </w:rPr>
        <w:fldChar w:fldCharType="begin"/>
      </w:r>
      <w:r w:rsidR="009B7098">
        <w:rPr>
          <w:rFonts w:ascii="Times" w:eastAsia="Times New Roman" w:hAnsi="Times" w:cs="Times"/>
          <w:bCs/>
          <w:color w:val="000000"/>
          <w:sz w:val="20"/>
          <w:szCs w:val="20"/>
          <w:bdr w:val="none" w:sz="0" w:space="0" w:color="auto" w:frame="1"/>
          <w:shd w:val="clear" w:color="auto" w:fill="FFFFFF"/>
          <w:lang w:val="en-GB"/>
        </w:rPr>
        <w:instrText xml:space="preserve"> INCLUDEPICTURE  "cid:image003.png@01D86C43.8E5DA4E0" \* MERGEFORMATINET </w:instrText>
      </w:r>
      <w:r w:rsidR="009B7098">
        <w:rPr>
          <w:rFonts w:ascii="Times" w:eastAsia="Times New Roman" w:hAnsi="Times" w:cs="Times"/>
          <w:bCs/>
          <w:color w:val="000000"/>
          <w:sz w:val="20"/>
          <w:szCs w:val="20"/>
          <w:bdr w:val="none" w:sz="0" w:space="0" w:color="auto" w:frame="1"/>
          <w:shd w:val="clear" w:color="auto" w:fill="FFFFFF"/>
          <w:lang w:val="en-GB"/>
        </w:rPr>
        <w:fldChar w:fldCharType="separate"/>
      </w:r>
      <w:r w:rsidR="00B532F7">
        <w:rPr>
          <w:rFonts w:ascii="Times" w:eastAsia="Times New Roman" w:hAnsi="Times" w:cs="Times"/>
          <w:bCs/>
          <w:color w:val="000000"/>
          <w:sz w:val="20"/>
          <w:szCs w:val="20"/>
          <w:bdr w:val="none" w:sz="0" w:space="0" w:color="auto" w:frame="1"/>
          <w:shd w:val="clear" w:color="auto" w:fill="FFFFFF"/>
          <w:lang w:val="en-GB"/>
        </w:rPr>
        <w:fldChar w:fldCharType="begin"/>
      </w:r>
      <w:r w:rsidR="00B532F7">
        <w:rPr>
          <w:rFonts w:ascii="Times" w:eastAsia="Times New Roman" w:hAnsi="Times" w:cs="Times"/>
          <w:bCs/>
          <w:color w:val="000000"/>
          <w:sz w:val="20"/>
          <w:szCs w:val="20"/>
          <w:bdr w:val="none" w:sz="0" w:space="0" w:color="auto" w:frame="1"/>
          <w:shd w:val="clear" w:color="auto" w:fill="FFFFFF"/>
          <w:lang w:val="en-GB"/>
        </w:rPr>
        <w:instrText xml:space="preserve"> INCLUDEPICTURE  "cid:image003.png@01D86C43.8E5DA4E0" \* MERGEFORMATINET </w:instrText>
      </w:r>
      <w:r w:rsidR="00B532F7">
        <w:rPr>
          <w:rFonts w:ascii="Times" w:eastAsia="Times New Roman" w:hAnsi="Times" w:cs="Times"/>
          <w:bCs/>
          <w:color w:val="000000"/>
          <w:sz w:val="20"/>
          <w:szCs w:val="20"/>
          <w:bdr w:val="none" w:sz="0" w:space="0" w:color="auto" w:frame="1"/>
          <w:shd w:val="clear" w:color="auto" w:fill="FFFFFF"/>
          <w:lang w:val="en-GB"/>
        </w:rPr>
        <w:fldChar w:fldCharType="separate"/>
      </w:r>
      <w:r w:rsidR="00F12D53">
        <w:rPr>
          <w:rFonts w:ascii="Times" w:eastAsia="Times New Roman" w:hAnsi="Times" w:cs="Times"/>
          <w:bCs/>
          <w:color w:val="000000"/>
          <w:sz w:val="20"/>
          <w:szCs w:val="20"/>
          <w:bdr w:val="none" w:sz="0" w:space="0" w:color="auto" w:frame="1"/>
          <w:shd w:val="clear" w:color="auto" w:fill="FFFFFF"/>
          <w:lang w:val="en-GB"/>
        </w:rPr>
        <w:fldChar w:fldCharType="begin"/>
      </w:r>
      <w:r w:rsidR="00F12D53">
        <w:rPr>
          <w:rFonts w:ascii="Times" w:eastAsia="Times New Roman" w:hAnsi="Times" w:cs="Times"/>
          <w:bCs/>
          <w:color w:val="000000"/>
          <w:sz w:val="20"/>
          <w:szCs w:val="20"/>
          <w:bdr w:val="none" w:sz="0" w:space="0" w:color="auto" w:frame="1"/>
          <w:shd w:val="clear" w:color="auto" w:fill="FFFFFF"/>
          <w:lang w:val="en-GB"/>
        </w:rPr>
        <w:instrText xml:space="preserve"> INCLUDEPICTURE  "cid:image003.png@01D86C43.8E5DA4E0" \* MERGEFORMATINET </w:instrText>
      </w:r>
      <w:r w:rsidR="00F12D53">
        <w:rPr>
          <w:rFonts w:ascii="Times" w:eastAsia="Times New Roman" w:hAnsi="Times" w:cs="Times"/>
          <w:bCs/>
          <w:color w:val="000000"/>
          <w:sz w:val="20"/>
          <w:szCs w:val="20"/>
          <w:bdr w:val="none" w:sz="0" w:space="0" w:color="auto" w:frame="1"/>
          <w:shd w:val="clear" w:color="auto" w:fill="FFFFFF"/>
          <w:lang w:val="en-GB"/>
        </w:rPr>
        <w:fldChar w:fldCharType="separate"/>
      </w:r>
      <w:r w:rsidR="001B5688">
        <w:rPr>
          <w:rFonts w:ascii="Times" w:eastAsia="Times New Roman" w:hAnsi="Times" w:cs="Times"/>
          <w:bCs/>
          <w:color w:val="000000"/>
          <w:sz w:val="20"/>
          <w:szCs w:val="20"/>
          <w:bdr w:val="none" w:sz="0" w:space="0" w:color="auto" w:frame="1"/>
          <w:shd w:val="clear" w:color="auto" w:fill="FFFFFF"/>
          <w:lang w:val="en-GB"/>
        </w:rPr>
        <w:fldChar w:fldCharType="begin"/>
      </w:r>
      <w:r w:rsidR="001B5688">
        <w:rPr>
          <w:rFonts w:ascii="Times" w:eastAsia="Times New Roman" w:hAnsi="Times" w:cs="Times"/>
          <w:bCs/>
          <w:color w:val="000000"/>
          <w:sz w:val="20"/>
          <w:szCs w:val="20"/>
          <w:bdr w:val="none" w:sz="0" w:space="0" w:color="auto" w:frame="1"/>
          <w:shd w:val="clear" w:color="auto" w:fill="FFFFFF"/>
          <w:lang w:val="en-GB"/>
        </w:rPr>
        <w:instrText xml:space="preserve"> </w:instrText>
      </w:r>
      <w:r w:rsidR="001B5688">
        <w:rPr>
          <w:rFonts w:ascii="Times" w:eastAsia="Times New Roman" w:hAnsi="Times" w:cs="Times"/>
          <w:bCs/>
          <w:color w:val="000000"/>
          <w:sz w:val="20"/>
          <w:szCs w:val="20"/>
          <w:bdr w:val="none" w:sz="0" w:space="0" w:color="auto" w:frame="1"/>
          <w:shd w:val="clear" w:color="auto" w:fill="FFFFFF"/>
          <w:lang w:val="en-GB"/>
        </w:rPr>
        <w:instrText>INCLUDEPICTURE  "cid:image003.png@01D86C43.8E5DA4E0" \* MERGEFORMATINET</w:instrText>
      </w:r>
      <w:r w:rsidR="001B5688">
        <w:rPr>
          <w:rFonts w:ascii="Times" w:eastAsia="Times New Roman" w:hAnsi="Times" w:cs="Times"/>
          <w:bCs/>
          <w:color w:val="000000"/>
          <w:sz w:val="20"/>
          <w:szCs w:val="20"/>
          <w:bdr w:val="none" w:sz="0" w:space="0" w:color="auto" w:frame="1"/>
          <w:shd w:val="clear" w:color="auto" w:fill="FFFFFF"/>
          <w:lang w:val="en-GB"/>
        </w:rPr>
        <w:instrText xml:space="preserve"> </w:instrText>
      </w:r>
      <w:r w:rsidR="001B5688">
        <w:rPr>
          <w:rFonts w:ascii="Times" w:eastAsia="Times New Roman" w:hAnsi="Times" w:cs="Times"/>
          <w:bCs/>
          <w:color w:val="000000"/>
          <w:sz w:val="20"/>
          <w:szCs w:val="20"/>
          <w:bdr w:val="none" w:sz="0" w:space="0" w:color="auto" w:frame="1"/>
          <w:shd w:val="clear" w:color="auto" w:fill="FFFFFF"/>
          <w:lang w:val="en-GB"/>
        </w:rPr>
        <w:fldChar w:fldCharType="separate"/>
      </w:r>
      <w:r w:rsidR="002256D2">
        <w:rPr>
          <w:rFonts w:ascii="Times" w:eastAsia="Times New Roman" w:hAnsi="Times" w:cs="Times"/>
          <w:bCs/>
          <w:color w:val="000000"/>
          <w:sz w:val="20"/>
          <w:szCs w:val="20"/>
          <w:bdr w:val="none" w:sz="0" w:space="0" w:color="auto" w:frame="1"/>
          <w:shd w:val="clear" w:color="auto" w:fill="FFFFFF"/>
          <w:lang w:val="en-GB"/>
        </w:rPr>
        <w:pict w14:anchorId="72C15848">
          <v:shape id="_x0000_i1031" type="#_x0000_t75" style="width:39.75pt;height:18pt">
            <v:imagedata r:id="rId1660" r:href="rId1661"/>
          </v:shape>
        </w:pict>
      </w:r>
      <w:r w:rsidR="001B5688">
        <w:rPr>
          <w:rFonts w:ascii="Times" w:eastAsia="Times New Roman" w:hAnsi="Times" w:cs="Times"/>
          <w:bCs/>
          <w:color w:val="000000"/>
          <w:sz w:val="20"/>
          <w:szCs w:val="20"/>
          <w:bdr w:val="none" w:sz="0" w:space="0" w:color="auto" w:frame="1"/>
          <w:shd w:val="clear" w:color="auto" w:fill="FFFFFF"/>
          <w:lang w:val="en-GB"/>
        </w:rPr>
        <w:fldChar w:fldCharType="end"/>
      </w:r>
      <w:r w:rsidR="00F12D53">
        <w:rPr>
          <w:rFonts w:ascii="Times" w:eastAsia="Times New Roman" w:hAnsi="Times" w:cs="Times"/>
          <w:bCs/>
          <w:color w:val="000000"/>
          <w:sz w:val="20"/>
          <w:szCs w:val="20"/>
          <w:bdr w:val="none" w:sz="0" w:space="0" w:color="auto" w:frame="1"/>
          <w:shd w:val="clear" w:color="auto" w:fill="FFFFFF"/>
          <w:lang w:val="en-GB"/>
        </w:rPr>
        <w:fldChar w:fldCharType="end"/>
      </w:r>
      <w:r w:rsidR="00B532F7">
        <w:rPr>
          <w:rFonts w:ascii="Times" w:eastAsia="Times New Roman" w:hAnsi="Times" w:cs="Times"/>
          <w:bCs/>
          <w:color w:val="000000"/>
          <w:sz w:val="20"/>
          <w:szCs w:val="20"/>
          <w:bdr w:val="none" w:sz="0" w:space="0" w:color="auto" w:frame="1"/>
          <w:shd w:val="clear" w:color="auto" w:fill="FFFFFF"/>
          <w:lang w:val="en-GB"/>
        </w:rPr>
        <w:fldChar w:fldCharType="end"/>
      </w:r>
      <w:r w:rsidR="009B7098">
        <w:rPr>
          <w:rFonts w:ascii="Times" w:eastAsia="Times New Roman" w:hAnsi="Times" w:cs="Times"/>
          <w:bCs/>
          <w:color w:val="000000"/>
          <w:sz w:val="20"/>
          <w:szCs w:val="20"/>
          <w:bdr w:val="none" w:sz="0" w:space="0" w:color="auto" w:frame="1"/>
          <w:shd w:val="clear" w:color="auto" w:fill="FFFFFF"/>
          <w:lang w:val="en-GB"/>
        </w:rPr>
        <w:fldChar w:fldCharType="end"/>
      </w:r>
      <w:r w:rsidR="00067092">
        <w:rPr>
          <w:rFonts w:ascii="Times" w:eastAsia="Times New Roman" w:hAnsi="Times" w:cs="Times"/>
          <w:bCs/>
          <w:color w:val="000000"/>
          <w:sz w:val="20"/>
          <w:szCs w:val="20"/>
          <w:bdr w:val="none" w:sz="0" w:space="0" w:color="auto" w:frame="1"/>
          <w:shd w:val="clear" w:color="auto" w:fill="FFFFFF"/>
          <w:lang w:val="en-GB"/>
        </w:rPr>
        <w:fldChar w:fldCharType="end"/>
      </w:r>
      <w:r w:rsidRPr="007F573C">
        <w:rPr>
          <w:rFonts w:ascii="Times" w:eastAsia="Times New Roman" w:hAnsi="Times" w:cs="Times"/>
          <w:bCs/>
          <w:color w:val="000000"/>
          <w:sz w:val="20"/>
          <w:szCs w:val="20"/>
          <w:bdr w:val="none" w:sz="0" w:space="0" w:color="auto" w:frame="1"/>
          <w:shd w:val="clear" w:color="auto" w:fill="FFFFFF"/>
          <w:lang w:val="en-GB"/>
        </w:rPr>
        <w:fldChar w:fldCharType="end"/>
      </w:r>
      <w:r w:rsidRPr="007F573C">
        <w:rPr>
          <w:rFonts w:ascii="Times" w:eastAsia="SimSun" w:hAnsi="Times" w:cs="Times"/>
          <w:color w:val="000000"/>
          <w:sz w:val="20"/>
          <w:szCs w:val="20"/>
          <w:shd w:val="clear" w:color="auto" w:fill="FFFFFF"/>
        </w:rPr>
        <w:t>.</w:t>
      </w:r>
      <w:r w:rsidRPr="007F573C">
        <w:rPr>
          <w:rFonts w:ascii="Times" w:hAnsi="Times" w:cs="Times"/>
          <w:color w:val="F70004"/>
          <w:sz w:val="20"/>
          <w:szCs w:val="20"/>
          <w:shd w:val="clear" w:color="auto" w:fill="FFFFFF"/>
        </w:rPr>
        <w:t>​</w:t>
      </w:r>
    </w:p>
    <w:p w14:paraId="10B75D06" w14:textId="708136D0" w:rsidR="00305415" w:rsidRPr="007F573C" w:rsidRDefault="00305415" w:rsidP="00CF6E6D">
      <w:pPr>
        <w:pStyle w:val="xxmsonormal"/>
        <w:numPr>
          <w:ilvl w:val="0"/>
          <w:numId w:val="483"/>
        </w:numPr>
        <w:shd w:val="clear" w:color="auto" w:fill="FFFFFF"/>
        <w:rPr>
          <w:rFonts w:ascii="Times" w:eastAsia="Times New Roman" w:hAnsi="Times" w:cs="Times"/>
          <w:color w:val="000000"/>
          <w:sz w:val="20"/>
          <w:szCs w:val="20"/>
          <w:shd w:val="clear" w:color="auto" w:fill="FFFFFF"/>
        </w:rPr>
      </w:pPr>
      <w:r w:rsidRPr="007F573C">
        <w:rPr>
          <w:rFonts w:ascii="Times" w:eastAsia="Times New Roman" w:hAnsi="Times" w:cs="Times"/>
          <w:bCs/>
          <w:color w:val="000000"/>
          <w:sz w:val="20"/>
          <w:szCs w:val="20"/>
          <w:bdr w:val="none" w:sz="0" w:space="0" w:color="auto" w:frame="1"/>
          <w:shd w:val="clear" w:color="auto" w:fill="FFFFFF"/>
        </w:rPr>
        <w:t>For the above Alt.1-3, only PDSCH performance of the target UE is evaluated, while interference of both PDSCH and DMRS of co-scheduled UE(s) is simulated.</w:t>
      </w:r>
    </w:p>
    <w:p w14:paraId="677AB98C" w14:textId="11D3364E" w:rsidR="00305415" w:rsidRDefault="00305415" w:rsidP="003D30B5">
      <w:pPr>
        <w:rPr>
          <w:iCs/>
        </w:rPr>
      </w:pPr>
    </w:p>
    <w:p w14:paraId="6ED71511" w14:textId="6D949958" w:rsidR="00305415" w:rsidRPr="00305415" w:rsidRDefault="00305415" w:rsidP="003D30B5">
      <w:pPr>
        <w:rPr>
          <w:iCs/>
        </w:rPr>
      </w:pPr>
      <w:r>
        <w:rPr>
          <w:iCs/>
        </w:rPr>
        <w:t xml:space="preserve">Final summary in </w:t>
      </w:r>
      <w:hyperlink r:id="rId1662" w:history="1">
        <w:r w:rsidR="000B5C49">
          <w:rPr>
            <w:rStyle w:val="Hyperlink"/>
            <w:iCs/>
          </w:rPr>
          <w:t>R1-2205424</w:t>
        </w:r>
      </w:hyperlink>
      <w:r>
        <w:rPr>
          <w:iCs/>
        </w:rPr>
        <w:t>.</w:t>
      </w:r>
    </w:p>
    <w:p w14:paraId="277D9072" w14:textId="77777777" w:rsidR="008F4B8C" w:rsidRDefault="008F4B8C" w:rsidP="007A3291">
      <w:pPr>
        <w:pStyle w:val="Heading4"/>
      </w:pPr>
      <w:bookmarkStart w:id="263" w:name="_Toc101357041"/>
      <w:bookmarkStart w:id="264" w:name="_Toc105521379"/>
      <w:r>
        <w:t>SRS enhancement targeting TDD CJT and 8 TX operation</w:t>
      </w:r>
      <w:bookmarkEnd w:id="263"/>
      <w:bookmarkEnd w:id="264"/>
    </w:p>
    <w:p w14:paraId="1C54E240" w14:textId="7A4B61FA" w:rsidR="00244834" w:rsidRDefault="001B5688" w:rsidP="00244834">
      <w:pPr>
        <w:rPr>
          <w:b/>
          <w:bCs/>
          <w:lang w:eastAsia="x-none"/>
        </w:rPr>
      </w:pPr>
      <w:hyperlink r:id="rId1663" w:history="1">
        <w:r w:rsidR="000B5C49">
          <w:rPr>
            <w:rStyle w:val="Hyperlink"/>
            <w:b/>
            <w:bCs/>
            <w:lang w:eastAsia="x-none"/>
          </w:rPr>
          <w:t>R1-2203153</w:t>
        </w:r>
      </w:hyperlink>
      <w:r w:rsidR="00244834" w:rsidRPr="00244834">
        <w:rPr>
          <w:b/>
          <w:bCs/>
          <w:lang w:eastAsia="x-none"/>
        </w:rPr>
        <w:tab/>
        <w:t>SRS enhancement for TDD CJT and 8 TX operation in Rel-18</w:t>
      </w:r>
      <w:r w:rsidR="00244834" w:rsidRPr="00244834">
        <w:rPr>
          <w:b/>
          <w:bCs/>
          <w:lang w:eastAsia="x-none"/>
        </w:rPr>
        <w:tab/>
        <w:t>Huawei, HiSilicon</w:t>
      </w:r>
    </w:p>
    <w:p w14:paraId="7366F80B" w14:textId="77777777" w:rsidR="00CF40EE" w:rsidRPr="00CF40EE" w:rsidRDefault="00CF40EE" w:rsidP="00842CF4">
      <w:pPr>
        <w:pStyle w:val="ListParagraph"/>
        <w:numPr>
          <w:ilvl w:val="0"/>
          <w:numId w:val="127"/>
        </w:numPr>
        <w:spacing w:after="0"/>
        <w:ind w:left="714" w:hanging="357"/>
        <w:rPr>
          <w:sz w:val="18"/>
          <w:szCs w:val="18"/>
        </w:rPr>
      </w:pPr>
      <w:r w:rsidRPr="00CF40EE">
        <w:rPr>
          <w:sz w:val="18"/>
          <w:szCs w:val="18"/>
        </w:rPr>
        <w:t>Proposal 1: Support SRS enhancement to manage inter-TRP cross-SRS interference for CJT.</w:t>
      </w:r>
    </w:p>
    <w:p w14:paraId="45EFD135" w14:textId="77777777" w:rsidR="00CF40EE" w:rsidRPr="00CF40EE" w:rsidRDefault="00CF40EE" w:rsidP="00842CF4">
      <w:pPr>
        <w:pStyle w:val="ListParagraph"/>
        <w:numPr>
          <w:ilvl w:val="0"/>
          <w:numId w:val="127"/>
        </w:numPr>
        <w:spacing w:after="0"/>
        <w:ind w:left="714" w:hanging="357"/>
        <w:rPr>
          <w:sz w:val="18"/>
          <w:szCs w:val="18"/>
        </w:rPr>
      </w:pPr>
      <w:r w:rsidRPr="00CF40EE">
        <w:rPr>
          <w:sz w:val="18"/>
          <w:szCs w:val="18"/>
        </w:rPr>
        <w:t xml:space="preserve">Proposal 2: Interference randomization enhancement should be supported in R18, e.g., CS hopping. </w:t>
      </w:r>
    </w:p>
    <w:p w14:paraId="1C39B2A0" w14:textId="77777777" w:rsidR="00CF40EE" w:rsidRPr="00CF40EE" w:rsidRDefault="00CF40EE" w:rsidP="00842CF4">
      <w:pPr>
        <w:pStyle w:val="ListParagraph"/>
        <w:numPr>
          <w:ilvl w:val="0"/>
          <w:numId w:val="127"/>
        </w:numPr>
        <w:spacing w:after="0"/>
        <w:ind w:left="714" w:hanging="357"/>
        <w:rPr>
          <w:sz w:val="18"/>
          <w:szCs w:val="18"/>
        </w:rPr>
      </w:pPr>
      <w:r w:rsidRPr="00CF40EE">
        <w:rPr>
          <w:sz w:val="18"/>
          <w:szCs w:val="18"/>
        </w:rPr>
        <w:t>Proposal 3: SRS capacity enhancement should be supported in R18, e.g., capacity enhancement in spatial domain.</w:t>
      </w:r>
    </w:p>
    <w:p w14:paraId="6C866BD4" w14:textId="77777777" w:rsidR="00CF40EE" w:rsidRPr="00CF40EE" w:rsidRDefault="00CF40EE" w:rsidP="00842CF4">
      <w:pPr>
        <w:pStyle w:val="ListParagraph"/>
        <w:numPr>
          <w:ilvl w:val="0"/>
          <w:numId w:val="127"/>
        </w:numPr>
        <w:spacing w:after="0"/>
        <w:ind w:left="714" w:hanging="357"/>
        <w:rPr>
          <w:sz w:val="18"/>
          <w:szCs w:val="18"/>
        </w:rPr>
      </w:pPr>
      <w:r w:rsidRPr="00CF40EE">
        <w:rPr>
          <w:sz w:val="18"/>
          <w:szCs w:val="18"/>
        </w:rPr>
        <w:t xml:space="preserve">Proposal 4: Distributing SRS ports in multiple OFDM symbols should be considered for 8-port SRS resource design for better performance of SRS channel estimation. </w:t>
      </w:r>
    </w:p>
    <w:p w14:paraId="7BE39DB2" w14:textId="77777777" w:rsidR="00CF40EE" w:rsidRPr="00CF40EE" w:rsidRDefault="00CF40EE" w:rsidP="00842CF4">
      <w:pPr>
        <w:pStyle w:val="ListParagraph"/>
        <w:numPr>
          <w:ilvl w:val="0"/>
          <w:numId w:val="127"/>
        </w:numPr>
        <w:spacing w:after="0"/>
        <w:ind w:left="714" w:hanging="357"/>
        <w:rPr>
          <w:sz w:val="18"/>
          <w:szCs w:val="18"/>
        </w:rPr>
      </w:pPr>
      <w:r w:rsidRPr="00CF40EE">
        <w:rPr>
          <w:sz w:val="18"/>
          <w:szCs w:val="18"/>
        </w:rPr>
        <w:t>Proposal 5: Multiple SRS pattern should be considered for 8-port SRS resource design.</w:t>
      </w:r>
    </w:p>
    <w:p w14:paraId="7AF1AFC8" w14:textId="77777777" w:rsidR="00244834" w:rsidRDefault="00244834" w:rsidP="00244834">
      <w:r w:rsidRPr="00A06E2A">
        <w:rPr>
          <w:b/>
          <w:bCs/>
        </w:rPr>
        <w:t>Decision:</w:t>
      </w:r>
      <w:r>
        <w:t xml:space="preserve"> The document is noted.</w:t>
      </w:r>
    </w:p>
    <w:p w14:paraId="2F0C0391" w14:textId="77777777" w:rsidR="00244834" w:rsidRPr="00244834" w:rsidRDefault="00244834" w:rsidP="00244834">
      <w:pPr>
        <w:rPr>
          <w:lang w:eastAsia="x-none"/>
        </w:rPr>
      </w:pPr>
    </w:p>
    <w:p w14:paraId="171B3212" w14:textId="6CD60246" w:rsidR="008F4B8C" w:rsidRDefault="001B5688" w:rsidP="008F4B8C">
      <w:pPr>
        <w:rPr>
          <w:lang w:eastAsia="x-none"/>
        </w:rPr>
      </w:pPr>
      <w:hyperlink r:id="rId1664" w:history="1">
        <w:r w:rsidR="000B5C49">
          <w:rPr>
            <w:rStyle w:val="Hyperlink"/>
            <w:lang w:eastAsia="x-none"/>
          </w:rPr>
          <w:t>R1-2203066</w:t>
        </w:r>
      </w:hyperlink>
      <w:r w:rsidR="008F4B8C">
        <w:rPr>
          <w:lang w:eastAsia="x-none"/>
        </w:rPr>
        <w:tab/>
        <w:t>SRS enhancements for TDD CJT and 8TX operation</w:t>
      </w:r>
      <w:r w:rsidR="008F4B8C">
        <w:rPr>
          <w:lang w:eastAsia="x-none"/>
        </w:rPr>
        <w:tab/>
        <w:t>FUTUREWEI</w:t>
      </w:r>
    </w:p>
    <w:p w14:paraId="3E026727" w14:textId="415E8719" w:rsidR="008F4B8C" w:rsidRDefault="001B5688" w:rsidP="008F4B8C">
      <w:pPr>
        <w:rPr>
          <w:lang w:eastAsia="x-none"/>
        </w:rPr>
      </w:pPr>
      <w:hyperlink r:id="rId1665" w:history="1">
        <w:r w:rsidR="000B5C49">
          <w:rPr>
            <w:rStyle w:val="Hyperlink"/>
            <w:lang w:eastAsia="x-none"/>
          </w:rPr>
          <w:t>R1-2203230</w:t>
        </w:r>
      </w:hyperlink>
      <w:r w:rsidR="008F4B8C">
        <w:rPr>
          <w:lang w:eastAsia="x-none"/>
        </w:rPr>
        <w:tab/>
        <w:t>On SRS enhancements targeting TDD CJT and 8 TX operation</w:t>
      </w:r>
      <w:r w:rsidR="008F4B8C">
        <w:rPr>
          <w:lang w:eastAsia="x-none"/>
        </w:rPr>
        <w:tab/>
        <w:t>Ericsson</w:t>
      </w:r>
    </w:p>
    <w:p w14:paraId="7D3C1C2E" w14:textId="4E2EDBD7" w:rsidR="008F4B8C" w:rsidRDefault="001B5688" w:rsidP="008F4B8C">
      <w:pPr>
        <w:rPr>
          <w:lang w:eastAsia="x-none"/>
        </w:rPr>
      </w:pPr>
      <w:hyperlink r:id="rId1666" w:history="1">
        <w:r w:rsidR="000B5C49">
          <w:rPr>
            <w:rStyle w:val="Hyperlink"/>
            <w:lang w:eastAsia="x-none"/>
          </w:rPr>
          <w:t>R1-2203267</w:t>
        </w:r>
      </w:hyperlink>
      <w:r w:rsidR="008F4B8C">
        <w:rPr>
          <w:lang w:eastAsia="x-none"/>
        </w:rPr>
        <w:tab/>
        <w:t>SRS enhancement targeting TDD CJT and 8 TX operation</w:t>
      </w:r>
      <w:r w:rsidR="008F4B8C">
        <w:rPr>
          <w:lang w:eastAsia="x-none"/>
        </w:rPr>
        <w:tab/>
        <w:t>ZTE</w:t>
      </w:r>
    </w:p>
    <w:p w14:paraId="061208D3" w14:textId="0468E849" w:rsidR="008F4B8C" w:rsidRDefault="001B5688" w:rsidP="008F4B8C">
      <w:pPr>
        <w:rPr>
          <w:lang w:eastAsia="x-none"/>
        </w:rPr>
      </w:pPr>
      <w:hyperlink r:id="rId1667" w:history="1">
        <w:r w:rsidR="000B5C49">
          <w:rPr>
            <w:rStyle w:val="Hyperlink"/>
            <w:lang w:eastAsia="x-none"/>
          </w:rPr>
          <w:t>R1-2203324</w:t>
        </w:r>
      </w:hyperlink>
      <w:r w:rsidR="008F4B8C">
        <w:rPr>
          <w:lang w:eastAsia="x-none"/>
        </w:rPr>
        <w:tab/>
        <w:t>Discussion on SRS enhancement targeting TDD CJT and 8 TX operation</w:t>
      </w:r>
      <w:r w:rsidR="008F4B8C">
        <w:rPr>
          <w:lang w:eastAsia="x-none"/>
        </w:rPr>
        <w:tab/>
        <w:t>Spreadtrum Communications</w:t>
      </w:r>
    </w:p>
    <w:p w14:paraId="7CE940B8" w14:textId="3DBC04BE" w:rsidR="008F4B8C" w:rsidRDefault="001B5688" w:rsidP="008F4B8C">
      <w:pPr>
        <w:rPr>
          <w:lang w:eastAsia="x-none"/>
        </w:rPr>
      </w:pPr>
      <w:hyperlink r:id="rId1668" w:history="1">
        <w:r w:rsidR="000B5C49">
          <w:rPr>
            <w:rStyle w:val="Hyperlink"/>
            <w:lang w:eastAsia="x-none"/>
          </w:rPr>
          <w:t>R1-2203382</w:t>
        </w:r>
      </w:hyperlink>
      <w:r w:rsidR="008F4B8C">
        <w:rPr>
          <w:lang w:eastAsia="x-none"/>
        </w:rPr>
        <w:tab/>
        <w:t>Enhanced SRS Operation</w:t>
      </w:r>
      <w:r w:rsidR="008F4B8C">
        <w:rPr>
          <w:lang w:eastAsia="x-none"/>
        </w:rPr>
        <w:tab/>
        <w:t>InterDigital, Inc.</w:t>
      </w:r>
    </w:p>
    <w:p w14:paraId="1B64CA48" w14:textId="547FA219" w:rsidR="008F4B8C" w:rsidRDefault="001B5688" w:rsidP="008F4B8C">
      <w:pPr>
        <w:rPr>
          <w:lang w:eastAsia="x-none"/>
        </w:rPr>
      </w:pPr>
      <w:hyperlink r:id="rId1669" w:history="1">
        <w:r w:rsidR="000B5C49">
          <w:rPr>
            <w:rStyle w:val="Hyperlink"/>
            <w:lang w:eastAsia="x-none"/>
          </w:rPr>
          <w:t>R1-2203445</w:t>
        </w:r>
      </w:hyperlink>
      <w:r w:rsidR="008F4B8C">
        <w:rPr>
          <w:lang w:eastAsia="x-none"/>
        </w:rPr>
        <w:tab/>
        <w:t>On SRS enhancement</w:t>
      </w:r>
      <w:r w:rsidR="008F4B8C">
        <w:rPr>
          <w:lang w:eastAsia="x-none"/>
        </w:rPr>
        <w:tab/>
        <w:t>CATT</w:t>
      </w:r>
    </w:p>
    <w:p w14:paraId="04B0F451" w14:textId="69D27C13" w:rsidR="008F4B8C" w:rsidRDefault="001B5688" w:rsidP="008F4B8C">
      <w:pPr>
        <w:rPr>
          <w:lang w:eastAsia="x-none"/>
        </w:rPr>
      </w:pPr>
      <w:hyperlink r:id="rId1670" w:history="1">
        <w:r w:rsidR="000B5C49">
          <w:rPr>
            <w:rStyle w:val="Hyperlink"/>
            <w:lang w:eastAsia="x-none"/>
          </w:rPr>
          <w:t>R1-2203545</w:t>
        </w:r>
      </w:hyperlink>
      <w:r w:rsidR="008F4B8C">
        <w:rPr>
          <w:lang w:eastAsia="x-none"/>
        </w:rPr>
        <w:tab/>
        <w:t>Views on SRS enhancement</w:t>
      </w:r>
      <w:r w:rsidR="008F4B8C">
        <w:rPr>
          <w:lang w:eastAsia="x-none"/>
        </w:rPr>
        <w:tab/>
        <w:t>vivo</w:t>
      </w:r>
    </w:p>
    <w:p w14:paraId="139977D5" w14:textId="28B436B0" w:rsidR="008F4B8C" w:rsidRDefault="001B5688" w:rsidP="008F4B8C">
      <w:pPr>
        <w:rPr>
          <w:lang w:eastAsia="x-none"/>
        </w:rPr>
      </w:pPr>
      <w:hyperlink r:id="rId1671" w:history="1">
        <w:r w:rsidR="000B5C49">
          <w:rPr>
            <w:rStyle w:val="Hyperlink"/>
            <w:lang w:eastAsia="x-none"/>
          </w:rPr>
          <w:t>R1-2203685</w:t>
        </w:r>
      </w:hyperlink>
      <w:r w:rsidR="008F4B8C">
        <w:rPr>
          <w:lang w:eastAsia="x-none"/>
        </w:rPr>
        <w:tab/>
        <w:t>Discussion on SRS enhancement</w:t>
      </w:r>
      <w:r w:rsidR="008F4B8C">
        <w:rPr>
          <w:lang w:eastAsia="x-none"/>
        </w:rPr>
        <w:tab/>
        <w:t>NEC</w:t>
      </w:r>
    </w:p>
    <w:p w14:paraId="0196E6E5" w14:textId="14CB879F" w:rsidR="008F4B8C" w:rsidRDefault="001B5688" w:rsidP="008F4B8C">
      <w:pPr>
        <w:rPr>
          <w:lang w:eastAsia="x-none"/>
        </w:rPr>
      </w:pPr>
      <w:hyperlink r:id="rId1672" w:history="1">
        <w:r w:rsidR="000B5C49">
          <w:rPr>
            <w:rStyle w:val="Hyperlink"/>
            <w:lang w:eastAsia="x-none"/>
          </w:rPr>
          <w:t>R1-2203707</w:t>
        </w:r>
      </w:hyperlink>
      <w:r w:rsidR="008F4B8C">
        <w:rPr>
          <w:lang w:eastAsia="x-none"/>
        </w:rPr>
        <w:tab/>
        <w:t>Views on SRS enhancement targeting 8 TX operation</w:t>
      </w:r>
      <w:r w:rsidR="008F4B8C">
        <w:rPr>
          <w:lang w:eastAsia="x-none"/>
        </w:rPr>
        <w:tab/>
        <w:t>KDDI Corporation</w:t>
      </w:r>
    </w:p>
    <w:p w14:paraId="1524A1BB" w14:textId="746C321B" w:rsidR="008F4B8C" w:rsidRDefault="001B5688" w:rsidP="008F4B8C">
      <w:pPr>
        <w:rPr>
          <w:lang w:eastAsia="x-none"/>
        </w:rPr>
      </w:pPr>
      <w:hyperlink r:id="rId1673" w:history="1">
        <w:r w:rsidR="000B5C49">
          <w:rPr>
            <w:rStyle w:val="Hyperlink"/>
            <w:lang w:eastAsia="x-none"/>
          </w:rPr>
          <w:t>R1-2203797</w:t>
        </w:r>
      </w:hyperlink>
      <w:r w:rsidR="008F4B8C">
        <w:rPr>
          <w:lang w:eastAsia="x-none"/>
        </w:rPr>
        <w:tab/>
        <w:t>Discussion on SRS enhancements</w:t>
      </w:r>
      <w:r w:rsidR="008F4B8C">
        <w:rPr>
          <w:lang w:eastAsia="x-none"/>
        </w:rPr>
        <w:tab/>
        <w:t>xiaomi</w:t>
      </w:r>
    </w:p>
    <w:p w14:paraId="395D41CD" w14:textId="6DE44E7B" w:rsidR="008F4B8C" w:rsidRDefault="001B5688" w:rsidP="008F4B8C">
      <w:pPr>
        <w:rPr>
          <w:lang w:eastAsia="x-none"/>
        </w:rPr>
      </w:pPr>
      <w:hyperlink r:id="rId1674" w:history="1">
        <w:r w:rsidR="000B5C49">
          <w:rPr>
            <w:rStyle w:val="Hyperlink"/>
            <w:lang w:eastAsia="x-none"/>
          </w:rPr>
          <w:t>R1-2203892</w:t>
        </w:r>
      </w:hyperlink>
      <w:r w:rsidR="008F4B8C">
        <w:rPr>
          <w:lang w:eastAsia="x-none"/>
        </w:rPr>
        <w:tab/>
        <w:t>Views on SRS enhancements</w:t>
      </w:r>
      <w:r w:rsidR="008F4B8C">
        <w:rPr>
          <w:lang w:eastAsia="x-none"/>
        </w:rPr>
        <w:tab/>
        <w:t>Samsung</w:t>
      </w:r>
    </w:p>
    <w:p w14:paraId="49B223A9" w14:textId="187C9252" w:rsidR="008F4B8C" w:rsidRDefault="001B5688" w:rsidP="008F4B8C">
      <w:pPr>
        <w:rPr>
          <w:lang w:eastAsia="x-none"/>
        </w:rPr>
      </w:pPr>
      <w:hyperlink r:id="rId1675" w:history="1">
        <w:r w:rsidR="000B5C49">
          <w:rPr>
            <w:rStyle w:val="Hyperlink"/>
            <w:lang w:eastAsia="x-none"/>
          </w:rPr>
          <w:t>R1-2203957</w:t>
        </w:r>
      </w:hyperlink>
      <w:r w:rsidR="008F4B8C">
        <w:rPr>
          <w:lang w:eastAsia="x-none"/>
        </w:rPr>
        <w:tab/>
        <w:t>SRS enhancement targeting TDD CJT and 8 TX operation</w:t>
      </w:r>
      <w:r w:rsidR="008F4B8C">
        <w:rPr>
          <w:lang w:eastAsia="x-none"/>
        </w:rPr>
        <w:tab/>
        <w:t>OPPO</w:t>
      </w:r>
    </w:p>
    <w:p w14:paraId="520EE5CE" w14:textId="0E504827" w:rsidR="008F4B8C" w:rsidRDefault="001B5688" w:rsidP="008F4B8C">
      <w:pPr>
        <w:rPr>
          <w:lang w:eastAsia="x-none"/>
        </w:rPr>
      </w:pPr>
      <w:hyperlink r:id="rId1676" w:history="1">
        <w:r w:rsidR="000B5C49">
          <w:rPr>
            <w:rStyle w:val="Hyperlink"/>
            <w:lang w:eastAsia="x-none"/>
          </w:rPr>
          <w:t>R1-2204145</w:t>
        </w:r>
      </w:hyperlink>
      <w:r w:rsidR="008F4B8C">
        <w:rPr>
          <w:lang w:eastAsia="x-none"/>
        </w:rPr>
        <w:tab/>
        <w:t>SRS enhancement targeting TDD CJT and 8 TX operation</w:t>
      </w:r>
      <w:r w:rsidR="008F4B8C">
        <w:rPr>
          <w:lang w:eastAsia="x-none"/>
        </w:rPr>
        <w:tab/>
        <w:t>LG Electronics</w:t>
      </w:r>
    </w:p>
    <w:p w14:paraId="209300C1" w14:textId="19B1D8AA" w:rsidR="008F4B8C" w:rsidRDefault="001B5688" w:rsidP="008F4B8C">
      <w:pPr>
        <w:rPr>
          <w:lang w:eastAsia="x-none"/>
        </w:rPr>
      </w:pPr>
      <w:hyperlink r:id="rId1677" w:history="1">
        <w:r w:rsidR="000B5C49">
          <w:rPr>
            <w:rStyle w:val="Hyperlink"/>
            <w:lang w:eastAsia="x-none"/>
          </w:rPr>
          <w:t>R1-2204166</w:t>
        </w:r>
      </w:hyperlink>
      <w:r w:rsidR="008F4B8C">
        <w:rPr>
          <w:lang w:eastAsia="x-none"/>
        </w:rPr>
        <w:tab/>
        <w:t>Discussion of SRS enhancement</w:t>
      </w:r>
      <w:r w:rsidR="008F4B8C">
        <w:rPr>
          <w:lang w:eastAsia="x-none"/>
        </w:rPr>
        <w:tab/>
        <w:t>Lenovo</w:t>
      </w:r>
    </w:p>
    <w:p w14:paraId="4290BBB0" w14:textId="2D95C4D6" w:rsidR="008F4B8C" w:rsidRDefault="001B5688" w:rsidP="008F4B8C">
      <w:pPr>
        <w:rPr>
          <w:lang w:eastAsia="x-none"/>
        </w:rPr>
      </w:pPr>
      <w:hyperlink r:id="rId1678" w:history="1">
        <w:r w:rsidR="000B5C49">
          <w:rPr>
            <w:rStyle w:val="Hyperlink"/>
            <w:lang w:eastAsia="x-none"/>
          </w:rPr>
          <w:t>R1-2204233</w:t>
        </w:r>
      </w:hyperlink>
      <w:r w:rsidR="008F4B8C">
        <w:rPr>
          <w:lang w:eastAsia="x-none"/>
        </w:rPr>
        <w:tab/>
        <w:t>Views on Rel-18 MIMO SRS enhancement</w:t>
      </w:r>
      <w:r w:rsidR="008F4B8C">
        <w:rPr>
          <w:lang w:eastAsia="x-none"/>
        </w:rPr>
        <w:tab/>
        <w:t>Apple</w:t>
      </w:r>
    </w:p>
    <w:p w14:paraId="457D2508" w14:textId="3709A4EF" w:rsidR="008F4B8C" w:rsidRDefault="001B5688" w:rsidP="008F4B8C">
      <w:pPr>
        <w:rPr>
          <w:lang w:eastAsia="x-none"/>
        </w:rPr>
      </w:pPr>
      <w:hyperlink r:id="rId1679" w:history="1">
        <w:r w:rsidR="000B5C49">
          <w:rPr>
            <w:rStyle w:val="Hyperlink"/>
            <w:lang w:eastAsia="x-none"/>
          </w:rPr>
          <w:t>R1-2204291</w:t>
        </w:r>
      </w:hyperlink>
      <w:r w:rsidR="008F4B8C">
        <w:rPr>
          <w:lang w:eastAsia="x-none"/>
        </w:rPr>
        <w:tab/>
        <w:t>Discussion on SRS enhancement targeting TDD CJT and 8 TX operation</w:t>
      </w:r>
      <w:r w:rsidR="008F4B8C">
        <w:rPr>
          <w:lang w:eastAsia="x-none"/>
        </w:rPr>
        <w:tab/>
        <w:t>CMCC</w:t>
      </w:r>
    </w:p>
    <w:p w14:paraId="6D02726E" w14:textId="330D4BF6" w:rsidR="008F4B8C" w:rsidRDefault="001B5688" w:rsidP="008F4B8C">
      <w:pPr>
        <w:rPr>
          <w:lang w:eastAsia="x-none"/>
        </w:rPr>
      </w:pPr>
      <w:hyperlink r:id="rId1680" w:history="1">
        <w:r w:rsidR="000B5C49">
          <w:rPr>
            <w:rStyle w:val="Hyperlink"/>
            <w:lang w:eastAsia="x-none"/>
          </w:rPr>
          <w:t>R1-2204371</w:t>
        </w:r>
      </w:hyperlink>
      <w:r w:rsidR="008F4B8C">
        <w:rPr>
          <w:lang w:eastAsia="x-none"/>
        </w:rPr>
        <w:tab/>
        <w:t>Discussion on SRS enhancement</w:t>
      </w:r>
      <w:r w:rsidR="008F4B8C">
        <w:rPr>
          <w:lang w:eastAsia="x-none"/>
        </w:rPr>
        <w:tab/>
        <w:t>NTT DOCOMO, INC.</w:t>
      </w:r>
    </w:p>
    <w:p w14:paraId="0FE37996" w14:textId="3DAED41F" w:rsidR="008F4B8C" w:rsidRDefault="001B5688" w:rsidP="008F4B8C">
      <w:pPr>
        <w:rPr>
          <w:lang w:eastAsia="x-none"/>
        </w:rPr>
      </w:pPr>
      <w:hyperlink r:id="rId1681" w:history="1">
        <w:r w:rsidR="000B5C49">
          <w:rPr>
            <w:rStyle w:val="Hyperlink"/>
            <w:lang w:eastAsia="x-none"/>
          </w:rPr>
          <w:t>R1-2204510</w:t>
        </w:r>
      </w:hyperlink>
      <w:r w:rsidR="008F4B8C">
        <w:rPr>
          <w:lang w:eastAsia="x-none"/>
        </w:rPr>
        <w:tab/>
        <w:t>SRS enhancement targeting TDD CJT and 8 TX operation</w:t>
      </w:r>
      <w:r w:rsidR="008F4B8C">
        <w:rPr>
          <w:lang w:eastAsia="x-none"/>
        </w:rPr>
        <w:tab/>
        <w:t>Sharp</w:t>
      </w:r>
    </w:p>
    <w:p w14:paraId="24BC31CE" w14:textId="0433CFB0" w:rsidR="008F4B8C" w:rsidRDefault="001B5688" w:rsidP="008F4B8C">
      <w:pPr>
        <w:rPr>
          <w:lang w:eastAsia="x-none"/>
        </w:rPr>
      </w:pPr>
      <w:hyperlink r:id="rId1682" w:history="1">
        <w:r w:rsidR="000B5C49">
          <w:rPr>
            <w:rStyle w:val="Hyperlink"/>
            <w:lang w:eastAsia="x-none"/>
          </w:rPr>
          <w:t>R1-2204542</w:t>
        </w:r>
      </w:hyperlink>
      <w:r w:rsidR="008F4B8C">
        <w:rPr>
          <w:lang w:eastAsia="x-none"/>
        </w:rPr>
        <w:tab/>
        <w:t>SRS enhancement for TDD CJT and 8Tx operation</w:t>
      </w:r>
      <w:r w:rsidR="008F4B8C">
        <w:rPr>
          <w:lang w:eastAsia="x-none"/>
        </w:rPr>
        <w:tab/>
        <w:t>Nokia, Nokia Shanghai Bell</w:t>
      </w:r>
    </w:p>
    <w:p w14:paraId="62CF7C28" w14:textId="5B085B6A" w:rsidR="008F4B8C" w:rsidRDefault="001B5688" w:rsidP="008F4B8C">
      <w:pPr>
        <w:rPr>
          <w:lang w:eastAsia="x-none"/>
        </w:rPr>
      </w:pPr>
      <w:hyperlink r:id="rId1683" w:history="1">
        <w:r w:rsidR="000B5C49">
          <w:rPr>
            <w:rStyle w:val="Hyperlink"/>
            <w:lang w:eastAsia="x-none"/>
          </w:rPr>
          <w:t>R1-2204749</w:t>
        </w:r>
      </w:hyperlink>
      <w:r w:rsidR="008F4B8C">
        <w:rPr>
          <w:lang w:eastAsia="x-none"/>
        </w:rPr>
        <w:tab/>
        <w:t>Discussion on SRS Enhancements for 8Tx Operation</w:t>
      </w:r>
      <w:r w:rsidR="008F4B8C">
        <w:rPr>
          <w:lang w:eastAsia="x-none"/>
        </w:rPr>
        <w:tab/>
        <w:t>CEWiT</w:t>
      </w:r>
    </w:p>
    <w:p w14:paraId="4CDAFFF2" w14:textId="04A1F710" w:rsidR="008F4B8C" w:rsidRDefault="001B5688" w:rsidP="008F4B8C">
      <w:pPr>
        <w:rPr>
          <w:lang w:eastAsia="x-none"/>
        </w:rPr>
      </w:pPr>
      <w:hyperlink r:id="rId1684" w:history="1">
        <w:r w:rsidR="000B5C49">
          <w:rPr>
            <w:rStyle w:val="Hyperlink"/>
            <w:lang w:eastAsia="x-none"/>
          </w:rPr>
          <w:t>R1-2204789</w:t>
        </w:r>
      </w:hyperlink>
      <w:r w:rsidR="008F4B8C">
        <w:rPr>
          <w:lang w:eastAsia="x-none"/>
        </w:rPr>
        <w:tab/>
        <w:t>Discussion on SRS enhancement in Rel-18</w:t>
      </w:r>
      <w:r w:rsidR="008F4B8C">
        <w:rPr>
          <w:lang w:eastAsia="x-none"/>
        </w:rPr>
        <w:tab/>
        <w:t>Intel Corporation</w:t>
      </w:r>
    </w:p>
    <w:p w14:paraId="0899B298" w14:textId="7BA6EC9F" w:rsidR="008F4B8C" w:rsidRDefault="001B5688" w:rsidP="008F4B8C">
      <w:pPr>
        <w:rPr>
          <w:lang w:eastAsia="x-none"/>
        </w:rPr>
      </w:pPr>
      <w:hyperlink r:id="rId1685" w:history="1">
        <w:r w:rsidR="000B5C49">
          <w:rPr>
            <w:rStyle w:val="Hyperlink"/>
            <w:lang w:eastAsia="x-none"/>
          </w:rPr>
          <w:t>R1-2205018</w:t>
        </w:r>
      </w:hyperlink>
      <w:r w:rsidR="008F4B8C">
        <w:rPr>
          <w:lang w:eastAsia="x-none"/>
        </w:rPr>
        <w:tab/>
        <w:t>SRS enhancement for TDD CJT and 8 Tx operation</w:t>
      </w:r>
      <w:r w:rsidR="008F4B8C">
        <w:rPr>
          <w:lang w:eastAsia="x-none"/>
        </w:rPr>
        <w:tab/>
        <w:t>Qualcomm Incorporated</w:t>
      </w:r>
    </w:p>
    <w:p w14:paraId="625E3F5B" w14:textId="54B1709B" w:rsidR="00244834" w:rsidRDefault="00244834" w:rsidP="008F4B8C">
      <w:pPr>
        <w:rPr>
          <w:lang w:eastAsia="x-none"/>
        </w:rPr>
      </w:pPr>
    </w:p>
    <w:p w14:paraId="051CBB01" w14:textId="77777777" w:rsidR="00244834" w:rsidRPr="0028149D" w:rsidRDefault="00244834" w:rsidP="00244834">
      <w:pPr>
        <w:rPr>
          <w:lang w:eastAsia="x-none"/>
        </w:rPr>
      </w:pPr>
      <w:r w:rsidRPr="0028149D">
        <w:rPr>
          <w:lang w:eastAsia="x-none"/>
        </w:rPr>
        <w:t>[109-e-R18-MIMO-05] – Jialing (Futurewei)</w:t>
      </w:r>
    </w:p>
    <w:p w14:paraId="34BCA720" w14:textId="463F4A93" w:rsidR="00244834" w:rsidRPr="0028149D" w:rsidRDefault="00244834" w:rsidP="00244834">
      <w:pPr>
        <w:rPr>
          <w:lang w:eastAsia="x-none"/>
        </w:rPr>
      </w:pPr>
      <w:r w:rsidRPr="0028149D">
        <w:rPr>
          <w:lang w:eastAsia="x-none"/>
        </w:rPr>
        <w:t>Email discussion on SRS enhancement for TDD CJT and 8 TX by May 20</w:t>
      </w:r>
    </w:p>
    <w:p w14:paraId="446450FD" w14:textId="77777777" w:rsidR="00244834" w:rsidRPr="0028149D" w:rsidRDefault="00244834" w:rsidP="00842CF4">
      <w:pPr>
        <w:numPr>
          <w:ilvl w:val="0"/>
          <w:numId w:val="125"/>
        </w:numPr>
        <w:rPr>
          <w:lang w:eastAsia="x-none"/>
        </w:rPr>
      </w:pPr>
      <w:r w:rsidRPr="0028149D">
        <w:rPr>
          <w:lang w:eastAsia="x-none"/>
        </w:rPr>
        <w:t>Check points: May 13, May 20</w:t>
      </w:r>
    </w:p>
    <w:p w14:paraId="5783D5FF" w14:textId="77777777" w:rsidR="00244834" w:rsidRDefault="00244834" w:rsidP="00244834">
      <w:pPr>
        <w:rPr>
          <w:lang w:eastAsia="x-none"/>
        </w:rPr>
      </w:pPr>
    </w:p>
    <w:p w14:paraId="3639CF63" w14:textId="26BFC4A8" w:rsidR="00244834" w:rsidRDefault="009B4E7A" w:rsidP="008F4B8C">
      <w:pPr>
        <w:rPr>
          <w:lang w:eastAsia="x-none"/>
        </w:rPr>
      </w:pPr>
      <w:r w:rsidRPr="0028149D">
        <w:rPr>
          <w:b/>
          <w:bCs/>
          <w:lang w:eastAsia="x-none"/>
        </w:rPr>
        <w:t>Decision:</w:t>
      </w:r>
      <w:r>
        <w:rPr>
          <w:lang w:eastAsia="x-none"/>
        </w:rPr>
        <w:t xml:space="preserve"> As per email decision posted on May 14</w:t>
      </w:r>
      <w:r w:rsidRPr="009B4E7A">
        <w:rPr>
          <w:vertAlign w:val="superscript"/>
          <w:lang w:eastAsia="x-none"/>
        </w:rPr>
        <w:t>th</w:t>
      </w:r>
      <w:r>
        <w:rPr>
          <w:lang w:eastAsia="x-none"/>
        </w:rPr>
        <w:t>,</w:t>
      </w:r>
    </w:p>
    <w:p w14:paraId="3BC1101B" w14:textId="77777777" w:rsidR="0028149D" w:rsidRPr="005A7ED9" w:rsidRDefault="0028149D" w:rsidP="0028149D">
      <w:pPr>
        <w:rPr>
          <w:rFonts w:ascii="Times New Roman" w:eastAsia="Malgun Gothic" w:hAnsi="Times New Roman"/>
          <w:highlight w:val="green"/>
          <w:lang w:val="en-US" w:eastAsia="ko-KR"/>
        </w:rPr>
      </w:pPr>
      <w:r w:rsidRPr="005A7ED9">
        <w:rPr>
          <w:highlight w:val="green"/>
        </w:rPr>
        <w:t>Agreement</w:t>
      </w:r>
    </w:p>
    <w:p w14:paraId="7893B33F" w14:textId="77777777" w:rsidR="0028149D" w:rsidRPr="005A7ED9" w:rsidRDefault="0028149D" w:rsidP="0028149D">
      <w:r w:rsidRPr="005A7ED9">
        <w:t>For SRS EVM, adopt combined relevant parts from Rel-17 SRS EVM and Rel-18 FDD CJT EVM as starting point</w:t>
      </w:r>
    </w:p>
    <w:p w14:paraId="5550771D" w14:textId="711DEA61" w:rsidR="0028149D" w:rsidRPr="0028149D" w:rsidRDefault="0028149D" w:rsidP="00CF6E6D">
      <w:pPr>
        <w:pStyle w:val="ListParagraph"/>
        <w:numPr>
          <w:ilvl w:val="0"/>
          <w:numId w:val="244"/>
        </w:numPr>
        <w:rPr>
          <w:rFonts w:eastAsia="Times New Roman" w:cs="Times"/>
          <w:color w:val="000000"/>
        </w:rPr>
      </w:pPr>
      <w:r w:rsidRPr="0028149D">
        <w:rPr>
          <w:rFonts w:eastAsia="Times New Roman" w:cs="Times" w:hint="eastAsia"/>
          <w:color w:val="000000"/>
        </w:rPr>
        <w:t xml:space="preserve">Details are provided in Appendix 3 of </w:t>
      </w:r>
      <w:hyperlink r:id="rId1686" w:history="1">
        <w:r w:rsidR="000B5C49">
          <w:rPr>
            <w:rStyle w:val="Hyperlink"/>
            <w:rFonts w:eastAsia="Times New Roman" w:cs="Times"/>
          </w:rPr>
          <w:t>R1-2205391</w:t>
        </w:r>
      </w:hyperlink>
      <w:r w:rsidRPr="0028149D">
        <w:rPr>
          <w:rFonts w:eastAsia="Times New Roman" w:cs="Times" w:hint="eastAsia"/>
          <w:color w:val="000000"/>
        </w:rPr>
        <w:t xml:space="preserve"> for system-level simulations</w:t>
      </w:r>
    </w:p>
    <w:p w14:paraId="0AF67DDD" w14:textId="2C746B9D" w:rsidR="0028149D" w:rsidRPr="0028149D" w:rsidRDefault="0028149D" w:rsidP="00CF6E6D">
      <w:pPr>
        <w:pStyle w:val="ListParagraph"/>
        <w:numPr>
          <w:ilvl w:val="0"/>
          <w:numId w:val="244"/>
        </w:numPr>
        <w:rPr>
          <w:rFonts w:eastAsia="Times New Roman" w:cs="Times"/>
          <w:color w:val="000000"/>
        </w:rPr>
      </w:pPr>
      <w:r w:rsidRPr="0028149D">
        <w:rPr>
          <w:rFonts w:eastAsia="Times New Roman" w:cs="Times" w:hint="eastAsia"/>
          <w:color w:val="000000"/>
        </w:rPr>
        <w:t xml:space="preserve">Details are provided in Appendix 4 of </w:t>
      </w:r>
      <w:hyperlink r:id="rId1687" w:history="1">
        <w:r w:rsidR="000B5C49">
          <w:rPr>
            <w:rStyle w:val="Hyperlink"/>
            <w:rFonts w:eastAsia="Times New Roman" w:cs="Times"/>
          </w:rPr>
          <w:t>R1-2205391</w:t>
        </w:r>
      </w:hyperlink>
      <w:r w:rsidRPr="0028149D">
        <w:rPr>
          <w:rFonts w:eastAsia="Times New Roman" w:cs="Times" w:hint="eastAsia"/>
          <w:color w:val="000000"/>
        </w:rPr>
        <w:t xml:space="preserve"> for link-level simulations.</w:t>
      </w:r>
    </w:p>
    <w:p w14:paraId="2D473119" w14:textId="57AEC2C8" w:rsidR="0028149D" w:rsidRDefault="0028149D" w:rsidP="0028149D"/>
    <w:p w14:paraId="1F334D32" w14:textId="77777777" w:rsidR="0028149D" w:rsidRPr="005A7ED9" w:rsidRDefault="0028149D" w:rsidP="0028149D">
      <w:pPr>
        <w:rPr>
          <w:rFonts w:ascii="Times New Roman" w:eastAsia="Malgun Gothic" w:hAnsi="Times New Roman"/>
          <w:highlight w:val="green"/>
          <w:lang w:val="en-US" w:eastAsia="ko-KR"/>
        </w:rPr>
      </w:pPr>
      <w:r w:rsidRPr="005A7ED9">
        <w:rPr>
          <w:highlight w:val="green"/>
        </w:rPr>
        <w:t>Agreement</w:t>
      </w:r>
    </w:p>
    <w:p w14:paraId="0E254B16" w14:textId="77777777" w:rsidR="0028149D" w:rsidRPr="005A7ED9" w:rsidRDefault="0028149D" w:rsidP="0028149D">
      <w:r w:rsidRPr="005A7ED9">
        <w:t>For 8 Tx SRS, a starting point of UE antenna configurations can be:</w:t>
      </w:r>
    </w:p>
    <w:p w14:paraId="47BE4F40" w14:textId="77777777" w:rsidR="0028149D" w:rsidRPr="0028149D" w:rsidRDefault="0028149D" w:rsidP="00CF6E6D">
      <w:pPr>
        <w:pStyle w:val="ListParagraph"/>
        <w:numPr>
          <w:ilvl w:val="0"/>
          <w:numId w:val="245"/>
        </w:numPr>
        <w:rPr>
          <w:rFonts w:eastAsia="Times New Roman" w:cs="Times"/>
          <w:color w:val="000000"/>
        </w:rPr>
      </w:pPr>
      <w:r w:rsidRPr="0028149D">
        <w:rPr>
          <w:rFonts w:eastAsia="Times New Roman" w:cs="Times"/>
          <w:color w:val="000000"/>
        </w:rPr>
        <w:t>(M, N, P; Mg,Ng; Mp, Np) = (2,2,2; 1,1; 2,2), (dH, dV) = (0.5, 0.5)λ, or</w:t>
      </w:r>
    </w:p>
    <w:p w14:paraId="6AF3364B" w14:textId="77777777" w:rsidR="0028149D" w:rsidRPr="0028149D" w:rsidRDefault="0028149D" w:rsidP="00CF6E6D">
      <w:pPr>
        <w:pStyle w:val="ListParagraph"/>
        <w:numPr>
          <w:ilvl w:val="0"/>
          <w:numId w:val="245"/>
        </w:numPr>
        <w:rPr>
          <w:rFonts w:eastAsia="Times New Roman" w:cs="Times"/>
          <w:color w:val="000000"/>
        </w:rPr>
      </w:pPr>
      <w:r w:rsidRPr="0028149D">
        <w:rPr>
          <w:rFonts w:eastAsia="Times New Roman" w:cs="Times"/>
          <w:color w:val="000000"/>
        </w:rPr>
        <w:t>(M, N, P; Mg,Ng; Mp, Np) = (1,4,2; 1,1; 1,4), (dH, dV) = (0.5, 0.5)λ.</w:t>
      </w:r>
    </w:p>
    <w:p w14:paraId="0F76D89B" w14:textId="77777777" w:rsidR="0028149D" w:rsidRPr="0028149D" w:rsidRDefault="0028149D" w:rsidP="00CF6E6D">
      <w:pPr>
        <w:pStyle w:val="ListParagraph"/>
        <w:numPr>
          <w:ilvl w:val="0"/>
          <w:numId w:val="245"/>
        </w:numPr>
        <w:rPr>
          <w:rFonts w:eastAsia="Times New Roman" w:cs="Times"/>
          <w:color w:val="000000"/>
        </w:rPr>
      </w:pPr>
      <w:r w:rsidRPr="0028149D">
        <w:rPr>
          <w:rFonts w:eastAsia="Times New Roman" w:cs="Times"/>
          <w:color w:val="000000"/>
        </w:rPr>
        <w:t>FFS other 8 Tx UE antenna configuration and alignment with outcomes from other agenda items.</w:t>
      </w:r>
    </w:p>
    <w:p w14:paraId="5D606170" w14:textId="77777777" w:rsidR="0028149D" w:rsidRDefault="0028149D" w:rsidP="0028149D">
      <w:pPr>
        <w:rPr>
          <w:lang w:eastAsia="x-none"/>
        </w:rPr>
      </w:pPr>
    </w:p>
    <w:p w14:paraId="33ACDF08" w14:textId="18F7F5A9" w:rsidR="0028149D" w:rsidRPr="0028149D" w:rsidRDefault="001B5688" w:rsidP="0028149D">
      <w:pPr>
        <w:rPr>
          <w:b/>
          <w:bCs/>
          <w:lang w:eastAsia="x-none"/>
        </w:rPr>
      </w:pPr>
      <w:hyperlink r:id="rId1688" w:history="1">
        <w:r w:rsidR="000B5C49">
          <w:rPr>
            <w:rStyle w:val="Hyperlink"/>
            <w:b/>
            <w:bCs/>
            <w:lang w:eastAsia="x-none"/>
          </w:rPr>
          <w:t>R1-2205391</w:t>
        </w:r>
      </w:hyperlink>
      <w:r w:rsidR="0028149D" w:rsidRPr="0028149D">
        <w:rPr>
          <w:b/>
          <w:bCs/>
          <w:lang w:eastAsia="x-none"/>
        </w:rPr>
        <w:tab/>
        <w:t>FL Summary #3 on SRS enhancements</w:t>
      </w:r>
      <w:r w:rsidR="0028149D" w:rsidRPr="0028149D">
        <w:rPr>
          <w:b/>
          <w:bCs/>
          <w:lang w:eastAsia="x-none"/>
        </w:rPr>
        <w:tab/>
        <w:t>Moderator (FUTUREWEI)</w:t>
      </w:r>
    </w:p>
    <w:p w14:paraId="09F514C5" w14:textId="642B2263" w:rsidR="0028149D" w:rsidRDefault="0028149D" w:rsidP="0028149D">
      <w:pPr>
        <w:rPr>
          <w:lang w:eastAsia="x-none"/>
        </w:rPr>
      </w:pPr>
      <w:r>
        <w:rPr>
          <w:lang w:eastAsia="x-none"/>
        </w:rPr>
        <w:t>From May 16</w:t>
      </w:r>
      <w:r w:rsidRPr="0028149D">
        <w:rPr>
          <w:vertAlign w:val="superscript"/>
          <w:lang w:eastAsia="x-none"/>
        </w:rPr>
        <w:t>th</w:t>
      </w:r>
      <w:r>
        <w:rPr>
          <w:lang w:eastAsia="x-none"/>
        </w:rPr>
        <w:t xml:space="preserve"> GTW session</w:t>
      </w:r>
    </w:p>
    <w:p w14:paraId="1A2A7B65" w14:textId="77777777" w:rsidR="0028149D" w:rsidRPr="00D56B59" w:rsidRDefault="0028149D" w:rsidP="0028149D">
      <w:r w:rsidRPr="00D56B59">
        <w:t>Proposal 3.2.1-1</w:t>
      </w:r>
    </w:p>
    <w:p w14:paraId="6ACCA383" w14:textId="77777777" w:rsidR="0028149D" w:rsidRPr="00105DC0" w:rsidRDefault="0028149D" w:rsidP="0028149D">
      <w:r w:rsidRPr="00105DC0">
        <w:t>Study at least the following for SRS enhancement to manage inter-TRP cross-SRS interference targeting TDD CJT via SRS interference randomization</w:t>
      </w:r>
    </w:p>
    <w:p w14:paraId="47A9BFEA" w14:textId="77777777" w:rsidR="0028149D" w:rsidRPr="00105DC0" w:rsidRDefault="0028149D" w:rsidP="00CF6E6D">
      <w:pPr>
        <w:pStyle w:val="ListParagraph"/>
        <w:numPr>
          <w:ilvl w:val="0"/>
          <w:numId w:val="246"/>
        </w:numPr>
        <w:overflowPunct/>
        <w:autoSpaceDE/>
        <w:autoSpaceDN/>
        <w:adjustRightInd/>
        <w:spacing w:after="160" w:line="259" w:lineRule="auto"/>
        <w:textAlignment w:val="auto"/>
      </w:pPr>
      <w:r w:rsidRPr="00105DC0">
        <w:t>Randomized frequency-domain resource mapping for SRS transmission</w:t>
      </w:r>
    </w:p>
    <w:p w14:paraId="5634606E" w14:textId="77777777" w:rsidR="0028149D" w:rsidRPr="00105DC0" w:rsidRDefault="0028149D" w:rsidP="00CF6E6D">
      <w:pPr>
        <w:pStyle w:val="ListParagraph"/>
        <w:numPr>
          <w:ilvl w:val="1"/>
          <w:numId w:val="246"/>
        </w:numPr>
        <w:overflowPunct/>
        <w:autoSpaceDE/>
        <w:autoSpaceDN/>
        <w:adjustRightInd/>
        <w:spacing w:after="160" w:line="259" w:lineRule="auto"/>
        <w:textAlignment w:val="auto"/>
      </w:pPr>
      <w:r w:rsidRPr="00105DC0">
        <w:t xml:space="preserve">Including further enhancements to frequency hopping, comb hopping, new frequency-domain resource allocation based on network-provided parameters </w:t>
      </w:r>
      <w:r>
        <w:t>(this does not change the WI scope)</w:t>
      </w:r>
    </w:p>
    <w:p w14:paraId="32642F6F" w14:textId="77777777" w:rsidR="0028149D" w:rsidRPr="00105DC0" w:rsidRDefault="0028149D" w:rsidP="00CF6E6D">
      <w:pPr>
        <w:pStyle w:val="ListParagraph"/>
        <w:numPr>
          <w:ilvl w:val="1"/>
          <w:numId w:val="246"/>
        </w:numPr>
        <w:overflowPunct/>
        <w:autoSpaceDE/>
        <w:autoSpaceDN/>
        <w:adjustRightInd/>
        <w:spacing w:after="160" w:line="259" w:lineRule="auto"/>
        <w:textAlignment w:val="auto"/>
      </w:pPr>
      <w:r w:rsidRPr="00105DC0">
        <w:t>Including introducing new resource mapping not supported in Rel-17</w:t>
      </w:r>
    </w:p>
    <w:p w14:paraId="487C7623" w14:textId="77777777" w:rsidR="0028149D" w:rsidRPr="00105DC0" w:rsidRDefault="0028149D" w:rsidP="00CF6E6D">
      <w:pPr>
        <w:pStyle w:val="ListParagraph"/>
        <w:numPr>
          <w:ilvl w:val="0"/>
          <w:numId w:val="246"/>
        </w:numPr>
        <w:overflowPunct/>
        <w:autoSpaceDE/>
        <w:autoSpaceDN/>
        <w:adjustRightInd/>
        <w:spacing w:after="160" w:line="259" w:lineRule="auto"/>
        <w:textAlignment w:val="auto"/>
      </w:pPr>
      <w:r w:rsidRPr="00105DC0">
        <w:t>Randomized code-domain resource mapping for SRS transmission</w:t>
      </w:r>
    </w:p>
    <w:p w14:paraId="69CCFB1F" w14:textId="77777777" w:rsidR="0028149D" w:rsidRPr="00105DC0" w:rsidRDefault="0028149D" w:rsidP="00CF6E6D">
      <w:pPr>
        <w:pStyle w:val="ListParagraph"/>
        <w:numPr>
          <w:ilvl w:val="1"/>
          <w:numId w:val="246"/>
        </w:numPr>
        <w:overflowPunct/>
        <w:autoSpaceDE/>
        <w:autoSpaceDN/>
        <w:adjustRightInd/>
        <w:spacing w:after="160" w:line="259" w:lineRule="auto"/>
        <w:textAlignment w:val="auto"/>
      </w:pPr>
      <w:r w:rsidRPr="00105DC0">
        <w:t>Including cyclic shift hopping/randomization, sequence hopping/randomization, new code-domain parameter mapping based on system parameters</w:t>
      </w:r>
    </w:p>
    <w:p w14:paraId="77CACF5E" w14:textId="77777777" w:rsidR="0028149D" w:rsidRPr="00105DC0" w:rsidRDefault="0028149D" w:rsidP="00CF6E6D">
      <w:pPr>
        <w:pStyle w:val="ListParagraph"/>
        <w:numPr>
          <w:ilvl w:val="1"/>
          <w:numId w:val="246"/>
        </w:numPr>
        <w:overflowPunct/>
        <w:autoSpaceDE/>
        <w:autoSpaceDN/>
        <w:adjustRightInd/>
        <w:spacing w:after="160" w:line="259" w:lineRule="auto"/>
        <w:textAlignment w:val="auto"/>
      </w:pPr>
      <w:r w:rsidRPr="00105DC0">
        <w:t>Including introducing new resource mapping not supported in Rel-17</w:t>
      </w:r>
    </w:p>
    <w:p w14:paraId="3A8233B2" w14:textId="77777777" w:rsidR="0028149D" w:rsidRPr="00105DC0" w:rsidRDefault="0028149D" w:rsidP="00CF6E6D">
      <w:pPr>
        <w:pStyle w:val="ListParagraph"/>
        <w:numPr>
          <w:ilvl w:val="0"/>
          <w:numId w:val="246"/>
        </w:numPr>
        <w:overflowPunct/>
        <w:autoSpaceDE/>
        <w:autoSpaceDN/>
        <w:adjustRightInd/>
        <w:spacing w:after="0"/>
        <w:contextualSpacing w:val="0"/>
        <w:textAlignment w:val="auto"/>
        <w:rPr>
          <w:rFonts w:eastAsia="Times New Roman" w:cs="Calibri"/>
          <w:color w:val="FF0000"/>
        </w:rPr>
      </w:pPr>
      <w:r w:rsidRPr="00105DC0">
        <w:rPr>
          <w:rFonts w:eastAsia="Times New Roman" w:hint="eastAsia"/>
          <w:color w:val="FF0000"/>
          <w:lang w:eastAsia="zh-CN"/>
        </w:rPr>
        <w:t>Randomized transmission of SRS</w:t>
      </w:r>
    </w:p>
    <w:p w14:paraId="300618E5" w14:textId="77777777" w:rsidR="0028149D" w:rsidRPr="00105DC0" w:rsidRDefault="0028149D" w:rsidP="00CF6E6D">
      <w:pPr>
        <w:pStyle w:val="ListParagraph"/>
        <w:numPr>
          <w:ilvl w:val="1"/>
          <w:numId w:val="246"/>
        </w:numPr>
        <w:overflowPunct/>
        <w:autoSpaceDE/>
        <w:autoSpaceDN/>
        <w:adjustRightInd/>
        <w:spacing w:after="0"/>
        <w:contextualSpacing w:val="0"/>
        <w:textAlignment w:val="auto"/>
        <w:rPr>
          <w:rFonts w:eastAsia="Times New Roman" w:cs="Calibri"/>
          <w:color w:val="FF0000"/>
        </w:rPr>
      </w:pPr>
      <w:r w:rsidRPr="00105DC0">
        <w:t>Including</w:t>
      </w:r>
      <w:r w:rsidRPr="00105DC0">
        <w:rPr>
          <w:rFonts w:eastAsia="Times New Roman" w:hint="eastAsia"/>
          <w:color w:val="FF0000"/>
          <w:lang w:eastAsia="zh-CN"/>
        </w:rPr>
        <w:t xml:space="preserve"> pseudo-random muting of SRS transmission</w:t>
      </w:r>
      <w:r w:rsidRPr="00105DC0">
        <w:rPr>
          <w:rFonts w:eastAsia="Times New Roman"/>
          <w:color w:val="FF0000"/>
          <w:lang w:eastAsia="zh-CN"/>
        </w:rPr>
        <w:t xml:space="preserve"> for periodic SRS</w:t>
      </w:r>
    </w:p>
    <w:p w14:paraId="74F5CBE0" w14:textId="77777777" w:rsidR="0028149D" w:rsidRPr="00105DC0" w:rsidRDefault="0028149D" w:rsidP="00CF6E6D">
      <w:pPr>
        <w:pStyle w:val="ListParagraph"/>
        <w:numPr>
          <w:ilvl w:val="0"/>
          <w:numId w:val="246"/>
        </w:numPr>
        <w:overflowPunct/>
        <w:autoSpaceDE/>
        <w:autoSpaceDN/>
        <w:adjustRightInd/>
        <w:spacing w:after="0"/>
        <w:contextualSpacing w:val="0"/>
        <w:textAlignment w:val="auto"/>
        <w:rPr>
          <w:rFonts w:eastAsia="Times New Roman" w:cs="Calibri"/>
          <w:color w:val="FF0000"/>
        </w:rPr>
      </w:pPr>
      <w:r w:rsidRPr="00105DC0">
        <w:t>Per-TRP power control</w:t>
      </w:r>
    </w:p>
    <w:p w14:paraId="149B438B" w14:textId="09E5FD55" w:rsidR="0028149D" w:rsidRDefault="0028149D" w:rsidP="0028149D">
      <w:pPr>
        <w:rPr>
          <w:lang w:eastAsia="x-none"/>
        </w:rPr>
      </w:pPr>
    </w:p>
    <w:p w14:paraId="57345B74" w14:textId="77777777" w:rsidR="00710AE3" w:rsidRDefault="00710AE3" w:rsidP="0028149D">
      <w:pPr>
        <w:rPr>
          <w:lang w:eastAsia="x-none"/>
        </w:rPr>
      </w:pPr>
    </w:p>
    <w:p w14:paraId="12C0CF86" w14:textId="7C7C6D52" w:rsidR="00710AE3" w:rsidRDefault="00710AE3" w:rsidP="00710AE3">
      <w:pPr>
        <w:rPr>
          <w:lang w:eastAsia="x-none"/>
        </w:rPr>
      </w:pPr>
      <w:r w:rsidRPr="0028149D">
        <w:rPr>
          <w:b/>
          <w:bCs/>
          <w:lang w:eastAsia="x-none"/>
        </w:rPr>
        <w:t>Decision:</w:t>
      </w:r>
      <w:r>
        <w:rPr>
          <w:lang w:eastAsia="x-none"/>
        </w:rPr>
        <w:t xml:space="preserve"> As per email decision posted on May 18</w:t>
      </w:r>
      <w:r w:rsidRPr="009B4E7A">
        <w:rPr>
          <w:vertAlign w:val="superscript"/>
          <w:lang w:eastAsia="x-none"/>
        </w:rPr>
        <w:t>th</w:t>
      </w:r>
      <w:r>
        <w:rPr>
          <w:lang w:eastAsia="x-none"/>
        </w:rPr>
        <w:t>,</w:t>
      </w:r>
    </w:p>
    <w:p w14:paraId="13AD3551" w14:textId="0B7009A7" w:rsidR="00710AE3" w:rsidRPr="00710AE3" w:rsidRDefault="00710AE3" w:rsidP="00710AE3">
      <w:pPr>
        <w:snapToGrid w:val="0"/>
      </w:pPr>
      <w:r w:rsidRPr="00710AE3">
        <w:rPr>
          <w:highlight w:val="green"/>
        </w:rPr>
        <w:t>Agreement</w:t>
      </w:r>
    </w:p>
    <w:p w14:paraId="76E32B74" w14:textId="77777777" w:rsidR="00710AE3" w:rsidRPr="00710AE3" w:rsidRDefault="00710AE3" w:rsidP="00CF6E6D">
      <w:pPr>
        <w:pStyle w:val="ListParagraph"/>
        <w:numPr>
          <w:ilvl w:val="0"/>
          <w:numId w:val="315"/>
        </w:numPr>
        <w:snapToGrid w:val="0"/>
        <w:rPr>
          <w:rFonts w:ascii="Calibri" w:eastAsia="Malgun Gothic" w:hAnsi="Calibri"/>
          <w:bCs/>
          <w:szCs w:val="22"/>
          <w:lang w:val="en-US"/>
        </w:rPr>
      </w:pPr>
      <w:r w:rsidRPr="00710AE3">
        <w:rPr>
          <w:bCs/>
        </w:rPr>
        <w:t xml:space="preserve">Study the potential enhancements for SRS of 8T8R with usage </w:t>
      </w:r>
      <w:r w:rsidRPr="00710AE3">
        <w:rPr>
          <w:bCs/>
          <w:i/>
        </w:rPr>
        <w:t>antennaSwitching</w:t>
      </w:r>
      <w:r w:rsidRPr="00710AE3">
        <w:rPr>
          <w:bCs/>
        </w:rPr>
        <w:t>.</w:t>
      </w:r>
    </w:p>
    <w:p w14:paraId="286B48F9" w14:textId="4C7AD3A1" w:rsidR="00710AE3" w:rsidRPr="00710AE3" w:rsidRDefault="00710AE3" w:rsidP="0028149D">
      <w:pPr>
        <w:rPr>
          <w:lang w:val="en-US" w:eastAsia="x-none"/>
        </w:rPr>
      </w:pPr>
    </w:p>
    <w:p w14:paraId="1F0B4076" w14:textId="7ADC5627" w:rsidR="00710AE3" w:rsidRDefault="00710AE3" w:rsidP="00710AE3">
      <w:pPr>
        <w:rPr>
          <w:lang w:eastAsia="x-none"/>
        </w:rPr>
      </w:pPr>
      <w:r w:rsidRPr="0028149D">
        <w:rPr>
          <w:b/>
          <w:bCs/>
          <w:lang w:eastAsia="x-none"/>
        </w:rPr>
        <w:t>Decision:</w:t>
      </w:r>
      <w:r>
        <w:rPr>
          <w:lang w:eastAsia="x-none"/>
        </w:rPr>
        <w:t xml:space="preserve"> As per email decision posted on May 19</w:t>
      </w:r>
      <w:r w:rsidRPr="009B4E7A">
        <w:rPr>
          <w:vertAlign w:val="superscript"/>
          <w:lang w:eastAsia="x-none"/>
        </w:rPr>
        <w:t>th</w:t>
      </w:r>
      <w:r>
        <w:rPr>
          <w:lang w:eastAsia="x-none"/>
        </w:rPr>
        <w:t>,</w:t>
      </w:r>
    </w:p>
    <w:p w14:paraId="07E03F17" w14:textId="77777777" w:rsidR="00710AE3" w:rsidRPr="00710AE3" w:rsidRDefault="00710AE3" w:rsidP="00710AE3">
      <w:pPr>
        <w:snapToGrid w:val="0"/>
      </w:pPr>
      <w:r w:rsidRPr="00710AE3">
        <w:rPr>
          <w:highlight w:val="green"/>
        </w:rPr>
        <w:t>Agreement</w:t>
      </w:r>
    </w:p>
    <w:p w14:paraId="6049EBAA" w14:textId="3AC7DC32" w:rsidR="00710AE3" w:rsidRDefault="00710AE3" w:rsidP="00710AE3">
      <w:pPr>
        <w:rPr>
          <w:lang w:val="en-US" w:eastAsia="en-GB"/>
        </w:rPr>
      </w:pPr>
      <w:r>
        <w:rPr>
          <w:lang w:val="en-US"/>
        </w:rPr>
        <w:t>Study the potential enhancements for SRS for 8 Tx operation</w:t>
      </w:r>
    </w:p>
    <w:p w14:paraId="0EE2CD80" w14:textId="1CB1AA08" w:rsidR="00710AE3" w:rsidRPr="00710AE3" w:rsidRDefault="00710AE3" w:rsidP="00CF6E6D">
      <w:pPr>
        <w:pStyle w:val="ListParagraph"/>
        <w:numPr>
          <w:ilvl w:val="0"/>
          <w:numId w:val="316"/>
        </w:numPr>
        <w:rPr>
          <w:lang w:val="en-US"/>
        </w:rPr>
      </w:pPr>
      <w:r w:rsidRPr="00710AE3">
        <w:rPr>
          <w:lang w:val="en-US"/>
        </w:rPr>
        <w:t>SRS resource(s) with 8 ports are configured for codebook-based PUSCH</w:t>
      </w:r>
    </w:p>
    <w:p w14:paraId="2DF25AD4" w14:textId="43EBE5F3" w:rsidR="00710AE3" w:rsidRPr="00710AE3" w:rsidRDefault="00710AE3" w:rsidP="00CF6E6D">
      <w:pPr>
        <w:pStyle w:val="ListParagraph"/>
        <w:numPr>
          <w:ilvl w:val="0"/>
          <w:numId w:val="316"/>
        </w:numPr>
        <w:rPr>
          <w:lang w:val="en-US"/>
        </w:rPr>
      </w:pPr>
      <w:r w:rsidRPr="00710AE3">
        <w:rPr>
          <w:lang w:val="en-US"/>
        </w:rPr>
        <w:t>Up to 8 single-port SRS resources are configured for non-codebook-based PUSCH</w:t>
      </w:r>
    </w:p>
    <w:p w14:paraId="12E9D6AB" w14:textId="018FD63F" w:rsidR="00D56B59" w:rsidRPr="00D56B59" w:rsidRDefault="00D56B59" w:rsidP="00D56B59">
      <w:pPr>
        <w:snapToGrid w:val="0"/>
      </w:pPr>
      <w:r w:rsidRPr="00D56B59">
        <w:rPr>
          <w:highlight w:val="green"/>
        </w:rPr>
        <w:t>Agreement</w:t>
      </w:r>
    </w:p>
    <w:p w14:paraId="2FDD11F9" w14:textId="77777777" w:rsidR="00D56B59" w:rsidRPr="00E86F64" w:rsidRDefault="00D56B59" w:rsidP="00D56B59">
      <w:pPr>
        <w:autoSpaceDE w:val="0"/>
        <w:autoSpaceDN w:val="0"/>
        <w:snapToGrid w:val="0"/>
        <w:jc w:val="both"/>
        <w:rPr>
          <w:rFonts w:eastAsia="Malgun Gothic" w:cs="Times"/>
          <w:bCs/>
          <w:szCs w:val="20"/>
          <w:lang w:val="en-US"/>
        </w:rPr>
      </w:pPr>
      <w:r w:rsidRPr="00E86F64">
        <w:rPr>
          <w:rFonts w:cs="Times"/>
          <w:bCs/>
          <w:szCs w:val="20"/>
        </w:rPr>
        <w:t>Study the following for SRS enhancement to manage inter-TRP cross-SRS interference targeting TDD CJT via SRS interference randomization and/or capacity enhancement</w:t>
      </w:r>
    </w:p>
    <w:p w14:paraId="4F074B9B" w14:textId="77777777" w:rsidR="00D56B59" w:rsidRPr="00E86F64" w:rsidRDefault="00D56B59" w:rsidP="00CF6E6D">
      <w:pPr>
        <w:numPr>
          <w:ilvl w:val="0"/>
          <w:numId w:val="486"/>
        </w:numPr>
        <w:shd w:val="clear" w:color="auto" w:fill="FFFFFF"/>
        <w:rPr>
          <w:rFonts w:eastAsia="Times New Roman" w:cs="Times"/>
          <w:bCs/>
          <w:color w:val="000000"/>
          <w:szCs w:val="20"/>
          <w:lang w:eastAsia="ja-JP"/>
        </w:rPr>
      </w:pPr>
      <w:r w:rsidRPr="00E86F64">
        <w:rPr>
          <w:rFonts w:eastAsia="Times New Roman" w:cs="Times"/>
          <w:bCs/>
          <w:color w:val="000000"/>
          <w:szCs w:val="20"/>
          <w:lang w:eastAsia="ja-JP"/>
        </w:rPr>
        <w:lastRenderedPageBreak/>
        <w:t>Randomized frequency-domain resource mapping for SRS transmission</w:t>
      </w:r>
    </w:p>
    <w:p w14:paraId="65EC6474" w14:textId="77777777" w:rsidR="00D56B59" w:rsidRPr="00E86F64" w:rsidRDefault="00D56B59" w:rsidP="00CF6E6D">
      <w:pPr>
        <w:numPr>
          <w:ilvl w:val="1"/>
          <w:numId w:val="486"/>
        </w:numPr>
        <w:shd w:val="clear" w:color="auto" w:fill="FFFFFF"/>
        <w:rPr>
          <w:rFonts w:eastAsia="Times New Roman" w:cs="Times"/>
          <w:bCs/>
          <w:color w:val="000000"/>
          <w:szCs w:val="20"/>
          <w:lang w:eastAsia="ja-JP"/>
        </w:rPr>
      </w:pPr>
      <w:r w:rsidRPr="00E86F64">
        <w:rPr>
          <w:rFonts w:eastAsia="Times New Roman" w:cs="Times"/>
          <w:bCs/>
          <w:color w:val="000000"/>
          <w:szCs w:val="20"/>
          <w:lang w:eastAsia="ja-JP"/>
        </w:rPr>
        <w:t>E.g., further enhancements to frequency hopping, comb hopping</w:t>
      </w:r>
    </w:p>
    <w:p w14:paraId="38D6AC9A" w14:textId="77777777" w:rsidR="00D56B59" w:rsidRPr="00E86F64" w:rsidRDefault="00D56B59" w:rsidP="00CF6E6D">
      <w:pPr>
        <w:numPr>
          <w:ilvl w:val="0"/>
          <w:numId w:val="486"/>
        </w:numPr>
        <w:shd w:val="clear" w:color="auto" w:fill="FFFFFF"/>
        <w:rPr>
          <w:rFonts w:eastAsia="Times New Roman" w:cs="Times"/>
          <w:bCs/>
          <w:color w:val="000000"/>
          <w:szCs w:val="20"/>
          <w:lang w:eastAsia="ja-JP"/>
        </w:rPr>
      </w:pPr>
      <w:r w:rsidRPr="00E86F64">
        <w:rPr>
          <w:rFonts w:eastAsia="Times New Roman" w:cs="Times"/>
          <w:bCs/>
          <w:color w:val="000000"/>
          <w:szCs w:val="20"/>
          <w:lang w:eastAsia="ja-JP"/>
        </w:rPr>
        <w:t>Randomized code-domain resource mapping for SRS transmission</w:t>
      </w:r>
    </w:p>
    <w:p w14:paraId="1EA87075" w14:textId="77777777" w:rsidR="00D56B59" w:rsidRPr="00E86F64" w:rsidRDefault="00D56B59" w:rsidP="00CF6E6D">
      <w:pPr>
        <w:numPr>
          <w:ilvl w:val="1"/>
          <w:numId w:val="486"/>
        </w:numPr>
        <w:shd w:val="clear" w:color="auto" w:fill="FFFFFF"/>
        <w:rPr>
          <w:rFonts w:eastAsia="Times New Roman" w:cs="Times"/>
          <w:bCs/>
          <w:color w:val="000000"/>
          <w:szCs w:val="20"/>
          <w:lang w:eastAsia="ja-JP"/>
        </w:rPr>
      </w:pPr>
      <w:r w:rsidRPr="00E86F64">
        <w:rPr>
          <w:rFonts w:eastAsia="Times New Roman" w:cs="Times"/>
          <w:bCs/>
          <w:color w:val="000000"/>
          <w:szCs w:val="20"/>
          <w:lang w:eastAsia="ja-JP"/>
        </w:rPr>
        <w:t>E.g., cyclic shift hopping/randomization, sequence hopping/randomization, per-hop sequence from a long SRS sequence</w:t>
      </w:r>
    </w:p>
    <w:p w14:paraId="3EEEEA2F" w14:textId="77777777" w:rsidR="00D56B59" w:rsidRPr="00E86F64" w:rsidRDefault="00D56B59" w:rsidP="00CF6E6D">
      <w:pPr>
        <w:numPr>
          <w:ilvl w:val="0"/>
          <w:numId w:val="486"/>
        </w:numPr>
        <w:shd w:val="clear" w:color="auto" w:fill="FFFFFF"/>
        <w:rPr>
          <w:rFonts w:eastAsia="Times New Roman" w:cs="Times"/>
          <w:bCs/>
          <w:color w:val="000000"/>
          <w:szCs w:val="20"/>
          <w:lang w:eastAsia="ja-JP"/>
        </w:rPr>
      </w:pPr>
      <w:r w:rsidRPr="00E86F64">
        <w:rPr>
          <w:rFonts w:eastAsia="Times New Roman" w:cs="Times"/>
          <w:bCs/>
          <w:color w:val="000000"/>
          <w:szCs w:val="20"/>
          <w:lang w:eastAsia="ja-JP"/>
        </w:rPr>
        <w:t>Randomized transmission of SRS</w:t>
      </w:r>
    </w:p>
    <w:p w14:paraId="6E9AD0F5" w14:textId="77777777" w:rsidR="00D56B59" w:rsidRPr="00E86F64" w:rsidRDefault="00D56B59" w:rsidP="00CF6E6D">
      <w:pPr>
        <w:numPr>
          <w:ilvl w:val="1"/>
          <w:numId w:val="486"/>
        </w:numPr>
        <w:autoSpaceDE w:val="0"/>
        <w:autoSpaceDN w:val="0"/>
        <w:snapToGrid w:val="0"/>
        <w:contextualSpacing/>
        <w:jc w:val="both"/>
        <w:rPr>
          <w:rFonts w:cs="Times"/>
          <w:bCs/>
          <w:szCs w:val="20"/>
        </w:rPr>
      </w:pPr>
      <w:r w:rsidRPr="00E86F64">
        <w:rPr>
          <w:rFonts w:cs="Times"/>
          <w:bCs/>
          <w:szCs w:val="20"/>
        </w:rPr>
        <w:t>E.g., pseudo-random muting of SRS transmission for periodic and semi-persistent SRS</w:t>
      </w:r>
    </w:p>
    <w:p w14:paraId="444F3692" w14:textId="77777777" w:rsidR="00D56B59" w:rsidRPr="00E86F64" w:rsidRDefault="00D56B59" w:rsidP="00CF6E6D">
      <w:pPr>
        <w:numPr>
          <w:ilvl w:val="0"/>
          <w:numId w:val="486"/>
        </w:numPr>
        <w:shd w:val="clear" w:color="auto" w:fill="FFFFFF"/>
        <w:rPr>
          <w:rFonts w:eastAsia="Times New Roman" w:cs="Times"/>
          <w:bCs/>
          <w:color w:val="000000"/>
          <w:szCs w:val="20"/>
          <w:lang w:eastAsia="ja-JP"/>
        </w:rPr>
      </w:pPr>
      <w:r w:rsidRPr="00E86F64">
        <w:rPr>
          <w:rFonts w:eastAsia="Times New Roman" w:cs="Times"/>
          <w:bCs/>
          <w:color w:val="000000"/>
          <w:szCs w:val="20"/>
          <w:lang w:eastAsia="ja-JP"/>
        </w:rPr>
        <w:t>Per-TRP power control and/or power control of one SRS towards to multiple TRPs</w:t>
      </w:r>
    </w:p>
    <w:p w14:paraId="2DED6AB6" w14:textId="77777777" w:rsidR="00D56B59" w:rsidRPr="00E86F64" w:rsidRDefault="00D56B59" w:rsidP="00CF6E6D">
      <w:pPr>
        <w:numPr>
          <w:ilvl w:val="0"/>
          <w:numId w:val="486"/>
        </w:numPr>
        <w:shd w:val="clear" w:color="auto" w:fill="FFFFFF"/>
        <w:rPr>
          <w:rFonts w:eastAsia="Times New Roman" w:cs="Times"/>
          <w:bCs/>
          <w:color w:val="000000"/>
          <w:szCs w:val="20"/>
          <w:lang w:eastAsia="ja-JP"/>
        </w:rPr>
      </w:pPr>
      <w:r w:rsidRPr="00E86F64">
        <w:rPr>
          <w:rFonts w:eastAsia="Times New Roman" w:cs="Times"/>
          <w:bCs/>
          <w:color w:val="000000"/>
          <w:szCs w:val="20"/>
          <w:lang w:eastAsia="ja-JP"/>
        </w:rPr>
        <w:t>SRS TD OCC</w:t>
      </w:r>
    </w:p>
    <w:p w14:paraId="0823A2A2" w14:textId="77777777" w:rsidR="00D56B59" w:rsidRPr="00E86F64" w:rsidRDefault="00D56B59" w:rsidP="00CF6E6D">
      <w:pPr>
        <w:numPr>
          <w:ilvl w:val="0"/>
          <w:numId w:val="486"/>
        </w:numPr>
        <w:shd w:val="clear" w:color="auto" w:fill="FFFFFF"/>
        <w:rPr>
          <w:rFonts w:eastAsia="Times New Roman" w:cs="Times"/>
          <w:bCs/>
          <w:color w:val="000000"/>
          <w:szCs w:val="20"/>
          <w:lang w:eastAsia="ja-JP"/>
        </w:rPr>
      </w:pPr>
      <w:r w:rsidRPr="00E86F64">
        <w:rPr>
          <w:rFonts w:eastAsia="Times New Roman" w:cs="Times"/>
          <w:bCs/>
          <w:color w:val="000000"/>
          <w:szCs w:val="20"/>
          <w:lang w:eastAsia="ja-JP"/>
        </w:rPr>
        <w:t xml:space="preserve">Increasing the maximum number of cyclic shifts </w:t>
      </w:r>
    </w:p>
    <w:p w14:paraId="5A22E483" w14:textId="77777777" w:rsidR="00D56B59" w:rsidRPr="00E86F64" w:rsidRDefault="00D56B59" w:rsidP="00CF6E6D">
      <w:pPr>
        <w:numPr>
          <w:ilvl w:val="1"/>
          <w:numId w:val="486"/>
        </w:numPr>
        <w:shd w:val="clear" w:color="auto" w:fill="FFFFFF"/>
        <w:rPr>
          <w:rFonts w:eastAsia="Times New Roman" w:cs="Times"/>
          <w:bCs/>
          <w:color w:val="000000"/>
          <w:szCs w:val="20"/>
          <w:lang w:eastAsia="ja-JP"/>
        </w:rPr>
      </w:pPr>
      <w:r w:rsidRPr="00E86F64">
        <w:rPr>
          <w:rFonts w:eastAsia="Times New Roman" w:cs="Times"/>
          <w:bCs/>
          <w:color w:val="000000"/>
          <w:szCs w:val="20"/>
          <w:lang w:eastAsia="ja-JP"/>
        </w:rPr>
        <w:t>E.g., multiplying mask sequence to the legacy SRS sequence to effectively increase the maximum cyclic shifts</w:t>
      </w:r>
    </w:p>
    <w:p w14:paraId="07A55042" w14:textId="77777777" w:rsidR="00D56B59" w:rsidRPr="00E86F64" w:rsidRDefault="00D56B59" w:rsidP="00CF6E6D">
      <w:pPr>
        <w:numPr>
          <w:ilvl w:val="0"/>
          <w:numId w:val="486"/>
        </w:numPr>
        <w:shd w:val="clear" w:color="auto" w:fill="FFFFFF"/>
        <w:rPr>
          <w:rFonts w:eastAsia="Times New Roman" w:cs="Times"/>
          <w:bCs/>
          <w:color w:val="000000"/>
          <w:szCs w:val="20"/>
          <w:lang w:eastAsia="ja-JP"/>
        </w:rPr>
      </w:pPr>
      <w:r w:rsidRPr="00E86F64">
        <w:rPr>
          <w:rFonts w:eastAsia="Times New Roman" w:cs="Times"/>
          <w:bCs/>
          <w:color w:val="000000"/>
          <w:szCs w:val="20"/>
          <w:lang w:eastAsia="ja-JP"/>
        </w:rPr>
        <w:t>Precoded SRS for DL CSI acquisition</w:t>
      </w:r>
    </w:p>
    <w:p w14:paraId="6C049F35" w14:textId="77777777" w:rsidR="00D56B59" w:rsidRPr="00E86F64" w:rsidRDefault="00D56B59" w:rsidP="00CF6E6D">
      <w:pPr>
        <w:numPr>
          <w:ilvl w:val="0"/>
          <w:numId w:val="486"/>
        </w:numPr>
        <w:shd w:val="clear" w:color="auto" w:fill="FFFFFF"/>
        <w:rPr>
          <w:rFonts w:eastAsia="Times New Roman" w:cs="Times"/>
          <w:bCs/>
          <w:color w:val="000000"/>
          <w:szCs w:val="20"/>
          <w:lang w:eastAsia="ja-JP"/>
        </w:rPr>
      </w:pPr>
      <w:r w:rsidRPr="00E86F64">
        <w:rPr>
          <w:rFonts w:eastAsia="Times New Roman" w:cs="Times"/>
          <w:bCs/>
          <w:color w:val="000000"/>
          <w:szCs w:val="20"/>
          <w:lang w:eastAsia="ja-JP"/>
        </w:rPr>
        <w:t>Enhanced signaling for flexible SRS transmission</w:t>
      </w:r>
    </w:p>
    <w:p w14:paraId="085CAD0B" w14:textId="77777777" w:rsidR="00D56B59" w:rsidRPr="00E86F64" w:rsidRDefault="00D56B59" w:rsidP="00CF6E6D">
      <w:pPr>
        <w:numPr>
          <w:ilvl w:val="1"/>
          <w:numId w:val="486"/>
        </w:numPr>
        <w:shd w:val="clear" w:color="auto" w:fill="FFFFFF"/>
        <w:rPr>
          <w:rFonts w:eastAsia="Times New Roman" w:cs="Times"/>
          <w:bCs/>
          <w:color w:val="000000"/>
          <w:szCs w:val="20"/>
          <w:lang w:eastAsia="ja-JP"/>
        </w:rPr>
      </w:pPr>
      <w:r w:rsidRPr="00E86F64">
        <w:rPr>
          <w:rFonts w:eastAsia="Times New Roman" w:cs="Times"/>
          <w:bCs/>
          <w:color w:val="000000"/>
          <w:szCs w:val="20"/>
          <w:lang w:eastAsia="ja-JP"/>
        </w:rPr>
        <w:t>E.g., dynamic update of SRS parameters</w:t>
      </w:r>
    </w:p>
    <w:p w14:paraId="66672AFA" w14:textId="77777777" w:rsidR="00D56B59" w:rsidRDefault="00D56B59" w:rsidP="00CF6E6D">
      <w:pPr>
        <w:numPr>
          <w:ilvl w:val="0"/>
          <w:numId w:val="486"/>
        </w:numPr>
        <w:shd w:val="clear" w:color="auto" w:fill="FFFFFF"/>
        <w:rPr>
          <w:rFonts w:eastAsia="Times New Roman" w:cs="Times"/>
          <w:bCs/>
          <w:color w:val="000000"/>
          <w:szCs w:val="20"/>
          <w:lang w:eastAsia="ja-JP"/>
        </w:rPr>
      </w:pPr>
      <w:r w:rsidRPr="00E86F64">
        <w:rPr>
          <w:rFonts w:eastAsia="Times New Roman" w:cs="Times"/>
          <w:bCs/>
          <w:color w:val="000000"/>
          <w:szCs w:val="20"/>
          <w:lang w:eastAsia="ja-JP"/>
        </w:rPr>
        <w:t>Partial frequency sounding extensions</w:t>
      </w:r>
    </w:p>
    <w:p w14:paraId="1EE8AA90" w14:textId="31B09326" w:rsidR="00D56B59" w:rsidRDefault="00D56B59" w:rsidP="00CF6E6D">
      <w:pPr>
        <w:numPr>
          <w:ilvl w:val="1"/>
          <w:numId w:val="486"/>
        </w:numPr>
        <w:shd w:val="clear" w:color="auto" w:fill="FFFFFF"/>
        <w:rPr>
          <w:rFonts w:eastAsia="Times New Roman" w:cs="Times"/>
          <w:bCs/>
          <w:color w:val="000000"/>
          <w:szCs w:val="20"/>
          <w:lang w:eastAsia="ja-JP"/>
        </w:rPr>
      </w:pPr>
      <w:r w:rsidRPr="00E86F64">
        <w:rPr>
          <w:rFonts w:cs="Times"/>
          <w:bCs/>
          <w:szCs w:val="20"/>
        </w:rPr>
        <w:t>E.g., larger partial frequency sounding factor, starting RB location hopping enhancements, partial frequency hopping on other bandwidths corresponding to</w:t>
      </w:r>
      <w:r w:rsidRPr="00D56B59">
        <w:rPr>
          <w:rFonts w:cs="Times"/>
          <w:bCs/>
          <w:i/>
          <w:iCs/>
          <w:szCs w:val="20"/>
        </w:rPr>
        <w:t xml:space="preserve"> b</w:t>
      </w:r>
      <w:r w:rsidRPr="00E86F64">
        <w:rPr>
          <w:rFonts w:cs="Times"/>
          <w:bCs/>
          <w:szCs w:val="20"/>
        </w:rPr>
        <w:t xml:space="preserve"> ,</w:t>
      </w:r>
      <w:r w:rsidRPr="00E86F64">
        <w:rPr>
          <w:rFonts w:cs="Times"/>
          <w:bCs/>
          <w:szCs w:val="20"/>
          <w:lang w:val="en-US" w:eastAsia="ko-KR"/>
        </w:rPr>
        <w:fldChar w:fldCharType="begin"/>
      </w:r>
      <w:r w:rsidRPr="00E86F64">
        <w:rPr>
          <w:rFonts w:cs="Times"/>
          <w:bCs/>
          <w:szCs w:val="20"/>
          <w:lang w:val="en-US" w:eastAsia="ko-KR"/>
        </w:rPr>
        <w:instrText xml:space="preserve"> INCLUDEPICTURE  "cid:image002.png@01D86BDB.C85A2370" \* MERGEFORMATINET </w:instrText>
      </w:r>
      <w:r w:rsidRPr="00E86F64">
        <w:rPr>
          <w:rFonts w:cs="Times"/>
          <w:bCs/>
          <w:szCs w:val="20"/>
          <w:lang w:val="en-US" w:eastAsia="ko-KR"/>
        </w:rPr>
        <w:fldChar w:fldCharType="separate"/>
      </w:r>
      <w:r w:rsidR="00067092">
        <w:rPr>
          <w:rFonts w:cs="Times"/>
          <w:bCs/>
          <w:szCs w:val="20"/>
        </w:rPr>
        <w:fldChar w:fldCharType="begin"/>
      </w:r>
      <w:r w:rsidR="00067092">
        <w:rPr>
          <w:rFonts w:cs="Times"/>
          <w:bCs/>
          <w:szCs w:val="20"/>
        </w:rPr>
        <w:instrText xml:space="preserve"> INCLUDEPICTURE  "cid:image002.png@01D86BDB.C85A2370" \* MERGEFORMATINET </w:instrText>
      </w:r>
      <w:r w:rsidR="00067092">
        <w:rPr>
          <w:rFonts w:cs="Times"/>
          <w:bCs/>
          <w:szCs w:val="20"/>
        </w:rPr>
        <w:fldChar w:fldCharType="separate"/>
      </w:r>
      <w:r w:rsidR="009B7098">
        <w:rPr>
          <w:rFonts w:cs="Times"/>
          <w:bCs/>
          <w:szCs w:val="20"/>
        </w:rPr>
        <w:fldChar w:fldCharType="begin"/>
      </w:r>
      <w:r w:rsidR="009B7098">
        <w:rPr>
          <w:rFonts w:cs="Times"/>
          <w:bCs/>
          <w:szCs w:val="20"/>
        </w:rPr>
        <w:instrText xml:space="preserve"> INCLUDEPICTURE  "cid:image002.png@01D86BDB.C85A2370" \* MERGEFORMATINET </w:instrText>
      </w:r>
      <w:r w:rsidR="009B7098">
        <w:rPr>
          <w:rFonts w:cs="Times"/>
          <w:bCs/>
          <w:szCs w:val="20"/>
        </w:rPr>
        <w:fldChar w:fldCharType="separate"/>
      </w:r>
      <w:r w:rsidR="00B532F7">
        <w:rPr>
          <w:rFonts w:cs="Times"/>
          <w:bCs/>
          <w:szCs w:val="20"/>
        </w:rPr>
        <w:fldChar w:fldCharType="begin"/>
      </w:r>
      <w:r w:rsidR="00B532F7">
        <w:rPr>
          <w:rFonts w:cs="Times"/>
          <w:bCs/>
          <w:szCs w:val="20"/>
        </w:rPr>
        <w:instrText xml:space="preserve"> INCLUDEPICTURE  "cid:image002.png@01D86BDB.C85A2370" \* MERGEFORMATINET </w:instrText>
      </w:r>
      <w:r w:rsidR="00B532F7">
        <w:rPr>
          <w:rFonts w:cs="Times"/>
          <w:bCs/>
          <w:szCs w:val="20"/>
        </w:rPr>
        <w:fldChar w:fldCharType="separate"/>
      </w:r>
      <w:r w:rsidR="00F12D53">
        <w:rPr>
          <w:rFonts w:cs="Times"/>
          <w:bCs/>
          <w:szCs w:val="20"/>
        </w:rPr>
        <w:fldChar w:fldCharType="begin"/>
      </w:r>
      <w:r w:rsidR="00F12D53">
        <w:rPr>
          <w:rFonts w:cs="Times"/>
          <w:bCs/>
          <w:szCs w:val="20"/>
        </w:rPr>
        <w:instrText xml:space="preserve"> INCLUDEPICTURE  "cid:image002.png@01D86BDB.C85A2370" \* MERGEFORMATINET </w:instrText>
      </w:r>
      <w:r w:rsidR="00F12D53">
        <w:rPr>
          <w:rFonts w:cs="Times"/>
          <w:bCs/>
          <w:szCs w:val="20"/>
        </w:rPr>
        <w:fldChar w:fldCharType="separate"/>
      </w:r>
      <w:r w:rsidR="001B5688">
        <w:rPr>
          <w:rFonts w:cs="Times"/>
          <w:bCs/>
          <w:szCs w:val="20"/>
        </w:rPr>
        <w:fldChar w:fldCharType="begin"/>
      </w:r>
      <w:r w:rsidR="001B5688">
        <w:rPr>
          <w:rFonts w:cs="Times"/>
          <w:bCs/>
          <w:szCs w:val="20"/>
        </w:rPr>
        <w:instrText xml:space="preserve"> </w:instrText>
      </w:r>
      <w:r w:rsidR="001B5688">
        <w:rPr>
          <w:rFonts w:cs="Times"/>
          <w:bCs/>
          <w:szCs w:val="20"/>
        </w:rPr>
        <w:instrText>INCLUDEPICTURE  "cid:image002.png@01D86BDB.C85A2370" \* MERGEFORMATINET</w:instrText>
      </w:r>
      <w:r w:rsidR="001B5688">
        <w:rPr>
          <w:rFonts w:cs="Times"/>
          <w:bCs/>
          <w:szCs w:val="20"/>
        </w:rPr>
        <w:instrText xml:space="preserve"> </w:instrText>
      </w:r>
      <w:r w:rsidR="001B5688">
        <w:rPr>
          <w:rFonts w:cs="Times"/>
          <w:bCs/>
          <w:szCs w:val="20"/>
        </w:rPr>
        <w:fldChar w:fldCharType="separate"/>
      </w:r>
      <w:r w:rsidR="002256D2">
        <w:rPr>
          <w:rFonts w:cs="Times"/>
          <w:bCs/>
          <w:szCs w:val="20"/>
        </w:rPr>
        <w:pict w14:anchorId="7B406CD3">
          <v:shape id="Picture 9" o:spid="_x0000_i1032" type="#_x0000_t75" alt="cid:image002.png@01D86BDB.C85A2370" style="width:51.75pt;height:12.75pt">
            <v:imagedata r:id="rId1689" r:href="rId1690"/>
          </v:shape>
        </w:pict>
      </w:r>
      <w:r w:rsidR="001B5688">
        <w:rPr>
          <w:rFonts w:cs="Times"/>
          <w:bCs/>
          <w:szCs w:val="20"/>
        </w:rPr>
        <w:fldChar w:fldCharType="end"/>
      </w:r>
      <w:r w:rsidR="00F12D53">
        <w:rPr>
          <w:rFonts w:cs="Times"/>
          <w:bCs/>
          <w:szCs w:val="20"/>
        </w:rPr>
        <w:fldChar w:fldCharType="end"/>
      </w:r>
      <w:r w:rsidR="00B532F7">
        <w:rPr>
          <w:rFonts w:cs="Times"/>
          <w:bCs/>
          <w:szCs w:val="20"/>
        </w:rPr>
        <w:fldChar w:fldCharType="end"/>
      </w:r>
      <w:r w:rsidR="009B7098">
        <w:rPr>
          <w:rFonts w:cs="Times"/>
          <w:bCs/>
          <w:szCs w:val="20"/>
        </w:rPr>
        <w:fldChar w:fldCharType="end"/>
      </w:r>
      <w:r w:rsidR="00067092">
        <w:rPr>
          <w:rFonts w:cs="Times"/>
          <w:bCs/>
          <w:szCs w:val="20"/>
        </w:rPr>
        <w:fldChar w:fldCharType="end"/>
      </w:r>
      <w:r w:rsidRPr="00E86F64">
        <w:rPr>
          <w:rFonts w:cs="Times"/>
          <w:bCs/>
          <w:szCs w:val="20"/>
          <w:lang w:val="en-US" w:eastAsia="ko-KR"/>
        </w:rPr>
        <w:fldChar w:fldCharType="end"/>
      </w:r>
      <w:r w:rsidRPr="00E86F64">
        <w:rPr>
          <w:rFonts w:cs="Times"/>
          <w:bCs/>
          <w:szCs w:val="20"/>
        </w:rPr>
        <w:t xml:space="preserve"> besides the last bandwidth</w:t>
      </w:r>
      <w:r w:rsidRPr="00E86F64">
        <w:rPr>
          <w:rFonts w:cs="Times"/>
          <w:bCs/>
          <w:szCs w:val="20"/>
          <w:lang w:val="en-US" w:eastAsia="ko-KR"/>
        </w:rPr>
        <w:fldChar w:fldCharType="begin"/>
      </w:r>
      <w:r w:rsidRPr="00E86F64">
        <w:rPr>
          <w:rFonts w:cs="Times"/>
          <w:bCs/>
          <w:szCs w:val="20"/>
          <w:lang w:val="en-US" w:eastAsia="ko-KR"/>
        </w:rPr>
        <w:instrText xml:space="preserve"> INCLUDEPICTURE  "cid:image003.png@01D86BDB.C85A2370" \* MERGEFORMATINET </w:instrText>
      </w:r>
      <w:r w:rsidRPr="00E86F64">
        <w:rPr>
          <w:rFonts w:cs="Times"/>
          <w:bCs/>
          <w:szCs w:val="20"/>
          <w:lang w:val="en-US" w:eastAsia="ko-KR"/>
        </w:rPr>
        <w:fldChar w:fldCharType="separate"/>
      </w:r>
      <w:r w:rsidR="00067092">
        <w:rPr>
          <w:rFonts w:cs="Times"/>
          <w:bCs/>
          <w:szCs w:val="20"/>
        </w:rPr>
        <w:fldChar w:fldCharType="begin"/>
      </w:r>
      <w:r w:rsidR="00067092">
        <w:rPr>
          <w:rFonts w:cs="Times"/>
          <w:bCs/>
          <w:szCs w:val="20"/>
        </w:rPr>
        <w:instrText xml:space="preserve"> INCLUDEPICTURE  "cid:image003.png@01D86BDB.C85A2370" \* MERGEFORMATINET </w:instrText>
      </w:r>
      <w:r w:rsidR="00067092">
        <w:rPr>
          <w:rFonts w:cs="Times"/>
          <w:bCs/>
          <w:szCs w:val="20"/>
        </w:rPr>
        <w:fldChar w:fldCharType="separate"/>
      </w:r>
      <w:r w:rsidR="009B7098">
        <w:rPr>
          <w:rFonts w:cs="Times"/>
          <w:bCs/>
          <w:szCs w:val="20"/>
        </w:rPr>
        <w:fldChar w:fldCharType="begin"/>
      </w:r>
      <w:r w:rsidR="009B7098">
        <w:rPr>
          <w:rFonts w:cs="Times"/>
          <w:bCs/>
          <w:szCs w:val="20"/>
        </w:rPr>
        <w:instrText xml:space="preserve"> INCLUDEPICTURE  "cid:image003.png@01D86BDB.C85A2370" \* MERGEFORMATINET </w:instrText>
      </w:r>
      <w:r w:rsidR="009B7098">
        <w:rPr>
          <w:rFonts w:cs="Times"/>
          <w:bCs/>
          <w:szCs w:val="20"/>
        </w:rPr>
        <w:fldChar w:fldCharType="separate"/>
      </w:r>
      <w:r w:rsidR="00B532F7">
        <w:rPr>
          <w:rFonts w:cs="Times"/>
          <w:bCs/>
          <w:szCs w:val="20"/>
        </w:rPr>
        <w:fldChar w:fldCharType="begin"/>
      </w:r>
      <w:r w:rsidR="00B532F7">
        <w:rPr>
          <w:rFonts w:cs="Times"/>
          <w:bCs/>
          <w:szCs w:val="20"/>
        </w:rPr>
        <w:instrText xml:space="preserve"> INCLUDEPICTURE  "cid:image003.png@01D86BDB.C85A2370" \* MERGEFORMATINET </w:instrText>
      </w:r>
      <w:r w:rsidR="00B532F7">
        <w:rPr>
          <w:rFonts w:cs="Times"/>
          <w:bCs/>
          <w:szCs w:val="20"/>
        </w:rPr>
        <w:fldChar w:fldCharType="separate"/>
      </w:r>
      <w:r w:rsidR="00F12D53">
        <w:rPr>
          <w:rFonts w:cs="Times"/>
          <w:bCs/>
          <w:szCs w:val="20"/>
        </w:rPr>
        <w:fldChar w:fldCharType="begin"/>
      </w:r>
      <w:r w:rsidR="00F12D53">
        <w:rPr>
          <w:rFonts w:cs="Times"/>
          <w:bCs/>
          <w:szCs w:val="20"/>
        </w:rPr>
        <w:instrText xml:space="preserve"> INCLUDEPICTURE  "cid:image003.png@01D86BDB.C85A2370" \* MERGEFORMATINET </w:instrText>
      </w:r>
      <w:r w:rsidR="00F12D53">
        <w:rPr>
          <w:rFonts w:cs="Times"/>
          <w:bCs/>
          <w:szCs w:val="20"/>
        </w:rPr>
        <w:fldChar w:fldCharType="separate"/>
      </w:r>
      <w:r w:rsidR="001B5688">
        <w:rPr>
          <w:rFonts w:cs="Times"/>
          <w:bCs/>
          <w:szCs w:val="20"/>
        </w:rPr>
        <w:fldChar w:fldCharType="begin"/>
      </w:r>
      <w:r w:rsidR="001B5688">
        <w:rPr>
          <w:rFonts w:cs="Times"/>
          <w:bCs/>
          <w:szCs w:val="20"/>
        </w:rPr>
        <w:instrText xml:space="preserve"> </w:instrText>
      </w:r>
      <w:r w:rsidR="001B5688">
        <w:rPr>
          <w:rFonts w:cs="Times"/>
          <w:bCs/>
          <w:szCs w:val="20"/>
        </w:rPr>
        <w:instrText>INCLUDEPICTURE  "cid:image003.png@01D86BDB.C85A2370" \* MERGEFORMATINET</w:instrText>
      </w:r>
      <w:r w:rsidR="001B5688">
        <w:rPr>
          <w:rFonts w:cs="Times"/>
          <w:bCs/>
          <w:szCs w:val="20"/>
        </w:rPr>
        <w:instrText xml:space="preserve"> </w:instrText>
      </w:r>
      <w:r w:rsidR="001B5688">
        <w:rPr>
          <w:rFonts w:cs="Times"/>
          <w:bCs/>
          <w:szCs w:val="20"/>
        </w:rPr>
        <w:fldChar w:fldCharType="separate"/>
      </w:r>
      <w:r w:rsidR="002256D2">
        <w:rPr>
          <w:rFonts w:cs="Times"/>
          <w:bCs/>
          <w:szCs w:val="20"/>
        </w:rPr>
        <w:pict w14:anchorId="719BD60E">
          <v:shape id="Picture 5" o:spid="_x0000_i1033" type="#_x0000_t75" alt="cid:image003.png@01D86BDB.C85A2370" style="width:16.5pt;height:12.75pt">
            <v:imagedata r:id="rId1691" r:href="rId1692"/>
          </v:shape>
        </w:pict>
      </w:r>
      <w:r w:rsidR="001B5688">
        <w:rPr>
          <w:rFonts w:cs="Times"/>
          <w:bCs/>
          <w:szCs w:val="20"/>
        </w:rPr>
        <w:fldChar w:fldCharType="end"/>
      </w:r>
      <w:r w:rsidR="00F12D53">
        <w:rPr>
          <w:rFonts w:cs="Times"/>
          <w:bCs/>
          <w:szCs w:val="20"/>
        </w:rPr>
        <w:fldChar w:fldCharType="end"/>
      </w:r>
      <w:r w:rsidR="00B532F7">
        <w:rPr>
          <w:rFonts w:cs="Times"/>
          <w:bCs/>
          <w:szCs w:val="20"/>
        </w:rPr>
        <w:fldChar w:fldCharType="end"/>
      </w:r>
      <w:r w:rsidR="009B7098">
        <w:rPr>
          <w:rFonts w:cs="Times"/>
          <w:bCs/>
          <w:szCs w:val="20"/>
        </w:rPr>
        <w:fldChar w:fldCharType="end"/>
      </w:r>
      <w:r w:rsidR="00067092">
        <w:rPr>
          <w:rFonts w:cs="Times"/>
          <w:bCs/>
          <w:szCs w:val="20"/>
        </w:rPr>
        <w:fldChar w:fldCharType="end"/>
      </w:r>
      <w:r w:rsidRPr="00E86F64">
        <w:rPr>
          <w:rFonts w:cs="Times"/>
          <w:bCs/>
          <w:szCs w:val="20"/>
          <w:lang w:val="en-US" w:eastAsia="ko-KR"/>
        </w:rPr>
        <w:fldChar w:fldCharType="end"/>
      </w:r>
      <w:r w:rsidRPr="00E86F64">
        <w:rPr>
          <w:rFonts w:cs="Times"/>
          <w:bCs/>
          <w:szCs w:val="20"/>
        </w:rPr>
        <w:t xml:space="preserve"> </w:t>
      </w:r>
    </w:p>
    <w:p w14:paraId="5EE425CF" w14:textId="77777777" w:rsidR="00D56B59" w:rsidRDefault="00D56B59" w:rsidP="00CF6E6D">
      <w:pPr>
        <w:numPr>
          <w:ilvl w:val="0"/>
          <w:numId w:val="486"/>
        </w:numPr>
        <w:shd w:val="clear" w:color="auto" w:fill="FFFFFF"/>
        <w:rPr>
          <w:rFonts w:eastAsia="Times New Roman" w:cs="Times"/>
          <w:bCs/>
          <w:color w:val="000000"/>
          <w:szCs w:val="20"/>
          <w:lang w:eastAsia="ja-JP"/>
        </w:rPr>
      </w:pPr>
      <w:r w:rsidRPr="00E86F64">
        <w:rPr>
          <w:rFonts w:cs="Times"/>
          <w:bCs/>
          <w:szCs w:val="20"/>
        </w:rPr>
        <w:t>Enhanced configuration of SRS transmission to enable more efficient SRS parameter assignment</w:t>
      </w:r>
    </w:p>
    <w:p w14:paraId="718B6BAF" w14:textId="286D3B7C" w:rsidR="00D56B59" w:rsidRDefault="00D56B59" w:rsidP="00CF6E6D">
      <w:pPr>
        <w:numPr>
          <w:ilvl w:val="1"/>
          <w:numId w:val="486"/>
        </w:numPr>
        <w:shd w:val="clear" w:color="auto" w:fill="FFFFFF"/>
        <w:rPr>
          <w:rFonts w:eastAsia="Times New Roman" w:cs="Times"/>
          <w:bCs/>
          <w:color w:val="000000"/>
          <w:szCs w:val="20"/>
          <w:lang w:eastAsia="ja-JP"/>
        </w:rPr>
      </w:pPr>
      <w:r w:rsidRPr="00E86F64">
        <w:rPr>
          <w:rFonts w:cs="Times"/>
          <w:bCs/>
          <w:szCs w:val="20"/>
        </w:rPr>
        <w:t xml:space="preserve">E.g., configuration of </w:t>
      </w:r>
      <m:oMath>
        <m:r>
          <w:rPr>
            <w:rFonts w:ascii="Cambria Math" w:hAnsi="Cambria Math" w:cs="Arial"/>
            <w:szCs w:val="20"/>
          </w:rPr>
          <m:t>v</m:t>
        </m:r>
      </m:oMath>
      <w:r w:rsidRPr="00E86F64">
        <w:rPr>
          <w:rFonts w:cs="Times"/>
          <w:bCs/>
          <w:szCs w:val="20"/>
        </w:rPr>
        <w:t xml:space="preserve"> (sequence index within a group) per SRS resource</w:t>
      </w:r>
    </w:p>
    <w:p w14:paraId="0CAF1196" w14:textId="77777777" w:rsidR="00D56B59" w:rsidRDefault="00D56B59" w:rsidP="00CF6E6D">
      <w:pPr>
        <w:numPr>
          <w:ilvl w:val="1"/>
          <w:numId w:val="486"/>
        </w:numPr>
        <w:shd w:val="clear" w:color="auto" w:fill="FFFFFF"/>
        <w:rPr>
          <w:rFonts w:eastAsia="Times New Roman" w:cs="Times"/>
          <w:bCs/>
          <w:color w:val="000000"/>
          <w:szCs w:val="20"/>
          <w:lang w:eastAsia="ja-JP"/>
        </w:rPr>
      </w:pPr>
      <w:r w:rsidRPr="00E86F64">
        <w:rPr>
          <w:rFonts w:cs="Times"/>
          <w:bCs/>
          <w:szCs w:val="20"/>
        </w:rPr>
        <w:t>E.g., configuration of cyclic shift per SRS port per SRS resource.</w:t>
      </w:r>
    </w:p>
    <w:p w14:paraId="33426875" w14:textId="77777777" w:rsidR="00D56B59" w:rsidRDefault="00D56B59" w:rsidP="00CF6E6D">
      <w:pPr>
        <w:numPr>
          <w:ilvl w:val="0"/>
          <w:numId w:val="486"/>
        </w:numPr>
        <w:shd w:val="clear" w:color="auto" w:fill="FFFFFF"/>
        <w:rPr>
          <w:rFonts w:eastAsia="Times New Roman" w:cs="Times"/>
          <w:bCs/>
          <w:color w:val="000000"/>
          <w:szCs w:val="20"/>
          <w:lang w:eastAsia="ja-JP"/>
        </w:rPr>
      </w:pPr>
      <w:r w:rsidRPr="00E86F64">
        <w:rPr>
          <w:rFonts w:cs="Times"/>
          <w:bCs/>
          <w:szCs w:val="20"/>
        </w:rPr>
        <w:t>Resource mapping for SRS transmission based on network-provided parameters or system parameters</w:t>
      </w:r>
    </w:p>
    <w:p w14:paraId="15AE167D" w14:textId="77777777" w:rsidR="00D56B59" w:rsidRPr="00E86F64" w:rsidRDefault="00D56B59" w:rsidP="00CF6E6D">
      <w:pPr>
        <w:numPr>
          <w:ilvl w:val="1"/>
          <w:numId w:val="486"/>
        </w:numPr>
        <w:shd w:val="clear" w:color="auto" w:fill="FFFFFF"/>
        <w:rPr>
          <w:rFonts w:eastAsia="Times New Roman" w:cs="Times"/>
          <w:bCs/>
          <w:color w:val="000000"/>
          <w:szCs w:val="20"/>
          <w:lang w:eastAsia="ja-JP"/>
        </w:rPr>
      </w:pPr>
      <w:r w:rsidRPr="00E86F64">
        <w:rPr>
          <w:rFonts w:cs="Times"/>
          <w:bCs/>
          <w:szCs w:val="20"/>
        </w:rPr>
        <w:t>E.g., SRS resource mapping based on network-provided parameters (e.g., configurable indexes) or system parameters (e.g., slot index)</w:t>
      </w:r>
    </w:p>
    <w:p w14:paraId="52A185E9" w14:textId="77777777" w:rsidR="00D56B59" w:rsidRPr="00E86F64" w:rsidRDefault="00D56B59" w:rsidP="00D56B59">
      <w:pPr>
        <w:rPr>
          <w:rFonts w:cs="Times"/>
          <w:bCs/>
          <w:szCs w:val="20"/>
          <w:lang w:eastAsia="ko-KR"/>
        </w:rPr>
      </w:pPr>
      <w:r w:rsidRPr="00E86F64">
        <w:rPr>
          <w:rFonts w:cs="Times"/>
          <w:bCs/>
          <w:szCs w:val="20"/>
        </w:rPr>
        <w:t>Note: PAPR performance and maintaining DFT waveform property should be considered when deciding the enhancement for Rel-18.</w:t>
      </w:r>
    </w:p>
    <w:p w14:paraId="199B26F2" w14:textId="77777777" w:rsidR="00D56B59" w:rsidRPr="00E86F64" w:rsidRDefault="00D56B59" w:rsidP="00D56B59"/>
    <w:p w14:paraId="7031C995" w14:textId="5E09F244" w:rsidR="00D56B59" w:rsidRPr="00D56B59" w:rsidRDefault="00D56B59" w:rsidP="00D56B59">
      <w:r w:rsidRPr="00D56B59">
        <w:rPr>
          <w:highlight w:val="green"/>
        </w:rPr>
        <w:t>Agreement</w:t>
      </w:r>
    </w:p>
    <w:p w14:paraId="410F57C2" w14:textId="77777777" w:rsidR="00D56B59" w:rsidRPr="00E86F64" w:rsidRDefault="00D56B59" w:rsidP="00D56B59">
      <w:pPr>
        <w:autoSpaceDE w:val="0"/>
        <w:autoSpaceDN w:val="0"/>
        <w:snapToGrid w:val="0"/>
        <w:jc w:val="both"/>
        <w:rPr>
          <w:rFonts w:cs="Times"/>
          <w:bCs/>
          <w:lang w:val="en-US"/>
        </w:rPr>
      </w:pPr>
      <w:r w:rsidRPr="00E86F64">
        <w:rPr>
          <w:rFonts w:cs="Times"/>
          <w:bCs/>
        </w:rPr>
        <w:t>Consider the scenario where there exists SRSs sent by a UE and utilized by multiple TRPs for channel estimation, and the pathlosses between the UE and the TRPs differ by at least x dB in Rel-18 SRS study</w:t>
      </w:r>
    </w:p>
    <w:p w14:paraId="04A6866C" w14:textId="77777777" w:rsidR="00D56B59" w:rsidRPr="00E86F64" w:rsidRDefault="00D56B59" w:rsidP="00CF6E6D">
      <w:pPr>
        <w:pStyle w:val="ListParagraph"/>
        <w:numPr>
          <w:ilvl w:val="0"/>
          <w:numId w:val="487"/>
        </w:numPr>
      </w:pPr>
      <w:r w:rsidRPr="00E86F64">
        <w:rPr>
          <w:lang w:eastAsia="zh-CN"/>
        </w:rPr>
        <w:t>x can be {3,6,10}, and other values can be used</w:t>
      </w:r>
      <w:r w:rsidRPr="00E86F64">
        <w:t>.</w:t>
      </w:r>
    </w:p>
    <w:p w14:paraId="1F15B69C" w14:textId="607DE9C1" w:rsidR="00710AE3" w:rsidRDefault="00710AE3" w:rsidP="0028149D">
      <w:pPr>
        <w:rPr>
          <w:lang w:eastAsia="x-none"/>
        </w:rPr>
      </w:pPr>
    </w:p>
    <w:p w14:paraId="3C5FFA19" w14:textId="1D119C59" w:rsidR="0071650E" w:rsidRDefault="0071650E" w:rsidP="0071650E">
      <w:pPr>
        <w:rPr>
          <w:lang w:eastAsia="x-none"/>
        </w:rPr>
      </w:pPr>
      <w:r w:rsidRPr="0028149D">
        <w:rPr>
          <w:b/>
          <w:bCs/>
          <w:lang w:eastAsia="x-none"/>
        </w:rPr>
        <w:t>Decision:</w:t>
      </w:r>
      <w:r>
        <w:rPr>
          <w:lang w:eastAsia="x-none"/>
        </w:rPr>
        <w:t xml:space="preserve"> As per email decision posted on May 20</w:t>
      </w:r>
      <w:r w:rsidRPr="009B4E7A">
        <w:rPr>
          <w:vertAlign w:val="superscript"/>
          <w:lang w:eastAsia="x-none"/>
        </w:rPr>
        <w:t>th</w:t>
      </w:r>
      <w:r>
        <w:rPr>
          <w:lang w:eastAsia="x-none"/>
        </w:rPr>
        <w:t>,</w:t>
      </w:r>
    </w:p>
    <w:p w14:paraId="7B91376B" w14:textId="1CBBAD01" w:rsidR="0071650E" w:rsidRPr="0071650E" w:rsidRDefault="0071650E" w:rsidP="0071650E">
      <w:pPr>
        <w:snapToGrid w:val="0"/>
      </w:pPr>
      <w:r w:rsidRPr="0071650E">
        <w:rPr>
          <w:highlight w:val="green"/>
        </w:rPr>
        <w:t>Agreement</w:t>
      </w:r>
    </w:p>
    <w:p w14:paraId="0D080B45" w14:textId="77777777" w:rsidR="0071650E" w:rsidRPr="001D118E" w:rsidRDefault="0071650E" w:rsidP="0071650E">
      <w:pPr>
        <w:autoSpaceDE w:val="0"/>
        <w:autoSpaceDN w:val="0"/>
        <w:snapToGrid w:val="0"/>
        <w:jc w:val="both"/>
        <w:rPr>
          <w:rFonts w:eastAsia="SimSun" w:cs="Times"/>
          <w:bCs/>
          <w:lang w:val="en-US"/>
        </w:rPr>
      </w:pPr>
      <w:r w:rsidRPr="001D118E">
        <w:rPr>
          <w:rFonts w:cs="Times"/>
          <w:bCs/>
        </w:rPr>
        <w:t xml:space="preserve">For SRS enhancements to enable 8 Tx UL operation to support 4 and more layers per UE in UL targeting CPE/FWA/vehicle/Industrial devices, study aspects include, for SRS for CB/NCB/AS, </w:t>
      </w:r>
    </w:p>
    <w:p w14:paraId="08A5123D" w14:textId="77777777" w:rsidR="0071650E" w:rsidRPr="001D118E" w:rsidRDefault="0071650E" w:rsidP="00CF6E6D">
      <w:pPr>
        <w:pStyle w:val="ListParagraph"/>
        <w:numPr>
          <w:ilvl w:val="0"/>
          <w:numId w:val="487"/>
        </w:numPr>
        <w:rPr>
          <w:lang w:eastAsia="zh-CN"/>
        </w:rPr>
      </w:pPr>
      <w:r w:rsidRPr="001D118E">
        <w:rPr>
          <w:lang w:eastAsia="zh-CN"/>
        </w:rPr>
        <w:t>Design parameters, including the maximum number of SRS resource sets, number of SRS resource sets, number of SRS resources, number of ports per resource, number of OFDM symbols, the allowed configurations for comb / comb shifts / cyclic shifts, number of simultaneous ports / resources / resource sets per OFDM symbol</w:t>
      </w:r>
    </w:p>
    <w:p w14:paraId="3FB95C2B" w14:textId="77777777" w:rsidR="0071650E" w:rsidRPr="001D118E" w:rsidRDefault="0071650E" w:rsidP="00CF6E6D">
      <w:pPr>
        <w:pStyle w:val="ListParagraph"/>
        <w:numPr>
          <w:ilvl w:val="0"/>
          <w:numId w:val="487"/>
        </w:numPr>
        <w:rPr>
          <w:lang w:eastAsia="zh-CN"/>
        </w:rPr>
      </w:pPr>
      <w:r w:rsidRPr="001D118E">
        <w:rPr>
          <w:lang w:eastAsia="zh-CN"/>
        </w:rPr>
        <w:t>For the next decision point, study</w:t>
      </w:r>
    </w:p>
    <w:p w14:paraId="4511A554" w14:textId="77777777" w:rsidR="0071650E" w:rsidRPr="001D118E" w:rsidRDefault="0071650E" w:rsidP="00CF6E6D">
      <w:pPr>
        <w:pStyle w:val="ListParagraph"/>
        <w:numPr>
          <w:ilvl w:val="1"/>
          <w:numId w:val="487"/>
        </w:numPr>
        <w:rPr>
          <w:lang w:eastAsia="zh-CN"/>
        </w:rPr>
      </w:pPr>
      <w:r w:rsidRPr="001D118E">
        <w:rPr>
          <w:lang w:eastAsia="zh-CN"/>
        </w:rPr>
        <w:t>Whether to support 8 ports in one or multiple resources </w:t>
      </w:r>
    </w:p>
    <w:p w14:paraId="51005AD6" w14:textId="77777777" w:rsidR="0071650E" w:rsidRPr="001D118E" w:rsidRDefault="0071650E" w:rsidP="00CF6E6D">
      <w:pPr>
        <w:pStyle w:val="ListParagraph"/>
        <w:numPr>
          <w:ilvl w:val="1"/>
          <w:numId w:val="487"/>
        </w:numPr>
        <w:rPr>
          <w:lang w:eastAsia="zh-CN"/>
        </w:rPr>
      </w:pPr>
      <w:r w:rsidRPr="001D118E">
        <w:rPr>
          <w:lang w:eastAsia="zh-CN"/>
        </w:rPr>
        <w:t>Whether to support 8 ports in one or multiple OFDM symbols</w:t>
      </w:r>
    </w:p>
    <w:p w14:paraId="15A99CFC" w14:textId="77777777" w:rsidR="0071650E" w:rsidRPr="001D118E" w:rsidRDefault="0071650E" w:rsidP="00CF6E6D">
      <w:pPr>
        <w:pStyle w:val="ListParagraph"/>
        <w:numPr>
          <w:ilvl w:val="1"/>
          <w:numId w:val="487"/>
        </w:numPr>
        <w:rPr>
          <w:lang w:eastAsia="zh-CN"/>
        </w:rPr>
      </w:pPr>
      <w:r w:rsidRPr="001D118E">
        <w:rPr>
          <w:lang w:eastAsia="zh-CN"/>
        </w:rPr>
        <w:t>The maximum number of SRS resource sets.</w:t>
      </w:r>
    </w:p>
    <w:p w14:paraId="26F82FD6" w14:textId="77777777" w:rsidR="0071650E" w:rsidRPr="001D118E" w:rsidRDefault="0071650E" w:rsidP="00CF6E6D">
      <w:pPr>
        <w:pStyle w:val="ListParagraph"/>
        <w:numPr>
          <w:ilvl w:val="0"/>
          <w:numId w:val="487"/>
        </w:numPr>
        <w:rPr>
          <w:lang w:eastAsia="zh-CN"/>
        </w:rPr>
      </w:pPr>
      <w:r w:rsidRPr="001D118E">
        <w:rPr>
          <w:lang w:eastAsia="zh-CN"/>
        </w:rPr>
        <w:t>Note: For SRS for NCB, number of ports per SRS resource is still 1 (same as R15)</w:t>
      </w:r>
    </w:p>
    <w:p w14:paraId="597D70DF" w14:textId="490A57D0" w:rsidR="0071650E" w:rsidRDefault="0071650E" w:rsidP="0028149D">
      <w:pPr>
        <w:rPr>
          <w:lang w:eastAsia="x-none"/>
        </w:rPr>
      </w:pPr>
    </w:p>
    <w:p w14:paraId="69E3420D" w14:textId="0812892F" w:rsidR="0071650E" w:rsidRDefault="0071650E" w:rsidP="0071650E">
      <w:pPr>
        <w:rPr>
          <w:lang w:eastAsia="x-none"/>
        </w:rPr>
      </w:pPr>
      <w:r w:rsidRPr="0028149D">
        <w:rPr>
          <w:b/>
          <w:bCs/>
          <w:lang w:eastAsia="x-none"/>
        </w:rPr>
        <w:t>Decision:</w:t>
      </w:r>
      <w:r>
        <w:rPr>
          <w:lang w:eastAsia="x-none"/>
        </w:rPr>
        <w:t xml:space="preserve"> As per email decision posted on May 21</w:t>
      </w:r>
      <w:r w:rsidRPr="0071650E">
        <w:rPr>
          <w:vertAlign w:val="superscript"/>
          <w:lang w:eastAsia="x-none"/>
        </w:rPr>
        <w:t>st</w:t>
      </w:r>
      <w:r>
        <w:rPr>
          <w:lang w:eastAsia="x-none"/>
        </w:rPr>
        <w:t>,</w:t>
      </w:r>
    </w:p>
    <w:p w14:paraId="7AC95AA0" w14:textId="7E44F426" w:rsidR="0071650E" w:rsidRPr="0071650E" w:rsidRDefault="0071650E" w:rsidP="0071650E">
      <w:pPr>
        <w:snapToGrid w:val="0"/>
      </w:pPr>
      <w:r w:rsidRPr="0071650E">
        <w:rPr>
          <w:highlight w:val="green"/>
        </w:rPr>
        <w:t>Agreement</w:t>
      </w:r>
    </w:p>
    <w:p w14:paraId="19A693E7" w14:textId="77777777" w:rsidR="0071650E" w:rsidRPr="009D4129" w:rsidRDefault="0071650E" w:rsidP="0071650E">
      <w:pPr>
        <w:autoSpaceDE w:val="0"/>
        <w:autoSpaceDN w:val="0"/>
        <w:snapToGrid w:val="0"/>
        <w:jc w:val="both"/>
        <w:rPr>
          <w:rFonts w:cs="Times"/>
          <w:bCs/>
        </w:rPr>
      </w:pPr>
      <w:r>
        <w:rPr>
          <w:rFonts w:cs="Times" w:hint="eastAsia"/>
        </w:rPr>
        <w:t>For SRS EVM</w:t>
      </w:r>
      <w:r w:rsidRPr="009D4129">
        <w:rPr>
          <w:rFonts w:cs="Times" w:hint="eastAsia"/>
        </w:rPr>
        <w:t>, consider additional EVM as follows</w:t>
      </w:r>
    </w:p>
    <w:p w14:paraId="2684CE6D" w14:textId="77777777" w:rsidR="0071650E" w:rsidRPr="0071650E" w:rsidRDefault="0071650E" w:rsidP="00CF6E6D">
      <w:pPr>
        <w:pStyle w:val="ListParagraph"/>
        <w:numPr>
          <w:ilvl w:val="0"/>
          <w:numId w:val="488"/>
        </w:numPr>
        <w:rPr>
          <w:bCs/>
        </w:rPr>
      </w:pPr>
      <w:r w:rsidRPr="009D4129">
        <w:rPr>
          <w:rFonts w:hint="eastAsia"/>
        </w:rPr>
        <w:t>Realistic channel estimation based on sequence generation for SRS modelling, at least for TDD CJT SRS LLS and 8 Tx SRS LLS as baseline</w:t>
      </w:r>
    </w:p>
    <w:p w14:paraId="4FEFE657" w14:textId="77777777" w:rsidR="0071650E" w:rsidRPr="0071650E" w:rsidRDefault="0071650E" w:rsidP="00CF6E6D">
      <w:pPr>
        <w:pStyle w:val="ListParagraph"/>
        <w:numPr>
          <w:ilvl w:val="0"/>
          <w:numId w:val="488"/>
        </w:numPr>
        <w:rPr>
          <w:bCs/>
        </w:rPr>
      </w:pPr>
      <w:r w:rsidRPr="009D4129">
        <w:rPr>
          <w:rFonts w:hint="eastAsia"/>
        </w:rPr>
        <w:t>Evaluation metrics for 8 Tx SRS LLS can be MSE , BLER or throughput</w:t>
      </w:r>
    </w:p>
    <w:p w14:paraId="41648108" w14:textId="77777777" w:rsidR="0071650E" w:rsidRPr="0071650E" w:rsidRDefault="0071650E" w:rsidP="00CF6E6D">
      <w:pPr>
        <w:pStyle w:val="ListParagraph"/>
        <w:numPr>
          <w:ilvl w:val="0"/>
          <w:numId w:val="488"/>
        </w:numPr>
        <w:rPr>
          <w:bCs/>
        </w:rPr>
      </w:pPr>
      <w:r w:rsidRPr="009D4129">
        <w:rPr>
          <w:rFonts w:hint="eastAsia"/>
        </w:rPr>
        <w:t>TDL-C for TDD CJT SRS LLS can be included as optional.</w:t>
      </w:r>
    </w:p>
    <w:p w14:paraId="2CD7B263" w14:textId="706E1CDC" w:rsidR="0071650E" w:rsidRDefault="0071650E" w:rsidP="0028149D">
      <w:pPr>
        <w:rPr>
          <w:lang w:eastAsia="x-none"/>
        </w:rPr>
      </w:pPr>
    </w:p>
    <w:p w14:paraId="44630DCC" w14:textId="1089FC5E" w:rsidR="0028149D" w:rsidRPr="00B93DA4" w:rsidRDefault="0071650E" w:rsidP="008F4B8C">
      <w:pPr>
        <w:rPr>
          <w:lang w:eastAsia="x-none"/>
        </w:rPr>
      </w:pPr>
      <w:r>
        <w:rPr>
          <w:lang w:eastAsia="x-none"/>
        </w:rPr>
        <w:t xml:space="preserve">Final summary in </w:t>
      </w:r>
      <w:hyperlink r:id="rId1693" w:history="1">
        <w:r w:rsidR="000B5C49">
          <w:rPr>
            <w:rStyle w:val="Hyperlink"/>
            <w:lang w:eastAsia="x-none"/>
          </w:rPr>
          <w:t>R1-2205425</w:t>
        </w:r>
      </w:hyperlink>
      <w:r>
        <w:rPr>
          <w:lang w:eastAsia="x-none"/>
        </w:rPr>
        <w:t>.</w:t>
      </w:r>
    </w:p>
    <w:p w14:paraId="0B65363B" w14:textId="77777777" w:rsidR="008F4B8C" w:rsidRDefault="008F4B8C" w:rsidP="007A3291">
      <w:pPr>
        <w:pStyle w:val="Heading3"/>
      </w:pPr>
      <w:bookmarkStart w:id="265" w:name="_Toc101357042"/>
      <w:bookmarkStart w:id="266" w:name="_Toc105521380"/>
      <w:r>
        <w:t>Enhanced uplink transmission</w:t>
      </w:r>
      <w:bookmarkEnd w:id="265"/>
      <w:bookmarkEnd w:id="266"/>
    </w:p>
    <w:p w14:paraId="44DE3413" w14:textId="2D852BB0" w:rsidR="008F4B8C" w:rsidRDefault="008F4B8C" w:rsidP="007A3291">
      <w:pPr>
        <w:pStyle w:val="Heading4"/>
      </w:pPr>
      <w:bookmarkStart w:id="267" w:name="_Toc101357043"/>
      <w:bookmarkStart w:id="268" w:name="_Toc105521381"/>
      <w:r w:rsidRPr="002B6E21">
        <w:t xml:space="preserve">UL precoding indication </w:t>
      </w:r>
      <w:r>
        <w:t>for multi-panel transmission</w:t>
      </w:r>
      <w:bookmarkEnd w:id="267"/>
      <w:bookmarkEnd w:id="268"/>
    </w:p>
    <w:p w14:paraId="6B511CF1" w14:textId="09AD8E18" w:rsidR="00CF40EE" w:rsidRDefault="001B5688" w:rsidP="00CF40EE">
      <w:pPr>
        <w:rPr>
          <w:b/>
          <w:bCs/>
          <w:lang w:eastAsia="x-none"/>
        </w:rPr>
      </w:pPr>
      <w:hyperlink r:id="rId1694" w:history="1">
        <w:r w:rsidR="000B5C49">
          <w:rPr>
            <w:rStyle w:val="Hyperlink"/>
            <w:b/>
            <w:bCs/>
            <w:lang w:eastAsia="x-none"/>
          </w:rPr>
          <w:t>R1-2205019</w:t>
        </w:r>
      </w:hyperlink>
      <w:r w:rsidR="00CF40EE" w:rsidRPr="00CF40EE">
        <w:rPr>
          <w:b/>
          <w:bCs/>
          <w:lang w:eastAsia="x-none"/>
        </w:rPr>
        <w:tab/>
        <w:t>Simultaneous multi-panel transmission</w:t>
      </w:r>
      <w:r w:rsidR="00CF40EE" w:rsidRPr="00CF40EE">
        <w:rPr>
          <w:b/>
          <w:bCs/>
          <w:lang w:eastAsia="x-none"/>
        </w:rPr>
        <w:tab/>
        <w:t>Qualcomm Incorporated</w:t>
      </w:r>
    </w:p>
    <w:p w14:paraId="1F20F54B" w14:textId="77777777" w:rsidR="00CF40EE" w:rsidRPr="00CF40EE" w:rsidRDefault="00CF40EE" w:rsidP="00CF40EE">
      <w:pPr>
        <w:ind w:left="579"/>
        <w:jc w:val="both"/>
        <w:rPr>
          <w:rFonts w:ascii="Times New Roman" w:hAnsi="Times New Roman"/>
          <w:bCs/>
          <w:iCs/>
          <w:sz w:val="18"/>
          <w:szCs w:val="18"/>
          <w:lang w:eastAsia="ko-KR"/>
        </w:rPr>
      </w:pPr>
      <w:r w:rsidRPr="00CF40EE">
        <w:rPr>
          <w:rFonts w:ascii="Times New Roman" w:hAnsi="Times New Roman"/>
          <w:bCs/>
          <w:sz w:val="18"/>
          <w:szCs w:val="18"/>
        </w:rPr>
        <w:lastRenderedPageBreak/>
        <w:t>Proposal 1</w:t>
      </w:r>
      <w:r w:rsidRPr="00CF40EE">
        <w:rPr>
          <w:rFonts w:ascii="Times New Roman" w:hAnsi="Times New Roman"/>
          <w:bCs/>
          <w:iCs/>
          <w:sz w:val="18"/>
          <w:szCs w:val="18"/>
          <w:lang w:eastAsia="ko-KR"/>
        </w:rPr>
        <w:t>: For single-DCI based simultaneous multi-panel UL transmission, the primary focus should be on SDM / FDM schemes for PUSCH.</w:t>
      </w:r>
    </w:p>
    <w:p w14:paraId="4E6EEE20" w14:textId="77777777" w:rsidR="00CF40EE" w:rsidRPr="00CF40EE" w:rsidRDefault="00CF40EE" w:rsidP="00842CF4">
      <w:pPr>
        <w:pStyle w:val="ListParagraph"/>
        <w:numPr>
          <w:ilvl w:val="0"/>
          <w:numId w:val="128"/>
        </w:numPr>
        <w:overflowPunct/>
        <w:autoSpaceDE/>
        <w:autoSpaceDN/>
        <w:adjustRightInd/>
        <w:spacing w:after="0"/>
        <w:ind w:left="1518"/>
        <w:contextualSpacing w:val="0"/>
        <w:jc w:val="both"/>
        <w:textAlignment w:val="auto"/>
        <w:rPr>
          <w:bCs/>
          <w:iCs/>
          <w:sz w:val="18"/>
          <w:szCs w:val="18"/>
        </w:rPr>
      </w:pPr>
      <w:r w:rsidRPr="00CF40EE">
        <w:rPr>
          <w:bCs/>
          <w:iCs/>
          <w:sz w:val="18"/>
          <w:szCs w:val="18"/>
        </w:rPr>
        <w:t>Further study FDM scheme for PUCCH and SFN schemes for PUSCH/PUCCH.</w:t>
      </w:r>
    </w:p>
    <w:p w14:paraId="10B21E17" w14:textId="77777777" w:rsidR="00CF40EE" w:rsidRPr="00CF40EE" w:rsidRDefault="00CF40EE" w:rsidP="00842CF4">
      <w:pPr>
        <w:pStyle w:val="ListParagraph"/>
        <w:numPr>
          <w:ilvl w:val="0"/>
          <w:numId w:val="128"/>
        </w:numPr>
        <w:overflowPunct/>
        <w:autoSpaceDE/>
        <w:autoSpaceDN/>
        <w:adjustRightInd/>
        <w:spacing w:after="0"/>
        <w:ind w:left="1518"/>
        <w:contextualSpacing w:val="0"/>
        <w:jc w:val="both"/>
        <w:textAlignment w:val="auto"/>
        <w:rPr>
          <w:bCs/>
          <w:iCs/>
          <w:sz w:val="18"/>
          <w:szCs w:val="18"/>
        </w:rPr>
      </w:pPr>
      <w:r w:rsidRPr="00CF40EE">
        <w:rPr>
          <w:bCs/>
          <w:iCs/>
          <w:sz w:val="18"/>
          <w:szCs w:val="18"/>
        </w:rPr>
        <w:t>For the agreed schemes, both DG-PUSCH and CG-PUSCH should be supported.</w:t>
      </w:r>
    </w:p>
    <w:p w14:paraId="545C727B" w14:textId="77777777" w:rsidR="00CF40EE" w:rsidRPr="00CF40EE" w:rsidRDefault="00CF40EE" w:rsidP="00CF40EE">
      <w:pPr>
        <w:ind w:left="579"/>
        <w:jc w:val="both"/>
        <w:rPr>
          <w:rFonts w:ascii="Times New Roman" w:hAnsi="Times New Roman"/>
          <w:bCs/>
          <w:iCs/>
          <w:sz w:val="18"/>
          <w:szCs w:val="18"/>
          <w:lang w:eastAsia="ko-KR"/>
        </w:rPr>
      </w:pPr>
      <w:r w:rsidRPr="00CF40EE">
        <w:rPr>
          <w:rFonts w:ascii="Times New Roman" w:hAnsi="Times New Roman"/>
          <w:bCs/>
          <w:sz w:val="18"/>
          <w:szCs w:val="18"/>
        </w:rPr>
        <w:t>Proposal 2</w:t>
      </w:r>
      <w:r w:rsidRPr="00CF40EE">
        <w:rPr>
          <w:rFonts w:ascii="Times New Roman" w:hAnsi="Times New Roman"/>
          <w:bCs/>
          <w:iCs/>
          <w:sz w:val="18"/>
          <w:szCs w:val="18"/>
          <w:lang w:eastAsia="ko-KR"/>
        </w:rPr>
        <w:t>: For single-DCI based PUSCH SDM scheme, support the following</w:t>
      </w:r>
    </w:p>
    <w:p w14:paraId="79A0B405" w14:textId="77777777" w:rsidR="00CF40EE" w:rsidRPr="00CF40EE" w:rsidRDefault="00CF40EE" w:rsidP="00842CF4">
      <w:pPr>
        <w:pStyle w:val="ListParagraph"/>
        <w:numPr>
          <w:ilvl w:val="0"/>
          <w:numId w:val="129"/>
        </w:numPr>
        <w:overflowPunct/>
        <w:autoSpaceDE/>
        <w:autoSpaceDN/>
        <w:adjustRightInd/>
        <w:spacing w:after="0"/>
        <w:ind w:left="1299"/>
        <w:contextualSpacing w:val="0"/>
        <w:textAlignment w:val="auto"/>
        <w:rPr>
          <w:bCs/>
          <w:iCs/>
          <w:sz w:val="18"/>
          <w:szCs w:val="18"/>
        </w:rPr>
      </w:pPr>
      <w:r w:rsidRPr="00CF40EE">
        <w:rPr>
          <w:bCs/>
          <w:iCs/>
          <w:sz w:val="18"/>
          <w:szCs w:val="18"/>
        </w:rPr>
        <w:t>Rank combinations 1+1, 1+2, 2+1, and 2+2 similar to Rel-16 SDM PDSCH scheme</w:t>
      </w:r>
    </w:p>
    <w:p w14:paraId="25270DC4" w14:textId="77777777" w:rsidR="00CF40EE" w:rsidRPr="00CF40EE" w:rsidRDefault="00CF40EE" w:rsidP="00842CF4">
      <w:pPr>
        <w:pStyle w:val="ListParagraph"/>
        <w:numPr>
          <w:ilvl w:val="0"/>
          <w:numId w:val="129"/>
        </w:numPr>
        <w:overflowPunct/>
        <w:autoSpaceDE/>
        <w:autoSpaceDN/>
        <w:adjustRightInd/>
        <w:spacing w:after="0"/>
        <w:ind w:left="1299"/>
        <w:contextualSpacing w:val="0"/>
        <w:jc w:val="both"/>
        <w:textAlignment w:val="auto"/>
        <w:rPr>
          <w:bCs/>
          <w:iCs/>
          <w:sz w:val="18"/>
          <w:szCs w:val="18"/>
        </w:rPr>
      </w:pPr>
      <w:r w:rsidRPr="00CF40EE">
        <w:rPr>
          <w:bCs/>
          <w:iCs/>
          <w:sz w:val="18"/>
          <w:szCs w:val="18"/>
        </w:rPr>
        <w:t>Two SRS resource sets for codebook based or non-codebook based PUSCH, and SRS resource set indicator in the DCI similar to Rel-17 TDM mTRP PUSCH repetition</w:t>
      </w:r>
    </w:p>
    <w:p w14:paraId="6647EC0C" w14:textId="77777777" w:rsidR="00CF40EE" w:rsidRPr="00CF40EE" w:rsidRDefault="00CF40EE" w:rsidP="00842CF4">
      <w:pPr>
        <w:pStyle w:val="ListParagraph"/>
        <w:numPr>
          <w:ilvl w:val="1"/>
          <w:numId w:val="129"/>
        </w:numPr>
        <w:overflowPunct/>
        <w:autoSpaceDE/>
        <w:autoSpaceDN/>
        <w:adjustRightInd/>
        <w:spacing w:after="0"/>
        <w:ind w:left="2019"/>
        <w:contextualSpacing w:val="0"/>
        <w:jc w:val="both"/>
        <w:textAlignment w:val="auto"/>
        <w:rPr>
          <w:bCs/>
          <w:iCs/>
          <w:sz w:val="18"/>
          <w:szCs w:val="18"/>
        </w:rPr>
      </w:pPr>
      <w:r w:rsidRPr="00CF40EE">
        <w:rPr>
          <w:bCs/>
          <w:iCs/>
          <w:sz w:val="18"/>
          <w:szCs w:val="18"/>
        </w:rPr>
        <w:t>Two SRI fields in the DCI</w:t>
      </w:r>
    </w:p>
    <w:p w14:paraId="70376C03" w14:textId="77777777" w:rsidR="00CF40EE" w:rsidRPr="00CF40EE" w:rsidRDefault="00CF40EE" w:rsidP="00842CF4">
      <w:pPr>
        <w:pStyle w:val="ListParagraph"/>
        <w:numPr>
          <w:ilvl w:val="1"/>
          <w:numId w:val="129"/>
        </w:numPr>
        <w:overflowPunct/>
        <w:autoSpaceDE/>
        <w:autoSpaceDN/>
        <w:adjustRightInd/>
        <w:spacing w:after="0"/>
        <w:ind w:left="2019"/>
        <w:contextualSpacing w:val="0"/>
        <w:jc w:val="both"/>
        <w:textAlignment w:val="auto"/>
        <w:rPr>
          <w:bCs/>
          <w:iCs/>
          <w:sz w:val="18"/>
          <w:szCs w:val="18"/>
        </w:rPr>
      </w:pPr>
      <w:r w:rsidRPr="00CF40EE">
        <w:rPr>
          <w:bCs/>
          <w:iCs/>
          <w:sz w:val="18"/>
          <w:szCs w:val="18"/>
        </w:rPr>
        <w:t>Two TPMI fields in the DCI (for codebook-based UL)</w:t>
      </w:r>
    </w:p>
    <w:p w14:paraId="05E57DAC" w14:textId="77777777" w:rsidR="00CF40EE" w:rsidRPr="00CF40EE" w:rsidRDefault="00CF40EE" w:rsidP="00CF40EE">
      <w:pPr>
        <w:ind w:left="579"/>
        <w:jc w:val="both"/>
        <w:rPr>
          <w:rFonts w:ascii="Times New Roman" w:hAnsi="Times New Roman"/>
          <w:bCs/>
          <w:iCs/>
          <w:sz w:val="18"/>
          <w:szCs w:val="18"/>
          <w:lang w:eastAsia="ko-KR"/>
        </w:rPr>
      </w:pPr>
      <w:r w:rsidRPr="00CF40EE">
        <w:rPr>
          <w:rFonts w:ascii="Times New Roman" w:hAnsi="Times New Roman"/>
          <w:bCs/>
          <w:sz w:val="18"/>
          <w:szCs w:val="18"/>
        </w:rPr>
        <w:t>Proposal 3</w:t>
      </w:r>
      <w:r w:rsidRPr="00CF40EE">
        <w:rPr>
          <w:rFonts w:ascii="Times New Roman" w:hAnsi="Times New Roman"/>
          <w:bCs/>
          <w:iCs/>
          <w:sz w:val="18"/>
          <w:szCs w:val="18"/>
          <w:lang w:eastAsia="ko-KR"/>
        </w:rPr>
        <w:t>: For signalling aspects of the single-DCI based PUSCH SDM scheme, identify the differences compared to Rel-16 SDM PDSCH scheme and/or Rel-17 TDM mTRP PUSCH repetition with respect to the following:</w:t>
      </w:r>
    </w:p>
    <w:p w14:paraId="5012E907" w14:textId="77777777" w:rsidR="00CF40EE" w:rsidRPr="00CF40EE" w:rsidRDefault="00CF40EE" w:rsidP="00842CF4">
      <w:pPr>
        <w:pStyle w:val="ListParagraph"/>
        <w:numPr>
          <w:ilvl w:val="0"/>
          <w:numId w:val="133"/>
        </w:numPr>
        <w:overflowPunct/>
        <w:autoSpaceDE/>
        <w:autoSpaceDN/>
        <w:adjustRightInd/>
        <w:spacing w:after="0"/>
        <w:ind w:left="1299"/>
        <w:contextualSpacing w:val="0"/>
        <w:jc w:val="both"/>
        <w:textAlignment w:val="auto"/>
        <w:rPr>
          <w:bCs/>
          <w:iCs/>
          <w:sz w:val="18"/>
          <w:szCs w:val="18"/>
          <w:lang w:eastAsia="ko-KR"/>
        </w:rPr>
      </w:pPr>
      <w:r w:rsidRPr="00CF40EE">
        <w:rPr>
          <w:bCs/>
          <w:iCs/>
          <w:sz w:val="18"/>
          <w:szCs w:val="18"/>
          <w:lang w:eastAsia="ko-KR"/>
        </w:rPr>
        <w:t>Mapping DMRS ports to the two beams / TRPs / SRS resource sets.</w:t>
      </w:r>
    </w:p>
    <w:p w14:paraId="00829E91" w14:textId="77777777" w:rsidR="00CF40EE" w:rsidRPr="00CF40EE" w:rsidRDefault="00CF40EE" w:rsidP="00842CF4">
      <w:pPr>
        <w:pStyle w:val="ListParagraph"/>
        <w:numPr>
          <w:ilvl w:val="0"/>
          <w:numId w:val="133"/>
        </w:numPr>
        <w:overflowPunct/>
        <w:autoSpaceDE/>
        <w:autoSpaceDN/>
        <w:adjustRightInd/>
        <w:spacing w:after="0"/>
        <w:ind w:left="1299"/>
        <w:contextualSpacing w:val="0"/>
        <w:jc w:val="both"/>
        <w:textAlignment w:val="auto"/>
        <w:rPr>
          <w:bCs/>
          <w:iCs/>
          <w:sz w:val="18"/>
          <w:szCs w:val="18"/>
          <w:lang w:eastAsia="ko-KR"/>
        </w:rPr>
      </w:pPr>
      <w:r w:rsidRPr="00CF40EE">
        <w:rPr>
          <w:bCs/>
          <w:iCs/>
          <w:sz w:val="18"/>
          <w:szCs w:val="18"/>
          <w:lang w:eastAsia="ko-KR"/>
        </w:rPr>
        <w:t xml:space="preserve">Details of SRI / TPMI signalling in the DCI by two SRI fields / TPMI fields. </w:t>
      </w:r>
    </w:p>
    <w:p w14:paraId="4BC33AD4" w14:textId="77777777" w:rsidR="00CF40EE" w:rsidRPr="00CF40EE" w:rsidRDefault="00CF40EE" w:rsidP="00CF40EE">
      <w:pPr>
        <w:ind w:left="579"/>
        <w:jc w:val="both"/>
        <w:rPr>
          <w:rFonts w:ascii="Times New Roman" w:hAnsi="Times New Roman"/>
          <w:bCs/>
          <w:iCs/>
          <w:sz w:val="18"/>
          <w:szCs w:val="18"/>
          <w:lang w:eastAsia="ko-KR"/>
        </w:rPr>
      </w:pPr>
      <w:r w:rsidRPr="00CF40EE">
        <w:rPr>
          <w:rFonts w:ascii="Times New Roman" w:hAnsi="Times New Roman"/>
          <w:bCs/>
          <w:sz w:val="18"/>
          <w:szCs w:val="18"/>
        </w:rPr>
        <w:t>Proposal 4</w:t>
      </w:r>
      <w:r w:rsidRPr="00CF40EE">
        <w:rPr>
          <w:rFonts w:ascii="Times New Roman" w:hAnsi="Times New Roman"/>
          <w:bCs/>
          <w:iCs/>
          <w:sz w:val="18"/>
          <w:szCs w:val="18"/>
          <w:lang w:eastAsia="ko-KR"/>
        </w:rPr>
        <w:t>: For single-DCI based FDM PUSCH scheme, consider single RV (joint rate matching) and two RVs (repetition).</w:t>
      </w:r>
    </w:p>
    <w:p w14:paraId="1BB4C3ED" w14:textId="77777777" w:rsidR="00CF40EE" w:rsidRPr="00CF40EE" w:rsidRDefault="00CF40EE" w:rsidP="00842CF4">
      <w:pPr>
        <w:pStyle w:val="ListParagraph"/>
        <w:numPr>
          <w:ilvl w:val="0"/>
          <w:numId w:val="134"/>
        </w:numPr>
        <w:overflowPunct/>
        <w:autoSpaceDE/>
        <w:autoSpaceDN/>
        <w:adjustRightInd/>
        <w:spacing w:after="0"/>
        <w:ind w:left="1299"/>
        <w:contextualSpacing w:val="0"/>
        <w:jc w:val="both"/>
        <w:textAlignment w:val="auto"/>
        <w:rPr>
          <w:bCs/>
          <w:iCs/>
          <w:sz w:val="18"/>
          <w:szCs w:val="18"/>
        </w:rPr>
      </w:pPr>
      <w:r w:rsidRPr="00CF40EE">
        <w:rPr>
          <w:bCs/>
          <w:iCs/>
          <w:sz w:val="18"/>
          <w:szCs w:val="18"/>
        </w:rPr>
        <w:t xml:space="preserve">Support two SRS resource sets for codebook based and non-codebook based PUSCH, and reuse Rel-17 mTRP PUSCH repetition signalling for SRI/ TPMI indication and PTRS-DMRS association. </w:t>
      </w:r>
    </w:p>
    <w:p w14:paraId="58A8ED0F" w14:textId="77777777" w:rsidR="00CF40EE" w:rsidRPr="00CF40EE" w:rsidRDefault="00CF40EE" w:rsidP="00CF40EE">
      <w:pPr>
        <w:ind w:left="579"/>
        <w:jc w:val="both"/>
        <w:rPr>
          <w:rFonts w:ascii="Times New Roman" w:hAnsi="Times New Roman"/>
          <w:bCs/>
          <w:iCs/>
          <w:sz w:val="18"/>
          <w:szCs w:val="18"/>
          <w:lang w:eastAsia="ko-KR"/>
        </w:rPr>
      </w:pPr>
      <w:r w:rsidRPr="00CF40EE">
        <w:rPr>
          <w:rFonts w:ascii="Times New Roman" w:hAnsi="Times New Roman"/>
          <w:bCs/>
          <w:sz w:val="18"/>
          <w:szCs w:val="18"/>
        </w:rPr>
        <w:t>Proposal 5</w:t>
      </w:r>
      <w:r w:rsidRPr="00CF40EE">
        <w:rPr>
          <w:rFonts w:ascii="Times New Roman" w:hAnsi="Times New Roman"/>
          <w:bCs/>
          <w:iCs/>
          <w:sz w:val="18"/>
          <w:szCs w:val="18"/>
          <w:lang w:eastAsia="ko-KR"/>
        </w:rPr>
        <w:t>: For simultaneous PUSCH+PUSCH transmission in a same CC with multi-DCI based framework, support DG-PUSCH+DG-PUSCH, CG-PUSCH+CG-PUSCH, and DG-PUSCH+CG-PUSCH.</w:t>
      </w:r>
    </w:p>
    <w:p w14:paraId="639B4E89" w14:textId="77777777" w:rsidR="00CF40EE" w:rsidRPr="00CF40EE" w:rsidRDefault="00CF40EE" w:rsidP="00842CF4">
      <w:pPr>
        <w:pStyle w:val="ListParagraph"/>
        <w:numPr>
          <w:ilvl w:val="0"/>
          <w:numId w:val="130"/>
        </w:numPr>
        <w:overflowPunct/>
        <w:autoSpaceDE/>
        <w:autoSpaceDN/>
        <w:adjustRightInd/>
        <w:spacing w:after="0"/>
        <w:ind w:left="1299"/>
        <w:contextualSpacing w:val="0"/>
        <w:jc w:val="both"/>
        <w:textAlignment w:val="auto"/>
        <w:rPr>
          <w:bCs/>
          <w:iCs/>
          <w:sz w:val="18"/>
          <w:szCs w:val="18"/>
        </w:rPr>
      </w:pPr>
      <w:r w:rsidRPr="00CF40EE">
        <w:rPr>
          <w:bCs/>
          <w:iCs/>
          <w:sz w:val="18"/>
          <w:szCs w:val="18"/>
        </w:rPr>
        <w:t>The two PUSCHs that are at least partially overlapping in time domain are associated with different coresetPoolIndex values.</w:t>
      </w:r>
    </w:p>
    <w:p w14:paraId="5820CD43" w14:textId="77777777" w:rsidR="00CF40EE" w:rsidRPr="00CF40EE" w:rsidRDefault="00CF40EE" w:rsidP="00842CF4">
      <w:pPr>
        <w:pStyle w:val="ListParagraph"/>
        <w:numPr>
          <w:ilvl w:val="0"/>
          <w:numId w:val="130"/>
        </w:numPr>
        <w:overflowPunct/>
        <w:autoSpaceDE/>
        <w:autoSpaceDN/>
        <w:adjustRightInd/>
        <w:spacing w:after="0"/>
        <w:ind w:left="1299"/>
        <w:contextualSpacing w:val="0"/>
        <w:jc w:val="both"/>
        <w:textAlignment w:val="auto"/>
        <w:rPr>
          <w:bCs/>
          <w:iCs/>
          <w:sz w:val="18"/>
          <w:szCs w:val="18"/>
        </w:rPr>
      </w:pPr>
      <w:r w:rsidRPr="00CF40EE">
        <w:rPr>
          <w:bCs/>
          <w:iCs/>
          <w:sz w:val="18"/>
          <w:szCs w:val="18"/>
        </w:rPr>
        <w:t>For CG-PUSCH, the association with coresetPoolIndex value is determined based on</w:t>
      </w:r>
    </w:p>
    <w:p w14:paraId="7D6F67F7" w14:textId="77777777" w:rsidR="00CF40EE" w:rsidRPr="00CF40EE" w:rsidRDefault="00CF40EE" w:rsidP="00842CF4">
      <w:pPr>
        <w:pStyle w:val="ListParagraph"/>
        <w:numPr>
          <w:ilvl w:val="1"/>
          <w:numId w:val="130"/>
        </w:numPr>
        <w:overflowPunct/>
        <w:autoSpaceDE/>
        <w:autoSpaceDN/>
        <w:adjustRightInd/>
        <w:spacing w:after="0"/>
        <w:ind w:left="2019"/>
        <w:contextualSpacing w:val="0"/>
        <w:jc w:val="both"/>
        <w:textAlignment w:val="auto"/>
        <w:rPr>
          <w:bCs/>
          <w:iCs/>
          <w:sz w:val="18"/>
          <w:szCs w:val="18"/>
        </w:rPr>
      </w:pPr>
      <w:r w:rsidRPr="00CF40EE">
        <w:rPr>
          <w:bCs/>
          <w:iCs/>
          <w:sz w:val="18"/>
          <w:szCs w:val="18"/>
        </w:rPr>
        <w:t xml:space="preserve">Type 1 CG: RRC configuration per </w:t>
      </w:r>
      <w:r w:rsidRPr="00CF40EE">
        <w:rPr>
          <w:bCs/>
          <w:i/>
          <w:sz w:val="18"/>
          <w:szCs w:val="18"/>
        </w:rPr>
        <w:t>ConfiguredGrantConfig</w:t>
      </w:r>
    </w:p>
    <w:p w14:paraId="35F46CC3" w14:textId="77777777" w:rsidR="00CF40EE" w:rsidRPr="00CF40EE" w:rsidRDefault="00CF40EE" w:rsidP="00842CF4">
      <w:pPr>
        <w:pStyle w:val="ListParagraph"/>
        <w:numPr>
          <w:ilvl w:val="1"/>
          <w:numId w:val="130"/>
        </w:numPr>
        <w:overflowPunct/>
        <w:autoSpaceDE/>
        <w:autoSpaceDN/>
        <w:adjustRightInd/>
        <w:spacing w:after="0"/>
        <w:ind w:left="2019"/>
        <w:contextualSpacing w:val="0"/>
        <w:jc w:val="both"/>
        <w:textAlignment w:val="auto"/>
        <w:rPr>
          <w:bCs/>
          <w:iCs/>
          <w:sz w:val="18"/>
          <w:szCs w:val="18"/>
        </w:rPr>
      </w:pPr>
      <w:r w:rsidRPr="00CF40EE">
        <w:rPr>
          <w:bCs/>
          <w:iCs/>
          <w:sz w:val="18"/>
          <w:szCs w:val="18"/>
        </w:rPr>
        <w:t>Type 2 CG: coresetPoolIndex value associated with the activation DCI</w:t>
      </w:r>
    </w:p>
    <w:p w14:paraId="1A02DA71" w14:textId="77777777" w:rsidR="00CF40EE" w:rsidRPr="00CF40EE" w:rsidRDefault="00CF40EE" w:rsidP="00CF40EE">
      <w:pPr>
        <w:ind w:left="579"/>
        <w:jc w:val="both"/>
        <w:rPr>
          <w:rFonts w:ascii="Times New Roman" w:hAnsi="Times New Roman"/>
          <w:bCs/>
          <w:iCs/>
          <w:sz w:val="18"/>
          <w:szCs w:val="18"/>
        </w:rPr>
      </w:pPr>
      <w:r w:rsidRPr="00CF40EE">
        <w:rPr>
          <w:rFonts w:ascii="Times New Roman" w:hAnsi="Times New Roman"/>
          <w:bCs/>
          <w:sz w:val="18"/>
          <w:szCs w:val="18"/>
        </w:rPr>
        <w:t>Proposal 6</w:t>
      </w:r>
      <w:r w:rsidRPr="00CF40EE">
        <w:rPr>
          <w:rFonts w:ascii="Times New Roman" w:hAnsi="Times New Roman"/>
          <w:bCs/>
          <w:iCs/>
          <w:sz w:val="18"/>
          <w:szCs w:val="18"/>
          <w:lang w:eastAsia="ko-KR"/>
        </w:rPr>
        <w:t xml:space="preserve">: For simultaneous PUSCH+PUSCH or PUCCH+PUCCH in the same CC, study different overlap types in time and frequency domain taking into account UE implementations and RF considerations. </w:t>
      </w:r>
    </w:p>
    <w:p w14:paraId="7A82DC51" w14:textId="77777777" w:rsidR="00CF40EE" w:rsidRPr="00CF40EE" w:rsidRDefault="00CF40EE" w:rsidP="00CF40EE">
      <w:pPr>
        <w:ind w:left="579"/>
        <w:jc w:val="both"/>
        <w:rPr>
          <w:rFonts w:ascii="Times New Roman" w:hAnsi="Times New Roman"/>
          <w:bCs/>
          <w:iCs/>
          <w:sz w:val="18"/>
          <w:szCs w:val="18"/>
          <w:lang w:eastAsia="ko-KR"/>
        </w:rPr>
      </w:pPr>
      <w:r w:rsidRPr="00CF40EE">
        <w:rPr>
          <w:rFonts w:ascii="Times New Roman" w:hAnsi="Times New Roman"/>
          <w:bCs/>
          <w:sz w:val="18"/>
          <w:szCs w:val="18"/>
        </w:rPr>
        <w:t>Proposal 7</w:t>
      </w:r>
      <w:r w:rsidRPr="00CF40EE">
        <w:rPr>
          <w:rFonts w:ascii="Times New Roman" w:hAnsi="Times New Roman"/>
          <w:bCs/>
          <w:iCs/>
          <w:sz w:val="18"/>
          <w:szCs w:val="18"/>
          <w:lang w:eastAsia="ko-KR"/>
        </w:rPr>
        <w:t>: For multi-DCI based PUSCH operation, support two SRS resource sets, where the first SRS resource set is associated with coresetPoolIndex value 0, and the second SRS resource set is associated with coresetPoolIndex value 1.</w:t>
      </w:r>
    </w:p>
    <w:p w14:paraId="094B0345" w14:textId="77777777" w:rsidR="00CF40EE" w:rsidRPr="00CF40EE" w:rsidRDefault="00CF40EE" w:rsidP="00842CF4">
      <w:pPr>
        <w:pStyle w:val="ListParagraph"/>
        <w:numPr>
          <w:ilvl w:val="0"/>
          <w:numId w:val="131"/>
        </w:numPr>
        <w:overflowPunct/>
        <w:autoSpaceDE/>
        <w:autoSpaceDN/>
        <w:adjustRightInd/>
        <w:spacing w:after="0"/>
        <w:ind w:left="1359"/>
        <w:contextualSpacing w:val="0"/>
        <w:jc w:val="both"/>
        <w:textAlignment w:val="auto"/>
        <w:rPr>
          <w:bCs/>
          <w:iCs/>
          <w:sz w:val="18"/>
          <w:szCs w:val="18"/>
        </w:rPr>
      </w:pPr>
      <w:r w:rsidRPr="00CF40EE">
        <w:rPr>
          <w:bCs/>
          <w:iCs/>
          <w:sz w:val="18"/>
          <w:szCs w:val="18"/>
        </w:rPr>
        <w:t xml:space="preserve">The interpretation of the SRI/TPMI field of the DCI is based on the coresetPoolIndex value of the CORESET in which the DCI is received. </w:t>
      </w:r>
    </w:p>
    <w:p w14:paraId="47102F11" w14:textId="77777777" w:rsidR="00CF40EE" w:rsidRPr="00CF40EE" w:rsidRDefault="00CF40EE" w:rsidP="00CF40EE">
      <w:pPr>
        <w:ind w:left="579"/>
        <w:jc w:val="both"/>
        <w:rPr>
          <w:rFonts w:ascii="Times New Roman" w:hAnsi="Times New Roman"/>
          <w:bCs/>
          <w:iCs/>
          <w:sz w:val="18"/>
          <w:szCs w:val="18"/>
          <w:lang w:eastAsia="ko-KR"/>
        </w:rPr>
      </w:pPr>
      <w:r w:rsidRPr="00CF40EE">
        <w:rPr>
          <w:rFonts w:ascii="Times New Roman" w:hAnsi="Times New Roman"/>
          <w:bCs/>
          <w:sz w:val="18"/>
          <w:szCs w:val="18"/>
        </w:rPr>
        <w:t>Proposal 8</w:t>
      </w:r>
      <w:r w:rsidRPr="00CF40EE">
        <w:rPr>
          <w:rFonts w:ascii="Times New Roman" w:hAnsi="Times New Roman"/>
          <w:bCs/>
          <w:iCs/>
          <w:sz w:val="18"/>
          <w:szCs w:val="18"/>
          <w:lang w:eastAsia="ko-KR"/>
        </w:rPr>
        <w:t>: For simultaneous PUCCH+PUCCH transmission in multi-DCI based multi-TRP, study the impact on UCI multiplexing rules such as performing per coresetPoolIndex value UCI multiplexing.</w:t>
      </w:r>
    </w:p>
    <w:p w14:paraId="0773A8AA" w14:textId="77777777" w:rsidR="00CF40EE" w:rsidRPr="00CF40EE" w:rsidRDefault="00CF40EE" w:rsidP="00CF40EE">
      <w:pPr>
        <w:ind w:left="579"/>
        <w:jc w:val="both"/>
        <w:rPr>
          <w:rFonts w:ascii="Times New Roman" w:hAnsi="Times New Roman"/>
          <w:bCs/>
          <w:iCs/>
          <w:sz w:val="18"/>
          <w:szCs w:val="18"/>
          <w:lang w:eastAsia="ko-KR"/>
        </w:rPr>
      </w:pPr>
      <w:r w:rsidRPr="00CF40EE">
        <w:rPr>
          <w:rFonts w:ascii="Times New Roman" w:hAnsi="Times New Roman"/>
          <w:bCs/>
          <w:sz w:val="18"/>
          <w:szCs w:val="18"/>
        </w:rPr>
        <w:t>Proposal 9</w:t>
      </w:r>
      <w:r w:rsidRPr="00CF40EE">
        <w:rPr>
          <w:rFonts w:ascii="Times New Roman" w:hAnsi="Times New Roman"/>
          <w:bCs/>
          <w:iCs/>
          <w:sz w:val="18"/>
          <w:szCs w:val="18"/>
          <w:lang w:eastAsia="ko-KR"/>
        </w:rPr>
        <w:t xml:space="preserve">: Study how to define the maximum output power per CC and across CCs in a given FR (i.e., </w:t>
      </w:r>
      <w:r w:rsidRPr="00CF40EE">
        <w:rPr>
          <w:rFonts w:ascii="Times New Roman" w:hAnsi="Times New Roman"/>
          <w:bCs/>
          <w:iCs/>
          <w:sz w:val="18"/>
          <w:szCs w:val="18"/>
        </w:rPr>
        <w:t>P</w:t>
      </w:r>
      <w:r w:rsidRPr="00CF40EE">
        <w:rPr>
          <w:rFonts w:ascii="Times New Roman" w:hAnsi="Times New Roman"/>
          <w:bCs/>
          <w:iCs/>
          <w:sz w:val="18"/>
          <w:szCs w:val="18"/>
          <w:vertAlign w:val="subscript"/>
        </w:rPr>
        <w:t>CMAX,f,c</w:t>
      </w:r>
      <w:r w:rsidRPr="00CF40EE">
        <w:rPr>
          <w:rFonts w:ascii="Times New Roman" w:hAnsi="Times New Roman"/>
          <w:bCs/>
          <w:iCs/>
          <w:sz w:val="18"/>
          <w:szCs w:val="18"/>
          <w:lang w:eastAsia="ko-KR"/>
        </w:rPr>
        <w:t xml:space="preserve"> and </w:t>
      </w:r>
      <w:r w:rsidRPr="00CF40EE">
        <w:rPr>
          <w:rFonts w:ascii="Times New Roman" w:hAnsi="Times New Roman"/>
          <w:bCs/>
          <w:iCs/>
          <w:sz w:val="18"/>
          <w:szCs w:val="18"/>
        </w:rPr>
        <w:t>P</w:t>
      </w:r>
      <w:r w:rsidRPr="00CF40EE">
        <w:rPr>
          <w:rFonts w:ascii="Times New Roman" w:hAnsi="Times New Roman"/>
          <w:bCs/>
          <w:iCs/>
          <w:sz w:val="18"/>
          <w:szCs w:val="18"/>
          <w:vertAlign w:val="subscript"/>
        </w:rPr>
        <w:t>CMAX</w:t>
      </w:r>
      <w:r w:rsidRPr="00CF40EE">
        <w:rPr>
          <w:rFonts w:ascii="Times New Roman" w:hAnsi="Times New Roman"/>
          <w:bCs/>
          <w:iCs/>
          <w:sz w:val="18"/>
          <w:szCs w:val="18"/>
          <w:lang w:eastAsia="ko-KR"/>
        </w:rPr>
        <w:t>) for simultaneous multi-panel UL transmission. The starting point should be separate and per-panel maximum output power limit.</w:t>
      </w:r>
    </w:p>
    <w:p w14:paraId="7B1A383A" w14:textId="77777777" w:rsidR="00CF40EE" w:rsidRPr="00CF40EE" w:rsidRDefault="00CF40EE" w:rsidP="00CF40EE">
      <w:pPr>
        <w:ind w:left="579"/>
        <w:jc w:val="both"/>
        <w:rPr>
          <w:rFonts w:ascii="Times New Roman" w:hAnsi="Times New Roman"/>
          <w:bCs/>
          <w:iCs/>
          <w:sz w:val="18"/>
          <w:szCs w:val="18"/>
          <w:lang w:eastAsia="ko-KR"/>
        </w:rPr>
      </w:pPr>
      <w:r w:rsidRPr="00CF40EE">
        <w:rPr>
          <w:rFonts w:ascii="Times New Roman" w:hAnsi="Times New Roman"/>
          <w:bCs/>
          <w:sz w:val="18"/>
          <w:szCs w:val="18"/>
        </w:rPr>
        <w:t>Proposal 10</w:t>
      </w:r>
      <w:r w:rsidRPr="00CF40EE">
        <w:rPr>
          <w:rFonts w:ascii="Times New Roman" w:hAnsi="Times New Roman"/>
          <w:bCs/>
          <w:iCs/>
          <w:sz w:val="18"/>
          <w:szCs w:val="18"/>
          <w:lang w:eastAsia="ko-KR"/>
        </w:rPr>
        <w:t>: Study PHR triggering and reporting for simultaneous multi-panel UL transmission:</w:t>
      </w:r>
    </w:p>
    <w:p w14:paraId="37EC0B4C" w14:textId="77777777" w:rsidR="00CF40EE" w:rsidRPr="00CF40EE" w:rsidRDefault="00CF40EE" w:rsidP="00842CF4">
      <w:pPr>
        <w:pStyle w:val="ListParagraph"/>
        <w:numPr>
          <w:ilvl w:val="0"/>
          <w:numId w:val="132"/>
        </w:numPr>
        <w:overflowPunct/>
        <w:autoSpaceDE/>
        <w:autoSpaceDN/>
        <w:adjustRightInd/>
        <w:spacing w:after="0"/>
        <w:ind w:left="1299"/>
        <w:contextualSpacing w:val="0"/>
        <w:jc w:val="both"/>
        <w:textAlignment w:val="auto"/>
        <w:rPr>
          <w:bCs/>
          <w:iCs/>
          <w:sz w:val="18"/>
          <w:szCs w:val="18"/>
        </w:rPr>
      </w:pPr>
      <w:r w:rsidRPr="00CF40EE">
        <w:rPr>
          <w:bCs/>
          <w:iCs/>
          <w:sz w:val="18"/>
          <w:szCs w:val="18"/>
        </w:rPr>
        <w:t>Joint PHR triggering and reporting should be considered for single-DCI based multi-TRP operation.</w:t>
      </w:r>
    </w:p>
    <w:p w14:paraId="757A30C2" w14:textId="77777777" w:rsidR="00CF40EE" w:rsidRPr="00CF40EE" w:rsidRDefault="00CF40EE" w:rsidP="00842CF4">
      <w:pPr>
        <w:pStyle w:val="ListParagraph"/>
        <w:numPr>
          <w:ilvl w:val="0"/>
          <w:numId w:val="132"/>
        </w:numPr>
        <w:overflowPunct/>
        <w:autoSpaceDE/>
        <w:autoSpaceDN/>
        <w:adjustRightInd/>
        <w:spacing w:after="0"/>
        <w:ind w:left="1299"/>
        <w:contextualSpacing w:val="0"/>
        <w:jc w:val="both"/>
        <w:textAlignment w:val="auto"/>
        <w:rPr>
          <w:bCs/>
          <w:iCs/>
          <w:sz w:val="18"/>
          <w:szCs w:val="18"/>
        </w:rPr>
      </w:pPr>
      <w:r w:rsidRPr="00CF40EE">
        <w:rPr>
          <w:bCs/>
          <w:iCs/>
          <w:sz w:val="18"/>
          <w:szCs w:val="18"/>
        </w:rPr>
        <w:t>Separate PHR triggering and reporting can be considered for multi-DCI based multi-TRP operation.</w:t>
      </w:r>
    </w:p>
    <w:p w14:paraId="7753635F" w14:textId="4A3C74F6" w:rsidR="00CF40EE" w:rsidRPr="00CF40EE" w:rsidRDefault="00CF40EE" w:rsidP="00CF40EE">
      <w:pPr>
        <w:ind w:left="579"/>
        <w:jc w:val="both"/>
        <w:rPr>
          <w:rFonts w:ascii="Times New Roman" w:hAnsi="Times New Roman"/>
          <w:bCs/>
          <w:iCs/>
          <w:sz w:val="18"/>
          <w:szCs w:val="18"/>
        </w:rPr>
      </w:pPr>
      <w:r w:rsidRPr="00CF40EE">
        <w:rPr>
          <w:rFonts w:ascii="Times New Roman" w:hAnsi="Times New Roman"/>
          <w:bCs/>
          <w:sz w:val="18"/>
          <w:szCs w:val="18"/>
        </w:rPr>
        <w:t>Proposal 11</w:t>
      </w:r>
      <w:r w:rsidRPr="00CF40EE">
        <w:rPr>
          <w:rFonts w:ascii="Times New Roman" w:hAnsi="Times New Roman"/>
          <w:bCs/>
          <w:iCs/>
          <w:sz w:val="18"/>
          <w:szCs w:val="18"/>
          <w:lang w:eastAsia="ko-KR"/>
        </w:rPr>
        <w:t>: For SLS simulation assumptions, support</w:t>
      </w:r>
      <w:r>
        <w:rPr>
          <w:rFonts w:ascii="Times New Roman" w:hAnsi="Times New Roman"/>
          <w:bCs/>
          <w:iCs/>
          <w:sz w:val="18"/>
          <w:szCs w:val="18"/>
          <w:lang w:eastAsia="ko-KR"/>
        </w:rPr>
        <w:t xml:space="preserve"> Table 1</w:t>
      </w:r>
      <w:r w:rsidRPr="00CF40EE">
        <w:rPr>
          <w:rFonts w:ascii="Times New Roman" w:hAnsi="Times New Roman"/>
          <w:bCs/>
          <w:iCs/>
          <w:sz w:val="18"/>
          <w:szCs w:val="18"/>
          <w:lang w:eastAsia="ko-KR"/>
        </w:rPr>
        <w:t xml:space="preserve"> as baseline.</w:t>
      </w:r>
    </w:p>
    <w:p w14:paraId="4B1B0BEE" w14:textId="77777777" w:rsidR="00CF40EE" w:rsidRDefault="00CF40EE" w:rsidP="00CF40EE">
      <w:r w:rsidRPr="00A06E2A">
        <w:rPr>
          <w:b/>
          <w:bCs/>
        </w:rPr>
        <w:t>Decision:</w:t>
      </w:r>
      <w:r>
        <w:t xml:space="preserve"> The document is noted.</w:t>
      </w:r>
    </w:p>
    <w:p w14:paraId="68E9C5AB" w14:textId="77777777" w:rsidR="00CF40EE" w:rsidRPr="00CF40EE" w:rsidRDefault="00CF40EE" w:rsidP="00CF40EE"/>
    <w:p w14:paraId="1B80910D" w14:textId="013633E2" w:rsidR="008F4B8C" w:rsidRDefault="001B5688" w:rsidP="008F4B8C">
      <w:pPr>
        <w:rPr>
          <w:lang w:eastAsia="x-none"/>
        </w:rPr>
      </w:pPr>
      <w:hyperlink r:id="rId1695" w:history="1">
        <w:r w:rsidR="000B5C49">
          <w:rPr>
            <w:rStyle w:val="Hyperlink"/>
            <w:lang w:eastAsia="x-none"/>
          </w:rPr>
          <w:t>R1-2203154</w:t>
        </w:r>
      </w:hyperlink>
      <w:r w:rsidR="008F4B8C">
        <w:rPr>
          <w:lang w:eastAsia="x-none"/>
        </w:rPr>
        <w:tab/>
        <w:t>Discussion on UL precoding indication for multi-panel transmission</w:t>
      </w:r>
      <w:r w:rsidR="008F4B8C">
        <w:rPr>
          <w:lang w:eastAsia="x-none"/>
        </w:rPr>
        <w:tab/>
        <w:t>Huawei, HiSilicon</w:t>
      </w:r>
    </w:p>
    <w:p w14:paraId="2E495287" w14:textId="2A79A035" w:rsidR="008F4B8C" w:rsidRDefault="001B5688" w:rsidP="008F4B8C">
      <w:pPr>
        <w:rPr>
          <w:lang w:eastAsia="x-none"/>
        </w:rPr>
      </w:pPr>
      <w:hyperlink r:id="rId1696" w:history="1">
        <w:r w:rsidR="000B5C49">
          <w:rPr>
            <w:rStyle w:val="Hyperlink"/>
            <w:lang w:eastAsia="x-none"/>
          </w:rPr>
          <w:t>R1-2203268</w:t>
        </w:r>
      </w:hyperlink>
      <w:r w:rsidR="008F4B8C">
        <w:rPr>
          <w:lang w:eastAsia="x-none"/>
        </w:rPr>
        <w:tab/>
        <w:t>Enhancements on UL precoding indication for multi-panel transmission</w:t>
      </w:r>
      <w:r w:rsidR="008F4B8C">
        <w:rPr>
          <w:lang w:eastAsia="x-none"/>
        </w:rPr>
        <w:tab/>
        <w:t>ZTE</w:t>
      </w:r>
    </w:p>
    <w:p w14:paraId="4DEFBE5D" w14:textId="6C7D2A20" w:rsidR="008F4B8C" w:rsidRDefault="001B5688" w:rsidP="008F4B8C">
      <w:pPr>
        <w:rPr>
          <w:lang w:eastAsia="x-none"/>
        </w:rPr>
      </w:pPr>
      <w:hyperlink r:id="rId1697" w:history="1">
        <w:r w:rsidR="000B5C49">
          <w:rPr>
            <w:rStyle w:val="Hyperlink"/>
            <w:lang w:eastAsia="x-none"/>
          </w:rPr>
          <w:t>R1-2203325</w:t>
        </w:r>
      </w:hyperlink>
      <w:r w:rsidR="008F4B8C">
        <w:rPr>
          <w:lang w:eastAsia="x-none"/>
        </w:rPr>
        <w:tab/>
        <w:t>Discussion on UL precoding indication for multi-panel transmission</w:t>
      </w:r>
      <w:r w:rsidR="008F4B8C">
        <w:rPr>
          <w:lang w:eastAsia="x-none"/>
        </w:rPr>
        <w:tab/>
        <w:t>Spreadtrum Communications</w:t>
      </w:r>
    </w:p>
    <w:p w14:paraId="0166CDE8" w14:textId="7EEFE5AA" w:rsidR="008F4B8C" w:rsidRDefault="001B5688" w:rsidP="008F4B8C">
      <w:pPr>
        <w:rPr>
          <w:lang w:eastAsia="x-none"/>
        </w:rPr>
      </w:pPr>
      <w:hyperlink r:id="rId1698" w:history="1">
        <w:r w:rsidR="000B5C49">
          <w:rPr>
            <w:rStyle w:val="Hyperlink"/>
            <w:lang w:eastAsia="x-none"/>
          </w:rPr>
          <w:t>R1-2203383</w:t>
        </w:r>
      </w:hyperlink>
      <w:r w:rsidR="008F4B8C">
        <w:rPr>
          <w:lang w:eastAsia="x-none"/>
        </w:rPr>
        <w:tab/>
        <w:t>Precoding for Uplink Multi-panel</w:t>
      </w:r>
      <w:r w:rsidR="008F4B8C">
        <w:rPr>
          <w:lang w:eastAsia="x-none"/>
        </w:rPr>
        <w:tab/>
        <w:t>InterDigital, Inc.</w:t>
      </w:r>
    </w:p>
    <w:p w14:paraId="5FF5E1C5" w14:textId="1A2ADB10" w:rsidR="008F4B8C" w:rsidRDefault="001B5688" w:rsidP="008F4B8C">
      <w:pPr>
        <w:rPr>
          <w:lang w:eastAsia="x-none"/>
        </w:rPr>
      </w:pPr>
      <w:hyperlink r:id="rId1699" w:history="1">
        <w:r w:rsidR="000B5C49">
          <w:rPr>
            <w:rStyle w:val="Hyperlink"/>
            <w:lang w:eastAsia="x-none"/>
          </w:rPr>
          <w:t>R1-2203446</w:t>
        </w:r>
      </w:hyperlink>
      <w:r w:rsidR="008F4B8C">
        <w:rPr>
          <w:lang w:eastAsia="x-none"/>
        </w:rPr>
        <w:tab/>
        <w:t>On UL precoding indication for multi-panel transmission</w:t>
      </w:r>
      <w:r w:rsidR="008F4B8C">
        <w:rPr>
          <w:lang w:eastAsia="x-none"/>
        </w:rPr>
        <w:tab/>
        <w:t>CATT</w:t>
      </w:r>
    </w:p>
    <w:p w14:paraId="76E32E03" w14:textId="2D0003A7" w:rsidR="008F4B8C" w:rsidRDefault="001B5688" w:rsidP="008F4B8C">
      <w:pPr>
        <w:rPr>
          <w:lang w:eastAsia="x-none"/>
        </w:rPr>
      </w:pPr>
      <w:hyperlink r:id="rId1700" w:history="1">
        <w:r w:rsidR="000B5C49">
          <w:rPr>
            <w:rStyle w:val="Hyperlink"/>
            <w:lang w:eastAsia="x-none"/>
          </w:rPr>
          <w:t>R1-2203546</w:t>
        </w:r>
      </w:hyperlink>
      <w:r w:rsidR="008F4B8C">
        <w:rPr>
          <w:lang w:eastAsia="x-none"/>
        </w:rPr>
        <w:tab/>
        <w:t>Views on UL precoding indication for multi-panel transmission</w:t>
      </w:r>
      <w:r w:rsidR="008F4B8C">
        <w:rPr>
          <w:lang w:eastAsia="x-none"/>
        </w:rPr>
        <w:tab/>
        <w:t>vivo</w:t>
      </w:r>
    </w:p>
    <w:p w14:paraId="04692088" w14:textId="045A81F4" w:rsidR="008F4B8C" w:rsidRDefault="001B5688" w:rsidP="008F4B8C">
      <w:pPr>
        <w:rPr>
          <w:lang w:eastAsia="x-none"/>
        </w:rPr>
      </w:pPr>
      <w:hyperlink r:id="rId1701" w:history="1">
        <w:r w:rsidR="000B5C49">
          <w:rPr>
            <w:rStyle w:val="Hyperlink"/>
            <w:lang w:eastAsia="x-none"/>
          </w:rPr>
          <w:t>R1-2203686</w:t>
        </w:r>
      </w:hyperlink>
      <w:r w:rsidR="008F4B8C">
        <w:rPr>
          <w:lang w:eastAsia="x-none"/>
        </w:rPr>
        <w:tab/>
        <w:t>Discussion on UL precoding indication for multi-panel transmission</w:t>
      </w:r>
      <w:r w:rsidR="008F4B8C">
        <w:rPr>
          <w:lang w:eastAsia="x-none"/>
        </w:rPr>
        <w:tab/>
        <w:t>NEC</w:t>
      </w:r>
    </w:p>
    <w:p w14:paraId="5011A333" w14:textId="41624B74" w:rsidR="008F4B8C" w:rsidRDefault="001B5688" w:rsidP="008F4B8C">
      <w:pPr>
        <w:rPr>
          <w:lang w:eastAsia="x-none"/>
        </w:rPr>
      </w:pPr>
      <w:hyperlink r:id="rId1702" w:history="1">
        <w:r w:rsidR="000B5C49">
          <w:rPr>
            <w:rStyle w:val="Hyperlink"/>
            <w:lang w:eastAsia="x-none"/>
          </w:rPr>
          <w:t>R1-2203726</w:t>
        </w:r>
      </w:hyperlink>
      <w:r w:rsidR="008F4B8C">
        <w:rPr>
          <w:lang w:eastAsia="x-none"/>
        </w:rPr>
        <w:tab/>
        <w:t>Considerations on UL precoding indication for multi-panel transmission</w:t>
      </w:r>
      <w:r w:rsidR="008F4B8C">
        <w:rPr>
          <w:lang w:eastAsia="x-none"/>
        </w:rPr>
        <w:tab/>
        <w:t>Sony</w:t>
      </w:r>
    </w:p>
    <w:p w14:paraId="4FAEB24B" w14:textId="08DAE78E" w:rsidR="008F4B8C" w:rsidRDefault="001B5688" w:rsidP="008F4B8C">
      <w:pPr>
        <w:rPr>
          <w:lang w:eastAsia="x-none"/>
        </w:rPr>
      </w:pPr>
      <w:hyperlink r:id="rId1703" w:history="1">
        <w:r w:rsidR="000B5C49">
          <w:rPr>
            <w:rStyle w:val="Hyperlink"/>
            <w:lang w:eastAsia="x-none"/>
          </w:rPr>
          <w:t>R1-2203798</w:t>
        </w:r>
      </w:hyperlink>
      <w:r w:rsidR="008F4B8C">
        <w:rPr>
          <w:lang w:eastAsia="x-none"/>
        </w:rPr>
        <w:tab/>
        <w:t>Enhancements on multi-panel uplink transmission</w:t>
      </w:r>
      <w:r w:rsidR="008F4B8C">
        <w:rPr>
          <w:lang w:eastAsia="x-none"/>
        </w:rPr>
        <w:tab/>
        <w:t>xiaomi</w:t>
      </w:r>
    </w:p>
    <w:p w14:paraId="7BFACE1F" w14:textId="70BB77D6" w:rsidR="008F4B8C" w:rsidRDefault="001B5688" w:rsidP="008F4B8C">
      <w:pPr>
        <w:rPr>
          <w:lang w:eastAsia="x-none"/>
        </w:rPr>
      </w:pPr>
      <w:hyperlink r:id="rId1704" w:history="1">
        <w:r w:rsidR="000B5C49">
          <w:rPr>
            <w:rStyle w:val="Hyperlink"/>
            <w:lang w:eastAsia="x-none"/>
          </w:rPr>
          <w:t>R1-2203893</w:t>
        </w:r>
      </w:hyperlink>
      <w:r w:rsidR="008F4B8C">
        <w:rPr>
          <w:lang w:eastAsia="x-none"/>
        </w:rPr>
        <w:tab/>
        <w:t>Views on UL precoding indication for STxMP</w:t>
      </w:r>
      <w:r w:rsidR="008F4B8C">
        <w:rPr>
          <w:lang w:eastAsia="x-none"/>
        </w:rPr>
        <w:tab/>
        <w:t>Samsung</w:t>
      </w:r>
    </w:p>
    <w:p w14:paraId="5FC26429" w14:textId="2A9DB8B1" w:rsidR="008F4B8C" w:rsidRDefault="001B5688" w:rsidP="008F4B8C">
      <w:pPr>
        <w:rPr>
          <w:lang w:eastAsia="x-none"/>
        </w:rPr>
      </w:pPr>
      <w:hyperlink r:id="rId1705" w:history="1">
        <w:r w:rsidR="000B5C49">
          <w:rPr>
            <w:rStyle w:val="Hyperlink"/>
            <w:lang w:eastAsia="x-none"/>
          </w:rPr>
          <w:t>R1-2203958</w:t>
        </w:r>
      </w:hyperlink>
      <w:r w:rsidR="008F4B8C">
        <w:rPr>
          <w:lang w:eastAsia="x-none"/>
        </w:rPr>
        <w:tab/>
        <w:t>Transmission scheme and UL precoding indicaton for multi-panel transmission</w:t>
      </w:r>
      <w:r w:rsidR="008F4B8C">
        <w:rPr>
          <w:lang w:eastAsia="x-none"/>
        </w:rPr>
        <w:tab/>
        <w:t>OPPO</w:t>
      </w:r>
    </w:p>
    <w:p w14:paraId="3F895E1F" w14:textId="0DE3967F" w:rsidR="008F4B8C" w:rsidRDefault="001B5688" w:rsidP="008F4B8C">
      <w:pPr>
        <w:rPr>
          <w:lang w:eastAsia="x-none"/>
        </w:rPr>
      </w:pPr>
      <w:hyperlink r:id="rId1706" w:history="1">
        <w:r w:rsidR="000B5C49">
          <w:rPr>
            <w:rStyle w:val="Hyperlink"/>
            <w:lang w:eastAsia="x-none"/>
          </w:rPr>
          <w:t>R1-2204146</w:t>
        </w:r>
      </w:hyperlink>
      <w:r w:rsidR="008F4B8C">
        <w:rPr>
          <w:lang w:eastAsia="x-none"/>
        </w:rPr>
        <w:tab/>
        <w:t>UL precoding indication for multi-panel transmission</w:t>
      </w:r>
      <w:r w:rsidR="008F4B8C">
        <w:rPr>
          <w:lang w:eastAsia="x-none"/>
        </w:rPr>
        <w:tab/>
        <w:t>LG Electronics</w:t>
      </w:r>
    </w:p>
    <w:p w14:paraId="13ECB450" w14:textId="40626992" w:rsidR="008F4B8C" w:rsidRDefault="001B5688" w:rsidP="008F4B8C">
      <w:pPr>
        <w:rPr>
          <w:lang w:eastAsia="x-none"/>
        </w:rPr>
      </w:pPr>
      <w:hyperlink r:id="rId1707" w:history="1">
        <w:r w:rsidR="000B5C49">
          <w:rPr>
            <w:rStyle w:val="Hyperlink"/>
            <w:lang w:eastAsia="x-none"/>
          </w:rPr>
          <w:t>R1-2204167</w:t>
        </w:r>
      </w:hyperlink>
      <w:r w:rsidR="008F4B8C">
        <w:rPr>
          <w:lang w:eastAsia="x-none"/>
        </w:rPr>
        <w:tab/>
        <w:t>UL precoding indication for multi-panel transmission</w:t>
      </w:r>
      <w:r w:rsidR="008F4B8C">
        <w:rPr>
          <w:lang w:eastAsia="x-none"/>
        </w:rPr>
        <w:tab/>
        <w:t>Lenovo</w:t>
      </w:r>
    </w:p>
    <w:p w14:paraId="7ACE2DDC" w14:textId="60377705" w:rsidR="008F4B8C" w:rsidRDefault="001B5688" w:rsidP="008F4B8C">
      <w:pPr>
        <w:rPr>
          <w:lang w:eastAsia="x-none"/>
        </w:rPr>
      </w:pPr>
      <w:hyperlink r:id="rId1708" w:history="1">
        <w:r w:rsidR="000B5C49">
          <w:rPr>
            <w:rStyle w:val="Hyperlink"/>
            <w:lang w:eastAsia="x-none"/>
          </w:rPr>
          <w:t>R1-2204234</w:t>
        </w:r>
      </w:hyperlink>
      <w:r w:rsidR="008F4B8C">
        <w:rPr>
          <w:lang w:eastAsia="x-none"/>
        </w:rPr>
        <w:tab/>
        <w:t>Views on UL precoding indication for multi-panel simultanous PUSCH transmissions</w:t>
      </w:r>
      <w:r w:rsidR="008F4B8C">
        <w:rPr>
          <w:lang w:eastAsia="x-none"/>
        </w:rPr>
        <w:tab/>
        <w:t>Apple</w:t>
      </w:r>
    </w:p>
    <w:p w14:paraId="52C25817" w14:textId="266D5737" w:rsidR="008F4B8C" w:rsidRDefault="001B5688" w:rsidP="008F4B8C">
      <w:pPr>
        <w:rPr>
          <w:lang w:eastAsia="x-none"/>
        </w:rPr>
      </w:pPr>
      <w:hyperlink r:id="rId1709" w:history="1">
        <w:r w:rsidR="000B5C49">
          <w:rPr>
            <w:rStyle w:val="Hyperlink"/>
            <w:lang w:eastAsia="x-none"/>
          </w:rPr>
          <w:t>R1-2204292</w:t>
        </w:r>
      </w:hyperlink>
      <w:r w:rsidR="008F4B8C">
        <w:rPr>
          <w:lang w:eastAsia="x-none"/>
        </w:rPr>
        <w:tab/>
        <w:t>Discussion on UL precoding indication for multi-panel transmission</w:t>
      </w:r>
      <w:r w:rsidR="008F4B8C">
        <w:rPr>
          <w:lang w:eastAsia="x-none"/>
        </w:rPr>
        <w:tab/>
        <w:t>CMCC</w:t>
      </w:r>
    </w:p>
    <w:p w14:paraId="04BA5E46" w14:textId="4964D8C1" w:rsidR="008F4B8C" w:rsidRDefault="001B5688" w:rsidP="008F4B8C">
      <w:pPr>
        <w:rPr>
          <w:lang w:eastAsia="x-none"/>
        </w:rPr>
      </w:pPr>
      <w:hyperlink r:id="rId1710" w:history="1">
        <w:r w:rsidR="000B5C49">
          <w:rPr>
            <w:rStyle w:val="Hyperlink"/>
            <w:lang w:eastAsia="x-none"/>
          </w:rPr>
          <w:t>R1-2204372</w:t>
        </w:r>
      </w:hyperlink>
      <w:r w:rsidR="008F4B8C">
        <w:rPr>
          <w:lang w:eastAsia="x-none"/>
        </w:rPr>
        <w:tab/>
        <w:t>Discussion on multi-panel transmission</w:t>
      </w:r>
      <w:r w:rsidR="008F4B8C">
        <w:rPr>
          <w:lang w:eastAsia="x-none"/>
        </w:rPr>
        <w:tab/>
        <w:t>NTT DOCOMO, INC.</w:t>
      </w:r>
    </w:p>
    <w:p w14:paraId="7C0AA736" w14:textId="71DF0437" w:rsidR="008F4B8C" w:rsidRDefault="001B5688" w:rsidP="008F4B8C">
      <w:pPr>
        <w:rPr>
          <w:lang w:eastAsia="x-none"/>
        </w:rPr>
      </w:pPr>
      <w:hyperlink r:id="rId1711" w:history="1">
        <w:r w:rsidR="000B5C49">
          <w:rPr>
            <w:rStyle w:val="Hyperlink"/>
            <w:lang w:eastAsia="x-none"/>
          </w:rPr>
          <w:t>R1-2204511</w:t>
        </w:r>
      </w:hyperlink>
      <w:r w:rsidR="008F4B8C">
        <w:rPr>
          <w:lang w:eastAsia="x-none"/>
        </w:rPr>
        <w:tab/>
        <w:t>Views on UL multi-panel transmission</w:t>
      </w:r>
      <w:r w:rsidR="008F4B8C">
        <w:rPr>
          <w:lang w:eastAsia="x-none"/>
        </w:rPr>
        <w:tab/>
        <w:t>Sharp</w:t>
      </w:r>
    </w:p>
    <w:p w14:paraId="3FBDBDCD" w14:textId="6309527F" w:rsidR="008F4B8C" w:rsidRDefault="001B5688" w:rsidP="008F4B8C">
      <w:pPr>
        <w:rPr>
          <w:lang w:eastAsia="x-none"/>
        </w:rPr>
      </w:pPr>
      <w:hyperlink r:id="rId1712" w:history="1">
        <w:r w:rsidR="000B5C49">
          <w:rPr>
            <w:rStyle w:val="Hyperlink"/>
            <w:lang w:eastAsia="x-none"/>
          </w:rPr>
          <w:t>R1-2204543</w:t>
        </w:r>
      </w:hyperlink>
      <w:r w:rsidR="008F4B8C">
        <w:rPr>
          <w:lang w:eastAsia="x-none"/>
        </w:rPr>
        <w:tab/>
        <w:t>UL precoding indication for multi-panel transmission</w:t>
      </w:r>
      <w:r w:rsidR="008F4B8C">
        <w:rPr>
          <w:lang w:eastAsia="x-none"/>
        </w:rPr>
        <w:tab/>
        <w:t>Nokia, Nokia Shanghai Bell</w:t>
      </w:r>
    </w:p>
    <w:p w14:paraId="6D272CA0" w14:textId="6C59A284" w:rsidR="008F4B8C" w:rsidRDefault="001B5688" w:rsidP="008F4B8C">
      <w:pPr>
        <w:rPr>
          <w:lang w:eastAsia="x-none"/>
        </w:rPr>
      </w:pPr>
      <w:hyperlink r:id="rId1713" w:history="1">
        <w:r w:rsidR="000B5C49">
          <w:rPr>
            <w:rStyle w:val="Hyperlink"/>
            <w:lang w:eastAsia="x-none"/>
          </w:rPr>
          <w:t>R1-2204685</w:t>
        </w:r>
      </w:hyperlink>
      <w:r w:rsidR="008F4B8C">
        <w:rPr>
          <w:lang w:eastAsia="x-none"/>
        </w:rPr>
        <w:tab/>
        <w:t>UL precoding indication for multi-panel transmission</w:t>
      </w:r>
      <w:r w:rsidR="008F4B8C">
        <w:rPr>
          <w:lang w:eastAsia="x-none"/>
        </w:rPr>
        <w:tab/>
        <w:t>MediaTek Inc.</w:t>
      </w:r>
    </w:p>
    <w:p w14:paraId="12E7D716" w14:textId="3EAC745C" w:rsidR="008F4B8C" w:rsidRDefault="001B5688" w:rsidP="008F4B8C">
      <w:pPr>
        <w:rPr>
          <w:lang w:eastAsia="x-none"/>
        </w:rPr>
      </w:pPr>
      <w:hyperlink r:id="rId1714" w:history="1">
        <w:r w:rsidR="000B5C49">
          <w:rPr>
            <w:rStyle w:val="Hyperlink"/>
            <w:lang w:eastAsia="x-none"/>
          </w:rPr>
          <w:t>R1-2204790</w:t>
        </w:r>
      </w:hyperlink>
      <w:r w:rsidR="008F4B8C">
        <w:rPr>
          <w:lang w:eastAsia="x-none"/>
        </w:rPr>
        <w:tab/>
        <w:t>UL precoding indication for multi-panel transmission</w:t>
      </w:r>
      <w:r w:rsidR="008F4B8C">
        <w:rPr>
          <w:lang w:eastAsia="x-none"/>
        </w:rPr>
        <w:tab/>
        <w:t>Intel Corporation</w:t>
      </w:r>
    </w:p>
    <w:p w14:paraId="63331C44" w14:textId="13D3CBB3" w:rsidR="008F4B8C" w:rsidRDefault="001B5688" w:rsidP="008F4B8C">
      <w:pPr>
        <w:rPr>
          <w:lang w:eastAsia="x-none"/>
        </w:rPr>
      </w:pPr>
      <w:hyperlink r:id="rId1715" w:history="1">
        <w:r w:rsidR="000B5C49">
          <w:rPr>
            <w:rStyle w:val="Hyperlink"/>
            <w:lang w:eastAsia="x-none"/>
          </w:rPr>
          <w:t>R1-2204875</w:t>
        </w:r>
      </w:hyperlink>
      <w:r w:rsidR="008F4B8C">
        <w:rPr>
          <w:lang w:eastAsia="x-none"/>
        </w:rPr>
        <w:tab/>
        <w:t>UL precoding indication for multi-panel transmission</w:t>
      </w:r>
      <w:r w:rsidR="008F4B8C">
        <w:rPr>
          <w:lang w:eastAsia="x-none"/>
        </w:rPr>
        <w:tab/>
        <w:t>Ericsson</w:t>
      </w:r>
    </w:p>
    <w:p w14:paraId="5A8D1FAC" w14:textId="7304FBD2" w:rsidR="00CF40EE" w:rsidRDefault="00CF40EE" w:rsidP="008F4B8C">
      <w:pPr>
        <w:rPr>
          <w:lang w:eastAsia="x-none"/>
        </w:rPr>
      </w:pPr>
    </w:p>
    <w:p w14:paraId="4061CE03" w14:textId="77777777" w:rsidR="00CF40EE" w:rsidRPr="004374A1" w:rsidRDefault="00CF40EE" w:rsidP="00CF40EE">
      <w:pPr>
        <w:rPr>
          <w:color w:val="FF0000"/>
          <w:lang w:eastAsia="x-none"/>
        </w:rPr>
      </w:pPr>
      <w:r w:rsidRPr="004374A1">
        <w:rPr>
          <w:color w:val="FF0000"/>
          <w:lang w:eastAsia="x-none"/>
        </w:rPr>
        <w:t>//This one is to use NWM – please use RAN1-10</w:t>
      </w:r>
      <w:r>
        <w:rPr>
          <w:color w:val="FF0000"/>
          <w:lang w:eastAsia="x-none"/>
        </w:rPr>
        <w:t>9</w:t>
      </w:r>
      <w:r w:rsidRPr="004374A1">
        <w:rPr>
          <w:color w:val="FF0000"/>
          <w:lang w:eastAsia="x-none"/>
        </w:rPr>
        <w:t>-e-NWM-R18-MIMO-0</w:t>
      </w:r>
      <w:r>
        <w:rPr>
          <w:color w:val="FF0000"/>
          <w:lang w:eastAsia="x-none"/>
        </w:rPr>
        <w:t>6</w:t>
      </w:r>
      <w:r w:rsidRPr="004374A1">
        <w:rPr>
          <w:color w:val="FF0000"/>
          <w:lang w:eastAsia="x-none"/>
        </w:rPr>
        <w:t xml:space="preserve"> as the document name</w:t>
      </w:r>
    </w:p>
    <w:p w14:paraId="144D10F8" w14:textId="77777777" w:rsidR="00CF40EE" w:rsidRPr="00994EDA" w:rsidRDefault="00CF40EE" w:rsidP="00CF40EE">
      <w:pPr>
        <w:rPr>
          <w:lang w:eastAsia="x-none"/>
        </w:rPr>
      </w:pPr>
      <w:r w:rsidRPr="00994EDA">
        <w:rPr>
          <w:lang w:eastAsia="x-none"/>
        </w:rPr>
        <w:t>[109-e-R18-MIMO-06] – Li (OPPO)</w:t>
      </w:r>
    </w:p>
    <w:p w14:paraId="03292375" w14:textId="63677DAC" w:rsidR="00CF40EE" w:rsidRPr="00994EDA" w:rsidRDefault="00CF40EE" w:rsidP="00CF40EE">
      <w:pPr>
        <w:rPr>
          <w:lang w:eastAsia="x-none"/>
        </w:rPr>
      </w:pPr>
      <w:r w:rsidRPr="00994EDA">
        <w:rPr>
          <w:lang w:eastAsia="x-none"/>
        </w:rPr>
        <w:t>Email discussion on UL precoding indication for multi-panel transmission by May 20</w:t>
      </w:r>
    </w:p>
    <w:p w14:paraId="5C41F53A" w14:textId="77777777" w:rsidR="00CF40EE" w:rsidRPr="00994EDA" w:rsidRDefault="00CF40EE" w:rsidP="00842CF4">
      <w:pPr>
        <w:numPr>
          <w:ilvl w:val="0"/>
          <w:numId w:val="125"/>
        </w:numPr>
        <w:rPr>
          <w:lang w:eastAsia="x-none"/>
        </w:rPr>
      </w:pPr>
      <w:r w:rsidRPr="00994EDA">
        <w:rPr>
          <w:lang w:eastAsia="x-none"/>
        </w:rPr>
        <w:t>Check points: May 13, May 20</w:t>
      </w:r>
    </w:p>
    <w:p w14:paraId="0D3FD790" w14:textId="7777A4EC" w:rsidR="00994EDA" w:rsidRDefault="00994EDA" w:rsidP="00994EDA">
      <w:pPr>
        <w:rPr>
          <w:lang w:eastAsia="x-none"/>
        </w:rPr>
      </w:pPr>
      <w:r w:rsidRPr="00994EDA">
        <w:rPr>
          <w:b/>
          <w:bCs/>
          <w:lang w:eastAsia="x-none"/>
        </w:rPr>
        <w:lastRenderedPageBreak/>
        <w:t>Decision:</w:t>
      </w:r>
      <w:r>
        <w:rPr>
          <w:lang w:eastAsia="x-none"/>
        </w:rPr>
        <w:t xml:space="preserve"> As per email decision posted on May 16</w:t>
      </w:r>
      <w:r w:rsidRPr="00994EDA">
        <w:rPr>
          <w:vertAlign w:val="superscript"/>
          <w:lang w:eastAsia="x-none"/>
        </w:rPr>
        <w:t>th</w:t>
      </w:r>
      <w:r>
        <w:rPr>
          <w:lang w:eastAsia="x-none"/>
        </w:rPr>
        <w:t>,</w:t>
      </w:r>
    </w:p>
    <w:p w14:paraId="0391F859" w14:textId="77777777" w:rsidR="00994EDA" w:rsidRPr="00994EDA" w:rsidRDefault="00994EDA" w:rsidP="00994EDA">
      <w:pPr>
        <w:rPr>
          <w:rFonts w:cs="Times"/>
          <w:szCs w:val="20"/>
        </w:rPr>
      </w:pPr>
      <w:r w:rsidRPr="00994EDA">
        <w:rPr>
          <w:rFonts w:cs="Times"/>
          <w:szCs w:val="20"/>
          <w:highlight w:val="green"/>
        </w:rPr>
        <w:t>Agreement</w:t>
      </w:r>
    </w:p>
    <w:p w14:paraId="11F126E8" w14:textId="77777777" w:rsidR="00994EDA" w:rsidRPr="002D30A2" w:rsidRDefault="00994EDA" w:rsidP="00994EDA">
      <w:pPr>
        <w:rPr>
          <w:rFonts w:eastAsia="Malgun Gothic" w:cs="Times"/>
          <w:szCs w:val="20"/>
          <w:lang w:val="en-US" w:eastAsia="ko-KR"/>
        </w:rPr>
      </w:pPr>
      <w:r w:rsidRPr="002D30A2">
        <w:rPr>
          <w:rFonts w:cs="Times"/>
          <w:bCs/>
          <w:szCs w:val="20"/>
        </w:rPr>
        <w:t>For STxMP PUSCH in single-DCI based mTRP system, study and evaluate the following schemes for PUSCH:</w:t>
      </w:r>
    </w:p>
    <w:p w14:paraId="6B6E4B13" w14:textId="77777777" w:rsidR="00994EDA" w:rsidRPr="002D30A2" w:rsidRDefault="00994EDA" w:rsidP="00CF6E6D">
      <w:pPr>
        <w:numPr>
          <w:ilvl w:val="0"/>
          <w:numId w:val="317"/>
        </w:numPr>
        <w:rPr>
          <w:rFonts w:eastAsia="Times New Roman" w:cs="Times"/>
          <w:szCs w:val="20"/>
        </w:rPr>
      </w:pPr>
      <w:r w:rsidRPr="002D30A2">
        <w:rPr>
          <w:rFonts w:eastAsia="Times New Roman" w:cs="Times"/>
          <w:bCs/>
          <w:szCs w:val="20"/>
        </w:rPr>
        <w:t>SDM scheme: different layers/DMRS ports of one PUSCH are separately precoded and transmitted from different UE panels simultaneously.</w:t>
      </w:r>
      <w:r w:rsidRPr="002D30A2">
        <w:rPr>
          <w:rFonts w:eastAsia="Times New Roman" w:cs="Times"/>
          <w:szCs w:val="20"/>
        </w:rPr>
        <w:t xml:space="preserve"> </w:t>
      </w:r>
    </w:p>
    <w:p w14:paraId="01430BF8" w14:textId="77777777" w:rsidR="00994EDA" w:rsidRPr="002D30A2" w:rsidRDefault="00994EDA" w:rsidP="00CF6E6D">
      <w:pPr>
        <w:numPr>
          <w:ilvl w:val="1"/>
          <w:numId w:val="317"/>
        </w:numPr>
        <w:rPr>
          <w:rFonts w:eastAsia="Times New Roman" w:cs="Times"/>
          <w:szCs w:val="20"/>
        </w:rPr>
      </w:pPr>
      <w:r w:rsidRPr="002D30A2">
        <w:rPr>
          <w:rFonts w:eastAsia="Times New Roman" w:cs="Times"/>
          <w:bCs/>
          <w:szCs w:val="20"/>
        </w:rPr>
        <w:t>Study and evaluate whether to support 2 CWs in SDM manner and transmitted from two different panel simultaneously.</w:t>
      </w:r>
    </w:p>
    <w:p w14:paraId="042EEA83" w14:textId="77777777" w:rsidR="00994EDA" w:rsidRPr="002D30A2" w:rsidRDefault="00994EDA" w:rsidP="00CF6E6D">
      <w:pPr>
        <w:numPr>
          <w:ilvl w:val="0"/>
          <w:numId w:val="317"/>
        </w:numPr>
        <w:rPr>
          <w:rFonts w:eastAsia="Times New Roman" w:cs="Times"/>
          <w:szCs w:val="20"/>
        </w:rPr>
      </w:pPr>
      <w:r w:rsidRPr="002D30A2">
        <w:rPr>
          <w:rFonts w:eastAsia="Times New Roman" w:cs="Times"/>
          <w:bCs/>
          <w:szCs w:val="20"/>
        </w:rPr>
        <w:t>FDM-B scheme: two PUSCH transmission occasions with same/different RV of the same TB are transmitted from different UE panels on non-overlapped frequency domain resources and the same time domain resources.</w:t>
      </w:r>
    </w:p>
    <w:p w14:paraId="16E746A9" w14:textId="77777777" w:rsidR="00994EDA" w:rsidRPr="002D30A2" w:rsidRDefault="00994EDA" w:rsidP="00CF6E6D">
      <w:pPr>
        <w:numPr>
          <w:ilvl w:val="0"/>
          <w:numId w:val="317"/>
        </w:numPr>
        <w:rPr>
          <w:rFonts w:eastAsia="Times New Roman" w:cs="Times"/>
          <w:szCs w:val="20"/>
        </w:rPr>
      </w:pPr>
      <w:r w:rsidRPr="002D30A2">
        <w:rPr>
          <w:rFonts w:eastAsia="Times New Roman" w:cs="Times"/>
          <w:bCs/>
          <w:szCs w:val="20"/>
        </w:rPr>
        <w:t>FDM-A scheme: different parts of the frequency domain resource of one PUSCH transmission occasion are transmitted from different UE panels.</w:t>
      </w:r>
    </w:p>
    <w:p w14:paraId="418E80AB" w14:textId="77777777" w:rsidR="00994EDA" w:rsidRPr="002D30A2" w:rsidRDefault="00994EDA" w:rsidP="00CF6E6D">
      <w:pPr>
        <w:numPr>
          <w:ilvl w:val="0"/>
          <w:numId w:val="317"/>
        </w:numPr>
        <w:rPr>
          <w:rFonts w:eastAsia="Times New Roman" w:cs="Times"/>
          <w:szCs w:val="20"/>
        </w:rPr>
      </w:pPr>
      <w:r w:rsidRPr="002D30A2">
        <w:rPr>
          <w:rFonts w:eastAsia="Times New Roman" w:cs="Times"/>
          <w:bCs/>
          <w:szCs w:val="20"/>
        </w:rPr>
        <w:t>SFN-based transmission scheme: all of the same layers/DMRS ports of one PUSCH are transmitted from two different UE panels simultaneously.</w:t>
      </w:r>
    </w:p>
    <w:p w14:paraId="12EAEE55" w14:textId="77777777" w:rsidR="00994EDA" w:rsidRPr="002D30A2" w:rsidRDefault="00994EDA" w:rsidP="00CF6E6D">
      <w:pPr>
        <w:numPr>
          <w:ilvl w:val="0"/>
          <w:numId w:val="317"/>
        </w:numPr>
        <w:rPr>
          <w:rFonts w:eastAsia="Times New Roman" w:cs="Times"/>
          <w:szCs w:val="20"/>
        </w:rPr>
      </w:pPr>
      <w:r w:rsidRPr="002D30A2">
        <w:rPr>
          <w:rFonts w:eastAsia="Times New Roman" w:cs="Times"/>
          <w:bCs/>
          <w:szCs w:val="20"/>
        </w:rPr>
        <w:t>SDM repetition scheme: two PUSCH transmission occasions with different RV of the same TB are transmitted from two different UE panels simultaneously.</w:t>
      </w:r>
    </w:p>
    <w:p w14:paraId="59C5E022" w14:textId="77777777" w:rsidR="00994EDA" w:rsidRPr="002D30A2" w:rsidRDefault="00994EDA" w:rsidP="00994EDA">
      <w:pPr>
        <w:rPr>
          <w:rFonts w:eastAsia="Malgun Gothic" w:cs="Times"/>
          <w:szCs w:val="20"/>
        </w:rPr>
      </w:pPr>
      <w:r w:rsidRPr="002D30A2">
        <w:rPr>
          <w:rFonts w:cs="Times"/>
          <w:bCs/>
          <w:szCs w:val="20"/>
        </w:rPr>
        <w:t>Note: Companies are encouraged to evaluate the different schemes for possible down-selection in RAN1#110.</w:t>
      </w:r>
    </w:p>
    <w:p w14:paraId="17346D78" w14:textId="77777777" w:rsidR="00994EDA" w:rsidRPr="002D30A2" w:rsidRDefault="00994EDA" w:rsidP="00994EDA">
      <w:pPr>
        <w:rPr>
          <w:rFonts w:cs="Times"/>
          <w:szCs w:val="20"/>
        </w:rPr>
      </w:pPr>
      <w:r w:rsidRPr="002D30A2">
        <w:rPr>
          <w:rFonts w:cs="Times"/>
          <w:bCs/>
          <w:szCs w:val="20"/>
        </w:rPr>
        <w:t>Note: other schemes are not precluded</w:t>
      </w:r>
    </w:p>
    <w:p w14:paraId="51584466" w14:textId="13BFF653" w:rsidR="00994EDA" w:rsidRDefault="00994EDA" w:rsidP="00994EDA">
      <w:pPr>
        <w:rPr>
          <w:lang w:eastAsia="x-none"/>
        </w:rPr>
      </w:pPr>
    </w:p>
    <w:p w14:paraId="46597CD5" w14:textId="77777777" w:rsidR="00994EDA" w:rsidRDefault="00994EDA" w:rsidP="00994EDA">
      <w:pPr>
        <w:rPr>
          <w:lang w:eastAsia="x-none"/>
        </w:rPr>
      </w:pPr>
    </w:p>
    <w:p w14:paraId="379379D9" w14:textId="320E5652" w:rsidR="00994EDA" w:rsidRPr="00994EDA" w:rsidRDefault="001B5688" w:rsidP="00994EDA">
      <w:pPr>
        <w:rPr>
          <w:b/>
          <w:bCs/>
          <w:lang w:eastAsia="x-none"/>
        </w:rPr>
      </w:pPr>
      <w:hyperlink r:id="rId1716" w:history="1">
        <w:r w:rsidR="000B5C49">
          <w:rPr>
            <w:rStyle w:val="Hyperlink"/>
            <w:b/>
            <w:bCs/>
            <w:lang w:eastAsia="x-none"/>
          </w:rPr>
          <w:t>R1-2205407</w:t>
        </w:r>
      </w:hyperlink>
      <w:r w:rsidR="00994EDA" w:rsidRPr="00994EDA">
        <w:rPr>
          <w:b/>
          <w:bCs/>
          <w:lang w:eastAsia="x-none"/>
        </w:rPr>
        <w:tab/>
        <w:t>Summary on UL precoding indication for multi-panel transmission</w:t>
      </w:r>
      <w:r w:rsidR="00994EDA" w:rsidRPr="00994EDA">
        <w:rPr>
          <w:b/>
          <w:bCs/>
          <w:lang w:eastAsia="x-none"/>
        </w:rPr>
        <w:tab/>
        <w:t>Moderator (OPPO)</w:t>
      </w:r>
    </w:p>
    <w:p w14:paraId="654E285D" w14:textId="17AA1CFE" w:rsidR="00994EDA" w:rsidRDefault="00994EDA" w:rsidP="00994EDA">
      <w:pPr>
        <w:rPr>
          <w:lang w:eastAsia="x-none"/>
        </w:rPr>
      </w:pPr>
      <w:r>
        <w:rPr>
          <w:lang w:eastAsia="x-none"/>
        </w:rPr>
        <w:t>From May 18</w:t>
      </w:r>
      <w:r w:rsidRPr="00994EDA">
        <w:rPr>
          <w:vertAlign w:val="superscript"/>
          <w:lang w:eastAsia="x-none"/>
        </w:rPr>
        <w:t>th</w:t>
      </w:r>
      <w:r>
        <w:rPr>
          <w:lang w:eastAsia="x-none"/>
        </w:rPr>
        <w:t xml:space="preserve"> GTW session</w:t>
      </w:r>
    </w:p>
    <w:p w14:paraId="33AD1742" w14:textId="77777777" w:rsidR="00994EDA" w:rsidRPr="00994EDA" w:rsidRDefault="00994EDA" w:rsidP="00994EDA">
      <w:pPr>
        <w:jc w:val="both"/>
        <w:rPr>
          <w:szCs w:val="20"/>
          <w:highlight w:val="green"/>
        </w:rPr>
      </w:pPr>
      <w:r w:rsidRPr="00994EDA">
        <w:rPr>
          <w:szCs w:val="20"/>
          <w:highlight w:val="green"/>
        </w:rPr>
        <w:t>Agreement</w:t>
      </w:r>
    </w:p>
    <w:p w14:paraId="1262016F" w14:textId="77777777" w:rsidR="00994EDA" w:rsidRDefault="00994EDA" w:rsidP="00994EDA">
      <w:pPr>
        <w:rPr>
          <w:lang w:eastAsia="zh-CN"/>
        </w:rPr>
      </w:pPr>
      <w:r>
        <w:t>For the EVM of STxMP of Rel-18</w:t>
      </w:r>
    </w:p>
    <w:p w14:paraId="54DDA7F9" w14:textId="77777777" w:rsidR="00994EDA" w:rsidRDefault="00994EDA" w:rsidP="00CF6E6D">
      <w:pPr>
        <w:pStyle w:val="ListParagraph"/>
        <w:numPr>
          <w:ilvl w:val="0"/>
          <w:numId w:val="324"/>
        </w:numPr>
      </w:pPr>
      <w:r>
        <w:t>Reuse the SLS assumption of BM/Multi-panel UE in R1-2007151 with necessary update, as shown in Table A1</w:t>
      </w:r>
    </w:p>
    <w:p w14:paraId="5681D6D5" w14:textId="77777777" w:rsidR="00994EDA" w:rsidRDefault="00994EDA" w:rsidP="00CF6E6D">
      <w:pPr>
        <w:pStyle w:val="ListParagraph"/>
        <w:numPr>
          <w:ilvl w:val="0"/>
          <w:numId w:val="324"/>
        </w:numPr>
      </w:pPr>
      <w:r>
        <w:t>Reuse the LLS assumption of Rel-17 mTRP UL repetition transmission with necessary update, as shown in Table A2</w:t>
      </w:r>
    </w:p>
    <w:p w14:paraId="4E1B8398" w14:textId="77777777" w:rsidR="00994EDA" w:rsidRDefault="00994EDA" w:rsidP="00CF6E6D">
      <w:pPr>
        <w:pStyle w:val="ListParagraph"/>
        <w:numPr>
          <w:ilvl w:val="0"/>
          <w:numId w:val="324"/>
        </w:numPr>
      </w:pPr>
      <w:r>
        <w:t>Note: company can evaluate FR1 and explain the details of EVM assumptions for that</w:t>
      </w:r>
    </w:p>
    <w:p w14:paraId="10942C5F" w14:textId="3FCB6CCE" w:rsidR="00994EDA" w:rsidRDefault="00994EDA" w:rsidP="00994EDA"/>
    <w:p w14:paraId="1F76FD4C" w14:textId="77777777" w:rsidR="00994EDA" w:rsidRPr="00994EDA" w:rsidRDefault="00994EDA" w:rsidP="00994EDA">
      <w:pPr>
        <w:jc w:val="center"/>
        <w:rPr>
          <w:rFonts w:ascii="SimSun" w:eastAsia="SimSun" w:hAnsi="SimSun" w:cs="Calibri"/>
          <w:b/>
          <w:bCs/>
          <w:sz w:val="24"/>
        </w:rPr>
      </w:pPr>
      <w:r w:rsidRPr="00994EDA">
        <w:rPr>
          <w:b/>
          <w:bCs/>
        </w:rPr>
        <w:t>Table A1: SLS assumption for STxMP of Rel-18</w:t>
      </w:r>
    </w:p>
    <w:tbl>
      <w:tblPr>
        <w:tblW w:w="10060" w:type="dxa"/>
        <w:tblInd w:w="-5" w:type="dxa"/>
        <w:tblCellMar>
          <w:left w:w="0" w:type="dxa"/>
          <w:right w:w="0" w:type="dxa"/>
        </w:tblCellMar>
        <w:tblLook w:val="04A0" w:firstRow="1" w:lastRow="0" w:firstColumn="1" w:lastColumn="0" w:noHBand="0" w:noVBand="1"/>
      </w:tblPr>
      <w:tblGrid>
        <w:gridCol w:w="2126"/>
        <w:gridCol w:w="7934"/>
      </w:tblGrid>
      <w:tr w:rsidR="00994EDA" w:rsidRPr="00994EDA" w14:paraId="3340DE62" w14:textId="77777777" w:rsidTr="00994EDA">
        <w:tc>
          <w:tcPr>
            <w:tcW w:w="2126" w:type="dxa"/>
            <w:tcBorders>
              <w:top w:val="single" w:sz="8" w:space="0" w:color="auto"/>
              <w:left w:val="single" w:sz="8" w:space="0" w:color="auto"/>
              <w:bottom w:val="single" w:sz="8" w:space="0" w:color="auto"/>
              <w:right w:val="single" w:sz="8" w:space="0" w:color="auto"/>
            </w:tcBorders>
            <w:shd w:val="clear" w:color="auto" w:fill="D5DCE4"/>
            <w:tcMar>
              <w:top w:w="0" w:type="dxa"/>
              <w:left w:w="108" w:type="dxa"/>
              <w:bottom w:w="0" w:type="dxa"/>
              <w:right w:w="108" w:type="dxa"/>
            </w:tcMar>
            <w:hideMark/>
          </w:tcPr>
          <w:p w14:paraId="32E01CB5" w14:textId="77777777" w:rsidR="00994EDA" w:rsidRPr="00994EDA" w:rsidRDefault="00994EDA" w:rsidP="00994EDA">
            <w:pPr>
              <w:snapToGrid w:val="0"/>
              <w:rPr>
                <w:rFonts w:ascii="Arial" w:eastAsia="Malgun Gothic" w:hAnsi="Arial" w:cs="Arial"/>
                <w:sz w:val="16"/>
                <w:szCs w:val="16"/>
              </w:rPr>
            </w:pPr>
            <w:r w:rsidRPr="00994EDA">
              <w:rPr>
                <w:rStyle w:val="Strong"/>
                <w:rFonts w:ascii="Arial" w:eastAsia="MS Mincho" w:hAnsi="Arial" w:cs="Arial"/>
                <w:color w:val="000000"/>
                <w:sz w:val="16"/>
                <w:szCs w:val="16"/>
                <w:lang w:eastAsia="ko-KR"/>
              </w:rPr>
              <w:t>Parameters</w:t>
            </w:r>
          </w:p>
        </w:tc>
        <w:tc>
          <w:tcPr>
            <w:tcW w:w="7934" w:type="dxa"/>
            <w:tcBorders>
              <w:top w:val="single" w:sz="8" w:space="0" w:color="auto"/>
              <w:left w:val="nil"/>
              <w:bottom w:val="single" w:sz="8" w:space="0" w:color="auto"/>
              <w:right w:val="single" w:sz="8" w:space="0" w:color="auto"/>
            </w:tcBorders>
            <w:shd w:val="clear" w:color="auto" w:fill="D5DCE4"/>
            <w:tcMar>
              <w:top w:w="0" w:type="dxa"/>
              <w:left w:w="108" w:type="dxa"/>
              <w:bottom w:w="0" w:type="dxa"/>
              <w:right w:w="108" w:type="dxa"/>
            </w:tcMar>
            <w:hideMark/>
          </w:tcPr>
          <w:p w14:paraId="5ABA2C43" w14:textId="77777777" w:rsidR="00994EDA" w:rsidRPr="00994EDA" w:rsidRDefault="00994EDA" w:rsidP="00994EDA">
            <w:pPr>
              <w:snapToGrid w:val="0"/>
              <w:rPr>
                <w:rFonts w:ascii="Arial" w:hAnsi="Arial" w:cs="Arial"/>
                <w:sz w:val="16"/>
                <w:szCs w:val="16"/>
              </w:rPr>
            </w:pPr>
            <w:r w:rsidRPr="00994EDA">
              <w:rPr>
                <w:rStyle w:val="Strong"/>
                <w:rFonts w:ascii="Arial" w:eastAsia="MS Mincho" w:hAnsi="Arial" w:cs="Arial"/>
                <w:color w:val="000000"/>
                <w:sz w:val="16"/>
                <w:szCs w:val="16"/>
                <w:lang w:eastAsia="ko-KR"/>
              </w:rPr>
              <w:t>Values</w:t>
            </w:r>
          </w:p>
        </w:tc>
      </w:tr>
      <w:tr w:rsidR="00994EDA" w:rsidRPr="00994EDA" w14:paraId="245807A2" w14:textId="77777777" w:rsidTr="00994EDA">
        <w:trPr>
          <w:trHeight w:val="377"/>
        </w:trPr>
        <w:tc>
          <w:tcPr>
            <w:tcW w:w="212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AA0197C" w14:textId="77777777" w:rsidR="00994EDA" w:rsidRPr="00994EDA" w:rsidRDefault="00994EDA" w:rsidP="00994EDA">
            <w:pPr>
              <w:snapToGrid w:val="0"/>
              <w:rPr>
                <w:rFonts w:ascii="Arial" w:hAnsi="Arial" w:cs="Arial"/>
                <w:sz w:val="16"/>
                <w:szCs w:val="16"/>
              </w:rPr>
            </w:pPr>
            <w:r w:rsidRPr="00994EDA">
              <w:rPr>
                <w:rFonts w:ascii="Arial" w:hAnsi="Arial" w:cs="Arial"/>
                <w:sz w:val="16"/>
                <w:szCs w:val="16"/>
                <w:lang w:eastAsia="ko-KR"/>
              </w:rPr>
              <w:t>Frequency Range</w:t>
            </w:r>
          </w:p>
        </w:tc>
        <w:tc>
          <w:tcPr>
            <w:tcW w:w="7934" w:type="dxa"/>
            <w:tcBorders>
              <w:top w:val="nil"/>
              <w:left w:val="nil"/>
              <w:bottom w:val="single" w:sz="8" w:space="0" w:color="auto"/>
              <w:right w:val="single" w:sz="8" w:space="0" w:color="auto"/>
            </w:tcBorders>
            <w:tcMar>
              <w:top w:w="0" w:type="dxa"/>
              <w:left w:w="108" w:type="dxa"/>
              <w:bottom w:w="0" w:type="dxa"/>
              <w:right w:w="108" w:type="dxa"/>
            </w:tcMar>
            <w:hideMark/>
          </w:tcPr>
          <w:p w14:paraId="4AFE999D" w14:textId="77777777" w:rsidR="00994EDA" w:rsidRPr="00994EDA" w:rsidRDefault="00994EDA" w:rsidP="00994EDA">
            <w:pPr>
              <w:snapToGrid w:val="0"/>
              <w:rPr>
                <w:rFonts w:ascii="Arial" w:hAnsi="Arial" w:cs="Arial"/>
                <w:sz w:val="16"/>
                <w:szCs w:val="16"/>
              </w:rPr>
            </w:pPr>
            <w:r w:rsidRPr="00994EDA">
              <w:rPr>
                <w:rFonts w:ascii="Arial" w:hAnsi="Arial" w:cs="Arial"/>
                <w:sz w:val="16"/>
                <w:szCs w:val="16"/>
                <w:lang w:eastAsia="ko-KR"/>
              </w:rPr>
              <w:t xml:space="preserve">FR2 @ 30 GHz, </w:t>
            </w:r>
            <w:r w:rsidRPr="00994EDA">
              <w:rPr>
                <w:rFonts w:ascii="Arial" w:hAnsi="Arial" w:cs="Arial"/>
                <w:sz w:val="16"/>
                <w:szCs w:val="16"/>
              </w:rPr>
              <w:t>SCS: 120 kHz, BW: 80 MHz,</w:t>
            </w:r>
          </w:p>
        </w:tc>
      </w:tr>
      <w:tr w:rsidR="00994EDA" w:rsidRPr="00994EDA" w14:paraId="7EF88D05" w14:textId="77777777" w:rsidTr="00994EDA">
        <w:tc>
          <w:tcPr>
            <w:tcW w:w="212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029A565" w14:textId="77777777" w:rsidR="00994EDA" w:rsidRPr="00994EDA" w:rsidRDefault="00994EDA" w:rsidP="00994EDA">
            <w:pPr>
              <w:snapToGrid w:val="0"/>
              <w:rPr>
                <w:rFonts w:ascii="Arial" w:hAnsi="Arial" w:cs="Arial"/>
                <w:sz w:val="16"/>
                <w:szCs w:val="16"/>
              </w:rPr>
            </w:pPr>
            <w:r w:rsidRPr="00994EDA">
              <w:rPr>
                <w:rFonts w:ascii="Arial" w:hAnsi="Arial" w:cs="Arial"/>
                <w:sz w:val="16"/>
                <w:szCs w:val="16"/>
                <w:lang w:eastAsia="ko-KR"/>
              </w:rPr>
              <w:t>Scenarios</w:t>
            </w:r>
          </w:p>
        </w:tc>
        <w:tc>
          <w:tcPr>
            <w:tcW w:w="7934" w:type="dxa"/>
            <w:tcBorders>
              <w:top w:val="nil"/>
              <w:left w:val="nil"/>
              <w:bottom w:val="single" w:sz="8" w:space="0" w:color="auto"/>
              <w:right w:val="single" w:sz="8" w:space="0" w:color="auto"/>
            </w:tcBorders>
            <w:tcMar>
              <w:top w:w="0" w:type="dxa"/>
              <w:left w:w="108" w:type="dxa"/>
              <w:bottom w:w="0" w:type="dxa"/>
              <w:right w:w="108" w:type="dxa"/>
            </w:tcMar>
            <w:hideMark/>
          </w:tcPr>
          <w:p w14:paraId="38BB01D6" w14:textId="77777777" w:rsidR="00994EDA" w:rsidRPr="00994EDA" w:rsidRDefault="00994EDA" w:rsidP="00CF6E6D">
            <w:pPr>
              <w:numPr>
                <w:ilvl w:val="0"/>
                <w:numId w:val="318"/>
              </w:numPr>
              <w:snapToGrid w:val="0"/>
              <w:ind w:left="376"/>
              <w:rPr>
                <w:rFonts w:ascii="Arial" w:hAnsi="Arial" w:cs="Arial"/>
                <w:sz w:val="16"/>
                <w:szCs w:val="16"/>
              </w:rPr>
            </w:pPr>
            <w:r w:rsidRPr="00994EDA">
              <w:rPr>
                <w:rFonts w:ascii="Arial" w:hAnsi="Arial" w:cs="Arial"/>
                <w:sz w:val="16"/>
                <w:szCs w:val="16"/>
              </w:rPr>
              <w:t>Dense urban (macro-layer only, TR 38.913) @FR2, 200m ISD, 2-tier model with wrap-around (7 sites, 3 sectors/cells per cell), 100% outdoor</w:t>
            </w:r>
          </w:p>
          <w:p w14:paraId="79424907" w14:textId="77777777" w:rsidR="00994EDA" w:rsidRPr="00994EDA" w:rsidRDefault="00994EDA" w:rsidP="00CF6E6D">
            <w:pPr>
              <w:numPr>
                <w:ilvl w:val="0"/>
                <w:numId w:val="318"/>
              </w:numPr>
              <w:snapToGrid w:val="0"/>
              <w:spacing w:line="252" w:lineRule="auto"/>
              <w:ind w:left="376"/>
              <w:contextualSpacing/>
              <w:rPr>
                <w:rFonts w:ascii="Arial" w:hAnsi="Arial" w:cs="Arial"/>
                <w:sz w:val="16"/>
                <w:szCs w:val="16"/>
              </w:rPr>
            </w:pPr>
            <w:r w:rsidRPr="00994EDA">
              <w:rPr>
                <w:rFonts w:ascii="Arial" w:hAnsi="Arial" w:cs="Arial"/>
                <w:sz w:val="16"/>
                <w:szCs w:val="16"/>
              </w:rPr>
              <w:t>Indoor (TR 38.901/802)</w:t>
            </w:r>
          </w:p>
        </w:tc>
      </w:tr>
      <w:tr w:rsidR="00994EDA" w:rsidRPr="00994EDA" w14:paraId="3576FFED" w14:textId="77777777" w:rsidTr="00994EDA">
        <w:tc>
          <w:tcPr>
            <w:tcW w:w="212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0470635" w14:textId="77777777" w:rsidR="00994EDA" w:rsidRPr="00994EDA" w:rsidRDefault="00994EDA" w:rsidP="00994EDA">
            <w:pPr>
              <w:snapToGrid w:val="0"/>
              <w:rPr>
                <w:rFonts w:ascii="Arial" w:hAnsi="Arial" w:cs="Arial"/>
                <w:sz w:val="16"/>
                <w:szCs w:val="16"/>
              </w:rPr>
            </w:pPr>
            <w:r w:rsidRPr="00994EDA">
              <w:rPr>
                <w:rFonts w:ascii="Arial" w:hAnsi="Arial" w:cs="Arial"/>
                <w:sz w:val="16"/>
                <w:szCs w:val="16"/>
                <w:lang w:eastAsia="ko-KR"/>
              </w:rPr>
              <w:t>UE speed</w:t>
            </w:r>
          </w:p>
        </w:tc>
        <w:tc>
          <w:tcPr>
            <w:tcW w:w="7934" w:type="dxa"/>
            <w:tcBorders>
              <w:top w:val="nil"/>
              <w:left w:val="nil"/>
              <w:bottom w:val="single" w:sz="8" w:space="0" w:color="auto"/>
              <w:right w:val="single" w:sz="8" w:space="0" w:color="auto"/>
            </w:tcBorders>
            <w:tcMar>
              <w:top w:w="0" w:type="dxa"/>
              <w:left w:w="108" w:type="dxa"/>
              <w:bottom w:w="0" w:type="dxa"/>
              <w:right w:w="108" w:type="dxa"/>
            </w:tcMar>
            <w:hideMark/>
          </w:tcPr>
          <w:p w14:paraId="5FC5EFCD" w14:textId="77777777" w:rsidR="00994EDA" w:rsidRPr="00994EDA" w:rsidRDefault="00994EDA" w:rsidP="00994EDA">
            <w:pPr>
              <w:snapToGrid w:val="0"/>
              <w:rPr>
                <w:rFonts w:ascii="Arial" w:hAnsi="Arial" w:cs="Arial"/>
                <w:sz w:val="16"/>
                <w:szCs w:val="16"/>
              </w:rPr>
            </w:pPr>
            <w:r w:rsidRPr="00994EDA">
              <w:rPr>
                <w:rFonts w:ascii="Arial" w:hAnsi="Arial" w:cs="Arial"/>
                <w:sz w:val="16"/>
                <w:szCs w:val="16"/>
                <w:lang w:eastAsia="ko-KR"/>
              </w:rPr>
              <w:t>Option 1: Stationary UEs</w:t>
            </w:r>
          </w:p>
          <w:p w14:paraId="478D6F6D" w14:textId="77777777" w:rsidR="00994EDA" w:rsidRPr="00994EDA" w:rsidRDefault="00994EDA" w:rsidP="00994EDA">
            <w:pPr>
              <w:snapToGrid w:val="0"/>
              <w:rPr>
                <w:rFonts w:ascii="Arial" w:hAnsi="Arial" w:cs="Arial"/>
                <w:sz w:val="16"/>
                <w:szCs w:val="16"/>
              </w:rPr>
            </w:pPr>
            <w:r w:rsidRPr="00994EDA">
              <w:rPr>
                <w:rFonts w:ascii="Arial" w:hAnsi="Arial" w:cs="Arial"/>
                <w:sz w:val="16"/>
                <w:szCs w:val="16"/>
                <w:lang w:eastAsia="ko-KR"/>
              </w:rPr>
              <w:t>Option 2: 3 km/hr for all UEs</w:t>
            </w:r>
          </w:p>
          <w:p w14:paraId="17F88E47" w14:textId="77777777" w:rsidR="00994EDA" w:rsidRPr="00994EDA" w:rsidRDefault="00994EDA" w:rsidP="00994EDA">
            <w:pPr>
              <w:snapToGrid w:val="0"/>
              <w:rPr>
                <w:rFonts w:ascii="Arial" w:hAnsi="Arial" w:cs="Arial"/>
                <w:sz w:val="16"/>
                <w:szCs w:val="16"/>
              </w:rPr>
            </w:pPr>
            <w:r w:rsidRPr="00994EDA">
              <w:rPr>
                <w:rFonts w:ascii="Arial" w:hAnsi="Arial" w:cs="Arial"/>
                <w:sz w:val="16"/>
                <w:szCs w:val="16"/>
                <w:lang w:eastAsia="ko-KR"/>
              </w:rPr>
              <w:t>Option 3: Dense Urban 100% outdoor UE with 30km/hr (optional)</w:t>
            </w:r>
          </w:p>
        </w:tc>
      </w:tr>
      <w:tr w:rsidR="00994EDA" w:rsidRPr="00994EDA" w14:paraId="4994E99D" w14:textId="77777777" w:rsidTr="00994EDA">
        <w:tc>
          <w:tcPr>
            <w:tcW w:w="212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145018A" w14:textId="77777777" w:rsidR="00994EDA" w:rsidRPr="00994EDA" w:rsidRDefault="00994EDA" w:rsidP="00994EDA">
            <w:pPr>
              <w:snapToGrid w:val="0"/>
              <w:rPr>
                <w:rFonts w:ascii="Arial" w:hAnsi="Arial" w:cs="Arial"/>
                <w:sz w:val="16"/>
                <w:szCs w:val="16"/>
              </w:rPr>
            </w:pPr>
            <w:r w:rsidRPr="00994EDA">
              <w:rPr>
                <w:rFonts w:ascii="Arial" w:hAnsi="Arial" w:cs="Arial"/>
                <w:sz w:val="16"/>
                <w:szCs w:val="16"/>
                <w:lang w:eastAsia="ko-KR"/>
              </w:rPr>
              <w:t>Maximum UE Tx Power</w:t>
            </w:r>
          </w:p>
        </w:tc>
        <w:tc>
          <w:tcPr>
            <w:tcW w:w="7934" w:type="dxa"/>
            <w:tcBorders>
              <w:top w:val="nil"/>
              <w:left w:val="nil"/>
              <w:bottom w:val="single" w:sz="8" w:space="0" w:color="auto"/>
              <w:right w:val="single" w:sz="8" w:space="0" w:color="auto"/>
            </w:tcBorders>
            <w:tcMar>
              <w:top w:w="0" w:type="dxa"/>
              <w:left w:w="108" w:type="dxa"/>
              <w:bottom w:w="0" w:type="dxa"/>
              <w:right w:w="108" w:type="dxa"/>
            </w:tcMar>
            <w:hideMark/>
          </w:tcPr>
          <w:p w14:paraId="3F58C7D3" w14:textId="77777777" w:rsidR="00994EDA" w:rsidRPr="00994EDA" w:rsidRDefault="00994EDA" w:rsidP="00CF6E6D">
            <w:pPr>
              <w:numPr>
                <w:ilvl w:val="0"/>
                <w:numId w:val="322"/>
              </w:numPr>
              <w:spacing w:line="231" w:lineRule="atLeast"/>
              <w:rPr>
                <w:rFonts w:ascii="Arial" w:hAnsi="Arial" w:cs="Arial"/>
                <w:sz w:val="16"/>
                <w:szCs w:val="16"/>
                <w:lang w:eastAsia="zh-CN"/>
              </w:rPr>
            </w:pPr>
            <w:r w:rsidRPr="00994EDA">
              <w:rPr>
                <w:rFonts w:ascii="Arial" w:hAnsi="Arial" w:cs="Arial"/>
                <w:sz w:val="16"/>
                <w:szCs w:val="16"/>
              </w:rPr>
              <w:t>Option 1:</w:t>
            </w:r>
            <w:r w:rsidRPr="00994EDA">
              <w:rPr>
                <w:rStyle w:val="apple-converted-space"/>
                <w:rFonts w:ascii="Arial" w:hAnsi="Arial" w:cs="Arial"/>
                <w:sz w:val="16"/>
                <w:szCs w:val="16"/>
              </w:rPr>
              <w:t> </w:t>
            </w:r>
            <w:r w:rsidRPr="00994EDA">
              <w:rPr>
                <w:rFonts w:ascii="Arial" w:hAnsi="Arial" w:cs="Arial"/>
                <w:sz w:val="16"/>
                <w:szCs w:val="16"/>
              </w:rPr>
              <w:t>Max TRP</w:t>
            </w:r>
            <w:r w:rsidRPr="00994EDA">
              <w:rPr>
                <w:rStyle w:val="apple-converted-space"/>
                <w:rFonts w:ascii="Arial" w:hAnsi="Arial" w:cs="Arial"/>
                <w:sz w:val="16"/>
                <w:szCs w:val="16"/>
              </w:rPr>
              <w:t> </w:t>
            </w:r>
            <w:r w:rsidRPr="00994EDA">
              <w:rPr>
                <w:rFonts w:ascii="Arial" w:hAnsi="Arial" w:cs="Arial"/>
                <w:sz w:val="16"/>
                <w:szCs w:val="16"/>
              </w:rPr>
              <w:t>of 23 dBm and max EIRP 43 dBm</w:t>
            </w:r>
            <w:r w:rsidRPr="00994EDA">
              <w:rPr>
                <w:rStyle w:val="apple-converted-space"/>
                <w:rFonts w:ascii="Arial" w:hAnsi="Arial" w:cs="Arial"/>
                <w:sz w:val="16"/>
                <w:szCs w:val="16"/>
              </w:rPr>
              <w:t> </w:t>
            </w:r>
            <w:r w:rsidRPr="00994EDA">
              <w:rPr>
                <w:rStyle w:val="Strong"/>
                <w:rFonts w:ascii="Arial" w:hAnsi="Arial" w:cs="Arial"/>
                <w:sz w:val="16"/>
                <w:szCs w:val="16"/>
              </w:rPr>
              <w:t>of two panels</w:t>
            </w:r>
            <w:r w:rsidRPr="00994EDA">
              <w:rPr>
                <w:rStyle w:val="apple-converted-space"/>
                <w:rFonts w:ascii="Arial" w:hAnsi="Arial" w:cs="Arial"/>
                <w:b/>
                <w:bCs/>
                <w:sz w:val="16"/>
                <w:szCs w:val="16"/>
              </w:rPr>
              <w:t> </w:t>
            </w:r>
          </w:p>
          <w:p w14:paraId="4BF6C870" w14:textId="77777777" w:rsidR="00994EDA" w:rsidRPr="00994EDA" w:rsidRDefault="00994EDA" w:rsidP="00CF6E6D">
            <w:pPr>
              <w:numPr>
                <w:ilvl w:val="0"/>
                <w:numId w:val="322"/>
              </w:numPr>
              <w:spacing w:line="231" w:lineRule="atLeast"/>
              <w:rPr>
                <w:rFonts w:ascii="Arial" w:hAnsi="Arial" w:cs="Arial"/>
                <w:sz w:val="16"/>
                <w:szCs w:val="16"/>
              </w:rPr>
            </w:pPr>
            <w:r w:rsidRPr="00994EDA">
              <w:rPr>
                <w:rFonts w:ascii="Arial" w:hAnsi="Arial" w:cs="Arial"/>
                <w:sz w:val="16"/>
                <w:szCs w:val="16"/>
              </w:rPr>
              <w:t>Option 2:</w:t>
            </w:r>
            <w:r w:rsidRPr="00994EDA">
              <w:rPr>
                <w:rStyle w:val="apple-converted-space"/>
                <w:rFonts w:ascii="Arial" w:hAnsi="Arial" w:cs="Arial"/>
                <w:sz w:val="16"/>
                <w:szCs w:val="16"/>
              </w:rPr>
              <w:t> </w:t>
            </w:r>
            <w:r w:rsidRPr="00994EDA">
              <w:rPr>
                <w:rFonts w:ascii="Arial" w:hAnsi="Arial" w:cs="Arial"/>
                <w:sz w:val="16"/>
                <w:szCs w:val="16"/>
              </w:rPr>
              <w:t>Max TRP of</w:t>
            </w:r>
            <w:r w:rsidRPr="00994EDA">
              <w:rPr>
                <w:rStyle w:val="apple-converted-space"/>
                <w:rFonts w:ascii="Arial" w:hAnsi="Arial" w:cs="Arial"/>
                <w:sz w:val="16"/>
                <w:szCs w:val="16"/>
              </w:rPr>
              <w:t> </w:t>
            </w:r>
            <w:r w:rsidRPr="00994EDA">
              <w:rPr>
                <w:rFonts w:ascii="Arial" w:hAnsi="Arial" w:cs="Arial"/>
                <w:sz w:val="16"/>
                <w:szCs w:val="16"/>
              </w:rPr>
              <w:t>23 dBm and max EIRP 43 dBm</w:t>
            </w:r>
            <w:r w:rsidRPr="00994EDA">
              <w:rPr>
                <w:rStyle w:val="apple-converted-space"/>
                <w:rFonts w:ascii="Arial" w:hAnsi="Arial" w:cs="Arial"/>
                <w:sz w:val="16"/>
                <w:szCs w:val="16"/>
              </w:rPr>
              <w:t> </w:t>
            </w:r>
            <w:r w:rsidRPr="00994EDA">
              <w:rPr>
                <w:rStyle w:val="Strong"/>
                <w:rFonts w:ascii="Arial" w:hAnsi="Arial" w:cs="Arial"/>
                <w:sz w:val="16"/>
                <w:szCs w:val="16"/>
              </w:rPr>
              <w:t>per panel</w:t>
            </w:r>
          </w:p>
          <w:p w14:paraId="557441E9" w14:textId="77777777" w:rsidR="00994EDA" w:rsidRPr="00994EDA" w:rsidRDefault="00994EDA" w:rsidP="00994EDA">
            <w:pPr>
              <w:spacing w:line="231" w:lineRule="atLeast"/>
              <w:rPr>
                <w:rFonts w:ascii="Arial" w:eastAsia="Malgun Gothic" w:hAnsi="Arial" w:cs="Arial"/>
                <w:sz w:val="16"/>
                <w:szCs w:val="16"/>
              </w:rPr>
            </w:pPr>
          </w:p>
          <w:p w14:paraId="68115D96" w14:textId="77777777" w:rsidR="00994EDA" w:rsidRPr="00994EDA" w:rsidRDefault="00994EDA" w:rsidP="00994EDA">
            <w:pPr>
              <w:spacing w:line="231" w:lineRule="atLeast"/>
              <w:rPr>
                <w:rFonts w:ascii="Arial" w:hAnsi="Arial" w:cs="Arial"/>
                <w:sz w:val="16"/>
                <w:szCs w:val="16"/>
              </w:rPr>
            </w:pPr>
            <w:r w:rsidRPr="00994EDA">
              <w:rPr>
                <w:rFonts w:ascii="Arial" w:hAnsi="Arial" w:cs="Arial"/>
                <w:sz w:val="16"/>
                <w:szCs w:val="16"/>
              </w:rPr>
              <w:t>Note</w:t>
            </w:r>
            <w:r w:rsidRPr="00994EDA">
              <w:rPr>
                <w:rStyle w:val="apple-converted-space"/>
                <w:rFonts w:ascii="Arial" w:eastAsia="MS Mincho" w:hAnsi="Arial" w:cs="Arial"/>
                <w:sz w:val="16"/>
                <w:szCs w:val="16"/>
              </w:rPr>
              <w:t> </w:t>
            </w:r>
            <w:r w:rsidRPr="00994EDA">
              <w:rPr>
                <w:rFonts w:ascii="Arial" w:hAnsi="Arial" w:cs="Arial"/>
                <w:sz w:val="16"/>
                <w:szCs w:val="16"/>
              </w:rPr>
              <w:t>1: Companies to state additional details on their simulation assumptions, if any.</w:t>
            </w:r>
          </w:p>
          <w:p w14:paraId="7D402A71" w14:textId="77777777" w:rsidR="00994EDA" w:rsidRPr="00994EDA" w:rsidRDefault="00994EDA" w:rsidP="00994EDA">
            <w:pPr>
              <w:spacing w:line="231" w:lineRule="atLeast"/>
              <w:rPr>
                <w:rFonts w:ascii="Arial" w:hAnsi="Arial" w:cs="Arial"/>
                <w:sz w:val="16"/>
                <w:szCs w:val="16"/>
              </w:rPr>
            </w:pPr>
            <w:r w:rsidRPr="00994EDA">
              <w:rPr>
                <w:rFonts w:ascii="Arial" w:hAnsi="Arial" w:cs="Arial"/>
                <w:sz w:val="16"/>
                <w:szCs w:val="16"/>
              </w:rPr>
              <w:t>Note</w:t>
            </w:r>
            <w:r w:rsidRPr="00994EDA">
              <w:rPr>
                <w:rStyle w:val="apple-converted-space"/>
                <w:rFonts w:ascii="Arial" w:eastAsia="MS Mincho" w:hAnsi="Arial" w:cs="Arial"/>
                <w:sz w:val="16"/>
                <w:szCs w:val="16"/>
              </w:rPr>
              <w:t> </w:t>
            </w:r>
            <w:r w:rsidRPr="00994EDA">
              <w:rPr>
                <w:rFonts w:ascii="Arial" w:hAnsi="Arial" w:cs="Arial"/>
                <w:sz w:val="16"/>
                <w:szCs w:val="16"/>
              </w:rPr>
              <w:t>2: In Option 2, the</w:t>
            </w:r>
            <w:r w:rsidRPr="00994EDA">
              <w:rPr>
                <w:rStyle w:val="apple-converted-space"/>
                <w:rFonts w:ascii="Arial" w:eastAsia="MS Mincho" w:hAnsi="Arial" w:cs="Arial"/>
                <w:sz w:val="16"/>
                <w:szCs w:val="16"/>
              </w:rPr>
              <w:t> </w:t>
            </w:r>
            <w:r w:rsidRPr="00994EDA">
              <w:rPr>
                <w:rFonts w:ascii="Arial" w:hAnsi="Arial" w:cs="Arial"/>
                <w:sz w:val="16"/>
                <w:szCs w:val="16"/>
              </w:rPr>
              <w:t>max TRP</w:t>
            </w:r>
            <w:r w:rsidRPr="00994EDA">
              <w:rPr>
                <w:rStyle w:val="apple-converted-space"/>
                <w:rFonts w:ascii="Arial" w:eastAsia="MS Mincho" w:hAnsi="Arial" w:cs="Arial"/>
                <w:sz w:val="16"/>
                <w:szCs w:val="16"/>
              </w:rPr>
              <w:t xml:space="preserve"> of two panels </w:t>
            </w:r>
            <w:r w:rsidRPr="00994EDA">
              <w:rPr>
                <w:rFonts w:ascii="Arial" w:hAnsi="Arial" w:cs="Arial"/>
                <w:sz w:val="16"/>
                <w:szCs w:val="16"/>
              </w:rPr>
              <w:t>might exceed the</w:t>
            </w:r>
            <w:r w:rsidRPr="00994EDA">
              <w:rPr>
                <w:rStyle w:val="apple-converted-space"/>
                <w:rFonts w:ascii="Arial" w:eastAsia="MS Mincho" w:hAnsi="Arial" w:cs="Arial"/>
                <w:sz w:val="16"/>
                <w:szCs w:val="16"/>
              </w:rPr>
              <w:t> </w:t>
            </w:r>
            <w:r w:rsidRPr="00994EDA">
              <w:rPr>
                <w:rFonts w:ascii="Arial" w:hAnsi="Arial" w:cs="Arial"/>
                <w:sz w:val="16"/>
                <w:szCs w:val="16"/>
              </w:rPr>
              <w:t>limit of PC2 in one</w:t>
            </w:r>
            <w:r w:rsidRPr="00994EDA">
              <w:rPr>
                <w:rStyle w:val="apple-converted-space"/>
                <w:rFonts w:ascii="Arial" w:eastAsia="MS Mincho" w:hAnsi="Arial" w:cs="Arial"/>
                <w:sz w:val="16"/>
                <w:szCs w:val="16"/>
              </w:rPr>
              <w:t> </w:t>
            </w:r>
            <w:r w:rsidRPr="00994EDA">
              <w:rPr>
                <w:rFonts w:ascii="Arial" w:hAnsi="Arial" w:cs="Arial"/>
                <w:sz w:val="16"/>
                <w:szCs w:val="16"/>
              </w:rPr>
              <w:t xml:space="preserve">band based on existing RAN4 power class definitions (which is currently per band). Companies to provide details whether Option 2 results in exceeding such limit in actual simulations. </w:t>
            </w:r>
          </w:p>
          <w:p w14:paraId="21A920EC" w14:textId="77777777" w:rsidR="00994EDA" w:rsidRPr="00994EDA" w:rsidRDefault="00994EDA" w:rsidP="00994EDA">
            <w:pPr>
              <w:spacing w:line="231" w:lineRule="atLeast"/>
              <w:rPr>
                <w:rFonts w:ascii="Arial" w:hAnsi="Arial" w:cs="Arial"/>
                <w:sz w:val="16"/>
                <w:szCs w:val="16"/>
              </w:rPr>
            </w:pPr>
            <w:r w:rsidRPr="00994EDA">
              <w:rPr>
                <w:rFonts w:ascii="Arial" w:hAnsi="Arial" w:cs="Arial"/>
                <w:sz w:val="16"/>
                <w:szCs w:val="16"/>
              </w:rPr>
              <w:t>Note 3: In Option 1, companies to explain how max EIRP across two panels transmitting beams in different directions is determined.</w:t>
            </w:r>
          </w:p>
          <w:p w14:paraId="7060B88D" w14:textId="77777777" w:rsidR="00994EDA" w:rsidRPr="00994EDA" w:rsidRDefault="00994EDA" w:rsidP="00994EDA">
            <w:pPr>
              <w:snapToGrid w:val="0"/>
              <w:rPr>
                <w:rFonts w:ascii="Arial" w:hAnsi="Arial" w:cs="Arial"/>
                <w:strike/>
                <w:sz w:val="16"/>
                <w:szCs w:val="16"/>
              </w:rPr>
            </w:pPr>
            <w:r w:rsidRPr="00994EDA">
              <w:rPr>
                <w:rFonts w:ascii="Arial" w:hAnsi="Arial" w:cs="Arial"/>
                <w:sz w:val="16"/>
                <w:szCs w:val="16"/>
              </w:rPr>
              <w:t>Note 4: In case that Option 2 is used and max TRP</w:t>
            </w:r>
            <w:r w:rsidRPr="00994EDA">
              <w:rPr>
                <w:rStyle w:val="apple-converted-space"/>
                <w:rFonts w:ascii="Arial" w:eastAsia="MS Mincho" w:hAnsi="Arial" w:cs="Arial"/>
                <w:sz w:val="16"/>
                <w:szCs w:val="16"/>
              </w:rPr>
              <w:t xml:space="preserve"> of two panels </w:t>
            </w:r>
            <w:r w:rsidRPr="00994EDA">
              <w:rPr>
                <w:rFonts w:ascii="Arial" w:hAnsi="Arial" w:cs="Arial"/>
                <w:sz w:val="16"/>
                <w:szCs w:val="16"/>
              </w:rPr>
              <w:t>exceeds the</w:t>
            </w:r>
            <w:r w:rsidRPr="00994EDA">
              <w:rPr>
                <w:rStyle w:val="apple-converted-space"/>
                <w:rFonts w:ascii="Arial" w:eastAsia="MS Mincho" w:hAnsi="Arial" w:cs="Arial"/>
                <w:sz w:val="16"/>
                <w:szCs w:val="16"/>
              </w:rPr>
              <w:t> </w:t>
            </w:r>
            <w:r w:rsidRPr="00994EDA">
              <w:rPr>
                <w:rFonts w:ascii="Arial" w:hAnsi="Arial" w:cs="Arial"/>
                <w:sz w:val="16"/>
                <w:szCs w:val="16"/>
              </w:rPr>
              <w:t>limit of PC2, companies to provide the excess value of the TRP of STxMP transmission over the TRP of the single panel transmission baseline.</w:t>
            </w:r>
          </w:p>
        </w:tc>
      </w:tr>
      <w:tr w:rsidR="00994EDA" w:rsidRPr="00994EDA" w14:paraId="21E42819" w14:textId="77777777" w:rsidTr="00994EDA">
        <w:tc>
          <w:tcPr>
            <w:tcW w:w="212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0D3178E" w14:textId="77777777" w:rsidR="00994EDA" w:rsidRPr="00994EDA" w:rsidRDefault="00994EDA" w:rsidP="00994EDA">
            <w:pPr>
              <w:snapToGrid w:val="0"/>
              <w:rPr>
                <w:rFonts w:ascii="Arial" w:hAnsi="Arial" w:cs="Arial"/>
                <w:sz w:val="16"/>
                <w:szCs w:val="16"/>
              </w:rPr>
            </w:pPr>
            <w:r w:rsidRPr="00994EDA">
              <w:rPr>
                <w:rFonts w:ascii="Arial" w:hAnsi="Arial" w:cs="Arial"/>
                <w:sz w:val="16"/>
                <w:szCs w:val="16"/>
                <w:lang w:eastAsia="ko-KR"/>
              </w:rPr>
              <w:t>BS receiver Noise Figure</w:t>
            </w:r>
          </w:p>
        </w:tc>
        <w:tc>
          <w:tcPr>
            <w:tcW w:w="7934" w:type="dxa"/>
            <w:tcBorders>
              <w:top w:val="nil"/>
              <w:left w:val="nil"/>
              <w:bottom w:val="single" w:sz="8" w:space="0" w:color="auto"/>
              <w:right w:val="single" w:sz="8" w:space="0" w:color="auto"/>
            </w:tcBorders>
            <w:tcMar>
              <w:top w:w="0" w:type="dxa"/>
              <w:left w:w="108" w:type="dxa"/>
              <w:bottom w:w="0" w:type="dxa"/>
              <w:right w:w="108" w:type="dxa"/>
            </w:tcMar>
            <w:hideMark/>
          </w:tcPr>
          <w:p w14:paraId="6D3B9586" w14:textId="77777777" w:rsidR="00994EDA" w:rsidRPr="00994EDA" w:rsidRDefault="00994EDA" w:rsidP="00994EDA">
            <w:pPr>
              <w:snapToGrid w:val="0"/>
              <w:rPr>
                <w:rFonts w:ascii="Arial" w:hAnsi="Arial" w:cs="Arial"/>
                <w:sz w:val="16"/>
                <w:szCs w:val="16"/>
              </w:rPr>
            </w:pPr>
            <w:r w:rsidRPr="00994EDA">
              <w:rPr>
                <w:rFonts w:ascii="Arial" w:hAnsi="Arial" w:cs="Arial"/>
                <w:sz w:val="16"/>
                <w:szCs w:val="16"/>
                <w:lang w:eastAsia="ko-KR"/>
              </w:rPr>
              <w:t>7 dB</w:t>
            </w:r>
          </w:p>
        </w:tc>
      </w:tr>
      <w:tr w:rsidR="00994EDA" w:rsidRPr="00994EDA" w14:paraId="2DE3D9AE" w14:textId="77777777" w:rsidTr="00994EDA">
        <w:tc>
          <w:tcPr>
            <w:tcW w:w="212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8E308A5" w14:textId="77777777" w:rsidR="00994EDA" w:rsidRPr="00994EDA" w:rsidRDefault="00994EDA" w:rsidP="00994EDA">
            <w:pPr>
              <w:snapToGrid w:val="0"/>
              <w:rPr>
                <w:rFonts w:ascii="Arial" w:hAnsi="Arial" w:cs="Arial"/>
                <w:sz w:val="16"/>
                <w:szCs w:val="16"/>
              </w:rPr>
            </w:pPr>
            <w:r w:rsidRPr="00994EDA">
              <w:rPr>
                <w:rFonts w:ascii="Arial" w:hAnsi="Arial" w:cs="Arial"/>
                <w:sz w:val="16"/>
                <w:szCs w:val="16"/>
                <w:lang w:eastAsia="ko-KR"/>
              </w:rPr>
              <w:t>BS Antenna Configuration</w:t>
            </w:r>
          </w:p>
        </w:tc>
        <w:tc>
          <w:tcPr>
            <w:tcW w:w="7934" w:type="dxa"/>
            <w:tcBorders>
              <w:top w:val="nil"/>
              <w:left w:val="nil"/>
              <w:bottom w:val="single" w:sz="8" w:space="0" w:color="auto"/>
              <w:right w:val="single" w:sz="8" w:space="0" w:color="auto"/>
            </w:tcBorders>
            <w:tcMar>
              <w:top w:w="0" w:type="dxa"/>
              <w:left w:w="108" w:type="dxa"/>
              <w:bottom w:w="0" w:type="dxa"/>
              <w:right w:w="108" w:type="dxa"/>
            </w:tcMar>
            <w:hideMark/>
          </w:tcPr>
          <w:p w14:paraId="48CF794F" w14:textId="77777777" w:rsidR="00994EDA" w:rsidRPr="00994EDA" w:rsidRDefault="00994EDA" w:rsidP="00994EDA">
            <w:pPr>
              <w:snapToGrid w:val="0"/>
              <w:rPr>
                <w:rFonts w:ascii="Arial" w:hAnsi="Arial" w:cs="Arial"/>
                <w:sz w:val="16"/>
                <w:szCs w:val="16"/>
              </w:rPr>
            </w:pPr>
            <w:r w:rsidRPr="00994EDA">
              <w:rPr>
                <w:rFonts w:ascii="Arial" w:hAnsi="Arial" w:cs="Arial"/>
                <w:sz w:val="16"/>
                <w:szCs w:val="16"/>
              </w:rPr>
              <w:t>For dense urban: (M, N, P, M</w:t>
            </w:r>
            <w:r w:rsidRPr="00994EDA">
              <w:rPr>
                <w:rFonts w:ascii="Arial" w:hAnsi="Arial" w:cs="Arial"/>
                <w:sz w:val="16"/>
                <w:szCs w:val="16"/>
                <w:vertAlign w:val="subscript"/>
              </w:rPr>
              <w:t>g</w:t>
            </w:r>
            <w:r w:rsidRPr="00994EDA">
              <w:rPr>
                <w:rFonts w:ascii="Arial" w:hAnsi="Arial" w:cs="Arial"/>
                <w:sz w:val="16"/>
                <w:szCs w:val="16"/>
              </w:rPr>
              <w:t>, N</w:t>
            </w:r>
            <w:r w:rsidRPr="00994EDA">
              <w:rPr>
                <w:rFonts w:ascii="Arial" w:hAnsi="Arial" w:cs="Arial"/>
                <w:sz w:val="16"/>
                <w:szCs w:val="16"/>
                <w:vertAlign w:val="subscript"/>
              </w:rPr>
              <w:t>g</w:t>
            </w:r>
            <w:r w:rsidRPr="00994EDA">
              <w:rPr>
                <w:rFonts w:ascii="Arial" w:hAnsi="Arial" w:cs="Arial"/>
                <w:sz w:val="16"/>
                <w:szCs w:val="16"/>
              </w:rPr>
              <w:t>) = (4, 8, 2, 2, 2). (d</w:t>
            </w:r>
            <w:r w:rsidRPr="00994EDA">
              <w:rPr>
                <w:rFonts w:ascii="Arial" w:hAnsi="Arial" w:cs="Arial"/>
                <w:sz w:val="16"/>
                <w:szCs w:val="16"/>
                <w:vertAlign w:val="subscript"/>
              </w:rPr>
              <w:t>V</w:t>
            </w:r>
            <w:r w:rsidRPr="00994EDA">
              <w:rPr>
                <w:rFonts w:ascii="Arial" w:hAnsi="Arial" w:cs="Arial"/>
                <w:sz w:val="16"/>
                <w:szCs w:val="16"/>
              </w:rPr>
              <w:t>, d</w:t>
            </w:r>
            <w:r w:rsidRPr="00994EDA">
              <w:rPr>
                <w:rFonts w:ascii="Arial" w:hAnsi="Arial" w:cs="Arial"/>
                <w:sz w:val="16"/>
                <w:szCs w:val="16"/>
                <w:vertAlign w:val="subscript"/>
              </w:rPr>
              <w:t>H</w:t>
            </w:r>
            <w:r w:rsidRPr="00994EDA">
              <w:rPr>
                <w:rFonts w:ascii="Arial" w:hAnsi="Arial" w:cs="Arial"/>
                <w:sz w:val="16"/>
                <w:szCs w:val="16"/>
              </w:rPr>
              <w:t>) = (0.5, 0.5) λ. (d</w:t>
            </w:r>
            <w:r w:rsidRPr="00994EDA">
              <w:rPr>
                <w:rFonts w:ascii="Arial" w:hAnsi="Arial" w:cs="Arial"/>
                <w:sz w:val="16"/>
                <w:szCs w:val="16"/>
                <w:vertAlign w:val="subscript"/>
              </w:rPr>
              <w:t>g,V</w:t>
            </w:r>
            <w:r w:rsidRPr="00994EDA">
              <w:rPr>
                <w:rFonts w:ascii="Arial" w:hAnsi="Arial" w:cs="Arial"/>
                <w:sz w:val="16"/>
                <w:szCs w:val="16"/>
              </w:rPr>
              <w:t>, d</w:t>
            </w:r>
            <w:r w:rsidRPr="00994EDA">
              <w:rPr>
                <w:rFonts w:ascii="Arial" w:hAnsi="Arial" w:cs="Arial"/>
                <w:sz w:val="16"/>
                <w:szCs w:val="16"/>
                <w:vertAlign w:val="subscript"/>
              </w:rPr>
              <w:t>g,H</w:t>
            </w:r>
            <w:r w:rsidRPr="00994EDA">
              <w:rPr>
                <w:rFonts w:ascii="Arial" w:hAnsi="Arial" w:cs="Arial"/>
                <w:sz w:val="16"/>
                <w:szCs w:val="16"/>
              </w:rPr>
              <w:t>) = (2.0, 4.0) λ</w:t>
            </w:r>
          </w:p>
          <w:p w14:paraId="5A6D9D98" w14:textId="77777777" w:rsidR="00994EDA" w:rsidRPr="00994EDA" w:rsidRDefault="00994EDA" w:rsidP="00994EDA">
            <w:pPr>
              <w:snapToGrid w:val="0"/>
              <w:rPr>
                <w:rFonts w:ascii="Arial" w:hAnsi="Arial" w:cs="Arial"/>
                <w:sz w:val="16"/>
                <w:szCs w:val="16"/>
              </w:rPr>
            </w:pPr>
            <w:r w:rsidRPr="00994EDA">
              <w:rPr>
                <w:rFonts w:ascii="Arial" w:hAnsi="Arial" w:cs="Arial"/>
                <w:sz w:val="16"/>
                <w:szCs w:val="16"/>
              </w:rPr>
              <w:t>For Indoor: (M, N, P, M</w:t>
            </w:r>
            <w:r w:rsidRPr="00994EDA">
              <w:rPr>
                <w:rFonts w:ascii="Arial" w:hAnsi="Arial" w:cs="Arial"/>
                <w:sz w:val="16"/>
                <w:szCs w:val="16"/>
                <w:vertAlign w:val="subscript"/>
              </w:rPr>
              <w:t>g</w:t>
            </w:r>
            <w:r w:rsidRPr="00994EDA">
              <w:rPr>
                <w:rFonts w:ascii="Arial" w:hAnsi="Arial" w:cs="Arial"/>
                <w:sz w:val="16"/>
                <w:szCs w:val="16"/>
              </w:rPr>
              <w:t>, N</w:t>
            </w:r>
            <w:r w:rsidRPr="00994EDA">
              <w:rPr>
                <w:rFonts w:ascii="Arial" w:hAnsi="Arial" w:cs="Arial"/>
                <w:sz w:val="16"/>
                <w:szCs w:val="16"/>
                <w:vertAlign w:val="subscript"/>
              </w:rPr>
              <w:t>g</w:t>
            </w:r>
            <w:r w:rsidRPr="00994EDA">
              <w:rPr>
                <w:rFonts w:ascii="Arial" w:hAnsi="Arial" w:cs="Arial"/>
                <w:sz w:val="16"/>
                <w:szCs w:val="16"/>
              </w:rPr>
              <w:t>) = (4, 4, 2, 1, 1). (d</w:t>
            </w:r>
            <w:r w:rsidRPr="00994EDA">
              <w:rPr>
                <w:rFonts w:ascii="Arial" w:hAnsi="Arial" w:cs="Arial"/>
                <w:sz w:val="16"/>
                <w:szCs w:val="16"/>
                <w:vertAlign w:val="subscript"/>
              </w:rPr>
              <w:t>V</w:t>
            </w:r>
            <w:r w:rsidRPr="00994EDA">
              <w:rPr>
                <w:rFonts w:ascii="Arial" w:hAnsi="Arial" w:cs="Arial"/>
                <w:sz w:val="16"/>
                <w:szCs w:val="16"/>
              </w:rPr>
              <w:t>, d</w:t>
            </w:r>
            <w:r w:rsidRPr="00994EDA">
              <w:rPr>
                <w:rFonts w:ascii="Arial" w:hAnsi="Arial" w:cs="Arial"/>
                <w:sz w:val="16"/>
                <w:szCs w:val="16"/>
                <w:vertAlign w:val="subscript"/>
              </w:rPr>
              <w:t>H</w:t>
            </w:r>
            <w:r w:rsidRPr="00994EDA">
              <w:rPr>
                <w:rFonts w:ascii="Arial" w:hAnsi="Arial" w:cs="Arial"/>
                <w:sz w:val="16"/>
                <w:szCs w:val="16"/>
              </w:rPr>
              <w:t>) = (0.5, 0.5) λ</w:t>
            </w:r>
          </w:p>
          <w:p w14:paraId="3A43BE84" w14:textId="77777777" w:rsidR="00994EDA" w:rsidRPr="00994EDA" w:rsidRDefault="00994EDA" w:rsidP="00994EDA">
            <w:pPr>
              <w:snapToGrid w:val="0"/>
              <w:rPr>
                <w:rFonts w:ascii="Arial" w:hAnsi="Arial" w:cs="Arial"/>
                <w:sz w:val="16"/>
                <w:szCs w:val="16"/>
              </w:rPr>
            </w:pPr>
            <w:r w:rsidRPr="00994EDA">
              <w:rPr>
                <w:rFonts w:ascii="Arial" w:hAnsi="Arial" w:cs="Arial"/>
                <w:sz w:val="16"/>
                <w:szCs w:val="16"/>
              </w:rPr>
              <w:t>Note: Other structure are optional and reported by company.</w:t>
            </w:r>
          </w:p>
          <w:p w14:paraId="53F08FD0" w14:textId="77777777" w:rsidR="00994EDA" w:rsidRPr="00994EDA" w:rsidRDefault="00994EDA" w:rsidP="00994EDA">
            <w:pPr>
              <w:snapToGrid w:val="0"/>
              <w:rPr>
                <w:rFonts w:ascii="Arial" w:hAnsi="Arial" w:cs="Arial"/>
                <w:sz w:val="16"/>
                <w:szCs w:val="16"/>
              </w:rPr>
            </w:pPr>
            <w:r w:rsidRPr="00994EDA">
              <w:rPr>
                <w:rFonts w:ascii="Arial" w:hAnsi="Arial" w:cs="Arial"/>
                <w:sz w:val="16"/>
                <w:szCs w:val="16"/>
              </w:rPr>
              <w:t>Note: Companies to explain TXRU weights mapping.</w:t>
            </w:r>
          </w:p>
          <w:p w14:paraId="4ECA11CD" w14:textId="77777777" w:rsidR="00994EDA" w:rsidRPr="00994EDA" w:rsidRDefault="00994EDA" w:rsidP="00994EDA">
            <w:pPr>
              <w:snapToGrid w:val="0"/>
              <w:rPr>
                <w:rFonts w:ascii="Arial" w:hAnsi="Arial" w:cs="Arial"/>
                <w:sz w:val="16"/>
                <w:szCs w:val="16"/>
              </w:rPr>
            </w:pPr>
            <w:r w:rsidRPr="00994EDA">
              <w:rPr>
                <w:rFonts w:ascii="Arial" w:hAnsi="Arial" w:cs="Arial"/>
                <w:sz w:val="16"/>
                <w:szCs w:val="16"/>
              </w:rPr>
              <w:t>Note: Companies to explain beam selection.</w:t>
            </w:r>
          </w:p>
          <w:p w14:paraId="3919CD40" w14:textId="77777777" w:rsidR="00994EDA" w:rsidRPr="00994EDA" w:rsidRDefault="00994EDA" w:rsidP="00994EDA">
            <w:pPr>
              <w:snapToGrid w:val="0"/>
              <w:rPr>
                <w:rFonts w:ascii="Arial" w:hAnsi="Arial" w:cs="Arial"/>
                <w:sz w:val="16"/>
                <w:szCs w:val="16"/>
              </w:rPr>
            </w:pPr>
            <w:r w:rsidRPr="00994EDA">
              <w:rPr>
                <w:rFonts w:ascii="Arial" w:hAnsi="Arial" w:cs="Arial"/>
                <w:sz w:val="16"/>
                <w:szCs w:val="16"/>
              </w:rPr>
              <w:t>Note: Companies to explain number of BS beams</w:t>
            </w:r>
            <w:r w:rsidRPr="00994EDA">
              <w:rPr>
                <w:rFonts w:ascii="Arial" w:hAnsi="Arial" w:cs="Arial"/>
                <w:sz w:val="16"/>
                <w:szCs w:val="16"/>
                <w:lang w:eastAsia="ko-KR"/>
              </w:rPr>
              <w:t> </w:t>
            </w:r>
          </w:p>
        </w:tc>
      </w:tr>
      <w:tr w:rsidR="00994EDA" w:rsidRPr="00994EDA" w14:paraId="7D2F29A4" w14:textId="77777777" w:rsidTr="00994EDA">
        <w:tc>
          <w:tcPr>
            <w:tcW w:w="212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922C25A" w14:textId="77777777" w:rsidR="00994EDA" w:rsidRPr="00994EDA" w:rsidRDefault="00994EDA" w:rsidP="00994EDA">
            <w:pPr>
              <w:snapToGrid w:val="0"/>
              <w:rPr>
                <w:rFonts w:ascii="Arial" w:hAnsi="Arial" w:cs="Arial"/>
                <w:sz w:val="16"/>
                <w:szCs w:val="16"/>
              </w:rPr>
            </w:pPr>
            <w:r w:rsidRPr="00994EDA">
              <w:rPr>
                <w:rFonts w:ascii="Arial" w:hAnsi="Arial" w:cs="Arial"/>
                <w:sz w:val="16"/>
                <w:szCs w:val="16"/>
                <w:lang w:eastAsia="ko-KR"/>
              </w:rPr>
              <w:t>BS Antenna radiation pattern</w:t>
            </w:r>
          </w:p>
        </w:tc>
        <w:tc>
          <w:tcPr>
            <w:tcW w:w="7934" w:type="dxa"/>
            <w:tcBorders>
              <w:top w:val="nil"/>
              <w:left w:val="nil"/>
              <w:bottom w:val="single" w:sz="8" w:space="0" w:color="auto"/>
              <w:right w:val="single" w:sz="8" w:space="0" w:color="auto"/>
            </w:tcBorders>
            <w:tcMar>
              <w:top w:w="0" w:type="dxa"/>
              <w:left w:w="108" w:type="dxa"/>
              <w:bottom w:w="0" w:type="dxa"/>
              <w:right w:w="108" w:type="dxa"/>
            </w:tcMar>
            <w:hideMark/>
          </w:tcPr>
          <w:p w14:paraId="6586BDE0" w14:textId="77777777" w:rsidR="00994EDA" w:rsidRPr="00994EDA" w:rsidRDefault="00994EDA" w:rsidP="00994EDA">
            <w:pPr>
              <w:snapToGrid w:val="0"/>
              <w:rPr>
                <w:rFonts w:ascii="Arial" w:hAnsi="Arial" w:cs="Arial"/>
                <w:sz w:val="16"/>
                <w:szCs w:val="16"/>
              </w:rPr>
            </w:pPr>
            <w:r w:rsidRPr="00994EDA">
              <w:rPr>
                <w:rFonts w:ascii="Arial" w:hAnsi="Arial" w:cs="Arial"/>
                <w:sz w:val="16"/>
                <w:szCs w:val="16"/>
                <w:lang w:eastAsia="ko-KR"/>
              </w:rPr>
              <w:t>TR 38.802 Table A.2.1-6, Table A.2.1-7</w:t>
            </w:r>
          </w:p>
        </w:tc>
      </w:tr>
      <w:tr w:rsidR="00994EDA" w:rsidRPr="00994EDA" w14:paraId="7B9D3DBC" w14:textId="77777777" w:rsidTr="00994EDA">
        <w:tc>
          <w:tcPr>
            <w:tcW w:w="212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55D6EAB" w14:textId="77777777" w:rsidR="00994EDA" w:rsidRPr="00994EDA" w:rsidRDefault="00994EDA" w:rsidP="00994EDA">
            <w:pPr>
              <w:snapToGrid w:val="0"/>
              <w:rPr>
                <w:rFonts w:ascii="Arial" w:hAnsi="Arial" w:cs="Arial"/>
                <w:sz w:val="16"/>
                <w:szCs w:val="16"/>
              </w:rPr>
            </w:pPr>
            <w:r w:rsidRPr="00994EDA">
              <w:rPr>
                <w:rFonts w:ascii="Arial" w:hAnsi="Arial" w:cs="Arial"/>
                <w:sz w:val="16"/>
                <w:szCs w:val="16"/>
                <w:lang w:eastAsia="ko-KR"/>
              </w:rPr>
              <w:t>UE antenna configuration</w:t>
            </w:r>
          </w:p>
        </w:tc>
        <w:tc>
          <w:tcPr>
            <w:tcW w:w="793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C6B53CA" w14:textId="77777777" w:rsidR="00994EDA" w:rsidRPr="00994EDA" w:rsidRDefault="00994EDA" w:rsidP="00994EDA">
            <w:pPr>
              <w:snapToGrid w:val="0"/>
              <w:rPr>
                <w:rFonts w:ascii="Arial" w:hAnsi="Arial" w:cs="Arial"/>
                <w:sz w:val="16"/>
                <w:szCs w:val="16"/>
              </w:rPr>
            </w:pPr>
            <w:r w:rsidRPr="00994EDA">
              <w:rPr>
                <w:rFonts w:ascii="Arial" w:hAnsi="Arial" w:cs="Arial"/>
                <w:sz w:val="16"/>
                <w:szCs w:val="16"/>
                <w:lang w:eastAsia="ko-KR"/>
              </w:rPr>
              <w:t>Option 1:</w:t>
            </w:r>
            <w:r w:rsidRPr="00994EDA">
              <w:rPr>
                <w:rFonts w:ascii="Arial" w:hAnsi="Arial" w:cs="Arial"/>
                <w:sz w:val="16"/>
                <w:szCs w:val="16"/>
                <w:u w:val="single"/>
                <w:lang w:eastAsia="ko-KR"/>
              </w:rPr>
              <w:t xml:space="preserve"> </w:t>
            </w:r>
            <w:r w:rsidRPr="00994EDA">
              <w:rPr>
                <w:rFonts w:ascii="Arial" w:hAnsi="Arial" w:cs="Arial"/>
                <w:sz w:val="16"/>
                <w:szCs w:val="16"/>
              </w:rPr>
              <w:t>Panel structure: 1x4x2 or (M, N, P) = (1, 4, 2), d</w:t>
            </w:r>
            <w:r w:rsidRPr="00994EDA">
              <w:rPr>
                <w:rFonts w:ascii="Arial" w:hAnsi="Arial" w:cs="Arial"/>
                <w:sz w:val="16"/>
                <w:szCs w:val="16"/>
                <w:vertAlign w:val="subscript"/>
              </w:rPr>
              <w:t>H</w:t>
            </w:r>
            <w:r w:rsidRPr="00994EDA">
              <w:rPr>
                <w:rFonts w:ascii="Arial" w:hAnsi="Arial" w:cs="Arial"/>
                <w:sz w:val="16"/>
                <w:szCs w:val="16"/>
              </w:rPr>
              <w:t xml:space="preserve"> = 0.5 λ. Number of panels: 2, 3 or 4</w:t>
            </w:r>
          </w:p>
          <w:p w14:paraId="7C7A32AA" w14:textId="77777777" w:rsidR="00994EDA" w:rsidRPr="00994EDA" w:rsidRDefault="00994EDA" w:rsidP="00994EDA">
            <w:pPr>
              <w:snapToGrid w:val="0"/>
              <w:rPr>
                <w:rFonts w:ascii="Arial" w:hAnsi="Arial" w:cs="Arial"/>
                <w:sz w:val="16"/>
                <w:szCs w:val="16"/>
              </w:rPr>
            </w:pPr>
            <w:r w:rsidRPr="00994EDA">
              <w:rPr>
                <w:rFonts w:ascii="Arial" w:hAnsi="Arial" w:cs="Arial"/>
                <w:sz w:val="16"/>
                <w:szCs w:val="16"/>
              </w:rPr>
              <w:t>Note: Companies to explain the number and locations of panels.</w:t>
            </w:r>
          </w:p>
          <w:p w14:paraId="76F68C21" w14:textId="77777777" w:rsidR="00994EDA" w:rsidRPr="00994EDA" w:rsidRDefault="00994EDA" w:rsidP="00994EDA">
            <w:pPr>
              <w:snapToGrid w:val="0"/>
              <w:rPr>
                <w:rFonts w:ascii="Arial" w:hAnsi="Arial" w:cs="Arial"/>
                <w:sz w:val="16"/>
                <w:szCs w:val="16"/>
              </w:rPr>
            </w:pPr>
            <w:r w:rsidRPr="00994EDA">
              <w:rPr>
                <w:rFonts w:ascii="Arial" w:hAnsi="Arial" w:cs="Arial"/>
                <w:sz w:val="16"/>
                <w:szCs w:val="16"/>
                <w:lang w:eastAsia="ko-KR"/>
              </w:rPr>
              <w:t xml:space="preserve">Option 2: (M, N, P, Mg, Ng) = (2, 4, 2, 1, 2); (dV, dH) = (0.5, 0.5)λ. (dg,V, dg,H) = (0, 0)λ. * Θmg,ng=90°; Ω0,1=Ω0,0+180. </w:t>
            </w:r>
            <w:r w:rsidRPr="00994EDA">
              <w:rPr>
                <w:rFonts w:ascii="Arial" w:hAnsi="Arial" w:cs="Arial"/>
                <w:sz w:val="16"/>
                <w:szCs w:val="16"/>
              </w:rPr>
              <w:t>The polarization angles are 0 and 90</w:t>
            </w:r>
          </w:p>
          <w:p w14:paraId="6B6ACF3D" w14:textId="77777777" w:rsidR="00994EDA" w:rsidRPr="00994EDA" w:rsidRDefault="00994EDA" w:rsidP="00994EDA">
            <w:pPr>
              <w:snapToGrid w:val="0"/>
              <w:rPr>
                <w:rFonts w:ascii="Arial" w:hAnsi="Arial" w:cs="Arial"/>
                <w:sz w:val="16"/>
                <w:szCs w:val="16"/>
              </w:rPr>
            </w:pPr>
            <w:r w:rsidRPr="00994EDA">
              <w:rPr>
                <w:rFonts w:ascii="Arial" w:hAnsi="Arial" w:cs="Arial"/>
                <w:sz w:val="16"/>
                <w:szCs w:val="16"/>
                <w:lang w:eastAsia="ko-KR"/>
              </w:rPr>
              <w:t> Note: Other panel structure is optional and to be reported by company</w:t>
            </w:r>
          </w:p>
        </w:tc>
      </w:tr>
      <w:tr w:rsidR="00994EDA" w:rsidRPr="00994EDA" w14:paraId="107DBCD6" w14:textId="77777777" w:rsidTr="00994EDA">
        <w:tc>
          <w:tcPr>
            <w:tcW w:w="212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A5648C3" w14:textId="77777777" w:rsidR="00994EDA" w:rsidRPr="00994EDA" w:rsidRDefault="00994EDA" w:rsidP="00994EDA">
            <w:pPr>
              <w:snapToGrid w:val="0"/>
              <w:rPr>
                <w:rFonts w:ascii="Arial" w:hAnsi="Arial" w:cs="Arial"/>
                <w:sz w:val="16"/>
                <w:szCs w:val="16"/>
              </w:rPr>
            </w:pPr>
            <w:r w:rsidRPr="00994EDA">
              <w:rPr>
                <w:rFonts w:ascii="Arial" w:hAnsi="Arial" w:cs="Arial"/>
                <w:sz w:val="16"/>
                <w:szCs w:val="16"/>
                <w:lang w:eastAsia="ko-KR"/>
              </w:rPr>
              <w:t>UE Antenna radiation pattern</w:t>
            </w:r>
          </w:p>
        </w:tc>
        <w:tc>
          <w:tcPr>
            <w:tcW w:w="7934" w:type="dxa"/>
            <w:tcBorders>
              <w:top w:val="nil"/>
              <w:left w:val="nil"/>
              <w:bottom w:val="single" w:sz="8" w:space="0" w:color="auto"/>
              <w:right w:val="single" w:sz="8" w:space="0" w:color="auto"/>
            </w:tcBorders>
            <w:tcMar>
              <w:top w:w="0" w:type="dxa"/>
              <w:left w:w="108" w:type="dxa"/>
              <w:bottom w:w="0" w:type="dxa"/>
              <w:right w:w="108" w:type="dxa"/>
            </w:tcMar>
            <w:hideMark/>
          </w:tcPr>
          <w:p w14:paraId="3B32373C" w14:textId="77777777" w:rsidR="00994EDA" w:rsidRPr="00994EDA" w:rsidRDefault="00994EDA" w:rsidP="00994EDA">
            <w:pPr>
              <w:snapToGrid w:val="0"/>
              <w:rPr>
                <w:rFonts w:ascii="Arial" w:hAnsi="Arial" w:cs="Arial"/>
                <w:sz w:val="16"/>
                <w:szCs w:val="16"/>
              </w:rPr>
            </w:pPr>
            <w:r w:rsidRPr="00994EDA">
              <w:rPr>
                <w:rFonts w:ascii="Arial" w:hAnsi="Arial" w:cs="Arial"/>
                <w:sz w:val="16"/>
                <w:szCs w:val="16"/>
                <w:lang w:eastAsia="ko-KR"/>
              </w:rPr>
              <w:t>TR 38.802 Table A.2.1-8</w:t>
            </w:r>
          </w:p>
        </w:tc>
      </w:tr>
      <w:tr w:rsidR="00994EDA" w:rsidRPr="00994EDA" w14:paraId="75CB85C7" w14:textId="77777777" w:rsidTr="00994EDA">
        <w:tc>
          <w:tcPr>
            <w:tcW w:w="212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2C20E85" w14:textId="77777777" w:rsidR="00994EDA" w:rsidRPr="00994EDA" w:rsidRDefault="00994EDA" w:rsidP="00994EDA">
            <w:pPr>
              <w:snapToGrid w:val="0"/>
              <w:rPr>
                <w:rFonts w:ascii="Arial" w:hAnsi="Arial" w:cs="Arial"/>
                <w:sz w:val="16"/>
                <w:szCs w:val="16"/>
              </w:rPr>
            </w:pPr>
            <w:r w:rsidRPr="00994EDA">
              <w:rPr>
                <w:rFonts w:ascii="Arial" w:hAnsi="Arial" w:cs="Arial"/>
                <w:sz w:val="16"/>
                <w:szCs w:val="16"/>
              </w:rPr>
              <w:t>UE dropping</w:t>
            </w:r>
          </w:p>
        </w:tc>
        <w:tc>
          <w:tcPr>
            <w:tcW w:w="7934" w:type="dxa"/>
            <w:tcBorders>
              <w:top w:val="nil"/>
              <w:left w:val="nil"/>
              <w:bottom w:val="single" w:sz="8" w:space="0" w:color="auto"/>
              <w:right w:val="single" w:sz="8" w:space="0" w:color="auto"/>
            </w:tcBorders>
            <w:tcMar>
              <w:top w:w="0" w:type="dxa"/>
              <w:left w:w="108" w:type="dxa"/>
              <w:bottom w:w="0" w:type="dxa"/>
              <w:right w:w="108" w:type="dxa"/>
            </w:tcMar>
            <w:hideMark/>
          </w:tcPr>
          <w:p w14:paraId="29B3E7AC" w14:textId="77777777" w:rsidR="00994EDA" w:rsidRPr="00994EDA" w:rsidRDefault="00994EDA" w:rsidP="00994EDA">
            <w:pPr>
              <w:snapToGrid w:val="0"/>
              <w:rPr>
                <w:rFonts w:ascii="Arial" w:hAnsi="Arial" w:cs="Arial"/>
                <w:sz w:val="16"/>
                <w:szCs w:val="16"/>
              </w:rPr>
            </w:pPr>
            <w:r w:rsidRPr="00994EDA">
              <w:rPr>
                <w:rFonts w:ascii="Arial" w:hAnsi="Arial" w:cs="Arial"/>
                <w:sz w:val="16"/>
                <w:szCs w:val="16"/>
              </w:rPr>
              <w:t>Random</w:t>
            </w:r>
          </w:p>
        </w:tc>
      </w:tr>
      <w:tr w:rsidR="00994EDA" w:rsidRPr="00994EDA" w14:paraId="6D599D37" w14:textId="77777777" w:rsidTr="00994EDA">
        <w:tc>
          <w:tcPr>
            <w:tcW w:w="212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BD80A66" w14:textId="77777777" w:rsidR="00994EDA" w:rsidRPr="00994EDA" w:rsidRDefault="00994EDA" w:rsidP="00994EDA">
            <w:pPr>
              <w:snapToGrid w:val="0"/>
              <w:rPr>
                <w:rFonts w:ascii="Arial" w:hAnsi="Arial" w:cs="Arial"/>
                <w:sz w:val="16"/>
                <w:szCs w:val="16"/>
              </w:rPr>
            </w:pPr>
            <w:r w:rsidRPr="00994EDA">
              <w:rPr>
                <w:rFonts w:ascii="Arial" w:hAnsi="Arial" w:cs="Arial"/>
                <w:sz w:val="16"/>
                <w:szCs w:val="16"/>
              </w:rPr>
              <w:lastRenderedPageBreak/>
              <w:t>UE and panel orientation</w:t>
            </w:r>
          </w:p>
        </w:tc>
        <w:tc>
          <w:tcPr>
            <w:tcW w:w="7934" w:type="dxa"/>
            <w:tcBorders>
              <w:top w:val="nil"/>
              <w:left w:val="nil"/>
              <w:bottom w:val="single" w:sz="8" w:space="0" w:color="auto"/>
              <w:right w:val="single" w:sz="8" w:space="0" w:color="auto"/>
            </w:tcBorders>
            <w:tcMar>
              <w:top w:w="0" w:type="dxa"/>
              <w:left w:w="108" w:type="dxa"/>
              <w:bottom w:w="0" w:type="dxa"/>
              <w:right w:w="108" w:type="dxa"/>
            </w:tcMar>
            <w:hideMark/>
          </w:tcPr>
          <w:p w14:paraId="4A139C22" w14:textId="77777777" w:rsidR="00994EDA" w:rsidRPr="00994EDA" w:rsidRDefault="00994EDA" w:rsidP="00994EDA">
            <w:pPr>
              <w:snapToGrid w:val="0"/>
              <w:rPr>
                <w:rFonts w:ascii="Arial" w:hAnsi="Arial" w:cs="Arial"/>
                <w:sz w:val="16"/>
                <w:szCs w:val="16"/>
              </w:rPr>
            </w:pPr>
            <w:r w:rsidRPr="00994EDA">
              <w:rPr>
                <w:rFonts w:ascii="Arial" w:hAnsi="Arial" w:cs="Arial"/>
                <w:sz w:val="16"/>
                <w:szCs w:val="16"/>
              </w:rPr>
              <w:t>Vertical but random in azimuth</w:t>
            </w:r>
          </w:p>
        </w:tc>
      </w:tr>
      <w:tr w:rsidR="00994EDA" w:rsidRPr="00994EDA" w14:paraId="35E84ECA" w14:textId="77777777" w:rsidTr="00994EDA">
        <w:tc>
          <w:tcPr>
            <w:tcW w:w="212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1F13128" w14:textId="77777777" w:rsidR="00994EDA" w:rsidRPr="00994EDA" w:rsidRDefault="00994EDA" w:rsidP="00994EDA">
            <w:pPr>
              <w:snapToGrid w:val="0"/>
              <w:rPr>
                <w:rFonts w:ascii="Arial" w:hAnsi="Arial" w:cs="Arial"/>
                <w:sz w:val="16"/>
                <w:szCs w:val="16"/>
              </w:rPr>
            </w:pPr>
            <w:r w:rsidRPr="00994EDA">
              <w:rPr>
                <w:rFonts w:ascii="Arial" w:hAnsi="Arial" w:cs="Arial"/>
                <w:sz w:val="16"/>
                <w:szCs w:val="16"/>
                <w:lang w:eastAsia="ko-KR"/>
              </w:rPr>
              <w:t>Traffic Model</w:t>
            </w:r>
          </w:p>
        </w:tc>
        <w:tc>
          <w:tcPr>
            <w:tcW w:w="7934" w:type="dxa"/>
            <w:tcBorders>
              <w:top w:val="nil"/>
              <w:left w:val="nil"/>
              <w:bottom w:val="single" w:sz="8" w:space="0" w:color="auto"/>
              <w:right w:val="single" w:sz="8" w:space="0" w:color="auto"/>
            </w:tcBorders>
            <w:tcMar>
              <w:top w:w="0" w:type="dxa"/>
              <w:left w:w="108" w:type="dxa"/>
              <w:bottom w:w="0" w:type="dxa"/>
              <w:right w:w="108" w:type="dxa"/>
            </w:tcMar>
            <w:hideMark/>
          </w:tcPr>
          <w:p w14:paraId="3CF78DD8" w14:textId="77777777" w:rsidR="00994EDA" w:rsidRPr="00994EDA" w:rsidRDefault="00994EDA" w:rsidP="00994EDA">
            <w:pPr>
              <w:snapToGrid w:val="0"/>
              <w:rPr>
                <w:rFonts w:ascii="Arial" w:hAnsi="Arial" w:cs="Arial"/>
                <w:sz w:val="16"/>
                <w:szCs w:val="16"/>
              </w:rPr>
            </w:pPr>
            <w:r w:rsidRPr="00994EDA">
              <w:rPr>
                <w:rFonts w:ascii="Arial" w:hAnsi="Arial" w:cs="Arial"/>
                <w:sz w:val="16"/>
                <w:szCs w:val="16"/>
              </w:rPr>
              <w:t>Option 1: FTP model 1 with packet size 0.5Mbytes (other value is not precluded).</w:t>
            </w:r>
          </w:p>
          <w:p w14:paraId="000967CC" w14:textId="77777777" w:rsidR="00994EDA" w:rsidRPr="00994EDA" w:rsidRDefault="00994EDA" w:rsidP="00994EDA">
            <w:pPr>
              <w:snapToGrid w:val="0"/>
              <w:rPr>
                <w:rFonts w:ascii="Arial" w:hAnsi="Arial" w:cs="Arial"/>
                <w:sz w:val="16"/>
                <w:szCs w:val="16"/>
              </w:rPr>
            </w:pPr>
            <w:r w:rsidRPr="00994EDA">
              <w:rPr>
                <w:rFonts w:ascii="Arial" w:hAnsi="Arial" w:cs="Arial"/>
                <w:sz w:val="16"/>
                <w:szCs w:val="16"/>
              </w:rPr>
              <w:t>Option 2: FTP mode 3</w:t>
            </w:r>
          </w:p>
          <w:p w14:paraId="03DFA5CD" w14:textId="77777777" w:rsidR="00994EDA" w:rsidRPr="00994EDA" w:rsidRDefault="00994EDA" w:rsidP="00994EDA">
            <w:pPr>
              <w:snapToGrid w:val="0"/>
              <w:rPr>
                <w:rFonts w:ascii="Arial" w:eastAsia="SimSun" w:hAnsi="Arial" w:cs="Arial"/>
                <w:sz w:val="16"/>
                <w:szCs w:val="16"/>
              </w:rPr>
            </w:pPr>
            <w:r w:rsidRPr="00994EDA">
              <w:rPr>
                <w:rFonts w:ascii="Arial" w:hAnsi="Arial" w:cs="Arial"/>
                <w:sz w:val="16"/>
                <w:szCs w:val="16"/>
              </w:rPr>
              <w:t> Other traffic models including the full buffer are optional and can be reported by the company</w:t>
            </w:r>
          </w:p>
        </w:tc>
      </w:tr>
      <w:tr w:rsidR="00994EDA" w:rsidRPr="00994EDA" w14:paraId="7EE6D8A0" w14:textId="77777777" w:rsidTr="00994EDA">
        <w:tc>
          <w:tcPr>
            <w:tcW w:w="212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C236E0D" w14:textId="77777777" w:rsidR="00994EDA" w:rsidRPr="00994EDA" w:rsidRDefault="00994EDA" w:rsidP="00994EDA">
            <w:pPr>
              <w:snapToGrid w:val="0"/>
              <w:rPr>
                <w:rFonts w:ascii="Arial" w:eastAsia="Malgun Gothic" w:hAnsi="Arial" w:cs="Arial"/>
                <w:sz w:val="16"/>
                <w:szCs w:val="16"/>
              </w:rPr>
            </w:pPr>
            <w:r w:rsidRPr="00994EDA">
              <w:rPr>
                <w:rFonts w:ascii="Arial" w:hAnsi="Arial" w:cs="Arial"/>
                <w:sz w:val="16"/>
                <w:szCs w:val="16"/>
                <w:lang w:eastAsia="ko-KR"/>
              </w:rPr>
              <w:t>Control and RS overhead</w:t>
            </w:r>
          </w:p>
        </w:tc>
        <w:tc>
          <w:tcPr>
            <w:tcW w:w="793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641A1BE" w14:textId="77777777" w:rsidR="00994EDA" w:rsidRPr="00994EDA" w:rsidRDefault="00994EDA" w:rsidP="00994EDA">
            <w:pPr>
              <w:snapToGrid w:val="0"/>
              <w:rPr>
                <w:rFonts w:ascii="Arial" w:hAnsi="Arial" w:cs="Arial"/>
                <w:sz w:val="16"/>
                <w:szCs w:val="16"/>
              </w:rPr>
            </w:pPr>
            <w:r w:rsidRPr="00994EDA">
              <w:rPr>
                <w:rFonts w:ascii="Arial" w:hAnsi="Arial" w:cs="Arial"/>
                <w:sz w:val="16"/>
                <w:szCs w:val="16"/>
                <w:lang w:eastAsia="ko-KR"/>
              </w:rPr>
              <w:t>Companies explain details of the assumptions</w:t>
            </w:r>
          </w:p>
        </w:tc>
      </w:tr>
      <w:tr w:rsidR="00994EDA" w:rsidRPr="00994EDA" w14:paraId="541E7A96" w14:textId="77777777" w:rsidTr="00994EDA">
        <w:tc>
          <w:tcPr>
            <w:tcW w:w="212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91173D3" w14:textId="77777777" w:rsidR="00994EDA" w:rsidRPr="00994EDA" w:rsidRDefault="00994EDA" w:rsidP="00994EDA">
            <w:pPr>
              <w:snapToGrid w:val="0"/>
              <w:rPr>
                <w:rFonts w:ascii="Arial" w:hAnsi="Arial" w:cs="Arial"/>
                <w:sz w:val="16"/>
                <w:szCs w:val="16"/>
              </w:rPr>
            </w:pPr>
            <w:r w:rsidRPr="00994EDA">
              <w:rPr>
                <w:rFonts w:ascii="Arial" w:hAnsi="Arial" w:cs="Arial"/>
                <w:sz w:val="16"/>
                <w:szCs w:val="16"/>
                <w:lang w:eastAsia="ko-KR"/>
              </w:rPr>
              <w:t>BF/Precoder scheme</w:t>
            </w:r>
          </w:p>
        </w:tc>
        <w:tc>
          <w:tcPr>
            <w:tcW w:w="793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D954FAD" w14:textId="77777777" w:rsidR="00994EDA" w:rsidRPr="00994EDA" w:rsidRDefault="00994EDA" w:rsidP="00994EDA">
            <w:pPr>
              <w:snapToGrid w:val="0"/>
              <w:rPr>
                <w:rFonts w:ascii="Arial" w:hAnsi="Arial" w:cs="Arial"/>
                <w:sz w:val="16"/>
                <w:szCs w:val="16"/>
              </w:rPr>
            </w:pPr>
            <w:r w:rsidRPr="00994EDA">
              <w:rPr>
                <w:rFonts w:ascii="Arial" w:hAnsi="Arial" w:cs="Arial"/>
                <w:sz w:val="16"/>
                <w:szCs w:val="16"/>
                <w:lang w:eastAsia="ko-KR"/>
              </w:rPr>
              <w:t>Companies explain what scheme is used</w:t>
            </w:r>
          </w:p>
        </w:tc>
      </w:tr>
      <w:tr w:rsidR="00994EDA" w:rsidRPr="00994EDA" w14:paraId="7D7ADE78" w14:textId="77777777" w:rsidTr="00994EDA">
        <w:tc>
          <w:tcPr>
            <w:tcW w:w="212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051A50F" w14:textId="77777777" w:rsidR="00994EDA" w:rsidRPr="00994EDA" w:rsidRDefault="00994EDA" w:rsidP="00994EDA">
            <w:pPr>
              <w:snapToGrid w:val="0"/>
              <w:rPr>
                <w:rFonts w:ascii="Arial" w:hAnsi="Arial" w:cs="Arial"/>
                <w:sz w:val="16"/>
                <w:szCs w:val="16"/>
              </w:rPr>
            </w:pPr>
            <w:r w:rsidRPr="00994EDA">
              <w:rPr>
                <w:rFonts w:ascii="Arial" w:hAnsi="Arial" w:cs="Arial"/>
                <w:sz w:val="16"/>
                <w:szCs w:val="16"/>
                <w:lang w:eastAsia="ko-KR"/>
              </w:rPr>
              <w:t>UE Antenna height</w:t>
            </w:r>
          </w:p>
        </w:tc>
        <w:tc>
          <w:tcPr>
            <w:tcW w:w="7934" w:type="dxa"/>
            <w:tcBorders>
              <w:top w:val="nil"/>
              <w:left w:val="nil"/>
              <w:bottom w:val="single" w:sz="8" w:space="0" w:color="auto"/>
              <w:right w:val="single" w:sz="8" w:space="0" w:color="auto"/>
            </w:tcBorders>
            <w:tcMar>
              <w:top w:w="0" w:type="dxa"/>
              <w:left w:w="108" w:type="dxa"/>
              <w:bottom w:w="0" w:type="dxa"/>
              <w:right w:w="108" w:type="dxa"/>
            </w:tcMar>
            <w:hideMark/>
          </w:tcPr>
          <w:p w14:paraId="4735FEC0" w14:textId="77777777" w:rsidR="00994EDA" w:rsidRPr="00994EDA" w:rsidRDefault="00994EDA" w:rsidP="00994EDA">
            <w:pPr>
              <w:snapToGrid w:val="0"/>
              <w:rPr>
                <w:rFonts w:ascii="Arial" w:hAnsi="Arial" w:cs="Arial"/>
                <w:sz w:val="16"/>
                <w:szCs w:val="16"/>
              </w:rPr>
            </w:pPr>
            <w:r w:rsidRPr="00994EDA">
              <w:rPr>
                <w:rFonts w:ascii="Arial" w:hAnsi="Arial" w:cs="Arial"/>
                <w:sz w:val="16"/>
                <w:szCs w:val="16"/>
                <w:lang w:eastAsia="ko-KR"/>
              </w:rPr>
              <w:t>1.5 m</w:t>
            </w:r>
          </w:p>
        </w:tc>
      </w:tr>
      <w:tr w:rsidR="00994EDA" w:rsidRPr="00994EDA" w14:paraId="2302DDAF" w14:textId="77777777" w:rsidTr="00994EDA">
        <w:tc>
          <w:tcPr>
            <w:tcW w:w="212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DB58FD0" w14:textId="77777777" w:rsidR="00994EDA" w:rsidRPr="00994EDA" w:rsidRDefault="00994EDA" w:rsidP="00994EDA">
            <w:pPr>
              <w:snapToGrid w:val="0"/>
              <w:rPr>
                <w:rFonts w:ascii="Arial" w:hAnsi="Arial" w:cs="Arial"/>
                <w:sz w:val="16"/>
                <w:szCs w:val="16"/>
              </w:rPr>
            </w:pPr>
            <w:r w:rsidRPr="00994EDA">
              <w:rPr>
                <w:rFonts w:ascii="Arial" w:hAnsi="Arial" w:cs="Arial"/>
                <w:sz w:val="16"/>
                <w:szCs w:val="16"/>
                <w:lang w:eastAsia="ko-KR"/>
              </w:rPr>
              <w:t>UL MIMO Mode, rank</w:t>
            </w:r>
          </w:p>
        </w:tc>
        <w:tc>
          <w:tcPr>
            <w:tcW w:w="793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95AFFE4" w14:textId="77777777" w:rsidR="00994EDA" w:rsidRPr="00994EDA" w:rsidRDefault="00994EDA" w:rsidP="00994EDA">
            <w:pPr>
              <w:ind w:firstLine="16"/>
              <w:jc w:val="both"/>
              <w:rPr>
                <w:rFonts w:ascii="Arial" w:hAnsi="Arial" w:cs="Arial"/>
                <w:sz w:val="16"/>
                <w:szCs w:val="16"/>
              </w:rPr>
            </w:pPr>
            <w:r w:rsidRPr="00994EDA">
              <w:rPr>
                <w:rFonts w:ascii="Arial" w:hAnsi="Arial" w:cs="Arial"/>
                <w:sz w:val="16"/>
                <w:szCs w:val="16"/>
              </w:rPr>
              <w:t>UL SU-MIMO/MU-MIMO</w:t>
            </w:r>
          </w:p>
          <w:p w14:paraId="6317CC3B" w14:textId="77777777" w:rsidR="00994EDA" w:rsidRPr="00994EDA" w:rsidRDefault="00994EDA" w:rsidP="00994EDA">
            <w:pPr>
              <w:ind w:firstLine="16"/>
              <w:jc w:val="both"/>
              <w:rPr>
                <w:rFonts w:ascii="Arial" w:hAnsi="Arial" w:cs="Arial"/>
                <w:sz w:val="16"/>
                <w:szCs w:val="16"/>
              </w:rPr>
            </w:pPr>
            <w:r w:rsidRPr="00994EDA">
              <w:rPr>
                <w:rFonts w:ascii="Arial" w:hAnsi="Arial" w:cs="Arial"/>
                <w:sz w:val="16"/>
                <w:szCs w:val="16"/>
              </w:rPr>
              <w:t>Up to rank 4 for STxMP with 2 panels.</w:t>
            </w:r>
          </w:p>
        </w:tc>
      </w:tr>
      <w:tr w:rsidR="00994EDA" w:rsidRPr="00994EDA" w14:paraId="00948A61" w14:textId="77777777" w:rsidTr="00994EDA">
        <w:tc>
          <w:tcPr>
            <w:tcW w:w="212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FFF4BC8" w14:textId="77777777" w:rsidR="00994EDA" w:rsidRPr="00994EDA" w:rsidRDefault="00994EDA" w:rsidP="00994EDA">
            <w:pPr>
              <w:snapToGrid w:val="0"/>
              <w:rPr>
                <w:rFonts w:ascii="Arial" w:hAnsi="Arial" w:cs="Arial"/>
                <w:sz w:val="16"/>
                <w:szCs w:val="16"/>
              </w:rPr>
            </w:pPr>
            <w:r w:rsidRPr="00994EDA">
              <w:rPr>
                <w:rFonts w:ascii="Arial" w:hAnsi="Arial" w:cs="Arial"/>
                <w:sz w:val="16"/>
                <w:szCs w:val="16"/>
                <w:lang w:eastAsia="ko-KR"/>
              </w:rPr>
              <w:t>Per panel power control and other issues that are affected by RF transmission chain architecture</w:t>
            </w:r>
          </w:p>
        </w:tc>
        <w:tc>
          <w:tcPr>
            <w:tcW w:w="793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00AFCE4" w14:textId="77777777" w:rsidR="00994EDA" w:rsidRPr="00994EDA" w:rsidRDefault="00994EDA" w:rsidP="00994EDA">
            <w:pPr>
              <w:ind w:firstLine="16"/>
              <w:jc w:val="both"/>
              <w:rPr>
                <w:rFonts w:ascii="Arial" w:hAnsi="Arial" w:cs="Arial"/>
                <w:sz w:val="16"/>
                <w:szCs w:val="16"/>
              </w:rPr>
            </w:pPr>
            <w:r w:rsidRPr="00994EDA">
              <w:rPr>
                <w:rFonts w:ascii="Arial" w:hAnsi="Arial" w:cs="Arial"/>
                <w:sz w:val="16"/>
                <w:szCs w:val="16"/>
              </w:rPr>
              <w:t>Companies can explain the details of transmission chain architecture for supporting STxMP</w:t>
            </w:r>
          </w:p>
        </w:tc>
      </w:tr>
      <w:tr w:rsidR="00994EDA" w:rsidRPr="00994EDA" w14:paraId="16006160" w14:textId="77777777" w:rsidTr="00994EDA">
        <w:tc>
          <w:tcPr>
            <w:tcW w:w="212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D8D4CA8" w14:textId="77777777" w:rsidR="00994EDA" w:rsidRPr="00994EDA" w:rsidRDefault="00994EDA" w:rsidP="00994EDA">
            <w:pPr>
              <w:snapToGrid w:val="0"/>
              <w:rPr>
                <w:rFonts w:ascii="Arial" w:hAnsi="Arial" w:cs="Arial"/>
                <w:sz w:val="16"/>
                <w:szCs w:val="16"/>
              </w:rPr>
            </w:pPr>
            <w:r w:rsidRPr="00994EDA">
              <w:rPr>
                <w:rFonts w:ascii="Arial" w:hAnsi="Arial" w:cs="Arial"/>
                <w:sz w:val="16"/>
                <w:szCs w:val="16"/>
                <w:lang w:eastAsia="ko-KR"/>
              </w:rPr>
              <w:t>Cross-link interference between 2 panels</w:t>
            </w:r>
          </w:p>
        </w:tc>
        <w:tc>
          <w:tcPr>
            <w:tcW w:w="7934" w:type="dxa"/>
            <w:tcBorders>
              <w:top w:val="nil"/>
              <w:left w:val="nil"/>
              <w:bottom w:val="single" w:sz="8" w:space="0" w:color="auto"/>
              <w:right w:val="single" w:sz="8" w:space="0" w:color="auto"/>
            </w:tcBorders>
            <w:tcMar>
              <w:top w:w="0" w:type="dxa"/>
              <w:left w:w="108" w:type="dxa"/>
              <w:bottom w:w="0" w:type="dxa"/>
              <w:right w:w="108" w:type="dxa"/>
            </w:tcMar>
            <w:hideMark/>
          </w:tcPr>
          <w:p w14:paraId="10C2A353" w14:textId="77777777" w:rsidR="00994EDA" w:rsidRPr="00994EDA" w:rsidRDefault="00994EDA" w:rsidP="00994EDA">
            <w:pPr>
              <w:ind w:firstLine="16"/>
              <w:jc w:val="both"/>
              <w:rPr>
                <w:rFonts w:ascii="Arial" w:hAnsi="Arial" w:cs="Arial"/>
                <w:sz w:val="16"/>
                <w:szCs w:val="16"/>
              </w:rPr>
            </w:pPr>
            <w:r w:rsidRPr="00994EDA">
              <w:rPr>
                <w:rFonts w:ascii="Arial" w:hAnsi="Arial" w:cs="Arial"/>
                <w:sz w:val="16"/>
                <w:szCs w:val="16"/>
                <w:lang w:eastAsia="ko-KR"/>
              </w:rPr>
              <w:t xml:space="preserve">Companies to explain whether/how the interference is assumed. </w:t>
            </w:r>
          </w:p>
        </w:tc>
      </w:tr>
      <w:tr w:rsidR="00994EDA" w:rsidRPr="00994EDA" w14:paraId="4C40CA59" w14:textId="77777777" w:rsidTr="00994EDA">
        <w:tc>
          <w:tcPr>
            <w:tcW w:w="212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7A45886" w14:textId="77777777" w:rsidR="00994EDA" w:rsidRPr="00994EDA" w:rsidRDefault="00994EDA" w:rsidP="00994EDA">
            <w:pPr>
              <w:snapToGrid w:val="0"/>
              <w:rPr>
                <w:rFonts w:ascii="Arial" w:hAnsi="Arial" w:cs="Arial"/>
                <w:sz w:val="16"/>
                <w:szCs w:val="16"/>
              </w:rPr>
            </w:pPr>
            <w:r w:rsidRPr="00994EDA">
              <w:rPr>
                <w:rFonts w:ascii="Arial" w:hAnsi="Arial" w:cs="Arial"/>
                <w:sz w:val="16"/>
                <w:szCs w:val="16"/>
                <w:lang w:eastAsia="ko-KR"/>
              </w:rPr>
              <w:t>Baseline scheme</w:t>
            </w:r>
          </w:p>
        </w:tc>
        <w:tc>
          <w:tcPr>
            <w:tcW w:w="793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6E4CC71" w14:textId="77777777" w:rsidR="00994EDA" w:rsidRPr="00994EDA" w:rsidRDefault="00994EDA" w:rsidP="00CF6E6D">
            <w:pPr>
              <w:numPr>
                <w:ilvl w:val="0"/>
                <w:numId w:val="319"/>
              </w:numPr>
              <w:rPr>
                <w:rFonts w:ascii="Arial" w:hAnsi="Arial" w:cs="Arial"/>
                <w:sz w:val="16"/>
                <w:szCs w:val="16"/>
              </w:rPr>
            </w:pPr>
            <w:r w:rsidRPr="00994EDA">
              <w:rPr>
                <w:rFonts w:ascii="Arial" w:hAnsi="Arial" w:cs="Arial"/>
                <w:sz w:val="16"/>
                <w:szCs w:val="16"/>
              </w:rPr>
              <w:t>Option 1: single panel transmission with panel selection.</w:t>
            </w:r>
          </w:p>
          <w:p w14:paraId="7283FAFE" w14:textId="77777777" w:rsidR="00994EDA" w:rsidRPr="00994EDA" w:rsidRDefault="00994EDA" w:rsidP="00CF6E6D">
            <w:pPr>
              <w:numPr>
                <w:ilvl w:val="0"/>
                <w:numId w:val="319"/>
              </w:numPr>
              <w:rPr>
                <w:rFonts w:ascii="Arial" w:hAnsi="Arial" w:cs="Arial"/>
                <w:sz w:val="16"/>
                <w:szCs w:val="16"/>
              </w:rPr>
            </w:pPr>
            <w:r w:rsidRPr="00994EDA">
              <w:rPr>
                <w:rFonts w:ascii="Arial" w:hAnsi="Arial" w:cs="Arial"/>
                <w:sz w:val="16"/>
                <w:szCs w:val="16"/>
              </w:rPr>
              <w:t>Option 2: Rel-17 mTRP Uplink TDM repetition scheme with single panel per occasion.</w:t>
            </w:r>
          </w:p>
        </w:tc>
      </w:tr>
    </w:tbl>
    <w:p w14:paraId="6C9F9DB5" w14:textId="77777777" w:rsidR="00994EDA" w:rsidRPr="008D1700" w:rsidRDefault="00994EDA" w:rsidP="00994EDA">
      <w:pPr>
        <w:spacing w:before="120" w:after="120" w:line="264" w:lineRule="auto"/>
        <w:jc w:val="center"/>
        <w:rPr>
          <w:rFonts w:eastAsia="Malgun Gothic"/>
          <w:sz w:val="24"/>
        </w:rPr>
      </w:pPr>
      <w:r>
        <w:rPr>
          <w:rStyle w:val="Strong"/>
          <w:rFonts w:eastAsia="MS Mincho"/>
          <w:szCs w:val="20"/>
        </w:rPr>
        <w:t>Table A2: LLS assumption for STxMP of Rel-18</w:t>
      </w:r>
    </w:p>
    <w:tbl>
      <w:tblPr>
        <w:tblW w:w="10060" w:type="dxa"/>
        <w:tblInd w:w="-5" w:type="dxa"/>
        <w:tblCellMar>
          <w:left w:w="0" w:type="dxa"/>
          <w:right w:w="0" w:type="dxa"/>
        </w:tblCellMar>
        <w:tblLook w:val="04A0" w:firstRow="1" w:lastRow="0" w:firstColumn="1" w:lastColumn="0" w:noHBand="0" w:noVBand="1"/>
      </w:tblPr>
      <w:tblGrid>
        <w:gridCol w:w="2160"/>
        <w:gridCol w:w="7900"/>
      </w:tblGrid>
      <w:tr w:rsidR="00994EDA" w:rsidRPr="00266451" w14:paraId="25A9B5B0" w14:textId="77777777" w:rsidTr="00266451">
        <w:trPr>
          <w:trHeight w:val="20"/>
        </w:trPr>
        <w:tc>
          <w:tcPr>
            <w:tcW w:w="2160" w:type="dxa"/>
            <w:tcBorders>
              <w:top w:val="single" w:sz="8" w:space="0" w:color="auto"/>
              <w:left w:val="single" w:sz="8" w:space="0" w:color="auto"/>
              <w:bottom w:val="single" w:sz="8" w:space="0" w:color="auto"/>
              <w:right w:val="single" w:sz="8" w:space="0" w:color="auto"/>
            </w:tcBorders>
            <w:shd w:val="clear" w:color="auto" w:fill="D5DCE4"/>
            <w:tcMar>
              <w:top w:w="0" w:type="dxa"/>
              <w:left w:w="108" w:type="dxa"/>
              <w:bottom w:w="0" w:type="dxa"/>
              <w:right w:w="108" w:type="dxa"/>
            </w:tcMar>
            <w:hideMark/>
          </w:tcPr>
          <w:p w14:paraId="42721FBD" w14:textId="77777777" w:rsidR="00994EDA" w:rsidRPr="00266451" w:rsidRDefault="00994EDA" w:rsidP="00266451">
            <w:pPr>
              <w:snapToGrid w:val="0"/>
              <w:rPr>
                <w:rFonts w:ascii="Arial" w:eastAsia="SimSun" w:hAnsi="Arial" w:cs="Arial"/>
                <w:sz w:val="16"/>
                <w:szCs w:val="16"/>
              </w:rPr>
            </w:pPr>
            <w:r w:rsidRPr="00266451">
              <w:rPr>
                <w:rStyle w:val="Strong"/>
                <w:rFonts w:ascii="Arial" w:eastAsia="MS Mincho" w:hAnsi="Arial" w:cs="Arial"/>
                <w:color w:val="000000"/>
                <w:sz w:val="16"/>
                <w:szCs w:val="16"/>
                <w:lang w:eastAsia="ko-KR"/>
              </w:rPr>
              <w:t>Parameters</w:t>
            </w:r>
          </w:p>
        </w:tc>
        <w:tc>
          <w:tcPr>
            <w:tcW w:w="7900" w:type="dxa"/>
            <w:tcBorders>
              <w:top w:val="single" w:sz="8" w:space="0" w:color="auto"/>
              <w:left w:val="nil"/>
              <w:bottom w:val="single" w:sz="8" w:space="0" w:color="auto"/>
              <w:right w:val="single" w:sz="8" w:space="0" w:color="auto"/>
            </w:tcBorders>
            <w:shd w:val="clear" w:color="auto" w:fill="D5DCE4"/>
            <w:tcMar>
              <w:top w:w="0" w:type="dxa"/>
              <w:left w:w="108" w:type="dxa"/>
              <w:bottom w:w="0" w:type="dxa"/>
              <w:right w:w="108" w:type="dxa"/>
            </w:tcMar>
            <w:hideMark/>
          </w:tcPr>
          <w:p w14:paraId="2F388096" w14:textId="77777777" w:rsidR="00994EDA" w:rsidRPr="00266451" w:rsidRDefault="00994EDA" w:rsidP="00266451">
            <w:pPr>
              <w:snapToGrid w:val="0"/>
              <w:rPr>
                <w:rFonts w:ascii="Arial" w:eastAsia="Malgun Gothic" w:hAnsi="Arial" w:cs="Arial"/>
                <w:sz w:val="16"/>
                <w:szCs w:val="16"/>
              </w:rPr>
            </w:pPr>
            <w:r w:rsidRPr="00266451">
              <w:rPr>
                <w:rStyle w:val="Strong"/>
                <w:rFonts w:ascii="Arial" w:eastAsia="MS Mincho" w:hAnsi="Arial" w:cs="Arial"/>
                <w:color w:val="000000"/>
                <w:sz w:val="16"/>
                <w:szCs w:val="16"/>
                <w:lang w:eastAsia="ko-KR"/>
              </w:rPr>
              <w:t>Values</w:t>
            </w:r>
          </w:p>
        </w:tc>
      </w:tr>
      <w:tr w:rsidR="00994EDA" w:rsidRPr="00266451" w14:paraId="4A90C52C" w14:textId="77777777" w:rsidTr="00266451">
        <w:trPr>
          <w:trHeight w:val="20"/>
        </w:trPr>
        <w:tc>
          <w:tcPr>
            <w:tcW w:w="21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AABE771" w14:textId="77777777" w:rsidR="00994EDA" w:rsidRPr="00266451" w:rsidRDefault="00994EDA" w:rsidP="00266451">
            <w:pPr>
              <w:snapToGrid w:val="0"/>
              <w:rPr>
                <w:rFonts w:ascii="Arial" w:hAnsi="Arial" w:cs="Arial"/>
                <w:sz w:val="16"/>
                <w:szCs w:val="16"/>
              </w:rPr>
            </w:pPr>
            <w:r w:rsidRPr="00266451">
              <w:rPr>
                <w:rFonts w:ascii="Arial" w:hAnsi="Arial" w:cs="Arial"/>
                <w:sz w:val="16"/>
                <w:szCs w:val="16"/>
                <w:lang w:eastAsia="ko-KR"/>
              </w:rPr>
              <w:t>Frequency Range</w:t>
            </w:r>
          </w:p>
        </w:tc>
        <w:tc>
          <w:tcPr>
            <w:tcW w:w="7900" w:type="dxa"/>
            <w:tcBorders>
              <w:top w:val="nil"/>
              <w:left w:val="nil"/>
              <w:bottom w:val="single" w:sz="8" w:space="0" w:color="auto"/>
              <w:right w:val="single" w:sz="8" w:space="0" w:color="auto"/>
            </w:tcBorders>
            <w:tcMar>
              <w:top w:w="0" w:type="dxa"/>
              <w:left w:w="108" w:type="dxa"/>
              <w:bottom w:w="0" w:type="dxa"/>
              <w:right w:w="108" w:type="dxa"/>
            </w:tcMar>
            <w:hideMark/>
          </w:tcPr>
          <w:p w14:paraId="2FDAD755" w14:textId="77777777" w:rsidR="00994EDA" w:rsidRPr="00266451" w:rsidRDefault="00994EDA" w:rsidP="00266451">
            <w:pPr>
              <w:snapToGrid w:val="0"/>
              <w:rPr>
                <w:rFonts w:ascii="Arial" w:hAnsi="Arial" w:cs="Arial"/>
                <w:sz w:val="16"/>
                <w:szCs w:val="16"/>
              </w:rPr>
            </w:pPr>
            <w:r w:rsidRPr="00266451">
              <w:rPr>
                <w:rFonts w:ascii="Arial" w:hAnsi="Arial" w:cs="Arial"/>
                <w:sz w:val="16"/>
                <w:szCs w:val="16"/>
                <w:lang w:eastAsia="ko-KR"/>
              </w:rPr>
              <w:t>FR2 @ 30 GHz,</w:t>
            </w:r>
          </w:p>
          <w:p w14:paraId="7983A653" w14:textId="77777777" w:rsidR="00994EDA" w:rsidRPr="00266451" w:rsidRDefault="00994EDA" w:rsidP="00266451">
            <w:pPr>
              <w:snapToGrid w:val="0"/>
              <w:rPr>
                <w:rFonts w:ascii="Arial" w:hAnsi="Arial" w:cs="Arial"/>
                <w:sz w:val="16"/>
                <w:szCs w:val="16"/>
              </w:rPr>
            </w:pPr>
            <w:r w:rsidRPr="00266451">
              <w:rPr>
                <w:rFonts w:ascii="Arial" w:hAnsi="Arial" w:cs="Arial"/>
                <w:sz w:val="16"/>
                <w:szCs w:val="16"/>
              </w:rPr>
              <w:t>SCS: 120 kHz,</w:t>
            </w:r>
          </w:p>
        </w:tc>
      </w:tr>
      <w:tr w:rsidR="00994EDA" w:rsidRPr="00266451" w14:paraId="1166619D" w14:textId="77777777" w:rsidTr="00266451">
        <w:trPr>
          <w:trHeight w:val="20"/>
        </w:trPr>
        <w:tc>
          <w:tcPr>
            <w:tcW w:w="21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EE90F1D" w14:textId="77777777" w:rsidR="00994EDA" w:rsidRPr="00266451" w:rsidRDefault="00994EDA" w:rsidP="00266451">
            <w:pPr>
              <w:snapToGrid w:val="0"/>
              <w:rPr>
                <w:rFonts w:ascii="Arial" w:hAnsi="Arial" w:cs="Arial"/>
                <w:sz w:val="16"/>
                <w:szCs w:val="16"/>
              </w:rPr>
            </w:pPr>
            <w:r w:rsidRPr="00266451">
              <w:rPr>
                <w:rFonts w:ascii="Arial" w:hAnsi="Arial" w:cs="Arial"/>
                <w:sz w:val="16"/>
                <w:szCs w:val="16"/>
                <w:lang w:eastAsia="ko-KR"/>
              </w:rPr>
              <w:t>Channel model</w:t>
            </w:r>
          </w:p>
        </w:tc>
        <w:tc>
          <w:tcPr>
            <w:tcW w:w="7900" w:type="dxa"/>
            <w:tcBorders>
              <w:top w:val="nil"/>
              <w:left w:val="nil"/>
              <w:bottom w:val="single" w:sz="8" w:space="0" w:color="auto"/>
              <w:right w:val="single" w:sz="8" w:space="0" w:color="auto"/>
            </w:tcBorders>
            <w:tcMar>
              <w:top w:w="0" w:type="dxa"/>
              <w:left w:w="108" w:type="dxa"/>
              <w:bottom w:w="0" w:type="dxa"/>
              <w:right w:w="108" w:type="dxa"/>
            </w:tcMar>
            <w:hideMark/>
          </w:tcPr>
          <w:p w14:paraId="3DF5951D" w14:textId="77777777" w:rsidR="00994EDA" w:rsidRPr="00266451" w:rsidRDefault="00994EDA" w:rsidP="00266451">
            <w:pPr>
              <w:snapToGrid w:val="0"/>
              <w:spacing w:line="252" w:lineRule="auto"/>
              <w:rPr>
                <w:rFonts w:ascii="Arial" w:hAnsi="Arial" w:cs="Arial"/>
                <w:sz w:val="16"/>
                <w:szCs w:val="16"/>
              </w:rPr>
            </w:pPr>
            <w:r w:rsidRPr="00266451">
              <w:rPr>
                <w:rFonts w:ascii="Arial" w:hAnsi="Arial" w:cs="Arial"/>
                <w:sz w:val="16"/>
                <w:szCs w:val="16"/>
              </w:rPr>
              <w:t>CDL for FR2 (TDL for FR2 can be optionally used)</w:t>
            </w:r>
          </w:p>
        </w:tc>
      </w:tr>
      <w:tr w:rsidR="00994EDA" w:rsidRPr="00266451" w14:paraId="49136300" w14:textId="77777777" w:rsidTr="00266451">
        <w:trPr>
          <w:trHeight w:val="20"/>
        </w:trPr>
        <w:tc>
          <w:tcPr>
            <w:tcW w:w="21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FBB82FA" w14:textId="77777777" w:rsidR="00994EDA" w:rsidRPr="00266451" w:rsidRDefault="00994EDA" w:rsidP="00266451">
            <w:pPr>
              <w:snapToGrid w:val="0"/>
              <w:rPr>
                <w:rFonts w:ascii="Arial" w:hAnsi="Arial" w:cs="Arial"/>
                <w:sz w:val="16"/>
                <w:szCs w:val="16"/>
              </w:rPr>
            </w:pPr>
            <w:r w:rsidRPr="00266451">
              <w:rPr>
                <w:rFonts w:ascii="Arial" w:hAnsi="Arial" w:cs="Arial"/>
                <w:sz w:val="16"/>
                <w:szCs w:val="16"/>
                <w:lang w:eastAsia="ko-KR"/>
              </w:rPr>
              <w:t>BS antenna configuration</w:t>
            </w:r>
          </w:p>
        </w:tc>
        <w:tc>
          <w:tcPr>
            <w:tcW w:w="7900" w:type="dxa"/>
            <w:tcBorders>
              <w:top w:val="nil"/>
              <w:left w:val="nil"/>
              <w:bottom w:val="single" w:sz="8" w:space="0" w:color="auto"/>
              <w:right w:val="single" w:sz="8" w:space="0" w:color="auto"/>
            </w:tcBorders>
            <w:tcMar>
              <w:top w:w="0" w:type="dxa"/>
              <w:left w:w="108" w:type="dxa"/>
              <w:bottom w:w="0" w:type="dxa"/>
              <w:right w:w="108" w:type="dxa"/>
            </w:tcMar>
            <w:hideMark/>
          </w:tcPr>
          <w:p w14:paraId="779C7A79" w14:textId="77777777" w:rsidR="00994EDA" w:rsidRPr="00266451" w:rsidRDefault="00994EDA" w:rsidP="00266451">
            <w:pPr>
              <w:snapToGrid w:val="0"/>
              <w:spacing w:line="252" w:lineRule="auto"/>
              <w:rPr>
                <w:rFonts w:ascii="Arial" w:hAnsi="Arial" w:cs="Arial"/>
                <w:sz w:val="16"/>
                <w:szCs w:val="16"/>
              </w:rPr>
            </w:pPr>
            <w:r w:rsidRPr="00266451">
              <w:rPr>
                <w:rFonts w:ascii="Arial" w:hAnsi="Arial" w:cs="Arial"/>
                <w:sz w:val="16"/>
                <w:szCs w:val="16"/>
              </w:rPr>
              <w:t>2 TRP and 2 Rx ports per TRP</w:t>
            </w:r>
          </w:p>
        </w:tc>
      </w:tr>
      <w:tr w:rsidR="00994EDA" w:rsidRPr="00266451" w14:paraId="09629DC1" w14:textId="77777777" w:rsidTr="00266451">
        <w:trPr>
          <w:trHeight w:val="20"/>
        </w:trPr>
        <w:tc>
          <w:tcPr>
            <w:tcW w:w="21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7C9D856" w14:textId="77777777" w:rsidR="00994EDA" w:rsidRPr="00266451" w:rsidRDefault="00994EDA" w:rsidP="00266451">
            <w:pPr>
              <w:snapToGrid w:val="0"/>
              <w:rPr>
                <w:rFonts w:ascii="Arial" w:hAnsi="Arial" w:cs="Arial"/>
                <w:sz w:val="16"/>
                <w:szCs w:val="16"/>
              </w:rPr>
            </w:pPr>
            <w:r w:rsidRPr="00266451">
              <w:rPr>
                <w:rFonts w:ascii="Arial" w:hAnsi="Arial" w:cs="Arial"/>
                <w:sz w:val="16"/>
                <w:szCs w:val="16"/>
                <w:lang w:eastAsia="ko-KR"/>
              </w:rPr>
              <w:t>UE antenna configuration</w:t>
            </w:r>
          </w:p>
        </w:tc>
        <w:tc>
          <w:tcPr>
            <w:tcW w:w="7900" w:type="dxa"/>
            <w:tcBorders>
              <w:top w:val="nil"/>
              <w:left w:val="nil"/>
              <w:bottom w:val="single" w:sz="8" w:space="0" w:color="auto"/>
              <w:right w:val="single" w:sz="8" w:space="0" w:color="auto"/>
            </w:tcBorders>
            <w:tcMar>
              <w:top w:w="0" w:type="dxa"/>
              <w:left w:w="108" w:type="dxa"/>
              <w:bottom w:w="0" w:type="dxa"/>
              <w:right w:w="108" w:type="dxa"/>
            </w:tcMar>
            <w:hideMark/>
          </w:tcPr>
          <w:p w14:paraId="657D0CD8" w14:textId="77777777" w:rsidR="00994EDA" w:rsidRPr="00266451" w:rsidRDefault="00994EDA" w:rsidP="00266451">
            <w:pPr>
              <w:snapToGrid w:val="0"/>
              <w:spacing w:line="252" w:lineRule="auto"/>
              <w:rPr>
                <w:rFonts w:ascii="Arial" w:hAnsi="Arial" w:cs="Arial"/>
                <w:sz w:val="16"/>
                <w:szCs w:val="16"/>
              </w:rPr>
            </w:pPr>
            <w:r w:rsidRPr="00266451">
              <w:rPr>
                <w:rFonts w:ascii="Arial" w:hAnsi="Arial" w:cs="Arial"/>
                <w:sz w:val="16"/>
                <w:szCs w:val="16"/>
              </w:rPr>
              <w:t>2 panels and 2 Tx ports on each panel</w:t>
            </w:r>
          </w:p>
        </w:tc>
      </w:tr>
      <w:tr w:rsidR="00994EDA" w:rsidRPr="00266451" w14:paraId="19A452B2" w14:textId="77777777" w:rsidTr="00266451">
        <w:trPr>
          <w:trHeight w:val="20"/>
        </w:trPr>
        <w:tc>
          <w:tcPr>
            <w:tcW w:w="21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74A9C14" w14:textId="77777777" w:rsidR="00994EDA" w:rsidRPr="00266451" w:rsidRDefault="00994EDA" w:rsidP="00266451">
            <w:pPr>
              <w:autoSpaceDE w:val="0"/>
              <w:autoSpaceDN w:val="0"/>
              <w:snapToGrid w:val="0"/>
              <w:rPr>
                <w:rFonts w:ascii="Arial" w:hAnsi="Arial" w:cs="Arial"/>
                <w:sz w:val="16"/>
                <w:szCs w:val="16"/>
              </w:rPr>
            </w:pPr>
            <w:r w:rsidRPr="00266451">
              <w:rPr>
                <w:rFonts w:ascii="Arial" w:hAnsi="Arial" w:cs="Arial"/>
                <w:sz w:val="16"/>
                <w:szCs w:val="16"/>
                <w:lang w:eastAsia="ko-KR"/>
              </w:rPr>
              <w:t>Path-loss modeling</w:t>
            </w:r>
          </w:p>
        </w:tc>
        <w:tc>
          <w:tcPr>
            <w:tcW w:w="7900" w:type="dxa"/>
            <w:tcBorders>
              <w:top w:val="nil"/>
              <w:left w:val="nil"/>
              <w:bottom w:val="single" w:sz="8" w:space="0" w:color="auto"/>
              <w:right w:val="single" w:sz="8" w:space="0" w:color="auto"/>
            </w:tcBorders>
            <w:tcMar>
              <w:top w:w="0" w:type="dxa"/>
              <w:left w:w="108" w:type="dxa"/>
              <w:bottom w:w="0" w:type="dxa"/>
              <w:right w:w="108" w:type="dxa"/>
            </w:tcMar>
            <w:hideMark/>
          </w:tcPr>
          <w:p w14:paraId="7452701F" w14:textId="77777777" w:rsidR="00994EDA" w:rsidRPr="00266451" w:rsidRDefault="00994EDA" w:rsidP="00266451">
            <w:pPr>
              <w:autoSpaceDE w:val="0"/>
              <w:autoSpaceDN w:val="0"/>
              <w:snapToGrid w:val="0"/>
              <w:jc w:val="both"/>
              <w:rPr>
                <w:rFonts w:ascii="Arial" w:hAnsi="Arial" w:cs="Arial"/>
                <w:sz w:val="16"/>
                <w:szCs w:val="16"/>
              </w:rPr>
            </w:pPr>
            <w:r w:rsidRPr="00266451">
              <w:rPr>
                <w:rFonts w:ascii="Arial" w:hAnsi="Arial" w:cs="Arial"/>
                <w:sz w:val="16"/>
                <w:szCs w:val="16"/>
                <w:lang w:eastAsia="ko-KR"/>
              </w:rPr>
              <w:t>{0,3,6, 9, 12} dB gap between panels/TRPs</w:t>
            </w:r>
          </w:p>
        </w:tc>
      </w:tr>
      <w:tr w:rsidR="00994EDA" w:rsidRPr="00266451" w14:paraId="20C21B35" w14:textId="77777777" w:rsidTr="00266451">
        <w:trPr>
          <w:trHeight w:val="20"/>
        </w:trPr>
        <w:tc>
          <w:tcPr>
            <w:tcW w:w="21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0052CD6" w14:textId="77777777" w:rsidR="00994EDA" w:rsidRPr="00266451" w:rsidRDefault="00994EDA" w:rsidP="00266451">
            <w:pPr>
              <w:autoSpaceDE w:val="0"/>
              <w:autoSpaceDN w:val="0"/>
              <w:snapToGrid w:val="0"/>
              <w:rPr>
                <w:rFonts w:ascii="Arial" w:hAnsi="Arial" w:cs="Arial"/>
                <w:sz w:val="16"/>
                <w:szCs w:val="16"/>
              </w:rPr>
            </w:pPr>
            <w:r w:rsidRPr="00266451">
              <w:rPr>
                <w:rFonts w:ascii="Arial" w:hAnsi="Arial" w:cs="Arial"/>
                <w:sz w:val="16"/>
                <w:szCs w:val="16"/>
                <w:lang w:eastAsia="ko-KR"/>
              </w:rPr>
              <w:t>Blockage</w:t>
            </w:r>
          </w:p>
        </w:tc>
        <w:tc>
          <w:tcPr>
            <w:tcW w:w="7900" w:type="dxa"/>
            <w:tcBorders>
              <w:top w:val="nil"/>
              <w:left w:val="nil"/>
              <w:bottom w:val="single" w:sz="8" w:space="0" w:color="auto"/>
              <w:right w:val="single" w:sz="8" w:space="0" w:color="auto"/>
            </w:tcBorders>
            <w:tcMar>
              <w:top w:w="0" w:type="dxa"/>
              <w:left w:w="108" w:type="dxa"/>
              <w:bottom w:w="0" w:type="dxa"/>
              <w:right w:w="108" w:type="dxa"/>
            </w:tcMar>
            <w:hideMark/>
          </w:tcPr>
          <w:p w14:paraId="7195F417" w14:textId="77777777" w:rsidR="00994EDA" w:rsidRPr="00266451" w:rsidRDefault="00994EDA" w:rsidP="00266451">
            <w:pPr>
              <w:autoSpaceDE w:val="0"/>
              <w:autoSpaceDN w:val="0"/>
              <w:snapToGrid w:val="0"/>
              <w:jc w:val="both"/>
              <w:rPr>
                <w:rFonts w:ascii="Arial" w:hAnsi="Arial" w:cs="Arial"/>
                <w:sz w:val="16"/>
                <w:szCs w:val="16"/>
              </w:rPr>
            </w:pPr>
            <w:r w:rsidRPr="00266451">
              <w:rPr>
                <w:rFonts w:ascii="Arial" w:hAnsi="Arial" w:cs="Arial"/>
                <w:sz w:val="16"/>
                <w:szCs w:val="16"/>
                <w:lang w:eastAsia="ko-KR"/>
              </w:rPr>
              <w:t>Blockage model from Rel-16 (x dB power offset with probability p): Companies to report x and p, and other assumptions, if any.</w:t>
            </w:r>
          </w:p>
        </w:tc>
      </w:tr>
      <w:tr w:rsidR="00994EDA" w:rsidRPr="00266451" w14:paraId="22363ADC" w14:textId="77777777" w:rsidTr="00266451">
        <w:trPr>
          <w:trHeight w:val="20"/>
        </w:trPr>
        <w:tc>
          <w:tcPr>
            <w:tcW w:w="21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19A75AD" w14:textId="77777777" w:rsidR="00994EDA" w:rsidRPr="00266451" w:rsidRDefault="00994EDA" w:rsidP="00266451">
            <w:pPr>
              <w:autoSpaceDE w:val="0"/>
              <w:autoSpaceDN w:val="0"/>
              <w:snapToGrid w:val="0"/>
              <w:rPr>
                <w:rFonts w:ascii="Arial" w:hAnsi="Arial" w:cs="Arial"/>
                <w:sz w:val="16"/>
                <w:szCs w:val="16"/>
              </w:rPr>
            </w:pPr>
            <w:r w:rsidRPr="00266451">
              <w:rPr>
                <w:rFonts w:ascii="Arial" w:hAnsi="Arial" w:cs="Arial"/>
                <w:sz w:val="16"/>
                <w:szCs w:val="16"/>
                <w:lang w:eastAsia="ko-KR"/>
              </w:rPr>
              <w:t>Target BLER</w:t>
            </w:r>
          </w:p>
        </w:tc>
        <w:tc>
          <w:tcPr>
            <w:tcW w:w="7900" w:type="dxa"/>
            <w:tcBorders>
              <w:top w:val="nil"/>
              <w:left w:val="nil"/>
              <w:bottom w:val="single" w:sz="8" w:space="0" w:color="auto"/>
              <w:right w:val="single" w:sz="8" w:space="0" w:color="auto"/>
            </w:tcBorders>
            <w:tcMar>
              <w:top w:w="0" w:type="dxa"/>
              <w:left w:w="108" w:type="dxa"/>
              <w:bottom w:w="0" w:type="dxa"/>
              <w:right w:w="108" w:type="dxa"/>
            </w:tcMar>
            <w:hideMark/>
          </w:tcPr>
          <w:p w14:paraId="2DA15B3F" w14:textId="77777777" w:rsidR="00994EDA" w:rsidRPr="00266451" w:rsidRDefault="00994EDA" w:rsidP="00266451">
            <w:pPr>
              <w:autoSpaceDE w:val="0"/>
              <w:autoSpaceDN w:val="0"/>
              <w:snapToGrid w:val="0"/>
              <w:jc w:val="both"/>
              <w:rPr>
                <w:rFonts w:ascii="Arial" w:hAnsi="Arial" w:cs="Arial"/>
                <w:sz w:val="16"/>
                <w:szCs w:val="16"/>
              </w:rPr>
            </w:pPr>
            <w:r w:rsidRPr="00266451">
              <w:rPr>
                <w:rFonts w:ascii="Arial" w:hAnsi="Arial" w:cs="Arial"/>
                <w:sz w:val="16"/>
                <w:szCs w:val="16"/>
                <w:lang w:eastAsia="ko-KR"/>
              </w:rPr>
              <w:t>[10^-3, 10^-4, 10^-5]: BLER values shown in plots should be based on enough number of samples, e.g., ~100/BLER samples</w:t>
            </w:r>
          </w:p>
        </w:tc>
      </w:tr>
      <w:tr w:rsidR="00994EDA" w:rsidRPr="00266451" w14:paraId="4632C986" w14:textId="77777777" w:rsidTr="00266451">
        <w:trPr>
          <w:trHeight w:val="20"/>
        </w:trPr>
        <w:tc>
          <w:tcPr>
            <w:tcW w:w="21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57CBB87" w14:textId="77777777" w:rsidR="00994EDA" w:rsidRPr="00266451" w:rsidRDefault="00994EDA" w:rsidP="00266451">
            <w:pPr>
              <w:autoSpaceDE w:val="0"/>
              <w:autoSpaceDN w:val="0"/>
              <w:snapToGrid w:val="0"/>
              <w:rPr>
                <w:rFonts w:ascii="Arial" w:hAnsi="Arial" w:cs="Arial"/>
                <w:sz w:val="16"/>
                <w:szCs w:val="16"/>
              </w:rPr>
            </w:pPr>
            <w:r w:rsidRPr="00266451">
              <w:rPr>
                <w:rFonts w:ascii="Arial" w:hAnsi="Arial" w:cs="Arial"/>
                <w:sz w:val="16"/>
                <w:szCs w:val="16"/>
                <w:lang w:eastAsia="ko-KR"/>
              </w:rPr>
              <w:t>Baseline scheme</w:t>
            </w:r>
          </w:p>
        </w:tc>
        <w:tc>
          <w:tcPr>
            <w:tcW w:w="7900" w:type="dxa"/>
            <w:tcBorders>
              <w:top w:val="nil"/>
              <w:left w:val="nil"/>
              <w:bottom w:val="single" w:sz="8" w:space="0" w:color="auto"/>
              <w:right w:val="single" w:sz="8" w:space="0" w:color="auto"/>
            </w:tcBorders>
            <w:tcMar>
              <w:top w:w="0" w:type="dxa"/>
              <w:left w:w="108" w:type="dxa"/>
              <w:bottom w:w="0" w:type="dxa"/>
              <w:right w:w="108" w:type="dxa"/>
            </w:tcMar>
            <w:hideMark/>
          </w:tcPr>
          <w:p w14:paraId="6D32E6F5" w14:textId="77777777" w:rsidR="00994EDA" w:rsidRPr="00266451" w:rsidRDefault="00994EDA" w:rsidP="00CF6E6D">
            <w:pPr>
              <w:numPr>
                <w:ilvl w:val="0"/>
                <w:numId w:val="320"/>
              </w:numPr>
              <w:rPr>
                <w:rFonts w:ascii="Arial" w:hAnsi="Arial" w:cs="Arial"/>
                <w:sz w:val="16"/>
                <w:szCs w:val="16"/>
              </w:rPr>
            </w:pPr>
            <w:r w:rsidRPr="00266451">
              <w:rPr>
                <w:rFonts w:ascii="Arial" w:hAnsi="Arial" w:cs="Arial"/>
                <w:sz w:val="16"/>
                <w:szCs w:val="16"/>
              </w:rPr>
              <w:t>Option 1: single panel transmission with panel selection.</w:t>
            </w:r>
          </w:p>
          <w:p w14:paraId="54D338B1" w14:textId="77777777" w:rsidR="00994EDA" w:rsidRPr="00266451" w:rsidRDefault="00994EDA" w:rsidP="00CF6E6D">
            <w:pPr>
              <w:numPr>
                <w:ilvl w:val="0"/>
                <w:numId w:val="320"/>
              </w:numPr>
              <w:rPr>
                <w:rFonts w:ascii="Arial" w:hAnsi="Arial" w:cs="Arial"/>
                <w:sz w:val="16"/>
                <w:szCs w:val="16"/>
              </w:rPr>
            </w:pPr>
            <w:r w:rsidRPr="00266451">
              <w:rPr>
                <w:rFonts w:ascii="Arial" w:hAnsi="Arial" w:cs="Arial"/>
                <w:sz w:val="16"/>
                <w:szCs w:val="16"/>
              </w:rPr>
              <w:t>Option 2: Rel-17 mTRP Uplink TDM repetition scheme with single panel per occasion.</w:t>
            </w:r>
          </w:p>
        </w:tc>
      </w:tr>
      <w:tr w:rsidR="00994EDA" w:rsidRPr="00266451" w14:paraId="47DBA358" w14:textId="77777777" w:rsidTr="00266451">
        <w:trPr>
          <w:trHeight w:val="20"/>
        </w:trPr>
        <w:tc>
          <w:tcPr>
            <w:tcW w:w="21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569F0C0" w14:textId="77777777" w:rsidR="00994EDA" w:rsidRPr="00266451" w:rsidRDefault="00994EDA" w:rsidP="00266451">
            <w:pPr>
              <w:autoSpaceDE w:val="0"/>
              <w:autoSpaceDN w:val="0"/>
              <w:snapToGrid w:val="0"/>
              <w:rPr>
                <w:rFonts w:ascii="Arial" w:eastAsia="SimSun" w:hAnsi="Arial" w:cs="Arial"/>
                <w:sz w:val="16"/>
                <w:szCs w:val="16"/>
              </w:rPr>
            </w:pPr>
            <w:r w:rsidRPr="00266451">
              <w:rPr>
                <w:rFonts w:ascii="Arial" w:hAnsi="Arial" w:cs="Arial"/>
                <w:sz w:val="16"/>
                <w:szCs w:val="16"/>
                <w:lang w:eastAsia="ko-KR"/>
              </w:rPr>
              <w:t># of RBs/symbols</w:t>
            </w:r>
          </w:p>
        </w:tc>
        <w:tc>
          <w:tcPr>
            <w:tcW w:w="7900" w:type="dxa"/>
            <w:tcBorders>
              <w:top w:val="nil"/>
              <w:left w:val="nil"/>
              <w:bottom w:val="single" w:sz="8" w:space="0" w:color="auto"/>
              <w:right w:val="single" w:sz="8" w:space="0" w:color="auto"/>
            </w:tcBorders>
            <w:tcMar>
              <w:top w:w="0" w:type="dxa"/>
              <w:left w:w="108" w:type="dxa"/>
              <w:bottom w:w="0" w:type="dxa"/>
              <w:right w:w="108" w:type="dxa"/>
            </w:tcMar>
            <w:hideMark/>
          </w:tcPr>
          <w:p w14:paraId="6C45ABC5" w14:textId="77777777" w:rsidR="00994EDA" w:rsidRPr="00266451" w:rsidRDefault="00994EDA" w:rsidP="00266451">
            <w:pPr>
              <w:autoSpaceDE w:val="0"/>
              <w:autoSpaceDN w:val="0"/>
              <w:snapToGrid w:val="0"/>
              <w:jc w:val="both"/>
              <w:rPr>
                <w:rFonts w:ascii="Arial" w:eastAsia="Malgun Gothic" w:hAnsi="Arial" w:cs="Arial"/>
                <w:sz w:val="16"/>
                <w:szCs w:val="16"/>
              </w:rPr>
            </w:pPr>
            <w:r w:rsidRPr="00266451">
              <w:rPr>
                <w:rFonts w:ascii="Arial" w:hAnsi="Arial" w:cs="Arial"/>
                <w:sz w:val="16"/>
                <w:szCs w:val="16"/>
                <w:lang w:eastAsia="ko-KR"/>
              </w:rPr>
              <w:t>Companies to Report.</w:t>
            </w:r>
          </w:p>
        </w:tc>
      </w:tr>
      <w:tr w:rsidR="00994EDA" w:rsidRPr="00266451" w14:paraId="54034B2A" w14:textId="77777777" w:rsidTr="00266451">
        <w:trPr>
          <w:trHeight w:val="20"/>
        </w:trPr>
        <w:tc>
          <w:tcPr>
            <w:tcW w:w="21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0164DB2" w14:textId="77777777" w:rsidR="00994EDA" w:rsidRPr="00266451" w:rsidRDefault="00994EDA" w:rsidP="00266451">
            <w:pPr>
              <w:autoSpaceDE w:val="0"/>
              <w:autoSpaceDN w:val="0"/>
              <w:snapToGrid w:val="0"/>
              <w:rPr>
                <w:rFonts w:ascii="Arial" w:hAnsi="Arial" w:cs="Arial"/>
                <w:sz w:val="16"/>
                <w:szCs w:val="16"/>
              </w:rPr>
            </w:pPr>
            <w:r w:rsidRPr="00266451">
              <w:rPr>
                <w:rFonts w:ascii="Arial" w:hAnsi="Arial" w:cs="Arial"/>
                <w:sz w:val="16"/>
                <w:szCs w:val="16"/>
                <w:lang w:eastAsia="ko-KR"/>
              </w:rPr>
              <w:t>DMRS pattern</w:t>
            </w:r>
          </w:p>
        </w:tc>
        <w:tc>
          <w:tcPr>
            <w:tcW w:w="7900" w:type="dxa"/>
            <w:tcBorders>
              <w:top w:val="nil"/>
              <w:left w:val="nil"/>
              <w:bottom w:val="single" w:sz="8" w:space="0" w:color="auto"/>
              <w:right w:val="single" w:sz="8" w:space="0" w:color="auto"/>
            </w:tcBorders>
            <w:tcMar>
              <w:top w:w="0" w:type="dxa"/>
              <w:left w:w="108" w:type="dxa"/>
              <w:bottom w:w="0" w:type="dxa"/>
              <w:right w:w="108" w:type="dxa"/>
            </w:tcMar>
            <w:hideMark/>
          </w:tcPr>
          <w:p w14:paraId="02AF80A2" w14:textId="77777777" w:rsidR="00994EDA" w:rsidRPr="00266451" w:rsidRDefault="00994EDA" w:rsidP="00CF6E6D">
            <w:pPr>
              <w:numPr>
                <w:ilvl w:val="0"/>
                <w:numId w:val="321"/>
              </w:numPr>
              <w:rPr>
                <w:rFonts w:ascii="Arial" w:hAnsi="Arial" w:cs="Arial"/>
                <w:sz w:val="16"/>
                <w:szCs w:val="16"/>
              </w:rPr>
            </w:pPr>
            <w:r w:rsidRPr="00266451">
              <w:rPr>
                <w:rFonts w:ascii="Arial" w:hAnsi="Arial" w:cs="Arial"/>
                <w:sz w:val="16"/>
                <w:szCs w:val="16"/>
                <w:lang w:eastAsia="ko-KR"/>
              </w:rPr>
              <w:t>DM-RS configuration type 1 for PUSCH</w:t>
            </w:r>
          </w:p>
          <w:p w14:paraId="21E66799" w14:textId="77777777" w:rsidR="00994EDA" w:rsidRPr="00266451" w:rsidRDefault="00994EDA" w:rsidP="00CF6E6D">
            <w:pPr>
              <w:numPr>
                <w:ilvl w:val="0"/>
                <w:numId w:val="321"/>
              </w:numPr>
              <w:rPr>
                <w:rFonts w:ascii="Arial" w:hAnsi="Arial" w:cs="Arial"/>
                <w:sz w:val="16"/>
                <w:szCs w:val="16"/>
              </w:rPr>
            </w:pPr>
            <w:r w:rsidRPr="00266451">
              <w:rPr>
                <w:rFonts w:ascii="Arial" w:hAnsi="Arial" w:cs="Arial"/>
                <w:sz w:val="16"/>
                <w:szCs w:val="16"/>
                <w:lang w:eastAsia="ko-KR"/>
              </w:rPr>
              <w:t>DM-RS configuration type 2 for PUSCH (optional)</w:t>
            </w:r>
          </w:p>
          <w:p w14:paraId="1F211A86" w14:textId="77777777" w:rsidR="00994EDA" w:rsidRPr="00266451" w:rsidRDefault="00994EDA" w:rsidP="00CF6E6D">
            <w:pPr>
              <w:numPr>
                <w:ilvl w:val="0"/>
                <w:numId w:val="321"/>
              </w:numPr>
              <w:rPr>
                <w:rFonts w:ascii="Arial" w:hAnsi="Arial" w:cs="Arial"/>
                <w:sz w:val="16"/>
                <w:szCs w:val="16"/>
              </w:rPr>
            </w:pPr>
            <w:r w:rsidRPr="00266451">
              <w:rPr>
                <w:rFonts w:ascii="Arial" w:hAnsi="Arial" w:cs="Arial"/>
                <w:sz w:val="16"/>
                <w:szCs w:val="16"/>
                <w:lang w:eastAsia="ko-KR"/>
              </w:rPr>
              <w:t>DM-RS according to PUCCH formats (companies to report the details for PUCCH DM-RS)</w:t>
            </w:r>
          </w:p>
        </w:tc>
      </w:tr>
      <w:tr w:rsidR="00994EDA" w:rsidRPr="00266451" w14:paraId="3B4FBC69" w14:textId="77777777" w:rsidTr="00266451">
        <w:trPr>
          <w:trHeight w:val="20"/>
        </w:trPr>
        <w:tc>
          <w:tcPr>
            <w:tcW w:w="21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D6764D9" w14:textId="77777777" w:rsidR="00994EDA" w:rsidRPr="00266451" w:rsidRDefault="00994EDA" w:rsidP="00266451">
            <w:pPr>
              <w:autoSpaceDE w:val="0"/>
              <w:autoSpaceDN w:val="0"/>
              <w:snapToGrid w:val="0"/>
              <w:rPr>
                <w:rFonts w:ascii="Arial" w:eastAsia="SimSun" w:hAnsi="Arial" w:cs="Arial"/>
                <w:sz w:val="16"/>
                <w:szCs w:val="16"/>
              </w:rPr>
            </w:pPr>
            <w:r w:rsidRPr="00266451">
              <w:rPr>
                <w:rFonts w:ascii="Arial" w:hAnsi="Arial" w:cs="Arial"/>
                <w:sz w:val="16"/>
                <w:szCs w:val="16"/>
                <w:lang w:eastAsia="ko-KR"/>
              </w:rPr>
              <w:t>Code rates</w:t>
            </w:r>
          </w:p>
        </w:tc>
        <w:tc>
          <w:tcPr>
            <w:tcW w:w="7900" w:type="dxa"/>
            <w:tcBorders>
              <w:top w:val="nil"/>
              <w:left w:val="nil"/>
              <w:bottom w:val="single" w:sz="8" w:space="0" w:color="auto"/>
              <w:right w:val="single" w:sz="8" w:space="0" w:color="auto"/>
            </w:tcBorders>
            <w:tcMar>
              <w:top w:w="0" w:type="dxa"/>
              <w:left w:w="108" w:type="dxa"/>
              <w:bottom w:w="0" w:type="dxa"/>
              <w:right w:w="108" w:type="dxa"/>
            </w:tcMar>
            <w:hideMark/>
          </w:tcPr>
          <w:p w14:paraId="2294A376" w14:textId="77777777" w:rsidR="00994EDA" w:rsidRPr="00266451" w:rsidRDefault="00994EDA" w:rsidP="00266451">
            <w:pPr>
              <w:snapToGrid w:val="0"/>
              <w:spacing w:line="252" w:lineRule="auto"/>
              <w:jc w:val="both"/>
              <w:rPr>
                <w:rFonts w:ascii="Arial" w:eastAsia="Malgun Gothic" w:hAnsi="Arial" w:cs="Arial"/>
                <w:sz w:val="16"/>
                <w:szCs w:val="16"/>
              </w:rPr>
            </w:pPr>
            <w:r w:rsidRPr="00266451">
              <w:rPr>
                <w:rFonts w:ascii="Arial" w:hAnsi="Arial" w:cs="Arial"/>
                <w:sz w:val="16"/>
                <w:szCs w:val="16"/>
                <w:lang w:eastAsia="ko-KR"/>
              </w:rPr>
              <w:t>Low (&lt;0.2) and moderate (&lt;0.4)</w:t>
            </w:r>
          </w:p>
        </w:tc>
      </w:tr>
      <w:tr w:rsidR="00994EDA" w:rsidRPr="00266451" w14:paraId="3992994A" w14:textId="77777777" w:rsidTr="00266451">
        <w:trPr>
          <w:trHeight w:val="20"/>
        </w:trPr>
        <w:tc>
          <w:tcPr>
            <w:tcW w:w="21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CFBDA1D" w14:textId="77777777" w:rsidR="00994EDA" w:rsidRPr="00266451" w:rsidRDefault="00994EDA" w:rsidP="00266451">
            <w:pPr>
              <w:autoSpaceDE w:val="0"/>
              <w:autoSpaceDN w:val="0"/>
              <w:snapToGrid w:val="0"/>
              <w:rPr>
                <w:rFonts w:ascii="Arial" w:hAnsi="Arial" w:cs="Arial"/>
                <w:sz w:val="16"/>
                <w:szCs w:val="16"/>
              </w:rPr>
            </w:pPr>
            <w:r w:rsidRPr="00266451">
              <w:rPr>
                <w:rFonts w:ascii="Arial" w:hAnsi="Arial" w:cs="Arial"/>
                <w:sz w:val="16"/>
                <w:szCs w:val="16"/>
                <w:lang w:eastAsia="ko-KR"/>
              </w:rPr>
              <w:t>Frequency hopping</w:t>
            </w:r>
          </w:p>
        </w:tc>
        <w:tc>
          <w:tcPr>
            <w:tcW w:w="7900" w:type="dxa"/>
            <w:tcBorders>
              <w:top w:val="nil"/>
              <w:left w:val="nil"/>
              <w:bottom w:val="single" w:sz="8" w:space="0" w:color="auto"/>
              <w:right w:val="single" w:sz="8" w:space="0" w:color="auto"/>
            </w:tcBorders>
            <w:tcMar>
              <w:top w:w="0" w:type="dxa"/>
              <w:left w:w="108" w:type="dxa"/>
              <w:bottom w:w="0" w:type="dxa"/>
              <w:right w:w="108" w:type="dxa"/>
            </w:tcMar>
            <w:hideMark/>
          </w:tcPr>
          <w:p w14:paraId="64EB7FCC" w14:textId="77777777" w:rsidR="00994EDA" w:rsidRPr="00266451" w:rsidRDefault="00994EDA" w:rsidP="00266451">
            <w:pPr>
              <w:snapToGrid w:val="0"/>
              <w:spacing w:line="252" w:lineRule="auto"/>
              <w:jc w:val="both"/>
              <w:rPr>
                <w:rFonts w:ascii="Arial" w:hAnsi="Arial" w:cs="Arial"/>
                <w:sz w:val="16"/>
                <w:szCs w:val="16"/>
              </w:rPr>
            </w:pPr>
            <w:r w:rsidRPr="00266451">
              <w:rPr>
                <w:rFonts w:ascii="Arial" w:hAnsi="Arial" w:cs="Arial"/>
                <w:sz w:val="16"/>
                <w:szCs w:val="16"/>
                <w:lang w:eastAsia="ko-KR"/>
              </w:rPr>
              <w:t>Reported by companies</w:t>
            </w:r>
          </w:p>
        </w:tc>
      </w:tr>
      <w:tr w:rsidR="00994EDA" w:rsidRPr="00266451" w14:paraId="73241A53" w14:textId="77777777" w:rsidTr="00266451">
        <w:trPr>
          <w:trHeight w:val="20"/>
        </w:trPr>
        <w:tc>
          <w:tcPr>
            <w:tcW w:w="21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80F801A" w14:textId="77777777" w:rsidR="00994EDA" w:rsidRPr="00266451" w:rsidRDefault="00994EDA" w:rsidP="00266451">
            <w:pPr>
              <w:autoSpaceDE w:val="0"/>
              <w:autoSpaceDN w:val="0"/>
              <w:snapToGrid w:val="0"/>
              <w:rPr>
                <w:rFonts w:ascii="Arial" w:hAnsi="Arial" w:cs="Arial"/>
                <w:sz w:val="16"/>
                <w:szCs w:val="16"/>
              </w:rPr>
            </w:pPr>
            <w:r w:rsidRPr="00266451">
              <w:rPr>
                <w:rFonts w:ascii="Arial" w:hAnsi="Arial" w:cs="Arial"/>
                <w:sz w:val="16"/>
                <w:szCs w:val="16"/>
                <w:lang w:eastAsia="ko-KR"/>
              </w:rPr>
              <w:t>UL transmission scheme</w:t>
            </w:r>
          </w:p>
        </w:tc>
        <w:tc>
          <w:tcPr>
            <w:tcW w:w="7900" w:type="dxa"/>
            <w:tcBorders>
              <w:top w:val="nil"/>
              <w:left w:val="nil"/>
              <w:bottom w:val="single" w:sz="8" w:space="0" w:color="auto"/>
              <w:right w:val="single" w:sz="8" w:space="0" w:color="auto"/>
            </w:tcBorders>
            <w:tcMar>
              <w:top w:w="0" w:type="dxa"/>
              <w:left w:w="108" w:type="dxa"/>
              <w:bottom w:w="0" w:type="dxa"/>
              <w:right w:w="108" w:type="dxa"/>
            </w:tcMar>
            <w:hideMark/>
          </w:tcPr>
          <w:p w14:paraId="15B24595" w14:textId="77777777" w:rsidR="00994EDA" w:rsidRPr="00266451" w:rsidRDefault="00994EDA" w:rsidP="00266451">
            <w:pPr>
              <w:snapToGrid w:val="0"/>
              <w:spacing w:line="252" w:lineRule="auto"/>
              <w:jc w:val="both"/>
              <w:rPr>
                <w:rFonts w:ascii="Arial" w:hAnsi="Arial" w:cs="Arial"/>
                <w:sz w:val="16"/>
                <w:szCs w:val="16"/>
              </w:rPr>
            </w:pPr>
            <w:r w:rsidRPr="00266451">
              <w:rPr>
                <w:rFonts w:ascii="Arial" w:hAnsi="Arial" w:cs="Arial"/>
                <w:sz w:val="16"/>
                <w:szCs w:val="16"/>
                <w:lang w:eastAsia="ko-KR"/>
              </w:rPr>
              <w:t>Codebook based UL transmission is baseline. Non-codebook based can be optional.</w:t>
            </w:r>
          </w:p>
        </w:tc>
      </w:tr>
      <w:tr w:rsidR="00994EDA" w:rsidRPr="00266451" w14:paraId="20B9E32A" w14:textId="77777777" w:rsidTr="00266451">
        <w:trPr>
          <w:trHeight w:val="20"/>
        </w:trPr>
        <w:tc>
          <w:tcPr>
            <w:tcW w:w="21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B12E101" w14:textId="77777777" w:rsidR="00994EDA" w:rsidRPr="00266451" w:rsidRDefault="00994EDA" w:rsidP="00266451">
            <w:pPr>
              <w:autoSpaceDE w:val="0"/>
              <w:autoSpaceDN w:val="0"/>
              <w:snapToGrid w:val="0"/>
              <w:rPr>
                <w:rFonts w:ascii="Arial" w:hAnsi="Arial" w:cs="Arial"/>
                <w:sz w:val="16"/>
                <w:szCs w:val="16"/>
              </w:rPr>
            </w:pPr>
            <w:r w:rsidRPr="00266451">
              <w:rPr>
                <w:rFonts w:ascii="Arial" w:hAnsi="Arial" w:cs="Arial"/>
                <w:sz w:val="16"/>
                <w:szCs w:val="16"/>
                <w:lang w:eastAsia="ko-KR"/>
              </w:rPr>
              <w:t>Redundancy Version</w:t>
            </w:r>
          </w:p>
        </w:tc>
        <w:tc>
          <w:tcPr>
            <w:tcW w:w="7900" w:type="dxa"/>
            <w:tcBorders>
              <w:top w:val="nil"/>
              <w:left w:val="nil"/>
              <w:bottom w:val="single" w:sz="8" w:space="0" w:color="auto"/>
              <w:right w:val="single" w:sz="8" w:space="0" w:color="auto"/>
            </w:tcBorders>
            <w:tcMar>
              <w:top w:w="0" w:type="dxa"/>
              <w:left w:w="108" w:type="dxa"/>
              <w:bottom w:w="0" w:type="dxa"/>
              <w:right w:w="108" w:type="dxa"/>
            </w:tcMar>
            <w:hideMark/>
          </w:tcPr>
          <w:p w14:paraId="2E4ED122" w14:textId="77777777" w:rsidR="00994EDA" w:rsidRPr="00266451" w:rsidRDefault="00994EDA" w:rsidP="00266451">
            <w:pPr>
              <w:snapToGrid w:val="0"/>
              <w:spacing w:line="252" w:lineRule="auto"/>
              <w:jc w:val="both"/>
              <w:rPr>
                <w:rFonts w:ascii="Arial" w:hAnsi="Arial" w:cs="Arial"/>
                <w:sz w:val="16"/>
                <w:szCs w:val="16"/>
              </w:rPr>
            </w:pPr>
            <w:r w:rsidRPr="00266451">
              <w:rPr>
                <w:rFonts w:ascii="Arial" w:hAnsi="Arial" w:cs="Arial"/>
                <w:sz w:val="16"/>
                <w:szCs w:val="16"/>
                <w:lang w:eastAsia="ko-KR"/>
              </w:rPr>
              <w:t>Reported by companies</w:t>
            </w:r>
          </w:p>
        </w:tc>
      </w:tr>
      <w:tr w:rsidR="00994EDA" w:rsidRPr="00266451" w14:paraId="205C7A4E" w14:textId="77777777" w:rsidTr="00266451">
        <w:trPr>
          <w:trHeight w:val="20"/>
        </w:trPr>
        <w:tc>
          <w:tcPr>
            <w:tcW w:w="21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64C859F" w14:textId="77777777" w:rsidR="00994EDA" w:rsidRPr="00266451" w:rsidRDefault="00994EDA" w:rsidP="00266451">
            <w:pPr>
              <w:autoSpaceDE w:val="0"/>
              <w:autoSpaceDN w:val="0"/>
              <w:snapToGrid w:val="0"/>
              <w:rPr>
                <w:rFonts w:ascii="Arial" w:hAnsi="Arial" w:cs="Arial"/>
                <w:sz w:val="16"/>
                <w:szCs w:val="16"/>
              </w:rPr>
            </w:pPr>
            <w:r w:rsidRPr="00266451">
              <w:rPr>
                <w:rFonts w:ascii="Arial" w:hAnsi="Arial" w:cs="Arial"/>
                <w:sz w:val="16"/>
                <w:szCs w:val="16"/>
                <w:lang w:eastAsia="ko-KR"/>
              </w:rPr>
              <w:t>Schemes</w:t>
            </w:r>
          </w:p>
        </w:tc>
        <w:tc>
          <w:tcPr>
            <w:tcW w:w="7900" w:type="dxa"/>
            <w:tcBorders>
              <w:top w:val="nil"/>
              <w:left w:val="nil"/>
              <w:bottom w:val="single" w:sz="8" w:space="0" w:color="auto"/>
              <w:right w:val="single" w:sz="8" w:space="0" w:color="auto"/>
            </w:tcBorders>
            <w:tcMar>
              <w:top w:w="0" w:type="dxa"/>
              <w:left w:w="108" w:type="dxa"/>
              <w:bottom w:w="0" w:type="dxa"/>
              <w:right w:w="108" w:type="dxa"/>
            </w:tcMar>
            <w:hideMark/>
          </w:tcPr>
          <w:p w14:paraId="10AEE38E" w14:textId="77777777" w:rsidR="00994EDA" w:rsidRPr="00266451" w:rsidRDefault="00994EDA" w:rsidP="00266451">
            <w:pPr>
              <w:snapToGrid w:val="0"/>
              <w:spacing w:line="252" w:lineRule="auto"/>
              <w:jc w:val="both"/>
              <w:rPr>
                <w:rFonts w:ascii="Arial" w:hAnsi="Arial" w:cs="Arial"/>
                <w:sz w:val="16"/>
                <w:szCs w:val="16"/>
              </w:rPr>
            </w:pPr>
            <w:r w:rsidRPr="00266451">
              <w:rPr>
                <w:rFonts w:ascii="Arial" w:hAnsi="Arial" w:cs="Arial"/>
                <w:sz w:val="16"/>
                <w:szCs w:val="16"/>
                <w:lang w:eastAsia="ko-KR"/>
              </w:rPr>
              <w:t>FDM-based, SDM-based and SFN scheme.</w:t>
            </w:r>
          </w:p>
        </w:tc>
      </w:tr>
      <w:tr w:rsidR="00994EDA" w:rsidRPr="00266451" w14:paraId="5F126C37" w14:textId="77777777" w:rsidTr="00266451">
        <w:trPr>
          <w:trHeight w:val="20"/>
        </w:trPr>
        <w:tc>
          <w:tcPr>
            <w:tcW w:w="21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6CCD343" w14:textId="77777777" w:rsidR="00994EDA" w:rsidRPr="00266451" w:rsidRDefault="00994EDA" w:rsidP="00266451">
            <w:pPr>
              <w:autoSpaceDE w:val="0"/>
              <w:autoSpaceDN w:val="0"/>
              <w:snapToGrid w:val="0"/>
              <w:rPr>
                <w:rFonts w:ascii="Arial" w:hAnsi="Arial" w:cs="Arial"/>
                <w:sz w:val="16"/>
                <w:szCs w:val="16"/>
              </w:rPr>
            </w:pPr>
            <w:r w:rsidRPr="00266451">
              <w:rPr>
                <w:rFonts w:ascii="Arial" w:hAnsi="Arial" w:cs="Arial"/>
                <w:sz w:val="16"/>
                <w:szCs w:val="16"/>
                <w:lang w:eastAsia="ko-KR"/>
              </w:rPr>
              <w:t>Cross-link interference between 2 panels</w:t>
            </w:r>
          </w:p>
        </w:tc>
        <w:tc>
          <w:tcPr>
            <w:tcW w:w="7900" w:type="dxa"/>
            <w:tcBorders>
              <w:top w:val="nil"/>
              <w:left w:val="nil"/>
              <w:bottom w:val="single" w:sz="8" w:space="0" w:color="auto"/>
              <w:right w:val="single" w:sz="8" w:space="0" w:color="auto"/>
            </w:tcBorders>
            <w:tcMar>
              <w:top w:w="0" w:type="dxa"/>
              <w:left w:w="108" w:type="dxa"/>
              <w:bottom w:w="0" w:type="dxa"/>
              <w:right w:w="108" w:type="dxa"/>
            </w:tcMar>
            <w:hideMark/>
          </w:tcPr>
          <w:p w14:paraId="4AD16B69" w14:textId="77777777" w:rsidR="00994EDA" w:rsidRPr="00266451" w:rsidRDefault="00994EDA" w:rsidP="00266451">
            <w:pPr>
              <w:snapToGrid w:val="0"/>
              <w:spacing w:line="252" w:lineRule="auto"/>
              <w:jc w:val="both"/>
              <w:rPr>
                <w:rFonts w:ascii="Arial" w:hAnsi="Arial" w:cs="Arial"/>
                <w:sz w:val="16"/>
                <w:szCs w:val="16"/>
              </w:rPr>
            </w:pPr>
            <w:r w:rsidRPr="00266451">
              <w:rPr>
                <w:rFonts w:ascii="Arial" w:hAnsi="Arial" w:cs="Arial"/>
                <w:sz w:val="16"/>
                <w:szCs w:val="16"/>
                <w:lang w:eastAsia="ko-KR"/>
              </w:rPr>
              <w:t>Companies to explain whether/how the interference is assumed.</w:t>
            </w:r>
          </w:p>
        </w:tc>
      </w:tr>
      <w:tr w:rsidR="00994EDA" w:rsidRPr="00266451" w14:paraId="56C1BCCC" w14:textId="77777777" w:rsidTr="00266451">
        <w:trPr>
          <w:trHeight w:val="20"/>
        </w:trPr>
        <w:tc>
          <w:tcPr>
            <w:tcW w:w="21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0CE6859" w14:textId="77777777" w:rsidR="00994EDA" w:rsidRPr="00266451" w:rsidRDefault="00994EDA" w:rsidP="00266451">
            <w:pPr>
              <w:autoSpaceDE w:val="0"/>
              <w:autoSpaceDN w:val="0"/>
              <w:snapToGrid w:val="0"/>
              <w:rPr>
                <w:rFonts w:ascii="Arial" w:hAnsi="Arial" w:cs="Arial"/>
                <w:sz w:val="16"/>
                <w:szCs w:val="16"/>
              </w:rPr>
            </w:pPr>
            <w:r w:rsidRPr="00266451">
              <w:rPr>
                <w:rFonts w:ascii="Arial" w:hAnsi="Arial" w:cs="Arial"/>
                <w:sz w:val="16"/>
                <w:szCs w:val="16"/>
                <w:lang w:eastAsia="ko-KR"/>
              </w:rPr>
              <w:t>Receiver assumption</w:t>
            </w:r>
          </w:p>
        </w:tc>
        <w:tc>
          <w:tcPr>
            <w:tcW w:w="7900" w:type="dxa"/>
            <w:tcBorders>
              <w:top w:val="nil"/>
              <w:left w:val="nil"/>
              <w:bottom w:val="single" w:sz="8" w:space="0" w:color="auto"/>
              <w:right w:val="single" w:sz="8" w:space="0" w:color="auto"/>
            </w:tcBorders>
            <w:tcMar>
              <w:top w:w="0" w:type="dxa"/>
              <w:left w:w="108" w:type="dxa"/>
              <w:bottom w:w="0" w:type="dxa"/>
              <w:right w:w="108" w:type="dxa"/>
            </w:tcMar>
            <w:hideMark/>
          </w:tcPr>
          <w:p w14:paraId="69860D86" w14:textId="77777777" w:rsidR="00994EDA" w:rsidRPr="00266451" w:rsidRDefault="00994EDA" w:rsidP="00266451">
            <w:pPr>
              <w:snapToGrid w:val="0"/>
              <w:spacing w:line="252" w:lineRule="auto"/>
              <w:jc w:val="both"/>
              <w:rPr>
                <w:rFonts w:ascii="Arial" w:hAnsi="Arial" w:cs="Arial"/>
                <w:sz w:val="16"/>
                <w:szCs w:val="16"/>
              </w:rPr>
            </w:pPr>
            <w:r w:rsidRPr="00266451">
              <w:rPr>
                <w:rFonts w:ascii="Arial" w:hAnsi="Arial" w:cs="Arial"/>
                <w:sz w:val="16"/>
                <w:szCs w:val="16"/>
                <w:lang w:eastAsia="ko-KR"/>
              </w:rPr>
              <w:t>Reported by companies</w:t>
            </w:r>
          </w:p>
        </w:tc>
      </w:tr>
    </w:tbl>
    <w:p w14:paraId="6174C642" w14:textId="77777777" w:rsidR="00994EDA" w:rsidRDefault="00994EDA" w:rsidP="0071650E">
      <w:pPr>
        <w:rPr>
          <w:noProof/>
        </w:rPr>
      </w:pPr>
    </w:p>
    <w:p w14:paraId="017EF47A" w14:textId="77777777" w:rsidR="00994EDA" w:rsidRDefault="00994EDA" w:rsidP="00994EDA">
      <w:pPr>
        <w:rPr>
          <w:lang w:eastAsia="x-none"/>
        </w:rPr>
      </w:pPr>
    </w:p>
    <w:p w14:paraId="6C0E943C" w14:textId="7E60B40D" w:rsidR="00994EDA" w:rsidRDefault="001B5688" w:rsidP="00994EDA">
      <w:pPr>
        <w:rPr>
          <w:lang w:eastAsia="x-none"/>
        </w:rPr>
      </w:pPr>
      <w:hyperlink r:id="rId1717" w:history="1">
        <w:r w:rsidR="000B5C49">
          <w:rPr>
            <w:rStyle w:val="Hyperlink"/>
            <w:lang w:eastAsia="x-none"/>
          </w:rPr>
          <w:t>R1-2205528</w:t>
        </w:r>
      </w:hyperlink>
      <w:r w:rsidR="00994EDA">
        <w:rPr>
          <w:lang w:eastAsia="x-none"/>
        </w:rPr>
        <w:tab/>
        <w:t>Summary #2 on</w:t>
      </w:r>
      <w:r w:rsidR="0071650E">
        <w:rPr>
          <w:lang w:eastAsia="x-none"/>
        </w:rPr>
        <w:t xml:space="preserve"> </w:t>
      </w:r>
      <w:r w:rsidR="00994EDA">
        <w:rPr>
          <w:lang w:eastAsia="x-none"/>
        </w:rPr>
        <w:t>UL precoding indication for multi-panel transmission</w:t>
      </w:r>
      <w:r w:rsidR="00994EDA">
        <w:rPr>
          <w:lang w:eastAsia="x-none"/>
        </w:rPr>
        <w:tab/>
        <w:t>Moderator (OPPO)</w:t>
      </w:r>
    </w:p>
    <w:p w14:paraId="02B95003" w14:textId="1DBA7821" w:rsidR="00994EDA" w:rsidRDefault="001B5688" w:rsidP="00994EDA">
      <w:pPr>
        <w:rPr>
          <w:b/>
          <w:bCs/>
          <w:lang w:eastAsia="x-none"/>
        </w:rPr>
      </w:pPr>
      <w:hyperlink r:id="rId1718" w:history="1">
        <w:r w:rsidR="000B5C49">
          <w:rPr>
            <w:rStyle w:val="Hyperlink"/>
            <w:b/>
            <w:bCs/>
            <w:lang w:eastAsia="x-none"/>
          </w:rPr>
          <w:t>R1-2205529</w:t>
        </w:r>
      </w:hyperlink>
      <w:r w:rsidR="00994EDA" w:rsidRPr="0071650E">
        <w:rPr>
          <w:b/>
          <w:bCs/>
          <w:lang w:eastAsia="x-none"/>
        </w:rPr>
        <w:tab/>
        <w:t>Summary of [109-e-R18-MIMO-06] Email discussion</w:t>
      </w:r>
      <w:r w:rsidR="00994EDA" w:rsidRPr="0071650E">
        <w:rPr>
          <w:b/>
          <w:bCs/>
          <w:lang w:eastAsia="x-none"/>
        </w:rPr>
        <w:tab/>
        <w:t>Moderator (OPPO)</w:t>
      </w:r>
    </w:p>
    <w:p w14:paraId="511C982B" w14:textId="5A518021" w:rsidR="0071650E" w:rsidRPr="0071650E" w:rsidRDefault="0071650E" w:rsidP="00994EDA">
      <w:pPr>
        <w:rPr>
          <w:lang w:eastAsia="x-none"/>
        </w:rPr>
      </w:pPr>
      <w:r w:rsidRPr="0071650E">
        <w:rPr>
          <w:lang w:eastAsia="x-none"/>
        </w:rPr>
        <w:t>From May 20</w:t>
      </w:r>
      <w:r w:rsidRPr="0071650E">
        <w:rPr>
          <w:vertAlign w:val="superscript"/>
          <w:lang w:eastAsia="x-none"/>
        </w:rPr>
        <w:t>th</w:t>
      </w:r>
      <w:r w:rsidRPr="0071650E">
        <w:rPr>
          <w:lang w:eastAsia="x-none"/>
        </w:rPr>
        <w:t xml:space="preserve"> GTW session</w:t>
      </w:r>
    </w:p>
    <w:p w14:paraId="4F1730B6" w14:textId="77777777" w:rsidR="0071650E" w:rsidRPr="0071650E" w:rsidRDefault="0071650E" w:rsidP="0071650E">
      <w:pPr>
        <w:snapToGrid w:val="0"/>
        <w:rPr>
          <w:rFonts w:eastAsia="Malgun Gothic" w:cs="Times"/>
          <w:highlight w:val="green"/>
          <w:lang w:val="en-US" w:eastAsia="ko-KR"/>
        </w:rPr>
      </w:pPr>
      <w:r w:rsidRPr="0071650E">
        <w:rPr>
          <w:rFonts w:cs="Times"/>
          <w:highlight w:val="green"/>
        </w:rPr>
        <w:t>Agreement</w:t>
      </w:r>
    </w:p>
    <w:p w14:paraId="47B4974D" w14:textId="77777777" w:rsidR="0071650E" w:rsidRPr="00292C18" w:rsidRDefault="0071650E" w:rsidP="0071650E">
      <w:pPr>
        <w:pStyle w:val="NormalWeb"/>
        <w:spacing w:before="0" w:beforeAutospacing="0" w:after="0" w:afterAutospacing="0"/>
        <w:rPr>
          <w:rFonts w:ascii="Times" w:hAnsi="Times" w:cs="Times"/>
          <w:color w:val="auto"/>
          <w:sz w:val="20"/>
          <w:szCs w:val="20"/>
        </w:rPr>
      </w:pPr>
      <w:r w:rsidRPr="00292C18">
        <w:rPr>
          <w:rFonts w:ascii="Times" w:hAnsi="Times" w:cs="Times"/>
          <w:color w:val="auto"/>
          <w:sz w:val="20"/>
          <w:szCs w:val="20"/>
        </w:rPr>
        <w:t>For multi-DCI based STxMP PUSCH+PUSCH transmission, study and evaluate the following aspects:</w:t>
      </w:r>
    </w:p>
    <w:p w14:paraId="761D2F00" w14:textId="77777777" w:rsidR="0071650E" w:rsidRPr="00292C18" w:rsidRDefault="0071650E" w:rsidP="00CF6E6D">
      <w:pPr>
        <w:pStyle w:val="NormalWeb"/>
        <w:numPr>
          <w:ilvl w:val="0"/>
          <w:numId w:val="323"/>
        </w:numPr>
        <w:spacing w:before="0" w:beforeAutospacing="0" w:after="0" w:afterAutospacing="0"/>
        <w:rPr>
          <w:rFonts w:ascii="Times" w:hAnsi="Times" w:cs="Times"/>
          <w:color w:val="auto"/>
          <w:sz w:val="20"/>
          <w:szCs w:val="20"/>
        </w:rPr>
      </w:pPr>
      <w:r w:rsidRPr="00292C18">
        <w:rPr>
          <w:rFonts w:ascii="Times" w:hAnsi="Times" w:cs="Times"/>
          <w:color w:val="auto"/>
          <w:sz w:val="20"/>
          <w:szCs w:val="20"/>
        </w:rPr>
        <w:t>Two PUSCHs are associated with different TRPs and transmitted from different UE panels. The total number of layers of these two PUSCHs is up to 4.</w:t>
      </w:r>
    </w:p>
    <w:p w14:paraId="58A0FE85" w14:textId="77777777" w:rsidR="0071650E" w:rsidRPr="00292C18" w:rsidRDefault="0071650E" w:rsidP="00CF6E6D">
      <w:pPr>
        <w:pStyle w:val="ListParagraph"/>
        <w:numPr>
          <w:ilvl w:val="0"/>
          <w:numId w:val="323"/>
        </w:numPr>
        <w:overflowPunct/>
        <w:autoSpaceDE/>
        <w:autoSpaceDN/>
        <w:adjustRightInd/>
        <w:spacing w:after="0"/>
        <w:textAlignment w:val="auto"/>
        <w:rPr>
          <w:rFonts w:cs="Times"/>
        </w:rPr>
      </w:pPr>
      <w:r w:rsidRPr="00292C18">
        <w:rPr>
          <w:rFonts w:cs="Times"/>
          <w:lang w:eastAsia="zh-CN"/>
        </w:rPr>
        <w:t>Study STxMP of PUSCH+PUSCH transmission where it is some combination of DG-PUSCH, CG-PUSCH and msg3/msgA PUSCH.</w:t>
      </w:r>
    </w:p>
    <w:p w14:paraId="33512755" w14:textId="77777777" w:rsidR="0071650E" w:rsidRPr="00292C18" w:rsidRDefault="0071650E" w:rsidP="00CF6E6D">
      <w:pPr>
        <w:pStyle w:val="NormalWeb"/>
        <w:numPr>
          <w:ilvl w:val="0"/>
          <w:numId w:val="323"/>
        </w:numPr>
        <w:spacing w:before="0" w:beforeAutospacing="0" w:after="0" w:afterAutospacing="0"/>
        <w:rPr>
          <w:rFonts w:ascii="Times" w:hAnsi="Times" w:cs="Times"/>
          <w:color w:val="auto"/>
          <w:sz w:val="20"/>
          <w:szCs w:val="20"/>
        </w:rPr>
      </w:pPr>
      <w:r w:rsidRPr="00292C18">
        <w:rPr>
          <w:rFonts w:ascii="Times" w:hAnsi="Times" w:cs="Times"/>
          <w:color w:val="auto"/>
          <w:sz w:val="20"/>
          <w:szCs w:val="20"/>
        </w:rPr>
        <w:t>The overlapping type(s) of fully/partially in time domain and fully/partially/non-overlapping in frequency domain are to be studied and justified for PUSCH+PUSCH.</w:t>
      </w:r>
    </w:p>
    <w:p w14:paraId="4B5EBAC0" w14:textId="77777777" w:rsidR="0071650E" w:rsidRPr="00292C18" w:rsidRDefault="0071650E" w:rsidP="0071650E">
      <w:pPr>
        <w:rPr>
          <w:rFonts w:cs="Times"/>
          <w:szCs w:val="20"/>
        </w:rPr>
      </w:pPr>
      <w:r w:rsidRPr="00292C18">
        <w:rPr>
          <w:rFonts w:cs="Times"/>
          <w:szCs w:val="20"/>
        </w:rPr>
        <w:t>Note: The above study shall take into account the UE implementation and RF considerations.</w:t>
      </w:r>
    </w:p>
    <w:p w14:paraId="0C2F2D8C" w14:textId="77777777" w:rsidR="0071650E" w:rsidRDefault="0071650E" w:rsidP="0071650E">
      <w:pPr>
        <w:rPr>
          <w:rFonts w:cs="Times"/>
          <w:szCs w:val="20"/>
        </w:rPr>
      </w:pPr>
      <w:r w:rsidRPr="00292C18">
        <w:rPr>
          <w:rFonts w:cs="Times"/>
          <w:szCs w:val="20"/>
        </w:rPr>
        <w:t>Note: Study the conditions required for STxMP PUSCH+PUSCH.</w:t>
      </w:r>
    </w:p>
    <w:p w14:paraId="08F30684" w14:textId="77777777" w:rsidR="0071650E" w:rsidRPr="00292C18" w:rsidRDefault="0071650E" w:rsidP="0071650E">
      <w:pPr>
        <w:rPr>
          <w:sz w:val="12"/>
          <w:szCs w:val="16"/>
          <w:lang w:val="en-US" w:eastAsia="x-none"/>
        </w:rPr>
      </w:pPr>
      <w:r>
        <w:rPr>
          <w:rFonts w:cs="Times"/>
          <w:szCs w:val="20"/>
        </w:rPr>
        <w:t>Note: Other aspects are not precluded.</w:t>
      </w:r>
    </w:p>
    <w:p w14:paraId="6E4DA156" w14:textId="77777777" w:rsidR="0071650E" w:rsidRDefault="0071650E" w:rsidP="0071650E">
      <w:pPr>
        <w:rPr>
          <w:lang w:eastAsia="x-none"/>
        </w:rPr>
      </w:pPr>
    </w:p>
    <w:p w14:paraId="138D6498" w14:textId="77777777" w:rsidR="0071650E" w:rsidRPr="0071650E" w:rsidRDefault="0071650E" w:rsidP="0071650E">
      <w:pPr>
        <w:snapToGrid w:val="0"/>
        <w:rPr>
          <w:rFonts w:eastAsia="Malgun Gothic" w:cs="Times"/>
          <w:szCs w:val="20"/>
          <w:highlight w:val="green"/>
          <w:lang w:val="en-US" w:eastAsia="ko-KR"/>
        </w:rPr>
      </w:pPr>
      <w:r w:rsidRPr="0071650E">
        <w:rPr>
          <w:rFonts w:cs="Times"/>
          <w:szCs w:val="20"/>
          <w:highlight w:val="green"/>
        </w:rPr>
        <w:t>Agreement</w:t>
      </w:r>
    </w:p>
    <w:p w14:paraId="3258DB6F" w14:textId="77777777" w:rsidR="0071650E" w:rsidRPr="0078048B" w:rsidRDefault="0071650E" w:rsidP="0071650E">
      <w:pPr>
        <w:shd w:val="clear" w:color="auto" w:fill="FFFFFF"/>
        <w:rPr>
          <w:rFonts w:ascii="Segoe UI" w:hAnsi="Segoe UI" w:cs="Segoe UI"/>
          <w:szCs w:val="20"/>
          <w:lang w:eastAsia="zh-CN"/>
        </w:rPr>
      </w:pPr>
      <w:r w:rsidRPr="0078048B">
        <w:rPr>
          <w:szCs w:val="20"/>
          <w:shd w:val="clear" w:color="auto" w:fill="FFFFFF"/>
        </w:rPr>
        <w:t>Study the enhancement of SRS resource set configuration and SRI/TPMI indication for single-DCI based STxMP PUSCH scheme:</w:t>
      </w:r>
    </w:p>
    <w:p w14:paraId="15E6FE5A" w14:textId="77777777" w:rsidR="0071650E" w:rsidRPr="0078048B" w:rsidRDefault="0071650E" w:rsidP="00CF6E6D">
      <w:pPr>
        <w:numPr>
          <w:ilvl w:val="0"/>
          <w:numId w:val="489"/>
        </w:numPr>
        <w:shd w:val="clear" w:color="auto" w:fill="FFFFFF"/>
        <w:rPr>
          <w:rFonts w:ascii="Segoe UI" w:hAnsi="Segoe UI" w:cs="Segoe UI"/>
          <w:szCs w:val="20"/>
        </w:rPr>
      </w:pPr>
      <w:r w:rsidRPr="0078048B">
        <w:rPr>
          <w:szCs w:val="20"/>
          <w:shd w:val="clear" w:color="auto" w:fill="FFFFFF"/>
        </w:rPr>
        <w:lastRenderedPageBreak/>
        <w:t>The configuration of two SRS resource sets, SRS resource set indicator field, two SRI fields and two TPMI fields of Rel-17 mTRP PUSCH TDM repetition is the starting point.</w:t>
      </w:r>
    </w:p>
    <w:p w14:paraId="59B8920B" w14:textId="77777777" w:rsidR="0071650E" w:rsidRPr="0078048B" w:rsidRDefault="0071650E" w:rsidP="00CF6E6D">
      <w:pPr>
        <w:numPr>
          <w:ilvl w:val="0"/>
          <w:numId w:val="489"/>
        </w:numPr>
        <w:shd w:val="clear" w:color="auto" w:fill="FFFFFF"/>
        <w:rPr>
          <w:rFonts w:ascii="Segoe UI" w:hAnsi="Segoe UI" w:cs="Segoe UI"/>
          <w:szCs w:val="20"/>
        </w:rPr>
      </w:pPr>
      <w:r w:rsidRPr="0078048B">
        <w:rPr>
          <w:szCs w:val="20"/>
        </w:rPr>
        <w:t>FFS: The configuration of one SRS resource set, one or two SRI fields and one or two TPMI fields</w:t>
      </w:r>
    </w:p>
    <w:p w14:paraId="18C7978D" w14:textId="77777777" w:rsidR="0071650E" w:rsidRPr="0078048B" w:rsidRDefault="0071650E" w:rsidP="00CF6E6D">
      <w:pPr>
        <w:numPr>
          <w:ilvl w:val="0"/>
          <w:numId w:val="489"/>
        </w:numPr>
        <w:shd w:val="clear" w:color="auto" w:fill="FFFFFF"/>
        <w:rPr>
          <w:rFonts w:ascii="Segoe UI" w:hAnsi="Segoe UI" w:cs="Segoe UI"/>
          <w:szCs w:val="20"/>
        </w:rPr>
      </w:pPr>
      <w:r w:rsidRPr="0078048B">
        <w:rPr>
          <w:szCs w:val="20"/>
        </w:rPr>
        <w:t>Note: This proposal does not mean that any possible SRI/TPMI enhancement on STxMP would be precluded. In RAN1#110, companies can suggest the detail SRI/TPMI enhancement with reasonable analysis and evaluation result.</w:t>
      </w:r>
    </w:p>
    <w:p w14:paraId="3C0DB0BF" w14:textId="77777777" w:rsidR="0071650E" w:rsidRPr="0071650E" w:rsidRDefault="0071650E" w:rsidP="0071650E">
      <w:pPr>
        <w:rPr>
          <w:lang w:eastAsia="x-none"/>
        </w:rPr>
      </w:pPr>
    </w:p>
    <w:p w14:paraId="744275E3" w14:textId="77777777" w:rsidR="0071650E" w:rsidRPr="0071650E" w:rsidRDefault="0071650E" w:rsidP="0071650E">
      <w:pPr>
        <w:snapToGrid w:val="0"/>
        <w:rPr>
          <w:rFonts w:eastAsia="Malgun Gothic" w:cs="Times"/>
          <w:szCs w:val="20"/>
          <w:highlight w:val="green"/>
          <w:lang w:val="en-US" w:eastAsia="ko-KR"/>
        </w:rPr>
      </w:pPr>
      <w:r w:rsidRPr="0071650E">
        <w:rPr>
          <w:rFonts w:cs="Times"/>
          <w:szCs w:val="20"/>
          <w:highlight w:val="green"/>
        </w:rPr>
        <w:t>Agreement</w:t>
      </w:r>
    </w:p>
    <w:p w14:paraId="34B171E3" w14:textId="77777777" w:rsidR="0071650E" w:rsidRPr="0078048B" w:rsidRDefault="0071650E" w:rsidP="0071650E">
      <w:pPr>
        <w:shd w:val="clear" w:color="auto" w:fill="FFFFFF"/>
        <w:rPr>
          <w:rFonts w:ascii="Segoe UI" w:hAnsi="Segoe UI" w:cs="Segoe UI"/>
          <w:sz w:val="22"/>
          <w:szCs w:val="28"/>
          <w:lang w:eastAsia="zh-CN"/>
        </w:rPr>
      </w:pPr>
      <w:r w:rsidRPr="0078048B">
        <w:rPr>
          <w:shd w:val="clear" w:color="auto" w:fill="FFFFFF"/>
        </w:rPr>
        <w:t>Study the layer combinations of {1+1, 1+2, 2+1, 2+2} for the SDM scheme (if supported) of single-DCI based STxMP PUSCH,</w:t>
      </w:r>
    </w:p>
    <w:p w14:paraId="166AE503" w14:textId="77777777" w:rsidR="0071650E" w:rsidRPr="0078048B" w:rsidRDefault="0071650E" w:rsidP="00CF6E6D">
      <w:pPr>
        <w:numPr>
          <w:ilvl w:val="0"/>
          <w:numId w:val="490"/>
        </w:numPr>
        <w:shd w:val="clear" w:color="auto" w:fill="FFFFFF"/>
        <w:rPr>
          <w:rFonts w:ascii="Segoe UI" w:hAnsi="Segoe UI" w:cs="Segoe UI"/>
          <w:sz w:val="22"/>
          <w:szCs w:val="28"/>
        </w:rPr>
      </w:pPr>
      <w:r w:rsidRPr="0078048B">
        <w:rPr>
          <w:shd w:val="clear" w:color="auto" w:fill="FFFFFF"/>
        </w:rPr>
        <w:t>This is for 1 CW at least.</w:t>
      </w:r>
    </w:p>
    <w:p w14:paraId="1DE06BE0" w14:textId="77777777" w:rsidR="0071650E" w:rsidRPr="0078048B" w:rsidRDefault="0071650E" w:rsidP="00CF6E6D">
      <w:pPr>
        <w:numPr>
          <w:ilvl w:val="0"/>
          <w:numId w:val="490"/>
        </w:numPr>
        <w:shd w:val="clear" w:color="auto" w:fill="FFFFFF"/>
        <w:rPr>
          <w:rFonts w:ascii="Segoe UI" w:hAnsi="Segoe UI" w:cs="Segoe UI"/>
          <w:sz w:val="22"/>
          <w:szCs w:val="28"/>
        </w:rPr>
      </w:pPr>
      <w:r w:rsidRPr="0078048B">
        <w:rPr>
          <w:shd w:val="clear" w:color="auto" w:fill="FFFFFF"/>
        </w:rPr>
        <w:t>The layer combination for the SDM scheme can be further studied for 2 CW if 2 CW in SDM scheme is supported.</w:t>
      </w:r>
    </w:p>
    <w:p w14:paraId="4597244D" w14:textId="77777777" w:rsidR="0071650E" w:rsidRPr="0078048B" w:rsidRDefault="0071650E" w:rsidP="00CF6E6D">
      <w:pPr>
        <w:numPr>
          <w:ilvl w:val="0"/>
          <w:numId w:val="490"/>
        </w:numPr>
        <w:shd w:val="clear" w:color="auto" w:fill="FFFFFF"/>
        <w:rPr>
          <w:rFonts w:ascii="Segoe UI" w:hAnsi="Segoe UI" w:cs="Segoe UI"/>
          <w:sz w:val="22"/>
          <w:szCs w:val="28"/>
        </w:rPr>
      </w:pPr>
      <w:r w:rsidRPr="0078048B">
        <w:rPr>
          <w:shd w:val="clear" w:color="auto" w:fill="FFFFFF"/>
        </w:rPr>
        <w:t>FFS: study the layer combinations of {1+3, 3+1} under the above conditions.</w:t>
      </w:r>
    </w:p>
    <w:p w14:paraId="52587317" w14:textId="77777777" w:rsidR="0071650E" w:rsidRPr="0078048B" w:rsidRDefault="0071650E" w:rsidP="00CF6E6D">
      <w:pPr>
        <w:numPr>
          <w:ilvl w:val="0"/>
          <w:numId w:val="490"/>
        </w:numPr>
        <w:shd w:val="clear" w:color="auto" w:fill="FFFFFF"/>
        <w:rPr>
          <w:rFonts w:ascii="Segoe UI" w:hAnsi="Segoe UI" w:cs="Segoe UI"/>
          <w:sz w:val="22"/>
          <w:szCs w:val="28"/>
        </w:rPr>
      </w:pPr>
      <w:r w:rsidRPr="0078048B">
        <w:rPr>
          <w:shd w:val="clear" w:color="auto" w:fill="FFFFFF"/>
        </w:rPr>
        <w:t>Companies are encouraged to provide SLS/LLS for their proposed layer combinations for the SDM scheme of single-DCI based STxMP PUSCH.</w:t>
      </w:r>
    </w:p>
    <w:p w14:paraId="26442062" w14:textId="77777777" w:rsidR="0071650E" w:rsidRPr="0071650E" w:rsidRDefault="0071650E" w:rsidP="0071650E">
      <w:pPr>
        <w:rPr>
          <w:lang w:eastAsia="x-none"/>
        </w:rPr>
      </w:pPr>
    </w:p>
    <w:p w14:paraId="1E9B2014" w14:textId="77777777" w:rsidR="0071650E" w:rsidRPr="0071650E" w:rsidRDefault="0071650E" w:rsidP="0071650E">
      <w:pPr>
        <w:snapToGrid w:val="0"/>
        <w:rPr>
          <w:rFonts w:eastAsia="Malgun Gothic" w:cs="Times"/>
          <w:szCs w:val="20"/>
          <w:highlight w:val="green"/>
          <w:lang w:val="en-US" w:eastAsia="ko-KR"/>
        </w:rPr>
      </w:pPr>
      <w:r w:rsidRPr="0071650E">
        <w:rPr>
          <w:rFonts w:cs="Times"/>
          <w:szCs w:val="20"/>
          <w:highlight w:val="green"/>
        </w:rPr>
        <w:t>Agreement</w:t>
      </w:r>
    </w:p>
    <w:p w14:paraId="402A55E3" w14:textId="77777777" w:rsidR="0071650E" w:rsidRPr="002C3091" w:rsidRDefault="0071650E" w:rsidP="0071650E">
      <w:pPr>
        <w:shd w:val="clear" w:color="auto" w:fill="FFFFFF"/>
        <w:rPr>
          <w:szCs w:val="20"/>
          <w:lang w:eastAsia="zh-CN"/>
        </w:rPr>
      </w:pPr>
      <w:r w:rsidRPr="002C3091">
        <w:rPr>
          <w:szCs w:val="20"/>
          <w:lang w:eastAsia="zh-CN"/>
        </w:rPr>
        <w:t xml:space="preserve">Study if any enhancement is needed on DMRS port indication for the SDM scheme (if supported) of single-DCI based STxMP PUSCH </w:t>
      </w:r>
    </w:p>
    <w:p w14:paraId="332DCF44" w14:textId="77777777" w:rsidR="0071650E" w:rsidRPr="002C3091" w:rsidRDefault="0071650E" w:rsidP="00CF6E6D">
      <w:pPr>
        <w:pStyle w:val="ListParagraph"/>
        <w:numPr>
          <w:ilvl w:val="0"/>
          <w:numId w:val="491"/>
        </w:numPr>
        <w:shd w:val="clear" w:color="auto" w:fill="FFFFFF"/>
        <w:overflowPunct/>
        <w:autoSpaceDE/>
        <w:autoSpaceDN/>
        <w:adjustRightInd/>
        <w:spacing w:after="0"/>
        <w:textAlignment w:val="auto"/>
        <w:rPr>
          <w:lang w:eastAsia="zh-CN"/>
        </w:rPr>
      </w:pPr>
      <w:r w:rsidRPr="002C3091">
        <w:rPr>
          <w:lang w:eastAsia="zh-CN"/>
        </w:rPr>
        <w:t>FFS how to map DMRS ports to two joint/UL TCI states/CWs/panels/TRPs/SRS resource sets/PUSCH layers for codebook-based and non-codebook based PUSCH respectively.</w:t>
      </w:r>
    </w:p>
    <w:p w14:paraId="50CC77A7" w14:textId="634DE579" w:rsidR="0071650E" w:rsidRDefault="0071650E" w:rsidP="00994EDA">
      <w:pPr>
        <w:rPr>
          <w:lang w:eastAsia="x-none"/>
        </w:rPr>
      </w:pPr>
    </w:p>
    <w:p w14:paraId="3E694034" w14:textId="5D38BAC5" w:rsidR="009018F7" w:rsidRPr="00B93DA4" w:rsidRDefault="009018F7" w:rsidP="00994EDA">
      <w:pPr>
        <w:rPr>
          <w:lang w:eastAsia="x-none"/>
        </w:rPr>
      </w:pPr>
      <w:r>
        <w:rPr>
          <w:lang w:eastAsia="x-none"/>
        </w:rPr>
        <w:t xml:space="preserve">Final summary in </w:t>
      </w:r>
      <w:hyperlink r:id="rId1719" w:history="1">
        <w:r w:rsidR="000B5C49">
          <w:rPr>
            <w:rStyle w:val="Hyperlink"/>
            <w:lang w:eastAsia="x-none"/>
          </w:rPr>
          <w:t>R1-2205598</w:t>
        </w:r>
      </w:hyperlink>
      <w:r>
        <w:rPr>
          <w:lang w:eastAsia="x-none"/>
        </w:rPr>
        <w:t>.</w:t>
      </w:r>
    </w:p>
    <w:p w14:paraId="61A0DA77" w14:textId="77777777" w:rsidR="008F4B8C" w:rsidRDefault="008F4B8C" w:rsidP="007A3291">
      <w:pPr>
        <w:pStyle w:val="Heading4"/>
      </w:pPr>
      <w:bookmarkStart w:id="269" w:name="_Toc101357044"/>
      <w:bookmarkStart w:id="270" w:name="_Toc105521382"/>
      <w:r w:rsidRPr="00C37194">
        <w:t>SRI/TPMI enhancement</w:t>
      </w:r>
      <w:r>
        <w:t xml:space="preserve"> for enabling 8 TX UL transmission</w:t>
      </w:r>
      <w:bookmarkEnd w:id="269"/>
      <w:bookmarkEnd w:id="270"/>
    </w:p>
    <w:p w14:paraId="72EA04CF" w14:textId="20E4FDE7" w:rsidR="008F4B8C" w:rsidRDefault="008F4B8C" w:rsidP="008F4B8C">
      <w:pPr>
        <w:rPr>
          <w:i/>
          <w:iCs/>
        </w:rPr>
      </w:pPr>
      <w:r>
        <w:rPr>
          <w:i/>
          <w:iCs/>
        </w:rPr>
        <w:t>To support up to 4 or more layers per UE in UL targeting CPE/FWA/vehicle/industrial devices.</w:t>
      </w:r>
    </w:p>
    <w:p w14:paraId="0BED4928" w14:textId="77777777" w:rsidR="007A3291" w:rsidRDefault="007A3291" w:rsidP="007A3291"/>
    <w:p w14:paraId="14A0391D" w14:textId="0BE05328" w:rsidR="0037070C" w:rsidRDefault="001B5688" w:rsidP="0037070C">
      <w:pPr>
        <w:rPr>
          <w:b/>
          <w:bCs/>
          <w:iCs/>
        </w:rPr>
      </w:pPr>
      <w:hyperlink r:id="rId1720" w:history="1">
        <w:r w:rsidR="000B5C49">
          <w:rPr>
            <w:rStyle w:val="Hyperlink"/>
            <w:b/>
            <w:bCs/>
            <w:iCs/>
          </w:rPr>
          <w:t>R1-2203269</w:t>
        </w:r>
      </w:hyperlink>
      <w:r w:rsidR="0037070C" w:rsidRPr="0037070C">
        <w:rPr>
          <w:b/>
          <w:bCs/>
          <w:iCs/>
        </w:rPr>
        <w:tab/>
        <w:t>SRI/TPMI enhancement for enabling 8 TX UL transmission</w:t>
      </w:r>
      <w:r w:rsidR="0037070C" w:rsidRPr="0037070C">
        <w:rPr>
          <w:b/>
          <w:bCs/>
          <w:iCs/>
        </w:rPr>
        <w:tab/>
        <w:t>ZTE</w:t>
      </w:r>
    </w:p>
    <w:p w14:paraId="14D28377" w14:textId="77777777" w:rsidR="00594766" w:rsidRPr="00594766" w:rsidRDefault="00594766" w:rsidP="00594766">
      <w:pPr>
        <w:snapToGrid w:val="0"/>
        <w:spacing w:line="288" w:lineRule="auto"/>
        <w:ind w:left="720"/>
        <w:jc w:val="both"/>
        <w:rPr>
          <w:rFonts w:eastAsia="SimSun"/>
          <w:bCs/>
          <w:iCs/>
          <w:sz w:val="18"/>
          <w:szCs w:val="18"/>
        </w:rPr>
      </w:pPr>
      <w:r w:rsidRPr="00594766">
        <w:rPr>
          <w:rFonts w:eastAsia="SimSun" w:hint="eastAsia"/>
          <w:bCs/>
          <w:iCs/>
          <w:sz w:val="18"/>
          <w:szCs w:val="18"/>
        </w:rPr>
        <w:t>Proposal 1</w:t>
      </w:r>
      <w:r w:rsidRPr="00594766">
        <w:rPr>
          <w:rFonts w:hint="eastAsia"/>
          <w:bCs/>
          <w:iCs/>
          <w:sz w:val="18"/>
          <w:szCs w:val="18"/>
        </w:rPr>
        <w:t xml:space="preserve">: </w:t>
      </w:r>
      <w:r w:rsidRPr="00594766">
        <w:rPr>
          <w:bCs/>
          <w:iCs/>
          <w:sz w:val="18"/>
          <w:szCs w:val="18"/>
        </w:rPr>
        <w:t>Regarding 8 Tx-UL operation</w:t>
      </w:r>
      <w:r w:rsidRPr="00594766">
        <w:rPr>
          <w:rFonts w:eastAsia="SimSun" w:hint="eastAsia"/>
          <w:bCs/>
          <w:iCs/>
          <w:sz w:val="18"/>
          <w:szCs w:val="18"/>
        </w:rPr>
        <w:t xml:space="preserve"> in Rel-18</w:t>
      </w:r>
      <w:r w:rsidRPr="00594766">
        <w:rPr>
          <w:bCs/>
          <w:iCs/>
          <w:sz w:val="18"/>
          <w:szCs w:val="18"/>
        </w:rPr>
        <w:t xml:space="preserve">, </w:t>
      </w:r>
      <w:r w:rsidRPr="00594766">
        <w:rPr>
          <w:rFonts w:eastAsia="SimSun"/>
          <w:bCs/>
          <w:iCs/>
          <w:sz w:val="18"/>
          <w:szCs w:val="18"/>
        </w:rPr>
        <w:t>support 8-TX and more than 4 layer</w:t>
      </w:r>
      <w:r w:rsidRPr="00594766">
        <w:rPr>
          <w:rFonts w:eastAsia="SimSun" w:hint="eastAsia"/>
          <w:bCs/>
          <w:iCs/>
          <w:sz w:val="18"/>
          <w:szCs w:val="18"/>
        </w:rPr>
        <w:t>s</w:t>
      </w:r>
      <w:r w:rsidRPr="00594766">
        <w:rPr>
          <w:rFonts w:eastAsia="SimSun"/>
          <w:bCs/>
          <w:iCs/>
          <w:sz w:val="18"/>
          <w:szCs w:val="18"/>
        </w:rPr>
        <w:t xml:space="preserve"> UL transmission</w:t>
      </w:r>
      <w:r w:rsidRPr="00594766">
        <w:rPr>
          <w:rFonts w:eastAsia="SimSun" w:hint="eastAsia"/>
          <w:bCs/>
          <w:iCs/>
          <w:sz w:val="18"/>
          <w:szCs w:val="18"/>
        </w:rPr>
        <w:t>.</w:t>
      </w:r>
    </w:p>
    <w:p w14:paraId="6B0A3A74" w14:textId="77777777" w:rsidR="00594766" w:rsidRPr="00594766" w:rsidRDefault="00594766" w:rsidP="00594766">
      <w:pPr>
        <w:snapToGrid w:val="0"/>
        <w:spacing w:line="288" w:lineRule="auto"/>
        <w:ind w:left="720"/>
        <w:jc w:val="both"/>
        <w:rPr>
          <w:rFonts w:eastAsia="SimSun"/>
          <w:bCs/>
          <w:iCs/>
          <w:sz w:val="18"/>
          <w:szCs w:val="18"/>
        </w:rPr>
      </w:pPr>
      <w:r w:rsidRPr="00594766">
        <w:rPr>
          <w:rFonts w:eastAsia="SimSun" w:hint="eastAsia"/>
          <w:bCs/>
          <w:iCs/>
          <w:sz w:val="18"/>
          <w:szCs w:val="18"/>
        </w:rPr>
        <w:t>Proposal 2</w:t>
      </w:r>
      <w:r w:rsidRPr="00594766">
        <w:rPr>
          <w:rFonts w:hint="eastAsia"/>
          <w:bCs/>
          <w:iCs/>
          <w:sz w:val="18"/>
          <w:szCs w:val="18"/>
        </w:rPr>
        <w:t xml:space="preserve">: </w:t>
      </w:r>
      <w:r w:rsidRPr="00594766">
        <w:rPr>
          <w:rFonts w:eastAsia="SimSun" w:hint="eastAsia"/>
          <w:bCs/>
          <w:iCs/>
          <w:sz w:val="18"/>
          <w:szCs w:val="18"/>
        </w:rPr>
        <w:t xml:space="preserve">Both codebook based and non-codebook based UL transmission should be supported in Rel-18 for UL MIMO. </w:t>
      </w:r>
    </w:p>
    <w:p w14:paraId="02716643" w14:textId="77777777" w:rsidR="00594766" w:rsidRPr="00594766" w:rsidRDefault="00594766" w:rsidP="00594766">
      <w:pPr>
        <w:snapToGrid w:val="0"/>
        <w:spacing w:line="288" w:lineRule="auto"/>
        <w:ind w:left="720"/>
        <w:jc w:val="both"/>
        <w:rPr>
          <w:rFonts w:eastAsia="SimSun"/>
          <w:bCs/>
          <w:iCs/>
          <w:sz w:val="18"/>
          <w:szCs w:val="18"/>
        </w:rPr>
      </w:pPr>
      <w:r w:rsidRPr="00594766">
        <w:rPr>
          <w:rFonts w:eastAsia="SimSun" w:hint="eastAsia"/>
          <w:bCs/>
          <w:iCs/>
          <w:sz w:val="18"/>
          <w:szCs w:val="18"/>
        </w:rPr>
        <w:t>Proposal 3</w:t>
      </w:r>
      <w:r w:rsidRPr="00594766">
        <w:rPr>
          <w:rFonts w:hint="eastAsia"/>
          <w:bCs/>
          <w:iCs/>
          <w:sz w:val="18"/>
          <w:szCs w:val="18"/>
        </w:rPr>
        <w:t xml:space="preserve">: </w:t>
      </w:r>
      <w:r w:rsidRPr="00594766">
        <w:rPr>
          <w:rFonts w:eastAsia="SimSun" w:hint="eastAsia"/>
          <w:bCs/>
          <w:iCs/>
          <w:sz w:val="18"/>
          <w:szCs w:val="18"/>
        </w:rPr>
        <w:t>F</w:t>
      </w:r>
      <w:r w:rsidRPr="00594766">
        <w:rPr>
          <w:rFonts w:hint="eastAsia"/>
          <w:bCs/>
          <w:iCs/>
          <w:sz w:val="18"/>
          <w:szCs w:val="18"/>
        </w:rPr>
        <w:t xml:space="preserve">ull coherent and partial coherent </w:t>
      </w:r>
      <w:r w:rsidRPr="00594766">
        <w:rPr>
          <w:rFonts w:eastAsia="SimSun" w:hint="eastAsia"/>
          <w:bCs/>
          <w:iCs/>
          <w:sz w:val="18"/>
          <w:szCs w:val="18"/>
        </w:rPr>
        <w:t xml:space="preserve">capabilities </w:t>
      </w:r>
      <w:r w:rsidRPr="00594766">
        <w:rPr>
          <w:rFonts w:hint="eastAsia"/>
          <w:bCs/>
          <w:iCs/>
          <w:sz w:val="18"/>
          <w:szCs w:val="18"/>
        </w:rPr>
        <w:t>should be supported</w:t>
      </w:r>
      <w:r w:rsidRPr="00594766">
        <w:rPr>
          <w:rFonts w:eastAsia="SimSun" w:hint="eastAsia"/>
          <w:bCs/>
          <w:iCs/>
          <w:sz w:val="18"/>
          <w:szCs w:val="18"/>
        </w:rPr>
        <w:t xml:space="preserve">, and non coherent capability can be precluded or deprioritized in Rel-18 for UL MIMO. </w:t>
      </w:r>
    </w:p>
    <w:p w14:paraId="536CBE07" w14:textId="77777777" w:rsidR="00594766" w:rsidRPr="00594766" w:rsidRDefault="00594766" w:rsidP="00594766">
      <w:pPr>
        <w:snapToGrid w:val="0"/>
        <w:spacing w:line="288" w:lineRule="auto"/>
        <w:ind w:left="720"/>
        <w:jc w:val="both"/>
        <w:rPr>
          <w:rFonts w:eastAsia="SimSun"/>
          <w:bCs/>
          <w:iCs/>
          <w:sz w:val="18"/>
          <w:szCs w:val="18"/>
        </w:rPr>
      </w:pPr>
      <w:r w:rsidRPr="00594766">
        <w:rPr>
          <w:rFonts w:eastAsia="SimSun" w:hint="eastAsia"/>
          <w:bCs/>
          <w:iCs/>
          <w:sz w:val="18"/>
          <w:szCs w:val="18"/>
        </w:rPr>
        <w:t>Proposal 4</w:t>
      </w:r>
      <w:r w:rsidRPr="00594766">
        <w:rPr>
          <w:rFonts w:hint="eastAsia"/>
          <w:bCs/>
          <w:iCs/>
          <w:sz w:val="18"/>
          <w:szCs w:val="18"/>
        </w:rPr>
        <w:t xml:space="preserve">: </w:t>
      </w:r>
      <w:r w:rsidRPr="00594766">
        <w:rPr>
          <w:bCs/>
          <w:iCs/>
          <w:sz w:val="18"/>
          <w:szCs w:val="18"/>
        </w:rPr>
        <w:t xml:space="preserve">On 8-Tx UL transmission enhancement, 2 </w:t>
      </w:r>
      <w:r w:rsidRPr="00594766">
        <w:rPr>
          <w:rFonts w:hint="eastAsia"/>
          <w:bCs/>
          <w:iCs/>
          <w:sz w:val="18"/>
          <w:szCs w:val="18"/>
        </w:rPr>
        <w:t>CWs for UL</w:t>
      </w:r>
      <w:r w:rsidRPr="00594766">
        <w:rPr>
          <w:bCs/>
          <w:iCs/>
          <w:sz w:val="18"/>
          <w:szCs w:val="18"/>
        </w:rPr>
        <w:t xml:space="preserve"> transmission</w:t>
      </w:r>
      <w:r w:rsidRPr="00594766">
        <w:rPr>
          <w:rFonts w:eastAsia="SimSun" w:hint="eastAsia"/>
          <w:bCs/>
          <w:iCs/>
          <w:sz w:val="18"/>
          <w:szCs w:val="18"/>
        </w:rPr>
        <w:t xml:space="preserve"> should be supported. </w:t>
      </w:r>
    </w:p>
    <w:p w14:paraId="0DC2FA66" w14:textId="77777777" w:rsidR="00594766" w:rsidRPr="00594766" w:rsidRDefault="00594766" w:rsidP="00CF6E6D">
      <w:pPr>
        <w:numPr>
          <w:ilvl w:val="0"/>
          <w:numId w:val="325"/>
        </w:numPr>
        <w:snapToGrid w:val="0"/>
        <w:spacing w:line="288" w:lineRule="auto"/>
        <w:ind w:left="1080"/>
        <w:rPr>
          <w:rFonts w:eastAsia="SimSun"/>
          <w:bCs/>
          <w:iCs/>
          <w:sz w:val="18"/>
          <w:szCs w:val="18"/>
        </w:rPr>
      </w:pPr>
      <w:r w:rsidRPr="00594766">
        <w:rPr>
          <w:rFonts w:eastAsia="SimSun"/>
          <w:bCs/>
          <w:iCs/>
          <w:sz w:val="18"/>
          <w:szCs w:val="18"/>
        </w:rPr>
        <w:t>Condition of enabling &gt;1 CWs for UL transmission can be further studied in RAN1, e.g., if the number of TX(s) and the number of UL layers exceed threshold(s).</w:t>
      </w:r>
    </w:p>
    <w:p w14:paraId="0C0CDC19" w14:textId="77777777" w:rsidR="00594766" w:rsidRPr="00594766" w:rsidRDefault="00594766" w:rsidP="00594766">
      <w:pPr>
        <w:snapToGrid w:val="0"/>
        <w:spacing w:line="288" w:lineRule="auto"/>
        <w:ind w:left="720"/>
        <w:jc w:val="both"/>
        <w:rPr>
          <w:rFonts w:eastAsia="SimSun"/>
          <w:bCs/>
          <w:iCs/>
          <w:sz w:val="18"/>
          <w:szCs w:val="18"/>
        </w:rPr>
      </w:pPr>
      <w:r w:rsidRPr="00594766">
        <w:rPr>
          <w:rFonts w:eastAsia="SimSun" w:hint="eastAsia"/>
          <w:bCs/>
          <w:iCs/>
          <w:sz w:val="18"/>
          <w:szCs w:val="18"/>
        </w:rPr>
        <w:t>Proposal 5</w:t>
      </w:r>
      <w:r w:rsidRPr="00594766">
        <w:rPr>
          <w:rFonts w:hint="eastAsia"/>
          <w:bCs/>
          <w:iCs/>
          <w:sz w:val="18"/>
          <w:szCs w:val="18"/>
        </w:rPr>
        <w:t xml:space="preserve">: </w:t>
      </w:r>
      <w:r w:rsidRPr="00594766">
        <w:rPr>
          <w:rFonts w:eastAsia="SimSun" w:hint="eastAsia"/>
          <w:bCs/>
          <w:iCs/>
          <w:sz w:val="18"/>
          <w:szCs w:val="18"/>
        </w:rPr>
        <w:t xml:space="preserve">The legacy full power mode 1 and 2 should be supported in Rel-18 for UL MIMO, but details can be discussed after codebook design is clear. </w:t>
      </w:r>
    </w:p>
    <w:p w14:paraId="646451AB" w14:textId="77777777" w:rsidR="00594766" w:rsidRPr="00594766" w:rsidRDefault="00594766" w:rsidP="00594766">
      <w:pPr>
        <w:snapToGrid w:val="0"/>
        <w:spacing w:line="288" w:lineRule="auto"/>
        <w:ind w:left="720"/>
        <w:jc w:val="both"/>
        <w:rPr>
          <w:rFonts w:eastAsia="SimSun"/>
          <w:bCs/>
          <w:iCs/>
          <w:sz w:val="18"/>
          <w:szCs w:val="18"/>
        </w:rPr>
      </w:pPr>
      <w:r w:rsidRPr="00594766">
        <w:rPr>
          <w:rFonts w:eastAsia="SimSun" w:hint="eastAsia"/>
          <w:bCs/>
          <w:iCs/>
          <w:sz w:val="18"/>
          <w:szCs w:val="18"/>
        </w:rPr>
        <w:t>Proposal 6</w:t>
      </w:r>
      <w:r w:rsidRPr="00594766">
        <w:rPr>
          <w:rFonts w:hint="eastAsia"/>
          <w:bCs/>
          <w:iCs/>
          <w:sz w:val="18"/>
          <w:szCs w:val="18"/>
        </w:rPr>
        <w:t xml:space="preserve">: </w:t>
      </w:r>
      <w:r w:rsidRPr="00594766">
        <w:rPr>
          <w:rFonts w:eastAsia="SimSun" w:hint="eastAsia"/>
          <w:bCs/>
          <w:iCs/>
          <w:sz w:val="18"/>
          <w:szCs w:val="18"/>
        </w:rPr>
        <w:t xml:space="preserve">Antenna layout assumption for partial coherent codebook should be determined before codebook design. </w:t>
      </w:r>
    </w:p>
    <w:p w14:paraId="779DFBDD" w14:textId="77777777" w:rsidR="00594766" w:rsidRPr="00594766" w:rsidRDefault="00594766" w:rsidP="00594766">
      <w:pPr>
        <w:snapToGrid w:val="0"/>
        <w:spacing w:line="288" w:lineRule="auto"/>
        <w:ind w:left="720"/>
        <w:jc w:val="both"/>
        <w:rPr>
          <w:rFonts w:eastAsia="SimSun"/>
          <w:bCs/>
          <w:iCs/>
          <w:sz w:val="18"/>
          <w:szCs w:val="18"/>
        </w:rPr>
      </w:pPr>
      <w:r w:rsidRPr="00594766">
        <w:rPr>
          <w:rFonts w:eastAsia="SimSun" w:hint="eastAsia"/>
          <w:bCs/>
          <w:iCs/>
          <w:sz w:val="18"/>
          <w:szCs w:val="18"/>
        </w:rPr>
        <w:t>Proposal 7</w:t>
      </w:r>
      <w:r w:rsidRPr="00594766">
        <w:rPr>
          <w:rFonts w:hint="eastAsia"/>
          <w:bCs/>
          <w:iCs/>
          <w:sz w:val="18"/>
          <w:szCs w:val="18"/>
        </w:rPr>
        <w:t xml:space="preserve">: </w:t>
      </w:r>
      <w:r w:rsidRPr="00594766">
        <w:rPr>
          <w:rFonts w:eastAsia="SimSun" w:hint="eastAsia"/>
          <w:bCs/>
          <w:iCs/>
          <w:sz w:val="18"/>
          <w:szCs w:val="18"/>
        </w:rPr>
        <w:t xml:space="preserve">Regarding </w:t>
      </w:r>
      <w:r w:rsidRPr="00594766">
        <w:rPr>
          <w:rFonts w:hint="eastAsia"/>
          <w:bCs/>
          <w:iCs/>
          <w:sz w:val="18"/>
          <w:szCs w:val="18"/>
        </w:rPr>
        <w:t>8-Tx</w:t>
      </w:r>
      <w:r w:rsidRPr="00594766">
        <w:rPr>
          <w:rFonts w:eastAsia="SimSun" w:hint="eastAsia"/>
          <w:bCs/>
          <w:iCs/>
          <w:sz w:val="18"/>
          <w:szCs w:val="18"/>
        </w:rPr>
        <w:t xml:space="preserve"> full coherent codebook design, the following </w:t>
      </w:r>
      <w:r w:rsidRPr="00594766">
        <w:rPr>
          <w:rFonts w:eastAsia="SimSun"/>
          <w:bCs/>
          <w:iCs/>
          <w:sz w:val="18"/>
          <w:szCs w:val="18"/>
        </w:rPr>
        <w:t>schemes can</w:t>
      </w:r>
      <w:r w:rsidRPr="00594766">
        <w:rPr>
          <w:rFonts w:eastAsia="SimSun" w:hint="eastAsia"/>
          <w:bCs/>
          <w:iCs/>
          <w:sz w:val="18"/>
          <w:szCs w:val="18"/>
        </w:rPr>
        <w:t xml:space="preserve"> be considered</w:t>
      </w:r>
    </w:p>
    <w:p w14:paraId="02D438F6" w14:textId="77777777" w:rsidR="00594766" w:rsidRPr="00594766" w:rsidRDefault="00594766" w:rsidP="00CF6E6D">
      <w:pPr>
        <w:numPr>
          <w:ilvl w:val="0"/>
          <w:numId w:val="325"/>
        </w:numPr>
        <w:snapToGrid w:val="0"/>
        <w:spacing w:line="288" w:lineRule="auto"/>
        <w:ind w:left="1120" w:hanging="400"/>
        <w:jc w:val="both"/>
        <w:rPr>
          <w:rFonts w:eastAsia="SimSun"/>
          <w:bCs/>
          <w:iCs/>
          <w:sz w:val="18"/>
          <w:szCs w:val="18"/>
        </w:rPr>
      </w:pPr>
      <w:r w:rsidRPr="00594766">
        <w:rPr>
          <w:rFonts w:eastAsia="SimSun" w:hint="eastAsia"/>
          <w:bCs/>
          <w:iCs/>
          <w:sz w:val="18"/>
          <w:szCs w:val="18"/>
        </w:rPr>
        <w:t xml:space="preserve">Scheme 1: reusing DL type I 8Tx codebook scheme </w:t>
      </w:r>
    </w:p>
    <w:p w14:paraId="2299E998" w14:textId="77777777" w:rsidR="00594766" w:rsidRPr="00594766" w:rsidRDefault="00594766" w:rsidP="00CF6E6D">
      <w:pPr>
        <w:numPr>
          <w:ilvl w:val="0"/>
          <w:numId w:val="325"/>
        </w:numPr>
        <w:snapToGrid w:val="0"/>
        <w:spacing w:line="288" w:lineRule="auto"/>
        <w:ind w:left="1120" w:hanging="400"/>
        <w:jc w:val="both"/>
        <w:rPr>
          <w:rFonts w:eastAsia="SimSun"/>
          <w:bCs/>
          <w:iCs/>
          <w:sz w:val="18"/>
          <w:szCs w:val="18"/>
        </w:rPr>
      </w:pPr>
      <w:r w:rsidRPr="00594766">
        <w:rPr>
          <w:rFonts w:eastAsia="SimSun" w:hint="eastAsia"/>
          <w:bCs/>
          <w:iCs/>
          <w:sz w:val="18"/>
          <w:szCs w:val="18"/>
        </w:rPr>
        <w:t>Scheme 2: UL 4Tx codebook + additional phase</w:t>
      </w:r>
    </w:p>
    <w:p w14:paraId="05A336DB" w14:textId="77777777" w:rsidR="00594766" w:rsidRPr="00594766" w:rsidRDefault="00594766" w:rsidP="00594766">
      <w:pPr>
        <w:snapToGrid w:val="0"/>
        <w:spacing w:line="288" w:lineRule="auto"/>
        <w:ind w:left="720"/>
        <w:jc w:val="both"/>
        <w:rPr>
          <w:rFonts w:eastAsia="SimSun"/>
          <w:bCs/>
          <w:iCs/>
          <w:sz w:val="18"/>
          <w:szCs w:val="18"/>
        </w:rPr>
      </w:pPr>
      <w:r w:rsidRPr="00594766">
        <w:rPr>
          <w:rFonts w:eastAsia="SimSun" w:hint="eastAsia"/>
          <w:bCs/>
          <w:iCs/>
          <w:sz w:val="18"/>
          <w:szCs w:val="18"/>
        </w:rPr>
        <w:t>Proposal 8</w:t>
      </w:r>
      <w:r w:rsidRPr="00594766">
        <w:rPr>
          <w:rFonts w:hint="eastAsia"/>
          <w:bCs/>
          <w:iCs/>
          <w:sz w:val="18"/>
          <w:szCs w:val="18"/>
        </w:rPr>
        <w:t xml:space="preserve">: </w:t>
      </w:r>
      <w:r w:rsidRPr="00594766">
        <w:rPr>
          <w:rFonts w:eastAsia="SimSun" w:hint="eastAsia"/>
          <w:bCs/>
          <w:iCs/>
          <w:sz w:val="18"/>
          <w:szCs w:val="18"/>
        </w:rPr>
        <w:t xml:space="preserve">Regarding </w:t>
      </w:r>
      <w:r w:rsidRPr="00594766">
        <w:rPr>
          <w:rFonts w:hint="eastAsia"/>
          <w:bCs/>
          <w:iCs/>
          <w:sz w:val="18"/>
          <w:szCs w:val="18"/>
        </w:rPr>
        <w:t>8-Tx</w:t>
      </w:r>
      <w:r w:rsidRPr="00594766">
        <w:rPr>
          <w:rFonts w:eastAsia="SimSun" w:hint="eastAsia"/>
          <w:bCs/>
          <w:iCs/>
          <w:sz w:val="18"/>
          <w:szCs w:val="18"/>
        </w:rPr>
        <w:t xml:space="preserve"> partial coherent codebook design, the following </w:t>
      </w:r>
      <w:r w:rsidRPr="00594766">
        <w:rPr>
          <w:rFonts w:eastAsia="SimSun"/>
          <w:bCs/>
          <w:iCs/>
          <w:sz w:val="18"/>
          <w:szCs w:val="18"/>
        </w:rPr>
        <w:t>schemes can</w:t>
      </w:r>
      <w:r w:rsidRPr="00594766">
        <w:rPr>
          <w:rFonts w:eastAsia="SimSun" w:hint="eastAsia"/>
          <w:bCs/>
          <w:iCs/>
          <w:sz w:val="18"/>
          <w:szCs w:val="18"/>
        </w:rPr>
        <w:t xml:space="preserve"> be considered</w:t>
      </w:r>
    </w:p>
    <w:p w14:paraId="617C1060" w14:textId="77777777" w:rsidR="00594766" w:rsidRPr="00594766" w:rsidRDefault="00594766" w:rsidP="00CF6E6D">
      <w:pPr>
        <w:numPr>
          <w:ilvl w:val="0"/>
          <w:numId w:val="325"/>
        </w:numPr>
        <w:snapToGrid w:val="0"/>
        <w:spacing w:line="288" w:lineRule="auto"/>
        <w:ind w:left="1120" w:hanging="400"/>
        <w:jc w:val="both"/>
        <w:rPr>
          <w:rFonts w:eastAsia="SimSun"/>
          <w:bCs/>
          <w:iCs/>
          <w:sz w:val="18"/>
          <w:szCs w:val="18"/>
        </w:rPr>
      </w:pPr>
      <w:r w:rsidRPr="00594766">
        <w:rPr>
          <w:rFonts w:eastAsia="SimSun" w:hint="eastAsia"/>
          <w:bCs/>
          <w:iCs/>
          <w:sz w:val="18"/>
          <w:szCs w:val="18"/>
        </w:rPr>
        <w:t>Scheme 1: 8-port full coherent codebook indication + puncture pattern indication (indicating zero-power elements in a matrix)</w:t>
      </w:r>
    </w:p>
    <w:p w14:paraId="6F8D2224" w14:textId="77777777" w:rsidR="00594766" w:rsidRPr="00594766" w:rsidRDefault="00594766" w:rsidP="00CF6E6D">
      <w:pPr>
        <w:numPr>
          <w:ilvl w:val="0"/>
          <w:numId w:val="325"/>
        </w:numPr>
        <w:snapToGrid w:val="0"/>
        <w:spacing w:line="288" w:lineRule="auto"/>
        <w:ind w:left="1120" w:hanging="400"/>
        <w:jc w:val="both"/>
        <w:rPr>
          <w:rFonts w:eastAsia="SimSun"/>
          <w:bCs/>
          <w:iCs/>
          <w:sz w:val="18"/>
          <w:szCs w:val="18"/>
        </w:rPr>
      </w:pPr>
      <w:r w:rsidRPr="00594766">
        <w:rPr>
          <w:rFonts w:eastAsia="SimSun" w:hint="eastAsia"/>
          <w:bCs/>
          <w:iCs/>
          <w:sz w:val="18"/>
          <w:szCs w:val="18"/>
        </w:rPr>
        <w:t>Scheme 2: Multiple port groups, with common or separate precoding information indication</w:t>
      </w:r>
    </w:p>
    <w:p w14:paraId="1463B52B" w14:textId="77777777" w:rsidR="00594766" w:rsidRPr="00594766" w:rsidRDefault="00594766" w:rsidP="00594766">
      <w:pPr>
        <w:snapToGrid w:val="0"/>
        <w:spacing w:line="288" w:lineRule="auto"/>
        <w:ind w:left="720"/>
        <w:jc w:val="both"/>
        <w:rPr>
          <w:rFonts w:eastAsia="SimSun"/>
          <w:bCs/>
          <w:iCs/>
          <w:sz w:val="18"/>
          <w:szCs w:val="18"/>
        </w:rPr>
      </w:pPr>
      <w:r w:rsidRPr="00594766">
        <w:rPr>
          <w:rFonts w:eastAsia="SimSun" w:hint="eastAsia"/>
          <w:bCs/>
          <w:iCs/>
          <w:sz w:val="18"/>
          <w:szCs w:val="18"/>
        </w:rPr>
        <w:t>Proposal 9</w:t>
      </w:r>
      <w:r w:rsidRPr="00594766">
        <w:rPr>
          <w:rFonts w:hint="eastAsia"/>
          <w:bCs/>
          <w:iCs/>
          <w:sz w:val="18"/>
          <w:szCs w:val="18"/>
        </w:rPr>
        <w:t xml:space="preserve">: </w:t>
      </w:r>
      <w:r w:rsidRPr="00594766">
        <w:rPr>
          <w:rFonts w:eastAsia="SimSun" w:hint="eastAsia"/>
          <w:bCs/>
          <w:iCs/>
          <w:sz w:val="18"/>
          <w:szCs w:val="18"/>
        </w:rPr>
        <w:t>Regarding non c</w:t>
      </w:r>
      <w:r w:rsidRPr="00594766">
        <w:rPr>
          <w:rFonts w:hint="eastAsia"/>
          <w:bCs/>
          <w:iCs/>
          <w:sz w:val="18"/>
          <w:szCs w:val="18"/>
        </w:rPr>
        <w:t xml:space="preserve">odebook based </w:t>
      </w:r>
      <w:r w:rsidRPr="00594766">
        <w:rPr>
          <w:rFonts w:eastAsia="SimSun" w:hint="eastAsia"/>
          <w:bCs/>
          <w:iCs/>
          <w:sz w:val="18"/>
          <w:szCs w:val="18"/>
        </w:rPr>
        <w:t>transmission design f</w:t>
      </w:r>
      <w:r w:rsidRPr="00594766">
        <w:rPr>
          <w:rFonts w:hint="eastAsia"/>
          <w:bCs/>
          <w:iCs/>
          <w:sz w:val="18"/>
          <w:szCs w:val="18"/>
        </w:rPr>
        <w:t>or 8-Tx</w:t>
      </w:r>
      <w:r w:rsidRPr="00594766">
        <w:rPr>
          <w:rFonts w:eastAsia="SimSun" w:hint="eastAsia"/>
          <w:bCs/>
          <w:iCs/>
          <w:sz w:val="18"/>
          <w:szCs w:val="18"/>
        </w:rPr>
        <w:t xml:space="preserve">, </w:t>
      </w:r>
    </w:p>
    <w:p w14:paraId="5029F049" w14:textId="77777777" w:rsidR="00594766" w:rsidRPr="00594766" w:rsidRDefault="00594766" w:rsidP="00CF6E6D">
      <w:pPr>
        <w:numPr>
          <w:ilvl w:val="0"/>
          <w:numId w:val="325"/>
        </w:numPr>
        <w:snapToGrid w:val="0"/>
        <w:spacing w:line="288" w:lineRule="auto"/>
        <w:ind w:left="1120" w:hanging="400"/>
        <w:jc w:val="both"/>
        <w:rPr>
          <w:rFonts w:eastAsia="SimSun"/>
          <w:bCs/>
          <w:iCs/>
          <w:sz w:val="18"/>
          <w:szCs w:val="18"/>
        </w:rPr>
      </w:pPr>
      <w:r w:rsidRPr="00594766">
        <w:rPr>
          <w:rFonts w:eastAsia="SimSun" w:hint="eastAsia"/>
          <w:bCs/>
          <w:iCs/>
          <w:sz w:val="18"/>
          <w:szCs w:val="18"/>
        </w:rPr>
        <w:t>The number of SRS resources in an SRS set can be up to 8</w:t>
      </w:r>
    </w:p>
    <w:p w14:paraId="73F40D2A" w14:textId="77777777" w:rsidR="00594766" w:rsidRPr="00594766" w:rsidRDefault="00594766" w:rsidP="00CF6E6D">
      <w:pPr>
        <w:numPr>
          <w:ilvl w:val="0"/>
          <w:numId w:val="325"/>
        </w:numPr>
        <w:snapToGrid w:val="0"/>
        <w:spacing w:line="288" w:lineRule="auto"/>
        <w:ind w:left="1120" w:hanging="400"/>
        <w:jc w:val="both"/>
        <w:rPr>
          <w:rFonts w:eastAsia="SimSun"/>
          <w:bCs/>
          <w:iCs/>
          <w:sz w:val="18"/>
          <w:szCs w:val="18"/>
        </w:rPr>
      </w:pPr>
      <w:r w:rsidRPr="00594766">
        <w:rPr>
          <w:rFonts w:eastAsia="SimSun" w:hint="eastAsia"/>
          <w:bCs/>
          <w:iCs/>
          <w:sz w:val="18"/>
          <w:szCs w:val="18"/>
        </w:rPr>
        <w:t>Potential optimization for SRI re-design considering DCI overhead, e.g., 8 bits or less</w:t>
      </w:r>
    </w:p>
    <w:p w14:paraId="74A9ECA1" w14:textId="77777777" w:rsidR="00594766" w:rsidRPr="00594766" w:rsidRDefault="00594766" w:rsidP="00594766">
      <w:pPr>
        <w:snapToGrid w:val="0"/>
        <w:spacing w:line="288" w:lineRule="auto"/>
        <w:ind w:left="720"/>
        <w:jc w:val="both"/>
        <w:rPr>
          <w:rFonts w:eastAsia="SimSun"/>
          <w:bCs/>
          <w:iCs/>
          <w:sz w:val="18"/>
          <w:szCs w:val="18"/>
        </w:rPr>
      </w:pPr>
      <w:r w:rsidRPr="00594766">
        <w:rPr>
          <w:rFonts w:eastAsia="SimSun" w:hint="eastAsia"/>
          <w:bCs/>
          <w:iCs/>
          <w:sz w:val="18"/>
          <w:szCs w:val="18"/>
        </w:rPr>
        <w:t>Proposal 10</w:t>
      </w:r>
      <w:r w:rsidRPr="00594766">
        <w:rPr>
          <w:rFonts w:hint="eastAsia"/>
          <w:bCs/>
          <w:iCs/>
          <w:sz w:val="18"/>
          <w:szCs w:val="18"/>
        </w:rPr>
        <w:t xml:space="preserve">: </w:t>
      </w:r>
      <w:r w:rsidRPr="00594766">
        <w:rPr>
          <w:rFonts w:eastAsia="SimSun" w:hint="eastAsia"/>
          <w:bCs/>
          <w:iCs/>
          <w:sz w:val="18"/>
          <w:szCs w:val="18"/>
        </w:rPr>
        <w:t xml:space="preserve">Regarding </w:t>
      </w:r>
      <w:r w:rsidRPr="00594766">
        <w:rPr>
          <w:rFonts w:eastAsia="SimSun"/>
          <w:bCs/>
          <w:iCs/>
          <w:sz w:val="18"/>
          <w:szCs w:val="18"/>
        </w:rPr>
        <w:t>CW-to-layer mapping</w:t>
      </w:r>
      <w:r w:rsidRPr="00594766">
        <w:rPr>
          <w:rFonts w:eastAsia="SimSun" w:hint="eastAsia"/>
          <w:bCs/>
          <w:iCs/>
          <w:sz w:val="18"/>
          <w:szCs w:val="18"/>
        </w:rPr>
        <w:t xml:space="preserve">, </w:t>
      </w:r>
      <w:r w:rsidRPr="00594766">
        <w:rPr>
          <w:rFonts w:eastAsia="SimSun"/>
          <w:bCs/>
          <w:iCs/>
          <w:sz w:val="18"/>
          <w:szCs w:val="18"/>
        </w:rPr>
        <w:t xml:space="preserve">support up to </w:t>
      </w:r>
      <w:r w:rsidRPr="00594766">
        <w:rPr>
          <w:rFonts w:eastAsia="SimSun" w:hint="eastAsia"/>
          <w:bCs/>
          <w:iCs/>
          <w:sz w:val="18"/>
          <w:szCs w:val="18"/>
        </w:rPr>
        <w:t>2 CWs</w:t>
      </w:r>
      <w:r w:rsidRPr="00594766">
        <w:rPr>
          <w:rFonts w:eastAsia="SimSun"/>
          <w:bCs/>
          <w:iCs/>
          <w:sz w:val="18"/>
          <w:szCs w:val="18"/>
        </w:rPr>
        <w:t xml:space="preserve"> </w:t>
      </w:r>
      <w:r w:rsidRPr="00594766">
        <w:rPr>
          <w:rFonts w:hint="eastAsia"/>
          <w:bCs/>
          <w:iCs/>
          <w:sz w:val="18"/>
          <w:szCs w:val="18"/>
        </w:rPr>
        <w:t>for UL</w:t>
      </w:r>
      <w:r w:rsidRPr="00594766">
        <w:rPr>
          <w:bCs/>
          <w:iCs/>
          <w:sz w:val="18"/>
          <w:szCs w:val="18"/>
        </w:rPr>
        <w:t xml:space="preserve"> 8-Tx transmission, and then further study the following aspects:</w:t>
      </w:r>
    </w:p>
    <w:p w14:paraId="35E7DDBE" w14:textId="77777777" w:rsidR="00594766" w:rsidRPr="00594766" w:rsidRDefault="00594766" w:rsidP="00CF6E6D">
      <w:pPr>
        <w:numPr>
          <w:ilvl w:val="0"/>
          <w:numId w:val="325"/>
        </w:numPr>
        <w:snapToGrid w:val="0"/>
        <w:spacing w:line="288" w:lineRule="auto"/>
        <w:ind w:left="1120" w:hanging="400"/>
        <w:jc w:val="both"/>
        <w:rPr>
          <w:rFonts w:eastAsia="SimSun"/>
          <w:bCs/>
          <w:iCs/>
          <w:sz w:val="18"/>
          <w:szCs w:val="18"/>
        </w:rPr>
      </w:pPr>
      <w:r w:rsidRPr="00594766">
        <w:rPr>
          <w:rFonts w:eastAsia="SimSun" w:hint="eastAsia"/>
          <w:bCs/>
          <w:iCs/>
          <w:sz w:val="18"/>
          <w:szCs w:val="18"/>
        </w:rPr>
        <w:t xml:space="preserve">Scrambling, layer mapping, and DCI format to support second TB </w:t>
      </w:r>
    </w:p>
    <w:p w14:paraId="1B32823D" w14:textId="77777777" w:rsidR="00594766" w:rsidRPr="00594766" w:rsidRDefault="00594766" w:rsidP="00CF6E6D">
      <w:pPr>
        <w:numPr>
          <w:ilvl w:val="0"/>
          <w:numId w:val="325"/>
        </w:numPr>
        <w:snapToGrid w:val="0"/>
        <w:spacing w:line="288" w:lineRule="auto"/>
        <w:ind w:left="1120" w:hanging="400"/>
        <w:jc w:val="both"/>
        <w:rPr>
          <w:rFonts w:eastAsia="SimSun"/>
          <w:bCs/>
          <w:iCs/>
          <w:sz w:val="18"/>
          <w:szCs w:val="18"/>
        </w:rPr>
      </w:pPr>
      <w:r w:rsidRPr="00594766">
        <w:rPr>
          <w:rFonts w:eastAsia="SimSun" w:hint="eastAsia"/>
          <w:bCs/>
          <w:iCs/>
          <w:sz w:val="18"/>
          <w:szCs w:val="18"/>
        </w:rPr>
        <w:t>Code rate and TB size when UCI is transmitted on PUSCH</w:t>
      </w:r>
    </w:p>
    <w:p w14:paraId="7CD6CB84" w14:textId="458A58C9" w:rsidR="0037070C" w:rsidRDefault="0037070C" w:rsidP="008F4B8C">
      <w:pPr>
        <w:rPr>
          <w:iCs/>
        </w:rPr>
      </w:pPr>
      <w:r w:rsidRPr="0037070C">
        <w:rPr>
          <w:b/>
          <w:bCs/>
          <w:iCs/>
        </w:rPr>
        <w:t>Decision:</w:t>
      </w:r>
      <w:r>
        <w:rPr>
          <w:iCs/>
        </w:rPr>
        <w:t xml:space="preserve"> The document is noted.</w:t>
      </w:r>
    </w:p>
    <w:p w14:paraId="677CF128" w14:textId="77777777" w:rsidR="0037070C" w:rsidRDefault="0037070C" w:rsidP="008F4B8C">
      <w:pPr>
        <w:rPr>
          <w:iCs/>
        </w:rPr>
      </w:pPr>
    </w:p>
    <w:p w14:paraId="16C76386" w14:textId="6D78BB91" w:rsidR="008F4B8C" w:rsidRPr="00B93DA4" w:rsidRDefault="001B5688" w:rsidP="008F4B8C">
      <w:pPr>
        <w:rPr>
          <w:iCs/>
        </w:rPr>
      </w:pPr>
      <w:hyperlink r:id="rId1721" w:history="1">
        <w:r w:rsidR="000B5C49">
          <w:rPr>
            <w:rStyle w:val="Hyperlink"/>
            <w:iCs/>
          </w:rPr>
          <w:t>R1-2203155</w:t>
        </w:r>
      </w:hyperlink>
      <w:r w:rsidR="008F4B8C" w:rsidRPr="00B93DA4">
        <w:rPr>
          <w:iCs/>
        </w:rPr>
        <w:tab/>
        <w:t>Discussion on SRI/TPMI enhancement for enabling 8 TX UL transmission</w:t>
      </w:r>
      <w:r w:rsidR="008F4B8C" w:rsidRPr="00B93DA4">
        <w:rPr>
          <w:iCs/>
        </w:rPr>
        <w:tab/>
        <w:t>Huawei, HiSilicon</w:t>
      </w:r>
    </w:p>
    <w:p w14:paraId="4B9F018B" w14:textId="7C98E47A" w:rsidR="008F4B8C" w:rsidRPr="00B93DA4" w:rsidRDefault="001B5688" w:rsidP="008F4B8C">
      <w:pPr>
        <w:rPr>
          <w:iCs/>
        </w:rPr>
      </w:pPr>
      <w:hyperlink r:id="rId1722" w:history="1">
        <w:r w:rsidR="000B5C49">
          <w:rPr>
            <w:rStyle w:val="Hyperlink"/>
            <w:iCs/>
          </w:rPr>
          <w:t>R1-2203326</w:t>
        </w:r>
      </w:hyperlink>
      <w:r w:rsidR="008F4B8C" w:rsidRPr="00B93DA4">
        <w:rPr>
          <w:iCs/>
        </w:rPr>
        <w:tab/>
        <w:t>Discussion on SRI/TPMI enhancement for enabling 8 TX UL transmission</w:t>
      </w:r>
      <w:r w:rsidR="008F4B8C" w:rsidRPr="00B93DA4">
        <w:rPr>
          <w:iCs/>
        </w:rPr>
        <w:tab/>
        <w:t>Spreadtrum Communications</w:t>
      </w:r>
    </w:p>
    <w:p w14:paraId="2E0B0172" w14:textId="6A465707" w:rsidR="008F4B8C" w:rsidRPr="00B93DA4" w:rsidRDefault="001B5688" w:rsidP="008F4B8C">
      <w:pPr>
        <w:rPr>
          <w:iCs/>
        </w:rPr>
      </w:pPr>
      <w:hyperlink r:id="rId1723" w:history="1">
        <w:r w:rsidR="000B5C49">
          <w:rPr>
            <w:rStyle w:val="Hyperlink"/>
            <w:iCs/>
          </w:rPr>
          <w:t>R1-2203384</w:t>
        </w:r>
      </w:hyperlink>
      <w:r w:rsidR="008F4B8C" w:rsidRPr="00B93DA4">
        <w:rPr>
          <w:iCs/>
        </w:rPr>
        <w:tab/>
        <w:t>On SRI/TPMI Enhancement</w:t>
      </w:r>
      <w:r w:rsidR="008F4B8C" w:rsidRPr="00B93DA4">
        <w:rPr>
          <w:iCs/>
        </w:rPr>
        <w:tab/>
        <w:t>InterDigital, Inc.</w:t>
      </w:r>
    </w:p>
    <w:p w14:paraId="774344FB" w14:textId="1DC312A9" w:rsidR="008F4B8C" w:rsidRPr="00B93DA4" w:rsidRDefault="001B5688" w:rsidP="008F4B8C">
      <w:pPr>
        <w:rPr>
          <w:iCs/>
        </w:rPr>
      </w:pPr>
      <w:hyperlink r:id="rId1724" w:history="1">
        <w:r w:rsidR="000B5C49">
          <w:rPr>
            <w:rStyle w:val="Hyperlink"/>
            <w:iCs/>
          </w:rPr>
          <w:t>R1-2203447</w:t>
        </w:r>
      </w:hyperlink>
      <w:r w:rsidR="008F4B8C" w:rsidRPr="00B93DA4">
        <w:rPr>
          <w:iCs/>
        </w:rPr>
        <w:tab/>
        <w:t>On SRI/TPMI enhancement for UL 8 TX</w:t>
      </w:r>
      <w:r w:rsidR="008F4B8C" w:rsidRPr="00B93DA4">
        <w:rPr>
          <w:iCs/>
        </w:rPr>
        <w:tab/>
        <w:t>CATT</w:t>
      </w:r>
    </w:p>
    <w:p w14:paraId="6ABA57D4" w14:textId="197B6460" w:rsidR="008F4B8C" w:rsidRPr="00B93DA4" w:rsidRDefault="001B5688" w:rsidP="008F4B8C">
      <w:pPr>
        <w:rPr>
          <w:iCs/>
        </w:rPr>
      </w:pPr>
      <w:hyperlink r:id="rId1725" w:history="1">
        <w:r w:rsidR="000B5C49">
          <w:rPr>
            <w:rStyle w:val="Hyperlink"/>
            <w:iCs/>
          </w:rPr>
          <w:t>R1-2203547</w:t>
        </w:r>
      </w:hyperlink>
      <w:r w:rsidR="008F4B8C" w:rsidRPr="00B93DA4">
        <w:rPr>
          <w:iCs/>
        </w:rPr>
        <w:tab/>
        <w:t>Views on enabling 8 TX UL transmission</w:t>
      </w:r>
      <w:r w:rsidR="008F4B8C" w:rsidRPr="00B93DA4">
        <w:rPr>
          <w:iCs/>
        </w:rPr>
        <w:tab/>
        <w:t>vivo</w:t>
      </w:r>
    </w:p>
    <w:p w14:paraId="09C84998" w14:textId="1E10F136" w:rsidR="008F4B8C" w:rsidRPr="00B93DA4" w:rsidRDefault="001B5688" w:rsidP="008F4B8C">
      <w:pPr>
        <w:rPr>
          <w:iCs/>
        </w:rPr>
      </w:pPr>
      <w:hyperlink r:id="rId1726" w:history="1">
        <w:r w:rsidR="000B5C49">
          <w:rPr>
            <w:rStyle w:val="Hyperlink"/>
            <w:iCs/>
          </w:rPr>
          <w:t>R1-2203687</w:t>
        </w:r>
      </w:hyperlink>
      <w:r w:rsidR="008F4B8C" w:rsidRPr="00B93DA4">
        <w:rPr>
          <w:iCs/>
        </w:rPr>
        <w:tab/>
        <w:t>Discussion on SRI/TPMI enhancement</w:t>
      </w:r>
      <w:r w:rsidR="008F4B8C" w:rsidRPr="00B93DA4">
        <w:rPr>
          <w:iCs/>
        </w:rPr>
        <w:tab/>
        <w:t>NEC</w:t>
      </w:r>
    </w:p>
    <w:p w14:paraId="63BBFD12" w14:textId="2F5EB088" w:rsidR="008F4B8C" w:rsidRPr="00B93DA4" w:rsidRDefault="001B5688" w:rsidP="008F4B8C">
      <w:pPr>
        <w:rPr>
          <w:iCs/>
        </w:rPr>
      </w:pPr>
      <w:hyperlink r:id="rId1727" w:history="1">
        <w:r w:rsidR="000B5C49">
          <w:rPr>
            <w:rStyle w:val="Hyperlink"/>
            <w:iCs/>
          </w:rPr>
          <w:t>R1-2203727</w:t>
        </w:r>
      </w:hyperlink>
      <w:r w:rsidR="008F4B8C" w:rsidRPr="00B93DA4">
        <w:rPr>
          <w:iCs/>
        </w:rPr>
        <w:tab/>
        <w:t>Considerations on TPMI enhancement for UL transmission</w:t>
      </w:r>
      <w:r w:rsidR="008F4B8C" w:rsidRPr="00B93DA4">
        <w:rPr>
          <w:iCs/>
        </w:rPr>
        <w:tab/>
        <w:t>Sony</w:t>
      </w:r>
    </w:p>
    <w:p w14:paraId="3DE885DD" w14:textId="7633E804" w:rsidR="008F4B8C" w:rsidRPr="00B93DA4" w:rsidRDefault="001B5688" w:rsidP="008F4B8C">
      <w:pPr>
        <w:rPr>
          <w:iCs/>
        </w:rPr>
      </w:pPr>
      <w:hyperlink r:id="rId1728" w:history="1">
        <w:r w:rsidR="000B5C49">
          <w:rPr>
            <w:rStyle w:val="Hyperlink"/>
            <w:iCs/>
          </w:rPr>
          <w:t>R1-2203799</w:t>
        </w:r>
      </w:hyperlink>
      <w:r w:rsidR="008F4B8C" w:rsidRPr="00B93DA4">
        <w:rPr>
          <w:iCs/>
        </w:rPr>
        <w:tab/>
        <w:t>Enhancements on 8Tx uplink transmission</w:t>
      </w:r>
      <w:r w:rsidR="008F4B8C" w:rsidRPr="00B93DA4">
        <w:rPr>
          <w:iCs/>
        </w:rPr>
        <w:tab/>
        <w:t>xiaomi</w:t>
      </w:r>
    </w:p>
    <w:p w14:paraId="1C643F76" w14:textId="1A1ADE7C" w:rsidR="008F4B8C" w:rsidRPr="00B93DA4" w:rsidRDefault="001B5688" w:rsidP="008F4B8C">
      <w:pPr>
        <w:rPr>
          <w:iCs/>
        </w:rPr>
      </w:pPr>
      <w:hyperlink r:id="rId1729" w:history="1">
        <w:r w:rsidR="000B5C49">
          <w:rPr>
            <w:rStyle w:val="Hyperlink"/>
            <w:iCs/>
          </w:rPr>
          <w:t>R1-2203894</w:t>
        </w:r>
      </w:hyperlink>
      <w:r w:rsidR="008F4B8C" w:rsidRPr="00B93DA4">
        <w:rPr>
          <w:iCs/>
        </w:rPr>
        <w:tab/>
        <w:t>Views on TPMI/SRI enhancements for 8Tx UL transmission</w:t>
      </w:r>
      <w:r w:rsidR="008F4B8C" w:rsidRPr="00B93DA4">
        <w:rPr>
          <w:iCs/>
        </w:rPr>
        <w:tab/>
        <w:t>Samsung</w:t>
      </w:r>
    </w:p>
    <w:p w14:paraId="4CE352FB" w14:textId="2976CD82" w:rsidR="008F4B8C" w:rsidRPr="00B93DA4" w:rsidRDefault="001B5688" w:rsidP="008F4B8C">
      <w:pPr>
        <w:rPr>
          <w:iCs/>
        </w:rPr>
      </w:pPr>
      <w:hyperlink r:id="rId1730" w:history="1">
        <w:r w:rsidR="000B5C49">
          <w:rPr>
            <w:rStyle w:val="Hyperlink"/>
            <w:iCs/>
          </w:rPr>
          <w:t>R1-2203959</w:t>
        </w:r>
      </w:hyperlink>
      <w:r w:rsidR="008F4B8C" w:rsidRPr="00B93DA4">
        <w:rPr>
          <w:iCs/>
        </w:rPr>
        <w:tab/>
        <w:t>SRI TPMI enhancement for 8 TX UL transmission</w:t>
      </w:r>
      <w:r w:rsidR="008F4B8C" w:rsidRPr="00B93DA4">
        <w:rPr>
          <w:iCs/>
        </w:rPr>
        <w:tab/>
        <w:t>OPPO</w:t>
      </w:r>
    </w:p>
    <w:p w14:paraId="47F33B1A" w14:textId="6F701934" w:rsidR="008F4B8C" w:rsidRPr="00B93DA4" w:rsidRDefault="001B5688" w:rsidP="008F4B8C">
      <w:pPr>
        <w:rPr>
          <w:iCs/>
        </w:rPr>
      </w:pPr>
      <w:hyperlink r:id="rId1731" w:history="1">
        <w:r w:rsidR="000B5C49">
          <w:rPr>
            <w:rStyle w:val="Hyperlink"/>
            <w:iCs/>
          </w:rPr>
          <w:t>R1-2204147</w:t>
        </w:r>
      </w:hyperlink>
      <w:r w:rsidR="008F4B8C" w:rsidRPr="00B93DA4">
        <w:rPr>
          <w:iCs/>
        </w:rPr>
        <w:tab/>
        <w:t>SRI/TPMI enhancement for enabling 8 TX UL transmission</w:t>
      </w:r>
      <w:r w:rsidR="008F4B8C" w:rsidRPr="00B93DA4">
        <w:rPr>
          <w:iCs/>
        </w:rPr>
        <w:tab/>
        <w:t>LG Electronics</w:t>
      </w:r>
    </w:p>
    <w:p w14:paraId="592F3F11" w14:textId="3E4D19CB" w:rsidR="008F4B8C" w:rsidRPr="00B93DA4" w:rsidRDefault="001B5688" w:rsidP="008F4B8C">
      <w:pPr>
        <w:rPr>
          <w:iCs/>
        </w:rPr>
      </w:pPr>
      <w:hyperlink r:id="rId1732" w:history="1">
        <w:r w:rsidR="000B5C49">
          <w:rPr>
            <w:rStyle w:val="Hyperlink"/>
            <w:iCs/>
          </w:rPr>
          <w:t>R1-2204168</w:t>
        </w:r>
      </w:hyperlink>
      <w:r w:rsidR="008F4B8C" w:rsidRPr="00B93DA4">
        <w:rPr>
          <w:iCs/>
        </w:rPr>
        <w:tab/>
        <w:t>SRI/TPMI enhancement for enabling 8TX UL transmission</w:t>
      </w:r>
      <w:r w:rsidR="008F4B8C" w:rsidRPr="00B93DA4">
        <w:rPr>
          <w:iCs/>
        </w:rPr>
        <w:tab/>
        <w:t>Lenovo</w:t>
      </w:r>
    </w:p>
    <w:p w14:paraId="04935B3A" w14:textId="0B0E9FF6" w:rsidR="008F4B8C" w:rsidRPr="00B93DA4" w:rsidRDefault="001B5688" w:rsidP="008F4B8C">
      <w:pPr>
        <w:rPr>
          <w:iCs/>
        </w:rPr>
      </w:pPr>
      <w:hyperlink r:id="rId1733" w:history="1">
        <w:r w:rsidR="000B5C49">
          <w:rPr>
            <w:rStyle w:val="Hyperlink"/>
            <w:iCs/>
          </w:rPr>
          <w:t>R1-2204235</w:t>
        </w:r>
      </w:hyperlink>
      <w:r w:rsidR="008F4B8C" w:rsidRPr="00B93DA4">
        <w:rPr>
          <w:iCs/>
        </w:rPr>
        <w:tab/>
        <w:t>Views on SRI/TPMI enhancement for enabling 8 TX UL transmission</w:t>
      </w:r>
      <w:r w:rsidR="008F4B8C" w:rsidRPr="00B93DA4">
        <w:rPr>
          <w:iCs/>
        </w:rPr>
        <w:tab/>
        <w:t>Apple</w:t>
      </w:r>
    </w:p>
    <w:p w14:paraId="241F70B3" w14:textId="15908DF9" w:rsidR="008F4B8C" w:rsidRPr="00B93DA4" w:rsidRDefault="001B5688" w:rsidP="008F4B8C">
      <w:pPr>
        <w:rPr>
          <w:iCs/>
        </w:rPr>
      </w:pPr>
      <w:hyperlink r:id="rId1734" w:history="1">
        <w:r w:rsidR="000B5C49">
          <w:rPr>
            <w:rStyle w:val="Hyperlink"/>
            <w:iCs/>
          </w:rPr>
          <w:t>R1-2204293</w:t>
        </w:r>
      </w:hyperlink>
      <w:r w:rsidR="008F4B8C" w:rsidRPr="00B93DA4">
        <w:rPr>
          <w:iCs/>
        </w:rPr>
        <w:tab/>
        <w:t>Discussion on SRI/TPMI enhancement for enabling 8 TX UL transmission</w:t>
      </w:r>
      <w:r w:rsidR="008F4B8C" w:rsidRPr="00B93DA4">
        <w:rPr>
          <w:iCs/>
        </w:rPr>
        <w:tab/>
        <w:t>CMCC</w:t>
      </w:r>
    </w:p>
    <w:p w14:paraId="65335872" w14:textId="75C60665" w:rsidR="008F4B8C" w:rsidRPr="00B93DA4" w:rsidRDefault="001B5688" w:rsidP="008F4B8C">
      <w:pPr>
        <w:rPr>
          <w:iCs/>
        </w:rPr>
      </w:pPr>
      <w:hyperlink r:id="rId1735" w:history="1">
        <w:r w:rsidR="000B5C49">
          <w:rPr>
            <w:rStyle w:val="Hyperlink"/>
            <w:iCs/>
          </w:rPr>
          <w:t>R1-2204373</w:t>
        </w:r>
      </w:hyperlink>
      <w:r w:rsidR="008F4B8C" w:rsidRPr="00B93DA4">
        <w:rPr>
          <w:iCs/>
        </w:rPr>
        <w:tab/>
        <w:t>Discussion on 8 TX UL transmission</w:t>
      </w:r>
      <w:r w:rsidR="008F4B8C" w:rsidRPr="00B93DA4">
        <w:rPr>
          <w:iCs/>
        </w:rPr>
        <w:tab/>
        <w:t>NTT DOCOMO, INC.</w:t>
      </w:r>
    </w:p>
    <w:p w14:paraId="211F0020" w14:textId="67AF4B60" w:rsidR="008F4B8C" w:rsidRPr="00B93DA4" w:rsidRDefault="001B5688" w:rsidP="008F4B8C">
      <w:pPr>
        <w:rPr>
          <w:iCs/>
        </w:rPr>
      </w:pPr>
      <w:hyperlink r:id="rId1736" w:history="1">
        <w:r w:rsidR="000B5C49">
          <w:rPr>
            <w:rStyle w:val="Hyperlink"/>
            <w:iCs/>
          </w:rPr>
          <w:t>R1-2204512</w:t>
        </w:r>
      </w:hyperlink>
      <w:r w:rsidR="008F4B8C" w:rsidRPr="00B93DA4">
        <w:rPr>
          <w:iCs/>
        </w:rPr>
        <w:tab/>
        <w:t>Views on 8 TX UL transmission</w:t>
      </w:r>
      <w:r w:rsidR="008F4B8C" w:rsidRPr="00B93DA4">
        <w:rPr>
          <w:iCs/>
        </w:rPr>
        <w:tab/>
        <w:t>Sharp</w:t>
      </w:r>
    </w:p>
    <w:p w14:paraId="3D548EFC" w14:textId="71F7D073" w:rsidR="008F4B8C" w:rsidRPr="00B93DA4" w:rsidRDefault="001B5688" w:rsidP="008F4B8C">
      <w:pPr>
        <w:rPr>
          <w:iCs/>
        </w:rPr>
      </w:pPr>
      <w:hyperlink r:id="rId1737" w:history="1">
        <w:r w:rsidR="000B5C49">
          <w:rPr>
            <w:rStyle w:val="Hyperlink"/>
            <w:iCs/>
          </w:rPr>
          <w:t>R1-2204544</w:t>
        </w:r>
      </w:hyperlink>
      <w:r w:rsidR="008F4B8C" w:rsidRPr="00B93DA4">
        <w:rPr>
          <w:iCs/>
        </w:rPr>
        <w:tab/>
        <w:t>UL enhancements for enabling 8Tx UL transmission</w:t>
      </w:r>
      <w:r w:rsidR="008F4B8C" w:rsidRPr="00B93DA4">
        <w:rPr>
          <w:iCs/>
        </w:rPr>
        <w:tab/>
        <w:t>Nokia, Nokia Shanghai Bell</w:t>
      </w:r>
    </w:p>
    <w:p w14:paraId="6FFE3EB3" w14:textId="13A1FFA3" w:rsidR="008F4B8C" w:rsidRPr="00B93DA4" w:rsidRDefault="001B5688" w:rsidP="008F4B8C">
      <w:pPr>
        <w:rPr>
          <w:iCs/>
        </w:rPr>
      </w:pPr>
      <w:hyperlink r:id="rId1738" w:history="1">
        <w:r w:rsidR="000B5C49">
          <w:rPr>
            <w:rStyle w:val="Hyperlink"/>
            <w:iCs/>
          </w:rPr>
          <w:t>R1-2204692</w:t>
        </w:r>
      </w:hyperlink>
      <w:r w:rsidR="008F4B8C" w:rsidRPr="00B93DA4">
        <w:rPr>
          <w:iCs/>
        </w:rPr>
        <w:tab/>
        <w:t>SRI/TPMI enhanc</w:t>
      </w:r>
      <w:r w:rsidR="0037070C">
        <w:rPr>
          <w:iCs/>
        </w:rPr>
        <w:t>e</w:t>
      </w:r>
      <w:r w:rsidR="008F4B8C" w:rsidRPr="00B93DA4">
        <w:rPr>
          <w:iCs/>
        </w:rPr>
        <w:t>ment for enabling 8 TX UL Tran</w:t>
      </w:r>
      <w:r w:rsidR="0037070C">
        <w:rPr>
          <w:iCs/>
        </w:rPr>
        <w:t>s</w:t>
      </w:r>
      <w:r w:rsidR="008F4B8C" w:rsidRPr="00B93DA4">
        <w:rPr>
          <w:iCs/>
        </w:rPr>
        <w:t>mission</w:t>
      </w:r>
      <w:r w:rsidR="008F4B8C" w:rsidRPr="00B93DA4">
        <w:rPr>
          <w:iCs/>
        </w:rPr>
        <w:tab/>
        <w:t>MediaTek Inc.</w:t>
      </w:r>
    </w:p>
    <w:p w14:paraId="07B83B1D" w14:textId="33F9D04F" w:rsidR="008F4B8C" w:rsidRPr="00B93DA4" w:rsidRDefault="001B5688" w:rsidP="008F4B8C">
      <w:pPr>
        <w:rPr>
          <w:iCs/>
        </w:rPr>
      </w:pPr>
      <w:hyperlink r:id="rId1739" w:history="1">
        <w:r w:rsidR="000B5C49">
          <w:rPr>
            <w:rStyle w:val="Hyperlink"/>
            <w:iCs/>
          </w:rPr>
          <w:t>R1-2204791</w:t>
        </w:r>
      </w:hyperlink>
      <w:r w:rsidR="008F4B8C" w:rsidRPr="00B93DA4">
        <w:rPr>
          <w:iCs/>
        </w:rPr>
        <w:tab/>
        <w:t>Discussion on enhancement for 8Tx UL transmission</w:t>
      </w:r>
      <w:r w:rsidR="008F4B8C" w:rsidRPr="00B93DA4">
        <w:rPr>
          <w:iCs/>
        </w:rPr>
        <w:tab/>
        <w:t>Intel Corporation</w:t>
      </w:r>
    </w:p>
    <w:p w14:paraId="41C0722B" w14:textId="147CF69A" w:rsidR="008F4B8C" w:rsidRPr="00B93DA4" w:rsidRDefault="001B5688" w:rsidP="008F4B8C">
      <w:pPr>
        <w:rPr>
          <w:iCs/>
        </w:rPr>
      </w:pPr>
      <w:hyperlink r:id="rId1740" w:history="1">
        <w:r w:rsidR="000B5C49">
          <w:rPr>
            <w:rStyle w:val="Hyperlink"/>
            <w:iCs/>
          </w:rPr>
          <w:t>R1-2204876</w:t>
        </w:r>
      </w:hyperlink>
      <w:r w:rsidR="008F4B8C" w:rsidRPr="00B93DA4">
        <w:rPr>
          <w:iCs/>
        </w:rPr>
        <w:tab/>
        <w:t>SRI/TPMI enhancement for enabling 8 TX UL transmission</w:t>
      </w:r>
      <w:r w:rsidR="008F4B8C" w:rsidRPr="00B93DA4">
        <w:rPr>
          <w:iCs/>
        </w:rPr>
        <w:tab/>
        <w:t>Ericsson</w:t>
      </w:r>
    </w:p>
    <w:p w14:paraId="0EE8C307" w14:textId="1822CF9B" w:rsidR="008F4B8C" w:rsidRDefault="001B5688" w:rsidP="008F4B8C">
      <w:pPr>
        <w:rPr>
          <w:iCs/>
        </w:rPr>
      </w:pPr>
      <w:hyperlink r:id="rId1741" w:history="1">
        <w:r w:rsidR="000B5C49">
          <w:rPr>
            <w:rStyle w:val="Hyperlink"/>
            <w:iCs/>
          </w:rPr>
          <w:t>R1-2205020</w:t>
        </w:r>
      </w:hyperlink>
      <w:r w:rsidR="008F4B8C" w:rsidRPr="00B93DA4">
        <w:rPr>
          <w:iCs/>
        </w:rPr>
        <w:tab/>
        <w:t>Enhancements for 8 Tx UL transmissions</w:t>
      </w:r>
      <w:r w:rsidR="008F4B8C" w:rsidRPr="00B93DA4">
        <w:rPr>
          <w:iCs/>
        </w:rPr>
        <w:tab/>
        <w:t>Qualcomm Incorporated</w:t>
      </w:r>
    </w:p>
    <w:p w14:paraId="2640D3C9" w14:textId="3D76F09B" w:rsidR="0037070C" w:rsidRDefault="0037070C" w:rsidP="008F4B8C">
      <w:pPr>
        <w:rPr>
          <w:iCs/>
        </w:rPr>
      </w:pPr>
    </w:p>
    <w:p w14:paraId="014C4A12" w14:textId="77777777" w:rsidR="0037070C" w:rsidRPr="0037070C" w:rsidRDefault="0037070C" w:rsidP="0037070C">
      <w:pPr>
        <w:rPr>
          <w:lang w:eastAsia="x-none"/>
        </w:rPr>
      </w:pPr>
      <w:r w:rsidRPr="0037070C">
        <w:rPr>
          <w:lang w:eastAsia="x-none"/>
        </w:rPr>
        <w:t>[109-e-R18-MIMO-07] – Afshin (InterDigital)</w:t>
      </w:r>
    </w:p>
    <w:p w14:paraId="78CFCFC5" w14:textId="589C5A97" w:rsidR="0037070C" w:rsidRPr="0037070C" w:rsidRDefault="0037070C" w:rsidP="0037070C">
      <w:pPr>
        <w:rPr>
          <w:lang w:eastAsia="x-none"/>
        </w:rPr>
      </w:pPr>
      <w:r w:rsidRPr="0037070C">
        <w:rPr>
          <w:lang w:eastAsia="x-none"/>
        </w:rPr>
        <w:t>Email discussion on SRI/TPMI enhancement for enabling 8 TX UL transmission by May 20</w:t>
      </w:r>
    </w:p>
    <w:p w14:paraId="5762A1EA" w14:textId="77777777" w:rsidR="0037070C" w:rsidRPr="0037070C" w:rsidRDefault="0037070C" w:rsidP="00CF6E6D">
      <w:pPr>
        <w:numPr>
          <w:ilvl w:val="0"/>
          <w:numId w:val="205"/>
        </w:numPr>
        <w:rPr>
          <w:lang w:eastAsia="x-none"/>
        </w:rPr>
      </w:pPr>
      <w:r w:rsidRPr="0037070C">
        <w:rPr>
          <w:lang w:eastAsia="x-none"/>
        </w:rPr>
        <w:t>Check points: May 13, May 20</w:t>
      </w:r>
    </w:p>
    <w:p w14:paraId="3BF5767C" w14:textId="7C249D21" w:rsidR="006F4589" w:rsidRPr="0037070C" w:rsidRDefault="001B5688" w:rsidP="006F4589">
      <w:pPr>
        <w:rPr>
          <w:iCs/>
        </w:rPr>
      </w:pPr>
      <w:hyperlink r:id="rId1742" w:history="1">
        <w:r w:rsidR="000B5C49">
          <w:rPr>
            <w:rStyle w:val="Hyperlink"/>
            <w:iCs/>
          </w:rPr>
          <w:t>R1-2205220</w:t>
        </w:r>
      </w:hyperlink>
      <w:r w:rsidR="006F4589" w:rsidRPr="0037070C">
        <w:rPr>
          <w:iCs/>
        </w:rPr>
        <w:tab/>
        <w:t>FL Summary on SRI/TPMI Enhancements; First Round</w:t>
      </w:r>
      <w:r w:rsidR="006F4589" w:rsidRPr="0037070C">
        <w:rPr>
          <w:iCs/>
        </w:rPr>
        <w:tab/>
        <w:t>Moderator (InterDigital)</w:t>
      </w:r>
    </w:p>
    <w:p w14:paraId="4788468C" w14:textId="77777777" w:rsidR="0037070C" w:rsidRDefault="0037070C" w:rsidP="0037070C">
      <w:pPr>
        <w:rPr>
          <w:iCs/>
        </w:rPr>
      </w:pPr>
      <w:r w:rsidRPr="0037070C">
        <w:rPr>
          <w:b/>
          <w:bCs/>
          <w:iCs/>
        </w:rPr>
        <w:t>Decision:</w:t>
      </w:r>
      <w:r>
        <w:rPr>
          <w:iCs/>
        </w:rPr>
        <w:t xml:space="preserve"> As per email decision posted on May 13</w:t>
      </w:r>
      <w:r w:rsidRPr="0037070C">
        <w:rPr>
          <w:iCs/>
          <w:vertAlign w:val="superscript"/>
        </w:rPr>
        <w:t>th</w:t>
      </w:r>
      <w:r>
        <w:rPr>
          <w:iCs/>
        </w:rPr>
        <w:t>,</w:t>
      </w:r>
    </w:p>
    <w:p w14:paraId="637CA844" w14:textId="0AB9FBC8" w:rsidR="0037070C" w:rsidRPr="0037070C" w:rsidRDefault="0037070C" w:rsidP="0037070C">
      <w:pPr>
        <w:rPr>
          <w:rStyle w:val="Strong"/>
          <w:rFonts w:ascii="Times New Roman" w:hAnsi="Times New Roman"/>
          <w:b w:val="0"/>
          <w:bCs w:val="0"/>
          <w:szCs w:val="20"/>
          <w:highlight w:val="green"/>
        </w:rPr>
      </w:pPr>
      <w:r>
        <w:rPr>
          <w:rStyle w:val="Strong"/>
          <w:rFonts w:ascii="Times New Roman" w:hAnsi="Times New Roman"/>
          <w:b w:val="0"/>
          <w:bCs w:val="0"/>
          <w:szCs w:val="20"/>
          <w:highlight w:val="green"/>
          <w:lang w:val="en-US"/>
        </w:rPr>
        <w:t>Agreement</w:t>
      </w:r>
    </w:p>
    <w:p w14:paraId="40502C3E" w14:textId="6BD1F863" w:rsidR="0037070C" w:rsidRPr="0037070C" w:rsidRDefault="0037070C" w:rsidP="0037070C">
      <w:pPr>
        <w:rPr>
          <w:rFonts w:ascii="Times New Roman" w:hAnsi="Times New Roman"/>
          <w:szCs w:val="20"/>
        </w:rPr>
      </w:pPr>
      <w:r w:rsidRPr="0037070C">
        <w:rPr>
          <w:rStyle w:val="Strong"/>
          <w:rFonts w:ascii="Times New Roman" w:hAnsi="Times New Roman"/>
          <w:b w:val="0"/>
          <w:bCs w:val="0"/>
          <w:szCs w:val="20"/>
          <w:lang w:val="en-US"/>
        </w:rPr>
        <w:t>Study fully-coherent, partially-coherent and non-coherent UEs for uplink transmission with 8TX UEs</w:t>
      </w:r>
      <w:r>
        <w:rPr>
          <w:rStyle w:val="Strong"/>
          <w:rFonts w:ascii="Times New Roman" w:hAnsi="Times New Roman"/>
          <w:b w:val="0"/>
          <w:bCs w:val="0"/>
          <w:szCs w:val="20"/>
          <w:lang w:val="en-US"/>
        </w:rPr>
        <w:t>.</w:t>
      </w:r>
    </w:p>
    <w:p w14:paraId="5EBE23CF" w14:textId="7132D3CA" w:rsidR="0037070C" w:rsidRPr="0037070C" w:rsidRDefault="0037070C" w:rsidP="0037070C">
      <w:pPr>
        <w:rPr>
          <w:rFonts w:ascii="Times New Roman" w:hAnsi="Times New Roman"/>
          <w:szCs w:val="20"/>
          <w:lang w:val="en-US"/>
        </w:rPr>
      </w:pPr>
    </w:p>
    <w:p w14:paraId="5032C4B8" w14:textId="77777777" w:rsidR="0037070C" w:rsidRPr="0037070C" w:rsidRDefault="0037070C" w:rsidP="0037070C">
      <w:pPr>
        <w:rPr>
          <w:rStyle w:val="Strong"/>
          <w:rFonts w:ascii="Times New Roman" w:hAnsi="Times New Roman"/>
          <w:b w:val="0"/>
          <w:bCs w:val="0"/>
          <w:szCs w:val="20"/>
          <w:highlight w:val="green"/>
        </w:rPr>
      </w:pPr>
      <w:r>
        <w:rPr>
          <w:rStyle w:val="Strong"/>
          <w:rFonts w:ascii="Times New Roman" w:hAnsi="Times New Roman"/>
          <w:b w:val="0"/>
          <w:bCs w:val="0"/>
          <w:szCs w:val="20"/>
          <w:highlight w:val="green"/>
          <w:lang w:val="en-US"/>
        </w:rPr>
        <w:t>Agreement</w:t>
      </w:r>
    </w:p>
    <w:p w14:paraId="5E0AA5DD" w14:textId="5139FBEC" w:rsidR="0037070C" w:rsidRPr="0037070C" w:rsidRDefault="0037070C" w:rsidP="0037070C">
      <w:pPr>
        <w:rPr>
          <w:rFonts w:ascii="Times New Roman" w:hAnsi="Times New Roman"/>
          <w:szCs w:val="20"/>
        </w:rPr>
      </w:pPr>
      <w:r w:rsidRPr="0037070C">
        <w:rPr>
          <w:rStyle w:val="Strong"/>
          <w:rFonts w:ascii="Times New Roman" w:hAnsi="Times New Roman"/>
          <w:b w:val="0"/>
          <w:bCs w:val="0"/>
          <w:szCs w:val="20"/>
          <w:lang w:val="en-US"/>
        </w:rPr>
        <w:t>Study full power transmission for 8TX UEs</w:t>
      </w:r>
      <w:r>
        <w:rPr>
          <w:rStyle w:val="Strong"/>
          <w:rFonts w:ascii="Times New Roman" w:hAnsi="Times New Roman"/>
          <w:b w:val="0"/>
          <w:bCs w:val="0"/>
          <w:szCs w:val="20"/>
          <w:lang w:val="en-US"/>
        </w:rPr>
        <w:t>.</w:t>
      </w:r>
    </w:p>
    <w:p w14:paraId="5989EEBE" w14:textId="77777777" w:rsidR="0037070C" w:rsidRPr="0037070C" w:rsidRDefault="0037070C" w:rsidP="00CF6E6D">
      <w:pPr>
        <w:pStyle w:val="ListParagraph"/>
        <w:numPr>
          <w:ilvl w:val="0"/>
          <w:numId w:val="213"/>
        </w:numPr>
        <w:rPr>
          <w:rFonts w:eastAsia="Times New Roman"/>
          <w:lang w:val="en-US"/>
        </w:rPr>
      </w:pPr>
      <w:r w:rsidRPr="0037070C">
        <w:rPr>
          <w:rStyle w:val="Strong"/>
          <w:rFonts w:eastAsia="Times New Roman"/>
          <w:b w:val="0"/>
          <w:bCs w:val="0"/>
          <w:lang w:val="en-US"/>
        </w:rPr>
        <w:t>Details are FFS upon completion of codebook design</w:t>
      </w:r>
    </w:p>
    <w:p w14:paraId="1CC1FEE1" w14:textId="2A3BF769" w:rsidR="0037070C" w:rsidRDefault="0037070C" w:rsidP="0037070C">
      <w:pPr>
        <w:rPr>
          <w:rFonts w:ascii="Times New Roman" w:hAnsi="Times New Roman"/>
          <w:iCs/>
          <w:szCs w:val="20"/>
          <w:lang w:val="en-US"/>
        </w:rPr>
      </w:pPr>
    </w:p>
    <w:p w14:paraId="29079280" w14:textId="4401E343" w:rsidR="006F4589" w:rsidRDefault="006F4589" w:rsidP="006F4589">
      <w:pPr>
        <w:rPr>
          <w:iCs/>
        </w:rPr>
      </w:pPr>
      <w:r w:rsidRPr="0037070C">
        <w:rPr>
          <w:b/>
          <w:bCs/>
          <w:iCs/>
        </w:rPr>
        <w:t>Decision:</w:t>
      </w:r>
      <w:r>
        <w:rPr>
          <w:iCs/>
        </w:rPr>
        <w:t xml:space="preserve"> As per email decision posted on May 1</w:t>
      </w:r>
      <w:r w:rsidR="004A0AC8">
        <w:rPr>
          <w:iCs/>
        </w:rPr>
        <w:t>8</w:t>
      </w:r>
      <w:r w:rsidRPr="0037070C">
        <w:rPr>
          <w:iCs/>
          <w:vertAlign w:val="superscript"/>
        </w:rPr>
        <w:t>th</w:t>
      </w:r>
      <w:r>
        <w:rPr>
          <w:iCs/>
        </w:rPr>
        <w:t>,</w:t>
      </w:r>
    </w:p>
    <w:p w14:paraId="325372E2" w14:textId="77777777" w:rsidR="006F4589" w:rsidRPr="006F4589" w:rsidRDefault="006F4589" w:rsidP="006F4589">
      <w:pPr>
        <w:rPr>
          <w:bCs/>
          <w:iCs/>
        </w:rPr>
      </w:pPr>
      <w:r w:rsidRPr="006F4589">
        <w:rPr>
          <w:bCs/>
          <w:iCs/>
          <w:highlight w:val="green"/>
        </w:rPr>
        <w:t>Agreement</w:t>
      </w:r>
    </w:p>
    <w:p w14:paraId="466B1042" w14:textId="77777777" w:rsidR="006F4589" w:rsidRPr="002252A3" w:rsidRDefault="006F4589" w:rsidP="006F4589">
      <w:pPr>
        <w:rPr>
          <w:iCs/>
        </w:rPr>
      </w:pPr>
      <w:r w:rsidRPr="002252A3">
        <w:rPr>
          <w:iCs/>
        </w:rPr>
        <w:t>Adopt the following Table as the reference EVM for LLS evaluation</w:t>
      </w:r>
    </w:p>
    <w:p w14:paraId="145B8ABF" w14:textId="77777777" w:rsidR="006F4589" w:rsidRDefault="006F4589" w:rsidP="00CF6E6D">
      <w:pPr>
        <w:pStyle w:val="ListParagraph"/>
        <w:numPr>
          <w:ilvl w:val="0"/>
          <w:numId w:val="213"/>
        </w:numPr>
      </w:pPr>
      <w:r w:rsidRPr="002252A3">
        <w:t>Companies may provide additional evaluation results per their case of interest</w:t>
      </w:r>
    </w:p>
    <w:p w14:paraId="16E681E7" w14:textId="77777777" w:rsidR="006F4589" w:rsidRPr="002252A3" w:rsidRDefault="006F4589" w:rsidP="00CF6E6D">
      <w:pPr>
        <w:pStyle w:val="ListParagraph"/>
        <w:numPr>
          <w:ilvl w:val="0"/>
          <w:numId w:val="213"/>
        </w:numPr>
      </w:pPr>
      <w:r w:rsidRPr="002252A3">
        <w:t>LLS is optionally used for 8Tx UL evaluation, if needed</w:t>
      </w:r>
    </w:p>
    <w:tbl>
      <w:tblPr>
        <w:tblW w:w="0" w:type="auto"/>
        <w:jc w:val="center"/>
        <w:tblCellMar>
          <w:left w:w="0" w:type="dxa"/>
          <w:right w:w="0" w:type="dxa"/>
        </w:tblCellMar>
        <w:tblLook w:val="04A0" w:firstRow="1" w:lastRow="0" w:firstColumn="1" w:lastColumn="0" w:noHBand="0" w:noVBand="1"/>
      </w:tblPr>
      <w:tblGrid>
        <w:gridCol w:w="3510"/>
        <w:gridCol w:w="5310"/>
      </w:tblGrid>
      <w:tr w:rsidR="006F4589" w:rsidRPr="006F4589" w14:paraId="3FFFAF33" w14:textId="77777777" w:rsidTr="00AD4D7B">
        <w:trPr>
          <w:trHeight w:val="90"/>
          <w:jc w:val="center"/>
        </w:trPr>
        <w:tc>
          <w:tcPr>
            <w:tcW w:w="3510" w:type="dxa"/>
            <w:tcBorders>
              <w:top w:val="single" w:sz="8" w:space="0" w:color="auto"/>
              <w:left w:val="single" w:sz="8" w:space="0" w:color="auto"/>
              <w:bottom w:val="single" w:sz="8" w:space="0" w:color="auto"/>
              <w:right w:val="single" w:sz="8" w:space="0" w:color="auto"/>
            </w:tcBorders>
            <w:shd w:val="clear" w:color="auto" w:fill="D0CECE"/>
            <w:tcMar>
              <w:top w:w="0" w:type="dxa"/>
              <w:left w:w="108" w:type="dxa"/>
              <w:bottom w:w="0" w:type="dxa"/>
              <w:right w:w="108" w:type="dxa"/>
            </w:tcMar>
            <w:hideMark/>
          </w:tcPr>
          <w:p w14:paraId="24123D75" w14:textId="77777777" w:rsidR="006F4589" w:rsidRPr="006F4589" w:rsidRDefault="006F4589" w:rsidP="00AD4D7B">
            <w:pPr>
              <w:rPr>
                <w:rFonts w:ascii="Arial" w:hAnsi="Arial" w:cs="Arial"/>
                <w:sz w:val="16"/>
                <w:szCs w:val="16"/>
                <w:lang w:eastAsia="ko-KR"/>
              </w:rPr>
            </w:pPr>
            <w:r w:rsidRPr="006F4589">
              <w:rPr>
                <w:rFonts w:ascii="Arial" w:hAnsi="Arial" w:cs="Arial"/>
                <w:b/>
                <w:bCs/>
                <w:iCs/>
                <w:sz w:val="16"/>
                <w:szCs w:val="16"/>
              </w:rPr>
              <w:t>Parameter</w:t>
            </w:r>
          </w:p>
        </w:tc>
        <w:tc>
          <w:tcPr>
            <w:tcW w:w="5310" w:type="dxa"/>
            <w:tcBorders>
              <w:top w:val="single" w:sz="8" w:space="0" w:color="auto"/>
              <w:left w:val="nil"/>
              <w:bottom w:val="single" w:sz="8" w:space="0" w:color="auto"/>
              <w:right w:val="single" w:sz="8" w:space="0" w:color="auto"/>
            </w:tcBorders>
            <w:shd w:val="clear" w:color="auto" w:fill="D0CECE"/>
            <w:tcMar>
              <w:top w:w="0" w:type="dxa"/>
              <w:left w:w="108" w:type="dxa"/>
              <w:bottom w:w="0" w:type="dxa"/>
              <w:right w:w="108" w:type="dxa"/>
            </w:tcMar>
            <w:hideMark/>
          </w:tcPr>
          <w:p w14:paraId="6ACC705E" w14:textId="77777777" w:rsidR="006F4589" w:rsidRPr="006F4589" w:rsidRDefault="006F4589" w:rsidP="00AD4D7B">
            <w:pPr>
              <w:jc w:val="both"/>
              <w:rPr>
                <w:rFonts w:ascii="Arial" w:hAnsi="Arial" w:cs="Arial"/>
                <w:sz w:val="16"/>
                <w:szCs w:val="16"/>
              </w:rPr>
            </w:pPr>
            <w:r w:rsidRPr="006F4589">
              <w:rPr>
                <w:rStyle w:val="Strong"/>
                <w:rFonts w:ascii="Arial" w:hAnsi="Arial" w:cs="Arial"/>
                <w:color w:val="000000"/>
                <w:sz w:val="16"/>
                <w:szCs w:val="16"/>
              </w:rPr>
              <w:t>Value</w:t>
            </w:r>
          </w:p>
        </w:tc>
      </w:tr>
      <w:tr w:rsidR="006F4589" w:rsidRPr="006F4589" w14:paraId="7EC0707B" w14:textId="77777777" w:rsidTr="00AD4D7B">
        <w:trPr>
          <w:trHeight w:val="90"/>
          <w:jc w:val="center"/>
        </w:trPr>
        <w:tc>
          <w:tcPr>
            <w:tcW w:w="351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EF1047A" w14:textId="77777777" w:rsidR="006F4589" w:rsidRPr="006F4589" w:rsidRDefault="006F4589" w:rsidP="00AD4D7B">
            <w:pPr>
              <w:jc w:val="both"/>
              <w:rPr>
                <w:rFonts w:ascii="Arial" w:hAnsi="Arial" w:cs="Arial"/>
                <w:sz w:val="16"/>
                <w:szCs w:val="16"/>
              </w:rPr>
            </w:pPr>
            <w:r w:rsidRPr="006F4589">
              <w:rPr>
                <w:rFonts w:ascii="Arial" w:hAnsi="Arial" w:cs="Arial"/>
                <w:sz w:val="16"/>
                <w:szCs w:val="16"/>
              </w:rPr>
              <w:t>Carrier Frequency</w:t>
            </w:r>
          </w:p>
        </w:tc>
        <w:tc>
          <w:tcPr>
            <w:tcW w:w="53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F45AB11" w14:textId="77777777" w:rsidR="006F4589" w:rsidRPr="006F4589" w:rsidRDefault="006F4589" w:rsidP="00AD4D7B">
            <w:pPr>
              <w:jc w:val="both"/>
              <w:rPr>
                <w:rFonts w:ascii="Arial" w:hAnsi="Arial" w:cs="Arial"/>
                <w:sz w:val="16"/>
                <w:szCs w:val="16"/>
              </w:rPr>
            </w:pPr>
            <w:r w:rsidRPr="006F4589">
              <w:rPr>
                <w:rFonts w:ascii="Arial" w:hAnsi="Arial" w:cs="Arial"/>
                <w:sz w:val="16"/>
                <w:szCs w:val="16"/>
              </w:rPr>
              <w:t>3.5 GHz</w:t>
            </w:r>
          </w:p>
        </w:tc>
      </w:tr>
      <w:tr w:rsidR="006F4589" w:rsidRPr="006F4589" w14:paraId="02791D20" w14:textId="77777777" w:rsidTr="00AD4D7B">
        <w:trPr>
          <w:trHeight w:val="90"/>
          <w:jc w:val="center"/>
        </w:trPr>
        <w:tc>
          <w:tcPr>
            <w:tcW w:w="351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7A81F90" w14:textId="77777777" w:rsidR="006F4589" w:rsidRPr="006F4589" w:rsidRDefault="006F4589" w:rsidP="00AD4D7B">
            <w:pPr>
              <w:rPr>
                <w:rFonts w:ascii="Arial" w:hAnsi="Arial" w:cs="Arial"/>
                <w:sz w:val="16"/>
                <w:szCs w:val="16"/>
              </w:rPr>
            </w:pPr>
            <w:r w:rsidRPr="006F4589">
              <w:rPr>
                <w:rFonts w:ascii="Arial" w:hAnsi="Arial" w:cs="Arial"/>
                <w:sz w:val="16"/>
                <w:szCs w:val="16"/>
              </w:rPr>
              <w:t>Waveform</w:t>
            </w:r>
          </w:p>
        </w:tc>
        <w:tc>
          <w:tcPr>
            <w:tcW w:w="53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7CF9AF9" w14:textId="77777777" w:rsidR="006F4589" w:rsidRPr="006F4589" w:rsidRDefault="006F4589" w:rsidP="00AD4D7B">
            <w:pPr>
              <w:jc w:val="both"/>
              <w:rPr>
                <w:rFonts w:ascii="Arial" w:hAnsi="Arial" w:cs="Arial"/>
                <w:sz w:val="16"/>
                <w:szCs w:val="16"/>
              </w:rPr>
            </w:pPr>
            <w:r w:rsidRPr="006F4589">
              <w:rPr>
                <w:rFonts w:ascii="Arial" w:hAnsi="Arial" w:cs="Arial"/>
                <w:sz w:val="16"/>
                <w:szCs w:val="16"/>
              </w:rPr>
              <w:t>CP-OFDM</w:t>
            </w:r>
          </w:p>
        </w:tc>
      </w:tr>
      <w:tr w:rsidR="006F4589" w:rsidRPr="006F4589" w14:paraId="0791B266" w14:textId="77777777" w:rsidTr="00AD4D7B">
        <w:trPr>
          <w:trHeight w:val="90"/>
          <w:jc w:val="center"/>
        </w:trPr>
        <w:tc>
          <w:tcPr>
            <w:tcW w:w="351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B5EFFDB" w14:textId="77777777" w:rsidR="006F4589" w:rsidRPr="006F4589" w:rsidRDefault="006F4589" w:rsidP="00AD4D7B">
            <w:pPr>
              <w:jc w:val="both"/>
              <w:rPr>
                <w:rFonts w:ascii="Arial" w:hAnsi="Arial" w:cs="Arial"/>
                <w:sz w:val="16"/>
                <w:szCs w:val="16"/>
              </w:rPr>
            </w:pPr>
            <w:r w:rsidRPr="006F4589">
              <w:rPr>
                <w:rFonts w:ascii="Arial" w:hAnsi="Arial" w:cs="Arial"/>
                <w:sz w:val="16"/>
                <w:szCs w:val="16"/>
              </w:rPr>
              <w:t>SCS</w:t>
            </w:r>
          </w:p>
        </w:tc>
        <w:tc>
          <w:tcPr>
            <w:tcW w:w="53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68A6D59" w14:textId="77777777" w:rsidR="006F4589" w:rsidRPr="006F4589" w:rsidRDefault="006F4589" w:rsidP="00AD4D7B">
            <w:pPr>
              <w:jc w:val="both"/>
              <w:rPr>
                <w:rFonts w:ascii="Arial" w:hAnsi="Arial" w:cs="Arial"/>
                <w:sz w:val="16"/>
                <w:szCs w:val="16"/>
              </w:rPr>
            </w:pPr>
            <w:r w:rsidRPr="006F4589">
              <w:rPr>
                <w:rFonts w:ascii="Arial" w:hAnsi="Arial" w:cs="Arial"/>
                <w:sz w:val="16"/>
                <w:szCs w:val="16"/>
              </w:rPr>
              <w:t>30 KHz</w:t>
            </w:r>
          </w:p>
        </w:tc>
      </w:tr>
      <w:tr w:rsidR="006F4589" w:rsidRPr="006F4589" w14:paraId="55D54BE4" w14:textId="77777777" w:rsidTr="00AD4D7B">
        <w:trPr>
          <w:trHeight w:val="90"/>
          <w:jc w:val="center"/>
        </w:trPr>
        <w:tc>
          <w:tcPr>
            <w:tcW w:w="351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B7595F8" w14:textId="77777777" w:rsidR="006F4589" w:rsidRPr="006F4589" w:rsidRDefault="006F4589" w:rsidP="00AD4D7B">
            <w:pPr>
              <w:jc w:val="both"/>
              <w:rPr>
                <w:rFonts w:ascii="Arial" w:hAnsi="Arial" w:cs="Arial"/>
                <w:sz w:val="16"/>
                <w:szCs w:val="16"/>
              </w:rPr>
            </w:pPr>
            <w:r w:rsidRPr="006F4589">
              <w:rPr>
                <w:rFonts w:ascii="Arial" w:hAnsi="Arial" w:cs="Arial"/>
                <w:sz w:val="16"/>
                <w:szCs w:val="16"/>
              </w:rPr>
              <w:t>System bandwidth</w:t>
            </w:r>
          </w:p>
        </w:tc>
        <w:tc>
          <w:tcPr>
            <w:tcW w:w="53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9073DA8" w14:textId="77777777" w:rsidR="006F4589" w:rsidRPr="006F4589" w:rsidRDefault="006F4589" w:rsidP="00AD4D7B">
            <w:pPr>
              <w:jc w:val="both"/>
              <w:rPr>
                <w:rFonts w:ascii="Arial" w:hAnsi="Arial" w:cs="Arial"/>
                <w:sz w:val="16"/>
                <w:szCs w:val="16"/>
              </w:rPr>
            </w:pPr>
            <w:r w:rsidRPr="006F4589">
              <w:rPr>
                <w:rFonts w:ascii="Arial" w:hAnsi="Arial" w:cs="Arial"/>
                <w:sz w:val="16"/>
                <w:szCs w:val="16"/>
              </w:rPr>
              <w:t>20 MHz, 100 MHz</w:t>
            </w:r>
          </w:p>
        </w:tc>
      </w:tr>
      <w:tr w:rsidR="006F4589" w:rsidRPr="006F4589" w14:paraId="4B078EDD" w14:textId="77777777" w:rsidTr="00AD4D7B">
        <w:trPr>
          <w:trHeight w:val="90"/>
          <w:jc w:val="center"/>
        </w:trPr>
        <w:tc>
          <w:tcPr>
            <w:tcW w:w="351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2CD5F50" w14:textId="77777777" w:rsidR="006F4589" w:rsidRPr="006F4589" w:rsidRDefault="006F4589" w:rsidP="00AD4D7B">
            <w:pPr>
              <w:jc w:val="both"/>
              <w:rPr>
                <w:rFonts w:ascii="Arial" w:hAnsi="Arial" w:cs="Arial"/>
                <w:sz w:val="16"/>
                <w:szCs w:val="16"/>
              </w:rPr>
            </w:pPr>
            <w:r w:rsidRPr="006F4589">
              <w:rPr>
                <w:rFonts w:ascii="Arial" w:hAnsi="Arial" w:cs="Arial"/>
                <w:sz w:val="16"/>
                <w:szCs w:val="16"/>
              </w:rPr>
              <w:t>Scheduled PRBs</w:t>
            </w:r>
          </w:p>
        </w:tc>
        <w:tc>
          <w:tcPr>
            <w:tcW w:w="53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BCE7912" w14:textId="77777777" w:rsidR="006F4589" w:rsidRPr="006F4589" w:rsidRDefault="006F4589" w:rsidP="00AD4D7B">
            <w:pPr>
              <w:jc w:val="both"/>
              <w:rPr>
                <w:rFonts w:ascii="Arial" w:hAnsi="Arial" w:cs="Arial"/>
                <w:sz w:val="16"/>
                <w:szCs w:val="16"/>
              </w:rPr>
            </w:pPr>
            <w:r w:rsidRPr="006F4589">
              <w:rPr>
                <w:rFonts w:ascii="Arial" w:hAnsi="Arial" w:cs="Arial"/>
                <w:sz w:val="16"/>
                <w:szCs w:val="16"/>
              </w:rPr>
              <w:t>5, 25, 50, 260 PRBs</w:t>
            </w:r>
          </w:p>
        </w:tc>
      </w:tr>
      <w:tr w:rsidR="006F4589" w:rsidRPr="006F4589" w14:paraId="165DD0F2" w14:textId="77777777" w:rsidTr="00AD4D7B">
        <w:trPr>
          <w:trHeight w:val="90"/>
          <w:jc w:val="center"/>
        </w:trPr>
        <w:tc>
          <w:tcPr>
            <w:tcW w:w="351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C00A0A1" w14:textId="77777777" w:rsidR="006F4589" w:rsidRPr="006F4589" w:rsidRDefault="006F4589" w:rsidP="00AD4D7B">
            <w:pPr>
              <w:jc w:val="both"/>
              <w:rPr>
                <w:rFonts w:ascii="Arial" w:hAnsi="Arial" w:cs="Arial"/>
                <w:sz w:val="16"/>
                <w:szCs w:val="16"/>
              </w:rPr>
            </w:pPr>
            <w:r w:rsidRPr="006F4589">
              <w:rPr>
                <w:rFonts w:ascii="Arial" w:hAnsi="Arial" w:cs="Arial"/>
                <w:sz w:val="16"/>
                <w:szCs w:val="16"/>
              </w:rPr>
              <w:t>gNB RX antenna setup and port layouts</w:t>
            </w:r>
          </w:p>
          <w:p w14:paraId="2B01EF12" w14:textId="53650DC2" w:rsidR="006F4589" w:rsidRPr="006F4589" w:rsidRDefault="006F4589" w:rsidP="006F4589">
            <w:pPr>
              <w:jc w:val="both"/>
              <w:rPr>
                <w:rFonts w:ascii="Arial" w:hAnsi="Arial" w:cs="Arial"/>
                <w:sz w:val="16"/>
                <w:szCs w:val="16"/>
              </w:rPr>
            </w:pPr>
            <w:r w:rsidRPr="006F4589">
              <w:rPr>
                <w:rFonts w:ascii="Arial" w:hAnsi="Arial" w:cs="Arial"/>
                <w:sz w:val="16"/>
                <w:szCs w:val="16"/>
              </w:rPr>
              <w:t>(</w:t>
            </w:r>
            <w:r w:rsidRPr="006F4589">
              <w:rPr>
                <w:rFonts w:ascii="Cambria Math" w:hAnsi="Cambria Math" w:cs="Cambria Math"/>
                <w:sz w:val="16"/>
                <w:szCs w:val="16"/>
              </w:rPr>
              <w:t>𝑀</w:t>
            </w:r>
            <w:r w:rsidRPr="006F4589">
              <w:rPr>
                <w:rFonts w:ascii="Arial" w:hAnsi="Arial" w:cs="Arial"/>
                <w:sz w:val="16"/>
                <w:szCs w:val="16"/>
              </w:rPr>
              <w:t>,</w:t>
            </w:r>
            <w:r w:rsidRPr="006F4589">
              <w:rPr>
                <w:rFonts w:ascii="Cambria Math" w:hAnsi="Cambria Math" w:cs="Cambria Math"/>
                <w:sz w:val="16"/>
                <w:szCs w:val="16"/>
              </w:rPr>
              <w:t>𝑁</w:t>
            </w:r>
            <w:r w:rsidRPr="006F4589">
              <w:rPr>
                <w:rFonts w:ascii="Arial" w:hAnsi="Arial" w:cs="Arial"/>
                <w:sz w:val="16"/>
                <w:szCs w:val="16"/>
              </w:rPr>
              <w:t>,</w:t>
            </w:r>
            <w:r w:rsidRPr="006F4589">
              <w:rPr>
                <w:rFonts w:ascii="Cambria Math" w:hAnsi="Cambria Math" w:cs="Cambria Math"/>
                <w:sz w:val="16"/>
                <w:szCs w:val="16"/>
              </w:rPr>
              <w:t>𝑃</w:t>
            </w:r>
            <w:r w:rsidRPr="006F4589">
              <w:rPr>
                <w:rFonts w:ascii="Arial" w:hAnsi="Arial" w:cs="Arial"/>
                <w:sz w:val="16"/>
                <w:szCs w:val="16"/>
              </w:rPr>
              <w:t>,</w:t>
            </w:r>
            <w:r w:rsidRPr="006F4589">
              <w:rPr>
                <w:rFonts w:ascii="Cambria Math" w:hAnsi="Cambria Math" w:cs="Cambria Math"/>
                <w:sz w:val="16"/>
                <w:szCs w:val="16"/>
              </w:rPr>
              <w:t>𝑀𝑔</w:t>
            </w:r>
            <w:r w:rsidRPr="006F4589">
              <w:rPr>
                <w:rFonts w:ascii="Arial" w:hAnsi="Arial" w:cs="Arial"/>
                <w:sz w:val="16"/>
                <w:szCs w:val="16"/>
              </w:rPr>
              <w:t>,</w:t>
            </w:r>
            <w:r w:rsidRPr="006F4589">
              <w:rPr>
                <w:rFonts w:ascii="Cambria Math" w:hAnsi="Cambria Math" w:cs="Cambria Math"/>
                <w:sz w:val="16"/>
                <w:szCs w:val="16"/>
              </w:rPr>
              <w:t>𝑁𝑔</w:t>
            </w:r>
            <w:r w:rsidRPr="006F4589">
              <w:rPr>
                <w:rFonts w:ascii="Arial" w:hAnsi="Arial" w:cs="Arial"/>
                <w:sz w:val="16"/>
                <w:szCs w:val="16"/>
              </w:rPr>
              <w:t>,</w:t>
            </w:r>
            <w:r w:rsidRPr="006F4589">
              <w:rPr>
                <w:rFonts w:ascii="Cambria Math" w:hAnsi="Cambria Math" w:cs="Cambria Math"/>
                <w:sz w:val="16"/>
                <w:szCs w:val="16"/>
              </w:rPr>
              <w:t>𝑀𝑝</w:t>
            </w:r>
            <w:r w:rsidRPr="006F4589">
              <w:rPr>
                <w:rFonts w:ascii="Arial" w:hAnsi="Arial" w:cs="Arial"/>
                <w:sz w:val="16"/>
                <w:szCs w:val="16"/>
              </w:rPr>
              <w:t>,</w:t>
            </w:r>
            <w:r w:rsidRPr="006F4589">
              <w:rPr>
                <w:rFonts w:ascii="Cambria Math" w:hAnsi="Cambria Math" w:cs="Cambria Math"/>
                <w:sz w:val="16"/>
                <w:szCs w:val="16"/>
              </w:rPr>
              <w:t>𝑁𝑝</w:t>
            </w:r>
            <w:r w:rsidRPr="006F4589">
              <w:rPr>
                <w:rFonts w:ascii="Arial" w:hAnsi="Arial" w:cs="Arial"/>
                <w:sz w:val="16"/>
                <w:szCs w:val="16"/>
              </w:rPr>
              <w:t>) </w:t>
            </w:r>
          </w:p>
        </w:tc>
        <w:tc>
          <w:tcPr>
            <w:tcW w:w="53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43D442F" w14:textId="77777777" w:rsidR="006F4589" w:rsidRPr="006F4589" w:rsidRDefault="006F4589" w:rsidP="00AD4D7B">
            <w:pPr>
              <w:rPr>
                <w:rFonts w:ascii="Arial" w:hAnsi="Arial" w:cs="Arial"/>
                <w:sz w:val="16"/>
                <w:szCs w:val="16"/>
              </w:rPr>
            </w:pPr>
            <w:r w:rsidRPr="006F4589">
              <w:rPr>
                <w:rFonts w:ascii="Arial" w:hAnsi="Arial" w:cs="Arial"/>
                <w:sz w:val="16"/>
                <w:szCs w:val="16"/>
              </w:rPr>
              <w:t>(8,8,2,1,1,4,8) with (</w:t>
            </w:r>
            <w:r w:rsidRPr="006F4589">
              <w:rPr>
                <w:rFonts w:ascii="Cambria Math" w:hAnsi="Cambria Math" w:cs="Cambria Math"/>
                <w:sz w:val="16"/>
                <w:szCs w:val="16"/>
              </w:rPr>
              <w:t>𝑑</w:t>
            </w:r>
            <w:r w:rsidRPr="006F4589">
              <w:rPr>
                <w:rFonts w:ascii="Arial" w:hAnsi="Arial" w:cs="Arial"/>
                <w:sz w:val="16"/>
                <w:szCs w:val="16"/>
              </w:rPr>
              <w:t>H,</w:t>
            </w:r>
            <w:r w:rsidRPr="006F4589">
              <w:rPr>
                <w:rStyle w:val="apple-converted-space"/>
                <w:rFonts w:ascii="Arial" w:hAnsi="Arial" w:cs="Arial"/>
                <w:sz w:val="16"/>
                <w:szCs w:val="16"/>
              </w:rPr>
              <w:t> </w:t>
            </w:r>
            <w:r w:rsidRPr="006F4589">
              <w:rPr>
                <w:rFonts w:ascii="Cambria Math" w:hAnsi="Cambria Math" w:cs="Cambria Math"/>
                <w:sz w:val="16"/>
                <w:szCs w:val="16"/>
              </w:rPr>
              <w:t>𝑑</w:t>
            </w:r>
            <w:r w:rsidRPr="006F4589">
              <w:rPr>
                <w:rFonts w:ascii="Arial" w:hAnsi="Arial" w:cs="Arial"/>
                <w:sz w:val="16"/>
                <w:szCs w:val="16"/>
              </w:rPr>
              <w:t>V) = (0.5, 0.8)</w:t>
            </w:r>
            <w:r w:rsidRPr="006F4589">
              <w:rPr>
                <w:rFonts w:ascii="Cambria Math" w:hAnsi="Cambria Math" w:cs="Cambria Math"/>
                <w:sz w:val="16"/>
                <w:szCs w:val="16"/>
              </w:rPr>
              <w:t>𝜆</w:t>
            </w:r>
          </w:p>
          <w:p w14:paraId="3D6D6CDB" w14:textId="77777777" w:rsidR="006F4589" w:rsidRPr="006F4589" w:rsidRDefault="006F4589" w:rsidP="00AD4D7B">
            <w:pPr>
              <w:jc w:val="both"/>
              <w:rPr>
                <w:rFonts w:ascii="Arial" w:hAnsi="Arial" w:cs="Arial"/>
                <w:sz w:val="16"/>
                <w:szCs w:val="16"/>
              </w:rPr>
            </w:pPr>
            <w:r w:rsidRPr="006F4589">
              <w:rPr>
                <w:rFonts w:ascii="Arial" w:hAnsi="Arial" w:cs="Arial"/>
                <w:sz w:val="16"/>
                <w:szCs w:val="16"/>
              </w:rPr>
              <w:t>(4,4,2,1,1,4,4) with (</w:t>
            </w:r>
            <w:r w:rsidRPr="006F4589">
              <w:rPr>
                <w:rFonts w:ascii="Cambria Math" w:hAnsi="Cambria Math" w:cs="Cambria Math"/>
                <w:sz w:val="16"/>
                <w:szCs w:val="16"/>
              </w:rPr>
              <w:t>𝑑</w:t>
            </w:r>
            <w:r w:rsidRPr="006F4589">
              <w:rPr>
                <w:rFonts w:ascii="Arial" w:hAnsi="Arial" w:cs="Arial"/>
                <w:sz w:val="16"/>
                <w:szCs w:val="16"/>
              </w:rPr>
              <w:t>H,</w:t>
            </w:r>
            <w:r w:rsidRPr="006F4589">
              <w:rPr>
                <w:rStyle w:val="apple-converted-space"/>
                <w:rFonts w:ascii="Arial" w:hAnsi="Arial" w:cs="Arial"/>
                <w:sz w:val="16"/>
                <w:szCs w:val="16"/>
              </w:rPr>
              <w:t> </w:t>
            </w:r>
            <w:r w:rsidRPr="006F4589">
              <w:rPr>
                <w:rFonts w:ascii="Cambria Math" w:hAnsi="Cambria Math" w:cs="Cambria Math"/>
                <w:sz w:val="16"/>
                <w:szCs w:val="16"/>
              </w:rPr>
              <w:t>𝑑</w:t>
            </w:r>
            <w:r w:rsidRPr="006F4589">
              <w:rPr>
                <w:rFonts w:ascii="Arial" w:hAnsi="Arial" w:cs="Arial"/>
                <w:sz w:val="16"/>
                <w:szCs w:val="16"/>
              </w:rPr>
              <w:t>V) = (0.5, 0.8)</w:t>
            </w:r>
            <w:r w:rsidRPr="006F4589">
              <w:rPr>
                <w:rFonts w:ascii="Cambria Math" w:hAnsi="Cambria Math" w:cs="Cambria Math"/>
                <w:sz w:val="16"/>
                <w:szCs w:val="16"/>
              </w:rPr>
              <w:t>𝜆</w:t>
            </w:r>
          </w:p>
          <w:p w14:paraId="59A126E4" w14:textId="6EFBF7F9" w:rsidR="006F4589" w:rsidRPr="006F4589" w:rsidRDefault="006F4589" w:rsidP="006F4589">
            <w:pPr>
              <w:jc w:val="both"/>
              <w:rPr>
                <w:rFonts w:ascii="Arial" w:hAnsi="Arial" w:cs="Arial"/>
                <w:sz w:val="16"/>
                <w:szCs w:val="16"/>
              </w:rPr>
            </w:pPr>
            <w:r w:rsidRPr="006F4589">
              <w:rPr>
                <w:rFonts w:ascii="Arial" w:hAnsi="Arial" w:cs="Arial"/>
                <w:sz w:val="16"/>
                <w:szCs w:val="16"/>
              </w:rPr>
              <w:t>(2,2,2,1,1,2,2) with (</w:t>
            </w:r>
            <w:r w:rsidRPr="006F4589">
              <w:rPr>
                <w:rStyle w:val="Emphasis"/>
                <w:rFonts w:ascii="Arial" w:hAnsi="Arial" w:cs="Arial"/>
                <w:sz w:val="16"/>
                <w:szCs w:val="16"/>
              </w:rPr>
              <w:t>d</w:t>
            </w:r>
            <w:r w:rsidRPr="006F4589">
              <w:rPr>
                <w:rFonts w:ascii="Arial" w:hAnsi="Arial" w:cs="Arial"/>
                <w:sz w:val="16"/>
                <w:szCs w:val="16"/>
              </w:rPr>
              <w:t>H ,</w:t>
            </w:r>
            <w:r w:rsidRPr="006F4589">
              <w:rPr>
                <w:rStyle w:val="apple-converted-space"/>
                <w:rFonts w:ascii="Arial" w:hAnsi="Arial" w:cs="Arial"/>
                <w:sz w:val="16"/>
                <w:szCs w:val="16"/>
              </w:rPr>
              <w:t> </w:t>
            </w:r>
            <w:r w:rsidRPr="006F4589">
              <w:rPr>
                <w:rStyle w:val="Emphasis"/>
                <w:rFonts w:ascii="Arial" w:hAnsi="Arial" w:cs="Arial"/>
                <w:sz w:val="16"/>
                <w:szCs w:val="16"/>
              </w:rPr>
              <w:t>d</w:t>
            </w:r>
            <w:r w:rsidRPr="006F4589">
              <w:rPr>
                <w:rFonts w:ascii="Arial" w:hAnsi="Arial" w:cs="Arial"/>
                <w:sz w:val="16"/>
                <w:szCs w:val="16"/>
              </w:rPr>
              <w:t>V ) = (0.5, 0.5)λ </w:t>
            </w:r>
          </w:p>
        </w:tc>
      </w:tr>
      <w:tr w:rsidR="006F4589" w:rsidRPr="006F4589" w14:paraId="6DADBC46" w14:textId="77777777" w:rsidTr="00AD4D7B">
        <w:trPr>
          <w:trHeight w:val="90"/>
          <w:jc w:val="center"/>
        </w:trPr>
        <w:tc>
          <w:tcPr>
            <w:tcW w:w="351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8259EC5" w14:textId="77777777" w:rsidR="006F4589" w:rsidRPr="006F4589" w:rsidRDefault="006F4589" w:rsidP="00AD4D7B">
            <w:pPr>
              <w:jc w:val="both"/>
              <w:rPr>
                <w:rFonts w:ascii="Arial" w:hAnsi="Arial" w:cs="Arial"/>
                <w:sz w:val="16"/>
                <w:szCs w:val="16"/>
              </w:rPr>
            </w:pPr>
            <w:r w:rsidRPr="006F4589">
              <w:rPr>
                <w:rFonts w:ascii="Arial" w:hAnsi="Arial" w:cs="Arial"/>
                <w:sz w:val="16"/>
                <w:szCs w:val="16"/>
              </w:rPr>
              <w:t>UE TX antenna configuration</w:t>
            </w:r>
          </w:p>
        </w:tc>
        <w:tc>
          <w:tcPr>
            <w:tcW w:w="53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648B0A6" w14:textId="77777777" w:rsidR="006F4589" w:rsidRPr="006F4589" w:rsidRDefault="006F4589" w:rsidP="00AD4D7B">
            <w:pPr>
              <w:jc w:val="both"/>
              <w:rPr>
                <w:rFonts w:ascii="Arial" w:hAnsi="Arial" w:cs="Arial"/>
                <w:sz w:val="16"/>
                <w:szCs w:val="16"/>
              </w:rPr>
            </w:pPr>
            <w:r w:rsidRPr="006F4589">
              <w:rPr>
                <w:rFonts w:ascii="Arial" w:hAnsi="Arial" w:cs="Arial"/>
                <w:sz w:val="16"/>
                <w:szCs w:val="16"/>
              </w:rPr>
              <w:t>To be defined according to outcome of Proposal 2.1</w:t>
            </w:r>
          </w:p>
        </w:tc>
      </w:tr>
      <w:tr w:rsidR="006F4589" w:rsidRPr="006F4589" w14:paraId="3E214765" w14:textId="77777777" w:rsidTr="00AD4D7B">
        <w:trPr>
          <w:trHeight w:val="123"/>
          <w:jc w:val="center"/>
        </w:trPr>
        <w:tc>
          <w:tcPr>
            <w:tcW w:w="351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D1CBFD1" w14:textId="77777777" w:rsidR="006F4589" w:rsidRPr="006F4589" w:rsidRDefault="006F4589" w:rsidP="00AD4D7B">
            <w:pPr>
              <w:jc w:val="both"/>
              <w:rPr>
                <w:rFonts w:ascii="Arial" w:hAnsi="Arial" w:cs="Arial"/>
                <w:sz w:val="16"/>
                <w:szCs w:val="16"/>
              </w:rPr>
            </w:pPr>
            <w:r w:rsidRPr="006F4589">
              <w:rPr>
                <w:rFonts w:ascii="Arial" w:hAnsi="Arial" w:cs="Arial"/>
                <w:sz w:val="16"/>
                <w:szCs w:val="16"/>
              </w:rPr>
              <w:t>UE speed</w:t>
            </w:r>
          </w:p>
        </w:tc>
        <w:tc>
          <w:tcPr>
            <w:tcW w:w="53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2F78E78" w14:textId="77777777" w:rsidR="006F4589" w:rsidRPr="006F4589" w:rsidRDefault="006F4589" w:rsidP="00AD4D7B">
            <w:pPr>
              <w:jc w:val="both"/>
              <w:rPr>
                <w:rFonts w:ascii="Arial" w:hAnsi="Arial" w:cs="Arial"/>
                <w:sz w:val="16"/>
                <w:szCs w:val="16"/>
              </w:rPr>
            </w:pPr>
            <w:r w:rsidRPr="006F4589">
              <w:rPr>
                <w:rFonts w:ascii="Arial" w:hAnsi="Arial" w:cs="Arial"/>
                <w:sz w:val="16"/>
                <w:szCs w:val="16"/>
              </w:rPr>
              <w:t>3 Km/h</w:t>
            </w:r>
          </w:p>
        </w:tc>
      </w:tr>
      <w:tr w:rsidR="006F4589" w:rsidRPr="006F4589" w14:paraId="36DD5B3D" w14:textId="77777777" w:rsidTr="00AD4D7B">
        <w:trPr>
          <w:trHeight w:val="170"/>
          <w:jc w:val="center"/>
        </w:trPr>
        <w:tc>
          <w:tcPr>
            <w:tcW w:w="351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BCB134" w14:textId="77777777" w:rsidR="006F4589" w:rsidRPr="006F4589" w:rsidRDefault="006F4589" w:rsidP="00AD4D7B">
            <w:pPr>
              <w:jc w:val="both"/>
              <w:rPr>
                <w:rFonts w:ascii="Arial" w:hAnsi="Arial" w:cs="Arial"/>
                <w:sz w:val="16"/>
                <w:szCs w:val="16"/>
              </w:rPr>
            </w:pPr>
            <w:r w:rsidRPr="006F4589">
              <w:rPr>
                <w:rFonts w:ascii="Arial" w:hAnsi="Arial" w:cs="Arial"/>
                <w:sz w:val="16"/>
                <w:szCs w:val="16"/>
              </w:rPr>
              <w:t>Number of Layers</w:t>
            </w:r>
          </w:p>
        </w:tc>
        <w:tc>
          <w:tcPr>
            <w:tcW w:w="53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AE6E49D" w14:textId="77777777" w:rsidR="006F4589" w:rsidRPr="006F4589" w:rsidRDefault="006F4589" w:rsidP="00AD4D7B">
            <w:pPr>
              <w:jc w:val="both"/>
              <w:rPr>
                <w:rFonts w:ascii="Arial" w:hAnsi="Arial" w:cs="Arial"/>
                <w:sz w:val="16"/>
                <w:szCs w:val="16"/>
              </w:rPr>
            </w:pPr>
            <w:r w:rsidRPr="006F4589">
              <w:rPr>
                <w:rFonts w:ascii="Arial" w:hAnsi="Arial" w:cs="Arial"/>
                <w:sz w:val="16"/>
                <w:szCs w:val="16"/>
              </w:rPr>
              <w:t>Adaptive, Fixed</w:t>
            </w:r>
            <w:r w:rsidRPr="006F4589">
              <w:rPr>
                <w:rStyle w:val="apple-converted-space"/>
                <w:rFonts w:ascii="Arial" w:hAnsi="Arial" w:cs="Arial"/>
                <w:sz w:val="16"/>
                <w:szCs w:val="16"/>
              </w:rPr>
              <w:t> </w:t>
            </w:r>
            <w:r w:rsidRPr="006F4589">
              <w:rPr>
                <w:rFonts w:ascii="Arial" w:hAnsi="Arial" w:cs="Arial"/>
                <w:sz w:val="16"/>
                <w:szCs w:val="16"/>
              </w:rPr>
              <w:t>(reported by company)</w:t>
            </w:r>
            <w:r w:rsidRPr="006F4589">
              <w:rPr>
                <w:rStyle w:val="apple-converted-space"/>
                <w:rFonts w:ascii="Arial" w:hAnsi="Arial" w:cs="Arial"/>
                <w:sz w:val="16"/>
                <w:szCs w:val="16"/>
              </w:rPr>
              <w:t> </w:t>
            </w:r>
          </w:p>
        </w:tc>
      </w:tr>
      <w:tr w:rsidR="006F4589" w:rsidRPr="006F4589" w14:paraId="555515AE" w14:textId="77777777" w:rsidTr="00AD4D7B">
        <w:trPr>
          <w:trHeight w:val="90"/>
          <w:jc w:val="center"/>
        </w:trPr>
        <w:tc>
          <w:tcPr>
            <w:tcW w:w="351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50204E8" w14:textId="77777777" w:rsidR="006F4589" w:rsidRPr="006F4589" w:rsidRDefault="006F4589" w:rsidP="00AD4D7B">
            <w:pPr>
              <w:jc w:val="both"/>
              <w:rPr>
                <w:rFonts w:ascii="Arial" w:hAnsi="Arial" w:cs="Arial"/>
                <w:sz w:val="16"/>
                <w:szCs w:val="16"/>
              </w:rPr>
            </w:pPr>
            <w:r w:rsidRPr="006F4589">
              <w:rPr>
                <w:rFonts w:ascii="Arial" w:hAnsi="Arial" w:cs="Arial"/>
                <w:sz w:val="16"/>
                <w:szCs w:val="16"/>
              </w:rPr>
              <w:t>AMC</w:t>
            </w:r>
          </w:p>
        </w:tc>
        <w:tc>
          <w:tcPr>
            <w:tcW w:w="53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98318A4" w14:textId="77777777" w:rsidR="006F4589" w:rsidRPr="006F4589" w:rsidRDefault="006F4589" w:rsidP="00AD4D7B">
            <w:pPr>
              <w:jc w:val="both"/>
              <w:rPr>
                <w:rFonts w:ascii="Arial" w:hAnsi="Arial" w:cs="Arial"/>
                <w:sz w:val="16"/>
                <w:szCs w:val="16"/>
              </w:rPr>
            </w:pPr>
            <w:r w:rsidRPr="006F4589">
              <w:rPr>
                <w:rFonts w:ascii="Arial" w:hAnsi="Arial" w:cs="Arial"/>
                <w:sz w:val="16"/>
                <w:szCs w:val="16"/>
              </w:rPr>
              <w:t>Adaptive, Fixed (reported by company)</w:t>
            </w:r>
            <w:r w:rsidRPr="006F4589">
              <w:rPr>
                <w:rStyle w:val="apple-converted-space"/>
                <w:rFonts w:ascii="Arial" w:hAnsi="Arial" w:cs="Arial"/>
                <w:sz w:val="16"/>
                <w:szCs w:val="16"/>
              </w:rPr>
              <w:t> </w:t>
            </w:r>
          </w:p>
        </w:tc>
      </w:tr>
      <w:tr w:rsidR="006F4589" w:rsidRPr="006F4589" w14:paraId="2CA9C41C" w14:textId="77777777" w:rsidTr="00AD4D7B">
        <w:trPr>
          <w:trHeight w:val="226"/>
          <w:jc w:val="center"/>
        </w:trPr>
        <w:tc>
          <w:tcPr>
            <w:tcW w:w="351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C2DA6B4" w14:textId="77777777" w:rsidR="006F4589" w:rsidRPr="006F4589" w:rsidRDefault="006F4589" w:rsidP="00AD4D7B">
            <w:pPr>
              <w:jc w:val="both"/>
              <w:rPr>
                <w:rFonts w:ascii="Arial" w:hAnsi="Arial" w:cs="Arial"/>
                <w:sz w:val="16"/>
                <w:szCs w:val="16"/>
              </w:rPr>
            </w:pPr>
            <w:r w:rsidRPr="006F4589">
              <w:rPr>
                <w:rFonts w:ascii="Arial" w:hAnsi="Arial" w:cs="Arial"/>
                <w:sz w:val="16"/>
                <w:szCs w:val="16"/>
              </w:rPr>
              <w:t>DMRS configuration</w:t>
            </w:r>
          </w:p>
        </w:tc>
        <w:tc>
          <w:tcPr>
            <w:tcW w:w="53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E610FD9" w14:textId="77777777" w:rsidR="006F4589" w:rsidRPr="006F4589" w:rsidRDefault="006F4589" w:rsidP="00AD4D7B">
            <w:pPr>
              <w:jc w:val="both"/>
              <w:rPr>
                <w:rFonts w:ascii="Arial" w:hAnsi="Arial" w:cs="Arial"/>
                <w:sz w:val="16"/>
                <w:szCs w:val="16"/>
              </w:rPr>
            </w:pPr>
            <w:r w:rsidRPr="006F4589">
              <w:rPr>
                <w:rFonts w:ascii="Arial" w:hAnsi="Arial" w:cs="Arial"/>
                <w:sz w:val="16"/>
                <w:szCs w:val="16"/>
              </w:rPr>
              <w:t>Type 1; 1 front loaded + 1 additional symbol</w:t>
            </w:r>
          </w:p>
        </w:tc>
      </w:tr>
      <w:tr w:rsidR="006F4589" w:rsidRPr="006F4589" w14:paraId="6D1BFF42" w14:textId="77777777" w:rsidTr="00AD4D7B">
        <w:trPr>
          <w:trHeight w:val="226"/>
          <w:jc w:val="center"/>
        </w:trPr>
        <w:tc>
          <w:tcPr>
            <w:tcW w:w="351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7D53C91" w14:textId="77777777" w:rsidR="006F4589" w:rsidRPr="006F4589" w:rsidRDefault="006F4589" w:rsidP="00AD4D7B">
            <w:pPr>
              <w:rPr>
                <w:rFonts w:ascii="Arial" w:hAnsi="Arial" w:cs="Arial"/>
                <w:sz w:val="16"/>
                <w:szCs w:val="16"/>
              </w:rPr>
            </w:pPr>
            <w:r w:rsidRPr="006F4589">
              <w:rPr>
                <w:rFonts w:ascii="Arial" w:hAnsi="Arial" w:cs="Arial"/>
                <w:sz w:val="16"/>
                <w:szCs w:val="16"/>
              </w:rPr>
              <w:t>Channel estimation</w:t>
            </w:r>
          </w:p>
        </w:tc>
        <w:tc>
          <w:tcPr>
            <w:tcW w:w="53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A814AB7" w14:textId="77777777" w:rsidR="006F4589" w:rsidRPr="006F4589" w:rsidRDefault="006F4589" w:rsidP="00AD4D7B">
            <w:pPr>
              <w:jc w:val="both"/>
              <w:rPr>
                <w:rFonts w:ascii="Arial" w:hAnsi="Arial" w:cs="Arial"/>
                <w:sz w:val="16"/>
                <w:szCs w:val="16"/>
              </w:rPr>
            </w:pPr>
            <w:r w:rsidRPr="006F4589">
              <w:rPr>
                <w:rFonts w:ascii="Arial" w:hAnsi="Arial" w:cs="Arial"/>
                <w:sz w:val="16"/>
                <w:szCs w:val="16"/>
              </w:rPr>
              <w:t>Real</w:t>
            </w:r>
          </w:p>
        </w:tc>
      </w:tr>
      <w:tr w:rsidR="006F4589" w:rsidRPr="006F4589" w14:paraId="7B7A25D3" w14:textId="77777777" w:rsidTr="00AD4D7B">
        <w:trPr>
          <w:trHeight w:val="90"/>
          <w:jc w:val="center"/>
        </w:trPr>
        <w:tc>
          <w:tcPr>
            <w:tcW w:w="351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61C6A54" w14:textId="77777777" w:rsidR="006F4589" w:rsidRPr="006F4589" w:rsidRDefault="006F4589" w:rsidP="00AD4D7B">
            <w:pPr>
              <w:jc w:val="both"/>
              <w:rPr>
                <w:rFonts w:ascii="Arial" w:hAnsi="Arial" w:cs="Arial"/>
                <w:sz w:val="16"/>
                <w:szCs w:val="16"/>
              </w:rPr>
            </w:pPr>
            <w:r w:rsidRPr="006F4589">
              <w:rPr>
                <w:rFonts w:ascii="Arial" w:hAnsi="Arial" w:cs="Arial"/>
                <w:sz w:val="16"/>
                <w:szCs w:val="16"/>
              </w:rPr>
              <w:t>Channel Model</w:t>
            </w:r>
          </w:p>
        </w:tc>
        <w:tc>
          <w:tcPr>
            <w:tcW w:w="53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B281352" w14:textId="77777777" w:rsidR="006F4589" w:rsidRPr="006F4589" w:rsidRDefault="006F4589" w:rsidP="00AD4D7B">
            <w:pPr>
              <w:jc w:val="both"/>
              <w:rPr>
                <w:rFonts w:ascii="Arial" w:hAnsi="Arial" w:cs="Arial"/>
                <w:sz w:val="16"/>
                <w:szCs w:val="16"/>
              </w:rPr>
            </w:pPr>
            <w:r w:rsidRPr="006F4589">
              <w:rPr>
                <w:rFonts w:ascii="Arial" w:hAnsi="Arial" w:cs="Arial"/>
                <w:sz w:val="16"/>
                <w:szCs w:val="16"/>
              </w:rPr>
              <w:t>CDL-A (30ns), CDL-B (100ns),</w:t>
            </w:r>
            <w:r w:rsidRPr="006F4589">
              <w:rPr>
                <w:rStyle w:val="apple-converted-space"/>
                <w:rFonts w:ascii="Arial" w:hAnsi="Arial" w:cs="Arial"/>
                <w:sz w:val="16"/>
                <w:szCs w:val="16"/>
              </w:rPr>
              <w:t> </w:t>
            </w:r>
            <w:r w:rsidRPr="006F4589">
              <w:rPr>
                <w:rFonts w:ascii="Arial" w:hAnsi="Arial" w:cs="Arial"/>
                <w:sz w:val="16"/>
                <w:szCs w:val="16"/>
              </w:rPr>
              <w:t>CDL-C (300ns)</w:t>
            </w:r>
          </w:p>
        </w:tc>
      </w:tr>
    </w:tbl>
    <w:p w14:paraId="537CA869" w14:textId="6810FE63" w:rsidR="006F4589" w:rsidRPr="002252A3" w:rsidRDefault="006F4589" w:rsidP="006F4589">
      <w:pPr>
        <w:rPr>
          <w:lang w:eastAsia="zh-CN"/>
        </w:rPr>
      </w:pPr>
    </w:p>
    <w:p w14:paraId="7055A600" w14:textId="77777777" w:rsidR="006F4589" w:rsidRPr="006F4589" w:rsidRDefault="006F4589" w:rsidP="006F4589">
      <w:pPr>
        <w:rPr>
          <w:iCs/>
        </w:rPr>
      </w:pPr>
      <w:r w:rsidRPr="006F4589">
        <w:rPr>
          <w:iCs/>
          <w:highlight w:val="green"/>
        </w:rPr>
        <w:t>Agreement</w:t>
      </w:r>
    </w:p>
    <w:p w14:paraId="20CE3062" w14:textId="77777777" w:rsidR="006F4589" w:rsidRPr="002252A3" w:rsidRDefault="006F4589" w:rsidP="006F4589">
      <w:pPr>
        <w:rPr>
          <w:iCs/>
        </w:rPr>
      </w:pPr>
      <w:r w:rsidRPr="002252A3">
        <w:rPr>
          <w:bCs/>
          <w:iCs/>
        </w:rPr>
        <w:t>For 8TX UE uplink transmission, study codebook- and non-codebook-based transmission with maximal layer number of both 4 and 8 layers.</w:t>
      </w:r>
    </w:p>
    <w:p w14:paraId="2122E61C" w14:textId="77777777" w:rsidR="006F4589" w:rsidRDefault="006F4589" w:rsidP="006F4589">
      <w:pPr>
        <w:rPr>
          <w:iCs/>
        </w:rPr>
      </w:pPr>
    </w:p>
    <w:p w14:paraId="2A5C3424" w14:textId="49067A14" w:rsidR="006F4589" w:rsidRPr="006F4589" w:rsidRDefault="001B5688" w:rsidP="006F4589">
      <w:pPr>
        <w:rPr>
          <w:b/>
          <w:bCs/>
          <w:iCs/>
        </w:rPr>
      </w:pPr>
      <w:hyperlink r:id="rId1743" w:history="1">
        <w:r w:rsidR="000B5C49">
          <w:rPr>
            <w:rStyle w:val="Hyperlink"/>
            <w:b/>
            <w:bCs/>
            <w:iCs/>
          </w:rPr>
          <w:t>R1-2205221</w:t>
        </w:r>
      </w:hyperlink>
      <w:r w:rsidR="006F4589" w:rsidRPr="006F4589">
        <w:rPr>
          <w:b/>
          <w:bCs/>
          <w:iCs/>
        </w:rPr>
        <w:tab/>
        <w:t>FL Summary on SRI/TPMI Enhancements; Second Round</w:t>
      </w:r>
      <w:r w:rsidR="006F4589" w:rsidRPr="006F4589">
        <w:rPr>
          <w:b/>
          <w:bCs/>
          <w:iCs/>
        </w:rPr>
        <w:tab/>
        <w:t>Moderator (InterDigital)</w:t>
      </w:r>
    </w:p>
    <w:p w14:paraId="4EE48B4E" w14:textId="1A802535" w:rsidR="006F4589" w:rsidRDefault="006F4589" w:rsidP="006F4589">
      <w:pPr>
        <w:rPr>
          <w:iCs/>
        </w:rPr>
      </w:pPr>
    </w:p>
    <w:p w14:paraId="0B0A8947" w14:textId="11036A78" w:rsidR="00AB23F5" w:rsidRDefault="00AB23F5" w:rsidP="00AB23F5">
      <w:pPr>
        <w:rPr>
          <w:iCs/>
        </w:rPr>
      </w:pPr>
      <w:r w:rsidRPr="0037070C">
        <w:rPr>
          <w:b/>
          <w:bCs/>
          <w:iCs/>
        </w:rPr>
        <w:t>Decision:</w:t>
      </w:r>
      <w:r>
        <w:rPr>
          <w:iCs/>
        </w:rPr>
        <w:t xml:space="preserve"> As per email decision posted on May 19</w:t>
      </w:r>
      <w:r w:rsidRPr="0037070C">
        <w:rPr>
          <w:iCs/>
          <w:vertAlign w:val="superscript"/>
        </w:rPr>
        <w:t>th</w:t>
      </w:r>
      <w:r>
        <w:rPr>
          <w:iCs/>
        </w:rPr>
        <w:t>,</w:t>
      </w:r>
    </w:p>
    <w:p w14:paraId="094182A9" w14:textId="77777777" w:rsidR="009018F7" w:rsidRPr="00AB23F5" w:rsidRDefault="009018F7" w:rsidP="009018F7">
      <w:pPr>
        <w:rPr>
          <w:bCs/>
          <w:iCs/>
          <w:highlight w:val="green"/>
          <w:lang w:val="en-US"/>
        </w:rPr>
      </w:pPr>
      <w:r w:rsidRPr="00AB23F5">
        <w:rPr>
          <w:bCs/>
          <w:iCs/>
          <w:highlight w:val="green"/>
          <w:lang w:val="en-US"/>
        </w:rPr>
        <w:t>Agreement</w:t>
      </w:r>
    </w:p>
    <w:p w14:paraId="313E510E" w14:textId="4B18326B" w:rsidR="009018F7" w:rsidRPr="00AB23F5" w:rsidRDefault="009018F7" w:rsidP="00CF6E6D">
      <w:pPr>
        <w:pStyle w:val="ListParagraph"/>
        <w:numPr>
          <w:ilvl w:val="0"/>
          <w:numId w:val="492"/>
        </w:numPr>
        <w:rPr>
          <w:lang w:val="en-US"/>
        </w:rPr>
      </w:pPr>
      <w:r w:rsidRPr="00AB23F5">
        <w:rPr>
          <w:lang w:val="en-US"/>
        </w:rPr>
        <w:t>Adopt the following Table as the reference EVM for SLS evaluation.</w:t>
      </w:r>
    </w:p>
    <w:p w14:paraId="3EB860C0" w14:textId="77777777" w:rsidR="009018F7" w:rsidRPr="006444A7" w:rsidRDefault="009018F7" w:rsidP="00CF6E6D">
      <w:pPr>
        <w:pStyle w:val="ListParagraph"/>
        <w:numPr>
          <w:ilvl w:val="1"/>
          <w:numId w:val="492"/>
        </w:numPr>
      </w:pPr>
      <w:r w:rsidRPr="006444A7">
        <w:t>Companies may provide additional evaluation results per their case of interest.</w:t>
      </w:r>
    </w:p>
    <w:tbl>
      <w:tblPr>
        <w:tblW w:w="9550" w:type="dxa"/>
        <w:jc w:val="center"/>
        <w:tblCellMar>
          <w:left w:w="0" w:type="dxa"/>
          <w:right w:w="0" w:type="dxa"/>
        </w:tblCellMar>
        <w:tblLook w:val="04A0" w:firstRow="1" w:lastRow="0" w:firstColumn="1" w:lastColumn="0" w:noHBand="0" w:noVBand="1"/>
      </w:tblPr>
      <w:tblGrid>
        <w:gridCol w:w="2800"/>
        <w:gridCol w:w="6750"/>
      </w:tblGrid>
      <w:tr w:rsidR="009018F7" w:rsidRPr="00AB23F5" w14:paraId="6B56B575" w14:textId="77777777" w:rsidTr="004D3980">
        <w:trPr>
          <w:jc w:val="center"/>
        </w:trPr>
        <w:tc>
          <w:tcPr>
            <w:tcW w:w="280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2647759" w14:textId="77777777" w:rsidR="009018F7" w:rsidRPr="00AB23F5" w:rsidRDefault="009018F7" w:rsidP="004D3980">
            <w:pPr>
              <w:pStyle w:val="mc-p"/>
              <w:spacing w:before="0" w:beforeAutospacing="0" w:after="0" w:afterAutospacing="0"/>
              <w:contextualSpacing/>
              <w:jc w:val="both"/>
              <w:rPr>
                <w:rFonts w:ascii="Arial" w:hAnsi="Arial" w:cs="Arial"/>
                <w:sz w:val="16"/>
                <w:szCs w:val="16"/>
              </w:rPr>
            </w:pPr>
            <w:r w:rsidRPr="00AB23F5">
              <w:rPr>
                <w:rStyle w:val="Strong"/>
                <w:rFonts w:ascii="Arial" w:eastAsia="SimSun" w:hAnsi="Arial" w:cs="Arial"/>
                <w:sz w:val="16"/>
                <w:szCs w:val="16"/>
              </w:rPr>
              <w:t>Parameter</w:t>
            </w:r>
          </w:p>
        </w:tc>
        <w:tc>
          <w:tcPr>
            <w:tcW w:w="675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34363C1" w14:textId="77777777" w:rsidR="009018F7" w:rsidRPr="00AB23F5" w:rsidRDefault="009018F7" w:rsidP="004D3980">
            <w:pPr>
              <w:pStyle w:val="mc-p"/>
              <w:spacing w:before="0" w:beforeAutospacing="0" w:after="0" w:afterAutospacing="0"/>
              <w:contextualSpacing/>
              <w:jc w:val="both"/>
              <w:rPr>
                <w:rFonts w:ascii="Arial" w:hAnsi="Arial" w:cs="Arial"/>
                <w:sz w:val="16"/>
                <w:szCs w:val="16"/>
              </w:rPr>
            </w:pPr>
            <w:r w:rsidRPr="00AB23F5">
              <w:rPr>
                <w:rStyle w:val="Strong"/>
                <w:rFonts w:ascii="Arial" w:eastAsia="SimSun" w:hAnsi="Arial" w:cs="Arial"/>
                <w:sz w:val="16"/>
                <w:szCs w:val="16"/>
              </w:rPr>
              <w:t>Value</w:t>
            </w:r>
          </w:p>
        </w:tc>
      </w:tr>
      <w:tr w:rsidR="009018F7" w:rsidRPr="00AB23F5" w14:paraId="15CFF7E9" w14:textId="77777777" w:rsidTr="004D3980">
        <w:trPr>
          <w:jc w:val="center"/>
        </w:trPr>
        <w:tc>
          <w:tcPr>
            <w:tcW w:w="280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87C3B3E" w14:textId="77777777" w:rsidR="009018F7" w:rsidRPr="00AB23F5" w:rsidRDefault="009018F7" w:rsidP="004D3980">
            <w:pPr>
              <w:pStyle w:val="mc-p"/>
              <w:spacing w:before="0" w:beforeAutospacing="0" w:after="0" w:afterAutospacing="0"/>
              <w:contextualSpacing/>
              <w:jc w:val="both"/>
              <w:rPr>
                <w:rFonts w:ascii="Arial" w:hAnsi="Arial" w:cs="Arial"/>
                <w:sz w:val="16"/>
                <w:szCs w:val="16"/>
              </w:rPr>
            </w:pPr>
            <w:r w:rsidRPr="00AB23F5">
              <w:rPr>
                <w:rFonts w:ascii="Arial" w:hAnsi="Arial" w:cs="Arial"/>
                <w:sz w:val="16"/>
                <w:szCs w:val="16"/>
              </w:rPr>
              <w:t>Frequency range</w:t>
            </w:r>
          </w:p>
        </w:tc>
        <w:tc>
          <w:tcPr>
            <w:tcW w:w="6750" w:type="dxa"/>
            <w:tcBorders>
              <w:top w:val="nil"/>
              <w:left w:val="nil"/>
              <w:bottom w:val="single" w:sz="8" w:space="0" w:color="auto"/>
              <w:right w:val="single" w:sz="8" w:space="0" w:color="auto"/>
            </w:tcBorders>
            <w:tcMar>
              <w:top w:w="0" w:type="dxa"/>
              <w:left w:w="108" w:type="dxa"/>
              <w:bottom w:w="0" w:type="dxa"/>
              <w:right w:w="108" w:type="dxa"/>
            </w:tcMar>
            <w:hideMark/>
          </w:tcPr>
          <w:p w14:paraId="50F9AF89" w14:textId="77777777" w:rsidR="009018F7" w:rsidRPr="00AB23F5" w:rsidRDefault="009018F7" w:rsidP="004D3980">
            <w:pPr>
              <w:pStyle w:val="mc-p"/>
              <w:spacing w:before="0" w:beforeAutospacing="0" w:after="0" w:afterAutospacing="0"/>
              <w:contextualSpacing/>
              <w:jc w:val="both"/>
              <w:rPr>
                <w:rFonts w:ascii="Arial" w:hAnsi="Arial" w:cs="Arial"/>
                <w:sz w:val="16"/>
                <w:szCs w:val="16"/>
              </w:rPr>
            </w:pPr>
            <w:r w:rsidRPr="00AB23F5">
              <w:rPr>
                <w:rFonts w:ascii="Arial" w:hAnsi="Arial" w:cs="Arial"/>
                <w:sz w:val="16"/>
                <w:szCs w:val="16"/>
              </w:rPr>
              <w:t>3.5 GHz</w:t>
            </w:r>
          </w:p>
        </w:tc>
      </w:tr>
      <w:tr w:rsidR="009018F7" w:rsidRPr="00AB23F5" w14:paraId="3808AB92" w14:textId="77777777" w:rsidTr="004D3980">
        <w:trPr>
          <w:jc w:val="center"/>
        </w:trPr>
        <w:tc>
          <w:tcPr>
            <w:tcW w:w="280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66650A7" w14:textId="77777777" w:rsidR="009018F7" w:rsidRPr="00AB23F5" w:rsidRDefault="009018F7" w:rsidP="004D3980">
            <w:pPr>
              <w:pStyle w:val="mc-p"/>
              <w:spacing w:before="0" w:beforeAutospacing="0" w:after="0" w:afterAutospacing="0"/>
              <w:contextualSpacing/>
              <w:jc w:val="both"/>
              <w:rPr>
                <w:rFonts w:ascii="Arial" w:hAnsi="Arial" w:cs="Arial"/>
                <w:sz w:val="16"/>
                <w:szCs w:val="16"/>
              </w:rPr>
            </w:pPr>
            <w:r w:rsidRPr="00AB23F5">
              <w:rPr>
                <w:rFonts w:ascii="Arial" w:hAnsi="Arial" w:cs="Arial"/>
                <w:sz w:val="16"/>
                <w:szCs w:val="16"/>
              </w:rPr>
              <w:t>Multiple access</w:t>
            </w:r>
          </w:p>
        </w:tc>
        <w:tc>
          <w:tcPr>
            <w:tcW w:w="6750" w:type="dxa"/>
            <w:tcBorders>
              <w:top w:val="nil"/>
              <w:left w:val="nil"/>
              <w:bottom w:val="single" w:sz="8" w:space="0" w:color="auto"/>
              <w:right w:val="single" w:sz="8" w:space="0" w:color="auto"/>
            </w:tcBorders>
            <w:tcMar>
              <w:top w:w="0" w:type="dxa"/>
              <w:left w:w="108" w:type="dxa"/>
              <w:bottom w:w="0" w:type="dxa"/>
              <w:right w:w="108" w:type="dxa"/>
            </w:tcMar>
            <w:hideMark/>
          </w:tcPr>
          <w:p w14:paraId="7E30FA8B" w14:textId="77777777" w:rsidR="009018F7" w:rsidRPr="00AB23F5" w:rsidRDefault="009018F7" w:rsidP="004D3980">
            <w:pPr>
              <w:pStyle w:val="mc-p"/>
              <w:spacing w:before="0" w:beforeAutospacing="0" w:after="0" w:afterAutospacing="0"/>
              <w:contextualSpacing/>
              <w:jc w:val="both"/>
              <w:rPr>
                <w:rFonts w:ascii="Arial" w:hAnsi="Arial" w:cs="Arial"/>
                <w:sz w:val="16"/>
                <w:szCs w:val="16"/>
              </w:rPr>
            </w:pPr>
            <w:r w:rsidRPr="00AB23F5">
              <w:rPr>
                <w:rFonts w:ascii="Arial" w:hAnsi="Arial" w:cs="Arial"/>
                <w:sz w:val="16"/>
                <w:szCs w:val="16"/>
              </w:rPr>
              <w:t>OFDMA</w:t>
            </w:r>
            <w:r w:rsidRPr="00AB23F5">
              <w:rPr>
                <w:rStyle w:val="apple-converted-space"/>
                <w:rFonts w:ascii="Arial" w:hAnsi="Arial" w:cs="Arial"/>
                <w:sz w:val="16"/>
                <w:szCs w:val="16"/>
              </w:rPr>
              <w:t> </w:t>
            </w:r>
          </w:p>
        </w:tc>
      </w:tr>
      <w:tr w:rsidR="009018F7" w:rsidRPr="00AB23F5" w14:paraId="012D1AD3" w14:textId="77777777" w:rsidTr="004D3980">
        <w:trPr>
          <w:jc w:val="center"/>
        </w:trPr>
        <w:tc>
          <w:tcPr>
            <w:tcW w:w="280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FAACA4B" w14:textId="77777777" w:rsidR="009018F7" w:rsidRPr="00AB23F5" w:rsidRDefault="009018F7" w:rsidP="004D3980">
            <w:pPr>
              <w:pStyle w:val="mc-p"/>
              <w:spacing w:before="0" w:beforeAutospacing="0" w:after="0" w:afterAutospacing="0"/>
              <w:contextualSpacing/>
              <w:jc w:val="both"/>
              <w:rPr>
                <w:rFonts w:ascii="Arial" w:hAnsi="Arial" w:cs="Arial"/>
                <w:sz w:val="16"/>
                <w:szCs w:val="16"/>
              </w:rPr>
            </w:pPr>
            <w:r w:rsidRPr="00AB23F5">
              <w:rPr>
                <w:rFonts w:ascii="Arial" w:hAnsi="Arial" w:cs="Arial"/>
                <w:sz w:val="16"/>
                <w:szCs w:val="16"/>
              </w:rPr>
              <w:t>Numerology</w:t>
            </w:r>
          </w:p>
        </w:tc>
        <w:tc>
          <w:tcPr>
            <w:tcW w:w="6750" w:type="dxa"/>
            <w:tcBorders>
              <w:top w:val="nil"/>
              <w:left w:val="nil"/>
              <w:bottom w:val="single" w:sz="8" w:space="0" w:color="auto"/>
              <w:right w:val="single" w:sz="8" w:space="0" w:color="auto"/>
            </w:tcBorders>
            <w:tcMar>
              <w:top w:w="0" w:type="dxa"/>
              <w:left w:w="108" w:type="dxa"/>
              <w:bottom w:w="0" w:type="dxa"/>
              <w:right w:w="108" w:type="dxa"/>
            </w:tcMar>
            <w:hideMark/>
          </w:tcPr>
          <w:p w14:paraId="161F7950" w14:textId="77777777" w:rsidR="009018F7" w:rsidRPr="00AB23F5" w:rsidRDefault="009018F7" w:rsidP="004D3980">
            <w:pPr>
              <w:pStyle w:val="mc-p"/>
              <w:spacing w:before="0" w:beforeAutospacing="0" w:after="0" w:afterAutospacing="0"/>
              <w:contextualSpacing/>
              <w:jc w:val="both"/>
              <w:rPr>
                <w:rFonts w:ascii="Arial" w:hAnsi="Arial" w:cs="Arial"/>
                <w:sz w:val="16"/>
                <w:szCs w:val="16"/>
              </w:rPr>
            </w:pPr>
            <w:r w:rsidRPr="00AB23F5">
              <w:rPr>
                <w:rFonts w:ascii="Arial" w:hAnsi="Arial" w:cs="Arial"/>
                <w:sz w:val="16"/>
                <w:szCs w:val="16"/>
              </w:rPr>
              <w:t>14 OFDM symbol slot</w:t>
            </w:r>
          </w:p>
          <w:p w14:paraId="507DB246" w14:textId="77777777" w:rsidR="009018F7" w:rsidRPr="00AB23F5" w:rsidRDefault="009018F7" w:rsidP="004D3980">
            <w:pPr>
              <w:pStyle w:val="mc-p"/>
              <w:spacing w:before="0" w:beforeAutospacing="0" w:after="0" w:afterAutospacing="0"/>
              <w:contextualSpacing/>
              <w:jc w:val="both"/>
              <w:rPr>
                <w:rFonts w:ascii="Arial" w:hAnsi="Arial" w:cs="Arial"/>
                <w:sz w:val="16"/>
                <w:szCs w:val="16"/>
              </w:rPr>
            </w:pPr>
            <w:r w:rsidRPr="00AB23F5">
              <w:rPr>
                <w:rFonts w:ascii="Arial" w:hAnsi="Arial" w:cs="Arial"/>
                <w:sz w:val="16"/>
                <w:szCs w:val="16"/>
              </w:rPr>
              <w:t>SCS ,</w:t>
            </w:r>
            <w:r w:rsidRPr="00AB23F5">
              <w:rPr>
                <w:rStyle w:val="apple-converted-space"/>
                <w:rFonts w:ascii="Arial" w:hAnsi="Arial" w:cs="Arial"/>
                <w:sz w:val="16"/>
                <w:szCs w:val="16"/>
              </w:rPr>
              <w:t> </w:t>
            </w:r>
            <w:r w:rsidRPr="00AB23F5">
              <w:rPr>
                <w:rFonts w:ascii="Arial" w:hAnsi="Arial" w:cs="Arial"/>
                <w:sz w:val="16"/>
                <w:szCs w:val="16"/>
              </w:rPr>
              <w:t>30</w:t>
            </w:r>
            <w:r w:rsidRPr="00AB23F5">
              <w:rPr>
                <w:rStyle w:val="apple-converted-space"/>
                <w:rFonts w:ascii="Arial" w:hAnsi="Arial" w:cs="Arial"/>
                <w:sz w:val="16"/>
                <w:szCs w:val="16"/>
              </w:rPr>
              <w:t> </w:t>
            </w:r>
            <w:r w:rsidRPr="00AB23F5">
              <w:rPr>
                <w:rFonts w:ascii="Arial" w:hAnsi="Arial" w:cs="Arial"/>
                <w:sz w:val="16"/>
                <w:szCs w:val="16"/>
              </w:rPr>
              <w:t>KHz</w:t>
            </w:r>
            <w:r w:rsidRPr="00AB23F5">
              <w:rPr>
                <w:rStyle w:val="apple-converted-space"/>
                <w:rFonts w:ascii="Arial" w:hAnsi="Arial" w:cs="Arial"/>
                <w:sz w:val="16"/>
                <w:szCs w:val="16"/>
              </w:rPr>
              <w:t>  </w:t>
            </w:r>
          </w:p>
        </w:tc>
      </w:tr>
      <w:tr w:rsidR="009018F7" w:rsidRPr="00AB23F5" w14:paraId="31920A8E" w14:textId="77777777" w:rsidTr="004D3980">
        <w:trPr>
          <w:trHeight w:val="59"/>
          <w:jc w:val="center"/>
        </w:trPr>
        <w:tc>
          <w:tcPr>
            <w:tcW w:w="2800"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A6AB9A4" w14:textId="77777777" w:rsidR="009018F7" w:rsidRPr="00AB23F5" w:rsidRDefault="009018F7" w:rsidP="004D3980">
            <w:pPr>
              <w:pStyle w:val="mc-p"/>
              <w:spacing w:before="0" w:beforeAutospacing="0" w:after="0" w:afterAutospacing="0"/>
              <w:contextualSpacing/>
              <w:jc w:val="both"/>
              <w:rPr>
                <w:rFonts w:ascii="Arial" w:hAnsi="Arial" w:cs="Arial"/>
                <w:sz w:val="16"/>
                <w:szCs w:val="16"/>
              </w:rPr>
            </w:pPr>
            <w:r w:rsidRPr="00AB23F5">
              <w:rPr>
                <w:rFonts w:ascii="Arial" w:hAnsi="Arial" w:cs="Arial"/>
                <w:sz w:val="16"/>
                <w:szCs w:val="16"/>
              </w:rPr>
              <w:lastRenderedPageBreak/>
              <w:t>Scenario</w:t>
            </w:r>
          </w:p>
        </w:tc>
        <w:tc>
          <w:tcPr>
            <w:tcW w:w="6750" w:type="dxa"/>
            <w:tcBorders>
              <w:top w:val="nil"/>
              <w:left w:val="nil"/>
              <w:bottom w:val="single" w:sz="8" w:space="0" w:color="auto"/>
              <w:right w:val="single" w:sz="8" w:space="0" w:color="auto"/>
            </w:tcBorders>
            <w:tcMar>
              <w:top w:w="0" w:type="dxa"/>
              <w:left w:w="108" w:type="dxa"/>
              <w:bottom w:w="0" w:type="dxa"/>
              <w:right w:w="108" w:type="dxa"/>
            </w:tcMar>
            <w:hideMark/>
          </w:tcPr>
          <w:p w14:paraId="2B6089C5" w14:textId="77777777" w:rsidR="009018F7" w:rsidRPr="00AB23F5" w:rsidRDefault="009018F7" w:rsidP="004D3980">
            <w:pPr>
              <w:pStyle w:val="mc-p"/>
              <w:spacing w:before="0" w:beforeAutospacing="0" w:after="0" w:afterAutospacing="0"/>
              <w:contextualSpacing/>
              <w:jc w:val="both"/>
              <w:rPr>
                <w:rFonts w:ascii="Arial" w:hAnsi="Arial" w:cs="Arial"/>
                <w:sz w:val="16"/>
                <w:szCs w:val="16"/>
              </w:rPr>
            </w:pPr>
            <w:r w:rsidRPr="00AB23F5">
              <w:rPr>
                <w:rFonts w:ascii="Arial" w:hAnsi="Arial" w:cs="Arial"/>
                <w:sz w:val="16"/>
                <w:szCs w:val="16"/>
              </w:rPr>
              <w:t>Outdoor FWA (38.901): UMa (ISD = 500 m), 100% Outdoor, 3Km/h</w:t>
            </w:r>
          </w:p>
        </w:tc>
      </w:tr>
      <w:tr w:rsidR="009018F7" w:rsidRPr="00AB23F5" w14:paraId="6A591BAD" w14:textId="77777777" w:rsidTr="004D3980">
        <w:trPr>
          <w:trHeight w:val="57"/>
          <w:jc w:val="center"/>
        </w:trPr>
        <w:tc>
          <w:tcPr>
            <w:tcW w:w="2800" w:type="dxa"/>
            <w:vMerge/>
            <w:tcBorders>
              <w:top w:val="nil"/>
              <w:left w:val="single" w:sz="8" w:space="0" w:color="auto"/>
              <w:bottom w:val="single" w:sz="8" w:space="0" w:color="auto"/>
              <w:right w:val="single" w:sz="8" w:space="0" w:color="auto"/>
            </w:tcBorders>
            <w:vAlign w:val="center"/>
            <w:hideMark/>
          </w:tcPr>
          <w:p w14:paraId="4AABC812" w14:textId="77777777" w:rsidR="009018F7" w:rsidRPr="00AB23F5" w:rsidRDefault="009018F7" w:rsidP="004D3980">
            <w:pPr>
              <w:rPr>
                <w:rFonts w:ascii="Arial" w:eastAsia="Malgun Gothic" w:hAnsi="Arial" w:cs="Arial"/>
                <w:sz w:val="16"/>
                <w:szCs w:val="16"/>
              </w:rPr>
            </w:pPr>
          </w:p>
        </w:tc>
        <w:tc>
          <w:tcPr>
            <w:tcW w:w="6750" w:type="dxa"/>
            <w:tcBorders>
              <w:top w:val="nil"/>
              <w:left w:val="nil"/>
              <w:bottom w:val="single" w:sz="8" w:space="0" w:color="auto"/>
              <w:right w:val="single" w:sz="8" w:space="0" w:color="auto"/>
            </w:tcBorders>
            <w:tcMar>
              <w:top w:w="0" w:type="dxa"/>
              <w:left w:w="108" w:type="dxa"/>
              <w:bottom w:w="0" w:type="dxa"/>
              <w:right w:w="108" w:type="dxa"/>
            </w:tcMar>
            <w:hideMark/>
          </w:tcPr>
          <w:p w14:paraId="3B273640" w14:textId="77777777" w:rsidR="009018F7" w:rsidRPr="00AB23F5" w:rsidRDefault="009018F7" w:rsidP="004D3980">
            <w:pPr>
              <w:pStyle w:val="mc-p"/>
              <w:spacing w:before="0" w:beforeAutospacing="0" w:after="0" w:afterAutospacing="0"/>
              <w:contextualSpacing/>
              <w:jc w:val="both"/>
              <w:rPr>
                <w:rFonts w:ascii="Arial" w:hAnsi="Arial" w:cs="Arial"/>
                <w:sz w:val="16"/>
                <w:szCs w:val="16"/>
              </w:rPr>
            </w:pPr>
            <w:r w:rsidRPr="00AB23F5">
              <w:rPr>
                <w:rFonts w:ascii="Arial" w:hAnsi="Arial" w:cs="Arial"/>
                <w:sz w:val="16"/>
                <w:szCs w:val="16"/>
              </w:rPr>
              <w:t>Indoor FWA (38.901): UMi (ISD = 200 m), 100% Indoor, 3Km/h</w:t>
            </w:r>
          </w:p>
        </w:tc>
      </w:tr>
      <w:tr w:rsidR="009018F7" w:rsidRPr="00AB23F5" w14:paraId="2BBE2131" w14:textId="77777777" w:rsidTr="004D3980">
        <w:trPr>
          <w:trHeight w:val="57"/>
          <w:jc w:val="center"/>
        </w:trPr>
        <w:tc>
          <w:tcPr>
            <w:tcW w:w="2800" w:type="dxa"/>
            <w:vMerge/>
            <w:tcBorders>
              <w:top w:val="nil"/>
              <w:left w:val="single" w:sz="8" w:space="0" w:color="auto"/>
              <w:bottom w:val="single" w:sz="8" w:space="0" w:color="auto"/>
              <w:right w:val="single" w:sz="8" w:space="0" w:color="auto"/>
            </w:tcBorders>
            <w:vAlign w:val="center"/>
            <w:hideMark/>
          </w:tcPr>
          <w:p w14:paraId="7787A14C" w14:textId="77777777" w:rsidR="009018F7" w:rsidRPr="00AB23F5" w:rsidRDefault="009018F7" w:rsidP="004D3980">
            <w:pPr>
              <w:rPr>
                <w:rFonts w:ascii="Arial" w:eastAsia="Malgun Gothic" w:hAnsi="Arial" w:cs="Arial"/>
                <w:sz w:val="16"/>
                <w:szCs w:val="16"/>
              </w:rPr>
            </w:pPr>
          </w:p>
        </w:tc>
        <w:tc>
          <w:tcPr>
            <w:tcW w:w="6750" w:type="dxa"/>
            <w:tcBorders>
              <w:top w:val="nil"/>
              <w:left w:val="nil"/>
              <w:bottom w:val="single" w:sz="8" w:space="0" w:color="auto"/>
              <w:right w:val="single" w:sz="8" w:space="0" w:color="auto"/>
            </w:tcBorders>
            <w:tcMar>
              <w:top w:w="0" w:type="dxa"/>
              <w:left w:w="108" w:type="dxa"/>
              <w:bottom w:w="0" w:type="dxa"/>
              <w:right w:w="108" w:type="dxa"/>
            </w:tcMar>
            <w:hideMark/>
          </w:tcPr>
          <w:p w14:paraId="2943DE91" w14:textId="77777777" w:rsidR="009018F7" w:rsidRPr="00AB23F5" w:rsidRDefault="009018F7" w:rsidP="004D3980">
            <w:pPr>
              <w:pStyle w:val="mc-p"/>
              <w:spacing w:before="0" w:beforeAutospacing="0" w:after="0" w:afterAutospacing="0"/>
              <w:contextualSpacing/>
              <w:jc w:val="both"/>
              <w:rPr>
                <w:rFonts w:ascii="Arial" w:hAnsi="Arial" w:cs="Arial"/>
                <w:sz w:val="16"/>
                <w:szCs w:val="16"/>
              </w:rPr>
            </w:pPr>
            <w:r w:rsidRPr="00AB23F5">
              <w:rPr>
                <w:rFonts w:ascii="Arial" w:hAnsi="Arial" w:cs="Arial"/>
                <w:sz w:val="16"/>
                <w:szCs w:val="16"/>
              </w:rPr>
              <w:t>Industrial (38.901): Indoor Office (Inh ), 3Km/h</w:t>
            </w:r>
          </w:p>
        </w:tc>
      </w:tr>
      <w:tr w:rsidR="009018F7" w:rsidRPr="00AB23F5" w14:paraId="5EA59BA4" w14:textId="77777777" w:rsidTr="004D3980">
        <w:trPr>
          <w:jc w:val="center"/>
        </w:trPr>
        <w:tc>
          <w:tcPr>
            <w:tcW w:w="280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80C1757" w14:textId="77777777" w:rsidR="009018F7" w:rsidRPr="00AB23F5" w:rsidRDefault="009018F7" w:rsidP="004D3980">
            <w:pPr>
              <w:pStyle w:val="mc-p"/>
              <w:spacing w:before="0" w:beforeAutospacing="0" w:after="0" w:afterAutospacing="0"/>
              <w:contextualSpacing/>
              <w:jc w:val="both"/>
              <w:rPr>
                <w:rFonts w:ascii="Arial" w:hAnsi="Arial" w:cs="Arial"/>
                <w:sz w:val="16"/>
                <w:szCs w:val="16"/>
              </w:rPr>
            </w:pPr>
            <w:r w:rsidRPr="00AB23F5">
              <w:rPr>
                <w:rFonts w:ascii="Arial" w:hAnsi="Arial" w:cs="Arial"/>
                <w:sz w:val="16"/>
                <w:szCs w:val="16"/>
              </w:rPr>
              <w:t>Channel model</w:t>
            </w:r>
          </w:p>
        </w:tc>
        <w:tc>
          <w:tcPr>
            <w:tcW w:w="6750" w:type="dxa"/>
            <w:tcBorders>
              <w:top w:val="nil"/>
              <w:left w:val="nil"/>
              <w:bottom w:val="single" w:sz="8" w:space="0" w:color="auto"/>
              <w:right w:val="single" w:sz="8" w:space="0" w:color="auto"/>
            </w:tcBorders>
            <w:tcMar>
              <w:top w:w="0" w:type="dxa"/>
              <w:left w:w="108" w:type="dxa"/>
              <w:bottom w:w="0" w:type="dxa"/>
              <w:right w:w="108" w:type="dxa"/>
            </w:tcMar>
            <w:hideMark/>
          </w:tcPr>
          <w:p w14:paraId="42E82378" w14:textId="77777777" w:rsidR="009018F7" w:rsidRPr="00AB23F5" w:rsidRDefault="009018F7" w:rsidP="004D3980">
            <w:pPr>
              <w:pStyle w:val="mc-p"/>
              <w:spacing w:before="0" w:beforeAutospacing="0" w:after="0" w:afterAutospacing="0"/>
              <w:contextualSpacing/>
              <w:jc w:val="both"/>
              <w:rPr>
                <w:rFonts w:ascii="Arial" w:hAnsi="Arial" w:cs="Arial"/>
                <w:sz w:val="16"/>
                <w:szCs w:val="16"/>
              </w:rPr>
            </w:pPr>
            <w:r w:rsidRPr="00AB23F5">
              <w:rPr>
                <w:rFonts w:ascii="Arial" w:hAnsi="Arial" w:cs="Arial"/>
                <w:sz w:val="16"/>
                <w:szCs w:val="16"/>
              </w:rPr>
              <w:t>38.901</w:t>
            </w:r>
          </w:p>
        </w:tc>
      </w:tr>
      <w:tr w:rsidR="009018F7" w:rsidRPr="00AB23F5" w14:paraId="16204AEF" w14:textId="77777777" w:rsidTr="004D3980">
        <w:trPr>
          <w:jc w:val="center"/>
        </w:trPr>
        <w:tc>
          <w:tcPr>
            <w:tcW w:w="280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250D5BF" w14:textId="77777777" w:rsidR="009018F7" w:rsidRPr="00AB23F5" w:rsidRDefault="009018F7" w:rsidP="004D3980">
            <w:pPr>
              <w:pStyle w:val="mc-p"/>
              <w:spacing w:before="0" w:beforeAutospacing="0" w:after="0" w:afterAutospacing="0"/>
              <w:contextualSpacing/>
              <w:jc w:val="both"/>
              <w:rPr>
                <w:rFonts w:ascii="Arial" w:hAnsi="Arial" w:cs="Arial"/>
                <w:sz w:val="16"/>
                <w:szCs w:val="16"/>
              </w:rPr>
            </w:pPr>
            <w:r w:rsidRPr="00AB23F5">
              <w:rPr>
                <w:rFonts w:ascii="Arial" w:hAnsi="Arial" w:cs="Arial"/>
                <w:sz w:val="16"/>
                <w:szCs w:val="16"/>
              </w:rPr>
              <w:t>System bandwidth</w:t>
            </w:r>
          </w:p>
        </w:tc>
        <w:tc>
          <w:tcPr>
            <w:tcW w:w="6750" w:type="dxa"/>
            <w:tcBorders>
              <w:top w:val="nil"/>
              <w:left w:val="nil"/>
              <w:bottom w:val="single" w:sz="8" w:space="0" w:color="auto"/>
              <w:right w:val="single" w:sz="8" w:space="0" w:color="auto"/>
            </w:tcBorders>
            <w:tcMar>
              <w:top w:w="0" w:type="dxa"/>
              <w:left w:w="108" w:type="dxa"/>
              <w:bottom w:w="0" w:type="dxa"/>
              <w:right w:w="108" w:type="dxa"/>
            </w:tcMar>
            <w:hideMark/>
          </w:tcPr>
          <w:p w14:paraId="4224BAD5" w14:textId="77777777" w:rsidR="009018F7" w:rsidRPr="00AB23F5" w:rsidRDefault="009018F7" w:rsidP="004D3980">
            <w:pPr>
              <w:pStyle w:val="mc-p"/>
              <w:spacing w:before="0" w:beforeAutospacing="0" w:after="0" w:afterAutospacing="0"/>
              <w:contextualSpacing/>
              <w:jc w:val="both"/>
              <w:rPr>
                <w:rFonts w:ascii="Arial" w:hAnsi="Arial" w:cs="Arial"/>
                <w:sz w:val="16"/>
                <w:szCs w:val="16"/>
              </w:rPr>
            </w:pPr>
            <w:r w:rsidRPr="00AB23F5">
              <w:rPr>
                <w:rFonts w:ascii="Arial" w:hAnsi="Arial" w:cs="Arial"/>
                <w:sz w:val="16"/>
                <w:szCs w:val="16"/>
              </w:rPr>
              <w:t>20 MHz, 100 MHz</w:t>
            </w:r>
            <w:r w:rsidRPr="00AB23F5">
              <w:rPr>
                <w:rStyle w:val="apple-converted-space"/>
                <w:rFonts w:ascii="Arial" w:hAnsi="Arial" w:cs="Arial"/>
                <w:sz w:val="16"/>
                <w:szCs w:val="16"/>
              </w:rPr>
              <w:t> </w:t>
            </w:r>
          </w:p>
        </w:tc>
      </w:tr>
      <w:tr w:rsidR="009018F7" w:rsidRPr="00AB23F5" w14:paraId="569952C3" w14:textId="77777777" w:rsidTr="004D3980">
        <w:trPr>
          <w:jc w:val="center"/>
        </w:trPr>
        <w:tc>
          <w:tcPr>
            <w:tcW w:w="280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FE76639" w14:textId="77777777" w:rsidR="009018F7" w:rsidRPr="00AB23F5" w:rsidRDefault="009018F7" w:rsidP="004D3980">
            <w:pPr>
              <w:pStyle w:val="mc-p"/>
              <w:spacing w:before="0" w:beforeAutospacing="0" w:after="0" w:afterAutospacing="0"/>
              <w:contextualSpacing/>
              <w:rPr>
                <w:rFonts w:ascii="Arial" w:hAnsi="Arial" w:cs="Arial"/>
                <w:sz w:val="16"/>
                <w:szCs w:val="16"/>
              </w:rPr>
            </w:pPr>
            <w:r w:rsidRPr="00AB23F5">
              <w:rPr>
                <w:rFonts w:ascii="Arial" w:hAnsi="Arial" w:cs="Arial"/>
                <w:sz w:val="16"/>
                <w:szCs w:val="16"/>
              </w:rPr>
              <w:t>gNB RX antenna setup and port layouts</w:t>
            </w:r>
          </w:p>
          <w:p w14:paraId="1B4989C7" w14:textId="77777777" w:rsidR="009018F7" w:rsidRPr="00AB23F5" w:rsidRDefault="009018F7" w:rsidP="004D3980">
            <w:pPr>
              <w:pStyle w:val="mc-p"/>
              <w:spacing w:before="0" w:beforeAutospacing="0" w:after="0" w:afterAutospacing="0"/>
              <w:contextualSpacing/>
              <w:jc w:val="both"/>
              <w:rPr>
                <w:rFonts w:ascii="Arial" w:hAnsi="Arial" w:cs="Arial"/>
                <w:sz w:val="16"/>
                <w:szCs w:val="16"/>
              </w:rPr>
            </w:pPr>
            <w:r w:rsidRPr="00AB23F5">
              <w:rPr>
                <w:rFonts w:ascii="Arial" w:hAnsi="Arial" w:cs="Arial"/>
                <w:sz w:val="16"/>
                <w:szCs w:val="16"/>
              </w:rPr>
              <w:t>(</w:t>
            </w:r>
            <w:r w:rsidRPr="00AB23F5">
              <w:rPr>
                <w:rFonts w:ascii="Cambria Math" w:hAnsi="Cambria Math" w:cs="Cambria Math"/>
                <w:sz w:val="16"/>
                <w:szCs w:val="16"/>
              </w:rPr>
              <w:t>𝑀</w:t>
            </w:r>
            <w:r w:rsidRPr="00AB23F5">
              <w:rPr>
                <w:rFonts w:ascii="Arial" w:hAnsi="Arial" w:cs="Arial"/>
                <w:sz w:val="16"/>
                <w:szCs w:val="16"/>
              </w:rPr>
              <w:t>,</w:t>
            </w:r>
            <w:r w:rsidRPr="00AB23F5">
              <w:rPr>
                <w:rFonts w:ascii="Cambria Math" w:hAnsi="Cambria Math" w:cs="Cambria Math"/>
                <w:sz w:val="16"/>
                <w:szCs w:val="16"/>
              </w:rPr>
              <w:t>𝑁</w:t>
            </w:r>
            <w:r w:rsidRPr="00AB23F5">
              <w:rPr>
                <w:rFonts w:ascii="Arial" w:hAnsi="Arial" w:cs="Arial"/>
                <w:sz w:val="16"/>
                <w:szCs w:val="16"/>
              </w:rPr>
              <w:t>,</w:t>
            </w:r>
            <w:r w:rsidRPr="00AB23F5">
              <w:rPr>
                <w:rFonts w:ascii="Cambria Math" w:hAnsi="Cambria Math" w:cs="Cambria Math"/>
                <w:sz w:val="16"/>
                <w:szCs w:val="16"/>
              </w:rPr>
              <w:t>𝑃</w:t>
            </w:r>
            <w:r w:rsidRPr="00AB23F5">
              <w:rPr>
                <w:rFonts w:ascii="Arial" w:hAnsi="Arial" w:cs="Arial"/>
                <w:sz w:val="16"/>
                <w:szCs w:val="16"/>
              </w:rPr>
              <w:t>,</w:t>
            </w:r>
            <w:r w:rsidRPr="00AB23F5">
              <w:rPr>
                <w:rFonts w:ascii="Cambria Math" w:hAnsi="Cambria Math" w:cs="Cambria Math"/>
                <w:sz w:val="16"/>
                <w:szCs w:val="16"/>
              </w:rPr>
              <w:t>𝑀𝑔</w:t>
            </w:r>
            <w:r w:rsidRPr="00AB23F5">
              <w:rPr>
                <w:rFonts w:ascii="Arial" w:hAnsi="Arial" w:cs="Arial"/>
                <w:sz w:val="16"/>
                <w:szCs w:val="16"/>
              </w:rPr>
              <w:t>,</w:t>
            </w:r>
            <w:r w:rsidRPr="00AB23F5">
              <w:rPr>
                <w:rFonts w:ascii="Cambria Math" w:hAnsi="Cambria Math" w:cs="Cambria Math"/>
                <w:sz w:val="16"/>
                <w:szCs w:val="16"/>
              </w:rPr>
              <w:t>𝑁𝑔</w:t>
            </w:r>
            <w:r w:rsidRPr="00AB23F5">
              <w:rPr>
                <w:rFonts w:ascii="Arial" w:hAnsi="Arial" w:cs="Arial"/>
                <w:sz w:val="16"/>
                <w:szCs w:val="16"/>
              </w:rPr>
              <w:t>,</w:t>
            </w:r>
            <w:r w:rsidRPr="00AB23F5">
              <w:rPr>
                <w:rFonts w:ascii="Cambria Math" w:hAnsi="Cambria Math" w:cs="Cambria Math"/>
                <w:sz w:val="16"/>
                <w:szCs w:val="16"/>
              </w:rPr>
              <w:t>𝑀𝑝</w:t>
            </w:r>
            <w:r w:rsidRPr="00AB23F5">
              <w:rPr>
                <w:rFonts w:ascii="Arial" w:hAnsi="Arial" w:cs="Arial"/>
                <w:sz w:val="16"/>
                <w:szCs w:val="16"/>
              </w:rPr>
              <w:t>,</w:t>
            </w:r>
            <w:r w:rsidRPr="00AB23F5">
              <w:rPr>
                <w:rFonts w:ascii="Cambria Math" w:hAnsi="Cambria Math" w:cs="Cambria Math"/>
                <w:sz w:val="16"/>
                <w:szCs w:val="16"/>
              </w:rPr>
              <w:t>𝑁𝑝</w:t>
            </w:r>
            <w:r w:rsidRPr="00AB23F5">
              <w:rPr>
                <w:rFonts w:ascii="Arial" w:hAnsi="Arial" w:cs="Arial"/>
                <w:sz w:val="16"/>
                <w:szCs w:val="16"/>
              </w:rPr>
              <w:t>)</w:t>
            </w:r>
            <w:r w:rsidRPr="00AB23F5">
              <w:rPr>
                <w:rStyle w:val="apple-converted-space"/>
                <w:rFonts w:ascii="Arial" w:hAnsi="Arial" w:cs="Arial"/>
                <w:sz w:val="16"/>
                <w:szCs w:val="16"/>
              </w:rPr>
              <w:t> </w:t>
            </w:r>
          </w:p>
        </w:tc>
        <w:tc>
          <w:tcPr>
            <w:tcW w:w="6750" w:type="dxa"/>
            <w:tcBorders>
              <w:top w:val="nil"/>
              <w:left w:val="nil"/>
              <w:bottom w:val="single" w:sz="8" w:space="0" w:color="auto"/>
              <w:right w:val="single" w:sz="8" w:space="0" w:color="auto"/>
            </w:tcBorders>
            <w:tcMar>
              <w:top w:w="0" w:type="dxa"/>
              <w:left w:w="108" w:type="dxa"/>
              <w:bottom w:w="0" w:type="dxa"/>
              <w:right w:w="108" w:type="dxa"/>
            </w:tcMar>
            <w:hideMark/>
          </w:tcPr>
          <w:p w14:paraId="6F374E83" w14:textId="77777777" w:rsidR="009018F7" w:rsidRPr="00AB23F5" w:rsidRDefault="009018F7" w:rsidP="004D3980">
            <w:pPr>
              <w:pStyle w:val="mc-p"/>
              <w:spacing w:before="0" w:beforeAutospacing="0" w:after="0" w:afterAutospacing="0"/>
              <w:contextualSpacing/>
              <w:jc w:val="both"/>
              <w:rPr>
                <w:rFonts w:ascii="Arial" w:hAnsi="Arial" w:cs="Arial"/>
                <w:sz w:val="16"/>
                <w:szCs w:val="16"/>
              </w:rPr>
            </w:pPr>
            <w:r w:rsidRPr="00AB23F5">
              <w:rPr>
                <w:rFonts w:ascii="Arial" w:hAnsi="Arial" w:cs="Arial"/>
                <w:sz w:val="16"/>
                <w:szCs w:val="16"/>
                <w:lang w:val="de-DE"/>
              </w:rPr>
              <w:t>Outdoor FWA : </w:t>
            </w:r>
          </w:p>
          <w:p w14:paraId="37CBF2C6" w14:textId="77777777" w:rsidR="009018F7" w:rsidRPr="00AB23F5" w:rsidRDefault="009018F7" w:rsidP="004D3980">
            <w:pPr>
              <w:pStyle w:val="mc-p"/>
              <w:spacing w:before="0" w:beforeAutospacing="0" w:after="0" w:afterAutospacing="0"/>
              <w:contextualSpacing/>
              <w:jc w:val="both"/>
              <w:rPr>
                <w:rFonts w:ascii="Arial" w:hAnsi="Arial" w:cs="Arial"/>
                <w:sz w:val="16"/>
                <w:szCs w:val="16"/>
              </w:rPr>
            </w:pPr>
            <w:r w:rsidRPr="00AB23F5">
              <w:rPr>
                <w:rFonts w:ascii="Arial" w:hAnsi="Arial" w:cs="Arial"/>
                <w:sz w:val="16"/>
                <w:szCs w:val="16"/>
                <w:lang w:val="de-DE"/>
              </w:rPr>
              <w:t>(8,8,2,1,1,4,8) with (</w:t>
            </w:r>
            <w:r w:rsidRPr="00AB23F5">
              <w:rPr>
                <w:rFonts w:ascii="Cambria Math" w:hAnsi="Cambria Math" w:cs="Cambria Math"/>
                <w:sz w:val="16"/>
                <w:szCs w:val="16"/>
                <w:lang w:val="de-DE"/>
              </w:rPr>
              <w:t>𝑑</w:t>
            </w:r>
            <w:r w:rsidRPr="00AB23F5">
              <w:rPr>
                <w:rFonts w:ascii="Arial" w:hAnsi="Arial" w:cs="Arial"/>
                <w:sz w:val="16"/>
                <w:szCs w:val="16"/>
                <w:lang w:val="de-DE"/>
              </w:rPr>
              <w:t>H, </w:t>
            </w:r>
            <w:r w:rsidRPr="00AB23F5">
              <w:rPr>
                <w:rFonts w:ascii="Cambria Math" w:hAnsi="Cambria Math" w:cs="Cambria Math"/>
                <w:sz w:val="16"/>
                <w:szCs w:val="16"/>
                <w:lang w:val="de-DE"/>
              </w:rPr>
              <w:t>𝑑</w:t>
            </w:r>
            <w:r w:rsidRPr="00AB23F5">
              <w:rPr>
                <w:rFonts w:ascii="Arial" w:hAnsi="Arial" w:cs="Arial"/>
                <w:sz w:val="16"/>
                <w:szCs w:val="16"/>
                <w:lang w:val="de-DE"/>
              </w:rPr>
              <w:t>V) = (0.5, 0.8)</w:t>
            </w:r>
            <w:r w:rsidRPr="00AB23F5">
              <w:rPr>
                <w:rFonts w:ascii="Cambria Math" w:hAnsi="Cambria Math" w:cs="Cambria Math"/>
                <w:sz w:val="16"/>
                <w:szCs w:val="16"/>
                <w:lang w:val="de-DE"/>
              </w:rPr>
              <w:t>𝜆</w:t>
            </w:r>
          </w:p>
          <w:p w14:paraId="262D6116" w14:textId="77777777" w:rsidR="009018F7" w:rsidRPr="00AB23F5" w:rsidRDefault="009018F7" w:rsidP="004D3980">
            <w:pPr>
              <w:pStyle w:val="mc-p"/>
              <w:spacing w:before="0" w:beforeAutospacing="0" w:after="0" w:afterAutospacing="0"/>
              <w:contextualSpacing/>
              <w:jc w:val="both"/>
              <w:rPr>
                <w:rFonts w:ascii="Arial" w:hAnsi="Arial" w:cs="Arial"/>
                <w:sz w:val="16"/>
                <w:szCs w:val="16"/>
              </w:rPr>
            </w:pPr>
            <w:r w:rsidRPr="00AB23F5">
              <w:rPr>
                <w:rFonts w:ascii="Arial" w:hAnsi="Arial" w:cs="Arial"/>
                <w:sz w:val="16"/>
                <w:szCs w:val="16"/>
                <w:lang w:val="de-DE"/>
              </w:rPr>
              <w:t>(4,4,2,1,1,4,4) with (</w:t>
            </w:r>
            <w:r w:rsidRPr="00AB23F5">
              <w:rPr>
                <w:rFonts w:ascii="Cambria Math" w:hAnsi="Cambria Math" w:cs="Cambria Math"/>
                <w:sz w:val="16"/>
                <w:szCs w:val="16"/>
                <w:lang w:val="de-DE"/>
              </w:rPr>
              <w:t>𝑑</w:t>
            </w:r>
            <w:r w:rsidRPr="00AB23F5">
              <w:rPr>
                <w:rFonts w:ascii="Arial" w:hAnsi="Arial" w:cs="Arial"/>
                <w:sz w:val="16"/>
                <w:szCs w:val="16"/>
                <w:lang w:val="de-DE"/>
              </w:rPr>
              <w:t>H, </w:t>
            </w:r>
            <w:r w:rsidRPr="00AB23F5">
              <w:rPr>
                <w:rFonts w:ascii="Cambria Math" w:hAnsi="Cambria Math" w:cs="Cambria Math"/>
                <w:sz w:val="16"/>
                <w:szCs w:val="16"/>
                <w:lang w:val="de-DE"/>
              </w:rPr>
              <w:t>𝑑</w:t>
            </w:r>
            <w:r w:rsidRPr="00AB23F5">
              <w:rPr>
                <w:rFonts w:ascii="Arial" w:hAnsi="Arial" w:cs="Arial"/>
                <w:sz w:val="16"/>
                <w:szCs w:val="16"/>
                <w:lang w:val="de-DE"/>
              </w:rPr>
              <w:t>V) = (0.5, 0.8)</w:t>
            </w:r>
            <w:r w:rsidRPr="00AB23F5">
              <w:rPr>
                <w:rFonts w:ascii="Cambria Math" w:hAnsi="Cambria Math" w:cs="Cambria Math"/>
                <w:sz w:val="16"/>
                <w:szCs w:val="16"/>
                <w:lang w:val="de-DE"/>
              </w:rPr>
              <w:t>𝜆</w:t>
            </w:r>
          </w:p>
          <w:p w14:paraId="35F24396" w14:textId="77777777" w:rsidR="009018F7" w:rsidRPr="00AB23F5" w:rsidRDefault="009018F7" w:rsidP="004D3980">
            <w:pPr>
              <w:pStyle w:val="mc-p"/>
              <w:spacing w:before="0" w:beforeAutospacing="0" w:after="0" w:afterAutospacing="0"/>
              <w:contextualSpacing/>
              <w:jc w:val="both"/>
              <w:rPr>
                <w:rFonts w:ascii="Arial" w:hAnsi="Arial" w:cs="Arial"/>
                <w:sz w:val="16"/>
                <w:szCs w:val="16"/>
              </w:rPr>
            </w:pPr>
            <w:r w:rsidRPr="00AB23F5">
              <w:rPr>
                <w:rFonts w:ascii="Arial" w:hAnsi="Arial" w:cs="Arial"/>
                <w:sz w:val="16"/>
                <w:szCs w:val="16"/>
                <w:lang w:val="de-DE"/>
              </w:rPr>
              <w:t> </w:t>
            </w:r>
          </w:p>
          <w:p w14:paraId="2A17ACFB" w14:textId="77777777" w:rsidR="009018F7" w:rsidRPr="00AB23F5" w:rsidRDefault="009018F7" w:rsidP="004D3980">
            <w:pPr>
              <w:pStyle w:val="mc-p"/>
              <w:spacing w:before="0" w:beforeAutospacing="0" w:after="0" w:afterAutospacing="0"/>
              <w:contextualSpacing/>
              <w:jc w:val="both"/>
              <w:rPr>
                <w:rFonts w:ascii="Arial" w:hAnsi="Arial" w:cs="Arial"/>
                <w:sz w:val="16"/>
                <w:szCs w:val="16"/>
              </w:rPr>
            </w:pPr>
            <w:r w:rsidRPr="00AB23F5">
              <w:rPr>
                <w:rFonts w:ascii="Arial" w:hAnsi="Arial" w:cs="Arial"/>
                <w:sz w:val="16"/>
                <w:szCs w:val="16"/>
                <w:lang w:val="de-DE"/>
              </w:rPr>
              <w:t>Indoor FWA : </w:t>
            </w:r>
          </w:p>
          <w:p w14:paraId="6953EAB4" w14:textId="77777777" w:rsidR="009018F7" w:rsidRPr="00AB23F5" w:rsidRDefault="009018F7" w:rsidP="004D3980">
            <w:pPr>
              <w:pStyle w:val="mc-p"/>
              <w:spacing w:before="0" w:beforeAutospacing="0" w:after="0" w:afterAutospacing="0"/>
              <w:contextualSpacing/>
              <w:jc w:val="both"/>
              <w:rPr>
                <w:rFonts w:ascii="Arial" w:hAnsi="Arial" w:cs="Arial"/>
                <w:sz w:val="16"/>
                <w:szCs w:val="16"/>
              </w:rPr>
            </w:pPr>
            <w:r w:rsidRPr="00AB23F5">
              <w:rPr>
                <w:rFonts w:ascii="Arial" w:hAnsi="Arial" w:cs="Arial"/>
                <w:sz w:val="16"/>
                <w:szCs w:val="16"/>
                <w:lang w:val="de-DE"/>
              </w:rPr>
              <w:t>(8,8,2,1,1,4,8) with (</w:t>
            </w:r>
            <w:r w:rsidRPr="00AB23F5">
              <w:rPr>
                <w:rFonts w:ascii="Cambria Math" w:hAnsi="Cambria Math" w:cs="Cambria Math"/>
                <w:sz w:val="16"/>
                <w:szCs w:val="16"/>
                <w:lang w:val="de-DE"/>
              </w:rPr>
              <w:t>𝑑</w:t>
            </w:r>
            <w:r w:rsidRPr="00AB23F5">
              <w:rPr>
                <w:rFonts w:ascii="Arial" w:hAnsi="Arial" w:cs="Arial"/>
                <w:sz w:val="16"/>
                <w:szCs w:val="16"/>
                <w:lang w:val="de-DE"/>
              </w:rPr>
              <w:t>H, </w:t>
            </w:r>
            <w:r w:rsidRPr="00AB23F5">
              <w:rPr>
                <w:rFonts w:ascii="Cambria Math" w:hAnsi="Cambria Math" w:cs="Cambria Math"/>
                <w:sz w:val="16"/>
                <w:szCs w:val="16"/>
                <w:lang w:val="de-DE"/>
              </w:rPr>
              <w:t>𝑑</w:t>
            </w:r>
            <w:r w:rsidRPr="00AB23F5">
              <w:rPr>
                <w:rFonts w:ascii="Arial" w:hAnsi="Arial" w:cs="Arial"/>
                <w:sz w:val="16"/>
                <w:szCs w:val="16"/>
                <w:lang w:val="de-DE"/>
              </w:rPr>
              <w:t>V) = (0.5, 0.8)</w:t>
            </w:r>
            <w:r w:rsidRPr="00AB23F5">
              <w:rPr>
                <w:rFonts w:ascii="Cambria Math" w:hAnsi="Cambria Math" w:cs="Cambria Math"/>
                <w:sz w:val="16"/>
                <w:szCs w:val="16"/>
                <w:lang w:val="de-DE"/>
              </w:rPr>
              <w:t>𝜆</w:t>
            </w:r>
          </w:p>
          <w:p w14:paraId="535FED35" w14:textId="77777777" w:rsidR="009018F7" w:rsidRPr="00AB23F5" w:rsidRDefault="009018F7" w:rsidP="004D3980">
            <w:pPr>
              <w:pStyle w:val="mc-p"/>
              <w:spacing w:before="0" w:beforeAutospacing="0" w:after="0" w:afterAutospacing="0"/>
              <w:contextualSpacing/>
              <w:jc w:val="both"/>
              <w:rPr>
                <w:rFonts w:ascii="Arial" w:hAnsi="Arial" w:cs="Arial"/>
                <w:sz w:val="16"/>
                <w:szCs w:val="16"/>
              </w:rPr>
            </w:pPr>
            <w:r w:rsidRPr="00AB23F5">
              <w:rPr>
                <w:rFonts w:ascii="Arial" w:hAnsi="Arial" w:cs="Arial"/>
                <w:sz w:val="16"/>
                <w:szCs w:val="16"/>
                <w:lang w:val="de-DE"/>
              </w:rPr>
              <w:t>(4,4,2,1,1,4,4) with (</w:t>
            </w:r>
            <w:r w:rsidRPr="00AB23F5">
              <w:rPr>
                <w:rFonts w:ascii="Cambria Math" w:hAnsi="Cambria Math" w:cs="Cambria Math"/>
                <w:sz w:val="16"/>
                <w:szCs w:val="16"/>
                <w:lang w:val="de-DE"/>
              </w:rPr>
              <w:t>𝑑</w:t>
            </w:r>
            <w:r w:rsidRPr="00AB23F5">
              <w:rPr>
                <w:rFonts w:ascii="Arial" w:hAnsi="Arial" w:cs="Arial"/>
                <w:sz w:val="16"/>
                <w:szCs w:val="16"/>
                <w:lang w:val="de-DE"/>
              </w:rPr>
              <w:t>H, </w:t>
            </w:r>
            <w:r w:rsidRPr="00AB23F5">
              <w:rPr>
                <w:rFonts w:ascii="Cambria Math" w:hAnsi="Cambria Math" w:cs="Cambria Math"/>
                <w:sz w:val="16"/>
                <w:szCs w:val="16"/>
                <w:lang w:val="de-DE"/>
              </w:rPr>
              <w:t>𝑑</w:t>
            </w:r>
            <w:r w:rsidRPr="00AB23F5">
              <w:rPr>
                <w:rFonts w:ascii="Arial" w:hAnsi="Arial" w:cs="Arial"/>
                <w:sz w:val="16"/>
                <w:szCs w:val="16"/>
                <w:lang w:val="de-DE"/>
              </w:rPr>
              <w:t>V) = (0.5, 0.8)</w:t>
            </w:r>
            <w:r w:rsidRPr="00AB23F5">
              <w:rPr>
                <w:rFonts w:ascii="Cambria Math" w:hAnsi="Cambria Math" w:cs="Cambria Math"/>
                <w:sz w:val="16"/>
                <w:szCs w:val="16"/>
                <w:lang w:val="de-DE"/>
              </w:rPr>
              <w:t>𝜆</w:t>
            </w:r>
          </w:p>
          <w:p w14:paraId="221BE0B9" w14:textId="77777777" w:rsidR="009018F7" w:rsidRPr="00AB23F5" w:rsidRDefault="009018F7" w:rsidP="004D3980">
            <w:pPr>
              <w:pStyle w:val="mc-p"/>
              <w:spacing w:before="0" w:beforeAutospacing="0" w:after="0" w:afterAutospacing="0"/>
              <w:contextualSpacing/>
              <w:jc w:val="both"/>
              <w:rPr>
                <w:rFonts w:ascii="Arial" w:hAnsi="Arial" w:cs="Arial"/>
                <w:sz w:val="16"/>
                <w:szCs w:val="16"/>
              </w:rPr>
            </w:pPr>
            <w:r w:rsidRPr="00AB23F5">
              <w:rPr>
                <w:rFonts w:ascii="Arial" w:hAnsi="Arial" w:cs="Arial"/>
                <w:sz w:val="16"/>
                <w:szCs w:val="16"/>
                <w:lang w:val="de-DE"/>
              </w:rPr>
              <w:t> </w:t>
            </w:r>
          </w:p>
          <w:p w14:paraId="2288E436" w14:textId="77777777" w:rsidR="009018F7" w:rsidRPr="00AB23F5" w:rsidRDefault="009018F7" w:rsidP="004D3980">
            <w:pPr>
              <w:pStyle w:val="mc-p"/>
              <w:spacing w:before="0" w:beforeAutospacing="0" w:after="0" w:afterAutospacing="0"/>
              <w:contextualSpacing/>
              <w:jc w:val="both"/>
              <w:rPr>
                <w:rFonts w:ascii="Arial" w:hAnsi="Arial" w:cs="Arial"/>
                <w:sz w:val="16"/>
                <w:szCs w:val="16"/>
              </w:rPr>
            </w:pPr>
            <w:r w:rsidRPr="00AB23F5">
              <w:rPr>
                <w:rFonts w:ascii="Arial" w:hAnsi="Arial" w:cs="Arial"/>
                <w:sz w:val="16"/>
                <w:szCs w:val="16"/>
                <w:lang w:val="de-DE"/>
              </w:rPr>
              <w:t>Industrial:</w:t>
            </w:r>
          </w:p>
          <w:p w14:paraId="564956F2" w14:textId="007F93A0" w:rsidR="009018F7" w:rsidRPr="00AB23F5" w:rsidRDefault="009018F7" w:rsidP="00AB23F5">
            <w:pPr>
              <w:pStyle w:val="mc-p"/>
              <w:spacing w:before="0" w:beforeAutospacing="0" w:after="0" w:afterAutospacing="0"/>
              <w:contextualSpacing/>
              <w:jc w:val="both"/>
              <w:rPr>
                <w:rFonts w:ascii="Arial" w:hAnsi="Arial" w:cs="Arial"/>
                <w:sz w:val="16"/>
                <w:szCs w:val="16"/>
              </w:rPr>
            </w:pPr>
            <w:r w:rsidRPr="00AB23F5">
              <w:rPr>
                <w:rFonts w:ascii="Arial" w:hAnsi="Arial" w:cs="Arial"/>
                <w:sz w:val="16"/>
                <w:szCs w:val="16"/>
                <w:lang w:val="de-DE"/>
              </w:rPr>
              <w:t>(2,2,2,1,1,2,2) with (dH , dV ) = (0.5, 0.5)λ</w:t>
            </w:r>
            <w:r w:rsidRPr="00AB23F5">
              <w:rPr>
                <w:rFonts w:ascii="Arial" w:hAnsi="Arial" w:cs="Arial"/>
                <w:sz w:val="16"/>
                <w:szCs w:val="16"/>
              </w:rPr>
              <w:t> </w:t>
            </w:r>
          </w:p>
        </w:tc>
      </w:tr>
      <w:tr w:rsidR="009018F7" w:rsidRPr="00AB23F5" w14:paraId="26C1E945" w14:textId="77777777" w:rsidTr="004D3980">
        <w:trPr>
          <w:jc w:val="center"/>
        </w:trPr>
        <w:tc>
          <w:tcPr>
            <w:tcW w:w="280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308DC4E" w14:textId="77777777" w:rsidR="009018F7" w:rsidRPr="00AB23F5" w:rsidRDefault="009018F7" w:rsidP="004D3980">
            <w:pPr>
              <w:pStyle w:val="mc-p"/>
              <w:spacing w:before="0" w:beforeAutospacing="0" w:after="0" w:afterAutospacing="0"/>
              <w:contextualSpacing/>
              <w:jc w:val="both"/>
              <w:rPr>
                <w:rFonts w:ascii="Arial" w:hAnsi="Arial" w:cs="Arial"/>
                <w:sz w:val="16"/>
                <w:szCs w:val="16"/>
              </w:rPr>
            </w:pPr>
            <w:r w:rsidRPr="00AB23F5">
              <w:rPr>
                <w:rFonts w:ascii="Arial" w:hAnsi="Arial" w:cs="Arial"/>
                <w:sz w:val="16"/>
                <w:szCs w:val="16"/>
                <w:lang w:val="de-DE"/>
              </w:rPr>
              <w:t>gNB antenna radiation pattern parameters</w:t>
            </w:r>
          </w:p>
        </w:tc>
        <w:tc>
          <w:tcPr>
            <w:tcW w:w="6750" w:type="dxa"/>
            <w:tcBorders>
              <w:top w:val="nil"/>
              <w:left w:val="nil"/>
              <w:bottom w:val="single" w:sz="8" w:space="0" w:color="auto"/>
              <w:right w:val="single" w:sz="8" w:space="0" w:color="auto"/>
            </w:tcBorders>
            <w:tcMar>
              <w:top w:w="0" w:type="dxa"/>
              <w:left w:w="108" w:type="dxa"/>
              <w:bottom w:w="0" w:type="dxa"/>
              <w:right w:w="108" w:type="dxa"/>
            </w:tcMar>
            <w:hideMark/>
          </w:tcPr>
          <w:p w14:paraId="15F87188" w14:textId="77777777" w:rsidR="009018F7" w:rsidRPr="00AB23F5" w:rsidRDefault="009018F7" w:rsidP="004D3980">
            <w:pPr>
              <w:pStyle w:val="mc-p"/>
              <w:spacing w:before="0" w:beforeAutospacing="0" w:after="0" w:afterAutospacing="0"/>
              <w:contextualSpacing/>
              <w:jc w:val="both"/>
              <w:rPr>
                <w:rFonts w:ascii="Arial" w:hAnsi="Arial" w:cs="Arial"/>
                <w:sz w:val="16"/>
                <w:szCs w:val="16"/>
              </w:rPr>
            </w:pPr>
            <w:r w:rsidRPr="00AB23F5">
              <w:rPr>
                <w:rFonts w:ascii="Arial" w:hAnsi="Arial" w:cs="Arial"/>
                <w:sz w:val="16"/>
                <w:szCs w:val="16"/>
                <w:lang w:val="de-DE"/>
              </w:rPr>
              <w:t>Outdoor/Indoor FWA : </w:t>
            </w:r>
          </w:p>
          <w:p w14:paraId="77283609" w14:textId="77777777" w:rsidR="009018F7" w:rsidRPr="00AB23F5" w:rsidRDefault="009018F7" w:rsidP="004D3980">
            <w:pPr>
              <w:pStyle w:val="mc-p"/>
              <w:spacing w:before="0" w:beforeAutospacing="0" w:after="0" w:afterAutospacing="0"/>
              <w:contextualSpacing/>
              <w:jc w:val="both"/>
              <w:rPr>
                <w:rFonts w:ascii="Arial" w:hAnsi="Arial" w:cs="Arial"/>
                <w:sz w:val="16"/>
                <w:szCs w:val="16"/>
              </w:rPr>
            </w:pPr>
            <w:r w:rsidRPr="00AB23F5">
              <w:rPr>
                <w:rFonts w:ascii="Arial" w:hAnsi="Arial" w:cs="Arial"/>
                <w:sz w:val="16"/>
                <w:szCs w:val="16"/>
                <w:lang w:val="de-DE"/>
              </w:rPr>
              <w:t>38.901 Table 7.3-1, 8 dBi , 65° HPBW</w:t>
            </w:r>
          </w:p>
          <w:p w14:paraId="5CADE9FC" w14:textId="77777777" w:rsidR="009018F7" w:rsidRPr="00AB23F5" w:rsidRDefault="009018F7" w:rsidP="004D3980">
            <w:pPr>
              <w:pStyle w:val="mc-p"/>
              <w:spacing w:before="0" w:beforeAutospacing="0" w:after="0" w:afterAutospacing="0"/>
              <w:contextualSpacing/>
              <w:jc w:val="both"/>
              <w:rPr>
                <w:rFonts w:ascii="Arial" w:hAnsi="Arial" w:cs="Arial"/>
                <w:sz w:val="16"/>
                <w:szCs w:val="16"/>
              </w:rPr>
            </w:pPr>
            <w:r w:rsidRPr="00AB23F5">
              <w:rPr>
                <w:rFonts w:ascii="Arial" w:hAnsi="Arial" w:cs="Arial"/>
                <w:sz w:val="16"/>
                <w:szCs w:val="16"/>
                <w:lang w:val="de-DE"/>
              </w:rPr>
              <w:t> </w:t>
            </w:r>
          </w:p>
          <w:p w14:paraId="16F645FC" w14:textId="77777777" w:rsidR="009018F7" w:rsidRPr="00AB23F5" w:rsidRDefault="009018F7" w:rsidP="004D3980">
            <w:pPr>
              <w:pStyle w:val="mc-p"/>
              <w:spacing w:before="0" w:beforeAutospacing="0" w:after="0" w:afterAutospacing="0"/>
              <w:contextualSpacing/>
              <w:jc w:val="both"/>
              <w:rPr>
                <w:rFonts w:ascii="Arial" w:hAnsi="Arial" w:cs="Arial"/>
                <w:sz w:val="16"/>
                <w:szCs w:val="16"/>
              </w:rPr>
            </w:pPr>
            <w:r w:rsidRPr="00AB23F5">
              <w:rPr>
                <w:rFonts w:ascii="Arial" w:hAnsi="Arial" w:cs="Arial"/>
                <w:sz w:val="16"/>
                <w:szCs w:val="16"/>
                <w:lang w:val="de-DE"/>
              </w:rPr>
              <w:t>Industrial:</w:t>
            </w:r>
          </w:p>
          <w:p w14:paraId="00E79B6F" w14:textId="77777777" w:rsidR="009018F7" w:rsidRPr="00AB23F5" w:rsidRDefault="009018F7" w:rsidP="004D3980">
            <w:pPr>
              <w:pStyle w:val="mc-p"/>
              <w:spacing w:before="0" w:beforeAutospacing="0" w:after="0" w:afterAutospacing="0"/>
              <w:contextualSpacing/>
              <w:jc w:val="both"/>
              <w:rPr>
                <w:rFonts w:ascii="Arial" w:hAnsi="Arial" w:cs="Arial"/>
                <w:sz w:val="16"/>
                <w:szCs w:val="16"/>
              </w:rPr>
            </w:pPr>
            <w:r w:rsidRPr="00AB23F5">
              <w:rPr>
                <w:rFonts w:ascii="Arial" w:hAnsi="Arial" w:cs="Arial"/>
                <w:sz w:val="16"/>
                <w:szCs w:val="16"/>
                <w:lang w:val="de-DE"/>
              </w:rPr>
              <w:t>IMT.2412 Table 10,5 dBi , 90° HPBW</w:t>
            </w:r>
          </w:p>
          <w:p w14:paraId="50429E5B" w14:textId="77777777" w:rsidR="009018F7" w:rsidRPr="00AB23F5" w:rsidRDefault="009018F7" w:rsidP="004D3980">
            <w:pPr>
              <w:pStyle w:val="mc-p"/>
              <w:spacing w:before="0" w:beforeAutospacing="0" w:after="0" w:afterAutospacing="0"/>
              <w:contextualSpacing/>
              <w:jc w:val="both"/>
              <w:rPr>
                <w:rFonts w:ascii="Arial" w:hAnsi="Arial" w:cs="Arial"/>
                <w:sz w:val="16"/>
                <w:szCs w:val="16"/>
              </w:rPr>
            </w:pPr>
            <w:r w:rsidRPr="00AB23F5">
              <w:rPr>
                <w:rFonts w:ascii="Arial" w:hAnsi="Arial" w:cs="Arial"/>
                <w:sz w:val="16"/>
                <w:szCs w:val="16"/>
                <w:lang w:val="de-DE"/>
              </w:rPr>
              <w:t> </w:t>
            </w:r>
          </w:p>
        </w:tc>
      </w:tr>
      <w:tr w:rsidR="009018F7" w:rsidRPr="00AB23F5" w14:paraId="5D3844AC" w14:textId="77777777" w:rsidTr="004D3980">
        <w:trPr>
          <w:jc w:val="center"/>
        </w:trPr>
        <w:tc>
          <w:tcPr>
            <w:tcW w:w="280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81EC3B2" w14:textId="77777777" w:rsidR="009018F7" w:rsidRPr="00AB23F5" w:rsidRDefault="009018F7" w:rsidP="004D3980">
            <w:pPr>
              <w:pStyle w:val="mc-p"/>
              <w:spacing w:before="0" w:beforeAutospacing="0" w:after="0" w:afterAutospacing="0"/>
              <w:contextualSpacing/>
              <w:jc w:val="both"/>
              <w:rPr>
                <w:rFonts w:ascii="Arial" w:hAnsi="Arial" w:cs="Arial"/>
                <w:sz w:val="16"/>
                <w:szCs w:val="16"/>
              </w:rPr>
            </w:pPr>
            <w:r w:rsidRPr="00AB23F5">
              <w:rPr>
                <w:rFonts w:ascii="Arial" w:hAnsi="Arial" w:cs="Arial"/>
                <w:sz w:val="16"/>
                <w:szCs w:val="16"/>
              </w:rPr>
              <w:t>gNB receiver noise figure</w:t>
            </w:r>
          </w:p>
        </w:tc>
        <w:tc>
          <w:tcPr>
            <w:tcW w:w="6750" w:type="dxa"/>
            <w:tcBorders>
              <w:top w:val="nil"/>
              <w:left w:val="nil"/>
              <w:bottom w:val="single" w:sz="8" w:space="0" w:color="auto"/>
              <w:right w:val="single" w:sz="8" w:space="0" w:color="auto"/>
            </w:tcBorders>
            <w:tcMar>
              <w:top w:w="0" w:type="dxa"/>
              <w:left w:w="108" w:type="dxa"/>
              <w:bottom w:w="0" w:type="dxa"/>
              <w:right w:w="108" w:type="dxa"/>
            </w:tcMar>
            <w:hideMark/>
          </w:tcPr>
          <w:p w14:paraId="4F467661" w14:textId="77777777" w:rsidR="009018F7" w:rsidRPr="00AB23F5" w:rsidRDefault="009018F7" w:rsidP="004D3980">
            <w:pPr>
              <w:pStyle w:val="mc-p"/>
              <w:spacing w:before="0" w:beforeAutospacing="0" w:after="0" w:afterAutospacing="0"/>
              <w:contextualSpacing/>
              <w:jc w:val="both"/>
              <w:rPr>
                <w:rFonts w:ascii="Arial" w:hAnsi="Arial" w:cs="Arial"/>
                <w:sz w:val="16"/>
                <w:szCs w:val="16"/>
              </w:rPr>
            </w:pPr>
            <w:r w:rsidRPr="00AB23F5">
              <w:rPr>
                <w:rFonts w:ascii="Arial" w:hAnsi="Arial" w:cs="Arial"/>
                <w:sz w:val="16"/>
                <w:szCs w:val="16"/>
              </w:rPr>
              <w:t>5dB</w:t>
            </w:r>
            <w:r w:rsidRPr="00AB23F5">
              <w:rPr>
                <w:rStyle w:val="apple-converted-space"/>
                <w:rFonts w:ascii="Arial" w:hAnsi="Arial" w:cs="Arial"/>
                <w:sz w:val="16"/>
                <w:szCs w:val="16"/>
              </w:rPr>
              <w:t> </w:t>
            </w:r>
          </w:p>
        </w:tc>
      </w:tr>
      <w:tr w:rsidR="009018F7" w:rsidRPr="00AB23F5" w14:paraId="4CE92AB9" w14:textId="77777777" w:rsidTr="004D3980">
        <w:trPr>
          <w:jc w:val="center"/>
        </w:trPr>
        <w:tc>
          <w:tcPr>
            <w:tcW w:w="280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2AF67BB" w14:textId="77777777" w:rsidR="009018F7" w:rsidRPr="00AB23F5" w:rsidRDefault="009018F7" w:rsidP="004D3980">
            <w:pPr>
              <w:pStyle w:val="mc-p"/>
              <w:spacing w:before="0" w:beforeAutospacing="0" w:after="0" w:afterAutospacing="0"/>
              <w:contextualSpacing/>
              <w:jc w:val="both"/>
              <w:rPr>
                <w:rFonts w:ascii="Arial" w:hAnsi="Arial" w:cs="Arial"/>
                <w:sz w:val="16"/>
                <w:szCs w:val="16"/>
              </w:rPr>
            </w:pPr>
            <w:r w:rsidRPr="00AB23F5">
              <w:rPr>
                <w:rFonts w:ascii="Arial" w:hAnsi="Arial" w:cs="Arial"/>
                <w:sz w:val="16"/>
                <w:szCs w:val="16"/>
              </w:rPr>
              <w:t>gNB receiver</w:t>
            </w:r>
          </w:p>
        </w:tc>
        <w:tc>
          <w:tcPr>
            <w:tcW w:w="6750" w:type="dxa"/>
            <w:tcBorders>
              <w:top w:val="nil"/>
              <w:left w:val="nil"/>
              <w:bottom w:val="single" w:sz="8" w:space="0" w:color="auto"/>
              <w:right w:val="single" w:sz="8" w:space="0" w:color="auto"/>
            </w:tcBorders>
            <w:tcMar>
              <w:top w:w="0" w:type="dxa"/>
              <w:left w:w="108" w:type="dxa"/>
              <w:bottom w:w="0" w:type="dxa"/>
              <w:right w:w="108" w:type="dxa"/>
            </w:tcMar>
            <w:hideMark/>
          </w:tcPr>
          <w:p w14:paraId="2E2B4455" w14:textId="77777777" w:rsidR="009018F7" w:rsidRPr="00AB23F5" w:rsidRDefault="009018F7" w:rsidP="004D3980">
            <w:pPr>
              <w:pStyle w:val="mc-p"/>
              <w:spacing w:before="0" w:beforeAutospacing="0" w:after="0" w:afterAutospacing="0"/>
              <w:contextualSpacing/>
              <w:jc w:val="both"/>
              <w:rPr>
                <w:rFonts w:ascii="Arial" w:hAnsi="Arial" w:cs="Arial"/>
                <w:sz w:val="16"/>
                <w:szCs w:val="16"/>
              </w:rPr>
            </w:pPr>
            <w:r w:rsidRPr="00AB23F5">
              <w:rPr>
                <w:rFonts w:ascii="Arial" w:hAnsi="Arial" w:cs="Arial"/>
                <w:sz w:val="16"/>
                <w:szCs w:val="16"/>
              </w:rPr>
              <w:t>MMSE-IRC</w:t>
            </w:r>
          </w:p>
        </w:tc>
      </w:tr>
      <w:tr w:rsidR="009018F7" w:rsidRPr="00AB23F5" w14:paraId="4E79AA9D" w14:textId="77777777" w:rsidTr="004D3980">
        <w:trPr>
          <w:jc w:val="center"/>
        </w:trPr>
        <w:tc>
          <w:tcPr>
            <w:tcW w:w="280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818DDBD" w14:textId="77777777" w:rsidR="009018F7" w:rsidRPr="00AB23F5" w:rsidRDefault="009018F7" w:rsidP="004D3980">
            <w:pPr>
              <w:pStyle w:val="mc-p"/>
              <w:spacing w:before="0" w:beforeAutospacing="0" w:after="0" w:afterAutospacing="0"/>
              <w:contextualSpacing/>
              <w:jc w:val="both"/>
              <w:rPr>
                <w:rFonts w:ascii="Arial" w:hAnsi="Arial" w:cs="Arial"/>
                <w:sz w:val="16"/>
                <w:szCs w:val="16"/>
              </w:rPr>
            </w:pPr>
            <w:r w:rsidRPr="00AB23F5">
              <w:rPr>
                <w:rFonts w:ascii="Arial" w:hAnsi="Arial" w:cs="Arial"/>
                <w:sz w:val="16"/>
                <w:szCs w:val="16"/>
              </w:rPr>
              <w:t>gNB scheduler</w:t>
            </w:r>
          </w:p>
        </w:tc>
        <w:tc>
          <w:tcPr>
            <w:tcW w:w="6750" w:type="dxa"/>
            <w:tcBorders>
              <w:top w:val="nil"/>
              <w:left w:val="nil"/>
              <w:bottom w:val="single" w:sz="8" w:space="0" w:color="auto"/>
              <w:right w:val="single" w:sz="8" w:space="0" w:color="auto"/>
            </w:tcBorders>
            <w:tcMar>
              <w:top w:w="0" w:type="dxa"/>
              <w:left w:w="108" w:type="dxa"/>
              <w:bottom w:w="0" w:type="dxa"/>
              <w:right w:w="108" w:type="dxa"/>
            </w:tcMar>
            <w:hideMark/>
          </w:tcPr>
          <w:p w14:paraId="5CFF7007" w14:textId="77777777" w:rsidR="009018F7" w:rsidRPr="00AB23F5" w:rsidRDefault="009018F7" w:rsidP="004D3980">
            <w:pPr>
              <w:pStyle w:val="mc-p"/>
              <w:spacing w:before="0" w:beforeAutospacing="0" w:after="0" w:afterAutospacing="0"/>
              <w:contextualSpacing/>
              <w:jc w:val="both"/>
              <w:rPr>
                <w:rFonts w:ascii="Arial" w:hAnsi="Arial" w:cs="Arial"/>
                <w:sz w:val="16"/>
                <w:szCs w:val="16"/>
              </w:rPr>
            </w:pPr>
            <w:r w:rsidRPr="00AB23F5">
              <w:rPr>
                <w:rFonts w:ascii="Arial" w:hAnsi="Arial" w:cs="Arial"/>
                <w:sz w:val="16"/>
                <w:szCs w:val="16"/>
              </w:rPr>
              <w:t>Single user with proportional fair</w:t>
            </w:r>
          </w:p>
        </w:tc>
      </w:tr>
      <w:tr w:rsidR="009018F7" w:rsidRPr="00AB23F5" w14:paraId="47FCA856" w14:textId="77777777" w:rsidTr="004D3980">
        <w:trPr>
          <w:jc w:val="center"/>
        </w:trPr>
        <w:tc>
          <w:tcPr>
            <w:tcW w:w="280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C931C5B" w14:textId="77777777" w:rsidR="009018F7" w:rsidRPr="00AB23F5" w:rsidRDefault="009018F7" w:rsidP="004D3980">
            <w:pPr>
              <w:pStyle w:val="mc-p"/>
              <w:spacing w:before="0" w:beforeAutospacing="0" w:after="0" w:afterAutospacing="0"/>
              <w:contextualSpacing/>
              <w:jc w:val="both"/>
              <w:rPr>
                <w:rFonts w:ascii="Arial" w:hAnsi="Arial" w:cs="Arial"/>
                <w:sz w:val="16"/>
                <w:szCs w:val="16"/>
              </w:rPr>
            </w:pPr>
            <w:r w:rsidRPr="00AB23F5">
              <w:rPr>
                <w:rFonts w:ascii="Arial" w:hAnsi="Arial" w:cs="Arial"/>
                <w:sz w:val="16"/>
                <w:szCs w:val="16"/>
              </w:rPr>
              <w:t>Modulation</w:t>
            </w:r>
          </w:p>
        </w:tc>
        <w:tc>
          <w:tcPr>
            <w:tcW w:w="6750" w:type="dxa"/>
            <w:tcBorders>
              <w:top w:val="nil"/>
              <w:left w:val="nil"/>
              <w:bottom w:val="single" w:sz="8" w:space="0" w:color="auto"/>
              <w:right w:val="single" w:sz="8" w:space="0" w:color="auto"/>
            </w:tcBorders>
            <w:tcMar>
              <w:top w:w="0" w:type="dxa"/>
              <w:left w:w="108" w:type="dxa"/>
              <w:bottom w:w="0" w:type="dxa"/>
              <w:right w:w="108" w:type="dxa"/>
            </w:tcMar>
            <w:hideMark/>
          </w:tcPr>
          <w:p w14:paraId="22B3A84D" w14:textId="77777777" w:rsidR="009018F7" w:rsidRPr="00AB23F5" w:rsidRDefault="009018F7" w:rsidP="004D3980">
            <w:pPr>
              <w:pStyle w:val="mc-p"/>
              <w:spacing w:before="0" w:beforeAutospacing="0" w:after="0" w:afterAutospacing="0"/>
              <w:ind w:left="250" w:hanging="180"/>
              <w:contextualSpacing/>
              <w:jc w:val="both"/>
              <w:rPr>
                <w:rFonts w:ascii="Arial" w:hAnsi="Arial" w:cs="Arial"/>
                <w:sz w:val="16"/>
                <w:szCs w:val="16"/>
              </w:rPr>
            </w:pPr>
            <w:r w:rsidRPr="00AB23F5">
              <w:rPr>
                <w:rFonts w:ascii="Arial" w:hAnsi="Arial" w:cs="Arial"/>
                <w:sz w:val="16"/>
                <w:szCs w:val="16"/>
              </w:rPr>
              <w:t>-   </w:t>
            </w:r>
            <w:r w:rsidRPr="00AB23F5">
              <w:rPr>
                <w:rStyle w:val="apple-converted-space"/>
                <w:rFonts w:ascii="Arial" w:hAnsi="Arial" w:cs="Arial"/>
                <w:sz w:val="16"/>
                <w:szCs w:val="16"/>
              </w:rPr>
              <w:t> </w:t>
            </w:r>
            <w:r w:rsidRPr="00AB23F5">
              <w:rPr>
                <w:rFonts w:ascii="Arial" w:hAnsi="Arial" w:cs="Arial"/>
                <w:sz w:val="16"/>
                <w:szCs w:val="16"/>
              </w:rPr>
              <w:t>Up to 64 QAM</w:t>
            </w:r>
            <w:r w:rsidRPr="00AB23F5">
              <w:rPr>
                <w:rStyle w:val="apple-converted-space"/>
                <w:rFonts w:ascii="Arial" w:hAnsi="Arial" w:cs="Arial"/>
                <w:sz w:val="16"/>
                <w:szCs w:val="16"/>
              </w:rPr>
              <w:t>  </w:t>
            </w:r>
          </w:p>
          <w:p w14:paraId="614C5242" w14:textId="77777777" w:rsidR="009018F7" w:rsidRPr="00AB23F5" w:rsidRDefault="009018F7" w:rsidP="004D3980">
            <w:pPr>
              <w:pStyle w:val="mc-p"/>
              <w:spacing w:before="0" w:beforeAutospacing="0" w:after="0" w:afterAutospacing="0"/>
              <w:ind w:left="250" w:hanging="180"/>
              <w:contextualSpacing/>
              <w:jc w:val="both"/>
              <w:rPr>
                <w:rFonts w:ascii="Arial" w:hAnsi="Arial" w:cs="Arial"/>
                <w:sz w:val="16"/>
                <w:szCs w:val="16"/>
              </w:rPr>
            </w:pPr>
            <w:r w:rsidRPr="00AB23F5">
              <w:rPr>
                <w:rFonts w:ascii="Arial" w:hAnsi="Arial" w:cs="Arial"/>
                <w:sz w:val="16"/>
                <w:szCs w:val="16"/>
              </w:rPr>
              <w:t>-   </w:t>
            </w:r>
            <w:r w:rsidRPr="00AB23F5">
              <w:rPr>
                <w:rStyle w:val="apple-converted-space"/>
                <w:rFonts w:ascii="Arial" w:hAnsi="Arial" w:cs="Arial"/>
                <w:sz w:val="16"/>
                <w:szCs w:val="16"/>
              </w:rPr>
              <w:t> </w:t>
            </w:r>
            <w:r w:rsidRPr="00AB23F5">
              <w:rPr>
                <w:rFonts w:ascii="Arial" w:hAnsi="Arial" w:cs="Arial"/>
                <w:sz w:val="16"/>
                <w:szCs w:val="16"/>
              </w:rPr>
              <w:t>Up to</w:t>
            </w:r>
            <w:r w:rsidRPr="00AB23F5">
              <w:rPr>
                <w:rStyle w:val="apple-converted-space"/>
                <w:rFonts w:ascii="Arial" w:hAnsi="Arial" w:cs="Arial"/>
                <w:sz w:val="16"/>
                <w:szCs w:val="16"/>
              </w:rPr>
              <w:t> </w:t>
            </w:r>
            <w:r w:rsidRPr="00AB23F5">
              <w:rPr>
                <w:rFonts w:ascii="Arial" w:hAnsi="Arial" w:cs="Arial"/>
                <w:sz w:val="16"/>
                <w:szCs w:val="16"/>
              </w:rPr>
              <w:t>256QAM</w:t>
            </w:r>
            <w:r w:rsidRPr="00AB23F5">
              <w:rPr>
                <w:rStyle w:val="apple-converted-space"/>
                <w:rFonts w:ascii="Arial" w:hAnsi="Arial" w:cs="Arial"/>
                <w:sz w:val="16"/>
                <w:szCs w:val="16"/>
              </w:rPr>
              <w:t>  </w:t>
            </w:r>
          </w:p>
        </w:tc>
      </w:tr>
      <w:tr w:rsidR="009018F7" w:rsidRPr="00AB23F5" w14:paraId="5CDA22AE" w14:textId="77777777" w:rsidTr="004D3980">
        <w:trPr>
          <w:jc w:val="center"/>
        </w:trPr>
        <w:tc>
          <w:tcPr>
            <w:tcW w:w="280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2D2B678" w14:textId="77777777" w:rsidR="009018F7" w:rsidRPr="00AB23F5" w:rsidRDefault="009018F7" w:rsidP="004D3980">
            <w:pPr>
              <w:pStyle w:val="mc-p"/>
              <w:spacing w:before="0" w:beforeAutospacing="0" w:after="0" w:afterAutospacing="0"/>
              <w:contextualSpacing/>
              <w:jc w:val="both"/>
              <w:rPr>
                <w:rFonts w:ascii="Arial" w:hAnsi="Arial" w:cs="Arial"/>
                <w:sz w:val="16"/>
                <w:szCs w:val="16"/>
              </w:rPr>
            </w:pPr>
            <w:r w:rsidRPr="00AB23F5">
              <w:rPr>
                <w:rFonts w:ascii="Arial" w:hAnsi="Arial" w:cs="Arial"/>
                <w:sz w:val="16"/>
                <w:szCs w:val="16"/>
              </w:rPr>
              <w:t>MIMO scheme</w:t>
            </w:r>
          </w:p>
        </w:tc>
        <w:tc>
          <w:tcPr>
            <w:tcW w:w="6750" w:type="dxa"/>
            <w:tcBorders>
              <w:top w:val="nil"/>
              <w:left w:val="nil"/>
              <w:bottom w:val="single" w:sz="8" w:space="0" w:color="auto"/>
              <w:right w:val="single" w:sz="8" w:space="0" w:color="auto"/>
            </w:tcBorders>
            <w:tcMar>
              <w:top w:w="0" w:type="dxa"/>
              <w:left w:w="108" w:type="dxa"/>
              <w:bottom w:w="0" w:type="dxa"/>
              <w:right w:w="108" w:type="dxa"/>
            </w:tcMar>
            <w:hideMark/>
          </w:tcPr>
          <w:p w14:paraId="28AF0185" w14:textId="77777777" w:rsidR="009018F7" w:rsidRPr="00AB23F5" w:rsidRDefault="009018F7" w:rsidP="004D3980">
            <w:pPr>
              <w:pStyle w:val="mc-p"/>
              <w:spacing w:before="0" w:beforeAutospacing="0" w:after="0" w:afterAutospacing="0"/>
              <w:contextualSpacing/>
              <w:jc w:val="both"/>
              <w:rPr>
                <w:rFonts w:ascii="Arial" w:hAnsi="Arial" w:cs="Arial"/>
                <w:sz w:val="16"/>
                <w:szCs w:val="16"/>
              </w:rPr>
            </w:pPr>
            <w:r w:rsidRPr="00AB23F5">
              <w:rPr>
                <w:rFonts w:ascii="Arial" w:hAnsi="Arial" w:cs="Arial"/>
                <w:sz w:val="16"/>
                <w:szCs w:val="16"/>
              </w:rPr>
              <w:t>SU-MIMO with rank adaptation</w:t>
            </w:r>
          </w:p>
        </w:tc>
      </w:tr>
      <w:tr w:rsidR="009018F7" w:rsidRPr="00AB23F5" w14:paraId="2698DEB1" w14:textId="77777777" w:rsidTr="004D3980">
        <w:trPr>
          <w:jc w:val="center"/>
        </w:trPr>
        <w:tc>
          <w:tcPr>
            <w:tcW w:w="280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7716579" w14:textId="77777777" w:rsidR="009018F7" w:rsidRPr="00AB23F5" w:rsidRDefault="009018F7" w:rsidP="004D3980">
            <w:pPr>
              <w:pStyle w:val="mc-p"/>
              <w:spacing w:before="0" w:beforeAutospacing="0" w:after="0" w:afterAutospacing="0"/>
              <w:contextualSpacing/>
              <w:jc w:val="both"/>
              <w:rPr>
                <w:rFonts w:ascii="Arial" w:hAnsi="Arial" w:cs="Arial"/>
                <w:sz w:val="16"/>
                <w:szCs w:val="16"/>
              </w:rPr>
            </w:pPr>
            <w:r w:rsidRPr="00AB23F5">
              <w:rPr>
                <w:rFonts w:ascii="Arial" w:hAnsi="Arial" w:cs="Arial"/>
                <w:sz w:val="16"/>
                <w:szCs w:val="16"/>
              </w:rPr>
              <w:t>UE speed</w:t>
            </w:r>
          </w:p>
        </w:tc>
        <w:tc>
          <w:tcPr>
            <w:tcW w:w="6750" w:type="dxa"/>
            <w:tcBorders>
              <w:top w:val="nil"/>
              <w:left w:val="nil"/>
              <w:bottom w:val="single" w:sz="8" w:space="0" w:color="auto"/>
              <w:right w:val="single" w:sz="8" w:space="0" w:color="auto"/>
            </w:tcBorders>
            <w:tcMar>
              <w:top w:w="0" w:type="dxa"/>
              <w:left w:w="108" w:type="dxa"/>
              <w:bottom w:w="0" w:type="dxa"/>
              <w:right w:w="108" w:type="dxa"/>
            </w:tcMar>
            <w:hideMark/>
          </w:tcPr>
          <w:p w14:paraId="144E9AE4" w14:textId="77777777" w:rsidR="009018F7" w:rsidRPr="00AB23F5" w:rsidRDefault="009018F7" w:rsidP="004D3980">
            <w:pPr>
              <w:pStyle w:val="mc-p"/>
              <w:spacing w:before="0" w:beforeAutospacing="0" w:after="0" w:afterAutospacing="0"/>
              <w:contextualSpacing/>
              <w:jc w:val="both"/>
              <w:rPr>
                <w:rFonts w:ascii="Arial" w:hAnsi="Arial" w:cs="Arial"/>
                <w:sz w:val="16"/>
                <w:szCs w:val="16"/>
              </w:rPr>
            </w:pPr>
            <w:r w:rsidRPr="00AB23F5">
              <w:rPr>
                <w:rFonts w:ascii="Arial" w:hAnsi="Arial" w:cs="Arial"/>
                <w:sz w:val="16"/>
                <w:szCs w:val="16"/>
              </w:rPr>
              <w:t>3 Km/h</w:t>
            </w:r>
          </w:p>
        </w:tc>
      </w:tr>
      <w:tr w:rsidR="009018F7" w:rsidRPr="00AB23F5" w14:paraId="4B6C640E" w14:textId="77777777" w:rsidTr="004D3980">
        <w:trPr>
          <w:jc w:val="center"/>
        </w:trPr>
        <w:tc>
          <w:tcPr>
            <w:tcW w:w="280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1A3F92D" w14:textId="77777777" w:rsidR="009018F7" w:rsidRPr="00AB23F5" w:rsidRDefault="009018F7" w:rsidP="004D3980">
            <w:pPr>
              <w:pStyle w:val="mc-p"/>
              <w:spacing w:before="0" w:beforeAutospacing="0" w:after="0" w:afterAutospacing="0"/>
              <w:contextualSpacing/>
              <w:rPr>
                <w:rFonts w:ascii="Arial" w:hAnsi="Arial" w:cs="Arial"/>
                <w:sz w:val="16"/>
                <w:szCs w:val="16"/>
              </w:rPr>
            </w:pPr>
            <w:r w:rsidRPr="00AB23F5">
              <w:rPr>
                <w:rFonts w:ascii="Arial" w:hAnsi="Arial" w:cs="Arial"/>
                <w:sz w:val="16"/>
                <w:szCs w:val="16"/>
              </w:rPr>
              <w:t>UE TX antenna configuration</w:t>
            </w:r>
          </w:p>
        </w:tc>
        <w:tc>
          <w:tcPr>
            <w:tcW w:w="6750" w:type="dxa"/>
            <w:tcBorders>
              <w:top w:val="nil"/>
              <w:left w:val="nil"/>
              <w:bottom w:val="single" w:sz="8" w:space="0" w:color="auto"/>
              <w:right w:val="single" w:sz="8" w:space="0" w:color="auto"/>
            </w:tcBorders>
            <w:tcMar>
              <w:top w:w="0" w:type="dxa"/>
              <w:left w:w="108" w:type="dxa"/>
              <w:bottom w:w="0" w:type="dxa"/>
              <w:right w:w="108" w:type="dxa"/>
            </w:tcMar>
            <w:hideMark/>
          </w:tcPr>
          <w:p w14:paraId="1A9B1B20" w14:textId="77777777" w:rsidR="009018F7" w:rsidRPr="00AB23F5" w:rsidRDefault="009018F7" w:rsidP="004D3980">
            <w:pPr>
              <w:pStyle w:val="mc-p"/>
              <w:spacing w:before="0" w:beforeAutospacing="0" w:after="0" w:afterAutospacing="0"/>
              <w:contextualSpacing/>
              <w:jc w:val="both"/>
              <w:rPr>
                <w:rFonts w:ascii="Arial" w:hAnsi="Arial" w:cs="Arial"/>
                <w:sz w:val="16"/>
                <w:szCs w:val="16"/>
              </w:rPr>
            </w:pPr>
            <w:r w:rsidRPr="00AB23F5">
              <w:rPr>
                <w:rFonts w:ascii="Arial" w:hAnsi="Arial" w:cs="Arial"/>
                <w:sz w:val="16"/>
                <w:szCs w:val="16"/>
              </w:rPr>
              <w:t>To be defined according to outcome of Proposal 2.1</w:t>
            </w:r>
          </w:p>
        </w:tc>
      </w:tr>
      <w:tr w:rsidR="009018F7" w:rsidRPr="00AB23F5" w14:paraId="1D83070B" w14:textId="77777777" w:rsidTr="004D3980">
        <w:trPr>
          <w:jc w:val="center"/>
        </w:trPr>
        <w:tc>
          <w:tcPr>
            <w:tcW w:w="280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847473A" w14:textId="77777777" w:rsidR="009018F7" w:rsidRPr="00AB23F5" w:rsidRDefault="009018F7" w:rsidP="004D3980">
            <w:pPr>
              <w:pStyle w:val="mc-p"/>
              <w:spacing w:before="0" w:beforeAutospacing="0" w:after="0" w:afterAutospacing="0"/>
              <w:contextualSpacing/>
              <w:jc w:val="both"/>
              <w:rPr>
                <w:rFonts w:ascii="Arial" w:hAnsi="Arial" w:cs="Arial"/>
                <w:sz w:val="16"/>
                <w:szCs w:val="16"/>
              </w:rPr>
            </w:pPr>
            <w:r w:rsidRPr="00AB23F5">
              <w:rPr>
                <w:rFonts w:ascii="Arial" w:hAnsi="Arial" w:cs="Arial"/>
                <w:sz w:val="16"/>
                <w:szCs w:val="16"/>
              </w:rPr>
              <w:t>Traffic model</w:t>
            </w:r>
          </w:p>
        </w:tc>
        <w:tc>
          <w:tcPr>
            <w:tcW w:w="6750" w:type="dxa"/>
            <w:tcBorders>
              <w:top w:val="nil"/>
              <w:left w:val="nil"/>
              <w:bottom w:val="single" w:sz="8" w:space="0" w:color="auto"/>
              <w:right w:val="single" w:sz="8" w:space="0" w:color="auto"/>
            </w:tcBorders>
            <w:tcMar>
              <w:top w:w="0" w:type="dxa"/>
              <w:left w:w="108" w:type="dxa"/>
              <w:bottom w:w="0" w:type="dxa"/>
              <w:right w:w="108" w:type="dxa"/>
            </w:tcMar>
            <w:hideMark/>
          </w:tcPr>
          <w:p w14:paraId="01844342" w14:textId="77777777" w:rsidR="009018F7" w:rsidRPr="00AB23F5" w:rsidRDefault="009018F7" w:rsidP="004D3980">
            <w:pPr>
              <w:pStyle w:val="mc-p"/>
              <w:spacing w:before="0" w:beforeAutospacing="0" w:after="0" w:afterAutospacing="0"/>
              <w:contextualSpacing/>
              <w:jc w:val="both"/>
              <w:rPr>
                <w:rFonts w:ascii="Arial" w:hAnsi="Arial" w:cs="Arial"/>
                <w:sz w:val="16"/>
                <w:szCs w:val="16"/>
              </w:rPr>
            </w:pPr>
            <w:r w:rsidRPr="00AB23F5">
              <w:rPr>
                <w:rFonts w:ascii="Arial" w:hAnsi="Arial" w:cs="Arial"/>
                <w:sz w:val="16"/>
                <w:szCs w:val="16"/>
              </w:rPr>
              <w:t>-   </w:t>
            </w:r>
            <w:r w:rsidRPr="00AB23F5">
              <w:rPr>
                <w:rStyle w:val="apple-converted-space"/>
                <w:rFonts w:ascii="Arial" w:hAnsi="Arial" w:cs="Arial"/>
                <w:sz w:val="16"/>
                <w:szCs w:val="16"/>
              </w:rPr>
              <w:t> </w:t>
            </w:r>
            <w:r w:rsidRPr="00AB23F5">
              <w:rPr>
                <w:rFonts w:ascii="Arial" w:hAnsi="Arial" w:cs="Arial"/>
                <w:sz w:val="16"/>
                <w:szCs w:val="16"/>
              </w:rPr>
              <w:t>FTP model 1: Packet size 500KB, RU= 50% and suggested low/high RU of values of 20% and 70%</w:t>
            </w:r>
          </w:p>
          <w:p w14:paraId="4A14DD85" w14:textId="77777777" w:rsidR="009018F7" w:rsidRPr="00AB23F5" w:rsidRDefault="009018F7" w:rsidP="004D3980">
            <w:pPr>
              <w:pStyle w:val="mc-p"/>
              <w:spacing w:before="0" w:beforeAutospacing="0" w:after="0" w:afterAutospacing="0"/>
              <w:contextualSpacing/>
              <w:jc w:val="both"/>
              <w:rPr>
                <w:rFonts w:ascii="Arial" w:hAnsi="Arial" w:cs="Arial"/>
                <w:sz w:val="16"/>
                <w:szCs w:val="16"/>
              </w:rPr>
            </w:pPr>
            <w:r w:rsidRPr="00AB23F5">
              <w:rPr>
                <w:rFonts w:ascii="Arial" w:hAnsi="Arial" w:cs="Arial"/>
                <w:sz w:val="16"/>
                <w:szCs w:val="16"/>
              </w:rPr>
              <w:t>-   Full buffer (optional) </w:t>
            </w:r>
          </w:p>
        </w:tc>
      </w:tr>
      <w:tr w:rsidR="009018F7" w:rsidRPr="00AB23F5" w14:paraId="6706C490" w14:textId="77777777" w:rsidTr="004D3980">
        <w:trPr>
          <w:jc w:val="center"/>
        </w:trPr>
        <w:tc>
          <w:tcPr>
            <w:tcW w:w="280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6B1FA20" w14:textId="77777777" w:rsidR="009018F7" w:rsidRPr="00AB23F5" w:rsidRDefault="009018F7" w:rsidP="004D3980">
            <w:pPr>
              <w:pStyle w:val="mc-p"/>
              <w:spacing w:before="0" w:beforeAutospacing="0" w:after="0" w:afterAutospacing="0"/>
              <w:contextualSpacing/>
              <w:jc w:val="both"/>
              <w:rPr>
                <w:rFonts w:ascii="Arial" w:hAnsi="Arial" w:cs="Arial"/>
                <w:sz w:val="16"/>
                <w:szCs w:val="16"/>
              </w:rPr>
            </w:pPr>
            <w:r w:rsidRPr="00AB23F5">
              <w:rPr>
                <w:rFonts w:ascii="Arial" w:hAnsi="Arial" w:cs="Arial"/>
                <w:sz w:val="16"/>
                <w:szCs w:val="16"/>
              </w:rPr>
              <w:t>Suggested benchmarking</w:t>
            </w:r>
          </w:p>
        </w:tc>
        <w:tc>
          <w:tcPr>
            <w:tcW w:w="6750" w:type="dxa"/>
            <w:tcBorders>
              <w:top w:val="nil"/>
              <w:left w:val="nil"/>
              <w:bottom w:val="single" w:sz="8" w:space="0" w:color="auto"/>
              <w:right w:val="single" w:sz="8" w:space="0" w:color="auto"/>
            </w:tcBorders>
            <w:tcMar>
              <w:top w:w="0" w:type="dxa"/>
              <w:left w:w="108" w:type="dxa"/>
              <w:bottom w:w="0" w:type="dxa"/>
              <w:right w:w="108" w:type="dxa"/>
            </w:tcMar>
            <w:hideMark/>
          </w:tcPr>
          <w:p w14:paraId="34D58241" w14:textId="77777777" w:rsidR="009018F7" w:rsidRPr="00AB23F5" w:rsidRDefault="009018F7" w:rsidP="004D3980">
            <w:pPr>
              <w:pStyle w:val="mc-p"/>
              <w:spacing w:before="0" w:beforeAutospacing="0" w:after="0" w:afterAutospacing="0"/>
              <w:contextualSpacing/>
              <w:jc w:val="both"/>
              <w:rPr>
                <w:rFonts w:ascii="Arial" w:hAnsi="Arial" w:cs="Arial"/>
                <w:sz w:val="16"/>
                <w:szCs w:val="16"/>
              </w:rPr>
            </w:pPr>
            <w:r w:rsidRPr="00AB23F5">
              <w:rPr>
                <w:rFonts w:ascii="Arial" w:hAnsi="Arial" w:cs="Arial"/>
                <w:sz w:val="16"/>
                <w:szCs w:val="16"/>
              </w:rPr>
              <w:t>R15 UL 4-Tx codebook ,</w:t>
            </w:r>
            <w:r w:rsidRPr="00AB23F5">
              <w:rPr>
                <w:rStyle w:val="apple-converted-space"/>
                <w:rFonts w:ascii="Arial" w:hAnsi="Arial" w:cs="Arial"/>
                <w:sz w:val="16"/>
                <w:szCs w:val="16"/>
              </w:rPr>
              <w:t> </w:t>
            </w:r>
          </w:p>
          <w:p w14:paraId="7DF2CF47" w14:textId="77777777" w:rsidR="009018F7" w:rsidRPr="00AB23F5" w:rsidRDefault="009018F7" w:rsidP="004D3980">
            <w:pPr>
              <w:pStyle w:val="mc-p"/>
              <w:spacing w:before="0" w:beforeAutospacing="0" w:after="0" w:afterAutospacing="0"/>
              <w:contextualSpacing/>
              <w:jc w:val="both"/>
              <w:rPr>
                <w:rFonts w:ascii="Arial" w:hAnsi="Arial" w:cs="Arial"/>
                <w:sz w:val="16"/>
                <w:szCs w:val="16"/>
              </w:rPr>
            </w:pPr>
            <w:r w:rsidRPr="00AB23F5">
              <w:rPr>
                <w:rFonts w:ascii="Arial" w:hAnsi="Arial" w:cs="Arial"/>
                <w:sz w:val="16"/>
                <w:szCs w:val="16"/>
              </w:rPr>
              <w:t>Eigen-based,</w:t>
            </w:r>
            <w:r w:rsidRPr="00AB23F5">
              <w:rPr>
                <w:rStyle w:val="apple-converted-space"/>
                <w:rFonts w:ascii="Arial" w:hAnsi="Arial" w:cs="Arial"/>
                <w:sz w:val="16"/>
                <w:szCs w:val="16"/>
              </w:rPr>
              <w:t> </w:t>
            </w:r>
            <w:r w:rsidRPr="00AB23F5">
              <w:rPr>
                <w:rFonts w:ascii="Arial" w:hAnsi="Arial" w:cs="Arial"/>
                <w:sz w:val="16"/>
                <w:szCs w:val="16"/>
              </w:rPr>
              <w:t>companies report PRG assumption</w:t>
            </w:r>
            <w:r w:rsidRPr="00AB23F5">
              <w:rPr>
                <w:rStyle w:val="apple-converted-space"/>
                <w:rFonts w:ascii="Arial" w:hAnsi="Arial" w:cs="Arial"/>
                <w:sz w:val="16"/>
                <w:szCs w:val="16"/>
              </w:rPr>
              <w:t> </w:t>
            </w:r>
          </w:p>
        </w:tc>
      </w:tr>
      <w:tr w:rsidR="009018F7" w:rsidRPr="00AB23F5" w14:paraId="1C64FE98" w14:textId="77777777" w:rsidTr="004D3980">
        <w:trPr>
          <w:jc w:val="center"/>
        </w:trPr>
        <w:tc>
          <w:tcPr>
            <w:tcW w:w="280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9AFA634" w14:textId="77777777" w:rsidR="009018F7" w:rsidRPr="00AB23F5" w:rsidRDefault="009018F7" w:rsidP="004D3980">
            <w:pPr>
              <w:pStyle w:val="mc-p"/>
              <w:spacing w:before="0" w:beforeAutospacing="0" w:after="0" w:afterAutospacing="0"/>
              <w:contextualSpacing/>
              <w:jc w:val="both"/>
              <w:rPr>
                <w:rFonts w:ascii="Arial" w:hAnsi="Arial" w:cs="Arial"/>
                <w:sz w:val="16"/>
                <w:szCs w:val="16"/>
              </w:rPr>
            </w:pPr>
            <w:r w:rsidRPr="00AB23F5">
              <w:rPr>
                <w:rFonts w:ascii="Arial" w:hAnsi="Arial" w:cs="Arial"/>
                <w:sz w:val="16"/>
                <w:szCs w:val="16"/>
              </w:rPr>
              <w:t>Precoder granularity</w:t>
            </w:r>
          </w:p>
        </w:tc>
        <w:tc>
          <w:tcPr>
            <w:tcW w:w="6750" w:type="dxa"/>
            <w:tcBorders>
              <w:top w:val="nil"/>
              <w:left w:val="nil"/>
              <w:bottom w:val="single" w:sz="8" w:space="0" w:color="auto"/>
              <w:right w:val="single" w:sz="8" w:space="0" w:color="auto"/>
            </w:tcBorders>
            <w:tcMar>
              <w:top w:w="0" w:type="dxa"/>
              <w:left w:w="108" w:type="dxa"/>
              <w:bottom w:w="0" w:type="dxa"/>
              <w:right w:w="108" w:type="dxa"/>
            </w:tcMar>
            <w:hideMark/>
          </w:tcPr>
          <w:p w14:paraId="3287BCDB" w14:textId="77777777" w:rsidR="009018F7" w:rsidRPr="00AB23F5" w:rsidRDefault="009018F7" w:rsidP="004D3980">
            <w:pPr>
              <w:pStyle w:val="mc-p"/>
              <w:spacing w:before="0" w:beforeAutospacing="0" w:after="0" w:afterAutospacing="0"/>
              <w:contextualSpacing/>
              <w:jc w:val="both"/>
              <w:rPr>
                <w:rFonts w:ascii="Arial" w:hAnsi="Arial" w:cs="Arial"/>
                <w:sz w:val="16"/>
                <w:szCs w:val="16"/>
              </w:rPr>
            </w:pPr>
            <w:r w:rsidRPr="00AB23F5">
              <w:rPr>
                <w:rFonts w:ascii="Arial" w:hAnsi="Arial" w:cs="Arial"/>
                <w:sz w:val="16"/>
                <w:szCs w:val="16"/>
              </w:rPr>
              <w:t xml:space="preserve">Wideband </w:t>
            </w:r>
          </w:p>
        </w:tc>
      </w:tr>
      <w:tr w:rsidR="009018F7" w:rsidRPr="00AB23F5" w14:paraId="72782008" w14:textId="77777777" w:rsidTr="004D3980">
        <w:trPr>
          <w:jc w:val="center"/>
        </w:trPr>
        <w:tc>
          <w:tcPr>
            <w:tcW w:w="280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987C94F" w14:textId="77777777" w:rsidR="009018F7" w:rsidRPr="00AB23F5" w:rsidRDefault="009018F7" w:rsidP="004D3980">
            <w:pPr>
              <w:pStyle w:val="mc-p"/>
              <w:spacing w:before="0" w:beforeAutospacing="0" w:after="0" w:afterAutospacing="0"/>
              <w:contextualSpacing/>
              <w:jc w:val="both"/>
              <w:rPr>
                <w:rFonts w:ascii="Arial" w:hAnsi="Arial" w:cs="Arial"/>
                <w:sz w:val="16"/>
                <w:szCs w:val="16"/>
              </w:rPr>
            </w:pPr>
            <w:r w:rsidRPr="00AB23F5">
              <w:rPr>
                <w:rFonts w:ascii="Arial" w:hAnsi="Arial" w:cs="Arial"/>
                <w:sz w:val="16"/>
                <w:szCs w:val="16"/>
              </w:rPr>
              <w:t>Power control</w:t>
            </w:r>
          </w:p>
        </w:tc>
        <w:tc>
          <w:tcPr>
            <w:tcW w:w="6750" w:type="dxa"/>
            <w:tcBorders>
              <w:top w:val="nil"/>
              <w:left w:val="nil"/>
              <w:bottom w:val="single" w:sz="8" w:space="0" w:color="auto"/>
              <w:right w:val="single" w:sz="8" w:space="0" w:color="auto"/>
            </w:tcBorders>
            <w:tcMar>
              <w:top w:w="0" w:type="dxa"/>
              <w:left w:w="108" w:type="dxa"/>
              <w:bottom w:w="0" w:type="dxa"/>
              <w:right w:w="108" w:type="dxa"/>
            </w:tcMar>
            <w:hideMark/>
          </w:tcPr>
          <w:p w14:paraId="1942CF77" w14:textId="77777777" w:rsidR="009018F7" w:rsidRPr="00AB23F5" w:rsidRDefault="009018F7" w:rsidP="004D3980">
            <w:pPr>
              <w:pStyle w:val="mc-p"/>
              <w:spacing w:before="0" w:beforeAutospacing="0" w:after="0" w:afterAutospacing="0"/>
              <w:contextualSpacing/>
              <w:jc w:val="both"/>
              <w:rPr>
                <w:rFonts w:ascii="Arial" w:hAnsi="Arial" w:cs="Arial"/>
                <w:sz w:val="16"/>
                <w:szCs w:val="16"/>
              </w:rPr>
            </w:pPr>
            <w:r w:rsidRPr="00AB23F5">
              <w:rPr>
                <w:rFonts w:ascii="Arial" w:hAnsi="Arial" w:cs="Arial"/>
                <w:sz w:val="16"/>
                <w:szCs w:val="16"/>
              </w:rPr>
              <w:t>Open loop,</w:t>
            </w:r>
            <w:r w:rsidRPr="00AB23F5">
              <w:rPr>
                <w:rStyle w:val="apple-converted-space"/>
                <w:rFonts w:ascii="Arial" w:hAnsi="Arial" w:cs="Arial"/>
                <w:sz w:val="16"/>
                <w:szCs w:val="16"/>
              </w:rPr>
              <w:t> </w:t>
            </w:r>
          </w:p>
          <w:p w14:paraId="331DD40F" w14:textId="77777777" w:rsidR="009018F7" w:rsidRPr="00AB23F5" w:rsidRDefault="009018F7" w:rsidP="004D3980">
            <w:pPr>
              <w:pStyle w:val="mc-p"/>
              <w:spacing w:before="0" w:beforeAutospacing="0" w:after="0" w:afterAutospacing="0"/>
              <w:ind w:left="250" w:hanging="180"/>
              <w:contextualSpacing/>
              <w:jc w:val="both"/>
              <w:rPr>
                <w:rFonts w:ascii="Arial" w:hAnsi="Arial" w:cs="Arial"/>
                <w:sz w:val="16"/>
                <w:szCs w:val="16"/>
              </w:rPr>
            </w:pPr>
            <w:r w:rsidRPr="00AB23F5">
              <w:rPr>
                <w:rFonts w:ascii="Arial" w:hAnsi="Arial" w:cs="Arial"/>
                <w:sz w:val="16"/>
                <w:szCs w:val="16"/>
              </w:rPr>
              <w:t>-   </w:t>
            </w:r>
            <w:r w:rsidRPr="00AB23F5">
              <w:rPr>
                <w:rStyle w:val="apple-converted-space"/>
                <w:rFonts w:ascii="Arial" w:hAnsi="Arial" w:cs="Arial"/>
                <w:sz w:val="16"/>
                <w:szCs w:val="16"/>
              </w:rPr>
              <w:t> </w:t>
            </w:r>
            <w:r w:rsidRPr="00AB23F5">
              <w:rPr>
                <w:rFonts w:ascii="Arial" w:hAnsi="Arial" w:cs="Arial"/>
                <w:sz w:val="16"/>
                <w:szCs w:val="16"/>
              </w:rPr>
              <w:t>alpha = 0.8</w:t>
            </w:r>
          </w:p>
          <w:p w14:paraId="1A5D1666" w14:textId="77777777" w:rsidR="009018F7" w:rsidRPr="00AB23F5" w:rsidRDefault="009018F7" w:rsidP="004D3980">
            <w:pPr>
              <w:pStyle w:val="mc-p"/>
              <w:spacing w:before="0" w:beforeAutospacing="0" w:after="0" w:afterAutospacing="0"/>
              <w:ind w:left="250" w:hanging="180"/>
              <w:contextualSpacing/>
              <w:jc w:val="both"/>
              <w:rPr>
                <w:rFonts w:ascii="Arial" w:hAnsi="Arial" w:cs="Arial"/>
                <w:sz w:val="16"/>
                <w:szCs w:val="16"/>
              </w:rPr>
            </w:pPr>
            <w:r w:rsidRPr="00AB23F5">
              <w:rPr>
                <w:rFonts w:ascii="Arial" w:hAnsi="Arial" w:cs="Arial"/>
                <w:sz w:val="16"/>
                <w:szCs w:val="16"/>
              </w:rPr>
              <w:t>-   </w:t>
            </w:r>
            <w:r w:rsidRPr="00AB23F5">
              <w:rPr>
                <w:rStyle w:val="apple-converted-space"/>
                <w:rFonts w:ascii="Arial" w:hAnsi="Arial" w:cs="Arial"/>
                <w:sz w:val="16"/>
                <w:szCs w:val="16"/>
              </w:rPr>
              <w:t> </w:t>
            </w:r>
            <w:r w:rsidRPr="00AB23F5">
              <w:rPr>
                <w:rFonts w:ascii="Arial" w:hAnsi="Arial" w:cs="Arial"/>
                <w:sz w:val="16"/>
                <w:szCs w:val="16"/>
              </w:rPr>
              <w:t>P</w:t>
            </w:r>
            <w:r w:rsidRPr="00AB23F5">
              <w:rPr>
                <w:rFonts w:ascii="Arial" w:hAnsi="Arial" w:cs="Arial"/>
                <w:sz w:val="16"/>
                <w:szCs w:val="16"/>
                <w:vertAlign w:val="subscript"/>
              </w:rPr>
              <w:t>0</w:t>
            </w:r>
            <w:r w:rsidRPr="00AB23F5">
              <w:rPr>
                <w:rStyle w:val="apple-converted-space"/>
                <w:rFonts w:ascii="Arial" w:hAnsi="Arial" w:cs="Arial"/>
                <w:sz w:val="16"/>
                <w:szCs w:val="16"/>
                <w:vertAlign w:val="subscript"/>
              </w:rPr>
              <w:t> </w:t>
            </w:r>
            <w:r w:rsidRPr="00AB23F5">
              <w:rPr>
                <w:rFonts w:ascii="Arial" w:hAnsi="Arial" w:cs="Arial"/>
                <w:sz w:val="16"/>
                <w:szCs w:val="16"/>
              </w:rPr>
              <w:t>= -50, -80 dBm</w:t>
            </w:r>
            <w:r w:rsidRPr="00AB23F5">
              <w:rPr>
                <w:rStyle w:val="apple-converted-space"/>
                <w:rFonts w:ascii="Arial" w:hAnsi="Arial" w:cs="Arial"/>
                <w:sz w:val="16"/>
                <w:szCs w:val="16"/>
              </w:rPr>
              <w:t>  </w:t>
            </w:r>
          </w:p>
          <w:p w14:paraId="0030FD75" w14:textId="77777777" w:rsidR="009018F7" w:rsidRPr="00AB23F5" w:rsidRDefault="009018F7" w:rsidP="004D3980">
            <w:pPr>
              <w:pStyle w:val="mc-p"/>
              <w:spacing w:before="0" w:beforeAutospacing="0" w:after="0" w:afterAutospacing="0"/>
              <w:contextualSpacing/>
              <w:jc w:val="both"/>
              <w:rPr>
                <w:rFonts w:ascii="Arial" w:hAnsi="Arial" w:cs="Arial"/>
                <w:sz w:val="16"/>
                <w:szCs w:val="16"/>
              </w:rPr>
            </w:pPr>
            <w:r w:rsidRPr="00AB23F5">
              <w:rPr>
                <w:rFonts w:ascii="Arial" w:hAnsi="Arial" w:cs="Arial"/>
                <w:sz w:val="16"/>
                <w:szCs w:val="16"/>
              </w:rPr>
              <w:t>to be selected according to the deployment scenario</w:t>
            </w:r>
            <w:r w:rsidRPr="00AB23F5">
              <w:rPr>
                <w:rStyle w:val="apple-converted-space"/>
                <w:rFonts w:ascii="Arial" w:hAnsi="Arial" w:cs="Arial"/>
                <w:sz w:val="16"/>
                <w:szCs w:val="16"/>
              </w:rPr>
              <w:t> </w:t>
            </w:r>
          </w:p>
        </w:tc>
      </w:tr>
      <w:tr w:rsidR="009018F7" w:rsidRPr="00AB23F5" w14:paraId="0F83616C" w14:textId="77777777" w:rsidTr="004D3980">
        <w:trPr>
          <w:jc w:val="center"/>
        </w:trPr>
        <w:tc>
          <w:tcPr>
            <w:tcW w:w="280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571CB65" w14:textId="77777777" w:rsidR="009018F7" w:rsidRPr="00AB23F5" w:rsidRDefault="009018F7" w:rsidP="004D3980">
            <w:pPr>
              <w:pStyle w:val="mc-p"/>
              <w:spacing w:before="0" w:beforeAutospacing="0" w:after="0" w:afterAutospacing="0"/>
              <w:contextualSpacing/>
              <w:jc w:val="both"/>
              <w:rPr>
                <w:rFonts w:ascii="Arial" w:hAnsi="Arial" w:cs="Arial"/>
                <w:sz w:val="16"/>
                <w:szCs w:val="16"/>
              </w:rPr>
            </w:pPr>
            <w:r w:rsidRPr="00AB23F5">
              <w:rPr>
                <w:rFonts w:ascii="Arial" w:hAnsi="Arial" w:cs="Arial"/>
                <w:sz w:val="16"/>
                <w:szCs w:val="16"/>
              </w:rPr>
              <w:t>UE power rating</w:t>
            </w:r>
          </w:p>
        </w:tc>
        <w:tc>
          <w:tcPr>
            <w:tcW w:w="6750" w:type="dxa"/>
            <w:tcBorders>
              <w:top w:val="nil"/>
              <w:left w:val="nil"/>
              <w:bottom w:val="single" w:sz="8" w:space="0" w:color="auto"/>
              <w:right w:val="single" w:sz="8" w:space="0" w:color="auto"/>
            </w:tcBorders>
            <w:tcMar>
              <w:top w:w="0" w:type="dxa"/>
              <w:left w:w="108" w:type="dxa"/>
              <w:bottom w:w="0" w:type="dxa"/>
              <w:right w:w="108" w:type="dxa"/>
            </w:tcMar>
            <w:hideMark/>
          </w:tcPr>
          <w:p w14:paraId="7994A68C" w14:textId="77777777" w:rsidR="009018F7" w:rsidRPr="00AB23F5" w:rsidRDefault="009018F7" w:rsidP="004D3980">
            <w:pPr>
              <w:pStyle w:val="mc-p"/>
              <w:spacing w:before="0" w:beforeAutospacing="0" w:after="0" w:afterAutospacing="0"/>
              <w:contextualSpacing/>
              <w:jc w:val="both"/>
              <w:rPr>
                <w:rFonts w:ascii="Arial" w:hAnsi="Arial" w:cs="Arial"/>
                <w:sz w:val="16"/>
                <w:szCs w:val="16"/>
              </w:rPr>
            </w:pPr>
            <w:r w:rsidRPr="00AB23F5">
              <w:rPr>
                <w:rFonts w:ascii="Arial" w:hAnsi="Arial" w:cs="Arial"/>
                <w:sz w:val="16"/>
                <w:szCs w:val="16"/>
              </w:rPr>
              <w:t>23 dBm (UE, 38.101)</w:t>
            </w:r>
          </w:p>
          <w:p w14:paraId="56C6464A" w14:textId="77777777" w:rsidR="009018F7" w:rsidRPr="00AB23F5" w:rsidRDefault="009018F7" w:rsidP="004D3980">
            <w:pPr>
              <w:pStyle w:val="mc-p"/>
              <w:spacing w:before="0" w:beforeAutospacing="0" w:after="0" w:afterAutospacing="0"/>
              <w:contextualSpacing/>
              <w:jc w:val="both"/>
              <w:rPr>
                <w:rFonts w:ascii="Arial" w:hAnsi="Arial" w:cs="Arial"/>
                <w:sz w:val="16"/>
                <w:szCs w:val="16"/>
              </w:rPr>
            </w:pPr>
            <w:r w:rsidRPr="00AB23F5">
              <w:rPr>
                <w:rFonts w:ascii="Arial" w:hAnsi="Arial" w:cs="Arial"/>
                <w:sz w:val="16"/>
                <w:szCs w:val="16"/>
              </w:rPr>
              <w:t>32 dBm (FWA, 38.101)</w:t>
            </w:r>
          </w:p>
        </w:tc>
      </w:tr>
      <w:tr w:rsidR="009018F7" w:rsidRPr="00AB23F5" w14:paraId="7AF4E482" w14:textId="77777777" w:rsidTr="004D3980">
        <w:trPr>
          <w:jc w:val="center"/>
        </w:trPr>
        <w:tc>
          <w:tcPr>
            <w:tcW w:w="280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E3D2C39" w14:textId="77777777" w:rsidR="009018F7" w:rsidRPr="00AB23F5" w:rsidRDefault="009018F7" w:rsidP="004D3980">
            <w:pPr>
              <w:pStyle w:val="mc-p"/>
              <w:spacing w:before="0" w:beforeAutospacing="0" w:after="0" w:afterAutospacing="0"/>
              <w:contextualSpacing/>
              <w:rPr>
                <w:rFonts w:ascii="Arial" w:hAnsi="Arial" w:cs="Arial"/>
                <w:sz w:val="16"/>
                <w:szCs w:val="16"/>
              </w:rPr>
            </w:pPr>
            <w:r w:rsidRPr="00AB23F5">
              <w:rPr>
                <w:rFonts w:ascii="Arial" w:hAnsi="Arial" w:cs="Arial"/>
                <w:sz w:val="16"/>
                <w:szCs w:val="16"/>
              </w:rPr>
              <w:t>Metric</w:t>
            </w:r>
          </w:p>
        </w:tc>
        <w:tc>
          <w:tcPr>
            <w:tcW w:w="6750" w:type="dxa"/>
            <w:tcBorders>
              <w:top w:val="nil"/>
              <w:left w:val="nil"/>
              <w:bottom w:val="single" w:sz="8" w:space="0" w:color="auto"/>
              <w:right w:val="single" w:sz="8" w:space="0" w:color="auto"/>
            </w:tcBorders>
            <w:tcMar>
              <w:top w:w="0" w:type="dxa"/>
              <w:left w:w="108" w:type="dxa"/>
              <w:bottom w:w="0" w:type="dxa"/>
              <w:right w:w="108" w:type="dxa"/>
            </w:tcMar>
            <w:hideMark/>
          </w:tcPr>
          <w:p w14:paraId="4BD66531" w14:textId="77777777" w:rsidR="009018F7" w:rsidRPr="00AB23F5" w:rsidRDefault="009018F7" w:rsidP="004D3980">
            <w:pPr>
              <w:pStyle w:val="mc-p"/>
              <w:spacing w:before="0" w:beforeAutospacing="0" w:after="0" w:afterAutospacing="0"/>
              <w:contextualSpacing/>
              <w:jc w:val="both"/>
              <w:rPr>
                <w:rFonts w:ascii="Arial" w:hAnsi="Arial" w:cs="Arial"/>
                <w:sz w:val="16"/>
                <w:szCs w:val="16"/>
              </w:rPr>
            </w:pPr>
            <w:r w:rsidRPr="00AB23F5">
              <w:rPr>
                <w:rFonts w:ascii="Arial" w:hAnsi="Arial" w:cs="Arial"/>
                <w:sz w:val="16"/>
                <w:szCs w:val="16"/>
              </w:rPr>
              <w:t>UL</w:t>
            </w:r>
            <w:r w:rsidRPr="00AB23F5">
              <w:rPr>
                <w:rStyle w:val="apple-converted-space"/>
                <w:rFonts w:ascii="Arial" w:hAnsi="Arial" w:cs="Arial"/>
                <w:sz w:val="16"/>
                <w:szCs w:val="16"/>
              </w:rPr>
              <w:t> </w:t>
            </w:r>
            <w:r w:rsidRPr="00AB23F5">
              <w:rPr>
                <w:rFonts w:ascii="Arial" w:hAnsi="Arial" w:cs="Arial"/>
                <w:sz w:val="16"/>
                <w:szCs w:val="16"/>
              </w:rPr>
              <w:t>mean-user throughput, 5%-ile and 95%-ile UPT</w:t>
            </w:r>
          </w:p>
        </w:tc>
      </w:tr>
    </w:tbl>
    <w:p w14:paraId="1FEF5C05" w14:textId="77777777" w:rsidR="009018F7" w:rsidRPr="006444A7" w:rsidRDefault="009018F7" w:rsidP="009018F7">
      <w:pPr>
        <w:pStyle w:val="mc-p"/>
        <w:spacing w:before="0" w:beforeAutospacing="0" w:after="0" w:afterAutospacing="0"/>
        <w:contextualSpacing/>
        <w:rPr>
          <w:rFonts w:ascii="Nirmala UI" w:hAnsi="Nirmala UI" w:cs="Nirmala UI"/>
          <w:sz w:val="20"/>
          <w:szCs w:val="20"/>
        </w:rPr>
      </w:pPr>
    </w:p>
    <w:p w14:paraId="73899F7E" w14:textId="2C30BE46" w:rsidR="009018F7" w:rsidRPr="009018F7" w:rsidRDefault="001B5688" w:rsidP="009018F7">
      <w:pPr>
        <w:rPr>
          <w:b/>
          <w:bCs/>
          <w:iCs/>
        </w:rPr>
      </w:pPr>
      <w:hyperlink r:id="rId1744" w:history="1">
        <w:r w:rsidR="000B5C49">
          <w:rPr>
            <w:rStyle w:val="Hyperlink"/>
            <w:b/>
            <w:bCs/>
            <w:iCs/>
          </w:rPr>
          <w:t>R1-2205497</w:t>
        </w:r>
      </w:hyperlink>
      <w:r w:rsidR="009018F7" w:rsidRPr="009018F7">
        <w:rPr>
          <w:b/>
          <w:bCs/>
          <w:iCs/>
        </w:rPr>
        <w:tab/>
        <w:t>FL Summary on SRI/TPMI Enhancements; Third Round</w:t>
      </w:r>
      <w:r w:rsidR="009018F7" w:rsidRPr="009018F7">
        <w:rPr>
          <w:b/>
          <w:bCs/>
          <w:iCs/>
        </w:rPr>
        <w:tab/>
        <w:t>Moderator (InterDigital)</w:t>
      </w:r>
    </w:p>
    <w:p w14:paraId="5DA87DBE" w14:textId="26050EF0" w:rsidR="009018F7" w:rsidRDefault="00AB23F5" w:rsidP="009018F7">
      <w:pPr>
        <w:rPr>
          <w:iCs/>
        </w:rPr>
      </w:pPr>
      <w:r>
        <w:rPr>
          <w:iCs/>
        </w:rPr>
        <w:t>From May 20</w:t>
      </w:r>
      <w:r w:rsidRPr="00AB23F5">
        <w:rPr>
          <w:iCs/>
          <w:vertAlign w:val="superscript"/>
        </w:rPr>
        <w:t>th</w:t>
      </w:r>
      <w:r>
        <w:rPr>
          <w:iCs/>
        </w:rPr>
        <w:t xml:space="preserve"> GTW session</w:t>
      </w:r>
    </w:p>
    <w:p w14:paraId="23ECC4B5" w14:textId="77777777" w:rsidR="009018F7" w:rsidRPr="00AB23F5" w:rsidRDefault="009018F7" w:rsidP="009018F7">
      <w:pPr>
        <w:rPr>
          <w:color w:val="000000"/>
          <w:szCs w:val="22"/>
          <w:highlight w:val="green"/>
          <w:shd w:val="clear" w:color="auto" w:fill="FFFF00"/>
        </w:rPr>
      </w:pPr>
      <w:r w:rsidRPr="00AB23F5">
        <w:rPr>
          <w:color w:val="000000"/>
          <w:szCs w:val="22"/>
          <w:highlight w:val="green"/>
          <w:shd w:val="clear" w:color="auto" w:fill="FFFF00"/>
        </w:rPr>
        <w:t>Agreement</w:t>
      </w:r>
    </w:p>
    <w:p w14:paraId="4D430FB2" w14:textId="77777777" w:rsidR="009018F7" w:rsidRPr="00465356" w:rsidRDefault="009018F7" w:rsidP="009018F7">
      <w:pPr>
        <w:jc w:val="both"/>
        <w:rPr>
          <w:rFonts w:cs="Times"/>
          <w:szCs w:val="22"/>
        </w:rPr>
      </w:pPr>
      <w:r w:rsidRPr="00465356">
        <w:rPr>
          <w:rFonts w:cs="Times"/>
          <w:bCs/>
          <w:szCs w:val="22"/>
        </w:rPr>
        <w:t>For 8TX UE, consider the following UE antenna layouts for codebook design,</w:t>
      </w:r>
    </w:p>
    <w:p w14:paraId="20BE057E" w14:textId="77777777" w:rsidR="009018F7" w:rsidRPr="00465356" w:rsidRDefault="009018F7" w:rsidP="00CF6E6D">
      <w:pPr>
        <w:numPr>
          <w:ilvl w:val="0"/>
          <w:numId w:val="493"/>
        </w:numPr>
        <w:rPr>
          <w:iCs/>
        </w:rPr>
      </w:pPr>
      <w:r w:rsidRPr="00465356">
        <w:rPr>
          <w:iCs/>
        </w:rPr>
        <w:t>For non-coherent UEs, consider linear array (1D/2D) of cross-polarized or single-polarized antenna configuration</w:t>
      </w:r>
    </w:p>
    <w:p w14:paraId="34E586D8" w14:textId="77777777" w:rsidR="009018F7" w:rsidRPr="00465356" w:rsidRDefault="009018F7" w:rsidP="00CF6E6D">
      <w:pPr>
        <w:pStyle w:val="BodyText"/>
        <w:numPr>
          <w:ilvl w:val="0"/>
          <w:numId w:val="493"/>
        </w:numPr>
        <w:spacing w:after="0"/>
        <w:rPr>
          <w:rFonts w:cs="Times"/>
          <w:szCs w:val="22"/>
        </w:rPr>
      </w:pPr>
      <w:r w:rsidRPr="00465356">
        <w:rPr>
          <w:rFonts w:cs="Times"/>
          <w:bCs/>
          <w:szCs w:val="22"/>
        </w:rPr>
        <w:t>For fully/partial-coherent UEs, consider</w:t>
      </w:r>
      <w:r w:rsidRPr="00465356">
        <w:rPr>
          <w:rStyle w:val="apple-converted-space"/>
          <w:rFonts w:cs="Times"/>
          <w:bCs/>
        </w:rPr>
        <w:t> </w:t>
      </w:r>
      <w:r w:rsidRPr="00465356">
        <w:rPr>
          <w:rFonts w:cs="Times"/>
          <w:bCs/>
          <w:szCs w:val="22"/>
        </w:rPr>
        <w:t>linear array (1D/2D)</w:t>
      </w:r>
    </w:p>
    <w:p w14:paraId="6472DEAA" w14:textId="77777777" w:rsidR="009018F7" w:rsidRPr="00465356" w:rsidRDefault="009018F7" w:rsidP="00CF6E6D">
      <w:pPr>
        <w:pStyle w:val="BodyText"/>
        <w:numPr>
          <w:ilvl w:val="1"/>
          <w:numId w:val="493"/>
        </w:numPr>
        <w:spacing w:after="0"/>
        <w:rPr>
          <w:rFonts w:cs="Times"/>
          <w:szCs w:val="22"/>
        </w:rPr>
      </w:pPr>
      <w:r w:rsidRPr="00465356">
        <w:rPr>
          <w:rFonts w:cs="Times"/>
          <w:bCs/>
          <w:szCs w:val="22"/>
        </w:rPr>
        <w:t>Where the array is either cross-polarized antenna configuration or single polarized antenna configuration</w:t>
      </w:r>
    </w:p>
    <w:p w14:paraId="25D50390" w14:textId="77777777" w:rsidR="009018F7" w:rsidRPr="00465356" w:rsidRDefault="009018F7" w:rsidP="00CF6E6D">
      <w:pPr>
        <w:pStyle w:val="BodyText"/>
        <w:numPr>
          <w:ilvl w:val="1"/>
          <w:numId w:val="493"/>
        </w:numPr>
        <w:spacing w:after="0"/>
        <w:rPr>
          <w:rFonts w:cs="Times"/>
          <w:szCs w:val="22"/>
        </w:rPr>
      </w:pPr>
      <w:r w:rsidRPr="00465356">
        <w:rPr>
          <w:rFonts w:cs="Times"/>
          <w:bCs/>
          <w:szCs w:val="22"/>
        </w:rPr>
        <w:t>Ng&gt;=1 antenna groups can be considered where each group comprises coherent antennas, and across groups, antennas can be non-coherent/coherent depending on device types</w:t>
      </w:r>
    </w:p>
    <w:p w14:paraId="77F6830D" w14:textId="77777777" w:rsidR="009018F7" w:rsidRPr="00465356" w:rsidRDefault="009018F7" w:rsidP="00CF6E6D">
      <w:pPr>
        <w:pStyle w:val="BodyText"/>
        <w:numPr>
          <w:ilvl w:val="2"/>
          <w:numId w:val="493"/>
        </w:numPr>
        <w:spacing w:after="0"/>
        <w:rPr>
          <w:rFonts w:cs="Times"/>
          <w:szCs w:val="22"/>
        </w:rPr>
      </w:pPr>
      <w:r w:rsidRPr="00465356">
        <w:rPr>
          <w:rFonts w:cs="Times"/>
          <w:bCs/>
          <w:szCs w:val="22"/>
        </w:rPr>
        <w:t>An example of an antenna group is a panel</w:t>
      </w:r>
    </w:p>
    <w:p w14:paraId="470E7E76" w14:textId="77777777" w:rsidR="009018F7" w:rsidRPr="00465356" w:rsidRDefault="009018F7" w:rsidP="00CF6E6D">
      <w:pPr>
        <w:pStyle w:val="BodyText"/>
        <w:numPr>
          <w:ilvl w:val="1"/>
          <w:numId w:val="493"/>
        </w:numPr>
        <w:spacing w:after="0"/>
        <w:rPr>
          <w:rFonts w:cs="Times"/>
          <w:szCs w:val="22"/>
        </w:rPr>
      </w:pPr>
      <w:r w:rsidRPr="00465356">
        <w:rPr>
          <w:rFonts w:cs="Times"/>
          <w:bCs/>
          <w:szCs w:val="22"/>
        </w:rPr>
        <w:t>Within an antenna group, antenna elements are</w:t>
      </w:r>
      <w:r w:rsidRPr="00465356">
        <w:rPr>
          <w:rStyle w:val="apple-converted-space"/>
          <w:rFonts w:cs="Times"/>
          <w:bCs/>
        </w:rPr>
        <w:t> </w:t>
      </w:r>
      <w:r w:rsidRPr="00465356">
        <w:rPr>
          <w:rFonts w:cs="Times"/>
          <w:bCs/>
          <w:szCs w:val="22"/>
        </w:rPr>
        <w:t>uniformly</w:t>
      </w:r>
      <w:r w:rsidRPr="00465356">
        <w:rPr>
          <w:rStyle w:val="apple-converted-space"/>
          <w:rFonts w:cs="Times"/>
          <w:bCs/>
        </w:rPr>
        <w:t> </w:t>
      </w:r>
      <w:r w:rsidRPr="00465356">
        <w:rPr>
          <w:rFonts w:cs="Times"/>
          <w:bCs/>
          <w:szCs w:val="22"/>
        </w:rPr>
        <w:t>spaced. Across different antenna groups, companies to provide details.</w:t>
      </w:r>
    </w:p>
    <w:p w14:paraId="12164EB6" w14:textId="77777777" w:rsidR="009018F7" w:rsidRPr="00465356" w:rsidRDefault="009018F7" w:rsidP="009018F7">
      <w:pPr>
        <w:pStyle w:val="BodyText"/>
        <w:spacing w:after="0"/>
        <w:rPr>
          <w:rFonts w:eastAsia="Times New Roman" w:cs="Times"/>
          <w:bCs/>
          <w:szCs w:val="28"/>
        </w:rPr>
      </w:pPr>
      <w:r w:rsidRPr="00465356">
        <w:rPr>
          <w:rFonts w:eastAsia="Times New Roman" w:cs="Times"/>
          <w:bCs/>
          <w:szCs w:val="28"/>
        </w:rPr>
        <w:t xml:space="preserve">Additional information for definition of antenna layout </w:t>
      </w:r>
    </w:p>
    <w:p w14:paraId="7CD6476C" w14:textId="77777777" w:rsidR="009018F7" w:rsidRPr="00465356" w:rsidRDefault="009018F7" w:rsidP="00CF6E6D">
      <w:pPr>
        <w:pStyle w:val="BodyText"/>
        <w:numPr>
          <w:ilvl w:val="0"/>
          <w:numId w:val="494"/>
        </w:numPr>
        <w:spacing w:after="0"/>
        <w:rPr>
          <w:rFonts w:eastAsia="Times New Roman" w:cs="Times"/>
          <w:bCs/>
          <w:szCs w:val="28"/>
        </w:rPr>
      </w:pPr>
      <w:r w:rsidRPr="00465356">
        <w:rPr>
          <w:rFonts w:eastAsia="Times New Roman" w:cs="Times"/>
          <w:bCs/>
          <w:szCs w:val="28"/>
        </w:rPr>
        <w:t xml:space="preserve">Based on the number of coherent groups, following exemplary cases can be considered where, within each group, antenna elements are spaced by 0.5λ, and then dG-H, dG-V represent the horizontal and vertical spacings between the centers of adjacent antenna groups, respectively </w:t>
      </w:r>
    </w:p>
    <w:p w14:paraId="437EF9FD" w14:textId="77777777" w:rsidR="009018F7" w:rsidRPr="00465356" w:rsidRDefault="009018F7" w:rsidP="00CF6E6D">
      <w:pPr>
        <w:pStyle w:val="BodyText"/>
        <w:numPr>
          <w:ilvl w:val="1"/>
          <w:numId w:val="494"/>
        </w:numPr>
        <w:spacing w:after="0"/>
        <w:rPr>
          <w:rFonts w:eastAsia="Times New Roman" w:cs="Times"/>
          <w:bCs/>
          <w:szCs w:val="28"/>
        </w:rPr>
      </w:pPr>
      <w:r w:rsidRPr="00465356">
        <w:rPr>
          <w:rFonts w:eastAsia="Times New Roman" w:cs="Times"/>
          <w:bCs/>
          <w:szCs w:val="28"/>
        </w:rPr>
        <w:t xml:space="preserve">Further down-selection can be done in the next meeting, if needed </w:t>
      </w:r>
    </w:p>
    <w:p w14:paraId="79492D35" w14:textId="77777777" w:rsidR="009018F7" w:rsidRPr="00465356" w:rsidRDefault="009018F7" w:rsidP="00CF6E6D">
      <w:pPr>
        <w:pStyle w:val="BodyText"/>
        <w:numPr>
          <w:ilvl w:val="1"/>
          <w:numId w:val="494"/>
        </w:numPr>
        <w:spacing w:after="0"/>
        <w:rPr>
          <w:rFonts w:eastAsia="Times New Roman" w:cs="Times"/>
          <w:bCs/>
          <w:szCs w:val="28"/>
        </w:rPr>
      </w:pPr>
      <w:r w:rsidRPr="00465356">
        <w:rPr>
          <w:rFonts w:eastAsia="Times New Roman" w:cs="Times"/>
          <w:bCs/>
          <w:szCs w:val="28"/>
        </w:rPr>
        <w:t xml:space="preserve">The shown exemplary placing of antenna groups can be used for evaluation purpose, but the codebook design is not restricted to shown cases. </w:t>
      </w:r>
    </w:p>
    <w:p w14:paraId="07584358" w14:textId="77777777" w:rsidR="009018F7" w:rsidRPr="00465356" w:rsidRDefault="009018F7" w:rsidP="00CF6E6D">
      <w:pPr>
        <w:pStyle w:val="BodyText"/>
        <w:numPr>
          <w:ilvl w:val="1"/>
          <w:numId w:val="494"/>
        </w:numPr>
        <w:spacing w:after="0"/>
        <w:rPr>
          <w:rFonts w:eastAsia="Times New Roman" w:cs="Times"/>
          <w:bCs/>
          <w:szCs w:val="28"/>
        </w:rPr>
      </w:pPr>
      <w:r w:rsidRPr="00465356">
        <w:rPr>
          <w:rFonts w:eastAsia="Times New Roman" w:cs="Times"/>
          <w:bCs/>
          <w:szCs w:val="28"/>
        </w:rPr>
        <w:t>Other antenna layouts for other use cases are not precluded.</w:t>
      </w:r>
    </w:p>
    <w:p w14:paraId="601C2876" w14:textId="77777777" w:rsidR="009018F7" w:rsidRDefault="009018F7" w:rsidP="00CF6E6D">
      <w:pPr>
        <w:pStyle w:val="BodyText"/>
        <w:numPr>
          <w:ilvl w:val="1"/>
          <w:numId w:val="494"/>
        </w:numPr>
        <w:spacing w:after="0"/>
        <w:rPr>
          <w:rFonts w:eastAsia="Times New Roman" w:cs="Times"/>
          <w:bCs/>
          <w:szCs w:val="28"/>
        </w:rPr>
      </w:pPr>
      <w:r w:rsidRPr="00465356">
        <w:rPr>
          <w:rFonts w:eastAsia="Times New Roman" w:cs="Times"/>
          <w:bCs/>
          <w:szCs w:val="28"/>
        </w:rPr>
        <w:t>To start companies may report their results according to their preferred layout.</w:t>
      </w:r>
    </w:p>
    <w:p w14:paraId="33491820" w14:textId="77777777" w:rsidR="009018F7" w:rsidRDefault="009018F7" w:rsidP="00AB23F5"/>
    <w:tbl>
      <w:tblPr>
        <w:tblW w:w="0" w:type="auto"/>
        <w:tblInd w:w="260" w:type="dxa"/>
        <w:tblLayout w:type="fixed"/>
        <w:tblCellMar>
          <w:left w:w="0" w:type="dxa"/>
          <w:right w:w="0" w:type="dxa"/>
        </w:tblCellMar>
        <w:tblLook w:val="04A0" w:firstRow="1" w:lastRow="0" w:firstColumn="1" w:lastColumn="0" w:noHBand="0" w:noVBand="1"/>
      </w:tblPr>
      <w:tblGrid>
        <w:gridCol w:w="630"/>
        <w:gridCol w:w="630"/>
        <w:gridCol w:w="1170"/>
        <w:gridCol w:w="3690"/>
        <w:gridCol w:w="3770"/>
      </w:tblGrid>
      <w:tr w:rsidR="009018F7" w:rsidRPr="00AB23F5" w14:paraId="56331A6C" w14:textId="77777777" w:rsidTr="004D3980">
        <w:tc>
          <w:tcPr>
            <w:tcW w:w="630" w:type="dxa"/>
            <w:tcBorders>
              <w:top w:val="single" w:sz="8" w:space="0" w:color="auto"/>
              <w:left w:val="single" w:sz="8" w:space="0" w:color="auto"/>
              <w:bottom w:val="single" w:sz="8" w:space="0" w:color="auto"/>
              <w:right w:val="single" w:sz="8" w:space="0" w:color="auto"/>
            </w:tcBorders>
            <w:hideMark/>
          </w:tcPr>
          <w:p w14:paraId="30CE3F2A" w14:textId="77777777" w:rsidR="009018F7" w:rsidRPr="00AB23F5" w:rsidRDefault="009018F7" w:rsidP="004D3980">
            <w:pPr>
              <w:jc w:val="center"/>
              <w:rPr>
                <w:rFonts w:ascii="Arial" w:hAnsi="Arial" w:cs="Arial"/>
                <w:sz w:val="16"/>
                <w:szCs w:val="16"/>
              </w:rPr>
            </w:pPr>
            <w:r w:rsidRPr="00AB23F5">
              <w:rPr>
                <w:rFonts w:ascii="Arial" w:hAnsi="Arial" w:cs="Arial"/>
                <w:b/>
                <w:bCs/>
                <w:sz w:val="16"/>
                <w:szCs w:val="16"/>
              </w:rPr>
              <w:t>Case</w:t>
            </w:r>
          </w:p>
        </w:tc>
        <w:tc>
          <w:tcPr>
            <w:tcW w:w="63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359FB35" w14:textId="77777777" w:rsidR="009018F7" w:rsidRPr="00AB23F5" w:rsidRDefault="009018F7" w:rsidP="004D3980">
            <w:pPr>
              <w:jc w:val="center"/>
              <w:rPr>
                <w:rFonts w:ascii="Arial" w:hAnsi="Arial" w:cs="Arial"/>
                <w:sz w:val="16"/>
                <w:szCs w:val="16"/>
              </w:rPr>
            </w:pPr>
            <w:r w:rsidRPr="00AB23F5">
              <w:rPr>
                <w:rFonts w:ascii="Arial" w:hAnsi="Arial" w:cs="Arial"/>
                <w:b/>
                <w:bCs/>
                <w:sz w:val="16"/>
                <w:szCs w:val="16"/>
              </w:rPr>
              <w:t>Ng</w:t>
            </w:r>
          </w:p>
        </w:tc>
        <w:tc>
          <w:tcPr>
            <w:tcW w:w="117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E070EFF" w14:textId="77777777" w:rsidR="009018F7" w:rsidRPr="00AB23F5" w:rsidRDefault="009018F7" w:rsidP="004D3980">
            <w:pPr>
              <w:jc w:val="center"/>
              <w:rPr>
                <w:rFonts w:ascii="Arial" w:hAnsi="Arial" w:cs="Arial"/>
                <w:sz w:val="16"/>
                <w:szCs w:val="16"/>
              </w:rPr>
            </w:pPr>
            <w:r w:rsidRPr="00AB23F5">
              <w:rPr>
                <w:rFonts w:ascii="Arial" w:hAnsi="Arial" w:cs="Arial"/>
                <w:b/>
                <w:bCs/>
                <w:sz w:val="16"/>
                <w:szCs w:val="16"/>
              </w:rPr>
              <w:t>(M, N, P) per group</w:t>
            </w:r>
          </w:p>
        </w:tc>
        <w:tc>
          <w:tcPr>
            <w:tcW w:w="369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FD73875" w14:textId="77777777" w:rsidR="009018F7" w:rsidRPr="00AB23F5" w:rsidRDefault="009018F7" w:rsidP="004D3980">
            <w:pPr>
              <w:jc w:val="center"/>
              <w:rPr>
                <w:rFonts w:ascii="Arial" w:hAnsi="Arial" w:cs="Arial"/>
                <w:sz w:val="16"/>
                <w:szCs w:val="16"/>
              </w:rPr>
            </w:pPr>
            <w:r w:rsidRPr="00AB23F5">
              <w:rPr>
                <w:rFonts w:ascii="Arial" w:hAnsi="Arial" w:cs="Arial"/>
                <w:b/>
                <w:bCs/>
                <w:sz w:val="16"/>
                <w:szCs w:val="16"/>
              </w:rPr>
              <w:t>Antenna Layout</w:t>
            </w:r>
          </w:p>
        </w:tc>
        <w:tc>
          <w:tcPr>
            <w:tcW w:w="3770" w:type="dxa"/>
            <w:tcBorders>
              <w:top w:val="single" w:sz="8" w:space="0" w:color="auto"/>
              <w:left w:val="nil"/>
              <w:bottom w:val="single" w:sz="8" w:space="0" w:color="auto"/>
              <w:right w:val="single" w:sz="8" w:space="0" w:color="auto"/>
            </w:tcBorders>
            <w:hideMark/>
          </w:tcPr>
          <w:p w14:paraId="0E9DC8F5" w14:textId="77777777" w:rsidR="009018F7" w:rsidRPr="00AB23F5" w:rsidRDefault="009018F7" w:rsidP="004D3980">
            <w:pPr>
              <w:jc w:val="center"/>
              <w:rPr>
                <w:rFonts w:ascii="Arial" w:hAnsi="Arial" w:cs="Arial"/>
                <w:sz w:val="16"/>
                <w:szCs w:val="16"/>
              </w:rPr>
            </w:pPr>
            <w:r w:rsidRPr="00AB23F5">
              <w:rPr>
                <w:rFonts w:ascii="Arial" w:hAnsi="Arial" w:cs="Arial"/>
                <w:b/>
                <w:bCs/>
                <w:sz w:val="16"/>
                <w:szCs w:val="16"/>
              </w:rPr>
              <w:t>Antenna Pattern/Antenna Element Gain</w:t>
            </w:r>
          </w:p>
        </w:tc>
      </w:tr>
      <w:tr w:rsidR="009018F7" w:rsidRPr="00AB23F5" w14:paraId="567B00D7" w14:textId="77777777" w:rsidTr="004D3980">
        <w:trPr>
          <w:trHeight w:val="163"/>
        </w:trPr>
        <w:tc>
          <w:tcPr>
            <w:tcW w:w="630" w:type="dxa"/>
            <w:tcBorders>
              <w:top w:val="nil"/>
              <w:left w:val="single" w:sz="8" w:space="0" w:color="auto"/>
              <w:bottom w:val="single" w:sz="8" w:space="0" w:color="auto"/>
              <w:right w:val="single" w:sz="8" w:space="0" w:color="auto"/>
            </w:tcBorders>
            <w:vAlign w:val="center"/>
            <w:hideMark/>
          </w:tcPr>
          <w:p w14:paraId="01897CA7" w14:textId="77777777" w:rsidR="009018F7" w:rsidRPr="00AB23F5" w:rsidRDefault="009018F7" w:rsidP="004D3980">
            <w:pPr>
              <w:jc w:val="center"/>
              <w:rPr>
                <w:rFonts w:ascii="Arial" w:hAnsi="Arial" w:cs="Arial"/>
                <w:sz w:val="16"/>
                <w:szCs w:val="16"/>
              </w:rPr>
            </w:pPr>
            <w:r w:rsidRPr="00AB23F5">
              <w:rPr>
                <w:rFonts w:ascii="Arial" w:hAnsi="Arial" w:cs="Arial"/>
                <w:sz w:val="16"/>
                <w:szCs w:val="16"/>
              </w:rPr>
              <w:lastRenderedPageBreak/>
              <w:t>1</w:t>
            </w:r>
          </w:p>
        </w:tc>
        <w:tc>
          <w:tcPr>
            <w:tcW w:w="63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27FB6DD" w14:textId="77777777" w:rsidR="009018F7" w:rsidRPr="00AB23F5" w:rsidRDefault="009018F7" w:rsidP="004D3980">
            <w:pPr>
              <w:jc w:val="center"/>
              <w:rPr>
                <w:rFonts w:ascii="Arial" w:hAnsi="Arial" w:cs="Arial"/>
                <w:sz w:val="16"/>
                <w:szCs w:val="16"/>
              </w:rPr>
            </w:pPr>
            <w:r w:rsidRPr="00AB23F5">
              <w:rPr>
                <w:rFonts w:ascii="Arial" w:hAnsi="Arial" w:cs="Arial"/>
                <w:sz w:val="16"/>
                <w:szCs w:val="16"/>
              </w:rPr>
              <w:t>1</w:t>
            </w:r>
          </w:p>
        </w:tc>
        <w:tc>
          <w:tcPr>
            <w:tcW w:w="11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896E57F" w14:textId="77777777" w:rsidR="009018F7" w:rsidRPr="00AB23F5" w:rsidRDefault="009018F7" w:rsidP="004D3980">
            <w:pPr>
              <w:jc w:val="center"/>
              <w:rPr>
                <w:rFonts w:ascii="Arial" w:hAnsi="Arial" w:cs="Arial"/>
                <w:sz w:val="16"/>
                <w:szCs w:val="16"/>
              </w:rPr>
            </w:pPr>
            <w:r w:rsidRPr="00AB23F5">
              <w:rPr>
                <w:rFonts w:ascii="Arial" w:hAnsi="Arial" w:cs="Arial"/>
                <w:sz w:val="16"/>
                <w:szCs w:val="16"/>
              </w:rPr>
              <w:t xml:space="preserve">(2, 2, 2), </w:t>
            </w:r>
          </w:p>
          <w:p w14:paraId="5FEF1ABB" w14:textId="77777777" w:rsidR="009018F7" w:rsidRPr="00AB23F5" w:rsidRDefault="009018F7" w:rsidP="004D3980">
            <w:pPr>
              <w:jc w:val="center"/>
              <w:rPr>
                <w:rFonts w:ascii="Arial" w:hAnsi="Arial" w:cs="Arial"/>
                <w:sz w:val="16"/>
                <w:szCs w:val="16"/>
              </w:rPr>
            </w:pPr>
            <w:r w:rsidRPr="00AB23F5">
              <w:rPr>
                <w:rFonts w:ascii="Arial" w:hAnsi="Arial" w:cs="Arial"/>
                <w:sz w:val="16"/>
                <w:szCs w:val="16"/>
              </w:rPr>
              <w:t>(1, 4, 2)</w:t>
            </w:r>
          </w:p>
        </w:tc>
        <w:tc>
          <w:tcPr>
            <w:tcW w:w="36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2E15524" w14:textId="77777777" w:rsidR="009018F7" w:rsidRPr="00AB23F5" w:rsidRDefault="009018F7" w:rsidP="004D3980">
            <w:pPr>
              <w:jc w:val="center"/>
              <w:rPr>
                <w:rFonts w:ascii="Arial" w:hAnsi="Arial" w:cs="Arial"/>
                <w:sz w:val="16"/>
                <w:szCs w:val="16"/>
              </w:rPr>
            </w:pPr>
            <w:r w:rsidRPr="00AB23F5">
              <w:rPr>
                <w:rFonts w:ascii="Arial" w:hAnsi="Arial" w:cs="Arial"/>
                <w:b/>
                <w:noProof/>
                <w:sz w:val="16"/>
                <w:szCs w:val="16"/>
              </w:rPr>
              <w:fldChar w:fldCharType="begin"/>
            </w:r>
            <w:r w:rsidRPr="00AB23F5">
              <w:rPr>
                <w:rFonts w:ascii="Arial" w:hAnsi="Arial" w:cs="Arial"/>
                <w:b/>
                <w:noProof/>
                <w:sz w:val="16"/>
                <w:szCs w:val="16"/>
              </w:rPr>
              <w:instrText xml:space="preserve"> INCLUDEPICTURE  "cid:image001.png@01D86B95.47F0C450" \* MERGEFORMATINET </w:instrText>
            </w:r>
            <w:r w:rsidRPr="00AB23F5">
              <w:rPr>
                <w:rFonts w:ascii="Arial" w:hAnsi="Arial" w:cs="Arial"/>
                <w:b/>
                <w:noProof/>
                <w:sz w:val="16"/>
                <w:szCs w:val="16"/>
              </w:rPr>
              <w:fldChar w:fldCharType="separate"/>
            </w:r>
            <w:r w:rsidR="00067092">
              <w:rPr>
                <w:rFonts w:ascii="Arial" w:hAnsi="Arial" w:cs="Arial"/>
                <w:b/>
                <w:noProof/>
                <w:sz w:val="16"/>
                <w:szCs w:val="16"/>
              </w:rPr>
              <w:fldChar w:fldCharType="begin"/>
            </w:r>
            <w:r w:rsidR="00067092">
              <w:rPr>
                <w:rFonts w:ascii="Arial" w:hAnsi="Arial" w:cs="Arial"/>
                <w:b/>
                <w:noProof/>
                <w:sz w:val="16"/>
                <w:szCs w:val="16"/>
              </w:rPr>
              <w:instrText xml:space="preserve"> INCLUDEPICTURE  "cid:image001.png@01D86B95.47F0C450" \* MERGEFORMATINET </w:instrText>
            </w:r>
            <w:r w:rsidR="00067092">
              <w:rPr>
                <w:rFonts w:ascii="Arial" w:hAnsi="Arial" w:cs="Arial"/>
                <w:b/>
                <w:noProof/>
                <w:sz w:val="16"/>
                <w:szCs w:val="16"/>
              </w:rPr>
              <w:fldChar w:fldCharType="separate"/>
            </w:r>
            <w:r w:rsidR="009B7098">
              <w:rPr>
                <w:rFonts w:ascii="Arial" w:hAnsi="Arial" w:cs="Arial"/>
                <w:b/>
                <w:noProof/>
                <w:sz w:val="16"/>
                <w:szCs w:val="16"/>
              </w:rPr>
              <w:fldChar w:fldCharType="begin"/>
            </w:r>
            <w:r w:rsidR="009B7098">
              <w:rPr>
                <w:rFonts w:ascii="Arial" w:hAnsi="Arial" w:cs="Arial"/>
                <w:b/>
                <w:noProof/>
                <w:sz w:val="16"/>
                <w:szCs w:val="16"/>
              </w:rPr>
              <w:instrText xml:space="preserve"> INCLUDEPICTURE  "cid:image001.png@01D86B95.47F0C450" \* MERGEFORMATINET </w:instrText>
            </w:r>
            <w:r w:rsidR="009B7098">
              <w:rPr>
                <w:rFonts w:ascii="Arial" w:hAnsi="Arial" w:cs="Arial"/>
                <w:b/>
                <w:noProof/>
                <w:sz w:val="16"/>
                <w:szCs w:val="16"/>
              </w:rPr>
              <w:fldChar w:fldCharType="separate"/>
            </w:r>
            <w:r w:rsidR="00B532F7">
              <w:rPr>
                <w:rFonts w:ascii="Arial" w:hAnsi="Arial" w:cs="Arial"/>
                <w:b/>
                <w:noProof/>
                <w:sz w:val="16"/>
                <w:szCs w:val="16"/>
              </w:rPr>
              <w:fldChar w:fldCharType="begin"/>
            </w:r>
            <w:r w:rsidR="00B532F7">
              <w:rPr>
                <w:rFonts w:ascii="Arial" w:hAnsi="Arial" w:cs="Arial"/>
                <w:b/>
                <w:noProof/>
                <w:sz w:val="16"/>
                <w:szCs w:val="16"/>
              </w:rPr>
              <w:instrText xml:space="preserve"> INCLUDEPICTURE  "cid:image001.png@01D86B95.47F0C450" \* MERGEFORMATINET </w:instrText>
            </w:r>
            <w:r w:rsidR="00B532F7">
              <w:rPr>
                <w:rFonts w:ascii="Arial" w:hAnsi="Arial" w:cs="Arial"/>
                <w:b/>
                <w:noProof/>
                <w:sz w:val="16"/>
                <w:szCs w:val="16"/>
              </w:rPr>
              <w:fldChar w:fldCharType="separate"/>
            </w:r>
            <w:r w:rsidR="00F12D53">
              <w:rPr>
                <w:rFonts w:ascii="Arial" w:hAnsi="Arial" w:cs="Arial"/>
                <w:b/>
                <w:noProof/>
                <w:sz w:val="16"/>
                <w:szCs w:val="16"/>
              </w:rPr>
              <w:fldChar w:fldCharType="begin"/>
            </w:r>
            <w:r w:rsidR="00F12D53">
              <w:rPr>
                <w:rFonts w:ascii="Arial" w:hAnsi="Arial" w:cs="Arial"/>
                <w:b/>
                <w:noProof/>
                <w:sz w:val="16"/>
                <w:szCs w:val="16"/>
              </w:rPr>
              <w:instrText xml:space="preserve"> INCLUDEPICTURE  "cid:image001.png@01D86B95.47F0C450" \* MERGEFORMATINET </w:instrText>
            </w:r>
            <w:r w:rsidR="00F12D53">
              <w:rPr>
                <w:rFonts w:ascii="Arial" w:hAnsi="Arial" w:cs="Arial"/>
                <w:b/>
                <w:noProof/>
                <w:sz w:val="16"/>
                <w:szCs w:val="16"/>
              </w:rPr>
              <w:fldChar w:fldCharType="separate"/>
            </w:r>
            <w:r w:rsidR="001B5688">
              <w:rPr>
                <w:rFonts w:ascii="Arial" w:hAnsi="Arial" w:cs="Arial"/>
                <w:b/>
                <w:noProof/>
                <w:sz w:val="16"/>
                <w:szCs w:val="16"/>
              </w:rPr>
              <w:fldChar w:fldCharType="begin"/>
            </w:r>
            <w:r w:rsidR="001B5688">
              <w:rPr>
                <w:rFonts w:ascii="Arial" w:hAnsi="Arial" w:cs="Arial"/>
                <w:b/>
                <w:noProof/>
                <w:sz w:val="16"/>
                <w:szCs w:val="16"/>
              </w:rPr>
              <w:instrText xml:space="preserve"> </w:instrText>
            </w:r>
            <w:r w:rsidR="001B5688">
              <w:rPr>
                <w:rFonts w:ascii="Arial" w:hAnsi="Arial" w:cs="Arial"/>
                <w:b/>
                <w:noProof/>
                <w:sz w:val="16"/>
                <w:szCs w:val="16"/>
              </w:rPr>
              <w:instrText>INCLUDEPICTURE  "cid:image001.png@01D86B95.47F0C450" \* MERGEFORMATINET</w:instrText>
            </w:r>
            <w:r w:rsidR="001B5688">
              <w:rPr>
                <w:rFonts w:ascii="Arial" w:hAnsi="Arial" w:cs="Arial"/>
                <w:b/>
                <w:noProof/>
                <w:sz w:val="16"/>
                <w:szCs w:val="16"/>
              </w:rPr>
              <w:instrText xml:space="preserve"> </w:instrText>
            </w:r>
            <w:r w:rsidR="001B5688">
              <w:rPr>
                <w:rFonts w:ascii="Arial" w:hAnsi="Arial" w:cs="Arial"/>
                <w:b/>
                <w:noProof/>
                <w:sz w:val="16"/>
                <w:szCs w:val="16"/>
              </w:rPr>
              <w:fldChar w:fldCharType="separate"/>
            </w:r>
            <w:r w:rsidR="002256D2">
              <w:rPr>
                <w:rFonts w:ascii="Arial" w:hAnsi="Arial" w:cs="Arial"/>
                <w:b/>
                <w:noProof/>
                <w:sz w:val="16"/>
                <w:szCs w:val="16"/>
              </w:rPr>
              <w:pict w14:anchorId="3BFD8380">
                <v:shape id="_x0000_i1034" type="#_x0000_t75" alt="A picture containing icon&#10;&#10;Description automatically generated" style="width:156.75pt;height:62.25pt;visibility:visible">
                  <v:imagedata r:id="rId1745" r:href="rId1746"/>
                </v:shape>
              </w:pict>
            </w:r>
            <w:r w:rsidR="001B5688">
              <w:rPr>
                <w:rFonts w:ascii="Arial" w:hAnsi="Arial" w:cs="Arial"/>
                <w:b/>
                <w:noProof/>
                <w:sz w:val="16"/>
                <w:szCs w:val="16"/>
              </w:rPr>
              <w:fldChar w:fldCharType="end"/>
            </w:r>
            <w:r w:rsidR="00F12D53">
              <w:rPr>
                <w:rFonts w:ascii="Arial" w:hAnsi="Arial" w:cs="Arial"/>
                <w:b/>
                <w:noProof/>
                <w:sz w:val="16"/>
                <w:szCs w:val="16"/>
              </w:rPr>
              <w:fldChar w:fldCharType="end"/>
            </w:r>
            <w:r w:rsidR="00B532F7">
              <w:rPr>
                <w:rFonts w:ascii="Arial" w:hAnsi="Arial" w:cs="Arial"/>
                <w:b/>
                <w:noProof/>
                <w:sz w:val="16"/>
                <w:szCs w:val="16"/>
              </w:rPr>
              <w:fldChar w:fldCharType="end"/>
            </w:r>
            <w:r w:rsidR="009B7098">
              <w:rPr>
                <w:rFonts w:ascii="Arial" w:hAnsi="Arial" w:cs="Arial"/>
                <w:b/>
                <w:noProof/>
                <w:sz w:val="16"/>
                <w:szCs w:val="16"/>
              </w:rPr>
              <w:fldChar w:fldCharType="end"/>
            </w:r>
            <w:r w:rsidR="00067092">
              <w:rPr>
                <w:rFonts w:ascii="Arial" w:hAnsi="Arial" w:cs="Arial"/>
                <w:b/>
                <w:noProof/>
                <w:sz w:val="16"/>
                <w:szCs w:val="16"/>
              </w:rPr>
              <w:fldChar w:fldCharType="end"/>
            </w:r>
            <w:r w:rsidRPr="00AB23F5">
              <w:rPr>
                <w:rFonts w:ascii="Arial" w:hAnsi="Arial" w:cs="Arial"/>
                <w:b/>
                <w:noProof/>
                <w:sz w:val="16"/>
                <w:szCs w:val="16"/>
              </w:rPr>
              <w:fldChar w:fldCharType="end"/>
            </w:r>
          </w:p>
        </w:tc>
        <w:tc>
          <w:tcPr>
            <w:tcW w:w="3770" w:type="dxa"/>
            <w:tcBorders>
              <w:top w:val="nil"/>
              <w:left w:val="nil"/>
              <w:bottom w:val="single" w:sz="8" w:space="0" w:color="auto"/>
              <w:right w:val="single" w:sz="8" w:space="0" w:color="auto"/>
            </w:tcBorders>
            <w:hideMark/>
          </w:tcPr>
          <w:p w14:paraId="498C44C8" w14:textId="77777777" w:rsidR="009018F7" w:rsidRPr="00AB23F5" w:rsidRDefault="009018F7" w:rsidP="004D3980">
            <w:pPr>
              <w:pStyle w:val="BodyText"/>
              <w:spacing w:after="0"/>
              <w:rPr>
                <w:rFonts w:ascii="Arial" w:hAnsi="Arial" w:cs="Arial"/>
                <w:sz w:val="16"/>
                <w:szCs w:val="16"/>
                <w:lang w:eastAsia="zh-CN"/>
              </w:rPr>
            </w:pPr>
            <w:r w:rsidRPr="00AB23F5">
              <w:rPr>
                <w:rFonts w:ascii="Arial" w:hAnsi="Arial" w:cs="Arial"/>
                <w:sz w:val="16"/>
                <w:szCs w:val="16"/>
                <w:lang w:eastAsia="zh-CN"/>
              </w:rPr>
              <w:t>Isotropic (Indoor/Outdoor FWA &amp; Industrial)</w:t>
            </w:r>
          </w:p>
          <w:p w14:paraId="25378C7E" w14:textId="77777777" w:rsidR="009018F7" w:rsidRPr="00AB23F5" w:rsidRDefault="009018F7" w:rsidP="004D3980">
            <w:pPr>
              <w:pStyle w:val="BodyText"/>
              <w:spacing w:after="0"/>
              <w:rPr>
                <w:rFonts w:ascii="Arial" w:hAnsi="Arial" w:cs="Arial"/>
                <w:sz w:val="16"/>
                <w:szCs w:val="16"/>
                <w:lang w:eastAsia="zh-CN"/>
              </w:rPr>
            </w:pPr>
            <w:r w:rsidRPr="00AB23F5">
              <w:rPr>
                <w:rFonts w:ascii="Arial" w:hAnsi="Arial" w:cs="Arial"/>
                <w:sz w:val="16"/>
                <w:szCs w:val="16"/>
                <w:lang w:eastAsia="zh-CN"/>
              </w:rPr>
              <w:t xml:space="preserve"> </w:t>
            </w:r>
          </w:p>
          <w:p w14:paraId="5F157D76" w14:textId="77777777" w:rsidR="009018F7" w:rsidRPr="00AB23F5" w:rsidRDefault="009018F7" w:rsidP="004D3980">
            <w:pPr>
              <w:rPr>
                <w:rFonts w:ascii="Arial" w:hAnsi="Arial" w:cs="Arial"/>
                <w:sz w:val="16"/>
                <w:szCs w:val="16"/>
              </w:rPr>
            </w:pPr>
            <w:r w:rsidRPr="00AB23F5">
              <w:rPr>
                <w:rFonts w:ascii="Arial" w:hAnsi="Arial" w:cs="Arial"/>
                <w:sz w:val="16"/>
                <w:szCs w:val="16"/>
                <w:lang w:eastAsia="zh-CN"/>
              </w:rPr>
              <w:t>8 dBi, 65° HPBW(Outdoor FWA)</w:t>
            </w:r>
          </w:p>
        </w:tc>
      </w:tr>
      <w:tr w:rsidR="009018F7" w:rsidRPr="00AB23F5" w14:paraId="3987D291" w14:textId="77777777" w:rsidTr="004D3980">
        <w:tc>
          <w:tcPr>
            <w:tcW w:w="630" w:type="dxa"/>
            <w:tcBorders>
              <w:top w:val="nil"/>
              <w:left w:val="single" w:sz="8" w:space="0" w:color="auto"/>
              <w:bottom w:val="single" w:sz="8" w:space="0" w:color="auto"/>
              <w:right w:val="single" w:sz="8" w:space="0" w:color="auto"/>
            </w:tcBorders>
            <w:vAlign w:val="center"/>
            <w:hideMark/>
          </w:tcPr>
          <w:p w14:paraId="47DC244D" w14:textId="77777777" w:rsidR="009018F7" w:rsidRPr="00AB23F5" w:rsidRDefault="009018F7" w:rsidP="004D3980">
            <w:pPr>
              <w:jc w:val="center"/>
              <w:rPr>
                <w:rFonts w:ascii="Arial" w:hAnsi="Arial" w:cs="Arial"/>
                <w:sz w:val="16"/>
                <w:szCs w:val="16"/>
              </w:rPr>
            </w:pPr>
            <w:r w:rsidRPr="00AB23F5">
              <w:rPr>
                <w:rFonts w:ascii="Arial" w:hAnsi="Arial" w:cs="Arial"/>
                <w:sz w:val="16"/>
                <w:szCs w:val="16"/>
              </w:rPr>
              <w:t>2</w:t>
            </w:r>
          </w:p>
        </w:tc>
        <w:tc>
          <w:tcPr>
            <w:tcW w:w="63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36982E6" w14:textId="77777777" w:rsidR="009018F7" w:rsidRPr="00AB23F5" w:rsidRDefault="009018F7" w:rsidP="004D3980">
            <w:pPr>
              <w:jc w:val="center"/>
              <w:rPr>
                <w:rFonts w:ascii="Arial" w:hAnsi="Arial" w:cs="Arial"/>
                <w:sz w:val="16"/>
                <w:szCs w:val="16"/>
              </w:rPr>
            </w:pPr>
            <w:r w:rsidRPr="00AB23F5">
              <w:rPr>
                <w:rFonts w:ascii="Arial" w:hAnsi="Arial" w:cs="Arial"/>
                <w:sz w:val="16"/>
                <w:szCs w:val="16"/>
              </w:rPr>
              <w:t>2</w:t>
            </w:r>
          </w:p>
        </w:tc>
        <w:tc>
          <w:tcPr>
            <w:tcW w:w="11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1CFA518" w14:textId="77777777" w:rsidR="009018F7" w:rsidRPr="00AB23F5" w:rsidRDefault="009018F7" w:rsidP="004D3980">
            <w:pPr>
              <w:jc w:val="center"/>
              <w:rPr>
                <w:rFonts w:ascii="Arial" w:hAnsi="Arial" w:cs="Arial"/>
                <w:sz w:val="16"/>
                <w:szCs w:val="16"/>
              </w:rPr>
            </w:pPr>
            <w:r w:rsidRPr="00AB23F5">
              <w:rPr>
                <w:rFonts w:ascii="Arial" w:hAnsi="Arial" w:cs="Arial"/>
                <w:sz w:val="16"/>
                <w:szCs w:val="16"/>
              </w:rPr>
              <w:t>(1, 2, 2)</w:t>
            </w:r>
          </w:p>
        </w:tc>
        <w:tc>
          <w:tcPr>
            <w:tcW w:w="36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5FD6700" w14:textId="77777777" w:rsidR="009018F7" w:rsidRPr="00AB23F5" w:rsidRDefault="009018F7" w:rsidP="004D3980">
            <w:pPr>
              <w:jc w:val="center"/>
              <w:rPr>
                <w:rFonts w:ascii="Arial" w:hAnsi="Arial" w:cs="Arial"/>
                <w:sz w:val="16"/>
                <w:szCs w:val="16"/>
              </w:rPr>
            </w:pPr>
            <w:r w:rsidRPr="00AB23F5">
              <w:rPr>
                <w:rFonts w:ascii="Arial" w:hAnsi="Arial" w:cs="Arial"/>
                <w:noProof/>
                <w:sz w:val="16"/>
                <w:szCs w:val="16"/>
              </w:rPr>
              <w:fldChar w:fldCharType="begin"/>
            </w:r>
            <w:r w:rsidRPr="00AB23F5">
              <w:rPr>
                <w:rFonts w:ascii="Arial" w:hAnsi="Arial" w:cs="Arial"/>
                <w:noProof/>
                <w:sz w:val="16"/>
                <w:szCs w:val="16"/>
              </w:rPr>
              <w:instrText xml:space="preserve"> INCLUDEPICTURE  "cid:image002.png@01D86B95.47F0C450" \* MERGEFORMATINET </w:instrText>
            </w:r>
            <w:r w:rsidRPr="00AB23F5">
              <w:rPr>
                <w:rFonts w:ascii="Arial" w:hAnsi="Arial" w:cs="Arial"/>
                <w:noProof/>
                <w:sz w:val="16"/>
                <w:szCs w:val="16"/>
              </w:rPr>
              <w:fldChar w:fldCharType="separate"/>
            </w:r>
            <w:r w:rsidR="00067092">
              <w:rPr>
                <w:rFonts w:ascii="Arial" w:hAnsi="Arial" w:cs="Arial"/>
                <w:noProof/>
                <w:sz w:val="16"/>
                <w:szCs w:val="16"/>
              </w:rPr>
              <w:fldChar w:fldCharType="begin"/>
            </w:r>
            <w:r w:rsidR="00067092">
              <w:rPr>
                <w:rFonts w:ascii="Arial" w:hAnsi="Arial" w:cs="Arial"/>
                <w:noProof/>
                <w:sz w:val="16"/>
                <w:szCs w:val="16"/>
              </w:rPr>
              <w:instrText xml:space="preserve"> INCLUDEPICTURE  "cid:image002.png@01D86B95.47F0C450" \* MERGEFORMATINET </w:instrText>
            </w:r>
            <w:r w:rsidR="00067092">
              <w:rPr>
                <w:rFonts w:ascii="Arial" w:hAnsi="Arial" w:cs="Arial"/>
                <w:noProof/>
                <w:sz w:val="16"/>
                <w:szCs w:val="16"/>
              </w:rPr>
              <w:fldChar w:fldCharType="separate"/>
            </w:r>
            <w:r w:rsidR="009B7098">
              <w:rPr>
                <w:rFonts w:ascii="Arial" w:hAnsi="Arial" w:cs="Arial"/>
                <w:noProof/>
                <w:sz w:val="16"/>
                <w:szCs w:val="16"/>
              </w:rPr>
              <w:fldChar w:fldCharType="begin"/>
            </w:r>
            <w:r w:rsidR="009B7098">
              <w:rPr>
                <w:rFonts w:ascii="Arial" w:hAnsi="Arial" w:cs="Arial"/>
                <w:noProof/>
                <w:sz w:val="16"/>
                <w:szCs w:val="16"/>
              </w:rPr>
              <w:instrText xml:space="preserve"> INCLUDEPICTURE  "cid:image002.png@01D86B95.47F0C450" \* MERGEFORMATINET </w:instrText>
            </w:r>
            <w:r w:rsidR="009B7098">
              <w:rPr>
                <w:rFonts w:ascii="Arial" w:hAnsi="Arial" w:cs="Arial"/>
                <w:noProof/>
                <w:sz w:val="16"/>
                <w:szCs w:val="16"/>
              </w:rPr>
              <w:fldChar w:fldCharType="separate"/>
            </w:r>
            <w:r w:rsidR="00B532F7">
              <w:rPr>
                <w:rFonts w:ascii="Arial" w:hAnsi="Arial" w:cs="Arial"/>
                <w:noProof/>
                <w:sz w:val="16"/>
                <w:szCs w:val="16"/>
              </w:rPr>
              <w:fldChar w:fldCharType="begin"/>
            </w:r>
            <w:r w:rsidR="00B532F7">
              <w:rPr>
                <w:rFonts w:ascii="Arial" w:hAnsi="Arial" w:cs="Arial"/>
                <w:noProof/>
                <w:sz w:val="16"/>
                <w:szCs w:val="16"/>
              </w:rPr>
              <w:instrText xml:space="preserve"> INCLUDEPICTURE  "cid:image002.png@01D86B95.47F0C450" \* MERGEFORMATINET </w:instrText>
            </w:r>
            <w:r w:rsidR="00B532F7">
              <w:rPr>
                <w:rFonts w:ascii="Arial" w:hAnsi="Arial" w:cs="Arial"/>
                <w:noProof/>
                <w:sz w:val="16"/>
                <w:szCs w:val="16"/>
              </w:rPr>
              <w:fldChar w:fldCharType="separate"/>
            </w:r>
            <w:r w:rsidR="00F12D53">
              <w:rPr>
                <w:rFonts w:ascii="Arial" w:hAnsi="Arial" w:cs="Arial"/>
                <w:noProof/>
                <w:sz w:val="16"/>
                <w:szCs w:val="16"/>
              </w:rPr>
              <w:fldChar w:fldCharType="begin"/>
            </w:r>
            <w:r w:rsidR="00F12D53">
              <w:rPr>
                <w:rFonts w:ascii="Arial" w:hAnsi="Arial" w:cs="Arial"/>
                <w:noProof/>
                <w:sz w:val="16"/>
                <w:szCs w:val="16"/>
              </w:rPr>
              <w:instrText xml:space="preserve"> INCLUDEPICTURE  "cid:image002.png@01D86B95.47F0C450" \* MERGEFORMATINET </w:instrText>
            </w:r>
            <w:r w:rsidR="00F12D53">
              <w:rPr>
                <w:rFonts w:ascii="Arial" w:hAnsi="Arial" w:cs="Arial"/>
                <w:noProof/>
                <w:sz w:val="16"/>
                <w:szCs w:val="16"/>
              </w:rPr>
              <w:fldChar w:fldCharType="separate"/>
            </w:r>
            <w:r w:rsidR="001B5688">
              <w:rPr>
                <w:rFonts w:ascii="Arial" w:hAnsi="Arial" w:cs="Arial"/>
                <w:noProof/>
                <w:sz w:val="16"/>
                <w:szCs w:val="16"/>
              </w:rPr>
              <w:fldChar w:fldCharType="begin"/>
            </w:r>
            <w:r w:rsidR="001B5688">
              <w:rPr>
                <w:rFonts w:ascii="Arial" w:hAnsi="Arial" w:cs="Arial"/>
                <w:noProof/>
                <w:sz w:val="16"/>
                <w:szCs w:val="16"/>
              </w:rPr>
              <w:instrText xml:space="preserve"> </w:instrText>
            </w:r>
            <w:r w:rsidR="001B5688">
              <w:rPr>
                <w:rFonts w:ascii="Arial" w:hAnsi="Arial" w:cs="Arial"/>
                <w:noProof/>
                <w:sz w:val="16"/>
                <w:szCs w:val="16"/>
              </w:rPr>
              <w:instrText>INCLUDEPICTURE  "cid:image002.png@01D86B95.47F0C450" \* MERGEFORMATINET</w:instrText>
            </w:r>
            <w:r w:rsidR="001B5688">
              <w:rPr>
                <w:rFonts w:ascii="Arial" w:hAnsi="Arial" w:cs="Arial"/>
                <w:noProof/>
                <w:sz w:val="16"/>
                <w:szCs w:val="16"/>
              </w:rPr>
              <w:instrText xml:space="preserve"> </w:instrText>
            </w:r>
            <w:r w:rsidR="001B5688">
              <w:rPr>
                <w:rFonts w:ascii="Arial" w:hAnsi="Arial" w:cs="Arial"/>
                <w:noProof/>
                <w:sz w:val="16"/>
                <w:szCs w:val="16"/>
              </w:rPr>
              <w:fldChar w:fldCharType="separate"/>
            </w:r>
            <w:r w:rsidR="002256D2">
              <w:rPr>
                <w:rFonts w:ascii="Arial" w:hAnsi="Arial" w:cs="Arial"/>
                <w:noProof/>
                <w:sz w:val="16"/>
                <w:szCs w:val="16"/>
              </w:rPr>
              <w:pict w14:anchorId="07AA8DE2">
                <v:shape id="_x0000_i1035" type="#_x0000_t75" alt="Graphical user interface&#10;&#10;Description automatically generated" style="width:168.75pt;height:84.75pt;visibility:visible">
                  <v:imagedata r:id="rId1747" r:href="rId1748"/>
                </v:shape>
              </w:pict>
            </w:r>
            <w:r w:rsidR="001B5688">
              <w:rPr>
                <w:rFonts w:ascii="Arial" w:hAnsi="Arial" w:cs="Arial"/>
                <w:noProof/>
                <w:sz w:val="16"/>
                <w:szCs w:val="16"/>
              </w:rPr>
              <w:fldChar w:fldCharType="end"/>
            </w:r>
            <w:r w:rsidR="00F12D53">
              <w:rPr>
                <w:rFonts w:ascii="Arial" w:hAnsi="Arial" w:cs="Arial"/>
                <w:noProof/>
                <w:sz w:val="16"/>
                <w:szCs w:val="16"/>
              </w:rPr>
              <w:fldChar w:fldCharType="end"/>
            </w:r>
            <w:r w:rsidR="00B532F7">
              <w:rPr>
                <w:rFonts w:ascii="Arial" w:hAnsi="Arial" w:cs="Arial"/>
                <w:noProof/>
                <w:sz w:val="16"/>
                <w:szCs w:val="16"/>
              </w:rPr>
              <w:fldChar w:fldCharType="end"/>
            </w:r>
            <w:r w:rsidR="009B7098">
              <w:rPr>
                <w:rFonts w:ascii="Arial" w:hAnsi="Arial" w:cs="Arial"/>
                <w:noProof/>
                <w:sz w:val="16"/>
                <w:szCs w:val="16"/>
              </w:rPr>
              <w:fldChar w:fldCharType="end"/>
            </w:r>
            <w:r w:rsidR="00067092">
              <w:rPr>
                <w:rFonts w:ascii="Arial" w:hAnsi="Arial" w:cs="Arial"/>
                <w:noProof/>
                <w:sz w:val="16"/>
                <w:szCs w:val="16"/>
              </w:rPr>
              <w:fldChar w:fldCharType="end"/>
            </w:r>
            <w:r w:rsidRPr="00AB23F5">
              <w:rPr>
                <w:rFonts w:ascii="Arial" w:hAnsi="Arial" w:cs="Arial"/>
                <w:noProof/>
                <w:sz w:val="16"/>
                <w:szCs w:val="16"/>
              </w:rPr>
              <w:fldChar w:fldCharType="end"/>
            </w:r>
          </w:p>
        </w:tc>
        <w:tc>
          <w:tcPr>
            <w:tcW w:w="3770" w:type="dxa"/>
            <w:tcBorders>
              <w:top w:val="nil"/>
              <w:left w:val="nil"/>
              <w:bottom w:val="single" w:sz="8" w:space="0" w:color="auto"/>
              <w:right w:val="single" w:sz="8" w:space="0" w:color="auto"/>
            </w:tcBorders>
            <w:hideMark/>
          </w:tcPr>
          <w:p w14:paraId="156570AD" w14:textId="77777777" w:rsidR="009018F7" w:rsidRPr="00AB23F5" w:rsidRDefault="009018F7" w:rsidP="004D3980">
            <w:pPr>
              <w:pStyle w:val="BodyText"/>
              <w:spacing w:after="0"/>
              <w:rPr>
                <w:rFonts w:ascii="Arial" w:hAnsi="Arial" w:cs="Arial"/>
                <w:sz w:val="16"/>
                <w:szCs w:val="16"/>
                <w:lang w:eastAsia="zh-CN"/>
              </w:rPr>
            </w:pPr>
            <w:r w:rsidRPr="00AB23F5">
              <w:rPr>
                <w:rFonts w:ascii="Arial" w:hAnsi="Arial" w:cs="Arial"/>
                <w:sz w:val="16"/>
                <w:szCs w:val="16"/>
                <w:lang w:eastAsia="zh-CN"/>
              </w:rPr>
              <w:t>Isotropic (Indoor/Outdoor FWA &amp; Industrial)</w:t>
            </w:r>
          </w:p>
          <w:p w14:paraId="6FA0521E" w14:textId="77777777" w:rsidR="009018F7" w:rsidRPr="00AB23F5" w:rsidRDefault="009018F7" w:rsidP="004D3980">
            <w:pPr>
              <w:pStyle w:val="BodyText"/>
              <w:spacing w:after="0"/>
              <w:rPr>
                <w:rFonts w:ascii="Arial" w:hAnsi="Arial" w:cs="Arial"/>
                <w:sz w:val="16"/>
                <w:szCs w:val="16"/>
                <w:lang w:eastAsia="zh-CN"/>
              </w:rPr>
            </w:pPr>
            <w:r w:rsidRPr="00AB23F5">
              <w:rPr>
                <w:rFonts w:ascii="Arial" w:hAnsi="Arial" w:cs="Arial"/>
                <w:sz w:val="16"/>
                <w:szCs w:val="16"/>
                <w:lang w:eastAsia="zh-CN"/>
              </w:rPr>
              <w:t xml:space="preserve"> </w:t>
            </w:r>
          </w:p>
          <w:p w14:paraId="747B4EB8" w14:textId="77777777" w:rsidR="009018F7" w:rsidRPr="00AB23F5" w:rsidRDefault="009018F7" w:rsidP="004D3980">
            <w:pPr>
              <w:rPr>
                <w:rFonts w:ascii="Arial" w:hAnsi="Arial" w:cs="Arial"/>
                <w:sz w:val="16"/>
                <w:szCs w:val="16"/>
              </w:rPr>
            </w:pPr>
            <w:r w:rsidRPr="00AB23F5">
              <w:rPr>
                <w:rFonts w:ascii="Arial" w:hAnsi="Arial" w:cs="Arial"/>
                <w:sz w:val="16"/>
                <w:szCs w:val="16"/>
                <w:lang w:eastAsia="zh-CN"/>
              </w:rPr>
              <w:t>8 dBi, 65° HPBW(Outdoor FWA)</w:t>
            </w:r>
            <w:r w:rsidRPr="00AB23F5">
              <w:rPr>
                <w:rFonts w:ascii="Arial" w:hAnsi="Arial" w:cs="Arial"/>
                <w:sz w:val="16"/>
                <w:szCs w:val="16"/>
              </w:rPr>
              <w:t> </w:t>
            </w:r>
          </w:p>
        </w:tc>
      </w:tr>
      <w:tr w:rsidR="009018F7" w:rsidRPr="00AB23F5" w14:paraId="0084D68D" w14:textId="77777777" w:rsidTr="004D3980">
        <w:tc>
          <w:tcPr>
            <w:tcW w:w="630" w:type="dxa"/>
            <w:tcBorders>
              <w:top w:val="nil"/>
              <w:left w:val="single" w:sz="8" w:space="0" w:color="auto"/>
              <w:bottom w:val="single" w:sz="8" w:space="0" w:color="auto"/>
              <w:right w:val="single" w:sz="8" w:space="0" w:color="auto"/>
            </w:tcBorders>
            <w:vAlign w:val="center"/>
            <w:hideMark/>
          </w:tcPr>
          <w:p w14:paraId="2AA5E9E8" w14:textId="77777777" w:rsidR="009018F7" w:rsidRPr="00AB23F5" w:rsidRDefault="009018F7" w:rsidP="004D3980">
            <w:pPr>
              <w:jc w:val="center"/>
              <w:rPr>
                <w:rFonts w:ascii="Arial" w:hAnsi="Arial" w:cs="Arial"/>
                <w:sz w:val="16"/>
                <w:szCs w:val="16"/>
              </w:rPr>
            </w:pPr>
            <w:r w:rsidRPr="00AB23F5">
              <w:rPr>
                <w:rFonts w:ascii="Arial" w:hAnsi="Arial" w:cs="Arial"/>
                <w:sz w:val="16"/>
                <w:szCs w:val="16"/>
              </w:rPr>
              <w:t>3</w:t>
            </w:r>
          </w:p>
        </w:tc>
        <w:tc>
          <w:tcPr>
            <w:tcW w:w="63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A0B2BF8" w14:textId="77777777" w:rsidR="009018F7" w:rsidRPr="00AB23F5" w:rsidRDefault="009018F7" w:rsidP="004D3980">
            <w:pPr>
              <w:jc w:val="center"/>
              <w:rPr>
                <w:rFonts w:ascii="Arial" w:hAnsi="Arial" w:cs="Arial"/>
                <w:sz w:val="16"/>
                <w:szCs w:val="16"/>
              </w:rPr>
            </w:pPr>
            <w:r w:rsidRPr="00AB23F5">
              <w:rPr>
                <w:rFonts w:ascii="Arial" w:hAnsi="Arial" w:cs="Arial"/>
                <w:sz w:val="16"/>
                <w:szCs w:val="16"/>
              </w:rPr>
              <w:t>4</w:t>
            </w:r>
          </w:p>
        </w:tc>
        <w:tc>
          <w:tcPr>
            <w:tcW w:w="11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A295E5" w14:textId="77777777" w:rsidR="009018F7" w:rsidRPr="00AB23F5" w:rsidRDefault="009018F7" w:rsidP="004D3980">
            <w:pPr>
              <w:jc w:val="center"/>
              <w:rPr>
                <w:rFonts w:ascii="Arial" w:hAnsi="Arial" w:cs="Arial"/>
                <w:sz w:val="16"/>
                <w:szCs w:val="16"/>
              </w:rPr>
            </w:pPr>
            <w:r w:rsidRPr="00AB23F5">
              <w:rPr>
                <w:rFonts w:ascii="Arial" w:hAnsi="Arial" w:cs="Arial"/>
                <w:sz w:val="16"/>
                <w:szCs w:val="16"/>
              </w:rPr>
              <w:t>(1, 1, 2)</w:t>
            </w:r>
          </w:p>
        </w:tc>
        <w:tc>
          <w:tcPr>
            <w:tcW w:w="36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D5D5300" w14:textId="77777777" w:rsidR="009018F7" w:rsidRPr="00AB23F5" w:rsidRDefault="009018F7" w:rsidP="004D3980">
            <w:pPr>
              <w:jc w:val="center"/>
              <w:rPr>
                <w:rFonts w:ascii="Arial" w:hAnsi="Arial" w:cs="Arial"/>
                <w:sz w:val="16"/>
                <w:szCs w:val="16"/>
              </w:rPr>
            </w:pPr>
            <w:r w:rsidRPr="00AB23F5">
              <w:rPr>
                <w:rFonts w:ascii="Arial" w:hAnsi="Arial" w:cs="Arial"/>
                <w:sz w:val="16"/>
                <w:szCs w:val="16"/>
              </w:rPr>
              <w:object w:dxaOrig="6431" w:dyaOrig="3061" w14:anchorId="3511DC69">
                <v:shape id="_x0000_i1036" type="#_x0000_t75" style="width:174pt;height:82.5pt" o:ole="">
                  <v:imagedata r:id="rId1749" o:title=""/>
                </v:shape>
                <o:OLEObject Type="Embed" ProgID="Visio.Drawing.15" ShapeID="_x0000_i1036" DrawAspect="Content" ObjectID="_1718200770" r:id="rId1750"/>
              </w:object>
            </w:r>
          </w:p>
        </w:tc>
        <w:tc>
          <w:tcPr>
            <w:tcW w:w="3770" w:type="dxa"/>
            <w:tcBorders>
              <w:top w:val="nil"/>
              <w:left w:val="nil"/>
              <w:bottom w:val="single" w:sz="8" w:space="0" w:color="auto"/>
              <w:right w:val="single" w:sz="8" w:space="0" w:color="auto"/>
            </w:tcBorders>
            <w:hideMark/>
          </w:tcPr>
          <w:p w14:paraId="1045F48E" w14:textId="77777777" w:rsidR="009018F7" w:rsidRPr="00AB23F5" w:rsidRDefault="009018F7" w:rsidP="004D3980">
            <w:pPr>
              <w:pStyle w:val="BodyText"/>
              <w:spacing w:after="0"/>
              <w:rPr>
                <w:rFonts w:ascii="Arial" w:hAnsi="Arial" w:cs="Arial"/>
                <w:sz w:val="16"/>
                <w:szCs w:val="16"/>
                <w:lang w:eastAsia="zh-CN"/>
              </w:rPr>
            </w:pPr>
            <w:r w:rsidRPr="00AB23F5">
              <w:rPr>
                <w:rFonts w:ascii="Arial" w:hAnsi="Arial" w:cs="Arial"/>
                <w:sz w:val="16"/>
                <w:szCs w:val="16"/>
                <w:lang w:eastAsia="zh-CN"/>
              </w:rPr>
              <w:t>Isotropic (Indoor/Outdoor FWA &amp; Industrial)</w:t>
            </w:r>
          </w:p>
          <w:p w14:paraId="66C39EFC" w14:textId="77777777" w:rsidR="009018F7" w:rsidRPr="00AB23F5" w:rsidRDefault="009018F7" w:rsidP="004D3980">
            <w:pPr>
              <w:pStyle w:val="BodyText"/>
              <w:spacing w:after="0"/>
              <w:rPr>
                <w:rFonts w:ascii="Arial" w:hAnsi="Arial" w:cs="Arial"/>
                <w:sz w:val="16"/>
                <w:szCs w:val="16"/>
                <w:lang w:eastAsia="zh-CN"/>
              </w:rPr>
            </w:pPr>
            <w:r w:rsidRPr="00AB23F5">
              <w:rPr>
                <w:rFonts w:ascii="Arial" w:hAnsi="Arial" w:cs="Arial"/>
                <w:sz w:val="16"/>
                <w:szCs w:val="16"/>
                <w:lang w:eastAsia="zh-CN"/>
              </w:rPr>
              <w:t xml:space="preserve"> </w:t>
            </w:r>
          </w:p>
          <w:p w14:paraId="79B71A9C" w14:textId="77777777" w:rsidR="009018F7" w:rsidRPr="00AB23F5" w:rsidRDefault="009018F7" w:rsidP="004D3980">
            <w:pPr>
              <w:rPr>
                <w:rFonts w:ascii="Arial" w:hAnsi="Arial" w:cs="Arial"/>
                <w:sz w:val="16"/>
                <w:szCs w:val="16"/>
              </w:rPr>
            </w:pPr>
            <w:r w:rsidRPr="00AB23F5">
              <w:rPr>
                <w:rFonts w:ascii="Arial" w:hAnsi="Arial" w:cs="Arial"/>
                <w:sz w:val="16"/>
                <w:szCs w:val="16"/>
                <w:lang w:eastAsia="zh-CN"/>
              </w:rPr>
              <w:t>4 dBi, 110° HPBW(Indoor FWA &amp; Industrial</w:t>
            </w:r>
          </w:p>
        </w:tc>
      </w:tr>
    </w:tbl>
    <w:p w14:paraId="032786B7" w14:textId="792FCF41" w:rsidR="009018F7" w:rsidRPr="00851F53" w:rsidRDefault="009018F7" w:rsidP="00AB23F5">
      <w:pPr>
        <w:rPr>
          <w:rFonts w:eastAsia="Calibri"/>
        </w:rPr>
      </w:pPr>
    </w:p>
    <w:p w14:paraId="1E67C365" w14:textId="02F60BF4" w:rsidR="009018F7" w:rsidRDefault="009018F7" w:rsidP="00CF6E6D">
      <w:pPr>
        <w:pStyle w:val="ListParagraph"/>
        <w:numPr>
          <w:ilvl w:val="0"/>
          <w:numId w:val="494"/>
        </w:numPr>
      </w:pPr>
      <w:r>
        <w:t>Other UE antenna assumption for the purpose of evaluation</w:t>
      </w:r>
    </w:p>
    <w:tbl>
      <w:tblPr>
        <w:tblW w:w="0" w:type="auto"/>
        <w:tblInd w:w="435" w:type="dxa"/>
        <w:tblCellMar>
          <w:left w:w="0" w:type="dxa"/>
          <w:right w:w="0" w:type="dxa"/>
        </w:tblCellMar>
        <w:tblLook w:val="04A0" w:firstRow="1" w:lastRow="0" w:firstColumn="1" w:lastColumn="0" w:noHBand="0" w:noVBand="1"/>
      </w:tblPr>
      <w:tblGrid>
        <w:gridCol w:w="2100"/>
        <w:gridCol w:w="2532"/>
        <w:gridCol w:w="2316"/>
        <w:gridCol w:w="3052"/>
      </w:tblGrid>
      <w:tr w:rsidR="009018F7" w:rsidRPr="00AB23F5" w14:paraId="14D5A7E8" w14:textId="77777777" w:rsidTr="004D3980">
        <w:trPr>
          <w:trHeight w:val="103"/>
        </w:trPr>
        <w:tc>
          <w:tcPr>
            <w:tcW w:w="210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DBFBF6A" w14:textId="77777777" w:rsidR="009018F7" w:rsidRPr="00AB23F5" w:rsidRDefault="009018F7" w:rsidP="004D3980">
            <w:pPr>
              <w:rPr>
                <w:rFonts w:ascii="Arial" w:hAnsi="Arial" w:cs="Arial"/>
                <w:sz w:val="16"/>
                <w:szCs w:val="16"/>
              </w:rPr>
            </w:pPr>
            <w:r w:rsidRPr="00AB23F5">
              <w:rPr>
                <w:rFonts w:ascii="Arial" w:hAnsi="Arial" w:cs="Arial"/>
                <w:sz w:val="16"/>
                <w:szCs w:val="16"/>
              </w:rPr>
              <w:t> </w:t>
            </w:r>
          </w:p>
        </w:tc>
        <w:tc>
          <w:tcPr>
            <w:tcW w:w="2532"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01EF5CD" w14:textId="77777777" w:rsidR="009018F7" w:rsidRPr="00AB23F5" w:rsidRDefault="009018F7" w:rsidP="004D3980">
            <w:pPr>
              <w:rPr>
                <w:rFonts w:ascii="Arial" w:hAnsi="Arial" w:cs="Arial"/>
                <w:sz w:val="16"/>
                <w:szCs w:val="16"/>
              </w:rPr>
            </w:pPr>
            <w:r w:rsidRPr="00AB23F5">
              <w:rPr>
                <w:rFonts w:ascii="Arial" w:hAnsi="Arial" w:cs="Arial"/>
                <w:sz w:val="16"/>
                <w:szCs w:val="16"/>
              </w:rPr>
              <w:t>Outdoor FWA</w:t>
            </w:r>
          </w:p>
        </w:tc>
        <w:tc>
          <w:tcPr>
            <w:tcW w:w="231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EC882B8" w14:textId="77777777" w:rsidR="009018F7" w:rsidRPr="00AB23F5" w:rsidRDefault="009018F7" w:rsidP="004D3980">
            <w:pPr>
              <w:rPr>
                <w:rFonts w:ascii="Arial" w:hAnsi="Arial" w:cs="Arial"/>
                <w:sz w:val="16"/>
                <w:szCs w:val="16"/>
              </w:rPr>
            </w:pPr>
            <w:r w:rsidRPr="00AB23F5">
              <w:rPr>
                <w:rFonts w:ascii="Arial" w:hAnsi="Arial" w:cs="Arial"/>
                <w:sz w:val="16"/>
                <w:szCs w:val="16"/>
              </w:rPr>
              <w:t>Indoor FWA</w:t>
            </w:r>
          </w:p>
        </w:tc>
        <w:tc>
          <w:tcPr>
            <w:tcW w:w="3052"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D4B8261" w14:textId="77777777" w:rsidR="009018F7" w:rsidRPr="00AB23F5" w:rsidRDefault="009018F7" w:rsidP="004D3980">
            <w:pPr>
              <w:rPr>
                <w:rFonts w:ascii="Arial" w:hAnsi="Arial" w:cs="Arial"/>
                <w:sz w:val="16"/>
                <w:szCs w:val="16"/>
              </w:rPr>
            </w:pPr>
            <w:r w:rsidRPr="00AB23F5">
              <w:rPr>
                <w:rFonts w:ascii="Arial" w:hAnsi="Arial" w:cs="Arial"/>
                <w:sz w:val="16"/>
                <w:szCs w:val="16"/>
              </w:rPr>
              <w:t>Industrial</w:t>
            </w:r>
          </w:p>
        </w:tc>
      </w:tr>
      <w:tr w:rsidR="009018F7" w:rsidRPr="00AB23F5" w14:paraId="387968E4" w14:textId="77777777" w:rsidTr="004D3980">
        <w:trPr>
          <w:trHeight w:val="103"/>
        </w:trPr>
        <w:tc>
          <w:tcPr>
            <w:tcW w:w="210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3973736" w14:textId="77777777" w:rsidR="009018F7" w:rsidRPr="00AB23F5" w:rsidRDefault="009018F7" w:rsidP="004D3980">
            <w:pPr>
              <w:rPr>
                <w:rFonts w:ascii="Arial" w:hAnsi="Arial" w:cs="Arial"/>
                <w:sz w:val="16"/>
                <w:szCs w:val="16"/>
              </w:rPr>
            </w:pPr>
            <w:r w:rsidRPr="00AB23F5">
              <w:rPr>
                <w:rFonts w:ascii="Arial" w:hAnsi="Arial" w:cs="Arial"/>
                <w:sz w:val="16"/>
                <w:szCs w:val="16"/>
              </w:rPr>
              <w:t>UE antenna height</w:t>
            </w:r>
          </w:p>
        </w:tc>
        <w:tc>
          <w:tcPr>
            <w:tcW w:w="2532" w:type="dxa"/>
            <w:tcBorders>
              <w:top w:val="nil"/>
              <w:left w:val="nil"/>
              <w:bottom w:val="single" w:sz="8" w:space="0" w:color="auto"/>
              <w:right w:val="single" w:sz="8" w:space="0" w:color="auto"/>
            </w:tcBorders>
            <w:tcMar>
              <w:top w:w="0" w:type="dxa"/>
              <w:left w:w="108" w:type="dxa"/>
              <w:bottom w:w="0" w:type="dxa"/>
              <w:right w:w="108" w:type="dxa"/>
            </w:tcMar>
            <w:hideMark/>
          </w:tcPr>
          <w:p w14:paraId="3B2DFAD8" w14:textId="77777777" w:rsidR="009018F7" w:rsidRPr="00AB23F5" w:rsidRDefault="009018F7" w:rsidP="004D3980">
            <w:pPr>
              <w:rPr>
                <w:rFonts w:ascii="Arial" w:hAnsi="Arial" w:cs="Arial"/>
                <w:sz w:val="16"/>
                <w:szCs w:val="16"/>
              </w:rPr>
            </w:pPr>
            <w:r w:rsidRPr="00AB23F5">
              <w:rPr>
                <w:rFonts w:ascii="Arial" w:hAnsi="Arial" w:cs="Arial"/>
                <w:sz w:val="16"/>
                <w:szCs w:val="16"/>
              </w:rPr>
              <w:t>6, 3 m (To start)</w:t>
            </w:r>
          </w:p>
        </w:tc>
        <w:tc>
          <w:tcPr>
            <w:tcW w:w="2316" w:type="dxa"/>
            <w:tcBorders>
              <w:top w:val="nil"/>
              <w:left w:val="nil"/>
              <w:bottom w:val="single" w:sz="8" w:space="0" w:color="auto"/>
              <w:right w:val="single" w:sz="8" w:space="0" w:color="auto"/>
            </w:tcBorders>
            <w:tcMar>
              <w:top w:w="0" w:type="dxa"/>
              <w:left w:w="108" w:type="dxa"/>
              <w:bottom w:w="0" w:type="dxa"/>
              <w:right w:w="108" w:type="dxa"/>
            </w:tcMar>
            <w:hideMark/>
          </w:tcPr>
          <w:p w14:paraId="6DFCFD58" w14:textId="77777777" w:rsidR="009018F7" w:rsidRPr="00AB23F5" w:rsidRDefault="009018F7" w:rsidP="004D3980">
            <w:pPr>
              <w:rPr>
                <w:rFonts w:ascii="Arial" w:hAnsi="Arial" w:cs="Arial"/>
                <w:sz w:val="16"/>
                <w:szCs w:val="16"/>
              </w:rPr>
            </w:pPr>
            <w:r w:rsidRPr="00AB23F5">
              <w:rPr>
                <w:rFonts w:ascii="Arial" w:hAnsi="Arial" w:cs="Arial"/>
                <w:sz w:val="16"/>
                <w:szCs w:val="16"/>
              </w:rPr>
              <w:t>According to 36.873</w:t>
            </w:r>
          </w:p>
        </w:tc>
        <w:tc>
          <w:tcPr>
            <w:tcW w:w="3052" w:type="dxa"/>
            <w:tcBorders>
              <w:top w:val="nil"/>
              <w:left w:val="nil"/>
              <w:bottom w:val="single" w:sz="8" w:space="0" w:color="auto"/>
              <w:right w:val="single" w:sz="8" w:space="0" w:color="auto"/>
            </w:tcBorders>
            <w:tcMar>
              <w:top w:w="0" w:type="dxa"/>
              <w:left w:w="108" w:type="dxa"/>
              <w:bottom w:w="0" w:type="dxa"/>
              <w:right w:w="108" w:type="dxa"/>
            </w:tcMar>
            <w:hideMark/>
          </w:tcPr>
          <w:p w14:paraId="1D9000BF" w14:textId="77777777" w:rsidR="009018F7" w:rsidRPr="00AB23F5" w:rsidRDefault="009018F7" w:rsidP="004D3980">
            <w:pPr>
              <w:rPr>
                <w:rFonts w:ascii="Arial" w:hAnsi="Arial" w:cs="Arial"/>
                <w:sz w:val="16"/>
                <w:szCs w:val="16"/>
              </w:rPr>
            </w:pPr>
            <w:r w:rsidRPr="00AB23F5">
              <w:rPr>
                <w:rFonts w:ascii="Arial" w:hAnsi="Arial" w:cs="Arial"/>
                <w:sz w:val="16"/>
                <w:szCs w:val="16"/>
              </w:rPr>
              <w:t>According to 38.901</w:t>
            </w:r>
          </w:p>
        </w:tc>
      </w:tr>
    </w:tbl>
    <w:p w14:paraId="24B9D3F0" w14:textId="374F12ED" w:rsidR="009018F7" w:rsidRDefault="009018F7" w:rsidP="009018F7">
      <w:pPr>
        <w:rPr>
          <w:rFonts w:cs="Times"/>
          <w:iCs/>
          <w:szCs w:val="20"/>
        </w:rPr>
      </w:pPr>
    </w:p>
    <w:p w14:paraId="6F95E2EA" w14:textId="77777777" w:rsidR="00AB23F5" w:rsidRPr="007C2D25" w:rsidRDefault="00AB23F5" w:rsidP="009018F7">
      <w:pPr>
        <w:rPr>
          <w:rFonts w:cs="Times"/>
          <w:iCs/>
          <w:szCs w:val="20"/>
        </w:rPr>
      </w:pPr>
    </w:p>
    <w:p w14:paraId="49E02743" w14:textId="323645F4" w:rsidR="00AB23F5" w:rsidRDefault="00AB23F5" w:rsidP="00AB23F5">
      <w:pPr>
        <w:rPr>
          <w:iCs/>
        </w:rPr>
      </w:pPr>
      <w:r w:rsidRPr="0037070C">
        <w:rPr>
          <w:b/>
          <w:bCs/>
          <w:iCs/>
        </w:rPr>
        <w:t>Decision:</w:t>
      </w:r>
      <w:r>
        <w:rPr>
          <w:iCs/>
        </w:rPr>
        <w:t xml:space="preserve"> As per email decision posted on May 20</w:t>
      </w:r>
      <w:r w:rsidRPr="0037070C">
        <w:rPr>
          <w:iCs/>
          <w:vertAlign w:val="superscript"/>
        </w:rPr>
        <w:t>th</w:t>
      </w:r>
      <w:r>
        <w:rPr>
          <w:iCs/>
        </w:rPr>
        <w:t>,</w:t>
      </w:r>
    </w:p>
    <w:p w14:paraId="08046141" w14:textId="77777777" w:rsidR="009018F7" w:rsidRPr="00AB23F5" w:rsidRDefault="009018F7" w:rsidP="009018F7">
      <w:pPr>
        <w:rPr>
          <w:rStyle w:val="apple-converted-space"/>
          <w:rFonts w:cs="Times"/>
          <w:color w:val="000000"/>
          <w:szCs w:val="20"/>
          <w:shd w:val="clear" w:color="auto" w:fill="FFFF00"/>
        </w:rPr>
      </w:pPr>
      <w:r w:rsidRPr="00AB23F5">
        <w:rPr>
          <w:rFonts w:cs="Times"/>
          <w:color w:val="000000"/>
          <w:szCs w:val="20"/>
          <w:highlight w:val="green"/>
          <w:shd w:val="clear" w:color="auto" w:fill="FFFF00"/>
        </w:rPr>
        <w:t>Agreement</w:t>
      </w:r>
    </w:p>
    <w:p w14:paraId="2B139D88" w14:textId="77777777" w:rsidR="009018F7" w:rsidRPr="007C2D25" w:rsidRDefault="009018F7" w:rsidP="009018F7">
      <w:pPr>
        <w:rPr>
          <w:rFonts w:eastAsia="Malgun Gothic" w:cs="Times"/>
          <w:szCs w:val="20"/>
          <w:lang w:val="en-US" w:eastAsia="ko-KR"/>
        </w:rPr>
      </w:pPr>
      <w:r w:rsidRPr="007C2D25">
        <w:rPr>
          <w:rFonts w:cs="Times"/>
          <w:bCs/>
          <w:szCs w:val="20"/>
        </w:rPr>
        <w:t>For 8TX UE codebook-based uplink transmission, down-select one of</w:t>
      </w:r>
    </w:p>
    <w:p w14:paraId="2A8F369C" w14:textId="77777777" w:rsidR="009018F7" w:rsidRPr="007C2D25" w:rsidRDefault="009018F7" w:rsidP="00CF6E6D">
      <w:pPr>
        <w:pStyle w:val="ListParagraph"/>
        <w:numPr>
          <w:ilvl w:val="0"/>
          <w:numId w:val="494"/>
        </w:numPr>
      </w:pPr>
      <w:r w:rsidRPr="007C2D25">
        <w:t>Alt1-a:</w:t>
      </w:r>
    </w:p>
    <w:p w14:paraId="532ECE18" w14:textId="77777777" w:rsidR="009018F7" w:rsidRPr="007C2D25" w:rsidRDefault="009018F7" w:rsidP="00CF6E6D">
      <w:pPr>
        <w:pStyle w:val="ListParagraph"/>
        <w:numPr>
          <w:ilvl w:val="1"/>
          <w:numId w:val="494"/>
        </w:numPr>
      </w:pPr>
      <w:r w:rsidRPr="007C2D25">
        <w:t>Study NR Rel-15 UL 2TX/4TX codebooks and/or 8x1 antenna selection vector(s) as the starting point for design of the codebook for non-coherent UEs</w:t>
      </w:r>
    </w:p>
    <w:p w14:paraId="45A55D3D" w14:textId="77777777" w:rsidR="009018F7" w:rsidRPr="007C2D25" w:rsidRDefault="009018F7" w:rsidP="00CF6E6D">
      <w:pPr>
        <w:pStyle w:val="ListParagraph"/>
        <w:numPr>
          <w:ilvl w:val="1"/>
          <w:numId w:val="494"/>
        </w:numPr>
      </w:pPr>
      <w:r w:rsidRPr="007C2D25">
        <w:t>Study NR Rel-15 DL Type I codebook as the starting point for design of the codebook for fully/partially-coherent UEs</w:t>
      </w:r>
    </w:p>
    <w:p w14:paraId="73F6C3ED" w14:textId="77777777" w:rsidR="009018F7" w:rsidRPr="007C2D25" w:rsidRDefault="009018F7" w:rsidP="00CF6E6D">
      <w:pPr>
        <w:pStyle w:val="ListParagraph"/>
        <w:numPr>
          <w:ilvl w:val="0"/>
          <w:numId w:val="494"/>
        </w:numPr>
      </w:pPr>
      <w:r w:rsidRPr="007C2D25">
        <w:t>Alt1-b:</w:t>
      </w:r>
    </w:p>
    <w:p w14:paraId="5CC741F9" w14:textId="77777777" w:rsidR="009018F7" w:rsidRPr="007C2D25" w:rsidRDefault="009018F7" w:rsidP="00CF6E6D">
      <w:pPr>
        <w:pStyle w:val="ListParagraph"/>
        <w:numPr>
          <w:ilvl w:val="1"/>
          <w:numId w:val="494"/>
        </w:numPr>
      </w:pPr>
      <w:r w:rsidRPr="007C2D25">
        <w:t>Study NR Rel-15 UL 2TX/4TX codebooks and/or 8x1 antenna selection vector(s) as the starting point for design of the codebook for partially/non-coherent UEs</w:t>
      </w:r>
    </w:p>
    <w:p w14:paraId="633AD66E" w14:textId="77777777" w:rsidR="009018F7" w:rsidRPr="007C2D25" w:rsidRDefault="009018F7" w:rsidP="00CF6E6D">
      <w:pPr>
        <w:pStyle w:val="ListParagraph"/>
        <w:numPr>
          <w:ilvl w:val="1"/>
          <w:numId w:val="494"/>
        </w:numPr>
      </w:pPr>
      <w:r w:rsidRPr="007C2D25">
        <w:t>Study NR Rel-15 DL Type I codebook as the starting point for design of the codebook for fully-coherent UEs</w:t>
      </w:r>
    </w:p>
    <w:p w14:paraId="63412628" w14:textId="77777777" w:rsidR="009018F7" w:rsidRPr="007C2D25" w:rsidRDefault="009018F7" w:rsidP="00CF6E6D">
      <w:pPr>
        <w:pStyle w:val="ListParagraph"/>
        <w:numPr>
          <w:ilvl w:val="0"/>
          <w:numId w:val="494"/>
        </w:numPr>
      </w:pPr>
      <w:r w:rsidRPr="007C2D25">
        <w:t>Alt2-a:</w:t>
      </w:r>
    </w:p>
    <w:p w14:paraId="5561B175" w14:textId="77777777" w:rsidR="009018F7" w:rsidRPr="007C2D25" w:rsidRDefault="009018F7" w:rsidP="00CF6E6D">
      <w:pPr>
        <w:pStyle w:val="ListParagraph"/>
        <w:numPr>
          <w:ilvl w:val="1"/>
          <w:numId w:val="494"/>
        </w:numPr>
      </w:pPr>
      <w:r w:rsidRPr="007C2D25">
        <w:t>Study NR Rel-15 UL 2TX/4TX codebooks and/or 8x1 antenna selection vector(s) as the starting point for design of codebook for fully/partially/non-coherent UEs</w:t>
      </w:r>
    </w:p>
    <w:p w14:paraId="1FE1C90C" w14:textId="77777777" w:rsidR="009018F7" w:rsidRPr="007C2D25" w:rsidRDefault="009018F7" w:rsidP="00CF6E6D">
      <w:pPr>
        <w:pStyle w:val="ListParagraph"/>
        <w:numPr>
          <w:ilvl w:val="0"/>
          <w:numId w:val="494"/>
        </w:numPr>
      </w:pPr>
      <w:r w:rsidRPr="007C2D25">
        <w:t>Alt2-b:</w:t>
      </w:r>
    </w:p>
    <w:p w14:paraId="33EA8848" w14:textId="77777777" w:rsidR="009018F7" w:rsidRPr="007C2D25" w:rsidRDefault="009018F7" w:rsidP="00CF6E6D">
      <w:pPr>
        <w:pStyle w:val="ListParagraph"/>
        <w:numPr>
          <w:ilvl w:val="1"/>
          <w:numId w:val="494"/>
        </w:numPr>
      </w:pPr>
      <w:r w:rsidRPr="007C2D25">
        <w:t>Study NR Rel-15 UL 2TX/4TX codebooks and/or 8x1 antenna selection vector(s) in combination with those based on NR Rel-15 DL Type I codebooks as the starting point for design of codebook for fully/partially/non-coherent UEs</w:t>
      </w:r>
    </w:p>
    <w:p w14:paraId="477B1177" w14:textId="77777777" w:rsidR="009018F7" w:rsidRPr="007C2D25" w:rsidRDefault="009018F7" w:rsidP="00CF6E6D">
      <w:pPr>
        <w:pStyle w:val="ListParagraph"/>
        <w:numPr>
          <w:ilvl w:val="0"/>
          <w:numId w:val="494"/>
        </w:numPr>
      </w:pPr>
      <w:r w:rsidRPr="007C2D25">
        <w:t>Alt3:</w:t>
      </w:r>
    </w:p>
    <w:p w14:paraId="5759DDDE" w14:textId="77777777" w:rsidR="009018F7" w:rsidRPr="007C2D25" w:rsidRDefault="009018F7" w:rsidP="00CF6E6D">
      <w:pPr>
        <w:pStyle w:val="ListParagraph"/>
        <w:numPr>
          <w:ilvl w:val="1"/>
          <w:numId w:val="494"/>
        </w:numPr>
      </w:pPr>
      <w:r w:rsidRPr="007C2D25">
        <w:t>Study NR Rel-15 DL Type I codebook as the starting point for design of codebook for fully/partially/non-coherent UEs</w:t>
      </w:r>
    </w:p>
    <w:p w14:paraId="2DA16D1C" w14:textId="77777777" w:rsidR="009018F7" w:rsidRPr="007C2D25" w:rsidRDefault="009018F7" w:rsidP="00CF6E6D">
      <w:pPr>
        <w:pStyle w:val="ListParagraph"/>
        <w:numPr>
          <w:ilvl w:val="0"/>
          <w:numId w:val="494"/>
        </w:numPr>
      </w:pPr>
      <w:r w:rsidRPr="007C2D25">
        <w:t>Transmission using one or multiple precoders corresponding to one or multiple SRS resources can be studied as part of the above alternatives.</w:t>
      </w:r>
    </w:p>
    <w:p w14:paraId="4616B56B" w14:textId="77777777" w:rsidR="009018F7" w:rsidRDefault="009018F7" w:rsidP="009018F7">
      <w:pPr>
        <w:rPr>
          <w:iCs/>
        </w:rPr>
      </w:pPr>
    </w:p>
    <w:p w14:paraId="24E38E62" w14:textId="72371467" w:rsidR="009018F7" w:rsidRDefault="009018F7" w:rsidP="009018F7">
      <w:pPr>
        <w:rPr>
          <w:iCs/>
        </w:rPr>
      </w:pPr>
      <w:r>
        <w:rPr>
          <w:iCs/>
        </w:rPr>
        <w:t>Final summary in:</w:t>
      </w:r>
    </w:p>
    <w:p w14:paraId="5A8B6FF8" w14:textId="3DBE0E0F" w:rsidR="006F4589" w:rsidRPr="009018F7" w:rsidRDefault="001B5688" w:rsidP="0037070C">
      <w:pPr>
        <w:rPr>
          <w:b/>
          <w:bCs/>
          <w:iCs/>
        </w:rPr>
      </w:pPr>
      <w:hyperlink r:id="rId1751" w:history="1">
        <w:r w:rsidR="000B5C49">
          <w:rPr>
            <w:rStyle w:val="Hyperlink"/>
            <w:b/>
            <w:bCs/>
            <w:iCs/>
          </w:rPr>
          <w:t>R1-2205587</w:t>
        </w:r>
      </w:hyperlink>
      <w:r w:rsidR="009018F7" w:rsidRPr="009018F7">
        <w:rPr>
          <w:b/>
          <w:bCs/>
          <w:iCs/>
        </w:rPr>
        <w:tab/>
        <w:t>Recommended Direction on SRI/TPMI Enhancements for RAN1#110</w:t>
      </w:r>
      <w:r w:rsidR="009018F7" w:rsidRPr="009018F7">
        <w:rPr>
          <w:b/>
          <w:bCs/>
          <w:iCs/>
        </w:rPr>
        <w:tab/>
        <w:t>Moderator (InterDigital, Inc.)</w:t>
      </w:r>
    </w:p>
    <w:p w14:paraId="3DBE73A3" w14:textId="78D99B78" w:rsidR="007A3291" w:rsidRPr="007A3291" w:rsidRDefault="008F4B8C" w:rsidP="007A3291">
      <w:pPr>
        <w:pStyle w:val="Heading3"/>
      </w:pPr>
      <w:bookmarkStart w:id="271" w:name="_Toc101357045"/>
      <w:bookmarkStart w:id="272" w:name="_Toc105521383"/>
      <w:r>
        <w:t>Other</w:t>
      </w:r>
      <w:bookmarkEnd w:id="271"/>
      <w:bookmarkEnd w:id="272"/>
    </w:p>
    <w:p w14:paraId="015602BD" w14:textId="522E61FA" w:rsidR="008F4B8C" w:rsidRDefault="001B5688" w:rsidP="008F4B8C">
      <w:pPr>
        <w:rPr>
          <w:lang w:eastAsia="x-none"/>
        </w:rPr>
      </w:pPr>
      <w:hyperlink r:id="rId1752" w:history="1">
        <w:r w:rsidR="000B5C49">
          <w:rPr>
            <w:rStyle w:val="Hyperlink"/>
            <w:lang w:eastAsia="x-none"/>
          </w:rPr>
          <w:t>R1-2203270</w:t>
        </w:r>
      </w:hyperlink>
      <w:r w:rsidR="008F4B8C">
        <w:rPr>
          <w:lang w:eastAsia="x-none"/>
        </w:rPr>
        <w:tab/>
        <w:t>Evaluation assumptions for CSI, simultaneous multi-panel UL transmission and 8-Tx UL operation</w:t>
      </w:r>
      <w:r w:rsidR="008F4B8C">
        <w:rPr>
          <w:lang w:eastAsia="x-none"/>
        </w:rPr>
        <w:tab/>
        <w:t>ZTE</w:t>
      </w:r>
    </w:p>
    <w:p w14:paraId="5BB3AB9B" w14:textId="44D2BD1A" w:rsidR="008F4B8C" w:rsidRDefault="001B5688" w:rsidP="008F4B8C">
      <w:pPr>
        <w:rPr>
          <w:lang w:eastAsia="x-none"/>
        </w:rPr>
      </w:pPr>
      <w:hyperlink r:id="rId1753" w:history="1">
        <w:r w:rsidR="000B5C49">
          <w:rPr>
            <w:rStyle w:val="Hyperlink"/>
            <w:lang w:eastAsia="x-none"/>
          </w:rPr>
          <w:t>R1-2203548</w:t>
        </w:r>
      </w:hyperlink>
      <w:r w:rsidR="008F4B8C">
        <w:rPr>
          <w:lang w:eastAsia="x-none"/>
        </w:rPr>
        <w:tab/>
        <w:t>Discussion on CSI prediction at UE</w:t>
      </w:r>
      <w:r w:rsidR="008F4B8C">
        <w:rPr>
          <w:lang w:eastAsia="x-none"/>
        </w:rPr>
        <w:tab/>
        <w:t>vivo</w:t>
      </w:r>
    </w:p>
    <w:p w14:paraId="16CB33D3" w14:textId="61E22BB3" w:rsidR="008F4B8C" w:rsidRDefault="001B5688" w:rsidP="008F4B8C">
      <w:pPr>
        <w:rPr>
          <w:lang w:eastAsia="x-none"/>
        </w:rPr>
      </w:pPr>
      <w:hyperlink r:id="rId1754" w:history="1">
        <w:r w:rsidR="000B5C49">
          <w:rPr>
            <w:rStyle w:val="Hyperlink"/>
            <w:lang w:eastAsia="x-none"/>
          </w:rPr>
          <w:t>R1-2203895</w:t>
        </w:r>
      </w:hyperlink>
      <w:r w:rsidR="008F4B8C">
        <w:rPr>
          <w:lang w:eastAsia="x-none"/>
        </w:rPr>
        <w:tab/>
        <w:t>Initial SLS results on Type-II CSI enhancements for CJT</w:t>
      </w:r>
      <w:r w:rsidR="008F4B8C">
        <w:rPr>
          <w:lang w:eastAsia="x-none"/>
        </w:rPr>
        <w:tab/>
        <w:t>Samsung</w:t>
      </w:r>
    </w:p>
    <w:p w14:paraId="0C8FF4C8" w14:textId="10068DCA" w:rsidR="008F4B8C" w:rsidRDefault="001B5688" w:rsidP="008F4B8C">
      <w:pPr>
        <w:rPr>
          <w:lang w:eastAsia="x-none"/>
        </w:rPr>
      </w:pPr>
      <w:hyperlink r:id="rId1755" w:history="1">
        <w:r w:rsidR="000B5C49">
          <w:rPr>
            <w:rStyle w:val="Hyperlink"/>
            <w:lang w:eastAsia="x-none"/>
          </w:rPr>
          <w:t>R1-2204236</w:t>
        </w:r>
      </w:hyperlink>
      <w:r w:rsidR="008F4B8C">
        <w:rPr>
          <w:lang w:eastAsia="x-none"/>
        </w:rPr>
        <w:tab/>
        <w:t>Views on MIMO further enhancement</w:t>
      </w:r>
      <w:r w:rsidR="008F4B8C">
        <w:rPr>
          <w:lang w:eastAsia="x-none"/>
        </w:rPr>
        <w:tab/>
        <w:t>Apple</w:t>
      </w:r>
    </w:p>
    <w:p w14:paraId="09AE48F1" w14:textId="6C58FB75" w:rsidR="008F4B8C" w:rsidRDefault="001B5688" w:rsidP="008F4B8C">
      <w:pPr>
        <w:rPr>
          <w:lang w:eastAsia="x-none"/>
        </w:rPr>
      </w:pPr>
      <w:hyperlink r:id="rId1756" w:history="1">
        <w:r w:rsidR="000B5C49">
          <w:rPr>
            <w:rStyle w:val="Hyperlink"/>
            <w:lang w:eastAsia="x-none"/>
          </w:rPr>
          <w:t>R1-2204877</w:t>
        </w:r>
      </w:hyperlink>
      <w:r w:rsidR="008F4B8C">
        <w:rPr>
          <w:lang w:eastAsia="x-none"/>
        </w:rPr>
        <w:tab/>
        <w:t>Further elaboration on UL evaluations</w:t>
      </w:r>
      <w:r w:rsidR="008F4B8C">
        <w:rPr>
          <w:lang w:eastAsia="x-none"/>
        </w:rPr>
        <w:tab/>
        <w:t>Ericsson</w:t>
      </w:r>
    </w:p>
    <w:p w14:paraId="7E31066F" w14:textId="06DC82B0" w:rsidR="008F4B8C" w:rsidRPr="00B93DA4" w:rsidRDefault="001B5688" w:rsidP="008F4B8C">
      <w:pPr>
        <w:rPr>
          <w:lang w:eastAsia="x-none"/>
        </w:rPr>
      </w:pPr>
      <w:hyperlink r:id="rId1757" w:history="1">
        <w:r w:rsidR="000B5C49">
          <w:rPr>
            <w:rStyle w:val="Hyperlink"/>
            <w:lang w:eastAsia="x-none"/>
          </w:rPr>
          <w:t>R1-2204913</w:t>
        </w:r>
      </w:hyperlink>
      <w:r w:rsidR="008F4B8C">
        <w:rPr>
          <w:lang w:eastAsia="x-none"/>
        </w:rPr>
        <w:tab/>
        <w:t>Discussion on field test results of CSI enhancement for coherent JT</w:t>
      </w:r>
      <w:r w:rsidR="008F4B8C">
        <w:rPr>
          <w:lang w:eastAsia="x-none"/>
        </w:rPr>
        <w:tab/>
        <w:t>Huawei, HiSilicon</w:t>
      </w:r>
    </w:p>
    <w:p w14:paraId="39D0DC11" w14:textId="77777777" w:rsidR="008F4B8C" w:rsidRPr="003B3DC0" w:rsidRDefault="008F4B8C" w:rsidP="00DF5C19">
      <w:pPr>
        <w:pStyle w:val="Heading2"/>
      </w:pPr>
      <w:bookmarkStart w:id="273" w:name="_Toc101357046"/>
      <w:bookmarkStart w:id="274" w:name="_Toc105521384"/>
      <w:r w:rsidRPr="003B3DC0">
        <w:t>Study on Artificial Intelligence (AI)/Machine Learning (ML) for NR air interface</w:t>
      </w:r>
      <w:bookmarkEnd w:id="273"/>
      <w:bookmarkEnd w:id="274"/>
      <w:r w:rsidRPr="003B3DC0">
        <w:t xml:space="preserve"> </w:t>
      </w:r>
    </w:p>
    <w:p w14:paraId="1C9748E0" w14:textId="6B5AA5B6" w:rsidR="008F4B8C" w:rsidRDefault="008F4B8C" w:rsidP="008F4B8C">
      <w:pPr>
        <w:rPr>
          <w:i/>
          <w:iCs/>
        </w:rPr>
      </w:pPr>
      <w:r w:rsidRPr="00424476">
        <w:rPr>
          <w:i/>
          <w:iCs/>
        </w:rPr>
        <w:t>Please refer to</w:t>
      </w:r>
      <w:r>
        <w:rPr>
          <w:i/>
          <w:iCs/>
        </w:rPr>
        <w:t xml:space="preserve"> </w:t>
      </w:r>
      <w:hyperlink r:id="rId1758" w:history="1">
        <w:r w:rsidRPr="00364947">
          <w:rPr>
            <w:rStyle w:val="Hyperlink"/>
            <w:i/>
            <w:iCs/>
          </w:rPr>
          <w:t>RP-213599</w:t>
        </w:r>
      </w:hyperlink>
      <w:r w:rsidRPr="00364947">
        <w:rPr>
          <w:i/>
          <w:iCs/>
        </w:rPr>
        <w:t xml:space="preserve"> </w:t>
      </w:r>
      <w:r w:rsidRPr="00424476">
        <w:rPr>
          <w:i/>
          <w:iCs/>
        </w:rPr>
        <w:t xml:space="preserve">for detailed scope of the </w:t>
      </w:r>
      <w:r>
        <w:rPr>
          <w:i/>
          <w:iCs/>
        </w:rPr>
        <w:t>S</w:t>
      </w:r>
      <w:r w:rsidRPr="00424476">
        <w:rPr>
          <w:i/>
          <w:iCs/>
        </w:rPr>
        <w:t>I</w:t>
      </w:r>
      <w:r>
        <w:rPr>
          <w:i/>
          <w:iCs/>
        </w:rPr>
        <w:t>.</w:t>
      </w:r>
    </w:p>
    <w:p w14:paraId="0F941C93" w14:textId="4653AC08" w:rsidR="003B42B2" w:rsidRDefault="003B42B2" w:rsidP="003B42B2"/>
    <w:p w14:paraId="57944F3B" w14:textId="32963092" w:rsidR="001A1F25" w:rsidRPr="001A1F25" w:rsidRDefault="001B5688" w:rsidP="001A1F25">
      <w:pPr>
        <w:rPr>
          <w:b/>
          <w:bCs/>
        </w:rPr>
      </w:pPr>
      <w:hyperlink r:id="rId1759" w:history="1">
        <w:r w:rsidR="000B5C49">
          <w:rPr>
            <w:rStyle w:val="Hyperlink"/>
            <w:b/>
            <w:bCs/>
          </w:rPr>
          <w:t>R1-2205695</w:t>
        </w:r>
      </w:hyperlink>
      <w:r w:rsidR="001A1F25" w:rsidRPr="001D039D">
        <w:rPr>
          <w:b/>
          <w:bCs/>
        </w:rPr>
        <w:tab/>
        <w:t>Session notes for 9.2 (Study on Artificial Intelligence (AI)/Machine Learning (ML) for NR air interface)</w:t>
      </w:r>
      <w:r w:rsidR="001A1F25" w:rsidRPr="001A1F25">
        <w:rPr>
          <w:b/>
          <w:bCs/>
        </w:rPr>
        <w:tab/>
        <w:t>Ad-hoc Chair (CMCC)</w:t>
      </w:r>
      <w:r w:rsidR="001D039D">
        <w:rPr>
          <w:b/>
          <w:bCs/>
        </w:rPr>
        <w:tab/>
        <w:t xml:space="preserve">(rev of </w:t>
      </w:r>
      <w:hyperlink r:id="rId1760" w:history="1">
        <w:r w:rsidR="000B5C49">
          <w:rPr>
            <w:rStyle w:val="Hyperlink"/>
            <w:b/>
            <w:bCs/>
          </w:rPr>
          <w:t>R1-2205572</w:t>
        </w:r>
      </w:hyperlink>
      <w:r w:rsidR="001D039D">
        <w:rPr>
          <w:b/>
          <w:bCs/>
        </w:rPr>
        <w:t>)</w:t>
      </w:r>
    </w:p>
    <w:p w14:paraId="12FB8E71" w14:textId="77777777" w:rsidR="001A1F25" w:rsidRDefault="001A1F25" w:rsidP="003B42B2"/>
    <w:p w14:paraId="72D384E6" w14:textId="58659AA1" w:rsidR="008F4B8C" w:rsidRPr="00651508" w:rsidRDefault="001B5688" w:rsidP="008F4B8C">
      <w:pPr>
        <w:rPr>
          <w:b/>
          <w:bCs/>
          <w:iCs/>
        </w:rPr>
      </w:pPr>
      <w:hyperlink r:id="rId1761" w:history="1">
        <w:r w:rsidR="000B5C49">
          <w:rPr>
            <w:rStyle w:val="Hyperlink"/>
            <w:b/>
            <w:bCs/>
            <w:iCs/>
          </w:rPr>
          <w:t>R1-2205021</w:t>
        </w:r>
      </w:hyperlink>
      <w:r w:rsidR="008F4B8C" w:rsidRPr="00651508">
        <w:rPr>
          <w:b/>
          <w:bCs/>
          <w:iCs/>
        </w:rPr>
        <w:tab/>
        <w:t>Work plan for Rel-18 SI on AI and ML for NR air interface</w:t>
      </w:r>
      <w:r w:rsidR="008F4B8C" w:rsidRPr="00651508">
        <w:rPr>
          <w:b/>
          <w:bCs/>
          <w:iCs/>
        </w:rPr>
        <w:tab/>
        <w:t>Qualcomm Incorporated</w:t>
      </w:r>
    </w:p>
    <w:p w14:paraId="6BCDD0AA" w14:textId="77777777" w:rsidR="00651508" w:rsidRDefault="00651508" w:rsidP="008F4B8C"/>
    <w:p w14:paraId="379E6F5B" w14:textId="0011AED7" w:rsidR="008F4B8C" w:rsidRPr="00651508" w:rsidRDefault="001B5688" w:rsidP="008F4B8C">
      <w:pPr>
        <w:rPr>
          <w:b/>
          <w:bCs/>
          <w:iCs/>
        </w:rPr>
      </w:pPr>
      <w:hyperlink r:id="rId1762" w:history="1">
        <w:r w:rsidR="000B5C49">
          <w:rPr>
            <w:rStyle w:val="Hyperlink"/>
            <w:b/>
            <w:bCs/>
            <w:iCs/>
          </w:rPr>
          <w:t>R1-2205022</w:t>
        </w:r>
      </w:hyperlink>
      <w:r w:rsidR="008F4B8C" w:rsidRPr="00651508">
        <w:rPr>
          <w:b/>
          <w:bCs/>
          <w:iCs/>
        </w:rPr>
        <w:tab/>
        <w:t>TR skeleton for Rel-18 SI on AI and ML for NR air interface</w:t>
      </w:r>
      <w:r w:rsidR="008F4B8C" w:rsidRPr="00651508">
        <w:rPr>
          <w:b/>
          <w:bCs/>
          <w:iCs/>
        </w:rPr>
        <w:tab/>
        <w:t>Qualcomm Incorporated</w:t>
      </w:r>
    </w:p>
    <w:p w14:paraId="69F1A05D" w14:textId="77777777" w:rsidR="003B42B2" w:rsidRPr="00A716F5" w:rsidRDefault="003B42B2" w:rsidP="003B42B2">
      <w:pPr>
        <w:rPr>
          <w:lang w:val="fr-FR" w:eastAsia="x-none"/>
        </w:rPr>
      </w:pPr>
      <w:r w:rsidRPr="00A716F5">
        <w:rPr>
          <w:lang w:val="fr-FR" w:eastAsia="x-none"/>
        </w:rPr>
        <w:t>[109-e-R18-AI/ML-01] – Juan (Qualcomm)</w:t>
      </w:r>
    </w:p>
    <w:p w14:paraId="0F03A305" w14:textId="3DD33052" w:rsidR="003B42B2" w:rsidRPr="00A716F5" w:rsidRDefault="003B42B2" w:rsidP="003B42B2">
      <w:pPr>
        <w:rPr>
          <w:lang w:eastAsia="x-none"/>
        </w:rPr>
      </w:pPr>
      <w:r w:rsidRPr="00A716F5">
        <w:rPr>
          <w:lang w:eastAsia="x-none"/>
        </w:rPr>
        <w:t>Email discussion and approval of TR skeleton for Rel-18 SI on AI/ML for NR air interface by May 13</w:t>
      </w:r>
    </w:p>
    <w:p w14:paraId="0623C052" w14:textId="44583C3C" w:rsidR="003B42B2" w:rsidRPr="00A716F5" w:rsidRDefault="001B5688" w:rsidP="006235E1">
      <w:pPr>
        <w:rPr>
          <w:b/>
          <w:bCs/>
          <w:iCs/>
        </w:rPr>
      </w:pPr>
      <w:hyperlink r:id="rId1763" w:history="1">
        <w:r w:rsidR="000B5C49">
          <w:rPr>
            <w:rStyle w:val="Hyperlink"/>
            <w:b/>
            <w:bCs/>
            <w:iCs/>
          </w:rPr>
          <w:t>R1-2205478</w:t>
        </w:r>
      </w:hyperlink>
      <w:r w:rsidR="006235E1" w:rsidRPr="00A716F5">
        <w:rPr>
          <w:b/>
          <w:bCs/>
          <w:iCs/>
        </w:rPr>
        <w:tab/>
        <w:t>[109-e-R18-AI/ML-01] Email discussion and approval of TR skeleton for Rel-18 SI on AI/ML for NR air interface</w:t>
      </w:r>
      <w:r w:rsidR="006235E1" w:rsidRPr="00A716F5">
        <w:rPr>
          <w:b/>
          <w:bCs/>
          <w:iCs/>
        </w:rPr>
        <w:tab/>
        <w:t>Moderator (Qualcomm Incorporated)</w:t>
      </w:r>
    </w:p>
    <w:p w14:paraId="7999D400" w14:textId="3F1D5E28" w:rsidR="00A716F5" w:rsidRPr="00A716F5" w:rsidRDefault="001B5688" w:rsidP="00A716F5">
      <w:pPr>
        <w:rPr>
          <w:b/>
          <w:bCs/>
          <w:iCs/>
        </w:rPr>
      </w:pPr>
      <w:hyperlink r:id="rId1764" w:history="1">
        <w:r w:rsidR="000B5C49">
          <w:rPr>
            <w:rStyle w:val="Hyperlink"/>
            <w:b/>
            <w:bCs/>
            <w:iCs/>
          </w:rPr>
          <w:t>R1-2205476</w:t>
        </w:r>
      </w:hyperlink>
      <w:r w:rsidR="00A716F5" w:rsidRPr="00A716F5">
        <w:rPr>
          <w:b/>
          <w:bCs/>
          <w:iCs/>
        </w:rPr>
        <w:tab/>
        <w:t>TR 38.843 skeleton for Rel-18 SI on AI and ML for NR air interface</w:t>
      </w:r>
      <w:r w:rsidR="00A716F5" w:rsidRPr="00A716F5">
        <w:rPr>
          <w:b/>
          <w:bCs/>
          <w:iCs/>
        </w:rPr>
        <w:tab/>
        <w:t>Qualcomm Incorporated</w:t>
      </w:r>
    </w:p>
    <w:p w14:paraId="3A44B9D4" w14:textId="581A577B" w:rsidR="00A716F5" w:rsidRPr="00B93DA4" w:rsidRDefault="00A716F5" w:rsidP="006235E1">
      <w:pPr>
        <w:rPr>
          <w:iCs/>
        </w:rPr>
      </w:pPr>
      <w:r w:rsidRPr="00A716F5">
        <w:rPr>
          <w:b/>
          <w:bCs/>
          <w:iCs/>
        </w:rPr>
        <w:t>Decision:</w:t>
      </w:r>
      <w:r>
        <w:rPr>
          <w:iCs/>
        </w:rPr>
        <w:t xml:space="preserve"> As per email decision posted on May 22</w:t>
      </w:r>
      <w:r w:rsidRPr="00A716F5">
        <w:rPr>
          <w:iCs/>
          <w:vertAlign w:val="superscript"/>
        </w:rPr>
        <w:t>nd</w:t>
      </w:r>
      <w:r>
        <w:rPr>
          <w:iCs/>
        </w:rPr>
        <w:t xml:space="preserve">, the revised skeleton in </w:t>
      </w:r>
      <w:hyperlink r:id="rId1765" w:history="1">
        <w:r w:rsidR="000B5C49">
          <w:rPr>
            <w:rStyle w:val="Hyperlink"/>
            <w:iCs/>
          </w:rPr>
          <w:t>R1-2205478</w:t>
        </w:r>
      </w:hyperlink>
      <w:r>
        <w:rPr>
          <w:iCs/>
        </w:rPr>
        <w:t xml:space="preserve"> is still not stable. Discussion to continue in next meeting.</w:t>
      </w:r>
    </w:p>
    <w:p w14:paraId="5422BD04" w14:textId="77777777" w:rsidR="008F4B8C" w:rsidRPr="008C655F" w:rsidRDefault="008F4B8C" w:rsidP="00651508">
      <w:pPr>
        <w:pStyle w:val="Heading3"/>
      </w:pPr>
      <w:bookmarkStart w:id="275" w:name="_Toc101357047"/>
      <w:bookmarkStart w:id="276" w:name="_Toc105521385"/>
      <w:r w:rsidRPr="008C655F">
        <w:t>General aspects of AI/ML framework</w:t>
      </w:r>
      <w:bookmarkEnd w:id="275"/>
      <w:bookmarkEnd w:id="276"/>
    </w:p>
    <w:p w14:paraId="53BA1CD1" w14:textId="51CAE89E" w:rsidR="008F4B8C" w:rsidRDefault="008F4B8C" w:rsidP="008F4B8C">
      <w:pPr>
        <w:rPr>
          <w:i/>
          <w:iCs/>
        </w:rPr>
      </w:pPr>
      <w:r w:rsidRPr="008C655F">
        <w:rPr>
          <w:i/>
          <w:iCs/>
        </w:rPr>
        <w:t>Including characterization of defining stages of AI/ML algorithm and associated complexity, UE-gNB collaboration, life cycle management, dataset(s), and notation/terminology.</w:t>
      </w:r>
      <w:r>
        <w:rPr>
          <w:i/>
          <w:iCs/>
        </w:rPr>
        <w:t xml:space="preserve"> Also including any common aspects of evaluation methodology.</w:t>
      </w:r>
    </w:p>
    <w:p w14:paraId="704ACDBC" w14:textId="12844A22" w:rsidR="00651508" w:rsidRDefault="00651508" w:rsidP="00651508"/>
    <w:p w14:paraId="65898B61" w14:textId="069227E8" w:rsidR="00337930" w:rsidRDefault="001B5688" w:rsidP="00337930">
      <w:pPr>
        <w:rPr>
          <w:b/>
          <w:bCs/>
          <w:iCs/>
        </w:rPr>
      </w:pPr>
      <w:hyperlink r:id="rId1766" w:history="1">
        <w:r w:rsidR="000B5C49">
          <w:rPr>
            <w:rStyle w:val="Hyperlink"/>
            <w:b/>
            <w:bCs/>
            <w:iCs/>
          </w:rPr>
          <w:t>R1-2203280</w:t>
        </w:r>
      </w:hyperlink>
      <w:r w:rsidR="00337930" w:rsidRPr="00660681">
        <w:rPr>
          <w:b/>
          <w:bCs/>
          <w:iCs/>
        </w:rPr>
        <w:tab/>
        <w:t>General aspects of AI PHY framework</w:t>
      </w:r>
      <w:r w:rsidR="00337930" w:rsidRPr="00660681">
        <w:rPr>
          <w:b/>
          <w:bCs/>
          <w:iCs/>
        </w:rPr>
        <w:tab/>
        <w:t>Ericsson</w:t>
      </w:r>
    </w:p>
    <w:p w14:paraId="56EEF98C" w14:textId="1EBC4E9D" w:rsidR="00400F23" w:rsidRPr="00400F23" w:rsidRDefault="00400F23" w:rsidP="007A297D">
      <w:pPr>
        <w:pStyle w:val="ListParagraph"/>
        <w:numPr>
          <w:ilvl w:val="0"/>
          <w:numId w:val="88"/>
        </w:numPr>
        <w:rPr>
          <w:rFonts w:eastAsiaTheme="minorEastAsia"/>
          <w:b/>
          <w:sz w:val="18"/>
          <w:szCs w:val="18"/>
        </w:rPr>
      </w:pPr>
      <w:r>
        <w:rPr>
          <w:b/>
          <w:noProof/>
        </w:rPr>
        <w:fldChar w:fldCharType="begin"/>
      </w:r>
      <w:r>
        <w:instrText xml:space="preserve"> TOC \n \h \z \t "Proposal,1" </w:instrText>
      </w:r>
      <w:r>
        <w:rPr>
          <w:b/>
          <w:noProof/>
        </w:rPr>
        <w:fldChar w:fldCharType="separate"/>
      </w:r>
      <w:hyperlink w:anchor="_Toc102160057" w:history="1">
        <w:r w:rsidRPr="00400F23">
          <w:rPr>
            <w:rStyle w:val="Hyperlink"/>
            <w:sz w:val="18"/>
            <w:szCs w:val="18"/>
          </w:rPr>
          <w:t>Proposal 1</w:t>
        </w:r>
        <w:r>
          <w:rPr>
            <w:rStyle w:val="Hyperlink"/>
            <w:sz w:val="18"/>
            <w:szCs w:val="18"/>
          </w:rPr>
          <w:t xml:space="preserve">: </w:t>
        </w:r>
        <w:r w:rsidRPr="00400F23">
          <w:rPr>
            <w:rStyle w:val="Hyperlink"/>
            <w:sz w:val="18"/>
            <w:szCs w:val="18"/>
          </w:rPr>
          <w:t xml:space="preserve">In the study, prioritize AI/ML model generation under the assumption that AI/ML algorithms are trained </w:t>
        </w:r>
        <w:r w:rsidRPr="00400F23">
          <w:rPr>
            <w:rStyle w:val="Hyperlink"/>
            <w:sz w:val="18"/>
            <w:szCs w:val="18"/>
            <w:shd w:val="clear" w:color="auto" w:fill="FFFFFF" w:themeFill="background1"/>
          </w:rPr>
          <w:t>offline.</w:t>
        </w:r>
      </w:hyperlink>
    </w:p>
    <w:p w14:paraId="28E86520" w14:textId="238E6818" w:rsidR="00400F23" w:rsidRPr="00400F23" w:rsidRDefault="001B5688" w:rsidP="007A297D">
      <w:pPr>
        <w:pStyle w:val="ListParagraph"/>
        <w:numPr>
          <w:ilvl w:val="0"/>
          <w:numId w:val="88"/>
        </w:numPr>
        <w:rPr>
          <w:rFonts w:eastAsiaTheme="minorEastAsia"/>
          <w:b/>
          <w:sz w:val="18"/>
          <w:szCs w:val="18"/>
        </w:rPr>
      </w:pPr>
      <w:hyperlink w:anchor="_Toc102160058" w:history="1">
        <w:r w:rsidR="00400F23" w:rsidRPr="00400F23">
          <w:rPr>
            <w:rStyle w:val="Hyperlink"/>
            <w:sz w:val="18"/>
            <w:szCs w:val="18"/>
          </w:rPr>
          <w:t>Proposal 2</w:t>
        </w:r>
        <w:r w:rsidR="00400F23">
          <w:rPr>
            <w:rStyle w:val="Hyperlink"/>
            <w:sz w:val="18"/>
            <w:szCs w:val="18"/>
          </w:rPr>
          <w:t xml:space="preserve">: </w:t>
        </w:r>
        <w:r w:rsidR="00400F23" w:rsidRPr="00400F23">
          <w:rPr>
            <w:rStyle w:val="Hyperlink"/>
            <w:sz w:val="18"/>
            <w:szCs w:val="18"/>
          </w:rPr>
          <w:t>In this study item, synthetic datasets (based on TR.38.901 and TR38.857) are used including the possible option of spatial consistency for at least the beam management and positioning use cases.</w:t>
        </w:r>
      </w:hyperlink>
    </w:p>
    <w:p w14:paraId="767C3A5D" w14:textId="7E3A97E3" w:rsidR="00400F23" w:rsidRPr="00400F23" w:rsidRDefault="001B5688" w:rsidP="007A297D">
      <w:pPr>
        <w:pStyle w:val="ListParagraph"/>
        <w:numPr>
          <w:ilvl w:val="0"/>
          <w:numId w:val="88"/>
        </w:numPr>
        <w:rPr>
          <w:rFonts w:eastAsiaTheme="minorEastAsia"/>
          <w:b/>
          <w:sz w:val="18"/>
          <w:szCs w:val="18"/>
        </w:rPr>
      </w:pPr>
      <w:hyperlink w:anchor="_Toc102160059" w:history="1">
        <w:r w:rsidR="00400F23" w:rsidRPr="00400F23">
          <w:rPr>
            <w:rStyle w:val="Hyperlink"/>
            <w:sz w:val="18"/>
            <w:szCs w:val="18"/>
          </w:rPr>
          <w:t>Proposal 3</w:t>
        </w:r>
        <w:r w:rsidR="00400F23">
          <w:rPr>
            <w:rStyle w:val="Hyperlink"/>
            <w:sz w:val="18"/>
            <w:szCs w:val="18"/>
          </w:rPr>
          <w:t xml:space="preserve">: </w:t>
        </w:r>
        <w:r w:rsidR="00400F23" w:rsidRPr="00400F23">
          <w:rPr>
            <w:rStyle w:val="Hyperlink"/>
            <w:sz w:val="18"/>
            <w:szCs w:val="18"/>
          </w:rPr>
          <w:t>RAN1 does not pursue any work in this SI aiming at agreeing AI-baseline models for calibration.</w:t>
        </w:r>
      </w:hyperlink>
    </w:p>
    <w:p w14:paraId="16D7F567" w14:textId="74AA18D6" w:rsidR="00400F23" w:rsidRPr="00400F23" w:rsidRDefault="001B5688" w:rsidP="007A297D">
      <w:pPr>
        <w:pStyle w:val="ListParagraph"/>
        <w:numPr>
          <w:ilvl w:val="0"/>
          <w:numId w:val="88"/>
        </w:numPr>
        <w:rPr>
          <w:rFonts w:eastAsiaTheme="minorEastAsia"/>
          <w:b/>
          <w:sz w:val="18"/>
          <w:szCs w:val="18"/>
        </w:rPr>
      </w:pPr>
      <w:hyperlink w:anchor="_Toc102160060" w:history="1">
        <w:r w:rsidR="00400F23" w:rsidRPr="00400F23">
          <w:rPr>
            <w:rStyle w:val="Hyperlink"/>
            <w:sz w:val="18"/>
            <w:szCs w:val="18"/>
          </w:rPr>
          <w:t>Proposal 4</w:t>
        </w:r>
        <w:r w:rsidR="00400F23">
          <w:rPr>
            <w:rStyle w:val="Hyperlink"/>
            <w:sz w:val="18"/>
            <w:szCs w:val="18"/>
          </w:rPr>
          <w:t xml:space="preserve">: </w:t>
        </w:r>
        <w:r w:rsidR="00400F23" w:rsidRPr="00400F23">
          <w:rPr>
            <w:rStyle w:val="Hyperlink"/>
            <w:sz w:val="18"/>
            <w:szCs w:val="18"/>
          </w:rPr>
          <w:t>The use of a standard-transparent AI models to enhance performance can be done on a per-company basis and can be used as a reference for comparison. If such results are included, then they should be shared as any other results with respect to e.g. AI model description and KPIs.</w:t>
        </w:r>
      </w:hyperlink>
    </w:p>
    <w:p w14:paraId="75EE2E61" w14:textId="54E6CB00" w:rsidR="00400F23" w:rsidRPr="00400F23" w:rsidRDefault="001B5688" w:rsidP="007A297D">
      <w:pPr>
        <w:pStyle w:val="ListParagraph"/>
        <w:numPr>
          <w:ilvl w:val="0"/>
          <w:numId w:val="88"/>
        </w:numPr>
        <w:rPr>
          <w:rFonts w:eastAsiaTheme="minorEastAsia"/>
          <w:b/>
          <w:sz w:val="18"/>
          <w:szCs w:val="18"/>
        </w:rPr>
      </w:pPr>
      <w:hyperlink w:anchor="_Toc102160061" w:history="1">
        <w:r w:rsidR="00400F23" w:rsidRPr="00400F23">
          <w:rPr>
            <w:rStyle w:val="Hyperlink"/>
            <w:sz w:val="18"/>
            <w:szCs w:val="18"/>
          </w:rPr>
          <w:t>Proposal 5</w:t>
        </w:r>
        <w:r w:rsidR="00400F23">
          <w:rPr>
            <w:rStyle w:val="Hyperlink"/>
            <w:sz w:val="18"/>
            <w:szCs w:val="18"/>
          </w:rPr>
          <w:t xml:space="preserve">: </w:t>
        </w:r>
        <w:r w:rsidR="00400F23" w:rsidRPr="00400F23">
          <w:rPr>
            <w:rStyle w:val="Hyperlink"/>
            <w:sz w:val="18"/>
            <w:szCs w:val="18"/>
          </w:rPr>
          <w:t>Study the following three collaboration cases:</w:t>
        </w:r>
      </w:hyperlink>
    </w:p>
    <w:p w14:paraId="4D7647C2" w14:textId="120140F1" w:rsidR="00400F23" w:rsidRPr="00400F23" w:rsidRDefault="001B5688" w:rsidP="007A297D">
      <w:pPr>
        <w:pStyle w:val="ListParagraph"/>
        <w:numPr>
          <w:ilvl w:val="1"/>
          <w:numId w:val="88"/>
        </w:numPr>
        <w:rPr>
          <w:rFonts w:eastAsiaTheme="minorEastAsia"/>
          <w:b/>
          <w:sz w:val="18"/>
          <w:szCs w:val="18"/>
        </w:rPr>
      </w:pPr>
      <w:hyperlink w:anchor="_Toc102160062" w:history="1">
        <w:r w:rsidR="00400F23" w:rsidRPr="00400F23">
          <w:rPr>
            <w:rStyle w:val="Hyperlink"/>
            <w:sz w:val="18"/>
            <w:szCs w:val="18"/>
          </w:rPr>
          <w:t>Single-sided ML functionality at the gNB/NW only,</w:t>
        </w:r>
      </w:hyperlink>
    </w:p>
    <w:p w14:paraId="4DABB584" w14:textId="485DD838" w:rsidR="00400F23" w:rsidRPr="00400F23" w:rsidRDefault="001B5688" w:rsidP="007A297D">
      <w:pPr>
        <w:pStyle w:val="ListParagraph"/>
        <w:numPr>
          <w:ilvl w:val="1"/>
          <w:numId w:val="88"/>
        </w:numPr>
        <w:rPr>
          <w:rFonts w:eastAsiaTheme="minorEastAsia"/>
          <w:b/>
          <w:sz w:val="18"/>
          <w:szCs w:val="18"/>
        </w:rPr>
      </w:pPr>
      <w:hyperlink w:anchor="_Toc102160063" w:history="1">
        <w:r w:rsidR="00400F23" w:rsidRPr="00400F23">
          <w:rPr>
            <w:rStyle w:val="Hyperlink"/>
            <w:sz w:val="18"/>
            <w:szCs w:val="18"/>
          </w:rPr>
          <w:t>Single-sided ML functionality at the UE only,</w:t>
        </w:r>
      </w:hyperlink>
    </w:p>
    <w:p w14:paraId="4F5F7333" w14:textId="55668A42" w:rsidR="00400F23" w:rsidRPr="00400F23" w:rsidRDefault="001B5688" w:rsidP="007A297D">
      <w:pPr>
        <w:pStyle w:val="ListParagraph"/>
        <w:numPr>
          <w:ilvl w:val="1"/>
          <w:numId w:val="88"/>
        </w:numPr>
        <w:rPr>
          <w:rFonts w:eastAsiaTheme="minorEastAsia"/>
          <w:b/>
          <w:sz w:val="18"/>
          <w:szCs w:val="18"/>
        </w:rPr>
      </w:pPr>
      <w:hyperlink w:anchor="_Toc102160064" w:history="1">
        <w:r w:rsidR="00400F23" w:rsidRPr="00400F23">
          <w:rPr>
            <w:rStyle w:val="Hyperlink"/>
            <w:sz w:val="18"/>
            <w:szCs w:val="18"/>
          </w:rPr>
          <w:t>Dual-sided joint ML functionality at both the UE and gNB/NW (joint operation).</w:t>
        </w:r>
      </w:hyperlink>
    </w:p>
    <w:p w14:paraId="1BD35B19" w14:textId="474FEDE7" w:rsidR="00400F23" w:rsidRPr="00400F23" w:rsidRDefault="001B5688" w:rsidP="007A297D">
      <w:pPr>
        <w:pStyle w:val="ListParagraph"/>
        <w:numPr>
          <w:ilvl w:val="0"/>
          <w:numId w:val="88"/>
        </w:numPr>
        <w:rPr>
          <w:rFonts w:eastAsiaTheme="minorEastAsia"/>
          <w:b/>
          <w:sz w:val="18"/>
          <w:szCs w:val="18"/>
        </w:rPr>
      </w:pPr>
      <w:hyperlink w:anchor="_Toc102160065" w:history="1">
        <w:r w:rsidR="00400F23" w:rsidRPr="00400F23">
          <w:rPr>
            <w:rStyle w:val="Hyperlink"/>
            <w:sz w:val="18"/>
            <w:szCs w:val="18"/>
          </w:rPr>
          <w:t>Proposal 6</w:t>
        </w:r>
        <w:r w:rsidR="00400F23">
          <w:rPr>
            <w:rStyle w:val="Hyperlink"/>
            <w:sz w:val="18"/>
            <w:szCs w:val="18"/>
          </w:rPr>
          <w:t xml:space="preserve">: </w:t>
        </w:r>
        <w:r w:rsidR="00400F23" w:rsidRPr="00400F23">
          <w:rPr>
            <w:rStyle w:val="Hyperlink"/>
            <w:sz w:val="18"/>
            <w:szCs w:val="18"/>
          </w:rPr>
          <w:t>Study a multi-vendor framework including procedures and signalling for enabling dual-sided joint ML that ensures a single ML-model on the UE side that is independent from the gNB ML-model and a single ML model on the gNB side that is independent from the UE ML-model.</w:t>
        </w:r>
      </w:hyperlink>
    </w:p>
    <w:p w14:paraId="165A9352" w14:textId="4E9B8C3F" w:rsidR="00400F23" w:rsidRPr="00400F23" w:rsidRDefault="001B5688" w:rsidP="007A297D">
      <w:pPr>
        <w:pStyle w:val="ListParagraph"/>
        <w:numPr>
          <w:ilvl w:val="0"/>
          <w:numId w:val="88"/>
        </w:numPr>
        <w:rPr>
          <w:rFonts w:eastAsiaTheme="minorEastAsia"/>
          <w:b/>
          <w:sz w:val="18"/>
          <w:szCs w:val="18"/>
        </w:rPr>
      </w:pPr>
      <w:hyperlink w:anchor="_Toc102160066" w:history="1">
        <w:r w:rsidR="00400F23" w:rsidRPr="00400F23">
          <w:rPr>
            <w:rStyle w:val="Hyperlink"/>
            <w:sz w:val="18"/>
            <w:szCs w:val="18"/>
          </w:rPr>
          <w:t>Proposal 7</w:t>
        </w:r>
        <w:r w:rsidR="00400F23">
          <w:rPr>
            <w:rStyle w:val="Hyperlink"/>
            <w:sz w:val="18"/>
            <w:szCs w:val="18"/>
          </w:rPr>
          <w:t xml:space="preserve">: </w:t>
        </w:r>
        <w:r w:rsidR="00400F23" w:rsidRPr="00400F23">
          <w:rPr>
            <w:rStyle w:val="Hyperlink"/>
            <w:sz w:val="18"/>
            <w:szCs w:val="18"/>
          </w:rPr>
          <w:t>At least for single sided ML models, the model training is assumed to be proprietary, hence no specification impact is foreseen for ML model training</w:t>
        </w:r>
      </w:hyperlink>
    </w:p>
    <w:p w14:paraId="2BD25DF9" w14:textId="6A64F31A" w:rsidR="00400F23" w:rsidRPr="00400F23" w:rsidRDefault="001B5688" w:rsidP="007A297D">
      <w:pPr>
        <w:pStyle w:val="ListParagraph"/>
        <w:numPr>
          <w:ilvl w:val="0"/>
          <w:numId w:val="88"/>
        </w:numPr>
        <w:rPr>
          <w:rFonts w:eastAsiaTheme="minorEastAsia"/>
          <w:b/>
          <w:sz w:val="18"/>
          <w:szCs w:val="18"/>
        </w:rPr>
      </w:pPr>
      <w:hyperlink w:anchor="_Toc102160067" w:history="1">
        <w:r w:rsidR="00400F23" w:rsidRPr="00400F23">
          <w:rPr>
            <w:rStyle w:val="Hyperlink"/>
            <w:sz w:val="18"/>
            <w:szCs w:val="18"/>
          </w:rPr>
          <w:t>Proposal 8</w:t>
        </w:r>
        <w:r w:rsidR="00400F23">
          <w:rPr>
            <w:rStyle w:val="Hyperlink"/>
            <w:sz w:val="18"/>
            <w:szCs w:val="18"/>
          </w:rPr>
          <w:t xml:space="preserve">: </w:t>
        </w:r>
        <w:r w:rsidR="00400F23" w:rsidRPr="00400F23">
          <w:rPr>
            <w:rStyle w:val="Hyperlink"/>
            <w:sz w:val="18"/>
            <w:szCs w:val="18"/>
          </w:rPr>
          <w:t>Study options for training collaboration of the dual-side joint AI, using Case A, B, C and D outlined above as a starting point, including at least feasibility of model adoption from external vendor and joint training frameworks in multi-vendor setups</w:t>
        </w:r>
      </w:hyperlink>
    </w:p>
    <w:p w14:paraId="406BE13D" w14:textId="2A60A119" w:rsidR="00400F23" w:rsidRPr="00400F23" w:rsidRDefault="001B5688" w:rsidP="007A297D">
      <w:pPr>
        <w:pStyle w:val="ListParagraph"/>
        <w:numPr>
          <w:ilvl w:val="0"/>
          <w:numId w:val="88"/>
        </w:numPr>
        <w:rPr>
          <w:rFonts w:eastAsiaTheme="minorEastAsia"/>
          <w:b/>
          <w:sz w:val="18"/>
          <w:szCs w:val="18"/>
        </w:rPr>
      </w:pPr>
      <w:hyperlink w:anchor="_Toc102160068" w:history="1">
        <w:r w:rsidR="00400F23" w:rsidRPr="00400F23">
          <w:rPr>
            <w:rStyle w:val="Hyperlink"/>
            <w:sz w:val="18"/>
            <w:szCs w:val="18"/>
          </w:rPr>
          <w:t>Proposal 9</w:t>
        </w:r>
        <w:r w:rsidR="00400F23">
          <w:rPr>
            <w:rStyle w:val="Hyperlink"/>
            <w:sz w:val="18"/>
            <w:szCs w:val="18"/>
          </w:rPr>
          <w:t xml:space="preserve">: </w:t>
        </w:r>
        <w:r w:rsidR="00400F23" w:rsidRPr="00400F23">
          <w:rPr>
            <w:rStyle w:val="Hyperlink"/>
            <w:sz w:val="18"/>
            <w:szCs w:val="18"/>
          </w:rPr>
          <w:t>Study in particular the combinatorial problem for dual sided joint AI (Case C), to limit or remove the issue with having to implement/train one ML model for each collaborating vendor/device model/ML model version</w:t>
        </w:r>
      </w:hyperlink>
    </w:p>
    <w:p w14:paraId="05ACBB74" w14:textId="4F0B0191" w:rsidR="00400F23" w:rsidRPr="00400F23" w:rsidRDefault="001B5688" w:rsidP="007A297D">
      <w:pPr>
        <w:pStyle w:val="ListParagraph"/>
        <w:numPr>
          <w:ilvl w:val="0"/>
          <w:numId w:val="88"/>
        </w:numPr>
        <w:rPr>
          <w:rFonts w:eastAsiaTheme="minorEastAsia"/>
          <w:b/>
          <w:sz w:val="18"/>
          <w:szCs w:val="18"/>
        </w:rPr>
      </w:pPr>
      <w:hyperlink w:anchor="_Toc102160069" w:history="1">
        <w:r w:rsidR="00400F23" w:rsidRPr="00400F23">
          <w:rPr>
            <w:rStyle w:val="Hyperlink"/>
            <w:sz w:val="18"/>
            <w:szCs w:val="18"/>
          </w:rPr>
          <w:t>Proposal 10</w:t>
        </w:r>
        <w:r w:rsidR="00400F23">
          <w:rPr>
            <w:rStyle w:val="Hyperlink"/>
            <w:sz w:val="18"/>
            <w:szCs w:val="18"/>
          </w:rPr>
          <w:t xml:space="preserve">: </w:t>
        </w:r>
        <w:r w:rsidR="00400F23" w:rsidRPr="00400F23">
          <w:rPr>
            <w:rStyle w:val="Hyperlink"/>
            <w:sz w:val="18"/>
            <w:szCs w:val="18"/>
          </w:rPr>
          <w:t>Study mechanism and signalling to enable to network to ensure performance of the ML-functionality in the UE, in case of single-sided ML-functionality in the UE and the UE part of the dual-sided joint ML functionality.</w:t>
        </w:r>
      </w:hyperlink>
    </w:p>
    <w:p w14:paraId="4E9FFFE5" w14:textId="24A1E893" w:rsidR="00400F23" w:rsidRPr="00400F23" w:rsidRDefault="001B5688" w:rsidP="007A297D">
      <w:pPr>
        <w:pStyle w:val="ListParagraph"/>
        <w:numPr>
          <w:ilvl w:val="0"/>
          <w:numId w:val="88"/>
        </w:numPr>
        <w:rPr>
          <w:rFonts w:eastAsiaTheme="minorEastAsia"/>
          <w:b/>
          <w:sz w:val="18"/>
          <w:szCs w:val="18"/>
        </w:rPr>
      </w:pPr>
      <w:hyperlink w:anchor="_Toc102160070" w:history="1">
        <w:r w:rsidR="00400F23" w:rsidRPr="00400F23">
          <w:rPr>
            <w:rStyle w:val="Hyperlink"/>
            <w:sz w:val="18"/>
            <w:szCs w:val="18"/>
          </w:rPr>
          <w:t>Proposal 11</w:t>
        </w:r>
        <w:r w:rsidR="00400F23">
          <w:rPr>
            <w:rStyle w:val="Hyperlink"/>
            <w:sz w:val="18"/>
            <w:szCs w:val="18"/>
          </w:rPr>
          <w:t xml:space="preserve">: </w:t>
        </w:r>
        <w:r w:rsidR="00400F23" w:rsidRPr="00400F23">
          <w:rPr>
            <w:rStyle w:val="Hyperlink"/>
            <w:sz w:val="18"/>
            <w:szCs w:val="18"/>
          </w:rPr>
          <w:t>For use case solutions with single-sided ML models at the gNB, studies are primarily within UE assistance in data collection for transparent LCM to the UE.</w:t>
        </w:r>
      </w:hyperlink>
    </w:p>
    <w:p w14:paraId="6B28DB37" w14:textId="7CBF7253" w:rsidR="00400F23" w:rsidRPr="00400F23" w:rsidRDefault="001B5688" w:rsidP="007A297D">
      <w:pPr>
        <w:pStyle w:val="ListParagraph"/>
        <w:numPr>
          <w:ilvl w:val="0"/>
          <w:numId w:val="88"/>
        </w:numPr>
        <w:rPr>
          <w:rFonts w:eastAsiaTheme="minorEastAsia"/>
          <w:b/>
          <w:sz w:val="18"/>
          <w:szCs w:val="18"/>
        </w:rPr>
      </w:pPr>
      <w:hyperlink w:anchor="_Toc102160071" w:history="1">
        <w:r w:rsidR="00400F23" w:rsidRPr="00400F23">
          <w:rPr>
            <w:rStyle w:val="Hyperlink"/>
            <w:sz w:val="18"/>
            <w:szCs w:val="18"/>
          </w:rPr>
          <w:t>Proposal 12</w:t>
        </w:r>
        <w:r w:rsidR="00400F23">
          <w:rPr>
            <w:rStyle w:val="Hyperlink"/>
            <w:sz w:val="18"/>
            <w:szCs w:val="18"/>
          </w:rPr>
          <w:t xml:space="preserve">: </w:t>
        </w:r>
        <w:r w:rsidR="00400F23" w:rsidRPr="00400F23">
          <w:rPr>
            <w:rStyle w:val="Hyperlink"/>
            <w:sz w:val="18"/>
            <w:szCs w:val="18"/>
          </w:rPr>
          <w:t>Study per use case solution how network LCM assistance can be introduced to assess network performance impacts due to drifts in ML model operations at the UE side.</w:t>
        </w:r>
      </w:hyperlink>
    </w:p>
    <w:p w14:paraId="196EC3D2" w14:textId="5917C45B" w:rsidR="00400F23" w:rsidRPr="00400F23" w:rsidRDefault="001B5688" w:rsidP="007A297D">
      <w:pPr>
        <w:pStyle w:val="ListParagraph"/>
        <w:numPr>
          <w:ilvl w:val="0"/>
          <w:numId w:val="88"/>
        </w:numPr>
        <w:rPr>
          <w:rFonts w:eastAsiaTheme="minorEastAsia"/>
          <w:b/>
          <w:sz w:val="18"/>
          <w:szCs w:val="18"/>
        </w:rPr>
      </w:pPr>
      <w:hyperlink w:anchor="_Toc102160072" w:history="1">
        <w:r w:rsidR="00400F23" w:rsidRPr="00400F23">
          <w:rPr>
            <w:rStyle w:val="Hyperlink"/>
            <w:sz w:val="18"/>
            <w:szCs w:val="18"/>
          </w:rPr>
          <w:t>Proposal 13</w:t>
        </w:r>
        <w:r w:rsidR="00400F23">
          <w:rPr>
            <w:rStyle w:val="Hyperlink"/>
            <w:sz w:val="18"/>
            <w:szCs w:val="18"/>
          </w:rPr>
          <w:t xml:space="preserve">: </w:t>
        </w:r>
        <w:r w:rsidR="00400F23" w:rsidRPr="00400F23">
          <w:rPr>
            <w:rStyle w:val="Hyperlink"/>
            <w:sz w:val="18"/>
            <w:szCs w:val="18"/>
          </w:rPr>
          <w:t>For use cases solutions with dual-sided joint ML, focus is in this study on solutions that avoid standardization of the model deployment stage for updating a model.</w:t>
        </w:r>
      </w:hyperlink>
    </w:p>
    <w:p w14:paraId="495B0610" w14:textId="13E566F2" w:rsidR="00400F23" w:rsidRPr="00400F23" w:rsidRDefault="001B5688" w:rsidP="007A297D">
      <w:pPr>
        <w:pStyle w:val="ListParagraph"/>
        <w:numPr>
          <w:ilvl w:val="0"/>
          <w:numId w:val="88"/>
        </w:numPr>
        <w:rPr>
          <w:rFonts w:eastAsiaTheme="minorEastAsia"/>
          <w:b/>
          <w:sz w:val="18"/>
          <w:szCs w:val="18"/>
        </w:rPr>
      </w:pPr>
      <w:hyperlink w:anchor="_Toc102160073" w:history="1">
        <w:r w:rsidR="00400F23" w:rsidRPr="00400F23">
          <w:rPr>
            <w:rStyle w:val="Hyperlink"/>
            <w:sz w:val="18"/>
            <w:szCs w:val="18"/>
          </w:rPr>
          <w:t>Proposal 14</w:t>
        </w:r>
        <w:r w:rsidR="00400F23">
          <w:rPr>
            <w:rStyle w:val="Hyperlink"/>
            <w:sz w:val="18"/>
            <w:szCs w:val="18"/>
          </w:rPr>
          <w:t xml:space="preserve">: </w:t>
        </w:r>
        <w:r w:rsidR="00400F23" w:rsidRPr="00400F23">
          <w:rPr>
            <w:rStyle w:val="Hyperlink"/>
            <w:sz w:val="18"/>
            <w:szCs w:val="18"/>
          </w:rPr>
          <w:t>Study the need from the lower-layer perspective for improved UE capability reporting for conveying ML model-related information in PHY use cases, including enabling ML model version info provision and handling.</w:t>
        </w:r>
      </w:hyperlink>
    </w:p>
    <w:p w14:paraId="4404652F" w14:textId="7EEBECAF" w:rsidR="00400F23" w:rsidRPr="00400F23" w:rsidRDefault="001B5688" w:rsidP="007A297D">
      <w:pPr>
        <w:pStyle w:val="ListParagraph"/>
        <w:numPr>
          <w:ilvl w:val="0"/>
          <w:numId w:val="88"/>
        </w:numPr>
        <w:rPr>
          <w:rFonts w:eastAsiaTheme="minorEastAsia"/>
          <w:b/>
          <w:sz w:val="18"/>
          <w:szCs w:val="18"/>
        </w:rPr>
      </w:pPr>
      <w:hyperlink w:anchor="_Toc102160074" w:history="1">
        <w:r w:rsidR="00400F23" w:rsidRPr="00400F23">
          <w:rPr>
            <w:rStyle w:val="Hyperlink"/>
            <w:sz w:val="18"/>
            <w:szCs w:val="18"/>
          </w:rPr>
          <w:t>Proposal 15</w:t>
        </w:r>
        <w:r w:rsidR="00400F23">
          <w:rPr>
            <w:rStyle w:val="Hyperlink"/>
            <w:sz w:val="18"/>
            <w:szCs w:val="18"/>
          </w:rPr>
          <w:t xml:space="preserve">: </w:t>
        </w:r>
        <w:r w:rsidR="00400F23" w:rsidRPr="00400F23">
          <w:rPr>
            <w:rStyle w:val="Hyperlink"/>
            <w:sz w:val="18"/>
            <w:szCs w:val="18"/>
          </w:rPr>
          <w:t>In the study, deployed ML-capable UEs that support model update mechanism should be considered.</w:t>
        </w:r>
      </w:hyperlink>
    </w:p>
    <w:p w14:paraId="77AA9FF3" w14:textId="5736F1CE" w:rsidR="00400F23" w:rsidRPr="00400F23" w:rsidRDefault="001B5688" w:rsidP="007A297D">
      <w:pPr>
        <w:pStyle w:val="ListParagraph"/>
        <w:numPr>
          <w:ilvl w:val="0"/>
          <w:numId w:val="88"/>
        </w:numPr>
        <w:spacing w:after="0"/>
        <w:ind w:left="714" w:hanging="357"/>
        <w:rPr>
          <w:rFonts w:eastAsiaTheme="minorEastAsia"/>
          <w:b/>
          <w:sz w:val="18"/>
          <w:szCs w:val="18"/>
        </w:rPr>
      </w:pPr>
      <w:hyperlink w:anchor="_Toc102160075" w:history="1">
        <w:r w:rsidR="00400F23" w:rsidRPr="00400F23">
          <w:rPr>
            <w:rStyle w:val="Hyperlink"/>
            <w:sz w:val="18"/>
            <w:szCs w:val="18"/>
          </w:rPr>
          <w:t>Proposal 16</w:t>
        </w:r>
        <w:r w:rsidR="00400F23">
          <w:rPr>
            <w:rStyle w:val="Hyperlink"/>
            <w:sz w:val="18"/>
            <w:szCs w:val="18"/>
          </w:rPr>
          <w:t xml:space="preserve">: </w:t>
        </w:r>
        <w:r w:rsidR="00400F23" w:rsidRPr="00400F23">
          <w:rPr>
            <w:rStyle w:val="Hyperlink"/>
            <w:sz w:val="18"/>
            <w:szCs w:val="18"/>
          </w:rPr>
          <w:t>Study adaptability measures to ensure UE ML model robustness across deployment scenarios in the three selected use cases.</w:t>
        </w:r>
      </w:hyperlink>
    </w:p>
    <w:p w14:paraId="7E53FA8C" w14:textId="3CB860CB" w:rsidR="00337930" w:rsidRDefault="00400F23" w:rsidP="00337930">
      <w:pPr>
        <w:rPr>
          <w:lang w:val="en-US" w:eastAsia="ko-KR"/>
        </w:rPr>
      </w:pPr>
      <w:r>
        <w:fldChar w:fldCharType="end"/>
      </w:r>
      <w:r w:rsidR="00337930" w:rsidRPr="005B48B9">
        <w:rPr>
          <w:b/>
          <w:bCs/>
          <w:lang w:val="en-US" w:eastAsia="ko-KR"/>
        </w:rPr>
        <w:t>Decision:</w:t>
      </w:r>
      <w:r w:rsidR="00337930">
        <w:rPr>
          <w:lang w:val="en-US" w:eastAsia="ko-KR"/>
        </w:rPr>
        <w:t xml:space="preserve"> The document is noted.</w:t>
      </w:r>
    </w:p>
    <w:p w14:paraId="781CA788" w14:textId="294828D4" w:rsidR="00337930" w:rsidRDefault="00337930" w:rsidP="00651508">
      <w:pPr>
        <w:rPr>
          <w:lang w:val="en-US"/>
        </w:rPr>
      </w:pPr>
    </w:p>
    <w:p w14:paraId="1DF5B48A" w14:textId="2630D099" w:rsidR="00337930" w:rsidRDefault="001B5688" w:rsidP="00337930">
      <w:pPr>
        <w:rPr>
          <w:b/>
          <w:bCs/>
          <w:iCs/>
        </w:rPr>
      </w:pPr>
      <w:hyperlink r:id="rId1767" w:history="1">
        <w:r w:rsidR="000B5C49">
          <w:rPr>
            <w:rStyle w:val="Hyperlink"/>
            <w:b/>
            <w:bCs/>
            <w:iCs/>
          </w:rPr>
          <w:t>R1-2204570</w:t>
        </w:r>
      </w:hyperlink>
      <w:r w:rsidR="00337930" w:rsidRPr="00660681">
        <w:rPr>
          <w:b/>
          <w:bCs/>
          <w:iCs/>
        </w:rPr>
        <w:tab/>
        <w:t>ML terminology, descriptions, and collaboration framework</w:t>
      </w:r>
      <w:r w:rsidR="00337930" w:rsidRPr="00660681">
        <w:rPr>
          <w:b/>
          <w:bCs/>
          <w:iCs/>
        </w:rPr>
        <w:tab/>
        <w:t>Nokia, Nokia Shanghai Bell</w:t>
      </w:r>
    </w:p>
    <w:p w14:paraId="348D73E0" w14:textId="77777777" w:rsidR="00400F23" w:rsidRPr="00400F23" w:rsidRDefault="00400F23" w:rsidP="007A297D">
      <w:pPr>
        <w:pStyle w:val="ListParagraph"/>
        <w:numPr>
          <w:ilvl w:val="0"/>
          <w:numId w:val="89"/>
        </w:numPr>
        <w:spacing w:after="0"/>
        <w:jc w:val="both"/>
        <w:rPr>
          <w:rFonts w:eastAsia="Times New Roman"/>
          <w:sz w:val="18"/>
          <w:szCs w:val="18"/>
        </w:rPr>
      </w:pPr>
      <w:r w:rsidRPr="00400F23">
        <w:rPr>
          <w:rFonts w:eastAsia="Times New Roman"/>
          <w:sz w:val="18"/>
          <w:szCs w:val="18"/>
        </w:rPr>
        <w:t xml:space="preserve">Proposal 1: RAN1 maintains a list of ML-related terms and definitions. Terminology in </w:t>
      </w:r>
      <w:r w:rsidRPr="00400F23">
        <w:rPr>
          <w:rFonts w:eastAsia="Times New Roman"/>
          <w:sz w:val="18"/>
          <w:szCs w:val="18"/>
        </w:rPr>
        <w:fldChar w:fldCharType="begin"/>
      </w:r>
      <w:r w:rsidRPr="00400F23">
        <w:rPr>
          <w:rFonts w:eastAsia="Times New Roman"/>
          <w:sz w:val="18"/>
          <w:szCs w:val="18"/>
        </w:rPr>
        <w:instrText xml:space="preserve"> REF _Ref101268844 \h  \* MERGEFORMAT </w:instrText>
      </w:r>
      <w:r w:rsidRPr="00400F23">
        <w:rPr>
          <w:rFonts w:eastAsia="Times New Roman"/>
          <w:sz w:val="18"/>
          <w:szCs w:val="18"/>
        </w:rPr>
      </w:r>
      <w:r w:rsidRPr="00400F23">
        <w:rPr>
          <w:rFonts w:eastAsia="Times New Roman"/>
          <w:sz w:val="18"/>
          <w:szCs w:val="18"/>
        </w:rPr>
        <w:fldChar w:fldCharType="separate"/>
      </w:r>
      <w:r w:rsidRPr="00400F23">
        <w:rPr>
          <w:sz w:val="18"/>
          <w:szCs w:val="18"/>
          <w:lang w:val="en-US"/>
        </w:rPr>
        <w:t>Annex A</w:t>
      </w:r>
      <w:r w:rsidRPr="00400F23">
        <w:rPr>
          <w:rFonts w:eastAsia="Times New Roman"/>
          <w:sz w:val="18"/>
          <w:szCs w:val="18"/>
        </w:rPr>
        <w:fldChar w:fldCharType="end"/>
      </w:r>
      <w:r w:rsidRPr="00400F23">
        <w:rPr>
          <w:rFonts w:eastAsia="Times New Roman"/>
          <w:sz w:val="18"/>
          <w:szCs w:val="18"/>
        </w:rPr>
        <w:t xml:space="preserve"> could be used as a starting point.</w:t>
      </w:r>
    </w:p>
    <w:p w14:paraId="31A32A93" w14:textId="77777777" w:rsidR="00400F23" w:rsidRPr="00400F23" w:rsidRDefault="00400F23" w:rsidP="007A297D">
      <w:pPr>
        <w:pStyle w:val="ListParagraph"/>
        <w:numPr>
          <w:ilvl w:val="0"/>
          <w:numId w:val="89"/>
        </w:numPr>
        <w:spacing w:after="0"/>
        <w:jc w:val="both"/>
        <w:rPr>
          <w:sz w:val="18"/>
          <w:szCs w:val="18"/>
          <w:lang w:val="en-US"/>
        </w:rPr>
      </w:pPr>
      <w:r w:rsidRPr="00400F23">
        <w:rPr>
          <w:sz w:val="18"/>
          <w:szCs w:val="18"/>
          <w:lang w:val="en-US"/>
        </w:rPr>
        <w:t>Proposal 2: RAN1 agrees that the terms used in this study are valid only for the air interface, at the final stage, some adjustments in terminology may be needed with other 3GPP groups.</w:t>
      </w:r>
    </w:p>
    <w:p w14:paraId="65046435" w14:textId="77777777" w:rsidR="00400F23" w:rsidRPr="00400F23" w:rsidRDefault="00400F23" w:rsidP="007A297D">
      <w:pPr>
        <w:pStyle w:val="ListParagraph"/>
        <w:numPr>
          <w:ilvl w:val="0"/>
          <w:numId w:val="89"/>
        </w:numPr>
        <w:spacing w:after="0"/>
        <w:rPr>
          <w:sz w:val="18"/>
          <w:szCs w:val="18"/>
          <w:lang w:val="en-US"/>
        </w:rPr>
      </w:pPr>
      <w:r w:rsidRPr="00400F23">
        <w:rPr>
          <w:sz w:val="18"/>
          <w:szCs w:val="18"/>
          <w:lang w:val="en-US"/>
        </w:rPr>
        <w:lastRenderedPageBreak/>
        <w:t xml:space="preserve">Proposal 3: RAN1 at least to differentiate RL-based algorithms from other types of ML algorithms.  </w:t>
      </w:r>
    </w:p>
    <w:p w14:paraId="748539FD" w14:textId="77777777" w:rsidR="00400F23" w:rsidRPr="00400F23" w:rsidRDefault="00400F23" w:rsidP="007A297D">
      <w:pPr>
        <w:pStyle w:val="ListParagraph"/>
        <w:numPr>
          <w:ilvl w:val="0"/>
          <w:numId w:val="89"/>
        </w:numPr>
        <w:spacing w:after="0"/>
        <w:rPr>
          <w:rFonts w:eastAsia="Times New Roman"/>
          <w:sz w:val="18"/>
          <w:szCs w:val="18"/>
        </w:rPr>
      </w:pPr>
      <w:r w:rsidRPr="00400F23">
        <w:rPr>
          <w:rFonts w:eastAsia="Times New Roman"/>
          <w:sz w:val="18"/>
          <w:szCs w:val="18"/>
        </w:rPr>
        <w:t xml:space="preserve">Proposal 4: RAN1 will support only the collaboration-based solutions if they outperform implementation-based ML solutions </w:t>
      </w:r>
      <w:r w:rsidRPr="00400F23" w:rsidDel="002C77D3">
        <w:rPr>
          <w:rFonts w:eastAsia="Times New Roman"/>
          <w:sz w:val="18"/>
          <w:szCs w:val="18"/>
        </w:rPr>
        <w:t>and</w:t>
      </w:r>
      <w:r w:rsidRPr="00400F23">
        <w:rPr>
          <w:rFonts w:eastAsia="Times New Roman"/>
          <w:sz w:val="18"/>
          <w:szCs w:val="18"/>
        </w:rPr>
        <w:t>/or non-ML baselines.</w:t>
      </w:r>
    </w:p>
    <w:p w14:paraId="360E9EF7" w14:textId="77777777" w:rsidR="00400F23" w:rsidRPr="00400F23" w:rsidRDefault="00400F23" w:rsidP="007A297D">
      <w:pPr>
        <w:pStyle w:val="ListParagraph"/>
        <w:numPr>
          <w:ilvl w:val="0"/>
          <w:numId w:val="89"/>
        </w:numPr>
        <w:spacing w:after="0"/>
        <w:rPr>
          <w:rFonts w:eastAsia="Times New Roman"/>
          <w:sz w:val="18"/>
          <w:szCs w:val="18"/>
        </w:rPr>
      </w:pPr>
      <w:r w:rsidRPr="00400F23">
        <w:rPr>
          <w:rFonts w:eastAsia="Times New Roman"/>
          <w:sz w:val="18"/>
          <w:szCs w:val="18"/>
        </w:rPr>
        <w:t>Proposal 5: RAN1 defines and maintains possible collaboration options and uses them to map the collaboration in the use-cases under study.</w:t>
      </w:r>
    </w:p>
    <w:p w14:paraId="7DE0EFBB" w14:textId="77777777" w:rsidR="00400F23" w:rsidRPr="00400F23" w:rsidRDefault="00400F23" w:rsidP="007A297D">
      <w:pPr>
        <w:pStyle w:val="ListParagraph"/>
        <w:numPr>
          <w:ilvl w:val="0"/>
          <w:numId w:val="89"/>
        </w:numPr>
        <w:spacing w:after="0"/>
        <w:jc w:val="both"/>
        <w:rPr>
          <w:rFonts w:eastAsia="Times New Roman"/>
          <w:sz w:val="18"/>
          <w:szCs w:val="18"/>
        </w:rPr>
      </w:pPr>
      <w:r w:rsidRPr="00400F23">
        <w:rPr>
          <w:rFonts w:eastAsia="Times New Roman"/>
          <w:sz w:val="18"/>
          <w:szCs w:val="18"/>
        </w:rPr>
        <w:t>Proposal 6: RAN1 to adopt a high level description of the ML-based solutions using a defined set of processing blocks, including at least the description of their input and outputs data, type of algorithm, hyperparameters, and control mechanisms used.</w:t>
      </w:r>
    </w:p>
    <w:p w14:paraId="447381EA" w14:textId="77777777" w:rsidR="00400F23" w:rsidRPr="00400F23" w:rsidRDefault="00400F23" w:rsidP="007A297D">
      <w:pPr>
        <w:pStyle w:val="ListParagraph"/>
        <w:numPr>
          <w:ilvl w:val="0"/>
          <w:numId w:val="89"/>
        </w:numPr>
        <w:spacing w:after="0"/>
        <w:jc w:val="both"/>
        <w:rPr>
          <w:sz w:val="18"/>
          <w:szCs w:val="18"/>
          <w:lang w:val="en-US"/>
        </w:rPr>
      </w:pPr>
      <w:r w:rsidRPr="00400F23">
        <w:rPr>
          <w:sz w:val="18"/>
          <w:szCs w:val="18"/>
          <w:lang w:val="en-US"/>
        </w:rPr>
        <w:t>Proposal 7: The RAN1 complexity comparison is to be performed between the different ML-enabled solutions proposed for the same function (sub-use case).</w:t>
      </w:r>
    </w:p>
    <w:p w14:paraId="67FEE44B" w14:textId="77777777" w:rsidR="00400F23" w:rsidRPr="00400F23" w:rsidRDefault="00400F23" w:rsidP="007A297D">
      <w:pPr>
        <w:pStyle w:val="ListParagraph"/>
        <w:numPr>
          <w:ilvl w:val="0"/>
          <w:numId w:val="89"/>
        </w:numPr>
        <w:spacing w:after="0"/>
        <w:jc w:val="both"/>
        <w:rPr>
          <w:sz w:val="18"/>
          <w:szCs w:val="18"/>
          <w:lang w:val="en-US"/>
        </w:rPr>
      </w:pPr>
      <w:r w:rsidRPr="00400F23">
        <w:rPr>
          <w:sz w:val="18"/>
          <w:szCs w:val="18"/>
          <w:lang w:val="en-US"/>
        </w:rPr>
        <w:t>Proposal 8: The RAN1 complexity estimation of an ML-enabled function should include the analysis of both training and inference operating modes.</w:t>
      </w:r>
    </w:p>
    <w:p w14:paraId="7BC5CD96" w14:textId="77777777" w:rsidR="00400F23" w:rsidRPr="00400F23" w:rsidRDefault="00400F23" w:rsidP="007A297D">
      <w:pPr>
        <w:pStyle w:val="ListParagraph"/>
        <w:numPr>
          <w:ilvl w:val="0"/>
          <w:numId w:val="89"/>
        </w:numPr>
        <w:spacing w:after="0"/>
        <w:jc w:val="both"/>
        <w:rPr>
          <w:sz w:val="18"/>
          <w:szCs w:val="18"/>
          <w:lang w:val="en-US"/>
        </w:rPr>
      </w:pPr>
      <w:r w:rsidRPr="00400F23">
        <w:rPr>
          <w:sz w:val="18"/>
          <w:szCs w:val="18"/>
          <w:lang w:val="en-US"/>
        </w:rPr>
        <w:t xml:space="preserve">Proposal 9: RAN1 to consider including at least the following items in the complexity analysis of ML-enabled solutions: </w:t>
      </w:r>
    </w:p>
    <w:p w14:paraId="6E6CEF59" w14:textId="77777777" w:rsidR="00400F23" w:rsidRPr="00400F23" w:rsidRDefault="00400F23" w:rsidP="007A297D">
      <w:pPr>
        <w:pStyle w:val="ListParagraph"/>
        <w:numPr>
          <w:ilvl w:val="1"/>
          <w:numId w:val="89"/>
        </w:numPr>
        <w:overflowPunct/>
        <w:autoSpaceDE/>
        <w:autoSpaceDN/>
        <w:adjustRightInd/>
        <w:spacing w:after="0"/>
        <w:jc w:val="both"/>
        <w:textAlignment w:val="auto"/>
        <w:rPr>
          <w:sz w:val="18"/>
          <w:szCs w:val="18"/>
          <w:lang w:val="en-US"/>
        </w:rPr>
      </w:pPr>
      <w:r w:rsidRPr="00400F23">
        <w:rPr>
          <w:sz w:val="18"/>
          <w:szCs w:val="18"/>
          <w:lang w:val="en-US"/>
        </w:rPr>
        <w:t>Training or (initial training</w:t>
      </w:r>
      <w:r w:rsidRPr="00400F23" w:rsidDel="00EC62B3">
        <w:rPr>
          <w:sz w:val="18"/>
          <w:szCs w:val="18"/>
          <w:lang w:val="en-US"/>
        </w:rPr>
        <w:t>/</w:t>
      </w:r>
      <w:r w:rsidRPr="00400F23">
        <w:rPr>
          <w:sz w:val="18"/>
          <w:szCs w:val="18"/>
          <w:lang w:val="en-US"/>
        </w:rPr>
        <w:t>exploration for RL)</w:t>
      </w:r>
    </w:p>
    <w:p w14:paraId="64270CE9" w14:textId="48D11708" w:rsidR="00400F23" w:rsidRPr="00400F23" w:rsidRDefault="00400F23" w:rsidP="007A297D">
      <w:pPr>
        <w:pStyle w:val="ListParagraph"/>
        <w:numPr>
          <w:ilvl w:val="2"/>
          <w:numId w:val="89"/>
        </w:numPr>
        <w:spacing w:after="0"/>
        <w:jc w:val="both"/>
        <w:rPr>
          <w:sz w:val="18"/>
          <w:szCs w:val="18"/>
          <w:lang w:val="en-US"/>
        </w:rPr>
      </w:pPr>
      <w:r w:rsidRPr="00400F23">
        <w:rPr>
          <w:sz w:val="18"/>
          <w:szCs w:val="18"/>
          <w:lang w:val="en-US"/>
        </w:rPr>
        <w:t xml:space="preserve">Number of </w:t>
      </w:r>
      <w:r w:rsidRPr="00400F23" w:rsidDel="00690EA6">
        <w:rPr>
          <w:sz w:val="18"/>
          <w:szCs w:val="18"/>
          <w:lang w:val="en-US"/>
        </w:rPr>
        <w:t>floating</w:t>
      </w:r>
      <w:r w:rsidRPr="00400F23">
        <w:rPr>
          <w:sz w:val="18"/>
          <w:szCs w:val="18"/>
          <w:lang w:val="en-US"/>
        </w:rPr>
        <w:t>-point operations required for one iteration (forward-backward) of the ML-algorithm</w:t>
      </w:r>
    </w:p>
    <w:p w14:paraId="49272FEB" w14:textId="1AC54184" w:rsidR="00400F23" w:rsidRPr="00400F23" w:rsidRDefault="00400F23" w:rsidP="007A297D">
      <w:pPr>
        <w:pStyle w:val="ListParagraph"/>
        <w:numPr>
          <w:ilvl w:val="2"/>
          <w:numId w:val="89"/>
        </w:numPr>
        <w:spacing w:after="0"/>
        <w:jc w:val="both"/>
        <w:rPr>
          <w:sz w:val="18"/>
          <w:szCs w:val="18"/>
          <w:lang w:val="en-US"/>
        </w:rPr>
      </w:pPr>
      <w:r w:rsidRPr="00400F23">
        <w:rPr>
          <w:sz w:val="18"/>
          <w:szCs w:val="18"/>
          <w:lang w:val="en-US"/>
        </w:rPr>
        <w:t>Number of required training iterations (steps and epochs) to reach the training performance/accuracy</w:t>
      </w:r>
    </w:p>
    <w:p w14:paraId="7F662C13" w14:textId="0CBBE880" w:rsidR="00400F23" w:rsidRPr="00400F23" w:rsidRDefault="00400F23" w:rsidP="007A297D">
      <w:pPr>
        <w:pStyle w:val="ListParagraph"/>
        <w:numPr>
          <w:ilvl w:val="2"/>
          <w:numId w:val="89"/>
        </w:numPr>
        <w:spacing w:after="0"/>
        <w:jc w:val="both"/>
        <w:rPr>
          <w:sz w:val="18"/>
          <w:szCs w:val="18"/>
          <w:lang w:val="en-US"/>
        </w:rPr>
      </w:pPr>
      <w:r w:rsidRPr="00400F23">
        <w:rPr>
          <w:sz w:val="18"/>
          <w:szCs w:val="18"/>
          <w:lang w:val="en-US"/>
        </w:rPr>
        <w:t xml:space="preserve">Alternatively, to a) and b), the </w:t>
      </w:r>
      <w:r w:rsidRPr="00400F23" w:rsidDel="00690EA6">
        <w:rPr>
          <w:sz w:val="18"/>
          <w:szCs w:val="18"/>
          <w:lang w:val="en-US"/>
        </w:rPr>
        <w:t>floating</w:t>
      </w:r>
      <w:r w:rsidRPr="00400F23">
        <w:rPr>
          <w:sz w:val="18"/>
          <w:szCs w:val="18"/>
          <w:lang w:val="en-US"/>
        </w:rPr>
        <w:t>-point operations per second needed to run the training</w:t>
      </w:r>
    </w:p>
    <w:p w14:paraId="0DB5CFB7" w14:textId="3F3FCE89" w:rsidR="00400F23" w:rsidRPr="00400F23" w:rsidRDefault="00400F23" w:rsidP="007A297D">
      <w:pPr>
        <w:pStyle w:val="ListParagraph"/>
        <w:numPr>
          <w:ilvl w:val="2"/>
          <w:numId w:val="89"/>
        </w:numPr>
        <w:spacing w:after="0"/>
        <w:jc w:val="both"/>
        <w:rPr>
          <w:sz w:val="18"/>
          <w:szCs w:val="18"/>
          <w:lang w:val="en-US"/>
        </w:rPr>
      </w:pPr>
      <w:r w:rsidRPr="00400F23">
        <w:rPr>
          <w:sz w:val="18"/>
          <w:szCs w:val="18"/>
          <w:lang w:val="en-US"/>
        </w:rPr>
        <w:t>Memory footprint of the ML algorithm (Mbit)</w:t>
      </w:r>
    </w:p>
    <w:p w14:paraId="12EE47DF" w14:textId="5A100F5E" w:rsidR="00400F23" w:rsidRPr="00400F23" w:rsidRDefault="00400F23" w:rsidP="007A297D">
      <w:pPr>
        <w:pStyle w:val="ListParagraph"/>
        <w:numPr>
          <w:ilvl w:val="2"/>
          <w:numId w:val="89"/>
        </w:numPr>
        <w:spacing w:after="0"/>
        <w:jc w:val="both"/>
        <w:rPr>
          <w:sz w:val="18"/>
          <w:szCs w:val="18"/>
          <w:lang w:val="en-US"/>
        </w:rPr>
      </w:pPr>
      <w:r w:rsidRPr="00400F23">
        <w:rPr>
          <w:sz w:val="18"/>
          <w:szCs w:val="18"/>
          <w:lang w:val="en-US"/>
        </w:rPr>
        <w:t>Memory footprint of the potentially required input and output data storage (Gbit)</w:t>
      </w:r>
    </w:p>
    <w:p w14:paraId="5A47E5D1" w14:textId="707DFC7E" w:rsidR="00400F23" w:rsidRPr="00400F23" w:rsidRDefault="00400F23" w:rsidP="007A297D">
      <w:pPr>
        <w:pStyle w:val="ListParagraph"/>
        <w:numPr>
          <w:ilvl w:val="2"/>
          <w:numId w:val="89"/>
        </w:numPr>
        <w:spacing w:after="0"/>
        <w:jc w:val="both"/>
        <w:rPr>
          <w:sz w:val="18"/>
          <w:szCs w:val="18"/>
          <w:lang w:val="en-US"/>
        </w:rPr>
      </w:pPr>
      <w:r w:rsidRPr="00400F23">
        <w:rPr>
          <w:sz w:val="18"/>
          <w:szCs w:val="18"/>
          <w:lang w:val="en-US"/>
        </w:rPr>
        <w:t xml:space="preserve">Number of </w:t>
      </w:r>
      <w:r w:rsidRPr="00400F23" w:rsidDel="00C15CE4">
        <w:rPr>
          <w:sz w:val="18"/>
          <w:szCs w:val="18"/>
          <w:lang w:val="en-US"/>
        </w:rPr>
        <w:t>floating</w:t>
      </w:r>
      <w:r w:rsidRPr="00400F23">
        <w:rPr>
          <w:sz w:val="18"/>
          <w:szCs w:val="18"/>
          <w:lang w:val="en-US"/>
        </w:rPr>
        <w:t>-point operations required to prepare (and format, convert) the input data in case these are not direct measurements or estimates readily available in the radio entity executing the ML-enabled function</w:t>
      </w:r>
    </w:p>
    <w:p w14:paraId="1348586C" w14:textId="14B0EF4D" w:rsidR="00400F23" w:rsidRPr="00400F23" w:rsidRDefault="00400F23" w:rsidP="007A297D">
      <w:pPr>
        <w:pStyle w:val="ListParagraph"/>
        <w:numPr>
          <w:ilvl w:val="2"/>
          <w:numId w:val="89"/>
        </w:numPr>
        <w:spacing w:after="0"/>
        <w:jc w:val="both"/>
        <w:rPr>
          <w:sz w:val="18"/>
          <w:szCs w:val="18"/>
          <w:lang w:val="en-US"/>
        </w:rPr>
      </w:pPr>
      <w:r w:rsidRPr="00400F23">
        <w:rPr>
          <w:sz w:val="18"/>
          <w:szCs w:val="18"/>
          <w:lang w:val="en-US"/>
        </w:rPr>
        <w:t>Estimated number and payload (bytes) of additional signalling messages required to convey the ML-input and ML-output information between the involved radio entities (gNB and UE)</w:t>
      </w:r>
    </w:p>
    <w:p w14:paraId="5974E460" w14:textId="65EB4BE6" w:rsidR="00400F23" w:rsidRPr="00400F23" w:rsidRDefault="00400F23" w:rsidP="007A297D">
      <w:pPr>
        <w:pStyle w:val="ListParagraph"/>
        <w:numPr>
          <w:ilvl w:val="3"/>
          <w:numId w:val="89"/>
        </w:numPr>
        <w:rPr>
          <w:lang w:val="en-US"/>
        </w:rPr>
      </w:pPr>
      <w:r w:rsidRPr="00400F23">
        <w:rPr>
          <w:lang w:val="en-US"/>
        </w:rPr>
        <w:t>This might be complemented by the estimated required ML-input and ML-output data rates, i.e., factoring in the acceptable transmission delays</w:t>
      </w:r>
    </w:p>
    <w:p w14:paraId="746A191A" w14:textId="77777777" w:rsidR="00400F23" w:rsidRPr="00400F23" w:rsidRDefault="00400F23" w:rsidP="007A297D">
      <w:pPr>
        <w:pStyle w:val="ListParagraph"/>
        <w:numPr>
          <w:ilvl w:val="1"/>
          <w:numId w:val="89"/>
        </w:numPr>
        <w:overflowPunct/>
        <w:autoSpaceDE/>
        <w:autoSpaceDN/>
        <w:adjustRightInd/>
        <w:spacing w:after="0"/>
        <w:jc w:val="both"/>
        <w:textAlignment w:val="auto"/>
        <w:rPr>
          <w:sz w:val="18"/>
          <w:szCs w:val="18"/>
          <w:lang w:val="en-US"/>
        </w:rPr>
      </w:pPr>
      <w:r w:rsidRPr="00400F23">
        <w:rPr>
          <w:sz w:val="18"/>
          <w:szCs w:val="18"/>
          <w:lang w:val="en-US"/>
        </w:rPr>
        <w:t>Inference (or exploration/exploitation for RL)</w:t>
      </w:r>
    </w:p>
    <w:p w14:paraId="2551FFAB" w14:textId="5EE8A1EB" w:rsidR="00400F23" w:rsidRPr="00400F23" w:rsidRDefault="00400F23" w:rsidP="007A297D">
      <w:pPr>
        <w:pStyle w:val="ListParagraph"/>
        <w:numPr>
          <w:ilvl w:val="2"/>
          <w:numId w:val="89"/>
        </w:numPr>
        <w:spacing w:after="0"/>
        <w:jc w:val="both"/>
        <w:rPr>
          <w:sz w:val="18"/>
          <w:szCs w:val="18"/>
          <w:lang w:val="en-US"/>
        </w:rPr>
      </w:pPr>
      <w:r w:rsidRPr="00400F23">
        <w:rPr>
          <w:sz w:val="18"/>
          <w:szCs w:val="18"/>
          <w:lang w:val="en-US"/>
        </w:rPr>
        <w:t>Number of floating point operations required for one forward pass of the ML-algorithm</w:t>
      </w:r>
    </w:p>
    <w:p w14:paraId="55CA1B76" w14:textId="24E5A57D" w:rsidR="00400F23" w:rsidRPr="00400F23" w:rsidRDefault="00400F23" w:rsidP="007A297D">
      <w:pPr>
        <w:pStyle w:val="ListParagraph"/>
        <w:numPr>
          <w:ilvl w:val="2"/>
          <w:numId w:val="89"/>
        </w:numPr>
        <w:spacing w:after="0"/>
        <w:jc w:val="both"/>
        <w:rPr>
          <w:sz w:val="18"/>
          <w:szCs w:val="18"/>
          <w:lang w:val="en-US"/>
        </w:rPr>
      </w:pPr>
      <w:r w:rsidRPr="00400F23">
        <w:rPr>
          <w:sz w:val="18"/>
          <w:szCs w:val="18"/>
          <w:lang w:val="en-US"/>
        </w:rPr>
        <w:t xml:space="preserve">Alternatively, to a), the </w:t>
      </w:r>
      <w:r w:rsidRPr="00400F23" w:rsidDel="00EC62B3">
        <w:rPr>
          <w:sz w:val="18"/>
          <w:szCs w:val="18"/>
          <w:lang w:val="en-US"/>
        </w:rPr>
        <w:t>floating</w:t>
      </w:r>
      <w:r w:rsidRPr="00400F23">
        <w:rPr>
          <w:sz w:val="18"/>
          <w:szCs w:val="18"/>
          <w:lang w:val="en-US"/>
        </w:rPr>
        <w:t>-point operations per second needed to run the ML algorithm for (X) seconds</w:t>
      </w:r>
    </w:p>
    <w:p w14:paraId="458C5DA0" w14:textId="7176BEAD" w:rsidR="00400F23" w:rsidRPr="00400F23" w:rsidRDefault="00400F23" w:rsidP="007A297D">
      <w:pPr>
        <w:pStyle w:val="ListParagraph"/>
        <w:numPr>
          <w:ilvl w:val="2"/>
          <w:numId w:val="89"/>
        </w:numPr>
        <w:spacing w:after="0"/>
        <w:jc w:val="both"/>
        <w:rPr>
          <w:sz w:val="18"/>
          <w:szCs w:val="18"/>
          <w:lang w:val="en-US"/>
        </w:rPr>
      </w:pPr>
      <w:r w:rsidRPr="00400F23">
        <w:rPr>
          <w:sz w:val="18"/>
          <w:szCs w:val="18"/>
          <w:lang w:val="en-US"/>
        </w:rPr>
        <w:t xml:space="preserve">Number of </w:t>
      </w:r>
      <w:r w:rsidRPr="00400F23" w:rsidDel="00EC62B3">
        <w:rPr>
          <w:sz w:val="18"/>
          <w:szCs w:val="18"/>
          <w:lang w:val="en-US"/>
        </w:rPr>
        <w:t>floating</w:t>
      </w:r>
      <w:r w:rsidRPr="00400F23">
        <w:rPr>
          <w:sz w:val="18"/>
          <w:szCs w:val="18"/>
          <w:lang w:val="en-US"/>
        </w:rPr>
        <w:t>-point operations required to prepare (and format, convert) the input data in case these are not direct measurements or estimates readily available in the radio entity executing the ML-enabled function</w:t>
      </w:r>
    </w:p>
    <w:p w14:paraId="34F0A236" w14:textId="3F7C8B8F" w:rsidR="00400F23" w:rsidRPr="00400F23" w:rsidRDefault="00400F23" w:rsidP="007A297D">
      <w:pPr>
        <w:pStyle w:val="ListParagraph"/>
        <w:numPr>
          <w:ilvl w:val="2"/>
          <w:numId w:val="89"/>
        </w:numPr>
        <w:spacing w:after="0"/>
        <w:jc w:val="both"/>
        <w:rPr>
          <w:sz w:val="18"/>
          <w:szCs w:val="18"/>
          <w:lang w:val="en-US"/>
        </w:rPr>
      </w:pPr>
      <w:r w:rsidRPr="00400F23">
        <w:rPr>
          <w:sz w:val="18"/>
          <w:szCs w:val="18"/>
          <w:lang w:val="en-US"/>
        </w:rPr>
        <w:t>Estimated number and payload (bytes) of additional signalling messages required to convey the ML-input and ML-output information between the involved radio entities (gNB, UE)</w:t>
      </w:r>
    </w:p>
    <w:p w14:paraId="0E8BB85A" w14:textId="0077AD8F" w:rsidR="00400F23" w:rsidRPr="00400F23" w:rsidRDefault="00400F23" w:rsidP="007A297D">
      <w:pPr>
        <w:pStyle w:val="ListParagraph"/>
        <w:numPr>
          <w:ilvl w:val="3"/>
          <w:numId w:val="89"/>
        </w:numPr>
        <w:rPr>
          <w:lang w:val="en-US"/>
        </w:rPr>
      </w:pPr>
      <w:r w:rsidRPr="00400F23">
        <w:rPr>
          <w:lang w:val="en-US"/>
        </w:rPr>
        <w:t>This might be complemented by the estimated required ML-input and ML-output data rates, i.e., factoring in the acceptable transmission delays</w:t>
      </w:r>
    </w:p>
    <w:p w14:paraId="3A46B92E" w14:textId="77777777" w:rsidR="00400F23" w:rsidRPr="00400F23" w:rsidRDefault="00400F23" w:rsidP="007A297D">
      <w:pPr>
        <w:pStyle w:val="ListParagraph"/>
        <w:numPr>
          <w:ilvl w:val="0"/>
          <w:numId w:val="89"/>
        </w:numPr>
        <w:spacing w:after="0"/>
        <w:jc w:val="both"/>
        <w:rPr>
          <w:sz w:val="18"/>
          <w:szCs w:val="18"/>
          <w:lang w:val="en-US"/>
        </w:rPr>
      </w:pPr>
      <w:r w:rsidRPr="00400F23">
        <w:rPr>
          <w:rFonts w:eastAsia="Times New Roman"/>
          <w:sz w:val="18"/>
          <w:szCs w:val="18"/>
        </w:rPr>
        <w:t>Proposal 10: RAN1 to use simulator data for the study, after sufficient progress and the convergence on the solutions, evaluation with field data can be discussed.</w:t>
      </w:r>
    </w:p>
    <w:p w14:paraId="24478E86" w14:textId="77777777" w:rsidR="00337930" w:rsidRDefault="00337930" w:rsidP="00337930">
      <w:pPr>
        <w:rPr>
          <w:lang w:val="en-US" w:eastAsia="ko-KR"/>
        </w:rPr>
      </w:pPr>
      <w:r w:rsidRPr="005B48B9">
        <w:rPr>
          <w:b/>
          <w:bCs/>
          <w:lang w:val="en-US" w:eastAsia="ko-KR"/>
        </w:rPr>
        <w:t>Decision:</w:t>
      </w:r>
      <w:r>
        <w:rPr>
          <w:lang w:val="en-US" w:eastAsia="ko-KR"/>
        </w:rPr>
        <w:t xml:space="preserve"> The document is noted.</w:t>
      </w:r>
    </w:p>
    <w:p w14:paraId="50531266" w14:textId="683378D4" w:rsidR="00337930" w:rsidRDefault="00337930" w:rsidP="00651508">
      <w:pPr>
        <w:rPr>
          <w:lang w:val="en-US"/>
        </w:rPr>
      </w:pPr>
    </w:p>
    <w:p w14:paraId="42E24B9C" w14:textId="36F5AD93" w:rsidR="00337930" w:rsidRDefault="001B5688" w:rsidP="00337930">
      <w:pPr>
        <w:rPr>
          <w:b/>
          <w:bCs/>
          <w:iCs/>
        </w:rPr>
      </w:pPr>
      <w:hyperlink r:id="rId1768" w:history="1">
        <w:r w:rsidR="000B5C49">
          <w:rPr>
            <w:rStyle w:val="Hyperlink"/>
            <w:b/>
            <w:bCs/>
            <w:iCs/>
          </w:rPr>
          <w:t>R1-2205023</w:t>
        </w:r>
      </w:hyperlink>
      <w:r w:rsidR="00337930" w:rsidRPr="00660681">
        <w:rPr>
          <w:b/>
          <w:bCs/>
          <w:iCs/>
        </w:rPr>
        <w:tab/>
        <w:t>General aspects of AIML framework</w:t>
      </w:r>
      <w:r w:rsidR="00337930" w:rsidRPr="00660681">
        <w:rPr>
          <w:b/>
          <w:bCs/>
          <w:iCs/>
        </w:rPr>
        <w:tab/>
        <w:t>Qualcomm Incorporated</w:t>
      </w:r>
    </w:p>
    <w:p w14:paraId="0F80A987" w14:textId="77777777" w:rsidR="0087055C" w:rsidRPr="0087055C" w:rsidRDefault="001B5688" w:rsidP="007A297D">
      <w:pPr>
        <w:pStyle w:val="ListParagraph"/>
        <w:numPr>
          <w:ilvl w:val="0"/>
          <w:numId w:val="90"/>
        </w:numPr>
        <w:spacing w:after="0"/>
        <w:ind w:left="714" w:hanging="357"/>
        <w:rPr>
          <w:noProof/>
          <w:sz w:val="18"/>
          <w:szCs w:val="18"/>
        </w:rPr>
      </w:pPr>
      <w:hyperlink w:anchor="_Toc102122800" w:history="1">
        <w:r w:rsidR="0087055C" w:rsidRPr="0087055C">
          <w:rPr>
            <w:rStyle w:val="Hyperlink"/>
            <w:noProof/>
            <w:color w:val="auto"/>
            <w:sz w:val="18"/>
            <w:szCs w:val="18"/>
            <w:u w:val="none"/>
          </w:rPr>
          <w:t>Proposal 1: The following terms should be adopted and defined accordingly. - Data collection - AI/ML Model - AI/ML Training - AI/ML Inference</w:t>
        </w:r>
      </w:hyperlink>
    </w:p>
    <w:p w14:paraId="55F44C66" w14:textId="77777777" w:rsidR="0087055C" w:rsidRPr="0087055C" w:rsidRDefault="001B5688" w:rsidP="007A297D">
      <w:pPr>
        <w:pStyle w:val="ListParagraph"/>
        <w:numPr>
          <w:ilvl w:val="0"/>
          <w:numId w:val="90"/>
        </w:numPr>
        <w:spacing w:after="0"/>
        <w:ind w:left="714" w:hanging="357"/>
        <w:rPr>
          <w:noProof/>
          <w:sz w:val="18"/>
          <w:szCs w:val="18"/>
        </w:rPr>
      </w:pPr>
      <w:hyperlink w:anchor="_Toc102122801" w:history="1">
        <w:r w:rsidR="0087055C" w:rsidRPr="0087055C">
          <w:rPr>
            <w:rStyle w:val="Hyperlink"/>
            <w:noProof/>
            <w:color w:val="auto"/>
            <w:sz w:val="18"/>
            <w:szCs w:val="18"/>
            <w:u w:val="none"/>
          </w:rPr>
          <w:t>Proposal 2: The following terms should be adopted and defined accordingly. - On-device Model - On-network Model - Cross-node (X-node) Model - On-device Training - Online Training</w:t>
        </w:r>
      </w:hyperlink>
    </w:p>
    <w:p w14:paraId="1823D347" w14:textId="77777777" w:rsidR="0087055C" w:rsidRPr="0087055C" w:rsidRDefault="001B5688" w:rsidP="007A297D">
      <w:pPr>
        <w:pStyle w:val="ListParagraph"/>
        <w:numPr>
          <w:ilvl w:val="0"/>
          <w:numId w:val="90"/>
        </w:numPr>
        <w:spacing w:after="0"/>
        <w:ind w:left="714" w:hanging="357"/>
        <w:rPr>
          <w:noProof/>
          <w:sz w:val="18"/>
          <w:szCs w:val="18"/>
        </w:rPr>
      </w:pPr>
      <w:hyperlink w:anchor="_Toc102122802" w:history="1">
        <w:r w:rsidR="0087055C" w:rsidRPr="0087055C">
          <w:rPr>
            <w:rStyle w:val="Hyperlink"/>
            <w:noProof/>
            <w:color w:val="auto"/>
            <w:sz w:val="18"/>
            <w:szCs w:val="18"/>
            <w:u w:val="none"/>
          </w:rPr>
          <w:t>Proposal 3: Rel-18 study should take into account offline-engineering nature of On-device Model developments, so that concrete specification recommendations could be derived toward Rel-19 WI.</w:t>
        </w:r>
      </w:hyperlink>
    </w:p>
    <w:p w14:paraId="316D05B0" w14:textId="77777777" w:rsidR="0087055C" w:rsidRPr="0087055C" w:rsidRDefault="001B5688" w:rsidP="007A297D">
      <w:pPr>
        <w:pStyle w:val="ListParagraph"/>
        <w:numPr>
          <w:ilvl w:val="0"/>
          <w:numId w:val="90"/>
        </w:numPr>
        <w:spacing w:after="0"/>
        <w:ind w:left="714" w:hanging="357"/>
        <w:rPr>
          <w:noProof/>
          <w:sz w:val="18"/>
          <w:szCs w:val="18"/>
        </w:rPr>
      </w:pPr>
      <w:hyperlink w:anchor="_Toc102122803" w:history="1">
        <w:r w:rsidR="0087055C" w:rsidRPr="0087055C">
          <w:rPr>
            <w:rStyle w:val="Hyperlink"/>
            <w:noProof/>
            <w:color w:val="auto"/>
            <w:sz w:val="18"/>
            <w:szCs w:val="18"/>
            <w:u w:val="none"/>
          </w:rPr>
          <w:t>Proposal 4: Consider registered On-device Models and unregistered On-device Models as two On-device Model categories for Rel-18 study and discussion.</w:t>
        </w:r>
      </w:hyperlink>
    </w:p>
    <w:p w14:paraId="3E8001EF" w14:textId="77777777" w:rsidR="0087055C" w:rsidRPr="0087055C" w:rsidRDefault="001B5688" w:rsidP="007A297D">
      <w:pPr>
        <w:pStyle w:val="ListParagraph"/>
        <w:numPr>
          <w:ilvl w:val="0"/>
          <w:numId w:val="90"/>
        </w:numPr>
        <w:spacing w:after="0"/>
        <w:ind w:left="714" w:hanging="357"/>
        <w:rPr>
          <w:noProof/>
          <w:sz w:val="18"/>
          <w:szCs w:val="18"/>
        </w:rPr>
      </w:pPr>
      <w:hyperlink w:anchor="_Toc102122804" w:history="1">
        <w:r w:rsidR="0087055C" w:rsidRPr="0087055C">
          <w:rPr>
            <w:rStyle w:val="Hyperlink"/>
            <w:noProof/>
            <w:color w:val="auto"/>
            <w:sz w:val="18"/>
            <w:szCs w:val="18"/>
            <w:u w:val="none"/>
          </w:rPr>
          <w:t>Proposal 5: For both Registered and Unregistered On-device Models, the model can remain proprietary, and its structure and parameters need not be revealed for the purpose of model activation, switching, deactivation, and performance monitoring.</w:t>
        </w:r>
      </w:hyperlink>
    </w:p>
    <w:p w14:paraId="4FD7153A" w14:textId="77777777" w:rsidR="0087055C" w:rsidRPr="0087055C" w:rsidRDefault="001B5688" w:rsidP="007A297D">
      <w:pPr>
        <w:pStyle w:val="ListParagraph"/>
        <w:numPr>
          <w:ilvl w:val="0"/>
          <w:numId w:val="90"/>
        </w:numPr>
        <w:spacing w:after="0"/>
        <w:ind w:left="714" w:hanging="357"/>
        <w:rPr>
          <w:noProof/>
          <w:sz w:val="18"/>
          <w:szCs w:val="18"/>
        </w:rPr>
      </w:pPr>
      <w:hyperlink w:anchor="_Toc102122805" w:history="1">
        <w:r w:rsidR="0087055C" w:rsidRPr="0087055C">
          <w:rPr>
            <w:rStyle w:val="Hyperlink"/>
            <w:noProof/>
            <w:color w:val="auto"/>
            <w:sz w:val="18"/>
            <w:szCs w:val="18"/>
            <w:u w:val="none"/>
          </w:rPr>
          <w:t xml:space="preserve">Proposal 6: For X-node ML models, the model can remain proprietary, and its structure and parameters need not be revealed for the purpose of model activation, switching, deactivation, and performance monitoring. </w:t>
        </w:r>
        <w:r w:rsidR="0087055C" w:rsidRPr="0087055C">
          <w:rPr>
            <w:rStyle w:val="Hyperlink"/>
            <w:noProof/>
            <w:color w:val="auto"/>
            <w:sz w:val="18"/>
            <w:szCs w:val="18"/>
            <w:u w:val="none"/>
            <w:lang w:eastAsia="x-none"/>
          </w:rPr>
          <w:t>It is up to the arrangement between the party (parties) that were involved in designing the model, whether the UE-side model (the gNB-side model) should be known at the gNB vendor (the UE vendor).</w:t>
        </w:r>
      </w:hyperlink>
    </w:p>
    <w:p w14:paraId="09561F06" w14:textId="77777777" w:rsidR="0087055C" w:rsidRPr="0087055C" w:rsidRDefault="001B5688" w:rsidP="007A297D">
      <w:pPr>
        <w:pStyle w:val="ListParagraph"/>
        <w:numPr>
          <w:ilvl w:val="0"/>
          <w:numId w:val="90"/>
        </w:numPr>
        <w:spacing w:after="0"/>
        <w:ind w:left="714" w:hanging="357"/>
        <w:rPr>
          <w:noProof/>
          <w:sz w:val="18"/>
          <w:szCs w:val="18"/>
        </w:rPr>
      </w:pPr>
      <w:hyperlink w:anchor="_Toc102122806" w:history="1">
        <w:r w:rsidR="0087055C" w:rsidRPr="0087055C">
          <w:rPr>
            <w:rStyle w:val="Hyperlink"/>
            <w:noProof/>
            <w:color w:val="auto"/>
            <w:sz w:val="18"/>
            <w:szCs w:val="18"/>
            <w:u w:val="none"/>
          </w:rPr>
          <w:t>Proposal 7: Study the following aspects for general specification frameworks for On-device Models - Training data assistance - Assistance information for training and inference - Model  activation, switching, and deactivation - Model performance monitoring and related signaling support - UE capability - X-node inference operation (for X-node models)</w:t>
        </w:r>
      </w:hyperlink>
    </w:p>
    <w:p w14:paraId="47F0F18F" w14:textId="77777777" w:rsidR="0087055C" w:rsidRPr="0087055C" w:rsidRDefault="001B5688" w:rsidP="007A297D">
      <w:pPr>
        <w:pStyle w:val="ListParagraph"/>
        <w:numPr>
          <w:ilvl w:val="0"/>
          <w:numId w:val="90"/>
        </w:numPr>
        <w:spacing w:after="0"/>
        <w:ind w:left="714" w:hanging="357"/>
        <w:rPr>
          <w:noProof/>
          <w:sz w:val="18"/>
          <w:szCs w:val="18"/>
        </w:rPr>
      </w:pPr>
      <w:hyperlink w:anchor="_Toc102122807" w:history="1">
        <w:r w:rsidR="0087055C" w:rsidRPr="0087055C">
          <w:rPr>
            <w:rStyle w:val="Hyperlink"/>
            <w:noProof/>
            <w:color w:val="auto"/>
            <w:sz w:val="18"/>
            <w:szCs w:val="18"/>
            <w:u w:val="none"/>
          </w:rPr>
          <w:t>Proposal 8: For On-device Models, focus on offline model development and training in the Rel-18 SI, where models are designed and trained outside 3gpp. The Rel-18 SI may still scope out, if sufficient benefits are identified, network-controlled on-device model generation to give guidance for future study, with the understanding that such scoping may be highly speculative and unlikely to be realizable within the 5G-Advance timeframe.</w:t>
        </w:r>
      </w:hyperlink>
    </w:p>
    <w:p w14:paraId="016FE6A0" w14:textId="77777777" w:rsidR="0087055C" w:rsidRPr="0087055C" w:rsidRDefault="001B5688" w:rsidP="007A297D">
      <w:pPr>
        <w:pStyle w:val="ListParagraph"/>
        <w:numPr>
          <w:ilvl w:val="0"/>
          <w:numId w:val="90"/>
        </w:numPr>
        <w:spacing w:after="0"/>
        <w:ind w:left="714" w:hanging="357"/>
        <w:rPr>
          <w:noProof/>
          <w:sz w:val="18"/>
          <w:szCs w:val="18"/>
        </w:rPr>
      </w:pPr>
      <w:hyperlink w:anchor="_Toc102122808" w:history="1">
        <w:r w:rsidR="0087055C" w:rsidRPr="0087055C">
          <w:rPr>
            <w:rStyle w:val="Hyperlink"/>
            <w:noProof/>
            <w:color w:val="auto"/>
            <w:sz w:val="18"/>
            <w:szCs w:val="18"/>
            <w:u w:val="none"/>
          </w:rPr>
          <w:t>Proposal 9: For network-side AI/ML models, study scenarios where UE may be aware of AI/ML models running at the network, and study model monitoring procedure as applicable. Study related specification impacts.</w:t>
        </w:r>
      </w:hyperlink>
    </w:p>
    <w:p w14:paraId="3CEF3C47" w14:textId="77777777" w:rsidR="0087055C" w:rsidRPr="0087055C" w:rsidRDefault="001B5688" w:rsidP="007A297D">
      <w:pPr>
        <w:pStyle w:val="ListParagraph"/>
        <w:numPr>
          <w:ilvl w:val="0"/>
          <w:numId w:val="90"/>
        </w:numPr>
        <w:spacing w:after="0"/>
        <w:ind w:left="714" w:hanging="357"/>
        <w:rPr>
          <w:noProof/>
          <w:sz w:val="18"/>
          <w:szCs w:val="18"/>
        </w:rPr>
      </w:pPr>
      <w:hyperlink w:anchor="_Toc102122809" w:history="1">
        <w:r w:rsidR="0087055C" w:rsidRPr="0087055C">
          <w:rPr>
            <w:rStyle w:val="Hyperlink"/>
            <w:noProof/>
            <w:color w:val="auto"/>
            <w:sz w:val="18"/>
            <w:szCs w:val="18"/>
            <w:u w:val="none"/>
          </w:rPr>
          <w:t>Proposal 10: Study meta-data assistance signaling for UE’s training data collection for On-device Model development. Here, meta-data refers to auxiliary information about data. An example meta-data for CSI-RS is its beam configuration ID.</w:t>
        </w:r>
      </w:hyperlink>
    </w:p>
    <w:p w14:paraId="40E83374" w14:textId="77777777" w:rsidR="0087055C" w:rsidRPr="0087055C" w:rsidRDefault="001B5688" w:rsidP="007A297D">
      <w:pPr>
        <w:pStyle w:val="ListParagraph"/>
        <w:numPr>
          <w:ilvl w:val="0"/>
          <w:numId w:val="90"/>
        </w:numPr>
        <w:spacing w:after="0"/>
        <w:ind w:left="714" w:hanging="357"/>
        <w:rPr>
          <w:noProof/>
          <w:sz w:val="18"/>
          <w:szCs w:val="18"/>
        </w:rPr>
      </w:pPr>
      <w:hyperlink w:anchor="_Toc102122810" w:history="1">
        <w:r w:rsidR="0087055C" w:rsidRPr="0087055C">
          <w:rPr>
            <w:rStyle w:val="Hyperlink"/>
            <w:noProof/>
            <w:color w:val="auto"/>
            <w:sz w:val="18"/>
            <w:szCs w:val="18"/>
            <w:u w:val="none"/>
          </w:rPr>
          <w:t>Proposal 11: Study (noisy) ground truth assistance signaling for UE’s training data collection of On-device Models</w:t>
        </w:r>
      </w:hyperlink>
    </w:p>
    <w:p w14:paraId="270ACF45" w14:textId="77777777" w:rsidR="0087055C" w:rsidRPr="0087055C" w:rsidRDefault="001B5688" w:rsidP="007A297D">
      <w:pPr>
        <w:pStyle w:val="ListParagraph"/>
        <w:numPr>
          <w:ilvl w:val="0"/>
          <w:numId w:val="90"/>
        </w:numPr>
        <w:spacing w:after="0"/>
        <w:ind w:left="714" w:hanging="357"/>
        <w:rPr>
          <w:noProof/>
          <w:sz w:val="18"/>
          <w:szCs w:val="18"/>
        </w:rPr>
      </w:pPr>
      <w:hyperlink w:anchor="_Toc102122811" w:history="1">
        <w:r w:rsidR="0087055C" w:rsidRPr="0087055C">
          <w:rPr>
            <w:rStyle w:val="Hyperlink"/>
            <w:noProof/>
            <w:color w:val="auto"/>
            <w:sz w:val="18"/>
            <w:szCs w:val="18"/>
            <w:u w:val="none"/>
          </w:rPr>
          <w:t>Proposal 12: Study assistance information signaling to UE for On-device Model training and inference.</w:t>
        </w:r>
      </w:hyperlink>
    </w:p>
    <w:p w14:paraId="64BE53A5" w14:textId="77777777" w:rsidR="0087055C" w:rsidRPr="0087055C" w:rsidRDefault="001B5688" w:rsidP="007A297D">
      <w:pPr>
        <w:pStyle w:val="ListParagraph"/>
        <w:numPr>
          <w:ilvl w:val="0"/>
          <w:numId w:val="90"/>
        </w:numPr>
        <w:spacing w:after="0"/>
        <w:ind w:left="714" w:hanging="357"/>
        <w:rPr>
          <w:noProof/>
          <w:sz w:val="18"/>
          <w:szCs w:val="18"/>
        </w:rPr>
      </w:pPr>
      <w:hyperlink w:anchor="_Toc102122812" w:history="1">
        <w:r w:rsidR="0087055C" w:rsidRPr="0087055C">
          <w:rPr>
            <w:rStyle w:val="Hyperlink"/>
            <w:noProof/>
            <w:color w:val="auto"/>
            <w:sz w:val="18"/>
            <w:szCs w:val="18"/>
            <w:u w:val="none"/>
          </w:rPr>
          <w:t>Proposal 13: For performance monitoring of On-device Models, study the following aspects: - Dedicated RS for the purpose of performance monitoring - Feedback needed for performance monitoring - Indication of performance monitoring result to UE or UE vendor (3gpp or outside 3gpp)</w:t>
        </w:r>
      </w:hyperlink>
    </w:p>
    <w:p w14:paraId="749BC904" w14:textId="77777777" w:rsidR="0087055C" w:rsidRPr="0087055C" w:rsidRDefault="001B5688" w:rsidP="007A297D">
      <w:pPr>
        <w:pStyle w:val="ListParagraph"/>
        <w:numPr>
          <w:ilvl w:val="0"/>
          <w:numId w:val="90"/>
        </w:numPr>
        <w:spacing w:after="0"/>
        <w:ind w:left="714" w:hanging="357"/>
        <w:rPr>
          <w:noProof/>
          <w:sz w:val="18"/>
          <w:szCs w:val="18"/>
        </w:rPr>
      </w:pPr>
      <w:hyperlink w:anchor="_Toc102122813" w:history="1">
        <w:r w:rsidR="0087055C" w:rsidRPr="0087055C">
          <w:rPr>
            <w:rStyle w:val="Hyperlink"/>
            <w:noProof/>
            <w:color w:val="auto"/>
            <w:sz w:val="18"/>
            <w:szCs w:val="18"/>
            <w:u w:val="none"/>
          </w:rPr>
          <w:t>Proposal 14: For performance monitoring of network-side models, study the following aspects for general specification frameworks - Dedicated RS for the purpose of performance monitoring - Feedback needed for performance monitoring (in case the performance monitoring is done at gNB) - Reporting of performance monitoring result to gNB (in case the performance monitoring is done at UE)</w:t>
        </w:r>
      </w:hyperlink>
    </w:p>
    <w:p w14:paraId="177B83C2" w14:textId="77777777" w:rsidR="0087055C" w:rsidRPr="0087055C" w:rsidRDefault="001B5688" w:rsidP="007A297D">
      <w:pPr>
        <w:pStyle w:val="ListParagraph"/>
        <w:numPr>
          <w:ilvl w:val="0"/>
          <w:numId w:val="90"/>
        </w:numPr>
        <w:spacing w:after="0"/>
        <w:ind w:left="714" w:hanging="357"/>
        <w:rPr>
          <w:noProof/>
          <w:sz w:val="18"/>
          <w:szCs w:val="18"/>
        </w:rPr>
      </w:pPr>
      <w:hyperlink w:anchor="_Toc102122814" w:history="1">
        <w:r w:rsidR="0087055C" w:rsidRPr="0087055C">
          <w:rPr>
            <w:rStyle w:val="Hyperlink"/>
            <w:noProof/>
            <w:color w:val="auto"/>
            <w:sz w:val="18"/>
            <w:szCs w:val="18"/>
            <w:u w:val="none"/>
          </w:rPr>
          <w:t>Proposal 15: Consider the role of model performance monitoring in relation to RAN4 tests.</w:t>
        </w:r>
      </w:hyperlink>
    </w:p>
    <w:p w14:paraId="787A7321" w14:textId="77777777" w:rsidR="0087055C" w:rsidRPr="0087055C" w:rsidRDefault="001B5688" w:rsidP="007A297D">
      <w:pPr>
        <w:pStyle w:val="ListParagraph"/>
        <w:numPr>
          <w:ilvl w:val="0"/>
          <w:numId w:val="90"/>
        </w:numPr>
        <w:spacing w:after="0"/>
        <w:ind w:left="714" w:hanging="357"/>
        <w:rPr>
          <w:noProof/>
          <w:sz w:val="18"/>
          <w:szCs w:val="18"/>
        </w:rPr>
      </w:pPr>
      <w:hyperlink w:anchor="_Toc102122815" w:history="1">
        <w:r w:rsidR="0087055C" w:rsidRPr="0087055C">
          <w:rPr>
            <w:rStyle w:val="Hyperlink"/>
            <w:noProof/>
            <w:color w:val="auto"/>
            <w:sz w:val="18"/>
            <w:szCs w:val="18"/>
            <w:u w:val="none"/>
          </w:rPr>
          <w:t>Proposal 16: Rel-18 RAN1 study dataset principles: - Strive to use 3gpp channel models from TR 38.901 for the Rel-18 evaluation study. - Careful consideration on spatial consistency in use cases such as positioning - Agree on evaluation methodology rather than on dataset - Companies may voluntarily share dataset, either synthetic or real-world dataset - Companies are encouraged to share sufficient details on the evaluation assumptions, statistics, and/or experiment setups for the dataset, as otherwise evaluation results based on the dataset may be hard to assess and questionable to be accepted for the study.</w:t>
        </w:r>
      </w:hyperlink>
    </w:p>
    <w:p w14:paraId="0C9FA809" w14:textId="77777777" w:rsidR="0087055C" w:rsidRPr="0087055C" w:rsidRDefault="001B5688" w:rsidP="007A297D">
      <w:pPr>
        <w:pStyle w:val="ListParagraph"/>
        <w:numPr>
          <w:ilvl w:val="0"/>
          <w:numId w:val="90"/>
        </w:numPr>
        <w:spacing w:after="0"/>
        <w:ind w:left="714" w:hanging="357"/>
        <w:rPr>
          <w:noProof/>
          <w:sz w:val="18"/>
          <w:szCs w:val="18"/>
        </w:rPr>
      </w:pPr>
      <w:hyperlink w:anchor="_Toc102122816" w:history="1">
        <w:r w:rsidR="0087055C" w:rsidRPr="0087055C">
          <w:rPr>
            <w:rStyle w:val="Hyperlink"/>
            <w:noProof/>
            <w:color w:val="auto"/>
            <w:sz w:val="18"/>
            <w:szCs w:val="18"/>
            <w:u w:val="none"/>
          </w:rPr>
          <w:t>Proposal 17: Rel-18 RAN1 study AI/ML model principles: AI/ML models remain proprietary and are not specified in 3gpp. For the 3gpp study, - Companies are encouraged to share description of their AI/ML model and training procedure. - Companies may voluntarily share their AI/ML models.</w:t>
        </w:r>
      </w:hyperlink>
    </w:p>
    <w:p w14:paraId="7470435A" w14:textId="77777777" w:rsidR="00337930" w:rsidRDefault="00337930" w:rsidP="00337930">
      <w:pPr>
        <w:rPr>
          <w:lang w:val="en-US" w:eastAsia="ko-KR"/>
        </w:rPr>
      </w:pPr>
      <w:r w:rsidRPr="005B48B9">
        <w:rPr>
          <w:b/>
          <w:bCs/>
          <w:lang w:val="en-US" w:eastAsia="ko-KR"/>
        </w:rPr>
        <w:t>Decision:</w:t>
      </w:r>
      <w:r>
        <w:rPr>
          <w:lang w:val="en-US" w:eastAsia="ko-KR"/>
        </w:rPr>
        <w:t xml:space="preserve"> The document is noted.</w:t>
      </w:r>
    </w:p>
    <w:p w14:paraId="19AF482A" w14:textId="6CBC5CF5" w:rsidR="00337930" w:rsidRDefault="00337930" w:rsidP="00651508">
      <w:pPr>
        <w:rPr>
          <w:lang w:val="en-US"/>
        </w:rPr>
      </w:pPr>
    </w:p>
    <w:p w14:paraId="6EC5B51A" w14:textId="738FBAA6" w:rsidR="0025234B" w:rsidRDefault="001B5688" w:rsidP="0025234B">
      <w:pPr>
        <w:rPr>
          <w:b/>
          <w:bCs/>
          <w:iCs/>
        </w:rPr>
      </w:pPr>
      <w:hyperlink r:id="rId1769" w:history="1">
        <w:r w:rsidR="000B5C49">
          <w:rPr>
            <w:rStyle w:val="Hyperlink"/>
            <w:b/>
            <w:bCs/>
            <w:iCs/>
          </w:rPr>
          <w:t>R1-2204416</w:t>
        </w:r>
      </w:hyperlink>
      <w:r w:rsidR="0025234B" w:rsidRPr="0025234B">
        <w:rPr>
          <w:b/>
          <w:bCs/>
          <w:iCs/>
        </w:rPr>
        <w:tab/>
        <w:t>General aspects of AI/ML framework</w:t>
      </w:r>
      <w:r w:rsidR="0025234B" w:rsidRPr="0025234B">
        <w:rPr>
          <w:b/>
          <w:bCs/>
          <w:iCs/>
        </w:rPr>
        <w:tab/>
        <w:t>Lenovo</w:t>
      </w:r>
    </w:p>
    <w:p w14:paraId="2F023CA1" w14:textId="0255835C" w:rsidR="0025234B" w:rsidRPr="0025234B" w:rsidRDefault="0025234B" w:rsidP="00842CF4">
      <w:pPr>
        <w:pStyle w:val="ListParagraph"/>
        <w:numPr>
          <w:ilvl w:val="0"/>
          <w:numId w:val="150"/>
        </w:numPr>
        <w:spacing w:after="0"/>
        <w:ind w:left="714" w:hanging="357"/>
        <w:rPr>
          <w:rFonts w:asciiTheme="minorHAnsi" w:eastAsiaTheme="minorEastAsia" w:hAnsiTheme="minorHAnsi" w:cstheme="minorBidi"/>
          <w:b/>
          <w:bCs/>
          <w:noProof/>
          <w:sz w:val="18"/>
          <w:szCs w:val="18"/>
        </w:rPr>
      </w:pPr>
      <w:r>
        <w:rPr>
          <w:rFonts w:eastAsiaTheme="minorHAnsi"/>
          <w:b/>
          <w:bCs/>
        </w:rPr>
        <w:fldChar w:fldCharType="begin"/>
      </w:r>
      <w:r>
        <w:instrText xml:space="preserve"> TOC \n \t "Proposal" \c </w:instrText>
      </w:r>
      <w:r>
        <w:rPr>
          <w:rFonts w:eastAsiaTheme="minorHAnsi"/>
          <w:b/>
          <w:bCs/>
        </w:rPr>
        <w:fldChar w:fldCharType="separate"/>
      </w:r>
      <w:r w:rsidRPr="0025234B">
        <w:rPr>
          <w:noProof/>
          <w:sz w:val="18"/>
          <w:szCs w:val="18"/>
          <w:lang w:eastAsia="zh-CN"/>
        </w:rPr>
        <w:t>Proposal 1:</w:t>
      </w:r>
      <w:r>
        <w:rPr>
          <w:noProof/>
          <w:sz w:val="18"/>
          <w:szCs w:val="18"/>
          <w:lang w:eastAsia="zh-CN"/>
        </w:rPr>
        <w:t xml:space="preserve"> </w:t>
      </w:r>
      <w:r w:rsidRPr="0025234B">
        <w:rPr>
          <w:noProof/>
          <w:sz w:val="18"/>
          <w:szCs w:val="18"/>
        </w:rPr>
        <w:t>A general framework for this study on AI/ML for NR air interface enhancement is needed to align the understanding on the relevant functions for future investigation.</w:t>
      </w:r>
    </w:p>
    <w:p w14:paraId="03DCC4C2" w14:textId="1708651C" w:rsidR="0025234B" w:rsidRPr="0025234B" w:rsidRDefault="0025234B" w:rsidP="00842CF4">
      <w:pPr>
        <w:pStyle w:val="ListParagraph"/>
        <w:numPr>
          <w:ilvl w:val="0"/>
          <w:numId w:val="150"/>
        </w:numPr>
        <w:spacing w:after="0"/>
        <w:ind w:left="714" w:hanging="357"/>
        <w:rPr>
          <w:rFonts w:asciiTheme="minorHAnsi" w:eastAsiaTheme="minorEastAsia" w:hAnsiTheme="minorHAnsi" w:cstheme="minorBidi"/>
          <w:b/>
          <w:bCs/>
          <w:noProof/>
          <w:sz w:val="18"/>
          <w:szCs w:val="18"/>
        </w:rPr>
      </w:pPr>
      <w:r w:rsidRPr="0025234B">
        <w:rPr>
          <w:noProof/>
          <w:sz w:val="18"/>
          <w:szCs w:val="18"/>
        </w:rPr>
        <w:t>Proposal 2:</w:t>
      </w:r>
      <w:r>
        <w:rPr>
          <w:noProof/>
          <w:sz w:val="18"/>
          <w:szCs w:val="18"/>
        </w:rPr>
        <w:t xml:space="preserve"> </w:t>
      </w:r>
      <w:r w:rsidRPr="0025234B">
        <w:rPr>
          <w:noProof/>
          <w:sz w:val="18"/>
          <w:szCs w:val="18"/>
        </w:rPr>
        <w:t>Define and construct different data sets for different purposes, such as for model training and for model validation.</w:t>
      </w:r>
    </w:p>
    <w:p w14:paraId="4774F8E7" w14:textId="1771B8D4" w:rsidR="0025234B" w:rsidRPr="0025234B" w:rsidRDefault="0025234B" w:rsidP="00842CF4">
      <w:pPr>
        <w:pStyle w:val="ListParagraph"/>
        <w:numPr>
          <w:ilvl w:val="0"/>
          <w:numId w:val="150"/>
        </w:numPr>
        <w:spacing w:after="0"/>
        <w:ind w:left="714" w:hanging="357"/>
        <w:rPr>
          <w:rFonts w:asciiTheme="minorHAnsi" w:eastAsiaTheme="minorEastAsia" w:hAnsiTheme="minorHAnsi" w:cstheme="minorBidi"/>
          <w:b/>
          <w:bCs/>
          <w:noProof/>
          <w:sz w:val="18"/>
          <w:szCs w:val="18"/>
        </w:rPr>
      </w:pPr>
      <w:r w:rsidRPr="0025234B">
        <w:rPr>
          <w:noProof/>
          <w:sz w:val="18"/>
          <w:szCs w:val="18"/>
        </w:rPr>
        <w:t>Proposal 3:</w:t>
      </w:r>
      <w:r>
        <w:rPr>
          <w:noProof/>
          <w:sz w:val="18"/>
          <w:szCs w:val="18"/>
        </w:rPr>
        <w:t xml:space="preserve"> </w:t>
      </w:r>
      <w:r w:rsidRPr="0025234B">
        <w:rPr>
          <w:noProof/>
          <w:sz w:val="18"/>
          <w:szCs w:val="18"/>
        </w:rPr>
        <w:t>Using Option 1a or 1b, i.e., simulation data based, to construct the data set at least for model training, and the data set construction for other purposes needs to be further discussion.</w:t>
      </w:r>
    </w:p>
    <w:p w14:paraId="6D7D991F" w14:textId="3D96F123" w:rsidR="0025234B" w:rsidRPr="0025234B" w:rsidRDefault="0025234B" w:rsidP="00842CF4">
      <w:pPr>
        <w:pStyle w:val="ListParagraph"/>
        <w:numPr>
          <w:ilvl w:val="0"/>
          <w:numId w:val="150"/>
        </w:numPr>
        <w:spacing w:after="0"/>
        <w:ind w:left="714" w:hanging="357"/>
        <w:rPr>
          <w:rFonts w:asciiTheme="minorHAnsi" w:eastAsiaTheme="minorEastAsia" w:hAnsiTheme="minorHAnsi" w:cstheme="minorBidi"/>
          <w:b/>
          <w:bCs/>
          <w:noProof/>
          <w:sz w:val="18"/>
          <w:szCs w:val="18"/>
        </w:rPr>
      </w:pPr>
      <w:r w:rsidRPr="0025234B">
        <w:rPr>
          <w:noProof/>
          <w:sz w:val="18"/>
          <w:szCs w:val="18"/>
        </w:rPr>
        <w:t>Proposal 4:</w:t>
      </w:r>
      <w:r>
        <w:rPr>
          <w:noProof/>
          <w:sz w:val="18"/>
          <w:szCs w:val="18"/>
        </w:rPr>
        <w:t xml:space="preserve"> </w:t>
      </w:r>
      <w:r w:rsidRPr="0025234B">
        <w:rPr>
          <w:noProof/>
          <w:sz w:val="18"/>
          <w:szCs w:val="18"/>
        </w:rPr>
        <w:t>The acquisition on ground-truth data for supervised learning needs to be workable in practice for any proposed AI/ML approach.</w:t>
      </w:r>
    </w:p>
    <w:p w14:paraId="066826FD" w14:textId="3BDD2867" w:rsidR="0025234B" w:rsidRPr="0025234B" w:rsidRDefault="0025234B" w:rsidP="00842CF4">
      <w:pPr>
        <w:pStyle w:val="ListParagraph"/>
        <w:numPr>
          <w:ilvl w:val="0"/>
          <w:numId w:val="150"/>
        </w:numPr>
        <w:spacing w:after="0"/>
        <w:ind w:left="714" w:hanging="357"/>
        <w:rPr>
          <w:rFonts w:asciiTheme="minorHAnsi" w:eastAsiaTheme="minorEastAsia" w:hAnsiTheme="minorHAnsi" w:cstheme="minorBidi"/>
          <w:b/>
          <w:bCs/>
          <w:noProof/>
          <w:sz w:val="18"/>
          <w:szCs w:val="18"/>
        </w:rPr>
      </w:pPr>
      <w:r w:rsidRPr="0025234B">
        <w:rPr>
          <w:noProof/>
          <w:sz w:val="18"/>
          <w:szCs w:val="18"/>
        </w:rPr>
        <w:t>Proposal 5:</w:t>
      </w:r>
      <w:r>
        <w:rPr>
          <w:noProof/>
          <w:sz w:val="18"/>
          <w:szCs w:val="18"/>
        </w:rPr>
        <w:t xml:space="preserve"> </w:t>
      </w:r>
      <w:r w:rsidRPr="0025234B">
        <w:rPr>
          <w:noProof/>
          <w:sz w:val="18"/>
          <w:szCs w:val="18"/>
        </w:rPr>
        <w:t>Define three categories of gNB-UE collaboration levels as listed in Table 1, according to the interacted AI/ML operation-related information.</w:t>
      </w:r>
    </w:p>
    <w:p w14:paraId="64AC5A9A" w14:textId="44BBF588" w:rsidR="0025234B" w:rsidRPr="0025234B" w:rsidRDefault="0025234B" w:rsidP="00842CF4">
      <w:pPr>
        <w:pStyle w:val="ListParagraph"/>
        <w:numPr>
          <w:ilvl w:val="0"/>
          <w:numId w:val="150"/>
        </w:numPr>
        <w:spacing w:after="0"/>
        <w:ind w:left="714" w:hanging="357"/>
        <w:rPr>
          <w:rFonts w:asciiTheme="minorHAnsi" w:eastAsiaTheme="minorEastAsia" w:hAnsiTheme="minorHAnsi" w:cstheme="minorBidi"/>
          <w:b/>
          <w:bCs/>
          <w:noProof/>
          <w:sz w:val="18"/>
          <w:szCs w:val="18"/>
        </w:rPr>
      </w:pPr>
      <w:r w:rsidRPr="0025234B">
        <w:rPr>
          <w:noProof/>
          <w:sz w:val="18"/>
          <w:szCs w:val="18"/>
          <w:lang w:eastAsia="zh-CN"/>
        </w:rPr>
        <w:t>Proposal 6:</w:t>
      </w:r>
      <w:r>
        <w:rPr>
          <w:noProof/>
          <w:sz w:val="18"/>
          <w:szCs w:val="18"/>
          <w:lang w:eastAsia="zh-CN"/>
        </w:rPr>
        <w:t xml:space="preserve"> </w:t>
      </w:r>
      <w:r w:rsidRPr="0025234B">
        <w:rPr>
          <w:noProof/>
          <w:sz w:val="18"/>
          <w:szCs w:val="18"/>
        </w:rPr>
        <w:t>Adopt the AI Model Characterization Card (MCC) of an AI/ML model in Table 2 as a starting point for further discussion and refinement.</w:t>
      </w:r>
    </w:p>
    <w:p w14:paraId="431CA39B" w14:textId="697C2448" w:rsidR="0025234B" w:rsidRPr="0025234B" w:rsidRDefault="0025234B" w:rsidP="00842CF4">
      <w:pPr>
        <w:pStyle w:val="ListParagraph"/>
        <w:numPr>
          <w:ilvl w:val="0"/>
          <w:numId w:val="150"/>
        </w:numPr>
        <w:spacing w:after="0"/>
        <w:ind w:left="714" w:hanging="357"/>
        <w:rPr>
          <w:rFonts w:asciiTheme="minorHAnsi" w:eastAsiaTheme="minorEastAsia" w:hAnsiTheme="minorHAnsi" w:cstheme="minorBidi"/>
          <w:b/>
          <w:bCs/>
          <w:noProof/>
        </w:rPr>
      </w:pPr>
      <w:r w:rsidRPr="0025234B">
        <w:rPr>
          <w:noProof/>
          <w:sz w:val="18"/>
          <w:szCs w:val="18"/>
        </w:rPr>
        <w:t>Proposal 7:</w:t>
      </w:r>
      <w:r>
        <w:rPr>
          <w:noProof/>
          <w:sz w:val="18"/>
          <w:szCs w:val="18"/>
        </w:rPr>
        <w:t xml:space="preserve"> </w:t>
      </w:r>
      <w:r w:rsidRPr="0025234B">
        <w:rPr>
          <w:noProof/>
          <w:sz w:val="18"/>
          <w:szCs w:val="18"/>
        </w:rPr>
        <w:t xml:space="preserve">Consider the KPIs/Metrics (if applicable) in Table 4 as a starting point for the common aspects of an evaluation </w:t>
      </w:r>
      <w:r w:rsidRPr="00CF09FD">
        <w:rPr>
          <w:noProof/>
        </w:rPr>
        <w:t>methodology of a proposed AI/ML model for any of the agreed use cases.</w:t>
      </w:r>
    </w:p>
    <w:p w14:paraId="6C00AD30" w14:textId="76A7889C" w:rsidR="0025234B" w:rsidRDefault="0025234B" w:rsidP="0025234B">
      <w:pPr>
        <w:rPr>
          <w:lang w:val="en-US" w:eastAsia="ko-KR"/>
        </w:rPr>
      </w:pPr>
      <w:r>
        <w:fldChar w:fldCharType="end"/>
      </w:r>
      <w:r w:rsidRPr="005B48B9">
        <w:rPr>
          <w:b/>
          <w:bCs/>
          <w:lang w:val="en-US" w:eastAsia="ko-KR"/>
        </w:rPr>
        <w:t>Decision:</w:t>
      </w:r>
      <w:r>
        <w:rPr>
          <w:lang w:val="en-US" w:eastAsia="ko-KR"/>
        </w:rPr>
        <w:t xml:space="preserve"> The document is noted.</w:t>
      </w:r>
    </w:p>
    <w:p w14:paraId="1147138D" w14:textId="77777777" w:rsidR="0025234B" w:rsidRPr="0025234B" w:rsidRDefault="0025234B" w:rsidP="00651508">
      <w:pPr>
        <w:rPr>
          <w:lang w:val="en-US"/>
        </w:rPr>
      </w:pPr>
    </w:p>
    <w:p w14:paraId="25F05A04" w14:textId="04CA2233" w:rsidR="008F4B8C" w:rsidRPr="00B93DA4" w:rsidRDefault="001B5688" w:rsidP="008F4B8C">
      <w:pPr>
        <w:rPr>
          <w:iCs/>
        </w:rPr>
      </w:pPr>
      <w:hyperlink r:id="rId1770" w:history="1">
        <w:r w:rsidR="000B5C49">
          <w:rPr>
            <w:rStyle w:val="Hyperlink"/>
            <w:iCs/>
          </w:rPr>
          <w:t>R1-2203067</w:t>
        </w:r>
      </w:hyperlink>
      <w:r w:rsidR="008F4B8C" w:rsidRPr="00B93DA4">
        <w:rPr>
          <w:iCs/>
        </w:rPr>
        <w:tab/>
        <w:t>Discussion on common AI/ML characteristics and operations</w:t>
      </w:r>
      <w:r w:rsidR="008F4B8C" w:rsidRPr="00B93DA4">
        <w:rPr>
          <w:iCs/>
        </w:rPr>
        <w:tab/>
        <w:t>FUTUREWEI</w:t>
      </w:r>
    </w:p>
    <w:p w14:paraId="10BA0800" w14:textId="4F506A8E" w:rsidR="008F4B8C" w:rsidRPr="00B93DA4" w:rsidRDefault="001B5688" w:rsidP="008F4B8C">
      <w:pPr>
        <w:rPr>
          <w:iCs/>
        </w:rPr>
      </w:pPr>
      <w:hyperlink r:id="rId1771" w:history="1">
        <w:r w:rsidR="000B5C49">
          <w:rPr>
            <w:rStyle w:val="Hyperlink"/>
            <w:iCs/>
          </w:rPr>
          <w:t>R1-2203139</w:t>
        </w:r>
      </w:hyperlink>
      <w:r w:rsidR="008F4B8C" w:rsidRPr="00B93DA4">
        <w:rPr>
          <w:iCs/>
        </w:rPr>
        <w:tab/>
        <w:t>Discussion on general aspects of AI/ML framework</w:t>
      </w:r>
      <w:r w:rsidR="008F4B8C" w:rsidRPr="00B93DA4">
        <w:rPr>
          <w:iCs/>
        </w:rPr>
        <w:tab/>
        <w:t>Huawei, HiSilicon</w:t>
      </w:r>
    </w:p>
    <w:p w14:paraId="4BD1927C" w14:textId="5F853F83" w:rsidR="008F4B8C" w:rsidRPr="00B93DA4" w:rsidRDefault="001B5688" w:rsidP="008F4B8C">
      <w:pPr>
        <w:rPr>
          <w:iCs/>
        </w:rPr>
      </w:pPr>
      <w:hyperlink r:id="rId1772" w:history="1">
        <w:r w:rsidR="000B5C49">
          <w:rPr>
            <w:rStyle w:val="Hyperlink"/>
            <w:iCs/>
          </w:rPr>
          <w:t>R1-2203247</w:t>
        </w:r>
      </w:hyperlink>
      <w:r w:rsidR="008F4B8C" w:rsidRPr="00B93DA4">
        <w:rPr>
          <w:iCs/>
        </w:rPr>
        <w:tab/>
        <w:t>Discussion on common AI/ML framework</w:t>
      </w:r>
      <w:r w:rsidR="008F4B8C" w:rsidRPr="00B93DA4">
        <w:rPr>
          <w:iCs/>
        </w:rPr>
        <w:tab/>
        <w:t>ZTE</w:t>
      </w:r>
    </w:p>
    <w:p w14:paraId="4E350EC8" w14:textId="4B357E1E" w:rsidR="008F4B8C" w:rsidRPr="00B93DA4" w:rsidRDefault="001B5688" w:rsidP="008F4B8C">
      <w:pPr>
        <w:rPr>
          <w:iCs/>
        </w:rPr>
      </w:pPr>
      <w:hyperlink r:id="rId1773" w:history="1">
        <w:r w:rsidR="000B5C49">
          <w:rPr>
            <w:rStyle w:val="Hyperlink"/>
            <w:iCs/>
          </w:rPr>
          <w:t>R1-2203404</w:t>
        </w:r>
      </w:hyperlink>
      <w:r w:rsidR="008F4B8C" w:rsidRPr="00B93DA4">
        <w:rPr>
          <w:iCs/>
        </w:rPr>
        <w:tab/>
        <w:t>Discussions on AI-ML framework</w:t>
      </w:r>
      <w:r w:rsidR="008F4B8C" w:rsidRPr="00B93DA4">
        <w:rPr>
          <w:iCs/>
        </w:rPr>
        <w:tab/>
        <w:t>New H3C Technologies Co., Ltd.</w:t>
      </w:r>
    </w:p>
    <w:p w14:paraId="6484FCA6" w14:textId="7DEEB18D" w:rsidR="008F4B8C" w:rsidRPr="00B93DA4" w:rsidRDefault="001B5688" w:rsidP="008F4B8C">
      <w:pPr>
        <w:rPr>
          <w:iCs/>
        </w:rPr>
      </w:pPr>
      <w:hyperlink r:id="rId1774" w:history="1">
        <w:r w:rsidR="000B5C49">
          <w:rPr>
            <w:rStyle w:val="Hyperlink"/>
            <w:iCs/>
          </w:rPr>
          <w:t>R1-2203450</w:t>
        </w:r>
      </w:hyperlink>
      <w:r w:rsidR="008F4B8C" w:rsidRPr="00B93DA4">
        <w:rPr>
          <w:iCs/>
        </w:rPr>
        <w:tab/>
        <w:t>Discussion on AI/ML framework for air interface</w:t>
      </w:r>
      <w:r w:rsidR="008F4B8C" w:rsidRPr="00B93DA4">
        <w:rPr>
          <w:iCs/>
        </w:rPr>
        <w:tab/>
        <w:t>CATT</w:t>
      </w:r>
    </w:p>
    <w:p w14:paraId="5CDD5F05" w14:textId="50A47D41" w:rsidR="008F4B8C" w:rsidRPr="00B93DA4" w:rsidRDefault="001B5688" w:rsidP="008F4B8C">
      <w:pPr>
        <w:rPr>
          <w:iCs/>
        </w:rPr>
      </w:pPr>
      <w:hyperlink r:id="rId1775" w:history="1">
        <w:r w:rsidR="000B5C49">
          <w:rPr>
            <w:rStyle w:val="Hyperlink"/>
            <w:iCs/>
          </w:rPr>
          <w:t>R1-2203549</w:t>
        </w:r>
      </w:hyperlink>
      <w:r w:rsidR="008F4B8C" w:rsidRPr="00B93DA4">
        <w:rPr>
          <w:iCs/>
        </w:rPr>
        <w:tab/>
        <w:t>General discussions on AI/ML framework</w:t>
      </w:r>
      <w:r w:rsidR="008F4B8C" w:rsidRPr="00B93DA4">
        <w:rPr>
          <w:iCs/>
        </w:rPr>
        <w:tab/>
        <w:t>vivo</w:t>
      </w:r>
    </w:p>
    <w:p w14:paraId="3393202E" w14:textId="1F6CF26E" w:rsidR="008F4B8C" w:rsidRPr="00B93DA4" w:rsidRDefault="001B5688" w:rsidP="008F4B8C">
      <w:pPr>
        <w:rPr>
          <w:iCs/>
        </w:rPr>
      </w:pPr>
      <w:hyperlink r:id="rId1776" w:history="1">
        <w:r w:rsidR="000B5C49">
          <w:rPr>
            <w:rStyle w:val="Hyperlink"/>
            <w:iCs/>
          </w:rPr>
          <w:t>R1-2203656</w:t>
        </w:r>
      </w:hyperlink>
      <w:r w:rsidR="008F4B8C" w:rsidRPr="00B93DA4">
        <w:rPr>
          <w:iCs/>
        </w:rPr>
        <w:tab/>
        <w:t>Discussion on general aspects of AI/ML for NR air interface</w:t>
      </w:r>
      <w:r w:rsidR="008F4B8C" w:rsidRPr="00B93DA4">
        <w:rPr>
          <w:iCs/>
        </w:rPr>
        <w:tab/>
        <w:t>China Telecom</w:t>
      </w:r>
    </w:p>
    <w:p w14:paraId="2E4644A0" w14:textId="2811FF73" w:rsidR="008F4B8C" w:rsidRPr="00B93DA4" w:rsidRDefault="001B5688" w:rsidP="008F4B8C">
      <w:pPr>
        <w:rPr>
          <w:iCs/>
        </w:rPr>
      </w:pPr>
      <w:hyperlink r:id="rId1777" w:history="1">
        <w:r w:rsidR="000B5C49">
          <w:rPr>
            <w:rStyle w:val="Hyperlink"/>
            <w:iCs/>
          </w:rPr>
          <w:t>R1-2203690</w:t>
        </w:r>
      </w:hyperlink>
      <w:r w:rsidR="008F4B8C" w:rsidRPr="00B93DA4">
        <w:rPr>
          <w:iCs/>
        </w:rPr>
        <w:tab/>
        <w:t>Discussion on general aspects of AI ML framework</w:t>
      </w:r>
      <w:r w:rsidR="008F4B8C" w:rsidRPr="00B93DA4">
        <w:rPr>
          <w:iCs/>
        </w:rPr>
        <w:tab/>
        <w:t>NEC</w:t>
      </w:r>
    </w:p>
    <w:p w14:paraId="58C385A4" w14:textId="1CE41338" w:rsidR="008F4B8C" w:rsidRPr="00B93DA4" w:rsidRDefault="001B5688" w:rsidP="008F4B8C">
      <w:pPr>
        <w:rPr>
          <w:iCs/>
        </w:rPr>
      </w:pPr>
      <w:hyperlink r:id="rId1778" w:history="1">
        <w:r w:rsidR="000B5C49">
          <w:rPr>
            <w:rStyle w:val="Hyperlink"/>
            <w:iCs/>
          </w:rPr>
          <w:t>R1-2203728</w:t>
        </w:r>
      </w:hyperlink>
      <w:r w:rsidR="008F4B8C" w:rsidRPr="00B93DA4">
        <w:rPr>
          <w:iCs/>
        </w:rPr>
        <w:tab/>
        <w:t>Consideration on common AI/ML framework</w:t>
      </w:r>
      <w:r w:rsidR="008F4B8C" w:rsidRPr="00B93DA4">
        <w:rPr>
          <w:iCs/>
        </w:rPr>
        <w:tab/>
        <w:t>Sony</w:t>
      </w:r>
    </w:p>
    <w:p w14:paraId="5FEAC469" w14:textId="7517ABC0" w:rsidR="008F4B8C" w:rsidRPr="00B93DA4" w:rsidRDefault="001B5688" w:rsidP="008F4B8C">
      <w:pPr>
        <w:rPr>
          <w:iCs/>
        </w:rPr>
      </w:pPr>
      <w:hyperlink r:id="rId1779" w:history="1">
        <w:r w:rsidR="000B5C49">
          <w:rPr>
            <w:rStyle w:val="Hyperlink"/>
            <w:iCs/>
          </w:rPr>
          <w:t>R1-2203807</w:t>
        </w:r>
      </w:hyperlink>
      <w:r w:rsidR="008F4B8C" w:rsidRPr="00B93DA4">
        <w:rPr>
          <w:iCs/>
        </w:rPr>
        <w:tab/>
        <w:t>Initial views on the general aspects of AI/ML framework</w:t>
      </w:r>
      <w:r w:rsidR="008F4B8C" w:rsidRPr="00B93DA4">
        <w:rPr>
          <w:iCs/>
        </w:rPr>
        <w:tab/>
        <w:t>xiaomi</w:t>
      </w:r>
    </w:p>
    <w:p w14:paraId="4C7DD632" w14:textId="5CFFFE06" w:rsidR="008F4B8C" w:rsidRPr="00B93DA4" w:rsidRDefault="001B5688" w:rsidP="008F4B8C">
      <w:pPr>
        <w:rPr>
          <w:iCs/>
        </w:rPr>
      </w:pPr>
      <w:hyperlink r:id="rId1780" w:history="1">
        <w:r w:rsidR="000B5C49">
          <w:rPr>
            <w:rStyle w:val="Hyperlink"/>
            <w:iCs/>
          </w:rPr>
          <w:t>R1-2203896</w:t>
        </w:r>
      </w:hyperlink>
      <w:r w:rsidR="008F4B8C" w:rsidRPr="00B93DA4">
        <w:rPr>
          <w:iCs/>
        </w:rPr>
        <w:tab/>
        <w:t>General aspects of AI ML framework and evaluation methodogy</w:t>
      </w:r>
      <w:r w:rsidR="008F4B8C" w:rsidRPr="00B93DA4">
        <w:rPr>
          <w:iCs/>
        </w:rPr>
        <w:tab/>
        <w:t>Samsung</w:t>
      </w:r>
    </w:p>
    <w:p w14:paraId="128F2524" w14:textId="611748B0" w:rsidR="008F4B8C" w:rsidRPr="00B93DA4" w:rsidRDefault="001B5688" w:rsidP="008F4B8C">
      <w:pPr>
        <w:rPr>
          <w:iCs/>
        </w:rPr>
      </w:pPr>
      <w:hyperlink r:id="rId1781" w:history="1">
        <w:r w:rsidR="000B5C49">
          <w:rPr>
            <w:rStyle w:val="Hyperlink"/>
            <w:iCs/>
          </w:rPr>
          <w:t>R1-2204014</w:t>
        </w:r>
      </w:hyperlink>
      <w:r w:rsidR="008F4B8C" w:rsidRPr="00B93DA4">
        <w:rPr>
          <w:iCs/>
        </w:rPr>
        <w:tab/>
        <w:t>On general aspects of AI/ML framework</w:t>
      </w:r>
      <w:r w:rsidR="008F4B8C" w:rsidRPr="00B93DA4">
        <w:rPr>
          <w:iCs/>
        </w:rPr>
        <w:tab/>
        <w:t>OPPO</w:t>
      </w:r>
    </w:p>
    <w:p w14:paraId="18909BEA" w14:textId="05104556" w:rsidR="008F4B8C" w:rsidRPr="00B93DA4" w:rsidRDefault="001B5688" w:rsidP="008F4B8C">
      <w:pPr>
        <w:rPr>
          <w:iCs/>
        </w:rPr>
      </w:pPr>
      <w:hyperlink r:id="rId1782" w:history="1">
        <w:r w:rsidR="000B5C49">
          <w:rPr>
            <w:rStyle w:val="Hyperlink"/>
            <w:iCs/>
          </w:rPr>
          <w:t>R1-2204062</w:t>
        </w:r>
      </w:hyperlink>
      <w:r w:rsidR="008F4B8C" w:rsidRPr="00B93DA4">
        <w:rPr>
          <w:iCs/>
        </w:rPr>
        <w:tab/>
        <w:t>Evaluating general aspects of AI-ML framework</w:t>
      </w:r>
      <w:r w:rsidR="008F4B8C" w:rsidRPr="00B93DA4">
        <w:rPr>
          <w:iCs/>
        </w:rPr>
        <w:tab/>
        <w:t>Charter Communications, Inc</w:t>
      </w:r>
    </w:p>
    <w:p w14:paraId="7EBA1E92" w14:textId="6604FE79" w:rsidR="008F4B8C" w:rsidRPr="00B93DA4" w:rsidRDefault="001B5688" w:rsidP="008F4B8C">
      <w:pPr>
        <w:rPr>
          <w:iCs/>
        </w:rPr>
      </w:pPr>
      <w:hyperlink r:id="rId1783" w:history="1">
        <w:r w:rsidR="000B5C49">
          <w:rPr>
            <w:rStyle w:val="Hyperlink"/>
            <w:iCs/>
          </w:rPr>
          <w:t>R1-2204077</w:t>
        </w:r>
      </w:hyperlink>
      <w:r w:rsidR="008F4B8C" w:rsidRPr="00B93DA4">
        <w:rPr>
          <w:iCs/>
        </w:rPr>
        <w:tab/>
        <w:t>General aspects of AI/ML framework</w:t>
      </w:r>
      <w:r w:rsidR="008F4B8C" w:rsidRPr="00B93DA4">
        <w:rPr>
          <w:iCs/>
        </w:rPr>
        <w:tab/>
        <w:t>Panasonic</w:t>
      </w:r>
    </w:p>
    <w:p w14:paraId="4533BA94" w14:textId="2BD3145E" w:rsidR="008F4B8C" w:rsidRPr="00B93DA4" w:rsidRDefault="001B5688" w:rsidP="008F4B8C">
      <w:pPr>
        <w:rPr>
          <w:iCs/>
        </w:rPr>
      </w:pPr>
      <w:hyperlink r:id="rId1784" w:history="1">
        <w:r w:rsidR="000B5C49">
          <w:rPr>
            <w:rStyle w:val="Hyperlink"/>
            <w:iCs/>
          </w:rPr>
          <w:t>R1-2204120</w:t>
        </w:r>
      </w:hyperlink>
      <w:r w:rsidR="008F4B8C" w:rsidRPr="00B93DA4">
        <w:rPr>
          <w:iCs/>
        </w:rPr>
        <w:tab/>
        <w:t>Considerations on AI/ML framework</w:t>
      </w:r>
      <w:r w:rsidR="008F4B8C" w:rsidRPr="00B93DA4">
        <w:rPr>
          <w:iCs/>
        </w:rPr>
        <w:tab/>
        <w:t>SHARP Corporation</w:t>
      </w:r>
    </w:p>
    <w:p w14:paraId="6C899D33" w14:textId="06936E8B" w:rsidR="008F4B8C" w:rsidRPr="00B93DA4" w:rsidRDefault="001B5688" w:rsidP="008F4B8C">
      <w:pPr>
        <w:rPr>
          <w:iCs/>
        </w:rPr>
      </w:pPr>
      <w:hyperlink r:id="rId1785" w:history="1">
        <w:r w:rsidR="000B5C49">
          <w:rPr>
            <w:rStyle w:val="Hyperlink"/>
            <w:iCs/>
          </w:rPr>
          <w:t>R1-2204148</w:t>
        </w:r>
      </w:hyperlink>
      <w:r w:rsidR="008F4B8C" w:rsidRPr="00B93DA4">
        <w:rPr>
          <w:iCs/>
        </w:rPr>
        <w:tab/>
        <w:t>General aspects on AI/ML framework</w:t>
      </w:r>
      <w:r w:rsidR="008F4B8C" w:rsidRPr="00B93DA4">
        <w:rPr>
          <w:iCs/>
        </w:rPr>
        <w:tab/>
        <w:t>LG Electronics</w:t>
      </w:r>
    </w:p>
    <w:p w14:paraId="76609AC5" w14:textId="511F455D" w:rsidR="008F4B8C" w:rsidRPr="00B93DA4" w:rsidRDefault="001B5688" w:rsidP="008F4B8C">
      <w:pPr>
        <w:rPr>
          <w:iCs/>
        </w:rPr>
      </w:pPr>
      <w:hyperlink r:id="rId1786" w:history="1">
        <w:r w:rsidR="000B5C49">
          <w:rPr>
            <w:rStyle w:val="Hyperlink"/>
            <w:iCs/>
          </w:rPr>
          <w:t>R1-2204179</w:t>
        </w:r>
      </w:hyperlink>
      <w:r w:rsidR="008F4B8C" w:rsidRPr="00B93DA4">
        <w:rPr>
          <w:iCs/>
        </w:rPr>
        <w:tab/>
        <w:t>Views on general aspects on AI-ML framework</w:t>
      </w:r>
      <w:r w:rsidR="008F4B8C" w:rsidRPr="00B93DA4">
        <w:rPr>
          <w:iCs/>
        </w:rPr>
        <w:tab/>
        <w:t>CAICT</w:t>
      </w:r>
    </w:p>
    <w:p w14:paraId="731E7179" w14:textId="54F22264" w:rsidR="008F4B8C" w:rsidRPr="00B93DA4" w:rsidRDefault="001B5688" w:rsidP="008F4B8C">
      <w:pPr>
        <w:rPr>
          <w:iCs/>
        </w:rPr>
      </w:pPr>
      <w:hyperlink r:id="rId1787" w:history="1">
        <w:r w:rsidR="000B5C49">
          <w:rPr>
            <w:rStyle w:val="Hyperlink"/>
            <w:iCs/>
          </w:rPr>
          <w:t>R1-2204237</w:t>
        </w:r>
      </w:hyperlink>
      <w:r w:rsidR="008F4B8C" w:rsidRPr="00B93DA4">
        <w:rPr>
          <w:iCs/>
        </w:rPr>
        <w:tab/>
        <w:t>Discussion on general aspect of AI/ML framework</w:t>
      </w:r>
      <w:r w:rsidR="008F4B8C" w:rsidRPr="00B93DA4">
        <w:rPr>
          <w:iCs/>
        </w:rPr>
        <w:tab/>
        <w:t>Apple</w:t>
      </w:r>
    </w:p>
    <w:p w14:paraId="71F41D2D" w14:textId="1F629E1A" w:rsidR="008F4B8C" w:rsidRPr="00B93DA4" w:rsidRDefault="001B5688" w:rsidP="008F4B8C">
      <w:pPr>
        <w:rPr>
          <w:iCs/>
        </w:rPr>
      </w:pPr>
      <w:hyperlink r:id="rId1788" w:history="1">
        <w:r w:rsidR="000B5C49">
          <w:rPr>
            <w:rStyle w:val="Hyperlink"/>
            <w:iCs/>
          </w:rPr>
          <w:t>R1-2204294</w:t>
        </w:r>
      </w:hyperlink>
      <w:r w:rsidR="008F4B8C" w:rsidRPr="00B93DA4">
        <w:rPr>
          <w:iCs/>
        </w:rPr>
        <w:tab/>
        <w:t>Discussion on general aspects of AI/ML framework</w:t>
      </w:r>
      <w:r w:rsidR="008F4B8C" w:rsidRPr="00B93DA4">
        <w:rPr>
          <w:iCs/>
        </w:rPr>
        <w:tab/>
        <w:t>CMCC</w:t>
      </w:r>
    </w:p>
    <w:p w14:paraId="3D1028AE" w14:textId="5DE4E92E" w:rsidR="008F4B8C" w:rsidRPr="00B93DA4" w:rsidRDefault="001B5688" w:rsidP="008F4B8C">
      <w:pPr>
        <w:rPr>
          <w:iCs/>
        </w:rPr>
      </w:pPr>
      <w:hyperlink r:id="rId1789" w:history="1">
        <w:r w:rsidR="000B5C49">
          <w:rPr>
            <w:rStyle w:val="Hyperlink"/>
            <w:iCs/>
          </w:rPr>
          <w:t>R1-2204374</w:t>
        </w:r>
      </w:hyperlink>
      <w:r w:rsidR="008F4B8C" w:rsidRPr="00B93DA4">
        <w:rPr>
          <w:iCs/>
        </w:rPr>
        <w:tab/>
        <w:t>Discussion on general aspects of AI/ML framework</w:t>
      </w:r>
      <w:r w:rsidR="008F4B8C" w:rsidRPr="00B93DA4">
        <w:rPr>
          <w:iCs/>
        </w:rPr>
        <w:tab/>
        <w:t>NTT DOCOMO, INC.</w:t>
      </w:r>
    </w:p>
    <w:p w14:paraId="7653487F" w14:textId="0F72C030" w:rsidR="008F4B8C" w:rsidRPr="00B93DA4" w:rsidRDefault="001B5688" w:rsidP="008F4B8C">
      <w:pPr>
        <w:rPr>
          <w:iCs/>
        </w:rPr>
      </w:pPr>
      <w:hyperlink r:id="rId1790" w:history="1">
        <w:r w:rsidR="000B5C49">
          <w:rPr>
            <w:rStyle w:val="Hyperlink"/>
            <w:iCs/>
          </w:rPr>
          <w:t>R1-2204498</w:t>
        </w:r>
      </w:hyperlink>
      <w:r w:rsidR="008F4B8C" w:rsidRPr="00B93DA4">
        <w:rPr>
          <w:iCs/>
        </w:rPr>
        <w:tab/>
        <w:t>Discussion on general aspects of AIML framework</w:t>
      </w:r>
      <w:r w:rsidR="008F4B8C" w:rsidRPr="00B93DA4">
        <w:rPr>
          <w:iCs/>
        </w:rPr>
        <w:tab/>
        <w:t>Spreadtrum Communications</w:t>
      </w:r>
    </w:p>
    <w:p w14:paraId="4FFA2810" w14:textId="3B01F7C2" w:rsidR="008F4B8C" w:rsidRPr="00B93DA4" w:rsidRDefault="001B5688" w:rsidP="008F4B8C">
      <w:pPr>
        <w:rPr>
          <w:iCs/>
        </w:rPr>
      </w:pPr>
      <w:hyperlink r:id="rId1791" w:history="1">
        <w:r w:rsidR="000B5C49">
          <w:rPr>
            <w:rStyle w:val="Hyperlink"/>
            <w:iCs/>
          </w:rPr>
          <w:t>R1-2204650</w:t>
        </w:r>
      </w:hyperlink>
      <w:r w:rsidR="008F4B8C" w:rsidRPr="00B93DA4">
        <w:rPr>
          <w:iCs/>
        </w:rPr>
        <w:tab/>
        <w:t>Discussion on AI/ML framework for NR air interface</w:t>
      </w:r>
      <w:r w:rsidR="008F4B8C" w:rsidRPr="00B93DA4">
        <w:rPr>
          <w:iCs/>
        </w:rPr>
        <w:tab/>
        <w:t>ETRI</w:t>
      </w:r>
    </w:p>
    <w:p w14:paraId="4ADFC867" w14:textId="16E7F1E7" w:rsidR="008F4B8C" w:rsidRPr="00B93DA4" w:rsidRDefault="001B5688" w:rsidP="008F4B8C">
      <w:pPr>
        <w:rPr>
          <w:iCs/>
        </w:rPr>
      </w:pPr>
      <w:hyperlink r:id="rId1792" w:history="1">
        <w:r w:rsidR="000B5C49">
          <w:rPr>
            <w:rStyle w:val="Hyperlink"/>
            <w:iCs/>
          </w:rPr>
          <w:t>R1-2204792</w:t>
        </w:r>
      </w:hyperlink>
      <w:r w:rsidR="008F4B8C" w:rsidRPr="00B93DA4">
        <w:rPr>
          <w:iCs/>
        </w:rPr>
        <w:tab/>
        <w:t>Discussion of AI/ML framework</w:t>
      </w:r>
      <w:r w:rsidR="008F4B8C" w:rsidRPr="00B93DA4">
        <w:rPr>
          <w:iCs/>
        </w:rPr>
        <w:tab/>
        <w:t>Intel Corporation</w:t>
      </w:r>
    </w:p>
    <w:p w14:paraId="0617E20D" w14:textId="0A1F490F" w:rsidR="008F4B8C" w:rsidRPr="00B93DA4" w:rsidRDefault="001B5688" w:rsidP="008F4B8C">
      <w:pPr>
        <w:rPr>
          <w:iCs/>
        </w:rPr>
      </w:pPr>
      <w:hyperlink r:id="rId1793" w:history="1">
        <w:r w:rsidR="000B5C49">
          <w:rPr>
            <w:rStyle w:val="Hyperlink"/>
            <w:iCs/>
          </w:rPr>
          <w:t>R1-2204839</w:t>
        </w:r>
      </w:hyperlink>
      <w:r w:rsidR="008F4B8C" w:rsidRPr="00B93DA4">
        <w:rPr>
          <w:iCs/>
        </w:rPr>
        <w:tab/>
        <w:t>On general aspects of AI and ML framework for NR air interface</w:t>
      </w:r>
      <w:r w:rsidR="008F4B8C" w:rsidRPr="00B93DA4">
        <w:rPr>
          <w:iCs/>
        </w:rPr>
        <w:tab/>
        <w:t>NVIDIA</w:t>
      </w:r>
    </w:p>
    <w:p w14:paraId="5D47BCE6" w14:textId="0D1ADBEC" w:rsidR="008F4B8C" w:rsidRPr="00B93DA4" w:rsidRDefault="001B5688" w:rsidP="008F4B8C">
      <w:pPr>
        <w:rPr>
          <w:iCs/>
        </w:rPr>
      </w:pPr>
      <w:hyperlink r:id="rId1794" w:history="1">
        <w:r w:rsidR="000B5C49">
          <w:rPr>
            <w:rStyle w:val="Hyperlink"/>
            <w:iCs/>
          </w:rPr>
          <w:t>R1-2204859</w:t>
        </w:r>
      </w:hyperlink>
      <w:r w:rsidR="008F4B8C" w:rsidRPr="00B93DA4">
        <w:rPr>
          <w:iCs/>
        </w:rPr>
        <w:tab/>
        <w:t>General aspects of AI/ML framework for NR air interface</w:t>
      </w:r>
      <w:r w:rsidR="008F4B8C" w:rsidRPr="00B93DA4">
        <w:rPr>
          <w:iCs/>
        </w:rPr>
        <w:tab/>
        <w:t>AT&amp;T</w:t>
      </w:r>
    </w:p>
    <w:p w14:paraId="2426BBE4" w14:textId="429A70F3" w:rsidR="008F4B8C" w:rsidRPr="00B93DA4" w:rsidRDefault="001B5688" w:rsidP="008F4B8C">
      <w:pPr>
        <w:rPr>
          <w:iCs/>
        </w:rPr>
      </w:pPr>
      <w:hyperlink r:id="rId1795" w:history="1">
        <w:r w:rsidR="000B5C49">
          <w:rPr>
            <w:rStyle w:val="Hyperlink"/>
            <w:iCs/>
          </w:rPr>
          <w:t>R1-2204936</w:t>
        </w:r>
      </w:hyperlink>
      <w:r w:rsidR="008F4B8C" w:rsidRPr="00B93DA4">
        <w:rPr>
          <w:iCs/>
        </w:rPr>
        <w:tab/>
        <w:t>General aspects of AI/ML framework</w:t>
      </w:r>
      <w:r w:rsidR="008F4B8C" w:rsidRPr="00B93DA4">
        <w:rPr>
          <w:iCs/>
        </w:rPr>
        <w:tab/>
        <w:t>Mavenir</w:t>
      </w:r>
    </w:p>
    <w:p w14:paraId="73A70BAC" w14:textId="01880C80" w:rsidR="008F4B8C" w:rsidRDefault="001B5688" w:rsidP="008F4B8C">
      <w:pPr>
        <w:rPr>
          <w:iCs/>
        </w:rPr>
      </w:pPr>
      <w:hyperlink r:id="rId1796" w:history="1">
        <w:r w:rsidR="000B5C49">
          <w:rPr>
            <w:rStyle w:val="Hyperlink"/>
            <w:iCs/>
          </w:rPr>
          <w:t>R1-2205065</w:t>
        </w:r>
      </w:hyperlink>
      <w:r w:rsidR="008F4B8C" w:rsidRPr="00B93DA4">
        <w:rPr>
          <w:iCs/>
        </w:rPr>
        <w:tab/>
        <w:t>AI/ML Model Life cycle management</w:t>
      </w:r>
      <w:r w:rsidR="008F4B8C" w:rsidRPr="00B93DA4">
        <w:rPr>
          <w:iCs/>
        </w:rPr>
        <w:tab/>
      </w:r>
      <w:r w:rsidR="00F57D30">
        <w:rPr>
          <w:iCs/>
        </w:rPr>
        <w:t>Rakuten Mobile</w:t>
      </w:r>
    </w:p>
    <w:p w14:paraId="473FE962" w14:textId="31EC0F8F" w:rsidR="00660681" w:rsidRPr="00660681" w:rsidRDefault="001B5688" w:rsidP="00660681">
      <w:pPr>
        <w:rPr>
          <w:iCs/>
        </w:rPr>
      </w:pPr>
      <w:hyperlink r:id="rId1797" w:history="1">
        <w:r w:rsidR="000B5C49">
          <w:rPr>
            <w:rStyle w:val="Hyperlink"/>
            <w:iCs/>
          </w:rPr>
          <w:t>R1-2205075</w:t>
        </w:r>
      </w:hyperlink>
      <w:r w:rsidR="00660681" w:rsidRPr="00660681">
        <w:rPr>
          <w:iCs/>
        </w:rPr>
        <w:tab/>
        <w:t>Discussions on general aspects of AI/ML framework</w:t>
      </w:r>
      <w:r w:rsidR="00660681" w:rsidRPr="00660681">
        <w:rPr>
          <w:iCs/>
        </w:rPr>
        <w:tab/>
        <w:t>Fujitsu Limited</w:t>
      </w:r>
    </w:p>
    <w:p w14:paraId="09184C73" w14:textId="3DB0B444" w:rsidR="00660681" w:rsidRDefault="001B5688" w:rsidP="00660681">
      <w:pPr>
        <w:rPr>
          <w:iCs/>
        </w:rPr>
      </w:pPr>
      <w:hyperlink r:id="rId1798" w:history="1">
        <w:r w:rsidR="000B5C49">
          <w:rPr>
            <w:rStyle w:val="Hyperlink"/>
            <w:iCs/>
          </w:rPr>
          <w:t>R1-2205099</w:t>
        </w:r>
      </w:hyperlink>
      <w:r w:rsidR="00660681" w:rsidRPr="00660681">
        <w:rPr>
          <w:iCs/>
        </w:rPr>
        <w:tab/>
        <w:t>Overview to support artificial intelligence over air interface</w:t>
      </w:r>
      <w:r w:rsidR="00660681" w:rsidRPr="00660681">
        <w:rPr>
          <w:iCs/>
        </w:rPr>
        <w:tab/>
        <w:t>MediaTek Inc.</w:t>
      </w:r>
    </w:p>
    <w:p w14:paraId="48E87BAC" w14:textId="19DD4669" w:rsidR="007D2B4B" w:rsidRDefault="007D2B4B" w:rsidP="00660681">
      <w:pPr>
        <w:rPr>
          <w:iCs/>
        </w:rPr>
      </w:pPr>
    </w:p>
    <w:p w14:paraId="5F9B6BFE" w14:textId="77777777" w:rsidR="007D2B4B" w:rsidRPr="00740693" w:rsidRDefault="007D2B4B" w:rsidP="007D2B4B">
      <w:pPr>
        <w:rPr>
          <w:lang w:val="fr-FR" w:eastAsia="x-none"/>
        </w:rPr>
      </w:pPr>
      <w:r w:rsidRPr="00740693">
        <w:rPr>
          <w:lang w:val="fr-FR" w:eastAsia="x-none"/>
        </w:rPr>
        <w:t>[109-e-R18-AI/ML-02] – Taesang (Qualcomm)</w:t>
      </w:r>
    </w:p>
    <w:p w14:paraId="1008598D" w14:textId="631CB6BD" w:rsidR="007D2B4B" w:rsidRPr="00740693" w:rsidRDefault="007D2B4B" w:rsidP="007D2B4B">
      <w:pPr>
        <w:rPr>
          <w:lang w:eastAsia="x-none"/>
        </w:rPr>
      </w:pPr>
      <w:r w:rsidRPr="00740693">
        <w:rPr>
          <w:lang w:eastAsia="x-none"/>
        </w:rPr>
        <w:lastRenderedPageBreak/>
        <w:t>Email discussion on general aspects of AI/ML by May 20</w:t>
      </w:r>
    </w:p>
    <w:p w14:paraId="2B603EFB" w14:textId="77777777" w:rsidR="007D2B4B" w:rsidRPr="00740693" w:rsidRDefault="007D2B4B" w:rsidP="007A297D">
      <w:pPr>
        <w:numPr>
          <w:ilvl w:val="0"/>
          <w:numId w:val="78"/>
        </w:numPr>
        <w:rPr>
          <w:lang w:eastAsia="x-none"/>
        </w:rPr>
      </w:pPr>
      <w:r w:rsidRPr="00740693">
        <w:rPr>
          <w:lang w:eastAsia="x-none"/>
        </w:rPr>
        <w:t>Check points: May 18</w:t>
      </w:r>
    </w:p>
    <w:p w14:paraId="7CEA15C1" w14:textId="6708CAFA" w:rsidR="00740693" w:rsidRPr="00740693" w:rsidRDefault="001B5688" w:rsidP="00660681">
      <w:pPr>
        <w:rPr>
          <w:b/>
          <w:bCs/>
          <w:iCs/>
        </w:rPr>
      </w:pPr>
      <w:hyperlink r:id="rId1799" w:history="1">
        <w:r w:rsidR="000B5C49">
          <w:rPr>
            <w:rStyle w:val="Hyperlink"/>
            <w:b/>
            <w:bCs/>
            <w:iCs/>
          </w:rPr>
          <w:t>R1-2205285</w:t>
        </w:r>
      </w:hyperlink>
      <w:r w:rsidR="00740693" w:rsidRPr="00740693">
        <w:rPr>
          <w:b/>
          <w:bCs/>
          <w:iCs/>
        </w:rPr>
        <w:tab/>
        <w:t>Summary#1 of [109-e-R18-AI/ML-02]</w:t>
      </w:r>
      <w:r w:rsidR="00740693" w:rsidRPr="00740693">
        <w:rPr>
          <w:b/>
          <w:bCs/>
          <w:iCs/>
        </w:rPr>
        <w:tab/>
        <w:t>Moderator (Qualcomm)</w:t>
      </w:r>
    </w:p>
    <w:p w14:paraId="301E12BA" w14:textId="66A0DC69" w:rsidR="00740693" w:rsidRDefault="00740693" w:rsidP="00660681">
      <w:pPr>
        <w:rPr>
          <w:iCs/>
        </w:rPr>
      </w:pPr>
      <w:r>
        <w:rPr>
          <w:iCs/>
        </w:rPr>
        <w:t>From May 13</w:t>
      </w:r>
      <w:r w:rsidRPr="00740693">
        <w:rPr>
          <w:iCs/>
          <w:vertAlign w:val="superscript"/>
        </w:rPr>
        <w:t>th</w:t>
      </w:r>
      <w:r>
        <w:rPr>
          <w:iCs/>
        </w:rPr>
        <w:t xml:space="preserve"> GTW session</w:t>
      </w:r>
    </w:p>
    <w:p w14:paraId="1658DDE5" w14:textId="77777777" w:rsidR="00740693" w:rsidRPr="00B87828" w:rsidRDefault="00740693" w:rsidP="00740693">
      <w:pPr>
        <w:rPr>
          <w:highlight w:val="green"/>
          <w:lang w:eastAsia="zh-CN"/>
        </w:rPr>
      </w:pPr>
      <w:r w:rsidRPr="00B87828">
        <w:rPr>
          <w:rFonts w:hint="eastAsia"/>
          <w:highlight w:val="green"/>
          <w:lang w:eastAsia="zh-CN"/>
        </w:rPr>
        <w:t>A</w:t>
      </w:r>
      <w:r w:rsidRPr="00B87828">
        <w:rPr>
          <w:highlight w:val="green"/>
          <w:lang w:eastAsia="zh-CN"/>
        </w:rPr>
        <w:t>greement</w:t>
      </w:r>
    </w:p>
    <w:p w14:paraId="6A4563D8" w14:textId="145A57B5" w:rsidR="00740693" w:rsidRPr="00740693" w:rsidRDefault="00740693" w:rsidP="00CF6E6D">
      <w:pPr>
        <w:pStyle w:val="ListParagraph"/>
        <w:numPr>
          <w:ilvl w:val="0"/>
          <w:numId w:val="203"/>
        </w:numPr>
      </w:pPr>
      <w:r w:rsidRPr="00740693">
        <w:t>Use 3gpp channel models (TR 38.901) as the baseline for evaluations.</w:t>
      </w:r>
    </w:p>
    <w:p w14:paraId="03144484" w14:textId="77777777" w:rsidR="00740693" w:rsidRPr="00740693" w:rsidRDefault="00740693" w:rsidP="00CF6E6D">
      <w:pPr>
        <w:pStyle w:val="ListParagraph"/>
        <w:numPr>
          <w:ilvl w:val="0"/>
          <w:numId w:val="203"/>
        </w:numPr>
      </w:pPr>
      <w:r w:rsidRPr="00740693">
        <w:t>Note: Companies may submit additional results based on other dataset than generated by 3GPP channel models</w:t>
      </w:r>
    </w:p>
    <w:p w14:paraId="44348727" w14:textId="335F652D" w:rsidR="00740693" w:rsidRDefault="00740693" w:rsidP="00660681">
      <w:pPr>
        <w:rPr>
          <w:iCs/>
        </w:rPr>
      </w:pPr>
    </w:p>
    <w:p w14:paraId="1DBC6B2A" w14:textId="18777651" w:rsidR="0079365D" w:rsidRPr="0079365D" w:rsidRDefault="001B5688" w:rsidP="0079365D">
      <w:pPr>
        <w:rPr>
          <w:b/>
          <w:bCs/>
          <w:iCs/>
        </w:rPr>
      </w:pPr>
      <w:hyperlink r:id="rId1800" w:history="1">
        <w:r w:rsidR="000B5C49">
          <w:rPr>
            <w:rStyle w:val="Hyperlink"/>
            <w:b/>
            <w:bCs/>
            <w:iCs/>
          </w:rPr>
          <w:t>R1-2205401</w:t>
        </w:r>
      </w:hyperlink>
      <w:r w:rsidR="0079365D" w:rsidRPr="0079365D">
        <w:rPr>
          <w:b/>
          <w:bCs/>
          <w:iCs/>
        </w:rPr>
        <w:tab/>
        <w:t>Summary#2 of [109-e-R18-AI/ML-02]</w:t>
      </w:r>
      <w:r w:rsidR="0079365D" w:rsidRPr="0079365D">
        <w:rPr>
          <w:b/>
          <w:bCs/>
          <w:iCs/>
        </w:rPr>
        <w:tab/>
        <w:t>Moderator (Qualcomm)</w:t>
      </w:r>
    </w:p>
    <w:p w14:paraId="34DF9239" w14:textId="1B9D6A5E" w:rsidR="0079365D" w:rsidRDefault="0079365D" w:rsidP="0079365D">
      <w:pPr>
        <w:rPr>
          <w:iCs/>
        </w:rPr>
      </w:pPr>
      <w:r>
        <w:rPr>
          <w:iCs/>
        </w:rPr>
        <w:t>From May 17</w:t>
      </w:r>
      <w:r w:rsidRPr="00740693">
        <w:rPr>
          <w:iCs/>
          <w:vertAlign w:val="superscript"/>
        </w:rPr>
        <w:t>th</w:t>
      </w:r>
      <w:r>
        <w:rPr>
          <w:iCs/>
        </w:rPr>
        <w:t xml:space="preserve"> GTW session</w:t>
      </w:r>
    </w:p>
    <w:p w14:paraId="43B4F7C8" w14:textId="54C69E10" w:rsidR="00D84EC0" w:rsidRPr="00317186" w:rsidRDefault="00D84EC0" w:rsidP="00D84EC0">
      <w:pPr>
        <w:rPr>
          <w:highlight w:val="darkYellow"/>
        </w:rPr>
      </w:pPr>
      <w:r w:rsidRPr="00317186">
        <w:rPr>
          <w:highlight w:val="darkYellow"/>
        </w:rPr>
        <w:t>Working Assumption</w:t>
      </w:r>
    </w:p>
    <w:p w14:paraId="6A1D4CE6" w14:textId="77777777" w:rsidR="0079365D" w:rsidRDefault="0079365D" w:rsidP="0079365D">
      <w:r>
        <w:t xml:space="preserve">Include the following into a working list of terminologies to be used for RAN1 AI/ML air interface SI discussion. </w:t>
      </w:r>
    </w:p>
    <w:p w14:paraId="011C1423" w14:textId="77777777" w:rsidR="0079365D" w:rsidRDefault="0079365D" w:rsidP="0079365D">
      <w:r>
        <w:t>The description of the terminologies may be further refined as the study progresses.</w:t>
      </w:r>
    </w:p>
    <w:p w14:paraId="2D3D2A81" w14:textId="77777777" w:rsidR="0079365D" w:rsidRDefault="0079365D" w:rsidP="0079365D">
      <w:r>
        <w:t>New terminologies may be added as the study progresses.</w:t>
      </w:r>
    </w:p>
    <w:p w14:paraId="1E945BA7" w14:textId="77777777" w:rsidR="0079365D" w:rsidRDefault="0079365D" w:rsidP="0079365D">
      <w:r>
        <w:t>It is FFS which subset of terminologies to capture into the TR.</w:t>
      </w:r>
    </w:p>
    <w:p w14:paraId="0050EF14" w14:textId="77777777" w:rsidR="0079365D" w:rsidRDefault="0079365D" w:rsidP="0079365D">
      <w:pPr>
        <w:rPr>
          <w:iCs/>
        </w:rPr>
      </w:pPr>
    </w:p>
    <w:tbl>
      <w:tblPr>
        <w:tblpPr w:leftFromText="180" w:rightFromText="180" w:vertAnchor="text" w:tblpY="-8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45"/>
        <w:gridCol w:w="6817"/>
      </w:tblGrid>
      <w:tr w:rsidR="0079365D" w:rsidRPr="0079365D" w14:paraId="11455E2E" w14:textId="77777777" w:rsidTr="00AE5091">
        <w:tc>
          <w:tcPr>
            <w:tcW w:w="3145" w:type="dxa"/>
            <w:shd w:val="clear" w:color="auto" w:fill="auto"/>
          </w:tcPr>
          <w:p w14:paraId="507AB73E" w14:textId="77777777" w:rsidR="0079365D" w:rsidRPr="0079365D" w:rsidRDefault="0079365D" w:rsidP="00AE5091">
            <w:pPr>
              <w:rPr>
                <w:rFonts w:ascii="Arial" w:hAnsi="Arial" w:cs="Arial"/>
                <w:sz w:val="16"/>
                <w:szCs w:val="16"/>
              </w:rPr>
            </w:pPr>
            <w:r w:rsidRPr="0079365D">
              <w:rPr>
                <w:rFonts w:ascii="Arial" w:hAnsi="Arial" w:cs="Arial"/>
                <w:sz w:val="16"/>
                <w:szCs w:val="16"/>
              </w:rPr>
              <w:t>Terminology</w:t>
            </w:r>
          </w:p>
        </w:tc>
        <w:tc>
          <w:tcPr>
            <w:tcW w:w="6817" w:type="dxa"/>
            <w:shd w:val="clear" w:color="auto" w:fill="auto"/>
          </w:tcPr>
          <w:p w14:paraId="0ED4B58B" w14:textId="77777777" w:rsidR="0079365D" w:rsidRPr="0079365D" w:rsidRDefault="0079365D" w:rsidP="00AE5091">
            <w:pPr>
              <w:rPr>
                <w:rFonts w:ascii="Arial" w:hAnsi="Arial" w:cs="Arial"/>
                <w:sz w:val="16"/>
                <w:szCs w:val="16"/>
              </w:rPr>
            </w:pPr>
            <w:r w:rsidRPr="0079365D">
              <w:rPr>
                <w:rFonts w:ascii="Arial" w:hAnsi="Arial" w:cs="Arial"/>
                <w:sz w:val="16"/>
                <w:szCs w:val="16"/>
              </w:rPr>
              <w:t>Description</w:t>
            </w:r>
          </w:p>
        </w:tc>
      </w:tr>
      <w:tr w:rsidR="0079365D" w:rsidRPr="0079365D" w14:paraId="4421D9D9" w14:textId="77777777" w:rsidTr="00AE5091">
        <w:tc>
          <w:tcPr>
            <w:tcW w:w="3145" w:type="dxa"/>
            <w:shd w:val="clear" w:color="auto" w:fill="auto"/>
          </w:tcPr>
          <w:p w14:paraId="2D3AC588" w14:textId="77777777" w:rsidR="0079365D" w:rsidRPr="0079365D" w:rsidRDefault="0079365D" w:rsidP="00AE5091">
            <w:pPr>
              <w:rPr>
                <w:rFonts w:ascii="Arial" w:hAnsi="Arial" w:cs="Arial"/>
                <w:sz w:val="16"/>
                <w:szCs w:val="16"/>
              </w:rPr>
            </w:pPr>
            <w:r w:rsidRPr="0079365D">
              <w:rPr>
                <w:rFonts w:ascii="Arial" w:hAnsi="Arial" w:cs="Arial"/>
                <w:sz w:val="16"/>
                <w:szCs w:val="16"/>
              </w:rPr>
              <w:t>Data collection</w:t>
            </w:r>
          </w:p>
        </w:tc>
        <w:tc>
          <w:tcPr>
            <w:tcW w:w="6817" w:type="dxa"/>
            <w:shd w:val="clear" w:color="auto" w:fill="auto"/>
          </w:tcPr>
          <w:p w14:paraId="42B8BC70" w14:textId="77777777" w:rsidR="0079365D" w:rsidRPr="0079365D" w:rsidRDefault="0079365D" w:rsidP="00AE5091">
            <w:pPr>
              <w:rPr>
                <w:rFonts w:ascii="Arial" w:hAnsi="Arial" w:cs="Arial"/>
                <w:sz w:val="16"/>
                <w:szCs w:val="16"/>
                <w:lang w:eastAsia="zh-CN"/>
              </w:rPr>
            </w:pPr>
            <w:r w:rsidRPr="0079365D">
              <w:rPr>
                <w:rFonts w:ascii="Arial" w:hAnsi="Arial" w:cs="Arial"/>
                <w:sz w:val="16"/>
                <w:szCs w:val="16"/>
              </w:rPr>
              <w:t>A process of collecting data by the network nodes, management entity, or UE for the purpose of AI/ML model training, data analytics and inference</w:t>
            </w:r>
          </w:p>
        </w:tc>
      </w:tr>
      <w:tr w:rsidR="0079365D" w:rsidRPr="0079365D" w14:paraId="0C2EE447" w14:textId="77777777" w:rsidTr="00AE5091">
        <w:tc>
          <w:tcPr>
            <w:tcW w:w="3145" w:type="dxa"/>
            <w:shd w:val="clear" w:color="auto" w:fill="auto"/>
          </w:tcPr>
          <w:p w14:paraId="61AF2668" w14:textId="77777777" w:rsidR="0079365D" w:rsidRPr="0079365D" w:rsidRDefault="0079365D" w:rsidP="00AE5091">
            <w:pPr>
              <w:rPr>
                <w:rFonts w:ascii="Arial" w:hAnsi="Arial" w:cs="Arial"/>
                <w:sz w:val="16"/>
                <w:szCs w:val="16"/>
              </w:rPr>
            </w:pPr>
            <w:r w:rsidRPr="0079365D">
              <w:rPr>
                <w:rFonts w:ascii="Arial" w:hAnsi="Arial" w:cs="Arial"/>
                <w:sz w:val="16"/>
                <w:szCs w:val="16"/>
              </w:rPr>
              <w:t>AI/ML Model</w:t>
            </w:r>
          </w:p>
        </w:tc>
        <w:tc>
          <w:tcPr>
            <w:tcW w:w="6817" w:type="dxa"/>
            <w:shd w:val="clear" w:color="auto" w:fill="auto"/>
          </w:tcPr>
          <w:p w14:paraId="1761560D" w14:textId="77777777" w:rsidR="0079365D" w:rsidRPr="0079365D" w:rsidRDefault="0079365D" w:rsidP="00AE5091">
            <w:pPr>
              <w:rPr>
                <w:rFonts w:ascii="Arial" w:hAnsi="Arial" w:cs="Arial"/>
                <w:sz w:val="16"/>
                <w:szCs w:val="16"/>
              </w:rPr>
            </w:pPr>
            <w:r w:rsidRPr="0079365D">
              <w:rPr>
                <w:rFonts w:ascii="Arial" w:hAnsi="Arial" w:cs="Arial"/>
                <w:sz w:val="16"/>
                <w:szCs w:val="16"/>
              </w:rPr>
              <w:t xml:space="preserve">A data driven algorithm that applies AI/ML techniques to generate a set of outputs based on a set of inputs. </w:t>
            </w:r>
          </w:p>
        </w:tc>
      </w:tr>
      <w:tr w:rsidR="0079365D" w:rsidRPr="0079365D" w14:paraId="32B4D8F3" w14:textId="77777777" w:rsidTr="00AE5091">
        <w:tc>
          <w:tcPr>
            <w:tcW w:w="3145" w:type="dxa"/>
            <w:shd w:val="clear" w:color="auto" w:fill="auto"/>
          </w:tcPr>
          <w:p w14:paraId="7DF82A11" w14:textId="77777777" w:rsidR="0079365D" w:rsidRPr="0079365D" w:rsidRDefault="0079365D" w:rsidP="00AE5091">
            <w:pPr>
              <w:rPr>
                <w:rFonts w:ascii="Arial" w:hAnsi="Arial" w:cs="Arial"/>
                <w:sz w:val="16"/>
                <w:szCs w:val="16"/>
              </w:rPr>
            </w:pPr>
            <w:r w:rsidRPr="0079365D">
              <w:rPr>
                <w:rFonts w:ascii="Arial" w:hAnsi="Arial" w:cs="Arial"/>
                <w:sz w:val="16"/>
                <w:szCs w:val="16"/>
              </w:rPr>
              <w:t>AI/ML model training</w:t>
            </w:r>
          </w:p>
        </w:tc>
        <w:tc>
          <w:tcPr>
            <w:tcW w:w="6817" w:type="dxa"/>
            <w:shd w:val="clear" w:color="auto" w:fill="auto"/>
          </w:tcPr>
          <w:p w14:paraId="3472C9CF" w14:textId="77777777" w:rsidR="0079365D" w:rsidRPr="0079365D" w:rsidRDefault="0079365D" w:rsidP="00AE5091">
            <w:pPr>
              <w:rPr>
                <w:rFonts w:ascii="Arial" w:hAnsi="Arial" w:cs="Arial"/>
                <w:sz w:val="16"/>
                <w:szCs w:val="16"/>
              </w:rPr>
            </w:pPr>
            <w:r w:rsidRPr="0079365D">
              <w:rPr>
                <w:rFonts w:ascii="Arial" w:hAnsi="Arial" w:cs="Arial"/>
                <w:sz w:val="16"/>
                <w:szCs w:val="16"/>
              </w:rPr>
              <w:t xml:space="preserve">A process to train an </w:t>
            </w:r>
            <w:r w:rsidRPr="0079365D">
              <w:rPr>
                <w:rFonts w:ascii="Arial" w:hAnsi="Arial" w:cs="Arial"/>
                <w:sz w:val="16"/>
                <w:szCs w:val="16"/>
                <w:lang w:eastAsia="zh-CN"/>
              </w:rPr>
              <w:t>AI/</w:t>
            </w:r>
            <w:r w:rsidRPr="0079365D">
              <w:rPr>
                <w:rFonts w:ascii="Arial" w:hAnsi="Arial" w:cs="Arial"/>
                <w:sz w:val="16"/>
                <w:szCs w:val="16"/>
              </w:rPr>
              <w:t xml:space="preserve">ML Model by learning the input/output relationship in a data driven manner </w:t>
            </w:r>
            <w:r w:rsidRPr="0079365D">
              <w:rPr>
                <w:rFonts w:ascii="Arial" w:hAnsi="Arial" w:cs="Arial"/>
                <w:sz w:val="16"/>
                <w:szCs w:val="16"/>
                <w:lang w:eastAsia="zh-CN"/>
              </w:rPr>
              <w:t>and obtain the trained AI/ML Model for inference</w:t>
            </w:r>
          </w:p>
        </w:tc>
      </w:tr>
      <w:tr w:rsidR="0079365D" w:rsidRPr="0079365D" w14:paraId="29FD21CA" w14:textId="77777777" w:rsidTr="00AE5091">
        <w:tc>
          <w:tcPr>
            <w:tcW w:w="3145" w:type="dxa"/>
            <w:shd w:val="clear" w:color="auto" w:fill="auto"/>
          </w:tcPr>
          <w:p w14:paraId="5EF3B871" w14:textId="77777777" w:rsidR="0079365D" w:rsidRPr="0079365D" w:rsidRDefault="0079365D" w:rsidP="00AE5091">
            <w:pPr>
              <w:rPr>
                <w:rFonts w:ascii="Arial" w:hAnsi="Arial" w:cs="Arial"/>
                <w:sz w:val="16"/>
                <w:szCs w:val="16"/>
              </w:rPr>
            </w:pPr>
            <w:r w:rsidRPr="0079365D">
              <w:rPr>
                <w:rFonts w:ascii="Arial" w:hAnsi="Arial" w:cs="Arial"/>
                <w:sz w:val="16"/>
                <w:szCs w:val="16"/>
              </w:rPr>
              <w:t>AI/ML Inference</w:t>
            </w:r>
          </w:p>
        </w:tc>
        <w:tc>
          <w:tcPr>
            <w:tcW w:w="6817" w:type="dxa"/>
            <w:shd w:val="clear" w:color="auto" w:fill="auto"/>
          </w:tcPr>
          <w:p w14:paraId="46F7C2E8" w14:textId="77777777" w:rsidR="0079365D" w:rsidRPr="0079365D" w:rsidRDefault="0079365D" w:rsidP="00AE5091">
            <w:pPr>
              <w:rPr>
                <w:rFonts w:ascii="Arial" w:hAnsi="Arial" w:cs="Arial"/>
                <w:sz w:val="16"/>
                <w:szCs w:val="16"/>
              </w:rPr>
            </w:pPr>
            <w:r w:rsidRPr="0079365D">
              <w:rPr>
                <w:rFonts w:ascii="Arial" w:hAnsi="Arial" w:cs="Arial"/>
                <w:sz w:val="16"/>
                <w:szCs w:val="16"/>
              </w:rPr>
              <w:t>A process of using a trained AI/ML model to produce a set of outputs based on a set of inputs</w:t>
            </w:r>
          </w:p>
        </w:tc>
      </w:tr>
      <w:tr w:rsidR="0079365D" w:rsidRPr="0079365D" w14:paraId="61F85683" w14:textId="77777777" w:rsidTr="00AE5091">
        <w:tc>
          <w:tcPr>
            <w:tcW w:w="3145" w:type="dxa"/>
            <w:shd w:val="clear" w:color="auto" w:fill="auto"/>
          </w:tcPr>
          <w:p w14:paraId="6F05FE3F" w14:textId="77777777" w:rsidR="0079365D" w:rsidRPr="0079365D" w:rsidRDefault="0079365D" w:rsidP="00AE5091">
            <w:pPr>
              <w:rPr>
                <w:rFonts w:ascii="Arial" w:hAnsi="Arial" w:cs="Arial"/>
                <w:sz w:val="16"/>
                <w:szCs w:val="16"/>
              </w:rPr>
            </w:pPr>
            <w:r w:rsidRPr="0079365D">
              <w:rPr>
                <w:rFonts w:ascii="Arial" w:hAnsi="Arial" w:cs="Arial"/>
                <w:sz w:val="16"/>
                <w:szCs w:val="16"/>
              </w:rPr>
              <w:t>AI/ML model validation</w:t>
            </w:r>
          </w:p>
        </w:tc>
        <w:tc>
          <w:tcPr>
            <w:tcW w:w="6817" w:type="dxa"/>
            <w:shd w:val="clear" w:color="auto" w:fill="auto"/>
          </w:tcPr>
          <w:p w14:paraId="53F7BC1C" w14:textId="77777777" w:rsidR="0079365D" w:rsidRPr="0079365D" w:rsidRDefault="0079365D" w:rsidP="00AE5091">
            <w:pPr>
              <w:rPr>
                <w:rFonts w:ascii="Arial" w:hAnsi="Arial" w:cs="Arial"/>
                <w:sz w:val="16"/>
                <w:szCs w:val="16"/>
              </w:rPr>
            </w:pPr>
            <w:r w:rsidRPr="0079365D">
              <w:rPr>
                <w:rFonts w:ascii="Arial" w:hAnsi="Arial" w:cs="Arial"/>
                <w:sz w:val="16"/>
                <w:szCs w:val="16"/>
              </w:rPr>
              <w:t xml:space="preserve">A subprocess of training, to evaluate the quality of </w:t>
            </w:r>
            <w:r w:rsidRPr="0079365D">
              <w:rPr>
                <w:rFonts w:ascii="Arial" w:eastAsia="Malgun Gothic" w:hAnsi="Arial" w:cs="Arial"/>
                <w:sz w:val="16"/>
                <w:szCs w:val="16"/>
                <w:lang w:eastAsia="ko-KR"/>
              </w:rPr>
              <w:t xml:space="preserve">an AI/ML model </w:t>
            </w:r>
            <w:r w:rsidRPr="0079365D">
              <w:rPr>
                <w:rFonts w:ascii="Arial" w:hAnsi="Arial" w:cs="Arial"/>
                <w:sz w:val="16"/>
                <w:szCs w:val="16"/>
              </w:rPr>
              <w:t>using a dataset different from one used for model training, that helps selecting model parameters that generalize beyond the dataset used for model training.</w:t>
            </w:r>
          </w:p>
        </w:tc>
      </w:tr>
      <w:tr w:rsidR="0079365D" w:rsidRPr="0079365D" w14:paraId="314C079B" w14:textId="77777777" w:rsidTr="00AE5091">
        <w:tc>
          <w:tcPr>
            <w:tcW w:w="3145" w:type="dxa"/>
            <w:shd w:val="clear" w:color="auto" w:fill="auto"/>
          </w:tcPr>
          <w:p w14:paraId="0F1BBF5A" w14:textId="77777777" w:rsidR="0079365D" w:rsidRPr="0079365D" w:rsidRDefault="0079365D" w:rsidP="00AE5091">
            <w:pPr>
              <w:rPr>
                <w:rFonts w:ascii="Arial" w:hAnsi="Arial" w:cs="Arial"/>
                <w:sz w:val="16"/>
                <w:szCs w:val="16"/>
              </w:rPr>
            </w:pPr>
            <w:r w:rsidRPr="0079365D">
              <w:rPr>
                <w:rFonts w:ascii="Arial" w:hAnsi="Arial" w:cs="Arial"/>
                <w:sz w:val="16"/>
                <w:szCs w:val="16"/>
              </w:rPr>
              <w:t>AI/ML model testing</w:t>
            </w:r>
          </w:p>
        </w:tc>
        <w:tc>
          <w:tcPr>
            <w:tcW w:w="6817" w:type="dxa"/>
            <w:shd w:val="clear" w:color="auto" w:fill="auto"/>
          </w:tcPr>
          <w:p w14:paraId="3688986B" w14:textId="77777777" w:rsidR="0079365D" w:rsidRPr="0079365D" w:rsidRDefault="0079365D" w:rsidP="00AE5091">
            <w:pPr>
              <w:rPr>
                <w:rFonts w:ascii="Arial" w:hAnsi="Arial" w:cs="Arial"/>
                <w:sz w:val="16"/>
                <w:szCs w:val="16"/>
              </w:rPr>
            </w:pPr>
            <w:r w:rsidRPr="0079365D">
              <w:rPr>
                <w:rFonts w:ascii="Arial" w:hAnsi="Arial" w:cs="Arial"/>
                <w:sz w:val="16"/>
                <w:szCs w:val="16"/>
              </w:rPr>
              <w:t>A subprocess of training, to evaluate the performance of a final AI/ML model using a dataset different from one used for model training and validation. Differently from AI/ML model validation, testing do not assume subsequent tuning of the model.</w:t>
            </w:r>
          </w:p>
        </w:tc>
      </w:tr>
      <w:tr w:rsidR="0079365D" w:rsidRPr="0079365D" w14:paraId="04860D74" w14:textId="77777777" w:rsidTr="00AE5091">
        <w:tc>
          <w:tcPr>
            <w:tcW w:w="3145" w:type="dxa"/>
            <w:shd w:val="clear" w:color="auto" w:fill="auto"/>
          </w:tcPr>
          <w:p w14:paraId="4CCC8AC4" w14:textId="77777777" w:rsidR="0079365D" w:rsidRPr="0079365D" w:rsidRDefault="0079365D" w:rsidP="00AE5091">
            <w:pPr>
              <w:rPr>
                <w:rFonts w:ascii="Arial" w:hAnsi="Arial" w:cs="Arial"/>
                <w:sz w:val="16"/>
                <w:szCs w:val="16"/>
              </w:rPr>
            </w:pPr>
            <w:r w:rsidRPr="0079365D">
              <w:rPr>
                <w:rFonts w:ascii="Arial" w:hAnsi="Arial" w:cs="Arial"/>
                <w:sz w:val="16"/>
                <w:szCs w:val="16"/>
              </w:rPr>
              <w:t>Online training</w:t>
            </w:r>
          </w:p>
        </w:tc>
        <w:tc>
          <w:tcPr>
            <w:tcW w:w="6817" w:type="dxa"/>
            <w:shd w:val="clear" w:color="auto" w:fill="auto"/>
          </w:tcPr>
          <w:p w14:paraId="5DF469A7" w14:textId="77777777" w:rsidR="0079365D" w:rsidRPr="0079365D" w:rsidRDefault="0079365D" w:rsidP="00AE5091">
            <w:pPr>
              <w:rPr>
                <w:rFonts w:ascii="Arial" w:hAnsi="Arial" w:cs="Arial"/>
                <w:sz w:val="16"/>
                <w:szCs w:val="16"/>
              </w:rPr>
            </w:pPr>
            <w:r w:rsidRPr="0079365D">
              <w:rPr>
                <w:rFonts w:ascii="Arial" w:hAnsi="Arial" w:cs="Arial"/>
                <w:sz w:val="16"/>
                <w:szCs w:val="16"/>
              </w:rPr>
              <w:t>TBD - need more discussion</w:t>
            </w:r>
          </w:p>
        </w:tc>
      </w:tr>
      <w:tr w:rsidR="0079365D" w:rsidRPr="0079365D" w14:paraId="20D81CA2" w14:textId="77777777" w:rsidTr="00AE5091">
        <w:tc>
          <w:tcPr>
            <w:tcW w:w="3145" w:type="dxa"/>
            <w:shd w:val="clear" w:color="auto" w:fill="auto"/>
          </w:tcPr>
          <w:p w14:paraId="25BED031" w14:textId="77777777" w:rsidR="0079365D" w:rsidRPr="0079365D" w:rsidRDefault="0079365D" w:rsidP="00AE5091">
            <w:pPr>
              <w:rPr>
                <w:rFonts w:ascii="Arial" w:hAnsi="Arial" w:cs="Arial"/>
                <w:sz w:val="16"/>
                <w:szCs w:val="16"/>
              </w:rPr>
            </w:pPr>
            <w:r w:rsidRPr="0079365D">
              <w:rPr>
                <w:rFonts w:ascii="Arial" w:hAnsi="Arial" w:cs="Arial"/>
                <w:sz w:val="16"/>
                <w:szCs w:val="16"/>
              </w:rPr>
              <w:t>Offline training</w:t>
            </w:r>
          </w:p>
        </w:tc>
        <w:tc>
          <w:tcPr>
            <w:tcW w:w="6817" w:type="dxa"/>
            <w:shd w:val="clear" w:color="auto" w:fill="auto"/>
          </w:tcPr>
          <w:p w14:paraId="2445B25B" w14:textId="77777777" w:rsidR="0079365D" w:rsidRPr="0079365D" w:rsidRDefault="0079365D" w:rsidP="00AE5091">
            <w:pPr>
              <w:rPr>
                <w:rFonts w:ascii="Arial" w:hAnsi="Arial" w:cs="Arial"/>
                <w:sz w:val="16"/>
                <w:szCs w:val="16"/>
              </w:rPr>
            </w:pPr>
            <w:r w:rsidRPr="0079365D">
              <w:rPr>
                <w:rFonts w:ascii="Arial" w:hAnsi="Arial" w:cs="Arial"/>
                <w:sz w:val="16"/>
                <w:szCs w:val="16"/>
              </w:rPr>
              <w:t>TBD - need more discussion</w:t>
            </w:r>
          </w:p>
        </w:tc>
      </w:tr>
      <w:tr w:rsidR="0079365D" w:rsidRPr="0079365D" w14:paraId="6C84C250" w14:textId="77777777" w:rsidTr="00AE5091">
        <w:tc>
          <w:tcPr>
            <w:tcW w:w="3145" w:type="dxa"/>
            <w:shd w:val="clear" w:color="auto" w:fill="auto"/>
          </w:tcPr>
          <w:p w14:paraId="1DCF48F2" w14:textId="77777777" w:rsidR="0079365D" w:rsidRPr="0079365D" w:rsidRDefault="0079365D" w:rsidP="00AE5091">
            <w:pPr>
              <w:rPr>
                <w:rFonts w:ascii="Arial" w:hAnsi="Arial" w:cs="Arial"/>
                <w:sz w:val="16"/>
                <w:szCs w:val="16"/>
              </w:rPr>
            </w:pPr>
            <w:r w:rsidRPr="0079365D">
              <w:rPr>
                <w:rFonts w:ascii="Arial" w:hAnsi="Arial" w:cs="Arial"/>
                <w:sz w:val="16"/>
                <w:szCs w:val="16"/>
              </w:rPr>
              <w:t>On-UE training</w:t>
            </w:r>
          </w:p>
        </w:tc>
        <w:tc>
          <w:tcPr>
            <w:tcW w:w="6817" w:type="dxa"/>
            <w:shd w:val="clear" w:color="auto" w:fill="auto"/>
          </w:tcPr>
          <w:p w14:paraId="342E3A71" w14:textId="77777777" w:rsidR="0079365D" w:rsidRPr="0079365D" w:rsidRDefault="0079365D" w:rsidP="00AE5091">
            <w:pPr>
              <w:rPr>
                <w:rFonts w:ascii="Arial" w:hAnsi="Arial" w:cs="Arial"/>
                <w:sz w:val="16"/>
                <w:szCs w:val="16"/>
              </w:rPr>
            </w:pPr>
            <w:r w:rsidRPr="0079365D">
              <w:rPr>
                <w:rFonts w:ascii="Arial" w:hAnsi="Arial" w:cs="Arial"/>
                <w:sz w:val="16"/>
                <w:szCs w:val="16"/>
              </w:rPr>
              <w:t>Online/offline training at the UE</w:t>
            </w:r>
          </w:p>
        </w:tc>
      </w:tr>
      <w:tr w:rsidR="0079365D" w:rsidRPr="0079365D" w14:paraId="1FF29F4A" w14:textId="77777777" w:rsidTr="00AE5091">
        <w:tc>
          <w:tcPr>
            <w:tcW w:w="3145" w:type="dxa"/>
            <w:shd w:val="clear" w:color="auto" w:fill="auto"/>
          </w:tcPr>
          <w:p w14:paraId="3C1F58EB" w14:textId="77777777" w:rsidR="0079365D" w:rsidRPr="0079365D" w:rsidRDefault="0079365D" w:rsidP="00AE5091">
            <w:pPr>
              <w:rPr>
                <w:rFonts w:ascii="Arial" w:hAnsi="Arial" w:cs="Arial"/>
                <w:sz w:val="16"/>
                <w:szCs w:val="16"/>
              </w:rPr>
            </w:pPr>
            <w:r w:rsidRPr="0079365D">
              <w:rPr>
                <w:rFonts w:ascii="Arial" w:hAnsi="Arial" w:cs="Arial"/>
                <w:sz w:val="16"/>
                <w:szCs w:val="16"/>
              </w:rPr>
              <w:t>On-network training</w:t>
            </w:r>
          </w:p>
        </w:tc>
        <w:tc>
          <w:tcPr>
            <w:tcW w:w="6817" w:type="dxa"/>
            <w:shd w:val="clear" w:color="auto" w:fill="auto"/>
          </w:tcPr>
          <w:p w14:paraId="19A311E8" w14:textId="77777777" w:rsidR="0079365D" w:rsidRPr="0079365D" w:rsidRDefault="0079365D" w:rsidP="00AE5091">
            <w:pPr>
              <w:rPr>
                <w:rFonts w:ascii="Arial" w:hAnsi="Arial" w:cs="Arial"/>
                <w:sz w:val="16"/>
                <w:szCs w:val="16"/>
              </w:rPr>
            </w:pPr>
            <w:r w:rsidRPr="0079365D">
              <w:rPr>
                <w:rFonts w:ascii="Arial" w:hAnsi="Arial" w:cs="Arial"/>
                <w:sz w:val="16"/>
                <w:szCs w:val="16"/>
              </w:rPr>
              <w:t>Online/offline training at the network</w:t>
            </w:r>
          </w:p>
        </w:tc>
      </w:tr>
      <w:tr w:rsidR="0079365D" w:rsidRPr="0079365D" w14:paraId="79C52496" w14:textId="77777777" w:rsidTr="00AE5091">
        <w:tc>
          <w:tcPr>
            <w:tcW w:w="3145" w:type="dxa"/>
            <w:shd w:val="clear" w:color="auto" w:fill="auto"/>
          </w:tcPr>
          <w:p w14:paraId="39D5A197" w14:textId="77777777" w:rsidR="0079365D" w:rsidRPr="0079365D" w:rsidRDefault="0079365D" w:rsidP="00AE5091">
            <w:pPr>
              <w:rPr>
                <w:rFonts w:ascii="Arial" w:hAnsi="Arial" w:cs="Arial"/>
                <w:sz w:val="16"/>
                <w:szCs w:val="16"/>
                <w:lang w:val="it-IT"/>
              </w:rPr>
            </w:pPr>
            <w:r w:rsidRPr="0079365D">
              <w:rPr>
                <w:rFonts w:ascii="Arial" w:hAnsi="Arial" w:cs="Arial"/>
                <w:sz w:val="16"/>
                <w:szCs w:val="16"/>
                <w:lang w:val="it-IT"/>
              </w:rPr>
              <w:t>UE-side (AI/ML) model</w:t>
            </w:r>
          </w:p>
        </w:tc>
        <w:tc>
          <w:tcPr>
            <w:tcW w:w="6817" w:type="dxa"/>
            <w:shd w:val="clear" w:color="auto" w:fill="auto"/>
          </w:tcPr>
          <w:p w14:paraId="53A4F12D" w14:textId="77777777" w:rsidR="0079365D" w:rsidRPr="0079365D" w:rsidRDefault="0079365D" w:rsidP="00AE5091">
            <w:pPr>
              <w:rPr>
                <w:rFonts w:ascii="Arial" w:hAnsi="Arial" w:cs="Arial"/>
                <w:sz w:val="16"/>
                <w:szCs w:val="16"/>
              </w:rPr>
            </w:pPr>
            <w:r w:rsidRPr="0079365D">
              <w:rPr>
                <w:rFonts w:ascii="Arial" w:hAnsi="Arial" w:cs="Arial"/>
                <w:sz w:val="16"/>
                <w:szCs w:val="16"/>
              </w:rPr>
              <w:t>An AI/ML Model whose inference is performed entirely at the UE</w:t>
            </w:r>
          </w:p>
        </w:tc>
      </w:tr>
      <w:tr w:rsidR="0079365D" w:rsidRPr="0079365D" w14:paraId="0847B3A9" w14:textId="77777777" w:rsidTr="00AE5091">
        <w:tc>
          <w:tcPr>
            <w:tcW w:w="3145" w:type="dxa"/>
            <w:shd w:val="clear" w:color="auto" w:fill="auto"/>
          </w:tcPr>
          <w:p w14:paraId="1B197526" w14:textId="77777777" w:rsidR="0079365D" w:rsidRPr="0079365D" w:rsidRDefault="0079365D" w:rsidP="00AE5091">
            <w:pPr>
              <w:rPr>
                <w:rFonts w:ascii="Arial" w:hAnsi="Arial" w:cs="Arial"/>
                <w:sz w:val="16"/>
                <w:szCs w:val="16"/>
              </w:rPr>
            </w:pPr>
            <w:r w:rsidRPr="0079365D">
              <w:rPr>
                <w:rFonts w:ascii="Arial" w:hAnsi="Arial" w:cs="Arial"/>
                <w:sz w:val="16"/>
                <w:szCs w:val="16"/>
              </w:rPr>
              <w:t>Network-side (AI/ML) model</w:t>
            </w:r>
          </w:p>
        </w:tc>
        <w:tc>
          <w:tcPr>
            <w:tcW w:w="6817" w:type="dxa"/>
            <w:shd w:val="clear" w:color="auto" w:fill="auto"/>
          </w:tcPr>
          <w:p w14:paraId="3AAFE096" w14:textId="77777777" w:rsidR="0079365D" w:rsidRPr="0079365D" w:rsidRDefault="0079365D" w:rsidP="00AE5091">
            <w:pPr>
              <w:rPr>
                <w:rFonts w:ascii="Arial" w:hAnsi="Arial" w:cs="Arial"/>
                <w:sz w:val="16"/>
                <w:szCs w:val="16"/>
              </w:rPr>
            </w:pPr>
            <w:r w:rsidRPr="0079365D">
              <w:rPr>
                <w:rFonts w:ascii="Arial" w:hAnsi="Arial" w:cs="Arial"/>
                <w:sz w:val="16"/>
                <w:szCs w:val="16"/>
              </w:rPr>
              <w:t>An AI/ML Model whose inference is performed entirely at the network</w:t>
            </w:r>
          </w:p>
        </w:tc>
      </w:tr>
      <w:tr w:rsidR="0079365D" w:rsidRPr="0079365D" w14:paraId="04D65770" w14:textId="77777777" w:rsidTr="00AE5091">
        <w:tc>
          <w:tcPr>
            <w:tcW w:w="3145" w:type="dxa"/>
            <w:shd w:val="clear" w:color="auto" w:fill="auto"/>
          </w:tcPr>
          <w:p w14:paraId="41C413B7" w14:textId="77777777" w:rsidR="0079365D" w:rsidRPr="0079365D" w:rsidRDefault="0079365D" w:rsidP="00AE5091">
            <w:pPr>
              <w:rPr>
                <w:rFonts w:ascii="Arial" w:hAnsi="Arial" w:cs="Arial"/>
                <w:sz w:val="16"/>
                <w:szCs w:val="16"/>
                <w:lang w:val="it-IT"/>
              </w:rPr>
            </w:pPr>
            <w:r w:rsidRPr="0079365D">
              <w:rPr>
                <w:rFonts w:ascii="Arial" w:hAnsi="Arial" w:cs="Arial"/>
                <w:sz w:val="16"/>
                <w:szCs w:val="16"/>
                <w:lang w:val="it-IT"/>
              </w:rPr>
              <w:t>One-sided (AI/ML) model</w:t>
            </w:r>
          </w:p>
        </w:tc>
        <w:tc>
          <w:tcPr>
            <w:tcW w:w="6817" w:type="dxa"/>
            <w:shd w:val="clear" w:color="auto" w:fill="auto"/>
          </w:tcPr>
          <w:p w14:paraId="1A352B99" w14:textId="77777777" w:rsidR="0079365D" w:rsidRPr="0079365D" w:rsidRDefault="0079365D" w:rsidP="00AE5091">
            <w:pPr>
              <w:rPr>
                <w:rFonts w:ascii="Arial" w:hAnsi="Arial" w:cs="Arial"/>
                <w:sz w:val="16"/>
                <w:szCs w:val="16"/>
              </w:rPr>
            </w:pPr>
            <w:r w:rsidRPr="0079365D">
              <w:rPr>
                <w:rFonts w:ascii="Arial" w:hAnsi="Arial" w:cs="Arial"/>
                <w:sz w:val="16"/>
                <w:szCs w:val="16"/>
              </w:rPr>
              <w:t>A UE-side (AI/ML) model or a Network-side (AI/ML) model</w:t>
            </w:r>
          </w:p>
        </w:tc>
      </w:tr>
      <w:tr w:rsidR="0079365D" w:rsidRPr="0079365D" w14:paraId="55C6F328" w14:textId="77777777" w:rsidTr="00AE5091">
        <w:tc>
          <w:tcPr>
            <w:tcW w:w="3145" w:type="dxa"/>
            <w:shd w:val="clear" w:color="auto" w:fill="auto"/>
          </w:tcPr>
          <w:p w14:paraId="2DE528C6" w14:textId="77777777" w:rsidR="0079365D" w:rsidRPr="0079365D" w:rsidRDefault="0079365D" w:rsidP="00AE5091">
            <w:pPr>
              <w:rPr>
                <w:rFonts w:ascii="Arial" w:hAnsi="Arial" w:cs="Arial"/>
                <w:sz w:val="16"/>
                <w:szCs w:val="16"/>
              </w:rPr>
            </w:pPr>
            <w:r w:rsidRPr="0079365D">
              <w:rPr>
                <w:rFonts w:ascii="Arial" w:hAnsi="Arial" w:cs="Arial"/>
                <w:sz w:val="16"/>
                <w:szCs w:val="16"/>
              </w:rPr>
              <w:t>Two-sided (AI/ML) model</w:t>
            </w:r>
          </w:p>
        </w:tc>
        <w:tc>
          <w:tcPr>
            <w:tcW w:w="6817" w:type="dxa"/>
            <w:shd w:val="clear" w:color="auto" w:fill="auto"/>
          </w:tcPr>
          <w:p w14:paraId="4B59F98A" w14:textId="77777777" w:rsidR="0079365D" w:rsidRPr="0079365D" w:rsidRDefault="0079365D" w:rsidP="00AE5091">
            <w:pPr>
              <w:rPr>
                <w:rFonts w:ascii="Arial" w:hAnsi="Arial" w:cs="Arial"/>
                <w:sz w:val="16"/>
                <w:szCs w:val="16"/>
              </w:rPr>
            </w:pPr>
            <w:r w:rsidRPr="0079365D">
              <w:rPr>
                <w:rFonts w:ascii="Arial" w:hAnsi="Arial" w:cs="Arial"/>
                <w:sz w:val="16"/>
                <w:szCs w:val="16"/>
              </w:rPr>
              <w:t>A paired AI/ML Model(s) over which joint inference is performed, where joint inference comprises AI/ML Inference whose inference is performed jointly across the UE and the network, i.e, the first part of inference is firstly performed by UE and then the remaining part is performed by gNB, or vice versa.</w:t>
            </w:r>
          </w:p>
        </w:tc>
      </w:tr>
      <w:tr w:rsidR="0079365D" w:rsidRPr="0079365D" w14:paraId="75E0A9E6" w14:textId="77777777" w:rsidTr="00AE5091">
        <w:tc>
          <w:tcPr>
            <w:tcW w:w="3145" w:type="dxa"/>
            <w:shd w:val="clear" w:color="auto" w:fill="auto"/>
          </w:tcPr>
          <w:p w14:paraId="4C6B1F12" w14:textId="77777777" w:rsidR="0079365D" w:rsidRPr="0079365D" w:rsidRDefault="0079365D" w:rsidP="00AE5091">
            <w:pPr>
              <w:rPr>
                <w:rFonts w:ascii="Arial" w:hAnsi="Arial" w:cs="Arial"/>
                <w:sz w:val="16"/>
                <w:szCs w:val="16"/>
              </w:rPr>
            </w:pPr>
            <w:r w:rsidRPr="0079365D">
              <w:rPr>
                <w:rFonts w:ascii="Arial" w:hAnsi="Arial" w:cs="Arial"/>
                <w:sz w:val="16"/>
                <w:szCs w:val="16"/>
              </w:rPr>
              <w:t>Model transfer</w:t>
            </w:r>
          </w:p>
        </w:tc>
        <w:tc>
          <w:tcPr>
            <w:tcW w:w="6817" w:type="dxa"/>
            <w:shd w:val="clear" w:color="auto" w:fill="auto"/>
          </w:tcPr>
          <w:p w14:paraId="4493D1B3" w14:textId="77777777" w:rsidR="0079365D" w:rsidRPr="0079365D" w:rsidRDefault="0079365D" w:rsidP="00AE5091">
            <w:pPr>
              <w:rPr>
                <w:rFonts w:ascii="Arial" w:hAnsi="Arial" w:cs="Arial"/>
                <w:sz w:val="16"/>
                <w:szCs w:val="16"/>
              </w:rPr>
            </w:pPr>
            <w:r w:rsidRPr="0079365D">
              <w:rPr>
                <w:rFonts w:ascii="Arial" w:hAnsi="Arial" w:cs="Arial"/>
                <w:sz w:val="16"/>
                <w:szCs w:val="16"/>
              </w:rPr>
              <w:t>Delivery of an AI/ML model over the air interface, either parameters of a model structure known at the receiving end or a new model with parameters. Delivery may contain a full model or a partial model.</w:t>
            </w:r>
          </w:p>
        </w:tc>
      </w:tr>
      <w:tr w:rsidR="0079365D" w:rsidRPr="0079365D" w14:paraId="178AB855" w14:textId="77777777" w:rsidTr="00AE5091">
        <w:tc>
          <w:tcPr>
            <w:tcW w:w="3145" w:type="dxa"/>
            <w:shd w:val="clear" w:color="auto" w:fill="auto"/>
          </w:tcPr>
          <w:p w14:paraId="46E2CFA5" w14:textId="77777777" w:rsidR="0079365D" w:rsidRPr="0079365D" w:rsidRDefault="0079365D" w:rsidP="00AE5091">
            <w:pPr>
              <w:rPr>
                <w:rFonts w:ascii="Arial" w:hAnsi="Arial" w:cs="Arial"/>
                <w:sz w:val="16"/>
                <w:szCs w:val="16"/>
              </w:rPr>
            </w:pPr>
            <w:r w:rsidRPr="0079365D">
              <w:rPr>
                <w:rFonts w:ascii="Arial" w:hAnsi="Arial" w:cs="Arial"/>
                <w:sz w:val="16"/>
                <w:szCs w:val="16"/>
              </w:rPr>
              <w:t>Model download</w:t>
            </w:r>
          </w:p>
        </w:tc>
        <w:tc>
          <w:tcPr>
            <w:tcW w:w="6817" w:type="dxa"/>
            <w:shd w:val="clear" w:color="auto" w:fill="auto"/>
          </w:tcPr>
          <w:p w14:paraId="0644C6C9" w14:textId="77777777" w:rsidR="0079365D" w:rsidRPr="0079365D" w:rsidRDefault="0079365D" w:rsidP="00AE5091">
            <w:pPr>
              <w:rPr>
                <w:rFonts w:ascii="Arial" w:hAnsi="Arial" w:cs="Arial"/>
                <w:sz w:val="16"/>
                <w:szCs w:val="16"/>
              </w:rPr>
            </w:pPr>
            <w:r w:rsidRPr="0079365D">
              <w:rPr>
                <w:rFonts w:ascii="Arial" w:hAnsi="Arial" w:cs="Arial"/>
                <w:sz w:val="16"/>
                <w:szCs w:val="16"/>
              </w:rPr>
              <w:t>Model transfer from the network to UE</w:t>
            </w:r>
          </w:p>
        </w:tc>
      </w:tr>
      <w:tr w:rsidR="0079365D" w:rsidRPr="0079365D" w14:paraId="67750FFA" w14:textId="77777777" w:rsidTr="00AE5091">
        <w:tc>
          <w:tcPr>
            <w:tcW w:w="3145" w:type="dxa"/>
            <w:shd w:val="clear" w:color="auto" w:fill="auto"/>
          </w:tcPr>
          <w:p w14:paraId="3FCE47E8" w14:textId="77777777" w:rsidR="0079365D" w:rsidRPr="0079365D" w:rsidRDefault="0079365D" w:rsidP="00AE5091">
            <w:pPr>
              <w:rPr>
                <w:rFonts w:ascii="Arial" w:hAnsi="Arial" w:cs="Arial"/>
                <w:sz w:val="16"/>
                <w:szCs w:val="16"/>
              </w:rPr>
            </w:pPr>
            <w:r w:rsidRPr="0079365D">
              <w:rPr>
                <w:rFonts w:ascii="Arial" w:hAnsi="Arial" w:cs="Arial"/>
                <w:sz w:val="16"/>
                <w:szCs w:val="16"/>
              </w:rPr>
              <w:t>Model upload</w:t>
            </w:r>
          </w:p>
        </w:tc>
        <w:tc>
          <w:tcPr>
            <w:tcW w:w="6817" w:type="dxa"/>
            <w:shd w:val="clear" w:color="auto" w:fill="auto"/>
          </w:tcPr>
          <w:p w14:paraId="67A95D81" w14:textId="77777777" w:rsidR="0079365D" w:rsidRPr="0079365D" w:rsidRDefault="0079365D" w:rsidP="00AE5091">
            <w:pPr>
              <w:rPr>
                <w:rFonts w:ascii="Arial" w:hAnsi="Arial" w:cs="Arial"/>
                <w:sz w:val="16"/>
                <w:szCs w:val="16"/>
              </w:rPr>
            </w:pPr>
            <w:r w:rsidRPr="0079365D">
              <w:rPr>
                <w:rFonts w:ascii="Arial" w:hAnsi="Arial" w:cs="Arial"/>
                <w:sz w:val="16"/>
                <w:szCs w:val="16"/>
              </w:rPr>
              <w:t>Model transfer from UE to the network</w:t>
            </w:r>
          </w:p>
        </w:tc>
      </w:tr>
      <w:tr w:rsidR="0079365D" w:rsidRPr="0079365D" w14:paraId="02EC33D1" w14:textId="77777777" w:rsidTr="00AE5091">
        <w:tc>
          <w:tcPr>
            <w:tcW w:w="3145" w:type="dxa"/>
            <w:shd w:val="clear" w:color="auto" w:fill="auto"/>
          </w:tcPr>
          <w:p w14:paraId="10F2DC2A" w14:textId="77777777" w:rsidR="0079365D" w:rsidRPr="0079365D" w:rsidRDefault="0079365D" w:rsidP="00AE5091">
            <w:pPr>
              <w:rPr>
                <w:rFonts w:ascii="Arial" w:hAnsi="Arial" w:cs="Arial"/>
                <w:sz w:val="16"/>
                <w:szCs w:val="16"/>
                <w:highlight w:val="yellow"/>
              </w:rPr>
            </w:pPr>
            <w:r w:rsidRPr="0079365D">
              <w:rPr>
                <w:rFonts w:ascii="Arial" w:hAnsi="Arial" w:cs="Arial"/>
                <w:sz w:val="16"/>
                <w:szCs w:val="16"/>
              </w:rPr>
              <w:t>Model deployment</w:t>
            </w:r>
          </w:p>
        </w:tc>
        <w:tc>
          <w:tcPr>
            <w:tcW w:w="6817" w:type="dxa"/>
            <w:shd w:val="clear" w:color="auto" w:fill="auto"/>
          </w:tcPr>
          <w:p w14:paraId="4FF4F1C7" w14:textId="77777777" w:rsidR="0079365D" w:rsidRPr="0079365D" w:rsidRDefault="0079365D" w:rsidP="00AE5091">
            <w:pPr>
              <w:rPr>
                <w:rFonts w:ascii="Arial" w:hAnsi="Arial" w:cs="Arial"/>
                <w:sz w:val="16"/>
                <w:szCs w:val="16"/>
              </w:rPr>
            </w:pPr>
            <w:r w:rsidRPr="0079365D">
              <w:rPr>
                <w:rFonts w:ascii="Arial" w:hAnsi="Arial" w:cs="Arial"/>
                <w:sz w:val="16"/>
                <w:szCs w:val="16"/>
              </w:rPr>
              <w:t xml:space="preserve">Delivery of a fully developed and tested model runtime image to a target UE/gNB where inference is to be performed. </w:t>
            </w:r>
          </w:p>
        </w:tc>
      </w:tr>
      <w:tr w:rsidR="0079365D" w:rsidRPr="0079365D" w14:paraId="3648C1DF" w14:textId="77777777" w:rsidTr="00AE5091">
        <w:tc>
          <w:tcPr>
            <w:tcW w:w="3145" w:type="dxa"/>
            <w:shd w:val="clear" w:color="auto" w:fill="auto"/>
          </w:tcPr>
          <w:p w14:paraId="3A8C8835" w14:textId="77777777" w:rsidR="0079365D" w:rsidRPr="0079365D" w:rsidRDefault="0079365D" w:rsidP="00AE5091">
            <w:pPr>
              <w:rPr>
                <w:rFonts w:ascii="Arial" w:hAnsi="Arial" w:cs="Arial"/>
                <w:sz w:val="16"/>
                <w:szCs w:val="16"/>
              </w:rPr>
            </w:pPr>
            <w:r w:rsidRPr="0079365D">
              <w:rPr>
                <w:rFonts w:ascii="Arial" w:hAnsi="Arial" w:cs="Arial"/>
                <w:sz w:val="16"/>
                <w:szCs w:val="16"/>
              </w:rPr>
              <w:t>Federated learning / federated training</w:t>
            </w:r>
          </w:p>
        </w:tc>
        <w:tc>
          <w:tcPr>
            <w:tcW w:w="6817" w:type="dxa"/>
            <w:shd w:val="clear" w:color="auto" w:fill="auto"/>
          </w:tcPr>
          <w:p w14:paraId="3C522456" w14:textId="77777777" w:rsidR="0079365D" w:rsidRPr="0079365D" w:rsidRDefault="0079365D" w:rsidP="00AE5091">
            <w:pPr>
              <w:rPr>
                <w:rFonts w:ascii="Arial" w:hAnsi="Arial" w:cs="Arial"/>
                <w:sz w:val="16"/>
                <w:szCs w:val="16"/>
              </w:rPr>
            </w:pPr>
            <w:r w:rsidRPr="0079365D">
              <w:rPr>
                <w:rFonts w:ascii="Arial" w:hAnsi="Arial" w:cs="Arial"/>
                <w:sz w:val="16"/>
                <w:szCs w:val="16"/>
              </w:rPr>
              <w:t>A machine learning technique that trains an AI/ML model across multiple decentralized edge nodes (e.g., UEs, gNBs) each performing local model training using local data samples. The technique requires multiple model exchanges, but no exchange of local data samples.</w:t>
            </w:r>
          </w:p>
        </w:tc>
      </w:tr>
      <w:tr w:rsidR="0079365D" w:rsidRPr="0079365D" w14:paraId="7BBD1FD8" w14:textId="77777777" w:rsidTr="00AE5091">
        <w:tc>
          <w:tcPr>
            <w:tcW w:w="3145" w:type="dxa"/>
            <w:shd w:val="clear" w:color="auto" w:fill="auto"/>
          </w:tcPr>
          <w:p w14:paraId="20425E8E" w14:textId="77777777" w:rsidR="0079365D" w:rsidRPr="0079365D" w:rsidRDefault="0079365D" w:rsidP="00AE5091">
            <w:pPr>
              <w:rPr>
                <w:rFonts w:ascii="Arial" w:hAnsi="Arial" w:cs="Arial"/>
                <w:sz w:val="16"/>
                <w:szCs w:val="16"/>
              </w:rPr>
            </w:pPr>
            <w:r w:rsidRPr="0079365D">
              <w:rPr>
                <w:rFonts w:ascii="Arial" w:hAnsi="Arial" w:cs="Arial"/>
                <w:sz w:val="16"/>
                <w:szCs w:val="16"/>
              </w:rPr>
              <w:t>Offline field data</w:t>
            </w:r>
          </w:p>
        </w:tc>
        <w:tc>
          <w:tcPr>
            <w:tcW w:w="6817" w:type="dxa"/>
            <w:shd w:val="clear" w:color="auto" w:fill="auto"/>
          </w:tcPr>
          <w:p w14:paraId="2D323F8F" w14:textId="77777777" w:rsidR="0079365D" w:rsidRPr="0079365D" w:rsidRDefault="0079365D" w:rsidP="00AE5091">
            <w:pPr>
              <w:rPr>
                <w:rFonts w:ascii="Arial" w:hAnsi="Arial" w:cs="Arial"/>
                <w:sz w:val="16"/>
                <w:szCs w:val="16"/>
              </w:rPr>
            </w:pPr>
            <w:r w:rsidRPr="0079365D">
              <w:rPr>
                <w:rFonts w:ascii="Arial" w:hAnsi="Arial" w:cs="Arial"/>
                <w:sz w:val="16"/>
                <w:szCs w:val="16"/>
              </w:rPr>
              <w:t>The data collected from field and used for offline training of the AI/ML model</w:t>
            </w:r>
          </w:p>
        </w:tc>
      </w:tr>
      <w:tr w:rsidR="0079365D" w:rsidRPr="0079365D" w14:paraId="654523F1" w14:textId="77777777" w:rsidTr="00AE5091">
        <w:tc>
          <w:tcPr>
            <w:tcW w:w="3145" w:type="dxa"/>
            <w:shd w:val="clear" w:color="auto" w:fill="auto"/>
          </w:tcPr>
          <w:p w14:paraId="217BABF0" w14:textId="77777777" w:rsidR="0079365D" w:rsidRPr="0079365D" w:rsidRDefault="0079365D" w:rsidP="00AE5091">
            <w:pPr>
              <w:rPr>
                <w:rFonts w:ascii="Arial" w:hAnsi="Arial" w:cs="Arial"/>
                <w:sz w:val="16"/>
                <w:szCs w:val="16"/>
              </w:rPr>
            </w:pPr>
            <w:r w:rsidRPr="0079365D">
              <w:rPr>
                <w:rFonts w:ascii="Arial" w:hAnsi="Arial" w:cs="Arial"/>
                <w:sz w:val="16"/>
                <w:szCs w:val="16"/>
              </w:rPr>
              <w:t>Online (field) data</w:t>
            </w:r>
          </w:p>
        </w:tc>
        <w:tc>
          <w:tcPr>
            <w:tcW w:w="6817" w:type="dxa"/>
            <w:shd w:val="clear" w:color="auto" w:fill="auto"/>
          </w:tcPr>
          <w:p w14:paraId="207FE371" w14:textId="77777777" w:rsidR="0079365D" w:rsidRPr="0079365D" w:rsidRDefault="0079365D" w:rsidP="00AE5091">
            <w:pPr>
              <w:rPr>
                <w:rFonts w:ascii="Arial" w:hAnsi="Arial" w:cs="Arial"/>
                <w:sz w:val="16"/>
                <w:szCs w:val="16"/>
              </w:rPr>
            </w:pPr>
            <w:r w:rsidRPr="0079365D">
              <w:rPr>
                <w:rFonts w:ascii="Arial" w:hAnsi="Arial" w:cs="Arial"/>
                <w:sz w:val="16"/>
                <w:szCs w:val="16"/>
              </w:rPr>
              <w:t>The data collected from field and used for online training of the AI/ML model</w:t>
            </w:r>
          </w:p>
        </w:tc>
      </w:tr>
      <w:tr w:rsidR="0079365D" w:rsidRPr="0079365D" w14:paraId="752CBF6B" w14:textId="77777777" w:rsidTr="00AE5091">
        <w:tc>
          <w:tcPr>
            <w:tcW w:w="3145" w:type="dxa"/>
            <w:shd w:val="clear" w:color="auto" w:fill="auto"/>
          </w:tcPr>
          <w:p w14:paraId="2880AFBE" w14:textId="77777777" w:rsidR="0079365D" w:rsidRPr="0079365D" w:rsidRDefault="0079365D" w:rsidP="00AE5091">
            <w:pPr>
              <w:rPr>
                <w:rFonts w:ascii="Arial" w:hAnsi="Arial" w:cs="Arial"/>
                <w:sz w:val="16"/>
                <w:szCs w:val="16"/>
              </w:rPr>
            </w:pPr>
            <w:r w:rsidRPr="0079365D">
              <w:rPr>
                <w:rFonts w:ascii="Arial" w:hAnsi="Arial" w:cs="Arial"/>
                <w:sz w:val="16"/>
                <w:szCs w:val="16"/>
              </w:rPr>
              <w:t>Model monitoring</w:t>
            </w:r>
          </w:p>
        </w:tc>
        <w:tc>
          <w:tcPr>
            <w:tcW w:w="6817" w:type="dxa"/>
            <w:shd w:val="clear" w:color="auto" w:fill="auto"/>
          </w:tcPr>
          <w:p w14:paraId="6BE2C1AB" w14:textId="77777777" w:rsidR="0079365D" w:rsidRPr="0079365D" w:rsidRDefault="0079365D" w:rsidP="00AE5091">
            <w:pPr>
              <w:rPr>
                <w:rFonts w:ascii="Arial" w:hAnsi="Arial" w:cs="Arial"/>
                <w:sz w:val="16"/>
                <w:szCs w:val="16"/>
              </w:rPr>
            </w:pPr>
            <w:r w:rsidRPr="0079365D">
              <w:rPr>
                <w:rFonts w:ascii="Arial" w:hAnsi="Arial" w:cs="Arial"/>
                <w:sz w:val="16"/>
                <w:szCs w:val="16"/>
              </w:rPr>
              <w:t>A procedure that monitors the inference performance of the AI/ML model</w:t>
            </w:r>
          </w:p>
        </w:tc>
      </w:tr>
      <w:tr w:rsidR="0079365D" w:rsidRPr="0079365D" w14:paraId="4E00D5A9" w14:textId="77777777" w:rsidTr="00AE5091">
        <w:tc>
          <w:tcPr>
            <w:tcW w:w="3145" w:type="dxa"/>
            <w:shd w:val="clear" w:color="auto" w:fill="auto"/>
          </w:tcPr>
          <w:p w14:paraId="50B86747" w14:textId="77777777" w:rsidR="0079365D" w:rsidRPr="0079365D" w:rsidRDefault="0079365D" w:rsidP="00AE5091">
            <w:pPr>
              <w:rPr>
                <w:rFonts w:ascii="Arial" w:hAnsi="Arial" w:cs="Arial"/>
                <w:sz w:val="16"/>
                <w:szCs w:val="16"/>
              </w:rPr>
            </w:pPr>
            <w:r w:rsidRPr="0079365D">
              <w:rPr>
                <w:rFonts w:ascii="Arial" w:hAnsi="Arial" w:cs="Arial"/>
                <w:sz w:val="16"/>
                <w:szCs w:val="16"/>
              </w:rPr>
              <w:t>Model update</w:t>
            </w:r>
          </w:p>
        </w:tc>
        <w:tc>
          <w:tcPr>
            <w:tcW w:w="6817" w:type="dxa"/>
            <w:shd w:val="clear" w:color="auto" w:fill="auto"/>
          </w:tcPr>
          <w:p w14:paraId="4D5EEEED" w14:textId="77777777" w:rsidR="0079365D" w:rsidRPr="0079365D" w:rsidRDefault="0079365D" w:rsidP="00AE5091">
            <w:pPr>
              <w:rPr>
                <w:rFonts w:ascii="Arial" w:hAnsi="Arial" w:cs="Arial"/>
                <w:sz w:val="16"/>
                <w:szCs w:val="16"/>
              </w:rPr>
            </w:pPr>
            <w:r w:rsidRPr="0079365D">
              <w:rPr>
                <w:rFonts w:ascii="Arial" w:hAnsi="Arial" w:cs="Arial"/>
                <w:sz w:val="16"/>
                <w:szCs w:val="16"/>
              </w:rPr>
              <w:t>Retraining or fine tuning of an AI/ML model, via online/offline training, to improve the model inference performance.</w:t>
            </w:r>
          </w:p>
        </w:tc>
      </w:tr>
      <w:tr w:rsidR="0079365D" w:rsidRPr="0079365D" w14:paraId="3C7013F4" w14:textId="77777777" w:rsidTr="00AE5091">
        <w:tc>
          <w:tcPr>
            <w:tcW w:w="3145" w:type="dxa"/>
            <w:shd w:val="clear" w:color="auto" w:fill="auto"/>
          </w:tcPr>
          <w:p w14:paraId="11118CE3" w14:textId="77777777" w:rsidR="0079365D" w:rsidRPr="0079365D" w:rsidRDefault="0079365D" w:rsidP="00AE5091">
            <w:pPr>
              <w:rPr>
                <w:rFonts w:ascii="Arial" w:hAnsi="Arial" w:cs="Arial"/>
                <w:sz w:val="16"/>
                <w:szCs w:val="16"/>
              </w:rPr>
            </w:pPr>
            <w:r w:rsidRPr="0079365D">
              <w:rPr>
                <w:rFonts w:ascii="Arial" w:hAnsi="Arial" w:cs="Arial"/>
                <w:sz w:val="16"/>
                <w:szCs w:val="16"/>
              </w:rPr>
              <w:t>Supervised learning</w:t>
            </w:r>
          </w:p>
        </w:tc>
        <w:tc>
          <w:tcPr>
            <w:tcW w:w="6817" w:type="dxa"/>
            <w:shd w:val="clear" w:color="auto" w:fill="auto"/>
          </w:tcPr>
          <w:p w14:paraId="6956A7CB" w14:textId="77777777" w:rsidR="0079365D" w:rsidRPr="0079365D" w:rsidRDefault="0079365D" w:rsidP="00AE5091">
            <w:pPr>
              <w:rPr>
                <w:rFonts w:ascii="Arial" w:hAnsi="Arial" w:cs="Arial"/>
                <w:sz w:val="16"/>
                <w:szCs w:val="16"/>
              </w:rPr>
            </w:pPr>
            <w:r w:rsidRPr="0079365D">
              <w:rPr>
                <w:rFonts w:ascii="Arial" w:hAnsi="Arial" w:cs="Arial"/>
                <w:sz w:val="16"/>
                <w:szCs w:val="16"/>
              </w:rPr>
              <w:t xml:space="preserve">A process of training a model from input and its corresponding </w:t>
            </w:r>
            <w:r w:rsidRPr="0079365D">
              <w:rPr>
                <w:rFonts w:ascii="Arial" w:hAnsi="Arial" w:cs="Arial"/>
                <w:i/>
                <w:sz w:val="16"/>
                <w:szCs w:val="16"/>
              </w:rPr>
              <w:t>labels</w:t>
            </w:r>
            <w:r w:rsidRPr="0079365D">
              <w:rPr>
                <w:rFonts w:ascii="Arial" w:hAnsi="Arial" w:cs="Arial"/>
                <w:sz w:val="16"/>
                <w:szCs w:val="16"/>
              </w:rPr>
              <w:t xml:space="preserve">. </w:t>
            </w:r>
          </w:p>
        </w:tc>
      </w:tr>
      <w:tr w:rsidR="0079365D" w:rsidRPr="0079365D" w14:paraId="60A7FE3C" w14:textId="77777777" w:rsidTr="00AE5091">
        <w:tc>
          <w:tcPr>
            <w:tcW w:w="3145" w:type="dxa"/>
            <w:shd w:val="clear" w:color="auto" w:fill="auto"/>
          </w:tcPr>
          <w:p w14:paraId="32BA3F20" w14:textId="77777777" w:rsidR="0079365D" w:rsidRPr="0079365D" w:rsidRDefault="0079365D" w:rsidP="00AE5091">
            <w:pPr>
              <w:rPr>
                <w:rFonts w:ascii="Arial" w:hAnsi="Arial" w:cs="Arial"/>
                <w:sz w:val="16"/>
                <w:szCs w:val="16"/>
              </w:rPr>
            </w:pPr>
            <w:r w:rsidRPr="0079365D">
              <w:rPr>
                <w:rFonts w:ascii="Arial" w:hAnsi="Arial" w:cs="Arial"/>
                <w:sz w:val="16"/>
                <w:szCs w:val="16"/>
              </w:rPr>
              <w:t>Unsupervised learning</w:t>
            </w:r>
          </w:p>
        </w:tc>
        <w:tc>
          <w:tcPr>
            <w:tcW w:w="6817" w:type="dxa"/>
            <w:shd w:val="clear" w:color="auto" w:fill="auto"/>
          </w:tcPr>
          <w:p w14:paraId="2E146D0B" w14:textId="77777777" w:rsidR="0079365D" w:rsidRPr="0079365D" w:rsidRDefault="0079365D" w:rsidP="00AE5091">
            <w:pPr>
              <w:rPr>
                <w:rFonts w:ascii="Arial" w:hAnsi="Arial" w:cs="Arial"/>
                <w:sz w:val="16"/>
                <w:szCs w:val="16"/>
              </w:rPr>
            </w:pPr>
            <w:r w:rsidRPr="0079365D">
              <w:rPr>
                <w:rFonts w:ascii="Arial" w:hAnsi="Arial" w:cs="Arial"/>
                <w:sz w:val="16"/>
                <w:szCs w:val="16"/>
              </w:rPr>
              <w:t>A process of training a model without labelled data e.g., clustering is a common example of this.</w:t>
            </w:r>
          </w:p>
        </w:tc>
      </w:tr>
      <w:tr w:rsidR="0079365D" w:rsidRPr="0079365D" w14:paraId="7A6BAFCB" w14:textId="77777777" w:rsidTr="00AE5091">
        <w:tc>
          <w:tcPr>
            <w:tcW w:w="3145" w:type="dxa"/>
            <w:shd w:val="clear" w:color="auto" w:fill="auto"/>
          </w:tcPr>
          <w:p w14:paraId="27D12954" w14:textId="77777777" w:rsidR="0079365D" w:rsidRPr="0079365D" w:rsidRDefault="0079365D" w:rsidP="00AE5091">
            <w:pPr>
              <w:rPr>
                <w:rFonts w:ascii="Arial" w:hAnsi="Arial" w:cs="Arial"/>
                <w:sz w:val="16"/>
                <w:szCs w:val="16"/>
              </w:rPr>
            </w:pPr>
            <w:r w:rsidRPr="0079365D">
              <w:rPr>
                <w:rFonts w:ascii="Arial" w:hAnsi="Arial" w:cs="Arial"/>
                <w:sz w:val="16"/>
                <w:szCs w:val="16"/>
              </w:rPr>
              <w:t>Semi-supervised learning </w:t>
            </w:r>
          </w:p>
        </w:tc>
        <w:tc>
          <w:tcPr>
            <w:tcW w:w="6817" w:type="dxa"/>
            <w:shd w:val="clear" w:color="auto" w:fill="auto"/>
          </w:tcPr>
          <w:p w14:paraId="1E2B33B7" w14:textId="77777777" w:rsidR="0079365D" w:rsidRPr="0079365D" w:rsidRDefault="0079365D" w:rsidP="00AE5091">
            <w:pPr>
              <w:rPr>
                <w:rFonts w:ascii="Arial" w:hAnsi="Arial" w:cs="Arial"/>
                <w:sz w:val="16"/>
                <w:szCs w:val="16"/>
              </w:rPr>
            </w:pPr>
            <w:r w:rsidRPr="0079365D">
              <w:rPr>
                <w:rFonts w:ascii="Arial" w:hAnsi="Arial" w:cs="Arial"/>
                <w:sz w:val="16"/>
                <w:szCs w:val="16"/>
              </w:rPr>
              <w:t>A process of training a model with a mix of labelled data and unlabelled data</w:t>
            </w:r>
          </w:p>
        </w:tc>
      </w:tr>
      <w:tr w:rsidR="0079365D" w:rsidRPr="0079365D" w14:paraId="71D2DE4F" w14:textId="77777777" w:rsidTr="00AE5091">
        <w:tc>
          <w:tcPr>
            <w:tcW w:w="3145" w:type="dxa"/>
            <w:shd w:val="clear" w:color="auto" w:fill="auto"/>
          </w:tcPr>
          <w:p w14:paraId="1044076B" w14:textId="77777777" w:rsidR="0079365D" w:rsidRPr="0079365D" w:rsidRDefault="0079365D" w:rsidP="00AE5091">
            <w:pPr>
              <w:rPr>
                <w:rFonts w:ascii="Arial" w:hAnsi="Arial" w:cs="Arial"/>
                <w:sz w:val="16"/>
                <w:szCs w:val="16"/>
              </w:rPr>
            </w:pPr>
            <w:r w:rsidRPr="0079365D">
              <w:rPr>
                <w:rFonts w:ascii="Arial" w:hAnsi="Arial" w:cs="Arial"/>
                <w:sz w:val="16"/>
                <w:szCs w:val="16"/>
              </w:rPr>
              <w:t>Reinforcement Learning (RL)</w:t>
            </w:r>
          </w:p>
        </w:tc>
        <w:tc>
          <w:tcPr>
            <w:tcW w:w="6817" w:type="dxa"/>
            <w:shd w:val="clear" w:color="auto" w:fill="auto"/>
          </w:tcPr>
          <w:p w14:paraId="1CDD5356" w14:textId="77777777" w:rsidR="0079365D" w:rsidRPr="0079365D" w:rsidRDefault="0079365D" w:rsidP="00AE5091">
            <w:pPr>
              <w:spacing w:after="120"/>
              <w:rPr>
                <w:rFonts w:ascii="Arial" w:hAnsi="Arial" w:cs="Arial"/>
                <w:sz w:val="16"/>
                <w:szCs w:val="16"/>
              </w:rPr>
            </w:pPr>
            <w:r w:rsidRPr="0079365D">
              <w:rPr>
                <w:rFonts w:ascii="Arial" w:hAnsi="Arial" w:cs="Arial"/>
                <w:sz w:val="16"/>
                <w:szCs w:val="16"/>
              </w:rPr>
              <w:t>A process of training an AI/ML model from input (a.k.a. state) and a feedback signal (a.k.a.  reward) resulting from the model’s output (a.k.a. action) in an environment the model is interacting with.</w:t>
            </w:r>
          </w:p>
        </w:tc>
      </w:tr>
    </w:tbl>
    <w:p w14:paraId="502859CF" w14:textId="77777777" w:rsidR="0079365D" w:rsidRPr="0079365D" w:rsidRDefault="0079365D" w:rsidP="0079365D">
      <w:pPr>
        <w:rPr>
          <w:u w:val="single"/>
        </w:rPr>
      </w:pPr>
      <w:r w:rsidRPr="0079365D">
        <w:rPr>
          <w:u w:val="single"/>
        </w:rPr>
        <w:t>Conclusion</w:t>
      </w:r>
    </w:p>
    <w:p w14:paraId="370A34F0" w14:textId="77777777" w:rsidR="0079365D" w:rsidRDefault="0079365D" w:rsidP="0079365D">
      <w:pPr>
        <w:rPr>
          <w:lang w:eastAsia="zh-CN"/>
        </w:rPr>
      </w:pPr>
      <w:r>
        <w:t xml:space="preserve">As indicated in SID, although specific AI/ML algorithms and models may be studied for evaluation purposes, </w:t>
      </w:r>
      <w:r>
        <w:rPr>
          <w:lang w:eastAsia="zh-CN"/>
        </w:rPr>
        <w:t xml:space="preserve">AI/ML algorithms and models are </w:t>
      </w:r>
      <w:r>
        <w:t>implementation specific and</w:t>
      </w:r>
      <w:r>
        <w:rPr>
          <w:lang w:eastAsia="zh-CN"/>
        </w:rPr>
        <w:t xml:space="preserve"> are not expected to be specified.</w:t>
      </w:r>
    </w:p>
    <w:p w14:paraId="1D9DB3C1" w14:textId="77777777" w:rsidR="0079365D" w:rsidRDefault="0079365D" w:rsidP="0079365D">
      <w:pPr>
        <w:rPr>
          <w:iCs/>
        </w:rPr>
      </w:pPr>
    </w:p>
    <w:p w14:paraId="4605C16A" w14:textId="77777777" w:rsidR="0079365D" w:rsidRPr="0079365D" w:rsidRDefault="0079365D" w:rsidP="0079365D">
      <w:pPr>
        <w:rPr>
          <w:u w:val="single"/>
        </w:rPr>
      </w:pPr>
      <w:r w:rsidRPr="0079365D">
        <w:rPr>
          <w:u w:val="single"/>
        </w:rPr>
        <w:t>Observation</w:t>
      </w:r>
    </w:p>
    <w:p w14:paraId="65D9D23A" w14:textId="77777777" w:rsidR="0079365D" w:rsidRDefault="0079365D" w:rsidP="0079365D">
      <w:r>
        <w:lastRenderedPageBreak/>
        <w:t>Where AI/ML functionality resides depends on specific use cases and sub-use cases.</w:t>
      </w:r>
    </w:p>
    <w:p w14:paraId="7062E94A" w14:textId="77777777" w:rsidR="0079365D" w:rsidRDefault="0079365D" w:rsidP="0079365D"/>
    <w:p w14:paraId="1D9C9D24" w14:textId="77777777" w:rsidR="0079365D" w:rsidRPr="0079365D" w:rsidRDefault="0079365D" w:rsidP="0079365D">
      <w:pPr>
        <w:rPr>
          <w:u w:val="single"/>
        </w:rPr>
      </w:pPr>
      <w:r w:rsidRPr="0079365D">
        <w:rPr>
          <w:u w:val="single"/>
        </w:rPr>
        <w:t>Conclusion</w:t>
      </w:r>
    </w:p>
    <w:p w14:paraId="1C453F3A" w14:textId="77777777" w:rsidR="0079365D" w:rsidRDefault="0079365D" w:rsidP="00CF6E6D">
      <w:pPr>
        <w:pStyle w:val="ListParagraph"/>
        <w:numPr>
          <w:ilvl w:val="0"/>
          <w:numId w:val="270"/>
        </w:numPr>
      </w:pPr>
      <w:r w:rsidRPr="00F45CFF">
        <w:t xml:space="preserve">RAN1 discussion should focus on network-UE </w:t>
      </w:r>
      <w:r>
        <w:t>interaction</w:t>
      </w:r>
      <w:r w:rsidRPr="00F45CFF">
        <w:t>.</w:t>
      </w:r>
    </w:p>
    <w:p w14:paraId="2797630C" w14:textId="77777777" w:rsidR="0079365D" w:rsidRPr="00C612DD" w:rsidRDefault="0079365D" w:rsidP="00CF6E6D">
      <w:pPr>
        <w:pStyle w:val="ListParagraph"/>
        <w:numPr>
          <w:ilvl w:val="1"/>
          <w:numId w:val="270"/>
        </w:numPr>
      </w:pPr>
      <w:r w:rsidRPr="00F45CFF">
        <w:t>AI/ML functionality mapping within the network (such as gNB</w:t>
      </w:r>
      <w:r>
        <w:t>, LMF,</w:t>
      </w:r>
      <w:r w:rsidRPr="00F45CFF">
        <w:t xml:space="preserve"> or OAM) is up to RAN2/3 discussion.</w:t>
      </w:r>
    </w:p>
    <w:p w14:paraId="75BF8811" w14:textId="77777777" w:rsidR="0079365D" w:rsidRPr="00496915" w:rsidRDefault="0079365D" w:rsidP="0079365D">
      <w:pPr>
        <w:rPr>
          <w:iCs/>
        </w:rPr>
      </w:pPr>
    </w:p>
    <w:p w14:paraId="6DB95027" w14:textId="49925BFD" w:rsidR="0079365D" w:rsidRPr="00B87828" w:rsidRDefault="001B5688" w:rsidP="0079365D">
      <w:pPr>
        <w:rPr>
          <w:b/>
          <w:bCs/>
          <w:iCs/>
        </w:rPr>
      </w:pPr>
      <w:hyperlink r:id="rId1801" w:history="1">
        <w:r w:rsidR="000B5C49">
          <w:rPr>
            <w:rStyle w:val="Hyperlink"/>
            <w:b/>
            <w:bCs/>
            <w:iCs/>
          </w:rPr>
          <w:t>R1-2205474</w:t>
        </w:r>
      </w:hyperlink>
      <w:r w:rsidR="0079365D" w:rsidRPr="00B87828">
        <w:rPr>
          <w:b/>
          <w:bCs/>
          <w:iCs/>
        </w:rPr>
        <w:tab/>
        <w:t>Summary#3 of [109-e-R18-AI/ML-02]</w:t>
      </w:r>
      <w:r w:rsidR="0079365D" w:rsidRPr="00B87828">
        <w:rPr>
          <w:b/>
          <w:bCs/>
          <w:iCs/>
        </w:rPr>
        <w:tab/>
        <w:t>Moderator (Qualcomm)</w:t>
      </w:r>
    </w:p>
    <w:p w14:paraId="4BB53A65" w14:textId="77777777" w:rsidR="00D84EC0" w:rsidRDefault="00D84EC0" w:rsidP="0079365D">
      <w:pPr>
        <w:rPr>
          <w:iCs/>
        </w:rPr>
      </w:pPr>
    </w:p>
    <w:p w14:paraId="03C69614" w14:textId="30FEED74" w:rsidR="00D84EC0" w:rsidRPr="00D84EC0" w:rsidRDefault="001B5688" w:rsidP="00D84EC0">
      <w:pPr>
        <w:rPr>
          <w:rFonts w:ascii="Times New Roman" w:hAnsi="Times New Roman"/>
          <w:b/>
          <w:bCs/>
          <w:iCs/>
          <w:szCs w:val="20"/>
          <w:lang w:val="en-US"/>
        </w:rPr>
      </w:pPr>
      <w:hyperlink r:id="rId1802" w:history="1">
        <w:r w:rsidR="000B5C49">
          <w:rPr>
            <w:rStyle w:val="Hyperlink"/>
            <w:rFonts w:ascii="Times New Roman" w:hAnsi="Times New Roman"/>
            <w:b/>
            <w:bCs/>
            <w:iCs/>
            <w:szCs w:val="20"/>
            <w:lang w:val="en-US"/>
          </w:rPr>
          <w:t>R1-2205522</w:t>
        </w:r>
      </w:hyperlink>
      <w:r w:rsidR="00D84EC0" w:rsidRPr="00D84EC0">
        <w:rPr>
          <w:rFonts w:ascii="Times New Roman" w:hAnsi="Times New Roman"/>
          <w:b/>
          <w:bCs/>
          <w:iCs/>
          <w:szCs w:val="20"/>
          <w:lang w:val="en-US"/>
        </w:rPr>
        <w:tab/>
        <w:t>Summary#4 of [109-e-R18-AI/ML-02]</w:t>
      </w:r>
      <w:r w:rsidR="00D84EC0" w:rsidRPr="00D84EC0">
        <w:rPr>
          <w:rFonts w:ascii="Times New Roman" w:hAnsi="Times New Roman"/>
          <w:b/>
          <w:bCs/>
          <w:iCs/>
          <w:szCs w:val="20"/>
          <w:lang w:val="en-US"/>
        </w:rPr>
        <w:tab/>
        <w:t>Moderator (Qualcomm)</w:t>
      </w:r>
    </w:p>
    <w:p w14:paraId="0198B68D" w14:textId="739324BA" w:rsidR="00B87828" w:rsidRDefault="00B87828" w:rsidP="0079365D">
      <w:pPr>
        <w:rPr>
          <w:iCs/>
        </w:rPr>
      </w:pPr>
      <w:r>
        <w:rPr>
          <w:iCs/>
        </w:rPr>
        <w:t xml:space="preserve">From May </w:t>
      </w:r>
      <w:r w:rsidR="00D84EC0">
        <w:rPr>
          <w:iCs/>
        </w:rPr>
        <w:t>20</w:t>
      </w:r>
      <w:r w:rsidRPr="00B87828">
        <w:rPr>
          <w:iCs/>
          <w:vertAlign w:val="superscript"/>
        </w:rPr>
        <w:t>th</w:t>
      </w:r>
      <w:r>
        <w:rPr>
          <w:iCs/>
        </w:rPr>
        <w:t xml:space="preserve"> GTW session</w:t>
      </w:r>
    </w:p>
    <w:p w14:paraId="3797C987" w14:textId="77777777" w:rsidR="00D84EC0" w:rsidRPr="001B0C0D" w:rsidRDefault="00D84EC0" w:rsidP="00D84EC0">
      <w:pPr>
        <w:rPr>
          <w:highlight w:val="green"/>
        </w:rPr>
      </w:pPr>
      <w:bookmarkStart w:id="277" w:name="_Toc101357048"/>
      <w:r w:rsidRPr="001B0C0D">
        <w:rPr>
          <w:highlight w:val="green"/>
        </w:rPr>
        <w:t>Agreement</w:t>
      </w:r>
    </w:p>
    <w:p w14:paraId="551B0919" w14:textId="77777777" w:rsidR="00D84EC0" w:rsidRPr="004C62CC" w:rsidRDefault="00D84EC0" w:rsidP="00D84EC0">
      <w:pPr>
        <w:rPr>
          <w:rStyle w:val="mc-span"/>
          <w:rFonts w:eastAsia="Times New Roman"/>
        </w:rPr>
      </w:pPr>
      <w:r w:rsidRPr="004C62CC">
        <w:rPr>
          <w:rStyle w:val="mc-span"/>
          <w:rFonts w:eastAsia="Times New Roman"/>
        </w:rPr>
        <w:t>Take the following network-UE collaboration levels as one aspect for defining collaboration levels</w:t>
      </w:r>
    </w:p>
    <w:p w14:paraId="0938E1BF" w14:textId="66F80FF2" w:rsidR="00D84EC0" w:rsidRPr="004C62CC" w:rsidRDefault="00D84EC0" w:rsidP="00D84EC0">
      <w:pPr>
        <w:ind w:left="720"/>
        <w:rPr>
          <w:rStyle w:val="mc-span"/>
        </w:rPr>
      </w:pPr>
      <w:r>
        <w:rPr>
          <w:rStyle w:val="mc-span"/>
          <w:rFonts w:eastAsia="Times New Roman"/>
        </w:rPr>
        <w:t>1.</w:t>
      </w:r>
      <w:r>
        <w:rPr>
          <w:rStyle w:val="mc-span"/>
          <w:rFonts w:eastAsia="Times New Roman"/>
        </w:rPr>
        <w:tab/>
      </w:r>
      <w:r w:rsidRPr="004C62CC">
        <w:rPr>
          <w:rStyle w:val="mc-span"/>
          <w:rFonts w:eastAsia="Times New Roman"/>
        </w:rPr>
        <w:t>Level x: No collaboration</w:t>
      </w:r>
    </w:p>
    <w:p w14:paraId="663911CF" w14:textId="7514778A" w:rsidR="00D84EC0" w:rsidRPr="004C62CC" w:rsidRDefault="00D84EC0" w:rsidP="00D84EC0">
      <w:pPr>
        <w:ind w:left="720"/>
        <w:rPr>
          <w:rStyle w:val="mc-span"/>
        </w:rPr>
      </w:pPr>
      <w:r>
        <w:rPr>
          <w:rStyle w:val="mc-span"/>
          <w:rFonts w:eastAsia="Times New Roman"/>
        </w:rPr>
        <w:t>2.</w:t>
      </w:r>
      <w:r>
        <w:rPr>
          <w:rStyle w:val="mc-span"/>
          <w:rFonts w:eastAsia="Times New Roman"/>
        </w:rPr>
        <w:tab/>
      </w:r>
      <w:r w:rsidRPr="004C62CC">
        <w:rPr>
          <w:rStyle w:val="mc-span"/>
          <w:rFonts w:eastAsia="Times New Roman"/>
        </w:rPr>
        <w:t>Level y: Signaling-based collaboration without model transfer</w:t>
      </w:r>
    </w:p>
    <w:p w14:paraId="366D1F98" w14:textId="4547BA52" w:rsidR="00D84EC0" w:rsidRPr="004C62CC" w:rsidRDefault="00D84EC0" w:rsidP="00D84EC0">
      <w:pPr>
        <w:ind w:left="720"/>
        <w:rPr>
          <w:rStyle w:val="mc-span"/>
        </w:rPr>
      </w:pPr>
      <w:r>
        <w:rPr>
          <w:rStyle w:val="mc-span"/>
          <w:rFonts w:eastAsia="Times New Roman"/>
        </w:rPr>
        <w:t>3.</w:t>
      </w:r>
      <w:r>
        <w:rPr>
          <w:rStyle w:val="mc-span"/>
          <w:rFonts w:eastAsia="Times New Roman"/>
        </w:rPr>
        <w:tab/>
      </w:r>
      <w:r w:rsidRPr="004C62CC">
        <w:rPr>
          <w:rStyle w:val="mc-span"/>
          <w:rFonts w:eastAsia="Times New Roman"/>
        </w:rPr>
        <w:t>Level z: Signaling-based collaboration with model transfer</w:t>
      </w:r>
    </w:p>
    <w:p w14:paraId="1361EB8E" w14:textId="77777777" w:rsidR="00D84EC0" w:rsidRDefault="00D84EC0" w:rsidP="00D84EC0">
      <w:pPr>
        <w:rPr>
          <w:rStyle w:val="mc-span"/>
          <w:rFonts w:eastAsia="Times New Roman"/>
        </w:rPr>
      </w:pPr>
      <w:r w:rsidRPr="004C62CC">
        <w:rPr>
          <w:rStyle w:val="mc-span"/>
          <w:rFonts w:eastAsia="Times New Roman"/>
        </w:rPr>
        <w:t>Note: Other aspect(s), for defining collaboration levels is not precluded and will be discussed in later meetings</w:t>
      </w:r>
      <w:r>
        <w:rPr>
          <w:rStyle w:val="mc-span"/>
          <w:rFonts w:eastAsia="Times New Roman"/>
        </w:rPr>
        <w:t>,</w:t>
      </w:r>
      <w:r w:rsidRPr="00D16FEB">
        <w:rPr>
          <w:rStyle w:val="mc-span"/>
          <w:rFonts w:eastAsia="Times New Roman"/>
        </w:rPr>
        <w:t xml:space="preserve"> e.g., with/without model updating, to support training/inference, for defining collaboration levels will be discussed in later meetings</w:t>
      </w:r>
    </w:p>
    <w:p w14:paraId="2E965831" w14:textId="77777777" w:rsidR="00D84EC0" w:rsidRPr="00771FF6" w:rsidRDefault="00D84EC0" w:rsidP="00D84EC0">
      <w:pPr>
        <w:rPr>
          <w:rStyle w:val="mc-span"/>
          <w:rFonts w:eastAsia="DengXian"/>
          <w:lang w:eastAsia="zh-CN"/>
        </w:rPr>
      </w:pPr>
      <w:r w:rsidRPr="00771FF6">
        <w:rPr>
          <w:rStyle w:val="mc-span"/>
          <w:rFonts w:eastAsia="DengXian"/>
          <w:lang w:eastAsia="zh-CN"/>
        </w:rPr>
        <w:t xml:space="preserve">FFS: Clarification is needed for Level x-y boundary </w:t>
      </w:r>
    </w:p>
    <w:p w14:paraId="58C20CB7" w14:textId="77777777" w:rsidR="00D84EC0" w:rsidRPr="004C62CC" w:rsidRDefault="00D84EC0" w:rsidP="00D84EC0"/>
    <w:p w14:paraId="5E35A8D8" w14:textId="23F7B37D" w:rsidR="00D84EC0" w:rsidRPr="00771FF6" w:rsidRDefault="00D84EC0" w:rsidP="00D84EC0">
      <w:pPr>
        <w:rPr>
          <w:rFonts w:eastAsia="DengXian"/>
          <w:iCs/>
          <w:lang w:eastAsia="zh-CN"/>
        </w:rPr>
      </w:pPr>
      <w:r w:rsidRPr="00771FF6">
        <w:rPr>
          <w:rFonts w:eastAsia="DengXian" w:hint="eastAsia"/>
          <w:iCs/>
          <w:lang w:eastAsia="zh-CN"/>
        </w:rPr>
        <w:t>N</w:t>
      </w:r>
      <w:r w:rsidRPr="00771FF6">
        <w:rPr>
          <w:rFonts w:eastAsia="DengXian"/>
          <w:iCs/>
          <w:lang w:eastAsia="zh-CN"/>
        </w:rPr>
        <w:t>ote</w:t>
      </w:r>
      <w:r>
        <w:rPr>
          <w:rFonts w:eastAsia="DengXian"/>
          <w:iCs/>
          <w:lang w:eastAsia="zh-CN"/>
        </w:rPr>
        <w:t xml:space="preserve">: </w:t>
      </w:r>
      <w:r>
        <w:t>Extended email discussion focusing on evaluation assumptions to take place</w:t>
      </w:r>
    </w:p>
    <w:p w14:paraId="4B9B3D89" w14:textId="77777777" w:rsidR="00D84EC0" w:rsidRDefault="00D84EC0" w:rsidP="00CF6E6D">
      <w:pPr>
        <w:pStyle w:val="ListParagraph"/>
        <w:numPr>
          <w:ilvl w:val="0"/>
          <w:numId w:val="270"/>
        </w:numPr>
      </w:pPr>
      <w:r>
        <w:t>Dates: May 23 – 24</w:t>
      </w:r>
    </w:p>
    <w:p w14:paraId="6A77B919" w14:textId="77777777" w:rsidR="008F4B8C" w:rsidRDefault="008F4B8C" w:rsidP="00660681">
      <w:pPr>
        <w:pStyle w:val="Heading3"/>
      </w:pPr>
      <w:bookmarkStart w:id="278" w:name="_Toc105521386"/>
      <w:r>
        <w:t>AI/ML for CSI feedback enhancement</w:t>
      </w:r>
      <w:bookmarkEnd w:id="277"/>
      <w:bookmarkEnd w:id="278"/>
    </w:p>
    <w:p w14:paraId="74657DAB" w14:textId="77777777" w:rsidR="008F4B8C" w:rsidRDefault="008F4B8C" w:rsidP="007D2B4B">
      <w:pPr>
        <w:pStyle w:val="Heading4"/>
      </w:pPr>
      <w:bookmarkStart w:id="279" w:name="_Toc101357049"/>
      <w:bookmarkStart w:id="280" w:name="_Toc105521387"/>
      <w:r>
        <w:t>Evaluation on AI/ML for CSI feedback enhancement</w:t>
      </w:r>
      <w:bookmarkEnd w:id="279"/>
      <w:bookmarkEnd w:id="280"/>
    </w:p>
    <w:p w14:paraId="749307F9" w14:textId="2CD299F0" w:rsidR="008F4B8C" w:rsidRDefault="008F4B8C" w:rsidP="008F4B8C">
      <w:pPr>
        <w:rPr>
          <w:i/>
          <w:iCs/>
        </w:rPr>
      </w:pPr>
      <w:r>
        <w:rPr>
          <w:i/>
          <w:iCs/>
        </w:rPr>
        <w:t>Including evaluation methodology, KPI, and performance evaluation results.</w:t>
      </w:r>
    </w:p>
    <w:p w14:paraId="26685CF6" w14:textId="752B0B9E" w:rsidR="007D2B4B" w:rsidRDefault="007D2B4B" w:rsidP="007D2B4B"/>
    <w:p w14:paraId="614F2173" w14:textId="1817A20B" w:rsidR="007D2B4B" w:rsidRDefault="001B5688" w:rsidP="007D2B4B">
      <w:pPr>
        <w:rPr>
          <w:b/>
          <w:bCs/>
          <w:lang w:eastAsia="x-none"/>
        </w:rPr>
      </w:pPr>
      <w:hyperlink r:id="rId1803" w:history="1">
        <w:r w:rsidR="000B5C49">
          <w:rPr>
            <w:rStyle w:val="Hyperlink"/>
            <w:b/>
            <w:bCs/>
            <w:lang w:eastAsia="x-none"/>
          </w:rPr>
          <w:t>R1-2203897</w:t>
        </w:r>
      </w:hyperlink>
      <w:r w:rsidR="007D2B4B" w:rsidRPr="007D2B4B">
        <w:rPr>
          <w:b/>
          <w:bCs/>
          <w:lang w:eastAsia="x-none"/>
        </w:rPr>
        <w:tab/>
        <w:t>Evaluation on AI ML for CSI feedback enhancement</w:t>
      </w:r>
      <w:r w:rsidR="007D2B4B" w:rsidRPr="007D2B4B">
        <w:rPr>
          <w:b/>
          <w:bCs/>
          <w:lang w:eastAsia="x-none"/>
        </w:rPr>
        <w:tab/>
        <w:t>Samsung</w:t>
      </w:r>
    </w:p>
    <w:p w14:paraId="576EFF65" w14:textId="77777777" w:rsidR="000F3DE0" w:rsidRPr="000F3DE0" w:rsidRDefault="000F3DE0" w:rsidP="007A297D">
      <w:pPr>
        <w:pStyle w:val="ListParagraph"/>
        <w:numPr>
          <w:ilvl w:val="0"/>
          <w:numId w:val="91"/>
        </w:numPr>
        <w:spacing w:after="0"/>
        <w:rPr>
          <w:sz w:val="18"/>
          <w:szCs w:val="18"/>
        </w:rPr>
      </w:pPr>
      <w:r w:rsidRPr="000F3DE0">
        <w:rPr>
          <w:sz w:val="18"/>
          <w:szCs w:val="18"/>
        </w:rPr>
        <w:t xml:space="preserve">Proposal 1-1: For CSI prediction, to model user mobility, consider the link-level channel model with Doppler information in Section 7.5 of TR 38.901. </w:t>
      </w:r>
    </w:p>
    <w:p w14:paraId="741761D8" w14:textId="77777777" w:rsidR="000F3DE0" w:rsidRPr="000F3DE0" w:rsidRDefault="000F3DE0" w:rsidP="007A297D">
      <w:pPr>
        <w:pStyle w:val="ListParagraph"/>
        <w:numPr>
          <w:ilvl w:val="0"/>
          <w:numId w:val="91"/>
        </w:numPr>
        <w:spacing w:after="0"/>
        <w:rPr>
          <w:sz w:val="18"/>
          <w:szCs w:val="18"/>
        </w:rPr>
      </w:pPr>
      <w:r w:rsidRPr="000F3DE0">
        <w:rPr>
          <w:sz w:val="18"/>
          <w:szCs w:val="18"/>
        </w:rPr>
        <w:t xml:space="preserve">Proposal 1-2: For CSI prediction, consider Rel-16 CSI feedback and Rel-17 CSI feedback, as benchmark schemes. </w:t>
      </w:r>
    </w:p>
    <w:p w14:paraId="7D3216F3" w14:textId="77777777" w:rsidR="000F3DE0" w:rsidRPr="000F3DE0" w:rsidRDefault="000F3DE0" w:rsidP="007A297D">
      <w:pPr>
        <w:pStyle w:val="ListParagraph"/>
        <w:numPr>
          <w:ilvl w:val="0"/>
          <w:numId w:val="91"/>
        </w:numPr>
        <w:spacing w:after="0"/>
        <w:rPr>
          <w:sz w:val="18"/>
          <w:szCs w:val="18"/>
        </w:rPr>
      </w:pPr>
      <w:r w:rsidRPr="000F3DE0">
        <w:rPr>
          <w:sz w:val="18"/>
          <w:szCs w:val="18"/>
        </w:rPr>
        <w:t xml:space="preserve">Proposal 1-3: For CSI predictions, reuse channel models in TR 38.901 to generate datasets for training/testing/validation in this sub-use case. </w:t>
      </w:r>
    </w:p>
    <w:p w14:paraId="0462915C" w14:textId="77777777" w:rsidR="000F3DE0" w:rsidRPr="000F3DE0" w:rsidRDefault="000F3DE0" w:rsidP="007A297D">
      <w:pPr>
        <w:pStyle w:val="ListParagraph"/>
        <w:numPr>
          <w:ilvl w:val="0"/>
          <w:numId w:val="91"/>
        </w:numPr>
        <w:spacing w:after="0"/>
        <w:rPr>
          <w:sz w:val="18"/>
          <w:szCs w:val="18"/>
        </w:rPr>
      </w:pPr>
      <w:r w:rsidRPr="000F3DE0">
        <w:rPr>
          <w:sz w:val="18"/>
          <w:szCs w:val="18"/>
        </w:rPr>
        <w:t>Proposal 1-4: For KPIs in CSI prediction, proxy metrics such as NMSE and cosine similarity can be considered as intermediated KPIs and   system-level metrics such as UPT can be used for general KPIs.</w:t>
      </w:r>
    </w:p>
    <w:p w14:paraId="485C4614" w14:textId="77777777" w:rsidR="000F3DE0" w:rsidRPr="000F3DE0" w:rsidRDefault="000F3DE0" w:rsidP="007A297D">
      <w:pPr>
        <w:pStyle w:val="ListParagraph"/>
        <w:numPr>
          <w:ilvl w:val="0"/>
          <w:numId w:val="91"/>
        </w:numPr>
        <w:spacing w:after="0"/>
        <w:rPr>
          <w:sz w:val="18"/>
          <w:szCs w:val="18"/>
        </w:rPr>
      </w:pPr>
      <w:r w:rsidRPr="000F3DE0">
        <w:rPr>
          <w:sz w:val="18"/>
          <w:szCs w:val="18"/>
        </w:rPr>
        <w:t>Proposal 1-5: For CSI prediction, consider capability-related KPIs such as computational complexity, power consumption, memory storage, and hardware requirements.</w:t>
      </w:r>
    </w:p>
    <w:p w14:paraId="756E79DD" w14:textId="77777777" w:rsidR="000F3DE0" w:rsidRPr="000F3DE0" w:rsidRDefault="000F3DE0" w:rsidP="007A297D">
      <w:pPr>
        <w:pStyle w:val="ListParagraph"/>
        <w:numPr>
          <w:ilvl w:val="0"/>
          <w:numId w:val="91"/>
        </w:numPr>
        <w:spacing w:after="0"/>
        <w:rPr>
          <w:rFonts w:eastAsia="Gulim"/>
          <w:color w:val="000000"/>
          <w:sz w:val="18"/>
          <w:szCs w:val="18"/>
        </w:rPr>
      </w:pPr>
      <w:r w:rsidRPr="000F3DE0">
        <w:rPr>
          <w:rFonts w:eastAsia="Gulim"/>
          <w:color w:val="000000"/>
          <w:sz w:val="18"/>
          <w:szCs w:val="18"/>
        </w:rPr>
        <w:t>Proposal 2-1: Consider an auto-encoder as a baseline AI/ML model for CSI feedback compression and reconstruction tasks. Further study is needed to select the  baseline type of neural network (e.g. CNN, RNN, LSTM).</w:t>
      </w:r>
    </w:p>
    <w:p w14:paraId="5C891E30" w14:textId="77777777" w:rsidR="000F3DE0" w:rsidRPr="000F3DE0" w:rsidRDefault="000F3DE0" w:rsidP="007A297D">
      <w:pPr>
        <w:pStyle w:val="ListParagraph"/>
        <w:numPr>
          <w:ilvl w:val="0"/>
          <w:numId w:val="91"/>
        </w:numPr>
        <w:spacing w:after="0"/>
        <w:rPr>
          <w:rFonts w:eastAsia="Gulim"/>
          <w:color w:val="000000"/>
          <w:sz w:val="18"/>
          <w:szCs w:val="18"/>
        </w:rPr>
      </w:pPr>
      <w:r w:rsidRPr="000F3DE0">
        <w:rPr>
          <w:rFonts w:eastAsia="Gulim"/>
          <w:color w:val="000000"/>
          <w:sz w:val="18"/>
          <w:szCs w:val="18"/>
        </w:rPr>
        <w:t>Proposal 2-2: For calibration in CSI compression, consider both performance-related KPIs (e.g., reconstruction accuracy) and capability-related KPIs (e.g., computational complexity) for the baseline AI/ML model.</w:t>
      </w:r>
    </w:p>
    <w:p w14:paraId="3364F936" w14:textId="77777777" w:rsidR="000F3DE0" w:rsidRPr="000F3DE0" w:rsidRDefault="000F3DE0" w:rsidP="007A297D">
      <w:pPr>
        <w:pStyle w:val="ListParagraph"/>
        <w:numPr>
          <w:ilvl w:val="0"/>
          <w:numId w:val="91"/>
        </w:numPr>
        <w:spacing w:after="0"/>
        <w:rPr>
          <w:sz w:val="18"/>
          <w:szCs w:val="18"/>
        </w:rPr>
      </w:pPr>
      <w:r w:rsidRPr="000F3DE0">
        <w:rPr>
          <w:sz w:val="18"/>
          <w:szCs w:val="18"/>
        </w:rPr>
        <w:t xml:space="preserve">Proposal 2-3: Only for the model calibration in CSI compression, aligned loss function, hyper-parameter values, and details of the AI model are considered together. </w:t>
      </w:r>
    </w:p>
    <w:p w14:paraId="39015AAC" w14:textId="77777777" w:rsidR="000F3DE0" w:rsidRPr="000F3DE0" w:rsidRDefault="000F3DE0" w:rsidP="007A297D">
      <w:pPr>
        <w:pStyle w:val="ListParagraph"/>
        <w:numPr>
          <w:ilvl w:val="0"/>
          <w:numId w:val="91"/>
        </w:numPr>
        <w:spacing w:after="0"/>
        <w:rPr>
          <w:sz w:val="18"/>
          <w:szCs w:val="18"/>
        </w:rPr>
      </w:pPr>
      <w:r w:rsidRPr="000F3DE0">
        <w:rPr>
          <w:sz w:val="18"/>
          <w:szCs w:val="18"/>
        </w:rPr>
        <w:t xml:space="preserve">Proposal 2-4: For CSI compression, consider intermediate performance metrics (e.g., NMSE, CS) and UPT as final metric. </w:t>
      </w:r>
    </w:p>
    <w:p w14:paraId="17A5D6E4" w14:textId="77777777" w:rsidR="000F3DE0" w:rsidRPr="000F3DE0" w:rsidRDefault="000F3DE0" w:rsidP="007A297D">
      <w:pPr>
        <w:pStyle w:val="ListParagraph"/>
        <w:numPr>
          <w:ilvl w:val="0"/>
          <w:numId w:val="91"/>
        </w:numPr>
        <w:spacing w:after="0"/>
        <w:rPr>
          <w:sz w:val="18"/>
          <w:szCs w:val="18"/>
        </w:rPr>
      </w:pPr>
      <w:r w:rsidRPr="000F3DE0">
        <w:rPr>
          <w:sz w:val="18"/>
          <w:szCs w:val="18"/>
        </w:rPr>
        <w:t>Proposal 2-5: Consider various aspects of AI/ML models including computational complexity and the model size to study the AI processing burden and requirement at the UE.</w:t>
      </w:r>
    </w:p>
    <w:p w14:paraId="1EA45BB4" w14:textId="77777777" w:rsidR="000F3DE0" w:rsidRPr="000F3DE0" w:rsidRDefault="000F3DE0" w:rsidP="007A297D">
      <w:pPr>
        <w:pStyle w:val="ListParagraph"/>
        <w:numPr>
          <w:ilvl w:val="0"/>
          <w:numId w:val="91"/>
        </w:numPr>
        <w:spacing w:after="0"/>
        <w:rPr>
          <w:sz w:val="18"/>
          <w:szCs w:val="18"/>
        </w:rPr>
      </w:pPr>
      <w:r w:rsidRPr="000F3DE0">
        <w:rPr>
          <w:sz w:val="18"/>
          <w:szCs w:val="18"/>
        </w:rPr>
        <w:t xml:space="preserve">Proposal 2-6: To evaluate the capability of model generalization concerning various channel parameters (e.g., Rician K factor, path loss, angles, delays, powers, etc.)), consider datasets from mixed scenarios or different distributions of channel parameters in a single scenario. </w:t>
      </w:r>
    </w:p>
    <w:p w14:paraId="21DF8EEB" w14:textId="77777777" w:rsidR="000F3DE0" w:rsidRPr="000F3DE0" w:rsidRDefault="000F3DE0" w:rsidP="007A297D">
      <w:pPr>
        <w:pStyle w:val="ListParagraph"/>
        <w:numPr>
          <w:ilvl w:val="0"/>
          <w:numId w:val="91"/>
        </w:numPr>
        <w:spacing w:after="0"/>
        <w:rPr>
          <w:sz w:val="18"/>
          <w:szCs w:val="18"/>
        </w:rPr>
      </w:pPr>
      <w:r w:rsidRPr="000F3DE0">
        <w:rPr>
          <w:sz w:val="18"/>
          <w:szCs w:val="18"/>
        </w:rPr>
        <w:t xml:space="preserve">Proposal 3-1.: Consider a two-phased approach for evaluation. Phase I to compare various AI/ML models and their gain for representative sub-use case selection and Phase II to evaluate the gain of AI/ML schemes as compared to conventional benchmark schemes in communication systems.  </w:t>
      </w:r>
    </w:p>
    <w:p w14:paraId="32B8A7F3" w14:textId="77777777" w:rsidR="000F3DE0" w:rsidRPr="000F3DE0" w:rsidRDefault="000F3DE0" w:rsidP="007A297D">
      <w:pPr>
        <w:pStyle w:val="ListParagraph"/>
        <w:numPr>
          <w:ilvl w:val="0"/>
          <w:numId w:val="91"/>
        </w:numPr>
        <w:spacing w:after="0"/>
        <w:rPr>
          <w:sz w:val="18"/>
          <w:szCs w:val="18"/>
        </w:rPr>
      </w:pPr>
      <w:r w:rsidRPr="000F3DE0">
        <w:rPr>
          <w:sz w:val="18"/>
          <w:szCs w:val="18"/>
        </w:rPr>
        <w:t>Proposal 3-2: Strive to reuse the evaluation assumptions of Rel. 16/17 codebook enhancement as much as possible with additional mobility modeling. FFS: mobility modeling, and other additional considerations to model time-correlated CSI.</w:t>
      </w:r>
    </w:p>
    <w:p w14:paraId="076710D7" w14:textId="77777777" w:rsidR="000F3DE0" w:rsidRPr="000F3DE0" w:rsidRDefault="000F3DE0" w:rsidP="007A297D">
      <w:pPr>
        <w:pStyle w:val="ListParagraph"/>
        <w:numPr>
          <w:ilvl w:val="0"/>
          <w:numId w:val="91"/>
        </w:numPr>
        <w:spacing w:after="0"/>
        <w:rPr>
          <w:sz w:val="18"/>
          <w:szCs w:val="18"/>
        </w:rPr>
      </w:pPr>
      <w:r w:rsidRPr="000F3DE0">
        <w:rPr>
          <w:sz w:val="18"/>
          <w:szCs w:val="18"/>
        </w:rPr>
        <w:t>Proposal 3-3: Target moderate UE mobility, e.g., up to 30kmphr for joint CSI prediction and compression.</w:t>
      </w:r>
    </w:p>
    <w:p w14:paraId="79B0B037" w14:textId="77777777" w:rsidR="000F3DE0" w:rsidRPr="000F3DE0" w:rsidRDefault="000F3DE0" w:rsidP="007A297D">
      <w:pPr>
        <w:pStyle w:val="ListParagraph"/>
        <w:numPr>
          <w:ilvl w:val="0"/>
          <w:numId w:val="91"/>
        </w:numPr>
        <w:spacing w:after="0"/>
        <w:rPr>
          <w:sz w:val="18"/>
          <w:szCs w:val="18"/>
        </w:rPr>
      </w:pPr>
      <w:r w:rsidRPr="000F3DE0">
        <w:rPr>
          <w:sz w:val="18"/>
          <w:szCs w:val="18"/>
        </w:rPr>
        <w:t>Proposal 3-4: Consider either Rel-16 or Rel-17 CBs as a benchmark conventional scheme for performance comparison purposes. The selection of a benchmark conventional scheme could be based on whether angle-delay reciprocity is exploited in the channel measurement.</w:t>
      </w:r>
    </w:p>
    <w:p w14:paraId="654AE299" w14:textId="77777777" w:rsidR="000F3DE0" w:rsidRPr="000F3DE0" w:rsidRDefault="000F3DE0" w:rsidP="007A297D">
      <w:pPr>
        <w:pStyle w:val="ListParagraph"/>
        <w:numPr>
          <w:ilvl w:val="0"/>
          <w:numId w:val="91"/>
        </w:numPr>
        <w:spacing w:after="0"/>
        <w:rPr>
          <w:sz w:val="18"/>
          <w:szCs w:val="18"/>
        </w:rPr>
      </w:pPr>
      <w:r w:rsidRPr="000F3DE0">
        <w:rPr>
          <w:sz w:val="18"/>
          <w:szCs w:val="18"/>
        </w:rPr>
        <w:t xml:space="preserve">Proposal 3-5: Consider an autoencoder-based AI/ML solution for joint CSI compression and prediction.  </w:t>
      </w:r>
    </w:p>
    <w:p w14:paraId="36E10BAC" w14:textId="77777777" w:rsidR="000F3DE0" w:rsidRPr="000F3DE0" w:rsidRDefault="000F3DE0" w:rsidP="007A297D">
      <w:pPr>
        <w:pStyle w:val="ListParagraph"/>
        <w:numPr>
          <w:ilvl w:val="0"/>
          <w:numId w:val="91"/>
        </w:numPr>
        <w:spacing w:after="0"/>
        <w:rPr>
          <w:sz w:val="18"/>
          <w:szCs w:val="18"/>
        </w:rPr>
      </w:pPr>
      <w:r w:rsidRPr="000F3DE0">
        <w:rPr>
          <w:sz w:val="18"/>
          <w:szCs w:val="18"/>
        </w:rPr>
        <w:t>Proposal 3-6: Consider simpler performance metrics, e.g., NMSE, cosine similarity, for Phase I of evaluation. Traditional performance metrics employed for codebook performance evaluation, such as UPT vs. feedback overhead, can be considered for Phase II.</w:t>
      </w:r>
    </w:p>
    <w:p w14:paraId="23C92F4D" w14:textId="77777777" w:rsidR="000F3DE0" w:rsidRPr="000F3DE0" w:rsidRDefault="000F3DE0" w:rsidP="007A297D">
      <w:pPr>
        <w:pStyle w:val="ListParagraph"/>
        <w:numPr>
          <w:ilvl w:val="0"/>
          <w:numId w:val="91"/>
        </w:numPr>
        <w:spacing w:after="0"/>
        <w:rPr>
          <w:sz w:val="18"/>
          <w:szCs w:val="18"/>
        </w:rPr>
      </w:pPr>
      <w:r w:rsidRPr="000F3DE0">
        <w:rPr>
          <w:sz w:val="18"/>
          <w:szCs w:val="18"/>
        </w:rPr>
        <w:t>Proposal 3-7: Consider UE capability-related KPIs for AI/ML-based CSI compression and prediction, including computational complexity, memory storage, inference latency, model/training data transfer overhead, if applicable.</w:t>
      </w:r>
    </w:p>
    <w:p w14:paraId="2C23CACE" w14:textId="77777777" w:rsidR="00160E04" w:rsidRDefault="00160E04" w:rsidP="00160E04">
      <w:pPr>
        <w:rPr>
          <w:lang w:val="en-US" w:eastAsia="ko-KR"/>
        </w:rPr>
      </w:pPr>
      <w:r w:rsidRPr="005B48B9">
        <w:rPr>
          <w:b/>
          <w:bCs/>
          <w:lang w:val="en-US" w:eastAsia="ko-KR"/>
        </w:rPr>
        <w:t>Decision:</w:t>
      </w:r>
      <w:r>
        <w:rPr>
          <w:lang w:val="en-US" w:eastAsia="ko-KR"/>
        </w:rPr>
        <w:t xml:space="preserve"> The document is noted.</w:t>
      </w:r>
    </w:p>
    <w:p w14:paraId="0F699A3F" w14:textId="783FEC29" w:rsidR="007D2B4B" w:rsidRDefault="007D2B4B" w:rsidP="007D2B4B">
      <w:pPr>
        <w:rPr>
          <w:lang w:val="en-US"/>
        </w:rPr>
      </w:pPr>
    </w:p>
    <w:p w14:paraId="758269C3" w14:textId="62E69AD2" w:rsidR="008E0A8B" w:rsidRDefault="001B5688" w:rsidP="008E0A8B">
      <w:pPr>
        <w:rPr>
          <w:b/>
          <w:bCs/>
          <w:lang w:eastAsia="x-none"/>
        </w:rPr>
      </w:pPr>
      <w:hyperlink r:id="rId1804" w:history="1">
        <w:r w:rsidR="000B5C49">
          <w:rPr>
            <w:rStyle w:val="Hyperlink"/>
            <w:b/>
            <w:bCs/>
            <w:lang w:eastAsia="x-none"/>
          </w:rPr>
          <w:t>R1-2203550</w:t>
        </w:r>
      </w:hyperlink>
      <w:r w:rsidR="008E0A8B" w:rsidRPr="008E0A8B">
        <w:rPr>
          <w:b/>
          <w:bCs/>
          <w:lang w:eastAsia="x-none"/>
        </w:rPr>
        <w:tab/>
        <w:t>Evaluation on AI/ML for CSI feedback enhancement</w:t>
      </w:r>
      <w:r w:rsidR="008E0A8B" w:rsidRPr="008E0A8B">
        <w:rPr>
          <w:b/>
          <w:bCs/>
          <w:lang w:eastAsia="x-none"/>
        </w:rPr>
        <w:tab/>
        <w:t>vivo</w:t>
      </w:r>
    </w:p>
    <w:p w14:paraId="1C6949E9" w14:textId="77777777" w:rsidR="008E0A8B" w:rsidRPr="008E0A8B" w:rsidRDefault="008E0A8B" w:rsidP="00842CF4">
      <w:pPr>
        <w:pStyle w:val="proposal0"/>
        <w:numPr>
          <w:ilvl w:val="0"/>
          <w:numId w:val="152"/>
        </w:numPr>
        <w:spacing w:before="0" w:after="0" w:line="240" w:lineRule="auto"/>
        <w:ind w:left="1850" w:hanging="1130"/>
        <w:rPr>
          <w:b w:val="0"/>
          <w:bCs w:val="0"/>
          <w:i w:val="0"/>
          <w:iCs w:val="0"/>
          <w:sz w:val="18"/>
          <w:szCs w:val="18"/>
        </w:rPr>
      </w:pPr>
      <w:r w:rsidRPr="008E0A8B">
        <w:rPr>
          <w:rFonts w:eastAsia="MS Mincho"/>
          <w:b w:val="0"/>
          <w:bCs w:val="0"/>
          <w:i w:val="0"/>
          <w:iCs w:val="0"/>
          <w:sz w:val="18"/>
          <w:szCs w:val="18"/>
          <w:lang w:eastAsia="ja-JP"/>
        </w:rPr>
        <w:t xml:space="preserve">The dataset for AI-model training, validation and testing can be constructed mainly based on the channel model(s) defined in TR 38.901, namely, </w:t>
      </w:r>
      <w:r w:rsidRPr="008E0A8B">
        <w:rPr>
          <w:rFonts w:eastAsia="Times New Roman"/>
          <w:b w:val="0"/>
          <w:bCs w:val="0"/>
          <w:i w:val="0"/>
          <w:iCs w:val="0"/>
          <w:sz w:val="18"/>
          <w:szCs w:val="18"/>
          <w:lang w:eastAsia="en-US"/>
        </w:rPr>
        <w:t xml:space="preserve">UMi, UMa, and Indoor </w:t>
      </w:r>
      <w:r w:rsidRPr="008E0A8B">
        <w:rPr>
          <w:rFonts w:eastAsia="MS Mincho"/>
          <w:b w:val="0"/>
          <w:bCs w:val="0"/>
          <w:i w:val="0"/>
          <w:iCs w:val="0"/>
          <w:sz w:val="18"/>
          <w:szCs w:val="18"/>
          <w:lang w:eastAsia="ja-JP"/>
        </w:rPr>
        <w:t>scenarios in system level simulation, and optionally on CDL in link level simulation.</w:t>
      </w:r>
    </w:p>
    <w:p w14:paraId="0E45340F" w14:textId="77777777" w:rsidR="008E0A8B" w:rsidRPr="008E0A8B" w:rsidRDefault="008E0A8B" w:rsidP="00842CF4">
      <w:pPr>
        <w:pStyle w:val="proposal0"/>
        <w:numPr>
          <w:ilvl w:val="0"/>
          <w:numId w:val="151"/>
        </w:numPr>
        <w:spacing w:before="0" w:after="0" w:line="240" w:lineRule="auto"/>
        <w:ind w:left="1854" w:hanging="1134"/>
        <w:rPr>
          <w:rFonts w:eastAsiaTheme="minorEastAsia"/>
          <w:b w:val="0"/>
          <w:bCs w:val="0"/>
          <w:i w:val="0"/>
          <w:iCs w:val="0"/>
          <w:sz w:val="18"/>
          <w:szCs w:val="18"/>
        </w:rPr>
      </w:pPr>
      <w:r w:rsidRPr="008E0A8B">
        <w:rPr>
          <w:rFonts w:eastAsiaTheme="minorEastAsia"/>
          <w:b w:val="0"/>
          <w:bCs w:val="0"/>
          <w:i w:val="0"/>
          <w:iCs w:val="0"/>
          <w:sz w:val="18"/>
          <w:szCs w:val="18"/>
        </w:rPr>
        <w:t xml:space="preserve">Consider both cases with same or different input data dimensions for data set construction to verify generalization performance. </w:t>
      </w:r>
    </w:p>
    <w:p w14:paraId="0FEAD0B6" w14:textId="77777777" w:rsidR="008E0A8B" w:rsidRPr="008E0A8B" w:rsidRDefault="008E0A8B" w:rsidP="00842CF4">
      <w:pPr>
        <w:pStyle w:val="proposal0"/>
        <w:numPr>
          <w:ilvl w:val="0"/>
          <w:numId w:val="151"/>
        </w:numPr>
        <w:spacing w:before="0" w:after="0" w:line="240" w:lineRule="auto"/>
        <w:ind w:left="1854" w:hanging="1134"/>
        <w:rPr>
          <w:b w:val="0"/>
          <w:bCs w:val="0"/>
          <w:i w:val="0"/>
          <w:iCs w:val="0"/>
          <w:sz w:val="18"/>
          <w:szCs w:val="18"/>
        </w:rPr>
      </w:pPr>
      <w:r w:rsidRPr="008E0A8B">
        <w:rPr>
          <w:b w:val="0"/>
          <w:bCs w:val="0"/>
          <w:i w:val="0"/>
          <w:iCs w:val="0"/>
          <w:sz w:val="18"/>
          <w:szCs w:val="18"/>
        </w:rPr>
        <w:t>For CSI enhancement, the data set should be constructed in a way that data samples across different UEs, different cells, different drops, different scenarios are all included.</w:t>
      </w:r>
    </w:p>
    <w:p w14:paraId="3E557E81" w14:textId="77777777" w:rsidR="008E0A8B" w:rsidRPr="008E0A8B" w:rsidRDefault="008E0A8B" w:rsidP="00842CF4">
      <w:pPr>
        <w:pStyle w:val="proposal0"/>
        <w:numPr>
          <w:ilvl w:val="0"/>
          <w:numId w:val="151"/>
        </w:numPr>
        <w:spacing w:before="0" w:after="0" w:line="240" w:lineRule="auto"/>
        <w:ind w:left="1854" w:hanging="1134"/>
        <w:rPr>
          <w:b w:val="0"/>
          <w:bCs w:val="0"/>
          <w:i w:val="0"/>
          <w:iCs w:val="0"/>
          <w:sz w:val="18"/>
          <w:szCs w:val="18"/>
        </w:rPr>
      </w:pPr>
      <w:r w:rsidRPr="008E0A8B">
        <w:rPr>
          <w:b w:val="0"/>
          <w:bCs w:val="0"/>
          <w:i w:val="0"/>
          <w:iCs w:val="0"/>
          <w:sz w:val="18"/>
          <w:szCs w:val="18"/>
        </w:rPr>
        <w:t>Both the following two cases should be considered for generalization performance verification</w:t>
      </w:r>
    </w:p>
    <w:p w14:paraId="70E2F107" w14:textId="77777777" w:rsidR="008E0A8B" w:rsidRPr="008E0A8B" w:rsidRDefault="008E0A8B" w:rsidP="00842CF4">
      <w:pPr>
        <w:pStyle w:val="proposal0"/>
        <w:numPr>
          <w:ilvl w:val="1"/>
          <w:numId w:val="151"/>
        </w:numPr>
        <w:spacing w:before="0" w:after="0" w:line="240" w:lineRule="auto"/>
        <w:ind w:left="1560"/>
        <w:rPr>
          <w:rFonts w:eastAsiaTheme="minorEastAsia"/>
          <w:b w:val="0"/>
          <w:bCs w:val="0"/>
          <w:i w:val="0"/>
          <w:iCs w:val="0"/>
          <w:sz w:val="18"/>
          <w:szCs w:val="18"/>
        </w:rPr>
      </w:pPr>
      <w:r w:rsidRPr="008E0A8B">
        <w:rPr>
          <w:rFonts w:eastAsiaTheme="minorEastAsia"/>
          <w:b w:val="0"/>
          <w:bCs w:val="0"/>
          <w:i w:val="0"/>
          <w:iCs w:val="0"/>
          <w:sz w:val="18"/>
          <w:szCs w:val="18"/>
        </w:rPr>
        <w:t>Case1: the training data set is constructed by mixing data from different setup</w:t>
      </w:r>
    </w:p>
    <w:p w14:paraId="4D459566" w14:textId="77777777" w:rsidR="008E0A8B" w:rsidRPr="008E0A8B" w:rsidRDefault="008E0A8B" w:rsidP="00842CF4">
      <w:pPr>
        <w:pStyle w:val="proposal0"/>
        <w:numPr>
          <w:ilvl w:val="1"/>
          <w:numId w:val="151"/>
        </w:numPr>
        <w:spacing w:before="0" w:after="0" w:line="240" w:lineRule="auto"/>
        <w:ind w:left="1560"/>
        <w:rPr>
          <w:rFonts w:eastAsiaTheme="minorEastAsia"/>
          <w:b w:val="0"/>
          <w:bCs w:val="0"/>
          <w:i w:val="0"/>
          <w:iCs w:val="0"/>
          <w:sz w:val="18"/>
          <w:szCs w:val="18"/>
        </w:rPr>
      </w:pPr>
      <w:r w:rsidRPr="008E0A8B">
        <w:rPr>
          <w:rFonts w:eastAsiaTheme="minorEastAsia"/>
          <w:b w:val="0"/>
          <w:bCs w:val="0"/>
          <w:i w:val="0"/>
          <w:iCs w:val="0"/>
          <w:sz w:val="18"/>
          <w:szCs w:val="18"/>
        </w:rPr>
        <w:t>Case2: training set and testing data set are from different setups</w:t>
      </w:r>
    </w:p>
    <w:p w14:paraId="01814DA3" w14:textId="77777777" w:rsidR="008E0A8B" w:rsidRPr="008E0A8B" w:rsidRDefault="008E0A8B" w:rsidP="00842CF4">
      <w:pPr>
        <w:pStyle w:val="proposal0"/>
        <w:numPr>
          <w:ilvl w:val="0"/>
          <w:numId w:val="151"/>
        </w:numPr>
        <w:spacing w:before="0" w:after="0" w:line="240" w:lineRule="auto"/>
        <w:ind w:left="1854" w:hanging="1134"/>
        <w:rPr>
          <w:rFonts w:eastAsiaTheme="minorEastAsia"/>
          <w:b w:val="0"/>
          <w:bCs w:val="0"/>
          <w:i w:val="0"/>
          <w:iCs w:val="0"/>
          <w:sz w:val="18"/>
          <w:szCs w:val="18"/>
        </w:rPr>
      </w:pPr>
      <w:r w:rsidRPr="008E0A8B">
        <w:rPr>
          <w:rFonts w:eastAsiaTheme="minorEastAsia"/>
          <w:b w:val="0"/>
          <w:bCs w:val="0"/>
          <w:i w:val="0"/>
          <w:iCs w:val="0"/>
          <w:sz w:val="18"/>
          <w:szCs w:val="18"/>
        </w:rPr>
        <w:t xml:space="preserve">For the case that the training data set is constructed by mixing data from different setup, dataset for </w:t>
      </w:r>
      <w:r w:rsidRPr="008E0A8B">
        <w:rPr>
          <w:rFonts w:eastAsia="MS Mincho"/>
          <w:b w:val="0"/>
          <w:bCs w:val="0"/>
          <w:i w:val="0"/>
          <w:iCs w:val="0"/>
          <w:sz w:val="18"/>
          <w:szCs w:val="18"/>
          <w:lang w:eastAsia="ja-JP"/>
        </w:rPr>
        <w:t>generalization</w:t>
      </w:r>
      <w:r w:rsidRPr="008E0A8B">
        <w:rPr>
          <w:rFonts w:eastAsiaTheme="minorEastAsia"/>
          <w:b w:val="0"/>
          <w:bCs w:val="0"/>
          <w:i w:val="0"/>
          <w:iCs w:val="0"/>
          <w:sz w:val="18"/>
          <w:szCs w:val="18"/>
        </w:rPr>
        <w:t xml:space="preserve"> can be constructed based on the combination of different scenarios and configurations. </w:t>
      </w:r>
      <w:r w:rsidRPr="008E0A8B">
        <w:rPr>
          <w:rFonts w:eastAsiaTheme="minorEastAsia" w:hint="eastAsia"/>
          <w:b w:val="0"/>
          <w:bCs w:val="0"/>
          <w:i w:val="0"/>
          <w:iCs w:val="0"/>
          <w:sz w:val="18"/>
          <w:szCs w:val="18"/>
        </w:rPr>
        <w:t>Different</w:t>
      </w:r>
      <w:r w:rsidRPr="008E0A8B">
        <w:rPr>
          <w:rFonts w:eastAsiaTheme="minorEastAsia"/>
          <w:b w:val="0"/>
          <w:bCs w:val="0"/>
          <w:i w:val="0"/>
          <w:iCs w:val="0"/>
          <w:sz w:val="18"/>
          <w:szCs w:val="18"/>
        </w:rPr>
        <w:t xml:space="preserve"> </w:t>
      </w:r>
      <w:r w:rsidRPr="008E0A8B">
        <w:rPr>
          <w:rFonts w:eastAsiaTheme="minorEastAsia" w:hint="eastAsia"/>
          <w:b w:val="0"/>
          <w:bCs w:val="0"/>
          <w:i w:val="0"/>
          <w:iCs w:val="0"/>
          <w:sz w:val="18"/>
          <w:szCs w:val="18"/>
        </w:rPr>
        <w:t>ratio</w:t>
      </w:r>
      <w:r w:rsidRPr="008E0A8B">
        <w:rPr>
          <w:rFonts w:eastAsiaTheme="minorEastAsia"/>
          <w:b w:val="0"/>
          <w:bCs w:val="0"/>
          <w:i w:val="0"/>
          <w:iCs w:val="0"/>
          <w:sz w:val="18"/>
          <w:szCs w:val="18"/>
        </w:rPr>
        <w:t xml:space="preserve"> of data mixture can be evaluated with the </w:t>
      </w:r>
      <w:r w:rsidRPr="008E0A8B">
        <w:rPr>
          <w:rFonts w:eastAsiaTheme="minorEastAsia" w:hint="eastAsia"/>
          <w:b w:val="0"/>
          <w:bCs w:val="0"/>
          <w:i w:val="0"/>
          <w:iCs w:val="0"/>
          <w:sz w:val="18"/>
          <w:szCs w:val="18"/>
        </w:rPr>
        <w:t>sam</w:t>
      </w:r>
      <w:r w:rsidRPr="008E0A8B">
        <w:rPr>
          <w:rFonts w:eastAsiaTheme="minorEastAsia"/>
          <w:b w:val="0"/>
          <w:bCs w:val="0"/>
          <w:i w:val="0"/>
          <w:iCs w:val="0"/>
          <w:sz w:val="18"/>
          <w:szCs w:val="18"/>
        </w:rPr>
        <w:t>e total sample number for each dataset</w:t>
      </w:r>
      <w:r w:rsidRPr="008E0A8B">
        <w:rPr>
          <w:rFonts w:eastAsiaTheme="minorEastAsia" w:hint="eastAsia"/>
          <w:b w:val="0"/>
          <w:bCs w:val="0"/>
          <w:i w:val="0"/>
          <w:iCs w:val="0"/>
          <w:sz w:val="18"/>
          <w:szCs w:val="18"/>
        </w:rPr>
        <w:t>.</w:t>
      </w:r>
      <w:r w:rsidRPr="008E0A8B" w:rsidDel="00C14128">
        <w:rPr>
          <w:rFonts w:eastAsiaTheme="minorEastAsia" w:hint="eastAsia"/>
          <w:b w:val="0"/>
          <w:bCs w:val="0"/>
          <w:i w:val="0"/>
          <w:iCs w:val="0"/>
          <w:sz w:val="18"/>
          <w:szCs w:val="18"/>
        </w:rPr>
        <w:t xml:space="preserve"> </w:t>
      </w:r>
    </w:p>
    <w:p w14:paraId="588C290D" w14:textId="77777777" w:rsidR="008E0A8B" w:rsidRPr="008E0A8B" w:rsidRDefault="008E0A8B" w:rsidP="00842CF4">
      <w:pPr>
        <w:pStyle w:val="proposal0"/>
        <w:numPr>
          <w:ilvl w:val="0"/>
          <w:numId w:val="151"/>
        </w:numPr>
        <w:spacing w:before="0" w:after="0" w:line="240" w:lineRule="auto"/>
        <w:ind w:left="1854" w:hanging="1134"/>
        <w:rPr>
          <w:rFonts w:eastAsiaTheme="minorEastAsia"/>
          <w:b w:val="0"/>
          <w:bCs w:val="0"/>
          <w:i w:val="0"/>
          <w:iCs w:val="0"/>
          <w:sz w:val="18"/>
          <w:szCs w:val="18"/>
        </w:rPr>
      </w:pPr>
      <w:r w:rsidRPr="008E0A8B">
        <w:rPr>
          <w:rFonts w:hint="eastAsia"/>
          <w:b w:val="0"/>
          <w:bCs w:val="0"/>
          <w:i w:val="0"/>
          <w:iCs w:val="0"/>
          <w:sz w:val="18"/>
          <w:szCs w:val="18"/>
        </w:rPr>
        <w:t>For</w:t>
      </w:r>
      <w:r w:rsidRPr="008E0A8B">
        <w:rPr>
          <w:b w:val="0"/>
          <w:bCs w:val="0"/>
          <w:i w:val="0"/>
          <w:iCs w:val="0"/>
          <w:sz w:val="18"/>
          <w:szCs w:val="18"/>
        </w:rPr>
        <w:t xml:space="preserve"> AI </w:t>
      </w:r>
      <w:r w:rsidRPr="008E0A8B">
        <w:rPr>
          <w:rFonts w:eastAsia="MS Mincho"/>
          <w:b w:val="0"/>
          <w:bCs w:val="0"/>
          <w:i w:val="0"/>
          <w:iCs w:val="0"/>
          <w:sz w:val="18"/>
          <w:szCs w:val="18"/>
          <w:lang w:eastAsia="ja-JP"/>
        </w:rPr>
        <w:t>model</w:t>
      </w:r>
      <w:r w:rsidRPr="008E0A8B">
        <w:rPr>
          <w:b w:val="0"/>
          <w:bCs w:val="0"/>
          <w:i w:val="0"/>
          <w:iCs w:val="0"/>
          <w:sz w:val="18"/>
          <w:szCs w:val="18"/>
        </w:rPr>
        <w:t xml:space="preserve"> calibration, the parameters used to construct dataset needs to be aligned.</w:t>
      </w:r>
    </w:p>
    <w:p w14:paraId="140FB277" w14:textId="77777777" w:rsidR="008E0A8B" w:rsidRPr="008E0A8B" w:rsidRDefault="008E0A8B" w:rsidP="00842CF4">
      <w:pPr>
        <w:pStyle w:val="proposal0"/>
        <w:numPr>
          <w:ilvl w:val="0"/>
          <w:numId w:val="151"/>
        </w:numPr>
        <w:spacing w:before="0" w:after="0" w:line="240" w:lineRule="auto"/>
        <w:ind w:left="1854" w:hanging="1134"/>
        <w:rPr>
          <w:b w:val="0"/>
          <w:bCs w:val="0"/>
          <w:i w:val="0"/>
          <w:iCs w:val="0"/>
          <w:sz w:val="18"/>
          <w:szCs w:val="18"/>
        </w:rPr>
      </w:pPr>
      <w:r w:rsidRPr="008E0A8B">
        <w:rPr>
          <w:b w:val="0"/>
          <w:bCs w:val="0"/>
          <w:i w:val="0"/>
          <w:iCs w:val="0"/>
          <w:sz w:val="18"/>
          <w:szCs w:val="18"/>
        </w:rPr>
        <w:t xml:space="preserve">Companies are encouraged to share the data set and model files in a public accessible way for cross check purposes. Our initial data set file for CSI compression and CSI prediction is on the following link [5] and [6]. </w:t>
      </w:r>
    </w:p>
    <w:p w14:paraId="393E3CE6" w14:textId="77777777" w:rsidR="008E0A8B" w:rsidRPr="008E0A8B" w:rsidRDefault="008E0A8B" w:rsidP="00842CF4">
      <w:pPr>
        <w:pStyle w:val="proposal0"/>
        <w:numPr>
          <w:ilvl w:val="0"/>
          <w:numId w:val="151"/>
        </w:numPr>
        <w:spacing w:before="0" w:after="0" w:line="240" w:lineRule="auto"/>
        <w:ind w:left="1854" w:hanging="1134"/>
        <w:rPr>
          <w:rFonts w:eastAsiaTheme="minorEastAsia"/>
          <w:b w:val="0"/>
          <w:bCs w:val="0"/>
          <w:i w:val="0"/>
          <w:iCs w:val="0"/>
          <w:sz w:val="18"/>
          <w:szCs w:val="18"/>
        </w:rPr>
      </w:pPr>
      <w:r w:rsidRPr="008E0A8B">
        <w:rPr>
          <w:rFonts w:eastAsiaTheme="minorEastAsia"/>
          <w:b w:val="0"/>
          <w:bCs w:val="0"/>
          <w:i w:val="0"/>
          <w:iCs w:val="0"/>
          <w:sz w:val="18"/>
          <w:szCs w:val="18"/>
        </w:rPr>
        <w:t>Ideal downlink channel estimation is assumed as the starting point for the performance evaluation.</w:t>
      </w:r>
    </w:p>
    <w:p w14:paraId="23B309D7" w14:textId="77777777" w:rsidR="008E0A8B" w:rsidRPr="008E0A8B" w:rsidRDefault="008E0A8B" w:rsidP="00842CF4">
      <w:pPr>
        <w:pStyle w:val="proposal0"/>
        <w:numPr>
          <w:ilvl w:val="0"/>
          <w:numId w:val="151"/>
        </w:numPr>
        <w:spacing w:before="0" w:after="0" w:line="240" w:lineRule="auto"/>
        <w:ind w:left="1854" w:hanging="1134"/>
        <w:rPr>
          <w:b w:val="0"/>
          <w:bCs w:val="0"/>
          <w:i w:val="0"/>
          <w:iCs w:val="0"/>
          <w:sz w:val="18"/>
          <w:szCs w:val="18"/>
        </w:rPr>
      </w:pPr>
      <w:r w:rsidRPr="008E0A8B">
        <w:rPr>
          <w:rFonts w:eastAsiaTheme="minorEastAsia"/>
          <w:b w:val="0"/>
          <w:bCs w:val="0"/>
          <w:i w:val="0"/>
          <w:iCs w:val="0"/>
          <w:sz w:val="18"/>
          <w:szCs w:val="18"/>
        </w:rPr>
        <w:t>Use ideal UCI feedback for the performance evaluation.</w:t>
      </w:r>
    </w:p>
    <w:p w14:paraId="268D3F1F" w14:textId="16596BB4" w:rsidR="008E0A8B" w:rsidRPr="008E0A8B" w:rsidRDefault="008E0A8B" w:rsidP="00842CF4">
      <w:pPr>
        <w:pStyle w:val="proposal0"/>
        <w:numPr>
          <w:ilvl w:val="0"/>
          <w:numId w:val="151"/>
        </w:numPr>
        <w:spacing w:before="0" w:after="0" w:line="240" w:lineRule="auto"/>
        <w:ind w:left="1854" w:hanging="1134"/>
        <w:rPr>
          <w:rFonts w:eastAsiaTheme="minorEastAsia"/>
          <w:b w:val="0"/>
          <w:bCs w:val="0"/>
          <w:i w:val="0"/>
          <w:iCs w:val="0"/>
          <w:sz w:val="18"/>
          <w:szCs w:val="18"/>
        </w:rPr>
      </w:pPr>
      <w:r w:rsidRPr="008E0A8B">
        <w:rPr>
          <w:rFonts w:hint="eastAsia"/>
          <w:b w:val="0"/>
          <w:bCs w:val="0"/>
          <w:i w:val="0"/>
          <w:iCs w:val="0"/>
          <w:sz w:val="18"/>
          <w:szCs w:val="18"/>
        </w:rPr>
        <w:t>The</w:t>
      </w:r>
      <w:r w:rsidRPr="008E0A8B">
        <w:rPr>
          <w:b w:val="0"/>
          <w:bCs w:val="0"/>
          <w:i w:val="0"/>
          <w:iCs w:val="0"/>
          <w:sz w:val="18"/>
          <w:szCs w:val="18"/>
        </w:rPr>
        <w:t xml:space="preserve"> evaluation assumption in</w:t>
      </w:r>
      <w:r>
        <w:rPr>
          <w:b w:val="0"/>
          <w:bCs w:val="0"/>
          <w:i w:val="0"/>
          <w:iCs w:val="0"/>
          <w:sz w:val="18"/>
          <w:szCs w:val="18"/>
        </w:rPr>
        <w:t xml:space="preserve"> Table 2</w:t>
      </w:r>
      <w:r w:rsidRPr="008E0A8B">
        <w:rPr>
          <w:b w:val="0"/>
          <w:bCs w:val="0"/>
          <w:i w:val="0"/>
          <w:iCs w:val="0"/>
          <w:sz w:val="18"/>
          <w:szCs w:val="18"/>
        </w:rPr>
        <w:t xml:space="preserve"> is used as the SLS assumptions for both non-AI and AI-based performance evaluations.</w:t>
      </w:r>
    </w:p>
    <w:p w14:paraId="13BB3CB7" w14:textId="23402690" w:rsidR="008E0A8B" w:rsidRPr="008E0A8B" w:rsidRDefault="008E0A8B" w:rsidP="00842CF4">
      <w:pPr>
        <w:pStyle w:val="proposal0"/>
        <w:numPr>
          <w:ilvl w:val="0"/>
          <w:numId w:val="151"/>
        </w:numPr>
        <w:spacing w:before="0" w:after="0" w:line="240" w:lineRule="auto"/>
        <w:ind w:left="1854" w:hanging="1134"/>
        <w:rPr>
          <w:rFonts w:eastAsiaTheme="minorEastAsia"/>
          <w:b w:val="0"/>
          <w:bCs w:val="0"/>
          <w:i w:val="0"/>
          <w:iCs w:val="0"/>
          <w:sz w:val="18"/>
          <w:szCs w:val="18"/>
        </w:rPr>
      </w:pPr>
      <w:r w:rsidRPr="008E0A8B">
        <w:rPr>
          <w:b w:val="0"/>
          <w:bCs w:val="0"/>
          <w:i w:val="0"/>
          <w:iCs w:val="0"/>
          <w:sz w:val="18"/>
          <w:szCs w:val="18"/>
        </w:rPr>
        <w:t>Parameter perturbation based on the basic parameter in</w:t>
      </w:r>
      <w:r>
        <w:rPr>
          <w:b w:val="0"/>
          <w:bCs w:val="0"/>
          <w:i w:val="0"/>
          <w:iCs w:val="0"/>
          <w:sz w:val="18"/>
          <w:szCs w:val="18"/>
        </w:rPr>
        <w:t xml:space="preserve"> Table 2</w:t>
      </w:r>
      <w:r w:rsidRPr="008E0A8B">
        <w:rPr>
          <w:b w:val="0"/>
          <w:bCs w:val="0"/>
          <w:i w:val="0"/>
          <w:iCs w:val="0"/>
          <w:sz w:val="18"/>
          <w:szCs w:val="18"/>
        </w:rPr>
        <w:t xml:space="preserve"> can be conducted to verify generalization performance of each case.</w:t>
      </w:r>
    </w:p>
    <w:p w14:paraId="1114F1A7" w14:textId="7D482749" w:rsidR="008E0A8B" w:rsidRPr="008E0A8B" w:rsidRDefault="008E0A8B" w:rsidP="00842CF4">
      <w:pPr>
        <w:pStyle w:val="proposal0"/>
        <w:numPr>
          <w:ilvl w:val="0"/>
          <w:numId w:val="151"/>
        </w:numPr>
        <w:spacing w:before="0" w:after="0" w:line="240" w:lineRule="auto"/>
        <w:ind w:left="1854" w:hanging="1134"/>
        <w:rPr>
          <w:rFonts w:eastAsiaTheme="minorEastAsia"/>
          <w:b w:val="0"/>
          <w:bCs w:val="0"/>
          <w:i w:val="0"/>
          <w:iCs w:val="0"/>
          <w:sz w:val="18"/>
          <w:szCs w:val="18"/>
        </w:rPr>
      </w:pPr>
      <w:r w:rsidRPr="008E0A8B">
        <w:rPr>
          <w:rFonts w:hint="eastAsia"/>
          <w:b w:val="0"/>
          <w:bCs w:val="0"/>
          <w:i w:val="0"/>
          <w:iCs w:val="0"/>
          <w:sz w:val="18"/>
          <w:szCs w:val="18"/>
        </w:rPr>
        <w:t>The</w:t>
      </w:r>
      <w:r w:rsidRPr="008E0A8B">
        <w:rPr>
          <w:b w:val="0"/>
          <w:bCs w:val="0"/>
          <w:i w:val="0"/>
          <w:iCs w:val="0"/>
          <w:sz w:val="18"/>
          <w:szCs w:val="18"/>
        </w:rPr>
        <w:t xml:space="preserve"> evaluation assumption in</w:t>
      </w:r>
      <w:r>
        <w:rPr>
          <w:b w:val="0"/>
          <w:bCs w:val="0"/>
          <w:i w:val="0"/>
          <w:iCs w:val="0"/>
          <w:sz w:val="18"/>
          <w:szCs w:val="18"/>
        </w:rPr>
        <w:t xml:space="preserve"> Table 3</w:t>
      </w:r>
      <w:r w:rsidRPr="008E0A8B">
        <w:rPr>
          <w:b w:val="0"/>
          <w:bCs w:val="0"/>
          <w:i w:val="0"/>
          <w:iCs w:val="0"/>
          <w:sz w:val="18"/>
          <w:szCs w:val="18"/>
        </w:rPr>
        <w:t xml:space="preserve"> is used as the LLS assumptions for AI-based CSI prediction evaluations.</w:t>
      </w:r>
    </w:p>
    <w:p w14:paraId="6B875DD8" w14:textId="77777777" w:rsidR="008E0A8B" w:rsidRPr="008E0A8B" w:rsidRDefault="008E0A8B" w:rsidP="00842CF4">
      <w:pPr>
        <w:pStyle w:val="proposal0"/>
        <w:numPr>
          <w:ilvl w:val="0"/>
          <w:numId w:val="151"/>
        </w:numPr>
        <w:spacing w:before="0" w:after="0" w:line="240" w:lineRule="auto"/>
        <w:ind w:left="1854" w:hanging="1134"/>
        <w:rPr>
          <w:b w:val="0"/>
          <w:bCs w:val="0"/>
          <w:i w:val="0"/>
          <w:iCs w:val="0"/>
          <w:sz w:val="18"/>
          <w:szCs w:val="18"/>
        </w:rPr>
      </w:pPr>
      <w:r w:rsidRPr="008E0A8B">
        <w:rPr>
          <w:rFonts w:hint="eastAsia"/>
          <w:b w:val="0"/>
          <w:bCs w:val="0"/>
          <w:i w:val="0"/>
          <w:iCs w:val="0"/>
          <w:sz w:val="18"/>
          <w:szCs w:val="18"/>
        </w:rPr>
        <w:t>S</w:t>
      </w:r>
      <w:r w:rsidRPr="008E0A8B">
        <w:rPr>
          <w:b w:val="0"/>
          <w:bCs w:val="0"/>
          <w:i w:val="0"/>
          <w:iCs w:val="0"/>
          <w:sz w:val="18"/>
          <w:szCs w:val="18"/>
        </w:rPr>
        <w:t>tudy the performance loss caused by the n-bits quantization of AI model parameters with the float number AI model parameters as baseline.</w:t>
      </w:r>
    </w:p>
    <w:p w14:paraId="432820ED" w14:textId="77777777" w:rsidR="008E0A8B" w:rsidRPr="008E0A8B" w:rsidRDefault="008E0A8B" w:rsidP="00842CF4">
      <w:pPr>
        <w:pStyle w:val="proposal0"/>
        <w:numPr>
          <w:ilvl w:val="0"/>
          <w:numId w:val="151"/>
        </w:numPr>
        <w:spacing w:before="0" w:after="0" w:line="240" w:lineRule="auto"/>
        <w:ind w:left="1854" w:hanging="1134"/>
        <w:rPr>
          <w:rFonts w:eastAsiaTheme="minorEastAsia"/>
          <w:b w:val="0"/>
          <w:bCs w:val="0"/>
          <w:i w:val="0"/>
          <w:iCs w:val="0"/>
          <w:sz w:val="18"/>
          <w:szCs w:val="18"/>
        </w:rPr>
      </w:pPr>
      <w:r w:rsidRPr="008E0A8B">
        <w:rPr>
          <w:rFonts w:eastAsiaTheme="minorEastAsia" w:hint="eastAsia"/>
          <w:b w:val="0"/>
          <w:bCs w:val="0"/>
          <w:i w:val="0"/>
          <w:iCs w:val="0"/>
          <w:sz w:val="18"/>
          <w:szCs w:val="18"/>
        </w:rPr>
        <w:t>C</w:t>
      </w:r>
      <w:r w:rsidRPr="008E0A8B">
        <w:rPr>
          <w:rFonts w:eastAsiaTheme="minorEastAsia"/>
          <w:b w:val="0"/>
          <w:bCs w:val="0"/>
          <w:i w:val="0"/>
          <w:iCs w:val="0"/>
          <w:sz w:val="18"/>
          <w:szCs w:val="18"/>
        </w:rPr>
        <w:t xml:space="preserve">larify the </w:t>
      </w:r>
      <w:r w:rsidRPr="008E0A8B">
        <w:rPr>
          <w:b w:val="0"/>
          <w:bCs w:val="0"/>
          <w:i w:val="0"/>
          <w:iCs w:val="0"/>
          <w:sz w:val="18"/>
          <w:szCs w:val="18"/>
        </w:rPr>
        <w:t>quantification</w:t>
      </w:r>
      <w:r w:rsidRPr="008E0A8B">
        <w:rPr>
          <w:rFonts w:eastAsiaTheme="minorEastAsia"/>
          <w:b w:val="0"/>
          <w:bCs w:val="0"/>
          <w:i w:val="0"/>
          <w:iCs w:val="0"/>
          <w:sz w:val="18"/>
          <w:szCs w:val="18"/>
        </w:rPr>
        <w:t xml:space="preserve"> level of the AI model for evaluation.</w:t>
      </w:r>
    </w:p>
    <w:p w14:paraId="75840EDE" w14:textId="77777777" w:rsidR="008E0A8B" w:rsidRPr="008E0A8B" w:rsidRDefault="008E0A8B" w:rsidP="00842CF4">
      <w:pPr>
        <w:pStyle w:val="proposal0"/>
        <w:numPr>
          <w:ilvl w:val="0"/>
          <w:numId w:val="151"/>
        </w:numPr>
        <w:spacing w:before="0" w:after="0" w:line="240" w:lineRule="auto"/>
        <w:ind w:left="1854" w:hanging="1134"/>
        <w:rPr>
          <w:b w:val="0"/>
          <w:bCs w:val="0"/>
          <w:i w:val="0"/>
          <w:iCs w:val="0"/>
          <w:sz w:val="18"/>
          <w:szCs w:val="18"/>
        </w:rPr>
      </w:pPr>
      <w:r w:rsidRPr="008E0A8B">
        <w:rPr>
          <w:rFonts w:eastAsia="MS Mincho"/>
          <w:b w:val="0"/>
          <w:bCs w:val="0"/>
          <w:i w:val="0"/>
          <w:iCs w:val="0"/>
          <w:sz w:val="18"/>
          <w:szCs w:val="18"/>
          <w:lang w:eastAsia="ja-JP"/>
        </w:rPr>
        <w:t>S</w:t>
      </w:r>
      <w:r w:rsidRPr="008E0A8B">
        <w:rPr>
          <w:rFonts w:eastAsia="MS Mincho" w:hint="eastAsia"/>
          <w:b w:val="0"/>
          <w:bCs w:val="0"/>
          <w:i w:val="0"/>
          <w:iCs w:val="0"/>
          <w:sz w:val="18"/>
          <w:szCs w:val="18"/>
          <w:lang w:eastAsia="ja-JP"/>
        </w:rPr>
        <w:t xml:space="preserve">pectral </w:t>
      </w:r>
      <w:r w:rsidRPr="008E0A8B">
        <w:rPr>
          <w:rFonts w:eastAsia="MS Mincho"/>
          <w:b w:val="0"/>
          <w:bCs w:val="0"/>
          <w:i w:val="0"/>
          <w:iCs w:val="0"/>
          <w:sz w:val="18"/>
          <w:szCs w:val="18"/>
          <w:lang w:eastAsia="ja-JP"/>
        </w:rPr>
        <w:t>e</w:t>
      </w:r>
      <w:r w:rsidRPr="008E0A8B">
        <w:rPr>
          <w:rFonts w:eastAsia="MS Mincho" w:hint="eastAsia"/>
          <w:b w:val="0"/>
          <w:bCs w:val="0"/>
          <w:i w:val="0"/>
          <w:iCs w:val="0"/>
          <w:sz w:val="18"/>
          <w:szCs w:val="18"/>
          <w:lang w:eastAsia="ja-JP"/>
        </w:rPr>
        <w:t>fficiency</w:t>
      </w:r>
      <w:r w:rsidRPr="008E0A8B">
        <w:rPr>
          <w:rFonts w:eastAsia="MS Mincho"/>
          <w:b w:val="0"/>
          <w:bCs w:val="0"/>
          <w:i w:val="0"/>
          <w:iCs w:val="0"/>
          <w:sz w:val="18"/>
          <w:szCs w:val="18"/>
          <w:lang w:eastAsia="ja-JP"/>
        </w:rPr>
        <w:t xml:space="preserve"> [bits/s/Hz] can be used for the final evaluation metric while </w:t>
      </w:r>
      <w:r w:rsidRPr="008E0A8B">
        <w:rPr>
          <w:b w:val="0"/>
          <w:bCs w:val="0"/>
          <w:i w:val="0"/>
          <w:iCs w:val="0"/>
          <w:sz w:val="18"/>
          <w:szCs w:val="18"/>
        </w:rPr>
        <w:t xml:space="preserve">absolute or square of </w:t>
      </w:r>
      <w:r w:rsidRPr="008E0A8B">
        <w:rPr>
          <w:rFonts w:eastAsia="Times New Roman"/>
          <w:b w:val="0"/>
          <w:bCs w:val="0"/>
          <w:i w:val="0"/>
          <w:iCs w:val="0"/>
          <w:sz w:val="18"/>
          <w:szCs w:val="18"/>
        </w:rPr>
        <w:t xml:space="preserve">cosine similarity and NMSE can be used </w:t>
      </w:r>
      <w:r w:rsidRPr="008E0A8B">
        <w:rPr>
          <w:rFonts w:eastAsia="MS Mincho"/>
          <w:b w:val="0"/>
          <w:bCs w:val="0"/>
          <w:i w:val="0"/>
          <w:iCs w:val="0"/>
          <w:sz w:val="18"/>
          <w:szCs w:val="18"/>
          <w:lang w:eastAsia="ja-JP"/>
        </w:rPr>
        <w:t>to measure the similarity and difference between input and output as an intermediate metric.</w:t>
      </w:r>
    </w:p>
    <w:p w14:paraId="663B54A1" w14:textId="77777777" w:rsidR="008E0A8B" w:rsidRPr="008E0A8B" w:rsidRDefault="008E0A8B" w:rsidP="00842CF4">
      <w:pPr>
        <w:pStyle w:val="proposal0"/>
        <w:numPr>
          <w:ilvl w:val="0"/>
          <w:numId w:val="151"/>
        </w:numPr>
        <w:spacing w:before="0" w:after="0" w:line="240" w:lineRule="auto"/>
        <w:ind w:left="1854" w:hanging="1134"/>
        <w:rPr>
          <w:rFonts w:eastAsiaTheme="minorEastAsia"/>
          <w:b w:val="0"/>
          <w:bCs w:val="0"/>
          <w:i w:val="0"/>
          <w:iCs w:val="0"/>
          <w:sz w:val="18"/>
          <w:szCs w:val="18"/>
        </w:rPr>
      </w:pPr>
      <w:r w:rsidRPr="008E0A8B">
        <w:rPr>
          <w:rFonts w:eastAsiaTheme="minorEastAsia" w:hint="eastAsia"/>
          <w:b w:val="0"/>
          <w:bCs w:val="0"/>
          <w:i w:val="0"/>
          <w:iCs w:val="0"/>
          <w:sz w:val="18"/>
          <w:szCs w:val="18"/>
        </w:rPr>
        <w:t>G</w:t>
      </w:r>
      <w:r w:rsidRPr="008E0A8B">
        <w:rPr>
          <w:rFonts w:eastAsiaTheme="minorEastAsia"/>
          <w:b w:val="0"/>
          <w:bCs w:val="0"/>
          <w:i w:val="0"/>
          <w:iCs w:val="0"/>
          <w:sz w:val="18"/>
          <w:szCs w:val="18"/>
        </w:rPr>
        <w:t>eneralization performance is also used as one KPI to verify whether AI/ML can work across multiple setups.</w:t>
      </w:r>
    </w:p>
    <w:p w14:paraId="0D2A999B" w14:textId="77777777" w:rsidR="008E0A8B" w:rsidRPr="008E0A8B" w:rsidRDefault="008E0A8B" w:rsidP="00842CF4">
      <w:pPr>
        <w:pStyle w:val="proposal0"/>
        <w:numPr>
          <w:ilvl w:val="0"/>
          <w:numId w:val="151"/>
        </w:numPr>
        <w:spacing w:before="0" w:after="0" w:line="240" w:lineRule="auto"/>
        <w:ind w:left="1854" w:hanging="1134"/>
        <w:rPr>
          <w:rFonts w:eastAsiaTheme="minorEastAsia"/>
          <w:b w:val="0"/>
          <w:bCs w:val="0"/>
          <w:i w:val="0"/>
          <w:iCs w:val="0"/>
          <w:sz w:val="18"/>
          <w:szCs w:val="18"/>
        </w:rPr>
      </w:pPr>
      <w:r w:rsidRPr="008E0A8B">
        <w:rPr>
          <w:rFonts w:eastAsiaTheme="minorEastAsia" w:hint="eastAsia"/>
          <w:b w:val="0"/>
          <w:bCs w:val="0"/>
          <w:i w:val="0"/>
          <w:iCs w:val="0"/>
          <w:sz w:val="18"/>
          <w:szCs w:val="18"/>
        </w:rPr>
        <w:t>T</w:t>
      </w:r>
      <w:r w:rsidRPr="008E0A8B">
        <w:rPr>
          <w:rFonts w:eastAsiaTheme="minorEastAsia"/>
          <w:b w:val="0"/>
          <w:bCs w:val="0"/>
          <w:i w:val="0"/>
          <w:iCs w:val="0"/>
          <w:sz w:val="18"/>
          <w:szCs w:val="18"/>
        </w:rPr>
        <w:t>he complexity, parameter sizes, quantization, latencies and power consumption of models needs to be considered.</w:t>
      </w:r>
    </w:p>
    <w:p w14:paraId="36537F1D" w14:textId="77777777" w:rsidR="008E0A8B" w:rsidRPr="008E0A8B" w:rsidRDefault="008E0A8B" w:rsidP="00842CF4">
      <w:pPr>
        <w:pStyle w:val="proposal0"/>
        <w:numPr>
          <w:ilvl w:val="0"/>
          <w:numId w:val="151"/>
        </w:numPr>
        <w:spacing w:before="0" w:after="0" w:line="240" w:lineRule="auto"/>
        <w:ind w:left="1854" w:hanging="1134"/>
        <w:rPr>
          <w:rFonts w:eastAsia="MS Mincho"/>
          <w:b w:val="0"/>
          <w:bCs w:val="0"/>
          <w:i w:val="0"/>
          <w:iCs w:val="0"/>
          <w:sz w:val="18"/>
          <w:szCs w:val="18"/>
          <w:lang w:eastAsia="ja-JP"/>
        </w:rPr>
      </w:pPr>
      <w:r w:rsidRPr="008E0A8B">
        <w:rPr>
          <w:rFonts w:eastAsia="MS Mincho"/>
          <w:b w:val="0"/>
          <w:bCs w:val="0"/>
          <w:i w:val="0"/>
          <w:iCs w:val="0"/>
          <w:sz w:val="18"/>
          <w:szCs w:val="18"/>
          <w:lang w:eastAsia="ja-JP"/>
        </w:rPr>
        <w:t>The impact of the type of historical CSI inputs should be studied for the AI-based CSI prediction.</w:t>
      </w:r>
    </w:p>
    <w:p w14:paraId="3C405107" w14:textId="77777777" w:rsidR="008E0A8B" w:rsidRPr="008E0A8B" w:rsidRDefault="008E0A8B" w:rsidP="00842CF4">
      <w:pPr>
        <w:pStyle w:val="proposal0"/>
        <w:numPr>
          <w:ilvl w:val="0"/>
          <w:numId w:val="151"/>
        </w:numPr>
        <w:spacing w:before="0" w:after="0" w:line="240" w:lineRule="auto"/>
        <w:ind w:left="1854" w:hanging="1134"/>
        <w:rPr>
          <w:rFonts w:eastAsia="MS Mincho"/>
          <w:b w:val="0"/>
          <w:bCs w:val="0"/>
          <w:i w:val="0"/>
          <w:iCs w:val="0"/>
          <w:sz w:val="18"/>
          <w:szCs w:val="18"/>
          <w:lang w:eastAsia="ja-JP"/>
        </w:rPr>
      </w:pPr>
      <w:r w:rsidRPr="008E0A8B">
        <w:rPr>
          <w:rFonts w:eastAsia="MS Mincho"/>
          <w:b w:val="0"/>
          <w:bCs w:val="0"/>
          <w:i w:val="0"/>
          <w:iCs w:val="0"/>
          <w:sz w:val="18"/>
          <w:szCs w:val="18"/>
          <w:lang w:eastAsia="ja-JP"/>
        </w:rPr>
        <w:t>The choice of number of historical CSI inputs should be studied for the AI-based CSI prediction.</w:t>
      </w:r>
    </w:p>
    <w:p w14:paraId="0A715D0D" w14:textId="77777777" w:rsidR="008E0A8B" w:rsidRPr="008E0A8B" w:rsidRDefault="008E0A8B" w:rsidP="00842CF4">
      <w:pPr>
        <w:pStyle w:val="proposal0"/>
        <w:numPr>
          <w:ilvl w:val="0"/>
          <w:numId w:val="151"/>
        </w:numPr>
        <w:spacing w:before="0" w:after="0" w:line="240" w:lineRule="auto"/>
        <w:ind w:left="1854" w:hanging="1134"/>
        <w:rPr>
          <w:rFonts w:eastAsia="MS Mincho"/>
          <w:b w:val="0"/>
          <w:bCs w:val="0"/>
          <w:i w:val="0"/>
          <w:iCs w:val="0"/>
          <w:sz w:val="18"/>
          <w:szCs w:val="18"/>
          <w:lang w:eastAsia="ja-JP"/>
        </w:rPr>
      </w:pPr>
      <w:r w:rsidRPr="008E0A8B">
        <w:rPr>
          <w:rFonts w:eastAsia="MS Mincho"/>
          <w:b w:val="0"/>
          <w:bCs w:val="0"/>
          <w:i w:val="0"/>
          <w:iCs w:val="0"/>
          <w:sz w:val="18"/>
          <w:szCs w:val="18"/>
          <w:lang w:eastAsia="ja-JP"/>
        </w:rPr>
        <w:t>The study on the prediction of multiple future CSIs is with high priority.</w:t>
      </w:r>
    </w:p>
    <w:p w14:paraId="3A0B7797" w14:textId="77777777" w:rsidR="008E0A8B" w:rsidRPr="008E0A8B" w:rsidRDefault="008E0A8B" w:rsidP="00842CF4">
      <w:pPr>
        <w:pStyle w:val="proposal0"/>
        <w:numPr>
          <w:ilvl w:val="0"/>
          <w:numId w:val="151"/>
        </w:numPr>
        <w:spacing w:before="0" w:after="0" w:line="240" w:lineRule="auto"/>
        <w:ind w:left="1854" w:hanging="1134"/>
        <w:rPr>
          <w:rFonts w:eastAsia="MS Mincho"/>
          <w:b w:val="0"/>
          <w:bCs w:val="0"/>
          <w:i w:val="0"/>
          <w:iCs w:val="0"/>
          <w:sz w:val="18"/>
          <w:szCs w:val="18"/>
          <w:lang w:eastAsia="ja-JP"/>
        </w:rPr>
      </w:pPr>
      <w:r w:rsidRPr="008E0A8B">
        <w:rPr>
          <w:rFonts w:eastAsia="MS Mincho" w:hint="eastAsia"/>
          <w:b w:val="0"/>
          <w:bCs w:val="0"/>
          <w:i w:val="0"/>
          <w:iCs w:val="0"/>
          <w:sz w:val="18"/>
          <w:szCs w:val="18"/>
          <w:lang w:eastAsia="ja-JP"/>
        </w:rPr>
        <w:t>T</w:t>
      </w:r>
      <w:r w:rsidRPr="008E0A8B">
        <w:rPr>
          <w:rFonts w:eastAsia="MS Mincho"/>
          <w:b w:val="0"/>
          <w:bCs w:val="0"/>
          <w:i w:val="0"/>
          <w:iCs w:val="0"/>
          <w:sz w:val="18"/>
          <w:szCs w:val="18"/>
          <w:lang w:eastAsia="ja-JP"/>
        </w:rPr>
        <w:t>he generalization performance across frequency domain should be studied.</w:t>
      </w:r>
    </w:p>
    <w:p w14:paraId="64F7BAB6" w14:textId="77777777" w:rsidR="008E0A8B" w:rsidRPr="008E0A8B" w:rsidRDefault="008E0A8B" w:rsidP="00842CF4">
      <w:pPr>
        <w:pStyle w:val="proposal0"/>
        <w:numPr>
          <w:ilvl w:val="0"/>
          <w:numId w:val="151"/>
        </w:numPr>
        <w:spacing w:before="0" w:after="0" w:line="240" w:lineRule="auto"/>
        <w:ind w:left="1854" w:hanging="1134"/>
        <w:rPr>
          <w:rFonts w:eastAsia="MS Mincho"/>
          <w:b w:val="0"/>
          <w:bCs w:val="0"/>
          <w:i w:val="0"/>
          <w:iCs w:val="0"/>
          <w:sz w:val="18"/>
          <w:szCs w:val="18"/>
          <w:lang w:eastAsia="ja-JP"/>
        </w:rPr>
      </w:pPr>
      <w:r w:rsidRPr="008E0A8B">
        <w:rPr>
          <w:rFonts w:eastAsia="MS Mincho" w:hint="eastAsia"/>
          <w:b w:val="0"/>
          <w:bCs w:val="0"/>
          <w:i w:val="0"/>
          <w:iCs w:val="0"/>
          <w:sz w:val="18"/>
          <w:szCs w:val="18"/>
          <w:lang w:eastAsia="ja-JP"/>
        </w:rPr>
        <w:t>T</w:t>
      </w:r>
      <w:r w:rsidRPr="008E0A8B">
        <w:rPr>
          <w:rFonts w:eastAsia="MS Mincho"/>
          <w:b w:val="0"/>
          <w:bCs w:val="0"/>
          <w:i w:val="0"/>
          <w:iCs w:val="0"/>
          <w:sz w:val="18"/>
          <w:szCs w:val="18"/>
          <w:lang w:eastAsia="ja-JP"/>
        </w:rPr>
        <w:t>he generalization capability with respect to scenarios should be studied.</w:t>
      </w:r>
    </w:p>
    <w:p w14:paraId="0EC2D6AD" w14:textId="77777777" w:rsidR="008E0A8B" w:rsidRPr="008E0A8B" w:rsidRDefault="008E0A8B" w:rsidP="00842CF4">
      <w:pPr>
        <w:pStyle w:val="proposal0"/>
        <w:numPr>
          <w:ilvl w:val="0"/>
          <w:numId w:val="151"/>
        </w:numPr>
        <w:spacing w:before="0" w:after="0" w:line="240" w:lineRule="auto"/>
        <w:ind w:left="1854" w:hanging="1134"/>
        <w:rPr>
          <w:rFonts w:eastAsia="MS Mincho"/>
          <w:b w:val="0"/>
          <w:bCs w:val="0"/>
          <w:i w:val="0"/>
          <w:iCs w:val="0"/>
          <w:sz w:val="18"/>
          <w:szCs w:val="18"/>
          <w:lang w:eastAsia="ja-JP"/>
        </w:rPr>
      </w:pPr>
      <w:r w:rsidRPr="008E0A8B">
        <w:rPr>
          <w:rFonts w:eastAsia="MS Mincho"/>
          <w:b w:val="0"/>
          <w:bCs w:val="0"/>
          <w:i w:val="0"/>
          <w:iCs w:val="0"/>
          <w:sz w:val="18"/>
          <w:szCs w:val="18"/>
          <w:lang w:eastAsia="ja-JP"/>
        </w:rPr>
        <w:t>Finetuning of AI-based CSI prediction should be studied.</w:t>
      </w:r>
    </w:p>
    <w:p w14:paraId="1C29E755" w14:textId="77777777" w:rsidR="008E0A8B" w:rsidRDefault="008E0A8B" w:rsidP="008E0A8B">
      <w:pPr>
        <w:rPr>
          <w:lang w:val="en-US" w:eastAsia="ko-KR"/>
        </w:rPr>
      </w:pPr>
      <w:r w:rsidRPr="005B48B9">
        <w:rPr>
          <w:b/>
          <w:bCs/>
          <w:lang w:val="en-US" w:eastAsia="ko-KR"/>
        </w:rPr>
        <w:t>Decision:</w:t>
      </w:r>
      <w:r>
        <w:rPr>
          <w:lang w:val="en-US" w:eastAsia="ko-KR"/>
        </w:rPr>
        <w:t xml:space="preserve"> The document is noted.</w:t>
      </w:r>
    </w:p>
    <w:p w14:paraId="4753D0EA" w14:textId="77777777" w:rsidR="008E0A8B" w:rsidRPr="008E0A8B" w:rsidRDefault="008E0A8B" w:rsidP="007D2B4B">
      <w:pPr>
        <w:rPr>
          <w:lang w:val="en-US"/>
        </w:rPr>
      </w:pPr>
    </w:p>
    <w:p w14:paraId="029FC935" w14:textId="2C53817D" w:rsidR="007D2B4B" w:rsidRDefault="001B5688" w:rsidP="007D2B4B">
      <w:pPr>
        <w:rPr>
          <w:lang w:eastAsia="x-none"/>
        </w:rPr>
      </w:pPr>
      <w:hyperlink r:id="rId1805" w:history="1">
        <w:r w:rsidR="000B5C49">
          <w:rPr>
            <w:rStyle w:val="Hyperlink"/>
            <w:lang w:eastAsia="x-none"/>
          </w:rPr>
          <w:t>R1-2203650</w:t>
        </w:r>
      </w:hyperlink>
      <w:r w:rsidR="007D2B4B">
        <w:rPr>
          <w:lang w:eastAsia="x-none"/>
        </w:rPr>
        <w:tab/>
        <w:t>Evaluation on AI-based CSI feedback</w:t>
      </w:r>
      <w:r w:rsidR="007D2B4B">
        <w:rPr>
          <w:lang w:eastAsia="x-none"/>
        </w:rPr>
        <w:tab/>
        <w:t>SEU</w:t>
      </w:r>
    </w:p>
    <w:p w14:paraId="46F69FC4" w14:textId="560519D3" w:rsidR="007D2B4B" w:rsidRDefault="001B5688" w:rsidP="007D2B4B">
      <w:pPr>
        <w:rPr>
          <w:lang w:eastAsia="x-none"/>
        </w:rPr>
      </w:pPr>
      <w:hyperlink r:id="rId1806" w:history="1">
        <w:r w:rsidR="000B5C49">
          <w:rPr>
            <w:rStyle w:val="Hyperlink"/>
            <w:lang w:eastAsia="x-none"/>
          </w:rPr>
          <w:t>R1-2204041</w:t>
        </w:r>
      </w:hyperlink>
      <w:r w:rsidR="007D2B4B">
        <w:rPr>
          <w:lang w:eastAsia="x-none"/>
        </w:rPr>
        <w:tab/>
        <w:t>Considerations on AI-enabled CSI overhead reduction</w:t>
      </w:r>
      <w:r w:rsidR="007D2B4B">
        <w:rPr>
          <w:lang w:eastAsia="x-none"/>
        </w:rPr>
        <w:tab/>
        <w:t>CENC</w:t>
      </w:r>
    </w:p>
    <w:p w14:paraId="7E5BEDCE" w14:textId="21A748AC" w:rsidR="007D2B4B" w:rsidRPr="00B93DA4" w:rsidRDefault="001B5688" w:rsidP="007D2B4B">
      <w:pPr>
        <w:rPr>
          <w:lang w:eastAsia="x-none"/>
        </w:rPr>
      </w:pPr>
      <w:hyperlink r:id="rId1807" w:history="1">
        <w:r w:rsidR="000B5C49">
          <w:rPr>
            <w:rStyle w:val="Hyperlink"/>
            <w:lang w:eastAsia="x-none"/>
          </w:rPr>
          <w:t>R1-2204606</w:t>
        </w:r>
      </w:hyperlink>
      <w:r w:rsidR="007D2B4B">
        <w:rPr>
          <w:lang w:eastAsia="x-none"/>
        </w:rPr>
        <w:tab/>
        <w:t>Discussion on the AI/ML methods for CSI feedback enhancements</w:t>
      </w:r>
      <w:r w:rsidR="007D2B4B">
        <w:rPr>
          <w:lang w:eastAsia="x-none"/>
        </w:rPr>
        <w:tab/>
        <w:t>Fraunhofer IIS, Fraunhofer HHI</w:t>
      </w:r>
    </w:p>
    <w:p w14:paraId="47A5C93A" w14:textId="20917C9D" w:rsidR="008F4B8C" w:rsidRDefault="001B5688" w:rsidP="008F4B8C">
      <w:pPr>
        <w:rPr>
          <w:lang w:eastAsia="x-none"/>
        </w:rPr>
      </w:pPr>
      <w:hyperlink r:id="rId1808" w:history="1">
        <w:r w:rsidR="000B5C49">
          <w:rPr>
            <w:rStyle w:val="Hyperlink"/>
            <w:lang w:eastAsia="x-none"/>
          </w:rPr>
          <w:t>R1-2203068</w:t>
        </w:r>
      </w:hyperlink>
      <w:r w:rsidR="008F4B8C">
        <w:rPr>
          <w:lang w:eastAsia="x-none"/>
        </w:rPr>
        <w:tab/>
        <w:t>Discussion on evaluation of AI/ML for CSI feedback enhancement use case</w:t>
      </w:r>
      <w:r w:rsidR="008F4B8C">
        <w:rPr>
          <w:lang w:eastAsia="x-none"/>
        </w:rPr>
        <w:tab/>
        <w:t>FUTUREWEI</w:t>
      </w:r>
    </w:p>
    <w:p w14:paraId="3E2593F5" w14:textId="65B31750" w:rsidR="008F4B8C" w:rsidRDefault="001B5688" w:rsidP="008F4B8C">
      <w:pPr>
        <w:rPr>
          <w:lang w:eastAsia="x-none"/>
        </w:rPr>
      </w:pPr>
      <w:hyperlink r:id="rId1809" w:history="1">
        <w:r w:rsidR="000B5C49">
          <w:rPr>
            <w:rStyle w:val="Hyperlink"/>
            <w:lang w:eastAsia="x-none"/>
          </w:rPr>
          <w:t>R1-2203140</w:t>
        </w:r>
      </w:hyperlink>
      <w:r w:rsidR="008F4B8C">
        <w:rPr>
          <w:lang w:eastAsia="x-none"/>
        </w:rPr>
        <w:tab/>
        <w:t>Evaluation on AI/ML for CSI feedback enhancement</w:t>
      </w:r>
      <w:r w:rsidR="008F4B8C">
        <w:rPr>
          <w:lang w:eastAsia="x-none"/>
        </w:rPr>
        <w:tab/>
        <w:t>Huawei, HiSilicon</w:t>
      </w:r>
    </w:p>
    <w:p w14:paraId="42A9E855" w14:textId="1F70387D" w:rsidR="008F4B8C" w:rsidRDefault="001B5688" w:rsidP="008F4B8C">
      <w:pPr>
        <w:rPr>
          <w:lang w:eastAsia="x-none"/>
        </w:rPr>
      </w:pPr>
      <w:hyperlink r:id="rId1810" w:history="1">
        <w:r w:rsidR="000B5C49">
          <w:rPr>
            <w:rStyle w:val="Hyperlink"/>
            <w:lang w:eastAsia="x-none"/>
          </w:rPr>
          <w:t>R1-2203248</w:t>
        </w:r>
      </w:hyperlink>
      <w:r w:rsidR="008F4B8C">
        <w:rPr>
          <w:lang w:eastAsia="x-none"/>
        </w:rPr>
        <w:tab/>
        <w:t>Evaluation assumptions on AI/ML for CSI feedback</w:t>
      </w:r>
      <w:r w:rsidR="008F4B8C">
        <w:rPr>
          <w:lang w:eastAsia="x-none"/>
        </w:rPr>
        <w:tab/>
        <w:t>ZTE</w:t>
      </w:r>
    </w:p>
    <w:p w14:paraId="0B42E5EA" w14:textId="37CF05C7" w:rsidR="008F4B8C" w:rsidRDefault="001B5688" w:rsidP="008F4B8C">
      <w:pPr>
        <w:rPr>
          <w:lang w:eastAsia="x-none"/>
        </w:rPr>
      </w:pPr>
      <w:hyperlink r:id="rId1811" w:history="1">
        <w:r w:rsidR="000B5C49">
          <w:rPr>
            <w:rStyle w:val="Hyperlink"/>
            <w:lang w:eastAsia="x-none"/>
          </w:rPr>
          <w:t>R1-2203281</w:t>
        </w:r>
      </w:hyperlink>
      <w:r w:rsidR="008F4B8C">
        <w:rPr>
          <w:lang w:eastAsia="x-none"/>
        </w:rPr>
        <w:tab/>
        <w:t>Evaluations on AI-CSI</w:t>
      </w:r>
      <w:r w:rsidR="008F4B8C">
        <w:rPr>
          <w:lang w:eastAsia="x-none"/>
        </w:rPr>
        <w:tab/>
        <w:t>Ericsson</w:t>
      </w:r>
    </w:p>
    <w:p w14:paraId="207AFE1A" w14:textId="4DA94BBB" w:rsidR="008F4B8C" w:rsidRDefault="001B5688" w:rsidP="008F4B8C">
      <w:pPr>
        <w:rPr>
          <w:lang w:eastAsia="x-none"/>
        </w:rPr>
      </w:pPr>
      <w:hyperlink r:id="rId1812" w:history="1">
        <w:r w:rsidR="000B5C49">
          <w:rPr>
            <w:rStyle w:val="Hyperlink"/>
            <w:lang w:eastAsia="x-none"/>
          </w:rPr>
          <w:t>R1-2203451</w:t>
        </w:r>
      </w:hyperlink>
      <w:r w:rsidR="008F4B8C">
        <w:rPr>
          <w:lang w:eastAsia="x-none"/>
        </w:rPr>
        <w:tab/>
        <w:t>Discussion on evaluation on AI/ML for CSI feedback</w:t>
      </w:r>
      <w:r w:rsidR="008F4B8C">
        <w:rPr>
          <w:lang w:eastAsia="x-none"/>
        </w:rPr>
        <w:tab/>
        <w:t>CATT</w:t>
      </w:r>
    </w:p>
    <w:p w14:paraId="3AC168A9" w14:textId="44BCFACB" w:rsidR="008F4B8C" w:rsidRDefault="001B5688" w:rsidP="008F4B8C">
      <w:pPr>
        <w:rPr>
          <w:lang w:eastAsia="x-none"/>
        </w:rPr>
      </w:pPr>
      <w:hyperlink r:id="rId1813" w:history="1">
        <w:r w:rsidR="000B5C49">
          <w:rPr>
            <w:rStyle w:val="Hyperlink"/>
            <w:lang w:eastAsia="x-none"/>
          </w:rPr>
          <w:t>R1-2203808</w:t>
        </w:r>
      </w:hyperlink>
      <w:r w:rsidR="008F4B8C">
        <w:rPr>
          <w:lang w:eastAsia="x-none"/>
        </w:rPr>
        <w:tab/>
        <w:t>Discussion on evaluation on AI/ML for CSI feedback enhancement</w:t>
      </w:r>
      <w:r w:rsidR="008F4B8C">
        <w:rPr>
          <w:lang w:eastAsia="x-none"/>
        </w:rPr>
        <w:tab/>
        <w:t>xiaomi</w:t>
      </w:r>
    </w:p>
    <w:p w14:paraId="253C5C5E" w14:textId="5377DEAC" w:rsidR="008F4B8C" w:rsidRDefault="001B5688" w:rsidP="008F4B8C">
      <w:pPr>
        <w:rPr>
          <w:lang w:eastAsia="x-none"/>
        </w:rPr>
      </w:pPr>
      <w:hyperlink r:id="rId1814" w:history="1">
        <w:r w:rsidR="000B5C49">
          <w:rPr>
            <w:rStyle w:val="Hyperlink"/>
            <w:lang w:eastAsia="x-none"/>
          </w:rPr>
          <w:t>R1-2204015</w:t>
        </w:r>
      </w:hyperlink>
      <w:r w:rsidR="008F4B8C">
        <w:rPr>
          <w:lang w:eastAsia="x-none"/>
        </w:rPr>
        <w:tab/>
        <w:t>Evaluation methodology and preliminary results on AI/ML for CSI feedback enhancement</w:t>
      </w:r>
      <w:r w:rsidR="008F4B8C">
        <w:rPr>
          <w:lang w:eastAsia="x-none"/>
        </w:rPr>
        <w:tab/>
        <w:t>OPPO</w:t>
      </w:r>
    </w:p>
    <w:p w14:paraId="17B0570C" w14:textId="49683B81" w:rsidR="008F4B8C" w:rsidRDefault="001B5688" w:rsidP="008F4B8C">
      <w:pPr>
        <w:rPr>
          <w:lang w:eastAsia="x-none"/>
        </w:rPr>
      </w:pPr>
      <w:hyperlink r:id="rId1815" w:history="1">
        <w:r w:rsidR="000B5C49">
          <w:rPr>
            <w:rStyle w:val="Hyperlink"/>
            <w:lang w:eastAsia="x-none"/>
          </w:rPr>
          <w:t>R1-2204050</w:t>
        </w:r>
      </w:hyperlink>
      <w:r w:rsidR="008F4B8C">
        <w:rPr>
          <w:lang w:eastAsia="x-none"/>
        </w:rPr>
        <w:tab/>
        <w:t>Evaluation on AI/ML for CSI feedback enhancement</w:t>
      </w:r>
      <w:r w:rsidR="008F4B8C">
        <w:rPr>
          <w:lang w:eastAsia="x-none"/>
        </w:rPr>
        <w:tab/>
        <w:t>InterDigital, Inc.</w:t>
      </w:r>
    </w:p>
    <w:p w14:paraId="6308131E" w14:textId="549843BA" w:rsidR="008F4B8C" w:rsidRDefault="001B5688" w:rsidP="008F4B8C">
      <w:pPr>
        <w:rPr>
          <w:lang w:eastAsia="x-none"/>
        </w:rPr>
      </w:pPr>
      <w:hyperlink r:id="rId1816" w:history="1">
        <w:r w:rsidR="000B5C49">
          <w:rPr>
            <w:rStyle w:val="Hyperlink"/>
            <w:lang w:eastAsia="x-none"/>
          </w:rPr>
          <w:t>R1-2204055</w:t>
        </w:r>
      </w:hyperlink>
      <w:r w:rsidR="008F4B8C">
        <w:rPr>
          <w:lang w:eastAsia="x-none"/>
        </w:rPr>
        <w:tab/>
        <w:t>Evaluation of CSI compression with AI/ML</w:t>
      </w:r>
      <w:r w:rsidR="008F4B8C">
        <w:rPr>
          <w:lang w:eastAsia="x-none"/>
        </w:rPr>
        <w:tab/>
        <w:t>Beijing Jiaotong University</w:t>
      </w:r>
    </w:p>
    <w:p w14:paraId="47D242BC" w14:textId="0FD85C63" w:rsidR="008F4B8C" w:rsidRDefault="001B5688" w:rsidP="008F4B8C">
      <w:pPr>
        <w:rPr>
          <w:lang w:eastAsia="x-none"/>
        </w:rPr>
      </w:pPr>
      <w:hyperlink r:id="rId1817" w:history="1">
        <w:r w:rsidR="000B5C49">
          <w:rPr>
            <w:rStyle w:val="Hyperlink"/>
            <w:lang w:eastAsia="x-none"/>
          </w:rPr>
          <w:t>R1-2204063</w:t>
        </w:r>
      </w:hyperlink>
      <w:r w:rsidR="008F4B8C">
        <w:rPr>
          <w:lang w:eastAsia="x-none"/>
        </w:rPr>
        <w:tab/>
        <w:t>Performance evaluation of ML techniques for CSI feedback enhancement</w:t>
      </w:r>
      <w:r w:rsidR="008F4B8C">
        <w:rPr>
          <w:lang w:eastAsia="x-none"/>
        </w:rPr>
        <w:tab/>
        <w:t>Charter Communications, Inc</w:t>
      </w:r>
    </w:p>
    <w:p w14:paraId="68570228" w14:textId="15E11E78" w:rsidR="008F4B8C" w:rsidRDefault="001B5688" w:rsidP="008F4B8C">
      <w:pPr>
        <w:rPr>
          <w:lang w:eastAsia="x-none"/>
        </w:rPr>
      </w:pPr>
      <w:hyperlink r:id="rId1818" w:history="1">
        <w:r w:rsidR="000B5C49">
          <w:rPr>
            <w:rStyle w:val="Hyperlink"/>
            <w:lang w:eastAsia="x-none"/>
          </w:rPr>
          <w:t>R1-2204149</w:t>
        </w:r>
      </w:hyperlink>
      <w:r w:rsidR="008F4B8C">
        <w:rPr>
          <w:lang w:eastAsia="x-none"/>
        </w:rPr>
        <w:tab/>
        <w:t>Evaluation on AI/ML for CSI feedback enhancement</w:t>
      </w:r>
      <w:r w:rsidR="008F4B8C">
        <w:rPr>
          <w:lang w:eastAsia="x-none"/>
        </w:rPr>
        <w:tab/>
        <w:t>LG Electronics</w:t>
      </w:r>
    </w:p>
    <w:p w14:paraId="6CFAACE4" w14:textId="596111A6" w:rsidR="008F4B8C" w:rsidRDefault="001B5688" w:rsidP="008F4B8C">
      <w:pPr>
        <w:rPr>
          <w:lang w:eastAsia="x-none"/>
        </w:rPr>
      </w:pPr>
      <w:hyperlink r:id="rId1819" w:history="1">
        <w:r w:rsidR="000B5C49">
          <w:rPr>
            <w:rStyle w:val="Hyperlink"/>
            <w:lang w:eastAsia="x-none"/>
          </w:rPr>
          <w:t>R1-2204180</w:t>
        </w:r>
      </w:hyperlink>
      <w:r w:rsidR="008F4B8C">
        <w:rPr>
          <w:lang w:eastAsia="x-none"/>
        </w:rPr>
        <w:tab/>
        <w:t>Some discussions on evaluation on AI-ML for CSI feedback</w:t>
      </w:r>
      <w:r w:rsidR="008F4B8C">
        <w:rPr>
          <w:lang w:eastAsia="x-none"/>
        </w:rPr>
        <w:tab/>
        <w:t>CAICT</w:t>
      </w:r>
    </w:p>
    <w:p w14:paraId="67C7AA66" w14:textId="68EDF4F2" w:rsidR="008F4B8C" w:rsidRDefault="001B5688" w:rsidP="008F4B8C">
      <w:pPr>
        <w:rPr>
          <w:lang w:eastAsia="x-none"/>
        </w:rPr>
      </w:pPr>
      <w:hyperlink r:id="rId1820" w:history="1">
        <w:r w:rsidR="000B5C49">
          <w:rPr>
            <w:rStyle w:val="Hyperlink"/>
            <w:lang w:eastAsia="x-none"/>
          </w:rPr>
          <w:t>R1-2204238</w:t>
        </w:r>
      </w:hyperlink>
      <w:r w:rsidR="008F4B8C">
        <w:rPr>
          <w:lang w:eastAsia="x-none"/>
        </w:rPr>
        <w:tab/>
        <w:t>Initial evaluation on AI/ML for CSI feedback</w:t>
      </w:r>
      <w:r w:rsidR="008F4B8C">
        <w:rPr>
          <w:lang w:eastAsia="x-none"/>
        </w:rPr>
        <w:tab/>
        <w:t>Apple</w:t>
      </w:r>
    </w:p>
    <w:p w14:paraId="71E109C1" w14:textId="7A372D7D" w:rsidR="008F4B8C" w:rsidRDefault="001B5688" w:rsidP="008F4B8C">
      <w:pPr>
        <w:rPr>
          <w:lang w:eastAsia="x-none"/>
        </w:rPr>
      </w:pPr>
      <w:hyperlink r:id="rId1821" w:history="1">
        <w:r w:rsidR="000B5C49">
          <w:rPr>
            <w:rStyle w:val="Hyperlink"/>
            <w:lang w:eastAsia="x-none"/>
          </w:rPr>
          <w:t>R1-2204295</w:t>
        </w:r>
      </w:hyperlink>
      <w:r w:rsidR="008F4B8C">
        <w:rPr>
          <w:lang w:eastAsia="x-none"/>
        </w:rPr>
        <w:tab/>
        <w:t>Discussion on evaluation on AI/ML for CSI feedback enhancement</w:t>
      </w:r>
      <w:r w:rsidR="008F4B8C">
        <w:rPr>
          <w:lang w:eastAsia="x-none"/>
        </w:rPr>
        <w:tab/>
        <w:t>CMCC</w:t>
      </w:r>
    </w:p>
    <w:p w14:paraId="6140373C" w14:textId="0BA41DF2" w:rsidR="008F4B8C" w:rsidRDefault="001B5688" w:rsidP="008F4B8C">
      <w:pPr>
        <w:rPr>
          <w:lang w:eastAsia="x-none"/>
        </w:rPr>
      </w:pPr>
      <w:hyperlink r:id="rId1822" w:history="1">
        <w:r w:rsidR="000B5C49">
          <w:rPr>
            <w:rStyle w:val="Hyperlink"/>
            <w:lang w:eastAsia="x-none"/>
          </w:rPr>
          <w:t>R1-2204375</w:t>
        </w:r>
      </w:hyperlink>
      <w:r w:rsidR="008F4B8C">
        <w:rPr>
          <w:lang w:eastAsia="x-none"/>
        </w:rPr>
        <w:tab/>
        <w:t>Discussion on evaluation on AI/ML for CSI feedback enhancement</w:t>
      </w:r>
      <w:r w:rsidR="008F4B8C">
        <w:rPr>
          <w:lang w:eastAsia="x-none"/>
        </w:rPr>
        <w:tab/>
        <w:t>NTT DOCOMO, INC.</w:t>
      </w:r>
    </w:p>
    <w:p w14:paraId="7793D807" w14:textId="06658C58" w:rsidR="008F4B8C" w:rsidRDefault="001B5688" w:rsidP="008F4B8C">
      <w:pPr>
        <w:rPr>
          <w:lang w:eastAsia="x-none"/>
        </w:rPr>
      </w:pPr>
      <w:hyperlink r:id="rId1823" w:history="1">
        <w:r w:rsidR="000B5C49">
          <w:rPr>
            <w:rStyle w:val="Hyperlink"/>
            <w:lang w:eastAsia="x-none"/>
          </w:rPr>
          <w:t>R1-2204417</w:t>
        </w:r>
      </w:hyperlink>
      <w:r w:rsidR="008F4B8C">
        <w:rPr>
          <w:lang w:eastAsia="x-none"/>
        </w:rPr>
        <w:tab/>
        <w:t>Evaluation on AI/ML for CSI feedback</w:t>
      </w:r>
      <w:r w:rsidR="008F4B8C">
        <w:rPr>
          <w:lang w:eastAsia="x-none"/>
        </w:rPr>
        <w:tab/>
        <w:t>Lenovo</w:t>
      </w:r>
    </w:p>
    <w:p w14:paraId="7DD37F92" w14:textId="36D0A6FB" w:rsidR="008F4B8C" w:rsidRDefault="001B5688" w:rsidP="008F4B8C">
      <w:pPr>
        <w:rPr>
          <w:lang w:eastAsia="x-none"/>
        </w:rPr>
      </w:pPr>
      <w:hyperlink r:id="rId1824" w:history="1">
        <w:r w:rsidR="000B5C49">
          <w:rPr>
            <w:rStyle w:val="Hyperlink"/>
            <w:lang w:eastAsia="x-none"/>
          </w:rPr>
          <w:t>R1-2204499</w:t>
        </w:r>
      </w:hyperlink>
      <w:r w:rsidR="008F4B8C">
        <w:rPr>
          <w:lang w:eastAsia="x-none"/>
        </w:rPr>
        <w:tab/>
        <w:t>Discussion on evaluation on AI/ML for CSI feedback enhancement</w:t>
      </w:r>
      <w:r w:rsidR="008F4B8C">
        <w:rPr>
          <w:lang w:eastAsia="x-none"/>
        </w:rPr>
        <w:tab/>
        <w:t>Spreadtrum Communications, BUPT</w:t>
      </w:r>
    </w:p>
    <w:p w14:paraId="35D20E22" w14:textId="07031778" w:rsidR="008F4B8C" w:rsidRDefault="001B5688" w:rsidP="008F4B8C">
      <w:pPr>
        <w:rPr>
          <w:lang w:eastAsia="x-none"/>
        </w:rPr>
      </w:pPr>
      <w:hyperlink r:id="rId1825" w:history="1">
        <w:r w:rsidR="000B5C49">
          <w:rPr>
            <w:rStyle w:val="Hyperlink"/>
            <w:lang w:eastAsia="x-none"/>
          </w:rPr>
          <w:t>R1-2204571</w:t>
        </w:r>
      </w:hyperlink>
      <w:r w:rsidR="008F4B8C">
        <w:rPr>
          <w:lang w:eastAsia="x-none"/>
        </w:rPr>
        <w:tab/>
        <w:t>Evaluation on ML for CSI feedback enhancement</w:t>
      </w:r>
      <w:r w:rsidR="008F4B8C">
        <w:rPr>
          <w:lang w:eastAsia="x-none"/>
        </w:rPr>
        <w:tab/>
        <w:t>Nokia, Nokia Shanghai Bell</w:t>
      </w:r>
    </w:p>
    <w:p w14:paraId="5674FF33" w14:textId="6810F54A" w:rsidR="008F4B8C" w:rsidRDefault="001B5688" w:rsidP="008F4B8C">
      <w:pPr>
        <w:rPr>
          <w:lang w:eastAsia="x-none"/>
        </w:rPr>
      </w:pPr>
      <w:hyperlink r:id="rId1826" w:history="1">
        <w:r w:rsidR="000B5C49">
          <w:rPr>
            <w:rStyle w:val="Hyperlink"/>
            <w:lang w:eastAsia="x-none"/>
          </w:rPr>
          <w:t>R1-2204793</w:t>
        </w:r>
      </w:hyperlink>
      <w:r w:rsidR="008F4B8C">
        <w:rPr>
          <w:lang w:eastAsia="x-none"/>
        </w:rPr>
        <w:tab/>
        <w:t>Evaluation for CSI feedback enhancements</w:t>
      </w:r>
      <w:r w:rsidR="008F4B8C">
        <w:rPr>
          <w:lang w:eastAsia="x-none"/>
        </w:rPr>
        <w:tab/>
        <w:t>Intel Corporation</w:t>
      </w:r>
    </w:p>
    <w:p w14:paraId="616F20FD" w14:textId="4513DFCF" w:rsidR="008F4B8C" w:rsidRDefault="001B5688" w:rsidP="008F4B8C">
      <w:pPr>
        <w:rPr>
          <w:lang w:eastAsia="x-none"/>
        </w:rPr>
      </w:pPr>
      <w:hyperlink r:id="rId1827" w:history="1">
        <w:r w:rsidR="000B5C49">
          <w:rPr>
            <w:rStyle w:val="Hyperlink"/>
            <w:lang w:eastAsia="x-none"/>
          </w:rPr>
          <w:t>R1-2204840</w:t>
        </w:r>
      </w:hyperlink>
      <w:r w:rsidR="008F4B8C">
        <w:rPr>
          <w:lang w:eastAsia="x-none"/>
        </w:rPr>
        <w:tab/>
        <w:t>On evaluation assumptions of AI and ML for CSI feedback enhancement</w:t>
      </w:r>
      <w:r w:rsidR="008F4B8C">
        <w:rPr>
          <w:lang w:eastAsia="x-none"/>
        </w:rPr>
        <w:tab/>
        <w:t>NVIDIA</w:t>
      </w:r>
    </w:p>
    <w:p w14:paraId="7F518577" w14:textId="05064CA1" w:rsidR="008F4B8C" w:rsidRDefault="001B5688" w:rsidP="008F4B8C">
      <w:pPr>
        <w:rPr>
          <w:lang w:eastAsia="x-none"/>
        </w:rPr>
      </w:pPr>
      <w:hyperlink r:id="rId1828" w:history="1">
        <w:r w:rsidR="000B5C49">
          <w:rPr>
            <w:rStyle w:val="Hyperlink"/>
            <w:lang w:eastAsia="x-none"/>
          </w:rPr>
          <w:t>R1-2204860</w:t>
        </w:r>
      </w:hyperlink>
      <w:r w:rsidR="008F4B8C">
        <w:rPr>
          <w:lang w:eastAsia="x-none"/>
        </w:rPr>
        <w:tab/>
        <w:t>Evaluation of AI/ML for CSI feedback enhancements</w:t>
      </w:r>
      <w:r w:rsidR="008F4B8C">
        <w:rPr>
          <w:lang w:eastAsia="x-none"/>
        </w:rPr>
        <w:tab/>
        <w:t>AT&amp;T</w:t>
      </w:r>
    </w:p>
    <w:p w14:paraId="757A1439" w14:textId="7AD39E61" w:rsidR="008F4B8C" w:rsidRDefault="001B5688" w:rsidP="008F4B8C">
      <w:pPr>
        <w:rPr>
          <w:lang w:eastAsia="x-none"/>
        </w:rPr>
      </w:pPr>
      <w:hyperlink r:id="rId1829" w:history="1">
        <w:r w:rsidR="000B5C49">
          <w:rPr>
            <w:rStyle w:val="Hyperlink"/>
            <w:lang w:eastAsia="x-none"/>
          </w:rPr>
          <w:t>R1-2205024</w:t>
        </w:r>
      </w:hyperlink>
      <w:r w:rsidR="008F4B8C">
        <w:rPr>
          <w:lang w:eastAsia="x-none"/>
        </w:rPr>
        <w:tab/>
        <w:t>Evaluation on AIML for CSI feedback enhancement</w:t>
      </w:r>
      <w:r w:rsidR="008F4B8C">
        <w:rPr>
          <w:lang w:eastAsia="x-none"/>
        </w:rPr>
        <w:tab/>
        <w:t>Qualcomm Incorporated</w:t>
      </w:r>
    </w:p>
    <w:p w14:paraId="0FF49668" w14:textId="32133366" w:rsidR="000F3DE0" w:rsidRDefault="001B5688" w:rsidP="000F3DE0">
      <w:pPr>
        <w:rPr>
          <w:lang w:eastAsia="x-none"/>
        </w:rPr>
      </w:pPr>
      <w:hyperlink r:id="rId1830" w:history="1">
        <w:r w:rsidR="000B5C49">
          <w:rPr>
            <w:rStyle w:val="Hyperlink"/>
            <w:lang w:eastAsia="x-none"/>
          </w:rPr>
          <w:t>R1-2205076</w:t>
        </w:r>
      </w:hyperlink>
      <w:r w:rsidR="000F3DE0">
        <w:rPr>
          <w:lang w:eastAsia="x-none"/>
        </w:rPr>
        <w:tab/>
        <w:t>Evaluation on AI/ML for CSI feedback enhancement</w:t>
      </w:r>
      <w:r w:rsidR="000F3DE0">
        <w:rPr>
          <w:lang w:eastAsia="x-none"/>
        </w:rPr>
        <w:tab/>
        <w:t>Fujitsu Limited</w:t>
      </w:r>
    </w:p>
    <w:p w14:paraId="353ACD2D" w14:textId="5B0D1B99" w:rsidR="000F3DE0" w:rsidRDefault="001B5688" w:rsidP="000F3DE0">
      <w:pPr>
        <w:rPr>
          <w:lang w:eastAsia="x-none"/>
        </w:rPr>
      </w:pPr>
      <w:hyperlink r:id="rId1831" w:history="1">
        <w:r w:rsidR="000B5C49">
          <w:rPr>
            <w:rStyle w:val="Hyperlink"/>
            <w:lang w:eastAsia="x-none"/>
          </w:rPr>
          <w:t>R1-2205100</w:t>
        </w:r>
      </w:hyperlink>
      <w:r w:rsidR="000F3DE0">
        <w:rPr>
          <w:lang w:eastAsia="x-none"/>
        </w:rPr>
        <w:tab/>
        <w:t>Evaluation on AI/ML for CSI feedback enhancement</w:t>
      </w:r>
      <w:r w:rsidR="000F3DE0">
        <w:rPr>
          <w:lang w:eastAsia="x-none"/>
        </w:rPr>
        <w:tab/>
        <w:t>MediaTek Inc.</w:t>
      </w:r>
    </w:p>
    <w:p w14:paraId="0A7C62F0" w14:textId="60EC4DA7" w:rsidR="000F3DE0" w:rsidRDefault="000F3DE0" w:rsidP="008F4B8C">
      <w:pPr>
        <w:rPr>
          <w:lang w:eastAsia="x-none"/>
        </w:rPr>
      </w:pPr>
    </w:p>
    <w:p w14:paraId="177DE72B" w14:textId="77777777" w:rsidR="000F3DE0" w:rsidRPr="00F86BBA" w:rsidRDefault="000F3DE0" w:rsidP="000F3DE0">
      <w:pPr>
        <w:rPr>
          <w:lang w:eastAsia="x-none"/>
        </w:rPr>
      </w:pPr>
      <w:r w:rsidRPr="00F86BBA">
        <w:rPr>
          <w:lang w:eastAsia="x-none"/>
        </w:rPr>
        <w:t>[109-e-R18-AI/ML-03] – Yuan (Huawei)</w:t>
      </w:r>
    </w:p>
    <w:p w14:paraId="467DB7C4" w14:textId="46DFEC6D" w:rsidR="000F3DE0" w:rsidRPr="00F86BBA" w:rsidRDefault="000F3DE0" w:rsidP="000F3DE0">
      <w:pPr>
        <w:rPr>
          <w:lang w:eastAsia="x-none"/>
        </w:rPr>
      </w:pPr>
      <w:r w:rsidRPr="00F86BBA">
        <w:rPr>
          <w:lang w:eastAsia="x-none"/>
        </w:rPr>
        <w:t>Email discussion on evaluation of AI/ML for CSI feedback enhancement by May 20</w:t>
      </w:r>
    </w:p>
    <w:p w14:paraId="5FFFBB3C" w14:textId="77777777" w:rsidR="000F3DE0" w:rsidRPr="00F86BBA" w:rsidRDefault="000F3DE0" w:rsidP="007A297D">
      <w:pPr>
        <w:numPr>
          <w:ilvl w:val="0"/>
          <w:numId w:val="78"/>
        </w:numPr>
        <w:rPr>
          <w:lang w:eastAsia="x-none"/>
        </w:rPr>
      </w:pPr>
      <w:r w:rsidRPr="00F86BBA">
        <w:rPr>
          <w:lang w:eastAsia="x-none"/>
        </w:rPr>
        <w:t>Check points: May 18</w:t>
      </w:r>
    </w:p>
    <w:p w14:paraId="7DFC9AD2" w14:textId="4A09034F" w:rsidR="000F3DE0" w:rsidRDefault="001B5688" w:rsidP="000F3DE0">
      <w:pPr>
        <w:rPr>
          <w:lang w:eastAsia="x-none"/>
        </w:rPr>
      </w:pPr>
      <w:hyperlink r:id="rId1832" w:history="1">
        <w:r w:rsidR="000B5C49">
          <w:rPr>
            <w:rStyle w:val="Hyperlink"/>
            <w:lang w:eastAsia="x-none"/>
          </w:rPr>
          <w:t>R1-2205222</w:t>
        </w:r>
      </w:hyperlink>
      <w:r w:rsidR="000F3DE0" w:rsidRPr="00F86BBA">
        <w:rPr>
          <w:lang w:eastAsia="x-none"/>
        </w:rPr>
        <w:tab/>
        <w:t>Summary#1 of [109-e-R18-AI/ML-03]</w:t>
      </w:r>
      <w:r w:rsidR="000F3DE0" w:rsidRPr="00F86BBA">
        <w:rPr>
          <w:lang w:eastAsia="x-none"/>
        </w:rPr>
        <w:tab/>
        <w:t>Moderator (Huawei)</w:t>
      </w:r>
    </w:p>
    <w:p w14:paraId="5ECC6578" w14:textId="49A2713B" w:rsidR="000F3DE0" w:rsidRPr="00F86BBA" w:rsidRDefault="001B5688" w:rsidP="000F3DE0">
      <w:pPr>
        <w:rPr>
          <w:b/>
          <w:bCs/>
          <w:lang w:eastAsia="x-none"/>
        </w:rPr>
      </w:pPr>
      <w:hyperlink r:id="rId1833" w:history="1">
        <w:r w:rsidR="000B5C49">
          <w:rPr>
            <w:rStyle w:val="Hyperlink"/>
            <w:b/>
            <w:bCs/>
            <w:lang w:eastAsia="x-none"/>
          </w:rPr>
          <w:t>R1-2205223</w:t>
        </w:r>
      </w:hyperlink>
      <w:r w:rsidR="000F3DE0" w:rsidRPr="00F86BBA">
        <w:rPr>
          <w:b/>
          <w:bCs/>
          <w:lang w:eastAsia="x-none"/>
        </w:rPr>
        <w:tab/>
        <w:t>Summary#2 of [109-e-R18-AI/ML-03]</w:t>
      </w:r>
      <w:r w:rsidR="000F3DE0" w:rsidRPr="00F86BBA">
        <w:rPr>
          <w:b/>
          <w:bCs/>
          <w:lang w:eastAsia="x-none"/>
        </w:rPr>
        <w:tab/>
        <w:t>Moderator (Huawei)</w:t>
      </w:r>
    </w:p>
    <w:p w14:paraId="6E778D6C" w14:textId="5BDA5633" w:rsidR="00F86BBA" w:rsidRDefault="00F86BBA" w:rsidP="000F3DE0">
      <w:pPr>
        <w:rPr>
          <w:lang w:eastAsia="x-none"/>
        </w:rPr>
      </w:pPr>
      <w:r>
        <w:rPr>
          <w:lang w:eastAsia="x-none"/>
        </w:rPr>
        <w:t>From May 13</w:t>
      </w:r>
      <w:r w:rsidRPr="00F86BBA">
        <w:rPr>
          <w:vertAlign w:val="superscript"/>
          <w:lang w:eastAsia="x-none"/>
        </w:rPr>
        <w:t>th</w:t>
      </w:r>
      <w:r>
        <w:rPr>
          <w:lang w:eastAsia="x-none"/>
        </w:rPr>
        <w:t xml:space="preserve"> GTW session</w:t>
      </w:r>
    </w:p>
    <w:p w14:paraId="7CF27C50" w14:textId="77777777" w:rsidR="00F86BBA" w:rsidRPr="00F86BBA" w:rsidRDefault="00F86BBA" w:rsidP="00F86BBA">
      <w:pPr>
        <w:rPr>
          <w:highlight w:val="green"/>
          <w:lang w:eastAsia="zh-CN"/>
        </w:rPr>
      </w:pPr>
      <w:r w:rsidRPr="00F86BBA">
        <w:rPr>
          <w:rFonts w:hint="eastAsia"/>
          <w:highlight w:val="green"/>
          <w:lang w:eastAsia="zh-CN"/>
        </w:rPr>
        <w:t>A</w:t>
      </w:r>
      <w:r w:rsidRPr="00F86BBA">
        <w:rPr>
          <w:highlight w:val="green"/>
          <w:lang w:eastAsia="zh-CN"/>
        </w:rPr>
        <w:t>greement</w:t>
      </w:r>
    </w:p>
    <w:p w14:paraId="7D97F6FB" w14:textId="77777777" w:rsidR="00F86BBA" w:rsidRPr="00F86BBA" w:rsidRDefault="00F86BBA" w:rsidP="00F86BBA">
      <w:pPr>
        <w:rPr>
          <w:strike/>
          <w:lang w:eastAsia="zh-CN"/>
        </w:rPr>
      </w:pPr>
      <w:r w:rsidRPr="00F86BBA">
        <w:rPr>
          <w:lang w:eastAsia="zh-CN"/>
        </w:rPr>
        <w:t>For the performance evaluation of the AI/ML based CSI feedback enhancement, system level simulation approach is adopted as baseline</w:t>
      </w:r>
    </w:p>
    <w:p w14:paraId="49EAE701" w14:textId="77777777" w:rsidR="00F86BBA" w:rsidRPr="00F86BBA" w:rsidRDefault="00F86BBA" w:rsidP="00CF6E6D">
      <w:pPr>
        <w:pStyle w:val="ListParagraph"/>
        <w:numPr>
          <w:ilvl w:val="0"/>
          <w:numId w:val="204"/>
        </w:numPr>
        <w:rPr>
          <w:lang w:eastAsia="zh-CN"/>
        </w:rPr>
      </w:pPr>
      <w:r w:rsidRPr="00F86BBA">
        <w:rPr>
          <w:lang w:eastAsia="zh-CN"/>
        </w:rPr>
        <w:t>Link level simulation is optionally adopted</w:t>
      </w:r>
    </w:p>
    <w:p w14:paraId="6229B925" w14:textId="77777777" w:rsidR="00F86BBA" w:rsidRDefault="00F86BBA" w:rsidP="000F3DE0">
      <w:pPr>
        <w:rPr>
          <w:lang w:eastAsia="x-none"/>
        </w:rPr>
      </w:pPr>
    </w:p>
    <w:p w14:paraId="625D9E1C" w14:textId="5A5591F9" w:rsidR="000F3DE0" w:rsidRPr="00D84EC0" w:rsidRDefault="001B5688" w:rsidP="000F3DE0">
      <w:pPr>
        <w:rPr>
          <w:b/>
          <w:bCs/>
          <w:lang w:eastAsia="x-none"/>
        </w:rPr>
      </w:pPr>
      <w:hyperlink r:id="rId1834" w:history="1">
        <w:r w:rsidR="000B5C49">
          <w:rPr>
            <w:rStyle w:val="Hyperlink"/>
            <w:b/>
            <w:bCs/>
            <w:lang w:eastAsia="x-none"/>
          </w:rPr>
          <w:t>R1-2205224</w:t>
        </w:r>
      </w:hyperlink>
      <w:r w:rsidR="000F3DE0" w:rsidRPr="00D84EC0">
        <w:rPr>
          <w:b/>
          <w:bCs/>
          <w:lang w:eastAsia="x-none"/>
        </w:rPr>
        <w:tab/>
        <w:t>Summary#3 of [109-e-R18-AI/ML-03]</w:t>
      </w:r>
      <w:r w:rsidR="000F3DE0" w:rsidRPr="00D84EC0">
        <w:rPr>
          <w:b/>
          <w:bCs/>
          <w:lang w:eastAsia="x-none"/>
        </w:rPr>
        <w:tab/>
        <w:t>Moderator (Huawei)</w:t>
      </w:r>
    </w:p>
    <w:p w14:paraId="092646C6" w14:textId="5C276B37" w:rsidR="00F2566F" w:rsidRDefault="00F2566F" w:rsidP="000F3DE0">
      <w:pPr>
        <w:rPr>
          <w:lang w:eastAsia="x-none"/>
        </w:rPr>
      </w:pPr>
      <w:r w:rsidRPr="00F2566F">
        <w:rPr>
          <w:b/>
          <w:bCs/>
          <w:lang w:eastAsia="x-none"/>
        </w:rPr>
        <w:t>Decision:</w:t>
      </w:r>
      <w:r>
        <w:rPr>
          <w:lang w:eastAsia="x-none"/>
        </w:rPr>
        <w:t xml:space="preserve"> As per email decision posted on May 19</w:t>
      </w:r>
      <w:r w:rsidRPr="00F2566F">
        <w:rPr>
          <w:vertAlign w:val="superscript"/>
          <w:lang w:eastAsia="x-none"/>
        </w:rPr>
        <w:t>th</w:t>
      </w:r>
      <w:r>
        <w:rPr>
          <w:lang w:eastAsia="x-none"/>
        </w:rPr>
        <w:t>,</w:t>
      </w:r>
    </w:p>
    <w:p w14:paraId="760A91D8" w14:textId="77777777" w:rsidR="00F2566F" w:rsidRDefault="00F2566F" w:rsidP="00F2566F">
      <w:pPr>
        <w:rPr>
          <w:sz w:val="21"/>
          <w:szCs w:val="21"/>
          <w:lang w:eastAsia="en-GB"/>
        </w:rPr>
      </w:pPr>
      <w:r>
        <w:rPr>
          <w:shd w:val="clear" w:color="auto" w:fill="00FF00"/>
        </w:rPr>
        <w:t>Agreement</w:t>
      </w:r>
    </w:p>
    <w:p w14:paraId="0E8A02D5" w14:textId="77777777" w:rsidR="00F2566F" w:rsidRDefault="00F2566F" w:rsidP="00F2566F">
      <w:pPr>
        <w:rPr>
          <w:sz w:val="21"/>
          <w:szCs w:val="21"/>
        </w:rPr>
      </w:pPr>
      <w:r>
        <w:t>For the evaluation of the AI/ML based CSI feedback enhancement, for the calibration purpose on the dataset and/or AI/ML model over companies, consider to align the parameters (e.g., for scenarios/channels) for generating the dataset in the simulation as a starting point.</w:t>
      </w:r>
    </w:p>
    <w:p w14:paraId="6F48F77E" w14:textId="3369DA35" w:rsidR="00F2566F" w:rsidRDefault="00F2566F" w:rsidP="000F3DE0">
      <w:pPr>
        <w:rPr>
          <w:lang w:eastAsia="x-none"/>
        </w:rPr>
      </w:pPr>
    </w:p>
    <w:p w14:paraId="7EE4F66C" w14:textId="77777777" w:rsidR="00D84EC0" w:rsidRDefault="00D84EC0" w:rsidP="000F3DE0">
      <w:pPr>
        <w:rPr>
          <w:lang w:eastAsia="x-none"/>
        </w:rPr>
      </w:pPr>
    </w:p>
    <w:p w14:paraId="263752A2" w14:textId="4BA3EAE5" w:rsidR="00D84EC0" w:rsidRDefault="00D84EC0" w:rsidP="00D84EC0">
      <w:pPr>
        <w:rPr>
          <w:lang w:eastAsia="x-none"/>
        </w:rPr>
      </w:pPr>
      <w:r w:rsidRPr="00F2566F">
        <w:rPr>
          <w:b/>
          <w:bCs/>
          <w:lang w:eastAsia="x-none"/>
        </w:rPr>
        <w:t>Decision:</w:t>
      </w:r>
      <w:r>
        <w:rPr>
          <w:lang w:eastAsia="x-none"/>
        </w:rPr>
        <w:t xml:space="preserve"> As per email decision posted on May 20</w:t>
      </w:r>
      <w:r w:rsidRPr="00F2566F">
        <w:rPr>
          <w:vertAlign w:val="superscript"/>
          <w:lang w:eastAsia="x-none"/>
        </w:rPr>
        <w:t>th</w:t>
      </w:r>
      <w:r>
        <w:rPr>
          <w:lang w:eastAsia="x-none"/>
        </w:rPr>
        <w:t>,</w:t>
      </w:r>
    </w:p>
    <w:p w14:paraId="7067D681" w14:textId="77777777" w:rsidR="00D84EC0" w:rsidRPr="007B768E" w:rsidRDefault="00D84EC0" w:rsidP="00D84EC0">
      <w:pPr>
        <w:rPr>
          <w:highlight w:val="green"/>
          <w:lang w:eastAsia="zh-CN"/>
        </w:rPr>
      </w:pPr>
      <w:r w:rsidRPr="007B768E">
        <w:rPr>
          <w:highlight w:val="green"/>
          <w:lang w:eastAsia="zh-CN"/>
        </w:rPr>
        <w:t>Agreement </w:t>
      </w:r>
    </w:p>
    <w:p w14:paraId="5A9D0966" w14:textId="77777777" w:rsidR="00D84EC0" w:rsidRPr="007B768E" w:rsidRDefault="00D84EC0" w:rsidP="00D84EC0">
      <w:r w:rsidRPr="007B768E">
        <w:t>For the evaluation of the AI/ML based CSI feedback enhancement, for ‘Channel estimation’, ideal DL channel estimation is optionally taken into the baseline of EVM for the purpose of calibration and/or comparing intermediate results (e.g., accuracy of AI/ML output CSI, etc.)</w:t>
      </w:r>
    </w:p>
    <w:p w14:paraId="557E83EA" w14:textId="77777777" w:rsidR="00D84EC0" w:rsidRPr="007B768E" w:rsidRDefault="00D84EC0" w:rsidP="00CF6E6D">
      <w:pPr>
        <w:pStyle w:val="ListParagraph"/>
        <w:numPr>
          <w:ilvl w:val="0"/>
          <w:numId w:val="204"/>
        </w:numPr>
      </w:pPr>
      <w:r w:rsidRPr="007B768E">
        <w:t>Note: Eventual performance comparison with the benchmark release and drawing SI conclusions should be based on realistic DL channel estimation.</w:t>
      </w:r>
    </w:p>
    <w:p w14:paraId="71979D7E" w14:textId="77777777" w:rsidR="00D84EC0" w:rsidRPr="007B768E" w:rsidRDefault="00D84EC0" w:rsidP="00CF6E6D">
      <w:pPr>
        <w:pStyle w:val="ListParagraph"/>
        <w:numPr>
          <w:ilvl w:val="0"/>
          <w:numId w:val="204"/>
        </w:numPr>
      </w:pPr>
      <w:r w:rsidRPr="007B768E">
        <w:t>FFS: the ideal channel estimation is applied for dataset construction, or performance evaluation/inference.</w:t>
      </w:r>
    </w:p>
    <w:p w14:paraId="6081E3C8" w14:textId="77777777" w:rsidR="00D84EC0" w:rsidRPr="007B768E" w:rsidRDefault="00D84EC0" w:rsidP="00CF6E6D">
      <w:pPr>
        <w:pStyle w:val="ListParagraph"/>
        <w:numPr>
          <w:ilvl w:val="0"/>
          <w:numId w:val="204"/>
        </w:numPr>
      </w:pPr>
      <w:r w:rsidRPr="007B768E">
        <w:t>FFS: How to model the realistic channel estimation</w:t>
      </w:r>
    </w:p>
    <w:p w14:paraId="720C56FB" w14:textId="77777777" w:rsidR="00D84EC0" w:rsidRDefault="00D84EC0" w:rsidP="00CF6E6D">
      <w:pPr>
        <w:pStyle w:val="ListParagraph"/>
        <w:numPr>
          <w:ilvl w:val="0"/>
          <w:numId w:val="204"/>
        </w:numPr>
      </w:pPr>
      <w:r w:rsidRPr="007B768E">
        <w:t>FFS: Whether ideal channel is used as target CSI for intermediate results calculation with AI/ML output CSI from realistic channel estimation</w:t>
      </w:r>
    </w:p>
    <w:p w14:paraId="4E00790F" w14:textId="77777777" w:rsidR="00D84EC0" w:rsidRPr="007B768E" w:rsidRDefault="00D84EC0" w:rsidP="00D84EC0">
      <w:pPr>
        <w:rPr>
          <w:highlight w:val="green"/>
          <w:lang w:eastAsia="zh-CN"/>
        </w:rPr>
      </w:pPr>
      <w:r w:rsidRPr="007B768E">
        <w:rPr>
          <w:highlight w:val="green"/>
          <w:lang w:eastAsia="zh-CN"/>
        </w:rPr>
        <w:t>Agreement </w:t>
      </w:r>
    </w:p>
    <w:p w14:paraId="03310753" w14:textId="77777777" w:rsidR="00D84EC0" w:rsidRPr="005003B3" w:rsidRDefault="00D84EC0" w:rsidP="00D84EC0">
      <w:r w:rsidRPr="005003B3">
        <w:t>For the evaluation of the AI/ML based CSI feedback enhancement, companies can consider performing intermediate evaluation on AI/ML model performance to derive the intermediate KPI(s) (e.g., accuracy of AI/ML output CSI) for the purpose of AI/ML solution comparison</w:t>
      </w:r>
      <w:r>
        <w:t>.</w:t>
      </w:r>
    </w:p>
    <w:p w14:paraId="0AF2AA96" w14:textId="77777777" w:rsidR="00D84EC0" w:rsidRDefault="00D84EC0" w:rsidP="00D84EC0">
      <w:pPr>
        <w:rPr>
          <w:lang w:val="en-US" w:eastAsia="zh-CN"/>
        </w:rPr>
      </w:pPr>
    </w:p>
    <w:p w14:paraId="1A86EF26" w14:textId="77777777" w:rsidR="00D84EC0" w:rsidRPr="007B768E" w:rsidRDefault="00D84EC0" w:rsidP="00D84EC0">
      <w:pPr>
        <w:rPr>
          <w:highlight w:val="green"/>
          <w:lang w:eastAsia="zh-CN"/>
        </w:rPr>
      </w:pPr>
      <w:r w:rsidRPr="007B768E">
        <w:rPr>
          <w:highlight w:val="green"/>
          <w:lang w:eastAsia="zh-CN"/>
        </w:rPr>
        <w:t>Agreement </w:t>
      </w:r>
    </w:p>
    <w:p w14:paraId="4591472F" w14:textId="77777777" w:rsidR="00D84EC0" w:rsidRPr="005003B3" w:rsidRDefault="00D84EC0" w:rsidP="00D84EC0">
      <w:r w:rsidRPr="004233CB">
        <w:t>For the evaluation of the AI/ML based CSI feedback enhancement, Floating point operations (FLOPs) is adopted as part of the ‘Evaluation Metric’, and reported by companies.</w:t>
      </w:r>
    </w:p>
    <w:p w14:paraId="71649E1D" w14:textId="77777777" w:rsidR="00D84EC0" w:rsidRDefault="00D84EC0" w:rsidP="00D84EC0">
      <w:pPr>
        <w:rPr>
          <w:highlight w:val="green"/>
          <w:lang w:eastAsia="zh-CN"/>
        </w:rPr>
      </w:pPr>
    </w:p>
    <w:p w14:paraId="3C12C45C" w14:textId="77777777" w:rsidR="00D84EC0" w:rsidRPr="007B768E" w:rsidRDefault="00D84EC0" w:rsidP="00D84EC0">
      <w:pPr>
        <w:rPr>
          <w:highlight w:val="green"/>
          <w:lang w:eastAsia="zh-CN"/>
        </w:rPr>
      </w:pPr>
      <w:r w:rsidRPr="007B768E">
        <w:rPr>
          <w:highlight w:val="green"/>
          <w:lang w:eastAsia="zh-CN"/>
        </w:rPr>
        <w:t>Agreement </w:t>
      </w:r>
    </w:p>
    <w:p w14:paraId="3703C0C9" w14:textId="77777777" w:rsidR="00D84EC0" w:rsidRDefault="00D84EC0" w:rsidP="00D84EC0">
      <w:r w:rsidRPr="008817A8">
        <w:t>For the evaluation of the AI/ML based CSI feedback enhancement, AI/ML memory storage in terms of AI/ML model size and number of AI/ML parameters is adopted as part of the ‘Evaluation Metric’, and reported by companies who may select either or both.</w:t>
      </w:r>
    </w:p>
    <w:p w14:paraId="26079DD0" w14:textId="77777777" w:rsidR="00D84EC0" w:rsidRDefault="00D84EC0" w:rsidP="00CF6E6D">
      <w:pPr>
        <w:pStyle w:val="ListParagraph"/>
        <w:numPr>
          <w:ilvl w:val="0"/>
          <w:numId w:val="495"/>
        </w:numPr>
      </w:pPr>
      <w:r w:rsidRPr="008817A8">
        <w:t>FFS: the format of the AI/ML parameters</w:t>
      </w:r>
    </w:p>
    <w:p w14:paraId="1C37CB15" w14:textId="77777777" w:rsidR="00D84EC0" w:rsidRDefault="00D84EC0" w:rsidP="00D84EC0">
      <w:pPr>
        <w:rPr>
          <w:lang w:eastAsia="zh-CN"/>
        </w:rPr>
      </w:pPr>
      <w:r w:rsidRPr="0012407B">
        <w:rPr>
          <w:highlight w:val="green"/>
          <w:lang w:eastAsia="zh-CN"/>
        </w:rPr>
        <w:t xml:space="preserve">Agreement </w:t>
      </w:r>
    </w:p>
    <w:p w14:paraId="23769EB3" w14:textId="492CAC9E" w:rsidR="00D84EC0" w:rsidRDefault="00D84EC0" w:rsidP="00D84EC0">
      <w:r w:rsidRPr="0012407B">
        <w:t>For the evaluation of the AI/ML based CSI compression sub use cases, a two-sided model is considered as a starting point,</w:t>
      </w:r>
      <w:r w:rsidR="002232A5">
        <w:t xml:space="preserve"> </w:t>
      </w:r>
      <w:r w:rsidRPr="0012407B">
        <w:t>including an AI/ML-based CSI generation part to generate the CSI feedback information and an AI/ML-based CSI reconstruction part which is used to reconstruct the CSI from the received CSI feedback information.</w:t>
      </w:r>
    </w:p>
    <w:p w14:paraId="18B30A1A" w14:textId="77777777" w:rsidR="00D84EC0" w:rsidRDefault="00D84EC0" w:rsidP="00CF6E6D">
      <w:pPr>
        <w:pStyle w:val="ListParagraph"/>
        <w:numPr>
          <w:ilvl w:val="0"/>
          <w:numId w:val="495"/>
        </w:numPr>
      </w:pPr>
      <w:r w:rsidRPr="0012407B">
        <w:t>At least for inference, the CSI generation part is located at the UE side, and the CSI reconstruction part is located at the gNB side.</w:t>
      </w:r>
    </w:p>
    <w:p w14:paraId="5E68D8F0" w14:textId="77777777" w:rsidR="002232A5" w:rsidRPr="002232A5" w:rsidRDefault="002232A5" w:rsidP="002232A5">
      <w:pPr>
        <w:rPr>
          <w:szCs w:val="20"/>
          <w:highlight w:val="green"/>
          <w:shd w:val="clear" w:color="auto" w:fill="FFFF00"/>
          <w:lang w:val="en-US" w:eastAsia="zh-CN"/>
        </w:rPr>
      </w:pPr>
      <w:r w:rsidRPr="002232A5">
        <w:rPr>
          <w:szCs w:val="20"/>
          <w:highlight w:val="green"/>
          <w:shd w:val="clear" w:color="auto" w:fill="FFFF00"/>
          <w:lang w:val="en-US" w:eastAsia="zh-CN"/>
        </w:rPr>
        <w:t>Agreement</w:t>
      </w:r>
    </w:p>
    <w:p w14:paraId="7757565C" w14:textId="77777777" w:rsidR="002232A5" w:rsidRPr="002232A5" w:rsidRDefault="002232A5" w:rsidP="002232A5">
      <w:pPr>
        <w:rPr>
          <w:szCs w:val="20"/>
        </w:rPr>
      </w:pPr>
      <w:r w:rsidRPr="002232A5">
        <w:rPr>
          <w:szCs w:val="20"/>
        </w:rPr>
        <w:t>For the evaluation of the AI/ML based CSI feedback enhancement, if SLS is adopted, the following table is taken as a baseline of EVM</w:t>
      </w:r>
    </w:p>
    <w:p w14:paraId="6C990C31" w14:textId="317161F5" w:rsidR="002232A5" w:rsidRPr="002232A5" w:rsidRDefault="002232A5" w:rsidP="00CF6E6D">
      <w:pPr>
        <w:pStyle w:val="ListParagraph"/>
        <w:numPr>
          <w:ilvl w:val="0"/>
          <w:numId w:val="495"/>
        </w:numPr>
      </w:pPr>
      <w:r w:rsidRPr="002232A5">
        <w:t>Note: the following table captures the common parts of the R16 CSI enhancement EVM table and the R17 CSI enhancement</w:t>
      </w:r>
      <w:r>
        <w:t xml:space="preserve"> </w:t>
      </w:r>
      <w:r w:rsidRPr="002232A5">
        <w:t>EVM table, while the different parts are FFS.</w:t>
      </w:r>
    </w:p>
    <w:p w14:paraId="4675AEE8" w14:textId="77777777" w:rsidR="002232A5" w:rsidRPr="002232A5" w:rsidRDefault="002232A5" w:rsidP="00CF6E6D">
      <w:pPr>
        <w:pStyle w:val="ListParagraph"/>
        <w:numPr>
          <w:ilvl w:val="0"/>
          <w:numId w:val="495"/>
        </w:numPr>
      </w:pPr>
      <w:r w:rsidRPr="002232A5">
        <w:lastRenderedPageBreak/>
        <w:t>Note: the baseline EVM is used to compare the performance with the benchmark release, while the AI/ML related parameters (e.g., dataset construction, generalization verification, and AI/ML related metrics) can be of additional/different assumptions.</w:t>
      </w:r>
    </w:p>
    <w:p w14:paraId="2BC3E4E8" w14:textId="77777777" w:rsidR="002232A5" w:rsidRPr="002232A5" w:rsidRDefault="002232A5" w:rsidP="00CF6E6D">
      <w:pPr>
        <w:pStyle w:val="ListParagraph"/>
        <w:numPr>
          <w:ilvl w:val="1"/>
          <w:numId w:val="495"/>
        </w:numPr>
      </w:pPr>
      <w:r w:rsidRPr="002232A5">
        <w:t>The conclusions for the use cases in the SI should be drawn based on generalization verification over potentially multiple scenarios/configurations.</w:t>
      </w:r>
    </w:p>
    <w:p w14:paraId="15315DF8" w14:textId="77777777" w:rsidR="002232A5" w:rsidRPr="002232A5" w:rsidRDefault="002232A5" w:rsidP="00CF6E6D">
      <w:pPr>
        <w:pStyle w:val="ListParagraph"/>
        <w:numPr>
          <w:ilvl w:val="0"/>
          <w:numId w:val="495"/>
        </w:numPr>
      </w:pPr>
      <w:r w:rsidRPr="002232A5">
        <w:t>FFS: modifications on top of the following table for the purpose of AI/ML related evaluations.</w:t>
      </w:r>
    </w:p>
    <w:tbl>
      <w:tblPr>
        <w:tblW w:w="9629" w:type="dxa"/>
        <w:shd w:val="clear" w:color="auto" w:fill="FFFFFF"/>
        <w:tblCellMar>
          <w:left w:w="0" w:type="dxa"/>
          <w:right w:w="0" w:type="dxa"/>
        </w:tblCellMar>
        <w:tblLook w:val="04A0" w:firstRow="1" w:lastRow="0" w:firstColumn="1" w:lastColumn="0" w:noHBand="0" w:noVBand="1"/>
      </w:tblPr>
      <w:tblGrid>
        <w:gridCol w:w="1299"/>
        <w:gridCol w:w="1749"/>
        <w:gridCol w:w="6581"/>
      </w:tblGrid>
      <w:tr w:rsidR="002232A5" w:rsidRPr="002232A5" w14:paraId="16FAA4C0" w14:textId="77777777" w:rsidTr="002232A5">
        <w:trPr>
          <w:trHeight w:val="20"/>
        </w:trPr>
        <w:tc>
          <w:tcPr>
            <w:tcW w:w="3048" w:type="dxa"/>
            <w:gridSpan w:val="2"/>
            <w:tcBorders>
              <w:top w:val="single" w:sz="8" w:space="0" w:color="auto"/>
              <w:left w:val="single" w:sz="8" w:space="0" w:color="auto"/>
              <w:bottom w:val="single" w:sz="8" w:space="0" w:color="auto"/>
              <w:right w:val="single" w:sz="8" w:space="0" w:color="auto"/>
            </w:tcBorders>
            <w:shd w:val="clear" w:color="auto" w:fill="D9D9D9"/>
            <w:tcMar>
              <w:top w:w="72" w:type="dxa"/>
              <w:left w:w="144" w:type="dxa"/>
              <w:bottom w:w="72" w:type="dxa"/>
              <w:right w:w="144" w:type="dxa"/>
            </w:tcMar>
            <w:hideMark/>
          </w:tcPr>
          <w:p w14:paraId="5B0BC5A0" w14:textId="77777777" w:rsidR="002232A5" w:rsidRPr="002232A5" w:rsidRDefault="002232A5" w:rsidP="002232A5">
            <w:pPr>
              <w:jc w:val="both"/>
              <w:rPr>
                <w:rFonts w:ascii="Arial" w:eastAsia="SimSun" w:hAnsi="Arial" w:cs="Arial"/>
                <w:color w:val="000000"/>
                <w:sz w:val="16"/>
                <w:szCs w:val="16"/>
                <w:lang w:val="en-US" w:eastAsia="zh-CN"/>
              </w:rPr>
            </w:pPr>
            <w:r w:rsidRPr="002232A5">
              <w:rPr>
                <w:rFonts w:ascii="Arial" w:eastAsia="SimSun" w:hAnsi="Arial" w:cs="Arial"/>
                <w:b/>
                <w:bCs/>
                <w:color w:val="000000"/>
                <w:sz w:val="16"/>
                <w:szCs w:val="16"/>
                <w:lang w:eastAsia="zh-CN"/>
              </w:rPr>
              <w:t>Parameter</w:t>
            </w:r>
          </w:p>
        </w:tc>
        <w:tc>
          <w:tcPr>
            <w:tcW w:w="6581" w:type="dxa"/>
            <w:tcBorders>
              <w:top w:val="single" w:sz="8" w:space="0" w:color="auto"/>
              <w:left w:val="nil"/>
              <w:bottom w:val="single" w:sz="8" w:space="0" w:color="auto"/>
              <w:right w:val="single" w:sz="8" w:space="0" w:color="auto"/>
            </w:tcBorders>
            <w:shd w:val="clear" w:color="auto" w:fill="D9D9D9"/>
            <w:tcMar>
              <w:top w:w="72" w:type="dxa"/>
              <w:left w:w="144" w:type="dxa"/>
              <w:bottom w:w="72" w:type="dxa"/>
              <w:right w:w="144" w:type="dxa"/>
            </w:tcMar>
            <w:hideMark/>
          </w:tcPr>
          <w:p w14:paraId="6DA967A9" w14:textId="77777777" w:rsidR="002232A5" w:rsidRPr="002232A5" w:rsidRDefault="002232A5" w:rsidP="002232A5">
            <w:pPr>
              <w:jc w:val="both"/>
              <w:rPr>
                <w:rFonts w:ascii="Arial" w:eastAsia="SimSun" w:hAnsi="Arial" w:cs="Arial"/>
                <w:color w:val="000000"/>
                <w:sz w:val="16"/>
                <w:szCs w:val="16"/>
                <w:lang w:val="en-US" w:eastAsia="zh-CN"/>
              </w:rPr>
            </w:pPr>
            <w:r w:rsidRPr="002232A5">
              <w:rPr>
                <w:rFonts w:ascii="Arial" w:eastAsia="SimSun" w:hAnsi="Arial" w:cs="Arial"/>
                <w:b/>
                <w:bCs/>
                <w:color w:val="000000"/>
                <w:sz w:val="16"/>
                <w:szCs w:val="16"/>
                <w:lang w:eastAsia="zh-CN"/>
              </w:rPr>
              <w:t>Value</w:t>
            </w:r>
          </w:p>
        </w:tc>
      </w:tr>
      <w:tr w:rsidR="002232A5" w:rsidRPr="002232A5" w14:paraId="5CCA3A6A" w14:textId="77777777" w:rsidTr="002232A5">
        <w:trPr>
          <w:trHeight w:val="20"/>
        </w:trPr>
        <w:tc>
          <w:tcPr>
            <w:tcW w:w="3048" w:type="dxa"/>
            <w:gridSpan w:val="2"/>
            <w:tcBorders>
              <w:top w:val="nil"/>
              <w:left w:val="single" w:sz="8" w:space="0" w:color="auto"/>
              <w:bottom w:val="single" w:sz="8" w:space="0" w:color="auto"/>
              <w:right w:val="single" w:sz="8" w:space="0" w:color="auto"/>
            </w:tcBorders>
            <w:shd w:val="clear" w:color="auto" w:fill="FFFFFF"/>
            <w:tcMar>
              <w:top w:w="72" w:type="dxa"/>
              <w:left w:w="144" w:type="dxa"/>
              <w:bottom w:w="72" w:type="dxa"/>
              <w:right w:w="144" w:type="dxa"/>
            </w:tcMar>
            <w:hideMark/>
          </w:tcPr>
          <w:p w14:paraId="288F1206" w14:textId="77777777" w:rsidR="002232A5" w:rsidRPr="002232A5" w:rsidRDefault="002232A5" w:rsidP="002232A5">
            <w:pPr>
              <w:jc w:val="both"/>
              <w:rPr>
                <w:rFonts w:ascii="Arial" w:eastAsia="SimSun" w:hAnsi="Arial" w:cs="Arial"/>
                <w:color w:val="000000"/>
                <w:sz w:val="16"/>
                <w:szCs w:val="16"/>
                <w:lang w:val="en-US" w:eastAsia="zh-CN"/>
              </w:rPr>
            </w:pPr>
            <w:r w:rsidRPr="002232A5">
              <w:rPr>
                <w:rFonts w:ascii="Arial" w:eastAsia="SimSun" w:hAnsi="Arial" w:cs="Arial"/>
                <w:color w:val="000000"/>
                <w:sz w:val="16"/>
                <w:szCs w:val="16"/>
                <w:lang w:eastAsia="zh-CN"/>
              </w:rPr>
              <w:t>Duplex, Waveform</w:t>
            </w:r>
          </w:p>
        </w:tc>
        <w:tc>
          <w:tcPr>
            <w:tcW w:w="6581" w:type="dxa"/>
            <w:tcBorders>
              <w:top w:val="nil"/>
              <w:left w:val="nil"/>
              <w:bottom w:val="single" w:sz="8" w:space="0" w:color="auto"/>
              <w:right w:val="single" w:sz="8" w:space="0" w:color="auto"/>
            </w:tcBorders>
            <w:shd w:val="clear" w:color="auto" w:fill="FFFFFF"/>
            <w:tcMar>
              <w:top w:w="72" w:type="dxa"/>
              <w:left w:w="144" w:type="dxa"/>
              <w:bottom w:w="72" w:type="dxa"/>
              <w:right w:w="144" w:type="dxa"/>
            </w:tcMar>
            <w:hideMark/>
          </w:tcPr>
          <w:p w14:paraId="13B33378" w14:textId="77777777" w:rsidR="002232A5" w:rsidRPr="002232A5" w:rsidRDefault="002232A5" w:rsidP="002232A5">
            <w:pPr>
              <w:jc w:val="both"/>
              <w:rPr>
                <w:rFonts w:ascii="Arial" w:eastAsia="SimSun" w:hAnsi="Arial" w:cs="Arial"/>
                <w:color w:val="000000"/>
                <w:sz w:val="16"/>
                <w:szCs w:val="16"/>
                <w:lang w:val="en-US" w:eastAsia="zh-CN"/>
              </w:rPr>
            </w:pPr>
            <w:r w:rsidRPr="002232A5">
              <w:rPr>
                <w:rFonts w:ascii="Arial" w:eastAsia="SimSun" w:hAnsi="Arial" w:cs="Arial"/>
                <w:color w:val="000000"/>
                <w:sz w:val="16"/>
                <w:szCs w:val="16"/>
                <w:lang w:eastAsia="zh-CN"/>
              </w:rPr>
              <w:t>FDD (TDD is not precluded), OFDM</w:t>
            </w:r>
          </w:p>
        </w:tc>
      </w:tr>
      <w:tr w:rsidR="002232A5" w:rsidRPr="002232A5" w14:paraId="487E85B6" w14:textId="77777777" w:rsidTr="002232A5">
        <w:trPr>
          <w:trHeight w:val="20"/>
        </w:trPr>
        <w:tc>
          <w:tcPr>
            <w:tcW w:w="3048" w:type="dxa"/>
            <w:gridSpan w:val="2"/>
            <w:tcBorders>
              <w:top w:val="nil"/>
              <w:left w:val="single" w:sz="8" w:space="0" w:color="auto"/>
              <w:bottom w:val="single" w:sz="8" w:space="0" w:color="auto"/>
              <w:right w:val="single" w:sz="8" w:space="0" w:color="auto"/>
            </w:tcBorders>
            <w:shd w:val="clear" w:color="auto" w:fill="FFFFFF"/>
            <w:tcMar>
              <w:top w:w="72" w:type="dxa"/>
              <w:left w:w="144" w:type="dxa"/>
              <w:bottom w:w="72" w:type="dxa"/>
              <w:right w:w="144" w:type="dxa"/>
            </w:tcMar>
            <w:hideMark/>
          </w:tcPr>
          <w:p w14:paraId="552FDAB6" w14:textId="77777777" w:rsidR="002232A5" w:rsidRPr="002232A5" w:rsidRDefault="002232A5" w:rsidP="002232A5">
            <w:pPr>
              <w:jc w:val="both"/>
              <w:rPr>
                <w:rFonts w:ascii="Arial" w:eastAsia="SimSun" w:hAnsi="Arial" w:cs="Arial"/>
                <w:color w:val="000000"/>
                <w:sz w:val="16"/>
                <w:szCs w:val="16"/>
                <w:lang w:val="en-US" w:eastAsia="zh-CN"/>
              </w:rPr>
            </w:pPr>
            <w:r w:rsidRPr="002232A5">
              <w:rPr>
                <w:rFonts w:ascii="Arial" w:eastAsia="SimSun" w:hAnsi="Arial" w:cs="Arial"/>
                <w:color w:val="000000"/>
                <w:sz w:val="16"/>
                <w:szCs w:val="16"/>
                <w:lang w:eastAsia="zh-CN"/>
              </w:rPr>
              <w:t>Multiple access</w:t>
            </w:r>
          </w:p>
        </w:tc>
        <w:tc>
          <w:tcPr>
            <w:tcW w:w="6581" w:type="dxa"/>
            <w:tcBorders>
              <w:top w:val="nil"/>
              <w:left w:val="nil"/>
              <w:bottom w:val="single" w:sz="8" w:space="0" w:color="auto"/>
              <w:right w:val="single" w:sz="8" w:space="0" w:color="auto"/>
            </w:tcBorders>
            <w:shd w:val="clear" w:color="auto" w:fill="FFFFFF"/>
            <w:tcMar>
              <w:top w:w="72" w:type="dxa"/>
              <w:left w:w="144" w:type="dxa"/>
              <w:bottom w:w="72" w:type="dxa"/>
              <w:right w:w="144" w:type="dxa"/>
            </w:tcMar>
            <w:hideMark/>
          </w:tcPr>
          <w:p w14:paraId="27E648AB" w14:textId="77777777" w:rsidR="002232A5" w:rsidRPr="002232A5" w:rsidRDefault="002232A5" w:rsidP="002232A5">
            <w:pPr>
              <w:jc w:val="both"/>
              <w:rPr>
                <w:rFonts w:ascii="Arial" w:eastAsia="SimSun" w:hAnsi="Arial" w:cs="Arial"/>
                <w:color w:val="000000"/>
                <w:sz w:val="16"/>
                <w:szCs w:val="16"/>
                <w:lang w:val="en-US" w:eastAsia="zh-CN"/>
              </w:rPr>
            </w:pPr>
            <w:r w:rsidRPr="002232A5">
              <w:rPr>
                <w:rFonts w:ascii="Arial" w:eastAsia="SimSun" w:hAnsi="Arial" w:cs="Arial"/>
                <w:color w:val="000000"/>
                <w:sz w:val="16"/>
                <w:szCs w:val="16"/>
                <w:lang w:eastAsia="zh-CN"/>
              </w:rPr>
              <w:t>OFDMA</w:t>
            </w:r>
          </w:p>
        </w:tc>
      </w:tr>
      <w:tr w:rsidR="002232A5" w:rsidRPr="002232A5" w14:paraId="49C3587F" w14:textId="77777777" w:rsidTr="002232A5">
        <w:trPr>
          <w:trHeight w:val="20"/>
        </w:trPr>
        <w:tc>
          <w:tcPr>
            <w:tcW w:w="3048" w:type="dxa"/>
            <w:gridSpan w:val="2"/>
            <w:tcBorders>
              <w:top w:val="nil"/>
              <w:left w:val="single" w:sz="8" w:space="0" w:color="auto"/>
              <w:bottom w:val="single" w:sz="8" w:space="0" w:color="auto"/>
              <w:right w:val="single" w:sz="8" w:space="0" w:color="auto"/>
            </w:tcBorders>
            <w:shd w:val="clear" w:color="auto" w:fill="FFFFFF"/>
            <w:tcMar>
              <w:top w:w="72" w:type="dxa"/>
              <w:left w:w="144" w:type="dxa"/>
              <w:bottom w:w="72" w:type="dxa"/>
              <w:right w:w="144" w:type="dxa"/>
            </w:tcMar>
            <w:hideMark/>
          </w:tcPr>
          <w:p w14:paraId="38DC7CCC" w14:textId="77777777" w:rsidR="002232A5" w:rsidRPr="002232A5" w:rsidRDefault="002232A5" w:rsidP="002232A5">
            <w:pPr>
              <w:jc w:val="both"/>
              <w:rPr>
                <w:rFonts w:ascii="Arial" w:eastAsia="SimSun" w:hAnsi="Arial" w:cs="Arial"/>
                <w:color w:val="000000"/>
                <w:sz w:val="16"/>
                <w:szCs w:val="16"/>
                <w:lang w:val="en-US" w:eastAsia="zh-CN"/>
              </w:rPr>
            </w:pPr>
            <w:r w:rsidRPr="002232A5">
              <w:rPr>
                <w:rFonts w:ascii="Arial" w:eastAsia="SimSun" w:hAnsi="Arial" w:cs="Arial"/>
                <w:color w:val="000000"/>
                <w:sz w:val="16"/>
                <w:szCs w:val="16"/>
                <w:lang w:eastAsia="zh-CN"/>
              </w:rPr>
              <w:t>Scenario</w:t>
            </w:r>
          </w:p>
        </w:tc>
        <w:tc>
          <w:tcPr>
            <w:tcW w:w="6581" w:type="dxa"/>
            <w:tcBorders>
              <w:top w:val="nil"/>
              <w:left w:val="nil"/>
              <w:bottom w:val="single" w:sz="8" w:space="0" w:color="auto"/>
              <w:right w:val="single" w:sz="8" w:space="0" w:color="auto"/>
            </w:tcBorders>
            <w:shd w:val="clear" w:color="auto" w:fill="FFFFFF"/>
            <w:tcMar>
              <w:top w:w="72" w:type="dxa"/>
              <w:left w:w="144" w:type="dxa"/>
              <w:bottom w:w="72" w:type="dxa"/>
              <w:right w:w="144" w:type="dxa"/>
            </w:tcMar>
            <w:hideMark/>
          </w:tcPr>
          <w:p w14:paraId="7DAC643D" w14:textId="77777777" w:rsidR="002232A5" w:rsidRPr="002232A5" w:rsidRDefault="002232A5" w:rsidP="002232A5">
            <w:pPr>
              <w:jc w:val="both"/>
              <w:rPr>
                <w:rFonts w:ascii="Arial" w:eastAsia="SimSun" w:hAnsi="Arial" w:cs="Arial"/>
                <w:color w:val="000000"/>
                <w:sz w:val="16"/>
                <w:szCs w:val="16"/>
                <w:lang w:val="en-US" w:eastAsia="zh-CN"/>
              </w:rPr>
            </w:pPr>
            <w:r w:rsidRPr="002232A5">
              <w:rPr>
                <w:rFonts w:ascii="Arial" w:eastAsia="SimSun" w:hAnsi="Arial" w:cs="Arial"/>
                <w:color w:val="000000"/>
                <w:sz w:val="16"/>
                <w:szCs w:val="16"/>
                <w:lang w:eastAsia="zh-CN"/>
              </w:rPr>
              <w:t>Dense Urban (Macro only) is a baseline.</w:t>
            </w:r>
          </w:p>
          <w:p w14:paraId="598E78F6" w14:textId="77777777" w:rsidR="002232A5" w:rsidRPr="002232A5" w:rsidRDefault="002232A5" w:rsidP="002232A5">
            <w:pPr>
              <w:jc w:val="both"/>
              <w:rPr>
                <w:rFonts w:ascii="Arial" w:eastAsia="SimSun" w:hAnsi="Arial" w:cs="Arial"/>
                <w:color w:val="000000"/>
                <w:sz w:val="16"/>
                <w:szCs w:val="16"/>
                <w:lang w:val="en-US" w:eastAsia="zh-CN"/>
              </w:rPr>
            </w:pPr>
            <w:r w:rsidRPr="002232A5">
              <w:rPr>
                <w:rFonts w:ascii="Arial" w:eastAsia="SimSun" w:hAnsi="Arial" w:cs="Arial"/>
                <w:color w:val="000000"/>
                <w:sz w:val="16"/>
                <w:szCs w:val="16"/>
                <w:lang w:eastAsia="zh-CN"/>
              </w:rPr>
              <w:t>Other scenarios (e.g. UMi@4GHz 2GHz, Urban Macro) are not precluded.</w:t>
            </w:r>
          </w:p>
        </w:tc>
      </w:tr>
      <w:tr w:rsidR="002232A5" w:rsidRPr="002232A5" w14:paraId="3A8508C7" w14:textId="77777777" w:rsidTr="002232A5">
        <w:trPr>
          <w:trHeight w:val="20"/>
        </w:trPr>
        <w:tc>
          <w:tcPr>
            <w:tcW w:w="3048" w:type="dxa"/>
            <w:gridSpan w:val="2"/>
            <w:tcBorders>
              <w:top w:val="nil"/>
              <w:left w:val="single" w:sz="8" w:space="0" w:color="auto"/>
              <w:bottom w:val="single" w:sz="8" w:space="0" w:color="auto"/>
              <w:right w:val="single" w:sz="8" w:space="0" w:color="auto"/>
            </w:tcBorders>
            <w:shd w:val="clear" w:color="auto" w:fill="FFFFFF"/>
            <w:tcMar>
              <w:top w:w="72" w:type="dxa"/>
              <w:left w:w="144" w:type="dxa"/>
              <w:bottom w:w="72" w:type="dxa"/>
              <w:right w:w="144" w:type="dxa"/>
            </w:tcMar>
            <w:hideMark/>
          </w:tcPr>
          <w:p w14:paraId="6626E5E3" w14:textId="77777777" w:rsidR="002232A5" w:rsidRPr="002232A5" w:rsidRDefault="002232A5" w:rsidP="002232A5">
            <w:pPr>
              <w:jc w:val="both"/>
              <w:rPr>
                <w:rFonts w:ascii="Arial" w:eastAsia="SimSun" w:hAnsi="Arial" w:cs="Arial"/>
                <w:color w:val="000000"/>
                <w:sz w:val="16"/>
                <w:szCs w:val="16"/>
                <w:lang w:val="en-US" w:eastAsia="zh-CN"/>
              </w:rPr>
            </w:pPr>
            <w:r w:rsidRPr="002232A5">
              <w:rPr>
                <w:rFonts w:ascii="Arial" w:eastAsia="SimSun" w:hAnsi="Arial" w:cs="Arial"/>
                <w:color w:val="000000"/>
                <w:sz w:val="16"/>
                <w:szCs w:val="16"/>
                <w:lang w:eastAsia="zh-CN"/>
              </w:rPr>
              <w:t>Frequency Range</w:t>
            </w:r>
          </w:p>
        </w:tc>
        <w:tc>
          <w:tcPr>
            <w:tcW w:w="6581" w:type="dxa"/>
            <w:tcBorders>
              <w:top w:val="nil"/>
              <w:left w:val="nil"/>
              <w:bottom w:val="single" w:sz="8" w:space="0" w:color="auto"/>
              <w:right w:val="single" w:sz="8" w:space="0" w:color="auto"/>
            </w:tcBorders>
            <w:shd w:val="clear" w:color="auto" w:fill="FFFFFF"/>
            <w:tcMar>
              <w:top w:w="72" w:type="dxa"/>
              <w:left w:w="144" w:type="dxa"/>
              <w:bottom w:w="72" w:type="dxa"/>
              <w:right w:w="144" w:type="dxa"/>
            </w:tcMar>
            <w:hideMark/>
          </w:tcPr>
          <w:p w14:paraId="7D4E28ED" w14:textId="77777777" w:rsidR="002232A5" w:rsidRPr="002232A5" w:rsidRDefault="002232A5" w:rsidP="002232A5">
            <w:pPr>
              <w:jc w:val="both"/>
              <w:rPr>
                <w:rFonts w:ascii="Arial" w:eastAsia="SimSun" w:hAnsi="Arial" w:cs="Arial"/>
                <w:color w:val="000000"/>
                <w:sz w:val="16"/>
                <w:szCs w:val="16"/>
                <w:lang w:val="en-US" w:eastAsia="zh-CN"/>
              </w:rPr>
            </w:pPr>
            <w:r w:rsidRPr="002232A5">
              <w:rPr>
                <w:rFonts w:ascii="Arial" w:eastAsia="SimSun" w:hAnsi="Arial" w:cs="Arial"/>
                <w:color w:val="000000"/>
                <w:sz w:val="16"/>
                <w:szCs w:val="16"/>
                <w:lang w:val="en-US" w:eastAsia="zh-CN"/>
              </w:rPr>
              <w:t>FR1 only, </w:t>
            </w:r>
            <w:r w:rsidRPr="002232A5">
              <w:rPr>
                <w:rFonts w:ascii="Arial" w:eastAsia="SimSun" w:hAnsi="Arial" w:cs="Arial"/>
                <w:color w:val="000000"/>
                <w:sz w:val="16"/>
                <w:szCs w:val="16"/>
                <w:lang w:eastAsia="zh-CN"/>
              </w:rPr>
              <w:t>FFS 2GHz or 4GHz as a baseline</w:t>
            </w:r>
          </w:p>
        </w:tc>
      </w:tr>
      <w:tr w:rsidR="002232A5" w:rsidRPr="002232A5" w14:paraId="10D6E794" w14:textId="77777777" w:rsidTr="002232A5">
        <w:trPr>
          <w:trHeight w:val="20"/>
        </w:trPr>
        <w:tc>
          <w:tcPr>
            <w:tcW w:w="3048" w:type="dxa"/>
            <w:gridSpan w:val="2"/>
            <w:tcBorders>
              <w:top w:val="nil"/>
              <w:left w:val="single" w:sz="8" w:space="0" w:color="auto"/>
              <w:bottom w:val="single" w:sz="8" w:space="0" w:color="auto"/>
              <w:right w:val="single" w:sz="8" w:space="0" w:color="auto"/>
            </w:tcBorders>
            <w:shd w:val="clear" w:color="auto" w:fill="FFFFFF"/>
            <w:tcMar>
              <w:top w:w="72" w:type="dxa"/>
              <w:left w:w="144" w:type="dxa"/>
              <w:bottom w:w="72" w:type="dxa"/>
              <w:right w:w="144" w:type="dxa"/>
            </w:tcMar>
            <w:hideMark/>
          </w:tcPr>
          <w:p w14:paraId="1CAE9DBA" w14:textId="77777777" w:rsidR="002232A5" w:rsidRPr="002232A5" w:rsidRDefault="002232A5" w:rsidP="002232A5">
            <w:pPr>
              <w:jc w:val="both"/>
              <w:rPr>
                <w:rFonts w:ascii="Arial" w:eastAsia="SimSun" w:hAnsi="Arial" w:cs="Arial"/>
                <w:color w:val="000000"/>
                <w:sz w:val="16"/>
                <w:szCs w:val="16"/>
                <w:lang w:val="en-US" w:eastAsia="zh-CN"/>
              </w:rPr>
            </w:pPr>
            <w:r w:rsidRPr="002232A5">
              <w:rPr>
                <w:rFonts w:ascii="Arial" w:eastAsia="SimSun" w:hAnsi="Arial" w:cs="Arial"/>
                <w:color w:val="000000"/>
                <w:sz w:val="16"/>
                <w:szCs w:val="16"/>
                <w:lang w:eastAsia="zh-CN"/>
              </w:rPr>
              <w:t>Inter-BS distance</w:t>
            </w:r>
          </w:p>
        </w:tc>
        <w:tc>
          <w:tcPr>
            <w:tcW w:w="6581" w:type="dxa"/>
            <w:tcBorders>
              <w:top w:val="nil"/>
              <w:left w:val="nil"/>
              <w:bottom w:val="single" w:sz="8" w:space="0" w:color="auto"/>
              <w:right w:val="single" w:sz="8" w:space="0" w:color="auto"/>
            </w:tcBorders>
            <w:shd w:val="clear" w:color="auto" w:fill="FFFFFF"/>
            <w:tcMar>
              <w:top w:w="72" w:type="dxa"/>
              <w:left w:w="144" w:type="dxa"/>
              <w:bottom w:w="72" w:type="dxa"/>
              <w:right w:w="144" w:type="dxa"/>
            </w:tcMar>
            <w:hideMark/>
          </w:tcPr>
          <w:p w14:paraId="71E59D78" w14:textId="77777777" w:rsidR="002232A5" w:rsidRPr="002232A5" w:rsidRDefault="002232A5" w:rsidP="002232A5">
            <w:pPr>
              <w:jc w:val="both"/>
              <w:rPr>
                <w:rFonts w:ascii="Arial" w:eastAsia="SimSun" w:hAnsi="Arial" w:cs="Arial"/>
                <w:color w:val="000000"/>
                <w:sz w:val="16"/>
                <w:szCs w:val="16"/>
                <w:lang w:val="en-US" w:eastAsia="zh-CN"/>
              </w:rPr>
            </w:pPr>
            <w:r w:rsidRPr="002232A5">
              <w:rPr>
                <w:rFonts w:ascii="Arial" w:eastAsia="SimSun" w:hAnsi="Arial" w:cs="Arial"/>
                <w:color w:val="000000"/>
                <w:sz w:val="16"/>
                <w:szCs w:val="16"/>
                <w:lang w:eastAsia="zh-CN"/>
              </w:rPr>
              <w:t>200m</w:t>
            </w:r>
          </w:p>
        </w:tc>
      </w:tr>
      <w:tr w:rsidR="002232A5" w:rsidRPr="002232A5" w14:paraId="1247EE66" w14:textId="77777777" w:rsidTr="002232A5">
        <w:trPr>
          <w:trHeight w:val="20"/>
        </w:trPr>
        <w:tc>
          <w:tcPr>
            <w:tcW w:w="3048" w:type="dxa"/>
            <w:gridSpan w:val="2"/>
            <w:tcBorders>
              <w:top w:val="nil"/>
              <w:left w:val="single" w:sz="8" w:space="0" w:color="auto"/>
              <w:bottom w:val="single" w:sz="8" w:space="0" w:color="auto"/>
              <w:right w:val="single" w:sz="8" w:space="0" w:color="auto"/>
            </w:tcBorders>
            <w:shd w:val="clear" w:color="auto" w:fill="FFFFFF"/>
            <w:tcMar>
              <w:top w:w="72" w:type="dxa"/>
              <w:left w:w="144" w:type="dxa"/>
              <w:bottom w:w="72" w:type="dxa"/>
              <w:right w:w="144" w:type="dxa"/>
            </w:tcMar>
            <w:hideMark/>
          </w:tcPr>
          <w:p w14:paraId="1F7ECA4C" w14:textId="77777777" w:rsidR="002232A5" w:rsidRPr="002232A5" w:rsidRDefault="002232A5" w:rsidP="002232A5">
            <w:pPr>
              <w:jc w:val="both"/>
              <w:rPr>
                <w:rFonts w:ascii="Arial" w:eastAsia="SimSun" w:hAnsi="Arial" w:cs="Arial"/>
                <w:color w:val="000000"/>
                <w:sz w:val="16"/>
                <w:szCs w:val="16"/>
                <w:lang w:val="en-US" w:eastAsia="zh-CN"/>
              </w:rPr>
            </w:pPr>
            <w:r w:rsidRPr="002232A5">
              <w:rPr>
                <w:rFonts w:ascii="Arial" w:eastAsia="SimSun" w:hAnsi="Arial" w:cs="Arial"/>
                <w:color w:val="000000"/>
                <w:sz w:val="16"/>
                <w:szCs w:val="16"/>
                <w:lang w:val="en-US" w:eastAsia="zh-CN"/>
              </w:rPr>
              <w:t>Channel model        </w:t>
            </w:r>
          </w:p>
        </w:tc>
        <w:tc>
          <w:tcPr>
            <w:tcW w:w="6581" w:type="dxa"/>
            <w:tcBorders>
              <w:top w:val="nil"/>
              <w:left w:val="nil"/>
              <w:bottom w:val="single" w:sz="8" w:space="0" w:color="auto"/>
              <w:right w:val="single" w:sz="8" w:space="0" w:color="auto"/>
            </w:tcBorders>
            <w:shd w:val="clear" w:color="auto" w:fill="FFFFFF"/>
            <w:tcMar>
              <w:top w:w="72" w:type="dxa"/>
              <w:left w:w="144" w:type="dxa"/>
              <w:bottom w:w="72" w:type="dxa"/>
              <w:right w:w="144" w:type="dxa"/>
            </w:tcMar>
            <w:hideMark/>
          </w:tcPr>
          <w:p w14:paraId="5E237B8E" w14:textId="77777777" w:rsidR="002232A5" w:rsidRPr="002232A5" w:rsidRDefault="002232A5" w:rsidP="002232A5">
            <w:pPr>
              <w:jc w:val="both"/>
              <w:rPr>
                <w:rFonts w:ascii="Arial" w:eastAsia="SimSun" w:hAnsi="Arial" w:cs="Arial"/>
                <w:color w:val="000000"/>
                <w:sz w:val="16"/>
                <w:szCs w:val="16"/>
                <w:lang w:val="en-US" w:eastAsia="zh-CN"/>
              </w:rPr>
            </w:pPr>
            <w:r w:rsidRPr="002232A5">
              <w:rPr>
                <w:rFonts w:ascii="Arial" w:eastAsia="SimSun" w:hAnsi="Arial" w:cs="Arial"/>
                <w:color w:val="000000"/>
                <w:sz w:val="16"/>
                <w:szCs w:val="16"/>
                <w:lang w:val="en-US" w:eastAsia="zh-CN"/>
              </w:rPr>
              <w:t>According to TR 38.901</w:t>
            </w:r>
          </w:p>
        </w:tc>
      </w:tr>
      <w:tr w:rsidR="002232A5" w:rsidRPr="002232A5" w14:paraId="468880E0" w14:textId="77777777" w:rsidTr="002232A5">
        <w:trPr>
          <w:trHeight w:val="20"/>
        </w:trPr>
        <w:tc>
          <w:tcPr>
            <w:tcW w:w="3048" w:type="dxa"/>
            <w:gridSpan w:val="2"/>
            <w:tcBorders>
              <w:top w:val="nil"/>
              <w:left w:val="single" w:sz="8" w:space="0" w:color="auto"/>
              <w:bottom w:val="single" w:sz="8" w:space="0" w:color="auto"/>
              <w:right w:val="single" w:sz="8" w:space="0" w:color="auto"/>
            </w:tcBorders>
            <w:shd w:val="clear" w:color="auto" w:fill="FFFFFF"/>
            <w:tcMar>
              <w:top w:w="72" w:type="dxa"/>
              <w:left w:w="144" w:type="dxa"/>
              <w:bottom w:w="72" w:type="dxa"/>
              <w:right w:w="144" w:type="dxa"/>
            </w:tcMar>
            <w:hideMark/>
          </w:tcPr>
          <w:p w14:paraId="6C918389" w14:textId="77777777" w:rsidR="002232A5" w:rsidRPr="002232A5" w:rsidRDefault="002232A5" w:rsidP="002232A5">
            <w:pPr>
              <w:jc w:val="both"/>
              <w:rPr>
                <w:rFonts w:ascii="Arial" w:eastAsia="SimSun" w:hAnsi="Arial" w:cs="Arial"/>
                <w:color w:val="000000"/>
                <w:sz w:val="16"/>
                <w:szCs w:val="16"/>
                <w:lang w:val="en-US" w:eastAsia="zh-CN"/>
              </w:rPr>
            </w:pPr>
            <w:r w:rsidRPr="002232A5">
              <w:rPr>
                <w:rFonts w:ascii="Arial" w:eastAsia="SimSun" w:hAnsi="Arial" w:cs="Arial"/>
                <w:color w:val="000000"/>
                <w:sz w:val="16"/>
                <w:szCs w:val="16"/>
                <w:lang w:eastAsia="zh-CN"/>
              </w:rPr>
              <w:t>Antenna setup and port layouts at gNB</w:t>
            </w:r>
          </w:p>
        </w:tc>
        <w:tc>
          <w:tcPr>
            <w:tcW w:w="6581" w:type="dxa"/>
            <w:tcBorders>
              <w:top w:val="nil"/>
              <w:left w:val="nil"/>
              <w:bottom w:val="single" w:sz="8" w:space="0" w:color="auto"/>
              <w:right w:val="single" w:sz="8" w:space="0" w:color="auto"/>
            </w:tcBorders>
            <w:shd w:val="clear" w:color="auto" w:fill="FFFFFF"/>
            <w:tcMar>
              <w:top w:w="72" w:type="dxa"/>
              <w:left w:w="144" w:type="dxa"/>
              <w:bottom w:w="72" w:type="dxa"/>
              <w:right w:w="144" w:type="dxa"/>
            </w:tcMar>
            <w:hideMark/>
          </w:tcPr>
          <w:p w14:paraId="25701FB9" w14:textId="77777777" w:rsidR="002232A5" w:rsidRPr="002232A5" w:rsidRDefault="002232A5" w:rsidP="002232A5">
            <w:pPr>
              <w:jc w:val="both"/>
              <w:rPr>
                <w:rFonts w:ascii="Arial" w:eastAsia="SimSun" w:hAnsi="Arial" w:cs="Arial"/>
                <w:color w:val="000000"/>
                <w:sz w:val="16"/>
                <w:szCs w:val="16"/>
                <w:lang w:val="en-US" w:eastAsia="zh-CN"/>
              </w:rPr>
            </w:pPr>
            <w:r w:rsidRPr="002232A5">
              <w:rPr>
                <w:rFonts w:ascii="Arial" w:eastAsia="SimSun" w:hAnsi="Arial" w:cs="Arial"/>
                <w:color w:val="000000"/>
                <w:sz w:val="16"/>
                <w:szCs w:val="16"/>
                <w:lang w:eastAsia="zh-CN"/>
              </w:rPr>
              <w:t>Companies need to report which option(s) are used between</w:t>
            </w:r>
          </w:p>
          <w:p w14:paraId="597DC6E9" w14:textId="77777777" w:rsidR="002232A5" w:rsidRPr="002232A5" w:rsidRDefault="002232A5" w:rsidP="002232A5">
            <w:pPr>
              <w:spacing w:line="252" w:lineRule="atLeast"/>
              <w:ind w:left="360" w:hanging="360"/>
              <w:jc w:val="both"/>
              <w:rPr>
                <w:rFonts w:ascii="Arial" w:eastAsia="SimSun" w:hAnsi="Arial" w:cs="Arial"/>
                <w:color w:val="000000"/>
                <w:sz w:val="16"/>
                <w:szCs w:val="16"/>
                <w:lang w:val="fr-FR" w:eastAsia="zh-CN"/>
              </w:rPr>
            </w:pPr>
            <w:r w:rsidRPr="002232A5">
              <w:rPr>
                <w:rFonts w:ascii="Arial" w:eastAsia="SimSun" w:hAnsi="Arial" w:cs="Arial"/>
                <w:color w:val="000000"/>
                <w:sz w:val="16"/>
                <w:szCs w:val="16"/>
                <w:lang w:val="fr-FR" w:eastAsia="zh-CN"/>
              </w:rPr>
              <w:t>-          32 ports: (8,8,2,1,1,2,8), (dH,dV) = (0.5, 0.8)</w:t>
            </w:r>
            <w:r w:rsidRPr="002232A5">
              <w:rPr>
                <w:rFonts w:ascii="Arial" w:eastAsia="SimSun" w:hAnsi="Arial" w:cs="Arial"/>
                <w:color w:val="000000"/>
                <w:sz w:val="16"/>
                <w:szCs w:val="16"/>
                <w:lang w:eastAsia="zh-CN"/>
              </w:rPr>
              <w:t>λ</w:t>
            </w:r>
          </w:p>
          <w:p w14:paraId="4944B628" w14:textId="77777777" w:rsidR="002232A5" w:rsidRPr="002232A5" w:rsidRDefault="002232A5" w:rsidP="002232A5">
            <w:pPr>
              <w:spacing w:line="252" w:lineRule="atLeast"/>
              <w:ind w:left="360" w:hanging="360"/>
              <w:jc w:val="both"/>
              <w:rPr>
                <w:rFonts w:ascii="Arial" w:eastAsia="SimSun" w:hAnsi="Arial" w:cs="Arial"/>
                <w:color w:val="000000"/>
                <w:sz w:val="16"/>
                <w:szCs w:val="16"/>
                <w:lang w:val="fr-FR" w:eastAsia="zh-CN"/>
              </w:rPr>
            </w:pPr>
            <w:r w:rsidRPr="002232A5">
              <w:rPr>
                <w:rFonts w:ascii="Arial" w:eastAsia="SimSun" w:hAnsi="Arial" w:cs="Arial"/>
                <w:color w:val="000000"/>
                <w:sz w:val="16"/>
                <w:szCs w:val="16"/>
                <w:lang w:val="fr-FR" w:eastAsia="zh-CN"/>
              </w:rPr>
              <w:t>-          16 ports: (8,4,2,1,1,2,4), (dH,dV) = (0.5, 0.8)</w:t>
            </w:r>
            <w:r w:rsidRPr="002232A5">
              <w:rPr>
                <w:rFonts w:ascii="Arial" w:eastAsia="SimSun" w:hAnsi="Arial" w:cs="Arial"/>
                <w:color w:val="000000"/>
                <w:sz w:val="16"/>
                <w:szCs w:val="16"/>
                <w:lang w:eastAsia="zh-CN"/>
              </w:rPr>
              <w:t>λ</w:t>
            </w:r>
          </w:p>
          <w:p w14:paraId="6C0CEA61" w14:textId="77777777" w:rsidR="002232A5" w:rsidRPr="002232A5" w:rsidRDefault="002232A5" w:rsidP="002232A5">
            <w:pPr>
              <w:jc w:val="both"/>
              <w:rPr>
                <w:rFonts w:ascii="Arial" w:eastAsia="SimSun" w:hAnsi="Arial" w:cs="Arial"/>
                <w:color w:val="000000"/>
                <w:sz w:val="16"/>
                <w:szCs w:val="16"/>
                <w:lang w:val="en-US" w:eastAsia="zh-CN"/>
              </w:rPr>
            </w:pPr>
            <w:r w:rsidRPr="002232A5">
              <w:rPr>
                <w:rFonts w:ascii="Arial" w:eastAsia="SimSun" w:hAnsi="Arial" w:cs="Arial"/>
                <w:color w:val="000000"/>
                <w:sz w:val="16"/>
                <w:szCs w:val="16"/>
                <w:lang w:eastAsia="zh-CN"/>
              </w:rPr>
              <w:t>Other configurations are not precluded.</w:t>
            </w:r>
          </w:p>
        </w:tc>
      </w:tr>
      <w:tr w:rsidR="002232A5" w:rsidRPr="002232A5" w14:paraId="7175B154" w14:textId="77777777" w:rsidTr="002232A5">
        <w:trPr>
          <w:trHeight w:val="20"/>
        </w:trPr>
        <w:tc>
          <w:tcPr>
            <w:tcW w:w="3048" w:type="dxa"/>
            <w:gridSpan w:val="2"/>
            <w:tcBorders>
              <w:top w:val="nil"/>
              <w:left w:val="single" w:sz="8" w:space="0" w:color="auto"/>
              <w:bottom w:val="single" w:sz="8" w:space="0" w:color="auto"/>
              <w:right w:val="single" w:sz="8" w:space="0" w:color="auto"/>
            </w:tcBorders>
            <w:shd w:val="clear" w:color="auto" w:fill="FFFFFF"/>
            <w:tcMar>
              <w:top w:w="72" w:type="dxa"/>
              <w:left w:w="144" w:type="dxa"/>
              <w:bottom w:w="72" w:type="dxa"/>
              <w:right w:w="144" w:type="dxa"/>
            </w:tcMar>
            <w:hideMark/>
          </w:tcPr>
          <w:p w14:paraId="7DC4F21B" w14:textId="77777777" w:rsidR="002232A5" w:rsidRPr="002232A5" w:rsidRDefault="002232A5" w:rsidP="002232A5">
            <w:pPr>
              <w:jc w:val="both"/>
              <w:rPr>
                <w:rFonts w:ascii="Arial" w:eastAsia="SimSun" w:hAnsi="Arial" w:cs="Arial"/>
                <w:color w:val="000000"/>
                <w:sz w:val="16"/>
                <w:szCs w:val="16"/>
                <w:lang w:val="en-US" w:eastAsia="zh-CN"/>
              </w:rPr>
            </w:pPr>
            <w:r w:rsidRPr="002232A5">
              <w:rPr>
                <w:rFonts w:ascii="Arial" w:eastAsia="SimSun" w:hAnsi="Arial" w:cs="Arial"/>
                <w:color w:val="000000"/>
                <w:sz w:val="16"/>
                <w:szCs w:val="16"/>
                <w:lang w:eastAsia="zh-CN"/>
              </w:rPr>
              <w:t>Antenna setup and port layouts at UE</w:t>
            </w:r>
          </w:p>
        </w:tc>
        <w:tc>
          <w:tcPr>
            <w:tcW w:w="6581" w:type="dxa"/>
            <w:tcBorders>
              <w:top w:val="nil"/>
              <w:left w:val="nil"/>
              <w:bottom w:val="single" w:sz="8" w:space="0" w:color="auto"/>
              <w:right w:val="single" w:sz="8" w:space="0" w:color="auto"/>
            </w:tcBorders>
            <w:shd w:val="clear" w:color="auto" w:fill="FFFFFF"/>
            <w:tcMar>
              <w:top w:w="72" w:type="dxa"/>
              <w:left w:w="144" w:type="dxa"/>
              <w:bottom w:w="72" w:type="dxa"/>
              <w:right w:w="144" w:type="dxa"/>
            </w:tcMar>
            <w:hideMark/>
          </w:tcPr>
          <w:p w14:paraId="0788E2C2" w14:textId="77777777" w:rsidR="002232A5" w:rsidRPr="002232A5" w:rsidRDefault="002232A5" w:rsidP="002232A5">
            <w:pPr>
              <w:jc w:val="both"/>
              <w:rPr>
                <w:rFonts w:ascii="Arial" w:eastAsia="SimSun" w:hAnsi="Arial" w:cs="Arial"/>
                <w:color w:val="000000"/>
                <w:sz w:val="16"/>
                <w:szCs w:val="16"/>
                <w:lang w:val="en-US" w:eastAsia="zh-CN"/>
              </w:rPr>
            </w:pPr>
            <w:r w:rsidRPr="002232A5">
              <w:rPr>
                <w:rFonts w:ascii="Arial" w:eastAsia="SimSun" w:hAnsi="Arial" w:cs="Arial"/>
                <w:color w:val="000000"/>
                <w:sz w:val="16"/>
                <w:szCs w:val="16"/>
                <w:lang w:eastAsia="zh-CN"/>
              </w:rPr>
              <w:t>4RX: (1,2,2,1,1,1,2), (dH,dV) = (0.5, 0.5)λ for (rank 1-4)</w:t>
            </w:r>
          </w:p>
          <w:p w14:paraId="296FE426" w14:textId="77777777" w:rsidR="002232A5" w:rsidRPr="002232A5" w:rsidRDefault="002232A5" w:rsidP="002232A5">
            <w:pPr>
              <w:jc w:val="both"/>
              <w:rPr>
                <w:rFonts w:ascii="Arial" w:eastAsia="SimSun" w:hAnsi="Arial" w:cs="Arial"/>
                <w:color w:val="000000"/>
                <w:sz w:val="16"/>
                <w:szCs w:val="16"/>
                <w:lang w:val="en-US" w:eastAsia="zh-CN"/>
              </w:rPr>
            </w:pPr>
            <w:r w:rsidRPr="002232A5">
              <w:rPr>
                <w:rFonts w:ascii="Arial" w:eastAsia="SimSun" w:hAnsi="Arial" w:cs="Arial"/>
                <w:color w:val="000000"/>
                <w:sz w:val="16"/>
                <w:szCs w:val="16"/>
                <w:lang w:eastAsia="zh-CN"/>
              </w:rPr>
              <w:t>2RX: (1,1,2,1,1,1,1), (dH,dV) = (0.5, 0.5)λ for (rank 1,2)</w:t>
            </w:r>
          </w:p>
          <w:p w14:paraId="44905E12" w14:textId="77777777" w:rsidR="002232A5" w:rsidRPr="002232A5" w:rsidRDefault="002232A5" w:rsidP="002232A5">
            <w:pPr>
              <w:jc w:val="both"/>
              <w:rPr>
                <w:rFonts w:ascii="Arial" w:eastAsia="SimSun" w:hAnsi="Arial" w:cs="Arial"/>
                <w:color w:val="000000"/>
                <w:sz w:val="16"/>
                <w:szCs w:val="16"/>
                <w:lang w:val="en-US" w:eastAsia="zh-CN"/>
              </w:rPr>
            </w:pPr>
            <w:r w:rsidRPr="002232A5">
              <w:rPr>
                <w:rFonts w:ascii="Arial" w:eastAsia="SimSun" w:hAnsi="Arial" w:cs="Arial"/>
                <w:color w:val="000000"/>
                <w:sz w:val="16"/>
                <w:szCs w:val="16"/>
                <w:lang w:eastAsia="zh-CN"/>
              </w:rPr>
              <w:t>Other configuration is not precluded.</w:t>
            </w:r>
          </w:p>
        </w:tc>
      </w:tr>
      <w:tr w:rsidR="002232A5" w:rsidRPr="002232A5" w14:paraId="649C1CA7" w14:textId="77777777" w:rsidTr="002232A5">
        <w:trPr>
          <w:trHeight w:val="20"/>
        </w:trPr>
        <w:tc>
          <w:tcPr>
            <w:tcW w:w="3048" w:type="dxa"/>
            <w:gridSpan w:val="2"/>
            <w:tcBorders>
              <w:top w:val="nil"/>
              <w:left w:val="single" w:sz="8" w:space="0" w:color="auto"/>
              <w:bottom w:val="single" w:sz="8" w:space="0" w:color="auto"/>
              <w:right w:val="single" w:sz="8" w:space="0" w:color="auto"/>
            </w:tcBorders>
            <w:shd w:val="clear" w:color="auto" w:fill="FFFFFF"/>
            <w:tcMar>
              <w:top w:w="72" w:type="dxa"/>
              <w:left w:w="144" w:type="dxa"/>
              <w:bottom w:w="72" w:type="dxa"/>
              <w:right w:w="144" w:type="dxa"/>
            </w:tcMar>
            <w:hideMark/>
          </w:tcPr>
          <w:p w14:paraId="4B20C6B8" w14:textId="77777777" w:rsidR="002232A5" w:rsidRPr="002232A5" w:rsidRDefault="002232A5" w:rsidP="002232A5">
            <w:pPr>
              <w:jc w:val="both"/>
              <w:rPr>
                <w:rFonts w:ascii="Arial" w:eastAsia="SimSun" w:hAnsi="Arial" w:cs="Arial"/>
                <w:color w:val="000000"/>
                <w:sz w:val="16"/>
                <w:szCs w:val="16"/>
                <w:lang w:val="en-US" w:eastAsia="zh-CN"/>
              </w:rPr>
            </w:pPr>
            <w:r w:rsidRPr="002232A5">
              <w:rPr>
                <w:rFonts w:ascii="Arial" w:eastAsia="SimSun" w:hAnsi="Arial" w:cs="Arial"/>
                <w:color w:val="000000"/>
                <w:sz w:val="16"/>
                <w:szCs w:val="16"/>
                <w:lang w:eastAsia="zh-CN"/>
              </w:rPr>
              <w:t>BS Tx power</w:t>
            </w:r>
          </w:p>
        </w:tc>
        <w:tc>
          <w:tcPr>
            <w:tcW w:w="6581" w:type="dxa"/>
            <w:tcBorders>
              <w:top w:val="nil"/>
              <w:left w:val="nil"/>
              <w:bottom w:val="single" w:sz="8" w:space="0" w:color="auto"/>
              <w:right w:val="single" w:sz="8" w:space="0" w:color="auto"/>
            </w:tcBorders>
            <w:shd w:val="clear" w:color="auto" w:fill="FFFFFF"/>
            <w:tcMar>
              <w:top w:w="72" w:type="dxa"/>
              <w:left w:w="144" w:type="dxa"/>
              <w:bottom w:w="72" w:type="dxa"/>
              <w:right w:w="144" w:type="dxa"/>
            </w:tcMar>
            <w:hideMark/>
          </w:tcPr>
          <w:p w14:paraId="43746D91" w14:textId="77777777" w:rsidR="002232A5" w:rsidRPr="002232A5" w:rsidRDefault="002232A5" w:rsidP="002232A5">
            <w:pPr>
              <w:jc w:val="both"/>
              <w:rPr>
                <w:rFonts w:ascii="Arial" w:eastAsia="SimSun" w:hAnsi="Arial" w:cs="Arial"/>
                <w:color w:val="000000"/>
                <w:sz w:val="16"/>
                <w:szCs w:val="16"/>
                <w:lang w:val="en-US" w:eastAsia="zh-CN"/>
              </w:rPr>
            </w:pPr>
            <w:r w:rsidRPr="002232A5">
              <w:rPr>
                <w:rFonts w:ascii="Arial" w:eastAsia="SimSun" w:hAnsi="Arial" w:cs="Arial"/>
                <w:color w:val="000000"/>
                <w:sz w:val="16"/>
                <w:szCs w:val="16"/>
                <w:lang w:eastAsia="zh-CN"/>
              </w:rPr>
              <w:t>41 dBm for 10MHz, 44dBm for 20MHz, 47dBm for 40MHz</w:t>
            </w:r>
          </w:p>
        </w:tc>
      </w:tr>
      <w:tr w:rsidR="002232A5" w:rsidRPr="002232A5" w14:paraId="1E82C18F" w14:textId="77777777" w:rsidTr="002232A5">
        <w:trPr>
          <w:trHeight w:val="20"/>
        </w:trPr>
        <w:tc>
          <w:tcPr>
            <w:tcW w:w="3048" w:type="dxa"/>
            <w:gridSpan w:val="2"/>
            <w:tcBorders>
              <w:top w:val="nil"/>
              <w:left w:val="single" w:sz="8" w:space="0" w:color="auto"/>
              <w:bottom w:val="single" w:sz="8" w:space="0" w:color="auto"/>
              <w:right w:val="single" w:sz="8" w:space="0" w:color="auto"/>
            </w:tcBorders>
            <w:shd w:val="clear" w:color="auto" w:fill="FFFFFF"/>
            <w:tcMar>
              <w:top w:w="72" w:type="dxa"/>
              <w:left w:w="144" w:type="dxa"/>
              <w:bottom w:w="72" w:type="dxa"/>
              <w:right w:w="144" w:type="dxa"/>
            </w:tcMar>
            <w:hideMark/>
          </w:tcPr>
          <w:p w14:paraId="54042FB9" w14:textId="77777777" w:rsidR="002232A5" w:rsidRPr="002232A5" w:rsidRDefault="002232A5" w:rsidP="002232A5">
            <w:pPr>
              <w:jc w:val="both"/>
              <w:rPr>
                <w:rFonts w:ascii="Arial" w:eastAsia="SimSun" w:hAnsi="Arial" w:cs="Arial"/>
                <w:color w:val="000000"/>
                <w:sz w:val="16"/>
                <w:szCs w:val="16"/>
                <w:lang w:val="en-US" w:eastAsia="zh-CN"/>
              </w:rPr>
            </w:pPr>
            <w:r w:rsidRPr="002232A5">
              <w:rPr>
                <w:rFonts w:ascii="Arial" w:eastAsia="SimSun" w:hAnsi="Arial" w:cs="Arial"/>
                <w:color w:val="000000"/>
                <w:sz w:val="16"/>
                <w:szCs w:val="16"/>
                <w:lang w:eastAsia="zh-CN"/>
              </w:rPr>
              <w:t>BS antenna height</w:t>
            </w:r>
          </w:p>
        </w:tc>
        <w:tc>
          <w:tcPr>
            <w:tcW w:w="6581" w:type="dxa"/>
            <w:tcBorders>
              <w:top w:val="nil"/>
              <w:left w:val="nil"/>
              <w:bottom w:val="single" w:sz="8" w:space="0" w:color="auto"/>
              <w:right w:val="single" w:sz="8" w:space="0" w:color="auto"/>
            </w:tcBorders>
            <w:shd w:val="clear" w:color="auto" w:fill="FFFFFF"/>
            <w:tcMar>
              <w:top w:w="72" w:type="dxa"/>
              <w:left w:w="144" w:type="dxa"/>
              <w:bottom w:w="72" w:type="dxa"/>
              <w:right w:w="144" w:type="dxa"/>
            </w:tcMar>
            <w:hideMark/>
          </w:tcPr>
          <w:p w14:paraId="3FA7AC1E" w14:textId="77777777" w:rsidR="002232A5" w:rsidRPr="002232A5" w:rsidRDefault="002232A5" w:rsidP="002232A5">
            <w:pPr>
              <w:jc w:val="both"/>
              <w:rPr>
                <w:rFonts w:ascii="Arial" w:eastAsia="SimSun" w:hAnsi="Arial" w:cs="Arial"/>
                <w:color w:val="000000"/>
                <w:sz w:val="16"/>
                <w:szCs w:val="16"/>
                <w:lang w:val="en-US" w:eastAsia="zh-CN"/>
              </w:rPr>
            </w:pPr>
            <w:r w:rsidRPr="002232A5">
              <w:rPr>
                <w:rFonts w:ascii="Arial" w:eastAsia="SimSun" w:hAnsi="Arial" w:cs="Arial"/>
                <w:color w:val="000000"/>
                <w:sz w:val="16"/>
                <w:szCs w:val="16"/>
                <w:lang w:eastAsia="zh-CN"/>
              </w:rPr>
              <w:t>25m</w:t>
            </w:r>
          </w:p>
        </w:tc>
      </w:tr>
      <w:tr w:rsidR="002232A5" w:rsidRPr="002232A5" w14:paraId="0C65D763" w14:textId="77777777" w:rsidTr="002232A5">
        <w:trPr>
          <w:trHeight w:val="20"/>
        </w:trPr>
        <w:tc>
          <w:tcPr>
            <w:tcW w:w="3048" w:type="dxa"/>
            <w:gridSpan w:val="2"/>
            <w:tcBorders>
              <w:top w:val="nil"/>
              <w:left w:val="single" w:sz="8" w:space="0" w:color="auto"/>
              <w:bottom w:val="single" w:sz="8" w:space="0" w:color="auto"/>
              <w:right w:val="single" w:sz="8" w:space="0" w:color="auto"/>
            </w:tcBorders>
            <w:shd w:val="clear" w:color="auto" w:fill="FFFFFF"/>
            <w:tcMar>
              <w:top w:w="72" w:type="dxa"/>
              <w:left w:w="144" w:type="dxa"/>
              <w:bottom w:w="72" w:type="dxa"/>
              <w:right w:w="144" w:type="dxa"/>
            </w:tcMar>
            <w:hideMark/>
          </w:tcPr>
          <w:p w14:paraId="19484971" w14:textId="77777777" w:rsidR="002232A5" w:rsidRPr="002232A5" w:rsidRDefault="002232A5" w:rsidP="002232A5">
            <w:pPr>
              <w:jc w:val="both"/>
              <w:rPr>
                <w:rFonts w:ascii="Arial" w:eastAsia="SimSun" w:hAnsi="Arial" w:cs="Arial"/>
                <w:color w:val="000000"/>
                <w:sz w:val="16"/>
                <w:szCs w:val="16"/>
                <w:lang w:val="en-US" w:eastAsia="zh-CN"/>
              </w:rPr>
            </w:pPr>
            <w:r w:rsidRPr="002232A5">
              <w:rPr>
                <w:rFonts w:ascii="Arial" w:eastAsia="SimSun" w:hAnsi="Arial" w:cs="Arial"/>
                <w:color w:val="000000"/>
                <w:sz w:val="16"/>
                <w:szCs w:val="16"/>
                <w:lang w:eastAsia="zh-CN"/>
              </w:rPr>
              <w:t>UE antenna height &amp; gain</w:t>
            </w:r>
          </w:p>
        </w:tc>
        <w:tc>
          <w:tcPr>
            <w:tcW w:w="6581" w:type="dxa"/>
            <w:tcBorders>
              <w:top w:val="nil"/>
              <w:left w:val="nil"/>
              <w:bottom w:val="single" w:sz="8" w:space="0" w:color="auto"/>
              <w:right w:val="single" w:sz="8" w:space="0" w:color="auto"/>
            </w:tcBorders>
            <w:shd w:val="clear" w:color="auto" w:fill="FFFFFF"/>
            <w:tcMar>
              <w:top w:w="72" w:type="dxa"/>
              <w:left w:w="144" w:type="dxa"/>
              <w:bottom w:w="72" w:type="dxa"/>
              <w:right w:w="144" w:type="dxa"/>
            </w:tcMar>
            <w:hideMark/>
          </w:tcPr>
          <w:p w14:paraId="05363A43" w14:textId="77777777" w:rsidR="002232A5" w:rsidRPr="002232A5" w:rsidRDefault="002232A5" w:rsidP="002232A5">
            <w:pPr>
              <w:jc w:val="both"/>
              <w:rPr>
                <w:rFonts w:ascii="Arial" w:eastAsia="SimSun" w:hAnsi="Arial" w:cs="Arial"/>
                <w:color w:val="000000"/>
                <w:sz w:val="16"/>
                <w:szCs w:val="16"/>
                <w:lang w:val="en-US" w:eastAsia="zh-CN"/>
              </w:rPr>
            </w:pPr>
            <w:r w:rsidRPr="002232A5">
              <w:rPr>
                <w:rFonts w:ascii="Arial" w:eastAsia="SimSun" w:hAnsi="Arial" w:cs="Arial"/>
                <w:color w:val="000000"/>
                <w:sz w:val="16"/>
                <w:szCs w:val="16"/>
                <w:lang w:eastAsia="zh-CN"/>
              </w:rPr>
              <w:t>Follow TR36.873</w:t>
            </w:r>
          </w:p>
        </w:tc>
      </w:tr>
      <w:tr w:rsidR="002232A5" w:rsidRPr="002232A5" w14:paraId="00E4372A" w14:textId="77777777" w:rsidTr="002232A5">
        <w:trPr>
          <w:trHeight w:val="20"/>
        </w:trPr>
        <w:tc>
          <w:tcPr>
            <w:tcW w:w="3048" w:type="dxa"/>
            <w:gridSpan w:val="2"/>
            <w:tcBorders>
              <w:top w:val="nil"/>
              <w:left w:val="single" w:sz="8" w:space="0" w:color="auto"/>
              <w:bottom w:val="single" w:sz="8" w:space="0" w:color="auto"/>
              <w:right w:val="single" w:sz="8" w:space="0" w:color="auto"/>
            </w:tcBorders>
            <w:shd w:val="clear" w:color="auto" w:fill="FFFFFF"/>
            <w:tcMar>
              <w:top w:w="72" w:type="dxa"/>
              <w:left w:w="144" w:type="dxa"/>
              <w:bottom w:w="72" w:type="dxa"/>
              <w:right w:w="144" w:type="dxa"/>
            </w:tcMar>
            <w:hideMark/>
          </w:tcPr>
          <w:p w14:paraId="3A04A989" w14:textId="77777777" w:rsidR="002232A5" w:rsidRPr="002232A5" w:rsidRDefault="002232A5" w:rsidP="002232A5">
            <w:pPr>
              <w:jc w:val="both"/>
              <w:rPr>
                <w:rFonts w:ascii="Arial" w:eastAsia="SimSun" w:hAnsi="Arial" w:cs="Arial"/>
                <w:color w:val="000000"/>
                <w:sz w:val="16"/>
                <w:szCs w:val="16"/>
                <w:lang w:val="en-US" w:eastAsia="zh-CN"/>
              </w:rPr>
            </w:pPr>
            <w:r w:rsidRPr="002232A5">
              <w:rPr>
                <w:rFonts w:ascii="Arial" w:eastAsia="SimSun" w:hAnsi="Arial" w:cs="Arial"/>
                <w:color w:val="000000"/>
                <w:sz w:val="16"/>
                <w:szCs w:val="16"/>
                <w:lang w:eastAsia="zh-CN"/>
              </w:rPr>
              <w:t>UE receiver noise figure</w:t>
            </w:r>
          </w:p>
        </w:tc>
        <w:tc>
          <w:tcPr>
            <w:tcW w:w="6581" w:type="dxa"/>
            <w:tcBorders>
              <w:top w:val="nil"/>
              <w:left w:val="nil"/>
              <w:bottom w:val="single" w:sz="8" w:space="0" w:color="auto"/>
              <w:right w:val="single" w:sz="8" w:space="0" w:color="auto"/>
            </w:tcBorders>
            <w:shd w:val="clear" w:color="auto" w:fill="FFFFFF"/>
            <w:tcMar>
              <w:top w:w="72" w:type="dxa"/>
              <w:left w:w="144" w:type="dxa"/>
              <w:bottom w:w="72" w:type="dxa"/>
              <w:right w:w="144" w:type="dxa"/>
            </w:tcMar>
            <w:hideMark/>
          </w:tcPr>
          <w:p w14:paraId="5FE8CBED" w14:textId="77777777" w:rsidR="002232A5" w:rsidRPr="002232A5" w:rsidRDefault="002232A5" w:rsidP="002232A5">
            <w:pPr>
              <w:jc w:val="both"/>
              <w:rPr>
                <w:rFonts w:ascii="Arial" w:eastAsia="SimSun" w:hAnsi="Arial" w:cs="Arial"/>
                <w:color w:val="000000"/>
                <w:sz w:val="16"/>
                <w:szCs w:val="16"/>
                <w:lang w:val="en-US" w:eastAsia="zh-CN"/>
              </w:rPr>
            </w:pPr>
            <w:r w:rsidRPr="002232A5">
              <w:rPr>
                <w:rFonts w:ascii="Arial" w:eastAsia="SimSun" w:hAnsi="Arial" w:cs="Arial"/>
                <w:color w:val="000000"/>
                <w:sz w:val="16"/>
                <w:szCs w:val="16"/>
                <w:lang w:eastAsia="zh-CN"/>
              </w:rPr>
              <w:t>9dB</w:t>
            </w:r>
          </w:p>
        </w:tc>
      </w:tr>
      <w:tr w:rsidR="002232A5" w:rsidRPr="002232A5" w14:paraId="2D62FEB9" w14:textId="77777777" w:rsidTr="002232A5">
        <w:trPr>
          <w:trHeight w:val="20"/>
        </w:trPr>
        <w:tc>
          <w:tcPr>
            <w:tcW w:w="3048" w:type="dxa"/>
            <w:gridSpan w:val="2"/>
            <w:tcBorders>
              <w:top w:val="nil"/>
              <w:left w:val="single" w:sz="8" w:space="0" w:color="auto"/>
              <w:bottom w:val="single" w:sz="8" w:space="0" w:color="auto"/>
              <w:right w:val="single" w:sz="8" w:space="0" w:color="auto"/>
            </w:tcBorders>
            <w:shd w:val="clear" w:color="auto" w:fill="FFFFFF"/>
            <w:tcMar>
              <w:top w:w="72" w:type="dxa"/>
              <w:left w:w="144" w:type="dxa"/>
              <w:bottom w:w="72" w:type="dxa"/>
              <w:right w:w="144" w:type="dxa"/>
            </w:tcMar>
            <w:hideMark/>
          </w:tcPr>
          <w:p w14:paraId="4E250798" w14:textId="77777777" w:rsidR="002232A5" w:rsidRPr="002232A5" w:rsidRDefault="002232A5" w:rsidP="002232A5">
            <w:pPr>
              <w:jc w:val="both"/>
              <w:rPr>
                <w:rFonts w:ascii="Arial" w:eastAsia="SimSun" w:hAnsi="Arial" w:cs="Arial"/>
                <w:color w:val="000000"/>
                <w:sz w:val="16"/>
                <w:szCs w:val="16"/>
                <w:lang w:val="en-US" w:eastAsia="zh-CN"/>
              </w:rPr>
            </w:pPr>
            <w:r w:rsidRPr="002232A5">
              <w:rPr>
                <w:rFonts w:ascii="Arial" w:eastAsia="SimSun" w:hAnsi="Arial" w:cs="Arial"/>
                <w:color w:val="000000"/>
                <w:sz w:val="16"/>
                <w:szCs w:val="16"/>
                <w:lang w:eastAsia="zh-CN"/>
              </w:rPr>
              <w:t>Modulation</w:t>
            </w:r>
          </w:p>
        </w:tc>
        <w:tc>
          <w:tcPr>
            <w:tcW w:w="6581" w:type="dxa"/>
            <w:tcBorders>
              <w:top w:val="nil"/>
              <w:left w:val="nil"/>
              <w:bottom w:val="single" w:sz="8" w:space="0" w:color="auto"/>
              <w:right w:val="single" w:sz="8" w:space="0" w:color="auto"/>
            </w:tcBorders>
            <w:shd w:val="clear" w:color="auto" w:fill="FFFFFF"/>
            <w:tcMar>
              <w:top w:w="72" w:type="dxa"/>
              <w:left w:w="144" w:type="dxa"/>
              <w:bottom w:w="72" w:type="dxa"/>
              <w:right w:w="144" w:type="dxa"/>
            </w:tcMar>
            <w:hideMark/>
          </w:tcPr>
          <w:p w14:paraId="7DA13B0B" w14:textId="77777777" w:rsidR="002232A5" w:rsidRPr="002232A5" w:rsidRDefault="002232A5" w:rsidP="002232A5">
            <w:pPr>
              <w:jc w:val="both"/>
              <w:rPr>
                <w:rFonts w:ascii="Arial" w:eastAsia="SimSun" w:hAnsi="Arial" w:cs="Arial"/>
                <w:color w:val="000000"/>
                <w:sz w:val="16"/>
                <w:szCs w:val="16"/>
                <w:lang w:val="en-US" w:eastAsia="zh-CN"/>
              </w:rPr>
            </w:pPr>
            <w:r w:rsidRPr="002232A5">
              <w:rPr>
                <w:rFonts w:ascii="Arial" w:eastAsia="SimSun" w:hAnsi="Arial" w:cs="Arial"/>
                <w:color w:val="000000"/>
                <w:sz w:val="16"/>
                <w:szCs w:val="16"/>
                <w:lang w:eastAsia="zh-CN"/>
              </w:rPr>
              <w:t>Up to 256QAM</w:t>
            </w:r>
          </w:p>
        </w:tc>
      </w:tr>
      <w:tr w:rsidR="002232A5" w:rsidRPr="002232A5" w14:paraId="52700FD6" w14:textId="77777777" w:rsidTr="002232A5">
        <w:trPr>
          <w:trHeight w:val="20"/>
        </w:trPr>
        <w:tc>
          <w:tcPr>
            <w:tcW w:w="3048" w:type="dxa"/>
            <w:gridSpan w:val="2"/>
            <w:tcBorders>
              <w:top w:val="nil"/>
              <w:left w:val="single" w:sz="8" w:space="0" w:color="auto"/>
              <w:bottom w:val="single" w:sz="8" w:space="0" w:color="auto"/>
              <w:right w:val="single" w:sz="8" w:space="0" w:color="auto"/>
            </w:tcBorders>
            <w:shd w:val="clear" w:color="auto" w:fill="FFFFFF"/>
            <w:tcMar>
              <w:top w:w="72" w:type="dxa"/>
              <w:left w:w="144" w:type="dxa"/>
              <w:bottom w:w="72" w:type="dxa"/>
              <w:right w:w="144" w:type="dxa"/>
            </w:tcMar>
            <w:hideMark/>
          </w:tcPr>
          <w:p w14:paraId="49D2BE12" w14:textId="77777777" w:rsidR="002232A5" w:rsidRPr="002232A5" w:rsidRDefault="002232A5" w:rsidP="002232A5">
            <w:pPr>
              <w:jc w:val="both"/>
              <w:rPr>
                <w:rFonts w:ascii="Arial" w:eastAsia="SimSun" w:hAnsi="Arial" w:cs="Arial"/>
                <w:color w:val="000000"/>
                <w:sz w:val="16"/>
                <w:szCs w:val="16"/>
                <w:lang w:val="en-US" w:eastAsia="zh-CN"/>
              </w:rPr>
            </w:pPr>
            <w:r w:rsidRPr="002232A5">
              <w:rPr>
                <w:rFonts w:ascii="Arial" w:eastAsia="SimSun" w:hAnsi="Arial" w:cs="Arial"/>
                <w:color w:val="000000"/>
                <w:sz w:val="16"/>
                <w:szCs w:val="16"/>
                <w:lang w:eastAsia="zh-CN"/>
              </w:rPr>
              <w:t>Coding on PDSCH</w:t>
            </w:r>
          </w:p>
        </w:tc>
        <w:tc>
          <w:tcPr>
            <w:tcW w:w="6581" w:type="dxa"/>
            <w:tcBorders>
              <w:top w:val="nil"/>
              <w:left w:val="nil"/>
              <w:bottom w:val="single" w:sz="8" w:space="0" w:color="auto"/>
              <w:right w:val="single" w:sz="8" w:space="0" w:color="auto"/>
            </w:tcBorders>
            <w:shd w:val="clear" w:color="auto" w:fill="FFFFFF"/>
            <w:tcMar>
              <w:top w:w="72" w:type="dxa"/>
              <w:left w:w="144" w:type="dxa"/>
              <w:bottom w:w="72" w:type="dxa"/>
              <w:right w:w="144" w:type="dxa"/>
            </w:tcMar>
            <w:hideMark/>
          </w:tcPr>
          <w:p w14:paraId="34D2A197" w14:textId="77777777" w:rsidR="002232A5" w:rsidRPr="002232A5" w:rsidRDefault="002232A5" w:rsidP="002232A5">
            <w:pPr>
              <w:jc w:val="both"/>
              <w:rPr>
                <w:rFonts w:ascii="Arial" w:eastAsia="SimSun" w:hAnsi="Arial" w:cs="Arial"/>
                <w:color w:val="000000"/>
                <w:sz w:val="16"/>
                <w:szCs w:val="16"/>
                <w:lang w:val="en-US" w:eastAsia="zh-CN"/>
              </w:rPr>
            </w:pPr>
            <w:r w:rsidRPr="002232A5">
              <w:rPr>
                <w:rFonts w:ascii="Arial" w:eastAsia="SimSun" w:hAnsi="Arial" w:cs="Arial"/>
                <w:color w:val="000000"/>
                <w:sz w:val="16"/>
                <w:szCs w:val="16"/>
                <w:lang w:eastAsia="zh-CN"/>
              </w:rPr>
              <w:t>LDPC</w:t>
            </w:r>
          </w:p>
          <w:p w14:paraId="0F8DEAA9" w14:textId="77777777" w:rsidR="002232A5" w:rsidRPr="002232A5" w:rsidRDefault="002232A5" w:rsidP="002232A5">
            <w:pPr>
              <w:jc w:val="both"/>
              <w:rPr>
                <w:rFonts w:ascii="Arial" w:eastAsia="SimSun" w:hAnsi="Arial" w:cs="Arial"/>
                <w:color w:val="000000"/>
                <w:sz w:val="16"/>
                <w:szCs w:val="16"/>
                <w:lang w:val="en-US" w:eastAsia="zh-CN"/>
              </w:rPr>
            </w:pPr>
            <w:r w:rsidRPr="002232A5">
              <w:rPr>
                <w:rFonts w:ascii="Arial" w:eastAsia="SimSun" w:hAnsi="Arial" w:cs="Arial"/>
                <w:color w:val="000000"/>
                <w:sz w:val="16"/>
                <w:szCs w:val="16"/>
                <w:lang w:eastAsia="zh-CN"/>
              </w:rPr>
              <w:t>Max code-block size=8448bit</w:t>
            </w:r>
          </w:p>
        </w:tc>
      </w:tr>
      <w:tr w:rsidR="002232A5" w:rsidRPr="002232A5" w14:paraId="5D2B8312" w14:textId="77777777" w:rsidTr="002232A5">
        <w:trPr>
          <w:trHeight w:val="20"/>
        </w:trPr>
        <w:tc>
          <w:tcPr>
            <w:tcW w:w="1299" w:type="dxa"/>
            <w:vMerge w:val="restart"/>
            <w:tcBorders>
              <w:top w:val="nil"/>
              <w:left w:val="single" w:sz="8" w:space="0" w:color="auto"/>
              <w:bottom w:val="single" w:sz="8" w:space="0" w:color="auto"/>
              <w:right w:val="single" w:sz="8" w:space="0" w:color="auto"/>
            </w:tcBorders>
            <w:shd w:val="clear" w:color="auto" w:fill="FFFFFF"/>
            <w:tcMar>
              <w:top w:w="72" w:type="dxa"/>
              <w:left w:w="144" w:type="dxa"/>
              <w:bottom w:w="72" w:type="dxa"/>
              <w:right w:w="144" w:type="dxa"/>
            </w:tcMar>
            <w:hideMark/>
          </w:tcPr>
          <w:p w14:paraId="301C78A8" w14:textId="77777777" w:rsidR="002232A5" w:rsidRPr="002232A5" w:rsidRDefault="002232A5" w:rsidP="002232A5">
            <w:pPr>
              <w:jc w:val="both"/>
              <w:rPr>
                <w:rFonts w:ascii="Arial" w:eastAsia="SimSun" w:hAnsi="Arial" w:cs="Arial"/>
                <w:color w:val="000000"/>
                <w:sz w:val="16"/>
                <w:szCs w:val="16"/>
                <w:lang w:val="en-US" w:eastAsia="zh-CN"/>
              </w:rPr>
            </w:pPr>
            <w:r w:rsidRPr="002232A5">
              <w:rPr>
                <w:rFonts w:ascii="Arial" w:eastAsia="SimSun" w:hAnsi="Arial" w:cs="Arial"/>
                <w:color w:val="000000"/>
                <w:sz w:val="16"/>
                <w:szCs w:val="16"/>
                <w:lang w:eastAsia="zh-CN"/>
              </w:rPr>
              <w:t>Numerology</w:t>
            </w:r>
          </w:p>
        </w:tc>
        <w:tc>
          <w:tcPr>
            <w:tcW w:w="1749" w:type="dxa"/>
            <w:tcBorders>
              <w:top w:val="nil"/>
              <w:left w:val="nil"/>
              <w:bottom w:val="single" w:sz="8" w:space="0" w:color="auto"/>
              <w:right w:val="single" w:sz="8" w:space="0" w:color="auto"/>
            </w:tcBorders>
            <w:shd w:val="clear" w:color="auto" w:fill="FFFFFF"/>
            <w:hideMark/>
          </w:tcPr>
          <w:p w14:paraId="4F4D9ECB" w14:textId="77777777" w:rsidR="002232A5" w:rsidRPr="002232A5" w:rsidRDefault="002232A5" w:rsidP="002232A5">
            <w:pPr>
              <w:ind w:left="130"/>
              <w:jc w:val="both"/>
              <w:rPr>
                <w:rFonts w:ascii="Arial" w:eastAsia="SimSun" w:hAnsi="Arial" w:cs="Arial"/>
                <w:color w:val="000000"/>
                <w:sz w:val="16"/>
                <w:szCs w:val="16"/>
                <w:lang w:val="en-US" w:eastAsia="zh-CN"/>
              </w:rPr>
            </w:pPr>
            <w:r w:rsidRPr="002232A5">
              <w:rPr>
                <w:rFonts w:ascii="Arial" w:eastAsia="SimSun" w:hAnsi="Arial" w:cs="Arial"/>
                <w:color w:val="000000"/>
                <w:sz w:val="16"/>
                <w:szCs w:val="16"/>
                <w:lang w:eastAsia="zh-CN"/>
              </w:rPr>
              <w:t>Slot/non-slot</w:t>
            </w:r>
          </w:p>
        </w:tc>
        <w:tc>
          <w:tcPr>
            <w:tcW w:w="6581" w:type="dxa"/>
            <w:tcBorders>
              <w:top w:val="nil"/>
              <w:left w:val="nil"/>
              <w:bottom w:val="single" w:sz="8" w:space="0" w:color="auto"/>
              <w:right w:val="single" w:sz="8" w:space="0" w:color="auto"/>
            </w:tcBorders>
            <w:shd w:val="clear" w:color="auto" w:fill="FFFFFF"/>
            <w:tcMar>
              <w:top w:w="72" w:type="dxa"/>
              <w:left w:w="144" w:type="dxa"/>
              <w:bottom w:w="72" w:type="dxa"/>
              <w:right w:w="144" w:type="dxa"/>
            </w:tcMar>
            <w:hideMark/>
          </w:tcPr>
          <w:p w14:paraId="6FD1C2CF" w14:textId="77777777" w:rsidR="002232A5" w:rsidRPr="002232A5" w:rsidRDefault="002232A5" w:rsidP="002232A5">
            <w:pPr>
              <w:jc w:val="both"/>
              <w:rPr>
                <w:rFonts w:ascii="Arial" w:eastAsia="SimSun" w:hAnsi="Arial" w:cs="Arial"/>
                <w:color w:val="000000"/>
                <w:sz w:val="16"/>
                <w:szCs w:val="16"/>
                <w:lang w:val="en-US" w:eastAsia="zh-CN"/>
              </w:rPr>
            </w:pPr>
            <w:r w:rsidRPr="002232A5">
              <w:rPr>
                <w:rFonts w:ascii="Arial" w:eastAsia="SimSun" w:hAnsi="Arial" w:cs="Arial"/>
                <w:color w:val="000000"/>
                <w:sz w:val="16"/>
                <w:szCs w:val="16"/>
                <w:lang w:eastAsia="zh-CN"/>
              </w:rPr>
              <w:t>14 OFDM symbol slot</w:t>
            </w:r>
          </w:p>
        </w:tc>
      </w:tr>
      <w:tr w:rsidR="002232A5" w:rsidRPr="002232A5" w14:paraId="3E42FBDE" w14:textId="77777777" w:rsidTr="002232A5">
        <w:trPr>
          <w:trHeight w:val="20"/>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69503DC0" w14:textId="77777777" w:rsidR="002232A5" w:rsidRPr="002232A5" w:rsidRDefault="002232A5" w:rsidP="002232A5">
            <w:pPr>
              <w:rPr>
                <w:rFonts w:ascii="Arial" w:eastAsia="SimSun" w:hAnsi="Arial" w:cs="Arial"/>
                <w:color w:val="000000"/>
                <w:sz w:val="16"/>
                <w:szCs w:val="16"/>
                <w:lang w:val="en-US" w:eastAsia="zh-CN"/>
              </w:rPr>
            </w:pPr>
          </w:p>
        </w:tc>
        <w:tc>
          <w:tcPr>
            <w:tcW w:w="1749" w:type="dxa"/>
            <w:tcBorders>
              <w:top w:val="nil"/>
              <w:left w:val="nil"/>
              <w:bottom w:val="single" w:sz="8" w:space="0" w:color="auto"/>
              <w:right w:val="single" w:sz="8" w:space="0" w:color="auto"/>
            </w:tcBorders>
            <w:shd w:val="clear" w:color="auto" w:fill="FFFFFF"/>
            <w:hideMark/>
          </w:tcPr>
          <w:p w14:paraId="465DE463" w14:textId="77777777" w:rsidR="002232A5" w:rsidRPr="002232A5" w:rsidRDefault="002232A5" w:rsidP="002232A5">
            <w:pPr>
              <w:ind w:left="130"/>
              <w:jc w:val="both"/>
              <w:rPr>
                <w:rFonts w:ascii="Arial" w:eastAsia="SimSun" w:hAnsi="Arial" w:cs="Arial"/>
                <w:color w:val="000000"/>
                <w:sz w:val="16"/>
                <w:szCs w:val="16"/>
                <w:lang w:val="en-US" w:eastAsia="zh-CN"/>
              </w:rPr>
            </w:pPr>
            <w:r w:rsidRPr="002232A5">
              <w:rPr>
                <w:rFonts w:ascii="Arial" w:eastAsia="SimSun" w:hAnsi="Arial" w:cs="Arial"/>
                <w:color w:val="000000"/>
                <w:sz w:val="16"/>
                <w:szCs w:val="16"/>
                <w:lang w:eastAsia="zh-CN"/>
              </w:rPr>
              <w:t>SCS</w:t>
            </w:r>
          </w:p>
        </w:tc>
        <w:tc>
          <w:tcPr>
            <w:tcW w:w="6581" w:type="dxa"/>
            <w:tcBorders>
              <w:top w:val="nil"/>
              <w:left w:val="nil"/>
              <w:bottom w:val="single" w:sz="8" w:space="0" w:color="auto"/>
              <w:right w:val="single" w:sz="8" w:space="0" w:color="auto"/>
            </w:tcBorders>
            <w:shd w:val="clear" w:color="auto" w:fill="FFFFFF"/>
            <w:tcMar>
              <w:top w:w="72" w:type="dxa"/>
              <w:left w:w="144" w:type="dxa"/>
              <w:bottom w:w="72" w:type="dxa"/>
              <w:right w:w="144" w:type="dxa"/>
            </w:tcMar>
            <w:hideMark/>
          </w:tcPr>
          <w:p w14:paraId="1B0F8A8D" w14:textId="77777777" w:rsidR="002232A5" w:rsidRPr="002232A5" w:rsidRDefault="002232A5" w:rsidP="002232A5">
            <w:pPr>
              <w:jc w:val="both"/>
              <w:rPr>
                <w:rFonts w:ascii="Arial" w:eastAsia="SimSun" w:hAnsi="Arial" w:cs="Arial"/>
                <w:color w:val="000000"/>
                <w:sz w:val="16"/>
                <w:szCs w:val="16"/>
                <w:lang w:val="en-US" w:eastAsia="zh-CN"/>
              </w:rPr>
            </w:pPr>
            <w:r w:rsidRPr="002232A5">
              <w:rPr>
                <w:rFonts w:ascii="Arial" w:eastAsia="SimSun" w:hAnsi="Arial" w:cs="Arial"/>
                <w:color w:val="000000"/>
                <w:sz w:val="16"/>
                <w:szCs w:val="16"/>
                <w:lang w:eastAsia="zh-CN"/>
              </w:rPr>
              <w:t>15kHz for 2GHz, 30kHz for 4GHz</w:t>
            </w:r>
          </w:p>
        </w:tc>
      </w:tr>
      <w:tr w:rsidR="002232A5" w:rsidRPr="002232A5" w14:paraId="7B528315" w14:textId="77777777" w:rsidTr="002232A5">
        <w:trPr>
          <w:trHeight w:val="20"/>
        </w:trPr>
        <w:tc>
          <w:tcPr>
            <w:tcW w:w="3048" w:type="dxa"/>
            <w:gridSpan w:val="2"/>
            <w:tcBorders>
              <w:top w:val="nil"/>
              <w:left w:val="single" w:sz="8" w:space="0" w:color="auto"/>
              <w:bottom w:val="single" w:sz="8" w:space="0" w:color="auto"/>
              <w:right w:val="single" w:sz="8" w:space="0" w:color="auto"/>
            </w:tcBorders>
            <w:shd w:val="clear" w:color="auto" w:fill="FFFFFF"/>
            <w:tcMar>
              <w:top w:w="72" w:type="dxa"/>
              <w:left w:w="144" w:type="dxa"/>
              <w:bottom w:w="72" w:type="dxa"/>
              <w:right w:w="144" w:type="dxa"/>
            </w:tcMar>
            <w:hideMark/>
          </w:tcPr>
          <w:p w14:paraId="2AC559C7" w14:textId="77777777" w:rsidR="002232A5" w:rsidRPr="002232A5" w:rsidRDefault="002232A5" w:rsidP="002232A5">
            <w:pPr>
              <w:jc w:val="both"/>
              <w:rPr>
                <w:rFonts w:ascii="Arial" w:eastAsia="SimSun" w:hAnsi="Arial" w:cs="Arial"/>
                <w:color w:val="000000"/>
                <w:sz w:val="16"/>
                <w:szCs w:val="16"/>
                <w:lang w:val="en-US" w:eastAsia="zh-CN"/>
              </w:rPr>
            </w:pPr>
            <w:r w:rsidRPr="002232A5">
              <w:rPr>
                <w:rFonts w:ascii="Arial" w:eastAsia="SimSun" w:hAnsi="Arial" w:cs="Arial"/>
                <w:color w:val="000000"/>
                <w:sz w:val="16"/>
                <w:szCs w:val="16"/>
                <w:lang w:eastAsia="zh-CN"/>
              </w:rPr>
              <w:t>Simulation bandwidth</w:t>
            </w:r>
          </w:p>
        </w:tc>
        <w:tc>
          <w:tcPr>
            <w:tcW w:w="6581" w:type="dxa"/>
            <w:tcBorders>
              <w:top w:val="nil"/>
              <w:left w:val="nil"/>
              <w:bottom w:val="single" w:sz="8" w:space="0" w:color="auto"/>
              <w:right w:val="single" w:sz="8" w:space="0" w:color="auto"/>
            </w:tcBorders>
            <w:shd w:val="clear" w:color="auto" w:fill="FFFFFF"/>
            <w:tcMar>
              <w:top w:w="72" w:type="dxa"/>
              <w:left w:w="144" w:type="dxa"/>
              <w:bottom w:w="72" w:type="dxa"/>
              <w:right w:w="144" w:type="dxa"/>
            </w:tcMar>
            <w:hideMark/>
          </w:tcPr>
          <w:p w14:paraId="7011F0DF" w14:textId="77777777" w:rsidR="002232A5" w:rsidRPr="002232A5" w:rsidRDefault="002232A5" w:rsidP="002232A5">
            <w:pPr>
              <w:jc w:val="both"/>
              <w:rPr>
                <w:rFonts w:ascii="Arial" w:eastAsia="SimSun" w:hAnsi="Arial" w:cs="Arial"/>
                <w:color w:val="000000"/>
                <w:sz w:val="16"/>
                <w:szCs w:val="16"/>
                <w:lang w:val="en-US" w:eastAsia="zh-CN"/>
              </w:rPr>
            </w:pPr>
            <w:r w:rsidRPr="002232A5">
              <w:rPr>
                <w:rFonts w:ascii="Arial" w:eastAsia="SimSun" w:hAnsi="Arial" w:cs="Arial"/>
                <w:color w:val="000000"/>
                <w:sz w:val="16"/>
                <w:szCs w:val="16"/>
                <w:lang w:eastAsia="zh-CN"/>
              </w:rPr>
              <w:t>FFS</w:t>
            </w:r>
          </w:p>
        </w:tc>
      </w:tr>
      <w:tr w:rsidR="002232A5" w:rsidRPr="002232A5" w14:paraId="12AEA426" w14:textId="77777777" w:rsidTr="002232A5">
        <w:trPr>
          <w:trHeight w:val="20"/>
        </w:trPr>
        <w:tc>
          <w:tcPr>
            <w:tcW w:w="3048" w:type="dxa"/>
            <w:gridSpan w:val="2"/>
            <w:tcBorders>
              <w:top w:val="nil"/>
              <w:left w:val="single" w:sz="8" w:space="0" w:color="auto"/>
              <w:bottom w:val="single" w:sz="8" w:space="0" w:color="auto"/>
              <w:right w:val="single" w:sz="8" w:space="0" w:color="auto"/>
            </w:tcBorders>
            <w:shd w:val="clear" w:color="auto" w:fill="FFFFFF"/>
            <w:tcMar>
              <w:top w:w="72" w:type="dxa"/>
              <w:left w:w="144" w:type="dxa"/>
              <w:bottom w:w="72" w:type="dxa"/>
              <w:right w:w="144" w:type="dxa"/>
            </w:tcMar>
            <w:hideMark/>
          </w:tcPr>
          <w:p w14:paraId="277BC85F" w14:textId="77777777" w:rsidR="002232A5" w:rsidRPr="002232A5" w:rsidRDefault="002232A5" w:rsidP="002232A5">
            <w:pPr>
              <w:jc w:val="both"/>
              <w:rPr>
                <w:rFonts w:ascii="Arial" w:eastAsia="SimSun" w:hAnsi="Arial" w:cs="Arial"/>
                <w:color w:val="000000"/>
                <w:sz w:val="16"/>
                <w:szCs w:val="16"/>
                <w:lang w:val="en-US" w:eastAsia="zh-CN"/>
              </w:rPr>
            </w:pPr>
            <w:r w:rsidRPr="002232A5">
              <w:rPr>
                <w:rFonts w:ascii="Arial" w:eastAsia="SimSun" w:hAnsi="Arial" w:cs="Arial"/>
                <w:color w:val="000000"/>
                <w:sz w:val="16"/>
                <w:szCs w:val="16"/>
                <w:lang w:eastAsia="zh-CN"/>
              </w:rPr>
              <w:t>Frame structure</w:t>
            </w:r>
          </w:p>
        </w:tc>
        <w:tc>
          <w:tcPr>
            <w:tcW w:w="6581" w:type="dxa"/>
            <w:tcBorders>
              <w:top w:val="nil"/>
              <w:left w:val="nil"/>
              <w:bottom w:val="single" w:sz="8" w:space="0" w:color="auto"/>
              <w:right w:val="single" w:sz="8" w:space="0" w:color="auto"/>
            </w:tcBorders>
            <w:shd w:val="clear" w:color="auto" w:fill="FFFFFF"/>
            <w:tcMar>
              <w:top w:w="72" w:type="dxa"/>
              <w:left w:w="144" w:type="dxa"/>
              <w:bottom w:w="72" w:type="dxa"/>
              <w:right w:w="144" w:type="dxa"/>
            </w:tcMar>
            <w:hideMark/>
          </w:tcPr>
          <w:p w14:paraId="52C2B535" w14:textId="77777777" w:rsidR="002232A5" w:rsidRPr="002232A5" w:rsidRDefault="002232A5" w:rsidP="002232A5">
            <w:pPr>
              <w:jc w:val="both"/>
              <w:rPr>
                <w:rFonts w:ascii="Arial" w:eastAsia="SimSun" w:hAnsi="Arial" w:cs="Arial"/>
                <w:color w:val="000000"/>
                <w:sz w:val="16"/>
                <w:szCs w:val="16"/>
                <w:lang w:val="en-US" w:eastAsia="zh-CN"/>
              </w:rPr>
            </w:pPr>
            <w:r w:rsidRPr="002232A5">
              <w:rPr>
                <w:rFonts w:ascii="Arial" w:eastAsia="SimSun" w:hAnsi="Arial" w:cs="Arial"/>
                <w:color w:val="000000"/>
                <w:sz w:val="16"/>
                <w:szCs w:val="16"/>
                <w:lang w:eastAsia="zh-CN"/>
              </w:rPr>
              <w:t>Slot Format 0 (all downlink) for all slots</w:t>
            </w:r>
          </w:p>
        </w:tc>
      </w:tr>
      <w:tr w:rsidR="002232A5" w:rsidRPr="002232A5" w14:paraId="4B814928" w14:textId="77777777" w:rsidTr="002232A5">
        <w:trPr>
          <w:trHeight w:val="20"/>
        </w:trPr>
        <w:tc>
          <w:tcPr>
            <w:tcW w:w="3048" w:type="dxa"/>
            <w:gridSpan w:val="2"/>
            <w:tcBorders>
              <w:top w:val="nil"/>
              <w:left w:val="single" w:sz="8" w:space="0" w:color="auto"/>
              <w:bottom w:val="single" w:sz="8" w:space="0" w:color="auto"/>
              <w:right w:val="single" w:sz="8" w:space="0" w:color="auto"/>
            </w:tcBorders>
            <w:shd w:val="clear" w:color="auto" w:fill="FFFFFF"/>
            <w:tcMar>
              <w:top w:w="72" w:type="dxa"/>
              <w:left w:w="144" w:type="dxa"/>
              <w:bottom w:w="72" w:type="dxa"/>
              <w:right w:w="144" w:type="dxa"/>
            </w:tcMar>
            <w:hideMark/>
          </w:tcPr>
          <w:p w14:paraId="50DBFCE0" w14:textId="77777777" w:rsidR="002232A5" w:rsidRPr="002232A5" w:rsidRDefault="002232A5" w:rsidP="002232A5">
            <w:pPr>
              <w:jc w:val="both"/>
              <w:rPr>
                <w:rFonts w:ascii="Arial" w:eastAsia="SimSun" w:hAnsi="Arial" w:cs="Arial"/>
                <w:color w:val="000000"/>
                <w:sz w:val="16"/>
                <w:szCs w:val="16"/>
                <w:lang w:val="en-US" w:eastAsia="zh-CN"/>
              </w:rPr>
            </w:pPr>
            <w:r w:rsidRPr="002232A5">
              <w:rPr>
                <w:rFonts w:ascii="Arial" w:eastAsia="SimSun" w:hAnsi="Arial" w:cs="Arial"/>
                <w:color w:val="000000"/>
                <w:sz w:val="16"/>
                <w:szCs w:val="16"/>
                <w:lang w:eastAsia="zh-CN"/>
              </w:rPr>
              <w:t>MIMO scheme</w:t>
            </w:r>
          </w:p>
        </w:tc>
        <w:tc>
          <w:tcPr>
            <w:tcW w:w="6581" w:type="dxa"/>
            <w:tcBorders>
              <w:top w:val="nil"/>
              <w:left w:val="nil"/>
              <w:bottom w:val="single" w:sz="8" w:space="0" w:color="auto"/>
              <w:right w:val="single" w:sz="8" w:space="0" w:color="auto"/>
            </w:tcBorders>
            <w:shd w:val="clear" w:color="auto" w:fill="FFFFFF"/>
            <w:tcMar>
              <w:top w:w="72" w:type="dxa"/>
              <w:left w:w="144" w:type="dxa"/>
              <w:bottom w:w="72" w:type="dxa"/>
              <w:right w:w="144" w:type="dxa"/>
            </w:tcMar>
            <w:hideMark/>
          </w:tcPr>
          <w:p w14:paraId="22810A9F" w14:textId="77777777" w:rsidR="002232A5" w:rsidRPr="002232A5" w:rsidRDefault="002232A5" w:rsidP="002232A5">
            <w:pPr>
              <w:jc w:val="both"/>
              <w:rPr>
                <w:rFonts w:ascii="Arial" w:eastAsia="SimSun" w:hAnsi="Arial" w:cs="Arial"/>
                <w:color w:val="000000"/>
                <w:sz w:val="16"/>
                <w:szCs w:val="16"/>
                <w:lang w:val="en-US" w:eastAsia="zh-CN"/>
              </w:rPr>
            </w:pPr>
            <w:r w:rsidRPr="002232A5">
              <w:rPr>
                <w:rFonts w:ascii="Arial" w:eastAsia="SimSun" w:hAnsi="Arial" w:cs="Arial"/>
                <w:color w:val="000000"/>
                <w:sz w:val="16"/>
                <w:szCs w:val="16"/>
                <w:lang w:eastAsia="zh-CN"/>
              </w:rPr>
              <w:t>FFS</w:t>
            </w:r>
          </w:p>
        </w:tc>
      </w:tr>
      <w:tr w:rsidR="002232A5" w:rsidRPr="002232A5" w14:paraId="0E2F282C" w14:textId="77777777" w:rsidTr="002232A5">
        <w:trPr>
          <w:trHeight w:val="20"/>
        </w:trPr>
        <w:tc>
          <w:tcPr>
            <w:tcW w:w="3048" w:type="dxa"/>
            <w:gridSpan w:val="2"/>
            <w:tcBorders>
              <w:top w:val="nil"/>
              <w:left w:val="single" w:sz="8" w:space="0" w:color="auto"/>
              <w:bottom w:val="single" w:sz="8" w:space="0" w:color="auto"/>
              <w:right w:val="single" w:sz="8" w:space="0" w:color="auto"/>
            </w:tcBorders>
            <w:shd w:val="clear" w:color="auto" w:fill="FFFFFF"/>
            <w:vAlign w:val="center"/>
            <w:hideMark/>
          </w:tcPr>
          <w:p w14:paraId="39E063BD" w14:textId="77777777" w:rsidR="002232A5" w:rsidRPr="002232A5" w:rsidRDefault="002232A5" w:rsidP="002232A5">
            <w:pPr>
              <w:ind w:left="163"/>
              <w:jc w:val="both"/>
              <w:rPr>
                <w:rFonts w:ascii="Arial" w:eastAsia="SimSun" w:hAnsi="Arial" w:cs="Arial"/>
                <w:color w:val="000000"/>
                <w:sz w:val="16"/>
                <w:szCs w:val="16"/>
                <w:lang w:val="en-US" w:eastAsia="zh-CN"/>
              </w:rPr>
            </w:pPr>
            <w:r w:rsidRPr="002232A5">
              <w:rPr>
                <w:rFonts w:ascii="Arial" w:eastAsia="SimSun" w:hAnsi="Arial" w:cs="Arial"/>
                <w:color w:val="000000"/>
                <w:sz w:val="16"/>
                <w:szCs w:val="16"/>
                <w:lang w:val="en-US" w:eastAsia="zh-CN"/>
              </w:rPr>
              <w:t>MIMO layers</w:t>
            </w:r>
          </w:p>
        </w:tc>
        <w:tc>
          <w:tcPr>
            <w:tcW w:w="6581" w:type="dxa"/>
            <w:tcBorders>
              <w:top w:val="nil"/>
              <w:left w:val="nil"/>
              <w:bottom w:val="single" w:sz="8" w:space="0" w:color="auto"/>
              <w:right w:val="single" w:sz="8" w:space="0" w:color="auto"/>
            </w:tcBorders>
            <w:shd w:val="clear" w:color="auto" w:fill="FFFFFF"/>
            <w:tcMar>
              <w:top w:w="72" w:type="dxa"/>
              <w:left w:w="144" w:type="dxa"/>
              <w:bottom w:w="72" w:type="dxa"/>
              <w:right w:w="144" w:type="dxa"/>
            </w:tcMar>
            <w:hideMark/>
          </w:tcPr>
          <w:p w14:paraId="705F2C30" w14:textId="77777777" w:rsidR="002232A5" w:rsidRPr="002232A5" w:rsidRDefault="002232A5" w:rsidP="002232A5">
            <w:pPr>
              <w:jc w:val="both"/>
              <w:rPr>
                <w:rFonts w:ascii="Arial" w:eastAsia="SimSun" w:hAnsi="Arial" w:cs="Arial"/>
                <w:color w:val="000000"/>
                <w:sz w:val="16"/>
                <w:szCs w:val="16"/>
                <w:lang w:val="en-US" w:eastAsia="zh-CN"/>
              </w:rPr>
            </w:pPr>
            <w:r w:rsidRPr="002232A5">
              <w:rPr>
                <w:rFonts w:ascii="Arial" w:eastAsia="SimSun" w:hAnsi="Arial" w:cs="Arial"/>
                <w:color w:val="000000"/>
                <w:sz w:val="16"/>
                <w:szCs w:val="16"/>
                <w:lang w:eastAsia="zh-CN"/>
              </w:rPr>
              <w:t>For all evaluation, companies to provide the assumption on the maximum MU layers (e.g. 8 or 12)</w:t>
            </w:r>
          </w:p>
        </w:tc>
      </w:tr>
      <w:tr w:rsidR="002232A5" w:rsidRPr="002232A5" w14:paraId="361E4067" w14:textId="77777777" w:rsidTr="002232A5">
        <w:trPr>
          <w:trHeight w:val="20"/>
        </w:trPr>
        <w:tc>
          <w:tcPr>
            <w:tcW w:w="3048" w:type="dxa"/>
            <w:gridSpan w:val="2"/>
            <w:tcBorders>
              <w:top w:val="nil"/>
              <w:left w:val="single" w:sz="8" w:space="0" w:color="auto"/>
              <w:bottom w:val="single" w:sz="8" w:space="0" w:color="auto"/>
              <w:right w:val="single" w:sz="8" w:space="0" w:color="auto"/>
            </w:tcBorders>
            <w:shd w:val="clear" w:color="auto" w:fill="FFFFFF"/>
            <w:vAlign w:val="center"/>
            <w:hideMark/>
          </w:tcPr>
          <w:p w14:paraId="4224E7D7" w14:textId="77777777" w:rsidR="002232A5" w:rsidRPr="002232A5" w:rsidRDefault="002232A5" w:rsidP="002232A5">
            <w:pPr>
              <w:ind w:left="163"/>
              <w:jc w:val="both"/>
              <w:rPr>
                <w:rFonts w:ascii="Arial" w:eastAsia="SimSun" w:hAnsi="Arial" w:cs="Arial"/>
                <w:color w:val="000000"/>
                <w:sz w:val="16"/>
                <w:szCs w:val="16"/>
                <w:lang w:val="en-US" w:eastAsia="zh-CN"/>
              </w:rPr>
            </w:pPr>
            <w:r w:rsidRPr="002232A5">
              <w:rPr>
                <w:rFonts w:ascii="Arial" w:eastAsia="SimSun" w:hAnsi="Arial" w:cs="Arial"/>
                <w:color w:val="000000"/>
                <w:sz w:val="16"/>
                <w:szCs w:val="16"/>
                <w:lang w:val="en-US" w:eastAsia="zh-CN"/>
              </w:rPr>
              <w:t>CSI feedback</w:t>
            </w:r>
          </w:p>
        </w:tc>
        <w:tc>
          <w:tcPr>
            <w:tcW w:w="6581" w:type="dxa"/>
            <w:tcBorders>
              <w:top w:val="nil"/>
              <w:left w:val="nil"/>
              <w:bottom w:val="single" w:sz="8" w:space="0" w:color="auto"/>
              <w:right w:val="single" w:sz="8" w:space="0" w:color="auto"/>
            </w:tcBorders>
            <w:shd w:val="clear" w:color="auto" w:fill="FFFFFF"/>
            <w:tcMar>
              <w:top w:w="72" w:type="dxa"/>
              <w:left w:w="144" w:type="dxa"/>
              <w:bottom w:w="72" w:type="dxa"/>
              <w:right w:w="144" w:type="dxa"/>
            </w:tcMar>
            <w:hideMark/>
          </w:tcPr>
          <w:p w14:paraId="1CDF045D" w14:textId="77777777" w:rsidR="002232A5" w:rsidRPr="002232A5" w:rsidRDefault="002232A5" w:rsidP="002232A5">
            <w:pPr>
              <w:jc w:val="both"/>
              <w:rPr>
                <w:rFonts w:ascii="Arial" w:eastAsia="SimSun" w:hAnsi="Arial" w:cs="Arial"/>
                <w:color w:val="000000"/>
                <w:sz w:val="16"/>
                <w:szCs w:val="16"/>
                <w:lang w:val="en-US" w:eastAsia="zh-CN"/>
              </w:rPr>
            </w:pPr>
            <w:r w:rsidRPr="002232A5">
              <w:rPr>
                <w:rFonts w:ascii="Arial" w:eastAsia="SimSun" w:hAnsi="Arial" w:cs="Arial"/>
                <w:color w:val="000000"/>
                <w:sz w:val="16"/>
                <w:szCs w:val="16"/>
                <w:lang w:eastAsia="zh-CN"/>
              </w:rPr>
              <w:t>Feedback assumption at least for baseline scheme</w:t>
            </w:r>
          </w:p>
          <w:p w14:paraId="32B734C9" w14:textId="77777777" w:rsidR="002232A5" w:rsidRPr="002232A5" w:rsidRDefault="002232A5" w:rsidP="00CF6E6D">
            <w:pPr>
              <w:numPr>
                <w:ilvl w:val="0"/>
                <w:numId w:val="496"/>
              </w:numPr>
              <w:spacing w:line="221" w:lineRule="atLeast"/>
              <w:jc w:val="both"/>
              <w:textAlignment w:val="baseline"/>
              <w:rPr>
                <w:rFonts w:ascii="Arial" w:eastAsia="Microsoft YaHei UI" w:hAnsi="Arial" w:cs="Arial"/>
                <w:color w:val="000000"/>
                <w:sz w:val="16"/>
                <w:szCs w:val="16"/>
                <w:lang w:val="en-US" w:eastAsia="zh-CN"/>
              </w:rPr>
            </w:pPr>
            <w:r w:rsidRPr="002232A5">
              <w:rPr>
                <w:rFonts w:ascii="Arial" w:eastAsia="Microsoft YaHei UI" w:hAnsi="Arial" w:cs="Arial"/>
                <w:color w:val="000000"/>
                <w:sz w:val="16"/>
                <w:szCs w:val="16"/>
                <w:lang w:eastAsia="zh-CN"/>
              </w:rPr>
              <w:t>CSI feedback periodicity (full CSI feedback) :  5 ms,</w:t>
            </w:r>
          </w:p>
          <w:p w14:paraId="3970C40F" w14:textId="77777777" w:rsidR="002232A5" w:rsidRPr="002232A5" w:rsidRDefault="002232A5" w:rsidP="00CF6E6D">
            <w:pPr>
              <w:numPr>
                <w:ilvl w:val="0"/>
                <w:numId w:val="496"/>
              </w:numPr>
              <w:spacing w:line="221" w:lineRule="atLeast"/>
              <w:jc w:val="both"/>
              <w:textAlignment w:val="baseline"/>
              <w:rPr>
                <w:rFonts w:ascii="Arial" w:eastAsia="Microsoft YaHei UI" w:hAnsi="Arial" w:cs="Arial"/>
                <w:color w:val="000000"/>
                <w:sz w:val="16"/>
                <w:szCs w:val="16"/>
                <w:lang w:val="en-US" w:eastAsia="zh-CN"/>
              </w:rPr>
            </w:pPr>
            <w:r w:rsidRPr="002232A5">
              <w:rPr>
                <w:rFonts w:ascii="Arial" w:eastAsia="Microsoft YaHei UI" w:hAnsi="Arial" w:cs="Arial"/>
                <w:color w:val="000000"/>
                <w:sz w:val="16"/>
                <w:szCs w:val="16"/>
                <w:lang w:eastAsia="zh-CN"/>
              </w:rPr>
              <w:t>Scheduling delay (from CSI feedback to time to apply in scheduling) :  4 ms</w:t>
            </w:r>
          </w:p>
        </w:tc>
      </w:tr>
      <w:tr w:rsidR="002232A5" w:rsidRPr="002232A5" w14:paraId="05DEAB2C" w14:textId="77777777" w:rsidTr="002232A5">
        <w:trPr>
          <w:trHeight w:val="20"/>
        </w:trPr>
        <w:tc>
          <w:tcPr>
            <w:tcW w:w="3048" w:type="dxa"/>
            <w:gridSpan w:val="2"/>
            <w:tcBorders>
              <w:top w:val="nil"/>
              <w:left w:val="single" w:sz="8" w:space="0" w:color="auto"/>
              <w:bottom w:val="single" w:sz="8" w:space="0" w:color="auto"/>
              <w:right w:val="single" w:sz="8" w:space="0" w:color="auto"/>
            </w:tcBorders>
            <w:shd w:val="clear" w:color="auto" w:fill="FFFFFF"/>
            <w:hideMark/>
          </w:tcPr>
          <w:p w14:paraId="419977CD" w14:textId="77777777" w:rsidR="002232A5" w:rsidRPr="002232A5" w:rsidRDefault="002232A5" w:rsidP="002232A5">
            <w:pPr>
              <w:ind w:left="163"/>
              <w:jc w:val="both"/>
              <w:rPr>
                <w:rFonts w:ascii="Arial" w:eastAsia="SimSun" w:hAnsi="Arial" w:cs="Arial"/>
                <w:color w:val="000000"/>
                <w:sz w:val="16"/>
                <w:szCs w:val="16"/>
                <w:lang w:val="en-US" w:eastAsia="zh-CN"/>
              </w:rPr>
            </w:pPr>
            <w:r w:rsidRPr="002232A5">
              <w:rPr>
                <w:rFonts w:ascii="Arial" w:eastAsia="SimSun" w:hAnsi="Arial" w:cs="Arial"/>
                <w:color w:val="000000"/>
                <w:sz w:val="16"/>
                <w:szCs w:val="16"/>
                <w:lang w:val="en-US" w:eastAsia="zh-CN"/>
              </w:rPr>
              <w:t>Overhead</w:t>
            </w:r>
          </w:p>
        </w:tc>
        <w:tc>
          <w:tcPr>
            <w:tcW w:w="6581" w:type="dxa"/>
            <w:tcBorders>
              <w:top w:val="nil"/>
              <w:left w:val="nil"/>
              <w:bottom w:val="single" w:sz="8" w:space="0" w:color="auto"/>
              <w:right w:val="single" w:sz="8" w:space="0" w:color="auto"/>
            </w:tcBorders>
            <w:shd w:val="clear" w:color="auto" w:fill="FFFFFF"/>
            <w:tcMar>
              <w:top w:w="72" w:type="dxa"/>
              <w:left w:w="144" w:type="dxa"/>
              <w:bottom w:w="72" w:type="dxa"/>
              <w:right w:w="144" w:type="dxa"/>
            </w:tcMar>
            <w:hideMark/>
          </w:tcPr>
          <w:p w14:paraId="3795B8C8" w14:textId="77777777" w:rsidR="002232A5" w:rsidRPr="002232A5" w:rsidRDefault="002232A5" w:rsidP="002232A5">
            <w:pPr>
              <w:jc w:val="both"/>
              <w:rPr>
                <w:rFonts w:ascii="Arial" w:eastAsia="SimSun" w:hAnsi="Arial" w:cs="Arial"/>
                <w:color w:val="000000"/>
                <w:sz w:val="16"/>
                <w:szCs w:val="16"/>
                <w:lang w:val="en-US" w:eastAsia="zh-CN"/>
              </w:rPr>
            </w:pPr>
            <w:r w:rsidRPr="002232A5">
              <w:rPr>
                <w:rFonts w:ascii="Arial" w:eastAsia="SimSun" w:hAnsi="Arial" w:cs="Arial"/>
                <w:color w:val="000000"/>
                <w:sz w:val="16"/>
                <w:szCs w:val="16"/>
                <w:lang w:eastAsia="zh-CN"/>
              </w:rPr>
              <w:t>Companies shall provide the downlink overhead assumption (i.e., whether the CSI-RS transmission is UE-specific or not and take that into account for overhead computation)</w:t>
            </w:r>
          </w:p>
        </w:tc>
      </w:tr>
      <w:tr w:rsidR="002232A5" w:rsidRPr="002232A5" w14:paraId="011599E9" w14:textId="77777777" w:rsidTr="002232A5">
        <w:trPr>
          <w:trHeight w:val="20"/>
        </w:trPr>
        <w:tc>
          <w:tcPr>
            <w:tcW w:w="3048" w:type="dxa"/>
            <w:gridSpan w:val="2"/>
            <w:tcBorders>
              <w:top w:val="nil"/>
              <w:left w:val="single" w:sz="8" w:space="0" w:color="auto"/>
              <w:bottom w:val="single" w:sz="8" w:space="0" w:color="auto"/>
              <w:right w:val="single" w:sz="8" w:space="0" w:color="auto"/>
            </w:tcBorders>
            <w:shd w:val="clear" w:color="auto" w:fill="FFFFFF"/>
            <w:hideMark/>
          </w:tcPr>
          <w:p w14:paraId="4A597AA5" w14:textId="77777777" w:rsidR="002232A5" w:rsidRPr="002232A5" w:rsidRDefault="002232A5" w:rsidP="002232A5">
            <w:pPr>
              <w:ind w:left="163"/>
              <w:jc w:val="both"/>
              <w:rPr>
                <w:rFonts w:ascii="Arial" w:eastAsia="SimSun" w:hAnsi="Arial" w:cs="Arial"/>
                <w:color w:val="000000"/>
                <w:sz w:val="16"/>
                <w:szCs w:val="16"/>
                <w:lang w:val="en-US" w:eastAsia="zh-CN"/>
              </w:rPr>
            </w:pPr>
            <w:r w:rsidRPr="002232A5">
              <w:rPr>
                <w:rFonts w:ascii="Arial" w:eastAsia="SimSun" w:hAnsi="Arial" w:cs="Arial"/>
                <w:color w:val="000000"/>
                <w:sz w:val="16"/>
                <w:szCs w:val="16"/>
                <w:lang w:val="en-US" w:eastAsia="zh-CN"/>
              </w:rPr>
              <w:t>Traffic model</w:t>
            </w:r>
          </w:p>
        </w:tc>
        <w:tc>
          <w:tcPr>
            <w:tcW w:w="6581" w:type="dxa"/>
            <w:tcBorders>
              <w:top w:val="nil"/>
              <w:left w:val="nil"/>
              <w:bottom w:val="single" w:sz="8" w:space="0" w:color="auto"/>
              <w:right w:val="single" w:sz="8" w:space="0" w:color="auto"/>
            </w:tcBorders>
            <w:shd w:val="clear" w:color="auto" w:fill="FFFFFF"/>
            <w:tcMar>
              <w:top w:w="72" w:type="dxa"/>
              <w:left w:w="144" w:type="dxa"/>
              <w:bottom w:w="72" w:type="dxa"/>
              <w:right w:w="144" w:type="dxa"/>
            </w:tcMar>
            <w:hideMark/>
          </w:tcPr>
          <w:p w14:paraId="65C2E69A" w14:textId="77777777" w:rsidR="002232A5" w:rsidRPr="002232A5" w:rsidRDefault="002232A5" w:rsidP="002232A5">
            <w:pPr>
              <w:jc w:val="both"/>
              <w:rPr>
                <w:rFonts w:ascii="Arial" w:eastAsia="SimSun" w:hAnsi="Arial" w:cs="Arial"/>
                <w:color w:val="000000"/>
                <w:sz w:val="16"/>
                <w:szCs w:val="16"/>
                <w:lang w:val="en-US" w:eastAsia="zh-CN"/>
              </w:rPr>
            </w:pPr>
            <w:r w:rsidRPr="002232A5">
              <w:rPr>
                <w:rFonts w:ascii="Arial" w:eastAsia="SimSun" w:hAnsi="Arial" w:cs="Arial"/>
                <w:color w:val="000000"/>
                <w:sz w:val="16"/>
                <w:szCs w:val="16"/>
                <w:lang w:val="en-US" w:eastAsia="zh-CN"/>
              </w:rPr>
              <w:t>FFS</w:t>
            </w:r>
          </w:p>
        </w:tc>
      </w:tr>
      <w:tr w:rsidR="002232A5" w:rsidRPr="002232A5" w14:paraId="44CEAB8A" w14:textId="77777777" w:rsidTr="002232A5">
        <w:trPr>
          <w:trHeight w:val="20"/>
        </w:trPr>
        <w:tc>
          <w:tcPr>
            <w:tcW w:w="3048" w:type="dxa"/>
            <w:gridSpan w:val="2"/>
            <w:tcBorders>
              <w:top w:val="nil"/>
              <w:left w:val="single" w:sz="8" w:space="0" w:color="auto"/>
              <w:bottom w:val="single" w:sz="8" w:space="0" w:color="auto"/>
              <w:right w:val="single" w:sz="8" w:space="0" w:color="auto"/>
            </w:tcBorders>
            <w:shd w:val="clear" w:color="auto" w:fill="FFFFFF"/>
            <w:hideMark/>
          </w:tcPr>
          <w:p w14:paraId="34BE2BB4" w14:textId="77777777" w:rsidR="002232A5" w:rsidRPr="002232A5" w:rsidRDefault="002232A5" w:rsidP="002232A5">
            <w:pPr>
              <w:ind w:left="163"/>
              <w:jc w:val="both"/>
              <w:rPr>
                <w:rFonts w:ascii="Arial" w:eastAsia="SimSun" w:hAnsi="Arial" w:cs="Arial"/>
                <w:color w:val="000000"/>
                <w:sz w:val="16"/>
                <w:szCs w:val="16"/>
                <w:lang w:val="en-US" w:eastAsia="zh-CN"/>
              </w:rPr>
            </w:pPr>
            <w:r w:rsidRPr="002232A5">
              <w:rPr>
                <w:rFonts w:ascii="Arial" w:eastAsia="SimSun" w:hAnsi="Arial" w:cs="Arial"/>
                <w:color w:val="000000"/>
                <w:sz w:val="16"/>
                <w:szCs w:val="16"/>
                <w:lang w:val="en-US" w:eastAsia="zh-CN"/>
              </w:rPr>
              <w:t>Traffic load (Resource utilization)</w:t>
            </w:r>
          </w:p>
        </w:tc>
        <w:tc>
          <w:tcPr>
            <w:tcW w:w="6581" w:type="dxa"/>
            <w:tcBorders>
              <w:top w:val="nil"/>
              <w:left w:val="nil"/>
              <w:bottom w:val="single" w:sz="8" w:space="0" w:color="auto"/>
              <w:right w:val="single" w:sz="8" w:space="0" w:color="auto"/>
            </w:tcBorders>
            <w:shd w:val="clear" w:color="auto" w:fill="FFFFFF"/>
            <w:tcMar>
              <w:top w:w="72" w:type="dxa"/>
              <w:left w:w="144" w:type="dxa"/>
              <w:bottom w:w="72" w:type="dxa"/>
              <w:right w:w="144" w:type="dxa"/>
            </w:tcMar>
            <w:hideMark/>
          </w:tcPr>
          <w:p w14:paraId="7E9F6ABC" w14:textId="77777777" w:rsidR="002232A5" w:rsidRPr="002232A5" w:rsidRDefault="002232A5" w:rsidP="002232A5">
            <w:pPr>
              <w:jc w:val="both"/>
              <w:rPr>
                <w:rFonts w:ascii="Arial" w:eastAsia="SimSun" w:hAnsi="Arial" w:cs="Arial"/>
                <w:color w:val="000000"/>
                <w:sz w:val="16"/>
                <w:szCs w:val="16"/>
                <w:lang w:val="en-US" w:eastAsia="zh-CN"/>
              </w:rPr>
            </w:pPr>
            <w:r w:rsidRPr="002232A5">
              <w:rPr>
                <w:rFonts w:ascii="Arial" w:eastAsia="SimSun" w:hAnsi="Arial" w:cs="Arial"/>
                <w:color w:val="000000"/>
                <w:sz w:val="16"/>
                <w:szCs w:val="16"/>
                <w:lang w:eastAsia="zh-CN"/>
              </w:rPr>
              <w:t>FFS</w:t>
            </w:r>
          </w:p>
        </w:tc>
      </w:tr>
      <w:tr w:rsidR="002232A5" w:rsidRPr="002232A5" w14:paraId="411B3239" w14:textId="77777777" w:rsidTr="002232A5">
        <w:trPr>
          <w:trHeight w:val="20"/>
        </w:trPr>
        <w:tc>
          <w:tcPr>
            <w:tcW w:w="3048" w:type="dxa"/>
            <w:gridSpan w:val="2"/>
            <w:tcBorders>
              <w:top w:val="nil"/>
              <w:left w:val="single" w:sz="8" w:space="0" w:color="auto"/>
              <w:bottom w:val="single" w:sz="8" w:space="0" w:color="auto"/>
              <w:right w:val="single" w:sz="8" w:space="0" w:color="auto"/>
            </w:tcBorders>
            <w:shd w:val="clear" w:color="auto" w:fill="FFFFFF"/>
            <w:hideMark/>
          </w:tcPr>
          <w:p w14:paraId="4797AB51" w14:textId="77777777" w:rsidR="002232A5" w:rsidRPr="002232A5" w:rsidRDefault="002232A5" w:rsidP="002232A5">
            <w:pPr>
              <w:ind w:left="163"/>
              <w:jc w:val="both"/>
              <w:rPr>
                <w:rFonts w:ascii="Arial" w:eastAsia="SimSun" w:hAnsi="Arial" w:cs="Arial"/>
                <w:color w:val="000000"/>
                <w:sz w:val="16"/>
                <w:szCs w:val="16"/>
                <w:lang w:val="en-US" w:eastAsia="zh-CN"/>
              </w:rPr>
            </w:pPr>
            <w:r w:rsidRPr="002232A5">
              <w:rPr>
                <w:rFonts w:ascii="Arial" w:eastAsia="SimSun" w:hAnsi="Arial" w:cs="Arial"/>
                <w:color w:val="000000"/>
                <w:sz w:val="16"/>
                <w:szCs w:val="16"/>
                <w:lang w:val="en-US" w:eastAsia="zh-CN"/>
              </w:rPr>
              <w:t>UE distribution</w:t>
            </w:r>
          </w:p>
        </w:tc>
        <w:tc>
          <w:tcPr>
            <w:tcW w:w="6581" w:type="dxa"/>
            <w:tcBorders>
              <w:top w:val="nil"/>
              <w:left w:val="nil"/>
              <w:bottom w:val="single" w:sz="8" w:space="0" w:color="auto"/>
              <w:right w:val="single" w:sz="8" w:space="0" w:color="auto"/>
            </w:tcBorders>
            <w:shd w:val="clear" w:color="auto" w:fill="FFFFFF"/>
            <w:tcMar>
              <w:top w:w="72" w:type="dxa"/>
              <w:left w:w="144" w:type="dxa"/>
              <w:bottom w:w="72" w:type="dxa"/>
              <w:right w:w="144" w:type="dxa"/>
            </w:tcMar>
            <w:hideMark/>
          </w:tcPr>
          <w:p w14:paraId="209428A1" w14:textId="77777777" w:rsidR="002232A5" w:rsidRPr="002232A5" w:rsidRDefault="002232A5" w:rsidP="002232A5">
            <w:pPr>
              <w:ind w:left="163"/>
              <w:jc w:val="both"/>
              <w:rPr>
                <w:rFonts w:ascii="Arial" w:eastAsia="SimSun" w:hAnsi="Arial" w:cs="Arial"/>
                <w:color w:val="000000"/>
                <w:sz w:val="16"/>
                <w:szCs w:val="16"/>
                <w:lang w:val="en-US" w:eastAsia="zh-CN"/>
              </w:rPr>
            </w:pPr>
            <w:r w:rsidRPr="002232A5">
              <w:rPr>
                <w:rFonts w:ascii="Arial" w:eastAsia="SimSun" w:hAnsi="Arial" w:cs="Arial"/>
                <w:color w:val="000000"/>
                <w:sz w:val="16"/>
                <w:szCs w:val="16"/>
                <w:lang w:val="en-US" w:eastAsia="zh-CN"/>
              </w:rPr>
              <w:t>- 80% indoor (3km/h), 20% outdoor (30km/h)</w:t>
            </w:r>
          </w:p>
          <w:p w14:paraId="6EE77909" w14:textId="77777777" w:rsidR="002232A5" w:rsidRPr="002232A5" w:rsidRDefault="002232A5" w:rsidP="002232A5">
            <w:pPr>
              <w:ind w:left="163"/>
              <w:jc w:val="both"/>
              <w:rPr>
                <w:rFonts w:ascii="Arial" w:eastAsia="SimSun" w:hAnsi="Arial" w:cs="Arial"/>
                <w:color w:val="000000"/>
                <w:sz w:val="16"/>
                <w:szCs w:val="16"/>
                <w:lang w:val="en-US" w:eastAsia="zh-CN"/>
              </w:rPr>
            </w:pPr>
            <w:r w:rsidRPr="002232A5">
              <w:rPr>
                <w:rFonts w:ascii="Arial" w:eastAsia="SimSun" w:hAnsi="Arial" w:cs="Arial"/>
                <w:color w:val="000000"/>
                <w:sz w:val="16"/>
                <w:szCs w:val="16"/>
                <w:lang w:val="en-US" w:eastAsia="zh-CN"/>
              </w:rPr>
              <w:t>FFS whether/what other indoor/outdoor distribution and/or UE speeds for outdoor UEs needed</w:t>
            </w:r>
          </w:p>
        </w:tc>
      </w:tr>
      <w:tr w:rsidR="002232A5" w:rsidRPr="002232A5" w14:paraId="4BEA034D" w14:textId="77777777" w:rsidTr="002232A5">
        <w:trPr>
          <w:trHeight w:val="20"/>
        </w:trPr>
        <w:tc>
          <w:tcPr>
            <w:tcW w:w="3048" w:type="dxa"/>
            <w:gridSpan w:val="2"/>
            <w:tcBorders>
              <w:top w:val="nil"/>
              <w:left w:val="single" w:sz="8" w:space="0" w:color="auto"/>
              <w:bottom w:val="single" w:sz="8" w:space="0" w:color="auto"/>
              <w:right w:val="single" w:sz="8" w:space="0" w:color="auto"/>
            </w:tcBorders>
            <w:shd w:val="clear" w:color="auto" w:fill="FFFFFF"/>
            <w:hideMark/>
          </w:tcPr>
          <w:p w14:paraId="4B629A89" w14:textId="77777777" w:rsidR="002232A5" w:rsidRPr="002232A5" w:rsidRDefault="002232A5" w:rsidP="002232A5">
            <w:pPr>
              <w:ind w:left="163"/>
              <w:jc w:val="both"/>
              <w:rPr>
                <w:rFonts w:ascii="Arial" w:eastAsia="SimSun" w:hAnsi="Arial" w:cs="Arial"/>
                <w:color w:val="000000"/>
                <w:sz w:val="16"/>
                <w:szCs w:val="16"/>
                <w:lang w:val="en-US" w:eastAsia="zh-CN"/>
              </w:rPr>
            </w:pPr>
            <w:r w:rsidRPr="002232A5">
              <w:rPr>
                <w:rFonts w:ascii="Arial" w:eastAsia="SimSun" w:hAnsi="Arial" w:cs="Arial"/>
                <w:color w:val="000000"/>
                <w:sz w:val="16"/>
                <w:szCs w:val="16"/>
                <w:lang w:val="en-US" w:eastAsia="zh-CN"/>
              </w:rPr>
              <w:t>UE receiver</w:t>
            </w:r>
          </w:p>
        </w:tc>
        <w:tc>
          <w:tcPr>
            <w:tcW w:w="6581" w:type="dxa"/>
            <w:tcBorders>
              <w:top w:val="nil"/>
              <w:left w:val="nil"/>
              <w:bottom w:val="single" w:sz="8" w:space="0" w:color="auto"/>
              <w:right w:val="single" w:sz="8" w:space="0" w:color="auto"/>
            </w:tcBorders>
            <w:shd w:val="clear" w:color="auto" w:fill="FFFFFF"/>
            <w:tcMar>
              <w:top w:w="72" w:type="dxa"/>
              <w:left w:w="144" w:type="dxa"/>
              <w:bottom w:w="72" w:type="dxa"/>
              <w:right w:w="144" w:type="dxa"/>
            </w:tcMar>
            <w:hideMark/>
          </w:tcPr>
          <w:p w14:paraId="20CF4DD7" w14:textId="77777777" w:rsidR="002232A5" w:rsidRPr="002232A5" w:rsidRDefault="002232A5" w:rsidP="002232A5">
            <w:pPr>
              <w:jc w:val="both"/>
              <w:rPr>
                <w:rFonts w:ascii="Arial" w:eastAsia="SimSun" w:hAnsi="Arial" w:cs="Arial"/>
                <w:color w:val="000000"/>
                <w:sz w:val="16"/>
                <w:szCs w:val="16"/>
                <w:lang w:val="en-US" w:eastAsia="zh-CN"/>
              </w:rPr>
            </w:pPr>
            <w:r w:rsidRPr="002232A5">
              <w:rPr>
                <w:rFonts w:ascii="Arial" w:eastAsia="SimSun" w:hAnsi="Arial" w:cs="Arial"/>
                <w:color w:val="000000"/>
                <w:sz w:val="16"/>
                <w:szCs w:val="16"/>
                <w:lang w:val="en-US" w:eastAsia="zh-CN"/>
              </w:rPr>
              <w:t>MMSE-IRC as the baseline receiver</w:t>
            </w:r>
          </w:p>
        </w:tc>
      </w:tr>
      <w:tr w:rsidR="002232A5" w:rsidRPr="002232A5" w14:paraId="375A8DB8" w14:textId="77777777" w:rsidTr="002232A5">
        <w:trPr>
          <w:trHeight w:val="20"/>
        </w:trPr>
        <w:tc>
          <w:tcPr>
            <w:tcW w:w="3048" w:type="dxa"/>
            <w:gridSpan w:val="2"/>
            <w:tcBorders>
              <w:top w:val="nil"/>
              <w:left w:val="single" w:sz="8" w:space="0" w:color="auto"/>
              <w:bottom w:val="single" w:sz="8" w:space="0" w:color="auto"/>
              <w:right w:val="single" w:sz="8" w:space="0" w:color="auto"/>
            </w:tcBorders>
            <w:shd w:val="clear" w:color="auto" w:fill="FFFFFF"/>
            <w:hideMark/>
          </w:tcPr>
          <w:p w14:paraId="6B8D84C6" w14:textId="77777777" w:rsidR="002232A5" w:rsidRPr="002232A5" w:rsidRDefault="002232A5" w:rsidP="002232A5">
            <w:pPr>
              <w:ind w:left="163"/>
              <w:jc w:val="both"/>
              <w:rPr>
                <w:rFonts w:ascii="Arial" w:eastAsia="SimSun" w:hAnsi="Arial" w:cs="Arial"/>
                <w:color w:val="000000"/>
                <w:sz w:val="16"/>
                <w:szCs w:val="16"/>
                <w:lang w:val="en-US" w:eastAsia="zh-CN"/>
              </w:rPr>
            </w:pPr>
            <w:r w:rsidRPr="002232A5">
              <w:rPr>
                <w:rFonts w:ascii="Arial" w:eastAsia="SimSun" w:hAnsi="Arial" w:cs="Arial"/>
                <w:color w:val="000000"/>
                <w:sz w:val="16"/>
                <w:szCs w:val="16"/>
                <w:lang w:val="en-US" w:eastAsia="zh-CN"/>
              </w:rPr>
              <w:t>Feedback assumption</w:t>
            </w:r>
          </w:p>
        </w:tc>
        <w:tc>
          <w:tcPr>
            <w:tcW w:w="6581" w:type="dxa"/>
            <w:tcBorders>
              <w:top w:val="nil"/>
              <w:left w:val="nil"/>
              <w:bottom w:val="single" w:sz="8" w:space="0" w:color="auto"/>
              <w:right w:val="single" w:sz="8" w:space="0" w:color="auto"/>
            </w:tcBorders>
            <w:shd w:val="clear" w:color="auto" w:fill="FFFFFF"/>
            <w:tcMar>
              <w:top w:w="72" w:type="dxa"/>
              <w:left w:w="144" w:type="dxa"/>
              <w:bottom w:w="72" w:type="dxa"/>
              <w:right w:w="144" w:type="dxa"/>
            </w:tcMar>
            <w:hideMark/>
          </w:tcPr>
          <w:p w14:paraId="2F2B9E09" w14:textId="77777777" w:rsidR="002232A5" w:rsidRPr="002232A5" w:rsidRDefault="002232A5" w:rsidP="002232A5">
            <w:pPr>
              <w:jc w:val="both"/>
              <w:rPr>
                <w:rFonts w:ascii="Arial" w:eastAsia="SimSun" w:hAnsi="Arial" w:cs="Arial"/>
                <w:color w:val="000000"/>
                <w:sz w:val="16"/>
                <w:szCs w:val="16"/>
                <w:lang w:val="en-US" w:eastAsia="zh-CN"/>
              </w:rPr>
            </w:pPr>
            <w:r w:rsidRPr="002232A5">
              <w:rPr>
                <w:rFonts w:ascii="Arial" w:eastAsia="SimSun" w:hAnsi="Arial" w:cs="Arial"/>
                <w:color w:val="000000"/>
                <w:sz w:val="16"/>
                <w:szCs w:val="16"/>
                <w:lang w:val="en-US" w:eastAsia="zh-CN"/>
              </w:rPr>
              <w:t>Realistic</w:t>
            </w:r>
          </w:p>
        </w:tc>
      </w:tr>
      <w:tr w:rsidR="002232A5" w:rsidRPr="002232A5" w14:paraId="26E5B279" w14:textId="77777777" w:rsidTr="002232A5">
        <w:trPr>
          <w:trHeight w:val="20"/>
        </w:trPr>
        <w:tc>
          <w:tcPr>
            <w:tcW w:w="3048" w:type="dxa"/>
            <w:gridSpan w:val="2"/>
            <w:tcBorders>
              <w:top w:val="nil"/>
              <w:left w:val="single" w:sz="8" w:space="0" w:color="auto"/>
              <w:bottom w:val="single" w:sz="8" w:space="0" w:color="auto"/>
              <w:right w:val="single" w:sz="8" w:space="0" w:color="auto"/>
            </w:tcBorders>
            <w:shd w:val="clear" w:color="auto" w:fill="FFFFFF"/>
            <w:hideMark/>
          </w:tcPr>
          <w:p w14:paraId="27FBAC81" w14:textId="77777777" w:rsidR="002232A5" w:rsidRPr="002232A5" w:rsidRDefault="002232A5" w:rsidP="002232A5">
            <w:pPr>
              <w:ind w:left="163"/>
              <w:jc w:val="both"/>
              <w:rPr>
                <w:rFonts w:ascii="Arial" w:eastAsia="SimSun" w:hAnsi="Arial" w:cs="Arial"/>
                <w:color w:val="000000"/>
                <w:sz w:val="16"/>
                <w:szCs w:val="16"/>
                <w:lang w:val="en-US" w:eastAsia="zh-CN"/>
              </w:rPr>
            </w:pPr>
            <w:r w:rsidRPr="002232A5">
              <w:rPr>
                <w:rFonts w:ascii="Arial" w:eastAsia="SimSun" w:hAnsi="Arial" w:cs="Arial"/>
                <w:color w:val="000000"/>
                <w:sz w:val="16"/>
                <w:szCs w:val="16"/>
                <w:lang w:val="en-US" w:eastAsia="zh-CN"/>
              </w:rPr>
              <w:t>Channel estimation         </w:t>
            </w:r>
          </w:p>
        </w:tc>
        <w:tc>
          <w:tcPr>
            <w:tcW w:w="6581" w:type="dxa"/>
            <w:tcBorders>
              <w:top w:val="nil"/>
              <w:left w:val="nil"/>
              <w:bottom w:val="single" w:sz="8" w:space="0" w:color="auto"/>
              <w:right w:val="single" w:sz="8" w:space="0" w:color="auto"/>
            </w:tcBorders>
            <w:shd w:val="clear" w:color="auto" w:fill="FFFFFF"/>
            <w:tcMar>
              <w:top w:w="72" w:type="dxa"/>
              <w:left w:w="144" w:type="dxa"/>
              <w:bottom w:w="72" w:type="dxa"/>
              <w:right w:w="144" w:type="dxa"/>
            </w:tcMar>
            <w:hideMark/>
          </w:tcPr>
          <w:p w14:paraId="7D159079" w14:textId="77777777" w:rsidR="002232A5" w:rsidRPr="002232A5" w:rsidRDefault="002232A5" w:rsidP="002232A5">
            <w:pPr>
              <w:jc w:val="both"/>
              <w:rPr>
                <w:rFonts w:ascii="Arial" w:eastAsia="SimSun" w:hAnsi="Arial" w:cs="Arial"/>
                <w:color w:val="000000"/>
                <w:sz w:val="16"/>
                <w:szCs w:val="16"/>
                <w:lang w:val="en-US" w:eastAsia="zh-CN"/>
              </w:rPr>
            </w:pPr>
            <w:r w:rsidRPr="002232A5">
              <w:rPr>
                <w:rFonts w:ascii="Arial" w:eastAsia="SimSun" w:hAnsi="Arial" w:cs="Arial"/>
                <w:color w:val="000000"/>
                <w:sz w:val="16"/>
                <w:szCs w:val="16"/>
                <w:lang w:val="en-US" w:eastAsia="zh-CN"/>
              </w:rPr>
              <w:t>Realistic</w:t>
            </w:r>
            <w:r w:rsidRPr="002232A5">
              <w:rPr>
                <w:rFonts w:ascii="Arial" w:eastAsia="SimSun" w:hAnsi="Arial" w:cs="Arial"/>
                <w:color w:val="000000"/>
                <w:sz w:val="16"/>
                <w:szCs w:val="16"/>
                <w:lang w:eastAsia="zh-CN"/>
              </w:rPr>
              <w:t> as a baseline</w:t>
            </w:r>
          </w:p>
          <w:p w14:paraId="3F547A54" w14:textId="77777777" w:rsidR="002232A5" w:rsidRPr="002232A5" w:rsidRDefault="002232A5" w:rsidP="002232A5">
            <w:pPr>
              <w:jc w:val="both"/>
              <w:rPr>
                <w:rFonts w:ascii="Arial" w:eastAsia="SimSun" w:hAnsi="Arial" w:cs="Arial"/>
                <w:color w:val="000000"/>
                <w:sz w:val="16"/>
                <w:szCs w:val="16"/>
                <w:lang w:val="en-US" w:eastAsia="zh-CN"/>
              </w:rPr>
            </w:pPr>
            <w:r w:rsidRPr="002232A5">
              <w:rPr>
                <w:rFonts w:ascii="Arial" w:eastAsia="SimSun" w:hAnsi="Arial" w:cs="Arial"/>
                <w:color w:val="000000"/>
                <w:sz w:val="16"/>
                <w:szCs w:val="16"/>
                <w:lang w:eastAsia="zh-CN"/>
              </w:rPr>
              <w:t>FFS ideal channel estimation</w:t>
            </w:r>
          </w:p>
        </w:tc>
      </w:tr>
      <w:tr w:rsidR="002232A5" w:rsidRPr="002232A5" w14:paraId="5AF64F15" w14:textId="77777777" w:rsidTr="002232A5">
        <w:trPr>
          <w:trHeight w:val="20"/>
        </w:trPr>
        <w:tc>
          <w:tcPr>
            <w:tcW w:w="3048" w:type="dxa"/>
            <w:gridSpan w:val="2"/>
            <w:tcBorders>
              <w:top w:val="nil"/>
              <w:left w:val="single" w:sz="8" w:space="0" w:color="auto"/>
              <w:bottom w:val="single" w:sz="8" w:space="0" w:color="auto"/>
              <w:right w:val="single" w:sz="8" w:space="0" w:color="auto"/>
            </w:tcBorders>
            <w:shd w:val="clear" w:color="auto" w:fill="FFFFFF"/>
            <w:hideMark/>
          </w:tcPr>
          <w:p w14:paraId="54FC8A26" w14:textId="77777777" w:rsidR="002232A5" w:rsidRPr="002232A5" w:rsidRDefault="002232A5" w:rsidP="002232A5">
            <w:pPr>
              <w:ind w:left="163"/>
              <w:jc w:val="both"/>
              <w:rPr>
                <w:rFonts w:ascii="Arial" w:eastAsia="SimSun" w:hAnsi="Arial" w:cs="Arial"/>
                <w:color w:val="000000"/>
                <w:sz w:val="16"/>
                <w:szCs w:val="16"/>
                <w:lang w:val="en-US" w:eastAsia="zh-CN"/>
              </w:rPr>
            </w:pPr>
            <w:r w:rsidRPr="002232A5">
              <w:rPr>
                <w:rFonts w:ascii="Arial" w:eastAsia="SimSun" w:hAnsi="Arial" w:cs="Arial"/>
                <w:color w:val="000000"/>
                <w:sz w:val="16"/>
                <w:szCs w:val="16"/>
                <w:lang w:val="en-US" w:eastAsia="zh-CN"/>
              </w:rPr>
              <w:t>Evaluation Metric</w:t>
            </w:r>
          </w:p>
        </w:tc>
        <w:tc>
          <w:tcPr>
            <w:tcW w:w="6581" w:type="dxa"/>
            <w:tcBorders>
              <w:top w:val="nil"/>
              <w:left w:val="nil"/>
              <w:bottom w:val="single" w:sz="8" w:space="0" w:color="auto"/>
              <w:right w:val="single" w:sz="8" w:space="0" w:color="auto"/>
            </w:tcBorders>
            <w:shd w:val="clear" w:color="auto" w:fill="FFFFFF"/>
            <w:tcMar>
              <w:top w:w="72" w:type="dxa"/>
              <w:left w:w="144" w:type="dxa"/>
              <w:bottom w:w="72" w:type="dxa"/>
              <w:right w:w="144" w:type="dxa"/>
            </w:tcMar>
            <w:hideMark/>
          </w:tcPr>
          <w:p w14:paraId="774CA480" w14:textId="77777777" w:rsidR="002232A5" w:rsidRPr="002232A5" w:rsidRDefault="002232A5" w:rsidP="002232A5">
            <w:pPr>
              <w:jc w:val="both"/>
              <w:rPr>
                <w:rFonts w:ascii="Arial" w:eastAsia="SimSun" w:hAnsi="Arial" w:cs="Arial"/>
                <w:color w:val="000000"/>
                <w:sz w:val="16"/>
                <w:szCs w:val="16"/>
                <w:lang w:val="en-US" w:eastAsia="zh-CN"/>
              </w:rPr>
            </w:pPr>
            <w:r w:rsidRPr="002232A5">
              <w:rPr>
                <w:rFonts w:ascii="Arial" w:eastAsia="SimSun" w:hAnsi="Arial" w:cs="Arial"/>
                <w:color w:val="000000"/>
                <w:sz w:val="16"/>
                <w:szCs w:val="16"/>
                <w:lang w:val="en-US" w:eastAsia="zh-CN"/>
              </w:rPr>
              <w:t>Throughput and CSI feedback overhead as baseline metrics.</w:t>
            </w:r>
          </w:p>
          <w:p w14:paraId="524FB464" w14:textId="77777777" w:rsidR="002232A5" w:rsidRPr="002232A5" w:rsidRDefault="002232A5" w:rsidP="002232A5">
            <w:pPr>
              <w:jc w:val="both"/>
              <w:rPr>
                <w:rFonts w:ascii="Arial" w:eastAsia="SimSun" w:hAnsi="Arial" w:cs="Arial"/>
                <w:color w:val="000000"/>
                <w:sz w:val="16"/>
                <w:szCs w:val="16"/>
                <w:lang w:val="en-US" w:eastAsia="zh-CN"/>
              </w:rPr>
            </w:pPr>
            <w:r w:rsidRPr="002232A5">
              <w:rPr>
                <w:rFonts w:ascii="Arial" w:eastAsia="SimSun" w:hAnsi="Arial" w:cs="Arial"/>
                <w:color w:val="000000"/>
                <w:sz w:val="16"/>
                <w:szCs w:val="16"/>
                <w:lang w:val="en-US" w:eastAsia="zh-CN"/>
              </w:rPr>
              <w:lastRenderedPageBreak/>
              <w:t>Additional metrics, e.g., ratio between throughput and CSI feedback overhead, can be used.</w:t>
            </w:r>
          </w:p>
          <w:p w14:paraId="56C83DC3" w14:textId="77777777" w:rsidR="002232A5" w:rsidRPr="002232A5" w:rsidRDefault="002232A5" w:rsidP="002232A5">
            <w:pPr>
              <w:jc w:val="both"/>
              <w:rPr>
                <w:rFonts w:ascii="Arial" w:eastAsia="SimSun" w:hAnsi="Arial" w:cs="Arial"/>
                <w:color w:val="000000"/>
                <w:sz w:val="16"/>
                <w:szCs w:val="16"/>
                <w:lang w:val="en-US" w:eastAsia="zh-CN"/>
              </w:rPr>
            </w:pPr>
            <w:r w:rsidRPr="002232A5">
              <w:rPr>
                <w:rFonts w:ascii="Arial" w:eastAsia="SimSun" w:hAnsi="Arial" w:cs="Arial"/>
                <w:color w:val="000000"/>
                <w:sz w:val="16"/>
                <w:szCs w:val="16"/>
                <w:lang w:val="en-US" w:eastAsia="zh-CN"/>
              </w:rPr>
              <w:t>Maximum overhead (payload size for CSI feedback)for each rank at one feedback instance is the baseline metric for CSI feedback overhead, and companies can provide other metrics.</w:t>
            </w:r>
          </w:p>
        </w:tc>
      </w:tr>
      <w:tr w:rsidR="002232A5" w:rsidRPr="002232A5" w14:paraId="2A3B7A84" w14:textId="77777777" w:rsidTr="002232A5">
        <w:trPr>
          <w:trHeight w:val="20"/>
        </w:trPr>
        <w:tc>
          <w:tcPr>
            <w:tcW w:w="3048" w:type="dxa"/>
            <w:gridSpan w:val="2"/>
            <w:tcBorders>
              <w:top w:val="nil"/>
              <w:left w:val="single" w:sz="8" w:space="0" w:color="auto"/>
              <w:bottom w:val="single" w:sz="8" w:space="0" w:color="auto"/>
              <w:right w:val="single" w:sz="8" w:space="0" w:color="auto"/>
            </w:tcBorders>
            <w:shd w:val="clear" w:color="auto" w:fill="FFFFFF"/>
            <w:hideMark/>
          </w:tcPr>
          <w:p w14:paraId="3644D263" w14:textId="77777777" w:rsidR="002232A5" w:rsidRPr="002232A5" w:rsidRDefault="002232A5" w:rsidP="002232A5">
            <w:pPr>
              <w:ind w:left="163"/>
              <w:jc w:val="both"/>
              <w:rPr>
                <w:rFonts w:ascii="Arial" w:eastAsia="SimSun" w:hAnsi="Arial" w:cs="Arial"/>
                <w:color w:val="000000"/>
                <w:sz w:val="16"/>
                <w:szCs w:val="16"/>
                <w:lang w:val="en-US" w:eastAsia="zh-CN"/>
              </w:rPr>
            </w:pPr>
            <w:r w:rsidRPr="002232A5">
              <w:rPr>
                <w:rFonts w:ascii="Arial" w:eastAsia="SimSun" w:hAnsi="Arial" w:cs="Arial"/>
                <w:color w:val="000000"/>
                <w:sz w:val="16"/>
                <w:szCs w:val="16"/>
                <w:lang w:val="en-US" w:eastAsia="zh-CN"/>
              </w:rPr>
              <w:lastRenderedPageBreak/>
              <w:t>Baseline for performance evaluation</w:t>
            </w:r>
          </w:p>
        </w:tc>
        <w:tc>
          <w:tcPr>
            <w:tcW w:w="6581" w:type="dxa"/>
            <w:tcBorders>
              <w:top w:val="nil"/>
              <w:left w:val="nil"/>
              <w:bottom w:val="single" w:sz="8" w:space="0" w:color="auto"/>
              <w:right w:val="single" w:sz="8" w:space="0" w:color="auto"/>
            </w:tcBorders>
            <w:shd w:val="clear" w:color="auto" w:fill="FFFFFF"/>
            <w:tcMar>
              <w:top w:w="72" w:type="dxa"/>
              <w:left w:w="144" w:type="dxa"/>
              <w:bottom w:w="72" w:type="dxa"/>
              <w:right w:w="144" w:type="dxa"/>
            </w:tcMar>
            <w:hideMark/>
          </w:tcPr>
          <w:p w14:paraId="0948002D" w14:textId="77777777" w:rsidR="002232A5" w:rsidRPr="002232A5" w:rsidRDefault="002232A5" w:rsidP="002232A5">
            <w:pPr>
              <w:rPr>
                <w:rFonts w:ascii="Arial" w:eastAsia="SimSun" w:hAnsi="Arial" w:cs="Arial"/>
                <w:color w:val="000000"/>
                <w:sz w:val="16"/>
                <w:szCs w:val="16"/>
                <w:lang w:val="en-US" w:eastAsia="zh-CN"/>
              </w:rPr>
            </w:pPr>
            <w:r w:rsidRPr="002232A5">
              <w:rPr>
                <w:rFonts w:ascii="Arial" w:eastAsia="SimSun" w:hAnsi="Arial" w:cs="Arial"/>
                <w:color w:val="000000"/>
                <w:sz w:val="16"/>
                <w:szCs w:val="16"/>
                <w:lang w:eastAsia="zh-CN"/>
              </w:rPr>
              <w:t>FFS</w:t>
            </w:r>
          </w:p>
        </w:tc>
      </w:tr>
    </w:tbl>
    <w:p w14:paraId="46D7EE53" w14:textId="77777777" w:rsidR="002232A5" w:rsidRPr="007B768E" w:rsidRDefault="002232A5" w:rsidP="002232A5">
      <w:pPr>
        <w:rPr>
          <w:lang w:eastAsia="x-none"/>
        </w:rPr>
      </w:pPr>
    </w:p>
    <w:p w14:paraId="1E41D3D8" w14:textId="77777777" w:rsidR="002232A5" w:rsidRDefault="002232A5" w:rsidP="00D84EC0"/>
    <w:p w14:paraId="02FA7546" w14:textId="4D3E6DA2" w:rsidR="00F2566F" w:rsidRPr="002232A5" w:rsidRDefault="001B5688" w:rsidP="00F2566F">
      <w:pPr>
        <w:rPr>
          <w:b/>
          <w:bCs/>
          <w:lang w:eastAsia="x-none"/>
        </w:rPr>
      </w:pPr>
      <w:hyperlink r:id="rId1835" w:history="1">
        <w:r w:rsidR="000B5C49">
          <w:rPr>
            <w:rStyle w:val="Hyperlink"/>
            <w:b/>
            <w:bCs/>
            <w:lang w:eastAsia="x-none"/>
          </w:rPr>
          <w:t>R1-2205491</w:t>
        </w:r>
      </w:hyperlink>
      <w:r w:rsidR="00F2566F" w:rsidRPr="002232A5">
        <w:rPr>
          <w:b/>
          <w:bCs/>
          <w:lang w:eastAsia="x-none"/>
        </w:rPr>
        <w:tab/>
        <w:t>Summary#4 of [109-e-R18-AI/ML-03]</w:t>
      </w:r>
      <w:r w:rsidR="00F2566F" w:rsidRPr="002232A5">
        <w:rPr>
          <w:b/>
          <w:bCs/>
          <w:lang w:eastAsia="x-none"/>
        </w:rPr>
        <w:tab/>
        <w:t>Moderator (Huawei)</w:t>
      </w:r>
    </w:p>
    <w:p w14:paraId="6BAEFF16" w14:textId="103E6682" w:rsidR="002232A5" w:rsidRDefault="002232A5" w:rsidP="002232A5">
      <w:pPr>
        <w:rPr>
          <w:lang w:eastAsia="x-none"/>
        </w:rPr>
      </w:pPr>
      <w:r w:rsidRPr="00F2566F">
        <w:rPr>
          <w:b/>
          <w:bCs/>
          <w:lang w:eastAsia="x-none"/>
        </w:rPr>
        <w:t>Decision:</w:t>
      </w:r>
      <w:r>
        <w:rPr>
          <w:lang w:eastAsia="x-none"/>
        </w:rPr>
        <w:t xml:space="preserve"> As per email decision posted on May 22</w:t>
      </w:r>
      <w:r w:rsidRPr="002232A5">
        <w:rPr>
          <w:vertAlign w:val="superscript"/>
          <w:lang w:eastAsia="x-none"/>
        </w:rPr>
        <w:t>nd</w:t>
      </w:r>
      <w:r>
        <w:rPr>
          <w:lang w:eastAsia="x-none"/>
        </w:rPr>
        <w:t>,</w:t>
      </w:r>
    </w:p>
    <w:p w14:paraId="53981676" w14:textId="77777777" w:rsidR="002232A5" w:rsidRPr="00B73CA1" w:rsidRDefault="002232A5" w:rsidP="002232A5">
      <w:pPr>
        <w:rPr>
          <w:highlight w:val="green"/>
          <w:lang w:eastAsia="x-none"/>
        </w:rPr>
      </w:pPr>
      <w:r w:rsidRPr="00B73CA1">
        <w:rPr>
          <w:highlight w:val="green"/>
          <w:lang w:eastAsia="x-none"/>
        </w:rPr>
        <w:t>Agreement</w:t>
      </w:r>
    </w:p>
    <w:p w14:paraId="0CA289B5" w14:textId="77777777" w:rsidR="002232A5" w:rsidRPr="00D644DA" w:rsidRDefault="002232A5" w:rsidP="002232A5">
      <w:pPr>
        <w:rPr>
          <w:lang w:eastAsia="x-none"/>
        </w:rPr>
      </w:pPr>
      <w:r w:rsidRPr="00D644DA">
        <w:rPr>
          <w:lang w:eastAsia="x-none"/>
        </w:rPr>
        <w:t>For the evaluation of the AI/ML based CSI feedback enhancement, as a starting point, take the intermediate KPIs of GCS/SGCS and/or NMSE as part of the ‘Evaluation Metric’ to evaluate the accuracy of the AI/ML output CSI</w:t>
      </w:r>
    </w:p>
    <w:p w14:paraId="52899A40" w14:textId="77777777" w:rsidR="002232A5" w:rsidRPr="00D644DA" w:rsidRDefault="002232A5" w:rsidP="00CF6E6D">
      <w:pPr>
        <w:pStyle w:val="ListParagraph"/>
        <w:numPr>
          <w:ilvl w:val="0"/>
          <w:numId w:val="497"/>
        </w:numPr>
      </w:pPr>
      <w:r w:rsidRPr="00D644DA">
        <w:t xml:space="preserve">For GCS/SGCS, </w:t>
      </w:r>
    </w:p>
    <w:p w14:paraId="03EF7D9E" w14:textId="77777777" w:rsidR="002232A5" w:rsidRPr="00D644DA" w:rsidRDefault="002232A5" w:rsidP="00CF6E6D">
      <w:pPr>
        <w:pStyle w:val="ListParagraph"/>
        <w:numPr>
          <w:ilvl w:val="1"/>
          <w:numId w:val="497"/>
        </w:numPr>
      </w:pPr>
      <w:r w:rsidRPr="00D644DA">
        <w:t>FFS: how to calculate GCS/SGCS for rank&gt;1</w:t>
      </w:r>
    </w:p>
    <w:p w14:paraId="15B2CD40" w14:textId="77777777" w:rsidR="002232A5" w:rsidRPr="00D644DA" w:rsidRDefault="002232A5" w:rsidP="00CF6E6D">
      <w:pPr>
        <w:pStyle w:val="ListParagraph"/>
        <w:numPr>
          <w:ilvl w:val="1"/>
          <w:numId w:val="497"/>
        </w:numPr>
      </w:pPr>
      <w:r w:rsidRPr="00D644DA">
        <w:t>FFS: whether GCS or SGCS is adopted</w:t>
      </w:r>
    </w:p>
    <w:p w14:paraId="0778C23B" w14:textId="77777777" w:rsidR="002232A5" w:rsidRDefault="002232A5" w:rsidP="00CF6E6D">
      <w:pPr>
        <w:pStyle w:val="ListParagraph"/>
        <w:numPr>
          <w:ilvl w:val="0"/>
          <w:numId w:val="497"/>
        </w:numPr>
      </w:pPr>
      <w:r w:rsidRPr="00D644DA">
        <w:t>FFS other metrics, e.g., equivalent MSE, received SNR, or numerical spectral efficiency gap.</w:t>
      </w:r>
    </w:p>
    <w:p w14:paraId="1CCA1A2E" w14:textId="77777777" w:rsidR="002232A5" w:rsidRPr="00BC264D" w:rsidRDefault="002232A5" w:rsidP="002232A5">
      <w:pPr>
        <w:rPr>
          <w:highlight w:val="green"/>
          <w:lang w:eastAsia="x-none"/>
        </w:rPr>
      </w:pPr>
      <w:r w:rsidRPr="00BC264D">
        <w:rPr>
          <w:rFonts w:hint="eastAsia"/>
          <w:highlight w:val="green"/>
          <w:lang w:eastAsia="x-none"/>
        </w:rPr>
        <w:t>Agreement</w:t>
      </w:r>
    </w:p>
    <w:p w14:paraId="105B1C2C" w14:textId="77777777" w:rsidR="002232A5" w:rsidRPr="00B73CA1" w:rsidRDefault="002232A5" w:rsidP="002232A5">
      <w:pPr>
        <w:rPr>
          <w:lang w:eastAsia="x-none"/>
        </w:rPr>
      </w:pPr>
      <w:r w:rsidRPr="00B73CA1">
        <w:rPr>
          <w:lang w:eastAsia="x-none"/>
        </w:rPr>
        <w:t>For the evaluation of the AI/ML based CSI feedback enhancement, if LLS is preferred, the following table is taken as a baseline of EVM</w:t>
      </w:r>
    </w:p>
    <w:p w14:paraId="12548613" w14:textId="77777777" w:rsidR="002232A5" w:rsidRPr="00B73CA1" w:rsidRDefault="002232A5" w:rsidP="00CF6E6D">
      <w:pPr>
        <w:pStyle w:val="ListParagraph"/>
        <w:numPr>
          <w:ilvl w:val="0"/>
          <w:numId w:val="498"/>
        </w:numPr>
      </w:pPr>
      <w:r w:rsidRPr="00B73CA1">
        <w:t xml:space="preserve">Note: the baseline EVM is used to compare the performance with the benchmark release, while the AI/ML related parameters (e.g., dataset construction, generalization verification, and AI/ML related metrics) can be of additional/different assumptions. </w:t>
      </w:r>
    </w:p>
    <w:p w14:paraId="4FA84252" w14:textId="77777777" w:rsidR="002232A5" w:rsidRPr="00B73CA1" w:rsidRDefault="002232A5" w:rsidP="00CF6E6D">
      <w:pPr>
        <w:pStyle w:val="ListParagraph"/>
        <w:numPr>
          <w:ilvl w:val="1"/>
          <w:numId w:val="498"/>
        </w:numPr>
      </w:pPr>
      <w:r w:rsidRPr="00B73CA1">
        <w:t>The conclusions for the use cases in the SI should be drawn based on generalization verification over potentially multiple scenarios/configurations.</w:t>
      </w:r>
    </w:p>
    <w:p w14:paraId="05051F35" w14:textId="77777777" w:rsidR="002232A5" w:rsidRPr="00B73CA1" w:rsidRDefault="002232A5" w:rsidP="00CF6E6D">
      <w:pPr>
        <w:pStyle w:val="ListParagraph"/>
        <w:numPr>
          <w:ilvl w:val="0"/>
          <w:numId w:val="498"/>
        </w:numPr>
      </w:pPr>
      <w:r w:rsidRPr="00B73CA1">
        <w:t>FFS: modifications on top of the following table for the purpose of AI/ML related evaluations.</w:t>
      </w:r>
    </w:p>
    <w:p w14:paraId="308AD872" w14:textId="77777777" w:rsidR="002232A5" w:rsidRPr="00B73CA1" w:rsidRDefault="002232A5" w:rsidP="00CF6E6D">
      <w:pPr>
        <w:pStyle w:val="ListParagraph"/>
        <w:numPr>
          <w:ilvl w:val="0"/>
          <w:numId w:val="498"/>
        </w:numPr>
      </w:pPr>
      <w:r w:rsidRPr="00B73CA1">
        <w:t>FFS: other parameters and values if needed</w:t>
      </w:r>
    </w:p>
    <w:tbl>
      <w:tblPr>
        <w:tblW w:w="8637" w:type="dxa"/>
        <w:jc w:val="center"/>
        <w:tblCellMar>
          <w:left w:w="0" w:type="dxa"/>
          <w:right w:w="0" w:type="dxa"/>
        </w:tblCellMar>
        <w:tblLook w:val="04A0" w:firstRow="1" w:lastRow="0" w:firstColumn="1" w:lastColumn="0" w:noHBand="0" w:noVBand="1"/>
      </w:tblPr>
      <w:tblGrid>
        <w:gridCol w:w="2883"/>
        <w:gridCol w:w="5754"/>
      </w:tblGrid>
      <w:tr w:rsidR="002232A5" w:rsidRPr="002232A5" w14:paraId="39AC1C17" w14:textId="77777777" w:rsidTr="002232A5">
        <w:trPr>
          <w:trHeight w:val="20"/>
          <w:jc w:val="center"/>
        </w:trPr>
        <w:tc>
          <w:tcPr>
            <w:tcW w:w="2883" w:type="dxa"/>
            <w:tcBorders>
              <w:top w:val="single" w:sz="8" w:space="0" w:color="auto"/>
              <w:left w:val="single" w:sz="8" w:space="0" w:color="auto"/>
              <w:bottom w:val="single" w:sz="8" w:space="0" w:color="auto"/>
              <w:right w:val="single" w:sz="8" w:space="0" w:color="auto"/>
            </w:tcBorders>
            <w:shd w:val="clear" w:color="auto" w:fill="C6D9F1"/>
            <w:tcMar>
              <w:top w:w="0" w:type="dxa"/>
              <w:left w:w="108" w:type="dxa"/>
              <w:bottom w:w="0" w:type="dxa"/>
              <w:right w:w="108" w:type="dxa"/>
            </w:tcMar>
            <w:hideMark/>
          </w:tcPr>
          <w:p w14:paraId="2B622C01" w14:textId="77777777" w:rsidR="002232A5" w:rsidRPr="002232A5" w:rsidRDefault="002232A5" w:rsidP="004D3980">
            <w:pPr>
              <w:spacing w:before="120"/>
              <w:jc w:val="center"/>
              <w:rPr>
                <w:rFonts w:ascii="Arial" w:hAnsi="Arial" w:cs="Arial"/>
                <w:sz w:val="16"/>
                <w:szCs w:val="16"/>
              </w:rPr>
            </w:pPr>
            <w:r w:rsidRPr="002232A5">
              <w:rPr>
                <w:rFonts w:ascii="Arial" w:hAnsi="Arial" w:cs="Arial"/>
                <w:sz w:val="16"/>
                <w:szCs w:val="16"/>
              </w:rPr>
              <w:t>Parameter</w:t>
            </w:r>
          </w:p>
        </w:tc>
        <w:tc>
          <w:tcPr>
            <w:tcW w:w="5754" w:type="dxa"/>
            <w:tcBorders>
              <w:top w:val="single" w:sz="8" w:space="0" w:color="auto"/>
              <w:left w:val="nil"/>
              <w:bottom w:val="single" w:sz="8" w:space="0" w:color="auto"/>
              <w:right w:val="single" w:sz="8" w:space="0" w:color="auto"/>
            </w:tcBorders>
            <w:shd w:val="clear" w:color="auto" w:fill="C6D9F1"/>
            <w:tcMar>
              <w:top w:w="0" w:type="dxa"/>
              <w:left w:w="108" w:type="dxa"/>
              <w:bottom w:w="0" w:type="dxa"/>
              <w:right w:w="108" w:type="dxa"/>
            </w:tcMar>
            <w:hideMark/>
          </w:tcPr>
          <w:p w14:paraId="703EF0E3" w14:textId="77777777" w:rsidR="002232A5" w:rsidRPr="002232A5" w:rsidRDefault="002232A5" w:rsidP="004D3980">
            <w:pPr>
              <w:spacing w:before="120"/>
              <w:jc w:val="center"/>
              <w:rPr>
                <w:rFonts w:ascii="Arial" w:hAnsi="Arial" w:cs="Arial"/>
                <w:sz w:val="16"/>
                <w:szCs w:val="16"/>
              </w:rPr>
            </w:pPr>
            <w:r w:rsidRPr="002232A5">
              <w:rPr>
                <w:rFonts w:ascii="Arial" w:hAnsi="Arial" w:cs="Arial"/>
                <w:sz w:val="16"/>
                <w:szCs w:val="16"/>
              </w:rPr>
              <w:t>Value</w:t>
            </w:r>
          </w:p>
        </w:tc>
      </w:tr>
      <w:tr w:rsidR="002232A5" w:rsidRPr="002232A5" w14:paraId="21208253" w14:textId="77777777" w:rsidTr="002232A5">
        <w:trPr>
          <w:trHeight w:val="20"/>
          <w:jc w:val="center"/>
        </w:trPr>
        <w:tc>
          <w:tcPr>
            <w:tcW w:w="288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ABE804A" w14:textId="77777777" w:rsidR="002232A5" w:rsidRPr="002232A5" w:rsidRDefault="002232A5" w:rsidP="004D3980">
            <w:pPr>
              <w:jc w:val="center"/>
              <w:rPr>
                <w:rFonts w:ascii="Arial" w:hAnsi="Arial" w:cs="Arial"/>
                <w:sz w:val="16"/>
                <w:szCs w:val="16"/>
              </w:rPr>
            </w:pPr>
            <w:r w:rsidRPr="002232A5">
              <w:rPr>
                <w:rFonts w:ascii="Arial" w:hAnsi="Arial" w:cs="Arial"/>
                <w:sz w:val="16"/>
                <w:szCs w:val="16"/>
              </w:rPr>
              <w:t xml:space="preserve">Duplex, Waveform </w:t>
            </w:r>
          </w:p>
        </w:tc>
        <w:tc>
          <w:tcPr>
            <w:tcW w:w="5754" w:type="dxa"/>
            <w:tcBorders>
              <w:top w:val="nil"/>
              <w:left w:val="nil"/>
              <w:bottom w:val="single" w:sz="8" w:space="0" w:color="auto"/>
              <w:right w:val="single" w:sz="8" w:space="0" w:color="auto"/>
            </w:tcBorders>
            <w:tcMar>
              <w:top w:w="0" w:type="dxa"/>
              <w:left w:w="108" w:type="dxa"/>
              <w:bottom w:w="0" w:type="dxa"/>
              <w:right w:w="108" w:type="dxa"/>
            </w:tcMar>
            <w:hideMark/>
          </w:tcPr>
          <w:p w14:paraId="194C59DF" w14:textId="77777777" w:rsidR="002232A5" w:rsidRPr="002232A5" w:rsidRDefault="002232A5" w:rsidP="004D3980">
            <w:pPr>
              <w:jc w:val="center"/>
              <w:rPr>
                <w:rFonts w:ascii="Arial" w:hAnsi="Arial" w:cs="Arial"/>
                <w:sz w:val="16"/>
                <w:szCs w:val="16"/>
              </w:rPr>
            </w:pPr>
            <w:r w:rsidRPr="002232A5">
              <w:rPr>
                <w:rFonts w:ascii="Arial" w:hAnsi="Arial" w:cs="Arial"/>
                <w:sz w:val="16"/>
                <w:szCs w:val="16"/>
              </w:rPr>
              <w:t xml:space="preserve">FDD (TDD is not precluded), OFDM </w:t>
            </w:r>
          </w:p>
        </w:tc>
      </w:tr>
      <w:tr w:rsidR="002232A5" w:rsidRPr="002232A5" w14:paraId="6F162D43" w14:textId="77777777" w:rsidTr="002232A5">
        <w:trPr>
          <w:trHeight w:val="20"/>
          <w:jc w:val="center"/>
        </w:trPr>
        <w:tc>
          <w:tcPr>
            <w:tcW w:w="288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7347A79" w14:textId="77777777" w:rsidR="002232A5" w:rsidRPr="002232A5" w:rsidRDefault="002232A5" w:rsidP="004D3980">
            <w:pPr>
              <w:jc w:val="center"/>
              <w:rPr>
                <w:rFonts w:ascii="Arial" w:hAnsi="Arial" w:cs="Arial"/>
                <w:sz w:val="16"/>
                <w:szCs w:val="16"/>
              </w:rPr>
            </w:pPr>
            <w:r w:rsidRPr="002232A5">
              <w:rPr>
                <w:rFonts w:ascii="Arial" w:hAnsi="Arial" w:cs="Arial"/>
                <w:sz w:val="16"/>
                <w:szCs w:val="16"/>
              </w:rPr>
              <w:t>Carrier frequency</w:t>
            </w:r>
          </w:p>
        </w:tc>
        <w:tc>
          <w:tcPr>
            <w:tcW w:w="5754" w:type="dxa"/>
            <w:tcBorders>
              <w:top w:val="nil"/>
              <w:left w:val="nil"/>
              <w:bottom w:val="single" w:sz="8" w:space="0" w:color="auto"/>
              <w:right w:val="single" w:sz="8" w:space="0" w:color="auto"/>
            </w:tcBorders>
            <w:tcMar>
              <w:top w:w="0" w:type="dxa"/>
              <w:left w:w="108" w:type="dxa"/>
              <w:bottom w:w="0" w:type="dxa"/>
              <w:right w:w="108" w:type="dxa"/>
            </w:tcMar>
            <w:hideMark/>
          </w:tcPr>
          <w:p w14:paraId="334B695F" w14:textId="77777777" w:rsidR="002232A5" w:rsidRPr="002232A5" w:rsidRDefault="002232A5" w:rsidP="004D3980">
            <w:pPr>
              <w:jc w:val="center"/>
              <w:rPr>
                <w:rFonts w:ascii="Arial" w:hAnsi="Arial" w:cs="Arial"/>
                <w:sz w:val="16"/>
                <w:szCs w:val="16"/>
              </w:rPr>
            </w:pPr>
            <w:r w:rsidRPr="002232A5">
              <w:rPr>
                <w:rFonts w:ascii="Arial" w:hAnsi="Arial" w:cs="Arial"/>
                <w:snapToGrid w:val="0"/>
                <w:sz w:val="16"/>
                <w:szCs w:val="16"/>
              </w:rPr>
              <w:t>2GHz as baseline, optional for 4GHz</w:t>
            </w:r>
          </w:p>
        </w:tc>
      </w:tr>
      <w:tr w:rsidR="002232A5" w:rsidRPr="002232A5" w14:paraId="17238DFB" w14:textId="77777777" w:rsidTr="002232A5">
        <w:trPr>
          <w:trHeight w:val="20"/>
          <w:jc w:val="center"/>
        </w:trPr>
        <w:tc>
          <w:tcPr>
            <w:tcW w:w="288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0D355AE" w14:textId="77777777" w:rsidR="002232A5" w:rsidRPr="002232A5" w:rsidRDefault="002232A5" w:rsidP="004D3980">
            <w:pPr>
              <w:jc w:val="center"/>
              <w:rPr>
                <w:rFonts w:ascii="Arial" w:hAnsi="Arial" w:cs="Arial"/>
                <w:sz w:val="16"/>
                <w:szCs w:val="16"/>
              </w:rPr>
            </w:pPr>
            <w:r w:rsidRPr="002232A5">
              <w:rPr>
                <w:rFonts w:ascii="Arial" w:hAnsi="Arial" w:cs="Arial"/>
                <w:sz w:val="16"/>
                <w:szCs w:val="16"/>
              </w:rPr>
              <w:t>Bandwidth</w:t>
            </w:r>
          </w:p>
        </w:tc>
        <w:tc>
          <w:tcPr>
            <w:tcW w:w="5754" w:type="dxa"/>
            <w:tcBorders>
              <w:top w:val="nil"/>
              <w:left w:val="nil"/>
              <w:bottom w:val="single" w:sz="8" w:space="0" w:color="auto"/>
              <w:right w:val="single" w:sz="8" w:space="0" w:color="auto"/>
            </w:tcBorders>
            <w:tcMar>
              <w:top w:w="0" w:type="dxa"/>
              <w:left w:w="108" w:type="dxa"/>
              <w:bottom w:w="0" w:type="dxa"/>
              <w:right w:w="108" w:type="dxa"/>
            </w:tcMar>
            <w:hideMark/>
          </w:tcPr>
          <w:p w14:paraId="068AD53F" w14:textId="77777777" w:rsidR="002232A5" w:rsidRPr="002232A5" w:rsidRDefault="002232A5" w:rsidP="004D3980">
            <w:pPr>
              <w:jc w:val="center"/>
              <w:rPr>
                <w:rFonts w:ascii="Arial" w:hAnsi="Arial" w:cs="Arial"/>
                <w:sz w:val="16"/>
                <w:szCs w:val="16"/>
              </w:rPr>
            </w:pPr>
            <w:r w:rsidRPr="002232A5">
              <w:rPr>
                <w:rFonts w:ascii="Arial" w:hAnsi="Arial" w:cs="Arial"/>
                <w:sz w:val="16"/>
                <w:szCs w:val="16"/>
              </w:rPr>
              <w:t>10MHz or 20MHz</w:t>
            </w:r>
          </w:p>
        </w:tc>
      </w:tr>
      <w:tr w:rsidR="002232A5" w:rsidRPr="002232A5" w14:paraId="4CFE85BC" w14:textId="77777777" w:rsidTr="002232A5">
        <w:trPr>
          <w:trHeight w:val="20"/>
          <w:jc w:val="center"/>
        </w:trPr>
        <w:tc>
          <w:tcPr>
            <w:tcW w:w="288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A0AA396" w14:textId="77777777" w:rsidR="002232A5" w:rsidRPr="002232A5" w:rsidRDefault="002232A5" w:rsidP="004D3980">
            <w:pPr>
              <w:jc w:val="center"/>
              <w:rPr>
                <w:rFonts w:ascii="Arial" w:hAnsi="Arial" w:cs="Arial"/>
                <w:sz w:val="16"/>
                <w:szCs w:val="16"/>
              </w:rPr>
            </w:pPr>
            <w:r w:rsidRPr="002232A5">
              <w:rPr>
                <w:rFonts w:ascii="Arial" w:hAnsi="Arial" w:cs="Arial"/>
                <w:sz w:val="16"/>
                <w:szCs w:val="16"/>
              </w:rPr>
              <w:t>Subcarrier spacing</w:t>
            </w:r>
          </w:p>
        </w:tc>
        <w:tc>
          <w:tcPr>
            <w:tcW w:w="5754" w:type="dxa"/>
            <w:tcBorders>
              <w:top w:val="nil"/>
              <w:left w:val="nil"/>
              <w:bottom w:val="single" w:sz="8" w:space="0" w:color="auto"/>
              <w:right w:val="single" w:sz="8" w:space="0" w:color="auto"/>
            </w:tcBorders>
            <w:tcMar>
              <w:top w:w="0" w:type="dxa"/>
              <w:left w:w="108" w:type="dxa"/>
              <w:bottom w:w="0" w:type="dxa"/>
              <w:right w:w="108" w:type="dxa"/>
            </w:tcMar>
            <w:hideMark/>
          </w:tcPr>
          <w:p w14:paraId="15327D53" w14:textId="77777777" w:rsidR="002232A5" w:rsidRPr="002232A5" w:rsidRDefault="002232A5" w:rsidP="004D3980">
            <w:pPr>
              <w:jc w:val="center"/>
              <w:rPr>
                <w:rFonts w:ascii="Arial" w:hAnsi="Arial" w:cs="Arial"/>
                <w:sz w:val="16"/>
                <w:szCs w:val="16"/>
              </w:rPr>
            </w:pPr>
            <w:r w:rsidRPr="002232A5">
              <w:rPr>
                <w:rFonts w:ascii="Arial" w:hAnsi="Arial" w:cs="Arial"/>
                <w:sz w:val="16"/>
                <w:szCs w:val="16"/>
              </w:rPr>
              <w:t>15kHz for 2GHz, 30kHz for 4GHz</w:t>
            </w:r>
          </w:p>
        </w:tc>
      </w:tr>
      <w:tr w:rsidR="002232A5" w:rsidRPr="002232A5" w14:paraId="7A49F016" w14:textId="77777777" w:rsidTr="002232A5">
        <w:trPr>
          <w:trHeight w:val="20"/>
          <w:jc w:val="center"/>
        </w:trPr>
        <w:tc>
          <w:tcPr>
            <w:tcW w:w="288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B5D5A0F" w14:textId="77777777" w:rsidR="002232A5" w:rsidRPr="002232A5" w:rsidRDefault="002232A5" w:rsidP="004D3980">
            <w:pPr>
              <w:jc w:val="center"/>
              <w:rPr>
                <w:rFonts w:ascii="Arial" w:hAnsi="Arial" w:cs="Arial"/>
                <w:sz w:val="16"/>
                <w:szCs w:val="16"/>
              </w:rPr>
            </w:pPr>
            <w:r w:rsidRPr="002232A5">
              <w:rPr>
                <w:rFonts w:ascii="Arial" w:hAnsi="Arial" w:cs="Arial"/>
                <w:sz w:val="16"/>
                <w:szCs w:val="16"/>
              </w:rPr>
              <w:t>Nt</w:t>
            </w:r>
          </w:p>
        </w:tc>
        <w:tc>
          <w:tcPr>
            <w:tcW w:w="5754" w:type="dxa"/>
            <w:tcBorders>
              <w:top w:val="nil"/>
              <w:left w:val="nil"/>
              <w:bottom w:val="single" w:sz="8" w:space="0" w:color="auto"/>
              <w:right w:val="single" w:sz="8" w:space="0" w:color="auto"/>
            </w:tcBorders>
            <w:tcMar>
              <w:top w:w="0" w:type="dxa"/>
              <w:left w:w="108" w:type="dxa"/>
              <w:bottom w:w="0" w:type="dxa"/>
              <w:right w:w="108" w:type="dxa"/>
            </w:tcMar>
            <w:hideMark/>
          </w:tcPr>
          <w:p w14:paraId="2754C658" w14:textId="77777777" w:rsidR="002232A5" w:rsidRPr="002232A5" w:rsidRDefault="002232A5" w:rsidP="004D3980">
            <w:pPr>
              <w:jc w:val="center"/>
              <w:rPr>
                <w:rFonts w:ascii="Arial" w:hAnsi="Arial" w:cs="Arial"/>
                <w:sz w:val="16"/>
                <w:szCs w:val="16"/>
              </w:rPr>
            </w:pPr>
            <w:r w:rsidRPr="002232A5">
              <w:rPr>
                <w:rFonts w:ascii="Arial" w:hAnsi="Arial" w:cs="Arial"/>
                <w:sz w:val="16"/>
                <w:szCs w:val="16"/>
              </w:rPr>
              <w:t xml:space="preserve">32: </w:t>
            </w:r>
            <w:r w:rsidRPr="002232A5">
              <w:rPr>
                <w:rFonts w:ascii="Arial" w:hAnsi="Arial" w:cs="Arial"/>
                <w:snapToGrid w:val="0"/>
                <w:sz w:val="16"/>
                <w:szCs w:val="16"/>
              </w:rPr>
              <w:t>(8,8,2,1,1,2,8), (dH,dV) = (0.5, 0.8)λ</w:t>
            </w:r>
          </w:p>
        </w:tc>
      </w:tr>
      <w:tr w:rsidR="002232A5" w:rsidRPr="002232A5" w14:paraId="232465A2" w14:textId="77777777" w:rsidTr="002232A5">
        <w:trPr>
          <w:trHeight w:val="20"/>
          <w:jc w:val="center"/>
        </w:trPr>
        <w:tc>
          <w:tcPr>
            <w:tcW w:w="288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18C7F32" w14:textId="77777777" w:rsidR="002232A5" w:rsidRPr="002232A5" w:rsidRDefault="002232A5" w:rsidP="004D3980">
            <w:pPr>
              <w:jc w:val="center"/>
              <w:rPr>
                <w:rFonts w:ascii="Arial" w:hAnsi="Arial" w:cs="Arial"/>
                <w:sz w:val="16"/>
                <w:szCs w:val="16"/>
              </w:rPr>
            </w:pPr>
            <w:r w:rsidRPr="002232A5">
              <w:rPr>
                <w:rFonts w:ascii="Arial" w:hAnsi="Arial" w:cs="Arial"/>
                <w:sz w:val="16"/>
                <w:szCs w:val="16"/>
              </w:rPr>
              <w:t>Nr</w:t>
            </w:r>
          </w:p>
        </w:tc>
        <w:tc>
          <w:tcPr>
            <w:tcW w:w="5754" w:type="dxa"/>
            <w:tcBorders>
              <w:top w:val="nil"/>
              <w:left w:val="nil"/>
              <w:bottom w:val="single" w:sz="8" w:space="0" w:color="auto"/>
              <w:right w:val="single" w:sz="8" w:space="0" w:color="auto"/>
            </w:tcBorders>
            <w:tcMar>
              <w:top w:w="0" w:type="dxa"/>
              <w:left w:w="108" w:type="dxa"/>
              <w:bottom w:w="0" w:type="dxa"/>
              <w:right w:w="108" w:type="dxa"/>
            </w:tcMar>
            <w:hideMark/>
          </w:tcPr>
          <w:p w14:paraId="05F856BE" w14:textId="77777777" w:rsidR="002232A5" w:rsidRPr="002232A5" w:rsidRDefault="002232A5" w:rsidP="004D3980">
            <w:pPr>
              <w:jc w:val="center"/>
              <w:rPr>
                <w:rFonts w:ascii="Arial" w:hAnsi="Arial" w:cs="Arial"/>
                <w:sz w:val="16"/>
                <w:szCs w:val="16"/>
              </w:rPr>
            </w:pPr>
            <w:r w:rsidRPr="002232A5">
              <w:rPr>
                <w:rFonts w:ascii="Arial" w:hAnsi="Arial" w:cs="Arial"/>
                <w:sz w:val="16"/>
                <w:szCs w:val="16"/>
              </w:rPr>
              <w:t xml:space="preserve">4: </w:t>
            </w:r>
            <w:r w:rsidRPr="002232A5">
              <w:rPr>
                <w:rFonts w:ascii="Arial" w:hAnsi="Arial" w:cs="Arial"/>
                <w:snapToGrid w:val="0"/>
                <w:sz w:val="16"/>
                <w:szCs w:val="16"/>
              </w:rPr>
              <w:t>(1,2,2,1,1,1,2), (dH,dV) = (0.5, 0.5)λ</w:t>
            </w:r>
          </w:p>
        </w:tc>
      </w:tr>
      <w:tr w:rsidR="002232A5" w:rsidRPr="002232A5" w14:paraId="028A8083" w14:textId="77777777" w:rsidTr="002232A5">
        <w:trPr>
          <w:trHeight w:val="20"/>
          <w:jc w:val="center"/>
        </w:trPr>
        <w:tc>
          <w:tcPr>
            <w:tcW w:w="288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65BB613" w14:textId="77777777" w:rsidR="002232A5" w:rsidRPr="002232A5" w:rsidRDefault="002232A5" w:rsidP="004D3980">
            <w:pPr>
              <w:jc w:val="center"/>
              <w:rPr>
                <w:rFonts w:ascii="Arial" w:hAnsi="Arial" w:cs="Arial"/>
                <w:sz w:val="16"/>
                <w:szCs w:val="16"/>
              </w:rPr>
            </w:pPr>
            <w:r w:rsidRPr="002232A5">
              <w:rPr>
                <w:rFonts w:ascii="Arial" w:hAnsi="Arial" w:cs="Arial"/>
                <w:sz w:val="16"/>
                <w:szCs w:val="16"/>
              </w:rPr>
              <w:t>Channel model</w:t>
            </w:r>
          </w:p>
        </w:tc>
        <w:tc>
          <w:tcPr>
            <w:tcW w:w="5754" w:type="dxa"/>
            <w:tcBorders>
              <w:top w:val="nil"/>
              <w:left w:val="nil"/>
              <w:bottom w:val="single" w:sz="8" w:space="0" w:color="auto"/>
              <w:right w:val="single" w:sz="8" w:space="0" w:color="auto"/>
            </w:tcBorders>
            <w:tcMar>
              <w:top w:w="0" w:type="dxa"/>
              <w:left w:w="108" w:type="dxa"/>
              <w:bottom w:w="0" w:type="dxa"/>
              <w:right w:w="108" w:type="dxa"/>
            </w:tcMar>
            <w:hideMark/>
          </w:tcPr>
          <w:p w14:paraId="4764D6A0" w14:textId="77777777" w:rsidR="002232A5" w:rsidRPr="002232A5" w:rsidRDefault="002232A5" w:rsidP="004D3980">
            <w:pPr>
              <w:jc w:val="center"/>
              <w:rPr>
                <w:rFonts w:ascii="Arial" w:hAnsi="Arial" w:cs="Arial"/>
                <w:sz w:val="16"/>
                <w:szCs w:val="16"/>
              </w:rPr>
            </w:pPr>
            <w:r w:rsidRPr="002232A5">
              <w:rPr>
                <w:rFonts w:ascii="Arial" w:hAnsi="Arial" w:cs="Arial"/>
                <w:sz w:val="16"/>
                <w:szCs w:val="16"/>
              </w:rPr>
              <w:t>CDL-C as baseline, CDL-A as optional</w:t>
            </w:r>
          </w:p>
        </w:tc>
      </w:tr>
      <w:tr w:rsidR="002232A5" w:rsidRPr="002232A5" w14:paraId="070B2530" w14:textId="77777777" w:rsidTr="002232A5">
        <w:trPr>
          <w:trHeight w:val="20"/>
          <w:jc w:val="center"/>
        </w:trPr>
        <w:tc>
          <w:tcPr>
            <w:tcW w:w="288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670C08A" w14:textId="77777777" w:rsidR="002232A5" w:rsidRPr="002232A5" w:rsidRDefault="002232A5" w:rsidP="004D3980">
            <w:pPr>
              <w:jc w:val="center"/>
              <w:rPr>
                <w:rFonts w:ascii="Arial" w:hAnsi="Arial" w:cs="Arial"/>
                <w:sz w:val="16"/>
                <w:szCs w:val="16"/>
              </w:rPr>
            </w:pPr>
            <w:r w:rsidRPr="002232A5">
              <w:rPr>
                <w:rFonts w:ascii="Arial" w:hAnsi="Arial" w:cs="Arial"/>
                <w:sz w:val="16"/>
                <w:szCs w:val="16"/>
              </w:rPr>
              <w:t>UE speed</w:t>
            </w:r>
          </w:p>
        </w:tc>
        <w:tc>
          <w:tcPr>
            <w:tcW w:w="5754" w:type="dxa"/>
            <w:tcBorders>
              <w:top w:val="nil"/>
              <w:left w:val="nil"/>
              <w:bottom w:val="single" w:sz="8" w:space="0" w:color="auto"/>
              <w:right w:val="single" w:sz="8" w:space="0" w:color="auto"/>
            </w:tcBorders>
            <w:tcMar>
              <w:top w:w="0" w:type="dxa"/>
              <w:left w:w="108" w:type="dxa"/>
              <w:bottom w:w="0" w:type="dxa"/>
              <w:right w:w="108" w:type="dxa"/>
            </w:tcMar>
            <w:hideMark/>
          </w:tcPr>
          <w:p w14:paraId="7E972248" w14:textId="77777777" w:rsidR="002232A5" w:rsidRPr="002232A5" w:rsidRDefault="002232A5" w:rsidP="004D3980">
            <w:pPr>
              <w:jc w:val="center"/>
              <w:rPr>
                <w:rFonts w:ascii="Arial" w:hAnsi="Arial" w:cs="Arial"/>
                <w:strike/>
                <w:sz w:val="16"/>
                <w:szCs w:val="16"/>
              </w:rPr>
            </w:pPr>
            <w:r w:rsidRPr="002232A5">
              <w:rPr>
                <w:rFonts w:ascii="Arial" w:hAnsi="Arial" w:cs="Arial"/>
                <w:sz w:val="16"/>
                <w:szCs w:val="16"/>
                <w:lang w:eastAsia="ko-KR"/>
              </w:rPr>
              <w:t>3kmhr, 10km/h, 20km/h or 30km/h to be reported by companies</w:t>
            </w:r>
          </w:p>
        </w:tc>
      </w:tr>
      <w:tr w:rsidR="002232A5" w:rsidRPr="002232A5" w14:paraId="76751768" w14:textId="77777777" w:rsidTr="002232A5">
        <w:trPr>
          <w:trHeight w:val="20"/>
          <w:jc w:val="center"/>
        </w:trPr>
        <w:tc>
          <w:tcPr>
            <w:tcW w:w="288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19E4DD2" w14:textId="77777777" w:rsidR="002232A5" w:rsidRPr="002232A5" w:rsidRDefault="002232A5" w:rsidP="004D3980">
            <w:pPr>
              <w:jc w:val="center"/>
              <w:rPr>
                <w:rFonts w:ascii="Arial" w:hAnsi="Arial" w:cs="Arial"/>
                <w:sz w:val="16"/>
                <w:szCs w:val="16"/>
              </w:rPr>
            </w:pPr>
            <w:r w:rsidRPr="002232A5">
              <w:rPr>
                <w:rFonts w:ascii="Arial" w:hAnsi="Arial" w:cs="Arial"/>
                <w:sz w:val="16"/>
                <w:szCs w:val="16"/>
              </w:rPr>
              <w:t>Delay spread</w:t>
            </w:r>
          </w:p>
        </w:tc>
        <w:tc>
          <w:tcPr>
            <w:tcW w:w="5754" w:type="dxa"/>
            <w:tcBorders>
              <w:top w:val="nil"/>
              <w:left w:val="nil"/>
              <w:bottom w:val="single" w:sz="8" w:space="0" w:color="auto"/>
              <w:right w:val="single" w:sz="8" w:space="0" w:color="auto"/>
            </w:tcBorders>
            <w:tcMar>
              <w:top w:w="0" w:type="dxa"/>
              <w:left w:w="108" w:type="dxa"/>
              <w:bottom w:w="0" w:type="dxa"/>
              <w:right w:w="108" w:type="dxa"/>
            </w:tcMar>
            <w:hideMark/>
          </w:tcPr>
          <w:p w14:paraId="411C51A6" w14:textId="77777777" w:rsidR="002232A5" w:rsidRPr="002232A5" w:rsidRDefault="002232A5" w:rsidP="004D3980">
            <w:pPr>
              <w:jc w:val="center"/>
              <w:rPr>
                <w:rFonts w:ascii="Arial" w:hAnsi="Arial" w:cs="Arial"/>
                <w:sz w:val="16"/>
                <w:szCs w:val="16"/>
              </w:rPr>
            </w:pPr>
            <w:r w:rsidRPr="002232A5">
              <w:rPr>
                <w:rFonts w:ascii="Arial" w:hAnsi="Arial" w:cs="Arial"/>
                <w:sz w:val="16"/>
                <w:szCs w:val="16"/>
              </w:rPr>
              <w:t>30ns or 300ns</w:t>
            </w:r>
          </w:p>
        </w:tc>
      </w:tr>
      <w:tr w:rsidR="002232A5" w:rsidRPr="002232A5" w14:paraId="77F11CBD" w14:textId="77777777" w:rsidTr="002232A5">
        <w:trPr>
          <w:trHeight w:val="20"/>
          <w:jc w:val="center"/>
        </w:trPr>
        <w:tc>
          <w:tcPr>
            <w:tcW w:w="288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50FE347" w14:textId="77777777" w:rsidR="002232A5" w:rsidRPr="002232A5" w:rsidRDefault="002232A5" w:rsidP="004D3980">
            <w:pPr>
              <w:jc w:val="center"/>
              <w:rPr>
                <w:rFonts w:ascii="Arial" w:hAnsi="Arial" w:cs="Arial"/>
                <w:sz w:val="16"/>
                <w:szCs w:val="16"/>
              </w:rPr>
            </w:pPr>
            <w:r w:rsidRPr="002232A5">
              <w:rPr>
                <w:rFonts w:ascii="Arial" w:hAnsi="Arial" w:cs="Arial"/>
                <w:sz w:val="16"/>
                <w:szCs w:val="16"/>
              </w:rPr>
              <w:t>Channel estimation</w:t>
            </w:r>
          </w:p>
        </w:tc>
        <w:tc>
          <w:tcPr>
            <w:tcW w:w="5754" w:type="dxa"/>
            <w:tcBorders>
              <w:top w:val="nil"/>
              <w:left w:val="nil"/>
              <w:bottom w:val="single" w:sz="8" w:space="0" w:color="auto"/>
              <w:right w:val="single" w:sz="8" w:space="0" w:color="auto"/>
            </w:tcBorders>
            <w:tcMar>
              <w:top w:w="0" w:type="dxa"/>
              <w:left w:w="108" w:type="dxa"/>
              <w:bottom w:w="0" w:type="dxa"/>
              <w:right w:w="108" w:type="dxa"/>
            </w:tcMar>
            <w:hideMark/>
          </w:tcPr>
          <w:p w14:paraId="4D8EBCE3" w14:textId="77777777" w:rsidR="002232A5" w:rsidRPr="002232A5" w:rsidRDefault="002232A5" w:rsidP="004D3980">
            <w:pPr>
              <w:jc w:val="center"/>
              <w:rPr>
                <w:rFonts w:ascii="Arial" w:hAnsi="Arial" w:cs="Arial"/>
                <w:strike/>
                <w:color w:val="000000"/>
                <w:sz w:val="16"/>
                <w:szCs w:val="16"/>
              </w:rPr>
            </w:pPr>
            <w:r w:rsidRPr="002232A5">
              <w:rPr>
                <w:rFonts w:ascii="Arial" w:hAnsi="Arial" w:cs="Arial"/>
                <w:color w:val="000000"/>
                <w:sz w:val="16"/>
                <w:szCs w:val="16"/>
              </w:rPr>
              <w:t>Realistic channel estimation algorithms (e.g. LS or MMSE)</w:t>
            </w:r>
            <w:r w:rsidRPr="002232A5">
              <w:rPr>
                <w:rFonts w:ascii="Arial" w:hAnsi="Arial" w:cs="Arial"/>
                <w:snapToGrid w:val="0"/>
                <w:color w:val="000000"/>
                <w:sz w:val="16"/>
                <w:szCs w:val="16"/>
              </w:rPr>
              <w:t xml:space="preserve"> as a baseline, FFS ideal channel estimation</w:t>
            </w:r>
          </w:p>
        </w:tc>
      </w:tr>
      <w:tr w:rsidR="002232A5" w:rsidRPr="002232A5" w14:paraId="48482A5E" w14:textId="77777777" w:rsidTr="002232A5">
        <w:trPr>
          <w:trHeight w:val="20"/>
          <w:jc w:val="center"/>
        </w:trPr>
        <w:tc>
          <w:tcPr>
            <w:tcW w:w="288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7E87B6A" w14:textId="77777777" w:rsidR="002232A5" w:rsidRPr="002232A5" w:rsidRDefault="002232A5" w:rsidP="004D3980">
            <w:pPr>
              <w:jc w:val="center"/>
              <w:rPr>
                <w:rFonts w:ascii="Arial" w:hAnsi="Arial" w:cs="Arial"/>
                <w:strike/>
                <w:sz w:val="16"/>
                <w:szCs w:val="16"/>
              </w:rPr>
            </w:pPr>
            <w:r w:rsidRPr="002232A5">
              <w:rPr>
                <w:rFonts w:ascii="Arial" w:hAnsi="Arial" w:cs="Arial"/>
                <w:sz w:val="16"/>
                <w:szCs w:val="16"/>
                <w:lang w:eastAsia="ko-KR"/>
              </w:rPr>
              <w:t>Rank per UE</w:t>
            </w:r>
          </w:p>
        </w:tc>
        <w:tc>
          <w:tcPr>
            <w:tcW w:w="5754" w:type="dxa"/>
            <w:tcBorders>
              <w:top w:val="nil"/>
              <w:left w:val="nil"/>
              <w:bottom w:val="single" w:sz="8" w:space="0" w:color="auto"/>
              <w:right w:val="single" w:sz="8" w:space="0" w:color="auto"/>
            </w:tcBorders>
            <w:tcMar>
              <w:top w:w="0" w:type="dxa"/>
              <w:left w:w="108" w:type="dxa"/>
              <w:bottom w:w="0" w:type="dxa"/>
              <w:right w:w="108" w:type="dxa"/>
            </w:tcMar>
            <w:hideMark/>
          </w:tcPr>
          <w:p w14:paraId="2CD37BFB" w14:textId="77777777" w:rsidR="002232A5" w:rsidRPr="002232A5" w:rsidRDefault="002232A5" w:rsidP="004D3980">
            <w:pPr>
              <w:jc w:val="center"/>
              <w:rPr>
                <w:rFonts w:ascii="Arial" w:hAnsi="Arial" w:cs="Arial"/>
                <w:color w:val="000000"/>
                <w:sz w:val="16"/>
                <w:szCs w:val="16"/>
              </w:rPr>
            </w:pPr>
            <w:r w:rsidRPr="002232A5">
              <w:rPr>
                <w:rFonts w:ascii="Arial" w:hAnsi="Arial" w:cs="Arial"/>
                <w:color w:val="000000"/>
                <w:sz w:val="16"/>
                <w:szCs w:val="16"/>
              </w:rPr>
              <w:t xml:space="preserve">Rank 1-4. </w:t>
            </w:r>
            <w:r w:rsidRPr="002232A5">
              <w:rPr>
                <w:rFonts w:ascii="Arial" w:hAnsi="Arial" w:cs="Arial"/>
                <w:snapToGrid w:val="0"/>
                <w:color w:val="000000"/>
                <w:sz w:val="16"/>
                <w:szCs w:val="16"/>
              </w:rPr>
              <w:t>Companies are encouraged to report the Rank number, and whether/how rank adaptation is applied</w:t>
            </w:r>
          </w:p>
        </w:tc>
      </w:tr>
    </w:tbl>
    <w:p w14:paraId="52FAD33E" w14:textId="77777777" w:rsidR="002232A5" w:rsidRPr="00B73CA1" w:rsidRDefault="002232A5" w:rsidP="002232A5">
      <w:pPr>
        <w:rPr>
          <w:lang w:eastAsia="x-none"/>
        </w:rPr>
      </w:pPr>
    </w:p>
    <w:p w14:paraId="7B86D579" w14:textId="1EA94C8A" w:rsidR="002232A5" w:rsidRPr="00D731D6" w:rsidRDefault="002232A5" w:rsidP="002232A5">
      <w:pPr>
        <w:rPr>
          <w:lang w:eastAsia="x-none"/>
        </w:rPr>
      </w:pPr>
      <w:r w:rsidRPr="00D731D6">
        <w:rPr>
          <w:rFonts w:hint="eastAsia"/>
          <w:lang w:eastAsia="x-none"/>
        </w:rPr>
        <w:t>Agreement</w:t>
      </w:r>
      <w:r w:rsidR="008C443D">
        <w:rPr>
          <w:lang w:eastAsia="x-none"/>
        </w:rPr>
        <w:t xml:space="preserve"> (</w:t>
      </w:r>
      <w:r w:rsidR="008C443D" w:rsidRPr="008C443D">
        <w:rPr>
          <w:i/>
          <w:iCs/>
          <w:lang w:eastAsia="x-none"/>
        </w:rPr>
        <w:t>modified by May 23</w:t>
      </w:r>
      <w:r w:rsidR="008C443D" w:rsidRPr="008C443D">
        <w:rPr>
          <w:i/>
          <w:iCs/>
          <w:vertAlign w:val="superscript"/>
          <w:lang w:eastAsia="x-none"/>
        </w:rPr>
        <w:t>rd</w:t>
      </w:r>
      <w:r w:rsidR="008C443D" w:rsidRPr="008C443D">
        <w:rPr>
          <w:i/>
          <w:iCs/>
          <w:lang w:eastAsia="x-none"/>
        </w:rPr>
        <w:t xml:space="preserve"> post</w:t>
      </w:r>
      <w:r w:rsidR="008C443D">
        <w:rPr>
          <w:lang w:eastAsia="x-none"/>
        </w:rPr>
        <w:t>)</w:t>
      </w:r>
    </w:p>
    <w:p w14:paraId="7EB88EFF" w14:textId="77777777" w:rsidR="002232A5" w:rsidRPr="00BC264D" w:rsidRDefault="002232A5" w:rsidP="002232A5">
      <w:pPr>
        <w:rPr>
          <w:lang w:eastAsia="x-none"/>
        </w:rPr>
      </w:pPr>
      <w:r w:rsidRPr="00BC264D">
        <w:rPr>
          <w:lang w:eastAsia="x-none"/>
        </w:rPr>
        <w:t>For the evaluation of the AI/ML based CSI feedback enhancement, study the verification of generalization. Companies are encouraged to report how they verify the generalization of the AI/ML model, including:</w:t>
      </w:r>
    </w:p>
    <w:p w14:paraId="0952B936" w14:textId="77777777" w:rsidR="002232A5" w:rsidRPr="00BC264D" w:rsidRDefault="002232A5" w:rsidP="00CF6E6D">
      <w:pPr>
        <w:pStyle w:val="ListParagraph"/>
        <w:numPr>
          <w:ilvl w:val="0"/>
          <w:numId w:val="499"/>
        </w:numPr>
      </w:pPr>
      <w:r w:rsidRPr="00BC264D">
        <w:t>The training dataset of configuration(s)/ scenario(s), including potentially the mixed training dataset from multiple configurations/scenarios</w:t>
      </w:r>
    </w:p>
    <w:p w14:paraId="459807BC" w14:textId="77777777" w:rsidR="002232A5" w:rsidRPr="00BC264D" w:rsidRDefault="002232A5" w:rsidP="00CF6E6D">
      <w:pPr>
        <w:pStyle w:val="ListParagraph"/>
        <w:numPr>
          <w:ilvl w:val="0"/>
          <w:numId w:val="499"/>
        </w:numPr>
      </w:pPr>
      <w:r w:rsidRPr="00BC264D">
        <w:t>The configuration(s)/ scenario(s) for testing/inference</w:t>
      </w:r>
    </w:p>
    <w:p w14:paraId="746D9D32" w14:textId="77777777" w:rsidR="002232A5" w:rsidRPr="00BC264D" w:rsidRDefault="002232A5" w:rsidP="00CF6E6D">
      <w:pPr>
        <w:pStyle w:val="ListParagraph"/>
        <w:numPr>
          <w:ilvl w:val="0"/>
          <w:numId w:val="499"/>
        </w:numPr>
      </w:pPr>
      <w:r w:rsidRPr="00BC264D">
        <w:t>The detailed list of configuration(s) and/or scenario(s)</w:t>
      </w:r>
    </w:p>
    <w:p w14:paraId="2C348891" w14:textId="77777777" w:rsidR="002232A5" w:rsidRDefault="002232A5" w:rsidP="00CF6E6D">
      <w:pPr>
        <w:pStyle w:val="ListParagraph"/>
        <w:numPr>
          <w:ilvl w:val="0"/>
          <w:numId w:val="499"/>
        </w:numPr>
      </w:pPr>
      <w:r w:rsidRPr="00BC264D">
        <w:t>Other details are not precluded</w:t>
      </w:r>
    </w:p>
    <w:p w14:paraId="7667F0D3" w14:textId="702BDEE0" w:rsidR="002232A5" w:rsidRPr="009F7417" w:rsidRDefault="002232A5" w:rsidP="002232A5">
      <w:pPr>
        <w:rPr>
          <w:b/>
          <w:bCs/>
          <w:lang w:eastAsia="x-none"/>
        </w:rPr>
      </w:pPr>
      <w:r w:rsidRPr="009F7417">
        <w:rPr>
          <w:b/>
          <w:bCs/>
          <w:lang w:eastAsia="x-none"/>
        </w:rPr>
        <w:t xml:space="preserve">Note: </w:t>
      </w:r>
      <w:r w:rsidR="00D731D6">
        <w:rPr>
          <w:b/>
          <w:bCs/>
          <w:lang w:eastAsia="x-none"/>
        </w:rPr>
        <w:t>Above a</w:t>
      </w:r>
      <w:r w:rsidRPr="009F7417">
        <w:rPr>
          <w:b/>
          <w:bCs/>
          <w:lang w:eastAsia="x-none"/>
        </w:rPr>
        <w:t xml:space="preserve">greement is </w:t>
      </w:r>
      <w:r>
        <w:rPr>
          <w:b/>
          <w:bCs/>
          <w:lang w:eastAsia="x-none"/>
        </w:rPr>
        <w:t xml:space="preserve">updated </w:t>
      </w:r>
      <w:r w:rsidR="00D731D6">
        <w:rPr>
          <w:b/>
          <w:bCs/>
          <w:lang w:eastAsia="x-none"/>
        </w:rPr>
        <w:t>as follows</w:t>
      </w:r>
    </w:p>
    <w:p w14:paraId="5A7ABDB8" w14:textId="77777777" w:rsidR="002232A5" w:rsidRPr="009F7417" w:rsidRDefault="002232A5" w:rsidP="002232A5">
      <w:pPr>
        <w:rPr>
          <w:highlight w:val="green"/>
          <w:lang w:eastAsia="x-none"/>
        </w:rPr>
      </w:pPr>
      <w:r w:rsidRPr="009F7417">
        <w:rPr>
          <w:rFonts w:hint="eastAsia"/>
          <w:highlight w:val="green"/>
          <w:lang w:eastAsia="x-none"/>
        </w:rPr>
        <w:t>Agreement</w:t>
      </w:r>
    </w:p>
    <w:p w14:paraId="31CD2A4A" w14:textId="77777777" w:rsidR="002232A5" w:rsidRPr="009F7417" w:rsidRDefault="002232A5" w:rsidP="002232A5">
      <w:pPr>
        <w:rPr>
          <w:lang w:eastAsia="x-none"/>
        </w:rPr>
      </w:pPr>
      <w:r w:rsidRPr="009F7417">
        <w:rPr>
          <w:lang w:eastAsia="x-none"/>
        </w:rPr>
        <w:t>For the evaluation of the AI/ML based CSI feedback enhancement, study the verification of generalization. Companies are encouraged to report how they verify the generalization of the AI/ML model, including:</w:t>
      </w:r>
    </w:p>
    <w:p w14:paraId="26DC28AF" w14:textId="77777777" w:rsidR="002232A5" w:rsidRPr="009F7417" w:rsidRDefault="002232A5" w:rsidP="00CF6E6D">
      <w:pPr>
        <w:pStyle w:val="ListParagraph"/>
        <w:numPr>
          <w:ilvl w:val="0"/>
          <w:numId w:val="500"/>
        </w:numPr>
      </w:pPr>
      <w:r w:rsidRPr="009F7417">
        <w:t>The configuration(s)/ scenario(s) for training dataset, including potentially the mixed training dataset from multiple configurations/scenarios</w:t>
      </w:r>
    </w:p>
    <w:p w14:paraId="67118635" w14:textId="77777777" w:rsidR="002232A5" w:rsidRPr="009F7417" w:rsidRDefault="002232A5" w:rsidP="00CF6E6D">
      <w:pPr>
        <w:pStyle w:val="ListParagraph"/>
        <w:numPr>
          <w:ilvl w:val="0"/>
          <w:numId w:val="500"/>
        </w:numPr>
      </w:pPr>
      <w:r w:rsidRPr="009F7417">
        <w:t>The configuration(s)/ scenario(s) for testing/inference</w:t>
      </w:r>
    </w:p>
    <w:p w14:paraId="265687C8" w14:textId="77777777" w:rsidR="002232A5" w:rsidRPr="009F7417" w:rsidRDefault="002232A5" w:rsidP="00CF6E6D">
      <w:pPr>
        <w:pStyle w:val="ListParagraph"/>
        <w:numPr>
          <w:ilvl w:val="0"/>
          <w:numId w:val="500"/>
        </w:numPr>
      </w:pPr>
      <w:r w:rsidRPr="009F7417">
        <w:t>Other details are not precluded</w:t>
      </w:r>
    </w:p>
    <w:p w14:paraId="60A3C60B" w14:textId="77777777" w:rsidR="002232A5" w:rsidRDefault="002232A5" w:rsidP="002232A5">
      <w:pPr>
        <w:rPr>
          <w:lang w:eastAsia="x-none"/>
        </w:rPr>
      </w:pPr>
    </w:p>
    <w:p w14:paraId="39CAB79E" w14:textId="77777777" w:rsidR="002232A5" w:rsidRPr="00A867A6" w:rsidRDefault="002232A5" w:rsidP="002232A5">
      <w:pPr>
        <w:rPr>
          <w:highlight w:val="green"/>
          <w:lang w:eastAsia="x-none"/>
        </w:rPr>
      </w:pPr>
      <w:r w:rsidRPr="00A867A6">
        <w:rPr>
          <w:highlight w:val="green"/>
          <w:lang w:eastAsia="x-none"/>
        </w:rPr>
        <w:lastRenderedPageBreak/>
        <w:t>Agreement</w:t>
      </w:r>
    </w:p>
    <w:p w14:paraId="30F2E9E3" w14:textId="77777777" w:rsidR="002232A5" w:rsidRPr="00A623B1" w:rsidRDefault="002232A5" w:rsidP="002232A5">
      <w:pPr>
        <w:rPr>
          <w:lang w:eastAsia="x-none"/>
        </w:rPr>
      </w:pPr>
      <w:r w:rsidRPr="00A623B1">
        <w:rPr>
          <w:lang w:eastAsia="x-none"/>
        </w:rPr>
        <w:t>For the evaluation of the AI/ML based CSI compression sub use cases, companies are encouraged to report the details of their models, including:</w:t>
      </w:r>
    </w:p>
    <w:p w14:paraId="720379DC" w14:textId="77777777" w:rsidR="002232A5" w:rsidRPr="00A623B1" w:rsidRDefault="002232A5" w:rsidP="00CF6E6D">
      <w:pPr>
        <w:pStyle w:val="ListParagraph"/>
        <w:numPr>
          <w:ilvl w:val="0"/>
          <w:numId w:val="501"/>
        </w:numPr>
      </w:pPr>
      <w:r w:rsidRPr="00A623B1">
        <w:t>The structure of the AI/ML model, e.g., type (CNN, RNN, Transformer, Inception, …), the number of layers, branches, real valued or complex valued parameters, etc.</w:t>
      </w:r>
    </w:p>
    <w:p w14:paraId="0A66E94E" w14:textId="77777777" w:rsidR="002232A5" w:rsidRPr="00A623B1" w:rsidRDefault="002232A5" w:rsidP="00CF6E6D">
      <w:pPr>
        <w:pStyle w:val="ListParagraph"/>
        <w:numPr>
          <w:ilvl w:val="0"/>
          <w:numId w:val="501"/>
        </w:numPr>
      </w:pPr>
      <w:r w:rsidRPr="00A623B1">
        <w:t>The input CSI type, e.g., raw channel matrix estimated by UE, eigenvector(s) of the raw channel matrix estimated by UE, etc.</w:t>
      </w:r>
    </w:p>
    <w:p w14:paraId="29111CE5" w14:textId="77777777" w:rsidR="002232A5" w:rsidRPr="00A623B1" w:rsidRDefault="002232A5" w:rsidP="00CF6E6D">
      <w:pPr>
        <w:pStyle w:val="ListParagraph"/>
        <w:numPr>
          <w:ilvl w:val="1"/>
          <w:numId w:val="501"/>
        </w:numPr>
      </w:pPr>
      <w:r w:rsidRPr="00A623B1">
        <w:t>FFS: the input CSI is obtained from the channel with or without analog BF</w:t>
      </w:r>
    </w:p>
    <w:p w14:paraId="108E4294" w14:textId="77777777" w:rsidR="002232A5" w:rsidRPr="00A623B1" w:rsidRDefault="002232A5" w:rsidP="00CF6E6D">
      <w:pPr>
        <w:pStyle w:val="ListParagraph"/>
        <w:numPr>
          <w:ilvl w:val="0"/>
          <w:numId w:val="501"/>
        </w:numPr>
      </w:pPr>
      <w:r w:rsidRPr="00A623B1">
        <w:t>The output CSI type, e.g., channel matrix, eigenvector(s), etc.</w:t>
      </w:r>
    </w:p>
    <w:p w14:paraId="3C9CE2E2" w14:textId="77777777" w:rsidR="002232A5" w:rsidRPr="00A623B1" w:rsidRDefault="002232A5" w:rsidP="00CF6E6D">
      <w:pPr>
        <w:pStyle w:val="ListParagraph"/>
        <w:numPr>
          <w:ilvl w:val="0"/>
          <w:numId w:val="501"/>
        </w:numPr>
      </w:pPr>
      <w:r w:rsidRPr="00A623B1">
        <w:t>Data pre-processing/post-processing</w:t>
      </w:r>
    </w:p>
    <w:p w14:paraId="69B8DE00" w14:textId="77777777" w:rsidR="002232A5" w:rsidRPr="00A623B1" w:rsidRDefault="002232A5" w:rsidP="00CF6E6D">
      <w:pPr>
        <w:pStyle w:val="ListParagraph"/>
        <w:numPr>
          <w:ilvl w:val="0"/>
          <w:numId w:val="501"/>
        </w:numPr>
      </w:pPr>
      <w:r w:rsidRPr="00A623B1">
        <w:t>Loss function</w:t>
      </w:r>
    </w:p>
    <w:p w14:paraId="7429A766" w14:textId="77777777" w:rsidR="002232A5" w:rsidRPr="00A623B1" w:rsidRDefault="002232A5" w:rsidP="00CF6E6D">
      <w:pPr>
        <w:pStyle w:val="ListParagraph"/>
        <w:numPr>
          <w:ilvl w:val="0"/>
          <w:numId w:val="501"/>
        </w:numPr>
      </w:pPr>
      <w:r w:rsidRPr="00A623B1">
        <w:t>Others are not precluded</w:t>
      </w:r>
    </w:p>
    <w:p w14:paraId="336F0E1B" w14:textId="77777777" w:rsidR="002232A5" w:rsidRPr="00DF73EF" w:rsidRDefault="002232A5" w:rsidP="002232A5">
      <w:pPr>
        <w:rPr>
          <w:highlight w:val="green"/>
          <w:lang w:eastAsia="x-none"/>
        </w:rPr>
      </w:pPr>
      <w:r w:rsidRPr="00DF73EF">
        <w:rPr>
          <w:highlight w:val="green"/>
          <w:lang w:eastAsia="x-none"/>
        </w:rPr>
        <w:t xml:space="preserve">Agreement </w:t>
      </w:r>
    </w:p>
    <w:p w14:paraId="467CDDAD" w14:textId="77777777" w:rsidR="002232A5" w:rsidRPr="00A867A6" w:rsidRDefault="002232A5" w:rsidP="002232A5">
      <w:pPr>
        <w:rPr>
          <w:lang w:eastAsia="x-none"/>
        </w:rPr>
      </w:pPr>
      <w:r w:rsidRPr="00A867A6">
        <w:rPr>
          <w:lang w:eastAsia="x-none"/>
        </w:rPr>
        <w:t>For the evaluation of the AI/ML based CSI feedback enhancement, if SLS is adopted, the following parameters are taken into the baseline of EVM</w:t>
      </w:r>
    </w:p>
    <w:p w14:paraId="3F5114B5" w14:textId="77777777" w:rsidR="002232A5" w:rsidRPr="00A867A6" w:rsidRDefault="002232A5" w:rsidP="00CF6E6D">
      <w:pPr>
        <w:pStyle w:val="ListParagraph"/>
        <w:numPr>
          <w:ilvl w:val="0"/>
          <w:numId w:val="502"/>
        </w:numPr>
      </w:pPr>
      <w:r w:rsidRPr="00A867A6">
        <w:t>Note: The 2nd column applies if R16 TypeII codebook is selected as baseline, and the 3rd column applies if R17 TypeII codebook is selected as baseline.</w:t>
      </w:r>
    </w:p>
    <w:p w14:paraId="24943BF2" w14:textId="77777777" w:rsidR="002232A5" w:rsidRPr="00A867A6" w:rsidRDefault="002232A5" w:rsidP="00CF6E6D">
      <w:pPr>
        <w:pStyle w:val="ListParagraph"/>
        <w:numPr>
          <w:ilvl w:val="1"/>
          <w:numId w:val="502"/>
        </w:numPr>
      </w:pPr>
      <w:r w:rsidRPr="00A867A6">
        <w:t>Additional assumptions from R17 TypeII EVM Same consideration with respect to utilizing angle-delay reciprocity should be considered taken for the AI/ML based CSI feedback and the baseline scheme if R17 TypeII codebook is selected as baseline</w:t>
      </w:r>
    </w:p>
    <w:p w14:paraId="65CC84BC" w14:textId="77777777" w:rsidR="002232A5" w:rsidRPr="00A867A6" w:rsidRDefault="002232A5" w:rsidP="00CF6E6D">
      <w:pPr>
        <w:pStyle w:val="ListParagraph"/>
        <w:numPr>
          <w:ilvl w:val="1"/>
          <w:numId w:val="502"/>
        </w:numPr>
      </w:pPr>
      <w:r w:rsidRPr="00A867A6">
        <w:t>FFS baseline for potential sub use cases involving CSI enhancement on time domain</w:t>
      </w:r>
    </w:p>
    <w:p w14:paraId="720D079F" w14:textId="77777777" w:rsidR="002232A5" w:rsidRPr="00A867A6" w:rsidRDefault="002232A5" w:rsidP="00CF6E6D">
      <w:pPr>
        <w:pStyle w:val="ListParagraph"/>
        <w:numPr>
          <w:ilvl w:val="0"/>
          <w:numId w:val="502"/>
        </w:numPr>
      </w:pPr>
      <w:r w:rsidRPr="00A867A6">
        <w:t>Note: the baseline EVM is used to compare the performance with the benchmark release, while the AI/ML related parameters (e.g., dataset construction, generalization verification, and AI/ML related metrics) can be of additional/different assumptions.</w:t>
      </w:r>
    </w:p>
    <w:p w14:paraId="78EA4B1B" w14:textId="77777777" w:rsidR="002232A5" w:rsidRPr="00A867A6" w:rsidRDefault="002232A5" w:rsidP="00CF6E6D">
      <w:pPr>
        <w:pStyle w:val="ListParagraph"/>
        <w:numPr>
          <w:ilvl w:val="1"/>
          <w:numId w:val="502"/>
        </w:numPr>
      </w:pPr>
      <w:r w:rsidRPr="00A867A6">
        <w:t>The conclusions for the use cases in the SI should be drawn based on generalization verification over potentially multiple scenarios/configurations.</w:t>
      </w:r>
    </w:p>
    <w:p w14:paraId="4F503DD3" w14:textId="77777777" w:rsidR="002232A5" w:rsidRPr="00A867A6" w:rsidRDefault="002232A5" w:rsidP="00CF6E6D">
      <w:pPr>
        <w:pStyle w:val="ListParagraph"/>
        <w:numPr>
          <w:ilvl w:val="0"/>
          <w:numId w:val="502"/>
        </w:numPr>
      </w:pPr>
      <w:r w:rsidRPr="00A867A6">
        <w:t>FFS: modifications on top of the following table for the purpose of AI/ML related evaluations.</w:t>
      </w:r>
    </w:p>
    <w:tbl>
      <w:tblPr>
        <w:tblW w:w="9913" w:type="dxa"/>
        <w:tblCellMar>
          <w:left w:w="0" w:type="dxa"/>
          <w:right w:w="0" w:type="dxa"/>
        </w:tblCellMar>
        <w:tblLook w:val="04A0" w:firstRow="1" w:lastRow="0" w:firstColumn="1" w:lastColumn="0" w:noHBand="0" w:noVBand="1"/>
      </w:tblPr>
      <w:tblGrid>
        <w:gridCol w:w="2684"/>
        <w:gridCol w:w="3444"/>
        <w:gridCol w:w="3785"/>
      </w:tblGrid>
      <w:tr w:rsidR="002232A5" w:rsidRPr="00D731D6" w14:paraId="4124729E" w14:textId="77777777" w:rsidTr="008C443D">
        <w:trPr>
          <w:trHeight w:val="20"/>
        </w:trPr>
        <w:tc>
          <w:tcPr>
            <w:tcW w:w="2684" w:type="dxa"/>
            <w:tcBorders>
              <w:top w:val="single" w:sz="8" w:space="0" w:color="auto"/>
              <w:left w:val="single" w:sz="8" w:space="0" w:color="auto"/>
              <w:bottom w:val="single" w:sz="8" w:space="0" w:color="auto"/>
              <w:right w:val="single" w:sz="8" w:space="0" w:color="auto"/>
            </w:tcBorders>
            <w:shd w:val="clear" w:color="auto" w:fill="D9D9D9"/>
            <w:tcMar>
              <w:top w:w="72" w:type="dxa"/>
              <w:left w:w="144" w:type="dxa"/>
              <w:bottom w:w="72" w:type="dxa"/>
              <w:right w:w="144" w:type="dxa"/>
            </w:tcMar>
            <w:hideMark/>
          </w:tcPr>
          <w:p w14:paraId="1917BC59" w14:textId="77777777" w:rsidR="002232A5" w:rsidRPr="00D731D6" w:rsidRDefault="002232A5" w:rsidP="00D731D6">
            <w:pPr>
              <w:rPr>
                <w:rFonts w:ascii="Arial" w:hAnsi="Arial" w:cs="Arial"/>
                <w:sz w:val="16"/>
                <w:szCs w:val="16"/>
              </w:rPr>
            </w:pPr>
            <w:r w:rsidRPr="00D731D6">
              <w:rPr>
                <w:rFonts w:ascii="Arial" w:hAnsi="Arial" w:cs="Arial"/>
                <w:b/>
                <w:bCs/>
                <w:sz w:val="16"/>
                <w:szCs w:val="16"/>
              </w:rPr>
              <w:t>Parameter</w:t>
            </w:r>
          </w:p>
        </w:tc>
        <w:tc>
          <w:tcPr>
            <w:tcW w:w="3444" w:type="dxa"/>
            <w:tcBorders>
              <w:top w:val="single" w:sz="8" w:space="0" w:color="auto"/>
              <w:left w:val="nil"/>
              <w:bottom w:val="single" w:sz="8" w:space="0" w:color="auto"/>
              <w:right w:val="single" w:sz="8" w:space="0" w:color="auto"/>
            </w:tcBorders>
            <w:shd w:val="clear" w:color="auto" w:fill="D9D9D9"/>
            <w:tcMar>
              <w:top w:w="72" w:type="dxa"/>
              <w:left w:w="144" w:type="dxa"/>
              <w:bottom w:w="72" w:type="dxa"/>
              <w:right w:w="144" w:type="dxa"/>
            </w:tcMar>
            <w:hideMark/>
          </w:tcPr>
          <w:p w14:paraId="3EA150DD" w14:textId="77777777" w:rsidR="002232A5" w:rsidRPr="00D731D6" w:rsidRDefault="002232A5" w:rsidP="00D731D6">
            <w:pPr>
              <w:rPr>
                <w:rFonts w:ascii="Arial" w:hAnsi="Arial" w:cs="Arial"/>
                <w:sz w:val="16"/>
                <w:szCs w:val="16"/>
              </w:rPr>
            </w:pPr>
            <w:r w:rsidRPr="00D731D6">
              <w:rPr>
                <w:rFonts w:ascii="Arial" w:hAnsi="Arial" w:cs="Arial"/>
                <w:b/>
                <w:bCs/>
                <w:sz w:val="16"/>
                <w:szCs w:val="16"/>
              </w:rPr>
              <w:t>Value (if R16 as baseline)</w:t>
            </w:r>
          </w:p>
        </w:tc>
        <w:tc>
          <w:tcPr>
            <w:tcW w:w="3785" w:type="dxa"/>
            <w:tcBorders>
              <w:top w:val="single" w:sz="8" w:space="0" w:color="auto"/>
              <w:left w:val="nil"/>
              <w:bottom w:val="single" w:sz="8" w:space="0" w:color="auto"/>
              <w:right w:val="single" w:sz="8" w:space="0" w:color="auto"/>
            </w:tcBorders>
            <w:shd w:val="clear" w:color="auto" w:fill="D9D9D9"/>
            <w:hideMark/>
          </w:tcPr>
          <w:p w14:paraId="4DA80068" w14:textId="77777777" w:rsidR="002232A5" w:rsidRPr="00D731D6" w:rsidRDefault="002232A5" w:rsidP="00D731D6">
            <w:pPr>
              <w:rPr>
                <w:rFonts w:ascii="Arial" w:hAnsi="Arial" w:cs="Arial"/>
                <w:sz w:val="16"/>
                <w:szCs w:val="16"/>
              </w:rPr>
            </w:pPr>
            <w:r w:rsidRPr="00D731D6">
              <w:rPr>
                <w:rFonts w:ascii="Arial" w:hAnsi="Arial" w:cs="Arial"/>
                <w:b/>
                <w:bCs/>
                <w:sz w:val="16"/>
                <w:szCs w:val="16"/>
              </w:rPr>
              <w:t>Value (if R17 as baseline)</w:t>
            </w:r>
          </w:p>
        </w:tc>
      </w:tr>
      <w:tr w:rsidR="002232A5" w:rsidRPr="00D731D6" w14:paraId="2C7E0F45" w14:textId="77777777" w:rsidTr="008C443D">
        <w:trPr>
          <w:trHeight w:val="20"/>
        </w:trPr>
        <w:tc>
          <w:tcPr>
            <w:tcW w:w="2684" w:type="dxa"/>
            <w:tcBorders>
              <w:top w:val="nil"/>
              <w:left w:val="single" w:sz="8" w:space="0" w:color="auto"/>
              <w:bottom w:val="single" w:sz="8" w:space="0" w:color="auto"/>
              <w:right w:val="single" w:sz="8" w:space="0" w:color="auto"/>
            </w:tcBorders>
            <w:tcMar>
              <w:top w:w="72" w:type="dxa"/>
              <w:left w:w="144" w:type="dxa"/>
              <w:bottom w:w="72" w:type="dxa"/>
              <w:right w:w="144" w:type="dxa"/>
            </w:tcMar>
            <w:hideMark/>
          </w:tcPr>
          <w:p w14:paraId="2E4DF343" w14:textId="77777777" w:rsidR="002232A5" w:rsidRPr="00D731D6" w:rsidRDefault="002232A5" w:rsidP="00D731D6">
            <w:pPr>
              <w:rPr>
                <w:rFonts w:ascii="Arial" w:hAnsi="Arial" w:cs="Arial"/>
                <w:sz w:val="16"/>
                <w:szCs w:val="16"/>
              </w:rPr>
            </w:pPr>
            <w:r w:rsidRPr="00D731D6">
              <w:rPr>
                <w:rFonts w:ascii="Arial" w:hAnsi="Arial" w:cs="Arial"/>
                <w:sz w:val="16"/>
                <w:szCs w:val="16"/>
              </w:rPr>
              <w:t>Frequency Range</w:t>
            </w:r>
          </w:p>
        </w:tc>
        <w:tc>
          <w:tcPr>
            <w:tcW w:w="3444" w:type="dxa"/>
            <w:tcBorders>
              <w:top w:val="nil"/>
              <w:left w:val="nil"/>
              <w:bottom w:val="single" w:sz="8" w:space="0" w:color="auto"/>
              <w:right w:val="single" w:sz="8" w:space="0" w:color="auto"/>
            </w:tcBorders>
            <w:tcMar>
              <w:top w:w="72" w:type="dxa"/>
              <w:left w:w="144" w:type="dxa"/>
              <w:bottom w:w="72" w:type="dxa"/>
              <w:right w:w="144" w:type="dxa"/>
            </w:tcMar>
            <w:hideMark/>
          </w:tcPr>
          <w:p w14:paraId="7F7A1F56" w14:textId="77777777" w:rsidR="002232A5" w:rsidRPr="00D731D6" w:rsidRDefault="002232A5" w:rsidP="00D731D6">
            <w:pPr>
              <w:rPr>
                <w:rFonts w:ascii="Arial" w:hAnsi="Arial" w:cs="Arial"/>
                <w:snapToGrid w:val="0"/>
                <w:sz w:val="16"/>
                <w:szCs w:val="16"/>
                <w:lang w:eastAsia="zh-CN"/>
              </w:rPr>
            </w:pPr>
            <w:r w:rsidRPr="00D731D6">
              <w:rPr>
                <w:rFonts w:ascii="Arial" w:hAnsi="Arial" w:cs="Arial"/>
                <w:snapToGrid w:val="0"/>
                <w:sz w:val="16"/>
                <w:szCs w:val="16"/>
              </w:rPr>
              <w:t>FR1 only, 2GHz as baseline, optional for 4GHz.</w:t>
            </w:r>
          </w:p>
        </w:tc>
        <w:tc>
          <w:tcPr>
            <w:tcW w:w="3785" w:type="dxa"/>
            <w:tcBorders>
              <w:top w:val="nil"/>
              <w:left w:val="nil"/>
              <w:bottom w:val="single" w:sz="8" w:space="0" w:color="auto"/>
              <w:right w:val="single" w:sz="8" w:space="0" w:color="auto"/>
            </w:tcBorders>
            <w:hideMark/>
          </w:tcPr>
          <w:p w14:paraId="0B1129D2" w14:textId="77777777" w:rsidR="002232A5" w:rsidRPr="00D731D6" w:rsidRDefault="002232A5" w:rsidP="00D731D6">
            <w:pPr>
              <w:rPr>
                <w:rFonts w:ascii="Arial" w:hAnsi="Arial" w:cs="Arial"/>
                <w:snapToGrid w:val="0"/>
                <w:sz w:val="16"/>
                <w:szCs w:val="16"/>
              </w:rPr>
            </w:pPr>
            <w:r w:rsidRPr="00D731D6">
              <w:rPr>
                <w:rFonts w:ascii="Arial" w:hAnsi="Arial" w:cs="Arial"/>
                <w:snapToGrid w:val="0"/>
                <w:sz w:val="16"/>
                <w:szCs w:val="16"/>
              </w:rPr>
              <w:t>FR1 only, 2GHz with duplexing gap of 200MHz between DL and UL, optional for 4GHz</w:t>
            </w:r>
          </w:p>
        </w:tc>
      </w:tr>
      <w:tr w:rsidR="002232A5" w:rsidRPr="00D731D6" w14:paraId="01F0E735" w14:textId="77777777" w:rsidTr="008C443D">
        <w:trPr>
          <w:trHeight w:val="20"/>
        </w:trPr>
        <w:tc>
          <w:tcPr>
            <w:tcW w:w="2684" w:type="dxa"/>
            <w:tcBorders>
              <w:top w:val="nil"/>
              <w:left w:val="single" w:sz="8" w:space="0" w:color="auto"/>
              <w:bottom w:val="single" w:sz="8" w:space="0" w:color="auto"/>
              <w:right w:val="single" w:sz="8" w:space="0" w:color="auto"/>
            </w:tcBorders>
            <w:tcMar>
              <w:top w:w="72" w:type="dxa"/>
              <w:left w:w="144" w:type="dxa"/>
              <w:bottom w:w="72" w:type="dxa"/>
              <w:right w:w="144" w:type="dxa"/>
            </w:tcMar>
            <w:hideMark/>
          </w:tcPr>
          <w:p w14:paraId="7B1C8375" w14:textId="77777777" w:rsidR="002232A5" w:rsidRPr="00D731D6" w:rsidRDefault="002232A5" w:rsidP="00D731D6">
            <w:pPr>
              <w:rPr>
                <w:rFonts w:ascii="Arial" w:hAnsi="Arial" w:cs="Arial"/>
                <w:sz w:val="16"/>
                <w:szCs w:val="16"/>
              </w:rPr>
            </w:pPr>
            <w:r w:rsidRPr="00D731D6">
              <w:rPr>
                <w:rFonts w:ascii="Arial" w:hAnsi="Arial" w:cs="Arial"/>
                <w:sz w:val="16"/>
                <w:szCs w:val="16"/>
              </w:rPr>
              <w:t xml:space="preserve">Simulation bandwidth </w:t>
            </w:r>
          </w:p>
        </w:tc>
        <w:tc>
          <w:tcPr>
            <w:tcW w:w="3444" w:type="dxa"/>
            <w:tcBorders>
              <w:top w:val="nil"/>
              <w:left w:val="nil"/>
              <w:bottom w:val="single" w:sz="8" w:space="0" w:color="auto"/>
              <w:right w:val="single" w:sz="8" w:space="0" w:color="auto"/>
            </w:tcBorders>
            <w:tcMar>
              <w:top w:w="72" w:type="dxa"/>
              <w:left w:w="144" w:type="dxa"/>
              <w:bottom w:w="72" w:type="dxa"/>
              <w:right w:w="144" w:type="dxa"/>
            </w:tcMar>
            <w:hideMark/>
          </w:tcPr>
          <w:p w14:paraId="0FEC24F4" w14:textId="77777777" w:rsidR="002232A5" w:rsidRPr="00D731D6" w:rsidRDefault="002232A5" w:rsidP="00D731D6">
            <w:pPr>
              <w:rPr>
                <w:rFonts w:ascii="Arial" w:hAnsi="Arial" w:cs="Arial"/>
                <w:snapToGrid w:val="0"/>
                <w:sz w:val="16"/>
                <w:szCs w:val="16"/>
              </w:rPr>
            </w:pPr>
            <w:r w:rsidRPr="00D731D6">
              <w:rPr>
                <w:rFonts w:ascii="Arial" w:hAnsi="Arial" w:cs="Arial"/>
                <w:snapToGrid w:val="0"/>
                <w:sz w:val="16"/>
                <w:szCs w:val="16"/>
              </w:rPr>
              <w:t>10 MHz for 15kHz as a baseline, and configurations which emulate larger BW, e.g., same sub-band size as 40/100 MHz with 30kHz, may be optionally considered. Above 15kHz is replaced with 30kHz SCS for 4GHz.</w:t>
            </w:r>
          </w:p>
        </w:tc>
        <w:tc>
          <w:tcPr>
            <w:tcW w:w="3785" w:type="dxa"/>
            <w:tcBorders>
              <w:top w:val="nil"/>
              <w:left w:val="nil"/>
              <w:bottom w:val="single" w:sz="8" w:space="0" w:color="auto"/>
              <w:right w:val="single" w:sz="8" w:space="0" w:color="auto"/>
            </w:tcBorders>
            <w:hideMark/>
          </w:tcPr>
          <w:p w14:paraId="71526B72" w14:textId="77777777" w:rsidR="002232A5" w:rsidRPr="00D731D6" w:rsidRDefault="002232A5" w:rsidP="00D731D6">
            <w:pPr>
              <w:rPr>
                <w:rFonts w:ascii="Arial" w:hAnsi="Arial" w:cs="Arial"/>
                <w:snapToGrid w:val="0"/>
                <w:sz w:val="16"/>
                <w:szCs w:val="16"/>
              </w:rPr>
            </w:pPr>
            <w:r w:rsidRPr="00D731D6">
              <w:rPr>
                <w:rFonts w:ascii="Arial" w:hAnsi="Arial" w:cs="Arial"/>
                <w:snapToGrid w:val="0"/>
                <w:sz w:val="16"/>
                <w:szCs w:val="16"/>
              </w:rPr>
              <w:t>20 MHz for 15kHz as a baseline (optional for 10 MHz with 15KHz), and configurations which emulate larger BW, e.g., same sub-band size as 40/100 MHz with 30kHz, may be optionally considered. Above 15kHz is replaced with 30kHz SCS for 4GHz</w:t>
            </w:r>
          </w:p>
        </w:tc>
      </w:tr>
      <w:tr w:rsidR="002232A5" w:rsidRPr="00D731D6" w14:paraId="1D66A776" w14:textId="77777777" w:rsidTr="008C443D">
        <w:trPr>
          <w:trHeight w:val="20"/>
        </w:trPr>
        <w:tc>
          <w:tcPr>
            <w:tcW w:w="2684" w:type="dxa"/>
            <w:tcBorders>
              <w:top w:val="nil"/>
              <w:left w:val="single" w:sz="8" w:space="0" w:color="auto"/>
              <w:bottom w:val="single" w:sz="8" w:space="0" w:color="auto"/>
              <w:right w:val="single" w:sz="8" w:space="0" w:color="auto"/>
            </w:tcBorders>
            <w:tcMar>
              <w:top w:w="72" w:type="dxa"/>
              <w:left w:w="144" w:type="dxa"/>
              <w:bottom w:w="72" w:type="dxa"/>
              <w:right w:w="144" w:type="dxa"/>
            </w:tcMar>
            <w:hideMark/>
          </w:tcPr>
          <w:p w14:paraId="11E29A39" w14:textId="77777777" w:rsidR="002232A5" w:rsidRPr="00D731D6" w:rsidRDefault="002232A5" w:rsidP="00D731D6">
            <w:pPr>
              <w:rPr>
                <w:rFonts w:ascii="Arial" w:hAnsi="Arial" w:cs="Arial"/>
                <w:sz w:val="16"/>
                <w:szCs w:val="16"/>
              </w:rPr>
            </w:pPr>
            <w:r w:rsidRPr="00D731D6">
              <w:rPr>
                <w:rFonts w:ascii="Arial" w:hAnsi="Arial" w:cs="Arial"/>
                <w:sz w:val="16"/>
                <w:szCs w:val="16"/>
              </w:rPr>
              <w:t>MIMO scheme</w:t>
            </w:r>
          </w:p>
        </w:tc>
        <w:tc>
          <w:tcPr>
            <w:tcW w:w="3444" w:type="dxa"/>
            <w:tcBorders>
              <w:top w:val="nil"/>
              <w:left w:val="nil"/>
              <w:bottom w:val="single" w:sz="8" w:space="0" w:color="auto"/>
              <w:right w:val="single" w:sz="8" w:space="0" w:color="auto"/>
            </w:tcBorders>
            <w:tcMar>
              <w:top w:w="72" w:type="dxa"/>
              <w:left w:w="144" w:type="dxa"/>
              <w:bottom w:w="72" w:type="dxa"/>
              <w:right w:w="144" w:type="dxa"/>
            </w:tcMar>
            <w:hideMark/>
          </w:tcPr>
          <w:p w14:paraId="3D433881" w14:textId="77777777" w:rsidR="002232A5" w:rsidRPr="00D731D6" w:rsidRDefault="002232A5" w:rsidP="00D731D6">
            <w:pPr>
              <w:rPr>
                <w:rFonts w:ascii="Arial" w:hAnsi="Arial" w:cs="Arial"/>
                <w:sz w:val="16"/>
                <w:szCs w:val="16"/>
              </w:rPr>
            </w:pPr>
            <w:r w:rsidRPr="00D731D6">
              <w:rPr>
                <w:rFonts w:ascii="Arial" w:hAnsi="Arial" w:cs="Arial"/>
                <w:sz w:val="16"/>
                <w:szCs w:val="16"/>
              </w:rPr>
              <w:t>SU/MU-MIMO with rank adaptation.</w:t>
            </w:r>
          </w:p>
          <w:p w14:paraId="56DB7565" w14:textId="77777777" w:rsidR="002232A5" w:rsidRPr="00D731D6" w:rsidRDefault="002232A5" w:rsidP="00D731D6">
            <w:pPr>
              <w:rPr>
                <w:rFonts w:ascii="Arial" w:hAnsi="Arial" w:cs="Arial"/>
                <w:strike/>
                <w:sz w:val="16"/>
                <w:szCs w:val="16"/>
                <w:lang w:eastAsia="zh-CN"/>
              </w:rPr>
            </w:pPr>
            <w:r w:rsidRPr="00D731D6">
              <w:rPr>
                <w:rFonts w:ascii="Arial" w:hAnsi="Arial" w:cs="Arial"/>
                <w:snapToGrid w:val="0"/>
                <w:sz w:val="16"/>
                <w:szCs w:val="16"/>
              </w:rPr>
              <w:t>Companies are encouraged to report the SU/MU-MIMO with RU</w:t>
            </w:r>
          </w:p>
        </w:tc>
        <w:tc>
          <w:tcPr>
            <w:tcW w:w="3785" w:type="dxa"/>
            <w:tcBorders>
              <w:top w:val="nil"/>
              <w:left w:val="nil"/>
              <w:bottom w:val="single" w:sz="8" w:space="0" w:color="auto"/>
              <w:right w:val="single" w:sz="8" w:space="0" w:color="auto"/>
            </w:tcBorders>
            <w:hideMark/>
          </w:tcPr>
          <w:p w14:paraId="3C3376F0" w14:textId="77777777" w:rsidR="002232A5" w:rsidRPr="00D731D6" w:rsidRDefault="002232A5" w:rsidP="00D731D6">
            <w:pPr>
              <w:rPr>
                <w:rFonts w:ascii="Arial" w:hAnsi="Arial" w:cs="Arial"/>
                <w:strike/>
                <w:sz w:val="16"/>
                <w:szCs w:val="16"/>
              </w:rPr>
            </w:pPr>
            <w:r w:rsidRPr="00D731D6">
              <w:rPr>
                <w:rFonts w:ascii="Arial" w:hAnsi="Arial" w:cs="Arial"/>
                <w:sz w:val="16"/>
                <w:szCs w:val="16"/>
              </w:rPr>
              <w:t xml:space="preserve">SU/MU-MIMO with rank adaptation. </w:t>
            </w:r>
            <w:r w:rsidRPr="00D731D6">
              <w:rPr>
                <w:rFonts w:ascii="Arial" w:hAnsi="Arial" w:cs="Arial"/>
                <w:snapToGrid w:val="0"/>
                <w:sz w:val="16"/>
                <w:szCs w:val="16"/>
              </w:rPr>
              <w:t>Companies are encouraged to report the SU/MU-MIMO with RU</w:t>
            </w:r>
          </w:p>
        </w:tc>
      </w:tr>
      <w:tr w:rsidR="002232A5" w:rsidRPr="00D731D6" w14:paraId="5ACC4A17" w14:textId="77777777" w:rsidTr="008C443D">
        <w:trPr>
          <w:trHeight w:val="20"/>
        </w:trPr>
        <w:tc>
          <w:tcPr>
            <w:tcW w:w="2684" w:type="dxa"/>
            <w:tcBorders>
              <w:top w:val="nil"/>
              <w:left w:val="single" w:sz="8" w:space="0" w:color="auto"/>
              <w:bottom w:val="single" w:sz="8" w:space="0" w:color="auto"/>
              <w:right w:val="single" w:sz="8" w:space="0" w:color="auto"/>
            </w:tcBorders>
            <w:hideMark/>
          </w:tcPr>
          <w:p w14:paraId="06331E48" w14:textId="77777777" w:rsidR="002232A5" w:rsidRPr="00D731D6" w:rsidRDefault="002232A5" w:rsidP="00D731D6">
            <w:pPr>
              <w:ind w:leftChars="68" w:left="136"/>
              <w:contextualSpacing/>
              <w:rPr>
                <w:rFonts w:ascii="Arial" w:hAnsi="Arial" w:cs="Arial"/>
                <w:sz w:val="16"/>
                <w:szCs w:val="16"/>
                <w:lang w:eastAsia="ko-KR"/>
              </w:rPr>
            </w:pPr>
            <w:r w:rsidRPr="00D731D6">
              <w:rPr>
                <w:rFonts w:ascii="Arial" w:hAnsi="Arial" w:cs="Arial"/>
                <w:sz w:val="16"/>
                <w:szCs w:val="16"/>
                <w:lang w:eastAsia="ko-KR"/>
              </w:rPr>
              <w:t>Traffic load (Resource utilization)</w:t>
            </w:r>
          </w:p>
        </w:tc>
        <w:tc>
          <w:tcPr>
            <w:tcW w:w="3444" w:type="dxa"/>
            <w:tcBorders>
              <w:top w:val="nil"/>
              <w:left w:val="nil"/>
              <w:bottom w:val="single" w:sz="8" w:space="0" w:color="auto"/>
              <w:right w:val="single" w:sz="8" w:space="0" w:color="auto"/>
            </w:tcBorders>
            <w:tcMar>
              <w:top w:w="72" w:type="dxa"/>
              <w:left w:w="144" w:type="dxa"/>
              <w:bottom w:w="72" w:type="dxa"/>
              <w:right w:w="144" w:type="dxa"/>
            </w:tcMar>
            <w:hideMark/>
          </w:tcPr>
          <w:p w14:paraId="721D5D69" w14:textId="77777777" w:rsidR="002232A5" w:rsidRPr="00D731D6" w:rsidRDefault="002232A5" w:rsidP="00D731D6">
            <w:pPr>
              <w:rPr>
                <w:rFonts w:ascii="Arial" w:hAnsi="Arial" w:cs="Arial"/>
                <w:snapToGrid w:val="0"/>
                <w:sz w:val="16"/>
                <w:szCs w:val="16"/>
                <w:lang w:eastAsia="zh-CN"/>
              </w:rPr>
            </w:pPr>
            <w:r w:rsidRPr="00D731D6">
              <w:rPr>
                <w:rFonts w:ascii="Arial" w:hAnsi="Arial" w:cs="Arial"/>
                <w:snapToGrid w:val="0"/>
                <w:sz w:val="16"/>
                <w:szCs w:val="16"/>
              </w:rPr>
              <w:t>20/50/70%</w:t>
            </w:r>
          </w:p>
          <w:p w14:paraId="6B957A41" w14:textId="77777777" w:rsidR="002232A5" w:rsidRPr="00D731D6" w:rsidRDefault="002232A5" w:rsidP="00D731D6">
            <w:pPr>
              <w:rPr>
                <w:rFonts w:ascii="Arial" w:hAnsi="Arial" w:cs="Arial"/>
                <w:sz w:val="16"/>
                <w:szCs w:val="16"/>
              </w:rPr>
            </w:pPr>
            <w:r w:rsidRPr="00D731D6">
              <w:rPr>
                <w:rFonts w:ascii="Arial" w:hAnsi="Arial" w:cs="Arial"/>
                <w:snapToGrid w:val="0"/>
                <w:sz w:val="16"/>
                <w:szCs w:val="16"/>
              </w:rPr>
              <w:t>Companies are encouraged to report the MU-MIMO utilization.</w:t>
            </w:r>
          </w:p>
        </w:tc>
        <w:tc>
          <w:tcPr>
            <w:tcW w:w="3785" w:type="dxa"/>
            <w:tcBorders>
              <w:top w:val="nil"/>
              <w:left w:val="nil"/>
              <w:bottom w:val="single" w:sz="8" w:space="0" w:color="auto"/>
              <w:right w:val="single" w:sz="8" w:space="0" w:color="auto"/>
            </w:tcBorders>
            <w:hideMark/>
          </w:tcPr>
          <w:p w14:paraId="60800C38" w14:textId="77777777" w:rsidR="002232A5" w:rsidRPr="00D731D6" w:rsidRDefault="002232A5" w:rsidP="00D731D6">
            <w:pPr>
              <w:rPr>
                <w:rFonts w:ascii="Arial" w:hAnsi="Arial" w:cs="Arial"/>
                <w:sz w:val="16"/>
                <w:szCs w:val="16"/>
                <w:lang w:eastAsia="ko-KR"/>
              </w:rPr>
            </w:pPr>
            <w:r w:rsidRPr="00D731D6">
              <w:rPr>
                <w:rFonts w:ascii="Arial" w:hAnsi="Arial" w:cs="Arial"/>
                <w:snapToGrid w:val="0"/>
                <w:sz w:val="16"/>
                <w:szCs w:val="16"/>
              </w:rPr>
              <w:t>20/50/70%</w:t>
            </w:r>
          </w:p>
          <w:p w14:paraId="2B619CE2" w14:textId="77777777" w:rsidR="002232A5" w:rsidRPr="00D731D6" w:rsidRDefault="002232A5" w:rsidP="00D731D6">
            <w:pPr>
              <w:rPr>
                <w:rFonts w:ascii="Arial" w:hAnsi="Arial" w:cs="Arial"/>
                <w:sz w:val="16"/>
                <w:szCs w:val="16"/>
              </w:rPr>
            </w:pPr>
            <w:r w:rsidRPr="00D731D6">
              <w:rPr>
                <w:rFonts w:ascii="Arial" w:hAnsi="Arial" w:cs="Arial"/>
                <w:snapToGrid w:val="0"/>
                <w:sz w:val="16"/>
                <w:szCs w:val="16"/>
              </w:rPr>
              <w:t>Companies are encouraged to report the MU-MIMO utilization.</w:t>
            </w:r>
          </w:p>
        </w:tc>
      </w:tr>
    </w:tbl>
    <w:p w14:paraId="6A4332D6" w14:textId="77777777" w:rsidR="002232A5" w:rsidRDefault="002232A5" w:rsidP="008C443D">
      <w:pPr>
        <w:rPr>
          <w:lang w:eastAsia="zh-CN"/>
        </w:rPr>
      </w:pPr>
    </w:p>
    <w:p w14:paraId="4B857568" w14:textId="59F5F87D" w:rsidR="002232A5" w:rsidRDefault="002232A5" w:rsidP="00F2566F">
      <w:pPr>
        <w:rPr>
          <w:lang w:eastAsia="x-none"/>
        </w:rPr>
      </w:pPr>
    </w:p>
    <w:p w14:paraId="2E6B3E94" w14:textId="4830D1F6" w:rsidR="008C443D" w:rsidRDefault="008C443D" w:rsidP="008C443D">
      <w:pPr>
        <w:rPr>
          <w:lang w:eastAsia="x-none"/>
        </w:rPr>
      </w:pPr>
      <w:r w:rsidRPr="00F2566F">
        <w:rPr>
          <w:b/>
          <w:bCs/>
          <w:lang w:eastAsia="x-none"/>
        </w:rPr>
        <w:t>Decision:</w:t>
      </w:r>
      <w:r>
        <w:rPr>
          <w:lang w:eastAsia="x-none"/>
        </w:rPr>
        <w:t xml:space="preserve"> As per email decision posted on May 25</w:t>
      </w:r>
      <w:r w:rsidRPr="008C443D">
        <w:rPr>
          <w:vertAlign w:val="superscript"/>
          <w:lang w:eastAsia="x-none"/>
        </w:rPr>
        <w:t>th</w:t>
      </w:r>
      <w:r>
        <w:rPr>
          <w:lang w:eastAsia="x-none"/>
        </w:rPr>
        <w:t>,</w:t>
      </w:r>
    </w:p>
    <w:p w14:paraId="37C2AEC6" w14:textId="77777777" w:rsidR="008C443D" w:rsidRPr="00514726" w:rsidRDefault="008C443D" w:rsidP="008C443D">
      <w:pPr>
        <w:rPr>
          <w:highlight w:val="green"/>
          <w:lang w:eastAsia="x-none"/>
        </w:rPr>
      </w:pPr>
      <w:r w:rsidRPr="00514726">
        <w:rPr>
          <w:highlight w:val="green"/>
          <w:lang w:eastAsia="x-none"/>
        </w:rPr>
        <w:t>Agreement </w:t>
      </w:r>
    </w:p>
    <w:p w14:paraId="42B7A0DF" w14:textId="77777777" w:rsidR="008C443D" w:rsidRDefault="008C443D" w:rsidP="008C443D">
      <w:pPr>
        <w:rPr>
          <w:lang w:eastAsia="x-none"/>
        </w:rPr>
      </w:pPr>
      <w:r w:rsidRPr="00514726">
        <w:rPr>
          <w:lang w:eastAsia="x-none"/>
        </w:rPr>
        <w:t>For the evaluation of the AI/ML based CSI feedback enhancement, if SLS is adopted, the ‘Baseline for performance evaluation’ in the baseline of EVM is captured as follows</w:t>
      </w:r>
    </w:p>
    <w:tbl>
      <w:tblPr>
        <w:tblW w:w="9913" w:type="dxa"/>
        <w:shd w:val="clear" w:color="auto" w:fill="FFFFFF"/>
        <w:tblCellMar>
          <w:left w:w="0" w:type="dxa"/>
          <w:right w:w="0" w:type="dxa"/>
        </w:tblCellMar>
        <w:tblLook w:val="04A0" w:firstRow="1" w:lastRow="0" w:firstColumn="1" w:lastColumn="0" w:noHBand="0" w:noVBand="1"/>
      </w:tblPr>
      <w:tblGrid>
        <w:gridCol w:w="2684"/>
        <w:gridCol w:w="7229"/>
      </w:tblGrid>
      <w:tr w:rsidR="008C443D" w:rsidRPr="008C443D" w14:paraId="6793F708" w14:textId="77777777" w:rsidTr="008C443D">
        <w:trPr>
          <w:trHeight w:val="20"/>
        </w:trPr>
        <w:tc>
          <w:tcPr>
            <w:tcW w:w="2684" w:type="dxa"/>
            <w:tcBorders>
              <w:top w:val="single" w:sz="8" w:space="0" w:color="auto"/>
              <w:left w:val="single" w:sz="8" w:space="0" w:color="auto"/>
              <w:bottom w:val="single" w:sz="8" w:space="0" w:color="auto"/>
              <w:right w:val="single" w:sz="8" w:space="0" w:color="auto"/>
            </w:tcBorders>
            <w:shd w:val="clear" w:color="auto" w:fill="FFFFFF"/>
            <w:hideMark/>
          </w:tcPr>
          <w:p w14:paraId="19A354AB" w14:textId="77777777" w:rsidR="008C443D" w:rsidRPr="008C443D" w:rsidRDefault="008C443D" w:rsidP="008C443D">
            <w:pPr>
              <w:spacing w:line="221" w:lineRule="atLeast"/>
              <w:ind w:left="563" w:hanging="400"/>
              <w:rPr>
                <w:rFonts w:ascii="Arial" w:eastAsia="Microsoft YaHei UI" w:hAnsi="Arial" w:cs="Arial"/>
                <w:color w:val="000000"/>
                <w:sz w:val="16"/>
                <w:szCs w:val="16"/>
                <w:lang w:val="en-US" w:eastAsia="zh-CN"/>
              </w:rPr>
            </w:pPr>
            <w:r w:rsidRPr="008C443D">
              <w:rPr>
                <w:rFonts w:ascii="Arial" w:eastAsia="Microsoft YaHei UI" w:hAnsi="Arial" w:cs="Arial"/>
                <w:color w:val="000000"/>
                <w:sz w:val="16"/>
                <w:szCs w:val="16"/>
                <w:lang w:val="en-US" w:eastAsia="zh-CN"/>
              </w:rPr>
              <w:t>Baseline for performance evaluation</w:t>
            </w:r>
          </w:p>
        </w:tc>
        <w:tc>
          <w:tcPr>
            <w:tcW w:w="7229" w:type="dxa"/>
            <w:tcBorders>
              <w:top w:val="single" w:sz="8" w:space="0" w:color="auto"/>
              <w:left w:val="nil"/>
              <w:bottom w:val="single" w:sz="8" w:space="0" w:color="auto"/>
              <w:right w:val="single" w:sz="8" w:space="0" w:color="auto"/>
            </w:tcBorders>
            <w:shd w:val="clear" w:color="auto" w:fill="FFFFFF"/>
            <w:tcMar>
              <w:top w:w="72" w:type="dxa"/>
              <w:left w:w="144" w:type="dxa"/>
              <w:bottom w:w="72" w:type="dxa"/>
              <w:right w:w="144" w:type="dxa"/>
            </w:tcMar>
            <w:hideMark/>
          </w:tcPr>
          <w:p w14:paraId="29F3ECCE" w14:textId="77777777" w:rsidR="008C443D" w:rsidRPr="008C443D" w:rsidRDefault="008C443D" w:rsidP="008C443D">
            <w:pPr>
              <w:jc w:val="both"/>
              <w:rPr>
                <w:rFonts w:ascii="Arial" w:eastAsia="SimSun" w:hAnsi="Arial" w:cs="Arial"/>
                <w:color w:val="000000"/>
                <w:sz w:val="16"/>
                <w:szCs w:val="16"/>
                <w:lang w:val="en-US" w:eastAsia="zh-CN"/>
              </w:rPr>
            </w:pPr>
            <w:r w:rsidRPr="008C443D">
              <w:rPr>
                <w:rFonts w:ascii="Arial" w:eastAsia="SimSun" w:hAnsi="Arial" w:cs="Arial"/>
                <w:color w:val="000000"/>
                <w:sz w:val="16"/>
                <w:szCs w:val="16"/>
                <w:lang w:val="en-US" w:eastAsia="zh-CN"/>
              </w:rPr>
              <w:t>Companies need to report which option is used between</w:t>
            </w:r>
          </w:p>
          <w:p w14:paraId="0DD055A8" w14:textId="10555028" w:rsidR="008C443D" w:rsidRPr="008C443D" w:rsidRDefault="008C443D" w:rsidP="008C443D">
            <w:pPr>
              <w:ind w:left="360" w:hanging="360"/>
              <w:jc w:val="both"/>
              <w:rPr>
                <w:rFonts w:ascii="Arial" w:eastAsia="SimSun" w:hAnsi="Arial" w:cs="Arial"/>
                <w:color w:val="000000"/>
                <w:sz w:val="16"/>
                <w:szCs w:val="16"/>
                <w:lang w:val="en-US" w:eastAsia="zh-CN"/>
              </w:rPr>
            </w:pPr>
            <w:r w:rsidRPr="008C443D">
              <w:rPr>
                <w:rFonts w:ascii="Arial" w:eastAsia="SimSun" w:hAnsi="Arial" w:cs="Arial"/>
                <w:color w:val="000000"/>
                <w:sz w:val="16"/>
                <w:szCs w:val="16"/>
                <w:lang w:val="en-US" w:eastAsia="zh-CN"/>
              </w:rPr>
              <w:t>-</w:t>
            </w:r>
            <w:r>
              <w:rPr>
                <w:rFonts w:ascii="Arial" w:eastAsia="SimSun" w:hAnsi="Arial" w:cs="Arial"/>
                <w:color w:val="000000"/>
                <w:sz w:val="16"/>
                <w:szCs w:val="16"/>
                <w:lang w:val="en-US" w:eastAsia="zh-CN"/>
              </w:rPr>
              <w:t xml:space="preserve"> </w:t>
            </w:r>
            <w:r w:rsidRPr="008C443D">
              <w:rPr>
                <w:rFonts w:ascii="Arial" w:eastAsia="SimSun" w:hAnsi="Arial" w:cs="Arial"/>
                <w:color w:val="000000"/>
                <w:sz w:val="16"/>
                <w:szCs w:val="16"/>
                <w:lang w:val="en-US" w:eastAsia="zh-CN"/>
              </w:rPr>
              <w:t>Rel-16 TypeII Codebook as the baseline for performance and overhead evaluation.</w:t>
            </w:r>
          </w:p>
          <w:p w14:paraId="0C72D810" w14:textId="5438E04F" w:rsidR="008C443D" w:rsidRPr="008C443D" w:rsidRDefault="008C443D" w:rsidP="008C443D">
            <w:pPr>
              <w:ind w:left="360" w:hanging="360"/>
              <w:jc w:val="both"/>
              <w:rPr>
                <w:rFonts w:ascii="Arial" w:eastAsia="SimSun" w:hAnsi="Arial" w:cs="Arial"/>
                <w:color w:val="000000"/>
                <w:sz w:val="16"/>
                <w:szCs w:val="16"/>
                <w:lang w:val="en-US" w:eastAsia="zh-CN"/>
              </w:rPr>
            </w:pPr>
            <w:r w:rsidRPr="008C443D">
              <w:rPr>
                <w:rFonts w:ascii="Arial" w:eastAsia="SimSun" w:hAnsi="Arial" w:cs="Arial"/>
                <w:color w:val="000000"/>
                <w:sz w:val="16"/>
                <w:szCs w:val="16"/>
                <w:lang w:val="en-US" w:eastAsia="zh-CN"/>
              </w:rPr>
              <w:t>-</w:t>
            </w:r>
            <w:r>
              <w:rPr>
                <w:rFonts w:ascii="Arial" w:eastAsia="SimSun" w:hAnsi="Arial" w:cs="Arial"/>
                <w:color w:val="000000"/>
                <w:sz w:val="16"/>
                <w:szCs w:val="16"/>
                <w:lang w:val="en-US" w:eastAsia="zh-CN"/>
              </w:rPr>
              <w:t xml:space="preserve"> </w:t>
            </w:r>
            <w:r w:rsidRPr="008C443D">
              <w:rPr>
                <w:rFonts w:ascii="Arial" w:eastAsia="SimSun" w:hAnsi="Arial" w:cs="Arial"/>
                <w:color w:val="000000"/>
                <w:sz w:val="16"/>
                <w:szCs w:val="16"/>
                <w:lang w:val="en-US" w:eastAsia="zh-CN"/>
              </w:rPr>
              <w:t>Rel-17 TypeII Codebook as the baseline for performance and overhead evaluation.</w:t>
            </w:r>
          </w:p>
          <w:p w14:paraId="2CD7A2F9" w14:textId="41033663" w:rsidR="008C443D" w:rsidRPr="008C443D" w:rsidRDefault="008C443D" w:rsidP="008C443D">
            <w:pPr>
              <w:ind w:left="360" w:hanging="360"/>
              <w:jc w:val="both"/>
              <w:rPr>
                <w:rFonts w:ascii="Arial" w:eastAsia="SimSun" w:hAnsi="Arial" w:cs="Arial"/>
                <w:color w:val="000000"/>
                <w:sz w:val="16"/>
                <w:szCs w:val="16"/>
                <w:lang w:val="en-US" w:eastAsia="zh-CN"/>
              </w:rPr>
            </w:pPr>
            <w:r w:rsidRPr="008C443D">
              <w:rPr>
                <w:rFonts w:ascii="Arial" w:eastAsia="SimSun" w:hAnsi="Arial" w:cs="Arial"/>
                <w:color w:val="000000"/>
                <w:sz w:val="16"/>
                <w:szCs w:val="16"/>
                <w:lang w:val="en-US" w:eastAsia="zh-CN"/>
              </w:rPr>
              <w:t>-</w:t>
            </w:r>
            <w:r>
              <w:rPr>
                <w:rFonts w:ascii="Arial" w:eastAsia="SimSun" w:hAnsi="Arial" w:cs="Arial"/>
                <w:color w:val="000000"/>
                <w:sz w:val="16"/>
                <w:szCs w:val="16"/>
                <w:lang w:val="en-US" w:eastAsia="zh-CN"/>
              </w:rPr>
              <w:t xml:space="preserve"> </w:t>
            </w:r>
            <w:r w:rsidRPr="008C443D">
              <w:rPr>
                <w:rFonts w:ascii="Arial" w:eastAsia="SimSun" w:hAnsi="Arial" w:cs="Arial"/>
                <w:color w:val="000000"/>
                <w:sz w:val="16"/>
                <w:szCs w:val="16"/>
                <w:lang w:val="en-US" w:eastAsia="zh-CN"/>
              </w:rPr>
              <w:t>FFS: Whether Type I Codebook can be optionally</w:t>
            </w:r>
            <w:r w:rsidRPr="008C443D">
              <w:rPr>
                <w:rFonts w:ascii="Arial" w:eastAsia="SimSun" w:hAnsi="Arial" w:cs="Arial"/>
                <w:color w:val="FF0000"/>
                <w:sz w:val="16"/>
                <w:szCs w:val="16"/>
                <w:lang w:val="en-US" w:eastAsia="zh-CN"/>
              </w:rPr>
              <w:t> </w:t>
            </w:r>
            <w:r w:rsidRPr="008C443D">
              <w:rPr>
                <w:rFonts w:ascii="Arial" w:eastAsia="SimSun" w:hAnsi="Arial" w:cs="Arial"/>
                <w:color w:val="000000"/>
                <w:sz w:val="16"/>
                <w:szCs w:val="16"/>
                <w:lang w:val="en-US" w:eastAsia="zh-CN"/>
              </w:rPr>
              <w:t>considered at least for performance evaluation</w:t>
            </w:r>
          </w:p>
        </w:tc>
      </w:tr>
    </w:tbl>
    <w:p w14:paraId="3278E02C" w14:textId="77777777" w:rsidR="008C443D" w:rsidRDefault="008C443D" w:rsidP="008C443D">
      <w:pPr>
        <w:rPr>
          <w:lang w:val="en-US"/>
        </w:rPr>
      </w:pPr>
    </w:p>
    <w:p w14:paraId="623CD1E6" w14:textId="77777777" w:rsidR="008C443D" w:rsidRPr="00514726" w:rsidRDefault="008C443D" w:rsidP="008C443D">
      <w:pPr>
        <w:rPr>
          <w:rFonts w:ascii="Times New Roman" w:eastAsia="SimSun" w:hAnsi="Times New Roman"/>
          <w:color w:val="000000"/>
          <w:szCs w:val="20"/>
          <w:highlight w:val="green"/>
          <w:lang w:val="en-US" w:eastAsia="zh-CN"/>
        </w:rPr>
      </w:pPr>
      <w:r w:rsidRPr="00514726">
        <w:rPr>
          <w:rFonts w:ascii="Times New Roman" w:eastAsia="SimSun" w:hAnsi="Times New Roman"/>
          <w:color w:val="000000"/>
          <w:szCs w:val="20"/>
          <w:highlight w:val="green"/>
          <w:lang w:val="en-US" w:eastAsia="zh-CN"/>
        </w:rPr>
        <w:t>Agreement</w:t>
      </w:r>
    </w:p>
    <w:p w14:paraId="524D3D32" w14:textId="77777777" w:rsidR="008C443D" w:rsidRPr="00514726" w:rsidRDefault="008C443D" w:rsidP="008C443D">
      <w:pPr>
        <w:rPr>
          <w:rFonts w:ascii="SimSun" w:eastAsia="SimSun" w:hAnsi="SimSun" w:cs="SimSun"/>
          <w:color w:val="000000"/>
          <w:szCs w:val="20"/>
          <w:lang w:val="en-US" w:eastAsia="zh-CN"/>
        </w:rPr>
      </w:pPr>
      <w:r w:rsidRPr="00514726">
        <w:rPr>
          <w:rFonts w:ascii="Times New Roman" w:eastAsia="SimSun" w:hAnsi="Times New Roman"/>
          <w:color w:val="000000"/>
          <w:szCs w:val="20"/>
          <w:lang w:val="en-US" w:eastAsia="zh-CN"/>
        </w:rPr>
        <w:t>For the evaluation of the AI/ML based CSI feedback enhancement, if the GCS/SGCS is adopted as the intermediate KPI as part of the ‘Evaluation Metric’ for rank&gt;1 cases, companies to report the GCS/SGCS calculation/extension methods, including:</w:t>
      </w:r>
    </w:p>
    <w:p w14:paraId="78317C6E" w14:textId="676D6C97" w:rsidR="008C443D" w:rsidRPr="008C443D" w:rsidRDefault="008C443D" w:rsidP="00CF6E6D">
      <w:pPr>
        <w:pStyle w:val="ListParagraph"/>
        <w:numPr>
          <w:ilvl w:val="0"/>
          <w:numId w:val="502"/>
        </w:numPr>
        <w:rPr>
          <w:rFonts w:ascii="SimSun" w:hAnsi="SimSun" w:cs="SimSun"/>
          <w:color w:val="000000"/>
          <w:lang w:val="en-US" w:eastAsia="zh-CN"/>
        </w:rPr>
      </w:pPr>
      <w:r w:rsidRPr="008C443D">
        <w:rPr>
          <w:color w:val="000000"/>
          <w:lang w:val="en-US" w:eastAsia="zh-CN"/>
        </w:rPr>
        <w:t>Method 1: Average over all layers</w:t>
      </w:r>
    </w:p>
    <w:p w14:paraId="1D7F7CED" w14:textId="3ADE6730" w:rsidR="008C443D" w:rsidRPr="008C443D" w:rsidRDefault="008C443D" w:rsidP="00CF6E6D">
      <w:pPr>
        <w:pStyle w:val="ListParagraph"/>
        <w:numPr>
          <w:ilvl w:val="1"/>
          <w:numId w:val="502"/>
        </w:numPr>
        <w:rPr>
          <w:rFonts w:ascii="Microsoft YaHei UI" w:eastAsia="Microsoft YaHei UI" w:hAnsi="Microsoft YaHei UI" w:cs="SimSun"/>
          <w:color w:val="000000"/>
          <w:lang w:val="en-US" w:eastAsia="zh-CN"/>
        </w:rPr>
      </w:pPr>
      <w:r w:rsidRPr="008C443D">
        <w:rPr>
          <w:rFonts w:eastAsia="Microsoft YaHei UI"/>
          <w:i/>
          <w:iCs/>
          <w:color w:val="000000"/>
          <w:lang w:val="en-US" w:eastAsia="zh-CN"/>
        </w:rPr>
        <w:lastRenderedPageBreak/>
        <w:t>Note: </w:t>
      </w:r>
      <w:r w:rsidR="00067092">
        <w:rPr>
          <w:lang w:val="en-US"/>
        </w:rPr>
        <w:fldChar w:fldCharType="begin"/>
      </w:r>
      <w:r w:rsidR="00067092">
        <w:rPr>
          <w:lang w:val="en-US"/>
        </w:rPr>
        <w:instrText xml:space="preserve"> INCLUDEPICTURE  "C:\\..\\..\\..\\..\\Users\\cmcc\\AppData\\Roaming\\Foxmail7\\Temp-9192-20220519203036\\Attach\\image023(05-25-10-12-00).png" \* MERGEFORMATINET </w:instrText>
      </w:r>
      <w:r w:rsidR="00067092">
        <w:rPr>
          <w:lang w:val="en-US"/>
        </w:rPr>
        <w:fldChar w:fldCharType="separate"/>
      </w:r>
      <w:r w:rsidR="009B7098">
        <w:rPr>
          <w:lang w:val="en-US"/>
        </w:rPr>
        <w:fldChar w:fldCharType="begin"/>
      </w:r>
      <w:r w:rsidR="009B7098">
        <w:rPr>
          <w:lang w:val="en-US"/>
        </w:rPr>
        <w:instrText xml:space="preserve"> INCLUDEPICTURE  "C:\\..\\..\\..\\..\\Users\\cmcc\\AppData\\Roaming\\Foxmail7\\Temp-9192-20220519203036\\Attach\\image023(05-25-10-12-00).png" \* MERGEFORMATINET </w:instrText>
      </w:r>
      <w:r w:rsidR="009B7098">
        <w:rPr>
          <w:lang w:val="en-US"/>
        </w:rPr>
        <w:fldChar w:fldCharType="separate"/>
      </w:r>
      <w:r w:rsidR="00B532F7">
        <w:rPr>
          <w:lang w:val="en-US"/>
        </w:rPr>
        <w:fldChar w:fldCharType="begin"/>
      </w:r>
      <w:r w:rsidR="00B532F7">
        <w:rPr>
          <w:lang w:val="en-US"/>
        </w:rPr>
        <w:instrText xml:space="preserve"> INCLUDEPICTURE  "C:\\..\\..\\..\\..\\Users\\cmcc\\AppData\\Roaming\\Foxmail7\\Temp-9192-20220519203036\\Attach\\image023(05-25-10-12-00).png" \* MERGEFORMATINET </w:instrText>
      </w:r>
      <w:r w:rsidR="00B532F7">
        <w:rPr>
          <w:lang w:val="en-US"/>
        </w:rPr>
        <w:fldChar w:fldCharType="separate"/>
      </w:r>
      <w:r w:rsidR="00F12D53">
        <w:rPr>
          <w:lang w:val="en-US"/>
        </w:rPr>
        <w:fldChar w:fldCharType="begin"/>
      </w:r>
      <w:r w:rsidR="00F12D53">
        <w:rPr>
          <w:lang w:val="en-US"/>
        </w:rPr>
        <w:instrText xml:space="preserve"> INCLUDEPICTURE  "C:\\..\\..\\..\\..\\Users\\cmcc\\AppData\\Roaming\\Foxmail7\\Temp-9192-20220519203036\\Attach\\image023(05-25-10-12-00).png" \* MERGEFORMATINET </w:instrText>
      </w:r>
      <w:r w:rsidR="00F12D53">
        <w:rPr>
          <w:lang w:val="en-US"/>
        </w:rPr>
        <w:fldChar w:fldCharType="separate"/>
      </w:r>
      <w:r w:rsidR="001B5688">
        <w:rPr>
          <w:lang w:val="en-US"/>
        </w:rPr>
        <w:fldChar w:fldCharType="begin"/>
      </w:r>
      <w:r w:rsidR="001B5688">
        <w:rPr>
          <w:lang w:val="en-US"/>
        </w:rPr>
        <w:instrText xml:space="preserve"> </w:instrText>
      </w:r>
      <w:r w:rsidR="001B5688">
        <w:rPr>
          <w:lang w:val="en-US"/>
        </w:rPr>
        <w:instrText>INCLUDEPICTURE  "C:\\..\\..\\..\\..\\Users\\cmcc\\AppData\\Roaming\\Foxmail7\\Temp-9192-20220519203036\\Attach\\image02</w:instrText>
      </w:r>
      <w:r w:rsidR="001B5688">
        <w:rPr>
          <w:lang w:val="en-US"/>
        </w:rPr>
        <w:instrText>3(05-25-10-12-00).png" \* MERGEFORMATINET</w:instrText>
      </w:r>
      <w:r w:rsidR="001B5688">
        <w:rPr>
          <w:lang w:val="en-US"/>
        </w:rPr>
        <w:instrText xml:space="preserve"> </w:instrText>
      </w:r>
      <w:r w:rsidR="001B5688">
        <w:rPr>
          <w:lang w:val="en-US"/>
        </w:rPr>
        <w:fldChar w:fldCharType="separate"/>
      </w:r>
      <w:r w:rsidR="002256D2">
        <w:rPr>
          <w:lang w:val="en-US"/>
        </w:rPr>
        <w:pict w14:anchorId="09493181">
          <v:shape id="_x0000_i1037" type="#_x0000_t75" style="width:12.75pt;height:16.5pt">
            <v:imagedata r:id="rId1836" r:href="rId1837"/>
          </v:shape>
        </w:pict>
      </w:r>
      <w:r w:rsidR="001B5688">
        <w:rPr>
          <w:lang w:val="en-US"/>
        </w:rPr>
        <w:fldChar w:fldCharType="end"/>
      </w:r>
      <w:r w:rsidR="00F12D53">
        <w:rPr>
          <w:lang w:val="en-US"/>
        </w:rPr>
        <w:fldChar w:fldCharType="end"/>
      </w:r>
      <w:r w:rsidR="00B532F7">
        <w:rPr>
          <w:lang w:val="en-US"/>
        </w:rPr>
        <w:fldChar w:fldCharType="end"/>
      </w:r>
      <w:r w:rsidR="009B7098">
        <w:rPr>
          <w:lang w:val="en-US"/>
        </w:rPr>
        <w:fldChar w:fldCharType="end"/>
      </w:r>
      <w:r w:rsidR="00067092">
        <w:rPr>
          <w:lang w:val="en-US"/>
        </w:rPr>
        <w:fldChar w:fldCharType="end"/>
      </w:r>
      <w:r w:rsidRPr="008C443D">
        <w:rPr>
          <w:rFonts w:eastAsia="Microsoft YaHei UI"/>
          <w:i/>
          <w:iCs/>
          <w:color w:val="000000"/>
          <w:lang w:val="en-US" w:eastAsia="zh-CN"/>
        </w:rPr>
        <w:t> is the </w:t>
      </w:r>
      <w:r w:rsidR="00067092">
        <w:rPr>
          <w:lang w:val="en-US"/>
        </w:rPr>
        <w:fldChar w:fldCharType="begin"/>
      </w:r>
      <w:r w:rsidR="00067092">
        <w:rPr>
          <w:lang w:val="en-US"/>
        </w:rPr>
        <w:instrText xml:space="preserve"> INCLUDEPICTURE  "C:\\..\\..\\..\\..\\Users\\cmcc\\AppData\\Roaming\\Foxmail7\\Temp-9192-20220519203036\\Attach\\image024(05-25-10-12-00).png" \* MERGEFORMATINET </w:instrText>
      </w:r>
      <w:r w:rsidR="00067092">
        <w:rPr>
          <w:lang w:val="en-US"/>
        </w:rPr>
        <w:fldChar w:fldCharType="separate"/>
      </w:r>
      <w:r w:rsidR="009B7098">
        <w:rPr>
          <w:lang w:val="en-US"/>
        </w:rPr>
        <w:fldChar w:fldCharType="begin"/>
      </w:r>
      <w:r w:rsidR="009B7098">
        <w:rPr>
          <w:lang w:val="en-US"/>
        </w:rPr>
        <w:instrText xml:space="preserve"> INCLUDEPICTURE  "C:\\..\\..\\..\\..\\Users\\cmcc\\AppData\\Roaming\\Foxmail7\\Temp-9192-20220519203036\\Attach\\image024(05-25-10-12-00).png" \* MERGEFORMATINET </w:instrText>
      </w:r>
      <w:r w:rsidR="009B7098">
        <w:rPr>
          <w:lang w:val="en-US"/>
        </w:rPr>
        <w:fldChar w:fldCharType="separate"/>
      </w:r>
      <w:r w:rsidR="00B532F7">
        <w:rPr>
          <w:lang w:val="en-US"/>
        </w:rPr>
        <w:fldChar w:fldCharType="begin"/>
      </w:r>
      <w:r w:rsidR="00B532F7">
        <w:rPr>
          <w:lang w:val="en-US"/>
        </w:rPr>
        <w:instrText xml:space="preserve"> INCLUDEPICTURE  "C:\\..\\..\\..\\..\\Users\\cmcc\\AppData\\Roaming\\Foxmail7\\Temp-9192-20220519203036\\Attach\\image024(05-25-10-12-00).png" \* MERGEFORMATINET </w:instrText>
      </w:r>
      <w:r w:rsidR="00B532F7">
        <w:rPr>
          <w:lang w:val="en-US"/>
        </w:rPr>
        <w:fldChar w:fldCharType="separate"/>
      </w:r>
      <w:r w:rsidR="00F12D53">
        <w:rPr>
          <w:lang w:val="en-US"/>
        </w:rPr>
        <w:fldChar w:fldCharType="begin"/>
      </w:r>
      <w:r w:rsidR="00F12D53">
        <w:rPr>
          <w:lang w:val="en-US"/>
        </w:rPr>
        <w:instrText xml:space="preserve"> INCLUDEPICTURE  "C:\\..\\..\\..\\..\\Users\\cmcc\\AppData\\Roaming\\Foxmail7\\Temp-9192-20220519203036\\Attach\\image024(05-25-10-12-00).png" \* MERGEFORMATINET </w:instrText>
      </w:r>
      <w:r w:rsidR="00F12D53">
        <w:rPr>
          <w:lang w:val="en-US"/>
        </w:rPr>
        <w:fldChar w:fldCharType="separate"/>
      </w:r>
      <w:r w:rsidR="001B5688">
        <w:rPr>
          <w:lang w:val="en-US"/>
        </w:rPr>
        <w:fldChar w:fldCharType="begin"/>
      </w:r>
      <w:r w:rsidR="001B5688">
        <w:rPr>
          <w:lang w:val="en-US"/>
        </w:rPr>
        <w:instrText xml:space="preserve"> </w:instrText>
      </w:r>
      <w:r w:rsidR="001B5688">
        <w:rPr>
          <w:lang w:val="en-US"/>
        </w:rPr>
        <w:instrText>INCLUDEPICTURE  "C:\\..\\..\\..\\..\\Users\\cmcc\\App</w:instrText>
      </w:r>
      <w:r w:rsidR="001B5688">
        <w:rPr>
          <w:lang w:val="en-US"/>
        </w:rPr>
        <w:instrText>Data\\Roaming\\Foxmail7\\Temp-9192-20220519203036\\Attach\\image024(05-25-10-12-00).png" \* MERGEFORMATINET</w:instrText>
      </w:r>
      <w:r w:rsidR="001B5688">
        <w:rPr>
          <w:lang w:val="en-US"/>
        </w:rPr>
        <w:instrText xml:space="preserve"> </w:instrText>
      </w:r>
      <w:r w:rsidR="001B5688">
        <w:rPr>
          <w:lang w:val="en-US"/>
        </w:rPr>
        <w:fldChar w:fldCharType="separate"/>
      </w:r>
      <w:r w:rsidR="002256D2">
        <w:rPr>
          <w:lang w:val="en-US"/>
        </w:rPr>
        <w:pict w14:anchorId="57FCC647">
          <v:shape id="_x0000_i1038" type="#_x0000_t75" style="width:13.5pt;height:13.5pt">
            <v:imagedata r:id="rId1838" r:href="rId1839"/>
          </v:shape>
        </w:pict>
      </w:r>
      <w:r w:rsidR="001B5688">
        <w:rPr>
          <w:lang w:val="en-US"/>
        </w:rPr>
        <w:fldChar w:fldCharType="end"/>
      </w:r>
      <w:r w:rsidR="00F12D53">
        <w:rPr>
          <w:lang w:val="en-US"/>
        </w:rPr>
        <w:fldChar w:fldCharType="end"/>
      </w:r>
      <w:r w:rsidR="00B532F7">
        <w:rPr>
          <w:lang w:val="en-US"/>
        </w:rPr>
        <w:fldChar w:fldCharType="end"/>
      </w:r>
      <w:r w:rsidR="009B7098">
        <w:rPr>
          <w:lang w:val="en-US"/>
        </w:rPr>
        <w:fldChar w:fldCharType="end"/>
      </w:r>
      <w:r w:rsidR="00067092">
        <w:rPr>
          <w:lang w:val="en-US"/>
        </w:rPr>
        <w:fldChar w:fldCharType="end"/>
      </w:r>
      <w:r w:rsidRPr="008C443D">
        <w:rPr>
          <w:rFonts w:eastAsia="Microsoft YaHei UI"/>
          <w:i/>
          <w:iCs/>
          <w:color w:val="000000"/>
          <w:lang w:val="en-US" w:eastAsia="zh-CN"/>
        </w:rPr>
        <w:t>eigenvector of the target CSI at resource unit i and K is the rank. </w:t>
      </w:r>
      <w:r w:rsidR="00067092">
        <w:rPr>
          <w:lang w:val="en-US"/>
        </w:rPr>
        <w:fldChar w:fldCharType="begin"/>
      </w:r>
      <w:r w:rsidR="00067092">
        <w:rPr>
          <w:lang w:val="en-US"/>
        </w:rPr>
        <w:instrText xml:space="preserve"> INCLUDEPICTURE  "C:\\..\\..\\..\\..\\Users\\cmcc\\AppData\\Roaming\\Foxmail7\\Temp-9192-20220519203036\\Attach\\image025(05-25-10-12-00).png" \* MERGEFORMATINET </w:instrText>
      </w:r>
      <w:r w:rsidR="00067092">
        <w:rPr>
          <w:lang w:val="en-US"/>
        </w:rPr>
        <w:fldChar w:fldCharType="separate"/>
      </w:r>
      <w:r w:rsidR="009B7098">
        <w:rPr>
          <w:lang w:val="en-US"/>
        </w:rPr>
        <w:fldChar w:fldCharType="begin"/>
      </w:r>
      <w:r w:rsidR="009B7098">
        <w:rPr>
          <w:lang w:val="en-US"/>
        </w:rPr>
        <w:instrText xml:space="preserve"> INCLUDEPICTURE  "C:\\..\\..\\..\\..\\Users\\cmcc\\AppData\\Roaming\\Foxmail7\\Temp-9192-20220519203036\\Attach\\image025(05-25-10-12-00).png" \* MERGEFORMATINET </w:instrText>
      </w:r>
      <w:r w:rsidR="009B7098">
        <w:rPr>
          <w:lang w:val="en-US"/>
        </w:rPr>
        <w:fldChar w:fldCharType="separate"/>
      </w:r>
      <w:r w:rsidR="00B532F7">
        <w:rPr>
          <w:lang w:val="en-US"/>
        </w:rPr>
        <w:fldChar w:fldCharType="begin"/>
      </w:r>
      <w:r w:rsidR="00B532F7">
        <w:rPr>
          <w:lang w:val="en-US"/>
        </w:rPr>
        <w:instrText xml:space="preserve"> INCLUDEPICTURE  "C:\\..\\..\\..\\..\\Users\\cmcc\\AppData\\Roaming\\Foxmail7\\Temp-9192-20220519203036\\Attach\\image025(05-25-10-12-00).png" \* MERGEFORMATINET </w:instrText>
      </w:r>
      <w:r w:rsidR="00B532F7">
        <w:rPr>
          <w:lang w:val="en-US"/>
        </w:rPr>
        <w:fldChar w:fldCharType="separate"/>
      </w:r>
      <w:r w:rsidR="00F12D53">
        <w:rPr>
          <w:lang w:val="en-US"/>
        </w:rPr>
        <w:fldChar w:fldCharType="begin"/>
      </w:r>
      <w:r w:rsidR="00F12D53">
        <w:rPr>
          <w:lang w:val="en-US"/>
        </w:rPr>
        <w:instrText xml:space="preserve"> INCLUDEPICTURE  "C:\\..\\..\\..\\..\\Users\\cmcc\\AppData\\Roaming\\Foxmail7\\Temp-9192-20220519203036\\Attach\\image025(05-25-10-12-00).png" \* MERGEFORMATINET </w:instrText>
      </w:r>
      <w:r w:rsidR="00F12D53">
        <w:rPr>
          <w:lang w:val="en-US"/>
        </w:rPr>
        <w:fldChar w:fldCharType="separate"/>
      </w:r>
      <w:r w:rsidR="001B5688">
        <w:rPr>
          <w:lang w:val="en-US"/>
        </w:rPr>
        <w:fldChar w:fldCharType="begin"/>
      </w:r>
      <w:r w:rsidR="001B5688">
        <w:rPr>
          <w:lang w:val="en-US"/>
        </w:rPr>
        <w:instrText xml:space="preserve"> </w:instrText>
      </w:r>
      <w:r w:rsidR="001B5688">
        <w:rPr>
          <w:lang w:val="en-US"/>
        </w:rPr>
        <w:instrText>INCLUDEPICTURE  "C:\\..\\..\\..\\..\\Users\\cmcc\\AppData\\Roaming\\Foxmail7\\Temp-9192-20220519203036\\Attach\\image025(05-25-10-12-00).png" \* MERGEFORMATINET</w:instrText>
      </w:r>
      <w:r w:rsidR="001B5688">
        <w:rPr>
          <w:lang w:val="en-US"/>
        </w:rPr>
        <w:instrText xml:space="preserve"> </w:instrText>
      </w:r>
      <w:r w:rsidR="001B5688">
        <w:rPr>
          <w:lang w:val="en-US"/>
        </w:rPr>
        <w:fldChar w:fldCharType="separate"/>
      </w:r>
      <w:r w:rsidR="001B5688">
        <w:rPr>
          <w:lang w:val="en-US"/>
        </w:rPr>
        <w:pict w14:anchorId="174F7646">
          <v:shape id="_x0000_i1039" type="#_x0000_t75" style="width:13.5pt;height:16.5pt">
            <v:imagedata r:id="rId1840" r:href="rId1841"/>
          </v:shape>
        </w:pict>
      </w:r>
      <w:r w:rsidR="001B5688">
        <w:rPr>
          <w:lang w:val="en-US"/>
        </w:rPr>
        <w:fldChar w:fldCharType="end"/>
      </w:r>
      <w:r w:rsidR="00F12D53">
        <w:rPr>
          <w:lang w:val="en-US"/>
        </w:rPr>
        <w:fldChar w:fldCharType="end"/>
      </w:r>
      <w:r w:rsidR="00B532F7">
        <w:rPr>
          <w:lang w:val="en-US"/>
        </w:rPr>
        <w:fldChar w:fldCharType="end"/>
      </w:r>
      <w:r w:rsidR="009B7098">
        <w:rPr>
          <w:lang w:val="en-US"/>
        </w:rPr>
        <w:fldChar w:fldCharType="end"/>
      </w:r>
      <w:r w:rsidR="00067092">
        <w:rPr>
          <w:lang w:val="en-US"/>
        </w:rPr>
        <w:fldChar w:fldCharType="end"/>
      </w:r>
      <w:r w:rsidRPr="008C443D">
        <w:rPr>
          <w:rFonts w:eastAsia="Microsoft YaHei UI"/>
          <w:i/>
          <w:iCs/>
          <w:color w:val="000000"/>
          <w:lang w:val="en-US" w:eastAsia="zh-CN"/>
        </w:rPr>
        <w:t>is the </w:t>
      </w:r>
      <w:r w:rsidR="00067092">
        <w:rPr>
          <w:lang w:val="en-US"/>
        </w:rPr>
        <w:fldChar w:fldCharType="begin"/>
      </w:r>
      <w:r w:rsidR="00067092">
        <w:rPr>
          <w:lang w:val="en-US"/>
        </w:rPr>
        <w:instrText xml:space="preserve"> INCLUDEPICTURE  "C:\\..\\..\\..\\..\\Users\\cmcc\\AppData\\Roaming\\Foxmail7\\Temp-9192-20220519203036\\Attach\\image024(05-25-10-12-00).png" \* MERGEFORMATINET </w:instrText>
      </w:r>
      <w:r w:rsidR="00067092">
        <w:rPr>
          <w:lang w:val="en-US"/>
        </w:rPr>
        <w:fldChar w:fldCharType="separate"/>
      </w:r>
      <w:r w:rsidR="009B7098">
        <w:rPr>
          <w:lang w:val="en-US"/>
        </w:rPr>
        <w:fldChar w:fldCharType="begin"/>
      </w:r>
      <w:r w:rsidR="009B7098">
        <w:rPr>
          <w:lang w:val="en-US"/>
        </w:rPr>
        <w:instrText xml:space="preserve"> INCLUDEPICTURE  "C:\\..\\..\\..\\..\\Users\\cmcc\\AppData\\Roaming\\Foxmail7\\Temp-9192-20220519203036\\Attach\\image024(05-25-10-12-00).png" \* MERGEFORMATINET </w:instrText>
      </w:r>
      <w:r w:rsidR="009B7098">
        <w:rPr>
          <w:lang w:val="en-US"/>
        </w:rPr>
        <w:fldChar w:fldCharType="separate"/>
      </w:r>
      <w:r w:rsidR="00B532F7">
        <w:rPr>
          <w:lang w:val="en-US"/>
        </w:rPr>
        <w:fldChar w:fldCharType="begin"/>
      </w:r>
      <w:r w:rsidR="00B532F7">
        <w:rPr>
          <w:lang w:val="en-US"/>
        </w:rPr>
        <w:instrText xml:space="preserve"> INCLUDEPICTURE  "C:\\..\\..\\..\\..\\Users\\cmcc\\AppData\\Roaming\\Foxmail7\\Temp-9192-20220519203036\\Attach\\image024(05-25-10-12-00).png" \* MERGEFORMATINET </w:instrText>
      </w:r>
      <w:r w:rsidR="00B532F7">
        <w:rPr>
          <w:lang w:val="en-US"/>
        </w:rPr>
        <w:fldChar w:fldCharType="separate"/>
      </w:r>
      <w:r w:rsidR="00F12D53">
        <w:rPr>
          <w:lang w:val="en-US"/>
        </w:rPr>
        <w:fldChar w:fldCharType="begin"/>
      </w:r>
      <w:r w:rsidR="00F12D53">
        <w:rPr>
          <w:lang w:val="en-US"/>
        </w:rPr>
        <w:instrText xml:space="preserve"> INCLUDEPICTURE  "C:\\..\\..\\..\\..\\Users\\cmcc\\AppData\\Roaming\\Foxmail7\\Temp-9192-20220519203036\\Attach\\image024(05-25-10-12-00).png" \* MERGEFORMATINET </w:instrText>
      </w:r>
      <w:r w:rsidR="00F12D53">
        <w:rPr>
          <w:lang w:val="en-US"/>
        </w:rPr>
        <w:fldChar w:fldCharType="separate"/>
      </w:r>
      <w:r w:rsidR="001B5688">
        <w:rPr>
          <w:lang w:val="en-US"/>
        </w:rPr>
        <w:fldChar w:fldCharType="begin"/>
      </w:r>
      <w:r w:rsidR="001B5688">
        <w:rPr>
          <w:lang w:val="en-US"/>
        </w:rPr>
        <w:instrText xml:space="preserve"> </w:instrText>
      </w:r>
      <w:r w:rsidR="001B5688">
        <w:rPr>
          <w:lang w:val="en-US"/>
        </w:rPr>
        <w:instrText>INCLUDEPICTURE  "C:\\..\\..\\..\\..\\Users\\cmcc\\AppData\\Roaming\\Foxmail7\\Temp-9192-20220519203036\\Attach\\ima</w:instrText>
      </w:r>
      <w:r w:rsidR="001B5688">
        <w:rPr>
          <w:lang w:val="en-US"/>
        </w:rPr>
        <w:instrText>ge024(05-25-10-12-00).png" \* MERGEFORMATINET</w:instrText>
      </w:r>
      <w:r w:rsidR="001B5688">
        <w:rPr>
          <w:lang w:val="en-US"/>
        </w:rPr>
        <w:instrText xml:space="preserve"> </w:instrText>
      </w:r>
      <w:r w:rsidR="001B5688">
        <w:rPr>
          <w:lang w:val="en-US"/>
        </w:rPr>
        <w:fldChar w:fldCharType="separate"/>
      </w:r>
      <w:r w:rsidR="002256D2">
        <w:rPr>
          <w:lang w:val="en-US"/>
        </w:rPr>
        <w:pict w14:anchorId="5E792528">
          <v:shape id="_x0000_i1040" type="#_x0000_t75" style="width:13.5pt;height:13.5pt">
            <v:imagedata r:id="rId1838" r:href="rId1842"/>
          </v:shape>
        </w:pict>
      </w:r>
      <w:r w:rsidR="001B5688">
        <w:rPr>
          <w:lang w:val="en-US"/>
        </w:rPr>
        <w:fldChar w:fldCharType="end"/>
      </w:r>
      <w:r w:rsidR="00F12D53">
        <w:rPr>
          <w:lang w:val="en-US"/>
        </w:rPr>
        <w:fldChar w:fldCharType="end"/>
      </w:r>
      <w:r w:rsidR="00B532F7">
        <w:rPr>
          <w:lang w:val="en-US"/>
        </w:rPr>
        <w:fldChar w:fldCharType="end"/>
      </w:r>
      <w:r w:rsidR="009B7098">
        <w:rPr>
          <w:lang w:val="en-US"/>
        </w:rPr>
        <w:fldChar w:fldCharType="end"/>
      </w:r>
      <w:r w:rsidR="00067092">
        <w:rPr>
          <w:lang w:val="en-US"/>
        </w:rPr>
        <w:fldChar w:fldCharType="end"/>
      </w:r>
      <w:r w:rsidRPr="008C443D">
        <w:rPr>
          <w:rFonts w:eastAsia="Microsoft YaHei UI"/>
          <w:i/>
          <w:iCs/>
          <w:color w:val="000000"/>
          <w:lang w:val="en-US" w:eastAsia="zh-CN"/>
        </w:rPr>
        <w:t> output vector of the</w:t>
      </w:r>
      <w:r w:rsidR="00666235">
        <w:rPr>
          <w:rFonts w:eastAsia="Microsoft YaHei UI"/>
          <w:i/>
          <w:iCs/>
          <w:color w:val="000000"/>
          <w:lang w:val="en-US" w:eastAsia="zh-CN"/>
        </w:rPr>
        <w:t xml:space="preserve"> </w:t>
      </w:r>
      <w:r w:rsidRPr="008C443D">
        <w:rPr>
          <w:rFonts w:eastAsia="Microsoft YaHei UI"/>
          <w:i/>
          <w:iCs/>
          <w:color w:val="000000"/>
          <w:lang w:val="en-US" w:eastAsia="zh-CN"/>
        </w:rPr>
        <w:t>output CSI</w:t>
      </w:r>
      <w:r w:rsidRPr="008C443D">
        <w:rPr>
          <w:rFonts w:eastAsia="Microsoft YaHei UI"/>
          <w:color w:val="000000"/>
          <w:lang w:val="en-US" w:eastAsia="zh-CN"/>
        </w:rPr>
        <w:t> </w:t>
      </w:r>
      <w:r w:rsidRPr="008C443D">
        <w:rPr>
          <w:rFonts w:eastAsia="Microsoft YaHei UI"/>
          <w:i/>
          <w:iCs/>
          <w:color w:val="000000"/>
          <w:lang w:val="en-US" w:eastAsia="zh-CN"/>
        </w:rPr>
        <w:t>of resource unit i. </w:t>
      </w:r>
      <w:r w:rsidR="00067092">
        <w:rPr>
          <w:lang w:val="en-US"/>
        </w:rPr>
        <w:fldChar w:fldCharType="begin"/>
      </w:r>
      <w:r w:rsidR="00067092">
        <w:rPr>
          <w:lang w:val="en-US"/>
        </w:rPr>
        <w:instrText xml:space="preserve"> INCLUDEPICTURE  "C:\\..\\..\\..\\..\\Users\\cmcc\\AppData\\Roaming\\Foxmail7\\Temp-9192-20220519203036\\Attach\\image026(05-25-10-12-00).png" \* MERGEFORMATINET </w:instrText>
      </w:r>
      <w:r w:rsidR="00067092">
        <w:rPr>
          <w:lang w:val="en-US"/>
        </w:rPr>
        <w:fldChar w:fldCharType="separate"/>
      </w:r>
      <w:r w:rsidR="009B7098">
        <w:rPr>
          <w:lang w:val="en-US"/>
        </w:rPr>
        <w:fldChar w:fldCharType="begin"/>
      </w:r>
      <w:r w:rsidR="009B7098">
        <w:rPr>
          <w:lang w:val="en-US"/>
        </w:rPr>
        <w:instrText xml:space="preserve"> INCLUDEPICTURE  "C:\\..\\..\\..\\..\\Users\\cmcc\\AppData\\Roaming\\Foxmail7\\Temp-9192-20220519203036\\Attach\\image026(05-25-10-12-00).png" \* MERGEFORMATINET </w:instrText>
      </w:r>
      <w:r w:rsidR="009B7098">
        <w:rPr>
          <w:lang w:val="en-US"/>
        </w:rPr>
        <w:fldChar w:fldCharType="separate"/>
      </w:r>
      <w:r w:rsidR="00B532F7">
        <w:rPr>
          <w:lang w:val="en-US"/>
        </w:rPr>
        <w:fldChar w:fldCharType="begin"/>
      </w:r>
      <w:r w:rsidR="00B532F7">
        <w:rPr>
          <w:lang w:val="en-US"/>
        </w:rPr>
        <w:instrText xml:space="preserve"> INCLUDEPICTURE  "C:\\..\\..\\..\\..\\Users\\cmcc\\AppData\\Roaming\\Foxmail7\\Temp-9192-20220519203036\\Attach\\image026(05-25-10-12-00).png" \* MERGEFORMATINET </w:instrText>
      </w:r>
      <w:r w:rsidR="00B532F7">
        <w:rPr>
          <w:lang w:val="en-US"/>
        </w:rPr>
        <w:fldChar w:fldCharType="separate"/>
      </w:r>
      <w:r w:rsidR="00F12D53">
        <w:rPr>
          <w:lang w:val="en-US"/>
        </w:rPr>
        <w:fldChar w:fldCharType="begin"/>
      </w:r>
      <w:r w:rsidR="00F12D53">
        <w:rPr>
          <w:lang w:val="en-US"/>
        </w:rPr>
        <w:instrText xml:space="preserve"> INCLUDEPICTURE  "C:\\..\\..\\..\\..\\Users\\cmcc\\AppData\\Roaming\\Foxmail7\\Temp-9192-20220519203036\\Attach\\image026(05-25-10-12-00).png" \* MERGEFORMATINET </w:instrText>
      </w:r>
      <w:r w:rsidR="00F12D53">
        <w:rPr>
          <w:lang w:val="en-US"/>
        </w:rPr>
        <w:fldChar w:fldCharType="separate"/>
      </w:r>
      <w:r w:rsidR="001B5688">
        <w:rPr>
          <w:lang w:val="en-US"/>
        </w:rPr>
        <w:fldChar w:fldCharType="begin"/>
      </w:r>
      <w:r w:rsidR="001B5688">
        <w:rPr>
          <w:lang w:val="en-US"/>
        </w:rPr>
        <w:instrText xml:space="preserve"> </w:instrText>
      </w:r>
      <w:r w:rsidR="001B5688">
        <w:rPr>
          <w:lang w:val="en-US"/>
        </w:rPr>
        <w:instrText>INCL</w:instrText>
      </w:r>
      <w:r w:rsidR="001B5688">
        <w:rPr>
          <w:lang w:val="en-US"/>
        </w:rPr>
        <w:instrText>UDEPICTURE  "C:\\..\\..\\..\\..\\Users\\cmcc\\AppData\\Roaming\\Foxmail7\\Temp-9192-20220519203036\\Attach\\image026(05-25-10-12-00).png" \* MERGEFORMATINET</w:instrText>
      </w:r>
      <w:r w:rsidR="001B5688">
        <w:rPr>
          <w:lang w:val="en-US"/>
        </w:rPr>
        <w:instrText xml:space="preserve"> </w:instrText>
      </w:r>
      <w:r w:rsidR="001B5688">
        <w:rPr>
          <w:lang w:val="en-US"/>
        </w:rPr>
        <w:fldChar w:fldCharType="separate"/>
      </w:r>
      <w:r w:rsidR="001B5688">
        <w:rPr>
          <w:lang w:val="en-US"/>
        </w:rPr>
        <w:pict w14:anchorId="6893658B">
          <v:shape id="_x0000_i1041" type="#_x0000_t75" style="width:8.25pt;height:12.75pt">
            <v:imagedata r:id="rId1843" r:href="rId1844"/>
          </v:shape>
        </w:pict>
      </w:r>
      <w:r w:rsidR="001B5688">
        <w:rPr>
          <w:lang w:val="en-US"/>
        </w:rPr>
        <w:fldChar w:fldCharType="end"/>
      </w:r>
      <w:r w:rsidR="00F12D53">
        <w:rPr>
          <w:lang w:val="en-US"/>
        </w:rPr>
        <w:fldChar w:fldCharType="end"/>
      </w:r>
      <w:r w:rsidR="00B532F7">
        <w:rPr>
          <w:lang w:val="en-US"/>
        </w:rPr>
        <w:fldChar w:fldCharType="end"/>
      </w:r>
      <w:r w:rsidR="009B7098">
        <w:rPr>
          <w:lang w:val="en-US"/>
        </w:rPr>
        <w:fldChar w:fldCharType="end"/>
      </w:r>
      <w:r w:rsidR="00067092">
        <w:rPr>
          <w:lang w:val="en-US"/>
        </w:rPr>
        <w:fldChar w:fldCharType="end"/>
      </w:r>
      <w:r w:rsidRPr="008C443D">
        <w:rPr>
          <w:rFonts w:eastAsia="Microsoft YaHei UI"/>
          <w:i/>
          <w:iCs/>
          <w:color w:val="000000"/>
          <w:lang w:val="en-US" w:eastAsia="zh-CN"/>
        </w:rPr>
        <w:t> is the total number of resource units. </w:t>
      </w:r>
      <w:r w:rsidR="00067092">
        <w:rPr>
          <w:lang w:val="en-US"/>
        </w:rPr>
        <w:fldChar w:fldCharType="begin"/>
      </w:r>
      <w:r w:rsidR="00067092">
        <w:rPr>
          <w:lang w:val="en-US"/>
        </w:rPr>
        <w:instrText xml:space="preserve"> INCLUDEPICTURE  "C:\\..\\..\\..\\..\\Users\\cmcc\\AppData\\Roaming\\Foxmail7\\Temp-9192-20220519203036\\Attach\\image027(05-25-10-12-00).png" \* MERGEFORMATINET </w:instrText>
      </w:r>
      <w:r w:rsidR="00067092">
        <w:rPr>
          <w:lang w:val="en-US"/>
        </w:rPr>
        <w:fldChar w:fldCharType="separate"/>
      </w:r>
      <w:r w:rsidR="009B7098">
        <w:rPr>
          <w:lang w:val="en-US"/>
        </w:rPr>
        <w:fldChar w:fldCharType="begin"/>
      </w:r>
      <w:r w:rsidR="009B7098">
        <w:rPr>
          <w:lang w:val="en-US"/>
        </w:rPr>
        <w:instrText xml:space="preserve"> INCLUDEPICTURE  "C:\\..\\..\\..\\..\\Users\\cmcc\\AppData\\Roaming\\Foxmail7\\Temp-9192-20220519203036\\Attach\\image027(05-25-10-12-00).png" \* MERGEFORMATINET </w:instrText>
      </w:r>
      <w:r w:rsidR="009B7098">
        <w:rPr>
          <w:lang w:val="en-US"/>
        </w:rPr>
        <w:fldChar w:fldCharType="separate"/>
      </w:r>
      <w:r w:rsidR="00B532F7">
        <w:rPr>
          <w:lang w:val="en-US"/>
        </w:rPr>
        <w:fldChar w:fldCharType="begin"/>
      </w:r>
      <w:r w:rsidR="00B532F7">
        <w:rPr>
          <w:lang w:val="en-US"/>
        </w:rPr>
        <w:instrText xml:space="preserve"> INCLUDEPICTURE  "C:\\..\\..\\..\\..\\Users\\cmcc\\AppData\\Roaming\\Foxmail7\\Temp-9192-20220519203036\\Attach\\image027(05-25-10-12-00).png" \* MERGEFORMATINET </w:instrText>
      </w:r>
      <w:r w:rsidR="00B532F7">
        <w:rPr>
          <w:lang w:val="en-US"/>
        </w:rPr>
        <w:fldChar w:fldCharType="separate"/>
      </w:r>
      <w:r w:rsidR="00F12D53">
        <w:rPr>
          <w:lang w:val="en-US"/>
        </w:rPr>
        <w:fldChar w:fldCharType="begin"/>
      </w:r>
      <w:r w:rsidR="00F12D53">
        <w:rPr>
          <w:lang w:val="en-US"/>
        </w:rPr>
        <w:instrText xml:space="preserve"> INCLUDEPICTURE  "C:\\..\\..\\..\\..\\Users\\cmcc\\AppData\\Roaming\\Foxmail7\\Temp-9192-20220519203036\\Attach\\image027(05-25-10-12-00).png" \* MERGEFORMATINET </w:instrText>
      </w:r>
      <w:r w:rsidR="00F12D53">
        <w:rPr>
          <w:lang w:val="en-US"/>
        </w:rPr>
        <w:fldChar w:fldCharType="separate"/>
      </w:r>
      <w:r w:rsidR="001B5688">
        <w:rPr>
          <w:lang w:val="en-US"/>
        </w:rPr>
        <w:fldChar w:fldCharType="begin"/>
      </w:r>
      <w:r w:rsidR="001B5688">
        <w:rPr>
          <w:lang w:val="en-US"/>
        </w:rPr>
        <w:instrText xml:space="preserve"> </w:instrText>
      </w:r>
      <w:r w:rsidR="001B5688">
        <w:rPr>
          <w:lang w:val="en-US"/>
        </w:rPr>
        <w:instrText>INCLUDEPICTURE  "C:\\..\\..\\..\\..\\Users\\cmcc\\AppData\\Roaming\\Foxmail7\\Temp-9192-20220519203036\\Attach\\image02</w:instrText>
      </w:r>
      <w:r w:rsidR="001B5688">
        <w:rPr>
          <w:lang w:val="en-US"/>
        </w:rPr>
        <w:instrText>7(05-25-10-12-00).png" \* MERGEFORMATINET</w:instrText>
      </w:r>
      <w:r w:rsidR="001B5688">
        <w:rPr>
          <w:lang w:val="en-US"/>
        </w:rPr>
        <w:instrText xml:space="preserve"> </w:instrText>
      </w:r>
      <w:r w:rsidR="001B5688">
        <w:rPr>
          <w:lang w:val="en-US"/>
        </w:rPr>
        <w:fldChar w:fldCharType="separate"/>
      </w:r>
      <w:r w:rsidR="002256D2">
        <w:rPr>
          <w:lang w:val="en-US"/>
        </w:rPr>
        <w:pict w14:anchorId="79AB628E">
          <v:shape id="_x0000_i1042" type="#_x0000_t75" style="width:18.75pt;height:12.75pt">
            <v:imagedata r:id="rId1845" r:href="rId1846"/>
          </v:shape>
        </w:pict>
      </w:r>
      <w:r w:rsidR="001B5688">
        <w:rPr>
          <w:lang w:val="en-US"/>
        </w:rPr>
        <w:fldChar w:fldCharType="end"/>
      </w:r>
      <w:r w:rsidR="00F12D53">
        <w:rPr>
          <w:lang w:val="en-US"/>
        </w:rPr>
        <w:fldChar w:fldCharType="end"/>
      </w:r>
      <w:r w:rsidR="00B532F7">
        <w:rPr>
          <w:lang w:val="en-US"/>
        </w:rPr>
        <w:fldChar w:fldCharType="end"/>
      </w:r>
      <w:r w:rsidR="009B7098">
        <w:rPr>
          <w:lang w:val="en-US"/>
        </w:rPr>
        <w:fldChar w:fldCharType="end"/>
      </w:r>
      <w:r w:rsidR="00067092">
        <w:rPr>
          <w:lang w:val="en-US"/>
        </w:rPr>
        <w:fldChar w:fldCharType="end"/>
      </w:r>
      <w:r w:rsidRPr="008C443D">
        <w:rPr>
          <w:rFonts w:eastAsia="Microsoft YaHei UI"/>
          <w:i/>
          <w:iCs/>
          <w:color w:val="000000"/>
          <w:lang w:val="en-US" w:eastAsia="zh-CN"/>
        </w:rPr>
        <w:t> denotes the average operation over multiple samples.</w:t>
      </w:r>
    </w:p>
    <w:p w14:paraId="3EE85867" w14:textId="3942C734" w:rsidR="008C443D" w:rsidRPr="008C443D" w:rsidRDefault="00067092" w:rsidP="008C443D">
      <w:pPr>
        <w:jc w:val="center"/>
        <w:rPr>
          <w:rFonts w:ascii="Microsoft YaHei UI" w:eastAsia="Microsoft YaHei UI" w:hAnsi="Microsoft YaHei UI"/>
          <w:lang w:val="en-US" w:eastAsia="zh-CN"/>
        </w:rPr>
      </w:pPr>
      <w:r>
        <w:rPr>
          <w:lang w:val="en-US"/>
        </w:rPr>
        <w:fldChar w:fldCharType="begin"/>
      </w:r>
      <w:r>
        <w:rPr>
          <w:lang w:val="en-US"/>
        </w:rPr>
        <w:instrText xml:space="preserve"> INCLUDEPICTURE  "C:\\..\\..\\..\\..\\Users\\cmcc\\AppData\\Roaming\\Foxmail7\\Temp-9192-20220519203036\\Attach\\image028(05-25-10-12-00).png" \* MERGEFORMATINET </w:instrText>
      </w:r>
      <w:r>
        <w:rPr>
          <w:lang w:val="en-US"/>
        </w:rPr>
        <w:fldChar w:fldCharType="separate"/>
      </w:r>
      <w:r w:rsidR="009B7098">
        <w:rPr>
          <w:lang w:val="en-US"/>
        </w:rPr>
        <w:fldChar w:fldCharType="begin"/>
      </w:r>
      <w:r w:rsidR="009B7098">
        <w:rPr>
          <w:lang w:val="en-US"/>
        </w:rPr>
        <w:instrText xml:space="preserve"> INCLUDEPICTURE  "C:\\..\\..\\..\\..\\Users\\cmcc\\AppData\\Roaming\\Foxmail7\\Temp-9192-20220519203036\\Attach\\image028(05-25-10-12-00).png" \* MERGEFORMATINET </w:instrText>
      </w:r>
      <w:r w:rsidR="009B7098">
        <w:rPr>
          <w:lang w:val="en-US"/>
        </w:rPr>
        <w:fldChar w:fldCharType="separate"/>
      </w:r>
      <w:r w:rsidR="00B532F7">
        <w:rPr>
          <w:lang w:val="en-US"/>
        </w:rPr>
        <w:fldChar w:fldCharType="begin"/>
      </w:r>
      <w:r w:rsidR="00B532F7">
        <w:rPr>
          <w:lang w:val="en-US"/>
        </w:rPr>
        <w:instrText xml:space="preserve"> INCLUDEPICTURE  "C:\\..\\..\\..\\..\\Users\\cmcc\\AppData\\Roaming\\Foxmail7\\Temp-9192-20220519203036\\Attach\\image028(05-25-10-12-00).png" \* MERGEFORMATINET </w:instrText>
      </w:r>
      <w:r w:rsidR="00B532F7">
        <w:rPr>
          <w:lang w:val="en-US"/>
        </w:rPr>
        <w:fldChar w:fldCharType="separate"/>
      </w:r>
      <w:r w:rsidR="00F12D53">
        <w:rPr>
          <w:lang w:val="en-US"/>
        </w:rPr>
        <w:fldChar w:fldCharType="begin"/>
      </w:r>
      <w:r w:rsidR="00F12D53">
        <w:rPr>
          <w:lang w:val="en-US"/>
        </w:rPr>
        <w:instrText xml:space="preserve"> INCLUDEPICTURE  "C:\\..\\..\\..\\..\\Users\\cmcc\\AppData\\Roaming\\Foxmail7\\Temp-9192-20220519203036\\Attach\\image028(05-25-10-12-00).png" \* MERGEFORMATINET </w:instrText>
      </w:r>
      <w:r w:rsidR="00F12D53">
        <w:rPr>
          <w:lang w:val="en-US"/>
        </w:rPr>
        <w:fldChar w:fldCharType="separate"/>
      </w:r>
      <w:r w:rsidR="001B5688">
        <w:rPr>
          <w:lang w:val="en-US"/>
        </w:rPr>
        <w:fldChar w:fldCharType="begin"/>
      </w:r>
      <w:r w:rsidR="001B5688">
        <w:rPr>
          <w:lang w:val="en-US"/>
        </w:rPr>
        <w:instrText xml:space="preserve"> </w:instrText>
      </w:r>
      <w:r w:rsidR="001B5688">
        <w:rPr>
          <w:lang w:val="en-US"/>
        </w:rPr>
        <w:instrText>INCLUDE</w:instrText>
      </w:r>
      <w:r w:rsidR="001B5688">
        <w:rPr>
          <w:lang w:val="en-US"/>
        </w:rPr>
        <w:instrText>PICTURE  "C:\\..\\..\\..\\..\\Users\\cmcc\\AppData\\Roaming\\Foxmail7\\Temp-9192-20220519203036\\Attach\\image028(05-25-10-12-00).png" \* MERGEFORMATINET</w:instrText>
      </w:r>
      <w:r w:rsidR="001B5688">
        <w:rPr>
          <w:lang w:val="en-US"/>
        </w:rPr>
        <w:instrText xml:space="preserve"> </w:instrText>
      </w:r>
      <w:r w:rsidR="001B5688">
        <w:rPr>
          <w:lang w:val="en-US"/>
        </w:rPr>
        <w:fldChar w:fldCharType="separate"/>
      </w:r>
      <w:r w:rsidR="002256D2">
        <w:rPr>
          <w:lang w:val="en-US"/>
        </w:rPr>
        <w:pict w14:anchorId="3EF0D25A">
          <v:shape id="_x0000_i1043" type="#_x0000_t75" style="width:312pt;height:43.5pt">
            <v:imagedata r:id="rId1847" r:href="rId1848"/>
          </v:shape>
        </w:pict>
      </w:r>
      <w:r w:rsidR="001B5688">
        <w:rPr>
          <w:lang w:val="en-US"/>
        </w:rPr>
        <w:fldChar w:fldCharType="end"/>
      </w:r>
      <w:r w:rsidR="00F12D53">
        <w:rPr>
          <w:lang w:val="en-US"/>
        </w:rPr>
        <w:fldChar w:fldCharType="end"/>
      </w:r>
      <w:r w:rsidR="00B532F7">
        <w:rPr>
          <w:lang w:val="en-US"/>
        </w:rPr>
        <w:fldChar w:fldCharType="end"/>
      </w:r>
      <w:r w:rsidR="009B7098">
        <w:rPr>
          <w:lang w:val="en-US"/>
        </w:rPr>
        <w:fldChar w:fldCharType="end"/>
      </w:r>
      <w:r>
        <w:rPr>
          <w:lang w:val="en-US"/>
        </w:rPr>
        <w:fldChar w:fldCharType="end"/>
      </w:r>
    </w:p>
    <w:p w14:paraId="72944C1E" w14:textId="70D744E3" w:rsidR="008C443D" w:rsidRPr="008C443D" w:rsidRDefault="008C443D" w:rsidP="00CF6E6D">
      <w:pPr>
        <w:pStyle w:val="ListParagraph"/>
        <w:numPr>
          <w:ilvl w:val="0"/>
          <w:numId w:val="503"/>
        </w:numPr>
        <w:rPr>
          <w:rFonts w:ascii="SimSun" w:hAnsi="SimSun" w:cs="SimSun"/>
          <w:color w:val="000000"/>
          <w:lang w:val="en-US" w:eastAsia="zh-CN"/>
        </w:rPr>
      </w:pPr>
      <w:r w:rsidRPr="008C443D">
        <w:rPr>
          <w:color w:val="000000"/>
          <w:lang w:val="en-US" w:eastAsia="zh-CN"/>
        </w:rPr>
        <w:t>Method 2: Weighted average over all layers</w:t>
      </w:r>
    </w:p>
    <w:p w14:paraId="3E391FE6" w14:textId="52A04EE5" w:rsidR="008C443D" w:rsidRPr="008C443D" w:rsidRDefault="008C443D" w:rsidP="00CF6E6D">
      <w:pPr>
        <w:pStyle w:val="ListParagraph"/>
        <w:numPr>
          <w:ilvl w:val="1"/>
          <w:numId w:val="503"/>
        </w:numPr>
        <w:rPr>
          <w:rFonts w:ascii="Microsoft YaHei UI" w:eastAsia="Microsoft YaHei UI" w:hAnsi="Microsoft YaHei UI" w:cs="SimSun"/>
          <w:color w:val="000000"/>
          <w:lang w:val="en-US" w:eastAsia="zh-CN"/>
        </w:rPr>
      </w:pPr>
      <w:r w:rsidRPr="008C443D">
        <w:rPr>
          <w:rFonts w:eastAsia="Microsoft YaHei UI"/>
          <w:i/>
          <w:iCs/>
          <w:color w:val="000000"/>
          <w:lang w:val="en-US" w:eastAsia="zh-CN"/>
        </w:rPr>
        <w:t>Note: Companies to report the formula (e.g., whether normalization is applied for eigenvalues)</w:t>
      </w:r>
    </w:p>
    <w:p w14:paraId="30897DEB" w14:textId="182AE238" w:rsidR="008C443D" w:rsidRPr="008C443D" w:rsidRDefault="008C443D" w:rsidP="00CF6E6D">
      <w:pPr>
        <w:pStyle w:val="ListParagraph"/>
        <w:numPr>
          <w:ilvl w:val="0"/>
          <w:numId w:val="503"/>
        </w:numPr>
        <w:rPr>
          <w:rFonts w:ascii="SimSun" w:hAnsi="SimSun" w:cs="SimSun"/>
          <w:color w:val="000000"/>
          <w:lang w:val="en-US" w:eastAsia="zh-CN"/>
        </w:rPr>
      </w:pPr>
      <w:r w:rsidRPr="008C443D">
        <w:rPr>
          <w:color w:val="000000"/>
          <w:lang w:val="en-US" w:eastAsia="zh-CN"/>
        </w:rPr>
        <w:t>Method 3: GCS/SGCS is separately calculated for each layer (e.g., for K layers, K GCS/SGCS values are derived respectively, and comparison is performed per layer)</w:t>
      </w:r>
    </w:p>
    <w:p w14:paraId="25B05F2A" w14:textId="0D050BE6" w:rsidR="008C443D" w:rsidRPr="008C443D" w:rsidRDefault="008C443D" w:rsidP="00CF6E6D">
      <w:pPr>
        <w:pStyle w:val="ListParagraph"/>
        <w:numPr>
          <w:ilvl w:val="0"/>
          <w:numId w:val="503"/>
        </w:numPr>
        <w:rPr>
          <w:rFonts w:ascii="SimSun" w:hAnsi="SimSun" w:cs="SimSun"/>
          <w:color w:val="000000"/>
          <w:lang w:val="en-US" w:eastAsia="zh-CN"/>
        </w:rPr>
      </w:pPr>
      <w:r w:rsidRPr="008C443D">
        <w:rPr>
          <w:color w:val="000000"/>
          <w:lang w:val="en-US" w:eastAsia="zh-CN"/>
        </w:rPr>
        <w:t>Other methods are not precluded</w:t>
      </w:r>
    </w:p>
    <w:p w14:paraId="7A3F89F9" w14:textId="0A22E186" w:rsidR="008C443D" w:rsidRPr="008C443D" w:rsidRDefault="008C443D" w:rsidP="00CF6E6D">
      <w:pPr>
        <w:pStyle w:val="ListParagraph"/>
        <w:numPr>
          <w:ilvl w:val="0"/>
          <w:numId w:val="503"/>
        </w:numPr>
        <w:rPr>
          <w:rFonts w:ascii="SimSun" w:hAnsi="SimSun" w:cs="SimSun"/>
          <w:color w:val="000000"/>
          <w:lang w:val="en-US" w:eastAsia="zh-CN"/>
        </w:rPr>
      </w:pPr>
      <w:r w:rsidRPr="008C443D">
        <w:rPr>
          <w:color w:val="000000"/>
          <w:lang w:val="en-US" w:eastAsia="zh-CN"/>
        </w:rPr>
        <w:t>FFS: Further down-selection among the above options or take one/a subset of the above methods as baseline(s).</w:t>
      </w:r>
    </w:p>
    <w:p w14:paraId="4C4AA7DB" w14:textId="590C4449" w:rsidR="002232A5" w:rsidRDefault="002232A5" w:rsidP="008C443D">
      <w:pPr>
        <w:rPr>
          <w:lang w:val="en-US"/>
        </w:rPr>
      </w:pPr>
    </w:p>
    <w:p w14:paraId="3F6AC461" w14:textId="52ADC15D" w:rsidR="000F3DE0" w:rsidRPr="004910AC" w:rsidRDefault="008C443D" w:rsidP="00F2566F">
      <w:pPr>
        <w:rPr>
          <w:lang w:eastAsia="x-none"/>
        </w:rPr>
      </w:pPr>
      <w:r>
        <w:rPr>
          <w:lang w:val="en-US"/>
        </w:rPr>
        <w:t xml:space="preserve">Final summary in </w:t>
      </w:r>
      <w:hyperlink r:id="rId1849" w:history="1">
        <w:r w:rsidR="000B5C49">
          <w:rPr>
            <w:rStyle w:val="Hyperlink"/>
            <w:lang w:val="en-US"/>
          </w:rPr>
          <w:t>R1-2205492</w:t>
        </w:r>
      </w:hyperlink>
      <w:r>
        <w:rPr>
          <w:lang w:eastAsia="x-none"/>
        </w:rPr>
        <w:t>.</w:t>
      </w:r>
    </w:p>
    <w:p w14:paraId="6766C16C" w14:textId="77777777" w:rsidR="008F4B8C" w:rsidRDefault="008F4B8C" w:rsidP="007D2B4B">
      <w:pPr>
        <w:pStyle w:val="Heading4"/>
      </w:pPr>
      <w:bookmarkStart w:id="281" w:name="_Toc101357050"/>
      <w:bookmarkStart w:id="282" w:name="_Toc105521388"/>
      <w:r>
        <w:t>Other aspects on AI/ML for CSI feedback enhancement</w:t>
      </w:r>
      <w:bookmarkEnd w:id="281"/>
      <w:bookmarkEnd w:id="282"/>
    </w:p>
    <w:p w14:paraId="6C1729AB" w14:textId="33C32C51" w:rsidR="008F4B8C" w:rsidRDefault="008F4B8C" w:rsidP="008F4B8C">
      <w:pPr>
        <w:rPr>
          <w:i/>
          <w:iCs/>
          <w:color w:val="000000"/>
          <w:szCs w:val="20"/>
          <w:lang w:eastAsia="x-none"/>
        </w:rPr>
      </w:pPr>
      <w:r>
        <w:rPr>
          <w:i/>
          <w:iCs/>
          <w:color w:val="000000"/>
          <w:szCs w:val="20"/>
          <w:lang w:eastAsia="x-none"/>
        </w:rPr>
        <w:t>Including </w:t>
      </w:r>
      <w:r>
        <w:rPr>
          <w:i/>
          <w:iCs/>
          <w:color w:val="000000"/>
          <w:szCs w:val="20"/>
          <w:shd w:val="clear" w:color="auto" w:fill="FFFFFF"/>
          <w:lang w:eastAsia="x-none"/>
        </w:rPr>
        <w:t>finalization of representative sub use cases (by RAN1#111) and</w:t>
      </w:r>
      <w:r>
        <w:rPr>
          <w:i/>
          <w:iCs/>
          <w:color w:val="000000"/>
          <w:szCs w:val="20"/>
          <w:lang w:eastAsia="x-none"/>
        </w:rPr>
        <w:t xml:space="preserve"> discussions on potential specification impact.</w:t>
      </w:r>
    </w:p>
    <w:p w14:paraId="6187FCB6" w14:textId="77777777" w:rsidR="007D2B4B" w:rsidRDefault="007D2B4B" w:rsidP="007D2B4B"/>
    <w:p w14:paraId="4FA6725E" w14:textId="27B40647" w:rsidR="008F4B8C" w:rsidRPr="00B93DA4" w:rsidRDefault="001B5688" w:rsidP="008F4B8C">
      <w:pPr>
        <w:rPr>
          <w:lang w:eastAsia="x-none"/>
        </w:rPr>
      </w:pPr>
      <w:hyperlink r:id="rId1850" w:history="1">
        <w:r w:rsidR="000B5C49">
          <w:rPr>
            <w:rStyle w:val="Hyperlink"/>
            <w:lang w:eastAsia="x-none"/>
          </w:rPr>
          <w:t>R1-2203069</w:t>
        </w:r>
      </w:hyperlink>
      <w:r w:rsidR="008F4B8C" w:rsidRPr="00B93DA4">
        <w:rPr>
          <w:lang w:eastAsia="x-none"/>
        </w:rPr>
        <w:tab/>
        <w:t>Discussion on sub use cases of AI/ML for CSI feedback enhancement use case</w:t>
      </w:r>
      <w:r w:rsidR="008F4B8C" w:rsidRPr="00B93DA4">
        <w:rPr>
          <w:lang w:eastAsia="x-none"/>
        </w:rPr>
        <w:tab/>
        <w:t>FUTUREWEI</w:t>
      </w:r>
    </w:p>
    <w:p w14:paraId="3F7E53B2" w14:textId="42EDD679" w:rsidR="008F4B8C" w:rsidRPr="00B93DA4" w:rsidRDefault="001B5688" w:rsidP="008F4B8C">
      <w:pPr>
        <w:rPr>
          <w:lang w:eastAsia="x-none"/>
        </w:rPr>
      </w:pPr>
      <w:hyperlink r:id="rId1851" w:history="1">
        <w:r w:rsidR="000B5C49">
          <w:rPr>
            <w:rStyle w:val="Hyperlink"/>
            <w:lang w:eastAsia="x-none"/>
          </w:rPr>
          <w:t>R1-2203141</w:t>
        </w:r>
      </w:hyperlink>
      <w:r w:rsidR="008F4B8C" w:rsidRPr="00B93DA4">
        <w:rPr>
          <w:lang w:eastAsia="x-none"/>
        </w:rPr>
        <w:tab/>
        <w:t>Discussion on AI/ML for CSI feedback enhancement</w:t>
      </w:r>
      <w:r w:rsidR="008F4B8C" w:rsidRPr="00B93DA4">
        <w:rPr>
          <w:lang w:eastAsia="x-none"/>
        </w:rPr>
        <w:tab/>
        <w:t>Huawei, HiSilicon</w:t>
      </w:r>
    </w:p>
    <w:p w14:paraId="6C5D9B71" w14:textId="66F43B33" w:rsidR="008F4B8C" w:rsidRPr="00B93DA4" w:rsidRDefault="001B5688" w:rsidP="008F4B8C">
      <w:pPr>
        <w:rPr>
          <w:lang w:eastAsia="x-none"/>
        </w:rPr>
      </w:pPr>
      <w:hyperlink r:id="rId1852" w:history="1">
        <w:r w:rsidR="000B5C49">
          <w:rPr>
            <w:rStyle w:val="Hyperlink"/>
            <w:lang w:eastAsia="x-none"/>
          </w:rPr>
          <w:t>R1-2203249</w:t>
        </w:r>
      </w:hyperlink>
      <w:r w:rsidR="008F4B8C" w:rsidRPr="00B93DA4">
        <w:rPr>
          <w:lang w:eastAsia="x-none"/>
        </w:rPr>
        <w:tab/>
        <w:t>Discussion on potential enhancements for AI/ML based CSI feedback</w:t>
      </w:r>
      <w:r w:rsidR="008F4B8C" w:rsidRPr="00B93DA4">
        <w:rPr>
          <w:lang w:eastAsia="x-none"/>
        </w:rPr>
        <w:tab/>
        <w:t>ZTE</w:t>
      </w:r>
    </w:p>
    <w:p w14:paraId="5E213EB3" w14:textId="145799A1" w:rsidR="008F4B8C" w:rsidRPr="00B93DA4" w:rsidRDefault="001B5688" w:rsidP="008F4B8C">
      <w:pPr>
        <w:rPr>
          <w:lang w:eastAsia="x-none"/>
        </w:rPr>
      </w:pPr>
      <w:hyperlink r:id="rId1853" w:history="1">
        <w:r w:rsidR="000B5C49">
          <w:rPr>
            <w:rStyle w:val="Hyperlink"/>
            <w:lang w:eastAsia="x-none"/>
          </w:rPr>
          <w:t>R1-2203282</w:t>
        </w:r>
      </w:hyperlink>
      <w:r w:rsidR="008F4B8C" w:rsidRPr="00B93DA4">
        <w:rPr>
          <w:lang w:eastAsia="x-none"/>
        </w:rPr>
        <w:tab/>
        <w:t>Discussions on AI-CSI</w:t>
      </w:r>
      <w:r w:rsidR="008F4B8C" w:rsidRPr="00B93DA4">
        <w:rPr>
          <w:lang w:eastAsia="x-none"/>
        </w:rPr>
        <w:tab/>
        <w:t>Ericsson</w:t>
      </w:r>
    </w:p>
    <w:p w14:paraId="3C6F5496" w14:textId="0F4E2F09" w:rsidR="008F4B8C" w:rsidRPr="00B93DA4" w:rsidRDefault="001B5688" w:rsidP="008F4B8C">
      <w:pPr>
        <w:rPr>
          <w:lang w:eastAsia="x-none"/>
        </w:rPr>
      </w:pPr>
      <w:hyperlink r:id="rId1854" w:history="1">
        <w:r w:rsidR="000B5C49">
          <w:rPr>
            <w:rStyle w:val="Hyperlink"/>
            <w:lang w:eastAsia="x-none"/>
          </w:rPr>
          <w:t>R1-2203452</w:t>
        </w:r>
      </w:hyperlink>
      <w:r w:rsidR="008F4B8C" w:rsidRPr="00B93DA4">
        <w:rPr>
          <w:lang w:eastAsia="x-none"/>
        </w:rPr>
        <w:tab/>
        <w:t>Discussion on other aspects on AI/ML for CSI feedback</w:t>
      </w:r>
      <w:r w:rsidR="008F4B8C" w:rsidRPr="00B93DA4">
        <w:rPr>
          <w:lang w:eastAsia="x-none"/>
        </w:rPr>
        <w:tab/>
        <w:t>CATT</w:t>
      </w:r>
    </w:p>
    <w:p w14:paraId="160CC620" w14:textId="095260F4" w:rsidR="008F4B8C" w:rsidRPr="00B93DA4" w:rsidRDefault="001B5688" w:rsidP="008F4B8C">
      <w:pPr>
        <w:rPr>
          <w:lang w:eastAsia="x-none"/>
        </w:rPr>
      </w:pPr>
      <w:hyperlink r:id="rId1855" w:history="1">
        <w:r w:rsidR="000B5C49">
          <w:rPr>
            <w:rStyle w:val="Hyperlink"/>
            <w:lang w:eastAsia="x-none"/>
          </w:rPr>
          <w:t>R1-2203551</w:t>
        </w:r>
      </w:hyperlink>
      <w:r w:rsidR="008F4B8C" w:rsidRPr="00B93DA4">
        <w:rPr>
          <w:lang w:eastAsia="x-none"/>
        </w:rPr>
        <w:tab/>
        <w:t>Other aspects on AI/ML for CSI feedback enhancement</w:t>
      </w:r>
      <w:r w:rsidR="008F4B8C" w:rsidRPr="00B93DA4">
        <w:rPr>
          <w:lang w:eastAsia="x-none"/>
        </w:rPr>
        <w:tab/>
        <w:t>vivo</w:t>
      </w:r>
    </w:p>
    <w:p w14:paraId="031985FB" w14:textId="5F3C52F4" w:rsidR="008F4B8C" w:rsidRPr="00B93DA4" w:rsidRDefault="001B5688" w:rsidP="008F4B8C">
      <w:pPr>
        <w:rPr>
          <w:lang w:eastAsia="x-none"/>
        </w:rPr>
      </w:pPr>
      <w:hyperlink r:id="rId1856" w:history="1">
        <w:r w:rsidR="000B5C49">
          <w:rPr>
            <w:rStyle w:val="Hyperlink"/>
            <w:lang w:eastAsia="x-none"/>
          </w:rPr>
          <w:t>R1-2203614</w:t>
        </w:r>
      </w:hyperlink>
      <w:r w:rsidR="008F4B8C" w:rsidRPr="00B93DA4">
        <w:rPr>
          <w:lang w:eastAsia="x-none"/>
        </w:rPr>
        <w:tab/>
        <w:t>Discussion on AI/ML for CSI feedback enhancement</w:t>
      </w:r>
      <w:r w:rsidR="008F4B8C" w:rsidRPr="00B93DA4">
        <w:rPr>
          <w:lang w:eastAsia="x-none"/>
        </w:rPr>
        <w:tab/>
        <w:t>GDCNI</w:t>
      </w:r>
      <w:r w:rsidR="004857A0">
        <w:rPr>
          <w:lang w:eastAsia="x-none"/>
        </w:rPr>
        <w:tab/>
        <w:t>(Late submission)</w:t>
      </w:r>
    </w:p>
    <w:p w14:paraId="0535A52F" w14:textId="6F5932B9" w:rsidR="008F4B8C" w:rsidRPr="00B93DA4" w:rsidRDefault="001B5688" w:rsidP="008F4B8C">
      <w:pPr>
        <w:rPr>
          <w:lang w:eastAsia="x-none"/>
        </w:rPr>
      </w:pPr>
      <w:hyperlink r:id="rId1857" w:history="1">
        <w:r w:rsidR="000B5C49">
          <w:rPr>
            <w:rStyle w:val="Hyperlink"/>
            <w:lang w:eastAsia="x-none"/>
          </w:rPr>
          <w:t>R1-2203729</w:t>
        </w:r>
      </w:hyperlink>
      <w:r w:rsidR="008F4B8C" w:rsidRPr="00B93DA4">
        <w:rPr>
          <w:lang w:eastAsia="x-none"/>
        </w:rPr>
        <w:tab/>
        <w:t>Considerations on CSI measurement enhancements via AI/ML</w:t>
      </w:r>
      <w:r w:rsidR="008F4B8C" w:rsidRPr="00B93DA4">
        <w:rPr>
          <w:lang w:eastAsia="x-none"/>
        </w:rPr>
        <w:tab/>
        <w:t>Sony</w:t>
      </w:r>
    </w:p>
    <w:p w14:paraId="760EBBFD" w14:textId="1A460316" w:rsidR="008F4B8C" w:rsidRPr="00B93DA4" w:rsidRDefault="001B5688" w:rsidP="008F4B8C">
      <w:pPr>
        <w:rPr>
          <w:lang w:eastAsia="x-none"/>
        </w:rPr>
      </w:pPr>
      <w:hyperlink r:id="rId1858" w:history="1">
        <w:r w:rsidR="000B5C49">
          <w:rPr>
            <w:rStyle w:val="Hyperlink"/>
            <w:lang w:eastAsia="x-none"/>
          </w:rPr>
          <w:t>R1-2203809</w:t>
        </w:r>
      </w:hyperlink>
      <w:r w:rsidR="008F4B8C" w:rsidRPr="00B93DA4">
        <w:rPr>
          <w:lang w:eastAsia="x-none"/>
        </w:rPr>
        <w:tab/>
        <w:t>Discussion on AI for CSI feedback enhancement</w:t>
      </w:r>
      <w:r w:rsidR="008F4B8C" w:rsidRPr="00B93DA4">
        <w:rPr>
          <w:lang w:eastAsia="x-none"/>
        </w:rPr>
        <w:tab/>
        <w:t>xiaomi</w:t>
      </w:r>
    </w:p>
    <w:p w14:paraId="2E4EC76C" w14:textId="1B538CF8" w:rsidR="008F4B8C" w:rsidRPr="00B93DA4" w:rsidRDefault="001B5688" w:rsidP="008F4B8C">
      <w:pPr>
        <w:rPr>
          <w:lang w:eastAsia="x-none"/>
        </w:rPr>
      </w:pPr>
      <w:hyperlink r:id="rId1859" w:history="1">
        <w:r w:rsidR="000B5C49">
          <w:rPr>
            <w:rStyle w:val="Hyperlink"/>
            <w:lang w:eastAsia="x-none"/>
          </w:rPr>
          <w:t>R1-2203898</w:t>
        </w:r>
      </w:hyperlink>
      <w:r w:rsidR="008F4B8C" w:rsidRPr="00B93DA4">
        <w:rPr>
          <w:lang w:eastAsia="x-none"/>
        </w:rPr>
        <w:tab/>
        <w:t>Representative sub use cases for CSI feedback enhancement</w:t>
      </w:r>
      <w:r w:rsidR="008F4B8C" w:rsidRPr="00B93DA4">
        <w:rPr>
          <w:lang w:eastAsia="x-none"/>
        </w:rPr>
        <w:tab/>
        <w:t>Samsung</w:t>
      </w:r>
    </w:p>
    <w:p w14:paraId="1F4541CB" w14:textId="75B1C1D5" w:rsidR="008F4B8C" w:rsidRPr="00B93DA4" w:rsidRDefault="001B5688" w:rsidP="008F4B8C">
      <w:pPr>
        <w:rPr>
          <w:lang w:eastAsia="x-none"/>
        </w:rPr>
      </w:pPr>
      <w:hyperlink r:id="rId1860" w:history="1">
        <w:r w:rsidR="000B5C49">
          <w:rPr>
            <w:rStyle w:val="Hyperlink"/>
            <w:lang w:eastAsia="x-none"/>
          </w:rPr>
          <w:t>R1-2203939</w:t>
        </w:r>
      </w:hyperlink>
      <w:r w:rsidR="008F4B8C" w:rsidRPr="00B93DA4">
        <w:rPr>
          <w:lang w:eastAsia="x-none"/>
        </w:rPr>
        <w:tab/>
        <w:t>Discussion on AI/ML for CSI feedback enhancement</w:t>
      </w:r>
      <w:r w:rsidR="008F4B8C" w:rsidRPr="00B93DA4">
        <w:rPr>
          <w:lang w:eastAsia="x-none"/>
        </w:rPr>
        <w:tab/>
        <w:t>NEC</w:t>
      </w:r>
    </w:p>
    <w:p w14:paraId="3EF9CE21" w14:textId="4061DC10" w:rsidR="008F4B8C" w:rsidRPr="00B93DA4" w:rsidRDefault="001B5688" w:rsidP="008F4B8C">
      <w:pPr>
        <w:rPr>
          <w:lang w:eastAsia="x-none"/>
        </w:rPr>
      </w:pPr>
      <w:hyperlink r:id="rId1861" w:history="1">
        <w:r w:rsidR="000B5C49">
          <w:rPr>
            <w:rStyle w:val="Hyperlink"/>
            <w:lang w:eastAsia="x-none"/>
          </w:rPr>
          <w:t>R1-2204016</w:t>
        </w:r>
      </w:hyperlink>
      <w:r w:rsidR="008F4B8C" w:rsidRPr="00B93DA4">
        <w:rPr>
          <w:lang w:eastAsia="x-none"/>
        </w:rPr>
        <w:tab/>
        <w:t>On sub use cases and other aspects of AI/ML for CSI feedback enhancement</w:t>
      </w:r>
      <w:r w:rsidR="008F4B8C" w:rsidRPr="00B93DA4">
        <w:rPr>
          <w:lang w:eastAsia="x-none"/>
        </w:rPr>
        <w:tab/>
        <w:t>OPPO</w:t>
      </w:r>
    </w:p>
    <w:p w14:paraId="1065A979" w14:textId="3E53D482" w:rsidR="008F4B8C" w:rsidRPr="00B93DA4" w:rsidRDefault="001B5688" w:rsidP="008F4B8C">
      <w:pPr>
        <w:rPr>
          <w:lang w:eastAsia="x-none"/>
        </w:rPr>
      </w:pPr>
      <w:hyperlink r:id="rId1862" w:history="1">
        <w:r w:rsidR="000B5C49">
          <w:rPr>
            <w:rStyle w:val="Hyperlink"/>
            <w:lang w:eastAsia="x-none"/>
          </w:rPr>
          <w:t>R1-2204051</w:t>
        </w:r>
      </w:hyperlink>
      <w:r w:rsidR="008F4B8C" w:rsidRPr="00B93DA4">
        <w:rPr>
          <w:lang w:eastAsia="x-none"/>
        </w:rPr>
        <w:tab/>
        <w:t>Discussion on AI/ML for CSI feedback enhancement</w:t>
      </w:r>
      <w:r w:rsidR="008F4B8C" w:rsidRPr="00B93DA4">
        <w:rPr>
          <w:lang w:eastAsia="x-none"/>
        </w:rPr>
        <w:tab/>
        <w:t>InterDigital, Inc.</w:t>
      </w:r>
    </w:p>
    <w:p w14:paraId="27234680" w14:textId="6D79A679" w:rsidR="008F4B8C" w:rsidRPr="00B93DA4" w:rsidRDefault="001B5688" w:rsidP="008F4B8C">
      <w:pPr>
        <w:rPr>
          <w:lang w:eastAsia="x-none"/>
        </w:rPr>
      </w:pPr>
      <w:hyperlink r:id="rId1863" w:history="1">
        <w:r w:rsidR="000B5C49">
          <w:rPr>
            <w:rStyle w:val="Hyperlink"/>
            <w:lang w:eastAsia="x-none"/>
          </w:rPr>
          <w:t>R1-2204057</w:t>
        </w:r>
      </w:hyperlink>
      <w:r w:rsidR="008F4B8C" w:rsidRPr="00B93DA4">
        <w:rPr>
          <w:lang w:eastAsia="x-none"/>
        </w:rPr>
        <w:tab/>
        <w:t>CSI compression with AI/ML</w:t>
      </w:r>
      <w:r w:rsidR="008F4B8C" w:rsidRPr="00B93DA4">
        <w:rPr>
          <w:lang w:eastAsia="x-none"/>
        </w:rPr>
        <w:tab/>
        <w:t>Beijing Jiaotong University</w:t>
      </w:r>
    </w:p>
    <w:p w14:paraId="0F54512E" w14:textId="16EE08AB" w:rsidR="008F4B8C" w:rsidRPr="00B93DA4" w:rsidRDefault="001B5688" w:rsidP="008F4B8C">
      <w:pPr>
        <w:rPr>
          <w:lang w:eastAsia="x-none"/>
        </w:rPr>
      </w:pPr>
      <w:hyperlink r:id="rId1864" w:history="1">
        <w:r w:rsidR="000B5C49">
          <w:rPr>
            <w:rStyle w:val="Hyperlink"/>
            <w:lang w:eastAsia="x-none"/>
          </w:rPr>
          <w:t>R1-2204150</w:t>
        </w:r>
      </w:hyperlink>
      <w:r w:rsidR="008F4B8C" w:rsidRPr="00B93DA4">
        <w:rPr>
          <w:lang w:eastAsia="x-none"/>
        </w:rPr>
        <w:tab/>
        <w:t>Other aspects on AI/ML for CSI feedback enhancement</w:t>
      </w:r>
      <w:r w:rsidR="008F4B8C" w:rsidRPr="00B93DA4">
        <w:rPr>
          <w:lang w:eastAsia="x-none"/>
        </w:rPr>
        <w:tab/>
        <w:t>LG Electronics</w:t>
      </w:r>
    </w:p>
    <w:p w14:paraId="30BAF96D" w14:textId="1A26D2C6" w:rsidR="008F4B8C" w:rsidRPr="00B93DA4" w:rsidRDefault="001B5688" w:rsidP="008F4B8C">
      <w:pPr>
        <w:rPr>
          <w:lang w:eastAsia="x-none"/>
        </w:rPr>
      </w:pPr>
      <w:hyperlink r:id="rId1865" w:history="1">
        <w:r w:rsidR="000B5C49">
          <w:rPr>
            <w:rStyle w:val="Hyperlink"/>
            <w:lang w:eastAsia="x-none"/>
          </w:rPr>
          <w:t>R1-2204181</w:t>
        </w:r>
      </w:hyperlink>
      <w:r w:rsidR="008F4B8C" w:rsidRPr="00B93DA4">
        <w:rPr>
          <w:lang w:eastAsia="x-none"/>
        </w:rPr>
        <w:tab/>
        <w:t>Discussions on AI-ML for CSI feedback</w:t>
      </w:r>
      <w:r w:rsidR="008F4B8C" w:rsidRPr="00B93DA4">
        <w:rPr>
          <w:lang w:eastAsia="x-none"/>
        </w:rPr>
        <w:tab/>
        <w:t>CAICT</w:t>
      </w:r>
    </w:p>
    <w:p w14:paraId="0FFF886B" w14:textId="7522D183" w:rsidR="008F4B8C" w:rsidRPr="00B93DA4" w:rsidRDefault="001B5688" w:rsidP="008F4B8C">
      <w:pPr>
        <w:rPr>
          <w:lang w:eastAsia="x-none"/>
        </w:rPr>
      </w:pPr>
      <w:hyperlink r:id="rId1866" w:history="1">
        <w:r w:rsidR="000B5C49">
          <w:rPr>
            <w:rStyle w:val="Hyperlink"/>
            <w:lang w:eastAsia="x-none"/>
          </w:rPr>
          <w:t>R1-2204239</w:t>
        </w:r>
      </w:hyperlink>
      <w:r w:rsidR="008F4B8C" w:rsidRPr="00B93DA4">
        <w:rPr>
          <w:lang w:eastAsia="x-none"/>
        </w:rPr>
        <w:tab/>
        <w:t>Discussion on other aspects on AI/ML for CSI feedback</w:t>
      </w:r>
      <w:r w:rsidR="008F4B8C" w:rsidRPr="00B93DA4">
        <w:rPr>
          <w:lang w:eastAsia="x-none"/>
        </w:rPr>
        <w:tab/>
        <w:t>Apple</w:t>
      </w:r>
    </w:p>
    <w:p w14:paraId="59211EBA" w14:textId="78C02525" w:rsidR="008F4B8C" w:rsidRPr="00B93DA4" w:rsidRDefault="001B5688" w:rsidP="008F4B8C">
      <w:pPr>
        <w:rPr>
          <w:lang w:eastAsia="x-none"/>
        </w:rPr>
      </w:pPr>
      <w:hyperlink r:id="rId1867" w:history="1">
        <w:r w:rsidR="000B5C49">
          <w:rPr>
            <w:rStyle w:val="Hyperlink"/>
            <w:lang w:eastAsia="x-none"/>
          </w:rPr>
          <w:t>R1-2204296</w:t>
        </w:r>
      </w:hyperlink>
      <w:r w:rsidR="008F4B8C" w:rsidRPr="00B93DA4">
        <w:rPr>
          <w:lang w:eastAsia="x-none"/>
        </w:rPr>
        <w:tab/>
        <w:t>Discussion on other aspects on AI/ML for CSI feedback enhancement</w:t>
      </w:r>
      <w:r w:rsidR="008F4B8C" w:rsidRPr="00B93DA4">
        <w:rPr>
          <w:lang w:eastAsia="x-none"/>
        </w:rPr>
        <w:tab/>
        <w:t>CMCC</w:t>
      </w:r>
    </w:p>
    <w:p w14:paraId="66A4A5B4" w14:textId="35A19D91" w:rsidR="008F4B8C" w:rsidRPr="00B93DA4" w:rsidRDefault="001B5688" w:rsidP="008F4B8C">
      <w:pPr>
        <w:rPr>
          <w:lang w:eastAsia="x-none"/>
        </w:rPr>
      </w:pPr>
      <w:hyperlink r:id="rId1868" w:history="1">
        <w:r w:rsidR="000B5C49">
          <w:rPr>
            <w:rStyle w:val="Hyperlink"/>
            <w:lang w:eastAsia="x-none"/>
          </w:rPr>
          <w:t>R1-2204376</w:t>
        </w:r>
      </w:hyperlink>
      <w:r w:rsidR="008F4B8C" w:rsidRPr="00B93DA4">
        <w:rPr>
          <w:lang w:eastAsia="x-none"/>
        </w:rPr>
        <w:tab/>
        <w:t>Discussion on other aspects on AI/ML for CSI feedback enhancement</w:t>
      </w:r>
      <w:r w:rsidR="008F4B8C" w:rsidRPr="00B93DA4">
        <w:rPr>
          <w:lang w:eastAsia="x-none"/>
        </w:rPr>
        <w:tab/>
        <w:t>NTT DOCOMO, INC.</w:t>
      </w:r>
    </w:p>
    <w:p w14:paraId="5575C5F4" w14:textId="19109D2B" w:rsidR="008F4B8C" w:rsidRPr="00B93DA4" w:rsidRDefault="001B5688" w:rsidP="008F4B8C">
      <w:pPr>
        <w:rPr>
          <w:lang w:eastAsia="x-none"/>
        </w:rPr>
      </w:pPr>
      <w:hyperlink r:id="rId1869" w:history="1">
        <w:r w:rsidR="000B5C49">
          <w:rPr>
            <w:rStyle w:val="Hyperlink"/>
            <w:lang w:eastAsia="x-none"/>
          </w:rPr>
          <w:t>R1-2204418</w:t>
        </w:r>
      </w:hyperlink>
      <w:r w:rsidR="008F4B8C" w:rsidRPr="00B93DA4">
        <w:rPr>
          <w:lang w:eastAsia="x-none"/>
        </w:rPr>
        <w:tab/>
        <w:t>Further aspects of AI/ML for CSI feedback</w:t>
      </w:r>
      <w:r w:rsidR="008F4B8C" w:rsidRPr="00B93DA4">
        <w:rPr>
          <w:lang w:eastAsia="x-none"/>
        </w:rPr>
        <w:tab/>
        <w:t>Lenovo</w:t>
      </w:r>
    </w:p>
    <w:p w14:paraId="2237FA22" w14:textId="2D588485" w:rsidR="008F4B8C" w:rsidRPr="00B93DA4" w:rsidRDefault="001B5688" w:rsidP="008F4B8C">
      <w:pPr>
        <w:rPr>
          <w:lang w:eastAsia="x-none"/>
        </w:rPr>
      </w:pPr>
      <w:hyperlink r:id="rId1870" w:history="1">
        <w:r w:rsidR="000B5C49">
          <w:rPr>
            <w:rStyle w:val="Hyperlink"/>
            <w:lang w:eastAsia="x-none"/>
          </w:rPr>
          <w:t>R1-2204500</w:t>
        </w:r>
      </w:hyperlink>
      <w:r w:rsidR="008F4B8C" w:rsidRPr="00B93DA4">
        <w:rPr>
          <w:lang w:eastAsia="x-none"/>
        </w:rPr>
        <w:tab/>
        <w:t>Discussion on other aspects on AI/ML for CSI feedback</w:t>
      </w:r>
      <w:r w:rsidR="008F4B8C" w:rsidRPr="00B93DA4">
        <w:rPr>
          <w:lang w:eastAsia="x-none"/>
        </w:rPr>
        <w:tab/>
        <w:t>Spreadtrum Communications</w:t>
      </w:r>
    </w:p>
    <w:p w14:paraId="5883B1AF" w14:textId="76CD586D" w:rsidR="008F4B8C" w:rsidRPr="00B93DA4" w:rsidRDefault="001B5688" w:rsidP="008F4B8C">
      <w:pPr>
        <w:rPr>
          <w:lang w:eastAsia="x-none"/>
        </w:rPr>
      </w:pPr>
      <w:hyperlink r:id="rId1871" w:history="1">
        <w:r w:rsidR="000B5C49">
          <w:rPr>
            <w:rStyle w:val="Hyperlink"/>
            <w:lang w:eastAsia="x-none"/>
          </w:rPr>
          <w:t>R1-2204568</w:t>
        </w:r>
      </w:hyperlink>
      <w:r w:rsidR="008F4B8C" w:rsidRPr="00B93DA4">
        <w:rPr>
          <w:lang w:eastAsia="x-none"/>
        </w:rPr>
        <w:tab/>
        <w:t>Discussions on Sub-Use Cases in AI/ML for CSI Feedback Enhancement</w:t>
      </w:r>
      <w:r w:rsidR="008F4B8C" w:rsidRPr="00B93DA4">
        <w:rPr>
          <w:lang w:eastAsia="x-none"/>
        </w:rPr>
        <w:tab/>
        <w:t>TCL Communication</w:t>
      </w:r>
    </w:p>
    <w:p w14:paraId="4F445D6A" w14:textId="0010028B" w:rsidR="008F4B8C" w:rsidRPr="00B93DA4" w:rsidRDefault="001B5688" w:rsidP="008F4B8C">
      <w:pPr>
        <w:rPr>
          <w:lang w:eastAsia="x-none"/>
        </w:rPr>
      </w:pPr>
      <w:hyperlink r:id="rId1872" w:history="1">
        <w:r w:rsidR="000B5C49">
          <w:rPr>
            <w:rStyle w:val="Hyperlink"/>
            <w:lang w:eastAsia="x-none"/>
          </w:rPr>
          <w:t>R1-2204572</w:t>
        </w:r>
      </w:hyperlink>
      <w:r w:rsidR="008F4B8C" w:rsidRPr="00B93DA4">
        <w:rPr>
          <w:lang w:eastAsia="x-none"/>
        </w:rPr>
        <w:tab/>
        <w:t>Other aspects on ML for CSI feedback enhancement</w:t>
      </w:r>
      <w:r w:rsidR="008F4B8C" w:rsidRPr="00B93DA4">
        <w:rPr>
          <w:lang w:eastAsia="x-none"/>
        </w:rPr>
        <w:tab/>
        <w:t>Nokia, Nokia Shanghai Bell</w:t>
      </w:r>
    </w:p>
    <w:p w14:paraId="0CC0995B" w14:textId="4B963BB9" w:rsidR="008F4B8C" w:rsidRPr="00B93DA4" w:rsidRDefault="001B5688" w:rsidP="008F4B8C">
      <w:pPr>
        <w:rPr>
          <w:lang w:eastAsia="x-none"/>
        </w:rPr>
      </w:pPr>
      <w:hyperlink r:id="rId1873" w:history="1">
        <w:r w:rsidR="000B5C49">
          <w:rPr>
            <w:rStyle w:val="Hyperlink"/>
            <w:lang w:eastAsia="x-none"/>
          </w:rPr>
          <w:t>R1-2204659</w:t>
        </w:r>
      </w:hyperlink>
      <w:r w:rsidR="008F4B8C" w:rsidRPr="00B93DA4">
        <w:rPr>
          <w:lang w:eastAsia="x-none"/>
        </w:rPr>
        <w:tab/>
        <w:t>Discussion on AI/ML for CSI feedback enhancement</w:t>
      </w:r>
      <w:r w:rsidR="008F4B8C" w:rsidRPr="00B93DA4">
        <w:rPr>
          <w:lang w:eastAsia="x-none"/>
        </w:rPr>
        <w:tab/>
        <w:t>Panasonic</w:t>
      </w:r>
    </w:p>
    <w:p w14:paraId="53C7F679" w14:textId="1222932E" w:rsidR="008F4B8C" w:rsidRPr="00B93DA4" w:rsidRDefault="001B5688" w:rsidP="008F4B8C">
      <w:pPr>
        <w:rPr>
          <w:lang w:eastAsia="x-none"/>
        </w:rPr>
      </w:pPr>
      <w:hyperlink r:id="rId1874" w:history="1">
        <w:r w:rsidR="000B5C49">
          <w:rPr>
            <w:rStyle w:val="Hyperlink"/>
            <w:lang w:eastAsia="x-none"/>
          </w:rPr>
          <w:t>R1-2204794</w:t>
        </w:r>
      </w:hyperlink>
      <w:r w:rsidR="008F4B8C" w:rsidRPr="00B93DA4">
        <w:rPr>
          <w:lang w:eastAsia="x-none"/>
        </w:rPr>
        <w:tab/>
        <w:t>Use-cases and specification for CSI feedback</w:t>
      </w:r>
      <w:r w:rsidR="008F4B8C" w:rsidRPr="00B93DA4">
        <w:rPr>
          <w:lang w:eastAsia="x-none"/>
        </w:rPr>
        <w:tab/>
        <w:t>Intel Corporation</w:t>
      </w:r>
    </w:p>
    <w:p w14:paraId="3947658F" w14:textId="6C9FB0E5" w:rsidR="008F4B8C" w:rsidRPr="00B93DA4" w:rsidRDefault="001B5688" w:rsidP="008F4B8C">
      <w:pPr>
        <w:rPr>
          <w:lang w:eastAsia="x-none"/>
        </w:rPr>
      </w:pPr>
      <w:hyperlink r:id="rId1875" w:history="1">
        <w:r w:rsidR="000B5C49">
          <w:rPr>
            <w:rStyle w:val="Hyperlink"/>
            <w:lang w:eastAsia="x-none"/>
          </w:rPr>
          <w:t>R1-2204841</w:t>
        </w:r>
      </w:hyperlink>
      <w:r w:rsidR="008F4B8C" w:rsidRPr="00B93DA4">
        <w:rPr>
          <w:lang w:eastAsia="x-none"/>
        </w:rPr>
        <w:tab/>
        <w:t>On other aspects of AI and ML for CSI feedback enhancement</w:t>
      </w:r>
      <w:r w:rsidR="008F4B8C" w:rsidRPr="00B93DA4">
        <w:rPr>
          <w:lang w:eastAsia="x-none"/>
        </w:rPr>
        <w:tab/>
        <w:t>NVIDIA</w:t>
      </w:r>
    </w:p>
    <w:p w14:paraId="0310047B" w14:textId="581660AA" w:rsidR="008F4B8C" w:rsidRPr="00B93DA4" w:rsidRDefault="001B5688" w:rsidP="008F4B8C">
      <w:pPr>
        <w:rPr>
          <w:lang w:eastAsia="x-none"/>
        </w:rPr>
      </w:pPr>
      <w:hyperlink r:id="rId1876" w:history="1">
        <w:r w:rsidR="000B5C49">
          <w:rPr>
            <w:rStyle w:val="Hyperlink"/>
            <w:lang w:eastAsia="x-none"/>
          </w:rPr>
          <w:t>R1-2204861</w:t>
        </w:r>
      </w:hyperlink>
      <w:r w:rsidR="008F4B8C" w:rsidRPr="00B93DA4">
        <w:rPr>
          <w:lang w:eastAsia="x-none"/>
        </w:rPr>
        <w:tab/>
        <w:t>CSI feedback enhancements for AI/ML based MU-MIMO scheduling and parameter configuration</w:t>
      </w:r>
      <w:r w:rsidR="008F4B8C" w:rsidRPr="00B93DA4">
        <w:rPr>
          <w:lang w:eastAsia="x-none"/>
        </w:rPr>
        <w:tab/>
        <w:t>AT&amp;T</w:t>
      </w:r>
    </w:p>
    <w:p w14:paraId="18889AE2" w14:textId="1F733420" w:rsidR="008F4B8C" w:rsidRPr="00B93DA4" w:rsidRDefault="001B5688" w:rsidP="008F4B8C">
      <w:pPr>
        <w:rPr>
          <w:lang w:eastAsia="x-none"/>
        </w:rPr>
      </w:pPr>
      <w:hyperlink r:id="rId1877" w:history="1">
        <w:r w:rsidR="000B5C49">
          <w:rPr>
            <w:rStyle w:val="Hyperlink"/>
            <w:lang w:eastAsia="x-none"/>
          </w:rPr>
          <w:t>R1-2204937</w:t>
        </w:r>
      </w:hyperlink>
      <w:r w:rsidR="008F4B8C" w:rsidRPr="00B93DA4">
        <w:rPr>
          <w:lang w:eastAsia="x-none"/>
        </w:rPr>
        <w:tab/>
        <w:t>AI/ML for CSI feedback enhancement</w:t>
      </w:r>
      <w:r w:rsidR="008F4B8C" w:rsidRPr="00B93DA4">
        <w:rPr>
          <w:lang w:eastAsia="x-none"/>
        </w:rPr>
        <w:tab/>
        <w:t>Mavenir</w:t>
      </w:r>
    </w:p>
    <w:p w14:paraId="4BAA8C6C" w14:textId="31CD9932" w:rsidR="008F4B8C" w:rsidRDefault="001B5688" w:rsidP="008F4B8C">
      <w:pPr>
        <w:rPr>
          <w:lang w:eastAsia="x-none"/>
        </w:rPr>
      </w:pPr>
      <w:hyperlink r:id="rId1878" w:history="1">
        <w:r w:rsidR="000B5C49">
          <w:rPr>
            <w:rStyle w:val="Hyperlink"/>
            <w:lang w:eastAsia="x-none"/>
          </w:rPr>
          <w:t>R1-2205025</w:t>
        </w:r>
      </w:hyperlink>
      <w:r w:rsidR="008F4B8C" w:rsidRPr="00B93DA4">
        <w:rPr>
          <w:lang w:eastAsia="x-none"/>
        </w:rPr>
        <w:tab/>
        <w:t>Other aspects on AIML for CSI feedback enhancement</w:t>
      </w:r>
      <w:r w:rsidR="008F4B8C" w:rsidRPr="00B93DA4">
        <w:rPr>
          <w:lang w:eastAsia="x-none"/>
        </w:rPr>
        <w:tab/>
        <w:t>Qualcomm Incorporated</w:t>
      </w:r>
    </w:p>
    <w:p w14:paraId="478BCCF5" w14:textId="60072276" w:rsidR="00767460" w:rsidRDefault="001B5688" w:rsidP="00767460">
      <w:pPr>
        <w:rPr>
          <w:lang w:eastAsia="x-none"/>
        </w:rPr>
      </w:pPr>
      <w:hyperlink r:id="rId1879" w:history="1">
        <w:r w:rsidR="000B5C49">
          <w:rPr>
            <w:rStyle w:val="Hyperlink"/>
            <w:lang w:eastAsia="x-none"/>
          </w:rPr>
          <w:t>R1-2205077</w:t>
        </w:r>
      </w:hyperlink>
      <w:r w:rsidR="00767460">
        <w:rPr>
          <w:lang w:eastAsia="x-none"/>
        </w:rPr>
        <w:tab/>
        <w:t>Views on sub-use case selection and STD impacts on AI/ML for CSI feedback enhancement</w:t>
      </w:r>
      <w:r w:rsidR="00767460">
        <w:rPr>
          <w:lang w:eastAsia="x-none"/>
        </w:rPr>
        <w:tab/>
        <w:t>Fujitsu Limited</w:t>
      </w:r>
    </w:p>
    <w:p w14:paraId="16A9AC42" w14:textId="4E9E2D2E" w:rsidR="00E03A15" w:rsidRDefault="001B5688" w:rsidP="00767460">
      <w:pPr>
        <w:rPr>
          <w:lang w:eastAsia="x-none"/>
        </w:rPr>
      </w:pPr>
      <w:hyperlink r:id="rId1880" w:history="1">
        <w:r w:rsidR="000B5C49">
          <w:rPr>
            <w:rStyle w:val="Hyperlink"/>
            <w:lang w:eastAsia="x-none"/>
          </w:rPr>
          <w:t>R1-2205101</w:t>
        </w:r>
      </w:hyperlink>
      <w:r w:rsidR="00767460">
        <w:rPr>
          <w:lang w:eastAsia="x-none"/>
        </w:rPr>
        <w:tab/>
        <w:t>On the challenges of collecting field data for training and testing of AI/ML for CSI feedback enhancement</w:t>
      </w:r>
      <w:r w:rsidR="00767460">
        <w:rPr>
          <w:lang w:eastAsia="x-none"/>
        </w:rPr>
        <w:tab/>
        <w:t>MediaTek Inc.</w:t>
      </w:r>
    </w:p>
    <w:p w14:paraId="0F176460" w14:textId="77777777" w:rsidR="00767460" w:rsidRDefault="00767460" w:rsidP="00767460">
      <w:pPr>
        <w:rPr>
          <w:lang w:eastAsia="x-none"/>
        </w:rPr>
      </w:pPr>
    </w:p>
    <w:p w14:paraId="3F41E0F3" w14:textId="77777777" w:rsidR="00767460" w:rsidRPr="00367C83" w:rsidRDefault="00E03A15" w:rsidP="00E03A15">
      <w:pPr>
        <w:rPr>
          <w:lang w:eastAsia="x-none"/>
        </w:rPr>
      </w:pPr>
      <w:r w:rsidRPr="00367C83">
        <w:rPr>
          <w:lang w:eastAsia="x-none"/>
        </w:rPr>
        <w:t xml:space="preserve">[109-e-R18-AI/ML-04] </w:t>
      </w:r>
      <w:r w:rsidR="00767460" w:rsidRPr="00367C83">
        <w:rPr>
          <w:lang w:eastAsia="x-none"/>
        </w:rPr>
        <w:t>– Huaning (Apple)</w:t>
      </w:r>
    </w:p>
    <w:p w14:paraId="61AB7F2C" w14:textId="2F25267A" w:rsidR="00E03A15" w:rsidRPr="00367C83" w:rsidRDefault="00E03A15" w:rsidP="00E03A15">
      <w:pPr>
        <w:rPr>
          <w:lang w:eastAsia="x-none"/>
        </w:rPr>
      </w:pPr>
      <w:r w:rsidRPr="00367C83">
        <w:rPr>
          <w:lang w:eastAsia="x-none"/>
        </w:rPr>
        <w:t>Email discussion on other aspects of AI/ML for CSI feedback enhancement by May 20</w:t>
      </w:r>
    </w:p>
    <w:p w14:paraId="0B3A92E1" w14:textId="77777777" w:rsidR="00E03A15" w:rsidRPr="00367C83" w:rsidRDefault="00E03A15" w:rsidP="007A297D">
      <w:pPr>
        <w:numPr>
          <w:ilvl w:val="0"/>
          <w:numId w:val="78"/>
        </w:numPr>
        <w:rPr>
          <w:lang w:eastAsia="x-none"/>
        </w:rPr>
      </w:pPr>
      <w:r w:rsidRPr="00367C83">
        <w:rPr>
          <w:lang w:eastAsia="x-none"/>
        </w:rPr>
        <w:t>Check points: May 18</w:t>
      </w:r>
    </w:p>
    <w:p w14:paraId="3463C4FD" w14:textId="78D67140" w:rsidR="00767460" w:rsidRDefault="001B5688" w:rsidP="008F4B8C">
      <w:pPr>
        <w:rPr>
          <w:lang w:eastAsia="x-none"/>
        </w:rPr>
      </w:pPr>
      <w:hyperlink r:id="rId1881" w:history="1">
        <w:r w:rsidR="000B5C49">
          <w:rPr>
            <w:rStyle w:val="Hyperlink"/>
            <w:lang w:eastAsia="x-none"/>
          </w:rPr>
          <w:t>R1-2205467</w:t>
        </w:r>
      </w:hyperlink>
      <w:r w:rsidR="00767460" w:rsidRPr="00767460">
        <w:rPr>
          <w:lang w:eastAsia="x-none"/>
        </w:rPr>
        <w:tab/>
        <w:t>Email discussion on other aspects of AI/ML for CSI enhancement</w:t>
      </w:r>
      <w:r w:rsidR="00767460" w:rsidRPr="00767460">
        <w:rPr>
          <w:lang w:eastAsia="x-none"/>
        </w:rPr>
        <w:tab/>
        <w:t>Moderator (Apple)</w:t>
      </w:r>
    </w:p>
    <w:p w14:paraId="6B227589" w14:textId="2E0D7FA4" w:rsidR="00367C83" w:rsidRDefault="00367C83" w:rsidP="008F4B8C">
      <w:pPr>
        <w:rPr>
          <w:lang w:eastAsia="x-none"/>
        </w:rPr>
      </w:pPr>
    </w:p>
    <w:p w14:paraId="56E689F9" w14:textId="6782E951" w:rsidR="00367C83" w:rsidRDefault="00367C83" w:rsidP="008F4B8C">
      <w:pPr>
        <w:rPr>
          <w:lang w:eastAsia="x-none"/>
        </w:rPr>
      </w:pPr>
      <w:r w:rsidRPr="00F2566F">
        <w:rPr>
          <w:b/>
          <w:bCs/>
          <w:lang w:eastAsia="x-none"/>
        </w:rPr>
        <w:t>Decision:</w:t>
      </w:r>
      <w:r>
        <w:rPr>
          <w:lang w:eastAsia="x-none"/>
        </w:rPr>
        <w:t xml:space="preserve"> As per email decision posted on May 20</w:t>
      </w:r>
      <w:r w:rsidRPr="008C443D">
        <w:rPr>
          <w:vertAlign w:val="superscript"/>
          <w:lang w:eastAsia="x-none"/>
        </w:rPr>
        <w:t>th</w:t>
      </w:r>
      <w:r>
        <w:rPr>
          <w:lang w:eastAsia="x-none"/>
        </w:rPr>
        <w:t>,</w:t>
      </w:r>
    </w:p>
    <w:p w14:paraId="0B033CDE" w14:textId="77777777" w:rsidR="00367C83" w:rsidRPr="00DC24FA" w:rsidRDefault="00367C83" w:rsidP="00367C83">
      <w:pPr>
        <w:rPr>
          <w:highlight w:val="green"/>
        </w:rPr>
      </w:pPr>
      <w:r w:rsidRPr="00DC24FA">
        <w:rPr>
          <w:highlight w:val="green"/>
        </w:rPr>
        <w:t xml:space="preserve">Agreement </w:t>
      </w:r>
    </w:p>
    <w:p w14:paraId="1642BD3C" w14:textId="77777777" w:rsidR="00367C83" w:rsidRPr="00DC24FA" w:rsidRDefault="00367C83" w:rsidP="00367C83">
      <w:r w:rsidRPr="00DC24FA">
        <w:lastRenderedPageBreak/>
        <w:t>Spatial-frequency domain CSI compression using two-sided AI model is selected as one representative sub use case. </w:t>
      </w:r>
    </w:p>
    <w:p w14:paraId="19625D33" w14:textId="77777777" w:rsidR="00367C83" w:rsidRPr="00DC24FA" w:rsidRDefault="00367C83" w:rsidP="00CF6E6D">
      <w:pPr>
        <w:pStyle w:val="ListParagraph"/>
        <w:numPr>
          <w:ilvl w:val="0"/>
          <w:numId w:val="504"/>
        </w:numPr>
      </w:pPr>
      <w:r w:rsidRPr="00DC24FA">
        <w:t>Note: Study of other sub use cases is not precluded.</w:t>
      </w:r>
    </w:p>
    <w:p w14:paraId="6D9E1C0E" w14:textId="77777777" w:rsidR="00367C83" w:rsidRPr="00DC24FA" w:rsidRDefault="00367C83" w:rsidP="00CF6E6D">
      <w:pPr>
        <w:pStyle w:val="ListParagraph"/>
        <w:numPr>
          <w:ilvl w:val="0"/>
          <w:numId w:val="504"/>
        </w:numPr>
      </w:pPr>
      <w:r w:rsidRPr="00DC24FA">
        <w:t>Note: All pre-processing/post-processing, quantization/de-quantization are within the scope of the sub use case. </w:t>
      </w:r>
    </w:p>
    <w:p w14:paraId="5BF1E6E0" w14:textId="77777777" w:rsidR="00367C83" w:rsidRPr="00367C83" w:rsidRDefault="00367C83" w:rsidP="00367C83">
      <w:pPr>
        <w:rPr>
          <w:rFonts w:eastAsia="DengXian"/>
          <w:u w:val="single"/>
          <w:lang w:eastAsia="zh-CN"/>
        </w:rPr>
      </w:pPr>
      <w:r w:rsidRPr="00367C83">
        <w:rPr>
          <w:rFonts w:eastAsia="DengXian" w:hint="eastAsia"/>
          <w:u w:val="single"/>
          <w:lang w:eastAsia="zh-CN"/>
        </w:rPr>
        <w:t>C</w:t>
      </w:r>
      <w:r w:rsidRPr="00367C83">
        <w:rPr>
          <w:rFonts w:eastAsia="DengXian"/>
          <w:u w:val="single"/>
          <w:lang w:eastAsia="zh-CN"/>
        </w:rPr>
        <w:t>onclusion</w:t>
      </w:r>
    </w:p>
    <w:p w14:paraId="6A32FB3C" w14:textId="77777777" w:rsidR="00367C83" w:rsidRDefault="00367C83" w:rsidP="00CF6E6D">
      <w:pPr>
        <w:pStyle w:val="ListParagraph"/>
        <w:numPr>
          <w:ilvl w:val="0"/>
          <w:numId w:val="505"/>
        </w:numPr>
      </w:pPr>
      <w:r w:rsidRPr="00DC24FA">
        <w:t>Further discuss temporal-spatial-frequency domain CSI compression using two-sided model as a possible sub-use case for CSI feedback enhancement after evaluation methodology discussion.</w:t>
      </w:r>
    </w:p>
    <w:p w14:paraId="40DD2129" w14:textId="77777777" w:rsidR="00367C83" w:rsidRPr="00DC24FA" w:rsidRDefault="00367C83" w:rsidP="00CF6E6D">
      <w:pPr>
        <w:pStyle w:val="ListParagraph"/>
        <w:numPr>
          <w:ilvl w:val="0"/>
          <w:numId w:val="505"/>
        </w:numPr>
      </w:pPr>
      <w:r w:rsidRPr="00DC24FA">
        <w:t>Further discuss improving the CSI accuracy based on traditional codebook design using one-sided model as a possible sub-use case for CSI feedback enhancement after evaluation methodology discussion.</w:t>
      </w:r>
    </w:p>
    <w:p w14:paraId="7E4DFF1A" w14:textId="77777777" w:rsidR="00367C83" w:rsidRPr="00DC24FA" w:rsidRDefault="00367C83" w:rsidP="00CF6E6D">
      <w:pPr>
        <w:pStyle w:val="ListParagraph"/>
        <w:numPr>
          <w:ilvl w:val="0"/>
          <w:numId w:val="505"/>
        </w:numPr>
      </w:pPr>
      <w:r w:rsidRPr="00DC24FA">
        <w:t>Further discuss CSI prediction using one-sided model as a possible sub-use case for CSI feedback enhancement after evaluation methodology discussion</w:t>
      </w:r>
    </w:p>
    <w:p w14:paraId="11408727" w14:textId="77777777" w:rsidR="00367C83" w:rsidRPr="00DC24FA" w:rsidRDefault="00367C83" w:rsidP="00CF6E6D">
      <w:pPr>
        <w:pStyle w:val="ListParagraph"/>
        <w:numPr>
          <w:ilvl w:val="0"/>
          <w:numId w:val="505"/>
        </w:numPr>
      </w:pPr>
      <w:r w:rsidRPr="00DC24FA">
        <w:t>Further discuss CSI-RS configuration and overhead reduction as a possible sub-use case for CSI feedback enhancement after evaluation methodology discussion</w:t>
      </w:r>
    </w:p>
    <w:p w14:paraId="738D9CA3" w14:textId="77777777" w:rsidR="00367C83" w:rsidRPr="00DC24FA" w:rsidRDefault="00367C83" w:rsidP="00CF6E6D">
      <w:pPr>
        <w:pStyle w:val="ListParagraph"/>
        <w:numPr>
          <w:ilvl w:val="0"/>
          <w:numId w:val="505"/>
        </w:numPr>
      </w:pPr>
      <w:r w:rsidRPr="00DC24FA">
        <w:t>Further discuss resource allocation and scheduling as a possible sub-use case for CSI feedback enhancement after evaluation methodology discussion</w:t>
      </w:r>
    </w:p>
    <w:p w14:paraId="1ABEFF45" w14:textId="49748F82" w:rsidR="00367C83" w:rsidRPr="00DC24FA" w:rsidRDefault="00367C83" w:rsidP="00CF6E6D">
      <w:pPr>
        <w:pStyle w:val="ListParagraph"/>
        <w:numPr>
          <w:ilvl w:val="0"/>
          <w:numId w:val="505"/>
        </w:numPr>
      </w:pPr>
      <w:r w:rsidRPr="00DC24FA">
        <w:t>Further discuss joint CSI prediction and compression as a possible sub-use case for CSI feedback enhancement after evaluation methodology discussion.</w:t>
      </w:r>
    </w:p>
    <w:p w14:paraId="18250A07" w14:textId="77777777" w:rsidR="00367C83" w:rsidRDefault="00367C83" w:rsidP="00367C83"/>
    <w:p w14:paraId="47A5A38D" w14:textId="11D881DC" w:rsidR="00367C83" w:rsidRPr="00B93DA4" w:rsidRDefault="00367C83" w:rsidP="00367C83">
      <w:r>
        <w:t xml:space="preserve">Final summary in </w:t>
      </w:r>
      <w:hyperlink r:id="rId1882" w:history="1">
        <w:r w:rsidR="000B5C49">
          <w:rPr>
            <w:rStyle w:val="Hyperlink"/>
          </w:rPr>
          <w:t>R1-2205556</w:t>
        </w:r>
      </w:hyperlink>
      <w:r>
        <w:t>.</w:t>
      </w:r>
    </w:p>
    <w:p w14:paraId="68D9DE2E" w14:textId="77777777" w:rsidR="008F4B8C" w:rsidRDefault="008F4B8C" w:rsidP="00E03A15">
      <w:pPr>
        <w:pStyle w:val="Heading3"/>
      </w:pPr>
      <w:bookmarkStart w:id="283" w:name="_Toc101357051"/>
      <w:bookmarkStart w:id="284" w:name="_Toc105521389"/>
      <w:r>
        <w:t>AI/ML for beam management</w:t>
      </w:r>
      <w:bookmarkEnd w:id="283"/>
      <w:bookmarkEnd w:id="284"/>
    </w:p>
    <w:p w14:paraId="092D677A" w14:textId="77777777" w:rsidR="008F4B8C" w:rsidRDefault="008F4B8C" w:rsidP="00E03A15">
      <w:pPr>
        <w:pStyle w:val="Heading4"/>
      </w:pPr>
      <w:bookmarkStart w:id="285" w:name="_Toc101357052"/>
      <w:bookmarkStart w:id="286" w:name="_Toc105521390"/>
      <w:r>
        <w:t>Evaluation on AI/ML for beam management</w:t>
      </w:r>
      <w:bookmarkEnd w:id="285"/>
      <w:bookmarkEnd w:id="286"/>
    </w:p>
    <w:p w14:paraId="2DE761DA" w14:textId="7C92D45D" w:rsidR="008F4B8C" w:rsidRDefault="008F4B8C" w:rsidP="008F4B8C">
      <w:pPr>
        <w:rPr>
          <w:i/>
          <w:iCs/>
        </w:rPr>
      </w:pPr>
      <w:r>
        <w:rPr>
          <w:i/>
          <w:iCs/>
        </w:rPr>
        <w:t>Including evaluation methodology, KPI, and performance evaluation results.</w:t>
      </w:r>
    </w:p>
    <w:p w14:paraId="27E9E4C7" w14:textId="07DA46C5" w:rsidR="00E03A15" w:rsidRDefault="00E03A15" w:rsidP="00E03A15"/>
    <w:p w14:paraId="494BB2C3" w14:textId="54BF7BF1" w:rsidR="00E03A15" w:rsidRPr="00E03A15" w:rsidRDefault="001B5688" w:rsidP="00E03A15">
      <w:pPr>
        <w:rPr>
          <w:b/>
          <w:bCs/>
          <w:lang w:eastAsia="x-none"/>
        </w:rPr>
      </w:pPr>
      <w:hyperlink r:id="rId1883" w:history="1">
        <w:r w:rsidR="000B5C49">
          <w:rPr>
            <w:rStyle w:val="Hyperlink"/>
            <w:b/>
            <w:bCs/>
            <w:lang w:eastAsia="x-none"/>
          </w:rPr>
          <w:t>R1-2204377</w:t>
        </w:r>
      </w:hyperlink>
      <w:r w:rsidR="00E03A15" w:rsidRPr="00E03A15">
        <w:rPr>
          <w:b/>
          <w:bCs/>
          <w:lang w:eastAsia="x-none"/>
        </w:rPr>
        <w:tab/>
        <w:t>Discussion on evaluation on AI/ML for beam management</w:t>
      </w:r>
      <w:r w:rsidR="00E03A15" w:rsidRPr="00E03A15">
        <w:rPr>
          <w:b/>
          <w:bCs/>
          <w:lang w:eastAsia="x-none"/>
        </w:rPr>
        <w:tab/>
        <w:t>NTT DOCOMO, INC.</w:t>
      </w:r>
    </w:p>
    <w:p w14:paraId="32A065A8" w14:textId="77777777" w:rsidR="00E03A15" w:rsidRPr="00E03A15" w:rsidRDefault="00E03A15" w:rsidP="007A297D">
      <w:pPr>
        <w:pStyle w:val="ListParagraph"/>
        <w:numPr>
          <w:ilvl w:val="0"/>
          <w:numId w:val="92"/>
        </w:numPr>
        <w:spacing w:after="0"/>
        <w:rPr>
          <w:rFonts w:eastAsia="MS Gothic"/>
          <w:sz w:val="18"/>
          <w:szCs w:val="18"/>
        </w:rPr>
      </w:pPr>
      <w:r w:rsidRPr="00E03A15">
        <w:rPr>
          <w:sz w:val="18"/>
          <w:szCs w:val="18"/>
        </w:rPr>
        <w:t>Proposal 1: Time-domain beam prediction should be studied as a sub use-case of beam management in Rel-18 AI/ML for AI.</w:t>
      </w:r>
    </w:p>
    <w:p w14:paraId="4E68A2AA" w14:textId="77777777" w:rsidR="00E03A15" w:rsidRPr="00E03A15" w:rsidRDefault="00E03A15" w:rsidP="007A297D">
      <w:pPr>
        <w:pStyle w:val="ListParagraph"/>
        <w:numPr>
          <w:ilvl w:val="0"/>
          <w:numId w:val="92"/>
        </w:numPr>
        <w:spacing w:after="0"/>
        <w:rPr>
          <w:sz w:val="18"/>
          <w:szCs w:val="18"/>
        </w:rPr>
      </w:pPr>
      <w:r w:rsidRPr="00E03A15">
        <w:rPr>
          <w:sz w:val="18"/>
          <w:szCs w:val="18"/>
        </w:rPr>
        <w:t>Proposal 2: 3GPP statistical channel models are considered in the evaluation for representative sub use-case selection.</w:t>
      </w:r>
    </w:p>
    <w:p w14:paraId="1F353C49" w14:textId="77777777" w:rsidR="00E03A15" w:rsidRPr="00E03A15" w:rsidRDefault="00E03A15" w:rsidP="007A297D">
      <w:pPr>
        <w:pStyle w:val="ListParagraph"/>
        <w:numPr>
          <w:ilvl w:val="0"/>
          <w:numId w:val="92"/>
        </w:numPr>
        <w:spacing w:after="0"/>
        <w:rPr>
          <w:sz w:val="18"/>
          <w:szCs w:val="18"/>
        </w:rPr>
      </w:pPr>
      <w:r w:rsidRPr="00E03A15">
        <w:rPr>
          <w:sz w:val="18"/>
          <w:szCs w:val="18"/>
        </w:rPr>
        <w:t>Proposal 3: Discuss and decide whether and which deterministic channel models should be used to capture the final evaluation results of selected sub use-cases.</w:t>
      </w:r>
    </w:p>
    <w:p w14:paraId="094F6194" w14:textId="77777777" w:rsidR="00E03A15" w:rsidRPr="00E03A15" w:rsidRDefault="00E03A15" w:rsidP="007A297D">
      <w:pPr>
        <w:pStyle w:val="ListParagraph"/>
        <w:numPr>
          <w:ilvl w:val="0"/>
          <w:numId w:val="92"/>
        </w:numPr>
        <w:spacing w:after="0"/>
        <w:rPr>
          <w:sz w:val="18"/>
          <w:szCs w:val="18"/>
        </w:rPr>
      </w:pPr>
      <w:r w:rsidRPr="00E03A15">
        <w:rPr>
          <w:sz w:val="18"/>
          <w:szCs w:val="18"/>
        </w:rPr>
        <w:t>Proposal 4: Spatial-domain beam estimation should be studied as a sub use-case of beam management in Rel-18 AI/ML for AI.</w:t>
      </w:r>
    </w:p>
    <w:p w14:paraId="5A26B3A0" w14:textId="77777777" w:rsidR="00E03A15" w:rsidRDefault="00E03A15" w:rsidP="00E03A15">
      <w:pPr>
        <w:rPr>
          <w:lang w:val="en-US" w:eastAsia="ko-KR"/>
        </w:rPr>
      </w:pPr>
      <w:r w:rsidRPr="005B48B9">
        <w:rPr>
          <w:b/>
          <w:bCs/>
          <w:lang w:val="en-US" w:eastAsia="ko-KR"/>
        </w:rPr>
        <w:t>Decision:</w:t>
      </w:r>
      <w:r>
        <w:rPr>
          <w:lang w:val="en-US" w:eastAsia="ko-KR"/>
        </w:rPr>
        <w:t xml:space="preserve"> The document is noted.</w:t>
      </w:r>
    </w:p>
    <w:p w14:paraId="4D629624" w14:textId="35B48D02" w:rsidR="00E03A15" w:rsidRDefault="00E03A15" w:rsidP="00E03A15">
      <w:pPr>
        <w:rPr>
          <w:lang w:val="en-US"/>
        </w:rPr>
      </w:pPr>
    </w:p>
    <w:p w14:paraId="0CD36A91" w14:textId="06BDCACE" w:rsidR="00473403" w:rsidRDefault="001B5688" w:rsidP="00473403">
      <w:pPr>
        <w:rPr>
          <w:b/>
          <w:bCs/>
          <w:lang w:eastAsia="x-none"/>
        </w:rPr>
      </w:pPr>
      <w:hyperlink r:id="rId1884" w:history="1">
        <w:r w:rsidR="000B5C49">
          <w:rPr>
            <w:rStyle w:val="Hyperlink"/>
            <w:b/>
            <w:bCs/>
            <w:lang w:eastAsia="x-none"/>
          </w:rPr>
          <w:t>R1-2203250</w:t>
        </w:r>
      </w:hyperlink>
      <w:r w:rsidR="00473403" w:rsidRPr="00473403">
        <w:rPr>
          <w:b/>
          <w:bCs/>
          <w:lang w:eastAsia="x-none"/>
        </w:rPr>
        <w:tab/>
        <w:t>Evaluation assumptions on AI/ML for beam management</w:t>
      </w:r>
      <w:r w:rsidR="00473403" w:rsidRPr="00473403">
        <w:rPr>
          <w:b/>
          <w:bCs/>
          <w:lang w:eastAsia="x-none"/>
        </w:rPr>
        <w:tab/>
        <w:t>ZTE</w:t>
      </w:r>
    </w:p>
    <w:p w14:paraId="18F11B0E" w14:textId="77777777" w:rsidR="00473403" w:rsidRPr="00473403" w:rsidRDefault="00473403" w:rsidP="00473403">
      <w:pPr>
        <w:spacing w:line="288" w:lineRule="auto"/>
        <w:ind w:left="720"/>
        <w:jc w:val="both"/>
        <w:rPr>
          <w:rFonts w:ascii="Times New Roman" w:eastAsia="Times New Roman" w:hAnsi="Times New Roman"/>
          <w:sz w:val="18"/>
          <w:szCs w:val="18"/>
        </w:rPr>
      </w:pPr>
      <w:r w:rsidRPr="00473403">
        <w:rPr>
          <w:rFonts w:ascii="Times New Roman" w:eastAsia="Times New Roman" w:hAnsi="Times New Roman"/>
          <w:b/>
          <w:bCs/>
          <w:sz w:val="18"/>
          <w:szCs w:val="18"/>
        </w:rPr>
        <w:t>Proposal 1:</w:t>
      </w:r>
      <w:r w:rsidRPr="00473403">
        <w:rPr>
          <w:rFonts w:ascii="Times New Roman" w:eastAsia="Times New Roman" w:hAnsi="Times New Roman"/>
          <w:sz w:val="18"/>
          <w:szCs w:val="18"/>
        </w:rPr>
        <w:t xml:space="preserve"> Due to stronger computing power and comprehensive awareness of the surrounding environment, AI inference is performed on the gNB side to ensure high prediction accuracy and low processing delay.</w:t>
      </w:r>
    </w:p>
    <w:p w14:paraId="74A7A081" w14:textId="77777777" w:rsidR="00473403" w:rsidRPr="00473403" w:rsidRDefault="00473403" w:rsidP="00473403">
      <w:pPr>
        <w:spacing w:line="288" w:lineRule="auto"/>
        <w:ind w:left="720"/>
        <w:jc w:val="both"/>
        <w:rPr>
          <w:rFonts w:ascii="Times New Roman" w:eastAsia="Times New Roman" w:hAnsi="Times New Roman"/>
          <w:sz w:val="18"/>
          <w:szCs w:val="18"/>
        </w:rPr>
      </w:pPr>
      <w:r w:rsidRPr="00473403">
        <w:rPr>
          <w:rFonts w:ascii="Times New Roman" w:eastAsia="Times New Roman" w:hAnsi="Times New Roman"/>
          <w:b/>
          <w:bCs/>
          <w:sz w:val="18"/>
          <w:szCs w:val="18"/>
        </w:rPr>
        <w:t xml:space="preserve">Proposal 2: </w:t>
      </w:r>
      <w:r w:rsidRPr="00473403">
        <w:rPr>
          <w:rFonts w:ascii="Times New Roman" w:eastAsia="Times New Roman" w:hAnsi="Times New Roman"/>
          <w:sz w:val="18"/>
          <w:szCs w:val="18"/>
        </w:rPr>
        <w:t xml:space="preserve">Top-K candidate beams with </w:t>
      </w:r>
      <w:r w:rsidRPr="00473403">
        <w:rPr>
          <w:rFonts w:ascii="Times New Roman" w:hAnsi="Times New Roman"/>
          <w:sz w:val="18"/>
          <w:szCs w:val="18"/>
          <w:lang w:val="en-US" w:eastAsia="zh-CN"/>
        </w:rPr>
        <w:t>higher</w:t>
      </w:r>
      <w:r w:rsidRPr="00473403">
        <w:rPr>
          <w:rFonts w:ascii="Times New Roman" w:eastAsia="Times New Roman" w:hAnsi="Times New Roman"/>
          <w:sz w:val="18"/>
          <w:szCs w:val="18"/>
        </w:rPr>
        <w:t xml:space="preserve"> predicted RSRP can be filtered out for refined small-range beam sweeping, resulting in a relatively good trade-off between training overhead and performance.</w:t>
      </w:r>
    </w:p>
    <w:p w14:paraId="5DC56C73" w14:textId="77777777" w:rsidR="00473403" w:rsidRPr="00473403" w:rsidRDefault="00473403" w:rsidP="00473403">
      <w:pPr>
        <w:spacing w:line="288" w:lineRule="auto"/>
        <w:ind w:left="720"/>
        <w:jc w:val="both"/>
        <w:rPr>
          <w:rFonts w:ascii="Times New Roman" w:eastAsia="Times New Roman" w:hAnsi="Times New Roman"/>
          <w:sz w:val="18"/>
          <w:szCs w:val="18"/>
        </w:rPr>
      </w:pPr>
      <w:r w:rsidRPr="00473403">
        <w:rPr>
          <w:rFonts w:ascii="Times New Roman" w:eastAsia="Times New Roman" w:hAnsi="Times New Roman"/>
          <w:b/>
          <w:bCs/>
          <w:sz w:val="18"/>
          <w:szCs w:val="18"/>
        </w:rPr>
        <w:t xml:space="preserve">Proposal 3: </w:t>
      </w:r>
      <w:r w:rsidRPr="00473403">
        <w:rPr>
          <w:rFonts w:ascii="Times New Roman" w:eastAsia="Times New Roman" w:hAnsi="Times New Roman"/>
          <w:sz w:val="18"/>
          <w:szCs w:val="18"/>
        </w:rPr>
        <w:t>Deep neutral network is exploited for the spatial-domain beam prediction due to its excellent ability on classification tasks and learning complex nonlinear relationships.</w:t>
      </w:r>
    </w:p>
    <w:p w14:paraId="79DE4DB8" w14:textId="77777777" w:rsidR="00473403" w:rsidRPr="00473403" w:rsidRDefault="00473403" w:rsidP="00473403">
      <w:pPr>
        <w:spacing w:line="288" w:lineRule="auto"/>
        <w:ind w:left="720"/>
        <w:jc w:val="both"/>
        <w:rPr>
          <w:rFonts w:ascii="Times New Roman" w:eastAsia="Times New Roman" w:hAnsi="Times New Roman"/>
          <w:sz w:val="18"/>
          <w:szCs w:val="18"/>
        </w:rPr>
      </w:pPr>
      <w:r w:rsidRPr="00473403">
        <w:rPr>
          <w:rFonts w:ascii="Times New Roman" w:eastAsia="Times New Roman" w:hAnsi="Times New Roman"/>
          <w:b/>
          <w:bCs/>
          <w:sz w:val="18"/>
          <w:szCs w:val="18"/>
        </w:rPr>
        <w:t>Proposal 4:</w:t>
      </w:r>
      <w:r w:rsidRPr="00473403">
        <w:rPr>
          <w:rFonts w:ascii="Times New Roman" w:eastAsia="Times New Roman" w:hAnsi="Times New Roman"/>
          <w:sz w:val="18"/>
          <w:szCs w:val="18"/>
        </w:rPr>
        <w:t xml:space="preserve"> AI/ML based spatial-domain beam prediction can significantly reduce the beam training overhead by avoiding exhaustive beam sweeping.</w:t>
      </w:r>
    </w:p>
    <w:p w14:paraId="605872CB" w14:textId="77777777" w:rsidR="00473403" w:rsidRPr="00473403" w:rsidRDefault="00473403" w:rsidP="00473403">
      <w:pPr>
        <w:spacing w:line="288" w:lineRule="auto"/>
        <w:ind w:left="720"/>
        <w:jc w:val="both"/>
        <w:rPr>
          <w:rFonts w:ascii="Times New Roman" w:eastAsia="Times New Roman" w:hAnsi="Times New Roman"/>
          <w:sz w:val="18"/>
          <w:szCs w:val="18"/>
        </w:rPr>
      </w:pPr>
      <w:r w:rsidRPr="00473403">
        <w:rPr>
          <w:rFonts w:ascii="Times New Roman" w:eastAsia="Times New Roman" w:hAnsi="Times New Roman"/>
          <w:b/>
          <w:bCs/>
          <w:sz w:val="18"/>
          <w:szCs w:val="18"/>
        </w:rPr>
        <w:t>Proposal 5:</w:t>
      </w:r>
      <w:r w:rsidRPr="00473403">
        <w:rPr>
          <w:rFonts w:ascii="Times New Roman" w:eastAsia="Times New Roman" w:hAnsi="Times New Roman"/>
          <w:sz w:val="18"/>
          <w:szCs w:val="18"/>
        </w:rPr>
        <w:t xml:space="preserve"> Beam prediction accuracy can be used as the performance indicators at the early stage, which may include top-1/top-K beam prediction accuracy, average RSRP difference, and CDFs of RSRP difference between the AI-predicted beam and ideal beam.</w:t>
      </w:r>
    </w:p>
    <w:p w14:paraId="3C38C5C4" w14:textId="77777777" w:rsidR="00473403" w:rsidRPr="00473403" w:rsidRDefault="00473403" w:rsidP="00473403">
      <w:pPr>
        <w:spacing w:line="288" w:lineRule="auto"/>
        <w:ind w:left="720"/>
        <w:jc w:val="both"/>
        <w:rPr>
          <w:rFonts w:ascii="Times New Roman" w:eastAsia="Times New Roman" w:hAnsi="Times New Roman"/>
          <w:sz w:val="18"/>
          <w:szCs w:val="18"/>
        </w:rPr>
      </w:pPr>
      <w:r w:rsidRPr="00473403">
        <w:rPr>
          <w:rFonts w:ascii="Times New Roman" w:eastAsia="Times New Roman" w:hAnsi="Times New Roman"/>
          <w:b/>
          <w:bCs/>
          <w:sz w:val="18"/>
          <w:szCs w:val="18"/>
        </w:rPr>
        <w:t xml:space="preserve">Proposal 6: </w:t>
      </w:r>
      <w:r w:rsidRPr="00473403">
        <w:rPr>
          <w:rFonts w:ascii="Times New Roman" w:eastAsia="Times New Roman" w:hAnsi="Times New Roman"/>
          <w:sz w:val="18"/>
          <w:szCs w:val="18"/>
        </w:rPr>
        <w:t>Since the data sets and AI models used by different companies are different, it is necessary to provide common data sets and baseline models for simulation calibration and performance cross-validation.</w:t>
      </w:r>
    </w:p>
    <w:p w14:paraId="6907B8E2" w14:textId="77777777" w:rsidR="00473403" w:rsidRPr="00473403" w:rsidRDefault="00473403" w:rsidP="00473403">
      <w:pPr>
        <w:spacing w:line="288" w:lineRule="auto"/>
        <w:ind w:left="720"/>
        <w:jc w:val="both"/>
        <w:rPr>
          <w:rFonts w:ascii="Times New Roman" w:eastAsia="Times New Roman" w:hAnsi="Times New Roman"/>
          <w:sz w:val="18"/>
          <w:szCs w:val="18"/>
        </w:rPr>
      </w:pPr>
      <w:r w:rsidRPr="00473403">
        <w:rPr>
          <w:rFonts w:ascii="Times New Roman" w:eastAsia="Times New Roman" w:hAnsi="Times New Roman"/>
          <w:b/>
          <w:bCs/>
          <w:sz w:val="18"/>
          <w:szCs w:val="18"/>
        </w:rPr>
        <w:t xml:space="preserve">Proposal 7: </w:t>
      </w:r>
      <w:r w:rsidRPr="00473403">
        <w:rPr>
          <w:rFonts w:ascii="Times New Roman" w:eastAsia="Times New Roman" w:hAnsi="Times New Roman"/>
          <w:sz w:val="18"/>
          <w:szCs w:val="18"/>
        </w:rPr>
        <w:t>AI/ML based solutions are expected to be studied and evaluated to do beam prediction so as to reduce beam tracking latency and RS overhead in high mobility scenarios.</w:t>
      </w:r>
    </w:p>
    <w:p w14:paraId="684C9748" w14:textId="77777777" w:rsidR="00473403" w:rsidRPr="00473403" w:rsidRDefault="00473403" w:rsidP="00473403">
      <w:pPr>
        <w:snapToGrid w:val="0"/>
        <w:spacing w:line="300" w:lineRule="auto"/>
        <w:ind w:left="720"/>
        <w:jc w:val="both"/>
        <w:rPr>
          <w:rFonts w:ascii="Times New Roman" w:hAnsi="Times New Roman"/>
          <w:sz w:val="18"/>
          <w:szCs w:val="18"/>
        </w:rPr>
      </w:pPr>
      <w:r w:rsidRPr="00473403">
        <w:rPr>
          <w:rFonts w:ascii="Times New Roman" w:hAnsi="Times New Roman"/>
          <w:b/>
          <w:bCs/>
          <w:sz w:val="18"/>
          <w:szCs w:val="18"/>
        </w:rPr>
        <w:t>Proposal 8:</w:t>
      </w:r>
      <w:r w:rsidRPr="00473403">
        <w:rPr>
          <w:rFonts w:ascii="Times New Roman" w:hAnsi="Times New Roman"/>
          <w:sz w:val="18"/>
          <w:szCs w:val="18"/>
        </w:rPr>
        <w:t xml:space="preserve"> Consider predictable mobility for beam management as an enhancement aspect for improving UE experience in FR2 high mobility scenario (e.g., high-speed train and high-way).</w:t>
      </w:r>
    </w:p>
    <w:p w14:paraId="5D54958C" w14:textId="77777777" w:rsidR="00473403" w:rsidRPr="00473403" w:rsidRDefault="00473403" w:rsidP="00842CF4">
      <w:pPr>
        <w:pStyle w:val="21"/>
        <w:numPr>
          <w:ilvl w:val="0"/>
          <w:numId w:val="153"/>
        </w:numPr>
        <w:snapToGrid w:val="0"/>
        <w:spacing w:line="300" w:lineRule="auto"/>
        <w:ind w:leftChars="0" w:left="1080"/>
        <w:jc w:val="both"/>
        <w:rPr>
          <w:rFonts w:eastAsia="Microsoft YaHei"/>
          <w:sz w:val="18"/>
          <w:szCs w:val="18"/>
        </w:rPr>
      </w:pPr>
      <w:r w:rsidRPr="00473403">
        <w:rPr>
          <w:rFonts w:eastAsia="Microsoft YaHei"/>
          <w:sz w:val="18"/>
          <w:szCs w:val="18"/>
        </w:rPr>
        <w:t>Study and evaluate the feasibility and potential system level gain on predictable mobility for beam management based on the identified scenario(s).</w:t>
      </w:r>
    </w:p>
    <w:p w14:paraId="503CF8EF" w14:textId="77777777" w:rsidR="00473403" w:rsidRDefault="00473403" w:rsidP="00473403">
      <w:pPr>
        <w:rPr>
          <w:lang w:val="en-US" w:eastAsia="ko-KR"/>
        </w:rPr>
      </w:pPr>
      <w:r w:rsidRPr="005B48B9">
        <w:rPr>
          <w:b/>
          <w:bCs/>
          <w:lang w:val="en-US" w:eastAsia="ko-KR"/>
        </w:rPr>
        <w:t>Decision:</w:t>
      </w:r>
      <w:r>
        <w:rPr>
          <w:lang w:val="en-US" w:eastAsia="ko-KR"/>
        </w:rPr>
        <w:t xml:space="preserve"> The document is noted.</w:t>
      </w:r>
    </w:p>
    <w:p w14:paraId="6A926256" w14:textId="77777777" w:rsidR="00473403" w:rsidRPr="00473403" w:rsidRDefault="00473403" w:rsidP="00E03A15">
      <w:pPr>
        <w:rPr>
          <w:lang w:val="en-US"/>
        </w:rPr>
      </w:pPr>
    </w:p>
    <w:p w14:paraId="20A1BA52" w14:textId="1A90E11E" w:rsidR="008F4B8C" w:rsidRDefault="001B5688" w:rsidP="008F4B8C">
      <w:pPr>
        <w:rPr>
          <w:lang w:eastAsia="x-none"/>
        </w:rPr>
      </w:pPr>
      <w:hyperlink r:id="rId1885" w:history="1">
        <w:r w:rsidR="000B5C49">
          <w:rPr>
            <w:rStyle w:val="Hyperlink"/>
            <w:lang w:eastAsia="x-none"/>
          </w:rPr>
          <w:t>R1-2203142</w:t>
        </w:r>
      </w:hyperlink>
      <w:r w:rsidR="008F4B8C">
        <w:rPr>
          <w:lang w:eastAsia="x-none"/>
        </w:rPr>
        <w:tab/>
        <w:t>Evaluation on AI/ML for beam management</w:t>
      </w:r>
      <w:r w:rsidR="008F4B8C">
        <w:rPr>
          <w:lang w:eastAsia="x-none"/>
        </w:rPr>
        <w:tab/>
        <w:t>Huawei, HiSilicon</w:t>
      </w:r>
    </w:p>
    <w:p w14:paraId="7478F033" w14:textId="4FE5F957" w:rsidR="008F4B8C" w:rsidRDefault="001B5688" w:rsidP="008F4B8C">
      <w:pPr>
        <w:rPr>
          <w:lang w:eastAsia="x-none"/>
        </w:rPr>
      </w:pPr>
      <w:hyperlink r:id="rId1886" w:history="1">
        <w:r w:rsidR="000B5C49">
          <w:rPr>
            <w:rStyle w:val="Hyperlink"/>
            <w:lang w:eastAsia="x-none"/>
          </w:rPr>
          <w:t>R1-2203255</w:t>
        </w:r>
      </w:hyperlink>
      <w:r w:rsidR="008F4B8C">
        <w:rPr>
          <w:lang w:eastAsia="x-none"/>
        </w:rPr>
        <w:tab/>
        <w:t>Model and data-driven beam predictions in high-speed railway scenarios</w:t>
      </w:r>
      <w:r w:rsidR="008F4B8C">
        <w:rPr>
          <w:lang w:eastAsia="x-none"/>
        </w:rPr>
        <w:tab/>
        <w:t>PML</w:t>
      </w:r>
    </w:p>
    <w:p w14:paraId="5EA3C90A" w14:textId="0E504AD7" w:rsidR="008F4B8C" w:rsidRDefault="001B5688" w:rsidP="008F4B8C">
      <w:pPr>
        <w:rPr>
          <w:lang w:eastAsia="x-none"/>
        </w:rPr>
      </w:pPr>
      <w:hyperlink r:id="rId1887" w:history="1">
        <w:r w:rsidR="000B5C49">
          <w:rPr>
            <w:rStyle w:val="Hyperlink"/>
            <w:lang w:eastAsia="x-none"/>
          </w:rPr>
          <w:t>R1-2203283</w:t>
        </w:r>
      </w:hyperlink>
      <w:r w:rsidR="008F4B8C">
        <w:rPr>
          <w:lang w:eastAsia="x-none"/>
        </w:rPr>
        <w:tab/>
        <w:t>Evaluations on AI-BM</w:t>
      </w:r>
      <w:r w:rsidR="008F4B8C">
        <w:rPr>
          <w:lang w:eastAsia="x-none"/>
        </w:rPr>
        <w:tab/>
        <w:t>Ericsson</w:t>
      </w:r>
    </w:p>
    <w:p w14:paraId="4C646FDB" w14:textId="31F3F575" w:rsidR="008F4B8C" w:rsidRDefault="001B5688" w:rsidP="008F4B8C">
      <w:pPr>
        <w:rPr>
          <w:lang w:eastAsia="x-none"/>
        </w:rPr>
      </w:pPr>
      <w:hyperlink r:id="rId1888" w:history="1">
        <w:r w:rsidR="000B5C49">
          <w:rPr>
            <w:rStyle w:val="Hyperlink"/>
            <w:lang w:eastAsia="x-none"/>
          </w:rPr>
          <w:t>R1-2203374</w:t>
        </w:r>
      </w:hyperlink>
      <w:r w:rsidR="008F4B8C">
        <w:rPr>
          <w:lang w:eastAsia="x-none"/>
        </w:rPr>
        <w:tab/>
        <w:t>Discussion for evaluation on AI/ML for beam management</w:t>
      </w:r>
      <w:r w:rsidR="008F4B8C">
        <w:rPr>
          <w:lang w:eastAsia="x-none"/>
        </w:rPr>
        <w:tab/>
        <w:t>InterDigital, Inc.</w:t>
      </w:r>
    </w:p>
    <w:p w14:paraId="4423FBA0" w14:textId="7535708E" w:rsidR="008F4B8C" w:rsidRDefault="001B5688" w:rsidP="008F4B8C">
      <w:pPr>
        <w:rPr>
          <w:lang w:eastAsia="x-none"/>
        </w:rPr>
      </w:pPr>
      <w:hyperlink r:id="rId1889" w:history="1">
        <w:r w:rsidR="000B5C49">
          <w:rPr>
            <w:rStyle w:val="Hyperlink"/>
            <w:lang w:eastAsia="x-none"/>
          </w:rPr>
          <w:t>R1-2203453</w:t>
        </w:r>
      </w:hyperlink>
      <w:r w:rsidR="008F4B8C">
        <w:rPr>
          <w:lang w:eastAsia="x-none"/>
        </w:rPr>
        <w:tab/>
        <w:t>Discussion on evaluation on AI/ML for beam management</w:t>
      </w:r>
      <w:r w:rsidR="008F4B8C">
        <w:rPr>
          <w:lang w:eastAsia="x-none"/>
        </w:rPr>
        <w:tab/>
        <w:t>CATT</w:t>
      </w:r>
    </w:p>
    <w:p w14:paraId="33790583" w14:textId="74155C76" w:rsidR="008F4B8C" w:rsidRDefault="001B5688" w:rsidP="008F4B8C">
      <w:pPr>
        <w:rPr>
          <w:lang w:eastAsia="x-none"/>
        </w:rPr>
      </w:pPr>
      <w:hyperlink r:id="rId1890" w:history="1">
        <w:r w:rsidR="000B5C49">
          <w:rPr>
            <w:rStyle w:val="Hyperlink"/>
            <w:lang w:eastAsia="x-none"/>
          </w:rPr>
          <w:t>R1-2203552</w:t>
        </w:r>
      </w:hyperlink>
      <w:r w:rsidR="008F4B8C">
        <w:rPr>
          <w:lang w:eastAsia="x-none"/>
        </w:rPr>
        <w:tab/>
        <w:t>Evaluation on AI/ML for beam management</w:t>
      </w:r>
      <w:r w:rsidR="008F4B8C">
        <w:rPr>
          <w:lang w:eastAsia="x-none"/>
        </w:rPr>
        <w:tab/>
        <w:t>vivo</w:t>
      </w:r>
    </w:p>
    <w:p w14:paraId="44D54B01" w14:textId="1DEF08E0" w:rsidR="008F4B8C" w:rsidRDefault="001B5688" w:rsidP="008F4B8C">
      <w:pPr>
        <w:rPr>
          <w:lang w:eastAsia="x-none"/>
        </w:rPr>
      </w:pPr>
      <w:hyperlink r:id="rId1891" w:history="1">
        <w:r w:rsidR="000B5C49">
          <w:rPr>
            <w:rStyle w:val="Hyperlink"/>
            <w:lang w:eastAsia="x-none"/>
          </w:rPr>
          <w:t>R1-2203810</w:t>
        </w:r>
      </w:hyperlink>
      <w:r w:rsidR="008F4B8C">
        <w:rPr>
          <w:lang w:eastAsia="x-none"/>
        </w:rPr>
        <w:tab/>
        <w:t>Evaluation on AI/ML for beam management</w:t>
      </w:r>
      <w:r w:rsidR="008F4B8C">
        <w:rPr>
          <w:lang w:eastAsia="x-none"/>
        </w:rPr>
        <w:tab/>
        <w:t>xiaomi</w:t>
      </w:r>
    </w:p>
    <w:p w14:paraId="45AB4C17" w14:textId="4AC88AD0" w:rsidR="008F4B8C" w:rsidRDefault="001B5688" w:rsidP="008F4B8C">
      <w:pPr>
        <w:rPr>
          <w:lang w:eastAsia="x-none"/>
        </w:rPr>
      </w:pPr>
      <w:hyperlink r:id="rId1892" w:history="1">
        <w:r w:rsidR="000B5C49">
          <w:rPr>
            <w:rStyle w:val="Hyperlink"/>
            <w:lang w:eastAsia="x-none"/>
          </w:rPr>
          <w:t>R1-2203899</w:t>
        </w:r>
      </w:hyperlink>
      <w:r w:rsidR="008F4B8C">
        <w:rPr>
          <w:lang w:eastAsia="x-none"/>
        </w:rPr>
        <w:tab/>
        <w:t>Evaluation on AI ML for Beam management</w:t>
      </w:r>
      <w:r w:rsidR="008F4B8C">
        <w:rPr>
          <w:lang w:eastAsia="x-none"/>
        </w:rPr>
        <w:tab/>
        <w:t>Samsung</w:t>
      </w:r>
    </w:p>
    <w:p w14:paraId="5792E951" w14:textId="71151C46" w:rsidR="008F4B8C" w:rsidRDefault="001B5688" w:rsidP="008F4B8C">
      <w:pPr>
        <w:rPr>
          <w:lang w:eastAsia="x-none"/>
        </w:rPr>
      </w:pPr>
      <w:hyperlink r:id="rId1893" w:history="1">
        <w:r w:rsidR="000B5C49">
          <w:rPr>
            <w:rStyle w:val="Hyperlink"/>
            <w:lang w:eastAsia="x-none"/>
          </w:rPr>
          <w:t>R1-2204017</w:t>
        </w:r>
      </w:hyperlink>
      <w:r w:rsidR="008F4B8C">
        <w:rPr>
          <w:lang w:eastAsia="x-none"/>
        </w:rPr>
        <w:tab/>
        <w:t>Evaluation methodology and preliminary results on AI/ML for beam management</w:t>
      </w:r>
      <w:r w:rsidR="008F4B8C">
        <w:rPr>
          <w:lang w:eastAsia="x-none"/>
        </w:rPr>
        <w:tab/>
        <w:t>OPPO</w:t>
      </w:r>
    </w:p>
    <w:p w14:paraId="3A0DB5E6" w14:textId="4B9218B3" w:rsidR="008F4B8C" w:rsidRDefault="001B5688" w:rsidP="008F4B8C">
      <w:pPr>
        <w:rPr>
          <w:lang w:eastAsia="x-none"/>
        </w:rPr>
      </w:pPr>
      <w:hyperlink r:id="rId1894" w:history="1">
        <w:r w:rsidR="000B5C49">
          <w:rPr>
            <w:rStyle w:val="Hyperlink"/>
            <w:lang w:eastAsia="x-none"/>
          </w:rPr>
          <w:t>R1-2204059</w:t>
        </w:r>
      </w:hyperlink>
      <w:r w:rsidR="008F4B8C">
        <w:rPr>
          <w:lang w:eastAsia="x-none"/>
        </w:rPr>
        <w:tab/>
        <w:t>Evaluation methodology of beam management with AI/ML</w:t>
      </w:r>
      <w:r w:rsidR="008F4B8C">
        <w:rPr>
          <w:lang w:eastAsia="x-none"/>
        </w:rPr>
        <w:tab/>
        <w:t>Beijing Jiaotong University</w:t>
      </w:r>
    </w:p>
    <w:p w14:paraId="3B07FA7E" w14:textId="0D7700E0" w:rsidR="008F4B8C" w:rsidRDefault="001B5688" w:rsidP="008F4B8C">
      <w:pPr>
        <w:rPr>
          <w:lang w:eastAsia="x-none"/>
        </w:rPr>
      </w:pPr>
      <w:hyperlink r:id="rId1895" w:history="1">
        <w:r w:rsidR="000B5C49">
          <w:rPr>
            <w:rStyle w:val="Hyperlink"/>
            <w:lang w:eastAsia="x-none"/>
          </w:rPr>
          <w:t>R1-2204102</w:t>
        </w:r>
      </w:hyperlink>
      <w:r w:rsidR="008F4B8C">
        <w:rPr>
          <w:lang w:eastAsia="x-none"/>
        </w:rPr>
        <w:tab/>
        <w:t>Discussion on evaluation of AI/ML for beam management use case</w:t>
      </w:r>
      <w:r w:rsidR="008F4B8C">
        <w:rPr>
          <w:lang w:eastAsia="x-none"/>
        </w:rPr>
        <w:tab/>
        <w:t>FUTUREWEI</w:t>
      </w:r>
    </w:p>
    <w:p w14:paraId="3C21879E" w14:textId="04D6588D" w:rsidR="008F4B8C" w:rsidRDefault="001B5688" w:rsidP="008F4B8C">
      <w:pPr>
        <w:rPr>
          <w:lang w:eastAsia="x-none"/>
        </w:rPr>
      </w:pPr>
      <w:hyperlink r:id="rId1896" w:history="1">
        <w:r w:rsidR="000B5C49">
          <w:rPr>
            <w:rStyle w:val="Hyperlink"/>
            <w:lang w:eastAsia="x-none"/>
          </w:rPr>
          <w:t>R1-2204151</w:t>
        </w:r>
      </w:hyperlink>
      <w:r w:rsidR="008F4B8C">
        <w:rPr>
          <w:lang w:eastAsia="x-none"/>
        </w:rPr>
        <w:tab/>
        <w:t>Evaluation on AI/ML for beam management</w:t>
      </w:r>
      <w:r w:rsidR="008F4B8C">
        <w:rPr>
          <w:lang w:eastAsia="x-none"/>
        </w:rPr>
        <w:tab/>
        <w:t>LG Electronics</w:t>
      </w:r>
    </w:p>
    <w:p w14:paraId="6D5C9C0D" w14:textId="2C81052E" w:rsidR="008F4B8C" w:rsidRDefault="001B5688" w:rsidP="008F4B8C">
      <w:pPr>
        <w:rPr>
          <w:lang w:eastAsia="x-none"/>
        </w:rPr>
      </w:pPr>
      <w:hyperlink r:id="rId1897" w:history="1">
        <w:r w:rsidR="000B5C49">
          <w:rPr>
            <w:rStyle w:val="Hyperlink"/>
            <w:lang w:eastAsia="x-none"/>
          </w:rPr>
          <w:t>R1-2204182</w:t>
        </w:r>
      </w:hyperlink>
      <w:r w:rsidR="008F4B8C">
        <w:rPr>
          <w:lang w:eastAsia="x-none"/>
        </w:rPr>
        <w:tab/>
        <w:t>Some discussions on evaluation on AI-ML for Beam management</w:t>
      </w:r>
      <w:r w:rsidR="008F4B8C">
        <w:rPr>
          <w:lang w:eastAsia="x-none"/>
        </w:rPr>
        <w:tab/>
        <w:t>CAICT</w:t>
      </w:r>
    </w:p>
    <w:p w14:paraId="14DB8EE5" w14:textId="49505205" w:rsidR="008F4B8C" w:rsidRDefault="001B5688" w:rsidP="008F4B8C">
      <w:pPr>
        <w:rPr>
          <w:lang w:eastAsia="x-none"/>
        </w:rPr>
      </w:pPr>
      <w:hyperlink r:id="rId1898" w:history="1">
        <w:r w:rsidR="000B5C49">
          <w:rPr>
            <w:rStyle w:val="Hyperlink"/>
            <w:lang w:eastAsia="x-none"/>
          </w:rPr>
          <w:t>R1-2204240</w:t>
        </w:r>
      </w:hyperlink>
      <w:r w:rsidR="008F4B8C">
        <w:rPr>
          <w:lang w:eastAsia="x-none"/>
        </w:rPr>
        <w:tab/>
        <w:t>Evaluation on AI based Beam Management</w:t>
      </w:r>
      <w:r w:rsidR="008F4B8C">
        <w:rPr>
          <w:lang w:eastAsia="x-none"/>
        </w:rPr>
        <w:tab/>
        <w:t>Apple</w:t>
      </w:r>
    </w:p>
    <w:p w14:paraId="46059785" w14:textId="41773615" w:rsidR="008F4B8C" w:rsidRDefault="001B5688" w:rsidP="008F4B8C">
      <w:pPr>
        <w:rPr>
          <w:lang w:eastAsia="x-none"/>
        </w:rPr>
      </w:pPr>
      <w:hyperlink r:id="rId1899" w:history="1">
        <w:r w:rsidR="000B5C49">
          <w:rPr>
            <w:rStyle w:val="Hyperlink"/>
            <w:lang w:eastAsia="x-none"/>
          </w:rPr>
          <w:t>R1-2204297</w:t>
        </w:r>
      </w:hyperlink>
      <w:r w:rsidR="008F4B8C">
        <w:rPr>
          <w:lang w:eastAsia="x-none"/>
        </w:rPr>
        <w:tab/>
        <w:t>Discussion on evaluation on AI/ML for beam management</w:t>
      </w:r>
      <w:r w:rsidR="008F4B8C">
        <w:rPr>
          <w:lang w:eastAsia="x-none"/>
        </w:rPr>
        <w:tab/>
        <w:t>CMCC</w:t>
      </w:r>
    </w:p>
    <w:p w14:paraId="1872DCBB" w14:textId="77C9E721" w:rsidR="008F4B8C" w:rsidRDefault="001B5688" w:rsidP="008F4B8C">
      <w:pPr>
        <w:rPr>
          <w:lang w:eastAsia="x-none"/>
        </w:rPr>
      </w:pPr>
      <w:hyperlink r:id="rId1900" w:history="1">
        <w:r w:rsidR="000B5C49">
          <w:rPr>
            <w:rStyle w:val="Hyperlink"/>
            <w:lang w:eastAsia="x-none"/>
          </w:rPr>
          <w:t>R1-2204419</w:t>
        </w:r>
      </w:hyperlink>
      <w:r w:rsidR="008F4B8C">
        <w:rPr>
          <w:lang w:eastAsia="x-none"/>
        </w:rPr>
        <w:tab/>
        <w:t>Evaluation on AI/ML for beam management</w:t>
      </w:r>
      <w:r w:rsidR="008F4B8C">
        <w:rPr>
          <w:lang w:eastAsia="x-none"/>
        </w:rPr>
        <w:tab/>
        <w:t>Lenovo</w:t>
      </w:r>
    </w:p>
    <w:p w14:paraId="098AB06D" w14:textId="3FE89285" w:rsidR="008F4B8C" w:rsidRDefault="001B5688" w:rsidP="008F4B8C">
      <w:pPr>
        <w:rPr>
          <w:lang w:eastAsia="x-none"/>
        </w:rPr>
      </w:pPr>
      <w:hyperlink r:id="rId1901" w:history="1">
        <w:r w:rsidR="000B5C49">
          <w:rPr>
            <w:rStyle w:val="Hyperlink"/>
            <w:lang w:eastAsia="x-none"/>
          </w:rPr>
          <w:t>R1-2204573</w:t>
        </w:r>
      </w:hyperlink>
      <w:r w:rsidR="008F4B8C">
        <w:rPr>
          <w:lang w:eastAsia="x-none"/>
        </w:rPr>
        <w:tab/>
        <w:t>Evaluation on ML for beam management</w:t>
      </w:r>
      <w:r w:rsidR="008F4B8C">
        <w:rPr>
          <w:lang w:eastAsia="x-none"/>
        </w:rPr>
        <w:tab/>
        <w:t>Nokia, Nokia Shanghai Bell</w:t>
      </w:r>
    </w:p>
    <w:p w14:paraId="289F0BCF" w14:textId="30CC267F" w:rsidR="008F4B8C" w:rsidRDefault="001B5688" w:rsidP="008F4B8C">
      <w:pPr>
        <w:rPr>
          <w:lang w:eastAsia="x-none"/>
        </w:rPr>
      </w:pPr>
      <w:hyperlink r:id="rId1902" w:history="1">
        <w:r w:rsidR="000B5C49">
          <w:rPr>
            <w:rStyle w:val="Hyperlink"/>
            <w:lang w:eastAsia="x-none"/>
          </w:rPr>
          <w:t>R1-2204795</w:t>
        </w:r>
      </w:hyperlink>
      <w:r w:rsidR="008F4B8C">
        <w:rPr>
          <w:lang w:eastAsia="x-none"/>
        </w:rPr>
        <w:tab/>
        <w:t>Evaluation for beam management</w:t>
      </w:r>
      <w:r w:rsidR="008F4B8C">
        <w:rPr>
          <w:lang w:eastAsia="x-none"/>
        </w:rPr>
        <w:tab/>
        <w:t>Intel Corporation</w:t>
      </w:r>
    </w:p>
    <w:p w14:paraId="7894BF3D" w14:textId="71E862CD" w:rsidR="008F4B8C" w:rsidRDefault="001B5688" w:rsidP="008F4B8C">
      <w:pPr>
        <w:rPr>
          <w:lang w:eastAsia="x-none"/>
        </w:rPr>
      </w:pPr>
      <w:hyperlink r:id="rId1903" w:history="1">
        <w:r w:rsidR="000B5C49">
          <w:rPr>
            <w:rStyle w:val="Hyperlink"/>
            <w:lang w:eastAsia="x-none"/>
          </w:rPr>
          <w:t>R1-2204842</w:t>
        </w:r>
      </w:hyperlink>
      <w:r w:rsidR="008F4B8C">
        <w:rPr>
          <w:lang w:eastAsia="x-none"/>
        </w:rPr>
        <w:tab/>
        <w:t>On evaluation assumptions of AI and ML for beam management</w:t>
      </w:r>
      <w:r w:rsidR="008F4B8C">
        <w:rPr>
          <w:lang w:eastAsia="x-none"/>
        </w:rPr>
        <w:tab/>
        <w:t>NVIDIA</w:t>
      </w:r>
    </w:p>
    <w:p w14:paraId="7D798C74" w14:textId="775843B1" w:rsidR="008F4B8C" w:rsidRDefault="001B5688" w:rsidP="008F4B8C">
      <w:pPr>
        <w:rPr>
          <w:lang w:eastAsia="x-none"/>
        </w:rPr>
      </w:pPr>
      <w:hyperlink r:id="rId1904" w:history="1">
        <w:r w:rsidR="000B5C49">
          <w:rPr>
            <w:rStyle w:val="Hyperlink"/>
            <w:lang w:eastAsia="x-none"/>
          </w:rPr>
          <w:t>R1-2204862</w:t>
        </w:r>
      </w:hyperlink>
      <w:r w:rsidR="008F4B8C">
        <w:rPr>
          <w:lang w:eastAsia="x-none"/>
        </w:rPr>
        <w:tab/>
        <w:t>Evaluation methodology aspects on AI/ML for beam management</w:t>
      </w:r>
      <w:r w:rsidR="008F4B8C">
        <w:rPr>
          <w:lang w:eastAsia="x-none"/>
        </w:rPr>
        <w:tab/>
        <w:t>AT&amp;T</w:t>
      </w:r>
    </w:p>
    <w:p w14:paraId="3B0E43BD" w14:textId="70EEF61E" w:rsidR="008F4B8C" w:rsidRDefault="001B5688" w:rsidP="008F4B8C">
      <w:pPr>
        <w:rPr>
          <w:lang w:eastAsia="x-none"/>
        </w:rPr>
      </w:pPr>
      <w:hyperlink r:id="rId1905" w:history="1">
        <w:r w:rsidR="000B5C49">
          <w:rPr>
            <w:rStyle w:val="Hyperlink"/>
            <w:lang w:eastAsia="x-none"/>
          </w:rPr>
          <w:t>R1-2205026</w:t>
        </w:r>
      </w:hyperlink>
      <w:r w:rsidR="008F4B8C">
        <w:rPr>
          <w:lang w:eastAsia="x-none"/>
        </w:rPr>
        <w:tab/>
        <w:t>Evaluation on AIML for beam management</w:t>
      </w:r>
      <w:r w:rsidR="008F4B8C">
        <w:rPr>
          <w:lang w:eastAsia="x-none"/>
        </w:rPr>
        <w:tab/>
        <w:t>Qualcomm Incorporated</w:t>
      </w:r>
    </w:p>
    <w:p w14:paraId="475F4CCA" w14:textId="4EA77AB7" w:rsidR="00E03A15" w:rsidRDefault="001B5688" w:rsidP="00E03A15">
      <w:pPr>
        <w:rPr>
          <w:lang w:eastAsia="x-none"/>
        </w:rPr>
      </w:pPr>
      <w:hyperlink r:id="rId1906" w:history="1">
        <w:r w:rsidR="000B5C49">
          <w:rPr>
            <w:rStyle w:val="Hyperlink"/>
            <w:lang w:eastAsia="x-none"/>
          </w:rPr>
          <w:t>R1-2205078</w:t>
        </w:r>
      </w:hyperlink>
      <w:r w:rsidR="00E03A15">
        <w:rPr>
          <w:lang w:eastAsia="x-none"/>
        </w:rPr>
        <w:tab/>
        <w:t>Evaluation on AI/ML for beam management</w:t>
      </w:r>
      <w:r w:rsidR="00E03A15">
        <w:rPr>
          <w:lang w:eastAsia="x-none"/>
        </w:rPr>
        <w:tab/>
        <w:t>Fujitsu Limited</w:t>
      </w:r>
    </w:p>
    <w:p w14:paraId="3C600E61" w14:textId="0E6ECB3B" w:rsidR="00E03A15" w:rsidRDefault="001B5688" w:rsidP="00E03A15">
      <w:pPr>
        <w:rPr>
          <w:lang w:eastAsia="x-none"/>
        </w:rPr>
      </w:pPr>
      <w:hyperlink r:id="rId1907" w:history="1">
        <w:r w:rsidR="000B5C49">
          <w:rPr>
            <w:rStyle w:val="Hyperlink"/>
            <w:lang w:eastAsia="x-none"/>
          </w:rPr>
          <w:t>R1-2205102</w:t>
        </w:r>
      </w:hyperlink>
      <w:r w:rsidR="00E03A15">
        <w:rPr>
          <w:lang w:eastAsia="x-none"/>
        </w:rPr>
        <w:tab/>
        <w:t>AI-assisted Target Cell Prediction for Inter-cell Beam Management</w:t>
      </w:r>
      <w:r w:rsidR="00E03A15">
        <w:rPr>
          <w:lang w:eastAsia="x-none"/>
        </w:rPr>
        <w:tab/>
        <w:t>MediaTek Inc.</w:t>
      </w:r>
    </w:p>
    <w:p w14:paraId="33A8945D" w14:textId="65507831" w:rsidR="00E03A15" w:rsidRDefault="00E03A15" w:rsidP="00E03A15">
      <w:pPr>
        <w:rPr>
          <w:lang w:eastAsia="x-none"/>
        </w:rPr>
      </w:pPr>
    </w:p>
    <w:p w14:paraId="3A34AD8D" w14:textId="77777777" w:rsidR="00E03A15" w:rsidRPr="00124CED" w:rsidRDefault="00E03A15" w:rsidP="00E03A15">
      <w:pPr>
        <w:rPr>
          <w:lang w:eastAsia="x-none"/>
        </w:rPr>
      </w:pPr>
      <w:r w:rsidRPr="00124CED">
        <w:rPr>
          <w:lang w:eastAsia="x-none"/>
        </w:rPr>
        <w:t>[109-e-R18-AI/ML-05] – Feifei (Samsung)</w:t>
      </w:r>
    </w:p>
    <w:p w14:paraId="0F4BCA9D" w14:textId="3833E714" w:rsidR="00E03A15" w:rsidRPr="00124CED" w:rsidRDefault="00E03A15" w:rsidP="00E03A15">
      <w:pPr>
        <w:rPr>
          <w:lang w:eastAsia="x-none"/>
        </w:rPr>
      </w:pPr>
      <w:r w:rsidRPr="00124CED">
        <w:rPr>
          <w:lang w:eastAsia="x-none"/>
        </w:rPr>
        <w:t>Email discussion on evaluation of AI/ML for beam management by May 20</w:t>
      </w:r>
    </w:p>
    <w:p w14:paraId="69A891A5" w14:textId="77777777" w:rsidR="00E03A15" w:rsidRPr="00124CED" w:rsidRDefault="00E03A15" w:rsidP="007A297D">
      <w:pPr>
        <w:numPr>
          <w:ilvl w:val="0"/>
          <w:numId w:val="78"/>
        </w:numPr>
        <w:rPr>
          <w:lang w:eastAsia="x-none"/>
        </w:rPr>
      </w:pPr>
      <w:r w:rsidRPr="00124CED">
        <w:rPr>
          <w:lang w:eastAsia="x-none"/>
        </w:rPr>
        <w:t>Check points: May 18</w:t>
      </w:r>
    </w:p>
    <w:p w14:paraId="32A1C925" w14:textId="63C24BB3" w:rsidR="00124CED" w:rsidRPr="00124CED" w:rsidRDefault="001B5688" w:rsidP="00124CED">
      <w:pPr>
        <w:rPr>
          <w:b/>
          <w:bCs/>
          <w:lang w:eastAsia="x-none"/>
        </w:rPr>
      </w:pPr>
      <w:hyperlink r:id="rId1908" w:history="1">
        <w:r w:rsidR="000B5C49">
          <w:rPr>
            <w:rStyle w:val="Hyperlink"/>
            <w:b/>
            <w:bCs/>
            <w:lang w:eastAsia="x-none"/>
          </w:rPr>
          <w:t>R1-2205269</w:t>
        </w:r>
      </w:hyperlink>
      <w:r w:rsidR="00124CED" w:rsidRPr="00124CED">
        <w:rPr>
          <w:b/>
          <w:bCs/>
          <w:lang w:eastAsia="x-none"/>
        </w:rPr>
        <w:tab/>
        <w:t>Feature lead summary #1 evaluation of AI/ML for beam management</w:t>
      </w:r>
      <w:r w:rsidR="00124CED" w:rsidRPr="00124CED">
        <w:rPr>
          <w:b/>
          <w:bCs/>
          <w:lang w:eastAsia="x-none"/>
        </w:rPr>
        <w:tab/>
        <w:t>Moderator (Samsung)</w:t>
      </w:r>
    </w:p>
    <w:p w14:paraId="52C768F4" w14:textId="1C83870C" w:rsidR="00124CED" w:rsidRDefault="00124CED" w:rsidP="00124CED">
      <w:pPr>
        <w:rPr>
          <w:lang w:eastAsia="x-none"/>
        </w:rPr>
      </w:pPr>
      <w:r>
        <w:rPr>
          <w:lang w:eastAsia="x-none"/>
        </w:rPr>
        <w:t>From May 17</w:t>
      </w:r>
      <w:r w:rsidRPr="00124CED">
        <w:rPr>
          <w:vertAlign w:val="superscript"/>
          <w:lang w:eastAsia="x-none"/>
        </w:rPr>
        <w:t>th</w:t>
      </w:r>
      <w:r>
        <w:rPr>
          <w:lang w:eastAsia="x-none"/>
        </w:rPr>
        <w:t xml:space="preserve"> GTW session</w:t>
      </w:r>
    </w:p>
    <w:p w14:paraId="5A004E81" w14:textId="77777777" w:rsidR="00124CED" w:rsidRPr="00695904" w:rsidRDefault="00124CED" w:rsidP="00124CED">
      <w:pPr>
        <w:rPr>
          <w:highlight w:val="green"/>
        </w:rPr>
      </w:pPr>
      <w:r w:rsidRPr="00695904">
        <w:rPr>
          <w:highlight w:val="green"/>
        </w:rPr>
        <w:t>Agreement</w:t>
      </w:r>
    </w:p>
    <w:p w14:paraId="58D08BE5" w14:textId="77777777" w:rsidR="00124CED" w:rsidRPr="00464AC1" w:rsidRDefault="00124CED" w:rsidP="00CF6E6D">
      <w:pPr>
        <w:pStyle w:val="ListParagraph"/>
        <w:numPr>
          <w:ilvl w:val="0"/>
          <w:numId w:val="271"/>
        </w:numPr>
      </w:pPr>
      <w:r w:rsidRPr="00464AC1">
        <w:t>For dataset construction and performance evaluation (</w:t>
      </w:r>
      <w:r>
        <w:t>if</w:t>
      </w:r>
      <w:r w:rsidRPr="00464AC1">
        <w:t xml:space="preserve"> applicable) for the AI/ML in beam management, system level simulation approach is adopted as baseline</w:t>
      </w:r>
    </w:p>
    <w:p w14:paraId="5393B2A5" w14:textId="77777777" w:rsidR="00124CED" w:rsidRDefault="00124CED" w:rsidP="00CF6E6D">
      <w:pPr>
        <w:pStyle w:val="ListParagraph"/>
        <w:numPr>
          <w:ilvl w:val="1"/>
          <w:numId w:val="271"/>
        </w:numPr>
      </w:pPr>
      <w:r w:rsidRPr="00464AC1">
        <w:t>Link level simulation is optionally adopted</w:t>
      </w:r>
    </w:p>
    <w:p w14:paraId="4FDF74CA" w14:textId="77777777" w:rsidR="00124CED" w:rsidRPr="000F1E69" w:rsidRDefault="00124CED" w:rsidP="00124CED">
      <w:pPr>
        <w:rPr>
          <w:highlight w:val="green"/>
        </w:rPr>
      </w:pPr>
      <w:r w:rsidRPr="000F1E69">
        <w:rPr>
          <w:highlight w:val="green"/>
        </w:rPr>
        <w:t>Agreement</w:t>
      </w:r>
    </w:p>
    <w:p w14:paraId="4A904638" w14:textId="77777777" w:rsidR="00124CED" w:rsidRDefault="00124CED" w:rsidP="00CF6E6D">
      <w:pPr>
        <w:pStyle w:val="ListParagraph"/>
        <w:numPr>
          <w:ilvl w:val="0"/>
          <w:numId w:val="272"/>
        </w:numPr>
      </w:pPr>
      <w:r>
        <w:t>At least for t</w:t>
      </w:r>
      <w:r w:rsidRPr="00804227">
        <w:t xml:space="preserve">emporal </w:t>
      </w:r>
      <w:r>
        <w:t xml:space="preserve">beam prediction, companies report the one of </w:t>
      </w:r>
      <w:r w:rsidRPr="00DB5A12">
        <w:t>spatial consistency procedures:</w:t>
      </w:r>
      <w:r>
        <w:t xml:space="preserve"> </w:t>
      </w:r>
    </w:p>
    <w:p w14:paraId="1BE2AE35" w14:textId="77777777" w:rsidR="00124CED" w:rsidRDefault="00124CED" w:rsidP="00CF6E6D">
      <w:pPr>
        <w:pStyle w:val="ListParagraph"/>
        <w:numPr>
          <w:ilvl w:val="1"/>
          <w:numId w:val="272"/>
        </w:numPr>
      </w:pPr>
      <w:r>
        <w:t>Procedure A in TR38.901</w:t>
      </w:r>
    </w:p>
    <w:p w14:paraId="6241F541" w14:textId="77777777" w:rsidR="00124CED" w:rsidRDefault="00124CED" w:rsidP="00CF6E6D">
      <w:pPr>
        <w:pStyle w:val="ListParagraph"/>
        <w:numPr>
          <w:ilvl w:val="1"/>
          <w:numId w:val="272"/>
        </w:numPr>
      </w:pPr>
      <w:r>
        <w:t>Procedure B in TR38.901</w:t>
      </w:r>
    </w:p>
    <w:p w14:paraId="176A9BD4" w14:textId="77777777" w:rsidR="00124CED" w:rsidRPr="000F1E69" w:rsidRDefault="00124CED" w:rsidP="00124CED">
      <w:pPr>
        <w:rPr>
          <w:highlight w:val="green"/>
        </w:rPr>
      </w:pPr>
      <w:r w:rsidRPr="000F1E69">
        <w:rPr>
          <w:highlight w:val="green"/>
        </w:rPr>
        <w:t>Agreement</w:t>
      </w:r>
    </w:p>
    <w:p w14:paraId="6FE8C5FD" w14:textId="77777777" w:rsidR="00124CED" w:rsidRDefault="00124CED" w:rsidP="00CF6E6D">
      <w:pPr>
        <w:pStyle w:val="ListParagraph"/>
        <w:numPr>
          <w:ilvl w:val="0"/>
          <w:numId w:val="273"/>
        </w:numPr>
      </w:pPr>
      <w:r>
        <w:t xml:space="preserve">At least for temporal beam prediction, Dense Urban (macro-layer only, TR 38.913) is the </w:t>
      </w:r>
      <w:r w:rsidRPr="00124CED">
        <w:rPr>
          <w:rStyle w:val="normaltextrun"/>
          <w:b/>
          <w:bCs/>
        </w:rPr>
        <w:t xml:space="preserve">basic </w:t>
      </w:r>
      <w:r>
        <w:t xml:space="preserve">scenario for dataset generation and performance evaluation. </w:t>
      </w:r>
    </w:p>
    <w:p w14:paraId="50008108" w14:textId="77777777" w:rsidR="00124CED" w:rsidRDefault="00124CED" w:rsidP="00CF6E6D">
      <w:pPr>
        <w:pStyle w:val="ListParagraph"/>
        <w:numPr>
          <w:ilvl w:val="1"/>
          <w:numId w:val="273"/>
        </w:numPr>
      </w:pPr>
      <w:r>
        <w:t>Other scenarios are not precluded.</w:t>
      </w:r>
    </w:p>
    <w:p w14:paraId="3E62EF24" w14:textId="77777777" w:rsidR="00124CED" w:rsidRPr="00996169" w:rsidRDefault="00124CED" w:rsidP="00CF6E6D">
      <w:pPr>
        <w:pStyle w:val="ListParagraph"/>
        <w:numPr>
          <w:ilvl w:val="0"/>
          <w:numId w:val="273"/>
        </w:numPr>
      </w:pPr>
      <w:r>
        <w:t xml:space="preserve">For spatial-domain </w:t>
      </w:r>
      <w:r w:rsidRPr="00FB58C7">
        <w:t>beam</w:t>
      </w:r>
      <w:r w:rsidRPr="00124CED">
        <w:rPr>
          <w:color w:val="FF0000"/>
        </w:rPr>
        <w:t xml:space="preserve"> </w:t>
      </w:r>
      <w:r>
        <w:t xml:space="preserve">prediction, Dense Urban (macro-layer only, TR 38.913) is the </w:t>
      </w:r>
      <w:r w:rsidRPr="00124CED">
        <w:rPr>
          <w:rStyle w:val="normaltextrun"/>
          <w:b/>
          <w:bCs/>
        </w:rPr>
        <w:t xml:space="preserve">basic </w:t>
      </w:r>
      <w:r>
        <w:t xml:space="preserve">scenario for dataset generation and performance evaluation. </w:t>
      </w:r>
    </w:p>
    <w:p w14:paraId="747D0CBF" w14:textId="77777777" w:rsidR="00124CED" w:rsidRDefault="00124CED" w:rsidP="00CF6E6D">
      <w:pPr>
        <w:pStyle w:val="ListParagraph"/>
        <w:numPr>
          <w:ilvl w:val="1"/>
          <w:numId w:val="273"/>
        </w:numPr>
      </w:pPr>
      <w:r>
        <w:t>Other scenarios are not precluded.</w:t>
      </w:r>
    </w:p>
    <w:p w14:paraId="5E9C9301" w14:textId="77777777" w:rsidR="00124CED" w:rsidRPr="006E4B25" w:rsidRDefault="00124CED" w:rsidP="00124CED">
      <w:pPr>
        <w:rPr>
          <w:highlight w:val="green"/>
        </w:rPr>
      </w:pPr>
      <w:r w:rsidRPr="006E4B25">
        <w:rPr>
          <w:highlight w:val="green"/>
        </w:rPr>
        <w:t>Agreement</w:t>
      </w:r>
    </w:p>
    <w:p w14:paraId="37C06F25" w14:textId="77777777" w:rsidR="00124CED" w:rsidRDefault="00124CED" w:rsidP="00CF6E6D">
      <w:pPr>
        <w:pStyle w:val="ListParagraph"/>
        <w:numPr>
          <w:ilvl w:val="0"/>
          <w:numId w:val="274"/>
        </w:numPr>
      </w:pPr>
      <w:r>
        <w:t>At least for spatial-domain beam prediction in initial phase of the evaluation, UE trajectory model is not necessarily to be defined.</w:t>
      </w:r>
    </w:p>
    <w:p w14:paraId="550AD11C" w14:textId="77777777" w:rsidR="00124CED" w:rsidRPr="006E4B25" w:rsidRDefault="00124CED" w:rsidP="00124CED">
      <w:pPr>
        <w:rPr>
          <w:highlight w:val="green"/>
        </w:rPr>
      </w:pPr>
      <w:r w:rsidRPr="006E4B25">
        <w:rPr>
          <w:highlight w:val="green"/>
        </w:rPr>
        <w:t>Agreement</w:t>
      </w:r>
    </w:p>
    <w:p w14:paraId="1B051530" w14:textId="77777777" w:rsidR="00124CED" w:rsidRDefault="00124CED" w:rsidP="00CF6E6D">
      <w:pPr>
        <w:pStyle w:val="ListParagraph"/>
        <w:numPr>
          <w:ilvl w:val="0"/>
          <w:numId w:val="274"/>
        </w:numPr>
      </w:pPr>
      <w:r>
        <w:t>At least for temporal beam prediction in initial phase of the evaluation, UE trajectory model is defined. FFS on the details.</w:t>
      </w:r>
    </w:p>
    <w:p w14:paraId="2D0A8923" w14:textId="77777777" w:rsidR="00124CED" w:rsidRPr="006E4B25" w:rsidRDefault="00124CED" w:rsidP="00124CED">
      <w:pPr>
        <w:rPr>
          <w:lang w:eastAsia="x-none"/>
        </w:rPr>
      </w:pPr>
    </w:p>
    <w:p w14:paraId="03AE6663" w14:textId="1A287750" w:rsidR="00124CED" w:rsidRDefault="001B5688" w:rsidP="00124CED">
      <w:pPr>
        <w:rPr>
          <w:lang w:eastAsia="x-none"/>
        </w:rPr>
      </w:pPr>
      <w:hyperlink r:id="rId1909" w:history="1">
        <w:r w:rsidR="000B5C49">
          <w:rPr>
            <w:rStyle w:val="Hyperlink"/>
            <w:lang w:eastAsia="x-none"/>
          </w:rPr>
          <w:t>R1-2205270</w:t>
        </w:r>
      </w:hyperlink>
      <w:r w:rsidR="00124CED">
        <w:rPr>
          <w:lang w:eastAsia="x-none"/>
        </w:rPr>
        <w:tab/>
        <w:t>Feature lead summary #2 evaluation of AI/ML for beam management</w:t>
      </w:r>
      <w:r w:rsidR="00124CED">
        <w:rPr>
          <w:lang w:eastAsia="x-none"/>
        </w:rPr>
        <w:tab/>
        <w:t>Moderator (Samsung)</w:t>
      </w:r>
    </w:p>
    <w:p w14:paraId="79E5AFA4" w14:textId="7A7CAF25" w:rsidR="00124CED" w:rsidRDefault="001B5688" w:rsidP="00124CED">
      <w:pPr>
        <w:rPr>
          <w:lang w:eastAsia="x-none"/>
        </w:rPr>
      </w:pPr>
      <w:hyperlink r:id="rId1910" w:history="1">
        <w:r w:rsidR="000B5C49">
          <w:rPr>
            <w:rStyle w:val="Hyperlink"/>
            <w:lang w:eastAsia="x-none"/>
          </w:rPr>
          <w:t>R1-2205271</w:t>
        </w:r>
      </w:hyperlink>
      <w:r w:rsidR="00124CED">
        <w:rPr>
          <w:lang w:eastAsia="x-none"/>
        </w:rPr>
        <w:tab/>
        <w:t>Feature lead summary #3 evaluation of AI/ML for beam management</w:t>
      </w:r>
      <w:r w:rsidR="00124CED">
        <w:rPr>
          <w:lang w:eastAsia="x-none"/>
        </w:rPr>
        <w:tab/>
        <w:t>Moderator (Samsung)</w:t>
      </w:r>
    </w:p>
    <w:p w14:paraId="62E0B540" w14:textId="2AF240B7" w:rsidR="00D61BA3" w:rsidRDefault="00D61BA3" w:rsidP="00124CED">
      <w:pPr>
        <w:rPr>
          <w:lang w:eastAsia="x-none"/>
        </w:rPr>
      </w:pPr>
    </w:p>
    <w:p w14:paraId="2AA98798" w14:textId="2A67D219" w:rsidR="00D61BA3" w:rsidRDefault="00D61BA3" w:rsidP="00124CED">
      <w:pPr>
        <w:rPr>
          <w:lang w:eastAsia="x-none"/>
        </w:rPr>
      </w:pPr>
      <w:r w:rsidRPr="00D61BA3">
        <w:rPr>
          <w:b/>
          <w:bCs/>
          <w:lang w:eastAsia="x-none"/>
        </w:rPr>
        <w:t>Decision:</w:t>
      </w:r>
      <w:r>
        <w:rPr>
          <w:lang w:eastAsia="x-none"/>
        </w:rPr>
        <w:t xml:space="preserve"> As per email decision posted on May 20</w:t>
      </w:r>
      <w:r w:rsidRPr="00D61BA3">
        <w:rPr>
          <w:vertAlign w:val="superscript"/>
          <w:lang w:eastAsia="x-none"/>
        </w:rPr>
        <w:t>th</w:t>
      </w:r>
      <w:r>
        <w:rPr>
          <w:lang w:eastAsia="x-none"/>
        </w:rPr>
        <w:t>,</w:t>
      </w:r>
    </w:p>
    <w:p w14:paraId="72331FE2" w14:textId="77777777" w:rsidR="00D61BA3" w:rsidRPr="008C015B" w:rsidRDefault="00D61BA3" w:rsidP="00D61BA3">
      <w:pPr>
        <w:rPr>
          <w:highlight w:val="green"/>
          <w:lang w:val="en-US" w:eastAsia="zh-CN"/>
        </w:rPr>
      </w:pPr>
      <w:r w:rsidRPr="008C015B">
        <w:rPr>
          <w:highlight w:val="green"/>
          <w:lang w:val="en-US" w:eastAsia="zh-CN"/>
        </w:rPr>
        <w:t>Agreement</w:t>
      </w:r>
    </w:p>
    <w:p w14:paraId="2E5B0BA7" w14:textId="77777777" w:rsidR="00D61BA3" w:rsidRPr="00D61BA3" w:rsidRDefault="00D61BA3" w:rsidP="00CF6E6D">
      <w:pPr>
        <w:pStyle w:val="ListParagraph"/>
        <w:numPr>
          <w:ilvl w:val="0"/>
          <w:numId w:val="506"/>
        </w:numPr>
        <w:rPr>
          <w:rFonts w:eastAsia="Microsoft YaHei UI"/>
          <w:lang w:val="en-US" w:eastAsia="zh-CN"/>
        </w:rPr>
      </w:pPr>
      <w:r w:rsidRPr="00D61BA3">
        <w:rPr>
          <w:rFonts w:eastAsia="Microsoft YaHei UI"/>
          <w:lang w:val="en-US" w:eastAsia="zh-CN"/>
        </w:rPr>
        <w:t>UE rotation speed is reported by companies.</w:t>
      </w:r>
    </w:p>
    <w:p w14:paraId="75DAC488" w14:textId="77777777" w:rsidR="00D61BA3" w:rsidRPr="00D61BA3" w:rsidRDefault="00D61BA3" w:rsidP="00CF6E6D">
      <w:pPr>
        <w:pStyle w:val="ListParagraph"/>
        <w:numPr>
          <w:ilvl w:val="1"/>
          <w:numId w:val="506"/>
        </w:numPr>
        <w:rPr>
          <w:rFonts w:eastAsia="Microsoft YaHei UI"/>
          <w:lang w:val="en-US" w:eastAsia="zh-CN"/>
        </w:rPr>
      </w:pPr>
      <w:r w:rsidRPr="00D61BA3">
        <w:rPr>
          <w:rFonts w:eastAsia="Microsoft YaHei UI"/>
          <w:lang w:val="en-US" w:eastAsia="zh-CN"/>
        </w:rPr>
        <w:t>Note: UE rotation speed = 0, i.e., no UE rotation, is not precluded.</w:t>
      </w:r>
    </w:p>
    <w:p w14:paraId="64B27E74" w14:textId="77777777" w:rsidR="00D61BA3" w:rsidRPr="008C015B" w:rsidRDefault="00D61BA3" w:rsidP="00D61BA3">
      <w:pPr>
        <w:rPr>
          <w:highlight w:val="green"/>
          <w:lang w:val="en-US" w:eastAsia="zh-CN"/>
        </w:rPr>
      </w:pPr>
      <w:r w:rsidRPr="008C015B">
        <w:rPr>
          <w:highlight w:val="green"/>
          <w:lang w:val="en-US" w:eastAsia="zh-CN"/>
        </w:rPr>
        <w:t>Agreement</w:t>
      </w:r>
    </w:p>
    <w:p w14:paraId="2EAA1B75" w14:textId="77777777" w:rsidR="00D61BA3" w:rsidRPr="00D61BA3" w:rsidRDefault="00D61BA3" w:rsidP="00CF6E6D">
      <w:pPr>
        <w:pStyle w:val="ListParagraph"/>
        <w:numPr>
          <w:ilvl w:val="0"/>
          <w:numId w:val="506"/>
        </w:numPr>
        <w:rPr>
          <w:rFonts w:eastAsia="Microsoft YaHei UI"/>
          <w:lang w:val="en-US" w:eastAsia="zh-CN"/>
        </w:rPr>
      </w:pPr>
      <w:r w:rsidRPr="00D61BA3">
        <w:rPr>
          <w:rFonts w:eastAsia="Microsoft YaHei UI"/>
          <w:lang w:val="en-US" w:eastAsia="zh-CN"/>
        </w:rPr>
        <w:t>For AI/ML in beam management evaluation, RAN1 does not attempt to define any common AI/ML model as a baseline.</w:t>
      </w:r>
    </w:p>
    <w:p w14:paraId="53900CC6" w14:textId="77777777" w:rsidR="00D61BA3" w:rsidRPr="00D61BA3" w:rsidRDefault="00D61BA3" w:rsidP="00D61BA3">
      <w:pPr>
        <w:rPr>
          <w:u w:val="single"/>
          <w:lang w:val="en-US" w:eastAsia="zh-CN"/>
        </w:rPr>
      </w:pPr>
      <w:r w:rsidRPr="00D61BA3">
        <w:rPr>
          <w:u w:val="single"/>
          <w:lang w:val="en-US" w:eastAsia="zh-CN"/>
        </w:rPr>
        <w:t>Conclusion</w:t>
      </w:r>
    </w:p>
    <w:p w14:paraId="5846E271" w14:textId="77777777" w:rsidR="00D61BA3" w:rsidRPr="008C015B" w:rsidRDefault="00D61BA3" w:rsidP="00D61BA3">
      <w:pPr>
        <w:rPr>
          <w:rFonts w:eastAsia="Microsoft YaHei UI"/>
          <w:lang w:val="en-US" w:eastAsia="zh-CN"/>
        </w:rPr>
      </w:pPr>
      <w:r w:rsidRPr="008C015B">
        <w:rPr>
          <w:rFonts w:eastAsia="Microsoft YaHei UI"/>
          <w:lang w:val="en-US" w:eastAsia="zh-CN"/>
        </w:rPr>
        <w:lastRenderedPageBreak/>
        <w:t>Further study AI/ML model generalization in beam management evaluating the inference performance of beam prediction under multiple different scenarios/configurations.</w:t>
      </w:r>
    </w:p>
    <w:p w14:paraId="3269F313" w14:textId="77777777" w:rsidR="00D61BA3" w:rsidRPr="00D61BA3" w:rsidRDefault="00D61BA3" w:rsidP="00CF6E6D">
      <w:pPr>
        <w:pStyle w:val="ListParagraph"/>
        <w:numPr>
          <w:ilvl w:val="0"/>
          <w:numId w:val="506"/>
        </w:numPr>
        <w:rPr>
          <w:rFonts w:eastAsia="Microsoft YaHei UI"/>
          <w:lang w:val="en-US" w:eastAsia="zh-CN"/>
        </w:rPr>
      </w:pPr>
      <w:r w:rsidRPr="00D61BA3">
        <w:rPr>
          <w:rFonts w:eastAsia="Microsoft YaHei UI"/>
          <w:lang w:val="en-US" w:eastAsia="zh-CN"/>
        </w:rPr>
        <w:t>FFS on different scenarios/configurations</w:t>
      </w:r>
    </w:p>
    <w:p w14:paraId="259EFA91" w14:textId="77777777" w:rsidR="00D61BA3" w:rsidRPr="00D61BA3" w:rsidRDefault="00D61BA3" w:rsidP="00CF6E6D">
      <w:pPr>
        <w:pStyle w:val="ListParagraph"/>
        <w:numPr>
          <w:ilvl w:val="0"/>
          <w:numId w:val="506"/>
        </w:numPr>
        <w:rPr>
          <w:rFonts w:eastAsia="Microsoft YaHei UI"/>
          <w:lang w:val="en-US" w:eastAsia="zh-CN"/>
        </w:rPr>
      </w:pPr>
      <w:r w:rsidRPr="00D61BA3">
        <w:rPr>
          <w:rFonts w:eastAsia="Microsoft YaHei UI"/>
          <w:lang w:val="en-US" w:eastAsia="zh-CN"/>
        </w:rPr>
        <w:t>Companies report the training approach, at least including the dataset assumption for training</w:t>
      </w:r>
    </w:p>
    <w:p w14:paraId="5EFF5E45" w14:textId="77777777" w:rsidR="00D61BA3" w:rsidRPr="008C015B" w:rsidRDefault="00D61BA3" w:rsidP="00D61BA3">
      <w:pPr>
        <w:rPr>
          <w:highlight w:val="green"/>
          <w:lang w:val="en-US" w:eastAsia="zh-CN"/>
        </w:rPr>
      </w:pPr>
      <w:r w:rsidRPr="00CD1651">
        <w:rPr>
          <w:highlight w:val="green"/>
          <w:lang w:val="en-US" w:eastAsia="zh-CN"/>
        </w:rPr>
        <w:t>Agreement</w:t>
      </w:r>
    </w:p>
    <w:p w14:paraId="05D075DB" w14:textId="77777777" w:rsidR="00D61BA3" w:rsidRPr="00D61BA3" w:rsidRDefault="00D61BA3" w:rsidP="00CF6E6D">
      <w:pPr>
        <w:pStyle w:val="ListParagraph"/>
        <w:numPr>
          <w:ilvl w:val="0"/>
          <w:numId w:val="507"/>
        </w:numPr>
        <w:rPr>
          <w:rFonts w:eastAsia="Microsoft YaHei UI"/>
          <w:lang w:val="en-US" w:eastAsia="zh-CN"/>
        </w:rPr>
      </w:pPr>
      <w:r w:rsidRPr="00D61BA3">
        <w:rPr>
          <w:rFonts w:eastAsia="Microsoft YaHei UI"/>
          <w:lang w:val="en-US" w:eastAsia="zh-CN"/>
        </w:rPr>
        <w:t>For evaluation of AI/ML in BM, the KPI may include the model complexity and computational complexity.</w:t>
      </w:r>
    </w:p>
    <w:p w14:paraId="2945FE8B" w14:textId="77777777" w:rsidR="00D61BA3" w:rsidRPr="00D61BA3" w:rsidRDefault="00D61BA3" w:rsidP="00CF6E6D">
      <w:pPr>
        <w:pStyle w:val="ListParagraph"/>
        <w:numPr>
          <w:ilvl w:val="1"/>
          <w:numId w:val="507"/>
        </w:numPr>
        <w:rPr>
          <w:rFonts w:eastAsia="Microsoft YaHei UI"/>
          <w:lang w:val="en-US" w:eastAsia="zh-CN"/>
        </w:rPr>
      </w:pPr>
      <w:r w:rsidRPr="00D61BA3">
        <w:rPr>
          <w:rFonts w:eastAsia="Microsoft YaHei UI"/>
          <w:lang w:val="en-US" w:eastAsia="zh-CN"/>
        </w:rPr>
        <w:t>FFS: the details of model complexity and computational complexity</w:t>
      </w:r>
    </w:p>
    <w:p w14:paraId="7D42E5DF" w14:textId="77777777" w:rsidR="00D61BA3" w:rsidRPr="008C015B" w:rsidRDefault="00D61BA3" w:rsidP="00D61BA3">
      <w:pPr>
        <w:rPr>
          <w:highlight w:val="green"/>
          <w:lang w:val="en-US" w:eastAsia="zh-CN"/>
        </w:rPr>
      </w:pPr>
      <w:r w:rsidRPr="00CD1651">
        <w:rPr>
          <w:highlight w:val="green"/>
          <w:lang w:val="en-US" w:eastAsia="zh-CN"/>
        </w:rPr>
        <w:t>Agreement</w:t>
      </w:r>
    </w:p>
    <w:p w14:paraId="0A7991E1" w14:textId="77777777" w:rsidR="00D61BA3" w:rsidRPr="00D61BA3" w:rsidRDefault="00D61BA3" w:rsidP="00CF6E6D">
      <w:pPr>
        <w:pStyle w:val="ListParagraph"/>
        <w:numPr>
          <w:ilvl w:val="0"/>
          <w:numId w:val="507"/>
        </w:numPr>
        <w:rPr>
          <w:rFonts w:eastAsia="Microsoft YaHei UI"/>
          <w:lang w:val="en-US" w:eastAsia="zh-CN"/>
        </w:rPr>
      </w:pPr>
      <w:r w:rsidRPr="00D61BA3">
        <w:rPr>
          <w:rFonts w:eastAsia="Microsoft YaHei UI"/>
          <w:lang w:val="en-US" w:eastAsia="zh-CN"/>
        </w:rPr>
        <w:t>For spatial-domain beam prediction, further study the following options as baseline performance</w:t>
      </w:r>
    </w:p>
    <w:p w14:paraId="74DE0D92" w14:textId="39AC8758" w:rsidR="00D61BA3" w:rsidRPr="00D61BA3" w:rsidRDefault="00D61BA3" w:rsidP="00CF6E6D">
      <w:pPr>
        <w:pStyle w:val="ListParagraph"/>
        <w:numPr>
          <w:ilvl w:val="1"/>
          <w:numId w:val="507"/>
        </w:numPr>
        <w:rPr>
          <w:rFonts w:eastAsia="Microsoft YaHei UI"/>
          <w:lang w:val="en-US" w:eastAsia="zh-CN"/>
        </w:rPr>
      </w:pPr>
      <w:r w:rsidRPr="00D61BA3">
        <w:rPr>
          <w:rFonts w:eastAsia="Microsoft YaHei UI"/>
          <w:lang w:val="en-US" w:eastAsia="zh-CN"/>
        </w:rPr>
        <w:t>Option 1: Select the best beam within Set A of beams based on the measurement of all RS resources or all possible beams of beam Set A (exhaustive beam sweeping)</w:t>
      </w:r>
    </w:p>
    <w:p w14:paraId="05BB9A05" w14:textId="77777777" w:rsidR="00D61BA3" w:rsidRPr="00D61BA3" w:rsidRDefault="00D61BA3" w:rsidP="00CF6E6D">
      <w:pPr>
        <w:pStyle w:val="ListParagraph"/>
        <w:numPr>
          <w:ilvl w:val="2"/>
          <w:numId w:val="507"/>
        </w:numPr>
        <w:rPr>
          <w:rFonts w:eastAsia="Microsoft YaHei UI"/>
          <w:lang w:val="en-US" w:eastAsia="zh-CN"/>
        </w:rPr>
      </w:pPr>
      <w:r w:rsidRPr="00D61BA3">
        <w:rPr>
          <w:rFonts w:eastAsia="Microsoft YaHei UI"/>
          <w:lang w:val="en-US" w:eastAsia="zh-CN"/>
        </w:rPr>
        <w:t>FFS CSI-RS/SSB as the RS resources</w:t>
      </w:r>
    </w:p>
    <w:p w14:paraId="09106E96" w14:textId="77777777" w:rsidR="00D61BA3" w:rsidRPr="00D61BA3" w:rsidRDefault="00D61BA3" w:rsidP="00CF6E6D">
      <w:pPr>
        <w:pStyle w:val="ListParagraph"/>
        <w:numPr>
          <w:ilvl w:val="1"/>
          <w:numId w:val="507"/>
        </w:numPr>
        <w:rPr>
          <w:rFonts w:eastAsia="Microsoft YaHei UI"/>
          <w:lang w:val="en-US" w:eastAsia="zh-CN"/>
        </w:rPr>
      </w:pPr>
      <w:r w:rsidRPr="00D61BA3">
        <w:rPr>
          <w:rFonts w:eastAsia="Microsoft YaHei UI"/>
          <w:lang w:val="en-US" w:eastAsia="zh-CN"/>
        </w:rPr>
        <w:t>Option 2: Select the best beam within Set A of beams based on the measurement of RS resources from Set B of beams</w:t>
      </w:r>
    </w:p>
    <w:p w14:paraId="566F2FE1" w14:textId="77777777" w:rsidR="00D61BA3" w:rsidRPr="00D61BA3" w:rsidRDefault="00D61BA3" w:rsidP="00CF6E6D">
      <w:pPr>
        <w:pStyle w:val="ListParagraph"/>
        <w:numPr>
          <w:ilvl w:val="2"/>
          <w:numId w:val="507"/>
        </w:numPr>
        <w:rPr>
          <w:rFonts w:eastAsia="Microsoft YaHei UI"/>
          <w:lang w:val="en-US" w:eastAsia="zh-CN"/>
        </w:rPr>
      </w:pPr>
      <w:r w:rsidRPr="00D61BA3">
        <w:rPr>
          <w:rFonts w:eastAsia="Microsoft YaHei UI"/>
          <w:lang w:val="en-US" w:eastAsia="zh-CN"/>
        </w:rPr>
        <w:t>FFS: Set B is a subset of Set A and/or Set A consists of narrow beams and Set B consists of wide beams</w:t>
      </w:r>
    </w:p>
    <w:p w14:paraId="028CBE35" w14:textId="77777777" w:rsidR="00D61BA3" w:rsidRPr="00D61BA3" w:rsidRDefault="00D61BA3" w:rsidP="00CF6E6D">
      <w:pPr>
        <w:pStyle w:val="ListParagraph"/>
        <w:numPr>
          <w:ilvl w:val="2"/>
          <w:numId w:val="507"/>
        </w:numPr>
        <w:rPr>
          <w:rFonts w:eastAsia="Microsoft YaHei UI"/>
          <w:lang w:val="en-US" w:eastAsia="zh-CN"/>
        </w:rPr>
      </w:pPr>
      <w:r w:rsidRPr="00D61BA3">
        <w:rPr>
          <w:rFonts w:eastAsia="Microsoft YaHei UI"/>
          <w:lang w:val="en-US" w:eastAsia="zh-CN"/>
        </w:rPr>
        <w:t>FFS: how conventional scheme to obtain performance KPIs</w:t>
      </w:r>
    </w:p>
    <w:p w14:paraId="6C69A735" w14:textId="77777777" w:rsidR="00D61BA3" w:rsidRPr="00D61BA3" w:rsidRDefault="00D61BA3" w:rsidP="00CF6E6D">
      <w:pPr>
        <w:pStyle w:val="ListParagraph"/>
        <w:numPr>
          <w:ilvl w:val="2"/>
          <w:numId w:val="507"/>
        </w:numPr>
        <w:rPr>
          <w:rFonts w:eastAsia="Microsoft YaHei UI"/>
          <w:lang w:val="en-US" w:eastAsia="zh-CN"/>
        </w:rPr>
      </w:pPr>
      <w:r w:rsidRPr="00D61BA3">
        <w:rPr>
          <w:rFonts w:eastAsia="Microsoft YaHei UI"/>
          <w:lang w:val="en-US" w:eastAsia="zh-CN"/>
        </w:rPr>
        <w:t>FFS: how to determine the subset of RS resources is reported by companies</w:t>
      </w:r>
    </w:p>
    <w:p w14:paraId="2C407FB0" w14:textId="77777777" w:rsidR="00D61BA3" w:rsidRPr="00D61BA3" w:rsidRDefault="00D61BA3" w:rsidP="00CF6E6D">
      <w:pPr>
        <w:pStyle w:val="ListParagraph"/>
        <w:numPr>
          <w:ilvl w:val="1"/>
          <w:numId w:val="507"/>
        </w:numPr>
        <w:rPr>
          <w:rFonts w:eastAsia="Microsoft YaHei UI"/>
          <w:lang w:val="en-US" w:eastAsia="zh-CN"/>
        </w:rPr>
      </w:pPr>
      <w:r w:rsidRPr="00D61BA3">
        <w:rPr>
          <w:rFonts w:eastAsia="Microsoft YaHei UI"/>
          <w:lang w:val="en-US" w:eastAsia="zh-CN"/>
        </w:rPr>
        <w:t>Other options are not precluded.</w:t>
      </w:r>
    </w:p>
    <w:p w14:paraId="6BF3C699" w14:textId="45856C35" w:rsidR="00D61BA3" w:rsidRDefault="00D61BA3" w:rsidP="00124CED">
      <w:pPr>
        <w:rPr>
          <w:lang w:val="en-US" w:eastAsia="x-none"/>
        </w:rPr>
      </w:pPr>
    </w:p>
    <w:p w14:paraId="7450F338" w14:textId="38864738" w:rsidR="00CB7FB8" w:rsidRDefault="00CB7FB8" w:rsidP="00CB7FB8">
      <w:pPr>
        <w:rPr>
          <w:lang w:eastAsia="x-none"/>
        </w:rPr>
      </w:pPr>
      <w:r w:rsidRPr="00D61BA3">
        <w:rPr>
          <w:b/>
          <w:bCs/>
          <w:lang w:eastAsia="x-none"/>
        </w:rPr>
        <w:t>Decision:</w:t>
      </w:r>
      <w:r>
        <w:rPr>
          <w:lang w:eastAsia="x-none"/>
        </w:rPr>
        <w:t xml:space="preserve"> As per email decision posted on May 22</w:t>
      </w:r>
      <w:r w:rsidRPr="00CB7FB8">
        <w:rPr>
          <w:vertAlign w:val="superscript"/>
          <w:lang w:eastAsia="x-none"/>
        </w:rPr>
        <w:t>nd</w:t>
      </w:r>
      <w:r>
        <w:rPr>
          <w:lang w:eastAsia="x-none"/>
        </w:rPr>
        <w:t>,</w:t>
      </w:r>
    </w:p>
    <w:p w14:paraId="4DD2CD0D" w14:textId="77777777" w:rsidR="00CB7FB8" w:rsidRPr="00CB7FB8" w:rsidRDefault="00CB7FB8" w:rsidP="00CB7FB8">
      <w:pPr>
        <w:rPr>
          <w:highlight w:val="green"/>
          <w:lang w:val="en-US" w:eastAsia="zh-CN"/>
        </w:rPr>
      </w:pPr>
      <w:r w:rsidRPr="00CB7FB8">
        <w:rPr>
          <w:highlight w:val="green"/>
          <w:lang w:val="en-US" w:eastAsia="zh-CN"/>
        </w:rPr>
        <w:t>Agreement</w:t>
      </w:r>
    </w:p>
    <w:p w14:paraId="2B1146B0" w14:textId="77777777" w:rsidR="00CB7FB8" w:rsidRPr="00CB7FB8" w:rsidRDefault="00CB7FB8" w:rsidP="00CF6E6D">
      <w:pPr>
        <w:pStyle w:val="ListParagraph"/>
        <w:numPr>
          <w:ilvl w:val="0"/>
          <w:numId w:val="507"/>
        </w:numPr>
        <w:rPr>
          <w:rFonts w:ascii="Calibri" w:hAnsi="Calibri" w:cs="Calibri"/>
          <w:sz w:val="22"/>
          <w:szCs w:val="22"/>
        </w:rPr>
      </w:pPr>
      <w:r>
        <w:t>For dataset generation and performance evaluation for AI/ML in beam management, take the parameters (if applicable) in Table 1.2-1b for Dense Urban scenario for SLS</w:t>
      </w:r>
    </w:p>
    <w:p w14:paraId="50D1950B" w14:textId="77777777" w:rsidR="00CB7FB8" w:rsidRDefault="00CB7FB8" w:rsidP="00CB7FB8">
      <w:pPr>
        <w:shd w:val="clear" w:color="auto" w:fill="FFFFFF"/>
        <w:jc w:val="center"/>
        <w:rPr>
          <w:rFonts w:ascii="Calibri" w:eastAsia="SimSun" w:hAnsi="Calibri" w:cs="Calibri"/>
          <w:color w:val="000000"/>
          <w:sz w:val="22"/>
          <w:szCs w:val="22"/>
        </w:rPr>
      </w:pPr>
      <w:r>
        <w:rPr>
          <w:rFonts w:ascii="Times New Roman" w:hAnsi="Times New Roman"/>
          <w:b/>
          <w:bCs/>
          <w:color w:val="000000"/>
          <w:szCs w:val="20"/>
        </w:rPr>
        <w:t>Table 1.2-1b Assumptions for Dense Urban scenario for AI/ML in beam management</w:t>
      </w:r>
    </w:p>
    <w:tbl>
      <w:tblPr>
        <w:tblW w:w="0" w:type="auto"/>
        <w:shd w:val="clear" w:color="auto" w:fill="FFFFFF"/>
        <w:tblCellMar>
          <w:left w:w="0" w:type="dxa"/>
          <w:right w:w="0" w:type="dxa"/>
        </w:tblCellMar>
        <w:tblLook w:val="04A0" w:firstRow="1" w:lastRow="0" w:firstColumn="1" w:lastColumn="0" w:noHBand="0" w:noVBand="1"/>
      </w:tblPr>
      <w:tblGrid>
        <w:gridCol w:w="2515"/>
        <w:gridCol w:w="7681"/>
      </w:tblGrid>
      <w:tr w:rsidR="00CB7FB8" w:rsidRPr="00CB7FB8" w14:paraId="19D7A7CC" w14:textId="77777777" w:rsidTr="00CB7FB8">
        <w:trPr>
          <w:trHeight w:val="20"/>
        </w:trPr>
        <w:tc>
          <w:tcPr>
            <w:tcW w:w="2515" w:type="dxa"/>
            <w:tcBorders>
              <w:top w:val="single" w:sz="8" w:space="0" w:color="000000"/>
              <w:left w:val="single" w:sz="8" w:space="0" w:color="000000"/>
              <w:bottom w:val="single" w:sz="8" w:space="0" w:color="000000"/>
              <w:right w:val="single" w:sz="8" w:space="0" w:color="000000"/>
            </w:tcBorders>
            <w:shd w:val="clear" w:color="auto" w:fill="D5DCE4"/>
            <w:tcMar>
              <w:top w:w="0" w:type="dxa"/>
              <w:left w:w="108" w:type="dxa"/>
              <w:bottom w:w="0" w:type="dxa"/>
              <w:right w:w="108" w:type="dxa"/>
            </w:tcMar>
            <w:hideMark/>
          </w:tcPr>
          <w:p w14:paraId="134FAF4D" w14:textId="77777777" w:rsidR="00CB7FB8" w:rsidRPr="00CB7FB8" w:rsidRDefault="00CB7FB8" w:rsidP="00CB7FB8">
            <w:pPr>
              <w:rPr>
                <w:rFonts w:ascii="Arial" w:eastAsia="Microsoft YaHei UI" w:hAnsi="Arial" w:cs="Arial"/>
                <w:color w:val="000000"/>
                <w:sz w:val="16"/>
                <w:szCs w:val="16"/>
              </w:rPr>
            </w:pPr>
            <w:r w:rsidRPr="00CB7FB8">
              <w:rPr>
                <w:rFonts w:ascii="Arial" w:eastAsia="Microsoft YaHei UI" w:hAnsi="Arial" w:cs="Arial"/>
                <w:b/>
                <w:bCs/>
                <w:color w:val="000000"/>
                <w:sz w:val="16"/>
                <w:szCs w:val="16"/>
              </w:rPr>
              <w:t>Parameters</w:t>
            </w:r>
          </w:p>
        </w:tc>
        <w:tc>
          <w:tcPr>
            <w:tcW w:w="7681" w:type="dxa"/>
            <w:tcBorders>
              <w:top w:val="single" w:sz="8" w:space="0" w:color="000000"/>
              <w:left w:val="nil"/>
              <w:bottom w:val="single" w:sz="8" w:space="0" w:color="000000"/>
              <w:right w:val="single" w:sz="8" w:space="0" w:color="000000"/>
            </w:tcBorders>
            <w:shd w:val="clear" w:color="auto" w:fill="D5DCE4"/>
            <w:tcMar>
              <w:top w:w="0" w:type="dxa"/>
              <w:left w:w="108" w:type="dxa"/>
              <w:bottom w:w="0" w:type="dxa"/>
              <w:right w:w="108" w:type="dxa"/>
            </w:tcMar>
            <w:hideMark/>
          </w:tcPr>
          <w:p w14:paraId="7304CA74" w14:textId="77777777" w:rsidR="00CB7FB8" w:rsidRPr="00CB7FB8" w:rsidRDefault="00CB7FB8" w:rsidP="00CB7FB8">
            <w:pPr>
              <w:rPr>
                <w:rFonts w:ascii="Arial" w:eastAsia="Microsoft YaHei UI" w:hAnsi="Arial" w:cs="Arial"/>
                <w:color w:val="000000"/>
                <w:sz w:val="16"/>
                <w:szCs w:val="16"/>
              </w:rPr>
            </w:pPr>
            <w:r w:rsidRPr="00CB7FB8">
              <w:rPr>
                <w:rFonts w:ascii="Arial" w:eastAsia="Microsoft YaHei UI" w:hAnsi="Arial" w:cs="Arial"/>
                <w:b/>
                <w:bCs/>
                <w:color w:val="000000"/>
                <w:sz w:val="16"/>
                <w:szCs w:val="16"/>
              </w:rPr>
              <w:t>Values</w:t>
            </w:r>
          </w:p>
        </w:tc>
      </w:tr>
      <w:tr w:rsidR="00CB7FB8" w:rsidRPr="00CB7FB8" w14:paraId="29B326DC" w14:textId="77777777" w:rsidTr="00CB7FB8">
        <w:trPr>
          <w:trHeight w:val="20"/>
        </w:trPr>
        <w:tc>
          <w:tcPr>
            <w:tcW w:w="2515"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014D0711" w14:textId="77777777" w:rsidR="00CB7FB8" w:rsidRPr="00CB7FB8" w:rsidRDefault="00CB7FB8" w:rsidP="00CB7FB8">
            <w:pPr>
              <w:rPr>
                <w:rFonts w:ascii="Arial" w:eastAsia="Microsoft YaHei UI" w:hAnsi="Arial" w:cs="Arial"/>
                <w:color w:val="000000"/>
                <w:sz w:val="16"/>
                <w:szCs w:val="16"/>
              </w:rPr>
            </w:pPr>
            <w:r w:rsidRPr="00CB7FB8">
              <w:rPr>
                <w:rFonts w:ascii="Arial" w:eastAsia="Microsoft YaHei UI" w:hAnsi="Arial" w:cs="Arial"/>
                <w:b/>
                <w:bCs/>
                <w:color w:val="000000"/>
                <w:sz w:val="16"/>
                <w:szCs w:val="16"/>
              </w:rPr>
              <w:t>Frequency Range</w:t>
            </w:r>
          </w:p>
        </w:tc>
        <w:tc>
          <w:tcPr>
            <w:tcW w:w="768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0314D55F" w14:textId="77777777" w:rsidR="00CB7FB8" w:rsidRPr="00CB7FB8" w:rsidRDefault="00CB7FB8" w:rsidP="00CB7FB8">
            <w:pPr>
              <w:rPr>
                <w:rFonts w:ascii="Arial" w:eastAsia="Microsoft YaHei UI" w:hAnsi="Arial" w:cs="Arial"/>
                <w:color w:val="000000"/>
                <w:sz w:val="16"/>
                <w:szCs w:val="16"/>
              </w:rPr>
            </w:pPr>
            <w:r w:rsidRPr="00CB7FB8">
              <w:rPr>
                <w:rFonts w:ascii="Arial" w:eastAsia="Microsoft YaHei UI" w:hAnsi="Arial" w:cs="Arial"/>
                <w:color w:val="000000"/>
                <w:sz w:val="16"/>
                <w:szCs w:val="16"/>
              </w:rPr>
              <w:t>FR2 @ 30 GHz</w:t>
            </w:r>
          </w:p>
          <w:p w14:paraId="514A47D9" w14:textId="77777777" w:rsidR="00CB7FB8" w:rsidRPr="00CB7FB8" w:rsidRDefault="00CB7FB8" w:rsidP="00CF6E6D">
            <w:pPr>
              <w:pStyle w:val="a10"/>
              <w:numPr>
                <w:ilvl w:val="0"/>
                <w:numId w:val="508"/>
              </w:numPr>
              <w:spacing w:before="0" w:beforeAutospacing="0" w:after="0" w:afterAutospacing="0"/>
              <w:ind w:left="360"/>
              <w:jc w:val="both"/>
              <w:rPr>
                <w:rFonts w:ascii="Arial" w:eastAsia="Microsoft YaHei UI" w:hAnsi="Arial" w:cs="Arial"/>
                <w:color w:val="000000"/>
                <w:sz w:val="16"/>
                <w:szCs w:val="16"/>
              </w:rPr>
            </w:pPr>
            <w:r w:rsidRPr="00CB7FB8">
              <w:rPr>
                <w:rFonts w:ascii="Arial" w:eastAsia="Microsoft YaHei UI" w:hAnsi="Arial" w:cs="Arial"/>
                <w:color w:val="000000"/>
                <w:sz w:val="16"/>
                <w:szCs w:val="16"/>
              </w:rPr>
              <w:t>SCS: 120 kHz</w:t>
            </w:r>
          </w:p>
        </w:tc>
      </w:tr>
      <w:tr w:rsidR="00CB7FB8" w:rsidRPr="00CB7FB8" w14:paraId="7F2F31A6" w14:textId="77777777" w:rsidTr="00CB7FB8">
        <w:trPr>
          <w:trHeight w:val="20"/>
        </w:trPr>
        <w:tc>
          <w:tcPr>
            <w:tcW w:w="2515"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58E69B0A" w14:textId="77777777" w:rsidR="00CB7FB8" w:rsidRPr="00CB7FB8" w:rsidRDefault="00CB7FB8" w:rsidP="00CB7FB8">
            <w:pPr>
              <w:rPr>
                <w:rFonts w:ascii="Arial" w:eastAsia="Microsoft YaHei UI" w:hAnsi="Arial" w:cs="Arial"/>
                <w:color w:val="000000"/>
                <w:sz w:val="16"/>
                <w:szCs w:val="16"/>
              </w:rPr>
            </w:pPr>
            <w:r w:rsidRPr="00CB7FB8">
              <w:rPr>
                <w:rFonts w:ascii="Arial" w:eastAsia="Microsoft YaHei UI" w:hAnsi="Arial" w:cs="Arial"/>
                <w:b/>
                <w:bCs/>
                <w:color w:val="000000"/>
                <w:sz w:val="16"/>
                <w:szCs w:val="16"/>
              </w:rPr>
              <w:t>Deployment</w:t>
            </w:r>
          </w:p>
        </w:tc>
        <w:tc>
          <w:tcPr>
            <w:tcW w:w="768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21D6B5A9" w14:textId="77777777" w:rsidR="00CB7FB8" w:rsidRPr="00CB7FB8" w:rsidRDefault="00CB7FB8" w:rsidP="00CB7FB8">
            <w:pPr>
              <w:rPr>
                <w:rFonts w:ascii="Arial" w:eastAsia="Microsoft YaHei UI" w:hAnsi="Arial" w:cs="Arial"/>
                <w:color w:val="000000"/>
                <w:sz w:val="16"/>
                <w:szCs w:val="16"/>
              </w:rPr>
            </w:pPr>
            <w:r w:rsidRPr="00CB7FB8">
              <w:rPr>
                <w:rFonts w:ascii="Arial" w:eastAsia="Microsoft YaHei UI" w:hAnsi="Arial" w:cs="Arial"/>
                <w:color w:val="000000"/>
                <w:sz w:val="16"/>
                <w:szCs w:val="16"/>
              </w:rPr>
              <w:t>200m ISD,</w:t>
            </w:r>
          </w:p>
          <w:p w14:paraId="4503E4DE" w14:textId="77777777" w:rsidR="00CB7FB8" w:rsidRPr="00CB7FB8" w:rsidRDefault="00CB7FB8" w:rsidP="00CF6E6D">
            <w:pPr>
              <w:pStyle w:val="a10"/>
              <w:numPr>
                <w:ilvl w:val="0"/>
                <w:numId w:val="509"/>
              </w:numPr>
              <w:spacing w:before="0" w:beforeAutospacing="0" w:after="0" w:afterAutospacing="0"/>
              <w:ind w:left="360"/>
              <w:jc w:val="both"/>
              <w:rPr>
                <w:rFonts w:ascii="Arial" w:eastAsia="Microsoft YaHei UI" w:hAnsi="Arial" w:cs="Arial"/>
                <w:color w:val="000000"/>
                <w:sz w:val="16"/>
                <w:szCs w:val="16"/>
              </w:rPr>
            </w:pPr>
            <w:r w:rsidRPr="00CB7FB8">
              <w:rPr>
                <w:rFonts w:ascii="Arial" w:eastAsia="Microsoft YaHei UI" w:hAnsi="Arial" w:cs="Arial"/>
                <w:color w:val="000000"/>
                <w:sz w:val="16"/>
                <w:szCs w:val="16"/>
              </w:rPr>
              <w:t>2-tier model with wrap-around (7 sites, 3 sectors/cells per site)</w:t>
            </w:r>
          </w:p>
          <w:p w14:paraId="416FF5A2" w14:textId="77777777" w:rsidR="00CB7FB8" w:rsidRPr="00CB7FB8" w:rsidRDefault="00CB7FB8" w:rsidP="00CB7FB8">
            <w:pPr>
              <w:rPr>
                <w:rFonts w:ascii="Arial" w:eastAsia="Microsoft YaHei UI" w:hAnsi="Arial" w:cs="Arial"/>
                <w:color w:val="000000"/>
                <w:sz w:val="16"/>
                <w:szCs w:val="16"/>
              </w:rPr>
            </w:pPr>
            <w:r w:rsidRPr="00CB7FB8">
              <w:rPr>
                <w:rFonts w:ascii="Arial" w:eastAsia="Microsoft YaHei UI" w:hAnsi="Arial" w:cs="Arial"/>
                <w:color w:val="000000"/>
                <w:sz w:val="16"/>
                <w:szCs w:val="16"/>
              </w:rPr>
              <w:t>Other deployment assumption is not precluded</w:t>
            </w:r>
          </w:p>
        </w:tc>
      </w:tr>
      <w:tr w:rsidR="00CB7FB8" w:rsidRPr="00CB7FB8" w14:paraId="73CFC71D" w14:textId="77777777" w:rsidTr="00CB7FB8">
        <w:trPr>
          <w:trHeight w:val="20"/>
        </w:trPr>
        <w:tc>
          <w:tcPr>
            <w:tcW w:w="2515"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5090996D" w14:textId="77777777" w:rsidR="00CB7FB8" w:rsidRPr="00CB7FB8" w:rsidRDefault="00CB7FB8" w:rsidP="00CB7FB8">
            <w:pPr>
              <w:rPr>
                <w:rFonts w:ascii="Arial" w:eastAsia="Microsoft YaHei UI" w:hAnsi="Arial" w:cs="Arial"/>
                <w:color w:val="000000"/>
                <w:sz w:val="16"/>
                <w:szCs w:val="16"/>
              </w:rPr>
            </w:pPr>
            <w:r w:rsidRPr="00CB7FB8">
              <w:rPr>
                <w:rFonts w:ascii="Arial" w:eastAsia="Microsoft YaHei UI" w:hAnsi="Arial" w:cs="Arial"/>
                <w:b/>
                <w:bCs/>
                <w:color w:val="000000"/>
                <w:sz w:val="16"/>
                <w:szCs w:val="16"/>
              </w:rPr>
              <w:t>Channel mode</w:t>
            </w:r>
          </w:p>
        </w:tc>
        <w:tc>
          <w:tcPr>
            <w:tcW w:w="768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565AC8A2" w14:textId="77777777" w:rsidR="00CB7FB8" w:rsidRPr="00CB7FB8" w:rsidRDefault="00CB7FB8" w:rsidP="00CB7FB8">
            <w:pPr>
              <w:rPr>
                <w:rFonts w:ascii="Arial" w:eastAsia="Microsoft YaHei UI" w:hAnsi="Arial" w:cs="Arial"/>
                <w:color w:val="000000"/>
                <w:sz w:val="16"/>
                <w:szCs w:val="16"/>
              </w:rPr>
            </w:pPr>
            <w:r w:rsidRPr="00CB7FB8">
              <w:rPr>
                <w:rFonts w:ascii="Arial" w:eastAsia="Microsoft YaHei UI" w:hAnsi="Arial" w:cs="Arial"/>
                <w:color w:val="000000"/>
                <w:sz w:val="16"/>
                <w:szCs w:val="16"/>
              </w:rPr>
              <w:t>UMa with distance-dependent LoS probability function defined in Table 7.4.2-1 in TR 38.901.</w:t>
            </w:r>
          </w:p>
        </w:tc>
      </w:tr>
      <w:tr w:rsidR="00CB7FB8" w:rsidRPr="00CB7FB8" w14:paraId="5EA9BAAB" w14:textId="77777777" w:rsidTr="00CB7FB8">
        <w:trPr>
          <w:trHeight w:val="20"/>
        </w:trPr>
        <w:tc>
          <w:tcPr>
            <w:tcW w:w="2515"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0516A2B1" w14:textId="77777777" w:rsidR="00CB7FB8" w:rsidRPr="00CB7FB8" w:rsidRDefault="00CB7FB8" w:rsidP="00CB7FB8">
            <w:pPr>
              <w:rPr>
                <w:rFonts w:ascii="Arial" w:eastAsia="Microsoft YaHei UI" w:hAnsi="Arial" w:cs="Arial"/>
                <w:color w:val="000000"/>
                <w:sz w:val="16"/>
                <w:szCs w:val="16"/>
              </w:rPr>
            </w:pPr>
            <w:r w:rsidRPr="00CB7FB8">
              <w:rPr>
                <w:rFonts w:ascii="Arial" w:eastAsia="Microsoft YaHei UI" w:hAnsi="Arial" w:cs="Arial"/>
                <w:b/>
                <w:bCs/>
                <w:color w:val="000000"/>
                <w:sz w:val="16"/>
                <w:szCs w:val="16"/>
              </w:rPr>
              <w:t>System BW</w:t>
            </w:r>
          </w:p>
        </w:tc>
        <w:tc>
          <w:tcPr>
            <w:tcW w:w="768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506C1D38" w14:textId="77777777" w:rsidR="00CB7FB8" w:rsidRPr="00CB7FB8" w:rsidRDefault="00CB7FB8" w:rsidP="00CB7FB8">
            <w:pPr>
              <w:rPr>
                <w:rFonts w:ascii="Arial" w:eastAsia="Microsoft YaHei UI" w:hAnsi="Arial" w:cs="Arial"/>
                <w:color w:val="000000"/>
                <w:sz w:val="16"/>
                <w:szCs w:val="16"/>
              </w:rPr>
            </w:pPr>
            <w:r w:rsidRPr="00CB7FB8">
              <w:rPr>
                <w:rFonts w:ascii="Arial" w:eastAsia="Microsoft YaHei UI" w:hAnsi="Arial" w:cs="Arial"/>
                <w:color w:val="000000"/>
                <w:sz w:val="16"/>
                <w:szCs w:val="16"/>
              </w:rPr>
              <w:t>80MHz</w:t>
            </w:r>
          </w:p>
        </w:tc>
      </w:tr>
      <w:tr w:rsidR="00CB7FB8" w:rsidRPr="00CB7FB8" w14:paraId="450C3A24" w14:textId="77777777" w:rsidTr="00CB7FB8">
        <w:trPr>
          <w:trHeight w:val="20"/>
        </w:trPr>
        <w:tc>
          <w:tcPr>
            <w:tcW w:w="2515"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306B1D58" w14:textId="77777777" w:rsidR="00CB7FB8" w:rsidRPr="00CB7FB8" w:rsidRDefault="00CB7FB8" w:rsidP="00CB7FB8">
            <w:pPr>
              <w:rPr>
                <w:rFonts w:ascii="Arial" w:eastAsia="Microsoft YaHei UI" w:hAnsi="Arial" w:cs="Arial"/>
                <w:color w:val="000000"/>
                <w:sz w:val="16"/>
                <w:szCs w:val="16"/>
              </w:rPr>
            </w:pPr>
            <w:r w:rsidRPr="00CB7FB8">
              <w:rPr>
                <w:rFonts w:ascii="Arial" w:eastAsia="Microsoft YaHei UI" w:hAnsi="Arial" w:cs="Arial"/>
                <w:b/>
                <w:bCs/>
                <w:color w:val="000000"/>
                <w:sz w:val="16"/>
                <w:szCs w:val="16"/>
              </w:rPr>
              <w:t>UE Speed</w:t>
            </w:r>
          </w:p>
        </w:tc>
        <w:tc>
          <w:tcPr>
            <w:tcW w:w="768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1851900A" w14:textId="77777777" w:rsidR="00CB7FB8" w:rsidRPr="00CB7FB8" w:rsidRDefault="00CB7FB8" w:rsidP="00CF6E6D">
            <w:pPr>
              <w:pStyle w:val="a10"/>
              <w:numPr>
                <w:ilvl w:val="0"/>
                <w:numId w:val="514"/>
              </w:numPr>
              <w:tabs>
                <w:tab w:val="clear" w:pos="720"/>
                <w:tab w:val="num" w:pos="763"/>
              </w:tabs>
              <w:spacing w:before="0" w:beforeAutospacing="0" w:after="0" w:afterAutospacing="0"/>
              <w:jc w:val="both"/>
              <w:rPr>
                <w:rFonts w:ascii="Arial" w:eastAsia="Microsoft YaHei UI" w:hAnsi="Arial" w:cs="Arial"/>
                <w:color w:val="000000"/>
                <w:sz w:val="16"/>
                <w:szCs w:val="16"/>
              </w:rPr>
            </w:pPr>
            <w:r w:rsidRPr="00CB7FB8">
              <w:rPr>
                <w:rFonts w:ascii="Arial" w:eastAsia="Microsoft YaHei UI" w:hAnsi="Arial" w:cs="Arial"/>
                <w:color w:val="000000"/>
                <w:sz w:val="16"/>
                <w:szCs w:val="16"/>
              </w:rPr>
              <w:t>For spatial domain beam prediction, 3km/h</w:t>
            </w:r>
          </w:p>
          <w:p w14:paraId="0C0F85A9" w14:textId="77777777" w:rsidR="00CB7FB8" w:rsidRPr="00CB7FB8" w:rsidRDefault="00CB7FB8" w:rsidP="00CF6E6D">
            <w:pPr>
              <w:pStyle w:val="a10"/>
              <w:numPr>
                <w:ilvl w:val="0"/>
                <w:numId w:val="514"/>
              </w:numPr>
              <w:tabs>
                <w:tab w:val="clear" w:pos="720"/>
                <w:tab w:val="num" w:pos="763"/>
              </w:tabs>
              <w:spacing w:before="0" w:beforeAutospacing="0" w:after="0" w:afterAutospacing="0"/>
              <w:jc w:val="both"/>
              <w:rPr>
                <w:rFonts w:ascii="Arial" w:eastAsia="Microsoft YaHei UI" w:hAnsi="Arial" w:cs="Arial"/>
                <w:color w:val="000000"/>
                <w:sz w:val="16"/>
                <w:szCs w:val="16"/>
              </w:rPr>
            </w:pPr>
            <w:r w:rsidRPr="00CB7FB8">
              <w:rPr>
                <w:rFonts w:ascii="Arial" w:eastAsia="Microsoft YaHei UI" w:hAnsi="Arial" w:cs="Arial"/>
                <w:color w:val="000000"/>
                <w:sz w:val="16"/>
                <w:szCs w:val="16"/>
              </w:rPr>
              <w:t>For time domain beam prediction: 30km/h (baseline), 60km/h (optional)</w:t>
            </w:r>
          </w:p>
          <w:p w14:paraId="4A875672" w14:textId="77777777" w:rsidR="00CB7FB8" w:rsidRPr="00CB7FB8" w:rsidRDefault="00CB7FB8" w:rsidP="00CF6E6D">
            <w:pPr>
              <w:pStyle w:val="a10"/>
              <w:numPr>
                <w:ilvl w:val="0"/>
                <w:numId w:val="514"/>
              </w:numPr>
              <w:tabs>
                <w:tab w:val="clear" w:pos="720"/>
                <w:tab w:val="num" w:pos="763"/>
              </w:tabs>
              <w:spacing w:before="0" w:beforeAutospacing="0" w:after="0" w:afterAutospacing="0"/>
              <w:jc w:val="both"/>
              <w:rPr>
                <w:rFonts w:ascii="Arial" w:eastAsia="Microsoft YaHei UI" w:hAnsi="Arial" w:cs="Arial"/>
                <w:color w:val="000000"/>
                <w:sz w:val="16"/>
                <w:szCs w:val="16"/>
              </w:rPr>
            </w:pPr>
            <w:r w:rsidRPr="00CB7FB8">
              <w:rPr>
                <w:rFonts w:ascii="Arial" w:eastAsia="Microsoft YaHei UI" w:hAnsi="Arial" w:cs="Arial"/>
                <w:color w:val="000000"/>
                <w:sz w:val="16"/>
                <w:szCs w:val="16"/>
              </w:rPr>
              <w:t>Other values are not precluded</w:t>
            </w:r>
          </w:p>
        </w:tc>
      </w:tr>
      <w:tr w:rsidR="00CB7FB8" w:rsidRPr="00CB7FB8" w14:paraId="54FCC2C5" w14:textId="77777777" w:rsidTr="00CB7FB8">
        <w:trPr>
          <w:trHeight w:val="20"/>
        </w:trPr>
        <w:tc>
          <w:tcPr>
            <w:tcW w:w="2515"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011F520C" w14:textId="77777777" w:rsidR="00CB7FB8" w:rsidRPr="00CB7FB8" w:rsidRDefault="00CB7FB8" w:rsidP="00CB7FB8">
            <w:pPr>
              <w:rPr>
                <w:rFonts w:ascii="Arial" w:eastAsia="Microsoft YaHei UI" w:hAnsi="Arial" w:cs="Arial"/>
                <w:color w:val="000000"/>
                <w:sz w:val="16"/>
                <w:szCs w:val="16"/>
              </w:rPr>
            </w:pPr>
            <w:r w:rsidRPr="00CB7FB8">
              <w:rPr>
                <w:rFonts w:ascii="Arial" w:eastAsia="Microsoft YaHei UI" w:hAnsi="Arial" w:cs="Arial"/>
                <w:b/>
                <w:bCs/>
                <w:color w:val="000000"/>
                <w:sz w:val="16"/>
                <w:szCs w:val="16"/>
              </w:rPr>
              <w:t>UE distribution</w:t>
            </w:r>
          </w:p>
        </w:tc>
        <w:tc>
          <w:tcPr>
            <w:tcW w:w="768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429DC8BF" w14:textId="1AB964CF" w:rsidR="00CB7FB8" w:rsidRPr="00CB7FB8" w:rsidRDefault="00CB7FB8" w:rsidP="00CF6E6D">
            <w:pPr>
              <w:pStyle w:val="a10"/>
              <w:numPr>
                <w:ilvl w:val="0"/>
                <w:numId w:val="510"/>
              </w:numPr>
              <w:spacing w:before="0" w:beforeAutospacing="0" w:after="0" w:afterAutospacing="0"/>
              <w:ind w:left="360"/>
              <w:jc w:val="both"/>
              <w:rPr>
                <w:rFonts w:ascii="Arial" w:eastAsia="Microsoft YaHei UI" w:hAnsi="Arial" w:cs="Arial"/>
                <w:color w:val="000000"/>
                <w:sz w:val="16"/>
                <w:szCs w:val="16"/>
              </w:rPr>
            </w:pPr>
            <w:r w:rsidRPr="00CB7FB8">
              <w:rPr>
                <w:rFonts w:ascii="Arial" w:eastAsia="Microsoft YaHei UI" w:hAnsi="Arial" w:cs="Arial"/>
                <w:color w:val="000000"/>
                <w:sz w:val="16"/>
                <w:szCs w:val="16"/>
              </w:rPr>
              <w:t>FFS</w:t>
            </w:r>
            <w:r>
              <w:rPr>
                <w:rFonts w:ascii="Arial" w:eastAsia="Microsoft YaHei UI" w:hAnsi="Arial" w:cs="Arial"/>
                <w:color w:val="000000"/>
                <w:sz w:val="16"/>
                <w:szCs w:val="16"/>
              </w:rPr>
              <w:t xml:space="preserve"> </w:t>
            </w:r>
            <w:r w:rsidRPr="00CB7FB8">
              <w:rPr>
                <w:rFonts w:ascii="Arial" w:eastAsia="Microsoft YaHei UI" w:hAnsi="Arial" w:cs="Arial"/>
                <w:color w:val="000000"/>
                <w:sz w:val="16"/>
                <w:szCs w:val="16"/>
              </w:rPr>
              <w:t>UEs per sector/cell for evaluation. More UEs per sector/cell for data generation is not precluded.</w:t>
            </w:r>
          </w:p>
          <w:p w14:paraId="3A2B26BC" w14:textId="77777777" w:rsidR="00CB7FB8" w:rsidRPr="00CB7FB8" w:rsidRDefault="00CB7FB8" w:rsidP="00CF6E6D">
            <w:pPr>
              <w:pStyle w:val="a10"/>
              <w:numPr>
                <w:ilvl w:val="0"/>
                <w:numId w:val="511"/>
              </w:numPr>
              <w:spacing w:before="0" w:beforeAutospacing="0" w:after="0" w:afterAutospacing="0"/>
              <w:ind w:left="360"/>
              <w:jc w:val="both"/>
              <w:rPr>
                <w:rFonts w:ascii="Arial" w:eastAsia="Microsoft YaHei UI" w:hAnsi="Arial" w:cs="Arial"/>
                <w:color w:val="000000"/>
                <w:sz w:val="16"/>
                <w:szCs w:val="16"/>
              </w:rPr>
            </w:pPr>
            <w:r w:rsidRPr="00CB7FB8">
              <w:rPr>
                <w:rFonts w:ascii="Arial" w:eastAsia="Microsoft YaHei UI" w:hAnsi="Arial" w:cs="Arial"/>
                <w:color w:val="000000"/>
                <w:sz w:val="16"/>
                <w:szCs w:val="16"/>
              </w:rPr>
              <w:t>For spatial domain beam prediction: FFS:</w:t>
            </w:r>
          </w:p>
          <w:p w14:paraId="2479C647" w14:textId="77777777" w:rsidR="00CB7FB8" w:rsidRPr="00CB7FB8" w:rsidRDefault="00CB7FB8" w:rsidP="00CF6E6D">
            <w:pPr>
              <w:pStyle w:val="a10"/>
              <w:numPr>
                <w:ilvl w:val="1"/>
                <w:numId w:val="511"/>
              </w:numPr>
              <w:spacing w:before="0" w:beforeAutospacing="0" w:after="0" w:afterAutospacing="0"/>
              <w:ind w:left="1080"/>
              <w:jc w:val="both"/>
              <w:rPr>
                <w:rFonts w:ascii="Arial" w:eastAsia="Microsoft YaHei UI" w:hAnsi="Arial" w:cs="Arial"/>
                <w:color w:val="000000"/>
                <w:sz w:val="16"/>
                <w:szCs w:val="16"/>
              </w:rPr>
            </w:pPr>
            <w:r w:rsidRPr="00CB7FB8">
              <w:rPr>
                <w:rFonts w:ascii="Arial" w:eastAsia="Microsoft YaHei UI" w:hAnsi="Arial" w:cs="Arial"/>
                <w:color w:val="000000"/>
                <w:sz w:val="16"/>
                <w:szCs w:val="16"/>
              </w:rPr>
              <w:t>Option 1: 80% indoor ,20% outdoor as in TR 38.901</w:t>
            </w:r>
          </w:p>
          <w:p w14:paraId="6EB84C4F" w14:textId="77777777" w:rsidR="00CB7FB8" w:rsidRPr="00CB7FB8" w:rsidRDefault="00CB7FB8" w:rsidP="00CF6E6D">
            <w:pPr>
              <w:pStyle w:val="a10"/>
              <w:numPr>
                <w:ilvl w:val="1"/>
                <w:numId w:val="511"/>
              </w:numPr>
              <w:spacing w:before="0" w:beforeAutospacing="0" w:after="0" w:afterAutospacing="0"/>
              <w:ind w:left="1080"/>
              <w:jc w:val="both"/>
              <w:rPr>
                <w:rFonts w:ascii="Arial" w:eastAsia="Microsoft YaHei UI" w:hAnsi="Arial" w:cs="Arial"/>
                <w:color w:val="000000"/>
                <w:sz w:val="16"/>
                <w:szCs w:val="16"/>
              </w:rPr>
            </w:pPr>
            <w:r w:rsidRPr="00CB7FB8">
              <w:rPr>
                <w:rFonts w:ascii="Arial" w:eastAsia="Microsoft YaHei UI" w:hAnsi="Arial" w:cs="Arial"/>
                <w:color w:val="000000"/>
                <w:sz w:val="16"/>
                <w:szCs w:val="16"/>
              </w:rPr>
              <w:t>Option 2: 100% outdoor</w:t>
            </w:r>
          </w:p>
          <w:p w14:paraId="2F546D95" w14:textId="77777777" w:rsidR="00CB7FB8" w:rsidRPr="00CB7FB8" w:rsidRDefault="00CB7FB8" w:rsidP="00CF6E6D">
            <w:pPr>
              <w:pStyle w:val="a10"/>
              <w:numPr>
                <w:ilvl w:val="0"/>
                <w:numId w:val="511"/>
              </w:numPr>
              <w:spacing w:before="0" w:beforeAutospacing="0" w:after="0" w:afterAutospacing="0"/>
              <w:ind w:left="360"/>
              <w:jc w:val="both"/>
              <w:rPr>
                <w:rFonts w:ascii="Arial" w:eastAsia="Microsoft YaHei UI" w:hAnsi="Arial" w:cs="Arial"/>
                <w:color w:val="000000"/>
                <w:sz w:val="16"/>
                <w:szCs w:val="16"/>
              </w:rPr>
            </w:pPr>
            <w:r w:rsidRPr="00CB7FB8">
              <w:rPr>
                <w:rFonts w:ascii="Arial" w:eastAsia="Microsoft YaHei UI" w:hAnsi="Arial" w:cs="Arial"/>
                <w:color w:val="000000"/>
                <w:sz w:val="16"/>
                <w:szCs w:val="16"/>
              </w:rPr>
              <w:t>For time domain prediction: 100% outdoor</w:t>
            </w:r>
          </w:p>
        </w:tc>
      </w:tr>
      <w:tr w:rsidR="00CB7FB8" w:rsidRPr="00CB7FB8" w14:paraId="6045532A" w14:textId="77777777" w:rsidTr="00CB7FB8">
        <w:trPr>
          <w:trHeight w:val="20"/>
        </w:trPr>
        <w:tc>
          <w:tcPr>
            <w:tcW w:w="2515"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7FC8F101" w14:textId="77777777" w:rsidR="00CB7FB8" w:rsidRPr="00CB7FB8" w:rsidRDefault="00CB7FB8" w:rsidP="00CB7FB8">
            <w:pPr>
              <w:rPr>
                <w:rFonts w:ascii="Arial" w:eastAsia="Microsoft YaHei UI" w:hAnsi="Arial" w:cs="Arial"/>
                <w:color w:val="000000"/>
                <w:sz w:val="16"/>
                <w:szCs w:val="16"/>
              </w:rPr>
            </w:pPr>
            <w:r w:rsidRPr="00CB7FB8">
              <w:rPr>
                <w:rFonts w:ascii="Arial" w:eastAsia="Microsoft YaHei UI" w:hAnsi="Arial" w:cs="Arial"/>
                <w:b/>
                <w:bCs/>
                <w:color w:val="000000"/>
                <w:sz w:val="16"/>
                <w:szCs w:val="16"/>
              </w:rPr>
              <w:t>Transmission Power</w:t>
            </w:r>
          </w:p>
        </w:tc>
        <w:tc>
          <w:tcPr>
            <w:tcW w:w="768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5AD2B3B7" w14:textId="77777777" w:rsidR="00CB7FB8" w:rsidRPr="00CB7FB8" w:rsidRDefault="00CB7FB8" w:rsidP="00CB7FB8">
            <w:pPr>
              <w:rPr>
                <w:rFonts w:ascii="Arial" w:eastAsia="Microsoft YaHei UI" w:hAnsi="Arial" w:cs="Arial"/>
                <w:color w:val="000000"/>
                <w:sz w:val="16"/>
                <w:szCs w:val="16"/>
              </w:rPr>
            </w:pPr>
            <w:r w:rsidRPr="00CB7FB8">
              <w:rPr>
                <w:rFonts w:ascii="Arial" w:eastAsia="Microsoft YaHei UI" w:hAnsi="Arial" w:cs="Arial"/>
                <w:color w:val="000000"/>
                <w:sz w:val="16"/>
                <w:szCs w:val="16"/>
              </w:rPr>
              <w:t>Maximum Power and Maximum EIRP for base station and UE as given by corresponding scenario in 38.802 (Table A.2.1-1 and Table A.2.1-2)</w:t>
            </w:r>
          </w:p>
        </w:tc>
      </w:tr>
      <w:tr w:rsidR="00CB7FB8" w:rsidRPr="00CB7FB8" w14:paraId="6C496FFA" w14:textId="77777777" w:rsidTr="00CB7FB8">
        <w:trPr>
          <w:trHeight w:val="20"/>
        </w:trPr>
        <w:tc>
          <w:tcPr>
            <w:tcW w:w="2515"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5E944A5F" w14:textId="77777777" w:rsidR="00CB7FB8" w:rsidRPr="00CB7FB8" w:rsidRDefault="00CB7FB8" w:rsidP="00CB7FB8">
            <w:pPr>
              <w:rPr>
                <w:rFonts w:ascii="Arial" w:eastAsia="Microsoft YaHei UI" w:hAnsi="Arial" w:cs="Arial"/>
                <w:color w:val="000000"/>
                <w:sz w:val="16"/>
                <w:szCs w:val="16"/>
              </w:rPr>
            </w:pPr>
            <w:r w:rsidRPr="00CB7FB8">
              <w:rPr>
                <w:rFonts w:ascii="Arial" w:eastAsia="Microsoft YaHei UI" w:hAnsi="Arial" w:cs="Arial"/>
                <w:b/>
                <w:bCs/>
                <w:color w:val="000000"/>
                <w:sz w:val="16"/>
                <w:szCs w:val="16"/>
              </w:rPr>
              <w:t>BS Antenna Configuration</w:t>
            </w:r>
          </w:p>
        </w:tc>
        <w:tc>
          <w:tcPr>
            <w:tcW w:w="768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79F60FBA" w14:textId="772B5D78" w:rsidR="00CB7FB8" w:rsidRPr="00CB7FB8" w:rsidRDefault="00CB7FB8" w:rsidP="00CF6E6D">
            <w:pPr>
              <w:pStyle w:val="a10"/>
              <w:numPr>
                <w:ilvl w:val="0"/>
                <w:numId w:val="507"/>
              </w:numPr>
              <w:spacing w:before="0" w:beforeAutospacing="0" w:after="0" w:afterAutospacing="0"/>
              <w:ind w:left="338"/>
              <w:jc w:val="both"/>
              <w:rPr>
                <w:rFonts w:ascii="Arial" w:eastAsia="Microsoft YaHei UI" w:hAnsi="Arial" w:cs="Arial"/>
                <w:color w:val="000000"/>
                <w:sz w:val="16"/>
                <w:szCs w:val="16"/>
              </w:rPr>
            </w:pPr>
            <w:r w:rsidRPr="00CB7FB8">
              <w:rPr>
                <w:rFonts w:ascii="Arial" w:eastAsia="Microsoft YaHei UI" w:hAnsi="Arial" w:cs="Arial"/>
                <w:color w:val="000000"/>
                <w:sz w:val="16"/>
                <w:szCs w:val="16"/>
              </w:rPr>
              <w:t>[One panel: </w:t>
            </w:r>
            <w:r w:rsidRPr="00CB7FB8">
              <w:rPr>
                <w:rFonts w:ascii="Arial" w:eastAsia="Microsoft YaHei UI" w:hAnsi="Arial" w:cs="Arial"/>
                <w:color w:val="000000"/>
                <w:sz w:val="16"/>
                <w:szCs w:val="16"/>
                <w:lang w:val="en-GB"/>
              </w:rPr>
              <w:t>(M, N, P, M</w:t>
            </w:r>
            <w:r w:rsidRPr="00CB7FB8">
              <w:rPr>
                <w:rFonts w:ascii="Arial" w:eastAsia="Microsoft YaHei UI" w:hAnsi="Arial" w:cs="Arial"/>
                <w:color w:val="000000"/>
                <w:sz w:val="16"/>
                <w:szCs w:val="16"/>
                <w:vertAlign w:val="subscript"/>
                <w:lang w:val="en-GB"/>
              </w:rPr>
              <w:t>g</w:t>
            </w:r>
            <w:r w:rsidRPr="00CB7FB8">
              <w:rPr>
                <w:rFonts w:ascii="Arial" w:eastAsia="Microsoft YaHei UI" w:hAnsi="Arial" w:cs="Arial"/>
                <w:color w:val="000000"/>
                <w:sz w:val="16"/>
                <w:szCs w:val="16"/>
                <w:lang w:val="en-GB"/>
              </w:rPr>
              <w:t>, N</w:t>
            </w:r>
            <w:r w:rsidRPr="00CB7FB8">
              <w:rPr>
                <w:rFonts w:ascii="Arial" w:eastAsia="Microsoft YaHei UI" w:hAnsi="Arial" w:cs="Arial"/>
                <w:color w:val="000000"/>
                <w:sz w:val="16"/>
                <w:szCs w:val="16"/>
                <w:vertAlign w:val="subscript"/>
                <w:lang w:val="en-GB"/>
              </w:rPr>
              <w:t>g</w:t>
            </w:r>
            <w:r w:rsidRPr="00CB7FB8">
              <w:rPr>
                <w:rFonts w:ascii="Arial" w:eastAsia="Microsoft YaHei UI" w:hAnsi="Arial" w:cs="Arial"/>
                <w:color w:val="000000"/>
                <w:sz w:val="16"/>
                <w:szCs w:val="16"/>
                <w:lang w:val="en-GB"/>
              </w:rPr>
              <w:t>) = (4, 8, 2, 1, 1), </w:t>
            </w:r>
            <w:r w:rsidRPr="00CB7FB8">
              <w:rPr>
                <w:rFonts w:ascii="Arial" w:eastAsia="Microsoft YaHei UI" w:hAnsi="Arial" w:cs="Arial"/>
                <w:color w:val="000000"/>
                <w:sz w:val="16"/>
                <w:szCs w:val="16"/>
              </w:rPr>
              <w:t>(d</w:t>
            </w:r>
            <w:r w:rsidRPr="00CB7FB8">
              <w:rPr>
                <w:rFonts w:ascii="Arial" w:eastAsia="Microsoft YaHei UI" w:hAnsi="Arial" w:cs="Arial"/>
                <w:color w:val="000000"/>
                <w:sz w:val="16"/>
                <w:szCs w:val="16"/>
                <w:vertAlign w:val="subscript"/>
              </w:rPr>
              <w:t>V</w:t>
            </w:r>
            <w:r w:rsidRPr="00CB7FB8">
              <w:rPr>
                <w:rFonts w:ascii="Arial" w:eastAsia="Microsoft YaHei UI" w:hAnsi="Arial" w:cs="Arial"/>
                <w:color w:val="000000"/>
                <w:sz w:val="16"/>
                <w:szCs w:val="16"/>
              </w:rPr>
              <w:t>, d</w:t>
            </w:r>
            <w:r w:rsidRPr="00CB7FB8">
              <w:rPr>
                <w:rFonts w:ascii="Arial" w:eastAsia="Microsoft YaHei UI" w:hAnsi="Arial" w:cs="Arial"/>
                <w:color w:val="000000"/>
                <w:sz w:val="16"/>
                <w:szCs w:val="16"/>
                <w:vertAlign w:val="subscript"/>
              </w:rPr>
              <w:t>H</w:t>
            </w:r>
            <w:r w:rsidRPr="00CB7FB8">
              <w:rPr>
                <w:rFonts w:ascii="Arial" w:eastAsia="Microsoft YaHei UI" w:hAnsi="Arial" w:cs="Arial"/>
                <w:color w:val="000000"/>
                <w:sz w:val="16"/>
                <w:szCs w:val="16"/>
              </w:rPr>
              <w:t>) = (0.5, 0.5) </w:t>
            </w:r>
            <w:r w:rsidRPr="00CB7FB8">
              <w:rPr>
                <w:rFonts w:ascii="Arial" w:eastAsia="Microsoft YaHei UI" w:hAnsi="Arial" w:cs="Arial"/>
                <w:color w:val="000000"/>
                <w:sz w:val="16"/>
                <w:szCs w:val="16"/>
                <w:lang w:val="en-GB"/>
              </w:rPr>
              <w:t>λ as baseline]</w:t>
            </w:r>
          </w:p>
          <w:p w14:paraId="6FC63E04" w14:textId="7C2E7A5C" w:rsidR="00CB7FB8" w:rsidRPr="00CB7FB8" w:rsidRDefault="00CB7FB8" w:rsidP="00CF6E6D">
            <w:pPr>
              <w:pStyle w:val="a10"/>
              <w:numPr>
                <w:ilvl w:val="0"/>
                <w:numId w:val="507"/>
              </w:numPr>
              <w:spacing w:before="0" w:beforeAutospacing="0" w:after="0" w:afterAutospacing="0"/>
              <w:ind w:left="338"/>
              <w:jc w:val="both"/>
              <w:rPr>
                <w:rFonts w:ascii="Arial" w:eastAsia="Microsoft YaHei UI" w:hAnsi="Arial" w:cs="Arial"/>
                <w:color w:val="000000"/>
                <w:sz w:val="16"/>
                <w:szCs w:val="16"/>
              </w:rPr>
            </w:pPr>
            <w:r w:rsidRPr="00CB7FB8">
              <w:rPr>
                <w:rFonts w:ascii="Arial" w:eastAsia="Microsoft YaHei UI" w:hAnsi="Arial" w:cs="Arial"/>
                <w:color w:val="000000"/>
                <w:sz w:val="16"/>
                <w:szCs w:val="16"/>
              </w:rPr>
              <w:t>[Four panels: </w:t>
            </w:r>
            <w:r w:rsidRPr="00CB7FB8">
              <w:rPr>
                <w:rFonts w:ascii="Arial" w:eastAsia="Microsoft YaHei UI" w:hAnsi="Arial" w:cs="Arial"/>
                <w:color w:val="000000"/>
                <w:sz w:val="16"/>
                <w:szCs w:val="16"/>
                <w:lang w:val="en-GB"/>
              </w:rPr>
              <w:t>(M, N, P, M</w:t>
            </w:r>
            <w:r w:rsidRPr="00CB7FB8">
              <w:rPr>
                <w:rFonts w:ascii="Arial" w:eastAsia="Microsoft YaHei UI" w:hAnsi="Arial" w:cs="Arial"/>
                <w:color w:val="000000"/>
                <w:sz w:val="16"/>
                <w:szCs w:val="16"/>
                <w:vertAlign w:val="subscript"/>
                <w:lang w:val="en-GB"/>
              </w:rPr>
              <w:t>g</w:t>
            </w:r>
            <w:r w:rsidRPr="00CB7FB8">
              <w:rPr>
                <w:rFonts w:ascii="Arial" w:eastAsia="Microsoft YaHei UI" w:hAnsi="Arial" w:cs="Arial"/>
                <w:color w:val="000000"/>
                <w:sz w:val="16"/>
                <w:szCs w:val="16"/>
                <w:lang w:val="en-GB"/>
              </w:rPr>
              <w:t>, N</w:t>
            </w:r>
            <w:r w:rsidRPr="00CB7FB8">
              <w:rPr>
                <w:rFonts w:ascii="Arial" w:eastAsia="Microsoft YaHei UI" w:hAnsi="Arial" w:cs="Arial"/>
                <w:color w:val="000000"/>
                <w:sz w:val="16"/>
                <w:szCs w:val="16"/>
                <w:vertAlign w:val="subscript"/>
                <w:lang w:val="en-GB"/>
              </w:rPr>
              <w:t>g</w:t>
            </w:r>
            <w:r w:rsidRPr="00CB7FB8">
              <w:rPr>
                <w:rFonts w:ascii="Arial" w:eastAsia="Microsoft YaHei UI" w:hAnsi="Arial" w:cs="Arial"/>
                <w:color w:val="000000"/>
                <w:sz w:val="16"/>
                <w:szCs w:val="16"/>
                <w:lang w:val="en-GB"/>
              </w:rPr>
              <w:t>) = (4, 8, 2, 2, 2), </w:t>
            </w:r>
            <w:r w:rsidRPr="00CB7FB8">
              <w:rPr>
                <w:rFonts w:ascii="Arial" w:eastAsia="Microsoft YaHei UI" w:hAnsi="Arial" w:cs="Arial"/>
                <w:color w:val="000000"/>
                <w:sz w:val="16"/>
                <w:szCs w:val="16"/>
              </w:rPr>
              <w:t>(d</w:t>
            </w:r>
            <w:r w:rsidRPr="00CB7FB8">
              <w:rPr>
                <w:rFonts w:ascii="Arial" w:eastAsia="Microsoft YaHei UI" w:hAnsi="Arial" w:cs="Arial"/>
                <w:color w:val="000000"/>
                <w:sz w:val="16"/>
                <w:szCs w:val="16"/>
                <w:vertAlign w:val="subscript"/>
              </w:rPr>
              <w:t>V</w:t>
            </w:r>
            <w:r w:rsidRPr="00CB7FB8">
              <w:rPr>
                <w:rFonts w:ascii="Arial" w:eastAsia="Microsoft YaHei UI" w:hAnsi="Arial" w:cs="Arial"/>
                <w:color w:val="000000"/>
                <w:sz w:val="16"/>
                <w:szCs w:val="16"/>
              </w:rPr>
              <w:t>, d</w:t>
            </w:r>
            <w:r w:rsidRPr="00CB7FB8">
              <w:rPr>
                <w:rFonts w:ascii="Arial" w:eastAsia="Microsoft YaHei UI" w:hAnsi="Arial" w:cs="Arial"/>
                <w:color w:val="000000"/>
                <w:sz w:val="16"/>
                <w:szCs w:val="16"/>
                <w:vertAlign w:val="subscript"/>
              </w:rPr>
              <w:t>H</w:t>
            </w:r>
            <w:r w:rsidRPr="00CB7FB8">
              <w:rPr>
                <w:rFonts w:ascii="Arial" w:eastAsia="Microsoft YaHei UI" w:hAnsi="Arial" w:cs="Arial"/>
                <w:color w:val="000000"/>
                <w:sz w:val="16"/>
                <w:szCs w:val="16"/>
              </w:rPr>
              <w:t>) = (0.5, 0.5) </w:t>
            </w:r>
            <w:r w:rsidRPr="00CB7FB8">
              <w:rPr>
                <w:rFonts w:ascii="Arial" w:eastAsia="Microsoft YaHei UI" w:hAnsi="Arial" w:cs="Arial"/>
                <w:color w:val="000000"/>
                <w:sz w:val="16"/>
                <w:szCs w:val="16"/>
                <w:lang w:val="en-GB"/>
              </w:rPr>
              <w:t>λ</w:t>
            </w:r>
            <w:r w:rsidRPr="00CB7FB8">
              <w:rPr>
                <w:rFonts w:ascii="Arial" w:eastAsia="Microsoft YaHei UI" w:hAnsi="Arial" w:cs="Arial"/>
                <w:color w:val="000000"/>
                <w:sz w:val="16"/>
                <w:szCs w:val="16"/>
              </w:rPr>
              <w:t>. (d</w:t>
            </w:r>
            <w:r w:rsidRPr="00CB7FB8">
              <w:rPr>
                <w:rFonts w:ascii="Arial" w:eastAsia="Microsoft YaHei UI" w:hAnsi="Arial" w:cs="Arial"/>
                <w:color w:val="000000"/>
                <w:sz w:val="16"/>
                <w:szCs w:val="16"/>
                <w:vertAlign w:val="subscript"/>
              </w:rPr>
              <w:t>g,V</w:t>
            </w:r>
            <w:r w:rsidRPr="00CB7FB8">
              <w:rPr>
                <w:rFonts w:ascii="Arial" w:eastAsia="Microsoft YaHei UI" w:hAnsi="Arial" w:cs="Arial"/>
                <w:color w:val="000000"/>
                <w:sz w:val="16"/>
                <w:szCs w:val="16"/>
              </w:rPr>
              <w:t>, d</w:t>
            </w:r>
            <w:r w:rsidRPr="00CB7FB8">
              <w:rPr>
                <w:rFonts w:ascii="Arial" w:eastAsia="Microsoft YaHei UI" w:hAnsi="Arial" w:cs="Arial"/>
                <w:color w:val="000000"/>
                <w:sz w:val="16"/>
                <w:szCs w:val="16"/>
                <w:vertAlign w:val="subscript"/>
              </w:rPr>
              <w:t>g,H</w:t>
            </w:r>
            <w:r w:rsidRPr="00CB7FB8">
              <w:rPr>
                <w:rFonts w:ascii="Arial" w:eastAsia="Microsoft YaHei UI" w:hAnsi="Arial" w:cs="Arial"/>
                <w:color w:val="000000"/>
                <w:sz w:val="16"/>
                <w:szCs w:val="16"/>
              </w:rPr>
              <w:t>) = (2.0, 4.0) </w:t>
            </w:r>
            <w:r w:rsidRPr="00CB7FB8">
              <w:rPr>
                <w:rFonts w:ascii="Arial" w:eastAsia="Microsoft YaHei UI" w:hAnsi="Arial" w:cs="Arial"/>
                <w:color w:val="000000"/>
                <w:sz w:val="16"/>
                <w:szCs w:val="16"/>
                <w:lang w:val="en-GB"/>
              </w:rPr>
              <w:t>λ as optional]</w:t>
            </w:r>
          </w:p>
          <w:p w14:paraId="23460B94" w14:textId="63E8213F" w:rsidR="00CB7FB8" w:rsidRPr="00CB7FB8" w:rsidRDefault="00CB7FB8" w:rsidP="00CF6E6D">
            <w:pPr>
              <w:pStyle w:val="a10"/>
              <w:numPr>
                <w:ilvl w:val="0"/>
                <w:numId w:val="507"/>
              </w:numPr>
              <w:spacing w:before="0" w:beforeAutospacing="0" w:after="0" w:afterAutospacing="0"/>
              <w:ind w:left="338"/>
              <w:jc w:val="both"/>
              <w:rPr>
                <w:rFonts w:ascii="Arial" w:eastAsia="Microsoft YaHei UI" w:hAnsi="Arial" w:cs="Arial"/>
                <w:color w:val="000000"/>
                <w:sz w:val="16"/>
                <w:szCs w:val="16"/>
              </w:rPr>
            </w:pPr>
            <w:r w:rsidRPr="00CB7FB8">
              <w:rPr>
                <w:rFonts w:ascii="Arial" w:eastAsia="Microsoft YaHei UI" w:hAnsi="Arial" w:cs="Arial"/>
                <w:color w:val="000000"/>
                <w:sz w:val="16"/>
                <w:szCs w:val="16"/>
              </w:rPr>
              <w:t>Other assumptions are not precluded.</w:t>
            </w:r>
          </w:p>
          <w:p w14:paraId="5136E470" w14:textId="5B5063E6" w:rsidR="00CB7FB8" w:rsidRPr="00CB7FB8" w:rsidRDefault="00CB7FB8" w:rsidP="00CB7FB8">
            <w:pPr>
              <w:rPr>
                <w:rFonts w:ascii="Arial" w:eastAsia="Microsoft YaHei UI" w:hAnsi="Arial" w:cs="Arial"/>
                <w:color w:val="000000"/>
                <w:sz w:val="16"/>
                <w:szCs w:val="16"/>
              </w:rPr>
            </w:pPr>
          </w:p>
          <w:p w14:paraId="41E674F4" w14:textId="77777777" w:rsidR="00CB7FB8" w:rsidRPr="00CB7FB8" w:rsidRDefault="00CB7FB8" w:rsidP="00CB7FB8">
            <w:pPr>
              <w:ind w:left="-20"/>
              <w:rPr>
                <w:rFonts w:ascii="Arial" w:eastAsia="Microsoft YaHei UI" w:hAnsi="Arial" w:cs="Arial"/>
                <w:color w:val="000000"/>
                <w:sz w:val="16"/>
                <w:szCs w:val="16"/>
              </w:rPr>
            </w:pPr>
            <w:r w:rsidRPr="00CB7FB8">
              <w:rPr>
                <w:rFonts w:ascii="Arial" w:eastAsia="Microsoft YaHei UI" w:hAnsi="Arial" w:cs="Arial"/>
                <w:color w:val="000000"/>
                <w:sz w:val="16"/>
                <w:szCs w:val="16"/>
              </w:rPr>
              <w:t>Companies to explain TXRU weights mapping.</w:t>
            </w:r>
          </w:p>
          <w:p w14:paraId="41218D6E" w14:textId="77777777" w:rsidR="00CB7FB8" w:rsidRPr="00CB7FB8" w:rsidRDefault="00CB7FB8" w:rsidP="00CB7FB8">
            <w:pPr>
              <w:ind w:left="-20"/>
              <w:rPr>
                <w:rFonts w:ascii="Arial" w:eastAsia="Microsoft YaHei UI" w:hAnsi="Arial" w:cs="Arial"/>
                <w:color w:val="000000"/>
                <w:sz w:val="16"/>
                <w:szCs w:val="16"/>
              </w:rPr>
            </w:pPr>
            <w:r w:rsidRPr="00CB7FB8">
              <w:rPr>
                <w:rFonts w:ascii="Arial" w:eastAsia="Microsoft YaHei UI" w:hAnsi="Arial" w:cs="Arial"/>
                <w:color w:val="000000"/>
                <w:sz w:val="16"/>
                <w:szCs w:val="16"/>
              </w:rPr>
              <w:t>Companies to explain beam selection.</w:t>
            </w:r>
          </w:p>
          <w:p w14:paraId="3F3B982B" w14:textId="77777777" w:rsidR="00CB7FB8" w:rsidRPr="00CB7FB8" w:rsidRDefault="00CB7FB8" w:rsidP="00CB7FB8">
            <w:pPr>
              <w:ind w:left="-20"/>
              <w:rPr>
                <w:rFonts w:ascii="Arial" w:eastAsia="Microsoft YaHei UI" w:hAnsi="Arial" w:cs="Arial"/>
                <w:color w:val="000000"/>
                <w:sz w:val="16"/>
                <w:szCs w:val="16"/>
              </w:rPr>
            </w:pPr>
            <w:r w:rsidRPr="00CB7FB8">
              <w:rPr>
                <w:rFonts w:ascii="Arial" w:eastAsia="Microsoft YaHei UI" w:hAnsi="Arial" w:cs="Arial"/>
                <w:color w:val="000000"/>
                <w:sz w:val="16"/>
                <w:szCs w:val="16"/>
              </w:rPr>
              <w:t>Companies to explain number of BS beams</w:t>
            </w:r>
          </w:p>
        </w:tc>
      </w:tr>
      <w:tr w:rsidR="00CB7FB8" w:rsidRPr="00CB7FB8" w14:paraId="6B1747ED" w14:textId="77777777" w:rsidTr="00CB7FB8">
        <w:trPr>
          <w:trHeight w:val="20"/>
        </w:trPr>
        <w:tc>
          <w:tcPr>
            <w:tcW w:w="2515"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5859B92A" w14:textId="77777777" w:rsidR="00CB7FB8" w:rsidRPr="00CB7FB8" w:rsidRDefault="00CB7FB8" w:rsidP="00CB7FB8">
            <w:pPr>
              <w:rPr>
                <w:rFonts w:ascii="Arial" w:eastAsia="Microsoft YaHei UI" w:hAnsi="Arial" w:cs="Arial"/>
                <w:color w:val="000000"/>
                <w:sz w:val="16"/>
                <w:szCs w:val="16"/>
              </w:rPr>
            </w:pPr>
            <w:r w:rsidRPr="00CB7FB8">
              <w:rPr>
                <w:rFonts w:ascii="Arial" w:eastAsia="Microsoft YaHei UI" w:hAnsi="Arial" w:cs="Arial"/>
                <w:b/>
                <w:bCs/>
                <w:color w:val="000000"/>
                <w:sz w:val="16"/>
                <w:szCs w:val="16"/>
              </w:rPr>
              <w:t>BS Antenna radiation pattern</w:t>
            </w:r>
          </w:p>
        </w:tc>
        <w:tc>
          <w:tcPr>
            <w:tcW w:w="768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0521571B" w14:textId="77777777" w:rsidR="00CB7FB8" w:rsidRPr="00CB7FB8" w:rsidRDefault="00CB7FB8" w:rsidP="00CB7FB8">
            <w:pPr>
              <w:rPr>
                <w:rFonts w:ascii="Arial" w:eastAsia="Microsoft YaHei UI" w:hAnsi="Arial" w:cs="Arial"/>
                <w:color w:val="000000"/>
                <w:sz w:val="16"/>
                <w:szCs w:val="16"/>
              </w:rPr>
            </w:pPr>
            <w:r w:rsidRPr="00CB7FB8">
              <w:rPr>
                <w:rFonts w:ascii="Arial" w:eastAsia="Microsoft YaHei UI" w:hAnsi="Arial" w:cs="Arial"/>
                <w:color w:val="000000"/>
                <w:sz w:val="16"/>
                <w:szCs w:val="16"/>
              </w:rPr>
              <w:t>TR 38.802 Table A.2.1-6, Table A.2.1-7</w:t>
            </w:r>
          </w:p>
        </w:tc>
      </w:tr>
      <w:tr w:rsidR="00CB7FB8" w:rsidRPr="00CB7FB8" w14:paraId="23D05ECC" w14:textId="77777777" w:rsidTr="00CB7FB8">
        <w:trPr>
          <w:trHeight w:val="20"/>
        </w:trPr>
        <w:tc>
          <w:tcPr>
            <w:tcW w:w="2515"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772F33E0" w14:textId="77777777" w:rsidR="00CB7FB8" w:rsidRPr="00CB7FB8" w:rsidRDefault="00CB7FB8" w:rsidP="00CB7FB8">
            <w:pPr>
              <w:rPr>
                <w:rFonts w:ascii="Arial" w:eastAsia="Microsoft YaHei UI" w:hAnsi="Arial" w:cs="Arial"/>
                <w:color w:val="000000"/>
                <w:sz w:val="16"/>
                <w:szCs w:val="16"/>
              </w:rPr>
            </w:pPr>
            <w:r w:rsidRPr="00CB7FB8">
              <w:rPr>
                <w:rFonts w:ascii="Arial" w:eastAsia="Microsoft YaHei UI" w:hAnsi="Arial" w:cs="Arial"/>
                <w:b/>
                <w:bCs/>
                <w:color w:val="000000"/>
                <w:sz w:val="16"/>
                <w:szCs w:val="16"/>
              </w:rPr>
              <w:t>UE Antenna Configuration</w:t>
            </w:r>
          </w:p>
        </w:tc>
        <w:tc>
          <w:tcPr>
            <w:tcW w:w="768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68E5FE0D" w14:textId="77777777" w:rsidR="00CB7FB8" w:rsidRPr="00CB7FB8" w:rsidRDefault="00CB7FB8" w:rsidP="00CB7FB8">
            <w:pPr>
              <w:rPr>
                <w:rFonts w:ascii="Arial" w:eastAsia="Microsoft YaHei UI" w:hAnsi="Arial" w:cs="Arial"/>
                <w:color w:val="000000"/>
                <w:sz w:val="16"/>
                <w:szCs w:val="16"/>
              </w:rPr>
            </w:pPr>
            <w:r w:rsidRPr="00CB7FB8">
              <w:rPr>
                <w:rFonts w:ascii="Arial" w:eastAsia="Microsoft YaHei UI" w:hAnsi="Arial" w:cs="Arial"/>
                <w:color w:val="000000"/>
                <w:sz w:val="16"/>
                <w:szCs w:val="16"/>
              </w:rPr>
              <w:t>[Panel structure: (M,N,P) = (1,4,2)]</w:t>
            </w:r>
          </w:p>
          <w:p w14:paraId="5A50254B" w14:textId="669B859C" w:rsidR="00CB7FB8" w:rsidRPr="00CB7FB8" w:rsidRDefault="00CB7FB8" w:rsidP="00CF6E6D">
            <w:pPr>
              <w:pStyle w:val="a10"/>
              <w:numPr>
                <w:ilvl w:val="0"/>
                <w:numId w:val="515"/>
              </w:numPr>
              <w:spacing w:before="0" w:beforeAutospacing="0" w:after="0" w:afterAutospacing="0"/>
              <w:jc w:val="both"/>
              <w:rPr>
                <w:rFonts w:ascii="Arial" w:eastAsia="Microsoft YaHei UI" w:hAnsi="Arial" w:cs="Arial"/>
                <w:color w:val="000000"/>
                <w:sz w:val="16"/>
                <w:szCs w:val="16"/>
              </w:rPr>
            </w:pPr>
            <w:r w:rsidRPr="00CB7FB8">
              <w:rPr>
                <w:rFonts w:ascii="Arial" w:eastAsia="Microsoft YaHei UI" w:hAnsi="Arial" w:cs="Arial"/>
                <w:color w:val="000000"/>
                <w:sz w:val="16"/>
                <w:szCs w:val="16"/>
              </w:rPr>
              <w:t>2 panels (left, right) with (Mg, Ng) = (1, 2) as baseline</w:t>
            </w:r>
          </w:p>
          <w:p w14:paraId="4FB38FA7" w14:textId="49889DAA" w:rsidR="00CB7FB8" w:rsidRPr="00CB7FB8" w:rsidRDefault="00CB7FB8" w:rsidP="00CF6E6D">
            <w:pPr>
              <w:pStyle w:val="a10"/>
              <w:numPr>
                <w:ilvl w:val="0"/>
                <w:numId w:val="515"/>
              </w:numPr>
              <w:spacing w:before="0" w:beforeAutospacing="0" w:after="0" w:afterAutospacing="0"/>
              <w:jc w:val="both"/>
              <w:rPr>
                <w:rFonts w:ascii="Arial" w:eastAsia="Microsoft YaHei UI" w:hAnsi="Arial" w:cs="Arial"/>
                <w:color w:val="000000"/>
                <w:sz w:val="16"/>
                <w:szCs w:val="16"/>
              </w:rPr>
            </w:pPr>
            <w:r w:rsidRPr="00CB7FB8">
              <w:rPr>
                <w:rFonts w:ascii="Arial" w:eastAsia="Microsoft YaHei UI" w:hAnsi="Arial" w:cs="Arial"/>
                <w:color w:val="000000"/>
                <w:sz w:val="16"/>
                <w:szCs w:val="16"/>
              </w:rPr>
              <w:t>Other assumptions are not precluded</w:t>
            </w:r>
          </w:p>
          <w:p w14:paraId="369AD89A" w14:textId="340541C6" w:rsidR="00CB7FB8" w:rsidRPr="00CB7FB8" w:rsidRDefault="00CB7FB8" w:rsidP="00CB7FB8">
            <w:pPr>
              <w:rPr>
                <w:rFonts w:ascii="Arial" w:eastAsia="Microsoft YaHei UI" w:hAnsi="Arial" w:cs="Arial"/>
                <w:color w:val="000000"/>
                <w:sz w:val="16"/>
                <w:szCs w:val="16"/>
              </w:rPr>
            </w:pPr>
          </w:p>
          <w:p w14:paraId="6D746B1A" w14:textId="77777777" w:rsidR="00CB7FB8" w:rsidRPr="00CB7FB8" w:rsidRDefault="00CB7FB8" w:rsidP="00CB7FB8">
            <w:pPr>
              <w:rPr>
                <w:rFonts w:ascii="Arial" w:eastAsia="Microsoft YaHei UI" w:hAnsi="Arial" w:cs="Arial"/>
                <w:color w:val="000000"/>
                <w:sz w:val="16"/>
                <w:szCs w:val="16"/>
              </w:rPr>
            </w:pPr>
            <w:r w:rsidRPr="00CB7FB8">
              <w:rPr>
                <w:rFonts w:ascii="Arial" w:eastAsia="Microsoft YaHei UI" w:hAnsi="Arial" w:cs="Arial"/>
                <w:color w:val="000000"/>
                <w:sz w:val="16"/>
                <w:szCs w:val="16"/>
              </w:rPr>
              <w:t>Companies to explain TXRU weights mapping.</w:t>
            </w:r>
          </w:p>
          <w:p w14:paraId="263DB883" w14:textId="77777777" w:rsidR="00CB7FB8" w:rsidRPr="00CB7FB8" w:rsidRDefault="00CB7FB8" w:rsidP="00CB7FB8">
            <w:pPr>
              <w:rPr>
                <w:rFonts w:ascii="Arial" w:eastAsia="Microsoft YaHei UI" w:hAnsi="Arial" w:cs="Arial"/>
                <w:color w:val="000000"/>
                <w:sz w:val="16"/>
                <w:szCs w:val="16"/>
              </w:rPr>
            </w:pPr>
            <w:r w:rsidRPr="00CB7FB8">
              <w:rPr>
                <w:rFonts w:ascii="Arial" w:eastAsia="Microsoft YaHei UI" w:hAnsi="Arial" w:cs="Arial"/>
                <w:color w:val="000000"/>
                <w:sz w:val="16"/>
                <w:szCs w:val="16"/>
              </w:rPr>
              <w:t>Companies to explain beam and panel selection.</w:t>
            </w:r>
          </w:p>
          <w:p w14:paraId="28DC3B01" w14:textId="77777777" w:rsidR="00CB7FB8" w:rsidRPr="00CB7FB8" w:rsidRDefault="00CB7FB8" w:rsidP="00CB7FB8">
            <w:pPr>
              <w:rPr>
                <w:rFonts w:ascii="Arial" w:eastAsia="Microsoft YaHei UI" w:hAnsi="Arial" w:cs="Arial"/>
                <w:color w:val="000000"/>
                <w:sz w:val="16"/>
                <w:szCs w:val="16"/>
              </w:rPr>
            </w:pPr>
            <w:r w:rsidRPr="00CB7FB8">
              <w:rPr>
                <w:rFonts w:ascii="Arial" w:eastAsia="Microsoft YaHei UI" w:hAnsi="Arial" w:cs="Arial"/>
                <w:color w:val="000000"/>
                <w:sz w:val="16"/>
                <w:szCs w:val="16"/>
              </w:rPr>
              <w:t>Companies to explain number of UE beams</w:t>
            </w:r>
          </w:p>
        </w:tc>
      </w:tr>
      <w:tr w:rsidR="00CB7FB8" w:rsidRPr="00CB7FB8" w14:paraId="25B36B36" w14:textId="77777777" w:rsidTr="00CB7FB8">
        <w:trPr>
          <w:trHeight w:val="20"/>
        </w:trPr>
        <w:tc>
          <w:tcPr>
            <w:tcW w:w="2515"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0BD16BE3" w14:textId="77777777" w:rsidR="00CB7FB8" w:rsidRPr="00CB7FB8" w:rsidRDefault="00CB7FB8" w:rsidP="00CB7FB8">
            <w:pPr>
              <w:rPr>
                <w:rFonts w:ascii="Arial" w:eastAsia="Microsoft YaHei UI" w:hAnsi="Arial" w:cs="Arial"/>
                <w:color w:val="000000"/>
                <w:sz w:val="16"/>
                <w:szCs w:val="16"/>
              </w:rPr>
            </w:pPr>
            <w:r w:rsidRPr="00CB7FB8">
              <w:rPr>
                <w:rFonts w:ascii="Arial" w:eastAsia="Microsoft YaHei UI" w:hAnsi="Arial" w:cs="Arial"/>
                <w:b/>
                <w:bCs/>
                <w:color w:val="000000"/>
                <w:sz w:val="16"/>
                <w:szCs w:val="16"/>
              </w:rPr>
              <w:t>UE Antenna radiation pattern</w:t>
            </w:r>
          </w:p>
        </w:tc>
        <w:tc>
          <w:tcPr>
            <w:tcW w:w="768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7C24AAA5" w14:textId="77777777" w:rsidR="00CB7FB8" w:rsidRPr="00CB7FB8" w:rsidRDefault="00CB7FB8" w:rsidP="00CB7FB8">
            <w:pPr>
              <w:rPr>
                <w:rFonts w:ascii="Arial" w:eastAsia="Microsoft YaHei UI" w:hAnsi="Arial" w:cs="Arial"/>
                <w:color w:val="000000"/>
                <w:sz w:val="16"/>
                <w:szCs w:val="16"/>
              </w:rPr>
            </w:pPr>
            <w:r w:rsidRPr="00CB7FB8">
              <w:rPr>
                <w:rFonts w:ascii="Arial" w:eastAsia="Microsoft YaHei UI" w:hAnsi="Arial" w:cs="Arial"/>
                <w:color w:val="000000"/>
                <w:sz w:val="16"/>
                <w:szCs w:val="16"/>
              </w:rPr>
              <w:t>TR 38.802 Table A.2.1-8, Table A.2.1-10</w:t>
            </w:r>
          </w:p>
        </w:tc>
      </w:tr>
      <w:tr w:rsidR="00CB7FB8" w:rsidRPr="00CB7FB8" w14:paraId="5F122C63" w14:textId="77777777" w:rsidTr="00CB7FB8">
        <w:trPr>
          <w:trHeight w:val="20"/>
        </w:trPr>
        <w:tc>
          <w:tcPr>
            <w:tcW w:w="2515"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6F24C66A" w14:textId="77777777" w:rsidR="00CB7FB8" w:rsidRPr="00CB7FB8" w:rsidRDefault="00CB7FB8" w:rsidP="00CB7FB8">
            <w:pPr>
              <w:rPr>
                <w:rFonts w:ascii="Arial" w:eastAsia="Microsoft YaHei UI" w:hAnsi="Arial" w:cs="Arial"/>
                <w:color w:val="000000"/>
                <w:sz w:val="16"/>
                <w:szCs w:val="16"/>
              </w:rPr>
            </w:pPr>
            <w:r w:rsidRPr="00CB7FB8">
              <w:rPr>
                <w:rFonts w:ascii="Arial" w:eastAsia="Microsoft YaHei UI" w:hAnsi="Arial" w:cs="Arial"/>
                <w:b/>
                <w:bCs/>
                <w:color w:val="000000"/>
                <w:sz w:val="16"/>
                <w:szCs w:val="16"/>
              </w:rPr>
              <w:t>Beam correspondence</w:t>
            </w:r>
          </w:p>
        </w:tc>
        <w:tc>
          <w:tcPr>
            <w:tcW w:w="768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70DCBB81" w14:textId="77777777" w:rsidR="00CB7FB8" w:rsidRPr="00CB7FB8" w:rsidRDefault="00CB7FB8" w:rsidP="00CB7FB8">
            <w:pPr>
              <w:rPr>
                <w:rFonts w:ascii="Arial" w:eastAsia="Microsoft YaHei UI" w:hAnsi="Arial" w:cs="Arial"/>
                <w:color w:val="000000"/>
                <w:sz w:val="16"/>
                <w:szCs w:val="16"/>
              </w:rPr>
            </w:pPr>
            <w:r w:rsidRPr="00CB7FB8">
              <w:rPr>
                <w:rFonts w:ascii="Arial" w:eastAsia="Microsoft YaHei UI" w:hAnsi="Arial" w:cs="Arial"/>
                <w:color w:val="000000"/>
                <w:sz w:val="16"/>
                <w:szCs w:val="16"/>
              </w:rPr>
              <w:t>Companies to explain beam correspondence assumptions (in accordance to the two types agreed in RAN4)</w:t>
            </w:r>
          </w:p>
        </w:tc>
      </w:tr>
      <w:tr w:rsidR="00CB7FB8" w:rsidRPr="00CB7FB8" w14:paraId="38CC41C0" w14:textId="77777777" w:rsidTr="00CB7FB8">
        <w:trPr>
          <w:trHeight w:val="20"/>
        </w:trPr>
        <w:tc>
          <w:tcPr>
            <w:tcW w:w="2515"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573DBACA" w14:textId="77777777" w:rsidR="00CB7FB8" w:rsidRPr="00CB7FB8" w:rsidRDefault="00CB7FB8" w:rsidP="00CB7FB8">
            <w:pPr>
              <w:rPr>
                <w:rFonts w:ascii="Arial" w:eastAsia="Microsoft YaHei UI" w:hAnsi="Arial" w:cs="Arial"/>
                <w:color w:val="000000"/>
                <w:sz w:val="16"/>
                <w:szCs w:val="16"/>
              </w:rPr>
            </w:pPr>
            <w:r w:rsidRPr="00CB7FB8">
              <w:rPr>
                <w:rFonts w:ascii="Arial" w:eastAsia="Microsoft YaHei UI" w:hAnsi="Arial" w:cs="Arial"/>
                <w:b/>
                <w:bCs/>
                <w:color w:val="000000"/>
                <w:sz w:val="16"/>
                <w:szCs w:val="16"/>
              </w:rPr>
              <w:t>Link adaptation</w:t>
            </w:r>
          </w:p>
        </w:tc>
        <w:tc>
          <w:tcPr>
            <w:tcW w:w="768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7633B5A4" w14:textId="77777777" w:rsidR="00CB7FB8" w:rsidRPr="00CB7FB8" w:rsidRDefault="00CB7FB8" w:rsidP="00CB7FB8">
            <w:pPr>
              <w:rPr>
                <w:rFonts w:ascii="Arial" w:eastAsia="Microsoft YaHei UI" w:hAnsi="Arial" w:cs="Arial"/>
                <w:color w:val="000000"/>
                <w:sz w:val="16"/>
                <w:szCs w:val="16"/>
              </w:rPr>
            </w:pPr>
            <w:r w:rsidRPr="00CB7FB8">
              <w:rPr>
                <w:rFonts w:ascii="Arial" w:eastAsia="Microsoft YaHei UI" w:hAnsi="Arial" w:cs="Arial"/>
                <w:color w:val="000000"/>
                <w:sz w:val="16"/>
                <w:szCs w:val="16"/>
              </w:rPr>
              <w:t>Based on CSI-RS</w:t>
            </w:r>
          </w:p>
        </w:tc>
      </w:tr>
      <w:tr w:rsidR="00CB7FB8" w:rsidRPr="00CB7FB8" w14:paraId="52672B31" w14:textId="77777777" w:rsidTr="00CB7FB8">
        <w:trPr>
          <w:trHeight w:val="20"/>
        </w:trPr>
        <w:tc>
          <w:tcPr>
            <w:tcW w:w="2515"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0F032F41" w14:textId="77777777" w:rsidR="00CB7FB8" w:rsidRPr="00CB7FB8" w:rsidRDefault="00CB7FB8" w:rsidP="00CB7FB8">
            <w:pPr>
              <w:rPr>
                <w:rFonts w:ascii="Arial" w:eastAsia="Microsoft YaHei UI" w:hAnsi="Arial" w:cs="Arial"/>
                <w:color w:val="000000"/>
                <w:sz w:val="16"/>
                <w:szCs w:val="16"/>
              </w:rPr>
            </w:pPr>
            <w:r w:rsidRPr="00CB7FB8">
              <w:rPr>
                <w:rFonts w:ascii="Arial" w:eastAsia="Microsoft YaHei UI" w:hAnsi="Arial" w:cs="Arial"/>
                <w:b/>
                <w:bCs/>
                <w:color w:val="000000"/>
                <w:sz w:val="16"/>
                <w:szCs w:val="16"/>
              </w:rPr>
              <w:lastRenderedPageBreak/>
              <w:t>Traffic Model</w:t>
            </w:r>
          </w:p>
        </w:tc>
        <w:tc>
          <w:tcPr>
            <w:tcW w:w="768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0838958D" w14:textId="77777777" w:rsidR="00CB7FB8" w:rsidRPr="00CB7FB8" w:rsidRDefault="00CB7FB8" w:rsidP="00CB7FB8">
            <w:pPr>
              <w:rPr>
                <w:rFonts w:ascii="Arial" w:eastAsia="Microsoft YaHei UI" w:hAnsi="Arial" w:cs="Arial"/>
                <w:color w:val="000000"/>
                <w:sz w:val="16"/>
                <w:szCs w:val="16"/>
                <w:lang w:val="en-US" w:eastAsia="zh-CN"/>
              </w:rPr>
            </w:pPr>
            <w:r w:rsidRPr="00CB7FB8">
              <w:rPr>
                <w:rFonts w:ascii="Arial" w:eastAsia="Microsoft YaHei UI" w:hAnsi="Arial" w:cs="Arial"/>
                <w:color w:val="000000"/>
                <w:sz w:val="16"/>
                <w:szCs w:val="16"/>
                <w:lang w:val="en-US" w:eastAsia="zh-CN"/>
              </w:rPr>
              <w:t>FFS:</w:t>
            </w:r>
          </w:p>
          <w:p w14:paraId="7DCDF9E4" w14:textId="77777777" w:rsidR="00CB7FB8" w:rsidRPr="00CB7FB8" w:rsidRDefault="00CB7FB8" w:rsidP="00CF6E6D">
            <w:pPr>
              <w:pStyle w:val="a10"/>
              <w:numPr>
                <w:ilvl w:val="0"/>
                <w:numId w:val="512"/>
              </w:numPr>
              <w:spacing w:before="0" w:beforeAutospacing="0" w:after="0" w:afterAutospacing="0"/>
              <w:jc w:val="both"/>
              <w:rPr>
                <w:rFonts w:ascii="Arial" w:eastAsia="Microsoft YaHei UI" w:hAnsi="Arial" w:cs="Arial"/>
                <w:color w:val="000000"/>
                <w:sz w:val="16"/>
                <w:szCs w:val="16"/>
              </w:rPr>
            </w:pPr>
            <w:r w:rsidRPr="00CB7FB8">
              <w:rPr>
                <w:rFonts w:ascii="Arial" w:eastAsia="Microsoft YaHei UI" w:hAnsi="Arial" w:cs="Arial"/>
                <w:color w:val="000000"/>
                <w:sz w:val="16"/>
                <w:szCs w:val="16"/>
              </w:rPr>
              <w:t>Option 1: Full buffer</w:t>
            </w:r>
          </w:p>
          <w:p w14:paraId="61F89E75" w14:textId="77777777" w:rsidR="00CB7FB8" w:rsidRPr="00CB7FB8" w:rsidRDefault="00CB7FB8" w:rsidP="00CF6E6D">
            <w:pPr>
              <w:pStyle w:val="a10"/>
              <w:numPr>
                <w:ilvl w:val="0"/>
                <w:numId w:val="512"/>
              </w:numPr>
              <w:spacing w:before="0" w:beforeAutospacing="0" w:after="0" w:afterAutospacing="0"/>
              <w:jc w:val="both"/>
              <w:rPr>
                <w:rFonts w:ascii="Arial" w:eastAsia="Microsoft YaHei UI" w:hAnsi="Arial" w:cs="Arial"/>
                <w:color w:val="000000"/>
                <w:sz w:val="16"/>
                <w:szCs w:val="16"/>
              </w:rPr>
            </w:pPr>
            <w:r w:rsidRPr="00CB7FB8">
              <w:rPr>
                <w:rFonts w:ascii="Arial" w:eastAsia="Microsoft YaHei UI" w:hAnsi="Arial" w:cs="Arial"/>
                <w:color w:val="000000"/>
                <w:sz w:val="16"/>
                <w:szCs w:val="16"/>
              </w:rPr>
              <w:t>Option 2: FTP model</w:t>
            </w:r>
          </w:p>
          <w:p w14:paraId="19E3C772" w14:textId="77777777" w:rsidR="00CB7FB8" w:rsidRPr="00CB7FB8" w:rsidRDefault="00CB7FB8" w:rsidP="00CB7FB8">
            <w:pPr>
              <w:rPr>
                <w:rFonts w:ascii="Arial" w:eastAsia="Microsoft YaHei UI" w:hAnsi="Arial" w:cs="Arial"/>
                <w:color w:val="000000"/>
                <w:sz w:val="16"/>
                <w:szCs w:val="16"/>
              </w:rPr>
            </w:pPr>
            <w:r w:rsidRPr="00CB7FB8">
              <w:rPr>
                <w:rFonts w:ascii="Arial" w:eastAsia="Microsoft YaHei UI" w:hAnsi="Arial" w:cs="Arial"/>
                <w:color w:val="000000"/>
                <w:sz w:val="16"/>
                <w:szCs w:val="16"/>
              </w:rPr>
              <w:t>Other options are not precluded</w:t>
            </w:r>
          </w:p>
        </w:tc>
      </w:tr>
      <w:tr w:rsidR="00CB7FB8" w:rsidRPr="00CB7FB8" w14:paraId="105C2E1E" w14:textId="77777777" w:rsidTr="00CB7FB8">
        <w:trPr>
          <w:trHeight w:val="20"/>
        </w:trPr>
        <w:tc>
          <w:tcPr>
            <w:tcW w:w="2515"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5AF0DB47" w14:textId="77777777" w:rsidR="00CB7FB8" w:rsidRPr="00CB7FB8" w:rsidRDefault="00CB7FB8" w:rsidP="00CB7FB8">
            <w:pPr>
              <w:rPr>
                <w:rFonts w:ascii="Arial" w:eastAsia="Microsoft YaHei UI" w:hAnsi="Arial" w:cs="Arial"/>
                <w:color w:val="000000"/>
                <w:sz w:val="16"/>
                <w:szCs w:val="16"/>
              </w:rPr>
            </w:pPr>
            <w:r w:rsidRPr="00CB7FB8">
              <w:rPr>
                <w:rFonts w:ascii="Arial" w:eastAsia="Microsoft YaHei UI" w:hAnsi="Arial" w:cs="Arial"/>
                <w:b/>
                <w:bCs/>
                <w:color w:val="000000"/>
                <w:sz w:val="16"/>
                <w:szCs w:val="16"/>
              </w:rPr>
              <w:t>Inter-panel calibration for UE</w:t>
            </w:r>
          </w:p>
        </w:tc>
        <w:tc>
          <w:tcPr>
            <w:tcW w:w="768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651922E2" w14:textId="77777777" w:rsidR="00CB7FB8" w:rsidRPr="00CB7FB8" w:rsidRDefault="00CB7FB8" w:rsidP="00CB7FB8">
            <w:pPr>
              <w:rPr>
                <w:rFonts w:ascii="Arial" w:eastAsia="Microsoft YaHei UI" w:hAnsi="Arial" w:cs="Arial"/>
                <w:color w:val="000000"/>
                <w:sz w:val="16"/>
                <w:szCs w:val="16"/>
              </w:rPr>
            </w:pPr>
            <w:r w:rsidRPr="00CB7FB8">
              <w:rPr>
                <w:rFonts w:ascii="Arial" w:eastAsia="Microsoft YaHei UI" w:hAnsi="Arial" w:cs="Arial"/>
                <w:color w:val="000000"/>
                <w:sz w:val="16"/>
                <w:szCs w:val="16"/>
              </w:rPr>
              <w:t>Ideal, non-ideal following 38.802 (optional) – Explain any errors</w:t>
            </w:r>
          </w:p>
        </w:tc>
      </w:tr>
      <w:tr w:rsidR="00CB7FB8" w:rsidRPr="00CB7FB8" w14:paraId="03B6A98D" w14:textId="77777777" w:rsidTr="00CB7FB8">
        <w:trPr>
          <w:trHeight w:val="20"/>
        </w:trPr>
        <w:tc>
          <w:tcPr>
            <w:tcW w:w="2515"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3B61EB99" w14:textId="77777777" w:rsidR="00CB7FB8" w:rsidRPr="00CB7FB8" w:rsidRDefault="00CB7FB8" w:rsidP="00CB7FB8">
            <w:pPr>
              <w:rPr>
                <w:rFonts w:ascii="Arial" w:eastAsia="Microsoft YaHei UI" w:hAnsi="Arial" w:cs="Arial"/>
                <w:color w:val="000000"/>
                <w:sz w:val="16"/>
                <w:szCs w:val="16"/>
              </w:rPr>
            </w:pPr>
            <w:r w:rsidRPr="00CB7FB8">
              <w:rPr>
                <w:rFonts w:ascii="Arial" w:eastAsia="Microsoft YaHei UI" w:hAnsi="Arial" w:cs="Arial"/>
                <w:b/>
                <w:bCs/>
                <w:color w:val="000000"/>
                <w:sz w:val="16"/>
                <w:szCs w:val="16"/>
              </w:rPr>
              <w:t>Control and RS overhead</w:t>
            </w:r>
          </w:p>
        </w:tc>
        <w:tc>
          <w:tcPr>
            <w:tcW w:w="768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369816FD" w14:textId="77777777" w:rsidR="00CB7FB8" w:rsidRPr="00CB7FB8" w:rsidRDefault="00CB7FB8" w:rsidP="00CB7FB8">
            <w:pPr>
              <w:rPr>
                <w:rFonts w:ascii="Arial" w:eastAsia="Microsoft YaHei UI" w:hAnsi="Arial" w:cs="Arial"/>
                <w:color w:val="000000"/>
                <w:sz w:val="16"/>
                <w:szCs w:val="16"/>
              </w:rPr>
            </w:pPr>
            <w:r w:rsidRPr="00CB7FB8">
              <w:rPr>
                <w:rFonts w:ascii="Arial" w:eastAsia="Microsoft YaHei UI" w:hAnsi="Arial" w:cs="Arial"/>
                <w:color w:val="000000"/>
                <w:sz w:val="16"/>
                <w:szCs w:val="16"/>
              </w:rPr>
              <w:t>Companies report details of the assumptions</w:t>
            </w:r>
          </w:p>
        </w:tc>
      </w:tr>
      <w:tr w:rsidR="00CB7FB8" w:rsidRPr="00CB7FB8" w14:paraId="3813D2DB" w14:textId="77777777" w:rsidTr="00CB7FB8">
        <w:trPr>
          <w:trHeight w:val="20"/>
        </w:trPr>
        <w:tc>
          <w:tcPr>
            <w:tcW w:w="2515"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11933E32" w14:textId="77777777" w:rsidR="00CB7FB8" w:rsidRPr="00CB7FB8" w:rsidRDefault="00CB7FB8" w:rsidP="00CB7FB8">
            <w:pPr>
              <w:rPr>
                <w:rFonts w:ascii="Arial" w:eastAsia="Microsoft YaHei UI" w:hAnsi="Arial" w:cs="Arial"/>
                <w:color w:val="000000"/>
                <w:sz w:val="16"/>
                <w:szCs w:val="16"/>
              </w:rPr>
            </w:pPr>
            <w:r w:rsidRPr="00CB7FB8">
              <w:rPr>
                <w:rFonts w:ascii="Arial" w:eastAsia="Microsoft YaHei UI" w:hAnsi="Arial" w:cs="Arial"/>
                <w:b/>
                <w:bCs/>
                <w:color w:val="000000"/>
                <w:sz w:val="16"/>
                <w:szCs w:val="16"/>
              </w:rPr>
              <w:t>Control channel decoding</w:t>
            </w:r>
          </w:p>
        </w:tc>
        <w:tc>
          <w:tcPr>
            <w:tcW w:w="768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58C5D1F0" w14:textId="77777777" w:rsidR="00CB7FB8" w:rsidRPr="00CB7FB8" w:rsidRDefault="00CB7FB8" w:rsidP="00CB7FB8">
            <w:pPr>
              <w:rPr>
                <w:rFonts w:ascii="Arial" w:eastAsia="Microsoft YaHei UI" w:hAnsi="Arial" w:cs="Arial"/>
                <w:color w:val="000000"/>
                <w:sz w:val="16"/>
                <w:szCs w:val="16"/>
              </w:rPr>
            </w:pPr>
            <w:r w:rsidRPr="00CB7FB8">
              <w:rPr>
                <w:rFonts w:ascii="Arial" w:eastAsia="Microsoft YaHei UI" w:hAnsi="Arial" w:cs="Arial"/>
                <w:color w:val="000000"/>
                <w:sz w:val="16"/>
                <w:szCs w:val="16"/>
              </w:rPr>
              <w:t>Ideal or Non-ideal (Companies explain how it is modelled)</w:t>
            </w:r>
          </w:p>
        </w:tc>
      </w:tr>
      <w:tr w:rsidR="00CB7FB8" w:rsidRPr="00CB7FB8" w14:paraId="63A9822E" w14:textId="77777777" w:rsidTr="00CB7FB8">
        <w:trPr>
          <w:trHeight w:val="20"/>
        </w:trPr>
        <w:tc>
          <w:tcPr>
            <w:tcW w:w="2515"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6B8D0043" w14:textId="77777777" w:rsidR="00CB7FB8" w:rsidRPr="00CB7FB8" w:rsidRDefault="00CB7FB8" w:rsidP="00CB7FB8">
            <w:pPr>
              <w:rPr>
                <w:rFonts w:ascii="Arial" w:eastAsia="Microsoft YaHei UI" w:hAnsi="Arial" w:cs="Arial"/>
                <w:color w:val="000000"/>
                <w:sz w:val="16"/>
                <w:szCs w:val="16"/>
              </w:rPr>
            </w:pPr>
            <w:r w:rsidRPr="00CB7FB8">
              <w:rPr>
                <w:rFonts w:ascii="Arial" w:eastAsia="Microsoft YaHei UI" w:hAnsi="Arial" w:cs="Arial"/>
                <w:b/>
                <w:bCs/>
                <w:color w:val="000000"/>
                <w:sz w:val="16"/>
                <w:szCs w:val="16"/>
              </w:rPr>
              <w:t>UE receiver type</w:t>
            </w:r>
          </w:p>
        </w:tc>
        <w:tc>
          <w:tcPr>
            <w:tcW w:w="768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1B4FE8FA" w14:textId="77777777" w:rsidR="00CB7FB8" w:rsidRPr="00CB7FB8" w:rsidRDefault="00CB7FB8" w:rsidP="00CB7FB8">
            <w:pPr>
              <w:rPr>
                <w:rFonts w:ascii="Arial" w:eastAsia="Microsoft YaHei UI" w:hAnsi="Arial" w:cs="Arial"/>
                <w:color w:val="000000"/>
                <w:sz w:val="16"/>
                <w:szCs w:val="16"/>
              </w:rPr>
            </w:pPr>
            <w:r w:rsidRPr="00CB7FB8">
              <w:rPr>
                <w:rFonts w:ascii="Arial" w:eastAsia="Microsoft YaHei UI" w:hAnsi="Arial" w:cs="Arial"/>
                <w:color w:val="000000"/>
                <w:sz w:val="16"/>
                <w:szCs w:val="16"/>
              </w:rPr>
              <w:t>MMSE-IRC as the baseline, other advanced receiver is not precluded</w:t>
            </w:r>
          </w:p>
        </w:tc>
      </w:tr>
      <w:tr w:rsidR="00CB7FB8" w:rsidRPr="00CB7FB8" w14:paraId="299E4226" w14:textId="77777777" w:rsidTr="00CB7FB8">
        <w:trPr>
          <w:trHeight w:val="20"/>
        </w:trPr>
        <w:tc>
          <w:tcPr>
            <w:tcW w:w="2515"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78F403DC" w14:textId="77777777" w:rsidR="00CB7FB8" w:rsidRPr="00CB7FB8" w:rsidRDefault="00CB7FB8" w:rsidP="00CB7FB8">
            <w:pPr>
              <w:rPr>
                <w:rFonts w:ascii="Arial" w:eastAsia="Microsoft YaHei UI" w:hAnsi="Arial" w:cs="Arial"/>
                <w:color w:val="000000"/>
                <w:sz w:val="16"/>
                <w:szCs w:val="16"/>
              </w:rPr>
            </w:pPr>
            <w:r w:rsidRPr="00CB7FB8">
              <w:rPr>
                <w:rFonts w:ascii="Arial" w:eastAsia="Microsoft YaHei UI" w:hAnsi="Arial" w:cs="Arial"/>
                <w:b/>
                <w:bCs/>
                <w:color w:val="000000"/>
                <w:sz w:val="16"/>
                <w:szCs w:val="16"/>
              </w:rPr>
              <w:t>BF scheme</w:t>
            </w:r>
          </w:p>
        </w:tc>
        <w:tc>
          <w:tcPr>
            <w:tcW w:w="768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4445175E" w14:textId="77777777" w:rsidR="00CB7FB8" w:rsidRPr="00CB7FB8" w:rsidRDefault="00CB7FB8" w:rsidP="00CB7FB8">
            <w:pPr>
              <w:rPr>
                <w:rFonts w:ascii="Arial" w:eastAsia="Microsoft YaHei UI" w:hAnsi="Arial" w:cs="Arial"/>
                <w:color w:val="000000"/>
                <w:sz w:val="16"/>
                <w:szCs w:val="16"/>
              </w:rPr>
            </w:pPr>
            <w:r w:rsidRPr="00CB7FB8">
              <w:rPr>
                <w:rFonts w:ascii="Arial" w:eastAsia="Microsoft YaHei UI" w:hAnsi="Arial" w:cs="Arial"/>
                <w:color w:val="000000"/>
                <w:sz w:val="16"/>
                <w:szCs w:val="16"/>
              </w:rPr>
              <w:t>Companies explain what scheme is used</w:t>
            </w:r>
          </w:p>
        </w:tc>
      </w:tr>
      <w:tr w:rsidR="00CB7FB8" w:rsidRPr="00CB7FB8" w14:paraId="52B80CDB" w14:textId="77777777" w:rsidTr="00CB7FB8">
        <w:trPr>
          <w:trHeight w:val="20"/>
        </w:trPr>
        <w:tc>
          <w:tcPr>
            <w:tcW w:w="2515"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375C6CD8" w14:textId="77777777" w:rsidR="00CB7FB8" w:rsidRPr="00CB7FB8" w:rsidRDefault="00CB7FB8" w:rsidP="00CB7FB8">
            <w:pPr>
              <w:rPr>
                <w:rFonts w:ascii="Arial" w:eastAsia="Microsoft YaHei UI" w:hAnsi="Arial" w:cs="Arial"/>
                <w:color w:val="000000"/>
                <w:sz w:val="16"/>
                <w:szCs w:val="16"/>
              </w:rPr>
            </w:pPr>
            <w:r w:rsidRPr="00CB7FB8">
              <w:rPr>
                <w:rFonts w:ascii="Arial" w:eastAsia="Microsoft YaHei UI" w:hAnsi="Arial" w:cs="Arial"/>
                <w:b/>
                <w:bCs/>
                <w:color w:val="000000"/>
                <w:sz w:val="16"/>
                <w:szCs w:val="16"/>
              </w:rPr>
              <w:t>Transmission scheme</w:t>
            </w:r>
          </w:p>
        </w:tc>
        <w:tc>
          <w:tcPr>
            <w:tcW w:w="768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hideMark/>
          </w:tcPr>
          <w:p w14:paraId="6FC8676B" w14:textId="77777777" w:rsidR="00CB7FB8" w:rsidRPr="00CB7FB8" w:rsidRDefault="00CB7FB8" w:rsidP="00CB7FB8">
            <w:pPr>
              <w:rPr>
                <w:rFonts w:ascii="Arial" w:eastAsia="Microsoft YaHei UI" w:hAnsi="Arial" w:cs="Arial"/>
                <w:color w:val="000000"/>
                <w:sz w:val="16"/>
                <w:szCs w:val="16"/>
              </w:rPr>
            </w:pPr>
            <w:r w:rsidRPr="00CB7FB8">
              <w:rPr>
                <w:rFonts w:ascii="Arial" w:eastAsia="Microsoft YaHei UI" w:hAnsi="Arial" w:cs="Arial"/>
                <w:color w:val="000000"/>
                <w:sz w:val="16"/>
                <w:szCs w:val="16"/>
              </w:rPr>
              <w:t>Multi-antenna port transmission schemes</w:t>
            </w:r>
          </w:p>
          <w:p w14:paraId="7634629D" w14:textId="77777777" w:rsidR="00CB7FB8" w:rsidRPr="00CB7FB8" w:rsidRDefault="00CB7FB8" w:rsidP="00CB7FB8">
            <w:pPr>
              <w:rPr>
                <w:rFonts w:ascii="Arial" w:eastAsia="Microsoft YaHei UI" w:hAnsi="Arial" w:cs="Arial"/>
                <w:color w:val="000000"/>
                <w:sz w:val="16"/>
                <w:szCs w:val="16"/>
              </w:rPr>
            </w:pPr>
            <w:r w:rsidRPr="00CB7FB8">
              <w:rPr>
                <w:rFonts w:ascii="Arial" w:eastAsia="Microsoft YaHei UI" w:hAnsi="Arial" w:cs="Arial"/>
                <w:color w:val="000000"/>
                <w:sz w:val="16"/>
                <w:szCs w:val="16"/>
              </w:rPr>
              <w:t>Note: Companies explain details of the using transmission scheme.</w:t>
            </w:r>
          </w:p>
        </w:tc>
      </w:tr>
      <w:tr w:rsidR="00CB7FB8" w:rsidRPr="00CB7FB8" w14:paraId="34943814" w14:textId="77777777" w:rsidTr="00CB7FB8">
        <w:trPr>
          <w:trHeight w:val="20"/>
        </w:trPr>
        <w:tc>
          <w:tcPr>
            <w:tcW w:w="2515"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79D21615" w14:textId="77777777" w:rsidR="00CB7FB8" w:rsidRPr="00CB7FB8" w:rsidRDefault="00CB7FB8" w:rsidP="00CB7FB8">
            <w:pPr>
              <w:rPr>
                <w:rFonts w:ascii="Arial" w:eastAsia="Microsoft YaHei UI" w:hAnsi="Arial" w:cs="Arial"/>
                <w:color w:val="000000"/>
                <w:sz w:val="16"/>
                <w:szCs w:val="16"/>
              </w:rPr>
            </w:pPr>
            <w:r w:rsidRPr="00CB7FB8">
              <w:rPr>
                <w:rFonts w:ascii="Arial" w:eastAsia="Microsoft YaHei UI" w:hAnsi="Arial" w:cs="Arial"/>
                <w:b/>
                <w:bCs/>
                <w:color w:val="000000"/>
                <w:sz w:val="16"/>
                <w:szCs w:val="16"/>
              </w:rPr>
              <w:t>Other simulation assumptions</w:t>
            </w:r>
          </w:p>
        </w:tc>
        <w:tc>
          <w:tcPr>
            <w:tcW w:w="768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0BA60C62" w14:textId="77777777" w:rsidR="00CB7FB8" w:rsidRPr="00CB7FB8" w:rsidRDefault="00CB7FB8" w:rsidP="00CB7FB8">
            <w:pPr>
              <w:rPr>
                <w:rFonts w:ascii="Arial" w:eastAsia="Microsoft YaHei UI" w:hAnsi="Arial" w:cs="Arial"/>
                <w:color w:val="000000"/>
                <w:sz w:val="16"/>
                <w:szCs w:val="16"/>
              </w:rPr>
            </w:pPr>
            <w:r w:rsidRPr="00CB7FB8">
              <w:rPr>
                <w:rFonts w:ascii="Arial" w:eastAsia="Microsoft YaHei UI" w:hAnsi="Arial" w:cs="Arial"/>
                <w:color w:val="000000"/>
                <w:sz w:val="16"/>
                <w:szCs w:val="16"/>
              </w:rPr>
              <w:t>Companies to explain serving TRP selection</w:t>
            </w:r>
          </w:p>
          <w:p w14:paraId="7C35BCAD" w14:textId="77777777" w:rsidR="00CB7FB8" w:rsidRPr="00CB7FB8" w:rsidRDefault="00CB7FB8" w:rsidP="00CB7FB8">
            <w:pPr>
              <w:rPr>
                <w:rFonts w:ascii="Arial" w:eastAsia="Microsoft YaHei UI" w:hAnsi="Arial" w:cs="Arial"/>
                <w:color w:val="000000"/>
                <w:sz w:val="16"/>
                <w:szCs w:val="16"/>
              </w:rPr>
            </w:pPr>
            <w:r w:rsidRPr="00CB7FB8">
              <w:rPr>
                <w:rFonts w:ascii="Arial" w:eastAsia="Microsoft YaHei UI" w:hAnsi="Arial" w:cs="Arial"/>
                <w:color w:val="000000"/>
                <w:sz w:val="16"/>
                <w:szCs w:val="16"/>
              </w:rPr>
              <w:t>Companies to explain scheduling algorithm</w:t>
            </w:r>
          </w:p>
        </w:tc>
      </w:tr>
      <w:tr w:rsidR="00CB7FB8" w:rsidRPr="00CB7FB8" w14:paraId="40D8CDEC" w14:textId="77777777" w:rsidTr="00CB7FB8">
        <w:trPr>
          <w:trHeight w:val="20"/>
        </w:trPr>
        <w:tc>
          <w:tcPr>
            <w:tcW w:w="2515"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35381B3A" w14:textId="77777777" w:rsidR="00CB7FB8" w:rsidRPr="00CB7FB8" w:rsidRDefault="00CB7FB8" w:rsidP="00CB7FB8">
            <w:pPr>
              <w:rPr>
                <w:rFonts w:ascii="Arial" w:eastAsia="Microsoft YaHei UI" w:hAnsi="Arial" w:cs="Arial"/>
                <w:color w:val="000000"/>
                <w:sz w:val="16"/>
                <w:szCs w:val="16"/>
              </w:rPr>
            </w:pPr>
            <w:r w:rsidRPr="00CB7FB8">
              <w:rPr>
                <w:rFonts w:ascii="Arial" w:eastAsia="Microsoft YaHei UI" w:hAnsi="Arial" w:cs="Arial"/>
                <w:b/>
                <w:bCs/>
                <w:color w:val="000000"/>
                <w:sz w:val="16"/>
                <w:szCs w:val="16"/>
              </w:rPr>
              <w:t>Other potential impairments</w:t>
            </w:r>
          </w:p>
        </w:tc>
        <w:tc>
          <w:tcPr>
            <w:tcW w:w="768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4479503E" w14:textId="77777777" w:rsidR="00CB7FB8" w:rsidRPr="00CB7FB8" w:rsidRDefault="00CB7FB8" w:rsidP="00CB7FB8">
            <w:pPr>
              <w:rPr>
                <w:rFonts w:ascii="Arial" w:eastAsia="Microsoft YaHei UI" w:hAnsi="Arial" w:cs="Arial"/>
                <w:color w:val="000000"/>
                <w:sz w:val="16"/>
                <w:szCs w:val="16"/>
              </w:rPr>
            </w:pPr>
            <w:r w:rsidRPr="00CB7FB8">
              <w:rPr>
                <w:rFonts w:ascii="Arial" w:eastAsia="Microsoft YaHei UI" w:hAnsi="Arial" w:cs="Arial"/>
                <w:color w:val="000000"/>
                <w:sz w:val="16"/>
                <w:szCs w:val="16"/>
              </w:rPr>
              <w:t>Not modelled (assumed ideal).</w:t>
            </w:r>
          </w:p>
          <w:p w14:paraId="7D0841FF" w14:textId="77777777" w:rsidR="00CB7FB8" w:rsidRPr="00CB7FB8" w:rsidRDefault="00CB7FB8" w:rsidP="00CB7FB8">
            <w:pPr>
              <w:rPr>
                <w:rFonts w:ascii="Arial" w:eastAsia="Microsoft YaHei UI" w:hAnsi="Arial" w:cs="Arial"/>
                <w:color w:val="000000"/>
                <w:sz w:val="16"/>
                <w:szCs w:val="16"/>
              </w:rPr>
            </w:pPr>
            <w:r w:rsidRPr="00CB7FB8">
              <w:rPr>
                <w:rFonts w:ascii="Arial" w:eastAsia="Microsoft YaHei UI" w:hAnsi="Arial" w:cs="Arial"/>
                <w:color w:val="000000"/>
                <w:sz w:val="16"/>
                <w:szCs w:val="16"/>
              </w:rPr>
              <w:t>If impairments are included, companies will report the details of the assumed impairments</w:t>
            </w:r>
          </w:p>
        </w:tc>
      </w:tr>
      <w:tr w:rsidR="00CB7FB8" w:rsidRPr="00CB7FB8" w14:paraId="299196C8" w14:textId="77777777" w:rsidTr="00CB7FB8">
        <w:trPr>
          <w:trHeight w:val="20"/>
        </w:trPr>
        <w:tc>
          <w:tcPr>
            <w:tcW w:w="2515"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58609AFE" w14:textId="77777777" w:rsidR="00CB7FB8" w:rsidRPr="00CB7FB8" w:rsidRDefault="00CB7FB8" w:rsidP="00CB7FB8">
            <w:pPr>
              <w:rPr>
                <w:rFonts w:ascii="Arial" w:eastAsia="Microsoft YaHei UI" w:hAnsi="Arial" w:cs="Arial"/>
                <w:color w:val="000000"/>
                <w:sz w:val="16"/>
                <w:szCs w:val="16"/>
              </w:rPr>
            </w:pPr>
            <w:r w:rsidRPr="00CB7FB8">
              <w:rPr>
                <w:rFonts w:ascii="Arial" w:eastAsia="Microsoft YaHei UI" w:hAnsi="Arial" w:cs="Arial"/>
                <w:b/>
                <w:bCs/>
                <w:color w:val="000000"/>
                <w:sz w:val="16"/>
                <w:szCs w:val="16"/>
              </w:rPr>
              <w:t>BS Tx Power</w:t>
            </w:r>
          </w:p>
        </w:tc>
        <w:tc>
          <w:tcPr>
            <w:tcW w:w="768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0D26EE53" w14:textId="77777777" w:rsidR="00CB7FB8" w:rsidRPr="00CB7FB8" w:rsidRDefault="00CB7FB8" w:rsidP="00CB7FB8">
            <w:pPr>
              <w:rPr>
                <w:rFonts w:ascii="Arial" w:eastAsia="Microsoft YaHei UI" w:hAnsi="Arial" w:cs="Arial"/>
                <w:color w:val="000000"/>
                <w:sz w:val="16"/>
                <w:szCs w:val="16"/>
              </w:rPr>
            </w:pPr>
            <w:r w:rsidRPr="00CB7FB8">
              <w:rPr>
                <w:rFonts w:ascii="Arial" w:eastAsia="Microsoft YaHei UI" w:hAnsi="Arial" w:cs="Arial"/>
                <w:color w:val="000000"/>
                <w:sz w:val="16"/>
                <w:szCs w:val="16"/>
              </w:rPr>
              <w:t>[40 dBm]</w:t>
            </w:r>
          </w:p>
        </w:tc>
      </w:tr>
      <w:tr w:rsidR="00CB7FB8" w:rsidRPr="00CB7FB8" w14:paraId="146A1C0B" w14:textId="77777777" w:rsidTr="00CB7FB8">
        <w:trPr>
          <w:trHeight w:val="20"/>
        </w:trPr>
        <w:tc>
          <w:tcPr>
            <w:tcW w:w="2515"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51524C13" w14:textId="77777777" w:rsidR="00CB7FB8" w:rsidRPr="00CB7FB8" w:rsidRDefault="00CB7FB8" w:rsidP="00CB7FB8">
            <w:pPr>
              <w:rPr>
                <w:rFonts w:ascii="Arial" w:eastAsia="Microsoft YaHei UI" w:hAnsi="Arial" w:cs="Arial"/>
                <w:color w:val="000000"/>
                <w:sz w:val="16"/>
                <w:szCs w:val="16"/>
              </w:rPr>
            </w:pPr>
            <w:r w:rsidRPr="00CB7FB8">
              <w:rPr>
                <w:rFonts w:ascii="Arial" w:eastAsia="Microsoft YaHei UI" w:hAnsi="Arial" w:cs="Arial"/>
                <w:b/>
                <w:bCs/>
                <w:color w:val="000000"/>
                <w:sz w:val="16"/>
                <w:szCs w:val="16"/>
              </w:rPr>
              <w:t>Maximum UE Tx Power</w:t>
            </w:r>
          </w:p>
        </w:tc>
        <w:tc>
          <w:tcPr>
            <w:tcW w:w="768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5D3D5170" w14:textId="77777777" w:rsidR="00CB7FB8" w:rsidRPr="00CB7FB8" w:rsidRDefault="00CB7FB8" w:rsidP="00CB7FB8">
            <w:pPr>
              <w:rPr>
                <w:rFonts w:ascii="Arial" w:eastAsia="Microsoft YaHei UI" w:hAnsi="Arial" w:cs="Arial"/>
                <w:color w:val="000000"/>
                <w:sz w:val="16"/>
                <w:szCs w:val="16"/>
              </w:rPr>
            </w:pPr>
            <w:r w:rsidRPr="00CB7FB8">
              <w:rPr>
                <w:rFonts w:ascii="Arial" w:eastAsia="Microsoft YaHei UI" w:hAnsi="Arial" w:cs="Arial"/>
                <w:color w:val="000000"/>
                <w:sz w:val="16"/>
                <w:szCs w:val="16"/>
              </w:rPr>
              <w:t>23 dBm</w:t>
            </w:r>
          </w:p>
        </w:tc>
      </w:tr>
      <w:tr w:rsidR="00CB7FB8" w:rsidRPr="00CB7FB8" w14:paraId="5F6E5319" w14:textId="77777777" w:rsidTr="00CB7FB8">
        <w:trPr>
          <w:trHeight w:val="20"/>
        </w:trPr>
        <w:tc>
          <w:tcPr>
            <w:tcW w:w="2515"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45C28A1E" w14:textId="77777777" w:rsidR="00CB7FB8" w:rsidRPr="00CB7FB8" w:rsidRDefault="00CB7FB8" w:rsidP="00CB7FB8">
            <w:pPr>
              <w:rPr>
                <w:rFonts w:ascii="Arial" w:eastAsia="Microsoft YaHei UI" w:hAnsi="Arial" w:cs="Arial"/>
                <w:color w:val="000000"/>
                <w:sz w:val="16"/>
                <w:szCs w:val="16"/>
              </w:rPr>
            </w:pPr>
            <w:r w:rsidRPr="00CB7FB8">
              <w:rPr>
                <w:rFonts w:ascii="Arial" w:eastAsia="Microsoft YaHei UI" w:hAnsi="Arial" w:cs="Arial"/>
                <w:b/>
                <w:bCs/>
                <w:color w:val="000000"/>
                <w:sz w:val="16"/>
                <w:szCs w:val="16"/>
              </w:rPr>
              <w:t>BS receiver Noise Figure</w:t>
            </w:r>
          </w:p>
        </w:tc>
        <w:tc>
          <w:tcPr>
            <w:tcW w:w="768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53397C9C" w14:textId="77777777" w:rsidR="00CB7FB8" w:rsidRPr="00CB7FB8" w:rsidRDefault="00CB7FB8" w:rsidP="00CB7FB8">
            <w:pPr>
              <w:rPr>
                <w:rFonts w:ascii="Arial" w:eastAsia="Microsoft YaHei UI" w:hAnsi="Arial" w:cs="Arial"/>
                <w:color w:val="000000"/>
                <w:sz w:val="16"/>
                <w:szCs w:val="16"/>
              </w:rPr>
            </w:pPr>
            <w:r w:rsidRPr="00CB7FB8">
              <w:rPr>
                <w:rFonts w:ascii="Arial" w:eastAsia="Microsoft YaHei UI" w:hAnsi="Arial" w:cs="Arial"/>
                <w:color w:val="000000"/>
                <w:sz w:val="16"/>
                <w:szCs w:val="16"/>
              </w:rPr>
              <w:t>7 dB</w:t>
            </w:r>
          </w:p>
        </w:tc>
      </w:tr>
      <w:tr w:rsidR="00CB7FB8" w:rsidRPr="00CB7FB8" w14:paraId="46789639" w14:textId="77777777" w:rsidTr="00CB7FB8">
        <w:trPr>
          <w:trHeight w:val="20"/>
        </w:trPr>
        <w:tc>
          <w:tcPr>
            <w:tcW w:w="2515"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2676CB89" w14:textId="77777777" w:rsidR="00CB7FB8" w:rsidRPr="00CB7FB8" w:rsidRDefault="00CB7FB8" w:rsidP="00CB7FB8">
            <w:pPr>
              <w:rPr>
                <w:rFonts w:ascii="Arial" w:eastAsia="Microsoft YaHei UI" w:hAnsi="Arial" w:cs="Arial"/>
                <w:color w:val="000000"/>
                <w:sz w:val="16"/>
                <w:szCs w:val="16"/>
              </w:rPr>
            </w:pPr>
            <w:r w:rsidRPr="00CB7FB8">
              <w:rPr>
                <w:rFonts w:ascii="Arial" w:eastAsia="Microsoft YaHei UI" w:hAnsi="Arial" w:cs="Arial"/>
                <w:b/>
                <w:bCs/>
                <w:color w:val="000000"/>
                <w:sz w:val="16"/>
                <w:szCs w:val="16"/>
              </w:rPr>
              <w:t>UE receiver Noise Figure</w:t>
            </w:r>
          </w:p>
        </w:tc>
        <w:tc>
          <w:tcPr>
            <w:tcW w:w="768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366B1E5D" w14:textId="77777777" w:rsidR="00CB7FB8" w:rsidRPr="00CB7FB8" w:rsidRDefault="00CB7FB8" w:rsidP="00CB7FB8">
            <w:pPr>
              <w:rPr>
                <w:rFonts w:ascii="Arial" w:eastAsia="Microsoft YaHei UI" w:hAnsi="Arial" w:cs="Arial"/>
                <w:color w:val="000000"/>
                <w:sz w:val="16"/>
                <w:szCs w:val="16"/>
              </w:rPr>
            </w:pPr>
            <w:r w:rsidRPr="00CB7FB8">
              <w:rPr>
                <w:rFonts w:ascii="Arial" w:eastAsia="Microsoft YaHei UI" w:hAnsi="Arial" w:cs="Arial"/>
                <w:color w:val="000000"/>
                <w:sz w:val="16"/>
                <w:szCs w:val="16"/>
              </w:rPr>
              <w:t>10 dB</w:t>
            </w:r>
          </w:p>
        </w:tc>
      </w:tr>
      <w:tr w:rsidR="00CB7FB8" w:rsidRPr="00CB7FB8" w14:paraId="628F74FC" w14:textId="77777777" w:rsidTr="00CB7FB8">
        <w:trPr>
          <w:trHeight w:val="20"/>
        </w:trPr>
        <w:tc>
          <w:tcPr>
            <w:tcW w:w="2515"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1B27EAA4" w14:textId="77777777" w:rsidR="00CB7FB8" w:rsidRPr="00CB7FB8" w:rsidRDefault="00CB7FB8" w:rsidP="00CB7FB8">
            <w:pPr>
              <w:rPr>
                <w:rFonts w:ascii="Arial" w:eastAsia="Microsoft YaHei UI" w:hAnsi="Arial" w:cs="Arial"/>
                <w:color w:val="000000"/>
                <w:sz w:val="16"/>
                <w:szCs w:val="16"/>
              </w:rPr>
            </w:pPr>
            <w:r w:rsidRPr="00CB7FB8">
              <w:rPr>
                <w:rFonts w:ascii="Arial" w:eastAsia="Microsoft YaHei UI" w:hAnsi="Arial" w:cs="Arial"/>
                <w:b/>
                <w:bCs/>
                <w:color w:val="000000"/>
                <w:sz w:val="16"/>
                <w:szCs w:val="16"/>
              </w:rPr>
              <w:t>Inter site distance</w:t>
            </w:r>
          </w:p>
        </w:tc>
        <w:tc>
          <w:tcPr>
            <w:tcW w:w="768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65615890" w14:textId="77777777" w:rsidR="00CB7FB8" w:rsidRPr="00CB7FB8" w:rsidRDefault="00CB7FB8" w:rsidP="00CB7FB8">
            <w:pPr>
              <w:rPr>
                <w:rFonts w:ascii="Arial" w:eastAsia="Microsoft YaHei UI" w:hAnsi="Arial" w:cs="Arial"/>
                <w:color w:val="000000"/>
                <w:sz w:val="16"/>
                <w:szCs w:val="16"/>
              </w:rPr>
            </w:pPr>
            <w:r w:rsidRPr="00CB7FB8">
              <w:rPr>
                <w:rFonts w:ascii="Arial" w:eastAsia="Microsoft YaHei UI" w:hAnsi="Arial" w:cs="Arial"/>
                <w:color w:val="000000"/>
                <w:sz w:val="16"/>
                <w:szCs w:val="16"/>
              </w:rPr>
              <w:t>200m</w:t>
            </w:r>
          </w:p>
        </w:tc>
      </w:tr>
      <w:tr w:rsidR="00CB7FB8" w:rsidRPr="00CB7FB8" w14:paraId="5DF3BA82" w14:textId="77777777" w:rsidTr="00CB7FB8">
        <w:trPr>
          <w:trHeight w:val="20"/>
        </w:trPr>
        <w:tc>
          <w:tcPr>
            <w:tcW w:w="2515"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3487DE3C" w14:textId="77777777" w:rsidR="00CB7FB8" w:rsidRPr="00CB7FB8" w:rsidRDefault="00CB7FB8" w:rsidP="00CB7FB8">
            <w:pPr>
              <w:rPr>
                <w:rFonts w:ascii="Arial" w:eastAsia="Microsoft YaHei UI" w:hAnsi="Arial" w:cs="Arial"/>
                <w:color w:val="000000"/>
                <w:sz w:val="16"/>
                <w:szCs w:val="16"/>
              </w:rPr>
            </w:pPr>
            <w:r w:rsidRPr="00CB7FB8">
              <w:rPr>
                <w:rFonts w:ascii="Arial" w:eastAsia="Microsoft YaHei UI" w:hAnsi="Arial" w:cs="Arial"/>
                <w:b/>
                <w:bCs/>
                <w:color w:val="000000"/>
                <w:sz w:val="16"/>
                <w:szCs w:val="16"/>
              </w:rPr>
              <w:t>BS Antenna height</w:t>
            </w:r>
          </w:p>
        </w:tc>
        <w:tc>
          <w:tcPr>
            <w:tcW w:w="768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5B6572D8" w14:textId="77777777" w:rsidR="00CB7FB8" w:rsidRPr="00CB7FB8" w:rsidRDefault="00CB7FB8" w:rsidP="00CB7FB8">
            <w:pPr>
              <w:rPr>
                <w:rFonts w:ascii="Arial" w:eastAsia="Microsoft YaHei UI" w:hAnsi="Arial" w:cs="Arial"/>
                <w:color w:val="000000"/>
                <w:sz w:val="16"/>
                <w:szCs w:val="16"/>
              </w:rPr>
            </w:pPr>
            <w:r w:rsidRPr="00CB7FB8">
              <w:rPr>
                <w:rFonts w:ascii="Arial" w:eastAsia="Microsoft YaHei UI" w:hAnsi="Arial" w:cs="Arial"/>
                <w:color w:val="000000"/>
                <w:sz w:val="16"/>
                <w:szCs w:val="16"/>
              </w:rPr>
              <w:t>25m</w:t>
            </w:r>
          </w:p>
        </w:tc>
      </w:tr>
      <w:tr w:rsidR="00CB7FB8" w:rsidRPr="00CB7FB8" w14:paraId="272350A3" w14:textId="77777777" w:rsidTr="00CB7FB8">
        <w:trPr>
          <w:trHeight w:val="20"/>
        </w:trPr>
        <w:tc>
          <w:tcPr>
            <w:tcW w:w="2515"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6A46F899" w14:textId="77777777" w:rsidR="00CB7FB8" w:rsidRPr="00CB7FB8" w:rsidRDefault="00CB7FB8" w:rsidP="00CB7FB8">
            <w:pPr>
              <w:rPr>
                <w:rFonts w:ascii="Arial" w:eastAsia="Microsoft YaHei UI" w:hAnsi="Arial" w:cs="Arial"/>
                <w:color w:val="000000"/>
                <w:sz w:val="16"/>
                <w:szCs w:val="16"/>
              </w:rPr>
            </w:pPr>
            <w:r w:rsidRPr="00CB7FB8">
              <w:rPr>
                <w:rFonts w:ascii="Arial" w:eastAsia="Microsoft YaHei UI" w:hAnsi="Arial" w:cs="Arial"/>
                <w:b/>
                <w:bCs/>
                <w:color w:val="000000"/>
                <w:sz w:val="16"/>
                <w:szCs w:val="16"/>
              </w:rPr>
              <w:t>UE Antenna height</w:t>
            </w:r>
          </w:p>
        </w:tc>
        <w:tc>
          <w:tcPr>
            <w:tcW w:w="768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3FBBEA96" w14:textId="77777777" w:rsidR="00CB7FB8" w:rsidRPr="00CB7FB8" w:rsidRDefault="00CB7FB8" w:rsidP="00CB7FB8">
            <w:pPr>
              <w:rPr>
                <w:rFonts w:ascii="Arial" w:eastAsia="Microsoft YaHei UI" w:hAnsi="Arial" w:cs="Arial"/>
                <w:color w:val="000000"/>
                <w:sz w:val="16"/>
                <w:szCs w:val="16"/>
              </w:rPr>
            </w:pPr>
            <w:r w:rsidRPr="00CB7FB8">
              <w:rPr>
                <w:rFonts w:ascii="Arial" w:eastAsia="Microsoft YaHei UI" w:hAnsi="Arial" w:cs="Arial"/>
                <w:color w:val="000000"/>
                <w:sz w:val="16"/>
                <w:szCs w:val="16"/>
              </w:rPr>
              <w:t>1.5 m</w:t>
            </w:r>
          </w:p>
        </w:tc>
      </w:tr>
      <w:tr w:rsidR="00CB7FB8" w:rsidRPr="00CB7FB8" w14:paraId="5EB783D9" w14:textId="77777777" w:rsidTr="00CB7FB8">
        <w:trPr>
          <w:trHeight w:val="20"/>
        </w:trPr>
        <w:tc>
          <w:tcPr>
            <w:tcW w:w="2515"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10D95662" w14:textId="77777777" w:rsidR="00CB7FB8" w:rsidRPr="00CB7FB8" w:rsidRDefault="00CB7FB8" w:rsidP="00CB7FB8">
            <w:pPr>
              <w:rPr>
                <w:rFonts w:ascii="Arial" w:eastAsia="Microsoft YaHei UI" w:hAnsi="Arial" w:cs="Arial"/>
                <w:color w:val="000000"/>
                <w:sz w:val="16"/>
                <w:szCs w:val="16"/>
              </w:rPr>
            </w:pPr>
            <w:r w:rsidRPr="00CB7FB8">
              <w:rPr>
                <w:rFonts w:ascii="Arial" w:eastAsia="Microsoft YaHei UI" w:hAnsi="Arial" w:cs="Arial"/>
                <w:b/>
                <w:bCs/>
                <w:color w:val="000000"/>
                <w:sz w:val="16"/>
                <w:szCs w:val="16"/>
              </w:rPr>
              <w:t>Car penetration Loss</w:t>
            </w:r>
          </w:p>
        </w:tc>
        <w:tc>
          <w:tcPr>
            <w:tcW w:w="768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7CD3A6EB" w14:textId="77777777" w:rsidR="00CB7FB8" w:rsidRPr="00CB7FB8" w:rsidRDefault="00CB7FB8" w:rsidP="00CB7FB8">
            <w:pPr>
              <w:rPr>
                <w:rFonts w:ascii="Arial" w:eastAsia="Microsoft YaHei UI" w:hAnsi="Arial" w:cs="Arial"/>
                <w:color w:val="000000"/>
                <w:sz w:val="16"/>
                <w:szCs w:val="16"/>
              </w:rPr>
            </w:pPr>
            <w:r w:rsidRPr="00CB7FB8">
              <w:rPr>
                <w:rFonts w:ascii="Arial" w:eastAsia="Microsoft YaHei UI" w:hAnsi="Arial" w:cs="Arial"/>
                <w:color w:val="000000"/>
                <w:sz w:val="16"/>
                <w:szCs w:val="16"/>
              </w:rPr>
              <w:t>38.901, sec 7.4.3.2: μ = 9 dB, σ</w:t>
            </w:r>
            <w:r w:rsidRPr="00CB7FB8">
              <w:rPr>
                <w:rFonts w:ascii="Arial" w:eastAsia="Microsoft YaHei UI" w:hAnsi="Arial" w:cs="Arial"/>
                <w:color w:val="000000"/>
                <w:sz w:val="16"/>
                <w:szCs w:val="16"/>
                <w:vertAlign w:val="subscript"/>
              </w:rPr>
              <w:t>p</w:t>
            </w:r>
            <w:r w:rsidRPr="00CB7FB8">
              <w:rPr>
                <w:rFonts w:ascii="Arial" w:eastAsia="Microsoft YaHei UI" w:hAnsi="Arial" w:cs="Arial"/>
                <w:color w:val="000000"/>
                <w:sz w:val="16"/>
                <w:szCs w:val="16"/>
              </w:rPr>
              <w:t> = 5 dB</w:t>
            </w:r>
          </w:p>
        </w:tc>
      </w:tr>
    </w:tbl>
    <w:p w14:paraId="414A0D0D" w14:textId="77777777" w:rsidR="00CB7FB8" w:rsidRPr="00CB7FB8" w:rsidRDefault="00CB7FB8" w:rsidP="00CB7FB8">
      <w:pPr>
        <w:rPr>
          <w:lang w:eastAsia="x-none"/>
        </w:rPr>
      </w:pPr>
    </w:p>
    <w:p w14:paraId="76532738" w14:textId="77777777" w:rsidR="00CB7FB8" w:rsidRPr="00CB7FB8" w:rsidRDefault="00CB7FB8" w:rsidP="00CB7FB8">
      <w:pPr>
        <w:rPr>
          <w:highlight w:val="green"/>
        </w:rPr>
      </w:pPr>
      <w:r w:rsidRPr="00CB7FB8">
        <w:rPr>
          <w:highlight w:val="green"/>
        </w:rPr>
        <w:t>Agreement</w:t>
      </w:r>
    </w:p>
    <w:p w14:paraId="6F148F3E" w14:textId="77777777" w:rsidR="00CB7FB8" w:rsidRPr="00CB7FB8" w:rsidRDefault="00CB7FB8" w:rsidP="00CF6E6D">
      <w:pPr>
        <w:pStyle w:val="ListParagraph"/>
        <w:widowControl w:val="0"/>
        <w:numPr>
          <w:ilvl w:val="0"/>
          <w:numId w:val="516"/>
        </w:numPr>
        <w:overflowPunct/>
        <w:autoSpaceDE/>
        <w:autoSpaceDN/>
        <w:adjustRightInd/>
        <w:spacing w:after="0"/>
        <w:jc w:val="both"/>
        <w:textAlignment w:val="auto"/>
      </w:pPr>
      <w:r w:rsidRPr="00CB7FB8">
        <w:t xml:space="preserve">For temporal beam prediction, the following options can be considered as a starting point for UE trajectory model for further study. Companies report further changes or modifications based on the following options for UE trajectory model. Other options are not precluded. </w:t>
      </w:r>
    </w:p>
    <w:p w14:paraId="02C84021" w14:textId="77777777" w:rsidR="00CB7FB8" w:rsidRPr="00CB7FB8" w:rsidRDefault="00CB7FB8" w:rsidP="00CF6E6D">
      <w:pPr>
        <w:pStyle w:val="ListParagraph"/>
        <w:widowControl w:val="0"/>
        <w:numPr>
          <w:ilvl w:val="1"/>
          <w:numId w:val="516"/>
        </w:numPr>
        <w:overflowPunct/>
        <w:autoSpaceDE/>
        <w:autoSpaceDN/>
        <w:adjustRightInd/>
        <w:spacing w:after="0"/>
        <w:jc w:val="both"/>
        <w:textAlignment w:val="auto"/>
      </w:pPr>
      <w:r w:rsidRPr="00CB7FB8">
        <w:t>Option #2: Linear trajectory model with random direction change.</w:t>
      </w:r>
    </w:p>
    <w:p w14:paraId="5750D62D" w14:textId="77777777" w:rsidR="00CB7FB8" w:rsidRPr="00CB7FB8" w:rsidRDefault="00CB7FB8" w:rsidP="00CF6E6D">
      <w:pPr>
        <w:pStyle w:val="ListParagraph"/>
        <w:widowControl w:val="0"/>
        <w:numPr>
          <w:ilvl w:val="2"/>
          <w:numId w:val="516"/>
        </w:numPr>
        <w:overflowPunct/>
        <w:autoSpaceDE/>
        <w:autoSpaceDN/>
        <w:adjustRightInd/>
        <w:spacing w:after="0"/>
        <w:jc w:val="both"/>
        <w:textAlignment w:val="auto"/>
      </w:pPr>
      <w:r w:rsidRPr="00CB7FB8">
        <w:t>UE moving trajectory: UE will move straightly along the selected direction to the end of a</w:t>
      </w:r>
      <w:r w:rsidRPr="00CB7FB8">
        <w:rPr>
          <w:strike/>
          <w:color w:val="5B9BD5"/>
        </w:rPr>
        <w:t>n</w:t>
      </w:r>
      <w:r w:rsidRPr="00CB7FB8">
        <w:t xml:space="preserve"> time interval, where the length of the time interval is provided by using an exponential distribution with average interval length, e.g., 5s, with granularity of 100 ms. </w:t>
      </w:r>
    </w:p>
    <w:p w14:paraId="53357249" w14:textId="77777777" w:rsidR="00CB7FB8" w:rsidRPr="00CB7FB8" w:rsidRDefault="00CB7FB8" w:rsidP="00CF6E6D">
      <w:pPr>
        <w:pStyle w:val="ListParagraph"/>
        <w:widowControl w:val="0"/>
        <w:numPr>
          <w:ilvl w:val="3"/>
          <w:numId w:val="516"/>
        </w:numPr>
        <w:overflowPunct/>
        <w:autoSpaceDE/>
        <w:autoSpaceDN/>
        <w:adjustRightInd/>
        <w:spacing w:after="0"/>
        <w:jc w:val="both"/>
        <w:textAlignment w:val="auto"/>
      </w:pPr>
      <w:r w:rsidRPr="00CB7FB8">
        <w:t>UE moving direction change: At the end of the time interval, UE will change the moving direction with the angle difference A_diff from the beginning of the time interval, provided by using a uniform distribution within [-45°, 45°].</w:t>
      </w:r>
    </w:p>
    <w:p w14:paraId="446E479D" w14:textId="77777777" w:rsidR="00CB7FB8" w:rsidRPr="00CB7FB8" w:rsidRDefault="00CB7FB8" w:rsidP="00CF6E6D">
      <w:pPr>
        <w:pStyle w:val="ListParagraph"/>
        <w:widowControl w:val="0"/>
        <w:numPr>
          <w:ilvl w:val="3"/>
          <w:numId w:val="516"/>
        </w:numPr>
        <w:overflowPunct/>
        <w:autoSpaceDE/>
        <w:autoSpaceDN/>
        <w:adjustRightInd/>
        <w:spacing w:after="0"/>
        <w:jc w:val="both"/>
        <w:textAlignment w:val="auto"/>
      </w:pPr>
      <w:r w:rsidRPr="00CB7FB8">
        <w:t>UE move straightly within the time interval with the fixed speed.</w:t>
      </w:r>
    </w:p>
    <w:p w14:paraId="55BE3DDB" w14:textId="77777777" w:rsidR="00CB7FB8" w:rsidRPr="00CB7FB8" w:rsidRDefault="00CB7FB8" w:rsidP="00CF6E6D">
      <w:pPr>
        <w:numPr>
          <w:ilvl w:val="2"/>
          <w:numId w:val="516"/>
        </w:numPr>
        <w:spacing w:before="100" w:beforeAutospacing="1" w:after="100" w:afterAutospacing="1"/>
        <w:rPr>
          <w:lang w:eastAsia="x-none"/>
        </w:rPr>
      </w:pPr>
      <w:r w:rsidRPr="00CB7FB8">
        <w:rPr>
          <w:lang w:eastAsia="x-none"/>
        </w:rPr>
        <w:t>FFS on UE orientation</w:t>
      </w:r>
    </w:p>
    <w:p w14:paraId="7E57E301" w14:textId="77777777" w:rsidR="00CB7FB8" w:rsidRPr="00CB7FB8" w:rsidRDefault="00CB7FB8" w:rsidP="00CF6E6D">
      <w:pPr>
        <w:pStyle w:val="ListParagraph"/>
        <w:widowControl w:val="0"/>
        <w:numPr>
          <w:ilvl w:val="1"/>
          <w:numId w:val="516"/>
        </w:numPr>
        <w:overflowPunct/>
        <w:autoSpaceDE/>
        <w:autoSpaceDN/>
        <w:adjustRightInd/>
        <w:spacing w:after="0"/>
        <w:jc w:val="both"/>
        <w:textAlignment w:val="auto"/>
      </w:pPr>
      <w:r w:rsidRPr="00CB7FB8">
        <w:t>Option #3: Linear trajectory model with random and smooth direction change.</w:t>
      </w:r>
    </w:p>
    <w:p w14:paraId="0CACA583" w14:textId="77777777" w:rsidR="00CB7FB8" w:rsidRPr="00CB7FB8" w:rsidRDefault="00CB7FB8" w:rsidP="00CF6E6D">
      <w:pPr>
        <w:pStyle w:val="TAL"/>
        <w:keepNext w:val="0"/>
        <w:keepLines w:val="0"/>
        <w:numPr>
          <w:ilvl w:val="2"/>
          <w:numId w:val="516"/>
        </w:numPr>
        <w:overflowPunct w:val="0"/>
        <w:autoSpaceDE w:val="0"/>
        <w:autoSpaceDN w:val="0"/>
        <w:adjustRightInd w:val="0"/>
        <w:spacing w:before="120"/>
        <w:textAlignment w:val="baseline"/>
        <w:rPr>
          <w:rFonts w:ascii="Times New Roman" w:eastAsia="DengXian" w:hAnsi="Times New Roman"/>
          <w:sz w:val="20"/>
        </w:rPr>
      </w:pPr>
      <w:r w:rsidRPr="00CB7FB8">
        <w:rPr>
          <w:rFonts w:ascii="Times New Roman" w:eastAsia="DengXian" w:hAnsi="Times New Roman"/>
          <w:sz w:val="20"/>
        </w:rPr>
        <w:t>UE moving trajectory: UE will change the moving direction by multiple steps within a</w:t>
      </w:r>
      <w:r w:rsidRPr="00CB7FB8">
        <w:rPr>
          <w:rFonts w:ascii="Times New Roman" w:eastAsia="DengXian" w:hAnsi="Times New Roman"/>
          <w:strike/>
          <w:color w:val="5B9BD5"/>
          <w:sz w:val="20"/>
        </w:rPr>
        <w:t>n</w:t>
      </w:r>
      <w:r w:rsidRPr="00CB7FB8">
        <w:rPr>
          <w:rFonts w:ascii="Times New Roman" w:eastAsia="DengXian" w:hAnsi="Times New Roman"/>
          <w:sz w:val="20"/>
        </w:rPr>
        <w:t xml:space="preserve"> time internal, where the length of the time interval is provided by using an exponential distribution with average interval length, e.g., 5s, with granularity of 100 ms.</w:t>
      </w:r>
    </w:p>
    <w:p w14:paraId="565647B7" w14:textId="77777777" w:rsidR="00CB7FB8" w:rsidRPr="00CB7FB8" w:rsidRDefault="00CB7FB8" w:rsidP="00CF6E6D">
      <w:pPr>
        <w:pStyle w:val="TAL"/>
        <w:keepNext w:val="0"/>
        <w:keepLines w:val="0"/>
        <w:numPr>
          <w:ilvl w:val="3"/>
          <w:numId w:val="516"/>
        </w:numPr>
        <w:overflowPunct w:val="0"/>
        <w:autoSpaceDE w:val="0"/>
        <w:autoSpaceDN w:val="0"/>
        <w:adjustRightInd w:val="0"/>
        <w:spacing w:before="120"/>
        <w:textAlignment w:val="baseline"/>
        <w:rPr>
          <w:rFonts w:ascii="Times New Roman" w:eastAsia="DengXian" w:hAnsi="Times New Roman"/>
          <w:sz w:val="20"/>
        </w:rPr>
      </w:pPr>
      <w:r w:rsidRPr="00CB7FB8">
        <w:rPr>
          <w:rFonts w:ascii="Times New Roman" w:eastAsia="DengXian" w:hAnsi="Times New Roman" w:hint="eastAsia"/>
          <w:sz w:val="20"/>
          <w:lang w:eastAsia="zh-CN"/>
        </w:rPr>
        <w:t>UE</w:t>
      </w:r>
      <w:r w:rsidRPr="00CB7FB8">
        <w:rPr>
          <w:rFonts w:ascii="Times New Roman" w:eastAsia="DengXian" w:hAnsi="Times New Roman"/>
          <w:sz w:val="20"/>
        </w:rPr>
        <w:t xml:space="preserve"> moving direction change: At the end of the time interval, UE will change the moving direction with the angle difference A_diff from the beginning of the time interval, provided by using a uniform distribution within [-45°, 45°].</w:t>
      </w:r>
    </w:p>
    <w:p w14:paraId="470A0901" w14:textId="77777777" w:rsidR="00CB7FB8" w:rsidRPr="00CB7FB8" w:rsidRDefault="00CB7FB8" w:rsidP="00CF6E6D">
      <w:pPr>
        <w:pStyle w:val="TAL"/>
        <w:keepNext w:val="0"/>
        <w:keepLines w:val="0"/>
        <w:numPr>
          <w:ilvl w:val="3"/>
          <w:numId w:val="516"/>
        </w:numPr>
        <w:overflowPunct w:val="0"/>
        <w:autoSpaceDE w:val="0"/>
        <w:autoSpaceDN w:val="0"/>
        <w:adjustRightInd w:val="0"/>
        <w:spacing w:before="120"/>
        <w:textAlignment w:val="baseline"/>
        <w:rPr>
          <w:rFonts w:ascii="Times New Roman" w:eastAsia="DengXian" w:hAnsi="Times New Roman"/>
          <w:sz w:val="20"/>
        </w:rPr>
      </w:pPr>
      <w:r w:rsidRPr="00CB7FB8">
        <w:rPr>
          <w:rFonts w:ascii="Times New Roman" w:eastAsia="DengXian" w:hAnsi="Times New Roman"/>
          <w:sz w:val="20"/>
        </w:rPr>
        <w:t xml:space="preserve">The time interval is further broken into N sub-intervals, e.g. 100ms per sub-interval, and at the end of each sub-interval, UE change the direction by the angle of A_diff/N.  </w:t>
      </w:r>
    </w:p>
    <w:p w14:paraId="670836D0" w14:textId="77777777" w:rsidR="00CB7FB8" w:rsidRPr="00CB7FB8" w:rsidRDefault="00CB7FB8" w:rsidP="00CF6E6D">
      <w:pPr>
        <w:pStyle w:val="TAL"/>
        <w:keepNext w:val="0"/>
        <w:keepLines w:val="0"/>
        <w:numPr>
          <w:ilvl w:val="3"/>
          <w:numId w:val="516"/>
        </w:numPr>
        <w:overflowPunct w:val="0"/>
        <w:autoSpaceDE w:val="0"/>
        <w:autoSpaceDN w:val="0"/>
        <w:adjustRightInd w:val="0"/>
        <w:spacing w:before="120"/>
        <w:textAlignment w:val="baseline"/>
        <w:rPr>
          <w:rFonts w:ascii="Times New Roman" w:eastAsia="DengXian" w:hAnsi="Times New Roman"/>
          <w:sz w:val="20"/>
        </w:rPr>
      </w:pPr>
      <w:r w:rsidRPr="00CB7FB8">
        <w:rPr>
          <w:rFonts w:ascii="Times New Roman" w:eastAsia="DengXian" w:hAnsi="Times New Roman"/>
          <w:sz w:val="20"/>
        </w:rPr>
        <w:t>UE move straightly within the time sub-interval with the fixed speed.</w:t>
      </w:r>
    </w:p>
    <w:p w14:paraId="412BC665" w14:textId="77777777" w:rsidR="00CB7FB8" w:rsidRPr="00CB7FB8" w:rsidRDefault="00CB7FB8" w:rsidP="00CF6E6D">
      <w:pPr>
        <w:numPr>
          <w:ilvl w:val="2"/>
          <w:numId w:val="516"/>
        </w:numPr>
        <w:spacing w:before="100" w:beforeAutospacing="1" w:after="100" w:afterAutospacing="1"/>
        <w:rPr>
          <w:rFonts w:ascii="Times New Roman" w:eastAsia="DengXian" w:hAnsi="Times New Roman"/>
          <w:szCs w:val="20"/>
        </w:rPr>
      </w:pPr>
      <w:r w:rsidRPr="00CB7FB8">
        <w:rPr>
          <w:rFonts w:ascii="Times New Roman" w:eastAsia="DengXian" w:hAnsi="Times New Roman"/>
          <w:szCs w:val="20"/>
        </w:rPr>
        <w:t>FFS on UE orientation</w:t>
      </w:r>
    </w:p>
    <w:p w14:paraId="50070EAF" w14:textId="77777777" w:rsidR="00CB7FB8" w:rsidRPr="00CB7FB8" w:rsidRDefault="00CB7FB8" w:rsidP="00CF6E6D">
      <w:pPr>
        <w:pStyle w:val="ListParagraph"/>
        <w:widowControl w:val="0"/>
        <w:numPr>
          <w:ilvl w:val="1"/>
          <w:numId w:val="516"/>
        </w:numPr>
        <w:overflowPunct/>
        <w:autoSpaceDE/>
        <w:autoSpaceDN/>
        <w:adjustRightInd/>
        <w:spacing w:after="0"/>
        <w:jc w:val="both"/>
        <w:textAlignment w:val="auto"/>
      </w:pPr>
      <w:r w:rsidRPr="00CB7FB8">
        <w:t xml:space="preserve">Option #4: Random </w:t>
      </w:r>
      <w:r w:rsidRPr="00CB7FB8">
        <w:rPr>
          <w:rFonts w:eastAsia="Times New Roman"/>
          <w:color w:val="5B9BD5"/>
          <w:u w:val="single"/>
        </w:rPr>
        <w:t>direction</w:t>
      </w:r>
      <w:r w:rsidRPr="00CB7FB8">
        <w:rPr>
          <w:color w:val="5B9BD5"/>
        </w:rPr>
        <w:t xml:space="preserve"> </w:t>
      </w:r>
      <w:r w:rsidRPr="00CB7FB8">
        <w:t xml:space="preserve">straight-line trajectories. </w:t>
      </w:r>
    </w:p>
    <w:p w14:paraId="39CB334E" w14:textId="77777777" w:rsidR="00CB7FB8" w:rsidRPr="00CB7FB8" w:rsidRDefault="00CB7FB8" w:rsidP="00CF6E6D">
      <w:pPr>
        <w:pStyle w:val="ListParagraph"/>
        <w:widowControl w:val="0"/>
        <w:numPr>
          <w:ilvl w:val="2"/>
          <w:numId w:val="516"/>
        </w:numPr>
        <w:overflowPunct/>
        <w:autoSpaceDE/>
        <w:autoSpaceDN/>
        <w:adjustRightInd/>
        <w:spacing w:after="0"/>
        <w:jc w:val="both"/>
        <w:textAlignment w:val="auto"/>
      </w:pPr>
      <w:r w:rsidRPr="00CB7FB8">
        <w:t>Initial UE location, moving direction and speed: UE is randomly dropped in a cell, and an initial moving direction is randomly selected, with a fixed speed.</w:t>
      </w:r>
    </w:p>
    <w:p w14:paraId="437C081C" w14:textId="77777777" w:rsidR="00CB7FB8" w:rsidRPr="00CB7FB8" w:rsidRDefault="00CB7FB8" w:rsidP="00CF6E6D">
      <w:pPr>
        <w:pStyle w:val="ListParagraph"/>
        <w:widowControl w:val="0"/>
        <w:numPr>
          <w:ilvl w:val="3"/>
          <w:numId w:val="516"/>
        </w:numPr>
        <w:overflowPunct/>
        <w:autoSpaceDE/>
        <w:autoSpaceDN/>
        <w:adjustRightInd/>
        <w:spacing w:after="0"/>
        <w:jc w:val="both"/>
        <w:textAlignment w:val="auto"/>
      </w:pPr>
      <w:r w:rsidRPr="00CB7FB8">
        <w:t>The initial UE location should be randomly drop within the following blue area</w:t>
      </w:r>
    </w:p>
    <w:p w14:paraId="084FECAC" w14:textId="2EE4E8EA" w:rsidR="00CB7FB8" w:rsidRPr="00CB7FB8" w:rsidRDefault="00CB7FB8" w:rsidP="00CB7FB8">
      <w:pPr>
        <w:jc w:val="center"/>
      </w:pPr>
      <w:r w:rsidRPr="00CB7FB8">
        <w:object w:dxaOrig="3455" w:dyaOrig="2943" w14:anchorId="30F8989E">
          <v:shape id="_x0000_i1044" type="#_x0000_t75" style="width:137.25pt;height:117pt" o:ole="">
            <v:imagedata r:id="rId1911" o:title=""/>
          </v:shape>
          <o:OLEObject Type="Embed" ProgID="Visio.Drawing.15" ShapeID="_x0000_i1044" DrawAspect="Content" ObjectID="_1718200771" r:id="rId1912"/>
        </w:object>
      </w:r>
    </w:p>
    <w:p w14:paraId="7D37356F" w14:textId="77777777" w:rsidR="00CB7FB8" w:rsidRPr="00CB7FB8" w:rsidRDefault="00CB7FB8" w:rsidP="00CB7FB8">
      <w:pPr>
        <w:pStyle w:val="ListParagraph"/>
        <w:ind w:left="2880"/>
      </w:pPr>
      <w:r w:rsidRPr="00CB7FB8">
        <w:lastRenderedPageBreak/>
        <w:t xml:space="preserve">where d1 is the minimum distance that UE should be away from the BS. </w:t>
      </w:r>
    </w:p>
    <w:p w14:paraId="4A09D0F2" w14:textId="77777777" w:rsidR="00CB7FB8" w:rsidRPr="00CB7FB8" w:rsidRDefault="00CB7FB8" w:rsidP="00CF6E6D">
      <w:pPr>
        <w:pStyle w:val="ListParagraph"/>
        <w:widowControl w:val="0"/>
        <w:numPr>
          <w:ilvl w:val="4"/>
          <w:numId w:val="516"/>
        </w:numPr>
        <w:overflowPunct/>
        <w:autoSpaceDE/>
        <w:autoSpaceDN/>
        <w:adjustRightInd/>
        <w:spacing w:after="0"/>
        <w:jc w:val="both"/>
        <w:textAlignment w:val="auto"/>
      </w:pPr>
      <w:r w:rsidRPr="00CB7FB8">
        <w:t>Each sector is a cell and that the cell association i</w:t>
      </w:r>
      <w:r w:rsidRPr="00CB7FB8">
        <w:rPr>
          <w:color w:val="000000"/>
        </w:rPr>
        <w:t xml:space="preserve">s </w:t>
      </w:r>
      <w:r w:rsidRPr="00CB7FB8">
        <w:rPr>
          <w:color w:val="000000"/>
          <w:u w:val="single"/>
        </w:rPr>
        <w:t>geometry</w:t>
      </w:r>
      <w:r w:rsidRPr="00CB7FB8">
        <w:rPr>
          <w:color w:val="000000"/>
        </w:rPr>
        <w:t xml:space="preserve"> </w:t>
      </w:r>
      <w:r w:rsidRPr="00CB7FB8">
        <w:t>based.</w:t>
      </w:r>
    </w:p>
    <w:p w14:paraId="75A1A3DC" w14:textId="77777777" w:rsidR="00CB7FB8" w:rsidRPr="00CB7FB8" w:rsidRDefault="00CB7FB8" w:rsidP="00CF6E6D">
      <w:pPr>
        <w:pStyle w:val="ListParagraph"/>
        <w:widowControl w:val="0"/>
        <w:numPr>
          <w:ilvl w:val="4"/>
          <w:numId w:val="516"/>
        </w:numPr>
        <w:overflowPunct/>
        <w:autoSpaceDE/>
        <w:autoSpaceDN/>
        <w:adjustRightInd/>
        <w:spacing w:after="0"/>
        <w:jc w:val="both"/>
        <w:textAlignment w:val="auto"/>
      </w:pPr>
      <w:r w:rsidRPr="00CB7FB8">
        <w:t>During the simulation, inter-cell handover or switching should be disabled.</w:t>
      </w:r>
    </w:p>
    <w:p w14:paraId="551827DB" w14:textId="77777777" w:rsidR="00CB7FB8" w:rsidRPr="00CB7FB8" w:rsidRDefault="00CB7FB8" w:rsidP="00CB7FB8">
      <w:pPr>
        <w:pStyle w:val="ListParagraph"/>
        <w:ind w:left="1440"/>
        <w:rPr>
          <w:u w:val="single"/>
        </w:rPr>
      </w:pPr>
      <w:r w:rsidRPr="00CB7FB8">
        <w:rPr>
          <w:u w:val="single"/>
        </w:rPr>
        <w:t>For training data generation</w:t>
      </w:r>
    </w:p>
    <w:p w14:paraId="1ABDDCFE" w14:textId="77777777" w:rsidR="00CB7FB8" w:rsidRPr="00CB7FB8" w:rsidRDefault="00CB7FB8" w:rsidP="00CF6E6D">
      <w:pPr>
        <w:pStyle w:val="ListParagraph"/>
        <w:widowControl w:val="0"/>
        <w:numPr>
          <w:ilvl w:val="2"/>
          <w:numId w:val="516"/>
        </w:numPr>
        <w:overflowPunct/>
        <w:autoSpaceDE/>
        <w:autoSpaceDN/>
        <w:adjustRightInd/>
        <w:spacing w:after="0"/>
        <w:jc w:val="both"/>
        <w:textAlignment w:val="auto"/>
      </w:pPr>
      <w:r w:rsidRPr="00CB7FB8">
        <w:t>For each UE moving trajectory: the total length of the UE trajectory can be set as T second if it is in time, of set as D meter if it is in distance.</w:t>
      </w:r>
    </w:p>
    <w:p w14:paraId="00D3CD5A" w14:textId="77777777" w:rsidR="00CB7FB8" w:rsidRPr="00CB7FB8" w:rsidRDefault="00CB7FB8" w:rsidP="00CF6E6D">
      <w:pPr>
        <w:pStyle w:val="ListParagraph"/>
        <w:widowControl w:val="0"/>
        <w:numPr>
          <w:ilvl w:val="3"/>
          <w:numId w:val="516"/>
        </w:numPr>
        <w:overflowPunct/>
        <w:autoSpaceDE/>
        <w:autoSpaceDN/>
        <w:adjustRightInd/>
        <w:spacing w:after="0"/>
        <w:jc w:val="both"/>
        <w:textAlignment w:val="auto"/>
      </w:pPr>
      <w:r w:rsidRPr="00CB7FB8">
        <w:t>The value of T (or D) can be further discussed</w:t>
      </w:r>
    </w:p>
    <w:p w14:paraId="58799756" w14:textId="77777777" w:rsidR="00CB7FB8" w:rsidRPr="00CB7FB8" w:rsidRDefault="00CB7FB8" w:rsidP="00CF6E6D">
      <w:pPr>
        <w:pStyle w:val="ListParagraph"/>
        <w:widowControl w:val="0"/>
        <w:numPr>
          <w:ilvl w:val="3"/>
          <w:numId w:val="516"/>
        </w:numPr>
        <w:overflowPunct/>
        <w:autoSpaceDE/>
        <w:autoSpaceDN/>
        <w:adjustRightInd/>
        <w:spacing w:after="0"/>
        <w:jc w:val="both"/>
        <w:textAlignment w:val="auto"/>
      </w:pPr>
      <w:r w:rsidRPr="00CB7FB8">
        <w:t xml:space="preserve">The trajectory sampling interval granularity depends on UE speed and it can be further discussed. </w:t>
      </w:r>
    </w:p>
    <w:p w14:paraId="4BAFAD70" w14:textId="77777777" w:rsidR="00CB7FB8" w:rsidRPr="00CB7FB8" w:rsidRDefault="00CB7FB8" w:rsidP="00CF6E6D">
      <w:pPr>
        <w:pStyle w:val="ListParagraph"/>
        <w:widowControl w:val="0"/>
        <w:numPr>
          <w:ilvl w:val="2"/>
          <w:numId w:val="516"/>
        </w:numPr>
        <w:overflowPunct/>
        <w:autoSpaceDE/>
        <w:autoSpaceDN/>
        <w:adjustRightInd/>
        <w:spacing w:after="0"/>
        <w:jc w:val="both"/>
        <w:textAlignment w:val="auto"/>
      </w:pPr>
      <w:r w:rsidRPr="00CB7FB8">
        <w:t>UE can move straightly along the entire trajectory, or</w:t>
      </w:r>
    </w:p>
    <w:p w14:paraId="2D9D75E9" w14:textId="5D9493A9" w:rsidR="00CB7FB8" w:rsidRPr="00CB7FB8" w:rsidRDefault="00CB7FB8" w:rsidP="00CF6E6D">
      <w:pPr>
        <w:pStyle w:val="ListParagraph"/>
        <w:widowControl w:val="0"/>
        <w:numPr>
          <w:ilvl w:val="2"/>
          <w:numId w:val="516"/>
        </w:numPr>
        <w:overflowPunct/>
        <w:autoSpaceDE/>
        <w:autoSpaceDN/>
        <w:adjustRightInd/>
        <w:spacing w:after="0"/>
        <w:jc w:val="both"/>
        <w:textAlignment w:val="auto"/>
      </w:pPr>
      <w:r w:rsidRPr="00CB7FB8">
        <w:t xml:space="preserve">UE can move straightly during the time interval, where the time interval is provided by using an exponential distribution with average interval length </w:t>
      </w:r>
      <m:oMath>
        <m:r>
          <m:rPr>
            <m:sty m:val="p"/>
          </m:rPr>
          <w:rPr>
            <w:rFonts w:ascii="Cambria Math" w:hAnsi="Cambria Math"/>
          </w:rPr>
          <m:t>Δ</m:t>
        </m:r>
        <m:r>
          <w:rPr>
            <w:rFonts w:ascii="Cambria Math" w:hAnsi="Cambria Math"/>
          </w:rPr>
          <m:t>T</m:t>
        </m:r>
      </m:oMath>
    </w:p>
    <w:p w14:paraId="0CC1256B" w14:textId="77777777" w:rsidR="00CB7FB8" w:rsidRPr="00CB7FB8" w:rsidRDefault="00CB7FB8" w:rsidP="00CF6E6D">
      <w:pPr>
        <w:pStyle w:val="ListParagraph"/>
        <w:widowControl w:val="0"/>
        <w:numPr>
          <w:ilvl w:val="3"/>
          <w:numId w:val="516"/>
        </w:numPr>
        <w:overflowPunct/>
        <w:autoSpaceDE/>
        <w:autoSpaceDN/>
        <w:adjustRightInd/>
        <w:spacing w:after="0"/>
        <w:jc w:val="both"/>
        <w:textAlignment w:val="auto"/>
      </w:pPr>
      <w:r w:rsidRPr="00CB7FB8">
        <w:t>UE may change the moving direction at the end of the time interval. UE will change the moving direction with the angle difference A_diff from the beginning of the time interval, provided by using a uniform distribution within [-45°, 45°]</w:t>
      </w:r>
    </w:p>
    <w:p w14:paraId="68C52F11" w14:textId="77777777" w:rsidR="00CB7FB8" w:rsidRPr="00CB7FB8" w:rsidRDefault="00CB7FB8" w:rsidP="00CF6E6D">
      <w:pPr>
        <w:pStyle w:val="ListParagraph"/>
        <w:widowControl w:val="0"/>
        <w:numPr>
          <w:ilvl w:val="2"/>
          <w:numId w:val="516"/>
        </w:numPr>
        <w:overflowPunct/>
        <w:autoSpaceDE/>
        <w:autoSpaceDN/>
        <w:adjustRightInd/>
        <w:spacing w:after="0"/>
        <w:jc w:val="both"/>
        <w:textAlignment w:val="auto"/>
      </w:pPr>
      <w:r w:rsidRPr="00CB7FB8">
        <w:t xml:space="preserve">If the UE trajectory hit the cell boundary (the red line), the trajectory should be terminated. </w:t>
      </w:r>
    </w:p>
    <w:p w14:paraId="6FAB9E07" w14:textId="77777777" w:rsidR="00CB7FB8" w:rsidRPr="00CB7FB8" w:rsidRDefault="00CB7FB8" w:rsidP="00CF6E6D">
      <w:pPr>
        <w:pStyle w:val="ListParagraph"/>
        <w:widowControl w:val="0"/>
        <w:numPr>
          <w:ilvl w:val="3"/>
          <w:numId w:val="516"/>
        </w:numPr>
        <w:overflowPunct/>
        <w:autoSpaceDE/>
        <w:autoSpaceDN/>
        <w:adjustRightInd/>
        <w:spacing w:after="0"/>
        <w:jc w:val="both"/>
        <w:textAlignment w:val="auto"/>
      </w:pPr>
      <w:r w:rsidRPr="00CB7FB8">
        <w:t xml:space="preserve">If the trajectory length (in time) is less than the length of observation window + prediction window, the trajectory should be discarded. </w:t>
      </w:r>
    </w:p>
    <w:p w14:paraId="25DA603D" w14:textId="77777777" w:rsidR="00CB7FB8" w:rsidRPr="00CB7FB8" w:rsidRDefault="00CB7FB8" w:rsidP="00CF6E6D">
      <w:pPr>
        <w:pStyle w:val="ListParagraph"/>
        <w:widowControl w:val="0"/>
        <w:numPr>
          <w:ilvl w:val="3"/>
          <w:numId w:val="516"/>
        </w:numPr>
        <w:overflowPunct/>
        <w:autoSpaceDE/>
        <w:autoSpaceDN/>
        <w:adjustRightInd/>
        <w:spacing w:after="0"/>
        <w:jc w:val="both"/>
        <w:textAlignment w:val="auto"/>
      </w:pPr>
      <w:r w:rsidRPr="00CB7FB8">
        <w:t>At the current stage, the length of observation window + prediction window is not fixed and the companies can report their values.</w:t>
      </w:r>
    </w:p>
    <w:p w14:paraId="45AADB01" w14:textId="77777777" w:rsidR="00CB7FB8" w:rsidRPr="00CB7FB8" w:rsidRDefault="00CB7FB8" w:rsidP="00CF6E6D">
      <w:pPr>
        <w:numPr>
          <w:ilvl w:val="2"/>
          <w:numId w:val="516"/>
        </w:numPr>
        <w:spacing w:before="100" w:beforeAutospacing="1" w:after="100" w:afterAutospacing="1"/>
        <w:rPr>
          <w:lang w:eastAsia="x-none"/>
        </w:rPr>
      </w:pPr>
      <w:r w:rsidRPr="00CB7FB8">
        <w:rPr>
          <w:lang w:eastAsia="x-none"/>
        </w:rPr>
        <w:t>FFS on UE orientation</w:t>
      </w:r>
    </w:p>
    <w:p w14:paraId="46A07CD8" w14:textId="77777777" w:rsidR="00CB7FB8" w:rsidRPr="00CB7FB8" w:rsidRDefault="00CB7FB8" w:rsidP="00CF6E6D">
      <w:pPr>
        <w:pStyle w:val="ListParagraph"/>
        <w:widowControl w:val="0"/>
        <w:numPr>
          <w:ilvl w:val="0"/>
          <w:numId w:val="516"/>
        </w:numPr>
        <w:overflowPunct/>
        <w:autoSpaceDE/>
        <w:autoSpaceDN/>
        <w:adjustRightInd/>
        <w:spacing w:after="0"/>
        <w:jc w:val="both"/>
        <w:textAlignment w:val="auto"/>
      </w:pPr>
      <w:r w:rsidRPr="00CB7FB8">
        <w:t xml:space="preserve">Generalization issue is FFS </w:t>
      </w:r>
    </w:p>
    <w:p w14:paraId="15E24F40" w14:textId="77777777" w:rsidR="00CB7FB8" w:rsidRPr="00CB7FB8" w:rsidRDefault="00CB7FB8" w:rsidP="00CB7FB8">
      <w:pPr>
        <w:rPr>
          <w:lang w:val="en-US" w:eastAsia="x-none"/>
        </w:rPr>
      </w:pPr>
    </w:p>
    <w:p w14:paraId="2607097E" w14:textId="77777777" w:rsidR="00CB7FB8" w:rsidRPr="00CB7FB8" w:rsidRDefault="00CB7FB8" w:rsidP="00CB7FB8">
      <w:pPr>
        <w:rPr>
          <w:highlight w:val="green"/>
        </w:rPr>
      </w:pPr>
      <w:r w:rsidRPr="00CB7FB8">
        <w:rPr>
          <w:highlight w:val="green"/>
        </w:rPr>
        <w:t>Agreement</w:t>
      </w:r>
    </w:p>
    <w:p w14:paraId="7703E5EF" w14:textId="77777777" w:rsidR="00CB7FB8" w:rsidRPr="00CB7FB8" w:rsidRDefault="00CB7FB8" w:rsidP="00CF6E6D">
      <w:pPr>
        <w:pStyle w:val="ListParagraph"/>
        <w:numPr>
          <w:ilvl w:val="0"/>
          <w:numId w:val="517"/>
        </w:numPr>
      </w:pPr>
      <w:r w:rsidRPr="00CB7FB8">
        <w:t>For temporal beam prediction, further study the following options as baseline performance</w:t>
      </w:r>
    </w:p>
    <w:p w14:paraId="6B9906BF" w14:textId="77777777" w:rsidR="00CB7FB8" w:rsidRPr="00CB7FB8" w:rsidRDefault="00CB7FB8" w:rsidP="00CF6E6D">
      <w:pPr>
        <w:pStyle w:val="ListParagraph"/>
        <w:numPr>
          <w:ilvl w:val="1"/>
          <w:numId w:val="517"/>
        </w:numPr>
      </w:pPr>
      <w:r w:rsidRPr="00CB7FB8">
        <w:t xml:space="preserve">Option 1a: Select the best beam for T2 within Set A of beams based on the measurements of all the RS resources or all possible beams from Set A of beams at the time instants within T2 </w:t>
      </w:r>
    </w:p>
    <w:p w14:paraId="68A4B037" w14:textId="77777777" w:rsidR="00CB7FB8" w:rsidRPr="00CB7FB8" w:rsidRDefault="00CB7FB8" w:rsidP="00CF6E6D">
      <w:pPr>
        <w:pStyle w:val="ListParagraph"/>
        <w:numPr>
          <w:ilvl w:val="1"/>
          <w:numId w:val="517"/>
        </w:numPr>
      </w:pPr>
      <w:r w:rsidRPr="00CB7FB8">
        <w:t xml:space="preserve">Option 2: Select the best beam for T2 within Set A of beams based on the measurements of all the RS resources from Set B of beams at the time instants within T1 </w:t>
      </w:r>
    </w:p>
    <w:p w14:paraId="11091E4D" w14:textId="77777777" w:rsidR="00CB7FB8" w:rsidRPr="00CB7FB8" w:rsidRDefault="00CB7FB8" w:rsidP="00CF6E6D">
      <w:pPr>
        <w:pStyle w:val="ListParagraph"/>
        <w:numPr>
          <w:ilvl w:val="2"/>
          <w:numId w:val="517"/>
        </w:numPr>
      </w:pPr>
      <w:r w:rsidRPr="00CB7FB8">
        <w:t>Companies explain the detail on how to select the best beam for T2 from Set A based on the measurements in T1</w:t>
      </w:r>
    </w:p>
    <w:p w14:paraId="25DC2E2A" w14:textId="77777777" w:rsidR="00CB7FB8" w:rsidRPr="00CB7FB8" w:rsidRDefault="00CB7FB8" w:rsidP="00CF6E6D">
      <w:pPr>
        <w:pStyle w:val="ListParagraph"/>
        <w:numPr>
          <w:ilvl w:val="1"/>
          <w:numId w:val="517"/>
        </w:numPr>
      </w:pPr>
      <w:r w:rsidRPr="00CB7FB8">
        <w:t xml:space="preserve">Where T2 is the time duration for the best beam </w:t>
      </w:r>
      <w:r w:rsidRPr="00CB7FB8">
        <w:rPr>
          <w:rFonts w:eastAsia="Times New Roman"/>
        </w:rPr>
        <w:t>selection</w:t>
      </w:r>
      <w:r w:rsidRPr="00CB7FB8">
        <w:t>, and T1 is a time duration to obtain the measurements of all the RS resource from Set B of beams.</w:t>
      </w:r>
    </w:p>
    <w:p w14:paraId="0AE3D1F6" w14:textId="77777777" w:rsidR="00CB7FB8" w:rsidRPr="00CB7FB8" w:rsidRDefault="00CB7FB8" w:rsidP="00CF6E6D">
      <w:pPr>
        <w:pStyle w:val="ListParagraph"/>
        <w:numPr>
          <w:ilvl w:val="2"/>
          <w:numId w:val="517"/>
        </w:numPr>
      </w:pPr>
      <w:r w:rsidRPr="00CB7FB8">
        <w:t>T1 and T2 are aligned with those for AI/ML based methods</w:t>
      </w:r>
    </w:p>
    <w:p w14:paraId="60FA6F88" w14:textId="77777777" w:rsidR="00CB7FB8" w:rsidRPr="00CB7FB8" w:rsidRDefault="00CB7FB8" w:rsidP="00CF6E6D">
      <w:pPr>
        <w:pStyle w:val="ListParagraph"/>
        <w:numPr>
          <w:ilvl w:val="1"/>
          <w:numId w:val="517"/>
        </w:numPr>
      </w:pPr>
      <w:r w:rsidRPr="00CB7FB8">
        <w:t>Whether Set A and Set B are the same or different depend on the sub-use case</w:t>
      </w:r>
    </w:p>
    <w:p w14:paraId="029591D9" w14:textId="701F93AD" w:rsidR="00CB7FB8" w:rsidRPr="00CB7FB8" w:rsidRDefault="00CB7FB8" w:rsidP="00CF6E6D">
      <w:pPr>
        <w:pStyle w:val="ListParagraph"/>
        <w:numPr>
          <w:ilvl w:val="1"/>
          <w:numId w:val="517"/>
        </w:numPr>
      </w:pPr>
      <w:r w:rsidRPr="00CB7FB8">
        <w:t>Other options are not precluded.</w:t>
      </w:r>
    </w:p>
    <w:p w14:paraId="0A765B92" w14:textId="77777777" w:rsidR="00CB7FB8" w:rsidRPr="00CB7FB8" w:rsidRDefault="00CB7FB8" w:rsidP="00CB7FB8">
      <w:pPr>
        <w:rPr>
          <w:highlight w:val="green"/>
        </w:rPr>
      </w:pPr>
      <w:r w:rsidRPr="00CB7FB8">
        <w:rPr>
          <w:highlight w:val="green"/>
        </w:rPr>
        <w:t>Agreement</w:t>
      </w:r>
    </w:p>
    <w:p w14:paraId="79A3A323" w14:textId="77777777" w:rsidR="00CB7FB8" w:rsidRPr="00CB7FB8" w:rsidRDefault="00CB7FB8" w:rsidP="00CF6E6D">
      <w:pPr>
        <w:pStyle w:val="ListParagraph"/>
        <w:numPr>
          <w:ilvl w:val="0"/>
          <w:numId w:val="517"/>
        </w:numPr>
      </w:pPr>
      <w:r w:rsidRPr="00CB7FB8">
        <w:t xml:space="preserve">For dataset generation and performance evaluation for AI/ML in beam management, take the following assumption for LLS </w:t>
      </w:r>
      <w:r w:rsidRPr="0006260B">
        <w:rPr>
          <w:color w:val="000000"/>
        </w:rPr>
        <w:t>as optional methodology</w:t>
      </w:r>
    </w:p>
    <w:tbl>
      <w:tblPr>
        <w:tblW w:w="10343" w:type="dxa"/>
        <w:tblLook w:val="04A0" w:firstRow="1" w:lastRow="0" w:firstColumn="1" w:lastColumn="0" w:noHBand="0" w:noVBand="1"/>
      </w:tblPr>
      <w:tblGrid>
        <w:gridCol w:w="2690"/>
        <w:gridCol w:w="7653"/>
      </w:tblGrid>
      <w:tr w:rsidR="00CB7FB8" w:rsidRPr="0006260B" w14:paraId="736FDC08" w14:textId="77777777" w:rsidTr="004D3980">
        <w:trPr>
          <w:trHeight w:val="20"/>
        </w:trPr>
        <w:tc>
          <w:tcPr>
            <w:tcW w:w="2690" w:type="dxa"/>
            <w:tcBorders>
              <w:top w:val="single" w:sz="8" w:space="0" w:color="auto"/>
              <w:left w:val="single" w:sz="8" w:space="0" w:color="auto"/>
              <w:bottom w:val="single" w:sz="8" w:space="0" w:color="auto"/>
              <w:right w:val="single" w:sz="8" w:space="0" w:color="auto"/>
            </w:tcBorders>
            <w:shd w:val="clear" w:color="auto" w:fill="D9D9D9"/>
            <w:tcMar>
              <w:top w:w="11" w:type="dxa"/>
              <w:left w:w="80" w:type="dxa"/>
              <w:bottom w:w="11" w:type="dxa"/>
              <w:right w:w="80" w:type="dxa"/>
            </w:tcMar>
            <w:vAlign w:val="center"/>
          </w:tcPr>
          <w:p w14:paraId="15B67146" w14:textId="77777777" w:rsidR="00CB7FB8" w:rsidRPr="0006260B" w:rsidRDefault="00CB7FB8" w:rsidP="004D3980">
            <w:pPr>
              <w:pStyle w:val="TAH"/>
              <w:keepNext w:val="0"/>
              <w:rPr>
                <w:rFonts w:eastAsia="Malgun Gothic" w:cs="Arial"/>
                <w:sz w:val="16"/>
                <w:szCs w:val="16"/>
              </w:rPr>
            </w:pPr>
            <w:r w:rsidRPr="0006260B">
              <w:rPr>
                <w:rFonts w:cs="Arial"/>
                <w:sz w:val="16"/>
                <w:szCs w:val="16"/>
              </w:rPr>
              <w:t>Parameter</w:t>
            </w:r>
          </w:p>
        </w:tc>
        <w:tc>
          <w:tcPr>
            <w:tcW w:w="7653" w:type="dxa"/>
            <w:tcBorders>
              <w:top w:val="single" w:sz="8" w:space="0" w:color="auto"/>
              <w:left w:val="nil"/>
              <w:bottom w:val="single" w:sz="8" w:space="0" w:color="auto"/>
              <w:right w:val="single" w:sz="8" w:space="0" w:color="auto"/>
            </w:tcBorders>
            <w:shd w:val="clear" w:color="auto" w:fill="D9D9D9"/>
            <w:tcMar>
              <w:top w:w="11" w:type="dxa"/>
              <w:left w:w="80" w:type="dxa"/>
              <w:bottom w:w="11" w:type="dxa"/>
              <w:right w:w="80" w:type="dxa"/>
            </w:tcMar>
            <w:vAlign w:val="center"/>
          </w:tcPr>
          <w:p w14:paraId="13245224" w14:textId="77777777" w:rsidR="00CB7FB8" w:rsidRPr="0006260B" w:rsidRDefault="00CB7FB8" w:rsidP="004D3980">
            <w:pPr>
              <w:pStyle w:val="TAH"/>
              <w:keepNext w:val="0"/>
              <w:rPr>
                <w:rFonts w:cs="Arial"/>
                <w:sz w:val="16"/>
                <w:szCs w:val="16"/>
              </w:rPr>
            </w:pPr>
            <w:r w:rsidRPr="0006260B">
              <w:rPr>
                <w:rFonts w:cs="Arial"/>
                <w:color w:val="000000"/>
                <w:sz w:val="16"/>
                <w:szCs w:val="16"/>
              </w:rPr>
              <w:t>Value</w:t>
            </w:r>
          </w:p>
        </w:tc>
      </w:tr>
      <w:tr w:rsidR="00CB7FB8" w:rsidRPr="0006260B" w14:paraId="4479369B" w14:textId="77777777" w:rsidTr="004D3980">
        <w:trPr>
          <w:trHeight w:val="20"/>
        </w:trPr>
        <w:tc>
          <w:tcPr>
            <w:tcW w:w="2690" w:type="dxa"/>
            <w:tcBorders>
              <w:top w:val="nil"/>
              <w:left w:val="single" w:sz="8" w:space="0" w:color="auto"/>
              <w:bottom w:val="single" w:sz="8" w:space="0" w:color="auto"/>
              <w:right w:val="single" w:sz="8" w:space="0" w:color="auto"/>
            </w:tcBorders>
            <w:tcMar>
              <w:top w:w="11" w:type="dxa"/>
              <w:left w:w="80" w:type="dxa"/>
              <w:bottom w:w="11" w:type="dxa"/>
              <w:right w:w="80" w:type="dxa"/>
            </w:tcMar>
          </w:tcPr>
          <w:p w14:paraId="25591E83" w14:textId="77777777" w:rsidR="00CB7FB8" w:rsidRPr="0006260B" w:rsidRDefault="00CB7FB8" w:rsidP="004D3980">
            <w:pPr>
              <w:pStyle w:val="TAL"/>
              <w:keepNext w:val="0"/>
              <w:rPr>
                <w:rFonts w:cs="Arial"/>
                <w:sz w:val="16"/>
                <w:szCs w:val="16"/>
              </w:rPr>
            </w:pPr>
            <w:r w:rsidRPr="0006260B">
              <w:rPr>
                <w:rFonts w:cs="Arial"/>
                <w:sz w:val="16"/>
                <w:szCs w:val="16"/>
              </w:rPr>
              <w:t>Frequency</w:t>
            </w:r>
          </w:p>
        </w:tc>
        <w:tc>
          <w:tcPr>
            <w:tcW w:w="7653" w:type="dxa"/>
            <w:tcBorders>
              <w:top w:val="nil"/>
              <w:left w:val="nil"/>
              <w:bottom w:val="single" w:sz="8" w:space="0" w:color="auto"/>
              <w:right w:val="single" w:sz="8" w:space="0" w:color="auto"/>
            </w:tcBorders>
            <w:tcMar>
              <w:top w:w="11" w:type="dxa"/>
              <w:left w:w="80" w:type="dxa"/>
              <w:bottom w:w="11" w:type="dxa"/>
              <w:right w:w="80" w:type="dxa"/>
            </w:tcMar>
          </w:tcPr>
          <w:p w14:paraId="66F447F4" w14:textId="77777777" w:rsidR="00CB7FB8" w:rsidRPr="0006260B" w:rsidRDefault="00CB7FB8" w:rsidP="004D3980">
            <w:pPr>
              <w:pStyle w:val="TAL"/>
              <w:keepNext w:val="0"/>
              <w:rPr>
                <w:rFonts w:cs="Arial"/>
                <w:sz w:val="16"/>
                <w:szCs w:val="16"/>
              </w:rPr>
            </w:pPr>
            <w:r w:rsidRPr="0006260B">
              <w:rPr>
                <w:rFonts w:cs="Arial"/>
                <w:sz w:val="16"/>
                <w:szCs w:val="16"/>
              </w:rPr>
              <w:t>30GHz.</w:t>
            </w:r>
          </w:p>
        </w:tc>
      </w:tr>
      <w:tr w:rsidR="00CB7FB8" w:rsidRPr="0006260B" w14:paraId="682D120B" w14:textId="77777777" w:rsidTr="004D3980">
        <w:trPr>
          <w:trHeight w:val="20"/>
        </w:trPr>
        <w:tc>
          <w:tcPr>
            <w:tcW w:w="2690" w:type="dxa"/>
            <w:tcBorders>
              <w:top w:val="nil"/>
              <w:left w:val="single" w:sz="8" w:space="0" w:color="auto"/>
              <w:bottom w:val="single" w:sz="8" w:space="0" w:color="auto"/>
              <w:right w:val="single" w:sz="8" w:space="0" w:color="auto"/>
            </w:tcBorders>
            <w:tcMar>
              <w:top w:w="11" w:type="dxa"/>
              <w:left w:w="80" w:type="dxa"/>
              <w:bottom w:w="11" w:type="dxa"/>
              <w:right w:w="80" w:type="dxa"/>
            </w:tcMar>
          </w:tcPr>
          <w:p w14:paraId="79309F6A" w14:textId="77777777" w:rsidR="00CB7FB8" w:rsidRPr="0006260B" w:rsidRDefault="00CB7FB8" w:rsidP="004D3980">
            <w:pPr>
              <w:pStyle w:val="TAL"/>
              <w:keepNext w:val="0"/>
              <w:rPr>
                <w:rFonts w:cs="Arial"/>
                <w:sz w:val="16"/>
                <w:szCs w:val="16"/>
              </w:rPr>
            </w:pPr>
            <w:r w:rsidRPr="0006260B">
              <w:rPr>
                <w:rFonts w:cs="Arial"/>
                <w:sz w:val="16"/>
                <w:szCs w:val="16"/>
                <w:lang w:eastAsia="ko-KR"/>
              </w:rPr>
              <w:t>Subcarrier spacing</w:t>
            </w:r>
          </w:p>
        </w:tc>
        <w:tc>
          <w:tcPr>
            <w:tcW w:w="7653" w:type="dxa"/>
            <w:tcBorders>
              <w:top w:val="nil"/>
              <w:left w:val="nil"/>
              <w:bottom w:val="single" w:sz="8" w:space="0" w:color="auto"/>
              <w:right w:val="single" w:sz="8" w:space="0" w:color="auto"/>
            </w:tcBorders>
            <w:tcMar>
              <w:top w:w="11" w:type="dxa"/>
              <w:left w:w="80" w:type="dxa"/>
              <w:bottom w:w="11" w:type="dxa"/>
              <w:right w:w="80" w:type="dxa"/>
            </w:tcMar>
          </w:tcPr>
          <w:p w14:paraId="59608DCF" w14:textId="77777777" w:rsidR="00CB7FB8" w:rsidRPr="0006260B" w:rsidRDefault="00CB7FB8" w:rsidP="004D3980">
            <w:pPr>
              <w:pStyle w:val="TAL"/>
              <w:keepNext w:val="0"/>
              <w:rPr>
                <w:rFonts w:cs="Arial"/>
                <w:sz w:val="16"/>
                <w:szCs w:val="16"/>
              </w:rPr>
            </w:pPr>
            <w:r w:rsidRPr="0006260B">
              <w:rPr>
                <w:rFonts w:cs="Arial"/>
                <w:sz w:val="16"/>
                <w:szCs w:val="16"/>
                <w:lang w:eastAsia="ko-KR"/>
              </w:rPr>
              <w:t>120kHz</w:t>
            </w:r>
          </w:p>
        </w:tc>
      </w:tr>
      <w:tr w:rsidR="00CB7FB8" w:rsidRPr="0006260B" w14:paraId="35CDA758" w14:textId="77777777" w:rsidTr="004D3980">
        <w:trPr>
          <w:trHeight w:val="20"/>
        </w:trPr>
        <w:tc>
          <w:tcPr>
            <w:tcW w:w="2690" w:type="dxa"/>
            <w:tcBorders>
              <w:top w:val="nil"/>
              <w:left w:val="single" w:sz="8" w:space="0" w:color="auto"/>
              <w:bottom w:val="single" w:sz="8" w:space="0" w:color="auto"/>
              <w:right w:val="single" w:sz="8" w:space="0" w:color="auto"/>
            </w:tcBorders>
            <w:tcMar>
              <w:top w:w="11" w:type="dxa"/>
              <w:left w:w="80" w:type="dxa"/>
              <w:bottom w:w="11" w:type="dxa"/>
              <w:right w:w="80" w:type="dxa"/>
            </w:tcMar>
          </w:tcPr>
          <w:p w14:paraId="241A13A7" w14:textId="77777777" w:rsidR="00CB7FB8" w:rsidRPr="0006260B" w:rsidRDefault="00CB7FB8" w:rsidP="004D3980">
            <w:pPr>
              <w:pStyle w:val="TAL"/>
              <w:keepNext w:val="0"/>
              <w:rPr>
                <w:rFonts w:cs="Arial"/>
                <w:sz w:val="16"/>
                <w:szCs w:val="16"/>
              </w:rPr>
            </w:pPr>
            <w:r w:rsidRPr="0006260B">
              <w:rPr>
                <w:rFonts w:cs="Arial"/>
                <w:sz w:val="16"/>
                <w:szCs w:val="16"/>
              </w:rPr>
              <w:t>Data allocation</w:t>
            </w:r>
          </w:p>
        </w:tc>
        <w:tc>
          <w:tcPr>
            <w:tcW w:w="7653" w:type="dxa"/>
            <w:tcBorders>
              <w:top w:val="nil"/>
              <w:left w:val="nil"/>
              <w:bottom w:val="single" w:sz="8" w:space="0" w:color="auto"/>
              <w:right w:val="single" w:sz="8" w:space="0" w:color="auto"/>
            </w:tcBorders>
            <w:tcMar>
              <w:top w:w="11" w:type="dxa"/>
              <w:left w:w="80" w:type="dxa"/>
              <w:bottom w:w="11" w:type="dxa"/>
              <w:right w:w="80" w:type="dxa"/>
            </w:tcMar>
          </w:tcPr>
          <w:p w14:paraId="1770B77A" w14:textId="77777777" w:rsidR="00CB7FB8" w:rsidRPr="0006260B" w:rsidRDefault="00CB7FB8" w:rsidP="004D3980">
            <w:pPr>
              <w:pStyle w:val="TAL"/>
              <w:keepNext w:val="0"/>
              <w:rPr>
                <w:rFonts w:cs="Arial"/>
                <w:color w:val="000000"/>
                <w:sz w:val="16"/>
                <w:szCs w:val="16"/>
              </w:rPr>
            </w:pPr>
            <w:r w:rsidRPr="0006260B">
              <w:rPr>
                <w:rFonts w:cs="Arial"/>
                <w:color w:val="000000"/>
                <w:sz w:val="16"/>
                <w:szCs w:val="16"/>
              </w:rPr>
              <w:t>[8 RBs] as baseline, companies can report larger number of RBs</w:t>
            </w:r>
          </w:p>
          <w:p w14:paraId="5A3B7393" w14:textId="77777777" w:rsidR="00CB7FB8" w:rsidRPr="0006260B" w:rsidRDefault="00CB7FB8" w:rsidP="004D3980">
            <w:pPr>
              <w:pStyle w:val="TAL"/>
              <w:keepNext w:val="0"/>
              <w:rPr>
                <w:rFonts w:cs="Arial"/>
                <w:color w:val="000000"/>
                <w:sz w:val="16"/>
                <w:szCs w:val="16"/>
              </w:rPr>
            </w:pPr>
            <w:r w:rsidRPr="0006260B">
              <w:rPr>
                <w:rFonts w:cs="Arial"/>
                <w:color w:val="000000"/>
                <w:sz w:val="16"/>
                <w:szCs w:val="16"/>
              </w:rPr>
              <w:t>First 2 OFDM symbols for PDCCH, and following 12 OFDM symbols for data channel</w:t>
            </w:r>
          </w:p>
        </w:tc>
      </w:tr>
      <w:tr w:rsidR="00CB7FB8" w:rsidRPr="0006260B" w14:paraId="7A283260" w14:textId="77777777" w:rsidTr="004D3980">
        <w:trPr>
          <w:trHeight w:val="20"/>
        </w:trPr>
        <w:tc>
          <w:tcPr>
            <w:tcW w:w="2690" w:type="dxa"/>
            <w:tcBorders>
              <w:top w:val="nil"/>
              <w:left w:val="single" w:sz="8" w:space="0" w:color="auto"/>
              <w:bottom w:val="single" w:sz="8" w:space="0" w:color="auto"/>
              <w:right w:val="single" w:sz="8" w:space="0" w:color="auto"/>
            </w:tcBorders>
            <w:tcMar>
              <w:top w:w="11" w:type="dxa"/>
              <w:left w:w="80" w:type="dxa"/>
              <w:bottom w:w="11" w:type="dxa"/>
              <w:right w:w="80" w:type="dxa"/>
            </w:tcMar>
          </w:tcPr>
          <w:p w14:paraId="2D99A5C0" w14:textId="77777777" w:rsidR="00CB7FB8" w:rsidRPr="0006260B" w:rsidRDefault="00CB7FB8" w:rsidP="004D3980">
            <w:pPr>
              <w:pStyle w:val="TAL"/>
              <w:keepNext w:val="0"/>
              <w:rPr>
                <w:rFonts w:cs="Arial"/>
                <w:sz w:val="16"/>
                <w:szCs w:val="16"/>
              </w:rPr>
            </w:pPr>
            <w:r w:rsidRPr="0006260B">
              <w:rPr>
                <w:rFonts w:cs="Arial"/>
                <w:sz w:val="16"/>
                <w:szCs w:val="16"/>
              </w:rPr>
              <w:t>PDCCH decoding</w:t>
            </w:r>
          </w:p>
        </w:tc>
        <w:tc>
          <w:tcPr>
            <w:tcW w:w="7653" w:type="dxa"/>
            <w:tcBorders>
              <w:top w:val="nil"/>
              <w:left w:val="nil"/>
              <w:bottom w:val="single" w:sz="8" w:space="0" w:color="auto"/>
              <w:right w:val="single" w:sz="8" w:space="0" w:color="auto"/>
            </w:tcBorders>
            <w:tcMar>
              <w:top w:w="11" w:type="dxa"/>
              <w:left w:w="80" w:type="dxa"/>
              <w:bottom w:w="11" w:type="dxa"/>
              <w:right w:w="80" w:type="dxa"/>
            </w:tcMar>
          </w:tcPr>
          <w:p w14:paraId="7A7874DD" w14:textId="77777777" w:rsidR="00CB7FB8" w:rsidRPr="0006260B" w:rsidRDefault="00CB7FB8" w:rsidP="004D3980">
            <w:pPr>
              <w:pStyle w:val="TAL"/>
              <w:keepNext w:val="0"/>
              <w:rPr>
                <w:rFonts w:cs="Arial"/>
                <w:color w:val="000000"/>
                <w:sz w:val="16"/>
                <w:szCs w:val="16"/>
              </w:rPr>
            </w:pPr>
            <w:r w:rsidRPr="0006260B">
              <w:rPr>
                <w:rFonts w:cs="Arial"/>
                <w:color w:val="000000"/>
                <w:sz w:val="16"/>
                <w:szCs w:val="16"/>
              </w:rPr>
              <w:t xml:space="preserve">Ideal or Non-ideal (Companies explain how is </w:t>
            </w:r>
            <w:r w:rsidRPr="0006260B">
              <w:rPr>
                <w:rFonts w:cs="Arial"/>
                <w:color w:val="000000"/>
                <w:sz w:val="16"/>
                <w:szCs w:val="16"/>
              </w:rPr>
              <w:pgNum/>
            </w:r>
            <w:r w:rsidRPr="0006260B">
              <w:rPr>
                <w:rFonts w:cs="Arial"/>
                <w:color w:val="000000"/>
                <w:sz w:val="16"/>
                <w:szCs w:val="16"/>
              </w:rPr>
              <w:t>oppler</w:t>
            </w:r>
            <w:r w:rsidRPr="0006260B">
              <w:rPr>
                <w:rFonts w:cs="Arial"/>
                <w:color w:val="000000"/>
                <w:sz w:val="16"/>
                <w:szCs w:val="16"/>
              </w:rPr>
              <w:pgNum/>
            </w:r>
            <w:r w:rsidRPr="0006260B">
              <w:rPr>
                <w:rFonts w:cs="Arial"/>
                <w:color w:val="000000"/>
                <w:sz w:val="16"/>
                <w:szCs w:val="16"/>
              </w:rPr>
              <w:t>)</w:t>
            </w:r>
          </w:p>
        </w:tc>
      </w:tr>
      <w:tr w:rsidR="00CB7FB8" w:rsidRPr="0006260B" w14:paraId="47611191" w14:textId="77777777" w:rsidTr="004D3980">
        <w:trPr>
          <w:trHeight w:val="20"/>
        </w:trPr>
        <w:tc>
          <w:tcPr>
            <w:tcW w:w="2690" w:type="dxa"/>
            <w:tcBorders>
              <w:top w:val="nil"/>
              <w:left w:val="single" w:sz="8" w:space="0" w:color="auto"/>
              <w:bottom w:val="single" w:sz="8" w:space="0" w:color="auto"/>
              <w:right w:val="single" w:sz="8" w:space="0" w:color="auto"/>
            </w:tcBorders>
            <w:tcMar>
              <w:top w:w="11" w:type="dxa"/>
              <w:left w:w="80" w:type="dxa"/>
              <w:bottom w:w="11" w:type="dxa"/>
              <w:right w:w="80" w:type="dxa"/>
            </w:tcMar>
          </w:tcPr>
          <w:p w14:paraId="732182E2" w14:textId="77777777" w:rsidR="00CB7FB8" w:rsidRPr="0006260B" w:rsidRDefault="00CB7FB8" w:rsidP="004D3980">
            <w:pPr>
              <w:pStyle w:val="TAL"/>
              <w:keepNext w:val="0"/>
              <w:rPr>
                <w:rFonts w:cs="Arial"/>
                <w:sz w:val="16"/>
                <w:szCs w:val="16"/>
              </w:rPr>
            </w:pPr>
            <w:r w:rsidRPr="0006260B">
              <w:rPr>
                <w:rFonts w:cs="Arial"/>
                <w:sz w:val="16"/>
                <w:szCs w:val="16"/>
              </w:rPr>
              <w:t>Channel model</w:t>
            </w:r>
          </w:p>
        </w:tc>
        <w:tc>
          <w:tcPr>
            <w:tcW w:w="7653" w:type="dxa"/>
            <w:tcBorders>
              <w:top w:val="nil"/>
              <w:left w:val="nil"/>
              <w:bottom w:val="single" w:sz="8" w:space="0" w:color="auto"/>
              <w:right w:val="single" w:sz="8" w:space="0" w:color="auto"/>
            </w:tcBorders>
            <w:tcMar>
              <w:top w:w="11" w:type="dxa"/>
              <w:left w:w="80" w:type="dxa"/>
              <w:bottom w:w="11" w:type="dxa"/>
              <w:right w:w="80" w:type="dxa"/>
            </w:tcMar>
          </w:tcPr>
          <w:p w14:paraId="67A71B99" w14:textId="77777777" w:rsidR="00CB7FB8" w:rsidRPr="0006260B" w:rsidRDefault="00CB7FB8" w:rsidP="004D3980">
            <w:pPr>
              <w:pStyle w:val="TAL"/>
              <w:rPr>
                <w:rFonts w:cs="Arial"/>
                <w:color w:val="000000"/>
                <w:sz w:val="16"/>
                <w:szCs w:val="16"/>
              </w:rPr>
            </w:pPr>
            <w:r w:rsidRPr="0006260B">
              <w:rPr>
                <w:rFonts w:cs="Arial"/>
                <w:color w:val="000000"/>
                <w:sz w:val="16"/>
                <w:szCs w:val="16"/>
              </w:rPr>
              <w:t>FFS:</w:t>
            </w:r>
          </w:p>
          <w:p w14:paraId="10DAB465" w14:textId="77777777" w:rsidR="00CB7FB8" w:rsidRPr="0006260B" w:rsidRDefault="00CB7FB8" w:rsidP="004D3980">
            <w:pPr>
              <w:pStyle w:val="TAL"/>
              <w:rPr>
                <w:rFonts w:cs="Arial"/>
                <w:color w:val="000000"/>
                <w:sz w:val="16"/>
                <w:szCs w:val="16"/>
              </w:rPr>
            </w:pPr>
            <w:r w:rsidRPr="0006260B">
              <w:rPr>
                <w:rFonts w:cs="Arial"/>
                <w:color w:val="000000"/>
                <w:sz w:val="16"/>
                <w:szCs w:val="16"/>
              </w:rPr>
              <w:t>LOS channel: CDL-D extension, DS = 100ns</w:t>
            </w:r>
          </w:p>
          <w:p w14:paraId="31474B2D" w14:textId="77777777" w:rsidR="00CB7FB8" w:rsidRPr="0006260B" w:rsidRDefault="00CB7FB8" w:rsidP="004D3980">
            <w:pPr>
              <w:pStyle w:val="TAL"/>
              <w:rPr>
                <w:rFonts w:cs="Arial"/>
                <w:color w:val="000000"/>
                <w:sz w:val="16"/>
                <w:szCs w:val="16"/>
              </w:rPr>
            </w:pPr>
            <w:r w:rsidRPr="0006260B">
              <w:rPr>
                <w:rFonts w:cs="Arial"/>
                <w:color w:val="000000"/>
                <w:sz w:val="16"/>
                <w:szCs w:val="16"/>
              </w:rPr>
              <w:t>NLOS channel: CDL-A/B/C extension, DS = 100ns</w:t>
            </w:r>
          </w:p>
          <w:p w14:paraId="171BD7F0" w14:textId="77777777" w:rsidR="00CB7FB8" w:rsidRPr="0006260B" w:rsidRDefault="00CB7FB8" w:rsidP="004D3980">
            <w:pPr>
              <w:pStyle w:val="TAL"/>
              <w:rPr>
                <w:rFonts w:cs="Arial"/>
                <w:color w:val="000000"/>
                <w:sz w:val="16"/>
                <w:szCs w:val="16"/>
              </w:rPr>
            </w:pPr>
            <w:r w:rsidRPr="0006260B">
              <w:rPr>
                <w:rFonts w:cs="Arial"/>
                <w:color w:val="000000"/>
                <w:sz w:val="16"/>
                <w:szCs w:val="16"/>
              </w:rPr>
              <w:t>Companies explains details of extension methodology considering spatial consistency</w:t>
            </w:r>
          </w:p>
          <w:p w14:paraId="2237DCD1" w14:textId="77777777" w:rsidR="00CB7FB8" w:rsidRPr="0006260B" w:rsidRDefault="00CB7FB8" w:rsidP="004D3980">
            <w:pPr>
              <w:pStyle w:val="TAL"/>
              <w:rPr>
                <w:rFonts w:cs="Arial"/>
                <w:color w:val="000000"/>
                <w:sz w:val="16"/>
                <w:szCs w:val="16"/>
              </w:rPr>
            </w:pPr>
          </w:p>
          <w:p w14:paraId="541F1478" w14:textId="77777777" w:rsidR="00CB7FB8" w:rsidRPr="0006260B" w:rsidRDefault="00CB7FB8" w:rsidP="004D3980">
            <w:pPr>
              <w:pStyle w:val="TAL"/>
              <w:keepNext w:val="0"/>
              <w:rPr>
                <w:rFonts w:cs="Arial"/>
                <w:color w:val="000000"/>
                <w:sz w:val="16"/>
                <w:szCs w:val="16"/>
              </w:rPr>
            </w:pPr>
            <w:r w:rsidRPr="0006260B">
              <w:rPr>
                <w:rFonts w:cs="Arial"/>
                <w:color w:val="000000"/>
                <w:sz w:val="16"/>
                <w:szCs w:val="16"/>
              </w:rPr>
              <w:t>Other channel models are not precluded.</w:t>
            </w:r>
          </w:p>
        </w:tc>
      </w:tr>
      <w:tr w:rsidR="00CB7FB8" w:rsidRPr="0006260B" w14:paraId="10AF01D5" w14:textId="77777777" w:rsidTr="004D3980">
        <w:trPr>
          <w:trHeight w:val="20"/>
        </w:trPr>
        <w:tc>
          <w:tcPr>
            <w:tcW w:w="2690" w:type="dxa"/>
            <w:tcBorders>
              <w:top w:val="nil"/>
              <w:left w:val="single" w:sz="8" w:space="0" w:color="auto"/>
              <w:bottom w:val="single" w:sz="8" w:space="0" w:color="auto"/>
              <w:right w:val="single" w:sz="8" w:space="0" w:color="auto"/>
            </w:tcBorders>
            <w:tcMar>
              <w:top w:w="11" w:type="dxa"/>
              <w:left w:w="80" w:type="dxa"/>
              <w:bottom w:w="11" w:type="dxa"/>
              <w:right w:w="80" w:type="dxa"/>
            </w:tcMar>
            <w:vAlign w:val="center"/>
          </w:tcPr>
          <w:p w14:paraId="71EBB693" w14:textId="77777777" w:rsidR="00CB7FB8" w:rsidRPr="0006260B" w:rsidRDefault="00CB7FB8" w:rsidP="004D3980">
            <w:pPr>
              <w:pStyle w:val="TAL"/>
              <w:keepNext w:val="0"/>
              <w:rPr>
                <w:rFonts w:cs="Arial"/>
                <w:sz w:val="16"/>
                <w:szCs w:val="16"/>
              </w:rPr>
            </w:pPr>
            <w:r w:rsidRPr="0006260B">
              <w:rPr>
                <w:rFonts w:cs="Arial"/>
                <w:sz w:val="16"/>
                <w:szCs w:val="16"/>
              </w:rPr>
              <w:t>BS antenna configurations</w:t>
            </w:r>
          </w:p>
        </w:tc>
        <w:tc>
          <w:tcPr>
            <w:tcW w:w="7653" w:type="dxa"/>
            <w:tcBorders>
              <w:top w:val="nil"/>
              <w:left w:val="nil"/>
              <w:bottom w:val="single" w:sz="8" w:space="0" w:color="auto"/>
              <w:right w:val="single" w:sz="8" w:space="0" w:color="auto"/>
            </w:tcBorders>
            <w:tcMar>
              <w:top w:w="11" w:type="dxa"/>
              <w:left w:w="80" w:type="dxa"/>
              <w:bottom w:w="11" w:type="dxa"/>
              <w:right w:w="80" w:type="dxa"/>
            </w:tcMar>
          </w:tcPr>
          <w:p w14:paraId="7AC80981" w14:textId="77777777" w:rsidR="00CB7FB8" w:rsidRPr="0006260B" w:rsidRDefault="00CB7FB8" w:rsidP="00CF6E6D">
            <w:pPr>
              <w:pStyle w:val="TAL"/>
              <w:keepNext w:val="0"/>
              <w:numPr>
                <w:ilvl w:val="0"/>
                <w:numId w:val="513"/>
              </w:numPr>
              <w:overflowPunct w:val="0"/>
              <w:autoSpaceDE w:val="0"/>
              <w:autoSpaceDN w:val="0"/>
              <w:adjustRightInd w:val="0"/>
              <w:textAlignment w:val="baseline"/>
              <w:rPr>
                <w:rFonts w:cs="Arial"/>
                <w:sz w:val="16"/>
                <w:szCs w:val="16"/>
              </w:rPr>
            </w:pPr>
            <w:r w:rsidRPr="0006260B">
              <w:rPr>
                <w:rFonts w:cs="Arial"/>
                <w:sz w:val="16"/>
                <w:szCs w:val="16"/>
              </w:rPr>
              <w:t>One panel: (M, N, P, Mg, Ng) = (4, 8, 2, 1, 1), (dV, dH) = (0.5, 0.5) λ as baseline</w:t>
            </w:r>
          </w:p>
          <w:p w14:paraId="67218D7A" w14:textId="77777777" w:rsidR="00CB7FB8" w:rsidRPr="0006260B" w:rsidRDefault="00CB7FB8" w:rsidP="00CF6E6D">
            <w:pPr>
              <w:pStyle w:val="TAL"/>
              <w:keepNext w:val="0"/>
              <w:numPr>
                <w:ilvl w:val="0"/>
                <w:numId w:val="513"/>
              </w:numPr>
              <w:overflowPunct w:val="0"/>
              <w:autoSpaceDE w:val="0"/>
              <w:autoSpaceDN w:val="0"/>
              <w:adjustRightInd w:val="0"/>
              <w:textAlignment w:val="baseline"/>
              <w:rPr>
                <w:rFonts w:cs="Arial"/>
                <w:sz w:val="16"/>
                <w:szCs w:val="16"/>
              </w:rPr>
            </w:pPr>
            <w:r w:rsidRPr="0006260B">
              <w:rPr>
                <w:rFonts w:cs="Arial"/>
                <w:sz w:val="16"/>
                <w:szCs w:val="16"/>
              </w:rPr>
              <w:t xml:space="preserve">Other assumptions are not precluded. </w:t>
            </w:r>
          </w:p>
          <w:p w14:paraId="0D3D65A7" w14:textId="77777777" w:rsidR="00CB7FB8" w:rsidRPr="0006260B" w:rsidRDefault="00CB7FB8" w:rsidP="004D3980">
            <w:pPr>
              <w:pStyle w:val="TAL"/>
              <w:keepNext w:val="0"/>
              <w:rPr>
                <w:rFonts w:cs="Arial"/>
                <w:sz w:val="16"/>
                <w:szCs w:val="16"/>
              </w:rPr>
            </w:pPr>
            <w:r w:rsidRPr="0006260B">
              <w:rPr>
                <w:rFonts w:cs="Arial"/>
                <w:sz w:val="16"/>
                <w:szCs w:val="16"/>
              </w:rPr>
              <w:t> </w:t>
            </w:r>
          </w:p>
          <w:p w14:paraId="07717377" w14:textId="77777777" w:rsidR="00CB7FB8" w:rsidRPr="0006260B" w:rsidRDefault="00CB7FB8" w:rsidP="004D3980">
            <w:pPr>
              <w:pStyle w:val="TAL"/>
              <w:keepNext w:val="0"/>
              <w:rPr>
                <w:rFonts w:cs="Arial"/>
                <w:sz w:val="16"/>
                <w:szCs w:val="16"/>
              </w:rPr>
            </w:pPr>
            <w:r w:rsidRPr="0006260B">
              <w:rPr>
                <w:rFonts w:cs="Arial"/>
                <w:sz w:val="16"/>
                <w:szCs w:val="16"/>
              </w:rPr>
              <w:t>Companies to explain TXRU weights mapping.</w:t>
            </w:r>
          </w:p>
          <w:p w14:paraId="26674DC3" w14:textId="77777777" w:rsidR="00CB7FB8" w:rsidRPr="0006260B" w:rsidRDefault="00CB7FB8" w:rsidP="004D3980">
            <w:pPr>
              <w:pStyle w:val="TAL"/>
              <w:keepNext w:val="0"/>
              <w:rPr>
                <w:rFonts w:cs="Arial"/>
                <w:sz w:val="16"/>
                <w:szCs w:val="16"/>
              </w:rPr>
            </w:pPr>
            <w:r w:rsidRPr="0006260B">
              <w:rPr>
                <w:rFonts w:cs="Arial"/>
                <w:sz w:val="16"/>
                <w:szCs w:val="16"/>
              </w:rPr>
              <w:t>Companies to explain beam selection.</w:t>
            </w:r>
          </w:p>
          <w:p w14:paraId="641EE7C9" w14:textId="77777777" w:rsidR="00CB7FB8" w:rsidRPr="0006260B" w:rsidRDefault="00CB7FB8" w:rsidP="004D3980">
            <w:pPr>
              <w:pStyle w:val="TAL"/>
              <w:keepNext w:val="0"/>
              <w:rPr>
                <w:rFonts w:eastAsia="Malgun Gothic" w:cs="Arial"/>
                <w:sz w:val="16"/>
                <w:szCs w:val="16"/>
              </w:rPr>
            </w:pPr>
            <w:r w:rsidRPr="0006260B">
              <w:rPr>
                <w:rFonts w:cs="Arial"/>
                <w:sz w:val="16"/>
                <w:szCs w:val="16"/>
              </w:rPr>
              <w:t>Companies to explain number of BS beams</w:t>
            </w:r>
          </w:p>
        </w:tc>
      </w:tr>
      <w:tr w:rsidR="00CB7FB8" w:rsidRPr="0006260B" w14:paraId="112CE002" w14:textId="77777777" w:rsidTr="004D3980">
        <w:trPr>
          <w:trHeight w:val="20"/>
        </w:trPr>
        <w:tc>
          <w:tcPr>
            <w:tcW w:w="2690" w:type="dxa"/>
            <w:tcBorders>
              <w:top w:val="nil"/>
              <w:left w:val="single" w:sz="8" w:space="0" w:color="auto"/>
              <w:bottom w:val="single" w:sz="8" w:space="0" w:color="auto"/>
              <w:right w:val="single" w:sz="8" w:space="0" w:color="auto"/>
            </w:tcBorders>
            <w:tcMar>
              <w:top w:w="11" w:type="dxa"/>
              <w:left w:w="80" w:type="dxa"/>
              <w:bottom w:w="11" w:type="dxa"/>
              <w:right w:w="80" w:type="dxa"/>
            </w:tcMar>
            <w:vAlign w:val="center"/>
          </w:tcPr>
          <w:p w14:paraId="24E60CDE" w14:textId="77777777" w:rsidR="00CB7FB8" w:rsidRPr="0006260B" w:rsidRDefault="00CB7FB8" w:rsidP="004D3980">
            <w:pPr>
              <w:pStyle w:val="TAL"/>
              <w:keepNext w:val="0"/>
              <w:rPr>
                <w:rFonts w:eastAsia="Malgun Gothic" w:cs="Arial"/>
                <w:sz w:val="16"/>
                <w:szCs w:val="16"/>
              </w:rPr>
            </w:pPr>
            <w:r w:rsidRPr="0006260B">
              <w:rPr>
                <w:rFonts w:cs="Arial"/>
                <w:sz w:val="16"/>
                <w:szCs w:val="16"/>
              </w:rPr>
              <w:t>BS antenna element radiation pattern</w:t>
            </w:r>
          </w:p>
        </w:tc>
        <w:tc>
          <w:tcPr>
            <w:tcW w:w="7653" w:type="dxa"/>
            <w:tcBorders>
              <w:top w:val="nil"/>
              <w:left w:val="nil"/>
              <w:bottom w:val="single" w:sz="8" w:space="0" w:color="auto"/>
              <w:right w:val="single" w:sz="8" w:space="0" w:color="auto"/>
            </w:tcBorders>
            <w:tcMar>
              <w:top w:w="11" w:type="dxa"/>
              <w:left w:w="80" w:type="dxa"/>
              <w:bottom w:w="11" w:type="dxa"/>
              <w:right w:w="80" w:type="dxa"/>
            </w:tcMar>
            <w:vAlign w:val="center"/>
          </w:tcPr>
          <w:p w14:paraId="288854E0" w14:textId="77777777" w:rsidR="00CB7FB8" w:rsidRPr="0006260B" w:rsidRDefault="00CB7FB8" w:rsidP="004D3980">
            <w:pPr>
              <w:pStyle w:val="TAL"/>
              <w:keepNext w:val="0"/>
              <w:rPr>
                <w:rFonts w:cs="Arial"/>
                <w:sz w:val="16"/>
                <w:szCs w:val="16"/>
              </w:rPr>
            </w:pPr>
            <w:r w:rsidRPr="0006260B">
              <w:rPr>
                <w:rFonts w:cs="Arial"/>
                <w:sz w:val="16"/>
                <w:szCs w:val="16"/>
              </w:rPr>
              <w:t>Same as SLS</w:t>
            </w:r>
          </w:p>
        </w:tc>
      </w:tr>
      <w:tr w:rsidR="00CB7FB8" w:rsidRPr="0006260B" w14:paraId="67C24683" w14:textId="77777777" w:rsidTr="004D3980">
        <w:trPr>
          <w:trHeight w:val="20"/>
        </w:trPr>
        <w:tc>
          <w:tcPr>
            <w:tcW w:w="2690" w:type="dxa"/>
            <w:tcBorders>
              <w:top w:val="nil"/>
              <w:left w:val="single" w:sz="8" w:space="0" w:color="auto"/>
              <w:bottom w:val="single" w:sz="8" w:space="0" w:color="auto"/>
              <w:right w:val="single" w:sz="8" w:space="0" w:color="auto"/>
            </w:tcBorders>
            <w:tcMar>
              <w:top w:w="11" w:type="dxa"/>
              <w:left w:w="80" w:type="dxa"/>
              <w:bottom w:w="11" w:type="dxa"/>
              <w:right w:w="80" w:type="dxa"/>
            </w:tcMar>
            <w:vAlign w:val="center"/>
          </w:tcPr>
          <w:p w14:paraId="019A5CE9" w14:textId="77777777" w:rsidR="00CB7FB8" w:rsidRPr="0006260B" w:rsidRDefault="00CB7FB8" w:rsidP="004D3980">
            <w:pPr>
              <w:pStyle w:val="TAL"/>
              <w:keepNext w:val="0"/>
              <w:rPr>
                <w:rFonts w:cs="Arial"/>
                <w:sz w:val="16"/>
                <w:szCs w:val="16"/>
              </w:rPr>
            </w:pPr>
            <w:r w:rsidRPr="0006260B">
              <w:rPr>
                <w:rFonts w:cs="Arial"/>
                <w:sz w:val="16"/>
                <w:szCs w:val="16"/>
              </w:rPr>
              <w:t>BS antenna height and antenna array downtile angle</w:t>
            </w:r>
          </w:p>
        </w:tc>
        <w:tc>
          <w:tcPr>
            <w:tcW w:w="7653" w:type="dxa"/>
            <w:tcBorders>
              <w:top w:val="nil"/>
              <w:left w:val="nil"/>
              <w:bottom w:val="single" w:sz="8" w:space="0" w:color="auto"/>
              <w:right w:val="single" w:sz="8" w:space="0" w:color="auto"/>
            </w:tcBorders>
            <w:tcMar>
              <w:top w:w="11" w:type="dxa"/>
              <w:left w:w="80" w:type="dxa"/>
              <w:bottom w:w="11" w:type="dxa"/>
              <w:right w:w="80" w:type="dxa"/>
            </w:tcMar>
            <w:vAlign w:val="center"/>
          </w:tcPr>
          <w:p w14:paraId="19EB0241" w14:textId="77777777" w:rsidR="00CB7FB8" w:rsidRPr="0006260B" w:rsidRDefault="00CB7FB8" w:rsidP="004D3980">
            <w:pPr>
              <w:pStyle w:val="TAL"/>
              <w:keepNext w:val="0"/>
              <w:rPr>
                <w:rFonts w:cs="Arial"/>
                <w:sz w:val="16"/>
                <w:szCs w:val="16"/>
                <w:lang w:eastAsia="zh-CN"/>
              </w:rPr>
            </w:pPr>
            <w:r w:rsidRPr="0006260B">
              <w:rPr>
                <w:rFonts w:cs="Arial"/>
                <w:sz w:val="16"/>
                <w:szCs w:val="16"/>
                <w:lang w:eastAsia="zh-CN"/>
              </w:rPr>
              <w:t>25m, 110°</w:t>
            </w:r>
          </w:p>
        </w:tc>
      </w:tr>
      <w:tr w:rsidR="00CB7FB8" w:rsidRPr="0006260B" w14:paraId="005BB499" w14:textId="77777777" w:rsidTr="004D3980">
        <w:trPr>
          <w:trHeight w:val="20"/>
        </w:trPr>
        <w:tc>
          <w:tcPr>
            <w:tcW w:w="2690" w:type="dxa"/>
            <w:tcBorders>
              <w:top w:val="nil"/>
              <w:left w:val="single" w:sz="8" w:space="0" w:color="auto"/>
              <w:bottom w:val="single" w:sz="8" w:space="0" w:color="auto"/>
              <w:right w:val="single" w:sz="8" w:space="0" w:color="auto"/>
            </w:tcBorders>
            <w:tcMar>
              <w:top w:w="11" w:type="dxa"/>
              <w:left w:w="80" w:type="dxa"/>
              <w:bottom w:w="11" w:type="dxa"/>
              <w:right w:w="80" w:type="dxa"/>
            </w:tcMar>
            <w:vAlign w:val="center"/>
          </w:tcPr>
          <w:p w14:paraId="2317FF33" w14:textId="77777777" w:rsidR="00CB7FB8" w:rsidRPr="0006260B" w:rsidRDefault="00CB7FB8" w:rsidP="004D3980">
            <w:pPr>
              <w:pStyle w:val="TAL"/>
              <w:keepNext w:val="0"/>
              <w:rPr>
                <w:rFonts w:cs="Arial"/>
                <w:sz w:val="16"/>
                <w:szCs w:val="16"/>
              </w:rPr>
            </w:pPr>
            <w:r w:rsidRPr="0006260B">
              <w:rPr>
                <w:rFonts w:cs="Arial"/>
                <w:sz w:val="16"/>
                <w:szCs w:val="16"/>
              </w:rPr>
              <w:t>UE antenna configurations</w:t>
            </w:r>
          </w:p>
        </w:tc>
        <w:tc>
          <w:tcPr>
            <w:tcW w:w="7653" w:type="dxa"/>
            <w:tcBorders>
              <w:top w:val="nil"/>
              <w:left w:val="nil"/>
              <w:bottom w:val="single" w:sz="8" w:space="0" w:color="auto"/>
              <w:right w:val="single" w:sz="8" w:space="0" w:color="auto"/>
            </w:tcBorders>
            <w:shd w:val="clear" w:color="auto" w:fill="auto"/>
            <w:tcMar>
              <w:top w:w="11" w:type="dxa"/>
              <w:left w:w="80" w:type="dxa"/>
              <w:bottom w:w="11" w:type="dxa"/>
              <w:right w:w="80" w:type="dxa"/>
            </w:tcMar>
          </w:tcPr>
          <w:p w14:paraId="6AA5FD06" w14:textId="77777777" w:rsidR="00CB7FB8" w:rsidRPr="0006260B" w:rsidRDefault="00CB7FB8" w:rsidP="004D3980">
            <w:pPr>
              <w:pStyle w:val="TAL"/>
              <w:keepNext w:val="0"/>
              <w:rPr>
                <w:rFonts w:cs="Arial"/>
                <w:sz w:val="16"/>
                <w:szCs w:val="16"/>
                <w:lang w:eastAsia="zh-CN"/>
              </w:rPr>
            </w:pPr>
            <w:r w:rsidRPr="0006260B">
              <w:rPr>
                <w:rFonts w:cs="Arial"/>
                <w:sz w:val="16"/>
                <w:szCs w:val="16"/>
                <w:lang w:eastAsia="zh-CN"/>
              </w:rPr>
              <w:t>Panel structure: (M, N, P) = (1, 4, 2), </w:t>
            </w:r>
          </w:p>
          <w:p w14:paraId="7CE8C38A" w14:textId="77777777" w:rsidR="00CB7FB8" w:rsidRPr="0006260B" w:rsidRDefault="00CB7FB8" w:rsidP="00CF6E6D">
            <w:pPr>
              <w:pStyle w:val="TAL"/>
              <w:keepNext w:val="0"/>
              <w:numPr>
                <w:ilvl w:val="0"/>
                <w:numId w:val="513"/>
              </w:numPr>
              <w:overflowPunct w:val="0"/>
              <w:autoSpaceDE w:val="0"/>
              <w:autoSpaceDN w:val="0"/>
              <w:adjustRightInd w:val="0"/>
              <w:textAlignment w:val="baseline"/>
              <w:rPr>
                <w:rFonts w:cs="Arial"/>
                <w:sz w:val="16"/>
                <w:szCs w:val="16"/>
                <w:lang w:eastAsia="zh-CN"/>
              </w:rPr>
            </w:pPr>
            <w:r w:rsidRPr="0006260B">
              <w:rPr>
                <w:rFonts w:cs="Arial"/>
                <w:sz w:val="16"/>
                <w:szCs w:val="16"/>
                <w:lang w:eastAsia="zh-CN"/>
              </w:rPr>
              <w:t>2 panels (left, right) with (Mg, Ng) = (1, 2) as baseline</w:t>
            </w:r>
          </w:p>
          <w:p w14:paraId="08A288B6" w14:textId="77777777" w:rsidR="00CB7FB8" w:rsidRPr="0006260B" w:rsidRDefault="00CB7FB8" w:rsidP="00CF6E6D">
            <w:pPr>
              <w:pStyle w:val="TAL"/>
              <w:keepNext w:val="0"/>
              <w:numPr>
                <w:ilvl w:val="0"/>
                <w:numId w:val="513"/>
              </w:numPr>
              <w:overflowPunct w:val="0"/>
              <w:autoSpaceDE w:val="0"/>
              <w:autoSpaceDN w:val="0"/>
              <w:adjustRightInd w:val="0"/>
              <w:textAlignment w:val="baseline"/>
              <w:rPr>
                <w:rFonts w:cs="Arial"/>
                <w:sz w:val="16"/>
                <w:szCs w:val="16"/>
                <w:lang w:eastAsia="zh-CN"/>
              </w:rPr>
            </w:pPr>
            <w:r w:rsidRPr="0006260B">
              <w:rPr>
                <w:rFonts w:cs="Arial"/>
                <w:sz w:val="16"/>
                <w:szCs w:val="16"/>
                <w:lang w:eastAsia="zh-CN"/>
              </w:rPr>
              <w:t>1 panel as optional</w:t>
            </w:r>
          </w:p>
          <w:p w14:paraId="5E636018" w14:textId="77777777" w:rsidR="00CB7FB8" w:rsidRPr="0006260B" w:rsidRDefault="00CB7FB8" w:rsidP="00CF6E6D">
            <w:pPr>
              <w:pStyle w:val="TAL"/>
              <w:keepNext w:val="0"/>
              <w:numPr>
                <w:ilvl w:val="0"/>
                <w:numId w:val="513"/>
              </w:numPr>
              <w:overflowPunct w:val="0"/>
              <w:autoSpaceDE w:val="0"/>
              <w:autoSpaceDN w:val="0"/>
              <w:adjustRightInd w:val="0"/>
              <w:textAlignment w:val="baseline"/>
              <w:rPr>
                <w:rFonts w:cs="Arial"/>
                <w:sz w:val="16"/>
                <w:szCs w:val="16"/>
                <w:lang w:eastAsia="zh-CN"/>
              </w:rPr>
            </w:pPr>
            <w:r w:rsidRPr="0006260B">
              <w:rPr>
                <w:rFonts w:cs="Arial"/>
                <w:sz w:val="16"/>
                <w:szCs w:val="16"/>
                <w:lang w:eastAsia="zh-CN"/>
              </w:rPr>
              <w:t>Other assumptions are not precluded</w:t>
            </w:r>
          </w:p>
          <w:p w14:paraId="256A587B" w14:textId="77777777" w:rsidR="00CB7FB8" w:rsidRPr="0006260B" w:rsidRDefault="00CB7FB8" w:rsidP="004D3980">
            <w:pPr>
              <w:pStyle w:val="TAL"/>
              <w:keepNext w:val="0"/>
              <w:rPr>
                <w:rFonts w:cs="Arial"/>
                <w:sz w:val="16"/>
                <w:szCs w:val="16"/>
                <w:lang w:eastAsia="zh-CN"/>
              </w:rPr>
            </w:pPr>
            <w:r w:rsidRPr="0006260B">
              <w:rPr>
                <w:rFonts w:cs="Arial"/>
                <w:sz w:val="16"/>
                <w:szCs w:val="16"/>
                <w:lang w:eastAsia="zh-CN"/>
              </w:rPr>
              <w:lastRenderedPageBreak/>
              <w:t> </w:t>
            </w:r>
          </w:p>
          <w:p w14:paraId="7BD11F67" w14:textId="77777777" w:rsidR="00CB7FB8" w:rsidRPr="0006260B" w:rsidRDefault="00CB7FB8" w:rsidP="004D3980">
            <w:pPr>
              <w:pStyle w:val="TAL"/>
              <w:keepNext w:val="0"/>
              <w:rPr>
                <w:rFonts w:cs="Arial"/>
                <w:sz w:val="16"/>
                <w:szCs w:val="16"/>
                <w:lang w:eastAsia="zh-CN"/>
              </w:rPr>
            </w:pPr>
            <w:r w:rsidRPr="0006260B">
              <w:rPr>
                <w:rFonts w:cs="Arial"/>
                <w:sz w:val="16"/>
                <w:szCs w:val="16"/>
                <w:lang w:eastAsia="zh-CN"/>
              </w:rPr>
              <w:t>Companies to explain TXRU weights mapping.</w:t>
            </w:r>
          </w:p>
          <w:p w14:paraId="20AE9F84" w14:textId="77777777" w:rsidR="00CB7FB8" w:rsidRPr="0006260B" w:rsidRDefault="00CB7FB8" w:rsidP="004D3980">
            <w:pPr>
              <w:pStyle w:val="TAL"/>
              <w:keepNext w:val="0"/>
              <w:rPr>
                <w:rFonts w:cs="Arial"/>
                <w:sz w:val="16"/>
                <w:szCs w:val="16"/>
                <w:lang w:eastAsia="zh-CN"/>
              </w:rPr>
            </w:pPr>
            <w:r w:rsidRPr="0006260B">
              <w:rPr>
                <w:rFonts w:cs="Arial"/>
                <w:sz w:val="16"/>
                <w:szCs w:val="16"/>
                <w:lang w:eastAsia="zh-CN"/>
              </w:rPr>
              <w:t>Companies to explain beam and panel selection.</w:t>
            </w:r>
          </w:p>
          <w:p w14:paraId="662A5069" w14:textId="77777777" w:rsidR="00CB7FB8" w:rsidRPr="0006260B" w:rsidRDefault="00CB7FB8" w:rsidP="004D3980">
            <w:pPr>
              <w:pStyle w:val="TAL"/>
              <w:keepNext w:val="0"/>
              <w:rPr>
                <w:rFonts w:cs="Arial"/>
                <w:sz w:val="16"/>
                <w:szCs w:val="16"/>
                <w:lang w:eastAsia="zh-CN"/>
              </w:rPr>
            </w:pPr>
            <w:r w:rsidRPr="0006260B">
              <w:rPr>
                <w:rFonts w:cs="Arial"/>
                <w:sz w:val="16"/>
                <w:szCs w:val="16"/>
                <w:lang w:eastAsia="zh-CN"/>
              </w:rPr>
              <w:t>Companies to explain number of UE beams</w:t>
            </w:r>
          </w:p>
        </w:tc>
      </w:tr>
      <w:tr w:rsidR="00CB7FB8" w:rsidRPr="0006260B" w14:paraId="13797F73" w14:textId="77777777" w:rsidTr="004D3980">
        <w:trPr>
          <w:trHeight w:val="20"/>
        </w:trPr>
        <w:tc>
          <w:tcPr>
            <w:tcW w:w="2690" w:type="dxa"/>
            <w:tcBorders>
              <w:top w:val="nil"/>
              <w:left w:val="single" w:sz="8" w:space="0" w:color="auto"/>
              <w:bottom w:val="single" w:sz="8" w:space="0" w:color="auto"/>
              <w:right w:val="single" w:sz="8" w:space="0" w:color="auto"/>
            </w:tcBorders>
            <w:tcMar>
              <w:top w:w="11" w:type="dxa"/>
              <w:left w:w="80" w:type="dxa"/>
              <w:bottom w:w="11" w:type="dxa"/>
              <w:right w:w="80" w:type="dxa"/>
            </w:tcMar>
            <w:vAlign w:val="center"/>
          </w:tcPr>
          <w:p w14:paraId="592C0D00" w14:textId="77777777" w:rsidR="00CB7FB8" w:rsidRPr="0006260B" w:rsidRDefault="00CB7FB8" w:rsidP="004D3980">
            <w:pPr>
              <w:pStyle w:val="TAL"/>
              <w:keepNext w:val="0"/>
              <w:rPr>
                <w:rFonts w:eastAsia="Malgun Gothic" w:cs="Arial"/>
                <w:sz w:val="16"/>
                <w:szCs w:val="16"/>
              </w:rPr>
            </w:pPr>
            <w:r w:rsidRPr="0006260B">
              <w:rPr>
                <w:rFonts w:cs="Arial"/>
                <w:sz w:val="16"/>
                <w:szCs w:val="16"/>
              </w:rPr>
              <w:lastRenderedPageBreak/>
              <w:t>UE antenna element radiation pattern</w:t>
            </w:r>
          </w:p>
        </w:tc>
        <w:tc>
          <w:tcPr>
            <w:tcW w:w="7653" w:type="dxa"/>
            <w:tcBorders>
              <w:top w:val="nil"/>
              <w:left w:val="nil"/>
              <w:bottom w:val="single" w:sz="8" w:space="0" w:color="auto"/>
              <w:right w:val="single" w:sz="8" w:space="0" w:color="auto"/>
            </w:tcBorders>
            <w:tcMar>
              <w:top w:w="11" w:type="dxa"/>
              <w:left w:w="80" w:type="dxa"/>
              <w:bottom w:w="11" w:type="dxa"/>
              <w:right w:w="80" w:type="dxa"/>
            </w:tcMar>
          </w:tcPr>
          <w:p w14:paraId="09FB946B" w14:textId="77777777" w:rsidR="00CB7FB8" w:rsidRPr="0006260B" w:rsidRDefault="00CB7FB8" w:rsidP="004D3980">
            <w:pPr>
              <w:pStyle w:val="TAL"/>
              <w:keepNext w:val="0"/>
              <w:rPr>
                <w:rFonts w:cs="Arial"/>
                <w:sz w:val="16"/>
                <w:szCs w:val="16"/>
              </w:rPr>
            </w:pPr>
            <w:r w:rsidRPr="0006260B">
              <w:rPr>
                <w:rFonts w:cs="Arial"/>
                <w:sz w:val="16"/>
                <w:szCs w:val="16"/>
                <w:lang w:eastAsia="zh-CN"/>
              </w:rPr>
              <w:t>Same</w:t>
            </w:r>
            <w:r w:rsidRPr="0006260B">
              <w:rPr>
                <w:rFonts w:cs="Arial"/>
                <w:sz w:val="16"/>
                <w:szCs w:val="16"/>
              </w:rPr>
              <w:t> </w:t>
            </w:r>
            <w:r w:rsidRPr="0006260B">
              <w:rPr>
                <w:rFonts w:cs="Arial"/>
                <w:sz w:val="16"/>
                <w:szCs w:val="16"/>
                <w:lang w:eastAsia="zh-CN"/>
              </w:rPr>
              <w:t>as</w:t>
            </w:r>
            <w:r w:rsidRPr="0006260B">
              <w:rPr>
                <w:rFonts w:cs="Arial"/>
                <w:sz w:val="16"/>
                <w:szCs w:val="16"/>
              </w:rPr>
              <w:t> </w:t>
            </w:r>
            <w:r w:rsidRPr="0006260B">
              <w:rPr>
                <w:rFonts w:cs="Arial"/>
                <w:sz w:val="16"/>
                <w:szCs w:val="16"/>
                <w:lang w:eastAsia="zh-CN"/>
              </w:rPr>
              <w:t>SLS</w:t>
            </w:r>
          </w:p>
        </w:tc>
      </w:tr>
      <w:tr w:rsidR="00CB7FB8" w:rsidRPr="0006260B" w14:paraId="719982E7" w14:textId="77777777" w:rsidTr="004D3980">
        <w:trPr>
          <w:trHeight w:val="20"/>
        </w:trPr>
        <w:tc>
          <w:tcPr>
            <w:tcW w:w="2690" w:type="dxa"/>
            <w:tcBorders>
              <w:top w:val="nil"/>
              <w:left w:val="single" w:sz="8" w:space="0" w:color="auto"/>
              <w:bottom w:val="single" w:sz="8" w:space="0" w:color="auto"/>
              <w:right w:val="single" w:sz="8" w:space="0" w:color="auto"/>
            </w:tcBorders>
            <w:tcMar>
              <w:top w:w="11" w:type="dxa"/>
              <w:left w:w="80" w:type="dxa"/>
              <w:bottom w:w="11" w:type="dxa"/>
              <w:right w:w="80" w:type="dxa"/>
            </w:tcMar>
            <w:vAlign w:val="center"/>
          </w:tcPr>
          <w:p w14:paraId="371B298F" w14:textId="77777777" w:rsidR="00CB7FB8" w:rsidRPr="0006260B" w:rsidRDefault="00CB7FB8" w:rsidP="004D3980">
            <w:pPr>
              <w:pStyle w:val="TAL"/>
              <w:keepNext w:val="0"/>
              <w:rPr>
                <w:rFonts w:cs="Arial"/>
                <w:sz w:val="16"/>
                <w:szCs w:val="16"/>
              </w:rPr>
            </w:pPr>
            <w:r w:rsidRPr="0006260B">
              <w:rPr>
                <w:rFonts w:cs="Arial"/>
                <w:color w:val="000000"/>
                <w:sz w:val="16"/>
                <w:szCs w:val="16"/>
              </w:rPr>
              <w:t>UE moving speed</w:t>
            </w:r>
          </w:p>
        </w:tc>
        <w:tc>
          <w:tcPr>
            <w:tcW w:w="7653" w:type="dxa"/>
            <w:tcBorders>
              <w:top w:val="nil"/>
              <w:left w:val="nil"/>
              <w:bottom w:val="single" w:sz="8" w:space="0" w:color="auto"/>
              <w:right w:val="single" w:sz="8" w:space="0" w:color="auto"/>
            </w:tcBorders>
            <w:tcMar>
              <w:top w:w="11" w:type="dxa"/>
              <w:left w:w="80" w:type="dxa"/>
              <w:bottom w:w="11" w:type="dxa"/>
              <w:right w:w="80" w:type="dxa"/>
            </w:tcMar>
            <w:vAlign w:val="center"/>
          </w:tcPr>
          <w:p w14:paraId="28161111" w14:textId="77777777" w:rsidR="00CB7FB8" w:rsidRPr="0006260B" w:rsidRDefault="00CB7FB8" w:rsidP="004D3980">
            <w:pPr>
              <w:pStyle w:val="TAL"/>
              <w:keepNext w:val="0"/>
              <w:rPr>
                <w:rFonts w:cs="Arial"/>
                <w:sz w:val="16"/>
                <w:szCs w:val="16"/>
              </w:rPr>
            </w:pPr>
            <w:r w:rsidRPr="0006260B">
              <w:rPr>
                <w:rFonts w:cs="Arial"/>
                <w:sz w:val="16"/>
                <w:szCs w:val="16"/>
              </w:rPr>
              <w:t>Same as SLS</w:t>
            </w:r>
          </w:p>
        </w:tc>
      </w:tr>
      <w:tr w:rsidR="00CB7FB8" w:rsidRPr="0006260B" w14:paraId="203FBEF5" w14:textId="77777777" w:rsidTr="004D3980">
        <w:trPr>
          <w:trHeight w:val="20"/>
        </w:trPr>
        <w:tc>
          <w:tcPr>
            <w:tcW w:w="2690" w:type="dxa"/>
            <w:tcBorders>
              <w:top w:val="nil"/>
              <w:left w:val="single" w:sz="8" w:space="0" w:color="auto"/>
              <w:bottom w:val="single" w:sz="8" w:space="0" w:color="auto"/>
              <w:right w:val="single" w:sz="8" w:space="0" w:color="auto"/>
            </w:tcBorders>
            <w:tcMar>
              <w:top w:w="11" w:type="dxa"/>
              <w:left w:w="80" w:type="dxa"/>
              <w:bottom w:w="11" w:type="dxa"/>
              <w:right w:w="80" w:type="dxa"/>
            </w:tcMar>
            <w:vAlign w:val="center"/>
          </w:tcPr>
          <w:p w14:paraId="293FCDEF" w14:textId="77777777" w:rsidR="00CB7FB8" w:rsidRPr="0006260B" w:rsidRDefault="00CB7FB8" w:rsidP="004D3980">
            <w:pPr>
              <w:pStyle w:val="TAL"/>
              <w:keepNext w:val="0"/>
              <w:rPr>
                <w:rFonts w:cs="Arial"/>
                <w:sz w:val="16"/>
                <w:szCs w:val="16"/>
              </w:rPr>
            </w:pPr>
            <w:r w:rsidRPr="0006260B">
              <w:rPr>
                <w:rFonts w:cs="Arial"/>
                <w:sz w:val="16"/>
                <w:szCs w:val="16"/>
              </w:rPr>
              <w:t>Raw data collection format</w:t>
            </w:r>
          </w:p>
        </w:tc>
        <w:tc>
          <w:tcPr>
            <w:tcW w:w="7653" w:type="dxa"/>
            <w:tcBorders>
              <w:top w:val="nil"/>
              <w:left w:val="nil"/>
              <w:bottom w:val="single" w:sz="8" w:space="0" w:color="auto"/>
              <w:right w:val="single" w:sz="8" w:space="0" w:color="auto"/>
            </w:tcBorders>
            <w:tcMar>
              <w:top w:w="11" w:type="dxa"/>
              <w:left w:w="80" w:type="dxa"/>
              <w:bottom w:w="11" w:type="dxa"/>
              <w:right w:w="80" w:type="dxa"/>
            </w:tcMar>
            <w:vAlign w:val="center"/>
          </w:tcPr>
          <w:p w14:paraId="0FCC009A" w14:textId="77777777" w:rsidR="00CB7FB8" w:rsidRPr="0006260B" w:rsidRDefault="00CB7FB8" w:rsidP="004D3980">
            <w:pPr>
              <w:pStyle w:val="TAL"/>
              <w:keepNext w:val="0"/>
              <w:rPr>
                <w:rFonts w:cs="Arial"/>
                <w:sz w:val="16"/>
                <w:szCs w:val="16"/>
              </w:rPr>
            </w:pPr>
            <w:r w:rsidRPr="0006260B">
              <w:rPr>
                <w:rFonts w:cs="Arial"/>
                <w:sz w:val="16"/>
                <w:szCs w:val="16"/>
              </w:rPr>
              <w:t xml:space="preserve">Depends on sub-use case and companies’ choice. </w:t>
            </w:r>
          </w:p>
        </w:tc>
      </w:tr>
    </w:tbl>
    <w:p w14:paraId="488D7A85" w14:textId="77777777" w:rsidR="00CB7FB8" w:rsidRDefault="00CB7FB8" w:rsidP="00CB7FB8">
      <w:pPr>
        <w:tabs>
          <w:tab w:val="left" w:pos="1710"/>
        </w:tabs>
      </w:pPr>
    </w:p>
    <w:p w14:paraId="54A3F4F1" w14:textId="77777777" w:rsidR="00CB7FB8" w:rsidRPr="00CB7FB8" w:rsidRDefault="00CB7FB8" w:rsidP="00124CED">
      <w:pPr>
        <w:rPr>
          <w:lang w:eastAsia="x-none"/>
        </w:rPr>
      </w:pPr>
    </w:p>
    <w:p w14:paraId="5792DE28" w14:textId="1D740244" w:rsidR="00A10CF9" w:rsidRDefault="00A10CF9" w:rsidP="00A10CF9">
      <w:pPr>
        <w:rPr>
          <w:lang w:eastAsia="x-none"/>
        </w:rPr>
      </w:pPr>
      <w:r w:rsidRPr="00D61BA3">
        <w:rPr>
          <w:b/>
          <w:bCs/>
          <w:lang w:eastAsia="x-none"/>
        </w:rPr>
        <w:t>Decision:</w:t>
      </w:r>
      <w:r>
        <w:rPr>
          <w:lang w:eastAsia="x-none"/>
        </w:rPr>
        <w:t xml:space="preserve"> As per email decision posted on May 25</w:t>
      </w:r>
      <w:r w:rsidRPr="00A10CF9">
        <w:rPr>
          <w:vertAlign w:val="superscript"/>
          <w:lang w:eastAsia="x-none"/>
        </w:rPr>
        <w:t>th</w:t>
      </w:r>
      <w:r>
        <w:rPr>
          <w:lang w:eastAsia="x-none"/>
        </w:rPr>
        <w:t>,</w:t>
      </w:r>
    </w:p>
    <w:p w14:paraId="48DBAF3B" w14:textId="77777777" w:rsidR="00A10CF9" w:rsidRPr="00A10CF9" w:rsidRDefault="00A10CF9" w:rsidP="00A10CF9">
      <w:pPr>
        <w:shd w:val="clear" w:color="auto" w:fill="FFFFFF"/>
        <w:jc w:val="both"/>
        <w:rPr>
          <w:rFonts w:ascii="Times New Roman" w:eastAsia="Microsoft YaHei UI" w:hAnsi="Times New Roman"/>
          <w:color w:val="000000"/>
          <w:szCs w:val="20"/>
          <w:highlight w:val="green"/>
          <w:lang w:val="en-US" w:eastAsia="zh-CN"/>
        </w:rPr>
      </w:pPr>
      <w:r w:rsidRPr="00A10CF9">
        <w:rPr>
          <w:rFonts w:ascii="Times New Roman" w:eastAsia="Microsoft YaHei UI" w:hAnsi="Times New Roman"/>
          <w:color w:val="000000"/>
          <w:szCs w:val="20"/>
          <w:highlight w:val="green"/>
          <w:lang w:val="en-US" w:eastAsia="zh-CN"/>
        </w:rPr>
        <w:t>Agreement</w:t>
      </w:r>
    </w:p>
    <w:p w14:paraId="2EDE3F54" w14:textId="77777777" w:rsidR="00A10CF9" w:rsidRPr="00A10CF9" w:rsidRDefault="00A10CF9" w:rsidP="00CF6E6D">
      <w:pPr>
        <w:pStyle w:val="ListParagraph"/>
        <w:numPr>
          <w:ilvl w:val="0"/>
          <w:numId w:val="517"/>
        </w:numPr>
        <w:rPr>
          <w:lang w:val="en-US" w:eastAsia="zh-CN"/>
        </w:rPr>
      </w:pPr>
      <w:r w:rsidRPr="00A10CF9">
        <w:rPr>
          <w:lang w:val="en-US" w:eastAsia="zh-CN"/>
        </w:rPr>
        <w:t>For UE trajectory model, UE orientation can be independent from UE moving trajectory model. FFS on the details. </w:t>
      </w:r>
    </w:p>
    <w:p w14:paraId="1F304BA4" w14:textId="77777777" w:rsidR="00A10CF9" w:rsidRPr="00A10CF9" w:rsidRDefault="00A10CF9" w:rsidP="00CF6E6D">
      <w:pPr>
        <w:pStyle w:val="ListParagraph"/>
        <w:numPr>
          <w:ilvl w:val="1"/>
          <w:numId w:val="517"/>
        </w:numPr>
        <w:rPr>
          <w:lang w:val="en-US" w:eastAsia="zh-CN"/>
        </w:rPr>
      </w:pPr>
      <w:r w:rsidRPr="00A10CF9">
        <w:rPr>
          <w:lang w:val="en-US" w:eastAsia="zh-CN"/>
        </w:rPr>
        <w:t>Other UE orientation model is not precluded.</w:t>
      </w:r>
    </w:p>
    <w:p w14:paraId="19E09396" w14:textId="77777777" w:rsidR="00A10CF9" w:rsidRPr="00A10CF9" w:rsidRDefault="00A10CF9" w:rsidP="00A10CF9">
      <w:pPr>
        <w:shd w:val="clear" w:color="auto" w:fill="FFFFFF"/>
        <w:jc w:val="both"/>
        <w:rPr>
          <w:rFonts w:ascii="Times New Roman" w:eastAsia="Microsoft YaHei UI" w:hAnsi="Times New Roman"/>
          <w:color w:val="000000"/>
          <w:szCs w:val="20"/>
          <w:highlight w:val="green"/>
          <w:lang w:val="en-US" w:eastAsia="zh-CN"/>
        </w:rPr>
      </w:pPr>
      <w:r w:rsidRPr="00A10CF9">
        <w:rPr>
          <w:rFonts w:ascii="Times New Roman" w:eastAsia="Microsoft YaHei UI" w:hAnsi="Times New Roman"/>
          <w:color w:val="000000"/>
          <w:szCs w:val="20"/>
          <w:highlight w:val="green"/>
          <w:lang w:val="en-US" w:eastAsia="zh-CN"/>
        </w:rPr>
        <w:t>Agreement</w:t>
      </w:r>
    </w:p>
    <w:p w14:paraId="578AAF7E" w14:textId="77777777" w:rsidR="00A10CF9" w:rsidRPr="00A10CF9" w:rsidRDefault="00A10CF9" w:rsidP="00CF6E6D">
      <w:pPr>
        <w:pStyle w:val="xmsonormal"/>
        <w:numPr>
          <w:ilvl w:val="0"/>
          <w:numId w:val="518"/>
        </w:numPr>
        <w:spacing w:before="0" w:beforeAutospacing="0" w:after="0" w:afterAutospacing="0"/>
        <w:jc w:val="both"/>
        <w:rPr>
          <w:rFonts w:ascii="Times New Roman" w:hAnsi="Times New Roman" w:cs="Times New Roman"/>
          <w:sz w:val="20"/>
          <w:szCs w:val="20"/>
        </w:rPr>
      </w:pPr>
      <w:r w:rsidRPr="00A10CF9">
        <w:rPr>
          <w:rFonts w:ascii="Times New Roman" w:hAnsi="Times New Roman" w:cs="Times New Roman"/>
          <w:sz w:val="20"/>
          <w:szCs w:val="20"/>
        </w:rPr>
        <w:t>Companies are encouraged to report</w:t>
      </w:r>
      <w:r w:rsidRPr="00A10CF9">
        <w:rPr>
          <w:rStyle w:val="xapple-converted-space"/>
          <w:rFonts w:ascii="Times New Roman" w:hAnsi="Times New Roman" w:cs="Times New Roman"/>
          <w:sz w:val="20"/>
          <w:szCs w:val="20"/>
        </w:rPr>
        <w:t> </w:t>
      </w:r>
      <w:r w:rsidRPr="00A10CF9">
        <w:rPr>
          <w:rFonts w:ascii="Times New Roman" w:hAnsi="Times New Roman" w:cs="Times New Roman"/>
          <w:sz w:val="20"/>
          <w:szCs w:val="20"/>
        </w:rPr>
        <w:t>the following aspects of AI/ML model</w:t>
      </w:r>
      <w:r w:rsidRPr="00A10CF9">
        <w:rPr>
          <w:rStyle w:val="xapple-converted-space"/>
          <w:rFonts w:ascii="Times New Roman" w:hAnsi="Times New Roman" w:cs="Times New Roman"/>
          <w:sz w:val="20"/>
          <w:szCs w:val="20"/>
        </w:rPr>
        <w:t> </w:t>
      </w:r>
      <w:r w:rsidRPr="00A10CF9">
        <w:rPr>
          <w:rFonts w:ascii="Times New Roman" w:hAnsi="Times New Roman" w:cs="Times New Roman"/>
          <w:sz w:val="20"/>
          <w:szCs w:val="20"/>
        </w:rPr>
        <w:t>in RAN 1 #110.</w:t>
      </w:r>
      <w:r w:rsidRPr="00A10CF9">
        <w:rPr>
          <w:rStyle w:val="xapple-converted-space"/>
          <w:rFonts w:ascii="Times New Roman" w:hAnsi="Times New Roman" w:cs="Times New Roman"/>
          <w:sz w:val="20"/>
          <w:szCs w:val="20"/>
        </w:rPr>
        <w:t> FFS </w:t>
      </w:r>
      <w:r w:rsidRPr="00A10CF9">
        <w:rPr>
          <w:rFonts w:ascii="Times New Roman" w:hAnsi="Times New Roman" w:cs="Times New Roman"/>
          <w:sz w:val="20"/>
          <w:szCs w:val="20"/>
        </w:rPr>
        <w:t>on whether some of aspects need be defined or reported.</w:t>
      </w:r>
    </w:p>
    <w:p w14:paraId="7E7B51FB" w14:textId="77777777" w:rsidR="00A10CF9" w:rsidRPr="00A10CF9" w:rsidRDefault="00A10CF9" w:rsidP="00CF6E6D">
      <w:pPr>
        <w:pStyle w:val="xmsonormal"/>
        <w:numPr>
          <w:ilvl w:val="1"/>
          <w:numId w:val="519"/>
        </w:numPr>
        <w:spacing w:before="0" w:beforeAutospacing="0" w:after="0" w:afterAutospacing="0"/>
        <w:jc w:val="both"/>
        <w:rPr>
          <w:rFonts w:ascii="Times New Roman" w:hAnsi="Times New Roman" w:cs="Times New Roman"/>
          <w:sz w:val="20"/>
          <w:szCs w:val="20"/>
        </w:rPr>
      </w:pPr>
      <w:r w:rsidRPr="00A10CF9">
        <w:rPr>
          <w:rFonts w:ascii="Times New Roman" w:hAnsi="Times New Roman" w:cs="Times New Roman"/>
          <w:sz w:val="20"/>
          <w:szCs w:val="20"/>
        </w:rPr>
        <w:t>Description of AI/ML model, e.g, NN architecture</w:t>
      </w:r>
      <w:r w:rsidRPr="00A10CF9">
        <w:rPr>
          <w:rStyle w:val="xapple-converted-space"/>
          <w:rFonts w:ascii="Times New Roman" w:hAnsi="Times New Roman" w:cs="Times New Roman"/>
          <w:sz w:val="20"/>
          <w:szCs w:val="20"/>
        </w:rPr>
        <w:t> </w:t>
      </w:r>
      <w:r w:rsidRPr="00A10CF9">
        <w:rPr>
          <w:rFonts w:ascii="Times New Roman" w:hAnsi="Times New Roman" w:cs="Times New Roman"/>
          <w:sz w:val="20"/>
          <w:szCs w:val="20"/>
        </w:rPr>
        <w:t>type</w:t>
      </w:r>
    </w:p>
    <w:p w14:paraId="5C0508E3" w14:textId="77777777" w:rsidR="00A10CF9" w:rsidRPr="00A10CF9" w:rsidRDefault="00A10CF9" w:rsidP="00CF6E6D">
      <w:pPr>
        <w:pStyle w:val="xmsonormal"/>
        <w:numPr>
          <w:ilvl w:val="1"/>
          <w:numId w:val="519"/>
        </w:numPr>
        <w:spacing w:before="0" w:beforeAutospacing="0" w:after="0" w:afterAutospacing="0"/>
        <w:jc w:val="both"/>
        <w:rPr>
          <w:rFonts w:ascii="Times New Roman" w:hAnsi="Times New Roman" w:cs="Times New Roman"/>
          <w:sz w:val="20"/>
          <w:szCs w:val="20"/>
        </w:rPr>
      </w:pPr>
      <w:r w:rsidRPr="00A10CF9">
        <w:rPr>
          <w:rFonts w:ascii="Times New Roman" w:hAnsi="Times New Roman" w:cs="Times New Roman"/>
          <w:sz w:val="20"/>
          <w:szCs w:val="20"/>
        </w:rPr>
        <w:t>Model inputs/outputs (per sub-use case)</w:t>
      </w:r>
    </w:p>
    <w:p w14:paraId="4832CC4C" w14:textId="77777777" w:rsidR="00A10CF9" w:rsidRPr="00A10CF9" w:rsidRDefault="00A10CF9" w:rsidP="00CF6E6D">
      <w:pPr>
        <w:pStyle w:val="xmsonormal"/>
        <w:numPr>
          <w:ilvl w:val="1"/>
          <w:numId w:val="519"/>
        </w:numPr>
        <w:spacing w:before="0" w:beforeAutospacing="0" w:after="0" w:afterAutospacing="0"/>
        <w:jc w:val="both"/>
        <w:rPr>
          <w:rFonts w:ascii="Times New Roman" w:hAnsi="Times New Roman" w:cs="Times New Roman"/>
          <w:sz w:val="20"/>
          <w:szCs w:val="20"/>
        </w:rPr>
      </w:pPr>
      <w:r w:rsidRPr="00A10CF9">
        <w:rPr>
          <w:rFonts w:ascii="Times New Roman" w:hAnsi="Times New Roman" w:cs="Times New Roman"/>
          <w:sz w:val="20"/>
          <w:szCs w:val="20"/>
        </w:rPr>
        <w:t>Training methodology, e.g.</w:t>
      </w:r>
    </w:p>
    <w:p w14:paraId="5FD465A9" w14:textId="77777777" w:rsidR="00A10CF9" w:rsidRPr="00A10CF9" w:rsidRDefault="00A10CF9" w:rsidP="00CF6E6D">
      <w:pPr>
        <w:pStyle w:val="xmsonormal"/>
        <w:numPr>
          <w:ilvl w:val="2"/>
          <w:numId w:val="520"/>
        </w:numPr>
        <w:spacing w:before="0" w:beforeAutospacing="0" w:after="0" w:afterAutospacing="0"/>
        <w:jc w:val="both"/>
        <w:rPr>
          <w:rFonts w:ascii="Times New Roman" w:hAnsi="Times New Roman" w:cs="Times New Roman"/>
          <w:sz w:val="20"/>
          <w:szCs w:val="20"/>
        </w:rPr>
      </w:pPr>
      <w:r w:rsidRPr="00A10CF9">
        <w:rPr>
          <w:rFonts w:ascii="Times New Roman" w:hAnsi="Times New Roman" w:cs="Times New Roman"/>
          <w:sz w:val="20"/>
          <w:szCs w:val="20"/>
        </w:rPr>
        <w:t>Loss function/optimization function</w:t>
      </w:r>
    </w:p>
    <w:p w14:paraId="724CED5E" w14:textId="77777777" w:rsidR="00A10CF9" w:rsidRPr="00A10CF9" w:rsidRDefault="00A10CF9" w:rsidP="00CF6E6D">
      <w:pPr>
        <w:pStyle w:val="xmsonormal"/>
        <w:numPr>
          <w:ilvl w:val="2"/>
          <w:numId w:val="520"/>
        </w:numPr>
        <w:spacing w:before="0" w:beforeAutospacing="0" w:after="0" w:afterAutospacing="0"/>
        <w:jc w:val="both"/>
        <w:rPr>
          <w:rFonts w:ascii="Times New Roman" w:hAnsi="Times New Roman" w:cs="Times New Roman"/>
          <w:sz w:val="20"/>
          <w:szCs w:val="20"/>
        </w:rPr>
      </w:pPr>
      <w:r w:rsidRPr="00A10CF9">
        <w:rPr>
          <w:rFonts w:ascii="Times New Roman" w:hAnsi="Times New Roman" w:cs="Times New Roman"/>
          <w:sz w:val="20"/>
          <w:szCs w:val="20"/>
        </w:rPr>
        <w:t>Training/ validity /testing dataset:</w:t>
      </w:r>
    </w:p>
    <w:p w14:paraId="0C3B1B59" w14:textId="77777777" w:rsidR="00A10CF9" w:rsidRPr="00A10CF9" w:rsidRDefault="00A10CF9" w:rsidP="00CF6E6D">
      <w:pPr>
        <w:pStyle w:val="xmsonormal"/>
        <w:numPr>
          <w:ilvl w:val="3"/>
          <w:numId w:val="521"/>
        </w:numPr>
        <w:spacing w:before="0" w:beforeAutospacing="0" w:after="0" w:afterAutospacing="0"/>
        <w:jc w:val="both"/>
        <w:rPr>
          <w:rFonts w:ascii="Times New Roman" w:hAnsi="Times New Roman" w:cs="Times New Roman"/>
          <w:sz w:val="20"/>
          <w:szCs w:val="20"/>
        </w:rPr>
      </w:pPr>
      <w:r w:rsidRPr="00A10CF9">
        <w:rPr>
          <w:rFonts w:ascii="Times New Roman" w:hAnsi="Times New Roman" w:cs="Times New Roman"/>
          <w:sz w:val="20"/>
          <w:szCs w:val="20"/>
        </w:rPr>
        <w:t>Dataset size, number of training/ validity /test samples</w:t>
      </w:r>
    </w:p>
    <w:p w14:paraId="5294E3E5" w14:textId="060D33E5" w:rsidR="00A10CF9" w:rsidRPr="00A10CF9" w:rsidRDefault="00A10CF9" w:rsidP="00CF6E6D">
      <w:pPr>
        <w:pStyle w:val="xmsonormal"/>
        <w:numPr>
          <w:ilvl w:val="3"/>
          <w:numId w:val="521"/>
        </w:numPr>
        <w:spacing w:before="0" w:beforeAutospacing="0" w:after="0" w:afterAutospacing="0"/>
        <w:jc w:val="both"/>
        <w:rPr>
          <w:rFonts w:ascii="Times New Roman" w:hAnsi="Times New Roman" w:cs="Times New Roman"/>
          <w:sz w:val="20"/>
          <w:szCs w:val="20"/>
        </w:rPr>
      </w:pPr>
      <w:r w:rsidRPr="00A10CF9">
        <w:rPr>
          <w:rFonts w:ascii="Times New Roman" w:hAnsi="Times New Roman" w:cs="Times New Roman"/>
          <w:sz w:val="20"/>
          <w:szCs w:val="20"/>
        </w:rPr>
        <w:t>Model validity area: e.g., whether model is trained for single sector or multiple sectors</w:t>
      </w:r>
    </w:p>
    <w:p w14:paraId="34F7BBBB" w14:textId="77777777" w:rsidR="00A10CF9" w:rsidRPr="00A10CF9" w:rsidRDefault="00A10CF9" w:rsidP="00CF6E6D">
      <w:pPr>
        <w:pStyle w:val="xmsonormal"/>
        <w:numPr>
          <w:ilvl w:val="3"/>
          <w:numId w:val="521"/>
        </w:numPr>
        <w:spacing w:before="0" w:beforeAutospacing="0" w:after="0" w:afterAutospacing="0"/>
        <w:jc w:val="both"/>
        <w:rPr>
          <w:rFonts w:ascii="Times New Roman" w:hAnsi="Times New Roman" w:cs="Times New Roman"/>
          <w:sz w:val="20"/>
          <w:szCs w:val="20"/>
        </w:rPr>
      </w:pPr>
      <w:r w:rsidRPr="00A10CF9">
        <w:rPr>
          <w:rFonts w:ascii="Times New Roman" w:hAnsi="Times New Roman" w:cs="Times New Roman"/>
          <w:sz w:val="20"/>
          <w:szCs w:val="20"/>
        </w:rPr>
        <w:t>Details on Model monitoring and model update, if applicable</w:t>
      </w:r>
    </w:p>
    <w:p w14:paraId="1EE9D239" w14:textId="77777777" w:rsidR="00A10CF9" w:rsidRPr="00A10CF9" w:rsidRDefault="00A10CF9" w:rsidP="00CF6E6D">
      <w:pPr>
        <w:pStyle w:val="xmsonormal"/>
        <w:numPr>
          <w:ilvl w:val="1"/>
          <w:numId w:val="522"/>
        </w:numPr>
        <w:spacing w:before="0" w:beforeAutospacing="0" w:after="0" w:afterAutospacing="0"/>
        <w:jc w:val="both"/>
        <w:rPr>
          <w:rFonts w:ascii="Times New Roman" w:hAnsi="Times New Roman" w:cs="Times New Roman"/>
          <w:sz w:val="20"/>
          <w:szCs w:val="20"/>
        </w:rPr>
      </w:pPr>
      <w:r w:rsidRPr="00A10CF9">
        <w:rPr>
          <w:rFonts w:ascii="Times New Roman" w:hAnsi="Times New Roman" w:cs="Times New Roman"/>
          <w:sz w:val="20"/>
          <w:szCs w:val="20"/>
        </w:rPr>
        <w:t>Others related aspects are not precluded</w:t>
      </w:r>
    </w:p>
    <w:p w14:paraId="2D711B4F" w14:textId="77777777" w:rsidR="00A10CF9" w:rsidRPr="00A10CF9" w:rsidRDefault="00A10CF9" w:rsidP="00A10CF9">
      <w:pPr>
        <w:rPr>
          <w:rFonts w:ascii="Times New Roman" w:eastAsia="Times New Roman" w:hAnsi="Times New Roman"/>
          <w:szCs w:val="20"/>
        </w:rPr>
      </w:pPr>
    </w:p>
    <w:p w14:paraId="67315ECB" w14:textId="77777777" w:rsidR="00A10CF9" w:rsidRPr="00A10CF9" w:rsidRDefault="00A10CF9" w:rsidP="00A10CF9">
      <w:pPr>
        <w:shd w:val="clear" w:color="auto" w:fill="FFFFFF"/>
        <w:jc w:val="both"/>
        <w:rPr>
          <w:rFonts w:ascii="Times New Roman" w:eastAsia="Microsoft YaHei UI" w:hAnsi="Times New Roman"/>
          <w:color w:val="000000"/>
          <w:szCs w:val="20"/>
          <w:highlight w:val="green"/>
          <w:lang w:val="en-US" w:eastAsia="zh-CN"/>
        </w:rPr>
      </w:pPr>
      <w:r w:rsidRPr="00A10CF9">
        <w:rPr>
          <w:rFonts w:ascii="Times New Roman" w:eastAsia="Microsoft YaHei UI" w:hAnsi="Times New Roman"/>
          <w:color w:val="000000"/>
          <w:szCs w:val="20"/>
          <w:highlight w:val="green"/>
          <w:lang w:val="en-US" w:eastAsia="zh-CN"/>
        </w:rPr>
        <w:t>Agreement</w:t>
      </w:r>
    </w:p>
    <w:p w14:paraId="6C0E7B51" w14:textId="77777777" w:rsidR="00A10CF9" w:rsidRPr="00A10CF9" w:rsidRDefault="00A10CF9" w:rsidP="00CF6E6D">
      <w:pPr>
        <w:pStyle w:val="ListParagraph"/>
        <w:widowControl w:val="0"/>
        <w:numPr>
          <w:ilvl w:val="0"/>
          <w:numId w:val="523"/>
        </w:numPr>
        <w:overflowPunct/>
        <w:autoSpaceDE/>
        <w:autoSpaceDN/>
        <w:adjustRightInd/>
        <w:spacing w:after="0"/>
        <w:jc w:val="both"/>
        <w:textAlignment w:val="auto"/>
      </w:pPr>
      <w:r w:rsidRPr="00A10CF9">
        <w:t>To evaluate the performance of AI/ML in beam management, further study the following KPI options:</w:t>
      </w:r>
    </w:p>
    <w:p w14:paraId="029DD002" w14:textId="77777777" w:rsidR="00A10CF9" w:rsidRPr="00A10CF9" w:rsidRDefault="00A10CF9" w:rsidP="00CF6E6D">
      <w:pPr>
        <w:pStyle w:val="ListParagraph"/>
        <w:widowControl w:val="0"/>
        <w:numPr>
          <w:ilvl w:val="1"/>
          <w:numId w:val="523"/>
        </w:numPr>
        <w:overflowPunct/>
        <w:autoSpaceDE/>
        <w:autoSpaceDN/>
        <w:adjustRightInd/>
        <w:spacing w:after="0"/>
        <w:jc w:val="both"/>
        <w:textAlignment w:val="auto"/>
      </w:pPr>
      <w:r w:rsidRPr="00A10CF9">
        <w:t>Beam prediction accuracy related KPIs, may include the following options:</w:t>
      </w:r>
    </w:p>
    <w:p w14:paraId="7B41A0AF" w14:textId="77777777" w:rsidR="00A10CF9" w:rsidRPr="00A10CF9" w:rsidRDefault="00A10CF9" w:rsidP="00CF6E6D">
      <w:pPr>
        <w:pStyle w:val="ListParagraph"/>
        <w:widowControl w:val="0"/>
        <w:numPr>
          <w:ilvl w:val="2"/>
          <w:numId w:val="523"/>
        </w:numPr>
        <w:overflowPunct/>
        <w:autoSpaceDE/>
        <w:autoSpaceDN/>
        <w:adjustRightInd/>
        <w:spacing w:after="0"/>
        <w:jc w:val="both"/>
        <w:textAlignment w:val="auto"/>
      </w:pPr>
      <w:r w:rsidRPr="00A10CF9">
        <w:t>Average L1-RSRP difference of Top-1 predicted beam</w:t>
      </w:r>
    </w:p>
    <w:p w14:paraId="1FBE501E" w14:textId="77777777" w:rsidR="00A10CF9" w:rsidRPr="00A10CF9" w:rsidRDefault="00A10CF9" w:rsidP="00CF6E6D">
      <w:pPr>
        <w:pStyle w:val="ListParagraph"/>
        <w:widowControl w:val="0"/>
        <w:numPr>
          <w:ilvl w:val="2"/>
          <w:numId w:val="523"/>
        </w:numPr>
        <w:overflowPunct/>
        <w:autoSpaceDE/>
        <w:autoSpaceDN/>
        <w:adjustRightInd/>
        <w:spacing w:after="0"/>
        <w:jc w:val="both"/>
        <w:textAlignment w:val="auto"/>
      </w:pPr>
      <w:r w:rsidRPr="00A10CF9">
        <w:t>Beam prediction accuracy (%) for Top-1 and/or Top-K beams, FFS the definition:</w:t>
      </w:r>
    </w:p>
    <w:p w14:paraId="631440B9" w14:textId="77777777" w:rsidR="00A10CF9" w:rsidRPr="00A10CF9" w:rsidRDefault="00A10CF9" w:rsidP="00CF6E6D">
      <w:pPr>
        <w:pStyle w:val="ListParagraph"/>
        <w:widowControl w:val="0"/>
        <w:numPr>
          <w:ilvl w:val="3"/>
          <w:numId w:val="523"/>
        </w:numPr>
        <w:overflowPunct/>
        <w:autoSpaceDE/>
        <w:autoSpaceDN/>
        <w:adjustRightInd/>
        <w:spacing w:after="0"/>
        <w:jc w:val="both"/>
        <w:textAlignment w:val="auto"/>
      </w:pPr>
      <w:r w:rsidRPr="00A10CF9">
        <w:t xml:space="preserve">Option 1: The beam prediction accuracy (%) is the percentage of “the Top-1 predicted beam is one of the Top-K </w:t>
      </w:r>
      <w:r w:rsidRPr="00A10CF9">
        <w:rPr>
          <w:lang w:eastAsia="ko-KR"/>
        </w:rPr>
        <w:t xml:space="preserve">genie-aided </w:t>
      </w:r>
      <w:r w:rsidRPr="00A10CF9">
        <w:t>beams”</w:t>
      </w:r>
    </w:p>
    <w:p w14:paraId="1B03F165" w14:textId="77777777" w:rsidR="00A10CF9" w:rsidRPr="00A10CF9" w:rsidRDefault="00A10CF9" w:rsidP="00CF6E6D">
      <w:pPr>
        <w:pStyle w:val="ListParagraph"/>
        <w:widowControl w:val="0"/>
        <w:numPr>
          <w:ilvl w:val="3"/>
          <w:numId w:val="523"/>
        </w:numPr>
        <w:overflowPunct/>
        <w:autoSpaceDE/>
        <w:autoSpaceDN/>
        <w:adjustRightInd/>
        <w:spacing w:after="0"/>
        <w:jc w:val="both"/>
        <w:textAlignment w:val="auto"/>
      </w:pPr>
      <w:r w:rsidRPr="00A10CF9">
        <w:t>Option 2: The beam prediction accuracy (%) is the percentage of “the Top-1 genie-aided beam is one of the Top-K predicted beams”</w:t>
      </w:r>
    </w:p>
    <w:p w14:paraId="015070A9" w14:textId="77777777" w:rsidR="00A10CF9" w:rsidRPr="00A10CF9" w:rsidRDefault="00A10CF9" w:rsidP="00A10CF9">
      <w:pPr>
        <w:rPr>
          <w:rFonts w:ascii="Times New Roman" w:hAnsi="Times New Roman"/>
          <w:szCs w:val="20"/>
        </w:rPr>
      </w:pPr>
    </w:p>
    <w:p w14:paraId="05FEA305" w14:textId="77777777" w:rsidR="00A10CF9" w:rsidRPr="00A10CF9" w:rsidRDefault="00A10CF9" w:rsidP="00CF6E6D">
      <w:pPr>
        <w:pStyle w:val="ListParagraph"/>
        <w:widowControl w:val="0"/>
        <w:numPr>
          <w:ilvl w:val="2"/>
          <w:numId w:val="523"/>
        </w:numPr>
        <w:overflowPunct/>
        <w:autoSpaceDE/>
        <w:autoSpaceDN/>
        <w:adjustRightInd/>
        <w:spacing w:after="0"/>
        <w:jc w:val="both"/>
        <w:textAlignment w:val="auto"/>
      </w:pPr>
      <w:r w:rsidRPr="00A10CF9">
        <w:t>CDF of L1-RSRP difference for Top-1 predicted beam</w:t>
      </w:r>
    </w:p>
    <w:p w14:paraId="14C09CF6" w14:textId="77777777" w:rsidR="00A10CF9" w:rsidRPr="00A10CF9" w:rsidRDefault="00A10CF9" w:rsidP="00CF6E6D">
      <w:pPr>
        <w:pStyle w:val="ListParagraph"/>
        <w:widowControl w:val="0"/>
        <w:numPr>
          <w:ilvl w:val="2"/>
          <w:numId w:val="523"/>
        </w:numPr>
        <w:overflowPunct/>
        <w:autoSpaceDE/>
        <w:autoSpaceDN/>
        <w:adjustRightInd/>
        <w:spacing w:after="0"/>
        <w:jc w:val="both"/>
        <w:textAlignment w:val="auto"/>
      </w:pPr>
      <w:r w:rsidRPr="00A10CF9">
        <w:t>Beam prediction accuracy (%) with 1dB margin for Top-1 beam</w:t>
      </w:r>
    </w:p>
    <w:p w14:paraId="3C52336F" w14:textId="77777777" w:rsidR="00A10CF9" w:rsidRPr="00A10CF9" w:rsidRDefault="00A10CF9" w:rsidP="00CF6E6D">
      <w:pPr>
        <w:pStyle w:val="ListParagraph"/>
        <w:widowControl w:val="0"/>
        <w:numPr>
          <w:ilvl w:val="3"/>
          <w:numId w:val="523"/>
        </w:numPr>
        <w:overflowPunct/>
        <w:autoSpaceDE/>
        <w:autoSpaceDN/>
        <w:adjustRightInd/>
        <w:spacing w:after="0"/>
        <w:jc w:val="both"/>
        <w:textAlignment w:val="auto"/>
      </w:pPr>
      <w:r w:rsidRPr="00A10CF9">
        <w:t xml:space="preserve">The beam prediction accuracy (%) with 1dB margin is the percentage of the Top-1 predicted beam “whose ideal L1-RSRP is within 1dB of the ideal L1-RSRP of the Top-1 genie-aided beam” </w:t>
      </w:r>
    </w:p>
    <w:p w14:paraId="388C0E62" w14:textId="77777777" w:rsidR="00A10CF9" w:rsidRPr="00A10CF9" w:rsidRDefault="00A10CF9" w:rsidP="00A10CF9">
      <w:pPr>
        <w:rPr>
          <w:rFonts w:ascii="Times New Roman" w:hAnsi="Times New Roman"/>
          <w:szCs w:val="20"/>
        </w:rPr>
      </w:pPr>
    </w:p>
    <w:p w14:paraId="7010A894" w14:textId="77777777" w:rsidR="00A10CF9" w:rsidRPr="00A10CF9" w:rsidRDefault="00A10CF9" w:rsidP="00CF6E6D">
      <w:pPr>
        <w:pStyle w:val="ListParagraph"/>
        <w:widowControl w:val="0"/>
        <w:numPr>
          <w:ilvl w:val="2"/>
          <w:numId w:val="523"/>
        </w:numPr>
        <w:overflowPunct/>
        <w:autoSpaceDE/>
        <w:autoSpaceDN/>
        <w:adjustRightInd/>
        <w:spacing w:after="0"/>
        <w:jc w:val="both"/>
        <w:textAlignment w:val="auto"/>
      </w:pPr>
      <w:r w:rsidRPr="00A10CF9">
        <w:t xml:space="preserve">the definition of L1-RSRP difference of Top-1 predicted beam: </w:t>
      </w:r>
    </w:p>
    <w:p w14:paraId="4A2033F2" w14:textId="77777777" w:rsidR="00A10CF9" w:rsidRPr="00A10CF9" w:rsidRDefault="00A10CF9" w:rsidP="00CF6E6D">
      <w:pPr>
        <w:pStyle w:val="ListParagraph"/>
        <w:widowControl w:val="0"/>
        <w:numPr>
          <w:ilvl w:val="3"/>
          <w:numId w:val="523"/>
        </w:numPr>
        <w:overflowPunct/>
        <w:autoSpaceDE/>
        <w:autoSpaceDN/>
        <w:adjustRightInd/>
        <w:spacing w:after="0"/>
        <w:jc w:val="both"/>
        <w:textAlignment w:val="auto"/>
      </w:pPr>
      <w:r w:rsidRPr="00A10CF9">
        <w:t>the difference between the ideal L1-RSRP of Top-1 predicted beam and the ideal L1-RSRP of the Top-1 genie-aided beam</w:t>
      </w:r>
    </w:p>
    <w:p w14:paraId="5075A042" w14:textId="77777777" w:rsidR="00A10CF9" w:rsidRPr="00A10CF9" w:rsidRDefault="00A10CF9" w:rsidP="00CF6E6D">
      <w:pPr>
        <w:pStyle w:val="ListParagraph"/>
        <w:widowControl w:val="0"/>
        <w:numPr>
          <w:ilvl w:val="2"/>
          <w:numId w:val="523"/>
        </w:numPr>
        <w:overflowPunct/>
        <w:autoSpaceDE/>
        <w:autoSpaceDN/>
        <w:adjustRightInd/>
        <w:spacing w:after="0"/>
        <w:jc w:val="both"/>
        <w:textAlignment w:val="auto"/>
      </w:pPr>
      <w:r w:rsidRPr="00A10CF9">
        <w:t xml:space="preserve">Other beam prediction accuracy related KPIs are not precluded and can be reported by companies. </w:t>
      </w:r>
    </w:p>
    <w:p w14:paraId="4B91D98B" w14:textId="77777777" w:rsidR="00A10CF9" w:rsidRPr="00A10CF9" w:rsidRDefault="00A10CF9" w:rsidP="00CF6E6D">
      <w:pPr>
        <w:pStyle w:val="ListParagraph"/>
        <w:widowControl w:val="0"/>
        <w:numPr>
          <w:ilvl w:val="1"/>
          <w:numId w:val="523"/>
        </w:numPr>
        <w:overflowPunct/>
        <w:autoSpaceDE/>
        <w:autoSpaceDN/>
        <w:adjustRightInd/>
        <w:spacing w:after="0"/>
        <w:jc w:val="both"/>
        <w:textAlignment w:val="auto"/>
        <w:rPr>
          <w:lang w:val="en-US" w:eastAsia="zh-CN"/>
        </w:rPr>
      </w:pPr>
      <w:r w:rsidRPr="00A10CF9">
        <w:t>System performance related KPIs, may include the following options:</w:t>
      </w:r>
    </w:p>
    <w:p w14:paraId="355393F8" w14:textId="77777777" w:rsidR="00A10CF9" w:rsidRPr="00A10CF9" w:rsidRDefault="00A10CF9" w:rsidP="00CF6E6D">
      <w:pPr>
        <w:pStyle w:val="ListParagraph"/>
        <w:widowControl w:val="0"/>
        <w:numPr>
          <w:ilvl w:val="2"/>
          <w:numId w:val="523"/>
        </w:numPr>
        <w:overflowPunct/>
        <w:autoSpaceDE/>
        <w:autoSpaceDN/>
        <w:adjustRightInd/>
        <w:spacing w:after="0"/>
        <w:jc w:val="both"/>
        <w:textAlignment w:val="auto"/>
      </w:pPr>
      <w:r w:rsidRPr="00A10CF9">
        <w:t>UE throughput: CDF of UE throughput, avg. and 5%ile UE throughput</w:t>
      </w:r>
    </w:p>
    <w:p w14:paraId="62606F34" w14:textId="77777777" w:rsidR="00A10CF9" w:rsidRPr="00A10CF9" w:rsidRDefault="00A10CF9" w:rsidP="00CF6E6D">
      <w:pPr>
        <w:pStyle w:val="ListParagraph"/>
        <w:widowControl w:val="0"/>
        <w:numPr>
          <w:ilvl w:val="2"/>
          <w:numId w:val="523"/>
        </w:numPr>
        <w:overflowPunct/>
        <w:autoSpaceDE/>
        <w:autoSpaceDN/>
        <w:adjustRightInd/>
        <w:spacing w:after="0"/>
        <w:jc w:val="both"/>
        <w:textAlignment w:val="auto"/>
      </w:pPr>
      <w:r w:rsidRPr="00A10CF9">
        <w:t>RS overhead reduction at least for spatial-domain beam prediction at least for top-1 beam:</w:t>
      </w:r>
    </w:p>
    <w:p w14:paraId="2896FD20" w14:textId="77777777" w:rsidR="00A10CF9" w:rsidRPr="00A10CF9" w:rsidRDefault="00A10CF9" w:rsidP="00CF6E6D">
      <w:pPr>
        <w:pStyle w:val="ListParagraph"/>
        <w:widowControl w:val="0"/>
        <w:numPr>
          <w:ilvl w:val="3"/>
          <w:numId w:val="523"/>
        </w:numPr>
        <w:overflowPunct/>
        <w:autoSpaceDE/>
        <w:autoSpaceDN/>
        <w:adjustRightInd/>
        <w:spacing w:after="0"/>
        <w:jc w:val="both"/>
        <w:textAlignment w:val="auto"/>
      </w:pPr>
      <w:r w:rsidRPr="00A10CF9">
        <w:t>1-N/M,</w:t>
      </w:r>
    </w:p>
    <w:p w14:paraId="4379894B" w14:textId="77777777" w:rsidR="00A10CF9" w:rsidRPr="00A10CF9" w:rsidRDefault="00A10CF9" w:rsidP="00CF6E6D">
      <w:pPr>
        <w:pStyle w:val="ListParagraph"/>
        <w:widowControl w:val="0"/>
        <w:numPr>
          <w:ilvl w:val="4"/>
          <w:numId w:val="523"/>
        </w:numPr>
        <w:overflowPunct/>
        <w:autoSpaceDE/>
        <w:autoSpaceDN/>
        <w:adjustRightInd/>
        <w:spacing w:after="0"/>
        <w:jc w:val="both"/>
        <w:textAlignment w:val="auto"/>
      </w:pPr>
      <w:r w:rsidRPr="00A10CF9">
        <w:t>where N is the number of beams (with reference signal (SSB and/or CSI-RS)) required for measurement</w:t>
      </w:r>
    </w:p>
    <w:p w14:paraId="2894E5D4" w14:textId="77777777" w:rsidR="00A10CF9" w:rsidRPr="00A10CF9" w:rsidRDefault="00A10CF9" w:rsidP="00CF6E6D">
      <w:pPr>
        <w:pStyle w:val="ListParagraph"/>
        <w:widowControl w:val="0"/>
        <w:numPr>
          <w:ilvl w:val="4"/>
          <w:numId w:val="523"/>
        </w:numPr>
        <w:overflowPunct/>
        <w:autoSpaceDE/>
        <w:autoSpaceDN/>
        <w:adjustRightInd/>
        <w:spacing w:after="0"/>
        <w:jc w:val="both"/>
        <w:textAlignment w:val="auto"/>
      </w:pPr>
      <w:r w:rsidRPr="00A10CF9">
        <w:t>where (FFS) M is the total number of beams</w:t>
      </w:r>
    </w:p>
    <w:p w14:paraId="7341B8D9" w14:textId="77777777" w:rsidR="00A10CF9" w:rsidRPr="00A10CF9" w:rsidRDefault="00A10CF9" w:rsidP="00CF6E6D">
      <w:pPr>
        <w:pStyle w:val="ListParagraph"/>
        <w:widowControl w:val="0"/>
        <w:numPr>
          <w:ilvl w:val="4"/>
          <w:numId w:val="523"/>
        </w:numPr>
        <w:overflowPunct/>
        <w:autoSpaceDE/>
        <w:autoSpaceDN/>
        <w:adjustRightInd/>
        <w:spacing w:after="0"/>
        <w:jc w:val="both"/>
        <w:textAlignment w:val="auto"/>
      </w:pPr>
      <w:r w:rsidRPr="00A10CF9">
        <w:t>Note: Non-AI/ML approach based on the measurement of these M beams may be used as a baseline</w:t>
      </w:r>
    </w:p>
    <w:p w14:paraId="3B5D5DEF" w14:textId="77777777" w:rsidR="00A10CF9" w:rsidRPr="00A10CF9" w:rsidRDefault="00A10CF9" w:rsidP="00CF6E6D">
      <w:pPr>
        <w:pStyle w:val="ListParagraph"/>
        <w:widowControl w:val="0"/>
        <w:numPr>
          <w:ilvl w:val="3"/>
          <w:numId w:val="523"/>
        </w:numPr>
        <w:overflowPunct/>
        <w:autoSpaceDE/>
        <w:autoSpaceDN/>
        <w:adjustRightInd/>
        <w:spacing w:after="0"/>
        <w:jc w:val="both"/>
        <w:textAlignment w:val="auto"/>
      </w:pPr>
      <w:r w:rsidRPr="00A10CF9">
        <w:t>FFS on whether to define a proper value for M for evaluation.</w:t>
      </w:r>
    </w:p>
    <w:p w14:paraId="07E97278" w14:textId="77777777" w:rsidR="00A10CF9" w:rsidRPr="00A10CF9" w:rsidRDefault="00A10CF9" w:rsidP="00CF6E6D">
      <w:pPr>
        <w:pStyle w:val="ListParagraph"/>
        <w:widowControl w:val="0"/>
        <w:numPr>
          <w:ilvl w:val="2"/>
          <w:numId w:val="523"/>
        </w:numPr>
        <w:overflowPunct/>
        <w:autoSpaceDE/>
        <w:autoSpaceDN/>
        <w:adjustRightInd/>
        <w:spacing w:after="0"/>
        <w:jc w:val="both"/>
        <w:textAlignment w:val="auto"/>
        <w:rPr>
          <w:lang w:val="en-US" w:eastAsia="zh-CN"/>
        </w:rPr>
      </w:pPr>
      <w:r w:rsidRPr="00A10CF9">
        <w:t>Other System performance related KPIs are not precluded and can be reported by companies.</w:t>
      </w:r>
    </w:p>
    <w:p w14:paraId="21D91480" w14:textId="6DDBC402" w:rsidR="00A10CF9" w:rsidRPr="00A10CF9" w:rsidRDefault="00A10CF9" w:rsidP="00CF6E6D">
      <w:pPr>
        <w:pStyle w:val="ListParagraph"/>
        <w:numPr>
          <w:ilvl w:val="1"/>
          <w:numId w:val="523"/>
        </w:numPr>
        <w:shd w:val="clear" w:color="auto" w:fill="FFFFFF"/>
        <w:jc w:val="both"/>
        <w:rPr>
          <w:lang w:val="en-US" w:eastAsia="zh-CN"/>
        </w:rPr>
      </w:pPr>
      <w:r w:rsidRPr="00A10CF9">
        <w:rPr>
          <w:lang w:val="en-US" w:eastAsia="zh-CN"/>
        </w:rPr>
        <w:t>Other KPIs are not precluded and can be reported by companies, for example:</w:t>
      </w:r>
    </w:p>
    <w:p w14:paraId="1FF4411A" w14:textId="161F2AD0" w:rsidR="00A10CF9" w:rsidRPr="00A10CF9" w:rsidRDefault="00A10CF9" w:rsidP="00CF6E6D">
      <w:pPr>
        <w:pStyle w:val="ListParagraph"/>
        <w:numPr>
          <w:ilvl w:val="2"/>
          <w:numId w:val="523"/>
        </w:numPr>
        <w:shd w:val="clear" w:color="auto" w:fill="FFFFFF"/>
        <w:jc w:val="both"/>
        <w:rPr>
          <w:lang w:val="en-US" w:eastAsia="zh-CN"/>
        </w:rPr>
      </w:pPr>
      <w:r w:rsidRPr="00A10CF9">
        <w:rPr>
          <w:lang w:val="en-US" w:eastAsia="zh-CN"/>
        </w:rPr>
        <w:t>Reporting overhead reduction: (FFS) The number of UCI report and UCI payload size, for temporal /spatial prediction</w:t>
      </w:r>
    </w:p>
    <w:p w14:paraId="78724AAC" w14:textId="7D19499D" w:rsidR="00A10CF9" w:rsidRPr="00A10CF9" w:rsidRDefault="00A10CF9" w:rsidP="00CF6E6D">
      <w:pPr>
        <w:pStyle w:val="ListParagraph"/>
        <w:numPr>
          <w:ilvl w:val="2"/>
          <w:numId w:val="523"/>
        </w:numPr>
        <w:shd w:val="clear" w:color="auto" w:fill="FFFFFF"/>
        <w:jc w:val="both"/>
        <w:rPr>
          <w:lang w:val="en-US" w:eastAsia="zh-CN"/>
        </w:rPr>
      </w:pPr>
      <w:r w:rsidRPr="00A10CF9">
        <w:rPr>
          <w:lang w:val="en-US" w:eastAsia="zh-CN"/>
        </w:rPr>
        <w:t>Latency reduction:</w:t>
      </w:r>
    </w:p>
    <w:p w14:paraId="53A7AC95" w14:textId="75250609" w:rsidR="00A10CF9" w:rsidRPr="00A10CF9" w:rsidRDefault="00A10CF9" w:rsidP="00CF6E6D">
      <w:pPr>
        <w:pStyle w:val="ListParagraph"/>
        <w:numPr>
          <w:ilvl w:val="3"/>
          <w:numId w:val="523"/>
        </w:numPr>
        <w:shd w:val="clear" w:color="auto" w:fill="FFFFFF"/>
        <w:jc w:val="both"/>
        <w:rPr>
          <w:lang w:val="en-US" w:eastAsia="zh-CN"/>
        </w:rPr>
      </w:pPr>
      <w:r w:rsidRPr="00A10CF9">
        <w:rPr>
          <w:lang w:val="en-US" w:eastAsia="zh-CN"/>
        </w:rPr>
        <w:lastRenderedPageBreak/>
        <w:t>(FFS) (1 – [Total transmission time of N beams] / [Total transmission time of M beams])</w:t>
      </w:r>
    </w:p>
    <w:p w14:paraId="6294B2F5" w14:textId="0E73A09A" w:rsidR="00A10CF9" w:rsidRPr="00A10CF9" w:rsidRDefault="00A10CF9" w:rsidP="00CF6E6D">
      <w:pPr>
        <w:pStyle w:val="ListParagraph"/>
        <w:numPr>
          <w:ilvl w:val="4"/>
          <w:numId w:val="523"/>
        </w:numPr>
        <w:shd w:val="clear" w:color="auto" w:fill="FFFFFF"/>
        <w:jc w:val="both"/>
        <w:rPr>
          <w:lang w:val="en-US" w:eastAsia="zh-CN"/>
        </w:rPr>
      </w:pPr>
      <w:r w:rsidRPr="00A10CF9">
        <w:rPr>
          <w:lang w:val="en-US" w:eastAsia="zh-CN"/>
        </w:rPr>
        <w:t>where N is the number of beams (with reference signal (SSB and/or CSI-RS)) in the input beam set required for measurement</w:t>
      </w:r>
    </w:p>
    <w:p w14:paraId="7DA2513E" w14:textId="069BF840" w:rsidR="00A10CF9" w:rsidRPr="00A10CF9" w:rsidRDefault="00A10CF9" w:rsidP="00CF6E6D">
      <w:pPr>
        <w:pStyle w:val="ListParagraph"/>
        <w:numPr>
          <w:ilvl w:val="4"/>
          <w:numId w:val="523"/>
        </w:numPr>
        <w:shd w:val="clear" w:color="auto" w:fill="FFFFFF"/>
        <w:jc w:val="both"/>
        <w:rPr>
          <w:lang w:val="en-US" w:eastAsia="zh-CN"/>
        </w:rPr>
      </w:pPr>
      <w:r w:rsidRPr="00A10CF9">
        <w:rPr>
          <w:lang w:val="en-US" w:eastAsia="zh-CN"/>
        </w:rPr>
        <w:t>where M is the total number of beams</w:t>
      </w:r>
    </w:p>
    <w:p w14:paraId="5713BB79" w14:textId="047498C1" w:rsidR="00A10CF9" w:rsidRPr="00A10CF9" w:rsidRDefault="00A10CF9" w:rsidP="00CF6E6D">
      <w:pPr>
        <w:pStyle w:val="ListParagraph"/>
        <w:numPr>
          <w:ilvl w:val="2"/>
          <w:numId w:val="523"/>
        </w:numPr>
        <w:shd w:val="clear" w:color="auto" w:fill="FFFFFF"/>
        <w:jc w:val="both"/>
        <w:rPr>
          <w:lang w:val="en-US" w:eastAsia="zh-CN"/>
        </w:rPr>
      </w:pPr>
      <w:r w:rsidRPr="00A10CF9">
        <w:rPr>
          <w:lang w:val="en-US" w:eastAsia="zh-CN"/>
        </w:rPr>
        <w:t>Power consumption reduction: FFS on details</w:t>
      </w:r>
    </w:p>
    <w:p w14:paraId="2B0BE5DA" w14:textId="77777777" w:rsidR="00A10CF9" w:rsidRPr="00296C36" w:rsidRDefault="00A10CF9" w:rsidP="00A10CF9">
      <w:pPr>
        <w:tabs>
          <w:tab w:val="left" w:pos="1710"/>
        </w:tabs>
        <w:rPr>
          <w:lang w:val="en-US"/>
        </w:rPr>
      </w:pPr>
    </w:p>
    <w:p w14:paraId="5FC00AE2" w14:textId="15C40F30" w:rsidR="00D61BA3" w:rsidRPr="004910AC" w:rsidRDefault="00D61BA3" w:rsidP="00124CED">
      <w:pPr>
        <w:rPr>
          <w:lang w:eastAsia="x-none"/>
        </w:rPr>
      </w:pPr>
      <w:r>
        <w:rPr>
          <w:lang w:eastAsia="x-none"/>
        </w:rPr>
        <w:t>Final summary in</w:t>
      </w:r>
      <w:r w:rsidR="00A10CF9">
        <w:rPr>
          <w:lang w:eastAsia="x-none"/>
        </w:rPr>
        <w:t xml:space="preserve"> </w:t>
      </w:r>
      <w:hyperlink r:id="rId1913" w:history="1">
        <w:r w:rsidR="000B5C49">
          <w:rPr>
            <w:rStyle w:val="Hyperlink"/>
            <w:lang w:eastAsia="x-none"/>
          </w:rPr>
          <w:t>R1-2205641</w:t>
        </w:r>
      </w:hyperlink>
      <w:r w:rsidR="00A10CF9">
        <w:rPr>
          <w:lang w:eastAsia="x-none"/>
        </w:rPr>
        <w:t>.</w:t>
      </w:r>
    </w:p>
    <w:p w14:paraId="2D497E68" w14:textId="77777777" w:rsidR="008F4B8C" w:rsidRDefault="008F4B8C" w:rsidP="00E03A15">
      <w:pPr>
        <w:pStyle w:val="Heading4"/>
      </w:pPr>
      <w:bookmarkStart w:id="287" w:name="_Toc101357053"/>
      <w:bookmarkStart w:id="288" w:name="_Toc105521391"/>
      <w:r>
        <w:t>Other aspects on AI/ML for beam management</w:t>
      </w:r>
      <w:bookmarkEnd w:id="287"/>
      <w:bookmarkEnd w:id="288"/>
    </w:p>
    <w:p w14:paraId="77831FF7" w14:textId="5C62B2F0" w:rsidR="008F4B8C" w:rsidRDefault="008F4B8C" w:rsidP="008F4B8C">
      <w:pPr>
        <w:rPr>
          <w:i/>
          <w:iCs/>
          <w:color w:val="000000"/>
          <w:szCs w:val="20"/>
          <w:lang w:eastAsia="x-none"/>
        </w:rPr>
      </w:pPr>
      <w:r>
        <w:rPr>
          <w:i/>
          <w:iCs/>
          <w:color w:val="000000"/>
          <w:szCs w:val="20"/>
          <w:lang w:eastAsia="x-none"/>
        </w:rPr>
        <w:t>Including </w:t>
      </w:r>
      <w:r>
        <w:rPr>
          <w:i/>
          <w:iCs/>
          <w:color w:val="000000"/>
          <w:szCs w:val="20"/>
          <w:shd w:val="clear" w:color="auto" w:fill="FFFFFF"/>
          <w:lang w:eastAsia="x-none"/>
        </w:rPr>
        <w:t>finalization of representative sub use cases (by RAN1#111) and</w:t>
      </w:r>
      <w:r>
        <w:rPr>
          <w:i/>
          <w:iCs/>
          <w:color w:val="000000"/>
          <w:szCs w:val="20"/>
          <w:lang w:eastAsia="x-none"/>
        </w:rPr>
        <w:t xml:space="preserve"> discussions on potential specification impact.</w:t>
      </w:r>
    </w:p>
    <w:p w14:paraId="517792A1" w14:textId="77777777" w:rsidR="00E03A15" w:rsidRDefault="00E03A15" w:rsidP="00E03A15"/>
    <w:p w14:paraId="7C6E2BCE" w14:textId="362C3C6A" w:rsidR="008F4B8C" w:rsidRPr="00B93DA4" w:rsidRDefault="001B5688" w:rsidP="008F4B8C">
      <w:pPr>
        <w:rPr>
          <w:lang w:eastAsia="x-none"/>
        </w:rPr>
      </w:pPr>
      <w:hyperlink r:id="rId1914" w:history="1">
        <w:r w:rsidR="000B5C49">
          <w:rPr>
            <w:rStyle w:val="Hyperlink"/>
            <w:lang w:eastAsia="x-none"/>
          </w:rPr>
          <w:t>R1-2203143</w:t>
        </w:r>
      </w:hyperlink>
      <w:r w:rsidR="008F4B8C" w:rsidRPr="00B93DA4">
        <w:rPr>
          <w:lang w:eastAsia="x-none"/>
        </w:rPr>
        <w:tab/>
        <w:t>Discussion on AI/ML for beam management</w:t>
      </w:r>
      <w:r w:rsidR="008F4B8C" w:rsidRPr="00B93DA4">
        <w:rPr>
          <w:lang w:eastAsia="x-none"/>
        </w:rPr>
        <w:tab/>
        <w:t>Huawei, HiSilicon</w:t>
      </w:r>
    </w:p>
    <w:p w14:paraId="29937F63" w14:textId="4B405DEA" w:rsidR="008F4B8C" w:rsidRPr="00B93DA4" w:rsidRDefault="001B5688" w:rsidP="008F4B8C">
      <w:pPr>
        <w:rPr>
          <w:lang w:eastAsia="x-none"/>
        </w:rPr>
      </w:pPr>
      <w:hyperlink r:id="rId1915" w:history="1">
        <w:r w:rsidR="000B5C49">
          <w:rPr>
            <w:rStyle w:val="Hyperlink"/>
            <w:lang w:eastAsia="x-none"/>
          </w:rPr>
          <w:t>R1-2203251</w:t>
        </w:r>
      </w:hyperlink>
      <w:r w:rsidR="008F4B8C" w:rsidRPr="00B93DA4">
        <w:rPr>
          <w:lang w:eastAsia="x-none"/>
        </w:rPr>
        <w:tab/>
        <w:t>Discussion on potential enhancements for AI/ML based beam management</w:t>
      </w:r>
      <w:r w:rsidR="008F4B8C" w:rsidRPr="00B93DA4">
        <w:rPr>
          <w:lang w:eastAsia="x-none"/>
        </w:rPr>
        <w:tab/>
        <w:t>ZTE</w:t>
      </w:r>
    </w:p>
    <w:p w14:paraId="1A8AD50E" w14:textId="6107C6F2" w:rsidR="008F4B8C" w:rsidRPr="00B93DA4" w:rsidRDefault="001B5688" w:rsidP="008F4B8C">
      <w:pPr>
        <w:rPr>
          <w:lang w:eastAsia="x-none"/>
        </w:rPr>
      </w:pPr>
      <w:hyperlink r:id="rId1916" w:history="1">
        <w:r w:rsidR="000B5C49">
          <w:rPr>
            <w:rStyle w:val="Hyperlink"/>
            <w:lang w:eastAsia="x-none"/>
          </w:rPr>
          <w:t>R1-2203284</w:t>
        </w:r>
      </w:hyperlink>
      <w:r w:rsidR="008F4B8C" w:rsidRPr="00B93DA4">
        <w:rPr>
          <w:lang w:eastAsia="x-none"/>
        </w:rPr>
        <w:tab/>
        <w:t>Discussions on AI-BM</w:t>
      </w:r>
      <w:r w:rsidR="008F4B8C" w:rsidRPr="00B93DA4">
        <w:rPr>
          <w:lang w:eastAsia="x-none"/>
        </w:rPr>
        <w:tab/>
        <w:t>Ericsson</w:t>
      </w:r>
    </w:p>
    <w:p w14:paraId="5B1C36A0" w14:textId="7E52D72C" w:rsidR="008F4B8C" w:rsidRPr="00B93DA4" w:rsidRDefault="001B5688" w:rsidP="008F4B8C">
      <w:pPr>
        <w:rPr>
          <w:lang w:eastAsia="x-none"/>
        </w:rPr>
      </w:pPr>
      <w:hyperlink r:id="rId1917" w:history="1">
        <w:r w:rsidR="000B5C49">
          <w:rPr>
            <w:rStyle w:val="Hyperlink"/>
            <w:lang w:eastAsia="x-none"/>
          </w:rPr>
          <w:t>R1-2203375</w:t>
        </w:r>
      </w:hyperlink>
      <w:r w:rsidR="008F4B8C" w:rsidRPr="00B93DA4">
        <w:rPr>
          <w:lang w:eastAsia="x-none"/>
        </w:rPr>
        <w:tab/>
        <w:t>Discussion for other aspects on AI/ML for beam management</w:t>
      </w:r>
      <w:r w:rsidR="008F4B8C" w:rsidRPr="00B93DA4">
        <w:rPr>
          <w:lang w:eastAsia="x-none"/>
        </w:rPr>
        <w:tab/>
        <w:t>InterDigital, Inc.</w:t>
      </w:r>
    </w:p>
    <w:p w14:paraId="64688F56" w14:textId="133E6727" w:rsidR="008F4B8C" w:rsidRPr="00B93DA4" w:rsidRDefault="001B5688" w:rsidP="008F4B8C">
      <w:pPr>
        <w:rPr>
          <w:lang w:eastAsia="x-none"/>
        </w:rPr>
      </w:pPr>
      <w:hyperlink r:id="rId1918" w:history="1">
        <w:r w:rsidR="000B5C49">
          <w:rPr>
            <w:rStyle w:val="Hyperlink"/>
            <w:lang w:eastAsia="x-none"/>
          </w:rPr>
          <w:t>R1-2203454</w:t>
        </w:r>
      </w:hyperlink>
      <w:r w:rsidR="008F4B8C" w:rsidRPr="00B93DA4">
        <w:rPr>
          <w:lang w:eastAsia="x-none"/>
        </w:rPr>
        <w:tab/>
        <w:t>Discussion on other aspects on AI/ML for beam management</w:t>
      </w:r>
      <w:r w:rsidR="008F4B8C" w:rsidRPr="00B93DA4">
        <w:rPr>
          <w:lang w:eastAsia="x-none"/>
        </w:rPr>
        <w:tab/>
        <w:t>CATT</w:t>
      </w:r>
    </w:p>
    <w:p w14:paraId="1A4FAFB6" w14:textId="275D81D1" w:rsidR="008F4B8C" w:rsidRPr="00B93DA4" w:rsidRDefault="001B5688" w:rsidP="008F4B8C">
      <w:pPr>
        <w:rPr>
          <w:lang w:eastAsia="x-none"/>
        </w:rPr>
      </w:pPr>
      <w:hyperlink r:id="rId1919" w:history="1">
        <w:r w:rsidR="000B5C49">
          <w:rPr>
            <w:rStyle w:val="Hyperlink"/>
            <w:lang w:eastAsia="x-none"/>
          </w:rPr>
          <w:t>R1-2203553</w:t>
        </w:r>
      </w:hyperlink>
      <w:r w:rsidR="008F4B8C" w:rsidRPr="00B93DA4">
        <w:rPr>
          <w:lang w:eastAsia="x-none"/>
        </w:rPr>
        <w:tab/>
        <w:t>Other aspects on AI/ML for beam management</w:t>
      </w:r>
      <w:r w:rsidR="008F4B8C" w:rsidRPr="00B93DA4">
        <w:rPr>
          <w:lang w:eastAsia="x-none"/>
        </w:rPr>
        <w:tab/>
        <w:t>vivo</w:t>
      </w:r>
    </w:p>
    <w:p w14:paraId="7E1487F2" w14:textId="6E304D22" w:rsidR="008F4B8C" w:rsidRPr="00B93DA4" w:rsidRDefault="001B5688" w:rsidP="008F4B8C">
      <w:pPr>
        <w:rPr>
          <w:lang w:eastAsia="x-none"/>
        </w:rPr>
      </w:pPr>
      <w:hyperlink r:id="rId1920" w:history="1">
        <w:r w:rsidR="000B5C49">
          <w:rPr>
            <w:rStyle w:val="Hyperlink"/>
            <w:lang w:eastAsia="x-none"/>
          </w:rPr>
          <w:t>R1-2203691</w:t>
        </w:r>
      </w:hyperlink>
      <w:r w:rsidR="008F4B8C" w:rsidRPr="00B93DA4">
        <w:rPr>
          <w:lang w:eastAsia="x-none"/>
        </w:rPr>
        <w:tab/>
        <w:t>Discussion on other aspects on AI/ML for beam management</w:t>
      </w:r>
      <w:r w:rsidR="008F4B8C" w:rsidRPr="00B93DA4">
        <w:rPr>
          <w:lang w:eastAsia="x-none"/>
        </w:rPr>
        <w:tab/>
        <w:t>NEC</w:t>
      </w:r>
    </w:p>
    <w:p w14:paraId="74B03CE8" w14:textId="16CD7DD1" w:rsidR="008F4B8C" w:rsidRPr="00B93DA4" w:rsidRDefault="001B5688" w:rsidP="008F4B8C">
      <w:pPr>
        <w:rPr>
          <w:lang w:eastAsia="x-none"/>
        </w:rPr>
      </w:pPr>
      <w:hyperlink r:id="rId1921" w:history="1">
        <w:r w:rsidR="000B5C49">
          <w:rPr>
            <w:rStyle w:val="Hyperlink"/>
            <w:lang w:eastAsia="x-none"/>
          </w:rPr>
          <w:t>R1-2203730</w:t>
        </w:r>
      </w:hyperlink>
      <w:r w:rsidR="008F4B8C" w:rsidRPr="00B93DA4">
        <w:rPr>
          <w:lang w:eastAsia="x-none"/>
        </w:rPr>
        <w:tab/>
        <w:t>Consideration on AI/ML for beam management</w:t>
      </w:r>
      <w:r w:rsidR="008F4B8C" w:rsidRPr="00B93DA4">
        <w:rPr>
          <w:lang w:eastAsia="x-none"/>
        </w:rPr>
        <w:tab/>
        <w:t>Sony</w:t>
      </w:r>
    </w:p>
    <w:p w14:paraId="281D8300" w14:textId="1F6F9713" w:rsidR="008F4B8C" w:rsidRPr="00B93DA4" w:rsidRDefault="001B5688" w:rsidP="008F4B8C">
      <w:pPr>
        <w:rPr>
          <w:lang w:eastAsia="x-none"/>
        </w:rPr>
      </w:pPr>
      <w:hyperlink r:id="rId1922" w:history="1">
        <w:r w:rsidR="000B5C49">
          <w:rPr>
            <w:rStyle w:val="Hyperlink"/>
            <w:lang w:eastAsia="x-none"/>
          </w:rPr>
          <w:t>R1-2203811</w:t>
        </w:r>
      </w:hyperlink>
      <w:r w:rsidR="008F4B8C" w:rsidRPr="00B93DA4">
        <w:rPr>
          <w:lang w:eastAsia="x-none"/>
        </w:rPr>
        <w:tab/>
        <w:t>Other aspects on AI/ML for beam management</w:t>
      </w:r>
      <w:r w:rsidR="008F4B8C" w:rsidRPr="00B93DA4">
        <w:rPr>
          <w:lang w:eastAsia="x-none"/>
        </w:rPr>
        <w:tab/>
        <w:t>xiaomi</w:t>
      </w:r>
    </w:p>
    <w:p w14:paraId="0F374E13" w14:textId="2A2F501D" w:rsidR="008F4B8C" w:rsidRPr="00B93DA4" w:rsidRDefault="001B5688" w:rsidP="008F4B8C">
      <w:pPr>
        <w:rPr>
          <w:lang w:eastAsia="x-none"/>
        </w:rPr>
      </w:pPr>
      <w:hyperlink r:id="rId1923" w:history="1">
        <w:r w:rsidR="000B5C49">
          <w:rPr>
            <w:rStyle w:val="Hyperlink"/>
            <w:lang w:eastAsia="x-none"/>
          </w:rPr>
          <w:t>R1-2203900</w:t>
        </w:r>
      </w:hyperlink>
      <w:r w:rsidR="008F4B8C" w:rsidRPr="00B93DA4">
        <w:rPr>
          <w:lang w:eastAsia="x-none"/>
        </w:rPr>
        <w:tab/>
        <w:t>Representative sub use cases for beam management</w:t>
      </w:r>
      <w:r w:rsidR="008F4B8C" w:rsidRPr="00B93DA4">
        <w:rPr>
          <w:lang w:eastAsia="x-none"/>
        </w:rPr>
        <w:tab/>
        <w:t>Samsung</w:t>
      </w:r>
    </w:p>
    <w:p w14:paraId="57BAF5C9" w14:textId="69427953" w:rsidR="008F4B8C" w:rsidRPr="00B93DA4" w:rsidRDefault="001B5688" w:rsidP="008F4B8C">
      <w:pPr>
        <w:rPr>
          <w:lang w:eastAsia="x-none"/>
        </w:rPr>
      </w:pPr>
      <w:hyperlink r:id="rId1924" w:history="1">
        <w:r w:rsidR="000B5C49">
          <w:rPr>
            <w:rStyle w:val="Hyperlink"/>
            <w:lang w:eastAsia="x-none"/>
          </w:rPr>
          <w:t>R1-2204018</w:t>
        </w:r>
      </w:hyperlink>
      <w:r w:rsidR="008F4B8C" w:rsidRPr="00B93DA4">
        <w:rPr>
          <w:lang w:eastAsia="x-none"/>
        </w:rPr>
        <w:tab/>
        <w:t>Other aspects of AI/ML for beam management</w:t>
      </w:r>
      <w:r w:rsidR="008F4B8C" w:rsidRPr="00B93DA4">
        <w:rPr>
          <w:lang w:eastAsia="x-none"/>
        </w:rPr>
        <w:tab/>
        <w:t>OPPO</w:t>
      </w:r>
    </w:p>
    <w:p w14:paraId="3A73F36A" w14:textId="03643B92" w:rsidR="008F4B8C" w:rsidRPr="00B93DA4" w:rsidRDefault="001B5688" w:rsidP="008F4B8C">
      <w:pPr>
        <w:rPr>
          <w:lang w:eastAsia="x-none"/>
        </w:rPr>
      </w:pPr>
      <w:hyperlink r:id="rId1925" w:history="1">
        <w:r w:rsidR="000B5C49">
          <w:rPr>
            <w:rStyle w:val="Hyperlink"/>
            <w:lang w:eastAsia="x-none"/>
          </w:rPr>
          <w:t>R1-2204060</w:t>
        </w:r>
      </w:hyperlink>
      <w:r w:rsidR="008F4B8C" w:rsidRPr="00B93DA4">
        <w:rPr>
          <w:lang w:eastAsia="x-none"/>
        </w:rPr>
        <w:tab/>
        <w:t>Beam management with AI/ML</w:t>
      </w:r>
      <w:r w:rsidR="008F4B8C" w:rsidRPr="00B93DA4">
        <w:rPr>
          <w:lang w:eastAsia="x-none"/>
        </w:rPr>
        <w:tab/>
        <w:t>Beijing Jiaotong University</w:t>
      </w:r>
    </w:p>
    <w:p w14:paraId="0D4E09B8" w14:textId="0A3797EC" w:rsidR="008F4B8C" w:rsidRPr="00B93DA4" w:rsidRDefault="001B5688" w:rsidP="008F4B8C">
      <w:pPr>
        <w:rPr>
          <w:lang w:eastAsia="x-none"/>
        </w:rPr>
      </w:pPr>
      <w:hyperlink r:id="rId1926" w:history="1">
        <w:r w:rsidR="000B5C49">
          <w:rPr>
            <w:rStyle w:val="Hyperlink"/>
            <w:lang w:eastAsia="x-none"/>
          </w:rPr>
          <w:t>R1-2204078</w:t>
        </w:r>
      </w:hyperlink>
      <w:r w:rsidR="008F4B8C" w:rsidRPr="00B93DA4">
        <w:rPr>
          <w:lang w:eastAsia="x-none"/>
        </w:rPr>
        <w:tab/>
        <w:t>Discussion on sub use cases of beam management</w:t>
      </w:r>
      <w:r w:rsidR="008F4B8C" w:rsidRPr="00B93DA4">
        <w:rPr>
          <w:lang w:eastAsia="x-none"/>
        </w:rPr>
        <w:tab/>
        <w:t>Panasonic</w:t>
      </w:r>
    </w:p>
    <w:p w14:paraId="05D79404" w14:textId="1AAED83C" w:rsidR="008F4B8C" w:rsidRPr="00B93DA4" w:rsidRDefault="001B5688" w:rsidP="008F4B8C">
      <w:pPr>
        <w:rPr>
          <w:lang w:eastAsia="x-none"/>
        </w:rPr>
      </w:pPr>
      <w:hyperlink r:id="rId1927" w:history="1">
        <w:r w:rsidR="000B5C49">
          <w:rPr>
            <w:rStyle w:val="Hyperlink"/>
            <w:lang w:eastAsia="x-none"/>
          </w:rPr>
          <w:t>R1-2204103</w:t>
        </w:r>
      </w:hyperlink>
      <w:r w:rsidR="008F4B8C" w:rsidRPr="00B93DA4">
        <w:rPr>
          <w:lang w:eastAsia="x-none"/>
        </w:rPr>
        <w:tab/>
        <w:t>Discussion on sub use cases of AI/ML for beam management use case</w:t>
      </w:r>
      <w:r w:rsidR="008F4B8C" w:rsidRPr="00B93DA4">
        <w:rPr>
          <w:lang w:eastAsia="x-none"/>
        </w:rPr>
        <w:tab/>
        <w:t>FUTUREWEI</w:t>
      </w:r>
    </w:p>
    <w:p w14:paraId="3A560B76" w14:textId="0C4E13A5" w:rsidR="008F4B8C" w:rsidRPr="00B93DA4" w:rsidRDefault="001B5688" w:rsidP="008F4B8C">
      <w:pPr>
        <w:rPr>
          <w:lang w:eastAsia="x-none"/>
        </w:rPr>
      </w:pPr>
      <w:hyperlink r:id="rId1928" w:history="1">
        <w:r w:rsidR="000B5C49">
          <w:rPr>
            <w:rStyle w:val="Hyperlink"/>
            <w:lang w:eastAsia="x-none"/>
          </w:rPr>
          <w:t>R1-2204152</w:t>
        </w:r>
      </w:hyperlink>
      <w:r w:rsidR="008F4B8C" w:rsidRPr="00B93DA4">
        <w:rPr>
          <w:lang w:eastAsia="x-none"/>
        </w:rPr>
        <w:tab/>
        <w:t>Other aspects on AI/ML for beam management</w:t>
      </w:r>
      <w:r w:rsidR="008F4B8C" w:rsidRPr="00B93DA4">
        <w:rPr>
          <w:lang w:eastAsia="x-none"/>
        </w:rPr>
        <w:tab/>
        <w:t>LG Electronics</w:t>
      </w:r>
    </w:p>
    <w:p w14:paraId="12027594" w14:textId="36671D70" w:rsidR="008F4B8C" w:rsidRPr="00B93DA4" w:rsidRDefault="001B5688" w:rsidP="008F4B8C">
      <w:pPr>
        <w:rPr>
          <w:lang w:eastAsia="x-none"/>
        </w:rPr>
      </w:pPr>
      <w:hyperlink r:id="rId1929" w:history="1">
        <w:r w:rsidR="000B5C49">
          <w:rPr>
            <w:rStyle w:val="Hyperlink"/>
            <w:lang w:eastAsia="x-none"/>
          </w:rPr>
          <w:t>R1-2204183</w:t>
        </w:r>
      </w:hyperlink>
      <w:r w:rsidR="008F4B8C" w:rsidRPr="00B93DA4">
        <w:rPr>
          <w:lang w:eastAsia="x-none"/>
        </w:rPr>
        <w:tab/>
        <w:t>Discussions on AI-ML for Beam management</w:t>
      </w:r>
      <w:r w:rsidR="008F4B8C" w:rsidRPr="00B93DA4">
        <w:rPr>
          <w:lang w:eastAsia="x-none"/>
        </w:rPr>
        <w:tab/>
        <w:t>CAICT</w:t>
      </w:r>
    </w:p>
    <w:p w14:paraId="03655BBA" w14:textId="2070DE65" w:rsidR="008F4B8C" w:rsidRPr="00B93DA4" w:rsidRDefault="001B5688" w:rsidP="008F4B8C">
      <w:pPr>
        <w:rPr>
          <w:lang w:eastAsia="x-none"/>
        </w:rPr>
      </w:pPr>
      <w:hyperlink r:id="rId1930" w:history="1">
        <w:r w:rsidR="000B5C49">
          <w:rPr>
            <w:rStyle w:val="Hyperlink"/>
            <w:lang w:eastAsia="x-none"/>
          </w:rPr>
          <w:t>R1-2204241</w:t>
        </w:r>
      </w:hyperlink>
      <w:r w:rsidR="008F4B8C" w:rsidRPr="00B93DA4">
        <w:rPr>
          <w:lang w:eastAsia="x-none"/>
        </w:rPr>
        <w:tab/>
        <w:t>Enhancement on AI based Beam Management</w:t>
      </w:r>
      <w:r w:rsidR="008F4B8C" w:rsidRPr="00B93DA4">
        <w:rPr>
          <w:lang w:eastAsia="x-none"/>
        </w:rPr>
        <w:tab/>
        <w:t>Apple</w:t>
      </w:r>
    </w:p>
    <w:p w14:paraId="627CA172" w14:textId="16AC336D" w:rsidR="008F4B8C" w:rsidRPr="00B93DA4" w:rsidRDefault="001B5688" w:rsidP="008F4B8C">
      <w:pPr>
        <w:rPr>
          <w:lang w:eastAsia="x-none"/>
        </w:rPr>
      </w:pPr>
      <w:hyperlink r:id="rId1931" w:history="1">
        <w:r w:rsidR="000B5C49">
          <w:rPr>
            <w:rStyle w:val="Hyperlink"/>
            <w:lang w:eastAsia="x-none"/>
          </w:rPr>
          <w:t>R1-2204298</w:t>
        </w:r>
      </w:hyperlink>
      <w:r w:rsidR="008F4B8C" w:rsidRPr="00B93DA4">
        <w:rPr>
          <w:lang w:eastAsia="x-none"/>
        </w:rPr>
        <w:tab/>
        <w:t>Discussion on other aspects on AI/ML for beam management</w:t>
      </w:r>
      <w:r w:rsidR="008F4B8C" w:rsidRPr="00B93DA4">
        <w:rPr>
          <w:lang w:eastAsia="x-none"/>
        </w:rPr>
        <w:tab/>
        <w:t>CMCC</w:t>
      </w:r>
    </w:p>
    <w:p w14:paraId="624A7910" w14:textId="01AFA328" w:rsidR="008F4B8C" w:rsidRPr="00B93DA4" w:rsidRDefault="001B5688" w:rsidP="008F4B8C">
      <w:pPr>
        <w:rPr>
          <w:lang w:eastAsia="x-none"/>
        </w:rPr>
      </w:pPr>
      <w:hyperlink r:id="rId1932" w:history="1">
        <w:r w:rsidR="000B5C49">
          <w:rPr>
            <w:rStyle w:val="Hyperlink"/>
            <w:lang w:eastAsia="x-none"/>
          </w:rPr>
          <w:t>R1-2204378</w:t>
        </w:r>
      </w:hyperlink>
      <w:r w:rsidR="008F4B8C" w:rsidRPr="00B93DA4">
        <w:rPr>
          <w:lang w:eastAsia="x-none"/>
        </w:rPr>
        <w:tab/>
        <w:t>Discussion on other aspects on AI/ML for beam management</w:t>
      </w:r>
      <w:r w:rsidR="008F4B8C" w:rsidRPr="00B93DA4">
        <w:rPr>
          <w:lang w:eastAsia="x-none"/>
        </w:rPr>
        <w:tab/>
        <w:t>NTT DOCOMO, INC.</w:t>
      </w:r>
    </w:p>
    <w:p w14:paraId="5E13552B" w14:textId="10C8DD8D" w:rsidR="008F4B8C" w:rsidRPr="00B93DA4" w:rsidRDefault="001B5688" w:rsidP="008F4B8C">
      <w:pPr>
        <w:rPr>
          <w:lang w:eastAsia="x-none"/>
        </w:rPr>
      </w:pPr>
      <w:hyperlink r:id="rId1933" w:history="1">
        <w:r w:rsidR="000B5C49">
          <w:rPr>
            <w:rStyle w:val="Hyperlink"/>
            <w:lang w:eastAsia="x-none"/>
          </w:rPr>
          <w:t>R1-2204420</w:t>
        </w:r>
      </w:hyperlink>
      <w:r w:rsidR="008F4B8C" w:rsidRPr="00B93DA4">
        <w:rPr>
          <w:lang w:eastAsia="x-none"/>
        </w:rPr>
        <w:tab/>
        <w:t>Further aspects of AI/ML for beam management</w:t>
      </w:r>
      <w:r w:rsidR="008F4B8C" w:rsidRPr="00B93DA4">
        <w:rPr>
          <w:lang w:eastAsia="x-none"/>
        </w:rPr>
        <w:tab/>
        <w:t>Lenovo</w:t>
      </w:r>
    </w:p>
    <w:p w14:paraId="26B74437" w14:textId="055AA2BF" w:rsidR="008F4B8C" w:rsidRPr="00B93DA4" w:rsidRDefault="001B5688" w:rsidP="008F4B8C">
      <w:pPr>
        <w:rPr>
          <w:lang w:eastAsia="x-none"/>
        </w:rPr>
      </w:pPr>
      <w:hyperlink r:id="rId1934" w:history="1">
        <w:r w:rsidR="000B5C49">
          <w:rPr>
            <w:rStyle w:val="Hyperlink"/>
            <w:lang w:eastAsia="x-none"/>
          </w:rPr>
          <w:t>R1-2204501</w:t>
        </w:r>
      </w:hyperlink>
      <w:r w:rsidR="008F4B8C" w:rsidRPr="00B93DA4">
        <w:rPr>
          <w:lang w:eastAsia="x-none"/>
        </w:rPr>
        <w:tab/>
        <w:t>Discussion on other aspects on AI/ML for beam management</w:t>
      </w:r>
      <w:r w:rsidR="008F4B8C" w:rsidRPr="00B93DA4">
        <w:rPr>
          <w:lang w:eastAsia="x-none"/>
        </w:rPr>
        <w:tab/>
        <w:t>Spreadtrum Communications</w:t>
      </w:r>
    </w:p>
    <w:p w14:paraId="5FC0B38B" w14:textId="770AD8E2" w:rsidR="008F4B8C" w:rsidRPr="00B93DA4" w:rsidRDefault="001B5688" w:rsidP="008F4B8C">
      <w:pPr>
        <w:rPr>
          <w:lang w:eastAsia="x-none"/>
        </w:rPr>
      </w:pPr>
      <w:hyperlink r:id="rId1935" w:history="1">
        <w:r w:rsidR="000B5C49">
          <w:rPr>
            <w:rStyle w:val="Hyperlink"/>
            <w:lang w:eastAsia="x-none"/>
          </w:rPr>
          <w:t>R1-2204569</w:t>
        </w:r>
      </w:hyperlink>
      <w:r w:rsidR="008F4B8C" w:rsidRPr="00B93DA4">
        <w:rPr>
          <w:lang w:eastAsia="x-none"/>
        </w:rPr>
        <w:tab/>
        <w:t>Discussions on Sub-Use Cases in AI/ML for Beam Management</w:t>
      </w:r>
      <w:r w:rsidR="008F4B8C" w:rsidRPr="00B93DA4">
        <w:rPr>
          <w:lang w:eastAsia="x-none"/>
        </w:rPr>
        <w:tab/>
        <w:t>TCL Communication</w:t>
      </w:r>
    </w:p>
    <w:p w14:paraId="7EB4B2DC" w14:textId="54E7C1EA" w:rsidR="008F4B8C" w:rsidRPr="00B93DA4" w:rsidRDefault="001B5688" w:rsidP="008F4B8C">
      <w:pPr>
        <w:rPr>
          <w:lang w:eastAsia="x-none"/>
        </w:rPr>
      </w:pPr>
      <w:hyperlink r:id="rId1936" w:history="1">
        <w:r w:rsidR="000B5C49">
          <w:rPr>
            <w:rStyle w:val="Hyperlink"/>
            <w:lang w:eastAsia="x-none"/>
          </w:rPr>
          <w:t>R1-2204574</w:t>
        </w:r>
      </w:hyperlink>
      <w:r w:rsidR="008F4B8C" w:rsidRPr="00B93DA4">
        <w:rPr>
          <w:lang w:eastAsia="x-none"/>
        </w:rPr>
        <w:tab/>
        <w:t>Other aspects on ML for beam management</w:t>
      </w:r>
      <w:r w:rsidR="008F4B8C" w:rsidRPr="00B93DA4">
        <w:rPr>
          <w:lang w:eastAsia="x-none"/>
        </w:rPr>
        <w:tab/>
        <w:t>Nokia, Nokia Shanghai Bell</w:t>
      </w:r>
    </w:p>
    <w:p w14:paraId="753E9A2E" w14:textId="610F5962" w:rsidR="008F4B8C" w:rsidRPr="00B93DA4" w:rsidRDefault="001B5688" w:rsidP="008F4B8C">
      <w:pPr>
        <w:rPr>
          <w:lang w:eastAsia="x-none"/>
        </w:rPr>
      </w:pPr>
      <w:hyperlink r:id="rId1937" w:history="1">
        <w:r w:rsidR="000B5C49">
          <w:rPr>
            <w:rStyle w:val="Hyperlink"/>
            <w:lang w:eastAsia="x-none"/>
          </w:rPr>
          <w:t>R1-2204796</w:t>
        </w:r>
      </w:hyperlink>
      <w:r w:rsidR="008F4B8C" w:rsidRPr="00B93DA4">
        <w:rPr>
          <w:lang w:eastAsia="x-none"/>
        </w:rPr>
        <w:tab/>
        <w:t>Use-cases and specification for beam management</w:t>
      </w:r>
      <w:r w:rsidR="008F4B8C" w:rsidRPr="00B93DA4">
        <w:rPr>
          <w:lang w:eastAsia="x-none"/>
        </w:rPr>
        <w:tab/>
        <w:t>Intel Corporation</w:t>
      </w:r>
    </w:p>
    <w:p w14:paraId="7DADC514" w14:textId="791F8403" w:rsidR="008F4B8C" w:rsidRPr="00B93DA4" w:rsidRDefault="001B5688" w:rsidP="008F4B8C">
      <w:pPr>
        <w:rPr>
          <w:lang w:eastAsia="x-none"/>
        </w:rPr>
      </w:pPr>
      <w:hyperlink r:id="rId1938" w:history="1">
        <w:r w:rsidR="000B5C49">
          <w:rPr>
            <w:rStyle w:val="Hyperlink"/>
            <w:lang w:eastAsia="x-none"/>
          </w:rPr>
          <w:t>R1-2204843</w:t>
        </w:r>
      </w:hyperlink>
      <w:r w:rsidR="008F4B8C" w:rsidRPr="00B93DA4">
        <w:rPr>
          <w:lang w:eastAsia="x-none"/>
        </w:rPr>
        <w:tab/>
        <w:t>On other aspects of AI and ML for beam management</w:t>
      </w:r>
      <w:r w:rsidR="008F4B8C" w:rsidRPr="00B93DA4">
        <w:rPr>
          <w:lang w:eastAsia="x-none"/>
        </w:rPr>
        <w:tab/>
        <w:t>NVIDIA</w:t>
      </w:r>
    </w:p>
    <w:p w14:paraId="0E6E7F8A" w14:textId="3523C17D" w:rsidR="008F4B8C" w:rsidRPr="00B93DA4" w:rsidRDefault="001B5688" w:rsidP="008F4B8C">
      <w:pPr>
        <w:rPr>
          <w:lang w:eastAsia="x-none"/>
        </w:rPr>
      </w:pPr>
      <w:hyperlink r:id="rId1939" w:history="1">
        <w:r w:rsidR="000B5C49">
          <w:rPr>
            <w:rStyle w:val="Hyperlink"/>
            <w:lang w:eastAsia="x-none"/>
          </w:rPr>
          <w:t>R1-2204863</w:t>
        </w:r>
      </w:hyperlink>
      <w:r w:rsidR="008F4B8C" w:rsidRPr="00B93DA4">
        <w:rPr>
          <w:lang w:eastAsia="x-none"/>
        </w:rPr>
        <w:tab/>
        <w:t>System performance aspects on AI/ML for beam management</w:t>
      </w:r>
      <w:r w:rsidR="008F4B8C" w:rsidRPr="00B93DA4">
        <w:rPr>
          <w:lang w:eastAsia="x-none"/>
        </w:rPr>
        <w:tab/>
        <w:t>AT&amp;T</w:t>
      </w:r>
    </w:p>
    <w:p w14:paraId="401F7A92" w14:textId="43BE7E79" w:rsidR="008F4B8C" w:rsidRPr="00B93DA4" w:rsidRDefault="001B5688" w:rsidP="008F4B8C">
      <w:pPr>
        <w:rPr>
          <w:lang w:eastAsia="x-none"/>
        </w:rPr>
      </w:pPr>
      <w:hyperlink r:id="rId1940" w:history="1">
        <w:r w:rsidR="000B5C49">
          <w:rPr>
            <w:rStyle w:val="Hyperlink"/>
            <w:lang w:eastAsia="x-none"/>
          </w:rPr>
          <w:t>R1-2204938</w:t>
        </w:r>
      </w:hyperlink>
      <w:r w:rsidR="008F4B8C" w:rsidRPr="00B93DA4">
        <w:rPr>
          <w:lang w:eastAsia="x-none"/>
        </w:rPr>
        <w:tab/>
        <w:t>AI/ML for beam management</w:t>
      </w:r>
      <w:r w:rsidR="008F4B8C" w:rsidRPr="00B93DA4">
        <w:rPr>
          <w:lang w:eastAsia="x-none"/>
        </w:rPr>
        <w:tab/>
        <w:t>Mavenir</w:t>
      </w:r>
    </w:p>
    <w:p w14:paraId="12ADF7AD" w14:textId="34F351F8" w:rsidR="008F4B8C" w:rsidRDefault="001B5688" w:rsidP="008F4B8C">
      <w:pPr>
        <w:rPr>
          <w:lang w:eastAsia="x-none"/>
        </w:rPr>
      </w:pPr>
      <w:hyperlink r:id="rId1941" w:history="1">
        <w:r w:rsidR="000B5C49">
          <w:rPr>
            <w:rStyle w:val="Hyperlink"/>
            <w:lang w:eastAsia="x-none"/>
          </w:rPr>
          <w:t>R1-2205027</w:t>
        </w:r>
      </w:hyperlink>
      <w:r w:rsidR="008F4B8C" w:rsidRPr="00B93DA4">
        <w:rPr>
          <w:lang w:eastAsia="x-none"/>
        </w:rPr>
        <w:tab/>
        <w:t>Other aspects on AIML for beam management</w:t>
      </w:r>
      <w:r w:rsidR="008F4B8C" w:rsidRPr="00B93DA4">
        <w:rPr>
          <w:lang w:eastAsia="x-none"/>
        </w:rPr>
        <w:tab/>
        <w:t>Qualcomm Incorporated</w:t>
      </w:r>
    </w:p>
    <w:p w14:paraId="6FFBE316" w14:textId="1234EA32" w:rsidR="00C26FC2" w:rsidRDefault="001B5688" w:rsidP="00C26FC2">
      <w:pPr>
        <w:rPr>
          <w:lang w:eastAsia="x-none"/>
        </w:rPr>
      </w:pPr>
      <w:hyperlink r:id="rId1942" w:history="1">
        <w:r w:rsidR="000B5C49">
          <w:rPr>
            <w:rStyle w:val="Hyperlink"/>
            <w:lang w:eastAsia="x-none"/>
          </w:rPr>
          <w:t>R1-2205079</w:t>
        </w:r>
      </w:hyperlink>
      <w:r w:rsidR="00C26FC2">
        <w:rPr>
          <w:lang w:eastAsia="x-none"/>
        </w:rPr>
        <w:tab/>
        <w:t>Sub-use cases and spec impact on AI/ML for beam management</w:t>
      </w:r>
      <w:r w:rsidR="00C26FC2">
        <w:rPr>
          <w:lang w:eastAsia="x-none"/>
        </w:rPr>
        <w:tab/>
        <w:t>Fujitsu Limited</w:t>
      </w:r>
    </w:p>
    <w:p w14:paraId="3BFA27E3" w14:textId="6BA6EA3C" w:rsidR="00C26FC2" w:rsidRPr="00C26FC2" w:rsidRDefault="001B5688" w:rsidP="00C26FC2">
      <w:pPr>
        <w:rPr>
          <w:lang w:eastAsia="x-none"/>
        </w:rPr>
      </w:pPr>
      <w:hyperlink r:id="rId1943" w:history="1">
        <w:r w:rsidR="000B5C49">
          <w:rPr>
            <w:rStyle w:val="Hyperlink"/>
            <w:lang w:eastAsia="x-none"/>
          </w:rPr>
          <w:t>R1-2205094</w:t>
        </w:r>
      </w:hyperlink>
      <w:r w:rsidR="00C26FC2" w:rsidRPr="00C26FC2">
        <w:rPr>
          <w:lang w:eastAsia="x-none"/>
        </w:rPr>
        <w:tab/>
        <w:t>Discussion on Codebook Enhancement with AI/ML</w:t>
      </w:r>
      <w:r w:rsidR="00C26FC2" w:rsidRPr="00C26FC2">
        <w:rPr>
          <w:lang w:eastAsia="x-none"/>
        </w:rPr>
        <w:tab/>
        <w:t>Charter Communications, Inc</w:t>
      </w:r>
    </w:p>
    <w:p w14:paraId="57F215F1" w14:textId="7D40AB0B" w:rsidR="00E03A15" w:rsidRPr="00C26FC2" w:rsidRDefault="00E03A15" w:rsidP="008F4B8C">
      <w:pPr>
        <w:rPr>
          <w:lang w:eastAsia="x-none"/>
        </w:rPr>
      </w:pPr>
    </w:p>
    <w:p w14:paraId="6A0CE8B5" w14:textId="77777777" w:rsidR="00C26FC2" w:rsidRPr="00C26FC2" w:rsidRDefault="00E03A15" w:rsidP="00E03A15">
      <w:pPr>
        <w:rPr>
          <w:lang w:eastAsia="x-none"/>
        </w:rPr>
      </w:pPr>
      <w:r w:rsidRPr="00C26FC2">
        <w:rPr>
          <w:lang w:eastAsia="x-none"/>
        </w:rPr>
        <w:t xml:space="preserve">[109-e-R18-AI/ML-06] </w:t>
      </w:r>
      <w:r w:rsidR="00C26FC2" w:rsidRPr="00C26FC2">
        <w:rPr>
          <w:lang w:eastAsia="x-none"/>
        </w:rPr>
        <w:t>– Zhihua (OPPO)</w:t>
      </w:r>
    </w:p>
    <w:p w14:paraId="0FE8FE5F" w14:textId="13A2DD35" w:rsidR="00E03A15" w:rsidRPr="00C26FC2" w:rsidRDefault="00E03A15" w:rsidP="00E03A15">
      <w:pPr>
        <w:rPr>
          <w:lang w:eastAsia="x-none"/>
        </w:rPr>
      </w:pPr>
      <w:r w:rsidRPr="00C26FC2">
        <w:rPr>
          <w:lang w:eastAsia="x-none"/>
        </w:rPr>
        <w:t>Email discussion on other aspects of AI/ML for beam management by May 20</w:t>
      </w:r>
    </w:p>
    <w:p w14:paraId="78733F47" w14:textId="77777777" w:rsidR="00E03A15" w:rsidRPr="00C26FC2" w:rsidRDefault="00E03A15" w:rsidP="007A297D">
      <w:pPr>
        <w:numPr>
          <w:ilvl w:val="0"/>
          <w:numId w:val="78"/>
        </w:numPr>
        <w:rPr>
          <w:lang w:eastAsia="x-none"/>
        </w:rPr>
      </w:pPr>
      <w:r w:rsidRPr="00C26FC2">
        <w:rPr>
          <w:lang w:eastAsia="x-none"/>
        </w:rPr>
        <w:t>Check points: May 18</w:t>
      </w:r>
    </w:p>
    <w:p w14:paraId="207E234D" w14:textId="2BC445BD" w:rsidR="00C26FC2" w:rsidRDefault="001B5688" w:rsidP="00C26FC2">
      <w:pPr>
        <w:rPr>
          <w:lang w:eastAsia="x-none"/>
        </w:rPr>
      </w:pPr>
      <w:hyperlink r:id="rId1944" w:history="1">
        <w:r w:rsidR="000B5C49">
          <w:rPr>
            <w:rStyle w:val="Hyperlink"/>
            <w:lang w:eastAsia="x-none"/>
          </w:rPr>
          <w:t>R1-2205252</w:t>
        </w:r>
      </w:hyperlink>
      <w:r w:rsidR="00C26FC2">
        <w:rPr>
          <w:lang w:eastAsia="x-none"/>
        </w:rPr>
        <w:tab/>
        <w:t>Summary#1 for other aspects on AI/ML for beam management</w:t>
      </w:r>
      <w:r w:rsidR="00C26FC2">
        <w:rPr>
          <w:lang w:eastAsia="x-none"/>
        </w:rPr>
        <w:tab/>
        <w:t>Moderator (OPPO)</w:t>
      </w:r>
    </w:p>
    <w:p w14:paraId="221D144C" w14:textId="479ECC60" w:rsidR="00C26FC2" w:rsidRPr="00C26FC2" w:rsidRDefault="001B5688" w:rsidP="00C26FC2">
      <w:pPr>
        <w:rPr>
          <w:b/>
          <w:bCs/>
          <w:lang w:eastAsia="x-none"/>
        </w:rPr>
      </w:pPr>
      <w:hyperlink r:id="rId1945" w:history="1">
        <w:r w:rsidR="000B5C49">
          <w:rPr>
            <w:rStyle w:val="Hyperlink"/>
            <w:b/>
            <w:bCs/>
            <w:lang w:eastAsia="x-none"/>
          </w:rPr>
          <w:t>R1-2205253</w:t>
        </w:r>
      </w:hyperlink>
      <w:r w:rsidR="00C26FC2" w:rsidRPr="00C26FC2">
        <w:rPr>
          <w:b/>
          <w:bCs/>
          <w:lang w:eastAsia="x-none"/>
        </w:rPr>
        <w:tab/>
        <w:t>Summary#2 for other aspects on AI/ML for beam management</w:t>
      </w:r>
      <w:r w:rsidR="00C26FC2" w:rsidRPr="00C26FC2">
        <w:rPr>
          <w:b/>
          <w:bCs/>
          <w:lang w:eastAsia="x-none"/>
        </w:rPr>
        <w:tab/>
        <w:t>Moderator (OPPO)</w:t>
      </w:r>
    </w:p>
    <w:p w14:paraId="3137B169" w14:textId="4B7F8AAD" w:rsidR="00C26FC2" w:rsidRDefault="00C26FC2" w:rsidP="00C26FC2">
      <w:pPr>
        <w:rPr>
          <w:lang w:eastAsia="x-none"/>
        </w:rPr>
      </w:pPr>
      <w:r>
        <w:rPr>
          <w:lang w:eastAsia="x-none"/>
        </w:rPr>
        <w:t>From May 17</w:t>
      </w:r>
      <w:r w:rsidRPr="00C26FC2">
        <w:rPr>
          <w:vertAlign w:val="superscript"/>
          <w:lang w:eastAsia="x-none"/>
        </w:rPr>
        <w:t>th</w:t>
      </w:r>
      <w:r>
        <w:rPr>
          <w:lang w:eastAsia="x-none"/>
        </w:rPr>
        <w:t xml:space="preserve"> GTW session</w:t>
      </w:r>
    </w:p>
    <w:p w14:paraId="04117D95" w14:textId="77777777" w:rsidR="00C26FC2" w:rsidRPr="006D59A8" w:rsidRDefault="00C26FC2" w:rsidP="00C26FC2">
      <w:pPr>
        <w:rPr>
          <w:highlight w:val="green"/>
        </w:rPr>
      </w:pPr>
      <w:r w:rsidRPr="006D59A8">
        <w:rPr>
          <w:highlight w:val="green"/>
        </w:rPr>
        <w:t>Agreement</w:t>
      </w:r>
    </w:p>
    <w:p w14:paraId="2E0B6CDC" w14:textId="77777777" w:rsidR="00C26FC2" w:rsidRPr="00A2444E" w:rsidRDefault="00C26FC2" w:rsidP="00C26FC2">
      <w:r w:rsidRPr="00A2444E">
        <w:t xml:space="preserve">For AI/ML-based beam management, support </w:t>
      </w:r>
      <w:r w:rsidRPr="00A2444E">
        <w:rPr>
          <w:rFonts w:hint="eastAsia"/>
        </w:rPr>
        <w:t>B</w:t>
      </w:r>
      <w:r w:rsidRPr="00A2444E">
        <w:t xml:space="preserve">M-Case1 and </w:t>
      </w:r>
      <w:r w:rsidRPr="00A2444E">
        <w:rPr>
          <w:rFonts w:hint="eastAsia"/>
        </w:rPr>
        <w:t>B</w:t>
      </w:r>
      <w:r w:rsidRPr="00A2444E">
        <w:t>M-Case2 for characterization and baseline performance evaluations</w:t>
      </w:r>
    </w:p>
    <w:p w14:paraId="075C0273" w14:textId="77777777" w:rsidR="00C26FC2" w:rsidRPr="00A2444E" w:rsidRDefault="00C26FC2" w:rsidP="00CF6E6D">
      <w:pPr>
        <w:pStyle w:val="ListParagraph"/>
        <w:numPr>
          <w:ilvl w:val="0"/>
          <w:numId w:val="274"/>
        </w:numPr>
        <w:spacing w:after="0"/>
        <w:ind w:left="714" w:hanging="357"/>
      </w:pPr>
      <w:r w:rsidRPr="00A2444E">
        <w:rPr>
          <w:rFonts w:hint="eastAsia"/>
        </w:rPr>
        <w:t>B</w:t>
      </w:r>
      <w:r w:rsidRPr="00A2444E">
        <w:t>M-Case1: Spatial-domain DL beam prediction for Set A of beams based on measurement results of Set B of beams</w:t>
      </w:r>
    </w:p>
    <w:p w14:paraId="6FD6B70A" w14:textId="77777777" w:rsidR="00C26FC2" w:rsidRPr="00A2444E" w:rsidRDefault="00C26FC2" w:rsidP="00CF6E6D">
      <w:pPr>
        <w:pStyle w:val="ListParagraph"/>
        <w:numPr>
          <w:ilvl w:val="0"/>
          <w:numId w:val="274"/>
        </w:numPr>
        <w:spacing w:after="0"/>
        <w:ind w:left="714" w:hanging="357"/>
      </w:pPr>
      <w:r w:rsidRPr="00A2444E">
        <w:rPr>
          <w:rFonts w:hint="eastAsia"/>
        </w:rPr>
        <w:t>B</w:t>
      </w:r>
      <w:r w:rsidRPr="00A2444E">
        <w:t>M-Case2: Temporal DL beam prediction for Set A of beams based on the historic measurement results of Set B of beams</w:t>
      </w:r>
    </w:p>
    <w:p w14:paraId="1B38DC7E" w14:textId="77777777" w:rsidR="00C26FC2" w:rsidRPr="00A2444E" w:rsidRDefault="00C26FC2" w:rsidP="00CF6E6D">
      <w:pPr>
        <w:pStyle w:val="ListParagraph"/>
        <w:numPr>
          <w:ilvl w:val="0"/>
          <w:numId w:val="274"/>
        </w:numPr>
        <w:spacing w:after="0"/>
        <w:ind w:left="714" w:hanging="357"/>
      </w:pPr>
      <w:r w:rsidRPr="00A2444E">
        <w:t>FFS: details of BM-Case1 and BM-Case2</w:t>
      </w:r>
    </w:p>
    <w:p w14:paraId="6F6F89F0" w14:textId="77777777" w:rsidR="00C26FC2" w:rsidRPr="00A2444E" w:rsidRDefault="00C26FC2" w:rsidP="00CF6E6D">
      <w:pPr>
        <w:pStyle w:val="ListParagraph"/>
        <w:numPr>
          <w:ilvl w:val="0"/>
          <w:numId w:val="274"/>
        </w:numPr>
        <w:spacing w:after="0"/>
        <w:ind w:left="714" w:hanging="357"/>
      </w:pPr>
      <w:r w:rsidRPr="00A2444E">
        <w:t>FFS: other sub use cases</w:t>
      </w:r>
    </w:p>
    <w:p w14:paraId="250BB6EC" w14:textId="77777777" w:rsidR="00C26FC2" w:rsidRPr="00A2444E" w:rsidRDefault="00C26FC2" w:rsidP="00C26FC2">
      <w:r>
        <w:t xml:space="preserve">Note: </w:t>
      </w:r>
      <w:r w:rsidRPr="00A2444E">
        <w:t xml:space="preserve">For BM-Case1 and BM-Case2, Beams in Set A and Set B </w:t>
      </w:r>
      <w:r>
        <w:t>can be</w:t>
      </w:r>
      <w:r w:rsidRPr="00A2444E">
        <w:t xml:space="preserve"> in the same </w:t>
      </w:r>
      <w:r>
        <w:t>Frequency Range</w:t>
      </w:r>
    </w:p>
    <w:p w14:paraId="4D754397" w14:textId="77777777" w:rsidR="00C26FC2" w:rsidRPr="00A2444E" w:rsidRDefault="00C26FC2" w:rsidP="00C26FC2"/>
    <w:p w14:paraId="26AED91D" w14:textId="77777777" w:rsidR="00C26FC2" w:rsidRPr="006D59A8" w:rsidRDefault="00C26FC2" w:rsidP="00C26FC2">
      <w:pPr>
        <w:rPr>
          <w:highlight w:val="green"/>
        </w:rPr>
      </w:pPr>
      <w:r w:rsidRPr="006D59A8">
        <w:rPr>
          <w:highlight w:val="green"/>
        </w:rPr>
        <w:t>Agreement</w:t>
      </w:r>
    </w:p>
    <w:p w14:paraId="1CCBFE89" w14:textId="77777777" w:rsidR="00C26FC2" w:rsidRPr="00A2444E" w:rsidRDefault="00C26FC2" w:rsidP="00C26FC2">
      <w:r w:rsidRPr="00A2444E">
        <w:t>Regarding the sub use case BM-Case2, the measurement results of K (K&gt;=1) latest measurement instances are used for AI/ML model input:</w:t>
      </w:r>
    </w:p>
    <w:p w14:paraId="58F08ECE" w14:textId="77777777" w:rsidR="00C26FC2" w:rsidRPr="00A2444E" w:rsidRDefault="00C26FC2" w:rsidP="00CF6E6D">
      <w:pPr>
        <w:pStyle w:val="ListParagraph"/>
        <w:numPr>
          <w:ilvl w:val="0"/>
          <w:numId w:val="275"/>
        </w:numPr>
      </w:pPr>
      <w:r w:rsidRPr="00A2444E">
        <w:lastRenderedPageBreak/>
        <w:t>The value of K is up to companies</w:t>
      </w:r>
    </w:p>
    <w:p w14:paraId="5ADF688C" w14:textId="77777777" w:rsidR="00C26FC2" w:rsidRPr="000F1214" w:rsidRDefault="00C26FC2" w:rsidP="00C26FC2">
      <w:pPr>
        <w:rPr>
          <w:highlight w:val="green"/>
        </w:rPr>
      </w:pPr>
      <w:r w:rsidRPr="000F1214">
        <w:rPr>
          <w:highlight w:val="green"/>
        </w:rPr>
        <w:t xml:space="preserve">Agreement </w:t>
      </w:r>
    </w:p>
    <w:p w14:paraId="47BAAE88" w14:textId="77777777" w:rsidR="00C26FC2" w:rsidRPr="000F1214" w:rsidRDefault="00C26FC2" w:rsidP="00C26FC2">
      <w:r w:rsidRPr="000F1214">
        <w:t xml:space="preserve">Regarding the sub use case BM-Case2, AI/ML model output should be F predictions for F future time instances, where each prediction is for each time instance. </w:t>
      </w:r>
    </w:p>
    <w:p w14:paraId="5FC671EB" w14:textId="77777777" w:rsidR="00C26FC2" w:rsidRPr="000F1214" w:rsidRDefault="00C26FC2" w:rsidP="00CF6E6D">
      <w:pPr>
        <w:pStyle w:val="ListParagraph"/>
        <w:numPr>
          <w:ilvl w:val="0"/>
          <w:numId w:val="275"/>
        </w:numPr>
      </w:pPr>
      <w:r w:rsidRPr="000F1214">
        <w:rPr>
          <w:rFonts w:hint="eastAsia"/>
        </w:rPr>
        <w:t>A</w:t>
      </w:r>
      <w:r w:rsidRPr="000F1214">
        <w:t>t least F = 1</w:t>
      </w:r>
    </w:p>
    <w:p w14:paraId="5B0D2E65" w14:textId="77777777" w:rsidR="00C26FC2" w:rsidRPr="000F1214" w:rsidRDefault="00C26FC2" w:rsidP="00CF6E6D">
      <w:pPr>
        <w:pStyle w:val="ListParagraph"/>
        <w:numPr>
          <w:ilvl w:val="0"/>
          <w:numId w:val="275"/>
        </w:numPr>
      </w:pPr>
      <w:r w:rsidRPr="000F1214">
        <w:t>The other value(s) of F is up to companies</w:t>
      </w:r>
    </w:p>
    <w:p w14:paraId="26227BA8" w14:textId="77777777" w:rsidR="00C26FC2" w:rsidRPr="000F1214" w:rsidRDefault="00C26FC2" w:rsidP="00C26FC2">
      <w:pPr>
        <w:rPr>
          <w:highlight w:val="green"/>
        </w:rPr>
      </w:pPr>
      <w:r w:rsidRPr="000F1214">
        <w:rPr>
          <w:highlight w:val="green"/>
        </w:rPr>
        <w:t xml:space="preserve">Agreement </w:t>
      </w:r>
    </w:p>
    <w:p w14:paraId="13EEAE75" w14:textId="77777777" w:rsidR="00C26FC2" w:rsidRPr="000F1214" w:rsidRDefault="00C26FC2" w:rsidP="00C26FC2">
      <w:r w:rsidRPr="000F1214">
        <w:t>For the sub use case BM-Case1, consider both Alt.1 and Alt.2 for further study:</w:t>
      </w:r>
    </w:p>
    <w:p w14:paraId="46A76A7D" w14:textId="77777777" w:rsidR="00C26FC2" w:rsidRPr="000F1214" w:rsidRDefault="00C26FC2" w:rsidP="00CF6E6D">
      <w:pPr>
        <w:pStyle w:val="ListParagraph"/>
        <w:numPr>
          <w:ilvl w:val="0"/>
          <w:numId w:val="276"/>
        </w:numPr>
      </w:pPr>
      <w:r w:rsidRPr="000F1214">
        <w:t>Alt.1: AI/ML inference at NW side</w:t>
      </w:r>
    </w:p>
    <w:p w14:paraId="1FAD08CA" w14:textId="77777777" w:rsidR="00C26FC2" w:rsidRPr="000F1214" w:rsidRDefault="00C26FC2" w:rsidP="00CF6E6D">
      <w:pPr>
        <w:pStyle w:val="ListParagraph"/>
        <w:numPr>
          <w:ilvl w:val="0"/>
          <w:numId w:val="276"/>
        </w:numPr>
      </w:pPr>
      <w:r w:rsidRPr="000F1214">
        <w:t>Alt.2: AI/ML inference at UE side</w:t>
      </w:r>
    </w:p>
    <w:p w14:paraId="74903939" w14:textId="77777777" w:rsidR="00C26FC2" w:rsidRPr="000F1214" w:rsidRDefault="00C26FC2" w:rsidP="00C26FC2">
      <w:pPr>
        <w:rPr>
          <w:highlight w:val="green"/>
        </w:rPr>
      </w:pPr>
      <w:r w:rsidRPr="000F1214">
        <w:rPr>
          <w:highlight w:val="green"/>
        </w:rPr>
        <w:t xml:space="preserve">Agreement </w:t>
      </w:r>
    </w:p>
    <w:p w14:paraId="5BF038B7" w14:textId="77777777" w:rsidR="00C26FC2" w:rsidRPr="00927761" w:rsidRDefault="00C26FC2" w:rsidP="00C26FC2">
      <w:r w:rsidRPr="00927761">
        <w:t>For the sub use case BM-Case2, consider both Alt.1 and Alt.2 for further study:</w:t>
      </w:r>
    </w:p>
    <w:p w14:paraId="29BCABCF" w14:textId="77777777" w:rsidR="00C26FC2" w:rsidRPr="00927761" w:rsidRDefault="00C26FC2" w:rsidP="00CF6E6D">
      <w:pPr>
        <w:pStyle w:val="ListParagraph"/>
        <w:numPr>
          <w:ilvl w:val="0"/>
          <w:numId w:val="277"/>
        </w:numPr>
      </w:pPr>
      <w:r w:rsidRPr="00927761">
        <w:t>Alt.1: AI/ML inference at NW side</w:t>
      </w:r>
    </w:p>
    <w:p w14:paraId="4617EA2F" w14:textId="77777777" w:rsidR="00C26FC2" w:rsidRPr="00927761" w:rsidRDefault="00C26FC2" w:rsidP="00CF6E6D">
      <w:pPr>
        <w:pStyle w:val="ListParagraph"/>
        <w:numPr>
          <w:ilvl w:val="0"/>
          <w:numId w:val="277"/>
        </w:numPr>
      </w:pPr>
      <w:r w:rsidRPr="00927761">
        <w:t>Alt.2: AI/ML inference at UE side</w:t>
      </w:r>
    </w:p>
    <w:p w14:paraId="76F7E383" w14:textId="77777777" w:rsidR="00C26FC2" w:rsidRDefault="00C26FC2" w:rsidP="00C26FC2">
      <w:pPr>
        <w:rPr>
          <w:lang w:eastAsia="x-none"/>
        </w:rPr>
      </w:pPr>
    </w:p>
    <w:p w14:paraId="50A05A7C" w14:textId="4B7CF4EA" w:rsidR="00C26FC2" w:rsidRDefault="001B5688" w:rsidP="00C26FC2">
      <w:pPr>
        <w:rPr>
          <w:lang w:eastAsia="x-none"/>
        </w:rPr>
      </w:pPr>
      <w:hyperlink r:id="rId1946" w:history="1">
        <w:r w:rsidR="000B5C49">
          <w:rPr>
            <w:rStyle w:val="Hyperlink"/>
            <w:lang w:eastAsia="x-none"/>
          </w:rPr>
          <w:t>R1-2205453</w:t>
        </w:r>
      </w:hyperlink>
      <w:r w:rsidR="00C26FC2">
        <w:rPr>
          <w:lang w:eastAsia="x-none"/>
        </w:rPr>
        <w:tab/>
        <w:t>Summary#3 for other aspects on AI/ML for beam management</w:t>
      </w:r>
      <w:r w:rsidR="00C26FC2">
        <w:rPr>
          <w:lang w:eastAsia="x-none"/>
        </w:rPr>
        <w:tab/>
        <w:t>Moderator (OPPO)</w:t>
      </w:r>
    </w:p>
    <w:p w14:paraId="4B9A2F81" w14:textId="3080A138" w:rsidR="00F34084" w:rsidRDefault="00F87F1F" w:rsidP="00C26FC2">
      <w:pPr>
        <w:rPr>
          <w:lang w:eastAsia="x-none"/>
        </w:rPr>
      </w:pPr>
      <w:r w:rsidRPr="00F87F1F">
        <w:rPr>
          <w:b/>
          <w:bCs/>
          <w:lang w:eastAsia="x-none"/>
        </w:rPr>
        <w:t>Decision:</w:t>
      </w:r>
      <w:r>
        <w:rPr>
          <w:lang w:eastAsia="x-none"/>
        </w:rPr>
        <w:t xml:space="preserve"> As per email decision posted on May 20</w:t>
      </w:r>
      <w:r w:rsidRPr="00F87F1F">
        <w:rPr>
          <w:vertAlign w:val="superscript"/>
          <w:lang w:eastAsia="x-none"/>
        </w:rPr>
        <w:t>th</w:t>
      </w:r>
      <w:r>
        <w:rPr>
          <w:lang w:eastAsia="x-none"/>
        </w:rPr>
        <w:t>,</w:t>
      </w:r>
    </w:p>
    <w:p w14:paraId="18F37D97" w14:textId="02B52729" w:rsidR="00F87F1F" w:rsidRPr="00F87F1F" w:rsidRDefault="00F87F1F" w:rsidP="00F87F1F">
      <w:pPr>
        <w:rPr>
          <w:u w:val="single"/>
        </w:rPr>
      </w:pPr>
      <w:r w:rsidRPr="00F87F1F">
        <w:rPr>
          <w:u w:val="single"/>
        </w:rPr>
        <w:t>Conclusion</w:t>
      </w:r>
    </w:p>
    <w:p w14:paraId="5025C3D9" w14:textId="77777777" w:rsidR="00F87F1F" w:rsidRPr="00247DA1" w:rsidRDefault="00F87F1F" w:rsidP="00F87F1F">
      <w:r w:rsidRPr="00247DA1">
        <w:t>For the sub use case BM-Case1, consider the following alternatives for further study:</w:t>
      </w:r>
    </w:p>
    <w:p w14:paraId="53D74C4C" w14:textId="77777777" w:rsidR="00F87F1F" w:rsidRPr="00247DA1" w:rsidRDefault="00F87F1F" w:rsidP="00CF6E6D">
      <w:pPr>
        <w:pStyle w:val="ListParagraph"/>
        <w:numPr>
          <w:ilvl w:val="0"/>
          <w:numId w:val="524"/>
        </w:numPr>
      </w:pPr>
      <w:r w:rsidRPr="00247DA1">
        <w:t>Alt.1: Set B is a subset of Set A</w:t>
      </w:r>
    </w:p>
    <w:p w14:paraId="0596F21B" w14:textId="7967DEC2" w:rsidR="00F87F1F" w:rsidRPr="00247DA1" w:rsidRDefault="00F87F1F" w:rsidP="00CF6E6D">
      <w:pPr>
        <w:pStyle w:val="ListParagraph"/>
        <w:numPr>
          <w:ilvl w:val="1"/>
          <w:numId w:val="524"/>
        </w:numPr>
      </w:pPr>
      <w:r w:rsidRPr="00247DA1">
        <w:t>FFS: the number of beams in Set A and B</w:t>
      </w:r>
    </w:p>
    <w:p w14:paraId="0AD297E8" w14:textId="33BEA505" w:rsidR="00F87F1F" w:rsidRPr="00247DA1" w:rsidRDefault="00F87F1F" w:rsidP="00CF6E6D">
      <w:pPr>
        <w:pStyle w:val="ListParagraph"/>
        <w:numPr>
          <w:ilvl w:val="1"/>
          <w:numId w:val="524"/>
        </w:numPr>
      </w:pPr>
      <w:r w:rsidRPr="00247DA1">
        <w:t>FFS: how to determine Set B out of the beams in Set A (e.g., fixed pattern, random pattern, …)</w:t>
      </w:r>
    </w:p>
    <w:p w14:paraId="4C1A4532" w14:textId="77777777" w:rsidR="00F87F1F" w:rsidRPr="00247DA1" w:rsidRDefault="00F87F1F" w:rsidP="00CF6E6D">
      <w:pPr>
        <w:pStyle w:val="ListParagraph"/>
        <w:numPr>
          <w:ilvl w:val="0"/>
          <w:numId w:val="524"/>
        </w:numPr>
      </w:pPr>
      <w:r w:rsidRPr="00247DA1">
        <w:t>Alt.2: Set A and Set B are different (e.g. Set A consists of narrow beams and Set B consists of wide beams)</w:t>
      </w:r>
    </w:p>
    <w:p w14:paraId="26DD658F" w14:textId="46FEFEF6" w:rsidR="00F87F1F" w:rsidRPr="00247DA1" w:rsidRDefault="00F87F1F" w:rsidP="00CF6E6D">
      <w:pPr>
        <w:pStyle w:val="ListParagraph"/>
        <w:numPr>
          <w:ilvl w:val="1"/>
          <w:numId w:val="524"/>
        </w:numPr>
      </w:pPr>
      <w:r w:rsidRPr="00247DA1">
        <w:t>FFS: the number of beams in Set A and B</w:t>
      </w:r>
    </w:p>
    <w:p w14:paraId="168DE2FD" w14:textId="7DAB27FD" w:rsidR="00F87F1F" w:rsidRPr="00247DA1" w:rsidRDefault="00F87F1F" w:rsidP="00CF6E6D">
      <w:pPr>
        <w:pStyle w:val="ListParagraph"/>
        <w:numPr>
          <w:ilvl w:val="1"/>
          <w:numId w:val="524"/>
        </w:numPr>
      </w:pPr>
      <w:r w:rsidRPr="00247DA1">
        <w:t>FFS: QCL relation between beams in Set A and beams in Set B</w:t>
      </w:r>
    </w:p>
    <w:p w14:paraId="5C49B4B0" w14:textId="3A46EF71" w:rsidR="00F87F1F" w:rsidRPr="00F87F1F" w:rsidRDefault="00F87F1F" w:rsidP="00CF6E6D">
      <w:pPr>
        <w:pStyle w:val="ListParagraph"/>
        <w:numPr>
          <w:ilvl w:val="1"/>
          <w:numId w:val="524"/>
        </w:numPr>
        <w:rPr>
          <w:strike/>
        </w:rPr>
      </w:pPr>
      <w:r w:rsidRPr="00F87F1F">
        <w:rPr>
          <w:strike/>
        </w:rPr>
        <w:t>FFS: construction of Set B (e.g., regular pre-defined codebook, codebook other than regular pre-defined one)</w:t>
      </w:r>
    </w:p>
    <w:p w14:paraId="12A5A74C" w14:textId="77777777" w:rsidR="00F87F1F" w:rsidRPr="00247DA1" w:rsidRDefault="00F87F1F" w:rsidP="00CF6E6D">
      <w:pPr>
        <w:pStyle w:val="ListParagraph"/>
        <w:numPr>
          <w:ilvl w:val="0"/>
          <w:numId w:val="524"/>
        </w:numPr>
      </w:pPr>
      <w:r w:rsidRPr="00247DA1">
        <w:t>Note1: Set A is for DL beam prediction and Set B is for DL beam measurement.</w:t>
      </w:r>
    </w:p>
    <w:p w14:paraId="780FBC8A" w14:textId="77777777" w:rsidR="00F87F1F" w:rsidRPr="00247DA1" w:rsidRDefault="00F87F1F" w:rsidP="00CF6E6D">
      <w:pPr>
        <w:pStyle w:val="ListParagraph"/>
        <w:numPr>
          <w:ilvl w:val="0"/>
          <w:numId w:val="524"/>
        </w:numPr>
      </w:pPr>
      <w:r w:rsidRPr="00247DA1">
        <w:t>Note2: The narrow and wide beam terminology is for SI discussion only and have no specification impact</w:t>
      </w:r>
    </w:p>
    <w:p w14:paraId="0EC0E13D" w14:textId="77777777" w:rsidR="00F87F1F" w:rsidRDefault="00F87F1F" w:rsidP="00CF6E6D">
      <w:pPr>
        <w:pStyle w:val="ListParagraph"/>
        <w:numPr>
          <w:ilvl w:val="0"/>
          <w:numId w:val="524"/>
        </w:numPr>
      </w:pPr>
      <w:r w:rsidRPr="00247DA1">
        <w:t>Note3: The codebook constructions of Set A and Set B can be clarified by the companies.</w:t>
      </w:r>
    </w:p>
    <w:p w14:paraId="0A300707" w14:textId="6D3475F9" w:rsidR="00F87F1F" w:rsidRPr="00F87F1F" w:rsidRDefault="00F87F1F" w:rsidP="00F87F1F">
      <w:pPr>
        <w:rPr>
          <w:u w:val="single"/>
        </w:rPr>
      </w:pPr>
      <w:r w:rsidRPr="00F87F1F">
        <w:rPr>
          <w:u w:val="single"/>
        </w:rPr>
        <w:t>Conclusion</w:t>
      </w:r>
    </w:p>
    <w:p w14:paraId="6F8A5B5A" w14:textId="77777777" w:rsidR="00F87F1F" w:rsidRPr="00EB184F" w:rsidRDefault="00F87F1F" w:rsidP="00F87F1F">
      <w:r w:rsidRPr="00EB184F">
        <w:t>Regarding the sub use case BM-Case1, further study the following alternatives for AI/ML input:</w:t>
      </w:r>
    </w:p>
    <w:p w14:paraId="29DF744C" w14:textId="77777777" w:rsidR="00F87F1F" w:rsidRPr="00F87F1F" w:rsidRDefault="00F87F1F" w:rsidP="00CF6E6D">
      <w:pPr>
        <w:pStyle w:val="ListParagraph"/>
        <w:numPr>
          <w:ilvl w:val="0"/>
          <w:numId w:val="525"/>
        </w:numPr>
      </w:pPr>
      <w:r w:rsidRPr="00F87F1F">
        <w:t>Alt.1: Only L1-RSRP measurement based on Set B</w:t>
      </w:r>
    </w:p>
    <w:p w14:paraId="7C7D50F6" w14:textId="77777777" w:rsidR="00F87F1F" w:rsidRPr="00F87F1F" w:rsidRDefault="00F87F1F" w:rsidP="00CF6E6D">
      <w:pPr>
        <w:pStyle w:val="ListParagraph"/>
        <w:numPr>
          <w:ilvl w:val="0"/>
          <w:numId w:val="525"/>
        </w:numPr>
      </w:pPr>
      <w:r w:rsidRPr="00F87F1F">
        <w:t>Alt.2: L1-RSRP measurement based on Set B and assistance information</w:t>
      </w:r>
    </w:p>
    <w:p w14:paraId="6E97E6E6" w14:textId="77777777" w:rsidR="00F87F1F" w:rsidRPr="00F87F1F" w:rsidRDefault="00F87F1F" w:rsidP="00CF6E6D">
      <w:pPr>
        <w:pStyle w:val="ListParagraph"/>
        <w:numPr>
          <w:ilvl w:val="1"/>
          <w:numId w:val="525"/>
        </w:numPr>
        <w:rPr>
          <w:rFonts w:ascii="SimSun" w:hAnsi="SimSun" w:cs="SimSun"/>
          <w:color w:val="000000"/>
          <w:lang w:val="en-US" w:eastAsia="zh-CN"/>
        </w:rPr>
      </w:pPr>
      <w:r w:rsidRPr="00F87F1F">
        <w:t>FFS: Assistance information. The following were mentioned by companions in the discussion:  Tx and/or Rx beam shape information (e.g., Tx and/or Rx beam pattern, Tx and/or Rx beam boresight direction (azimuth and elevation), 3dB beamwidth, etc.), expected Tx and/or Rx beam for the prediction (e.g., expected Tx and/or Rx angle, Tx and/or Rx beam ID for the prediction), UE position information, UE direction information, Tx beam usage information, UE orientation information, etc.</w:t>
      </w:r>
    </w:p>
    <w:p w14:paraId="5481F75F" w14:textId="0F644BEF" w:rsidR="00F87F1F" w:rsidRPr="00F87F1F" w:rsidRDefault="00F87F1F" w:rsidP="00CF6E6D">
      <w:pPr>
        <w:pStyle w:val="ListParagraph"/>
        <w:numPr>
          <w:ilvl w:val="2"/>
          <w:numId w:val="525"/>
        </w:numPr>
        <w:rPr>
          <w:rFonts w:ascii="SimSun" w:hAnsi="SimSun" w:cs="SimSun"/>
          <w:color w:val="000000"/>
          <w:lang w:val="en-US" w:eastAsia="zh-CN"/>
        </w:rPr>
      </w:pPr>
      <w:r w:rsidRPr="00F87F1F">
        <w:t>Note: The provision of assistance information may be infeasible due to the concern of disclosing proprietary information to the other side.</w:t>
      </w:r>
    </w:p>
    <w:p w14:paraId="18FBCE0E" w14:textId="77777777" w:rsidR="00F87F1F" w:rsidRPr="00F87F1F" w:rsidRDefault="00F87F1F" w:rsidP="00CF6E6D">
      <w:pPr>
        <w:pStyle w:val="ListParagraph"/>
        <w:numPr>
          <w:ilvl w:val="0"/>
          <w:numId w:val="525"/>
        </w:numPr>
      </w:pPr>
      <w:r w:rsidRPr="00F87F1F">
        <w:t>Alt.3: CIR based on Set B</w:t>
      </w:r>
    </w:p>
    <w:p w14:paraId="0F1CC110" w14:textId="77777777" w:rsidR="00F87F1F" w:rsidRPr="00F87F1F" w:rsidRDefault="00F87F1F" w:rsidP="00CF6E6D">
      <w:pPr>
        <w:pStyle w:val="ListParagraph"/>
        <w:numPr>
          <w:ilvl w:val="0"/>
          <w:numId w:val="525"/>
        </w:numPr>
      </w:pPr>
      <w:r w:rsidRPr="00F87F1F">
        <w:t>Alt.4: L1-RSRP measurement based on Set B and the corresponding DL Tx and/or Rx beam ID</w:t>
      </w:r>
    </w:p>
    <w:p w14:paraId="5D272B59" w14:textId="77777777" w:rsidR="00F87F1F" w:rsidRPr="00F87F1F" w:rsidRDefault="00F87F1F" w:rsidP="00CF6E6D">
      <w:pPr>
        <w:pStyle w:val="ListParagraph"/>
        <w:numPr>
          <w:ilvl w:val="0"/>
          <w:numId w:val="525"/>
        </w:numPr>
      </w:pPr>
      <w:r w:rsidRPr="00F87F1F">
        <w:t>Note1: It is up to companies to provide other alternative(s) including the combination of some alternatives</w:t>
      </w:r>
    </w:p>
    <w:p w14:paraId="42B6D970" w14:textId="77777777" w:rsidR="00F87F1F" w:rsidRPr="00F87F1F" w:rsidRDefault="00F87F1F" w:rsidP="00CF6E6D">
      <w:pPr>
        <w:pStyle w:val="ListParagraph"/>
        <w:numPr>
          <w:ilvl w:val="0"/>
          <w:numId w:val="525"/>
        </w:numPr>
      </w:pPr>
      <w:r w:rsidRPr="00F87F1F">
        <w:t>Note2: All the inputs are “nominal” and only for discussion purpose.</w:t>
      </w:r>
    </w:p>
    <w:p w14:paraId="1FD35D72" w14:textId="77777777" w:rsidR="00F87F1F" w:rsidRPr="00F87F1F" w:rsidRDefault="00F87F1F" w:rsidP="00F87F1F">
      <w:pPr>
        <w:rPr>
          <w:u w:val="single"/>
        </w:rPr>
      </w:pPr>
      <w:r w:rsidRPr="00F87F1F">
        <w:rPr>
          <w:u w:val="single"/>
        </w:rPr>
        <w:t>Conclusion</w:t>
      </w:r>
    </w:p>
    <w:p w14:paraId="0AB49364" w14:textId="77777777" w:rsidR="00F87F1F" w:rsidRPr="00887CC0" w:rsidRDefault="00F87F1F" w:rsidP="00F87F1F">
      <w:r w:rsidRPr="00887CC0">
        <w:t>For the sub use case BM-Case2, further study the following alternatives with potential down-selection:</w:t>
      </w:r>
    </w:p>
    <w:p w14:paraId="4C8726EA" w14:textId="2930C8B4" w:rsidR="00F87F1F" w:rsidRDefault="00F87F1F" w:rsidP="00CF6E6D">
      <w:pPr>
        <w:pStyle w:val="ListParagraph"/>
        <w:numPr>
          <w:ilvl w:val="0"/>
          <w:numId w:val="526"/>
        </w:numPr>
      </w:pPr>
      <w:r w:rsidRPr="00887CC0">
        <w:t>Alt.1:</w:t>
      </w:r>
      <w:r>
        <w:t xml:space="preserve"> </w:t>
      </w:r>
      <w:r w:rsidRPr="00887CC0">
        <w:t>Set A and Set B are different (e.g. Set A consists of narrow beams and Set B consists of wide beams)</w:t>
      </w:r>
    </w:p>
    <w:p w14:paraId="77ECB2B3" w14:textId="77777777" w:rsidR="00F87F1F" w:rsidRPr="00887CC0" w:rsidRDefault="00F87F1F" w:rsidP="00CF6E6D">
      <w:pPr>
        <w:pStyle w:val="ListParagraph"/>
        <w:numPr>
          <w:ilvl w:val="1"/>
          <w:numId w:val="526"/>
        </w:numPr>
      </w:pPr>
      <w:r w:rsidRPr="00887CC0">
        <w:t>FFS: QCL relation between beams in Set A and beams in Set B</w:t>
      </w:r>
    </w:p>
    <w:p w14:paraId="4E90791C" w14:textId="77777777" w:rsidR="00F87F1F" w:rsidRDefault="00F87F1F" w:rsidP="00CF6E6D">
      <w:pPr>
        <w:pStyle w:val="ListParagraph"/>
        <w:numPr>
          <w:ilvl w:val="0"/>
          <w:numId w:val="526"/>
        </w:numPr>
      </w:pPr>
      <w:r w:rsidRPr="00887CC0">
        <w:t>Alt.2: Set B is a subset of Set A (Set A and Set B are not the same)</w:t>
      </w:r>
    </w:p>
    <w:p w14:paraId="1782F939" w14:textId="77777777" w:rsidR="00F87F1F" w:rsidRPr="00887CC0" w:rsidRDefault="00F87F1F" w:rsidP="00CF6E6D">
      <w:pPr>
        <w:pStyle w:val="ListParagraph"/>
        <w:numPr>
          <w:ilvl w:val="1"/>
          <w:numId w:val="526"/>
        </w:numPr>
      </w:pPr>
      <w:r w:rsidRPr="00887CC0">
        <w:t>FFS: how to determine Set B out of the beams in Set A (e.g., fixed pattern, random pattern, …)</w:t>
      </w:r>
    </w:p>
    <w:p w14:paraId="169FAF37" w14:textId="77777777" w:rsidR="00F87F1F" w:rsidRPr="00887CC0" w:rsidRDefault="00F87F1F" w:rsidP="00CF6E6D">
      <w:pPr>
        <w:pStyle w:val="ListParagraph"/>
        <w:numPr>
          <w:ilvl w:val="0"/>
          <w:numId w:val="526"/>
        </w:numPr>
      </w:pPr>
      <w:r w:rsidRPr="00887CC0">
        <w:t>Alt.3: Set A and Set B are the same</w:t>
      </w:r>
    </w:p>
    <w:p w14:paraId="07118A9B" w14:textId="77777777" w:rsidR="00F87F1F" w:rsidRPr="00887CC0" w:rsidRDefault="00F87F1F" w:rsidP="00CF6E6D">
      <w:pPr>
        <w:pStyle w:val="ListParagraph"/>
        <w:numPr>
          <w:ilvl w:val="0"/>
          <w:numId w:val="526"/>
        </w:numPr>
      </w:pPr>
      <w:r w:rsidRPr="00887CC0">
        <w:t>Note1: Predicted beam(s) are selected from Set A and measured beams used as input are selected from Set B.</w:t>
      </w:r>
    </w:p>
    <w:p w14:paraId="46FF0392" w14:textId="77777777" w:rsidR="00F87F1F" w:rsidRPr="00887CC0" w:rsidRDefault="00F87F1F" w:rsidP="00CF6E6D">
      <w:pPr>
        <w:pStyle w:val="ListParagraph"/>
        <w:numPr>
          <w:ilvl w:val="0"/>
          <w:numId w:val="526"/>
        </w:numPr>
      </w:pPr>
      <w:r w:rsidRPr="00887CC0">
        <w:t>Note2: It is up to companies to provide other alternative(s)</w:t>
      </w:r>
    </w:p>
    <w:p w14:paraId="4038D8C6" w14:textId="77777777" w:rsidR="00F87F1F" w:rsidRPr="00887CC0" w:rsidRDefault="00F87F1F" w:rsidP="00CF6E6D">
      <w:pPr>
        <w:pStyle w:val="ListParagraph"/>
        <w:numPr>
          <w:ilvl w:val="0"/>
          <w:numId w:val="526"/>
        </w:numPr>
      </w:pPr>
      <w:r w:rsidRPr="00887CC0">
        <w:t>Note3: The narrow and wide beam terminology is for SI discussion only and have no specification impact</w:t>
      </w:r>
    </w:p>
    <w:p w14:paraId="52918179" w14:textId="4F906E57" w:rsidR="00F87F1F" w:rsidRPr="00F87F1F" w:rsidRDefault="00F87F1F" w:rsidP="00F87F1F">
      <w:pPr>
        <w:rPr>
          <w:u w:val="single"/>
        </w:rPr>
      </w:pPr>
      <w:r w:rsidRPr="00F87F1F">
        <w:rPr>
          <w:u w:val="single"/>
        </w:rPr>
        <w:t>Conclusion</w:t>
      </w:r>
    </w:p>
    <w:p w14:paraId="3320EFA6" w14:textId="77777777" w:rsidR="00F87F1F" w:rsidRPr="00D10F78" w:rsidRDefault="00F87F1F" w:rsidP="00F87F1F">
      <w:r w:rsidRPr="00D10F78">
        <w:lastRenderedPageBreak/>
        <w:t>Regarding the sub use case BM-Case2, further study the following alternatives of measurement results for AI/ML input (for each past measurement instance):</w:t>
      </w:r>
    </w:p>
    <w:p w14:paraId="11969457" w14:textId="77777777" w:rsidR="00F87F1F" w:rsidRPr="00F87F1F" w:rsidRDefault="00F87F1F" w:rsidP="00CF6E6D">
      <w:pPr>
        <w:pStyle w:val="ListParagraph"/>
        <w:numPr>
          <w:ilvl w:val="0"/>
          <w:numId w:val="527"/>
        </w:numPr>
      </w:pPr>
      <w:r w:rsidRPr="00F87F1F">
        <w:t>Alt.1: Only L1-RSRP measurement based on Set B</w:t>
      </w:r>
    </w:p>
    <w:p w14:paraId="58C589B2" w14:textId="77777777" w:rsidR="00F87F1F" w:rsidRPr="00F87F1F" w:rsidRDefault="00F87F1F" w:rsidP="00CF6E6D">
      <w:pPr>
        <w:pStyle w:val="ListParagraph"/>
        <w:numPr>
          <w:ilvl w:val="0"/>
          <w:numId w:val="527"/>
        </w:numPr>
      </w:pPr>
      <w:r w:rsidRPr="00F87F1F">
        <w:t>Alt 2: L1-RSRP measurement based on Set B and assistance information</w:t>
      </w:r>
    </w:p>
    <w:p w14:paraId="2D40656E" w14:textId="21CAEEEC" w:rsidR="00F87F1F" w:rsidRPr="00F87F1F" w:rsidRDefault="00F87F1F" w:rsidP="00CF6E6D">
      <w:pPr>
        <w:pStyle w:val="ListParagraph"/>
        <w:numPr>
          <w:ilvl w:val="1"/>
          <w:numId w:val="527"/>
        </w:numPr>
        <w:rPr>
          <w:rFonts w:ascii="SimSun" w:hAnsi="SimSun" w:cs="SimSun"/>
          <w:color w:val="000000"/>
          <w:lang w:val="en-US" w:eastAsia="zh-CN"/>
        </w:rPr>
      </w:pPr>
      <w:r w:rsidRPr="00F87F1F">
        <w:t>FFS: Assistance information. The following were mentioned by companies in the discussion:, Tx and/or Rx beam angle, position information, UE direction information, positioning-related measurement (such as Multi-RTT), expected Tx and/or Rx beam/occasion for the prediction (e.g., expected Tx and/or Rx beam angle for the prediction, expected occasions of the prediction), Tx and/or Rx</w:t>
      </w:r>
      <w:r>
        <w:t xml:space="preserve"> </w:t>
      </w:r>
      <w:r w:rsidRPr="00F87F1F">
        <w:t>beam shape information (e.g., Tx and/or Rx beam pattern, Tx and/or Rx</w:t>
      </w:r>
      <w:r>
        <w:t xml:space="preserve"> </w:t>
      </w:r>
      <w:r w:rsidRPr="00F87F1F">
        <w:t>beam boresight directions (azimuth and elevation), 3dB beamwidth, etc.) , increase ratio of L1-RSRP for best N beams, UE orientation information</w:t>
      </w:r>
    </w:p>
    <w:p w14:paraId="1A7FF8CA" w14:textId="77777777" w:rsidR="00F87F1F" w:rsidRPr="00F87F1F" w:rsidRDefault="00F87F1F" w:rsidP="00CF6E6D">
      <w:pPr>
        <w:pStyle w:val="ListParagraph"/>
        <w:numPr>
          <w:ilvl w:val="2"/>
          <w:numId w:val="527"/>
        </w:numPr>
      </w:pPr>
      <w:r w:rsidRPr="00F87F1F">
        <w:t>Note: The provision of assistance information may be infeasible due to the concern of disclosing proprietary information to the other side.</w:t>
      </w:r>
    </w:p>
    <w:p w14:paraId="3A783054" w14:textId="77777777" w:rsidR="00F87F1F" w:rsidRPr="00F87F1F" w:rsidRDefault="00F87F1F" w:rsidP="00CF6E6D">
      <w:pPr>
        <w:pStyle w:val="ListParagraph"/>
        <w:numPr>
          <w:ilvl w:val="0"/>
          <w:numId w:val="527"/>
        </w:numPr>
      </w:pPr>
      <w:r w:rsidRPr="00F87F1F">
        <w:t>Alt.3: L1-RSRP measurement based on Set B and the corresponding DL Tx and/or Rx beam ID</w:t>
      </w:r>
    </w:p>
    <w:p w14:paraId="2FE2E347" w14:textId="59F46EB8" w:rsidR="00F87F1F" w:rsidRPr="00F87F1F" w:rsidRDefault="00F87F1F" w:rsidP="00CF6E6D">
      <w:pPr>
        <w:pStyle w:val="ListParagraph"/>
        <w:numPr>
          <w:ilvl w:val="0"/>
          <w:numId w:val="527"/>
        </w:numPr>
      </w:pPr>
      <w:r w:rsidRPr="00F87F1F">
        <w:t>Note1: It is up to companies to provide other alternative(s)</w:t>
      </w:r>
      <w:r w:rsidR="00287651">
        <w:t xml:space="preserve"> </w:t>
      </w:r>
      <w:r w:rsidRPr="00F87F1F">
        <w:t>including the combination of some alternatives</w:t>
      </w:r>
    </w:p>
    <w:p w14:paraId="2E35EFB0" w14:textId="77777777" w:rsidR="00F87F1F" w:rsidRPr="00F87F1F" w:rsidRDefault="00F87F1F" w:rsidP="00CF6E6D">
      <w:pPr>
        <w:pStyle w:val="ListParagraph"/>
        <w:numPr>
          <w:ilvl w:val="0"/>
          <w:numId w:val="527"/>
        </w:numPr>
      </w:pPr>
      <w:r w:rsidRPr="00F87F1F">
        <w:t>Note2: All the inputs are “nominal” and only for discussion purpose.</w:t>
      </w:r>
    </w:p>
    <w:p w14:paraId="6639050F" w14:textId="77777777" w:rsidR="00F87F1F" w:rsidRPr="00EB184F" w:rsidRDefault="00F87F1F" w:rsidP="00F87F1F">
      <w:pPr>
        <w:rPr>
          <w:lang w:val="en-US"/>
        </w:rPr>
      </w:pPr>
    </w:p>
    <w:p w14:paraId="79B4EA77" w14:textId="0F4E9E02" w:rsidR="00C26FC2" w:rsidRPr="00B93DA4" w:rsidRDefault="00CD6A77" w:rsidP="00C26FC2">
      <w:pPr>
        <w:rPr>
          <w:lang w:eastAsia="x-none"/>
        </w:rPr>
      </w:pPr>
      <w:r>
        <w:rPr>
          <w:lang w:eastAsia="x-none"/>
        </w:rPr>
        <w:t xml:space="preserve">Final summary in </w:t>
      </w:r>
      <w:hyperlink r:id="rId1947" w:history="1">
        <w:r w:rsidR="000B5C49">
          <w:rPr>
            <w:rStyle w:val="Hyperlink"/>
            <w:lang w:eastAsia="x-none"/>
          </w:rPr>
          <w:t>R1-2205454</w:t>
        </w:r>
      </w:hyperlink>
      <w:r>
        <w:rPr>
          <w:lang w:eastAsia="x-none"/>
        </w:rPr>
        <w:t>.</w:t>
      </w:r>
    </w:p>
    <w:p w14:paraId="37036A03" w14:textId="77777777" w:rsidR="008F4B8C" w:rsidRDefault="008F4B8C" w:rsidP="006D6081">
      <w:pPr>
        <w:pStyle w:val="Heading3"/>
      </w:pPr>
      <w:bookmarkStart w:id="289" w:name="_Toc101357054"/>
      <w:bookmarkStart w:id="290" w:name="_Toc105521392"/>
      <w:r>
        <w:t>AI/ML for positioning accuracy enhancement</w:t>
      </w:r>
      <w:bookmarkEnd w:id="289"/>
      <w:bookmarkEnd w:id="290"/>
    </w:p>
    <w:p w14:paraId="1906B77B" w14:textId="77777777" w:rsidR="008F4B8C" w:rsidRDefault="008F4B8C" w:rsidP="006D6081">
      <w:pPr>
        <w:pStyle w:val="Heading4"/>
      </w:pPr>
      <w:bookmarkStart w:id="291" w:name="_Toc101357055"/>
      <w:bookmarkStart w:id="292" w:name="_Toc105521393"/>
      <w:r>
        <w:t>Evaluation on AI/ML for positioning accuracy enhancement</w:t>
      </w:r>
      <w:bookmarkEnd w:id="291"/>
      <w:bookmarkEnd w:id="292"/>
    </w:p>
    <w:p w14:paraId="31B99A9D" w14:textId="2AA232FC" w:rsidR="008F4B8C" w:rsidRDefault="008F4B8C" w:rsidP="008F4B8C">
      <w:pPr>
        <w:rPr>
          <w:i/>
          <w:iCs/>
        </w:rPr>
      </w:pPr>
      <w:r>
        <w:rPr>
          <w:i/>
          <w:iCs/>
        </w:rPr>
        <w:t>Including evaluation methodology, KPI, and performance evaluation results.</w:t>
      </w:r>
    </w:p>
    <w:p w14:paraId="2B8AC5AA" w14:textId="77777777" w:rsidR="006D6081" w:rsidRDefault="006D6081" w:rsidP="006D6081"/>
    <w:p w14:paraId="4CC9837C" w14:textId="707DDE4A" w:rsidR="00842313" w:rsidRDefault="001B5688" w:rsidP="00842313">
      <w:pPr>
        <w:rPr>
          <w:b/>
          <w:bCs/>
          <w:lang w:eastAsia="x-none"/>
        </w:rPr>
      </w:pPr>
      <w:hyperlink r:id="rId1948" w:history="1">
        <w:r w:rsidR="000B5C49">
          <w:rPr>
            <w:rStyle w:val="Hyperlink"/>
            <w:b/>
            <w:bCs/>
            <w:lang w:eastAsia="x-none"/>
          </w:rPr>
          <w:t>R1-2203554</w:t>
        </w:r>
      </w:hyperlink>
      <w:r w:rsidR="00842313" w:rsidRPr="00842313">
        <w:rPr>
          <w:b/>
          <w:bCs/>
          <w:lang w:eastAsia="x-none"/>
        </w:rPr>
        <w:tab/>
        <w:t>Evaluation on AI/ML for positioning accuracy enhancement</w:t>
      </w:r>
      <w:r w:rsidR="00842313" w:rsidRPr="00842313">
        <w:rPr>
          <w:b/>
          <w:bCs/>
          <w:lang w:eastAsia="x-none"/>
        </w:rPr>
        <w:tab/>
        <w:t>vivo</w:t>
      </w:r>
    </w:p>
    <w:p w14:paraId="615EE0D3" w14:textId="77777777" w:rsidR="0033661E" w:rsidRPr="0033661E" w:rsidRDefault="0033661E" w:rsidP="007A297D">
      <w:pPr>
        <w:pStyle w:val="ListParagraph"/>
        <w:numPr>
          <w:ilvl w:val="0"/>
          <w:numId w:val="93"/>
        </w:numPr>
        <w:rPr>
          <w:rFonts w:eastAsiaTheme="minorEastAsia"/>
          <w:sz w:val="18"/>
          <w:szCs w:val="18"/>
        </w:rPr>
      </w:pPr>
      <w:r w:rsidRPr="0033661E">
        <w:rPr>
          <w:sz w:val="18"/>
          <w:szCs w:val="18"/>
        </w:rPr>
        <w:t>Select the InF-DH scenario with clutter parameter {density 60%, height 6m, size 2m} as a typical scenario for positioning accuracy enhancement evaluation.</w:t>
      </w:r>
    </w:p>
    <w:p w14:paraId="0FE3DF8A" w14:textId="77777777" w:rsidR="0033661E" w:rsidRPr="0033661E" w:rsidRDefault="0033661E" w:rsidP="007A297D">
      <w:pPr>
        <w:pStyle w:val="ListParagraph"/>
        <w:numPr>
          <w:ilvl w:val="0"/>
          <w:numId w:val="93"/>
        </w:numPr>
        <w:rPr>
          <w:rFonts w:eastAsiaTheme="minorEastAsia"/>
          <w:sz w:val="18"/>
          <w:szCs w:val="18"/>
        </w:rPr>
      </w:pPr>
      <w:r w:rsidRPr="0033661E">
        <w:rPr>
          <w:sz w:val="18"/>
          <w:szCs w:val="18"/>
        </w:rPr>
        <w:t>Dataset and AI model sharing among different companies should be encouraged.</w:t>
      </w:r>
    </w:p>
    <w:p w14:paraId="34035F4A" w14:textId="77777777" w:rsidR="0033661E" w:rsidRPr="0033661E" w:rsidRDefault="0033661E" w:rsidP="007A297D">
      <w:pPr>
        <w:pStyle w:val="ListParagraph"/>
        <w:numPr>
          <w:ilvl w:val="0"/>
          <w:numId w:val="93"/>
        </w:numPr>
        <w:rPr>
          <w:rFonts w:eastAsiaTheme="minorEastAsia"/>
          <w:sz w:val="18"/>
          <w:szCs w:val="18"/>
        </w:rPr>
      </w:pPr>
      <w:r w:rsidRPr="0033661E">
        <w:rPr>
          <w:sz w:val="18"/>
          <w:szCs w:val="18"/>
        </w:rPr>
        <w:t>For the purpose of link level and system level evaluation, statistical models (from TR 38.901 and TR 38.857) are utilized to generate dataset for AI/ML based positioning for model training/validation and testing.</w:t>
      </w:r>
    </w:p>
    <w:p w14:paraId="006B6F88" w14:textId="77777777" w:rsidR="0033661E" w:rsidRPr="0033661E" w:rsidRDefault="0033661E" w:rsidP="007A297D">
      <w:pPr>
        <w:pStyle w:val="ListParagraph"/>
        <w:numPr>
          <w:ilvl w:val="1"/>
          <w:numId w:val="93"/>
        </w:numPr>
        <w:rPr>
          <w:rFonts w:eastAsiaTheme="minorEastAsia"/>
          <w:sz w:val="18"/>
          <w:szCs w:val="18"/>
        </w:rPr>
      </w:pPr>
      <w:r w:rsidRPr="0033661E">
        <w:rPr>
          <w:sz w:val="18"/>
          <w:szCs w:val="18"/>
        </w:rPr>
        <w:t xml:space="preserve">Field data measured in actual deployment for AI/ML model performance testing should be allowed and encouraged </w:t>
      </w:r>
    </w:p>
    <w:p w14:paraId="34A2591F" w14:textId="77777777" w:rsidR="0033661E" w:rsidRPr="0033661E" w:rsidRDefault="0033661E" w:rsidP="007A297D">
      <w:pPr>
        <w:pStyle w:val="ListParagraph"/>
        <w:numPr>
          <w:ilvl w:val="0"/>
          <w:numId w:val="93"/>
        </w:numPr>
        <w:rPr>
          <w:sz w:val="18"/>
          <w:szCs w:val="18"/>
        </w:rPr>
      </w:pPr>
      <w:r w:rsidRPr="0033661E">
        <w:rPr>
          <w:sz w:val="18"/>
          <w:szCs w:val="18"/>
        </w:rPr>
        <w:t xml:space="preserve">The positioning accuracy performance of AI/ML based positioning should be evaluated under all scenarios. </w:t>
      </w:r>
    </w:p>
    <w:p w14:paraId="5341D440" w14:textId="77777777" w:rsidR="0033661E" w:rsidRPr="0033661E" w:rsidRDefault="0033661E" w:rsidP="007A297D">
      <w:pPr>
        <w:pStyle w:val="ListParagraph"/>
        <w:numPr>
          <w:ilvl w:val="0"/>
          <w:numId w:val="93"/>
        </w:numPr>
        <w:rPr>
          <w:rFonts w:eastAsiaTheme="minorEastAsia"/>
          <w:iCs/>
          <w:sz w:val="18"/>
          <w:szCs w:val="18"/>
        </w:rPr>
      </w:pPr>
      <w:r w:rsidRPr="0033661E">
        <w:rPr>
          <w:sz w:val="18"/>
          <w:szCs w:val="18"/>
        </w:rPr>
        <w:t>Spatial consistency assumption should be adopted for performance evaluation.</w:t>
      </w:r>
    </w:p>
    <w:p w14:paraId="1F78865D" w14:textId="77777777" w:rsidR="0033661E" w:rsidRPr="0033661E" w:rsidRDefault="0033661E" w:rsidP="007A297D">
      <w:pPr>
        <w:pStyle w:val="ListParagraph"/>
        <w:numPr>
          <w:ilvl w:val="0"/>
          <w:numId w:val="93"/>
        </w:numPr>
        <w:rPr>
          <w:sz w:val="18"/>
          <w:szCs w:val="18"/>
        </w:rPr>
      </w:pPr>
      <w:r w:rsidRPr="0033661E">
        <w:rPr>
          <w:sz w:val="18"/>
          <w:szCs w:val="18"/>
        </w:rPr>
        <w:t>Performance related KPIs, such as @50%, @90% positioning accuracy defined in TR 38.857, can be used directly to evaluate the performance gain of AI/ML based positioning.</w:t>
      </w:r>
    </w:p>
    <w:p w14:paraId="6DC7572E" w14:textId="77777777" w:rsidR="0033661E" w:rsidRPr="0033661E" w:rsidRDefault="0033661E" w:rsidP="007A297D">
      <w:pPr>
        <w:pStyle w:val="ListParagraph"/>
        <w:numPr>
          <w:ilvl w:val="0"/>
          <w:numId w:val="93"/>
        </w:numPr>
        <w:rPr>
          <w:sz w:val="18"/>
          <w:szCs w:val="18"/>
        </w:rPr>
      </w:pPr>
      <w:r w:rsidRPr="0033661E">
        <w:rPr>
          <w:sz w:val="18"/>
          <w:szCs w:val="18"/>
        </w:rPr>
        <w:t>Consider the following different levels of generalization performance for performance evaluation.</w:t>
      </w:r>
    </w:p>
    <w:p w14:paraId="13685ECC" w14:textId="77777777" w:rsidR="0033661E" w:rsidRPr="0033661E" w:rsidRDefault="0033661E" w:rsidP="007A297D">
      <w:pPr>
        <w:pStyle w:val="ListParagraph"/>
        <w:numPr>
          <w:ilvl w:val="1"/>
          <w:numId w:val="93"/>
        </w:numPr>
        <w:rPr>
          <w:sz w:val="18"/>
          <w:szCs w:val="18"/>
        </w:rPr>
      </w:pPr>
      <w:r w:rsidRPr="0033661E">
        <w:rPr>
          <w:sz w:val="18"/>
          <w:szCs w:val="18"/>
        </w:rPr>
        <w:t>Generalization performance form one cell to another</w:t>
      </w:r>
    </w:p>
    <w:p w14:paraId="26097EEB" w14:textId="77777777" w:rsidR="0033661E" w:rsidRPr="0033661E" w:rsidRDefault="0033661E" w:rsidP="007A297D">
      <w:pPr>
        <w:pStyle w:val="ListParagraph"/>
        <w:numPr>
          <w:ilvl w:val="1"/>
          <w:numId w:val="93"/>
        </w:numPr>
        <w:rPr>
          <w:sz w:val="18"/>
          <w:szCs w:val="18"/>
        </w:rPr>
      </w:pPr>
      <w:r w:rsidRPr="0033661E">
        <w:rPr>
          <w:sz w:val="18"/>
          <w:szCs w:val="18"/>
        </w:rPr>
        <w:t>Generalization performance from one one drop to another</w:t>
      </w:r>
    </w:p>
    <w:p w14:paraId="5556C9CC" w14:textId="77777777" w:rsidR="0033661E" w:rsidRPr="0033661E" w:rsidRDefault="0033661E" w:rsidP="007A297D">
      <w:pPr>
        <w:pStyle w:val="ListParagraph"/>
        <w:numPr>
          <w:ilvl w:val="1"/>
          <w:numId w:val="93"/>
        </w:numPr>
        <w:rPr>
          <w:sz w:val="18"/>
          <w:szCs w:val="18"/>
        </w:rPr>
      </w:pPr>
      <w:r w:rsidRPr="0033661E">
        <w:rPr>
          <w:sz w:val="18"/>
          <w:szCs w:val="18"/>
        </w:rPr>
        <w:t>Generalization performance from one scenario to another</w:t>
      </w:r>
    </w:p>
    <w:p w14:paraId="7D887B6F" w14:textId="77777777" w:rsidR="0033661E" w:rsidRPr="0033661E" w:rsidRDefault="0033661E" w:rsidP="007A297D">
      <w:pPr>
        <w:pStyle w:val="ListParagraph"/>
        <w:numPr>
          <w:ilvl w:val="0"/>
          <w:numId w:val="93"/>
        </w:numPr>
        <w:rPr>
          <w:sz w:val="18"/>
          <w:szCs w:val="18"/>
        </w:rPr>
      </w:pPr>
      <w:r w:rsidRPr="0033661E">
        <w:rPr>
          <w:sz w:val="18"/>
          <w:szCs w:val="18"/>
        </w:rPr>
        <w:t>Computational complexity, parameter quantity and training data requirement are three crucial cost-related KPIs for AI/ML based positioning, and should be considered with high priority at the beginning of this study .</w:t>
      </w:r>
    </w:p>
    <w:p w14:paraId="77F459D7" w14:textId="77777777" w:rsidR="0033661E" w:rsidRPr="0033661E" w:rsidRDefault="0033661E" w:rsidP="007A297D">
      <w:pPr>
        <w:pStyle w:val="ListParagraph"/>
        <w:numPr>
          <w:ilvl w:val="0"/>
          <w:numId w:val="93"/>
        </w:numPr>
        <w:rPr>
          <w:sz w:val="18"/>
          <w:szCs w:val="18"/>
        </w:rPr>
      </w:pPr>
      <w:r w:rsidRPr="0033661E">
        <w:rPr>
          <w:sz w:val="18"/>
          <w:szCs w:val="18"/>
        </w:rPr>
        <w:t>Support time domain CIR as the model input for AI/ML based positioning.</w:t>
      </w:r>
    </w:p>
    <w:p w14:paraId="74278B82" w14:textId="77777777" w:rsidR="0033661E" w:rsidRPr="0033661E" w:rsidRDefault="0033661E" w:rsidP="007A297D">
      <w:pPr>
        <w:pStyle w:val="ListParagraph"/>
        <w:numPr>
          <w:ilvl w:val="0"/>
          <w:numId w:val="93"/>
        </w:numPr>
        <w:rPr>
          <w:sz w:val="18"/>
          <w:szCs w:val="18"/>
        </w:rPr>
      </w:pPr>
      <w:r w:rsidRPr="0033661E">
        <w:rPr>
          <w:sz w:val="18"/>
          <w:szCs w:val="18"/>
        </w:rPr>
        <w:t>Study further on the benefits of two-step positioning for AI/ML based positioning in terms of positioning accuracy and AI model generalization.</w:t>
      </w:r>
    </w:p>
    <w:p w14:paraId="2C1FE48D" w14:textId="77777777" w:rsidR="0033661E" w:rsidRPr="0033661E" w:rsidRDefault="0033661E" w:rsidP="007A297D">
      <w:pPr>
        <w:pStyle w:val="ListParagraph"/>
        <w:numPr>
          <w:ilvl w:val="0"/>
          <w:numId w:val="93"/>
        </w:numPr>
        <w:spacing w:after="0"/>
        <w:ind w:left="714" w:hanging="357"/>
        <w:rPr>
          <w:sz w:val="18"/>
          <w:szCs w:val="18"/>
        </w:rPr>
      </w:pPr>
      <w:r w:rsidRPr="0033661E">
        <w:rPr>
          <w:sz w:val="18"/>
          <w:szCs w:val="18"/>
        </w:rPr>
        <w:t>Study further on the benefits of fine-tuning for AI/ML based positioning in terms of positioning accuracy and AI model generalization.</w:t>
      </w:r>
    </w:p>
    <w:p w14:paraId="0B078FDB" w14:textId="77777777" w:rsidR="00842313" w:rsidRDefault="00842313" w:rsidP="00842313">
      <w:pPr>
        <w:rPr>
          <w:lang w:val="en-US" w:eastAsia="ko-KR"/>
        </w:rPr>
      </w:pPr>
      <w:r w:rsidRPr="005B48B9">
        <w:rPr>
          <w:b/>
          <w:bCs/>
          <w:lang w:val="en-US" w:eastAsia="ko-KR"/>
        </w:rPr>
        <w:t>Decision:</w:t>
      </w:r>
      <w:r>
        <w:rPr>
          <w:lang w:val="en-US" w:eastAsia="ko-KR"/>
        </w:rPr>
        <w:t xml:space="preserve"> The document is noted.</w:t>
      </w:r>
    </w:p>
    <w:p w14:paraId="77FEF4F0" w14:textId="77777777" w:rsidR="00842313" w:rsidRPr="00842313" w:rsidRDefault="00842313" w:rsidP="00842313">
      <w:pPr>
        <w:rPr>
          <w:lang w:val="en-US"/>
        </w:rPr>
      </w:pPr>
    </w:p>
    <w:p w14:paraId="386D43F7" w14:textId="18F2248B" w:rsidR="008F4B8C" w:rsidRPr="00A963B9" w:rsidRDefault="001B5688" w:rsidP="008F4B8C">
      <w:pPr>
        <w:rPr>
          <w:b/>
          <w:bCs/>
          <w:lang w:eastAsia="x-none"/>
        </w:rPr>
      </w:pPr>
      <w:hyperlink r:id="rId1949" w:history="1">
        <w:r w:rsidR="000B5C49">
          <w:rPr>
            <w:rStyle w:val="Hyperlink"/>
            <w:b/>
            <w:bCs/>
            <w:lang w:eastAsia="x-none"/>
          </w:rPr>
          <w:t>R1-2203144</w:t>
        </w:r>
      </w:hyperlink>
      <w:r w:rsidR="008F4B8C" w:rsidRPr="00A963B9">
        <w:rPr>
          <w:b/>
          <w:bCs/>
          <w:lang w:eastAsia="x-none"/>
        </w:rPr>
        <w:tab/>
        <w:t>Evaluation on AI/ML for positioning accuracy enhancement</w:t>
      </w:r>
      <w:r w:rsidR="008F4B8C" w:rsidRPr="00A963B9">
        <w:rPr>
          <w:b/>
          <w:bCs/>
          <w:lang w:eastAsia="x-none"/>
        </w:rPr>
        <w:tab/>
        <w:t>Huawei, HiSilicon</w:t>
      </w:r>
    </w:p>
    <w:p w14:paraId="63722134" w14:textId="7506FA71" w:rsidR="00A963B9" w:rsidRPr="00A963B9" w:rsidRDefault="00A963B9" w:rsidP="00A963B9">
      <w:pPr>
        <w:ind w:left="720"/>
        <w:rPr>
          <w:rFonts w:ascii="Times New Roman" w:hAnsi="Times New Roman"/>
          <w:bCs/>
          <w:iCs/>
          <w:kern w:val="2"/>
          <w:sz w:val="18"/>
          <w:szCs w:val="18"/>
          <w:lang w:eastAsia="zh-CN"/>
        </w:rPr>
      </w:pPr>
      <w:r w:rsidRPr="00A963B9">
        <w:rPr>
          <w:rFonts w:ascii="Times New Roman" w:hAnsi="Times New Roman"/>
          <w:bCs/>
          <w:iCs/>
          <w:kern w:val="2"/>
          <w:sz w:val="18"/>
          <w:szCs w:val="18"/>
          <w:lang w:eastAsia="zh-CN"/>
        </w:rPr>
        <w:fldChar w:fldCharType="begin"/>
      </w:r>
      <w:r w:rsidRPr="00A963B9">
        <w:rPr>
          <w:rFonts w:ascii="Times New Roman" w:hAnsi="Times New Roman"/>
          <w:bCs/>
          <w:iCs/>
          <w:kern w:val="2"/>
          <w:sz w:val="18"/>
          <w:szCs w:val="18"/>
          <w:lang w:eastAsia="zh-CN"/>
        </w:rPr>
        <w:instrText xml:space="preserve"> REF _Ref102171087 \r \h  \* MERGEFORMAT </w:instrText>
      </w:r>
      <w:r w:rsidRPr="00A963B9">
        <w:rPr>
          <w:rFonts w:ascii="Times New Roman" w:hAnsi="Times New Roman"/>
          <w:bCs/>
          <w:iCs/>
          <w:kern w:val="2"/>
          <w:sz w:val="18"/>
          <w:szCs w:val="18"/>
          <w:lang w:eastAsia="zh-CN"/>
        </w:rPr>
      </w:r>
      <w:r w:rsidRPr="00A963B9">
        <w:rPr>
          <w:rFonts w:ascii="Times New Roman" w:hAnsi="Times New Roman"/>
          <w:bCs/>
          <w:iCs/>
          <w:kern w:val="2"/>
          <w:sz w:val="18"/>
          <w:szCs w:val="18"/>
          <w:lang w:eastAsia="zh-CN"/>
        </w:rPr>
        <w:fldChar w:fldCharType="separate"/>
      </w:r>
      <w:r w:rsidRPr="00A963B9">
        <w:rPr>
          <w:rFonts w:ascii="Times New Roman" w:hAnsi="Times New Roman"/>
          <w:bCs/>
          <w:iCs/>
          <w:kern w:val="2"/>
          <w:sz w:val="18"/>
          <w:szCs w:val="18"/>
          <w:lang w:eastAsia="zh-CN"/>
        </w:rPr>
        <w:t>Proposal 1</w:t>
      </w:r>
      <w:r w:rsidRPr="00A963B9">
        <w:rPr>
          <w:rFonts w:ascii="Times New Roman" w:hAnsi="Times New Roman"/>
          <w:bCs/>
          <w:iCs/>
          <w:kern w:val="2"/>
          <w:sz w:val="18"/>
          <w:szCs w:val="18"/>
          <w:lang w:eastAsia="zh-CN"/>
        </w:rPr>
        <w:fldChar w:fldCharType="end"/>
      </w:r>
      <w:r w:rsidRPr="00A963B9">
        <w:rPr>
          <w:rFonts w:ascii="Times New Roman" w:hAnsi="Times New Roman"/>
          <w:bCs/>
          <w:iCs/>
          <w:kern w:val="2"/>
          <w:sz w:val="18"/>
          <w:szCs w:val="18"/>
          <w:lang w:eastAsia="zh-CN"/>
        </w:rPr>
        <w:fldChar w:fldCharType="begin"/>
      </w:r>
      <w:r w:rsidRPr="00A963B9">
        <w:rPr>
          <w:rFonts w:ascii="Times New Roman" w:hAnsi="Times New Roman"/>
          <w:bCs/>
          <w:iCs/>
          <w:kern w:val="2"/>
          <w:sz w:val="18"/>
          <w:szCs w:val="18"/>
          <w:lang w:eastAsia="zh-CN"/>
        </w:rPr>
        <w:instrText xml:space="preserve"> REF _Ref102171087 \h  \* MERGEFORMAT </w:instrText>
      </w:r>
      <w:r w:rsidRPr="00A963B9">
        <w:rPr>
          <w:rFonts w:ascii="Times New Roman" w:hAnsi="Times New Roman"/>
          <w:bCs/>
          <w:iCs/>
          <w:kern w:val="2"/>
          <w:sz w:val="18"/>
          <w:szCs w:val="18"/>
          <w:lang w:eastAsia="zh-CN"/>
        </w:rPr>
      </w:r>
      <w:r w:rsidRPr="00A963B9">
        <w:rPr>
          <w:rFonts w:ascii="Times New Roman" w:hAnsi="Times New Roman"/>
          <w:bCs/>
          <w:iCs/>
          <w:kern w:val="2"/>
          <w:sz w:val="18"/>
          <w:szCs w:val="18"/>
          <w:lang w:eastAsia="zh-CN"/>
        </w:rPr>
        <w:fldChar w:fldCharType="separate"/>
      </w:r>
      <w:r w:rsidRPr="00A963B9">
        <w:rPr>
          <w:rFonts w:ascii="Times New Roman" w:hAnsi="Times New Roman"/>
          <w:bCs/>
          <w:iCs/>
          <w:sz w:val="18"/>
          <w:szCs w:val="18"/>
          <w:lang w:eastAsia="zh-CN"/>
        </w:rPr>
        <w:t>: For AI/ML-based LOS/NLOS identification evaluation, adopt the normalized Power Delay Profile as the training inputs.</w:t>
      </w:r>
      <w:r w:rsidRPr="00A963B9">
        <w:rPr>
          <w:rFonts w:ascii="Times New Roman" w:hAnsi="Times New Roman"/>
          <w:bCs/>
          <w:iCs/>
          <w:kern w:val="2"/>
          <w:sz w:val="18"/>
          <w:szCs w:val="18"/>
          <w:lang w:eastAsia="zh-CN"/>
        </w:rPr>
        <w:fldChar w:fldCharType="end"/>
      </w:r>
    </w:p>
    <w:p w14:paraId="2C70B271" w14:textId="7488576D" w:rsidR="00A963B9" w:rsidRPr="00A963B9" w:rsidRDefault="00A963B9" w:rsidP="00A963B9">
      <w:pPr>
        <w:ind w:left="720"/>
        <w:rPr>
          <w:rFonts w:ascii="Times New Roman" w:hAnsi="Times New Roman"/>
          <w:bCs/>
          <w:iCs/>
          <w:kern w:val="2"/>
          <w:sz w:val="18"/>
          <w:szCs w:val="18"/>
          <w:lang w:eastAsia="zh-CN"/>
        </w:rPr>
      </w:pPr>
      <w:r w:rsidRPr="00A963B9">
        <w:rPr>
          <w:rFonts w:ascii="Times New Roman" w:hAnsi="Times New Roman"/>
          <w:bCs/>
          <w:iCs/>
          <w:kern w:val="2"/>
          <w:sz w:val="18"/>
          <w:szCs w:val="18"/>
          <w:lang w:eastAsia="zh-CN"/>
        </w:rPr>
        <w:fldChar w:fldCharType="begin"/>
      </w:r>
      <w:r w:rsidRPr="00A963B9">
        <w:rPr>
          <w:rFonts w:ascii="Times New Roman" w:hAnsi="Times New Roman"/>
          <w:bCs/>
          <w:iCs/>
          <w:kern w:val="2"/>
          <w:sz w:val="18"/>
          <w:szCs w:val="18"/>
          <w:lang w:eastAsia="zh-CN"/>
        </w:rPr>
        <w:instrText xml:space="preserve"> REF _Ref102171111 \r \h  \* MERGEFORMAT </w:instrText>
      </w:r>
      <w:r w:rsidRPr="00A963B9">
        <w:rPr>
          <w:rFonts w:ascii="Times New Roman" w:hAnsi="Times New Roman"/>
          <w:bCs/>
          <w:iCs/>
          <w:kern w:val="2"/>
          <w:sz w:val="18"/>
          <w:szCs w:val="18"/>
          <w:lang w:eastAsia="zh-CN"/>
        </w:rPr>
      </w:r>
      <w:r w:rsidRPr="00A963B9">
        <w:rPr>
          <w:rFonts w:ascii="Times New Roman" w:hAnsi="Times New Roman"/>
          <w:bCs/>
          <w:iCs/>
          <w:kern w:val="2"/>
          <w:sz w:val="18"/>
          <w:szCs w:val="18"/>
          <w:lang w:eastAsia="zh-CN"/>
        </w:rPr>
        <w:fldChar w:fldCharType="separate"/>
      </w:r>
      <w:r w:rsidRPr="00A963B9">
        <w:rPr>
          <w:rFonts w:ascii="Times New Roman" w:hAnsi="Times New Roman"/>
          <w:bCs/>
          <w:iCs/>
          <w:kern w:val="2"/>
          <w:sz w:val="18"/>
          <w:szCs w:val="18"/>
          <w:lang w:eastAsia="zh-CN"/>
        </w:rPr>
        <w:t>Proposal 2</w:t>
      </w:r>
      <w:r w:rsidRPr="00A963B9">
        <w:rPr>
          <w:rFonts w:ascii="Times New Roman" w:hAnsi="Times New Roman"/>
          <w:bCs/>
          <w:iCs/>
          <w:kern w:val="2"/>
          <w:sz w:val="18"/>
          <w:szCs w:val="18"/>
          <w:lang w:eastAsia="zh-CN"/>
        </w:rPr>
        <w:fldChar w:fldCharType="end"/>
      </w:r>
      <w:r w:rsidRPr="00A963B9">
        <w:rPr>
          <w:rFonts w:ascii="Times New Roman" w:hAnsi="Times New Roman"/>
          <w:bCs/>
          <w:iCs/>
          <w:kern w:val="2"/>
          <w:sz w:val="18"/>
          <w:szCs w:val="18"/>
          <w:lang w:eastAsia="zh-CN"/>
        </w:rPr>
        <w:fldChar w:fldCharType="begin"/>
      </w:r>
      <w:r w:rsidRPr="00A963B9">
        <w:rPr>
          <w:rFonts w:ascii="Times New Roman" w:hAnsi="Times New Roman"/>
          <w:bCs/>
          <w:iCs/>
          <w:kern w:val="2"/>
          <w:sz w:val="18"/>
          <w:szCs w:val="18"/>
          <w:lang w:eastAsia="zh-CN"/>
        </w:rPr>
        <w:instrText xml:space="preserve"> REF _Ref102171111 \h  \* MERGEFORMAT </w:instrText>
      </w:r>
      <w:r w:rsidRPr="00A963B9">
        <w:rPr>
          <w:rFonts w:ascii="Times New Roman" w:hAnsi="Times New Roman"/>
          <w:bCs/>
          <w:iCs/>
          <w:kern w:val="2"/>
          <w:sz w:val="18"/>
          <w:szCs w:val="18"/>
          <w:lang w:eastAsia="zh-CN"/>
        </w:rPr>
      </w:r>
      <w:r w:rsidRPr="00A963B9">
        <w:rPr>
          <w:rFonts w:ascii="Times New Roman" w:hAnsi="Times New Roman"/>
          <w:bCs/>
          <w:iCs/>
          <w:kern w:val="2"/>
          <w:sz w:val="18"/>
          <w:szCs w:val="18"/>
          <w:lang w:eastAsia="zh-CN"/>
        </w:rPr>
        <w:fldChar w:fldCharType="separate"/>
      </w:r>
      <w:r w:rsidRPr="00A963B9">
        <w:rPr>
          <w:rFonts w:ascii="Times New Roman" w:hAnsi="Times New Roman"/>
          <w:bCs/>
          <w:iCs/>
          <w:sz w:val="18"/>
          <w:szCs w:val="18"/>
          <w:lang w:eastAsia="zh-CN"/>
        </w:rPr>
        <w:t xml:space="preserve">: For AI/ML-based fingerprint positioning evaluation, adopt the Channel Impulse Response as the training inputs. </w:t>
      </w:r>
      <w:r w:rsidRPr="00A963B9">
        <w:rPr>
          <w:rFonts w:ascii="Times New Roman" w:hAnsi="Times New Roman"/>
          <w:bCs/>
          <w:iCs/>
          <w:kern w:val="2"/>
          <w:sz w:val="18"/>
          <w:szCs w:val="18"/>
          <w:lang w:eastAsia="zh-CN"/>
        </w:rPr>
        <w:fldChar w:fldCharType="end"/>
      </w:r>
    </w:p>
    <w:p w14:paraId="7A7A57C3" w14:textId="5CBEFC90" w:rsidR="00A963B9" w:rsidRPr="00A963B9" w:rsidRDefault="00A963B9" w:rsidP="00A963B9">
      <w:pPr>
        <w:ind w:left="720"/>
        <w:rPr>
          <w:rFonts w:ascii="Times New Roman" w:hAnsi="Times New Roman"/>
          <w:bCs/>
          <w:iCs/>
          <w:kern w:val="2"/>
          <w:sz w:val="18"/>
          <w:szCs w:val="18"/>
          <w:lang w:eastAsia="zh-CN"/>
        </w:rPr>
      </w:pPr>
      <w:r w:rsidRPr="00A963B9">
        <w:rPr>
          <w:rFonts w:ascii="Times New Roman" w:hAnsi="Times New Roman"/>
          <w:bCs/>
          <w:iCs/>
          <w:kern w:val="2"/>
          <w:sz w:val="18"/>
          <w:szCs w:val="18"/>
          <w:lang w:eastAsia="zh-CN"/>
        </w:rPr>
        <w:fldChar w:fldCharType="begin"/>
      </w:r>
      <w:r w:rsidRPr="00A963B9">
        <w:rPr>
          <w:rFonts w:ascii="Times New Roman" w:hAnsi="Times New Roman"/>
          <w:bCs/>
          <w:iCs/>
          <w:kern w:val="2"/>
          <w:sz w:val="18"/>
          <w:szCs w:val="18"/>
          <w:lang w:eastAsia="zh-CN"/>
        </w:rPr>
        <w:instrText xml:space="preserve"> REF _Ref102171131 \r \h  \* MERGEFORMAT </w:instrText>
      </w:r>
      <w:r w:rsidRPr="00A963B9">
        <w:rPr>
          <w:rFonts w:ascii="Times New Roman" w:hAnsi="Times New Roman"/>
          <w:bCs/>
          <w:iCs/>
          <w:kern w:val="2"/>
          <w:sz w:val="18"/>
          <w:szCs w:val="18"/>
          <w:lang w:eastAsia="zh-CN"/>
        </w:rPr>
      </w:r>
      <w:r w:rsidRPr="00A963B9">
        <w:rPr>
          <w:rFonts w:ascii="Times New Roman" w:hAnsi="Times New Roman"/>
          <w:bCs/>
          <w:iCs/>
          <w:kern w:val="2"/>
          <w:sz w:val="18"/>
          <w:szCs w:val="18"/>
          <w:lang w:eastAsia="zh-CN"/>
        </w:rPr>
        <w:fldChar w:fldCharType="separate"/>
      </w:r>
      <w:r w:rsidRPr="00A963B9">
        <w:rPr>
          <w:rFonts w:ascii="Times New Roman" w:hAnsi="Times New Roman"/>
          <w:bCs/>
          <w:iCs/>
          <w:kern w:val="2"/>
          <w:sz w:val="18"/>
          <w:szCs w:val="18"/>
          <w:lang w:eastAsia="zh-CN"/>
        </w:rPr>
        <w:t>Proposal 3</w:t>
      </w:r>
      <w:r w:rsidRPr="00A963B9">
        <w:rPr>
          <w:rFonts w:ascii="Times New Roman" w:hAnsi="Times New Roman"/>
          <w:bCs/>
          <w:iCs/>
          <w:kern w:val="2"/>
          <w:sz w:val="18"/>
          <w:szCs w:val="18"/>
          <w:lang w:eastAsia="zh-CN"/>
        </w:rPr>
        <w:fldChar w:fldCharType="end"/>
      </w:r>
      <w:r w:rsidRPr="00A963B9">
        <w:rPr>
          <w:rFonts w:ascii="Times New Roman" w:hAnsi="Times New Roman"/>
          <w:bCs/>
          <w:iCs/>
          <w:kern w:val="2"/>
          <w:sz w:val="18"/>
          <w:szCs w:val="18"/>
          <w:lang w:eastAsia="zh-CN"/>
        </w:rPr>
        <w:fldChar w:fldCharType="begin"/>
      </w:r>
      <w:r w:rsidRPr="00A963B9">
        <w:rPr>
          <w:rFonts w:ascii="Times New Roman" w:hAnsi="Times New Roman"/>
          <w:bCs/>
          <w:iCs/>
          <w:kern w:val="2"/>
          <w:sz w:val="18"/>
          <w:szCs w:val="18"/>
          <w:lang w:eastAsia="zh-CN"/>
        </w:rPr>
        <w:instrText xml:space="preserve"> REF _Ref102171131 \h  \* MERGEFORMAT </w:instrText>
      </w:r>
      <w:r w:rsidRPr="00A963B9">
        <w:rPr>
          <w:rFonts w:ascii="Times New Roman" w:hAnsi="Times New Roman"/>
          <w:bCs/>
          <w:iCs/>
          <w:kern w:val="2"/>
          <w:sz w:val="18"/>
          <w:szCs w:val="18"/>
          <w:lang w:eastAsia="zh-CN"/>
        </w:rPr>
      </w:r>
      <w:r w:rsidRPr="00A963B9">
        <w:rPr>
          <w:rFonts w:ascii="Times New Roman" w:hAnsi="Times New Roman"/>
          <w:bCs/>
          <w:iCs/>
          <w:kern w:val="2"/>
          <w:sz w:val="18"/>
          <w:szCs w:val="18"/>
          <w:lang w:eastAsia="zh-CN"/>
        </w:rPr>
        <w:fldChar w:fldCharType="separate"/>
      </w:r>
      <w:r w:rsidRPr="00A963B9">
        <w:rPr>
          <w:rFonts w:ascii="Times New Roman" w:hAnsi="Times New Roman"/>
          <w:bCs/>
          <w:iCs/>
          <w:sz w:val="18"/>
          <w:szCs w:val="18"/>
          <w:lang w:eastAsia="zh-CN"/>
        </w:rPr>
        <w:t xml:space="preserve">: For AI/ML-based positioning evaluation, adopt the positioning accuracy and model complexity as the KPIs. </w:t>
      </w:r>
      <w:r w:rsidRPr="00A963B9">
        <w:rPr>
          <w:rFonts w:ascii="Times New Roman" w:hAnsi="Times New Roman"/>
          <w:bCs/>
          <w:iCs/>
          <w:kern w:val="2"/>
          <w:sz w:val="18"/>
          <w:szCs w:val="18"/>
          <w:lang w:eastAsia="zh-CN"/>
        </w:rPr>
        <w:fldChar w:fldCharType="end"/>
      </w:r>
    </w:p>
    <w:p w14:paraId="4285D551" w14:textId="6D9CE5A6" w:rsidR="00A963B9" w:rsidRPr="00A963B9" w:rsidRDefault="00A963B9" w:rsidP="00A963B9">
      <w:pPr>
        <w:ind w:left="720"/>
        <w:rPr>
          <w:rFonts w:ascii="Times New Roman" w:hAnsi="Times New Roman"/>
          <w:bCs/>
          <w:iCs/>
          <w:kern w:val="2"/>
          <w:sz w:val="18"/>
          <w:szCs w:val="18"/>
          <w:lang w:eastAsia="zh-CN"/>
        </w:rPr>
      </w:pPr>
      <w:r w:rsidRPr="00A963B9">
        <w:rPr>
          <w:rFonts w:ascii="Times New Roman" w:hAnsi="Times New Roman"/>
          <w:bCs/>
          <w:iCs/>
          <w:kern w:val="2"/>
          <w:sz w:val="18"/>
          <w:szCs w:val="18"/>
          <w:lang w:eastAsia="zh-CN"/>
        </w:rPr>
        <w:fldChar w:fldCharType="begin"/>
      </w:r>
      <w:r w:rsidRPr="00A963B9">
        <w:rPr>
          <w:rFonts w:ascii="Times New Roman" w:hAnsi="Times New Roman"/>
          <w:bCs/>
          <w:iCs/>
          <w:kern w:val="2"/>
          <w:sz w:val="18"/>
          <w:szCs w:val="18"/>
          <w:lang w:eastAsia="zh-CN"/>
        </w:rPr>
        <w:instrText xml:space="preserve"> REF _Ref102043684 \w \h  \* MERGEFORMAT </w:instrText>
      </w:r>
      <w:r w:rsidRPr="00A963B9">
        <w:rPr>
          <w:rFonts w:ascii="Times New Roman" w:hAnsi="Times New Roman"/>
          <w:bCs/>
          <w:iCs/>
          <w:kern w:val="2"/>
          <w:sz w:val="18"/>
          <w:szCs w:val="18"/>
          <w:lang w:eastAsia="zh-CN"/>
        </w:rPr>
      </w:r>
      <w:r w:rsidRPr="00A963B9">
        <w:rPr>
          <w:rFonts w:ascii="Times New Roman" w:hAnsi="Times New Roman"/>
          <w:bCs/>
          <w:iCs/>
          <w:kern w:val="2"/>
          <w:sz w:val="18"/>
          <w:szCs w:val="18"/>
          <w:lang w:eastAsia="zh-CN"/>
        </w:rPr>
        <w:fldChar w:fldCharType="separate"/>
      </w:r>
      <w:r w:rsidRPr="00A963B9">
        <w:rPr>
          <w:rFonts w:ascii="Times New Roman" w:hAnsi="Times New Roman"/>
          <w:bCs/>
          <w:iCs/>
          <w:kern w:val="2"/>
          <w:sz w:val="18"/>
          <w:szCs w:val="18"/>
          <w:lang w:eastAsia="zh-CN"/>
        </w:rPr>
        <w:t>Proposal 4</w:t>
      </w:r>
      <w:r w:rsidRPr="00A963B9">
        <w:rPr>
          <w:rFonts w:ascii="Times New Roman" w:hAnsi="Times New Roman"/>
          <w:bCs/>
          <w:iCs/>
          <w:kern w:val="2"/>
          <w:sz w:val="18"/>
          <w:szCs w:val="18"/>
          <w:lang w:eastAsia="zh-CN"/>
        </w:rPr>
        <w:fldChar w:fldCharType="end"/>
      </w:r>
      <w:r w:rsidRPr="00A963B9">
        <w:rPr>
          <w:rFonts w:ascii="Times New Roman" w:hAnsi="Times New Roman"/>
          <w:bCs/>
          <w:iCs/>
          <w:kern w:val="2"/>
          <w:sz w:val="18"/>
          <w:szCs w:val="18"/>
          <w:lang w:eastAsia="zh-CN"/>
        </w:rPr>
        <w:fldChar w:fldCharType="begin"/>
      </w:r>
      <w:r w:rsidRPr="00A963B9">
        <w:rPr>
          <w:rFonts w:ascii="Times New Roman" w:hAnsi="Times New Roman"/>
          <w:bCs/>
          <w:iCs/>
          <w:kern w:val="2"/>
          <w:sz w:val="18"/>
          <w:szCs w:val="18"/>
          <w:lang w:eastAsia="zh-CN"/>
        </w:rPr>
        <w:instrText xml:space="preserve"> REF _Ref102043684 \h  \* MERGEFORMAT </w:instrText>
      </w:r>
      <w:r w:rsidRPr="00A963B9">
        <w:rPr>
          <w:rFonts w:ascii="Times New Roman" w:hAnsi="Times New Roman"/>
          <w:bCs/>
          <w:iCs/>
          <w:kern w:val="2"/>
          <w:sz w:val="18"/>
          <w:szCs w:val="18"/>
          <w:lang w:eastAsia="zh-CN"/>
        </w:rPr>
      </w:r>
      <w:r w:rsidRPr="00A963B9">
        <w:rPr>
          <w:rFonts w:ascii="Times New Roman" w:hAnsi="Times New Roman"/>
          <w:bCs/>
          <w:iCs/>
          <w:kern w:val="2"/>
          <w:sz w:val="18"/>
          <w:szCs w:val="18"/>
          <w:lang w:eastAsia="zh-CN"/>
        </w:rPr>
        <w:fldChar w:fldCharType="separate"/>
      </w:r>
      <w:r w:rsidRPr="00A963B9">
        <w:rPr>
          <w:rFonts w:ascii="Times New Roman" w:hAnsi="Times New Roman"/>
          <w:bCs/>
          <w:iCs/>
          <w:sz w:val="18"/>
          <w:szCs w:val="18"/>
          <w:lang w:eastAsia="zh-CN"/>
        </w:rPr>
        <w:t>: For heavy NLOS scenarios, spatial consistent channel modeling shall be employed for the evaluation of AI/ML-based fingerprint positioning. Adopt one or both of the following concepts:</w:t>
      </w:r>
      <w:r w:rsidRPr="00A963B9">
        <w:rPr>
          <w:rFonts w:ascii="Times New Roman" w:hAnsi="Times New Roman"/>
          <w:bCs/>
          <w:iCs/>
          <w:kern w:val="2"/>
          <w:sz w:val="18"/>
          <w:szCs w:val="18"/>
          <w:lang w:eastAsia="zh-CN"/>
        </w:rPr>
        <w:fldChar w:fldCharType="end"/>
      </w:r>
    </w:p>
    <w:p w14:paraId="23555979" w14:textId="77777777" w:rsidR="00A963B9" w:rsidRPr="00A963B9" w:rsidRDefault="00A963B9" w:rsidP="00842CF4">
      <w:pPr>
        <w:pStyle w:val="ListParagraph"/>
        <w:numPr>
          <w:ilvl w:val="1"/>
          <w:numId w:val="154"/>
        </w:numPr>
        <w:overflowPunct/>
        <w:snapToGrid w:val="0"/>
        <w:spacing w:after="0"/>
        <w:ind w:left="1560"/>
        <w:contextualSpacing w:val="0"/>
        <w:jc w:val="both"/>
        <w:textAlignment w:val="auto"/>
        <w:rPr>
          <w:bCs/>
          <w:iCs/>
          <w:sz w:val="18"/>
          <w:szCs w:val="18"/>
          <w:lang w:eastAsia="zh-CN"/>
        </w:rPr>
      </w:pPr>
      <w:r w:rsidRPr="00A963B9">
        <w:rPr>
          <w:bCs/>
          <w:iCs/>
          <w:sz w:val="18"/>
          <w:szCs w:val="18"/>
          <w:lang w:eastAsia="zh-CN"/>
        </w:rPr>
        <w:t>2D-Filtering method.</w:t>
      </w:r>
    </w:p>
    <w:p w14:paraId="1C5630A8" w14:textId="77777777" w:rsidR="00A963B9" w:rsidRPr="00A963B9" w:rsidRDefault="00A963B9" w:rsidP="00842CF4">
      <w:pPr>
        <w:pStyle w:val="ListParagraph"/>
        <w:numPr>
          <w:ilvl w:val="1"/>
          <w:numId w:val="154"/>
        </w:numPr>
        <w:overflowPunct/>
        <w:snapToGrid w:val="0"/>
        <w:spacing w:after="0"/>
        <w:ind w:left="1560"/>
        <w:contextualSpacing w:val="0"/>
        <w:jc w:val="both"/>
        <w:textAlignment w:val="auto"/>
        <w:rPr>
          <w:bCs/>
          <w:iCs/>
          <w:sz w:val="18"/>
          <w:szCs w:val="18"/>
          <w:lang w:eastAsia="zh-CN"/>
        </w:rPr>
      </w:pPr>
      <w:r w:rsidRPr="00A963B9">
        <w:rPr>
          <w:bCs/>
          <w:iCs/>
          <w:sz w:val="18"/>
          <w:szCs w:val="18"/>
          <w:lang w:eastAsia="zh-CN"/>
        </w:rPr>
        <w:t>Interpolation method.</w:t>
      </w:r>
    </w:p>
    <w:p w14:paraId="31954B43" w14:textId="5743DB52" w:rsidR="00A963B9" w:rsidRPr="00A963B9" w:rsidRDefault="00A963B9" w:rsidP="00A963B9">
      <w:pPr>
        <w:ind w:left="720"/>
        <w:rPr>
          <w:rFonts w:ascii="Times New Roman" w:hAnsi="Times New Roman"/>
          <w:bCs/>
          <w:iCs/>
          <w:kern w:val="2"/>
          <w:sz w:val="18"/>
          <w:szCs w:val="18"/>
          <w:lang w:eastAsia="zh-CN"/>
        </w:rPr>
      </w:pPr>
      <w:r w:rsidRPr="00A963B9">
        <w:rPr>
          <w:rFonts w:ascii="Times New Roman" w:hAnsi="Times New Roman"/>
          <w:bCs/>
          <w:iCs/>
          <w:kern w:val="2"/>
          <w:sz w:val="18"/>
          <w:szCs w:val="18"/>
          <w:lang w:eastAsia="zh-CN"/>
        </w:rPr>
        <w:fldChar w:fldCharType="begin"/>
      </w:r>
      <w:r w:rsidRPr="00A963B9">
        <w:rPr>
          <w:rFonts w:ascii="Times New Roman" w:hAnsi="Times New Roman"/>
          <w:bCs/>
          <w:iCs/>
          <w:kern w:val="2"/>
          <w:sz w:val="18"/>
          <w:szCs w:val="18"/>
          <w:lang w:eastAsia="zh-CN"/>
        </w:rPr>
        <w:instrText xml:space="preserve"> REF _Ref102171247 \w \h  \* MERGEFORMAT </w:instrText>
      </w:r>
      <w:r w:rsidRPr="00A963B9">
        <w:rPr>
          <w:rFonts w:ascii="Times New Roman" w:hAnsi="Times New Roman"/>
          <w:bCs/>
          <w:iCs/>
          <w:kern w:val="2"/>
          <w:sz w:val="18"/>
          <w:szCs w:val="18"/>
          <w:lang w:eastAsia="zh-CN"/>
        </w:rPr>
      </w:r>
      <w:r w:rsidRPr="00A963B9">
        <w:rPr>
          <w:rFonts w:ascii="Times New Roman" w:hAnsi="Times New Roman"/>
          <w:bCs/>
          <w:iCs/>
          <w:kern w:val="2"/>
          <w:sz w:val="18"/>
          <w:szCs w:val="18"/>
          <w:lang w:eastAsia="zh-CN"/>
        </w:rPr>
        <w:fldChar w:fldCharType="separate"/>
      </w:r>
      <w:r w:rsidRPr="00A963B9">
        <w:rPr>
          <w:rFonts w:ascii="Times New Roman" w:hAnsi="Times New Roman"/>
          <w:bCs/>
          <w:iCs/>
          <w:kern w:val="2"/>
          <w:sz w:val="18"/>
          <w:szCs w:val="18"/>
          <w:lang w:eastAsia="zh-CN"/>
        </w:rPr>
        <w:t>Proposal 5</w:t>
      </w:r>
      <w:r w:rsidRPr="00A963B9">
        <w:rPr>
          <w:rFonts w:ascii="Times New Roman" w:hAnsi="Times New Roman"/>
          <w:bCs/>
          <w:iCs/>
          <w:kern w:val="2"/>
          <w:sz w:val="18"/>
          <w:szCs w:val="18"/>
          <w:lang w:eastAsia="zh-CN"/>
        </w:rPr>
        <w:fldChar w:fldCharType="end"/>
      </w:r>
      <w:r w:rsidRPr="00A963B9">
        <w:rPr>
          <w:rFonts w:ascii="Times New Roman" w:hAnsi="Times New Roman"/>
          <w:bCs/>
          <w:iCs/>
          <w:kern w:val="2"/>
          <w:sz w:val="18"/>
          <w:szCs w:val="18"/>
          <w:lang w:eastAsia="zh-CN"/>
        </w:rPr>
        <w:fldChar w:fldCharType="begin"/>
      </w:r>
      <w:r w:rsidRPr="00A963B9">
        <w:rPr>
          <w:rFonts w:ascii="Times New Roman" w:hAnsi="Times New Roman"/>
          <w:bCs/>
          <w:iCs/>
          <w:kern w:val="2"/>
          <w:sz w:val="18"/>
          <w:szCs w:val="18"/>
          <w:lang w:eastAsia="zh-CN"/>
        </w:rPr>
        <w:instrText xml:space="preserve"> REF _Ref102171247 \h  \* MERGEFORMAT </w:instrText>
      </w:r>
      <w:r w:rsidRPr="00A963B9">
        <w:rPr>
          <w:rFonts w:ascii="Times New Roman" w:hAnsi="Times New Roman"/>
          <w:bCs/>
          <w:iCs/>
          <w:kern w:val="2"/>
          <w:sz w:val="18"/>
          <w:szCs w:val="18"/>
          <w:lang w:eastAsia="zh-CN"/>
        </w:rPr>
      </w:r>
      <w:r w:rsidRPr="00A963B9">
        <w:rPr>
          <w:rFonts w:ascii="Times New Roman" w:hAnsi="Times New Roman"/>
          <w:bCs/>
          <w:iCs/>
          <w:kern w:val="2"/>
          <w:sz w:val="18"/>
          <w:szCs w:val="18"/>
          <w:lang w:eastAsia="zh-CN"/>
        </w:rPr>
        <w:fldChar w:fldCharType="separate"/>
      </w:r>
      <w:r w:rsidRPr="00A963B9">
        <w:rPr>
          <w:rFonts w:ascii="Times New Roman" w:hAnsi="Times New Roman"/>
          <w:bCs/>
          <w:iCs/>
          <w:sz w:val="18"/>
          <w:szCs w:val="18"/>
          <w:lang w:eastAsia="zh-CN"/>
        </w:rPr>
        <w:t>: For AI/ML-based positioning evaluation, adopt IIoT scenario as baseline.</w:t>
      </w:r>
      <w:r w:rsidRPr="00A963B9">
        <w:rPr>
          <w:rFonts w:ascii="Times New Roman" w:hAnsi="Times New Roman"/>
          <w:bCs/>
          <w:iCs/>
          <w:kern w:val="2"/>
          <w:sz w:val="18"/>
          <w:szCs w:val="18"/>
          <w:lang w:eastAsia="zh-CN"/>
        </w:rPr>
        <w:fldChar w:fldCharType="end"/>
      </w:r>
    </w:p>
    <w:p w14:paraId="477525F3" w14:textId="77777777" w:rsidR="00A963B9" w:rsidRPr="00A963B9" w:rsidRDefault="00A963B9" w:rsidP="00842CF4">
      <w:pPr>
        <w:pStyle w:val="ListParagraph"/>
        <w:numPr>
          <w:ilvl w:val="0"/>
          <w:numId w:val="155"/>
        </w:numPr>
        <w:overflowPunct/>
        <w:snapToGrid w:val="0"/>
        <w:spacing w:after="0"/>
        <w:ind w:left="1560"/>
        <w:contextualSpacing w:val="0"/>
        <w:jc w:val="both"/>
        <w:textAlignment w:val="auto"/>
        <w:rPr>
          <w:bCs/>
          <w:iCs/>
          <w:kern w:val="2"/>
          <w:sz w:val="18"/>
          <w:szCs w:val="18"/>
          <w:lang w:eastAsia="zh-CN"/>
        </w:rPr>
      </w:pPr>
      <w:r w:rsidRPr="00A963B9">
        <w:rPr>
          <w:bCs/>
          <w:iCs/>
          <w:sz w:val="18"/>
          <w:szCs w:val="18"/>
          <w:lang w:eastAsia="zh-CN"/>
        </w:rPr>
        <w:t>A small number of gNB antennas should be evaluated.</w:t>
      </w:r>
    </w:p>
    <w:p w14:paraId="743DC898" w14:textId="3168B0E9" w:rsidR="00A963B9" w:rsidRPr="00A963B9" w:rsidRDefault="00A963B9" w:rsidP="00A963B9">
      <w:pPr>
        <w:ind w:left="720"/>
        <w:rPr>
          <w:rFonts w:ascii="Times New Roman" w:hAnsi="Times New Roman"/>
          <w:bCs/>
          <w:iCs/>
          <w:kern w:val="2"/>
          <w:sz w:val="18"/>
          <w:szCs w:val="18"/>
          <w:lang w:eastAsia="zh-CN"/>
        </w:rPr>
      </w:pPr>
      <w:r w:rsidRPr="00A963B9">
        <w:rPr>
          <w:rFonts w:ascii="Times New Roman" w:hAnsi="Times New Roman"/>
          <w:bCs/>
          <w:iCs/>
          <w:kern w:val="2"/>
          <w:sz w:val="18"/>
          <w:szCs w:val="18"/>
          <w:lang w:eastAsia="zh-CN"/>
        </w:rPr>
        <w:fldChar w:fldCharType="begin"/>
      </w:r>
      <w:r w:rsidRPr="00A963B9">
        <w:rPr>
          <w:rFonts w:ascii="Times New Roman" w:hAnsi="Times New Roman"/>
          <w:bCs/>
          <w:iCs/>
          <w:kern w:val="2"/>
          <w:sz w:val="18"/>
          <w:szCs w:val="18"/>
          <w:lang w:eastAsia="zh-CN"/>
        </w:rPr>
        <w:instrText xml:space="preserve"> REF _Ref102171295 \w \h  \* MERGEFORMAT </w:instrText>
      </w:r>
      <w:r w:rsidRPr="00A963B9">
        <w:rPr>
          <w:rFonts w:ascii="Times New Roman" w:hAnsi="Times New Roman"/>
          <w:bCs/>
          <w:iCs/>
          <w:kern w:val="2"/>
          <w:sz w:val="18"/>
          <w:szCs w:val="18"/>
          <w:lang w:eastAsia="zh-CN"/>
        </w:rPr>
      </w:r>
      <w:r w:rsidRPr="00A963B9">
        <w:rPr>
          <w:rFonts w:ascii="Times New Roman" w:hAnsi="Times New Roman"/>
          <w:bCs/>
          <w:iCs/>
          <w:kern w:val="2"/>
          <w:sz w:val="18"/>
          <w:szCs w:val="18"/>
          <w:lang w:eastAsia="zh-CN"/>
        </w:rPr>
        <w:fldChar w:fldCharType="separate"/>
      </w:r>
      <w:r w:rsidRPr="00A963B9">
        <w:rPr>
          <w:rFonts w:ascii="Times New Roman" w:hAnsi="Times New Roman"/>
          <w:bCs/>
          <w:iCs/>
          <w:kern w:val="2"/>
          <w:sz w:val="18"/>
          <w:szCs w:val="18"/>
          <w:lang w:eastAsia="zh-CN"/>
        </w:rPr>
        <w:t>Proposal 6</w:t>
      </w:r>
      <w:r w:rsidRPr="00A963B9">
        <w:rPr>
          <w:rFonts w:ascii="Times New Roman" w:hAnsi="Times New Roman"/>
          <w:bCs/>
          <w:iCs/>
          <w:kern w:val="2"/>
          <w:sz w:val="18"/>
          <w:szCs w:val="18"/>
          <w:lang w:eastAsia="zh-CN"/>
        </w:rPr>
        <w:fldChar w:fldCharType="end"/>
      </w:r>
      <w:r w:rsidRPr="00A963B9">
        <w:rPr>
          <w:rFonts w:ascii="Times New Roman" w:hAnsi="Times New Roman"/>
          <w:bCs/>
          <w:iCs/>
          <w:kern w:val="2"/>
          <w:sz w:val="18"/>
          <w:szCs w:val="18"/>
          <w:lang w:eastAsia="zh-CN"/>
        </w:rPr>
        <w:fldChar w:fldCharType="begin"/>
      </w:r>
      <w:r w:rsidRPr="00A963B9">
        <w:rPr>
          <w:rFonts w:ascii="Times New Roman" w:hAnsi="Times New Roman"/>
          <w:bCs/>
          <w:iCs/>
          <w:kern w:val="2"/>
          <w:sz w:val="18"/>
          <w:szCs w:val="18"/>
          <w:lang w:eastAsia="zh-CN"/>
        </w:rPr>
        <w:instrText xml:space="preserve"> REF _Ref102171295 \h  \* MERGEFORMAT </w:instrText>
      </w:r>
      <w:r w:rsidRPr="00A963B9">
        <w:rPr>
          <w:rFonts w:ascii="Times New Roman" w:hAnsi="Times New Roman"/>
          <w:bCs/>
          <w:iCs/>
          <w:kern w:val="2"/>
          <w:sz w:val="18"/>
          <w:szCs w:val="18"/>
          <w:lang w:eastAsia="zh-CN"/>
        </w:rPr>
      </w:r>
      <w:r w:rsidRPr="00A963B9">
        <w:rPr>
          <w:rFonts w:ascii="Times New Roman" w:hAnsi="Times New Roman"/>
          <w:bCs/>
          <w:iCs/>
          <w:kern w:val="2"/>
          <w:sz w:val="18"/>
          <w:szCs w:val="18"/>
          <w:lang w:eastAsia="zh-CN"/>
        </w:rPr>
        <w:fldChar w:fldCharType="separate"/>
      </w:r>
      <w:r w:rsidRPr="00A963B9">
        <w:rPr>
          <w:rFonts w:ascii="Times New Roman" w:hAnsi="Times New Roman"/>
          <w:bCs/>
          <w:iCs/>
          <w:sz w:val="18"/>
          <w:szCs w:val="18"/>
          <w:lang w:eastAsia="zh-CN"/>
        </w:rPr>
        <w:t>: For AI/ML-based LOS/NLOS Identification evaluation, the baseline solution should be aligned with an existing traditional algorithm.</w:t>
      </w:r>
      <w:r w:rsidRPr="00A963B9">
        <w:rPr>
          <w:rFonts w:ascii="Times New Roman" w:hAnsi="Times New Roman"/>
          <w:bCs/>
          <w:iCs/>
          <w:kern w:val="2"/>
          <w:sz w:val="18"/>
          <w:szCs w:val="18"/>
          <w:lang w:eastAsia="zh-CN"/>
        </w:rPr>
        <w:fldChar w:fldCharType="end"/>
      </w:r>
    </w:p>
    <w:p w14:paraId="01456FF3" w14:textId="75A5C262" w:rsidR="00A963B9" w:rsidRPr="00A963B9" w:rsidRDefault="00A963B9" w:rsidP="00A963B9">
      <w:pPr>
        <w:ind w:left="720"/>
        <w:rPr>
          <w:rFonts w:ascii="Times New Roman" w:hAnsi="Times New Roman"/>
          <w:bCs/>
          <w:iCs/>
          <w:kern w:val="2"/>
          <w:sz w:val="18"/>
          <w:szCs w:val="18"/>
          <w:lang w:eastAsia="zh-CN"/>
        </w:rPr>
      </w:pPr>
      <w:r w:rsidRPr="00A963B9">
        <w:rPr>
          <w:rFonts w:ascii="Times New Roman" w:hAnsi="Times New Roman"/>
          <w:bCs/>
          <w:iCs/>
          <w:kern w:val="2"/>
          <w:sz w:val="18"/>
          <w:szCs w:val="18"/>
          <w:lang w:eastAsia="zh-CN"/>
        </w:rPr>
        <w:fldChar w:fldCharType="begin"/>
      </w:r>
      <w:r w:rsidRPr="00A963B9">
        <w:rPr>
          <w:rFonts w:ascii="Times New Roman" w:hAnsi="Times New Roman"/>
          <w:bCs/>
          <w:iCs/>
          <w:kern w:val="2"/>
          <w:sz w:val="18"/>
          <w:szCs w:val="18"/>
          <w:lang w:eastAsia="zh-CN"/>
        </w:rPr>
        <w:instrText xml:space="preserve"> REF _Ref102171306 \w \h  \* MERGEFORMAT </w:instrText>
      </w:r>
      <w:r w:rsidRPr="00A963B9">
        <w:rPr>
          <w:rFonts w:ascii="Times New Roman" w:hAnsi="Times New Roman"/>
          <w:bCs/>
          <w:iCs/>
          <w:kern w:val="2"/>
          <w:sz w:val="18"/>
          <w:szCs w:val="18"/>
          <w:lang w:eastAsia="zh-CN"/>
        </w:rPr>
      </w:r>
      <w:r w:rsidRPr="00A963B9">
        <w:rPr>
          <w:rFonts w:ascii="Times New Roman" w:hAnsi="Times New Roman"/>
          <w:bCs/>
          <w:iCs/>
          <w:kern w:val="2"/>
          <w:sz w:val="18"/>
          <w:szCs w:val="18"/>
          <w:lang w:eastAsia="zh-CN"/>
        </w:rPr>
        <w:fldChar w:fldCharType="separate"/>
      </w:r>
      <w:r w:rsidRPr="00A963B9">
        <w:rPr>
          <w:rFonts w:ascii="Times New Roman" w:hAnsi="Times New Roman"/>
          <w:bCs/>
          <w:iCs/>
          <w:kern w:val="2"/>
          <w:sz w:val="18"/>
          <w:szCs w:val="18"/>
          <w:lang w:eastAsia="zh-CN"/>
        </w:rPr>
        <w:t>Proposal 7</w:t>
      </w:r>
      <w:r w:rsidRPr="00A963B9">
        <w:rPr>
          <w:rFonts w:ascii="Times New Roman" w:hAnsi="Times New Roman"/>
          <w:bCs/>
          <w:iCs/>
          <w:kern w:val="2"/>
          <w:sz w:val="18"/>
          <w:szCs w:val="18"/>
          <w:lang w:eastAsia="zh-CN"/>
        </w:rPr>
        <w:fldChar w:fldCharType="end"/>
      </w:r>
      <w:r w:rsidRPr="00A963B9">
        <w:rPr>
          <w:rFonts w:ascii="Times New Roman" w:hAnsi="Times New Roman"/>
          <w:bCs/>
          <w:iCs/>
          <w:kern w:val="2"/>
          <w:sz w:val="18"/>
          <w:szCs w:val="18"/>
          <w:lang w:eastAsia="zh-CN"/>
        </w:rPr>
        <w:fldChar w:fldCharType="begin"/>
      </w:r>
      <w:r w:rsidRPr="00A963B9">
        <w:rPr>
          <w:rFonts w:ascii="Times New Roman" w:hAnsi="Times New Roman"/>
          <w:bCs/>
          <w:iCs/>
          <w:kern w:val="2"/>
          <w:sz w:val="18"/>
          <w:szCs w:val="18"/>
          <w:lang w:eastAsia="zh-CN"/>
        </w:rPr>
        <w:instrText xml:space="preserve"> REF _Ref102171306 \h  \* MERGEFORMAT </w:instrText>
      </w:r>
      <w:r w:rsidRPr="00A963B9">
        <w:rPr>
          <w:rFonts w:ascii="Times New Roman" w:hAnsi="Times New Roman"/>
          <w:bCs/>
          <w:iCs/>
          <w:kern w:val="2"/>
          <w:sz w:val="18"/>
          <w:szCs w:val="18"/>
          <w:lang w:eastAsia="zh-CN"/>
        </w:rPr>
      </w:r>
      <w:r w:rsidRPr="00A963B9">
        <w:rPr>
          <w:rFonts w:ascii="Times New Roman" w:hAnsi="Times New Roman"/>
          <w:bCs/>
          <w:iCs/>
          <w:kern w:val="2"/>
          <w:sz w:val="18"/>
          <w:szCs w:val="18"/>
          <w:lang w:eastAsia="zh-CN"/>
        </w:rPr>
        <w:fldChar w:fldCharType="separate"/>
      </w:r>
      <w:r w:rsidRPr="00A963B9">
        <w:rPr>
          <w:rFonts w:ascii="Times New Roman" w:hAnsi="Times New Roman"/>
          <w:bCs/>
          <w:iCs/>
          <w:sz w:val="18"/>
          <w:szCs w:val="18"/>
          <w:lang w:eastAsia="zh-CN"/>
        </w:rPr>
        <w:t>: For AI/ML-based positioning evaluation, training inputs generated from simulation platform should be a baseline.</w:t>
      </w:r>
      <w:r w:rsidRPr="00A963B9">
        <w:rPr>
          <w:rFonts w:ascii="Times New Roman" w:hAnsi="Times New Roman"/>
          <w:bCs/>
          <w:iCs/>
          <w:kern w:val="2"/>
          <w:sz w:val="18"/>
          <w:szCs w:val="18"/>
          <w:lang w:eastAsia="zh-CN"/>
        </w:rPr>
        <w:fldChar w:fldCharType="end"/>
      </w:r>
    </w:p>
    <w:p w14:paraId="140F0A13" w14:textId="01784DEC" w:rsidR="00A963B9" w:rsidRPr="00A963B9" w:rsidRDefault="00A963B9" w:rsidP="00A963B9">
      <w:pPr>
        <w:ind w:left="720"/>
        <w:rPr>
          <w:rFonts w:ascii="Times New Roman" w:hAnsi="Times New Roman"/>
          <w:bCs/>
          <w:iCs/>
          <w:kern w:val="2"/>
          <w:sz w:val="18"/>
          <w:szCs w:val="18"/>
          <w:lang w:eastAsia="zh-CN"/>
        </w:rPr>
      </w:pPr>
      <w:r w:rsidRPr="00A963B9">
        <w:rPr>
          <w:rFonts w:ascii="Times New Roman" w:hAnsi="Times New Roman"/>
          <w:bCs/>
          <w:iCs/>
          <w:kern w:val="2"/>
          <w:sz w:val="18"/>
          <w:szCs w:val="18"/>
          <w:lang w:eastAsia="zh-CN"/>
        </w:rPr>
        <w:fldChar w:fldCharType="begin"/>
      </w:r>
      <w:r w:rsidRPr="00A963B9">
        <w:rPr>
          <w:rFonts w:ascii="Times New Roman" w:hAnsi="Times New Roman"/>
          <w:bCs/>
          <w:iCs/>
          <w:kern w:val="2"/>
          <w:sz w:val="18"/>
          <w:szCs w:val="18"/>
          <w:lang w:eastAsia="zh-CN"/>
        </w:rPr>
        <w:instrText xml:space="preserve"> REF _Ref101791378 \r \h  \* MERGEFORMAT </w:instrText>
      </w:r>
      <w:r w:rsidRPr="00A963B9">
        <w:rPr>
          <w:rFonts w:ascii="Times New Roman" w:hAnsi="Times New Roman"/>
          <w:bCs/>
          <w:iCs/>
          <w:kern w:val="2"/>
          <w:sz w:val="18"/>
          <w:szCs w:val="18"/>
          <w:lang w:eastAsia="zh-CN"/>
        </w:rPr>
      </w:r>
      <w:r w:rsidRPr="00A963B9">
        <w:rPr>
          <w:rFonts w:ascii="Times New Roman" w:hAnsi="Times New Roman"/>
          <w:bCs/>
          <w:iCs/>
          <w:kern w:val="2"/>
          <w:sz w:val="18"/>
          <w:szCs w:val="18"/>
          <w:lang w:eastAsia="zh-CN"/>
        </w:rPr>
        <w:fldChar w:fldCharType="separate"/>
      </w:r>
      <w:r w:rsidRPr="00A963B9">
        <w:rPr>
          <w:rFonts w:ascii="Times New Roman" w:hAnsi="Times New Roman"/>
          <w:bCs/>
          <w:iCs/>
          <w:kern w:val="2"/>
          <w:sz w:val="18"/>
          <w:szCs w:val="18"/>
          <w:lang w:eastAsia="zh-CN"/>
        </w:rPr>
        <w:t>Proposal 8</w:t>
      </w:r>
      <w:r w:rsidRPr="00A963B9">
        <w:rPr>
          <w:rFonts w:ascii="Times New Roman" w:hAnsi="Times New Roman"/>
          <w:bCs/>
          <w:iCs/>
          <w:kern w:val="2"/>
          <w:sz w:val="18"/>
          <w:szCs w:val="18"/>
          <w:lang w:eastAsia="zh-CN"/>
        </w:rPr>
        <w:fldChar w:fldCharType="end"/>
      </w:r>
      <w:r w:rsidRPr="00A963B9">
        <w:rPr>
          <w:rFonts w:ascii="Times New Roman" w:hAnsi="Times New Roman"/>
          <w:bCs/>
          <w:iCs/>
          <w:kern w:val="2"/>
          <w:sz w:val="18"/>
          <w:szCs w:val="18"/>
          <w:lang w:eastAsia="zh-CN"/>
        </w:rPr>
        <w:fldChar w:fldCharType="begin"/>
      </w:r>
      <w:r w:rsidRPr="00A963B9">
        <w:rPr>
          <w:rFonts w:ascii="Times New Roman" w:hAnsi="Times New Roman"/>
          <w:bCs/>
          <w:iCs/>
          <w:kern w:val="2"/>
          <w:sz w:val="18"/>
          <w:szCs w:val="18"/>
          <w:lang w:eastAsia="zh-CN"/>
        </w:rPr>
        <w:instrText xml:space="preserve"> REF _Ref101791378 \h  \* MERGEFORMAT </w:instrText>
      </w:r>
      <w:r w:rsidRPr="00A963B9">
        <w:rPr>
          <w:rFonts w:ascii="Times New Roman" w:hAnsi="Times New Roman"/>
          <w:bCs/>
          <w:iCs/>
          <w:kern w:val="2"/>
          <w:sz w:val="18"/>
          <w:szCs w:val="18"/>
          <w:lang w:eastAsia="zh-CN"/>
        </w:rPr>
      </w:r>
      <w:r w:rsidRPr="00A963B9">
        <w:rPr>
          <w:rFonts w:ascii="Times New Roman" w:hAnsi="Times New Roman"/>
          <w:bCs/>
          <w:iCs/>
          <w:kern w:val="2"/>
          <w:sz w:val="18"/>
          <w:szCs w:val="18"/>
          <w:lang w:eastAsia="zh-CN"/>
        </w:rPr>
        <w:fldChar w:fldCharType="separate"/>
      </w:r>
      <w:r w:rsidRPr="00A963B9">
        <w:rPr>
          <w:rFonts w:ascii="Times New Roman" w:hAnsi="Times New Roman"/>
          <w:bCs/>
          <w:iCs/>
          <w:sz w:val="18"/>
          <w:szCs w:val="18"/>
          <w:lang w:eastAsia="zh-CN"/>
        </w:rPr>
        <w:t xml:space="preserve">: AI/ML-based fingerprint positioning should be studied for positioning accuracy enhancements </w:t>
      </w:r>
      <w:r w:rsidRPr="00A963B9">
        <w:rPr>
          <w:rFonts w:ascii="Times New Roman" w:hAnsi="Times New Roman"/>
          <w:bCs/>
          <w:iCs/>
          <w:sz w:val="18"/>
          <w:szCs w:val="18"/>
        </w:rPr>
        <w:t>under heavy NLOS conditions</w:t>
      </w:r>
      <w:r w:rsidRPr="00A963B9">
        <w:rPr>
          <w:rFonts w:ascii="Times New Roman" w:hAnsi="Times New Roman"/>
          <w:bCs/>
          <w:iCs/>
          <w:sz w:val="18"/>
          <w:szCs w:val="18"/>
          <w:lang w:eastAsia="zh-CN"/>
        </w:rPr>
        <w:t xml:space="preserve"> in Rel-18.</w:t>
      </w:r>
      <w:r w:rsidRPr="00A963B9">
        <w:rPr>
          <w:rFonts w:ascii="Times New Roman" w:hAnsi="Times New Roman"/>
          <w:bCs/>
          <w:iCs/>
          <w:kern w:val="2"/>
          <w:sz w:val="18"/>
          <w:szCs w:val="18"/>
          <w:lang w:eastAsia="zh-CN"/>
        </w:rPr>
        <w:fldChar w:fldCharType="end"/>
      </w:r>
    </w:p>
    <w:p w14:paraId="2002386C" w14:textId="09F6E471" w:rsidR="00A963B9" w:rsidRPr="00A963B9" w:rsidRDefault="00A963B9" w:rsidP="00A963B9">
      <w:pPr>
        <w:ind w:left="720"/>
        <w:rPr>
          <w:rFonts w:ascii="Times New Roman" w:hAnsi="Times New Roman"/>
          <w:bCs/>
          <w:iCs/>
          <w:kern w:val="2"/>
          <w:sz w:val="18"/>
          <w:szCs w:val="18"/>
          <w:lang w:eastAsia="zh-CN"/>
        </w:rPr>
      </w:pPr>
      <w:r w:rsidRPr="00A963B9">
        <w:rPr>
          <w:rFonts w:ascii="Times New Roman" w:hAnsi="Times New Roman"/>
          <w:bCs/>
          <w:iCs/>
          <w:kern w:val="2"/>
          <w:sz w:val="18"/>
          <w:szCs w:val="18"/>
          <w:lang w:eastAsia="zh-CN"/>
        </w:rPr>
        <w:fldChar w:fldCharType="begin"/>
      </w:r>
      <w:r w:rsidRPr="00A963B9">
        <w:rPr>
          <w:rFonts w:ascii="Times New Roman" w:hAnsi="Times New Roman"/>
          <w:bCs/>
          <w:iCs/>
          <w:kern w:val="2"/>
          <w:sz w:val="18"/>
          <w:szCs w:val="18"/>
          <w:lang w:eastAsia="zh-CN"/>
        </w:rPr>
        <w:instrText xml:space="preserve"> REF _Ref102171370 \r \h  \* MERGEFORMAT </w:instrText>
      </w:r>
      <w:r w:rsidRPr="00A963B9">
        <w:rPr>
          <w:rFonts w:ascii="Times New Roman" w:hAnsi="Times New Roman"/>
          <w:bCs/>
          <w:iCs/>
          <w:kern w:val="2"/>
          <w:sz w:val="18"/>
          <w:szCs w:val="18"/>
          <w:lang w:eastAsia="zh-CN"/>
        </w:rPr>
      </w:r>
      <w:r w:rsidRPr="00A963B9">
        <w:rPr>
          <w:rFonts w:ascii="Times New Roman" w:hAnsi="Times New Roman"/>
          <w:bCs/>
          <w:iCs/>
          <w:kern w:val="2"/>
          <w:sz w:val="18"/>
          <w:szCs w:val="18"/>
          <w:lang w:eastAsia="zh-CN"/>
        </w:rPr>
        <w:fldChar w:fldCharType="separate"/>
      </w:r>
      <w:r w:rsidRPr="00A963B9">
        <w:rPr>
          <w:rFonts w:ascii="Times New Roman" w:hAnsi="Times New Roman"/>
          <w:bCs/>
          <w:iCs/>
          <w:kern w:val="2"/>
          <w:sz w:val="18"/>
          <w:szCs w:val="18"/>
          <w:lang w:eastAsia="zh-CN"/>
        </w:rPr>
        <w:t>Proposal 9</w:t>
      </w:r>
      <w:r w:rsidRPr="00A963B9">
        <w:rPr>
          <w:rFonts w:ascii="Times New Roman" w:hAnsi="Times New Roman"/>
          <w:bCs/>
          <w:iCs/>
          <w:kern w:val="2"/>
          <w:sz w:val="18"/>
          <w:szCs w:val="18"/>
          <w:lang w:eastAsia="zh-CN"/>
        </w:rPr>
        <w:fldChar w:fldCharType="end"/>
      </w:r>
      <w:r w:rsidRPr="00A963B9">
        <w:rPr>
          <w:rFonts w:ascii="Times New Roman" w:hAnsi="Times New Roman"/>
          <w:bCs/>
          <w:iCs/>
          <w:kern w:val="2"/>
          <w:sz w:val="18"/>
          <w:szCs w:val="18"/>
          <w:lang w:eastAsia="zh-CN"/>
        </w:rPr>
        <w:fldChar w:fldCharType="begin"/>
      </w:r>
      <w:r w:rsidRPr="00A963B9">
        <w:rPr>
          <w:rFonts w:ascii="Times New Roman" w:hAnsi="Times New Roman"/>
          <w:bCs/>
          <w:iCs/>
          <w:kern w:val="2"/>
          <w:sz w:val="18"/>
          <w:szCs w:val="18"/>
          <w:lang w:eastAsia="zh-CN"/>
        </w:rPr>
        <w:instrText xml:space="preserve"> REF _Ref102171370 \h  \* MERGEFORMAT </w:instrText>
      </w:r>
      <w:r w:rsidRPr="00A963B9">
        <w:rPr>
          <w:rFonts w:ascii="Times New Roman" w:hAnsi="Times New Roman"/>
          <w:bCs/>
          <w:iCs/>
          <w:kern w:val="2"/>
          <w:sz w:val="18"/>
          <w:szCs w:val="18"/>
          <w:lang w:eastAsia="zh-CN"/>
        </w:rPr>
      </w:r>
      <w:r w:rsidRPr="00A963B9">
        <w:rPr>
          <w:rFonts w:ascii="Times New Roman" w:hAnsi="Times New Roman"/>
          <w:bCs/>
          <w:iCs/>
          <w:kern w:val="2"/>
          <w:sz w:val="18"/>
          <w:szCs w:val="18"/>
          <w:lang w:eastAsia="zh-CN"/>
        </w:rPr>
        <w:fldChar w:fldCharType="separate"/>
      </w:r>
      <w:r w:rsidRPr="00A963B9">
        <w:rPr>
          <w:rFonts w:ascii="Times New Roman" w:hAnsi="Times New Roman"/>
          <w:bCs/>
          <w:iCs/>
          <w:sz w:val="18"/>
          <w:szCs w:val="18"/>
        </w:rPr>
        <w:t>: For the evaluation of AI/ML-based fingerprint positioning, study the generalization of the AI/ML model for varying environments.</w:t>
      </w:r>
      <w:r w:rsidRPr="00A963B9">
        <w:rPr>
          <w:rFonts w:ascii="Times New Roman" w:hAnsi="Times New Roman"/>
          <w:bCs/>
          <w:iCs/>
          <w:kern w:val="2"/>
          <w:sz w:val="18"/>
          <w:szCs w:val="18"/>
          <w:lang w:eastAsia="zh-CN"/>
        </w:rPr>
        <w:fldChar w:fldCharType="end"/>
      </w:r>
    </w:p>
    <w:p w14:paraId="5128F520" w14:textId="77777777" w:rsidR="00A963B9" w:rsidRDefault="00A963B9" w:rsidP="00A963B9">
      <w:pPr>
        <w:rPr>
          <w:lang w:val="en-US" w:eastAsia="ko-KR"/>
        </w:rPr>
      </w:pPr>
      <w:r w:rsidRPr="005B48B9">
        <w:rPr>
          <w:b/>
          <w:bCs/>
          <w:lang w:val="en-US" w:eastAsia="ko-KR"/>
        </w:rPr>
        <w:t>Decision:</w:t>
      </w:r>
      <w:r>
        <w:rPr>
          <w:lang w:val="en-US" w:eastAsia="ko-KR"/>
        </w:rPr>
        <w:t xml:space="preserve"> The document is noted.</w:t>
      </w:r>
    </w:p>
    <w:p w14:paraId="349CB1F2" w14:textId="77777777" w:rsidR="00A963B9" w:rsidRPr="00A963B9" w:rsidRDefault="00A963B9" w:rsidP="008F4B8C">
      <w:pPr>
        <w:rPr>
          <w:lang w:val="en-US" w:eastAsia="x-none"/>
        </w:rPr>
      </w:pPr>
    </w:p>
    <w:p w14:paraId="52D526C8" w14:textId="00D309D9" w:rsidR="008F4B8C" w:rsidRDefault="001B5688" w:rsidP="008F4B8C">
      <w:pPr>
        <w:rPr>
          <w:lang w:eastAsia="x-none"/>
        </w:rPr>
      </w:pPr>
      <w:hyperlink r:id="rId1950" w:history="1">
        <w:r w:rsidR="000B5C49">
          <w:rPr>
            <w:rStyle w:val="Hyperlink"/>
            <w:lang w:eastAsia="x-none"/>
          </w:rPr>
          <w:t>R1-2203252</w:t>
        </w:r>
      </w:hyperlink>
      <w:r w:rsidR="008F4B8C">
        <w:rPr>
          <w:lang w:eastAsia="x-none"/>
        </w:rPr>
        <w:tab/>
        <w:t>Evaluation assumptions on AI/ML for positioning</w:t>
      </w:r>
      <w:r w:rsidR="008F4B8C">
        <w:rPr>
          <w:lang w:eastAsia="x-none"/>
        </w:rPr>
        <w:tab/>
        <w:t>ZTE</w:t>
      </w:r>
    </w:p>
    <w:p w14:paraId="563DAE81" w14:textId="5C704367" w:rsidR="008F4B8C" w:rsidRPr="008F4B8C" w:rsidRDefault="001B5688" w:rsidP="008F4B8C">
      <w:pPr>
        <w:rPr>
          <w:lang w:val="fr-FR" w:eastAsia="x-none"/>
        </w:rPr>
      </w:pPr>
      <w:hyperlink r:id="rId1951" w:history="1">
        <w:r w:rsidR="000B5C49">
          <w:rPr>
            <w:rStyle w:val="Hyperlink"/>
            <w:lang w:val="fr-FR" w:eastAsia="x-none"/>
          </w:rPr>
          <w:t>R1-2203285</w:t>
        </w:r>
      </w:hyperlink>
      <w:r w:rsidR="008F4B8C" w:rsidRPr="008F4B8C">
        <w:rPr>
          <w:lang w:val="fr-FR" w:eastAsia="x-none"/>
        </w:rPr>
        <w:tab/>
        <w:t>Evaluations on AI-Pos</w:t>
      </w:r>
      <w:r w:rsidR="008F4B8C" w:rsidRPr="008F4B8C">
        <w:rPr>
          <w:lang w:val="fr-FR" w:eastAsia="x-none"/>
        </w:rPr>
        <w:tab/>
        <w:t>Ericsson</w:t>
      </w:r>
    </w:p>
    <w:p w14:paraId="175C81A1" w14:textId="4D90F371" w:rsidR="008F4B8C" w:rsidRDefault="001B5688" w:rsidP="008F4B8C">
      <w:pPr>
        <w:rPr>
          <w:lang w:eastAsia="x-none"/>
        </w:rPr>
      </w:pPr>
      <w:hyperlink r:id="rId1952" w:history="1">
        <w:r w:rsidR="000B5C49">
          <w:rPr>
            <w:rStyle w:val="Hyperlink"/>
            <w:lang w:eastAsia="x-none"/>
          </w:rPr>
          <w:t>R1-2203455</w:t>
        </w:r>
      </w:hyperlink>
      <w:r w:rsidR="008F4B8C">
        <w:rPr>
          <w:lang w:eastAsia="x-none"/>
        </w:rPr>
        <w:tab/>
        <w:t>Discussion on evaluation on AI/ML for positioning</w:t>
      </w:r>
      <w:r w:rsidR="008F4B8C">
        <w:rPr>
          <w:lang w:eastAsia="x-none"/>
        </w:rPr>
        <w:tab/>
        <w:t>CATT</w:t>
      </w:r>
    </w:p>
    <w:p w14:paraId="50302BFF" w14:textId="35BC0676" w:rsidR="008F4B8C" w:rsidRDefault="001B5688" w:rsidP="008F4B8C">
      <w:pPr>
        <w:rPr>
          <w:lang w:eastAsia="x-none"/>
        </w:rPr>
      </w:pPr>
      <w:hyperlink r:id="rId1953" w:history="1">
        <w:r w:rsidR="000B5C49">
          <w:rPr>
            <w:rStyle w:val="Hyperlink"/>
            <w:lang w:eastAsia="x-none"/>
          </w:rPr>
          <w:t>R1-2203812</w:t>
        </w:r>
      </w:hyperlink>
      <w:r w:rsidR="008F4B8C">
        <w:rPr>
          <w:lang w:eastAsia="x-none"/>
        </w:rPr>
        <w:tab/>
        <w:t>Initial views on the evaluation on AI/ML for positioning accuracy enhancement</w:t>
      </w:r>
      <w:r w:rsidR="008F4B8C">
        <w:rPr>
          <w:lang w:eastAsia="x-none"/>
        </w:rPr>
        <w:tab/>
        <w:t>xiaomi</w:t>
      </w:r>
    </w:p>
    <w:p w14:paraId="6314C162" w14:textId="60953589" w:rsidR="008F4B8C" w:rsidRDefault="001B5688" w:rsidP="008F4B8C">
      <w:pPr>
        <w:rPr>
          <w:lang w:eastAsia="x-none"/>
        </w:rPr>
      </w:pPr>
      <w:hyperlink r:id="rId1954" w:history="1">
        <w:r w:rsidR="000B5C49">
          <w:rPr>
            <w:rStyle w:val="Hyperlink"/>
            <w:lang w:eastAsia="x-none"/>
          </w:rPr>
          <w:t>R1-2203901</w:t>
        </w:r>
      </w:hyperlink>
      <w:r w:rsidR="008F4B8C">
        <w:rPr>
          <w:lang w:eastAsia="x-none"/>
        </w:rPr>
        <w:tab/>
        <w:t>Evaluation on AI ML for Positioning</w:t>
      </w:r>
      <w:r w:rsidR="008F4B8C">
        <w:rPr>
          <w:lang w:eastAsia="x-none"/>
        </w:rPr>
        <w:tab/>
        <w:t>Samsung</w:t>
      </w:r>
    </w:p>
    <w:p w14:paraId="2E4BAE16" w14:textId="11011E3F" w:rsidR="008F4B8C" w:rsidRDefault="001B5688" w:rsidP="008F4B8C">
      <w:pPr>
        <w:rPr>
          <w:lang w:eastAsia="x-none"/>
        </w:rPr>
      </w:pPr>
      <w:hyperlink r:id="rId1955" w:history="1">
        <w:r w:rsidR="000B5C49">
          <w:rPr>
            <w:rStyle w:val="Hyperlink"/>
            <w:lang w:eastAsia="x-none"/>
          </w:rPr>
          <w:t>R1-2204019</w:t>
        </w:r>
      </w:hyperlink>
      <w:r w:rsidR="008F4B8C">
        <w:rPr>
          <w:lang w:eastAsia="x-none"/>
        </w:rPr>
        <w:tab/>
        <w:t>Evaluation methodology and preliminary results on AI/ML for positioning accuracy enhancement</w:t>
      </w:r>
      <w:r w:rsidR="008F4B8C">
        <w:rPr>
          <w:lang w:eastAsia="x-none"/>
        </w:rPr>
        <w:tab/>
        <w:t>OPPO</w:t>
      </w:r>
    </w:p>
    <w:p w14:paraId="28624188" w14:textId="4D13CC1E" w:rsidR="008F4B8C" w:rsidRDefault="001B5688" w:rsidP="008F4B8C">
      <w:pPr>
        <w:rPr>
          <w:lang w:eastAsia="x-none"/>
        </w:rPr>
      </w:pPr>
      <w:hyperlink r:id="rId1956" w:history="1">
        <w:r w:rsidR="000B5C49">
          <w:rPr>
            <w:rStyle w:val="Hyperlink"/>
            <w:lang w:eastAsia="x-none"/>
          </w:rPr>
          <w:t>R1-2204104</w:t>
        </w:r>
      </w:hyperlink>
      <w:r w:rsidR="008F4B8C">
        <w:rPr>
          <w:lang w:eastAsia="x-none"/>
        </w:rPr>
        <w:tab/>
        <w:t>Discussion on evaluation of AI/ML for positioning accuracy enhancements use case</w:t>
      </w:r>
      <w:r w:rsidR="008F4B8C">
        <w:rPr>
          <w:lang w:eastAsia="x-none"/>
        </w:rPr>
        <w:tab/>
        <w:t>FUTUREWEI</w:t>
      </w:r>
    </w:p>
    <w:p w14:paraId="5C78D971" w14:textId="657E6B94" w:rsidR="008F4B8C" w:rsidRDefault="001B5688" w:rsidP="008F4B8C">
      <w:pPr>
        <w:rPr>
          <w:lang w:eastAsia="x-none"/>
        </w:rPr>
      </w:pPr>
      <w:hyperlink r:id="rId1957" w:history="1">
        <w:r w:rsidR="000B5C49">
          <w:rPr>
            <w:rStyle w:val="Hyperlink"/>
            <w:lang w:eastAsia="x-none"/>
          </w:rPr>
          <w:t>R1-2204153</w:t>
        </w:r>
      </w:hyperlink>
      <w:r w:rsidR="008F4B8C">
        <w:rPr>
          <w:lang w:eastAsia="x-none"/>
        </w:rPr>
        <w:tab/>
        <w:t>Evaluation on AI/ML for positioning accuracy enhancement</w:t>
      </w:r>
      <w:r w:rsidR="008F4B8C">
        <w:rPr>
          <w:lang w:eastAsia="x-none"/>
        </w:rPr>
        <w:tab/>
        <w:t>LG Electronics</w:t>
      </w:r>
    </w:p>
    <w:p w14:paraId="233AB87E" w14:textId="4D8DBCFB" w:rsidR="008F4B8C" w:rsidRDefault="001B5688" w:rsidP="008F4B8C">
      <w:pPr>
        <w:rPr>
          <w:lang w:eastAsia="x-none"/>
        </w:rPr>
      </w:pPr>
      <w:hyperlink r:id="rId1958" w:history="1">
        <w:r w:rsidR="000B5C49">
          <w:rPr>
            <w:rStyle w:val="Hyperlink"/>
            <w:lang w:eastAsia="x-none"/>
          </w:rPr>
          <w:t>R1-2204159</w:t>
        </w:r>
      </w:hyperlink>
      <w:r w:rsidR="008F4B8C">
        <w:rPr>
          <w:lang w:eastAsia="x-none"/>
        </w:rPr>
        <w:tab/>
        <w:t>Evaluation assumptions and results for AI/ML based positioning</w:t>
      </w:r>
      <w:r w:rsidR="008F4B8C">
        <w:rPr>
          <w:lang w:eastAsia="x-none"/>
        </w:rPr>
        <w:tab/>
        <w:t>InterDigital, Inc.</w:t>
      </w:r>
    </w:p>
    <w:p w14:paraId="1EC47797" w14:textId="65A47DD2" w:rsidR="008F4B8C" w:rsidRDefault="001B5688" w:rsidP="008F4B8C">
      <w:pPr>
        <w:rPr>
          <w:lang w:eastAsia="x-none"/>
        </w:rPr>
      </w:pPr>
      <w:hyperlink r:id="rId1959" w:history="1">
        <w:r w:rsidR="000B5C49">
          <w:rPr>
            <w:rStyle w:val="Hyperlink"/>
            <w:lang w:eastAsia="x-none"/>
          </w:rPr>
          <w:t>R1-2204184</w:t>
        </w:r>
      </w:hyperlink>
      <w:r w:rsidR="008F4B8C">
        <w:rPr>
          <w:lang w:eastAsia="x-none"/>
        </w:rPr>
        <w:tab/>
        <w:t>Some discussions on evaluation on AI-ML for positioning accuracy enhancement</w:t>
      </w:r>
      <w:r w:rsidR="008F4B8C">
        <w:rPr>
          <w:lang w:eastAsia="x-none"/>
        </w:rPr>
        <w:tab/>
        <w:t>CAICT</w:t>
      </w:r>
    </w:p>
    <w:p w14:paraId="722CB012" w14:textId="251237C0" w:rsidR="008F4B8C" w:rsidRDefault="001B5688" w:rsidP="008F4B8C">
      <w:pPr>
        <w:rPr>
          <w:lang w:eastAsia="x-none"/>
        </w:rPr>
      </w:pPr>
      <w:hyperlink r:id="rId1960" w:history="1">
        <w:r w:rsidR="000B5C49">
          <w:rPr>
            <w:rStyle w:val="Hyperlink"/>
            <w:lang w:eastAsia="x-none"/>
          </w:rPr>
          <w:t>R1-2204242</w:t>
        </w:r>
      </w:hyperlink>
      <w:r w:rsidR="008F4B8C">
        <w:rPr>
          <w:lang w:eastAsia="x-none"/>
        </w:rPr>
        <w:tab/>
        <w:t>Evaluation on AI/ML for positioning accuracy enhancement</w:t>
      </w:r>
      <w:r w:rsidR="008F4B8C">
        <w:rPr>
          <w:lang w:eastAsia="x-none"/>
        </w:rPr>
        <w:tab/>
        <w:t>Apple</w:t>
      </w:r>
    </w:p>
    <w:p w14:paraId="376BA909" w14:textId="6903D396" w:rsidR="008F4B8C" w:rsidRDefault="001B5688" w:rsidP="008F4B8C">
      <w:pPr>
        <w:rPr>
          <w:lang w:eastAsia="x-none"/>
        </w:rPr>
      </w:pPr>
      <w:hyperlink r:id="rId1961" w:history="1">
        <w:r w:rsidR="000B5C49">
          <w:rPr>
            <w:rStyle w:val="Hyperlink"/>
            <w:lang w:eastAsia="x-none"/>
          </w:rPr>
          <w:t>R1-2204299</w:t>
        </w:r>
      </w:hyperlink>
      <w:r w:rsidR="008F4B8C">
        <w:rPr>
          <w:lang w:eastAsia="x-none"/>
        </w:rPr>
        <w:tab/>
        <w:t>Discussion on evaluation on AI/ML for positioning accuracy enhancement</w:t>
      </w:r>
      <w:r w:rsidR="008F4B8C">
        <w:rPr>
          <w:lang w:eastAsia="x-none"/>
        </w:rPr>
        <w:tab/>
        <w:t>CMCC</w:t>
      </w:r>
    </w:p>
    <w:p w14:paraId="384099E8" w14:textId="1FA9C707" w:rsidR="008F4B8C" w:rsidRDefault="001B5688" w:rsidP="008F4B8C">
      <w:pPr>
        <w:rPr>
          <w:lang w:eastAsia="x-none"/>
        </w:rPr>
      </w:pPr>
      <w:hyperlink r:id="rId1962" w:history="1">
        <w:r w:rsidR="000B5C49">
          <w:rPr>
            <w:rStyle w:val="Hyperlink"/>
            <w:lang w:eastAsia="x-none"/>
          </w:rPr>
          <w:t>R1-2204421</w:t>
        </w:r>
      </w:hyperlink>
      <w:r w:rsidR="008F4B8C">
        <w:rPr>
          <w:lang w:eastAsia="x-none"/>
        </w:rPr>
        <w:tab/>
        <w:t>Discussion on AI/ML Positioning Evaluations</w:t>
      </w:r>
      <w:r w:rsidR="008F4B8C">
        <w:rPr>
          <w:lang w:eastAsia="x-none"/>
        </w:rPr>
        <w:tab/>
        <w:t>Lenovo</w:t>
      </w:r>
    </w:p>
    <w:p w14:paraId="215D38BE" w14:textId="7189A864" w:rsidR="008F4B8C" w:rsidRDefault="001B5688" w:rsidP="008F4B8C">
      <w:pPr>
        <w:rPr>
          <w:lang w:eastAsia="x-none"/>
        </w:rPr>
      </w:pPr>
      <w:hyperlink r:id="rId1963" w:history="1">
        <w:r w:rsidR="000B5C49">
          <w:rPr>
            <w:rStyle w:val="Hyperlink"/>
            <w:lang w:eastAsia="x-none"/>
          </w:rPr>
          <w:t>R1-2204575</w:t>
        </w:r>
      </w:hyperlink>
      <w:r w:rsidR="008F4B8C">
        <w:rPr>
          <w:lang w:eastAsia="x-none"/>
        </w:rPr>
        <w:tab/>
        <w:t>Evaluation on ML for positioning accuracy enhancement</w:t>
      </w:r>
      <w:r w:rsidR="008F4B8C">
        <w:rPr>
          <w:lang w:eastAsia="x-none"/>
        </w:rPr>
        <w:tab/>
        <w:t>Nokia, Nokia Shanghai Bell</w:t>
      </w:r>
    </w:p>
    <w:p w14:paraId="64819903" w14:textId="4BD85EDF" w:rsidR="008F4B8C" w:rsidRDefault="001B5688" w:rsidP="008F4B8C">
      <w:pPr>
        <w:rPr>
          <w:lang w:eastAsia="x-none"/>
        </w:rPr>
      </w:pPr>
      <w:hyperlink r:id="rId1964" w:history="1">
        <w:r w:rsidR="000B5C49">
          <w:rPr>
            <w:rStyle w:val="Hyperlink"/>
            <w:lang w:eastAsia="x-none"/>
          </w:rPr>
          <w:t>R1-2204837</w:t>
        </w:r>
      </w:hyperlink>
      <w:r w:rsidR="008F4B8C">
        <w:rPr>
          <w:lang w:eastAsia="x-none"/>
        </w:rPr>
        <w:tab/>
        <w:t>Evaluation on AI/ML for positioning accuracy enhancement</w:t>
      </w:r>
      <w:r w:rsidR="008F4B8C">
        <w:rPr>
          <w:lang w:eastAsia="x-none"/>
        </w:rPr>
        <w:tab/>
        <w:t>Fraunhofer IIS, Fraunhofer HHI</w:t>
      </w:r>
    </w:p>
    <w:p w14:paraId="5AD7F269" w14:textId="2235A3A3" w:rsidR="008F4B8C" w:rsidRDefault="001B5688" w:rsidP="008F4B8C">
      <w:pPr>
        <w:rPr>
          <w:lang w:eastAsia="x-none"/>
        </w:rPr>
      </w:pPr>
      <w:hyperlink r:id="rId1965" w:history="1">
        <w:r w:rsidR="000B5C49">
          <w:rPr>
            <w:rStyle w:val="Hyperlink"/>
            <w:lang w:eastAsia="x-none"/>
          </w:rPr>
          <w:t>R1-2204844</w:t>
        </w:r>
      </w:hyperlink>
      <w:r w:rsidR="008F4B8C">
        <w:rPr>
          <w:lang w:eastAsia="x-none"/>
        </w:rPr>
        <w:tab/>
        <w:t>On evaluation assumptions of AI and ML for positioning enhancement</w:t>
      </w:r>
      <w:r w:rsidR="008F4B8C">
        <w:rPr>
          <w:lang w:eastAsia="x-none"/>
        </w:rPr>
        <w:tab/>
        <w:t>NVIDIA</w:t>
      </w:r>
    </w:p>
    <w:p w14:paraId="297B9CAF" w14:textId="15424134" w:rsidR="008F4B8C" w:rsidRDefault="001B5688" w:rsidP="008F4B8C">
      <w:pPr>
        <w:rPr>
          <w:lang w:eastAsia="x-none"/>
        </w:rPr>
      </w:pPr>
      <w:hyperlink r:id="rId1966" w:history="1">
        <w:r w:rsidR="000B5C49">
          <w:rPr>
            <w:rStyle w:val="Hyperlink"/>
            <w:lang w:eastAsia="x-none"/>
          </w:rPr>
          <w:t>R1-2205028</w:t>
        </w:r>
      </w:hyperlink>
      <w:r w:rsidR="008F4B8C">
        <w:rPr>
          <w:lang w:eastAsia="x-none"/>
        </w:rPr>
        <w:tab/>
        <w:t>Evaluation on AIML for positioning accuracy enhancement</w:t>
      </w:r>
      <w:r w:rsidR="008F4B8C">
        <w:rPr>
          <w:lang w:eastAsia="x-none"/>
        </w:rPr>
        <w:tab/>
        <w:t>Qualcomm Incorporated</w:t>
      </w:r>
    </w:p>
    <w:p w14:paraId="0636A6B1" w14:textId="778A2886" w:rsidR="008F4B8C" w:rsidRDefault="001B5688" w:rsidP="008F4B8C">
      <w:pPr>
        <w:rPr>
          <w:lang w:eastAsia="x-none"/>
        </w:rPr>
      </w:pPr>
      <w:hyperlink r:id="rId1967" w:history="1">
        <w:r w:rsidR="000B5C49">
          <w:rPr>
            <w:rStyle w:val="Hyperlink"/>
            <w:lang w:eastAsia="x-none"/>
          </w:rPr>
          <w:t>R1-2205066</w:t>
        </w:r>
      </w:hyperlink>
      <w:r w:rsidR="008F4B8C">
        <w:rPr>
          <w:lang w:eastAsia="x-none"/>
        </w:rPr>
        <w:tab/>
        <w:t>Initial view on AI/ML application to positioning use cases</w:t>
      </w:r>
      <w:r w:rsidR="008F4B8C">
        <w:rPr>
          <w:lang w:eastAsia="x-none"/>
        </w:rPr>
        <w:tab/>
      </w:r>
      <w:r w:rsidR="00F57D30">
        <w:rPr>
          <w:lang w:eastAsia="x-none"/>
        </w:rPr>
        <w:t>Rakuten Mobile</w:t>
      </w:r>
    </w:p>
    <w:p w14:paraId="37DAC437" w14:textId="516807F1" w:rsidR="009561E9" w:rsidRDefault="001B5688" w:rsidP="009561E9">
      <w:pPr>
        <w:rPr>
          <w:lang w:eastAsia="x-none"/>
        </w:rPr>
      </w:pPr>
      <w:hyperlink r:id="rId1968" w:history="1">
        <w:r w:rsidR="000B5C49">
          <w:rPr>
            <w:rStyle w:val="Hyperlink"/>
            <w:lang w:eastAsia="x-none"/>
          </w:rPr>
          <w:t>R1-2205080</w:t>
        </w:r>
      </w:hyperlink>
      <w:r w:rsidR="009561E9">
        <w:rPr>
          <w:lang w:eastAsia="x-none"/>
        </w:rPr>
        <w:tab/>
        <w:t>Discussion on Evaluation related issues for AI/ML for positioning accuracy enhancement</w:t>
      </w:r>
      <w:r w:rsidR="009561E9">
        <w:rPr>
          <w:lang w:eastAsia="x-none"/>
        </w:rPr>
        <w:tab/>
        <w:t>Fujitsu Limited</w:t>
      </w:r>
    </w:p>
    <w:p w14:paraId="361A28B8" w14:textId="2498D85D" w:rsidR="00842313" w:rsidRDefault="00842313" w:rsidP="008F4B8C">
      <w:pPr>
        <w:rPr>
          <w:lang w:eastAsia="x-none"/>
        </w:rPr>
      </w:pPr>
    </w:p>
    <w:p w14:paraId="71647570" w14:textId="77777777" w:rsidR="00842313" w:rsidRPr="001052D3" w:rsidRDefault="00842313" w:rsidP="00842313">
      <w:pPr>
        <w:rPr>
          <w:lang w:val="fr-FR" w:eastAsia="x-none"/>
        </w:rPr>
      </w:pPr>
      <w:r w:rsidRPr="001052D3">
        <w:rPr>
          <w:lang w:val="fr-FR" w:eastAsia="x-none"/>
        </w:rPr>
        <w:t>[109-e-R18-AI/ML-07] – Yufei (Ericsson)</w:t>
      </w:r>
    </w:p>
    <w:p w14:paraId="17887917" w14:textId="153D72A9" w:rsidR="00842313" w:rsidRPr="001052D3" w:rsidRDefault="00842313" w:rsidP="00842313">
      <w:pPr>
        <w:rPr>
          <w:lang w:eastAsia="x-none"/>
        </w:rPr>
      </w:pPr>
      <w:r w:rsidRPr="001052D3">
        <w:rPr>
          <w:lang w:eastAsia="x-none"/>
        </w:rPr>
        <w:t>Email discussion on evaluation of AI/ML for positioning accuracy enhancement by May 20</w:t>
      </w:r>
    </w:p>
    <w:p w14:paraId="699A3461" w14:textId="77777777" w:rsidR="00842313" w:rsidRPr="001052D3" w:rsidRDefault="00842313" w:rsidP="007A297D">
      <w:pPr>
        <w:numPr>
          <w:ilvl w:val="0"/>
          <w:numId w:val="78"/>
        </w:numPr>
        <w:rPr>
          <w:lang w:eastAsia="x-none"/>
        </w:rPr>
      </w:pPr>
      <w:r w:rsidRPr="001052D3">
        <w:rPr>
          <w:lang w:eastAsia="x-none"/>
        </w:rPr>
        <w:t>Check points: May 18</w:t>
      </w:r>
    </w:p>
    <w:p w14:paraId="55CCACA9" w14:textId="7C54E16C" w:rsidR="009561E9" w:rsidRDefault="001B5688" w:rsidP="009561E9">
      <w:pPr>
        <w:rPr>
          <w:lang w:eastAsia="x-none"/>
        </w:rPr>
      </w:pPr>
      <w:hyperlink r:id="rId1969" w:history="1">
        <w:r w:rsidR="000B5C49">
          <w:rPr>
            <w:rStyle w:val="Hyperlink"/>
            <w:lang w:eastAsia="x-none"/>
          </w:rPr>
          <w:t>R1-2205217</w:t>
        </w:r>
      </w:hyperlink>
      <w:r w:rsidR="009561E9">
        <w:rPr>
          <w:lang w:eastAsia="x-none"/>
        </w:rPr>
        <w:tab/>
        <w:t>Summary #1 of [109-e-R18-AI/ML-07] Email discussion on evaluation of AI/ML for positioning accuracy enhancement</w:t>
      </w:r>
      <w:r w:rsidR="009561E9">
        <w:rPr>
          <w:lang w:eastAsia="x-none"/>
        </w:rPr>
        <w:tab/>
        <w:t>Moderator (Ericsson)</w:t>
      </w:r>
    </w:p>
    <w:p w14:paraId="2808C5DC" w14:textId="2990CCBA" w:rsidR="009561E9" w:rsidRDefault="001B5688" w:rsidP="009561E9">
      <w:pPr>
        <w:rPr>
          <w:lang w:eastAsia="x-none"/>
        </w:rPr>
      </w:pPr>
      <w:hyperlink r:id="rId1970" w:history="1">
        <w:r w:rsidR="000B5C49">
          <w:rPr>
            <w:rStyle w:val="Hyperlink"/>
            <w:lang w:eastAsia="x-none"/>
          </w:rPr>
          <w:t>R1-2205218</w:t>
        </w:r>
      </w:hyperlink>
      <w:r w:rsidR="009561E9">
        <w:rPr>
          <w:lang w:eastAsia="x-none"/>
        </w:rPr>
        <w:tab/>
        <w:t>Summary #2 of [109-e-R18-AI/ML-07] Email discussion on evaluation of AI/ML for positioning accuracy enhancement</w:t>
      </w:r>
      <w:r w:rsidR="009561E9">
        <w:rPr>
          <w:lang w:eastAsia="x-none"/>
        </w:rPr>
        <w:tab/>
        <w:t>Moderator (Ericsson)</w:t>
      </w:r>
    </w:p>
    <w:p w14:paraId="739B4310" w14:textId="65E022FB" w:rsidR="009561E9" w:rsidRPr="001052D3" w:rsidRDefault="001B5688" w:rsidP="009561E9">
      <w:pPr>
        <w:rPr>
          <w:b/>
          <w:bCs/>
          <w:lang w:eastAsia="x-none"/>
        </w:rPr>
      </w:pPr>
      <w:hyperlink r:id="rId1971" w:history="1">
        <w:r w:rsidR="000B5C49">
          <w:rPr>
            <w:rStyle w:val="Hyperlink"/>
            <w:b/>
            <w:bCs/>
            <w:lang w:eastAsia="x-none"/>
          </w:rPr>
          <w:t>R1-2205219</w:t>
        </w:r>
      </w:hyperlink>
      <w:r w:rsidR="009561E9" w:rsidRPr="001052D3">
        <w:rPr>
          <w:b/>
          <w:bCs/>
          <w:lang w:eastAsia="x-none"/>
        </w:rPr>
        <w:tab/>
        <w:t>Summary #3 of [109-e-R18-AI/ML-07] Email discussion on evaluation of AI/ML for positioning accuracy enhancement</w:t>
      </w:r>
      <w:r w:rsidR="009561E9" w:rsidRPr="001052D3">
        <w:rPr>
          <w:b/>
          <w:bCs/>
          <w:lang w:eastAsia="x-none"/>
        </w:rPr>
        <w:tab/>
        <w:t>Moderator (Ericsson)</w:t>
      </w:r>
    </w:p>
    <w:p w14:paraId="24972755" w14:textId="5FE21CC4" w:rsidR="009561E9" w:rsidRDefault="001052D3" w:rsidP="008F4B8C">
      <w:pPr>
        <w:rPr>
          <w:lang w:eastAsia="x-none"/>
        </w:rPr>
      </w:pPr>
      <w:r>
        <w:rPr>
          <w:lang w:eastAsia="x-none"/>
        </w:rPr>
        <w:t>From May 17</w:t>
      </w:r>
      <w:r w:rsidRPr="001052D3">
        <w:rPr>
          <w:vertAlign w:val="superscript"/>
          <w:lang w:eastAsia="x-none"/>
        </w:rPr>
        <w:t>th</w:t>
      </w:r>
      <w:r>
        <w:rPr>
          <w:lang w:eastAsia="x-none"/>
        </w:rPr>
        <w:t xml:space="preserve"> GTW session</w:t>
      </w:r>
    </w:p>
    <w:p w14:paraId="04F34DCA" w14:textId="77777777" w:rsidR="001052D3" w:rsidRPr="00432879" w:rsidRDefault="001052D3" w:rsidP="001052D3">
      <w:pPr>
        <w:rPr>
          <w:highlight w:val="green"/>
          <w:lang w:eastAsia="ja-JP"/>
        </w:rPr>
      </w:pPr>
      <w:r w:rsidRPr="00432879">
        <w:rPr>
          <w:highlight w:val="green"/>
          <w:lang w:eastAsia="ja-JP"/>
        </w:rPr>
        <w:t>Agreement</w:t>
      </w:r>
    </w:p>
    <w:p w14:paraId="04FBF995" w14:textId="77777777" w:rsidR="001052D3" w:rsidRDefault="001052D3" w:rsidP="001052D3">
      <w:pPr>
        <w:rPr>
          <w:lang w:eastAsia="ja-JP"/>
        </w:rPr>
      </w:pPr>
      <w:r>
        <w:rPr>
          <w:lang w:eastAsia="ja-JP"/>
        </w:rPr>
        <w:t xml:space="preserve">The IIoT indoor factory (InF) scenario is a prioritized scenario for evaluation of AI/ML based positioning. </w:t>
      </w:r>
    </w:p>
    <w:p w14:paraId="51A26946" w14:textId="77777777" w:rsidR="001052D3" w:rsidRDefault="001052D3" w:rsidP="001052D3">
      <w:pPr>
        <w:rPr>
          <w:lang w:eastAsia="ja-JP"/>
        </w:rPr>
      </w:pPr>
    </w:p>
    <w:p w14:paraId="401519C8" w14:textId="77777777" w:rsidR="001052D3" w:rsidRPr="00CC2645" w:rsidRDefault="001052D3" w:rsidP="001052D3">
      <w:pPr>
        <w:rPr>
          <w:highlight w:val="green"/>
          <w:lang w:eastAsia="ja-JP"/>
        </w:rPr>
      </w:pPr>
      <w:r w:rsidRPr="00CC2645">
        <w:rPr>
          <w:highlight w:val="green"/>
          <w:lang w:eastAsia="ja-JP"/>
        </w:rPr>
        <w:t>Agreement</w:t>
      </w:r>
    </w:p>
    <w:p w14:paraId="048AEE51" w14:textId="77777777" w:rsidR="001052D3" w:rsidRDefault="001052D3" w:rsidP="001052D3">
      <w:pPr>
        <w:rPr>
          <w:lang w:eastAsia="ja-JP"/>
        </w:rPr>
      </w:pPr>
      <w:r>
        <w:rPr>
          <w:lang w:eastAsia="ja-JP"/>
        </w:rPr>
        <w:t>For evaluation of AI/ML based positioning, at least the InF-DH sub-scenario is prioritized in the InF deployment scenario for FR1 and FR2.</w:t>
      </w:r>
    </w:p>
    <w:p w14:paraId="60E5590A" w14:textId="77777777" w:rsidR="001052D3" w:rsidRDefault="001052D3" w:rsidP="001052D3">
      <w:pPr>
        <w:rPr>
          <w:rFonts w:eastAsia="Yu Mincho"/>
          <w:lang w:eastAsia="ja-JP"/>
        </w:rPr>
      </w:pPr>
    </w:p>
    <w:p w14:paraId="5995B6A3" w14:textId="77777777" w:rsidR="001052D3" w:rsidRPr="00881FD4" w:rsidRDefault="001052D3" w:rsidP="001052D3">
      <w:pPr>
        <w:rPr>
          <w:rFonts w:eastAsia="Yu Mincho"/>
          <w:highlight w:val="green"/>
          <w:lang w:eastAsia="ja-JP"/>
        </w:rPr>
      </w:pPr>
      <w:r w:rsidRPr="00881FD4">
        <w:rPr>
          <w:highlight w:val="green"/>
          <w:lang w:eastAsia="ja-JP"/>
        </w:rPr>
        <w:t>Agreement</w:t>
      </w:r>
    </w:p>
    <w:p w14:paraId="5F8C7B88" w14:textId="77777777" w:rsidR="001052D3" w:rsidRDefault="001052D3" w:rsidP="001052D3">
      <w:pPr>
        <w:rPr>
          <w:lang w:val="en-US" w:eastAsia="ja-JP"/>
        </w:rPr>
      </w:pPr>
      <w:r>
        <w:rPr>
          <w:lang w:eastAsia="ja-JP"/>
        </w:rPr>
        <w:t xml:space="preserve">For InF-DH channel, the prioritized </w:t>
      </w:r>
      <w:r>
        <w:rPr>
          <w:lang w:val="en-US" w:eastAsia="ja-JP"/>
        </w:rPr>
        <w:t>clutter parameters {density, height, size} are:</w:t>
      </w:r>
    </w:p>
    <w:p w14:paraId="2B6BF4F6" w14:textId="77777777" w:rsidR="001052D3" w:rsidRDefault="001052D3" w:rsidP="00CF6E6D">
      <w:pPr>
        <w:pStyle w:val="ListParagraph"/>
        <w:numPr>
          <w:ilvl w:val="0"/>
          <w:numId w:val="279"/>
        </w:numPr>
      </w:pPr>
      <w:r w:rsidRPr="001052D3">
        <w:rPr>
          <w:lang w:val="en-US"/>
        </w:rPr>
        <w:t>{60%, 6m, 2m};</w:t>
      </w:r>
    </w:p>
    <w:p w14:paraId="67A15210" w14:textId="77777777" w:rsidR="001052D3" w:rsidRPr="001052D3" w:rsidRDefault="001052D3" w:rsidP="00CF6E6D">
      <w:pPr>
        <w:pStyle w:val="ListParagraph"/>
        <w:numPr>
          <w:ilvl w:val="0"/>
          <w:numId w:val="279"/>
        </w:numPr>
        <w:rPr>
          <w:lang w:val="en-US"/>
        </w:rPr>
      </w:pPr>
      <w:r w:rsidRPr="001052D3">
        <w:rPr>
          <w:lang w:val="en-US"/>
        </w:rPr>
        <w:t xml:space="preserve">{40%, 2m, 2m}. </w:t>
      </w:r>
    </w:p>
    <w:p w14:paraId="32D621B4" w14:textId="77777777" w:rsidR="001052D3" w:rsidRPr="001052D3" w:rsidRDefault="001052D3" w:rsidP="00CF6E6D">
      <w:pPr>
        <w:pStyle w:val="ListParagraph"/>
        <w:numPr>
          <w:ilvl w:val="1"/>
          <w:numId w:val="279"/>
        </w:numPr>
        <w:rPr>
          <w:lang w:val="en-US"/>
        </w:rPr>
      </w:pPr>
      <w:r w:rsidRPr="001052D3">
        <w:rPr>
          <w:lang w:val="en-US"/>
        </w:rPr>
        <w:t>Note: an individual company may treat {40%, 2m, 2m} as optional in their evaluation considering their specific AI/ML design.</w:t>
      </w:r>
    </w:p>
    <w:p w14:paraId="773B74F2" w14:textId="77777777" w:rsidR="001052D3" w:rsidRPr="00881FD4" w:rsidRDefault="001052D3" w:rsidP="001052D3">
      <w:pPr>
        <w:rPr>
          <w:rFonts w:eastAsia="Yu Mincho"/>
          <w:highlight w:val="green"/>
          <w:lang w:eastAsia="ja-JP"/>
        </w:rPr>
      </w:pPr>
      <w:r w:rsidRPr="00881FD4">
        <w:rPr>
          <w:highlight w:val="green"/>
          <w:lang w:eastAsia="ja-JP"/>
        </w:rPr>
        <w:t>Agreement</w:t>
      </w:r>
    </w:p>
    <w:p w14:paraId="3F026E7D" w14:textId="77777777" w:rsidR="001052D3" w:rsidRDefault="001052D3" w:rsidP="001052D3">
      <w:r>
        <w:rPr>
          <w:lang w:eastAsia="ja-JP"/>
        </w:rPr>
        <w:t>For evaluation of AI/ML based positioning, r</w:t>
      </w:r>
      <w:r>
        <w:t>euse the common scenario parameters defined in Table 6-1 of TR 38.857.</w:t>
      </w:r>
    </w:p>
    <w:p w14:paraId="5B5584A7" w14:textId="77777777" w:rsidR="001052D3" w:rsidRDefault="001052D3" w:rsidP="001052D3">
      <w:pPr>
        <w:rPr>
          <w:lang w:eastAsia="ja-JP"/>
        </w:rPr>
      </w:pPr>
    </w:p>
    <w:p w14:paraId="7ACEF34D" w14:textId="77777777" w:rsidR="001052D3" w:rsidRPr="00881FD4" w:rsidRDefault="001052D3" w:rsidP="001052D3">
      <w:pPr>
        <w:rPr>
          <w:rFonts w:eastAsia="Yu Mincho"/>
          <w:highlight w:val="green"/>
          <w:lang w:eastAsia="ja-JP"/>
        </w:rPr>
      </w:pPr>
      <w:r w:rsidRPr="00881FD4">
        <w:rPr>
          <w:highlight w:val="green"/>
          <w:lang w:eastAsia="ja-JP"/>
        </w:rPr>
        <w:t>Agreement</w:t>
      </w:r>
    </w:p>
    <w:p w14:paraId="7058BBBE" w14:textId="77777777" w:rsidR="001052D3" w:rsidRPr="001052D3" w:rsidRDefault="001052D3" w:rsidP="001052D3">
      <w:r w:rsidRPr="001052D3">
        <w:t xml:space="preserve">For evaluation of InF-DH scenario, the parameters are modified from </w:t>
      </w:r>
      <w:r w:rsidRPr="001052D3">
        <w:rPr>
          <w:lang w:val="en-US"/>
        </w:rPr>
        <w:t>TR 38.857 Table 6.1-1</w:t>
      </w:r>
      <w:r w:rsidRPr="001052D3">
        <w:t xml:space="preserve"> as shown in the table below.</w:t>
      </w:r>
    </w:p>
    <w:p w14:paraId="17276216" w14:textId="77777777" w:rsidR="001052D3" w:rsidRPr="001052D3" w:rsidRDefault="001052D3" w:rsidP="00CF6E6D">
      <w:pPr>
        <w:pStyle w:val="ListParagraph"/>
        <w:numPr>
          <w:ilvl w:val="0"/>
          <w:numId w:val="280"/>
        </w:numPr>
        <w:rPr>
          <w:lang w:val="en-US"/>
        </w:rPr>
      </w:pPr>
      <w:r w:rsidRPr="001052D3">
        <w:rPr>
          <w:lang w:val="en-US"/>
        </w:rPr>
        <w:t>The parameters in the table are applicable to InF-DH at least. If another InF sub-scenario is prioritized in addition to InF-DH, some parameters in the table below may be updated.</w:t>
      </w:r>
    </w:p>
    <w:p w14:paraId="2E732940" w14:textId="77777777" w:rsidR="001052D3" w:rsidRPr="001052D3" w:rsidRDefault="001052D3" w:rsidP="001052D3">
      <w:pPr>
        <w:jc w:val="center"/>
        <w:rPr>
          <w:b/>
          <w:bCs/>
          <w:lang w:val="en-US"/>
        </w:rPr>
      </w:pPr>
      <w:r w:rsidRPr="001052D3">
        <w:rPr>
          <w:b/>
          <w:bCs/>
          <w:lang w:val="en-US"/>
        </w:rPr>
        <w:t>Parameters common to InF scenario (Modified from TR 38.857 Table 6.1-1)</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
        <w:gridCol w:w="1539"/>
        <w:gridCol w:w="2977"/>
        <w:gridCol w:w="14"/>
        <w:gridCol w:w="4522"/>
      </w:tblGrid>
      <w:tr w:rsidR="001052D3" w:rsidRPr="001052D3" w14:paraId="2D3E0C27" w14:textId="77777777" w:rsidTr="001052D3">
        <w:trPr>
          <w:trHeight w:val="20"/>
          <w:tblHeader/>
        </w:trPr>
        <w:tc>
          <w:tcPr>
            <w:tcW w:w="2547" w:type="dxa"/>
            <w:gridSpan w:val="2"/>
            <w:tcBorders>
              <w:top w:val="single" w:sz="4" w:space="0" w:color="auto"/>
              <w:left w:val="single" w:sz="4" w:space="0" w:color="auto"/>
              <w:bottom w:val="single" w:sz="4" w:space="0" w:color="auto"/>
              <w:right w:val="single" w:sz="4" w:space="0" w:color="auto"/>
            </w:tcBorders>
            <w:vAlign w:val="center"/>
          </w:tcPr>
          <w:p w14:paraId="13024E00" w14:textId="77777777" w:rsidR="001052D3" w:rsidRPr="001052D3" w:rsidRDefault="001052D3" w:rsidP="00AE5091">
            <w:pPr>
              <w:pStyle w:val="TAH"/>
              <w:rPr>
                <w:rFonts w:cs="Arial"/>
                <w:sz w:val="16"/>
                <w:szCs w:val="16"/>
                <w:lang w:val="en-US"/>
              </w:rPr>
            </w:pPr>
            <w:r w:rsidRPr="001052D3">
              <w:rPr>
                <w:rFonts w:cs="Arial"/>
                <w:sz w:val="16"/>
                <w:szCs w:val="16"/>
                <w:lang w:val="en-US"/>
              </w:rPr>
              <w:lastRenderedPageBreak/>
              <w:t xml:space="preserve"> </w:t>
            </w:r>
          </w:p>
        </w:tc>
        <w:tc>
          <w:tcPr>
            <w:tcW w:w="2991" w:type="dxa"/>
            <w:gridSpan w:val="2"/>
            <w:tcBorders>
              <w:top w:val="single" w:sz="4" w:space="0" w:color="auto"/>
              <w:left w:val="single" w:sz="4" w:space="0" w:color="auto"/>
              <w:bottom w:val="single" w:sz="4" w:space="0" w:color="auto"/>
              <w:right w:val="single" w:sz="4" w:space="0" w:color="auto"/>
            </w:tcBorders>
          </w:tcPr>
          <w:p w14:paraId="5A770FFE" w14:textId="77777777" w:rsidR="001052D3" w:rsidRPr="001052D3" w:rsidRDefault="001052D3" w:rsidP="00AE5091">
            <w:pPr>
              <w:pStyle w:val="TAH"/>
              <w:rPr>
                <w:rFonts w:cs="Arial"/>
                <w:sz w:val="16"/>
                <w:szCs w:val="16"/>
              </w:rPr>
            </w:pPr>
            <w:r w:rsidRPr="001052D3">
              <w:rPr>
                <w:rFonts w:cs="Arial"/>
                <w:sz w:val="16"/>
                <w:szCs w:val="16"/>
              </w:rPr>
              <w:t xml:space="preserve">FR1 Specific Values </w:t>
            </w:r>
          </w:p>
        </w:tc>
        <w:tc>
          <w:tcPr>
            <w:tcW w:w="4522" w:type="dxa"/>
            <w:tcBorders>
              <w:top w:val="single" w:sz="4" w:space="0" w:color="auto"/>
              <w:left w:val="single" w:sz="4" w:space="0" w:color="auto"/>
              <w:bottom w:val="single" w:sz="4" w:space="0" w:color="auto"/>
              <w:right w:val="single" w:sz="4" w:space="0" w:color="auto"/>
            </w:tcBorders>
          </w:tcPr>
          <w:p w14:paraId="24AD73BE" w14:textId="77777777" w:rsidR="001052D3" w:rsidRPr="001052D3" w:rsidRDefault="001052D3" w:rsidP="00AE5091">
            <w:pPr>
              <w:pStyle w:val="TAH"/>
              <w:rPr>
                <w:rFonts w:cs="Arial"/>
                <w:sz w:val="16"/>
                <w:szCs w:val="16"/>
              </w:rPr>
            </w:pPr>
            <w:r w:rsidRPr="001052D3">
              <w:rPr>
                <w:rFonts w:cs="Arial"/>
                <w:sz w:val="16"/>
                <w:szCs w:val="16"/>
              </w:rPr>
              <w:t>FR2 Specific Values</w:t>
            </w:r>
          </w:p>
        </w:tc>
      </w:tr>
      <w:tr w:rsidR="001052D3" w:rsidRPr="001052D3" w14:paraId="319562AC" w14:textId="77777777" w:rsidTr="001052D3">
        <w:trPr>
          <w:trHeight w:val="20"/>
          <w:tblHeader/>
        </w:trPr>
        <w:tc>
          <w:tcPr>
            <w:tcW w:w="2547" w:type="dxa"/>
            <w:gridSpan w:val="2"/>
            <w:tcBorders>
              <w:top w:val="single" w:sz="4" w:space="0" w:color="auto"/>
              <w:left w:val="single" w:sz="4" w:space="0" w:color="auto"/>
              <w:bottom w:val="single" w:sz="4" w:space="0" w:color="auto"/>
              <w:right w:val="single" w:sz="4" w:space="0" w:color="auto"/>
            </w:tcBorders>
            <w:vAlign w:val="center"/>
          </w:tcPr>
          <w:p w14:paraId="4064FCA0" w14:textId="77777777" w:rsidR="001052D3" w:rsidRPr="001052D3" w:rsidRDefault="001052D3" w:rsidP="00AE5091">
            <w:pPr>
              <w:pStyle w:val="TAH"/>
              <w:rPr>
                <w:rFonts w:cs="Arial"/>
                <w:b w:val="0"/>
                <w:sz w:val="16"/>
                <w:szCs w:val="16"/>
              </w:rPr>
            </w:pPr>
            <w:r w:rsidRPr="001052D3">
              <w:rPr>
                <w:rFonts w:cs="Arial"/>
                <w:b w:val="0"/>
                <w:sz w:val="16"/>
                <w:szCs w:val="16"/>
              </w:rPr>
              <w:t>Channel model</w:t>
            </w:r>
          </w:p>
        </w:tc>
        <w:tc>
          <w:tcPr>
            <w:tcW w:w="2991" w:type="dxa"/>
            <w:gridSpan w:val="2"/>
            <w:tcBorders>
              <w:top w:val="single" w:sz="4" w:space="0" w:color="auto"/>
              <w:left w:val="single" w:sz="4" w:space="0" w:color="auto"/>
              <w:bottom w:val="single" w:sz="4" w:space="0" w:color="auto"/>
              <w:right w:val="single" w:sz="4" w:space="0" w:color="auto"/>
            </w:tcBorders>
          </w:tcPr>
          <w:p w14:paraId="7D3C5266" w14:textId="77777777" w:rsidR="001052D3" w:rsidRPr="001052D3" w:rsidRDefault="001052D3" w:rsidP="00AE5091">
            <w:pPr>
              <w:pStyle w:val="TAH"/>
              <w:jc w:val="left"/>
              <w:rPr>
                <w:rFonts w:cs="Arial"/>
                <w:b w:val="0"/>
                <w:sz w:val="16"/>
                <w:szCs w:val="16"/>
                <w:lang w:val="de-DE"/>
              </w:rPr>
            </w:pPr>
            <w:r w:rsidRPr="001052D3">
              <w:rPr>
                <w:rFonts w:cs="Arial"/>
                <w:b w:val="0"/>
                <w:strike/>
                <w:color w:val="FF0000"/>
                <w:sz w:val="16"/>
                <w:szCs w:val="16"/>
                <w:lang w:val="de-DE"/>
              </w:rPr>
              <w:t>InF-SH,</w:t>
            </w:r>
            <w:r w:rsidRPr="001052D3">
              <w:rPr>
                <w:rFonts w:cs="Arial"/>
                <w:b w:val="0"/>
                <w:sz w:val="16"/>
                <w:szCs w:val="16"/>
                <w:lang w:val="de-DE"/>
              </w:rPr>
              <w:t xml:space="preserve"> InF-DH</w:t>
            </w:r>
          </w:p>
        </w:tc>
        <w:tc>
          <w:tcPr>
            <w:tcW w:w="4522" w:type="dxa"/>
            <w:tcBorders>
              <w:top w:val="single" w:sz="4" w:space="0" w:color="auto"/>
              <w:left w:val="single" w:sz="4" w:space="0" w:color="auto"/>
              <w:bottom w:val="single" w:sz="4" w:space="0" w:color="auto"/>
              <w:right w:val="single" w:sz="4" w:space="0" w:color="auto"/>
            </w:tcBorders>
          </w:tcPr>
          <w:p w14:paraId="0E320FD0" w14:textId="77777777" w:rsidR="001052D3" w:rsidRPr="001052D3" w:rsidRDefault="001052D3" w:rsidP="00AE5091">
            <w:pPr>
              <w:pStyle w:val="TAH"/>
              <w:jc w:val="left"/>
              <w:rPr>
                <w:rFonts w:cs="Arial"/>
                <w:b w:val="0"/>
                <w:sz w:val="16"/>
                <w:szCs w:val="16"/>
                <w:lang w:val="de-DE"/>
              </w:rPr>
            </w:pPr>
            <w:r w:rsidRPr="001052D3">
              <w:rPr>
                <w:rFonts w:cs="Arial"/>
                <w:b w:val="0"/>
                <w:strike/>
                <w:color w:val="FF0000"/>
                <w:sz w:val="16"/>
                <w:szCs w:val="16"/>
                <w:lang w:val="de-DE"/>
              </w:rPr>
              <w:t xml:space="preserve">InF-SH, </w:t>
            </w:r>
            <w:r w:rsidRPr="001052D3">
              <w:rPr>
                <w:rFonts w:cs="Arial"/>
                <w:b w:val="0"/>
                <w:sz w:val="16"/>
                <w:szCs w:val="16"/>
                <w:lang w:val="de-DE"/>
              </w:rPr>
              <w:t>InF-DH</w:t>
            </w:r>
          </w:p>
        </w:tc>
      </w:tr>
      <w:tr w:rsidR="001052D3" w:rsidRPr="001052D3" w14:paraId="70B91D65" w14:textId="77777777" w:rsidTr="001052D3">
        <w:trPr>
          <w:trHeight w:val="20"/>
          <w:tblHeader/>
        </w:trPr>
        <w:tc>
          <w:tcPr>
            <w:tcW w:w="1008" w:type="dxa"/>
            <w:vMerge w:val="restart"/>
            <w:tcBorders>
              <w:top w:val="single" w:sz="4" w:space="0" w:color="auto"/>
              <w:left w:val="single" w:sz="4" w:space="0" w:color="auto"/>
              <w:bottom w:val="single" w:sz="4" w:space="0" w:color="auto"/>
              <w:right w:val="single" w:sz="4" w:space="0" w:color="auto"/>
            </w:tcBorders>
            <w:vAlign w:val="center"/>
          </w:tcPr>
          <w:p w14:paraId="4AF73E98" w14:textId="77777777" w:rsidR="001052D3" w:rsidRPr="001052D3" w:rsidRDefault="001052D3" w:rsidP="00AE5091">
            <w:pPr>
              <w:pStyle w:val="TAL"/>
              <w:rPr>
                <w:rFonts w:cs="Arial"/>
                <w:sz w:val="16"/>
                <w:szCs w:val="16"/>
              </w:rPr>
            </w:pPr>
            <w:r w:rsidRPr="001052D3">
              <w:rPr>
                <w:rFonts w:cs="Arial"/>
                <w:sz w:val="16"/>
                <w:szCs w:val="16"/>
              </w:rPr>
              <w:t xml:space="preserve">Layout </w:t>
            </w:r>
          </w:p>
        </w:tc>
        <w:tc>
          <w:tcPr>
            <w:tcW w:w="1539" w:type="dxa"/>
            <w:tcBorders>
              <w:top w:val="single" w:sz="4" w:space="0" w:color="auto"/>
              <w:left w:val="single" w:sz="4" w:space="0" w:color="auto"/>
              <w:bottom w:val="single" w:sz="4" w:space="0" w:color="auto"/>
              <w:right w:val="single" w:sz="4" w:space="0" w:color="auto"/>
            </w:tcBorders>
            <w:vAlign w:val="center"/>
          </w:tcPr>
          <w:p w14:paraId="0A292C75" w14:textId="77777777" w:rsidR="001052D3" w:rsidRPr="001052D3" w:rsidRDefault="001052D3" w:rsidP="00AE5091">
            <w:pPr>
              <w:pStyle w:val="TAL"/>
              <w:rPr>
                <w:rFonts w:cs="Arial"/>
                <w:sz w:val="16"/>
                <w:szCs w:val="16"/>
              </w:rPr>
            </w:pPr>
            <w:r w:rsidRPr="001052D3">
              <w:rPr>
                <w:rFonts w:cs="Arial"/>
                <w:sz w:val="16"/>
                <w:szCs w:val="16"/>
              </w:rPr>
              <w:t>Hall size</w:t>
            </w:r>
          </w:p>
        </w:tc>
        <w:tc>
          <w:tcPr>
            <w:tcW w:w="7513" w:type="dxa"/>
            <w:gridSpan w:val="3"/>
            <w:tcBorders>
              <w:top w:val="single" w:sz="4" w:space="0" w:color="auto"/>
              <w:left w:val="single" w:sz="4" w:space="0" w:color="auto"/>
              <w:bottom w:val="single" w:sz="4" w:space="0" w:color="auto"/>
              <w:right w:val="single" w:sz="4" w:space="0" w:color="auto"/>
            </w:tcBorders>
            <w:vAlign w:val="center"/>
          </w:tcPr>
          <w:p w14:paraId="2940CD83" w14:textId="77777777" w:rsidR="001052D3" w:rsidRPr="001052D3" w:rsidRDefault="001052D3" w:rsidP="00AE5091">
            <w:pPr>
              <w:pStyle w:val="TAL"/>
              <w:rPr>
                <w:rFonts w:cs="Arial"/>
                <w:sz w:val="16"/>
                <w:szCs w:val="16"/>
                <w:lang w:val="de-DE"/>
              </w:rPr>
            </w:pPr>
            <w:r w:rsidRPr="001052D3">
              <w:rPr>
                <w:rFonts w:cs="Arial"/>
                <w:sz w:val="16"/>
                <w:szCs w:val="16"/>
                <w:lang w:val="de-DE"/>
              </w:rPr>
              <w:t xml:space="preserve">InF-DH: </w:t>
            </w:r>
          </w:p>
          <w:p w14:paraId="3618F329" w14:textId="77777777" w:rsidR="001052D3" w:rsidRPr="001052D3" w:rsidRDefault="001052D3" w:rsidP="00AE5091">
            <w:pPr>
              <w:pStyle w:val="TAL"/>
              <w:rPr>
                <w:rFonts w:cs="Arial"/>
                <w:sz w:val="16"/>
                <w:szCs w:val="16"/>
                <w:lang w:val="de-DE"/>
              </w:rPr>
            </w:pPr>
            <w:r w:rsidRPr="001052D3">
              <w:rPr>
                <w:rFonts w:cs="Arial"/>
                <w:sz w:val="16"/>
                <w:szCs w:val="16"/>
                <w:lang w:val="en-US"/>
              </w:rPr>
              <w:t xml:space="preserve">(baseline) </w:t>
            </w:r>
            <w:r w:rsidRPr="001052D3">
              <w:rPr>
                <w:rFonts w:cs="Arial"/>
                <w:sz w:val="16"/>
                <w:szCs w:val="16"/>
                <w:lang w:val="de-DE"/>
              </w:rPr>
              <w:t>120x60 m</w:t>
            </w:r>
          </w:p>
          <w:p w14:paraId="76352AD5" w14:textId="77777777" w:rsidR="001052D3" w:rsidRPr="001052D3" w:rsidRDefault="001052D3" w:rsidP="00AE5091">
            <w:pPr>
              <w:pStyle w:val="TAL"/>
              <w:rPr>
                <w:rFonts w:cs="Arial"/>
                <w:sz w:val="16"/>
                <w:szCs w:val="16"/>
                <w:lang w:val="de-DE"/>
              </w:rPr>
            </w:pPr>
            <w:r w:rsidRPr="001052D3">
              <w:rPr>
                <w:rFonts w:cs="Arial"/>
                <w:sz w:val="16"/>
                <w:szCs w:val="16"/>
                <w:lang w:val="en-US"/>
              </w:rPr>
              <w:t>(optional) 300x150 m</w:t>
            </w:r>
          </w:p>
        </w:tc>
      </w:tr>
      <w:tr w:rsidR="001052D3" w:rsidRPr="001052D3" w14:paraId="16571245" w14:textId="77777777" w:rsidTr="001052D3">
        <w:trPr>
          <w:trHeight w:val="20"/>
          <w:tblHeader/>
        </w:trPr>
        <w:tc>
          <w:tcPr>
            <w:tcW w:w="1008" w:type="dxa"/>
            <w:vMerge/>
            <w:vAlign w:val="center"/>
          </w:tcPr>
          <w:p w14:paraId="08A99AD0" w14:textId="77777777" w:rsidR="001052D3" w:rsidRPr="001052D3" w:rsidRDefault="001052D3" w:rsidP="00AE5091">
            <w:pPr>
              <w:rPr>
                <w:rFonts w:ascii="Arial" w:eastAsia="MS Mincho" w:hAnsi="Arial" w:cs="Arial"/>
                <w:sz w:val="16"/>
                <w:szCs w:val="16"/>
              </w:rPr>
            </w:pPr>
          </w:p>
        </w:tc>
        <w:tc>
          <w:tcPr>
            <w:tcW w:w="1539" w:type="dxa"/>
            <w:tcBorders>
              <w:top w:val="single" w:sz="4" w:space="0" w:color="auto"/>
              <w:left w:val="single" w:sz="4" w:space="0" w:color="auto"/>
              <w:bottom w:val="single" w:sz="4" w:space="0" w:color="auto"/>
              <w:right w:val="single" w:sz="4" w:space="0" w:color="auto"/>
            </w:tcBorders>
            <w:vAlign w:val="center"/>
          </w:tcPr>
          <w:p w14:paraId="6DA4DF6C" w14:textId="77777777" w:rsidR="001052D3" w:rsidRPr="001052D3" w:rsidRDefault="001052D3" w:rsidP="00AE5091">
            <w:pPr>
              <w:pStyle w:val="TAL"/>
              <w:rPr>
                <w:rFonts w:cs="Arial"/>
                <w:sz w:val="16"/>
                <w:szCs w:val="16"/>
              </w:rPr>
            </w:pPr>
            <w:r w:rsidRPr="001052D3">
              <w:rPr>
                <w:rFonts w:cs="Arial"/>
                <w:sz w:val="16"/>
                <w:szCs w:val="16"/>
              </w:rPr>
              <w:t>BS locations</w:t>
            </w:r>
          </w:p>
        </w:tc>
        <w:tc>
          <w:tcPr>
            <w:tcW w:w="7513" w:type="dxa"/>
            <w:gridSpan w:val="3"/>
            <w:tcBorders>
              <w:top w:val="single" w:sz="4" w:space="0" w:color="auto"/>
              <w:left w:val="single" w:sz="4" w:space="0" w:color="auto"/>
              <w:bottom w:val="single" w:sz="4" w:space="0" w:color="auto"/>
              <w:right w:val="single" w:sz="4" w:space="0" w:color="auto"/>
            </w:tcBorders>
            <w:vAlign w:val="center"/>
          </w:tcPr>
          <w:p w14:paraId="691C2579" w14:textId="77777777" w:rsidR="001052D3" w:rsidRPr="001052D3" w:rsidRDefault="001052D3" w:rsidP="00AE5091">
            <w:pPr>
              <w:pStyle w:val="TAL"/>
              <w:rPr>
                <w:rFonts w:cs="Arial"/>
                <w:sz w:val="16"/>
                <w:szCs w:val="16"/>
                <w:lang w:val="en-US"/>
              </w:rPr>
            </w:pPr>
            <w:r w:rsidRPr="001052D3">
              <w:rPr>
                <w:rFonts w:cs="Arial"/>
                <w:sz w:val="16"/>
                <w:szCs w:val="16"/>
                <w:lang w:val="en-US"/>
              </w:rPr>
              <w:t>18 BSs on a square lattice with spacing D, located D/2 from the walls.</w:t>
            </w:r>
          </w:p>
          <w:p w14:paraId="77D67AE1" w14:textId="77777777" w:rsidR="001052D3" w:rsidRPr="001052D3" w:rsidRDefault="001052D3" w:rsidP="00AE5091">
            <w:pPr>
              <w:pStyle w:val="TAL"/>
              <w:rPr>
                <w:rFonts w:cs="Arial"/>
                <w:sz w:val="16"/>
                <w:szCs w:val="16"/>
                <w:lang w:val="en-US"/>
              </w:rPr>
            </w:pPr>
            <w:r w:rsidRPr="001052D3">
              <w:rPr>
                <w:rFonts w:cs="Arial"/>
                <w:sz w:val="16"/>
                <w:szCs w:val="16"/>
                <w:lang w:val="en-US"/>
              </w:rPr>
              <w:t>-</w:t>
            </w:r>
            <w:r w:rsidRPr="001052D3">
              <w:rPr>
                <w:rFonts w:cs="Arial"/>
                <w:sz w:val="16"/>
                <w:szCs w:val="16"/>
                <w:lang w:val="en-US"/>
              </w:rPr>
              <w:tab/>
              <w:t>for the small hall (L=120m x W=60m): D=20m</w:t>
            </w:r>
          </w:p>
          <w:p w14:paraId="7A350777" w14:textId="77777777" w:rsidR="001052D3" w:rsidRPr="001052D3" w:rsidRDefault="001052D3" w:rsidP="00AE5091">
            <w:pPr>
              <w:pStyle w:val="TAL"/>
              <w:rPr>
                <w:rFonts w:cs="Arial"/>
                <w:sz w:val="16"/>
                <w:szCs w:val="16"/>
                <w:lang w:val="en-US"/>
              </w:rPr>
            </w:pPr>
            <w:r w:rsidRPr="001052D3">
              <w:rPr>
                <w:rFonts w:cs="Arial"/>
                <w:sz w:val="16"/>
                <w:szCs w:val="16"/>
                <w:lang w:val="en-US"/>
              </w:rPr>
              <w:t>-</w:t>
            </w:r>
            <w:r w:rsidRPr="001052D3">
              <w:rPr>
                <w:rFonts w:cs="Arial"/>
                <w:sz w:val="16"/>
                <w:szCs w:val="16"/>
                <w:lang w:val="en-US"/>
              </w:rPr>
              <w:tab/>
              <w:t>for the big hall (L=300m x W=150m): D=50m</w:t>
            </w:r>
          </w:p>
          <w:p w14:paraId="5F6C58A3" w14:textId="77777777" w:rsidR="001052D3" w:rsidRPr="001052D3" w:rsidRDefault="001052D3" w:rsidP="00AE5091">
            <w:pPr>
              <w:pStyle w:val="TAL"/>
              <w:rPr>
                <w:rFonts w:cs="Arial"/>
                <w:sz w:val="16"/>
                <w:szCs w:val="16"/>
                <w:lang w:val="en-US"/>
              </w:rPr>
            </w:pPr>
          </w:p>
          <w:p w14:paraId="5A916185" w14:textId="43E68898" w:rsidR="001052D3" w:rsidRPr="001052D3" w:rsidRDefault="001052D3" w:rsidP="00AE5091">
            <w:pPr>
              <w:keepNext/>
              <w:keepLines/>
              <w:rPr>
                <w:rFonts w:ascii="Arial" w:hAnsi="Arial" w:cs="Arial"/>
                <w:sz w:val="16"/>
                <w:szCs w:val="16"/>
              </w:rPr>
            </w:pPr>
            <w:r w:rsidRPr="001052D3">
              <w:rPr>
                <w:rFonts w:ascii="Arial" w:hAnsi="Arial" w:cs="Arial"/>
                <w:noProof/>
                <w:sz w:val="16"/>
                <w:szCs w:val="16"/>
                <w:lang w:val="en-US"/>
              </w:rPr>
              <w:drawing>
                <wp:inline distT="0" distB="0" distL="0" distR="0" wp14:anchorId="7F6C1BB8" wp14:editId="7908064C">
                  <wp:extent cx="3248025" cy="17240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72" cstate="print">
                            <a:extLst>
                              <a:ext uri="{28A0092B-C50C-407E-A947-70E740481C1C}">
                                <a14:useLocalDpi xmlns:a14="http://schemas.microsoft.com/office/drawing/2010/main" val="0"/>
                              </a:ext>
                            </a:extLst>
                          </a:blip>
                          <a:srcRect/>
                          <a:stretch>
                            <a:fillRect/>
                          </a:stretch>
                        </pic:blipFill>
                        <pic:spPr bwMode="auto">
                          <a:xfrm>
                            <a:off x="0" y="0"/>
                            <a:ext cx="3248025" cy="1724025"/>
                          </a:xfrm>
                          <a:prstGeom prst="rect">
                            <a:avLst/>
                          </a:prstGeom>
                          <a:noFill/>
                          <a:ln>
                            <a:noFill/>
                          </a:ln>
                        </pic:spPr>
                      </pic:pic>
                    </a:graphicData>
                  </a:graphic>
                </wp:inline>
              </w:drawing>
            </w:r>
          </w:p>
        </w:tc>
      </w:tr>
      <w:tr w:rsidR="001052D3" w:rsidRPr="001052D3" w14:paraId="6165D5ED" w14:textId="77777777" w:rsidTr="001052D3">
        <w:trPr>
          <w:trHeight w:val="20"/>
          <w:tblHeader/>
        </w:trPr>
        <w:tc>
          <w:tcPr>
            <w:tcW w:w="1008" w:type="dxa"/>
            <w:vMerge/>
            <w:vAlign w:val="center"/>
          </w:tcPr>
          <w:p w14:paraId="2564AA93" w14:textId="77777777" w:rsidR="001052D3" w:rsidRPr="001052D3" w:rsidRDefault="001052D3" w:rsidP="00AE5091">
            <w:pPr>
              <w:rPr>
                <w:rFonts w:ascii="Arial" w:eastAsia="MS Mincho" w:hAnsi="Arial" w:cs="Arial"/>
                <w:sz w:val="16"/>
                <w:szCs w:val="16"/>
              </w:rPr>
            </w:pPr>
          </w:p>
        </w:tc>
        <w:tc>
          <w:tcPr>
            <w:tcW w:w="1539" w:type="dxa"/>
            <w:tcBorders>
              <w:top w:val="single" w:sz="4" w:space="0" w:color="auto"/>
              <w:left w:val="single" w:sz="4" w:space="0" w:color="auto"/>
              <w:bottom w:val="single" w:sz="4" w:space="0" w:color="auto"/>
              <w:right w:val="single" w:sz="4" w:space="0" w:color="auto"/>
            </w:tcBorders>
            <w:vAlign w:val="center"/>
          </w:tcPr>
          <w:p w14:paraId="21F08426" w14:textId="77777777" w:rsidR="001052D3" w:rsidRPr="001052D3" w:rsidRDefault="001052D3" w:rsidP="00AE5091">
            <w:pPr>
              <w:pStyle w:val="TAL"/>
              <w:rPr>
                <w:rFonts w:cs="Arial"/>
                <w:sz w:val="16"/>
                <w:szCs w:val="16"/>
              </w:rPr>
            </w:pPr>
            <w:r w:rsidRPr="001052D3">
              <w:rPr>
                <w:rFonts w:cs="Arial"/>
                <w:sz w:val="16"/>
                <w:szCs w:val="16"/>
              </w:rPr>
              <w:t>Room height</w:t>
            </w:r>
          </w:p>
        </w:tc>
        <w:tc>
          <w:tcPr>
            <w:tcW w:w="7513" w:type="dxa"/>
            <w:gridSpan w:val="3"/>
            <w:tcBorders>
              <w:top w:val="single" w:sz="4" w:space="0" w:color="auto"/>
              <w:left w:val="single" w:sz="4" w:space="0" w:color="auto"/>
              <w:bottom w:val="single" w:sz="4" w:space="0" w:color="auto"/>
              <w:right w:val="single" w:sz="4" w:space="0" w:color="auto"/>
            </w:tcBorders>
            <w:vAlign w:val="center"/>
          </w:tcPr>
          <w:p w14:paraId="230A68DE" w14:textId="77777777" w:rsidR="001052D3" w:rsidRPr="001052D3" w:rsidRDefault="001052D3" w:rsidP="00AE5091">
            <w:pPr>
              <w:pStyle w:val="TAL"/>
              <w:rPr>
                <w:rFonts w:cs="Arial"/>
                <w:sz w:val="16"/>
                <w:szCs w:val="16"/>
              </w:rPr>
            </w:pPr>
            <w:r w:rsidRPr="001052D3">
              <w:rPr>
                <w:rFonts w:cs="Arial"/>
                <w:sz w:val="16"/>
                <w:szCs w:val="16"/>
              </w:rPr>
              <w:t>10m</w:t>
            </w:r>
          </w:p>
        </w:tc>
      </w:tr>
      <w:tr w:rsidR="001052D3" w:rsidRPr="001052D3" w14:paraId="43A46067" w14:textId="77777777" w:rsidTr="001052D3">
        <w:trPr>
          <w:trHeight w:val="20"/>
          <w:tblHeader/>
        </w:trPr>
        <w:tc>
          <w:tcPr>
            <w:tcW w:w="2547" w:type="dxa"/>
            <w:gridSpan w:val="2"/>
            <w:tcBorders>
              <w:top w:val="single" w:sz="4" w:space="0" w:color="auto"/>
              <w:left w:val="single" w:sz="4" w:space="0" w:color="auto"/>
              <w:bottom w:val="single" w:sz="4" w:space="0" w:color="auto"/>
              <w:right w:val="single" w:sz="4" w:space="0" w:color="auto"/>
            </w:tcBorders>
          </w:tcPr>
          <w:p w14:paraId="1ACCD7AA" w14:textId="77777777" w:rsidR="001052D3" w:rsidRPr="001052D3" w:rsidRDefault="001052D3" w:rsidP="00AE5091">
            <w:pPr>
              <w:pStyle w:val="TAL"/>
              <w:rPr>
                <w:rFonts w:cs="Arial"/>
                <w:sz w:val="16"/>
                <w:szCs w:val="16"/>
                <w:lang w:val="en-US"/>
              </w:rPr>
            </w:pPr>
            <w:r w:rsidRPr="001052D3">
              <w:rPr>
                <w:rFonts w:cs="Arial"/>
                <w:sz w:val="16"/>
                <w:szCs w:val="16"/>
                <w:lang w:val="en-US"/>
              </w:rPr>
              <w:t>Total gNB TX power, dBm</w:t>
            </w:r>
          </w:p>
        </w:tc>
        <w:tc>
          <w:tcPr>
            <w:tcW w:w="2977" w:type="dxa"/>
            <w:tcBorders>
              <w:top w:val="single" w:sz="4" w:space="0" w:color="auto"/>
              <w:left w:val="single" w:sz="4" w:space="0" w:color="auto"/>
              <w:bottom w:val="single" w:sz="4" w:space="0" w:color="auto"/>
              <w:right w:val="single" w:sz="4" w:space="0" w:color="auto"/>
            </w:tcBorders>
          </w:tcPr>
          <w:p w14:paraId="3F7A642F" w14:textId="77777777" w:rsidR="001052D3" w:rsidRPr="001052D3" w:rsidRDefault="001052D3" w:rsidP="00AE5091">
            <w:pPr>
              <w:pStyle w:val="TAL"/>
              <w:rPr>
                <w:rFonts w:cs="Arial"/>
                <w:sz w:val="16"/>
                <w:szCs w:val="16"/>
              </w:rPr>
            </w:pPr>
            <w:r w:rsidRPr="001052D3">
              <w:rPr>
                <w:rFonts w:cs="Arial"/>
                <w:sz w:val="16"/>
                <w:szCs w:val="16"/>
              </w:rPr>
              <w:t>24dBm</w:t>
            </w:r>
          </w:p>
        </w:tc>
        <w:tc>
          <w:tcPr>
            <w:tcW w:w="4536" w:type="dxa"/>
            <w:gridSpan w:val="2"/>
            <w:tcBorders>
              <w:top w:val="single" w:sz="4" w:space="0" w:color="auto"/>
              <w:left w:val="single" w:sz="4" w:space="0" w:color="auto"/>
              <w:bottom w:val="single" w:sz="4" w:space="0" w:color="auto"/>
              <w:right w:val="single" w:sz="4" w:space="0" w:color="auto"/>
            </w:tcBorders>
          </w:tcPr>
          <w:p w14:paraId="5562273B" w14:textId="77777777" w:rsidR="001052D3" w:rsidRPr="001052D3" w:rsidRDefault="001052D3" w:rsidP="00AE5091">
            <w:pPr>
              <w:pStyle w:val="TAL"/>
              <w:rPr>
                <w:rFonts w:cs="Arial"/>
                <w:sz w:val="16"/>
                <w:szCs w:val="16"/>
                <w:lang w:val="en-US"/>
              </w:rPr>
            </w:pPr>
            <w:r w:rsidRPr="001052D3">
              <w:rPr>
                <w:rFonts w:cs="Arial"/>
                <w:sz w:val="16"/>
                <w:szCs w:val="16"/>
                <w:lang w:val="en-US"/>
              </w:rPr>
              <w:t>24dBm</w:t>
            </w:r>
          </w:p>
          <w:p w14:paraId="3187D934" w14:textId="77777777" w:rsidR="001052D3" w:rsidRPr="001052D3" w:rsidRDefault="001052D3" w:rsidP="00AE5091">
            <w:pPr>
              <w:pStyle w:val="TAL"/>
              <w:rPr>
                <w:rFonts w:cs="Arial"/>
                <w:sz w:val="16"/>
                <w:szCs w:val="16"/>
                <w:lang w:val="en-US"/>
              </w:rPr>
            </w:pPr>
            <w:r w:rsidRPr="001052D3">
              <w:rPr>
                <w:rFonts w:cs="Arial"/>
                <w:sz w:val="16"/>
                <w:szCs w:val="16"/>
                <w:lang w:val="en-US"/>
              </w:rPr>
              <w:t>EIRP should not exceed 58 dBm</w:t>
            </w:r>
          </w:p>
        </w:tc>
      </w:tr>
      <w:tr w:rsidR="00626C13" w:rsidRPr="00626C13" w14:paraId="2A8C274D" w14:textId="77777777" w:rsidTr="001052D3">
        <w:trPr>
          <w:trHeight w:val="20"/>
          <w:tblHeader/>
        </w:trPr>
        <w:tc>
          <w:tcPr>
            <w:tcW w:w="2547" w:type="dxa"/>
            <w:gridSpan w:val="2"/>
            <w:tcBorders>
              <w:top w:val="single" w:sz="4" w:space="0" w:color="auto"/>
              <w:left w:val="single" w:sz="4" w:space="0" w:color="auto"/>
              <w:bottom w:val="single" w:sz="4" w:space="0" w:color="auto"/>
              <w:right w:val="single" w:sz="4" w:space="0" w:color="auto"/>
            </w:tcBorders>
          </w:tcPr>
          <w:p w14:paraId="14133852" w14:textId="77777777" w:rsidR="001052D3" w:rsidRPr="00626C13" w:rsidRDefault="001052D3" w:rsidP="00AE5091">
            <w:pPr>
              <w:pStyle w:val="TAL"/>
              <w:rPr>
                <w:rFonts w:cs="Arial"/>
                <w:sz w:val="16"/>
                <w:szCs w:val="16"/>
              </w:rPr>
            </w:pPr>
            <w:r w:rsidRPr="00626C13">
              <w:rPr>
                <w:rFonts w:cs="Arial"/>
                <w:sz w:val="16"/>
                <w:szCs w:val="16"/>
              </w:rPr>
              <w:t>gNB antenna configuration</w:t>
            </w:r>
          </w:p>
        </w:tc>
        <w:tc>
          <w:tcPr>
            <w:tcW w:w="2977" w:type="dxa"/>
            <w:tcBorders>
              <w:top w:val="single" w:sz="4" w:space="0" w:color="auto"/>
              <w:left w:val="single" w:sz="4" w:space="0" w:color="auto"/>
              <w:bottom w:val="single" w:sz="4" w:space="0" w:color="auto"/>
              <w:right w:val="single" w:sz="4" w:space="0" w:color="auto"/>
            </w:tcBorders>
          </w:tcPr>
          <w:p w14:paraId="406460A7" w14:textId="77777777" w:rsidR="001052D3" w:rsidRPr="00626C13" w:rsidRDefault="001052D3" w:rsidP="00AE5091">
            <w:pPr>
              <w:pStyle w:val="TAL"/>
              <w:rPr>
                <w:rFonts w:cs="Arial"/>
                <w:sz w:val="16"/>
                <w:szCs w:val="16"/>
                <w:lang w:val="en-US"/>
              </w:rPr>
            </w:pPr>
            <w:r w:rsidRPr="00626C13">
              <w:rPr>
                <w:rFonts w:cs="Arial"/>
                <w:sz w:val="16"/>
                <w:szCs w:val="16"/>
                <w:lang w:val="en-US"/>
              </w:rPr>
              <w:t>(M, N, P, Mg, Ng) = (4, 4, 2, 1, 1), dH=dV=0.5</w:t>
            </w:r>
            <w:r w:rsidRPr="00626C13">
              <w:rPr>
                <w:rFonts w:cs="Arial"/>
                <w:sz w:val="16"/>
                <w:szCs w:val="16"/>
              </w:rPr>
              <w:t>λ</w:t>
            </w:r>
            <w:r w:rsidRPr="00626C13">
              <w:rPr>
                <w:rFonts w:cs="Arial"/>
                <w:sz w:val="16"/>
                <w:szCs w:val="16"/>
                <w:lang w:val="en-US"/>
              </w:rPr>
              <w:t xml:space="preserve"> – Note 1</w:t>
            </w:r>
          </w:p>
          <w:p w14:paraId="65DCCFB7" w14:textId="77777777" w:rsidR="001052D3" w:rsidRPr="00626C13" w:rsidRDefault="001052D3" w:rsidP="00AE5091">
            <w:pPr>
              <w:pStyle w:val="TAL"/>
              <w:rPr>
                <w:rFonts w:cs="Arial"/>
                <w:sz w:val="16"/>
                <w:szCs w:val="16"/>
                <w:lang w:val="en-US"/>
              </w:rPr>
            </w:pPr>
            <w:r w:rsidRPr="00626C13">
              <w:rPr>
                <w:rFonts w:cs="Arial"/>
                <w:sz w:val="16"/>
                <w:szCs w:val="16"/>
                <w:lang w:val="en-US"/>
              </w:rPr>
              <w:t>Note: Other gNB antenna configurations are not precluded for evaluation</w:t>
            </w:r>
          </w:p>
        </w:tc>
        <w:tc>
          <w:tcPr>
            <w:tcW w:w="4536" w:type="dxa"/>
            <w:gridSpan w:val="2"/>
            <w:tcBorders>
              <w:top w:val="single" w:sz="4" w:space="0" w:color="auto"/>
              <w:left w:val="single" w:sz="4" w:space="0" w:color="auto"/>
              <w:bottom w:val="single" w:sz="4" w:space="0" w:color="auto"/>
              <w:right w:val="single" w:sz="4" w:space="0" w:color="auto"/>
            </w:tcBorders>
          </w:tcPr>
          <w:p w14:paraId="631992A5" w14:textId="77777777" w:rsidR="001052D3" w:rsidRPr="00626C13" w:rsidRDefault="001052D3" w:rsidP="00AE5091">
            <w:pPr>
              <w:pStyle w:val="TAL"/>
              <w:rPr>
                <w:rFonts w:cs="Arial"/>
                <w:sz w:val="16"/>
                <w:szCs w:val="16"/>
                <w:lang w:val="en-US"/>
              </w:rPr>
            </w:pPr>
            <w:r w:rsidRPr="00626C13">
              <w:rPr>
                <w:rFonts w:cs="Arial"/>
                <w:sz w:val="16"/>
                <w:szCs w:val="16"/>
                <w:lang w:val="en-US"/>
              </w:rPr>
              <w:t>(M, N, P, Mg, Ng) = (4, 8, 2, 1, 1), dH=dV=0.5</w:t>
            </w:r>
            <w:r w:rsidRPr="00626C13">
              <w:rPr>
                <w:rFonts w:cs="Arial"/>
                <w:sz w:val="16"/>
                <w:szCs w:val="16"/>
              </w:rPr>
              <w:t>λ</w:t>
            </w:r>
            <w:r w:rsidRPr="00626C13">
              <w:rPr>
                <w:rFonts w:cs="Arial"/>
                <w:sz w:val="16"/>
                <w:szCs w:val="16"/>
                <w:lang w:val="en-US"/>
              </w:rPr>
              <w:t xml:space="preserve"> – Note 1</w:t>
            </w:r>
          </w:p>
          <w:p w14:paraId="671BA4BF" w14:textId="77777777" w:rsidR="001052D3" w:rsidRPr="00626C13" w:rsidRDefault="001052D3" w:rsidP="00AE5091">
            <w:pPr>
              <w:pStyle w:val="TAL"/>
              <w:rPr>
                <w:rFonts w:cs="Arial"/>
                <w:sz w:val="16"/>
                <w:szCs w:val="16"/>
                <w:lang w:val="en-US"/>
              </w:rPr>
            </w:pPr>
            <w:r w:rsidRPr="00626C13">
              <w:rPr>
                <w:rFonts w:cs="Arial"/>
                <w:sz w:val="16"/>
                <w:szCs w:val="16"/>
                <w:lang w:val="en-US"/>
              </w:rPr>
              <w:t>One TXRU per polarization per panel is assumed</w:t>
            </w:r>
          </w:p>
        </w:tc>
      </w:tr>
      <w:tr w:rsidR="00626C13" w:rsidRPr="00626C13" w14:paraId="6CE23575" w14:textId="77777777" w:rsidTr="001052D3">
        <w:trPr>
          <w:trHeight w:val="20"/>
          <w:tblHeader/>
        </w:trPr>
        <w:tc>
          <w:tcPr>
            <w:tcW w:w="2547" w:type="dxa"/>
            <w:gridSpan w:val="2"/>
            <w:tcBorders>
              <w:top w:val="single" w:sz="4" w:space="0" w:color="auto"/>
              <w:left w:val="single" w:sz="4" w:space="0" w:color="auto"/>
              <w:bottom w:val="single" w:sz="4" w:space="0" w:color="auto"/>
              <w:right w:val="single" w:sz="4" w:space="0" w:color="auto"/>
            </w:tcBorders>
          </w:tcPr>
          <w:p w14:paraId="5DCC8EBC" w14:textId="77777777" w:rsidR="001052D3" w:rsidRPr="00626C13" w:rsidRDefault="001052D3" w:rsidP="00AE5091">
            <w:pPr>
              <w:pStyle w:val="TAL"/>
              <w:rPr>
                <w:rFonts w:cs="Arial"/>
                <w:sz w:val="16"/>
                <w:szCs w:val="16"/>
              </w:rPr>
            </w:pPr>
            <w:r w:rsidRPr="00626C13">
              <w:rPr>
                <w:rFonts w:cs="Arial"/>
                <w:sz w:val="16"/>
                <w:szCs w:val="16"/>
              </w:rPr>
              <w:t>gNB antenna radiation pattern</w:t>
            </w:r>
          </w:p>
        </w:tc>
        <w:tc>
          <w:tcPr>
            <w:tcW w:w="2977" w:type="dxa"/>
            <w:tcBorders>
              <w:top w:val="single" w:sz="4" w:space="0" w:color="auto"/>
              <w:left w:val="single" w:sz="4" w:space="0" w:color="auto"/>
              <w:bottom w:val="single" w:sz="4" w:space="0" w:color="auto"/>
              <w:right w:val="single" w:sz="4" w:space="0" w:color="auto"/>
            </w:tcBorders>
          </w:tcPr>
          <w:p w14:paraId="0B8CB35E" w14:textId="77777777" w:rsidR="001052D3" w:rsidRPr="00626C13" w:rsidRDefault="001052D3" w:rsidP="00AE5091">
            <w:pPr>
              <w:pStyle w:val="TAL"/>
              <w:rPr>
                <w:rFonts w:cs="Arial"/>
                <w:sz w:val="16"/>
                <w:szCs w:val="16"/>
              </w:rPr>
            </w:pPr>
            <w:r w:rsidRPr="00626C13">
              <w:rPr>
                <w:rFonts w:cs="Arial"/>
                <w:sz w:val="16"/>
                <w:szCs w:val="16"/>
              </w:rPr>
              <w:t>Single sector – Note 1</w:t>
            </w:r>
          </w:p>
        </w:tc>
        <w:tc>
          <w:tcPr>
            <w:tcW w:w="4536" w:type="dxa"/>
            <w:gridSpan w:val="2"/>
            <w:tcBorders>
              <w:top w:val="single" w:sz="4" w:space="0" w:color="auto"/>
              <w:left w:val="single" w:sz="4" w:space="0" w:color="auto"/>
              <w:bottom w:val="single" w:sz="4" w:space="0" w:color="auto"/>
              <w:right w:val="single" w:sz="4" w:space="0" w:color="auto"/>
            </w:tcBorders>
          </w:tcPr>
          <w:p w14:paraId="2FC9D44C" w14:textId="77777777" w:rsidR="001052D3" w:rsidRPr="00626C13" w:rsidRDefault="001052D3" w:rsidP="00AE5091">
            <w:pPr>
              <w:pStyle w:val="TAL"/>
              <w:rPr>
                <w:rFonts w:cs="Arial"/>
                <w:sz w:val="16"/>
                <w:szCs w:val="16"/>
                <w:lang w:val="en-US"/>
              </w:rPr>
            </w:pPr>
            <w:r w:rsidRPr="00626C13">
              <w:rPr>
                <w:rFonts w:cs="Arial"/>
                <w:sz w:val="16"/>
                <w:szCs w:val="16"/>
                <w:lang w:val="en-US"/>
              </w:rPr>
              <w:t>3-sector antenna configuration – Note 1</w:t>
            </w:r>
          </w:p>
        </w:tc>
      </w:tr>
      <w:tr w:rsidR="00626C13" w:rsidRPr="00626C13" w14:paraId="7FD6FA24" w14:textId="77777777" w:rsidTr="001052D3">
        <w:trPr>
          <w:trHeight w:val="20"/>
          <w:tblHeader/>
        </w:trPr>
        <w:tc>
          <w:tcPr>
            <w:tcW w:w="2547" w:type="dxa"/>
            <w:gridSpan w:val="2"/>
            <w:tcBorders>
              <w:top w:val="single" w:sz="4" w:space="0" w:color="auto"/>
              <w:left w:val="single" w:sz="4" w:space="0" w:color="auto"/>
              <w:bottom w:val="single" w:sz="4" w:space="0" w:color="auto"/>
              <w:right w:val="single" w:sz="4" w:space="0" w:color="auto"/>
            </w:tcBorders>
          </w:tcPr>
          <w:p w14:paraId="3D29BF24" w14:textId="77777777" w:rsidR="001052D3" w:rsidRPr="00626C13" w:rsidRDefault="001052D3" w:rsidP="00AE5091">
            <w:pPr>
              <w:pStyle w:val="TAL"/>
              <w:rPr>
                <w:rFonts w:cs="Arial"/>
                <w:sz w:val="16"/>
                <w:szCs w:val="16"/>
              </w:rPr>
            </w:pPr>
            <w:r w:rsidRPr="00626C13">
              <w:rPr>
                <w:rFonts w:cs="Arial"/>
                <w:sz w:val="16"/>
                <w:szCs w:val="16"/>
              </w:rPr>
              <w:t>Penetration loss</w:t>
            </w:r>
          </w:p>
        </w:tc>
        <w:tc>
          <w:tcPr>
            <w:tcW w:w="7513" w:type="dxa"/>
            <w:gridSpan w:val="3"/>
            <w:tcBorders>
              <w:top w:val="single" w:sz="4" w:space="0" w:color="auto"/>
              <w:left w:val="single" w:sz="4" w:space="0" w:color="auto"/>
              <w:bottom w:val="single" w:sz="4" w:space="0" w:color="auto"/>
              <w:right w:val="single" w:sz="4" w:space="0" w:color="auto"/>
            </w:tcBorders>
          </w:tcPr>
          <w:p w14:paraId="0596A8D0" w14:textId="77777777" w:rsidR="001052D3" w:rsidRPr="00626C13" w:rsidRDefault="001052D3" w:rsidP="00AE5091">
            <w:pPr>
              <w:pStyle w:val="TAL"/>
              <w:rPr>
                <w:rFonts w:cs="Arial"/>
                <w:sz w:val="16"/>
                <w:szCs w:val="16"/>
              </w:rPr>
            </w:pPr>
            <w:r w:rsidRPr="00626C13">
              <w:rPr>
                <w:rFonts w:cs="Arial"/>
                <w:sz w:val="16"/>
                <w:szCs w:val="16"/>
              </w:rPr>
              <w:t>0dB</w:t>
            </w:r>
          </w:p>
        </w:tc>
      </w:tr>
      <w:tr w:rsidR="00626C13" w:rsidRPr="00626C13" w14:paraId="68245272" w14:textId="77777777" w:rsidTr="001052D3">
        <w:trPr>
          <w:trHeight w:val="20"/>
          <w:tblHeader/>
        </w:trPr>
        <w:tc>
          <w:tcPr>
            <w:tcW w:w="2547" w:type="dxa"/>
            <w:gridSpan w:val="2"/>
            <w:tcBorders>
              <w:top w:val="single" w:sz="4" w:space="0" w:color="auto"/>
              <w:left w:val="single" w:sz="4" w:space="0" w:color="auto"/>
              <w:bottom w:val="single" w:sz="4" w:space="0" w:color="auto"/>
              <w:right w:val="single" w:sz="4" w:space="0" w:color="auto"/>
            </w:tcBorders>
            <w:vAlign w:val="center"/>
          </w:tcPr>
          <w:p w14:paraId="75473B53" w14:textId="77777777" w:rsidR="001052D3" w:rsidRPr="00626C13" w:rsidRDefault="001052D3" w:rsidP="00AE5091">
            <w:pPr>
              <w:pStyle w:val="TAL"/>
              <w:rPr>
                <w:rFonts w:cs="Arial"/>
                <w:sz w:val="16"/>
                <w:szCs w:val="16"/>
              </w:rPr>
            </w:pPr>
            <w:r w:rsidRPr="00626C13">
              <w:rPr>
                <w:rFonts w:cs="Arial"/>
                <w:sz w:val="16"/>
                <w:szCs w:val="16"/>
              </w:rPr>
              <w:t>Number of floors</w:t>
            </w:r>
          </w:p>
        </w:tc>
        <w:tc>
          <w:tcPr>
            <w:tcW w:w="7513" w:type="dxa"/>
            <w:gridSpan w:val="3"/>
            <w:tcBorders>
              <w:top w:val="single" w:sz="4" w:space="0" w:color="auto"/>
              <w:left w:val="single" w:sz="4" w:space="0" w:color="auto"/>
              <w:bottom w:val="single" w:sz="4" w:space="0" w:color="auto"/>
              <w:right w:val="single" w:sz="4" w:space="0" w:color="auto"/>
            </w:tcBorders>
            <w:vAlign w:val="center"/>
          </w:tcPr>
          <w:p w14:paraId="48BBCFEB" w14:textId="77777777" w:rsidR="001052D3" w:rsidRPr="00626C13" w:rsidRDefault="001052D3" w:rsidP="00AE5091">
            <w:pPr>
              <w:pStyle w:val="TAL"/>
              <w:rPr>
                <w:rFonts w:cs="Arial"/>
                <w:sz w:val="16"/>
                <w:szCs w:val="16"/>
              </w:rPr>
            </w:pPr>
            <w:r w:rsidRPr="00626C13">
              <w:rPr>
                <w:rFonts w:cs="Arial"/>
                <w:sz w:val="16"/>
                <w:szCs w:val="16"/>
              </w:rPr>
              <w:t>1</w:t>
            </w:r>
          </w:p>
        </w:tc>
      </w:tr>
      <w:tr w:rsidR="00626C13" w:rsidRPr="00626C13" w14:paraId="0C98C73B" w14:textId="77777777" w:rsidTr="001052D3">
        <w:trPr>
          <w:trHeight w:val="20"/>
          <w:tblHeader/>
        </w:trPr>
        <w:tc>
          <w:tcPr>
            <w:tcW w:w="2547" w:type="dxa"/>
            <w:gridSpan w:val="2"/>
            <w:tcBorders>
              <w:top w:val="single" w:sz="4" w:space="0" w:color="auto"/>
              <w:left w:val="single" w:sz="4" w:space="0" w:color="auto"/>
              <w:bottom w:val="single" w:sz="4" w:space="0" w:color="auto"/>
              <w:right w:val="single" w:sz="4" w:space="0" w:color="auto"/>
            </w:tcBorders>
            <w:vAlign w:val="center"/>
          </w:tcPr>
          <w:p w14:paraId="547BC4B7" w14:textId="77777777" w:rsidR="001052D3" w:rsidRPr="00626C13" w:rsidRDefault="001052D3" w:rsidP="00AE5091">
            <w:pPr>
              <w:pStyle w:val="TAL"/>
              <w:rPr>
                <w:rFonts w:cs="Arial"/>
                <w:sz w:val="16"/>
                <w:szCs w:val="16"/>
              </w:rPr>
            </w:pPr>
            <w:r w:rsidRPr="00626C13">
              <w:rPr>
                <w:rFonts w:cs="Arial"/>
                <w:sz w:val="16"/>
                <w:szCs w:val="16"/>
              </w:rPr>
              <w:t>UE horizontal drop procedure</w:t>
            </w:r>
          </w:p>
        </w:tc>
        <w:tc>
          <w:tcPr>
            <w:tcW w:w="7513" w:type="dxa"/>
            <w:gridSpan w:val="3"/>
            <w:tcBorders>
              <w:top w:val="single" w:sz="4" w:space="0" w:color="auto"/>
              <w:left w:val="single" w:sz="4" w:space="0" w:color="auto"/>
              <w:bottom w:val="single" w:sz="4" w:space="0" w:color="auto"/>
              <w:right w:val="single" w:sz="4" w:space="0" w:color="auto"/>
            </w:tcBorders>
            <w:vAlign w:val="center"/>
          </w:tcPr>
          <w:p w14:paraId="2B369080" w14:textId="77777777" w:rsidR="001052D3" w:rsidRPr="00626C13" w:rsidRDefault="001052D3" w:rsidP="00AE5091">
            <w:pPr>
              <w:pStyle w:val="TAL"/>
              <w:rPr>
                <w:rFonts w:cs="Arial"/>
                <w:sz w:val="16"/>
                <w:szCs w:val="16"/>
                <w:lang w:val="en-US"/>
              </w:rPr>
            </w:pPr>
            <w:r w:rsidRPr="00626C13">
              <w:rPr>
                <w:rFonts w:cs="Arial"/>
                <w:sz w:val="16"/>
                <w:szCs w:val="16"/>
                <w:lang w:val="en-US"/>
              </w:rPr>
              <w:t>Uniformly distributed over the horizontal evaluation area for obtaining the CDF values for positioning accuracy, The evaluation area should be selected from</w:t>
            </w:r>
          </w:p>
          <w:p w14:paraId="6752472E" w14:textId="06317D57" w:rsidR="001052D3" w:rsidRPr="00626C13" w:rsidRDefault="001052D3" w:rsidP="00AE5091">
            <w:pPr>
              <w:pStyle w:val="TAL"/>
              <w:rPr>
                <w:rFonts w:cs="Arial"/>
                <w:sz w:val="16"/>
                <w:szCs w:val="16"/>
                <w:lang w:val="en-US"/>
              </w:rPr>
            </w:pPr>
            <w:r w:rsidRPr="00626C13">
              <w:rPr>
                <w:rFonts w:cs="Arial"/>
                <w:sz w:val="16"/>
                <w:szCs w:val="16"/>
                <w:lang w:val="en-US"/>
              </w:rPr>
              <w:t>- the convex hull of the horizontal BS deployment.</w:t>
            </w:r>
          </w:p>
          <w:p w14:paraId="5A8190E4" w14:textId="578C8A5D" w:rsidR="001052D3" w:rsidRPr="00626C13" w:rsidRDefault="001052D3" w:rsidP="00AE5091">
            <w:pPr>
              <w:pStyle w:val="TAL"/>
              <w:rPr>
                <w:rFonts w:cs="Arial"/>
                <w:sz w:val="16"/>
                <w:szCs w:val="16"/>
                <w:lang w:val="en-US"/>
              </w:rPr>
            </w:pPr>
            <w:r w:rsidRPr="00626C13">
              <w:rPr>
                <w:rFonts w:cs="Arial"/>
                <w:sz w:val="16"/>
                <w:szCs w:val="16"/>
                <w:lang w:val="en-US"/>
              </w:rPr>
              <w:t xml:space="preserve">- the whole hall area if the CDF values for positioning accuracy is obtained from whole hall area. </w:t>
            </w:r>
          </w:p>
          <w:p w14:paraId="37A06B39" w14:textId="77777777" w:rsidR="001052D3" w:rsidRPr="00626C13" w:rsidRDefault="001052D3" w:rsidP="00AE5091">
            <w:pPr>
              <w:pStyle w:val="TAL"/>
              <w:rPr>
                <w:rFonts w:cs="Arial"/>
                <w:sz w:val="16"/>
                <w:szCs w:val="16"/>
                <w:lang w:val="en-US"/>
              </w:rPr>
            </w:pPr>
            <w:r w:rsidRPr="00626C13">
              <w:rPr>
                <w:rFonts w:cs="Arial"/>
                <w:sz w:val="16"/>
                <w:szCs w:val="16"/>
                <w:lang w:val="en-US"/>
              </w:rPr>
              <w:t>FFS: which of the above should be baseline.</w:t>
            </w:r>
          </w:p>
          <w:p w14:paraId="203E2EDE" w14:textId="77777777" w:rsidR="001052D3" w:rsidRPr="00626C13" w:rsidRDefault="001052D3" w:rsidP="00AE5091">
            <w:pPr>
              <w:pStyle w:val="TAL"/>
              <w:rPr>
                <w:rFonts w:cs="Arial"/>
                <w:sz w:val="16"/>
                <w:szCs w:val="16"/>
                <w:lang w:val="en-US"/>
              </w:rPr>
            </w:pPr>
            <w:r w:rsidRPr="00626C13">
              <w:rPr>
                <w:rFonts w:cs="Arial"/>
                <w:sz w:val="16"/>
                <w:szCs w:val="16"/>
                <w:lang w:val="en-US"/>
              </w:rPr>
              <w:t>FFS: if an optional evaluation area is needed</w:t>
            </w:r>
          </w:p>
        </w:tc>
      </w:tr>
      <w:tr w:rsidR="00626C13" w:rsidRPr="00626C13" w14:paraId="5E263649" w14:textId="77777777" w:rsidTr="00626C13">
        <w:trPr>
          <w:trHeight w:val="20"/>
          <w:tblHeader/>
        </w:trPr>
        <w:tc>
          <w:tcPr>
            <w:tcW w:w="254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C1FC7F9" w14:textId="77777777" w:rsidR="001052D3" w:rsidRPr="00626C13" w:rsidRDefault="001052D3" w:rsidP="00AE5091">
            <w:pPr>
              <w:pStyle w:val="TAL"/>
              <w:rPr>
                <w:rFonts w:cs="Arial"/>
                <w:sz w:val="16"/>
                <w:szCs w:val="16"/>
              </w:rPr>
            </w:pPr>
            <w:r w:rsidRPr="00626C13">
              <w:rPr>
                <w:rFonts w:cs="Arial"/>
                <w:sz w:val="16"/>
                <w:szCs w:val="16"/>
              </w:rPr>
              <w:t>UE antenna height</w:t>
            </w:r>
          </w:p>
        </w:tc>
        <w:tc>
          <w:tcPr>
            <w:tcW w:w="7513"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4A47755F" w14:textId="77777777" w:rsidR="001052D3" w:rsidRPr="00626C13" w:rsidRDefault="001052D3" w:rsidP="00AE5091">
            <w:pPr>
              <w:pStyle w:val="TAL"/>
              <w:rPr>
                <w:rFonts w:cs="Arial"/>
                <w:sz w:val="16"/>
                <w:szCs w:val="16"/>
                <w:lang w:val="en-US"/>
              </w:rPr>
            </w:pPr>
            <w:r w:rsidRPr="00626C13">
              <w:rPr>
                <w:rFonts w:cs="Arial"/>
                <w:sz w:val="16"/>
                <w:szCs w:val="16"/>
                <w:lang w:val="en-US"/>
              </w:rPr>
              <w:t>Baseline: 1.5m</w:t>
            </w:r>
          </w:p>
          <w:p w14:paraId="326E9627" w14:textId="5F6B454E" w:rsidR="001052D3" w:rsidRPr="00626C13" w:rsidRDefault="001052D3" w:rsidP="00AE5091">
            <w:pPr>
              <w:pStyle w:val="TAL"/>
              <w:rPr>
                <w:rFonts w:cs="Arial"/>
                <w:sz w:val="16"/>
                <w:szCs w:val="16"/>
                <w:lang w:val="en-US"/>
              </w:rPr>
            </w:pPr>
            <w:r w:rsidRPr="00626C13">
              <w:rPr>
                <w:rFonts w:cs="Arial"/>
                <w:sz w:val="16"/>
                <w:szCs w:val="16"/>
                <w:lang w:val="en-US"/>
              </w:rPr>
              <w:t>(Optional): uniformly distributed within [0.5, X2]m, where X2 = 2m for scenario 1(InF-SH) and X2=</w:t>
            </w:r>
            <w:r w:rsidRPr="00626C13">
              <w:rPr>
                <w:rFonts w:cs="Arial"/>
                <w:sz w:val="16"/>
                <w:szCs w:val="16"/>
              </w:rPr>
              <w:fldChar w:fldCharType="begin"/>
            </w:r>
            <w:r w:rsidRPr="00626C13">
              <w:rPr>
                <w:rFonts w:cs="Arial"/>
                <w:sz w:val="16"/>
                <w:szCs w:val="16"/>
                <w:lang w:val="en-US"/>
              </w:rPr>
              <w:instrText xml:space="preserve"> QUOTE </w:instrText>
            </w:r>
            <w:r w:rsidRPr="00626C13">
              <w:rPr>
                <w:rFonts w:cs="Arial"/>
                <w:noProof/>
                <w:sz w:val="16"/>
                <w:szCs w:val="16"/>
                <w:lang w:val="en-US"/>
              </w:rPr>
              <w:drawing>
                <wp:inline distT="0" distB="0" distL="0" distR="0" wp14:anchorId="71705B00" wp14:editId="2209721B">
                  <wp:extent cx="95250" cy="114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4319558"/>
                          <pic:cNvPicPr>
                            <a:picLocks noChangeAspect="1" noChangeArrowheads="1"/>
                          </pic:cNvPicPr>
                        </pic:nvPicPr>
                        <pic:blipFill>
                          <a:blip r:embed="rId1973">
                            <a:extLst>
                              <a:ext uri="{28A0092B-C50C-407E-A947-70E740481C1C}">
                                <a14:useLocalDpi xmlns:a14="http://schemas.microsoft.com/office/drawing/2010/main" val="0"/>
                              </a:ext>
                            </a:extLst>
                          </a:blip>
                          <a:srcRect/>
                          <a:stretch>
                            <a:fillRect/>
                          </a:stretch>
                        </pic:blipFill>
                        <pic:spPr bwMode="auto">
                          <a:xfrm>
                            <a:off x="0" y="0"/>
                            <a:ext cx="95250" cy="114300"/>
                          </a:xfrm>
                          <a:prstGeom prst="rect">
                            <a:avLst/>
                          </a:prstGeom>
                          <a:noFill/>
                          <a:ln>
                            <a:noFill/>
                          </a:ln>
                        </pic:spPr>
                      </pic:pic>
                    </a:graphicData>
                  </a:graphic>
                </wp:inline>
              </w:drawing>
            </w:r>
            <w:r w:rsidRPr="00626C13">
              <w:rPr>
                <w:rFonts w:cs="Arial"/>
                <w:sz w:val="16"/>
                <w:szCs w:val="16"/>
                <w:lang w:val="en-US"/>
              </w:rPr>
              <w:instrText xml:space="preserve"> </w:instrText>
            </w:r>
            <w:r w:rsidRPr="00626C13">
              <w:rPr>
                <w:rFonts w:cs="Arial"/>
                <w:sz w:val="16"/>
                <w:szCs w:val="16"/>
              </w:rPr>
              <w:fldChar w:fldCharType="separate"/>
            </w:r>
            <w:r w:rsidRPr="00626C13">
              <w:rPr>
                <w:rFonts w:cs="Arial"/>
                <w:noProof/>
                <w:sz w:val="16"/>
                <w:szCs w:val="16"/>
                <w:lang w:val="en-US"/>
              </w:rPr>
              <w:drawing>
                <wp:inline distT="0" distB="0" distL="0" distR="0" wp14:anchorId="7E600442" wp14:editId="3838BB32">
                  <wp:extent cx="95250" cy="1143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4319559"/>
                          <pic:cNvPicPr>
                            <a:picLocks noChangeAspect="1" noChangeArrowheads="1"/>
                          </pic:cNvPicPr>
                        </pic:nvPicPr>
                        <pic:blipFill>
                          <a:blip r:embed="rId1973">
                            <a:extLst>
                              <a:ext uri="{28A0092B-C50C-407E-A947-70E740481C1C}">
                                <a14:useLocalDpi xmlns:a14="http://schemas.microsoft.com/office/drawing/2010/main" val="0"/>
                              </a:ext>
                            </a:extLst>
                          </a:blip>
                          <a:srcRect/>
                          <a:stretch>
                            <a:fillRect/>
                          </a:stretch>
                        </pic:blipFill>
                        <pic:spPr bwMode="auto">
                          <a:xfrm>
                            <a:off x="0" y="0"/>
                            <a:ext cx="95250" cy="114300"/>
                          </a:xfrm>
                          <a:prstGeom prst="rect">
                            <a:avLst/>
                          </a:prstGeom>
                          <a:noFill/>
                          <a:ln>
                            <a:noFill/>
                          </a:ln>
                        </pic:spPr>
                      </pic:pic>
                    </a:graphicData>
                  </a:graphic>
                </wp:inline>
              </w:drawing>
            </w:r>
            <w:r w:rsidRPr="00626C13">
              <w:rPr>
                <w:rFonts w:cs="Arial"/>
                <w:sz w:val="16"/>
                <w:szCs w:val="16"/>
              </w:rPr>
              <w:fldChar w:fldCharType="end"/>
            </w:r>
            <w:r w:rsidRPr="00626C13">
              <w:rPr>
                <w:rFonts w:cs="Arial"/>
                <w:sz w:val="16"/>
                <w:szCs w:val="16"/>
                <w:lang w:val="en-US"/>
              </w:rPr>
              <w:t xml:space="preserve"> for scenario 2 (InF-DH)  </w:t>
            </w:r>
          </w:p>
          <w:p w14:paraId="57832B6F" w14:textId="77777777" w:rsidR="001052D3" w:rsidRPr="00626C13" w:rsidRDefault="001052D3" w:rsidP="00AE5091">
            <w:pPr>
              <w:pStyle w:val="TAL"/>
              <w:rPr>
                <w:rFonts w:cs="Arial"/>
                <w:sz w:val="16"/>
                <w:szCs w:val="16"/>
                <w:lang w:val="en-US"/>
              </w:rPr>
            </w:pPr>
            <w:r w:rsidRPr="00626C13">
              <w:rPr>
                <w:rFonts w:cs="Arial"/>
                <w:sz w:val="16"/>
                <w:szCs w:val="16"/>
                <w:lang w:val="en-US"/>
              </w:rPr>
              <w:t>FFS: if the optional UE antenna height is needed</w:t>
            </w:r>
          </w:p>
        </w:tc>
      </w:tr>
      <w:tr w:rsidR="00626C13" w:rsidRPr="00626C13" w14:paraId="77ABFCE5" w14:textId="77777777" w:rsidTr="00626C13">
        <w:trPr>
          <w:trHeight w:val="20"/>
          <w:tblHeader/>
        </w:trPr>
        <w:tc>
          <w:tcPr>
            <w:tcW w:w="2547" w:type="dxa"/>
            <w:gridSpan w:val="2"/>
            <w:tcBorders>
              <w:top w:val="single" w:sz="4" w:space="0" w:color="auto"/>
              <w:left w:val="single" w:sz="4" w:space="0" w:color="auto"/>
              <w:bottom w:val="single" w:sz="4" w:space="0" w:color="auto"/>
              <w:right w:val="single" w:sz="4" w:space="0" w:color="auto"/>
            </w:tcBorders>
            <w:shd w:val="clear" w:color="auto" w:fill="auto"/>
          </w:tcPr>
          <w:p w14:paraId="7AFD7D1C" w14:textId="77777777" w:rsidR="001052D3" w:rsidRPr="00626C13" w:rsidRDefault="001052D3" w:rsidP="00AE5091">
            <w:pPr>
              <w:pStyle w:val="TAL"/>
              <w:rPr>
                <w:rFonts w:cs="Arial"/>
                <w:sz w:val="16"/>
                <w:szCs w:val="16"/>
              </w:rPr>
            </w:pPr>
            <w:r w:rsidRPr="00626C13">
              <w:rPr>
                <w:rFonts w:cs="Arial"/>
                <w:sz w:val="16"/>
                <w:szCs w:val="16"/>
              </w:rPr>
              <w:t>UE mobility</w:t>
            </w:r>
          </w:p>
        </w:tc>
        <w:tc>
          <w:tcPr>
            <w:tcW w:w="7513" w:type="dxa"/>
            <w:gridSpan w:val="3"/>
            <w:tcBorders>
              <w:top w:val="single" w:sz="4" w:space="0" w:color="auto"/>
              <w:left w:val="single" w:sz="4" w:space="0" w:color="auto"/>
              <w:bottom w:val="single" w:sz="4" w:space="0" w:color="auto"/>
              <w:right w:val="single" w:sz="4" w:space="0" w:color="auto"/>
            </w:tcBorders>
            <w:shd w:val="clear" w:color="auto" w:fill="auto"/>
          </w:tcPr>
          <w:p w14:paraId="69B59F45" w14:textId="77777777" w:rsidR="001052D3" w:rsidRPr="00626C13" w:rsidRDefault="001052D3" w:rsidP="00AE5091">
            <w:pPr>
              <w:pStyle w:val="TAL"/>
              <w:rPr>
                <w:rFonts w:cs="Arial"/>
                <w:sz w:val="16"/>
                <w:szCs w:val="16"/>
              </w:rPr>
            </w:pPr>
            <w:r w:rsidRPr="00626C13">
              <w:rPr>
                <w:rFonts w:cs="Arial"/>
                <w:sz w:val="16"/>
                <w:szCs w:val="16"/>
              </w:rPr>
              <w:t xml:space="preserve">3km/h </w:t>
            </w:r>
          </w:p>
        </w:tc>
      </w:tr>
      <w:tr w:rsidR="00626C13" w:rsidRPr="00626C13" w14:paraId="77199734" w14:textId="77777777" w:rsidTr="00626C13">
        <w:trPr>
          <w:trHeight w:val="20"/>
          <w:tblHeader/>
        </w:trPr>
        <w:tc>
          <w:tcPr>
            <w:tcW w:w="2547" w:type="dxa"/>
            <w:gridSpan w:val="2"/>
            <w:tcBorders>
              <w:top w:val="single" w:sz="4" w:space="0" w:color="auto"/>
              <w:left w:val="single" w:sz="4" w:space="0" w:color="auto"/>
              <w:bottom w:val="single" w:sz="4" w:space="0" w:color="auto"/>
              <w:right w:val="single" w:sz="4" w:space="0" w:color="auto"/>
            </w:tcBorders>
            <w:shd w:val="clear" w:color="auto" w:fill="auto"/>
          </w:tcPr>
          <w:p w14:paraId="1C11CD70" w14:textId="77777777" w:rsidR="001052D3" w:rsidRPr="00626C13" w:rsidRDefault="001052D3" w:rsidP="00AE5091">
            <w:pPr>
              <w:pStyle w:val="TAL"/>
              <w:rPr>
                <w:rFonts w:cs="Arial"/>
                <w:sz w:val="16"/>
                <w:szCs w:val="16"/>
                <w:lang w:val="fr-FR"/>
              </w:rPr>
            </w:pPr>
            <w:r w:rsidRPr="00626C13">
              <w:rPr>
                <w:rFonts w:cs="Arial"/>
                <w:sz w:val="16"/>
                <w:szCs w:val="16"/>
                <w:lang w:val="fr-FR"/>
              </w:rPr>
              <w:t>Min gNB-UE distance (2D), m</w:t>
            </w:r>
          </w:p>
        </w:tc>
        <w:tc>
          <w:tcPr>
            <w:tcW w:w="7513" w:type="dxa"/>
            <w:gridSpan w:val="3"/>
            <w:tcBorders>
              <w:top w:val="single" w:sz="4" w:space="0" w:color="auto"/>
              <w:left w:val="single" w:sz="4" w:space="0" w:color="auto"/>
              <w:bottom w:val="single" w:sz="4" w:space="0" w:color="auto"/>
              <w:right w:val="single" w:sz="4" w:space="0" w:color="auto"/>
            </w:tcBorders>
            <w:shd w:val="clear" w:color="auto" w:fill="auto"/>
          </w:tcPr>
          <w:p w14:paraId="7202F90F" w14:textId="77777777" w:rsidR="001052D3" w:rsidRPr="00626C13" w:rsidRDefault="001052D3" w:rsidP="00AE5091">
            <w:pPr>
              <w:pStyle w:val="TAL"/>
              <w:rPr>
                <w:rFonts w:cs="Arial"/>
                <w:sz w:val="16"/>
                <w:szCs w:val="16"/>
              </w:rPr>
            </w:pPr>
            <w:r w:rsidRPr="00626C13">
              <w:rPr>
                <w:rFonts w:eastAsia="Malgun Gothic" w:cs="Arial"/>
                <w:sz w:val="16"/>
                <w:szCs w:val="16"/>
              </w:rPr>
              <w:t>0m</w:t>
            </w:r>
          </w:p>
        </w:tc>
      </w:tr>
      <w:tr w:rsidR="00626C13" w:rsidRPr="00626C13" w14:paraId="1CE62052" w14:textId="77777777" w:rsidTr="00626C13">
        <w:trPr>
          <w:trHeight w:val="20"/>
          <w:tblHeader/>
        </w:trPr>
        <w:tc>
          <w:tcPr>
            <w:tcW w:w="2547" w:type="dxa"/>
            <w:gridSpan w:val="2"/>
            <w:tcBorders>
              <w:top w:val="single" w:sz="4" w:space="0" w:color="auto"/>
              <w:left w:val="single" w:sz="4" w:space="0" w:color="auto"/>
              <w:bottom w:val="single" w:sz="4" w:space="0" w:color="auto"/>
              <w:right w:val="single" w:sz="4" w:space="0" w:color="auto"/>
            </w:tcBorders>
            <w:shd w:val="clear" w:color="auto" w:fill="auto"/>
          </w:tcPr>
          <w:p w14:paraId="2BCA8F51" w14:textId="77777777" w:rsidR="001052D3" w:rsidRPr="00626C13" w:rsidRDefault="001052D3" w:rsidP="00AE5091">
            <w:pPr>
              <w:pStyle w:val="TAL"/>
              <w:rPr>
                <w:rFonts w:cs="Arial"/>
                <w:sz w:val="16"/>
                <w:szCs w:val="16"/>
              </w:rPr>
            </w:pPr>
            <w:r w:rsidRPr="00626C13">
              <w:rPr>
                <w:rFonts w:cs="Arial"/>
                <w:sz w:val="16"/>
                <w:szCs w:val="16"/>
              </w:rPr>
              <w:t>gNB antenna height</w:t>
            </w:r>
          </w:p>
        </w:tc>
        <w:tc>
          <w:tcPr>
            <w:tcW w:w="7513" w:type="dxa"/>
            <w:gridSpan w:val="3"/>
            <w:tcBorders>
              <w:top w:val="single" w:sz="4" w:space="0" w:color="auto"/>
              <w:left w:val="single" w:sz="4" w:space="0" w:color="auto"/>
              <w:bottom w:val="single" w:sz="4" w:space="0" w:color="auto"/>
              <w:right w:val="single" w:sz="4" w:space="0" w:color="auto"/>
            </w:tcBorders>
            <w:shd w:val="clear" w:color="auto" w:fill="auto"/>
          </w:tcPr>
          <w:p w14:paraId="14E8DFC9" w14:textId="77777777" w:rsidR="001052D3" w:rsidRPr="00626C13" w:rsidRDefault="001052D3" w:rsidP="00AE5091">
            <w:pPr>
              <w:pStyle w:val="TAL"/>
              <w:rPr>
                <w:rFonts w:cs="Arial"/>
                <w:sz w:val="16"/>
                <w:szCs w:val="16"/>
                <w:lang w:val="en-US"/>
              </w:rPr>
            </w:pPr>
            <w:r w:rsidRPr="00626C13">
              <w:rPr>
                <w:rFonts w:cs="Arial"/>
                <w:sz w:val="16"/>
                <w:szCs w:val="16"/>
                <w:lang w:val="en-US"/>
              </w:rPr>
              <w:t>Baseline: 8m</w:t>
            </w:r>
          </w:p>
          <w:p w14:paraId="44DDCED4" w14:textId="5D159974" w:rsidR="001052D3" w:rsidRPr="00626C13" w:rsidRDefault="001052D3" w:rsidP="00AE5091">
            <w:pPr>
              <w:pStyle w:val="TAL"/>
              <w:rPr>
                <w:rFonts w:cs="Arial"/>
                <w:sz w:val="16"/>
                <w:szCs w:val="16"/>
                <w:lang w:val="en-US"/>
              </w:rPr>
            </w:pPr>
            <w:r w:rsidRPr="00626C13">
              <w:rPr>
                <w:rFonts w:cs="Arial"/>
                <w:sz w:val="16"/>
                <w:szCs w:val="16"/>
                <w:lang w:val="en-US"/>
              </w:rPr>
              <w:t>(Optional): two fixed heights, either {4, 8} m, or {max(4,</w:t>
            </w:r>
            <w:r w:rsidRPr="00626C13">
              <w:rPr>
                <w:rFonts w:cs="Arial"/>
                <w:sz w:val="16"/>
                <w:szCs w:val="16"/>
              </w:rPr>
              <w:fldChar w:fldCharType="begin"/>
            </w:r>
            <w:r w:rsidRPr="00626C13">
              <w:rPr>
                <w:rFonts w:cs="Arial"/>
                <w:sz w:val="16"/>
                <w:szCs w:val="16"/>
                <w:lang w:val="en-US"/>
              </w:rPr>
              <w:instrText xml:space="preserve"> QUOTE </w:instrText>
            </w:r>
            <w:r w:rsidRPr="00626C13">
              <w:rPr>
                <w:rFonts w:cs="Arial"/>
                <w:noProof/>
                <w:sz w:val="16"/>
                <w:szCs w:val="16"/>
                <w:lang w:val="en-US"/>
              </w:rPr>
              <w:drawing>
                <wp:inline distT="0" distB="0" distL="0" distR="0" wp14:anchorId="44906285" wp14:editId="5F97C962">
                  <wp:extent cx="95250" cy="1143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4319560"/>
                          <pic:cNvPicPr>
                            <a:picLocks noChangeAspect="1" noChangeArrowheads="1"/>
                          </pic:cNvPicPr>
                        </pic:nvPicPr>
                        <pic:blipFill>
                          <a:blip r:embed="rId1973">
                            <a:extLst>
                              <a:ext uri="{28A0092B-C50C-407E-A947-70E740481C1C}">
                                <a14:useLocalDpi xmlns:a14="http://schemas.microsoft.com/office/drawing/2010/main" val="0"/>
                              </a:ext>
                            </a:extLst>
                          </a:blip>
                          <a:srcRect/>
                          <a:stretch>
                            <a:fillRect/>
                          </a:stretch>
                        </pic:blipFill>
                        <pic:spPr bwMode="auto">
                          <a:xfrm>
                            <a:off x="0" y="0"/>
                            <a:ext cx="95250" cy="114300"/>
                          </a:xfrm>
                          <a:prstGeom prst="rect">
                            <a:avLst/>
                          </a:prstGeom>
                          <a:noFill/>
                          <a:ln>
                            <a:noFill/>
                          </a:ln>
                        </pic:spPr>
                      </pic:pic>
                    </a:graphicData>
                  </a:graphic>
                </wp:inline>
              </w:drawing>
            </w:r>
            <w:r w:rsidRPr="00626C13">
              <w:rPr>
                <w:rFonts w:cs="Arial"/>
                <w:sz w:val="16"/>
                <w:szCs w:val="16"/>
                <w:lang w:val="en-US"/>
              </w:rPr>
              <w:instrText xml:space="preserve"> </w:instrText>
            </w:r>
            <w:r w:rsidRPr="00626C13">
              <w:rPr>
                <w:rFonts w:cs="Arial"/>
                <w:sz w:val="16"/>
                <w:szCs w:val="16"/>
              </w:rPr>
              <w:fldChar w:fldCharType="separate"/>
            </w:r>
            <w:r w:rsidRPr="00626C13">
              <w:rPr>
                <w:rFonts w:cs="Arial"/>
                <w:noProof/>
                <w:sz w:val="16"/>
                <w:szCs w:val="16"/>
                <w:lang w:val="en-US"/>
              </w:rPr>
              <w:drawing>
                <wp:inline distT="0" distB="0" distL="0" distR="0" wp14:anchorId="72205C9C" wp14:editId="2C54C75D">
                  <wp:extent cx="95250" cy="1143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4319561"/>
                          <pic:cNvPicPr>
                            <a:picLocks noChangeAspect="1" noChangeArrowheads="1"/>
                          </pic:cNvPicPr>
                        </pic:nvPicPr>
                        <pic:blipFill>
                          <a:blip r:embed="rId1973">
                            <a:extLst>
                              <a:ext uri="{28A0092B-C50C-407E-A947-70E740481C1C}">
                                <a14:useLocalDpi xmlns:a14="http://schemas.microsoft.com/office/drawing/2010/main" val="0"/>
                              </a:ext>
                            </a:extLst>
                          </a:blip>
                          <a:srcRect/>
                          <a:stretch>
                            <a:fillRect/>
                          </a:stretch>
                        </pic:blipFill>
                        <pic:spPr bwMode="auto">
                          <a:xfrm>
                            <a:off x="0" y="0"/>
                            <a:ext cx="95250" cy="114300"/>
                          </a:xfrm>
                          <a:prstGeom prst="rect">
                            <a:avLst/>
                          </a:prstGeom>
                          <a:noFill/>
                          <a:ln>
                            <a:noFill/>
                          </a:ln>
                        </pic:spPr>
                      </pic:pic>
                    </a:graphicData>
                  </a:graphic>
                </wp:inline>
              </w:drawing>
            </w:r>
            <w:r w:rsidRPr="00626C13">
              <w:rPr>
                <w:rFonts w:cs="Arial"/>
                <w:sz w:val="16"/>
                <w:szCs w:val="16"/>
              </w:rPr>
              <w:fldChar w:fldCharType="end"/>
            </w:r>
            <w:r w:rsidRPr="00626C13">
              <w:rPr>
                <w:rFonts w:cs="Arial"/>
                <w:sz w:val="16"/>
                <w:szCs w:val="16"/>
                <w:lang w:val="en-US"/>
              </w:rPr>
              <w:t>), 8}.</w:t>
            </w:r>
          </w:p>
          <w:p w14:paraId="0C546652" w14:textId="77777777" w:rsidR="001052D3" w:rsidRPr="00626C13" w:rsidRDefault="001052D3" w:rsidP="00AE5091">
            <w:pPr>
              <w:pStyle w:val="TAL"/>
              <w:rPr>
                <w:rFonts w:cs="Arial"/>
                <w:sz w:val="16"/>
                <w:szCs w:val="16"/>
                <w:lang w:val="en-US"/>
              </w:rPr>
            </w:pPr>
            <w:r w:rsidRPr="00626C13">
              <w:rPr>
                <w:rFonts w:cs="Arial"/>
                <w:sz w:val="16"/>
                <w:szCs w:val="16"/>
                <w:lang w:val="en-US"/>
              </w:rPr>
              <w:t>FFS: if the optional gNB antenna height is needed</w:t>
            </w:r>
          </w:p>
        </w:tc>
      </w:tr>
      <w:tr w:rsidR="00626C13" w:rsidRPr="00626C13" w14:paraId="71595006" w14:textId="77777777" w:rsidTr="001052D3">
        <w:trPr>
          <w:trHeight w:val="20"/>
          <w:tblHeader/>
        </w:trPr>
        <w:tc>
          <w:tcPr>
            <w:tcW w:w="2547" w:type="dxa"/>
            <w:gridSpan w:val="2"/>
            <w:tcBorders>
              <w:top w:val="single" w:sz="4" w:space="0" w:color="auto"/>
              <w:left w:val="single" w:sz="4" w:space="0" w:color="auto"/>
              <w:bottom w:val="single" w:sz="4" w:space="0" w:color="auto"/>
              <w:right w:val="single" w:sz="4" w:space="0" w:color="auto"/>
            </w:tcBorders>
          </w:tcPr>
          <w:p w14:paraId="4372BD09" w14:textId="522E439A" w:rsidR="001052D3" w:rsidRPr="00626C13" w:rsidRDefault="001052D3" w:rsidP="00AE5091">
            <w:pPr>
              <w:pStyle w:val="TAL"/>
              <w:rPr>
                <w:rFonts w:cs="Arial"/>
                <w:sz w:val="16"/>
                <w:szCs w:val="16"/>
                <w:lang w:val="en-US"/>
              </w:rPr>
            </w:pPr>
            <w:r w:rsidRPr="00626C13">
              <w:rPr>
                <w:rFonts w:cs="Arial"/>
                <w:sz w:val="16"/>
                <w:szCs w:val="16"/>
                <w:lang w:val="en-US"/>
              </w:rPr>
              <w:t xml:space="preserve">Clutter parameters: {density </w:t>
            </w:r>
            <w:r w:rsidRPr="00626C13">
              <w:rPr>
                <w:rFonts w:cs="Arial"/>
                <w:sz w:val="16"/>
                <w:szCs w:val="16"/>
              </w:rPr>
              <w:fldChar w:fldCharType="begin"/>
            </w:r>
            <w:r w:rsidRPr="00626C13">
              <w:rPr>
                <w:rFonts w:cs="Arial"/>
                <w:sz w:val="16"/>
                <w:szCs w:val="16"/>
                <w:lang w:val="en-US"/>
              </w:rPr>
              <w:instrText xml:space="preserve"> QUOTE </w:instrText>
            </w:r>
            <w:r w:rsidRPr="00626C13">
              <w:rPr>
                <w:rFonts w:cs="Arial"/>
                <w:noProof/>
                <w:sz w:val="16"/>
                <w:szCs w:val="16"/>
                <w:lang w:val="en-US"/>
              </w:rPr>
              <w:drawing>
                <wp:inline distT="0" distB="0" distL="0" distR="0" wp14:anchorId="5E8DB3C6" wp14:editId="3906BA85">
                  <wp:extent cx="47625" cy="1333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4319562"/>
                          <pic:cNvPicPr>
                            <a:picLocks noChangeAspect="1" noChangeArrowheads="1"/>
                          </pic:cNvPicPr>
                        </pic:nvPicPr>
                        <pic:blipFill>
                          <a:blip r:embed="rId1974">
                            <a:extLst>
                              <a:ext uri="{28A0092B-C50C-407E-A947-70E740481C1C}">
                                <a14:useLocalDpi xmlns:a14="http://schemas.microsoft.com/office/drawing/2010/main" val="0"/>
                              </a:ext>
                            </a:extLst>
                          </a:blip>
                          <a:srcRect/>
                          <a:stretch>
                            <a:fillRect/>
                          </a:stretch>
                        </pic:blipFill>
                        <pic:spPr bwMode="auto">
                          <a:xfrm>
                            <a:off x="0" y="0"/>
                            <a:ext cx="47625" cy="133350"/>
                          </a:xfrm>
                          <a:prstGeom prst="rect">
                            <a:avLst/>
                          </a:prstGeom>
                          <a:noFill/>
                          <a:ln>
                            <a:noFill/>
                          </a:ln>
                        </pic:spPr>
                      </pic:pic>
                    </a:graphicData>
                  </a:graphic>
                </wp:inline>
              </w:drawing>
            </w:r>
            <w:r w:rsidRPr="00626C13">
              <w:rPr>
                <w:rFonts w:cs="Arial"/>
                <w:sz w:val="16"/>
                <w:szCs w:val="16"/>
                <w:lang w:val="en-US"/>
              </w:rPr>
              <w:instrText xml:space="preserve"> </w:instrText>
            </w:r>
            <w:r w:rsidRPr="00626C13">
              <w:rPr>
                <w:rFonts w:cs="Arial"/>
                <w:sz w:val="16"/>
                <w:szCs w:val="16"/>
              </w:rPr>
              <w:fldChar w:fldCharType="separate"/>
            </w:r>
            <w:r w:rsidRPr="00626C13">
              <w:rPr>
                <w:rFonts w:cs="Arial"/>
                <w:noProof/>
                <w:sz w:val="16"/>
                <w:szCs w:val="16"/>
                <w:lang w:val="en-US"/>
              </w:rPr>
              <w:drawing>
                <wp:inline distT="0" distB="0" distL="0" distR="0" wp14:anchorId="7D368A5E" wp14:editId="1AE6993B">
                  <wp:extent cx="47625" cy="1333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4319563"/>
                          <pic:cNvPicPr>
                            <a:picLocks noChangeAspect="1" noChangeArrowheads="1"/>
                          </pic:cNvPicPr>
                        </pic:nvPicPr>
                        <pic:blipFill>
                          <a:blip r:embed="rId1974">
                            <a:extLst>
                              <a:ext uri="{28A0092B-C50C-407E-A947-70E740481C1C}">
                                <a14:useLocalDpi xmlns:a14="http://schemas.microsoft.com/office/drawing/2010/main" val="0"/>
                              </a:ext>
                            </a:extLst>
                          </a:blip>
                          <a:srcRect/>
                          <a:stretch>
                            <a:fillRect/>
                          </a:stretch>
                        </pic:blipFill>
                        <pic:spPr bwMode="auto">
                          <a:xfrm>
                            <a:off x="0" y="0"/>
                            <a:ext cx="47625" cy="133350"/>
                          </a:xfrm>
                          <a:prstGeom prst="rect">
                            <a:avLst/>
                          </a:prstGeom>
                          <a:noFill/>
                          <a:ln>
                            <a:noFill/>
                          </a:ln>
                        </pic:spPr>
                      </pic:pic>
                    </a:graphicData>
                  </a:graphic>
                </wp:inline>
              </w:drawing>
            </w:r>
            <w:r w:rsidRPr="00626C13">
              <w:rPr>
                <w:rFonts w:cs="Arial"/>
                <w:sz w:val="16"/>
                <w:szCs w:val="16"/>
              </w:rPr>
              <w:fldChar w:fldCharType="end"/>
            </w:r>
            <w:r w:rsidRPr="00626C13">
              <w:rPr>
                <w:rFonts w:cs="Arial"/>
                <w:sz w:val="16"/>
                <w:szCs w:val="16"/>
                <w:lang w:val="en-US"/>
              </w:rPr>
              <w:t xml:space="preserve">, height </w:t>
            </w:r>
            <w:r w:rsidRPr="00626C13">
              <w:rPr>
                <w:rFonts w:cs="Arial"/>
                <w:sz w:val="16"/>
                <w:szCs w:val="16"/>
              </w:rPr>
              <w:fldChar w:fldCharType="begin"/>
            </w:r>
            <w:r w:rsidRPr="00626C13">
              <w:rPr>
                <w:rFonts w:cs="Arial"/>
                <w:sz w:val="16"/>
                <w:szCs w:val="16"/>
                <w:lang w:val="en-US"/>
              </w:rPr>
              <w:instrText xml:space="preserve"> QUOTE </w:instrText>
            </w:r>
            <w:r w:rsidRPr="00626C13">
              <w:rPr>
                <w:rFonts w:cs="Arial"/>
                <w:noProof/>
                <w:sz w:val="16"/>
                <w:szCs w:val="16"/>
                <w:lang w:val="en-US"/>
              </w:rPr>
              <w:drawing>
                <wp:inline distT="0" distB="0" distL="0" distR="0" wp14:anchorId="30673761" wp14:editId="1903ADE3">
                  <wp:extent cx="114300" cy="133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4319564"/>
                          <pic:cNvPicPr>
                            <a:picLocks noChangeAspect="1" noChangeArrowheads="1"/>
                          </pic:cNvPicPr>
                        </pic:nvPicPr>
                        <pic:blipFill>
                          <a:blip r:embed="rId1975">
                            <a:extLst>
                              <a:ext uri="{28A0092B-C50C-407E-A947-70E740481C1C}">
                                <a14:useLocalDpi xmlns:a14="http://schemas.microsoft.com/office/drawing/2010/main" val="0"/>
                              </a:ext>
                            </a:extLst>
                          </a:blip>
                          <a:srcRect/>
                          <a:stretch>
                            <a:fillRect/>
                          </a:stretch>
                        </pic:blipFill>
                        <pic:spPr bwMode="auto">
                          <a:xfrm>
                            <a:off x="0" y="0"/>
                            <a:ext cx="114300" cy="133350"/>
                          </a:xfrm>
                          <a:prstGeom prst="rect">
                            <a:avLst/>
                          </a:prstGeom>
                          <a:noFill/>
                          <a:ln>
                            <a:noFill/>
                          </a:ln>
                        </pic:spPr>
                      </pic:pic>
                    </a:graphicData>
                  </a:graphic>
                </wp:inline>
              </w:drawing>
            </w:r>
            <w:r w:rsidRPr="00626C13">
              <w:rPr>
                <w:rFonts w:cs="Arial"/>
                <w:sz w:val="16"/>
                <w:szCs w:val="16"/>
                <w:lang w:val="en-US"/>
              </w:rPr>
              <w:instrText xml:space="preserve"> </w:instrText>
            </w:r>
            <w:r w:rsidRPr="00626C13">
              <w:rPr>
                <w:rFonts w:cs="Arial"/>
                <w:sz w:val="16"/>
                <w:szCs w:val="16"/>
              </w:rPr>
              <w:fldChar w:fldCharType="separate"/>
            </w:r>
            <w:r w:rsidRPr="00626C13">
              <w:rPr>
                <w:rFonts w:cs="Arial"/>
                <w:noProof/>
                <w:sz w:val="16"/>
                <w:szCs w:val="16"/>
                <w:lang w:val="en-US"/>
              </w:rPr>
              <w:drawing>
                <wp:inline distT="0" distB="0" distL="0" distR="0" wp14:anchorId="02C44834" wp14:editId="4BA17392">
                  <wp:extent cx="114300" cy="1333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4319565"/>
                          <pic:cNvPicPr>
                            <a:picLocks noChangeAspect="1" noChangeArrowheads="1"/>
                          </pic:cNvPicPr>
                        </pic:nvPicPr>
                        <pic:blipFill>
                          <a:blip r:embed="rId1975">
                            <a:extLst>
                              <a:ext uri="{28A0092B-C50C-407E-A947-70E740481C1C}">
                                <a14:useLocalDpi xmlns:a14="http://schemas.microsoft.com/office/drawing/2010/main" val="0"/>
                              </a:ext>
                            </a:extLst>
                          </a:blip>
                          <a:srcRect/>
                          <a:stretch>
                            <a:fillRect/>
                          </a:stretch>
                        </pic:blipFill>
                        <pic:spPr bwMode="auto">
                          <a:xfrm>
                            <a:off x="0" y="0"/>
                            <a:ext cx="114300" cy="133350"/>
                          </a:xfrm>
                          <a:prstGeom prst="rect">
                            <a:avLst/>
                          </a:prstGeom>
                          <a:noFill/>
                          <a:ln>
                            <a:noFill/>
                          </a:ln>
                        </pic:spPr>
                      </pic:pic>
                    </a:graphicData>
                  </a:graphic>
                </wp:inline>
              </w:drawing>
            </w:r>
            <w:r w:rsidRPr="00626C13">
              <w:rPr>
                <w:rFonts w:cs="Arial"/>
                <w:sz w:val="16"/>
                <w:szCs w:val="16"/>
              </w:rPr>
              <w:fldChar w:fldCharType="end"/>
            </w:r>
            <w:r w:rsidRPr="00626C13">
              <w:rPr>
                <w:rFonts w:cs="Arial"/>
                <w:sz w:val="16"/>
                <w:szCs w:val="16"/>
                <w:lang w:val="en-US"/>
              </w:rPr>
              <w:t xml:space="preserve">,size </w:t>
            </w:r>
            <w:r w:rsidRPr="00626C13">
              <w:rPr>
                <w:rFonts w:cs="Arial"/>
                <w:sz w:val="16"/>
                <w:szCs w:val="16"/>
              </w:rPr>
              <w:fldChar w:fldCharType="begin"/>
            </w:r>
            <w:r w:rsidRPr="00626C13">
              <w:rPr>
                <w:rFonts w:cs="Arial"/>
                <w:sz w:val="16"/>
                <w:szCs w:val="16"/>
                <w:lang w:val="en-US"/>
              </w:rPr>
              <w:instrText xml:space="preserve"> QUOTE </w:instrText>
            </w:r>
            <w:r w:rsidRPr="00626C13">
              <w:rPr>
                <w:rFonts w:cs="Arial"/>
                <w:noProof/>
                <w:sz w:val="16"/>
                <w:szCs w:val="16"/>
                <w:lang w:val="en-US"/>
              </w:rPr>
              <w:drawing>
                <wp:inline distT="0" distB="0" distL="0" distR="0" wp14:anchorId="3F129CB3" wp14:editId="30974F75">
                  <wp:extent cx="352425" cy="1333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4319566"/>
                          <pic:cNvPicPr>
                            <a:picLocks noChangeAspect="1" noChangeArrowheads="1"/>
                          </pic:cNvPicPr>
                        </pic:nvPicPr>
                        <pic:blipFill>
                          <a:blip r:embed="rId1976">
                            <a:extLst>
                              <a:ext uri="{28A0092B-C50C-407E-A947-70E740481C1C}">
                                <a14:useLocalDpi xmlns:a14="http://schemas.microsoft.com/office/drawing/2010/main" val="0"/>
                              </a:ext>
                            </a:extLst>
                          </a:blip>
                          <a:srcRect/>
                          <a:stretch>
                            <a:fillRect/>
                          </a:stretch>
                        </pic:blipFill>
                        <pic:spPr bwMode="auto">
                          <a:xfrm>
                            <a:off x="0" y="0"/>
                            <a:ext cx="352425" cy="133350"/>
                          </a:xfrm>
                          <a:prstGeom prst="rect">
                            <a:avLst/>
                          </a:prstGeom>
                          <a:noFill/>
                          <a:ln>
                            <a:noFill/>
                          </a:ln>
                        </pic:spPr>
                      </pic:pic>
                    </a:graphicData>
                  </a:graphic>
                </wp:inline>
              </w:drawing>
            </w:r>
            <w:r w:rsidRPr="00626C13">
              <w:rPr>
                <w:rFonts w:cs="Arial"/>
                <w:sz w:val="16"/>
                <w:szCs w:val="16"/>
                <w:lang w:val="en-US"/>
              </w:rPr>
              <w:instrText xml:space="preserve"> </w:instrText>
            </w:r>
            <w:r w:rsidRPr="00626C13">
              <w:rPr>
                <w:rFonts w:cs="Arial"/>
                <w:sz w:val="16"/>
                <w:szCs w:val="16"/>
              </w:rPr>
              <w:fldChar w:fldCharType="separate"/>
            </w:r>
            <w:r w:rsidRPr="00626C13">
              <w:rPr>
                <w:rFonts w:cs="Arial"/>
                <w:noProof/>
                <w:sz w:val="16"/>
                <w:szCs w:val="16"/>
                <w:lang w:val="en-US"/>
              </w:rPr>
              <w:drawing>
                <wp:inline distT="0" distB="0" distL="0" distR="0" wp14:anchorId="48126681" wp14:editId="6B3C2F26">
                  <wp:extent cx="352425" cy="1333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4319567"/>
                          <pic:cNvPicPr>
                            <a:picLocks noChangeAspect="1" noChangeArrowheads="1"/>
                          </pic:cNvPicPr>
                        </pic:nvPicPr>
                        <pic:blipFill>
                          <a:blip r:embed="rId1976">
                            <a:extLst>
                              <a:ext uri="{28A0092B-C50C-407E-A947-70E740481C1C}">
                                <a14:useLocalDpi xmlns:a14="http://schemas.microsoft.com/office/drawing/2010/main" val="0"/>
                              </a:ext>
                            </a:extLst>
                          </a:blip>
                          <a:srcRect/>
                          <a:stretch>
                            <a:fillRect/>
                          </a:stretch>
                        </pic:blipFill>
                        <pic:spPr bwMode="auto">
                          <a:xfrm>
                            <a:off x="0" y="0"/>
                            <a:ext cx="352425" cy="133350"/>
                          </a:xfrm>
                          <a:prstGeom prst="rect">
                            <a:avLst/>
                          </a:prstGeom>
                          <a:noFill/>
                          <a:ln>
                            <a:noFill/>
                          </a:ln>
                        </pic:spPr>
                      </pic:pic>
                    </a:graphicData>
                  </a:graphic>
                </wp:inline>
              </w:drawing>
            </w:r>
            <w:r w:rsidRPr="00626C13">
              <w:rPr>
                <w:rFonts w:cs="Arial"/>
                <w:sz w:val="16"/>
                <w:szCs w:val="16"/>
              </w:rPr>
              <w:fldChar w:fldCharType="end"/>
            </w:r>
            <w:r w:rsidRPr="00626C13">
              <w:rPr>
                <w:rFonts w:cs="Arial"/>
                <w:sz w:val="16"/>
                <w:szCs w:val="16"/>
                <w:lang w:val="en-US"/>
              </w:rPr>
              <w:t>}</w:t>
            </w:r>
          </w:p>
        </w:tc>
        <w:tc>
          <w:tcPr>
            <w:tcW w:w="7513" w:type="dxa"/>
            <w:gridSpan w:val="3"/>
            <w:tcBorders>
              <w:top w:val="single" w:sz="4" w:space="0" w:color="auto"/>
              <w:left w:val="single" w:sz="4" w:space="0" w:color="auto"/>
              <w:bottom w:val="single" w:sz="4" w:space="0" w:color="auto"/>
              <w:right w:val="single" w:sz="4" w:space="0" w:color="auto"/>
            </w:tcBorders>
          </w:tcPr>
          <w:p w14:paraId="77B843E6" w14:textId="77777777" w:rsidR="001052D3" w:rsidRPr="00626C13" w:rsidRDefault="001052D3" w:rsidP="00AE5091">
            <w:pPr>
              <w:pStyle w:val="TAL"/>
              <w:rPr>
                <w:rFonts w:cs="Arial"/>
                <w:sz w:val="16"/>
                <w:szCs w:val="16"/>
                <w:lang w:val="en-US"/>
              </w:rPr>
            </w:pPr>
            <w:r w:rsidRPr="00626C13">
              <w:rPr>
                <w:rFonts w:cs="Arial"/>
                <w:sz w:val="16"/>
                <w:szCs w:val="16"/>
                <w:lang w:val="en-US"/>
              </w:rPr>
              <w:t>High clutter density:</w:t>
            </w:r>
          </w:p>
          <w:p w14:paraId="0B8C4D5E" w14:textId="586C4778" w:rsidR="001052D3" w:rsidRPr="00626C13" w:rsidRDefault="001052D3" w:rsidP="00AE5091">
            <w:pPr>
              <w:pStyle w:val="TAL"/>
              <w:rPr>
                <w:rFonts w:cs="Arial"/>
                <w:sz w:val="16"/>
                <w:szCs w:val="16"/>
                <w:lang w:val="en-US"/>
              </w:rPr>
            </w:pPr>
            <w:r w:rsidRPr="00626C13">
              <w:rPr>
                <w:rFonts w:cs="Arial"/>
                <w:sz w:val="16"/>
                <w:szCs w:val="16"/>
                <w:lang w:val="en-US"/>
              </w:rPr>
              <w:t>- {40%, 2m, 2m}</w:t>
            </w:r>
          </w:p>
          <w:p w14:paraId="2080C553" w14:textId="5476C755" w:rsidR="001052D3" w:rsidRPr="00626C13" w:rsidRDefault="001052D3" w:rsidP="00AE5091">
            <w:pPr>
              <w:pStyle w:val="TAL"/>
              <w:rPr>
                <w:rFonts w:cs="Arial"/>
                <w:sz w:val="16"/>
                <w:szCs w:val="16"/>
                <w:lang w:val="en-US"/>
              </w:rPr>
            </w:pPr>
            <w:r w:rsidRPr="00626C13">
              <w:rPr>
                <w:rFonts w:cs="Arial"/>
                <w:sz w:val="16"/>
                <w:szCs w:val="16"/>
                <w:lang w:val="en-US"/>
              </w:rPr>
              <w:t>- {60%, 6m, 2m}</w:t>
            </w:r>
          </w:p>
          <w:p w14:paraId="41E46090" w14:textId="099D345B" w:rsidR="001052D3" w:rsidRPr="00626C13" w:rsidRDefault="001052D3" w:rsidP="00CF6E6D">
            <w:pPr>
              <w:pStyle w:val="ListParagraph"/>
              <w:numPr>
                <w:ilvl w:val="1"/>
                <w:numId w:val="278"/>
              </w:numPr>
              <w:spacing w:after="0"/>
              <w:ind w:left="320" w:hanging="284"/>
              <w:contextualSpacing w:val="0"/>
              <w:jc w:val="both"/>
              <w:rPr>
                <w:rFonts w:ascii="Arial" w:hAnsi="Arial" w:cs="Arial"/>
                <w:sz w:val="16"/>
                <w:szCs w:val="16"/>
                <w:lang w:val="en-US"/>
              </w:rPr>
            </w:pPr>
            <w:r w:rsidRPr="00626C13">
              <w:rPr>
                <w:rFonts w:ascii="Arial" w:hAnsi="Arial" w:cs="Arial"/>
                <w:sz w:val="16"/>
                <w:szCs w:val="16"/>
                <w:lang w:val="en-US"/>
              </w:rPr>
              <w:t>Note: an individual company may treat {40%, 2m, 2m} as optional in their evaluation considering their specific AI/ML design.</w:t>
            </w:r>
          </w:p>
        </w:tc>
      </w:tr>
      <w:tr w:rsidR="001052D3" w:rsidRPr="001052D3" w14:paraId="1A9F0BD7" w14:textId="77777777" w:rsidTr="001052D3">
        <w:trPr>
          <w:trHeight w:val="20"/>
          <w:tblHeader/>
        </w:trPr>
        <w:tc>
          <w:tcPr>
            <w:tcW w:w="10060" w:type="dxa"/>
            <w:gridSpan w:val="5"/>
            <w:tcBorders>
              <w:top w:val="single" w:sz="4" w:space="0" w:color="auto"/>
              <w:left w:val="single" w:sz="4" w:space="0" w:color="auto"/>
              <w:bottom w:val="single" w:sz="4" w:space="0" w:color="auto"/>
              <w:right w:val="single" w:sz="4" w:space="0" w:color="auto"/>
            </w:tcBorders>
          </w:tcPr>
          <w:p w14:paraId="0A5FDC9C" w14:textId="77777777" w:rsidR="001052D3" w:rsidRPr="001052D3" w:rsidRDefault="001052D3" w:rsidP="00AE5091">
            <w:pPr>
              <w:pStyle w:val="TAN"/>
              <w:rPr>
                <w:rFonts w:cs="Arial"/>
                <w:sz w:val="16"/>
                <w:szCs w:val="16"/>
                <w:lang w:val="en-US"/>
              </w:rPr>
            </w:pPr>
            <w:r w:rsidRPr="001052D3">
              <w:rPr>
                <w:rFonts w:cs="Arial"/>
                <w:sz w:val="16"/>
                <w:szCs w:val="16"/>
                <w:lang w:val="en-US"/>
              </w:rPr>
              <w:t>Note 1:</w:t>
            </w:r>
            <w:r w:rsidRPr="001052D3">
              <w:rPr>
                <w:rFonts w:cs="Arial"/>
                <w:sz w:val="16"/>
                <w:szCs w:val="16"/>
                <w:lang w:val="en-US"/>
              </w:rPr>
              <w:tab/>
              <w:t>According to Table A.2.1-7 in TR 38.802</w:t>
            </w:r>
          </w:p>
        </w:tc>
      </w:tr>
    </w:tbl>
    <w:p w14:paraId="6295EF4D" w14:textId="77777777" w:rsidR="001052D3" w:rsidRDefault="001052D3" w:rsidP="001052D3">
      <w:pPr>
        <w:rPr>
          <w:lang w:val="en-US"/>
        </w:rPr>
      </w:pPr>
    </w:p>
    <w:p w14:paraId="06F5F54A" w14:textId="77777777" w:rsidR="001052D3" w:rsidRPr="00881FD4" w:rsidRDefault="001052D3" w:rsidP="001052D3">
      <w:pPr>
        <w:rPr>
          <w:rFonts w:eastAsia="Yu Mincho"/>
          <w:highlight w:val="green"/>
          <w:lang w:eastAsia="ja-JP"/>
        </w:rPr>
      </w:pPr>
      <w:r w:rsidRPr="00881FD4">
        <w:rPr>
          <w:highlight w:val="green"/>
          <w:lang w:eastAsia="ja-JP"/>
        </w:rPr>
        <w:t>Agreement</w:t>
      </w:r>
    </w:p>
    <w:p w14:paraId="24CFC5AA" w14:textId="77777777" w:rsidR="001052D3" w:rsidRDefault="001052D3" w:rsidP="001052D3">
      <w:r>
        <w:t>For AI/ML-based positioning evaluation, the baseline performance to compare against is that of existing Rel-16/Rel-17 positioning methods.</w:t>
      </w:r>
    </w:p>
    <w:p w14:paraId="51DEE3EC" w14:textId="77777777" w:rsidR="001052D3" w:rsidRPr="007D56F6" w:rsidRDefault="001052D3" w:rsidP="00CF6E6D">
      <w:pPr>
        <w:pStyle w:val="ListParagraph"/>
        <w:numPr>
          <w:ilvl w:val="0"/>
          <w:numId w:val="280"/>
        </w:numPr>
        <w:rPr>
          <w:lang w:val="en-US"/>
        </w:rPr>
      </w:pPr>
      <w:r w:rsidRPr="007D56F6">
        <w:rPr>
          <w:lang w:val="en-US"/>
        </w:rPr>
        <w:t>As a starting point, each participating company report the specific existing positioning method (e.g., DL-TDOA, Multi-RTT) used as comparison.</w:t>
      </w:r>
    </w:p>
    <w:p w14:paraId="574844FC" w14:textId="77777777" w:rsidR="001052D3" w:rsidRPr="00881FD4" w:rsidRDefault="001052D3" w:rsidP="001052D3">
      <w:pPr>
        <w:rPr>
          <w:rFonts w:eastAsia="Yu Mincho"/>
          <w:highlight w:val="green"/>
          <w:lang w:eastAsia="ja-JP"/>
        </w:rPr>
      </w:pPr>
      <w:r w:rsidRPr="00881FD4">
        <w:rPr>
          <w:highlight w:val="green"/>
          <w:lang w:eastAsia="ja-JP"/>
        </w:rPr>
        <w:t>Agreement</w:t>
      </w:r>
    </w:p>
    <w:p w14:paraId="0A8B68C4" w14:textId="77777777" w:rsidR="001052D3" w:rsidRDefault="001052D3" w:rsidP="001052D3">
      <w:r>
        <w:t>For all scenarios and use cases, the main KPI is the CDF percentiles of horizonal accuracy.</w:t>
      </w:r>
    </w:p>
    <w:p w14:paraId="213EEC4A" w14:textId="77777777" w:rsidR="001052D3" w:rsidRPr="007D56F6" w:rsidRDefault="001052D3" w:rsidP="00CF6E6D">
      <w:pPr>
        <w:pStyle w:val="ListParagraph"/>
        <w:numPr>
          <w:ilvl w:val="0"/>
          <w:numId w:val="280"/>
        </w:numPr>
        <w:rPr>
          <w:lang w:val="en-US"/>
        </w:rPr>
      </w:pPr>
      <w:r w:rsidRPr="007D56F6">
        <w:rPr>
          <w:lang w:val="en-US"/>
        </w:rPr>
        <w:t>Companies can optionally report vertical accuracy.</w:t>
      </w:r>
    </w:p>
    <w:p w14:paraId="2015E9CD" w14:textId="77777777" w:rsidR="001052D3" w:rsidRPr="00881FD4" w:rsidRDefault="001052D3" w:rsidP="001052D3">
      <w:pPr>
        <w:rPr>
          <w:rFonts w:eastAsia="Yu Mincho"/>
          <w:highlight w:val="green"/>
          <w:lang w:eastAsia="ja-JP"/>
        </w:rPr>
      </w:pPr>
      <w:r w:rsidRPr="00881FD4">
        <w:rPr>
          <w:highlight w:val="green"/>
          <w:lang w:eastAsia="ja-JP"/>
        </w:rPr>
        <w:t>Agreement</w:t>
      </w:r>
    </w:p>
    <w:p w14:paraId="03B710A7" w14:textId="77777777" w:rsidR="001052D3" w:rsidRDefault="001052D3" w:rsidP="001052D3">
      <w:r>
        <w:t>The CDF percentiles to analyse are: {</w:t>
      </w:r>
      <w:r>
        <w:rPr>
          <w:lang w:val="en-US"/>
        </w:rPr>
        <w:t>50%, 67%, 80%, 90%</w:t>
      </w:r>
      <w:r>
        <w:t>}.</w:t>
      </w:r>
    </w:p>
    <w:p w14:paraId="21068C78" w14:textId="77777777" w:rsidR="001052D3" w:rsidRPr="007D56F6" w:rsidRDefault="001052D3" w:rsidP="00CF6E6D">
      <w:pPr>
        <w:pStyle w:val="ListParagraph"/>
        <w:numPr>
          <w:ilvl w:val="0"/>
          <w:numId w:val="280"/>
        </w:numPr>
        <w:rPr>
          <w:lang w:val="en-US"/>
        </w:rPr>
      </w:pPr>
      <w:r w:rsidRPr="007D56F6">
        <w:rPr>
          <w:lang w:val="en-US"/>
        </w:rPr>
        <w:t>90% is the baseline. {50%, 67% 80%} are optional.</w:t>
      </w:r>
    </w:p>
    <w:p w14:paraId="15F78C9D" w14:textId="77777777" w:rsidR="001052D3" w:rsidRPr="00881FD4" w:rsidRDefault="001052D3" w:rsidP="001052D3">
      <w:pPr>
        <w:rPr>
          <w:rFonts w:eastAsia="Yu Mincho"/>
          <w:highlight w:val="green"/>
          <w:lang w:eastAsia="ja-JP"/>
        </w:rPr>
      </w:pPr>
      <w:r w:rsidRPr="00881FD4">
        <w:rPr>
          <w:highlight w:val="green"/>
          <w:lang w:eastAsia="ja-JP"/>
        </w:rPr>
        <w:t>Agreement</w:t>
      </w:r>
    </w:p>
    <w:p w14:paraId="54DA0E58" w14:textId="77777777" w:rsidR="001052D3" w:rsidRDefault="001052D3" w:rsidP="001052D3">
      <w:r>
        <w:lastRenderedPageBreak/>
        <w:t>Target positioning requirements for horizonal accuracy and vertical accuracy are not defined for AI/ML-based positioning evaluation.</w:t>
      </w:r>
    </w:p>
    <w:p w14:paraId="4C651F5C" w14:textId="77777777" w:rsidR="001052D3" w:rsidRDefault="001052D3" w:rsidP="001052D3">
      <w:pPr>
        <w:rPr>
          <w:lang w:val="en-US" w:eastAsia="ja-JP"/>
        </w:rPr>
      </w:pPr>
    </w:p>
    <w:p w14:paraId="5E70DAA5" w14:textId="77777777" w:rsidR="001052D3" w:rsidRPr="00881FD4" w:rsidRDefault="001052D3" w:rsidP="001052D3">
      <w:pPr>
        <w:rPr>
          <w:rFonts w:eastAsia="Yu Mincho"/>
          <w:highlight w:val="green"/>
          <w:lang w:eastAsia="ja-JP"/>
        </w:rPr>
      </w:pPr>
      <w:r w:rsidRPr="00881FD4">
        <w:rPr>
          <w:highlight w:val="green"/>
          <w:lang w:eastAsia="ja-JP"/>
        </w:rPr>
        <w:t>Agreement</w:t>
      </w:r>
    </w:p>
    <w:p w14:paraId="2A80DE0F" w14:textId="77777777" w:rsidR="001052D3" w:rsidRDefault="001052D3" w:rsidP="001052D3">
      <w:r>
        <w:t>For evaluation of AI/ML based positioning, the KPI include the model complexity and computational complexity.</w:t>
      </w:r>
    </w:p>
    <w:p w14:paraId="2CD3B16E" w14:textId="77777777" w:rsidR="001052D3" w:rsidRPr="007D56F6" w:rsidRDefault="001052D3" w:rsidP="00CF6E6D">
      <w:pPr>
        <w:pStyle w:val="ListParagraph"/>
        <w:numPr>
          <w:ilvl w:val="0"/>
          <w:numId w:val="280"/>
        </w:numPr>
        <w:rPr>
          <w:lang w:val="en-US"/>
        </w:rPr>
      </w:pPr>
      <w:r w:rsidRPr="007D56F6">
        <w:rPr>
          <w:lang w:val="en-US"/>
        </w:rPr>
        <w:t>FFS: the details of model complexity and computational complexity</w:t>
      </w:r>
    </w:p>
    <w:p w14:paraId="55A2DA34" w14:textId="77777777" w:rsidR="001052D3" w:rsidRPr="00881FD4" w:rsidRDefault="001052D3" w:rsidP="001052D3">
      <w:pPr>
        <w:rPr>
          <w:rFonts w:eastAsia="Yu Mincho"/>
          <w:highlight w:val="green"/>
          <w:lang w:eastAsia="ja-JP"/>
        </w:rPr>
      </w:pPr>
      <w:r w:rsidRPr="00881FD4">
        <w:rPr>
          <w:highlight w:val="green"/>
          <w:lang w:eastAsia="ja-JP"/>
        </w:rPr>
        <w:t>Agreement</w:t>
      </w:r>
    </w:p>
    <w:p w14:paraId="6399D288" w14:textId="77777777" w:rsidR="001052D3" w:rsidRDefault="001052D3" w:rsidP="001052D3">
      <w:r>
        <w:t>Synthetic dataset generated according to the statistical channel models in TR38.901 is used for model training, validation, and testing.</w:t>
      </w:r>
    </w:p>
    <w:p w14:paraId="1F2E9CDA" w14:textId="77777777" w:rsidR="001052D3" w:rsidRDefault="001052D3" w:rsidP="001052D3"/>
    <w:p w14:paraId="5A440AD2" w14:textId="77777777" w:rsidR="001052D3" w:rsidRPr="00881FD4" w:rsidRDefault="001052D3" w:rsidP="001052D3">
      <w:pPr>
        <w:rPr>
          <w:rFonts w:eastAsia="Yu Mincho"/>
          <w:highlight w:val="green"/>
          <w:lang w:eastAsia="ja-JP"/>
        </w:rPr>
      </w:pPr>
      <w:r w:rsidRPr="00881FD4">
        <w:rPr>
          <w:highlight w:val="green"/>
          <w:lang w:eastAsia="ja-JP"/>
        </w:rPr>
        <w:t>Agreement</w:t>
      </w:r>
    </w:p>
    <w:p w14:paraId="7F5FF9E5" w14:textId="77777777" w:rsidR="001052D3" w:rsidRDefault="001052D3" w:rsidP="001052D3">
      <w:r>
        <w:t>The dataset is generated by a system level simulator based on 3GPP simulation methodology.</w:t>
      </w:r>
    </w:p>
    <w:p w14:paraId="2002BDB4" w14:textId="77777777" w:rsidR="001052D3" w:rsidRDefault="001052D3" w:rsidP="001052D3">
      <w:pPr>
        <w:rPr>
          <w:lang w:eastAsia="ja-JP"/>
        </w:rPr>
      </w:pPr>
    </w:p>
    <w:p w14:paraId="24347171" w14:textId="77777777" w:rsidR="001052D3" w:rsidRPr="00881FD4" w:rsidRDefault="001052D3" w:rsidP="001052D3">
      <w:pPr>
        <w:rPr>
          <w:rFonts w:eastAsia="Yu Mincho"/>
          <w:highlight w:val="green"/>
          <w:lang w:eastAsia="ja-JP"/>
        </w:rPr>
      </w:pPr>
      <w:r w:rsidRPr="00881FD4">
        <w:rPr>
          <w:highlight w:val="green"/>
          <w:lang w:eastAsia="ja-JP"/>
        </w:rPr>
        <w:t>Agreement</w:t>
      </w:r>
    </w:p>
    <w:p w14:paraId="0AF0C7BB" w14:textId="77777777" w:rsidR="001052D3" w:rsidRDefault="001052D3" w:rsidP="001052D3">
      <w:pPr>
        <w:rPr>
          <w:lang w:eastAsia="ja-JP"/>
        </w:rPr>
      </w:pPr>
      <w:r>
        <w:rPr>
          <w:lang w:eastAsia="ja-JP"/>
        </w:rPr>
        <w:t>As a starting point, the training, validation and testing dataset are from the same large-scale and small-scale propagation parameters setting. Subsequent evaluation can study the performance when the training dataset and testing dataset are from different settings.</w:t>
      </w:r>
    </w:p>
    <w:p w14:paraId="522B15F1" w14:textId="77777777" w:rsidR="001052D3" w:rsidRPr="00B7771B" w:rsidRDefault="001052D3" w:rsidP="001052D3">
      <w:pPr>
        <w:rPr>
          <w:rFonts w:eastAsia="Yu Mincho"/>
          <w:lang w:eastAsia="ja-JP"/>
        </w:rPr>
      </w:pPr>
    </w:p>
    <w:p w14:paraId="59F5A38E" w14:textId="77777777" w:rsidR="001052D3" w:rsidRPr="00881FD4" w:rsidRDefault="001052D3" w:rsidP="001052D3">
      <w:pPr>
        <w:rPr>
          <w:rFonts w:eastAsia="Yu Mincho"/>
          <w:highlight w:val="green"/>
          <w:lang w:eastAsia="ja-JP"/>
        </w:rPr>
      </w:pPr>
      <w:r w:rsidRPr="00881FD4">
        <w:rPr>
          <w:highlight w:val="green"/>
          <w:lang w:eastAsia="ja-JP"/>
        </w:rPr>
        <w:t>Agreement</w:t>
      </w:r>
    </w:p>
    <w:p w14:paraId="3F9052BB" w14:textId="77777777" w:rsidR="001052D3" w:rsidRDefault="001052D3" w:rsidP="001052D3">
      <w:r>
        <w:t>For AI/ML-based positioning evaluation, RAN1 does not attempt to define any common AI/ML model as a baseline.</w:t>
      </w:r>
    </w:p>
    <w:p w14:paraId="007684BE" w14:textId="663A4B98" w:rsidR="001052D3" w:rsidRDefault="001052D3" w:rsidP="008F4B8C">
      <w:pPr>
        <w:rPr>
          <w:lang w:eastAsia="x-none"/>
        </w:rPr>
      </w:pPr>
    </w:p>
    <w:p w14:paraId="3ABBE8A0" w14:textId="0E48F17B" w:rsidR="00154237" w:rsidRDefault="001B5688" w:rsidP="00154237">
      <w:pPr>
        <w:rPr>
          <w:lang w:eastAsia="x-none"/>
        </w:rPr>
      </w:pPr>
      <w:hyperlink r:id="rId1977" w:history="1">
        <w:r w:rsidR="000B5C49">
          <w:rPr>
            <w:rStyle w:val="Hyperlink"/>
            <w:lang w:eastAsia="x-none"/>
          </w:rPr>
          <w:t>R1-2205480</w:t>
        </w:r>
      </w:hyperlink>
      <w:r w:rsidR="00154237">
        <w:rPr>
          <w:lang w:eastAsia="x-none"/>
        </w:rPr>
        <w:tab/>
        <w:t>Summary #4 of [109-e-R18-AI/ML-07] Email discussion on evaluation of AI/ML for positioning accuracy enhancement</w:t>
      </w:r>
      <w:r w:rsidR="00154237">
        <w:rPr>
          <w:lang w:eastAsia="x-none"/>
        </w:rPr>
        <w:tab/>
        <w:t>Moderator (Ericsson)</w:t>
      </w:r>
    </w:p>
    <w:p w14:paraId="6572FCAE" w14:textId="60473C64" w:rsidR="007D56F6" w:rsidRPr="006A2270" w:rsidRDefault="001B5688" w:rsidP="00154237">
      <w:pPr>
        <w:rPr>
          <w:b/>
          <w:bCs/>
          <w:lang w:eastAsia="x-none"/>
        </w:rPr>
      </w:pPr>
      <w:hyperlink r:id="rId1978" w:history="1">
        <w:r w:rsidR="000B5C49">
          <w:rPr>
            <w:rStyle w:val="Hyperlink"/>
            <w:b/>
            <w:bCs/>
            <w:lang w:eastAsia="x-none"/>
          </w:rPr>
          <w:t>R1-2205481</w:t>
        </w:r>
      </w:hyperlink>
      <w:r w:rsidR="00154237" w:rsidRPr="006A2270">
        <w:rPr>
          <w:b/>
          <w:bCs/>
          <w:lang w:eastAsia="x-none"/>
        </w:rPr>
        <w:tab/>
        <w:t>Summary #5 of [109-e-R18-AI/ML-07] Email discussion on evaluation of AI/ML for positioning accuracy enhancement</w:t>
      </w:r>
      <w:r w:rsidR="00154237" w:rsidRPr="006A2270">
        <w:rPr>
          <w:b/>
          <w:bCs/>
          <w:lang w:eastAsia="x-none"/>
        </w:rPr>
        <w:tab/>
        <w:t>Moderator (Ericsson)</w:t>
      </w:r>
    </w:p>
    <w:p w14:paraId="7D355FB7" w14:textId="77777777" w:rsidR="006A2270" w:rsidRDefault="006A2270" w:rsidP="006A2270">
      <w:pPr>
        <w:rPr>
          <w:lang w:eastAsia="x-none"/>
        </w:rPr>
      </w:pPr>
      <w:r w:rsidRPr="00F87F1F">
        <w:rPr>
          <w:b/>
          <w:bCs/>
          <w:lang w:eastAsia="x-none"/>
        </w:rPr>
        <w:t>Decision:</w:t>
      </w:r>
      <w:r>
        <w:rPr>
          <w:lang w:eastAsia="x-none"/>
        </w:rPr>
        <w:t xml:space="preserve"> As per email decision posted on May 20</w:t>
      </w:r>
      <w:r w:rsidRPr="00F87F1F">
        <w:rPr>
          <w:vertAlign w:val="superscript"/>
          <w:lang w:eastAsia="x-none"/>
        </w:rPr>
        <w:t>th</w:t>
      </w:r>
      <w:r>
        <w:rPr>
          <w:lang w:eastAsia="x-none"/>
        </w:rPr>
        <w:t>,</w:t>
      </w:r>
    </w:p>
    <w:p w14:paraId="5DB3BE55" w14:textId="77777777" w:rsidR="006A2270" w:rsidRPr="00D50A9A" w:rsidRDefault="006A2270" w:rsidP="006A2270">
      <w:pPr>
        <w:shd w:val="clear" w:color="auto" w:fill="FFFFFF"/>
        <w:rPr>
          <w:highlight w:val="green"/>
          <w:lang w:eastAsia="ja-JP"/>
        </w:rPr>
      </w:pPr>
      <w:r w:rsidRPr="00D50A9A">
        <w:rPr>
          <w:rFonts w:hint="eastAsia"/>
          <w:highlight w:val="green"/>
          <w:lang w:eastAsia="ja-JP"/>
        </w:rPr>
        <w:t>Agreement</w:t>
      </w:r>
    </w:p>
    <w:p w14:paraId="5399BAD7" w14:textId="77777777" w:rsidR="006A2270" w:rsidRPr="00D50A9A" w:rsidRDefault="006A2270" w:rsidP="006A2270">
      <w:pPr>
        <w:shd w:val="clear" w:color="auto" w:fill="FFFFFF"/>
      </w:pPr>
      <w:r w:rsidRPr="00D50A9A">
        <w:t>The entry “UE horizontal drop procedure” in the simulation parameter table for InF is updated to the following.</w:t>
      </w:r>
    </w:p>
    <w:tbl>
      <w:tblPr>
        <w:tblW w:w="10338" w:type="dxa"/>
        <w:shd w:val="clear" w:color="auto" w:fill="FFFFFF"/>
        <w:tblCellMar>
          <w:left w:w="0" w:type="dxa"/>
          <w:right w:w="0" w:type="dxa"/>
        </w:tblCellMar>
        <w:tblLook w:val="04A0" w:firstRow="1" w:lastRow="0" w:firstColumn="1" w:lastColumn="0" w:noHBand="0" w:noVBand="1"/>
      </w:tblPr>
      <w:tblGrid>
        <w:gridCol w:w="2233"/>
        <w:gridCol w:w="8105"/>
      </w:tblGrid>
      <w:tr w:rsidR="006A2270" w:rsidRPr="00D50A9A" w14:paraId="7F4E3BCF" w14:textId="77777777" w:rsidTr="006A2270">
        <w:trPr>
          <w:trHeight w:val="20"/>
          <w:tblHeader/>
        </w:trPr>
        <w:tc>
          <w:tcPr>
            <w:tcW w:w="2233"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4BA19C87" w14:textId="77777777" w:rsidR="006A2270" w:rsidRPr="00D50A9A" w:rsidRDefault="006A2270" w:rsidP="004D3980">
            <w:pPr>
              <w:rPr>
                <w:rFonts w:ascii="Calibri" w:eastAsia="Microsoft YaHei UI" w:hAnsi="Calibri" w:cs="Calibri"/>
                <w:color w:val="000000"/>
                <w:sz w:val="22"/>
                <w:szCs w:val="22"/>
                <w:lang w:val="en-US" w:eastAsia="zh-CN"/>
              </w:rPr>
            </w:pPr>
            <w:r w:rsidRPr="00D50A9A">
              <w:rPr>
                <w:rFonts w:ascii="Arial" w:eastAsia="Microsoft YaHei UI" w:hAnsi="Arial" w:cs="Arial"/>
                <w:color w:val="000000"/>
                <w:sz w:val="16"/>
                <w:szCs w:val="16"/>
                <w:lang w:val="en-US" w:eastAsia="zh-CN"/>
              </w:rPr>
              <w:t>UE horizontal drop procedure</w:t>
            </w:r>
          </w:p>
        </w:tc>
        <w:tc>
          <w:tcPr>
            <w:tcW w:w="8105"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11FEB964" w14:textId="77777777" w:rsidR="006A2270" w:rsidRPr="00D50A9A" w:rsidRDefault="006A2270" w:rsidP="004D3980">
            <w:pPr>
              <w:rPr>
                <w:rFonts w:ascii="Calibri" w:eastAsia="Microsoft YaHei UI" w:hAnsi="Calibri" w:cs="Calibri"/>
                <w:color w:val="000000"/>
                <w:sz w:val="22"/>
                <w:szCs w:val="22"/>
                <w:lang w:val="en-US" w:eastAsia="zh-CN"/>
              </w:rPr>
            </w:pPr>
            <w:r w:rsidRPr="00D50A9A">
              <w:rPr>
                <w:rFonts w:ascii="Arial" w:eastAsia="Microsoft YaHei UI" w:hAnsi="Arial" w:cs="Arial"/>
                <w:color w:val="000000"/>
                <w:sz w:val="16"/>
                <w:szCs w:val="16"/>
                <w:lang w:val="en-US" w:eastAsia="zh-CN"/>
              </w:rPr>
              <w:t>Uniformly distributed over the horizontal evaluation area for obtaining the CDF values for positioning accuracy, The evaluation area should be selected from</w:t>
            </w:r>
          </w:p>
          <w:p w14:paraId="741AFCB4" w14:textId="77777777" w:rsidR="006A2270" w:rsidRPr="00AE191E" w:rsidRDefault="006A2270" w:rsidP="004D3980">
            <w:pPr>
              <w:rPr>
                <w:rFonts w:ascii="Calibri" w:eastAsia="Microsoft YaHei UI" w:hAnsi="Calibri" w:cs="Calibri"/>
                <w:color w:val="000000"/>
                <w:sz w:val="22"/>
                <w:szCs w:val="22"/>
                <w:lang w:val="en-US" w:eastAsia="zh-CN"/>
              </w:rPr>
            </w:pPr>
            <w:r w:rsidRPr="00AE191E">
              <w:rPr>
                <w:rFonts w:ascii="Arial" w:eastAsia="Microsoft YaHei UI" w:hAnsi="Arial" w:cs="Arial"/>
                <w:color w:val="000000"/>
                <w:sz w:val="16"/>
                <w:szCs w:val="16"/>
                <w:lang w:val="en-US" w:eastAsia="zh-CN"/>
              </w:rPr>
              <w:t>- (baseline) the whole hall area, and the CDF values for positioning accuracy is obtained from whole hall area.</w:t>
            </w:r>
          </w:p>
          <w:p w14:paraId="4A5D7B41" w14:textId="77777777" w:rsidR="006A2270" w:rsidRPr="00D50A9A" w:rsidRDefault="006A2270" w:rsidP="004D3980">
            <w:pPr>
              <w:rPr>
                <w:rFonts w:ascii="Calibri" w:eastAsia="Microsoft YaHei UI" w:hAnsi="Calibri" w:cs="Calibri"/>
                <w:color w:val="000000"/>
                <w:sz w:val="22"/>
                <w:szCs w:val="22"/>
                <w:lang w:val="en-US" w:eastAsia="zh-CN"/>
              </w:rPr>
            </w:pPr>
            <w:r w:rsidRPr="00AE191E">
              <w:rPr>
                <w:rFonts w:ascii="Arial" w:eastAsia="Microsoft YaHei UI" w:hAnsi="Arial" w:cs="Arial"/>
                <w:color w:val="000000"/>
                <w:sz w:val="16"/>
                <w:szCs w:val="16"/>
                <w:lang w:val="en-US" w:eastAsia="zh-CN"/>
              </w:rPr>
              <w:t>- (optional) the convex hull of the horizontal BS deployment, and the CDF values for positioning accuracy is obtained from the convex hull.</w:t>
            </w:r>
          </w:p>
        </w:tc>
      </w:tr>
    </w:tbl>
    <w:p w14:paraId="7759742C" w14:textId="1D593007" w:rsidR="006A2270" w:rsidRPr="00D50A9A" w:rsidRDefault="006A2270" w:rsidP="006A2270">
      <w:pPr>
        <w:rPr>
          <w:lang w:val="en-US" w:eastAsia="zh-CN"/>
        </w:rPr>
      </w:pPr>
    </w:p>
    <w:p w14:paraId="3DCAC57A" w14:textId="77777777" w:rsidR="006A2270" w:rsidRPr="00D50A9A" w:rsidRDefault="006A2270" w:rsidP="006A2270">
      <w:pPr>
        <w:shd w:val="clear" w:color="auto" w:fill="FFFFFF"/>
        <w:rPr>
          <w:highlight w:val="green"/>
          <w:lang w:eastAsia="ja-JP"/>
        </w:rPr>
      </w:pPr>
      <w:r w:rsidRPr="00D50A9A">
        <w:rPr>
          <w:rFonts w:hint="eastAsia"/>
          <w:highlight w:val="green"/>
          <w:lang w:eastAsia="ja-JP"/>
        </w:rPr>
        <w:t>Agreement</w:t>
      </w:r>
    </w:p>
    <w:p w14:paraId="2706BF26" w14:textId="77777777" w:rsidR="006A2270" w:rsidRPr="00D50A9A" w:rsidRDefault="006A2270" w:rsidP="006A2270">
      <w:pPr>
        <w:shd w:val="clear" w:color="auto" w:fill="FFFFFF"/>
      </w:pPr>
      <w:r w:rsidRPr="00D50A9A">
        <w:t>The entries “UE antenna height” and “gNB antenna height” in the simulation parameter table for InF is updated to the following.</w:t>
      </w:r>
    </w:p>
    <w:tbl>
      <w:tblPr>
        <w:tblW w:w="10338" w:type="dxa"/>
        <w:shd w:val="clear" w:color="auto" w:fill="FFFFFF"/>
        <w:tblCellMar>
          <w:left w:w="0" w:type="dxa"/>
          <w:right w:w="0" w:type="dxa"/>
        </w:tblCellMar>
        <w:tblLook w:val="04A0" w:firstRow="1" w:lastRow="0" w:firstColumn="1" w:lastColumn="0" w:noHBand="0" w:noVBand="1"/>
      </w:tblPr>
      <w:tblGrid>
        <w:gridCol w:w="2233"/>
        <w:gridCol w:w="8105"/>
      </w:tblGrid>
      <w:tr w:rsidR="006A2270" w:rsidRPr="00D50A9A" w14:paraId="2508AD36" w14:textId="77777777" w:rsidTr="006A2270">
        <w:trPr>
          <w:trHeight w:val="20"/>
          <w:tblHeader/>
        </w:trPr>
        <w:tc>
          <w:tcPr>
            <w:tcW w:w="2233"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48DFE8E0" w14:textId="77777777" w:rsidR="006A2270" w:rsidRPr="00D50A9A" w:rsidRDefault="006A2270" w:rsidP="004D3980">
            <w:pPr>
              <w:rPr>
                <w:rFonts w:ascii="Calibri" w:eastAsia="Microsoft YaHei UI" w:hAnsi="Calibri" w:cs="Calibri"/>
                <w:color w:val="000000"/>
                <w:sz w:val="22"/>
                <w:szCs w:val="22"/>
                <w:lang w:val="en-US" w:eastAsia="zh-CN"/>
              </w:rPr>
            </w:pPr>
            <w:r w:rsidRPr="00D50A9A">
              <w:rPr>
                <w:rFonts w:ascii="Arial" w:eastAsia="Microsoft YaHei UI" w:hAnsi="Arial" w:cs="Arial"/>
                <w:color w:val="000000"/>
                <w:sz w:val="16"/>
                <w:szCs w:val="16"/>
                <w:lang w:val="en-US" w:eastAsia="zh-CN"/>
              </w:rPr>
              <w:t>UE antenna height</w:t>
            </w:r>
          </w:p>
        </w:tc>
        <w:tc>
          <w:tcPr>
            <w:tcW w:w="8105"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0F5AB92" w14:textId="77777777" w:rsidR="006A2270" w:rsidRPr="00D50A9A" w:rsidRDefault="006A2270" w:rsidP="004D3980">
            <w:pPr>
              <w:rPr>
                <w:rFonts w:ascii="Calibri" w:eastAsia="Microsoft YaHei UI" w:hAnsi="Calibri" w:cs="Calibri"/>
                <w:color w:val="000000"/>
                <w:sz w:val="22"/>
                <w:szCs w:val="22"/>
                <w:lang w:val="en-US" w:eastAsia="zh-CN"/>
              </w:rPr>
            </w:pPr>
            <w:r w:rsidRPr="00D50A9A">
              <w:rPr>
                <w:rFonts w:ascii="Arial" w:eastAsia="Microsoft YaHei UI" w:hAnsi="Arial" w:cs="Arial"/>
                <w:color w:val="000000"/>
                <w:sz w:val="16"/>
                <w:szCs w:val="16"/>
                <w:lang w:val="en-US" w:eastAsia="zh-CN"/>
              </w:rPr>
              <w:t>Baseline: 1.5m</w:t>
            </w:r>
          </w:p>
          <w:p w14:paraId="7BC3E3D7" w14:textId="77777777" w:rsidR="006A2270" w:rsidRPr="00D50A9A" w:rsidRDefault="006A2270" w:rsidP="004D3980">
            <w:pPr>
              <w:rPr>
                <w:rFonts w:ascii="Calibri" w:eastAsia="Microsoft YaHei UI" w:hAnsi="Calibri" w:cs="Calibri"/>
                <w:color w:val="000000"/>
                <w:sz w:val="22"/>
                <w:szCs w:val="22"/>
                <w:lang w:val="en-US" w:eastAsia="zh-CN"/>
              </w:rPr>
            </w:pPr>
            <w:r w:rsidRPr="00D50A9A">
              <w:rPr>
                <w:rFonts w:ascii="Arial" w:eastAsia="Microsoft YaHei UI" w:hAnsi="Arial" w:cs="Arial"/>
                <w:color w:val="000000"/>
                <w:sz w:val="16"/>
                <w:szCs w:val="16"/>
                <w:lang w:val="en-US" w:eastAsia="zh-CN"/>
              </w:rPr>
              <w:t>(Optional): uniformly distributed within [0.5, X2]m, where X2 = 2m for scenario 1(InF-SH) and X2=</w:t>
            </w:r>
            <w:r w:rsidRPr="00D50A9A">
              <w:rPr>
                <w:rFonts w:ascii="Arial" w:eastAsia="Microsoft YaHei UI" w:hAnsi="Arial" w:cs="Arial"/>
                <w:color w:val="000000"/>
                <w:sz w:val="16"/>
                <w:szCs w:val="16"/>
                <w:lang w:val="en-US" w:eastAsia="zh-CN"/>
              </w:rPr>
              <w:fldChar w:fldCharType="begin"/>
            </w:r>
            <w:r>
              <w:rPr>
                <w:rFonts w:ascii="Arial" w:eastAsia="Microsoft YaHei UI" w:hAnsi="Arial" w:cs="Arial"/>
                <w:color w:val="000000"/>
                <w:sz w:val="16"/>
                <w:szCs w:val="16"/>
                <w:lang w:val="en-US" w:eastAsia="zh-CN"/>
              </w:rPr>
              <w:instrText xml:space="preserve"> INCLUDEPICTURE "../../../../../../../Users/cmcc/AppData/Roaming/Foxmail7/Temp-9192-20220519203036/Attach/image003(05-20-17-49-42).png" \* MERGEFORMAT </w:instrText>
            </w:r>
            <w:r w:rsidRPr="00D50A9A">
              <w:rPr>
                <w:rFonts w:ascii="Arial" w:eastAsia="Microsoft YaHei UI" w:hAnsi="Arial" w:cs="Arial"/>
                <w:color w:val="000000"/>
                <w:sz w:val="16"/>
                <w:szCs w:val="16"/>
                <w:lang w:val="en-US" w:eastAsia="zh-CN"/>
              </w:rPr>
              <w:fldChar w:fldCharType="separate"/>
            </w:r>
            <w:r w:rsidR="00067092">
              <w:rPr>
                <w:rFonts w:ascii="Arial" w:eastAsia="Microsoft YaHei UI" w:hAnsi="Arial" w:cs="Arial"/>
                <w:color w:val="000000"/>
                <w:sz w:val="16"/>
                <w:szCs w:val="16"/>
                <w:lang w:val="en-US" w:eastAsia="zh-CN"/>
              </w:rPr>
              <w:fldChar w:fldCharType="begin"/>
            </w:r>
            <w:r w:rsidR="00067092">
              <w:rPr>
                <w:rFonts w:ascii="Arial" w:eastAsia="Microsoft YaHei UI" w:hAnsi="Arial" w:cs="Arial"/>
                <w:color w:val="000000"/>
                <w:sz w:val="16"/>
                <w:szCs w:val="16"/>
                <w:lang w:val="en-US" w:eastAsia="zh-CN"/>
              </w:rPr>
              <w:instrText xml:space="preserve"> INCLUDEPICTURE  "C:\\..\\..\\..\\..\\Users\\cmcc\\AppData\\Roaming\\Foxmail7\\Temp-9192-20220519203036\\Attach\\image003(05-20-17-49-42).png" \* MERGEFORMATINET </w:instrText>
            </w:r>
            <w:r w:rsidR="00067092">
              <w:rPr>
                <w:rFonts w:ascii="Arial" w:eastAsia="Microsoft YaHei UI" w:hAnsi="Arial" w:cs="Arial"/>
                <w:color w:val="000000"/>
                <w:sz w:val="16"/>
                <w:szCs w:val="16"/>
                <w:lang w:val="en-US" w:eastAsia="zh-CN"/>
              </w:rPr>
              <w:fldChar w:fldCharType="separate"/>
            </w:r>
            <w:r w:rsidR="009B7098">
              <w:rPr>
                <w:rFonts w:ascii="Arial" w:eastAsia="Microsoft YaHei UI" w:hAnsi="Arial" w:cs="Arial"/>
                <w:color w:val="000000"/>
                <w:sz w:val="16"/>
                <w:szCs w:val="16"/>
                <w:lang w:val="en-US" w:eastAsia="zh-CN"/>
              </w:rPr>
              <w:fldChar w:fldCharType="begin"/>
            </w:r>
            <w:r w:rsidR="009B7098">
              <w:rPr>
                <w:rFonts w:ascii="Arial" w:eastAsia="Microsoft YaHei UI" w:hAnsi="Arial" w:cs="Arial"/>
                <w:color w:val="000000"/>
                <w:sz w:val="16"/>
                <w:szCs w:val="16"/>
                <w:lang w:val="en-US" w:eastAsia="zh-CN"/>
              </w:rPr>
              <w:instrText xml:space="preserve"> INCLUDEPICTURE  "C:\\..\\..\\..\\..\\Users\\cmcc\\AppData\\Roaming\\Foxmail7\\Temp-9192-20220519203036\\Attach\\image003(05-20-17-49-42).png" \* MERGEFORMATINET </w:instrText>
            </w:r>
            <w:r w:rsidR="009B7098">
              <w:rPr>
                <w:rFonts w:ascii="Arial" w:eastAsia="Microsoft YaHei UI" w:hAnsi="Arial" w:cs="Arial"/>
                <w:color w:val="000000"/>
                <w:sz w:val="16"/>
                <w:szCs w:val="16"/>
                <w:lang w:val="en-US" w:eastAsia="zh-CN"/>
              </w:rPr>
              <w:fldChar w:fldCharType="separate"/>
            </w:r>
            <w:r w:rsidR="00B532F7">
              <w:rPr>
                <w:rFonts w:ascii="Arial" w:eastAsia="Microsoft YaHei UI" w:hAnsi="Arial" w:cs="Arial"/>
                <w:color w:val="000000"/>
                <w:sz w:val="16"/>
                <w:szCs w:val="16"/>
                <w:lang w:val="en-US" w:eastAsia="zh-CN"/>
              </w:rPr>
              <w:fldChar w:fldCharType="begin"/>
            </w:r>
            <w:r w:rsidR="00B532F7">
              <w:rPr>
                <w:rFonts w:ascii="Arial" w:eastAsia="Microsoft YaHei UI" w:hAnsi="Arial" w:cs="Arial"/>
                <w:color w:val="000000"/>
                <w:sz w:val="16"/>
                <w:szCs w:val="16"/>
                <w:lang w:val="en-US" w:eastAsia="zh-CN"/>
              </w:rPr>
              <w:instrText xml:space="preserve"> INCLUDEPICTURE  "C:\\..\\..\\..\\..\\Users\\cmcc\\AppData\\Roaming\\Foxmail7\\Temp-9192-20220519203036\\Attach\\image003(05-20-17-49-42).png" \* MERGEFORMATINET </w:instrText>
            </w:r>
            <w:r w:rsidR="00B532F7">
              <w:rPr>
                <w:rFonts w:ascii="Arial" w:eastAsia="Microsoft YaHei UI" w:hAnsi="Arial" w:cs="Arial"/>
                <w:color w:val="000000"/>
                <w:sz w:val="16"/>
                <w:szCs w:val="16"/>
                <w:lang w:val="en-US" w:eastAsia="zh-CN"/>
              </w:rPr>
              <w:fldChar w:fldCharType="separate"/>
            </w:r>
            <w:r w:rsidR="00F12D53">
              <w:rPr>
                <w:rFonts w:ascii="Arial" w:eastAsia="Microsoft YaHei UI" w:hAnsi="Arial" w:cs="Arial"/>
                <w:color w:val="000000"/>
                <w:sz w:val="16"/>
                <w:szCs w:val="16"/>
                <w:lang w:val="en-US" w:eastAsia="zh-CN"/>
              </w:rPr>
              <w:fldChar w:fldCharType="begin"/>
            </w:r>
            <w:r w:rsidR="00F12D53">
              <w:rPr>
                <w:rFonts w:ascii="Arial" w:eastAsia="Microsoft YaHei UI" w:hAnsi="Arial" w:cs="Arial"/>
                <w:color w:val="000000"/>
                <w:sz w:val="16"/>
                <w:szCs w:val="16"/>
                <w:lang w:val="en-US" w:eastAsia="zh-CN"/>
              </w:rPr>
              <w:instrText xml:space="preserve"> INCLUDEPICTURE  "C:\\..\\..\\..\\..\\Users\\cmcc\\AppData\\Roaming\\Foxmail7\\Temp-9192-20220519203036\\Attach\\image003(05-20-17-49-42).png" \* MERGEFORMATINET </w:instrText>
            </w:r>
            <w:r w:rsidR="00F12D53">
              <w:rPr>
                <w:rFonts w:ascii="Arial" w:eastAsia="Microsoft YaHei UI" w:hAnsi="Arial" w:cs="Arial"/>
                <w:color w:val="000000"/>
                <w:sz w:val="16"/>
                <w:szCs w:val="16"/>
                <w:lang w:val="en-US" w:eastAsia="zh-CN"/>
              </w:rPr>
              <w:fldChar w:fldCharType="separate"/>
            </w:r>
            <w:r w:rsidR="001B5688">
              <w:rPr>
                <w:rFonts w:ascii="Arial" w:eastAsia="Microsoft YaHei UI" w:hAnsi="Arial" w:cs="Arial"/>
                <w:color w:val="000000"/>
                <w:sz w:val="16"/>
                <w:szCs w:val="16"/>
                <w:lang w:val="en-US" w:eastAsia="zh-CN"/>
              </w:rPr>
              <w:fldChar w:fldCharType="begin"/>
            </w:r>
            <w:r w:rsidR="001B5688">
              <w:rPr>
                <w:rFonts w:ascii="Arial" w:eastAsia="Microsoft YaHei UI" w:hAnsi="Arial" w:cs="Arial"/>
                <w:color w:val="000000"/>
                <w:sz w:val="16"/>
                <w:szCs w:val="16"/>
                <w:lang w:val="en-US" w:eastAsia="zh-CN"/>
              </w:rPr>
              <w:instrText xml:space="preserve"> </w:instrText>
            </w:r>
            <w:r w:rsidR="001B5688">
              <w:rPr>
                <w:rFonts w:ascii="Arial" w:eastAsia="Microsoft YaHei UI" w:hAnsi="Arial" w:cs="Arial"/>
                <w:color w:val="000000"/>
                <w:sz w:val="16"/>
                <w:szCs w:val="16"/>
                <w:lang w:val="en-US" w:eastAsia="zh-CN"/>
              </w:rPr>
              <w:instrText>INCLUDEPICTURE  "C:\\..\\..\\..\\..\\Users\\cmcc\\AppData\\Roaming\\Foxmail7\\Temp-9192-20220519203036\\Attach</w:instrText>
            </w:r>
            <w:r w:rsidR="001B5688">
              <w:rPr>
                <w:rFonts w:ascii="Arial" w:eastAsia="Microsoft YaHei UI" w:hAnsi="Arial" w:cs="Arial"/>
                <w:color w:val="000000"/>
                <w:sz w:val="16"/>
                <w:szCs w:val="16"/>
                <w:lang w:val="en-US" w:eastAsia="zh-CN"/>
              </w:rPr>
              <w:instrText>\\image003(05-20-17-49-42).png" \* MERGEFORMATINET</w:instrText>
            </w:r>
            <w:r w:rsidR="001B5688">
              <w:rPr>
                <w:rFonts w:ascii="Arial" w:eastAsia="Microsoft YaHei UI" w:hAnsi="Arial" w:cs="Arial"/>
                <w:color w:val="000000"/>
                <w:sz w:val="16"/>
                <w:szCs w:val="16"/>
                <w:lang w:val="en-US" w:eastAsia="zh-CN"/>
              </w:rPr>
              <w:instrText xml:space="preserve"> </w:instrText>
            </w:r>
            <w:r w:rsidR="001B5688">
              <w:rPr>
                <w:rFonts w:ascii="Arial" w:eastAsia="Microsoft YaHei UI" w:hAnsi="Arial" w:cs="Arial"/>
                <w:color w:val="000000"/>
                <w:sz w:val="16"/>
                <w:szCs w:val="16"/>
                <w:lang w:val="en-US" w:eastAsia="zh-CN"/>
              </w:rPr>
              <w:fldChar w:fldCharType="separate"/>
            </w:r>
            <w:r w:rsidR="002256D2">
              <w:rPr>
                <w:rFonts w:ascii="Arial" w:eastAsia="Microsoft YaHei UI" w:hAnsi="Arial" w:cs="Arial"/>
                <w:color w:val="000000"/>
                <w:sz w:val="16"/>
                <w:szCs w:val="16"/>
                <w:lang w:val="en-US" w:eastAsia="zh-CN"/>
              </w:rPr>
              <w:pict w14:anchorId="2318A588">
                <v:shape id="_x0000_i1045" type="#_x0000_t75" style="width:7.5pt;height:9.75pt">
                  <v:imagedata r:id="rId1979" r:href="rId1980"/>
                </v:shape>
              </w:pict>
            </w:r>
            <w:r w:rsidR="001B5688">
              <w:rPr>
                <w:rFonts w:ascii="Arial" w:eastAsia="Microsoft YaHei UI" w:hAnsi="Arial" w:cs="Arial"/>
                <w:color w:val="000000"/>
                <w:sz w:val="16"/>
                <w:szCs w:val="16"/>
                <w:lang w:val="en-US" w:eastAsia="zh-CN"/>
              </w:rPr>
              <w:fldChar w:fldCharType="end"/>
            </w:r>
            <w:r w:rsidR="00F12D53">
              <w:rPr>
                <w:rFonts w:ascii="Arial" w:eastAsia="Microsoft YaHei UI" w:hAnsi="Arial" w:cs="Arial"/>
                <w:color w:val="000000"/>
                <w:sz w:val="16"/>
                <w:szCs w:val="16"/>
                <w:lang w:val="en-US" w:eastAsia="zh-CN"/>
              </w:rPr>
              <w:fldChar w:fldCharType="end"/>
            </w:r>
            <w:r w:rsidR="00B532F7">
              <w:rPr>
                <w:rFonts w:ascii="Arial" w:eastAsia="Microsoft YaHei UI" w:hAnsi="Arial" w:cs="Arial"/>
                <w:color w:val="000000"/>
                <w:sz w:val="16"/>
                <w:szCs w:val="16"/>
                <w:lang w:val="en-US" w:eastAsia="zh-CN"/>
              </w:rPr>
              <w:fldChar w:fldCharType="end"/>
            </w:r>
            <w:r w:rsidR="009B7098">
              <w:rPr>
                <w:rFonts w:ascii="Arial" w:eastAsia="Microsoft YaHei UI" w:hAnsi="Arial" w:cs="Arial"/>
                <w:color w:val="000000"/>
                <w:sz w:val="16"/>
                <w:szCs w:val="16"/>
                <w:lang w:val="en-US" w:eastAsia="zh-CN"/>
              </w:rPr>
              <w:fldChar w:fldCharType="end"/>
            </w:r>
            <w:r w:rsidR="00067092">
              <w:rPr>
                <w:rFonts w:ascii="Arial" w:eastAsia="Microsoft YaHei UI" w:hAnsi="Arial" w:cs="Arial"/>
                <w:color w:val="000000"/>
                <w:sz w:val="16"/>
                <w:szCs w:val="16"/>
                <w:lang w:val="en-US" w:eastAsia="zh-CN"/>
              </w:rPr>
              <w:fldChar w:fldCharType="end"/>
            </w:r>
            <w:r w:rsidRPr="00D50A9A">
              <w:rPr>
                <w:rFonts w:ascii="Arial" w:eastAsia="Microsoft YaHei UI" w:hAnsi="Arial" w:cs="Arial"/>
                <w:color w:val="000000"/>
                <w:sz w:val="16"/>
                <w:szCs w:val="16"/>
                <w:lang w:val="en-US" w:eastAsia="zh-CN"/>
              </w:rPr>
              <w:fldChar w:fldCharType="end"/>
            </w:r>
            <w:r w:rsidRPr="00D50A9A">
              <w:rPr>
                <w:rFonts w:ascii="Arial" w:eastAsia="Microsoft YaHei UI" w:hAnsi="Arial" w:cs="Arial"/>
                <w:color w:val="000000"/>
                <w:sz w:val="16"/>
                <w:szCs w:val="16"/>
                <w:lang w:val="en-US" w:eastAsia="zh-CN"/>
              </w:rPr>
              <w:t> for scenario 2 (InF-DH) </w:t>
            </w:r>
          </w:p>
        </w:tc>
      </w:tr>
      <w:tr w:rsidR="006A2270" w:rsidRPr="00D50A9A" w14:paraId="1C59045C" w14:textId="77777777" w:rsidTr="006A2270">
        <w:trPr>
          <w:trHeight w:val="20"/>
          <w:tblHeader/>
        </w:trPr>
        <w:tc>
          <w:tcPr>
            <w:tcW w:w="2233"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58E9BF11" w14:textId="77777777" w:rsidR="006A2270" w:rsidRPr="00D50A9A" w:rsidRDefault="006A2270" w:rsidP="004D3980">
            <w:pPr>
              <w:rPr>
                <w:rFonts w:ascii="Calibri" w:eastAsia="Microsoft YaHei UI" w:hAnsi="Calibri" w:cs="Calibri"/>
                <w:color w:val="000000"/>
                <w:sz w:val="22"/>
                <w:szCs w:val="22"/>
                <w:lang w:val="en-US" w:eastAsia="zh-CN"/>
              </w:rPr>
            </w:pPr>
            <w:r w:rsidRPr="00D50A9A">
              <w:rPr>
                <w:rFonts w:ascii="Arial" w:eastAsia="Microsoft YaHei UI" w:hAnsi="Arial" w:cs="Arial"/>
                <w:color w:val="000000"/>
                <w:sz w:val="16"/>
                <w:szCs w:val="16"/>
                <w:lang w:val="en-US" w:eastAsia="zh-CN"/>
              </w:rPr>
              <w:t>…</w:t>
            </w:r>
          </w:p>
        </w:tc>
        <w:tc>
          <w:tcPr>
            <w:tcW w:w="81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1A53CFD6" w14:textId="77777777" w:rsidR="006A2270" w:rsidRPr="00D50A9A" w:rsidRDefault="006A2270" w:rsidP="004D3980">
            <w:pPr>
              <w:rPr>
                <w:rFonts w:ascii="Calibri" w:eastAsia="Microsoft YaHei UI" w:hAnsi="Calibri" w:cs="Calibri"/>
                <w:color w:val="000000"/>
                <w:sz w:val="22"/>
                <w:szCs w:val="22"/>
                <w:lang w:val="en-US" w:eastAsia="zh-CN"/>
              </w:rPr>
            </w:pPr>
            <w:r w:rsidRPr="00D50A9A">
              <w:rPr>
                <w:rFonts w:ascii="Arial" w:eastAsia="Microsoft YaHei UI" w:hAnsi="Arial" w:cs="Arial"/>
                <w:color w:val="000000"/>
                <w:sz w:val="16"/>
                <w:szCs w:val="16"/>
                <w:lang w:val="en-US" w:eastAsia="zh-CN"/>
              </w:rPr>
              <w:t>…</w:t>
            </w:r>
          </w:p>
        </w:tc>
      </w:tr>
      <w:tr w:rsidR="006A2270" w:rsidRPr="00D50A9A" w14:paraId="259DC632" w14:textId="77777777" w:rsidTr="006A2270">
        <w:trPr>
          <w:trHeight w:val="20"/>
          <w:tblHeader/>
        </w:trPr>
        <w:tc>
          <w:tcPr>
            <w:tcW w:w="2233"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E08F911" w14:textId="77777777" w:rsidR="006A2270" w:rsidRPr="00D50A9A" w:rsidRDefault="006A2270" w:rsidP="004D3980">
            <w:pPr>
              <w:rPr>
                <w:rFonts w:ascii="Calibri" w:eastAsia="Microsoft YaHei UI" w:hAnsi="Calibri" w:cs="Calibri"/>
                <w:color w:val="000000"/>
                <w:sz w:val="22"/>
                <w:szCs w:val="22"/>
                <w:lang w:val="en-US" w:eastAsia="zh-CN"/>
              </w:rPr>
            </w:pPr>
            <w:r w:rsidRPr="00D50A9A">
              <w:rPr>
                <w:rFonts w:ascii="Arial" w:eastAsia="Microsoft YaHei UI" w:hAnsi="Arial" w:cs="Arial"/>
                <w:color w:val="000000"/>
                <w:sz w:val="16"/>
                <w:szCs w:val="16"/>
                <w:lang w:val="en-US" w:eastAsia="zh-CN"/>
              </w:rPr>
              <w:t>gNB antenna height</w:t>
            </w:r>
          </w:p>
        </w:tc>
        <w:tc>
          <w:tcPr>
            <w:tcW w:w="81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947CB21" w14:textId="77777777" w:rsidR="006A2270" w:rsidRPr="00D50A9A" w:rsidRDefault="006A2270" w:rsidP="004D3980">
            <w:pPr>
              <w:rPr>
                <w:rFonts w:ascii="Calibri" w:eastAsia="Microsoft YaHei UI" w:hAnsi="Calibri" w:cs="Calibri"/>
                <w:color w:val="000000"/>
                <w:sz w:val="22"/>
                <w:szCs w:val="22"/>
                <w:lang w:val="en-US" w:eastAsia="zh-CN"/>
              </w:rPr>
            </w:pPr>
            <w:r w:rsidRPr="00D50A9A">
              <w:rPr>
                <w:rFonts w:ascii="Arial" w:eastAsia="Microsoft YaHei UI" w:hAnsi="Arial" w:cs="Arial"/>
                <w:color w:val="000000"/>
                <w:sz w:val="16"/>
                <w:szCs w:val="16"/>
                <w:lang w:val="en-US" w:eastAsia="zh-CN"/>
              </w:rPr>
              <w:t>Baseline: 8m</w:t>
            </w:r>
          </w:p>
          <w:p w14:paraId="3248958B" w14:textId="77777777" w:rsidR="006A2270" w:rsidRPr="00D50A9A" w:rsidRDefault="006A2270" w:rsidP="004D3980">
            <w:pPr>
              <w:rPr>
                <w:rFonts w:ascii="Calibri" w:eastAsia="Microsoft YaHei UI" w:hAnsi="Calibri" w:cs="Calibri"/>
                <w:color w:val="000000"/>
                <w:sz w:val="22"/>
                <w:szCs w:val="22"/>
                <w:lang w:val="en-US" w:eastAsia="zh-CN"/>
              </w:rPr>
            </w:pPr>
            <w:r w:rsidRPr="00D50A9A">
              <w:rPr>
                <w:rFonts w:ascii="Arial" w:eastAsia="Microsoft YaHei UI" w:hAnsi="Arial" w:cs="Arial"/>
                <w:color w:val="000000"/>
                <w:sz w:val="16"/>
                <w:szCs w:val="16"/>
                <w:lang w:val="en-US" w:eastAsia="zh-CN"/>
              </w:rPr>
              <w:t>(Optional): two fixed heights, either {4, 8} m, or {max(4,</w:t>
            </w:r>
            <w:r w:rsidRPr="00D50A9A">
              <w:rPr>
                <w:rFonts w:ascii="Arial" w:eastAsia="Microsoft YaHei UI" w:hAnsi="Arial" w:cs="Arial"/>
                <w:color w:val="000000"/>
                <w:sz w:val="16"/>
                <w:szCs w:val="16"/>
                <w:lang w:val="en-US" w:eastAsia="zh-CN"/>
              </w:rPr>
              <w:fldChar w:fldCharType="begin"/>
            </w:r>
            <w:r>
              <w:rPr>
                <w:rFonts w:ascii="Arial" w:eastAsia="Microsoft YaHei UI" w:hAnsi="Arial" w:cs="Arial"/>
                <w:color w:val="000000"/>
                <w:sz w:val="16"/>
                <w:szCs w:val="16"/>
                <w:lang w:val="en-US" w:eastAsia="zh-CN"/>
              </w:rPr>
              <w:instrText xml:space="preserve"> INCLUDEPICTURE "../../../../../../../Users/cmcc/AppData/Roaming/Foxmail7/Temp-9192-20220519203036/Attach/image003(05-20-17-49-42).png" \* MERGEFORMAT </w:instrText>
            </w:r>
            <w:r w:rsidRPr="00D50A9A">
              <w:rPr>
                <w:rFonts w:ascii="Arial" w:eastAsia="Microsoft YaHei UI" w:hAnsi="Arial" w:cs="Arial"/>
                <w:color w:val="000000"/>
                <w:sz w:val="16"/>
                <w:szCs w:val="16"/>
                <w:lang w:val="en-US" w:eastAsia="zh-CN"/>
              </w:rPr>
              <w:fldChar w:fldCharType="separate"/>
            </w:r>
            <w:r w:rsidR="00067092">
              <w:rPr>
                <w:rFonts w:ascii="Arial" w:eastAsia="Microsoft YaHei UI" w:hAnsi="Arial" w:cs="Arial"/>
                <w:color w:val="000000"/>
                <w:sz w:val="16"/>
                <w:szCs w:val="16"/>
                <w:lang w:val="en-US" w:eastAsia="zh-CN"/>
              </w:rPr>
              <w:fldChar w:fldCharType="begin"/>
            </w:r>
            <w:r w:rsidR="00067092">
              <w:rPr>
                <w:rFonts w:ascii="Arial" w:eastAsia="Microsoft YaHei UI" w:hAnsi="Arial" w:cs="Arial"/>
                <w:color w:val="000000"/>
                <w:sz w:val="16"/>
                <w:szCs w:val="16"/>
                <w:lang w:val="en-US" w:eastAsia="zh-CN"/>
              </w:rPr>
              <w:instrText xml:space="preserve"> INCLUDEPICTURE  "C:\\..\\..\\..\\..\\Users\\cmcc\\AppData\\Roaming\\Foxmail7\\Temp-9192-20220519203036\\Attach\\image003(05-20-17-49-42).png" \* MERGEFORMATINET </w:instrText>
            </w:r>
            <w:r w:rsidR="00067092">
              <w:rPr>
                <w:rFonts w:ascii="Arial" w:eastAsia="Microsoft YaHei UI" w:hAnsi="Arial" w:cs="Arial"/>
                <w:color w:val="000000"/>
                <w:sz w:val="16"/>
                <w:szCs w:val="16"/>
                <w:lang w:val="en-US" w:eastAsia="zh-CN"/>
              </w:rPr>
              <w:fldChar w:fldCharType="separate"/>
            </w:r>
            <w:r w:rsidR="009B7098">
              <w:rPr>
                <w:rFonts w:ascii="Arial" w:eastAsia="Microsoft YaHei UI" w:hAnsi="Arial" w:cs="Arial"/>
                <w:color w:val="000000"/>
                <w:sz w:val="16"/>
                <w:szCs w:val="16"/>
                <w:lang w:val="en-US" w:eastAsia="zh-CN"/>
              </w:rPr>
              <w:fldChar w:fldCharType="begin"/>
            </w:r>
            <w:r w:rsidR="009B7098">
              <w:rPr>
                <w:rFonts w:ascii="Arial" w:eastAsia="Microsoft YaHei UI" w:hAnsi="Arial" w:cs="Arial"/>
                <w:color w:val="000000"/>
                <w:sz w:val="16"/>
                <w:szCs w:val="16"/>
                <w:lang w:val="en-US" w:eastAsia="zh-CN"/>
              </w:rPr>
              <w:instrText xml:space="preserve"> INCLUDEPICTURE  "C:\\..\\..\\..\\..\\Users\\cmcc\\AppData\\Roaming\\Foxmail7\\Temp-9192-20220519203036\\Attach\\image003(05-20-17-49-42).png" \* MERGEFORMATINET </w:instrText>
            </w:r>
            <w:r w:rsidR="009B7098">
              <w:rPr>
                <w:rFonts w:ascii="Arial" w:eastAsia="Microsoft YaHei UI" w:hAnsi="Arial" w:cs="Arial"/>
                <w:color w:val="000000"/>
                <w:sz w:val="16"/>
                <w:szCs w:val="16"/>
                <w:lang w:val="en-US" w:eastAsia="zh-CN"/>
              </w:rPr>
              <w:fldChar w:fldCharType="separate"/>
            </w:r>
            <w:r w:rsidR="00B532F7">
              <w:rPr>
                <w:rFonts w:ascii="Arial" w:eastAsia="Microsoft YaHei UI" w:hAnsi="Arial" w:cs="Arial"/>
                <w:color w:val="000000"/>
                <w:sz w:val="16"/>
                <w:szCs w:val="16"/>
                <w:lang w:val="en-US" w:eastAsia="zh-CN"/>
              </w:rPr>
              <w:fldChar w:fldCharType="begin"/>
            </w:r>
            <w:r w:rsidR="00B532F7">
              <w:rPr>
                <w:rFonts w:ascii="Arial" w:eastAsia="Microsoft YaHei UI" w:hAnsi="Arial" w:cs="Arial"/>
                <w:color w:val="000000"/>
                <w:sz w:val="16"/>
                <w:szCs w:val="16"/>
                <w:lang w:val="en-US" w:eastAsia="zh-CN"/>
              </w:rPr>
              <w:instrText xml:space="preserve"> INCLUDEPICTURE  "C:\\..\\..\\..\\..\\Users\\cmcc\\AppData\\Roaming\\Foxmail7\\Temp-9192-20220519203036\\Attach\\image003(05-20-17-49-42).png" \* MERGEFORMATINET </w:instrText>
            </w:r>
            <w:r w:rsidR="00B532F7">
              <w:rPr>
                <w:rFonts w:ascii="Arial" w:eastAsia="Microsoft YaHei UI" w:hAnsi="Arial" w:cs="Arial"/>
                <w:color w:val="000000"/>
                <w:sz w:val="16"/>
                <w:szCs w:val="16"/>
                <w:lang w:val="en-US" w:eastAsia="zh-CN"/>
              </w:rPr>
              <w:fldChar w:fldCharType="separate"/>
            </w:r>
            <w:r w:rsidR="00F12D53">
              <w:rPr>
                <w:rFonts w:ascii="Arial" w:eastAsia="Microsoft YaHei UI" w:hAnsi="Arial" w:cs="Arial"/>
                <w:color w:val="000000"/>
                <w:sz w:val="16"/>
                <w:szCs w:val="16"/>
                <w:lang w:val="en-US" w:eastAsia="zh-CN"/>
              </w:rPr>
              <w:fldChar w:fldCharType="begin"/>
            </w:r>
            <w:r w:rsidR="00F12D53">
              <w:rPr>
                <w:rFonts w:ascii="Arial" w:eastAsia="Microsoft YaHei UI" w:hAnsi="Arial" w:cs="Arial"/>
                <w:color w:val="000000"/>
                <w:sz w:val="16"/>
                <w:szCs w:val="16"/>
                <w:lang w:val="en-US" w:eastAsia="zh-CN"/>
              </w:rPr>
              <w:instrText xml:space="preserve"> INCLUDEPICTURE  "C:\\..\\..\\..\\..\\Users\\cmcc\\AppData\\Roaming\\Foxmail7\\Temp-9192-20220519203036\\Attach\\image003(05-20-17-49-42).png" \* MERGEFORMATINET </w:instrText>
            </w:r>
            <w:r w:rsidR="00F12D53">
              <w:rPr>
                <w:rFonts w:ascii="Arial" w:eastAsia="Microsoft YaHei UI" w:hAnsi="Arial" w:cs="Arial"/>
                <w:color w:val="000000"/>
                <w:sz w:val="16"/>
                <w:szCs w:val="16"/>
                <w:lang w:val="en-US" w:eastAsia="zh-CN"/>
              </w:rPr>
              <w:fldChar w:fldCharType="separate"/>
            </w:r>
            <w:r w:rsidR="001B5688">
              <w:rPr>
                <w:rFonts w:ascii="Arial" w:eastAsia="Microsoft YaHei UI" w:hAnsi="Arial" w:cs="Arial"/>
                <w:color w:val="000000"/>
                <w:sz w:val="16"/>
                <w:szCs w:val="16"/>
                <w:lang w:val="en-US" w:eastAsia="zh-CN"/>
              </w:rPr>
              <w:fldChar w:fldCharType="begin"/>
            </w:r>
            <w:r w:rsidR="001B5688">
              <w:rPr>
                <w:rFonts w:ascii="Arial" w:eastAsia="Microsoft YaHei UI" w:hAnsi="Arial" w:cs="Arial"/>
                <w:color w:val="000000"/>
                <w:sz w:val="16"/>
                <w:szCs w:val="16"/>
                <w:lang w:val="en-US" w:eastAsia="zh-CN"/>
              </w:rPr>
              <w:instrText xml:space="preserve"> </w:instrText>
            </w:r>
            <w:r w:rsidR="001B5688">
              <w:rPr>
                <w:rFonts w:ascii="Arial" w:eastAsia="Microsoft YaHei UI" w:hAnsi="Arial" w:cs="Arial"/>
                <w:color w:val="000000"/>
                <w:sz w:val="16"/>
                <w:szCs w:val="16"/>
                <w:lang w:val="en-US" w:eastAsia="zh-CN"/>
              </w:rPr>
              <w:instrText>INCLUDEPICTURE  "C:\\..\\..\\..\\..\\Users\\cmcc\\AppData\\Roaming\\Foxmail7\\Temp-9192-20220519203036\\Attach\\image003(05-20-17-49-42).png" \* MERGEFORMATINET</w:instrText>
            </w:r>
            <w:r w:rsidR="001B5688">
              <w:rPr>
                <w:rFonts w:ascii="Arial" w:eastAsia="Microsoft YaHei UI" w:hAnsi="Arial" w:cs="Arial"/>
                <w:color w:val="000000"/>
                <w:sz w:val="16"/>
                <w:szCs w:val="16"/>
                <w:lang w:val="en-US" w:eastAsia="zh-CN"/>
              </w:rPr>
              <w:instrText xml:space="preserve"> </w:instrText>
            </w:r>
            <w:r w:rsidR="001B5688">
              <w:rPr>
                <w:rFonts w:ascii="Arial" w:eastAsia="Microsoft YaHei UI" w:hAnsi="Arial" w:cs="Arial"/>
                <w:color w:val="000000"/>
                <w:sz w:val="16"/>
                <w:szCs w:val="16"/>
                <w:lang w:val="en-US" w:eastAsia="zh-CN"/>
              </w:rPr>
              <w:fldChar w:fldCharType="separate"/>
            </w:r>
            <w:r w:rsidR="002256D2">
              <w:rPr>
                <w:rFonts w:ascii="Arial" w:eastAsia="Microsoft YaHei UI" w:hAnsi="Arial" w:cs="Arial"/>
                <w:color w:val="000000"/>
                <w:sz w:val="16"/>
                <w:szCs w:val="16"/>
                <w:lang w:val="en-US" w:eastAsia="zh-CN"/>
              </w:rPr>
              <w:pict w14:anchorId="0393068F">
                <v:shape id="Picture 3" o:spid="_x0000_i1046" type="#_x0000_t75" style="width:7.5pt;height:9.75pt">
                  <v:imagedata r:id="rId1979" r:href="rId1981"/>
                </v:shape>
              </w:pict>
            </w:r>
            <w:r w:rsidR="001B5688">
              <w:rPr>
                <w:rFonts w:ascii="Arial" w:eastAsia="Microsoft YaHei UI" w:hAnsi="Arial" w:cs="Arial"/>
                <w:color w:val="000000"/>
                <w:sz w:val="16"/>
                <w:szCs w:val="16"/>
                <w:lang w:val="en-US" w:eastAsia="zh-CN"/>
              </w:rPr>
              <w:fldChar w:fldCharType="end"/>
            </w:r>
            <w:r w:rsidR="00F12D53">
              <w:rPr>
                <w:rFonts w:ascii="Arial" w:eastAsia="Microsoft YaHei UI" w:hAnsi="Arial" w:cs="Arial"/>
                <w:color w:val="000000"/>
                <w:sz w:val="16"/>
                <w:szCs w:val="16"/>
                <w:lang w:val="en-US" w:eastAsia="zh-CN"/>
              </w:rPr>
              <w:fldChar w:fldCharType="end"/>
            </w:r>
            <w:r w:rsidR="00B532F7">
              <w:rPr>
                <w:rFonts w:ascii="Arial" w:eastAsia="Microsoft YaHei UI" w:hAnsi="Arial" w:cs="Arial"/>
                <w:color w:val="000000"/>
                <w:sz w:val="16"/>
                <w:szCs w:val="16"/>
                <w:lang w:val="en-US" w:eastAsia="zh-CN"/>
              </w:rPr>
              <w:fldChar w:fldCharType="end"/>
            </w:r>
            <w:r w:rsidR="009B7098">
              <w:rPr>
                <w:rFonts w:ascii="Arial" w:eastAsia="Microsoft YaHei UI" w:hAnsi="Arial" w:cs="Arial"/>
                <w:color w:val="000000"/>
                <w:sz w:val="16"/>
                <w:szCs w:val="16"/>
                <w:lang w:val="en-US" w:eastAsia="zh-CN"/>
              </w:rPr>
              <w:fldChar w:fldCharType="end"/>
            </w:r>
            <w:r w:rsidR="00067092">
              <w:rPr>
                <w:rFonts w:ascii="Arial" w:eastAsia="Microsoft YaHei UI" w:hAnsi="Arial" w:cs="Arial"/>
                <w:color w:val="000000"/>
                <w:sz w:val="16"/>
                <w:szCs w:val="16"/>
                <w:lang w:val="en-US" w:eastAsia="zh-CN"/>
              </w:rPr>
              <w:fldChar w:fldCharType="end"/>
            </w:r>
            <w:r w:rsidRPr="00D50A9A">
              <w:rPr>
                <w:rFonts w:ascii="Arial" w:eastAsia="Microsoft YaHei UI" w:hAnsi="Arial" w:cs="Arial"/>
                <w:color w:val="000000"/>
                <w:sz w:val="16"/>
                <w:szCs w:val="16"/>
                <w:lang w:val="en-US" w:eastAsia="zh-CN"/>
              </w:rPr>
              <w:fldChar w:fldCharType="end"/>
            </w:r>
            <w:r w:rsidRPr="00D50A9A">
              <w:rPr>
                <w:rFonts w:ascii="Arial" w:eastAsia="Microsoft YaHei UI" w:hAnsi="Arial" w:cs="Arial"/>
                <w:color w:val="000000"/>
                <w:sz w:val="16"/>
                <w:szCs w:val="16"/>
                <w:lang w:val="en-US" w:eastAsia="zh-CN"/>
              </w:rPr>
              <w:t>), 8}.</w:t>
            </w:r>
          </w:p>
        </w:tc>
      </w:tr>
    </w:tbl>
    <w:p w14:paraId="30C937B1" w14:textId="01944B12" w:rsidR="006A2270" w:rsidRPr="006A2270" w:rsidRDefault="006A2270" w:rsidP="006A2270">
      <w:pPr>
        <w:rPr>
          <w:rFonts w:ascii="Times New Roman" w:hAnsi="Times New Roman"/>
          <w:szCs w:val="20"/>
          <w:lang w:val="en-US" w:eastAsia="zh-CN"/>
        </w:rPr>
      </w:pPr>
    </w:p>
    <w:p w14:paraId="326A5EBD" w14:textId="77777777" w:rsidR="006A2270" w:rsidRPr="006A2270" w:rsidRDefault="006A2270" w:rsidP="006A2270">
      <w:pPr>
        <w:rPr>
          <w:rFonts w:ascii="Times New Roman" w:hAnsi="Times New Roman"/>
          <w:szCs w:val="20"/>
          <w:highlight w:val="green"/>
          <w:lang w:eastAsia="ja-JP"/>
        </w:rPr>
      </w:pPr>
      <w:r w:rsidRPr="006A2270">
        <w:rPr>
          <w:rFonts w:ascii="Times New Roman" w:hAnsi="Times New Roman"/>
          <w:szCs w:val="20"/>
          <w:highlight w:val="green"/>
          <w:lang w:eastAsia="ja-JP"/>
        </w:rPr>
        <w:t>Agreement</w:t>
      </w:r>
    </w:p>
    <w:p w14:paraId="35C13F8B" w14:textId="77777777" w:rsidR="006A2270" w:rsidRPr="006A2270" w:rsidRDefault="006A2270" w:rsidP="006A2270">
      <w:pPr>
        <w:rPr>
          <w:rFonts w:ascii="Times New Roman" w:eastAsia="SimSun" w:hAnsi="Times New Roman"/>
          <w:color w:val="000000"/>
          <w:szCs w:val="20"/>
          <w:lang w:val="en-US" w:eastAsia="zh-CN"/>
        </w:rPr>
      </w:pPr>
      <w:r w:rsidRPr="006A2270">
        <w:rPr>
          <w:rFonts w:ascii="Times New Roman" w:eastAsia="SimSun" w:hAnsi="Times New Roman"/>
          <w:color w:val="000000"/>
          <w:szCs w:val="20"/>
          <w:lang w:val="en-US" w:eastAsia="zh-CN"/>
        </w:rPr>
        <w:t>If spatial consistency is enabled for the evaluation, companies model at least one of: large scale parameters, small scale parameters and absolute time of arrival, where</w:t>
      </w:r>
    </w:p>
    <w:p w14:paraId="51AF8AE4" w14:textId="62AEF1A5" w:rsidR="006A2270" w:rsidRPr="006A2270" w:rsidRDefault="006A2270" w:rsidP="00CF6E6D">
      <w:pPr>
        <w:pStyle w:val="ListParagraph"/>
        <w:numPr>
          <w:ilvl w:val="0"/>
          <w:numId w:val="528"/>
        </w:numPr>
        <w:rPr>
          <w:rFonts w:eastAsia="Microsoft YaHei UI"/>
          <w:color w:val="000000"/>
          <w:lang w:val="en-US" w:eastAsia="zh-CN"/>
        </w:rPr>
      </w:pPr>
      <w:r w:rsidRPr="006A2270">
        <w:rPr>
          <w:rFonts w:eastAsia="Microsoft YaHei UI"/>
          <w:color w:val="000000"/>
          <w:lang w:val="en-US" w:eastAsia="zh-CN"/>
        </w:rPr>
        <w:t>the large scale parameters are according to Section 7.5 of TR 38.901 and correlation distance = </w:t>
      </w:r>
      <w:r w:rsidR="00067092">
        <w:rPr>
          <w:lang w:val="en-US"/>
        </w:rPr>
        <w:fldChar w:fldCharType="begin"/>
      </w:r>
      <w:r w:rsidR="00067092">
        <w:rPr>
          <w:lang w:val="en-US"/>
        </w:rPr>
        <w:instrText xml:space="preserve"> INCLUDEPICTURE  "C:\\..\\..\\..\\..\\Users\\cmcc\\AppData\\Roaming\\Foxmail7\\Temp-9192-20220519203036\\Attach\\image005(05-20-17-49-42).png" \* MERGEFORMATINET </w:instrText>
      </w:r>
      <w:r w:rsidR="00067092">
        <w:rPr>
          <w:lang w:val="en-US"/>
        </w:rPr>
        <w:fldChar w:fldCharType="separate"/>
      </w:r>
      <w:r w:rsidR="009B7098">
        <w:rPr>
          <w:lang w:val="en-US"/>
        </w:rPr>
        <w:fldChar w:fldCharType="begin"/>
      </w:r>
      <w:r w:rsidR="009B7098">
        <w:rPr>
          <w:lang w:val="en-US"/>
        </w:rPr>
        <w:instrText xml:space="preserve"> INCLUDEPICTURE  "C:\\..\\..\\..\\..\\Users\\cmcc\\AppData\\Roaming\\Foxmail7\\Temp-9192-20220519203036\\Attach\\image005(05-20-17-49-42).png" \* MERGEFORMATINET </w:instrText>
      </w:r>
      <w:r w:rsidR="009B7098">
        <w:rPr>
          <w:lang w:val="en-US"/>
        </w:rPr>
        <w:fldChar w:fldCharType="separate"/>
      </w:r>
      <w:r w:rsidR="00B532F7">
        <w:rPr>
          <w:lang w:val="en-US"/>
        </w:rPr>
        <w:fldChar w:fldCharType="begin"/>
      </w:r>
      <w:r w:rsidR="00B532F7">
        <w:rPr>
          <w:lang w:val="en-US"/>
        </w:rPr>
        <w:instrText xml:space="preserve"> INCLUDEPICTURE  "C:\\..\\..\\..\\..\\Users\\cmcc\\AppData\\Roaming\\Foxmail7\\Temp-9192-20220519203036\\Attach\\image005(05-20-17-49-42).png" \* MERGEFORMATINET </w:instrText>
      </w:r>
      <w:r w:rsidR="00B532F7">
        <w:rPr>
          <w:lang w:val="en-US"/>
        </w:rPr>
        <w:fldChar w:fldCharType="separate"/>
      </w:r>
      <w:r w:rsidR="00F12D53">
        <w:rPr>
          <w:lang w:val="en-US"/>
        </w:rPr>
        <w:fldChar w:fldCharType="begin"/>
      </w:r>
      <w:r w:rsidR="00F12D53">
        <w:rPr>
          <w:lang w:val="en-US"/>
        </w:rPr>
        <w:instrText xml:space="preserve"> INCLUDEPICTURE  "C:\\..\\..\\..\\..\\Users\\cmcc\\AppData\\Roaming\\Foxmail7\\Temp-9192-20220519203036\\Attach\\image005(05-20-17-49-42).png" \* MERGEFORMATINET </w:instrText>
      </w:r>
      <w:r w:rsidR="00F12D53">
        <w:rPr>
          <w:lang w:val="en-US"/>
        </w:rPr>
        <w:fldChar w:fldCharType="separate"/>
      </w:r>
      <w:r w:rsidR="001B5688">
        <w:rPr>
          <w:lang w:val="en-US"/>
        </w:rPr>
        <w:fldChar w:fldCharType="begin"/>
      </w:r>
      <w:r w:rsidR="001B5688">
        <w:rPr>
          <w:lang w:val="en-US"/>
        </w:rPr>
        <w:instrText xml:space="preserve"> </w:instrText>
      </w:r>
      <w:r w:rsidR="001B5688">
        <w:rPr>
          <w:lang w:val="en-US"/>
        </w:rPr>
        <w:instrText>INCLUDEPICTURE  "C:\\..\\..\\..\\..\\Users\\cmcc\\AppData\\Roaming\\Foxmail7\\Temp-91</w:instrText>
      </w:r>
      <w:r w:rsidR="001B5688">
        <w:rPr>
          <w:lang w:val="en-US"/>
        </w:rPr>
        <w:instrText>92-20220519203036\\Attach\\image005(05-20-17-49-42).png" \* MERGEFORMATINET</w:instrText>
      </w:r>
      <w:r w:rsidR="001B5688">
        <w:rPr>
          <w:lang w:val="en-US"/>
        </w:rPr>
        <w:instrText xml:space="preserve"> </w:instrText>
      </w:r>
      <w:r w:rsidR="001B5688">
        <w:rPr>
          <w:lang w:val="en-US"/>
        </w:rPr>
        <w:fldChar w:fldCharType="separate"/>
      </w:r>
      <w:r w:rsidR="002256D2">
        <w:rPr>
          <w:lang w:val="en-US"/>
        </w:rPr>
        <w:pict w14:anchorId="3A6F5F9C">
          <v:shape id="_x0000_i1047" type="#_x0000_t75" style="width:42pt;height:11.25pt">
            <v:imagedata r:id="rId1982" r:href="rId1983"/>
          </v:shape>
        </w:pict>
      </w:r>
      <w:r w:rsidR="001B5688">
        <w:rPr>
          <w:lang w:val="en-US"/>
        </w:rPr>
        <w:fldChar w:fldCharType="end"/>
      </w:r>
      <w:r w:rsidR="00F12D53">
        <w:rPr>
          <w:lang w:val="en-US"/>
        </w:rPr>
        <w:fldChar w:fldCharType="end"/>
      </w:r>
      <w:r w:rsidR="00B532F7">
        <w:rPr>
          <w:lang w:val="en-US"/>
        </w:rPr>
        <w:fldChar w:fldCharType="end"/>
      </w:r>
      <w:r w:rsidR="009B7098">
        <w:rPr>
          <w:lang w:val="en-US"/>
        </w:rPr>
        <w:fldChar w:fldCharType="end"/>
      </w:r>
      <w:r w:rsidR="00067092">
        <w:rPr>
          <w:lang w:val="en-US"/>
        </w:rPr>
        <w:fldChar w:fldCharType="end"/>
      </w:r>
      <w:r w:rsidRPr="006A2270">
        <w:rPr>
          <w:rFonts w:eastAsia="Microsoft YaHei UI"/>
          <w:color w:val="000000"/>
          <w:lang w:val="en-US" w:eastAsia="zh-CN"/>
        </w:rPr>
        <w:t> for InF (Section 7.6.3.1 of TR 38.901)</w:t>
      </w:r>
    </w:p>
    <w:p w14:paraId="56702D09" w14:textId="77777777" w:rsidR="006A2270" w:rsidRPr="006A2270" w:rsidRDefault="006A2270" w:rsidP="00CF6E6D">
      <w:pPr>
        <w:pStyle w:val="ListParagraph"/>
        <w:numPr>
          <w:ilvl w:val="0"/>
          <w:numId w:val="528"/>
        </w:numPr>
        <w:rPr>
          <w:rFonts w:eastAsia="Microsoft YaHei UI"/>
          <w:color w:val="000000"/>
          <w:lang w:val="en-US" w:eastAsia="zh-CN"/>
        </w:rPr>
      </w:pPr>
      <w:r w:rsidRPr="006A2270">
        <w:rPr>
          <w:rFonts w:eastAsia="Microsoft YaHei UI"/>
          <w:color w:val="000000"/>
          <w:lang w:val="en-US" w:eastAsia="zh-CN"/>
        </w:rPr>
        <w:t>the small scale parameters are according to Section 7.6.3.1 of TR 38.901</w:t>
      </w:r>
    </w:p>
    <w:p w14:paraId="287C94CD" w14:textId="77777777" w:rsidR="006A2270" w:rsidRPr="006A2270" w:rsidRDefault="006A2270" w:rsidP="00CF6E6D">
      <w:pPr>
        <w:pStyle w:val="ListParagraph"/>
        <w:numPr>
          <w:ilvl w:val="0"/>
          <w:numId w:val="528"/>
        </w:numPr>
        <w:rPr>
          <w:rFonts w:eastAsia="Microsoft YaHei UI"/>
          <w:color w:val="000000"/>
          <w:lang w:val="en-US" w:eastAsia="zh-CN"/>
        </w:rPr>
      </w:pPr>
      <w:r w:rsidRPr="006A2270">
        <w:rPr>
          <w:rFonts w:eastAsia="Microsoft YaHei UI"/>
          <w:color w:val="000000"/>
          <w:lang w:val="en-US" w:eastAsia="zh-CN"/>
        </w:rPr>
        <w:t>the absolute time of arrival is according to Section 7.6.9 of TR 38.901</w:t>
      </w:r>
    </w:p>
    <w:p w14:paraId="1FDB362D" w14:textId="77777777" w:rsidR="006A2270" w:rsidRPr="006A2270" w:rsidRDefault="006A2270" w:rsidP="006A2270">
      <w:pPr>
        <w:rPr>
          <w:rFonts w:ascii="Times New Roman" w:hAnsi="Times New Roman"/>
          <w:szCs w:val="20"/>
          <w:highlight w:val="green"/>
          <w:lang w:eastAsia="ja-JP"/>
        </w:rPr>
      </w:pPr>
      <w:r w:rsidRPr="006A2270">
        <w:rPr>
          <w:rFonts w:ascii="Times New Roman" w:hAnsi="Times New Roman"/>
          <w:szCs w:val="20"/>
          <w:highlight w:val="green"/>
          <w:lang w:eastAsia="ja-JP"/>
        </w:rPr>
        <w:t>Agreement</w:t>
      </w:r>
    </w:p>
    <w:p w14:paraId="37BA2FAB" w14:textId="77777777" w:rsidR="006A2270" w:rsidRPr="006A2270" w:rsidRDefault="006A2270" w:rsidP="006A2270">
      <w:pPr>
        <w:rPr>
          <w:rFonts w:ascii="Times New Roman" w:eastAsia="SimSun" w:hAnsi="Times New Roman"/>
          <w:color w:val="000000"/>
          <w:szCs w:val="20"/>
          <w:lang w:val="en-US" w:eastAsia="zh-CN"/>
        </w:rPr>
      </w:pPr>
      <w:r w:rsidRPr="006A2270">
        <w:rPr>
          <w:rFonts w:ascii="Times New Roman" w:eastAsia="SimSun" w:hAnsi="Times New Roman"/>
          <w:color w:val="000000"/>
          <w:szCs w:val="20"/>
          <w:lang w:val="en-US" w:eastAsia="zh-CN"/>
        </w:rPr>
        <w:t>If spatial consistency is enabled for the evaluation of AI/ML based positioning, the baseline evaluation does not incorporate spatially consistent UT/BS mobility modelling (Section 7.6.3.2 of TR 38.901).</w:t>
      </w:r>
    </w:p>
    <w:p w14:paraId="7CC38C5B" w14:textId="72B5FFA9" w:rsidR="006A2270" w:rsidRPr="006A2270" w:rsidRDefault="006A2270" w:rsidP="00CF6E6D">
      <w:pPr>
        <w:pStyle w:val="ListParagraph"/>
        <w:numPr>
          <w:ilvl w:val="0"/>
          <w:numId w:val="529"/>
        </w:numPr>
        <w:rPr>
          <w:color w:val="000000"/>
          <w:lang w:val="en-US" w:eastAsia="zh-CN"/>
        </w:rPr>
      </w:pPr>
      <w:r w:rsidRPr="006A2270">
        <w:rPr>
          <w:color w:val="000000"/>
          <w:lang w:val="en-US" w:eastAsia="zh-CN"/>
        </w:rPr>
        <w:t>It is optional to implement spatially consistent UT/BS mobility modelling (Section 7.6.3.2 of TR 38.901).</w:t>
      </w:r>
    </w:p>
    <w:p w14:paraId="31C6890C" w14:textId="77777777" w:rsidR="006A2270" w:rsidRPr="006A2270" w:rsidRDefault="006A2270" w:rsidP="006A2270">
      <w:pPr>
        <w:rPr>
          <w:rFonts w:ascii="Times New Roman" w:hAnsi="Times New Roman"/>
          <w:szCs w:val="20"/>
          <w:highlight w:val="green"/>
          <w:lang w:eastAsia="ja-JP"/>
        </w:rPr>
      </w:pPr>
      <w:r w:rsidRPr="006A2270">
        <w:rPr>
          <w:rFonts w:ascii="Times New Roman" w:hAnsi="Times New Roman"/>
          <w:szCs w:val="20"/>
          <w:highlight w:val="green"/>
          <w:lang w:eastAsia="ja-JP"/>
        </w:rPr>
        <w:t>Agreement</w:t>
      </w:r>
    </w:p>
    <w:p w14:paraId="28846A9A" w14:textId="77777777" w:rsidR="006A2270" w:rsidRPr="006A2270" w:rsidRDefault="006A2270" w:rsidP="006A2270">
      <w:pPr>
        <w:rPr>
          <w:rFonts w:ascii="Times New Roman" w:eastAsia="SimSun" w:hAnsi="Times New Roman"/>
          <w:color w:val="000000"/>
          <w:szCs w:val="20"/>
          <w:lang w:val="en-US" w:eastAsia="zh-CN"/>
        </w:rPr>
      </w:pPr>
      <w:r w:rsidRPr="006A2270">
        <w:rPr>
          <w:rFonts w:ascii="Times New Roman" w:eastAsia="SimSun" w:hAnsi="Times New Roman"/>
          <w:color w:val="000000"/>
          <w:szCs w:val="20"/>
          <w:lang w:val="en-US" w:eastAsia="zh-CN"/>
        </w:rPr>
        <w:t>For evaluation of AI/ML based positioning, companies are encouraged to evaluate the model generalization.</w:t>
      </w:r>
    </w:p>
    <w:p w14:paraId="7AFA563B" w14:textId="77777777" w:rsidR="006A2270" w:rsidRPr="006A2270" w:rsidRDefault="006A2270" w:rsidP="00CF6E6D">
      <w:pPr>
        <w:pStyle w:val="ListParagraph"/>
        <w:numPr>
          <w:ilvl w:val="0"/>
          <w:numId w:val="529"/>
        </w:numPr>
        <w:rPr>
          <w:rFonts w:eastAsia="Microsoft YaHei UI"/>
          <w:color w:val="000000"/>
          <w:lang w:val="en-US" w:eastAsia="zh-CN"/>
        </w:rPr>
      </w:pPr>
      <w:r w:rsidRPr="006A2270">
        <w:rPr>
          <w:rFonts w:eastAsia="Microsoft YaHei UI"/>
          <w:color w:val="000000"/>
          <w:lang w:val="en-US" w:eastAsia="zh-CN"/>
        </w:rPr>
        <w:t>FFS: the metrics for evaluating the model generalization (e.g., model performance based on agreed KPIs under different settings)</w:t>
      </w:r>
    </w:p>
    <w:p w14:paraId="196DD9BB" w14:textId="77777777" w:rsidR="006A2270" w:rsidRDefault="006A2270" w:rsidP="00154237">
      <w:pPr>
        <w:rPr>
          <w:lang w:eastAsia="x-none"/>
        </w:rPr>
      </w:pPr>
    </w:p>
    <w:p w14:paraId="03A5FDB3" w14:textId="01180993" w:rsidR="006A2270" w:rsidRDefault="006A2270" w:rsidP="006A2270">
      <w:pPr>
        <w:rPr>
          <w:lang w:eastAsia="x-none"/>
        </w:rPr>
      </w:pPr>
      <w:r w:rsidRPr="00F87F1F">
        <w:rPr>
          <w:b/>
          <w:bCs/>
          <w:lang w:eastAsia="x-none"/>
        </w:rPr>
        <w:t>Decision:</w:t>
      </w:r>
      <w:r>
        <w:rPr>
          <w:lang w:eastAsia="x-none"/>
        </w:rPr>
        <w:t xml:space="preserve"> As per email decision posted on May 25</w:t>
      </w:r>
      <w:r w:rsidRPr="00F87F1F">
        <w:rPr>
          <w:vertAlign w:val="superscript"/>
          <w:lang w:eastAsia="x-none"/>
        </w:rPr>
        <w:t>th</w:t>
      </w:r>
      <w:r>
        <w:rPr>
          <w:lang w:eastAsia="x-none"/>
        </w:rPr>
        <w:t>,</w:t>
      </w:r>
    </w:p>
    <w:p w14:paraId="51F00981" w14:textId="77777777" w:rsidR="002F7A37" w:rsidRPr="00D50A9A" w:rsidRDefault="002F7A37" w:rsidP="002F7A37">
      <w:pPr>
        <w:shd w:val="clear" w:color="auto" w:fill="FFFFFF"/>
        <w:rPr>
          <w:highlight w:val="green"/>
          <w:lang w:eastAsia="ja-JP"/>
        </w:rPr>
      </w:pPr>
      <w:r w:rsidRPr="00D50A9A">
        <w:rPr>
          <w:rFonts w:hint="eastAsia"/>
          <w:highlight w:val="green"/>
          <w:lang w:eastAsia="ja-JP"/>
        </w:rPr>
        <w:lastRenderedPageBreak/>
        <w:t>Agreement</w:t>
      </w:r>
    </w:p>
    <w:p w14:paraId="00A96EC3" w14:textId="77777777" w:rsidR="002F7A37" w:rsidRPr="00F8461D" w:rsidRDefault="002F7A37" w:rsidP="002F7A37">
      <w:pPr>
        <w:shd w:val="clear" w:color="auto" w:fill="FFFFFF"/>
        <w:rPr>
          <w:rFonts w:ascii="Times New Roman" w:eastAsia="SimSun" w:hAnsi="Times New Roman"/>
          <w:color w:val="000000"/>
          <w:szCs w:val="20"/>
          <w:lang w:val="en-US" w:eastAsia="zh-CN"/>
        </w:rPr>
      </w:pPr>
      <w:r w:rsidRPr="00F8461D">
        <w:rPr>
          <w:rFonts w:ascii="Times New Roman" w:eastAsia="SimSun" w:hAnsi="Times New Roman"/>
          <w:color w:val="000000"/>
          <w:szCs w:val="20"/>
          <w:lang w:val="en-US" w:eastAsia="zh-CN"/>
        </w:rPr>
        <w:t>Companies are encouraged to provide evaluation results for:</w:t>
      </w:r>
    </w:p>
    <w:p w14:paraId="7F0ADA98" w14:textId="77777777" w:rsidR="002F7A37" w:rsidRPr="00F8461D" w:rsidRDefault="002F7A37" w:rsidP="00CF6E6D">
      <w:pPr>
        <w:numPr>
          <w:ilvl w:val="0"/>
          <w:numId w:val="530"/>
        </w:numPr>
        <w:shd w:val="clear" w:color="auto" w:fill="FFFFFF"/>
        <w:jc w:val="both"/>
        <w:rPr>
          <w:rFonts w:ascii="Times New Roman" w:eastAsia="Microsoft YaHei UI" w:hAnsi="Times New Roman"/>
          <w:color w:val="000000"/>
          <w:szCs w:val="20"/>
          <w:lang w:val="en-US" w:eastAsia="zh-CN"/>
        </w:rPr>
      </w:pPr>
      <w:r w:rsidRPr="00F8461D">
        <w:rPr>
          <w:rFonts w:ascii="Times New Roman" w:eastAsia="Microsoft YaHei UI" w:hAnsi="Times New Roman"/>
          <w:color w:val="000000"/>
          <w:szCs w:val="20"/>
          <w:lang w:val="en-US" w:eastAsia="zh-CN"/>
        </w:rPr>
        <w:t>Direct AI/ML positioning</w:t>
      </w:r>
    </w:p>
    <w:p w14:paraId="5E70FC6B" w14:textId="77777777" w:rsidR="002F7A37" w:rsidRPr="00F8461D" w:rsidRDefault="002F7A37" w:rsidP="00CF6E6D">
      <w:pPr>
        <w:numPr>
          <w:ilvl w:val="1"/>
          <w:numId w:val="530"/>
        </w:numPr>
        <w:shd w:val="clear" w:color="auto" w:fill="FFFFFF"/>
        <w:jc w:val="both"/>
        <w:rPr>
          <w:rFonts w:ascii="Times New Roman" w:eastAsia="Microsoft YaHei UI" w:hAnsi="Times New Roman"/>
          <w:color w:val="000000"/>
          <w:szCs w:val="20"/>
          <w:lang w:val="en-US" w:eastAsia="zh-CN"/>
        </w:rPr>
      </w:pPr>
      <w:r w:rsidRPr="00F8461D">
        <w:rPr>
          <w:rFonts w:ascii="Times New Roman" w:eastAsia="Microsoft YaHei UI" w:hAnsi="Times New Roman"/>
          <w:color w:val="000000"/>
          <w:szCs w:val="20"/>
          <w:lang w:val="en-US" w:eastAsia="zh-CN"/>
        </w:rPr>
        <w:t>Companies are encouraged to describe at least the following implementation details for the evaluation</w:t>
      </w:r>
    </w:p>
    <w:p w14:paraId="2F907C59" w14:textId="77777777" w:rsidR="002F7A37" w:rsidRPr="00F8461D" w:rsidRDefault="002F7A37" w:rsidP="00CF6E6D">
      <w:pPr>
        <w:numPr>
          <w:ilvl w:val="2"/>
          <w:numId w:val="530"/>
        </w:numPr>
        <w:shd w:val="clear" w:color="auto" w:fill="FFFFFF"/>
        <w:jc w:val="both"/>
        <w:rPr>
          <w:rFonts w:ascii="Times New Roman" w:eastAsia="Microsoft YaHei UI" w:hAnsi="Times New Roman"/>
          <w:color w:val="000000"/>
          <w:szCs w:val="20"/>
          <w:lang w:val="en-US" w:eastAsia="zh-CN"/>
        </w:rPr>
      </w:pPr>
      <w:r w:rsidRPr="00F8461D">
        <w:rPr>
          <w:rFonts w:ascii="Times New Roman" w:eastAsia="Microsoft YaHei UI" w:hAnsi="Times New Roman"/>
          <w:color w:val="000000"/>
          <w:szCs w:val="20"/>
          <w:lang w:val="en-US" w:eastAsia="zh-CN"/>
        </w:rPr>
        <w:t>details of the channel observation used as the input of the AI/ML model inference (e.g., type and size of model input), model input acquisition and pre-processing</w:t>
      </w:r>
    </w:p>
    <w:p w14:paraId="54FF3640" w14:textId="77777777" w:rsidR="002F7A37" w:rsidRPr="00F8461D" w:rsidRDefault="002F7A37" w:rsidP="00CF6E6D">
      <w:pPr>
        <w:numPr>
          <w:ilvl w:val="0"/>
          <w:numId w:val="530"/>
        </w:numPr>
        <w:shd w:val="clear" w:color="auto" w:fill="FFFFFF"/>
        <w:jc w:val="both"/>
        <w:rPr>
          <w:rFonts w:ascii="Times New Roman" w:eastAsia="Microsoft YaHei UI" w:hAnsi="Times New Roman"/>
          <w:color w:val="000000"/>
          <w:szCs w:val="20"/>
          <w:lang w:val="en-US" w:eastAsia="zh-CN"/>
        </w:rPr>
      </w:pPr>
      <w:r w:rsidRPr="00F8461D">
        <w:rPr>
          <w:rFonts w:ascii="Times New Roman" w:eastAsia="Microsoft YaHei UI" w:hAnsi="Times New Roman"/>
          <w:color w:val="000000"/>
          <w:szCs w:val="20"/>
          <w:lang w:val="en-US" w:eastAsia="zh-CN"/>
        </w:rPr>
        <w:t>AI/ML assisted positioning</w:t>
      </w:r>
    </w:p>
    <w:p w14:paraId="5DD11FDF" w14:textId="77777777" w:rsidR="002F7A37" w:rsidRPr="00F8461D" w:rsidRDefault="002F7A37" w:rsidP="00CF6E6D">
      <w:pPr>
        <w:numPr>
          <w:ilvl w:val="1"/>
          <w:numId w:val="530"/>
        </w:numPr>
        <w:shd w:val="clear" w:color="auto" w:fill="FFFFFF"/>
        <w:jc w:val="both"/>
        <w:rPr>
          <w:rFonts w:ascii="Times New Roman" w:eastAsia="Microsoft YaHei UI" w:hAnsi="Times New Roman"/>
          <w:color w:val="000000"/>
          <w:szCs w:val="20"/>
          <w:lang w:val="en-US" w:eastAsia="zh-CN"/>
        </w:rPr>
      </w:pPr>
      <w:r w:rsidRPr="00F8461D">
        <w:rPr>
          <w:rFonts w:ascii="Times New Roman" w:eastAsia="Microsoft YaHei UI" w:hAnsi="Times New Roman"/>
          <w:color w:val="000000"/>
          <w:szCs w:val="20"/>
          <w:lang w:val="en-US" w:eastAsia="zh-CN"/>
        </w:rPr>
        <w:t>Companies are encouraged to describe at least the following implementation details for the evaluation</w:t>
      </w:r>
    </w:p>
    <w:p w14:paraId="3AC09A0F" w14:textId="77777777" w:rsidR="002F7A37" w:rsidRPr="00F8461D" w:rsidRDefault="002F7A37" w:rsidP="00CF6E6D">
      <w:pPr>
        <w:numPr>
          <w:ilvl w:val="2"/>
          <w:numId w:val="530"/>
        </w:numPr>
        <w:shd w:val="clear" w:color="auto" w:fill="FFFFFF"/>
        <w:jc w:val="both"/>
        <w:rPr>
          <w:rFonts w:ascii="Times New Roman" w:eastAsia="Microsoft YaHei UI" w:hAnsi="Times New Roman"/>
          <w:color w:val="000000"/>
          <w:szCs w:val="20"/>
          <w:lang w:val="en-US" w:eastAsia="zh-CN"/>
        </w:rPr>
      </w:pPr>
      <w:r w:rsidRPr="00F8461D">
        <w:rPr>
          <w:rFonts w:ascii="Times New Roman" w:eastAsia="Microsoft YaHei UI" w:hAnsi="Times New Roman"/>
          <w:color w:val="000000"/>
          <w:szCs w:val="20"/>
          <w:lang w:val="en-US" w:eastAsia="zh-CN"/>
        </w:rPr>
        <w:t>details of the channel observation used as the input of the AI/ML model inference (e.g., type and size of model input), model input acquisition and pre-processing</w:t>
      </w:r>
    </w:p>
    <w:p w14:paraId="09E30872" w14:textId="77777777" w:rsidR="002F7A37" w:rsidRPr="00F8461D" w:rsidRDefault="002F7A37" w:rsidP="00CF6E6D">
      <w:pPr>
        <w:numPr>
          <w:ilvl w:val="2"/>
          <w:numId w:val="530"/>
        </w:numPr>
        <w:shd w:val="clear" w:color="auto" w:fill="FFFFFF"/>
        <w:jc w:val="both"/>
        <w:rPr>
          <w:rFonts w:ascii="Times New Roman" w:eastAsia="Microsoft YaHei UI" w:hAnsi="Times New Roman"/>
          <w:color w:val="000000"/>
          <w:szCs w:val="20"/>
          <w:lang w:val="en-US" w:eastAsia="zh-CN"/>
        </w:rPr>
      </w:pPr>
      <w:r w:rsidRPr="00F8461D">
        <w:rPr>
          <w:rFonts w:ascii="Times New Roman" w:eastAsia="Microsoft YaHei UI" w:hAnsi="Times New Roman"/>
          <w:color w:val="000000"/>
          <w:szCs w:val="20"/>
          <w:lang w:val="en-US" w:eastAsia="zh-CN"/>
        </w:rPr>
        <w:t>details of the output of the AI/ML model inference, how the AI/ML model output is used to obtain the UE’s location</w:t>
      </w:r>
    </w:p>
    <w:p w14:paraId="65C7AC78" w14:textId="2E15BC57" w:rsidR="002F7A37" w:rsidRPr="00F8461D" w:rsidRDefault="002F7A37" w:rsidP="002F7A37">
      <w:pPr>
        <w:rPr>
          <w:lang w:val="en-US" w:eastAsia="zh-CN"/>
        </w:rPr>
      </w:pPr>
    </w:p>
    <w:p w14:paraId="38305422" w14:textId="77777777" w:rsidR="002F7A37" w:rsidRPr="00D50A9A" w:rsidRDefault="002F7A37" w:rsidP="002F7A37">
      <w:pPr>
        <w:shd w:val="clear" w:color="auto" w:fill="FFFFFF"/>
        <w:rPr>
          <w:highlight w:val="green"/>
          <w:lang w:eastAsia="ja-JP"/>
        </w:rPr>
      </w:pPr>
      <w:r w:rsidRPr="00D50A9A">
        <w:rPr>
          <w:rFonts w:hint="eastAsia"/>
          <w:highlight w:val="green"/>
          <w:lang w:eastAsia="ja-JP"/>
        </w:rPr>
        <w:t>Agreement</w:t>
      </w:r>
    </w:p>
    <w:p w14:paraId="31185C57" w14:textId="77777777" w:rsidR="002F7A37" w:rsidRPr="00F8461D" w:rsidRDefault="002F7A37" w:rsidP="002F7A37">
      <w:pPr>
        <w:shd w:val="clear" w:color="auto" w:fill="FFFFFF"/>
        <w:rPr>
          <w:rFonts w:ascii="Times New Roman" w:eastAsia="SimSun" w:hAnsi="Times New Roman"/>
          <w:color w:val="000000"/>
          <w:szCs w:val="20"/>
          <w:lang w:val="en-US" w:eastAsia="zh-CN"/>
        </w:rPr>
      </w:pPr>
      <w:r w:rsidRPr="00F8461D">
        <w:rPr>
          <w:rFonts w:ascii="Times New Roman" w:eastAsia="SimSun" w:hAnsi="Times New Roman"/>
          <w:color w:val="000000"/>
          <w:szCs w:val="20"/>
          <w:lang w:val="en-US" w:eastAsia="zh-CN"/>
        </w:rPr>
        <w:t>When reporting evaluation results with direct AI/ML positioning and/or AI/ML assisted positioning, proponent company is expected to describe if a one-sided model</w:t>
      </w:r>
      <w:r>
        <w:rPr>
          <w:rFonts w:ascii="Times New Roman" w:eastAsia="SimSun" w:hAnsi="Times New Roman"/>
          <w:color w:val="000000"/>
          <w:szCs w:val="20"/>
          <w:lang w:val="en-US" w:eastAsia="zh-CN"/>
        </w:rPr>
        <w:t xml:space="preserve"> </w:t>
      </w:r>
      <w:r w:rsidRPr="00F8461D">
        <w:rPr>
          <w:rFonts w:ascii="Times New Roman" w:eastAsia="SimSun" w:hAnsi="Times New Roman"/>
          <w:color w:val="000000"/>
          <w:szCs w:val="20"/>
          <w:lang w:val="en-US" w:eastAsia="zh-CN"/>
        </w:rPr>
        <w:t>or a two-sided model is used.</w:t>
      </w:r>
    </w:p>
    <w:p w14:paraId="0E9B5418" w14:textId="77777777" w:rsidR="002F7A37" w:rsidRPr="002F7A37" w:rsidRDefault="002F7A37" w:rsidP="00CF6E6D">
      <w:pPr>
        <w:pStyle w:val="ListParagraph"/>
        <w:numPr>
          <w:ilvl w:val="0"/>
          <w:numId w:val="529"/>
        </w:numPr>
        <w:rPr>
          <w:lang w:val="en-US" w:eastAsia="zh-CN"/>
        </w:rPr>
      </w:pPr>
      <w:r w:rsidRPr="002F7A37">
        <w:rPr>
          <w:lang w:val="en-US" w:eastAsia="zh-CN"/>
        </w:rPr>
        <w:t>If one-sided model (i.e., UE-side model or network-side model), the proponent company report which side the model inference is performed (e.g. UE, network), and any details specific to the side that performs the AI/ML model inference.</w:t>
      </w:r>
    </w:p>
    <w:p w14:paraId="77F5D211" w14:textId="77777777" w:rsidR="002F7A37" w:rsidRPr="002F7A37" w:rsidRDefault="002F7A37" w:rsidP="00CF6E6D">
      <w:pPr>
        <w:pStyle w:val="ListParagraph"/>
        <w:numPr>
          <w:ilvl w:val="0"/>
          <w:numId w:val="529"/>
        </w:numPr>
        <w:rPr>
          <w:lang w:val="en-US" w:eastAsia="zh-CN"/>
        </w:rPr>
      </w:pPr>
      <w:r w:rsidRPr="002F7A37">
        <w:rPr>
          <w:lang w:val="en-US" w:eastAsia="zh-CN"/>
        </w:rPr>
        <w:t>If two-sided model, the proponent company report which side (e.g., UE, network) performs the first part of interference, and which side (e.g., network, UE) performs the remaining part of the inference.</w:t>
      </w:r>
    </w:p>
    <w:p w14:paraId="14B8457A" w14:textId="77777777" w:rsidR="002F7A37" w:rsidRPr="00D50A9A" w:rsidRDefault="002F7A37" w:rsidP="002F7A37">
      <w:pPr>
        <w:shd w:val="clear" w:color="auto" w:fill="FFFFFF"/>
        <w:rPr>
          <w:highlight w:val="green"/>
          <w:lang w:eastAsia="ja-JP"/>
        </w:rPr>
      </w:pPr>
      <w:r w:rsidRPr="00D50A9A">
        <w:rPr>
          <w:rFonts w:hint="eastAsia"/>
          <w:highlight w:val="green"/>
          <w:lang w:eastAsia="ja-JP"/>
        </w:rPr>
        <w:t>Agreement</w:t>
      </w:r>
    </w:p>
    <w:p w14:paraId="7C4E1183" w14:textId="77777777" w:rsidR="002F7A37" w:rsidRPr="00F8461D" w:rsidRDefault="002F7A37" w:rsidP="002F7A37">
      <w:pPr>
        <w:shd w:val="clear" w:color="auto" w:fill="FFFFFF"/>
        <w:rPr>
          <w:rFonts w:ascii="Times New Roman" w:eastAsia="SimSun" w:hAnsi="Times New Roman"/>
          <w:color w:val="000000"/>
          <w:szCs w:val="20"/>
          <w:lang w:val="en-US" w:eastAsia="zh-CN"/>
        </w:rPr>
      </w:pPr>
      <w:r w:rsidRPr="00F8461D">
        <w:rPr>
          <w:rFonts w:ascii="Times New Roman" w:eastAsia="SimSun" w:hAnsi="Times New Roman"/>
          <w:color w:val="000000"/>
          <w:szCs w:val="20"/>
          <w:lang w:val="en-US" w:eastAsia="zh-CN"/>
        </w:rPr>
        <w:t>For evaluation of AI/ML based positioning, the computational complexity can be reported via the metric of floating point operations (FLOPs).</w:t>
      </w:r>
    </w:p>
    <w:p w14:paraId="5A02D7A2" w14:textId="77777777" w:rsidR="002F7A37" w:rsidRPr="002F7A37" w:rsidRDefault="002F7A37" w:rsidP="00CF6E6D">
      <w:pPr>
        <w:pStyle w:val="ListParagraph"/>
        <w:numPr>
          <w:ilvl w:val="0"/>
          <w:numId w:val="531"/>
        </w:numPr>
        <w:rPr>
          <w:lang w:val="en-US" w:eastAsia="zh-CN"/>
        </w:rPr>
      </w:pPr>
      <w:r w:rsidRPr="002F7A37">
        <w:rPr>
          <w:lang w:val="en-US" w:eastAsia="zh-CN"/>
        </w:rPr>
        <w:t>Note: For AI/ML assisted methods, computational complexity for the AI/ML model is only one component of the overall complexity for estimating the UE’s location.</w:t>
      </w:r>
    </w:p>
    <w:p w14:paraId="3A17443C" w14:textId="77777777" w:rsidR="002F7A37" w:rsidRPr="002F7A37" w:rsidRDefault="002F7A37" w:rsidP="00CF6E6D">
      <w:pPr>
        <w:pStyle w:val="ListParagraph"/>
        <w:numPr>
          <w:ilvl w:val="0"/>
          <w:numId w:val="531"/>
        </w:numPr>
        <w:rPr>
          <w:lang w:val="en-US" w:eastAsia="zh-CN"/>
        </w:rPr>
      </w:pPr>
      <w:r w:rsidRPr="002F7A37">
        <w:rPr>
          <w:lang w:val="en-US" w:eastAsia="zh-CN"/>
        </w:rPr>
        <w:t>Note: Other metrics to measure the computational complexity are not precluded.</w:t>
      </w:r>
    </w:p>
    <w:p w14:paraId="328E3F62" w14:textId="77777777" w:rsidR="002F7A37" w:rsidRPr="00D50A9A" w:rsidRDefault="002F7A37" w:rsidP="002F7A37">
      <w:pPr>
        <w:shd w:val="clear" w:color="auto" w:fill="FFFFFF"/>
        <w:rPr>
          <w:highlight w:val="green"/>
          <w:lang w:eastAsia="ja-JP"/>
        </w:rPr>
      </w:pPr>
      <w:r w:rsidRPr="00D50A9A">
        <w:rPr>
          <w:rFonts w:hint="eastAsia"/>
          <w:highlight w:val="green"/>
          <w:lang w:eastAsia="ja-JP"/>
        </w:rPr>
        <w:t>Agreement</w:t>
      </w:r>
    </w:p>
    <w:p w14:paraId="1622652D" w14:textId="77777777" w:rsidR="002F7A37" w:rsidRPr="00F8461D" w:rsidRDefault="002F7A37" w:rsidP="002F7A37">
      <w:pPr>
        <w:shd w:val="clear" w:color="auto" w:fill="FFFFFF"/>
        <w:rPr>
          <w:rFonts w:ascii="Times New Roman" w:eastAsia="SimSun" w:hAnsi="Times New Roman"/>
          <w:color w:val="000000"/>
          <w:szCs w:val="20"/>
          <w:lang w:val="en-US" w:eastAsia="zh-CN"/>
        </w:rPr>
      </w:pPr>
      <w:r w:rsidRPr="00F8461D">
        <w:rPr>
          <w:rFonts w:ascii="Times New Roman" w:eastAsia="SimSun" w:hAnsi="Times New Roman"/>
          <w:color w:val="000000"/>
          <w:szCs w:val="20"/>
          <w:lang w:val="en-US" w:eastAsia="zh-CN"/>
        </w:rPr>
        <w:t>For evaluation of AI/ML based positioning, details of the training dataset generation are to be reported by proponent company. The report may include (in addition to other selected settings, if applicable):</w:t>
      </w:r>
    </w:p>
    <w:p w14:paraId="40902944" w14:textId="77777777" w:rsidR="002F7A37" w:rsidRPr="002B508F" w:rsidRDefault="002F7A37" w:rsidP="00CF6E6D">
      <w:pPr>
        <w:pStyle w:val="ListParagraph"/>
        <w:numPr>
          <w:ilvl w:val="0"/>
          <w:numId w:val="532"/>
        </w:numPr>
        <w:rPr>
          <w:lang w:val="en-US" w:eastAsia="zh-CN"/>
        </w:rPr>
      </w:pPr>
      <w:r w:rsidRPr="002B508F">
        <w:rPr>
          <w:lang w:val="en-US" w:eastAsia="zh-CN"/>
        </w:rPr>
        <w:t>The size of training dataset, for example, the total number of UEs in the evaluation area for generating training dataset;</w:t>
      </w:r>
    </w:p>
    <w:p w14:paraId="758BFF33" w14:textId="77777777" w:rsidR="002F7A37" w:rsidRPr="002B508F" w:rsidRDefault="002F7A37" w:rsidP="00CF6E6D">
      <w:pPr>
        <w:pStyle w:val="ListParagraph"/>
        <w:numPr>
          <w:ilvl w:val="0"/>
          <w:numId w:val="532"/>
        </w:numPr>
        <w:rPr>
          <w:lang w:val="en-US" w:eastAsia="zh-CN"/>
        </w:rPr>
      </w:pPr>
      <w:r w:rsidRPr="002B508F">
        <w:rPr>
          <w:lang w:val="en-US" w:eastAsia="zh-CN"/>
        </w:rPr>
        <w:t>The distribution of UE location for generating the training dataset may be one of the following:</w:t>
      </w:r>
    </w:p>
    <w:p w14:paraId="16CA3E24" w14:textId="77777777" w:rsidR="002F7A37" w:rsidRPr="002B508F" w:rsidRDefault="002F7A37" w:rsidP="00CF6E6D">
      <w:pPr>
        <w:pStyle w:val="ListParagraph"/>
        <w:numPr>
          <w:ilvl w:val="1"/>
          <w:numId w:val="532"/>
        </w:numPr>
        <w:rPr>
          <w:lang w:val="en-US" w:eastAsia="zh-CN"/>
        </w:rPr>
      </w:pPr>
      <w:r w:rsidRPr="002B508F">
        <w:rPr>
          <w:lang w:val="en-US" w:eastAsia="zh-CN"/>
        </w:rPr>
        <w:t>Option 1: grid distribution, i.e., one training data is collected at the center of one small square grid, where, for example, the width of the square grid can be 0.25/0.5/1.0 m.</w:t>
      </w:r>
    </w:p>
    <w:p w14:paraId="67BEB33B" w14:textId="6C17F4F6" w:rsidR="002F7A37" w:rsidRPr="002B508F" w:rsidRDefault="002F7A37" w:rsidP="00CF6E6D">
      <w:pPr>
        <w:pStyle w:val="ListParagraph"/>
        <w:numPr>
          <w:ilvl w:val="1"/>
          <w:numId w:val="532"/>
        </w:numPr>
        <w:rPr>
          <w:lang w:val="en-US" w:eastAsia="zh-CN"/>
        </w:rPr>
      </w:pPr>
      <w:r w:rsidRPr="002B508F">
        <w:rPr>
          <w:lang w:val="en-US" w:eastAsia="zh-CN"/>
        </w:rPr>
        <w:t>Option 2:</w:t>
      </w:r>
      <w:r w:rsidR="002B508F">
        <w:rPr>
          <w:lang w:val="en-US" w:eastAsia="zh-CN"/>
        </w:rPr>
        <w:t xml:space="preserve"> </w:t>
      </w:r>
      <w:r w:rsidRPr="002B508F">
        <w:rPr>
          <w:lang w:val="en-US" w:eastAsia="zh-CN"/>
        </w:rPr>
        <w:t>uniform</w:t>
      </w:r>
      <w:r w:rsidR="002B508F">
        <w:rPr>
          <w:lang w:val="en-US" w:eastAsia="zh-CN"/>
        </w:rPr>
        <w:t xml:space="preserve"> </w:t>
      </w:r>
      <w:r w:rsidRPr="002B508F">
        <w:rPr>
          <w:lang w:val="en-US" w:eastAsia="zh-CN"/>
        </w:rPr>
        <w:t>distribution, i.e., the UE location is</w:t>
      </w:r>
      <w:r w:rsidR="002B508F">
        <w:rPr>
          <w:lang w:val="en-US" w:eastAsia="zh-CN"/>
        </w:rPr>
        <w:t xml:space="preserve"> </w:t>
      </w:r>
      <w:r w:rsidRPr="002B508F">
        <w:rPr>
          <w:lang w:val="en-US" w:eastAsia="zh-CN"/>
        </w:rPr>
        <w:t>randomly and</w:t>
      </w:r>
      <w:r w:rsidR="002B508F">
        <w:rPr>
          <w:lang w:val="en-US" w:eastAsia="zh-CN"/>
        </w:rPr>
        <w:t xml:space="preserve"> </w:t>
      </w:r>
      <w:r w:rsidRPr="002B508F">
        <w:rPr>
          <w:lang w:val="en-US" w:eastAsia="zh-CN"/>
        </w:rPr>
        <w:t>uniformly distributed in the evaluation area.</w:t>
      </w:r>
    </w:p>
    <w:p w14:paraId="5CF90CE0" w14:textId="596FD034" w:rsidR="00516FC9" w:rsidRPr="002F7A37" w:rsidRDefault="00516FC9" w:rsidP="00626C13">
      <w:pPr>
        <w:rPr>
          <w:lang w:val="en-US" w:eastAsia="x-none"/>
        </w:rPr>
      </w:pPr>
    </w:p>
    <w:p w14:paraId="2E526B36" w14:textId="0D780163" w:rsidR="00154237" w:rsidRPr="004910AC" w:rsidRDefault="00516FC9" w:rsidP="00626C13">
      <w:pPr>
        <w:rPr>
          <w:lang w:eastAsia="x-none"/>
        </w:rPr>
      </w:pPr>
      <w:r>
        <w:rPr>
          <w:lang w:eastAsia="x-none"/>
        </w:rPr>
        <w:t xml:space="preserve">Final summary in </w:t>
      </w:r>
      <w:hyperlink r:id="rId1984" w:history="1">
        <w:r w:rsidR="000B5C49">
          <w:rPr>
            <w:rStyle w:val="Hyperlink"/>
            <w:lang w:eastAsia="x-none"/>
          </w:rPr>
          <w:t>R1-2205633</w:t>
        </w:r>
      </w:hyperlink>
      <w:r>
        <w:rPr>
          <w:lang w:eastAsia="x-none"/>
        </w:rPr>
        <w:t>.</w:t>
      </w:r>
    </w:p>
    <w:p w14:paraId="79A581DB" w14:textId="77777777" w:rsidR="008F4B8C" w:rsidRDefault="008F4B8C" w:rsidP="006D6081">
      <w:pPr>
        <w:pStyle w:val="Heading4"/>
      </w:pPr>
      <w:bookmarkStart w:id="293" w:name="_Toc101357056"/>
      <w:bookmarkStart w:id="294" w:name="_Toc105521394"/>
      <w:r>
        <w:t>Other aspects on AI/ML for positioning accuracy enhancement</w:t>
      </w:r>
      <w:bookmarkEnd w:id="293"/>
      <w:bookmarkEnd w:id="294"/>
    </w:p>
    <w:p w14:paraId="5D73992E" w14:textId="05CDE11E" w:rsidR="008F4B8C" w:rsidRDefault="008F4B8C" w:rsidP="008F4B8C">
      <w:pPr>
        <w:rPr>
          <w:i/>
          <w:iCs/>
          <w:color w:val="000000"/>
          <w:szCs w:val="20"/>
          <w:lang w:eastAsia="x-none"/>
        </w:rPr>
      </w:pPr>
      <w:r>
        <w:rPr>
          <w:i/>
          <w:iCs/>
          <w:color w:val="000000"/>
          <w:szCs w:val="20"/>
          <w:lang w:eastAsia="x-none"/>
        </w:rPr>
        <w:t>Including </w:t>
      </w:r>
      <w:r>
        <w:rPr>
          <w:i/>
          <w:iCs/>
          <w:color w:val="000000"/>
          <w:szCs w:val="20"/>
          <w:shd w:val="clear" w:color="auto" w:fill="FFFFFF"/>
          <w:lang w:eastAsia="x-none"/>
        </w:rPr>
        <w:t>finalization of representative sub use cases (by RAN1#111) and</w:t>
      </w:r>
      <w:r>
        <w:rPr>
          <w:i/>
          <w:iCs/>
          <w:color w:val="000000"/>
          <w:szCs w:val="20"/>
          <w:lang w:eastAsia="x-none"/>
        </w:rPr>
        <w:t xml:space="preserve"> discussions on potential specification impact.</w:t>
      </w:r>
    </w:p>
    <w:p w14:paraId="4641E944" w14:textId="77777777" w:rsidR="006D6081" w:rsidRDefault="006D6081" w:rsidP="006D6081"/>
    <w:p w14:paraId="36C865D5" w14:textId="7D7D953C" w:rsidR="008F4B8C" w:rsidRPr="00B93DA4" w:rsidRDefault="001B5688" w:rsidP="008F4B8C">
      <w:pPr>
        <w:rPr>
          <w:lang w:eastAsia="x-none"/>
        </w:rPr>
      </w:pPr>
      <w:hyperlink r:id="rId1985" w:history="1">
        <w:r w:rsidR="000B5C49">
          <w:rPr>
            <w:rStyle w:val="Hyperlink"/>
            <w:lang w:eastAsia="x-none"/>
          </w:rPr>
          <w:t>R1-2203145</w:t>
        </w:r>
      </w:hyperlink>
      <w:r w:rsidR="008F4B8C" w:rsidRPr="00B93DA4">
        <w:rPr>
          <w:lang w:eastAsia="x-none"/>
        </w:rPr>
        <w:tab/>
        <w:t>Discussion on AI/ML for positioning accuracy enhancement</w:t>
      </w:r>
      <w:r w:rsidR="008F4B8C" w:rsidRPr="00B93DA4">
        <w:rPr>
          <w:lang w:eastAsia="x-none"/>
        </w:rPr>
        <w:tab/>
        <w:t>Huawei, HiSilicon</w:t>
      </w:r>
    </w:p>
    <w:p w14:paraId="40F77A57" w14:textId="29D08F60" w:rsidR="008F4B8C" w:rsidRPr="00B93DA4" w:rsidRDefault="001B5688" w:rsidP="008F4B8C">
      <w:pPr>
        <w:rPr>
          <w:lang w:eastAsia="x-none"/>
        </w:rPr>
      </w:pPr>
      <w:hyperlink r:id="rId1986" w:history="1">
        <w:r w:rsidR="000B5C49">
          <w:rPr>
            <w:rStyle w:val="Hyperlink"/>
            <w:lang w:eastAsia="x-none"/>
          </w:rPr>
          <w:t>R1-2203253</w:t>
        </w:r>
      </w:hyperlink>
      <w:r w:rsidR="008F4B8C" w:rsidRPr="00B93DA4">
        <w:rPr>
          <w:lang w:eastAsia="x-none"/>
        </w:rPr>
        <w:tab/>
        <w:t>Discussion on potential enhancements for AI/ML based positioning</w:t>
      </w:r>
      <w:r w:rsidR="008F4B8C" w:rsidRPr="00B93DA4">
        <w:rPr>
          <w:lang w:eastAsia="x-none"/>
        </w:rPr>
        <w:tab/>
        <w:t>ZTE</w:t>
      </w:r>
    </w:p>
    <w:p w14:paraId="711D2CE6" w14:textId="2567DCDD" w:rsidR="008F4B8C" w:rsidRPr="008F4B8C" w:rsidRDefault="001B5688" w:rsidP="008F4B8C">
      <w:pPr>
        <w:rPr>
          <w:lang w:val="fr-FR" w:eastAsia="x-none"/>
        </w:rPr>
      </w:pPr>
      <w:hyperlink r:id="rId1987" w:history="1">
        <w:r w:rsidR="000B5C49">
          <w:rPr>
            <w:rStyle w:val="Hyperlink"/>
            <w:lang w:val="fr-FR" w:eastAsia="x-none"/>
          </w:rPr>
          <w:t>R1-2203286</w:t>
        </w:r>
      </w:hyperlink>
      <w:r w:rsidR="008F4B8C" w:rsidRPr="008F4B8C">
        <w:rPr>
          <w:lang w:val="fr-FR" w:eastAsia="x-none"/>
        </w:rPr>
        <w:tab/>
        <w:t>Discussions on AI-Pos</w:t>
      </w:r>
      <w:r w:rsidR="008F4B8C" w:rsidRPr="008F4B8C">
        <w:rPr>
          <w:lang w:val="fr-FR" w:eastAsia="x-none"/>
        </w:rPr>
        <w:tab/>
        <w:t>Ericsson</w:t>
      </w:r>
    </w:p>
    <w:p w14:paraId="075076D5" w14:textId="747A4BA6" w:rsidR="008F4B8C" w:rsidRPr="00B93DA4" w:rsidRDefault="001B5688" w:rsidP="008F4B8C">
      <w:pPr>
        <w:rPr>
          <w:lang w:eastAsia="x-none"/>
        </w:rPr>
      </w:pPr>
      <w:hyperlink r:id="rId1988" w:history="1">
        <w:r w:rsidR="000B5C49">
          <w:rPr>
            <w:rStyle w:val="Hyperlink"/>
            <w:lang w:eastAsia="x-none"/>
          </w:rPr>
          <w:t>R1-2203456</w:t>
        </w:r>
      </w:hyperlink>
      <w:r w:rsidR="008F4B8C" w:rsidRPr="00B93DA4">
        <w:rPr>
          <w:lang w:eastAsia="x-none"/>
        </w:rPr>
        <w:tab/>
        <w:t>Discussion on other aspects on AI/ML for positioning</w:t>
      </w:r>
      <w:r w:rsidR="008F4B8C" w:rsidRPr="00B93DA4">
        <w:rPr>
          <w:lang w:eastAsia="x-none"/>
        </w:rPr>
        <w:tab/>
        <w:t>CATT</w:t>
      </w:r>
    </w:p>
    <w:p w14:paraId="34EB85D9" w14:textId="6DAC4CD8" w:rsidR="008F4B8C" w:rsidRPr="00B93DA4" w:rsidRDefault="001B5688" w:rsidP="008F4B8C">
      <w:pPr>
        <w:rPr>
          <w:lang w:eastAsia="x-none"/>
        </w:rPr>
      </w:pPr>
      <w:hyperlink r:id="rId1989" w:history="1">
        <w:r w:rsidR="000B5C49">
          <w:rPr>
            <w:rStyle w:val="Hyperlink"/>
            <w:lang w:eastAsia="x-none"/>
          </w:rPr>
          <w:t>R1-2203555</w:t>
        </w:r>
      </w:hyperlink>
      <w:r w:rsidR="008F4B8C" w:rsidRPr="00B93DA4">
        <w:rPr>
          <w:lang w:eastAsia="x-none"/>
        </w:rPr>
        <w:tab/>
        <w:t>Other aspects on AI/ML for positioning accuracy enhancement</w:t>
      </w:r>
      <w:r w:rsidR="008F4B8C" w:rsidRPr="00B93DA4">
        <w:rPr>
          <w:lang w:eastAsia="x-none"/>
        </w:rPr>
        <w:tab/>
        <w:t>vivo</w:t>
      </w:r>
    </w:p>
    <w:p w14:paraId="4A7A9FB6" w14:textId="719D2004" w:rsidR="008F4B8C" w:rsidRPr="00B93DA4" w:rsidRDefault="001B5688" w:rsidP="008F4B8C">
      <w:pPr>
        <w:rPr>
          <w:lang w:eastAsia="x-none"/>
        </w:rPr>
      </w:pPr>
      <w:hyperlink r:id="rId1990" w:history="1">
        <w:r w:rsidR="000B5C49">
          <w:rPr>
            <w:rStyle w:val="Hyperlink"/>
            <w:lang w:eastAsia="x-none"/>
          </w:rPr>
          <w:t>R1-2203692</w:t>
        </w:r>
      </w:hyperlink>
      <w:r w:rsidR="008F4B8C" w:rsidRPr="00B93DA4">
        <w:rPr>
          <w:lang w:eastAsia="x-none"/>
        </w:rPr>
        <w:tab/>
        <w:t>Discussion on other aspects on AI/ML for positioning accuracy enhancement</w:t>
      </w:r>
      <w:r w:rsidR="008F4B8C" w:rsidRPr="00B93DA4">
        <w:rPr>
          <w:lang w:eastAsia="x-none"/>
        </w:rPr>
        <w:tab/>
        <w:t>NEC</w:t>
      </w:r>
    </w:p>
    <w:p w14:paraId="5D4DE6B3" w14:textId="12CB8163" w:rsidR="008F4B8C" w:rsidRPr="00B93DA4" w:rsidRDefault="001B5688" w:rsidP="008F4B8C">
      <w:pPr>
        <w:rPr>
          <w:lang w:eastAsia="x-none"/>
        </w:rPr>
      </w:pPr>
      <w:hyperlink r:id="rId1991" w:history="1">
        <w:r w:rsidR="000B5C49">
          <w:rPr>
            <w:rStyle w:val="Hyperlink"/>
            <w:lang w:eastAsia="x-none"/>
          </w:rPr>
          <w:t>R1-2203731</w:t>
        </w:r>
      </w:hyperlink>
      <w:r w:rsidR="008F4B8C" w:rsidRPr="00B93DA4">
        <w:rPr>
          <w:lang w:eastAsia="x-none"/>
        </w:rPr>
        <w:tab/>
        <w:t>Considerations on AI/ML for positioning accuracy enhancement</w:t>
      </w:r>
      <w:r w:rsidR="008F4B8C" w:rsidRPr="00B93DA4">
        <w:rPr>
          <w:lang w:eastAsia="x-none"/>
        </w:rPr>
        <w:tab/>
        <w:t>Sony</w:t>
      </w:r>
    </w:p>
    <w:p w14:paraId="10985C36" w14:textId="209CB992" w:rsidR="008F4B8C" w:rsidRPr="00B93DA4" w:rsidRDefault="001B5688" w:rsidP="008F4B8C">
      <w:pPr>
        <w:rPr>
          <w:lang w:eastAsia="x-none"/>
        </w:rPr>
      </w:pPr>
      <w:hyperlink r:id="rId1992" w:history="1">
        <w:r w:rsidR="000B5C49">
          <w:rPr>
            <w:rStyle w:val="Hyperlink"/>
            <w:lang w:eastAsia="x-none"/>
          </w:rPr>
          <w:t>R1-2203813</w:t>
        </w:r>
      </w:hyperlink>
      <w:r w:rsidR="008F4B8C" w:rsidRPr="00B93DA4">
        <w:rPr>
          <w:lang w:eastAsia="x-none"/>
        </w:rPr>
        <w:tab/>
        <w:t>Initial views on the other aspects of AI/ML-based positioning accuracy enhancement</w:t>
      </w:r>
      <w:r w:rsidR="008F4B8C" w:rsidRPr="00B93DA4">
        <w:rPr>
          <w:lang w:eastAsia="x-none"/>
        </w:rPr>
        <w:tab/>
        <w:t>xiaomi</w:t>
      </w:r>
    </w:p>
    <w:p w14:paraId="40164EC5" w14:textId="07C9933B" w:rsidR="008F4B8C" w:rsidRPr="00B93DA4" w:rsidRDefault="001B5688" w:rsidP="008F4B8C">
      <w:pPr>
        <w:rPr>
          <w:lang w:eastAsia="x-none"/>
        </w:rPr>
      </w:pPr>
      <w:hyperlink r:id="rId1993" w:history="1">
        <w:r w:rsidR="000B5C49">
          <w:rPr>
            <w:rStyle w:val="Hyperlink"/>
            <w:lang w:eastAsia="x-none"/>
          </w:rPr>
          <w:t>R1-2203902</w:t>
        </w:r>
      </w:hyperlink>
      <w:r w:rsidR="008F4B8C" w:rsidRPr="00B93DA4">
        <w:rPr>
          <w:lang w:eastAsia="x-none"/>
        </w:rPr>
        <w:tab/>
        <w:t>Representative sub use cases for Positioning</w:t>
      </w:r>
      <w:r w:rsidR="008F4B8C" w:rsidRPr="00B93DA4">
        <w:rPr>
          <w:lang w:eastAsia="x-none"/>
        </w:rPr>
        <w:tab/>
        <w:t>Samsung</w:t>
      </w:r>
    </w:p>
    <w:p w14:paraId="32D8BC86" w14:textId="0BC5BED6" w:rsidR="008F4B8C" w:rsidRPr="00B93DA4" w:rsidRDefault="001B5688" w:rsidP="008F4B8C">
      <w:pPr>
        <w:rPr>
          <w:lang w:eastAsia="x-none"/>
        </w:rPr>
      </w:pPr>
      <w:hyperlink r:id="rId1994" w:history="1">
        <w:r w:rsidR="000B5C49">
          <w:rPr>
            <w:rStyle w:val="Hyperlink"/>
            <w:lang w:eastAsia="x-none"/>
          </w:rPr>
          <w:t>R1-2204020</w:t>
        </w:r>
      </w:hyperlink>
      <w:r w:rsidR="008F4B8C" w:rsidRPr="00B93DA4">
        <w:rPr>
          <w:lang w:eastAsia="x-none"/>
        </w:rPr>
        <w:tab/>
        <w:t>On sub use cases and other aspects of AI/ML for positioning accuracy enhancement</w:t>
      </w:r>
      <w:r w:rsidR="008F4B8C" w:rsidRPr="00B93DA4">
        <w:rPr>
          <w:lang w:eastAsia="x-none"/>
        </w:rPr>
        <w:tab/>
        <w:t>OPPO</w:t>
      </w:r>
    </w:p>
    <w:p w14:paraId="3FC53C2B" w14:textId="787E2AD2" w:rsidR="008F4B8C" w:rsidRPr="00B93DA4" w:rsidRDefault="001B5688" w:rsidP="008F4B8C">
      <w:pPr>
        <w:rPr>
          <w:lang w:eastAsia="x-none"/>
        </w:rPr>
      </w:pPr>
      <w:hyperlink r:id="rId1995" w:history="1">
        <w:r w:rsidR="000B5C49">
          <w:rPr>
            <w:rStyle w:val="Hyperlink"/>
            <w:lang w:eastAsia="x-none"/>
          </w:rPr>
          <w:t>R1-2204105</w:t>
        </w:r>
      </w:hyperlink>
      <w:r w:rsidR="008F4B8C" w:rsidRPr="00B93DA4">
        <w:rPr>
          <w:lang w:eastAsia="x-none"/>
        </w:rPr>
        <w:tab/>
        <w:t>Discussion on sub use cases of AI/ML for positioning accuracy enhancements use case</w:t>
      </w:r>
      <w:r w:rsidR="008F4B8C" w:rsidRPr="00B93DA4">
        <w:rPr>
          <w:lang w:eastAsia="x-none"/>
        </w:rPr>
        <w:tab/>
        <w:t>FUTUREWEI</w:t>
      </w:r>
    </w:p>
    <w:p w14:paraId="0CA20F26" w14:textId="267B1708" w:rsidR="008F4B8C" w:rsidRPr="00B93DA4" w:rsidRDefault="001B5688" w:rsidP="008F4B8C">
      <w:pPr>
        <w:rPr>
          <w:lang w:eastAsia="x-none"/>
        </w:rPr>
      </w:pPr>
      <w:hyperlink r:id="rId1996" w:history="1">
        <w:r w:rsidR="000B5C49">
          <w:rPr>
            <w:rStyle w:val="Hyperlink"/>
            <w:lang w:eastAsia="x-none"/>
          </w:rPr>
          <w:t>R1-2204154</w:t>
        </w:r>
      </w:hyperlink>
      <w:r w:rsidR="008F4B8C" w:rsidRPr="00B93DA4">
        <w:rPr>
          <w:lang w:eastAsia="x-none"/>
        </w:rPr>
        <w:tab/>
        <w:t>Other aspects on AI/ML for positioning accuracy enhancement</w:t>
      </w:r>
      <w:r w:rsidR="008F4B8C" w:rsidRPr="00B93DA4">
        <w:rPr>
          <w:lang w:eastAsia="x-none"/>
        </w:rPr>
        <w:tab/>
        <w:t>LG Electronics</w:t>
      </w:r>
    </w:p>
    <w:p w14:paraId="402BC9E5" w14:textId="6967E54C" w:rsidR="008F4B8C" w:rsidRPr="00B93DA4" w:rsidRDefault="001B5688" w:rsidP="008F4B8C">
      <w:pPr>
        <w:rPr>
          <w:lang w:eastAsia="x-none"/>
        </w:rPr>
      </w:pPr>
      <w:hyperlink r:id="rId1997" w:history="1">
        <w:r w:rsidR="000B5C49">
          <w:rPr>
            <w:rStyle w:val="Hyperlink"/>
            <w:lang w:eastAsia="x-none"/>
          </w:rPr>
          <w:t>R1-2204160</w:t>
        </w:r>
      </w:hyperlink>
      <w:r w:rsidR="008F4B8C" w:rsidRPr="00B93DA4">
        <w:rPr>
          <w:lang w:eastAsia="x-none"/>
        </w:rPr>
        <w:tab/>
        <w:t>Potential specification impacts for AI/ML based positioning</w:t>
      </w:r>
      <w:r w:rsidR="008F4B8C" w:rsidRPr="00B93DA4">
        <w:rPr>
          <w:lang w:eastAsia="x-none"/>
        </w:rPr>
        <w:tab/>
        <w:t>InterDigital, Inc.</w:t>
      </w:r>
    </w:p>
    <w:p w14:paraId="6AED2CA8" w14:textId="37017DD4" w:rsidR="008F4B8C" w:rsidRPr="00B93DA4" w:rsidRDefault="001B5688" w:rsidP="008F4B8C">
      <w:pPr>
        <w:rPr>
          <w:lang w:eastAsia="x-none"/>
        </w:rPr>
      </w:pPr>
      <w:hyperlink r:id="rId1998" w:history="1">
        <w:r w:rsidR="000B5C49">
          <w:rPr>
            <w:rStyle w:val="Hyperlink"/>
            <w:lang w:eastAsia="x-none"/>
          </w:rPr>
          <w:t>R1-2204185</w:t>
        </w:r>
      </w:hyperlink>
      <w:r w:rsidR="008F4B8C" w:rsidRPr="00B93DA4">
        <w:rPr>
          <w:lang w:eastAsia="x-none"/>
        </w:rPr>
        <w:tab/>
        <w:t>Discussions on AI-ML for positioning accuracy enhancement</w:t>
      </w:r>
      <w:r w:rsidR="008F4B8C" w:rsidRPr="00B93DA4">
        <w:rPr>
          <w:lang w:eastAsia="x-none"/>
        </w:rPr>
        <w:tab/>
        <w:t>CAICT</w:t>
      </w:r>
    </w:p>
    <w:p w14:paraId="27D71A66" w14:textId="2B7435DF" w:rsidR="008F4B8C" w:rsidRPr="00B93DA4" w:rsidRDefault="001B5688" w:rsidP="008F4B8C">
      <w:pPr>
        <w:rPr>
          <w:lang w:eastAsia="x-none"/>
        </w:rPr>
      </w:pPr>
      <w:hyperlink r:id="rId1999" w:history="1">
        <w:r w:rsidR="000B5C49">
          <w:rPr>
            <w:rStyle w:val="Hyperlink"/>
            <w:lang w:eastAsia="x-none"/>
          </w:rPr>
          <w:t>R1-2204243</w:t>
        </w:r>
      </w:hyperlink>
      <w:r w:rsidR="008F4B8C" w:rsidRPr="00B93DA4">
        <w:rPr>
          <w:lang w:eastAsia="x-none"/>
        </w:rPr>
        <w:tab/>
        <w:t>Discussion on other aspects on AI/ML for positioning accuracy enhancement</w:t>
      </w:r>
      <w:r w:rsidR="008F4B8C" w:rsidRPr="00B93DA4">
        <w:rPr>
          <w:lang w:eastAsia="x-none"/>
        </w:rPr>
        <w:tab/>
        <w:t>Apple</w:t>
      </w:r>
    </w:p>
    <w:p w14:paraId="021C8E27" w14:textId="18555171" w:rsidR="008F4B8C" w:rsidRPr="00B93DA4" w:rsidRDefault="001B5688" w:rsidP="008F4B8C">
      <w:pPr>
        <w:rPr>
          <w:lang w:eastAsia="x-none"/>
        </w:rPr>
      </w:pPr>
      <w:hyperlink r:id="rId2000" w:history="1">
        <w:r w:rsidR="000B5C49">
          <w:rPr>
            <w:rStyle w:val="Hyperlink"/>
            <w:lang w:eastAsia="x-none"/>
          </w:rPr>
          <w:t>R1-2204300</w:t>
        </w:r>
      </w:hyperlink>
      <w:r w:rsidR="008F4B8C" w:rsidRPr="00B93DA4">
        <w:rPr>
          <w:lang w:eastAsia="x-none"/>
        </w:rPr>
        <w:tab/>
        <w:t>Discussion on other aspects on AI/ML for positioning accuracy enhancement</w:t>
      </w:r>
      <w:r w:rsidR="008F4B8C" w:rsidRPr="00B93DA4">
        <w:rPr>
          <w:lang w:eastAsia="x-none"/>
        </w:rPr>
        <w:tab/>
        <w:t>CMCC</w:t>
      </w:r>
    </w:p>
    <w:p w14:paraId="1C863281" w14:textId="1ECE1021" w:rsidR="008F4B8C" w:rsidRPr="00B93DA4" w:rsidRDefault="001B5688" w:rsidP="008F4B8C">
      <w:pPr>
        <w:rPr>
          <w:lang w:eastAsia="x-none"/>
        </w:rPr>
      </w:pPr>
      <w:hyperlink r:id="rId2001" w:history="1">
        <w:r w:rsidR="000B5C49">
          <w:rPr>
            <w:rStyle w:val="Hyperlink"/>
            <w:lang w:eastAsia="x-none"/>
          </w:rPr>
          <w:t>R1-2204422</w:t>
        </w:r>
      </w:hyperlink>
      <w:r w:rsidR="008F4B8C" w:rsidRPr="00B93DA4">
        <w:rPr>
          <w:lang w:eastAsia="x-none"/>
        </w:rPr>
        <w:tab/>
        <w:t>AI/ML Positioning use cases and Associated Impacts</w:t>
      </w:r>
      <w:r w:rsidR="008F4B8C" w:rsidRPr="00B93DA4">
        <w:rPr>
          <w:lang w:eastAsia="x-none"/>
        </w:rPr>
        <w:tab/>
        <w:t>Lenovo</w:t>
      </w:r>
    </w:p>
    <w:p w14:paraId="634C4B84" w14:textId="642D8F0C" w:rsidR="008F4B8C" w:rsidRPr="00B93DA4" w:rsidRDefault="001B5688" w:rsidP="008F4B8C">
      <w:pPr>
        <w:rPr>
          <w:lang w:eastAsia="x-none"/>
        </w:rPr>
      </w:pPr>
      <w:hyperlink r:id="rId2002" w:history="1">
        <w:r w:rsidR="000B5C49">
          <w:rPr>
            <w:rStyle w:val="Hyperlink"/>
            <w:lang w:eastAsia="x-none"/>
          </w:rPr>
          <w:t>R1-2204576</w:t>
        </w:r>
      </w:hyperlink>
      <w:r w:rsidR="008F4B8C" w:rsidRPr="00B93DA4">
        <w:rPr>
          <w:lang w:eastAsia="x-none"/>
        </w:rPr>
        <w:tab/>
        <w:t>Other aspects on ML for positioning accuracy enhancement</w:t>
      </w:r>
      <w:r w:rsidR="008F4B8C" w:rsidRPr="00B93DA4">
        <w:rPr>
          <w:lang w:eastAsia="x-none"/>
        </w:rPr>
        <w:tab/>
        <w:t>Nokia, Nokia Shanghai Bell</w:t>
      </w:r>
    </w:p>
    <w:p w14:paraId="00F9F0D5" w14:textId="5894D973" w:rsidR="008F4B8C" w:rsidRPr="00B93DA4" w:rsidRDefault="001B5688" w:rsidP="008F4B8C">
      <w:pPr>
        <w:rPr>
          <w:lang w:eastAsia="x-none"/>
        </w:rPr>
      </w:pPr>
      <w:hyperlink r:id="rId2003" w:history="1">
        <w:r w:rsidR="000B5C49">
          <w:rPr>
            <w:rStyle w:val="Hyperlink"/>
            <w:lang w:eastAsia="x-none"/>
          </w:rPr>
          <w:t>R1-2204798</w:t>
        </w:r>
      </w:hyperlink>
      <w:r w:rsidR="008F4B8C" w:rsidRPr="00B93DA4">
        <w:rPr>
          <w:lang w:eastAsia="x-none"/>
        </w:rPr>
        <w:tab/>
        <w:t>Use-cases and specification for positioning</w:t>
      </w:r>
      <w:r w:rsidR="008F4B8C" w:rsidRPr="00B93DA4">
        <w:rPr>
          <w:lang w:eastAsia="x-none"/>
        </w:rPr>
        <w:tab/>
        <w:t>Intel Corporation</w:t>
      </w:r>
    </w:p>
    <w:p w14:paraId="0F98C1BF" w14:textId="250B49ED" w:rsidR="008F4B8C" w:rsidRPr="00B93DA4" w:rsidRDefault="001B5688" w:rsidP="008F4B8C">
      <w:pPr>
        <w:rPr>
          <w:lang w:eastAsia="x-none"/>
        </w:rPr>
      </w:pPr>
      <w:hyperlink r:id="rId2004" w:history="1">
        <w:r w:rsidR="000B5C49">
          <w:rPr>
            <w:rStyle w:val="Hyperlink"/>
            <w:lang w:eastAsia="x-none"/>
          </w:rPr>
          <w:t>R1-2204838</w:t>
        </w:r>
      </w:hyperlink>
      <w:r w:rsidR="008F4B8C" w:rsidRPr="00B93DA4">
        <w:rPr>
          <w:lang w:eastAsia="x-none"/>
        </w:rPr>
        <w:tab/>
        <w:t>On potential specification impact of AI/ML for positioning</w:t>
      </w:r>
      <w:r w:rsidR="008F4B8C" w:rsidRPr="00B93DA4">
        <w:rPr>
          <w:lang w:eastAsia="x-none"/>
        </w:rPr>
        <w:tab/>
        <w:t>Fraunhofer IIS, Fraunhofer HHI</w:t>
      </w:r>
    </w:p>
    <w:p w14:paraId="724D6FDC" w14:textId="2A4FE909" w:rsidR="008F4B8C" w:rsidRPr="00B93DA4" w:rsidRDefault="001B5688" w:rsidP="008F4B8C">
      <w:pPr>
        <w:rPr>
          <w:lang w:eastAsia="x-none"/>
        </w:rPr>
      </w:pPr>
      <w:hyperlink r:id="rId2005" w:history="1">
        <w:r w:rsidR="000B5C49">
          <w:rPr>
            <w:rStyle w:val="Hyperlink"/>
            <w:lang w:eastAsia="x-none"/>
          </w:rPr>
          <w:t>R1-2204845</w:t>
        </w:r>
      </w:hyperlink>
      <w:r w:rsidR="008F4B8C" w:rsidRPr="00B93DA4">
        <w:rPr>
          <w:lang w:eastAsia="x-none"/>
        </w:rPr>
        <w:tab/>
        <w:t>On other aspects of AI and ML for positioning enhancement</w:t>
      </w:r>
      <w:r w:rsidR="008F4B8C" w:rsidRPr="00B93DA4">
        <w:rPr>
          <w:lang w:eastAsia="x-none"/>
        </w:rPr>
        <w:tab/>
        <w:t>NVIDIA</w:t>
      </w:r>
    </w:p>
    <w:p w14:paraId="1FC94E76" w14:textId="32340A90" w:rsidR="008F4B8C" w:rsidRDefault="001B5688" w:rsidP="008F4B8C">
      <w:pPr>
        <w:rPr>
          <w:lang w:eastAsia="x-none"/>
        </w:rPr>
      </w:pPr>
      <w:hyperlink r:id="rId2006" w:history="1">
        <w:r w:rsidR="000B5C49">
          <w:rPr>
            <w:rStyle w:val="Hyperlink"/>
            <w:lang w:eastAsia="x-none"/>
          </w:rPr>
          <w:t>R1-2205029</w:t>
        </w:r>
      </w:hyperlink>
      <w:r w:rsidR="008F4B8C" w:rsidRPr="00B93DA4">
        <w:rPr>
          <w:lang w:eastAsia="x-none"/>
        </w:rPr>
        <w:tab/>
        <w:t>Other aspects on AIML for positioning accuracy enhancement</w:t>
      </w:r>
      <w:r w:rsidR="008F4B8C" w:rsidRPr="00B93DA4">
        <w:rPr>
          <w:lang w:eastAsia="x-none"/>
        </w:rPr>
        <w:tab/>
        <w:t>Qualcomm Incorporated</w:t>
      </w:r>
    </w:p>
    <w:p w14:paraId="090E5331" w14:textId="2639D347" w:rsidR="00C84891" w:rsidRDefault="001B5688" w:rsidP="00C84891">
      <w:pPr>
        <w:rPr>
          <w:lang w:eastAsia="x-none"/>
        </w:rPr>
      </w:pPr>
      <w:hyperlink r:id="rId2007" w:history="1">
        <w:r w:rsidR="000B5C49">
          <w:rPr>
            <w:rStyle w:val="Hyperlink"/>
            <w:lang w:eastAsia="x-none"/>
          </w:rPr>
          <w:t>R1-2205081</w:t>
        </w:r>
      </w:hyperlink>
      <w:r w:rsidR="00C84891">
        <w:rPr>
          <w:lang w:eastAsia="x-none"/>
        </w:rPr>
        <w:tab/>
        <w:t>Sub-use cases and spec impacts for AI/ML for positioning accuracy enhancement</w:t>
      </w:r>
      <w:r w:rsidR="00C84891">
        <w:rPr>
          <w:lang w:eastAsia="x-none"/>
        </w:rPr>
        <w:tab/>
        <w:t>Fujitsu Limited</w:t>
      </w:r>
    </w:p>
    <w:p w14:paraId="625D89EF" w14:textId="77777777" w:rsidR="00C84891" w:rsidRDefault="00C84891" w:rsidP="00C84891">
      <w:pPr>
        <w:rPr>
          <w:lang w:eastAsia="x-none"/>
        </w:rPr>
      </w:pPr>
    </w:p>
    <w:p w14:paraId="06E90E65" w14:textId="77777777" w:rsidR="00C84891" w:rsidRPr="00F34084" w:rsidRDefault="00842313" w:rsidP="00842313">
      <w:pPr>
        <w:rPr>
          <w:lang w:eastAsia="x-none"/>
        </w:rPr>
      </w:pPr>
      <w:r w:rsidRPr="00F34084">
        <w:rPr>
          <w:lang w:eastAsia="x-none"/>
        </w:rPr>
        <w:t xml:space="preserve">[109-e-R18-AI/ML-08] </w:t>
      </w:r>
      <w:r w:rsidR="00C84891" w:rsidRPr="00F34084">
        <w:rPr>
          <w:lang w:eastAsia="x-none"/>
        </w:rPr>
        <w:t xml:space="preserve">– </w:t>
      </w:r>
      <w:r w:rsidR="00C84891" w:rsidRPr="00F34084">
        <w:rPr>
          <w:rFonts w:hint="eastAsia"/>
          <w:lang w:eastAsia="x-none"/>
        </w:rPr>
        <w:t>Huaming</w:t>
      </w:r>
      <w:r w:rsidR="00C84891" w:rsidRPr="00F34084">
        <w:rPr>
          <w:lang w:eastAsia="x-none"/>
        </w:rPr>
        <w:t xml:space="preserve"> (</w:t>
      </w:r>
      <w:r w:rsidR="00C84891" w:rsidRPr="00F34084">
        <w:rPr>
          <w:rFonts w:hint="eastAsia"/>
          <w:lang w:eastAsia="x-none"/>
        </w:rPr>
        <w:t>vivo</w:t>
      </w:r>
      <w:r w:rsidR="00C84891" w:rsidRPr="00F34084">
        <w:rPr>
          <w:lang w:eastAsia="x-none"/>
        </w:rPr>
        <w:t>)</w:t>
      </w:r>
    </w:p>
    <w:p w14:paraId="12FD3E59" w14:textId="3896A948" w:rsidR="00842313" w:rsidRPr="00F34084" w:rsidRDefault="00842313" w:rsidP="00842313">
      <w:pPr>
        <w:rPr>
          <w:lang w:eastAsia="x-none"/>
        </w:rPr>
      </w:pPr>
      <w:r w:rsidRPr="00F34084">
        <w:rPr>
          <w:lang w:eastAsia="x-none"/>
        </w:rPr>
        <w:t>Email discussion on other aspects of AI/ML for positioning accuracy enhancement by May 20</w:t>
      </w:r>
    </w:p>
    <w:p w14:paraId="184D974E" w14:textId="77777777" w:rsidR="00842313" w:rsidRPr="00F34084" w:rsidRDefault="00842313" w:rsidP="007A297D">
      <w:pPr>
        <w:numPr>
          <w:ilvl w:val="0"/>
          <w:numId w:val="78"/>
        </w:numPr>
        <w:rPr>
          <w:lang w:eastAsia="x-none"/>
        </w:rPr>
      </w:pPr>
      <w:r w:rsidRPr="00F34084">
        <w:rPr>
          <w:lang w:eastAsia="x-none"/>
        </w:rPr>
        <w:t>Check points: May 18</w:t>
      </w:r>
    </w:p>
    <w:p w14:paraId="489D241D" w14:textId="4B484332" w:rsidR="00C84891" w:rsidRPr="00F34084" w:rsidRDefault="001B5688" w:rsidP="00C84891">
      <w:pPr>
        <w:rPr>
          <w:b/>
          <w:bCs/>
          <w:lang w:eastAsia="x-none"/>
        </w:rPr>
      </w:pPr>
      <w:hyperlink r:id="rId2008" w:history="1">
        <w:r w:rsidR="000B5C49">
          <w:rPr>
            <w:rStyle w:val="Hyperlink"/>
            <w:b/>
            <w:bCs/>
            <w:lang w:eastAsia="x-none"/>
          </w:rPr>
          <w:t>R1-2205229</w:t>
        </w:r>
      </w:hyperlink>
      <w:r w:rsidR="00C84891" w:rsidRPr="00F34084">
        <w:rPr>
          <w:b/>
          <w:bCs/>
          <w:lang w:eastAsia="x-none"/>
        </w:rPr>
        <w:tab/>
        <w:t>Discussion summary #1 of [109-e-R18-AI/ML-08]</w:t>
      </w:r>
      <w:r w:rsidR="00C84891" w:rsidRPr="00F34084">
        <w:rPr>
          <w:b/>
          <w:bCs/>
          <w:lang w:eastAsia="x-none"/>
        </w:rPr>
        <w:tab/>
        <w:t>Moderator (vivo)</w:t>
      </w:r>
    </w:p>
    <w:p w14:paraId="4EAC71F8" w14:textId="1DC90248" w:rsidR="00C84891" w:rsidRDefault="00F34084" w:rsidP="008F4B8C">
      <w:pPr>
        <w:rPr>
          <w:lang w:eastAsia="x-none"/>
        </w:rPr>
      </w:pPr>
      <w:r>
        <w:rPr>
          <w:lang w:eastAsia="x-none"/>
        </w:rPr>
        <w:t>From May 18</w:t>
      </w:r>
      <w:r w:rsidRPr="00F34084">
        <w:rPr>
          <w:vertAlign w:val="superscript"/>
          <w:lang w:eastAsia="x-none"/>
        </w:rPr>
        <w:t>th</w:t>
      </w:r>
      <w:r>
        <w:rPr>
          <w:lang w:eastAsia="x-none"/>
        </w:rPr>
        <w:t xml:space="preserve"> GTW session</w:t>
      </w:r>
    </w:p>
    <w:p w14:paraId="34DE2773" w14:textId="77777777" w:rsidR="00F34084" w:rsidRPr="003A7C52" w:rsidRDefault="00F34084" w:rsidP="00F34084">
      <w:pPr>
        <w:rPr>
          <w:rFonts w:eastAsia="DengXian"/>
          <w:highlight w:val="green"/>
          <w:lang w:eastAsia="zh-CN"/>
        </w:rPr>
      </w:pPr>
      <w:r w:rsidRPr="003A7C52">
        <w:rPr>
          <w:rFonts w:eastAsia="DengXian" w:hint="eastAsia"/>
          <w:highlight w:val="green"/>
          <w:lang w:eastAsia="zh-CN"/>
        </w:rPr>
        <w:t>A</w:t>
      </w:r>
      <w:r w:rsidRPr="003A7C52">
        <w:rPr>
          <w:rFonts w:eastAsia="DengXian"/>
          <w:highlight w:val="green"/>
          <w:lang w:eastAsia="zh-CN"/>
        </w:rPr>
        <w:t>greement</w:t>
      </w:r>
    </w:p>
    <w:p w14:paraId="499C3347" w14:textId="77777777" w:rsidR="00F34084" w:rsidRDefault="00F34084" w:rsidP="00F34084">
      <w:pPr>
        <w:rPr>
          <w:lang w:eastAsia="zh-CN"/>
        </w:rPr>
      </w:pPr>
      <w:r>
        <w:rPr>
          <w:lang w:eastAsia="zh-CN"/>
        </w:rPr>
        <w:t>Study further on sub use cases and potential specification impact of AI/ML for positioning accuracy enhancement considering various identified collaboration levels.</w:t>
      </w:r>
    </w:p>
    <w:p w14:paraId="08681618" w14:textId="77777777" w:rsidR="00F34084" w:rsidRDefault="00F34084" w:rsidP="00CF6E6D">
      <w:pPr>
        <w:pStyle w:val="ListParagraph"/>
        <w:numPr>
          <w:ilvl w:val="0"/>
          <w:numId w:val="332"/>
        </w:numPr>
        <w:rPr>
          <w:lang w:eastAsia="zh-CN"/>
        </w:rPr>
      </w:pPr>
      <w:r>
        <w:rPr>
          <w:lang w:eastAsia="zh-CN"/>
        </w:rPr>
        <w:t>Companies are encouraged to identify positioning specific aspects on collaboration levels if any in agenda 9.2.4.2.</w:t>
      </w:r>
    </w:p>
    <w:p w14:paraId="1C244E65" w14:textId="77777777" w:rsidR="00F34084" w:rsidRDefault="00F34084" w:rsidP="00CF6E6D">
      <w:pPr>
        <w:pStyle w:val="ListParagraph"/>
        <w:numPr>
          <w:ilvl w:val="0"/>
          <w:numId w:val="332"/>
        </w:numPr>
        <w:rPr>
          <w:lang w:eastAsia="zh-CN"/>
        </w:rPr>
      </w:pPr>
      <w:r>
        <w:rPr>
          <w:lang w:eastAsia="zh-CN"/>
        </w:rPr>
        <w:t xml:space="preserve">Note1: terminology, notation and common framework of Network-UE collaboration levels are to be discussed in agenda 9.2.1 and expected to be applicable to AI/ML for positioning accuracy enhancement. </w:t>
      </w:r>
    </w:p>
    <w:p w14:paraId="37E02A98" w14:textId="77777777" w:rsidR="00F34084" w:rsidRDefault="00F34084" w:rsidP="00CF6E6D">
      <w:pPr>
        <w:pStyle w:val="ListParagraph"/>
        <w:numPr>
          <w:ilvl w:val="0"/>
          <w:numId w:val="332"/>
        </w:numPr>
        <w:rPr>
          <w:lang w:eastAsia="zh-CN"/>
        </w:rPr>
      </w:pPr>
      <w:r>
        <w:rPr>
          <w:lang w:eastAsia="zh-CN"/>
        </w:rPr>
        <w:t>Note2: not every collaboration level may be applicable to an AI/ML approach for a sub use case</w:t>
      </w:r>
    </w:p>
    <w:p w14:paraId="74C149EE" w14:textId="77777777" w:rsidR="00F34084" w:rsidRPr="003A7C52" w:rsidRDefault="00F34084" w:rsidP="00F34084">
      <w:pPr>
        <w:rPr>
          <w:rFonts w:eastAsia="DengXian"/>
          <w:highlight w:val="green"/>
          <w:lang w:eastAsia="zh-CN"/>
        </w:rPr>
      </w:pPr>
      <w:r w:rsidRPr="003A7C52">
        <w:rPr>
          <w:rFonts w:eastAsia="DengXian" w:hint="eastAsia"/>
          <w:highlight w:val="green"/>
          <w:lang w:eastAsia="zh-CN"/>
        </w:rPr>
        <w:t>A</w:t>
      </w:r>
      <w:r w:rsidRPr="003A7C52">
        <w:rPr>
          <w:rFonts w:eastAsia="DengXian"/>
          <w:highlight w:val="green"/>
          <w:lang w:eastAsia="zh-CN"/>
        </w:rPr>
        <w:t>greement</w:t>
      </w:r>
    </w:p>
    <w:p w14:paraId="363E1C2F" w14:textId="77777777" w:rsidR="00F34084" w:rsidRDefault="00F34084" w:rsidP="00F34084">
      <w:pPr>
        <w:rPr>
          <w:lang w:eastAsia="zh-CN"/>
        </w:rPr>
      </w:pPr>
      <w:r>
        <w:rPr>
          <w:lang w:eastAsia="zh-CN"/>
        </w:rPr>
        <w:t xml:space="preserve">For further study, at least the following </w:t>
      </w:r>
      <w:r>
        <w:rPr>
          <w:sz w:val="22"/>
          <w:szCs w:val="32"/>
          <w:lang w:eastAsia="zh-CN"/>
        </w:rPr>
        <w:t>aspects</w:t>
      </w:r>
      <w:r w:rsidRPr="00A77AAE">
        <w:rPr>
          <w:lang w:eastAsia="zh-CN"/>
        </w:rPr>
        <w:t xml:space="preserve"> of </w:t>
      </w:r>
      <w:r>
        <w:rPr>
          <w:lang w:eastAsia="zh-CN"/>
        </w:rPr>
        <w:t>AI/ML for positioning accuracy enhancement are considered.</w:t>
      </w:r>
    </w:p>
    <w:p w14:paraId="07CC0022" w14:textId="77777777" w:rsidR="00F34084" w:rsidRDefault="00F34084" w:rsidP="00CF6E6D">
      <w:pPr>
        <w:pStyle w:val="ListParagraph"/>
        <w:numPr>
          <w:ilvl w:val="0"/>
          <w:numId w:val="331"/>
        </w:numPr>
        <w:overflowPunct/>
        <w:autoSpaceDE/>
        <w:autoSpaceDN/>
        <w:adjustRightInd/>
        <w:spacing w:after="0"/>
        <w:contextualSpacing w:val="0"/>
        <w:textAlignment w:val="auto"/>
        <w:rPr>
          <w:lang w:eastAsia="zh-CN"/>
        </w:rPr>
      </w:pPr>
      <w:r>
        <w:rPr>
          <w:lang w:eastAsia="zh-CN"/>
        </w:rPr>
        <w:t>Direct AI/ML positioning: the output of AI/ML model inference is UE location</w:t>
      </w:r>
    </w:p>
    <w:p w14:paraId="382DCFA6" w14:textId="77777777" w:rsidR="00F34084" w:rsidRDefault="00F34084" w:rsidP="00CF6E6D">
      <w:pPr>
        <w:pStyle w:val="ListParagraph"/>
        <w:numPr>
          <w:ilvl w:val="1"/>
          <w:numId w:val="331"/>
        </w:numPr>
        <w:overflowPunct/>
        <w:autoSpaceDE/>
        <w:autoSpaceDN/>
        <w:adjustRightInd/>
        <w:spacing w:after="0"/>
        <w:contextualSpacing w:val="0"/>
        <w:textAlignment w:val="auto"/>
        <w:rPr>
          <w:lang w:eastAsia="zh-CN"/>
        </w:rPr>
      </w:pPr>
      <w:r>
        <w:rPr>
          <w:lang w:eastAsia="zh-CN"/>
        </w:rPr>
        <w:t xml:space="preserve">E.g., fingerprinting based on channel observation as the input of AI/ML model </w:t>
      </w:r>
    </w:p>
    <w:p w14:paraId="5083EF17" w14:textId="77777777" w:rsidR="00F34084" w:rsidRDefault="00F34084" w:rsidP="00CF6E6D">
      <w:pPr>
        <w:pStyle w:val="ListParagraph"/>
        <w:numPr>
          <w:ilvl w:val="1"/>
          <w:numId w:val="331"/>
        </w:numPr>
        <w:overflowPunct/>
        <w:autoSpaceDE/>
        <w:autoSpaceDN/>
        <w:adjustRightInd/>
        <w:spacing w:after="0"/>
        <w:contextualSpacing w:val="0"/>
        <w:textAlignment w:val="auto"/>
        <w:rPr>
          <w:lang w:eastAsia="zh-CN"/>
        </w:rPr>
      </w:pPr>
      <w:r>
        <w:rPr>
          <w:lang w:eastAsia="zh-CN"/>
        </w:rPr>
        <w:t>FFS the details of channel observation as the input of AI/ML model, e.g. CIR, RSRP and/or other types of channel observation</w:t>
      </w:r>
    </w:p>
    <w:p w14:paraId="707832C0" w14:textId="77777777" w:rsidR="00F34084" w:rsidRDefault="00F34084" w:rsidP="00CF6E6D">
      <w:pPr>
        <w:pStyle w:val="ListParagraph"/>
        <w:numPr>
          <w:ilvl w:val="1"/>
          <w:numId w:val="331"/>
        </w:numPr>
        <w:overflowPunct/>
        <w:autoSpaceDE/>
        <w:autoSpaceDN/>
        <w:adjustRightInd/>
        <w:spacing w:after="0"/>
        <w:contextualSpacing w:val="0"/>
        <w:textAlignment w:val="auto"/>
        <w:rPr>
          <w:lang w:eastAsia="zh-CN"/>
        </w:rPr>
      </w:pPr>
      <w:r>
        <w:rPr>
          <w:lang w:eastAsia="zh-CN"/>
        </w:rPr>
        <w:t>FFS: applicable scenario(s) and AI/ML model generalization aspect(s)</w:t>
      </w:r>
    </w:p>
    <w:p w14:paraId="4E3FD115" w14:textId="77777777" w:rsidR="00F34084" w:rsidRDefault="00F34084" w:rsidP="00CF6E6D">
      <w:pPr>
        <w:pStyle w:val="ListParagraph"/>
        <w:numPr>
          <w:ilvl w:val="0"/>
          <w:numId w:val="331"/>
        </w:numPr>
        <w:overflowPunct/>
        <w:autoSpaceDE/>
        <w:autoSpaceDN/>
        <w:adjustRightInd/>
        <w:spacing w:after="0"/>
        <w:contextualSpacing w:val="0"/>
        <w:textAlignment w:val="auto"/>
        <w:rPr>
          <w:lang w:eastAsia="zh-CN"/>
        </w:rPr>
      </w:pPr>
      <w:r>
        <w:rPr>
          <w:lang w:eastAsia="zh-CN"/>
        </w:rPr>
        <w:t>AI/ML assisted positioning: the output of AI/ML model inference is new measurement and/or enhancement of existing measurement</w:t>
      </w:r>
    </w:p>
    <w:p w14:paraId="0144EAAC" w14:textId="77777777" w:rsidR="00F34084" w:rsidRDefault="00F34084" w:rsidP="00CF6E6D">
      <w:pPr>
        <w:pStyle w:val="ListParagraph"/>
        <w:numPr>
          <w:ilvl w:val="1"/>
          <w:numId w:val="331"/>
        </w:numPr>
        <w:overflowPunct/>
        <w:autoSpaceDE/>
        <w:autoSpaceDN/>
        <w:adjustRightInd/>
        <w:spacing w:after="0"/>
        <w:contextualSpacing w:val="0"/>
        <w:textAlignment w:val="auto"/>
        <w:rPr>
          <w:lang w:eastAsia="zh-CN"/>
        </w:rPr>
      </w:pPr>
      <w:r>
        <w:rPr>
          <w:lang w:eastAsia="zh-CN"/>
        </w:rPr>
        <w:t>E.g., LOS/NLOS identification, timing and/or angle of measurement, likelihood of measurement</w:t>
      </w:r>
    </w:p>
    <w:p w14:paraId="4BEB8C5E" w14:textId="77777777" w:rsidR="00F34084" w:rsidRDefault="00F34084" w:rsidP="00CF6E6D">
      <w:pPr>
        <w:pStyle w:val="ListParagraph"/>
        <w:numPr>
          <w:ilvl w:val="1"/>
          <w:numId w:val="331"/>
        </w:numPr>
        <w:overflowPunct/>
        <w:autoSpaceDE/>
        <w:autoSpaceDN/>
        <w:adjustRightInd/>
        <w:spacing w:after="0"/>
        <w:contextualSpacing w:val="0"/>
        <w:textAlignment w:val="auto"/>
        <w:rPr>
          <w:lang w:eastAsia="zh-CN"/>
        </w:rPr>
      </w:pPr>
      <w:r>
        <w:rPr>
          <w:lang w:eastAsia="zh-CN"/>
        </w:rPr>
        <w:t>FFS the details of input and output for corresponding AI/ML model(s)</w:t>
      </w:r>
    </w:p>
    <w:p w14:paraId="2674E1B8" w14:textId="77777777" w:rsidR="00F34084" w:rsidRDefault="00F34084" w:rsidP="00CF6E6D">
      <w:pPr>
        <w:pStyle w:val="ListParagraph"/>
        <w:numPr>
          <w:ilvl w:val="1"/>
          <w:numId w:val="331"/>
        </w:numPr>
        <w:overflowPunct/>
        <w:autoSpaceDE/>
        <w:autoSpaceDN/>
        <w:adjustRightInd/>
        <w:spacing w:after="0"/>
        <w:contextualSpacing w:val="0"/>
        <w:textAlignment w:val="auto"/>
        <w:rPr>
          <w:lang w:eastAsia="zh-CN"/>
        </w:rPr>
      </w:pPr>
      <w:r>
        <w:rPr>
          <w:lang w:eastAsia="zh-CN"/>
        </w:rPr>
        <w:t>FFS: applicable scenario(s) and AI/ML model generalization aspect(s)</w:t>
      </w:r>
    </w:p>
    <w:p w14:paraId="6D04208A" w14:textId="77777777" w:rsidR="00F34084" w:rsidRDefault="00F34084" w:rsidP="00CF6E6D">
      <w:pPr>
        <w:pStyle w:val="ListParagraph"/>
        <w:numPr>
          <w:ilvl w:val="0"/>
          <w:numId w:val="331"/>
        </w:numPr>
        <w:overflowPunct/>
        <w:autoSpaceDE/>
        <w:autoSpaceDN/>
        <w:adjustRightInd/>
        <w:spacing w:after="0"/>
        <w:contextualSpacing w:val="0"/>
        <w:textAlignment w:val="auto"/>
        <w:rPr>
          <w:lang w:eastAsia="zh-CN"/>
        </w:rPr>
      </w:pPr>
      <w:r>
        <w:rPr>
          <w:lang w:eastAsia="zh-CN"/>
        </w:rPr>
        <w:t>Companies are encouraged to clarify all details/aspects of their proposed AI/ML approaches</w:t>
      </w:r>
      <w:r w:rsidRPr="003A7C52">
        <w:rPr>
          <w:rFonts w:ascii="DengXian" w:eastAsia="DengXian" w:hAnsi="DengXian" w:hint="eastAsia"/>
          <w:lang w:eastAsia="zh-CN"/>
        </w:rPr>
        <w:t>/</w:t>
      </w:r>
      <w:r>
        <w:rPr>
          <w:lang w:eastAsia="zh-CN"/>
        </w:rPr>
        <w:t xml:space="preserve">sub use case(s) of AI/ML for positioning accuracy enhancement </w:t>
      </w:r>
    </w:p>
    <w:p w14:paraId="52614006" w14:textId="77777777" w:rsidR="00F34084" w:rsidRDefault="00F34084" w:rsidP="00F34084"/>
    <w:p w14:paraId="77E2039D" w14:textId="77777777" w:rsidR="00F34084" w:rsidRPr="003A7C52" w:rsidRDefault="00F34084" w:rsidP="00F34084">
      <w:pPr>
        <w:rPr>
          <w:rFonts w:eastAsia="DengXian"/>
          <w:highlight w:val="green"/>
          <w:lang w:eastAsia="zh-CN"/>
        </w:rPr>
      </w:pPr>
      <w:r w:rsidRPr="003A7C52">
        <w:rPr>
          <w:rFonts w:eastAsia="DengXian" w:hint="eastAsia"/>
          <w:highlight w:val="green"/>
          <w:lang w:eastAsia="zh-CN"/>
        </w:rPr>
        <w:t>A</w:t>
      </w:r>
      <w:r w:rsidRPr="003A7C52">
        <w:rPr>
          <w:rFonts w:eastAsia="DengXian"/>
          <w:highlight w:val="green"/>
          <w:lang w:eastAsia="zh-CN"/>
        </w:rPr>
        <w:t>greement</w:t>
      </w:r>
    </w:p>
    <w:p w14:paraId="34B18B48" w14:textId="77777777" w:rsidR="00F34084" w:rsidRDefault="00F34084" w:rsidP="00F34084">
      <w:pPr>
        <w:rPr>
          <w:lang w:eastAsia="zh-CN"/>
        </w:rPr>
      </w:pPr>
      <w:r>
        <w:rPr>
          <w:lang w:eastAsia="zh-CN"/>
        </w:rPr>
        <w:t>Companies are encouraged to study and provide inputs on potential specification impact at least for the following aspects of AI/ML approaches for sub use cases of AI/ML for positioning accuracy enhancement.</w:t>
      </w:r>
    </w:p>
    <w:p w14:paraId="1A391CB4" w14:textId="77777777" w:rsidR="00F34084" w:rsidRDefault="00F34084" w:rsidP="00CF6E6D">
      <w:pPr>
        <w:pStyle w:val="ListParagraph"/>
        <w:numPr>
          <w:ilvl w:val="0"/>
          <w:numId w:val="331"/>
        </w:numPr>
        <w:overflowPunct/>
        <w:autoSpaceDE/>
        <w:autoSpaceDN/>
        <w:adjustRightInd/>
        <w:spacing w:after="0"/>
        <w:contextualSpacing w:val="0"/>
        <w:textAlignment w:val="auto"/>
        <w:rPr>
          <w:lang w:eastAsia="zh-CN"/>
        </w:rPr>
      </w:pPr>
      <w:r>
        <w:rPr>
          <w:lang w:eastAsia="zh-CN"/>
        </w:rPr>
        <w:t>AI/ML model training</w:t>
      </w:r>
    </w:p>
    <w:p w14:paraId="1C0EED2D" w14:textId="77777777" w:rsidR="00F34084" w:rsidRDefault="00F34084" w:rsidP="00CF6E6D">
      <w:pPr>
        <w:pStyle w:val="ListParagraph"/>
        <w:numPr>
          <w:ilvl w:val="1"/>
          <w:numId w:val="331"/>
        </w:numPr>
        <w:overflowPunct/>
        <w:autoSpaceDE/>
        <w:autoSpaceDN/>
        <w:adjustRightInd/>
        <w:spacing w:after="0"/>
        <w:contextualSpacing w:val="0"/>
        <w:textAlignment w:val="auto"/>
        <w:rPr>
          <w:lang w:eastAsia="zh-CN"/>
        </w:rPr>
      </w:pPr>
      <w:r>
        <w:rPr>
          <w:lang w:eastAsia="zh-CN"/>
        </w:rPr>
        <w:t>training data type/size</w:t>
      </w:r>
    </w:p>
    <w:p w14:paraId="03AD8B47" w14:textId="77777777" w:rsidR="00F34084" w:rsidRDefault="00F34084" w:rsidP="00CF6E6D">
      <w:pPr>
        <w:pStyle w:val="ListParagraph"/>
        <w:numPr>
          <w:ilvl w:val="1"/>
          <w:numId w:val="331"/>
        </w:numPr>
        <w:overflowPunct/>
        <w:autoSpaceDE/>
        <w:autoSpaceDN/>
        <w:adjustRightInd/>
        <w:spacing w:after="0"/>
        <w:contextualSpacing w:val="0"/>
        <w:textAlignment w:val="auto"/>
        <w:rPr>
          <w:lang w:eastAsia="zh-CN"/>
        </w:rPr>
      </w:pPr>
      <w:r>
        <w:rPr>
          <w:lang w:eastAsia="zh-CN"/>
        </w:rPr>
        <w:t>training data source determination (e.g., UE/PRU/TRP)</w:t>
      </w:r>
    </w:p>
    <w:p w14:paraId="33C4D18D" w14:textId="77777777" w:rsidR="00F34084" w:rsidRDefault="00F34084" w:rsidP="00CF6E6D">
      <w:pPr>
        <w:pStyle w:val="ListParagraph"/>
        <w:numPr>
          <w:ilvl w:val="1"/>
          <w:numId w:val="331"/>
        </w:numPr>
        <w:overflowPunct/>
        <w:autoSpaceDE/>
        <w:autoSpaceDN/>
        <w:adjustRightInd/>
        <w:spacing w:after="0"/>
        <w:contextualSpacing w:val="0"/>
        <w:textAlignment w:val="auto"/>
        <w:rPr>
          <w:lang w:eastAsia="zh-CN"/>
        </w:rPr>
      </w:pPr>
      <w:r>
        <w:rPr>
          <w:lang w:eastAsia="zh-CN"/>
        </w:rPr>
        <w:t>assistance signalling and procedure for training data collection</w:t>
      </w:r>
    </w:p>
    <w:p w14:paraId="20A7CEE3" w14:textId="77777777" w:rsidR="00F34084" w:rsidRDefault="00F34084" w:rsidP="00CF6E6D">
      <w:pPr>
        <w:pStyle w:val="ListParagraph"/>
        <w:numPr>
          <w:ilvl w:val="0"/>
          <w:numId w:val="331"/>
        </w:numPr>
        <w:overflowPunct/>
        <w:autoSpaceDE/>
        <w:autoSpaceDN/>
        <w:adjustRightInd/>
        <w:spacing w:after="0"/>
        <w:contextualSpacing w:val="0"/>
        <w:textAlignment w:val="auto"/>
        <w:rPr>
          <w:lang w:eastAsia="zh-CN"/>
        </w:rPr>
      </w:pPr>
      <w:r>
        <w:rPr>
          <w:lang w:eastAsia="zh-CN"/>
        </w:rPr>
        <w:t>AI/ML model indication/configuration</w:t>
      </w:r>
    </w:p>
    <w:p w14:paraId="60B8AAF0" w14:textId="77777777" w:rsidR="00F34084" w:rsidRDefault="00F34084" w:rsidP="00CF6E6D">
      <w:pPr>
        <w:pStyle w:val="ListParagraph"/>
        <w:numPr>
          <w:ilvl w:val="1"/>
          <w:numId w:val="331"/>
        </w:numPr>
        <w:overflowPunct/>
        <w:autoSpaceDE/>
        <w:autoSpaceDN/>
        <w:adjustRightInd/>
        <w:spacing w:after="0"/>
        <w:contextualSpacing w:val="0"/>
        <w:textAlignment w:val="auto"/>
        <w:rPr>
          <w:lang w:eastAsia="zh-CN"/>
        </w:rPr>
      </w:pPr>
      <w:r>
        <w:rPr>
          <w:lang w:eastAsia="zh-CN"/>
        </w:rPr>
        <w:t>assistance signalling and procedure (e.g., for model configuration, model activation/deactivation, model recovery/termination, model selection)</w:t>
      </w:r>
    </w:p>
    <w:p w14:paraId="2782962D" w14:textId="77777777" w:rsidR="00F34084" w:rsidRDefault="00F34084" w:rsidP="00CF6E6D">
      <w:pPr>
        <w:pStyle w:val="ListParagraph"/>
        <w:numPr>
          <w:ilvl w:val="0"/>
          <w:numId w:val="331"/>
        </w:numPr>
        <w:overflowPunct/>
        <w:autoSpaceDE/>
        <w:autoSpaceDN/>
        <w:adjustRightInd/>
        <w:spacing w:after="0"/>
        <w:contextualSpacing w:val="0"/>
        <w:textAlignment w:val="auto"/>
        <w:rPr>
          <w:lang w:eastAsia="zh-CN"/>
        </w:rPr>
      </w:pPr>
      <w:r>
        <w:rPr>
          <w:lang w:eastAsia="zh-CN"/>
        </w:rPr>
        <w:t>AI/ML model monitoring and update</w:t>
      </w:r>
    </w:p>
    <w:p w14:paraId="57C7FFC8" w14:textId="77777777" w:rsidR="00F34084" w:rsidRDefault="00F34084" w:rsidP="00CF6E6D">
      <w:pPr>
        <w:pStyle w:val="ListParagraph"/>
        <w:numPr>
          <w:ilvl w:val="1"/>
          <w:numId w:val="331"/>
        </w:numPr>
        <w:overflowPunct/>
        <w:autoSpaceDE/>
        <w:autoSpaceDN/>
        <w:adjustRightInd/>
        <w:spacing w:after="0"/>
        <w:contextualSpacing w:val="0"/>
        <w:textAlignment w:val="auto"/>
        <w:rPr>
          <w:lang w:eastAsia="zh-CN"/>
        </w:rPr>
      </w:pPr>
      <w:r>
        <w:rPr>
          <w:lang w:eastAsia="zh-CN"/>
        </w:rPr>
        <w:t>assistance signalling and procedure (e.g., for model performance monitoring, model update/tuning)</w:t>
      </w:r>
    </w:p>
    <w:p w14:paraId="2EAC87C7" w14:textId="77777777" w:rsidR="00F34084" w:rsidRDefault="00F34084" w:rsidP="00CF6E6D">
      <w:pPr>
        <w:pStyle w:val="ListParagraph"/>
        <w:numPr>
          <w:ilvl w:val="0"/>
          <w:numId w:val="331"/>
        </w:numPr>
        <w:overflowPunct/>
        <w:autoSpaceDE/>
        <w:autoSpaceDN/>
        <w:adjustRightInd/>
        <w:spacing w:after="0"/>
        <w:contextualSpacing w:val="0"/>
        <w:textAlignment w:val="auto"/>
        <w:rPr>
          <w:lang w:eastAsia="zh-CN"/>
        </w:rPr>
      </w:pPr>
      <w:r>
        <w:rPr>
          <w:lang w:eastAsia="zh-CN"/>
        </w:rPr>
        <w:t>AI/ML model inference input</w:t>
      </w:r>
    </w:p>
    <w:p w14:paraId="2BE1BB41" w14:textId="77777777" w:rsidR="00F34084" w:rsidRDefault="00F34084" w:rsidP="00CF6E6D">
      <w:pPr>
        <w:pStyle w:val="ListParagraph"/>
        <w:numPr>
          <w:ilvl w:val="1"/>
          <w:numId w:val="331"/>
        </w:numPr>
        <w:overflowPunct/>
        <w:autoSpaceDE/>
        <w:autoSpaceDN/>
        <w:adjustRightInd/>
        <w:spacing w:after="0"/>
        <w:contextualSpacing w:val="0"/>
        <w:textAlignment w:val="auto"/>
        <w:rPr>
          <w:lang w:eastAsia="zh-CN"/>
        </w:rPr>
      </w:pPr>
      <w:r>
        <w:rPr>
          <w:lang w:eastAsia="zh-CN"/>
        </w:rPr>
        <w:t>report/feedback of model input for inference (e.g., UE feedback as input for network side model inference)</w:t>
      </w:r>
    </w:p>
    <w:p w14:paraId="0DD97DEA" w14:textId="77777777" w:rsidR="00F34084" w:rsidRDefault="00F34084" w:rsidP="00CF6E6D">
      <w:pPr>
        <w:pStyle w:val="ListParagraph"/>
        <w:numPr>
          <w:ilvl w:val="1"/>
          <w:numId w:val="331"/>
        </w:numPr>
        <w:overflowPunct/>
        <w:autoSpaceDE/>
        <w:autoSpaceDN/>
        <w:adjustRightInd/>
        <w:spacing w:after="0"/>
        <w:contextualSpacing w:val="0"/>
        <w:textAlignment w:val="auto"/>
        <w:rPr>
          <w:lang w:eastAsia="zh-CN"/>
        </w:rPr>
      </w:pPr>
      <w:r>
        <w:rPr>
          <w:lang w:eastAsia="zh-CN"/>
        </w:rPr>
        <w:t>model input acquisition and pre-processing</w:t>
      </w:r>
    </w:p>
    <w:p w14:paraId="6BC0308E" w14:textId="77777777" w:rsidR="00F34084" w:rsidRDefault="00F34084" w:rsidP="00CF6E6D">
      <w:pPr>
        <w:pStyle w:val="ListParagraph"/>
        <w:numPr>
          <w:ilvl w:val="1"/>
          <w:numId w:val="331"/>
        </w:numPr>
        <w:overflowPunct/>
        <w:autoSpaceDE/>
        <w:autoSpaceDN/>
        <w:adjustRightInd/>
        <w:spacing w:after="0"/>
        <w:contextualSpacing w:val="0"/>
        <w:textAlignment w:val="auto"/>
        <w:rPr>
          <w:lang w:eastAsia="zh-CN"/>
        </w:rPr>
      </w:pPr>
      <w:r>
        <w:rPr>
          <w:lang w:eastAsia="zh-CN"/>
        </w:rPr>
        <w:t>type/definition of model input</w:t>
      </w:r>
    </w:p>
    <w:p w14:paraId="47139A6B" w14:textId="77777777" w:rsidR="00F34084" w:rsidRDefault="00F34084" w:rsidP="00CF6E6D">
      <w:pPr>
        <w:pStyle w:val="ListParagraph"/>
        <w:numPr>
          <w:ilvl w:val="0"/>
          <w:numId w:val="331"/>
        </w:numPr>
        <w:overflowPunct/>
        <w:autoSpaceDE/>
        <w:autoSpaceDN/>
        <w:adjustRightInd/>
        <w:spacing w:after="0"/>
        <w:contextualSpacing w:val="0"/>
        <w:textAlignment w:val="auto"/>
        <w:rPr>
          <w:lang w:eastAsia="zh-CN"/>
        </w:rPr>
      </w:pPr>
      <w:r>
        <w:rPr>
          <w:lang w:eastAsia="zh-CN"/>
        </w:rPr>
        <w:t>AI/ML model inference output</w:t>
      </w:r>
    </w:p>
    <w:p w14:paraId="5617C4D3" w14:textId="77777777" w:rsidR="00F34084" w:rsidRDefault="00F34084" w:rsidP="00CF6E6D">
      <w:pPr>
        <w:pStyle w:val="ListParagraph"/>
        <w:numPr>
          <w:ilvl w:val="1"/>
          <w:numId w:val="331"/>
        </w:numPr>
        <w:overflowPunct/>
        <w:autoSpaceDE/>
        <w:autoSpaceDN/>
        <w:adjustRightInd/>
        <w:spacing w:after="0"/>
        <w:contextualSpacing w:val="0"/>
        <w:textAlignment w:val="auto"/>
        <w:rPr>
          <w:lang w:eastAsia="zh-CN"/>
        </w:rPr>
      </w:pPr>
      <w:r>
        <w:rPr>
          <w:lang w:eastAsia="zh-CN"/>
        </w:rPr>
        <w:t>report/feedback of model inference output</w:t>
      </w:r>
    </w:p>
    <w:p w14:paraId="68E6B734" w14:textId="77777777" w:rsidR="00F34084" w:rsidRDefault="00F34084" w:rsidP="00CF6E6D">
      <w:pPr>
        <w:pStyle w:val="ListParagraph"/>
        <w:numPr>
          <w:ilvl w:val="1"/>
          <w:numId w:val="331"/>
        </w:numPr>
        <w:overflowPunct/>
        <w:autoSpaceDE/>
        <w:autoSpaceDN/>
        <w:adjustRightInd/>
        <w:spacing w:after="0"/>
        <w:contextualSpacing w:val="0"/>
        <w:textAlignment w:val="auto"/>
        <w:rPr>
          <w:lang w:eastAsia="zh-CN"/>
        </w:rPr>
      </w:pPr>
      <w:r>
        <w:rPr>
          <w:lang w:eastAsia="zh-CN"/>
        </w:rPr>
        <w:t>post-processing of model inference output</w:t>
      </w:r>
    </w:p>
    <w:p w14:paraId="760F3CF3" w14:textId="77777777" w:rsidR="00F34084" w:rsidRDefault="00F34084" w:rsidP="00CF6E6D">
      <w:pPr>
        <w:pStyle w:val="ListParagraph"/>
        <w:numPr>
          <w:ilvl w:val="0"/>
          <w:numId w:val="331"/>
        </w:numPr>
        <w:overflowPunct/>
        <w:autoSpaceDE/>
        <w:autoSpaceDN/>
        <w:adjustRightInd/>
        <w:spacing w:after="0"/>
        <w:contextualSpacing w:val="0"/>
        <w:textAlignment w:val="auto"/>
        <w:rPr>
          <w:lang w:eastAsia="zh-CN"/>
        </w:rPr>
      </w:pPr>
      <w:r>
        <w:rPr>
          <w:lang w:eastAsia="zh-CN"/>
        </w:rPr>
        <w:t xml:space="preserve">UE capability for AI/ML model(s) </w:t>
      </w:r>
      <w:r>
        <w:rPr>
          <w:color w:val="C00000"/>
          <w:lang w:eastAsia="zh-CN"/>
        </w:rPr>
        <w:t>(e.g., for model training, model inference and model monitoring)</w:t>
      </w:r>
    </w:p>
    <w:p w14:paraId="41A2282B" w14:textId="77777777" w:rsidR="00F34084" w:rsidRDefault="00F34084" w:rsidP="00CF6E6D">
      <w:pPr>
        <w:pStyle w:val="ListParagraph"/>
        <w:numPr>
          <w:ilvl w:val="0"/>
          <w:numId w:val="331"/>
        </w:numPr>
        <w:overflowPunct/>
        <w:autoSpaceDE/>
        <w:autoSpaceDN/>
        <w:adjustRightInd/>
        <w:spacing w:after="0"/>
        <w:contextualSpacing w:val="0"/>
        <w:textAlignment w:val="auto"/>
        <w:rPr>
          <w:lang w:eastAsia="zh-CN"/>
        </w:rPr>
      </w:pPr>
      <w:r>
        <w:rPr>
          <w:lang w:eastAsia="zh-CN"/>
        </w:rPr>
        <w:t>Other aspects are not precluded</w:t>
      </w:r>
    </w:p>
    <w:p w14:paraId="04EBD710" w14:textId="77777777" w:rsidR="00F34084" w:rsidRDefault="00F34084" w:rsidP="00CF6E6D">
      <w:pPr>
        <w:pStyle w:val="ListParagraph"/>
        <w:numPr>
          <w:ilvl w:val="0"/>
          <w:numId w:val="331"/>
        </w:numPr>
        <w:overflowPunct/>
        <w:autoSpaceDE/>
        <w:autoSpaceDN/>
        <w:adjustRightInd/>
        <w:spacing w:after="0"/>
        <w:contextualSpacing w:val="0"/>
        <w:textAlignment w:val="auto"/>
        <w:rPr>
          <w:lang w:eastAsia="zh-CN"/>
        </w:rPr>
      </w:pPr>
      <w:r>
        <w:rPr>
          <w:lang w:eastAsia="zh-CN"/>
        </w:rPr>
        <w:t>Note: not all aspects may apply to an AI/ML approach in a sub use case</w:t>
      </w:r>
    </w:p>
    <w:p w14:paraId="66A62154" w14:textId="77777777" w:rsidR="00F34084" w:rsidRDefault="00F34084" w:rsidP="00CF6E6D">
      <w:pPr>
        <w:pStyle w:val="ListParagraph"/>
        <w:numPr>
          <w:ilvl w:val="0"/>
          <w:numId w:val="331"/>
        </w:numPr>
        <w:overflowPunct/>
        <w:autoSpaceDE/>
        <w:autoSpaceDN/>
        <w:adjustRightInd/>
        <w:spacing w:after="0"/>
        <w:contextualSpacing w:val="0"/>
        <w:textAlignment w:val="auto"/>
        <w:rPr>
          <w:lang w:eastAsia="zh-CN"/>
        </w:rPr>
      </w:pPr>
      <w:r>
        <w:rPr>
          <w:lang w:eastAsia="zh-CN"/>
        </w:rPr>
        <w:t xml:space="preserve">Note2: </w:t>
      </w:r>
      <w:r>
        <w:rPr>
          <w:rFonts w:hint="eastAsia"/>
          <w:lang w:eastAsia="zh-CN"/>
        </w:rPr>
        <w:t xml:space="preserve">the definitions of </w:t>
      </w:r>
      <w:r>
        <w:rPr>
          <w:lang w:eastAsia="zh-CN"/>
        </w:rPr>
        <w:t>common AI/ML model</w:t>
      </w:r>
      <w:r>
        <w:rPr>
          <w:rFonts w:hint="eastAsia"/>
          <w:lang w:eastAsia="zh-CN"/>
        </w:rPr>
        <w:t xml:space="preserve"> terminologies </w:t>
      </w:r>
      <w:r>
        <w:rPr>
          <w:lang w:eastAsia="zh-CN"/>
        </w:rPr>
        <w:t xml:space="preserve">are to </w:t>
      </w:r>
      <w:r>
        <w:rPr>
          <w:rFonts w:hint="eastAsia"/>
          <w:lang w:eastAsia="zh-CN"/>
        </w:rPr>
        <w:t>be discussed in agenda 9.2.1</w:t>
      </w:r>
    </w:p>
    <w:p w14:paraId="4369342F" w14:textId="77777777" w:rsidR="00F34084" w:rsidRDefault="00F34084" w:rsidP="008F4B8C">
      <w:pPr>
        <w:rPr>
          <w:lang w:eastAsia="x-none"/>
        </w:rPr>
      </w:pPr>
    </w:p>
    <w:p w14:paraId="5D5AAFFC" w14:textId="009F17F7" w:rsidR="00F34084" w:rsidRPr="00B93DA4" w:rsidRDefault="0038254B" w:rsidP="008F4B8C">
      <w:pPr>
        <w:rPr>
          <w:lang w:eastAsia="x-none"/>
        </w:rPr>
      </w:pPr>
      <w:r>
        <w:rPr>
          <w:lang w:eastAsia="x-none"/>
        </w:rPr>
        <w:t xml:space="preserve">Final summary in </w:t>
      </w:r>
      <w:hyperlink r:id="rId2009" w:history="1">
        <w:r w:rsidR="000B5C49">
          <w:rPr>
            <w:rStyle w:val="Hyperlink"/>
            <w:lang w:eastAsia="x-none"/>
          </w:rPr>
          <w:t>R1-2205498</w:t>
        </w:r>
      </w:hyperlink>
      <w:r>
        <w:rPr>
          <w:lang w:eastAsia="x-none"/>
        </w:rPr>
        <w:t>.</w:t>
      </w:r>
    </w:p>
    <w:p w14:paraId="08D3C695" w14:textId="77777777" w:rsidR="008F4B8C" w:rsidRDefault="008F4B8C" w:rsidP="00842313">
      <w:pPr>
        <w:pStyle w:val="Heading3"/>
      </w:pPr>
      <w:bookmarkStart w:id="295" w:name="_Toc101357057"/>
      <w:bookmarkStart w:id="296" w:name="_Toc105521395"/>
      <w:r>
        <w:lastRenderedPageBreak/>
        <w:t>Other</w:t>
      </w:r>
      <w:bookmarkEnd w:id="295"/>
      <w:bookmarkEnd w:id="296"/>
    </w:p>
    <w:p w14:paraId="3F760112" w14:textId="408D2E27" w:rsidR="008F4B8C" w:rsidRDefault="001B5688" w:rsidP="008F4B8C">
      <w:pPr>
        <w:rPr>
          <w:lang w:eastAsia="x-none"/>
        </w:rPr>
      </w:pPr>
      <w:hyperlink r:id="rId2010" w:history="1">
        <w:r w:rsidR="000B5C49">
          <w:rPr>
            <w:rStyle w:val="Hyperlink"/>
            <w:lang w:eastAsia="x-none"/>
          </w:rPr>
          <w:t>R1-2203254</w:t>
        </w:r>
      </w:hyperlink>
      <w:r w:rsidR="008F4B8C">
        <w:rPr>
          <w:lang w:eastAsia="x-none"/>
        </w:rPr>
        <w:tab/>
        <w:t>Discussion on other use cases for AI/ML</w:t>
      </w:r>
      <w:r w:rsidR="008F4B8C">
        <w:rPr>
          <w:lang w:eastAsia="x-none"/>
        </w:rPr>
        <w:tab/>
        <w:t>ZTE</w:t>
      </w:r>
    </w:p>
    <w:p w14:paraId="2D13D932" w14:textId="644D9F69" w:rsidR="008F4B8C" w:rsidRDefault="001B5688" w:rsidP="008F4B8C">
      <w:pPr>
        <w:rPr>
          <w:lang w:eastAsia="x-none"/>
        </w:rPr>
      </w:pPr>
      <w:hyperlink r:id="rId2011" w:history="1">
        <w:r w:rsidR="000B5C49">
          <w:rPr>
            <w:rStyle w:val="Hyperlink"/>
            <w:lang w:eastAsia="x-none"/>
          </w:rPr>
          <w:t>R1-2203405</w:t>
        </w:r>
      </w:hyperlink>
      <w:r w:rsidR="008F4B8C">
        <w:rPr>
          <w:lang w:eastAsia="x-none"/>
        </w:rPr>
        <w:tab/>
        <w:t>Discussions on AI-ML challenges and limi</w:t>
      </w:r>
      <w:r w:rsidR="009561E9">
        <w:rPr>
          <w:lang w:eastAsia="x-none"/>
        </w:rPr>
        <w:t>t</w:t>
      </w:r>
      <w:r w:rsidR="008F4B8C">
        <w:rPr>
          <w:lang w:eastAsia="x-none"/>
        </w:rPr>
        <w:t>ations</w:t>
      </w:r>
      <w:r w:rsidR="008F4B8C">
        <w:rPr>
          <w:lang w:eastAsia="x-none"/>
        </w:rPr>
        <w:tab/>
        <w:t>New H3C Technologies Co., Ltd.</w:t>
      </w:r>
    </w:p>
    <w:p w14:paraId="6D801BD8" w14:textId="18C0BD75" w:rsidR="008F4B8C" w:rsidRDefault="001B5688" w:rsidP="008F4B8C">
      <w:pPr>
        <w:rPr>
          <w:lang w:eastAsia="x-none"/>
        </w:rPr>
      </w:pPr>
      <w:hyperlink r:id="rId2012" w:history="1">
        <w:r w:rsidR="000B5C49">
          <w:rPr>
            <w:rStyle w:val="Hyperlink"/>
            <w:lang w:eastAsia="x-none"/>
          </w:rPr>
          <w:t>R1-2203457</w:t>
        </w:r>
      </w:hyperlink>
      <w:r w:rsidR="008F4B8C">
        <w:rPr>
          <w:lang w:eastAsia="x-none"/>
        </w:rPr>
        <w:tab/>
        <w:t>Views on UE capability of AI/ML for air interface</w:t>
      </w:r>
      <w:r w:rsidR="008F4B8C">
        <w:rPr>
          <w:lang w:eastAsia="x-none"/>
        </w:rPr>
        <w:tab/>
        <w:t>CATT</w:t>
      </w:r>
    </w:p>
    <w:p w14:paraId="66B90EA6" w14:textId="68211CC1" w:rsidR="008F4B8C" w:rsidRDefault="001B5688" w:rsidP="008F4B8C">
      <w:pPr>
        <w:rPr>
          <w:lang w:eastAsia="x-none"/>
        </w:rPr>
      </w:pPr>
      <w:hyperlink r:id="rId2013" w:history="1">
        <w:r w:rsidR="000B5C49">
          <w:rPr>
            <w:rStyle w:val="Hyperlink"/>
            <w:lang w:eastAsia="x-none"/>
          </w:rPr>
          <w:t>R1-2203556</w:t>
        </w:r>
      </w:hyperlink>
      <w:r w:rsidR="008F4B8C">
        <w:rPr>
          <w:lang w:eastAsia="x-none"/>
        </w:rPr>
        <w:tab/>
        <w:t>Discussions on AI/ML for DMRS</w:t>
      </w:r>
      <w:r w:rsidR="008F4B8C">
        <w:rPr>
          <w:lang w:eastAsia="x-none"/>
        </w:rPr>
        <w:tab/>
        <w:t>vivo</w:t>
      </w:r>
    </w:p>
    <w:p w14:paraId="6473E6C5" w14:textId="600CC1E4" w:rsidR="008F4B8C" w:rsidRDefault="001B5688" w:rsidP="008F4B8C">
      <w:pPr>
        <w:rPr>
          <w:lang w:eastAsia="x-none"/>
        </w:rPr>
      </w:pPr>
      <w:hyperlink r:id="rId2014" w:history="1">
        <w:r w:rsidR="000B5C49">
          <w:rPr>
            <w:rStyle w:val="Hyperlink"/>
            <w:lang w:eastAsia="x-none"/>
          </w:rPr>
          <w:t>R1-2203670</w:t>
        </w:r>
      </w:hyperlink>
      <w:r w:rsidR="008F4B8C">
        <w:rPr>
          <w:lang w:eastAsia="x-none"/>
        </w:rPr>
        <w:tab/>
        <w:t>Draft skeleton of TR 38.843</w:t>
      </w:r>
      <w:r w:rsidR="008F4B8C">
        <w:rPr>
          <w:lang w:eastAsia="x-none"/>
        </w:rPr>
        <w:tab/>
        <w:t>Ericsson</w:t>
      </w:r>
    </w:p>
    <w:p w14:paraId="4D69060E" w14:textId="6B2C817D" w:rsidR="008F4B8C" w:rsidRDefault="001B5688" w:rsidP="008F4B8C">
      <w:pPr>
        <w:rPr>
          <w:lang w:eastAsia="x-none"/>
        </w:rPr>
      </w:pPr>
      <w:hyperlink r:id="rId2015" w:history="1">
        <w:r w:rsidR="000B5C49">
          <w:rPr>
            <w:rStyle w:val="Hyperlink"/>
            <w:lang w:eastAsia="x-none"/>
          </w:rPr>
          <w:t>R1-2204577</w:t>
        </w:r>
      </w:hyperlink>
      <w:r w:rsidR="008F4B8C">
        <w:rPr>
          <w:lang w:eastAsia="x-none"/>
        </w:rPr>
        <w:tab/>
        <w:t>On ML capability exchange, interoperability, and testability aspects</w:t>
      </w:r>
      <w:r w:rsidR="008F4B8C">
        <w:rPr>
          <w:lang w:eastAsia="x-none"/>
        </w:rPr>
        <w:tab/>
        <w:t>Nokia, Nokia Shanghai Bell</w:t>
      </w:r>
    </w:p>
    <w:p w14:paraId="511A35E7" w14:textId="49587321" w:rsidR="008F4B8C" w:rsidRDefault="001B5688" w:rsidP="008F4B8C">
      <w:pPr>
        <w:rPr>
          <w:lang w:eastAsia="x-none"/>
        </w:rPr>
      </w:pPr>
      <w:hyperlink r:id="rId2016" w:history="1">
        <w:r w:rsidR="000B5C49">
          <w:rPr>
            <w:rStyle w:val="Hyperlink"/>
            <w:lang w:eastAsia="x-none"/>
          </w:rPr>
          <w:t>R1-2204846</w:t>
        </w:r>
      </w:hyperlink>
      <w:r w:rsidR="008F4B8C">
        <w:rPr>
          <w:lang w:eastAsia="x-none"/>
        </w:rPr>
        <w:tab/>
        <w:t>GPU hosted 5G virtual RAN baseband processing and AI applications</w:t>
      </w:r>
      <w:r w:rsidR="008F4B8C">
        <w:rPr>
          <w:lang w:eastAsia="x-none"/>
        </w:rPr>
        <w:tab/>
        <w:t>NVIDIA</w:t>
      </w:r>
    </w:p>
    <w:p w14:paraId="7592D18E" w14:textId="45697A44" w:rsidR="008F4B8C" w:rsidRDefault="001B5688" w:rsidP="008F4B8C">
      <w:pPr>
        <w:rPr>
          <w:lang w:eastAsia="x-none"/>
        </w:rPr>
      </w:pPr>
      <w:hyperlink r:id="rId2017" w:history="1">
        <w:r w:rsidR="000B5C49">
          <w:rPr>
            <w:rStyle w:val="Hyperlink"/>
            <w:lang w:eastAsia="x-none"/>
          </w:rPr>
          <w:t>R1-2204911</w:t>
        </w:r>
      </w:hyperlink>
      <w:r w:rsidR="008F4B8C">
        <w:rPr>
          <w:lang w:eastAsia="x-none"/>
        </w:rPr>
        <w:tab/>
        <w:t>Discussion on other potential use cases of AI/ML for NR air interface</w:t>
      </w:r>
      <w:r w:rsidR="008F4B8C">
        <w:rPr>
          <w:lang w:eastAsia="x-none"/>
        </w:rPr>
        <w:tab/>
        <w:t>Huawei, HiSilicon</w:t>
      </w:r>
    </w:p>
    <w:p w14:paraId="1C7E3158" w14:textId="3556BB5B" w:rsidR="008F4B8C" w:rsidRPr="00C4769F" w:rsidRDefault="001B5688" w:rsidP="008F4B8C">
      <w:pPr>
        <w:rPr>
          <w:lang w:eastAsia="x-none"/>
        </w:rPr>
      </w:pPr>
      <w:hyperlink r:id="rId2018" w:history="1">
        <w:r w:rsidR="000B5C49">
          <w:rPr>
            <w:rStyle w:val="Hyperlink"/>
            <w:lang w:eastAsia="x-none"/>
          </w:rPr>
          <w:t>R1-2205067</w:t>
        </w:r>
      </w:hyperlink>
      <w:r w:rsidR="008F4B8C">
        <w:rPr>
          <w:lang w:eastAsia="x-none"/>
        </w:rPr>
        <w:tab/>
        <w:t>Consideration on UE processing capability for AI/ML utilization</w:t>
      </w:r>
      <w:r w:rsidR="008F4B8C">
        <w:rPr>
          <w:lang w:eastAsia="x-none"/>
        </w:rPr>
        <w:tab/>
      </w:r>
      <w:r w:rsidR="00F57D30">
        <w:rPr>
          <w:lang w:eastAsia="x-none"/>
        </w:rPr>
        <w:t>Rakuten Mobile</w:t>
      </w:r>
    </w:p>
    <w:p w14:paraId="3037C114" w14:textId="77777777" w:rsidR="008F4B8C" w:rsidRPr="003B3DC0" w:rsidRDefault="008F4B8C" w:rsidP="00DF5C19">
      <w:pPr>
        <w:pStyle w:val="Heading2"/>
      </w:pPr>
      <w:bookmarkStart w:id="297" w:name="_Toc101357058"/>
      <w:bookmarkStart w:id="298" w:name="_Toc105521396"/>
      <w:r w:rsidRPr="003B3DC0">
        <w:t>Study on evolution of NR duplex operation</w:t>
      </w:r>
      <w:bookmarkEnd w:id="297"/>
      <w:bookmarkEnd w:id="298"/>
    </w:p>
    <w:p w14:paraId="65F6FA60" w14:textId="4F2E4673" w:rsidR="008F4B8C" w:rsidRDefault="008F4B8C" w:rsidP="008F4B8C">
      <w:pPr>
        <w:rPr>
          <w:i/>
          <w:iCs/>
        </w:rPr>
      </w:pPr>
      <w:r w:rsidRPr="003B3DC0">
        <w:rPr>
          <w:i/>
          <w:iCs/>
        </w:rPr>
        <w:t xml:space="preserve">Please refer to </w:t>
      </w:r>
      <w:hyperlink r:id="rId2019" w:history="1">
        <w:r w:rsidRPr="008F621B">
          <w:rPr>
            <w:rStyle w:val="Hyperlink"/>
            <w:i/>
            <w:iCs/>
          </w:rPr>
          <w:t>RP-220633</w:t>
        </w:r>
      </w:hyperlink>
      <w:r w:rsidRPr="003B3DC0">
        <w:rPr>
          <w:i/>
          <w:iCs/>
        </w:rPr>
        <w:t xml:space="preserve"> for detailed scope of the SI.</w:t>
      </w:r>
    </w:p>
    <w:p w14:paraId="3D518D5C" w14:textId="7CA8C541" w:rsidR="007A3291" w:rsidRDefault="007A3291" w:rsidP="007A3291"/>
    <w:p w14:paraId="6B404AD7" w14:textId="3539A328" w:rsidR="008F4B8C" w:rsidRDefault="001B5688" w:rsidP="008F4B8C">
      <w:pPr>
        <w:rPr>
          <w:b/>
          <w:bCs/>
          <w:iCs/>
        </w:rPr>
      </w:pPr>
      <w:hyperlink r:id="rId2020" w:history="1">
        <w:r w:rsidR="000B5C49">
          <w:rPr>
            <w:rStyle w:val="Hyperlink"/>
            <w:b/>
            <w:bCs/>
            <w:iCs/>
          </w:rPr>
          <w:t>R1-2204302</w:t>
        </w:r>
      </w:hyperlink>
      <w:r w:rsidR="008F4B8C" w:rsidRPr="007A3291">
        <w:rPr>
          <w:b/>
          <w:bCs/>
          <w:iCs/>
        </w:rPr>
        <w:tab/>
        <w:t>Work plan on Rel-18 evolution of NR duplex operation SI</w:t>
      </w:r>
      <w:r w:rsidR="008F4B8C" w:rsidRPr="007A3291">
        <w:rPr>
          <w:b/>
          <w:bCs/>
          <w:iCs/>
        </w:rPr>
        <w:tab/>
        <w:t>CMCC, Samsung</w:t>
      </w:r>
    </w:p>
    <w:p w14:paraId="5CE1CBB0" w14:textId="7469D316" w:rsidR="007A3291" w:rsidRDefault="007A3291" w:rsidP="008F4B8C">
      <w:pPr>
        <w:rPr>
          <w:iCs/>
        </w:rPr>
      </w:pPr>
    </w:p>
    <w:p w14:paraId="7E5163A2" w14:textId="20A7F530" w:rsidR="00A716F5" w:rsidRPr="00C4769F" w:rsidRDefault="001B5688" w:rsidP="00A716F5">
      <w:pPr>
        <w:rPr>
          <w:iCs/>
        </w:rPr>
      </w:pPr>
      <w:hyperlink r:id="rId2021" w:history="1">
        <w:r w:rsidR="000B5C49">
          <w:rPr>
            <w:rStyle w:val="Hyperlink"/>
            <w:b/>
            <w:bCs/>
          </w:rPr>
          <w:t>R1-2205187</w:t>
        </w:r>
      </w:hyperlink>
      <w:r w:rsidR="00A716F5" w:rsidRPr="007A3291">
        <w:rPr>
          <w:b/>
          <w:bCs/>
        </w:rPr>
        <w:tab/>
        <w:t>TR 38.858 skeleton for study on evolution of NR duplex operation</w:t>
      </w:r>
      <w:r w:rsidR="00A716F5" w:rsidRPr="007A3291">
        <w:rPr>
          <w:b/>
          <w:bCs/>
        </w:rPr>
        <w:tab/>
        <w:t>CMCC</w:t>
      </w:r>
      <w:r w:rsidR="00A716F5">
        <w:tab/>
        <w:t xml:space="preserve">(rev of </w:t>
      </w:r>
      <w:hyperlink r:id="rId2022" w:history="1">
        <w:r w:rsidR="000B5C49">
          <w:rPr>
            <w:rStyle w:val="Hyperlink"/>
          </w:rPr>
          <w:t>R1-2204301</w:t>
        </w:r>
      </w:hyperlink>
      <w:r w:rsidR="00A716F5">
        <w:rPr>
          <w:iCs/>
        </w:rPr>
        <w:t>)</w:t>
      </w:r>
    </w:p>
    <w:p w14:paraId="2C71174B" w14:textId="77777777" w:rsidR="007A3291" w:rsidRPr="00B33793" w:rsidRDefault="007A3291" w:rsidP="007A3291">
      <w:pPr>
        <w:rPr>
          <w:lang w:eastAsia="x-none"/>
        </w:rPr>
      </w:pPr>
      <w:r w:rsidRPr="00B33793">
        <w:rPr>
          <w:lang w:eastAsia="x-none"/>
        </w:rPr>
        <w:t>[109-e-R18-Duplex-01] – Fei (CMCC)</w:t>
      </w:r>
    </w:p>
    <w:p w14:paraId="752EB198" w14:textId="7B7E041F" w:rsidR="007A3291" w:rsidRPr="00B33793" w:rsidRDefault="007A3291" w:rsidP="007A3291">
      <w:pPr>
        <w:rPr>
          <w:lang w:eastAsia="x-none"/>
        </w:rPr>
      </w:pPr>
      <w:r w:rsidRPr="00B33793">
        <w:rPr>
          <w:lang w:eastAsia="x-none"/>
        </w:rPr>
        <w:t>Email discussion and approval of TR skeleton for Rel-18 SI on evolution of NR duplex operation by May 13</w:t>
      </w:r>
    </w:p>
    <w:p w14:paraId="1AD3F8D1" w14:textId="6B952EE0" w:rsidR="007A3291" w:rsidRDefault="001B5688" w:rsidP="008F4B8C">
      <w:pPr>
        <w:rPr>
          <w:iCs/>
        </w:rPr>
      </w:pPr>
      <w:hyperlink r:id="rId2023" w:history="1">
        <w:r w:rsidR="000B5C49">
          <w:rPr>
            <w:rStyle w:val="Hyperlink"/>
            <w:iCs/>
          </w:rPr>
          <w:t>R1-2205188</w:t>
        </w:r>
      </w:hyperlink>
      <w:r w:rsidR="00662B37" w:rsidRPr="00662B37">
        <w:rPr>
          <w:iCs/>
        </w:rPr>
        <w:tab/>
        <w:t>Summary on email discussion of TR skeleton for Rel-18 SI on evolution of NR duplex operation</w:t>
      </w:r>
      <w:r w:rsidR="00662B37" w:rsidRPr="00662B37">
        <w:rPr>
          <w:iCs/>
        </w:rPr>
        <w:tab/>
        <w:t>Moderator (CMCC)</w:t>
      </w:r>
    </w:p>
    <w:p w14:paraId="2359A48D" w14:textId="4AB644AB" w:rsidR="00B33793" w:rsidRPr="00B33793" w:rsidRDefault="001B5688" w:rsidP="00B33793">
      <w:pPr>
        <w:rPr>
          <w:b/>
          <w:bCs/>
          <w:iCs/>
        </w:rPr>
      </w:pPr>
      <w:hyperlink r:id="rId2024" w:history="1">
        <w:r w:rsidR="000B5C49">
          <w:rPr>
            <w:rStyle w:val="Hyperlink"/>
            <w:b/>
            <w:bCs/>
            <w:iCs/>
          </w:rPr>
          <w:t>R1-2205310</w:t>
        </w:r>
      </w:hyperlink>
      <w:r w:rsidR="00B33793" w:rsidRPr="00B33793">
        <w:rPr>
          <w:b/>
          <w:bCs/>
          <w:iCs/>
        </w:rPr>
        <w:tab/>
        <w:t>Summary#2 on email discussion of TR skeleton for Rel-18 SI on evolution of NR duplex operation</w:t>
      </w:r>
      <w:r w:rsidR="00B33793" w:rsidRPr="00B33793">
        <w:rPr>
          <w:b/>
          <w:bCs/>
          <w:iCs/>
        </w:rPr>
        <w:tab/>
        <w:t>Moderator(CMCC)</w:t>
      </w:r>
    </w:p>
    <w:p w14:paraId="6CD52164" w14:textId="32AD96FC" w:rsidR="00B33793" w:rsidRDefault="00B33793" w:rsidP="00B33793">
      <w:pPr>
        <w:rPr>
          <w:iCs/>
        </w:rPr>
      </w:pPr>
      <w:r w:rsidRPr="00B33793">
        <w:rPr>
          <w:b/>
          <w:bCs/>
          <w:iCs/>
        </w:rPr>
        <w:t>Decision:</w:t>
      </w:r>
      <w:r>
        <w:rPr>
          <w:iCs/>
        </w:rPr>
        <w:t xml:space="preserve"> As per email decision posted on May 14</w:t>
      </w:r>
      <w:r w:rsidRPr="00B33793">
        <w:rPr>
          <w:iCs/>
          <w:vertAlign w:val="superscript"/>
        </w:rPr>
        <w:t>th</w:t>
      </w:r>
      <w:r>
        <w:rPr>
          <w:iCs/>
        </w:rPr>
        <w:t>,</w:t>
      </w:r>
    </w:p>
    <w:p w14:paraId="6B96B747" w14:textId="77777777" w:rsidR="00B33793" w:rsidRPr="00535706" w:rsidRDefault="00B33793" w:rsidP="00B33793">
      <w:pPr>
        <w:rPr>
          <w:rFonts w:eastAsia="SimSun"/>
          <w:lang w:val="en-US" w:eastAsia="ko-KR"/>
        </w:rPr>
      </w:pPr>
      <w:r w:rsidRPr="00535706">
        <w:rPr>
          <w:highlight w:val="green"/>
        </w:rPr>
        <w:t>Agreement</w:t>
      </w:r>
    </w:p>
    <w:p w14:paraId="237B1791" w14:textId="4C0387BA" w:rsidR="00B33793" w:rsidRPr="00B33793" w:rsidRDefault="00B33793" w:rsidP="00CF6E6D">
      <w:pPr>
        <w:pStyle w:val="ListParagraph"/>
        <w:numPr>
          <w:ilvl w:val="0"/>
          <w:numId w:val="216"/>
        </w:numPr>
        <w:rPr>
          <w:iCs/>
        </w:rPr>
      </w:pPr>
      <w:r w:rsidRPr="00535706">
        <w:t xml:space="preserve">TR skeleton for TR 38.858 for study on evolution of NR duplex operation </w:t>
      </w:r>
      <w:r>
        <w:t xml:space="preserve">as the version enclosed in </w:t>
      </w:r>
      <w:hyperlink r:id="rId2025" w:history="1">
        <w:r w:rsidR="000B5C49">
          <w:rPr>
            <w:rStyle w:val="Hyperlink"/>
          </w:rPr>
          <w:t>R1-2205310</w:t>
        </w:r>
      </w:hyperlink>
      <w:r>
        <w:t xml:space="preserve"> </w:t>
      </w:r>
      <w:r w:rsidRPr="00535706">
        <w:t>is endorsed</w:t>
      </w:r>
      <w:r>
        <w:t xml:space="preserve">. </w:t>
      </w:r>
      <w:r w:rsidRPr="001572A3">
        <w:rPr>
          <w:highlight w:val="green"/>
        </w:rPr>
        <w:t>TR 38.858 is endorsed</w:t>
      </w:r>
      <w:r w:rsidR="001572A3" w:rsidRPr="001572A3">
        <w:rPr>
          <w:highlight w:val="green"/>
        </w:rPr>
        <w:t xml:space="preserve"> as v0.0.2</w:t>
      </w:r>
      <w:r w:rsidRPr="001572A3">
        <w:rPr>
          <w:highlight w:val="green"/>
        </w:rPr>
        <w:t xml:space="preserve"> in </w:t>
      </w:r>
      <w:hyperlink r:id="rId2026" w:history="1">
        <w:r w:rsidR="000B5C49">
          <w:rPr>
            <w:rStyle w:val="Hyperlink"/>
            <w:highlight w:val="green"/>
          </w:rPr>
          <w:t>R1-2205692</w:t>
        </w:r>
      </w:hyperlink>
      <w:r w:rsidR="001572A3">
        <w:t xml:space="preserve"> as basis for further updates.</w:t>
      </w:r>
    </w:p>
    <w:p w14:paraId="1C83FDB0" w14:textId="77777777" w:rsidR="008F4B8C" w:rsidRPr="003B3DC0" w:rsidRDefault="008F4B8C" w:rsidP="005B48B9">
      <w:pPr>
        <w:pStyle w:val="Heading3"/>
      </w:pPr>
      <w:bookmarkStart w:id="299" w:name="_Toc101357059"/>
      <w:bookmarkStart w:id="300" w:name="_Toc105521397"/>
      <w:r w:rsidRPr="003B3DC0">
        <w:t>Evaluation on NR duplex evolution</w:t>
      </w:r>
      <w:bookmarkEnd w:id="299"/>
      <w:bookmarkEnd w:id="300"/>
    </w:p>
    <w:p w14:paraId="0EA80BDA" w14:textId="23863DBF" w:rsidR="008F4B8C" w:rsidRDefault="008F4B8C" w:rsidP="008F4B8C">
      <w:pPr>
        <w:rPr>
          <w:i/>
          <w:lang w:val="en-US" w:eastAsia="ko-KR"/>
        </w:rPr>
      </w:pPr>
      <w:r w:rsidRPr="003B3DC0">
        <w:rPr>
          <w:i/>
          <w:lang w:val="en-US" w:eastAsia="ko-KR"/>
        </w:rPr>
        <w:t>Including deployment scenario, evaluation methodology, and performance evaluation results.</w:t>
      </w:r>
    </w:p>
    <w:p w14:paraId="6FFB7DE2" w14:textId="219277D4" w:rsidR="005B48B9" w:rsidRDefault="005B48B9" w:rsidP="005B48B9">
      <w:pPr>
        <w:rPr>
          <w:lang w:val="en-US" w:eastAsia="ko-KR"/>
        </w:rPr>
      </w:pPr>
    </w:p>
    <w:p w14:paraId="5DC619DB" w14:textId="0BE4F38A" w:rsidR="005B48B9" w:rsidRDefault="001B5688" w:rsidP="005B48B9">
      <w:pPr>
        <w:rPr>
          <w:b/>
          <w:bCs/>
          <w:lang w:val="en-US" w:eastAsia="ko-KR"/>
        </w:rPr>
      </w:pPr>
      <w:hyperlink r:id="rId2027" w:history="1">
        <w:r w:rsidR="000B5C49">
          <w:rPr>
            <w:rStyle w:val="Hyperlink"/>
            <w:b/>
            <w:bCs/>
            <w:lang w:val="en-US" w:eastAsia="ko-KR"/>
          </w:rPr>
          <w:t>R1-2204379</w:t>
        </w:r>
      </w:hyperlink>
      <w:r w:rsidR="005B48B9" w:rsidRPr="005B48B9">
        <w:rPr>
          <w:b/>
          <w:bCs/>
          <w:lang w:val="en-US" w:eastAsia="ko-KR"/>
        </w:rPr>
        <w:tab/>
        <w:t>Discussion on evaluation on NR duplex evolution</w:t>
      </w:r>
      <w:r w:rsidR="005B48B9" w:rsidRPr="005B48B9">
        <w:rPr>
          <w:b/>
          <w:bCs/>
          <w:lang w:val="en-US" w:eastAsia="ko-KR"/>
        </w:rPr>
        <w:tab/>
        <w:t>NTT DOCOMO, INC.</w:t>
      </w:r>
    </w:p>
    <w:p w14:paraId="375F5FE8" w14:textId="77777777" w:rsidR="005B48B9" w:rsidRPr="001F43BC" w:rsidRDefault="005B48B9" w:rsidP="007A297D">
      <w:pPr>
        <w:pStyle w:val="ListParagraph"/>
        <w:numPr>
          <w:ilvl w:val="0"/>
          <w:numId w:val="85"/>
        </w:numPr>
        <w:spacing w:after="0"/>
        <w:rPr>
          <w:sz w:val="18"/>
          <w:szCs w:val="18"/>
          <w:lang w:val="en-US"/>
        </w:rPr>
      </w:pPr>
      <w:r w:rsidRPr="001F43BC">
        <w:rPr>
          <w:sz w:val="18"/>
          <w:szCs w:val="18"/>
          <w:lang w:val="en-US"/>
        </w:rPr>
        <w:t>Proposal 1</w:t>
      </w:r>
      <w:r w:rsidRPr="001F43BC">
        <w:rPr>
          <w:sz w:val="18"/>
          <w:szCs w:val="18"/>
        </w:rPr>
        <w:t>:</w:t>
      </w:r>
      <w:r w:rsidRPr="001F43BC">
        <w:rPr>
          <w:rFonts w:hint="eastAsia"/>
          <w:sz w:val="18"/>
          <w:szCs w:val="18"/>
        </w:rPr>
        <w:t xml:space="preserve"> </w:t>
      </w:r>
      <w:r w:rsidRPr="001F43BC">
        <w:rPr>
          <w:sz w:val="18"/>
          <w:szCs w:val="18"/>
        </w:rPr>
        <w:t>Rural and Urban scenarios for FR1, and Indoor and Urban scenarios for FR2 is considered for evaluation.</w:t>
      </w:r>
    </w:p>
    <w:p w14:paraId="4FFEDDA2" w14:textId="77777777" w:rsidR="005B48B9" w:rsidRPr="001F43BC" w:rsidRDefault="005B48B9" w:rsidP="007A297D">
      <w:pPr>
        <w:pStyle w:val="ListParagraph"/>
        <w:numPr>
          <w:ilvl w:val="0"/>
          <w:numId w:val="85"/>
        </w:numPr>
        <w:spacing w:after="0"/>
        <w:rPr>
          <w:sz w:val="18"/>
          <w:szCs w:val="18"/>
          <w:lang w:val="en-US"/>
        </w:rPr>
      </w:pPr>
      <w:r w:rsidRPr="001F43BC">
        <w:rPr>
          <w:sz w:val="18"/>
          <w:szCs w:val="18"/>
          <w:lang w:val="en-US"/>
        </w:rPr>
        <w:t>Proposal 2</w:t>
      </w:r>
      <w:r w:rsidRPr="001F43BC">
        <w:rPr>
          <w:sz w:val="18"/>
          <w:szCs w:val="18"/>
        </w:rPr>
        <w:t>:</w:t>
      </w:r>
      <w:r w:rsidRPr="001F43BC">
        <w:rPr>
          <w:rFonts w:hint="eastAsia"/>
          <w:sz w:val="18"/>
          <w:szCs w:val="18"/>
        </w:rPr>
        <w:t xml:space="preserve"> </w:t>
      </w:r>
      <w:r w:rsidRPr="001F43BC">
        <w:rPr>
          <w:sz w:val="18"/>
          <w:szCs w:val="18"/>
        </w:rPr>
        <w:t>Evaluation assumptions is derived by both UL heavy traffic scenario (e.g. eMBB), and coverage enhancement scenario (e.g. VoIP).</w:t>
      </w:r>
    </w:p>
    <w:p w14:paraId="55EA99FF" w14:textId="77777777" w:rsidR="005B48B9" w:rsidRPr="001F43BC" w:rsidRDefault="005B48B9" w:rsidP="007A297D">
      <w:pPr>
        <w:pStyle w:val="ListParagraph"/>
        <w:numPr>
          <w:ilvl w:val="0"/>
          <w:numId w:val="85"/>
        </w:numPr>
        <w:spacing w:after="0"/>
        <w:rPr>
          <w:sz w:val="18"/>
          <w:szCs w:val="18"/>
          <w:lang w:val="en-US"/>
        </w:rPr>
      </w:pPr>
      <w:r w:rsidRPr="001F43BC">
        <w:rPr>
          <w:sz w:val="18"/>
          <w:szCs w:val="18"/>
          <w:lang w:val="en-US"/>
        </w:rPr>
        <w:t>Proposal 3</w:t>
      </w:r>
      <w:r w:rsidRPr="001F43BC">
        <w:rPr>
          <w:sz w:val="18"/>
          <w:szCs w:val="18"/>
        </w:rPr>
        <w:t>:</w:t>
      </w:r>
      <w:r w:rsidRPr="001F43BC">
        <w:rPr>
          <w:rFonts w:hint="eastAsia"/>
          <w:sz w:val="18"/>
          <w:szCs w:val="18"/>
        </w:rPr>
        <w:t xml:space="preserve"> </w:t>
      </w:r>
      <w:r w:rsidRPr="001F43BC">
        <w:rPr>
          <w:sz w:val="18"/>
          <w:szCs w:val="18"/>
        </w:rPr>
        <w:t xml:space="preserve">Frequency allocation of </w:t>
      </w:r>
      <w:r w:rsidRPr="001F43BC">
        <w:rPr>
          <w:bCs/>
          <w:sz w:val="18"/>
          <w:szCs w:val="18"/>
        </w:rPr>
        <w:t>UL subband at middle PRBs is prioritized for the study and evaluation</w:t>
      </w:r>
      <w:r w:rsidRPr="001F43BC">
        <w:rPr>
          <w:sz w:val="18"/>
          <w:szCs w:val="18"/>
        </w:rPr>
        <w:t>.</w:t>
      </w:r>
    </w:p>
    <w:p w14:paraId="632FA897" w14:textId="77777777" w:rsidR="005B48B9" w:rsidRPr="001F43BC" w:rsidRDefault="005B48B9" w:rsidP="007A297D">
      <w:pPr>
        <w:pStyle w:val="ListParagraph"/>
        <w:numPr>
          <w:ilvl w:val="0"/>
          <w:numId w:val="85"/>
        </w:numPr>
        <w:spacing w:after="0"/>
        <w:rPr>
          <w:rFonts w:eastAsiaTheme="minorEastAsia"/>
          <w:sz w:val="18"/>
          <w:szCs w:val="18"/>
          <w:lang w:val="en-US"/>
        </w:rPr>
      </w:pPr>
      <w:r w:rsidRPr="001F43BC">
        <w:rPr>
          <w:sz w:val="18"/>
          <w:szCs w:val="18"/>
          <w:lang w:val="en-US"/>
        </w:rPr>
        <w:t>Proposal 4</w:t>
      </w:r>
      <w:r w:rsidRPr="001F43BC">
        <w:rPr>
          <w:sz w:val="18"/>
          <w:szCs w:val="18"/>
        </w:rPr>
        <w:t>:</w:t>
      </w:r>
      <w:r w:rsidRPr="001F43BC">
        <w:rPr>
          <w:rFonts w:hint="eastAsia"/>
          <w:sz w:val="18"/>
          <w:szCs w:val="18"/>
        </w:rPr>
        <w:t xml:space="preserve"> </w:t>
      </w:r>
      <w:r w:rsidRPr="001F43BC">
        <w:rPr>
          <w:rFonts w:eastAsiaTheme="minorEastAsia"/>
          <w:sz w:val="18"/>
          <w:szCs w:val="18"/>
        </w:rPr>
        <w:t xml:space="preserve">Evaluate link level performance with LLS for study on </w:t>
      </w:r>
      <w:r w:rsidRPr="001F43BC">
        <w:rPr>
          <w:rFonts w:eastAsiaTheme="minorEastAsia" w:hint="eastAsia"/>
          <w:sz w:val="18"/>
          <w:szCs w:val="18"/>
        </w:rPr>
        <w:t>t</w:t>
      </w:r>
      <w:r w:rsidRPr="001F43BC">
        <w:rPr>
          <w:rFonts w:eastAsiaTheme="minorEastAsia"/>
          <w:sz w:val="18"/>
          <w:szCs w:val="18"/>
        </w:rPr>
        <w:t>he bandwidth of subband and the bandwidth of guard band for DL and UL subbands</w:t>
      </w:r>
      <w:r w:rsidRPr="001F43BC">
        <w:rPr>
          <w:rFonts w:eastAsiaTheme="minorEastAsia"/>
          <w:sz w:val="18"/>
          <w:szCs w:val="18"/>
          <w:lang w:val="en-US"/>
        </w:rPr>
        <w:t xml:space="preserve"> </w:t>
      </w:r>
    </w:p>
    <w:p w14:paraId="36639295" w14:textId="77777777" w:rsidR="005B48B9" w:rsidRPr="001F43BC" w:rsidRDefault="005B48B9" w:rsidP="007A297D">
      <w:pPr>
        <w:pStyle w:val="ListParagraph"/>
        <w:numPr>
          <w:ilvl w:val="1"/>
          <w:numId w:val="85"/>
        </w:numPr>
        <w:spacing w:after="0"/>
        <w:rPr>
          <w:rFonts w:eastAsiaTheme="minorEastAsia"/>
          <w:sz w:val="18"/>
          <w:szCs w:val="18"/>
          <w:lang w:val="en-US"/>
        </w:rPr>
      </w:pPr>
      <w:r w:rsidRPr="001F43BC">
        <w:rPr>
          <w:rFonts w:eastAsiaTheme="minorEastAsia"/>
          <w:sz w:val="18"/>
          <w:szCs w:val="18"/>
          <w:lang w:val="en-US"/>
        </w:rPr>
        <w:t>Parameters of “power difference”, “bandwidth of interference channels/subbands”, and “bandwidth of guard band” need to be studied and defined for the evaluation</w:t>
      </w:r>
    </w:p>
    <w:p w14:paraId="50914574" w14:textId="77777777" w:rsidR="005B48B9" w:rsidRPr="001F43BC" w:rsidRDefault="005B48B9" w:rsidP="007A297D">
      <w:pPr>
        <w:pStyle w:val="ListParagraph"/>
        <w:numPr>
          <w:ilvl w:val="0"/>
          <w:numId w:val="85"/>
        </w:numPr>
        <w:spacing w:after="0"/>
        <w:rPr>
          <w:sz w:val="18"/>
          <w:szCs w:val="18"/>
          <w:lang w:val="en-US"/>
        </w:rPr>
      </w:pPr>
      <w:r w:rsidRPr="001F43BC">
        <w:rPr>
          <w:sz w:val="18"/>
          <w:szCs w:val="18"/>
          <w:lang w:val="en-US"/>
        </w:rPr>
        <w:t>Proposal 5</w:t>
      </w:r>
      <w:r w:rsidRPr="001F43BC">
        <w:rPr>
          <w:sz w:val="18"/>
          <w:szCs w:val="18"/>
        </w:rPr>
        <w:t>:</w:t>
      </w:r>
      <w:r w:rsidRPr="001F43BC">
        <w:rPr>
          <w:sz w:val="18"/>
          <w:szCs w:val="18"/>
          <w:lang w:val="en-US"/>
        </w:rPr>
        <w:t xml:space="preserve"> Study and define modeling of emissions of interference signal at gNB and UE, respectively for LLS and SLS evaluations</w:t>
      </w:r>
      <w:r w:rsidRPr="001F43BC">
        <w:rPr>
          <w:rFonts w:hint="eastAsia"/>
          <w:sz w:val="18"/>
          <w:szCs w:val="18"/>
          <w:lang w:val="en-US"/>
        </w:rPr>
        <w:t>.</w:t>
      </w:r>
    </w:p>
    <w:p w14:paraId="0B0BC660" w14:textId="41AC6BB4" w:rsidR="005B48B9" w:rsidRDefault="005B48B9" w:rsidP="005B48B9">
      <w:pPr>
        <w:rPr>
          <w:lang w:val="en-US" w:eastAsia="ko-KR"/>
        </w:rPr>
      </w:pPr>
      <w:r w:rsidRPr="005B48B9">
        <w:rPr>
          <w:b/>
          <w:bCs/>
          <w:lang w:val="en-US" w:eastAsia="ko-KR"/>
        </w:rPr>
        <w:t>Decision:</w:t>
      </w:r>
      <w:r>
        <w:rPr>
          <w:lang w:val="en-US" w:eastAsia="ko-KR"/>
        </w:rPr>
        <w:t xml:space="preserve"> The document is noted.</w:t>
      </w:r>
    </w:p>
    <w:p w14:paraId="0EACAA24" w14:textId="77777777" w:rsidR="005B48B9" w:rsidRDefault="005B48B9" w:rsidP="005B48B9">
      <w:pPr>
        <w:rPr>
          <w:lang w:val="en-US" w:eastAsia="ko-KR"/>
        </w:rPr>
      </w:pPr>
    </w:p>
    <w:p w14:paraId="5FDB6589" w14:textId="34D08E89" w:rsidR="008F4B8C" w:rsidRDefault="001B5688" w:rsidP="008F4B8C">
      <w:pPr>
        <w:rPr>
          <w:b/>
          <w:bCs/>
          <w:lang w:val="en-US" w:eastAsia="ko-KR"/>
        </w:rPr>
      </w:pPr>
      <w:hyperlink r:id="rId2028" w:history="1">
        <w:r w:rsidR="000B5C49">
          <w:rPr>
            <w:rStyle w:val="Hyperlink"/>
            <w:b/>
            <w:bCs/>
            <w:lang w:val="en-US" w:eastAsia="ko-KR"/>
          </w:rPr>
          <w:t>R1-2203156</w:t>
        </w:r>
      </w:hyperlink>
      <w:r w:rsidR="008F4B8C" w:rsidRPr="005B48B9">
        <w:rPr>
          <w:b/>
          <w:bCs/>
          <w:lang w:val="en-US" w:eastAsia="ko-KR"/>
        </w:rPr>
        <w:tab/>
        <w:t>Overview of evaluation on NR duplex evolution</w:t>
      </w:r>
      <w:r w:rsidR="008F4B8C" w:rsidRPr="005B48B9">
        <w:rPr>
          <w:b/>
          <w:bCs/>
          <w:lang w:val="en-US" w:eastAsia="ko-KR"/>
        </w:rPr>
        <w:tab/>
        <w:t>Huawei, HiSilicon</w:t>
      </w:r>
    </w:p>
    <w:p w14:paraId="1C3E4C8D" w14:textId="77777777" w:rsidR="005B48B9" w:rsidRPr="005B48B9" w:rsidRDefault="005B48B9" w:rsidP="007A297D">
      <w:pPr>
        <w:pStyle w:val="ListParagraph"/>
        <w:numPr>
          <w:ilvl w:val="0"/>
          <w:numId w:val="86"/>
        </w:numPr>
        <w:spacing w:after="0"/>
        <w:rPr>
          <w:bCs/>
          <w:sz w:val="18"/>
          <w:szCs w:val="18"/>
        </w:rPr>
      </w:pPr>
      <w:r w:rsidRPr="005B48B9">
        <w:rPr>
          <w:bCs/>
          <w:sz w:val="18"/>
          <w:szCs w:val="18"/>
        </w:rPr>
        <w:t>Proposal 1: To choose the deployment scenarios for Rel-18 NR duplex evolution, the industrial interest is an important factor that should be taken into account.</w:t>
      </w:r>
    </w:p>
    <w:p w14:paraId="1D0B6E3A" w14:textId="77777777" w:rsidR="005B48B9" w:rsidRPr="005B48B9" w:rsidRDefault="005B48B9" w:rsidP="007A297D">
      <w:pPr>
        <w:pStyle w:val="ListParagraph"/>
        <w:numPr>
          <w:ilvl w:val="0"/>
          <w:numId w:val="86"/>
        </w:numPr>
        <w:spacing w:after="0"/>
        <w:rPr>
          <w:bCs/>
          <w:sz w:val="18"/>
          <w:szCs w:val="18"/>
        </w:rPr>
      </w:pPr>
      <w:r w:rsidRPr="005B48B9">
        <w:rPr>
          <w:rFonts w:hint="eastAsia"/>
          <w:bCs/>
          <w:sz w:val="18"/>
          <w:szCs w:val="18"/>
        </w:rPr>
        <w:t>P</w:t>
      </w:r>
      <w:r w:rsidRPr="005B48B9">
        <w:rPr>
          <w:bCs/>
          <w:sz w:val="18"/>
          <w:szCs w:val="18"/>
        </w:rPr>
        <w:t>roposal 2: Scenario 2-1 should be studied with a high priority for dynamic/flexible TDD enhancement.</w:t>
      </w:r>
    </w:p>
    <w:p w14:paraId="5A9078F7" w14:textId="77777777" w:rsidR="005B48B9" w:rsidRPr="005B48B9" w:rsidRDefault="005B48B9" w:rsidP="007A297D">
      <w:pPr>
        <w:pStyle w:val="ListParagraph"/>
        <w:numPr>
          <w:ilvl w:val="1"/>
          <w:numId w:val="86"/>
        </w:numPr>
        <w:spacing w:after="0"/>
        <w:rPr>
          <w:bCs/>
          <w:sz w:val="18"/>
          <w:szCs w:val="18"/>
        </w:rPr>
      </w:pPr>
      <w:r w:rsidRPr="005B48B9">
        <w:rPr>
          <w:rFonts w:hint="eastAsia"/>
          <w:bCs/>
          <w:sz w:val="18"/>
          <w:szCs w:val="18"/>
        </w:rPr>
        <w:t>Scenario 2-1</w:t>
      </w:r>
      <w:r w:rsidRPr="005B48B9">
        <w:rPr>
          <w:bCs/>
          <w:sz w:val="18"/>
          <w:szCs w:val="18"/>
        </w:rPr>
        <w:t>: Macro with DL dominant TDD configuration and Pico with UL dominant TDD configuration at local area (FR1 only).</w:t>
      </w:r>
    </w:p>
    <w:p w14:paraId="737D8A06" w14:textId="77777777" w:rsidR="005B48B9" w:rsidRPr="005B48B9" w:rsidRDefault="005B48B9" w:rsidP="007A297D">
      <w:pPr>
        <w:pStyle w:val="ListParagraph"/>
        <w:numPr>
          <w:ilvl w:val="0"/>
          <w:numId w:val="86"/>
        </w:numPr>
        <w:spacing w:after="0"/>
        <w:rPr>
          <w:bCs/>
          <w:sz w:val="18"/>
          <w:szCs w:val="18"/>
        </w:rPr>
      </w:pPr>
      <w:r w:rsidRPr="005B48B9">
        <w:rPr>
          <w:rFonts w:hint="eastAsia"/>
          <w:bCs/>
          <w:sz w:val="18"/>
          <w:szCs w:val="18"/>
        </w:rPr>
        <w:t>P</w:t>
      </w:r>
      <w:r w:rsidRPr="005B48B9">
        <w:rPr>
          <w:bCs/>
          <w:sz w:val="18"/>
          <w:szCs w:val="18"/>
        </w:rPr>
        <w:t>roposal 3: Scenario 3-3 should be studied with a high priority for subband non-overlapping full duplex.</w:t>
      </w:r>
    </w:p>
    <w:p w14:paraId="3224F068" w14:textId="77777777" w:rsidR="005B48B9" w:rsidRPr="005B48B9" w:rsidRDefault="005B48B9" w:rsidP="007A297D">
      <w:pPr>
        <w:pStyle w:val="ListParagraph"/>
        <w:numPr>
          <w:ilvl w:val="1"/>
          <w:numId w:val="86"/>
        </w:numPr>
        <w:spacing w:after="0"/>
        <w:rPr>
          <w:bCs/>
          <w:sz w:val="18"/>
          <w:szCs w:val="18"/>
        </w:rPr>
      </w:pPr>
      <w:r w:rsidRPr="005B48B9">
        <w:rPr>
          <w:bCs/>
          <w:sz w:val="18"/>
          <w:szCs w:val="18"/>
        </w:rPr>
        <w:t>Scenario 3-3: Factory/industry Pico with subband non-overlapping full duplex (and potential Macro with DL dominant TDD configuration) (FR1 only).</w:t>
      </w:r>
    </w:p>
    <w:p w14:paraId="4E2792BB" w14:textId="77777777" w:rsidR="005B48B9" w:rsidRPr="005B48B9" w:rsidRDefault="005B48B9" w:rsidP="007A297D">
      <w:pPr>
        <w:pStyle w:val="ListParagraph"/>
        <w:numPr>
          <w:ilvl w:val="0"/>
          <w:numId w:val="86"/>
        </w:numPr>
        <w:spacing w:after="0"/>
        <w:rPr>
          <w:bCs/>
          <w:sz w:val="18"/>
          <w:szCs w:val="18"/>
        </w:rPr>
      </w:pPr>
      <w:r w:rsidRPr="005B48B9">
        <w:rPr>
          <w:rFonts w:hint="eastAsia"/>
          <w:bCs/>
          <w:sz w:val="18"/>
          <w:szCs w:val="18"/>
        </w:rPr>
        <w:t>P</w:t>
      </w:r>
      <w:r w:rsidRPr="005B48B9">
        <w:rPr>
          <w:bCs/>
          <w:sz w:val="18"/>
          <w:szCs w:val="18"/>
        </w:rPr>
        <w:t>roposal 4: Scenario 1-3 should be studied with a high priority for subband non-overlapping full duplex.</w:t>
      </w:r>
    </w:p>
    <w:p w14:paraId="5F34FEAD" w14:textId="77777777" w:rsidR="005B48B9" w:rsidRPr="005B48B9" w:rsidRDefault="005B48B9" w:rsidP="007A297D">
      <w:pPr>
        <w:pStyle w:val="ListParagraph"/>
        <w:numPr>
          <w:ilvl w:val="1"/>
          <w:numId w:val="86"/>
        </w:numPr>
        <w:spacing w:after="0"/>
        <w:rPr>
          <w:bCs/>
          <w:sz w:val="18"/>
          <w:szCs w:val="18"/>
        </w:rPr>
      </w:pPr>
      <w:r w:rsidRPr="005B48B9">
        <w:rPr>
          <w:bCs/>
          <w:sz w:val="18"/>
          <w:szCs w:val="18"/>
        </w:rPr>
        <w:t>Scenario 1-3: Macro with subband non-overlapping full duplex with same resource configurations (FR1 and FR2).</w:t>
      </w:r>
    </w:p>
    <w:p w14:paraId="0F1B1E86" w14:textId="77777777" w:rsidR="005B48B9" w:rsidRPr="005B48B9" w:rsidRDefault="005B48B9" w:rsidP="007A297D">
      <w:pPr>
        <w:pStyle w:val="ListParagraph"/>
        <w:numPr>
          <w:ilvl w:val="0"/>
          <w:numId w:val="86"/>
        </w:numPr>
        <w:spacing w:after="0"/>
        <w:rPr>
          <w:bCs/>
          <w:sz w:val="18"/>
          <w:szCs w:val="18"/>
        </w:rPr>
      </w:pPr>
      <w:r w:rsidRPr="005B48B9">
        <w:rPr>
          <w:rFonts w:hint="eastAsia"/>
          <w:bCs/>
          <w:sz w:val="18"/>
          <w:szCs w:val="18"/>
        </w:rPr>
        <w:t>P</w:t>
      </w:r>
      <w:r w:rsidRPr="005B48B9">
        <w:rPr>
          <w:bCs/>
          <w:sz w:val="18"/>
          <w:szCs w:val="18"/>
        </w:rPr>
        <w:t>roposal 5: The following deployment scenarios can be studied after the evaluation of other scenarios:</w:t>
      </w:r>
    </w:p>
    <w:p w14:paraId="1E6EAED5" w14:textId="77777777" w:rsidR="005B48B9" w:rsidRPr="005B48B9" w:rsidRDefault="005B48B9" w:rsidP="007A297D">
      <w:pPr>
        <w:pStyle w:val="ListParagraph"/>
        <w:numPr>
          <w:ilvl w:val="1"/>
          <w:numId w:val="86"/>
        </w:numPr>
        <w:spacing w:after="0"/>
        <w:rPr>
          <w:bCs/>
          <w:sz w:val="18"/>
          <w:szCs w:val="18"/>
        </w:rPr>
      </w:pPr>
      <w:r w:rsidRPr="005B48B9">
        <w:rPr>
          <w:bCs/>
          <w:sz w:val="18"/>
          <w:szCs w:val="18"/>
        </w:rPr>
        <w:t xml:space="preserve">Scenarios 4: </w:t>
      </w:r>
      <w:r w:rsidRPr="005B48B9">
        <w:rPr>
          <w:rFonts w:hint="eastAsia"/>
          <w:bCs/>
          <w:sz w:val="18"/>
          <w:szCs w:val="18"/>
        </w:rPr>
        <w:t>M</w:t>
      </w:r>
      <w:r w:rsidRPr="005B48B9">
        <w:rPr>
          <w:bCs/>
          <w:sz w:val="18"/>
          <w:szCs w:val="18"/>
        </w:rPr>
        <w:t>acro with subband non-overlapping full duplex and Macro with legacy TDD configuration on the same carrier (co-channel co-existence with legacy base stations scenarios);</w:t>
      </w:r>
    </w:p>
    <w:p w14:paraId="1735E50B" w14:textId="77777777" w:rsidR="005B48B9" w:rsidRPr="005B48B9" w:rsidRDefault="005B48B9" w:rsidP="007A297D">
      <w:pPr>
        <w:pStyle w:val="ListParagraph"/>
        <w:numPr>
          <w:ilvl w:val="1"/>
          <w:numId w:val="86"/>
        </w:numPr>
        <w:spacing w:after="0"/>
        <w:rPr>
          <w:bCs/>
          <w:sz w:val="18"/>
          <w:szCs w:val="18"/>
        </w:rPr>
      </w:pPr>
      <w:r w:rsidRPr="005B48B9">
        <w:rPr>
          <w:bCs/>
          <w:sz w:val="18"/>
          <w:szCs w:val="18"/>
        </w:rPr>
        <w:t>Scenarios 5: Macro with subband non-overlapping full duplex and Macro with legacy TDD configuration on the adjacent carriers (adjacent-channel co-existence or inter-operator co-existence scenarios).</w:t>
      </w:r>
    </w:p>
    <w:p w14:paraId="09A08B4D" w14:textId="77777777" w:rsidR="005B48B9" w:rsidRPr="005B48B9" w:rsidRDefault="005B48B9" w:rsidP="007A297D">
      <w:pPr>
        <w:pStyle w:val="ListParagraph"/>
        <w:numPr>
          <w:ilvl w:val="0"/>
          <w:numId w:val="86"/>
        </w:numPr>
        <w:spacing w:after="0"/>
        <w:rPr>
          <w:bCs/>
          <w:sz w:val="18"/>
          <w:szCs w:val="18"/>
        </w:rPr>
      </w:pPr>
      <w:r w:rsidRPr="005B48B9">
        <w:rPr>
          <w:rFonts w:hint="eastAsia"/>
          <w:bCs/>
          <w:sz w:val="18"/>
          <w:szCs w:val="18"/>
        </w:rPr>
        <w:t>P</w:t>
      </w:r>
      <w:r w:rsidRPr="005B48B9">
        <w:rPr>
          <w:bCs/>
          <w:sz w:val="18"/>
          <w:szCs w:val="18"/>
        </w:rPr>
        <w:t>roposal 6: The following interferences will impact the system performance and should be studied in Rel-18 NR duplex evolution:</w:t>
      </w:r>
    </w:p>
    <w:p w14:paraId="6F0CB434" w14:textId="77777777" w:rsidR="005B48B9" w:rsidRPr="005B48B9" w:rsidRDefault="005B48B9" w:rsidP="007A297D">
      <w:pPr>
        <w:pStyle w:val="ListParagraph"/>
        <w:numPr>
          <w:ilvl w:val="1"/>
          <w:numId w:val="86"/>
        </w:numPr>
        <w:spacing w:after="0"/>
        <w:rPr>
          <w:bCs/>
          <w:sz w:val="18"/>
          <w:szCs w:val="18"/>
        </w:rPr>
      </w:pPr>
      <w:r w:rsidRPr="005B48B9">
        <w:rPr>
          <w:bCs/>
          <w:sz w:val="18"/>
          <w:szCs w:val="18"/>
        </w:rPr>
        <w:t>Linear interference</w:t>
      </w:r>
    </w:p>
    <w:p w14:paraId="556A27AD" w14:textId="77777777" w:rsidR="005B48B9" w:rsidRPr="005B48B9" w:rsidRDefault="005B48B9" w:rsidP="007A297D">
      <w:pPr>
        <w:pStyle w:val="ListParagraph"/>
        <w:numPr>
          <w:ilvl w:val="2"/>
          <w:numId w:val="86"/>
        </w:numPr>
        <w:spacing w:after="0"/>
        <w:rPr>
          <w:bCs/>
          <w:sz w:val="18"/>
          <w:szCs w:val="18"/>
        </w:rPr>
      </w:pPr>
      <w:r w:rsidRPr="005B48B9">
        <w:rPr>
          <w:bCs/>
          <w:sz w:val="18"/>
          <w:szCs w:val="18"/>
        </w:rPr>
        <w:t>In-band BS-to-BS CLI</w:t>
      </w:r>
    </w:p>
    <w:p w14:paraId="6480EA31" w14:textId="77777777" w:rsidR="005B48B9" w:rsidRPr="005B48B9" w:rsidRDefault="005B48B9" w:rsidP="007A297D">
      <w:pPr>
        <w:pStyle w:val="ListParagraph"/>
        <w:numPr>
          <w:ilvl w:val="2"/>
          <w:numId w:val="86"/>
        </w:numPr>
        <w:spacing w:after="0"/>
        <w:rPr>
          <w:bCs/>
          <w:sz w:val="18"/>
          <w:szCs w:val="18"/>
        </w:rPr>
      </w:pPr>
      <w:r w:rsidRPr="005B48B9">
        <w:rPr>
          <w:bCs/>
          <w:sz w:val="18"/>
          <w:szCs w:val="18"/>
        </w:rPr>
        <w:t>In-band UE-to-UE CLI</w:t>
      </w:r>
    </w:p>
    <w:p w14:paraId="40A54B8B" w14:textId="77777777" w:rsidR="005B48B9" w:rsidRPr="005B48B9" w:rsidRDefault="005B48B9" w:rsidP="007A297D">
      <w:pPr>
        <w:pStyle w:val="ListParagraph"/>
        <w:numPr>
          <w:ilvl w:val="2"/>
          <w:numId w:val="86"/>
        </w:numPr>
        <w:spacing w:after="0"/>
        <w:rPr>
          <w:bCs/>
          <w:sz w:val="18"/>
          <w:szCs w:val="18"/>
        </w:rPr>
      </w:pPr>
      <w:r w:rsidRPr="005B48B9">
        <w:rPr>
          <w:bCs/>
          <w:sz w:val="18"/>
          <w:szCs w:val="18"/>
        </w:rPr>
        <w:lastRenderedPageBreak/>
        <w:t>Blocking caused by DL/UL signal</w:t>
      </w:r>
    </w:p>
    <w:p w14:paraId="204FE2FF" w14:textId="77777777" w:rsidR="005B48B9" w:rsidRPr="005B48B9" w:rsidRDefault="005B48B9" w:rsidP="007A297D">
      <w:pPr>
        <w:pStyle w:val="ListParagraph"/>
        <w:numPr>
          <w:ilvl w:val="1"/>
          <w:numId w:val="86"/>
        </w:numPr>
        <w:spacing w:after="0"/>
        <w:rPr>
          <w:bCs/>
          <w:sz w:val="18"/>
          <w:szCs w:val="18"/>
        </w:rPr>
      </w:pPr>
      <w:r w:rsidRPr="005B48B9">
        <w:rPr>
          <w:bCs/>
          <w:sz w:val="18"/>
          <w:szCs w:val="18"/>
        </w:rPr>
        <w:t>Non-linear interference</w:t>
      </w:r>
    </w:p>
    <w:p w14:paraId="33C41FC3" w14:textId="77777777" w:rsidR="005B48B9" w:rsidRPr="005B48B9" w:rsidRDefault="005B48B9" w:rsidP="007A297D">
      <w:pPr>
        <w:pStyle w:val="ListParagraph"/>
        <w:numPr>
          <w:ilvl w:val="2"/>
          <w:numId w:val="86"/>
        </w:numPr>
        <w:spacing w:after="0"/>
        <w:rPr>
          <w:bCs/>
          <w:sz w:val="18"/>
          <w:szCs w:val="18"/>
        </w:rPr>
      </w:pPr>
      <w:r w:rsidRPr="005B48B9">
        <w:rPr>
          <w:rFonts w:hint="eastAsia"/>
          <w:bCs/>
          <w:sz w:val="18"/>
          <w:szCs w:val="18"/>
        </w:rPr>
        <w:t>Inter</w:t>
      </w:r>
      <w:r w:rsidRPr="005B48B9">
        <w:rPr>
          <w:bCs/>
          <w:sz w:val="18"/>
          <w:szCs w:val="18"/>
        </w:rPr>
        <w:t xml:space="preserve">-subband </w:t>
      </w:r>
      <w:r w:rsidRPr="005B48B9">
        <w:rPr>
          <w:rFonts w:hint="eastAsia"/>
          <w:bCs/>
          <w:sz w:val="18"/>
          <w:szCs w:val="18"/>
        </w:rPr>
        <w:t>B</w:t>
      </w:r>
      <w:r w:rsidRPr="005B48B9">
        <w:rPr>
          <w:bCs/>
          <w:sz w:val="18"/>
          <w:szCs w:val="18"/>
        </w:rPr>
        <w:t>S-to-BS CLI</w:t>
      </w:r>
    </w:p>
    <w:p w14:paraId="06034E7D" w14:textId="77777777" w:rsidR="005B48B9" w:rsidRPr="005B48B9" w:rsidRDefault="005B48B9" w:rsidP="007A297D">
      <w:pPr>
        <w:pStyle w:val="ListParagraph"/>
        <w:numPr>
          <w:ilvl w:val="2"/>
          <w:numId w:val="86"/>
        </w:numPr>
        <w:spacing w:after="0"/>
        <w:rPr>
          <w:bCs/>
          <w:sz w:val="18"/>
          <w:szCs w:val="18"/>
        </w:rPr>
      </w:pPr>
      <w:r w:rsidRPr="005B48B9">
        <w:rPr>
          <w:bCs/>
          <w:sz w:val="18"/>
          <w:szCs w:val="18"/>
        </w:rPr>
        <w:t>Inter-subband UE-to-UE CLI</w:t>
      </w:r>
    </w:p>
    <w:p w14:paraId="47E6D24C" w14:textId="77777777" w:rsidR="005B48B9" w:rsidRPr="005B48B9" w:rsidRDefault="005B48B9" w:rsidP="007A297D">
      <w:pPr>
        <w:pStyle w:val="ListParagraph"/>
        <w:numPr>
          <w:ilvl w:val="2"/>
          <w:numId w:val="86"/>
        </w:numPr>
        <w:spacing w:after="0"/>
        <w:rPr>
          <w:bCs/>
          <w:sz w:val="18"/>
          <w:szCs w:val="18"/>
        </w:rPr>
      </w:pPr>
      <w:r w:rsidRPr="005B48B9">
        <w:rPr>
          <w:bCs/>
          <w:sz w:val="18"/>
          <w:szCs w:val="18"/>
        </w:rPr>
        <w:t>Inter-subband BS self CLI</w:t>
      </w:r>
    </w:p>
    <w:p w14:paraId="7D1E92FC" w14:textId="77777777" w:rsidR="005B48B9" w:rsidRPr="005B48B9" w:rsidRDefault="005B48B9" w:rsidP="007A297D">
      <w:pPr>
        <w:pStyle w:val="ListParagraph"/>
        <w:numPr>
          <w:ilvl w:val="0"/>
          <w:numId w:val="86"/>
        </w:numPr>
        <w:spacing w:after="0"/>
        <w:rPr>
          <w:bCs/>
          <w:sz w:val="18"/>
          <w:szCs w:val="18"/>
        </w:rPr>
      </w:pPr>
      <w:r w:rsidRPr="005B48B9">
        <w:rPr>
          <w:bCs/>
          <w:sz w:val="18"/>
          <w:szCs w:val="18"/>
        </w:rPr>
        <w:t>Proposal 7: The interference models of in-band BS-to-BS CLI and in-band UE-to-UE CLI used in TR 38.802 can be reused for Rel-18 NR duplex evolution.</w:t>
      </w:r>
    </w:p>
    <w:p w14:paraId="18F9C489" w14:textId="77777777" w:rsidR="005B48B9" w:rsidRPr="005B48B9" w:rsidRDefault="005B48B9" w:rsidP="007A297D">
      <w:pPr>
        <w:pStyle w:val="ListParagraph"/>
        <w:numPr>
          <w:ilvl w:val="0"/>
          <w:numId w:val="86"/>
        </w:numPr>
        <w:spacing w:after="0"/>
        <w:rPr>
          <w:bCs/>
          <w:sz w:val="18"/>
          <w:szCs w:val="18"/>
        </w:rPr>
      </w:pPr>
      <w:r w:rsidRPr="005B48B9">
        <w:rPr>
          <w:rFonts w:hint="eastAsia"/>
          <w:bCs/>
          <w:sz w:val="18"/>
          <w:szCs w:val="18"/>
        </w:rPr>
        <w:t>P</w:t>
      </w:r>
      <w:r w:rsidRPr="005B48B9">
        <w:rPr>
          <w:bCs/>
          <w:sz w:val="18"/>
          <w:szCs w:val="18"/>
        </w:rPr>
        <w:t>roposal 8: The following aspects for non-linear interference modeling should be studied in Rel-18 NR duplex evolution:</w:t>
      </w:r>
    </w:p>
    <w:p w14:paraId="40F58054" w14:textId="77777777" w:rsidR="005B48B9" w:rsidRPr="005B48B9" w:rsidRDefault="005B48B9" w:rsidP="007A297D">
      <w:pPr>
        <w:pStyle w:val="ListParagraph"/>
        <w:numPr>
          <w:ilvl w:val="1"/>
          <w:numId w:val="86"/>
        </w:numPr>
        <w:spacing w:after="0"/>
        <w:rPr>
          <w:bCs/>
          <w:sz w:val="18"/>
          <w:szCs w:val="18"/>
        </w:rPr>
      </w:pPr>
      <w:r w:rsidRPr="005B48B9">
        <w:rPr>
          <w:rFonts w:hint="eastAsia"/>
          <w:bCs/>
          <w:sz w:val="18"/>
          <w:szCs w:val="18"/>
        </w:rPr>
        <w:t>S</w:t>
      </w:r>
      <w:r w:rsidRPr="005B48B9">
        <w:rPr>
          <w:bCs/>
          <w:sz w:val="18"/>
          <w:szCs w:val="18"/>
        </w:rPr>
        <w:t>trength of non-linear interference (RAN4)</w:t>
      </w:r>
    </w:p>
    <w:p w14:paraId="2548F813" w14:textId="77777777" w:rsidR="005B48B9" w:rsidRPr="005B48B9" w:rsidRDefault="005B48B9" w:rsidP="007A297D">
      <w:pPr>
        <w:pStyle w:val="ListParagraph"/>
        <w:numPr>
          <w:ilvl w:val="1"/>
          <w:numId w:val="86"/>
        </w:numPr>
        <w:spacing w:after="0"/>
        <w:rPr>
          <w:bCs/>
          <w:sz w:val="18"/>
          <w:szCs w:val="18"/>
        </w:rPr>
      </w:pPr>
      <w:r w:rsidRPr="005B48B9">
        <w:rPr>
          <w:bCs/>
          <w:sz w:val="18"/>
          <w:szCs w:val="18"/>
        </w:rPr>
        <w:t>Correlation of non-linear interference between antenna ports</w:t>
      </w:r>
    </w:p>
    <w:p w14:paraId="7B61B768" w14:textId="77777777" w:rsidR="005B48B9" w:rsidRPr="005B48B9" w:rsidRDefault="005B48B9" w:rsidP="007A297D">
      <w:pPr>
        <w:pStyle w:val="ListParagraph"/>
        <w:numPr>
          <w:ilvl w:val="2"/>
          <w:numId w:val="86"/>
        </w:numPr>
        <w:spacing w:after="0"/>
        <w:rPr>
          <w:bCs/>
          <w:sz w:val="18"/>
          <w:szCs w:val="18"/>
        </w:rPr>
      </w:pPr>
      <w:r w:rsidRPr="005B48B9">
        <w:rPr>
          <w:bCs/>
          <w:sz w:val="18"/>
          <w:szCs w:val="18"/>
        </w:rPr>
        <w:t>Non-linear interference may be modeled as uncorrelated signals</w:t>
      </w:r>
    </w:p>
    <w:p w14:paraId="6EC60E0F" w14:textId="77777777" w:rsidR="005B48B9" w:rsidRPr="005B48B9" w:rsidRDefault="005B48B9" w:rsidP="007A297D">
      <w:pPr>
        <w:pStyle w:val="ListParagraph"/>
        <w:numPr>
          <w:ilvl w:val="2"/>
          <w:numId w:val="86"/>
        </w:numPr>
        <w:spacing w:after="0"/>
        <w:rPr>
          <w:bCs/>
          <w:sz w:val="18"/>
          <w:szCs w:val="18"/>
        </w:rPr>
      </w:pPr>
      <w:r w:rsidRPr="005B48B9">
        <w:rPr>
          <w:bCs/>
          <w:sz w:val="18"/>
          <w:szCs w:val="18"/>
        </w:rPr>
        <w:t>Non-linear signal on each transmit antenna port can be modeled as Gaussian distribution, i.e., beamforming should not be considered in the modeling of non-linear interference</w:t>
      </w:r>
    </w:p>
    <w:p w14:paraId="3F164A43" w14:textId="77777777" w:rsidR="005B48B9" w:rsidRPr="005B48B9" w:rsidRDefault="005B48B9" w:rsidP="007A297D">
      <w:pPr>
        <w:pStyle w:val="ListParagraph"/>
        <w:numPr>
          <w:ilvl w:val="1"/>
          <w:numId w:val="86"/>
        </w:numPr>
        <w:spacing w:after="0"/>
        <w:rPr>
          <w:bCs/>
          <w:sz w:val="18"/>
          <w:szCs w:val="18"/>
        </w:rPr>
      </w:pPr>
      <w:r w:rsidRPr="005B48B9">
        <w:rPr>
          <w:rFonts w:hint="eastAsia"/>
          <w:bCs/>
          <w:sz w:val="18"/>
          <w:szCs w:val="18"/>
        </w:rPr>
        <w:t>C</w:t>
      </w:r>
      <w:r w:rsidRPr="005B48B9">
        <w:rPr>
          <w:bCs/>
          <w:sz w:val="18"/>
          <w:szCs w:val="18"/>
        </w:rPr>
        <w:t>hannel for non-linear interference</w:t>
      </w:r>
    </w:p>
    <w:p w14:paraId="552BCD12" w14:textId="77777777" w:rsidR="005B48B9" w:rsidRPr="005B48B9" w:rsidRDefault="005B48B9" w:rsidP="007A297D">
      <w:pPr>
        <w:pStyle w:val="ListParagraph"/>
        <w:numPr>
          <w:ilvl w:val="2"/>
          <w:numId w:val="86"/>
        </w:numPr>
        <w:spacing w:after="0"/>
        <w:rPr>
          <w:bCs/>
          <w:sz w:val="18"/>
          <w:szCs w:val="18"/>
        </w:rPr>
      </w:pPr>
      <w:r w:rsidRPr="005B48B9">
        <w:rPr>
          <w:bCs/>
          <w:sz w:val="18"/>
          <w:szCs w:val="18"/>
        </w:rPr>
        <w:t>Both large fading and fast fading should be modeled</w:t>
      </w:r>
    </w:p>
    <w:p w14:paraId="0C67187D" w14:textId="77777777" w:rsidR="005B48B9" w:rsidRPr="005B48B9" w:rsidRDefault="005B48B9" w:rsidP="007A297D">
      <w:pPr>
        <w:pStyle w:val="ListParagraph"/>
        <w:numPr>
          <w:ilvl w:val="0"/>
          <w:numId w:val="86"/>
        </w:numPr>
        <w:spacing w:after="0"/>
        <w:rPr>
          <w:bCs/>
          <w:sz w:val="18"/>
          <w:szCs w:val="18"/>
        </w:rPr>
      </w:pPr>
      <w:r w:rsidRPr="005B48B9">
        <w:rPr>
          <w:rFonts w:hint="eastAsia"/>
          <w:bCs/>
          <w:sz w:val="18"/>
          <w:szCs w:val="18"/>
        </w:rPr>
        <w:t>P</w:t>
      </w:r>
      <w:r w:rsidRPr="005B48B9">
        <w:rPr>
          <w:bCs/>
          <w:sz w:val="18"/>
          <w:szCs w:val="18"/>
        </w:rPr>
        <w:t xml:space="preserve">roposal 9: </w:t>
      </w:r>
      <w:r w:rsidRPr="005B48B9">
        <w:rPr>
          <w:rFonts w:hint="eastAsia"/>
          <w:bCs/>
          <w:sz w:val="18"/>
          <w:szCs w:val="18"/>
        </w:rPr>
        <w:t>R</w:t>
      </w:r>
      <w:r w:rsidRPr="005B48B9">
        <w:rPr>
          <w:bCs/>
          <w:sz w:val="18"/>
          <w:szCs w:val="18"/>
        </w:rPr>
        <w:t>euse the existing BS-to-UE channel model in TR 38.901 and TR 38.802 as much as possible to determine the BS-to-BS channel and UE-to-UE channel in Rel-18 NR duplex evolution.</w:t>
      </w:r>
    </w:p>
    <w:p w14:paraId="6A232AEE" w14:textId="77777777" w:rsidR="005B48B9" w:rsidRPr="005B48B9" w:rsidRDefault="005B48B9" w:rsidP="007A297D">
      <w:pPr>
        <w:pStyle w:val="ListParagraph"/>
        <w:numPr>
          <w:ilvl w:val="1"/>
          <w:numId w:val="86"/>
        </w:numPr>
        <w:spacing w:after="0"/>
        <w:rPr>
          <w:bCs/>
          <w:sz w:val="18"/>
          <w:szCs w:val="18"/>
        </w:rPr>
      </w:pPr>
      <w:r w:rsidRPr="005B48B9">
        <w:rPr>
          <w:bCs/>
          <w:sz w:val="18"/>
          <w:szCs w:val="18"/>
        </w:rPr>
        <w:t>FFS: the parameters, e.g., LOS probability, delay spread, angle spread, etc., in the BS-to-UE channel model should be checked whether they are applicable to the BS-to-BS channel model and UE-to-UE channel model.</w:t>
      </w:r>
    </w:p>
    <w:p w14:paraId="6232DD27" w14:textId="77777777" w:rsidR="005B48B9" w:rsidRPr="005B48B9" w:rsidRDefault="005B48B9" w:rsidP="007A297D">
      <w:pPr>
        <w:pStyle w:val="ListParagraph"/>
        <w:numPr>
          <w:ilvl w:val="0"/>
          <w:numId w:val="86"/>
        </w:numPr>
        <w:spacing w:after="0"/>
        <w:rPr>
          <w:bCs/>
          <w:sz w:val="18"/>
          <w:szCs w:val="18"/>
        </w:rPr>
      </w:pPr>
      <w:r w:rsidRPr="005B48B9">
        <w:rPr>
          <w:bCs/>
          <w:sz w:val="18"/>
          <w:szCs w:val="18"/>
        </w:rPr>
        <w:t>Proposal 10: At least the following evaluation methodologies should be considered to evaluate Rel-18 NR duplex evolution:</w:t>
      </w:r>
    </w:p>
    <w:p w14:paraId="545B0233" w14:textId="77777777" w:rsidR="005B48B9" w:rsidRPr="005B48B9" w:rsidRDefault="005B48B9" w:rsidP="007A297D">
      <w:pPr>
        <w:pStyle w:val="ListParagraph"/>
        <w:numPr>
          <w:ilvl w:val="1"/>
          <w:numId w:val="86"/>
        </w:numPr>
        <w:spacing w:after="0"/>
        <w:rPr>
          <w:bCs/>
          <w:sz w:val="18"/>
          <w:szCs w:val="18"/>
        </w:rPr>
      </w:pPr>
      <w:r w:rsidRPr="005B48B9">
        <w:rPr>
          <w:bCs/>
          <w:sz w:val="18"/>
          <w:szCs w:val="18"/>
        </w:rPr>
        <w:t>Link budget analysis</w:t>
      </w:r>
    </w:p>
    <w:p w14:paraId="427040FC" w14:textId="77777777" w:rsidR="005B48B9" w:rsidRPr="005B48B9" w:rsidRDefault="005B48B9" w:rsidP="007A297D">
      <w:pPr>
        <w:pStyle w:val="ListParagraph"/>
        <w:numPr>
          <w:ilvl w:val="2"/>
          <w:numId w:val="86"/>
        </w:numPr>
        <w:spacing w:after="0"/>
        <w:rPr>
          <w:bCs/>
          <w:sz w:val="18"/>
          <w:szCs w:val="18"/>
        </w:rPr>
      </w:pPr>
      <w:r w:rsidRPr="005B48B9">
        <w:rPr>
          <w:bCs/>
          <w:sz w:val="18"/>
          <w:szCs w:val="18"/>
        </w:rPr>
        <w:t>Interference strength evaluation for Scenario 2-1, Scenario 3-3, and Scenario 1-3</w:t>
      </w:r>
    </w:p>
    <w:p w14:paraId="6779D0F2" w14:textId="77777777" w:rsidR="005B48B9" w:rsidRPr="005B48B9" w:rsidRDefault="005B48B9" w:rsidP="007A297D">
      <w:pPr>
        <w:pStyle w:val="ListParagraph"/>
        <w:numPr>
          <w:ilvl w:val="2"/>
          <w:numId w:val="86"/>
        </w:numPr>
        <w:spacing w:after="0"/>
        <w:rPr>
          <w:bCs/>
          <w:sz w:val="18"/>
          <w:szCs w:val="18"/>
        </w:rPr>
      </w:pPr>
      <w:r w:rsidRPr="005B48B9">
        <w:rPr>
          <w:bCs/>
          <w:sz w:val="18"/>
          <w:szCs w:val="18"/>
        </w:rPr>
        <w:t>Coverage evaluation for Scenario 1-3</w:t>
      </w:r>
    </w:p>
    <w:p w14:paraId="4751C61B" w14:textId="77777777" w:rsidR="005B48B9" w:rsidRPr="005B48B9" w:rsidRDefault="005B48B9" w:rsidP="007A297D">
      <w:pPr>
        <w:pStyle w:val="ListParagraph"/>
        <w:numPr>
          <w:ilvl w:val="1"/>
          <w:numId w:val="86"/>
        </w:numPr>
        <w:spacing w:after="0"/>
        <w:rPr>
          <w:bCs/>
          <w:sz w:val="18"/>
          <w:szCs w:val="18"/>
        </w:rPr>
      </w:pPr>
      <w:r w:rsidRPr="005B48B9">
        <w:rPr>
          <w:bCs/>
          <w:sz w:val="18"/>
          <w:szCs w:val="18"/>
        </w:rPr>
        <w:t>Link level evaluation</w:t>
      </w:r>
    </w:p>
    <w:p w14:paraId="2729CCC2" w14:textId="77777777" w:rsidR="005B48B9" w:rsidRPr="005B48B9" w:rsidRDefault="005B48B9" w:rsidP="007A297D">
      <w:pPr>
        <w:pStyle w:val="ListParagraph"/>
        <w:numPr>
          <w:ilvl w:val="2"/>
          <w:numId w:val="86"/>
        </w:numPr>
        <w:spacing w:after="0"/>
        <w:rPr>
          <w:bCs/>
          <w:sz w:val="18"/>
          <w:szCs w:val="18"/>
        </w:rPr>
      </w:pPr>
      <w:r w:rsidRPr="005B48B9">
        <w:rPr>
          <w:bCs/>
          <w:sz w:val="18"/>
          <w:szCs w:val="18"/>
        </w:rPr>
        <w:t>Coverage evaluation for Scenario 1-3</w:t>
      </w:r>
    </w:p>
    <w:p w14:paraId="09A0E4E1" w14:textId="77777777" w:rsidR="005B48B9" w:rsidRPr="005B48B9" w:rsidRDefault="005B48B9" w:rsidP="007A297D">
      <w:pPr>
        <w:pStyle w:val="ListParagraph"/>
        <w:numPr>
          <w:ilvl w:val="2"/>
          <w:numId w:val="86"/>
        </w:numPr>
        <w:spacing w:after="0"/>
        <w:rPr>
          <w:bCs/>
          <w:sz w:val="18"/>
          <w:szCs w:val="18"/>
        </w:rPr>
      </w:pPr>
      <w:r w:rsidRPr="005B48B9">
        <w:rPr>
          <w:bCs/>
          <w:sz w:val="18"/>
          <w:szCs w:val="18"/>
        </w:rPr>
        <w:t>Interference suppression evaluation for Scenario 2-1, Scenario 3-3, Scenario 1-3</w:t>
      </w:r>
    </w:p>
    <w:p w14:paraId="7C793A44" w14:textId="77777777" w:rsidR="005B48B9" w:rsidRPr="005B48B9" w:rsidRDefault="005B48B9" w:rsidP="007A297D">
      <w:pPr>
        <w:pStyle w:val="ListParagraph"/>
        <w:numPr>
          <w:ilvl w:val="1"/>
          <w:numId w:val="86"/>
        </w:numPr>
        <w:spacing w:after="0"/>
        <w:rPr>
          <w:bCs/>
          <w:sz w:val="18"/>
          <w:szCs w:val="18"/>
        </w:rPr>
      </w:pPr>
      <w:r w:rsidRPr="005B48B9">
        <w:rPr>
          <w:bCs/>
          <w:sz w:val="18"/>
          <w:szCs w:val="18"/>
        </w:rPr>
        <w:t>System level evaluation</w:t>
      </w:r>
    </w:p>
    <w:p w14:paraId="51BD3B30" w14:textId="77777777" w:rsidR="005B48B9" w:rsidRPr="005B48B9" w:rsidRDefault="005B48B9" w:rsidP="007A297D">
      <w:pPr>
        <w:pStyle w:val="ListParagraph"/>
        <w:numPr>
          <w:ilvl w:val="2"/>
          <w:numId w:val="86"/>
        </w:numPr>
        <w:spacing w:after="0"/>
        <w:rPr>
          <w:bCs/>
          <w:sz w:val="18"/>
          <w:szCs w:val="18"/>
        </w:rPr>
      </w:pPr>
      <w:r w:rsidRPr="005B48B9">
        <w:rPr>
          <w:bCs/>
          <w:sz w:val="18"/>
          <w:szCs w:val="18"/>
        </w:rPr>
        <w:t>Coverage and capacity evaluation for Scenario 2-1, Scenario 3-3, and Scenario 1-3</w:t>
      </w:r>
    </w:p>
    <w:p w14:paraId="63947D46" w14:textId="77777777" w:rsidR="005B48B9" w:rsidRPr="005B48B9" w:rsidRDefault="005B48B9" w:rsidP="007A297D">
      <w:pPr>
        <w:pStyle w:val="ListParagraph"/>
        <w:numPr>
          <w:ilvl w:val="0"/>
          <w:numId w:val="86"/>
        </w:numPr>
        <w:spacing w:after="0"/>
        <w:rPr>
          <w:bCs/>
          <w:sz w:val="18"/>
          <w:szCs w:val="18"/>
        </w:rPr>
      </w:pPr>
      <w:r w:rsidRPr="005B48B9">
        <w:rPr>
          <w:bCs/>
          <w:sz w:val="18"/>
          <w:szCs w:val="18"/>
        </w:rPr>
        <w:t>Proposal 11: Reuse the evaluation methodology, assumptions, and metrics of link budget analysis in IMT-2020 self-evaluation and/or TR 38.830 of Rel-17 NR coverage enhancement for Rel-18 NR duplex evolution.</w:t>
      </w:r>
    </w:p>
    <w:p w14:paraId="5296C24A" w14:textId="77777777" w:rsidR="005B48B9" w:rsidRPr="005B48B9" w:rsidRDefault="005B48B9" w:rsidP="007A297D">
      <w:pPr>
        <w:pStyle w:val="ListParagraph"/>
        <w:numPr>
          <w:ilvl w:val="0"/>
          <w:numId w:val="86"/>
        </w:numPr>
        <w:spacing w:after="0"/>
        <w:rPr>
          <w:bCs/>
          <w:sz w:val="18"/>
          <w:szCs w:val="18"/>
        </w:rPr>
      </w:pPr>
      <w:r w:rsidRPr="005B48B9">
        <w:rPr>
          <w:bCs/>
          <w:sz w:val="18"/>
          <w:szCs w:val="18"/>
        </w:rPr>
        <w:t xml:space="preserve">Proposal 12: Reuse the evaluation methodology of link </w:t>
      </w:r>
      <w:r w:rsidRPr="005B48B9">
        <w:rPr>
          <w:rFonts w:hint="eastAsia"/>
          <w:bCs/>
          <w:sz w:val="18"/>
          <w:szCs w:val="18"/>
        </w:rPr>
        <w:t>level</w:t>
      </w:r>
      <w:r w:rsidRPr="005B48B9">
        <w:rPr>
          <w:bCs/>
          <w:sz w:val="18"/>
          <w:szCs w:val="18"/>
        </w:rPr>
        <w:t xml:space="preserve"> evaluation in TR 38.830 of Rel-17 coverage enhancement for Rel-18 NR duplex evolution and adopt the evaluation assumptions and metrics in Table 6.</w:t>
      </w:r>
    </w:p>
    <w:p w14:paraId="7CA8853E" w14:textId="77777777" w:rsidR="005B48B9" w:rsidRPr="005B48B9" w:rsidRDefault="005B48B9" w:rsidP="007A297D">
      <w:pPr>
        <w:pStyle w:val="ListParagraph"/>
        <w:numPr>
          <w:ilvl w:val="0"/>
          <w:numId w:val="86"/>
        </w:numPr>
        <w:spacing w:after="0"/>
        <w:rPr>
          <w:bCs/>
          <w:sz w:val="18"/>
          <w:szCs w:val="18"/>
        </w:rPr>
      </w:pPr>
      <w:r w:rsidRPr="005B48B9">
        <w:rPr>
          <w:bCs/>
          <w:sz w:val="18"/>
          <w:szCs w:val="18"/>
        </w:rPr>
        <w:t>Proposal 13: Reuse the system level evaluation methodology in ITU-R M.2412 for Rel-18 NR duplex evolution and adopt the evaluation assumptions and metrics in Table 7 for system level evaluation.</w:t>
      </w:r>
    </w:p>
    <w:p w14:paraId="680C9F18" w14:textId="77777777" w:rsidR="005B48B9" w:rsidRPr="005B48B9" w:rsidRDefault="005B48B9" w:rsidP="007A297D">
      <w:pPr>
        <w:pStyle w:val="ListParagraph"/>
        <w:numPr>
          <w:ilvl w:val="0"/>
          <w:numId w:val="86"/>
        </w:numPr>
        <w:spacing w:after="0"/>
        <w:rPr>
          <w:bCs/>
          <w:sz w:val="18"/>
          <w:szCs w:val="18"/>
        </w:rPr>
      </w:pPr>
      <w:r w:rsidRPr="005B48B9">
        <w:rPr>
          <w:bCs/>
          <w:sz w:val="18"/>
          <w:szCs w:val="18"/>
        </w:rPr>
        <w:t>Proposal 14: Realistic deployment limitations should be considered for the baseline of the evaluation, such as the backhaul delay, antenna port radiation pattern, etc.</w:t>
      </w:r>
    </w:p>
    <w:p w14:paraId="47405A6C" w14:textId="77777777" w:rsidR="005B48B9" w:rsidRPr="005B48B9" w:rsidRDefault="005B48B9" w:rsidP="007A297D">
      <w:pPr>
        <w:pStyle w:val="ListParagraph"/>
        <w:numPr>
          <w:ilvl w:val="0"/>
          <w:numId w:val="86"/>
        </w:numPr>
        <w:spacing w:after="0"/>
        <w:rPr>
          <w:bCs/>
          <w:sz w:val="18"/>
          <w:szCs w:val="18"/>
        </w:rPr>
      </w:pPr>
      <w:r w:rsidRPr="005B48B9">
        <w:rPr>
          <w:bCs/>
          <w:sz w:val="18"/>
          <w:szCs w:val="18"/>
        </w:rPr>
        <w:t>Proposal 15: Realistic deployment configurations and fair configurations should be taken into account for the baseline selection, such as legacy TDD with frame structure as DDDSU and DDSUU.</w:t>
      </w:r>
    </w:p>
    <w:p w14:paraId="0AD9C0FF" w14:textId="77777777" w:rsidR="005B48B9" w:rsidRPr="005B48B9" w:rsidRDefault="005B48B9" w:rsidP="007A297D">
      <w:pPr>
        <w:pStyle w:val="ListParagraph"/>
        <w:numPr>
          <w:ilvl w:val="0"/>
          <w:numId w:val="86"/>
        </w:numPr>
        <w:spacing w:after="0"/>
        <w:rPr>
          <w:bCs/>
          <w:sz w:val="18"/>
          <w:szCs w:val="18"/>
        </w:rPr>
      </w:pPr>
      <w:r w:rsidRPr="005B48B9">
        <w:rPr>
          <w:bCs/>
          <w:sz w:val="18"/>
          <w:szCs w:val="18"/>
        </w:rPr>
        <w:t>Proposal 16: Capture the link budget results in Table 8-9 and the following observations into TR 38.858:</w:t>
      </w:r>
    </w:p>
    <w:p w14:paraId="5ECDAF5B" w14:textId="77777777" w:rsidR="005B48B9" w:rsidRPr="005B48B9" w:rsidRDefault="005B48B9" w:rsidP="007A297D">
      <w:pPr>
        <w:pStyle w:val="ListParagraph"/>
        <w:numPr>
          <w:ilvl w:val="1"/>
          <w:numId w:val="86"/>
        </w:numPr>
        <w:spacing w:after="0"/>
        <w:rPr>
          <w:bCs/>
          <w:sz w:val="18"/>
          <w:szCs w:val="18"/>
        </w:rPr>
      </w:pPr>
      <w:r w:rsidRPr="005B48B9">
        <w:rPr>
          <w:bCs/>
          <w:sz w:val="18"/>
          <w:szCs w:val="18"/>
        </w:rPr>
        <w:t>In-band UE-to-UE CLI can be negligible in Scenario 2-1</w:t>
      </w:r>
    </w:p>
    <w:p w14:paraId="13CD2328" w14:textId="77777777" w:rsidR="005B48B9" w:rsidRPr="005B48B9" w:rsidRDefault="005B48B9" w:rsidP="007A297D">
      <w:pPr>
        <w:pStyle w:val="ListParagraph"/>
        <w:numPr>
          <w:ilvl w:val="1"/>
          <w:numId w:val="86"/>
        </w:numPr>
        <w:spacing w:after="0"/>
        <w:rPr>
          <w:bCs/>
          <w:sz w:val="18"/>
          <w:szCs w:val="18"/>
        </w:rPr>
      </w:pPr>
      <w:r w:rsidRPr="005B48B9">
        <w:rPr>
          <w:bCs/>
          <w:sz w:val="18"/>
          <w:szCs w:val="18"/>
        </w:rPr>
        <w:t>Further enhancements are required to suppress the in-band BS-to-BS CLI in Scenario 2-1</w:t>
      </w:r>
    </w:p>
    <w:p w14:paraId="3FCA7AFD" w14:textId="77777777" w:rsidR="005B48B9" w:rsidRPr="005B48B9" w:rsidRDefault="005B48B9" w:rsidP="007A297D">
      <w:pPr>
        <w:pStyle w:val="ListParagraph"/>
        <w:numPr>
          <w:ilvl w:val="0"/>
          <w:numId w:val="86"/>
        </w:numPr>
        <w:spacing w:after="0"/>
        <w:rPr>
          <w:bCs/>
          <w:sz w:val="18"/>
          <w:szCs w:val="18"/>
        </w:rPr>
      </w:pPr>
      <w:r w:rsidRPr="005B48B9">
        <w:rPr>
          <w:bCs/>
          <w:sz w:val="18"/>
          <w:szCs w:val="18"/>
        </w:rPr>
        <w:t>Proposal 17: Capture the link budget results in Table 10-13 and the following observations into TR 38.858:</w:t>
      </w:r>
    </w:p>
    <w:p w14:paraId="55DD245C" w14:textId="77777777" w:rsidR="005B48B9" w:rsidRPr="005B48B9" w:rsidRDefault="005B48B9" w:rsidP="007A297D">
      <w:pPr>
        <w:pStyle w:val="ListParagraph"/>
        <w:numPr>
          <w:ilvl w:val="1"/>
          <w:numId w:val="86"/>
        </w:numPr>
        <w:spacing w:after="0"/>
        <w:rPr>
          <w:bCs/>
          <w:sz w:val="18"/>
          <w:szCs w:val="18"/>
        </w:rPr>
      </w:pPr>
      <w:r w:rsidRPr="005B48B9">
        <w:rPr>
          <w:bCs/>
          <w:sz w:val="18"/>
          <w:szCs w:val="18"/>
        </w:rPr>
        <w:t>Inter-subband BS-to-BS CLI from small cells to small cells and inter-subband UE-to-UE CLI in small cells can be negligible in Scenario 3-3</w:t>
      </w:r>
    </w:p>
    <w:p w14:paraId="1FC8BF35" w14:textId="77777777" w:rsidR="005B48B9" w:rsidRPr="005B48B9" w:rsidRDefault="005B48B9" w:rsidP="007A297D">
      <w:pPr>
        <w:pStyle w:val="ListParagraph"/>
        <w:numPr>
          <w:ilvl w:val="1"/>
          <w:numId w:val="86"/>
        </w:numPr>
        <w:spacing w:after="0"/>
        <w:rPr>
          <w:bCs/>
          <w:sz w:val="18"/>
          <w:szCs w:val="18"/>
        </w:rPr>
      </w:pPr>
      <w:r w:rsidRPr="005B48B9">
        <w:rPr>
          <w:bCs/>
          <w:sz w:val="18"/>
          <w:szCs w:val="18"/>
        </w:rPr>
        <w:t>Further enhancements are required to suppress inter-subband BS self CLI in Scenario 3-3</w:t>
      </w:r>
    </w:p>
    <w:p w14:paraId="735C094D" w14:textId="77777777" w:rsidR="005B48B9" w:rsidRPr="005B48B9" w:rsidRDefault="005B48B9" w:rsidP="007A297D">
      <w:pPr>
        <w:pStyle w:val="ListParagraph"/>
        <w:numPr>
          <w:ilvl w:val="1"/>
          <w:numId w:val="86"/>
        </w:numPr>
        <w:spacing w:after="0"/>
        <w:rPr>
          <w:bCs/>
          <w:sz w:val="18"/>
          <w:szCs w:val="18"/>
        </w:rPr>
      </w:pPr>
      <w:r w:rsidRPr="005B48B9">
        <w:rPr>
          <w:bCs/>
          <w:sz w:val="18"/>
          <w:szCs w:val="18"/>
        </w:rPr>
        <w:t>Further enhancements are required to handle the BS-to-BS blocking and UE-to-UE blocking issue in Scenario 3-3</w:t>
      </w:r>
    </w:p>
    <w:p w14:paraId="2CDDBFE4" w14:textId="77777777" w:rsidR="005B48B9" w:rsidRPr="005B48B9" w:rsidRDefault="005B48B9" w:rsidP="007A297D">
      <w:pPr>
        <w:pStyle w:val="ListParagraph"/>
        <w:numPr>
          <w:ilvl w:val="0"/>
          <w:numId w:val="86"/>
        </w:numPr>
        <w:spacing w:after="0"/>
        <w:rPr>
          <w:bCs/>
          <w:sz w:val="18"/>
          <w:szCs w:val="18"/>
        </w:rPr>
      </w:pPr>
      <w:r w:rsidRPr="005B48B9">
        <w:rPr>
          <w:bCs/>
          <w:sz w:val="18"/>
          <w:szCs w:val="18"/>
        </w:rPr>
        <w:t>Proposal 18: Capture the link budget results in Table 14-16 and the following observations into TR 38.858:</w:t>
      </w:r>
    </w:p>
    <w:p w14:paraId="52175D7A" w14:textId="77777777" w:rsidR="005B48B9" w:rsidRPr="005B48B9" w:rsidRDefault="005B48B9" w:rsidP="007A297D">
      <w:pPr>
        <w:pStyle w:val="ListParagraph"/>
        <w:numPr>
          <w:ilvl w:val="1"/>
          <w:numId w:val="86"/>
        </w:numPr>
        <w:spacing w:after="0"/>
        <w:rPr>
          <w:bCs/>
          <w:sz w:val="18"/>
          <w:szCs w:val="18"/>
        </w:rPr>
      </w:pPr>
      <w:r w:rsidRPr="005B48B9">
        <w:rPr>
          <w:bCs/>
          <w:sz w:val="18"/>
          <w:szCs w:val="18"/>
        </w:rPr>
        <w:t>Inter-subband UE-to-UE CLI in Macro cells can be negligible in Scenario 1-3</w:t>
      </w:r>
    </w:p>
    <w:p w14:paraId="6569EE61" w14:textId="77777777" w:rsidR="005B48B9" w:rsidRPr="005B48B9" w:rsidRDefault="005B48B9" w:rsidP="007A297D">
      <w:pPr>
        <w:pStyle w:val="ListParagraph"/>
        <w:numPr>
          <w:ilvl w:val="1"/>
          <w:numId w:val="86"/>
        </w:numPr>
        <w:spacing w:after="0"/>
        <w:rPr>
          <w:bCs/>
          <w:sz w:val="18"/>
          <w:szCs w:val="18"/>
        </w:rPr>
      </w:pPr>
      <w:r w:rsidRPr="005B48B9">
        <w:rPr>
          <w:bCs/>
          <w:sz w:val="18"/>
          <w:szCs w:val="18"/>
        </w:rPr>
        <w:t>Further enhancements are required to handle inter-subband BS-to-BS CLI from Macro cells to Macro cells in Scenario 1-3</w:t>
      </w:r>
    </w:p>
    <w:p w14:paraId="2BEAF002" w14:textId="77777777" w:rsidR="005B48B9" w:rsidRPr="005B48B9" w:rsidRDefault="005B48B9" w:rsidP="007A297D">
      <w:pPr>
        <w:pStyle w:val="ListParagraph"/>
        <w:numPr>
          <w:ilvl w:val="1"/>
          <w:numId w:val="86"/>
        </w:numPr>
        <w:spacing w:after="0"/>
        <w:rPr>
          <w:bCs/>
          <w:sz w:val="18"/>
          <w:szCs w:val="18"/>
        </w:rPr>
      </w:pPr>
      <w:r w:rsidRPr="005B48B9">
        <w:rPr>
          <w:bCs/>
          <w:sz w:val="18"/>
          <w:szCs w:val="18"/>
        </w:rPr>
        <w:t>Further enhancements are required to handle inter-subband BS self CLI in Scenario 1-3</w:t>
      </w:r>
    </w:p>
    <w:p w14:paraId="6F063E5C" w14:textId="77777777" w:rsidR="005B48B9" w:rsidRPr="005B48B9" w:rsidRDefault="005B48B9" w:rsidP="007A297D">
      <w:pPr>
        <w:pStyle w:val="ListParagraph"/>
        <w:numPr>
          <w:ilvl w:val="1"/>
          <w:numId w:val="86"/>
        </w:numPr>
        <w:spacing w:after="0"/>
        <w:rPr>
          <w:bCs/>
          <w:sz w:val="18"/>
          <w:szCs w:val="18"/>
        </w:rPr>
      </w:pPr>
      <w:r w:rsidRPr="005B48B9">
        <w:rPr>
          <w:bCs/>
          <w:sz w:val="18"/>
          <w:szCs w:val="18"/>
        </w:rPr>
        <w:t>Further enhancements are required to handle the BS-to-BS blocking and UE-to-UE blocking issue in Scenario 1-3</w:t>
      </w:r>
    </w:p>
    <w:p w14:paraId="76526001" w14:textId="77777777" w:rsidR="005B48B9" w:rsidRDefault="005B48B9" w:rsidP="005B48B9">
      <w:pPr>
        <w:rPr>
          <w:lang w:val="en-US" w:eastAsia="ko-KR"/>
        </w:rPr>
      </w:pPr>
      <w:r w:rsidRPr="005B48B9">
        <w:rPr>
          <w:b/>
          <w:bCs/>
          <w:lang w:val="en-US" w:eastAsia="ko-KR"/>
        </w:rPr>
        <w:t>Decision:</w:t>
      </w:r>
      <w:r>
        <w:rPr>
          <w:lang w:val="en-US" w:eastAsia="ko-KR"/>
        </w:rPr>
        <w:t xml:space="preserve"> The document is noted.</w:t>
      </w:r>
    </w:p>
    <w:p w14:paraId="499B2028" w14:textId="77777777" w:rsidR="005B48B9" w:rsidRPr="00BD15B5" w:rsidRDefault="005B48B9" w:rsidP="008F4B8C">
      <w:pPr>
        <w:rPr>
          <w:lang w:val="en-US" w:eastAsia="ko-KR"/>
        </w:rPr>
      </w:pPr>
    </w:p>
    <w:p w14:paraId="7ED33393" w14:textId="618D4576" w:rsidR="008F4B8C" w:rsidRPr="00BD15B5" w:rsidRDefault="001B5688" w:rsidP="008F4B8C">
      <w:pPr>
        <w:rPr>
          <w:lang w:val="en-US" w:eastAsia="ko-KR"/>
        </w:rPr>
      </w:pPr>
      <w:hyperlink r:id="rId2029" w:history="1">
        <w:r w:rsidR="000B5C49">
          <w:rPr>
            <w:rStyle w:val="Hyperlink"/>
            <w:lang w:val="en-US" w:eastAsia="ko-KR"/>
          </w:rPr>
          <w:t>R1-2203203</w:t>
        </w:r>
      </w:hyperlink>
      <w:r w:rsidR="008F4B8C" w:rsidRPr="00BD15B5">
        <w:rPr>
          <w:lang w:val="en-US" w:eastAsia="ko-KR"/>
        </w:rPr>
        <w:tab/>
        <w:t>Discussion of evaluation on NR duplex evolution</w:t>
      </w:r>
      <w:r w:rsidR="008F4B8C" w:rsidRPr="00BD15B5">
        <w:rPr>
          <w:lang w:val="en-US" w:eastAsia="ko-KR"/>
        </w:rPr>
        <w:tab/>
        <w:t>ZTE</w:t>
      </w:r>
    </w:p>
    <w:p w14:paraId="076E8372" w14:textId="6F79635B" w:rsidR="008F4B8C" w:rsidRPr="00BD15B5" w:rsidRDefault="001B5688" w:rsidP="008F4B8C">
      <w:pPr>
        <w:rPr>
          <w:lang w:val="en-US" w:eastAsia="ko-KR"/>
        </w:rPr>
      </w:pPr>
      <w:hyperlink r:id="rId2030" w:history="1">
        <w:r w:rsidR="000B5C49">
          <w:rPr>
            <w:rStyle w:val="Hyperlink"/>
            <w:lang w:val="en-US" w:eastAsia="ko-KR"/>
          </w:rPr>
          <w:t>R1-2203214</w:t>
        </w:r>
      </w:hyperlink>
      <w:r w:rsidR="008F4B8C" w:rsidRPr="00BD15B5">
        <w:rPr>
          <w:lang w:val="en-US" w:eastAsia="ko-KR"/>
        </w:rPr>
        <w:tab/>
        <w:t>Discussion for Evaluation on NR duplex evolution</w:t>
      </w:r>
      <w:r w:rsidR="008F4B8C" w:rsidRPr="00BD15B5">
        <w:rPr>
          <w:lang w:val="en-US" w:eastAsia="ko-KR"/>
        </w:rPr>
        <w:tab/>
        <w:t>New H3C Technologies Co., Ltd.</w:t>
      </w:r>
    </w:p>
    <w:p w14:paraId="35B55567" w14:textId="4963425A" w:rsidR="008F4B8C" w:rsidRPr="00BD15B5" w:rsidRDefault="001B5688" w:rsidP="008F4B8C">
      <w:pPr>
        <w:rPr>
          <w:lang w:val="en-US" w:eastAsia="ko-KR"/>
        </w:rPr>
      </w:pPr>
      <w:hyperlink r:id="rId2031" w:history="1">
        <w:r w:rsidR="000B5C49">
          <w:rPr>
            <w:rStyle w:val="Hyperlink"/>
            <w:lang w:val="en-US" w:eastAsia="ko-KR"/>
          </w:rPr>
          <w:t>R1-2203327</w:t>
        </w:r>
      </w:hyperlink>
      <w:r w:rsidR="008F4B8C" w:rsidRPr="00BD15B5">
        <w:rPr>
          <w:lang w:val="en-US" w:eastAsia="ko-KR"/>
        </w:rPr>
        <w:tab/>
        <w:t>Discussion on evaluation on NR duplex evolution</w:t>
      </w:r>
      <w:r w:rsidR="008F4B8C" w:rsidRPr="00BD15B5">
        <w:rPr>
          <w:lang w:val="en-US" w:eastAsia="ko-KR"/>
        </w:rPr>
        <w:tab/>
        <w:t>Spreadtrum Communications,BUPT</w:t>
      </w:r>
    </w:p>
    <w:p w14:paraId="089A119C" w14:textId="7B8A03A5" w:rsidR="008F4B8C" w:rsidRPr="00BD15B5" w:rsidRDefault="001B5688" w:rsidP="008F4B8C">
      <w:pPr>
        <w:rPr>
          <w:lang w:val="en-US" w:eastAsia="ko-KR"/>
        </w:rPr>
      </w:pPr>
      <w:hyperlink r:id="rId2032" w:history="1">
        <w:r w:rsidR="000B5C49">
          <w:rPr>
            <w:rStyle w:val="Hyperlink"/>
            <w:lang w:val="en-US" w:eastAsia="ko-KR"/>
          </w:rPr>
          <w:t>R1-2203458</w:t>
        </w:r>
      </w:hyperlink>
      <w:r w:rsidR="008F4B8C" w:rsidRPr="00BD15B5">
        <w:rPr>
          <w:lang w:val="en-US" w:eastAsia="ko-KR"/>
        </w:rPr>
        <w:tab/>
        <w:t>Discussion on  deployment scenario and evaluation methodology for duplex operation</w:t>
      </w:r>
      <w:r w:rsidR="008F4B8C" w:rsidRPr="00BD15B5">
        <w:rPr>
          <w:lang w:val="en-US" w:eastAsia="ko-KR"/>
        </w:rPr>
        <w:tab/>
        <w:t>CATT</w:t>
      </w:r>
    </w:p>
    <w:p w14:paraId="19A24233" w14:textId="0F95457E" w:rsidR="008F4B8C" w:rsidRPr="00BD15B5" w:rsidRDefault="001B5688" w:rsidP="008F4B8C">
      <w:pPr>
        <w:rPr>
          <w:lang w:val="en-US" w:eastAsia="ko-KR"/>
        </w:rPr>
      </w:pPr>
      <w:hyperlink r:id="rId2033" w:history="1">
        <w:r w:rsidR="000B5C49">
          <w:rPr>
            <w:rStyle w:val="Hyperlink"/>
            <w:lang w:val="en-US" w:eastAsia="ko-KR"/>
          </w:rPr>
          <w:t>R1-2203557</w:t>
        </w:r>
      </w:hyperlink>
      <w:r w:rsidR="008F4B8C" w:rsidRPr="00BD15B5">
        <w:rPr>
          <w:lang w:val="en-US" w:eastAsia="ko-KR"/>
        </w:rPr>
        <w:tab/>
        <w:t>Evaluation on NR duplex evolution</w:t>
      </w:r>
      <w:r w:rsidR="008F4B8C" w:rsidRPr="00BD15B5">
        <w:rPr>
          <w:lang w:val="en-US" w:eastAsia="ko-KR"/>
        </w:rPr>
        <w:tab/>
        <w:t>vivo</w:t>
      </w:r>
    </w:p>
    <w:p w14:paraId="00D25EAC" w14:textId="423A0BA7" w:rsidR="008F4B8C" w:rsidRPr="00BD15B5" w:rsidRDefault="001B5688" w:rsidP="008F4B8C">
      <w:pPr>
        <w:rPr>
          <w:lang w:val="en-US" w:eastAsia="ko-KR"/>
        </w:rPr>
      </w:pPr>
      <w:hyperlink r:id="rId2034" w:history="1">
        <w:r w:rsidR="000B5C49">
          <w:rPr>
            <w:rStyle w:val="Hyperlink"/>
            <w:lang w:val="en-US" w:eastAsia="ko-KR"/>
          </w:rPr>
          <w:t>R1-2203814</w:t>
        </w:r>
      </w:hyperlink>
      <w:r w:rsidR="008F4B8C" w:rsidRPr="00BD15B5">
        <w:rPr>
          <w:lang w:val="en-US" w:eastAsia="ko-KR"/>
        </w:rPr>
        <w:tab/>
        <w:t>Discussion on evaluation on NR duplex evolution</w:t>
      </w:r>
      <w:r w:rsidR="008F4B8C" w:rsidRPr="00BD15B5">
        <w:rPr>
          <w:lang w:val="en-US" w:eastAsia="ko-KR"/>
        </w:rPr>
        <w:tab/>
        <w:t>xiaomi</w:t>
      </w:r>
    </w:p>
    <w:p w14:paraId="21868C2E" w14:textId="01310386" w:rsidR="008F4B8C" w:rsidRPr="00BD15B5" w:rsidRDefault="001B5688" w:rsidP="008F4B8C">
      <w:pPr>
        <w:rPr>
          <w:lang w:val="en-US" w:eastAsia="ko-KR"/>
        </w:rPr>
      </w:pPr>
      <w:hyperlink r:id="rId2035" w:history="1">
        <w:r w:rsidR="000B5C49">
          <w:rPr>
            <w:rStyle w:val="Hyperlink"/>
            <w:lang w:val="en-US" w:eastAsia="ko-KR"/>
          </w:rPr>
          <w:t>R1-2203903</w:t>
        </w:r>
      </w:hyperlink>
      <w:r w:rsidR="008F4B8C" w:rsidRPr="00BD15B5">
        <w:rPr>
          <w:lang w:val="en-US" w:eastAsia="ko-KR"/>
        </w:rPr>
        <w:tab/>
        <w:t>Deployment scenario and evaluation methodology for duplex evolution</w:t>
      </w:r>
      <w:r w:rsidR="008F4B8C" w:rsidRPr="00BD15B5">
        <w:rPr>
          <w:lang w:val="en-US" w:eastAsia="ko-KR"/>
        </w:rPr>
        <w:tab/>
        <w:t>Samsung</w:t>
      </w:r>
    </w:p>
    <w:p w14:paraId="41BC942F" w14:textId="031A14DF" w:rsidR="008F4B8C" w:rsidRPr="00BD15B5" w:rsidRDefault="001B5688" w:rsidP="008F4B8C">
      <w:pPr>
        <w:rPr>
          <w:lang w:val="en-US" w:eastAsia="ko-KR"/>
        </w:rPr>
      </w:pPr>
      <w:hyperlink r:id="rId2036" w:history="1">
        <w:r w:rsidR="000B5C49">
          <w:rPr>
            <w:rStyle w:val="Hyperlink"/>
            <w:lang w:val="en-US" w:eastAsia="ko-KR"/>
          </w:rPr>
          <w:t>R1-2204021</w:t>
        </w:r>
      </w:hyperlink>
      <w:r w:rsidR="008F4B8C" w:rsidRPr="00BD15B5">
        <w:rPr>
          <w:lang w:val="en-US" w:eastAsia="ko-KR"/>
        </w:rPr>
        <w:tab/>
        <w:t>Discussion on evaluation on NR duplex evolution</w:t>
      </w:r>
      <w:r w:rsidR="008F4B8C" w:rsidRPr="00BD15B5">
        <w:rPr>
          <w:lang w:val="en-US" w:eastAsia="ko-KR"/>
        </w:rPr>
        <w:tab/>
        <w:t>OPPO</w:t>
      </w:r>
    </w:p>
    <w:p w14:paraId="7A8D9B63" w14:textId="4420D25F" w:rsidR="008F4B8C" w:rsidRPr="00BD15B5" w:rsidRDefault="001B5688" w:rsidP="008F4B8C">
      <w:pPr>
        <w:rPr>
          <w:lang w:val="en-US" w:eastAsia="ko-KR"/>
        </w:rPr>
      </w:pPr>
      <w:hyperlink r:id="rId2037" w:history="1">
        <w:r w:rsidR="000B5C49">
          <w:rPr>
            <w:rStyle w:val="Hyperlink"/>
            <w:lang w:val="en-US" w:eastAsia="ko-KR"/>
          </w:rPr>
          <w:t>R1-2204053</w:t>
        </w:r>
      </w:hyperlink>
      <w:r w:rsidR="008F4B8C" w:rsidRPr="00BD15B5">
        <w:rPr>
          <w:lang w:val="en-US" w:eastAsia="ko-KR"/>
        </w:rPr>
        <w:tab/>
        <w:t>Evaluation on NR duplex evolution</w:t>
      </w:r>
      <w:r w:rsidR="008F4B8C" w:rsidRPr="00BD15B5">
        <w:rPr>
          <w:lang w:val="en-US" w:eastAsia="ko-KR"/>
        </w:rPr>
        <w:tab/>
        <w:t>SHARP Corporation</w:t>
      </w:r>
    </w:p>
    <w:p w14:paraId="258F1210" w14:textId="68DBAE0E" w:rsidR="008F4B8C" w:rsidRPr="00BD15B5" w:rsidRDefault="001B5688" w:rsidP="008F4B8C">
      <w:pPr>
        <w:rPr>
          <w:lang w:val="en-US" w:eastAsia="ko-KR"/>
        </w:rPr>
      </w:pPr>
      <w:hyperlink r:id="rId2038" w:history="1">
        <w:r w:rsidR="000B5C49">
          <w:rPr>
            <w:rStyle w:val="Hyperlink"/>
            <w:lang w:val="en-US" w:eastAsia="ko-KR"/>
          </w:rPr>
          <w:t>R1-2204068</w:t>
        </w:r>
      </w:hyperlink>
      <w:r w:rsidR="008F4B8C" w:rsidRPr="00BD15B5">
        <w:rPr>
          <w:lang w:val="en-US" w:eastAsia="ko-KR"/>
        </w:rPr>
        <w:tab/>
        <w:t>Evaluation assumption and methodology for study on NR-duplex</w:t>
      </w:r>
      <w:r w:rsidR="008F4B8C" w:rsidRPr="00BD15B5">
        <w:rPr>
          <w:lang w:val="en-US" w:eastAsia="ko-KR"/>
        </w:rPr>
        <w:tab/>
        <w:t>InterDigital, Inc.</w:t>
      </w:r>
    </w:p>
    <w:p w14:paraId="7CB4B545" w14:textId="3C21E076" w:rsidR="008F4B8C" w:rsidRPr="00BD15B5" w:rsidRDefault="001B5688" w:rsidP="008F4B8C">
      <w:pPr>
        <w:rPr>
          <w:lang w:val="en-US" w:eastAsia="ko-KR"/>
        </w:rPr>
      </w:pPr>
      <w:hyperlink r:id="rId2039" w:history="1">
        <w:r w:rsidR="000B5C49">
          <w:rPr>
            <w:rStyle w:val="Hyperlink"/>
            <w:lang w:val="en-US" w:eastAsia="ko-KR"/>
          </w:rPr>
          <w:t>R1-2204106</w:t>
        </w:r>
      </w:hyperlink>
      <w:r w:rsidR="008F4B8C" w:rsidRPr="00BD15B5">
        <w:rPr>
          <w:lang w:val="en-US" w:eastAsia="ko-KR"/>
        </w:rPr>
        <w:tab/>
        <w:t>Evaluation of NR duplex evolution</w:t>
      </w:r>
      <w:r w:rsidR="008F4B8C" w:rsidRPr="00BD15B5">
        <w:rPr>
          <w:lang w:val="en-US" w:eastAsia="ko-KR"/>
        </w:rPr>
        <w:tab/>
        <w:t>Ericsson</w:t>
      </w:r>
    </w:p>
    <w:p w14:paraId="3B9B0084" w14:textId="42FF11D8" w:rsidR="008F4B8C" w:rsidRPr="00BD15B5" w:rsidRDefault="001B5688" w:rsidP="008F4B8C">
      <w:pPr>
        <w:rPr>
          <w:lang w:val="en-US" w:eastAsia="ko-KR"/>
        </w:rPr>
      </w:pPr>
      <w:hyperlink r:id="rId2040" w:history="1">
        <w:r w:rsidR="000B5C49">
          <w:rPr>
            <w:rStyle w:val="Hyperlink"/>
            <w:lang w:val="en-US" w:eastAsia="ko-KR"/>
          </w:rPr>
          <w:t>R1-2204122</w:t>
        </w:r>
      </w:hyperlink>
      <w:r w:rsidR="008F4B8C" w:rsidRPr="00BD15B5">
        <w:rPr>
          <w:lang w:val="en-US" w:eastAsia="ko-KR"/>
        </w:rPr>
        <w:tab/>
        <w:t>Discussion on deployment scenario of NR duplex evolution</w:t>
      </w:r>
      <w:r w:rsidR="008F4B8C" w:rsidRPr="00BD15B5">
        <w:rPr>
          <w:lang w:val="en-US" w:eastAsia="ko-KR"/>
        </w:rPr>
        <w:tab/>
        <w:t>KT Corp.</w:t>
      </w:r>
    </w:p>
    <w:p w14:paraId="446FA9E2" w14:textId="646655B7" w:rsidR="008F4B8C" w:rsidRPr="00BD15B5" w:rsidRDefault="001B5688" w:rsidP="008F4B8C">
      <w:pPr>
        <w:rPr>
          <w:lang w:val="en-US" w:eastAsia="ko-KR"/>
        </w:rPr>
      </w:pPr>
      <w:hyperlink r:id="rId2041" w:history="1">
        <w:r w:rsidR="000B5C49">
          <w:rPr>
            <w:rStyle w:val="Hyperlink"/>
            <w:lang w:val="en-US" w:eastAsia="ko-KR"/>
          </w:rPr>
          <w:t>R1-2204135</w:t>
        </w:r>
      </w:hyperlink>
      <w:r w:rsidR="008F4B8C" w:rsidRPr="00BD15B5">
        <w:rPr>
          <w:lang w:val="en-US" w:eastAsia="ko-KR"/>
        </w:rPr>
        <w:tab/>
        <w:t>Discussion on evaluation on NR duplex evolution</w:t>
      </w:r>
      <w:r w:rsidR="008F4B8C" w:rsidRPr="00BD15B5">
        <w:rPr>
          <w:lang w:val="en-US" w:eastAsia="ko-KR"/>
        </w:rPr>
        <w:tab/>
        <w:t>Panasonic</w:t>
      </w:r>
    </w:p>
    <w:p w14:paraId="0AD52C74" w14:textId="07990CD9" w:rsidR="008F4B8C" w:rsidRPr="00BD15B5" w:rsidRDefault="001B5688" w:rsidP="008F4B8C">
      <w:pPr>
        <w:rPr>
          <w:lang w:val="en-US" w:eastAsia="ko-KR"/>
        </w:rPr>
      </w:pPr>
      <w:hyperlink r:id="rId2042" w:history="1">
        <w:r w:rsidR="000B5C49">
          <w:rPr>
            <w:rStyle w:val="Hyperlink"/>
            <w:lang w:val="en-US" w:eastAsia="ko-KR"/>
          </w:rPr>
          <w:t>R1-2204244</w:t>
        </w:r>
      </w:hyperlink>
      <w:r w:rsidR="008F4B8C" w:rsidRPr="00BD15B5">
        <w:rPr>
          <w:lang w:val="en-US" w:eastAsia="ko-KR"/>
        </w:rPr>
        <w:tab/>
        <w:t>Initial evaluation on NR duplex evolution</w:t>
      </w:r>
      <w:r w:rsidR="008F4B8C" w:rsidRPr="00BD15B5">
        <w:rPr>
          <w:lang w:val="en-US" w:eastAsia="ko-KR"/>
        </w:rPr>
        <w:tab/>
        <w:t>Apple</w:t>
      </w:r>
    </w:p>
    <w:p w14:paraId="2F172074" w14:textId="2D650357" w:rsidR="008F4B8C" w:rsidRPr="00BD15B5" w:rsidRDefault="001B5688" w:rsidP="008F4B8C">
      <w:pPr>
        <w:rPr>
          <w:lang w:val="en-US" w:eastAsia="ko-KR"/>
        </w:rPr>
      </w:pPr>
      <w:hyperlink r:id="rId2043" w:history="1">
        <w:r w:rsidR="000B5C49">
          <w:rPr>
            <w:rStyle w:val="Hyperlink"/>
            <w:lang w:val="en-US" w:eastAsia="ko-KR"/>
          </w:rPr>
          <w:t>R1-2204303</w:t>
        </w:r>
      </w:hyperlink>
      <w:r w:rsidR="008F4B8C" w:rsidRPr="00BD15B5">
        <w:rPr>
          <w:lang w:val="en-US" w:eastAsia="ko-KR"/>
        </w:rPr>
        <w:tab/>
        <w:t>Discussion on evaluation on NR duplex evolution</w:t>
      </w:r>
      <w:r w:rsidR="008F4B8C" w:rsidRPr="00BD15B5">
        <w:rPr>
          <w:lang w:val="en-US" w:eastAsia="ko-KR"/>
        </w:rPr>
        <w:tab/>
        <w:t>CMCC</w:t>
      </w:r>
    </w:p>
    <w:p w14:paraId="5C4AEE47" w14:textId="6D97B82A" w:rsidR="008F4B8C" w:rsidRPr="00BD15B5" w:rsidRDefault="001B5688" w:rsidP="008F4B8C">
      <w:pPr>
        <w:rPr>
          <w:lang w:val="en-US" w:eastAsia="ko-KR"/>
        </w:rPr>
      </w:pPr>
      <w:hyperlink r:id="rId2044" w:history="1">
        <w:r w:rsidR="000B5C49">
          <w:rPr>
            <w:rStyle w:val="Hyperlink"/>
            <w:lang w:val="en-US" w:eastAsia="ko-KR"/>
          </w:rPr>
          <w:t>R1-2204430</w:t>
        </w:r>
      </w:hyperlink>
      <w:r w:rsidR="008F4B8C" w:rsidRPr="00BD15B5">
        <w:rPr>
          <w:lang w:val="en-US" w:eastAsia="ko-KR"/>
        </w:rPr>
        <w:tab/>
        <w:t>On the evaluation methodology for NR duplexing enhancements</w:t>
      </w:r>
      <w:r w:rsidR="008F4B8C" w:rsidRPr="00BD15B5">
        <w:rPr>
          <w:lang w:val="en-US" w:eastAsia="ko-KR"/>
        </w:rPr>
        <w:tab/>
        <w:t>Nokia, Nokia Shanghai Bell</w:t>
      </w:r>
    </w:p>
    <w:p w14:paraId="7D230BC0" w14:textId="39354031" w:rsidR="008F4B8C" w:rsidRPr="00BD15B5" w:rsidRDefault="001B5688" w:rsidP="008F4B8C">
      <w:pPr>
        <w:rPr>
          <w:lang w:val="en-US" w:eastAsia="ko-KR"/>
        </w:rPr>
      </w:pPr>
      <w:hyperlink r:id="rId2045" w:history="1">
        <w:r w:rsidR="000B5C49">
          <w:rPr>
            <w:rStyle w:val="Hyperlink"/>
            <w:lang w:val="en-US" w:eastAsia="ko-KR"/>
          </w:rPr>
          <w:t>R1-2204529</w:t>
        </w:r>
      </w:hyperlink>
      <w:r w:rsidR="008F4B8C" w:rsidRPr="00BD15B5">
        <w:rPr>
          <w:lang w:val="en-US" w:eastAsia="ko-KR"/>
        </w:rPr>
        <w:tab/>
        <w:t>Study on Evaluation for NR duplex evolution</w:t>
      </w:r>
      <w:r w:rsidR="008F4B8C" w:rsidRPr="00BD15B5">
        <w:rPr>
          <w:lang w:val="en-US" w:eastAsia="ko-KR"/>
        </w:rPr>
        <w:tab/>
        <w:t>LG Electronics</w:t>
      </w:r>
    </w:p>
    <w:p w14:paraId="4486BF42" w14:textId="236D5BA0" w:rsidR="008F4B8C" w:rsidRPr="00BD15B5" w:rsidRDefault="001B5688" w:rsidP="008F4B8C">
      <w:pPr>
        <w:rPr>
          <w:lang w:val="en-US" w:eastAsia="ko-KR"/>
        </w:rPr>
      </w:pPr>
      <w:hyperlink r:id="rId2046" w:history="1">
        <w:r w:rsidR="000B5C49">
          <w:rPr>
            <w:rStyle w:val="Hyperlink"/>
            <w:lang w:val="en-US" w:eastAsia="ko-KR"/>
          </w:rPr>
          <w:t>R1-2204721</w:t>
        </w:r>
      </w:hyperlink>
      <w:r w:rsidR="008F4B8C" w:rsidRPr="00BD15B5">
        <w:rPr>
          <w:lang w:val="en-US" w:eastAsia="ko-KR"/>
        </w:rPr>
        <w:tab/>
        <w:t>Deployment scenarios and evaluation methodology for NR duplex evolution</w:t>
      </w:r>
      <w:r w:rsidR="008F4B8C" w:rsidRPr="00BD15B5">
        <w:rPr>
          <w:lang w:val="en-US" w:eastAsia="ko-KR"/>
        </w:rPr>
        <w:tab/>
        <w:t>MediaTek Inc.</w:t>
      </w:r>
    </w:p>
    <w:p w14:paraId="00642038" w14:textId="30B281D0" w:rsidR="008F4B8C" w:rsidRPr="00BD15B5" w:rsidRDefault="001B5688" w:rsidP="008F4B8C">
      <w:pPr>
        <w:rPr>
          <w:lang w:val="en-US" w:eastAsia="ko-KR"/>
        </w:rPr>
      </w:pPr>
      <w:hyperlink r:id="rId2047" w:history="1">
        <w:r w:rsidR="000B5C49">
          <w:rPr>
            <w:rStyle w:val="Hyperlink"/>
            <w:lang w:val="en-US" w:eastAsia="ko-KR"/>
          </w:rPr>
          <w:t>R1-2204750</w:t>
        </w:r>
      </w:hyperlink>
      <w:r w:rsidR="008F4B8C" w:rsidRPr="00BD15B5">
        <w:rPr>
          <w:lang w:val="en-US" w:eastAsia="ko-KR"/>
        </w:rPr>
        <w:tab/>
        <w:t>Discussion on evaluation on NR duplex evolution</w:t>
      </w:r>
      <w:r w:rsidR="008F4B8C" w:rsidRPr="00BD15B5">
        <w:rPr>
          <w:lang w:val="en-US" w:eastAsia="ko-KR"/>
        </w:rPr>
        <w:tab/>
        <w:t>CEWiT</w:t>
      </w:r>
    </w:p>
    <w:p w14:paraId="1C34C4A2" w14:textId="5C390F00" w:rsidR="008F4B8C" w:rsidRPr="00BD15B5" w:rsidRDefault="001B5688" w:rsidP="008F4B8C">
      <w:pPr>
        <w:rPr>
          <w:lang w:val="en-US" w:eastAsia="ko-KR"/>
        </w:rPr>
      </w:pPr>
      <w:hyperlink r:id="rId2048" w:history="1">
        <w:r w:rsidR="000B5C49">
          <w:rPr>
            <w:rStyle w:val="Hyperlink"/>
            <w:lang w:val="en-US" w:eastAsia="ko-KR"/>
          </w:rPr>
          <w:t>R1-2204799</w:t>
        </w:r>
      </w:hyperlink>
      <w:r w:rsidR="008F4B8C" w:rsidRPr="00BD15B5">
        <w:rPr>
          <w:lang w:val="en-US" w:eastAsia="ko-KR"/>
        </w:rPr>
        <w:tab/>
        <w:t>On evaluations for NR duplex evolution</w:t>
      </w:r>
      <w:r w:rsidR="008F4B8C" w:rsidRPr="00BD15B5">
        <w:rPr>
          <w:lang w:val="en-US" w:eastAsia="ko-KR"/>
        </w:rPr>
        <w:tab/>
        <w:t>Intel Corporation</w:t>
      </w:r>
    </w:p>
    <w:p w14:paraId="2F684ED9" w14:textId="08832D95" w:rsidR="008F4B8C" w:rsidRDefault="001B5688" w:rsidP="008F4B8C">
      <w:pPr>
        <w:rPr>
          <w:lang w:val="en-US" w:eastAsia="ko-KR"/>
        </w:rPr>
      </w:pPr>
      <w:hyperlink r:id="rId2049" w:history="1">
        <w:r w:rsidR="000B5C49">
          <w:rPr>
            <w:rStyle w:val="Hyperlink"/>
            <w:lang w:val="en-US" w:eastAsia="ko-KR"/>
          </w:rPr>
          <w:t>R1-2205030</w:t>
        </w:r>
      </w:hyperlink>
      <w:r w:rsidR="008F4B8C" w:rsidRPr="00BD15B5">
        <w:rPr>
          <w:lang w:val="en-US" w:eastAsia="ko-KR"/>
        </w:rPr>
        <w:tab/>
        <w:t>On Deployment scenarios and evaluation Methodology for NR duplex evolution</w:t>
      </w:r>
      <w:r w:rsidR="008F4B8C" w:rsidRPr="00BD15B5">
        <w:rPr>
          <w:lang w:val="en-US" w:eastAsia="ko-KR"/>
        </w:rPr>
        <w:tab/>
        <w:t>Qualcomm Incorporated</w:t>
      </w:r>
    </w:p>
    <w:p w14:paraId="7ED779F9" w14:textId="2B6F4B48" w:rsidR="005B48B9" w:rsidRDefault="005B48B9" w:rsidP="008F4B8C">
      <w:pPr>
        <w:rPr>
          <w:lang w:val="en-US" w:eastAsia="ko-KR"/>
        </w:rPr>
      </w:pPr>
    </w:p>
    <w:p w14:paraId="0E0F5407" w14:textId="77777777" w:rsidR="005B48B9" w:rsidRPr="00676280" w:rsidRDefault="005B48B9" w:rsidP="005B48B9">
      <w:pPr>
        <w:rPr>
          <w:lang w:eastAsia="x-none"/>
        </w:rPr>
      </w:pPr>
      <w:r w:rsidRPr="00676280">
        <w:rPr>
          <w:lang w:eastAsia="x-none"/>
        </w:rPr>
        <w:t>[109-e-R18-Duplex-02] – Fei (CMCC)</w:t>
      </w:r>
    </w:p>
    <w:p w14:paraId="348AE5C0" w14:textId="5D332495" w:rsidR="005B48B9" w:rsidRPr="00676280" w:rsidRDefault="005B48B9" w:rsidP="005B48B9">
      <w:pPr>
        <w:rPr>
          <w:lang w:eastAsia="x-none"/>
        </w:rPr>
      </w:pPr>
      <w:r w:rsidRPr="00676280">
        <w:rPr>
          <w:lang w:eastAsia="x-none"/>
        </w:rPr>
        <w:t>Email discussion on evaluation of NR duplex evolution by May 20</w:t>
      </w:r>
    </w:p>
    <w:p w14:paraId="4F9CD72F" w14:textId="77777777" w:rsidR="005B48B9" w:rsidRPr="00676280" w:rsidRDefault="005B48B9" w:rsidP="007A297D">
      <w:pPr>
        <w:numPr>
          <w:ilvl w:val="0"/>
          <w:numId w:val="78"/>
        </w:numPr>
        <w:rPr>
          <w:lang w:eastAsia="x-none"/>
        </w:rPr>
      </w:pPr>
      <w:r w:rsidRPr="00676280">
        <w:rPr>
          <w:lang w:eastAsia="x-none"/>
        </w:rPr>
        <w:t>Check points: May 12, May 18, May 20</w:t>
      </w:r>
    </w:p>
    <w:p w14:paraId="19410FEC" w14:textId="203362A9" w:rsidR="00676280" w:rsidRPr="00676280" w:rsidRDefault="001B5688" w:rsidP="00676280">
      <w:pPr>
        <w:rPr>
          <w:b/>
          <w:bCs/>
          <w:lang w:eastAsia="ko-KR"/>
        </w:rPr>
      </w:pPr>
      <w:hyperlink r:id="rId2050" w:history="1">
        <w:r w:rsidR="000B5C49">
          <w:rPr>
            <w:rStyle w:val="Hyperlink"/>
            <w:b/>
            <w:bCs/>
            <w:lang w:eastAsia="ko-KR"/>
          </w:rPr>
          <w:t>R1-2205311</w:t>
        </w:r>
      </w:hyperlink>
      <w:r w:rsidR="00676280" w:rsidRPr="00676280">
        <w:rPr>
          <w:b/>
          <w:bCs/>
          <w:lang w:eastAsia="ko-KR"/>
        </w:rPr>
        <w:tab/>
        <w:t>Summary#1 on email discussion on evaluation of NR duplex evolution</w:t>
      </w:r>
      <w:r w:rsidR="00676280" w:rsidRPr="00676280">
        <w:rPr>
          <w:b/>
          <w:bCs/>
          <w:lang w:eastAsia="ko-KR"/>
        </w:rPr>
        <w:tab/>
        <w:t>Moderator(CMCC)</w:t>
      </w:r>
    </w:p>
    <w:p w14:paraId="0ACA6147" w14:textId="01D5DBDA" w:rsidR="00676280" w:rsidRDefault="00676280" w:rsidP="00676280">
      <w:pPr>
        <w:rPr>
          <w:lang w:eastAsia="ko-KR"/>
        </w:rPr>
      </w:pPr>
      <w:r>
        <w:rPr>
          <w:lang w:eastAsia="ko-KR"/>
        </w:rPr>
        <w:t>From May 13</w:t>
      </w:r>
      <w:r w:rsidRPr="00676280">
        <w:rPr>
          <w:vertAlign w:val="superscript"/>
          <w:lang w:eastAsia="ko-KR"/>
        </w:rPr>
        <w:t>th</w:t>
      </w:r>
      <w:r>
        <w:rPr>
          <w:lang w:eastAsia="ko-KR"/>
        </w:rPr>
        <w:t xml:space="preserve"> GTW session</w:t>
      </w:r>
    </w:p>
    <w:p w14:paraId="764FE951" w14:textId="2757768C" w:rsidR="00676280" w:rsidRPr="00676280" w:rsidRDefault="00676280" w:rsidP="00676280">
      <w:pPr>
        <w:rPr>
          <w:rFonts w:ascii="Times New Roman" w:hAnsi="Times New Roman"/>
          <w:szCs w:val="20"/>
          <w:lang w:val="en-US" w:eastAsia="ko-KR"/>
        </w:rPr>
      </w:pPr>
      <w:r w:rsidRPr="00676280">
        <w:rPr>
          <w:rFonts w:ascii="Times New Roman" w:hAnsi="Times New Roman"/>
          <w:szCs w:val="20"/>
          <w:highlight w:val="green"/>
          <w:lang w:val="en-US" w:eastAsia="ko-KR"/>
        </w:rPr>
        <w:t>Agreement</w:t>
      </w:r>
    </w:p>
    <w:p w14:paraId="661C89B9" w14:textId="77777777" w:rsidR="00676280" w:rsidRPr="00676280" w:rsidRDefault="00676280" w:rsidP="00676280">
      <w:pPr>
        <w:rPr>
          <w:rFonts w:ascii="Times New Roman" w:hAnsi="Times New Roman"/>
          <w:bCs/>
          <w:iCs/>
          <w:szCs w:val="20"/>
        </w:rPr>
      </w:pPr>
      <w:r w:rsidRPr="00676280">
        <w:rPr>
          <w:rFonts w:ascii="Times New Roman" w:hAnsi="Times New Roman"/>
          <w:bCs/>
          <w:iCs/>
          <w:szCs w:val="20"/>
        </w:rPr>
        <w:t>For discussion purpose for evaluation, define the following deployment cases for SBFD:</w:t>
      </w:r>
    </w:p>
    <w:p w14:paraId="6FDC7EB5" w14:textId="77777777" w:rsidR="00676280" w:rsidRPr="00676280" w:rsidRDefault="00676280" w:rsidP="00CF6E6D">
      <w:pPr>
        <w:pStyle w:val="ListParagraph"/>
        <w:numPr>
          <w:ilvl w:val="0"/>
          <w:numId w:val="217"/>
        </w:numPr>
        <w:spacing w:after="0"/>
        <w:ind w:left="714" w:hanging="357"/>
        <w:rPr>
          <w:bCs/>
          <w:iCs/>
        </w:rPr>
      </w:pPr>
      <w:r w:rsidRPr="00676280">
        <w:rPr>
          <w:bCs/>
          <w:iCs/>
        </w:rPr>
        <w:t>Deployment Case 1 (Non-coexistence case with single SBFD subband configuration): One single operator using one single carrier is considered. All the cells belonging to the operator use SBFD operation with the same SBFD subband configuration.</w:t>
      </w:r>
    </w:p>
    <w:p w14:paraId="78F5D34C" w14:textId="77777777" w:rsidR="00676280" w:rsidRPr="00676280" w:rsidRDefault="00676280" w:rsidP="00CF6E6D">
      <w:pPr>
        <w:pStyle w:val="ListParagraph"/>
        <w:numPr>
          <w:ilvl w:val="0"/>
          <w:numId w:val="217"/>
        </w:numPr>
        <w:spacing w:after="0"/>
        <w:ind w:left="714" w:hanging="357"/>
        <w:rPr>
          <w:bCs/>
          <w:iCs/>
        </w:rPr>
      </w:pPr>
      <w:r w:rsidRPr="00676280">
        <w:rPr>
          <w:bCs/>
          <w:iCs/>
        </w:rPr>
        <w:t>Deployment Case 2 (Non-coexistence case with multiple SBFD subband configurations): One single operator using one single carrier is considered. All the cells belonging to the operator use SBFD operation, but different cells may use different SBFD subband configurations.</w:t>
      </w:r>
    </w:p>
    <w:p w14:paraId="09B7FA08" w14:textId="77777777" w:rsidR="00676280" w:rsidRPr="00676280" w:rsidRDefault="00676280" w:rsidP="00CF6E6D">
      <w:pPr>
        <w:pStyle w:val="ListParagraph"/>
        <w:numPr>
          <w:ilvl w:val="0"/>
          <w:numId w:val="217"/>
        </w:numPr>
        <w:spacing w:after="0"/>
        <w:ind w:left="714" w:hanging="357"/>
        <w:rPr>
          <w:bCs/>
          <w:iCs/>
        </w:rPr>
      </w:pPr>
      <w:r w:rsidRPr="00676280">
        <w:rPr>
          <w:bCs/>
          <w:iCs/>
        </w:rPr>
        <w:t>Deployment Case 3 (Co-channel co-existence case): One single operator using one single carrier is considered. Among the cells belonging to the operator, some of them use legacy TDD operation (static TDD operation) while the others use SBFD operation with the same SBFD subband configuration.</w:t>
      </w:r>
    </w:p>
    <w:p w14:paraId="71FFBC47" w14:textId="77777777" w:rsidR="00676280" w:rsidRPr="00676280" w:rsidRDefault="00676280" w:rsidP="00CF6E6D">
      <w:pPr>
        <w:pStyle w:val="ListParagraph"/>
        <w:numPr>
          <w:ilvl w:val="1"/>
          <w:numId w:val="217"/>
        </w:numPr>
        <w:spacing w:after="0"/>
        <w:rPr>
          <w:bCs/>
          <w:iCs/>
        </w:rPr>
      </w:pPr>
      <w:r w:rsidRPr="00676280">
        <w:rPr>
          <w:bCs/>
          <w:iCs/>
        </w:rPr>
        <w:t xml:space="preserve">Deployment Case 3-1: Only 1-layer is considered </w:t>
      </w:r>
    </w:p>
    <w:p w14:paraId="7AE6D28C" w14:textId="77777777" w:rsidR="00676280" w:rsidRPr="00676280" w:rsidRDefault="00676280" w:rsidP="00CF6E6D">
      <w:pPr>
        <w:pStyle w:val="ListParagraph"/>
        <w:numPr>
          <w:ilvl w:val="1"/>
          <w:numId w:val="217"/>
        </w:numPr>
        <w:spacing w:after="0"/>
        <w:rPr>
          <w:bCs/>
          <w:iCs/>
        </w:rPr>
      </w:pPr>
      <w:r w:rsidRPr="00676280">
        <w:rPr>
          <w:bCs/>
          <w:iCs/>
        </w:rPr>
        <w:t>Deployment Case 3-2: 2-layer is considered</w:t>
      </w:r>
    </w:p>
    <w:p w14:paraId="04282E4A" w14:textId="77777777" w:rsidR="00676280" w:rsidRPr="00676280" w:rsidRDefault="00676280" w:rsidP="00CF6E6D">
      <w:pPr>
        <w:pStyle w:val="ListParagraph"/>
        <w:numPr>
          <w:ilvl w:val="0"/>
          <w:numId w:val="217"/>
        </w:numPr>
        <w:spacing w:after="0"/>
        <w:ind w:left="714" w:hanging="357"/>
        <w:rPr>
          <w:bCs/>
          <w:iCs/>
        </w:rPr>
      </w:pPr>
      <w:r w:rsidRPr="00676280">
        <w:rPr>
          <w:bCs/>
          <w:iCs/>
        </w:rPr>
        <w:t>Deployment Case 4 (Adjacent-channel co-existence case): Two operators each using one carrier are considered and the two carriers are adjacent carriers. One operator uses legacy TDD operation (static TDD operation) while the other operator uses SBFD operation with the same SBFD subband configuration.</w:t>
      </w:r>
    </w:p>
    <w:p w14:paraId="14846FE1" w14:textId="77777777" w:rsidR="00676280" w:rsidRPr="00676280" w:rsidRDefault="00676280" w:rsidP="00676280">
      <w:pPr>
        <w:rPr>
          <w:rFonts w:ascii="Times New Roman" w:hAnsi="Times New Roman"/>
          <w:bCs/>
          <w:iCs/>
          <w:szCs w:val="20"/>
        </w:rPr>
      </w:pPr>
      <w:r w:rsidRPr="00676280">
        <w:rPr>
          <w:rFonts w:ascii="Times New Roman" w:hAnsi="Times New Roman"/>
          <w:bCs/>
          <w:iCs/>
          <w:szCs w:val="20"/>
        </w:rPr>
        <w:t>Note: This definition has no intention to preclude any potential solutions for SBFD in AI9.3.2</w:t>
      </w:r>
    </w:p>
    <w:p w14:paraId="37C4B78C" w14:textId="77777777" w:rsidR="00676280" w:rsidRPr="00676280" w:rsidRDefault="00676280" w:rsidP="00676280">
      <w:pPr>
        <w:rPr>
          <w:rFonts w:ascii="Times New Roman" w:hAnsi="Times New Roman"/>
          <w:bCs/>
          <w:iCs/>
          <w:szCs w:val="20"/>
          <w:highlight w:val="yellow"/>
        </w:rPr>
      </w:pPr>
      <w:r w:rsidRPr="00676280">
        <w:rPr>
          <w:rFonts w:ascii="Times New Roman" w:hAnsi="Times New Roman"/>
          <w:bCs/>
          <w:iCs/>
          <w:szCs w:val="20"/>
        </w:rPr>
        <w:t>Note: SBFD subband configuration is from gNB perspective.</w:t>
      </w:r>
    </w:p>
    <w:p w14:paraId="10C2412A" w14:textId="77777777" w:rsidR="00676280" w:rsidRPr="00676280" w:rsidRDefault="00676280" w:rsidP="00676280">
      <w:pPr>
        <w:rPr>
          <w:rFonts w:ascii="Times New Roman" w:hAnsi="Times New Roman"/>
          <w:szCs w:val="20"/>
          <w:lang w:eastAsia="ko-KR"/>
        </w:rPr>
      </w:pPr>
    </w:p>
    <w:p w14:paraId="46BDA3EA" w14:textId="77777777" w:rsidR="00676280" w:rsidRPr="00676280" w:rsidRDefault="00676280" w:rsidP="00676280">
      <w:pPr>
        <w:rPr>
          <w:rFonts w:ascii="Times New Roman" w:hAnsi="Times New Roman"/>
          <w:szCs w:val="20"/>
          <w:lang w:val="en-US" w:eastAsia="ko-KR"/>
        </w:rPr>
      </w:pPr>
      <w:r w:rsidRPr="00676280">
        <w:rPr>
          <w:rFonts w:ascii="Times New Roman" w:hAnsi="Times New Roman"/>
          <w:szCs w:val="20"/>
          <w:highlight w:val="green"/>
          <w:lang w:val="en-US" w:eastAsia="ko-KR"/>
        </w:rPr>
        <w:t>Agreement</w:t>
      </w:r>
    </w:p>
    <w:p w14:paraId="34F5DDF0" w14:textId="77777777" w:rsidR="00676280" w:rsidRPr="00676280" w:rsidRDefault="00676280" w:rsidP="00676280">
      <w:pPr>
        <w:rPr>
          <w:rFonts w:ascii="Times New Roman" w:hAnsi="Times New Roman"/>
          <w:bCs/>
          <w:iCs/>
          <w:szCs w:val="20"/>
        </w:rPr>
      </w:pPr>
      <w:r w:rsidRPr="00676280">
        <w:rPr>
          <w:rFonts w:ascii="Times New Roman" w:hAnsi="Times New Roman"/>
          <w:bCs/>
          <w:iCs/>
          <w:szCs w:val="20"/>
        </w:rPr>
        <w:t>For SBFD Deployment Case 1, at least consider the following scenarios for evaluation:</w:t>
      </w:r>
    </w:p>
    <w:p w14:paraId="575017DA" w14:textId="77777777" w:rsidR="00676280" w:rsidRPr="00676280" w:rsidRDefault="00676280" w:rsidP="00CF6E6D">
      <w:pPr>
        <w:pStyle w:val="ListParagraph"/>
        <w:numPr>
          <w:ilvl w:val="0"/>
          <w:numId w:val="218"/>
        </w:numPr>
        <w:spacing w:after="0"/>
        <w:ind w:left="714" w:hanging="357"/>
        <w:rPr>
          <w:bCs/>
          <w:iCs/>
        </w:rPr>
      </w:pPr>
      <w:r w:rsidRPr="00676280">
        <w:rPr>
          <w:bCs/>
          <w:iCs/>
        </w:rPr>
        <w:t>For FR1,</w:t>
      </w:r>
    </w:p>
    <w:p w14:paraId="36AFF3F7" w14:textId="77777777" w:rsidR="00676280" w:rsidRPr="00676280" w:rsidRDefault="00676280" w:rsidP="00CF6E6D">
      <w:pPr>
        <w:pStyle w:val="ListParagraph"/>
        <w:numPr>
          <w:ilvl w:val="1"/>
          <w:numId w:val="218"/>
        </w:numPr>
        <w:spacing w:after="0"/>
        <w:rPr>
          <w:bCs/>
          <w:iCs/>
        </w:rPr>
      </w:pPr>
      <w:r w:rsidRPr="00676280">
        <w:rPr>
          <w:bCs/>
          <w:iCs/>
        </w:rPr>
        <w:t>Indoor office (use Indoor office defined in TR38.802/TR38.901 as starting point)</w:t>
      </w:r>
    </w:p>
    <w:p w14:paraId="172F288B" w14:textId="77777777" w:rsidR="00676280" w:rsidRPr="00676280" w:rsidRDefault="00676280" w:rsidP="00CF6E6D">
      <w:pPr>
        <w:pStyle w:val="ListParagraph"/>
        <w:numPr>
          <w:ilvl w:val="1"/>
          <w:numId w:val="218"/>
        </w:numPr>
        <w:spacing w:after="0"/>
        <w:rPr>
          <w:bCs/>
          <w:iCs/>
        </w:rPr>
      </w:pPr>
      <w:r w:rsidRPr="00676280">
        <w:rPr>
          <w:bCs/>
          <w:iCs/>
        </w:rPr>
        <w:t>Urban macro (use Urban macro defined in TR38.802/TR38.901 as starting point)</w:t>
      </w:r>
    </w:p>
    <w:p w14:paraId="07331FDC" w14:textId="77777777" w:rsidR="00676280" w:rsidRPr="00676280" w:rsidRDefault="00676280" w:rsidP="00CF6E6D">
      <w:pPr>
        <w:pStyle w:val="ListParagraph"/>
        <w:numPr>
          <w:ilvl w:val="2"/>
          <w:numId w:val="218"/>
        </w:numPr>
        <w:spacing w:after="0"/>
        <w:rPr>
          <w:bCs/>
          <w:iCs/>
        </w:rPr>
      </w:pPr>
      <w:r w:rsidRPr="00676280">
        <w:rPr>
          <w:bCs/>
          <w:iCs/>
        </w:rPr>
        <w:t>FFS: UE outdoor/indoor proportion, clustering, etc</w:t>
      </w:r>
    </w:p>
    <w:p w14:paraId="4F59F9B6" w14:textId="77777777" w:rsidR="00676280" w:rsidRPr="00676280" w:rsidRDefault="00676280" w:rsidP="00CF6E6D">
      <w:pPr>
        <w:pStyle w:val="ListParagraph"/>
        <w:numPr>
          <w:ilvl w:val="1"/>
          <w:numId w:val="218"/>
        </w:numPr>
        <w:spacing w:after="0"/>
        <w:rPr>
          <w:bCs/>
          <w:iCs/>
        </w:rPr>
      </w:pPr>
      <w:bookmarkStart w:id="301" w:name="_Hlk103319711"/>
      <w:r w:rsidRPr="00676280">
        <w:rPr>
          <w:bCs/>
          <w:iCs/>
        </w:rPr>
        <w:t>Optional: Dense Urban with 1-layer or 2-layer</w:t>
      </w:r>
      <w:bookmarkEnd w:id="301"/>
      <w:r w:rsidRPr="00676280">
        <w:rPr>
          <w:bCs/>
          <w:iCs/>
        </w:rPr>
        <w:t xml:space="preserve"> (use Dense Urban defined in TR38.802/TR38.901 as starting point)</w:t>
      </w:r>
    </w:p>
    <w:p w14:paraId="49CD9D33" w14:textId="77777777" w:rsidR="00676280" w:rsidRPr="00676280" w:rsidRDefault="00676280" w:rsidP="00CF6E6D">
      <w:pPr>
        <w:pStyle w:val="ListParagraph"/>
        <w:numPr>
          <w:ilvl w:val="1"/>
          <w:numId w:val="218"/>
        </w:numPr>
        <w:spacing w:after="0"/>
        <w:rPr>
          <w:bCs/>
          <w:iCs/>
        </w:rPr>
      </w:pPr>
      <w:r w:rsidRPr="00676280">
        <w:rPr>
          <w:bCs/>
          <w:iCs/>
        </w:rPr>
        <w:t>FFS: Rural</w:t>
      </w:r>
    </w:p>
    <w:p w14:paraId="70147E73" w14:textId="77777777" w:rsidR="00676280" w:rsidRPr="00676280" w:rsidRDefault="00676280" w:rsidP="00CF6E6D">
      <w:pPr>
        <w:pStyle w:val="ListParagraph"/>
        <w:numPr>
          <w:ilvl w:val="0"/>
          <w:numId w:val="218"/>
        </w:numPr>
        <w:spacing w:after="0"/>
        <w:ind w:left="714" w:hanging="357"/>
        <w:rPr>
          <w:bCs/>
          <w:iCs/>
        </w:rPr>
      </w:pPr>
      <w:r w:rsidRPr="00676280">
        <w:rPr>
          <w:bCs/>
          <w:iCs/>
        </w:rPr>
        <w:t>For FR2-1,</w:t>
      </w:r>
    </w:p>
    <w:p w14:paraId="5D43E235" w14:textId="77777777" w:rsidR="00676280" w:rsidRPr="00676280" w:rsidRDefault="00676280" w:rsidP="00CF6E6D">
      <w:pPr>
        <w:pStyle w:val="ListParagraph"/>
        <w:numPr>
          <w:ilvl w:val="1"/>
          <w:numId w:val="218"/>
        </w:numPr>
        <w:spacing w:after="0"/>
        <w:rPr>
          <w:bCs/>
          <w:iCs/>
        </w:rPr>
      </w:pPr>
      <w:r w:rsidRPr="00676280">
        <w:rPr>
          <w:bCs/>
          <w:iCs/>
        </w:rPr>
        <w:t>Indoor office (use Indoor office defined in TR38.802/TR38.901 as starting point)</w:t>
      </w:r>
    </w:p>
    <w:p w14:paraId="104A02C5" w14:textId="77777777" w:rsidR="00676280" w:rsidRPr="00676280" w:rsidRDefault="00676280" w:rsidP="00CF6E6D">
      <w:pPr>
        <w:pStyle w:val="ListParagraph"/>
        <w:numPr>
          <w:ilvl w:val="1"/>
          <w:numId w:val="218"/>
        </w:numPr>
        <w:spacing w:after="0"/>
        <w:rPr>
          <w:bCs/>
          <w:iCs/>
        </w:rPr>
      </w:pPr>
      <w:r w:rsidRPr="00676280">
        <w:rPr>
          <w:bCs/>
          <w:iCs/>
        </w:rPr>
        <w:t>Dense Urban Macro layer (use Dense Urban defined in TR38.802 as starting point)</w:t>
      </w:r>
    </w:p>
    <w:p w14:paraId="0258E82E" w14:textId="77777777" w:rsidR="00676280" w:rsidRPr="00676280" w:rsidRDefault="00676280" w:rsidP="00CF6E6D">
      <w:pPr>
        <w:pStyle w:val="ListParagraph"/>
        <w:numPr>
          <w:ilvl w:val="2"/>
          <w:numId w:val="218"/>
        </w:numPr>
        <w:spacing w:after="0"/>
        <w:rPr>
          <w:bCs/>
          <w:iCs/>
        </w:rPr>
      </w:pPr>
      <w:r w:rsidRPr="00676280">
        <w:rPr>
          <w:bCs/>
          <w:iCs/>
        </w:rPr>
        <w:t>FFS: UE outdoor/indoor proportion, clustering, etc</w:t>
      </w:r>
    </w:p>
    <w:p w14:paraId="27CFF16C" w14:textId="77777777" w:rsidR="00676280" w:rsidRPr="00676280" w:rsidRDefault="00676280" w:rsidP="00CF6E6D">
      <w:pPr>
        <w:pStyle w:val="ListParagraph"/>
        <w:numPr>
          <w:ilvl w:val="1"/>
          <w:numId w:val="218"/>
        </w:numPr>
        <w:spacing w:after="0"/>
        <w:rPr>
          <w:bCs/>
          <w:iCs/>
        </w:rPr>
      </w:pPr>
      <w:r w:rsidRPr="00676280">
        <w:rPr>
          <w:bCs/>
          <w:iCs/>
        </w:rPr>
        <w:t>Optional: Dense Urban micro (use Dense Urban micro defined in TR38.802/TR38.901 as starting point)</w:t>
      </w:r>
    </w:p>
    <w:p w14:paraId="6F6D855D" w14:textId="77777777" w:rsidR="00676280" w:rsidRPr="00676280" w:rsidRDefault="00676280" w:rsidP="00CF6E6D">
      <w:pPr>
        <w:pStyle w:val="ListParagraph"/>
        <w:numPr>
          <w:ilvl w:val="0"/>
          <w:numId w:val="218"/>
        </w:numPr>
        <w:spacing w:after="0"/>
        <w:ind w:left="714" w:hanging="357"/>
        <w:rPr>
          <w:bCs/>
          <w:iCs/>
        </w:rPr>
      </w:pPr>
      <w:r w:rsidRPr="00676280">
        <w:rPr>
          <w:bCs/>
          <w:iCs/>
        </w:rPr>
        <w:t>FFS: Whether FR2-2 is considered or not in Rel-18.</w:t>
      </w:r>
    </w:p>
    <w:p w14:paraId="57A23C6A" w14:textId="77777777" w:rsidR="00676280" w:rsidRPr="00676280" w:rsidRDefault="00676280" w:rsidP="00676280">
      <w:pPr>
        <w:rPr>
          <w:rFonts w:ascii="Times New Roman" w:hAnsi="Times New Roman"/>
          <w:bCs/>
          <w:iCs/>
          <w:szCs w:val="20"/>
        </w:rPr>
      </w:pPr>
      <w:r w:rsidRPr="00676280">
        <w:rPr>
          <w:rFonts w:ascii="Times New Roman" w:hAnsi="Times New Roman"/>
          <w:bCs/>
          <w:iCs/>
          <w:szCs w:val="20"/>
        </w:rPr>
        <w:t xml:space="preserve">Note: For optional scenarios, they can be captured in TR and it is up to each company to provide the results. The results can be </w:t>
      </w:r>
      <w:r w:rsidRPr="00676280">
        <w:rPr>
          <w:rFonts w:ascii="Times New Roman" w:eastAsia="Malgun Gothic" w:hAnsi="Times New Roman"/>
          <w:bCs/>
          <w:szCs w:val="20"/>
        </w:rPr>
        <w:t>used to draw conclusion/recommendation d</w:t>
      </w:r>
      <w:r w:rsidRPr="00676280">
        <w:rPr>
          <w:rFonts w:ascii="Times New Roman" w:hAnsi="Times New Roman"/>
          <w:bCs/>
          <w:iCs/>
          <w:szCs w:val="20"/>
        </w:rPr>
        <w:t>epending on the number of companies providing the results</w:t>
      </w:r>
      <w:r w:rsidRPr="00676280">
        <w:rPr>
          <w:rFonts w:ascii="Times New Roman" w:eastAsia="Malgun Gothic" w:hAnsi="Times New Roman"/>
          <w:bCs/>
          <w:szCs w:val="20"/>
        </w:rPr>
        <w:t>.</w:t>
      </w:r>
    </w:p>
    <w:p w14:paraId="05F4A3A0" w14:textId="77777777" w:rsidR="00676280" w:rsidRPr="00676280" w:rsidRDefault="00676280" w:rsidP="00676280">
      <w:pPr>
        <w:rPr>
          <w:rFonts w:ascii="Times New Roman" w:hAnsi="Times New Roman"/>
          <w:szCs w:val="20"/>
          <w:lang w:eastAsia="ko-KR"/>
        </w:rPr>
      </w:pPr>
    </w:p>
    <w:p w14:paraId="1535E0EF" w14:textId="77777777" w:rsidR="00676280" w:rsidRPr="00676280" w:rsidRDefault="00676280" w:rsidP="00676280">
      <w:pPr>
        <w:rPr>
          <w:rFonts w:ascii="Times New Roman" w:hAnsi="Times New Roman"/>
          <w:szCs w:val="20"/>
          <w:lang w:eastAsia="ko-KR"/>
        </w:rPr>
      </w:pPr>
    </w:p>
    <w:p w14:paraId="700C8BDA" w14:textId="778D431A" w:rsidR="00676280" w:rsidRDefault="001B5688" w:rsidP="00676280">
      <w:pPr>
        <w:rPr>
          <w:lang w:eastAsia="ko-KR"/>
        </w:rPr>
      </w:pPr>
      <w:hyperlink r:id="rId2051" w:history="1">
        <w:r w:rsidR="000B5C49">
          <w:rPr>
            <w:rStyle w:val="Hyperlink"/>
            <w:lang w:eastAsia="ko-KR"/>
          </w:rPr>
          <w:t>R1-2205312</w:t>
        </w:r>
      </w:hyperlink>
      <w:r w:rsidR="00676280">
        <w:rPr>
          <w:lang w:eastAsia="ko-KR"/>
        </w:rPr>
        <w:tab/>
        <w:t>Summary#2 on email discussion on evaluation of NR duplex evolution</w:t>
      </w:r>
      <w:r w:rsidR="00676280">
        <w:rPr>
          <w:lang w:eastAsia="ko-KR"/>
        </w:rPr>
        <w:tab/>
        <w:t>Moderator(CMCC)</w:t>
      </w:r>
    </w:p>
    <w:p w14:paraId="73A9E9D9" w14:textId="37DA09FA" w:rsidR="00676280" w:rsidRPr="005544C4" w:rsidRDefault="001B5688" w:rsidP="00676280">
      <w:pPr>
        <w:rPr>
          <w:b/>
          <w:bCs/>
          <w:lang w:eastAsia="ko-KR"/>
        </w:rPr>
      </w:pPr>
      <w:hyperlink r:id="rId2052" w:history="1">
        <w:r w:rsidR="000B5C49">
          <w:rPr>
            <w:rStyle w:val="Hyperlink"/>
            <w:b/>
            <w:bCs/>
            <w:lang w:eastAsia="ko-KR"/>
          </w:rPr>
          <w:t>R1-2205313</w:t>
        </w:r>
      </w:hyperlink>
      <w:r w:rsidR="00676280" w:rsidRPr="005544C4">
        <w:rPr>
          <w:b/>
          <w:bCs/>
          <w:lang w:eastAsia="ko-KR"/>
        </w:rPr>
        <w:tab/>
        <w:t>Summary#3 on email discussion on evaluation of NR duplex evolution</w:t>
      </w:r>
      <w:r w:rsidR="00676280" w:rsidRPr="005544C4">
        <w:rPr>
          <w:b/>
          <w:bCs/>
          <w:lang w:eastAsia="ko-KR"/>
        </w:rPr>
        <w:tab/>
        <w:t>Moderator(CMCC)</w:t>
      </w:r>
    </w:p>
    <w:p w14:paraId="1F235E35" w14:textId="0575BABE" w:rsidR="005544C4" w:rsidRDefault="005544C4" w:rsidP="00676280">
      <w:pPr>
        <w:rPr>
          <w:lang w:eastAsia="ko-KR"/>
        </w:rPr>
      </w:pPr>
      <w:r>
        <w:rPr>
          <w:lang w:eastAsia="ko-KR"/>
        </w:rPr>
        <w:t>From May 18</w:t>
      </w:r>
      <w:r w:rsidRPr="005544C4">
        <w:rPr>
          <w:vertAlign w:val="superscript"/>
          <w:lang w:eastAsia="ko-KR"/>
        </w:rPr>
        <w:t>th</w:t>
      </w:r>
      <w:r>
        <w:rPr>
          <w:lang w:eastAsia="ko-KR"/>
        </w:rPr>
        <w:t xml:space="preserve"> GTW session</w:t>
      </w:r>
    </w:p>
    <w:p w14:paraId="6FC21E02" w14:textId="2DA9513B" w:rsidR="005544C4" w:rsidRPr="005544C4" w:rsidRDefault="005544C4" w:rsidP="005544C4">
      <w:pPr>
        <w:rPr>
          <w:rFonts w:ascii="Times New Roman" w:hAnsi="Times New Roman"/>
          <w:szCs w:val="20"/>
          <w:highlight w:val="green"/>
          <w:lang w:eastAsia="ko-KR"/>
        </w:rPr>
      </w:pPr>
      <w:r w:rsidRPr="005544C4">
        <w:rPr>
          <w:rFonts w:ascii="Times New Roman" w:hAnsi="Times New Roman"/>
          <w:szCs w:val="20"/>
          <w:highlight w:val="green"/>
          <w:lang w:eastAsia="ko-KR"/>
        </w:rPr>
        <w:t>Agreement:</w:t>
      </w:r>
    </w:p>
    <w:p w14:paraId="05062B24" w14:textId="167834AC" w:rsidR="005544C4" w:rsidRPr="005544C4" w:rsidRDefault="005544C4" w:rsidP="005544C4">
      <w:pPr>
        <w:rPr>
          <w:rFonts w:ascii="Times New Roman" w:hAnsi="Times New Roman"/>
          <w:szCs w:val="20"/>
        </w:rPr>
      </w:pPr>
      <w:r w:rsidRPr="005544C4">
        <w:rPr>
          <w:rFonts w:ascii="Times New Roman" w:hAnsi="Times New Roman"/>
          <w:szCs w:val="20"/>
        </w:rPr>
        <w:t xml:space="preserve">Regarding gNB self-interference modelling for system level simulation purpose, consider introducing ratio of self-interference (RSI) to represent the overall self-interference suppression capability of gNB by means of spatial isolation, subband frequency isolation, digital interference cancellation and beamform nulling/isolation, etc. RSI also takes into account the impact of Tx/Rx antenna element gain on self-interference. The RSI, denoted as </w:t>
      </w:r>
      <m:oMath>
        <m:sSubSup>
          <m:sSubSupPr>
            <m:ctrlPr>
              <w:rPr>
                <w:rFonts w:ascii="Cambria Math" w:hAnsi="Cambria Math"/>
                <w:i/>
                <w:iCs/>
                <w:szCs w:val="20"/>
              </w:rPr>
            </m:ctrlPr>
          </m:sSubSupPr>
          <m:e>
            <m:r>
              <w:rPr>
                <w:rFonts w:ascii="Cambria Math" w:hAnsi="Cambria Math"/>
                <w:szCs w:val="20"/>
              </w:rPr>
              <m:t>α</m:t>
            </m:r>
          </m:e>
          <m:sub>
            <m:r>
              <w:rPr>
                <w:rFonts w:ascii="Cambria Math" w:hAnsi="Cambria Math"/>
                <w:szCs w:val="20"/>
              </w:rPr>
              <m:t>SI</m:t>
            </m:r>
          </m:sub>
          <m:sup>
            <m:d>
              <m:dPr>
                <m:ctrlPr>
                  <w:rPr>
                    <w:rFonts w:ascii="Cambria Math" w:hAnsi="Cambria Math"/>
                    <w:i/>
                    <w:iCs/>
                    <w:szCs w:val="20"/>
                  </w:rPr>
                </m:ctrlPr>
              </m:dPr>
              <m:e>
                <m:r>
                  <w:rPr>
                    <w:rFonts w:ascii="Cambria Math" w:hAnsi="Cambria Math"/>
                    <w:szCs w:val="20"/>
                  </w:rPr>
                  <m:t>m,n</m:t>
                </m:r>
              </m:e>
            </m:d>
          </m:sup>
        </m:sSubSup>
      </m:oMath>
      <w:r w:rsidRPr="005544C4">
        <w:rPr>
          <w:rFonts w:ascii="Times New Roman" w:hAnsi="Times New Roman"/>
          <w:szCs w:val="20"/>
        </w:rPr>
        <w:t xml:space="preserve">,  can be defined as the ratio of the total power transmitted by gNB across all transmit chains on a frequency unit </w:t>
      </w:r>
      <w:r w:rsidRPr="005544C4">
        <w:rPr>
          <w:rFonts w:ascii="Times New Roman" w:hAnsi="Times New Roman"/>
          <w:i/>
          <w:iCs/>
          <w:szCs w:val="20"/>
        </w:rPr>
        <w:t>m</w:t>
      </w:r>
      <w:r w:rsidRPr="005544C4">
        <w:rPr>
          <w:rFonts w:ascii="Times New Roman" w:hAnsi="Times New Roman"/>
          <w:szCs w:val="20"/>
        </w:rPr>
        <w:t xml:space="preserve"> (e.g., subband/RB/subcarrier </w:t>
      </w:r>
      <w:r w:rsidRPr="005544C4">
        <w:rPr>
          <w:rFonts w:ascii="Times New Roman" w:hAnsi="Times New Roman"/>
          <w:i/>
          <w:iCs/>
          <w:szCs w:val="20"/>
        </w:rPr>
        <w:t>m</w:t>
      </w:r>
      <w:r w:rsidRPr="005544C4">
        <w:rPr>
          <w:rFonts w:ascii="Times New Roman" w:hAnsi="Times New Roman"/>
          <w:szCs w:val="20"/>
        </w:rPr>
        <w:t xml:space="preserve">) in a SBFD carrier to the residual self-interference received by the same gNB on a single receiver chain on a different frequency unit </w:t>
      </w:r>
      <w:r w:rsidRPr="005544C4">
        <w:rPr>
          <w:rFonts w:ascii="Times New Roman" w:hAnsi="Times New Roman"/>
          <w:i/>
          <w:iCs/>
          <w:szCs w:val="20"/>
        </w:rPr>
        <w:t xml:space="preserve">n </w:t>
      </w:r>
      <w:r w:rsidRPr="005544C4">
        <w:rPr>
          <w:rFonts w:ascii="Times New Roman" w:hAnsi="Times New Roman"/>
          <w:szCs w:val="20"/>
        </w:rPr>
        <w:t xml:space="preserve">(e.g., another subband/RB/subcarrier </w:t>
      </w:r>
      <w:r w:rsidRPr="005544C4">
        <w:rPr>
          <w:rFonts w:ascii="Times New Roman" w:hAnsi="Times New Roman"/>
          <w:i/>
          <w:iCs/>
          <w:szCs w:val="20"/>
        </w:rPr>
        <w:t>n</w:t>
      </w:r>
      <w:r w:rsidRPr="005544C4">
        <w:rPr>
          <w:rFonts w:ascii="Times New Roman" w:hAnsi="Times New Roman"/>
          <w:szCs w:val="20"/>
        </w:rPr>
        <w:t>) in the same SBFD carrier.</w:t>
      </w:r>
    </w:p>
    <w:p w14:paraId="58B1B3A8" w14:textId="77777777" w:rsidR="005544C4" w:rsidRPr="005544C4" w:rsidRDefault="005544C4" w:rsidP="00CF6E6D">
      <w:pPr>
        <w:pStyle w:val="ListParagraph"/>
        <w:numPr>
          <w:ilvl w:val="0"/>
          <w:numId w:val="326"/>
        </w:numPr>
        <w:overflowPunct/>
        <w:autoSpaceDE/>
        <w:autoSpaceDN/>
        <w:adjustRightInd/>
        <w:spacing w:after="0" w:line="259" w:lineRule="auto"/>
        <w:contextualSpacing w:val="0"/>
        <w:textAlignment w:val="auto"/>
      </w:pPr>
      <w:r w:rsidRPr="005544C4">
        <w:lastRenderedPageBreak/>
        <w:t>FFS: Model for link level simulations and relevant questions to ask RAN4</w:t>
      </w:r>
    </w:p>
    <w:p w14:paraId="34461AFC" w14:textId="77777777" w:rsidR="005544C4" w:rsidRPr="005544C4" w:rsidRDefault="005544C4" w:rsidP="00CF6E6D">
      <w:pPr>
        <w:pStyle w:val="ListParagraph"/>
        <w:numPr>
          <w:ilvl w:val="0"/>
          <w:numId w:val="326"/>
        </w:numPr>
        <w:overflowPunct/>
        <w:autoSpaceDE/>
        <w:autoSpaceDN/>
        <w:adjustRightInd/>
        <w:spacing w:after="0" w:line="259" w:lineRule="auto"/>
        <w:contextualSpacing w:val="0"/>
        <w:textAlignment w:val="auto"/>
      </w:pPr>
      <w:r w:rsidRPr="005544C4">
        <w:t xml:space="preserve">FFS: details of gNB self-interference modelling using RSI in SLS. As one example based on per-RB-RSI, the gNB self-interference on a single receiver chain at UL RB </w:t>
      </w:r>
      <w:r w:rsidRPr="005544C4">
        <w:rPr>
          <w:i/>
          <w:iCs/>
        </w:rPr>
        <w:t>n</w:t>
      </w:r>
      <w:r w:rsidRPr="005544C4">
        <w:t xml:space="preserve"> can be modelled as</w:t>
      </w:r>
    </w:p>
    <w:p w14:paraId="0085FF0E" w14:textId="33472B1A" w:rsidR="005544C4" w:rsidRPr="005544C4" w:rsidRDefault="001B5688" w:rsidP="00CF6E6D">
      <w:pPr>
        <w:pStyle w:val="ListParagraph"/>
        <w:numPr>
          <w:ilvl w:val="1"/>
          <w:numId w:val="326"/>
        </w:numPr>
        <w:overflowPunct/>
        <w:autoSpaceDE/>
        <w:autoSpaceDN/>
        <w:adjustRightInd/>
        <w:spacing w:after="0" w:line="259" w:lineRule="auto"/>
        <w:contextualSpacing w:val="0"/>
        <w:textAlignment w:val="auto"/>
        <w:rPr>
          <w:lang w:val="de-DE"/>
        </w:rPr>
      </w:pPr>
      <m:oMath>
        <m:sSubSup>
          <m:sSubSupPr>
            <m:ctrlPr>
              <w:rPr>
                <w:rFonts w:ascii="Cambria Math" w:hAnsi="Cambria Math"/>
                <w:i/>
                <w:iCs/>
              </w:rPr>
            </m:ctrlPr>
          </m:sSubSupPr>
          <m:e>
            <m:r>
              <w:rPr>
                <w:rFonts w:ascii="Cambria Math" w:hAnsi="Cambria Math"/>
              </w:rPr>
              <m:t>I</m:t>
            </m:r>
          </m:e>
          <m:sub>
            <m:r>
              <w:rPr>
                <w:rFonts w:ascii="Cambria Math" w:hAnsi="Cambria Math"/>
              </w:rPr>
              <m:t>SI</m:t>
            </m:r>
          </m:sub>
          <m:sup>
            <m:d>
              <m:dPr>
                <m:ctrlPr>
                  <w:rPr>
                    <w:rFonts w:ascii="Cambria Math" w:hAnsi="Cambria Math"/>
                    <w:i/>
                    <w:iCs/>
                  </w:rPr>
                </m:ctrlPr>
              </m:dPr>
              <m:e>
                <m:r>
                  <w:rPr>
                    <w:rFonts w:ascii="Cambria Math" w:hAnsi="Cambria Math"/>
                  </w:rPr>
                  <m:t>n</m:t>
                </m:r>
              </m:e>
            </m:d>
          </m:sup>
        </m:sSubSup>
        <m:r>
          <w:rPr>
            <w:rFonts w:ascii="Cambria Math" w:hAnsi="Cambria Math"/>
            <w:lang w:val="de-DE"/>
          </w:rPr>
          <m:t>=</m:t>
        </m:r>
        <m:nary>
          <m:naryPr>
            <m:chr m:val="∑"/>
            <m:limLoc m:val="undOvr"/>
            <m:supHide m:val="1"/>
            <m:ctrlPr>
              <w:rPr>
                <w:rFonts w:ascii="Cambria Math" w:hAnsi="Cambria Math"/>
                <w:i/>
                <w:iCs/>
              </w:rPr>
            </m:ctrlPr>
          </m:naryPr>
          <m:sub>
            <m:eqArr>
              <m:eqArrPr>
                <m:ctrlPr>
                  <w:rPr>
                    <w:rFonts w:ascii="Cambria Math" w:hAnsi="Cambria Math"/>
                    <w:i/>
                    <w:iCs/>
                  </w:rPr>
                </m:ctrlPr>
              </m:eqArrPr>
              <m:e>
                <m:r>
                  <w:rPr>
                    <w:rFonts w:ascii="Cambria Math" w:hAnsi="Cambria Math"/>
                  </w:rPr>
                  <m:t>m</m:t>
                </m:r>
                <m:r>
                  <w:rPr>
                    <w:rFonts w:ascii="Cambria Math" w:hAnsi="Cambria Math"/>
                    <w:lang w:val="de-DE"/>
                  </w:rPr>
                  <m:t>≠</m:t>
                </m:r>
                <m:r>
                  <w:rPr>
                    <w:rFonts w:ascii="Cambria Math" w:hAnsi="Cambria Math"/>
                  </w:rPr>
                  <m:t>n</m:t>
                </m:r>
              </m:e>
              <m:e>
                <m:r>
                  <w:rPr>
                    <w:rFonts w:ascii="Cambria Math" w:hAnsi="Cambria Math"/>
                  </w:rPr>
                  <m:t>m</m:t>
                </m:r>
                <m:r>
                  <w:rPr>
                    <w:rFonts w:ascii="Cambria Math" w:hAnsi="Cambria Math"/>
                    <w:lang w:val="de-DE"/>
                  </w:rPr>
                  <m:t>∈</m:t>
                </m:r>
                <m:r>
                  <w:rPr>
                    <w:rFonts w:ascii="Cambria Math" w:hAnsi="Cambria Math"/>
                  </w:rPr>
                  <m:t>DL</m:t>
                </m:r>
                <m:r>
                  <w:rPr>
                    <w:rFonts w:ascii="Cambria Math" w:hAnsi="Cambria Math"/>
                    <w:lang w:val="de-DE"/>
                  </w:rPr>
                  <m:t xml:space="preserve"> </m:t>
                </m:r>
                <m:r>
                  <w:rPr>
                    <w:rFonts w:ascii="Cambria Math" w:hAnsi="Cambria Math"/>
                  </w:rPr>
                  <m:t>subband</m:t>
                </m:r>
              </m:e>
            </m:eqArr>
          </m:sub>
          <m:sup/>
          <m:e>
            <m:sSubSup>
              <m:sSubSupPr>
                <m:ctrlPr>
                  <w:rPr>
                    <w:rFonts w:ascii="Cambria Math" w:hAnsi="Cambria Math"/>
                    <w:i/>
                    <w:iCs/>
                  </w:rPr>
                </m:ctrlPr>
              </m:sSubSupPr>
              <m:e>
                <m:r>
                  <w:rPr>
                    <w:rFonts w:ascii="Cambria Math" w:hAnsi="Cambria Math"/>
                  </w:rPr>
                  <m:t>I</m:t>
                </m:r>
              </m:e>
              <m:sub>
                <m:r>
                  <w:rPr>
                    <w:rFonts w:ascii="Cambria Math" w:hAnsi="Cambria Math"/>
                  </w:rPr>
                  <m:t>SI</m:t>
                </m:r>
              </m:sub>
              <m:sup>
                <m:d>
                  <m:dPr>
                    <m:ctrlPr>
                      <w:rPr>
                        <w:rFonts w:ascii="Cambria Math" w:hAnsi="Cambria Math"/>
                        <w:i/>
                        <w:iCs/>
                      </w:rPr>
                    </m:ctrlPr>
                  </m:dPr>
                  <m:e>
                    <m:r>
                      <w:rPr>
                        <w:rFonts w:ascii="Cambria Math" w:hAnsi="Cambria Math"/>
                      </w:rPr>
                      <m:t>m</m:t>
                    </m:r>
                    <m:r>
                      <w:rPr>
                        <w:rFonts w:ascii="Cambria Math" w:hAnsi="Cambria Math"/>
                        <w:lang w:val="de-DE"/>
                      </w:rPr>
                      <m:t>,</m:t>
                    </m:r>
                    <m:r>
                      <w:rPr>
                        <w:rFonts w:ascii="Cambria Math" w:hAnsi="Cambria Math"/>
                      </w:rPr>
                      <m:t>n</m:t>
                    </m:r>
                  </m:e>
                </m:d>
              </m:sup>
            </m:sSubSup>
          </m:e>
        </m:nary>
      </m:oMath>
      <w:r w:rsidR="005544C4" w:rsidRPr="005544C4">
        <w:rPr>
          <w:lang w:val="de-DE"/>
        </w:rPr>
        <w:t>, wherein,</w:t>
      </w:r>
    </w:p>
    <w:p w14:paraId="2F9676D5" w14:textId="739F70EF" w:rsidR="005544C4" w:rsidRPr="005544C4" w:rsidRDefault="005544C4" w:rsidP="00CF6E6D">
      <w:pPr>
        <w:pStyle w:val="ListParagraph"/>
        <w:numPr>
          <w:ilvl w:val="2"/>
          <w:numId w:val="326"/>
        </w:numPr>
        <w:overflowPunct/>
        <w:autoSpaceDE/>
        <w:autoSpaceDN/>
        <w:adjustRightInd/>
        <w:spacing w:after="0" w:line="259" w:lineRule="auto"/>
        <w:contextualSpacing w:val="0"/>
        <w:textAlignment w:val="auto"/>
        <w:rPr>
          <w:i/>
          <w:iCs/>
        </w:rPr>
      </w:pPr>
      <m:oMath>
        <m:r>
          <w:rPr>
            <w:rFonts w:ascii="Cambria Math" w:hAnsi="Cambria Math"/>
          </w:rPr>
          <m:t>dBm</m:t>
        </m:r>
        <m:d>
          <m:dPr>
            <m:ctrlPr>
              <w:rPr>
                <w:rFonts w:ascii="Cambria Math" w:hAnsi="Cambria Math"/>
                <w:i/>
                <w:iCs/>
              </w:rPr>
            </m:ctrlPr>
          </m:dPr>
          <m:e>
            <m:sSubSup>
              <m:sSubSupPr>
                <m:ctrlPr>
                  <w:rPr>
                    <w:rFonts w:ascii="Cambria Math" w:hAnsi="Cambria Math"/>
                    <w:i/>
                    <w:iCs/>
                  </w:rPr>
                </m:ctrlPr>
              </m:sSubSupPr>
              <m:e>
                <m:r>
                  <w:rPr>
                    <w:rFonts w:ascii="Cambria Math" w:hAnsi="Cambria Math"/>
                  </w:rPr>
                  <m:t>I</m:t>
                </m:r>
              </m:e>
              <m:sub>
                <m:r>
                  <w:rPr>
                    <w:rFonts w:ascii="Cambria Math" w:hAnsi="Cambria Math"/>
                  </w:rPr>
                  <m:t>SI</m:t>
                </m:r>
              </m:sub>
              <m:sup>
                <m:d>
                  <m:dPr>
                    <m:ctrlPr>
                      <w:rPr>
                        <w:rFonts w:ascii="Cambria Math" w:hAnsi="Cambria Math"/>
                        <w:i/>
                        <w:iCs/>
                      </w:rPr>
                    </m:ctrlPr>
                  </m:dPr>
                  <m:e>
                    <m:r>
                      <w:rPr>
                        <w:rFonts w:ascii="Cambria Math" w:hAnsi="Cambria Math"/>
                      </w:rPr>
                      <m:t>m,n</m:t>
                    </m:r>
                  </m:e>
                </m:d>
              </m:sup>
            </m:sSubSup>
          </m:e>
        </m:d>
        <m:r>
          <w:rPr>
            <w:rFonts w:ascii="Cambria Math" w:hAnsi="Cambria Math"/>
          </w:rPr>
          <m:t>=</m:t>
        </m:r>
        <m:sSubSup>
          <m:sSubSupPr>
            <m:ctrlPr>
              <w:rPr>
                <w:rFonts w:ascii="Cambria Math" w:hAnsi="Cambria Math"/>
                <w:i/>
                <w:iCs/>
              </w:rPr>
            </m:ctrlPr>
          </m:sSubSupPr>
          <m:e>
            <m:r>
              <w:rPr>
                <w:rFonts w:ascii="Cambria Math" w:hAnsi="Cambria Math"/>
              </w:rPr>
              <m:t>P</m:t>
            </m:r>
          </m:e>
          <m:sub>
            <m:r>
              <w:rPr>
                <w:rFonts w:ascii="Cambria Math" w:hAnsi="Cambria Math"/>
              </w:rPr>
              <m:t>tx</m:t>
            </m:r>
          </m:sub>
          <m:sup>
            <m:r>
              <w:rPr>
                <w:rFonts w:ascii="Cambria Math" w:hAnsi="Cambria Math"/>
              </w:rPr>
              <m:t>m</m:t>
            </m:r>
          </m:sup>
        </m:sSubSup>
        <m:r>
          <w:rPr>
            <w:rFonts w:ascii="Cambria Math" w:hAnsi="Cambria Math"/>
          </w:rPr>
          <m:t>-dB</m:t>
        </m:r>
        <m:d>
          <m:dPr>
            <m:ctrlPr>
              <w:rPr>
                <w:rFonts w:ascii="Cambria Math" w:hAnsi="Cambria Math"/>
                <w:i/>
                <w:iCs/>
              </w:rPr>
            </m:ctrlPr>
          </m:dPr>
          <m:e>
            <m:sSubSup>
              <m:sSubSupPr>
                <m:ctrlPr>
                  <w:rPr>
                    <w:rFonts w:ascii="Cambria Math" w:hAnsi="Cambria Math"/>
                    <w:i/>
                    <w:iCs/>
                  </w:rPr>
                </m:ctrlPr>
              </m:sSubSupPr>
              <m:e>
                <m:r>
                  <w:rPr>
                    <w:rFonts w:ascii="Cambria Math" w:hAnsi="Cambria Math"/>
                  </w:rPr>
                  <m:t>α</m:t>
                </m:r>
              </m:e>
              <m:sub>
                <m:r>
                  <w:rPr>
                    <w:rFonts w:ascii="Cambria Math" w:hAnsi="Cambria Math"/>
                  </w:rPr>
                  <m:t>SI</m:t>
                </m:r>
              </m:sub>
              <m:sup>
                <m:d>
                  <m:dPr>
                    <m:ctrlPr>
                      <w:rPr>
                        <w:rFonts w:ascii="Cambria Math" w:hAnsi="Cambria Math"/>
                        <w:i/>
                        <w:iCs/>
                      </w:rPr>
                    </m:ctrlPr>
                  </m:dPr>
                  <m:e>
                    <m:r>
                      <w:rPr>
                        <w:rFonts w:ascii="Cambria Math" w:hAnsi="Cambria Math"/>
                      </w:rPr>
                      <m:t>m,n</m:t>
                    </m:r>
                  </m:e>
                </m:d>
              </m:sup>
            </m:sSubSup>
          </m:e>
        </m:d>
      </m:oMath>
    </w:p>
    <w:p w14:paraId="3A598C71" w14:textId="345A3FEB" w:rsidR="005544C4" w:rsidRPr="005544C4" w:rsidRDefault="001B5688" w:rsidP="00CF6E6D">
      <w:pPr>
        <w:pStyle w:val="ListParagraph"/>
        <w:numPr>
          <w:ilvl w:val="2"/>
          <w:numId w:val="326"/>
        </w:numPr>
        <w:overflowPunct/>
        <w:autoSpaceDE/>
        <w:autoSpaceDN/>
        <w:adjustRightInd/>
        <w:spacing w:after="0" w:line="259" w:lineRule="auto"/>
        <w:contextualSpacing w:val="0"/>
        <w:textAlignment w:val="auto"/>
        <w:rPr>
          <w:i/>
          <w:iCs/>
        </w:rPr>
      </w:pPr>
      <m:oMath>
        <m:sSubSup>
          <m:sSubSupPr>
            <m:ctrlPr>
              <w:rPr>
                <w:rFonts w:ascii="Cambria Math" w:hAnsi="Cambria Math"/>
                <w:i/>
                <w:iCs/>
              </w:rPr>
            </m:ctrlPr>
          </m:sSubSupPr>
          <m:e>
            <m:r>
              <w:rPr>
                <w:rFonts w:ascii="Cambria Math" w:hAnsi="Cambria Math"/>
              </w:rPr>
              <m:t>I</m:t>
            </m:r>
          </m:e>
          <m:sub>
            <m:r>
              <w:rPr>
                <w:rFonts w:ascii="Cambria Math" w:hAnsi="Cambria Math"/>
              </w:rPr>
              <m:t>SI</m:t>
            </m:r>
          </m:sub>
          <m:sup>
            <m:d>
              <m:dPr>
                <m:ctrlPr>
                  <w:rPr>
                    <w:rFonts w:ascii="Cambria Math" w:hAnsi="Cambria Math"/>
                    <w:i/>
                    <w:iCs/>
                  </w:rPr>
                </m:ctrlPr>
              </m:dPr>
              <m:e>
                <m:r>
                  <w:rPr>
                    <w:rFonts w:ascii="Cambria Math" w:hAnsi="Cambria Math"/>
                  </w:rPr>
                  <m:t>m,n</m:t>
                </m:r>
              </m:e>
            </m:d>
          </m:sup>
        </m:sSubSup>
      </m:oMath>
      <w:r w:rsidR="005544C4" w:rsidRPr="005544C4">
        <w:t xml:space="preserve">is the gNB self-interference on a single receiver chain at UL RB </w:t>
      </w:r>
      <w:r w:rsidR="005544C4" w:rsidRPr="005544C4">
        <w:rPr>
          <w:i/>
          <w:iCs/>
        </w:rPr>
        <w:t xml:space="preserve">n </w:t>
      </w:r>
      <w:r w:rsidR="005544C4" w:rsidRPr="005544C4">
        <w:t xml:space="preserve">caused by DL transmission on DL RB </w:t>
      </w:r>
      <w:r w:rsidR="005544C4" w:rsidRPr="005544C4">
        <w:rPr>
          <w:i/>
          <w:iCs/>
        </w:rPr>
        <w:t>m.</w:t>
      </w:r>
    </w:p>
    <w:p w14:paraId="186D9FD6" w14:textId="77777777" w:rsidR="005544C4" w:rsidRPr="005544C4" w:rsidRDefault="005544C4" w:rsidP="00CF6E6D">
      <w:pPr>
        <w:pStyle w:val="ListParagraph"/>
        <w:numPr>
          <w:ilvl w:val="2"/>
          <w:numId w:val="326"/>
        </w:numPr>
        <w:overflowPunct/>
        <w:autoSpaceDE/>
        <w:autoSpaceDN/>
        <w:adjustRightInd/>
        <w:spacing w:after="0" w:line="259" w:lineRule="auto"/>
        <w:contextualSpacing w:val="0"/>
        <w:textAlignment w:val="auto"/>
        <w:rPr>
          <w:i/>
          <w:iCs/>
        </w:rPr>
      </w:pPr>
      <w:r w:rsidRPr="005544C4">
        <w:rPr>
          <w:i/>
          <w:iCs/>
        </w:rPr>
        <w:t xml:space="preserve">m </w:t>
      </w:r>
      <w:r w:rsidRPr="005544C4">
        <w:t>is the DL RB index in DL subbands.</w:t>
      </w:r>
    </w:p>
    <w:p w14:paraId="40998931" w14:textId="11CAF518" w:rsidR="005544C4" w:rsidRPr="005544C4" w:rsidRDefault="001B5688" w:rsidP="00CF6E6D">
      <w:pPr>
        <w:pStyle w:val="ListParagraph"/>
        <w:numPr>
          <w:ilvl w:val="2"/>
          <w:numId w:val="326"/>
        </w:numPr>
        <w:overflowPunct/>
        <w:autoSpaceDE/>
        <w:autoSpaceDN/>
        <w:adjustRightInd/>
        <w:spacing w:after="0" w:line="259" w:lineRule="auto"/>
        <w:contextualSpacing w:val="0"/>
        <w:textAlignment w:val="auto"/>
      </w:pPr>
      <m:oMath>
        <m:sSubSup>
          <m:sSubSupPr>
            <m:ctrlPr>
              <w:rPr>
                <w:rFonts w:ascii="Cambria Math" w:hAnsi="Cambria Math"/>
                <w:i/>
                <w:iCs/>
              </w:rPr>
            </m:ctrlPr>
          </m:sSubSupPr>
          <m:e>
            <m:r>
              <w:rPr>
                <w:rFonts w:ascii="Cambria Math" w:hAnsi="Cambria Math"/>
              </w:rPr>
              <m:t>P</m:t>
            </m:r>
          </m:e>
          <m:sub>
            <m:r>
              <w:rPr>
                <w:rFonts w:ascii="Cambria Math" w:hAnsi="Cambria Math"/>
              </w:rPr>
              <m:t>tx</m:t>
            </m:r>
          </m:sub>
          <m:sup>
            <m:r>
              <w:rPr>
                <w:rFonts w:ascii="Cambria Math" w:hAnsi="Cambria Math"/>
              </w:rPr>
              <m:t>m</m:t>
            </m:r>
          </m:sup>
        </m:sSubSup>
      </m:oMath>
      <w:r w:rsidR="005544C4" w:rsidRPr="005544C4">
        <w:rPr>
          <w:i/>
          <w:iCs/>
        </w:rPr>
        <w:t xml:space="preserve"> </w:t>
      </w:r>
      <w:r w:rsidR="005544C4" w:rsidRPr="005544C4">
        <w:t xml:space="preserve">is gNB’s DL transmission power across all transmit chains at RB </w:t>
      </w:r>
      <w:r w:rsidR="005544C4" w:rsidRPr="005544C4">
        <w:rPr>
          <w:i/>
          <w:iCs/>
        </w:rPr>
        <w:t>m</w:t>
      </w:r>
      <w:r w:rsidR="005544C4" w:rsidRPr="005544C4">
        <w:t xml:space="preserve"> (in dBm).</w:t>
      </w:r>
    </w:p>
    <w:p w14:paraId="5D30FC55" w14:textId="47CCDD25" w:rsidR="005544C4" w:rsidRPr="005544C4" w:rsidRDefault="001B5688" w:rsidP="00CF6E6D">
      <w:pPr>
        <w:pStyle w:val="ListParagraph"/>
        <w:numPr>
          <w:ilvl w:val="2"/>
          <w:numId w:val="326"/>
        </w:numPr>
        <w:overflowPunct/>
        <w:autoSpaceDE/>
        <w:autoSpaceDN/>
        <w:adjustRightInd/>
        <w:spacing w:after="0" w:line="259" w:lineRule="auto"/>
        <w:contextualSpacing w:val="0"/>
        <w:textAlignment w:val="auto"/>
      </w:pPr>
      <m:oMath>
        <m:sSubSup>
          <m:sSubSupPr>
            <m:ctrlPr>
              <w:rPr>
                <w:rFonts w:ascii="Cambria Math" w:hAnsi="Cambria Math"/>
                <w:i/>
                <w:iCs/>
              </w:rPr>
            </m:ctrlPr>
          </m:sSubSupPr>
          <m:e>
            <m:r>
              <w:rPr>
                <w:rFonts w:ascii="Cambria Math" w:hAnsi="Cambria Math"/>
              </w:rPr>
              <m:t>α</m:t>
            </m:r>
          </m:e>
          <m:sub>
            <m:r>
              <w:rPr>
                <w:rFonts w:ascii="Cambria Math" w:hAnsi="Cambria Math"/>
              </w:rPr>
              <m:t>SI</m:t>
            </m:r>
          </m:sub>
          <m:sup>
            <m:d>
              <m:dPr>
                <m:ctrlPr>
                  <w:rPr>
                    <w:rFonts w:ascii="Cambria Math" w:hAnsi="Cambria Math"/>
                    <w:i/>
                    <w:iCs/>
                  </w:rPr>
                </m:ctrlPr>
              </m:dPr>
              <m:e>
                <m:r>
                  <w:rPr>
                    <w:rFonts w:ascii="Cambria Math" w:hAnsi="Cambria Math"/>
                  </w:rPr>
                  <m:t>m,n</m:t>
                </m:r>
              </m:e>
            </m:d>
          </m:sup>
        </m:sSubSup>
      </m:oMath>
      <w:r w:rsidR="005544C4" w:rsidRPr="005544C4">
        <w:t xml:space="preserve"> is the per-RB-RSI. </w:t>
      </w:r>
    </w:p>
    <w:p w14:paraId="3B4D396C" w14:textId="77777777" w:rsidR="005544C4" w:rsidRPr="005544C4" w:rsidRDefault="005544C4" w:rsidP="00CF6E6D">
      <w:pPr>
        <w:pStyle w:val="ListParagraph"/>
        <w:numPr>
          <w:ilvl w:val="1"/>
          <w:numId w:val="326"/>
        </w:numPr>
        <w:overflowPunct/>
        <w:autoSpaceDE/>
        <w:autoSpaceDN/>
        <w:adjustRightInd/>
        <w:spacing w:after="0" w:line="259" w:lineRule="auto"/>
        <w:contextualSpacing w:val="0"/>
        <w:textAlignment w:val="auto"/>
      </w:pPr>
      <w:r w:rsidRPr="005544C4">
        <w:t>FFS: consider a statistical clutter model based on statistics of clutter strength and AoA.</w:t>
      </w:r>
    </w:p>
    <w:p w14:paraId="1CA0B755" w14:textId="77777777" w:rsidR="005544C4" w:rsidRPr="005544C4" w:rsidRDefault="005544C4" w:rsidP="00CF6E6D">
      <w:pPr>
        <w:pStyle w:val="ListParagraph"/>
        <w:numPr>
          <w:ilvl w:val="0"/>
          <w:numId w:val="326"/>
        </w:numPr>
        <w:overflowPunct/>
        <w:autoSpaceDE/>
        <w:autoSpaceDN/>
        <w:adjustRightInd/>
        <w:spacing w:after="0" w:line="259" w:lineRule="auto"/>
        <w:contextualSpacing w:val="0"/>
        <w:textAlignment w:val="auto"/>
      </w:pPr>
      <w:r w:rsidRPr="005544C4">
        <w:t>The following should be asked to RAN4:</w:t>
      </w:r>
    </w:p>
    <w:p w14:paraId="5CA5FC36" w14:textId="3D7CD186" w:rsidR="005544C4" w:rsidRPr="005544C4" w:rsidRDefault="005544C4" w:rsidP="00CF6E6D">
      <w:pPr>
        <w:pStyle w:val="ListParagraph"/>
        <w:numPr>
          <w:ilvl w:val="1"/>
          <w:numId w:val="326"/>
        </w:numPr>
        <w:overflowPunct/>
        <w:autoSpaceDE/>
        <w:autoSpaceDN/>
        <w:adjustRightInd/>
        <w:spacing w:after="0" w:line="259" w:lineRule="auto"/>
        <w:contextualSpacing w:val="0"/>
        <w:textAlignment w:val="auto"/>
      </w:pPr>
      <w:r w:rsidRPr="005544C4">
        <w:t xml:space="preserve">What is the value range of RSI </w:t>
      </w:r>
      <m:oMath>
        <m:sSubSup>
          <m:sSubSupPr>
            <m:ctrlPr>
              <w:rPr>
                <w:rFonts w:ascii="Cambria Math" w:hAnsi="Cambria Math"/>
                <w:i/>
                <w:iCs/>
              </w:rPr>
            </m:ctrlPr>
          </m:sSubSupPr>
          <m:e>
            <m:r>
              <w:rPr>
                <w:rFonts w:ascii="Cambria Math" w:hAnsi="Cambria Math"/>
              </w:rPr>
              <m:t>α</m:t>
            </m:r>
          </m:e>
          <m:sub>
            <m:r>
              <w:rPr>
                <w:rFonts w:ascii="Cambria Math" w:hAnsi="Cambria Math"/>
              </w:rPr>
              <m:t>SI</m:t>
            </m:r>
          </m:sub>
          <m:sup>
            <m:r>
              <w:rPr>
                <w:rFonts w:ascii="Cambria Math" w:hAnsi="Cambria Math"/>
              </w:rPr>
              <m:t>(n,m)</m:t>
            </m:r>
          </m:sup>
        </m:sSubSup>
      </m:oMath>
      <w:r w:rsidRPr="005544C4">
        <w:rPr>
          <w:iCs/>
        </w:rPr>
        <w:t xml:space="preserve"> </w:t>
      </w:r>
      <w:r w:rsidRPr="005544C4">
        <w:t>for each frequency range, and under what assumptions on the self-interference suppression means the value range of RSI is provided?</w:t>
      </w:r>
    </w:p>
    <w:p w14:paraId="66C996A1" w14:textId="77777777" w:rsidR="005544C4" w:rsidRPr="005544C4" w:rsidRDefault="005544C4" w:rsidP="00CF6E6D">
      <w:pPr>
        <w:pStyle w:val="ListParagraph"/>
        <w:numPr>
          <w:ilvl w:val="2"/>
          <w:numId w:val="326"/>
        </w:numPr>
        <w:overflowPunct/>
        <w:autoSpaceDE/>
        <w:autoSpaceDN/>
        <w:adjustRightInd/>
        <w:spacing w:after="0" w:line="259" w:lineRule="auto"/>
        <w:contextualSpacing w:val="0"/>
        <w:textAlignment w:val="auto"/>
      </w:pPr>
      <w:r w:rsidRPr="005544C4">
        <w:t>RAN1 understands the RSI can be described per subband, per RB, or per subcarrier depending on the granularity of the frequency unit, and it is up to RAN4 to provide the RSI in which granularity.</w:t>
      </w:r>
    </w:p>
    <w:p w14:paraId="5EA497B9" w14:textId="77777777" w:rsidR="005544C4" w:rsidRPr="005544C4" w:rsidRDefault="005544C4" w:rsidP="00CF6E6D">
      <w:pPr>
        <w:pStyle w:val="ListParagraph"/>
        <w:numPr>
          <w:ilvl w:val="1"/>
          <w:numId w:val="326"/>
        </w:numPr>
        <w:overflowPunct/>
        <w:autoSpaceDE/>
        <w:autoSpaceDN/>
        <w:adjustRightInd/>
        <w:spacing w:after="0" w:line="259" w:lineRule="auto"/>
        <w:contextualSpacing w:val="0"/>
        <w:textAlignment w:val="auto"/>
      </w:pPr>
      <w:r w:rsidRPr="005544C4">
        <w:t>Whether it is possible for RAN4 to provide RAN1 the respective capabilities of different self-interference suppression means? e.g., is it possible to provide the separate estimates for spatial isolation, subband frequency isolation, beamform nulling/isolation, and digital cancellation, etc., as below?</w:t>
      </w:r>
    </w:p>
    <w:p w14:paraId="6B5D69FF" w14:textId="705618E4" w:rsidR="005544C4" w:rsidRPr="007A1081" w:rsidRDefault="001B5688" w:rsidP="00CF6E6D">
      <w:pPr>
        <w:pStyle w:val="ListParagraph"/>
        <w:numPr>
          <w:ilvl w:val="2"/>
          <w:numId w:val="326"/>
        </w:numPr>
        <w:overflowPunct/>
        <w:autoSpaceDE/>
        <w:autoSpaceDN/>
        <w:adjustRightInd/>
        <w:spacing w:after="0" w:line="259" w:lineRule="auto"/>
        <w:contextualSpacing w:val="0"/>
        <w:textAlignment w:val="auto"/>
        <w:rPr>
          <w:iCs/>
        </w:rPr>
      </w:pPr>
      <m:oMath>
        <m:sSubSup>
          <m:sSubSupPr>
            <m:ctrlPr>
              <w:rPr>
                <w:rFonts w:ascii="Cambria Math" w:hAnsi="Cambria Math"/>
                <w:i/>
                <w:iCs/>
              </w:rPr>
            </m:ctrlPr>
          </m:sSubSupPr>
          <m:e>
            <m:r>
              <w:rPr>
                <w:rFonts w:ascii="Cambria Math" w:hAnsi="Cambria Math"/>
              </w:rPr>
              <m:t>dB(α</m:t>
            </m:r>
          </m:e>
          <m:sub>
            <m:r>
              <w:rPr>
                <w:rFonts w:ascii="Cambria Math" w:hAnsi="Cambria Math"/>
              </w:rPr>
              <m:t>SI</m:t>
            </m:r>
          </m:sub>
          <m:sup>
            <m:r>
              <w:rPr>
                <w:rFonts w:ascii="Cambria Math" w:hAnsi="Cambria Math"/>
              </w:rPr>
              <m:t>(m,n)</m:t>
            </m:r>
          </m:sup>
        </m:sSubSup>
        <m:r>
          <w:rPr>
            <w:rFonts w:ascii="Cambria Math" w:hAnsi="Cambria Math"/>
          </w:rPr>
          <m:t xml:space="preserve">)= </m:t>
        </m:r>
        <m:sSub>
          <m:sSubPr>
            <m:ctrlPr>
              <w:rPr>
                <w:rFonts w:ascii="Cambria Math" w:hAnsi="Cambria Math"/>
                <w:i/>
                <w:iCs/>
              </w:rPr>
            </m:ctrlPr>
          </m:sSubPr>
          <m:e>
            <m:r>
              <w:rPr>
                <w:rFonts w:ascii="Cambria Math" w:hAnsi="Cambria Math"/>
              </w:rPr>
              <m:t>dB(α</m:t>
            </m:r>
          </m:e>
          <m:sub>
            <m:r>
              <w:rPr>
                <w:rFonts w:ascii="Cambria Math" w:hAnsi="Cambria Math"/>
              </w:rPr>
              <m:t>SI-spatial</m:t>
            </m:r>
          </m:sub>
        </m:sSub>
        <m:r>
          <w:rPr>
            <w:rFonts w:ascii="Cambria Math" w:hAnsi="Cambria Math"/>
          </w:rPr>
          <m:t>)+</m:t>
        </m:r>
        <m:sSubSup>
          <m:sSubSupPr>
            <m:ctrlPr>
              <w:rPr>
                <w:rFonts w:ascii="Cambria Math" w:hAnsi="Cambria Math"/>
                <w:i/>
              </w:rPr>
            </m:ctrlPr>
          </m:sSubSupPr>
          <m:e>
            <m:r>
              <w:rPr>
                <w:rFonts w:ascii="Cambria Math" w:hAnsi="Cambria Math"/>
              </w:rPr>
              <m:t>dB(α</m:t>
            </m:r>
          </m:e>
          <m:sub>
            <m:r>
              <w:rPr>
                <w:rFonts w:ascii="Cambria Math" w:hAnsi="Cambria Math"/>
              </w:rPr>
              <m:t xml:space="preserve">SI-frequency </m:t>
            </m:r>
          </m:sub>
          <m:sup>
            <m:r>
              <w:rPr>
                <w:rFonts w:ascii="Cambria Math" w:hAnsi="Cambria Math"/>
              </w:rPr>
              <m:t>(m,n)</m:t>
            </m:r>
          </m:sup>
        </m:sSubSup>
        <m:r>
          <w:rPr>
            <w:rFonts w:ascii="Cambria Math" w:hAnsi="Cambria Math"/>
          </w:rPr>
          <m:t>)+dB(</m:t>
        </m:r>
        <m:sSub>
          <m:sSubPr>
            <m:ctrlPr>
              <w:rPr>
                <w:rFonts w:ascii="Cambria Math" w:hAnsi="Cambria Math"/>
                <w:i/>
                <w:iCs/>
              </w:rPr>
            </m:ctrlPr>
          </m:sSubPr>
          <m:e>
            <m:r>
              <w:rPr>
                <w:rFonts w:ascii="Cambria Math" w:hAnsi="Cambria Math"/>
              </w:rPr>
              <m:t>α</m:t>
            </m:r>
          </m:e>
          <m:sub>
            <m:r>
              <w:rPr>
                <w:rFonts w:ascii="Cambria Math" w:hAnsi="Cambria Math"/>
              </w:rPr>
              <m:t>SI-beam</m:t>
            </m:r>
          </m:sub>
        </m:sSub>
        <m:r>
          <w:rPr>
            <w:rFonts w:ascii="Cambria Math" w:hAnsi="Cambria Math"/>
          </w:rPr>
          <m:t>)+</m:t>
        </m:r>
        <m:sSub>
          <m:sSubPr>
            <m:ctrlPr>
              <w:rPr>
                <w:rFonts w:ascii="Cambria Math" w:hAnsi="Cambria Math"/>
                <w:i/>
                <w:iCs/>
              </w:rPr>
            </m:ctrlPr>
          </m:sSubPr>
          <m:e>
            <m:r>
              <w:rPr>
                <w:rFonts w:ascii="Cambria Math" w:hAnsi="Cambria Math"/>
              </w:rPr>
              <m:t>dB(α</m:t>
            </m:r>
          </m:e>
          <m:sub>
            <m:r>
              <w:rPr>
                <w:rFonts w:ascii="Cambria Math" w:hAnsi="Cambria Math"/>
              </w:rPr>
              <m:t>SI-digtial</m:t>
            </m:r>
          </m:sub>
        </m:sSub>
        <m:r>
          <w:rPr>
            <w:rFonts w:ascii="Cambria Math" w:hAnsi="Cambria Math"/>
          </w:rPr>
          <m:t>)</m:t>
        </m:r>
      </m:oMath>
      <w:r w:rsidR="005544C4" w:rsidRPr="007A1081">
        <w:rPr>
          <w:iCs/>
        </w:rPr>
        <w:t xml:space="preserve">+… </w:t>
      </w:r>
    </w:p>
    <w:p w14:paraId="79B85B03" w14:textId="25700859" w:rsidR="005544C4" w:rsidRPr="005544C4" w:rsidRDefault="001B5688" w:rsidP="00CF6E6D">
      <w:pPr>
        <w:pStyle w:val="ListParagraph"/>
        <w:numPr>
          <w:ilvl w:val="3"/>
          <w:numId w:val="326"/>
        </w:numPr>
        <w:overflowPunct/>
        <w:autoSpaceDE/>
        <w:autoSpaceDN/>
        <w:adjustRightInd/>
        <w:spacing w:after="0" w:line="259" w:lineRule="auto"/>
        <w:contextualSpacing w:val="0"/>
        <w:textAlignment w:val="auto"/>
      </w:pPr>
      <m:oMath>
        <m:sSub>
          <m:sSubPr>
            <m:ctrlPr>
              <w:rPr>
                <w:rFonts w:ascii="Cambria Math" w:hAnsi="Cambria Math"/>
                <w:i/>
                <w:iCs/>
              </w:rPr>
            </m:ctrlPr>
          </m:sSubPr>
          <m:e>
            <m:r>
              <w:rPr>
                <w:rFonts w:ascii="Cambria Math" w:hAnsi="Cambria Math"/>
              </w:rPr>
              <m:t>α</m:t>
            </m:r>
          </m:e>
          <m:sub>
            <m:r>
              <w:rPr>
                <w:rFonts w:ascii="Cambria Math" w:hAnsi="Cambria Math"/>
              </w:rPr>
              <m:t>SI-spatial</m:t>
            </m:r>
          </m:sub>
        </m:sSub>
      </m:oMath>
      <w:r w:rsidR="005544C4" w:rsidRPr="005544C4">
        <w:rPr>
          <w:iCs/>
        </w:rPr>
        <w:t xml:space="preserve"> denotes the </w:t>
      </w:r>
      <w:r w:rsidR="005544C4" w:rsidRPr="005544C4">
        <w:t>spatial isolation.</w:t>
      </w:r>
    </w:p>
    <w:p w14:paraId="30887A33" w14:textId="322D061B" w:rsidR="005544C4" w:rsidRPr="005544C4" w:rsidRDefault="001B5688" w:rsidP="00CF6E6D">
      <w:pPr>
        <w:pStyle w:val="ListParagraph"/>
        <w:numPr>
          <w:ilvl w:val="3"/>
          <w:numId w:val="326"/>
        </w:numPr>
        <w:overflowPunct/>
        <w:autoSpaceDE/>
        <w:autoSpaceDN/>
        <w:adjustRightInd/>
        <w:spacing w:after="0" w:line="259" w:lineRule="auto"/>
        <w:contextualSpacing w:val="0"/>
        <w:textAlignment w:val="auto"/>
      </w:pPr>
      <m:oMath>
        <m:sSubSup>
          <m:sSubSupPr>
            <m:ctrlPr>
              <w:rPr>
                <w:rFonts w:ascii="Cambria Math" w:hAnsi="Cambria Math"/>
                <w:i/>
              </w:rPr>
            </m:ctrlPr>
          </m:sSubSupPr>
          <m:e>
            <m:r>
              <w:rPr>
                <w:rFonts w:ascii="Cambria Math" w:hAnsi="Cambria Math"/>
              </w:rPr>
              <m:t>α</m:t>
            </m:r>
          </m:e>
          <m:sub>
            <m:r>
              <w:rPr>
                <w:rFonts w:ascii="Cambria Math" w:hAnsi="Cambria Math"/>
              </w:rPr>
              <m:t xml:space="preserve">SI-frequency </m:t>
            </m:r>
          </m:sub>
          <m:sup>
            <m:r>
              <w:rPr>
                <w:rFonts w:ascii="Cambria Math" w:hAnsi="Cambria Math"/>
              </w:rPr>
              <m:t>(n,m)</m:t>
            </m:r>
          </m:sup>
        </m:sSubSup>
      </m:oMath>
      <w:r w:rsidR="005544C4" w:rsidRPr="005544C4">
        <w:t xml:space="preserve"> denotes the suband frequency isolation between the </w:t>
      </w:r>
      <w:r w:rsidR="005544C4" w:rsidRPr="005544C4">
        <w:rPr>
          <w:iCs/>
        </w:rPr>
        <w:t xml:space="preserve">Tx </w:t>
      </w:r>
      <w:r w:rsidR="005544C4" w:rsidRPr="005544C4">
        <w:t>frequency unit</w:t>
      </w:r>
      <w:r w:rsidR="005544C4" w:rsidRPr="005544C4">
        <w:rPr>
          <w:i/>
        </w:rPr>
        <w:t xml:space="preserve"> m</w:t>
      </w:r>
      <w:r w:rsidR="005544C4" w:rsidRPr="005544C4">
        <w:rPr>
          <w:iCs/>
        </w:rPr>
        <w:t xml:space="preserve"> and the Rx </w:t>
      </w:r>
      <w:r w:rsidR="005544C4" w:rsidRPr="005544C4">
        <w:t>frequency unit</w:t>
      </w:r>
      <w:r w:rsidR="005544C4" w:rsidRPr="005544C4">
        <w:rPr>
          <w:i/>
        </w:rPr>
        <w:t xml:space="preserve"> n.</w:t>
      </w:r>
    </w:p>
    <w:p w14:paraId="7EC4D6F5" w14:textId="3CEF6C48" w:rsidR="005544C4" w:rsidRPr="005544C4" w:rsidRDefault="001B5688" w:rsidP="00CF6E6D">
      <w:pPr>
        <w:pStyle w:val="ListParagraph"/>
        <w:numPr>
          <w:ilvl w:val="3"/>
          <w:numId w:val="326"/>
        </w:numPr>
        <w:overflowPunct/>
        <w:autoSpaceDE/>
        <w:autoSpaceDN/>
        <w:adjustRightInd/>
        <w:spacing w:after="0" w:line="259" w:lineRule="auto"/>
        <w:contextualSpacing w:val="0"/>
        <w:textAlignment w:val="auto"/>
      </w:pPr>
      <m:oMath>
        <m:sSub>
          <m:sSubPr>
            <m:ctrlPr>
              <w:rPr>
                <w:rFonts w:ascii="Cambria Math" w:hAnsi="Cambria Math"/>
                <w:i/>
                <w:iCs/>
              </w:rPr>
            </m:ctrlPr>
          </m:sSubPr>
          <m:e>
            <m:r>
              <w:rPr>
                <w:rFonts w:ascii="Cambria Math" w:hAnsi="Cambria Math"/>
              </w:rPr>
              <m:t>α</m:t>
            </m:r>
          </m:e>
          <m:sub>
            <m:r>
              <w:rPr>
                <w:rFonts w:ascii="Cambria Math" w:hAnsi="Cambria Math"/>
              </w:rPr>
              <m:t>SI-beam</m:t>
            </m:r>
          </m:sub>
        </m:sSub>
      </m:oMath>
      <w:r w:rsidR="005544C4" w:rsidRPr="005544C4">
        <w:rPr>
          <w:iCs/>
        </w:rPr>
        <w:t xml:space="preserve"> denotes the </w:t>
      </w:r>
      <w:r w:rsidR="005544C4" w:rsidRPr="005544C4">
        <w:t>beamform nulling</w:t>
      </w:r>
      <w:r w:rsidR="005544C4" w:rsidRPr="005544C4">
        <w:rPr>
          <w:color w:val="FF0000"/>
        </w:rPr>
        <w:t xml:space="preserve"> or beam</w:t>
      </w:r>
      <w:r w:rsidR="005544C4" w:rsidRPr="005544C4">
        <w:t xml:space="preserve"> isolation.</w:t>
      </w:r>
    </w:p>
    <w:p w14:paraId="60776C70" w14:textId="63183418" w:rsidR="005544C4" w:rsidRPr="005544C4" w:rsidRDefault="001B5688" w:rsidP="00CF6E6D">
      <w:pPr>
        <w:pStyle w:val="ListParagraph"/>
        <w:numPr>
          <w:ilvl w:val="3"/>
          <w:numId w:val="326"/>
        </w:numPr>
        <w:overflowPunct/>
        <w:autoSpaceDE/>
        <w:autoSpaceDN/>
        <w:adjustRightInd/>
        <w:spacing w:after="0" w:line="259" w:lineRule="auto"/>
        <w:contextualSpacing w:val="0"/>
        <w:textAlignment w:val="auto"/>
      </w:pPr>
      <m:oMath>
        <m:sSub>
          <m:sSubPr>
            <m:ctrlPr>
              <w:rPr>
                <w:rFonts w:ascii="Cambria Math" w:hAnsi="Cambria Math"/>
                <w:i/>
                <w:iCs/>
              </w:rPr>
            </m:ctrlPr>
          </m:sSubPr>
          <m:e>
            <m:r>
              <w:rPr>
                <w:rFonts w:ascii="Cambria Math" w:hAnsi="Cambria Math"/>
              </w:rPr>
              <m:t>α</m:t>
            </m:r>
          </m:e>
          <m:sub>
            <m:r>
              <w:rPr>
                <w:rFonts w:ascii="Cambria Math" w:hAnsi="Cambria Math"/>
              </w:rPr>
              <m:t>SI-digtial</m:t>
            </m:r>
          </m:sub>
        </m:sSub>
      </m:oMath>
      <w:r w:rsidR="005544C4" w:rsidRPr="005544C4">
        <w:rPr>
          <w:iCs/>
        </w:rPr>
        <w:t xml:space="preserve"> denotes the </w:t>
      </w:r>
      <w:r w:rsidR="005544C4" w:rsidRPr="005544C4">
        <w:t>digital cancellation capability.</w:t>
      </w:r>
    </w:p>
    <w:p w14:paraId="6087F334" w14:textId="77777777" w:rsidR="005544C4" w:rsidRPr="005544C4" w:rsidRDefault="005544C4" w:rsidP="00CF6E6D">
      <w:pPr>
        <w:pStyle w:val="ListParagraph"/>
        <w:numPr>
          <w:ilvl w:val="1"/>
          <w:numId w:val="326"/>
        </w:numPr>
        <w:overflowPunct/>
        <w:autoSpaceDE/>
        <w:autoSpaceDN/>
        <w:adjustRightInd/>
        <w:spacing w:after="0" w:line="259" w:lineRule="auto"/>
        <w:contextualSpacing w:val="0"/>
        <w:textAlignment w:val="auto"/>
      </w:pPr>
      <w:r w:rsidRPr="005544C4">
        <w:t>Whether it is possible to simplify the RSI as frequency flat model, and under which condition(s) the dependency of the RSI on frequency can be ignored?</w:t>
      </w:r>
    </w:p>
    <w:p w14:paraId="5A8A0F05" w14:textId="77777777" w:rsidR="005544C4" w:rsidRPr="005544C4" w:rsidRDefault="005544C4" w:rsidP="00CF6E6D">
      <w:pPr>
        <w:pStyle w:val="ListParagraph"/>
        <w:numPr>
          <w:ilvl w:val="1"/>
          <w:numId w:val="326"/>
        </w:numPr>
        <w:overflowPunct/>
        <w:autoSpaceDE/>
        <w:autoSpaceDN/>
        <w:adjustRightInd/>
        <w:spacing w:after="0" w:line="259" w:lineRule="auto"/>
        <w:contextualSpacing w:val="0"/>
        <w:textAlignment w:val="auto"/>
      </w:pPr>
      <w:r w:rsidRPr="005544C4">
        <w:t xml:space="preserve">The feasibility of provided value range of </w:t>
      </w:r>
      <w:r w:rsidRPr="005544C4">
        <w:rPr>
          <w:bCs/>
        </w:rPr>
        <w:t>RSI</w:t>
      </w:r>
      <w:r w:rsidRPr="005544C4">
        <w:t xml:space="preserve"> regarding factors such as blocking, AGC, etc.</w:t>
      </w:r>
    </w:p>
    <w:p w14:paraId="7D6F19B1" w14:textId="77777777" w:rsidR="005544C4" w:rsidRPr="005544C4" w:rsidRDefault="005544C4" w:rsidP="00CF6E6D">
      <w:pPr>
        <w:pStyle w:val="ListParagraph"/>
        <w:numPr>
          <w:ilvl w:val="1"/>
          <w:numId w:val="326"/>
        </w:numPr>
        <w:overflowPunct/>
        <w:autoSpaceDE/>
        <w:autoSpaceDN/>
        <w:adjustRightInd/>
        <w:spacing w:after="0" w:line="259" w:lineRule="auto"/>
        <w:contextualSpacing w:val="0"/>
        <w:textAlignment w:val="auto"/>
      </w:pPr>
      <w:r w:rsidRPr="005544C4">
        <w:rPr>
          <w:bCs/>
        </w:rPr>
        <w:t xml:space="preserve">Does RSI have any dependency with </w:t>
      </w:r>
      <w:r w:rsidRPr="005544C4">
        <w:rPr>
          <w:iCs/>
        </w:rPr>
        <w:t>the following factors or any other factors? What are the dependencies?</w:t>
      </w:r>
    </w:p>
    <w:p w14:paraId="2A398434" w14:textId="77777777" w:rsidR="005544C4" w:rsidRPr="005544C4" w:rsidRDefault="005544C4" w:rsidP="00CF6E6D">
      <w:pPr>
        <w:pStyle w:val="ListParagraph"/>
        <w:numPr>
          <w:ilvl w:val="2"/>
          <w:numId w:val="326"/>
        </w:numPr>
        <w:overflowPunct/>
        <w:autoSpaceDE/>
        <w:autoSpaceDN/>
        <w:adjustRightInd/>
        <w:spacing w:after="0" w:line="259" w:lineRule="auto"/>
        <w:contextualSpacing w:val="0"/>
        <w:textAlignment w:val="auto"/>
      </w:pPr>
      <w:r w:rsidRPr="005544C4">
        <w:t>gNB’s antenna aspects, e.g., the assumed antenna architecture, the number of transmit chains and receive chains, etc.</w:t>
      </w:r>
    </w:p>
    <w:p w14:paraId="7B917DC1" w14:textId="77777777" w:rsidR="005544C4" w:rsidRPr="005544C4" w:rsidRDefault="005544C4" w:rsidP="00CF6E6D">
      <w:pPr>
        <w:pStyle w:val="ListParagraph"/>
        <w:numPr>
          <w:ilvl w:val="2"/>
          <w:numId w:val="326"/>
        </w:numPr>
        <w:overflowPunct/>
        <w:autoSpaceDE/>
        <w:autoSpaceDN/>
        <w:adjustRightInd/>
        <w:spacing w:after="0" w:line="259" w:lineRule="auto"/>
        <w:contextualSpacing w:val="0"/>
        <w:textAlignment w:val="auto"/>
      </w:pPr>
      <w:r w:rsidRPr="005544C4">
        <w:rPr>
          <w:iCs/>
        </w:rPr>
        <w:t xml:space="preserve">Frequency aspects, e.g., the frequency distance between the Tx </w:t>
      </w:r>
      <w:r w:rsidRPr="005544C4">
        <w:t>frequency unit</w:t>
      </w:r>
      <w:r w:rsidRPr="005544C4">
        <w:rPr>
          <w:i/>
        </w:rPr>
        <w:t xml:space="preserve"> m</w:t>
      </w:r>
      <w:r w:rsidRPr="005544C4">
        <w:rPr>
          <w:iCs/>
        </w:rPr>
        <w:t xml:space="preserve"> and the Rx </w:t>
      </w:r>
      <w:r w:rsidRPr="005544C4">
        <w:t>frequency unit</w:t>
      </w:r>
      <w:r w:rsidRPr="005544C4">
        <w:rPr>
          <w:i/>
        </w:rPr>
        <w:t xml:space="preserve"> n</w:t>
      </w:r>
      <w:r w:rsidRPr="005544C4">
        <w:rPr>
          <w:iCs/>
        </w:rPr>
        <w:t>,</w:t>
      </w:r>
      <w:r w:rsidRPr="005544C4">
        <w:rPr>
          <w:i/>
        </w:rPr>
        <w:t xml:space="preserve"> </w:t>
      </w:r>
      <w:r w:rsidRPr="005544C4">
        <w:rPr>
          <w:bCs/>
        </w:rPr>
        <w:t>the number of RBs allocated for DL transmission, etc.</w:t>
      </w:r>
    </w:p>
    <w:p w14:paraId="17923E2A" w14:textId="77777777" w:rsidR="005544C4" w:rsidRPr="005544C4" w:rsidRDefault="005544C4" w:rsidP="00CF6E6D">
      <w:pPr>
        <w:pStyle w:val="ListParagraph"/>
        <w:numPr>
          <w:ilvl w:val="2"/>
          <w:numId w:val="326"/>
        </w:numPr>
        <w:overflowPunct/>
        <w:autoSpaceDE/>
        <w:autoSpaceDN/>
        <w:adjustRightInd/>
        <w:spacing w:after="0" w:line="259" w:lineRule="auto"/>
        <w:contextualSpacing w:val="0"/>
        <w:textAlignment w:val="auto"/>
      </w:pPr>
      <w:r w:rsidRPr="005544C4">
        <w:t>Beam aspects, e.g., Tx/Rx beam-pair for FR1/FR2 especially for clutter echo, etc.</w:t>
      </w:r>
    </w:p>
    <w:p w14:paraId="60679E35" w14:textId="77777777" w:rsidR="005544C4" w:rsidRPr="005544C4" w:rsidRDefault="005544C4" w:rsidP="00CF6E6D">
      <w:pPr>
        <w:pStyle w:val="ListParagraph"/>
        <w:numPr>
          <w:ilvl w:val="0"/>
          <w:numId w:val="326"/>
        </w:numPr>
        <w:overflowPunct/>
        <w:autoSpaceDE/>
        <w:autoSpaceDN/>
        <w:adjustRightInd/>
        <w:spacing w:after="0" w:line="259" w:lineRule="auto"/>
        <w:contextualSpacing w:val="0"/>
        <w:textAlignment w:val="auto"/>
      </w:pPr>
      <w:r w:rsidRPr="005544C4">
        <w:t>Note: RAN1’s consideration on the frequency locations and sizes of SBFD DL subband and SBFD UL subband assumed in SBFD operation can be provided to RAN4.</w:t>
      </w:r>
    </w:p>
    <w:p w14:paraId="022D4601" w14:textId="77777777" w:rsidR="005544C4" w:rsidRPr="005544C4" w:rsidRDefault="005544C4" w:rsidP="005544C4">
      <w:pPr>
        <w:rPr>
          <w:rFonts w:ascii="Times New Roman" w:hAnsi="Times New Roman"/>
          <w:szCs w:val="20"/>
          <w:lang w:eastAsia="ko-KR"/>
        </w:rPr>
      </w:pPr>
    </w:p>
    <w:p w14:paraId="4311E562" w14:textId="77777777" w:rsidR="005544C4" w:rsidRPr="005544C4" w:rsidRDefault="005544C4" w:rsidP="005544C4">
      <w:pPr>
        <w:rPr>
          <w:rFonts w:ascii="Times New Roman" w:hAnsi="Times New Roman"/>
          <w:szCs w:val="20"/>
          <w:highlight w:val="green"/>
          <w:lang w:eastAsia="ko-KR"/>
        </w:rPr>
      </w:pPr>
      <w:r w:rsidRPr="005544C4">
        <w:rPr>
          <w:rFonts w:ascii="Times New Roman" w:hAnsi="Times New Roman"/>
          <w:szCs w:val="20"/>
          <w:highlight w:val="green"/>
          <w:lang w:eastAsia="ko-KR"/>
        </w:rPr>
        <w:t>Agreement</w:t>
      </w:r>
    </w:p>
    <w:p w14:paraId="2099B845" w14:textId="77777777" w:rsidR="005544C4" w:rsidRPr="005544C4" w:rsidRDefault="005544C4" w:rsidP="005544C4">
      <w:pPr>
        <w:rPr>
          <w:rFonts w:ascii="Times New Roman" w:hAnsi="Times New Roman"/>
          <w:szCs w:val="20"/>
        </w:rPr>
      </w:pPr>
      <w:bookmarkStart w:id="302" w:name="_Hlk103807408"/>
      <w:r w:rsidRPr="005544C4">
        <w:rPr>
          <w:rFonts w:ascii="Times New Roman" w:hAnsi="Times New Roman"/>
          <w:szCs w:val="20"/>
        </w:rPr>
        <w:t>For discussion of gNB-gNB and UE-UE co-channel inter-subband CLI modelling in system level simulation, RAN1 understands at least the following two aspects need to be considered:</w:t>
      </w:r>
    </w:p>
    <w:p w14:paraId="443EF679" w14:textId="77777777" w:rsidR="005544C4" w:rsidRPr="005544C4" w:rsidRDefault="005544C4" w:rsidP="00CF6E6D">
      <w:pPr>
        <w:pStyle w:val="ListParagraph"/>
        <w:numPr>
          <w:ilvl w:val="0"/>
          <w:numId w:val="327"/>
        </w:numPr>
        <w:overflowPunct/>
        <w:autoSpaceDE/>
        <w:autoSpaceDN/>
        <w:adjustRightInd/>
        <w:spacing w:after="0" w:line="259" w:lineRule="auto"/>
        <w:contextualSpacing w:val="0"/>
        <w:textAlignment w:val="auto"/>
        <w:rPr>
          <w:bCs/>
        </w:rPr>
      </w:pPr>
      <w:r w:rsidRPr="005544C4">
        <w:rPr>
          <w:b/>
        </w:rPr>
        <w:t xml:space="preserve">Aspect 1: </w:t>
      </w:r>
      <w:r w:rsidRPr="005544C4">
        <w:rPr>
          <w:bCs/>
        </w:rPr>
        <w:t>The unwanted emissions due to Tx non-linearity at the transmitter of the aggressor from the allocated RBs to the non-allocated RBs in the same carrier.</w:t>
      </w:r>
    </w:p>
    <w:p w14:paraId="3E825DC5" w14:textId="77777777" w:rsidR="005544C4" w:rsidRPr="005544C4" w:rsidRDefault="005544C4" w:rsidP="00CF6E6D">
      <w:pPr>
        <w:pStyle w:val="ListParagraph"/>
        <w:numPr>
          <w:ilvl w:val="0"/>
          <w:numId w:val="327"/>
        </w:numPr>
        <w:overflowPunct/>
        <w:autoSpaceDE/>
        <w:autoSpaceDN/>
        <w:adjustRightInd/>
        <w:spacing w:after="0" w:line="259" w:lineRule="auto"/>
        <w:contextualSpacing w:val="0"/>
        <w:textAlignment w:val="auto"/>
        <w:rPr>
          <w:bCs/>
        </w:rPr>
      </w:pPr>
      <w:r w:rsidRPr="005544C4">
        <w:rPr>
          <w:b/>
        </w:rPr>
        <w:t xml:space="preserve">Aspect 2: </w:t>
      </w:r>
      <w:r w:rsidRPr="005544C4">
        <w:rPr>
          <w:bCs/>
        </w:rPr>
        <w:t xml:space="preserve">The receiver selectivity at the victim to receive the desired signal in the allocated RBs in the presence of the unwanted signals at the non-allocated RBs. </w:t>
      </w:r>
      <w:r w:rsidRPr="005544C4">
        <w:t xml:space="preserve">(e.g. </w:t>
      </w:r>
      <w:r w:rsidRPr="005544C4">
        <w:rPr>
          <w:bCs/>
        </w:rPr>
        <w:t>receiver blocking at the victim, overload of the receiver dynamic range, etc)</w:t>
      </w:r>
    </w:p>
    <w:p w14:paraId="2A5411EE" w14:textId="77777777" w:rsidR="005544C4" w:rsidRPr="005544C4" w:rsidRDefault="005544C4" w:rsidP="00CF6E6D">
      <w:pPr>
        <w:pStyle w:val="ListParagraph"/>
        <w:numPr>
          <w:ilvl w:val="0"/>
          <w:numId w:val="327"/>
        </w:numPr>
        <w:rPr>
          <w:bCs/>
        </w:rPr>
      </w:pPr>
      <w:r w:rsidRPr="005544C4">
        <w:rPr>
          <w:bCs/>
        </w:rPr>
        <w:t xml:space="preserve">The following questions should be asked to RAN4: </w:t>
      </w:r>
    </w:p>
    <w:p w14:paraId="7640963F" w14:textId="77777777" w:rsidR="005544C4" w:rsidRPr="005544C4" w:rsidRDefault="005544C4" w:rsidP="00CF6E6D">
      <w:pPr>
        <w:pStyle w:val="ListParagraph"/>
        <w:numPr>
          <w:ilvl w:val="0"/>
          <w:numId w:val="327"/>
        </w:numPr>
        <w:overflowPunct/>
        <w:autoSpaceDE/>
        <w:autoSpaceDN/>
        <w:adjustRightInd/>
        <w:spacing w:after="0" w:line="259" w:lineRule="auto"/>
        <w:contextualSpacing w:val="0"/>
        <w:textAlignment w:val="auto"/>
        <w:rPr>
          <w:bCs/>
        </w:rPr>
      </w:pPr>
      <w:r w:rsidRPr="005544C4">
        <w:rPr>
          <w:bCs/>
        </w:rPr>
        <w:t xml:space="preserve">Whether it is feasible to consider the above two aspects for </w:t>
      </w:r>
      <w:r w:rsidRPr="005544C4">
        <w:t>gNB-gNB and UE-UE co-channel inter-subband CLI modelling in system level simulation? Are there any other aspects should also be taken into account?</w:t>
      </w:r>
    </w:p>
    <w:p w14:paraId="26D0F755" w14:textId="77777777" w:rsidR="005544C4" w:rsidRPr="005544C4" w:rsidRDefault="005544C4" w:rsidP="00CF6E6D">
      <w:pPr>
        <w:pStyle w:val="ListParagraph"/>
        <w:numPr>
          <w:ilvl w:val="0"/>
          <w:numId w:val="327"/>
        </w:numPr>
        <w:overflowPunct/>
        <w:autoSpaceDE/>
        <w:autoSpaceDN/>
        <w:adjustRightInd/>
        <w:spacing w:after="0" w:line="259" w:lineRule="auto"/>
        <w:contextualSpacing w:val="0"/>
        <w:textAlignment w:val="auto"/>
        <w:rPr>
          <w:bCs/>
        </w:rPr>
      </w:pPr>
      <w:r w:rsidRPr="005544C4">
        <w:rPr>
          <w:bCs/>
        </w:rPr>
        <w:t xml:space="preserve">For a specific pair of DL frequency unit </w:t>
      </w:r>
      <w:r w:rsidRPr="005544C4">
        <w:rPr>
          <w:bCs/>
          <w:i/>
          <w:iCs/>
        </w:rPr>
        <w:t xml:space="preserve">m </w:t>
      </w:r>
      <w:r w:rsidRPr="005544C4">
        <w:rPr>
          <w:bCs/>
        </w:rPr>
        <w:t xml:space="preserve">(e.g., </w:t>
      </w:r>
      <w:r w:rsidRPr="005544C4">
        <w:t xml:space="preserve">subband/RB </w:t>
      </w:r>
      <w:r w:rsidRPr="005544C4">
        <w:rPr>
          <w:i/>
          <w:iCs/>
        </w:rPr>
        <w:t>m</w:t>
      </w:r>
      <w:r w:rsidRPr="005544C4">
        <w:rPr>
          <w:bCs/>
        </w:rPr>
        <w:t xml:space="preserve">) and UL frequency unit </w:t>
      </w:r>
      <w:r w:rsidRPr="005544C4">
        <w:rPr>
          <w:bCs/>
          <w:i/>
          <w:iCs/>
        </w:rPr>
        <w:t>n</w:t>
      </w:r>
      <w:r w:rsidRPr="005544C4">
        <w:rPr>
          <w:bCs/>
        </w:rPr>
        <w:t xml:space="preserve"> (e.g., </w:t>
      </w:r>
      <w:r w:rsidRPr="005544C4">
        <w:t xml:space="preserve">subband/RB </w:t>
      </w:r>
      <w:r w:rsidRPr="005544C4">
        <w:rPr>
          <w:i/>
          <w:iCs/>
        </w:rPr>
        <w:t>n</w:t>
      </w:r>
      <w:r w:rsidRPr="005544C4">
        <w:rPr>
          <w:bCs/>
        </w:rPr>
        <w:t xml:space="preserve">) of gNB-gNB link, where the DL frequency unit </w:t>
      </w:r>
      <w:r w:rsidRPr="005544C4">
        <w:rPr>
          <w:bCs/>
          <w:i/>
          <w:iCs/>
        </w:rPr>
        <w:t>m</w:t>
      </w:r>
      <w:r w:rsidRPr="005544C4">
        <w:rPr>
          <w:bCs/>
        </w:rPr>
        <w:t xml:space="preserve"> and UL frequency unit </w:t>
      </w:r>
      <w:r w:rsidRPr="005544C4">
        <w:rPr>
          <w:bCs/>
          <w:i/>
          <w:iCs/>
        </w:rPr>
        <w:t>n</w:t>
      </w:r>
      <w:r w:rsidRPr="005544C4">
        <w:rPr>
          <w:bCs/>
        </w:rPr>
        <w:t xml:space="preserve"> are in the same carrier and non-overlapping in frequency, and assuming the aggressor gNB transmits on the DL frequency unit </w:t>
      </w:r>
      <w:r w:rsidRPr="005544C4">
        <w:rPr>
          <w:bCs/>
          <w:i/>
          <w:iCs/>
        </w:rPr>
        <w:t>m</w:t>
      </w:r>
      <w:r w:rsidRPr="005544C4">
        <w:rPr>
          <w:bCs/>
        </w:rPr>
        <w:t xml:space="preserve"> and the victim gNB receives on the UL frequency unit </w:t>
      </w:r>
      <w:r w:rsidRPr="005544C4">
        <w:rPr>
          <w:bCs/>
          <w:i/>
          <w:iCs/>
        </w:rPr>
        <w:t>n</w:t>
      </w:r>
      <w:r w:rsidRPr="005544C4">
        <w:rPr>
          <w:bCs/>
        </w:rPr>
        <w:t xml:space="preserve">, </w:t>
      </w:r>
    </w:p>
    <w:p w14:paraId="39AD48E1" w14:textId="77777777" w:rsidR="005544C4" w:rsidRPr="005544C4" w:rsidRDefault="005544C4" w:rsidP="00CF6E6D">
      <w:pPr>
        <w:pStyle w:val="ListParagraph"/>
        <w:numPr>
          <w:ilvl w:val="1"/>
          <w:numId w:val="327"/>
        </w:numPr>
        <w:overflowPunct/>
        <w:autoSpaceDE/>
        <w:autoSpaceDN/>
        <w:adjustRightInd/>
        <w:spacing w:after="0" w:line="259" w:lineRule="auto"/>
        <w:contextualSpacing w:val="0"/>
        <w:textAlignment w:val="auto"/>
        <w:rPr>
          <w:bCs/>
        </w:rPr>
      </w:pPr>
      <w:r w:rsidRPr="005544C4">
        <w:rPr>
          <w:bCs/>
        </w:rPr>
        <w:t xml:space="preserve">How to model the interference from DL frequency unit </w:t>
      </w:r>
      <w:r w:rsidRPr="005544C4">
        <w:rPr>
          <w:bCs/>
          <w:i/>
          <w:iCs/>
        </w:rPr>
        <w:t>m</w:t>
      </w:r>
      <w:r w:rsidRPr="005544C4">
        <w:rPr>
          <w:bCs/>
        </w:rPr>
        <w:t xml:space="preserve"> to UL frequency unit </w:t>
      </w:r>
      <w:r w:rsidRPr="005544C4">
        <w:rPr>
          <w:bCs/>
          <w:i/>
          <w:iCs/>
        </w:rPr>
        <w:t>n</w:t>
      </w:r>
      <w:r w:rsidRPr="005544C4">
        <w:rPr>
          <w:bCs/>
        </w:rPr>
        <w:t xml:space="preserve"> due to Aspect 1 (defined above) at the gNB transmitter?</w:t>
      </w:r>
    </w:p>
    <w:p w14:paraId="47D1A0C7" w14:textId="77777777" w:rsidR="005544C4" w:rsidRPr="005544C4" w:rsidRDefault="005544C4" w:rsidP="00CF6E6D">
      <w:pPr>
        <w:pStyle w:val="ListParagraph"/>
        <w:numPr>
          <w:ilvl w:val="1"/>
          <w:numId w:val="327"/>
        </w:numPr>
        <w:overflowPunct/>
        <w:autoSpaceDE/>
        <w:autoSpaceDN/>
        <w:adjustRightInd/>
        <w:spacing w:after="0" w:line="259" w:lineRule="auto"/>
        <w:contextualSpacing w:val="0"/>
        <w:textAlignment w:val="auto"/>
        <w:rPr>
          <w:bCs/>
        </w:rPr>
      </w:pPr>
      <w:r w:rsidRPr="005544C4">
        <w:rPr>
          <w:bCs/>
        </w:rPr>
        <w:lastRenderedPageBreak/>
        <w:t xml:space="preserve">How to model the interference from DL frequency unit </w:t>
      </w:r>
      <w:r w:rsidRPr="005544C4">
        <w:rPr>
          <w:bCs/>
          <w:i/>
          <w:iCs/>
        </w:rPr>
        <w:t>m</w:t>
      </w:r>
      <w:r w:rsidRPr="005544C4">
        <w:rPr>
          <w:bCs/>
        </w:rPr>
        <w:t xml:space="preserve"> to UL frequency unit </w:t>
      </w:r>
      <w:r w:rsidRPr="005544C4">
        <w:rPr>
          <w:bCs/>
          <w:i/>
          <w:iCs/>
        </w:rPr>
        <w:t>n</w:t>
      </w:r>
      <w:r w:rsidRPr="005544C4">
        <w:rPr>
          <w:bCs/>
        </w:rPr>
        <w:t xml:space="preserve"> due to Aspect 2</w:t>
      </w:r>
      <w:r w:rsidRPr="005544C4">
        <w:rPr>
          <w:bCs/>
          <w:color w:val="FF0000"/>
        </w:rPr>
        <w:t xml:space="preserve"> </w:t>
      </w:r>
      <w:r w:rsidRPr="005544C4">
        <w:rPr>
          <w:bCs/>
        </w:rPr>
        <w:t>(defined above) at the gNB receiver?</w:t>
      </w:r>
    </w:p>
    <w:p w14:paraId="5011BF3E" w14:textId="77777777" w:rsidR="005544C4" w:rsidRPr="005544C4" w:rsidRDefault="005544C4" w:rsidP="00CF6E6D">
      <w:pPr>
        <w:pStyle w:val="ListParagraph"/>
        <w:numPr>
          <w:ilvl w:val="1"/>
          <w:numId w:val="327"/>
        </w:numPr>
        <w:overflowPunct/>
        <w:autoSpaceDE/>
        <w:autoSpaceDN/>
        <w:adjustRightInd/>
        <w:spacing w:after="0" w:line="259" w:lineRule="auto"/>
        <w:contextualSpacing w:val="0"/>
        <w:textAlignment w:val="auto"/>
        <w:rPr>
          <w:bCs/>
        </w:rPr>
      </w:pPr>
      <w:r w:rsidRPr="005544C4">
        <w:rPr>
          <w:bCs/>
        </w:rPr>
        <w:t xml:space="preserve">How to model the above interferences </w:t>
      </w:r>
      <w:r w:rsidRPr="005544C4">
        <w:t>for the following two cases</w:t>
      </w:r>
      <w:r w:rsidRPr="005544C4">
        <w:rPr>
          <w:bCs/>
        </w:rPr>
        <w:t>:</w:t>
      </w:r>
    </w:p>
    <w:p w14:paraId="53E29C44" w14:textId="77777777" w:rsidR="005544C4" w:rsidRPr="005544C4" w:rsidRDefault="005544C4" w:rsidP="00CF6E6D">
      <w:pPr>
        <w:pStyle w:val="ListParagraph"/>
        <w:numPr>
          <w:ilvl w:val="2"/>
          <w:numId w:val="327"/>
        </w:numPr>
        <w:overflowPunct/>
        <w:autoSpaceDE/>
        <w:autoSpaceDN/>
        <w:adjustRightInd/>
        <w:spacing w:after="0" w:line="259" w:lineRule="auto"/>
        <w:contextualSpacing w:val="0"/>
        <w:textAlignment w:val="auto"/>
        <w:rPr>
          <w:bCs/>
        </w:rPr>
      </w:pPr>
      <w:r w:rsidRPr="005544C4">
        <w:rPr>
          <w:bCs/>
        </w:rPr>
        <w:t>inter-site gNB-gNB co-channel inter-subband CLI</w:t>
      </w:r>
    </w:p>
    <w:p w14:paraId="3791C860" w14:textId="77777777" w:rsidR="005544C4" w:rsidRPr="005544C4" w:rsidRDefault="005544C4" w:rsidP="00CF6E6D">
      <w:pPr>
        <w:pStyle w:val="ListParagraph"/>
        <w:numPr>
          <w:ilvl w:val="2"/>
          <w:numId w:val="327"/>
        </w:numPr>
        <w:overflowPunct/>
        <w:autoSpaceDE/>
        <w:autoSpaceDN/>
        <w:adjustRightInd/>
        <w:spacing w:after="0" w:line="259" w:lineRule="auto"/>
        <w:contextualSpacing w:val="0"/>
        <w:textAlignment w:val="auto"/>
        <w:rPr>
          <w:bCs/>
        </w:rPr>
      </w:pPr>
      <w:r w:rsidRPr="005544C4">
        <w:rPr>
          <w:bCs/>
        </w:rPr>
        <w:t>co-site inter-sector co-channel inter-subband CLI</w:t>
      </w:r>
    </w:p>
    <w:p w14:paraId="6EC0E563" w14:textId="77777777" w:rsidR="005544C4" w:rsidRPr="005544C4" w:rsidRDefault="005544C4" w:rsidP="00CF6E6D">
      <w:pPr>
        <w:pStyle w:val="ListParagraph"/>
        <w:numPr>
          <w:ilvl w:val="0"/>
          <w:numId w:val="327"/>
        </w:numPr>
        <w:overflowPunct/>
        <w:autoSpaceDE/>
        <w:autoSpaceDN/>
        <w:adjustRightInd/>
        <w:spacing w:after="0" w:line="259" w:lineRule="auto"/>
        <w:contextualSpacing w:val="0"/>
        <w:textAlignment w:val="auto"/>
        <w:rPr>
          <w:bCs/>
        </w:rPr>
      </w:pPr>
      <w:r w:rsidRPr="005544C4">
        <w:rPr>
          <w:bCs/>
        </w:rPr>
        <w:t xml:space="preserve">For a specific pair of DL frequency unit </w:t>
      </w:r>
      <w:r w:rsidRPr="005544C4">
        <w:rPr>
          <w:bCs/>
          <w:i/>
          <w:iCs/>
        </w:rPr>
        <w:t xml:space="preserve">m </w:t>
      </w:r>
      <w:r w:rsidRPr="005544C4">
        <w:rPr>
          <w:bCs/>
        </w:rPr>
        <w:t xml:space="preserve">(e.g., </w:t>
      </w:r>
      <w:r w:rsidRPr="005544C4">
        <w:t xml:space="preserve">subband/RB </w:t>
      </w:r>
      <w:r w:rsidRPr="005544C4">
        <w:rPr>
          <w:i/>
          <w:iCs/>
        </w:rPr>
        <w:t>m</w:t>
      </w:r>
      <w:r w:rsidRPr="005544C4">
        <w:rPr>
          <w:bCs/>
        </w:rPr>
        <w:t xml:space="preserve">) and UL frequency unit </w:t>
      </w:r>
      <w:r w:rsidRPr="005544C4">
        <w:rPr>
          <w:bCs/>
          <w:i/>
          <w:iCs/>
        </w:rPr>
        <w:t>n</w:t>
      </w:r>
      <w:r w:rsidRPr="005544C4">
        <w:rPr>
          <w:bCs/>
        </w:rPr>
        <w:t xml:space="preserve"> (e.g., </w:t>
      </w:r>
      <w:r w:rsidRPr="005544C4">
        <w:t xml:space="preserve">subband/RB </w:t>
      </w:r>
      <w:r w:rsidRPr="005544C4">
        <w:rPr>
          <w:i/>
          <w:iCs/>
        </w:rPr>
        <w:t>n</w:t>
      </w:r>
      <w:r w:rsidRPr="005544C4">
        <w:rPr>
          <w:bCs/>
        </w:rPr>
        <w:t xml:space="preserve">) of UE-UE link, where the DL frequency unit </w:t>
      </w:r>
      <w:r w:rsidRPr="005544C4">
        <w:rPr>
          <w:bCs/>
          <w:i/>
          <w:iCs/>
        </w:rPr>
        <w:t>m</w:t>
      </w:r>
      <w:r w:rsidRPr="005544C4">
        <w:rPr>
          <w:bCs/>
        </w:rPr>
        <w:t xml:space="preserve"> and UL frequency unit </w:t>
      </w:r>
      <w:r w:rsidRPr="005544C4">
        <w:rPr>
          <w:bCs/>
          <w:i/>
          <w:iCs/>
        </w:rPr>
        <w:t>n</w:t>
      </w:r>
      <w:r w:rsidRPr="005544C4">
        <w:rPr>
          <w:bCs/>
        </w:rPr>
        <w:t xml:space="preserve"> are in the same carrier and non-overlapping in frequency, and assuming the aggressor UE transmits on the UL frequency unit </w:t>
      </w:r>
      <w:r w:rsidRPr="005544C4">
        <w:rPr>
          <w:bCs/>
          <w:i/>
          <w:iCs/>
        </w:rPr>
        <w:t>n</w:t>
      </w:r>
      <w:r w:rsidRPr="005544C4">
        <w:rPr>
          <w:bCs/>
        </w:rPr>
        <w:t xml:space="preserve"> and the victim UE receives on the DL frequency unit </w:t>
      </w:r>
      <w:r w:rsidRPr="005544C4">
        <w:rPr>
          <w:bCs/>
          <w:i/>
          <w:iCs/>
        </w:rPr>
        <w:t>m</w:t>
      </w:r>
      <w:r w:rsidRPr="005544C4">
        <w:rPr>
          <w:bCs/>
        </w:rPr>
        <w:t xml:space="preserve">, </w:t>
      </w:r>
    </w:p>
    <w:p w14:paraId="792CF0FC" w14:textId="77777777" w:rsidR="005544C4" w:rsidRPr="005544C4" w:rsidRDefault="005544C4" w:rsidP="00CF6E6D">
      <w:pPr>
        <w:pStyle w:val="ListParagraph"/>
        <w:numPr>
          <w:ilvl w:val="1"/>
          <w:numId w:val="327"/>
        </w:numPr>
        <w:overflowPunct/>
        <w:autoSpaceDE/>
        <w:autoSpaceDN/>
        <w:adjustRightInd/>
        <w:spacing w:after="0" w:line="259" w:lineRule="auto"/>
        <w:contextualSpacing w:val="0"/>
        <w:textAlignment w:val="auto"/>
        <w:rPr>
          <w:bCs/>
        </w:rPr>
      </w:pPr>
      <w:r w:rsidRPr="005544C4">
        <w:rPr>
          <w:bCs/>
        </w:rPr>
        <w:t xml:space="preserve">How to model the interference from UL frequency unit </w:t>
      </w:r>
      <w:r w:rsidRPr="005544C4">
        <w:rPr>
          <w:bCs/>
          <w:i/>
          <w:iCs/>
        </w:rPr>
        <w:t>n</w:t>
      </w:r>
      <w:r w:rsidRPr="005544C4">
        <w:rPr>
          <w:bCs/>
        </w:rPr>
        <w:t xml:space="preserve"> to DL frequency unit </w:t>
      </w:r>
      <w:r w:rsidRPr="005544C4">
        <w:rPr>
          <w:bCs/>
          <w:i/>
          <w:iCs/>
        </w:rPr>
        <w:t>m</w:t>
      </w:r>
      <w:r w:rsidRPr="005544C4">
        <w:rPr>
          <w:bCs/>
        </w:rPr>
        <w:t xml:space="preserve"> due to Aspect 1 (defined above) at the UE transmitter?</w:t>
      </w:r>
    </w:p>
    <w:p w14:paraId="4C25F4A6" w14:textId="77777777" w:rsidR="005544C4" w:rsidRPr="005544C4" w:rsidRDefault="005544C4" w:rsidP="00CF6E6D">
      <w:pPr>
        <w:pStyle w:val="ListParagraph"/>
        <w:numPr>
          <w:ilvl w:val="1"/>
          <w:numId w:val="327"/>
        </w:numPr>
        <w:overflowPunct/>
        <w:autoSpaceDE/>
        <w:autoSpaceDN/>
        <w:adjustRightInd/>
        <w:spacing w:after="0" w:line="259" w:lineRule="auto"/>
        <w:contextualSpacing w:val="0"/>
        <w:textAlignment w:val="auto"/>
        <w:rPr>
          <w:bCs/>
        </w:rPr>
      </w:pPr>
      <w:r w:rsidRPr="005544C4">
        <w:rPr>
          <w:bCs/>
        </w:rPr>
        <w:t xml:space="preserve">How to model the interference from UL frequency unit </w:t>
      </w:r>
      <w:r w:rsidRPr="005544C4">
        <w:rPr>
          <w:bCs/>
          <w:i/>
          <w:iCs/>
        </w:rPr>
        <w:t>n</w:t>
      </w:r>
      <w:r w:rsidRPr="005544C4">
        <w:rPr>
          <w:bCs/>
        </w:rPr>
        <w:t xml:space="preserve"> to DL frequency unit </w:t>
      </w:r>
      <w:r w:rsidRPr="005544C4">
        <w:rPr>
          <w:bCs/>
          <w:i/>
          <w:iCs/>
        </w:rPr>
        <w:t>m</w:t>
      </w:r>
      <w:r w:rsidRPr="005544C4">
        <w:rPr>
          <w:bCs/>
        </w:rPr>
        <w:t xml:space="preserve"> due to Aspect 2</w:t>
      </w:r>
      <w:r w:rsidRPr="005544C4">
        <w:rPr>
          <w:bCs/>
          <w:color w:val="FF0000"/>
        </w:rPr>
        <w:t xml:space="preserve"> </w:t>
      </w:r>
      <w:r w:rsidRPr="005544C4">
        <w:rPr>
          <w:bCs/>
        </w:rPr>
        <w:t>at the UE receiver?</w:t>
      </w:r>
    </w:p>
    <w:p w14:paraId="67275CF1" w14:textId="77777777" w:rsidR="005544C4" w:rsidRPr="005544C4" w:rsidRDefault="005544C4" w:rsidP="005544C4">
      <w:pPr>
        <w:rPr>
          <w:rFonts w:ascii="Times New Roman" w:hAnsi="Times New Roman"/>
          <w:szCs w:val="20"/>
        </w:rPr>
      </w:pPr>
      <w:r w:rsidRPr="005544C4">
        <w:rPr>
          <w:rFonts w:ascii="Times New Roman" w:hAnsi="Times New Roman"/>
          <w:bCs/>
          <w:szCs w:val="20"/>
        </w:rPr>
        <w:t>FFS: Usage of the above model provided by RAN4 in the evaluation</w:t>
      </w:r>
    </w:p>
    <w:bookmarkEnd w:id="302"/>
    <w:p w14:paraId="76732AAC" w14:textId="77777777" w:rsidR="005544C4" w:rsidRPr="005544C4" w:rsidRDefault="005544C4" w:rsidP="005544C4">
      <w:pPr>
        <w:rPr>
          <w:rFonts w:ascii="Times New Roman" w:hAnsi="Times New Roman"/>
          <w:szCs w:val="20"/>
          <w:lang w:eastAsia="ko-KR"/>
        </w:rPr>
      </w:pPr>
    </w:p>
    <w:p w14:paraId="3B38F727" w14:textId="77777777" w:rsidR="005544C4" w:rsidRPr="005544C4" w:rsidRDefault="005544C4" w:rsidP="005544C4">
      <w:pPr>
        <w:rPr>
          <w:rFonts w:ascii="Times New Roman" w:hAnsi="Times New Roman"/>
          <w:szCs w:val="20"/>
          <w:highlight w:val="green"/>
          <w:lang w:eastAsia="ko-KR"/>
        </w:rPr>
      </w:pPr>
      <w:r w:rsidRPr="005544C4">
        <w:rPr>
          <w:rFonts w:ascii="Times New Roman" w:hAnsi="Times New Roman"/>
          <w:szCs w:val="20"/>
          <w:highlight w:val="green"/>
          <w:lang w:eastAsia="ko-KR"/>
        </w:rPr>
        <w:t>Agreement</w:t>
      </w:r>
    </w:p>
    <w:p w14:paraId="136E77F3" w14:textId="77777777" w:rsidR="005544C4" w:rsidRPr="005544C4" w:rsidRDefault="005544C4" w:rsidP="005544C4">
      <w:pPr>
        <w:rPr>
          <w:rFonts w:ascii="Times New Roman" w:hAnsi="Times New Roman"/>
          <w:iCs/>
          <w:szCs w:val="20"/>
        </w:rPr>
      </w:pPr>
      <w:r w:rsidRPr="005544C4">
        <w:rPr>
          <w:rFonts w:ascii="Times New Roman" w:hAnsi="Times New Roman"/>
          <w:iCs/>
          <w:szCs w:val="20"/>
        </w:rPr>
        <w:t>At least the following metrics are considered for SBFD and dynamic/flexible TDD evaluation.</w:t>
      </w:r>
    </w:p>
    <w:p w14:paraId="0FFC6485" w14:textId="77777777" w:rsidR="005544C4" w:rsidRPr="005544C4" w:rsidRDefault="005544C4" w:rsidP="00CF6E6D">
      <w:pPr>
        <w:pStyle w:val="ListParagraph"/>
        <w:numPr>
          <w:ilvl w:val="0"/>
          <w:numId w:val="328"/>
        </w:numPr>
        <w:overflowPunct/>
        <w:autoSpaceDE/>
        <w:autoSpaceDN/>
        <w:adjustRightInd/>
        <w:spacing w:after="0" w:line="259" w:lineRule="auto"/>
        <w:contextualSpacing w:val="0"/>
        <w:textAlignment w:val="auto"/>
        <w:rPr>
          <w:iCs/>
          <w:color w:val="000000"/>
        </w:rPr>
      </w:pPr>
      <w:r w:rsidRPr="005544C4">
        <w:rPr>
          <w:iCs/>
          <w:color w:val="000000"/>
        </w:rPr>
        <w:t>DL/UL UPT or user throughput (CDF or {mean, 5%, 50%, 95%}) using SLS</w:t>
      </w:r>
    </w:p>
    <w:p w14:paraId="60A9017B" w14:textId="77777777" w:rsidR="005544C4" w:rsidRPr="005544C4" w:rsidRDefault="005544C4" w:rsidP="00CF6E6D">
      <w:pPr>
        <w:pStyle w:val="ListParagraph"/>
        <w:numPr>
          <w:ilvl w:val="0"/>
          <w:numId w:val="328"/>
        </w:numPr>
        <w:overflowPunct/>
        <w:autoSpaceDE/>
        <w:autoSpaceDN/>
        <w:adjustRightInd/>
        <w:spacing w:after="0" w:line="259" w:lineRule="auto"/>
        <w:contextualSpacing w:val="0"/>
        <w:textAlignment w:val="auto"/>
        <w:rPr>
          <w:iCs/>
          <w:color w:val="000000"/>
        </w:rPr>
      </w:pPr>
      <w:r w:rsidRPr="005544C4">
        <w:rPr>
          <w:iCs/>
          <w:color w:val="000000"/>
        </w:rPr>
        <w:t>Latency (CDF or {mean, 5%, 50%, 95%}) using SLS</w:t>
      </w:r>
    </w:p>
    <w:p w14:paraId="4EAAAA3E" w14:textId="77777777" w:rsidR="005544C4" w:rsidRPr="005544C4" w:rsidRDefault="005544C4" w:rsidP="00CF6E6D">
      <w:pPr>
        <w:pStyle w:val="ListParagraph"/>
        <w:numPr>
          <w:ilvl w:val="0"/>
          <w:numId w:val="328"/>
        </w:numPr>
        <w:overflowPunct/>
        <w:autoSpaceDE/>
        <w:autoSpaceDN/>
        <w:adjustRightInd/>
        <w:spacing w:after="0" w:line="259" w:lineRule="auto"/>
        <w:contextualSpacing w:val="0"/>
        <w:textAlignment w:val="auto"/>
        <w:rPr>
          <w:iCs/>
          <w:color w:val="000000"/>
        </w:rPr>
      </w:pPr>
      <w:r w:rsidRPr="005544C4">
        <w:rPr>
          <w:iCs/>
          <w:color w:val="000000"/>
        </w:rPr>
        <w:t>Resource utilization using SLS</w:t>
      </w:r>
    </w:p>
    <w:p w14:paraId="0451EF35" w14:textId="77777777" w:rsidR="005544C4" w:rsidRPr="005544C4" w:rsidRDefault="005544C4" w:rsidP="00CF6E6D">
      <w:pPr>
        <w:pStyle w:val="ListParagraph"/>
        <w:numPr>
          <w:ilvl w:val="0"/>
          <w:numId w:val="328"/>
        </w:numPr>
        <w:overflowPunct/>
        <w:autoSpaceDE/>
        <w:autoSpaceDN/>
        <w:adjustRightInd/>
        <w:spacing w:after="0" w:line="259" w:lineRule="auto"/>
        <w:contextualSpacing w:val="0"/>
        <w:textAlignment w:val="auto"/>
        <w:rPr>
          <w:iCs/>
          <w:color w:val="000000"/>
        </w:rPr>
      </w:pPr>
      <w:bookmarkStart w:id="303" w:name="_Hlk103784556"/>
      <w:r w:rsidRPr="005544C4">
        <w:rPr>
          <w:iCs/>
          <w:color w:val="000000"/>
        </w:rPr>
        <w:t xml:space="preserve">DL/UL received SINR </w:t>
      </w:r>
      <w:bookmarkEnd w:id="303"/>
      <w:r w:rsidRPr="005544C4">
        <w:rPr>
          <w:iCs/>
          <w:color w:val="000000"/>
        </w:rPr>
        <w:t>using SLS</w:t>
      </w:r>
    </w:p>
    <w:p w14:paraId="56528032" w14:textId="77777777" w:rsidR="005544C4" w:rsidRPr="005544C4" w:rsidRDefault="005544C4" w:rsidP="00CF6E6D">
      <w:pPr>
        <w:pStyle w:val="ListParagraph"/>
        <w:numPr>
          <w:ilvl w:val="0"/>
          <w:numId w:val="328"/>
        </w:numPr>
        <w:overflowPunct/>
        <w:autoSpaceDE/>
        <w:autoSpaceDN/>
        <w:adjustRightInd/>
        <w:spacing w:after="0" w:line="259" w:lineRule="auto"/>
        <w:contextualSpacing w:val="0"/>
        <w:textAlignment w:val="auto"/>
        <w:rPr>
          <w:iCs/>
        </w:rPr>
      </w:pPr>
      <w:r w:rsidRPr="005544C4">
        <w:rPr>
          <w:iCs/>
        </w:rPr>
        <w:t>Coverage metric</w:t>
      </w:r>
    </w:p>
    <w:p w14:paraId="360CE3FE" w14:textId="77777777" w:rsidR="005544C4" w:rsidRPr="005544C4" w:rsidRDefault="005544C4" w:rsidP="00CF6E6D">
      <w:pPr>
        <w:pStyle w:val="ListParagraph"/>
        <w:numPr>
          <w:ilvl w:val="1"/>
          <w:numId w:val="328"/>
        </w:numPr>
        <w:overflowPunct/>
        <w:autoSpaceDE/>
        <w:autoSpaceDN/>
        <w:adjustRightInd/>
        <w:spacing w:after="0" w:line="259" w:lineRule="auto"/>
        <w:contextualSpacing w:val="0"/>
        <w:textAlignment w:val="auto"/>
        <w:rPr>
          <w:iCs/>
        </w:rPr>
      </w:pPr>
      <w:r w:rsidRPr="005544C4">
        <w:rPr>
          <w:iCs/>
        </w:rPr>
        <w:t>FFS: MPL to achieve a certain bit rate in UL and DL</w:t>
      </w:r>
    </w:p>
    <w:p w14:paraId="27935B58" w14:textId="77777777" w:rsidR="005544C4" w:rsidRPr="005544C4" w:rsidRDefault="005544C4" w:rsidP="00CF6E6D">
      <w:pPr>
        <w:pStyle w:val="ListParagraph"/>
        <w:numPr>
          <w:ilvl w:val="0"/>
          <w:numId w:val="328"/>
        </w:numPr>
        <w:overflowPunct/>
        <w:autoSpaceDE/>
        <w:autoSpaceDN/>
        <w:adjustRightInd/>
        <w:spacing w:after="0" w:line="259" w:lineRule="auto"/>
        <w:contextualSpacing w:val="0"/>
        <w:textAlignment w:val="auto"/>
        <w:rPr>
          <w:iCs/>
          <w:color w:val="000000"/>
        </w:rPr>
      </w:pPr>
      <w:r w:rsidRPr="005544C4">
        <w:rPr>
          <w:iCs/>
          <w:color w:val="000000"/>
        </w:rPr>
        <w:t>FFS: definitions of the above metrics</w:t>
      </w:r>
    </w:p>
    <w:p w14:paraId="5B24112A" w14:textId="77777777" w:rsidR="005544C4" w:rsidRPr="005544C4" w:rsidRDefault="005544C4" w:rsidP="00CF6E6D">
      <w:pPr>
        <w:pStyle w:val="ListParagraph"/>
        <w:numPr>
          <w:ilvl w:val="0"/>
          <w:numId w:val="328"/>
        </w:numPr>
        <w:overflowPunct/>
        <w:autoSpaceDE/>
        <w:autoSpaceDN/>
        <w:adjustRightInd/>
        <w:spacing w:after="0" w:line="259" w:lineRule="auto"/>
        <w:contextualSpacing w:val="0"/>
        <w:textAlignment w:val="auto"/>
        <w:rPr>
          <w:iCs/>
          <w:color w:val="000000"/>
        </w:rPr>
      </w:pPr>
      <w:r w:rsidRPr="005544C4">
        <w:rPr>
          <w:iCs/>
          <w:color w:val="000000"/>
        </w:rPr>
        <w:t>FFS: other metrics</w:t>
      </w:r>
    </w:p>
    <w:p w14:paraId="28DFA98E" w14:textId="77777777" w:rsidR="005544C4" w:rsidRPr="005544C4" w:rsidRDefault="005544C4" w:rsidP="005544C4">
      <w:pPr>
        <w:rPr>
          <w:rFonts w:ascii="Times New Roman" w:hAnsi="Times New Roman"/>
          <w:szCs w:val="20"/>
          <w:lang w:eastAsia="ko-KR"/>
        </w:rPr>
      </w:pPr>
    </w:p>
    <w:p w14:paraId="27787AF6" w14:textId="77777777" w:rsidR="005544C4" w:rsidRPr="005544C4" w:rsidRDefault="005544C4" w:rsidP="005544C4">
      <w:pPr>
        <w:rPr>
          <w:rFonts w:ascii="Times New Roman" w:hAnsi="Times New Roman"/>
          <w:szCs w:val="20"/>
          <w:highlight w:val="green"/>
          <w:lang w:eastAsia="ko-KR"/>
        </w:rPr>
      </w:pPr>
      <w:r w:rsidRPr="005544C4">
        <w:rPr>
          <w:rFonts w:ascii="Times New Roman" w:hAnsi="Times New Roman"/>
          <w:szCs w:val="20"/>
          <w:highlight w:val="green"/>
          <w:lang w:eastAsia="ko-KR"/>
        </w:rPr>
        <w:t>Agreement</w:t>
      </w:r>
    </w:p>
    <w:p w14:paraId="5412090E" w14:textId="77777777" w:rsidR="005544C4" w:rsidRPr="005544C4" w:rsidRDefault="005544C4" w:rsidP="005544C4">
      <w:pPr>
        <w:rPr>
          <w:rFonts w:ascii="Times New Roman" w:hAnsi="Times New Roman"/>
          <w:bCs/>
          <w:iCs/>
          <w:szCs w:val="20"/>
        </w:rPr>
      </w:pPr>
      <w:r w:rsidRPr="005544C4">
        <w:rPr>
          <w:rFonts w:ascii="Times New Roman" w:hAnsi="Times New Roman"/>
          <w:bCs/>
          <w:iCs/>
          <w:szCs w:val="20"/>
        </w:rPr>
        <w:t>Regarding traffic model for SBFD and dynamic/flexible TDD evaluation, at least FTP3 is considered. Performance evaluation comparison between different duplex modes (e.g., legacy static TDD vs. SBFD) should be performed based on the same amount of input traffic.</w:t>
      </w:r>
    </w:p>
    <w:p w14:paraId="52F2482F" w14:textId="77777777" w:rsidR="005544C4" w:rsidRPr="005544C4" w:rsidRDefault="005544C4" w:rsidP="00CF6E6D">
      <w:pPr>
        <w:pStyle w:val="ListParagraph"/>
        <w:numPr>
          <w:ilvl w:val="0"/>
          <w:numId w:val="329"/>
        </w:numPr>
      </w:pPr>
      <w:r w:rsidRPr="005544C4">
        <w:t>FFS: other traffic models, e.g., XR, VoIP</w:t>
      </w:r>
    </w:p>
    <w:p w14:paraId="33C814B5" w14:textId="77777777" w:rsidR="005544C4" w:rsidRPr="005544C4" w:rsidRDefault="005544C4" w:rsidP="00CF6E6D">
      <w:pPr>
        <w:pStyle w:val="ListParagraph"/>
        <w:numPr>
          <w:ilvl w:val="0"/>
          <w:numId w:val="329"/>
        </w:numPr>
      </w:pPr>
      <w:r w:rsidRPr="005544C4">
        <w:t>FFS: Packet size, traffic load, ratio of DL/UL traffic</w:t>
      </w:r>
    </w:p>
    <w:p w14:paraId="1DCF313B" w14:textId="77777777" w:rsidR="005544C4" w:rsidRPr="005544C4" w:rsidRDefault="005544C4" w:rsidP="00CF6E6D">
      <w:pPr>
        <w:pStyle w:val="ListParagraph"/>
        <w:numPr>
          <w:ilvl w:val="0"/>
          <w:numId w:val="329"/>
        </w:numPr>
      </w:pPr>
      <w:r w:rsidRPr="005544C4">
        <w:t>FFS: additionally consider different amount of input traffic at least for adjacent-channel</w:t>
      </w:r>
      <w:r w:rsidRPr="005544C4">
        <w:rPr>
          <w:strike/>
          <w:color w:val="FF0000"/>
        </w:rPr>
        <w:t>/co-channel</w:t>
      </w:r>
      <w:r w:rsidRPr="005544C4">
        <w:t xml:space="preserve"> coexistence studies</w:t>
      </w:r>
    </w:p>
    <w:p w14:paraId="1089BA02" w14:textId="77777777" w:rsidR="005544C4" w:rsidRPr="005544C4" w:rsidRDefault="005544C4" w:rsidP="005544C4">
      <w:pPr>
        <w:rPr>
          <w:rFonts w:ascii="Times New Roman" w:hAnsi="Times New Roman"/>
          <w:szCs w:val="20"/>
          <w:lang w:eastAsia="ko-KR"/>
        </w:rPr>
      </w:pPr>
    </w:p>
    <w:p w14:paraId="6F5F30FB" w14:textId="711900BF" w:rsidR="005544C4" w:rsidRPr="007A1081" w:rsidRDefault="001B5688" w:rsidP="005544C4">
      <w:pPr>
        <w:rPr>
          <w:b/>
          <w:bCs/>
          <w:lang w:eastAsia="ko-KR"/>
        </w:rPr>
      </w:pPr>
      <w:hyperlink r:id="rId2053" w:history="1">
        <w:r w:rsidR="000B5C49">
          <w:rPr>
            <w:rStyle w:val="Hyperlink"/>
            <w:b/>
            <w:bCs/>
            <w:lang w:eastAsia="ko-KR"/>
          </w:rPr>
          <w:t>R1-2205540</w:t>
        </w:r>
      </w:hyperlink>
      <w:r w:rsidR="005544C4" w:rsidRPr="007A1081">
        <w:rPr>
          <w:b/>
          <w:bCs/>
          <w:lang w:eastAsia="ko-KR"/>
        </w:rPr>
        <w:tab/>
        <w:t>Summary#4 on email discussion on evaluation of NR duplex evolution</w:t>
      </w:r>
      <w:r w:rsidR="005544C4" w:rsidRPr="007A1081">
        <w:rPr>
          <w:b/>
          <w:bCs/>
          <w:lang w:eastAsia="ko-KR"/>
        </w:rPr>
        <w:tab/>
        <w:t>Moderator(CMCC)</w:t>
      </w:r>
    </w:p>
    <w:p w14:paraId="232086E8" w14:textId="2C185EB4" w:rsidR="007A1081" w:rsidRDefault="007A1081" w:rsidP="005544C4">
      <w:pPr>
        <w:rPr>
          <w:lang w:eastAsia="ko-KR"/>
        </w:rPr>
      </w:pPr>
      <w:r>
        <w:rPr>
          <w:lang w:eastAsia="ko-KR"/>
        </w:rPr>
        <w:t>From May 20</w:t>
      </w:r>
      <w:r w:rsidRPr="007A1081">
        <w:rPr>
          <w:vertAlign w:val="superscript"/>
          <w:lang w:eastAsia="ko-KR"/>
        </w:rPr>
        <w:t>th</w:t>
      </w:r>
      <w:r>
        <w:rPr>
          <w:lang w:eastAsia="ko-KR"/>
        </w:rPr>
        <w:t xml:space="preserve"> GTW session</w:t>
      </w:r>
    </w:p>
    <w:p w14:paraId="6C1F6272" w14:textId="77777777" w:rsidR="007A1081" w:rsidRPr="007A1081" w:rsidRDefault="007A1081" w:rsidP="007A1081">
      <w:pPr>
        <w:rPr>
          <w:bCs/>
          <w:highlight w:val="green"/>
          <w:lang w:eastAsia="ko-KR"/>
        </w:rPr>
      </w:pPr>
      <w:r w:rsidRPr="007A1081">
        <w:rPr>
          <w:bCs/>
          <w:highlight w:val="green"/>
          <w:lang w:eastAsia="ko-KR"/>
        </w:rPr>
        <w:t>Agreement</w:t>
      </w:r>
    </w:p>
    <w:p w14:paraId="0B109159" w14:textId="77777777" w:rsidR="007A1081" w:rsidRPr="00056A44" w:rsidRDefault="007A1081" w:rsidP="007A1081">
      <w:pPr>
        <w:rPr>
          <w:bCs/>
          <w:iCs/>
        </w:rPr>
      </w:pPr>
      <w:r w:rsidRPr="00056A44">
        <w:rPr>
          <w:rFonts w:hint="eastAsia"/>
          <w:bCs/>
          <w:iCs/>
        </w:rPr>
        <w:t>F</w:t>
      </w:r>
      <w:r w:rsidRPr="00056A44">
        <w:rPr>
          <w:bCs/>
          <w:iCs/>
        </w:rPr>
        <w:t>or discussion for duplex evolution study (all agenda items), consider the following as RAN1’s common understanding:</w:t>
      </w:r>
    </w:p>
    <w:p w14:paraId="15A4C665" w14:textId="77777777" w:rsidR="007A1081" w:rsidRPr="00056A44" w:rsidRDefault="007A1081" w:rsidP="00CF6E6D">
      <w:pPr>
        <w:pStyle w:val="ListParagraph"/>
        <w:numPr>
          <w:ilvl w:val="0"/>
          <w:numId w:val="533"/>
        </w:numPr>
        <w:overflowPunct/>
        <w:autoSpaceDE/>
        <w:autoSpaceDN/>
        <w:adjustRightInd/>
        <w:spacing w:after="0"/>
        <w:contextualSpacing w:val="0"/>
        <w:textAlignment w:val="auto"/>
        <w:rPr>
          <w:bCs/>
          <w:iCs/>
        </w:rPr>
      </w:pPr>
      <w:r w:rsidRPr="00056A44">
        <w:rPr>
          <w:bCs/>
          <w:iCs/>
        </w:rPr>
        <w:t>Co-channel interference: The interference is from the aggressor to the victim in the same carrier.</w:t>
      </w:r>
    </w:p>
    <w:p w14:paraId="6D5BD9F8" w14:textId="77777777" w:rsidR="007A1081" w:rsidRPr="00056A44" w:rsidRDefault="007A1081" w:rsidP="00CF6E6D">
      <w:pPr>
        <w:pStyle w:val="ListParagraph"/>
        <w:numPr>
          <w:ilvl w:val="1"/>
          <w:numId w:val="533"/>
        </w:numPr>
        <w:overflowPunct/>
        <w:autoSpaceDE/>
        <w:autoSpaceDN/>
        <w:adjustRightInd/>
        <w:spacing w:after="0"/>
        <w:contextualSpacing w:val="0"/>
        <w:textAlignment w:val="auto"/>
        <w:rPr>
          <w:bCs/>
          <w:iCs/>
        </w:rPr>
      </w:pPr>
      <w:r w:rsidRPr="00056A44">
        <w:rPr>
          <w:bCs/>
          <w:iCs/>
        </w:rPr>
        <w:t>Co-channel intra-subband interference:</w:t>
      </w:r>
      <w:r w:rsidRPr="00056A44">
        <w:rPr>
          <w:bCs/>
        </w:rPr>
        <w:t xml:space="preserve"> </w:t>
      </w:r>
      <w:r w:rsidRPr="00056A44">
        <w:rPr>
          <w:bCs/>
          <w:iCs/>
        </w:rPr>
        <w:t>The interference</w:t>
      </w:r>
      <w:r w:rsidRPr="00056A44">
        <w:rPr>
          <w:bCs/>
        </w:rPr>
        <w:t xml:space="preserve"> is caused by transmission of the aggressor on a set of contiguous RBs in a carrier to reception of the victim on the same set of contiguous RBs in the same carrier.</w:t>
      </w:r>
    </w:p>
    <w:p w14:paraId="77C5F1A8" w14:textId="77777777" w:rsidR="007A1081" w:rsidRPr="00056A44" w:rsidRDefault="007A1081" w:rsidP="00CF6E6D">
      <w:pPr>
        <w:pStyle w:val="ListParagraph"/>
        <w:numPr>
          <w:ilvl w:val="1"/>
          <w:numId w:val="533"/>
        </w:numPr>
        <w:overflowPunct/>
        <w:autoSpaceDE/>
        <w:autoSpaceDN/>
        <w:adjustRightInd/>
        <w:spacing w:after="0"/>
        <w:contextualSpacing w:val="0"/>
        <w:textAlignment w:val="auto"/>
        <w:rPr>
          <w:bCs/>
          <w:iCs/>
        </w:rPr>
      </w:pPr>
      <w:r w:rsidRPr="00056A44">
        <w:rPr>
          <w:bCs/>
          <w:iCs/>
        </w:rPr>
        <w:t>Co-channel inter-subband interference: The interference</w:t>
      </w:r>
      <w:r w:rsidRPr="00056A44">
        <w:rPr>
          <w:bCs/>
        </w:rPr>
        <w:t xml:space="preserve"> is caused by transmission of the aggressor in a first set of contiguous RBs in a carrier to reception of the victim in a second set of contiguous RBs in the same carrier, where the two contiguous RB sets are non-overlapping in frequency.</w:t>
      </w:r>
    </w:p>
    <w:p w14:paraId="7FD4AFE4" w14:textId="77777777" w:rsidR="007A1081" w:rsidRPr="00056A44" w:rsidRDefault="007A1081" w:rsidP="00CF6E6D">
      <w:pPr>
        <w:pStyle w:val="ListParagraph"/>
        <w:numPr>
          <w:ilvl w:val="0"/>
          <w:numId w:val="533"/>
        </w:numPr>
        <w:overflowPunct/>
        <w:autoSpaceDE/>
        <w:autoSpaceDN/>
        <w:adjustRightInd/>
        <w:spacing w:after="0"/>
        <w:contextualSpacing w:val="0"/>
        <w:textAlignment w:val="auto"/>
        <w:rPr>
          <w:bCs/>
          <w:iCs/>
        </w:rPr>
      </w:pPr>
      <w:r w:rsidRPr="00056A44">
        <w:rPr>
          <w:bCs/>
          <w:iCs/>
        </w:rPr>
        <w:t>Adjacent channel interference: The interference is from the aggressor in carrier#1 to the victim in carrier#2, where the carrier#1 and carrier#2 are adjacent carriers.</w:t>
      </w:r>
    </w:p>
    <w:p w14:paraId="1D6CB365" w14:textId="77777777" w:rsidR="007A1081" w:rsidRPr="00056A44" w:rsidRDefault="007A1081" w:rsidP="007A1081">
      <w:r w:rsidRPr="00056A44">
        <w:rPr>
          <w:bCs/>
        </w:rPr>
        <w:t>Note 1: ‘Co-channel’ here means</w:t>
      </w:r>
      <w:r w:rsidRPr="00056A44">
        <w:t xml:space="preserve"> ‘co-carrier’.</w:t>
      </w:r>
      <w:r w:rsidRPr="00056A44">
        <w:rPr>
          <w:bCs/>
        </w:rPr>
        <w:t xml:space="preserve"> ‘Adjacent-channel’ here means</w:t>
      </w:r>
      <w:r w:rsidRPr="00056A44">
        <w:t xml:space="preserve"> ‘adjacent-carrier’.</w:t>
      </w:r>
    </w:p>
    <w:p w14:paraId="6E2ADD04" w14:textId="77777777" w:rsidR="007A1081" w:rsidRDefault="007A1081" w:rsidP="007A1081">
      <w:pPr>
        <w:rPr>
          <w:lang w:eastAsia="ko-KR"/>
        </w:rPr>
      </w:pPr>
    </w:p>
    <w:p w14:paraId="7D6DCC8C" w14:textId="77777777" w:rsidR="007A1081" w:rsidRPr="007A1081" w:rsidRDefault="007A1081" w:rsidP="007A1081">
      <w:pPr>
        <w:rPr>
          <w:bCs/>
          <w:highlight w:val="green"/>
          <w:lang w:eastAsia="ko-KR"/>
        </w:rPr>
      </w:pPr>
      <w:r w:rsidRPr="007A1081">
        <w:rPr>
          <w:bCs/>
          <w:highlight w:val="green"/>
          <w:lang w:eastAsia="ko-KR"/>
        </w:rPr>
        <w:t>Agreement</w:t>
      </w:r>
    </w:p>
    <w:p w14:paraId="784D1EDA" w14:textId="77777777" w:rsidR="007A1081" w:rsidRPr="00056A44" w:rsidRDefault="007A1081" w:rsidP="007A1081">
      <w:r w:rsidRPr="00056A44">
        <w:rPr>
          <w:rFonts w:hint="eastAsia"/>
          <w:bCs/>
          <w:iCs/>
        </w:rPr>
        <w:t>F</w:t>
      </w:r>
      <w:r w:rsidRPr="00056A44">
        <w:rPr>
          <w:bCs/>
          <w:iCs/>
        </w:rPr>
        <w:t xml:space="preserve">or discussion for duplex evolution study (all agenda items), </w:t>
      </w:r>
      <w:r w:rsidRPr="00056A44">
        <w:t>consider the following as the common understanding in RAN1 on the definition of interference types for SBFD operation:</w:t>
      </w:r>
    </w:p>
    <w:p w14:paraId="41A5851C" w14:textId="77777777" w:rsidR="007A1081" w:rsidRPr="00056A44" w:rsidRDefault="007A1081" w:rsidP="00CF6E6D">
      <w:pPr>
        <w:pStyle w:val="ListParagraph"/>
        <w:numPr>
          <w:ilvl w:val="0"/>
          <w:numId w:val="534"/>
        </w:numPr>
        <w:overflowPunct/>
        <w:autoSpaceDE/>
        <w:autoSpaceDN/>
        <w:adjustRightInd/>
        <w:spacing w:after="0"/>
        <w:contextualSpacing w:val="0"/>
        <w:textAlignment w:val="auto"/>
      </w:pPr>
      <w:r w:rsidRPr="00056A44">
        <w:t xml:space="preserve">gNB self-interference (SI): Interference caused by DL transmission on a set of DL RBs in a carrier to UL reception on a set of UL RBs in the same carrier at the gNB side, where </w:t>
      </w:r>
      <w:r w:rsidRPr="00056A44">
        <w:rPr>
          <w:iCs/>
        </w:rPr>
        <w:t>the two RB sets</w:t>
      </w:r>
      <w:r w:rsidRPr="00056A44">
        <w:t xml:space="preserve"> are non-overlapping in frequency.</w:t>
      </w:r>
    </w:p>
    <w:p w14:paraId="05F05D04" w14:textId="77777777" w:rsidR="007A1081" w:rsidRPr="00056A44" w:rsidRDefault="007A1081" w:rsidP="00CF6E6D">
      <w:pPr>
        <w:pStyle w:val="ListParagraph"/>
        <w:numPr>
          <w:ilvl w:val="0"/>
          <w:numId w:val="534"/>
        </w:numPr>
        <w:overflowPunct/>
        <w:autoSpaceDE/>
        <w:autoSpaceDN/>
        <w:adjustRightInd/>
        <w:spacing w:after="0"/>
        <w:contextualSpacing w:val="0"/>
        <w:textAlignment w:val="auto"/>
      </w:pPr>
      <w:r w:rsidRPr="00056A44">
        <w:rPr>
          <w:rFonts w:hint="eastAsia"/>
        </w:rPr>
        <w:t>g</w:t>
      </w:r>
      <w:r w:rsidRPr="00056A44">
        <w:t>NB-UE co-channel intra-subband interference: This is the same as the legacy DL interference type in legacy TDD network with static TDD UL/DL configuration.</w:t>
      </w:r>
    </w:p>
    <w:p w14:paraId="712D0DC2" w14:textId="77777777" w:rsidR="007A1081" w:rsidRPr="00056A44" w:rsidRDefault="007A1081" w:rsidP="00CF6E6D">
      <w:pPr>
        <w:pStyle w:val="ListParagraph"/>
        <w:numPr>
          <w:ilvl w:val="0"/>
          <w:numId w:val="534"/>
        </w:numPr>
        <w:overflowPunct/>
        <w:autoSpaceDE/>
        <w:autoSpaceDN/>
        <w:adjustRightInd/>
        <w:spacing w:after="0"/>
        <w:contextualSpacing w:val="0"/>
        <w:textAlignment w:val="auto"/>
      </w:pPr>
      <w:r w:rsidRPr="00056A44">
        <w:t>UE-gNB co-channel intra-subband interference: This is the same as the legacy UL interference type in legacy TDD network with static TDD UL/DL configuration.</w:t>
      </w:r>
    </w:p>
    <w:p w14:paraId="6875CB3A" w14:textId="77777777" w:rsidR="007A1081" w:rsidRPr="00056A44" w:rsidRDefault="007A1081" w:rsidP="00CF6E6D">
      <w:pPr>
        <w:pStyle w:val="ListParagraph"/>
        <w:numPr>
          <w:ilvl w:val="0"/>
          <w:numId w:val="534"/>
        </w:numPr>
        <w:overflowPunct/>
        <w:autoSpaceDE/>
        <w:autoSpaceDN/>
        <w:adjustRightInd/>
        <w:spacing w:after="0"/>
        <w:contextualSpacing w:val="0"/>
        <w:textAlignment w:val="auto"/>
      </w:pPr>
      <w:r w:rsidRPr="00056A44">
        <w:t>(inter-cell) inter-site gNB-gNB co-channel intra-subband CLI: CLI caused by DL transmission of the aggressor gNB on a set of RBs in one carrier to UL reception of the victim gNB in a different site on the same set of RBs in the same carrier.</w:t>
      </w:r>
    </w:p>
    <w:p w14:paraId="0A0264BD" w14:textId="77777777" w:rsidR="007A1081" w:rsidRPr="00056A44" w:rsidRDefault="007A1081" w:rsidP="00CF6E6D">
      <w:pPr>
        <w:pStyle w:val="ListParagraph"/>
        <w:numPr>
          <w:ilvl w:val="0"/>
          <w:numId w:val="534"/>
        </w:numPr>
        <w:overflowPunct/>
        <w:autoSpaceDE/>
        <w:autoSpaceDN/>
        <w:adjustRightInd/>
        <w:spacing w:after="0"/>
        <w:contextualSpacing w:val="0"/>
        <w:textAlignment w:val="auto"/>
      </w:pPr>
      <w:r w:rsidRPr="00056A44">
        <w:lastRenderedPageBreak/>
        <w:t>(inter-cell) co-site inter-sector co-channel intra-subband CLI: CLI caused by DL transmission of the aggressor gNB on a set of RBs in one carrier to UL reception of the victim gNB in another sector of the same site on the same set of RBs in the same carrier.</w:t>
      </w:r>
    </w:p>
    <w:p w14:paraId="18DF5305" w14:textId="77777777" w:rsidR="007A1081" w:rsidRPr="00056A44" w:rsidRDefault="007A1081" w:rsidP="00CF6E6D">
      <w:pPr>
        <w:pStyle w:val="ListParagraph"/>
        <w:numPr>
          <w:ilvl w:val="0"/>
          <w:numId w:val="534"/>
        </w:numPr>
        <w:overflowPunct/>
        <w:autoSpaceDE/>
        <w:autoSpaceDN/>
        <w:adjustRightInd/>
        <w:spacing w:after="0"/>
        <w:contextualSpacing w:val="0"/>
        <w:textAlignment w:val="auto"/>
      </w:pPr>
      <w:r w:rsidRPr="00056A44">
        <w:t xml:space="preserve">(inter-cell) UE-UE co-channel intra-subband CLI: CLI caused by UL transmission of the aggressor UE on a set of RBs in one carrier to DL reception of the victim UE on the same set of RBs in the same carrier. </w:t>
      </w:r>
    </w:p>
    <w:p w14:paraId="4A80AEAC" w14:textId="77777777" w:rsidR="007A1081" w:rsidRPr="00056A44" w:rsidRDefault="007A1081" w:rsidP="00CF6E6D">
      <w:pPr>
        <w:pStyle w:val="ListParagraph"/>
        <w:numPr>
          <w:ilvl w:val="0"/>
          <w:numId w:val="534"/>
        </w:numPr>
        <w:overflowPunct/>
        <w:autoSpaceDE/>
        <w:autoSpaceDN/>
        <w:adjustRightInd/>
        <w:spacing w:after="0"/>
        <w:contextualSpacing w:val="0"/>
        <w:textAlignment w:val="auto"/>
      </w:pPr>
      <w:r w:rsidRPr="00056A44">
        <w:t xml:space="preserve">(inter-cell) inter-site gNB-gNB co-channel inter-subband CLI: CLI caused by DL transmission of the aggressor gNB on a first set of RBs in a carrier to UL reception of the victim gNB in a different site on a second set of RBs in the same carrier, where </w:t>
      </w:r>
      <w:r w:rsidRPr="00056A44">
        <w:rPr>
          <w:iCs/>
        </w:rPr>
        <w:t>the two RB sets</w:t>
      </w:r>
      <w:r w:rsidRPr="00056A44">
        <w:t xml:space="preserve"> are non-overlapping in frequency.</w:t>
      </w:r>
    </w:p>
    <w:p w14:paraId="45B9DDBE" w14:textId="77777777" w:rsidR="007A1081" w:rsidRPr="00056A44" w:rsidRDefault="007A1081" w:rsidP="00CF6E6D">
      <w:pPr>
        <w:pStyle w:val="ListParagraph"/>
        <w:numPr>
          <w:ilvl w:val="0"/>
          <w:numId w:val="534"/>
        </w:numPr>
        <w:overflowPunct/>
        <w:autoSpaceDE/>
        <w:autoSpaceDN/>
        <w:adjustRightInd/>
        <w:spacing w:after="0"/>
        <w:contextualSpacing w:val="0"/>
        <w:textAlignment w:val="auto"/>
      </w:pPr>
      <w:r w:rsidRPr="00056A44">
        <w:t xml:space="preserve">(inter-cell) co-site inter-sector co-channel inter-subband CLI: CLI caused by DL transmission of the aggressor gNB on a first set of RBs in a carrier to UL reception of the victim gNB in another sector of the same site on a second set of RBs in the same carrier, where </w:t>
      </w:r>
      <w:r w:rsidRPr="00056A44">
        <w:rPr>
          <w:iCs/>
        </w:rPr>
        <w:t>the two RB sets</w:t>
      </w:r>
      <w:r w:rsidRPr="00056A44">
        <w:t xml:space="preserve"> are non-overlapping in frequency.</w:t>
      </w:r>
    </w:p>
    <w:p w14:paraId="067C9306" w14:textId="77777777" w:rsidR="007A1081" w:rsidRPr="00056A44" w:rsidRDefault="007A1081" w:rsidP="00CF6E6D">
      <w:pPr>
        <w:pStyle w:val="ListParagraph"/>
        <w:numPr>
          <w:ilvl w:val="0"/>
          <w:numId w:val="534"/>
        </w:numPr>
        <w:overflowPunct/>
        <w:autoSpaceDE/>
        <w:autoSpaceDN/>
        <w:adjustRightInd/>
        <w:spacing w:after="0"/>
        <w:contextualSpacing w:val="0"/>
        <w:textAlignment w:val="auto"/>
      </w:pPr>
      <w:r w:rsidRPr="00056A44">
        <w:t xml:space="preserve">(intra-cell/inter-cell) UE-UE co-channel inter-subband CLI: CLI caused by UL transmission of the aggressor UE on a first set of RBs in a carrier to DL reception of the victim UE on a second set of RBs in the same cell or neighboring cell in the same carrier, where </w:t>
      </w:r>
      <w:r w:rsidRPr="00056A44">
        <w:rPr>
          <w:iCs/>
        </w:rPr>
        <w:t>the two RB sets</w:t>
      </w:r>
      <w:r w:rsidRPr="00056A44">
        <w:t xml:space="preserve"> are non-overlapping in frequency.</w:t>
      </w:r>
    </w:p>
    <w:p w14:paraId="74210E37" w14:textId="77777777" w:rsidR="007A1081" w:rsidRPr="00056A44" w:rsidRDefault="007A1081" w:rsidP="00CF6E6D">
      <w:pPr>
        <w:pStyle w:val="ListParagraph"/>
        <w:numPr>
          <w:ilvl w:val="0"/>
          <w:numId w:val="534"/>
        </w:numPr>
        <w:overflowPunct/>
        <w:autoSpaceDE/>
        <w:autoSpaceDN/>
        <w:adjustRightInd/>
        <w:spacing w:after="0"/>
        <w:contextualSpacing w:val="0"/>
        <w:textAlignment w:val="auto"/>
      </w:pPr>
      <w:r w:rsidRPr="00056A44">
        <w:t>gNB-gNB adjacent-channel CLI: CLI caused by DL transmission of the aggressor gNB in a carrier to UL reception of the victim gNB in another adjacent carrier.</w:t>
      </w:r>
    </w:p>
    <w:p w14:paraId="332B474C" w14:textId="77777777" w:rsidR="007A1081" w:rsidRPr="00056A44" w:rsidRDefault="007A1081" w:rsidP="00CF6E6D">
      <w:pPr>
        <w:pStyle w:val="ListParagraph"/>
        <w:numPr>
          <w:ilvl w:val="1"/>
          <w:numId w:val="534"/>
        </w:numPr>
        <w:overflowPunct/>
        <w:autoSpaceDE/>
        <w:autoSpaceDN/>
        <w:adjustRightInd/>
        <w:spacing w:after="0"/>
        <w:contextualSpacing w:val="0"/>
        <w:textAlignment w:val="auto"/>
      </w:pPr>
      <w:r w:rsidRPr="00056A44">
        <w:t>This includes adjacent-channel CLI between gNBs in the same and different sectors of the same site, i.e., co-site intra and inter-sector adjacent-channel CLI.</w:t>
      </w:r>
    </w:p>
    <w:p w14:paraId="1E5AF711" w14:textId="77777777" w:rsidR="007A1081" w:rsidRPr="00056A44" w:rsidRDefault="007A1081" w:rsidP="00CF6E6D">
      <w:pPr>
        <w:pStyle w:val="ListParagraph"/>
        <w:numPr>
          <w:ilvl w:val="0"/>
          <w:numId w:val="534"/>
        </w:numPr>
        <w:overflowPunct/>
        <w:autoSpaceDE/>
        <w:autoSpaceDN/>
        <w:adjustRightInd/>
        <w:spacing w:after="0"/>
        <w:contextualSpacing w:val="0"/>
        <w:textAlignment w:val="auto"/>
      </w:pPr>
      <w:r w:rsidRPr="00056A44">
        <w:t>UE-UE adjacent-channel CLI: CLI caused by UL transmission of the aggressor UE in a carrier to DL reception of the victim UE in another adjacent carrier.</w:t>
      </w:r>
    </w:p>
    <w:p w14:paraId="22C51374" w14:textId="77777777" w:rsidR="007A1081" w:rsidRPr="00056A44" w:rsidRDefault="007A1081" w:rsidP="007A1081">
      <w:r w:rsidRPr="00056A44">
        <w:t>Note: Some of the interferences may not be used according to the deployment scenarios, e.g, whether the SBFD subband configurations are the same or different across gNBs.</w:t>
      </w:r>
    </w:p>
    <w:p w14:paraId="7D881F88" w14:textId="77777777" w:rsidR="007A1081" w:rsidRPr="00056A44" w:rsidRDefault="007A1081" w:rsidP="007A1081">
      <w:r w:rsidRPr="00056A44">
        <w:rPr>
          <w:rFonts w:hint="eastAsia"/>
        </w:rPr>
        <w:t>N</w:t>
      </w:r>
      <w:r w:rsidRPr="00056A44">
        <w:t>ote: This does not imply we need to consider all the above interference types in evaluation for SBFD.</w:t>
      </w:r>
    </w:p>
    <w:p w14:paraId="6A2E8ECD" w14:textId="77777777" w:rsidR="007A1081" w:rsidRPr="007A1081" w:rsidRDefault="007A1081" w:rsidP="007A1081">
      <w:pPr>
        <w:rPr>
          <w:bCs/>
          <w:lang w:eastAsia="ko-KR"/>
        </w:rPr>
      </w:pPr>
    </w:p>
    <w:p w14:paraId="17294BFB" w14:textId="77777777" w:rsidR="007A1081" w:rsidRPr="007A1081" w:rsidRDefault="007A1081" w:rsidP="007A1081">
      <w:pPr>
        <w:rPr>
          <w:bCs/>
          <w:highlight w:val="green"/>
          <w:lang w:eastAsia="ko-KR"/>
        </w:rPr>
      </w:pPr>
      <w:r w:rsidRPr="007A1081">
        <w:rPr>
          <w:bCs/>
          <w:highlight w:val="green"/>
          <w:lang w:eastAsia="ko-KR"/>
        </w:rPr>
        <w:t>Agreement</w:t>
      </w:r>
    </w:p>
    <w:p w14:paraId="2654992D" w14:textId="77777777" w:rsidR="007A1081" w:rsidRPr="00981E3E" w:rsidRDefault="007A1081" w:rsidP="007A1081">
      <w:pPr>
        <w:rPr>
          <w:lang w:val="en-IN"/>
        </w:rPr>
      </w:pPr>
      <w:r w:rsidRPr="00981E3E">
        <w:rPr>
          <w:lang w:val="en-IN"/>
        </w:rPr>
        <w:t>Regarding gNB-gNB and UE-UE adjacent-channel CLI modelling</w:t>
      </w:r>
      <w:r w:rsidRPr="00981E3E">
        <w:t xml:space="preserve"> for system level simulation</w:t>
      </w:r>
      <w:r w:rsidRPr="00981E3E">
        <w:rPr>
          <w:lang w:val="en-IN"/>
        </w:rPr>
        <w:t xml:space="preserve">, </w:t>
      </w:r>
      <w:r w:rsidRPr="00981E3E">
        <w:t>RAN1 understands at least the following aspects need to be considered:</w:t>
      </w:r>
    </w:p>
    <w:p w14:paraId="168527A5" w14:textId="77777777" w:rsidR="007A1081" w:rsidRPr="00981E3E" w:rsidRDefault="007A1081" w:rsidP="00CF6E6D">
      <w:pPr>
        <w:pStyle w:val="ListParagraph"/>
        <w:numPr>
          <w:ilvl w:val="0"/>
          <w:numId w:val="535"/>
        </w:numPr>
        <w:overflowPunct/>
        <w:autoSpaceDE/>
        <w:autoSpaceDN/>
        <w:adjustRightInd/>
        <w:spacing w:after="0"/>
        <w:contextualSpacing w:val="0"/>
        <w:textAlignment w:val="auto"/>
        <w:rPr>
          <w:lang w:val="en-IN"/>
        </w:rPr>
      </w:pPr>
      <w:r w:rsidRPr="00981E3E">
        <w:rPr>
          <w:lang w:val="en-IN"/>
        </w:rPr>
        <w:t>Aspect 1: The unwanted emissions due to Tx non-linearity at the transmitter of the aggressor from the allocated RBs in one carrier to the non-allocated RBs in the adjacent carrier.</w:t>
      </w:r>
    </w:p>
    <w:p w14:paraId="0D4EA5AF" w14:textId="77777777" w:rsidR="007A1081" w:rsidRPr="00981E3E" w:rsidRDefault="007A1081" w:rsidP="00CF6E6D">
      <w:pPr>
        <w:pStyle w:val="ListParagraph"/>
        <w:numPr>
          <w:ilvl w:val="0"/>
          <w:numId w:val="535"/>
        </w:numPr>
        <w:overflowPunct/>
        <w:autoSpaceDE/>
        <w:autoSpaceDN/>
        <w:adjustRightInd/>
        <w:spacing w:after="0"/>
        <w:contextualSpacing w:val="0"/>
        <w:textAlignment w:val="auto"/>
        <w:rPr>
          <w:lang w:val="en-IN"/>
        </w:rPr>
      </w:pPr>
      <w:r w:rsidRPr="00981E3E">
        <w:rPr>
          <w:lang w:val="en-IN"/>
        </w:rPr>
        <w:t>Aspect 2: The receiver selectivity at the victim to receive the desired signal in the allocated RBs in one carrier in the presence of the unwanted signals at the non-allocated RBs in the adjacent carrier. (e.g. receiver blocking at the victim, overload of the receiver dynamic range, etc)</w:t>
      </w:r>
    </w:p>
    <w:p w14:paraId="1D36DBA8" w14:textId="77777777" w:rsidR="007A1081" w:rsidRPr="00981E3E" w:rsidRDefault="007A1081" w:rsidP="007A1081">
      <w:pPr>
        <w:rPr>
          <w:bCs/>
        </w:rPr>
      </w:pPr>
      <w:r w:rsidRPr="00981E3E">
        <w:rPr>
          <w:bCs/>
        </w:rPr>
        <w:t xml:space="preserve">The following questions should be asked to RAN4: </w:t>
      </w:r>
    </w:p>
    <w:p w14:paraId="5C956E88" w14:textId="77777777" w:rsidR="007A1081" w:rsidRPr="00981E3E" w:rsidRDefault="007A1081" w:rsidP="00CF6E6D">
      <w:pPr>
        <w:pStyle w:val="ListParagraph"/>
        <w:numPr>
          <w:ilvl w:val="0"/>
          <w:numId w:val="536"/>
        </w:numPr>
        <w:overflowPunct/>
        <w:autoSpaceDE/>
        <w:autoSpaceDN/>
        <w:adjustRightInd/>
        <w:spacing w:after="0"/>
        <w:contextualSpacing w:val="0"/>
        <w:textAlignment w:val="auto"/>
        <w:rPr>
          <w:bCs/>
        </w:rPr>
      </w:pPr>
      <w:r w:rsidRPr="00981E3E">
        <w:rPr>
          <w:rFonts w:hint="eastAsia"/>
          <w:bCs/>
        </w:rPr>
        <w:t>W</w:t>
      </w:r>
      <w:r w:rsidRPr="00981E3E">
        <w:rPr>
          <w:bCs/>
        </w:rPr>
        <w:t xml:space="preserve">hether it is feasible to consider the above two aspects for </w:t>
      </w:r>
      <w:r w:rsidRPr="00981E3E">
        <w:t xml:space="preserve">gNB-gNB and UE-UE </w:t>
      </w:r>
      <w:r w:rsidRPr="00981E3E">
        <w:rPr>
          <w:lang w:val="en-IN"/>
        </w:rPr>
        <w:t>adjacent</w:t>
      </w:r>
      <w:r w:rsidRPr="00981E3E">
        <w:t>-channel CLI modelling in system level simulation? Are there any other aspects should also be taken into account?</w:t>
      </w:r>
    </w:p>
    <w:p w14:paraId="6BBE4194" w14:textId="77777777" w:rsidR="007A1081" w:rsidRDefault="007A1081" w:rsidP="00CF6E6D">
      <w:pPr>
        <w:pStyle w:val="ListParagraph"/>
        <w:numPr>
          <w:ilvl w:val="0"/>
          <w:numId w:val="536"/>
        </w:numPr>
        <w:overflowPunct/>
        <w:autoSpaceDE/>
        <w:autoSpaceDN/>
        <w:adjustRightInd/>
        <w:spacing w:after="0"/>
        <w:contextualSpacing w:val="0"/>
        <w:textAlignment w:val="auto"/>
        <w:rPr>
          <w:bCs/>
        </w:rPr>
      </w:pPr>
      <w:r w:rsidRPr="00981E3E">
        <w:rPr>
          <w:bCs/>
        </w:rPr>
        <w:t xml:space="preserve">For a specific pair of DL </w:t>
      </w:r>
      <w:bookmarkStart w:id="304" w:name="_Hlk103931113"/>
      <w:r w:rsidRPr="00981E3E">
        <w:rPr>
          <w:bCs/>
        </w:rPr>
        <w:t>frequency unit</w:t>
      </w:r>
      <w:bookmarkEnd w:id="304"/>
      <w:r w:rsidRPr="00981E3E">
        <w:rPr>
          <w:bCs/>
        </w:rPr>
        <w:t xml:space="preserve"> </w:t>
      </w:r>
      <w:r w:rsidRPr="00981E3E">
        <w:rPr>
          <w:bCs/>
          <w:i/>
          <w:iCs/>
        </w:rPr>
        <w:t xml:space="preserve">m </w:t>
      </w:r>
      <w:r w:rsidRPr="00981E3E">
        <w:rPr>
          <w:bCs/>
        </w:rPr>
        <w:t xml:space="preserve">(e.g., </w:t>
      </w:r>
      <w:r w:rsidRPr="00981E3E">
        <w:t xml:space="preserve">subband/RB </w:t>
      </w:r>
      <w:r w:rsidRPr="00981E3E">
        <w:rPr>
          <w:i/>
          <w:iCs/>
        </w:rPr>
        <w:t>m</w:t>
      </w:r>
      <w:r w:rsidRPr="00981E3E">
        <w:rPr>
          <w:bCs/>
        </w:rPr>
        <w:t xml:space="preserve">) and UL frequency unit </w:t>
      </w:r>
      <w:r w:rsidRPr="00981E3E">
        <w:rPr>
          <w:bCs/>
          <w:i/>
          <w:iCs/>
        </w:rPr>
        <w:t>n</w:t>
      </w:r>
      <w:r w:rsidRPr="00981E3E">
        <w:rPr>
          <w:bCs/>
        </w:rPr>
        <w:t xml:space="preserve"> (e.g., </w:t>
      </w:r>
      <w:r w:rsidRPr="00981E3E">
        <w:t xml:space="preserve">subband/RB </w:t>
      </w:r>
      <w:r w:rsidRPr="00981E3E">
        <w:rPr>
          <w:i/>
          <w:iCs/>
        </w:rPr>
        <w:t>n</w:t>
      </w:r>
      <w:r w:rsidRPr="00981E3E">
        <w:rPr>
          <w:bCs/>
        </w:rPr>
        <w:t xml:space="preserve">) of gNB-gNB link, where the DL frequency unit </w:t>
      </w:r>
      <w:r w:rsidRPr="00981E3E">
        <w:rPr>
          <w:bCs/>
          <w:i/>
          <w:iCs/>
        </w:rPr>
        <w:t>m</w:t>
      </w:r>
      <w:r w:rsidRPr="00981E3E">
        <w:rPr>
          <w:bCs/>
        </w:rPr>
        <w:t xml:space="preserve"> and UL frequency unit </w:t>
      </w:r>
      <w:r w:rsidRPr="00981E3E">
        <w:rPr>
          <w:bCs/>
          <w:i/>
          <w:iCs/>
        </w:rPr>
        <w:t>n</w:t>
      </w:r>
      <w:r w:rsidRPr="00981E3E">
        <w:rPr>
          <w:bCs/>
        </w:rPr>
        <w:t xml:space="preserve"> are in </w:t>
      </w:r>
      <w:r>
        <w:rPr>
          <w:bCs/>
        </w:rPr>
        <w:t xml:space="preserve">adjacent </w:t>
      </w:r>
      <w:r w:rsidRPr="00981E3E">
        <w:rPr>
          <w:bCs/>
        </w:rPr>
        <w:t>carrier</w:t>
      </w:r>
      <w:r>
        <w:rPr>
          <w:bCs/>
        </w:rPr>
        <w:t>s</w:t>
      </w:r>
      <w:r w:rsidRPr="00981E3E">
        <w:rPr>
          <w:bCs/>
        </w:rPr>
        <w:t xml:space="preserve"> and non-overlapping in frequency, and assuming the aggressor gNB transmits on the DL frequency unit </w:t>
      </w:r>
      <w:r w:rsidRPr="00981E3E">
        <w:rPr>
          <w:bCs/>
          <w:i/>
          <w:iCs/>
        </w:rPr>
        <w:t>m</w:t>
      </w:r>
      <w:r w:rsidRPr="00981E3E">
        <w:rPr>
          <w:bCs/>
        </w:rPr>
        <w:t xml:space="preserve"> and the victim gNB receives on the UL frequency unit </w:t>
      </w:r>
      <w:r w:rsidRPr="00981E3E">
        <w:rPr>
          <w:bCs/>
          <w:i/>
          <w:iCs/>
        </w:rPr>
        <w:t>n</w:t>
      </w:r>
      <w:r w:rsidRPr="00981E3E">
        <w:rPr>
          <w:bCs/>
        </w:rPr>
        <w:t xml:space="preserve">, </w:t>
      </w:r>
    </w:p>
    <w:p w14:paraId="7CE6B35D" w14:textId="77777777" w:rsidR="007A1081" w:rsidRPr="00056A44" w:rsidRDefault="007A1081" w:rsidP="00CF6E6D">
      <w:pPr>
        <w:pStyle w:val="ListParagraph"/>
        <w:numPr>
          <w:ilvl w:val="1"/>
          <w:numId w:val="536"/>
        </w:numPr>
        <w:overflowPunct/>
        <w:autoSpaceDE/>
        <w:autoSpaceDN/>
        <w:adjustRightInd/>
        <w:spacing w:after="0"/>
        <w:contextualSpacing w:val="0"/>
        <w:textAlignment w:val="auto"/>
        <w:rPr>
          <w:bCs/>
        </w:rPr>
      </w:pPr>
      <w:r w:rsidRPr="00056A44">
        <w:rPr>
          <w:bCs/>
        </w:rPr>
        <w:t xml:space="preserve">How to model the interference from DL frequency unit </w:t>
      </w:r>
      <w:r w:rsidRPr="00056A44">
        <w:rPr>
          <w:bCs/>
          <w:i/>
          <w:iCs/>
        </w:rPr>
        <w:t>m</w:t>
      </w:r>
      <w:r w:rsidRPr="00056A44">
        <w:rPr>
          <w:bCs/>
        </w:rPr>
        <w:t xml:space="preserve"> to UL frequency unit </w:t>
      </w:r>
      <w:r w:rsidRPr="00056A44">
        <w:rPr>
          <w:bCs/>
          <w:i/>
          <w:iCs/>
        </w:rPr>
        <w:t>n</w:t>
      </w:r>
      <w:r w:rsidRPr="00056A44">
        <w:rPr>
          <w:bCs/>
        </w:rPr>
        <w:t xml:space="preserve"> due to Aspect 1 (defined above) at the gNB transmitter?</w:t>
      </w:r>
    </w:p>
    <w:p w14:paraId="397BE681" w14:textId="77777777" w:rsidR="007A1081" w:rsidRPr="00981E3E" w:rsidRDefault="007A1081" w:rsidP="00CF6E6D">
      <w:pPr>
        <w:pStyle w:val="ListParagraph"/>
        <w:numPr>
          <w:ilvl w:val="1"/>
          <w:numId w:val="536"/>
        </w:numPr>
        <w:overflowPunct/>
        <w:autoSpaceDE/>
        <w:autoSpaceDN/>
        <w:adjustRightInd/>
        <w:spacing w:after="0"/>
        <w:contextualSpacing w:val="0"/>
        <w:textAlignment w:val="auto"/>
        <w:rPr>
          <w:bCs/>
        </w:rPr>
      </w:pPr>
      <w:r w:rsidRPr="00981E3E">
        <w:rPr>
          <w:bCs/>
        </w:rPr>
        <w:t xml:space="preserve">How to model the interference from DL frequency unit </w:t>
      </w:r>
      <w:r w:rsidRPr="00647EBB">
        <w:rPr>
          <w:bCs/>
          <w:i/>
        </w:rPr>
        <w:t>m</w:t>
      </w:r>
      <w:r w:rsidRPr="00981E3E">
        <w:rPr>
          <w:bCs/>
        </w:rPr>
        <w:t xml:space="preserve"> to UL frequency unit </w:t>
      </w:r>
      <w:r w:rsidRPr="00647EBB">
        <w:rPr>
          <w:bCs/>
          <w:i/>
        </w:rPr>
        <w:t>n</w:t>
      </w:r>
      <w:r w:rsidRPr="00981E3E">
        <w:rPr>
          <w:bCs/>
        </w:rPr>
        <w:t xml:space="preserve"> due to Aspect 2 (defined above) at the gNB receiver?</w:t>
      </w:r>
    </w:p>
    <w:p w14:paraId="6146B61B" w14:textId="77777777" w:rsidR="007A1081" w:rsidRPr="00981E3E" w:rsidRDefault="007A1081" w:rsidP="00CF6E6D">
      <w:pPr>
        <w:pStyle w:val="ListParagraph"/>
        <w:numPr>
          <w:ilvl w:val="1"/>
          <w:numId w:val="536"/>
        </w:numPr>
        <w:overflowPunct/>
        <w:autoSpaceDE/>
        <w:autoSpaceDN/>
        <w:adjustRightInd/>
        <w:spacing w:after="0"/>
        <w:contextualSpacing w:val="0"/>
        <w:textAlignment w:val="auto"/>
        <w:rPr>
          <w:bCs/>
        </w:rPr>
      </w:pPr>
      <w:r w:rsidRPr="00981E3E">
        <w:rPr>
          <w:rFonts w:hint="eastAsia"/>
          <w:bCs/>
        </w:rPr>
        <w:t>H</w:t>
      </w:r>
      <w:r w:rsidRPr="00981E3E">
        <w:rPr>
          <w:bCs/>
        </w:rPr>
        <w:t xml:space="preserve">ow to model the above interferences </w:t>
      </w:r>
      <w:r w:rsidRPr="00056A44">
        <w:rPr>
          <w:bCs/>
        </w:rPr>
        <w:t>for the following cases</w:t>
      </w:r>
      <w:r w:rsidRPr="00981E3E">
        <w:rPr>
          <w:bCs/>
        </w:rPr>
        <w:t>:</w:t>
      </w:r>
    </w:p>
    <w:p w14:paraId="70C52271" w14:textId="77777777" w:rsidR="007A1081" w:rsidRPr="00AF7E80" w:rsidRDefault="007A1081" w:rsidP="00CF6E6D">
      <w:pPr>
        <w:pStyle w:val="ListParagraph"/>
        <w:numPr>
          <w:ilvl w:val="2"/>
          <w:numId w:val="536"/>
        </w:numPr>
        <w:overflowPunct/>
        <w:autoSpaceDE/>
        <w:autoSpaceDN/>
        <w:adjustRightInd/>
        <w:spacing w:after="0"/>
        <w:contextualSpacing w:val="0"/>
        <w:textAlignment w:val="auto"/>
        <w:rPr>
          <w:bCs/>
        </w:rPr>
      </w:pPr>
      <w:r w:rsidRPr="00AF7E80">
        <w:rPr>
          <w:bCs/>
        </w:rPr>
        <w:t>the two gNBs are from the same sector of the same site in adjacent carriers</w:t>
      </w:r>
      <w:r>
        <w:rPr>
          <w:bCs/>
        </w:rPr>
        <w:t xml:space="preserve">, i.e., </w:t>
      </w:r>
      <w:r w:rsidRPr="00981E3E">
        <w:rPr>
          <w:bCs/>
        </w:rPr>
        <w:t xml:space="preserve">co-site </w:t>
      </w:r>
      <w:r>
        <w:rPr>
          <w:bCs/>
        </w:rPr>
        <w:t>co</w:t>
      </w:r>
      <w:r w:rsidRPr="00981E3E">
        <w:rPr>
          <w:bCs/>
        </w:rPr>
        <w:t>-sector gNB-gNB</w:t>
      </w:r>
      <w:r>
        <w:rPr>
          <w:bCs/>
        </w:rPr>
        <w:t xml:space="preserve"> adjacent</w:t>
      </w:r>
      <w:r w:rsidRPr="00981E3E">
        <w:rPr>
          <w:bCs/>
        </w:rPr>
        <w:t>-channel CLI</w:t>
      </w:r>
    </w:p>
    <w:p w14:paraId="55C733D3" w14:textId="77777777" w:rsidR="007A1081" w:rsidRPr="00AF7E80" w:rsidRDefault="007A1081" w:rsidP="00CF6E6D">
      <w:pPr>
        <w:pStyle w:val="ListParagraph"/>
        <w:numPr>
          <w:ilvl w:val="2"/>
          <w:numId w:val="536"/>
        </w:numPr>
        <w:overflowPunct/>
        <w:autoSpaceDE/>
        <w:autoSpaceDN/>
        <w:adjustRightInd/>
        <w:spacing w:after="0"/>
        <w:contextualSpacing w:val="0"/>
        <w:textAlignment w:val="auto"/>
        <w:rPr>
          <w:bCs/>
        </w:rPr>
      </w:pPr>
      <w:r w:rsidRPr="00AF7E80">
        <w:rPr>
          <w:bCs/>
        </w:rPr>
        <w:t xml:space="preserve">the two gNBs are from </w:t>
      </w:r>
      <w:r>
        <w:rPr>
          <w:bCs/>
        </w:rPr>
        <w:t>different</w:t>
      </w:r>
      <w:r w:rsidRPr="00AF7E80">
        <w:rPr>
          <w:bCs/>
        </w:rPr>
        <w:t xml:space="preserve"> sector</w:t>
      </w:r>
      <w:r>
        <w:rPr>
          <w:bCs/>
        </w:rPr>
        <w:t>s</w:t>
      </w:r>
      <w:r w:rsidRPr="00AF7E80">
        <w:rPr>
          <w:bCs/>
        </w:rPr>
        <w:t xml:space="preserve"> of the same site in adjacent carriers</w:t>
      </w:r>
      <w:r>
        <w:rPr>
          <w:bCs/>
        </w:rPr>
        <w:t xml:space="preserve">, i.e., </w:t>
      </w:r>
      <w:r w:rsidRPr="00981E3E">
        <w:rPr>
          <w:bCs/>
        </w:rPr>
        <w:t xml:space="preserve">co-site </w:t>
      </w:r>
      <w:r>
        <w:rPr>
          <w:bCs/>
        </w:rPr>
        <w:t>inter</w:t>
      </w:r>
      <w:r w:rsidRPr="00981E3E">
        <w:rPr>
          <w:bCs/>
        </w:rPr>
        <w:t>-sector gNB-gNB</w:t>
      </w:r>
      <w:r>
        <w:rPr>
          <w:bCs/>
        </w:rPr>
        <w:t xml:space="preserve"> adjacent</w:t>
      </w:r>
      <w:r w:rsidRPr="00981E3E">
        <w:rPr>
          <w:bCs/>
        </w:rPr>
        <w:t>-channel CLI</w:t>
      </w:r>
    </w:p>
    <w:p w14:paraId="561BF959" w14:textId="77777777" w:rsidR="007A1081" w:rsidRDefault="007A1081" w:rsidP="00CF6E6D">
      <w:pPr>
        <w:pStyle w:val="ListParagraph"/>
        <w:numPr>
          <w:ilvl w:val="2"/>
          <w:numId w:val="536"/>
        </w:numPr>
        <w:overflowPunct/>
        <w:autoSpaceDE/>
        <w:autoSpaceDN/>
        <w:adjustRightInd/>
        <w:spacing w:after="0"/>
        <w:contextualSpacing w:val="0"/>
        <w:textAlignment w:val="auto"/>
        <w:rPr>
          <w:bCs/>
        </w:rPr>
      </w:pPr>
      <w:r w:rsidRPr="00AF7E80">
        <w:rPr>
          <w:bCs/>
        </w:rPr>
        <w:t xml:space="preserve">the two gNBs are from </w:t>
      </w:r>
      <w:r>
        <w:rPr>
          <w:bCs/>
        </w:rPr>
        <w:t>different</w:t>
      </w:r>
      <w:r w:rsidRPr="00AF7E80">
        <w:rPr>
          <w:bCs/>
        </w:rPr>
        <w:t xml:space="preserve"> site</w:t>
      </w:r>
      <w:r>
        <w:rPr>
          <w:bCs/>
        </w:rPr>
        <w:t>s</w:t>
      </w:r>
      <w:r w:rsidRPr="00AF7E80">
        <w:rPr>
          <w:bCs/>
        </w:rPr>
        <w:t xml:space="preserve"> in adjacent carriers</w:t>
      </w:r>
      <w:r>
        <w:rPr>
          <w:bCs/>
        </w:rPr>
        <w:t>, i.e., inter</w:t>
      </w:r>
      <w:r w:rsidRPr="00981E3E">
        <w:rPr>
          <w:bCs/>
        </w:rPr>
        <w:t>-site gNB-gNB</w:t>
      </w:r>
      <w:r>
        <w:rPr>
          <w:bCs/>
        </w:rPr>
        <w:t xml:space="preserve"> adjacent</w:t>
      </w:r>
      <w:r w:rsidRPr="00981E3E">
        <w:rPr>
          <w:bCs/>
        </w:rPr>
        <w:t>-channel CLI</w:t>
      </w:r>
    </w:p>
    <w:p w14:paraId="0A39A10E" w14:textId="77777777" w:rsidR="007A1081" w:rsidRPr="00056A44" w:rsidRDefault="007A1081" w:rsidP="00CF6E6D">
      <w:pPr>
        <w:pStyle w:val="ListParagraph"/>
        <w:numPr>
          <w:ilvl w:val="1"/>
          <w:numId w:val="536"/>
        </w:numPr>
        <w:overflowPunct/>
        <w:autoSpaceDE/>
        <w:autoSpaceDN/>
        <w:adjustRightInd/>
        <w:spacing w:after="0"/>
        <w:contextualSpacing w:val="0"/>
        <w:textAlignment w:val="auto"/>
        <w:rPr>
          <w:bCs/>
        </w:rPr>
      </w:pPr>
      <w:r w:rsidRPr="00056A44">
        <w:rPr>
          <w:bCs/>
        </w:rPr>
        <w:t xml:space="preserve">Whether it is feasible to define a similar interference ratio as BS-BS ACIR in TR38.828 but in the subband of the adjacent carrier, with finer granularity (e.g., per subband or per RB), to represent the overall effect of the Aspect 1 and Aspect 2 described above? </w:t>
      </w:r>
    </w:p>
    <w:p w14:paraId="5FE441C4" w14:textId="77777777" w:rsidR="007A1081" w:rsidRPr="00056A44" w:rsidRDefault="007A1081" w:rsidP="00CF6E6D">
      <w:pPr>
        <w:pStyle w:val="ListParagraph"/>
        <w:numPr>
          <w:ilvl w:val="2"/>
          <w:numId w:val="536"/>
        </w:numPr>
        <w:overflowPunct/>
        <w:autoSpaceDE/>
        <w:autoSpaceDN/>
        <w:adjustRightInd/>
        <w:spacing w:after="0"/>
        <w:contextualSpacing w:val="0"/>
        <w:textAlignment w:val="auto"/>
        <w:rPr>
          <w:bCs/>
        </w:rPr>
      </w:pPr>
      <w:r w:rsidRPr="00056A44">
        <w:rPr>
          <w:bCs/>
        </w:rPr>
        <w:t xml:space="preserve">For example, whether it is feasible to define gNB-gNB-adjacent-channel-per-RB/subband interference ratio as the ratio of the power transmitted by the aggressor gNB on DL frequency unit m to the interference received by the victim gNB on UL frequency unit </w:t>
      </w:r>
      <w:r w:rsidRPr="00647EBB">
        <w:rPr>
          <w:bCs/>
          <w:i/>
        </w:rPr>
        <w:t>n</w:t>
      </w:r>
      <w:r w:rsidRPr="00056A44">
        <w:rPr>
          <w:bCs/>
        </w:rPr>
        <w:t>? If it is feasible, then what is the value range of the gNB-gNB-adjacent-channel-per-RB/subband interference ratio for each frequency range?</w:t>
      </w:r>
    </w:p>
    <w:p w14:paraId="52BBF86F" w14:textId="77777777" w:rsidR="007A1081" w:rsidRPr="00981E3E" w:rsidRDefault="007A1081" w:rsidP="00CF6E6D">
      <w:pPr>
        <w:pStyle w:val="ListParagraph"/>
        <w:numPr>
          <w:ilvl w:val="0"/>
          <w:numId w:val="536"/>
        </w:numPr>
        <w:overflowPunct/>
        <w:autoSpaceDE/>
        <w:autoSpaceDN/>
        <w:adjustRightInd/>
        <w:spacing w:after="0"/>
        <w:contextualSpacing w:val="0"/>
        <w:textAlignment w:val="auto"/>
        <w:rPr>
          <w:bCs/>
        </w:rPr>
      </w:pPr>
      <w:r w:rsidRPr="00981E3E">
        <w:rPr>
          <w:bCs/>
        </w:rPr>
        <w:t xml:space="preserve">For a specific pair of DL frequency unit </w:t>
      </w:r>
      <w:r w:rsidRPr="00981E3E">
        <w:rPr>
          <w:bCs/>
          <w:i/>
          <w:iCs/>
        </w:rPr>
        <w:t xml:space="preserve">m </w:t>
      </w:r>
      <w:r w:rsidRPr="00981E3E">
        <w:rPr>
          <w:bCs/>
        </w:rPr>
        <w:t xml:space="preserve">(e.g., </w:t>
      </w:r>
      <w:r w:rsidRPr="00981E3E">
        <w:t xml:space="preserve">subband/RB </w:t>
      </w:r>
      <w:r w:rsidRPr="00981E3E">
        <w:rPr>
          <w:i/>
          <w:iCs/>
        </w:rPr>
        <w:t>m</w:t>
      </w:r>
      <w:r w:rsidRPr="00981E3E">
        <w:rPr>
          <w:bCs/>
        </w:rPr>
        <w:t xml:space="preserve">) and UL frequency unit </w:t>
      </w:r>
      <w:r w:rsidRPr="00981E3E">
        <w:rPr>
          <w:bCs/>
          <w:i/>
          <w:iCs/>
        </w:rPr>
        <w:t>n</w:t>
      </w:r>
      <w:r w:rsidRPr="00981E3E">
        <w:rPr>
          <w:bCs/>
        </w:rPr>
        <w:t xml:space="preserve"> (e.g., </w:t>
      </w:r>
      <w:r w:rsidRPr="00981E3E">
        <w:t xml:space="preserve">subband/RB </w:t>
      </w:r>
      <w:r w:rsidRPr="00981E3E">
        <w:rPr>
          <w:i/>
          <w:iCs/>
        </w:rPr>
        <w:t>n</w:t>
      </w:r>
      <w:r w:rsidRPr="00981E3E">
        <w:rPr>
          <w:bCs/>
        </w:rPr>
        <w:t xml:space="preserve">) of UE-UE link, where the DL frequency unit </w:t>
      </w:r>
      <w:r w:rsidRPr="00981E3E">
        <w:rPr>
          <w:bCs/>
          <w:i/>
          <w:iCs/>
        </w:rPr>
        <w:t>m</w:t>
      </w:r>
      <w:r w:rsidRPr="00981E3E">
        <w:rPr>
          <w:bCs/>
        </w:rPr>
        <w:t xml:space="preserve"> and UL frequency unit </w:t>
      </w:r>
      <w:r w:rsidRPr="00981E3E">
        <w:rPr>
          <w:bCs/>
          <w:i/>
          <w:iCs/>
        </w:rPr>
        <w:t>n</w:t>
      </w:r>
      <w:r w:rsidRPr="00981E3E">
        <w:rPr>
          <w:bCs/>
        </w:rPr>
        <w:t xml:space="preserve"> are in </w:t>
      </w:r>
      <w:r>
        <w:rPr>
          <w:bCs/>
        </w:rPr>
        <w:t xml:space="preserve">adjacent </w:t>
      </w:r>
      <w:r w:rsidRPr="00981E3E">
        <w:rPr>
          <w:bCs/>
        </w:rPr>
        <w:t>carrier</w:t>
      </w:r>
      <w:r>
        <w:rPr>
          <w:bCs/>
        </w:rPr>
        <w:t>s</w:t>
      </w:r>
      <w:r w:rsidRPr="00981E3E">
        <w:rPr>
          <w:bCs/>
        </w:rPr>
        <w:t xml:space="preserve"> and non-overlapping in frequency, and assuming the aggressor UE transmits on the UL frequency unit </w:t>
      </w:r>
      <w:r w:rsidRPr="00981E3E">
        <w:rPr>
          <w:bCs/>
          <w:i/>
          <w:iCs/>
        </w:rPr>
        <w:t>n</w:t>
      </w:r>
      <w:r w:rsidRPr="00981E3E">
        <w:rPr>
          <w:bCs/>
        </w:rPr>
        <w:t xml:space="preserve"> and the victim UE receives on the DL frequency unit </w:t>
      </w:r>
      <w:r w:rsidRPr="00981E3E">
        <w:rPr>
          <w:bCs/>
          <w:i/>
          <w:iCs/>
        </w:rPr>
        <w:t>m</w:t>
      </w:r>
      <w:r w:rsidRPr="00981E3E">
        <w:rPr>
          <w:bCs/>
        </w:rPr>
        <w:t xml:space="preserve">, </w:t>
      </w:r>
    </w:p>
    <w:p w14:paraId="10369A50" w14:textId="77777777" w:rsidR="007A1081" w:rsidRPr="00981E3E" w:rsidRDefault="007A1081" w:rsidP="00CF6E6D">
      <w:pPr>
        <w:pStyle w:val="ListParagraph"/>
        <w:numPr>
          <w:ilvl w:val="1"/>
          <w:numId w:val="536"/>
        </w:numPr>
        <w:overflowPunct/>
        <w:autoSpaceDE/>
        <w:autoSpaceDN/>
        <w:adjustRightInd/>
        <w:spacing w:after="0"/>
        <w:contextualSpacing w:val="0"/>
        <w:textAlignment w:val="auto"/>
        <w:rPr>
          <w:bCs/>
        </w:rPr>
      </w:pPr>
      <w:r w:rsidRPr="00981E3E">
        <w:rPr>
          <w:bCs/>
        </w:rPr>
        <w:lastRenderedPageBreak/>
        <w:t xml:space="preserve">How to model the interference from UL frequency unit </w:t>
      </w:r>
      <w:r w:rsidRPr="00056A44">
        <w:rPr>
          <w:bCs/>
        </w:rPr>
        <w:t>n</w:t>
      </w:r>
      <w:r w:rsidRPr="00981E3E">
        <w:rPr>
          <w:bCs/>
        </w:rPr>
        <w:t xml:space="preserve"> to DL frequency unit </w:t>
      </w:r>
      <w:r w:rsidRPr="00647EBB">
        <w:rPr>
          <w:bCs/>
          <w:i/>
        </w:rPr>
        <w:t>m</w:t>
      </w:r>
      <w:r w:rsidRPr="00981E3E">
        <w:rPr>
          <w:bCs/>
        </w:rPr>
        <w:t xml:space="preserve"> due to Aspect 1 (defined above) at the UE transmitter?</w:t>
      </w:r>
    </w:p>
    <w:p w14:paraId="19CA9654" w14:textId="77777777" w:rsidR="007A1081" w:rsidRDefault="007A1081" w:rsidP="00CF6E6D">
      <w:pPr>
        <w:pStyle w:val="ListParagraph"/>
        <w:numPr>
          <w:ilvl w:val="1"/>
          <w:numId w:val="536"/>
        </w:numPr>
        <w:overflowPunct/>
        <w:autoSpaceDE/>
        <w:autoSpaceDN/>
        <w:adjustRightInd/>
        <w:spacing w:after="0"/>
        <w:contextualSpacing w:val="0"/>
        <w:textAlignment w:val="auto"/>
        <w:rPr>
          <w:bCs/>
        </w:rPr>
      </w:pPr>
      <w:r w:rsidRPr="00981E3E">
        <w:rPr>
          <w:bCs/>
        </w:rPr>
        <w:t xml:space="preserve">How to model the interference from UL frequency unit </w:t>
      </w:r>
      <w:r w:rsidRPr="00056A44">
        <w:rPr>
          <w:bCs/>
        </w:rPr>
        <w:t>n</w:t>
      </w:r>
      <w:r w:rsidRPr="00981E3E">
        <w:rPr>
          <w:bCs/>
        </w:rPr>
        <w:t xml:space="preserve"> to DL frequency unit </w:t>
      </w:r>
      <w:r w:rsidRPr="00647EBB">
        <w:rPr>
          <w:bCs/>
          <w:i/>
        </w:rPr>
        <w:t>m</w:t>
      </w:r>
      <w:r w:rsidRPr="00981E3E">
        <w:rPr>
          <w:bCs/>
        </w:rPr>
        <w:t xml:space="preserve"> due to Aspect 2 at the UE receiver?</w:t>
      </w:r>
    </w:p>
    <w:p w14:paraId="0BF5CEE3" w14:textId="77777777" w:rsidR="007A1081" w:rsidRPr="00056A44" w:rsidRDefault="007A1081" w:rsidP="00CF6E6D">
      <w:pPr>
        <w:pStyle w:val="ListParagraph"/>
        <w:numPr>
          <w:ilvl w:val="1"/>
          <w:numId w:val="536"/>
        </w:numPr>
        <w:overflowPunct/>
        <w:autoSpaceDE/>
        <w:autoSpaceDN/>
        <w:adjustRightInd/>
        <w:spacing w:after="0"/>
        <w:contextualSpacing w:val="0"/>
        <w:textAlignment w:val="auto"/>
        <w:rPr>
          <w:bCs/>
        </w:rPr>
      </w:pPr>
      <w:r w:rsidRPr="00056A44">
        <w:rPr>
          <w:bCs/>
        </w:rPr>
        <w:t xml:space="preserve">Whether it is feasible to define a similar interference ratio as UE-UE ACIR in TR38.828 but in the subband of the adjacent carrier, with finer granularity (e.g., per subband or per RB), to represent the overall effect of the Aspect 1 and Aspect 2 described above? </w:t>
      </w:r>
    </w:p>
    <w:p w14:paraId="700EA10B" w14:textId="77777777" w:rsidR="007A1081" w:rsidRPr="00056A44" w:rsidRDefault="007A1081" w:rsidP="00CF6E6D">
      <w:pPr>
        <w:pStyle w:val="ListParagraph"/>
        <w:numPr>
          <w:ilvl w:val="2"/>
          <w:numId w:val="536"/>
        </w:numPr>
        <w:overflowPunct/>
        <w:autoSpaceDE/>
        <w:autoSpaceDN/>
        <w:adjustRightInd/>
        <w:spacing w:after="0"/>
        <w:contextualSpacing w:val="0"/>
        <w:textAlignment w:val="auto"/>
        <w:rPr>
          <w:bCs/>
        </w:rPr>
      </w:pPr>
      <w:r w:rsidRPr="00056A44">
        <w:rPr>
          <w:bCs/>
        </w:rPr>
        <w:t>For example, whether it is feasible to define UE-UE-adjacent-channel-per-RB/subband interference ratio as the ratio of the power transmitted by the aggressor UE on UL frequency unit n to the interference received by the victim UE on DL frequency unit m? If it is feasible, then what is the value range of the UE-UE-adjacent-channel-per-RB/subband interference ratio for each frequency range?</w:t>
      </w:r>
    </w:p>
    <w:p w14:paraId="7C45273E" w14:textId="77777777" w:rsidR="007A1081" w:rsidRPr="00056A44" w:rsidRDefault="007A1081" w:rsidP="007A1081">
      <w:r w:rsidRPr="00056A44">
        <w:t>FFS: How to make use of the interference model in RAN1</w:t>
      </w:r>
    </w:p>
    <w:p w14:paraId="03FF664B" w14:textId="77777777" w:rsidR="007A1081" w:rsidRPr="007A1081" w:rsidRDefault="007A1081" w:rsidP="007A1081">
      <w:pPr>
        <w:rPr>
          <w:bCs/>
          <w:lang w:eastAsia="ko-KR"/>
        </w:rPr>
      </w:pPr>
    </w:p>
    <w:p w14:paraId="78040CF5" w14:textId="77777777" w:rsidR="007A1081" w:rsidRPr="007A1081" w:rsidRDefault="007A1081" w:rsidP="007A1081">
      <w:pPr>
        <w:rPr>
          <w:bCs/>
          <w:highlight w:val="green"/>
          <w:lang w:eastAsia="ko-KR"/>
        </w:rPr>
      </w:pPr>
      <w:r w:rsidRPr="007A1081">
        <w:rPr>
          <w:bCs/>
          <w:highlight w:val="green"/>
          <w:lang w:eastAsia="ko-KR"/>
        </w:rPr>
        <w:t>Agreement</w:t>
      </w:r>
    </w:p>
    <w:p w14:paraId="4E71F84E" w14:textId="77777777" w:rsidR="007A1081" w:rsidRPr="000D5083" w:rsidRDefault="007A1081" w:rsidP="007A1081">
      <w:r w:rsidRPr="000D5083">
        <w:rPr>
          <w:szCs w:val="20"/>
        </w:rPr>
        <w:t xml:space="preserve">For SBFD evaluation, </w:t>
      </w:r>
      <w:r w:rsidRPr="000D5083">
        <w:t>consider the following for SBFD subband configurations:</w:t>
      </w:r>
    </w:p>
    <w:p w14:paraId="054FB85C" w14:textId="77777777" w:rsidR="007A1081" w:rsidRPr="000D5083" w:rsidRDefault="007A1081" w:rsidP="00CF6E6D">
      <w:pPr>
        <w:pStyle w:val="ListParagraph"/>
        <w:numPr>
          <w:ilvl w:val="0"/>
          <w:numId w:val="537"/>
        </w:numPr>
        <w:overflowPunct/>
        <w:autoSpaceDE/>
        <w:autoSpaceDN/>
        <w:adjustRightInd/>
        <w:spacing w:after="0"/>
        <w:contextualSpacing w:val="0"/>
        <w:textAlignment w:val="auto"/>
      </w:pPr>
      <w:r w:rsidRPr="000D5083">
        <w:t>SBFD Subband configuration#1 with {DUD} pattern, which means one SBFD slot consists of one UL subband at the center of the channel bandwidth and two DL subbands at two sides of the channel bandwidth.</w:t>
      </w:r>
    </w:p>
    <w:p w14:paraId="5E6043BD" w14:textId="77777777" w:rsidR="007A1081" w:rsidRDefault="007A1081" w:rsidP="00CF6E6D">
      <w:pPr>
        <w:pStyle w:val="ListParagraph"/>
        <w:numPr>
          <w:ilvl w:val="0"/>
          <w:numId w:val="537"/>
        </w:numPr>
        <w:overflowPunct/>
        <w:autoSpaceDE/>
        <w:autoSpaceDN/>
        <w:adjustRightInd/>
        <w:spacing w:after="0"/>
        <w:contextualSpacing w:val="0"/>
        <w:textAlignment w:val="auto"/>
      </w:pPr>
      <w:r>
        <w:t>SBFD Subband configuration#2 with {DU} pattern, which means one SBFD slot consists of one UL subband at one side of the channel bandwidth and one DL subband at the other side of the channel bandwidth.</w:t>
      </w:r>
    </w:p>
    <w:p w14:paraId="2E138AD8" w14:textId="77777777" w:rsidR="007A1081" w:rsidRDefault="007A1081" w:rsidP="00CF6E6D">
      <w:pPr>
        <w:pStyle w:val="ListParagraph"/>
        <w:numPr>
          <w:ilvl w:val="0"/>
          <w:numId w:val="537"/>
        </w:numPr>
        <w:overflowPunct/>
        <w:autoSpaceDE/>
        <w:autoSpaceDN/>
        <w:adjustRightInd/>
        <w:spacing w:after="0"/>
        <w:contextualSpacing w:val="0"/>
        <w:textAlignment w:val="auto"/>
      </w:pPr>
      <w:r>
        <w:t>Use the following parameters for description of SBFD subband configuration in evaluation assumptions:</w:t>
      </w:r>
    </w:p>
    <w:p w14:paraId="3EC24A80" w14:textId="77777777" w:rsidR="007A1081" w:rsidRDefault="007A1081" w:rsidP="00CF6E6D">
      <w:pPr>
        <w:pStyle w:val="ListParagraph"/>
        <w:numPr>
          <w:ilvl w:val="1"/>
          <w:numId w:val="537"/>
        </w:numPr>
        <w:overflowPunct/>
        <w:autoSpaceDE/>
        <w:autoSpaceDN/>
        <w:adjustRightInd/>
        <w:spacing w:after="0"/>
        <w:contextualSpacing w:val="0"/>
        <w:textAlignment w:val="auto"/>
      </w:pPr>
      <w:r>
        <w:t>N</w:t>
      </w:r>
      <w:r w:rsidRPr="00242AC5">
        <w:rPr>
          <w:vertAlign w:val="subscript"/>
        </w:rPr>
        <w:t>D</w:t>
      </w:r>
      <w:r>
        <w:t>: the number of RBs in one DL subband</w:t>
      </w:r>
    </w:p>
    <w:p w14:paraId="3EB0D5A9" w14:textId="77777777" w:rsidR="007A1081" w:rsidRDefault="007A1081" w:rsidP="00CF6E6D">
      <w:pPr>
        <w:pStyle w:val="ListParagraph"/>
        <w:numPr>
          <w:ilvl w:val="1"/>
          <w:numId w:val="537"/>
        </w:numPr>
        <w:overflowPunct/>
        <w:autoSpaceDE/>
        <w:autoSpaceDN/>
        <w:adjustRightInd/>
        <w:spacing w:after="0"/>
        <w:contextualSpacing w:val="0"/>
        <w:textAlignment w:val="auto"/>
      </w:pPr>
      <w:r>
        <w:t>N</w:t>
      </w:r>
      <w:r w:rsidRPr="00242AC5">
        <w:rPr>
          <w:vertAlign w:val="subscript"/>
        </w:rPr>
        <w:t>U</w:t>
      </w:r>
      <w:r>
        <w:t>: the number of RBs in one UL subband</w:t>
      </w:r>
    </w:p>
    <w:p w14:paraId="210180F9" w14:textId="77777777" w:rsidR="007A1081" w:rsidRDefault="007A1081" w:rsidP="00CF6E6D">
      <w:pPr>
        <w:pStyle w:val="ListParagraph"/>
        <w:numPr>
          <w:ilvl w:val="1"/>
          <w:numId w:val="537"/>
        </w:numPr>
        <w:overflowPunct/>
        <w:autoSpaceDE/>
        <w:autoSpaceDN/>
        <w:adjustRightInd/>
        <w:spacing w:after="0"/>
        <w:contextualSpacing w:val="0"/>
        <w:textAlignment w:val="auto"/>
      </w:pPr>
      <w:r>
        <w:t>N</w:t>
      </w:r>
      <w:r w:rsidRPr="00242AC5">
        <w:rPr>
          <w:vertAlign w:val="subscript"/>
        </w:rPr>
        <w:t>G</w:t>
      </w:r>
      <w:r>
        <w:t>: the number of RBs in one guard band between one UL subband and one DL subband</w:t>
      </w:r>
    </w:p>
    <w:p w14:paraId="51BD9C5C" w14:textId="77777777" w:rsidR="007A1081" w:rsidRPr="007A1081" w:rsidRDefault="007A1081" w:rsidP="007A1081">
      <w:pPr>
        <w:rPr>
          <w:bCs/>
          <w:lang w:eastAsia="ko-KR"/>
        </w:rPr>
      </w:pPr>
    </w:p>
    <w:p w14:paraId="72244F55" w14:textId="77777777" w:rsidR="007A1081" w:rsidRPr="007A1081" w:rsidRDefault="007A1081" w:rsidP="007A1081">
      <w:pPr>
        <w:rPr>
          <w:bCs/>
          <w:highlight w:val="green"/>
          <w:lang w:eastAsia="ko-KR"/>
        </w:rPr>
      </w:pPr>
      <w:r w:rsidRPr="007A1081">
        <w:rPr>
          <w:bCs/>
          <w:highlight w:val="green"/>
          <w:lang w:eastAsia="ko-KR"/>
        </w:rPr>
        <w:t>Agreement</w:t>
      </w:r>
    </w:p>
    <w:p w14:paraId="76046EE1" w14:textId="77777777" w:rsidR="007A1081" w:rsidRDefault="007A1081" w:rsidP="007A1081">
      <w:pPr>
        <w:rPr>
          <w:szCs w:val="20"/>
        </w:rPr>
      </w:pPr>
      <w:r w:rsidRPr="008D7F25">
        <w:rPr>
          <w:szCs w:val="20"/>
        </w:rPr>
        <w:t>For performance evaluation and comparison between baseline legacy TDD operation and SBFD operation under SBFD Deployment Case 1 (Non-coexistence case with single SBFD subband configuration), consider the following alternatives:</w:t>
      </w:r>
    </w:p>
    <w:p w14:paraId="231EA972" w14:textId="77777777" w:rsidR="007A1081" w:rsidRPr="00647EBB" w:rsidRDefault="007A1081" w:rsidP="00CF6E6D">
      <w:pPr>
        <w:numPr>
          <w:ilvl w:val="0"/>
          <w:numId w:val="538"/>
        </w:numPr>
        <w:rPr>
          <w:szCs w:val="20"/>
        </w:rPr>
      </w:pPr>
      <w:r w:rsidRPr="00E010D2">
        <w:t xml:space="preserve">Alt 2 (No SBFD DL subband in the slots/symbols that correspond to UL slots/symbols in legacy TDD): </w:t>
      </w:r>
    </w:p>
    <w:p w14:paraId="6A57500E" w14:textId="77777777" w:rsidR="007A1081" w:rsidRPr="00E010D2" w:rsidRDefault="007A1081" w:rsidP="00CF6E6D">
      <w:pPr>
        <w:numPr>
          <w:ilvl w:val="1"/>
          <w:numId w:val="538"/>
        </w:numPr>
      </w:pPr>
      <w:r w:rsidRPr="00E010D2">
        <w:rPr>
          <w:rFonts w:hint="eastAsia"/>
        </w:rPr>
        <w:t>L</w:t>
      </w:r>
      <w:r w:rsidRPr="00E010D2">
        <w:t>egacy TDD: Static TDD UL/DL configuration with {DDDSU}, where S=[12D:2G:0U]</w:t>
      </w:r>
    </w:p>
    <w:p w14:paraId="32A71A87" w14:textId="77777777" w:rsidR="007A1081" w:rsidRPr="008D7F25" w:rsidRDefault="007A1081" w:rsidP="00CF6E6D">
      <w:pPr>
        <w:numPr>
          <w:ilvl w:val="1"/>
          <w:numId w:val="538"/>
        </w:numPr>
      </w:pPr>
      <w:r w:rsidRPr="00E010D2">
        <w:rPr>
          <w:rFonts w:hint="eastAsia"/>
        </w:rPr>
        <w:t>S</w:t>
      </w:r>
      <w:r w:rsidRPr="00E010D2">
        <w:t xml:space="preserve">BFD: Frame structure#2 (XXXXU), where X denotes a SBFD slot. In time domain, SBFD UL subband spans all the symbols in a SBFD slot. In frequency domain, SBFD UL subband is about [20%] of the channel </w:t>
      </w:r>
      <w:r w:rsidRPr="008D7F25">
        <w:t>bandwidth.</w:t>
      </w:r>
    </w:p>
    <w:p w14:paraId="4FB18708" w14:textId="77777777" w:rsidR="007A1081" w:rsidRPr="008D7F25" w:rsidRDefault="007A1081" w:rsidP="00CF6E6D">
      <w:pPr>
        <w:numPr>
          <w:ilvl w:val="0"/>
          <w:numId w:val="538"/>
        </w:numPr>
      </w:pPr>
      <w:r w:rsidRPr="008D7F25">
        <w:t xml:space="preserve">Alt 4 (strive for the same UL/DL resource ratio between </w:t>
      </w:r>
      <w:r w:rsidRPr="008D7F25">
        <w:rPr>
          <w:rFonts w:hint="eastAsia"/>
        </w:rPr>
        <w:t>L</w:t>
      </w:r>
      <w:r w:rsidRPr="008D7F25">
        <w:t xml:space="preserve">egacy TDD and SBFD): </w:t>
      </w:r>
    </w:p>
    <w:p w14:paraId="68961D83" w14:textId="77777777" w:rsidR="007A1081" w:rsidRPr="008D7F25" w:rsidRDefault="007A1081" w:rsidP="00CF6E6D">
      <w:pPr>
        <w:numPr>
          <w:ilvl w:val="1"/>
          <w:numId w:val="538"/>
        </w:numPr>
      </w:pPr>
      <w:r w:rsidRPr="008D7F25">
        <w:rPr>
          <w:rFonts w:hint="eastAsia"/>
        </w:rPr>
        <w:t>L</w:t>
      </w:r>
      <w:r w:rsidRPr="008D7F25">
        <w:t>egacy TDD: Static TDD UL/DL configuration with {DDDSU}, where S=[12D:2G:0U]</w:t>
      </w:r>
    </w:p>
    <w:p w14:paraId="61F72219" w14:textId="77777777" w:rsidR="007A1081" w:rsidRPr="008D7F25" w:rsidRDefault="007A1081" w:rsidP="00CF6E6D">
      <w:pPr>
        <w:numPr>
          <w:ilvl w:val="1"/>
          <w:numId w:val="538"/>
        </w:numPr>
      </w:pPr>
      <w:r w:rsidRPr="008D7F25">
        <w:rPr>
          <w:rFonts w:hint="eastAsia"/>
        </w:rPr>
        <w:t>S</w:t>
      </w:r>
      <w:r w:rsidRPr="008D7F25">
        <w:t>BFD: Frame structure#3 (XXXXX), where X denotes a SBFD slot. In time domain, SBFD UL subband spans all the symbols in a SBFD slot. In frequency domain, SBFD UL subband is about [20%] of the channel bandwidth.</w:t>
      </w:r>
    </w:p>
    <w:p w14:paraId="60E40E6B" w14:textId="77777777" w:rsidR="007A1081" w:rsidRPr="008D7F25" w:rsidRDefault="007A1081" w:rsidP="00CF6E6D">
      <w:pPr>
        <w:numPr>
          <w:ilvl w:val="0"/>
          <w:numId w:val="538"/>
        </w:numPr>
      </w:pPr>
      <w:r w:rsidRPr="008D7F25">
        <w:t xml:space="preserve">Alt 1 (No SBFD DL subband in the slots/symbols that correspond to UL slots/symbols in legacy TDD): </w:t>
      </w:r>
    </w:p>
    <w:p w14:paraId="280A09F2" w14:textId="77777777" w:rsidR="007A1081" w:rsidRPr="008D7F25" w:rsidRDefault="007A1081" w:rsidP="00CF6E6D">
      <w:pPr>
        <w:numPr>
          <w:ilvl w:val="1"/>
          <w:numId w:val="538"/>
        </w:numPr>
      </w:pPr>
      <w:r w:rsidRPr="008D7F25">
        <w:rPr>
          <w:rFonts w:hint="eastAsia"/>
        </w:rPr>
        <w:t>L</w:t>
      </w:r>
      <w:r w:rsidRPr="008D7F25">
        <w:t>egacy TDD: Static TDD UL/DL configuration with {DDDSU}, where S=[12D:2G:0U]</w:t>
      </w:r>
    </w:p>
    <w:p w14:paraId="242C520C" w14:textId="77777777" w:rsidR="007A1081" w:rsidRPr="008D7F25" w:rsidRDefault="007A1081" w:rsidP="00CF6E6D">
      <w:pPr>
        <w:numPr>
          <w:ilvl w:val="1"/>
          <w:numId w:val="538"/>
        </w:numPr>
      </w:pPr>
      <w:r w:rsidRPr="008D7F25">
        <w:rPr>
          <w:rFonts w:hint="eastAsia"/>
        </w:rPr>
        <w:t>S</w:t>
      </w:r>
      <w:r w:rsidRPr="008D7F25">
        <w:t>BFD: Frame structure#1 (DXXXU), where X denotes a SBFD slot. In time domain, SBFD UL subband spans all the symbols in a SBFD slot. In frequency domain, SBFD UL subband is about [20%] of the channel bandwidth.</w:t>
      </w:r>
    </w:p>
    <w:p w14:paraId="535454A0" w14:textId="77777777" w:rsidR="007A1081" w:rsidRPr="008D7F25" w:rsidRDefault="007A1081" w:rsidP="00CF6E6D">
      <w:pPr>
        <w:numPr>
          <w:ilvl w:val="0"/>
          <w:numId w:val="538"/>
        </w:numPr>
      </w:pPr>
      <w:r w:rsidRPr="008D7F25">
        <w:t xml:space="preserve">Alt 3 (strive for the same UL/DL resource ratio between </w:t>
      </w:r>
      <w:r w:rsidRPr="008D7F25">
        <w:rPr>
          <w:rFonts w:hint="eastAsia"/>
        </w:rPr>
        <w:t>L</w:t>
      </w:r>
      <w:r w:rsidRPr="008D7F25">
        <w:t xml:space="preserve">egacy TDD and SBFD): </w:t>
      </w:r>
    </w:p>
    <w:p w14:paraId="653F55CA" w14:textId="77777777" w:rsidR="007A1081" w:rsidRPr="008D7F25" w:rsidRDefault="007A1081" w:rsidP="00CF6E6D">
      <w:pPr>
        <w:numPr>
          <w:ilvl w:val="1"/>
          <w:numId w:val="538"/>
        </w:numPr>
      </w:pPr>
      <w:r w:rsidRPr="008D7F25">
        <w:rPr>
          <w:rFonts w:hint="eastAsia"/>
        </w:rPr>
        <w:t>L</w:t>
      </w:r>
      <w:r w:rsidRPr="008D7F25">
        <w:t>egacy TDD: Static TDD UL/DL configuration with {DDSUU}, where S=[12D:2G:0U]</w:t>
      </w:r>
    </w:p>
    <w:p w14:paraId="49CB1427" w14:textId="77777777" w:rsidR="007A1081" w:rsidRPr="008D7F25" w:rsidRDefault="007A1081" w:rsidP="00CF6E6D">
      <w:pPr>
        <w:numPr>
          <w:ilvl w:val="1"/>
          <w:numId w:val="538"/>
        </w:numPr>
      </w:pPr>
      <w:r w:rsidRPr="008D7F25">
        <w:rPr>
          <w:rFonts w:hint="eastAsia"/>
        </w:rPr>
        <w:t>S</w:t>
      </w:r>
      <w:r w:rsidRPr="008D7F25">
        <w:t>BFD: Frame structure#2 (XXXXU), where X denotes a SBFD slot. In time domain, SBFD UL subband spans all the symbols in a SBFD slot. In frequency domain, SBFD UL subband is about [20%] of the channel bandwidth.</w:t>
      </w:r>
    </w:p>
    <w:p w14:paraId="0ED0F9FB" w14:textId="77777777" w:rsidR="007A1081" w:rsidRPr="00E010D2" w:rsidRDefault="007A1081" w:rsidP="007A1081">
      <w:r w:rsidRPr="00E010D2">
        <w:t>FFS: whether dynamic TDD can optionally be used for legacy TDD for comparison.</w:t>
      </w:r>
    </w:p>
    <w:p w14:paraId="0212D58C" w14:textId="77777777" w:rsidR="007A1081" w:rsidRPr="007A1081" w:rsidRDefault="007A1081" w:rsidP="007A1081">
      <w:pPr>
        <w:rPr>
          <w:bCs/>
          <w:lang w:eastAsia="ko-KR"/>
        </w:rPr>
      </w:pPr>
    </w:p>
    <w:p w14:paraId="27971AA7" w14:textId="77777777" w:rsidR="007A1081" w:rsidRPr="007A1081" w:rsidRDefault="007A1081" w:rsidP="007A1081">
      <w:pPr>
        <w:rPr>
          <w:bCs/>
          <w:highlight w:val="green"/>
          <w:lang w:eastAsia="ko-KR"/>
        </w:rPr>
      </w:pPr>
      <w:r w:rsidRPr="007A1081">
        <w:rPr>
          <w:bCs/>
          <w:highlight w:val="green"/>
          <w:lang w:eastAsia="ko-KR"/>
        </w:rPr>
        <w:t>Agreement</w:t>
      </w:r>
    </w:p>
    <w:p w14:paraId="6AE63463" w14:textId="77777777" w:rsidR="007A1081" w:rsidRDefault="007A1081" w:rsidP="007A1081">
      <w:r>
        <w:t>For gNB-gNB co-channel/adjacent-channel channel model and UE-UE</w:t>
      </w:r>
      <w:r w:rsidRPr="00815BAD">
        <w:t xml:space="preserve"> </w:t>
      </w:r>
      <w:r>
        <w:t>co-channel/adjacent-channel channel model in RAN1 SLS,</w:t>
      </w:r>
    </w:p>
    <w:p w14:paraId="1C74A1E5" w14:textId="77777777" w:rsidR="007A1081" w:rsidRDefault="007A1081" w:rsidP="00CF6E6D">
      <w:pPr>
        <w:pStyle w:val="ListParagraph"/>
        <w:numPr>
          <w:ilvl w:val="0"/>
          <w:numId w:val="539"/>
        </w:numPr>
      </w:pPr>
      <w:r>
        <w:t>Large scale fading (e.g., path loss, penetration loss, shadowing) should be modelled, and companies report whether small scale fading (e.g., fast fading including antenna gain) is also modelled in their simulation.</w:t>
      </w:r>
    </w:p>
    <w:p w14:paraId="41737F45" w14:textId="18A9A2B9" w:rsidR="007A1081" w:rsidRDefault="007A1081" w:rsidP="00CF6E6D">
      <w:pPr>
        <w:pStyle w:val="ListParagraph"/>
        <w:numPr>
          <w:ilvl w:val="0"/>
          <w:numId w:val="539"/>
        </w:numPr>
      </w:pPr>
      <w:r>
        <w:rPr>
          <w:rFonts w:hint="eastAsia"/>
        </w:rPr>
        <w:t>N</w:t>
      </w:r>
      <w:r>
        <w:t>ote: Antenna gain is calculated based on the gNB-gNB or UE-UE LOS direction instead on the multi-path directions if fast fading is not modelled.</w:t>
      </w:r>
    </w:p>
    <w:p w14:paraId="06E652EF" w14:textId="77777777" w:rsidR="007A1081" w:rsidRDefault="007A1081" w:rsidP="00CF6E6D">
      <w:pPr>
        <w:pStyle w:val="ListParagraph"/>
        <w:numPr>
          <w:ilvl w:val="0"/>
          <w:numId w:val="539"/>
        </w:numPr>
      </w:pPr>
      <w:r w:rsidRPr="008A37E7">
        <w:t>FFS: how to model realistic LOS probability for gNB-gNB and UE-UE channel model.</w:t>
      </w:r>
    </w:p>
    <w:p w14:paraId="4D085EA2" w14:textId="77777777" w:rsidR="007A1081" w:rsidRPr="008A37E7" w:rsidRDefault="007A1081" w:rsidP="00CF6E6D">
      <w:pPr>
        <w:pStyle w:val="ListParagraph"/>
        <w:numPr>
          <w:ilvl w:val="0"/>
          <w:numId w:val="539"/>
        </w:numPr>
      </w:pPr>
      <w:r w:rsidRPr="008A37E7">
        <w:t>FFS:</w:t>
      </w:r>
      <w:r>
        <w:t xml:space="preserve"> How to set aligned channel model amongst companies for SLS calibration (if needed).</w:t>
      </w:r>
    </w:p>
    <w:p w14:paraId="47920C7F" w14:textId="77777777" w:rsidR="007A1081" w:rsidRPr="007A1081" w:rsidRDefault="007A1081" w:rsidP="007A1081">
      <w:pPr>
        <w:rPr>
          <w:bCs/>
          <w:highlight w:val="green"/>
          <w:lang w:eastAsia="ko-KR"/>
        </w:rPr>
      </w:pPr>
      <w:r w:rsidRPr="007A1081">
        <w:rPr>
          <w:bCs/>
          <w:highlight w:val="green"/>
          <w:lang w:eastAsia="ko-KR"/>
        </w:rPr>
        <w:t>Agreement</w:t>
      </w:r>
    </w:p>
    <w:p w14:paraId="48F6374F" w14:textId="77777777" w:rsidR="007A1081" w:rsidRDefault="007A1081" w:rsidP="007A1081">
      <w:pPr>
        <w:rPr>
          <w:iCs/>
        </w:rPr>
      </w:pPr>
      <w:r>
        <w:rPr>
          <w:iCs/>
        </w:rPr>
        <w:t>For gNB-gNB channel model, reuse gNB-to-UE channel model in TR 38.901 with necessary modification</w:t>
      </w:r>
    </w:p>
    <w:p w14:paraId="28B49D01" w14:textId="77777777" w:rsidR="007A1081" w:rsidRPr="00647EBB" w:rsidRDefault="007A1081" w:rsidP="00CF6E6D">
      <w:pPr>
        <w:numPr>
          <w:ilvl w:val="0"/>
          <w:numId w:val="540"/>
        </w:numPr>
      </w:pPr>
      <w:r w:rsidRPr="00647EBB">
        <w:t>Replacing the UE’s antenna height with gNB’s antenna height, updating the angular spread</w:t>
      </w:r>
    </w:p>
    <w:p w14:paraId="33F7F7E5" w14:textId="77777777" w:rsidR="007A1081" w:rsidRPr="00647EBB" w:rsidRDefault="007A1081" w:rsidP="00CF6E6D">
      <w:pPr>
        <w:numPr>
          <w:ilvl w:val="0"/>
          <w:numId w:val="540"/>
        </w:numPr>
      </w:pPr>
      <w:r w:rsidRPr="00647EBB">
        <w:rPr>
          <w:rFonts w:hint="eastAsia"/>
        </w:rPr>
        <w:lastRenderedPageBreak/>
        <w:t>F</w:t>
      </w:r>
      <w:r w:rsidRPr="00647EBB">
        <w:t>FS:</w:t>
      </w:r>
      <w:r w:rsidRPr="001C6829">
        <w:t xml:space="preserve"> whether/how to</w:t>
      </w:r>
      <w:r w:rsidRPr="00647EBB">
        <w:t xml:space="preserve"> update LOS probability.</w:t>
      </w:r>
    </w:p>
    <w:p w14:paraId="4AEDDF70" w14:textId="77777777" w:rsidR="007A1081" w:rsidRPr="00647EBB" w:rsidRDefault="007A1081" w:rsidP="00CF6E6D">
      <w:pPr>
        <w:numPr>
          <w:ilvl w:val="0"/>
          <w:numId w:val="540"/>
        </w:numPr>
      </w:pPr>
      <w:r w:rsidRPr="00647EBB">
        <w:t>FFS: Other details and necessary modifications</w:t>
      </w:r>
    </w:p>
    <w:p w14:paraId="22A19DF6" w14:textId="1EF0344C" w:rsidR="007A1081" w:rsidRDefault="007A1081" w:rsidP="007A1081">
      <w:pPr>
        <w:rPr>
          <w:lang w:eastAsia="ko-KR"/>
        </w:rPr>
      </w:pPr>
    </w:p>
    <w:p w14:paraId="0012FB2A" w14:textId="75969812" w:rsidR="00F035A4" w:rsidRDefault="001B5688" w:rsidP="007A1081">
      <w:pPr>
        <w:rPr>
          <w:b/>
          <w:bCs/>
          <w:lang w:eastAsia="ko-KR"/>
        </w:rPr>
      </w:pPr>
      <w:hyperlink r:id="rId2054" w:history="1">
        <w:r w:rsidR="000B5C49">
          <w:rPr>
            <w:rStyle w:val="Hyperlink"/>
            <w:b/>
            <w:bCs/>
            <w:lang w:eastAsia="ko-KR"/>
          </w:rPr>
          <w:t>R1-2205542</w:t>
        </w:r>
      </w:hyperlink>
      <w:r w:rsidR="00F035A4" w:rsidRPr="00F035A4">
        <w:rPr>
          <w:b/>
          <w:bCs/>
          <w:lang w:eastAsia="ko-KR"/>
        </w:rPr>
        <w:tab/>
        <w:t>Draft LS on interference modelling for duplex evolution</w:t>
      </w:r>
      <w:r w:rsidR="00F035A4" w:rsidRPr="00F035A4">
        <w:rPr>
          <w:b/>
          <w:bCs/>
          <w:lang w:eastAsia="ko-KR"/>
        </w:rPr>
        <w:tab/>
        <w:t>Moderator(CMCC)</w:t>
      </w:r>
    </w:p>
    <w:p w14:paraId="7EE567E9" w14:textId="4520C9B5" w:rsidR="007A1081" w:rsidRPr="00F035A4" w:rsidRDefault="00F035A4" w:rsidP="007A1081">
      <w:pPr>
        <w:rPr>
          <w:lang w:eastAsia="ko-KR"/>
        </w:rPr>
      </w:pPr>
      <w:r>
        <w:rPr>
          <w:b/>
          <w:bCs/>
          <w:lang w:eastAsia="ko-KR"/>
        </w:rPr>
        <w:t>Decision:</w:t>
      </w:r>
      <w:r w:rsidRPr="00F035A4">
        <w:rPr>
          <w:lang w:eastAsia="ko-KR"/>
        </w:rPr>
        <w:t xml:space="preserve"> As per email decision posted on May 23</w:t>
      </w:r>
      <w:r w:rsidRPr="00F035A4">
        <w:rPr>
          <w:vertAlign w:val="superscript"/>
          <w:lang w:eastAsia="ko-KR"/>
        </w:rPr>
        <w:t>rd</w:t>
      </w:r>
      <w:r w:rsidRPr="00F035A4">
        <w:rPr>
          <w:lang w:eastAsia="ko-KR"/>
        </w:rPr>
        <w:t xml:space="preserve">, the draft LS is endorsed. </w:t>
      </w:r>
      <w:r w:rsidRPr="00F035A4">
        <w:rPr>
          <w:highlight w:val="green"/>
          <w:lang w:eastAsia="ko-KR"/>
        </w:rPr>
        <w:t xml:space="preserve">Approved in </w:t>
      </w:r>
      <w:hyperlink r:id="rId2055" w:history="1">
        <w:r w:rsidR="000B5C49">
          <w:rPr>
            <w:rStyle w:val="Hyperlink"/>
            <w:highlight w:val="green"/>
            <w:lang w:eastAsia="ko-KR"/>
          </w:rPr>
          <w:t>R1-2205543</w:t>
        </w:r>
      </w:hyperlink>
      <w:r w:rsidR="007A1081" w:rsidRPr="00F035A4">
        <w:rPr>
          <w:lang w:eastAsia="ko-KR"/>
        </w:rPr>
        <w:t>.</w:t>
      </w:r>
    </w:p>
    <w:p w14:paraId="41D04AC2" w14:textId="3244CB01" w:rsidR="007A1081" w:rsidRDefault="007A1081" w:rsidP="007A1081">
      <w:pPr>
        <w:rPr>
          <w:lang w:eastAsia="ko-KR"/>
        </w:rPr>
      </w:pPr>
    </w:p>
    <w:p w14:paraId="142CA2CF" w14:textId="0F6E9C15" w:rsidR="00F035A4" w:rsidRDefault="00F035A4" w:rsidP="007A1081">
      <w:pPr>
        <w:rPr>
          <w:lang w:eastAsia="ko-KR"/>
        </w:rPr>
      </w:pPr>
    </w:p>
    <w:p w14:paraId="2166884B" w14:textId="758758FB" w:rsidR="00F035A4" w:rsidRDefault="00F035A4" w:rsidP="007A1081">
      <w:pPr>
        <w:rPr>
          <w:lang w:eastAsia="ko-KR"/>
        </w:rPr>
      </w:pPr>
      <w:r>
        <w:rPr>
          <w:b/>
          <w:bCs/>
          <w:lang w:eastAsia="ko-KR"/>
        </w:rPr>
        <w:t>Decision:</w:t>
      </w:r>
      <w:r w:rsidRPr="00F035A4">
        <w:rPr>
          <w:lang w:eastAsia="ko-KR"/>
        </w:rPr>
        <w:t xml:space="preserve"> As per email decision posted on May 23</w:t>
      </w:r>
      <w:r w:rsidRPr="00F035A4">
        <w:rPr>
          <w:vertAlign w:val="superscript"/>
          <w:lang w:eastAsia="ko-KR"/>
        </w:rPr>
        <w:t>rd</w:t>
      </w:r>
      <w:r w:rsidRPr="00F035A4">
        <w:rPr>
          <w:lang w:eastAsia="ko-KR"/>
        </w:rPr>
        <w:t>,</w:t>
      </w:r>
    </w:p>
    <w:p w14:paraId="6ED0CAB7" w14:textId="77777777" w:rsidR="007A1081" w:rsidRPr="00F035A4" w:rsidRDefault="007A1081" w:rsidP="007A1081">
      <w:pPr>
        <w:rPr>
          <w:bCs/>
          <w:highlight w:val="green"/>
          <w:lang w:eastAsia="ko-KR"/>
        </w:rPr>
      </w:pPr>
      <w:r w:rsidRPr="00F035A4">
        <w:rPr>
          <w:bCs/>
          <w:highlight w:val="green"/>
          <w:lang w:eastAsia="ko-KR"/>
        </w:rPr>
        <w:t>Agreement</w:t>
      </w:r>
    </w:p>
    <w:p w14:paraId="5AFDD14E" w14:textId="77777777" w:rsidR="007A1081" w:rsidRDefault="007A1081" w:rsidP="007A1081">
      <w:pPr>
        <w:rPr>
          <w:szCs w:val="20"/>
          <w:lang w:eastAsia="zh-CN"/>
        </w:rPr>
      </w:pPr>
      <w:r>
        <w:rPr>
          <w:szCs w:val="20"/>
          <w:lang w:eastAsia="zh-CN"/>
        </w:rPr>
        <w:t>For SBFD simulation, consider 4GHz for FR1 and 30GHz for FR2-1.</w:t>
      </w:r>
    </w:p>
    <w:p w14:paraId="56537CDE" w14:textId="77777777" w:rsidR="007A1081" w:rsidRDefault="007A1081" w:rsidP="007A1081">
      <w:pPr>
        <w:rPr>
          <w:szCs w:val="20"/>
          <w:lang w:eastAsia="zh-CN"/>
        </w:rPr>
      </w:pPr>
    </w:p>
    <w:p w14:paraId="5BEA4130" w14:textId="77777777" w:rsidR="007A1081" w:rsidRPr="00F035A4" w:rsidRDefault="007A1081" w:rsidP="007A1081">
      <w:pPr>
        <w:rPr>
          <w:bCs/>
          <w:highlight w:val="green"/>
          <w:lang w:eastAsia="ko-KR"/>
        </w:rPr>
      </w:pPr>
      <w:r w:rsidRPr="00F035A4">
        <w:rPr>
          <w:bCs/>
          <w:highlight w:val="green"/>
          <w:lang w:eastAsia="ko-KR"/>
        </w:rPr>
        <w:t>Agreement</w:t>
      </w:r>
    </w:p>
    <w:p w14:paraId="44D3C7E5" w14:textId="77777777" w:rsidR="007A1081" w:rsidRDefault="007A1081" w:rsidP="007A1081">
      <w:pPr>
        <w:rPr>
          <w:szCs w:val="20"/>
          <w:lang w:eastAsia="zh-CN"/>
        </w:rPr>
      </w:pPr>
      <w:r>
        <w:rPr>
          <w:szCs w:val="20"/>
          <w:lang w:eastAsia="zh-CN"/>
        </w:rPr>
        <w:t>For evaluation of SBFD operation, BS uses separate panels for simultaneous downlink transmission and uplink reception, we can call it separate-Tx/Rx antenna array for description of evaluation assumption.</w:t>
      </w:r>
    </w:p>
    <w:p w14:paraId="0BA886E5" w14:textId="77777777" w:rsidR="007A1081" w:rsidRPr="00616DD0" w:rsidRDefault="007A1081" w:rsidP="00CF6E6D">
      <w:pPr>
        <w:pStyle w:val="ListParagraph"/>
        <w:numPr>
          <w:ilvl w:val="0"/>
          <w:numId w:val="541"/>
        </w:numPr>
      </w:pPr>
      <w:r>
        <w:rPr>
          <w:rFonts w:hint="eastAsia"/>
        </w:rPr>
        <w:t>Companies can report the separation of the Tx panel and Rx panel assumed in their simulation.</w:t>
      </w:r>
    </w:p>
    <w:p w14:paraId="5B4BA57A" w14:textId="77777777" w:rsidR="007A1081" w:rsidRDefault="007A1081" w:rsidP="00CF6E6D">
      <w:pPr>
        <w:pStyle w:val="ListParagraph"/>
        <w:numPr>
          <w:ilvl w:val="0"/>
          <w:numId w:val="541"/>
        </w:numPr>
      </w:pPr>
      <w:r>
        <w:rPr>
          <w:rFonts w:hint="eastAsia"/>
        </w:rPr>
        <w:t>Companies can report how the antenna elements are used for transmission or reception in a slot if BS does not perform simultaneous downlink transmission and uplink reception.</w:t>
      </w:r>
    </w:p>
    <w:p w14:paraId="3B584761" w14:textId="77777777" w:rsidR="007A1081" w:rsidRPr="00F035A4" w:rsidRDefault="007A1081" w:rsidP="007A1081">
      <w:pPr>
        <w:rPr>
          <w:bCs/>
          <w:highlight w:val="green"/>
          <w:lang w:eastAsia="ko-KR"/>
        </w:rPr>
      </w:pPr>
      <w:r w:rsidRPr="00F035A4">
        <w:rPr>
          <w:bCs/>
          <w:highlight w:val="green"/>
          <w:lang w:eastAsia="ko-KR"/>
        </w:rPr>
        <w:t>Agreement</w:t>
      </w:r>
    </w:p>
    <w:p w14:paraId="44B72D41" w14:textId="77777777" w:rsidR="007A1081" w:rsidRDefault="007A1081" w:rsidP="007A1081">
      <w:pPr>
        <w:rPr>
          <w:szCs w:val="20"/>
          <w:lang w:eastAsia="zh-CN"/>
        </w:rPr>
      </w:pPr>
      <w:r>
        <w:rPr>
          <w:szCs w:val="20"/>
          <w:lang w:eastAsia="zh-CN"/>
        </w:rPr>
        <w:t>For evaluation of legacy TDD operation, BS uses the same antenna array for downlink transmission and uplink reception, we can call it shared-Tx/Rx antenna array for description of evaluation assumption.</w:t>
      </w:r>
    </w:p>
    <w:p w14:paraId="424FF5FF" w14:textId="77777777" w:rsidR="007A1081" w:rsidRDefault="007A1081" w:rsidP="007A1081">
      <w:pPr>
        <w:rPr>
          <w:szCs w:val="20"/>
          <w:lang w:eastAsia="zh-CN"/>
        </w:rPr>
      </w:pPr>
    </w:p>
    <w:p w14:paraId="109D1A3F" w14:textId="77777777" w:rsidR="007A1081" w:rsidRPr="00F035A4" w:rsidRDefault="007A1081" w:rsidP="007A1081">
      <w:pPr>
        <w:rPr>
          <w:bCs/>
          <w:highlight w:val="green"/>
          <w:lang w:eastAsia="ko-KR"/>
        </w:rPr>
      </w:pPr>
      <w:r w:rsidRPr="00F035A4">
        <w:rPr>
          <w:bCs/>
          <w:highlight w:val="green"/>
          <w:lang w:eastAsia="ko-KR"/>
        </w:rPr>
        <w:t>Agreement</w:t>
      </w:r>
    </w:p>
    <w:p w14:paraId="760497DC" w14:textId="77777777" w:rsidR="007A1081" w:rsidRDefault="007A1081" w:rsidP="007A1081">
      <w:pPr>
        <w:rPr>
          <w:color w:val="000000"/>
          <w:szCs w:val="20"/>
          <w:lang w:eastAsia="zh-CN"/>
        </w:rPr>
      </w:pPr>
      <w:r>
        <w:rPr>
          <w:szCs w:val="20"/>
          <w:lang w:eastAsia="zh-CN"/>
        </w:rPr>
        <w:t xml:space="preserve">For evaluation and comparison between SBFD and legacy TDD, assume the total number of TxRUs of the antenna array </w:t>
      </w:r>
      <w:r>
        <w:rPr>
          <w:color w:val="000000"/>
          <w:szCs w:val="20"/>
          <w:lang w:eastAsia="zh-CN"/>
        </w:rPr>
        <w:t>for SBFD is the same as the total number of TxRUs of the antenna array for legacy TDD. Regarding antenna elements, both of the two options can be used.</w:t>
      </w:r>
    </w:p>
    <w:p w14:paraId="2942BCDF" w14:textId="77777777" w:rsidR="007A1081" w:rsidRPr="00616DD0" w:rsidRDefault="007A1081" w:rsidP="00CF6E6D">
      <w:pPr>
        <w:pStyle w:val="ListParagraph"/>
        <w:numPr>
          <w:ilvl w:val="0"/>
          <w:numId w:val="542"/>
        </w:numPr>
      </w:pPr>
      <w:r w:rsidRPr="00616DD0">
        <w:rPr>
          <w:rFonts w:hint="eastAsia"/>
        </w:rPr>
        <w:t>Opt 1: The total number of antenna elements of the antenna array for SBFD is the same as the total number of antenna elements of the antenna array for legacy TDD.</w:t>
      </w:r>
    </w:p>
    <w:p w14:paraId="00548ADC" w14:textId="77777777" w:rsidR="007A1081" w:rsidRPr="00616DD0" w:rsidRDefault="007A1081" w:rsidP="00CF6E6D">
      <w:pPr>
        <w:pStyle w:val="ListParagraph"/>
        <w:numPr>
          <w:ilvl w:val="0"/>
          <w:numId w:val="542"/>
        </w:numPr>
      </w:pPr>
      <w:r w:rsidRPr="00616DD0">
        <w:rPr>
          <w:rFonts w:hint="eastAsia"/>
        </w:rPr>
        <w:t>Opt 2: The total number of antenna elements of the antenna array for SBFD is two times of the total number of antenna elements of the antenna array for legacy TDD.</w:t>
      </w:r>
    </w:p>
    <w:p w14:paraId="465FD737" w14:textId="77777777" w:rsidR="007A1081" w:rsidRPr="00616DD0" w:rsidRDefault="007A1081" w:rsidP="00CF6E6D">
      <w:pPr>
        <w:pStyle w:val="ListParagraph"/>
        <w:numPr>
          <w:ilvl w:val="0"/>
          <w:numId w:val="542"/>
        </w:numPr>
      </w:pPr>
      <w:r w:rsidRPr="00616DD0">
        <w:rPr>
          <w:rFonts w:hint="eastAsia"/>
        </w:rPr>
        <w:t>Companies report which option is assumed in their simulation.</w:t>
      </w:r>
    </w:p>
    <w:p w14:paraId="7CD35E05" w14:textId="380C20BE" w:rsidR="007A1081" w:rsidRPr="00F035A4" w:rsidRDefault="00F035A4" w:rsidP="007A1081">
      <w:pPr>
        <w:rPr>
          <w:szCs w:val="20"/>
          <w:lang w:eastAsia="zh-CN"/>
        </w:rPr>
      </w:pPr>
      <w:r w:rsidRPr="00F035A4">
        <w:rPr>
          <w:szCs w:val="20"/>
          <w:highlight w:val="green"/>
          <w:lang w:eastAsia="zh-CN"/>
        </w:rPr>
        <w:t>Agreement</w:t>
      </w:r>
    </w:p>
    <w:p w14:paraId="53CAE053" w14:textId="77777777" w:rsidR="007A1081" w:rsidRDefault="007A1081" w:rsidP="007A1081">
      <w:pPr>
        <w:rPr>
          <w:szCs w:val="20"/>
          <w:lang w:eastAsia="zh-CN"/>
        </w:rPr>
      </w:pPr>
      <w:r>
        <w:rPr>
          <w:szCs w:val="20"/>
          <w:lang w:eastAsia="zh-CN"/>
        </w:rPr>
        <w:t>For SBFD Deployment Case 4, at least consider the following scenarios for evaluation from RAN1 perspective:</w:t>
      </w:r>
    </w:p>
    <w:p w14:paraId="290CA965" w14:textId="77777777" w:rsidR="007A1081" w:rsidRPr="00616DD0" w:rsidRDefault="007A1081" w:rsidP="00CF6E6D">
      <w:pPr>
        <w:pStyle w:val="ListParagraph"/>
        <w:numPr>
          <w:ilvl w:val="0"/>
          <w:numId w:val="543"/>
        </w:numPr>
      </w:pPr>
      <w:r>
        <w:rPr>
          <w:rFonts w:hint="eastAsia"/>
        </w:rPr>
        <w:t>FR1: Urban Macro</w:t>
      </w:r>
    </w:p>
    <w:p w14:paraId="65CB47FA" w14:textId="77777777" w:rsidR="007A1081" w:rsidRDefault="007A1081" w:rsidP="00CF6E6D">
      <w:pPr>
        <w:pStyle w:val="ListParagraph"/>
        <w:numPr>
          <w:ilvl w:val="0"/>
          <w:numId w:val="543"/>
        </w:numPr>
      </w:pPr>
      <w:r>
        <w:rPr>
          <w:rFonts w:hint="eastAsia"/>
        </w:rPr>
        <w:t>FR2-1: Dense Urban Macro layer</w:t>
      </w:r>
    </w:p>
    <w:p w14:paraId="42953C2E" w14:textId="77777777" w:rsidR="007A1081" w:rsidRDefault="007A1081" w:rsidP="00CF6E6D">
      <w:pPr>
        <w:pStyle w:val="ListParagraph"/>
        <w:numPr>
          <w:ilvl w:val="0"/>
          <w:numId w:val="543"/>
        </w:numPr>
      </w:pPr>
      <w:r>
        <w:rPr>
          <w:rFonts w:hint="eastAsia"/>
        </w:rPr>
        <w:t>FFS: UE outdoor/indoor proportion, clustering, etc</w:t>
      </w:r>
    </w:p>
    <w:p w14:paraId="72327BF0" w14:textId="77777777" w:rsidR="007A1081" w:rsidRDefault="007A1081" w:rsidP="00CF6E6D">
      <w:pPr>
        <w:pStyle w:val="ListParagraph"/>
        <w:numPr>
          <w:ilvl w:val="0"/>
          <w:numId w:val="543"/>
        </w:numPr>
      </w:pPr>
      <w:r>
        <w:rPr>
          <w:rFonts w:hint="eastAsia"/>
        </w:rPr>
        <w:t>FFS: the grid shift between two networks, e.g., 0%, 100%</w:t>
      </w:r>
    </w:p>
    <w:p w14:paraId="15C98E1E" w14:textId="77777777" w:rsidR="007A1081" w:rsidRDefault="007A1081" w:rsidP="00CF6E6D">
      <w:pPr>
        <w:pStyle w:val="ListParagraph"/>
        <w:numPr>
          <w:ilvl w:val="0"/>
          <w:numId w:val="543"/>
        </w:numPr>
      </w:pPr>
      <w:r>
        <w:rPr>
          <w:rFonts w:hint="eastAsia"/>
        </w:rPr>
        <w:t>FFS: Indoor hotspot, Dense Urban Micro layer</w:t>
      </w:r>
    </w:p>
    <w:p w14:paraId="705DC5F9" w14:textId="77777777" w:rsidR="007A1081" w:rsidRDefault="007A1081" w:rsidP="007A1081">
      <w:pPr>
        <w:rPr>
          <w:lang w:eastAsia="ko-KR"/>
        </w:rPr>
      </w:pPr>
    </w:p>
    <w:p w14:paraId="31E70E36" w14:textId="5E36A5BD" w:rsidR="005544C4" w:rsidRDefault="00F035A4" w:rsidP="005544C4">
      <w:pPr>
        <w:rPr>
          <w:lang w:eastAsia="ko-KR"/>
        </w:rPr>
      </w:pPr>
      <w:r>
        <w:rPr>
          <w:lang w:eastAsia="ko-KR"/>
        </w:rPr>
        <w:t xml:space="preserve">Final summary in </w:t>
      </w:r>
      <w:hyperlink r:id="rId2056" w:history="1">
        <w:r w:rsidR="000B5C49">
          <w:rPr>
            <w:rStyle w:val="Hyperlink"/>
            <w:lang w:eastAsia="ko-KR"/>
          </w:rPr>
          <w:t>R1-2205541</w:t>
        </w:r>
      </w:hyperlink>
      <w:r>
        <w:rPr>
          <w:lang w:eastAsia="ko-KR"/>
        </w:rPr>
        <w:t>.</w:t>
      </w:r>
    </w:p>
    <w:p w14:paraId="4FA5B472" w14:textId="77777777" w:rsidR="008F4B8C" w:rsidRPr="003B3DC0" w:rsidRDefault="008F4B8C" w:rsidP="001136F7">
      <w:pPr>
        <w:pStyle w:val="Heading3"/>
        <w:rPr>
          <w:lang w:val="en-US" w:eastAsia="ko-KR"/>
        </w:rPr>
      </w:pPr>
      <w:bookmarkStart w:id="305" w:name="_Toc101357060"/>
      <w:bookmarkStart w:id="306" w:name="_Toc105521398"/>
      <w:r w:rsidRPr="003B3DC0">
        <w:rPr>
          <w:lang w:val="en-US" w:eastAsia="ko-KR"/>
        </w:rPr>
        <w:t>Subband non-overlapping full duplex</w:t>
      </w:r>
      <w:bookmarkEnd w:id="305"/>
      <w:bookmarkEnd w:id="306"/>
    </w:p>
    <w:p w14:paraId="23085C8C" w14:textId="73EC3DC9" w:rsidR="008F4B8C" w:rsidRDefault="008F4B8C" w:rsidP="008F4B8C">
      <w:pPr>
        <w:rPr>
          <w:i/>
          <w:lang w:val="en-US" w:eastAsia="ko-KR"/>
        </w:rPr>
      </w:pPr>
      <w:r w:rsidRPr="003B3DC0">
        <w:rPr>
          <w:i/>
          <w:lang w:val="en-US" w:eastAsia="ko-KR"/>
        </w:rPr>
        <w:t>Including study on possible solutions, feasibility, and impact to legacy operation</w:t>
      </w:r>
      <w:r>
        <w:rPr>
          <w:i/>
          <w:lang w:val="en-US" w:eastAsia="ko-KR"/>
        </w:rPr>
        <w:t xml:space="preserve"> </w:t>
      </w:r>
      <w:r w:rsidRPr="000C748B">
        <w:rPr>
          <w:i/>
          <w:lang w:val="en-US" w:eastAsia="ko-KR"/>
        </w:rPr>
        <w:t>assuming co-existence in co-channel and adjacent channels</w:t>
      </w:r>
      <w:r w:rsidRPr="003B3DC0">
        <w:rPr>
          <w:i/>
          <w:lang w:val="en-US" w:eastAsia="ko-KR"/>
        </w:rPr>
        <w:t>.</w:t>
      </w:r>
    </w:p>
    <w:p w14:paraId="490B3231" w14:textId="6BF5D969" w:rsidR="001136F7" w:rsidRDefault="001136F7" w:rsidP="001136F7">
      <w:pPr>
        <w:rPr>
          <w:lang w:val="en-US" w:eastAsia="ko-KR"/>
        </w:rPr>
      </w:pPr>
    </w:p>
    <w:p w14:paraId="620B5365" w14:textId="02265023" w:rsidR="001363A9" w:rsidRPr="001363A9" w:rsidRDefault="001B5688" w:rsidP="001363A9">
      <w:pPr>
        <w:rPr>
          <w:b/>
          <w:bCs/>
          <w:lang w:val="en-US" w:eastAsia="ko-KR"/>
        </w:rPr>
      </w:pPr>
      <w:hyperlink r:id="rId2057" w:history="1">
        <w:r w:rsidR="000B5C49">
          <w:rPr>
            <w:rStyle w:val="Hyperlink"/>
            <w:b/>
            <w:bCs/>
            <w:lang w:val="en-US" w:eastAsia="ko-KR"/>
          </w:rPr>
          <w:t>R1-2205031</w:t>
        </w:r>
      </w:hyperlink>
      <w:r w:rsidR="001363A9" w:rsidRPr="001363A9">
        <w:rPr>
          <w:b/>
          <w:bCs/>
          <w:lang w:val="en-US" w:eastAsia="ko-KR"/>
        </w:rPr>
        <w:tab/>
        <w:t>Feasibility and techniques for Subband non-overlapping full duplex</w:t>
      </w:r>
      <w:r w:rsidR="001363A9" w:rsidRPr="001363A9">
        <w:rPr>
          <w:b/>
          <w:bCs/>
          <w:lang w:val="en-US" w:eastAsia="ko-KR"/>
        </w:rPr>
        <w:tab/>
        <w:t>Qualcomm Incorporated</w:t>
      </w:r>
    </w:p>
    <w:p w14:paraId="43ED1F37" w14:textId="77777777" w:rsidR="001363A9" w:rsidRPr="001363A9" w:rsidRDefault="001363A9" w:rsidP="00842CF4">
      <w:pPr>
        <w:pStyle w:val="ListParagraph"/>
        <w:numPr>
          <w:ilvl w:val="0"/>
          <w:numId w:val="135"/>
        </w:numPr>
        <w:spacing w:after="0"/>
        <w:ind w:left="714" w:hanging="357"/>
        <w:rPr>
          <w:sz w:val="18"/>
          <w:szCs w:val="18"/>
          <w:lang w:eastAsia="ko-KR"/>
        </w:rPr>
      </w:pPr>
      <w:r w:rsidRPr="001363A9">
        <w:rPr>
          <w:sz w:val="18"/>
          <w:szCs w:val="18"/>
        </w:rPr>
        <w:t>Proposal 1</w:t>
      </w:r>
      <w:r w:rsidRPr="001363A9">
        <w:rPr>
          <w:sz w:val="18"/>
          <w:szCs w:val="18"/>
          <w:lang w:eastAsia="ko-KR"/>
        </w:rPr>
        <w:t xml:space="preserve">: Support L1/L2 based CLI reporting to increase flexibility and reduce reporting latency compared to Rel-16 L3 based framework. </w:t>
      </w:r>
    </w:p>
    <w:p w14:paraId="1980D9C4" w14:textId="77777777" w:rsidR="001363A9" w:rsidRPr="001363A9" w:rsidRDefault="001363A9" w:rsidP="00842CF4">
      <w:pPr>
        <w:pStyle w:val="ListParagraph"/>
        <w:numPr>
          <w:ilvl w:val="0"/>
          <w:numId w:val="135"/>
        </w:numPr>
        <w:spacing w:after="0"/>
        <w:ind w:left="714" w:hanging="357"/>
        <w:rPr>
          <w:sz w:val="18"/>
          <w:szCs w:val="18"/>
          <w:lang w:eastAsia="ko-KR"/>
        </w:rPr>
      </w:pPr>
      <w:r w:rsidRPr="001363A9">
        <w:rPr>
          <w:sz w:val="18"/>
          <w:szCs w:val="18"/>
        </w:rPr>
        <w:t>Proposal 2</w:t>
      </w:r>
      <w:r w:rsidRPr="001363A9">
        <w:rPr>
          <w:sz w:val="18"/>
          <w:szCs w:val="18"/>
          <w:lang w:eastAsia="ko-KR"/>
        </w:rPr>
        <w:t xml:space="preserve">: Support UE Rx beam (QCL-D) configuration and indication per CLI measurement resource for enabling </w:t>
      </w:r>
      <w:r w:rsidRPr="001363A9">
        <w:rPr>
          <w:sz w:val="18"/>
          <w:szCs w:val="18"/>
        </w:rPr>
        <w:t>CLI-aware beam management.</w:t>
      </w:r>
    </w:p>
    <w:p w14:paraId="7F2EEDF8" w14:textId="77777777" w:rsidR="001363A9" w:rsidRPr="001363A9" w:rsidRDefault="001363A9" w:rsidP="00842CF4">
      <w:pPr>
        <w:pStyle w:val="ListParagraph"/>
        <w:numPr>
          <w:ilvl w:val="0"/>
          <w:numId w:val="135"/>
        </w:numPr>
        <w:spacing w:after="0"/>
        <w:ind w:left="714" w:hanging="357"/>
        <w:rPr>
          <w:sz w:val="18"/>
          <w:szCs w:val="18"/>
          <w:lang w:eastAsia="ko-KR"/>
        </w:rPr>
      </w:pPr>
      <w:r w:rsidRPr="001363A9">
        <w:rPr>
          <w:sz w:val="18"/>
          <w:szCs w:val="18"/>
        </w:rPr>
        <w:t>Proposal 3</w:t>
      </w:r>
      <w:r w:rsidRPr="001363A9">
        <w:rPr>
          <w:sz w:val="18"/>
          <w:szCs w:val="18"/>
          <w:lang w:eastAsia="ko-KR"/>
        </w:rPr>
        <w:t>: Support subband-based CLI reporting for accurate measurement of CLI leakage in SBFD.</w:t>
      </w:r>
    </w:p>
    <w:p w14:paraId="466C4505" w14:textId="77777777" w:rsidR="001363A9" w:rsidRPr="001363A9" w:rsidRDefault="001363A9" w:rsidP="00842CF4">
      <w:pPr>
        <w:pStyle w:val="ListParagraph"/>
        <w:numPr>
          <w:ilvl w:val="0"/>
          <w:numId w:val="135"/>
        </w:numPr>
        <w:spacing w:after="0"/>
        <w:ind w:left="714" w:hanging="357"/>
        <w:rPr>
          <w:sz w:val="18"/>
          <w:szCs w:val="18"/>
          <w:lang w:eastAsia="ko-KR"/>
        </w:rPr>
      </w:pPr>
      <w:r w:rsidRPr="001363A9">
        <w:rPr>
          <w:sz w:val="18"/>
          <w:szCs w:val="18"/>
        </w:rPr>
        <w:t>Proposal 4</w:t>
      </w:r>
      <w:r w:rsidRPr="001363A9">
        <w:rPr>
          <w:sz w:val="18"/>
          <w:szCs w:val="18"/>
          <w:lang w:eastAsia="ko-KR"/>
        </w:rPr>
        <w:t xml:space="preserve">: Support inter-gNB coordination schemes for inter-gNB CLI mitigation in full-duplex to identify compatible inter-gNB beam pairs, which is enabled by inter-gNB CLI measurement and reporting per candidate DL/UL beam pair. </w:t>
      </w:r>
    </w:p>
    <w:p w14:paraId="42A0A975" w14:textId="77777777" w:rsidR="001363A9" w:rsidRPr="001363A9" w:rsidRDefault="001363A9" w:rsidP="00842CF4">
      <w:pPr>
        <w:pStyle w:val="ListParagraph"/>
        <w:numPr>
          <w:ilvl w:val="0"/>
          <w:numId w:val="135"/>
        </w:numPr>
        <w:spacing w:after="0"/>
        <w:ind w:left="714" w:hanging="357"/>
        <w:rPr>
          <w:sz w:val="18"/>
          <w:szCs w:val="18"/>
        </w:rPr>
      </w:pPr>
      <w:r w:rsidRPr="001363A9">
        <w:rPr>
          <w:sz w:val="18"/>
          <w:szCs w:val="18"/>
        </w:rPr>
        <w:t>Proposal 5</w:t>
      </w:r>
      <w:r w:rsidRPr="001363A9">
        <w:rPr>
          <w:sz w:val="18"/>
          <w:szCs w:val="18"/>
          <w:lang w:eastAsia="ko-KR"/>
        </w:rPr>
        <w:t>: Support of inter-gNB CLI channel measurement and reporting to neighbouring gNBs for enabling Tx/Rx beamforming or nulling.</w:t>
      </w:r>
    </w:p>
    <w:p w14:paraId="2891C2C6" w14:textId="77777777" w:rsidR="001363A9" w:rsidRPr="001363A9" w:rsidRDefault="001363A9" w:rsidP="00842CF4">
      <w:pPr>
        <w:pStyle w:val="ListParagraph"/>
        <w:numPr>
          <w:ilvl w:val="0"/>
          <w:numId w:val="135"/>
        </w:numPr>
        <w:spacing w:after="0"/>
        <w:ind w:left="714" w:hanging="357"/>
        <w:rPr>
          <w:sz w:val="18"/>
          <w:szCs w:val="18"/>
          <w:lang w:eastAsia="ko-KR"/>
        </w:rPr>
      </w:pPr>
      <w:r w:rsidRPr="001363A9">
        <w:rPr>
          <w:sz w:val="18"/>
          <w:szCs w:val="18"/>
        </w:rPr>
        <w:t>Proposal 6</w:t>
      </w:r>
      <w:r w:rsidRPr="001363A9">
        <w:rPr>
          <w:sz w:val="18"/>
          <w:szCs w:val="18"/>
          <w:lang w:eastAsia="ko-KR"/>
        </w:rPr>
        <w:t xml:space="preserve">: gNB should handle legacy UE by utilizing Rel-16 CLI framework and proper scheduling. </w:t>
      </w:r>
    </w:p>
    <w:p w14:paraId="7AE9F487" w14:textId="77777777" w:rsidR="001363A9" w:rsidRPr="001363A9" w:rsidRDefault="001363A9" w:rsidP="00842CF4">
      <w:pPr>
        <w:pStyle w:val="ListParagraph"/>
        <w:numPr>
          <w:ilvl w:val="0"/>
          <w:numId w:val="135"/>
        </w:numPr>
        <w:spacing w:after="0"/>
        <w:ind w:left="714" w:hanging="357"/>
        <w:rPr>
          <w:sz w:val="18"/>
          <w:szCs w:val="18"/>
        </w:rPr>
      </w:pPr>
      <w:r w:rsidRPr="001363A9">
        <w:rPr>
          <w:sz w:val="18"/>
          <w:szCs w:val="18"/>
        </w:rPr>
        <w:t>Proposal 7</w:t>
      </w:r>
      <w:r w:rsidRPr="001363A9">
        <w:rPr>
          <w:sz w:val="18"/>
          <w:szCs w:val="18"/>
          <w:lang w:eastAsia="ko-KR"/>
        </w:rPr>
        <w:t xml:space="preserve">: For the coexistence study of legacy UE, </w:t>
      </w:r>
      <w:r w:rsidRPr="001363A9">
        <w:rPr>
          <w:bCs/>
          <w:sz w:val="18"/>
          <w:szCs w:val="18"/>
        </w:rPr>
        <w:t>No change in UE RF requirements.</w:t>
      </w:r>
      <w:r w:rsidRPr="001363A9">
        <w:rPr>
          <w:sz w:val="18"/>
          <w:szCs w:val="18"/>
        </w:rPr>
        <w:t xml:space="preserve"> </w:t>
      </w:r>
    </w:p>
    <w:p w14:paraId="7C56CDA2" w14:textId="77777777" w:rsidR="001363A9" w:rsidRPr="001363A9" w:rsidRDefault="001363A9" w:rsidP="00842CF4">
      <w:pPr>
        <w:pStyle w:val="ListParagraph"/>
        <w:numPr>
          <w:ilvl w:val="0"/>
          <w:numId w:val="135"/>
        </w:numPr>
        <w:spacing w:after="0"/>
        <w:ind w:left="714" w:hanging="357"/>
        <w:rPr>
          <w:sz w:val="18"/>
          <w:szCs w:val="18"/>
        </w:rPr>
      </w:pPr>
      <w:r w:rsidRPr="001363A9">
        <w:rPr>
          <w:sz w:val="18"/>
          <w:szCs w:val="18"/>
        </w:rPr>
        <w:t>Proposal 8</w:t>
      </w:r>
      <w:r w:rsidRPr="001363A9">
        <w:rPr>
          <w:sz w:val="18"/>
          <w:szCs w:val="18"/>
          <w:lang w:eastAsia="ko-KR"/>
        </w:rPr>
        <w:t>: Intra-operator coexistence with legacy gNB</w:t>
      </w:r>
      <w:r w:rsidRPr="001363A9">
        <w:rPr>
          <w:bCs/>
          <w:sz w:val="18"/>
          <w:szCs w:val="18"/>
        </w:rPr>
        <w:t xml:space="preserve"> can be handled by gNB implementation technique as subband muting, beamform nulling and interference cancellation. </w:t>
      </w:r>
    </w:p>
    <w:p w14:paraId="291BC3F4" w14:textId="77777777" w:rsidR="001363A9" w:rsidRPr="001363A9" w:rsidRDefault="001363A9" w:rsidP="00842CF4">
      <w:pPr>
        <w:pStyle w:val="ListParagraph"/>
        <w:numPr>
          <w:ilvl w:val="0"/>
          <w:numId w:val="135"/>
        </w:numPr>
        <w:spacing w:after="0"/>
        <w:ind w:left="714" w:hanging="357"/>
        <w:rPr>
          <w:sz w:val="18"/>
          <w:szCs w:val="18"/>
        </w:rPr>
      </w:pPr>
      <w:r w:rsidRPr="001363A9">
        <w:rPr>
          <w:sz w:val="18"/>
          <w:szCs w:val="18"/>
        </w:rPr>
        <w:t>Proposal 9</w:t>
      </w:r>
      <w:r w:rsidRPr="001363A9">
        <w:rPr>
          <w:sz w:val="18"/>
          <w:szCs w:val="18"/>
          <w:lang w:eastAsia="ko-KR"/>
        </w:rPr>
        <w:t xml:space="preserve">: </w:t>
      </w:r>
      <w:r w:rsidRPr="001363A9">
        <w:rPr>
          <w:sz w:val="18"/>
          <w:szCs w:val="18"/>
        </w:rPr>
        <w:t xml:space="preserve">It is up to the operator deploying SBFD to make sure that inter-operator interference is addressed by subband alignment and maximum frequency separation between the UL and DL at the neighbouring channel. </w:t>
      </w:r>
    </w:p>
    <w:p w14:paraId="2939241C" w14:textId="77777777" w:rsidR="001363A9" w:rsidRPr="001363A9" w:rsidRDefault="001363A9" w:rsidP="00842CF4">
      <w:pPr>
        <w:pStyle w:val="ListParagraph"/>
        <w:numPr>
          <w:ilvl w:val="0"/>
          <w:numId w:val="135"/>
        </w:numPr>
        <w:spacing w:after="0"/>
        <w:ind w:left="714" w:hanging="357"/>
        <w:rPr>
          <w:sz w:val="18"/>
          <w:szCs w:val="18"/>
          <w:lang w:eastAsia="zh-CN"/>
        </w:rPr>
      </w:pPr>
      <w:r w:rsidRPr="001363A9">
        <w:rPr>
          <w:sz w:val="18"/>
          <w:szCs w:val="18"/>
        </w:rPr>
        <w:lastRenderedPageBreak/>
        <w:t>Proposal 10</w:t>
      </w:r>
      <w:r w:rsidRPr="001363A9">
        <w:rPr>
          <w:sz w:val="18"/>
          <w:szCs w:val="18"/>
          <w:lang w:eastAsia="ko-KR"/>
        </w:rPr>
        <w:t xml:space="preserve">: RAN1 to study how to configure more than one TDD slot patterns per cell to enable gNB full duplex operation across HD-UEs. </w:t>
      </w:r>
    </w:p>
    <w:p w14:paraId="102B100E" w14:textId="77777777" w:rsidR="001363A9" w:rsidRPr="001363A9" w:rsidRDefault="001363A9" w:rsidP="00842CF4">
      <w:pPr>
        <w:pStyle w:val="ListParagraph"/>
        <w:numPr>
          <w:ilvl w:val="0"/>
          <w:numId w:val="135"/>
        </w:numPr>
        <w:spacing w:after="0"/>
        <w:ind w:left="714" w:hanging="357"/>
        <w:rPr>
          <w:sz w:val="18"/>
          <w:szCs w:val="18"/>
          <w:lang w:eastAsia="zh-CN"/>
        </w:rPr>
      </w:pPr>
      <w:r w:rsidRPr="001363A9">
        <w:rPr>
          <w:sz w:val="18"/>
          <w:szCs w:val="18"/>
        </w:rPr>
        <w:t>Proposal 11</w:t>
      </w:r>
      <w:r w:rsidRPr="001363A9">
        <w:rPr>
          <w:sz w:val="18"/>
          <w:szCs w:val="18"/>
          <w:lang w:eastAsia="ko-KR"/>
        </w:rPr>
        <w:t>: RAN1 to study how to indicate to the UE which slots are SBFD slots and the configuration of UL-DL subbands frequency resources.</w:t>
      </w:r>
    </w:p>
    <w:p w14:paraId="5F13A04E" w14:textId="77777777" w:rsidR="001363A9" w:rsidRPr="001363A9" w:rsidRDefault="001363A9" w:rsidP="00842CF4">
      <w:pPr>
        <w:pStyle w:val="ListParagraph"/>
        <w:numPr>
          <w:ilvl w:val="0"/>
          <w:numId w:val="135"/>
        </w:numPr>
        <w:spacing w:after="0"/>
        <w:ind w:left="714" w:hanging="357"/>
        <w:rPr>
          <w:sz w:val="18"/>
          <w:szCs w:val="18"/>
          <w:lang w:eastAsia="zh-CN"/>
        </w:rPr>
      </w:pPr>
      <w:r w:rsidRPr="001363A9">
        <w:rPr>
          <w:sz w:val="18"/>
          <w:szCs w:val="18"/>
        </w:rPr>
        <w:t>Proposal 12</w:t>
      </w:r>
      <w:r w:rsidRPr="001363A9">
        <w:rPr>
          <w:bCs/>
          <w:sz w:val="18"/>
          <w:szCs w:val="18"/>
          <w:lang w:eastAsia="zh-CN"/>
        </w:rPr>
        <w:t>: The restriction rules on the DL/UL channel/RS multiplexing can be relaxed for a HD UE aware of gNB FD to improve resource utilization, reduce DL/UL switching delay and traffic latency</w:t>
      </w:r>
      <w:r w:rsidRPr="001363A9">
        <w:rPr>
          <w:sz w:val="18"/>
          <w:szCs w:val="18"/>
          <w:lang w:eastAsia="zh-CN"/>
        </w:rPr>
        <w:t xml:space="preserve">. </w:t>
      </w:r>
    </w:p>
    <w:p w14:paraId="0EF9CB85" w14:textId="77777777" w:rsidR="001363A9" w:rsidRPr="001363A9" w:rsidRDefault="001363A9" w:rsidP="00842CF4">
      <w:pPr>
        <w:pStyle w:val="ListParagraph"/>
        <w:numPr>
          <w:ilvl w:val="0"/>
          <w:numId w:val="135"/>
        </w:numPr>
        <w:spacing w:after="0"/>
        <w:ind w:left="714" w:hanging="357"/>
        <w:rPr>
          <w:sz w:val="18"/>
          <w:szCs w:val="18"/>
          <w:lang w:eastAsia="ko-KR"/>
        </w:rPr>
      </w:pPr>
      <w:r w:rsidRPr="001363A9">
        <w:rPr>
          <w:sz w:val="18"/>
          <w:szCs w:val="18"/>
        </w:rPr>
        <w:t>Proposal 13</w:t>
      </w:r>
      <w:r w:rsidRPr="001363A9">
        <w:rPr>
          <w:bCs/>
          <w:sz w:val="18"/>
          <w:szCs w:val="18"/>
          <w:lang w:eastAsia="ko-KR"/>
        </w:rPr>
        <w:t xml:space="preserve">: </w:t>
      </w:r>
      <w:r w:rsidRPr="001363A9">
        <w:rPr>
          <w:sz w:val="18"/>
          <w:szCs w:val="18"/>
          <w:lang w:eastAsia="ko-KR"/>
        </w:rPr>
        <w:t>R17 IAB framework on operation parameter coordination between IAB-MT and IAB-DU links can be extended to gNB FD for CLI mitigation via DL/UL operation parameter coordination</w:t>
      </w:r>
    </w:p>
    <w:p w14:paraId="20017879" w14:textId="77777777" w:rsidR="001363A9" w:rsidRPr="001363A9" w:rsidRDefault="001363A9" w:rsidP="00842CF4">
      <w:pPr>
        <w:pStyle w:val="ListParagraph"/>
        <w:numPr>
          <w:ilvl w:val="1"/>
          <w:numId w:val="135"/>
        </w:numPr>
        <w:spacing w:after="0"/>
        <w:rPr>
          <w:sz w:val="18"/>
          <w:szCs w:val="18"/>
          <w:lang w:eastAsia="ko-KR"/>
        </w:rPr>
      </w:pPr>
      <w:r w:rsidRPr="001363A9">
        <w:rPr>
          <w:sz w:val="18"/>
          <w:szCs w:val="18"/>
          <w:lang w:eastAsia="ko-KR"/>
        </w:rPr>
        <w:t>UE can indicate desired DL/UL power adjustment, preferred or restricted beam, preferred neighbour UE TA adjustment to reduce impact of CLI.</w:t>
      </w:r>
    </w:p>
    <w:p w14:paraId="41387563" w14:textId="77777777" w:rsidR="001363A9" w:rsidRDefault="001363A9" w:rsidP="001363A9">
      <w:pPr>
        <w:rPr>
          <w:lang w:val="en-US" w:eastAsia="ko-KR"/>
        </w:rPr>
      </w:pPr>
      <w:r w:rsidRPr="005B48B9">
        <w:rPr>
          <w:b/>
          <w:bCs/>
          <w:lang w:val="en-US" w:eastAsia="ko-KR"/>
        </w:rPr>
        <w:t>Decision:</w:t>
      </w:r>
      <w:r>
        <w:rPr>
          <w:lang w:val="en-US" w:eastAsia="ko-KR"/>
        </w:rPr>
        <w:t xml:space="preserve"> The document is noted.</w:t>
      </w:r>
    </w:p>
    <w:p w14:paraId="488213A5" w14:textId="77777777" w:rsidR="001363A9" w:rsidRDefault="001363A9" w:rsidP="001136F7">
      <w:pPr>
        <w:rPr>
          <w:lang w:val="en-US" w:eastAsia="ko-KR"/>
        </w:rPr>
      </w:pPr>
    </w:p>
    <w:p w14:paraId="12D32640" w14:textId="59AB744C" w:rsidR="008F4B8C" w:rsidRPr="004A7E9C" w:rsidRDefault="001B5688" w:rsidP="008F4B8C">
      <w:pPr>
        <w:rPr>
          <w:lang w:val="en-US" w:eastAsia="ko-KR"/>
        </w:rPr>
      </w:pPr>
      <w:hyperlink r:id="rId2058" w:history="1">
        <w:r w:rsidR="000B5C49">
          <w:rPr>
            <w:rStyle w:val="Hyperlink"/>
            <w:lang w:val="en-US" w:eastAsia="ko-KR"/>
          </w:rPr>
          <w:t>R1-2203157</w:t>
        </w:r>
      </w:hyperlink>
      <w:r w:rsidR="008F4B8C" w:rsidRPr="004A7E9C">
        <w:rPr>
          <w:lang w:val="en-US" w:eastAsia="ko-KR"/>
        </w:rPr>
        <w:tab/>
        <w:t>Discussion on subband non-overlapping full duplex</w:t>
      </w:r>
      <w:r w:rsidR="008F4B8C" w:rsidRPr="004A7E9C">
        <w:rPr>
          <w:lang w:val="en-US" w:eastAsia="ko-KR"/>
        </w:rPr>
        <w:tab/>
        <w:t>Huawei, HiSilicon</w:t>
      </w:r>
    </w:p>
    <w:p w14:paraId="496F325A" w14:textId="70A99E10" w:rsidR="008F4B8C" w:rsidRPr="004A7E9C" w:rsidRDefault="001B5688" w:rsidP="008F4B8C">
      <w:pPr>
        <w:rPr>
          <w:lang w:val="en-US" w:eastAsia="ko-KR"/>
        </w:rPr>
      </w:pPr>
      <w:hyperlink r:id="rId2059" w:history="1">
        <w:r w:rsidR="000B5C49">
          <w:rPr>
            <w:rStyle w:val="Hyperlink"/>
            <w:lang w:val="en-US" w:eastAsia="ko-KR"/>
          </w:rPr>
          <w:t>R1-2203204</w:t>
        </w:r>
      </w:hyperlink>
      <w:r w:rsidR="008F4B8C" w:rsidRPr="004A7E9C">
        <w:rPr>
          <w:lang w:val="en-US" w:eastAsia="ko-KR"/>
        </w:rPr>
        <w:tab/>
        <w:t>Discussion of subband non-overlapping full duplex</w:t>
      </w:r>
      <w:r w:rsidR="008F4B8C" w:rsidRPr="004A7E9C">
        <w:rPr>
          <w:lang w:val="en-US" w:eastAsia="ko-KR"/>
        </w:rPr>
        <w:tab/>
        <w:t>ZTE</w:t>
      </w:r>
    </w:p>
    <w:p w14:paraId="49EB7D03" w14:textId="4594E4F5" w:rsidR="008F4B8C" w:rsidRPr="004A7E9C" w:rsidRDefault="001B5688" w:rsidP="008F4B8C">
      <w:pPr>
        <w:rPr>
          <w:lang w:val="en-US" w:eastAsia="ko-KR"/>
        </w:rPr>
      </w:pPr>
      <w:hyperlink r:id="rId2060" w:history="1">
        <w:r w:rsidR="000B5C49">
          <w:rPr>
            <w:rStyle w:val="Hyperlink"/>
            <w:lang w:val="en-US" w:eastAsia="ko-KR"/>
          </w:rPr>
          <w:t>R1-2203215</w:t>
        </w:r>
      </w:hyperlink>
      <w:r w:rsidR="008F4B8C" w:rsidRPr="004A7E9C">
        <w:rPr>
          <w:lang w:val="en-US" w:eastAsia="ko-KR"/>
        </w:rPr>
        <w:tab/>
        <w:t>Discussion for subband non-overlapping full duplex</w:t>
      </w:r>
      <w:r w:rsidR="008F4B8C" w:rsidRPr="004A7E9C">
        <w:rPr>
          <w:lang w:val="en-US" w:eastAsia="ko-KR"/>
        </w:rPr>
        <w:tab/>
        <w:t>New H3C Technologies Co., Ltd.</w:t>
      </w:r>
    </w:p>
    <w:p w14:paraId="6A27BF84" w14:textId="19ED64A5" w:rsidR="008F4B8C" w:rsidRPr="004A7E9C" w:rsidRDefault="001B5688" w:rsidP="008F4B8C">
      <w:pPr>
        <w:rPr>
          <w:lang w:val="en-US" w:eastAsia="ko-KR"/>
        </w:rPr>
      </w:pPr>
      <w:hyperlink r:id="rId2061" w:history="1">
        <w:r w:rsidR="000B5C49">
          <w:rPr>
            <w:rStyle w:val="Hyperlink"/>
            <w:lang w:val="en-US" w:eastAsia="ko-KR"/>
          </w:rPr>
          <w:t>R1-2203328</w:t>
        </w:r>
      </w:hyperlink>
      <w:r w:rsidR="008F4B8C" w:rsidRPr="004A7E9C">
        <w:rPr>
          <w:lang w:val="en-US" w:eastAsia="ko-KR"/>
        </w:rPr>
        <w:tab/>
        <w:t>Discussion on subband non-overlapping full duplex</w:t>
      </w:r>
      <w:r w:rsidR="008F4B8C" w:rsidRPr="004A7E9C">
        <w:rPr>
          <w:lang w:val="en-US" w:eastAsia="ko-KR"/>
        </w:rPr>
        <w:tab/>
        <w:t>Spreadtrum Communications</w:t>
      </w:r>
    </w:p>
    <w:p w14:paraId="11EB2C95" w14:textId="1FE89DBD" w:rsidR="008F4B8C" w:rsidRPr="004A7E9C" w:rsidRDefault="001B5688" w:rsidP="008F4B8C">
      <w:pPr>
        <w:rPr>
          <w:lang w:val="en-US" w:eastAsia="ko-KR"/>
        </w:rPr>
      </w:pPr>
      <w:hyperlink r:id="rId2062" w:history="1">
        <w:r w:rsidR="000B5C49">
          <w:rPr>
            <w:rStyle w:val="Hyperlink"/>
            <w:lang w:val="en-US" w:eastAsia="ko-KR"/>
          </w:rPr>
          <w:t>R1-2203459</w:t>
        </w:r>
      </w:hyperlink>
      <w:r w:rsidR="008F4B8C" w:rsidRPr="004A7E9C">
        <w:rPr>
          <w:lang w:val="en-US" w:eastAsia="ko-KR"/>
        </w:rPr>
        <w:tab/>
        <w:t>Discussion on subband non-overlapping full duplex</w:t>
      </w:r>
      <w:r w:rsidR="008F4B8C" w:rsidRPr="004A7E9C">
        <w:rPr>
          <w:lang w:val="en-US" w:eastAsia="ko-KR"/>
        </w:rPr>
        <w:tab/>
        <w:t>CATT</w:t>
      </w:r>
    </w:p>
    <w:p w14:paraId="061A0CC0" w14:textId="0F116103" w:rsidR="008F4B8C" w:rsidRPr="004A7E9C" w:rsidRDefault="001B5688" w:rsidP="008F4B8C">
      <w:pPr>
        <w:rPr>
          <w:lang w:val="en-US" w:eastAsia="ko-KR"/>
        </w:rPr>
      </w:pPr>
      <w:hyperlink r:id="rId2063" w:history="1">
        <w:r w:rsidR="000B5C49">
          <w:rPr>
            <w:rStyle w:val="Hyperlink"/>
            <w:lang w:val="en-US" w:eastAsia="ko-KR"/>
          </w:rPr>
          <w:t>R1-2203558</w:t>
        </w:r>
      </w:hyperlink>
      <w:r w:rsidR="008F4B8C" w:rsidRPr="004A7E9C">
        <w:rPr>
          <w:lang w:val="en-US" w:eastAsia="ko-KR"/>
        </w:rPr>
        <w:tab/>
        <w:t>Discussion on subband non-overlapping full duplex</w:t>
      </w:r>
      <w:r w:rsidR="008F4B8C" w:rsidRPr="004A7E9C">
        <w:rPr>
          <w:lang w:val="en-US" w:eastAsia="ko-KR"/>
        </w:rPr>
        <w:tab/>
        <w:t>vivo</w:t>
      </w:r>
    </w:p>
    <w:p w14:paraId="3067D334" w14:textId="384DD32A" w:rsidR="008F4B8C" w:rsidRPr="004A7E9C" w:rsidRDefault="001B5688" w:rsidP="008F4B8C">
      <w:pPr>
        <w:rPr>
          <w:lang w:val="en-US" w:eastAsia="ko-KR"/>
        </w:rPr>
      </w:pPr>
      <w:hyperlink r:id="rId2064" w:history="1">
        <w:r w:rsidR="000B5C49">
          <w:rPr>
            <w:rStyle w:val="Hyperlink"/>
            <w:lang w:val="en-US" w:eastAsia="ko-KR"/>
          </w:rPr>
          <w:t>R1-2203732</w:t>
        </w:r>
      </w:hyperlink>
      <w:r w:rsidR="008F4B8C" w:rsidRPr="004A7E9C">
        <w:rPr>
          <w:lang w:val="en-US" w:eastAsia="ko-KR"/>
        </w:rPr>
        <w:tab/>
        <w:t>Adjacent Channel Interference in non-overlapping subband Full Duplex TDD operations</w:t>
      </w:r>
      <w:r w:rsidR="008F4B8C" w:rsidRPr="004A7E9C">
        <w:rPr>
          <w:lang w:val="en-US" w:eastAsia="ko-KR"/>
        </w:rPr>
        <w:tab/>
        <w:t>Sony</w:t>
      </w:r>
    </w:p>
    <w:p w14:paraId="1A1E473D" w14:textId="58D464B2" w:rsidR="008F4B8C" w:rsidRPr="004A7E9C" w:rsidRDefault="001B5688" w:rsidP="008F4B8C">
      <w:pPr>
        <w:rPr>
          <w:lang w:val="en-US" w:eastAsia="ko-KR"/>
        </w:rPr>
      </w:pPr>
      <w:hyperlink r:id="rId2065" w:history="1">
        <w:r w:rsidR="000B5C49">
          <w:rPr>
            <w:rStyle w:val="Hyperlink"/>
            <w:lang w:val="en-US" w:eastAsia="ko-KR"/>
          </w:rPr>
          <w:t>R1-2203815</w:t>
        </w:r>
      </w:hyperlink>
      <w:r w:rsidR="008F4B8C" w:rsidRPr="004A7E9C">
        <w:rPr>
          <w:lang w:val="en-US" w:eastAsia="ko-KR"/>
        </w:rPr>
        <w:tab/>
        <w:t>Discussion on subband non-overlapping full duplex</w:t>
      </w:r>
      <w:r w:rsidR="008F4B8C" w:rsidRPr="004A7E9C">
        <w:rPr>
          <w:lang w:val="en-US" w:eastAsia="ko-KR"/>
        </w:rPr>
        <w:tab/>
        <w:t>xiaomi</w:t>
      </w:r>
    </w:p>
    <w:p w14:paraId="169F9E5E" w14:textId="3D16EE79" w:rsidR="008F4B8C" w:rsidRPr="004A7E9C" w:rsidRDefault="001B5688" w:rsidP="008F4B8C">
      <w:pPr>
        <w:rPr>
          <w:lang w:val="en-US" w:eastAsia="ko-KR"/>
        </w:rPr>
      </w:pPr>
      <w:hyperlink r:id="rId2066" w:history="1">
        <w:r w:rsidR="000B5C49">
          <w:rPr>
            <w:rStyle w:val="Hyperlink"/>
            <w:lang w:val="en-US" w:eastAsia="ko-KR"/>
          </w:rPr>
          <w:t>R1-2203904</w:t>
        </w:r>
      </w:hyperlink>
      <w:r w:rsidR="008F4B8C" w:rsidRPr="004A7E9C">
        <w:rPr>
          <w:lang w:val="en-US" w:eastAsia="ko-KR"/>
        </w:rPr>
        <w:tab/>
        <w:t>Subband non-overlapping full duplex for duplex evalution</w:t>
      </w:r>
      <w:r w:rsidR="008F4B8C" w:rsidRPr="004A7E9C">
        <w:rPr>
          <w:lang w:val="en-US" w:eastAsia="ko-KR"/>
        </w:rPr>
        <w:tab/>
        <w:t>Samsung</w:t>
      </w:r>
    </w:p>
    <w:p w14:paraId="048B4043" w14:textId="01D55A8A" w:rsidR="008F4B8C" w:rsidRPr="004A7E9C" w:rsidRDefault="001B5688" w:rsidP="008F4B8C">
      <w:pPr>
        <w:rPr>
          <w:lang w:val="en-US" w:eastAsia="ko-KR"/>
        </w:rPr>
      </w:pPr>
      <w:hyperlink r:id="rId2067" w:history="1">
        <w:r w:rsidR="000B5C49">
          <w:rPr>
            <w:rStyle w:val="Hyperlink"/>
            <w:lang w:val="en-US" w:eastAsia="ko-KR"/>
          </w:rPr>
          <w:t>R1-2203945</w:t>
        </w:r>
      </w:hyperlink>
      <w:r w:rsidR="008F4B8C" w:rsidRPr="004A7E9C">
        <w:rPr>
          <w:lang w:val="en-US" w:eastAsia="ko-KR"/>
        </w:rPr>
        <w:tab/>
        <w:t>Discussion on subband non-overlapping full duplex</w:t>
      </w:r>
      <w:r w:rsidR="008F4B8C" w:rsidRPr="004A7E9C">
        <w:rPr>
          <w:lang w:val="en-US" w:eastAsia="ko-KR"/>
        </w:rPr>
        <w:tab/>
        <w:t>NEC</w:t>
      </w:r>
    </w:p>
    <w:p w14:paraId="6D2D0216" w14:textId="526480A4" w:rsidR="008F4B8C" w:rsidRPr="004A7E9C" w:rsidRDefault="001B5688" w:rsidP="008F4B8C">
      <w:pPr>
        <w:rPr>
          <w:lang w:val="en-US" w:eastAsia="ko-KR"/>
        </w:rPr>
      </w:pPr>
      <w:hyperlink r:id="rId2068" w:history="1">
        <w:r w:rsidR="000B5C49">
          <w:rPr>
            <w:rStyle w:val="Hyperlink"/>
            <w:lang w:val="en-US" w:eastAsia="ko-KR"/>
          </w:rPr>
          <w:t>R1-2204022</w:t>
        </w:r>
      </w:hyperlink>
      <w:r w:rsidR="008F4B8C" w:rsidRPr="004A7E9C">
        <w:rPr>
          <w:lang w:val="en-US" w:eastAsia="ko-KR"/>
        </w:rPr>
        <w:tab/>
        <w:t>Discussion on subband non-overlapping full duplex</w:t>
      </w:r>
      <w:r w:rsidR="008F4B8C" w:rsidRPr="004A7E9C">
        <w:rPr>
          <w:lang w:val="en-US" w:eastAsia="ko-KR"/>
        </w:rPr>
        <w:tab/>
        <w:t>OPPO</w:t>
      </w:r>
    </w:p>
    <w:p w14:paraId="72B5E539" w14:textId="2CB26F75" w:rsidR="008F4B8C" w:rsidRPr="004A7E9C" w:rsidRDefault="001B5688" w:rsidP="008F4B8C">
      <w:pPr>
        <w:rPr>
          <w:lang w:val="en-US" w:eastAsia="ko-KR"/>
        </w:rPr>
      </w:pPr>
      <w:hyperlink r:id="rId2069" w:history="1">
        <w:r w:rsidR="000B5C49">
          <w:rPr>
            <w:rStyle w:val="Hyperlink"/>
            <w:lang w:val="en-US" w:eastAsia="ko-KR"/>
          </w:rPr>
          <w:t>R1-2204054</w:t>
        </w:r>
      </w:hyperlink>
      <w:r w:rsidR="008F4B8C" w:rsidRPr="004A7E9C">
        <w:rPr>
          <w:lang w:val="en-US" w:eastAsia="ko-KR"/>
        </w:rPr>
        <w:tab/>
        <w:t>Subband non-overlapping full duplex</w:t>
      </w:r>
      <w:r w:rsidR="008F4B8C" w:rsidRPr="004A7E9C">
        <w:rPr>
          <w:lang w:val="en-US" w:eastAsia="ko-KR"/>
        </w:rPr>
        <w:tab/>
        <w:t>SHARP Corporation</w:t>
      </w:r>
    </w:p>
    <w:p w14:paraId="4727B6D0" w14:textId="34AE6DD7" w:rsidR="008F4B8C" w:rsidRPr="004A7E9C" w:rsidRDefault="001B5688" w:rsidP="008F4B8C">
      <w:pPr>
        <w:rPr>
          <w:lang w:val="en-US" w:eastAsia="ko-KR"/>
        </w:rPr>
      </w:pPr>
      <w:hyperlink r:id="rId2070" w:history="1">
        <w:r w:rsidR="000B5C49">
          <w:rPr>
            <w:rStyle w:val="Hyperlink"/>
            <w:lang w:val="en-US" w:eastAsia="ko-KR"/>
          </w:rPr>
          <w:t>R1-2204069</w:t>
        </w:r>
      </w:hyperlink>
      <w:r w:rsidR="008F4B8C" w:rsidRPr="004A7E9C">
        <w:rPr>
          <w:lang w:val="en-US" w:eastAsia="ko-KR"/>
        </w:rPr>
        <w:tab/>
        <w:t>Discussion on subband non-overlapping full duplex</w:t>
      </w:r>
      <w:r w:rsidR="008F4B8C" w:rsidRPr="004A7E9C">
        <w:rPr>
          <w:lang w:val="en-US" w:eastAsia="ko-KR"/>
        </w:rPr>
        <w:tab/>
        <w:t>InterDigital, Inc.</w:t>
      </w:r>
    </w:p>
    <w:p w14:paraId="599D342F" w14:textId="1DC1E775" w:rsidR="008F4B8C" w:rsidRPr="004A7E9C" w:rsidRDefault="001B5688" w:rsidP="008F4B8C">
      <w:pPr>
        <w:rPr>
          <w:lang w:val="en-US" w:eastAsia="ko-KR"/>
        </w:rPr>
      </w:pPr>
      <w:hyperlink r:id="rId2071" w:history="1">
        <w:r w:rsidR="000B5C49">
          <w:rPr>
            <w:rStyle w:val="Hyperlink"/>
            <w:lang w:val="en-US" w:eastAsia="ko-KR"/>
          </w:rPr>
          <w:t>R1-2204107</w:t>
        </w:r>
      </w:hyperlink>
      <w:r w:rsidR="008F4B8C" w:rsidRPr="004A7E9C">
        <w:rPr>
          <w:lang w:val="en-US" w:eastAsia="ko-KR"/>
        </w:rPr>
        <w:tab/>
        <w:t>Subband non-overlapping full duplex</w:t>
      </w:r>
      <w:r w:rsidR="008F4B8C" w:rsidRPr="004A7E9C">
        <w:rPr>
          <w:lang w:val="en-US" w:eastAsia="ko-KR"/>
        </w:rPr>
        <w:tab/>
        <w:t>Ericsson</w:t>
      </w:r>
    </w:p>
    <w:p w14:paraId="7EE7DB1E" w14:textId="7B1BD1A1" w:rsidR="008F4B8C" w:rsidRPr="004A7E9C" w:rsidRDefault="001B5688" w:rsidP="008F4B8C">
      <w:pPr>
        <w:rPr>
          <w:lang w:val="en-US" w:eastAsia="ko-KR"/>
        </w:rPr>
      </w:pPr>
      <w:hyperlink r:id="rId2072" w:history="1">
        <w:r w:rsidR="000B5C49">
          <w:rPr>
            <w:rStyle w:val="Hyperlink"/>
            <w:lang w:val="en-US" w:eastAsia="ko-KR"/>
          </w:rPr>
          <w:t>R1-2204156</w:t>
        </w:r>
      </w:hyperlink>
      <w:r w:rsidR="008F4B8C" w:rsidRPr="004A7E9C">
        <w:rPr>
          <w:lang w:val="en-US" w:eastAsia="ko-KR"/>
        </w:rPr>
        <w:tab/>
        <w:t>Discussion on subband non-overlapping full duplex</w:t>
      </w:r>
      <w:r w:rsidR="008F4B8C" w:rsidRPr="004A7E9C">
        <w:rPr>
          <w:lang w:val="en-US" w:eastAsia="ko-KR"/>
        </w:rPr>
        <w:tab/>
        <w:t>Panasonic</w:t>
      </w:r>
    </w:p>
    <w:p w14:paraId="1FCE0B41" w14:textId="7D797CBA" w:rsidR="008F4B8C" w:rsidRPr="004A7E9C" w:rsidRDefault="001B5688" w:rsidP="008F4B8C">
      <w:pPr>
        <w:rPr>
          <w:lang w:val="en-US" w:eastAsia="ko-KR"/>
        </w:rPr>
      </w:pPr>
      <w:hyperlink r:id="rId2073" w:history="1">
        <w:r w:rsidR="000B5C49">
          <w:rPr>
            <w:rStyle w:val="Hyperlink"/>
            <w:lang w:val="en-US" w:eastAsia="ko-KR"/>
          </w:rPr>
          <w:t>R1-2204245</w:t>
        </w:r>
      </w:hyperlink>
      <w:r w:rsidR="008F4B8C" w:rsidRPr="004A7E9C">
        <w:rPr>
          <w:lang w:val="en-US" w:eastAsia="ko-KR"/>
        </w:rPr>
        <w:tab/>
        <w:t>Views on subband non-overlapping full duplex</w:t>
      </w:r>
      <w:r w:rsidR="008F4B8C" w:rsidRPr="004A7E9C">
        <w:rPr>
          <w:lang w:val="en-US" w:eastAsia="ko-KR"/>
        </w:rPr>
        <w:tab/>
        <w:t>Apple</w:t>
      </w:r>
    </w:p>
    <w:p w14:paraId="3E92921B" w14:textId="033D5AC3" w:rsidR="008F4B8C" w:rsidRPr="004A7E9C" w:rsidRDefault="001B5688" w:rsidP="008F4B8C">
      <w:pPr>
        <w:rPr>
          <w:lang w:val="en-US" w:eastAsia="ko-KR"/>
        </w:rPr>
      </w:pPr>
      <w:hyperlink r:id="rId2074" w:history="1">
        <w:r w:rsidR="000B5C49">
          <w:rPr>
            <w:rStyle w:val="Hyperlink"/>
            <w:lang w:val="en-US" w:eastAsia="ko-KR"/>
          </w:rPr>
          <w:t>R1-2204304</w:t>
        </w:r>
      </w:hyperlink>
      <w:r w:rsidR="008F4B8C" w:rsidRPr="004A7E9C">
        <w:rPr>
          <w:lang w:val="en-US" w:eastAsia="ko-KR"/>
        </w:rPr>
        <w:tab/>
        <w:t>Discussion on subband non-overlapping full duplex</w:t>
      </w:r>
      <w:r w:rsidR="008F4B8C" w:rsidRPr="004A7E9C">
        <w:rPr>
          <w:lang w:val="en-US" w:eastAsia="ko-KR"/>
        </w:rPr>
        <w:tab/>
        <w:t>CMCC</w:t>
      </w:r>
    </w:p>
    <w:p w14:paraId="17FBF951" w14:textId="5641F3F4" w:rsidR="008F4B8C" w:rsidRPr="004A7E9C" w:rsidRDefault="001B5688" w:rsidP="008F4B8C">
      <w:pPr>
        <w:rPr>
          <w:lang w:val="en-US" w:eastAsia="ko-KR"/>
        </w:rPr>
      </w:pPr>
      <w:hyperlink r:id="rId2075" w:history="1">
        <w:r w:rsidR="000B5C49">
          <w:rPr>
            <w:rStyle w:val="Hyperlink"/>
            <w:lang w:val="en-US" w:eastAsia="ko-KR"/>
          </w:rPr>
          <w:t>R1-2204380</w:t>
        </w:r>
      </w:hyperlink>
      <w:r w:rsidR="008F4B8C" w:rsidRPr="004A7E9C">
        <w:rPr>
          <w:lang w:val="en-US" w:eastAsia="ko-KR"/>
        </w:rPr>
        <w:tab/>
        <w:t>Discussion on subband non-overlapping full duplex</w:t>
      </w:r>
      <w:r w:rsidR="008F4B8C" w:rsidRPr="004A7E9C">
        <w:rPr>
          <w:lang w:val="en-US" w:eastAsia="ko-KR"/>
        </w:rPr>
        <w:tab/>
        <w:t>NTT DOCOMO, INC.</w:t>
      </w:r>
    </w:p>
    <w:p w14:paraId="3898544B" w14:textId="6DD6E4D4" w:rsidR="008F4B8C" w:rsidRPr="004A7E9C" w:rsidRDefault="001B5688" w:rsidP="008F4B8C">
      <w:pPr>
        <w:rPr>
          <w:lang w:val="en-US" w:eastAsia="ko-KR"/>
        </w:rPr>
      </w:pPr>
      <w:hyperlink r:id="rId2076" w:history="1">
        <w:r w:rsidR="000B5C49">
          <w:rPr>
            <w:rStyle w:val="Hyperlink"/>
            <w:lang w:val="en-US" w:eastAsia="ko-KR"/>
          </w:rPr>
          <w:t>R1-2204412</w:t>
        </w:r>
      </w:hyperlink>
      <w:r w:rsidR="008F4B8C" w:rsidRPr="004A7E9C">
        <w:rPr>
          <w:lang w:val="en-US" w:eastAsia="ko-KR"/>
        </w:rPr>
        <w:tab/>
        <w:t>Discussion on sub band non-overlapping full duplex</w:t>
      </w:r>
      <w:r w:rsidR="008F4B8C" w:rsidRPr="004A7E9C">
        <w:rPr>
          <w:lang w:val="en-US" w:eastAsia="ko-KR"/>
        </w:rPr>
        <w:tab/>
        <w:t>CENC</w:t>
      </w:r>
    </w:p>
    <w:p w14:paraId="46E6A01B" w14:textId="58597741" w:rsidR="008F4B8C" w:rsidRPr="004A7E9C" w:rsidRDefault="001B5688" w:rsidP="008F4B8C">
      <w:pPr>
        <w:rPr>
          <w:lang w:val="en-US" w:eastAsia="ko-KR"/>
        </w:rPr>
      </w:pPr>
      <w:hyperlink r:id="rId2077" w:history="1">
        <w:r w:rsidR="000B5C49">
          <w:rPr>
            <w:rStyle w:val="Hyperlink"/>
            <w:lang w:val="en-US" w:eastAsia="ko-KR"/>
          </w:rPr>
          <w:t>R1-2204423</w:t>
        </w:r>
      </w:hyperlink>
      <w:r w:rsidR="008F4B8C" w:rsidRPr="004A7E9C">
        <w:rPr>
          <w:lang w:val="en-US" w:eastAsia="ko-KR"/>
        </w:rPr>
        <w:tab/>
        <w:t>Subband non-overlapping full duplex</w:t>
      </w:r>
      <w:r w:rsidR="008F4B8C" w:rsidRPr="004A7E9C">
        <w:rPr>
          <w:lang w:val="en-US" w:eastAsia="ko-KR"/>
        </w:rPr>
        <w:tab/>
        <w:t>Lenovo</w:t>
      </w:r>
    </w:p>
    <w:p w14:paraId="18990400" w14:textId="7574469D" w:rsidR="008F4B8C" w:rsidRPr="004A7E9C" w:rsidRDefault="001B5688" w:rsidP="008F4B8C">
      <w:pPr>
        <w:rPr>
          <w:lang w:val="en-US" w:eastAsia="ko-KR"/>
        </w:rPr>
      </w:pPr>
      <w:hyperlink r:id="rId2078" w:history="1">
        <w:r w:rsidR="000B5C49">
          <w:rPr>
            <w:rStyle w:val="Hyperlink"/>
            <w:lang w:val="en-US" w:eastAsia="ko-KR"/>
          </w:rPr>
          <w:t>R1-2204431</w:t>
        </w:r>
      </w:hyperlink>
      <w:r w:rsidR="008F4B8C" w:rsidRPr="004A7E9C">
        <w:rPr>
          <w:lang w:val="en-US" w:eastAsia="ko-KR"/>
        </w:rPr>
        <w:tab/>
        <w:t>On subband non-overlapping full duplex for NR</w:t>
      </w:r>
      <w:r w:rsidR="008F4B8C" w:rsidRPr="004A7E9C">
        <w:rPr>
          <w:lang w:val="en-US" w:eastAsia="ko-KR"/>
        </w:rPr>
        <w:tab/>
        <w:t>Nokia, Nokia Shanghai Bell</w:t>
      </w:r>
    </w:p>
    <w:p w14:paraId="413B45D2" w14:textId="017FF779" w:rsidR="008F4B8C" w:rsidRPr="004A7E9C" w:rsidRDefault="001B5688" w:rsidP="008F4B8C">
      <w:pPr>
        <w:rPr>
          <w:lang w:val="en-US" w:eastAsia="ko-KR"/>
        </w:rPr>
      </w:pPr>
      <w:hyperlink r:id="rId2079" w:history="1">
        <w:r w:rsidR="000B5C49">
          <w:rPr>
            <w:rStyle w:val="Hyperlink"/>
            <w:lang w:val="en-US" w:eastAsia="ko-KR"/>
          </w:rPr>
          <w:t>R1-2204441</w:t>
        </w:r>
      </w:hyperlink>
      <w:r w:rsidR="008F4B8C" w:rsidRPr="004A7E9C">
        <w:rPr>
          <w:lang w:val="en-US" w:eastAsia="ko-KR"/>
        </w:rPr>
        <w:tab/>
        <w:t>Discussion on sub-band non-overlapping full duplex</w:t>
      </w:r>
      <w:r w:rsidR="008F4B8C" w:rsidRPr="004A7E9C">
        <w:rPr>
          <w:lang w:val="en-US" w:eastAsia="ko-KR"/>
        </w:rPr>
        <w:tab/>
        <w:t>ITRI</w:t>
      </w:r>
    </w:p>
    <w:p w14:paraId="4C75331A" w14:textId="3530010E" w:rsidR="008F4B8C" w:rsidRPr="004A7E9C" w:rsidRDefault="001B5688" w:rsidP="008F4B8C">
      <w:pPr>
        <w:rPr>
          <w:lang w:val="en-US" w:eastAsia="ko-KR"/>
        </w:rPr>
      </w:pPr>
      <w:hyperlink r:id="rId2080" w:history="1">
        <w:r w:rsidR="000B5C49">
          <w:rPr>
            <w:rStyle w:val="Hyperlink"/>
            <w:lang w:val="en-US" w:eastAsia="ko-KR"/>
          </w:rPr>
          <w:t>R1-2204530</w:t>
        </w:r>
      </w:hyperlink>
      <w:r w:rsidR="008F4B8C" w:rsidRPr="004A7E9C">
        <w:rPr>
          <w:lang w:val="en-US" w:eastAsia="ko-KR"/>
        </w:rPr>
        <w:tab/>
        <w:t>Study on Subband non-overlapping full duplex</w:t>
      </w:r>
      <w:r w:rsidR="008F4B8C" w:rsidRPr="004A7E9C">
        <w:rPr>
          <w:lang w:val="en-US" w:eastAsia="ko-KR"/>
        </w:rPr>
        <w:tab/>
        <w:t>LG Electronics</w:t>
      </w:r>
    </w:p>
    <w:p w14:paraId="473657BE" w14:textId="573E4B54" w:rsidR="008F4B8C" w:rsidRPr="004A7E9C" w:rsidRDefault="001B5688" w:rsidP="008F4B8C">
      <w:pPr>
        <w:rPr>
          <w:lang w:val="en-US" w:eastAsia="ko-KR"/>
        </w:rPr>
      </w:pPr>
      <w:hyperlink r:id="rId2081" w:history="1">
        <w:r w:rsidR="000B5C49">
          <w:rPr>
            <w:rStyle w:val="Hyperlink"/>
            <w:lang w:val="en-US" w:eastAsia="ko-KR"/>
          </w:rPr>
          <w:t>R1-2204550</w:t>
        </w:r>
      </w:hyperlink>
      <w:r w:rsidR="008F4B8C" w:rsidRPr="004A7E9C">
        <w:rPr>
          <w:lang w:val="en-US" w:eastAsia="ko-KR"/>
        </w:rPr>
        <w:tab/>
        <w:t>Discussion on sub-band non overlapping full duplex</w:t>
      </w:r>
      <w:r w:rsidR="008F4B8C" w:rsidRPr="004A7E9C">
        <w:rPr>
          <w:lang w:val="en-US" w:eastAsia="ko-KR"/>
        </w:rPr>
        <w:tab/>
        <w:t>WILUS Inc.</w:t>
      </w:r>
    </w:p>
    <w:p w14:paraId="0AD0F210" w14:textId="369B6839" w:rsidR="008F4B8C" w:rsidRPr="004A7E9C" w:rsidRDefault="001B5688" w:rsidP="008F4B8C">
      <w:pPr>
        <w:rPr>
          <w:lang w:val="en-US" w:eastAsia="ko-KR"/>
        </w:rPr>
      </w:pPr>
      <w:hyperlink r:id="rId2082" w:history="1">
        <w:r w:rsidR="000B5C49">
          <w:rPr>
            <w:rStyle w:val="Hyperlink"/>
            <w:lang w:val="en-US" w:eastAsia="ko-KR"/>
          </w:rPr>
          <w:t>R1-2204637</w:t>
        </w:r>
      </w:hyperlink>
      <w:r w:rsidR="008F4B8C" w:rsidRPr="004A7E9C">
        <w:rPr>
          <w:lang w:val="en-US" w:eastAsia="ko-KR"/>
        </w:rPr>
        <w:tab/>
        <w:t>Introduction of subband non-overlapping full duplex</w:t>
      </w:r>
      <w:r w:rsidR="008F4B8C" w:rsidRPr="004A7E9C">
        <w:rPr>
          <w:lang w:val="en-US" w:eastAsia="ko-KR"/>
        </w:rPr>
        <w:tab/>
        <w:t>ASUSTeK</w:t>
      </w:r>
    </w:p>
    <w:p w14:paraId="0CE301B8" w14:textId="56663732" w:rsidR="008F4B8C" w:rsidRPr="004A7E9C" w:rsidRDefault="001B5688" w:rsidP="008F4B8C">
      <w:pPr>
        <w:rPr>
          <w:lang w:val="en-US" w:eastAsia="ko-KR"/>
        </w:rPr>
      </w:pPr>
      <w:hyperlink r:id="rId2083" w:history="1">
        <w:r w:rsidR="000B5C49">
          <w:rPr>
            <w:rStyle w:val="Hyperlink"/>
            <w:lang w:val="en-US" w:eastAsia="ko-KR"/>
          </w:rPr>
          <w:t>R1-2204651</w:t>
        </w:r>
      </w:hyperlink>
      <w:r w:rsidR="008F4B8C" w:rsidRPr="004A7E9C">
        <w:rPr>
          <w:lang w:val="en-US" w:eastAsia="ko-KR"/>
        </w:rPr>
        <w:tab/>
        <w:t>Discussions on subband non-overlapping full duplex enhancements</w:t>
      </w:r>
      <w:r w:rsidR="008F4B8C" w:rsidRPr="004A7E9C">
        <w:rPr>
          <w:lang w:val="en-US" w:eastAsia="ko-KR"/>
        </w:rPr>
        <w:tab/>
        <w:t>ETRI</w:t>
      </w:r>
    </w:p>
    <w:p w14:paraId="7BC5A244" w14:textId="2247131D" w:rsidR="008F4B8C" w:rsidRPr="004A7E9C" w:rsidRDefault="001B5688" w:rsidP="008F4B8C">
      <w:pPr>
        <w:rPr>
          <w:lang w:val="en-US" w:eastAsia="ko-KR"/>
        </w:rPr>
      </w:pPr>
      <w:hyperlink r:id="rId2084" w:history="1">
        <w:r w:rsidR="000B5C49">
          <w:rPr>
            <w:rStyle w:val="Hyperlink"/>
            <w:lang w:val="en-US" w:eastAsia="ko-KR"/>
          </w:rPr>
          <w:t>R1-2204722</w:t>
        </w:r>
      </w:hyperlink>
      <w:r w:rsidR="008F4B8C" w:rsidRPr="004A7E9C">
        <w:rPr>
          <w:lang w:val="en-US" w:eastAsia="ko-KR"/>
        </w:rPr>
        <w:tab/>
        <w:t>Discussion on subband non-overlapping full duplex for NR</w:t>
      </w:r>
      <w:r w:rsidR="008F4B8C" w:rsidRPr="004A7E9C">
        <w:rPr>
          <w:lang w:val="en-US" w:eastAsia="ko-KR"/>
        </w:rPr>
        <w:tab/>
        <w:t>MediaTek Inc.</w:t>
      </w:r>
    </w:p>
    <w:p w14:paraId="67EF1445" w14:textId="7D4C7857" w:rsidR="008F4B8C" w:rsidRPr="004A7E9C" w:rsidRDefault="001B5688" w:rsidP="008F4B8C">
      <w:pPr>
        <w:rPr>
          <w:lang w:val="en-US" w:eastAsia="ko-KR"/>
        </w:rPr>
      </w:pPr>
      <w:hyperlink r:id="rId2085" w:history="1">
        <w:r w:rsidR="000B5C49">
          <w:rPr>
            <w:rStyle w:val="Hyperlink"/>
            <w:lang w:val="en-US" w:eastAsia="ko-KR"/>
          </w:rPr>
          <w:t>R1-2204751</w:t>
        </w:r>
      </w:hyperlink>
      <w:r w:rsidR="008F4B8C" w:rsidRPr="004A7E9C">
        <w:rPr>
          <w:lang w:val="en-US" w:eastAsia="ko-KR"/>
        </w:rPr>
        <w:tab/>
        <w:t>Discussion on subband non-overlapping full duplex</w:t>
      </w:r>
      <w:r w:rsidR="008F4B8C" w:rsidRPr="004A7E9C">
        <w:rPr>
          <w:lang w:val="en-US" w:eastAsia="ko-KR"/>
        </w:rPr>
        <w:tab/>
        <w:t>CEWiT</w:t>
      </w:r>
    </w:p>
    <w:p w14:paraId="59E987C9" w14:textId="2A205114" w:rsidR="008F4B8C" w:rsidRPr="004A7E9C" w:rsidRDefault="001B5688" w:rsidP="008F4B8C">
      <w:pPr>
        <w:rPr>
          <w:lang w:val="en-US" w:eastAsia="ko-KR"/>
        </w:rPr>
      </w:pPr>
      <w:hyperlink r:id="rId2086" w:history="1">
        <w:r w:rsidR="000B5C49">
          <w:rPr>
            <w:rStyle w:val="Hyperlink"/>
            <w:lang w:val="en-US" w:eastAsia="ko-KR"/>
          </w:rPr>
          <w:t>R1-2204800</w:t>
        </w:r>
      </w:hyperlink>
      <w:r w:rsidR="008F4B8C" w:rsidRPr="004A7E9C">
        <w:rPr>
          <w:lang w:val="en-US" w:eastAsia="ko-KR"/>
        </w:rPr>
        <w:tab/>
        <w:t>Discussions on subband non-overlapping full duplex</w:t>
      </w:r>
      <w:r w:rsidR="008F4B8C" w:rsidRPr="004A7E9C">
        <w:rPr>
          <w:lang w:val="en-US" w:eastAsia="ko-KR"/>
        </w:rPr>
        <w:tab/>
        <w:t>Intel Corporation</w:t>
      </w:r>
    </w:p>
    <w:p w14:paraId="6F0B195C" w14:textId="06AB24B9" w:rsidR="008F4B8C" w:rsidRDefault="001B5688" w:rsidP="008F4B8C">
      <w:pPr>
        <w:rPr>
          <w:lang w:val="en-US" w:eastAsia="ko-KR"/>
        </w:rPr>
      </w:pPr>
      <w:hyperlink r:id="rId2087" w:history="1">
        <w:r w:rsidR="000B5C49">
          <w:rPr>
            <w:rStyle w:val="Hyperlink"/>
            <w:lang w:val="en-US" w:eastAsia="ko-KR"/>
          </w:rPr>
          <w:t>R1-2204866</w:t>
        </w:r>
      </w:hyperlink>
      <w:r w:rsidR="008F4B8C" w:rsidRPr="004A7E9C">
        <w:rPr>
          <w:lang w:val="en-US" w:eastAsia="ko-KR"/>
        </w:rPr>
        <w:tab/>
        <w:t>Considerations for subband non-overlapping full duplex</w:t>
      </w:r>
      <w:r w:rsidR="008F4B8C" w:rsidRPr="004A7E9C">
        <w:rPr>
          <w:lang w:val="en-US" w:eastAsia="ko-KR"/>
        </w:rPr>
        <w:tab/>
        <w:t>Charter Communications</w:t>
      </w:r>
    </w:p>
    <w:p w14:paraId="1F71A4D6" w14:textId="4C8A95D3" w:rsidR="00A857A8" w:rsidRDefault="00A857A8" w:rsidP="008F4B8C">
      <w:pPr>
        <w:rPr>
          <w:lang w:val="en-US" w:eastAsia="ko-KR"/>
        </w:rPr>
      </w:pPr>
    </w:p>
    <w:p w14:paraId="65ACAACD" w14:textId="77777777" w:rsidR="00A857A8" w:rsidRPr="00A857A8" w:rsidRDefault="00A857A8" w:rsidP="00A857A8">
      <w:pPr>
        <w:rPr>
          <w:lang w:eastAsia="x-none"/>
        </w:rPr>
      </w:pPr>
      <w:r w:rsidRPr="00A857A8">
        <w:rPr>
          <w:lang w:eastAsia="x-none"/>
        </w:rPr>
        <w:t>[109-e-R18-Duplex-03] – Yanping (CATT)</w:t>
      </w:r>
    </w:p>
    <w:p w14:paraId="2899806E" w14:textId="126C740C" w:rsidR="00A857A8" w:rsidRPr="00A857A8" w:rsidRDefault="00A857A8" w:rsidP="00A857A8">
      <w:pPr>
        <w:rPr>
          <w:lang w:eastAsia="x-none"/>
        </w:rPr>
      </w:pPr>
      <w:r w:rsidRPr="00A857A8">
        <w:rPr>
          <w:lang w:eastAsia="x-none"/>
        </w:rPr>
        <w:t>Email discussion on subband non-overlapping full duplex by May 20</w:t>
      </w:r>
    </w:p>
    <w:p w14:paraId="23E0BC07" w14:textId="77777777" w:rsidR="00A857A8" w:rsidRPr="00A857A8" w:rsidRDefault="00A857A8" w:rsidP="00CF6E6D">
      <w:pPr>
        <w:numPr>
          <w:ilvl w:val="0"/>
          <w:numId w:val="219"/>
        </w:numPr>
        <w:rPr>
          <w:lang w:eastAsia="x-none"/>
        </w:rPr>
      </w:pPr>
      <w:r w:rsidRPr="00A857A8">
        <w:rPr>
          <w:lang w:eastAsia="x-none"/>
        </w:rPr>
        <w:t>Check points: May 12, May 18, May 20</w:t>
      </w:r>
    </w:p>
    <w:p w14:paraId="07CFE9EC" w14:textId="6DBA6E3D" w:rsidR="00A857A8" w:rsidRDefault="00A857A8" w:rsidP="00A857A8">
      <w:pPr>
        <w:rPr>
          <w:lang w:val="en-US" w:eastAsia="ko-KR"/>
        </w:rPr>
      </w:pPr>
      <w:r w:rsidRPr="005B48B9">
        <w:rPr>
          <w:b/>
          <w:bCs/>
          <w:lang w:val="en-US" w:eastAsia="ko-KR"/>
        </w:rPr>
        <w:t>Decision:</w:t>
      </w:r>
      <w:r>
        <w:rPr>
          <w:lang w:val="en-US" w:eastAsia="ko-KR"/>
        </w:rPr>
        <w:t xml:space="preserve"> As per email decision posted on May 14</w:t>
      </w:r>
      <w:r w:rsidRPr="00A857A8">
        <w:rPr>
          <w:vertAlign w:val="superscript"/>
          <w:lang w:val="en-US" w:eastAsia="ko-KR"/>
        </w:rPr>
        <w:t>th</w:t>
      </w:r>
      <w:r>
        <w:rPr>
          <w:lang w:val="en-US" w:eastAsia="ko-KR"/>
        </w:rPr>
        <w:t>,</w:t>
      </w:r>
    </w:p>
    <w:p w14:paraId="03C80D01" w14:textId="77777777" w:rsidR="00A857A8" w:rsidRPr="00734B44" w:rsidRDefault="00A857A8" w:rsidP="00A857A8">
      <w:pPr>
        <w:rPr>
          <w:highlight w:val="green"/>
          <w:lang w:eastAsia="ko-KR"/>
        </w:rPr>
      </w:pPr>
      <w:r w:rsidRPr="00734B44">
        <w:rPr>
          <w:highlight w:val="green"/>
          <w:lang w:eastAsia="ko-KR"/>
        </w:rPr>
        <w:t>Agreement</w:t>
      </w:r>
    </w:p>
    <w:p w14:paraId="2CA78AF9" w14:textId="77777777" w:rsidR="00A857A8" w:rsidRDefault="00A857A8" w:rsidP="00A857A8">
      <w:pPr>
        <w:rPr>
          <w:lang w:eastAsia="ko-KR"/>
        </w:rPr>
      </w:pPr>
      <w:r>
        <w:rPr>
          <w:lang w:eastAsia="ko-KR"/>
        </w:rPr>
        <w:t>Study whether/how to inform the UE of the time and/or frequency location of subbands that gNB would use for SBFD operation.</w:t>
      </w:r>
    </w:p>
    <w:p w14:paraId="328B415C" w14:textId="77777777" w:rsidR="00A857A8" w:rsidRDefault="00A857A8" w:rsidP="00A857A8">
      <w:pPr>
        <w:rPr>
          <w:lang w:eastAsia="ko-KR"/>
        </w:rPr>
      </w:pPr>
    </w:p>
    <w:p w14:paraId="2357242A" w14:textId="77777777" w:rsidR="00A857A8" w:rsidRPr="00734B44" w:rsidRDefault="00A857A8" w:rsidP="00A857A8">
      <w:pPr>
        <w:rPr>
          <w:highlight w:val="green"/>
          <w:lang w:eastAsia="ko-KR"/>
        </w:rPr>
      </w:pPr>
      <w:r w:rsidRPr="00734B44">
        <w:rPr>
          <w:highlight w:val="green"/>
          <w:lang w:eastAsia="ko-KR"/>
        </w:rPr>
        <w:t>Agreement</w:t>
      </w:r>
    </w:p>
    <w:p w14:paraId="61132C82" w14:textId="77777777" w:rsidR="00A857A8" w:rsidRDefault="00A857A8" w:rsidP="00A857A8">
      <w:pPr>
        <w:rPr>
          <w:lang w:eastAsia="ko-KR"/>
        </w:rPr>
      </w:pPr>
      <w:r>
        <w:rPr>
          <w:lang w:eastAsia="ko-KR"/>
        </w:rPr>
        <w:t>Study the impact/potential enhancements of resource allocation in symbols with subbands that gNB would use for SBFD operation.</w:t>
      </w:r>
    </w:p>
    <w:p w14:paraId="379F5B7B" w14:textId="77777777" w:rsidR="00A857A8" w:rsidRDefault="00A857A8" w:rsidP="00A857A8">
      <w:pPr>
        <w:rPr>
          <w:lang w:val="en-US" w:eastAsia="ko-KR"/>
        </w:rPr>
      </w:pPr>
    </w:p>
    <w:p w14:paraId="2423FC3E" w14:textId="77777777" w:rsidR="00A857A8" w:rsidRDefault="00A857A8" w:rsidP="00A857A8">
      <w:pPr>
        <w:rPr>
          <w:lang w:val="en-US" w:eastAsia="ko-KR"/>
        </w:rPr>
      </w:pPr>
    </w:p>
    <w:p w14:paraId="148DD7DF" w14:textId="47276D47" w:rsidR="00A857A8" w:rsidRPr="0028149D" w:rsidRDefault="001B5688" w:rsidP="008F4B8C">
      <w:pPr>
        <w:rPr>
          <w:b/>
          <w:bCs/>
          <w:lang w:val="en-US" w:eastAsia="ko-KR"/>
        </w:rPr>
      </w:pPr>
      <w:hyperlink r:id="rId2088" w:history="1">
        <w:r w:rsidR="000B5C49">
          <w:rPr>
            <w:rStyle w:val="Hyperlink"/>
            <w:b/>
            <w:bCs/>
            <w:lang w:val="en-US" w:eastAsia="ko-KR"/>
          </w:rPr>
          <w:t>R1-2205361</w:t>
        </w:r>
      </w:hyperlink>
      <w:r w:rsidR="00A857A8" w:rsidRPr="0028149D">
        <w:rPr>
          <w:b/>
          <w:bCs/>
          <w:lang w:val="en-US" w:eastAsia="ko-KR"/>
        </w:rPr>
        <w:tab/>
        <w:t>Summary #1 of [109-e-R18-Duplex-03] Email discussion on subband non-overlapping full duplex</w:t>
      </w:r>
      <w:r w:rsidR="00A857A8" w:rsidRPr="0028149D">
        <w:rPr>
          <w:b/>
          <w:bCs/>
          <w:lang w:val="en-US" w:eastAsia="ko-KR"/>
        </w:rPr>
        <w:tab/>
        <w:t>Moderator (CATT)</w:t>
      </w:r>
    </w:p>
    <w:p w14:paraId="74272D94" w14:textId="66320506" w:rsidR="0028149D" w:rsidRDefault="0028149D" w:rsidP="008F4B8C">
      <w:pPr>
        <w:rPr>
          <w:lang w:val="en-US" w:eastAsia="ko-KR"/>
        </w:rPr>
      </w:pPr>
      <w:r>
        <w:rPr>
          <w:lang w:val="en-US" w:eastAsia="ko-KR"/>
        </w:rPr>
        <w:t>From May 16</w:t>
      </w:r>
      <w:r w:rsidRPr="0028149D">
        <w:rPr>
          <w:vertAlign w:val="superscript"/>
          <w:lang w:val="en-US" w:eastAsia="ko-KR"/>
        </w:rPr>
        <w:t>th</w:t>
      </w:r>
      <w:r>
        <w:rPr>
          <w:lang w:val="en-US" w:eastAsia="ko-KR"/>
        </w:rPr>
        <w:t xml:space="preserve"> GTW session</w:t>
      </w:r>
    </w:p>
    <w:p w14:paraId="6001B8CC" w14:textId="77777777" w:rsidR="0028149D" w:rsidRPr="0028149D" w:rsidRDefault="0028149D" w:rsidP="00266BD7">
      <w:pPr>
        <w:rPr>
          <w:highlight w:val="green"/>
          <w:lang w:eastAsia="ko-KR"/>
        </w:rPr>
      </w:pPr>
      <w:r w:rsidRPr="0028149D">
        <w:rPr>
          <w:highlight w:val="green"/>
          <w:lang w:eastAsia="ko-KR"/>
        </w:rPr>
        <w:t>Agreement</w:t>
      </w:r>
    </w:p>
    <w:p w14:paraId="3D1B4DFD" w14:textId="456B9181" w:rsidR="0028149D" w:rsidRPr="00720F94" w:rsidRDefault="0028149D" w:rsidP="00266BD7">
      <w:pPr>
        <w:rPr>
          <w:rFonts w:eastAsia="Malgun Gothic"/>
          <w:lang w:eastAsia="zh-CN"/>
        </w:rPr>
      </w:pPr>
      <w:r w:rsidRPr="00720F94">
        <w:rPr>
          <w:rFonts w:eastAsia="Malgun Gothic"/>
          <w:lang w:eastAsia="zh-CN"/>
        </w:rPr>
        <w:t xml:space="preserve">At least study </w:t>
      </w:r>
      <w:r w:rsidRPr="00720F94">
        <w:rPr>
          <w:rFonts w:eastAsia="Malgun Gothic" w:hint="eastAsia"/>
          <w:lang w:eastAsia="zh-CN"/>
        </w:rPr>
        <w:t>SBFD</w:t>
      </w:r>
      <w:r w:rsidRPr="00720F94">
        <w:rPr>
          <w:rFonts w:eastAsia="Malgun Gothic"/>
          <w:lang w:eastAsia="zh-CN"/>
        </w:rPr>
        <w:t xml:space="preserve"> operation within a TDD carrier</w:t>
      </w:r>
      <w:r>
        <w:rPr>
          <w:rFonts w:eastAsia="Malgun Gothic"/>
          <w:lang w:eastAsia="zh-CN"/>
        </w:rPr>
        <w:t>.</w:t>
      </w:r>
    </w:p>
    <w:p w14:paraId="5B8BC19E" w14:textId="77777777" w:rsidR="0028149D" w:rsidRPr="00627F6A" w:rsidRDefault="0028149D" w:rsidP="00266BD7">
      <w:pPr>
        <w:rPr>
          <w:lang w:eastAsia="ko-KR"/>
        </w:rPr>
      </w:pPr>
    </w:p>
    <w:p w14:paraId="74066284" w14:textId="77777777" w:rsidR="0028149D" w:rsidRPr="00266BD7" w:rsidRDefault="0028149D" w:rsidP="00266BD7">
      <w:pPr>
        <w:rPr>
          <w:rFonts w:eastAsia="Malgun Gothic"/>
          <w:bCs/>
          <w:color w:val="000000"/>
          <w:u w:val="single"/>
          <w:lang w:eastAsia="zh-CN"/>
        </w:rPr>
      </w:pPr>
      <w:r w:rsidRPr="00266BD7">
        <w:rPr>
          <w:rFonts w:eastAsia="Malgun Gothic"/>
          <w:bCs/>
          <w:color w:val="000000"/>
          <w:u w:val="single"/>
          <w:lang w:eastAsia="zh-CN"/>
        </w:rPr>
        <w:t>Conclusion</w:t>
      </w:r>
    </w:p>
    <w:p w14:paraId="33FE4888" w14:textId="7F942251" w:rsidR="0028149D" w:rsidRPr="00AA6904" w:rsidRDefault="0028149D" w:rsidP="00266BD7">
      <w:pPr>
        <w:rPr>
          <w:rFonts w:eastAsia="Malgun Gothic"/>
          <w:lang w:eastAsia="zh-CN"/>
        </w:rPr>
      </w:pPr>
      <w:r w:rsidRPr="00AA6904">
        <w:rPr>
          <w:rFonts w:eastAsia="Malgun Gothic" w:hint="eastAsia"/>
          <w:lang w:eastAsia="zh-CN"/>
        </w:rPr>
        <w:t>For discussion purpose</w:t>
      </w:r>
      <w:r>
        <w:rPr>
          <w:rFonts w:eastAsia="Malgun Gothic"/>
          <w:lang w:eastAsia="zh-CN"/>
        </w:rPr>
        <w:t xml:space="preserve"> only</w:t>
      </w:r>
      <w:r w:rsidRPr="00AA6904">
        <w:rPr>
          <w:rFonts w:eastAsia="Malgun Gothic" w:hint="eastAsia"/>
          <w:lang w:eastAsia="zh-CN"/>
        </w:rPr>
        <w:t>, SBFD symbol is defined as symbol with subbands that gNB would use for SBFD operation</w:t>
      </w:r>
      <w:r w:rsidRPr="00AA6904">
        <w:rPr>
          <w:rFonts w:eastAsia="Malgun Gothic"/>
          <w:lang w:eastAsia="zh-CN"/>
        </w:rPr>
        <w:t xml:space="preserve">. </w:t>
      </w:r>
    </w:p>
    <w:p w14:paraId="3D315682" w14:textId="77777777" w:rsidR="0028149D" w:rsidRDefault="0028149D" w:rsidP="00266BD7">
      <w:pPr>
        <w:rPr>
          <w:lang w:val="en-US" w:eastAsia="ko-KR"/>
        </w:rPr>
      </w:pPr>
    </w:p>
    <w:p w14:paraId="28D08F8C" w14:textId="77777777" w:rsidR="0028149D" w:rsidRPr="00266BD7" w:rsidRDefault="0028149D" w:rsidP="00266BD7">
      <w:pPr>
        <w:rPr>
          <w:rFonts w:eastAsia="Malgun Gothic"/>
          <w:bCs/>
          <w:color w:val="000000"/>
          <w:u w:val="single"/>
          <w:lang w:eastAsia="zh-CN"/>
        </w:rPr>
      </w:pPr>
      <w:r w:rsidRPr="00266BD7">
        <w:rPr>
          <w:rFonts w:eastAsia="Malgun Gothic"/>
          <w:bCs/>
          <w:color w:val="000000"/>
          <w:u w:val="single"/>
          <w:lang w:eastAsia="zh-CN"/>
        </w:rPr>
        <w:t>Conclusion</w:t>
      </w:r>
    </w:p>
    <w:p w14:paraId="641FAAED" w14:textId="77777777" w:rsidR="0028149D" w:rsidRDefault="0028149D" w:rsidP="00266BD7">
      <w:pPr>
        <w:rPr>
          <w:rFonts w:eastAsia="Microsoft YaHei"/>
          <w:color w:val="000000"/>
          <w:lang w:eastAsia="zh-CN"/>
        </w:rPr>
      </w:pPr>
      <w:r w:rsidRPr="00AA6904">
        <w:rPr>
          <w:rFonts w:eastAsia="Malgun Gothic" w:hint="eastAsia"/>
          <w:lang w:eastAsia="zh-CN"/>
        </w:rPr>
        <w:t>For discussion purpose,</w:t>
      </w:r>
      <w:r>
        <w:rPr>
          <w:rFonts w:eastAsia="Malgun Gothic"/>
          <w:lang w:eastAsia="zh-CN"/>
        </w:rPr>
        <w:t xml:space="preserve"> for </w:t>
      </w:r>
      <w:r w:rsidRPr="00720F94">
        <w:rPr>
          <w:rFonts w:eastAsia="Malgun Gothic" w:hint="eastAsia"/>
          <w:lang w:eastAsia="zh-CN"/>
        </w:rPr>
        <w:t>SBFD</w:t>
      </w:r>
      <w:r w:rsidRPr="00720F94">
        <w:rPr>
          <w:rFonts w:eastAsia="Malgun Gothic"/>
          <w:lang w:eastAsia="zh-CN"/>
        </w:rPr>
        <w:t xml:space="preserve"> operation within a TDD carrier</w:t>
      </w:r>
      <w:r>
        <w:rPr>
          <w:rFonts w:eastAsia="Malgun Gothic"/>
          <w:lang w:eastAsia="zh-CN"/>
        </w:rPr>
        <w:t>,</w:t>
      </w:r>
      <w:r w:rsidRPr="00AA6904">
        <w:rPr>
          <w:rFonts w:eastAsia="Malgun Gothic" w:hint="eastAsia"/>
          <w:lang w:eastAsia="zh-CN"/>
        </w:rPr>
        <w:t xml:space="preserve"> </w:t>
      </w:r>
      <w:r>
        <w:rPr>
          <w:rFonts w:eastAsia="Malgun Gothic"/>
        </w:rPr>
        <w:t>a</w:t>
      </w:r>
      <w:r w:rsidRPr="00D93EDE">
        <w:rPr>
          <w:rFonts w:eastAsia="Malgun Gothic"/>
        </w:rPr>
        <w:t xml:space="preserve"> </w:t>
      </w:r>
      <w:r>
        <w:rPr>
          <w:rFonts w:eastAsia="Malgun Gothic"/>
        </w:rPr>
        <w:t xml:space="preserve">SBFD </w:t>
      </w:r>
      <w:r w:rsidRPr="00D93EDE">
        <w:rPr>
          <w:rFonts w:eastAsia="Malgun Gothic"/>
        </w:rPr>
        <w:t xml:space="preserve">subband consists of </w:t>
      </w:r>
      <w:r>
        <w:rPr>
          <w:rFonts w:eastAsia="Malgun Gothic"/>
        </w:rPr>
        <w:t xml:space="preserve">1 RB or </w:t>
      </w:r>
      <w:r w:rsidRPr="00D93EDE">
        <w:rPr>
          <w:rFonts w:eastAsia="Malgun Gothic"/>
        </w:rPr>
        <w:t>a set of consecutive RBs for the same transmission direction.</w:t>
      </w:r>
    </w:p>
    <w:p w14:paraId="2DED215D" w14:textId="77777777" w:rsidR="0028149D" w:rsidRPr="00EF7AB9" w:rsidRDefault="0028149D" w:rsidP="00266BD7">
      <w:pPr>
        <w:rPr>
          <w:lang w:eastAsia="ko-KR"/>
        </w:rPr>
      </w:pPr>
    </w:p>
    <w:p w14:paraId="6D4E08F5" w14:textId="0354AC8D" w:rsidR="00BC090C" w:rsidRPr="00BC090C" w:rsidRDefault="001B5688" w:rsidP="00BC090C">
      <w:pPr>
        <w:rPr>
          <w:b/>
          <w:lang w:val="en-US" w:eastAsia="ko-KR"/>
        </w:rPr>
      </w:pPr>
      <w:hyperlink r:id="rId2089" w:history="1">
        <w:r w:rsidR="000B5C49">
          <w:rPr>
            <w:rStyle w:val="Hyperlink"/>
            <w:b/>
            <w:lang w:val="en-US" w:eastAsia="ko-KR"/>
          </w:rPr>
          <w:t>R1-2205520</w:t>
        </w:r>
      </w:hyperlink>
      <w:r w:rsidR="00BC090C" w:rsidRPr="00BC090C">
        <w:rPr>
          <w:b/>
          <w:lang w:val="en-US" w:eastAsia="ko-KR"/>
        </w:rPr>
        <w:tab/>
        <w:t>Summary #2 of [109-e-R18-Duplex-03] Email discussion on subband non-overlapping full duplex</w:t>
      </w:r>
      <w:r w:rsidR="00BC090C" w:rsidRPr="00BC090C">
        <w:rPr>
          <w:b/>
          <w:lang w:val="en-US" w:eastAsia="ko-KR"/>
        </w:rPr>
        <w:tab/>
        <w:t>Moderator (CATT)</w:t>
      </w:r>
    </w:p>
    <w:p w14:paraId="4AC62182" w14:textId="09FDEFC3" w:rsidR="00BC090C" w:rsidRDefault="00BC090C" w:rsidP="00BC090C">
      <w:pPr>
        <w:rPr>
          <w:lang w:val="en-US" w:eastAsia="ko-KR"/>
        </w:rPr>
      </w:pPr>
      <w:r>
        <w:rPr>
          <w:lang w:val="en-US" w:eastAsia="ko-KR"/>
        </w:rPr>
        <w:t>From May 20</w:t>
      </w:r>
      <w:r w:rsidRPr="0028149D">
        <w:rPr>
          <w:vertAlign w:val="superscript"/>
          <w:lang w:val="en-US" w:eastAsia="ko-KR"/>
        </w:rPr>
        <w:t>th</w:t>
      </w:r>
      <w:r>
        <w:rPr>
          <w:lang w:val="en-US" w:eastAsia="ko-KR"/>
        </w:rPr>
        <w:t xml:space="preserve"> GTW session</w:t>
      </w:r>
    </w:p>
    <w:p w14:paraId="4055AA36" w14:textId="77777777" w:rsidR="00BC090C" w:rsidRPr="00BC090C" w:rsidRDefault="00BC090C" w:rsidP="00BC090C">
      <w:pPr>
        <w:rPr>
          <w:bCs/>
          <w:highlight w:val="green"/>
          <w:lang w:eastAsia="ko-KR"/>
        </w:rPr>
      </w:pPr>
      <w:r w:rsidRPr="00BC090C">
        <w:rPr>
          <w:bCs/>
          <w:highlight w:val="green"/>
          <w:lang w:eastAsia="ko-KR"/>
        </w:rPr>
        <w:t>Agreement</w:t>
      </w:r>
    </w:p>
    <w:p w14:paraId="316FBCF9" w14:textId="77777777" w:rsidR="00BC090C" w:rsidRPr="008E1D15" w:rsidRDefault="00BC090C" w:rsidP="00BC090C">
      <w:pPr>
        <w:rPr>
          <w:rFonts w:eastAsia="Malgun Gothic"/>
          <w:lang w:eastAsia="zh-CN"/>
        </w:rPr>
      </w:pPr>
      <w:r w:rsidRPr="008E1D15">
        <w:rPr>
          <w:rFonts w:eastAsia="Malgun Gothic"/>
          <w:lang w:eastAsia="zh-CN"/>
        </w:rPr>
        <w:t>The time and frequency location of subbands</w:t>
      </w:r>
      <w:r w:rsidRPr="008E1D15">
        <w:rPr>
          <w:rFonts w:eastAsia="Malgun Gothic" w:hint="eastAsia"/>
          <w:lang w:eastAsia="zh-CN"/>
        </w:rPr>
        <w:t xml:space="preserve"> within a TDD carrier</w:t>
      </w:r>
      <w:r w:rsidRPr="008E1D15">
        <w:rPr>
          <w:rFonts w:eastAsia="Malgun Gothic"/>
          <w:lang w:eastAsia="zh-CN"/>
        </w:rPr>
        <w:t xml:space="preserve"> are not fixed in the specification.</w:t>
      </w:r>
    </w:p>
    <w:p w14:paraId="26B170C1" w14:textId="77777777" w:rsidR="00BC090C" w:rsidRPr="00307214" w:rsidRDefault="00BC090C" w:rsidP="00CF6E6D">
      <w:pPr>
        <w:pStyle w:val="ListParagraph"/>
        <w:numPr>
          <w:ilvl w:val="0"/>
          <w:numId w:val="544"/>
        </w:numPr>
      </w:pPr>
      <w:r w:rsidRPr="00307214">
        <w:t xml:space="preserve">Subject to any RAN4 guidance on minimum or maximum subband and guardband size and subband location within TDD carrier. </w:t>
      </w:r>
    </w:p>
    <w:p w14:paraId="27F79451" w14:textId="300491D6" w:rsidR="0028149D" w:rsidRPr="0028149D" w:rsidRDefault="00BC090C" w:rsidP="00CF6E6D">
      <w:pPr>
        <w:pStyle w:val="ListParagraph"/>
        <w:numPr>
          <w:ilvl w:val="0"/>
          <w:numId w:val="544"/>
        </w:numPr>
      </w:pPr>
      <w:r w:rsidRPr="00307214">
        <w:t>Note that whether the time and/or frequency location of subbands are informed to UE is separately discussed.</w:t>
      </w:r>
    </w:p>
    <w:p w14:paraId="7568B74D" w14:textId="77777777" w:rsidR="008F4B8C" w:rsidRPr="003B3DC0" w:rsidRDefault="008F4B8C" w:rsidP="00E8543B">
      <w:pPr>
        <w:pStyle w:val="Heading3"/>
        <w:rPr>
          <w:lang w:eastAsia="ko-KR"/>
        </w:rPr>
      </w:pPr>
      <w:bookmarkStart w:id="307" w:name="_Hlk89796625"/>
      <w:bookmarkStart w:id="308" w:name="_Toc101357061"/>
      <w:bookmarkStart w:id="309" w:name="_Toc105521399"/>
      <w:r w:rsidRPr="003B3DC0">
        <w:rPr>
          <w:lang w:val="en-US" w:eastAsia="ko-KR"/>
        </w:rPr>
        <w:t xml:space="preserve">Potential enhancements on </w:t>
      </w:r>
      <w:r w:rsidRPr="003B3DC0">
        <w:rPr>
          <w:lang w:eastAsia="ko-KR"/>
        </w:rPr>
        <w:t>dynamic/flexible TDD</w:t>
      </w:r>
      <w:bookmarkEnd w:id="307"/>
      <w:bookmarkEnd w:id="308"/>
      <w:bookmarkEnd w:id="309"/>
    </w:p>
    <w:p w14:paraId="4D4CF8F6" w14:textId="1ACC5F61" w:rsidR="008F4B8C" w:rsidRDefault="008F4B8C" w:rsidP="008F4B8C">
      <w:pPr>
        <w:rPr>
          <w:i/>
          <w:lang w:val="en-US" w:eastAsia="ko-KR"/>
        </w:rPr>
      </w:pPr>
      <w:r w:rsidRPr="003B3DC0">
        <w:rPr>
          <w:i/>
          <w:lang w:val="en-US" w:eastAsia="ko-KR"/>
        </w:rPr>
        <w:t>Including study on possible solutions, feasibility, and impact to legacy operation</w:t>
      </w:r>
      <w:r>
        <w:rPr>
          <w:i/>
          <w:lang w:val="en-US" w:eastAsia="ko-KR"/>
        </w:rPr>
        <w:t xml:space="preserve"> </w:t>
      </w:r>
      <w:r w:rsidRPr="000C748B">
        <w:rPr>
          <w:i/>
          <w:lang w:val="en-US" w:eastAsia="ko-KR"/>
        </w:rPr>
        <w:t>assuming co-existence in co-channel and adjacent channels</w:t>
      </w:r>
      <w:r w:rsidRPr="003B3DC0">
        <w:rPr>
          <w:i/>
          <w:lang w:val="en-US" w:eastAsia="ko-KR"/>
        </w:rPr>
        <w:t>.</w:t>
      </w:r>
    </w:p>
    <w:p w14:paraId="2D73BE11" w14:textId="3609C33B" w:rsidR="00E8543B" w:rsidRDefault="00E8543B" w:rsidP="00E8543B">
      <w:pPr>
        <w:rPr>
          <w:lang w:val="en-US" w:eastAsia="ko-KR"/>
        </w:rPr>
      </w:pPr>
    </w:p>
    <w:p w14:paraId="496F9C25" w14:textId="4586D25C" w:rsidR="00963D6C" w:rsidRPr="00963D6C" w:rsidRDefault="001B5688" w:rsidP="00963D6C">
      <w:pPr>
        <w:rPr>
          <w:b/>
          <w:bCs/>
          <w:lang w:val="en-US" w:eastAsia="ko-KR"/>
        </w:rPr>
      </w:pPr>
      <w:hyperlink r:id="rId2090" w:history="1">
        <w:r w:rsidR="000B5C49">
          <w:rPr>
            <w:rStyle w:val="Hyperlink"/>
            <w:b/>
            <w:bCs/>
            <w:lang w:val="en-US" w:eastAsia="ko-KR"/>
          </w:rPr>
          <w:t>R1-2203944</w:t>
        </w:r>
      </w:hyperlink>
      <w:r w:rsidR="00963D6C" w:rsidRPr="00963D6C">
        <w:rPr>
          <w:b/>
          <w:bCs/>
          <w:lang w:val="en-US" w:eastAsia="ko-KR"/>
        </w:rPr>
        <w:tab/>
        <w:t>Views on enhancements of dynamic/flexible TDD</w:t>
      </w:r>
      <w:r w:rsidR="00963D6C" w:rsidRPr="00963D6C">
        <w:rPr>
          <w:b/>
          <w:bCs/>
          <w:lang w:val="en-US" w:eastAsia="ko-KR"/>
        </w:rPr>
        <w:tab/>
        <w:t>NEC</w:t>
      </w:r>
    </w:p>
    <w:p w14:paraId="7337BADD" w14:textId="77777777" w:rsidR="00925E05" w:rsidRPr="00925E05" w:rsidRDefault="00925E05" w:rsidP="00842CF4">
      <w:pPr>
        <w:pStyle w:val="ListParagraph"/>
        <w:numPr>
          <w:ilvl w:val="0"/>
          <w:numId w:val="136"/>
        </w:numPr>
        <w:spacing w:after="0"/>
        <w:rPr>
          <w:bCs/>
          <w:sz w:val="18"/>
          <w:szCs w:val="18"/>
          <w:lang w:val="en-US" w:eastAsia="zh-CN"/>
        </w:rPr>
      </w:pPr>
      <w:r w:rsidRPr="00925E05">
        <w:rPr>
          <w:bCs/>
          <w:sz w:val="18"/>
          <w:szCs w:val="18"/>
          <w:lang w:val="en-US" w:eastAsia="zh-CN"/>
        </w:rPr>
        <w:t>Proposal 1: Enhancement for the flexible symbols allocation can be studied, such as:</w:t>
      </w:r>
    </w:p>
    <w:p w14:paraId="3C08A001" w14:textId="77777777" w:rsidR="00925E05" w:rsidRPr="00925E05" w:rsidRDefault="00925E05" w:rsidP="00842CF4">
      <w:pPr>
        <w:pStyle w:val="ListParagraph"/>
        <w:numPr>
          <w:ilvl w:val="1"/>
          <w:numId w:val="136"/>
        </w:numPr>
        <w:spacing w:after="0"/>
        <w:rPr>
          <w:bCs/>
          <w:sz w:val="18"/>
          <w:szCs w:val="18"/>
          <w:lang w:val="en-US" w:eastAsia="zh-CN"/>
        </w:rPr>
      </w:pPr>
      <w:r w:rsidRPr="00925E05">
        <w:rPr>
          <w:bCs/>
          <w:sz w:val="18"/>
          <w:szCs w:val="18"/>
          <w:lang w:val="en-US" w:eastAsia="zh-CN"/>
        </w:rPr>
        <w:t>M</w:t>
      </w:r>
      <w:r w:rsidRPr="00925E05">
        <w:rPr>
          <w:bCs/>
          <w:sz w:val="18"/>
          <w:szCs w:val="18"/>
          <w:lang w:eastAsia="zh-CN"/>
        </w:rPr>
        <w:t xml:space="preserve">ethods to achieve </w:t>
      </w:r>
      <w:r w:rsidRPr="00925E05">
        <w:rPr>
          <w:bCs/>
          <w:sz w:val="18"/>
          <w:szCs w:val="18"/>
          <w:lang w:val="en-US" w:eastAsia="zh-CN"/>
        </w:rPr>
        <w:t>different UE interpretation different slot format for flexible symbols can be studied.</w:t>
      </w:r>
    </w:p>
    <w:p w14:paraId="31EF199C" w14:textId="77777777" w:rsidR="00925E05" w:rsidRPr="00925E05" w:rsidRDefault="00925E05" w:rsidP="00842CF4">
      <w:pPr>
        <w:pStyle w:val="ListParagraph"/>
        <w:numPr>
          <w:ilvl w:val="1"/>
          <w:numId w:val="136"/>
        </w:numPr>
        <w:spacing w:after="0"/>
        <w:rPr>
          <w:bCs/>
          <w:sz w:val="18"/>
          <w:szCs w:val="18"/>
          <w:lang w:eastAsia="zh-CN"/>
        </w:rPr>
      </w:pPr>
      <w:r w:rsidRPr="00925E05">
        <w:rPr>
          <w:bCs/>
          <w:sz w:val="18"/>
          <w:szCs w:val="18"/>
          <w:lang w:eastAsia="zh-CN"/>
        </w:rPr>
        <w:t>LBT scheme can be applied to determine the flexible symbols used for DL or UL transmission.</w:t>
      </w:r>
    </w:p>
    <w:p w14:paraId="37F2D353" w14:textId="23244DBA" w:rsidR="00925E05" w:rsidRPr="00925E05" w:rsidRDefault="00925E05" w:rsidP="00842CF4">
      <w:pPr>
        <w:pStyle w:val="ListParagraph"/>
        <w:numPr>
          <w:ilvl w:val="0"/>
          <w:numId w:val="136"/>
        </w:numPr>
        <w:spacing w:after="0"/>
        <w:rPr>
          <w:bCs/>
          <w:sz w:val="18"/>
          <w:szCs w:val="18"/>
          <w:lang w:val="en-US" w:eastAsia="zh-CN"/>
        </w:rPr>
      </w:pPr>
      <w:r w:rsidRPr="00925E05">
        <w:rPr>
          <w:bCs/>
          <w:sz w:val="18"/>
          <w:szCs w:val="18"/>
          <w:lang w:val="en-US" w:eastAsia="zh-CN"/>
        </w:rPr>
        <w:t xml:space="preserve">Proposal 2: For gNB-to-gNB CLI measurement, </w:t>
      </w:r>
    </w:p>
    <w:p w14:paraId="79A1EAC5" w14:textId="77777777" w:rsidR="00925E05" w:rsidRPr="00925E05" w:rsidRDefault="00925E05" w:rsidP="00842CF4">
      <w:pPr>
        <w:pStyle w:val="ListParagraph"/>
        <w:numPr>
          <w:ilvl w:val="1"/>
          <w:numId w:val="136"/>
        </w:numPr>
        <w:spacing w:after="0"/>
        <w:rPr>
          <w:bCs/>
          <w:sz w:val="18"/>
          <w:szCs w:val="18"/>
          <w:lang w:val="en-US" w:eastAsia="zh-CN"/>
        </w:rPr>
      </w:pPr>
      <w:r w:rsidRPr="00925E05">
        <w:rPr>
          <w:bCs/>
          <w:sz w:val="18"/>
          <w:szCs w:val="18"/>
          <w:lang w:val="en-US" w:eastAsia="zh-CN"/>
        </w:rPr>
        <w:t xml:space="preserve">the measurement matric should be defined first, such as </w:t>
      </w:r>
      <w:r w:rsidRPr="00925E05">
        <w:rPr>
          <w:bCs/>
          <w:sz w:val="18"/>
          <w:szCs w:val="18"/>
        </w:rPr>
        <w:t>CLI sensitivity level</w:t>
      </w:r>
      <w:r w:rsidRPr="00925E05">
        <w:rPr>
          <w:bCs/>
          <w:sz w:val="18"/>
          <w:szCs w:val="18"/>
          <w:lang w:val="en-US" w:eastAsia="zh-CN"/>
        </w:rPr>
        <w:t>.</w:t>
      </w:r>
    </w:p>
    <w:p w14:paraId="53B87CAE" w14:textId="77777777" w:rsidR="00925E05" w:rsidRPr="00925E05" w:rsidRDefault="00925E05" w:rsidP="00842CF4">
      <w:pPr>
        <w:pStyle w:val="ListParagraph"/>
        <w:numPr>
          <w:ilvl w:val="1"/>
          <w:numId w:val="136"/>
        </w:numPr>
        <w:spacing w:after="0"/>
        <w:rPr>
          <w:bCs/>
          <w:sz w:val="18"/>
          <w:szCs w:val="18"/>
          <w:lang w:val="en-US" w:eastAsia="zh-CN"/>
        </w:rPr>
      </w:pPr>
      <w:r w:rsidRPr="00925E05">
        <w:rPr>
          <w:bCs/>
          <w:sz w:val="18"/>
          <w:szCs w:val="18"/>
          <w:lang w:val="en-US" w:eastAsia="zh-CN"/>
        </w:rPr>
        <w:t>Study the resource configuration and RS sequence properties for IM resources to optimally handle TRP-TRP interference measurement.</w:t>
      </w:r>
    </w:p>
    <w:p w14:paraId="4C60D654" w14:textId="4309E008" w:rsidR="00925E05" w:rsidRPr="00925E05" w:rsidRDefault="00925E05" w:rsidP="00842CF4">
      <w:pPr>
        <w:pStyle w:val="ListParagraph"/>
        <w:numPr>
          <w:ilvl w:val="0"/>
          <w:numId w:val="136"/>
        </w:numPr>
        <w:spacing w:after="0"/>
        <w:rPr>
          <w:bCs/>
          <w:sz w:val="18"/>
          <w:szCs w:val="18"/>
          <w:lang w:val="en-US" w:eastAsia="zh-CN"/>
        </w:rPr>
      </w:pPr>
      <w:r w:rsidRPr="00925E05">
        <w:rPr>
          <w:bCs/>
          <w:sz w:val="18"/>
          <w:szCs w:val="18"/>
          <w:lang w:val="en-US" w:eastAsia="zh-CN"/>
        </w:rPr>
        <w:t>Proposal 3: Following points need to be studied further for gNB-gNB interference mitigation using inter-gNB signaling</w:t>
      </w:r>
    </w:p>
    <w:p w14:paraId="3A0B371F" w14:textId="77777777" w:rsidR="00925E05" w:rsidRPr="00925E05" w:rsidRDefault="00925E05" w:rsidP="00842CF4">
      <w:pPr>
        <w:pStyle w:val="ListParagraph"/>
        <w:numPr>
          <w:ilvl w:val="1"/>
          <w:numId w:val="136"/>
        </w:numPr>
        <w:spacing w:after="0"/>
        <w:rPr>
          <w:bCs/>
          <w:sz w:val="18"/>
          <w:szCs w:val="18"/>
          <w:lang w:val="en-US" w:eastAsia="zh-CN"/>
        </w:rPr>
      </w:pPr>
      <w:r w:rsidRPr="00925E05">
        <w:rPr>
          <w:bCs/>
          <w:sz w:val="18"/>
          <w:szCs w:val="18"/>
          <w:lang w:val="en-US" w:eastAsia="zh-CN"/>
        </w:rPr>
        <w:t>CLI RS configuration needs to be implicitly or explicitly shared between gNBs for interference measurement</w:t>
      </w:r>
    </w:p>
    <w:p w14:paraId="5B4E7B99" w14:textId="77777777" w:rsidR="00925E05" w:rsidRPr="00925E05" w:rsidRDefault="00925E05" w:rsidP="00842CF4">
      <w:pPr>
        <w:pStyle w:val="ListParagraph"/>
        <w:numPr>
          <w:ilvl w:val="1"/>
          <w:numId w:val="136"/>
        </w:numPr>
        <w:spacing w:after="0"/>
        <w:rPr>
          <w:bCs/>
          <w:sz w:val="18"/>
          <w:szCs w:val="18"/>
          <w:lang w:val="en-US" w:eastAsia="zh-CN"/>
        </w:rPr>
      </w:pPr>
      <w:r w:rsidRPr="00925E05">
        <w:rPr>
          <w:bCs/>
          <w:sz w:val="18"/>
          <w:szCs w:val="18"/>
          <w:lang w:val="en-US" w:eastAsia="zh-CN"/>
        </w:rPr>
        <w:t>Information exchange should allow victim gNB to identify the aggressor gNBs/TRPs identity from CLI RS measurement</w:t>
      </w:r>
    </w:p>
    <w:p w14:paraId="6CE88687" w14:textId="77777777" w:rsidR="00925E05" w:rsidRPr="00925E05" w:rsidRDefault="00925E05" w:rsidP="00842CF4">
      <w:pPr>
        <w:pStyle w:val="ListParagraph"/>
        <w:numPr>
          <w:ilvl w:val="1"/>
          <w:numId w:val="136"/>
        </w:numPr>
        <w:spacing w:after="0"/>
        <w:rPr>
          <w:bCs/>
          <w:sz w:val="18"/>
          <w:szCs w:val="18"/>
          <w:lang w:val="en-US" w:eastAsia="zh-CN"/>
        </w:rPr>
      </w:pPr>
      <w:r w:rsidRPr="00925E05">
        <w:rPr>
          <w:bCs/>
          <w:sz w:val="18"/>
          <w:szCs w:val="18"/>
          <w:lang w:val="en-US" w:eastAsia="zh-CN"/>
        </w:rPr>
        <w:t>Assistance information sharing between gNBs to mitigate the interference observed by the victim gNB</w:t>
      </w:r>
    </w:p>
    <w:p w14:paraId="0B7E323E" w14:textId="6EFFAEDF" w:rsidR="00925E05" w:rsidRPr="00925E05" w:rsidRDefault="00925E05" w:rsidP="00842CF4">
      <w:pPr>
        <w:pStyle w:val="ListParagraph"/>
        <w:numPr>
          <w:ilvl w:val="0"/>
          <w:numId w:val="136"/>
        </w:numPr>
        <w:spacing w:after="0"/>
        <w:rPr>
          <w:bCs/>
          <w:sz w:val="18"/>
          <w:szCs w:val="18"/>
          <w:lang w:val="en-US" w:eastAsia="zh-CN"/>
        </w:rPr>
      </w:pPr>
      <w:r w:rsidRPr="00925E05">
        <w:rPr>
          <w:bCs/>
          <w:sz w:val="18"/>
          <w:szCs w:val="18"/>
          <w:lang w:val="en-US" w:eastAsia="zh-CN"/>
        </w:rPr>
        <w:t>Proposal 4: Unified design for CLI RS for gNB-to-gNB and UE-to-UE measurement should be considered to reduce the RS overhead.</w:t>
      </w:r>
    </w:p>
    <w:p w14:paraId="349DBB18" w14:textId="5E7F9826" w:rsidR="00925E05" w:rsidRPr="00925E05" w:rsidRDefault="00925E05" w:rsidP="00842CF4">
      <w:pPr>
        <w:pStyle w:val="ListParagraph"/>
        <w:numPr>
          <w:ilvl w:val="0"/>
          <w:numId w:val="136"/>
        </w:numPr>
        <w:spacing w:after="0"/>
        <w:rPr>
          <w:bCs/>
          <w:sz w:val="18"/>
          <w:szCs w:val="18"/>
          <w:lang w:val="en-US" w:eastAsia="zh-CN"/>
        </w:rPr>
      </w:pPr>
      <w:r w:rsidRPr="00925E05">
        <w:rPr>
          <w:rFonts w:hint="eastAsia"/>
          <w:bCs/>
          <w:sz w:val="18"/>
          <w:szCs w:val="18"/>
          <w:lang w:val="en-US" w:eastAsia="zh-CN"/>
        </w:rPr>
        <w:t>Proposal</w:t>
      </w:r>
      <w:r w:rsidRPr="00925E05">
        <w:rPr>
          <w:bCs/>
          <w:sz w:val="18"/>
          <w:szCs w:val="18"/>
          <w:lang w:val="en-US" w:eastAsia="zh-CN"/>
        </w:rPr>
        <w:t xml:space="preserve"> 5</w:t>
      </w:r>
      <w:r w:rsidRPr="00925E05">
        <w:rPr>
          <w:rFonts w:hint="eastAsia"/>
          <w:bCs/>
          <w:sz w:val="18"/>
          <w:szCs w:val="18"/>
          <w:lang w:val="en-US" w:eastAsia="zh-CN"/>
        </w:rPr>
        <w:t>:</w:t>
      </w:r>
      <w:r w:rsidRPr="00925E05">
        <w:rPr>
          <w:bCs/>
          <w:sz w:val="18"/>
          <w:szCs w:val="18"/>
          <w:lang w:val="en-US" w:eastAsia="zh-CN"/>
        </w:rPr>
        <w:t xml:space="preserve"> Sensing based scheme can be studied to avoid the CLI.</w:t>
      </w:r>
    </w:p>
    <w:p w14:paraId="29E8915F" w14:textId="6483DD93" w:rsidR="00925E05" w:rsidRPr="00925E05" w:rsidRDefault="00925E05" w:rsidP="00842CF4">
      <w:pPr>
        <w:pStyle w:val="ListParagraph"/>
        <w:numPr>
          <w:ilvl w:val="0"/>
          <w:numId w:val="136"/>
        </w:numPr>
        <w:spacing w:after="0"/>
        <w:rPr>
          <w:bCs/>
          <w:sz w:val="18"/>
          <w:szCs w:val="18"/>
          <w:lang w:val="en-US" w:eastAsia="zh-CN"/>
        </w:rPr>
      </w:pPr>
      <w:r w:rsidRPr="00925E05">
        <w:rPr>
          <w:rFonts w:hint="eastAsia"/>
          <w:bCs/>
          <w:sz w:val="18"/>
          <w:szCs w:val="18"/>
          <w:lang w:val="en-US" w:eastAsia="zh-CN"/>
        </w:rPr>
        <w:t>Proposal</w:t>
      </w:r>
      <w:r w:rsidRPr="00925E05">
        <w:rPr>
          <w:bCs/>
          <w:sz w:val="18"/>
          <w:szCs w:val="18"/>
          <w:lang w:val="en-US" w:eastAsia="zh-CN"/>
        </w:rPr>
        <w:t xml:space="preserve"> 6</w:t>
      </w:r>
      <w:r w:rsidRPr="00925E05">
        <w:rPr>
          <w:rFonts w:hint="eastAsia"/>
          <w:bCs/>
          <w:sz w:val="18"/>
          <w:szCs w:val="18"/>
          <w:lang w:val="en-US" w:eastAsia="zh-CN"/>
        </w:rPr>
        <w:t>:</w:t>
      </w:r>
      <w:r w:rsidRPr="00925E05">
        <w:rPr>
          <w:bCs/>
          <w:sz w:val="18"/>
          <w:szCs w:val="18"/>
          <w:lang w:val="en-US" w:eastAsia="zh-CN"/>
        </w:rPr>
        <w:t xml:space="preserve"> Mechanisms to progressively mitigate interference based on measurement or report of measurement results should be studied.</w:t>
      </w:r>
    </w:p>
    <w:p w14:paraId="1F045476" w14:textId="77777777" w:rsidR="00963D6C" w:rsidRDefault="00963D6C" w:rsidP="00963D6C">
      <w:pPr>
        <w:rPr>
          <w:lang w:val="en-US" w:eastAsia="ko-KR"/>
        </w:rPr>
      </w:pPr>
      <w:r w:rsidRPr="005B48B9">
        <w:rPr>
          <w:b/>
          <w:bCs/>
          <w:lang w:val="en-US" w:eastAsia="ko-KR"/>
        </w:rPr>
        <w:t>Decision:</w:t>
      </w:r>
      <w:r>
        <w:rPr>
          <w:lang w:val="en-US" w:eastAsia="ko-KR"/>
        </w:rPr>
        <w:t xml:space="preserve"> The document is noted.</w:t>
      </w:r>
    </w:p>
    <w:p w14:paraId="0CD9EA75" w14:textId="77777777" w:rsidR="00963D6C" w:rsidRDefault="00963D6C" w:rsidP="00E8543B">
      <w:pPr>
        <w:rPr>
          <w:lang w:val="en-US" w:eastAsia="ko-KR"/>
        </w:rPr>
      </w:pPr>
    </w:p>
    <w:p w14:paraId="1CF7D61A" w14:textId="0832961D" w:rsidR="008F4B8C" w:rsidRPr="004A7E9C" w:rsidRDefault="001B5688" w:rsidP="008F4B8C">
      <w:pPr>
        <w:rPr>
          <w:lang w:val="en-US" w:eastAsia="ko-KR"/>
        </w:rPr>
      </w:pPr>
      <w:hyperlink r:id="rId2091" w:history="1">
        <w:r w:rsidR="000B5C49">
          <w:rPr>
            <w:rStyle w:val="Hyperlink"/>
            <w:lang w:val="en-US" w:eastAsia="ko-KR"/>
          </w:rPr>
          <w:t>R1-2203158</w:t>
        </w:r>
      </w:hyperlink>
      <w:r w:rsidR="008F4B8C" w:rsidRPr="004A7E9C">
        <w:rPr>
          <w:lang w:val="en-US" w:eastAsia="ko-KR"/>
        </w:rPr>
        <w:tab/>
        <w:t>Potential enhancements on dynamic/flexible TDD</w:t>
      </w:r>
      <w:r w:rsidR="008F4B8C" w:rsidRPr="004A7E9C">
        <w:rPr>
          <w:lang w:val="en-US" w:eastAsia="ko-KR"/>
        </w:rPr>
        <w:tab/>
        <w:t>Huawei, HiSilicon</w:t>
      </w:r>
    </w:p>
    <w:p w14:paraId="6ADD6A07" w14:textId="485E315E" w:rsidR="008F4B8C" w:rsidRPr="004A7E9C" w:rsidRDefault="001B5688" w:rsidP="008F4B8C">
      <w:pPr>
        <w:rPr>
          <w:lang w:val="en-US" w:eastAsia="ko-KR"/>
        </w:rPr>
      </w:pPr>
      <w:hyperlink r:id="rId2092" w:history="1">
        <w:r w:rsidR="000B5C49">
          <w:rPr>
            <w:rStyle w:val="Hyperlink"/>
            <w:lang w:val="en-US" w:eastAsia="ko-KR"/>
          </w:rPr>
          <w:t>R1-2203205</w:t>
        </w:r>
      </w:hyperlink>
      <w:r w:rsidR="008F4B8C" w:rsidRPr="004A7E9C">
        <w:rPr>
          <w:lang w:val="en-US" w:eastAsia="ko-KR"/>
        </w:rPr>
        <w:tab/>
        <w:t>Discussion of enhancements on dynamic/flexible TDD</w:t>
      </w:r>
      <w:r w:rsidR="008F4B8C" w:rsidRPr="004A7E9C">
        <w:rPr>
          <w:lang w:val="en-US" w:eastAsia="ko-KR"/>
        </w:rPr>
        <w:tab/>
        <w:t>ZTE</w:t>
      </w:r>
    </w:p>
    <w:p w14:paraId="4B396C6E" w14:textId="4A0BFF03" w:rsidR="008F4B8C" w:rsidRPr="004A7E9C" w:rsidRDefault="001B5688" w:rsidP="008F4B8C">
      <w:pPr>
        <w:rPr>
          <w:lang w:val="en-US" w:eastAsia="ko-KR"/>
        </w:rPr>
      </w:pPr>
      <w:hyperlink r:id="rId2093" w:history="1">
        <w:r w:rsidR="000B5C49">
          <w:rPr>
            <w:rStyle w:val="Hyperlink"/>
            <w:lang w:val="en-US" w:eastAsia="ko-KR"/>
          </w:rPr>
          <w:t>R1-2203216</w:t>
        </w:r>
      </w:hyperlink>
      <w:r w:rsidR="008F4B8C" w:rsidRPr="004A7E9C">
        <w:rPr>
          <w:lang w:val="en-US" w:eastAsia="ko-KR"/>
        </w:rPr>
        <w:tab/>
        <w:t xml:space="preserve">Discussion for potential enhancements on dynamic/flexible TDD </w:t>
      </w:r>
      <w:r w:rsidR="008F4B8C" w:rsidRPr="004A7E9C">
        <w:rPr>
          <w:lang w:val="en-US" w:eastAsia="ko-KR"/>
        </w:rPr>
        <w:tab/>
        <w:t>New H3C Technologies Co., Ltd.</w:t>
      </w:r>
    </w:p>
    <w:p w14:paraId="7501825D" w14:textId="3AC59597" w:rsidR="008F4B8C" w:rsidRPr="004A7E9C" w:rsidRDefault="001B5688" w:rsidP="008F4B8C">
      <w:pPr>
        <w:rPr>
          <w:lang w:val="en-US" w:eastAsia="ko-KR"/>
        </w:rPr>
      </w:pPr>
      <w:hyperlink r:id="rId2094" w:history="1">
        <w:r w:rsidR="000B5C49">
          <w:rPr>
            <w:rStyle w:val="Hyperlink"/>
            <w:lang w:val="en-US" w:eastAsia="ko-KR"/>
          </w:rPr>
          <w:t>R1-2203221</w:t>
        </w:r>
      </w:hyperlink>
      <w:r w:rsidR="008F4B8C" w:rsidRPr="004A7E9C">
        <w:rPr>
          <w:lang w:val="en-US" w:eastAsia="ko-KR"/>
        </w:rPr>
        <w:tab/>
        <w:t>Potential enhancement on dynamic/flexible TDD</w:t>
      </w:r>
      <w:r w:rsidR="008F4B8C" w:rsidRPr="004A7E9C">
        <w:rPr>
          <w:lang w:val="en-US" w:eastAsia="ko-KR"/>
        </w:rPr>
        <w:tab/>
        <w:t>TCL Communication Ltd.</w:t>
      </w:r>
    </w:p>
    <w:p w14:paraId="55F311C9" w14:textId="3595DCB9" w:rsidR="008F4B8C" w:rsidRPr="004A7E9C" w:rsidRDefault="001B5688" w:rsidP="008F4B8C">
      <w:pPr>
        <w:rPr>
          <w:lang w:val="en-US" w:eastAsia="ko-KR"/>
        </w:rPr>
      </w:pPr>
      <w:hyperlink r:id="rId2095" w:history="1">
        <w:r w:rsidR="000B5C49">
          <w:rPr>
            <w:rStyle w:val="Hyperlink"/>
            <w:lang w:val="en-US" w:eastAsia="ko-KR"/>
          </w:rPr>
          <w:t>R1-2203329</w:t>
        </w:r>
      </w:hyperlink>
      <w:r w:rsidR="008F4B8C" w:rsidRPr="004A7E9C">
        <w:rPr>
          <w:lang w:val="en-US" w:eastAsia="ko-KR"/>
        </w:rPr>
        <w:tab/>
        <w:t>Discussion on potential enhancements on dynamic/flexible TDD</w:t>
      </w:r>
      <w:r w:rsidR="008F4B8C" w:rsidRPr="004A7E9C">
        <w:rPr>
          <w:lang w:val="en-US" w:eastAsia="ko-KR"/>
        </w:rPr>
        <w:tab/>
        <w:t>Spreadtrum Communications</w:t>
      </w:r>
    </w:p>
    <w:p w14:paraId="68FE2A5A" w14:textId="6D5163B1" w:rsidR="008F4B8C" w:rsidRPr="004A7E9C" w:rsidRDefault="001B5688" w:rsidP="008F4B8C">
      <w:pPr>
        <w:rPr>
          <w:lang w:val="en-US" w:eastAsia="ko-KR"/>
        </w:rPr>
      </w:pPr>
      <w:hyperlink r:id="rId2096" w:history="1">
        <w:r w:rsidR="000B5C49">
          <w:rPr>
            <w:rStyle w:val="Hyperlink"/>
            <w:lang w:val="en-US" w:eastAsia="ko-KR"/>
          </w:rPr>
          <w:t>R1-2203460</w:t>
        </w:r>
      </w:hyperlink>
      <w:r w:rsidR="008F4B8C" w:rsidRPr="004A7E9C">
        <w:rPr>
          <w:lang w:val="en-US" w:eastAsia="ko-KR"/>
        </w:rPr>
        <w:tab/>
        <w:t>Discussion on potential enhancements on dynamic/flexible TDD</w:t>
      </w:r>
      <w:r w:rsidR="008F4B8C" w:rsidRPr="004A7E9C">
        <w:rPr>
          <w:lang w:val="en-US" w:eastAsia="ko-KR"/>
        </w:rPr>
        <w:tab/>
        <w:t>CATT</w:t>
      </w:r>
    </w:p>
    <w:p w14:paraId="79ABB2D5" w14:textId="63174DF4" w:rsidR="008F4B8C" w:rsidRPr="004A7E9C" w:rsidRDefault="001B5688" w:rsidP="008F4B8C">
      <w:pPr>
        <w:rPr>
          <w:lang w:val="en-US" w:eastAsia="ko-KR"/>
        </w:rPr>
      </w:pPr>
      <w:hyperlink r:id="rId2097" w:history="1">
        <w:r w:rsidR="000B5C49">
          <w:rPr>
            <w:rStyle w:val="Hyperlink"/>
            <w:lang w:val="en-US" w:eastAsia="ko-KR"/>
          </w:rPr>
          <w:t>R1-2203559</w:t>
        </w:r>
      </w:hyperlink>
      <w:r w:rsidR="008F4B8C" w:rsidRPr="004A7E9C">
        <w:rPr>
          <w:lang w:val="en-US" w:eastAsia="ko-KR"/>
        </w:rPr>
        <w:tab/>
        <w:t>Potential enhancements on dynamic/flexible TDD</w:t>
      </w:r>
      <w:r w:rsidR="008F4B8C" w:rsidRPr="004A7E9C">
        <w:rPr>
          <w:lang w:val="en-US" w:eastAsia="ko-KR"/>
        </w:rPr>
        <w:tab/>
        <w:t>vivo</w:t>
      </w:r>
    </w:p>
    <w:p w14:paraId="4AF8840C" w14:textId="1E76504A" w:rsidR="008F4B8C" w:rsidRPr="004A7E9C" w:rsidRDefault="001B5688" w:rsidP="008F4B8C">
      <w:pPr>
        <w:rPr>
          <w:lang w:val="en-US" w:eastAsia="ko-KR"/>
        </w:rPr>
      </w:pPr>
      <w:hyperlink r:id="rId2098" w:history="1">
        <w:r w:rsidR="000B5C49">
          <w:rPr>
            <w:rStyle w:val="Hyperlink"/>
            <w:lang w:val="en-US" w:eastAsia="ko-KR"/>
          </w:rPr>
          <w:t>R1-2203733</w:t>
        </w:r>
      </w:hyperlink>
      <w:r w:rsidR="008F4B8C" w:rsidRPr="004A7E9C">
        <w:rPr>
          <w:lang w:val="en-US" w:eastAsia="ko-KR"/>
        </w:rPr>
        <w:tab/>
        <w:t>Enhancements to dynamic/flexible TDD for Full Duplex operation</w:t>
      </w:r>
      <w:r w:rsidR="008F4B8C" w:rsidRPr="004A7E9C">
        <w:rPr>
          <w:lang w:val="en-US" w:eastAsia="ko-KR"/>
        </w:rPr>
        <w:tab/>
        <w:t>Sony</w:t>
      </w:r>
    </w:p>
    <w:p w14:paraId="3AEEA523" w14:textId="71737B00" w:rsidR="008F4B8C" w:rsidRPr="004A7E9C" w:rsidRDefault="001B5688" w:rsidP="008F4B8C">
      <w:pPr>
        <w:rPr>
          <w:lang w:val="en-US" w:eastAsia="ko-KR"/>
        </w:rPr>
      </w:pPr>
      <w:hyperlink r:id="rId2099" w:history="1">
        <w:r w:rsidR="000B5C49">
          <w:rPr>
            <w:rStyle w:val="Hyperlink"/>
            <w:lang w:val="en-US" w:eastAsia="ko-KR"/>
          </w:rPr>
          <w:t>R1-2203816</w:t>
        </w:r>
      </w:hyperlink>
      <w:r w:rsidR="008F4B8C" w:rsidRPr="004A7E9C">
        <w:rPr>
          <w:lang w:val="en-US" w:eastAsia="ko-KR"/>
        </w:rPr>
        <w:tab/>
        <w:t>Discussion on potential enhancements on dynamic TDD</w:t>
      </w:r>
      <w:r w:rsidR="008F4B8C" w:rsidRPr="004A7E9C">
        <w:rPr>
          <w:lang w:val="en-US" w:eastAsia="ko-KR"/>
        </w:rPr>
        <w:tab/>
        <w:t>xiaomi</w:t>
      </w:r>
    </w:p>
    <w:p w14:paraId="70421551" w14:textId="0FC52D95" w:rsidR="008F4B8C" w:rsidRPr="004A7E9C" w:rsidRDefault="001B5688" w:rsidP="008F4B8C">
      <w:pPr>
        <w:rPr>
          <w:lang w:val="en-US" w:eastAsia="ko-KR"/>
        </w:rPr>
      </w:pPr>
      <w:hyperlink r:id="rId2100" w:history="1">
        <w:r w:rsidR="000B5C49">
          <w:rPr>
            <w:rStyle w:val="Hyperlink"/>
            <w:lang w:val="en-US" w:eastAsia="ko-KR"/>
          </w:rPr>
          <w:t>R1-2203905</w:t>
        </w:r>
      </w:hyperlink>
      <w:r w:rsidR="008F4B8C" w:rsidRPr="004A7E9C">
        <w:rPr>
          <w:lang w:val="en-US" w:eastAsia="ko-KR"/>
        </w:rPr>
        <w:tab/>
        <w:t>Dynamic and flexible TDD for duplex evalution</w:t>
      </w:r>
      <w:r w:rsidR="008F4B8C" w:rsidRPr="004A7E9C">
        <w:rPr>
          <w:lang w:val="en-US" w:eastAsia="ko-KR"/>
        </w:rPr>
        <w:tab/>
        <w:t>Samsung</w:t>
      </w:r>
    </w:p>
    <w:p w14:paraId="42DCD446" w14:textId="3DD37A81" w:rsidR="008F4B8C" w:rsidRPr="004A7E9C" w:rsidRDefault="001B5688" w:rsidP="008F4B8C">
      <w:pPr>
        <w:rPr>
          <w:lang w:val="en-US" w:eastAsia="ko-KR"/>
        </w:rPr>
      </w:pPr>
      <w:hyperlink r:id="rId2101" w:history="1">
        <w:r w:rsidR="000B5C49">
          <w:rPr>
            <w:rStyle w:val="Hyperlink"/>
            <w:lang w:val="en-US" w:eastAsia="ko-KR"/>
          </w:rPr>
          <w:t>R1-2204023</w:t>
        </w:r>
      </w:hyperlink>
      <w:r w:rsidR="008F4B8C" w:rsidRPr="004A7E9C">
        <w:rPr>
          <w:lang w:val="en-US" w:eastAsia="ko-KR"/>
        </w:rPr>
        <w:tab/>
        <w:t>Discussion on potential enhancements on dynamic/flexible TDD</w:t>
      </w:r>
      <w:r w:rsidR="008F4B8C" w:rsidRPr="004A7E9C">
        <w:rPr>
          <w:lang w:val="en-US" w:eastAsia="ko-KR"/>
        </w:rPr>
        <w:tab/>
        <w:t>OPPO</w:t>
      </w:r>
    </w:p>
    <w:p w14:paraId="2CC86B14" w14:textId="202E5279" w:rsidR="008F4B8C" w:rsidRPr="004A7E9C" w:rsidRDefault="001B5688" w:rsidP="008F4B8C">
      <w:pPr>
        <w:rPr>
          <w:lang w:val="en-US" w:eastAsia="ko-KR"/>
        </w:rPr>
      </w:pPr>
      <w:hyperlink r:id="rId2102" w:history="1">
        <w:r w:rsidR="000B5C49">
          <w:rPr>
            <w:rStyle w:val="Hyperlink"/>
            <w:lang w:val="en-US" w:eastAsia="ko-KR"/>
          </w:rPr>
          <w:t>R1-2204056</w:t>
        </w:r>
      </w:hyperlink>
      <w:r w:rsidR="008F4B8C" w:rsidRPr="004A7E9C">
        <w:rPr>
          <w:lang w:val="en-US" w:eastAsia="ko-KR"/>
        </w:rPr>
        <w:tab/>
        <w:t>Potential enhancements on dynamic/flexible TDD</w:t>
      </w:r>
      <w:r w:rsidR="008F4B8C" w:rsidRPr="004A7E9C">
        <w:rPr>
          <w:lang w:val="en-US" w:eastAsia="ko-KR"/>
        </w:rPr>
        <w:tab/>
        <w:t>SHARP Corporation</w:t>
      </w:r>
    </w:p>
    <w:p w14:paraId="1FC0BC74" w14:textId="380C91DE" w:rsidR="008F4B8C" w:rsidRPr="004A7E9C" w:rsidRDefault="001B5688" w:rsidP="008F4B8C">
      <w:pPr>
        <w:rPr>
          <w:lang w:val="en-US" w:eastAsia="ko-KR"/>
        </w:rPr>
      </w:pPr>
      <w:hyperlink r:id="rId2103" w:history="1">
        <w:r w:rsidR="000B5C49">
          <w:rPr>
            <w:rStyle w:val="Hyperlink"/>
            <w:lang w:val="en-US" w:eastAsia="ko-KR"/>
          </w:rPr>
          <w:t>R1-2204070</w:t>
        </w:r>
      </w:hyperlink>
      <w:r w:rsidR="008F4B8C" w:rsidRPr="004A7E9C">
        <w:rPr>
          <w:lang w:val="en-US" w:eastAsia="ko-KR"/>
        </w:rPr>
        <w:tab/>
        <w:t>Discussion on enhancements of dynamic TDD operations</w:t>
      </w:r>
      <w:r w:rsidR="008F4B8C" w:rsidRPr="004A7E9C">
        <w:rPr>
          <w:lang w:val="en-US" w:eastAsia="ko-KR"/>
        </w:rPr>
        <w:tab/>
        <w:t>InterDigital, Inc.</w:t>
      </w:r>
    </w:p>
    <w:p w14:paraId="400A6DFB" w14:textId="2A6A722B" w:rsidR="008F4B8C" w:rsidRPr="004A7E9C" w:rsidRDefault="001B5688" w:rsidP="008F4B8C">
      <w:pPr>
        <w:rPr>
          <w:lang w:val="en-US" w:eastAsia="ko-KR"/>
        </w:rPr>
      </w:pPr>
      <w:hyperlink r:id="rId2104" w:history="1">
        <w:r w:rsidR="000B5C49">
          <w:rPr>
            <w:rStyle w:val="Hyperlink"/>
            <w:lang w:val="en-US" w:eastAsia="ko-KR"/>
          </w:rPr>
          <w:t>R1-2204076</w:t>
        </w:r>
      </w:hyperlink>
      <w:r w:rsidR="008F4B8C" w:rsidRPr="004A7E9C">
        <w:rPr>
          <w:lang w:val="en-US" w:eastAsia="ko-KR"/>
        </w:rPr>
        <w:tab/>
        <w:t>Potential enhancements on dynamic/flexible TDD for subband full duplex</w:t>
      </w:r>
      <w:r w:rsidR="008F4B8C" w:rsidRPr="004A7E9C">
        <w:rPr>
          <w:lang w:val="en-US" w:eastAsia="ko-KR"/>
        </w:rPr>
        <w:tab/>
        <w:t>Panasonic</w:t>
      </w:r>
    </w:p>
    <w:p w14:paraId="6B2A06BB" w14:textId="09A9F5A5" w:rsidR="008F4B8C" w:rsidRPr="004A7E9C" w:rsidRDefault="001B5688" w:rsidP="008F4B8C">
      <w:pPr>
        <w:rPr>
          <w:lang w:val="en-US" w:eastAsia="ko-KR"/>
        </w:rPr>
      </w:pPr>
      <w:hyperlink r:id="rId2105" w:history="1">
        <w:r w:rsidR="000B5C49">
          <w:rPr>
            <w:rStyle w:val="Hyperlink"/>
            <w:lang w:val="en-US" w:eastAsia="ko-KR"/>
          </w:rPr>
          <w:t>R1-2204108</w:t>
        </w:r>
      </w:hyperlink>
      <w:r w:rsidR="008F4B8C" w:rsidRPr="004A7E9C">
        <w:rPr>
          <w:lang w:val="en-US" w:eastAsia="ko-KR"/>
        </w:rPr>
        <w:tab/>
        <w:t>Flexible/dynamic TDD</w:t>
      </w:r>
      <w:r w:rsidR="008F4B8C" w:rsidRPr="004A7E9C">
        <w:rPr>
          <w:lang w:val="en-US" w:eastAsia="ko-KR"/>
        </w:rPr>
        <w:tab/>
        <w:t>Ericsson</w:t>
      </w:r>
    </w:p>
    <w:p w14:paraId="465117E3" w14:textId="320FC1C3" w:rsidR="008F4B8C" w:rsidRPr="004A7E9C" w:rsidRDefault="001B5688" w:rsidP="008F4B8C">
      <w:pPr>
        <w:rPr>
          <w:lang w:val="en-US" w:eastAsia="ko-KR"/>
        </w:rPr>
      </w:pPr>
      <w:hyperlink r:id="rId2106" w:history="1">
        <w:r w:rsidR="000B5C49">
          <w:rPr>
            <w:rStyle w:val="Hyperlink"/>
            <w:lang w:val="en-US" w:eastAsia="ko-KR"/>
          </w:rPr>
          <w:t>R1-2204246</w:t>
        </w:r>
      </w:hyperlink>
      <w:r w:rsidR="008F4B8C" w:rsidRPr="004A7E9C">
        <w:rPr>
          <w:lang w:val="en-US" w:eastAsia="ko-KR"/>
        </w:rPr>
        <w:tab/>
        <w:t>Views on potential enhancements on dynamic/flexible TDD</w:t>
      </w:r>
      <w:r w:rsidR="008F4B8C" w:rsidRPr="004A7E9C">
        <w:rPr>
          <w:lang w:val="en-US" w:eastAsia="ko-KR"/>
        </w:rPr>
        <w:tab/>
        <w:t>Apple</w:t>
      </w:r>
    </w:p>
    <w:p w14:paraId="300E454B" w14:textId="03F5F841" w:rsidR="008F4B8C" w:rsidRPr="004A7E9C" w:rsidRDefault="001B5688" w:rsidP="008F4B8C">
      <w:pPr>
        <w:rPr>
          <w:lang w:val="en-US" w:eastAsia="ko-KR"/>
        </w:rPr>
      </w:pPr>
      <w:hyperlink r:id="rId2107" w:history="1">
        <w:r w:rsidR="000B5C49">
          <w:rPr>
            <w:rStyle w:val="Hyperlink"/>
            <w:lang w:val="en-US" w:eastAsia="ko-KR"/>
          </w:rPr>
          <w:t>R1-2204305</w:t>
        </w:r>
      </w:hyperlink>
      <w:r w:rsidR="008F4B8C" w:rsidRPr="004A7E9C">
        <w:rPr>
          <w:lang w:val="en-US" w:eastAsia="ko-KR"/>
        </w:rPr>
        <w:tab/>
        <w:t>Discussion on potential enhancements on flexible/dynamic TDD</w:t>
      </w:r>
      <w:r w:rsidR="008F4B8C" w:rsidRPr="004A7E9C">
        <w:rPr>
          <w:lang w:val="en-US" w:eastAsia="ko-KR"/>
        </w:rPr>
        <w:tab/>
        <w:t>CMCC</w:t>
      </w:r>
    </w:p>
    <w:p w14:paraId="2E852251" w14:textId="537DB478" w:rsidR="008F4B8C" w:rsidRPr="004A7E9C" w:rsidRDefault="001B5688" w:rsidP="008F4B8C">
      <w:pPr>
        <w:rPr>
          <w:lang w:val="en-US" w:eastAsia="ko-KR"/>
        </w:rPr>
      </w:pPr>
      <w:hyperlink r:id="rId2108" w:history="1">
        <w:r w:rsidR="000B5C49">
          <w:rPr>
            <w:rStyle w:val="Hyperlink"/>
            <w:lang w:val="en-US" w:eastAsia="ko-KR"/>
          </w:rPr>
          <w:t>R1-2204381</w:t>
        </w:r>
      </w:hyperlink>
      <w:r w:rsidR="008F4B8C" w:rsidRPr="004A7E9C">
        <w:rPr>
          <w:lang w:val="en-US" w:eastAsia="ko-KR"/>
        </w:rPr>
        <w:tab/>
        <w:t>Discussion on potential enhancements on dynamic/flexible TDD</w:t>
      </w:r>
      <w:r w:rsidR="008F4B8C" w:rsidRPr="004A7E9C">
        <w:rPr>
          <w:lang w:val="en-US" w:eastAsia="ko-KR"/>
        </w:rPr>
        <w:tab/>
        <w:t>NTT DOCOMO, INC.</w:t>
      </w:r>
    </w:p>
    <w:p w14:paraId="44824F9F" w14:textId="2DCDE915" w:rsidR="008F4B8C" w:rsidRPr="004A7E9C" w:rsidRDefault="001B5688" w:rsidP="008F4B8C">
      <w:pPr>
        <w:rPr>
          <w:lang w:val="en-US" w:eastAsia="ko-KR"/>
        </w:rPr>
      </w:pPr>
      <w:hyperlink r:id="rId2109" w:history="1">
        <w:r w:rsidR="000B5C49">
          <w:rPr>
            <w:rStyle w:val="Hyperlink"/>
            <w:lang w:val="en-US" w:eastAsia="ko-KR"/>
          </w:rPr>
          <w:t>R1-2204432</w:t>
        </w:r>
      </w:hyperlink>
      <w:r w:rsidR="008F4B8C" w:rsidRPr="004A7E9C">
        <w:rPr>
          <w:lang w:val="en-US" w:eastAsia="ko-KR"/>
        </w:rPr>
        <w:tab/>
        <w:t>Dynamic TDD enhancements</w:t>
      </w:r>
      <w:r w:rsidR="008F4B8C" w:rsidRPr="004A7E9C">
        <w:rPr>
          <w:lang w:val="en-US" w:eastAsia="ko-KR"/>
        </w:rPr>
        <w:tab/>
        <w:t>Nokia, Nokia Shanghai Bell</w:t>
      </w:r>
    </w:p>
    <w:p w14:paraId="56356A91" w14:textId="4CF111EC" w:rsidR="008F4B8C" w:rsidRPr="004A7E9C" w:rsidRDefault="001B5688" w:rsidP="008F4B8C">
      <w:pPr>
        <w:rPr>
          <w:lang w:val="en-US" w:eastAsia="ko-KR"/>
        </w:rPr>
      </w:pPr>
      <w:hyperlink r:id="rId2110" w:history="1">
        <w:r w:rsidR="000B5C49">
          <w:rPr>
            <w:rStyle w:val="Hyperlink"/>
            <w:lang w:val="en-US" w:eastAsia="ko-KR"/>
          </w:rPr>
          <w:t>R1-2204442</w:t>
        </w:r>
      </w:hyperlink>
      <w:r w:rsidR="008F4B8C" w:rsidRPr="004A7E9C">
        <w:rPr>
          <w:lang w:val="en-US" w:eastAsia="ko-KR"/>
        </w:rPr>
        <w:tab/>
        <w:t>Discussion on potential enhancements on dynamic/flexible TDD</w:t>
      </w:r>
      <w:r w:rsidR="008F4B8C" w:rsidRPr="004A7E9C">
        <w:rPr>
          <w:lang w:val="en-US" w:eastAsia="ko-KR"/>
        </w:rPr>
        <w:tab/>
        <w:t>ITRI</w:t>
      </w:r>
    </w:p>
    <w:p w14:paraId="46441993" w14:textId="712B77F8" w:rsidR="008F4B8C" w:rsidRPr="004A7E9C" w:rsidRDefault="001B5688" w:rsidP="008F4B8C">
      <w:pPr>
        <w:rPr>
          <w:lang w:val="en-US" w:eastAsia="ko-KR"/>
        </w:rPr>
      </w:pPr>
      <w:hyperlink r:id="rId2111" w:history="1">
        <w:r w:rsidR="000B5C49">
          <w:rPr>
            <w:rStyle w:val="Hyperlink"/>
            <w:lang w:val="en-US" w:eastAsia="ko-KR"/>
          </w:rPr>
          <w:t>R1-2204503</w:t>
        </w:r>
      </w:hyperlink>
      <w:r w:rsidR="008F4B8C" w:rsidRPr="004A7E9C">
        <w:rPr>
          <w:lang w:val="en-US" w:eastAsia="ko-KR"/>
        </w:rPr>
        <w:tab/>
        <w:t>Potential enhancements on dynamic/flexible TDD</w:t>
      </w:r>
      <w:r w:rsidR="008F4B8C" w:rsidRPr="004A7E9C">
        <w:rPr>
          <w:lang w:val="en-US" w:eastAsia="ko-KR"/>
        </w:rPr>
        <w:tab/>
        <w:t>Lenovo</w:t>
      </w:r>
    </w:p>
    <w:p w14:paraId="3D960680" w14:textId="4DBC9501" w:rsidR="008F4B8C" w:rsidRPr="004A7E9C" w:rsidRDefault="001B5688" w:rsidP="008F4B8C">
      <w:pPr>
        <w:rPr>
          <w:lang w:val="en-US" w:eastAsia="ko-KR"/>
        </w:rPr>
      </w:pPr>
      <w:hyperlink r:id="rId2112" w:history="1">
        <w:r w:rsidR="000B5C49">
          <w:rPr>
            <w:rStyle w:val="Hyperlink"/>
            <w:lang w:val="en-US" w:eastAsia="ko-KR"/>
          </w:rPr>
          <w:t>R1-2204531</w:t>
        </w:r>
      </w:hyperlink>
      <w:r w:rsidR="008F4B8C" w:rsidRPr="004A7E9C">
        <w:rPr>
          <w:lang w:val="en-US" w:eastAsia="ko-KR"/>
        </w:rPr>
        <w:tab/>
        <w:t>Study on Potential enhancements on dynamic/flexible TDD</w:t>
      </w:r>
      <w:r w:rsidR="008F4B8C" w:rsidRPr="004A7E9C">
        <w:rPr>
          <w:lang w:val="en-US" w:eastAsia="ko-KR"/>
        </w:rPr>
        <w:tab/>
        <w:t>LG Electronics</w:t>
      </w:r>
    </w:p>
    <w:p w14:paraId="3F843E22" w14:textId="7F1A2CF3" w:rsidR="008F4B8C" w:rsidRPr="004A7E9C" w:rsidRDefault="001B5688" w:rsidP="008F4B8C">
      <w:pPr>
        <w:rPr>
          <w:lang w:val="en-US" w:eastAsia="ko-KR"/>
        </w:rPr>
      </w:pPr>
      <w:hyperlink r:id="rId2113" w:history="1">
        <w:r w:rsidR="000B5C49">
          <w:rPr>
            <w:rStyle w:val="Hyperlink"/>
            <w:lang w:val="en-US" w:eastAsia="ko-KR"/>
          </w:rPr>
          <w:t>R1-2204551</w:t>
        </w:r>
      </w:hyperlink>
      <w:r w:rsidR="008F4B8C" w:rsidRPr="004A7E9C">
        <w:rPr>
          <w:lang w:val="en-US" w:eastAsia="ko-KR"/>
        </w:rPr>
        <w:tab/>
        <w:t>Discussion on potential enhancements on dynamic/flexible TDD</w:t>
      </w:r>
      <w:r w:rsidR="008F4B8C" w:rsidRPr="004A7E9C">
        <w:rPr>
          <w:lang w:val="en-US" w:eastAsia="ko-KR"/>
        </w:rPr>
        <w:tab/>
        <w:t>WILUS Inc.</w:t>
      </w:r>
    </w:p>
    <w:p w14:paraId="4F506BD4" w14:textId="17392EE9" w:rsidR="008F4B8C" w:rsidRPr="004A7E9C" w:rsidRDefault="001B5688" w:rsidP="008F4B8C">
      <w:pPr>
        <w:rPr>
          <w:lang w:val="en-US" w:eastAsia="ko-KR"/>
        </w:rPr>
      </w:pPr>
      <w:hyperlink r:id="rId2114" w:history="1">
        <w:r w:rsidR="000B5C49">
          <w:rPr>
            <w:rStyle w:val="Hyperlink"/>
            <w:lang w:val="en-US" w:eastAsia="ko-KR"/>
          </w:rPr>
          <w:t>R1-2204638</w:t>
        </w:r>
      </w:hyperlink>
      <w:r w:rsidR="008F4B8C" w:rsidRPr="004A7E9C">
        <w:rPr>
          <w:lang w:val="en-US" w:eastAsia="ko-KR"/>
        </w:rPr>
        <w:tab/>
        <w:t>Enhancement on dynamic TDD</w:t>
      </w:r>
      <w:r w:rsidR="008F4B8C" w:rsidRPr="004A7E9C">
        <w:rPr>
          <w:lang w:val="en-US" w:eastAsia="ko-KR"/>
        </w:rPr>
        <w:tab/>
        <w:t>ASUSTeK</w:t>
      </w:r>
    </w:p>
    <w:p w14:paraId="5B4576CF" w14:textId="5ADE557E" w:rsidR="008F4B8C" w:rsidRPr="004A7E9C" w:rsidRDefault="001B5688" w:rsidP="008F4B8C">
      <w:pPr>
        <w:rPr>
          <w:lang w:val="en-US" w:eastAsia="ko-KR"/>
        </w:rPr>
      </w:pPr>
      <w:hyperlink r:id="rId2115" w:history="1">
        <w:r w:rsidR="000B5C49">
          <w:rPr>
            <w:rStyle w:val="Hyperlink"/>
            <w:lang w:val="en-US" w:eastAsia="ko-KR"/>
          </w:rPr>
          <w:t>R1-2204723</w:t>
        </w:r>
      </w:hyperlink>
      <w:r w:rsidR="008F4B8C" w:rsidRPr="004A7E9C">
        <w:rPr>
          <w:lang w:val="en-US" w:eastAsia="ko-KR"/>
        </w:rPr>
        <w:tab/>
        <w:t>Discussion on potential enhancements on dynamic/flexible TDD</w:t>
      </w:r>
      <w:r w:rsidR="008F4B8C" w:rsidRPr="004A7E9C">
        <w:rPr>
          <w:lang w:val="en-US" w:eastAsia="ko-KR"/>
        </w:rPr>
        <w:tab/>
        <w:t>MediaTek Inc.</w:t>
      </w:r>
    </w:p>
    <w:p w14:paraId="12EBD864" w14:textId="6228C7E7" w:rsidR="008F4B8C" w:rsidRPr="004A7E9C" w:rsidRDefault="001B5688" w:rsidP="008F4B8C">
      <w:pPr>
        <w:rPr>
          <w:lang w:val="en-US" w:eastAsia="ko-KR"/>
        </w:rPr>
      </w:pPr>
      <w:hyperlink r:id="rId2116" w:history="1">
        <w:r w:rsidR="000B5C49">
          <w:rPr>
            <w:rStyle w:val="Hyperlink"/>
            <w:lang w:val="en-US" w:eastAsia="ko-KR"/>
          </w:rPr>
          <w:t>R1-2204752</w:t>
        </w:r>
      </w:hyperlink>
      <w:r w:rsidR="008F4B8C" w:rsidRPr="004A7E9C">
        <w:rPr>
          <w:lang w:val="en-US" w:eastAsia="ko-KR"/>
        </w:rPr>
        <w:tab/>
        <w:t>Discussion on enhancements on dynamic/flexible TDD</w:t>
      </w:r>
      <w:r w:rsidR="008F4B8C" w:rsidRPr="004A7E9C">
        <w:rPr>
          <w:lang w:val="en-US" w:eastAsia="ko-KR"/>
        </w:rPr>
        <w:tab/>
        <w:t>CEWiT</w:t>
      </w:r>
    </w:p>
    <w:p w14:paraId="7CD92B19" w14:textId="7D6311EF" w:rsidR="008F4B8C" w:rsidRPr="004A7E9C" w:rsidRDefault="001B5688" w:rsidP="008F4B8C">
      <w:pPr>
        <w:rPr>
          <w:lang w:val="en-US" w:eastAsia="ko-KR"/>
        </w:rPr>
      </w:pPr>
      <w:hyperlink r:id="rId2117" w:history="1">
        <w:r w:rsidR="000B5C49">
          <w:rPr>
            <w:rStyle w:val="Hyperlink"/>
            <w:lang w:val="en-US" w:eastAsia="ko-KR"/>
          </w:rPr>
          <w:t>R1-2204801</w:t>
        </w:r>
      </w:hyperlink>
      <w:r w:rsidR="008F4B8C" w:rsidRPr="004A7E9C">
        <w:rPr>
          <w:lang w:val="en-US" w:eastAsia="ko-KR"/>
        </w:rPr>
        <w:tab/>
        <w:t>On potential enhancements to dynamic/flexible TDD in NR systems</w:t>
      </w:r>
      <w:r w:rsidR="008F4B8C" w:rsidRPr="004A7E9C">
        <w:rPr>
          <w:lang w:val="en-US" w:eastAsia="ko-KR"/>
        </w:rPr>
        <w:tab/>
        <w:t>Intel Corporation</w:t>
      </w:r>
    </w:p>
    <w:p w14:paraId="325755D2" w14:textId="35C32757" w:rsidR="008F4B8C" w:rsidRDefault="001B5688" w:rsidP="008F4B8C">
      <w:pPr>
        <w:rPr>
          <w:lang w:val="en-US" w:eastAsia="ko-KR"/>
        </w:rPr>
      </w:pPr>
      <w:hyperlink r:id="rId2118" w:history="1">
        <w:r w:rsidR="000B5C49">
          <w:rPr>
            <w:rStyle w:val="Hyperlink"/>
            <w:lang w:val="en-US" w:eastAsia="ko-KR"/>
          </w:rPr>
          <w:t>R1-2205032</w:t>
        </w:r>
      </w:hyperlink>
      <w:r w:rsidR="008F4B8C" w:rsidRPr="004A7E9C">
        <w:rPr>
          <w:lang w:val="en-US" w:eastAsia="ko-KR"/>
        </w:rPr>
        <w:tab/>
        <w:t>On potential enhancements on dynamic-flexible TDD</w:t>
      </w:r>
      <w:r w:rsidR="008F4B8C" w:rsidRPr="004A7E9C">
        <w:rPr>
          <w:lang w:val="en-US" w:eastAsia="ko-KR"/>
        </w:rPr>
        <w:tab/>
        <w:t>Qualcomm Incorporated</w:t>
      </w:r>
    </w:p>
    <w:p w14:paraId="6248B7A5" w14:textId="1ABA2EC7" w:rsidR="001363A9" w:rsidRDefault="001363A9" w:rsidP="008F4B8C">
      <w:pPr>
        <w:rPr>
          <w:lang w:val="en-US" w:eastAsia="ko-KR"/>
        </w:rPr>
      </w:pPr>
    </w:p>
    <w:p w14:paraId="3884D04C" w14:textId="77777777" w:rsidR="001363A9" w:rsidRPr="007A7814" w:rsidRDefault="001363A9" w:rsidP="001363A9">
      <w:pPr>
        <w:rPr>
          <w:lang w:eastAsia="x-none"/>
        </w:rPr>
      </w:pPr>
      <w:r w:rsidRPr="007A7814">
        <w:rPr>
          <w:lang w:eastAsia="x-none"/>
        </w:rPr>
        <w:t>[109-e-R18-Duplex-04] – Hyunsoo (LGE)</w:t>
      </w:r>
    </w:p>
    <w:p w14:paraId="5974128A" w14:textId="672CB0BA" w:rsidR="001363A9" w:rsidRPr="007A7814" w:rsidRDefault="001363A9" w:rsidP="001363A9">
      <w:pPr>
        <w:rPr>
          <w:lang w:eastAsia="x-none"/>
        </w:rPr>
      </w:pPr>
      <w:r w:rsidRPr="007A7814">
        <w:rPr>
          <w:lang w:eastAsia="x-none"/>
        </w:rPr>
        <w:t>Email discussion on dynamic/flexible TDD by May 20</w:t>
      </w:r>
    </w:p>
    <w:p w14:paraId="54F81D36" w14:textId="77777777" w:rsidR="001363A9" w:rsidRPr="007A7814" w:rsidRDefault="001363A9" w:rsidP="00842CF4">
      <w:pPr>
        <w:numPr>
          <w:ilvl w:val="0"/>
          <w:numId w:val="125"/>
        </w:numPr>
        <w:rPr>
          <w:lang w:eastAsia="x-none"/>
        </w:rPr>
      </w:pPr>
      <w:r w:rsidRPr="007A7814">
        <w:rPr>
          <w:lang w:eastAsia="x-none"/>
        </w:rPr>
        <w:t>Check points: May 12, May 18, May 20</w:t>
      </w:r>
    </w:p>
    <w:p w14:paraId="64B7D0AD" w14:textId="0DD1A940" w:rsidR="007A7814" w:rsidRDefault="001B5688" w:rsidP="007A7814">
      <w:pPr>
        <w:rPr>
          <w:lang w:eastAsia="ko-KR"/>
        </w:rPr>
      </w:pPr>
      <w:hyperlink r:id="rId2119" w:history="1">
        <w:r w:rsidR="000B5C49">
          <w:rPr>
            <w:rStyle w:val="Hyperlink"/>
            <w:lang w:eastAsia="ko-KR"/>
          </w:rPr>
          <w:t>R1-2205371</w:t>
        </w:r>
      </w:hyperlink>
      <w:r w:rsidR="007A7814">
        <w:rPr>
          <w:lang w:eastAsia="ko-KR"/>
        </w:rPr>
        <w:tab/>
        <w:t>Summary #1 of [109-e-R18-Duplex-04] Email discussion on dynamic/flexible TDD</w:t>
      </w:r>
      <w:r w:rsidR="007A7814">
        <w:rPr>
          <w:lang w:eastAsia="ko-KR"/>
        </w:rPr>
        <w:tab/>
        <w:t>Moderator (LG Electronics)</w:t>
      </w:r>
    </w:p>
    <w:p w14:paraId="0A9AFA01" w14:textId="67D8E3B5" w:rsidR="007A7814" w:rsidRPr="007A7814" w:rsidRDefault="001B5688" w:rsidP="007A7814">
      <w:pPr>
        <w:rPr>
          <w:b/>
          <w:bCs/>
          <w:lang w:eastAsia="ko-KR"/>
        </w:rPr>
      </w:pPr>
      <w:hyperlink r:id="rId2120" w:history="1">
        <w:r w:rsidR="000B5C49">
          <w:rPr>
            <w:rStyle w:val="Hyperlink"/>
            <w:b/>
            <w:bCs/>
            <w:lang w:eastAsia="ko-KR"/>
          </w:rPr>
          <w:t>R1-2205372</w:t>
        </w:r>
      </w:hyperlink>
      <w:r w:rsidR="007A7814" w:rsidRPr="007A7814">
        <w:rPr>
          <w:b/>
          <w:bCs/>
          <w:lang w:eastAsia="ko-KR"/>
        </w:rPr>
        <w:tab/>
        <w:t>Summary #2 of [109-e-R18-Duplex-04] Email discussion on dynamic/flexible TDD</w:t>
      </w:r>
      <w:r w:rsidR="007A7814" w:rsidRPr="007A7814">
        <w:rPr>
          <w:b/>
          <w:bCs/>
          <w:lang w:eastAsia="ko-KR"/>
        </w:rPr>
        <w:tab/>
        <w:t>Moderator (LG Electronics)</w:t>
      </w:r>
    </w:p>
    <w:p w14:paraId="6022393A" w14:textId="22955A9F" w:rsidR="007A7814" w:rsidRDefault="007A7814" w:rsidP="007A7814">
      <w:pPr>
        <w:rPr>
          <w:lang w:eastAsia="ko-KR"/>
        </w:rPr>
      </w:pPr>
      <w:r>
        <w:rPr>
          <w:lang w:eastAsia="ko-KR"/>
        </w:rPr>
        <w:t>From May 14</w:t>
      </w:r>
      <w:r w:rsidRPr="007A7814">
        <w:rPr>
          <w:vertAlign w:val="superscript"/>
          <w:lang w:eastAsia="ko-KR"/>
        </w:rPr>
        <w:t>th</w:t>
      </w:r>
      <w:r>
        <w:rPr>
          <w:lang w:eastAsia="ko-KR"/>
        </w:rPr>
        <w:t xml:space="preserve"> GTW session</w:t>
      </w:r>
    </w:p>
    <w:p w14:paraId="0232B261" w14:textId="77777777" w:rsidR="007A7814" w:rsidRPr="0017003C" w:rsidRDefault="007A7814" w:rsidP="007A7814">
      <w:pPr>
        <w:rPr>
          <w:highlight w:val="green"/>
          <w:lang w:val="en-US" w:eastAsia="ko-KR"/>
        </w:rPr>
      </w:pPr>
      <w:r w:rsidRPr="0017003C">
        <w:rPr>
          <w:highlight w:val="green"/>
          <w:lang w:val="en-US" w:eastAsia="ko-KR"/>
        </w:rPr>
        <w:t>Agreement</w:t>
      </w:r>
    </w:p>
    <w:p w14:paraId="6DF1D926" w14:textId="77777777" w:rsidR="007A7814" w:rsidRPr="007A7814" w:rsidRDefault="007A7814" w:rsidP="00CF6E6D">
      <w:pPr>
        <w:pStyle w:val="ListParagraph"/>
        <w:numPr>
          <w:ilvl w:val="0"/>
          <w:numId w:val="247"/>
        </w:numPr>
        <w:rPr>
          <w:rFonts w:eastAsia="Malgun Gothic"/>
          <w:lang w:eastAsia="ko-KR"/>
        </w:rPr>
      </w:pPr>
      <w:r w:rsidRPr="007A7814">
        <w:t>For discussion in AI 9.3.3, consider the deployment scenarios for dynamic/flexible TDD which are agreed for evaluation purpose under AI 9.3.1 in RAN1#109-e.</w:t>
      </w:r>
    </w:p>
    <w:p w14:paraId="7224838F" w14:textId="77777777" w:rsidR="007A7814" w:rsidRPr="007A7814" w:rsidRDefault="007A7814" w:rsidP="00CF6E6D">
      <w:pPr>
        <w:pStyle w:val="ListParagraph"/>
        <w:numPr>
          <w:ilvl w:val="0"/>
          <w:numId w:val="247"/>
        </w:numPr>
        <w:rPr>
          <w:rFonts w:eastAsia="Malgun Gothic"/>
          <w:lang w:eastAsia="ko-KR"/>
        </w:rPr>
      </w:pPr>
      <w:r w:rsidRPr="007A7814">
        <w:t xml:space="preserve">Under AI 9.3.3., no more discussion about the deployment scenario for potential enhancement on dynamic/flexible TDD </w:t>
      </w:r>
    </w:p>
    <w:p w14:paraId="637878D8" w14:textId="77777777" w:rsidR="007A7814" w:rsidRPr="0017003C" w:rsidRDefault="007A7814" w:rsidP="007A7814">
      <w:pPr>
        <w:rPr>
          <w:highlight w:val="green"/>
          <w:lang w:val="en-US" w:eastAsia="ko-KR"/>
        </w:rPr>
      </w:pPr>
      <w:r w:rsidRPr="0017003C">
        <w:rPr>
          <w:highlight w:val="green"/>
          <w:lang w:val="en-US" w:eastAsia="ko-KR"/>
        </w:rPr>
        <w:t>Agreement</w:t>
      </w:r>
    </w:p>
    <w:p w14:paraId="1FC0E1B2" w14:textId="77777777" w:rsidR="007A7814" w:rsidRPr="0017003C" w:rsidRDefault="007A7814" w:rsidP="007A7814">
      <w:pPr>
        <w:rPr>
          <w:rFonts w:eastAsia="Malgun Gothic"/>
          <w:lang w:eastAsia="ko-KR"/>
        </w:rPr>
      </w:pPr>
      <w:r w:rsidRPr="0017003C">
        <w:rPr>
          <w:rFonts w:eastAsia="Malgun Gothic"/>
          <w:lang w:eastAsia="ko-KR"/>
        </w:rPr>
        <w:t>At least, following interference scenarios can be considered for study of dynamic/flexible TDD:</w:t>
      </w:r>
    </w:p>
    <w:p w14:paraId="459F1A5E" w14:textId="77777777" w:rsidR="007A7814" w:rsidRPr="007A7814" w:rsidRDefault="007A7814" w:rsidP="00CF6E6D">
      <w:pPr>
        <w:pStyle w:val="ListParagraph"/>
        <w:numPr>
          <w:ilvl w:val="0"/>
          <w:numId w:val="248"/>
        </w:numPr>
        <w:rPr>
          <w:rFonts w:eastAsia="Malgun Gothic"/>
          <w:lang w:eastAsia="ko-KR"/>
        </w:rPr>
      </w:pPr>
      <w:r w:rsidRPr="007A7814">
        <w:rPr>
          <w:rFonts w:eastAsia="Malgun Gothic"/>
          <w:lang w:eastAsia="ko-KR"/>
        </w:rPr>
        <w:t>gNB-to-gNB inter-cell co-channel interference</w:t>
      </w:r>
    </w:p>
    <w:p w14:paraId="03C3648A" w14:textId="77777777" w:rsidR="007A7814" w:rsidRPr="007A7814" w:rsidRDefault="007A7814" w:rsidP="00CF6E6D">
      <w:pPr>
        <w:pStyle w:val="ListParagraph"/>
        <w:numPr>
          <w:ilvl w:val="0"/>
          <w:numId w:val="248"/>
        </w:numPr>
        <w:rPr>
          <w:rFonts w:eastAsia="Malgun Gothic"/>
          <w:lang w:eastAsia="ko-KR"/>
        </w:rPr>
      </w:pPr>
      <w:r w:rsidRPr="007A7814">
        <w:rPr>
          <w:rFonts w:eastAsia="Malgun Gothic"/>
          <w:lang w:eastAsia="ko-KR"/>
        </w:rPr>
        <w:t>UE-to-UE inter-cell co-channel interference</w:t>
      </w:r>
    </w:p>
    <w:p w14:paraId="3BB155CD" w14:textId="77777777" w:rsidR="007A7814" w:rsidRPr="007A7814" w:rsidRDefault="007A7814" w:rsidP="007A7814">
      <w:pPr>
        <w:rPr>
          <w:rFonts w:eastAsia="Malgun Gothic" w:cs="Times"/>
          <w:szCs w:val="20"/>
          <w:u w:val="single"/>
          <w:lang w:eastAsia="ko-KR"/>
        </w:rPr>
      </w:pPr>
      <w:r w:rsidRPr="007A7814">
        <w:rPr>
          <w:rFonts w:eastAsia="Malgun Gothic" w:cs="Times"/>
          <w:szCs w:val="20"/>
          <w:u w:val="single"/>
          <w:lang w:eastAsia="ko-KR"/>
        </w:rPr>
        <w:t>Guideline for future meetings</w:t>
      </w:r>
    </w:p>
    <w:p w14:paraId="1D357483" w14:textId="77777777" w:rsidR="007A7814" w:rsidRPr="007A7814" w:rsidRDefault="007A7814" w:rsidP="00CF6E6D">
      <w:pPr>
        <w:pStyle w:val="ListParagraph"/>
        <w:numPr>
          <w:ilvl w:val="0"/>
          <w:numId w:val="249"/>
        </w:numPr>
        <w:rPr>
          <w:rFonts w:eastAsia="Times New Roman" w:cs="Times"/>
          <w:iCs/>
          <w:kern w:val="2"/>
          <w:lang w:eastAsia="zh-CN"/>
        </w:rPr>
      </w:pPr>
      <w:r w:rsidRPr="007A7814">
        <w:rPr>
          <w:rFonts w:eastAsia="Times New Roman" w:cs="Times"/>
          <w:iCs/>
          <w:kern w:val="2"/>
          <w:lang w:eastAsia="zh-CN"/>
        </w:rPr>
        <w:t>Note: AI 9.3.3 handles the potential inter-gNB and inter-UE CLI handling schemes that are specific for dynamic TDD and schemes that are common for both SBFD and dynamic/flexible TDD.</w:t>
      </w:r>
    </w:p>
    <w:p w14:paraId="26C393AB" w14:textId="77777777" w:rsidR="007A7814" w:rsidRPr="007A7814" w:rsidRDefault="007A7814" w:rsidP="00CF6E6D">
      <w:pPr>
        <w:pStyle w:val="ListParagraph"/>
        <w:numPr>
          <w:ilvl w:val="0"/>
          <w:numId w:val="249"/>
        </w:numPr>
        <w:rPr>
          <w:rFonts w:eastAsia="Malgun Gothic" w:cs="Times"/>
          <w:iCs/>
          <w:lang w:eastAsia="ko-KR"/>
        </w:rPr>
      </w:pPr>
      <w:r w:rsidRPr="007A7814">
        <w:rPr>
          <w:rFonts w:cs="Times"/>
          <w:iCs/>
        </w:rPr>
        <w:t>Note: AI 9.3.2 handles the potential inter-gNB and inter-UE CLI handling schemes that are specific for SBFD.</w:t>
      </w:r>
    </w:p>
    <w:p w14:paraId="56C25137" w14:textId="77777777" w:rsidR="007A7814" w:rsidRDefault="007A7814" w:rsidP="007A7814">
      <w:pPr>
        <w:rPr>
          <w:lang w:eastAsia="ko-KR"/>
        </w:rPr>
      </w:pPr>
    </w:p>
    <w:p w14:paraId="3FDBCA70" w14:textId="2068F18C" w:rsidR="007A7814" w:rsidRDefault="001B5688" w:rsidP="007A7814">
      <w:pPr>
        <w:rPr>
          <w:lang w:eastAsia="ko-KR"/>
        </w:rPr>
      </w:pPr>
      <w:hyperlink r:id="rId2121" w:history="1">
        <w:r w:rsidR="000B5C49">
          <w:rPr>
            <w:rStyle w:val="Hyperlink"/>
            <w:lang w:eastAsia="ko-KR"/>
          </w:rPr>
          <w:t>R1-2205373</w:t>
        </w:r>
      </w:hyperlink>
      <w:r w:rsidR="007A7814">
        <w:rPr>
          <w:lang w:eastAsia="ko-KR"/>
        </w:rPr>
        <w:tab/>
        <w:t>Summary #3 of [109-e-R18-Duplex-04] Email discussion on dynamic/flexible TDD</w:t>
      </w:r>
      <w:r w:rsidR="007A7814">
        <w:rPr>
          <w:lang w:eastAsia="ko-KR"/>
        </w:rPr>
        <w:tab/>
        <w:t>Moderator (LG Electronics)</w:t>
      </w:r>
    </w:p>
    <w:p w14:paraId="02490FD4" w14:textId="77F91D4A" w:rsidR="007A7814" w:rsidRPr="00BC090C" w:rsidRDefault="001B5688" w:rsidP="007A7814">
      <w:pPr>
        <w:rPr>
          <w:b/>
          <w:bCs/>
          <w:lang w:eastAsia="ko-KR"/>
        </w:rPr>
      </w:pPr>
      <w:hyperlink r:id="rId2122" w:history="1">
        <w:r w:rsidR="000B5C49">
          <w:rPr>
            <w:rStyle w:val="Hyperlink"/>
            <w:b/>
            <w:bCs/>
            <w:lang w:eastAsia="ko-KR"/>
          </w:rPr>
          <w:t>R1-2205374</w:t>
        </w:r>
      </w:hyperlink>
      <w:r w:rsidR="007A7814" w:rsidRPr="00BC090C">
        <w:rPr>
          <w:b/>
          <w:bCs/>
          <w:lang w:eastAsia="ko-KR"/>
        </w:rPr>
        <w:tab/>
        <w:t>Summary #4 of [109-e-R18-Duplex-04] Email discussion on dynamic/flexible TDD</w:t>
      </w:r>
      <w:r w:rsidR="007A7814" w:rsidRPr="00BC090C">
        <w:rPr>
          <w:b/>
          <w:bCs/>
          <w:lang w:eastAsia="ko-KR"/>
        </w:rPr>
        <w:tab/>
        <w:t>Moderator (LG Electronics)</w:t>
      </w:r>
    </w:p>
    <w:p w14:paraId="6392B287" w14:textId="580139E2" w:rsidR="00BC090C" w:rsidRDefault="00BC090C" w:rsidP="00BC090C">
      <w:pPr>
        <w:rPr>
          <w:lang w:eastAsia="ko-KR"/>
        </w:rPr>
      </w:pPr>
      <w:r>
        <w:rPr>
          <w:lang w:eastAsia="ko-KR"/>
        </w:rPr>
        <w:t>From May 20</w:t>
      </w:r>
      <w:r w:rsidRPr="007A7814">
        <w:rPr>
          <w:vertAlign w:val="superscript"/>
          <w:lang w:eastAsia="ko-KR"/>
        </w:rPr>
        <w:t>th</w:t>
      </w:r>
      <w:r>
        <w:rPr>
          <w:lang w:eastAsia="ko-KR"/>
        </w:rPr>
        <w:t xml:space="preserve"> GTW session</w:t>
      </w:r>
    </w:p>
    <w:p w14:paraId="5F4F2BA1" w14:textId="77777777" w:rsidR="00BC090C" w:rsidRPr="00BC090C" w:rsidRDefault="00BC090C" w:rsidP="00BC090C">
      <w:pPr>
        <w:rPr>
          <w:highlight w:val="green"/>
          <w:lang w:val="en-US" w:eastAsia="ko-KR"/>
        </w:rPr>
      </w:pPr>
      <w:r w:rsidRPr="00BC090C">
        <w:rPr>
          <w:highlight w:val="green"/>
          <w:lang w:val="en-US" w:eastAsia="ko-KR"/>
        </w:rPr>
        <w:t>Agreement</w:t>
      </w:r>
    </w:p>
    <w:p w14:paraId="7B49BB0B" w14:textId="77777777" w:rsidR="00BC090C" w:rsidRPr="00530F88" w:rsidRDefault="00BC090C" w:rsidP="00BC090C">
      <w:pPr>
        <w:rPr>
          <w:rFonts w:eastAsia="SimSun"/>
        </w:rPr>
      </w:pPr>
      <w:r w:rsidRPr="00530F88">
        <w:rPr>
          <w:rFonts w:eastAsia="SimSun"/>
        </w:rPr>
        <w:t xml:space="preserve">For study of potential enhancement </w:t>
      </w:r>
      <w:r>
        <w:rPr>
          <w:rFonts w:eastAsia="SimSun"/>
        </w:rPr>
        <w:t xml:space="preserve">to </w:t>
      </w:r>
      <w:r w:rsidRPr="00530F88">
        <w:rPr>
          <w:rFonts w:eastAsia="SimSun"/>
        </w:rPr>
        <w:t>dynamic/flexible TDD and</w:t>
      </w:r>
      <w:r>
        <w:rPr>
          <w:rFonts w:eastAsia="SimSun"/>
        </w:rPr>
        <w:t>/or</w:t>
      </w:r>
      <w:r w:rsidRPr="00530F88">
        <w:rPr>
          <w:rFonts w:eastAsia="SimSun"/>
        </w:rPr>
        <w:t xml:space="preserve"> SBFD, followings are considered as candidates of potential enhancement method of gNB-to-gNB CLI handling</w:t>
      </w:r>
      <w:r w:rsidRPr="00530F88">
        <w:rPr>
          <w:szCs w:val="20"/>
        </w:rPr>
        <w:t>, where further prioritization/down-scoping of candidate schemes for study can be done in the future meetings:</w:t>
      </w:r>
    </w:p>
    <w:p w14:paraId="569982FD" w14:textId="77777777" w:rsidR="00BC090C" w:rsidRPr="00530F88" w:rsidRDefault="00BC090C" w:rsidP="00CF6E6D">
      <w:pPr>
        <w:pStyle w:val="ListParagraph"/>
        <w:numPr>
          <w:ilvl w:val="0"/>
          <w:numId w:val="545"/>
        </w:numPr>
      </w:pPr>
      <w:r w:rsidRPr="00530F88">
        <w:t>gNB-to-gNB CLI measurement and reporting</w:t>
      </w:r>
    </w:p>
    <w:p w14:paraId="5A4316A0" w14:textId="77777777" w:rsidR="00BC090C" w:rsidRPr="00530F88" w:rsidRDefault="00BC090C" w:rsidP="00CF6E6D">
      <w:pPr>
        <w:pStyle w:val="ListParagraph"/>
        <w:numPr>
          <w:ilvl w:val="0"/>
          <w:numId w:val="545"/>
        </w:numPr>
      </w:pPr>
      <w:r w:rsidRPr="00530F88">
        <w:t xml:space="preserve">Coordinated scheduling </w:t>
      </w:r>
    </w:p>
    <w:p w14:paraId="5AC7D57C" w14:textId="77777777" w:rsidR="00BC090C" w:rsidRPr="00530F88" w:rsidRDefault="00BC090C" w:rsidP="00CF6E6D">
      <w:pPr>
        <w:pStyle w:val="ListParagraph"/>
        <w:numPr>
          <w:ilvl w:val="0"/>
          <w:numId w:val="545"/>
        </w:numPr>
      </w:pPr>
      <w:r w:rsidRPr="00530F88">
        <w:t>Spatial domain enhancements</w:t>
      </w:r>
    </w:p>
    <w:p w14:paraId="3F55DC53" w14:textId="77777777" w:rsidR="00BC090C" w:rsidRPr="00530F88" w:rsidRDefault="00BC090C" w:rsidP="00CF6E6D">
      <w:pPr>
        <w:pStyle w:val="ListParagraph"/>
        <w:numPr>
          <w:ilvl w:val="0"/>
          <w:numId w:val="545"/>
        </w:numPr>
      </w:pPr>
      <w:r w:rsidRPr="00530F88">
        <w:t xml:space="preserve">Advanced </w:t>
      </w:r>
      <w:r>
        <w:t>r</w:t>
      </w:r>
      <w:r w:rsidRPr="00530F88">
        <w:t xml:space="preserve">eceiver </w:t>
      </w:r>
    </w:p>
    <w:p w14:paraId="5BF233AB" w14:textId="77777777" w:rsidR="00BC090C" w:rsidRPr="00530F88" w:rsidRDefault="00BC090C" w:rsidP="00CF6E6D">
      <w:pPr>
        <w:pStyle w:val="ListParagraph"/>
        <w:numPr>
          <w:ilvl w:val="0"/>
          <w:numId w:val="545"/>
        </w:numPr>
      </w:pPr>
      <w:r w:rsidRPr="008E1D15">
        <w:t>UE and gNB transmission and reception timing</w:t>
      </w:r>
      <w:r w:rsidRPr="00530F88">
        <w:t xml:space="preserve"> </w:t>
      </w:r>
    </w:p>
    <w:p w14:paraId="75B506F4" w14:textId="77777777" w:rsidR="00BC090C" w:rsidRPr="00530F88" w:rsidRDefault="00BC090C" w:rsidP="00CF6E6D">
      <w:pPr>
        <w:pStyle w:val="ListParagraph"/>
        <w:numPr>
          <w:ilvl w:val="0"/>
          <w:numId w:val="545"/>
        </w:numPr>
      </w:pPr>
      <w:r w:rsidRPr="00530F88">
        <w:t>Power control based solution</w:t>
      </w:r>
    </w:p>
    <w:p w14:paraId="3CD8A4B2" w14:textId="77777777" w:rsidR="00BC090C" w:rsidRPr="00530F88" w:rsidRDefault="00BC090C" w:rsidP="00CF6E6D">
      <w:pPr>
        <w:pStyle w:val="ListParagraph"/>
        <w:numPr>
          <w:ilvl w:val="0"/>
          <w:numId w:val="545"/>
        </w:numPr>
      </w:pPr>
      <w:r w:rsidRPr="008E1D15">
        <w:t>Potential enhancements to Rel-16 RIM</w:t>
      </w:r>
    </w:p>
    <w:p w14:paraId="5E33036C" w14:textId="77777777" w:rsidR="00BC090C" w:rsidRPr="00530F88" w:rsidRDefault="00BC090C" w:rsidP="00CF6E6D">
      <w:pPr>
        <w:pStyle w:val="ListParagraph"/>
        <w:numPr>
          <w:ilvl w:val="0"/>
          <w:numId w:val="545"/>
        </w:numPr>
      </w:pPr>
      <w:r w:rsidRPr="008E1D15">
        <w:t>Sensing based mechanism</w:t>
      </w:r>
    </w:p>
    <w:p w14:paraId="6617405E" w14:textId="77777777" w:rsidR="00BC090C" w:rsidRPr="00530F88" w:rsidRDefault="00BC090C" w:rsidP="00CF6E6D">
      <w:pPr>
        <w:pStyle w:val="ListParagraph"/>
        <w:numPr>
          <w:ilvl w:val="0"/>
          <w:numId w:val="545"/>
        </w:numPr>
      </w:pPr>
      <w:r w:rsidRPr="008E1D15">
        <w:t>Note: Whether or not a particular scheme requires OTA or backhaul information exchange should be identified</w:t>
      </w:r>
    </w:p>
    <w:p w14:paraId="250D32D6" w14:textId="77777777" w:rsidR="00BC090C" w:rsidRPr="00530F88" w:rsidRDefault="00BC090C" w:rsidP="00CF6E6D">
      <w:pPr>
        <w:pStyle w:val="ListParagraph"/>
        <w:numPr>
          <w:ilvl w:val="0"/>
          <w:numId w:val="545"/>
        </w:numPr>
      </w:pPr>
      <w:r w:rsidRPr="00530F88">
        <w:t>Note: Any other scheme(s) for inter-gNB CLI handling is/are not precluded.</w:t>
      </w:r>
    </w:p>
    <w:p w14:paraId="066409AC" w14:textId="77777777" w:rsidR="00BC090C" w:rsidRDefault="00BC090C" w:rsidP="00CF6E6D">
      <w:pPr>
        <w:pStyle w:val="ListParagraph"/>
        <w:numPr>
          <w:ilvl w:val="0"/>
          <w:numId w:val="545"/>
        </w:numPr>
      </w:pPr>
      <w:r>
        <w:t xml:space="preserve">Note: For potential enhancements </w:t>
      </w:r>
      <w:r w:rsidRPr="008E1D15">
        <w:t>to</w:t>
      </w:r>
      <w:r>
        <w:t xml:space="preserve"> dynamic/flexible TDD</w:t>
      </w:r>
      <w:r w:rsidRPr="008E1D15">
        <w:t xml:space="preserve"> and/or SBFD</w:t>
      </w:r>
      <w:r>
        <w:t>, utilize the outcome of discussion in Rel-15 and Rel-16 while avoiding the repetition of the same discussion.</w:t>
      </w:r>
    </w:p>
    <w:p w14:paraId="46D3BB5D" w14:textId="77777777" w:rsidR="00BC090C" w:rsidRDefault="00BC090C" w:rsidP="00CF6E6D">
      <w:pPr>
        <w:pStyle w:val="ListParagraph"/>
        <w:numPr>
          <w:ilvl w:val="0"/>
          <w:numId w:val="545"/>
        </w:numPr>
      </w:pPr>
      <w:r>
        <w:t>Note: Potential enhancements specific for SBFD will be discussed in 9.3.2</w:t>
      </w:r>
    </w:p>
    <w:p w14:paraId="60673F45" w14:textId="77777777" w:rsidR="00BC090C" w:rsidRPr="00BC090C" w:rsidRDefault="00BC090C" w:rsidP="00BC090C">
      <w:pPr>
        <w:rPr>
          <w:highlight w:val="green"/>
          <w:lang w:val="en-US" w:eastAsia="ko-KR"/>
        </w:rPr>
      </w:pPr>
      <w:r w:rsidRPr="00BC090C">
        <w:rPr>
          <w:highlight w:val="green"/>
          <w:lang w:val="en-US" w:eastAsia="ko-KR"/>
        </w:rPr>
        <w:t>Agreement</w:t>
      </w:r>
    </w:p>
    <w:p w14:paraId="73F31CAB" w14:textId="77777777" w:rsidR="00BC090C" w:rsidRDefault="00BC090C" w:rsidP="00BC090C">
      <w:pPr>
        <w:rPr>
          <w:rFonts w:eastAsia="SimSun"/>
        </w:rPr>
      </w:pPr>
      <w:r>
        <w:rPr>
          <w:rFonts w:eastAsia="SimSun"/>
        </w:rPr>
        <w:t xml:space="preserve">For study of potential </w:t>
      </w:r>
      <w:r w:rsidRPr="008E1D15">
        <w:rPr>
          <w:rFonts w:eastAsia="SimSun"/>
        </w:rPr>
        <w:t xml:space="preserve">enhancement to dynamic/flexible TDD </w:t>
      </w:r>
      <w:r w:rsidRPr="008E1D15">
        <w:t>and/or SBFD</w:t>
      </w:r>
      <w:r w:rsidRPr="008E1D15">
        <w:rPr>
          <w:rFonts w:eastAsia="SimSun"/>
        </w:rPr>
        <w:t xml:space="preserve">, followings are considered as candidates of potential enhancement method of UE-to-UE CLI handling, </w:t>
      </w:r>
      <w:r w:rsidRPr="008E1D15">
        <w:t>where</w:t>
      </w:r>
      <w:r>
        <w:t xml:space="preserve"> further prioritization/down-scoping of candidate schemes for study can be done in the future meetings:</w:t>
      </w:r>
    </w:p>
    <w:p w14:paraId="509FCDD2" w14:textId="77777777" w:rsidR="00BC090C" w:rsidRPr="00A517FD" w:rsidRDefault="00BC090C" w:rsidP="00CF6E6D">
      <w:pPr>
        <w:pStyle w:val="ListParagraph"/>
        <w:numPr>
          <w:ilvl w:val="0"/>
          <w:numId w:val="546"/>
        </w:numPr>
      </w:pPr>
      <w:r w:rsidRPr="008E1D15">
        <w:t>Potential enhancements to UE-to-UE CLI measurement/reporting</w:t>
      </w:r>
    </w:p>
    <w:p w14:paraId="1DA7DB51" w14:textId="77777777" w:rsidR="00BC090C" w:rsidRPr="008E1D15" w:rsidRDefault="00BC090C" w:rsidP="00CF6E6D">
      <w:pPr>
        <w:pStyle w:val="ListParagraph"/>
        <w:numPr>
          <w:ilvl w:val="0"/>
          <w:numId w:val="546"/>
        </w:numPr>
      </w:pPr>
      <w:r w:rsidRPr="008E1D15">
        <w:t>Coordinated scheduling</w:t>
      </w:r>
    </w:p>
    <w:p w14:paraId="4B9566BA" w14:textId="77777777" w:rsidR="00BC090C" w:rsidRDefault="00BC090C" w:rsidP="00CF6E6D">
      <w:pPr>
        <w:pStyle w:val="ListParagraph"/>
        <w:numPr>
          <w:ilvl w:val="0"/>
          <w:numId w:val="546"/>
        </w:numPr>
      </w:pPr>
      <w:r>
        <w:t xml:space="preserve">Spatial domain enhancements, </w:t>
      </w:r>
    </w:p>
    <w:p w14:paraId="3D92BF2B" w14:textId="77777777" w:rsidR="00BC090C" w:rsidRPr="008E1D15" w:rsidRDefault="00BC090C" w:rsidP="00CF6E6D">
      <w:pPr>
        <w:pStyle w:val="ListParagraph"/>
        <w:numPr>
          <w:ilvl w:val="0"/>
          <w:numId w:val="546"/>
        </w:numPr>
      </w:pPr>
      <w:r w:rsidRPr="008E1D15">
        <w:t xml:space="preserve">Advanced Receiver </w:t>
      </w:r>
    </w:p>
    <w:p w14:paraId="41BCA70B" w14:textId="77777777" w:rsidR="00BC090C" w:rsidRPr="00530F88" w:rsidRDefault="00BC090C" w:rsidP="00CF6E6D">
      <w:pPr>
        <w:pStyle w:val="ListParagraph"/>
        <w:numPr>
          <w:ilvl w:val="0"/>
          <w:numId w:val="546"/>
        </w:numPr>
      </w:pPr>
      <w:r w:rsidRPr="008E1D15">
        <w:t>UE and gNB transmission and reception timing</w:t>
      </w:r>
      <w:r w:rsidRPr="00530F88">
        <w:t xml:space="preserve"> </w:t>
      </w:r>
    </w:p>
    <w:p w14:paraId="7D612357" w14:textId="77777777" w:rsidR="00BC090C" w:rsidRPr="00A517FD" w:rsidRDefault="00BC090C" w:rsidP="00CF6E6D">
      <w:pPr>
        <w:pStyle w:val="ListParagraph"/>
        <w:numPr>
          <w:ilvl w:val="0"/>
          <w:numId w:val="546"/>
        </w:numPr>
      </w:pPr>
      <w:r w:rsidRPr="00A517FD">
        <w:t>Power control based solution</w:t>
      </w:r>
    </w:p>
    <w:p w14:paraId="1295B25A" w14:textId="77777777" w:rsidR="00BC090C" w:rsidRPr="00A517FD" w:rsidRDefault="00BC090C" w:rsidP="00CF6E6D">
      <w:pPr>
        <w:pStyle w:val="ListParagraph"/>
        <w:numPr>
          <w:ilvl w:val="0"/>
          <w:numId w:val="546"/>
        </w:numPr>
      </w:pPr>
      <w:r w:rsidRPr="008E1D15">
        <w:t>Sensing based mechanism</w:t>
      </w:r>
    </w:p>
    <w:p w14:paraId="13E7CFFC" w14:textId="77777777" w:rsidR="00BC090C" w:rsidRPr="00A517FD" w:rsidRDefault="00BC090C" w:rsidP="00CF6E6D">
      <w:pPr>
        <w:pStyle w:val="ListParagraph"/>
        <w:numPr>
          <w:ilvl w:val="0"/>
          <w:numId w:val="546"/>
        </w:numPr>
      </w:pPr>
      <w:r w:rsidRPr="008E1D15">
        <w:t>Note: Whether or not a particular scheme requires OTA or backhaul information exchange should be identified</w:t>
      </w:r>
    </w:p>
    <w:p w14:paraId="3F22AD3F" w14:textId="77777777" w:rsidR="00BC090C" w:rsidRPr="00A517FD" w:rsidRDefault="00BC090C" w:rsidP="00CF6E6D">
      <w:pPr>
        <w:pStyle w:val="ListParagraph"/>
        <w:numPr>
          <w:ilvl w:val="0"/>
          <w:numId w:val="546"/>
        </w:numPr>
      </w:pPr>
      <w:r w:rsidRPr="00A517FD">
        <w:t xml:space="preserve">Note: Any other scheme(s) for </w:t>
      </w:r>
      <w:r>
        <w:t>UE-to</w:t>
      </w:r>
      <w:r w:rsidRPr="00A517FD">
        <w:t>-UE CLI handling is/are not precluded.</w:t>
      </w:r>
    </w:p>
    <w:p w14:paraId="305D144B" w14:textId="77777777" w:rsidR="00BC090C" w:rsidRPr="00A517FD" w:rsidRDefault="00BC090C" w:rsidP="00CF6E6D">
      <w:pPr>
        <w:pStyle w:val="ListParagraph"/>
        <w:numPr>
          <w:ilvl w:val="0"/>
          <w:numId w:val="546"/>
        </w:numPr>
      </w:pPr>
      <w:r w:rsidRPr="00A517FD">
        <w:lastRenderedPageBreak/>
        <w:t xml:space="preserve">Note: For potential enhancements </w:t>
      </w:r>
      <w:r w:rsidRPr="008E1D15">
        <w:t>to</w:t>
      </w:r>
      <w:r>
        <w:t xml:space="preserve"> dynamic/flexible TDD</w:t>
      </w:r>
      <w:r w:rsidRPr="008E1D15">
        <w:t xml:space="preserve"> and/or SBFD</w:t>
      </w:r>
      <w:r w:rsidRPr="00A517FD">
        <w:t>, utilize the outcome of discussion in Rel-15 and Rel-16 while avoiding the repetition of the same discussion.</w:t>
      </w:r>
    </w:p>
    <w:p w14:paraId="7DE042E1" w14:textId="77777777" w:rsidR="00BC090C" w:rsidRDefault="00BC090C" w:rsidP="00CF6E6D">
      <w:pPr>
        <w:pStyle w:val="ListParagraph"/>
        <w:numPr>
          <w:ilvl w:val="0"/>
          <w:numId w:val="546"/>
        </w:numPr>
      </w:pPr>
      <w:r>
        <w:t>Note: Potential enhancement specific for SBFD will be discussed in 9.3.2</w:t>
      </w:r>
    </w:p>
    <w:p w14:paraId="1F72B670" w14:textId="77777777" w:rsidR="00BC090C" w:rsidRDefault="00BC090C" w:rsidP="00BC090C">
      <w:pPr>
        <w:rPr>
          <w:lang w:eastAsia="ko-KR"/>
        </w:rPr>
      </w:pPr>
    </w:p>
    <w:p w14:paraId="68FAB39D" w14:textId="77777777" w:rsidR="00544455" w:rsidRPr="00544455" w:rsidRDefault="00544455" w:rsidP="00BC090C">
      <w:pPr>
        <w:rPr>
          <w:bCs/>
          <w:lang w:eastAsia="ko-KR"/>
        </w:rPr>
      </w:pPr>
      <w:r>
        <w:rPr>
          <w:b/>
          <w:lang w:eastAsia="ko-KR"/>
        </w:rPr>
        <w:t>Decision:</w:t>
      </w:r>
      <w:r w:rsidRPr="00544455">
        <w:rPr>
          <w:bCs/>
          <w:lang w:eastAsia="ko-KR"/>
        </w:rPr>
        <w:t xml:space="preserve"> As per email decision posted om May 20</w:t>
      </w:r>
      <w:r w:rsidRPr="00544455">
        <w:rPr>
          <w:bCs/>
          <w:vertAlign w:val="superscript"/>
          <w:lang w:eastAsia="ko-KR"/>
        </w:rPr>
        <w:t>th</w:t>
      </w:r>
      <w:r w:rsidRPr="00544455">
        <w:rPr>
          <w:bCs/>
          <w:lang w:eastAsia="ko-KR"/>
        </w:rPr>
        <w:t>,</w:t>
      </w:r>
    </w:p>
    <w:p w14:paraId="0ECDB48B" w14:textId="1B8218B6" w:rsidR="00BC090C" w:rsidRPr="00544455" w:rsidRDefault="00BC090C" w:rsidP="00BC090C">
      <w:pPr>
        <w:rPr>
          <w:bCs/>
          <w:u w:val="single"/>
          <w:lang w:eastAsia="ko-KR"/>
        </w:rPr>
      </w:pPr>
      <w:r w:rsidRPr="00544455">
        <w:rPr>
          <w:bCs/>
          <w:u w:val="single"/>
          <w:lang w:eastAsia="ko-KR"/>
        </w:rPr>
        <w:t>Conclusion</w:t>
      </w:r>
    </w:p>
    <w:p w14:paraId="0493E169" w14:textId="77777777" w:rsidR="00BC090C" w:rsidRPr="00690A47" w:rsidRDefault="00BC090C" w:rsidP="00BC090C">
      <w:pPr>
        <w:rPr>
          <w:rFonts w:eastAsia="Malgun Gothic" w:cs="Times"/>
          <w:szCs w:val="20"/>
        </w:rPr>
      </w:pPr>
      <w:r w:rsidRPr="00690A47">
        <w:rPr>
          <w:rFonts w:cs="Times"/>
          <w:szCs w:val="20"/>
        </w:rPr>
        <w:t>The following self-interference scenario and inter-subband CLI scenarios are not considered under AI 9.3.3 (Potential enhancements on dynamic/flexible TDD).</w:t>
      </w:r>
    </w:p>
    <w:p w14:paraId="383B335D" w14:textId="77777777" w:rsidR="00BC090C" w:rsidRPr="00690A47" w:rsidRDefault="00BC090C" w:rsidP="00CF6E6D">
      <w:pPr>
        <w:pStyle w:val="ListParagraph"/>
        <w:numPr>
          <w:ilvl w:val="0"/>
          <w:numId w:val="547"/>
        </w:numPr>
      </w:pPr>
      <w:r w:rsidRPr="00690A47">
        <w:t>gNB self-interference</w:t>
      </w:r>
    </w:p>
    <w:p w14:paraId="522E55CB" w14:textId="77777777" w:rsidR="00BC090C" w:rsidRPr="00690A47" w:rsidRDefault="00BC090C" w:rsidP="00CF6E6D">
      <w:pPr>
        <w:pStyle w:val="ListParagraph"/>
        <w:numPr>
          <w:ilvl w:val="0"/>
          <w:numId w:val="547"/>
        </w:numPr>
      </w:pPr>
      <w:r w:rsidRPr="00690A47">
        <w:t>UE-to-UE intra-cell co-channel inter-subband CLI</w:t>
      </w:r>
    </w:p>
    <w:p w14:paraId="569E32DF" w14:textId="77777777" w:rsidR="00BC090C" w:rsidRPr="00690A47" w:rsidRDefault="00BC090C" w:rsidP="00CF6E6D">
      <w:pPr>
        <w:pStyle w:val="ListParagraph"/>
        <w:numPr>
          <w:ilvl w:val="0"/>
          <w:numId w:val="547"/>
        </w:numPr>
      </w:pPr>
      <w:r w:rsidRPr="00690A47">
        <w:t>UE-to-UE inter-cell co-channel inter-subband CLI</w:t>
      </w:r>
    </w:p>
    <w:p w14:paraId="0E1284F5" w14:textId="77777777" w:rsidR="00BC090C" w:rsidRPr="00690A47" w:rsidRDefault="00BC090C" w:rsidP="00CF6E6D">
      <w:pPr>
        <w:pStyle w:val="ListParagraph"/>
        <w:numPr>
          <w:ilvl w:val="0"/>
          <w:numId w:val="547"/>
        </w:numPr>
      </w:pPr>
      <w:r w:rsidRPr="00690A47">
        <w:t>gNB-to-gNB inter-cell co-channel inter-subband CLI</w:t>
      </w:r>
    </w:p>
    <w:p w14:paraId="5B8416F4" w14:textId="4C4F63FF" w:rsidR="008F4B8C" w:rsidRDefault="008F4B8C" w:rsidP="00E8543B">
      <w:pPr>
        <w:pStyle w:val="Heading3"/>
      </w:pPr>
      <w:bookmarkStart w:id="310" w:name="_Toc101357062"/>
      <w:bookmarkStart w:id="311" w:name="_Toc105521400"/>
      <w:r w:rsidRPr="003B3DC0">
        <w:t>Other</w:t>
      </w:r>
      <w:bookmarkEnd w:id="310"/>
      <w:bookmarkEnd w:id="311"/>
    </w:p>
    <w:p w14:paraId="75717B49" w14:textId="097F2A16" w:rsidR="008F4B8C" w:rsidRDefault="001B5688" w:rsidP="008F4B8C">
      <w:pPr>
        <w:rPr>
          <w:lang w:eastAsia="x-none"/>
        </w:rPr>
      </w:pPr>
      <w:hyperlink r:id="rId2123" w:history="1">
        <w:r w:rsidR="000B5C49">
          <w:rPr>
            <w:rStyle w:val="Hyperlink"/>
            <w:lang w:eastAsia="x-none"/>
          </w:rPr>
          <w:t>R1-2203206</w:t>
        </w:r>
      </w:hyperlink>
      <w:r w:rsidR="008F4B8C">
        <w:rPr>
          <w:lang w:eastAsia="x-none"/>
        </w:rPr>
        <w:tab/>
        <w:t>Discussion of preliminary simulation results for NR duplex evolution</w:t>
      </w:r>
      <w:r w:rsidR="008F4B8C">
        <w:rPr>
          <w:lang w:eastAsia="x-none"/>
        </w:rPr>
        <w:tab/>
        <w:t>ZTE</w:t>
      </w:r>
    </w:p>
    <w:p w14:paraId="1D9387E6" w14:textId="4621EA29" w:rsidR="008F4B8C" w:rsidRDefault="001B5688" w:rsidP="008F4B8C">
      <w:pPr>
        <w:rPr>
          <w:lang w:eastAsia="x-none"/>
        </w:rPr>
      </w:pPr>
      <w:hyperlink r:id="rId2124" w:history="1">
        <w:r w:rsidR="000B5C49">
          <w:rPr>
            <w:rStyle w:val="Hyperlink"/>
            <w:lang w:eastAsia="x-none"/>
          </w:rPr>
          <w:t>R1-2203222</w:t>
        </w:r>
      </w:hyperlink>
      <w:r w:rsidR="008F4B8C">
        <w:rPr>
          <w:lang w:eastAsia="x-none"/>
        </w:rPr>
        <w:tab/>
        <w:t>Backhaul Signaling Reduction for Inter gNB Information exchange</w:t>
      </w:r>
      <w:r w:rsidR="008F4B8C">
        <w:rPr>
          <w:lang w:eastAsia="x-none"/>
        </w:rPr>
        <w:tab/>
        <w:t>TCL Communication Ltd.</w:t>
      </w:r>
    </w:p>
    <w:p w14:paraId="3FD13714" w14:textId="18235CB1" w:rsidR="008F4B8C" w:rsidRDefault="001B5688" w:rsidP="008F4B8C">
      <w:pPr>
        <w:rPr>
          <w:lang w:eastAsia="x-none"/>
        </w:rPr>
      </w:pPr>
      <w:hyperlink r:id="rId2125" w:history="1">
        <w:r w:rsidR="000B5C49">
          <w:rPr>
            <w:rStyle w:val="Hyperlink"/>
            <w:lang w:eastAsia="x-none"/>
          </w:rPr>
          <w:t>R1-2203330</w:t>
        </w:r>
      </w:hyperlink>
      <w:r w:rsidR="008F4B8C">
        <w:rPr>
          <w:lang w:eastAsia="x-none"/>
        </w:rPr>
        <w:tab/>
        <w:t>Further considerations on duplex operation</w:t>
      </w:r>
      <w:r w:rsidR="008F4B8C">
        <w:rPr>
          <w:lang w:eastAsia="x-none"/>
        </w:rPr>
        <w:tab/>
        <w:t>Spreadtrum Communications</w:t>
      </w:r>
    </w:p>
    <w:p w14:paraId="583AE0C4" w14:textId="0057C81E" w:rsidR="008F4B8C" w:rsidRDefault="001B5688" w:rsidP="008F4B8C">
      <w:pPr>
        <w:rPr>
          <w:lang w:eastAsia="x-none"/>
        </w:rPr>
      </w:pPr>
      <w:hyperlink r:id="rId2126" w:history="1">
        <w:r w:rsidR="000B5C49">
          <w:rPr>
            <w:rStyle w:val="Hyperlink"/>
            <w:lang w:eastAsia="x-none"/>
          </w:rPr>
          <w:t>R1-2203560</w:t>
        </w:r>
      </w:hyperlink>
      <w:r w:rsidR="008F4B8C">
        <w:rPr>
          <w:lang w:eastAsia="x-none"/>
        </w:rPr>
        <w:tab/>
        <w:t>Other issues on NR duplex evolution</w:t>
      </w:r>
      <w:r w:rsidR="008F4B8C">
        <w:rPr>
          <w:lang w:eastAsia="x-none"/>
        </w:rPr>
        <w:tab/>
        <w:t>vivo</w:t>
      </w:r>
    </w:p>
    <w:p w14:paraId="65CDAB9F" w14:textId="6965CC31" w:rsidR="008F4B8C" w:rsidRDefault="001B5688" w:rsidP="008F4B8C">
      <w:pPr>
        <w:rPr>
          <w:lang w:eastAsia="x-none"/>
        </w:rPr>
      </w:pPr>
      <w:hyperlink r:id="rId2127" w:history="1">
        <w:r w:rsidR="000B5C49">
          <w:rPr>
            <w:rStyle w:val="Hyperlink"/>
            <w:lang w:eastAsia="x-none"/>
          </w:rPr>
          <w:t>R1-2203633</w:t>
        </w:r>
      </w:hyperlink>
      <w:r w:rsidR="008F4B8C">
        <w:rPr>
          <w:lang w:eastAsia="x-none"/>
        </w:rPr>
        <w:tab/>
        <w:t>Discussion on Rel-18 duplex evolution</w:t>
      </w:r>
      <w:r w:rsidR="008F4B8C">
        <w:rPr>
          <w:lang w:eastAsia="x-none"/>
        </w:rPr>
        <w:tab/>
        <w:t>CATT</w:t>
      </w:r>
    </w:p>
    <w:p w14:paraId="1E3DEC99" w14:textId="23E1C467" w:rsidR="008F4B8C" w:rsidRDefault="001B5688" w:rsidP="008F4B8C">
      <w:pPr>
        <w:rPr>
          <w:lang w:eastAsia="x-none"/>
        </w:rPr>
      </w:pPr>
      <w:hyperlink r:id="rId2128" w:history="1">
        <w:r w:rsidR="000B5C49">
          <w:rPr>
            <w:rStyle w:val="Hyperlink"/>
            <w:lang w:eastAsia="x-none"/>
          </w:rPr>
          <w:t>R1-2203817</w:t>
        </w:r>
      </w:hyperlink>
      <w:r w:rsidR="008F4B8C">
        <w:rPr>
          <w:lang w:eastAsia="x-none"/>
        </w:rPr>
        <w:tab/>
        <w:t>Other issues on NR duplex evolution</w:t>
      </w:r>
      <w:r w:rsidR="008F4B8C">
        <w:rPr>
          <w:lang w:eastAsia="x-none"/>
        </w:rPr>
        <w:tab/>
        <w:t>xiaomi</w:t>
      </w:r>
    </w:p>
    <w:p w14:paraId="48AA6A65" w14:textId="47131ABE" w:rsidR="008F4B8C" w:rsidRDefault="001B5688" w:rsidP="008F4B8C">
      <w:pPr>
        <w:rPr>
          <w:lang w:eastAsia="x-none"/>
        </w:rPr>
      </w:pPr>
      <w:hyperlink r:id="rId2129" w:history="1">
        <w:r w:rsidR="000B5C49">
          <w:rPr>
            <w:rStyle w:val="Hyperlink"/>
            <w:lang w:eastAsia="x-none"/>
          </w:rPr>
          <w:t>R1-2204109</w:t>
        </w:r>
      </w:hyperlink>
      <w:r w:rsidR="008F4B8C">
        <w:rPr>
          <w:lang w:eastAsia="x-none"/>
        </w:rPr>
        <w:tab/>
        <w:t>Inputs needed from RAN4 to facilitate RAN1 study</w:t>
      </w:r>
      <w:r w:rsidR="008F4B8C">
        <w:rPr>
          <w:lang w:eastAsia="x-none"/>
        </w:rPr>
        <w:tab/>
        <w:t>Ericsson</w:t>
      </w:r>
    </w:p>
    <w:p w14:paraId="4CC0831A" w14:textId="4CA3BBF4" w:rsidR="008F4B8C" w:rsidRDefault="001B5688" w:rsidP="008F4B8C">
      <w:pPr>
        <w:rPr>
          <w:lang w:eastAsia="x-none"/>
        </w:rPr>
      </w:pPr>
      <w:hyperlink r:id="rId2130" w:history="1">
        <w:r w:rsidR="000B5C49">
          <w:rPr>
            <w:rStyle w:val="Hyperlink"/>
            <w:lang w:eastAsia="x-none"/>
          </w:rPr>
          <w:t>R1-2204433</w:t>
        </w:r>
      </w:hyperlink>
      <w:r w:rsidR="008F4B8C">
        <w:rPr>
          <w:lang w:eastAsia="x-none"/>
        </w:rPr>
        <w:tab/>
        <w:t>RF considerations of dynamic TDD and SBFD</w:t>
      </w:r>
      <w:r w:rsidR="008F4B8C">
        <w:rPr>
          <w:lang w:eastAsia="x-none"/>
        </w:rPr>
        <w:tab/>
        <w:t>Nokia, Nokia Shanghai Bell</w:t>
      </w:r>
    </w:p>
    <w:p w14:paraId="2C1110A0" w14:textId="7E178B2B" w:rsidR="008F4B8C" w:rsidRPr="004A7E9C" w:rsidRDefault="001B5688" w:rsidP="008F4B8C">
      <w:pPr>
        <w:rPr>
          <w:lang w:eastAsia="x-none"/>
        </w:rPr>
      </w:pPr>
      <w:hyperlink r:id="rId2131" w:history="1">
        <w:r w:rsidR="000B5C49">
          <w:rPr>
            <w:rStyle w:val="Hyperlink"/>
            <w:lang w:eastAsia="x-none"/>
          </w:rPr>
          <w:t>R1-2204914</w:t>
        </w:r>
      </w:hyperlink>
      <w:r w:rsidR="008F4B8C">
        <w:rPr>
          <w:lang w:eastAsia="x-none"/>
        </w:rPr>
        <w:tab/>
        <w:t>Discussion on the work plan for the evolution of duplex operation</w:t>
      </w:r>
      <w:r w:rsidR="008F4B8C">
        <w:rPr>
          <w:lang w:eastAsia="x-none"/>
        </w:rPr>
        <w:tab/>
        <w:t>Huawei, HiSilicon</w:t>
      </w:r>
    </w:p>
    <w:p w14:paraId="25B7A53D" w14:textId="77777777" w:rsidR="008F4B8C" w:rsidRPr="003B3DC0" w:rsidRDefault="008F4B8C" w:rsidP="00DF5C19">
      <w:pPr>
        <w:pStyle w:val="Heading2"/>
      </w:pPr>
      <w:bookmarkStart w:id="312" w:name="_Toc101357063"/>
      <w:bookmarkStart w:id="313" w:name="_Toc105521401"/>
      <w:r w:rsidRPr="003B3DC0">
        <w:t>NR sidelink evolution</w:t>
      </w:r>
      <w:bookmarkEnd w:id="312"/>
      <w:bookmarkEnd w:id="313"/>
    </w:p>
    <w:p w14:paraId="114AEA35" w14:textId="019D733F" w:rsidR="008F4B8C" w:rsidRDefault="008F4B8C" w:rsidP="008F4B8C">
      <w:pPr>
        <w:rPr>
          <w:i/>
          <w:iCs/>
        </w:rPr>
      </w:pPr>
      <w:r w:rsidRPr="003B3DC0">
        <w:rPr>
          <w:i/>
          <w:iCs/>
        </w:rPr>
        <w:t xml:space="preserve">Please refer to </w:t>
      </w:r>
      <w:hyperlink r:id="rId2132" w:history="1">
        <w:r w:rsidRPr="003B3DC0">
          <w:rPr>
            <w:rStyle w:val="Hyperlink"/>
            <w:i/>
            <w:iCs/>
          </w:rPr>
          <w:t>RP-2</w:t>
        </w:r>
        <w:r>
          <w:rPr>
            <w:rStyle w:val="Hyperlink"/>
            <w:i/>
            <w:iCs/>
          </w:rPr>
          <w:t>20300</w:t>
        </w:r>
      </w:hyperlink>
      <w:r w:rsidRPr="003B3DC0">
        <w:rPr>
          <w:i/>
          <w:iCs/>
        </w:rPr>
        <w:t xml:space="preserve"> for detailed scope of the WI.</w:t>
      </w:r>
    </w:p>
    <w:p w14:paraId="105AEDC3" w14:textId="68655F35" w:rsidR="002C5FDC" w:rsidRDefault="002C5FDC" w:rsidP="002C5FDC"/>
    <w:p w14:paraId="38B1326D" w14:textId="0E0281CA" w:rsidR="001A1F25" w:rsidRPr="001A1F25" w:rsidRDefault="001B5688" w:rsidP="001A1F25">
      <w:pPr>
        <w:rPr>
          <w:b/>
          <w:bCs/>
        </w:rPr>
      </w:pPr>
      <w:hyperlink r:id="rId2133" w:history="1">
        <w:r w:rsidR="000B5C49">
          <w:rPr>
            <w:rStyle w:val="Hyperlink"/>
            <w:b/>
            <w:bCs/>
          </w:rPr>
          <w:t>R1-2205573</w:t>
        </w:r>
      </w:hyperlink>
      <w:r w:rsidR="001A1F25" w:rsidRPr="001A1F25">
        <w:rPr>
          <w:b/>
          <w:bCs/>
        </w:rPr>
        <w:tab/>
        <w:t>Session notes for 9.4 (NR sidelink evolution)</w:t>
      </w:r>
      <w:r w:rsidR="001A1F25" w:rsidRPr="001A1F25">
        <w:rPr>
          <w:b/>
          <w:bCs/>
        </w:rPr>
        <w:tab/>
        <w:t>Ad-Hoc Chair (Huawei)</w:t>
      </w:r>
    </w:p>
    <w:p w14:paraId="14025630" w14:textId="77777777" w:rsidR="001A1F25" w:rsidRDefault="001A1F25" w:rsidP="002C5FDC"/>
    <w:p w14:paraId="0207ACF4" w14:textId="14982A2F" w:rsidR="008F4B8C" w:rsidRPr="0090167D" w:rsidRDefault="001B5688" w:rsidP="008F4B8C">
      <w:pPr>
        <w:rPr>
          <w:b/>
          <w:bCs/>
          <w:iCs/>
        </w:rPr>
      </w:pPr>
      <w:hyperlink r:id="rId2134" w:history="1">
        <w:r w:rsidR="000B5C49">
          <w:rPr>
            <w:rStyle w:val="Hyperlink"/>
            <w:b/>
            <w:bCs/>
            <w:iCs/>
          </w:rPr>
          <w:t>R1-2203981</w:t>
        </w:r>
      </w:hyperlink>
      <w:r w:rsidR="008F4B8C" w:rsidRPr="0090167D">
        <w:rPr>
          <w:b/>
          <w:bCs/>
          <w:iCs/>
        </w:rPr>
        <w:tab/>
        <w:t>Work plan for NR sidelink evolution</w:t>
      </w:r>
      <w:r w:rsidR="008F4B8C" w:rsidRPr="0090167D">
        <w:rPr>
          <w:b/>
          <w:bCs/>
          <w:iCs/>
        </w:rPr>
        <w:tab/>
        <w:t>OPPO</w:t>
      </w:r>
    </w:p>
    <w:p w14:paraId="7B82BADE" w14:textId="77777777" w:rsidR="008F4B8C" w:rsidRPr="003B3DC0" w:rsidRDefault="008F4B8C" w:rsidP="002C5FDC">
      <w:pPr>
        <w:pStyle w:val="Heading3"/>
      </w:pPr>
      <w:bookmarkStart w:id="314" w:name="_Toc101357064"/>
      <w:bookmarkStart w:id="315" w:name="_Toc105521402"/>
      <w:r>
        <w:t>Support of s</w:t>
      </w:r>
      <w:r w:rsidRPr="003B3DC0">
        <w:t>idelink on unlicensed spectrum</w:t>
      </w:r>
      <w:bookmarkEnd w:id="314"/>
      <w:bookmarkEnd w:id="315"/>
    </w:p>
    <w:p w14:paraId="6147D9A0" w14:textId="2D03C380" w:rsidR="008F4B8C" w:rsidRDefault="008F4B8C" w:rsidP="008F4B8C">
      <w:pPr>
        <w:rPr>
          <w:i/>
          <w:lang w:eastAsia="x-none"/>
        </w:rPr>
      </w:pPr>
      <w:r w:rsidRPr="003B3DC0">
        <w:rPr>
          <w:i/>
          <w:lang w:eastAsia="x-none"/>
        </w:rPr>
        <w:t>RAN1 study</w:t>
      </w:r>
      <w:r>
        <w:rPr>
          <w:i/>
          <w:lang w:eastAsia="x-none"/>
        </w:rPr>
        <w:t xml:space="preserve"> phase</w:t>
      </w:r>
      <w:r w:rsidRPr="003B3DC0">
        <w:rPr>
          <w:i/>
          <w:lang w:eastAsia="x-none"/>
        </w:rPr>
        <w:t xml:space="preserve"> focusing on FR1 unlicensed bands (n46 and n96/n102) to be completed by RAN1#111.</w:t>
      </w:r>
    </w:p>
    <w:p w14:paraId="046FD7DA" w14:textId="77777777" w:rsidR="0090167D" w:rsidRDefault="0090167D" w:rsidP="0090167D"/>
    <w:p w14:paraId="1C74AD2A" w14:textId="46DAB2ED" w:rsidR="008F4B8C" w:rsidRDefault="001B5688" w:rsidP="008F4B8C">
      <w:pPr>
        <w:rPr>
          <w:lang w:eastAsia="x-none"/>
        </w:rPr>
      </w:pPr>
      <w:hyperlink r:id="rId2135" w:history="1">
        <w:r w:rsidR="000B5C49">
          <w:rPr>
            <w:rStyle w:val="Hyperlink"/>
            <w:lang w:eastAsia="x-none"/>
          </w:rPr>
          <w:t>R1-2204093</w:t>
        </w:r>
      </w:hyperlink>
      <w:r w:rsidR="008F4B8C" w:rsidRPr="0096265B">
        <w:rPr>
          <w:lang w:eastAsia="x-none"/>
        </w:rPr>
        <w:tab/>
        <w:t>Discussion on V2X use cases, scenarios, and requirements for SL-U</w:t>
      </w:r>
      <w:r w:rsidR="008F4B8C" w:rsidRPr="0096265B">
        <w:rPr>
          <w:lang w:eastAsia="x-none"/>
        </w:rPr>
        <w:tab/>
        <w:t>TOYOTA Info Technology Center</w:t>
      </w:r>
    </w:p>
    <w:p w14:paraId="0875174D" w14:textId="17084DAB" w:rsidR="0090167D" w:rsidRDefault="001B5688" w:rsidP="0090167D">
      <w:pPr>
        <w:rPr>
          <w:lang w:eastAsia="x-none"/>
        </w:rPr>
      </w:pPr>
      <w:hyperlink r:id="rId2136" w:history="1">
        <w:r w:rsidR="000B5C49">
          <w:rPr>
            <w:rStyle w:val="Hyperlink"/>
            <w:lang w:eastAsia="x-none"/>
          </w:rPr>
          <w:t>R1-2205113</w:t>
        </w:r>
      </w:hyperlink>
      <w:r w:rsidR="0090167D">
        <w:rPr>
          <w:lang w:eastAsia="x-none"/>
        </w:rPr>
        <w:tab/>
        <w:t>Contention-Based Sidelink Burst Transmissions</w:t>
      </w:r>
      <w:r w:rsidR="0090167D">
        <w:rPr>
          <w:lang w:eastAsia="x-none"/>
        </w:rPr>
        <w:tab/>
        <w:t>Johns Hopkins University APL</w:t>
      </w:r>
    </w:p>
    <w:p w14:paraId="6A1184D3" w14:textId="5418BD31" w:rsidR="0090167D" w:rsidRPr="0096265B" w:rsidRDefault="001B5688" w:rsidP="0090167D">
      <w:pPr>
        <w:rPr>
          <w:lang w:eastAsia="x-none"/>
        </w:rPr>
      </w:pPr>
      <w:hyperlink r:id="rId2137" w:history="1">
        <w:r w:rsidR="000B5C49">
          <w:rPr>
            <w:rStyle w:val="Hyperlink"/>
            <w:lang w:eastAsia="x-none"/>
          </w:rPr>
          <w:t>R1-2205118</w:t>
        </w:r>
      </w:hyperlink>
      <w:r w:rsidR="0090167D">
        <w:rPr>
          <w:lang w:eastAsia="x-none"/>
        </w:rPr>
        <w:tab/>
        <w:t>General considerations on SL-U</w:t>
      </w:r>
      <w:r w:rsidR="0090167D">
        <w:rPr>
          <w:lang w:eastAsia="x-none"/>
        </w:rPr>
        <w:tab/>
        <w:t>Continental Automotive GmbH</w:t>
      </w:r>
    </w:p>
    <w:p w14:paraId="4323D629" w14:textId="77777777" w:rsidR="008F4B8C" w:rsidRDefault="008F4B8C" w:rsidP="0090167D">
      <w:pPr>
        <w:pStyle w:val="Heading4"/>
      </w:pPr>
      <w:bookmarkStart w:id="316" w:name="_Toc101357065"/>
      <w:bookmarkStart w:id="317" w:name="_Toc105521403"/>
      <w:r w:rsidRPr="003B3DC0">
        <w:t>Channel access mechanism</w:t>
      </w:r>
      <w:bookmarkEnd w:id="316"/>
      <w:bookmarkEnd w:id="317"/>
    </w:p>
    <w:p w14:paraId="50DBBBAF" w14:textId="0B601C53" w:rsidR="008F4B8C" w:rsidRDefault="008F4B8C" w:rsidP="008F4B8C">
      <w:pPr>
        <w:rPr>
          <w:i/>
          <w:lang w:eastAsia="x-none"/>
        </w:rPr>
      </w:pPr>
      <w:r w:rsidRPr="002403C8">
        <w:rPr>
          <w:i/>
          <w:lang w:eastAsia="x-none"/>
        </w:rPr>
        <w:t>Including evaluation methodology for unlicensed channel access (if any).</w:t>
      </w:r>
    </w:p>
    <w:p w14:paraId="012B49E6" w14:textId="07628976" w:rsidR="002C5FDC" w:rsidRDefault="002C5FDC" w:rsidP="002C5FDC"/>
    <w:p w14:paraId="38F76ACD" w14:textId="677A9BA5" w:rsidR="0090167D" w:rsidRDefault="001B5688" w:rsidP="0090167D">
      <w:pPr>
        <w:rPr>
          <w:b/>
          <w:bCs/>
          <w:lang w:eastAsia="x-none"/>
        </w:rPr>
      </w:pPr>
      <w:hyperlink r:id="rId2138" w:history="1">
        <w:r w:rsidR="000B5C49">
          <w:rPr>
            <w:rStyle w:val="Hyperlink"/>
            <w:b/>
            <w:bCs/>
            <w:lang w:eastAsia="x-none"/>
          </w:rPr>
          <w:t>R1-2205033</w:t>
        </w:r>
      </w:hyperlink>
      <w:r w:rsidR="0090167D" w:rsidRPr="0090167D">
        <w:rPr>
          <w:b/>
          <w:bCs/>
          <w:lang w:eastAsia="x-none"/>
        </w:rPr>
        <w:tab/>
        <w:t>Channel Access Mechanism for Sidelink on Unlicensed Spectrum</w:t>
      </w:r>
      <w:r w:rsidR="0090167D" w:rsidRPr="0090167D">
        <w:rPr>
          <w:b/>
          <w:bCs/>
          <w:lang w:eastAsia="x-none"/>
        </w:rPr>
        <w:tab/>
        <w:t>Qualcomm Incorporated</w:t>
      </w:r>
    </w:p>
    <w:p w14:paraId="2E2AE42E" w14:textId="56E191E6" w:rsidR="00521E5A" w:rsidRPr="00BF63B6" w:rsidRDefault="00521E5A" w:rsidP="00842CF4">
      <w:pPr>
        <w:pStyle w:val="ListParagraph"/>
        <w:numPr>
          <w:ilvl w:val="0"/>
          <w:numId w:val="112"/>
        </w:numPr>
        <w:spacing w:after="0"/>
      </w:pPr>
      <w:r w:rsidRPr="00BF63B6">
        <w:fldChar w:fldCharType="begin"/>
      </w:r>
      <w:r w:rsidRPr="00BF63B6">
        <w:instrText xml:space="preserve"> REF b1 \h </w:instrText>
      </w:r>
      <w:r w:rsidR="00BF63B6" w:rsidRPr="00BF63B6">
        <w:instrText xml:space="preserve"> \* MERGEFORMAT </w:instrText>
      </w:r>
      <w:r w:rsidR="001B5688">
        <w:fldChar w:fldCharType="separate"/>
      </w:r>
      <w:r w:rsidRPr="00BF63B6">
        <w:fldChar w:fldCharType="end"/>
      </w:r>
      <w:r w:rsidRPr="00BF63B6">
        <w:fldChar w:fldCharType="begin"/>
      </w:r>
      <w:r w:rsidRPr="00BF63B6">
        <w:instrText xml:space="preserve"> REF b2 \h </w:instrText>
      </w:r>
      <w:r w:rsidR="00BF63B6" w:rsidRPr="00BF63B6">
        <w:instrText xml:space="preserve"> \* MERGEFORMAT </w:instrText>
      </w:r>
      <w:r w:rsidRPr="00BF63B6">
        <w:fldChar w:fldCharType="separate"/>
      </w:r>
      <w:r w:rsidRPr="00BF63B6">
        <w:t xml:space="preserve">Proposal </w:t>
      </w:r>
      <w:r w:rsidRPr="00BF63B6">
        <w:rPr>
          <w:noProof/>
        </w:rPr>
        <w:t>1</w:t>
      </w:r>
      <w:r w:rsidRPr="00BF63B6">
        <w:t>: Study methods to introduce more transmission starting points in SL-U other than full-slot transmission to improve channel access probability.</w:t>
      </w:r>
    </w:p>
    <w:p w14:paraId="655ABEB4" w14:textId="6FBF3742" w:rsidR="00521E5A" w:rsidRPr="00BF63B6" w:rsidRDefault="00521E5A" w:rsidP="00842CF4">
      <w:pPr>
        <w:pStyle w:val="ListParagraph"/>
        <w:numPr>
          <w:ilvl w:val="0"/>
          <w:numId w:val="112"/>
        </w:numPr>
        <w:spacing w:after="0"/>
      </w:pPr>
      <w:r w:rsidRPr="00BF63B6">
        <w:fldChar w:fldCharType="end"/>
      </w:r>
      <w:r w:rsidRPr="00BF63B6">
        <w:fldChar w:fldCharType="begin"/>
      </w:r>
      <w:r w:rsidRPr="00BF63B6">
        <w:instrText xml:space="preserve"> REF b4 \h </w:instrText>
      </w:r>
      <w:r w:rsidR="00BF63B6" w:rsidRPr="00BF63B6">
        <w:instrText xml:space="preserve"> \* MERGEFORMAT </w:instrText>
      </w:r>
      <w:r w:rsidR="001B5688">
        <w:fldChar w:fldCharType="separate"/>
      </w:r>
      <w:r w:rsidRPr="00BF63B6">
        <w:fldChar w:fldCharType="end"/>
      </w:r>
      <w:r w:rsidRPr="00BF63B6">
        <w:fldChar w:fldCharType="begin"/>
      </w:r>
      <w:r w:rsidRPr="00BF63B6">
        <w:instrText xml:space="preserve"> REF b6 \h </w:instrText>
      </w:r>
      <w:r w:rsidR="00BF63B6" w:rsidRPr="00BF63B6">
        <w:instrText xml:space="preserve"> \* MERGEFORMAT </w:instrText>
      </w:r>
      <w:r w:rsidRPr="00BF63B6">
        <w:fldChar w:fldCharType="separate"/>
      </w:r>
      <w:r w:rsidRPr="00BF63B6">
        <w:t xml:space="preserve">Proposal </w:t>
      </w:r>
      <w:r w:rsidRPr="00BF63B6">
        <w:rPr>
          <w:noProof/>
        </w:rPr>
        <w:t>2</w:t>
      </w:r>
      <w:r w:rsidRPr="00BF63B6">
        <w:t>: Study how to introduce back-to-back transmissions over multiple consecutive slots in SL-U.</w:t>
      </w:r>
    </w:p>
    <w:p w14:paraId="5596E7A5" w14:textId="4D2E8FC3" w:rsidR="00521E5A" w:rsidRPr="00BF63B6" w:rsidRDefault="00521E5A" w:rsidP="00842CF4">
      <w:pPr>
        <w:pStyle w:val="ListParagraph"/>
        <w:numPr>
          <w:ilvl w:val="0"/>
          <w:numId w:val="112"/>
        </w:numPr>
        <w:spacing w:after="0"/>
      </w:pPr>
      <w:r w:rsidRPr="00BF63B6">
        <w:fldChar w:fldCharType="end"/>
      </w:r>
      <w:r w:rsidRPr="00BF63B6">
        <w:fldChar w:fldCharType="begin"/>
      </w:r>
      <w:r w:rsidRPr="00BF63B6">
        <w:instrText xml:space="preserve"> REF b9 \h </w:instrText>
      </w:r>
      <w:r w:rsidR="00BF63B6" w:rsidRPr="00BF63B6">
        <w:instrText xml:space="preserve"> \* MERGEFORMAT </w:instrText>
      </w:r>
      <w:r w:rsidRPr="00BF63B6">
        <w:fldChar w:fldCharType="separate"/>
      </w:r>
      <w:r w:rsidRPr="00BF63B6">
        <w:t xml:space="preserve">Proposal </w:t>
      </w:r>
      <w:r w:rsidRPr="00BF63B6">
        <w:rPr>
          <w:noProof/>
        </w:rPr>
        <w:t>3</w:t>
      </w:r>
      <w:r w:rsidRPr="00BF63B6">
        <w:t xml:space="preserve">: Study starting transmissions in one of a set of contention slots with granularity </w:t>
      </w:r>
      <m:oMath>
        <m:r>
          <m:rPr>
            <m:sty m:val="p"/>
          </m:rPr>
          <w:rPr>
            <w:rFonts w:ascii="Cambria Math" w:hAnsi="Cambria Math"/>
          </w:rPr>
          <m:t>9 μs</m:t>
        </m:r>
      </m:oMath>
      <w:r w:rsidRPr="00BF63B6">
        <w:t xml:space="preserve"> (e.g., with the use of CPEs of different lengths or AGC symbol puncturing).</w:t>
      </w:r>
    </w:p>
    <w:p w14:paraId="685A410C" w14:textId="4695A084" w:rsidR="00521E5A" w:rsidRPr="00BF63B6" w:rsidRDefault="00521E5A" w:rsidP="00842CF4">
      <w:pPr>
        <w:pStyle w:val="ListParagraph"/>
        <w:numPr>
          <w:ilvl w:val="0"/>
          <w:numId w:val="112"/>
        </w:numPr>
        <w:spacing w:after="0"/>
      </w:pPr>
      <w:r w:rsidRPr="00BF63B6">
        <w:fldChar w:fldCharType="end"/>
      </w:r>
      <w:r w:rsidRPr="00BF63B6">
        <w:fldChar w:fldCharType="begin"/>
      </w:r>
      <w:r w:rsidRPr="00BF63B6">
        <w:instrText xml:space="preserve"> REF b13 \h </w:instrText>
      </w:r>
      <w:r w:rsidR="00BF63B6" w:rsidRPr="00BF63B6">
        <w:instrText xml:space="preserve"> \* MERGEFORMAT </w:instrText>
      </w:r>
      <w:r w:rsidRPr="00BF63B6">
        <w:fldChar w:fldCharType="separate"/>
      </w:r>
      <w:r w:rsidRPr="00BF63B6">
        <w:t xml:space="preserve">Proposal </w:t>
      </w:r>
      <w:r w:rsidRPr="00BF63B6">
        <w:rPr>
          <w:noProof/>
        </w:rPr>
        <w:t>4</w:t>
      </w:r>
      <w:r w:rsidRPr="00BF63B6">
        <w:t>: Study enhancements to the exclusion step in resource selection to limit the system throughput losses due to the issue of unused reserved resources due to LBT failures.</w:t>
      </w:r>
    </w:p>
    <w:p w14:paraId="697E55EE" w14:textId="753BB2E1" w:rsidR="00521E5A" w:rsidRPr="00BF63B6" w:rsidRDefault="00521E5A" w:rsidP="00842CF4">
      <w:pPr>
        <w:pStyle w:val="ListParagraph"/>
        <w:numPr>
          <w:ilvl w:val="0"/>
          <w:numId w:val="112"/>
        </w:numPr>
        <w:spacing w:after="0"/>
      </w:pPr>
      <w:r w:rsidRPr="00BF63B6">
        <w:fldChar w:fldCharType="end"/>
      </w:r>
      <w:r w:rsidRPr="00BF63B6">
        <w:fldChar w:fldCharType="begin"/>
      </w:r>
      <w:r w:rsidRPr="00BF63B6">
        <w:instrText xml:space="preserve"> REF b14 \h </w:instrText>
      </w:r>
      <w:r w:rsidR="00BF63B6" w:rsidRPr="00BF63B6">
        <w:instrText xml:space="preserve"> \* MERGEFORMAT </w:instrText>
      </w:r>
      <w:r w:rsidRPr="00BF63B6">
        <w:fldChar w:fldCharType="separate"/>
      </w:r>
      <w:r w:rsidRPr="00BF63B6">
        <w:t xml:space="preserve">Proposal </w:t>
      </w:r>
      <w:r w:rsidRPr="00BF63B6">
        <w:rPr>
          <w:noProof/>
        </w:rPr>
        <w:t>5</w:t>
      </w:r>
      <w:r w:rsidRPr="00BF63B6">
        <w:t>: Study enhancements to resource reservation to reserve multiple consecutive slots as a way to silence other SL-U UEs and benefit in terms of LBT success probability and interference over the COT.</w:t>
      </w:r>
    </w:p>
    <w:p w14:paraId="2EB37855" w14:textId="0E4A5428" w:rsidR="00521E5A" w:rsidRPr="00BF63B6" w:rsidRDefault="00521E5A" w:rsidP="00842CF4">
      <w:pPr>
        <w:pStyle w:val="ListParagraph"/>
        <w:numPr>
          <w:ilvl w:val="0"/>
          <w:numId w:val="112"/>
        </w:numPr>
        <w:spacing w:after="0"/>
      </w:pPr>
      <w:r w:rsidRPr="00BF63B6">
        <w:fldChar w:fldCharType="end"/>
      </w:r>
      <w:r w:rsidRPr="00BF63B6">
        <w:fldChar w:fldCharType="begin"/>
      </w:r>
      <w:r w:rsidRPr="00BF63B6">
        <w:instrText xml:space="preserve"> REF b15 \h </w:instrText>
      </w:r>
      <w:r w:rsidR="00BF63B6" w:rsidRPr="00BF63B6">
        <w:instrText xml:space="preserve"> \* MERGEFORMAT </w:instrText>
      </w:r>
      <w:r w:rsidRPr="00BF63B6">
        <w:fldChar w:fldCharType="separate"/>
      </w:r>
      <w:r w:rsidRPr="00BF63B6">
        <w:t xml:space="preserve">Proposal </w:t>
      </w:r>
      <w:r w:rsidRPr="00BF63B6">
        <w:rPr>
          <w:noProof/>
        </w:rPr>
        <w:t>6</w:t>
      </w:r>
      <w:r w:rsidRPr="00BF63B6">
        <w:t>: Study enhancements to resource reservation to signal the TDRA and FDRA within a COT and</w:t>
      </w:r>
      <w:r w:rsidRPr="00BF63B6" w:rsidDel="00116EDB">
        <w:t xml:space="preserve"> </w:t>
      </w:r>
      <w:r w:rsidRPr="00BF63B6">
        <w:t>facilitate TDM and FDM COT sharing to other SL-U UEs.</w:t>
      </w:r>
    </w:p>
    <w:p w14:paraId="4700F19B" w14:textId="548B4418" w:rsidR="00521E5A" w:rsidRPr="00BF63B6" w:rsidRDefault="00521E5A" w:rsidP="00842CF4">
      <w:pPr>
        <w:pStyle w:val="ListParagraph"/>
        <w:numPr>
          <w:ilvl w:val="0"/>
          <w:numId w:val="112"/>
        </w:numPr>
        <w:spacing w:after="0"/>
      </w:pPr>
      <w:r w:rsidRPr="00BF63B6">
        <w:fldChar w:fldCharType="end"/>
      </w:r>
      <w:r w:rsidRPr="00BF63B6">
        <w:fldChar w:fldCharType="begin"/>
      </w:r>
      <w:r w:rsidRPr="00BF63B6">
        <w:instrText xml:space="preserve"> REF b20 \h </w:instrText>
      </w:r>
      <w:r w:rsidR="00BF63B6" w:rsidRPr="00BF63B6">
        <w:instrText xml:space="preserve"> \* MERGEFORMAT </w:instrText>
      </w:r>
      <w:r w:rsidRPr="00BF63B6">
        <w:fldChar w:fldCharType="separate"/>
      </w:r>
      <w:r w:rsidRPr="00BF63B6">
        <w:t xml:space="preserve">Proposal </w:t>
      </w:r>
      <w:r w:rsidRPr="00BF63B6">
        <w:rPr>
          <w:noProof/>
        </w:rPr>
        <w:t>7</w:t>
      </w:r>
      <w:r w:rsidRPr="00BF63B6">
        <w:t xml:space="preserve">: Conditions can be considered and can be studied to determine when a UE is a valid receiver of a COT initiator UE. The study can include (without being restricted to) the following definitive conditions: 1) decoded SCI, 2) is within a range from the initiator </w:t>
      </w:r>
    </w:p>
    <w:p w14:paraId="0A41AD71" w14:textId="7DC02415" w:rsidR="00521E5A" w:rsidRPr="00BF63B6" w:rsidRDefault="00521E5A" w:rsidP="00842CF4">
      <w:pPr>
        <w:pStyle w:val="ListParagraph"/>
        <w:numPr>
          <w:ilvl w:val="0"/>
          <w:numId w:val="112"/>
        </w:numPr>
        <w:spacing w:after="0"/>
      </w:pPr>
      <w:r w:rsidRPr="00BF63B6">
        <w:fldChar w:fldCharType="end"/>
      </w:r>
      <w:r w:rsidRPr="00BF63B6">
        <w:fldChar w:fldCharType="begin"/>
      </w:r>
      <w:r w:rsidRPr="00BF63B6">
        <w:instrText xml:space="preserve"> REF b21 \h </w:instrText>
      </w:r>
      <w:r w:rsidR="00BF63B6" w:rsidRPr="00BF63B6">
        <w:instrText xml:space="preserve"> \* MERGEFORMAT </w:instrText>
      </w:r>
      <w:r w:rsidRPr="00BF63B6">
        <w:fldChar w:fldCharType="separate"/>
      </w:r>
      <w:r w:rsidRPr="00BF63B6">
        <w:t xml:space="preserve">Proposal </w:t>
      </w:r>
      <w:r w:rsidRPr="00BF63B6">
        <w:rPr>
          <w:noProof/>
        </w:rPr>
        <w:t>8</w:t>
      </w:r>
      <w:r w:rsidRPr="00BF63B6">
        <w:t xml:space="preserve">: Introduce UE-to-UE COT sharing in SL-U with R16 NR-U as baseline, for at least the following behaviors: </w:t>
      </w:r>
    </w:p>
    <w:p w14:paraId="14A76B45" w14:textId="77777777" w:rsidR="00521E5A" w:rsidRPr="00BF63B6" w:rsidRDefault="00521E5A" w:rsidP="00842CF4">
      <w:pPr>
        <w:pStyle w:val="ListParagraph"/>
        <w:numPr>
          <w:ilvl w:val="1"/>
          <w:numId w:val="112"/>
        </w:numPr>
        <w:spacing w:after="0"/>
      </w:pPr>
      <w:r w:rsidRPr="00BF63B6">
        <w:t>PSFCH to COT initiator</w:t>
      </w:r>
    </w:p>
    <w:p w14:paraId="75CAF7C7" w14:textId="77777777" w:rsidR="00521E5A" w:rsidRPr="00BF63B6" w:rsidRDefault="00521E5A" w:rsidP="00842CF4">
      <w:pPr>
        <w:pStyle w:val="ListParagraph"/>
        <w:numPr>
          <w:ilvl w:val="1"/>
          <w:numId w:val="112"/>
        </w:numPr>
        <w:spacing w:after="0"/>
      </w:pPr>
      <w:r w:rsidRPr="00BF63B6">
        <w:t>PSFCH to UE other than COT initiator</w:t>
      </w:r>
    </w:p>
    <w:p w14:paraId="0690729A" w14:textId="77777777" w:rsidR="00521E5A" w:rsidRPr="00BF63B6" w:rsidRDefault="00521E5A" w:rsidP="00842CF4">
      <w:pPr>
        <w:pStyle w:val="ListParagraph"/>
        <w:numPr>
          <w:ilvl w:val="1"/>
          <w:numId w:val="112"/>
        </w:numPr>
        <w:spacing w:after="0"/>
      </w:pPr>
      <w:r w:rsidRPr="00BF63B6">
        <w:lastRenderedPageBreak/>
        <w:t>PSCCH/PSSCH to a group of UEs including the COT initiator</w:t>
      </w:r>
    </w:p>
    <w:p w14:paraId="6E89213C" w14:textId="4F3531E3" w:rsidR="00521E5A" w:rsidRPr="00BF63B6" w:rsidRDefault="00521E5A" w:rsidP="00842CF4">
      <w:pPr>
        <w:pStyle w:val="ListParagraph"/>
        <w:numPr>
          <w:ilvl w:val="0"/>
          <w:numId w:val="112"/>
        </w:numPr>
        <w:spacing w:after="0"/>
      </w:pPr>
      <w:r w:rsidRPr="00BF63B6">
        <w:fldChar w:fldCharType="end"/>
      </w:r>
      <w:r w:rsidRPr="00BF63B6">
        <w:fldChar w:fldCharType="begin"/>
      </w:r>
      <w:r w:rsidRPr="00BF63B6">
        <w:instrText xml:space="preserve"> REF b23 \h </w:instrText>
      </w:r>
      <w:r w:rsidR="00BF63B6" w:rsidRPr="00BF63B6">
        <w:instrText xml:space="preserve"> \* MERGEFORMAT </w:instrText>
      </w:r>
      <w:r w:rsidRPr="00BF63B6">
        <w:fldChar w:fldCharType="separate"/>
      </w:r>
      <w:r w:rsidRPr="00BF63B6">
        <w:t xml:space="preserve">Proposal </w:t>
      </w:r>
      <w:r w:rsidRPr="00BF63B6">
        <w:rPr>
          <w:noProof/>
        </w:rPr>
        <w:t>9</w:t>
      </w:r>
      <w:r w:rsidRPr="00BF63B6">
        <w:t>: Study how to introduce COT-SI indication in SL-U, to provide indication of the bandwidth and duration of an ongoing COT.</w:t>
      </w:r>
    </w:p>
    <w:p w14:paraId="311DA6A8" w14:textId="23634543" w:rsidR="00521E5A" w:rsidRPr="00BF63B6" w:rsidRDefault="00521E5A" w:rsidP="00842CF4">
      <w:pPr>
        <w:pStyle w:val="ListParagraph"/>
        <w:numPr>
          <w:ilvl w:val="0"/>
          <w:numId w:val="112"/>
        </w:numPr>
        <w:spacing w:after="0"/>
      </w:pPr>
      <w:r w:rsidRPr="00BF63B6">
        <w:fldChar w:fldCharType="end"/>
      </w:r>
      <w:r w:rsidRPr="00BF63B6">
        <w:fldChar w:fldCharType="begin"/>
      </w:r>
      <w:r w:rsidRPr="00BF63B6">
        <w:instrText xml:space="preserve"> REF b251 \h  \* MERGEFORMAT </w:instrText>
      </w:r>
      <w:r w:rsidRPr="00BF63B6">
        <w:fldChar w:fldCharType="separate"/>
      </w:r>
      <w:r w:rsidRPr="00BF63B6">
        <w:t xml:space="preserve">Proposal </w:t>
      </w:r>
      <w:r w:rsidRPr="00BF63B6">
        <w:rPr>
          <w:noProof/>
        </w:rPr>
        <w:t>10</w:t>
      </w:r>
      <w:r w:rsidRPr="00BF63B6">
        <w:t xml:space="preserve">: Study methods to enable for initiating UE to resume transmissions in its COT after a gap longer than 25 </w:t>
      </w:r>
      <m:oMath>
        <m:r>
          <m:rPr>
            <m:sty m:val="p"/>
          </m:rPr>
          <w:rPr>
            <w:rFonts w:ascii="Cambria Math" w:hAnsi="Cambria Math"/>
          </w:rPr>
          <m:t>μs.</m:t>
        </m:r>
      </m:oMath>
    </w:p>
    <w:p w14:paraId="598F37F2" w14:textId="46C7BFD6" w:rsidR="00521E5A" w:rsidRPr="00BF63B6" w:rsidRDefault="00521E5A" w:rsidP="00842CF4">
      <w:pPr>
        <w:pStyle w:val="ListParagraph"/>
        <w:numPr>
          <w:ilvl w:val="0"/>
          <w:numId w:val="112"/>
        </w:numPr>
        <w:spacing w:after="0"/>
      </w:pPr>
      <w:r w:rsidRPr="00BF63B6">
        <w:fldChar w:fldCharType="end"/>
      </w:r>
      <w:r w:rsidRPr="00BF63B6">
        <w:fldChar w:fldCharType="begin"/>
      </w:r>
      <w:r w:rsidRPr="00BF63B6">
        <w:instrText xml:space="preserve"> REF b26 \h </w:instrText>
      </w:r>
      <w:r w:rsidR="00BF63B6" w:rsidRPr="00BF63B6">
        <w:instrText xml:space="preserve"> \* MERGEFORMAT </w:instrText>
      </w:r>
      <w:r w:rsidRPr="00BF63B6">
        <w:fldChar w:fldCharType="separate"/>
      </w:r>
      <w:r w:rsidRPr="00BF63B6">
        <w:t xml:space="preserve">Proposal </w:t>
      </w:r>
      <w:r w:rsidRPr="00BF63B6">
        <w:rPr>
          <w:noProof/>
        </w:rPr>
        <w:t>11</w:t>
      </w:r>
      <w:r w:rsidRPr="00BF63B6">
        <w:t>: Reuse evaluation methodology from Rel-16 NR-U study as much as possible with possible adjustments.</w:t>
      </w:r>
    </w:p>
    <w:p w14:paraId="6662329A" w14:textId="78173D92" w:rsidR="00521E5A" w:rsidRPr="00BF63B6" w:rsidRDefault="00521E5A" w:rsidP="00842CF4">
      <w:pPr>
        <w:pStyle w:val="ListParagraph"/>
        <w:numPr>
          <w:ilvl w:val="0"/>
          <w:numId w:val="112"/>
        </w:numPr>
        <w:spacing w:after="0"/>
      </w:pPr>
      <w:r w:rsidRPr="00BF63B6">
        <w:fldChar w:fldCharType="end"/>
      </w:r>
      <w:r w:rsidRPr="00BF63B6">
        <w:fldChar w:fldCharType="begin"/>
      </w:r>
      <w:r w:rsidRPr="00BF63B6">
        <w:instrText xml:space="preserve"> REF b27 \h </w:instrText>
      </w:r>
      <w:r w:rsidR="00BF63B6" w:rsidRPr="00BF63B6">
        <w:instrText xml:space="preserve"> \* MERGEFORMAT </w:instrText>
      </w:r>
      <w:r w:rsidRPr="00BF63B6">
        <w:fldChar w:fldCharType="separate"/>
      </w:r>
      <w:r w:rsidRPr="00BF63B6">
        <w:t xml:space="preserve">Proposal </w:t>
      </w:r>
      <w:r w:rsidRPr="00BF63B6">
        <w:rPr>
          <w:noProof/>
        </w:rPr>
        <w:t>12</w:t>
      </w:r>
      <w:r w:rsidRPr="00BF63B6">
        <w:t>: Studies can focus on Pc5 links over the unlicensed spectrum BW.</w:t>
      </w:r>
    </w:p>
    <w:p w14:paraId="603C292B" w14:textId="7A0DDAD8" w:rsidR="00521E5A" w:rsidRPr="00BF63B6" w:rsidRDefault="00521E5A" w:rsidP="00842CF4">
      <w:pPr>
        <w:pStyle w:val="ListParagraph"/>
        <w:numPr>
          <w:ilvl w:val="0"/>
          <w:numId w:val="112"/>
        </w:numPr>
        <w:spacing w:after="0"/>
      </w:pPr>
      <w:r w:rsidRPr="00BF63B6">
        <w:fldChar w:fldCharType="end"/>
      </w:r>
      <w:r w:rsidRPr="00BF63B6">
        <w:fldChar w:fldCharType="begin"/>
      </w:r>
      <w:r w:rsidRPr="00BF63B6">
        <w:instrText xml:space="preserve"> REF b28 \h </w:instrText>
      </w:r>
      <w:r w:rsidR="00BF63B6" w:rsidRPr="00BF63B6">
        <w:instrText xml:space="preserve"> \* MERGEFORMAT </w:instrText>
      </w:r>
      <w:r w:rsidRPr="00BF63B6">
        <w:fldChar w:fldCharType="separate"/>
      </w:r>
      <w:r w:rsidRPr="00BF63B6">
        <w:t xml:space="preserve">Proposal </w:t>
      </w:r>
      <w:r w:rsidRPr="00BF63B6">
        <w:rPr>
          <w:noProof/>
        </w:rPr>
        <w:t>13</w:t>
      </w:r>
      <w:r w:rsidRPr="00BF63B6">
        <w:t xml:space="preserve">: Study layouts with two operators, where a first SL-U system is evaluated in the presence of one of an NR-U system, a </w:t>
      </w:r>
      <w:r w:rsidR="003E3644" w:rsidRPr="00BF63B6">
        <w:t>WiFi</w:t>
      </w:r>
      <w:r w:rsidRPr="00BF63B6">
        <w:t xml:space="preserve"> system, or a second SL-U system.</w:t>
      </w:r>
    </w:p>
    <w:p w14:paraId="7F042DAF" w14:textId="6B9BA5E7" w:rsidR="00521E5A" w:rsidRPr="00BF63B6" w:rsidRDefault="00521E5A" w:rsidP="00842CF4">
      <w:pPr>
        <w:pStyle w:val="ListParagraph"/>
        <w:numPr>
          <w:ilvl w:val="0"/>
          <w:numId w:val="112"/>
        </w:numPr>
        <w:spacing w:after="0"/>
      </w:pPr>
      <w:r w:rsidRPr="00BF63B6">
        <w:fldChar w:fldCharType="end"/>
      </w:r>
      <w:r w:rsidRPr="00BF63B6">
        <w:fldChar w:fldCharType="begin"/>
      </w:r>
      <w:r w:rsidRPr="00BF63B6">
        <w:instrText xml:space="preserve"> REF b29 \h </w:instrText>
      </w:r>
      <w:r w:rsidR="00BF63B6" w:rsidRPr="00BF63B6">
        <w:instrText xml:space="preserve"> \* MERGEFORMAT </w:instrText>
      </w:r>
      <w:r w:rsidRPr="00BF63B6">
        <w:fldChar w:fldCharType="separate"/>
      </w:r>
      <w:r w:rsidRPr="00BF63B6">
        <w:t xml:space="preserve">Proposal </w:t>
      </w:r>
      <w:r w:rsidRPr="00BF63B6">
        <w:rPr>
          <w:noProof/>
        </w:rPr>
        <w:t>14</w:t>
      </w:r>
      <w:r w:rsidRPr="00BF63B6">
        <w:t>: Reuse layouts for indoor and outdoor from the Rel-16 NR-U study, where NR-U and WiF</w:t>
      </w:r>
      <w:r w:rsidR="003E3644">
        <w:t>i</w:t>
      </w:r>
      <w:r w:rsidRPr="00BF63B6">
        <w:t xml:space="preserve"> operators are deployed as in [4], and the SL-U operator (or operators) are deployed uniformly at random in the area.</w:t>
      </w:r>
    </w:p>
    <w:p w14:paraId="5E599553" w14:textId="382CEE5B" w:rsidR="00521E5A" w:rsidRPr="00BF63B6" w:rsidRDefault="00521E5A" w:rsidP="00842CF4">
      <w:pPr>
        <w:pStyle w:val="ListParagraph"/>
        <w:numPr>
          <w:ilvl w:val="0"/>
          <w:numId w:val="112"/>
        </w:numPr>
        <w:spacing w:after="0"/>
      </w:pPr>
      <w:r w:rsidRPr="00BF63B6">
        <w:fldChar w:fldCharType="end"/>
      </w:r>
      <w:r w:rsidRPr="00BF63B6">
        <w:fldChar w:fldCharType="begin"/>
      </w:r>
      <w:r w:rsidRPr="00BF63B6">
        <w:instrText xml:space="preserve"> REF b30 \h </w:instrText>
      </w:r>
      <w:r w:rsidR="00BF63B6" w:rsidRPr="00BF63B6">
        <w:instrText xml:space="preserve"> \* MERGEFORMAT </w:instrText>
      </w:r>
      <w:r w:rsidRPr="00BF63B6">
        <w:fldChar w:fldCharType="separate"/>
      </w:r>
      <w:r w:rsidRPr="00BF63B6">
        <w:t xml:space="preserve">Proposal </w:t>
      </w:r>
      <w:r w:rsidRPr="00BF63B6">
        <w:rPr>
          <w:noProof/>
        </w:rPr>
        <w:t>15</w:t>
      </w:r>
      <w:r w:rsidRPr="00BF63B6">
        <w:t>: Support the following SL-U topology in system evaluation</w:t>
      </w:r>
    </w:p>
    <w:p w14:paraId="2DC269A5" w14:textId="77777777" w:rsidR="00521E5A" w:rsidRPr="00BF63B6" w:rsidRDefault="00521E5A" w:rsidP="00842CF4">
      <w:pPr>
        <w:pStyle w:val="ListParagraph"/>
        <w:numPr>
          <w:ilvl w:val="1"/>
          <w:numId w:val="112"/>
        </w:numPr>
        <w:spacing w:after="0"/>
      </w:pPr>
      <w:r w:rsidRPr="00BF63B6">
        <w:t>Pair-wise SL-U topology (baseline), where pairs for SL-U UEs are dropped uniformly in the region of interest</w:t>
      </w:r>
    </w:p>
    <w:p w14:paraId="165BA647" w14:textId="77777777" w:rsidR="00521E5A" w:rsidRPr="00BF63B6" w:rsidRDefault="00521E5A" w:rsidP="00842CF4">
      <w:pPr>
        <w:pStyle w:val="ListParagraph"/>
        <w:numPr>
          <w:ilvl w:val="1"/>
          <w:numId w:val="112"/>
        </w:numPr>
        <w:spacing w:after="0"/>
      </w:pPr>
      <w:r w:rsidRPr="00BF63B6">
        <w:t>Star topology (optional), where the central SL-U UE is associated with multiple peripheral SL-U UEs</w:t>
      </w:r>
    </w:p>
    <w:p w14:paraId="6A401F23" w14:textId="5231EC30" w:rsidR="0090167D" w:rsidRDefault="00521E5A" w:rsidP="002C5FDC">
      <w:r w:rsidRPr="00BF63B6">
        <w:fldChar w:fldCharType="end"/>
      </w:r>
      <w:r w:rsidRPr="00521E5A">
        <w:rPr>
          <w:b/>
          <w:bCs/>
        </w:rPr>
        <w:t>Decision:</w:t>
      </w:r>
      <w:r>
        <w:t xml:space="preserve"> The document is noted.</w:t>
      </w:r>
    </w:p>
    <w:p w14:paraId="545D50F4" w14:textId="77777777" w:rsidR="00521E5A" w:rsidRDefault="00521E5A" w:rsidP="002C5FDC"/>
    <w:p w14:paraId="4DDB59C9" w14:textId="22800E5E" w:rsidR="0090167D" w:rsidRDefault="001B5688" w:rsidP="0090167D">
      <w:pPr>
        <w:rPr>
          <w:b/>
          <w:bCs/>
          <w:lang w:eastAsia="x-none"/>
        </w:rPr>
      </w:pPr>
      <w:hyperlink r:id="rId2139" w:history="1">
        <w:r w:rsidR="000B5C49">
          <w:rPr>
            <w:rStyle w:val="Hyperlink"/>
            <w:b/>
            <w:bCs/>
            <w:lang w:eastAsia="x-none"/>
          </w:rPr>
          <w:t>R1-2204802</w:t>
        </w:r>
      </w:hyperlink>
      <w:r w:rsidR="0090167D" w:rsidRPr="0090167D">
        <w:rPr>
          <w:b/>
          <w:bCs/>
          <w:lang w:eastAsia="x-none"/>
        </w:rPr>
        <w:tab/>
        <w:t>On the Channel Access Mechanisms for SL Operating in Unlicensed Spectrum</w:t>
      </w:r>
      <w:r w:rsidR="0090167D" w:rsidRPr="0090167D">
        <w:rPr>
          <w:b/>
          <w:bCs/>
          <w:lang w:eastAsia="x-none"/>
        </w:rPr>
        <w:tab/>
        <w:t>Intel Corporation</w:t>
      </w:r>
    </w:p>
    <w:p w14:paraId="597985C3" w14:textId="71BA6138" w:rsidR="002667F0" w:rsidRPr="002667F0" w:rsidRDefault="002667F0" w:rsidP="00842CF4">
      <w:pPr>
        <w:pStyle w:val="ListParagraph"/>
        <w:numPr>
          <w:ilvl w:val="0"/>
          <w:numId w:val="113"/>
        </w:numPr>
        <w:spacing w:after="0"/>
        <w:ind w:left="714" w:hanging="357"/>
      </w:pPr>
      <w:r w:rsidRPr="002667F0">
        <w:rPr>
          <w:lang w:val="en-US"/>
        </w:rPr>
        <w:t xml:space="preserve">Proposal 1: </w:t>
      </w:r>
      <w:r w:rsidRPr="002667F0">
        <w:t>SL operating is unlicensed spectrum supports both dynamic and semi-static channel access mode.</w:t>
      </w:r>
    </w:p>
    <w:p w14:paraId="6DE35748" w14:textId="1630982F" w:rsidR="002667F0" w:rsidRPr="002667F0" w:rsidRDefault="002667F0" w:rsidP="00842CF4">
      <w:pPr>
        <w:pStyle w:val="ListParagraph"/>
        <w:numPr>
          <w:ilvl w:val="0"/>
          <w:numId w:val="113"/>
        </w:numPr>
        <w:spacing w:after="0"/>
        <w:ind w:left="714" w:hanging="357"/>
      </w:pPr>
      <w:r w:rsidRPr="002667F0">
        <w:rPr>
          <w:lang w:val="en-US"/>
        </w:rPr>
        <w:t xml:space="preserve">Proposal 2: </w:t>
      </w:r>
      <w:r w:rsidRPr="002667F0">
        <w:t>The channel access types defined in Rel.16 NR-U (i.e., type 1, type 2A, 2B and 2C) are supported in SL operating in unlicensed spectrum. FFS: when to use them based on the type of SL channels and signals transmitted and based on COT sharing conditions.</w:t>
      </w:r>
    </w:p>
    <w:p w14:paraId="0016C763" w14:textId="614AF9D8" w:rsidR="002667F0" w:rsidRPr="002667F0" w:rsidRDefault="002667F0" w:rsidP="00842CF4">
      <w:pPr>
        <w:pStyle w:val="ListParagraph"/>
        <w:numPr>
          <w:ilvl w:val="0"/>
          <w:numId w:val="113"/>
        </w:numPr>
        <w:spacing w:after="0"/>
        <w:ind w:left="714" w:hanging="357"/>
        <w:rPr>
          <w:lang w:eastAsia="x-none"/>
        </w:rPr>
      </w:pPr>
      <w:r w:rsidRPr="002667F0">
        <w:rPr>
          <w:lang w:eastAsia="x-none"/>
        </w:rPr>
        <w:t>Proposal 3: RAN1 should agree on the exact interpretations of the intended deployment for mode-1:</w:t>
      </w:r>
    </w:p>
    <w:p w14:paraId="04EBC72F" w14:textId="77777777" w:rsidR="002667F0" w:rsidRPr="002667F0" w:rsidRDefault="002667F0" w:rsidP="00842CF4">
      <w:pPr>
        <w:pStyle w:val="ListParagraph"/>
        <w:numPr>
          <w:ilvl w:val="1"/>
          <w:numId w:val="113"/>
        </w:numPr>
        <w:spacing w:after="0"/>
        <w:rPr>
          <w:lang w:eastAsia="x-none"/>
        </w:rPr>
      </w:pPr>
      <w:r w:rsidRPr="002667F0">
        <w:rPr>
          <w:lang w:eastAsia="x-none"/>
        </w:rPr>
        <w:t xml:space="preserve">Mode-1-a: a gNB sends scheduling DCI on the licensed carrier, and can perform sensing on SL unlicensed carrier, but it is not allowed to transmit on the SL unlicensed carrier. </w:t>
      </w:r>
    </w:p>
    <w:p w14:paraId="6444FB9D" w14:textId="77777777" w:rsidR="002667F0" w:rsidRPr="002667F0" w:rsidRDefault="002667F0" w:rsidP="00842CF4">
      <w:pPr>
        <w:pStyle w:val="ListParagraph"/>
        <w:numPr>
          <w:ilvl w:val="1"/>
          <w:numId w:val="113"/>
        </w:numPr>
        <w:spacing w:after="0"/>
        <w:rPr>
          <w:lang w:eastAsia="x-none"/>
        </w:rPr>
      </w:pPr>
      <w:r w:rsidRPr="002667F0">
        <w:rPr>
          <w:lang w:eastAsia="x-none"/>
        </w:rPr>
        <w:t xml:space="preserve">Mode-1-b: a gNB sends scheduling DCI on the licensed carrier and cannot either perform sensing or transmit on SL unlicensed carrier. </w:t>
      </w:r>
    </w:p>
    <w:p w14:paraId="4C2C1654" w14:textId="145FCB35" w:rsidR="002667F0" w:rsidRPr="002667F0" w:rsidRDefault="002667F0" w:rsidP="00842CF4">
      <w:pPr>
        <w:pStyle w:val="ListParagraph"/>
        <w:numPr>
          <w:ilvl w:val="0"/>
          <w:numId w:val="113"/>
        </w:numPr>
        <w:spacing w:after="0"/>
        <w:ind w:left="714" w:hanging="357"/>
        <w:rPr>
          <w:lang w:eastAsia="x-none"/>
        </w:rPr>
      </w:pPr>
      <w:r w:rsidRPr="002667F0">
        <w:rPr>
          <w:lang w:eastAsia="x-none"/>
        </w:rPr>
        <w:t>Proposal 4: RAN1 should study a unified procedure for both mode 1 and mode 2 to allow a UE to share its COT with other UE(s).</w:t>
      </w:r>
    </w:p>
    <w:p w14:paraId="004ED9AA" w14:textId="3A036DC5" w:rsidR="002667F0" w:rsidRPr="002667F0" w:rsidRDefault="002667F0" w:rsidP="00842CF4">
      <w:pPr>
        <w:pStyle w:val="ListParagraph"/>
        <w:numPr>
          <w:ilvl w:val="0"/>
          <w:numId w:val="113"/>
        </w:numPr>
        <w:spacing w:after="0"/>
        <w:ind w:left="714" w:hanging="357"/>
        <w:rPr>
          <w:lang w:eastAsia="x-none"/>
        </w:rPr>
      </w:pPr>
      <w:r w:rsidRPr="002667F0">
        <w:rPr>
          <w:lang w:eastAsia="x-none"/>
        </w:rPr>
        <w:t>Proposal 5: When operating an NR-U SL system in dynamic channel access mode, the contention windows size adjustment for channel access type 1 needs to be enhanced.</w:t>
      </w:r>
    </w:p>
    <w:p w14:paraId="7CA5D624" w14:textId="3096FD47" w:rsidR="002667F0" w:rsidRPr="002667F0" w:rsidRDefault="002667F0" w:rsidP="00842CF4">
      <w:pPr>
        <w:pStyle w:val="ListParagraph"/>
        <w:numPr>
          <w:ilvl w:val="0"/>
          <w:numId w:val="113"/>
        </w:numPr>
        <w:spacing w:after="0"/>
        <w:ind w:left="714" w:hanging="357"/>
      </w:pPr>
      <w:r w:rsidRPr="002667F0">
        <w:rPr>
          <w:lang w:eastAsia="x-none"/>
        </w:rPr>
        <w:t xml:space="preserve">Proposal 6: RAN1 should discuss how to relate the </w:t>
      </w:r>
      <w:r w:rsidRPr="002667F0">
        <w:t>ProSe Per Packet Priorities (PPPP) defined in SL and the Channel access priority classes (CAPC), since the latest must be supported for compliance to regulatory requirements. Furthermore, RAN1 should send an LS to RAN2 for the identified issue.</w:t>
      </w:r>
    </w:p>
    <w:p w14:paraId="22565A26" w14:textId="2B7F570C" w:rsidR="002667F0" w:rsidRPr="002667F0" w:rsidRDefault="002667F0" w:rsidP="00842CF4">
      <w:pPr>
        <w:pStyle w:val="ListParagraph"/>
        <w:numPr>
          <w:ilvl w:val="0"/>
          <w:numId w:val="113"/>
        </w:numPr>
        <w:spacing w:after="0"/>
        <w:ind w:left="714" w:hanging="357"/>
      </w:pPr>
      <w:r w:rsidRPr="002667F0">
        <w:rPr>
          <w:lang w:eastAsia="x-none"/>
        </w:rPr>
        <w:t>Proposal 7: RAN1 should discuss whether to support sub-channelization and in case should study mechanisms to mitigate mutual blocking across frequency multiplexed transmissions.</w:t>
      </w:r>
    </w:p>
    <w:p w14:paraId="629E8434" w14:textId="4F3B416C" w:rsidR="002667F0" w:rsidRPr="002667F0" w:rsidRDefault="002667F0" w:rsidP="00842CF4">
      <w:pPr>
        <w:pStyle w:val="ListParagraph"/>
        <w:numPr>
          <w:ilvl w:val="0"/>
          <w:numId w:val="113"/>
        </w:numPr>
        <w:spacing w:after="0"/>
        <w:ind w:left="714" w:hanging="357"/>
      </w:pPr>
      <w:r w:rsidRPr="002667F0">
        <w:t xml:space="preserve">Proposal 8: RAN1 should investigate mechanisms to mitigate interference across UEs transmitting in a TDMed manner, since different UEs could have overlapping pool of resources and can potentially start transmission at the same time. </w:t>
      </w:r>
    </w:p>
    <w:p w14:paraId="51876697" w14:textId="2F49B2D0" w:rsidR="002667F0" w:rsidRPr="002667F0" w:rsidRDefault="002667F0" w:rsidP="00842CF4">
      <w:pPr>
        <w:pStyle w:val="ListParagraph"/>
        <w:numPr>
          <w:ilvl w:val="0"/>
          <w:numId w:val="113"/>
        </w:numPr>
        <w:spacing w:after="0"/>
        <w:ind w:left="714" w:hanging="357"/>
      </w:pPr>
      <w:r w:rsidRPr="002667F0">
        <w:t>Proposal 9: RAN1 should investigate the impact of the ON/OFF and OFF/ON transient period to the LBT procedure performed by a UE when transmission of a PFSCH may require LBT and a SL slot may contain a PSFCH transmission.</w:t>
      </w:r>
    </w:p>
    <w:p w14:paraId="4E7EE970" w14:textId="395DA297" w:rsidR="002667F0" w:rsidRPr="002667F0" w:rsidRDefault="002667F0" w:rsidP="00842CF4">
      <w:pPr>
        <w:pStyle w:val="ListParagraph"/>
        <w:numPr>
          <w:ilvl w:val="0"/>
          <w:numId w:val="113"/>
        </w:numPr>
        <w:spacing w:after="0"/>
        <w:ind w:left="714" w:hanging="357"/>
      </w:pPr>
      <w:r w:rsidRPr="002667F0">
        <w:t>Proposal 10: RAN1 should discuss how to combine the LBT procedure with the SL sensing and resource selection procedure.</w:t>
      </w:r>
    </w:p>
    <w:p w14:paraId="08DC7237" w14:textId="58334A34" w:rsidR="002667F0" w:rsidRPr="002667F0" w:rsidRDefault="002667F0" w:rsidP="00842CF4">
      <w:pPr>
        <w:pStyle w:val="ListParagraph"/>
        <w:numPr>
          <w:ilvl w:val="0"/>
          <w:numId w:val="113"/>
        </w:numPr>
        <w:spacing w:after="0"/>
        <w:ind w:left="714" w:hanging="357"/>
      </w:pPr>
      <w:r w:rsidRPr="002667F0">
        <w:t>Proposal 11: At least both S-SSB and PSFCH could be qualifies as a short control signalling. In this sense RAN1 should further discuss and converge on how to interpret the ETSI BRAN related text:</w:t>
      </w:r>
    </w:p>
    <w:p w14:paraId="0C16552A" w14:textId="77777777" w:rsidR="002667F0" w:rsidRPr="002667F0" w:rsidRDefault="002667F0" w:rsidP="00842CF4">
      <w:pPr>
        <w:pStyle w:val="ListParagraph"/>
        <w:numPr>
          <w:ilvl w:val="1"/>
          <w:numId w:val="113"/>
        </w:numPr>
        <w:spacing w:after="0"/>
      </w:pPr>
      <w:r w:rsidRPr="002667F0">
        <w:t>Option 1: As long as these signals meet the minimum requirements to qualify as a short control signalling, they can be transmitted without LBT.</w:t>
      </w:r>
    </w:p>
    <w:p w14:paraId="4FCDF40A" w14:textId="77777777" w:rsidR="002667F0" w:rsidRPr="002667F0" w:rsidRDefault="002667F0" w:rsidP="00842CF4">
      <w:pPr>
        <w:pStyle w:val="ListParagraph"/>
        <w:numPr>
          <w:ilvl w:val="1"/>
          <w:numId w:val="113"/>
        </w:numPr>
        <w:spacing w:after="0"/>
      </w:pPr>
      <w:r w:rsidRPr="002667F0">
        <w:t>Option 2: As long as these signals meet the minimum requirements to qualify as a short control signalling, a UE may transmit them using type 2A LBT.</w:t>
      </w:r>
    </w:p>
    <w:p w14:paraId="24BABFFE" w14:textId="77777777" w:rsidR="00521E5A" w:rsidRDefault="00521E5A" w:rsidP="00521E5A">
      <w:r w:rsidRPr="00521E5A">
        <w:rPr>
          <w:b/>
          <w:bCs/>
        </w:rPr>
        <w:t>Decision:</w:t>
      </w:r>
      <w:r>
        <w:t xml:space="preserve"> The document is noted.</w:t>
      </w:r>
    </w:p>
    <w:p w14:paraId="0F947864" w14:textId="4D5AE0A2" w:rsidR="0090167D" w:rsidRDefault="0090167D" w:rsidP="002C5FDC"/>
    <w:p w14:paraId="71A46F5D" w14:textId="504A1598" w:rsidR="0090167D" w:rsidRDefault="001B5688" w:rsidP="0090167D">
      <w:pPr>
        <w:rPr>
          <w:b/>
          <w:bCs/>
          <w:lang w:eastAsia="x-none"/>
        </w:rPr>
      </w:pPr>
      <w:hyperlink r:id="rId2140" w:history="1">
        <w:r w:rsidR="000B5C49">
          <w:rPr>
            <w:rStyle w:val="Hyperlink"/>
            <w:b/>
            <w:bCs/>
            <w:lang w:eastAsia="x-none"/>
          </w:rPr>
          <w:t>R1-2203713</w:t>
        </w:r>
      </w:hyperlink>
      <w:r w:rsidR="0090167D" w:rsidRPr="0090167D">
        <w:rPr>
          <w:b/>
          <w:bCs/>
          <w:lang w:eastAsia="x-none"/>
        </w:rPr>
        <w:tab/>
        <w:t>Discussion on channel access mechanism for sidelink on unlicensed spectrum</w:t>
      </w:r>
      <w:r w:rsidR="0090167D" w:rsidRPr="0090167D">
        <w:rPr>
          <w:b/>
          <w:bCs/>
          <w:lang w:eastAsia="x-none"/>
        </w:rPr>
        <w:tab/>
        <w:t>LG Electronics</w:t>
      </w:r>
    </w:p>
    <w:p w14:paraId="4B9F0348" w14:textId="77777777" w:rsidR="00342491" w:rsidRPr="00342491" w:rsidRDefault="00342491" w:rsidP="00842CF4">
      <w:pPr>
        <w:pStyle w:val="ListParagraph"/>
        <w:numPr>
          <w:ilvl w:val="0"/>
          <w:numId w:val="114"/>
        </w:numPr>
        <w:rPr>
          <w:lang w:eastAsia="ko-KR"/>
        </w:rPr>
      </w:pPr>
      <w:r w:rsidRPr="00342491">
        <w:rPr>
          <w:lang w:eastAsia="ko-KR"/>
        </w:rPr>
        <w:t>Proposal 1: Support Type 1, Type 2A, Type 2B, and Type 2C channel access procedure for SL transmission on unlicensed spectrum</w:t>
      </w:r>
    </w:p>
    <w:p w14:paraId="2E4DCFE7" w14:textId="77777777" w:rsidR="00342491" w:rsidRPr="00342491" w:rsidRDefault="00342491" w:rsidP="00842CF4">
      <w:pPr>
        <w:pStyle w:val="ListParagraph"/>
        <w:numPr>
          <w:ilvl w:val="1"/>
          <w:numId w:val="114"/>
        </w:numPr>
        <w:rPr>
          <w:lang w:eastAsia="ko-KR"/>
        </w:rPr>
      </w:pPr>
      <w:r w:rsidRPr="00342491">
        <w:rPr>
          <w:lang w:eastAsia="ko-KR"/>
        </w:rPr>
        <w:t>For Type 1 SL channel access procedure, Type 1 DL channel access procedure is a baseline</w:t>
      </w:r>
    </w:p>
    <w:p w14:paraId="7A2D9639" w14:textId="77777777" w:rsidR="00342491" w:rsidRPr="00342491" w:rsidRDefault="00342491" w:rsidP="00842CF4">
      <w:pPr>
        <w:pStyle w:val="ListParagraph"/>
        <w:numPr>
          <w:ilvl w:val="2"/>
          <w:numId w:val="114"/>
        </w:numPr>
        <w:rPr>
          <w:lang w:eastAsia="ko-KR"/>
        </w:rPr>
      </w:pPr>
      <w:r w:rsidRPr="00342491">
        <w:rPr>
          <w:lang w:eastAsia="ko-KR"/>
        </w:rPr>
        <w:t>FFS: How to update contention window size adjustment for PSCCH/PSSCH with and without SL HARQ-ACK feedback enabled or with groupcast SL HARQ-ACK feedback Option(s)</w:t>
      </w:r>
    </w:p>
    <w:p w14:paraId="41E90995" w14:textId="77777777" w:rsidR="00342491" w:rsidRPr="00342491" w:rsidRDefault="00342491" w:rsidP="00842CF4">
      <w:pPr>
        <w:pStyle w:val="ListParagraph"/>
        <w:numPr>
          <w:ilvl w:val="2"/>
          <w:numId w:val="114"/>
        </w:numPr>
        <w:rPr>
          <w:lang w:eastAsia="ko-KR"/>
        </w:rPr>
      </w:pPr>
      <w:r w:rsidRPr="00342491">
        <w:rPr>
          <w:lang w:eastAsia="ko-KR"/>
        </w:rPr>
        <w:t xml:space="preserve">FFS: Granularity of maintaining contention window size (e.g., cast type, unicast session, SL HARQ-ACK feedback option, SL channel type) </w:t>
      </w:r>
    </w:p>
    <w:p w14:paraId="24218328" w14:textId="77777777" w:rsidR="00342491" w:rsidRPr="00342491" w:rsidRDefault="00342491" w:rsidP="00842CF4">
      <w:pPr>
        <w:pStyle w:val="ListParagraph"/>
        <w:numPr>
          <w:ilvl w:val="1"/>
          <w:numId w:val="114"/>
        </w:numPr>
        <w:rPr>
          <w:lang w:eastAsia="ko-KR"/>
        </w:rPr>
      </w:pPr>
      <w:r w:rsidRPr="00342491">
        <w:rPr>
          <w:lang w:eastAsia="ko-KR"/>
        </w:rPr>
        <w:t>For Type 2A/2B/2C SL channel access procedure, Type 2A/2B/2C DL channel access procedure are reused, respectively</w:t>
      </w:r>
    </w:p>
    <w:p w14:paraId="34B149D5" w14:textId="77777777" w:rsidR="00342491" w:rsidRPr="00342491" w:rsidRDefault="00342491" w:rsidP="00842CF4">
      <w:pPr>
        <w:pStyle w:val="ListParagraph"/>
        <w:numPr>
          <w:ilvl w:val="1"/>
          <w:numId w:val="114"/>
        </w:numPr>
        <w:rPr>
          <w:lang w:eastAsia="ko-KR"/>
        </w:rPr>
      </w:pPr>
      <w:r w:rsidRPr="00342491">
        <w:rPr>
          <w:lang w:eastAsia="ko-KR"/>
        </w:rPr>
        <w:t>FFS: Applicable scenario of each channel sensing type (e.g., physical channel type, within/outside COT duration)</w:t>
      </w:r>
    </w:p>
    <w:p w14:paraId="106A41FB" w14:textId="77777777" w:rsidR="00342491" w:rsidRPr="00342491" w:rsidRDefault="00342491" w:rsidP="00842CF4">
      <w:pPr>
        <w:pStyle w:val="ListParagraph"/>
        <w:numPr>
          <w:ilvl w:val="0"/>
          <w:numId w:val="114"/>
        </w:numPr>
        <w:rPr>
          <w:lang w:eastAsia="ko-KR"/>
        </w:rPr>
      </w:pPr>
      <w:r w:rsidRPr="00342491">
        <w:rPr>
          <w:lang w:eastAsia="ko-KR"/>
        </w:rPr>
        <w:t>Proposal 2: For SL transmission, energy detection threshold adaptation procedure for UL is considered as a baseline</w:t>
      </w:r>
    </w:p>
    <w:p w14:paraId="5771E63E" w14:textId="77777777" w:rsidR="00342491" w:rsidRPr="00342491" w:rsidRDefault="00342491" w:rsidP="00842CF4">
      <w:pPr>
        <w:pStyle w:val="ListParagraph"/>
        <w:numPr>
          <w:ilvl w:val="1"/>
          <w:numId w:val="114"/>
        </w:numPr>
        <w:rPr>
          <w:lang w:eastAsia="ko-KR"/>
        </w:rPr>
      </w:pPr>
      <w:r w:rsidRPr="00342491">
        <w:rPr>
          <w:lang w:eastAsia="ko-KR"/>
        </w:rPr>
        <w:lastRenderedPageBreak/>
        <w:t>FFS: Energy detection threshold for S-SSB transmission</w:t>
      </w:r>
    </w:p>
    <w:p w14:paraId="479AAADF" w14:textId="77777777" w:rsidR="00342491" w:rsidRPr="00342491" w:rsidRDefault="00342491" w:rsidP="00842CF4">
      <w:pPr>
        <w:pStyle w:val="ListParagraph"/>
        <w:numPr>
          <w:ilvl w:val="0"/>
          <w:numId w:val="114"/>
        </w:numPr>
        <w:rPr>
          <w:lang w:eastAsia="ko-KR"/>
        </w:rPr>
      </w:pPr>
      <w:r w:rsidRPr="00342491">
        <w:rPr>
          <w:lang w:eastAsia="ko-KR"/>
        </w:rPr>
        <w:t>Proposal 3: For SL Mode 1 operation on unlicensed spectrum, it is necessary to decide whether or how to introduce Mode 1 reporting for consecutive LBT failure</w:t>
      </w:r>
    </w:p>
    <w:p w14:paraId="1399F865" w14:textId="77777777" w:rsidR="00342491" w:rsidRPr="00342491" w:rsidRDefault="00342491" w:rsidP="00842CF4">
      <w:pPr>
        <w:pStyle w:val="ListParagraph"/>
        <w:numPr>
          <w:ilvl w:val="0"/>
          <w:numId w:val="114"/>
        </w:numPr>
        <w:rPr>
          <w:lang w:eastAsia="ko-KR"/>
        </w:rPr>
      </w:pPr>
      <w:r w:rsidRPr="00342491">
        <w:rPr>
          <w:lang w:eastAsia="ko-KR"/>
        </w:rPr>
        <w:t xml:space="preserve">Proposal 4: Support COT (channel occupancy time) duration shared by a UE for SL transmission. </w:t>
      </w:r>
    </w:p>
    <w:p w14:paraId="14DAE3D4" w14:textId="77777777" w:rsidR="00342491" w:rsidRPr="00342491" w:rsidRDefault="00342491" w:rsidP="00842CF4">
      <w:pPr>
        <w:pStyle w:val="ListParagraph"/>
        <w:numPr>
          <w:ilvl w:val="1"/>
          <w:numId w:val="114"/>
        </w:numPr>
        <w:rPr>
          <w:lang w:eastAsia="ko-KR"/>
        </w:rPr>
      </w:pPr>
      <w:r w:rsidRPr="00342491">
        <w:rPr>
          <w:lang w:eastAsia="ko-KR"/>
        </w:rPr>
        <w:t>FFS: Granularity of SL transmission(s) that can share the same COT duration.</w:t>
      </w:r>
    </w:p>
    <w:p w14:paraId="2C630B24" w14:textId="77777777" w:rsidR="00342491" w:rsidRPr="00342491" w:rsidRDefault="00342491" w:rsidP="00842CF4">
      <w:pPr>
        <w:pStyle w:val="ListParagraph"/>
        <w:numPr>
          <w:ilvl w:val="0"/>
          <w:numId w:val="114"/>
        </w:numPr>
        <w:rPr>
          <w:lang w:eastAsia="ko-KR"/>
        </w:rPr>
      </w:pPr>
      <w:r w:rsidRPr="00342491">
        <w:rPr>
          <w:lang w:eastAsia="ko-KR"/>
        </w:rPr>
        <w:t>Proposal 5: For COT duration shared by a UE for SL transmission, one or more of followings are supported:</w:t>
      </w:r>
    </w:p>
    <w:p w14:paraId="6EAF36B9" w14:textId="77777777" w:rsidR="00342491" w:rsidRPr="00342491" w:rsidRDefault="00342491" w:rsidP="00842CF4">
      <w:pPr>
        <w:pStyle w:val="ListParagraph"/>
        <w:numPr>
          <w:ilvl w:val="1"/>
          <w:numId w:val="114"/>
        </w:numPr>
        <w:rPr>
          <w:lang w:eastAsia="ko-KR"/>
        </w:rPr>
      </w:pPr>
      <w:r w:rsidRPr="00342491">
        <w:rPr>
          <w:lang w:eastAsia="ko-KR"/>
        </w:rPr>
        <w:t>Option 1: COT duration initiated by gNB including DL transmission</w:t>
      </w:r>
    </w:p>
    <w:p w14:paraId="52D33E75" w14:textId="77777777" w:rsidR="00342491" w:rsidRPr="00342491" w:rsidRDefault="00342491" w:rsidP="00842CF4">
      <w:pPr>
        <w:pStyle w:val="ListParagraph"/>
        <w:numPr>
          <w:ilvl w:val="2"/>
          <w:numId w:val="114"/>
        </w:numPr>
        <w:rPr>
          <w:lang w:eastAsia="ko-KR"/>
        </w:rPr>
      </w:pPr>
      <w:r w:rsidRPr="00342491">
        <w:rPr>
          <w:lang w:eastAsia="ko-KR"/>
        </w:rPr>
        <w:t>Option 1-1: Group-common DCI (e.g., DCI format 2_0) indicates the remaining COT duration</w:t>
      </w:r>
    </w:p>
    <w:p w14:paraId="0D0FF409" w14:textId="77777777" w:rsidR="00342491" w:rsidRPr="00342491" w:rsidRDefault="00342491" w:rsidP="00842CF4">
      <w:pPr>
        <w:pStyle w:val="ListParagraph"/>
        <w:numPr>
          <w:ilvl w:val="3"/>
          <w:numId w:val="114"/>
        </w:numPr>
        <w:rPr>
          <w:lang w:eastAsia="ko-KR"/>
        </w:rPr>
      </w:pPr>
      <w:r w:rsidRPr="00342491">
        <w:rPr>
          <w:lang w:eastAsia="ko-KR"/>
        </w:rPr>
        <w:t>FFS: Whether or how to differentiate link type applying the indicated COT duration</w:t>
      </w:r>
    </w:p>
    <w:p w14:paraId="3811B577" w14:textId="77777777" w:rsidR="00342491" w:rsidRPr="00342491" w:rsidRDefault="00342491" w:rsidP="00842CF4">
      <w:pPr>
        <w:pStyle w:val="ListParagraph"/>
        <w:numPr>
          <w:ilvl w:val="2"/>
          <w:numId w:val="114"/>
        </w:numPr>
        <w:rPr>
          <w:lang w:eastAsia="ko-KR"/>
        </w:rPr>
      </w:pPr>
      <w:r w:rsidRPr="00342491">
        <w:rPr>
          <w:lang w:eastAsia="ko-KR"/>
        </w:rPr>
        <w:t>Option 1-2: DCI format 3_0 indicates channel access type and CP extension type to be applied to at least first SL transmission</w:t>
      </w:r>
    </w:p>
    <w:p w14:paraId="1A6B78EA" w14:textId="77777777" w:rsidR="00342491" w:rsidRPr="00342491" w:rsidRDefault="00342491" w:rsidP="00842CF4">
      <w:pPr>
        <w:pStyle w:val="ListParagraph"/>
        <w:numPr>
          <w:ilvl w:val="2"/>
          <w:numId w:val="114"/>
        </w:numPr>
        <w:rPr>
          <w:lang w:eastAsia="ko-KR"/>
        </w:rPr>
      </w:pPr>
      <w:r w:rsidRPr="00342491">
        <w:rPr>
          <w:lang w:eastAsia="ko-KR"/>
        </w:rPr>
        <w:t>FFS: DCI formats for DL assignment or UL grant (e.g., DCI format 0_0/0_1/0_2/1_0/1_1/1_2)</w:t>
      </w:r>
    </w:p>
    <w:p w14:paraId="280A64F4" w14:textId="77777777" w:rsidR="00342491" w:rsidRPr="00342491" w:rsidRDefault="00342491" w:rsidP="00842CF4">
      <w:pPr>
        <w:pStyle w:val="ListParagraph"/>
        <w:numPr>
          <w:ilvl w:val="1"/>
          <w:numId w:val="114"/>
        </w:numPr>
        <w:rPr>
          <w:lang w:eastAsia="ko-KR"/>
        </w:rPr>
      </w:pPr>
      <w:r w:rsidRPr="00342491">
        <w:rPr>
          <w:lang w:eastAsia="ko-KR"/>
        </w:rPr>
        <w:t>Option 2: COT duration initiated by a UE including SL transmission</w:t>
      </w:r>
    </w:p>
    <w:p w14:paraId="31CFA41B" w14:textId="77777777" w:rsidR="00342491" w:rsidRPr="00342491" w:rsidRDefault="00342491" w:rsidP="00842CF4">
      <w:pPr>
        <w:pStyle w:val="ListParagraph"/>
        <w:numPr>
          <w:ilvl w:val="2"/>
          <w:numId w:val="114"/>
        </w:numPr>
        <w:rPr>
          <w:lang w:eastAsia="ko-KR"/>
        </w:rPr>
      </w:pPr>
      <w:r w:rsidRPr="00342491">
        <w:rPr>
          <w:lang w:eastAsia="ko-KR"/>
        </w:rPr>
        <w:t>Option 2-1: SCI can indicate channel access type to be applied to the corresponding PSFCH transmission</w:t>
      </w:r>
    </w:p>
    <w:p w14:paraId="05D773E2" w14:textId="77777777" w:rsidR="00342491" w:rsidRPr="00342491" w:rsidRDefault="00342491" w:rsidP="00842CF4">
      <w:pPr>
        <w:pStyle w:val="ListParagraph"/>
        <w:numPr>
          <w:ilvl w:val="2"/>
          <w:numId w:val="114"/>
        </w:numPr>
        <w:rPr>
          <w:lang w:eastAsia="ko-KR"/>
        </w:rPr>
      </w:pPr>
      <w:r w:rsidRPr="00342491">
        <w:rPr>
          <w:lang w:eastAsia="ko-KR"/>
        </w:rPr>
        <w:t>Option 2-2: At least for unicast, TX UE can indicate COT duration that can be used by RX UE for its PSCCH/PSSCH transmission to the TX UE</w:t>
      </w:r>
    </w:p>
    <w:p w14:paraId="358550F0" w14:textId="77777777" w:rsidR="00342491" w:rsidRPr="00342491" w:rsidRDefault="00342491" w:rsidP="00842CF4">
      <w:pPr>
        <w:pStyle w:val="ListParagraph"/>
        <w:numPr>
          <w:ilvl w:val="1"/>
          <w:numId w:val="114"/>
        </w:numPr>
        <w:rPr>
          <w:lang w:eastAsia="ko-KR"/>
        </w:rPr>
      </w:pPr>
      <w:r w:rsidRPr="00342491">
        <w:rPr>
          <w:lang w:eastAsia="ko-KR"/>
        </w:rPr>
        <w:t>Option 3: COT duration initiated by a UE including UL transmission</w:t>
      </w:r>
    </w:p>
    <w:p w14:paraId="567EC4A1" w14:textId="77777777" w:rsidR="00342491" w:rsidRPr="00342491" w:rsidRDefault="00342491" w:rsidP="00842CF4">
      <w:pPr>
        <w:pStyle w:val="ListParagraph"/>
        <w:numPr>
          <w:ilvl w:val="2"/>
          <w:numId w:val="114"/>
        </w:numPr>
        <w:rPr>
          <w:lang w:eastAsia="ko-KR"/>
        </w:rPr>
      </w:pPr>
      <w:r w:rsidRPr="00342491">
        <w:rPr>
          <w:lang w:eastAsia="ko-KR"/>
        </w:rPr>
        <w:t>FFS: Whether or how a UE indicating COT duration can use a subset of the COT duration for its SL transmission</w:t>
      </w:r>
    </w:p>
    <w:p w14:paraId="584A2C3A" w14:textId="77777777" w:rsidR="00342491" w:rsidRPr="00342491" w:rsidRDefault="00342491" w:rsidP="00842CF4">
      <w:pPr>
        <w:pStyle w:val="ListParagraph"/>
        <w:numPr>
          <w:ilvl w:val="0"/>
          <w:numId w:val="114"/>
        </w:numPr>
        <w:rPr>
          <w:lang w:eastAsia="ko-KR"/>
        </w:rPr>
      </w:pPr>
      <w:r w:rsidRPr="00342491">
        <w:rPr>
          <w:lang w:eastAsia="ko-KR"/>
        </w:rPr>
        <w:t>Proposal 6: For semi-static COT sharing, it is necessary to investigate how to set FFP (fixed frame period) and what is the granularity of configuration for FFP</w:t>
      </w:r>
    </w:p>
    <w:p w14:paraId="308FA1CF" w14:textId="77777777" w:rsidR="00342491" w:rsidRPr="00342491" w:rsidRDefault="00342491" w:rsidP="00842CF4">
      <w:pPr>
        <w:pStyle w:val="ListParagraph"/>
        <w:numPr>
          <w:ilvl w:val="0"/>
          <w:numId w:val="114"/>
        </w:numPr>
        <w:rPr>
          <w:lang w:eastAsia="ko-KR"/>
        </w:rPr>
      </w:pPr>
      <w:r w:rsidRPr="00342491">
        <w:rPr>
          <w:lang w:eastAsia="ko-KR"/>
        </w:rPr>
        <w:t>Proposal 7: For processing order of SL resource (re)selection procedure, followings are supported:</w:t>
      </w:r>
    </w:p>
    <w:p w14:paraId="113F5BE4" w14:textId="77777777" w:rsidR="00342491" w:rsidRPr="00342491" w:rsidRDefault="00342491" w:rsidP="00842CF4">
      <w:pPr>
        <w:pStyle w:val="ListParagraph"/>
        <w:numPr>
          <w:ilvl w:val="1"/>
          <w:numId w:val="114"/>
        </w:numPr>
        <w:rPr>
          <w:lang w:eastAsia="ko-KR"/>
        </w:rPr>
      </w:pPr>
      <w:r w:rsidRPr="00342491">
        <w:rPr>
          <w:lang w:eastAsia="ko-KR"/>
        </w:rPr>
        <w:t>Option A: UE performs SL resource (re)selection procedure and then performs channel access procedure for the selected resources</w:t>
      </w:r>
    </w:p>
    <w:p w14:paraId="46B4FD90" w14:textId="77777777" w:rsidR="00342491" w:rsidRPr="00342491" w:rsidRDefault="00342491" w:rsidP="00842CF4">
      <w:pPr>
        <w:pStyle w:val="ListParagraph"/>
        <w:numPr>
          <w:ilvl w:val="1"/>
          <w:numId w:val="114"/>
        </w:numPr>
        <w:rPr>
          <w:lang w:eastAsia="ko-KR"/>
        </w:rPr>
      </w:pPr>
      <w:r w:rsidRPr="00342491">
        <w:rPr>
          <w:lang w:eastAsia="ko-KR"/>
        </w:rPr>
        <w:t>Option B: UE performs channel access procedure first then performs SL resource (re)selection procedure</w:t>
      </w:r>
    </w:p>
    <w:p w14:paraId="28705EF2" w14:textId="77777777" w:rsidR="00342491" w:rsidRPr="00342491" w:rsidRDefault="00342491" w:rsidP="00842CF4">
      <w:pPr>
        <w:pStyle w:val="ListParagraph"/>
        <w:numPr>
          <w:ilvl w:val="1"/>
          <w:numId w:val="114"/>
        </w:numPr>
        <w:rPr>
          <w:lang w:eastAsia="ko-KR"/>
        </w:rPr>
      </w:pPr>
      <w:r w:rsidRPr="00342491">
        <w:rPr>
          <w:lang w:eastAsia="ko-KR"/>
        </w:rPr>
        <w:t>FFS: Applicable scenario of Option A and/or Option B</w:t>
      </w:r>
    </w:p>
    <w:p w14:paraId="79F73763" w14:textId="77777777" w:rsidR="00342491" w:rsidRPr="00342491" w:rsidRDefault="00342491" w:rsidP="00842CF4">
      <w:pPr>
        <w:pStyle w:val="ListParagraph"/>
        <w:numPr>
          <w:ilvl w:val="0"/>
          <w:numId w:val="114"/>
        </w:numPr>
        <w:rPr>
          <w:lang w:eastAsia="ko-KR"/>
        </w:rPr>
      </w:pPr>
      <w:r w:rsidRPr="00342491">
        <w:rPr>
          <w:lang w:eastAsia="ko-KR"/>
        </w:rPr>
        <w:t>Proposal 8: For SL resource (re)selection procedure, one or more of followings are considered:</w:t>
      </w:r>
    </w:p>
    <w:p w14:paraId="1C14CA20" w14:textId="77777777" w:rsidR="00342491" w:rsidRPr="00342491" w:rsidRDefault="00342491" w:rsidP="00842CF4">
      <w:pPr>
        <w:pStyle w:val="ListParagraph"/>
        <w:numPr>
          <w:ilvl w:val="1"/>
          <w:numId w:val="114"/>
        </w:numPr>
        <w:rPr>
          <w:lang w:eastAsia="ko-KR"/>
        </w:rPr>
      </w:pPr>
      <w:r w:rsidRPr="00342491">
        <w:rPr>
          <w:lang w:eastAsia="ko-KR"/>
        </w:rPr>
        <w:t xml:space="preserve">Whether or how to ensure processing time for channel access procedure between SL resources. </w:t>
      </w:r>
    </w:p>
    <w:p w14:paraId="649AFC86" w14:textId="77777777" w:rsidR="00342491" w:rsidRPr="00342491" w:rsidRDefault="00342491" w:rsidP="00842CF4">
      <w:pPr>
        <w:pStyle w:val="ListParagraph"/>
        <w:numPr>
          <w:ilvl w:val="1"/>
          <w:numId w:val="114"/>
        </w:numPr>
        <w:rPr>
          <w:lang w:eastAsia="ko-KR"/>
        </w:rPr>
      </w:pPr>
      <w:r w:rsidRPr="00342491">
        <w:rPr>
          <w:lang w:eastAsia="ko-KR"/>
        </w:rPr>
        <w:t xml:space="preserve">Whether or how to support SL burst transmission to reduce channel sensing overhead. </w:t>
      </w:r>
    </w:p>
    <w:p w14:paraId="28D684C9" w14:textId="77777777" w:rsidR="00342491" w:rsidRPr="00342491" w:rsidRDefault="00342491" w:rsidP="00842CF4">
      <w:pPr>
        <w:pStyle w:val="ListParagraph"/>
        <w:numPr>
          <w:ilvl w:val="1"/>
          <w:numId w:val="114"/>
        </w:numPr>
        <w:rPr>
          <w:lang w:eastAsia="ko-KR"/>
        </w:rPr>
      </w:pPr>
      <w:r w:rsidRPr="00342491">
        <w:rPr>
          <w:lang w:eastAsia="ko-KR"/>
        </w:rPr>
        <w:t xml:space="preserve">Whether or how UE further excludes resources associated with channel sensing interval of other UE’s reserved resources. </w:t>
      </w:r>
    </w:p>
    <w:p w14:paraId="48B0E045" w14:textId="77777777" w:rsidR="00342491" w:rsidRPr="00342491" w:rsidRDefault="00342491" w:rsidP="00842CF4">
      <w:pPr>
        <w:pStyle w:val="ListParagraph"/>
        <w:numPr>
          <w:ilvl w:val="1"/>
          <w:numId w:val="114"/>
        </w:numPr>
        <w:rPr>
          <w:lang w:eastAsia="ko-KR"/>
        </w:rPr>
      </w:pPr>
      <w:r w:rsidRPr="00342491">
        <w:rPr>
          <w:lang w:eastAsia="ko-KR"/>
        </w:rPr>
        <w:t xml:space="preserve">Whether or how to consider channel sensing results associated with other UE’s reserved resources. </w:t>
      </w:r>
    </w:p>
    <w:p w14:paraId="44989B52" w14:textId="77777777" w:rsidR="00342491" w:rsidRPr="00342491" w:rsidRDefault="00342491" w:rsidP="00842CF4">
      <w:pPr>
        <w:pStyle w:val="ListParagraph"/>
        <w:numPr>
          <w:ilvl w:val="1"/>
          <w:numId w:val="114"/>
        </w:numPr>
        <w:rPr>
          <w:lang w:eastAsia="ko-KR"/>
        </w:rPr>
      </w:pPr>
      <w:r w:rsidRPr="00342491">
        <w:rPr>
          <w:lang w:eastAsia="ko-KR"/>
        </w:rPr>
        <w:t>Whether or how to consider COT duration</w:t>
      </w:r>
    </w:p>
    <w:p w14:paraId="2D8B73FA" w14:textId="77777777" w:rsidR="00342491" w:rsidRPr="00342491" w:rsidRDefault="00342491" w:rsidP="00842CF4">
      <w:pPr>
        <w:pStyle w:val="ListParagraph"/>
        <w:numPr>
          <w:ilvl w:val="2"/>
          <w:numId w:val="114"/>
        </w:numPr>
        <w:rPr>
          <w:lang w:eastAsia="ko-KR"/>
        </w:rPr>
      </w:pPr>
      <w:r w:rsidRPr="00342491">
        <w:rPr>
          <w:lang w:eastAsia="ko-KR"/>
        </w:rPr>
        <w:t>Whether or how to consider COT duration that is available for SL transmission</w:t>
      </w:r>
    </w:p>
    <w:p w14:paraId="59ED19D5" w14:textId="77777777" w:rsidR="00342491" w:rsidRPr="00342491" w:rsidRDefault="00342491" w:rsidP="00842CF4">
      <w:pPr>
        <w:pStyle w:val="ListParagraph"/>
        <w:numPr>
          <w:ilvl w:val="2"/>
          <w:numId w:val="114"/>
        </w:numPr>
        <w:rPr>
          <w:lang w:eastAsia="ko-KR"/>
        </w:rPr>
      </w:pPr>
      <w:r w:rsidRPr="00342491">
        <w:rPr>
          <w:lang w:eastAsia="ko-KR"/>
        </w:rPr>
        <w:t>Whether or how to exclude resources within COT duration that is not available for SL transmission</w:t>
      </w:r>
    </w:p>
    <w:p w14:paraId="7804DC50" w14:textId="77777777" w:rsidR="00342491" w:rsidRPr="00342491" w:rsidRDefault="00342491" w:rsidP="00842CF4">
      <w:pPr>
        <w:pStyle w:val="ListParagraph"/>
        <w:numPr>
          <w:ilvl w:val="0"/>
          <w:numId w:val="114"/>
        </w:numPr>
        <w:rPr>
          <w:lang w:eastAsia="ko-KR"/>
        </w:rPr>
      </w:pPr>
      <w:r w:rsidRPr="00342491">
        <w:rPr>
          <w:lang w:eastAsia="ko-KR"/>
        </w:rPr>
        <w:t xml:space="preserve">Proposal 9: For evaluating coexistence between WiFi and SL communication on unlicensed spectrum, </w:t>
      </w:r>
    </w:p>
    <w:p w14:paraId="6D84E464" w14:textId="77777777" w:rsidR="00342491" w:rsidRPr="00342491" w:rsidRDefault="00342491" w:rsidP="00842CF4">
      <w:pPr>
        <w:pStyle w:val="ListParagraph"/>
        <w:numPr>
          <w:ilvl w:val="1"/>
          <w:numId w:val="114"/>
        </w:numPr>
        <w:rPr>
          <w:lang w:eastAsia="ko-KR"/>
        </w:rPr>
      </w:pPr>
      <w:r w:rsidRPr="00342491">
        <w:rPr>
          <w:lang w:eastAsia="ko-KR"/>
        </w:rPr>
        <w:t>For reference system, followings are considered:</w:t>
      </w:r>
    </w:p>
    <w:p w14:paraId="1E3ACFEF" w14:textId="77777777" w:rsidR="00342491" w:rsidRPr="00342491" w:rsidRDefault="00342491" w:rsidP="00842CF4">
      <w:pPr>
        <w:pStyle w:val="ListParagraph"/>
        <w:numPr>
          <w:ilvl w:val="2"/>
          <w:numId w:val="114"/>
        </w:numPr>
        <w:rPr>
          <w:lang w:eastAsia="ko-KR"/>
        </w:rPr>
      </w:pPr>
      <w:r w:rsidRPr="00342491">
        <w:rPr>
          <w:lang w:eastAsia="ko-KR"/>
        </w:rPr>
        <w:t>Sub7GHz outdoor scenario as specified in TR 38.889</w:t>
      </w:r>
    </w:p>
    <w:p w14:paraId="5147C430" w14:textId="77777777" w:rsidR="00342491" w:rsidRPr="00342491" w:rsidRDefault="00342491" w:rsidP="00842CF4">
      <w:pPr>
        <w:pStyle w:val="ListParagraph"/>
        <w:numPr>
          <w:ilvl w:val="2"/>
          <w:numId w:val="114"/>
        </w:numPr>
        <w:rPr>
          <w:lang w:eastAsia="ko-KR"/>
        </w:rPr>
      </w:pPr>
      <w:r w:rsidRPr="00342491">
        <w:rPr>
          <w:lang w:eastAsia="ko-KR"/>
        </w:rPr>
        <w:t xml:space="preserve">Table A.1.2-1 in TR 38.889. </w:t>
      </w:r>
    </w:p>
    <w:p w14:paraId="493E4066" w14:textId="77777777" w:rsidR="00342491" w:rsidRPr="00342491" w:rsidRDefault="00342491" w:rsidP="00842CF4">
      <w:pPr>
        <w:pStyle w:val="ListParagraph"/>
        <w:numPr>
          <w:ilvl w:val="2"/>
          <w:numId w:val="114"/>
        </w:numPr>
        <w:rPr>
          <w:lang w:eastAsia="ko-KR"/>
        </w:rPr>
      </w:pPr>
      <w:r w:rsidRPr="00342491">
        <w:rPr>
          <w:lang w:eastAsia="ko-KR"/>
        </w:rPr>
        <w:t xml:space="preserve">Both operators deploy WiFi APs. </w:t>
      </w:r>
    </w:p>
    <w:p w14:paraId="74397686" w14:textId="77777777" w:rsidR="00342491" w:rsidRPr="00342491" w:rsidRDefault="00342491" w:rsidP="00842CF4">
      <w:pPr>
        <w:pStyle w:val="ListParagraph"/>
        <w:numPr>
          <w:ilvl w:val="1"/>
          <w:numId w:val="114"/>
        </w:numPr>
        <w:rPr>
          <w:lang w:eastAsia="ko-KR"/>
        </w:rPr>
      </w:pPr>
      <w:r w:rsidRPr="00342491">
        <w:rPr>
          <w:lang w:eastAsia="ko-KR"/>
        </w:rPr>
        <w:t xml:space="preserve">For NR SL on unlicensed spectrum, followings are considered: </w:t>
      </w:r>
    </w:p>
    <w:p w14:paraId="5B84DAFA" w14:textId="77777777" w:rsidR="00342491" w:rsidRPr="00342491" w:rsidRDefault="00342491" w:rsidP="00842CF4">
      <w:pPr>
        <w:pStyle w:val="ListParagraph"/>
        <w:numPr>
          <w:ilvl w:val="2"/>
          <w:numId w:val="114"/>
        </w:numPr>
        <w:rPr>
          <w:lang w:eastAsia="ko-KR"/>
        </w:rPr>
      </w:pPr>
      <w:r w:rsidRPr="00342491">
        <w:rPr>
          <w:lang w:eastAsia="ko-KR"/>
        </w:rPr>
        <w:t>Sub7GHz outdoor scenario as specified in TR 38.889 with following modification</w:t>
      </w:r>
    </w:p>
    <w:p w14:paraId="12D1A308" w14:textId="77777777" w:rsidR="00342491" w:rsidRPr="00342491" w:rsidRDefault="00342491" w:rsidP="00842CF4">
      <w:pPr>
        <w:pStyle w:val="ListParagraph"/>
        <w:numPr>
          <w:ilvl w:val="2"/>
          <w:numId w:val="114"/>
        </w:numPr>
        <w:rPr>
          <w:lang w:eastAsia="ko-KR"/>
        </w:rPr>
      </w:pPr>
      <w:r w:rsidRPr="00342491">
        <w:rPr>
          <w:lang w:eastAsia="ko-KR"/>
        </w:rPr>
        <w:t xml:space="preserve">For pathloss/fast fading/traffic model for P2P link as specified in R1-2105203 is reused. </w:t>
      </w:r>
    </w:p>
    <w:p w14:paraId="0F682733" w14:textId="77777777" w:rsidR="00342491" w:rsidRPr="00342491" w:rsidRDefault="00342491" w:rsidP="00842CF4">
      <w:pPr>
        <w:pStyle w:val="ListParagraph"/>
        <w:numPr>
          <w:ilvl w:val="2"/>
          <w:numId w:val="114"/>
        </w:numPr>
        <w:rPr>
          <w:lang w:eastAsia="ko-KR"/>
        </w:rPr>
      </w:pPr>
      <w:r w:rsidRPr="00342491">
        <w:rPr>
          <w:lang w:eastAsia="ko-KR"/>
        </w:rPr>
        <w:t>One operator deploys WiFi APs while another operation deployment is replaced with UE deployment</w:t>
      </w:r>
    </w:p>
    <w:p w14:paraId="29B49955" w14:textId="77777777" w:rsidR="00342491" w:rsidRPr="00342491" w:rsidRDefault="00342491" w:rsidP="00842CF4">
      <w:pPr>
        <w:pStyle w:val="ListParagraph"/>
        <w:numPr>
          <w:ilvl w:val="0"/>
          <w:numId w:val="114"/>
        </w:numPr>
        <w:spacing w:after="0"/>
        <w:ind w:left="714" w:hanging="357"/>
        <w:rPr>
          <w:lang w:eastAsia="ko-KR"/>
        </w:rPr>
      </w:pPr>
      <w:r w:rsidRPr="00342491">
        <w:rPr>
          <w:lang w:eastAsia="ko-KR"/>
        </w:rPr>
        <w:t xml:space="preserve">Proposal 10: For evaluation purpose of SL on unlicensed spectrum, SL communication for commercial use cases are prioritized. </w:t>
      </w:r>
    </w:p>
    <w:p w14:paraId="2B6442EC" w14:textId="77777777" w:rsidR="00521E5A" w:rsidRDefault="00521E5A" w:rsidP="00521E5A">
      <w:r w:rsidRPr="00521E5A">
        <w:rPr>
          <w:b/>
          <w:bCs/>
        </w:rPr>
        <w:t>Decision:</w:t>
      </w:r>
      <w:r>
        <w:t xml:space="preserve"> The document is noted.</w:t>
      </w:r>
    </w:p>
    <w:p w14:paraId="32689838" w14:textId="77777777" w:rsidR="0090167D" w:rsidRDefault="0090167D" w:rsidP="002C5FDC"/>
    <w:p w14:paraId="18BC0BC8" w14:textId="10CFBC63" w:rsidR="008F4B8C" w:rsidRPr="0096265B" w:rsidRDefault="001B5688" w:rsidP="008F4B8C">
      <w:pPr>
        <w:rPr>
          <w:lang w:eastAsia="x-none"/>
        </w:rPr>
      </w:pPr>
      <w:hyperlink r:id="rId2141" w:history="1">
        <w:r w:rsidR="000B5C49">
          <w:rPr>
            <w:rStyle w:val="Hyperlink"/>
            <w:lang w:eastAsia="x-none"/>
          </w:rPr>
          <w:t>R1-2203122</w:t>
        </w:r>
      </w:hyperlink>
      <w:r w:rsidR="008F4B8C" w:rsidRPr="0096265B">
        <w:rPr>
          <w:lang w:eastAsia="x-none"/>
        </w:rPr>
        <w:tab/>
        <w:t>On Channel Access Mechanism and Evaluation Methodology for SL-U</w:t>
      </w:r>
      <w:r w:rsidR="008F4B8C" w:rsidRPr="0096265B">
        <w:rPr>
          <w:lang w:eastAsia="x-none"/>
        </w:rPr>
        <w:tab/>
        <w:t>Nokia, Nokia Shanghai Bell</w:t>
      </w:r>
    </w:p>
    <w:p w14:paraId="011CBE05" w14:textId="586EA283" w:rsidR="008F4B8C" w:rsidRPr="0096265B" w:rsidRDefault="001B5688" w:rsidP="008F4B8C">
      <w:pPr>
        <w:rPr>
          <w:lang w:eastAsia="x-none"/>
        </w:rPr>
      </w:pPr>
      <w:hyperlink r:id="rId2142" w:history="1">
        <w:r w:rsidR="000B5C49">
          <w:rPr>
            <w:rStyle w:val="Hyperlink"/>
            <w:lang w:eastAsia="x-none"/>
          </w:rPr>
          <w:t>R1-2203146</w:t>
        </w:r>
      </w:hyperlink>
      <w:r w:rsidR="008F4B8C" w:rsidRPr="0096265B">
        <w:rPr>
          <w:lang w:eastAsia="x-none"/>
        </w:rPr>
        <w:tab/>
        <w:t>Channel access mechanism and resource allocation for sidelink operation over unlicensed spectrum</w:t>
      </w:r>
      <w:r w:rsidR="008F4B8C" w:rsidRPr="0096265B">
        <w:rPr>
          <w:lang w:eastAsia="x-none"/>
        </w:rPr>
        <w:tab/>
        <w:t>Huawei, HiSilicon</w:t>
      </w:r>
    </w:p>
    <w:p w14:paraId="46B2686F" w14:textId="1583A10E" w:rsidR="008F4B8C" w:rsidRPr="0096265B" w:rsidRDefault="001B5688" w:rsidP="008F4B8C">
      <w:pPr>
        <w:rPr>
          <w:lang w:eastAsia="x-none"/>
        </w:rPr>
      </w:pPr>
      <w:hyperlink r:id="rId2143" w:history="1">
        <w:r w:rsidR="000B5C49">
          <w:rPr>
            <w:rStyle w:val="Hyperlink"/>
            <w:lang w:eastAsia="x-none"/>
          </w:rPr>
          <w:t>R1-2203331</w:t>
        </w:r>
      </w:hyperlink>
      <w:r w:rsidR="008F4B8C" w:rsidRPr="0096265B">
        <w:rPr>
          <w:lang w:eastAsia="x-none"/>
        </w:rPr>
        <w:tab/>
        <w:t>Discussion on channel access mechanism for sidelink on unlicensed spectrum</w:t>
      </w:r>
      <w:r w:rsidR="008F4B8C" w:rsidRPr="0096265B">
        <w:rPr>
          <w:lang w:eastAsia="x-none"/>
        </w:rPr>
        <w:tab/>
        <w:t>Spreadtrum Communications</w:t>
      </w:r>
    </w:p>
    <w:p w14:paraId="455D4104" w14:textId="1BDCA27C" w:rsidR="008F4B8C" w:rsidRPr="0096265B" w:rsidRDefault="001B5688" w:rsidP="008F4B8C">
      <w:pPr>
        <w:rPr>
          <w:lang w:eastAsia="x-none"/>
        </w:rPr>
      </w:pPr>
      <w:hyperlink r:id="rId2144" w:history="1">
        <w:r w:rsidR="000B5C49">
          <w:rPr>
            <w:rStyle w:val="Hyperlink"/>
            <w:lang w:eastAsia="x-none"/>
          </w:rPr>
          <w:t>R1-2203365</w:t>
        </w:r>
      </w:hyperlink>
      <w:r w:rsidR="008F4B8C" w:rsidRPr="0096265B">
        <w:rPr>
          <w:lang w:eastAsia="x-none"/>
        </w:rPr>
        <w:tab/>
        <w:t>Discussion on channel access mechanism for SL-U</w:t>
      </w:r>
      <w:r w:rsidR="008F4B8C" w:rsidRPr="0096265B">
        <w:rPr>
          <w:lang w:eastAsia="x-none"/>
        </w:rPr>
        <w:tab/>
        <w:t>ZTE, Sanechips</w:t>
      </w:r>
    </w:p>
    <w:p w14:paraId="259421D4" w14:textId="7163B6CD" w:rsidR="008F4B8C" w:rsidRPr="0096265B" w:rsidRDefault="001B5688" w:rsidP="008F4B8C">
      <w:pPr>
        <w:rPr>
          <w:lang w:eastAsia="x-none"/>
        </w:rPr>
      </w:pPr>
      <w:hyperlink r:id="rId2145" w:history="1">
        <w:r w:rsidR="000B5C49">
          <w:rPr>
            <w:rStyle w:val="Hyperlink"/>
            <w:lang w:eastAsia="x-none"/>
          </w:rPr>
          <w:t>R1-2203461</w:t>
        </w:r>
      </w:hyperlink>
      <w:r w:rsidR="008F4B8C" w:rsidRPr="0096265B">
        <w:rPr>
          <w:lang w:eastAsia="x-none"/>
        </w:rPr>
        <w:tab/>
        <w:t>Discussion on channel access mechanism for sidelink on unlicensed spectrum</w:t>
      </w:r>
      <w:r w:rsidR="008F4B8C" w:rsidRPr="0096265B">
        <w:rPr>
          <w:lang w:eastAsia="x-none"/>
        </w:rPr>
        <w:tab/>
        <w:t>CATT, GOHIGH</w:t>
      </w:r>
    </w:p>
    <w:p w14:paraId="3EE280A8" w14:textId="4E254615" w:rsidR="008F4B8C" w:rsidRPr="0096265B" w:rsidRDefault="001B5688" w:rsidP="008F4B8C">
      <w:pPr>
        <w:rPr>
          <w:lang w:eastAsia="x-none"/>
        </w:rPr>
      </w:pPr>
      <w:hyperlink r:id="rId2146" w:history="1">
        <w:r w:rsidR="000B5C49">
          <w:rPr>
            <w:rStyle w:val="Hyperlink"/>
            <w:lang w:eastAsia="x-none"/>
          </w:rPr>
          <w:t>R1-2203561</w:t>
        </w:r>
      </w:hyperlink>
      <w:r w:rsidR="008F4B8C" w:rsidRPr="0096265B">
        <w:rPr>
          <w:lang w:eastAsia="x-none"/>
        </w:rPr>
        <w:tab/>
        <w:t>Channel access mechanism for sidelink on unlicensed spectrum</w:t>
      </w:r>
      <w:r w:rsidR="008F4B8C" w:rsidRPr="0096265B">
        <w:rPr>
          <w:lang w:eastAsia="x-none"/>
        </w:rPr>
        <w:tab/>
        <w:t>vivo</w:t>
      </w:r>
    </w:p>
    <w:p w14:paraId="126E812E" w14:textId="3D8369E0" w:rsidR="008F4B8C" w:rsidRPr="0096265B" w:rsidRDefault="001B5688" w:rsidP="008F4B8C">
      <w:pPr>
        <w:rPr>
          <w:lang w:eastAsia="x-none"/>
        </w:rPr>
      </w:pPr>
      <w:hyperlink r:id="rId2147" w:history="1">
        <w:r w:rsidR="000B5C49">
          <w:rPr>
            <w:rStyle w:val="Hyperlink"/>
            <w:lang w:eastAsia="x-none"/>
          </w:rPr>
          <w:t>R1-2203645</w:t>
        </w:r>
      </w:hyperlink>
      <w:r w:rsidR="008F4B8C" w:rsidRPr="0096265B">
        <w:rPr>
          <w:lang w:eastAsia="x-none"/>
        </w:rPr>
        <w:tab/>
        <w:t>SL Channel access in unlicensed spectrum</w:t>
      </w:r>
      <w:r w:rsidR="008F4B8C" w:rsidRPr="0096265B">
        <w:rPr>
          <w:lang w:eastAsia="x-none"/>
        </w:rPr>
        <w:tab/>
        <w:t>InterDigital, Inc.</w:t>
      </w:r>
    </w:p>
    <w:p w14:paraId="345E7483" w14:textId="0AB4BC47" w:rsidR="008F4B8C" w:rsidRPr="0096265B" w:rsidRDefault="001B5688" w:rsidP="008F4B8C">
      <w:pPr>
        <w:rPr>
          <w:lang w:eastAsia="x-none"/>
        </w:rPr>
      </w:pPr>
      <w:hyperlink r:id="rId2148" w:history="1">
        <w:r w:rsidR="000B5C49">
          <w:rPr>
            <w:rStyle w:val="Hyperlink"/>
            <w:lang w:eastAsia="x-none"/>
          </w:rPr>
          <w:t>R1-2203657</w:t>
        </w:r>
      </w:hyperlink>
      <w:r w:rsidR="008F4B8C" w:rsidRPr="0096265B">
        <w:rPr>
          <w:lang w:eastAsia="x-none"/>
        </w:rPr>
        <w:tab/>
        <w:t>Discuss</w:t>
      </w:r>
      <w:r w:rsidR="0090167D">
        <w:rPr>
          <w:lang w:eastAsia="x-none"/>
        </w:rPr>
        <w:t>i</w:t>
      </w:r>
      <w:r w:rsidR="008F4B8C" w:rsidRPr="0096265B">
        <w:rPr>
          <w:lang w:eastAsia="x-none"/>
        </w:rPr>
        <w:t>on on channel access mechanism for sidelink on unlicensed spectrum</w:t>
      </w:r>
      <w:r w:rsidR="008F4B8C" w:rsidRPr="0096265B">
        <w:rPr>
          <w:lang w:eastAsia="x-none"/>
        </w:rPr>
        <w:tab/>
        <w:t>China Telecom</w:t>
      </w:r>
    </w:p>
    <w:p w14:paraId="26A8A546" w14:textId="52B40561" w:rsidR="008F4B8C" w:rsidRPr="0096265B" w:rsidRDefault="001B5688" w:rsidP="008F4B8C">
      <w:pPr>
        <w:rPr>
          <w:lang w:eastAsia="x-none"/>
        </w:rPr>
      </w:pPr>
      <w:hyperlink r:id="rId2149" w:history="1">
        <w:r w:rsidR="000B5C49">
          <w:rPr>
            <w:rStyle w:val="Hyperlink"/>
            <w:lang w:eastAsia="x-none"/>
          </w:rPr>
          <w:t>R1-2203693</w:t>
        </w:r>
      </w:hyperlink>
      <w:r w:rsidR="008F4B8C" w:rsidRPr="0096265B">
        <w:rPr>
          <w:lang w:eastAsia="x-none"/>
        </w:rPr>
        <w:tab/>
        <w:t>Channel Access of Sidelink on Unlicensed Spetrum</w:t>
      </w:r>
      <w:r w:rsidR="008F4B8C" w:rsidRPr="0096265B">
        <w:rPr>
          <w:lang w:eastAsia="x-none"/>
        </w:rPr>
        <w:tab/>
        <w:t>NEC</w:t>
      </w:r>
    </w:p>
    <w:p w14:paraId="2ED9468C" w14:textId="6ECE559E" w:rsidR="008F4B8C" w:rsidRPr="0096265B" w:rsidRDefault="001B5688" w:rsidP="008F4B8C">
      <w:pPr>
        <w:rPr>
          <w:lang w:eastAsia="x-none"/>
        </w:rPr>
      </w:pPr>
      <w:hyperlink r:id="rId2150" w:history="1">
        <w:r w:rsidR="000B5C49">
          <w:rPr>
            <w:rStyle w:val="Hyperlink"/>
            <w:lang w:eastAsia="x-none"/>
          </w:rPr>
          <w:t>R1-2203703</w:t>
        </w:r>
      </w:hyperlink>
      <w:r w:rsidR="008F4B8C" w:rsidRPr="0096265B">
        <w:rPr>
          <w:lang w:eastAsia="x-none"/>
        </w:rPr>
        <w:tab/>
        <w:t>Channel access mechanism for sidelink on FR1 unlicensed spectrum</w:t>
      </w:r>
      <w:r w:rsidR="008F4B8C" w:rsidRPr="0096265B">
        <w:rPr>
          <w:lang w:eastAsia="x-none"/>
        </w:rPr>
        <w:tab/>
        <w:t>Lenovo</w:t>
      </w:r>
    </w:p>
    <w:p w14:paraId="64F0B890" w14:textId="4FC79FC7" w:rsidR="008F4B8C" w:rsidRPr="0096265B" w:rsidRDefault="001B5688" w:rsidP="008F4B8C">
      <w:pPr>
        <w:rPr>
          <w:lang w:eastAsia="x-none"/>
        </w:rPr>
      </w:pPr>
      <w:hyperlink r:id="rId2151" w:history="1">
        <w:r w:rsidR="000B5C49">
          <w:rPr>
            <w:rStyle w:val="Hyperlink"/>
            <w:lang w:eastAsia="x-none"/>
          </w:rPr>
          <w:t>R1-2203734</w:t>
        </w:r>
      </w:hyperlink>
      <w:r w:rsidR="008F4B8C" w:rsidRPr="0096265B">
        <w:rPr>
          <w:lang w:eastAsia="x-none"/>
        </w:rPr>
        <w:tab/>
        <w:t>Discussion on channel access mechanism for SL-unlicensed</w:t>
      </w:r>
      <w:r w:rsidR="008F4B8C" w:rsidRPr="0096265B">
        <w:rPr>
          <w:lang w:eastAsia="x-none"/>
        </w:rPr>
        <w:tab/>
        <w:t>Sony</w:t>
      </w:r>
    </w:p>
    <w:p w14:paraId="01E5584A" w14:textId="04AC2E72" w:rsidR="008F4B8C" w:rsidRPr="0096265B" w:rsidRDefault="001B5688" w:rsidP="008F4B8C">
      <w:pPr>
        <w:rPr>
          <w:lang w:eastAsia="x-none"/>
        </w:rPr>
      </w:pPr>
      <w:hyperlink r:id="rId2152" w:history="1">
        <w:r w:rsidR="000B5C49">
          <w:rPr>
            <w:rStyle w:val="Hyperlink"/>
            <w:lang w:eastAsia="x-none"/>
          </w:rPr>
          <w:t>R1-2203749</w:t>
        </w:r>
      </w:hyperlink>
      <w:r w:rsidR="008F4B8C" w:rsidRPr="0096265B">
        <w:rPr>
          <w:lang w:eastAsia="x-none"/>
        </w:rPr>
        <w:tab/>
        <w:t>Sidelink channel access on unlicensed spectrum</w:t>
      </w:r>
      <w:r w:rsidR="008F4B8C" w:rsidRPr="0096265B">
        <w:rPr>
          <w:lang w:eastAsia="x-none"/>
        </w:rPr>
        <w:tab/>
        <w:t>Panasonic Holdings Corporation</w:t>
      </w:r>
    </w:p>
    <w:p w14:paraId="5678B88B" w14:textId="1B7F5DD0" w:rsidR="008F4B8C" w:rsidRPr="0096265B" w:rsidRDefault="001B5688" w:rsidP="008F4B8C">
      <w:pPr>
        <w:rPr>
          <w:lang w:eastAsia="x-none"/>
        </w:rPr>
      </w:pPr>
      <w:hyperlink r:id="rId2153" w:history="1">
        <w:r w:rsidR="000B5C49">
          <w:rPr>
            <w:rStyle w:val="Hyperlink"/>
            <w:lang w:eastAsia="x-none"/>
          </w:rPr>
          <w:t>R1-2203818</w:t>
        </w:r>
      </w:hyperlink>
      <w:r w:rsidR="008F4B8C" w:rsidRPr="0096265B">
        <w:rPr>
          <w:lang w:eastAsia="x-none"/>
        </w:rPr>
        <w:tab/>
        <w:t>Channel access mechanism for sidelink-unlicensed</w:t>
      </w:r>
      <w:r w:rsidR="008F4B8C" w:rsidRPr="0096265B">
        <w:rPr>
          <w:lang w:eastAsia="x-none"/>
        </w:rPr>
        <w:tab/>
        <w:t>xiaomi</w:t>
      </w:r>
    </w:p>
    <w:p w14:paraId="704C8609" w14:textId="1110D59D" w:rsidR="008F4B8C" w:rsidRPr="0096265B" w:rsidRDefault="001B5688" w:rsidP="008F4B8C">
      <w:pPr>
        <w:rPr>
          <w:lang w:eastAsia="x-none"/>
        </w:rPr>
      </w:pPr>
      <w:hyperlink r:id="rId2154" w:history="1">
        <w:r w:rsidR="000B5C49">
          <w:rPr>
            <w:rStyle w:val="Hyperlink"/>
            <w:lang w:eastAsia="x-none"/>
          </w:rPr>
          <w:t>R1-2203906</w:t>
        </w:r>
      </w:hyperlink>
      <w:r w:rsidR="008F4B8C" w:rsidRPr="0096265B">
        <w:rPr>
          <w:lang w:eastAsia="x-none"/>
        </w:rPr>
        <w:tab/>
        <w:t>On channel access me</w:t>
      </w:r>
      <w:r w:rsidR="0090167D">
        <w:rPr>
          <w:lang w:eastAsia="x-none"/>
        </w:rPr>
        <w:t>c</w:t>
      </w:r>
      <w:r w:rsidR="008F4B8C" w:rsidRPr="0096265B">
        <w:rPr>
          <w:lang w:eastAsia="x-none"/>
        </w:rPr>
        <w:t>hanism for sidelink on FR1 unlicensed spectrum</w:t>
      </w:r>
      <w:r w:rsidR="008F4B8C" w:rsidRPr="0096265B">
        <w:rPr>
          <w:lang w:eastAsia="x-none"/>
        </w:rPr>
        <w:tab/>
        <w:t>Samsung</w:t>
      </w:r>
    </w:p>
    <w:p w14:paraId="42BEFA6F" w14:textId="5A456574" w:rsidR="008F4B8C" w:rsidRPr="0096265B" w:rsidRDefault="001B5688" w:rsidP="008F4B8C">
      <w:pPr>
        <w:rPr>
          <w:lang w:eastAsia="x-none"/>
        </w:rPr>
      </w:pPr>
      <w:hyperlink r:id="rId2155" w:history="1">
        <w:r w:rsidR="000B5C49">
          <w:rPr>
            <w:rStyle w:val="Hyperlink"/>
            <w:lang w:eastAsia="x-none"/>
          </w:rPr>
          <w:t>R1-2203982</w:t>
        </w:r>
      </w:hyperlink>
      <w:r w:rsidR="008F4B8C" w:rsidRPr="0096265B">
        <w:rPr>
          <w:lang w:eastAsia="x-none"/>
        </w:rPr>
        <w:tab/>
        <w:t>Access mechanisms of NR sidelink in unlicensed channel</w:t>
      </w:r>
      <w:r w:rsidR="008F4B8C" w:rsidRPr="0096265B">
        <w:rPr>
          <w:lang w:eastAsia="x-none"/>
        </w:rPr>
        <w:tab/>
        <w:t>OPPO</w:t>
      </w:r>
    </w:p>
    <w:p w14:paraId="339A5535" w14:textId="7341669F" w:rsidR="008F4B8C" w:rsidRPr="0096265B" w:rsidRDefault="001B5688" w:rsidP="008F4B8C">
      <w:pPr>
        <w:rPr>
          <w:lang w:eastAsia="x-none"/>
        </w:rPr>
      </w:pPr>
      <w:hyperlink r:id="rId2156" w:history="1">
        <w:r w:rsidR="000B5C49">
          <w:rPr>
            <w:rStyle w:val="Hyperlink"/>
            <w:lang w:eastAsia="x-none"/>
          </w:rPr>
          <w:t>R1-2204084</w:t>
        </w:r>
      </w:hyperlink>
      <w:r w:rsidR="008F4B8C" w:rsidRPr="0096265B">
        <w:rPr>
          <w:lang w:eastAsia="x-none"/>
        </w:rPr>
        <w:tab/>
        <w:t>SL-U General Access Considerations</w:t>
      </w:r>
      <w:r w:rsidR="008F4B8C" w:rsidRPr="0096265B">
        <w:rPr>
          <w:lang w:eastAsia="x-none"/>
        </w:rPr>
        <w:tab/>
      </w:r>
      <w:r w:rsidR="0016773B" w:rsidRPr="0016773B">
        <w:rPr>
          <w:lang w:eastAsia="x-none"/>
        </w:rPr>
        <w:t>CableLabs, Charter Communications</w:t>
      </w:r>
    </w:p>
    <w:p w14:paraId="42C3A6C6" w14:textId="5315B9FE" w:rsidR="008F4B8C" w:rsidRPr="0096265B" w:rsidRDefault="001B5688" w:rsidP="008F4B8C">
      <w:pPr>
        <w:rPr>
          <w:lang w:eastAsia="x-none"/>
        </w:rPr>
      </w:pPr>
      <w:hyperlink r:id="rId2157" w:history="1">
        <w:r w:rsidR="000B5C49">
          <w:rPr>
            <w:rStyle w:val="Hyperlink"/>
            <w:lang w:eastAsia="x-none"/>
          </w:rPr>
          <w:t>R1-2204097</w:t>
        </w:r>
      </w:hyperlink>
      <w:r w:rsidR="008F4B8C" w:rsidRPr="0096265B">
        <w:rPr>
          <w:lang w:eastAsia="x-none"/>
        </w:rPr>
        <w:tab/>
        <w:t>Discussion of channel access mechanism for sidelink transmission in unlicensed spectrum</w:t>
      </w:r>
      <w:r w:rsidR="008F4B8C" w:rsidRPr="0096265B">
        <w:rPr>
          <w:lang w:eastAsia="x-none"/>
        </w:rPr>
        <w:tab/>
        <w:t>FUTUREWEI</w:t>
      </w:r>
    </w:p>
    <w:p w14:paraId="66E1CF92" w14:textId="009F9A12" w:rsidR="008F4B8C" w:rsidRPr="0096265B" w:rsidRDefault="001B5688" w:rsidP="008F4B8C">
      <w:pPr>
        <w:rPr>
          <w:lang w:eastAsia="x-none"/>
        </w:rPr>
      </w:pPr>
      <w:hyperlink r:id="rId2158" w:history="1">
        <w:r w:rsidR="000B5C49">
          <w:rPr>
            <w:rStyle w:val="Hyperlink"/>
            <w:lang w:eastAsia="x-none"/>
          </w:rPr>
          <w:t>R1-2204194</w:t>
        </w:r>
      </w:hyperlink>
      <w:r w:rsidR="008F4B8C" w:rsidRPr="0096265B">
        <w:rPr>
          <w:lang w:eastAsia="x-none"/>
        </w:rPr>
        <w:tab/>
        <w:t>Discussion on sidelink on unlicensed spectrum</w:t>
      </w:r>
      <w:r w:rsidR="008F4B8C" w:rsidRPr="0096265B">
        <w:rPr>
          <w:lang w:eastAsia="x-none"/>
        </w:rPr>
        <w:tab/>
        <w:t>ASUSTeK</w:t>
      </w:r>
    </w:p>
    <w:p w14:paraId="7FE5057A" w14:textId="342FDADA" w:rsidR="008F4B8C" w:rsidRPr="0096265B" w:rsidRDefault="001B5688" w:rsidP="008F4B8C">
      <w:pPr>
        <w:rPr>
          <w:lang w:eastAsia="x-none"/>
        </w:rPr>
      </w:pPr>
      <w:hyperlink r:id="rId2159" w:history="1">
        <w:r w:rsidR="000B5C49">
          <w:rPr>
            <w:rStyle w:val="Hyperlink"/>
            <w:lang w:eastAsia="x-none"/>
          </w:rPr>
          <w:t>R1-2204247</w:t>
        </w:r>
      </w:hyperlink>
      <w:r w:rsidR="008F4B8C" w:rsidRPr="0096265B">
        <w:rPr>
          <w:lang w:eastAsia="x-none"/>
        </w:rPr>
        <w:tab/>
        <w:t>On channel access mechanism for sidelink on FR1 unlicensed spectrum</w:t>
      </w:r>
      <w:r w:rsidR="008F4B8C" w:rsidRPr="0096265B">
        <w:rPr>
          <w:lang w:eastAsia="x-none"/>
        </w:rPr>
        <w:tab/>
        <w:t>Apple</w:t>
      </w:r>
    </w:p>
    <w:p w14:paraId="101019AD" w14:textId="004459E4" w:rsidR="008F4B8C" w:rsidRPr="0096265B" w:rsidRDefault="001B5688" w:rsidP="008F4B8C">
      <w:pPr>
        <w:rPr>
          <w:lang w:eastAsia="x-none"/>
        </w:rPr>
      </w:pPr>
      <w:hyperlink r:id="rId2160" w:history="1">
        <w:r w:rsidR="000B5C49">
          <w:rPr>
            <w:rStyle w:val="Hyperlink"/>
            <w:lang w:eastAsia="x-none"/>
          </w:rPr>
          <w:t>R1-2204306</w:t>
        </w:r>
      </w:hyperlink>
      <w:r w:rsidR="008F4B8C" w:rsidRPr="0096265B">
        <w:rPr>
          <w:lang w:eastAsia="x-none"/>
        </w:rPr>
        <w:tab/>
        <w:t>Discussion on channel access mechanism for sidelink on unlicensed spectrum</w:t>
      </w:r>
      <w:r w:rsidR="008F4B8C" w:rsidRPr="0096265B">
        <w:rPr>
          <w:lang w:eastAsia="x-none"/>
        </w:rPr>
        <w:tab/>
        <w:t>CMCC</w:t>
      </w:r>
    </w:p>
    <w:p w14:paraId="54B5BB2B" w14:textId="2B043266" w:rsidR="008F4B8C" w:rsidRPr="0096265B" w:rsidRDefault="001B5688" w:rsidP="008F4B8C">
      <w:pPr>
        <w:rPr>
          <w:lang w:eastAsia="x-none"/>
        </w:rPr>
      </w:pPr>
      <w:hyperlink r:id="rId2161" w:history="1">
        <w:r w:rsidR="000B5C49">
          <w:rPr>
            <w:rStyle w:val="Hyperlink"/>
            <w:lang w:eastAsia="x-none"/>
          </w:rPr>
          <w:t>R1-2204382</w:t>
        </w:r>
      </w:hyperlink>
      <w:r w:rsidR="008F4B8C" w:rsidRPr="0096265B">
        <w:rPr>
          <w:lang w:eastAsia="x-none"/>
        </w:rPr>
        <w:tab/>
        <w:t>Discussions on channel access mechanism in SL-U</w:t>
      </w:r>
      <w:r w:rsidR="008F4B8C" w:rsidRPr="0096265B">
        <w:rPr>
          <w:lang w:eastAsia="x-none"/>
        </w:rPr>
        <w:tab/>
        <w:t>NTT DOCOMO, INC.</w:t>
      </w:r>
    </w:p>
    <w:p w14:paraId="5ADA38BC" w14:textId="1BFF0D3A" w:rsidR="008F4B8C" w:rsidRPr="0096265B" w:rsidRDefault="001B5688" w:rsidP="008F4B8C">
      <w:pPr>
        <w:rPr>
          <w:lang w:eastAsia="x-none"/>
        </w:rPr>
      </w:pPr>
      <w:hyperlink r:id="rId2162" w:history="1">
        <w:r w:rsidR="000B5C49">
          <w:rPr>
            <w:rStyle w:val="Hyperlink"/>
            <w:lang w:eastAsia="x-none"/>
          </w:rPr>
          <w:t>R1-2204427</w:t>
        </w:r>
      </w:hyperlink>
      <w:r w:rsidR="008F4B8C" w:rsidRPr="0096265B">
        <w:rPr>
          <w:lang w:eastAsia="x-none"/>
        </w:rPr>
        <w:tab/>
        <w:t>Discussions on Channel access mechanism for NR sidelink evolution</w:t>
      </w:r>
      <w:r w:rsidR="008F4B8C" w:rsidRPr="0096265B">
        <w:rPr>
          <w:lang w:eastAsia="x-none"/>
        </w:rPr>
        <w:tab/>
        <w:t>Sharp</w:t>
      </w:r>
    </w:p>
    <w:p w14:paraId="05835B3F" w14:textId="6463A0CA" w:rsidR="008F4B8C" w:rsidRPr="0096265B" w:rsidRDefault="001B5688" w:rsidP="008F4B8C">
      <w:pPr>
        <w:rPr>
          <w:lang w:eastAsia="x-none"/>
        </w:rPr>
      </w:pPr>
      <w:hyperlink r:id="rId2163" w:history="1">
        <w:r w:rsidR="000B5C49">
          <w:rPr>
            <w:rStyle w:val="Hyperlink"/>
            <w:lang w:eastAsia="x-none"/>
          </w:rPr>
          <w:t>R1-2204552</w:t>
        </w:r>
      </w:hyperlink>
      <w:r w:rsidR="008F4B8C" w:rsidRPr="0096265B">
        <w:rPr>
          <w:lang w:eastAsia="x-none"/>
        </w:rPr>
        <w:tab/>
        <w:t>Discussion on channel access mechanism for SL on unlicensed spectrum</w:t>
      </w:r>
      <w:r w:rsidR="008F4B8C" w:rsidRPr="0096265B">
        <w:rPr>
          <w:lang w:eastAsia="x-none"/>
        </w:rPr>
        <w:tab/>
        <w:t>WILUS Inc.</w:t>
      </w:r>
    </w:p>
    <w:p w14:paraId="1B503503" w14:textId="0F086884" w:rsidR="008F4B8C" w:rsidRPr="0096265B" w:rsidRDefault="001B5688" w:rsidP="008F4B8C">
      <w:pPr>
        <w:rPr>
          <w:lang w:eastAsia="x-none"/>
        </w:rPr>
      </w:pPr>
      <w:hyperlink r:id="rId2164" w:history="1">
        <w:r w:rsidR="000B5C49">
          <w:rPr>
            <w:rStyle w:val="Hyperlink"/>
            <w:lang w:eastAsia="x-none"/>
          </w:rPr>
          <w:t>R1-2204580</w:t>
        </w:r>
      </w:hyperlink>
      <w:r w:rsidR="008F4B8C" w:rsidRPr="0096265B">
        <w:rPr>
          <w:lang w:eastAsia="x-none"/>
        </w:rPr>
        <w:tab/>
        <w:t>Dis</w:t>
      </w:r>
      <w:r w:rsidR="0090167D">
        <w:rPr>
          <w:lang w:eastAsia="x-none"/>
        </w:rPr>
        <w:t xml:space="preserve">cussion </w:t>
      </w:r>
      <w:r w:rsidR="008F4B8C" w:rsidRPr="0096265B">
        <w:rPr>
          <w:lang w:eastAsia="x-none"/>
        </w:rPr>
        <w:t>of channel access mechanism for sidelink in unlicensed spectrum</w:t>
      </w:r>
      <w:r w:rsidR="008F4B8C" w:rsidRPr="0096265B">
        <w:rPr>
          <w:lang w:eastAsia="x-none"/>
        </w:rPr>
        <w:tab/>
        <w:t>Transsion Holdings</w:t>
      </w:r>
    </w:p>
    <w:p w14:paraId="6F0E859C" w14:textId="563F4419" w:rsidR="008F4B8C" w:rsidRPr="0096265B" w:rsidRDefault="001B5688" w:rsidP="008F4B8C">
      <w:pPr>
        <w:rPr>
          <w:lang w:eastAsia="x-none"/>
        </w:rPr>
      </w:pPr>
      <w:hyperlink r:id="rId2165" w:history="1">
        <w:r w:rsidR="000B5C49">
          <w:rPr>
            <w:rStyle w:val="Hyperlink"/>
            <w:lang w:eastAsia="x-none"/>
          </w:rPr>
          <w:t>R1-2204607</w:t>
        </w:r>
      </w:hyperlink>
      <w:r w:rsidR="008F4B8C" w:rsidRPr="0096265B">
        <w:rPr>
          <w:lang w:eastAsia="x-none"/>
        </w:rPr>
        <w:tab/>
        <w:t>NR Sidelink Unlicensed Channel Access Mechanisms</w:t>
      </w:r>
      <w:r w:rsidR="008F4B8C" w:rsidRPr="0096265B">
        <w:rPr>
          <w:lang w:eastAsia="x-none"/>
        </w:rPr>
        <w:tab/>
        <w:t>Fraunhofer HHI, Fraunhofer IIS</w:t>
      </w:r>
    </w:p>
    <w:p w14:paraId="1B28A37E" w14:textId="077A0946" w:rsidR="008F4B8C" w:rsidRPr="0096265B" w:rsidRDefault="001B5688" w:rsidP="008F4B8C">
      <w:pPr>
        <w:rPr>
          <w:lang w:eastAsia="x-none"/>
        </w:rPr>
      </w:pPr>
      <w:hyperlink r:id="rId2166" w:history="1">
        <w:r w:rsidR="000B5C49">
          <w:rPr>
            <w:rStyle w:val="Hyperlink"/>
            <w:lang w:eastAsia="x-none"/>
          </w:rPr>
          <w:t>R1-2204730</w:t>
        </w:r>
      </w:hyperlink>
      <w:r w:rsidR="008F4B8C" w:rsidRPr="0096265B">
        <w:rPr>
          <w:lang w:eastAsia="x-none"/>
        </w:rPr>
        <w:tab/>
        <w:t>Discussion on Channel access mechanism</w:t>
      </w:r>
      <w:r w:rsidR="008F4B8C" w:rsidRPr="0096265B">
        <w:rPr>
          <w:lang w:eastAsia="x-none"/>
        </w:rPr>
        <w:tab/>
        <w:t>MediaTek Inc.</w:t>
      </w:r>
    </w:p>
    <w:p w14:paraId="0114C8F5" w14:textId="4C26BA8A" w:rsidR="008F4B8C" w:rsidRPr="0096265B" w:rsidRDefault="001B5688" w:rsidP="008F4B8C">
      <w:pPr>
        <w:rPr>
          <w:lang w:eastAsia="x-none"/>
        </w:rPr>
      </w:pPr>
      <w:hyperlink r:id="rId2167" w:history="1">
        <w:r w:rsidR="000B5C49">
          <w:rPr>
            <w:rStyle w:val="Hyperlink"/>
            <w:lang w:eastAsia="x-none"/>
          </w:rPr>
          <w:t>R1-2204741</w:t>
        </w:r>
      </w:hyperlink>
      <w:r w:rsidR="008F4B8C" w:rsidRPr="0096265B">
        <w:rPr>
          <w:lang w:eastAsia="x-none"/>
        </w:rPr>
        <w:tab/>
        <w:t>Channel access mechanism for SL-U</w:t>
      </w:r>
      <w:r w:rsidR="008F4B8C" w:rsidRPr="0096265B">
        <w:rPr>
          <w:lang w:eastAsia="x-none"/>
        </w:rPr>
        <w:tab/>
        <w:t>Ericsson</w:t>
      </w:r>
    </w:p>
    <w:p w14:paraId="3999F7F0" w14:textId="781E5445" w:rsidR="008F4B8C" w:rsidRDefault="001B5688" w:rsidP="008F4B8C">
      <w:pPr>
        <w:rPr>
          <w:lang w:eastAsia="x-none"/>
        </w:rPr>
      </w:pPr>
      <w:hyperlink r:id="rId2168" w:history="1">
        <w:r w:rsidR="000B5C49">
          <w:rPr>
            <w:rStyle w:val="Hyperlink"/>
            <w:lang w:eastAsia="x-none"/>
          </w:rPr>
          <w:t>R1-2204868</w:t>
        </w:r>
      </w:hyperlink>
      <w:r w:rsidR="008F4B8C" w:rsidRPr="0096265B">
        <w:rPr>
          <w:lang w:eastAsia="x-none"/>
        </w:rPr>
        <w:tab/>
        <w:t>Discussion on channel access mechanism for sidelink on unlicensed spectrum</w:t>
      </w:r>
      <w:r w:rsidR="008F4B8C" w:rsidRPr="0096265B">
        <w:rPr>
          <w:lang w:eastAsia="x-none"/>
        </w:rPr>
        <w:tab/>
        <w:t>ROBERT BOSCH GmbH</w:t>
      </w:r>
    </w:p>
    <w:p w14:paraId="0D75A633" w14:textId="72AB65C4" w:rsidR="00521E5A" w:rsidRDefault="001B5688" w:rsidP="00521E5A">
      <w:pPr>
        <w:rPr>
          <w:lang w:eastAsia="x-none"/>
        </w:rPr>
      </w:pPr>
      <w:hyperlink r:id="rId2169" w:history="1">
        <w:r w:rsidR="000B5C49">
          <w:rPr>
            <w:rStyle w:val="Hyperlink"/>
            <w:lang w:eastAsia="x-none"/>
          </w:rPr>
          <w:t>R1-2205082</w:t>
        </w:r>
      </w:hyperlink>
      <w:r w:rsidR="00521E5A">
        <w:rPr>
          <w:lang w:eastAsia="x-none"/>
        </w:rPr>
        <w:tab/>
        <w:t>Considerations on unlicensed channel access for SL-U</w:t>
      </w:r>
      <w:r w:rsidR="00521E5A">
        <w:rPr>
          <w:lang w:eastAsia="x-none"/>
        </w:rPr>
        <w:tab/>
        <w:t>Fujitsu Limited</w:t>
      </w:r>
    </w:p>
    <w:p w14:paraId="0CEB9668" w14:textId="77777777" w:rsidR="00521E5A" w:rsidRDefault="00521E5A" w:rsidP="00521E5A">
      <w:pPr>
        <w:rPr>
          <w:lang w:eastAsia="x-none"/>
        </w:rPr>
      </w:pPr>
    </w:p>
    <w:p w14:paraId="03DCC8C9" w14:textId="77777777" w:rsidR="00521E5A" w:rsidRPr="007936FF" w:rsidRDefault="0090167D" w:rsidP="0090167D">
      <w:pPr>
        <w:rPr>
          <w:lang w:eastAsia="x-none"/>
        </w:rPr>
      </w:pPr>
      <w:r w:rsidRPr="007936FF">
        <w:rPr>
          <w:lang w:eastAsia="x-none"/>
        </w:rPr>
        <w:t xml:space="preserve">[109-e-R18-SL-01] </w:t>
      </w:r>
      <w:r w:rsidR="00521E5A" w:rsidRPr="007936FF">
        <w:rPr>
          <w:lang w:eastAsia="x-none"/>
        </w:rPr>
        <w:t>– Kevin (OPPO)</w:t>
      </w:r>
    </w:p>
    <w:p w14:paraId="54B8E421" w14:textId="6417E5EE" w:rsidR="0090167D" w:rsidRPr="007936FF" w:rsidRDefault="0090167D" w:rsidP="0090167D">
      <w:pPr>
        <w:rPr>
          <w:lang w:val="en-US" w:eastAsia="x-none"/>
        </w:rPr>
      </w:pPr>
      <w:r w:rsidRPr="007936FF">
        <w:rPr>
          <w:lang w:eastAsia="x-none"/>
        </w:rPr>
        <w:t>Email discussion on channel access mechanism by May 20</w:t>
      </w:r>
    </w:p>
    <w:p w14:paraId="5414BB1A" w14:textId="77777777" w:rsidR="0090167D" w:rsidRPr="007936FF" w:rsidRDefault="0090167D" w:rsidP="00842CF4">
      <w:pPr>
        <w:numPr>
          <w:ilvl w:val="0"/>
          <w:numId w:val="104"/>
        </w:numPr>
        <w:rPr>
          <w:lang w:eastAsia="x-none"/>
        </w:rPr>
      </w:pPr>
      <w:r w:rsidRPr="007936FF">
        <w:rPr>
          <w:lang w:eastAsia="x-none"/>
        </w:rPr>
        <w:t>Check points: May 16, May 20</w:t>
      </w:r>
    </w:p>
    <w:p w14:paraId="5D15B62E" w14:textId="1A465C65" w:rsidR="00521E5A" w:rsidRDefault="001B5688" w:rsidP="00521E5A">
      <w:pPr>
        <w:rPr>
          <w:lang w:eastAsia="x-none"/>
        </w:rPr>
      </w:pPr>
      <w:hyperlink r:id="rId2170" w:history="1">
        <w:r w:rsidR="000B5C49">
          <w:rPr>
            <w:rStyle w:val="Hyperlink"/>
            <w:lang w:eastAsia="x-none"/>
          </w:rPr>
          <w:t>R1-2205180</w:t>
        </w:r>
      </w:hyperlink>
      <w:r w:rsidR="00521E5A" w:rsidRPr="007936FF">
        <w:rPr>
          <w:lang w:eastAsia="x-none"/>
        </w:rPr>
        <w:tab/>
        <w:t>FL summary #1 for AI 9.4.1.1: SL-U channel access mechanism</w:t>
      </w:r>
      <w:r w:rsidR="00521E5A" w:rsidRPr="007936FF">
        <w:rPr>
          <w:lang w:eastAsia="x-none"/>
        </w:rPr>
        <w:tab/>
        <w:t>Moderator (OPPO)</w:t>
      </w:r>
    </w:p>
    <w:p w14:paraId="24FAF188" w14:textId="1F71D1D2" w:rsidR="00521E5A" w:rsidRDefault="001B5688" w:rsidP="00521E5A">
      <w:pPr>
        <w:rPr>
          <w:b/>
          <w:bCs/>
          <w:lang w:eastAsia="x-none"/>
        </w:rPr>
      </w:pPr>
      <w:hyperlink r:id="rId2171" w:history="1">
        <w:r w:rsidR="000B5C49">
          <w:rPr>
            <w:rStyle w:val="Hyperlink"/>
            <w:b/>
            <w:bCs/>
            <w:lang w:eastAsia="x-none"/>
          </w:rPr>
          <w:t>R1-2205181</w:t>
        </w:r>
      </w:hyperlink>
      <w:r w:rsidR="00521E5A" w:rsidRPr="007936FF">
        <w:rPr>
          <w:b/>
          <w:bCs/>
          <w:lang w:eastAsia="x-none"/>
        </w:rPr>
        <w:tab/>
        <w:t>FL summary #2 for AI 9.4.1.1: SL-U channel access mechanism</w:t>
      </w:r>
      <w:r w:rsidR="00521E5A" w:rsidRPr="007936FF">
        <w:rPr>
          <w:b/>
          <w:bCs/>
          <w:lang w:eastAsia="x-none"/>
        </w:rPr>
        <w:tab/>
        <w:t>Moderator (OPPO)</w:t>
      </w:r>
    </w:p>
    <w:p w14:paraId="3A14F4E2" w14:textId="686249A8" w:rsidR="007936FF" w:rsidRDefault="003E3644" w:rsidP="00521E5A">
      <w:pPr>
        <w:rPr>
          <w:lang w:eastAsia="x-none"/>
        </w:rPr>
      </w:pPr>
      <w:r>
        <w:rPr>
          <w:lang w:eastAsia="x-none"/>
        </w:rPr>
        <w:t>(</w:t>
      </w:r>
      <w:r w:rsidR="007936FF">
        <w:rPr>
          <w:lang w:eastAsia="x-none"/>
        </w:rPr>
        <w:t>May 16</w:t>
      </w:r>
      <w:r w:rsidR="007936FF" w:rsidRPr="007936FF">
        <w:rPr>
          <w:vertAlign w:val="superscript"/>
          <w:lang w:eastAsia="x-none"/>
        </w:rPr>
        <w:t>th</w:t>
      </w:r>
      <w:r w:rsidR="007936FF">
        <w:rPr>
          <w:lang w:eastAsia="x-none"/>
        </w:rPr>
        <w:t xml:space="preserve"> GTW session</w:t>
      </w:r>
      <w:r>
        <w:rPr>
          <w:lang w:eastAsia="x-none"/>
        </w:rPr>
        <w:t>)</w:t>
      </w:r>
    </w:p>
    <w:p w14:paraId="0586E548" w14:textId="77777777" w:rsidR="007936FF" w:rsidRPr="007936FF" w:rsidRDefault="007936FF" w:rsidP="00521E5A">
      <w:pPr>
        <w:rPr>
          <w:lang w:eastAsia="x-none"/>
        </w:rPr>
      </w:pPr>
    </w:p>
    <w:p w14:paraId="4A10BAAF" w14:textId="184F99A3" w:rsidR="00521E5A" w:rsidRPr="003E3644" w:rsidRDefault="001B5688" w:rsidP="00521E5A">
      <w:pPr>
        <w:rPr>
          <w:b/>
          <w:bCs/>
          <w:lang w:eastAsia="x-none"/>
        </w:rPr>
      </w:pPr>
      <w:hyperlink r:id="rId2172" w:history="1">
        <w:r w:rsidR="000B5C49">
          <w:rPr>
            <w:rStyle w:val="Hyperlink"/>
            <w:b/>
            <w:bCs/>
            <w:lang w:eastAsia="x-none"/>
          </w:rPr>
          <w:t>R1-2205182</w:t>
        </w:r>
      </w:hyperlink>
      <w:r w:rsidR="00521E5A" w:rsidRPr="003E3644">
        <w:rPr>
          <w:b/>
          <w:bCs/>
          <w:lang w:eastAsia="x-none"/>
        </w:rPr>
        <w:tab/>
        <w:t>FL summary #3 for AI 9.4.1.1: SL-U channel access mechanism</w:t>
      </w:r>
      <w:r w:rsidR="00521E5A" w:rsidRPr="003E3644">
        <w:rPr>
          <w:b/>
          <w:bCs/>
          <w:lang w:eastAsia="x-none"/>
        </w:rPr>
        <w:tab/>
        <w:t>Moderator (OPPO)</w:t>
      </w:r>
    </w:p>
    <w:p w14:paraId="3036C00D" w14:textId="360E1377" w:rsidR="003E3644" w:rsidRDefault="003E3644" w:rsidP="00521E5A">
      <w:pPr>
        <w:rPr>
          <w:lang w:eastAsia="x-none"/>
        </w:rPr>
      </w:pPr>
      <w:r>
        <w:rPr>
          <w:lang w:eastAsia="x-none"/>
        </w:rPr>
        <w:t>From May 19</w:t>
      </w:r>
      <w:r w:rsidRPr="003E3644">
        <w:rPr>
          <w:vertAlign w:val="superscript"/>
          <w:lang w:eastAsia="x-none"/>
        </w:rPr>
        <w:t>th</w:t>
      </w:r>
      <w:r>
        <w:rPr>
          <w:lang w:eastAsia="x-none"/>
        </w:rPr>
        <w:t xml:space="preserve"> GTW session</w:t>
      </w:r>
    </w:p>
    <w:p w14:paraId="0E3FC3A4" w14:textId="77777777" w:rsidR="003E3644" w:rsidRPr="003E3644" w:rsidRDefault="003E3644" w:rsidP="003E3644">
      <w:pPr>
        <w:autoSpaceDE w:val="0"/>
        <w:autoSpaceDN w:val="0"/>
        <w:jc w:val="both"/>
        <w:rPr>
          <w:rFonts w:cs="Times"/>
        </w:rPr>
      </w:pPr>
      <w:r w:rsidRPr="003E3644">
        <w:rPr>
          <w:rFonts w:cs="Times"/>
          <w:highlight w:val="green"/>
        </w:rPr>
        <w:t>Agreement</w:t>
      </w:r>
    </w:p>
    <w:p w14:paraId="3F4119DC" w14:textId="77777777" w:rsidR="003E3644" w:rsidRPr="003F56DF" w:rsidRDefault="003E3644" w:rsidP="003E3644">
      <w:pPr>
        <w:autoSpaceDE w:val="0"/>
        <w:autoSpaceDN w:val="0"/>
        <w:jc w:val="both"/>
        <w:rPr>
          <w:rFonts w:cs="Times"/>
        </w:rPr>
      </w:pPr>
      <w:r w:rsidRPr="003F56DF">
        <w:rPr>
          <w:rFonts w:cs="Times"/>
        </w:rPr>
        <w:t xml:space="preserve">Type 1 and Type 2 (2A/2B/2C) channel access </w:t>
      </w:r>
      <w:r w:rsidRPr="003F56DF">
        <w:rPr>
          <w:rFonts w:cs="Times"/>
          <w:color w:val="000000"/>
        </w:rPr>
        <w:t>procedures</w:t>
      </w:r>
      <w:r w:rsidRPr="003F56DF">
        <w:rPr>
          <w:rFonts w:cs="Times"/>
        </w:rPr>
        <w:t>, transmission gap and LBT sensing idle time requirements specified in TS37.213 for NR-U are taken as baseline for NR sidelink operation in a shared channel.</w:t>
      </w:r>
    </w:p>
    <w:p w14:paraId="3F89D800" w14:textId="77777777" w:rsidR="003E3644" w:rsidRPr="003F56DF" w:rsidRDefault="003E3644" w:rsidP="00CF6E6D">
      <w:pPr>
        <w:pStyle w:val="ListParagraph"/>
        <w:numPr>
          <w:ilvl w:val="0"/>
          <w:numId w:val="252"/>
        </w:numPr>
        <w:overflowPunct/>
        <w:adjustRightInd/>
        <w:spacing w:after="0"/>
        <w:contextualSpacing w:val="0"/>
        <w:jc w:val="both"/>
        <w:textAlignment w:val="auto"/>
        <w:rPr>
          <w:rFonts w:cs="Times"/>
        </w:rPr>
      </w:pPr>
      <w:r w:rsidRPr="003F56DF">
        <w:rPr>
          <w:rFonts w:cs="Times"/>
        </w:rPr>
        <w:t>FFS conditions for the actual channel access type(s) used for each SL channel and signal transmitted, and based on COT sharing conditions (if supported)</w:t>
      </w:r>
    </w:p>
    <w:p w14:paraId="263051FE" w14:textId="77777777" w:rsidR="003E3644" w:rsidRPr="003F56DF" w:rsidRDefault="003E3644" w:rsidP="00CF6E6D">
      <w:pPr>
        <w:pStyle w:val="ListParagraph"/>
        <w:numPr>
          <w:ilvl w:val="0"/>
          <w:numId w:val="252"/>
        </w:numPr>
        <w:overflowPunct/>
        <w:adjustRightInd/>
        <w:spacing w:after="0"/>
        <w:contextualSpacing w:val="0"/>
        <w:jc w:val="both"/>
        <w:textAlignment w:val="auto"/>
        <w:rPr>
          <w:rFonts w:cs="Times"/>
        </w:rPr>
      </w:pPr>
      <w:r w:rsidRPr="003F56DF">
        <w:rPr>
          <w:rFonts w:cs="Times"/>
        </w:rPr>
        <w:t xml:space="preserve">FFS whether UL CAPC or DL CAPC or both should be used as the baseline, </w:t>
      </w:r>
    </w:p>
    <w:p w14:paraId="26C63685" w14:textId="77777777" w:rsidR="003E3644" w:rsidRPr="003F56DF" w:rsidRDefault="003E3644" w:rsidP="00CF6E6D">
      <w:pPr>
        <w:pStyle w:val="ListParagraph"/>
        <w:numPr>
          <w:ilvl w:val="1"/>
          <w:numId w:val="252"/>
        </w:numPr>
        <w:overflowPunct/>
        <w:adjustRightInd/>
        <w:spacing w:after="0"/>
        <w:contextualSpacing w:val="0"/>
        <w:jc w:val="both"/>
        <w:textAlignment w:val="auto"/>
        <w:rPr>
          <w:rFonts w:cs="Times"/>
        </w:rPr>
      </w:pPr>
      <w:r w:rsidRPr="003F56DF">
        <w:rPr>
          <w:rFonts w:cs="Times"/>
        </w:rPr>
        <w:t>FFS how the channel access priority classes apply to each SL channel and signal</w:t>
      </w:r>
    </w:p>
    <w:p w14:paraId="1D265D77" w14:textId="77777777" w:rsidR="003E3644" w:rsidRPr="003F56DF" w:rsidRDefault="003E3644" w:rsidP="00CF6E6D">
      <w:pPr>
        <w:pStyle w:val="ListParagraph"/>
        <w:numPr>
          <w:ilvl w:val="1"/>
          <w:numId w:val="252"/>
        </w:numPr>
        <w:overflowPunct/>
        <w:adjustRightInd/>
        <w:spacing w:after="0"/>
        <w:contextualSpacing w:val="0"/>
        <w:jc w:val="both"/>
        <w:textAlignment w:val="auto"/>
        <w:rPr>
          <w:rFonts w:cs="Times"/>
        </w:rPr>
      </w:pPr>
      <w:r w:rsidRPr="003F56DF">
        <w:rPr>
          <w:rFonts w:cs="Times"/>
        </w:rPr>
        <w:t>FFS sidelink priority levels (PQI or L1 priority), channel and signal mapping to the 4 channel access priority classes. The discussion may involve other WGs.</w:t>
      </w:r>
    </w:p>
    <w:p w14:paraId="63DC6D34" w14:textId="77777777" w:rsidR="003E3644" w:rsidRPr="003E3644" w:rsidRDefault="003E3644" w:rsidP="003E3644"/>
    <w:p w14:paraId="1A564EF7" w14:textId="77777777" w:rsidR="003E3644" w:rsidRPr="003E3644" w:rsidRDefault="003E3644" w:rsidP="003E3644">
      <w:pPr>
        <w:autoSpaceDE w:val="0"/>
        <w:autoSpaceDN w:val="0"/>
        <w:jc w:val="both"/>
        <w:rPr>
          <w:rFonts w:cs="Times"/>
        </w:rPr>
      </w:pPr>
      <w:r w:rsidRPr="003E3644">
        <w:rPr>
          <w:rFonts w:cs="Times"/>
          <w:highlight w:val="green"/>
        </w:rPr>
        <w:t>Agreement</w:t>
      </w:r>
    </w:p>
    <w:p w14:paraId="7C2022DB" w14:textId="77777777" w:rsidR="003E3644" w:rsidRPr="003F56DF" w:rsidRDefault="003E3644" w:rsidP="00CF6E6D">
      <w:pPr>
        <w:pStyle w:val="ListParagraph"/>
        <w:numPr>
          <w:ilvl w:val="0"/>
          <w:numId w:val="252"/>
        </w:numPr>
        <w:overflowPunct/>
        <w:adjustRightInd/>
        <w:spacing w:after="0"/>
        <w:contextualSpacing w:val="0"/>
        <w:jc w:val="both"/>
        <w:textAlignment w:val="auto"/>
        <w:rPr>
          <w:rFonts w:cs="Times"/>
        </w:rPr>
      </w:pPr>
      <w:r w:rsidRPr="003F56DF">
        <w:rPr>
          <w:rFonts w:cs="Times"/>
        </w:rPr>
        <w:t>UE-to-UE COT sharing is supported in NR sidelink operation in a shared channel (SL-U).</w:t>
      </w:r>
    </w:p>
    <w:p w14:paraId="77E6368C" w14:textId="77777777" w:rsidR="003E3644" w:rsidRPr="003F56DF" w:rsidRDefault="003E3644" w:rsidP="00CF6E6D">
      <w:pPr>
        <w:pStyle w:val="ListParagraph"/>
        <w:numPr>
          <w:ilvl w:val="1"/>
          <w:numId w:val="252"/>
        </w:numPr>
        <w:overflowPunct/>
        <w:adjustRightInd/>
        <w:spacing w:after="0"/>
        <w:contextualSpacing w:val="0"/>
        <w:jc w:val="both"/>
        <w:textAlignment w:val="auto"/>
        <w:rPr>
          <w:rFonts w:cs="Times"/>
        </w:rPr>
      </w:pPr>
      <w:r w:rsidRPr="003F56DF">
        <w:rPr>
          <w:rFonts w:cs="Times"/>
        </w:rPr>
        <w:t>FFS applicable SL channels and signals (e.g., PSCCH/PSSCH, PSFCH, S-SSB) for shared COT access and any restrictions (e.g. whether the COT can be shared with a single UE or multiple UEs)</w:t>
      </w:r>
    </w:p>
    <w:p w14:paraId="55C796F6" w14:textId="77777777" w:rsidR="003E3644" w:rsidRPr="003F56DF" w:rsidRDefault="003E3644" w:rsidP="00CF6E6D">
      <w:pPr>
        <w:pStyle w:val="ListParagraph"/>
        <w:numPr>
          <w:ilvl w:val="1"/>
          <w:numId w:val="252"/>
        </w:numPr>
        <w:overflowPunct/>
        <w:adjustRightInd/>
        <w:spacing w:after="0"/>
        <w:contextualSpacing w:val="0"/>
        <w:jc w:val="both"/>
        <w:textAlignment w:val="auto"/>
        <w:rPr>
          <w:rFonts w:cs="Times"/>
        </w:rPr>
      </w:pPr>
      <w:r w:rsidRPr="003F56DF">
        <w:rPr>
          <w:rFonts w:cs="Times"/>
        </w:rPr>
        <w:t>FFS all other details in compliance with the regulatory requirement</w:t>
      </w:r>
      <w:r w:rsidRPr="003F56DF">
        <w:rPr>
          <w:rFonts w:cs="Times"/>
          <w:color w:val="7030A0"/>
        </w:rPr>
        <w:t>s</w:t>
      </w:r>
    </w:p>
    <w:p w14:paraId="64F7502E" w14:textId="77777777" w:rsidR="003E3644" w:rsidRPr="003F56DF" w:rsidRDefault="003E3644" w:rsidP="00CF6E6D">
      <w:pPr>
        <w:pStyle w:val="ListParagraph"/>
        <w:numPr>
          <w:ilvl w:val="0"/>
          <w:numId w:val="252"/>
        </w:numPr>
        <w:overflowPunct/>
        <w:adjustRightInd/>
        <w:spacing w:after="0"/>
        <w:contextualSpacing w:val="0"/>
        <w:jc w:val="both"/>
        <w:textAlignment w:val="auto"/>
        <w:rPr>
          <w:rFonts w:cs="Times"/>
        </w:rPr>
      </w:pPr>
      <w:r w:rsidRPr="003F56DF">
        <w:rPr>
          <w:rFonts w:cs="Times"/>
          <w:szCs w:val="22"/>
        </w:rPr>
        <w:t>CP extension (CPE)</w:t>
      </w:r>
      <w:r w:rsidRPr="003F56DF">
        <w:rPr>
          <w:rFonts w:cs="Times"/>
          <w:color w:val="000000"/>
          <w:szCs w:val="22"/>
        </w:rPr>
        <w:t xml:space="preserve"> is supported </w:t>
      </w:r>
      <w:r w:rsidRPr="003F56DF">
        <w:rPr>
          <w:rFonts w:cs="Times"/>
        </w:rPr>
        <w:t>for NR sidelink operation in a shared channel.</w:t>
      </w:r>
    </w:p>
    <w:p w14:paraId="7ECBD55D" w14:textId="77777777" w:rsidR="003E3644" w:rsidRPr="003F56DF" w:rsidRDefault="003E3644" w:rsidP="00CF6E6D">
      <w:pPr>
        <w:pStyle w:val="ListParagraph"/>
        <w:numPr>
          <w:ilvl w:val="1"/>
          <w:numId w:val="252"/>
        </w:numPr>
        <w:overflowPunct/>
        <w:adjustRightInd/>
        <w:spacing w:after="0"/>
        <w:contextualSpacing w:val="0"/>
        <w:jc w:val="both"/>
        <w:textAlignment w:val="auto"/>
        <w:rPr>
          <w:rFonts w:cs="Times"/>
          <w:color w:val="000000"/>
        </w:rPr>
      </w:pPr>
      <w:r w:rsidRPr="003F56DF">
        <w:rPr>
          <w:rFonts w:cs="Times"/>
          <w:color w:val="000000"/>
        </w:rPr>
        <w:t>FFS all remaining details including applicable scenarios, usage, PHY structure, etc.</w:t>
      </w:r>
    </w:p>
    <w:p w14:paraId="6CC55D20" w14:textId="77777777" w:rsidR="003E3644" w:rsidRPr="003E3644" w:rsidRDefault="003E3644" w:rsidP="003E3644"/>
    <w:p w14:paraId="6A9276B4" w14:textId="77777777" w:rsidR="003E3644" w:rsidRPr="003E3644" w:rsidRDefault="003E3644" w:rsidP="003E3644">
      <w:pPr>
        <w:autoSpaceDE w:val="0"/>
        <w:autoSpaceDN w:val="0"/>
        <w:jc w:val="both"/>
        <w:rPr>
          <w:rFonts w:cs="Times"/>
        </w:rPr>
      </w:pPr>
      <w:r w:rsidRPr="003E3644">
        <w:rPr>
          <w:rFonts w:cs="Times"/>
          <w:highlight w:val="green"/>
        </w:rPr>
        <w:t>Agreement</w:t>
      </w:r>
    </w:p>
    <w:p w14:paraId="0FE0CEC1" w14:textId="77777777" w:rsidR="003E3644" w:rsidRPr="003F56DF" w:rsidRDefault="003E3644" w:rsidP="003E3644">
      <w:pPr>
        <w:pStyle w:val="ListParagraph"/>
        <w:ind w:left="0"/>
        <w:jc w:val="both"/>
        <w:rPr>
          <w:rFonts w:cs="Times"/>
        </w:rPr>
      </w:pPr>
      <w:r w:rsidRPr="003F56DF">
        <w:rPr>
          <w:rFonts w:cs="Times"/>
          <w:szCs w:val="28"/>
        </w:rPr>
        <w:t xml:space="preserve">Channel access procedures for transmission(s) on multiple channels are supported for NR sidelink operation </w:t>
      </w:r>
      <w:r w:rsidRPr="003F56DF">
        <w:rPr>
          <w:rFonts w:cs="Times"/>
          <w:szCs w:val="22"/>
        </w:rPr>
        <w:t>as defined by TS37.213 for NR-U (wherever applicable)</w:t>
      </w:r>
    </w:p>
    <w:p w14:paraId="3E688327" w14:textId="77777777" w:rsidR="003E3644" w:rsidRPr="003F56DF" w:rsidRDefault="003E3644" w:rsidP="00CF6E6D">
      <w:pPr>
        <w:pStyle w:val="ListParagraph"/>
        <w:numPr>
          <w:ilvl w:val="0"/>
          <w:numId w:val="252"/>
        </w:numPr>
        <w:overflowPunct/>
        <w:adjustRightInd/>
        <w:spacing w:after="0"/>
        <w:contextualSpacing w:val="0"/>
        <w:jc w:val="both"/>
        <w:textAlignment w:val="auto"/>
        <w:rPr>
          <w:rFonts w:cs="Times"/>
          <w:color w:val="000000"/>
        </w:rPr>
      </w:pPr>
      <w:r w:rsidRPr="003F56DF">
        <w:rPr>
          <w:rFonts w:cs="Times"/>
          <w:color w:val="000000"/>
        </w:rPr>
        <w:t xml:space="preserve">FFS </w:t>
      </w:r>
      <w:r w:rsidRPr="003F56DF">
        <w:rPr>
          <w:rFonts w:cs="Times"/>
        </w:rPr>
        <w:t xml:space="preserve">whether the downlink, uplink and/or semi-static multiple channel access procedure(s) (if </w:t>
      </w:r>
      <w:r w:rsidRPr="003F56DF">
        <w:rPr>
          <w:rFonts w:cs="Times"/>
          <w:color w:val="000000"/>
        </w:rPr>
        <w:t xml:space="preserve">supported) from NR-U should be used as a baseline and whether/how they are applied in SL </w:t>
      </w:r>
      <w:r w:rsidRPr="003F56DF">
        <w:rPr>
          <w:rFonts w:cs="Times"/>
        </w:rPr>
        <w:t>mode 1 and mode 2 operation</w:t>
      </w:r>
    </w:p>
    <w:p w14:paraId="550D9D90" w14:textId="77777777" w:rsidR="003E3644" w:rsidRDefault="003E3644" w:rsidP="00521E5A">
      <w:pPr>
        <w:rPr>
          <w:lang w:eastAsia="x-none"/>
        </w:rPr>
      </w:pPr>
    </w:p>
    <w:p w14:paraId="24B5EDF5" w14:textId="77777777" w:rsidR="003E3644" w:rsidRDefault="003E3644" w:rsidP="00521E5A">
      <w:pPr>
        <w:rPr>
          <w:lang w:eastAsia="x-none"/>
        </w:rPr>
      </w:pPr>
    </w:p>
    <w:p w14:paraId="7ED6A1F7" w14:textId="23060DDE" w:rsidR="00521E5A" w:rsidRPr="00167838" w:rsidRDefault="001B5688" w:rsidP="00521E5A">
      <w:pPr>
        <w:rPr>
          <w:b/>
          <w:bCs/>
          <w:lang w:eastAsia="x-none"/>
        </w:rPr>
      </w:pPr>
      <w:hyperlink r:id="rId2173" w:history="1">
        <w:r w:rsidR="000B5C49">
          <w:rPr>
            <w:rStyle w:val="Hyperlink"/>
            <w:b/>
            <w:bCs/>
            <w:lang w:eastAsia="x-none"/>
          </w:rPr>
          <w:t>R1-2205183</w:t>
        </w:r>
      </w:hyperlink>
      <w:r w:rsidR="00521E5A" w:rsidRPr="00167838">
        <w:rPr>
          <w:b/>
          <w:bCs/>
          <w:lang w:eastAsia="x-none"/>
        </w:rPr>
        <w:tab/>
        <w:t>FL summary #4 for AI 9.4.1.1: SL-U channel access mechanism</w:t>
      </w:r>
      <w:r w:rsidR="00521E5A" w:rsidRPr="00167838">
        <w:rPr>
          <w:b/>
          <w:bCs/>
          <w:lang w:eastAsia="x-none"/>
        </w:rPr>
        <w:tab/>
        <w:t>Moderator (OPPO)</w:t>
      </w:r>
    </w:p>
    <w:p w14:paraId="723E9D83" w14:textId="70EE116E" w:rsidR="0059054C" w:rsidRDefault="0059054C" w:rsidP="0059054C">
      <w:pPr>
        <w:rPr>
          <w:lang w:eastAsia="x-none"/>
        </w:rPr>
      </w:pPr>
      <w:r>
        <w:rPr>
          <w:lang w:eastAsia="x-none"/>
        </w:rPr>
        <w:t>From May 20</w:t>
      </w:r>
      <w:r w:rsidRPr="003E3644">
        <w:rPr>
          <w:vertAlign w:val="superscript"/>
          <w:lang w:eastAsia="x-none"/>
        </w:rPr>
        <w:t>th</w:t>
      </w:r>
      <w:r>
        <w:rPr>
          <w:lang w:eastAsia="x-none"/>
        </w:rPr>
        <w:t xml:space="preserve"> GTW session</w:t>
      </w:r>
    </w:p>
    <w:p w14:paraId="220DD66B" w14:textId="77777777" w:rsidR="00167838" w:rsidRPr="00167838" w:rsidRDefault="00167838" w:rsidP="00167838">
      <w:pPr>
        <w:autoSpaceDE w:val="0"/>
        <w:autoSpaceDN w:val="0"/>
        <w:jc w:val="both"/>
        <w:rPr>
          <w:rFonts w:cs="Times"/>
        </w:rPr>
      </w:pPr>
      <w:r w:rsidRPr="00167838">
        <w:rPr>
          <w:rFonts w:cs="Times"/>
          <w:highlight w:val="green"/>
        </w:rPr>
        <w:t>Agreement</w:t>
      </w:r>
    </w:p>
    <w:p w14:paraId="07E79A7F" w14:textId="77777777" w:rsidR="00167838" w:rsidRPr="003B25EA" w:rsidRDefault="00167838" w:rsidP="00CF6E6D">
      <w:pPr>
        <w:pStyle w:val="ListParagraph"/>
        <w:numPr>
          <w:ilvl w:val="0"/>
          <w:numId w:val="252"/>
        </w:numPr>
        <w:overflowPunct/>
        <w:adjustRightInd/>
        <w:spacing w:after="0"/>
        <w:contextualSpacing w:val="0"/>
        <w:jc w:val="both"/>
        <w:textAlignment w:val="auto"/>
      </w:pPr>
      <w:r w:rsidRPr="003B25EA">
        <w:t>The existing sidelink mode 1 RA including dynamic grant, Type 1 and Type 2 configured grants are supported as a baseline for sidelink operation in a shared carrier, subject to applicable regional regulations. At least in dynamic channel access, SL UE performs Type 1 or one of the Type 2 LBTs before SL</w:t>
      </w:r>
      <w:r w:rsidRPr="003B25EA">
        <w:rPr>
          <w:strike/>
        </w:rPr>
        <w:t xml:space="preserve"> </w:t>
      </w:r>
      <w:r w:rsidRPr="003B25EA">
        <w:t>transmission using the allocated resource(s), in compliance with transmission gap and LBT sensing idle time requirements specified in TS37.213.</w:t>
      </w:r>
    </w:p>
    <w:p w14:paraId="5B1EA286" w14:textId="77777777" w:rsidR="00167838" w:rsidRPr="003B25EA" w:rsidRDefault="00167838" w:rsidP="00CF6E6D">
      <w:pPr>
        <w:pStyle w:val="ListParagraph"/>
        <w:numPr>
          <w:ilvl w:val="1"/>
          <w:numId w:val="252"/>
        </w:numPr>
        <w:overflowPunct/>
        <w:adjustRightInd/>
        <w:spacing w:after="0"/>
        <w:contextualSpacing w:val="0"/>
        <w:jc w:val="both"/>
        <w:textAlignment w:val="auto"/>
      </w:pPr>
      <w:r w:rsidRPr="003B25EA">
        <w:rPr>
          <w:lang w:val="en-AU"/>
        </w:rPr>
        <w:t xml:space="preserve">FFS whether/how mode 1 resource allocation </w:t>
      </w:r>
      <w:r w:rsidRPr="003B25EA">
        <w:rPr>
          <w:strike/>
          <w:lang w:val="en-AU"/>
        </w:rPr>
        <w:t xml:space="preserve">selection </w:t>
      </w:r>
      <w:r w:rsidRPr="003B25EA">
        <w:rPr>
          <w:lang w:val="en-AU"/>
        </w:rPr>
        <w:t>procedure needs to be updated / enhanced due to shared spectrum channel access</w:t>
      </w:r>
    </w:p>
    <w:p w14:paraId="414DC4D9" w14:textId="77777777" w:rsidR="00167838" w:rsidRPr="003B25EA" w:rsidRDefault="00167838" w:rsidP="00CF6E6D">
      <w:pPr>
        <w:pStyle w:val="ListParagraph"/>
        <w:numPr>
          <w:ilvl w:val="0"/>
          <w:numId w:val="252"/>
        </w:numPr>
        <w:overflowPunct/>
        <w:adjustRightInd/>
        <w:spacing w:after="0"/>
        <w:contextualSpacing w:val="0"/>
        <w:jc w:val="both"/>
        <w:textAlignment w:val="auto"/>
      </w:pPr>
      <w:r w:rsidRPr="003B25EA">
        <w:lastRenderedPageBreak/>
        <w:t>The existing sidelink mode 2 RA schemes are supported as a baseline for sidelink operation in a shared carrier, subject to applicable regional regulations. At least in dynamic channel access, SL UE performs Type 1 or one of the Type 2 LBTs before SL transmission using the selected and/or reserved resources, in compliance with transmission gap and LBT sensing idle time requirements specified in TS37.213.</w:t>
      </w:r>
    </w:p>
    <w:p w14:paraId="5F858E53" w14:textId="77777777" w:rsidR="00167838" w:rsidRPr="003B25EA" w:rsidRDefault="00167838" w:rsidP="00CF6E6D">
      <w:pPr>
        <w:pStyle w:val="ListParagraph"/>
        <w:numPr>
          <w:ilvl w:val="1"/>
          <w:numId w:val="252"/>
        </w:numPr>
        <w:overflowPunct/>
        <w:autoSpaceDE/>
        <w:autoSpaceDN/>
        <w:adjustRightInd/>
        <w:spacing w:after="0"/>
        <w:contextualSpacing w:val="0"/>
        <w:jc w:val="both"/>
        <w:textAlignment w:val="auto"/>
      </w:pPr>
      <w:r w:rsidRPr="003B25EA">
        <w:rPr>
          <w:lang w:val="en-AU"/>
        </w:rPr>
        <w:t>FFS whether/how mode 2 resource selection procedure needs to be updated / enhanced due to shared spectrum channel access</w:t>
      </w:r>
    </w:p>
    <w:p w14:paraId="21B1E9A9" w14:textId="77777777" w:rsidR="00167838" w:rsidRPr="003B25EA" w:rsidRDefault="00167838" w:rsidP="00CF6E6D">
      <w:pPr>
        <w:pStyle w:val="ListParagraph"/>
        <w:numPr>
          <w:ilvl w:val="0"/>
          <w:numId w:val="252"/>
        </w:numPr>
        <w:overflowPunct/>
        <w:autoSpaceDE/>
        <w:autoSpaceDN/>
        <w:adjustRightInd/>
        <w:spacing w:after="0"/>
        <w:contextualSpacing w:val="0"/>
        <w:jc w:val="both"/>
        <w:textAlignment w:val="auto"/>
      </w:pPr>
      <w:r w:rsidRPr="003B25EA">
        <w:t>FFS whether/how multi-consecutive slots transmission can be supported for NR sidelink operation in unlicensed spectrum, including the following aspects</w:t>
      </w:r>
    </w:p>
    <w:p w14:paraId="415DB443" w14:textId="77777777" w:rsidR="00167838" w:rsidRPr="003B25EA" w:rsidRDefault="00167838" w:rsidP="00CF6E6D">
      <w:pPr>
        <w:pStyle w:val="ListParagraph"/>
        <w:numPr>
          <w:ilvl w:val="1"/>
          <w:numId w:val="252"/>
        </w:numPr>
        <w:overflowPunct/>
        <w:autoSpaceDE/>
        <w:autoSpaceDN/>
        <w:adjustRightInd/>
        <w:spacing w:after="0"/>
        <w:contextualSpacing w:val="0"/>
        <w:jc w:val="both"/>
        <w:textAlignment w:val="auto"/>
      </w:pPr>
      <w:r w:rsidRPr="003B25EA">
        <w:t>channel access, resource allocation and PHY channel design</w:t>
      </w:r>
    </w:p>
    <w:p w14:paraId="42D94D33" w14:textId="77777777" w:rsidR="00167838" w:rsidRPr="003B25EA" w:rsidRDefault="00167838" w:rsidP="00CF6E6D">
      <w:pPr>
        <w:pStyle w:val="ListParagraph"/>
        <w:numPr>
          <w:ilvl w:val="0"/>
          <w:numId w:val="252"/>
        </w:numPr>
        <w:overflowPunct/>
        <w:autoSpaceDE/>
        <w:autoSpaceDN/>
        <w:adjustRightInd/>
        <w:spacing w:after="0"/>
        <w:contextualSpacing w:val="0"/>
        <w:jc w:val="both"/>
        <w:textAlignment w:val="auto"/>
      </w:pPr>
      <w:r w:rsidRPr="003B25EA">
        <w:t>FFS whether/how enhancement is needed between the end of the LBT procedure and the start of the SL transmission to retain channel access</w:t>
      </w:r>
    </w:p>
    <w:p w14:paraId="257375B8" w14:textId="77777777" w:rsidR="00167838" w:rsidRPr="003B25EA" w:rsidRDefault="00167838" w:rsidP="00CF6E6D">
      <w:pPr>
        <w:pStyle w:val="ListParagraph"/>
        <w:numPr>
          <w:ilvl w:val="0"/>
          <w:numId w:val="252"/>
        </w:numPr>
        <w:overflowPunct/>
        <w:autoSpaceDE/>
        <w:autoSpaceDN/>
        <w:adjustRightInd/>
        <w:spacing w:after="0"/>
        <w:contextualSpacing w:val="0"/>
        <w:jc w:val="both"/>
        <w:textAlignment w:val="auto"/>
      </w:pPr>
      <w:r w:rsidRPr="003B25EA">
        <w:t>RAN1 to strive for a common solution for channel access for Mode 1 and Mode 2</w:t>
      </w:r>
    </w:p>
    <w:p w14:paraId="087502C9" w14:textId="489B1BFA" w:rsidR="00167838" w:rsidRDefault="00167838" w:rsidP="00521E5A">
      <w:pPr>
        <w:rPr>
          <w:lang w:eastAsia="x-none"/>
        </w:rPr>
      </w:pPr>
    </w:p>
    <w:p w14:paraId="24E41566" w14:textId="383C6DCA" w:rsidR="00521E5A" w:rsidRPr="0096265B" w:rsidRDefault="00167838" w:rsidP="008F4B8C">
      <w:pPr>
        <w:rPr>
          <w:lang w:eastAsia="x-none"/>
        </w:rPr>
      </w:pPr>
      <w:r>
        <w:rPr>
          <w:lang w:eastAsia="x-none"/>
        </w:rPr>
        <w:t>Final summary in</w:t>
      </w:r>
      <w:hyperlink r:id="rId2174" w:history="1">
        <w:r w:rsidR="000B5C49">
          <w:rPr>
            <w:rStyle w:val="Hyperlink"/>
            <w:lang w:eastAsia="x-none"/>
          </w:rPr>
          <w:t>R1-2205184</w:t>
        </w:r>
      </w:hyperlink>
      <w:r>
        <w:rPr>
          <w:lang w:eastAsia="x-none"/>
        </w:rPr>
        <w:t>.</w:t>
      </w:r>
    </w:p>
    <w:p w14:paraId="669106D2" w14:textId="3B5B5A5A" w:rsidR="008F4B8C" w:rsidRDefault="008F4B8C" w:rsidP="0090167D">
      <w:pPr>
        <w:pStyle w:val="Heading4"/>
      </w:pPr>
      <w:bookmarkStart w:id="318" w:name="_Toc101357066"/>
      <w:bookmarkStart w:id="319" w:name="_Toc105521404"/>
      <w:r w:rsidRPr="003B3DC0">
        <w:t>Physical channel design framework</w:t>
      </w:r>
      <w:bookmarkEnd w:id="318"/>
      <w:bookmarkEnd w:id="319"/>
    </w:p>
    <w:p w14:paraId="0D0A13CF" w14:textId="6D51B639" w:rsidR="008E4DF2" w:rsidRDefault="001B5688" w:rsidP="008E4DF2">
      <w:pPr>
        <w:rPr>
          <w:b/>
          <w:bCs/>
          <w:lang w:eastAsia="x-none"/>
        </w:rPr>
      </w:pPr>
      <w:hyperlink r:id="rId2175" w:history="1">
        <w:r w:rsidR="000B5C49">
          <w:rPr>
            <w:rStyle w:val="Hyperlink"/>
            <w:b/>
            <w:bCs/>
            <w:lang w:eastAsia="x-none"/>
          </w:rPr>
          <w:t>R1-2203907</w:t>
        </w:r>
      </w:hyperlink>
      <w:r w:rsidR="008E4DF2" w:rsidRPr="008E4DF2">
        <w:rPr>
          <w:b/>
          <w:bCs/>
          <w:lang w:eastAsia="x-none"/>
        </w:rPr>
        <w:tab/>
        <w:t>On physical channel design framework for sidelink on FR1 unlicensed spectrum</w:t>
      </w:r>
      <w:r w:rsidR="008E4DF2" w:rsidRPr="008E4DF2">
        <w:rPr>
          <w:b/>
          <w:bCs/>
          <w:lang w:eastAsia="x-none"/>
        </w:rPr>
        <w:tab/>
        <w:t>Samsung</w:t>
      </w:r>
    </w:p>
    <w:p w14:paraId="706D131D" w14:textId="77777777" w:rsidR="005E036B" w:rsidRPr="005E036B" w:rsidRDefault="005E036B" w:rsidP="005E036B">
      <w:pPr>
        <w:tabs>
          <w:tab w:val="left" w:pos="1300"/>
        </w:tabs>
        <w:ind w:left="720"/>
        <w:jc w:val="both"/>
        <w:rPr>
          <w:rFonts w:ascii="Times New Roman" w:hAnsi="Times New Roman"/>
          <w:bCs/>
          <w:sz w:val="18"/>
          <w:szCs w:val="18"/>
          <w:lang w:val="en-US"/>
        </w:rPr>
      </w:pPr>
      <w:r w:rsidRPr="005E036B">
        <w:rPr>
          <w:rFonts w:ascii="Times New Roman" w:hAnsi="Times New Roman"/>
          <w:bCs/>
          <w:sz w:val="18"/>
          <w:szCs w:val="18"/>
          <w:lang w:val="en-US"/>
        </w:rPr>
        <w:t>Proposal 1: The study shall include investigating the following sidelink signals and channels to operate on unlicensed spectrum, subject to the regulation requirements:</w:t>
      </w:r>
    </w:p>
    <w:p w14:paraId="23833300" w14:textId="77777777" w:rsidR="005E036B" w:rsidRPr="005E036B" w:rsidRDefault="005E036B" w:rsidP="00842CF4">
      <w:pPr>
        <w:pStyle w:val="ListParagraph"/>
        <w:numPr>
          <w:ilvl w:val="0"/>
          <w:numId w:val="115"/>
        </w:numPr>
        <w:tabs>
          <w:tab w:val="left" w:pos="1300"/>
        </w:tabs>
        <w:overflowPunct/>
        <w:autoSpaceDE/>
        <w:autoSpaceDN/>
        <w:adjustRightInd/>
        <w:spacing w:after="0"/>
        <w:ind w:left="1866"/>
        <w:contextualSpacing w:val="0"/>
        <w:jc w:val="both"/>
        <w:textAlignment w:val="auto"/>
        <w:rPr>
          <w:bCs/>
          <w:sz w:val="18"/>
          <w:szCs w:val="18"/>
          <w:lang w:val="en-US"/>
        </w:rPr>
      </w:pPr>
      <w:r w:rsidRPr="005E036B">
        <w:rPr>
          <w:bCs/>
          <w:sz w:val="18"/>
          <w:szCs w:val="18"/>
          <w:lang w:val="en-US"/>
        </w:rPr>
        <w:t>PSSCH</w:t>
      </w:r>
    </w:p>
    <w:p w14:paraId="7B485D64" w14:textId="77777777" w:rsidR="005E036B" w:rsidRPr="005E036B" w:rsidRDefault="005E036B" w:rsidP="00842CF4">
      <w:pPr>
        <w:pStyle w:val="ListParagraph"/>
        <w:numPr>
          <w:ilvl w:val="0"/>
          <w:numId w:val="115"/>
        </w:numPr>
        <w:tabs>
          <w:tab w:val="left" w:pos="1300"/>
        </w:tabs>
        <w:overflowPunct/>
        <w:autoSpaceDE/>
        <w:autoSpaceDN/>
        <w:adjustRightInd/>
        <w:spacing w:after="0"/>
        <w:ind w:left="1866"/>
        <w:contextualSpacing w:val="0"/>
        <w:jc w:val="both"/>
        <w:textAlignment w:val="auto"/>
        <w:rPr>
          <w:bCs/>
          <w:sz w:val="18"/>
          <w:szCs w:val="18"/>
          <w:lang w:val="en-US"/>
        </w:rPr>
      </w:pPr>
      <w:r w:rsidRPr="005E036B">
        <w:rPr>
          <w:bCs/>
          <w:sz w:val="18"/>
          <w:szCs w:val="18"/>
          <w:lang w:val="en-US"/>
        </w:rPr>
        <w:t>PSCCH</w:t>
      </w:r>
    </w:p>
    <w:p w14:paraId="2233AFBA" w14:textId="77777777" w:rsidR="005E036B" w:rsidRPr="005E036B" w:rsidRDefault="005E036B" w:rsidP="00842CF4">
      <w:pPr>
        <w:pStyle w:val="ListParagraph"/>
        <w:numPr>
          <w:ilvl w:val="0"/>
          <w:numId w:val="115"/>
        </w:numPr>
        <w:tabs>
          <w:tab w:val="left" w:pos="1300"/>
        </w:tabs>
        <w:overflowPunct/>
        <w:autoSpaceDE/>
        <w:autoSpaceDN/>
        <w:adjustRightInd/>
        <w:spacing w:after="0"/>
        <w:ind w:left="1866"/>
        <w:contextualSpacing w:val="0"/>
        <w:jc w:val="both"/>
        <w:textAlignment w:val="auto"/>
        <w:rPr>
          <w:bCs/>
          <w:sz w:val="18"/>
          <w:szCs w:val="18"/>
          <w:lang w:val="en-US"/>
        </w:rPr>
      </w:pPr>
      <w:r w:rsidRPr="005E036B">
        <w:rPr>
          <w:bCs/>
          <w:sz w:val="18"/>
          <w:szCs w:val="18"/>
          <w:lang w:val="en-US"/>
        </w:rPr>
        <w:t>PSFCH</w:t>
      </w:r>
    </w:p>
    <w:p w14:paraId="33E949B7" w14:textId="77777777" w:rsidR="005E036B" w:rsidRPr="005E036B" w:rsidRDefault="005E036B" w:rsidP="00842CF4">
      <w:pPr>
        <w:pStyle w:val="ListParagraph"/>
        <w:numPr>
          <w:ilvl w:val="0"/>
          <w:numId w:val="115"/>
        </w:numPr>
        <w:tabs>
          <w:tab w:val="left" w:pos="1300"/>
        </w:tabs>
        <w:overflowPunct/>
        <w:autoSpaceDE/>
        <w:autoSpaceDN/>
        <w:adjustRightInd/>
        <w:spacing w:after="0"/>
        <w:ind w:left="1866"/>
        <w:contextualSpacing w:val="0"/>
        <w:jc w:val="both"/>
        <w:textAlignment w:val="auto"/>
        <w:rPr>
          <w:bCs/>
          <w:sz w:val="18"/>
          <w:szCs w:val="18"/>
          <w:lang w:val="en-US"/>
        </w:rPr>
      </w:pPr>
      <w:r w:rsidRPr="005E036B">
        <w:rPr>
          <w:bCs/>
          <w:sz w:val="18"/>
          <w:szCs w:val="18"/>
          <w:lang w:val="en-US"/>
        </w:rPr>
        <w:t>S-SS/PSBCH block</w:t>
      </w:r>
    </w:p>
    <w:p w14:paraId="17BDAE7A" w14:textId="77777777" w:rsidR="005E036B" w:rsidRPr="005E036B" w:rsidRDefault="005E036B" w:rsidP="00842CF4">
      <w:pPr>
        <w:pStyle w:val="ListParagraph"/>
        <w:numPr>
          <w:ilvl w:val="0"/>
          <w:numId w:val="115"/>
        </w:numPr>
        <w:tabs>
          <w:tab w:val="left" w:pos="1300"/>
        </w:tabs>
        <w:overflowPunct/>
        <w:autoSpaceDE/>
        <w:autoSpaceDN/>
        <w:adjustRightInd/>
        <w:spacing w:after="0"/>
        <w:ind w:left="1866"/>
        <w:contextualSpacing w:val="0"/>
        <w:jc w:val="both"/>
        <w:textAlignment w:val="auto"/>
        <w:rPr>
          <w:bCs/>
          <w:sz w:val="18"/>
          <w:szCs w:val="18"/>
          <w:lang w:val="en-US"/>
        </w:rPr>
      </w:pPr>
      <w:r w:rsidRPr="005E036B">
        <w:rPr>
          <w:bCs/>
          <w:sz w:val="18"/>
          <w:szCs w:val="18"/>
          <w:lang w:val="en-US"/>
        </w:rPr>
        <w:t>sidelink reference signals</w:t>
      </w:r>
    </w:p>
    <w:p w14:paraId="62DB2C40" w14:textId="77777777" w:rsidR="005E036B" w:rsidRPr="005E036B" w:rsidRDefault="005E036B" w:rsidP="005E036B">
      <w:pPr>
        <w:ind w:left="720"/>
        <w:jc w:val="both"/>
        <w:rPr>
          <w:rFonts w:ascii="Times New Roman" w:hAnsi="Times New Roman"/>
          <w:bCs/>
          <w:sz w:val="18"/>
          <w:szCs w:val="18"/>
          <w:lang w:val="en-US"/>
        </w:rPr>
      </w:pPr>
      <w:r w:rsidRPr="005E036B">
        <w:rPr>
          <w:rFonts w:ascii="Times New Roman" w:hAnsi="Times New Roman"/>
          <w:bCs/>
          <w:sz w:val="18"/>
          <w:szCs w:val="18"/>
          <w:lang w:val="en-US"/>
        </w:rPr>
        <w:t>Proposal 2: To satisfy OCB and PSD requirements, it’s beneficial to support interlace based sub-channel and resource pool for sidelink on unlicensed spectrum.</w:t>
      </w:r>
    </w:p>
    <w:p w14:paraId="0D3D7A5B" w14:textId="77777777" w:rsidR="005E036B" w:rsidRPr="005E036B" w:rsidRDefault="005E036B" w:rsidP="00842CF4">
      <w:pPr>
        <w:pStyle w:val="ListParagraph"/>
        <w:numPr>
          <w:ilvl w:val="0"/>
          <w:numId w:val="116"/>
        </w:numPr>
        <w:overflowPunct/>
        <w:autoSpaceDE/>
        <w:autoSpaceDN/>
        <w:adjustRightInd/>
        <w:spacing w:after="0"/>
        <w:ind w:left="1440"/>
        <w:contextualSpacing w:val="0"/>
        <w:jc w:val="both"/>
        <w:textAlignment w:val="auto"/>
        <w:rPr>
          <w:bCs/>
          <w:sz w:val="18"/>
          <w:szCs w:val="18"/>
          <w:lang w:val="en-US"/>
        </w:rPr>
      </w:pPr>
      <w:r w:rsidRPr="005E036B">
        <w:rPr>
          <w:bCs/>
          <w:sz w:val="18"/>
          <w:szCs w:val="18"/>
          <w:lang w:val="en-US"/>
        </w:rPr>
        <w:t>The structure of the interlace can use Rel-16 NR-U as a baseline.</w:t>
      </w:r>
    </w:p>
    <w:p w14:paraId="0A8BA624" w14:textId="77777777" w:rsidR="005E036B" w:rsidRPr="005E036B" w:rsidRDefault="005E036B" w:rsidP="00842CF4">
      <w:pPr>
        <w:pStyle w:val="ListParagraph"/>
        <w:numPr>
          <w:ilvl w:val="0"/>
          <w:numId w:val="116"/>
        </w:numPr>
        <w:overflowPunct/>
        <w:autoSpaceDE/>
        <w:autoSpaceDN/>
        <w:adjustRightInd/>
        <w:spacing w:after="0"/>
        <w:ind w:left="1440"/>
        <w:contextualSpacing w:val="0"/>
        <w:jc w:val="both"/>
        <w:textAlignment w:val="auto"/>
        <w:rPr>
          <w:bCs/>
          <w:sz w:val="18"/>
          <w:szCs w:val="18"/>
          <w:lang w:val="en-US"/>
        </w:rPr>
      </w:pPr>
      <w:r w:rsidRPr="005E036B">
        <w:rPr>
          <w:bCs/>
          <w:sz w:val="18"/>
          <w:szCs w:val="18"/>
          <w:lang w:val="en-US"/>
        </w:rPr>
        <w:t>Further study whether enhancement for the structure of the interlace is needed (e.g. sub-RB interlace).</w:t>
      </w:r>
    </w:p>
    <w:p w14:paraId="2A716595" w14:textId="77777777" w:rsidR="005E036B" w:rsidRPr="005E036B" w:rsidRDefault="005E036B" w:rsidP="00842CF4">
      <w:pPr>
        <w:pStyle w:val="ListParagraph"/>
        <w:numPr>
          <w:ilvl w:val="0"/>
          <w:numId w:val="116"/>
        </w:numPr>
        <w:overflowPunct/>
        <w:autoSpaceDE/>
        <w:autoSpaceDN/>
        <w:adjustRightInd/>
        <w:spacing w:after="0"/>
        <w:ind w:left="1440"/>
        <w:contextualSpacing w:val="0"/>
        <w:jc w:val="both"/>
        <w:textAlignment w:val="auto"/>
        <w:rPr>
          <w:bCs/>
          <w:sz w:val="18"/>
          <w:szCs w:val="18"/>
          <w:lang w:val="en-US"/>
        </w:rPr>
      </w:pPr>
      <w:r w:rsidRPr="005E036B">
        <w:rPr>
          <w:bCs/>
          <w:sz w:val="18"/>
          <w:szCs w:val="18"/>
          <w:lang w:val="en-US"/>
        </w:rPr>
        <w:t>Further study the resource allocation of PSSCH, PSCCH, PSFCH, and sidelink RS in the interlace based resource pool, and associated indication method and transmission/reception procedures.</w:t>
      </w:r>
    </w:p>
    <w:p w14:paraId="5B52C8F0" w14:textId="77777777" w:rsidR="005E036B" w:rsidRPr="005E036B" w:rsidRDefault="005E036B" w:rsidP="005E036B">
      <w:pPr>
        <w:ind w:left="720"/>
        <w:jc w:val="both"/>
        <w:rPr>
          <w:rFonts w:ascii="Times New Roman" w:hAnsi="Times New Roman"/>
          <w:bCs/>
          <w:sz w:val="18"/>
          <w:szCs w:val="18"/>
          <w:lang w:val="en-US"/>
        </w:rPr>
      </w:pPr>
      <w:r w:rsidRPr="005E036B">
        <w:rPr>
          <w:rFonts w:ascii="Times New Roman" w:hAnsi="Times New Roman"/>
          <w:bCs/>
          <w:sz w:val="18"/>
          <w:szCs w:val="18"/>
          <w:lang w:val="en-US"/>
        </w:rPr>
        <w:t>Proposal 3: To satisfy OCB and PSD requirements, it’s beneficial to support frequency domain enhancement to S-SS/PSBCH block, and study at least the following approaches:</w:t>
      </w:r>
    </w:p>
    <w:p w14:paraId="11F387CA" w14:textId="77777777" w:rsidR="005E036B" w:rsidRPr="005E036B" w:rsidRDefault="005E036B" w:rsidP="00842CF4">
      <w:pPr>
        <w:pStyle w:val="ListParagraph"/>
        <w:numPr>
          <w:ilvl w:val="0"/>
          <w:numId w:val="117"/>
        </w:numPr>
        <w:overflowPunct/>
        <w:autoSpaceDE/>
        <w:autoSpaceDN/>
        <w:adjustRightInd/>
        <w:spacing w:after="0"/>
        <w:ind w:left="1520"/>
        <w:contextualSpacing w:val="0"/>
        <w:jc w:val="both"/>
        <w:textAlignment w:val="auto"/>
        <w:rPr>
          <w:bCs/>
          <w:sz w:val="18"/>
          <w:szCs w:val="18"/>
          <w:lang w:val="en-US"/>
        </w:rPr>
      </w:pPr>
      <w:r w:rsidRPr="005E036B">
        <w:rPr>
          <w:bCs/>
          <w:sz w:val="18"/>
          <w:szCs w:val="18"/>
          <w:lang w:val="en-US"/>
        </w:rPr>
        <w:t>Multiplexing of S-SS/PSBCH block with other sidelink signal/channel;</w:t>
      </w:r>
    </w:p>
    <w:p w14:paraId="46AD19BD" w14:textId="77777777" w:rsidR="005E036B" w:rsidRPr="005E036B" w:rsidRDefault="005E036B" w:rsidP="00842CF4">
      <w:pPr>
        <w:pStyle w:val="ListParagraph"/>
        <w:numPr>
          <w:ilvl w:val="0"/>
          <w:numId w:val="117"/>
        </w:numPr>
        <w:overflowPunct/>
        <w:autoSpaceDE/>
        <w:autoSpaceDN/>
        <w:adjustRightInd/>
        <w:spacing w:after="0"/>
        <w:ind w:left="1520"/>
        <w:contextualSpacing w:val="0"/>
        <w:jc w:val="both"/>
        <w:textAlignment w:val="auto"/>
        <w:rPr>
          <w:bCs/>
          <w:sz w:val="18"/>
          <w:szCs w:val="18"/>
          <w:lang w:val="en-US"/>
        </w:rPr>
      </w:pPr>
      <w:r w:rsidRPr="005E036B">
        <w:rPr>
          <w:bCs/>
          <w:sz w:val="18"/>
          <w:szCs w:val="18"/>
          <w:lang w:val="en-US"/>
        </w:rPr>
        <w:t>New S-SS/PSBCH block structure with a wider bandwidth;</w:t>
      </w:r>
    </w:p>
    <w:p w14:paraId="79C13AD4" w14:textId="77777777" w:rsidR="005E036B" w:rsidRPr="005E036B" w:rsidRDefault="005E036B" w:rsidP="00842CF4">
      <w:pPr>
        <w:pStyle w:val="ListParagraph"/>
        <w:numPr>
          <w:ilvl w:val="0"/>
          <w:numId w:val="117"/>
        </w:numPr>
        <w:overflowPunct/>
        <w:autoSpaceDE/>
        <w:autoSpaceDN/>
        <w:adjustRightInd/>
        <w:spacing w:after="0"/>
        <w:ind w:left="1520"/>
        <w:contextualSpacing w:val="0"/>
        <w:jc w:val="both"/>
        <w:textAlignment w:val="auto"/>
        <w:rPr>
          <w:bCs/>
          <w:sz w:val="18"/>
          <w:szCs w:val="18"/>
          <w:lang w:val="en-US"/>
        </w:rPr>
      </w:pPr>
      <w:r w:rsidRPr="005E036B">
        <w:rPr>
          <w:bCs/>
          <w:sz w:val="18"/>
          <w:szCs w:val="18"/>
          <w:lang w:val="en-US"/>
        </w:rPr>
        <w:t>S-SS/PSBCH block repetition in the frequency domain;</w:t>
      </w:r>
    </w:p>
    <w:p w14:paraId="04FAC8B0" w14:textId="77777777" w:rsidR="005E036B" w:rsidRPr="005E036B" w:rsidRDefault="005E036B" w:rsidP="00842CF4">
      <w:pPr>
        <w:pStyle w:val="ListParagraph"/>
        <w:numPr>
          <w:ilvl w:val="0"/>
          <w:numId w:val="117"/>
        </w:numPr>
        <w:overflowPunct/>
        <w:autoSpaceDE/>
        <w:autoSpaceDN/>
        <w:adjustRightInd/>
        <w:spacing w:after="0"/>
        <w:ind w:left="1520"/>
        <w:contextualSpacing w:val="0"/>
        <w:jc w:val="both"/>
        <w:textAlignment w:val="auto"/>
        <w:rPr>
          <w:bCs/>
          <w:sz w:val="18"/>
          <w:szCs w:val="18"/>
          <w:lang w:val="en-US"/>
        </w:rPr>
      </w:pPr>
      <w:r w:rsidRPr="005E036B">
        <w:rPr>
          <w:bCs/>
          <w:sz w:val="18"/>
          <w:szCs w:val="18"/>
          <w:lang w:val="en-US"/>
        </w:rPr>
        <w:t>Interlace based S-SS/PSBCH block structure.</w:t>
      </w:r>
    </w:p>
    <w:p w14:paraId="23F1AA2F" w14:textId="77777777" w:rsidR="005E036B" w:rsidRPr="005E036B" w:rsidRDefault="005E036B" w:rsidP="005E036B">
      <w:pPr>
        <w:ind w:left="720"/>
        <w:jc w:val="both"/>
        <w:rPr>
          <w:rFonts w:ascii="Times New Roman" w:hAnsi="Times New Roman"/>
          <w:bCs/>
          <w:sz w:val="18"/>
          <w:szCs w:val="18"/>
          <w:lang w:val="en-US"/>
        </w:rPr>
      </w:pPr>
      <w:r w:rsidRPr="005E036B">
        <w:rPr>
          <w:rFonts w:ascii="Times New Roman" w:hAnsi="Times New Roman"/>
          <w:bCs/>
          <w:sz w:val="18"/>
          <w:szCs w:val="18"/>
          <w:lang w:val="en-US"/>
        </w:rPr>
        <w:t>Proposal 4: It’s beneficial to support mechanisms to reduce the number of channel access procedures for SL-U, and RAN1 shall investigate at least the following in the study:</w:t>
      </w:r>
    </w:p>
    <w:p w14:paraId="091A80EE" w14:textId="77777777" w:rsidR="005E036B" w:rsidRPr="005E036B" w:rsidRDefault="005E036B" w:rsidP="00842CF4">
      <w:pPr>
        <w:pStyle w:val="ListParagraph"/>
        <w:numPr>
          <w:ilvl w:val="0"/>
          <w:numId w:val="118"/>
        </w:numPr>
        <w:tabs>
          <w:tab w:val="left" w:pos="1300"/>
        </w:tabs>
        <w:overflowPunct/>
        <w:autoSpaceDE/>
        <w:autoSpaceDN/>
        <w:adjustRightInd/>
        <w:spacing w:after="0"/>
        <w:ind w:left="1520"/>
        <w:contextualSpacing w:val="0"/>
        <w:jc w:val="both"/>
        <w:textAlignment w:val="auto"/>
        <w:rPr>
          <w:bCs/>
          <w:sz w:val="18"/>
          <w:szCs w:val="18"/>
          <w:lang w:val="en-US"/>
        </w:rPr>
      </w:pPr>
      <w:r w:rsidRPr="005E036B">
        <w:rPr>
          <w:bCs/>
          <w:sz w:val="18"/>
          <w:szCs w:val="18"/>
        </w:rPr>
        <w:t>Mechanism to eliminate or shorten the time domain gap in sidelink transmissions, e.g. symbol repetition and CP extension.</w:t>
      </w:r>
    </w:p>
    <w:p w14:paraId="58D0D23F" w14:textId="77777777" w:rsidR="005E036B" w:rsidRPr="005E036B" w:rsidRDefault="005E036B" w:rsidP="00842CF4">
      <w:pPr>
        <w:pStyle w:val="ListParagraph"/>
        <w:numPr>
          <w:ilvl w:val="0"/>
          <w:numId w:val="118"/>
        </w:numPr>
        <w:tabs>
          <w:tab w:val="left" w:pos="1300"/>
        </w:tabs>
        <w:overflowPunct/>
        <w:autoSpaceDE/>
        <w:autoSpaceDN/>
        <w:adjustRightInd/>
        <w:spacing w:after="0"/>
        <w:ind w:left="1520"/>
        <w:contextualSpacing w:val="0"/>
        <w:jc w:val="both"/>
        <w:textAlignment w:val="auto"/>
        <w:rPr>
          <w:bCs/>
          <w:sz w:val="18"/>
          <w:szCs w:val="18"/>
        </w:rPr>
      </w:pPr>
      <w:r w:rsidRPr="005E036B">
        <w:rPr>
          <w:bCs/>
          <w:sz w:val="18"/>
          <w:szCs w:val="18"/>
        </w:rPr>
        <w:t>Mechanism to support multi-slot based PSSCH/PSCCH transmission.</w:t>
      </w:r>
    </w:p>
    <w:p w14:paraId="5E1EA608" w14:textId="77777777" w:rsidR="005E036B" w:rsidRPr="005E036B" w:rsidRDefault="005E036B" w:rsidP="005E036B">
      <w:pPr>
        <w:ind w:left="720"/>
        <w:jc w:val="both"/>
        <w:rPr>
          <w:rFonts w:ascii="Times New Roman" w:hAnsi="Times New Roman"/>
          <w:bCs/>
          <w:sz w:val="18"/>
          <w:szCs w:val="18"/>
          <w:lang w:val="en-US"/>
        </w:rPr>
      </w:pPr>
      <w:r w:rsidRPr="005E036B">
        <w:rPr>
          <w:rFonts w:ascii="Times New Roman" w:hAnsi="Times New Roman"/>
          <w:bCs/>
          <w:sz w:val="18"/>
          <w:szCs w:val="18"/>
          <w:lang w:val="en-US"/>
        </w:rPr>
        <w:t>Proposal 5: It’s beneficial to support mechanisms to allow immediate transmission after successful channel access procedure for SL-U, and RAN1 shall investigate at least the following in the study:</w:t>
      </w:r>
    </w:p>
    <w:p w14:paraId="58D4775E" w14:textId="77777777" w:rsidR="005E036B" w:rsidRPr="005E036B" w:rsidRDefault="005E036B" w:rsidP="00842CF4">
      <w:pPr>
        <w:pStyle w:val="ListParagraph"/>
        <w:numPr>
          <w:ilvl w:val="0"/>
          <w:numId w:val="118"/>
        </w:numPr>
        <w:tabs>
          <w:tab w:val="left" w:pos="1300"/>
        </w:tabs>
        <w:overflowPunct/>
        <w:autoSpaceDE/>
        <w:autoSpaceDN/>
        <w:adjustRightInd/>
        <w:spacing w:after="0"/>
        <w:ind w:left="1520"/>
        <w:contextualSpacing w:val="0"/>
        <w:jc w:val="both"/>
        <w:textAlignment w:val="auto"/>
        <w:rPr>
          <w:bCs/>
          <w:sz w:val="18"/>
          <w:szCs w:val="18"/>
          <w:lang w:val="en-US"/>
        </w:rPr>
      </w:pPr>
      <w:r w:rsidRPr="005E036B">
        <w:rPr>
          <w:bCs/>
          <w:sz w:val="18"/>
          <w:szCs w:val="18"/>
        </w:rPr>
        <w:t>Mechanism to support multiple starting locations for PSSCH/PSCCH transmission in a slot.</w:t>
      </w:r>
    </w:p>
    <w:p w14:paraId="69F431A7" w14:textId="77777777" w:rsidR="005E036B" w:rsidRPr="005E036B" w:rsidRDefault="005E036B" w:rsidP="00842CF4">
      <w:pPr>
        <w:pStyle w:val="ListParagraph"/>
        <w:numPr>
          <w:ilvl w:val="0"/>
          <w:numId w:val="118"/>
        </w:numPr>
        <w:tabs>
          <w:tab w:val="left" w:pos="1300"/>
        </w:tabs>
        <w:overflowPunct/>
        <w:autoSpaceDE/>
        <w:autoSpaceDN/>
        <w:adjustRightInd/>
        <w:spacing w:after="0"/>
        <w:ind w:left="1520"/>
        <w:contextualSpacing w:val="0"/>
        <w:jc w:val="both"/>
        <w:textAlignment w:val="auto"/>
        <w:rPr>
          <w:bCs/>
          <w:sz w:val="18"/>
          <w:szCs w:val="18"/>
        </w:rPr>
      </w:pPr>
      <w:r w:rsidRPr="005E036B">
        <w:rPr>
          <w:bCs/>
          <w:sz w:val="18"/>
          <w:szCs w:val="18"/>
        </w:rPr>
        <w:t>Mechanism to support sidelink wake-up-signal that can be transmitted immediately after successful channel access procedure.</w:t>
      </w:r>
    </w:p>
    <w:p w14:paraId="5821D212" w14:textId="77777777" w:rsidR="005E036B" w:rsidRPr="005E036B" w:rsidRDefault="005E036B" w:rsidP="005E036B">
      <w:pPr>
        <w:ind w:left="720"/>
        <w:jc w:val="both"/>
        <w:rPr>
          <w:rFonts w:ascii="Times New Roman" w:hAnsi="Times New Roman"/>
          <w:bCs/>
          <w:sz w:val="18"/>
          <w:szCs w:val="18"/>
          <w:lang w:val="en-US"/>
        </w:rPr>
      </w:pPr>
      <w:r w:rsidRPr="005E036B">
        <w:rPr>
          <w:rFonts w:ascii="Times New Roman" w:hAnsi="Times New Roman"/>
          <w:bCs/>
          <w:sz w:val="18"/>
          <w:szCs w:val="18"/>
          <w:lang w:val="en-US"/>
        </w:rPr>
        <w:t>Proposal 6: It’s beneficial to support mechanisms to compensate transmission dropping due to failed channel access procedure for SL-U, and RAN1 shall investigate at least the following in the study:</w:t>
      </w:r>
    </w:p>
    <w:p w14:paraId="2484E6CA" w14:textId="77777777" w:rsidR="005E036B" w:rsidRPr="005E036B" w:rsidRDefault="005E036B" w:rsidP="00842CF4">
      <w:pPr>
        <w:pStyle w:val="ListParagraph"/>
        <w:numPr>
          <w:ilvl w:val="0"/>
          <w:numId w:val="118"/>
        </w:numPr>
        <w:tabs>
          <w:tab w:val="left" w:pos="1300"/>
        </w:tabs>
        <w:overflowPunct/>
        <w:autoSpaceDE/>
        <w:autoSpaceDN/>
        <w:adjustRightInd/>
        <w:spacing w:after="0"/>
        <w:ind w:left="1520"/>
        <w:contextualSpacing w:val="0"/>
        <w:jc w:val="both"/>
        <w:textAlignment w:val="auto"/>
        <w:rPr>
          <w:bCs/>
          <w:sz w:val="18"/>
          <w:szCs w:val="18"/>
          <w:lang w:val="en-US"/>
        </w:rPr>
      </w:pPr>
      <w:r w:rsidRPr="005E036B">
        <w:rPr>
          <w:bCs/>
          <w:sz w:val="18"/>
          <w:szCs w:val="18"/>
        </w:rPr>
        <w:t>Mechanism to support flexible association for PSFCH transmission occasions, and allow extra transmission occasion for a HARQ-ACK feedback if channel access procedure fails.</w:t>
      </w:r>
    </w:p>
    <w:p w14:paraId="19969C97" w14:textId="77777777" w:rsidR="005E036B" w:rsidRPr="005E036B" w:rsidRDefault="005E036B" w:rsidP="00842CF4">
      <w:pPr>
        <w:pStyle w:val="ListParagraph"/>
        <w:numPr>
          <w:ilvl w:val="0"/>
          <w:numId w:val="118"/>
        </w:numPr>
        <w:tabs>
          <w:tab w:val="left" w:pos="1300"/>
        </w:tabs>
        <w:overflowPunct/>
        <w:autoSpaceDE/>
        <w:autoSpaceDN/>
        <w:adjustRightInd/>
        <w:spacing w:after="0"/>
        <w:ind w:left="1520"/>
        <w:contextualSpacing w:val="0"/>
        <w:jc w:val="both"/>
        <w:textAlignment w:val="auto"/>
        <w:rPr>
          <w:bCs/>
          <w:sz w:val="18"/>
          <w:szCs w:val="18"/>
        </w:rPr>
      </w:pPr>
      <w:r w:rsidRPr="005E036B">
        <w:rPr>
          <w:bCs/>
          <w:sz w:val="18"/>
          <w:szCs w:val="18"/>
        </w:rPr>
        <w:t>Mechanism to support S-SS/PSBCH block transmission window with extra transmission occasions to mitigate the impact of channel access procedure failures.</w:t>
      </w:r>
    </w:p>
    <w:p w14:paraId="5C3858DC" w14:textId="77777777" w:rsidR="008E4DF2" w:rsidRDefault="008E4DF2" w:rsidP="008E4DF2">
      <w:r w:rsidRPr="00521E5A">
        <w:rPr>
          <w:b/>
          <w:bCs/>
        </w:rPr>
        <w:t>Decision:</w:t>
      </w:r>
      <w:r>
        <w:t xml:space="preserve"> The document is noted.</w:t>
      </w:r>
    </w:p>
    <w:p w14:paraId="3AA5FDE5" w14:textId="56A6A8F7" w:rsidR="008E4DF2" w:rsidRDefault="008E4DF2" w:rsidP="008E4DF2"/>
    <w:p w14:paraId="47F96C23" w14:textId="515D21BD" w:rsidR="008E4DF2" w:rsidRDefault="001B5688" w:rsidP="008E4DF2">
      <w:pPr>
        <w:rPr>
          <w:b/>
          <w:bCs/>
          <w:lang w:eastAsia="x-none"/>
        </w:rPr>
      </w:pPr>
      <w:hyperlink r:id="rId2176" w:history="1">
        <w:r w:rsidR="000B5C49">
          <w:rPr>
            <w:rStyle w:val="Hyperlink"/>
            <w:b/>
            <w:bCs/>
            <w:lang w:eastAsia="x-none"/>
          </w:rPr>
          <w:t>R1-2203147</w:t>
        </w:r>
      </w:hyperlink>
      <w:r w:rsidR="008E4DF2" w:rsidRPr="008E4DF2">
        <w:rPr>
          <w:b/>
          <w:bCs/>
          <w:lang w:eastAsia="x-none"/>
        </w:rPr>
        <w:tab/>
        <w:t>Physical channel design for sidelink operation over unlicensed spectrum</w:t>
      </w:r>
      <w:r w:rsidR="008E4DF2" w:rsidRPr="008E4DF2">
        <w:rPr>
          <w:b/>
          <w:bCs/>
          <w:lang w:eastAsia="x-none"/>
        </w:rPr>
        <w:tab/>
        <w:t>Huawei, HiSilicon</w:t>
      </w:r>
    </w:p>
    <w:p w14:paraId="0DCD8692" w14:textId="77777777" w:rsidR="005E036B" w:rsidRPr="005E036B" w:rsidRDefault="005E036B" w:rsidP="005E036B">
      <w:pPr>
        <w:ind w:left="720"/>
        <w:rPr>
          <w:rFonts w:ascii="Times New Roman" w:eastAsia="MS Mincho" w:hAnsi="Times New Roman"/>
          <w:bCs/>
          <w:iCs/>
          <w:sz w:val="18"/>
          <w:szCs w:val="18"/>
        </w:rPr>
      </w:pPr>
      <w:r w:rsidRPr="005E036B">
        <w:rPr>
          <w:rFonts w:ascii="Times New Roman" w:eastAsia="MS Mincho" w:hAnsi="Times New Roman"/>
          <w:bCs/>
          <w:iCs/>
          <w:sz w:val="18"/>
          <w:szCs w:val="18"/>
        </w:rPr>
        <w:t>Proposal 1: Definition of SL-BWP and resource pool are reused for SL-U.</w:t>
      </w:r>
    </w:p>
    <w:p w14:paraId="28168F8B" w14:textId="77777777" w:rsidR="005E036B" w:rsidRPr="005E036B" w:rsidRDefault="005E036B" w:rsidP="005E036B">
      <w:pPr>
        <w:ind w:left="720"/>
        <w:rPr>
          <w:rFonts w:ascii="Times New Roman" w:eastAsia="MS Mincho" w:hAnsi="Times New Roman"/>
          <w:bCs/>
          <w:iCs/>
          <w:sz w:val="18"/>
          <w:szCs w:val="18"/>
        </w:rPr>
      </w:pPr>
      <w:r w:rsidRPr="005E036B">
        <w:rPr>
          <w:rFonts w:ascii="Times New Roman" w:eastAsia="MS Mincho" w:hAnsi="Times New Roman"/>
          <w:bCs/>
          <w:iCs/>
          <w:sz w:val="18"/>
          <w:szCs w:val="18"/>
        </w:rPr>
        <w:t xml:space="preserve">Proposal 2: </w:t>
      </w:r>
      <w:r w:rsidRPr="005E036B">
        <w:rPr>
          <w:rFonts w:ascii="Times New Roman" w:eastAsia="DengXian" w:hAnsi="Times New Roman"/>
          <w:bCs/>
          <w:iCs/>
          <w:sz w:val="18"/>
          <w:szCs w:val="18"/>
          <w:lang w:eastAsia="zh-CN"/>
        </w:rPr>
        <w:t>A resource pool is configured to include one or multiple 20MHz LBT channels.</w:t>
      </w:r>
    </w:p>
    <w:p w14:paraId="488D10C0" w14:textId="77777777" w:rsidR="005E036B" w:rsidRPr="005E036B" w:rsidRDefault="005E036B" w:rsidP="005E036B">
      <w:pPr>
        <w:ind w:left="720"/>
        <w:rPr>
          <w:rFonts w:ascii="Times New Roman" w:eastAsia="MS Mincho" w:hAnsi="Times New Roman"/>
          <w:bCs/>
          <w:iCs/>
          <w:sz w:val="18"/>
          <w:szCs w:val="18"/>
        </w:rPr>
      </w:pPr>
      <w:r w:rsidRPr="005E036B">
        <w:rPr>
          <w:rFonts w:ascii="Times New Roman" w:eastAsia="MS Mincho" w:hAnsi="Times New Roman"/>
          <w:bCs/>
          <w:iCs/>
          <w:sz w:val="18"/>
          <w:szCs w:val="18"/>
        </w:rPr>
        <w:t>Proposal 3: Further study how to avoid slot-level transmission gaps in a resource pool to maintain a COT, e.g., whether bitmap of resource pool should be set to all “1”s.</w:t>
      </w:r>
    </w:p>
    <w:p w14:paraId="02E7E7A5" w14:textId="77777777" w:rsidR="005E036B" w:rsidRPr="005E036B" w:rsidRDefault="005E036B" w:rsidP="005E036B">
      <w:pPr>
        <w:ind w:left="720"/>
        <w:rPr>
          <w:rFonts w:ascii="Times New Roman" w:hAnsi="Times New Roman"/>
          <w:bCs/>
          <w:iCs/>
          <w:sz w:val="18"/>
          <w:szCs w:val="18"/>
          <w:lang w:eastAsia="zh-CN"/>
        </w:rPr>
      </w:pPr>
      <w:r w:rsidRPr="005E036B">
        <w:rPr>
          <w:rFonts w:ascii="Times New Roman" w:hAnsi="Times New Roman"/>
          <w:bCs/>
          <w:iCs/>
          <w:sz w:val="18"/>
          <w:szCs w:val="18"/>
          <w:lang w:eastAsia="zh-CN"/>
        </w:rPr>
        <w:t xml:space="preserve">Proposal 4: Study to introduce two sidelink starting symbol locations in a lot, where possible starting symbol locations can be reused from Rel-16 NR-V to reduce unnecessary specification workload. </w:t>
      </w:r>
    </w:p>
    <w:p w14:paraId="5A49AC27" w14:textId="77777777" w:rsidR="005E036B" w:rsidRPr="005E036B" w:rsidRDefault="005E036B" w:rsidP="005E036B">
      <w:pPr>
        <w:ind w:left="720"/>
        <w:rPr>
          <w:rFonts w:ascii="Times New Roman" w:hAnsi="Times New Roman"/>
          <w:bCs/>
          <w:iCs/>
          <w:sz w:val="18"/>
          <w:szCs w:val="18"/>
          <w:lang w:eastAsia="zh-CN"/>
        </w:rPr>
      </w:pPr>
      <w:r w:rsidRPr="005E036B">
        <w:rPr>
          <w:rFonts w:ascii="Times New Roman" w:hAnsi="Times New Roman"/>
          <w:bCs/>
          <w:iCs/>
          <w:sz w:val="18"/>
          <w:szCs w:val="18"/>
          <w:lang w:eastAsia="zh-CN"/>
        </w:rPr>
        <w:t>Proposal 5:</w:t>
      </w:r>
      <w:r w:rsidRPr="005E036B">
        <w:rPr>
          <w:rFonts w:ascii="Times New Roman" w:eastAsia="MS Mincho" w:hAnsi="Times New Roman"/>
          <w:bCs/>
          <w:iCs/>
          <w:sz w:val="18"/>
          <w:szCs w:val="18"/>
        </w:rPr>
        <w:t xml:space="preserve"> Reuse </w:t>
      </w:r>
      <w:r w:rsidRPr="005E036B">
        <w:rPr>
          <w:rFonts w:ascii="Times New Roman" w:eastAsia="DengXian" w:hAnsi="Times New Roman"/>
          <w:bCs/>
          <w:iCs/>
          <w:sz w:val="18"/>
          <w:szCs w:val="18"/>
          <w:lang w:eastAsia="zh-CN"/>
        </w:rPr>
        <w:t>CP extension as defined in Rel-16 NR-U for SL-U for symbol boundary alignment as well as reducing gap duration within a COT.</w:t>
      </w:r>
    </w:p>
    <w:p w14:paraId="6227F46D" w14:textId="77777777" w:rsidR="005E036B" w:rsidRPr="005E036B" w:rsidRDefault="005E036B" w:rsidP="005E036B">
      <w:pPr>
        <w:ind w:left="720"/>
        <w:rPr>
          <w:rFonts w:ascii="Times New Roman" w:eastAsia="MS Mincho" w:hAnsi="Times New Roman"/>
          <w:bCs/>
          <w:iCs/>
          <w:sz w:val="18"/>
          <w:szCs w:val="18"/>
        </w:rPr>
      </w:pPr>
      <w:r w:rsidRPr="005E036B">
        <w:rPr>
          <w:rFonts w:ascii="Times New Roman" w:eastAsia="MS Mincho" w:hAnsi="Times New Roman"/>
          <w:bCs/>
          <w:iCs/>
          <w:sz w:val="18"/>
          <w:szCs w:val="18"/>
        </w:rPr>
        <w:t xml:space="preserve">Proposal 6: </w:t>
      </w:r>
      <w:r w:rsidRPr="005E036B">
        <w:rPr>
          <w:rFonts w:ascii="Times New Roman" w:eastAsia="DengXian" w:hAnsi="Times New Roman"/>
          <w:bCs/>
          <w:iCs/>
          <w:sz w:val="18"/>
          <w:szCs w:val="18"/>
          <w:lang w:eastAsia="zh-CN"/>
        </w:rPr>
        <w:t xml:space="preserve">Both </w:t>
      </w:r>
      <w:r w:rsidRPr="005E036B">
        <w:rPr>
          <w:rFonts w:ascii="Times New Roman" w:eastAsia="MS Mincho" w:hAnsi="Times New Roman"/>
          <w:bCs/>
          <w:iCs/>
          <w:sz w:val="18"/>
          <w:szCs w:val="18"/>
        </w:rPr>
        <w:t>contiguous RB in R16 NR-V and interlaced RB in R16 NR-U are supported for SL-U.</w:t>
      </w:r>
    </w:p>
    <w:p w14:paraId="31D8D2D7" w14:textId="77777777" w:rsidR="005E036B" w:rsidRPr="005E036B" w:rsidRDefault="005E036B" w:rsidP="00842CF4">
      <w:pPr>
        <w:pStyle w:val="ListParagraph"/>
        <w:numPr>
          <w:ilvl w:val="0"/>
          <w:numId w:val="119"/>
        </w:numPr>
        <w:overflowPunct/>
        <w:snapToGrid w:val="0"/>
        <w:spacing w:after="0"/>
        <w:ind w:left="1440"/>
        <w:contextualSpacing w:val="0"/>
        <w:jc w:val="both"/>
        <w:textAlignment w:val="auto"/>
        <w:rPr>
          <w:rFonts w:eastAsia="DengXian"/>
          <w:bCs/>
          <w:iCs/>
          <w:sz w:val="18"/>
          <w:szCs w:val="18"/>
          <w:lang w:eastAsia="zh-CN"/>
        </w:rPr>
      </w:pPr>
      <w:r w:rsidRPr="005E036B">
        <w:rPr>
          <w:rFonts w:eastAsia="MS Mincho"/>
          <w:bCs/>
          <w:iCs/>
          <w:sz w:val="18"/>
          <w:szCs w:val="18"/>
        </w:rPr>
        <w:t>The resource allocation granularity is one sub-channel as in R16 NR-V</w:t>
      </w:r>
    </w:p>
    <w:p w14:paraId="661D4264" w14:textId="77777777" w:rsidR="005E036B" w:rsidRPr="005E036B" w:rsidRDefault="005E036B" w:rsidP="00842CF4">
      <w:pPr>
        <w:pStyle w:val="ListParagraph"/>
        <w:numPr>
          <w:ilvl w:val="0"/>
          <w:numId w:val="119"/>
        </w:numPr>
        <w:overflowPunct/>
        <w:snapToGrid w:val="0"/>
        <w:spacing w:after="0"/>
        <w:ind w:left="1440"/>
        <w:contextualSpacing w:val="0"/>
        <w:jc w:val="both"/>
        <w:textAlignment w:val="auto"/>
        <w:rPr>
          <w:rFonts w:eastAsia="DengXian"/>
          <w:bCs/>
          <w:iCs/>
          <w:sz w:val="18"/>
          <w:szCs w:val="18"/>
          <w:lang w:eastAsia="zh-CN"/>
        </w:rPr>
      </w:pPr>
      <w:r w:rsidRPr="005E036B">
        <w:rPr>
          <w:rFonts w:eastAsia="MS Mincho"/>
          <w:bCs/>
          <w:iCs/>
          <w:sz w:val="18"/>
          <w:szCs w:val="18"/>
        </w:rPr>
        <w:t>For interlace-based transmission, one subchannel equals to one interlace</w:t>
      </w:r>
    </w:p>
    <w:p w14:paraId="0B88F0B1" w14:textId="77777777" w:rsidR="005E036B" w:rsidRPr="005E036B" w:rsidRDefault="005E036B" w:rsidP="005E036B">
      <w:pPr>
        <w:ind w:left="720"/>
        <w:rPr>
          <w:rFonts w:ascii="Times New Roman" w:eastAsia="MS Mincho" w:hAnsi="Times New Roman"/>
          <w:bCs/>
          <w:iCs/>
          <w:sz w:val="18"/>
          <w:szCs w:val="18"/>
        </w:rPr>
      </w:pPr>
      <w:r w:rsidRPr="005E036B">
        <w:rPr>
          <w:rFonts w:ascii="Times New Roman" w:eastAsia="MS Mincho" w:hAnsi="Times New Roman"/>
          <w:bCs/>
          <w:iCs/>
          <w:sz w:val="18"/>
          <w:szCs w:val="18"/>
        </w:rPr>
        <w:lastRenderedPageBreak/>
        <w:t xml:space="preserve">Proposal 7: For PSCCH and PSSCH, both contiguous RB-based and interlaced RB-based transmission are supported. For both types of transmissions, </w:t>
      </w:r>
    </w:p>
    <w:p w14:paraId="1F865B2B" w14:textId="77777777" w:rsidR="005E036B" w:rsidRPr="005E036B" w:rsidRDefault="005E036B" w:rsidP="00842CF4">
      <w:pPr>
        <w:pStyle w:val="ListParagraph"/>
        <w:numPr>
          <w:ilvl w:val="0"/>
          <w:numId w:val="121"/>
        </w:numPr>
        <w:overflowPunct/>
        <w:snapToGrid w:val="0"/>
        <w:spacing w:after="0"/>
        <w:ind w:left="1440"/>
        <w:contextualSpacing w:val="0"/>
        <w:jc w:val="both"/>
        <w:textAlignment w:val="auto"/>
        <w:rPr>
          <w:rFonts w:eastAsia="MS Mincho"/>
          <w:bCs/>
          <w:iCs/>
          <w:sz w:val="18"/>
          <w:szCs w:val="18"/>
        </w:rPr>
      </w:pPr>
      <w:r w:rsidRPr="005E036B">
        <w:rPr>
          <w:rFonts w:eastAsia="MS Mincho"/>
          <w:bCs/>
          <w:iCs/>
          <w:sz w:val="18"/>
          <w:szCs w:val="18"/>
        </w:rPr>
        <w:t>PSCCH is always transmitted within one subchannel</w:t>
      </w:r>
    </w:p>
    <w:p w14:paraId="00644230" w14:textId="77777777" w:rsidR="005E036B" w:rsidRPr="005E036B" w:rsidRDefault="005E036B" w:rsidP="00842CF4">
      <w:pPr>
        <w:pStyle w:val="ListParagraph"/>
        <w:numPr>
          <w:ilvl w:val="0"/>
          <w:numId w:val="121"/>
        </w:numPr>
        <w:overflowPunct/>
        <w:snapToGrid w:val="0"/>
        <w:spacing w:after="0"/>
        <w:ind w:left="1440"/>
        <w:contextualSpacing w:val="0"/>
        <w:jc w:val="both"/>
        <w:textAlignment w:val="auto"/>
        <w:rPr>
          <w:rFonts w:eastAsia="MS Mincho"/>
          <w:bCs/>
          <w:iCs/>
          <w:sz w:val="18"/>
          <w:szCs w:val="18"/>
        </w:rPr>
      </w:pPr>
      <w:r w:rsidRPr="005E036B">
        <w:rPr>
          <w:rFonts w:eastAsia="MS Mincho"/>
          <w:bCs/>
          <w:iCs/>
          <w:sz w:val="18"/>
          <w:szCs w:val="18"/>
        </w:rPr>
        <w:t>R16 NR-V PSCCH and PSSCH multiplexing is reused, i.e., PSCCH locates in the lowest subchannel of the subchannel(s) of corresponding PSSCH</w:t>
      </w:r>
    </w:p>
    <w:p w14:paraId="214BDC71" w14:textId="77777777" w:rsidR="005E036B" w:rsidRPr="005E036B" w:rsidRDefault="005E036B" w:rsidP="005E036B">
      <w:pPr>
        <w:ind w:left="720"/>
        <w:rPr>
          <w:rFonts w:ascii="Times New Roman" w:hAnsi="Times New Roman"/>
          <w:bCs/>
          <w:iCs/>
          <w:sz w:val="18"/>
          <w:szCs w:val="18"/>
          <w:lang w:eastAsia="zh-CN"/>
        </w:rPr>
      </w:pPr>
      <w:r w:rsidRPr="005E036B">
        <w:rPr>
          <w:rFonts w:ascii="Times New Roman" w:hAnsi="Times New Roman"/>
          <w:bCs/>
          <w:iCs/>
          <w:sz w:val="18"/>
          <w:szCs w:val="18"/>
          <w:lang w:eastAsia="zh-CN"/>
        </w:rPr>
        <w:t>Proposal 8: For PSFCH format in SL-U</w:t>
      </w:r>
    </w:p>
    <w:p w14:paraId="7654ACF2" w14:textId="77777777" w:rsidR="005E036B" w:rsidRPr="005E036B" w:rsidRDefault="005E036B" w:rsidP="00842CF4">
      <w:pPr>
        <w:pStyle w:val="ListParagraph"/>
        <w:numPr>
          <w:ilvl w:val="0"/>
          <w:numId w:val="120"/>
        </w:numPr>
        <w:overflowPunct/>
        <w:snapToGrid w:val="0"/>
        <w:spacing w:after="0"/>
        <w:ind w:left="1440"/>
        <w:contextualSpacing w:val="0"/>
        <w:jc w:val="both"/>
        <w:textAlignment w:val="auto"/>
        <w:rPr>
          <w:bCs/>
          <w:iCs/>
          <w:sz w:val="18"/>
          <w:szCs w:val="18"/>
          <w:lang w:eastAsia="zh-CN"/>
        </w:rPr>
      </w:pPr>
      <w:r w:rsidRPr="005E036B">
        <w:rPr>
          <w:bCs/>
          <w:iCs/>
          <w:sz w:val="18"/>
          <w:szCs w:val="18"/>
          <w:lang w:eastAsia="zh-CN"/>
        </w:rPr>
        <w:t xml:space="preserve">At least Rel-16 PSFCH format 0 is supported </w:t>
      </w:r>
    </w:p>
    <w:p w14:paraId="297BBC99" w14:textId="77777777" w:rsidR="005E036B" w:rsidRPr="005E036B" w:rsidRDefault="005E036B" w:rsidP="00842CF4">
      <w:pPr>
        <w:pStyle w:val="ListParagraph"/>
        <w:numPr>
          <w:ilvl w:val="0"/>
          <w:numId w:val="120"/>
        </w:numPr>
        <w:overflowPunct/>
        <w:snapToGrid w:val="0"/>
        <w:spacing w:after="0"/>
        <w:ind w:left="1440"/>
        <w:contextualSpacing w:val="0"/>
        <w:jc w:val="both"/>
        <w:textAlignment w:val="auto"/>
        <w:rPr>
          <w:bCs/>
          <w:iCs/>
          <w:sz w:val="18"/>
          <w:szCs w:val="18"/>
          <w:lang w:eastAsia="zh-CN"/>
        </w:rPr>
      </w:pPr>
      <w:r w:rsidRPr="005E036B">
        <w:rPr>
          <w:bCs/>
          <w:iCs/>
          <w:sz w:val="18"/>
          <w:szCs w:val="18"/>
          <w:lang w:eastAsia="zh-CN"/>
        </w:rPr>
        <w:t xml:space="preserve">Further study whether to additionally introduce a new PSFCH format, including whether the new format can be multiplexed with PSSCH. </w:t>
      </w:r>
    </w:p>
    <w:p w14:paraId="72491991" w14:textId="77777777" w:rsidR="005E036B" w:rsidRPr="005E036B" w:rsidRDefault="005E036B" w:rsidP="005E036B">
      <w:pPr>
        <w:ind w:left="720"/>
        <w:rPr>
          <w:rFonts w:ascii="Times New Roman" w:hAnsi="Times New Roman"/>
          <w:bCs/>
          <w:iCs/>
          <w:sz w:val="18"/>
          <w:szCs w:val="18"/>
          <w:lang w:eastAsia="zh-CN"/>
        </w:rPr>
      </w:pPr>
      <w:r w:rsidRPr="005E036B">
        <w:rPr>
          <w:rFonts w:ascii="Times New Roman" w:hAnsi="Times New Roman"/>
          <w:bCs/>
          <w:iCs/>
          <w:sz w:val="18"/>
          <w:szCs w:val="18"/>
          <w:lang w:eastAsia="zh-CN"/>
        </w:rPr>
        <w:t xml:space="preserve">Proposal 9:  For PSFCH transmission, further study how to meet OCB requirement, e.g., interlaced transmission, or common PSFCH interlace, etc. </w:t>
      </w:r>
    </w:p>
    <w:p w14:paraId="78150C71" w14:textId="77777777" w:rsidR="005E036B" w:rsidRPr="005E036B" w:rsidRDefault="005E036B" w:rsidP="005E036B">
      <w:pPr>
        <w:ind w:left="720"/>
        <w:rPr>
          <w:rFonts w:ascii="Times New Roman" w:eastAsia="MS Mincho" w:hAnsi="Times New Roman"/>
          <w:bCs/>
          <w:iCs/>
          <w:sz w:val="18"/>
          <w:szCs w:val="18"/>
        </w:rPr>
      </w:pPr>
      <w:r w:rsidRPr="005E036B">
        <w:rPr>
          <w:rFonts w:ascii="Times New Roman" w:eastAsia="MS Mincho" w:hAnsi="Times New Roman"/>
          <w:bCs/>
          <w:iCs/>
          <w:sz w:val="18"/>
          <w:szCs w:val="18"/>
        </w:rPr>
        <w:t>Proposal 10: Further study the locations of PSFCH resources within a COT, e.g., (pre-)configured periodic locations, or dynamically indicated locations, etc.</w:t>
      </w:r>
    </w:p>
    <w:p w14:paraId="2C5FD389" w14:textId="77777777" w:rsidR="005E036B" w:rsidRPr="005E036B" w:rsidRDefault="005E036B" w:rsidP="005E036B">
      <w:pPr>
        <w:ind w:left="720"/>
        <w:rPr>
          <w:rFonts w:ascii="Times New Roman" w:eastAsia="MS Mincho" w:hAnsi="Times New Roman"/>
          <w:bCs/>
          <w:iCs/>
          <w:sz w:val="18"/>
          <w:szCs w:val="18"/>
        </w:rPr>
      </w:pPr>
      <w:r w:rsidRPr="005E036B">
        <w:rPr>
          <w:rFonts w:ascii="Times New Roman" w:eastAsia="MS Mincho" w:hAnsi="Times New Roman"/>
          <w:bCs/>
          <w:iCs/>
          <w:sz w:val="18"/>
          <w:szCs w:val="18"/>
        </w:rPr>
        <w:t>Proposal 11: For PSSCH and PSFCH mapping in SL-U,</w:t>
      </w:r>
    </w:p>
    <w:p w14:paraId="7342F426" w14:textId="77777777" w:rsidR="005E036B" w:rsidRPr="005E036B" w:rsidRDefault="005E036B" w:rsidP="00842CF4">
      <w:pPr>
        <w:pStyle w:val="ListParagraph"/>
        <w:numPr>
          <w:ilvl w:val="1"/>
          <w:numId w:val="122"/>
        </w:numPr>
        <w:overflowPunct/>
        <w:snapToGrid w:val="0"/>
        <w:spacing w:after="0"/>
        <w:ind w:left="1560"/>
        <w:contextualSpacing w:val="0"/>
        <w:jc w:val="both"/>
        <w:textAlignment w:val="auto"/>
        <w:rPr>
          <w:bCs/>
          <w:iCs/>
          <w:sz w:val="18"/>
          <w:szCs w:val="18"/>
        </w:rPr>
      </w:pPr>
      <w:r w:rsidRPr="005E036B">
        <w:rPr>
          <w:rFonts w:eastAsia="MS Mincho"/>
          <w:bCs/>
          <w:iCs/>
          <w:sz w:val="18"/>
          <w:szCs w:val="18"/>
        </w:rPr>
        <w:t>When PSSCH and its related PSFCH are within the same COT, R16 NR-V implicit mapping is reused</w:t>
      </w:r>
    </w:p>
    <w:p w14:paraId="6A9D5DA6" w14:textId="77777777" w:rsidR="005E036B" w:rsidRPr="005E036B" w:rsidRDefault="005E036B" w:rsidP="00842CF4">
      <w:pPr>
        <w:pStyle w:val="ListParagraph"/>
        <w:numPr>
          <w:ilvl w:val="1"/>
          <w:numId w:val="122"/>
        </w:numPr>
        <w:overflowPunct/>
        <w:snapToGrid w:val="0"/>
        <w:spacing w:after="0"/>
        <w:ind w:left="1560"/>
        <w:contextualSpacing w:val="0"/>
        <w:jc w:val="both"/>
        <w:textAlignment w:val="auto"/>
        <w:rPr>
          <w:bCs/>
          <w:iCs/>
          <w:sz w:val="18"/>
          <w:szCs w:val="18"/>
        </w:rPr>
      </w:pPr>
      <w:r w:rsidRPr="005E036B">
        <w:rPr>
          <w:rFonts w:eastAsia="MS Mincho"/>
          <w:bCs/>
          <w:iCs/>
          <w:sz w:val="18"/>
          <w:szCs w:val="18"/>
        </w:rPr>
        <w:t xml:space="preserve">Otherwise, further study on PSSCH-PSFCH mapping, e.g., explicitly or implicitly. </w:t>
      </w:r>
    </w:p>
    <w:p w14:paraId="596B9F29" w14:textId="77777777" w:rsidR="005E036B" w:rsidRPr="005E036B" w:rsidRDefault="005E036B" w:rsidP="005E036B">
      <w:pPr>
        <w:ind w:left="720"/>
        <w:rPr>
          <w:rFonts w:ascii="Times New Roman" w:eastAsia="MS Mincho" w:hAnsi="Times New Roman"/>
          <w:bCs/>
          <w:iCs/>
          <w:sz w:val="18"/>
          <w:szCs w:val="18"/>
        </w:rPr>
      </w:pPr>
      <w:r w:rsidRPr="005E036B">
        <w:rPr>
          <w:rFonts w:ascii="Times New Roman" w:eastAsia="MS Mincho" w:hAnsi="Times New Roman"/>
          <w:bCs/>
          <w:iCs/>
          <w:sz w:val="18"/>
          <w:szCs w:val="18"/>
        </w:rPr>
        <w:t>Proposal 12: Further study the locations of S-SSB resources, e.g., whether/how to transmit additional S-SSB in addition to (pre-)configured periodic S-SSB occasions in case of LBT failure.</w:t>
      </w:r>
    </w:p>
    <w:p w14:paraId="10C5D837" w14:textId="77777777" w:rsidR="005E036B" w:rsidRPr="005E036B" w:rsidRDefault="005E036B" w:rsidP="005E036B">
      <w:pPr>
        <w:ind w:left="720"/>
        <w:rPr>
          <w:rFonts w:ascii="Times New Roman" w:eastAsia="MS Mincho" w:hAnsi="Times New Roman"/>
          <w:bCs/>
          <w:iCs/>
          <w:sz w:val="18"/>
          <w:szCs w:val="18"/>
        </w:rPr>
      </w:pPr>
      <w:r w:rsidRPr="005E036B">
        <w:rPr>
          <w:rFonts w:ascii="Times New Roman" w:eastAsia="MS Mincho" w:hAnsi="Times New Roman"/>
          <w:bCs/>
          <w:iCs/>
          <w:sz w:val="18"/>
          <w:szCs w:val="18"/>
        </w:rPr>
        <w:t>Proposal 13: For S-SSB transmission, further study how to meet OCB requirement, e.g., interlaced transmission, or multiplexing with other SL channels within a COT, etc.</w:t>
      </w:r>
    </w:p>
    <w:p w14:paraId="78B5D6A5" w14:textId="77777777" w:rsidR="008E4DF2" w:rsidRDefault="008E4DF2" w:rsidP="008E4DF2">
      <w:r w:rsidRPr="00521E5A">
        <w:rPr>
          <w:b/>
          <w:bCs/>
        </w:rPr>
        <w:t>Decision:</w:t>
      </w:r>
      <w:r>
        <w:t xml:space="preserve"> The document is noted.</w:t>
      </w:r>
    </w:p>
    <w:p w14:paraId="52ACF17B" w14:textId="77777777" w:rsidR="008E4DF2" w:rsidRPr="008E4DF2" w:rsidRDefault="008E4DF2" w:rsidP="008E4DF2"/>
    <w:p w14:paraId="64BF9AA7" w14:textId="092D6E4D" w:rsidR="008F4B8C" w:rsidRDefault="001B5688" w:rsidP="008F4B8C">
      <w:pPr>
        <w:rPr>
          <w:lang w:eastAsia="x-none"/>
        </w:rPr>
      </w:pPr>
      <w:hyperlink r:id="rId2177" w:history="1">
        <w:r w:rsidR="000B5C49">
          <w:rPr>
            <w:rStyle w:val="Hyperlink"/>
            <w:lang w:eastAsia="x-none"/>
          </w:rPr>
          <w:t>R1-2203123</w:t>
        </w:r>
      </w:hyperlink>
      <w:r w:rsidR="008F4B8C">
        <w:rPr>
          <w:lang w:eastAsia="x-none"/>
        </w:rPr>
        <w:tab/>
        <w:t>On Physical Channel Design Framework for SL-U</w:t>
      </w:r>
      <w:r w:rsidR="008F4B8C">
        <w:rPr>
          <w:lang w:eastAsia="x-none"/>
        </w:rPr>
        <w:tab/>
        <w:t>Nokia, Nokia Shanghai Bell</w:t>
      </w:r>
    </w:p>
    <w:p w14:paraId="0CC5F115" w14:textId="78BDBF05" w:rsidR="008F4B8C" w:rsidRDefault="001B5688" w:rsidP="008F4B8C">
      <w:pPr>
        <w:rPr>
          <w:lang w:eastAsia="x-none"/>
        </w:rPr>
      </w:pPr>
      <w:hyperlink r:id="rId2178" w:history="1">
        <w:r w:rsidR="000B5C49">
          <w:rPr>
            <w:rStyle w:val="Hyperlink"/>
            <w:lang w:eastAsia="x-none"/>
          </w:rPr>
          <w:t>R1-2203332</w:t>
        </w:r>
      </w:hyperlink>
      <w:r w:rsidR="008F4B8C">
        <w:rPr>
          <w:lang w:eastAsia="x-none"/>
        </w:rPr>
        <w:tab/>
        <w:t>Discussion on Physical channel design for sidelink on unlicensed spectrum</w:t>
      </w:r>
      <w:r w:rsidR="008F4B8C">
        <w:rPr>
          <w:lang w:eastAsia="x-none"/>
        </w:rPr>
        <w:tab/>
        <w:t>Spreadtrum Communications</w:t>
      </w:r>
    </w:p>
    <w:p w14:paraId="20BE6C07" w14:textId="6E3735CB" w:rsidR="008F4B8C" w:rsidRDefault="001B5688" w:rsidP="008F4B8C">
      <w:pPr>
        <w:rPr>
          <w:lang w:eastAsia="x-none"/>
        </w:rPr>
      </w:pPr>
      <w:hyperlink r:id="rId2179" w:history="1">
        <w:r w:rsidR="000B5C49">
          <w:rPr>
            <w:rStyle w:val="Hyperlink"/>
            <w:lang w:eastAsia="x-none"/>
          </w:rPr>
          <w:t>R1-2203366</w:t>
        </w:r>
      </w:hyperlink>
      <w:r w:rsidR="008F4B8C">
        <w:rPr>
          <w:lang w:eastAsia="x-none"/>
        </w:rPr>
        <w:tab/>
        <w:t>Discussion on physical layer structures and procedures for SL-U</w:t>
      </w:r>
      <w:r w:rsidR="008F4B8C">
        <w:rPr>
          <w:lang w:eastAsia="x-none"/>
        </w:rPr>
        <w:tab/>
        <w:t>ZTE, Sanechips</w:t>
      </w:r>
    </w:p>
    <w:p w14:paraId="44430144" w14:textId="1E583E57" w:rsidR="008F4B8C" w:rsidRDefault="001B5688" w:rsidP="008F4B8C">
      <w:pPr>
        <w:rPr>
          <w:lang w:eastAsia="x-none"/>
        </w:rPr>
      </w:pPr>
      <w:hyperlink r:id="rId2180" w:history="1">
        <w:r w:rsidR="000B5C49">
          <w:rPr>
            <w:rStyle w:val="Hyperlink"/>
            <w:lang w:eastAsia="x-none"/>
          </w:rPr>
          <w:t>R1-2203462</w:t>
        </w:r>
      </w:hyperlink>
      <w:r w:rsidR="008F4B8C">
        <w:rPr>
          <w:lang w:eastAsia="x-none"/>
        </w:rPr>
        <w:tab/>
        <w:t>Discussion on physical channel design framework for sidelink on unlicensed spectrum</w:t>
      </w:r>
      <w:r w:rsidR="008F4B8C">
        <w:rPr>
          <w:lang w:eastAsia="x-none"/>
        </w:rPr>
        <w:tab/>
        <w:t>CATT, GOHIGH</w:t>
      </w:r>
    </w:p>
    <w:p w14:paraId="5994546F" w14:textId="1C3BD705" w:rsidR="008F4B8C" w:rsidRDefault="001B5688" w:rsidP="008F4B8C">
      <w:pPr>
        <w:rPr>
          <w:lang w:eastAsia="x-none"/>
        </w:rPr>
      </w:pPr>
      <w:hyperlink r:id="rId2181" w:history="1">
        <w:r w:rsidR="000B5C49">
          <w:rPr>
            <w:rStyle w:val="Hyperlink"/>
            <w:lang w:eastAsia="x-none"/>
          </w:rPr>
          <w:t>R1-2203562</w:t>
        </w:r>
      </w:hyperlink>
      <w:r w:rsidR="008F4B8C">
        <w:rPr>
          <w:lang w:eastAsia="x-none"/>
        </w:rPr>
        <w:tab/>
        <w:t>Physical channel design framework for sidelink on unlicensed spectrum</w:t>
      </w:r>
      <w:r w:rsidR="008F4B8C">
        <w:rPr>
          <w:lang w:eastAsia="x-none"/>
        </w:rPr>
        <w:tab/>
        <w:t>vivo</w:t>
      </w:r>
    </w:p>
    <w:p w14:paraId="2A781226" w14:textId="4A6A4D58" w:rsidR="008F4B8C" w:rsidRDefault="001B5688" w:rsidP="008F4B8C">
      <w:pPr>
        <w:rPr>
          <w:lang w:eastAsia="x-none"/>
        </w:rPr>
      </w:pPr>
      <w:hyperlink r:id="rId2182" w:history="1">
        <w:r w:rsidR="000B5C49">
          <w:rPr>
            <w:rStyle w:val="Hyperlink"/>
            <w:lang w:eastAsia="x-none"/>
          </w:rPr>
          <w:t>R1-2203646</w:t>
        </w:r>
      </w:hyperlink>
      <w:r w:rsidR="008F4B8C">
        <w:rPr>
          <w:lang w:eastAsia="x-none"/>
        </w:rPr>
        <w:tab/>
        <w:t>SL U physical layer design framework</w:t>
      </w:r>
      <w:r w:rsidR="008F4B8C">
        <w:rPr>
          <w:lang w:eastAsia="x-none"/>
        </w:rPr>
        <w:tab/>
        <w:t>InterDigital, Inc.</w:t>
      </w:r>
    </w:p>
    <w:p w14:paraId="5B5CFDE4" w14:textId="05DBF34F" w:rsidR="008F4B8C" w:rsidRDefault="001B5688" w:rsidP="008F4B8C">
      <w:pPr>
        <w:rPr>
          <w:lang w:eastAsia="x-none"/>
        </w:rPr>
      </w:pPr>
      <w:hyperlink r:id="rId2183" w:history="1">
        <w:r w:rsidR="000B5C49">
          <w:rPr>
            <w:rStyle w:val="Hyperlink"/>
            <w:lang w:eastAsia="x-none"/>
          </w:rPr>
          <w:t>R1-2203694</w:t>
        </w:r>
      </w:hyperlink>
      <w:r w:rsidR="008F4B8C">
        <w:rPr>
          <w:lang w:eastAsia="x-none"/>
        </w:rPr>
        <w:tab/>
        <w:t>Discussion on physical channel design framework</w:t>
      </w:r>
      <w:r w:rsidR="008F4B8C">
        <w:rPr>
          <w:lang w:eastAsia="x-none"/>
        </w:rPr>
        <w:tab/>
        <w:t>NEC</w:t>
      </w:r>
    </w:p>
    <w:p w14:paraId="1984F59D" w14:textId="18A0C5BB" w:rsidR="008F4B8C" w:rsidRDefault="001B5688" w:rsidP="008F4B8C">
      <w:pPr>
        <w:rPr>
          <w:lang w:eastAsia="x-none"/>
        </w:rPr>
      </w:pPr>
      <w:hyperlink r:id="rId2184" w:history="1">
        <w:r w:rsidR="000B5C49">
          <w:rPr>
            <w:rStyle w:val="Hyperlink"/>
            <w:lang w:eastAsia="x-none"/>
          </w:rPr>
          <w:t>R1-2203704</w:t>
        </w:r>
      </w:hyperlink>
      <w:r w:rsidR="008F4B8C">
        <w:rPr>
          <w:lang w:eastAsia="x-none"/>
        </w:rPr>
        <w:tab/>
        <w:t>Physical layer design framework for sidelink on FR1 unlicensed spectrum</w:t>
      </w:r>
      <w:r w:rsidR="008F4B8C">
        <w:rPr>
          <w:lang w:eastAsia="x-none"/>
        </w:rPr>
        <w:tab/>
        <w:t>Lenovo</w:t>
      </w:r>
    </w:p>
    <w:p w14:paraId="1CCF3D16" w14:textId="10DB2FCD" w:rsidR="008F4B8C" w:rsidRDefault="001B5688" w:rsidP="008F4B8C">
      <w:pPr>
        <w:rPr>
          <w:lang w:eastAsia="x-none"/>
        </w:rPr>
      </w:pPr>
      <w:hyperlink r:id="rId2185" w:history="1">
        <w:r w:rsidR="000B5C49">
          <w:rPr>
            <w:rStyle w:val="Hyperlink"/>
            <w:lang w:eastAsia="x-none"/>
          </w:rPr>
          <w:t>R1-2203714</w:t>
        </w:r>
      </w:hyperlink>
      <w:r w:rsidR="008F4B8C">
        <w:rPr>
          <w:lang w:eastAsia="x-none"/>
        </w:rPr>
        <w:tab/>
        <w:t>Discussion on physical channel design framework for sidelink on unlicensed spectrum</w:t>
      </w:r>
      <w:r w:rsidR="008F4B8C">
        <w:rPr>
          <w:lang w:eastAsia="x-none"/>
        </w:rPr>
        <w:tab/>
        <w:t>LG Electronics</w:t>
      </w:r>
    </w:p>
    <w:p w14:paraId="55673F8B" w14:textId="2FDE256D" w:rsidR="008F4B8C" w:rsidRDefault="001B5688" w:rsidP="008F4B8C">
      <w:pPr>
        <w:rPr>
          <w:lang w:eastAsia="x-none"/>
        </w:rPr>
      </w:pPr>
      <w:hyperlink r:id="rId2186" w:history="1">
        <w:r w:rsidR="000B5C49">
          <w:rPr>
            <w:rStyle w:val="Hyperlink"/>
            <w:lang w:eastAsia="x-none"/>
          </w:rPr>
          <w:t>R1-2203735</w:t>
        </w:r>
      </w:hyperlink>
      <w:r w:rsidR="008F4B8C">
        <w:rPr>
          <w:lang w:eastAsia="x-none"/>
        </w:rPr>
        <w:tab/>
        <w:t>Discussion on physical channel design framework for SL-unlicensed</w:t>
      </w:r>
      <w:r w:rsidR="008F4B8C">
        <w:rPr>
          <w:lang w:eastAsia="x-none"/>
        </w:rPr>
        <w:tab/>
        <w:t>Sony</w:t>
      </w:r>
    </w:p>
    <w:p w14:paraId="74FDAD6E" w14:textId="66A24F7A" w:rsidR="008F4B8C" w:rsidRDefault="001B5688" w:rsidP="008F4B8C">
      <w:pPr>
        <w:rPr>
          <w:lang w:eastAsia="x-none"/>
        </w:rPr>
      </w:pPr>
      <w:hyperlink r:id="rId2187" w:history="1">
        <w:r w:rsidR="000B5C49">
          <w:rPr>
            <w:rStyle w:val="Hyperlink"/>
            <w:lang w:eastAsia="x-none"/>
          </w:rPr>
          <w:t>R1-2203750</w:t>
        </w:r>
      </w:hyperlink>
      <w:r w:rsidR="008F4B8C">
        <w:rPr>
          <w:lang w:eastAsia="x-none"/>
        </w:rPr>
        <w:tab/>
        <w:t>Physical channel design for sidelink on unlicensed spectrum</w:t>
      </w:r>
      <w:r w:rsidR="008F4B8C">
        <w:rPr>
          <w:lang w:eastAsia="x-none"/>
        </w:rPr>
        <w:tab/>
        <w:t>Panasonic Holdings Corporation</w:t>
      </w:r>
    </w:p>
    <w:p w14:paraId="42F3516B" w14:textId="6E878C80" w:rsidR="008F4B8C" w:rsidRDefault="001B5688" w:rsidP="008F4B8C">
      <w:pPr>
        <w:rPr>
          <w:lang w:eastAsia="x-none"/>
        </w:rPr>
      </w:pPr>
      <w:hyperlink r:id="rId2188" w:history="1">
        <w:r w:rsidR="000B5C49">
          <w:rPr>
            <w:rStyle w:val="Hyperlink"/>
            <w:lang w:eastAsia="x-none"/>
          </w:rPr>
          <w:t>R1-2203819</w:t>
        </w:r>
      </w:hyperlink>
      <w:r w:rsidR="008F4B8C">
        <w:rPr>
          <w:lang w:eastAsia="x-none"/>
        </w:rPr>
        <w:tab/>
        <w:t>Physical channel design  for sidelink-unlicensed</w:t>
      </w:r>
      <w:r w:rsidR="008F4B8C">
        <w:rPr>
          <w:lang w:eastAsia="x-none"/>
        </w:rPr>
        <w:tab/>
        <w:t>xiaomi</w:t>
      </w:r>
    </w:p>
    <w:p w14:paraId="5F5A9E30" w14:textId="53DC7595" w:rsidR="008F4B8C" w:rsidRDefault="001B5688" w:rsidP="008F4B8C">
      <w:pPr>
        <w:rPr>
          <w:lang w:eastAsia="x-none"/>
        </w:rPr>
      </w:pPr>
      <w:hyperlink r:id="rId2189" w:history="1">
        <w:r w:rsidR="000B5C49">
          <w:rPr>
            <w:rStyle w:val="Hyperlink"/>
            <w:lang w:eastAsia="x-none"/>
          </w:rPr>
          <w:t>R1-2203983</w:t>
        </w:r>
      </w:hyperlink>
      <w:r w:rsidR="008F4B8C">
        <w:rPr>
          <w:lang w:eastAsia="x-none"/>
        </w:rPr>
        <w:tab/>
        <w:t>Physical channel designs of NR sidelink in unlicensed channel</w:t>
      </w:r>
      <w:r w:rsidR="008F4B8C">
        <w:rPr>
          <w:lang w:eastAsia="x-none"/>
        </w:rPr>
        <w:tab/>
        <w:t>OPPO</w:t>
      </w:r>
    </w:p>
    <w:p w14:paraId="3273752D" w14:textId="6ACFBF6A" w:rsidR="008F4B8C" w:rsidRDefault="001B5688" w:rsidP="008F4B8C">
      <w:pPr>
        <w:rPr>
          <w:lang w:eastAsia="x-none"/>
        </w:rPr>
      </w:pPr>
      <w:hyperlink r:id="rId2190" w:history="1">
        <w:r w:rsidR="000B5C49">
          <w:rPr>
            <w:rStyle w:val="Hyperlink"/>
            <w:lang w:eastAsia="x-none"/>
          </w:rPr>
          <w:t>R1-2204085</w:t>
        </w:r>
      </w:hyperlink>
      <w:r w:rsidR="008F4B8C">
        <w:rPr>
          <w:lang w:eastAsia="x-none"/>
        </w:rPr>
        <w:tab/>
        <w:t>Discussion on resources on sidelink operation in unlicensed spectrum</w:t>
      </w:r>
      <w:r w:rsidR="008F4B8C">
        <w:rPr>
          <w:lang w:eastAsia="x-none"/>
        </w:rPr>
        <w:tab/>
        <w:t>CableLabs</w:t>
      </w:r>
    </w:p>
    <w:p w14:paraId="1262FBBE" w14:textId="686EDDB1" w:rsidR="008F4B8C" w:rsidRDefault="001B5688" w:rsidP="008F4B8C">
      <w:pPr>
        <w:rPr>
          <w:lang w:eastAsia="x-none"/>
        </w:rPr>
      </w:pPr>
      <w:hyperlink r:id="rId2191" w:history="1">
        <w:r w:rsidR="000B5C49">
          <w:rPr>
            <w:rStyle w:val="Hyperlink"/>
            <w:lang w:eastAsia="x-none"/>
          </w:rPr>
          <w:t>R1-2204098</w:t>
        </w:r>
      </w:hyperlink>
      <w:r w:rsidR="008F4B8C">
        <w:rPr>
          <w:lang w:eastAsia="x-none"/>
        </w:rPr>
        <w:tab/>
        <w:t>Discussion of physical channel designs for sidelink transmission in unlicensed spectrum</w:t>
      </w:r>
      <w:r w:rsidR="008F4B8C">
        <w:rPr>
          <w:lang w:eastAsia="x-none"/>
        </w:rPr>
        <w:tab/>
        <w:t>FUTUREWEI</w:t>
      </w:r>
    </w:p>
    <w:p w14:paraId="7A606AEE" w14:textId="27E44865" w:rsidR="008F4B8C" w:rsidRDefault="001B5688" w:rsidP="008F4B8C">
      <w:pPr>
        <w:rPr>
          <w:lang w:eastAsia="x-none"/>
        </w:rPr>
      </w:pPr>
      <w:hyperlink r:id="rId2192" w:history="1">
        <w:r w:rsidR="000B5C49">
          <w:rPr>
            <w:rStyle w:val="Hyperlink"/>
            <w:lang w:eastAsia="x-none"/>
          </w:rPr>
          <w:t>R1-2204121</w:t>
        </w:r>
      </w:hyperlink>
      <w:r w:rsidR="008F4B8C">
        <w:rPr>
          <w:lang w:eastAsia="x-none"/>
        </w:rPr>
        <w:tab/>
        <w:t>Discussion on Physical channel design framework for sidelink on unlicensed spectrum</w:t>
      </w:r>
      <w:r w:rsidR="008F4B8C">
        <w:rPr>
          <w:lang w:eastAsia="x-none"/>
        </w:rPr>
        <w:tab/>
        <w:t>Hyundai Motors</w:t>
      </w:r>
    </w:p>
    <w:p w14:paraId="5FF33487" w14:textId="253853D2" w:rsidR="008F4B8C" w:rsidRDefault="001B5688" w:rsidP="008F4B8C">
      <w:pPr>
        <w:rPr>
          <w:lang w:eastAsia="x-none"/>
        </w:rPr>
      </w:pPr>
      <w:hyperlink r:id="rId2193" w:history="1">
        <w:r w:rsidR="000B5C49">
          <w:rPr>
            <w:rStyle w:val="Hyperlink"/>
            <w:lang w:eastAsia="x-none"/>
          </w:rPr>
          <w:t>R1-2204248</w:t>
        </w:r>
      </w:hyperlink>
      <w:r w:rsidR="008F4B8C">
        <w:rPr>
          <w:lang w:eastAsia="x-none"/>
        </w:rPr>
        <w:tab/>
        <w:t>On physical channel design framework for sidelink on FR1 unlicensed spectrum</w:t>
      </w:r>
      <w:r w:rsidR="008F4B8C">
        <w:rPr>
          <w:lang w:eastAsia="x-none"/>
        </w:rPr>
        <w:tab/>
        <w:t>Apple</w:t>
      </w:r>
    </w:p>
    <w:p w14:paraId="103319DB" w14:textId="256670A5" w:rsidR="008F4B8C" w:rsidRDefault="001B5688" w:rsidP="008F4B8C">
      <w:pPr>
        <w:rPr>
          <w:lang w:eastAsia="x-none"/>
        </w:rPr>
      </w:pPr>
      <w:hyperlink r:id="rId2194" w:history="1">
        <w:r w:rsidR="000B5C49">
          <w:rPr>
            <w:rStyle w:val="Hyperlink"/>
            <w:lang w:eastAsia="x-none"/>
          </w:rPr>
          <w:t>R1-2204307</w:t>
        </w:r>
      </w:hyperlink>
      <w:r w:rsidR="008F4B8C">
        <w:rPr>
          <w:lang w:eastAsia="x-none"/>
        </w:rPr>
        <w:tab/>
        <w:t>Discussion on physical channel design framework for sidelink on unlicensed spectrum</w:t>
      </w:r>
      <w:r w:rsidR="008F4B8C">
        <w:rPr>
          <w:lang w:eastAsia="x-none"/>
        </w:rPr>
        <w:tab/>
        <w:t>CMCC</w:t>
      </w:r>
    </w:p>
    <w:p w14:paraId="13738EE0" w14:textId="154EC55A" w:rsidR="008F4B8C" w:rsidRDefault="001B5688" w:rsidP="008F4B8C">
      <w:pPr>
        <w:rPr>
          <w:lang w:eastAsia="x-none"/>
        </w:rPr>
      </w:pPr>
      <w:hyperlink r:id="rId2195" w:history="1">
        <w:r w:rsidR="000B5C49">
          <w:rPr>
            <w:rStyle w:val="Hyperlink"/>
            <w:lang w:eastAsia="x-none"/>
          </w:rPr>
          <w:t>R1-2204383</w:t>
        </w:r>
      </w:hyperlink>
      <w:r w:rsidR="008F4B8C">
        <w:rPr>
          <w:lang w:eastAsia="x-none"/>
        </w:rPr>
        <w:tab/>
        <w:t>Discussions on channel design framework in SL-U</w:t>
      </w:r>
      <w:r w:rsidR="008F4B8C">
        <w:rPr>
          <w:lang w:eastAsia="x-none"/>
        </w:rPr>
        <w:tab/>
        <w:t>NTT DOCOMO, INC.</w:t>
      </w:r>
    </w:p>
    <w:p w14:paraId="533CD036" w14:textId="21E43BEA" w:rsidR="008F4B8C" w:rsidRDefault="001B5688" w:rsidP="008F4B8C">
      <w:pPr>
        <w:rPr>
          <w:lang w:eastAsia="x-none"/>
        </w:rPr>
      </w:pPr>
      <w:hyperlink r:id="rId2196" w:history="1">
        <w:r w:rsidR="000B5C49">
          <w:rPr>
            <w:rStyle w:val="Hyperlink"/>
            <w:lang w:eastAsia="x-none"/>
          </w:rPr>
          <w:t>R1-2204428</w:t>
        </w:r>
      </w:hyperlink>
      <w:r w:rsidR="008F4B8C">
        <w:rPr>
          <w:lang w:eastAsia="x-none"/>
        </w:rPr>
        <w:tab/>
        <w:t>Discussions on physical channel design framework for NR sidelink evolution on unlicensed spectrum</w:t>
      </w:r>
      <w:r w:rsidR="008F4B8C">
        <w:rPr>
          <w:lang w:eastAsia="x-none"/>
        </w:rPr>
        <w:tab/>
        <w:t>Sharp</w:t>
      </w:r>
    </w:p>
    <w:p w14:paraId="46B15511" w14:textId="4A4EBB2F" w:rsidR="008F4B8C" w:rsidRDefault="001B5688" w:rsidP="008F4B8C">
      <w:pPr>
        <w:rPr>
          <w:lang w:eastAsia="x-none"/>
        </w:rPr>
      </w:pPr>
      <w:hyperlink r:id="rId2197" w:history="1">
        <w:r w:rsidR="000B5C49">
          <w:rPr>
            <w:rStyle w:val="Hyperlink"/>
            <w:lang w:eastAsia="x-none"/>
          </w:rPr>
          <w:t>R1-2204553</w:t>
        </w:r>
      </w:hyperlink>
      <w:r w:rsidR="008F4B8C">
        <w:rPr>
          <w:lang w:eastAsia="x-none"/>
        </w:rPr>
        <w:tab/>
        <w:t>Discussion on PHY channel design framework for SL on unlicensed spectrum</w:t>
      </w:r>
      <w:r w:rsidR="008F4B8C">
        <w:rPr>
          <w:lang w:eastAsia="x-none"/>
        </w:rPr>
        <w:tab/>
        <w:t>WILUS Inc.</w:t>
      </w:r>
    </w:p>
    <w:p w14:paraId="1C193A6E" w14:textId="53CA4D1B" w:rsidR="008F4B8C" w:rsidRDefault="001B5688" w:rsidP="008F4B8C">
      <w:pPr>
        <w:rPr>
          <w:lang w:eastAsia="x-none"/>
        </w:rPr>
      </w:pPr>
      <w:hyperlink r:id="rId2198" w:history="1">
        <w:r w:rsidR="000B5C49">
          <w:rPr>
            <w:rStyle w:val="Hyperlink"/>
            <w:lang w:eastAsia="x-none"/>
          </w:rPr>
          <w:t>R1-2204581</w:t>
        </w:r>
      </w:hyperlink>
      <w:r w:rsidR="008F4B8C">
        <w:rPr>
          <w:lang w:eastAsia="x-none"/>
        </w:rPr>
        <w:tab/>
        <w:t>Dis</w:t>
      </w:r>
      <w:r w:rsidR="005E036B">
        <w:rPr>
          <w:lang w:eastAsia="x-none"/>
        </w:rPr>
        <w:t xml:space="preserve">cussion </w:t>
      </w:r>
      <w:r w:rsidR="008F4B8C">
        <w:rPr>
          <w:lang w:eastAsia="x-none"/>
        </w:rPr>
        <w:t>of physical channel design for sidelink in unlicensed spectrum</w:t>
      </w:r>
      <w:r w:rsidR="008F4B8C">
        <w:rPr>
          <w:lang w:eastAsia="x-none"/>
        </w:rPr>
        <w:tab/>
        <w:t>Transsion Holdings</w:t>
      </w:r>
    </w:p>
    <w:p w14:paraId="0EE34BDB" w14:textId="12CEC06A" w:rsidR="008F4B8C" w:rsidRDefault="001B5688" w:rsidP="008F4B8C">
      <w:pPr>
        <w:rPr>
          <w:lang w:eastAsia="x-none"/>
        </w:rPr>
      </w:pPr>
      <w:hyperlink r:id="rId2199" w:history="1">
        <w:r w:rsidR="000B5C49">
          <w:rPr>
            <w:rStyle w:val="Hyperlink"/>
            <w:lang w:eastAsia="x-none"/>
          </w:rPr>
          <w:t>R1-2204608</w:t>
        </w:r>
      </w:hyperlink>
      <w:r w:rsidR="008F4B8C">
        <w:rPr>
          <w:lang w:eastAsia="x-none"/>
        </w:rPr>
        <w:tab/>
        <w:t>NR Sidelink Unlicensed Physical Channel Design</w:t>
      </w:r>
      <w:r w:rsidR="008F4B8C">
        <w:rPr>
          <w:lang w:eastAsia="x-none"/>
        </w:rPr>
        <w:tab/>
        <w:t>Fraunhofer HHI, Fraunhofer IIS</w:t>
      </w:r>
    </w:p>
    <w:p w14:paraId="40E1C562" w14:textId="6081B537" w:rsidR="008F4B8C" w:rsidRDefault="001B5688" w:rsidP="008F4B8C">
      <w:pPr>
        <w:rPr>
          <w:lang w:eastAsia="x-none"/>
        </w:rPr>
      </w:pPr>
      <w:hyperlink r:id="rId2200" w:history="1">
        <w:r w:rsidR="000B5C49">
          <w:rPr>
            <w:rStyle w:val="Hyperlink"/>
            <w:lang w:eastAsia="x-none"/>
          </w:rPr>
          <w:t>R1-2204731</w:t>
        </w:r>
      </w:hyperlink>
      <w:r w:rsidR="008F4B8C">
        <w:rPr>
          <w:lang w:eastAsia="x-none"/>
        </w:rPr>
        <w:tab/>
        <w:t>Discussion on Physical channel design framework</w:t>
      </w:r>
      <w:r w:rsidR="008F4B8C">
        <w:rPr>
          <w:lang w:eastAsia="x-none"/>
        </w:rPr>
        <w:tab/>
        <w:t>MediaTek Inc.</w:t>
      </w:r>
    </w:p>
    <w:p w14:paraId="305E1C9D" w14:textId="27DCB224" w:rsidR="008F4B8C" w:rsidRDefault="001B5688" w:rsidP="008F4B8C">
      <w:pPr>
        <w:rPr>
          <w:lang w:eastAsia="x-none"/>
        </w:rPr>
      </w:pPr>
      <w:hyperlink r:id="rId2201" w:history="1">
        <w:r w:rsidR="000B5C49">
          <w:rPr>
            <w:rStyle w:val="Hyperlink"/>
            <w:lang w:eastAsia="x-none"/>
          </w:rPr>
          <w:t>R1-2204742</w:t>
        </w:r>
      </w:hyperlink>
      <w:r w:rsidR="008F4B8C">
        <w:rPr>
          <w:lang w:eastAsia="x-none"/>
        </w:rPr>
        <w:tab/>
        <w:t>PHY channel design framework for SL-U</w:t>
      </w:r>
      <w:r w:rsidR="008F4B8C">
        <w:rPr>
          <w:lang w:eastAsia="x-none"/>
        </w:rPr>
        <w:tab/>
        <w:t>Ericsson</w:t>
      </w:r>
    </w:p>
    <w:p w14:paraId="257C8EF9" w14:textId="40549106" w:rsidR="008F4B8C" w:rsidRDefault="001B5688" w:rsidP="008F4B8C">
      <w:pPr>
        <w:rPr>
          <w:lang w:eastAsia="x-none"/>
        </w:rPr>
      </w:pPr>
      <w:hyperlink r:id="rId2202" w:history="1">
        <w:r w:rsidR="000B5C49">
          <w:rPr>
            <w:rStyle w:val="Hyperlink"/>
            <w:lang w:eastAsia="x-none"/>
          </w:rPr>
          <w:t>R1-2204803</w:t>
        </w:r>
      </w:hyperlink>
      <w:r w:rsidR="008F4B8C">
        <w:rPr>
          <w:lang w:eastAsia="x-none"/>
        </w:rPr>
        <w:tab/>
        <w:t>On the Enhancements to the Physical Channel Design for SL Operating in Unlicensed Spectrum</w:t>
      </w:r>
      <w:r w:rsidR="008F4B8C">
        <w:rPr>
          <w:lang w:eastAsia="x-none"/>
        </w:rPr>
        <w:tab/>
        <w:t>Intel Corporation</w:t>
      </w:r>
    </w:p>
    <w:p w14:paraId="3685BB6D" w14:textId="6967D9BA" w:rsidR="008F4B8C" w:rsidRDefault="001B5688" w:rsidP="008F4B8C">
      <w:pPr>
        <w:rPr>
          <w:lang w:eastAsia="x-none"/>
        </w:rPr>
      </w:pPr>
      <w:hyperlink r:id="rId2203" w:history="1">
        <w:r w:rsidR="000B5C49">
          <w:rPr>
            <w:rStyle w:val="Hyperlink"/>
            <w:lang w:eastAsia="x-none"/>
          </w:rPr>
          <w:t>R1-2205034</w:t>
        </w:r>
      </w:hyperlink>
      <w:r w:rsidR="008F4B8C">
        <w:rPr>
          <w:lang w:eastAsia="x-none"/>
        </w:rPr>
        <w:tab/>
        <w:t>Physical Channel Design for Sidelink on Unlicensed Spectrum</w:t>
      </w:r>
      <w:r w:rsidR="008F4B8C">
        <w:rPr>
          <w:lang w:eastAsia="x-none"/>
        </w:rPr>
        <w:tab/>
        <w:t>Qualcomm Incorporated</w:t>
      </w:r>
    </w:p>
    <w:p w14:paraId="63AB5EF2" w14:textId="7F3B55D7" w:rsidR="008E4DF2" w:rsidRDefault="008E4DF2" w:rsidP="008F4B8C">
      <w:pPr>
        <w:rPr>
          <w:lang w:eastAsia="x-none"/>
        </w:rPr>
      </w:pPr>
    </w:p>
    <w:p w14:paraId="668EBCC9" w14:textId="77777777" w:rsidR="005E036B" w:rsidRPr="00292A1B" w:rsidRDefault="005E036B" w:rsidP="005E036B">
      <w:pPr>
        <w:rPr>
          <w:lang w:eastAsia="x-none"/>
        </w:rPr>
      </w:pPr>
      <w:r w:rsidRPr="00292A1B">
        <w:rPr>
          <w:lang w:eastAsia="x-none"/>
        </w:rPr>
        <w:t>[109-e-R18-SL-02] – Mixiang (Huawei)</w:t>
      </w:r>
    </w:p>
    <w:p w14:paraId="4E947B4D" w14:textId="5685D023" w:rsidR="005E036B" w:rsidRPr="00292A1B" w:rsidRDefault="005E036B" w:rsidP="005E036B">
      <w:pPr>
        <w:rPr>
          <w:lang w:eastAsia="x-none"/>
        </w:rPr>
      </w:pPr>
      <w:r w:rsidRPr="00292A1B">
        <w:rPr>
          <w:lang w:eastAsia="x-none"/>
        </w:rPr>
        <w:t>Email discussion on physical channel design framework by May 20</w:t>
      </w:r>
    </w:p>
    <w:p w14:paraId="151D9E59" w14:textId="10EE11C0" w:rsidR="007936FF" w:rsidRPr="00292A1B" w:rsidRDefault="005E036B" w:rsidP="00842CF4">
      <w:pPr>
        <w:numPr>
          <w:ilvl w:val="0"/>
          <w:numId w:val="104"/>
        </w:numPr>
        <w:rPr>
          <w:lang w:eastAsia="x-none"/>
        </w:rPr>
      </w:pPr>
      <w:r w:rsidRPr="00292A1B">
        <w:rPr>
          <w:lang w:eastAsia="x-none"/>
        </w:rPr>
        <w:t>Check points: May 16, May 20</w:t>
      </w:r>
    </w:p>
    <w:p w14:paraId="7242E018" w14:textId="022E63C4" w:rsidR="005E036B" w:rsidRPr="002810A4" w:rsidRDefault="001B5688" w:rsidP="005E036B">
      <w:pPr>
        <w:rPr>
          <w:b/>
          <w:bCs/>
          <w:lang w:eastAsia="x-none"/>
        </w:rPr>
      </w:pPr>
      <w:hyperlink r:id="rId2204" w:history="1">
        <w:r w:rsidR="000B5C49">
          <w:rPr>
            <w:rStyle w:val="Hyperlink"/>
            <w:b/>
            <w:bCs/>
            <w:lang w:eastAsia="x-none"/>
          </w:rPr>
          <w:t>R1-2205238</w:t>
        </w:r>
      </w:hyperlink>
      <w:r w:rsidR="005E036B" w:rsidRPr="002810A4">
        <w:rPr>
          <w:b/>
          <w:bCs/>
          <w:lang w:eastAsia="x-none"/>
        </w:rPr>
        <w:tab/>
        <w:t>FL summary#1 for AI 9.4.1.2 SL-U physical channel design framework</w:t>
      </w:r>
      <w:r w:rsidR="005E036B" w:rsidRPr="002810A4">
        <w:rPr>
          <w:b/>
          <w:bCs/>
          <w:lang w:eastAsia="x-none"/>
        </w:rPr>
        <w:tab/>
        <w:t>Moderator (Huawei)</w:t>
      </w:r>
    </w:p>
    <w:p w14:paraId="6085EEDB" w14:textId="0D2941C5" w:rsidR="007936FF" w:rsidRDefault="007936FF" w:rsidP="005E036B">
      <w:pPr>
        <w:rPr>
          <w:lang w:eastAsia="x-none"/>
        </w:rPr>
      </w:pPr>
    </w:p>
    <w:p w14:paraId="0A9BF6E7" w14:textId="509728D0" w:rsidR="005E036B" w:rsidRPr="002810A4" w:rsidRDefault="001B5688" w:rsidP="005E036B">
      <w:pPr>
        <w:rPr>
          <w:b/>
          <w:bCs/>
          <w:lang w:eastAsia="x-none"/>
        </w:rPr>
      </w:pPr>
      <w:hyperlink r:id="rId2205" w:history="1">
        <w:r w:rsidR="000B5C49">
          <w:rPr>
            <w:rStyle w:val="Hyperlink"/>
            <w:b/>
            <w:bCs/>
            <w:lang w:eastAsia="x-none"/>
          </w:rPr>
          <w:t>R1-2205239</w:t>
        </w:r>
      </w:hyperlink>
      <w:r w:rsidR="005E036B" w:rsidRPr="002810A4">
        <w:rPr>
          <w:b/>
          <w:bCs/>
          <w:lang w:eastAsia="x-none"/>
        </w:rPr>
        <w:tab/>
        <w:t>FL summary#2 for AI 9.4.1.2 SL-U physical channel design framework</w:t>
      </w:r>
      <w:r w:rsidR="005E036B" w:rsidRPr="002810A4">
        <w:rPr>
          <w:b/>
          <w:bCs/>
          <w:lang w:eastAsia="x-none"/>
        </w:rPr>
        <w:tab/>
        <w:t>Moderator (Huawei)</w:t>
      </w:r>
    </w:p>
    <w:p w14:paraId="34CB39EE" w14:textId="737A25BE" w:rsidR="002810A4" w:rsidRDefault="002810A4" w:rsidP="005E036B">
      <w:pPr>
        <w:rPr>
          <w:lang w:eastAsia="x-none"/>
        </w:rPr>
      </w:pPr>
    </w:p>
    <w:p w14:paraId="1C5BAAE7" w14:textId="76E980E0" w:rsidR="005E036B" w:rsidRPr="0059054C" w:rsidRDefault="001B5688" w:rsidP="005E036B">
      <w:pPr>
        <w:rPr>
          <w:b/>
          <w:bCs/>
          <w:lang w:eastAsia="x-none"/>
        </w:rPr>
      </w:pPr>
      <w:hyperlink r:id="rId2206" w:history="1">
        <w:r w:rsidR="000B5C49">
          <w:rPr>
            <w:rStyle w:val="Hyperlink"/>
            <w:b/>
            <w:bCs/>
            <w:lang w:eastAsia="x-none"/>
          </w:rPr>
          <w:t>R1-2205240</w:t>
        </w:r>
      </w:hyperlink>
      <w:r w:rsidR="005E036B" w:rsidRPr="0059054C">
        <w:rPr>
          <w:b/>
          <w:bCs/>
          <w:lang w:eastAsia="x-none"/>
        </w:rPr>
        <w:tab/>
        <w:t>FL summary#3 for AI 9.4.1.2 SL-U physical channel design framework</w:t>
      </w:r>
      <w:r w:rsidR="005E036B" w:rsidRPr="0059054C">
        <w:rPr>
          <w:b/>
          <w:bCs/>
          <w:lang w:eastAsia="x-none"/>
        </w:rPr>
        <w:tab/>
        <w:t>Moderator (Huawei)</w:t>
      </w:r>
    </w:p>
    <w:p w14:paraId="6DE96D32" w14:textId="6091B244" w:rsidR="0059054C" w:rsidRDefault="00292A1B" w:rsidP="005E036B">
      <w:pPr>
        <w:rPr>
          <w:lang w:eastAsia="x-none"/>
        </w:rPr>
      </w:pPr>
      <w:r>
        <w:rPr>
          <w:lang w:eastAsia="x-none"/>
        </w:rPr>
        <w:t>From May 20</w:t>
      </w:r>
      <w:r w:rsidRPr="00292A1B">
        <w:rPr>
          <w:vertAlign w:val="superscript"/>
          <w:lang w:eastAsia="x-none"/>
        </w:rPr>
        <w:t>th</w:t>
      </w:r>
      <w:r>
        <w:rPr>
          <w:lang w:eastAsia="x-none"/>
        </w:rPr>
        <w:t xml:space="preserve"> GTW session</w:t>
      </w:r>
    </w:p>
    <w:p w14:paraId="0BBC8D9B" w14:textId="77777777" w:rsidR="00292A1B" w:rsidRPr="00292A1B" w:rsidRDefault="00292A1B" w:rsidP="00292A1B">
      <w:pPr>
        <w:rPr>
          <w:bCs/>
          <w:lang w:eastAsia="zh-CN"/>
        </w:rPr>
      </w:pPr>
      <w:r w:rsidRPr="00292A1B">
        <w:rPr>
          <w:bCs/>
          <w:highlight w:val="green"/>
          <w:lang w:eastAsia="zh-CN"/>
        </w:rPr>
        <w:t>Agreement</w:t>
      </w:r>
    </w:p>
    <w:p w14:paraId="5B9118D9" w14:textId="77777777" w:rsidR="00292A1B" w:rsidRPr="003B25EA" w:rsidRDefault="00292A1B" w:rsidP="00292A1B">
      <w:pPr>
        <w:rPr>
          <w:lang w:eastAsia="zh-CN"/>
        </w:rPr>
      </w:pPr>
      <w:r w:rsidRPr="003B25EA">
        <w:rPr>
          <w:lang w:eastAsia="zh-CN"/>
        </w:rPr>
        <w:t>SL BWP, SL resource pool in R16/R17 NR SL and RB set in R16 NR-U are reused for SL-U as baseline</w:t>
      </w:r>
    </w:p>
    <w:p w14:paraId="687316BE" w14:textId="77777777" w:rsidR="00292A1B" w:rsidRPr="003B25EA" w:rsidRDefault="00292A1B" w:rsidP="00CF6E6D">
      <w:pPr>
        <w:pStyle w:val="ListParagraph"/>
        <w:numPr>
          <w:ilvl w:val="0"/>
          <w:numId w:val="548"/>
        </w:numPr>
        <w:overflowPunct/>
        <w:snapToGrid w:val="0"/>
        <w:spacing w:after="0"/>
        <w:contextualSpacing w:val="0"/>
        <w:jc w:val="both"/>
        <w:textAlignment w:val="auto"/>
        <w:rPr>
          <w:lang w:eastAsia="zh-CN"/>
        </w:rPr>
      </w:pPr>
      <w:r w:rsidRPr="003B25EA">
        <w:rPr>
          <w:lang w:eastAsia="zh-CN"/>
        </w:rPr>
        <w:t>Only one SL BWP is (pre-)configured within a carrier</w:t>
      </w:r>
    </w:p>
    <w:p w14:paraId="223C7607" w14:textId="77777777" w:rsidR="00292A1B" w:rsidRPr="003B25EA" w:rsidRDefault="00292A1B" w:rsidP="00CF6E6D">
      <w:pPr>
        <w:pStyle w:val="ListParagraph"/>
        <w:numPr>
          <w:ilvl w:val="0"/>
          <w:numId w:val="548"/>
        </w:numPr>
        <w:overflowPunct/>
        <w:snapToGrid w:val="0"/>
        <w:spacing w:after="0"/>
        <w:contextualSpacing w:val="0"/>
        <w:jc w:val="both"/>
        <w:textAlignment w:val="auto"/>
        <w:rPr>
          <w:lang w:eastAsia="zh-CN"/>
        </w:rPr>
      </w:pPr>
      <w:r w:rsidRPr="003B25EA">
        <w:rPr>
          <w:lang w:eastAsia="zh-CN"/>
        </w:rPr>
        <w:lastRenderedPageBreak/>
        <w:t>The SL BWP is (pre-)configured to include one or multiple SL resource pools</w:t>
      </w:r>
    </w:p>
    <w:p w14:paraId="0488BFD1" w14:textId="77777777" w:rsidR="00292A1B" w:rsidRPr="003B25EA" w:rsidRDefault="00292A1B" w:rsidP="00CF6E6D">
      <w:pPr>
        <w:pStyle w:val="ListParagraph"/>
        <w:numPr>
          <w:ilvl w:val="0"/>
          <w:numId w:val="548"/>
        </w:numPr>
        <w:overflowPunct/>
        <w:snapToGrid w:val="0"/>
        <w:spacing w:after="0"/>
        <w:contextualSpacing w:val="0"/>
        <w:jc w:val="both"/>
        <w:textAlignment w:val="auto"/>
        <w:rPr>
          <w:lang w:eastAsia="zh-CN"/>
        </w:rPr>
      </w:pPr>
      <w:r w:rsidRPr="003B25EA">
        <w:rPr>
          <w:lang w:eastAsia="zh-CN"/>
        </w:rPr>
        <w:t>At least support that one SL resource pool can be (pre-)configured to include integer number of RB sets</w:t>
      </w:r>
    </w:p>
    <w:p w14:paraId="0D335D2A" w14:textId="77777777" w:rsidR="00292A1B" w:rsidRPr="003B25EA" w:rsidRDefault="00292A1B" w:rsidP="00CF6E6D">
      <w:pPr>
        <w:pStyle w:val="ListParagraph"/>
        <w:numPr>
          <w:ilvl w:val="1"/>
          <w:numId w:val="548"/>
        </w:numPr>
        <w:overflowPunct/>
        <w:snapToGrid w:val="0"/>
        <w:spacing w:after="0"/>
        <w:contextualSpacing w:val="0"/>
        <w:jc w:val="both"/>
        <w:textAlignment w:val="auto"/>
        <w:rPr>
          <w:lang w:eastAsia="zh-CN"/>
        </w:rPr>
      </w:pPr>
      <w:r w:rsidRPr="003B25EA">
        <w:rPr>
          <w:lang w:eastAsia="zh-CN"/>
        </w:rPr>
        <w:t>FFS: whether/how to support one SL resource pool can include sub-set of PRBs of one RB set</w:t>
      </w:r>
    </w:p>
    <w:p w14:paraId="0689DC7E" w14:textId="77777777" w:rsidR="00292A1B" w:rsidRPr="003B25EA" w:rsidRDefault="00292A1B" w:rsidP="00CF6E6D">
      <w:pPr>
        <w:pStyle w:val="ListParagraph"/>
        <w:numPr>
          <w:ilvl w:val="1"/>
          <w:numId w:val="548"/>
        </w:numPr>
        <w:overflowPunct/>
        <w:snapToGrid w:val="0"/>
        <w:spacing w:after="0"/>
        <w:contextualSpacing w:val="0"/>
        <w:jc w:val="both"/>
        <w:textAlignment w:val="auto"/>
        <w:rPr>
          <w:lang w:eastAsia="zh-CN"/>
        </w:rPr>
      </w:pPr>
      <w:r w:rsidRPr="003B25EA">
        <w:rPr>
          <w:lang w:eastAsia="zh-CN"/>
        </w:rPr>
        <w:t>FFS: the applicable resource pool</w:t>
      </w:r>
    </w:p>
    <w:p w14:paraId="71DC8525" w14:textId="77777777" w:rsidR="00292A1B" w:rsidRPr="003B25EA" w:rsidRDefault="00292A1B" w:rsidP="00CF6E6D">
      <w:pPr>
        <w:pStyle w:val="ListParagraph"/>
        <w:numPr>
          <w:ilvl w:val="1"/>
          <w:numId w:val="548"/>
        </w:numPr>
        <w:overflowPunct/>
        <w:snapToGrid w:val="0"/>
        <w:spacing w:after="0"/>
        <w:contextualSpacing w:val="0"/>
        <w:jc w:val="both"/>
        <w:textAlignment w:val="auto"/>
        <w:rPr>
          <w:lang w:eastAsia="zh-CN"/>
        </w:rPr>
      </w:pPr>
      <w:r w:rsidRPr="003B25EA">
        <w:rPr>
          <w:lang w:eastAsia="zh-CN"/>
        </w:rPr>
        <w:t>FFS: the impact on sub-channel size and number of sub-channels in a resource pool if sub-channel is supported</w:t>
      </w:r>
    </w:p>
    <w:p w14:paraId="33ECBF33" w14:textId="77777777" w:rsidR="00292A1B" w:rsidRPr="003B25EA" w:rsidRDefault="00292A1B" w:rsidP="00CF6E6D">
      <w:pPr>
        <w:pStyle w:val="ListParagraph"/>
        <w:numPr>
          <w:ilvl w:val="0"/>
          <w:numId w:val="548"/>
        </w:numPr>
        <w:overflowPunct/>
        <w:snapToGrid w:val="0"/>
        <w:spacing w:after="0"/>
        <w:contextualSpacing w:val="0"/>
        <w:jc w:val="both"/>
        <w:textAlignment w:val="auto"/>
        <w:rPr>
          <w:lang w:eastAsia="zh-CN"/>
        </w:rPr>
      </w:pPr>
      <w:r w:rsidRPr="003B25EA">
        <w:rPr>
          <w:lang w:eastAsia="zh-CN"/>
        </w:rPr>
        <w:t>PRBs within intra-cell guard band of two adjacent RB sets belong to a resource pool</w:t>
      </w:r>
      <w:r w:rsidRPr="003B25EA">
        <w:t xml:space="preserve"> </w:t>
      </w:r>
      <w:r w:rsidRPr="003B25EA">
        <w:rPr>
          <w:lang w:eastAsia="zh-CN"/>
        </w:rPr>
        <w:t>if the resource pool includes the two adjacent RB sets</w:t>
      </w:r>
    </w:p>
    <w:p w14:paraId="1C6FCA97" w14:textId="77777777" w:rsidR="00292A1B" w:rsidRPr="003B25EA" w:rsidRDefault="00292A1B" w:rsidP="00CF6E6D">
      <w:pPr>
        <w:pStyle w:val="ListParagraph"/>
        <w:numPr>
          <w:ilvl w:val="1"/>
          <w:numId w:val="548"/>
        </w:numPr>
        <w:overflowPunct/>
        <w:snapToGrid w:val="0"/>
        <w:spacing w:after="0"/>
        <w:contextualSpacing w:val="0"/>
        <w:jc w:val="both"/>
        <w:textAlignment w:val="auto"/>
        <w:rPr>
          <w:lang w:eastAsia="zh-CN"/>
        </w:rPr>
      </w:pPr>
      <w:r w:rsidRPr="003B25EA">
        <w:rPr>
          <w:lang w:eastAsia="zh-CN"/>
        </w:rPr>
        <w:t>FFS details, e.g., how such PRBs are used, the applicable resource pool, etc.</w:t>
      </w:r>
    </w:p>
    <w:p w14:paraId="07BBCC24" w14:textId="77777777" w:rsidR="00292A1B" w:rsidRPr="003B25EA" w:rsidRDefault="00292A1B" w:rsidP="00CF6E6D">
      <w:pPr>
        <w:pStyle w:val="ListParagraph"/>
        <w:numPr>
          <w:ilvl w:val="0"/>
          <w:numId w:val="548"/>
        </w:numPr>
        <w:overflowPunct/>
        <w:snapToGrid w:val="0"/>
        <w:spacing w:after="0"/>
        <w:contextualSpacing w:val="0"/>
        <w:jc w:val="both"/>
        <w:textAlignment w:val="auto"/>
        <w:rPr>
          <w:lang w:eastAsia="zh-CN"/>
        </w:rPr>
      </w:pPr>
      <w:r w:rsidRPr="003B25EA">
        <w:rPr>
          <w:lang w:eastAsia="zh-CN"/>
        </w:rPr>
        <w:t>FFS: whether R16/R17 NR SL S-SSB slots and/or new S-SSB slots (if supported) are excluded from resource pool</w:t>
      </w:r>
    </w:p>
    <w:p w14:paraId="4A9326EB" w14:textId="77777777" w:rsidR="00292A1B" w:rsidRPr="003B25EA" w:rsidRDefault="00292A1B" w:rsidP="00CF6E6D">
      <w:pPr>
        <w:pStyle w:val="ListParagraph"/>
        <w:numPr>
          <w:ilvl w:val="0"/>
          <w:numId w:val="548"/>
        </w:numPr>
        <w:overflowPunct/>
        <w:snapToGrid w:val="0"/>
        <w:spacing w:after="0"/>
        <w:contextualSpacing w:val="0"/>
        <w:jc w:val="both"/>
        <w:textAlignment w:val="auto"/>
        <w:rPr>
          <w:lang w:eastAsia="zh-CN"/>
        </w:rPr>
      </w:pPr>
      <w:r w:rsidRPr="003B25EA">
        <w:rPr>
          <w:lang w:eastAsia="zh-CN"/>
        </w:rPr>
        <w:t xml:space="preserve">FFS: which slots belong to resource pool, e.g., </w:t>
      </w:r>
      <w:r w:rsidRPr="003B25EA">
        <w:rPr>
          <w:rFonts w:hint="eastAsia"/>
          <w:lang w:eastAsia="zh-CN"/>
        </w:rPr>
        <w:t>h</w:t>
      </w:r>
      <w:r w:rsidRPr="003B25EA">
        <w:rPr>
          <w:lang w:eastAsia="zh-CN"/>
        </w:rPr>
        <w:t>ow to set the value of bitmap, whether to consider SL-U/NR-U operating in the same carrier and whether TDD configuration are considered, etc.</w:t>
      </w:r>
    </w:p>
    <w:p w14:paraId="0A48D4CC" w14:textId="77777777" w:rsidR="00292A1B" w:rsidRPr="003B25EA" w:rsidRDefault="00292A1B" w:rsidP="00CF6E6D">
      <w:pPr>
        <w:pStyle w:val="ListParagraph"/>
        <w:numPr>
          <w:ilvl w:val="0"/>
          <w:numId w:val="548"/>
        </w:numPr>
        <w:overflowPunct/>
        <w:snapToGrid w:val="0"/>
        <w:spacing w:after="0"/>
        <w:contextualSpacing w:val="0"/>
        <w:jc w:val="both"/>
        <w:textAlignment w:val="auto"/>
        <w:rPr>
          <w:lang w:eastAsia="zh-CN"/>
        </w:rPr>
      </w:pPr>
      <w:r w:rsidRPr="003B25EA">
        <w:rPr>
          <w:lang w:eastAsia="zh-CN"/>
        </w:rPr>
        <w:t>FFS: the impact of PSCCH/PSSCH mapping to frequency resources on resource pool configuration, on sub-channel definition if sub-channel is supported, etc.</w:t>
      </w:r>
    </w:p>
    <w:p w14:paraId="27185E44" w14:textId="77777777" w:rsidR="00292A1B" w:rsidRPr="00292A1B" w:rsidRDefault="00292A1B" w:rsidP="00292A1B">
      <w:pPr>
        <w:rPr>
          <w:bCs/>
          <w:lang w:eastAsia="x-none"/>
        </w:rPr>
      </w:pPr>
    </w:p>
    <w:p w14:paraId="6CE52D78" w14:textId="77777777" w:rsidR="00292A1B" w:rsidRPr="00292A1B" w:rsidRDefault="00292A1B" w:rsidP="00292A1B">
      <w:pPr>
        <w:rPr>
          <w:bCs/>
          <w:lang w:eastAsia="zh-CN"/>
        </w:rPr>
      </w:pPr>
      <w:r w:rsidRPr="00292A1B">
        <w:rPr>
          <w:bCs/>
          <w:highlight w:val="green"/>
          <w:lang w:eastAsia="zh-CN"/>
        </w:rPr>
        <w:t>Agreement</w:t>
      </w:r>
    </w:p>
    <w:p w14:paraId="2F0E3B79" w14:textId="77777777" w:rsidR="00292A1B" w:rsidRPr="003B25EA" w:rsidRDefault="00292A1B" w:rsidP="00292A1B">
      <w:pPr>
        <w:rPr>
          <w:lang w:eastAsia="zh-CN"/>
        </w:rPr>
      </w:pPr>
      <w:r w:rsidRPr="003B25EA">
        <w:rPr>
          <w:lang w:eastAsia="zh-CN"/>
        </w:rPr>
        <w:t>For PSCCH and PSSCH in SL-U:</w:t>
      </w:r>
    </w:p>
    <w:p w14:paraId="500C5391" w14:textId="77777777" w:rsidR="00292A1B" w:rsidRPr="003B25EA" w:rsidRDefault="00292A1B" w:rsidP="00CF6E6D">
      <w:pPr>
        <w:pStyle w:val="ListParagraph"/>
        <w:numPr>
          <w:ilvl w:val="0"/>
          <w:numId w:val="548"/>
        </w:numPr>
        <w:overflowPunct/>
        <w:snapToGrid w:val="0"/>
        <w:spacing w:after="0"/>
        <w:contextualSpacing w:val="0"/>
        <w:jc w:val="both"/>
        <w:textAlignment w:val="auto"/>
        <w:rPr>
          <w:lang w:eastAsia="zh-CN"/>
        </w:rPr>
      </w:pPr>
      <w:r w:rsidRPr="003B25EA">
        <w:rPr>
          <w:lang w:eastAsia="zh-CN"/>
        </w:rPr>
        <w:t>Both R16/R17 NR SL contiguous RB-based and R16 NR-U interlace RB-based transmissions are considered as starting point</w:t>
      </w:r>
    </w:p>
    <w:p w14:paraId="03EECDE0" w14:textId="77777777" w:rsidR="00292A1B" w:rsidRPr="003B25EA" w:rsidRDefault="00292A1B" w:rsidP="00CF6E6D">
      <w:pPr>
        <w:pStyle w:val="ListParagraph"/>
        <w:numPr>
          <w:ilvl w:val="1"/>
          <w:numId w:val="548"/>
        </w:numPr>
        <w:overflowPunct/>
        <w:snapToGrid w:val="0"/>
        <w:spacing w:after="0"/>
        <w:contextualSpacing w:val="0"/>
        <w:jc w:val="both"/>
        <w:textAlignment w:val="auto"/>
        <w:rPr>
          <w:lang w:eastAsia="zh-CN"/>
        </w:rPr>
      </w:pPr>
      <w:r w:rsidRPr="003B25EA">
        <w:rPr>
          <w:lang w:eastAsia="zh-CN"/>
        </w:rPr>
        <w:t>RAN1 strives to have unified design for both contiguous RB-based and interlace RB-based transmissions</w:t>
      </w:r>
    </w:p>
    <w:p w14:paraId="7B5CC8F0" w14:textId="77777777" w:rsidR="00292A1B" w:rsidRPr="003B25EA" w:rsidRDefault="00292A1B" w:rsidP="00CF6E6D">
      <w:pPr>
        <w:pStyle w:val="ListParagraph"/>
        <w:numPr>
          <w:ilvl w:val="1"/>
          <w:numId w:val="548"/>
        </w:numPr>
        <w:overflowPunct/>
        <w:snapToGrid w:val="0"/>
        <w:spacing w:after="0"/>
        <w:contextualSpacing w:val="0"/>
        <w:jc w:val="both"/>
        <w:textAlignment w:val="auto"/>
        <w:rPr>
          <w:lang w:eastAsia="zh-CN"/>
        </w:rPr>
      </w:pPr>
      <w:r w:rsidRPr="003B25EA">
        <w:rPr>
          <w:lang w:eastAsia="zh-CN"/>
        </w:rPr>
        <w:t>FFS: whether/how to address IBE (In Band Emission) impact</w:t>
      </w:r>
    </w:p>
    <w:p w14:paraId="319592BA" w14:textId="77777777" w:rsidR="00292A1B" w:rsidRPr="00292A1B" w:rsidRDefault="00292A1B" w:rsidP="00292A1B">
      <w:pPr>
        <w:rPr>
          <w:bCs/>
          <w:lang w:eastAsia="x-none"/>
        </w:rPr>
      </w:pPr>
    </w:p>
    <w:p w14:paraId="522AC701" w14:textId="77777777" w:rsidR="00292A1B" w:rsidRPr="00292A1B" w:rsidRDefault="00292A1B" w:rsidP="00292A1B">
      <w:pPr>
        <w:rPr>
          <w:rFonts w:eastAsia="SimSun"/>
          <w:bCs/>
          <w:lang w:eastAsia="zh-CN"/>
        </w:rPr>
      </w:pPr>
      <w:r w:rsidRPr="00292A1B">
        <w:rPr>
          <w:bCs/>
          <w:highlight w:val="green"/>
          <w:lang w:eastAsia="zh-CN"/>
        </w:rPr>
        <w:t>Agreement</w:t>
      </w:r>
    </w:p>
    <w:p w14:paraId="4E215E9C" w14:textId="77777777" w:rsidR="00292A1B" w:rsidRPr="003B25EA" w:rsidRDefault="00292A1B" w:rsidP="00292A1B">
      <w:pPr>
        <w:pStyle w:val="ListParagraph"/>
        <w:snapToGrid w:val="0"/>
        <w:ind w:left="0"/>
        <w:jc w:val="both"/>
        <w:rPr>
          <w:lang w:eastAsia="zh-CN"/>
        </w:rPr>
      </w:pPr>
      <w:r w:rsidRPr="003B25EA">
        <w:rPr>
          <w:lang w:eastAsia="zh-CN"/>
        </w:rPr>
        <w:t>For PSCCH and PSSCH in SL-U:</w:t>
      </w:r>
    </w:p>
    <w:p w14:paraId="71375A10" w14:textId="77777777" w:rsidR="00292A1B" w:rsidRPr="003B25EA" w:rsidRDefault="00292A1B" w:rsidP="00CF6E6D">
      <w:pPr>
        <w:pStyle w:val="ListParagraph"/>
        <w:numPr>
          <w:ilvl w:val="0"/>
          <w:numId w:val="548"/>
        </w:numPr>
        <w:overflowPunct/>
        <w:snapToGrid w:val="0"/>
        <w:spacing w:after="0"/>
        <w:contextualSpacing w:val="0"/>
        <w:jc w:val="both"/>
        <w:textAlignment w:val="auto"/>
        <w:rPr>
          <w:lang w:eastAsia="zh-CN"/>
        </w:rPr>
      </w:pPr>
      <w:r w:rsidRPr="003B25EA">
        <w:rPr>
          <w:lang w:eastAsia="zh-CN"/>
        </w:rPr>
        <w:t>For interlace RB-based transmission (if supported), at least the following candidates can be discussed:</w:t>
      </w:r>
    </w:p>
    <w:p w14:paraId="73871E62" w14:textId="77777777" w:rsidR="00292A1B" w:rsidRPr="003B25EA" w:rsidRDefault="00292A1B" w:rsidP="00CF6E6D">
      <w:pPr>
        <w:pStyle w:val="ListParagraph"/>
        <w:numPr>
          <w:ilvl w:val="1"/>
          <w:numId w:val="548"/>
        </w:numPr>
        <w:overflowPunct/>
        <w:snapToGrid w:val="0"/>
        <w:spacing w:after="0"/>
        <w:contextualSpacing w:val="0"/>
        <w:jc w:val="both"/>
        <w:textAlignment w:val="auto"/>
        <w:rPr>
          <w:lang w:eastAsia="zh-CN"/>
        </w:rPr>
      </w:pPr>
      <w:r w:rsidRPr="003B25EA">
        <w:rPr>
          <w:lang w:eastAsia="zh-CN"/>
        </w:rPr>
        <w:t>Frequency domain resource allocation granularity is one sub-channel for PSSCH transmission</w:t>
      </w:r>
    </w:p>
    <w:p w14:paraId="21A57822" w14:textId="77777777" w:rsidR="00292A1B" w:rsidRPr="003B25EA" w:rsidRDefault="00292A1B" w:rsidP="00CF6E6D">
      <w:pPr>
        <w:pStyle w:val="ListParagraph"/>
        <w:numPr>
          <w:ilvl w:val="2"/>
          <w:numId w:val="548"/>
        </w:numPr>
        <w:overflowPunct/>
        <w:snapToGrid w:val="0"/>
        <w:spacing w:after="0"/>
        <w:contextualSpacing w:val="0"/>
        <w:jc w:val="both"/>
        <w:textAlignment w:val="auto"/>
        <w:rPr>
          <w:lang w:eastAsia="zh-CN"/>
        </w:rPr>
      </w:pPr>
      <w:r w:rsidRPr="003B25EA">
        <w:rPr>
          <w:lang w:eastAsia="zh-CN"/>
        </w:rPr>
        <w:t>FFS: Other resource allocation granularity, e.g., RB-level</w:t>
      </w:r>
    </w:p>
    <w:p w14:paraId="63FE84CB" w14:textId="77777777" w:rsidR="00292A1B" w:rsidRPr="003B25EA" w:rsidRDefault="00292A1B" w:rsidP="00CF6E6D">
      <w:pPr>
        <w:pStyle w:val="ListParagraph"/>
        <w:numPr>
          <w:ilvl w:val="1"/>
          <w:numId w:val="548"/>
        </w:numPr>
        <w:overflowPunct/>
        <w:snapToGrid w:val="0"/>
        <w:spacing w:after="0"/>
        <w:contextualSpacing w:val="0"/>
        <w:jc w:val="both"/>
        <w:textAlignment w:val="auto"/>
        <w:rPr>
          <w:lang w:eastAsia="zh-CN"/>
        </w:rPr>
      </w:pPr>
      <w:r w:rsidRPr="003B25EA">
        <w:rPr>
          <w:lang w:eastAsia="zh-CN"/>
        </w:rPr>
        <w:t>1 sub-channel equals K interlaces if sub-channel is supported</w:t>
      </w:r>
    </w:p>
    <w:p w14:paraId="363954C9" w14:textId="77777777" w:rsidR="00292A1B" w:rsidRPr="003B25EA" w:rsidRDefault="00292A1B" w:rsidP="00CF6E6D">
      <w:pPr>
        <w:pStyle w:val="ListParagraph"/>
        <w:numPr>
          <w:ilvl w:val="2"/>
          <w:numId w:val="548"/>
        </w:numPr>
        <w:overflowPunct/>
        <w:snapToGrid w:val="0"/>
        <w:spacing w:after="0"/>
        <w:contextualSpacing w:val="0"/>
        <w:jc w:val="both"/>
        <w:textAlignment w:val="auto"/>
        <w:rPr>
          <w:strike/>
          <w:lang w:eastAsia="zh-CN"/>
        </w:rPr>
      </w:pPr>
      <w:r w:rsidRPr="003B25EA">
        <w:rPr>
          <w:lang w:eastAsia="zh-CN"/>
        </w:rPr>
        <w:t>FFS details</w:t>
      </w:r>
    </w:p>
    <w:p w14:paraId="50767238" w14:textId="77777777" w:rsidR="00292A1B" w:rsidRPr="003B25EA" w:rsidRDefault="00292A1B" w:rsidP="00CF6E6D">
      <w:pPr>
        <w:pStyle w:val="ListParagraph"/>
        <w:numPr>
          <w:ilvl w:val="1"/>
          <w:numId w:val="548"/>
        </w:numPr>
        <w:overflowPunct/>
        <w:snapToGrid w:val="0"/>
        <w:spacing w:after="0"/>
        <w:contextualSpacing w:val="0"/>
        <w:jc w:val="both"/>
        <w:textAlignment w:val="auto"/>
        <w:rPr>
          <w:lang w:eastAsia="zh-CN"/>
        </w:rPr>
      </w:pPr>
      <w:r w:rsidRPr="00F63213">
        <w:rPr>
          <w:rFonts w:hint="eastAsia"/>
          <w:lang w:eastAsia="zh-CN"/>
        </w:rPr>
        <w:t>Other candidates are not precluded</w:t>
      </w:r>
    </w:p>
    <w:p w14:paraId="6B08A7F5" w14:textId="77777777" w:rsidR="00292A1B" w:rsidRPr="003B25EA" w:rsidRDefault="00292A1B" w:rsidP="00CF6E6D">
      <w:pPr>
        <w:pStyle w:val="ListParagraph"/>
        <w:numPr>
          <w:ilvl w:val="1"/>
          <w:numId w:val="548"/>
        </w:numPr>
        <w:overflowPunct/>
        <w:snapToGrid w:val="0"/>
        <w:spacing w:after="0"/>
        <w:contextualSpacing w:val="0"/>
        <w:jc w:val="both"/>
        <w:textAlignment w:val="auto"/>
        <w:rPr>
          <w:lang w:eastAsia="zh-CN"/>
        </w:rPr>
      </w:pPr>
      <w:r w:rsidRPr="003B25EA">
        <w:rPr>
          <w:lang w:eastAsia="zh-CN"/>
        </w:rPr>
        <w:t>FFS</w:t>
      </w:r>
      <w:r w:rsidRPr="003B25EA">
        <w:rPr>
          <w:rFonts w:hint="eastAsia"/>
          <w:lang w:eastAsia="zh-CN"/>
        </w:rPr>
        <w:t>:</w:t>
      </w:r>
      <w:r w:rsidRPr="003B25EA">
        <w:rPr>
          <w:lang w:eastAsia="zh-CN"/>
        </w:rPr>
        <w:t xml:space="preserve"> mapping of PSCCH to frequency resources</w:t>
      </w:r>
    </w:p>
    <w:p w14:paraId="46204522" w14:textId="77777777" w:rsidR="00292A1B" w:rsidRPr="003B25EA" w:rsidRDefault="00292A1B" w:rsidP="00CF6E6D">
      <w:pPr>
        <w:pStyle w:val="ListParagraph"/>
        <w:numPr>
          <w:ilvl w:val="1"/>
          <w:numId w:val="548"/>
        </w:numPr>
        <w:overflowPunct/>
        <w:snapToGrid w:val="0"/>
        <w:spacing w:after="0"/>
        <w:contextualSpacing w:val="0"/>
        <w:jc w:val="both"/>
        <w:textAlignment w:val="auto"/>
        <w:rPr>
          <w:lang w:eastAsia="zh-CN"/>
        </w:rPr>
      </w:pPr>
      <w:r w:rsidRPr="003B25EA">
        <w:rPr>
          <w:lang w:eastAsia="zh-CN"/>
        </w:rPr>
        <w:t>FFS: resource indication in time/frequency domain, e.g., how to handle using one RB set or multiple RB sets, etc.</w:t>
      </w:r>
    </w:p>
    <w:p w14:paraId="5F090F2D" w14:textId="77777777" w:rsidR="00292A1B" w:rsidRPr="00292A1B" w:rsidRDefault="00292A1B" w:rsidP="00292A1B">
      <w:pPr>
        <w:rPr>
          <w:bCs/>
          <w:lang w:eastAsia="x-none"/>
        </w:rPr>
      </w:pPr>
    </w:p>
    <w:p w14:paraId="79982BC7" w14:textId="77777777" w:rsidR="00292A1B" w:rsidRPr="00292A1B" w:rsidRDefault="00292A1B" w:rsidP="00292A1B">
      <w:pPr>
        <w:rPr>
          <w:bCs/>
          <w:lang w:eastAsia="zh-CN"/>
        </w:rPr>
      </w:pPr>
      <w:r w:rsidRPr="00292A1B">
        <w:rPr>
          <w:bCs/>
          <w:highlight w:val="green"/>
          <w:lang w:eastAsia="zh-CN"/>
        </w:rPr>
        <w:t>Agreement</w:t>
      </w:r>
    </w:p>
    <w:p w14:paraId="5DD469DA" w14:textId="77777777" w:rsidR="00292A1B" w:rsidRPr="003B25EA" w:rsidRDefault="00292A1B" w:rsidP="00292A1B">
      <w:pPr>
        <w:rPr>
          <w:lang w:eastAsia="zh-CN"/>
        </w:rPr>
      </w:pPr>
      <w:r w:rsidRPr="003B25EA">
        <w:rPr>
          <w:rFonts w:hint="eastAsia"/>
          <w:lang w:eastAsia="zh-CN"/>
        </w:rPr>
        <w:t>For</w:t>
      </w:r>
      <w:r w:rsidRPr="003B25EA">
        <w:rPr>
          <w:lang w:eastAsia="zh-CN"/>
        </w:rPr>
        <w:t xml:space="preserve"> slot structure in SL-U:</w:t>
      </w:r>
    </w:p>
    <w:p w14:paraId="38EDB413" w14:textId="77777777" w:rsidR="00292A1B" w:rsidRPr="003B25EA" w:rsidRDefault="00292A1B" w:rsidP="00CF6E6D">
      <w:pPr>
        <w:pStyle w:val="ListParagraph"/>
        <w:numPr>
          <w:ilvl w:val="0"/>
          <w:numId w:val="549"/>
        </w:numPr>
        <w:overflowPunct/>
        <w:snapToGrid w:val="0"/>
        <w:spacing w:after="0"/>
        <w:contextualSpacing w:val="0"/>
        <w:jc w:val="both"/>
        <w:textAlignment w:val="auto"/>
        <w:rPr>
          <w:lang w:eastAsia="zh-CN"/>
        </w:rPr>
      </w:pPr>
      <w:r w:rsidRPr="003B25EA">
        <w:rPr>
          <w:lang w:eastAsia="zh-CN"/>
        </w:rPr>
        <w:t>At least R16/R17 NR SL slot-based PSCCH/PSSCH transmission is supported</w:t>
      </w:r>
    </w:p>
    <w:p w14:paraId="12221B9D" w14:textId="77777777" w:rsidR="00292A1B" w:rsidRPr="003B25EA" w:rsidRDefault="00292A1B" w:rsidP="00CF6E6D">
      <w:pPr>
        <w:pStyle w:val="ListParagraph"/>
        <w:numPr>
          <w:ilvl w:val="1"/>
          <w:numId w:val="549"/>
        </w:numPr>
        <w:overflowPunct/>
        <w:snapToGrid w:val="0"/>
        <w:spacing w:after="0"/>
        <w:contextualSpacing w:val="0"/>
        <w:jc w:val="both"/>
        <w:textAlignment w:val="auto"/>
        <w:rPr>
          <w:lang w:eastAsia="zh-CN"/>
        </w:rPr>
      </w:pPr>
      <w:r w:rsidRPr="003B25EA">
        <w:rPr>
          <w:lang w:eastAsia="zh-CN"/>
        </w:rPr>
        <w:t>FFS: whether/how to support additional starting symbol(s) within a slot for the PSCCH/PSSCH transmission</w:t>
      </w:r>
    </w:p>
    <w:p w14:paraId="418A204A" w14:textId="77777777" w:rsidR="00292A1B" w:rsidRPr="00292A1B" w:rsidRDefault="00292A1B" w:rsidP="00292A1B">
      <w:pPr>
        <w:rPr>
          <w:bCs/>
          <w:lang w:eastAsia="x-none"/>
        </w:rPr>
      </w:pPr>
    </w:p>
    <w:p w14:paraId="6B0590F2" w14:textId="77777777" w:rsidR="00292A1B" w:rsidRPr="00292A1B" w:rsidRDefault="00292A1B" w:rsidP="00292A1B">
      <w:pPr>
        <w:rPr>
          <w:bCs/>
          <w:lang w:eastAsia="zh-CN"/>
        </w:rPr>
      </w:pPr>
      <w:r w:rsidRPr="00292A1B">
        <w:rPr>
          <w:bCs/>
          <w:highlight w:val="green"/>
          <w:lang w:eastAsia="zh-CN"/>
        </w:rPr>
        <w:t>Agreement</w:t>
      </w:r>
    </w:p>
    <w:p w14:paraId="4F967A7E" w14:textId="77777777" w:rsidR="00292A1B" w:rsidRPr="003B25EA" w:rsidRDefault="00292A1B" w:rsidP="00292A1B">
      <w:pPr>
        <w:rPr>
          <w:lang w:eastAsia="zh-CN"/>
        </w:rPr>
      </w:pPr>
      <w:r w:rsidRPr="003B25EA">
        <w:rPr>
          <w:lang w:eastAsia="zh-CN"/>
        </w:rPr>
        <w:t>For PSFCH and SL-HARQ in SL-U:</w:t>
      </w:r>
    </w:p>
    <w:p w14:paraId="5AE600E0" w14:textId="77777777" w:rsidR="00292A1B" w:rsidRPr="003B25EA" w:rsidRDefault="00292A1B" w:rsidP="00CF6E6D">
      <w:pPr>
        <w:pStyle w:val="ListParagraph"/>
        <w:numPr>
          <w:ilvl w:val="0"/>
          <w:numId w:val="548"/>
        </w:numPr>
        <w:overflowPunct/>
        <w:snapToGrid w:val="0"/>
        <w:spacing w:after="0"/>
        <w:contextualSpacing w:val="0"/>
        <w:jc w:val="both"/>
        <w:textAlignment w:val="auto"/>
        <w:rPr>
          <w:lang w:eastAsia="zh-CN"/>
        </w:rPr>
      </w:pPr>
      <w:r w:rsidRPr="003B25EA">
        <w:rPr>
          <w:lang w:eastAsia="zh-CN"/>
        </w:rPr>
        <w:t>At least R16 NR SL PSFCH format 0 is supported</w:t>
      </w:r>
    </w:p>
    <w:p w14:paraId="44BC67B1" w14:textId="77777777" w:rsidR="00292A1B" w:rsidRPr="003B25EA" w:rsidRDefault="00292A1B" w:rsidP="00CF6E6D">
      <w:pPr>
        <w:pStyle w:val="ListParagraph"/>
        <w:numPr>
          <w:ilvl w:val="1"/>
          <w:numId w:val="548"/>
        </w:numPr>
        <w:overflowPunct/>
        <w:snapToGrid w:val="0"/>
        <w:spacing w:after="0"/>
        <w:contextualSpacing w:val="0"/>
        <w:jc w:val="both"/>
        <w:textAlignment w:val="auto"/>
        <w:rPr>
          <w:lang w:eastAsia="zh-CN"/>
        </w:rPr>
      </w:pPr>
      <w:r w:rsidRPr="003B25EA">
        <w:rPr>
          <w:lang w:eastAsia="zh-CN"/>
        </w:rPr>
        <w:t>FFS whether to introduce new PSFCH format</w:t>
      </w:r>
    </w:p>
    <w:p w14:paraId="0AE2D4BC" w14:textId="77777777" w:rsidR="00292A1B" w:rsidRPr="003B25EA" w:rsidRDefault="00292A1B" w:rsidP="00CF6E6D">
      <w:pPr>
        <w:pStyle w:val="ListParagraph"/>
        <w:numPr>
          <w:ilvl w:val="0"/>
          <w:numId w:val="548"/>
        </w:numPr>
        <w:overflowPunct/>
        <w:snapToGrid w:val="0"/>
        <w:spacing w:after="0"/>
        <w:contextualSpacing w:val="0"/>
        <w:jc w:val="both"/>
        <w:textAlignment w:val="auto"/>
        <w:rPr>
          <w:lang w:eastAsia="zh-CN"/>
        </w:rPr>
      </w:pPr>
      <w:r w:rsidRPr="003B25EA">
        <w:rPr>
          <w:lang w:eastAsia="zh-CN"/>
        </w:rPr>
        <w:t>FFS: how to meet OCB and PSD requirement for PSFCH transmission, e.g., using interlaced RB transmission, whether/how to avoid too small PSFCH capacity, etc.</w:t>
      </w:r>
    </w:p>
    <w:p w14:paraId="3B07E532" w14:textId="77777777" w:rsidR="00292A1B" w:rsidRPr="003B25EA" w:rsidRDefault="00292A1B" w:rsidP="00CF6E6D">
      <w:pPr>
        <w:pStyle w:val="ListParagraph"/>
        <w:numPr>
          <w:ilvl w:val="0"/>
          <w:numId w:val="548"/>
        </w:numPr>
        <w:overflowPunct/>
        <w:snapToGrid w:val="0"/>
        <w:spacing w:after="0"/>
        <w:contextualSpacing w:val="0"/>
        <w:jc w:val="both"/>
        <w:textAlignment w:val="auto"/>
        <w:rPr>
          <w:lang w:eastAsia="zh-CN"/>
        </w:rPr>
      </w:pPr>
      <w:r w:rsidRPr="003B25EA">
        <w:rPr>
          <w:lang w:eastAsia="zh-CN"/>
        </w:rPr>
        <w:t>FFS: the locations of PSFCH resources, e.g., (pre-)configured, dynamically indicated, etc.</w:t>
      </w:r>
    </w:p>
    <w:p w14:paraId="38F09225" w14:textId="77777777" w:rsidR="00292A1B" w:rsidRPr="003B25EA" w:rsidRDefault="00292A1B" w:rsidP="00CF6E6D">
      <w:pPr>
        <w:pStyle w:val="ListParagraph"/>
        <w:numPr>
          <w:ilvl w:val="0"/>
          <w:numId w:val="548"/>
        </w:numPr>
        <w:overflowPunct/>
        <w:snapToGrid w:val="0"/>
        <w:spacing w:after="0"/>
        <w:contextualSpacing w:val="0"/>
        <w:jc w:val="both"/>
        <w:textAlignment w:val="auto"/>
        <w:rPr>
          <w:lang w:eastAsia="zh-CN"/>
        </w:rPr>
      </w:pPr>
      <w:r w:rsidRPr="003B25EA">
        <w:rPr>
          <w:lang w:eastAsia="zh-CN"/>
        </w:rPr>
        <w:t>FFS: whether/how to address PSFCH transmission dropping due to LBT failure, e.g., whether to have multiple PSFCH occasions for a PSSCH</w:t>
      </w:r>
      <w:r w:rsidRPr="003B25EA">
        <w:rPr>
          <w:rFonts w:hint="eastAsia"/>
          <w:lang w:eastAsia="zh-CN"/>
        </w:rPr>
        <w:t xml:space="preserve"> </w:t>
      </w:r>
      <w:r w:rsidRPr="003B25EA">
        <w:rPr>
          <w:lang w:eastAsia="zh-CN"/>
        </w:rPr>
        <w:t>and the related PSSCH-PSFCH mapping relationship, impact on SL HARQ-ACK reporting to the gNB for Mode 1, etc.</w:t>
      </w:r>
    </w:p>
    <w:p w14:paraId="00236D43" w14:textId="77777777" w:rsidR="00292A1B" w:rsidRPr="003B25EA" w:rsidRDefault="00292A1B" w:rsidP="00CF6E6D">
      <w:pPr>
        <w:pStyle w:val="ListParagraph"/>
        <w:numPr>
          <w:ilvl w:val="0"/>
          <w:numId w:val="548"/>
        </w:numPr>
        <w:overflowPunct/>
        <w:snapToGrid w:val="0"/>
        <w:spacing w:after="0"/>
        <w:contextualSpacing w:val="0"/>
        <w:jc w:val="both"/>
        <w:textAlignment w:val="auto"/>
        <w:rPr>
          <w:lang w:eastAsia="zh-CN"/>
        </w:rPr>
      </w:pPr>
      <w:r w:rsidRPr="003B25EA">
        <w:rPr>
          <w:lang w:eastAsia="zh-CN"/>
        </w:rPr>
        <w:t xml:space="preserve">FFS: whether/how to address PSFCH and related PSSCH in different COTs </w:t>
      </w:r>
    </w:p>
    <w:p w14:paraId="6A235251" w14:textId="77777777" w:rsidR="00292A1B" w:rsidRPr="00292A1B" w:rsidRDefault="00292A1B" w:rsidP="00292A1B">
      <w:pPr>
        <w:rPr>
          <w:rFonts w:eastAsia="SimSun"/>
          <w:bCs/>
          <w:lang w:eastAsia="zh-CN"/>
        </w:rPr>
      </w:pPr>
    </w:p>
    <w:p w14:paraId="6819E95B" w14:textId="77777777" w:rsidR="00292A1B" w:rsidRPr="00292A1B" w:rsidRDefault="00292A1B" w:rsidP="00292A1B">
      <w:pPr>
        <w:rPr>
          <w:bCs/>
          <w:lang w:eastAsia="zh-CN"/>
        </w:rPr>
      </w:pPr>
      <w:r w:rsidRPr="00292A1B">
        <w:rPr>
          <w:bCs/>
          <w:highlight w:val="green"/>
          <w:lang w:eastAsia="zh-CN"/>
        </w:rPr>
        <w:t>Agreement</w:t>
      </w:r>
    </w:p>
    <w:p w14:paraId="451A40EB" w14:textId="77777777" w:rsidR="00292A1B" w:rsidRPr="003B25EA" w:rsidRDefault="00292A1B" w:rsidP="00292A1B">
      <w:pPr>
        <w:rPr>
          <w:lang w:eastAsia="zh-CN"/>
        </w:rPr>
      </w:pPr>
      <w:r w:rsidRPr="003B25EA">
        <w:rPr>
          <w:lang w:eastAsia="zh-CN"/>
        </w:rPr>
        <w:t>For S-SSB and synchronization in SL-U:</w:t>
      </w:r>
    </w:p>
    <w:p w14:paraId="1B3950B0" w14:textId="77777777" w:rsidR="00292A1B" w:rsidRPr="003B25EA" w:rsidRDefault="00292A1B" w:rsidP="00CF6E6D">
      <w:pPr>
        <w:pStyle w:val="ListParagraph"/>
        <w:numPr>
          <w:ilvl w:val="0"/>
          <w:numId w:val="550"/>
        </w:numPr>
        <w:overflowPunct/>
        <w:snapToGrid w:val="0"/>
        <w:spacing w:after="0"/>
        <w:contextualSpacing w:val="0"/>
        <w:jc w:val="both"/>
        <w:textAlignment w:val="auto"/>
        <w:rPr>
          <w:lang w:eastAsia="zh-CN"/>
        </w:rPr>
      </w:pPr>
      <w:r w:rsidRPr="003B25EA">
        <w:rPr>
          <w:lang w:eastAsia="zh-CN"/>
        </w:rPr>
        <w:t>FFS the time domain locations of S-SSB resources, e.g., whether/how to introduce more candidate occasions compared with R16/R17 NR SL design, etc.</w:t>
      </w:r>
    </w:p>
    <w:p w14:paraId="00D93733" w14:textId="77777777" w:rsidR="00292A1B" w:rsidRPr="003B25EA" w:rsidRDefault="00292A1B" w:rsidP="00CF6E6D">
      <w:pPr>
        <w:pStyle w:val="ListParagraph"/>
        <w:numPr>
          <w:ilvl w:val="0"/>
          <w:numId w:val="550"/>
        </w:numPr>
        <w:overflowPunct/>
        <w:snapToGrid w:val="0"/>
        <w:spacing w:after="0"/>
        <w:contextualSpacing w:val="0"/>
        <w:jc w:val="both"/>
        <w:textAlignment w:val="auto"/>
        <w:rPr>
          <w:lang w:eastAsia="zh-CN"/>
        </w:rPr>
      </w:pPr>
      <w:r w:rsidRPr="003B25EA">
        <w:rPr>
          <w:lang w:eastAsia="zh-CN"/>
        </w:rPr>
        <w:t>Down-selection at least one of the following solutions to meet OCB and PSD requirement for S-SSB transmission</w:t>
      </w:r>
    </w:p>
    <w:p w14:paraId="2827490A" w14:textId="77777777" w:rsidR="00292A1B" w:rsidRPr="003B25EA" w:rsidRDefault="00292A1B" w:rsidP="00CF6E6D">
      <w:pPr>
        <w:pStyle w:val="ListParagraph"/>
        <w:numPr>
          <w:ilvl w:val="1"/>
          <w:numId w:val="550"/>
        </w:numPr>
        <w:overflowPunct/>
        <w:snapToGrid w:val="0"/>
        <w:spacing w:after="0"/>
        <w:contextualSpacing w:val="0"/>
        <w:jc w:val="both"/>
        <w:textAlignment w:val="auto"/>
        <w:rPr>
          <w:lang w:eastAsia="zh-CN"/>
        </w:rPr>
      </w:pPr>
      <w:r w:rsidRPr="003B25EA">
        <w:rPr>
          <w:lang w:eastAsia="zh-CN"/>
        </w:rPr>
        <w:t>Option 1: Using interlaced RB transmission</w:t>
      </w:r>
    </w:p>
    <w:p w14:paraId="0629D03E" w14:textId="77777777" w:rsidR="00292A1B" w:rsidRPr="003B25EA" w:rsidRDefault="00292A1B" w:rsidP="00CF6E6D">
      <w:pPr>
        <w:pStyle w:val="ListParagraph"/>
        <w:numPr>
          <w:ilvl w:val="1"/>
          <w:numId w:val="550"/>
        </w:numPr>
        <w:overflowPunct/>
        <w:snapToGrid w:val="0"/>
        <w:spacing w:after="0"/>
        <w:contextualSpacing w:val="0"/>
        <w:jc w:val="both"/>
        <w:textAlignment w:val="auto"/>
        <w:rPr>
          <w:lang w:eastAsia="zh-CN"/>
        </w:rPr>
      </w:pPr>
      <w:r w:rsidRPr="003B25EA">
        <w:rPr>
          <w:lang w:eastAsia="zh-CN"/>
        </w:rPr>
        <w:t>Option 2: S-SSB multiplexing with other SL transmissions in the same slot</w:t>
      </w:r>
    </w:p>
    <w:p w14:paraId="0D267DB5" w14:textId="77777777" w:rsidR="00292A1B" w:rsidRPr="003B25EA" w:rsidRDefault="00292A1B" w:rsidP="00CF6E6D">
      <w:pPr>
        <w:pStyle w:val="ListParagraph"/>
        <w:numPr>
          <w:ilvl w:val="1"/>
          <w:numId w:val="550"/>
        </w:numPr>
        <w:overflowPunct/>
        <w:snapToGrid w:val="0"/>
        <w:spacing w:after="0"/>
        <w:contextualSpacing w:val="0"/>
        <w:jc w:val="both"/>
        <w:textAlignment w:val="auto"/>
        <w:rPr>
          <w:lang w:eastAsia="zh-CN"/>
        </w:rPr>
      </w:pPr>
      <w:r w:rsidRPr="003B25EA">
        <w:rPr>
          <w:lang w:eastAsia="zh-CN"/>
        </w:rPr>
        <w:t>Option 3: Repetition of S-PSS/S-SSS/PSBCH in frequency domain</w:t>
      </w:r>
    </w:p>
    <w:p w14:paraId="18B133CE" w14:textId="77777777" w:rsidR="00292A1B" w:rsidRPr="003B25EA" w:rsidRDefault="00292A1B" w:rsidP="00CF6E6D">
      <w:pPr>
        <w:pStyle w:val="ListParagraph"/>
        <w:numPr>
          <w:ilvl w:val="1"/>
          <w:numId w:val="550"/>
        </w:numPr>
        <w:overflowPunct/>
        <w:snapToGrid w:val="0"/>
        <w:spacing w:after="0"/>
        <w:contextualSpacing w:val="0"/>
        <w:jc w:val="both"/>
        <w:textAlignment w:val="auto"/>
        <w:rPr>
          <w:lang w:eastAsia="zh-CN"/>
        </w:rPr>
      </w:pPr>
      <w:r w:rsidRPr="003B25EA">
        <w:rPr>
          <w:lang w:eastAsia="zh-CN"/>
        </w:rPr>
        <w:t>Option 4: S-PSS/S-SSS/PSBCH with wider bandwidth</w:t>
      </w:r>
    </w:p>
    <w:p w14:paraId="611D13A7" w14:textId="77777777" w:rsidR="00292A1B" w:rsidRPr="003B25EA" w:rsidRDefault="00292A1B" w:rsidP="00CF6E6D">
      <w:pPr>
        <w:pStyle w:val="ListParagraph"/>
        <w:numPr>
          <w:ilvl w:val="0"/>
          <w:numId w:val="550"/>
        </w:numPr>
        <w:overflowPunct/>
        <w:snapToGrid w:val="0"/>
        <w:spacing w:after="0"/>
        <w:contextualSpacing w:val="0"/>
        <w:jc w:val="both"/>
        <w:textAlignment w:val="auto"/>
        <w:rPr>
          <w:lang w:eastAsia="zh-CN"/>
        </w:rPr>
      </w:pPr>
      <w:r w:rsidRPr="00F63213">
        <w:rPr>
          <w:rFonts w:hint="eastAsia"/>
          <w:lang w:eastAsia="zh-CN"/>
        </w:rPr>
        <w:t xml:space="preserve">FFS: </w:t>
      </w:r>
      <w:r w:rsidRPr="00F63213">
        <w:rPr>
          <w:lang w:eastAsia="zh-CN"/>
        </w:rPr>
        <w:t xml:space="preserve">whether to support </w:t>
      </w:r>
      <w:r w:rsidRPr="003B25EA">
        <w:rPr>
          <w:lang w:eastAsia="zh-CN"/>
        </w:rPr>
        <w:t>4 symbols S-SSB</w:t>
      </w:r>
    </w:p>
    <w:p w14:paraId="3387DD80" w14:textId="77777777" w:rsidR="00292A1B" w:rsidRPr="003B25EA" w:rsidRDefault="00292A1B" w:rsidP="00CF6E6D">
      <w:pPr>
        <w:pStyle w:val="ListParagraph"/>
        <w:numPr>
          <w:ilvl w:val="1"/>
          <w:numId w:val="550"/>
        </w:numPr>
        <w:overflowPunct/>
        <w:snapToGrid w:val="0"/>
        <w:spacing w:after="0"/>
        <w:contextualSpacing w:val="0"/>
        <w:jc w:val="both"/>
        <w:textAlignment w:val="auto"/>
        <w:rPr>
          <w:lang w:eastAsia="zh-CN"/>
        </w:rPr>
      </w:pPr>
      <w:r w:rsidRPr="00F63213">
        <w:rPr>
          <w:lang w:eastAsia="zh-CN"/>
        </w:rPr>
        <w:t>Note:</w:t>
      </w:r>
      <w:r w:rsidRPr="003B25EA">
        <w:rPr>
          <w:lang w:eastAsia="zh-CN"/>
        </w:rPr>
        <w:t xml:space="preserve"> 4 symbols S-SSB can be considered with options 1/2/3/4 above</w:t>
      </w:r>
    </w:p>
    <w:p w14:paraId="7E4941FA" w14:textId="77777777" w:rsidR="00292A1B" w:rsidRPr="003B25EA" w:rsidRDefault="00292A1B" w:rsidP="00CF6E6D">
      <w:pPr>
        <w:pStyle w:val="ListParagraph"/>
        <w:numPr>
          <w:ilvl w:val="0"/>
          <w:numId w:val="550"/>
        </w:numPr>
        <w:overflowPunct/>
        <w:snapToGrid w:val="0"/>
        <w:spacing w:after="0"/>
        <w:contextualSpacing w:val="0"/>
        <w:jc w:val="both"/>
        <w:textAlignment w:val="auto"/>
        <w:rPr>
          <w:lang w:eastAsia="zh-CN"/>
        </w:rPr>
      </w:pPr>
      <w:r w:rsidRPr="003B25EA">
        <w:rPr>
          <w:lang w:eastAsia="zh-CN"/>
        </w:rPr>
        <w:t>FFS whether the temporary exemption of OCB requirement is applicable for S-SSB transmission</w:t>
      </w:r>
    </w:p>
    <w:p w14:paraId="5B7502CA" w14:textId="77777777" w:rsidR="00292A1B" w:rsidRPr="003B25EA" w:rsidRDefault="00292A1B" w:rsidP="00CF6E6D">
      <w:pPr>
        <w:pStyle w:val="ListParagraph"/>
        <w:numPr>
          <w:ilvl w:val="0"/>
          <w:numId w:val="550"/>
        </w:numPr>
        <w:overflowPunct/>
        <w:snapToGrid w:val="0"/>
        <w:spacing w:after="0"/>
        <w:contextualSpacing w:val="0"/>
        <w:jc w:val="both"/>
        <w:textAlignment w:val="auto"/>
        <w:rPr>
          <w:lang w:eastAsia="zh-CN"/>
        </w:rPr>
      </w:pPr>
      <w:r w:rsidRPr="003B25EA">
        <w:rPr>
          <w:lang w:eastAsia="zh-CN"/>
        </w:rPr>
        <w:lastRenderedPageBreak/>
        <w:t>FFS whether any changes to R16/R17 NR SL synchronization procedure</w:t>
      </w:r>
    </w:p>
    <w:p w14:paraId="714AFF88" w14:textId="5070CAA5" w:rsidR="0059054C" w:rsidRDefault="0059054C" w:rsidP="005E036B">
      <w:pPr>
        <w:rPr>
          <w:lang w:eastAsia="x-none"/>
        </w:rPr>
      </w:pPr>
    </w:p>
    <w:p w14:paraId="31CB8C0C" w14:textId="527E7F56" w:rsidR="008E4DF2" w:rsidRPr="0096265B" w:rsidRDefault="00292A1B" w:rsidP="005E036B">
      <w:pPr>
        <w:rPr>
          <w:lang w:eastAsia="x-none"/>
        </w:rPr>
      </w:pPr>
      <w:r>
        <w:rPr>
          <w:lang w:eastAsia="x-none"/>
        </w:rPr>
        <w:t xml:space="preserve">Final summary in </w:t>
      </w:r>
      <w:hyperlink r:id="rId2207" w:history="1">
        <w:r w:rsidR="000B5C49">
          <w:rPr>
            <w:rStyle w:val="Hyperlink"/>
            <w:lang w:eastAsia="x-none"/>
          </w:rPr>
          <w:t>R1-2205241</w:t>
        </w:r>
      </w:hyperlink>
      <w:r>
        <w:rPr>
          <w:lang w:eastAsia="x-none"/>
        </w:rPr>
        <w:t>.</w:t>
      </w:r>
    </w:p>
    <w:p w14:paraId="43741DB0" w14:textId="66978DBC" w:rsidR="008F4B8C" w:rsidRDefault="008F4B8C" w:rsidP="0090167D">
      <w:pPr>
        <w:pStyle w:val="Heading3"/>
      </w:pPr>
      <w:bookmarkStart w:id="320" w:name="_Toc101357067"/>
      <w:bookmarkStart w:id="321" w:name="_Toc105521405"/>
      <w:r w:rsidRPr="003B3DC0">
        <w:t>Co-channel coexistence for LTE sidelink and NR sidelink</w:t>
      </w:r>
      <w:bookmarkEnd w:id="320"/>
      <w:bookmarkEnd w:id="321"/>
    </w:p>
    <w:p w14:paraId="3674CB0A" w14:textId="513BB344" w:rsidR="00527E0C" w:rsidRDefault="001B5688" w:rsidP="00527E0C">
      <w:pPr>
        <w:rPr>
          <w:b/>
          <w:bCs/>
          <w:lang w:eastAsia="x-none"/>
        </w:rPr>
      </w:pPr>
      <w:hyperlink r:id="rId2208" w:history="1">
        <w:r w:rsidR="000B5C49">
          <w:rPr>
            <w:rStyle w:val="Hyperlink"/>
            <w:b/>
            <w:bCs/>
            <w:lang w:eastAsia="x-none"/>
          </w:rPr>
          <w:t>R1-2204867</w:t>
        </w:r>
      </w:hyperlink>
      <w:r w:rsidR="00527E0C" w:rsidRPr="00527E0C">
        <w:rPr>
          <w:b/>
          <w:bCs/>
          <w:lang w:eastAsia="x-none"/>
        </w:rPr>
        <w:tab/>
        <w:t>On co-channel coexistence between LTE and NR sidelink</w:t>
      </w:r>
      <w:r w:rsidR="00527E0C" w:rsidRPr="00527E0C">
        <w:rPr>
          <w:b/>
          <w:bCs/>
          <w:lang w:eastAsia="x-none"/>
        </w:rPr>
        <w:tab/>
        <w:t>ROBERT BOSCH GmbH</w:t>
      </w:r>
    </w:p>
    <w:p w14:paraId="3EE36F31" w14:textId="77777777" w:rsidR="0016773B" w:rsidRPr="0016773B" w:rsidRDefault="0016773B" w:rsidP="00416CC2">
      <w:pPr>
        <w:pStyle w:val="3GPPNormalText"/>
        <w:spacing w:after="0"/>
        <w:ind w:left="1729"/>
        <w:jc w:val="left"/>
        <w:rPr>
          <w:sz w:val="18"/>
          <w:szCs w:val="18"/>
        </w:rPr>
      </w:pPr>
      <w:r w:rsidRPr="0016773B">
        <w:rPr>
          <w:sz w:val="18"/>
          <w:szCs w:val="18"/>
        </w:rPr>
        <w:t>Proposal 1: LTE-NR coexistence schemes needs to guarantee:</w:t>
      </w:r>
    </w:p>
    <w:p w14:paraId="362D93B4" w14:textId="77777777" w:rsidR="0016773B" w:rsidRPr="0016773B" w:rsidRDefault="0016773B" w:rsidP="00CF6E6D">
      <w:pPr>
        <w:pStyle w:val="3GPPNormalText"/>
        <w:numPr>
          <w:ilvl w:val="0"/>
          <w:numId w:val="167"/>
        </w:numPr>
        <w:spacing w:after="0" w:line="259" w:lineRule="auto"/>
        <w:ind w:left="938"/>
        <w:jc w:val="left"/>
        <w:rPr>
          <w:sz w:val="18"/>
          <w:szCs w:val="18"/>
        </w:rPr>
      </w:pPr>
      <w:r w:rsidRPr="0016773B">
        <w:rPr>
          <w:sz w:val="18"/>
          <w:szCs w:val="18"/>
        </w:rPr>
        <w:t>no changes on the lower layers of existing LTE V2X devices</w:t>
      </w:r>
    </w:p>
    <w:p w14:paraId="0D881F42" w14:textId="77777777" w:rsidR="0016773B" w:rsidRPr="0016773B" w:rsidRDefault="0016773B" w:rsidP="00CF6E6D">
      <w:pPr>
        <w:pStyle w:val="3GPPNormalText"/>
        <w:numPr>
          <w:ilvl w:val="0"/>
          <w:numId w:val="167"/>
        </w:numPr>
        <w:spacing w:after="0" w:line="259" w:lineRule="auto"/>
        <w:ind w:left="938"/>
        <w:jc w:val="left"/>
        <w:rPr>
          <w:sz w:val="18"/>
          <w:szCs w:val="18"/>
        </w:rPr>
      </w:pPr>
      <w:r w:rsidRPr="0016773B">
        <w:rPr>
          <w:sz w:val="18"/>
          <w:szCs w:val="18"/>
        </w:rPr>
        <w:t>a solution that can be easily retrofitted to R16/R17 (if needed)</w:t>
      </w:r>
    </w:p>
    <w:p w14:paraId="3A23E9AA" w14:textId="77777777" w:rsidR="0016773B" w:rsidRPr="0016773B" w:rsidRDefault="0016773B" w:rsidP="00CF6E6D">
      <w:pPr>
        <w:pStyle w:val="3GPPNormalText"/>
        <w:numPr>
          <w:ilvl w:val="0"/>
          <w:numId w:val="167"/>
        </w:numPr>
        <w:spacing w:after="0" w:line="259" w:lineRule="auto"/>
        <w:ind w:left="938"/>
        <w:jc w:val="left"/>
        <w:rPr>
          <w:sz w:val="18"/>
          <w:szCs w:val="18"/>
        </w:rPr>
      </w:pPr>
      <w:r w:rsidRPr="0016773B">
        <w:rPr>
          <w:sz w:val="18"/>
          <w:szCs w:val="18"/>
        </w:rPr>
        <w:t>avoiding adoption of LTE protocol stack in NR devices as much as possible</w:t>
      </w:r>
    </w:p>
    <w:p w14:paraId="0EC7EB90" w14:textId="77777777" w:rsidR="0016773B" w:rsidRPr="0016773B" w:rsidRDefault="0016773B" w:rsidP="00416CC2">
      <w:pPr>
        <w:pStyle w:val="3GPPNormalText"/>
        <w:spacing w:after="0"/>
        <w:ind w:left="1729"/>
        <w:jc w:val="left"/>
        <w:rPr>
          <w:sz w:val="18"/>
          <w:szCs w:val="18"/>
        </w:rPr>
      </w:pPr>
      <w:r w:rsidRPr="0016773B">
        <w:rPr>
          <w:sz w:val="18"/>
          <w:szCs w:val="18"/>
        </w:rPr>
        <w:t>Proposal 2: Study resource pool separation between LTE and NR sidelink using static FDM and TDM (pre-)configuration</w:t>
      </w:r>
    </w:p>
    <w:p w14:paraId="26A4ADC2" w14:textId="77777777" w:rsidR="0016773B" w:rsidRPr="0016773B" w:rsidRDefault="0016773B" w:rsidP="00416CC2">
      <w:pPr>
        <w:pStyle w:val="3GPPNormalText"/>
        <w:spacing w:after="0"/>
        <w:ind w:left="1729"/>
        <w:jc w:val="left"/>
        <w:rPr>
          <w:sz w:val="18"/>
          <w:szCs w:val="18"/>
        </w:rPr>
      </w:pPr>
      <w:r w:rsidRPr="0016773B">
        <w:rPr>
          <w:sz w:val="18"/>
          <w:szCs w:val="18"/>
        </w:rPr>
        <w:t xml:space="preserve">Proposal 3: Study possible quasi-dynamic co-channel coexistence between LTE and NR V2X based on detect-and-vacate of shared resources. </w:t>
      </w:r>
    </w:p>
    <w:p w14:paraId="16AAB908" w14:textId="77777777" w:rsidR="0016773B" w:rsidRPr="0016773B" w:rsidRDefault="0016773B" w:rsidP="00416CC2">
      <w:pPr>
        <w:pStyle w:val="3GPPNormalText"/>
        <w:spacing w:after="0"/>
        <w:ind w:left="1729"/>
        <w:jc w:val="left"/>
        <w:rPr>
          <w:sz w:val="18"/>
          <w:szCs w:val="18"/>
        </w:rPr>
      </w:pPr>
      <w:r w:rsidRPr="0016773B">
        <w:rPr>
          <w:sz w:val="18"/>
          <w:szCs w:val="18"/>
        </w:rPr>
        <w:t>Proposal 4: Study if extending quasi-dynamic/detect-and-vacate coexistence mechanism may support coexistence with non-3GPP technologies.</w:t>
      </w:r>
    </w:p>
    <w:p w14:paraId="2E891B4F" w14:textId="77777777" w:rsidR="0016773B" w:rsidRPr="0016773B" w:rsidRDefault="0016773B" w:rsidP="00416CC2">
      <w:pPr>
        <w:pStyle w:val="3GPPNormalText"/>
        <w:spacing w:after="0"/>
        <w:ind w:left="1729"/>
        <w:jc w:val="left"/>
        <w:rPr>
          <w:sz w:val="18"/>
          <w:szCs w:val="18"/>
        </w:rPr>
      </w:pPr>
      <w:r w:rsidRPr="0016773B">
        <w:rPr>
          <w:sz w:val="18"/>
          <w:szCs w:val="18"/>
        </w:rPr>
        <w:t>Proposal 5: For dynamic spectrum sharing between LTE and NR V2X study whether:</w:t>
      </w:r>
    </w:p>
    <w:p w14:paraId="5CE97067" w14:textId="77777777" w:rsidR="0016773B" w:rsidRPr="0016773B" w:rsidRDefault="0016773B" w:rsidP="00CF6E6D">
      <w:pPr>
        <w:pStyle w:val="3GPPNormalText"/>
        <w:numPr>
          <w:ilvl w:val="0"/>
          <w:numId w:val="167"/>
        </w:numPr>
        <w:spacing w:after="0" w:line="259" w:lineRule="auto"/>
        <w:ind w:left="938"/>
        <w:jc w:val="left"/>
        <w:rPr>
          <w:sz w:val="18"/>
          <w:szCs w:val="18"/>
        </w:rPr>
      </w:pPr>
      <w:r w:rsidRPr="0016773B">
        <w:rPr>
          <w:sz w:val="18"/>
          <w:szCs w:val="18"/>
        </w:rPr>
        <w:t>Discovery/sensing of LTE sidelink transmission (by NR V2X devices) is possible or energy detection only is sufficient</w:t>
      </w:r>
    </w:p>
    <w:p w14:paraId="0289FCEF" w14:textId="77777777" w:rsidR="0016773B" w:rsidRPr="0016773B" w:rsidRDefault="0016773B" w:rsidP="00CF6E6D">
      <w:pPr>
        <w:pStyle w:val="3GPPNormalText"/>
        <w:numPr>
          <w:ilvl w:val="0"/>
          <w:numId w:val="167"/>
        </w:numPr>
        <w:spacing w:after="0" w:line="259" w:lineRule="auto"/>
        <w:ind w:left="938"/>
        <w:jc w:val="left"/>
        <w:rPr>
          <w:sz w:val="18"/>
          <w:szCs w:val="18"/>
        </w:rPr>
      </w:pPr>
      <w:r w:rsidRPr="0016773B">
        <w:rPr>
          <w:sz w:val="18"/>
          <w:szCs w:val="18"/>
        </w:rPr>
        <w:t>NR V2X Rel-16 pre-emption and/or re-evaluation can be enhanced to avoid collision with concurrent LTE V2X transmissions.</w:t>
      </w:r>
    </w:p>
    <w:p w14:paraId="7E158E8B" w14:textId="77777777" w:rsidR="00527E0C" w:rsidRDefault="00527E0C" w:rsidP="00527E0C">
      <w:r w:rsidRPr="00521E5A">
        <w:rPr>
          <w:b/>
          <w:bCs/>
        </w:rPr>
        <w:t>Decision:</w:t>
      </w:r>
      <w:r>
        <w:t xml:space="preserve"> The document is noted.</w:t>
      </w:r>
    </w:p>
    <w:p w14:paraId="5F255683" w14:textId="1C0A6A67" w:rsidR="00527E0C" w:rsidRDefault="00527E0C" w:rsidP="00527E0C"/>
    <w:p w14:paraId="77FF368F" w14:textId="369A784C" w:rsidR="00527E0C" w:rsidRDefault="001B5688" w:rsidP="00527E0C">
      <w:pPr>
        <w:rPr>
          <w:b/>
          <w:bCs/>
          <w:lang w:eastAsia="x-none"/>
        </w:rPr>
      </w:pPr>
      <w:hyperlink r:id="rId2209" w:history="1">
        <w:r w:rsidR="000B5C49">
          <w:rPr>
            <w:rStyle w:val="Hyperlink"/>
            <w:b/>
            <w:bCs/>
            <w:lang w:eastAsia="x-none"/>
          </w:rPr>
          <w:t>R1-2204720</w:t>
        </w:r>
      </w:hyperlink>
      <w:r w:rsidR="00527E0C" w:rsidRPr="00527E0C">
        <w:rPr>
          <w:b/>
          <w:bCs/>
          <w:lang w:eastAsia="x-none"/>
        </w:rPr>
        <w:tab/>
        <w:t>On co-channel coexistence between LTE sidelink and NR sidelink</w:t>
      </w:r>
      <w:r w:rsidR="00527E0C" w:rsidRPr="00527E0C">
        <w:rPr>
          <w:b/>
          <w:bCs/>
          <w:lang w:eastAsia="x-none"/>
        </w:rPr>
        <w:tab/>
        <w:t>MediaTek Inc.</w:t>
      </w:r>
    </w:p>
    <w:p w14:paraId="051A3274" w14:textId="77777777" w:rsidR="00416CC2" w:rsidRPr="00416CC2" w:rsidRDefault="00416CC2" w:rsidP="00416CC2">
      <w:pPr>
        <w:ind w:left="360"/>
        <w:rPr>
          <w:bCs/>
          <w:sz w:val="18"/>
          <w:szCs w:val="18"/>
          <w:lang w:eastAsia="zh-TW"/>
        </w:rPr>
      </w:pPr>
      <w:r w:rsidRPr="00416CC2">
        <w:rPr>
          <w:bCs/>
          <w:sz w:val="18"/>
          <w:szCs w:val="18"/>
          <w:lang w:eastAsia="zh-TW"/>
        </w:rPr>
        <w:t>Proposal 1: Study for SL co-channel coexistence solutions should take into account the following aspects.</w:t>
      </w:r>
    </w:p>
    <w:p w14:paraId="590E4F0D" w14:textId="77777777" w:rsidR="00416CC2" w:rsidRPr="00416CC2" w:rsidRDefault="00416CC2" w:rsidP="00CF6E6D">
      <w:pPr>
        <w:pStyle w:val="ListParagraph"/>
        <w:numPr>
          <w:ilvl w:val="0"/>
          <w:numId w:val="168"/>
        </w:numPr>
        <w:overflowPunct/>
        <w:autoSpaceDE/>
        <w:autoSpaceDN/>
        <w:adjustRightInd/>
        <w:spacing w:after="0"/>
        <w:ind w:left="1080"/>
        <w:contextualSpacing w:val="0"/>
        <w:textAlignment w:val="auto"/>
        <w:rPr>
          <w:bCs/>
          <w:sz w:val="18"/>
          <w:szCs w:val="18"/>
          <w:lang w:eastAsia="zh-TW"/>
        </w:rPr>
      </w:pPr>
      <w:r w:rsidRPr="00416CC2">
        <w:rPr>
          <w:bCs/>
          <w:sz w:val="18"/>
          <w:szCs w:val="18"/>
          <w:lang w:eastAsia="zh-TW"/>
        </w:rPr>
        <w:t>Prioritize performance evaluations of existing Rel-16 design to assess the need for any enhanced solutions.</w:t>
      </w:r>
    </w:p>
    <w:p w14:paraId="14FB876F" w14:textId="77777777" w:rsidR="00416CC2" w:rsidRPr="00416CC2" w:rsidRDefault="00416CC2" w:rsidP="00CF6E6D">
      <w:pPr>
        <w:pStyle w:val="ListParagraph"/>
        <w:numPr>
          <w:ilvl w:val="0"/>
          <w:numId w:val="168"/>
        </w:numPr>
        <w:overflowPunct/>
        <w:autoSpaceDE/>
        <w:autoSpaceDN/>
        <w:adjustRightInd/>
        <w:spacing w:after="0"/>
        <w:ind w:left="1080"/>
        <w:contextualSpacing w:val="0"/>
        <w:textAlignment w:val="auto"/>
        <w:rPr>
          <w:bCs/>
          <w:sz w:val="18"/>
          <w:szCs w:val="18"/>
          <w:lang w:eastAsia="zh-TW"/>
        </w:rPr>
      </w:pPr>
      <w:r w:rsidRPr="00416CC2">
        <w:rPr>
          <w:bCs/>
          <w:sz w:val="18"/>
          <w:szCs w:val="18"/>
          <w:lang w:eastAsia="zh-TW"/>
        </w:rPr>
        <w:t>Evaluations should be performed based on a common set of simulation scenarios and parameters.</w:t>
      </w:r>
    </w:p>
    <w:p w14:paraId="10875B69" w14:textId="77777777" w:rsidR="00416CC2" w:rsidRPr="00416CC2" w:rsidRDefault="00416CC2" w:rsidP="00CF6E6D">
      <w:pPr>
        <w:pStyle w:val="ListParagraph"/>
        <w:numPr>
          <w:ilvl w:val="0"/>
          <w:numId w:val="168"/>
        </w:numPr>
        <w:overflowPunct/>
        <w:autoSpaceDE/>
        <w:autoSpaceDN/>
        <w:adjustRightInd/>
        <w:spacing w:after="0"/>
        <w:ind w:left="1080"/>
        <w:contextualSpacing w:val="0"/>
        <w:textAlignment w:val="auto"/>
        <w:rPr>
          <w:bCs/>
          <w:sz w:val="18"/>
          <w:szCs w:val="18"/>
          <w:lang w:eastAsia="zh-TW"/>
        </w:rPr>
      </w:pPr>
      <w:r w:rsidRPr="00416CC2">
        <w:rPr>
          <w:bCs/>
          <w:sz w:val="18"/>
          <w:szCs w:val="18"/>
          <w:lang w:eastAsia="zh-TW"/>
        </w:rPr>
        <w:t xml:space="preserve">Narrow down which specific scenarios (e.g., NR Mode-2 coexisting with LTE Mode-4), if any, require enhancement for coexistence support. </w:t>
      </w:r>
    </w:p>
    <w:p w14:paraId="33CA7375" w14:textId="77777777" w:rsidR="00416CC2" w:rsidRPr="00416CC2" w:rsidRDefault="00416CC2" w:rsidP="00416CC2">
      <w:pPr>
        <w:ind w:left="360"/>
        <w:rPr>
          <w:bCs/>
          <w:sz w:val="18"/>
          <w:szCs w:val="18"/>
          <w:lang w:eastAsia="zh-TW"/>
        </w:rPr>
      </w:pPr>
      <w:r w:rsidRPr="00416CC2">
        <w:rPr>
          <w:bCs/>
          <w:sz w:val="18"/>
          <w:szCs w:val="18"/>
          <w:lang w:eastAsia="zh-TW"/>
        </w:rPr>
        <w:t>Proposal 2: Semi-static resource pool separation approach in time-domain (based on Rel-16 NR V2X long-term TDM) is supported in Rel-18 for co-channel coexistence as a baseline solution.</w:t>
      </w:r>
    </w:p>
    <w:p w14:paraId="78BC1EB3" w14:textId="77777777" w:rsidR="00416CC2" w:rsidRPr="00416CC2" w:rsidRDefault="00416CC2" w:rsidP="00416CC2">
      <w:pPr>
        <w:ind w:left="360"/>
        <w:rPr>
          <w:bCs/>
          <w:color w:val="000000"/>
          <w:sz w:val="18"/>
          <w:szCs w:val="18"/>
        </w:rPr>
      </w:pPr>
      <w:r w:rsidRPr="00416CC2">
        <w:rPr>
          <w:bCs/>
          <w:sz w:val="18"/>
          <w:szCs w:val="18"/>
          <w:lang w:eastAsia="zh-TW"/>
        </w:rPr>
        <w:t xml:space="preserve">Proposal 3: Further coexistence solutions (including dynamic based mechanisms) can be studied and evaluated for their potential benefits vs. complexities. </w:t>
      </w:r>
    </w:p>
    <w:p w14:paraId="63F2B901" w14:textId="77777777" w:rsidR="00416CC2" w:rsidRPr="00416CC2" w:rsidRDefault="00416CC2" w:rsidP="00416CC2">
      <w:pPr>
        <w:ind w:left="360"/>
        <w:rPr>
          <w:bCs/>
          <w:sz w:val="18"/>
          <w:szCs w:val="18"/>
          <w:lang w:eastAsia="zh-TW"/>
        </w:rPr>
      </w:pPr>
      <w:r w:rsidRPr="00416CC2">
        <w:rPr>
          <w:bCs/>
          <w:sz w:val="18"/>
          <w:szCs w:val="18"/>
          <w:lang w:eastAsia="zh-TW"/>
        </w:rPr>
        <w:t>Proposal 4: Use the simulation parameters provided in Table I and follow TR 37.885 evaluation methodology as guideline to evaluate potential coexistence solutions.</w:t>
      </w:r>
    </w:p>
    <w:p w14:paraId="6C3EB2B9" w14:textId="77777777" w:rsidR="00527E0C" w:rsidRDefault="00527E0C" w:rsidP="00527E0C">
      <w:r w:rsidRPr="00521E5A">
        <w:rPr>
          <w:b/>
          <w:bCs/>
        </w:rPr>
        <w:t>Decision:</w:t>
      </w:r>
      <w:r>
        <w:t xml:space="preserve"> The document is noted.</w:t>
      </w:r>
    </w:p>
    <w:p w14:paraId="56A0A74A" w14:textId="3C5B522D" w:rsidR="00527E0C" w:rsidRDefault="00527E0C" w:rsidP="00527E0C"/>
    <w:p w14:paraId="592A906D" w14:textId="3E0393E7" w:rsidR="00527E0C" w:rsidRDefault="001B5688" w:rsidP="00527E0C">
      <w:pPr>
        <w:rPr>
          <w:b/>
          <w:bCs/>
          <w:lang w:eastAsia="x-none"/>
        </w:rPr>
      </w:pPr>
      <w:hyperlink r:id="rId2210" w:history="1">
        <w:r w:rsidR="000B5C49">
          <w:rPr>
            <w:rStyle w:val="Hyperlink"/>
            <w:b/>
            <w:bCs/>
            <w:lang w:eastAsia="x-none"/>
          </w:rPr>
          <w:t>R1-2203984</w:t>
        </w:r>
      </w:hyperlink>
      <w:r w:rsidR="00527E0C" w:rsidRPr="00527E0C">
        <w:rPr>
          <w:b/>
          <w:bCs/>
          <w:lang w:eastAsia="x-none"/>
        </w:rPr>
        <w:tab/>
        <w:t>Discussion on co-channel coexistence for LTE and NR V2X</w:t>
      </w:r>
      <w:r w:rsidR="00527E0C" w:rsidRPr="00527E0C">
        <w:rPr>
          <w:b/>
          <w:bCs/>
          <w:lang w:eastAsia="x-none"/>
        </w:rPr>
        <w:tab/>
        <w:t>OPPO</w:t>
      </w:r>
    </w:p>
    <w:p w14:paraId="67A81437" w14:textId="77777777" w:rsidR="00335A66" w:rsidRPr="00335A66" w:rsidRDefault="00335A66" w:rsidP="00CF6E6D">
      <w:pPr>
        <w:pStyle w:val="ListParagraph"/>
        <w:numPr>
          <w:ilvl w:val="0"/>
          <w:numId w:val="169"/>
        </w:numPr>
        <w:spacing w:after="0"/>
        <w:ind w:left="714" w:hanging="357"/>
        <w:rPr>
          <w:sz w:val="18"/>
          <w:szCs w:val="18"/>
          <w:lang w:eastAsia="zh-CN"/>
        </w:rPr>
      </w:pPr>
      <w:r w:rsidRPr="00335A66">
        <w:rPr>
          <w:sz w:val="18"/>
          <w:szCs w:val="18"/>
          <w:lang w:eastAsia="zh-CN"/>
        </w:rPr>
        <w:t>Proposal 1: Both semi-static partitioning of resources and dynamic sharing of resources between LTE V2X and NR V2X should be considered.</w:t>
      </w:r>
    </w:p>
    <w:p w14:paraId="361C7539" w14:textId="77777777" w:rsidR="00335A66" w:rsidRPr="00335A66" w:rsidRDefault="00335A66" w:rsidP="00CF6E6D">
      <w:pPr>
        <w:pStyle w:val="ListParagraph"/>
        <w:numPr>
          <w:ilvl w:val="0"/>
          <w:numId w:val="169"/>
        </w:numPr>
        <w:spacing w:after="0"/>
        <w:ind w:left="714" w:hanging="357"/>
        <w:rPr>
          <w:sz w:val="18"/>
          <w:szCs w:val="18"/>
          <w:lang w:eastAsia="zh-CN"/>
        </w:rPr>
      </w:pPr>
      <w:r w:rsidRPr="00335A66">
        <w:rPr>
          <w:sz w:val="18"/>
          <w:szCs w:val="18"/>
          <w:lang w:eastAsia="zh-CN"/>
        </w:rPr>
        <w:t xml:space="preserve">Proposal 2: NR </w:t>
      </w:r>
      <w:r w:rsidRPr="00335A66">
        <w:rPr>
          <w:rFonts w:hint="eastAsia"/>
          <w:sz w:val="18"/>
          <w:szCs w:val="18"/>
          <w:lang w:eastAsia="zh-CN"/>
        </w:rPr>
        <w:t>module</w:t>
      </w:r>
      <w:r w:rsidRPr="00335A66">
        <w:rPr>
          <w:sz w:val="18"/>
          <w:szCs w:val="18"/>
          <w:lang w:eastAsia="zh-CN"/>
        </w:rPr>
        <w:t xml:space="preserve"> performs resource exclusion based on the SL grant determined by LTE module to address the in-device coexistence issue in the same frequency channel.</w:t>
      </w:r>
    </w:p>
    <w:p w14:paraId="5710DC55" w14:textId="77777777" w:rsidR="00527E0C" w:rsidRDefault="00527E0C" w:rsidP="00527E0C">
      <w:r w:rsidRPr="00521E5A">
        <w:rPr>
          <w:b/>
          <w:bCs/>
        </w:rPr>
        <w:t>Decision:</w:t>
      </w:r>
      <w:r>
        <w:t xml:space="preserve"> The document is noted.</w:t>
      </w:r>
    </w:p>
    <w:p w14:paraId="166C62A4" w14:textId="3CE18FE8" w:rsidR="00527E0C" w:rsidRDefault="00527E0C" w:rsidP="00527E0C"/>
    <w:p w14:paraId="1D864BF1" w14:textId="63140EC6" w:rsidR="00527E0C" w:rsidRDefault="001B5688" w:rsidP="00527E0C">
      <w:pPr>
        <w:rPr>
          <w:b/>
          <w:bCs/>
          <w:lang w:eastAsia="x-none"/>
        </w:rPr>
      </w:pPr>
      <w:hyperlink r:id="rId2211" w:history="1">
        <w:r w:rsidR="000B5C49">
          <w:rPr>
            <w:rStyle w:val="Hyperlink"/>
            <w:b/>
            <w:bCs/>
            <w:lang w:eastAsia="x-none"/>
          </w:rPr>
          <w:t>R1-2203124</w:t>
        </w:r>
      </w:hyperlink>
      <w:r w:rsidR="00527E0C" w:rsidRPr="00527E0C">
        <w:rPr>
          <w:b/>
          <w:bCs/>
          <w:lang w:eastAsia="x-none"/>
        </w:rPr>
        <w:tab/>
        <w:t>On Co-channel Coexistence for LTE Sidelink and NR Sidelink</w:t>
      </w:r>
      <w:r w:rsidR="00527E0C" w:rsidRPr="00527E0C">
        <w:rPr>
          <w:b/>
          <w:bCs/>
          <w:lang w:eastAsia="x-none"/>
        </w:rPr>
        <w:tab/>
        <w:t>Nokia, Nokia Shanghai Bell</w:t>
      </w:r>
    </w:p>
    <w:p w14:paraId="1550584B" w14:textId="3601567F" w:rsidR="00335A66" w:rsidRPr="00335A66" w:rsidRDefault="00335A66" w:rsidP="00CF6E6D">
      <w:pPr>
        <w:pStyle w:val="ListParagraph"/>
        <w:numPr>
          <w:ilvl w:val="0"/>
          <w:numId w:val="170"/>
        </w:numPr>
        <w:spacing w:after="0"/>
        <w:ind w:left="714" w:hanging="357"/>
        <w:rPr>
          <w:sz w:val="18"/>
          <w:szCs w:val="18"/>
        </w:rPr>
      </w:pPr>
      <w:r w:rsidRPr="00335A66">
        <w:rPr>
          <w:sz w:val="18"/>
          <w:szCs w:val="18"/>
        </w:rPr>
        <w:t>Proposal 1: RAN1 to study mechanisms that enable dynamic co-channel coexistence.</w:t>
      </w:r>
    </w:p>
    <w:p w14:paraId="6628B7B6" w14:textId="77777777" w:rsidR="00335A66" w:rsidRPr="00335A66" w:rsidRDefault="00335A66" w:rsidP="00CF6E6D">
      <w:pPr>
        <w:pStyle w:val="ListParagraph"/>
        <w:numPr>
          <w:ilvl w:val="0"/>
          <w:numId w:val="170"/>
        </w:numPr>
        <w:spacing w:after="0"/>
        <w:ind w:left="714" w:hanging="357"/>
        <w:rPr>
          <w:sz w:val="18"/>
          <w:szCs w:val="18"/>
        </w:rPr>
      </w:pPr>
      <w:r w:rsidRPr="00335A66">
        <w:rPr>
          <w:sz w:val="18"/>
          <w:szCs w:val="18"/>
        </w:rPr>
        <w:t>Proposal 2: RAN1 to study mechanisms that enable dynamic co-channel coexistence in full co-channel overlap.</w:t>
      </w:r>
    </w:p>
    <w:p w14:paraId="431C9C15" w14:textId="77777777" w:rsidR="00335A66" w:rsidRPr="00335A66" w:rsidRDefault="00335A66" w:rsidP="00CF6E6D">
      <w:pPr>
        <w:pStyle w:val="ListParagraph"/>
        <w:numPr>
          <w:ilvl w:val="0"/>
          <w:numId w:val="170"/>
        </w:numPr>
        <w:spacing w:after="0"/>
        <w:ind w:left="714" w:hanging="357"/>
        <w:rPr>
          <w:sz w:val="18"/>
          <w:szCs w:val="18"/>
        </w:rPr>
      </w:pPr>
      <w:r w:rsidRPr="00335A66">
        <w:rPr>
          <w:sz w:val="18"/>
          <w:szCs w:val="18"/>
        </w:rPr>
        <w:t>Observation 6: In a co-channel coexistence setting a NR SL transmission may degrade an LTE SL transmission/reception.</w:t>
      </w:r>
    </w:p>
    <w:p w14:paraId="3B9C98BD" w14:textId="77777777" w:rsidR="00335A66" w:rsidRPr="00335A66" w:rsidRDefault="00335A66" w:rsidP="00CF6E6D">
      <w:pPr>
        <w:pStyle w:val="ListParagraph"/>
        <w:numPr>
          <w:ilvl w:val="0"/>
          <w:numId w:val="170"/>
        </w:numPr>
        <w:spacing w:after="0"/>
        <w:ind w:left="714" w:hanging="357"/>
        <w:rPr>
          <w:sz w:val="18"/>
          <w:szCs w:val="18"/>
        </w:rPr>
      </w:pPr>
      <w:r w:rsidRPr="00335A66">
        <w:rPr>
          <w:sz w:val="18"/>
          <w:szCs w:val="18"/>
        </w:rPr>
        <w:t>Proposal 3: RAN1 to study conditions where a NR SL transmission should be dropped (i.e. apply Rel-16 In-device coexistence framework) to protect an LTE SL transmission/reception.</w:t>
      </w:r>
    </w:p>
    <w:p w14:paraId="019C4C9A" w14:textId="77777777" w:rsidR="00335A66" w:rsidRPr="00335A66" w:rsidRDefault="00335A66" w:rsidP="00CF6E6D">
      <w:pPr>
        <w:pStyle w:val="ListParagraph"/>
        <w:numPr>
          <w:ilvl w:val="0"/>
          <w:numId w:val="170"/>
        </w:numPr>
        <w:spacing w:after="0"/>
        <w:ind w:left="714" w:hanging="357"/>
        <w:rPr>
          <w:sz w:val="18"/>
          <w:szCs w:val="18"/>
        </w:rPr>
      </w:pPr>
      <w:r w:rsidRPr="00335A66">
        <w:rPr>
          <w:sz w:val="18"/>
          <w:szCs w:val="18"/>
        </w:rPr>
        <w:t>Proposal 4: RAN1 to study mechanisms (beyond applying the Rel-16 In-device coexistence framework). E.g.  allow a NR SL device to avoid resources that are expected to impact an LTE SL transmissions/reception.</w:t>
      </w:r>
    </w:p>
    <w:p w14:paraId="64335D6D" w14:textId="77777777" w:rsidR="00335A66" w:rsidRPr="00335A66" w:rsidRDefault="00335A66" w:rsidP="00CF6E6D">
      <w:pPr>
        <w:pStyle w:val="ListParagraph"/>
        <w:numPr>
          <w:ilvl w:val="0"/>
          <w:numId w:val="170"/>
        </w:numPr>
        <w:spacing w:after="0"/>
        <w:ind w:left="714" w:hanging="357"/>
        <w:rPr>
          <w:sz w:val="18"/>
          <w:szCs w:val="18"/>
        </w:rPr>
      </w:pPr>
      <w:r w:rsidRPr="00335A66">
        <w:rPr>
          <w:sz w:val="18"/>
          <w:szCs w:val="18"/>
        </w:rPr>
        <w:t>Proposal 5: RAN1 to study the NR SL device capabilities assumptions when coexisting with LTE SL.</w:t>
      </w:r>
    </w:p>
    <w:p w14:paraId="21940241" w14:textId="77777777" w:rsidR="00335A66" w:rsidRPr="00335A66" w:rsidRDefault="00335A66" w:rsidP="00CF6E6D">
      <w:pPr>
        <w:pStyle w:val="ListParagraph"/>
        <w:numPr>
          <w:ilvl w:val="0"/>
          <w:numId w:val="170"/>
        </w:numPr>
        <w:spacing w:after="0"/>
        <w:ind w:left="714" w:hanging="357"/>
        <w:rPr>
          <w:sz w:val="18"/>
          <w:szCs w:val="18"/>
        </w:rPr>
      </w:pPr>
      <w:r w:rsidRPr="00335A66">
        <w:rPr>
          <w:sz w:val="18"/>
          <w:szCs w:val="18"/>
        </w:rPr>
        <w:t xml:space="preserve">Proposal 6: RAN1 to clarify if NR SL only devices or devices which cannot exchange information between the LTE module and the NR module in a timely manner are allowed to use LTE SL spectrum.  </w:t>
      </w:r>
    </w:p>
    <w:p w14:paraId="46274CE2" w14:textId="757BA031" w:rsidR="00335A66" w:rsidRPr="00335A66" w:rsidRDefault="00335A66" w:rsidP="00CF6E6D">
      <w:pPr>
        <w:pStyle w:val="ListParagraph"/>
        <w:numPr>
          <w:ilvl w:val="0"/>
          <w:numId w:val="170"/>
        </w:numPr>
        <w:spacing w:after="0"/>
        <w:ind w:left="714" w:hanging="357"/>
        <w:rPr>
          <w:sz w:val="18"/>
          <w:szCs w:val="18"/>
        </w:rPr>
      </w:pPr>
      <w:r w:rsidRPr="00335A66">
        <w:rPr>
          <w:sz w:val="18"/>
          <w:szCs w:val="18"/>
        </w:rPr>
        <w:t>Proposal 7: Any co-channel coexistence mode requires slot and subframe boundary alignment between LTE and NR SL.</w:t>
      </w:r>
    </w:p>
    <w:p w14:paraId="6CBD48B3" w14:textId="45C4349E" w:rsidR="00335A66" w:rsidRPr="00335A66" w:rsidRDefault="00335A66" w:rsidP="00CF6E6D">
      <w:pPr>
        <w:pStyle w:val="ListParagraph"/>
        <w:numPr>
          <w:ilvl w:val="0"/>
          <w:numId w:val="170"/>
        </w:numPr>
        <w:spacing w:after="0"/>
        <w:ind w:left="714" w:hanging="357"/>
        <w:rPr>
          <w:sz w:val="18"/>
          <w:szCs w:val="18"/>
        </w:rPr>
      </w:pPr>
      <w:r w:rsidRPr="00335A66">
        <w:rPr>
          <w:sz w:val="18"/>
          <w:szCs w:val="18"/>
        </w:rPr>
        <w:t>Proposal 8: TDM based co-channel coexistence requires DFN/SFN alignment between LTE and NR SL.</w:t>
      </w:r>
    </w:p>
    <w:p w14:paraId="349AE99F" w14:textId="77777777" w:rsidR="00335A66" w:rsidRPr="00335A66" w:rsidRDefault="00335A66" w:rsidP="00CF6E6D">
      <w:pPr>
        <w:pStyle w:val="ListParagraph"/>
        <w:numPr>
          <w:ilvl w:val="0"/>
          <w:numId w:val="170"/>
        </w:numPr>
        <w:spacing w:after="0"/>
        <w:ind w:left="714" w:hanging="357"/>
        <w:rPr>
          <w:sz w:val="18"/>
          <w:szCs w:val="18"/>
        </w:rPr>
      </w:pPr>
      <w:r w:rsidRPr="00335A66">
        <w:rPr>
          <w:sz w:val="18"/>
          <w:szCs w:val="18"/>
        </w:rPr>
        <w:t>Proposal 9: RAN1 should discuss whether NR SL synchronization based on LTE SLSS/PSBCH transmissions and/or LTE SL synchronization based on NR transmissions are supported and if synchronization procedures need to be updated.</w:t>
      </w:r>
    </w:p>
    <w:p w14:paraId="1016D41A" w14:textId="77777777" w:rsidR="00527E0C" w:rsidRDefault="00527E0C" w:rsidP="00527E0C">
      <w:r w:rsidRPr="00521E5A">
        <w:rPr>
          <w:b/>
          <w:bCs/>
        </w:rPr>
        <w:t>Decision:</w:t>
      </w:r>
      <w:r>
        <w:t xml:space="preserve"> The document is noted.</w:t>
      </w:r>
    </w:p>
    <w:p w14:paraId="345A87C1" w14:textId="77777777" w:rsidR="00527E0C" w:rsidRPr="00527E0C" w:rsidRDefault="00527E0C" w:rsidP="00527E0C"/>
    <w:p w14:paraId="1D48FFE8" w14:textId="7AD7A0F6" w:rsidR="008F4B8C" w:rsidRDefault="001B5688" w:rsidP="008F4B8C">
      <w:pPr>
        <w:rPr>
          <w:lang w:eastAsia="x-none"/>
        </w:rPr>
      </w:pPr>
      <w:hyperlink r:id="rId2212" w:history="1">
        <w:r w:rsidR="000B5C49">
          <w:rPr>
            <w:rStyle w:val="Hyperlink"/>
            <w:lang w:eastAsia="x-none"/>
          </w:rPr>
          <w:t>R1-2203148</w:t>
        </w:r>
      </w:hyperlink>
      <w:r w:rsidR="008F4B8C">
        <w:rPr>
          <w:lang w:eastAsia="x-none"/>
        </w:rPr>
        <w:tab/>
        <w:t>Co-channel coexistence for LTE sidelink and NR sidelink</w:t>
      </w:r>
      <w:r w:rsidR="008F4B8C">
        <w:rPr>
          <w:lang w:eastAsia="x-none"/>
        </w:rPr>
        <w:tab/>
        <w:t>Huawei, HiSilicon</w:t>
      </w:r>
    </w:p>
    <w:p w14:paraId="148E31C3" w14:textId="594087EB" w:rsidR="008F4B8C" w:rsidRDefault="001B5688" w:rsidP="008F4B8C">
      <w:pPr>
        <w:rPr>
          <w:lang w:eastAsia="x-none"/>
        </w:rPr>
      </w:pPr>
      <w:hyperlink r:id="rId2213" w:history="1">
        <w:r w:rsidR="000B5C49">
          <w:rPr>
            <w:rStyle w:val="Hyperlink"/>
            <w:lang w:eastAsia="x-none"/>
          </w:rPr>
          <w:t>R1-2203333</w:t>
        </w:r>
      </w:hyperlink>
      <w:r w:rsidR="008F4B8C">
        <w:rPr>
          <w:lang w:eastAsia="x-none"/>
        </w:rPr>
        <w:tab/>
        <w:t>Discussion on Co-channel coexistence for LTE sidelink and NR sidelink</w:t>
      </w:r>
      <w:r w:rsidR="008F4B8C">
        <w:rPr>
          <w:lang w:eastAsia="x-none"/>
        </w:rPr>
        <w:tab/>
        <w:t>Spreadtrum Communications</w:t>
      </w:r>
    </w:p>
    <w:p w14:paraId="2E17CE72" w14:textId="6612F4CC" w:rsidR="008F4B8C" w:rsidRDefault="001B5688" w:rsidP="008F4B8C">
      <w:pPr>
        <w:rPr>
          <w:lang w:eastAsia="x-none"/>
        </w:rPr>
      </w:pPr>
      <w:hyperlink r:id="rId2214" w:history="1">
        <w:r w:rsidR="000B5C49">
          <w:rPr>
            <w:rStyle w:val="Hyperlink"/>
            <w:lang w:eastAsia="x-none"/>
          </w:rPr>
          <w:t>R1-2203367</w:t>
        </w:r>
      </w:hyperlink>
      <w:r w:rsidR="008F4B8C">
        <w:rPr>
          <w:lang w:eastAsia="x-none"/>
        </w:rPr>
        <w:tab/>
        <w:t>Study on co-channel coexistence for LTE sidelink and NR sidelink</w:t>
      </w:r>
      <w:r w:rsidR="008F4B8C">
        <w:rPr>
          <w:lang w:eastAsia="x-none"/>
        </w:rPr>
        <w:tab/>
        <w:t>ZTE, Sanechips</w:t>
      </w:r>
    </w:p>
    <w:p w14:paraId="6257C5A0" w14:textId="6C28D17C" w:rsidR="008F4B8C" w:rsidRDefault="001B5688" w:rsidP="008F4B8C">
      <w:pPr>
        <w:rPr>
          <w:lang w:eastAsia="x-none"/>
        </w:rPr>
      </w:pPr>
      <w:hyperlink r:id="rId2215" w:history="1">
        <w:r w:rsidR="000B5C49">
          <w:rPr>
            <w:rStyle w:val="Hyperlink"/>
            <w:lang w:eastAsia="x-none"/>
          </w:rPr>
          <w:t>R1-2203463</w:t>
        </w:r>
      </w:hyperlink>
      <w:r w:rsidR="008F4B8C">
        <w:rPr>
          <w:lang w:eastAsia="x-none"/>
        </w:rPr>
        <w:tab/>
        <w:t>Discussion on co-channel coexistence for LTE sidelink and NR sidelink</w:t>
      </w:r>
      <w:r w:rsidR="008F4B8C">
        <w:rPr>
          <w:lang w:eastAsia="x-none"/>
        </w:rPr>
        <w:tab/>
        <w:t>CATT, GOHIGH</w:t>
      </w:r>
    </w:p>
    <w:p w14:paraId="5C457FA3" w14:textId="5FC35BEB" w:rsidR="008F4B8C" w:rsidRDefault="001B5688" w:rsidP="008F4B8C">
      <w:pPr>
        <w:rPr>
          <w:lang w:eastAsia="x-none"/>
        </w:rPr>
      </w:pPr>
      <w:hyperlink r:id="rId2216" w:history="1">
        <w:r w:rsidR="000B5C49">
          <w:rPr>
            <w:rStyle w:val="Hyperlink"/>
            <w:lang w:eastAsia="x-none"/>
          </w:rPr>
          <w:t>R1-2203563</w:t>
        </w:r>
      </w:hyperlink>
      <w:r w:rsidR="008F4B8C">
        <w:rPr>
          <w:lang w:eastAsia="x-none"/>
        </w:rPr>
        <w:tab/>
        <w:t>Co-channel coexistence for LTE sidelink and NR sidelink</w:t>
      </w:r>
      <w:r w:rsidR="008F4B8C">
        <w:rPr>
          <w:lang w:eastAsia="x-none"/>
        </w:rPr>
        <w:tab/>
        <w:t>vivo</w:t>
      </w:r>
    </w:p>
    <w:p w14:paraId="713E7B5C" w14:textId="52A83CF4" w:rsidR="008F4B8C" w:rsidRDefault="001B5688" w:rsidP="008F4B8C">
      <w:pPr>
        <w:rPr>
          <w:lang w:eastAsia="x-none"/>
        </w:rPr>
      </w:pPr>
      <w:hyperlink r:id="rId2217" w:history="1">
        <w:r w:rsidR="000B5C49">
          <w:rPr>
            <w:rStyle w:val="Hyperlink"/>
            <w:lang w:eastAsia="x-none"/>
          </w:rPr>
          <w:t>R1-2203642</w:t>
        </w:r>
      </w:hyperlink>
      <w:r w:rsidR="008F4B8C">
        <w:rPr>
          <w:lang w:eastAsia="x-none"/>
        </w:rPr>
        <w:tab/>
        <w:t>On sidelink co-channel coexistence issues</w:t>
      </w:r>
      <w:r w:rsidR="008F4B8C">
        <w:rPr>
          <w:lang w:eastAsia="x-none"/>
        </w:rPr>
        <w:tab/>
        <w:t>Mitsubishi Electric RCE</w:t>
      </w:r>
    </w:p>
    <w:p w14:paraId="050F6EE3" w14:textId="11CEADC6" w:rsidR="008F4B8C" w:rsidRDefault="001B5688" w:rsidP="008F4B8C">
      <w:pPr>
        <w:rPr>
          <w:lang w:eastAsia="x-none"/>
        </w:rPr>
      </w:pPr>
      <w:hyperlink r:id="rId2218" w:history="1">
        <w:r w:rsidR="000B5C49">
          <w:rPr>
            <w:rStyle w:val="Hyperlink"/>
            <w:lang w:eastAsia="x-none"/>
          </w:rPr>
          <w:t>R1-2203658</w:t>
        </w:r>
      </w:hyperlink>
      <w:r w:rsidR="008F4B8C">
        <w:rPr>
          <w:lang w:eastAsia="x-none"/>
        </w:rPr>
        <w:tab/>
        <w:t>Discuss</w:t>
      </w:r>
      <w:r w:rsidR="00527E0C">
        <w:rPr>
          <w:lang w:eastAsia="x-none"/>
        </w:rPr>
        <w:t>i</w:t>
      </w:r>
      <w:r w:rsidR="008F4B8C">
        <w:rPr>
          <w:lang w:eastAsia="x-none"/>
        </w:rPr>
        <w:t>on on co-channel coexistence for LTE sidelink and NR sidelink</w:t>
      </w:r>
      <w:r w:rsidR="008F4B8C">
        <w:rPr>
          <w:lang w:eastAsia="x-none"/>
        </w:rPr>
        <w:tab/>
        <w:t>China Telecom</w:t>
      </w:r>
    </w:p>
    <w:p w14:paraId="3C1DB4AF" w14:textId="2B832056" w:rsidR="008F4B8C" w:rsidRDefault="001B5688" w:rsidP="008F4B8C">
      <w:pPr>
        <w:rPr>
          <w:lang w:eastAsia="x-none"/>
        </w:rPr>
      </w:pPr>
      <w:hyperlink r:id="rId2219" w:history="1">
        <w:r w:rsidR="000B5C49">
          <w:rPr>
            <w:rStyle w:val="Hyperlink"/>
            <w:lang w:eastAsia="x-none"/>
          </w:rPr>
          <w:t>R1-2203668</w:t>
        </w:r>
      </w:hyperlink>
      <w:r w:rsidR="008F4B8C">
        <w:rPr>
          <w:lang w:eastAsia="x-none"/>
        </w:rPr>
        <w:tab/>
        <w:t xml:space="preserve">Discussion on Sidelink Co-channel Coexistence </w:t>
      </w:r>
      <w:r w:rsidR="008F4B8C">
        <w:rPr>
          <w:lang w:eastAsia="x-none"/>
        </w:rPr>
        <w:tab/>
        <w:t>Panasonic Holdings Corporation</w:t>
      </w:r>
    </w:p>
    <w:p w14:paraId="5AA97C95" w14:textId="2691446D" w:rsidR="008F4B8C" w:rsidRDefault="001B5688" w:rsidP="008F4B8C">
      <w:pPr>
        <w:rPr>
          <w:lang w:eastAsia="x-none"/>
        </w:rPr>
      </w:pPr>
      <w:hyperlink r:id="rId2220" w:history="1">
        <w:r w:rsidR="000B5C49">
          <w:rPr>
            <w:rStyle w:val="Hyperlink"/>
            <w:lang w:eastAsia="x-none"/>
          </w:rPr>
          <w:t>R1-2203695</w:t>
        </w:r>
      </w:hyperlink>
      <w:r w:rsidR="008F4B8C">
        <w:rPr>
          <w:lang w:eastAsia="x-none"/>
        </w:rPr>
        <w:tab/>
        <w:t>Co-existence between LTE and NR sidelink</w:t>
      </w:r>
      <w:r w:rsidR="008F4B8C">
        <w:rPr>
          <w:lang w:eastAsia="x-none"/>
        </w:rPr>
        <w:tab/>
        <w:t>NEC</w:t>
      </w:r>
    </w:p>
    <w:p w14:paraId="331D4642" w14:textId="44C2F315" w:rsidR="008F4B8C" w:rsidRDefault="001B5688" w:rsidP="008F4B8C">
      <w:pPr>
        <w:rPr>
          <w:lang w:eastAsia="x-none"/>
        </w:rPr>
      </w:pPr>
      <w:hyperlink r:id="rId2221" w:history="1">
        <w:r w:rsidR="000B5C49">
          <w:rPr>
            <w:rStyle w:val="Hyperlink"/>
            <w:lang w:eastAsia="x-none"/>
          </w:rPr>
          <w:t>R1-2203705</w:t>
        </w:r>
      </w:hyperlink>
      <w:r w:rsidR="008F4B8C">
        <w:rPr>
          <w:lang w:eastAsia="x-none"/>
        </w:rPr>
        <w:tab/>
        <w:t>Discussion on co-channel coexistence for LTE sidelink and NR sidelink</w:t>
      </w:r>
      <w:r w:rsidR="008F4B8C">
        <w:rPr>
          <w:lang w:eastAsia="x-none"/>
        </w:rPr>
        <w:tab/>
        <w:t>Lenovo</w:t>
      </w:r>
    </w:p>
    <w:p w14:paraId="051D1B8F" w14:textId="1B5A5A49" w:rsidR="008F4B8C" w:rsidRDefault="001B5688" w:rsidP="008F4B8C">
      <w:pPr>
        <w:rPr>
          <w:lang w:eastAsia="x-none"/>
        </w:rPr>
      </w:pPr>
      <w:hyperlink r:id="rId2222" w:history="1">
        <w:r w:rsidR="000B5C49">
          <w:rPr>
            <w:rStyle w:val="Hyperlink"/>
            <w:lang w:eastAsia="x-none"/>
          </w:rPr>
          <w:t>R1-2203715</w:t>
        </w:r>
      </w:hyperlink>
      <w:r w:rsidR="008F4B8C">
        <w:rPr>
          <w:lang w:eastAsia="x-none"/>
        </w:rPr>
        <w:tab/>
        <w:t>Discussion on co-channel coexistence for LTE sidelink and NR sidelink</w:t>
      </w:r>
      <w:r w:rsidR="008F4B8C">
        <w:rPr>
          <w:lang w:eastAsia="x-none"/>
        </w:rPr>
        <w:tab/>
        <w:t>LG Electronics</w:t>
      </w:r>
    </w:p>
    <w:p w14:paraId="48B6FEA9" w14:textId="3C02B430" w:rsidR="008F4B8C" w:rsidRDefault="001B5688" w:rsidP="008F4B8C">
      <w:pPr>
        <w:rPr>
          <w:lang w:eastAsia="x-none"/>
        </w:rPr>
      </w:pPr>
      <w:hyperlink r:id="rId2223" w:history="1">
        <w:r w:rsidR="000B5C49">
          <w:rPr>
            <w:rStyle w:val="Hyperlink"/>
            <w:lang w:eastAsia="x-none"/>
          </w:rPr>
          <w:t>R1-2203736</w:t>
        </w:r>
      </w:hyperlink>
      <w:r w:rsidR="008F4B8C">
        <w:rPr>
          <w:lang w:eastAsia="x-none"/>
        </w:rPr>
        <w:tab/>
        <w:t>Discussion on co-channel coexistence for LTE sidelink and NR sidelink</w:t>
      </w:r>
      <w:r w:rsidR="008F4B8C">
        <w:rPr>
          <w:lang w:eastAsia="x-none"/>
        </w:rPr>
        <w:tab/>
        <w:t>Sony</w:t>
      </w:r>
    </w:p>
    <w:p w14:paraId="2F547EB3" w14:textId="3B6D9E1B" w:rsidR="008F4B8C" w:rsidRDefault="001B5688" w:rsidP="008F4B8C">
      <w:pPr>
        <w:rPr>
          <w:lang w:eastAsia="x-none"/>
        </w:rPr>
      </w:pPr>
      <w:hyperlink r:id="rId2224" w:history="1">
        <w:r w:rsidR="000B5C49">
          <w:rPr>
            <w:rStyle w:val="Hyperlink"/>
            <w:lang w:eastAsia="x-none"/>
          </w:rPr>
          <w:t>R1-2203820</w:t>
        </w:r>
      </w:hyperlink>
      <w:r w:rsidR="008F4B8C">
        <w:rPr>
          <w:lang w:eastAsia="x-none"/>
        </w:rPr>
        <w:tab/>
        <w:t>Discussion on co-channel coexistence for LTE and NR sidelink</w:t>
      </w:r>
      <w:r w:rsidR="008F4B8C">
        <w:rPr>
          <w:lang w:eastAsia="x-none"/>
        </w:rPr>
        <w:tab/>
        <w:t>xiaomi</w:t>
      </w:r>
    </w:p>
    <w:p w14:paraId="578D62AE" w14:textId="3AC7035F" w:rsidR="008F4B8C" w:rsidRDefault="001B5688" w:rsidP="008F4B8C">
      <w:pPr>
        <w:rPr>
          <w:lang w:eastAsia="x-none"/>
        </w:rPr>
      </w:pPr>
      <w:hyperlink r:id="rId2225" w:history="1">
        <w:r w:rsidR="000B5C49">
          <w:rPr>
            <w:rStyle w:val="Hyperlink"/>
            <w:lang w:eastAsia="x-none"/>
          </w:rPr>
          <w:t>R1-2203908</w:t>
        </w:r>
      </w:hyperlink>
      <w:r w:rsidR="008F4B8C">
        <w:rPr>
          <w:lang w:eastAsia="x-none"/>
        </w:rPr>
        <w:tab/>
        <w:t>On co-channel coexistence for LTE sidelink and NR sidelink</w:t>
      </w:r>
      <w:r w:rsidR="008F4B8C">
        <w:rPr>
          <w:lang w:eastAsia="x-none"/>
        </w:rPr>
        <w:tab/>
        <w:t>Samsung</w:t>
      </w:r>
    </w:p>
    <w:p w14:paraId="7FEA4ACB" w14:textId="4BC4452C" w:rsidR="008F4B8C" w:rsidRDefault="001B5688" w:rsidP="008F4B8C">
      <w:pPr>
        <w:rPr>
          <w:lang w:eastAsia="x-none"/>
        </w:rPr>
      </w:pPr>
      <w:hyperlink r:id="rId2226" w:history="1">
        <w:r w:rsidR="000B5C49">
          <w:rPr>
            <w:rStyle w:val="Hyperlink"/>
            <w:lang w:eastAsia="x-none"/>
          </w:rPr>
          <w:t>R1-2204049</w:t>
        </w:r>
      </w:hyperlink>
      <w:r w:rsidR="008F4B8C">
        <w:rPr>
          <w:lang w:eastAsia="x-none"/>
        </w:rPr>
        <w:tab/>
        <w:t>Co-channel coexistence for LTE sidelink and NR sidelink</w:t>
      </w:r>
      <w:r w:rsidR="008F4B8C">
        <w:rPr>
          <w:lang w:eastAsia="x-none"/>
        </w:rPr>
        <w:tab/>
        <w:t>InterDigital, Inc.</w:t>
      </w:r>
    </w:p>
    <w:p w14:paraId="5A443E23" w14:textId="7ADB9C21" w:rsidR="008F4B8C" w:rsidRDefault="001B5688" w:rsidP="008F4B8C">
      <w:pPr>
        <w:rPr>
          <w:lang w:eastAsia="x-none"/>
        </w:rPr>
      </w:pPr>
      <w:hyperlink r:id="rId2227" w:history="1">
        <w:r w:rsidR="000B5C49">
          <w:rPr>
            <w:rStyle w:val="Hyperlink"/>
            <w:lang w:eastAsia="x-none"/>
          </w:rPr>
          <w:t>R1-2204249</w:t>
        </w:r>
      </w:hyperlink>
      <w:r w:rsidR="008F4B8C">
        <w:rPr>
          <w:lang w:eastAsia="x-none"/>
        </w:rPr>
        <w:tab/>
        <w:t>On co-channel coexistence for LTE sidelink and NR sidelink</w:t>
      </w:r>
      <w:r w:rsidR="008F4B8C">
        <w:rPr>
          <w:lang w:eastAsia="x-none"/>
        </w:rPr>
        <w:tab/>
        <w:t>Apple</w:t>
      </w:r>
    </w:p>
    <w:p w14:paraId="0710B03E" w14:textId="119E8727" w:rsidR="008F4B8C" w:rsidRDefault="001B5688" w:rsidP="008F4B8C">
      <w:pPr>
        <w:rPr>
          <w:lang w:eastAsia="x-none"/>
        </w:rPr>
      </w:pPr>
      <w:hyperlink r:id="rId2228" w:history="1">
        <w:r w:rsidR="000B5C49">
          <w:rPr>
            <w:rStyle w:val="Hyperlink"/>
            <w:lang w:eastAsia="x-none"/>
          </w:rPr>
          <w:t>R1-2204308</w:t>
        </w:r>
      </w:hyperlink>
      <w:r w:rsidR="008F4B8C">
        <w:rPr>
          <w:lang w:eastAsia="x-none"/>
        </w:rPr>
        <w:tab/>
        <w:t>Discussion on co-channel coexistence for LTE sidelink and NR sidelink</w:t>
      </w:r>
      <w:r w:rsidR="008F4B8C">
        <w:rPr>
          <w:lang w:eastAsia="x-none"/>
        </w:rPr>
        <w:tab/>
        <w:t>CMCC</w:t>
      </w:r>
    </w:p>
    <w:p w14:paraId="2645E0BD" w14:textId="2C78E57F" w:rsidR="008F4B8C" w:rsidRDefault="001B5688" w:rsidP="008F4B8C">
      <w:pPr>
        <w:rPr>
          <w:lang w:eastAsia="x-none"/>
        </w:rPr>
      </w:pPr>
      <w:hyperlink r:id="rId2229" w:history="1">
        <w:r w:rsidR="000B5C49">
          <w:rPr>
            <w:rStyle w:val="Hyperlink"/>
            <w:lang w:eastAsia="x-none"/>
          </w:rPr>
          <w:t>R1-2204384</w:t>
        </w:r>
      </w:hyperlink>
      <w:r w:rsidR="008F4B8C">
        <w:rPr>
          <w:lang w:eastAsia="x-none"/>
        </w:rPr>
        <w:tab/>
        <w:t>Discussions on co-channel coexistence of LTE-SL and NR-SL</w:t>
      </w:r>
      <w:r w:rsidR="008F4B8C">
        <w:rPr>
          <w:lang w:eastAsia="x-none"/>
        </w:rPr>
        <w:tab/>
        <w:t>NTT DOCOMO, INC.</w:t>
      </w:r>
    </w:p>
    <w:p w14:paraId="61CB7E90" w14:textId="1B478736" w:rsidR="008F4B8C" w:rsidRDefault="001B5688" w:rsidP="008F4B8C">
      <w:pPr>
        <w:rPr>
          <w:lang w:eastAsia="x-none"/>
        </w:rPr>
      </w:pPr>
      <w:hyperlink r:id="rId2230" w:history="1">
        <w:r w:rsidR="000B5C49">
          <w:rPr>
            <w:rStyle w:val="Hyperlink"/>
            <w:lang w:eastAsia="x-none"/>
          </w:rPr>
          <w:t>R1-2204429</w:t>
        </w:r>
      </w:hyperlink>
      <w:r w:rsidR="008F4B8C">
        <w:rPr>
          <w:lang w:eastAsia="x-none"/>
        </w:rPr>
        <w:tab/>
        <w:t>Discussions on co-channel coexistence for LTE sidelink and NR sidelink</w:t>
      </w:r>
      <w:r w:rsidR="008F4B8C">
        <w:rPr>
          <w:lang w:eastAsia="x-none"/>
        </w:rPr>
        <w:tab/>
        <w:t>Sharp</w:t>
      </w:r>
    </w:p>
    <w:p w14:paraId="2CF8B463" w14:textId="009AE63A" w:rsidR="008F4B8C" w:rsidRDefault="001B5688" w:rsidP="008F4B8C">
      <w:pPr>
        <w:rPr>
          <w:lang w:eastAsia="x-none"/>
        </w:rPr>
      </w:pPr>
      <w:hyperlink r:id="rId2231" w:history="1">
        <w:r w:rsidR="000B5C49">
          <w:rPr>
            <w:rStyle w:val="Hyperlink"/>
            <w:lang w:eastAsia="x-none"/>
          </w:rPr>
          <w:t>R1-2204585</w:t>
        </w:r>
      </w:hyperlink>
      <w:r w:rsidR="008F4B8C">
        <w:rPr>
          <w:lang w:eastAsia="x-none"/>
        </w:rPr>
        <w:tab/>
        <w:t>Considerations on co-channel coexistence for LTE SL and NR SL</w:t>
      </w:r>
      <w:r w:rsidR="008F4B8C">
        <w:rPr>
          <w:lang w:eastAsia="x-none"/>
        </w:rPr>
        <w:tab/>
        <w:t>CAICT</w:t>
      </w:r>
    </w:p>
    <w:p w14:paraId="5C2D0890" w14:textId="090900A2" w:rsidR="008F4B8C" w:rsidRDefault="001B5688" w:rsidP="008F4B8C">
      <w:pPr>
        <w:rPr>
          <w:lang w:eastAsia="x-none"/>
        </w:rPr>
      </w:pPr>
      <w:hyperlink r:id="rId2232" w:history="1">
        <w:r w:rsidR="000B5C49">
          <w:rPr>
            <w:rStyle w:val="Hyperlink"/>
            <w:lang w:eastAsia="x-none"/>
          </w:rPr>
          <w:t>R1-2204609</w:t>
        </w:r>
      </w:hyperlink>
      <w:r w:rsidR="008F4B8C">
        <w:rPr>
          <w:lang w:eastAsia="x-none"/>
        </w:rPr>
        <w:tab/>
        <w:t>Discussion on Co-Channel Coexistence for LTE and NR Sidelink</w:t>
      </w:r>
      <w:r w:rsidR="008F4B8C">
        <w:rPr>
          <w:lang w:eastAsia="x-none"/>
        </w:rPr>
        <w:tab/>
        <w:t>Fraunhofer HHI, Fraunhofer IIS</w:t>
      </w:r>
    </w:p>
    <w:p w14:paraId="46AE6AE8" w14:textId="63C87079" w:rsidR="008F4B8C" w:rsidRDefault="001B5688" w:rsidP="008F4B8C">
      <w:pPr>
        <w:rPr>
          <w:lang w:eastAsia="x-none"/>
        </w:rPr>
      </w:pPr>
      <w:hyperlink r:id="rId2233" w:history="1">
        <w:r w:rsidR="000B5C49">
          <w:rPr>
            <w:rStyle w:val="Hyperlink"/>
            <w:lang w:eastAsia="x-none"/>
          </w:rPr>
          <w:t>R1-2204652</w:t>
        </w:r>
      </w:hyperlink>
      <w:r w:rsidR="008F4B8C">
        <w:rPr>
          <w:lang w:eastAsia="x-none"/>
        </w:rPr>
        <w:tab/>
        <w:t>Discussion on co-channel coexistence for LTE sidelink and NR sidelink</w:t>
      </w:r>
      <w:r w:rsidR="008F4B8C">
        <w:rPr>
          <w:lang w:eastAsia="x-none"/>
        </w:rPr>
        <w:tab/>
        <w:t>ETRI</w:t>
      </w:r>
    </w:p>
    <w:p w14:paraId="669A9035" w14:textId="03F7777E" w:rsidR="008F4B8C" w:rsidRDefault="001B5688" w:rsidP="008F4B8C">
      <w:pPr>
        <w:rPr>
          <w:lang w:eastAsia="x-none"/>
        </w:rPr>
      </w:pPr>
      <w:hyperlink r:id="rId2234" w:history="1">
        <w:r w:rsidR="000B5C49">
          <w:rPr>
            <w:rStyle w:val="Hyperlink"/>
            <w:lang w:eastAsia="x-none"/>
          </w:rPr>
          <w:t>R1-2204740</w:t>
        </w:r>
      </w:hyperlink>
      <w:r w:rsidR="008F4B8C">
        <w:rPr>
          <w:lang w:eastAsia="x-none"/>
        </w:rPr>
        <w:tab/>
        <w:t>Co-channel coexistence between LTE sidelink and NR sidelink</w:t>
      </w:r>
      <w:r w:rsidR="008F4B8C">
        <w:rPr>
          <w:lang w:eastAsia="x-none"/>
        </w:rPr>
        <w:tab/>
        <w:t>Ericsson</w:t>
      </w:r>
    </w:p>
    <w:p w14:paraId="25BB5EC0" w14:textId="7E0F4BB6" w:rsidR="008F4B8C" w:rsidRDefault="001B5688" w:rsidP="008F4B8C">
      <w:pPr>
        <w:rPr>
          <w:lang w:eastAsia="x-none"/>
        </w:rPr>
      </w:pPr>
      <w:hyperlink r:id="rId2235" w:history="1">
        <w:r w:rsidR="000B5C49">
          <w:rPr>
            <w:rStyle w:val="Hyperlink"/>
            <w:lang w:eastAsia="x-none"/>
          </w:rPr>
          <w:t>R1-2205035</w:t>
        </w:r>
      </w:hyperlink>
      <w:r w:rsidR="008F4B8C">
        <w:rPr>
          <w:lang w:eastAsia="x-none"/>
        </w:rPr>
        <w:tab/>
        <w:t>Co-channel Coexistence Between LTE SL and NR SL</w:t>
      </w:r>
      <w:r w:rsidR="008F4B8C">
        <w:rPr>
          <w:lang w:eastAsia="x-none"/>
        </w:rPr>
        <w:tab/>
        <w:t>Qualcomm Incorporated</w:t>
      </w:r>
    </w:p>
    <w:p w14:paraId="652A7147" w14:textId="30380C14" w:rsidR="00527E0C" w:rsidRDefault="001B5688" w:rsidP="008F4B8C">
      <w:pPr>
        <w:rPr>
          <w:lang w:eastAsia="x-none"/>
        </w:rPr>
      </w:pPr>
      <w:hyperlink r:id="rId2236" w:history="1">
        <w:r w:rsidR="000B5C49">
          <w:rPr>
            <w:rStyle w:val="Hyperlink"/>
            <w:lang w:eastAsia="x-none"/>
          </w:rPr>
          <w:t>R1-2205119</w:t>
        </w:r>
      </w:hyperlink>
      <w:r w:rsidR="00527E0C" w:rsidRPr="00527E0C">
        <w:rPr>
          <w:lang w:eastAsia="x-none"/>
        </w:rPr>
        <w:tab/>
        <w:t>General considerations on Coexistence between LTE- and NR-sidelink</w:t>
      </w:r>
      <w:r w:rsidR="00527E0C" w:rsidRPr="00527E0C">
        <w:rPr>
          <w:lang w:eastAsia="x-none"/>
        </w:rPr>
        <w:tab/>
        <w:t>Continental Automotive GmbH</w:t>
      </w:r>
    </w:p>
    <w:p w14:paraId="07B5FF25" w14:textId="6C09DD92" w:rsidR="00527E0C" w:rsidRDefault="00527E0C" w:rsidP="008F4B8C">
      <w:pPr>
        <w:rPr>
          <w:lang w:eastAsia="x-none"/>
        </w:rPr>
      </w:pPr>
    </w:p>
    <w:p w14:paraId="055AC692" w14:textId="77777777" w:rsidR="00527E0C" w:rsidRPr="00527E0C" w:rsidRDefault="00527E0C" w:rsidP="00527E0C">
      <w:pPr>
        <w:rPr>
          <w:lang w:val="fr-FR" w:eastAsia="x-none"/>
        </w:rPr>
      </w:pPr>
      <w:r w:rsidRPr="00527E0C">
        <w:rPr>
          <w:lang w:val="fr-FR" w:eastAsia="x-none"/>
        </w:rPr>
        <w:t>[109-e-R18-SL-03] – Sarun (Fraunhofer)</w:t>
      </w:r>
    </w:p>
    <w:p w14:paraId="771E0C1D" w14:textId="47759826" w:rsidR="00527E0C" w:rsidRPr="00527E0C" w:rsidRDefault="00527E0C" w:rsidP="00527E0C">
      <w:pPr>
        <w:rPr>
          <w:lang w:eastAsia="x-none"/>
        </w:rPr>
      </w:pPr>
      <w:r w:rsidRPr="00527E0C">
        <w:rPr>
          <w:lang w:eastAsia="x-none"/>
        </w:rPr>
        <w:t>Co-channel coexistence for LTE SL and NR SL by May 20</w:t>
      </w:r>
    </w:p>
    <w:p w14:paraId="56C3A441" w14:textId="77777777" w:rsidR="00527E0C" w:rsidRPr="00527E0C" w:rsidRDefault="00527E0C" w:rsidP="00CF6E6D">
      <w:pPr>
        <w:numPr>
          <w:ilvl w:val="0"/>
          <w:numId w:val="165"/>
        </w:numPr>
        <w:rPr>
          <w:lang w:eastAsia="x-none"/>
        </w:rPr>
      </w:pPr>
      <w:r w:rsidRPr="00527E0C">
        <w:rPr>
          <w:lang w:eastAsia="x-none"/>
        </w:rPr>
        <w:t>Check points: May 16, May 20</w:t>
      </w:r>
    </w:p>
    <w:p w14:paraId="376FDE32" w14:textId="1499030A" w:rsidR="00527E0C" w:rsidRPr="00527E0C" w:rsidRDefault="001B5688" w:rsidP="00527E0C">
      <w:pPr>
        <w:rPr>
          <w:b/>
          <w:lang w:eastAsia="x-none"/>
        </w:rPr>
      </w:pPr>
      <w:hyperlink r:id="rId2237" w:history="1">
        <w:r w:rsidR="000B5C49">
          <w:rPr>
            <w:rStyle w:val="Hyperlink"/>
            <w:b/>
            <w:lang w:eastAsia="x-none"/>
          </w:rPr>
          <w:t>R1-2205204</w:t>
        </w:r>
      </w:hyperlink>
      <w:r w:rsidR="00527E0C" w:rsidRPr="00527E0C">
        <w:rPr>
          <w:b/>
          <w:lang w:eastAsia="x-none"/>
        </w:rPr>
        <w:tab/>
        <w:t>FL Summary #1 of AI 9.4.2 - Co-channel coexistence for LTE sidelink and NR sidelink</w:t>
      </w:r>
      <w:r w:rsidR="00527E0C" w:rsidRPr="00527E0C">
        <w:rPr>
          <w:b/>
          <w:lang w:eastAsia="x-none"/>
        </w:rPr>
        <w:tab/>
        <w:t>Moderator (Fraunhofer HHI)</w:t>
      </w:r>
    </w:p>
    <w:p w14:paraId="59ABE893" w14:textId="0A192EF6" w:rsidR="00527E0C" w:rsidRPr="00527E0C" w:rsidRDefault="00527E0C" w:rsidP="00527E0C">
      <w:pPr>
        <w:rPr>
          <w:lang w:eastAsia="x-none"/>
        </w:rPr>
      </w:pPr>
      <w:r w:rsidRPr="00527E0C">
        <w:rPr>
          <w:lang w:eastAsia="x-none"/>
        </w:rPr>
        <w:t>From May 12</w:t>
      </w:r>
      <w:r w:rsidRPr="00527E0C">
        <w:rPr>
          <w:vertAlign w:val="superscript"/>
          <w:lang w:eastAsia="x-none"/>
        </w:rPr>
        <w:t>th</w:t>
      </w:r>
      <w:r w:rsidRPr="00527E0C">
        <w:rPr>
          <w:lang w:eastAsia="x-none"/>
        </w:rPr>
        <w:t xml:space="preserve"> GTW session</w:t>
      </w:r>
    </w:p>
    <w:p w14:paraId="33062306" w14:textId="77777777" w:rsidR="00527E0C" w:rsidRPr="00527E0C" w:rsidRDefault="00527E0C" w:rsidP="00527E0C">
      <w:pPr>
        <w:rPr>
          <w:lang w:eastAsia="x-none"/>
        </w:rPr>
      </w:pPr>
      <w:r w:rsidRPr="00527E0C">
        <w:rPr>
          <w:highlight w:val="green"/>
          <w:lang w:eastAsia="x-none"/>
        </w:rPr>
        <w:t>Agreement</w:t>
      </w:r>
    </w:p>
    <w:p w14:paraId="0D7A6BEF" w14:textId="77777777" w:rsidR="00527E0C" w:rsidRDefault="00527E0C" w:rsidP="00527E0C">
      <w:pPr>
        <w:rPr>
          <w:lang w:eastAsia="x-none"/>
        </w:rPr>
      </w:pPr>
      <w:r>
        <w:rPr>
          <w:lang w:eastAsia="x-none"/>
        </w:rPr>
        <w:t>For co-channel coexistence in Rel-18, no changes in the LTE SL specifications are allowed.</w:t>
      </w:r>
    </w:p>
    <w:p w14:paraId="2C8B5FA1" w14:textId="77777777" w:rsidR="00527E0C" w:rsidRPr="00527E0C" w:rsidRDefault="00527E0C" w:rsidP="00527E0C">
      <w:pPr>
        <w:rPr>
          <w:bCs/>
          <w:lang w:eastAsia="x-none"/>
        </w:rPr>
      </w:pPr>
    </w:p>
    <w:p w14:paraId="79E078FA" w14:textId="77777777" w:rsidR="00527E0C" w:rsidRPr="00527E0C" w:rsidRDefault="00527E0C" w:rsidP="00527E0C">
      <w:pPr>
        <w:rPr>
          <w:bCs/>
          <w:lang w:eastAsia="x-none"/>
        </w:rPr>
      </w:pPr>
      <w:r w:rsidRPr="00527E0C">
        <w:rPr>
          <w:bCs/>
          <w:highlight w:val="green"/>
          <w:lang w:eastAsia="x-none"/>
        </w:rPr>
        <w:t>Agreement</w:t>
      </w:r>
    </w:p>
    <w:p w14:paraId="338E18B0" w14:textId="77777777" w:rsidR="00527E0C" w:rsidRDefault="00527E0C" w:rsidP="00527E0C">
      <w:pPr>
        <w:rPr>
          <w:lang w:eastAsia="x-none"/>
        </w:rPr>
      </w:pPr>
      <w:r>
        <w:rPr>
          <w:lang w:eastAsia="x-none"/>
        </w:rPr>
        <w:t>For co-channel coexistence in Rel-18, Rel-16/17 simulation assumptions are reused for evaluation of solutions, except for the UE dropping model.</w:t>
      </w:r>
    </w:p>
    <w:p w14:paraId="6D55FA2B" w14:textId="77777777" w:rsidR="00527E0C" w:rsidRDefault="00527E0C" w:rsidP="00CF6E6D">
      <w:pPr>
        <w:numPr>
          <w:ilvl w:val="0"/>
          <w:numId w:val="166"/>
        </w:numPr>
        <w:rPr>
          <w:lang w:eastAsia="x-none"/>
        </w:rPr>
      </w:pPr>
      <w:r>
        <w:rPr>
          <w:lang w:eastAsia="x-none"/>
        </w:rPr>
        <w:t>FFS: UE dropping model</w:t>
      </w:r>
    </w:p>
    <w:p w14:paraId="166B227C" w14:textId="01C198EF" w:rsidR="00527E0C" w:rsidRDefault="00527E0C" w:rsidP="00527E0C">
      <w:pPr>
        <w:rPr>
          <w:lang w:eastAsia="x-none"/>
        </w:rPr>
      </w:pPr>
    </w:p>
    <w:p w14:paraId="2716A107" w14:textId="394FF921" w:rsidR="00527E0C" w:rsidRDefault="001B5688" w:rsidP="00527E0C">
      <w:pPr>
        <w:rPr>
          <w:lang w:eastAsia="x-none"/>
        </w:rPr>
      </w:pPr>
      <w:hyperlink r:id="rId2238" w:history="1">
        <w:r w:rsidR="000B5C49">
          <w:rPr>
            <w:rStyle w:val="Hyperlink"/>
            <w:lang w:eastAsia="x-none"/>
          </w:rPr>
          <w:t>R1-2205205</w:t>
        </w:r>
      </w:hyperlink>
      <w:r w:rsidR="00527E0C">
        <w:rPr>
          <w:lang w:eastAsia="x-none"/>
        </w:rPr>
        <w:tab/>
        <w:t>FL Summary #2 of AI 9.4.2 - Co-channel coexistence for LTE sidelink and NR sidelink</w:t>
      </w:r>
      <w:r w:rsidR="00527E0C">
        <w:rPr>
          <w:lang w:eastAsia="x-none"/>
        </w:rPr>
        <w:tab/>
        <w:t>Moderator (Fraunhofer HHI)</w:t>
      </w:r>
    </w:p>
    <w:p w14:paraId="2A2C42F1" w14:textId="7EF95A35" w:rsidR="00527E0C" w:rsidRPr="002810A4" w:rsidRDefault="001B5688" w:rsidP="00527E0C">
      <w:pPr>
        <w:rPr>
          <w:b/>
          <w:bCs/>
          <w:lang w:eastAsia="x-none"/>
        </w:rPr>
      </w:pPr>
      <w:hyperlink r:id="rId2239" w:history="1">
        <w:r w:rsidR="000B5C49">
          <w:rPr>
            <w:rStyle w:val="Hyperlink"/>
            <w:b/>
            <w:bCs/>
            <w:lang w:eastAsia="x-none"/>
          </w:rPr>
          <w:t>R1-2205206</w:t>
        </w:r>
      </w:hyperlink>
      <w:r w:rsidR="00527E0C" w:rsidRPr="002810A4">
        <w:rPr>
          <w:b/>
          <w:bCs/>
          <w:lang w:eastAsia="x-none"/>
        </w:rPr>
        <w:tab/>
        <w:t>FL Summary #3 of AI 9.4.2 - Co-channel coexistence for LTE sidelink and NR sidelink</w:t>
      </w:r>
      <w:r w:rsidR="00527E0C" w:rsidRPr="002810A4">
        <w:rPr>
          <w:b/>
          <w:bCs/>
          <w:lang w:eastAsia="x-none"/>
        </w:rPr>
        <w:tab/>
        <w:t>Moderator (Fraunhofer HHI)</w:t>
      </w:r>
    </w:p>
    <w:p w14:paraId="2C572B7E" w14:textId="77777777" w:rsidR="002810A4" w:rsidRDefault="002810A4" w:rsidP="00527E0C">
      <w:pPr>
        <w:rPr>
          <w:lang w:eastAsia="x-none"/>
        </w:rPr>
      </w:pPr>
    </w:p>
    <w:p w14:paraId="39F7A6EA" w14:textId="685B8E42" w:rsidR="002810A4" w:rsidRDefault="00526F0A" w:rsidP="00527E0C">
      <w:pPr>
        <w:rPr>
          <w:lang w:eastAsia="x-none"/>
        </w:rPr>
      </w:pPr>
      <w:r w:rsidRPr="00526F0A">
        <w:rPr>
          <w:b/>
          <w:bCs/>
          <w:lang w:eastAsia="x-none"/>
        </w:rPr>
        <w:t>Decision:</w:t>
      </w:r>
      <w:r>
        <w:rPr>
          <w:lang w:eastAsia="x-none"/>
        </w:rPr>
        <w:t xml:space="preserve"> As per email decision posted on May 21</w:t>
      </w:r>
      <w:r w:rsidRPr="00526F0A">
        <w:rPr>
          <w:vertAlign w:val="superscript"/>
          <w:lang w:eastAsia="x-none"/>
        </w:rPr>
        <w:t>st</w:t>
      </w:r>
      <w:r>
        <w:rPr>
          <w:lang w:eastAsia="x-none"/>
        </w:rPr>
        <w:t>,</w:t>
      </w:r>
    </w:p>
    <w:p w14:paraId="28FE0452" w14:textId="77777777" w:rsidR="00526F0A" w:rsidRPr="00526F0A" w:rsidRDefault="00526F0A" w:rsidP="00526F0A">
      <w:pPr>
        <w:rPr>
          <w:bCs/>
          <w:lang w:eastAsia="x-none"/>
        </w:rPr>
      </w:pPr>
      <w:r w:rsidRPr="00526F0A">
        <w:rPr>
          <w:bCs/>
          <w:highlight w:val="green"/>
          <w:lang w:eastAsia="x-none"/>
        </w:rPr>
        <w:t>Agreement</w:t>
      </w:r>
    </w:p>
    <w:p w14:paraId="33F88B44" w14:textId="77777777" w:rsidR="00526F0A" w:rsidRPr="003370FD" w:rsidRDefault="00526F0A" w:rsidP="00526F0A">
      <w:pPr>
        <w:rPr>
          <w:lang w:eastAsia="x-none"/>
        </w:rPr>
      </w:pPr>
      <w:r w:rsidRPr="003370FD">
        <w:rPr>
          <w:lang w:eastAsia="x-none"/>
        </w:rPr>
        <w:t>For the study of co-channel coexistence solutions in Rel-18, the combination of operational modes Mode 2 NR SL with Mode 4 LTE SL (Combination A) is considered with high priority.</w:t>
      </w:r>
    </w:p>
    <w:p w14:paraId="6103827F" w14:textId="77777777" w:rsidR="00526F0A" w:rsidRPr="003370FD" w:rsidRDefault="00526F0A" w:rsidP="00CF6E6D">
      <w:pPr>
        <w:pStyle w:val="ListParagraph"/>
        <w:numPr>
          <w:ilvl w:val="0"/>
          <w:numId w:val="551"/>
        </w:numPr>
        <w:rPr>
          <w:lang w:eastAsia="ko-KR"/>
        </w:rPr>
      </w:pPr>
      <w:r w:rsidRPr="003370FD">
        <w:rPr>
          <w:lang w:eastAsia="ko-KR"/>
        </w:rPr>
        <w:t>FFS: Whether/how</w:t>
      </w:r>
      <w:r w:rsidRPr="00526F0A">
        <w:rPr>
          <w:color w:val="5B9BD5"/>
          <w:lang w:eastAsia="ko-KR"/>
        </w:rPr>
        <w:t xml:space="preserve"> </w:t>
      </w:r>
      <w:r w:rsidRPr="003370FD">
        <w:rPr>
          <w:lang w:eastAsia="ko-KR"/>
        </w:rPr>
        <w:t>to support Mode 1 NR SL + Mode 4 LTE SL (Combination B) an</w:t>
      </w:r>
      <w:r w:rsidRPr="008F4B34">
        <w:rPr>
          <w:lang w:eastAsia="ko-KR"/>
        </w:rPr>
        <w:t>d/or M</w:t>
      </w:r>
      <w:r w:rsidRPr="003370FD">
        <w:rPr>
          <w:lang w:eastAsia="ko-KR"/>
        </w:rPr>
        <w:t>ode 2 NR SL + Mode 3 LTE SL (Combination C).</w:t>
      </w:r>
    </w:p>
    <w:p w14:paraId="76014849" w14:textId="77777777" w:rsidR="00526F0A" w:rsidRPr="00526F0A" w:rsidRDefault="00526F0A" w:rsidP="00526F0A">
      <w:pPr>
        <w:rPr>
          <w:bCs/>
          <w:lang w:eastAsia="x-none"/>
        </w:rPr>
      </w:pPr>
      <w:r w:rsidRPr="00526F0A">
        <w:rPr>
          <w:bCs/>
          <w:highlight w:val="green"/>
          <w:lang w:eastAsia="x-none"/>
        </w:rPr>
        <w:t>Agreement</w:t>
      </w:r>
    </w:p>
    <w:p w14:paraId="2A3F1042" w14:textId="77777777" w:rsidR="00526F0A" w:rsidRPr="003370FD" w:rsidRDefault="00526F0A" w:rsidP="00526F0A">
      <w:pPr>
        <w:pStyle w:val="ListParagraph"/>
        <w:ind w:left="0"/>
        <w:jc w:val="both"/>
        <w:rPr>
          <w:bCs/>
          <w:lang w:eastAsia="ko-KR"/>
        </w:rPr>
      </w:pPr>
      <w:r w:rsidRPr="003370FD">
        <w:rPr>
          <w:bCs/>
          <w:lang w:eastAsia="ko-KR"/>
        </w:rPr>
        <w:t xml:space="preserve">For evaluation of co-channel coexistence solutions in Rel-18, support the inclusion of dual module devices with NR+LTE modules using the following UE dropping models: </w:t>
      </w:r>
    </w:p>
    <w:p w14:paraId="505F71A4" w14:textId="77777777" w:rsidR="00526F0A" w:rsidRPr="003370FD" w:rsidRDefault="00526F0A" w:rsidP="00CF6E6D">
      <w:pPr>
        <w:pStyle w:val="ListParagraph"/>
        <w:numPr>
          <w:ilvl w:val="0"/>
          <w:numId w:val="550"/>
        </w:numPr>
        <w:overflowPunct/>
        <w:snapToGrid w:val="0"/>
        <w:spacing w:after="0"/>
        <w:ind w:hanging="357"/>
        <w:contextualSpacing w:val="0"/>
        <w:jc w:val="both"/>
        <w:textAlignment w:val="auto"/>
        <w:rPr>
          <w:bCs/>
          <w:lang w:eastAsia="ko-KR"/>
        </w:rPr>
      </w:pPr>
      <w:r w:rsidRPr="003370FD">
        <w:rPr>
          <w:bCs/>
          <w:lang w:eastAsia="ko-KR"/>
        </w:rPr>
        <w:t>UE Dropping Model A: The distance between 1 LTE SL module and 1 NR SL module are maintained as zero to model a co-located dual module device. The inter-device distance between any two adjacent devices in the same lane, which may be either a single module or a dual module device, is modified by doubling the time in the upper limit, resulting in max{2 meter, an exponential random variable with the average of the speed * 4sec}.</w:t>
      </w:r>
    </w:p>
    <w:p w14:paraId="78978D39" w14:textId="77777777" w:rsidR="00526F0A" w:rsidRPr="003370FD" w:rsidRDefault="00526F0A" w:rsidP="00CF6E6D">
      <w:pPr>
        <w:pStyle w:val="ListParagraph"/>
        <w:numPr>
          <w:ilvl w:val="0"/>
          <w:numId w:val="550"/>
        </w:numPr>
        <w:overflowPunct/>
        <w:snapToGrid w:val="0"/>
        <w:spacing w:after="0"/>
        <w:ind w:hanging="357"/>
        <w:contextualSpacing w:val="0"/>
        <w:jc w:val="both"/>
        <w:textAlignment w:val="auto"/>
        <w:rPr>
          <w:bCs/>
          <w:lang w:eastAsia="ko-KR"/>
        </w:rPr>
      </w:pPr>
      <w:r w:rsidRPr="003370FD">
        <w:rPr>
          <w:bCs/>
          <w:lang w:eastAsia="ko-KR"/>
        </w:rPr>
        <w:t>UE Dropping Model B: The distance between 1 LTE SL module and 1 NR SL module are maintained as zero to model a co-located dual module device. The inter-device distance between any two adjacent devices in the same lane, which may be either a single module or a dual module device, is maintained the same as current assumptions, i.e., max{2 meter, an exponential random variable with the average of the speed * 2sec}.</w:t>
      </w:r>
    </w:p>
    <w:p w14:paraId="6911AC14" w14:textId="77777777" w:rsidR="00526F0A" w:rsidRPr="003370FD" w:rsidRDefault="00526F0A" w:rsidP="00526F0A">
      <w:pPr>
        <w:rPr>
          <w:lang w:eastAsia="ko-KR"/>
        </w:rPr>
      </w:pPr>
      <w:r w:rsidRPr="003370FD">
        <w:rPr>
          <w:lang w:eastAsia="ko-KR"/>
        </w:rPr>
        <w:t>Companies should mention the UE dropping model and the distribution of each device type (single/dual module) used in their simulation assumptions.</w:t>
      </w:r>
    </w:p>
    <w:p w14:paraId="66037C84" w14:textId="77777777" w:rsidR="00526F0A" w:rsidRPr="00526F0A" w:rsidRDefault="00526F0A" w:rsidP="00526F0A">
      <w:pPr>
        <w:rPr>
          <w:bCs/>
          <w:lang w:eastAsia="x-none"/>
        </w:rPr>
      </w:pPr>
    </w:p>
    <w:p w14:paraId="2ECCBA75" w14:textId="77777777" w:rsidR="00526F0A" w:rsidRPr="00526F0A" w:rsidRDefault="00526F0A" w:rsidP="00526F0A">
      <w:pPr>
        <w:rPr>
          <w:bCs/>
          <w:lang w:eastAsia="x-none"/>
        </w:rPr>
      </w:pPr>
      <w:r w:rsidRPr="00526F0A">
        <w:rPr>
          <w:bCs/>
          <w:highlight w:val="green"/>
          <w:lang w:eastAsia="x-none"/>
        </w:rPr>
        <w:t>Agreement</w:t>
      </w:r>
    </w:p>
    <w:p w14:paraId="7F19E08F" w14:textId="77777777" w:rsidR="00526F0A" w:rsidRPr="003370FD" w:rsidRDefault="00526F0A" w:rsidP="00526F0A">
      <w:pPr>
        <w:rPr>
          <w:lang w:eastAsia="x-none"/>
        </w:rPr>
      </w:pPr>
      <w:r w:rsidRPr="003370FD">
        <w:rPr>
          <w:lang w:eastAsia="x-none"/>
        </w:rPr>
        <w:t>Feasibility of semi-static resource pool partitioning and dynamic resource sharing as possible solutions for co-channel coexistence are to be studied.</w:t>
      </w:r>
    </w:p>
    <w:p w14:paraId="1EC8C7C9" w14:textId="77777777" w:rsidR="00526F0A" w:rsidRDefault="00526F0A" w:rsidP="00526F0A">
      <w:pPr>
        <w:rPr>
          <w:lang w:eastAsia="zh-CN"/>
        </w:rPr>
      </w:pPr>
    </w:p>
    <w:p w14:paraId="17A52AFC" w14:textId="77777777" w:rsidR="00526F0A" w:rsidRPr="00526F0A" w:rsidRDefault="00526F0A" w:rsidP="00526F0A">
      <w:pPr>
        <w:rPr>
          <w:bCs/>
          <w:lang w:eastAsia="x-none"/>
        </w:rPr>
      </w:pPr>
      <w:r w:rsidRPr="00526F0A">
        <w:rPr>
          <w:bCs/>
          <w:highlight w:val="green"/>
          <w:lang w:eastAsia="x-none"/>
        </w:rPr>
        <w:t>Agreement</w:t>
      </w:r>
    </w:p>
    <w:p w14:paraId="366ECB88" w14:textId="77777777" w:rsidR="00526F0A" w:rsidRPr="003370FD" w:rsidRDefault="00526F0A" w:rsidP="00526F0A">
      <w:pPr>
        <w:rPr>
          <w:lang w:eastAsia="x-none"/>
        </w:rPr>
      </w:pPr>
      <w:r w:rsidRPr="003370FD">
        <w:rPr>
          <w:lang w:eastAsia="x-none"/>
        </w:rPr>
        <w:t xml:space="preserve">For studying the feasibility of dynamic resource sharing as a possible solution for co-channel coexistence, </w:t>
      </w:r>
    </w:p>
    <w:p w14:paraId="5382ECE8" w14:textId="77777777" w:rsidR="00526F0A" w:rsidRPr="003370FD" w:rsidRDefault="00526F0A" w:rsidP="00CF6E6D">
      <w:pPr>
        <w:pStyle w:val="ListParagraph"/>
        <w:numPr>
          <w:ilvl w:val="0"/>
          <w:numId w:val="550"/>
        </w:numPr>
        <w:overflowPunct/>
        <w:snapToGrid w:val="0"/>
        <w:spacing w:after="0"/>
        <w:ind w:hanging="357"/>
        <w:contextualSpacing w:val="0"/>
        <w:jc w:val="both"/>
        <w:textAlignment w:val="auto"/>
        <w:rPr>
          <w:bCs/>
          <w:lang w:eastAsia="ko-KR"/>
        </w:rPr>
      </w:pPr>
      <w:r w:rsidRPr="003370FD">
        <w:rPr>
          <w:bCs/>
          <w:lang w:eastAsia="ko-KR"/>
        </w:rPr>
        <w:t>For device type A, the NR SL module uses the sensing and resource reservation information shared by the LTE SL module.</w:t>
      </w:r>
    </w:p>
    <w:p w14:paraId="60C76B94" w14:textId="77777777" w:rsidR="00526F0A" w:rsidRPr="003370FD" w:rsidRDefault="00526F0A" w:rsidP="00CF6E6D">
      <w:pPr>
        <w:pStyle w:val="ListParagraph"/>
        <w:numPr>
          <w:ilvl w:val="1"/>
          <w:numId w:val="550"/>
        </w:numPr>
        <w:overflowPunct/>
        <w:snapToGrid w:val="0"/>
        <w:spacing w:after="0"/>
        <w:contextualSpacing w:val="0"/>
        <w:jc w:val="both"/>
        <w:textAlignment w:val="auto"/>
        <w:rPr>
          <w:bCs/>
          <w:lang w:eastAsia="ko-KR"/>
        </w:rPr>
      </w:pPr>
      <w:r w:rsidRPr="003370FD">
        <w:rPr>
          <w:bCs/>
          <w:lang w:eastAsia="ko-KR"/>
        </w:rPr>
        <w:t>FFS details on how the NR SL module uses this information.</w:t>
      </w:r>
    </w:p>
    <w:p w14:paraId="5D76EACD" w14:textId="77777777" w:rsidR="00526F0A" w:rsidRPr="003370FD" w:rsidRDefault="00526F0A" w:rsidP="00CF6E6D">
      <w:pPr>
        <w:pStyle w:val="ListParagraph"/>
        <w:numPr>
          <w:ilvl w:val="1"/>
          <w:numId w:val="550"/>
        </w:numPr>
        <w:overflowPunct/>
        <w:snapToGrid w:val="0"/>
        <w:spacing w:after="0"/>
        <w:contextualSpacing w:val="0"/>
        <w:jc w:val="both"/>
        <w:textAlignment w:val="auto"/>
        <w:rPr>
          <w:bCs/>
          <w:lang w:eastAsia="ko-KR"/>
        </w:rPr>
      </w:pPr>
      <w:r w:rsidRPr="003370FD">
        <w:rPr>
          <w:bCs/>
          <w:lang w:eastAsia="ko-KR"/>
        </w:rPr>
        <w:t>FFS details on how the LTE SL module shares the information to the NR SL module, exact information shared, timeline etc.</w:t>
      </w:r>
    </w:p>
    <w:p w14:paraId="361A92BD" w14:textId="77777777" w:rsidR="00526F0A" w:rsidRPr="003370FD" w:rsidRDefault="00526F0A" w:rsidP="00CF6E6D">
      <w:pPr>
        <w:pStyle w:val="ListParagraph"/>
        <w:numPr>
          <w:ilvl w:val="0"/>
          <w:numId w:val="550"/>
        </w:numPr>
        <w:overflowPunct/>
        <w:snapToGrid w:val="0"/>
        <w:spacing w:after="0"/>
        <w:ind w:hanging="357"/>
        <w:contextualSpacing w:val="0"/>
        <w:jc w:val="both"/>
        <w:textAlignment w:val="auto"/>
        <w:rPr>
          <w:bCs/>
          <w:lang w:eastAsia="ko-KR"/>
        </w:rPr>
      </w:pPr>
      <w:r w:rsidRPr="003370FD">
        <w:rPr>
          <w:bCs/>
          <w:lang w:eastAsia="ko-KR"/>
        </w:rPr>
        <w:t>FFS: Whether/how to define other method(s) for device type A to be aware of resources being occupied by LTE SL.</w:t>
      </w:r>
    </w:p>
    <w:p w14:paraId="347C3574" w14:textId="77777777" w:rsidR="00526F0A" w:rsidRPr="003370FD" w:rsidRDefault="00526F0A" w:rsidP="00CF6E6D">
      <w:pPr>
        <w:pStyle w:val="ListParagraph"/>
        <w:numPr>
          <w:ilvl w:val="0"/>
          <w:numId w:val="550"/>
        </w:numPr>
        <w:overflowPunct/>
        <w:snapToGrid w:val="0"/>
        <w:spacing w:after="0"/>
        <w:ind w:hanging="357"/>
        <w:contextualSpacing w:val="0"/>
        <w:jc w:val="both"/>
        <w:textAlignment w:val="auto"/>
        <w:rPr>
          <w:bCs/>
          <w:lang w:eastAsia="ko-KR"/>
        </w:rPr>
      </w:pPr>
      <w:r w:rsidRPr="003370FD">
        <w:rPr>
          <w:bCs/>
          <w:lang w:eastAsia="ko-KR"/>
        </w:rPr>
        <w:t>FFS: Whether/how device type B should be supported.</w:t>
      </w:r>
    </w:p>
    <w:p w14:paraId="1C1B5FFC" w14:textId="77777777" w:rsidR="00526F0A" w:rsidRPr="003370FD" w:rsidRDefault="00526F0A" w:rsidP="00526F0A">
      <w:pPr>
        <w:rPr>
          <w:lang w:eastAsia="x-none"/>
        </w:rPr>
      </w:pPr>
    </w:p>
    <w:p w14:paraId="479099B3" w14:textId="366464AF" w:rsidR="002810A4" w:rsidRDefault="00526F0A" w:rsidP="00527E0C">
      <w:pPr>
        <w:rPr>
          <w:lang w:eastAsia="x-none"/>
        </w:rPr>
      </w:pPr>
      <w:r>
        <w:rPr>
          <w:lang w:eastAsia="x-none"/>
        </w:rPr>
        <w:t xml:space="preserve">Final summary in </w:t>
      </w:r>
      <w:hyperlink r:id="rId2240" w:history="1">
        <w:r w:rsidR="000B5C49">
          <w:rPr>
            <w:rStyle w:val="Hyperlink"/>
            <w:lang w:eastAsia="x-none"/>
          </w:rPr>
          <w:t>R1-2205588</w:t>
        </w:r>
      </w:hyperlink>
      <w:r>
        <w:rPr>
          <w:lang w:eastAsia="x-none"/>
        </w:rPr>
        <w:t>.</w:t>
      </w:r>
    </w:p>
    <w:p w14:paraId="202EC032" w14:textId="77777777" w:rsidR="008F4B8C" w:rsidRPr="0069360C" w:rsidRDefault="008F4B8C" w:rsidP="0090167D">
      <w:pPr>
        <w:pStyle w:val="Heading3"/>
      </w:pPr>
      <w:bookmarkStart w:id="322" w:name="_Toc101357068"/>
      <w:bookmarkStart w:id="323" w:name="_Toc105521406"/>
      <w:r w:rsidRPr="0069360C">
        <w:t>Enhanced sidelink operation on FR2 licensed spectrum</w:t>
      </w:r>
      <w:bookmarkEnd w:id="322"/>
      <w:bookmarkEnd w:id="323"/>
    </w:p>
    <w:p w14:paraId="3C900CD7" w14:textId="77777777" w:rsidR="008F4B8C" w:rsidRPr="003B3DC0" w:rsidRDefault="008F4B8C" w:rsidP="008F4B8C">
      <w:pPr>
        <w:rPr>
          <w:i/>
          <w:iCs/>
          <w:color w:val="FF0000"/>
        </w:rPr>
      </w:pPr>
      <w:r w:rsidRPr="003B3DC0">
        <w:rPr>
          <w:i/>
          <w:iCs/>
          <w:color w:val="FF0000"/>
        </w:rPr>
        <w:t>Placeholder only. This part of the work is to start after RAN1#110 pending RAN decision. No contributions in RAN1#109-e.</w:t>
      </w:r>
    </w:p>
    <w:p w14:paraId="7D49634D" w14:textId="77777777" w:rsidR="008F4B8C" w:rsidRPr="0069360C" w:rsidRDefault="008F4B8C" w:rsidP="0090167D">
      <w:pPr>
        <w:pStyle w:val="Heading3"/>
      </w:pPr>
      <w:bookmarkStart w:id="324" w:name="_Toc101357069"/>
      <w:bookmarkStart w:id="325" w:name="_Toc105521407"/>
      <w:r w:rsidRPr="0069360C">
        <w:t>Sidelink CA operation</w:t>
      </w:r>
      <w:bookmarkEnd w:id="324"/>
      <w:bookmarkEnd w:id="325"/>
    </w:p>
    <w:p w14:paraId="037380F4" w14:textId="77777777" w:rsidR="008F4B8C" w:rsidRPr="003B3DC0" w:rsidRDefault="008F4B8C" w:rsidP="008F4B8C">
      <w:pPr>
        <w:rPr>
          <w:i/>
          <w:iCs/>
          <w:color w:val="FF0000"/>
        </w:rPr>
      </w:pPr>
      <w:r w:rsidRPr="003B3DC0">
        <w:rPr>
          <w:i/>
          <w:iCs/>
          <w:color w:val="FF0000"/>
        </w:rPr>
        <w:t>Placeholder only. This part of the work is to start after RAN1#110 pending RAN decision. No contributions in RAN1#109-e.</w:t>
      </w:r>
    </w:p>
    <w:p w14:paraId="0126CD69" w14:textId="37C8347A" w:rsidR="008F4B8C" w:rsidRDefault="008F4B8C" w:rsidP="0090167D">
      <w:pPr>
        <w:pStyle w:val="Heading3"/>
      </w:pPr>
      <w:bookmarkStart w:id="326" w:name="_Toc101357070"/>
      <w:bookmarkStart w:id="327" w:name="_Toc105521408"/>
      <w:r w:rsidRPr="003B3DC0">
        <w:t>Other</w:t>
      </w:r>
      <w:bookmarkEnd w:id="326"/>
      <w:bookmarkEnd w:id="327"/>
    </w:p>
    <w:p w14:paraId="48A2F489" w14:textId="21BFBF49" w:rsidR="008F4B8C" w:rsidRDefault="001B5688" w:rsidP="008F4B8C">
      <w:pPr>
        <w:rPr>
          <w:lang w:eastAsia="x-none"/>
        </w:rPr>
      </w:pPr>
      <w:hyperlink r:id="rId2241" w:history="1">
        <w:r w:rsidR="000B5C49">
          <w:rPr>
            <w:rStyle w:val="Hyperlink"/>
            <w:lang w:eastAsia="x-none"/>
          </w:rPr>
          <w:t>R1-2203368</w:t>
        </w:r>
      </w:hyperlink>
      <w:r w:rsidR="008F4B8C">
        <w:rPr>
          <w:lang w:eastAsia="x-none"/>
        </w:rPr>
        <w:tab/>
        <w:t>Analysis on channel access efficiency of SL-U</w:t>
      </w:r>
      <w:r w:rsidR="008F4B8C">
        <w:rPr>
          <w:lang w:eastAsia="x-none"/>
        </w:rPr>
        <w:tab/>
        <w:t>ZTE, Sanechips</w:t>
      </w:r>
    </w:p>
    <w:p w14:paraId="2E8BF8E0" w14:textId="3422AC22" w:rsidR="008F4B8C" w:rsidRDefault="001B5688" w:rsidP="008F4B8C">
      <w:pPr>
        <w:rPr>
          <w:lang w:eastAsia="x-none"/>
        </w:rPr>
      </w:pPr>
      <w:hyperlink r:id="rId2242" w:history="1">
        <w:r w:rsidR="000B5C49">
          <w:rPr>
            <w:rStyle w:val="Hyperlink"/>
            <w:lang w:eastAsia="x-none"/>
          </w:rPr>
          <w:t>R1-2203464</w:t>
        </w:r>
      </w:hyperlink>
      <w:r w:rsidR="008F4B8C">
        <w:rPr>
          <w:lang w:eastAsia="x-none"/>
        </w:rPr>
        <w:tab/>
        <w:t>Discussion on the scopes of Rel-18 Sidelink evolution</w:t>
      </w:r>
      <w:r w:rsidR="008F4B8C">
        <w:rPr>
          <w:lang w:eastAsia="x-none"/>
        </w:rPr>
        <w:tab/>
        <w:t>CATT, GOHIGH</w:t>
      </w:r>
    </w:p>
    <w:p w14:paraId="4AD764CB" w14:textId="38402A4D" w:rsidR="008F4B8C" w:rsidRPr="008F4B8C" w:rsidRDefault="001B5688" w:rsidP="008F4B8C">
      <w:pPr>
        <w:rPr>
          <w:lang w:val="fr-FR" w:eastAsia="x-none"/>
        </w:rPr>
      </w:pPr>
      <w:hyperlink r:id="rId2243" w:history="1">
        <w:r w:rsidR="000B5C49">
          <w:rPr>
            <w:rStyle w:val="Hyperlink"/>
            <w:lang w:val="fr-FR" w:eastAsia="x-none"/>
          </w:rPr>
          <w:t>R1-2203647</w:t>
        </w:r>
      </w:hyperlink>
      <w:r w:rsidR="008F4B8C" w:rsidRPr="008F4B8C">
        <w:rPr>
          <w:lang w:val="fr-FR" w:eastAsia="x-none"/>
        </w:rPr>
        <w:tab/>
        <w:t>SL U QoS management</w:t>
      </w:r>
      <w:r w:rsidR="008F4B8C" w:rsidRPr="008F4B8C">
        <w:rPr>
          <w:lang w:val="fr-FR" w:eastAsia="x-none"/>
        </w:rPr>
        <w:tab/>
        <w:t>InterDigital, Inc.</w:t>
      </w:r>
    </w:p>
    <w:p w14:paraId="44429B29" w14:textId="1AA64B54" w:rsidR="008F4B8C" w:rsidRDefault="001B5688" w:rsidP="008F4B8C">
      <w:pPr>
        <w:rPr>
          <w:lang w:eastAsia="x-none"/>
        </w:rPr>
      </w:pPr>
      <w:hyperlink r:id="rId2244" w:history="1">
        <w:r w:rsidR="000B5C49">
          <w:rPr>
            <w:rStyle w:val="Hyperlink"/>
            <w:lang w:eastAsia="x-none"/>
          </w:rPr>
          <w:t>R1-2203667</w:t>
        </w:r>
      </w:hyperlink>
      <w:r w:rsidR="008F4B8C">
        <w:rPr>
          <w:lang w:eastAsia="x-none"/>
        </w:rPr>
        <w:tab/>
        <w:t>Discussion on sidelink operation on unlicensed spectrum</w:t>
      </w:r>
      <w:r w:rsidR="008F4B8C">
        <w:rPr>
          <w:lang w:eastAsia="x-none"/>
        </w:rPr>
        <w:tab/>
        <w:t>vivo</w:t>
      </w:r>
    </w:p>
    <w:p w14:paraId="4A473E73" w14:textId="06ADC35C" w:rsidR="008F4B8C" w:rsidRDefault="001B5688" w:rsidP="008F4B8C">
      <w:pPr>
        <w:rPr>
          <w:lang w:eastAsia="x-none"/>
        </w:rPr>
      </w:pPr>
      <w:hyperlink r:id="rId2245" w:history="1">
        <w:r w:rsidR="000B5C49">
          <w:rPr>
            <w:rStyle w:val="Hyperlink"/>
            <w:lang w:eastAsia="x-none"/>
          </w:rPr>
          <w:t>R1-2203985</w:t>
        </w:r>
      </w:hyperlink>
      <w:r w:rsidR="008F4B8C">
        <w:rPr>
          <w:lang w:eastAsia="x-none"/>
        </w:rPr>
        <w:tab/>
        <w:t>Coexistence evaluation of SL-U and Wi-Fi</w:t>
      </w:r>
      <w:r w:rsidR="008F4B8C">
        <w:rPr>
          <w:lang w:eastAsia="x-none"/>
        </w:rPr>
        <w:tab/>
        <w:t>OPPO</w:t>
      </w:r>
    </w:p>
    <w:p w14:paraId="2A33915A" w14:textId="7E935915" w:rsidR="008F4B8C" w:rsidRDefault="001B5688" w:rsidP="008F4B8C">
      <w:pPr>
        <w:rPr>
          <w:lang w:eastAsia="x-none"/>
        </w:rPr>
      </w:pPr>
      <w:hyperlink r:id="rId2246" w:history="1">
        <w:r w:rsidR="000B5C49">
          <w:rPr>
            <w:rStyle w:val="Hyperlink"/>
            <w:lang w:eastAsia="x-none"/>
          </w:rPr>
          <w:t>R1-2204250</w:t>
        </w:r>
      </w:hyperlink>
      <w:r w:rsidR="008F4B8C">
        <w:rPr>
          <w:lang w:eastAsia="x-none"/>
        </w:rPr>
        <w:tab/>
        <w:t>On other topics of NR sidelink evolutions</w:t>
      </w:r>
      <w:r w:rsidR="008F4B8C">
        <w:rPr>
          <w:lang w:eastAsia="x-none"/>
        </w:rPr>
        <w:tab/>
        <w:t>Apple</w:t>
      </w:r>
    </w:p>
    <w:p w14:paraId="175BFFCA" w14:textId="19AFC993" w:rsidR="008F4B8C" w:rsidRDefault="001B5688" w:rsidP="008F4B8C">
      <w:pPr>
        <w:rPr>
          <w:lang w:eastAsia="x-none"/>
        </w:rPr>
      </w:pPr>
      <w:hyperlink r:id="rId2247" w:history="1">
        <w:r w:rsidR="000B5C49">
          <w:rPr>
            <w:rStyle w:val="Hyperlink"/>
            <w:lang w:eastAsia="x-none"/>
          </w:rPr>
          <w:t>R1-2204743</w:t>
        </w:r>
      </w:hyperlink>
      <w:r w:rsidR="008F4B8C">
        <w:rPr>
          <w:lang w:eastAsia="x-none"/>
        </w:rPr>
        <w:tab/>
        <w:t>Other aspects related to SL-U</w:t>
      </w:r>
      <w:r w:rsidR="008F4B8C">
        <w:rPr>
          <w:lang w:eastAsia="x-none"/>
        </w:rPr>
        <w:tab/>
        <w:t>Ericsson</w:t>
      </w:r>
    </w:p>
    <w:p w14:paraId="3F70B6E8" w14:textId="61EDB506" w:rsidR="008F4B8C" w:rsidRPr="00B112C6" w:rsidRDefault="001B5688" w:rsidP="008F4B8C">
      <w:pPr>
        <w:rPr>
          <w:lang w:eastAsia="x-none"/>
        </w:rPr>
      </w:pPr>
      <w:hyperlink r:id="rId2248" w:history="1">
        <w:r w:rsidR="000B5C49">
          <w:rPr>
            <w:rStyle w:val="Hyperlink"/>
            <w:lang w:eastAsia="x-none"/>
          </w:rPr>
          <w:t>R1-2204912</w:t>
        </w:r>
      </w:hyperlink>
      <w:r w:rsidR="008F4B8C">
        <w:rPr>
          <w:lang w:eastAsia="x-none"/>
        </w:rPr>
        <w:tab/>
        <w:t>Further consideration on evaluation methodology for sidelink operation over unlicensed spectrum</w:t>
      </w:r>
      <w:r w:rsidR="008F4B8C">
        <w:rPr>
          <w:lang w:eastAsia="x-none"/>
        </w:rPr>
        <w:tab/>
        <w:t>Huawei, HiSilicon</w:t>
      </w:r>
    </w:p>
    <w:p w14:paraId="6225C9E8" w14:textId="77777777" w:rsidR="008F4B8C" w:rsidRPr="003B3DC0" w:rsidRDefault="008F4B8C" w:rsidP="00DF5C19">
      <w:pPr>
        <w:pStyle w:val="Heading2"/>
      </w:pPr>
      <w:bookmarkStart w:id="328" w:name="_Toc101357071"/>
      <w:bookmarkStart w:id="329" w:name="_Toc105521409"/>
      <w:r w:rsidRPr="003B3DC0">
        <w:t>Study on expanded and improved NR positioning</w:t>
      </w:r>
      <w:bookmarkEnd w:id="328"/>
      <w:bookmarkEnd w:id="329"/>
    </w:p>
    <w:p w14:paraId="5EBFAB23" w14:textId="60EEE2F3" w:rsidR="008F4B8C" w:rsidRDefault="008F4B8C" w:rsidP="008F4B8C">
      <w:pPr>
        <w:rPr>
          <w:i/>
          <w:iCs/>
        </w:rPr>
      </w:pPr>
      <w:r w:rsidRPr="003B3DC0">
        <w:rPr>
          <w:i/>
          <w:iCs/>
        </w:rPr>
        <w:t xml:space="preserve">Please refer to </w:t>
      </w:r>
      <w:hyperlink r:id="rId2249" w:history="1">
        <w:r w:rsidRPr="003B3DC0">
          <w:rPr>
            <w:rStyle w:val="Hyperlink"/>
            <w:i/>
            <w:iCs/>
          </w:rPr>
          <w:t>RP-213588</w:t>
        </w:r>
      </w:hyperlink>
      <w:r w:rsidRPr="003B3DC0">
        <w:rPr>
          <w:i/>
          <w:iCs/>
        </w:rPr>
        <w:t xml:space="preserve"> for detailed scope of the SI.</w:t>
      </w:r>
    </w:p>
    <w:p w14:paraId="47857C17" w14:textId="16BDA408" w:rsidR="008D032F" w:rsidRDefault="008D032F" w:rsidP="008D032F"/>
    <w:p w14:paraId="3AB87715" w14:textId="7754B88B" w:rsidR="001A1F25" w:rsidRPr="001A1F25" w:rsidRDefault="001B5688" w:rsidP="001A1F25">
      <w:pPr>
        <w:rPr>
          <w:b/>
          <w:bCs/>
        </w:rPr>
      </w:pPr>
      <w:hyperlink r:id="rId2250" w:history="1">
        <w:r w:rsidR="000B5C49">
          <w:rPr>
            <w:rStyle w:val="Hyperlink"/>
            <w:b/>
            <w:bCs/>
          </w:rPr>
          <w:t>R1-2205574</w:t>
        </w:r>
      </w:hyperlink>
      <w:r w:rsidR="001A1F25" w:rsidRPr="001A1F25">
        <w:rPr>
          <w:b/>
          <w:bCs/>
        </w:rPr>
        <w:tab/>
        <w:t>Session notes for 9.5 (Study on expanded and improved NR positioning)</w:t>
      </w:r>
      <w:r w:rsidR="001A1F25" w:rsidRPr="001A1F25">
        <w:rPr>
          <w:b/>
          <w:bCs/>
        </w:rPr>
        <w:tab/>
        <w:t>Ad-Hoc Chair (Huawei)</w:t>
      </w:r>
    </w:p>
    <w:p w14:paraId="044A8AB8" w14:textId="77777777" w:rsidR="001A1F25" w:rsidRDefault="001A1F25" w:rsidP="008D032F"/>
    <w:p w14:paraId="1C48C584" w14:textId="1A55C7F4" w:rsidR="008F4B8C" w:rsidRDefault="001B5688" w:rsidP="008F4B8C">
      <w:pPr>
        <w:rPr>
          <w:iCs/>
        </w:rPr>
      </w:pPr>
      <w:hyperlink r:id="rId2251" w:history="1">
        <w:r w:rsidR="000B5C49">
          <w:rPr>
            <w:rStyle w:val="Hyperlink"/>
            <w:b/>
            <w:bCs/>
            <w:iCs/>
          </w:rPr>
          <w:t>R1-2205226</w:t>
        </w:r>
      </w:hyperlink>
      <w:r w:rsidR="00A5179F" w:rsidRPr="00A5179F">
        <w:rPr>
          <w:b/>
          <w:bCs/>
          <w:iCs/>
        </w:rPr>
        <w:tab/>
        <w:t>Work Plan for Study Item on Expanded and Improved NR Positioning</w:t>
      </w:r>
      <w:r w:rsidR="00A5179F" w:rsidRPr="00A5179F">
        <w:rPr>
          <w:b/>
          <w:bCs/>
          <w:iCs/>
        </w:rPr>
        <w:tab/>
        <w:t>Intel Corporation, CATT, Ericsson</w:t>
      </w:r>
      <w:r w:rsidR="00A5179F">
        <w:rPr>
          <w:iCs/>
        </w:rPr>
        <w:tab/>
        <w:t xml:space="preserve">(rev of </w:t>
      </w:r>
      <w:hyperlink r:id="rId2252" w:history="1">
        <w:r w:rsidR="000B5C49">
          <w:rPr>
            <w:rStyle w:val="Hyperlink"/>
            <w:iCs/>
          </w:rPr>
          <w:t>R1-2204805</w:t>
        </w:r>
      </w:hyperlink>
      <w:r w:rsidR="00A5179F">
        <w:rPr>
          <w:iCs/>
        </w:rPr>
        <w:t>)</w:t>
      </w:r>
    </w:p>
    <w:p w14:paraId="5D59FDBD" w14:textId="77777777" w:rsidR="003B7E4C" w:rsidRDefault="003B7E4C" w:rsidP="008F4B8C">
      <w:pPr>
        <w:rPr>
          <w:iCs/>
        </w:rPr>
      </w:pPr>
    </w:p>
    <w:p w14:paraId="1E01563A" w14:textId="73DD22E3" w:rsidR="00906929" w:rsidRPr="00B112C6" w:rsidRDefault="001B5688" w:rsidP="00906929">
      <w:pPr>
        <w:rPr>
          <w:iCs/>
        </w:rPr>
      </w:pPr>
      <w:hyperlink r:id="rId2253" w:history="1">
        <w:r w:rsidR="000B5C49">
          <w:rPr>
            <w:rStyle w:val="Hyperlink"/>
            <w:iCs/>
          </w:rPr>
          <w:t>R1-2204804</w:t>
        </w:r>
      </w:hyperlink>
      <w:r w:rsidR="00906929" w:rsidRPr="00B112C6">
        <w:rPr>
          <w:iCs/>
        </w:rPr>
        <w:tab/>
        <w:t>Draft skeleton of TR38.859</w:t>
      </w:r>
      <w:r w:rsidR="00906929" w:rsidRPr="00B112C6">
        <w:rPr>
          <w:iCs/>
        </w:rPr>
        <w:tab/>
        <w:t>Intel Corporation</w:t>
      </w:r>
    </w:p>
    <w:p w14:paraId="492A049E" w14:textId="77777777" w:rsidR="008D032F" w:rsidRPr="00A5179F" w:rsidRDefault="008D032F" w:rsidP="008D032F">
      <w:pPr>
        <w:rPr>
          <w:lang w:eastAsia="x-none"/>
        </w:rPr>
      </w:pPr>
      <w:r w:rsidRPr="00A5179F">
        <w:rPr>
          <w:lang w:eastAsia="x-none"/>
        </w:rPr>
        <w:t>[109-e-R18-Pos-01] – Debdeep (Intel)</w:t>
      </w:r>
    </w:p>
    <w:p w14:paraId="73925F55" w14:textId="6AC2AB14" w:rsidR="008D032F" w:rsidRDefault="008D032F" w:rsidP="008D032F">
      <w:pPr>
        <w:rPr>
          <w:lang w:eastAsia="x-none"/>
        </w:rPr>
      </w:pPr>
      <w:r w:rsidRPr="00A5179F">
        <w:rPr>
          <w:lang w:eastAsia="x-none"/>
        </w:rPr>
        <w:t xml:space="preserve">Email discussion and approval of TR skeleton for Rel-18 SI on </w:t>
      </w:r>
      <w:r w:rsidRPr="00A5179F">
        <w:t>expanded and improved NR positioning</w:t>
      </w:r>
      <w:r w:rsidRPr="00A5179F">
        <w:rPr>
          <w:lang w:eastAsia="x-none"/>
        </w:rPr>
        <w:t xml:space="preserve"> by May 13</w:t>
      </w:r>
    </w:p>
    <w:p w14:paraId="4F5DDBCC" w14:textId="732A7D0E" w:rsidR="003B7E4C" w:rsidRPr="00A5179F" w:rsidRDefault="001B5688" w:rsidP="003B7E4C">
      <w:pPr>
        <w:rPr>
          <w:b/>
          <w:bCs/>
          <w:iCs/>
        </w:rPr>
      </w:pPr>
      <w:hyperlink r:id="rId2254" w:history="1">
        <w:r w:rsidR="000B5C49">
          <w:rPr>
            <w:rStyle w:val="Hyperlink"/>
            <w:b/>
            <w:bCs/>
            <w:iCs/>
          </w:rPr>
          <w:t>R1-2205353</w:t>
        </w:r>
      </w:hyperlink>
      <w:r w:rsidR="003B7E4C" w:rsidRPr="00A5179F">
        <w:rPr>
          <w:b/>
          <w:bCs/>
          <w:iCs/>
        </w:rPr>
        <w:tab/>
        <w:t>Draft skeleton of TR38.859</w:t>
      </w:r>
      <w:r w:rsidR="003B7E4C" w:rsidRPr="00A5179F">
        <w:rPr>
          <w:b/>
          <w:bCs/>
          <w:iCs/>
        </w:rPr>
        <w:tab/>
        <w:t>Rapporteur (Intel Corporation)</w:t>
      </w:r>
    </w:p>
    <w:p w14:paraId="5EC613D3" w14:textId="58BA69E7" w:rsidR="003B7E4C" w:rsidRDefault="001B5688" w:rsidP="003B7E4C">
      <w:pPr>
        <w:rPr>
          <w:b/>
          <w:bCs/>
          <w:iCs/>
        </w:rPr>
      </w:pPr>
      <w:hyperlink r:id="rId2255" w:history="1">
        <w:r w:rsidR="000B5C49">
          <w:rPr>
            <w:rStyle w:val="Hyperlink"/>
            <w:b/>
            <w:bCs/>
            <w:iCs/>
          </w:rPr>
          <w:t>R1-2205358</w:t>
        </w:r>
      </w:hyperlink>
      <w:r w:rsidR="003B7E4C" w:rsidRPr="00A5179F">
        <w:rPr>
          <w:b/>
          <w:bCs/>
          <w:iCs/>
        </w:rPr>
        <w:tab/>
        <w:t>FL summary on TR 38.859 skeleton for Rel-18 SI on expanded and improved NR positioning</w:t>
      </w:r>
      <w:r w:rsidR="003B7E4C" w:rsidRPr="00A5179F">
        <w:rPr>
          <w:b/>
          <w:bCs/>
          <w:iCs/>
        </w:rPr>
        <w:tab/>
        <w:t>Moderator (Intel Corporation)</w:t>
      </w:r>
    </w:p>
    <w:p w14:paraId="0B7D648C" w14:textId="69FA0BC0" w:rsidR="00A5179F" w:rsidRDefault="00A5179F" w:rsidP="003B7E4C">
      <w:pPr>
        <w:rPr>
          <w:iCs/>
        </w:rPr>
      </w:pPr>
      <w:r>
        <w:rPr>
          <w:b/>
          <w:bCs/>
          <w:iCs/>
        </w:rPr>
        <w:t>Decision:</w:t>
      </w:r>
      <w:r w:rsidRPr="00A5179F">
        <w:rPr>
          <w:iCs/>
        </w:rPr>
        <w:t xml:space="preserve"> As </w:t>
      </w:r>
      <w:r>
        <w:rPr>
          <w:iCs/>
        </w:rPr>
        <w:t>per email decision posted on May 16</w:t>
      </w:r>
      <w:r w:rsidRPr="00A5179F">
        <w:rPr>
          <w:iCs/>
          <w:vertAlign w:val="superscript"/>
        </w:rPr>
        <w:t>th</w:t>
      </w:r>
      <w:r>
        <w:rPr>
          <w:iCs/>
        </w:rPr>
        <w:t>,</w:t>
      </w:r>
    </w:p>
    <w:p w14:paraId="10A2DCD0" w14:textId="77777777" w:rsidR="00A5179F" w:rsidRPr="00A5179F" w:rsidRDefault="00A5179F" w:rsidP="00A5179F">
      <w:pPr>
        <w:rPr>
          <w:rFonts w:eastAsia="SimSun" w:cs="Times"/>
          <w:szCs w:val="20"/>
          <w:lang w:val="en-US" w:eastAsia="ko-KR"/>
        </w:rPr>
      </w:pPr>
      <w:r w:rsidRPr="00A5179F">
        <w:rPr>
          <w:rFonts w:cs="Times"/>
          <w:szCs w:val="20"/>
          <w:highlight w:val="green"/>
        </w:rPr>
        <w:t>Agreement</w:t>
      </w:r>
    </w:p>
    <w:p w14:paraId="52FDC2CC" w14:textId="272C0FD8" w:rsidR="00A5179F" w:rsidRPr="00A5179F" w:rsidRDefault="00A5179F" w:rsidP="00CF6E6D">
      <w:pPr>
        <w:pStyle w:val="ListParagraph"/>
        <w:numPr>
          <w:ilvl w:val="0"/>
          <w:numId w:val="286"/>
        </w:numPr>
        <w:rPr>
          <w:rFonts w:cs="Times"/>
        </w:rPr>
      </w:pPr>
      <w:r w:rsidRPr="00A5179F">
        <w:rPr>
          <w:rFonts w:cs="Times"/>
        </w:rPr>
        <w:t xml:space="preserve">TR skeleton in </w:t>
      </w:r>
      <w:hyperlink r:id="rId2256" w:history="1">
        <w:r w:rsidR="000B5C49">
          <w:rPr>
            <w:rStyle w:val="Hyperlink"/>
            <w:rFonts w:cs="Times"/>
          </w:rPr>
          <w:t>R1-2205398</w:t>
        </w:r>
      </w:hyperlink>
      <w:r w:rsidRPr="00A5179F">
        <w:rPr>
          <w:rFonts w:cs="Times"/>
        </w:rPr>
        <w:t xml:space="preserve"> for TR 38.859 for study on </w:t>
      </w:r>
      <w:r w:rsidRPr="00A5179F">
        <w:rPr>
          <w:iCs/>
        </w:rPr>
        <w:t>expanded and improved NR positioning</w:t>
      </w:r>
      <w:r w:rsidRPr="00A5179F">
        <w:rPr>
          <w:rFonts w:cs="Times"/>
        </w:rPr>
        <w:t xml:space="preserve"> is endorsed as v0.0.0.</w:t>
      </w:r>
    </w:p>
    <w:p w14:paraId="14E3D4B2" w14:textId="2C240413" w:rsidR="008D032F" w:rsidRPr="00A5179F" w:rsidRDefault="001B5688" w:rsidP="003B7E4C">
      <w:pPr>
        <w:rPr>
          <w:b/>
          <w:bCs/>
          <w:iCs/>
        </w:rPr>
      </w:pPr>
      <w:hyperlink r:id="rId2257" w:history="1">
        <w:r w:rsidR="000B5C49">
          <w:rPr>
            <w:rStyle w:val="Hyperlink"/>
            <w:b/>
            <w:bCs/>
            <w:iCs/>
            <w:highlight w:val="green"/>
          </w:rPr>
          <w:t>R1-2205398</w:t>
        </w:r>
      </w:hyperlink>
      <w:r w:rsidR="003B7E4C" w:rsidRPr="00A5179F">
        <w:rPr>
          <w:b/>
          <w:bCs/>
          <w:iCs/>
        </w:rPr>
        <w:tab/>
        <w:t>Draft skeleton of TR38.859</w:t>
      </w:r>
      <w:r w:rsidR="003B7E4C" w:rsidRPr="00A5179F">
        <w:rPr>
          <w:b/>
          <w:bCs/>
          <w:iCs/>
        </w:rPr>
        <w:tab/>
        <w:t>Rapporteur (Intel Corporation)</w:t>
      </w:r>
    </w:p>
    <w:p w14:paraId="2ECE28E7" w14:textId="77777777" w:rsidR="008F4B8C" w:rsidRPr="003B3DC0" w:rsidRDefault="008F4B8C" w:rsidP="008D032F">
      <w:pPr>
        <w:pStyle w:val="Heading3"/>
      </w:pPr>
      <w:bookmarkStart w:id="330" w:name="_Toc101357072"/>
      <w:bookmarkStart w:id="331" w:name="_Toc105521410"/>
      <w:r w:rsidRPr="003B3DC0">
        <w:t>Sidelink positioning</w:t>
      </w:r>
      <w:bookmarkEnd w:id="330"/>
      <w:bookmarkEnd w:id="331"/>
    </w:p>
    <w:p w14:paraId="3603F87D" w14:textId="77777777" w:rsidR="008F4B8C" w:rsidRPr="003B3DC0" w:rsidRDefault="008F4B8C" w:rsidP="008D032F">
      <w:pPr>
        <w:pStyle w:val="Heading4"/>
      </w:pPr>
      <w:bookmarkStart w:id="332" w:name="_Toc101357073"/>
      <w:bookmarkStart w:id="333" w:name="_Toc105521411"/>
      <w:r w:rsidRPr="003B3DC0">
        <w:t>SL positioning scenarios and requirements</w:t>
      </w:r>
      <w:bookmarkEnd w:id="332"/>
      <w:bookmarkEnd w:id="333"/>
    </w:p>
    <w:p w14:paraId="5160B3B1" w14:textId="6BFFFFE1" w:rsidR="008F4B8C" w:rsidRDefault="008F4B8C" w:rsidP="008F4B8C">
      <w:pPr>
        <w:rPr>
          <w:bCs/>
          <w:i/>
        </w:rPr>
      </w:pPr>
      <w:r w:rsidRPr="003B3DC0">
        <w:rPr>
          <w:i/>
          <w:lang w:eastAsia="x-none"/>
        </w:rPr>
        <w:t xml:space="preserve">Including specific </w:t>
      </w:r>
      <w:r w:rsidRPr="003B3DC0">
        <w:rPr>
          <w:bCs/>
          <w:i/>
        </w:rPr>
        <w:t>target performance requirements</w:t>
      </w:r>
    </w:p>
    <w:p w14:paraId="57085CD0" w14:textId="2A37385D" w:rsidR="008D032F" w:rsidRDefault="008D032F" w:rsidP="008D032F"/>
    <w:p w14:paraId="032225F9" w14:textId="7DE233F8" w:rsidR="00982469" w:rsidRPr="00982469" w:rsidRDefault="001B5688" w:rsidP="00982469">
      <w:pPr>
        <w:rPr>
          <w:b/>
          <w:bCs/>
          <w:lang w:eastAsia="x-none"/>
        </w:rPr>
      </w:pPr>
      <w:hyperlink r:id="rId2258" w:history="1">
        <w:r w:rsidR="000B5C49">
          <w:rPr>
            <w:rStyle w:val="Hyperlink"/>
            <w:b/>
            <w:bCs/>
          </w:rPr>
          <w:t>R1-2205194</w:t>
        </w:r>
      </w:hyperlink>
      <w:r w:rsidR="008D032F" w:rsidRPr="00982469">
        <w:rPr>
          <w:b/>
          <w:bCs/>
        </w:rPr>
        <w:tab/>
        <w:t>Potential SL Positioning Scenarios and Requirements</w:t>
      </w:r>
      <w:r w:rsidR="008D032F" w:rsidRPr="00982469">
        <w:rPr>
          <w:b/>
          <w:bCs/>
        </w:rPr>
        <w:tab/>
        <w:t>Lenov</w:t>
      </w:r>
      <w:r w:rsidR="00982469" w:rsidRPr="00982469">
        <w:rPr>
          <w:b/>
          <w:bCs/>
        </w:rPr>
        <w:t>o</w:t>
      </w:r>
      <w:r w:rsidR="00982469" w:rsidRPr="00F87981">
        <w:tab/>
        <w:t xml:space="preserve">(rev of </w:t>
      </w:r>
      <w:hyperlink r:id="rId2259" w:history="1">
        <w:r w:rsidR="000B5C49">
          <w:rPr>
            <w:rStyle w:val="Hyperlink"/>
          </w:rPr>
          <w:t>R1-2204557</w:t>
        </w:r>
      </w:hyperlink>
      <w:r w:rsidR="00982469" w:rsidRPr="00F87981">
        <w:rPr>
          <w:lang w:eastAsia="x-none"/>
        </w:rPr>
        <w:t>)</w:t>
      </w:r>
    </w:p>
    <w:p w14:paraId="4CC68B3F" w14:textId="77777777" w:rsidR="00982469" w:rsidRPr="00EA248A" w:rsidRDefault="00982469" w:rsidP="00982469">
      <w:pPr>
        <w:rPr>
          <w:sz w:val="18"/>
          <w:szCs w:val="18"/>
        </w:rPr>
      </w:pPr>
      <w:r w:rsidRPr="00EA248A">
        <w:rPr>
          <w:sz w:val="18"/>
          <w:szCs w:val="18"/>
          <w:lang w:eastAsia="zh-CN"/>
        </w:rPr>
        <w:t>Proposal 1: RAN1 to select 1 or 2 representative commercial ranging use cases to derive commercial SL positioning requirements, preferably based on the KPIs, e.g., accuracy, latency aligned with that of V2X or Public Safety.</w:t>
      </w:r>
    </w:p>
    <w:p w14:paraId="77D8C12E" w14:textId="77777777" w:rsidR="00982469" w:rsidRPr="00EA248A" w:rsidRDefault="00982469" w:rsidP="00982469">
      <w:pPr>
        <w:rPr>
          <w:sz w:val="18"/>
          <w:szCs w:val="18"/>
          <w:lang w:eastAsia="zh-CN"/>
        </w:rPr>
      </w:pPr>
      <w:r w:rsidRPr="00EA248A">
        <w:rPr>
          <w:sz w:val="18"/>
          <w:szCs w:val="18"/>
          <w:lang w:eastAsia="zh-CN"/>
        </w:rPr>
        <w:t>Proposal 2: Adopt a unified set of SL positioning requirements for all use cases as shown in Table 5 and for ease of evaluations, consider a common KPI target such as an absolute horizontal/vertical accuracy &lt; 1m for 95% of UEs and a relative horizontal/vertical accuracy &lt;1m for 95% of UEs.</w:t>
      </w:r>
    </w:p>
    <w:p w14:paraId="04641A62" w14:textId="77777777" w:rsidR="00982469" w:rsidRPr="00EA248A" w:rsidRDefault="00982469" w:rsidP="00982469">
      <w:pPr>
        <w:rPr>
          <w:sz w:val="18"/>
          <w:szCs w:val="18"/>
        </w:rPr>
      </w:pPr>
      <w:r w:rsidRPr="00EA248A">
        <w:rPr>
          <w:sz w:val="18"/>
          <w:szCs w:val="18"/>
        </w:rPr>
        <w:t>Proposal 3: At least consider the following additional KPIs required SL Positioning use cases:</w:t>
      </w:r>
    </w:p>
    <w:p w14:paraId="0F54C51F" w14:textId="77777777" w:rsidR="00982469" w:rsidRPr="00EA248A" w:rsidRDefault="00982469" w:rsidP="007A297D">
      <w:pPr>
        <w:pStyle w:val="ListParagraph"/>
        <w:numPr>
          <w:ilvl w:val="0"/>
          <w:numId w:val="69"/>
        </w:numPr>
        <w:spacing w:after="0"/>
        <w:ind w:left="714" w:hanging="357"/>
        <w:rPr>
          <w:sz w:val="18"/>
          <w:szCs w:val="18"/>
          <w:lang w:eastAsia="zh-CN"/>
        </w:rPr>
      </w:pPr>
      <w:r w:rsidRPr="00EA248A">
        <w:rPr>
          <w:sz w:val="18"/>
          <w:szCs w:val="18"/>
          <w:lang w:eastAsia="zh-CN"/>
        </w:rPr>
        <w:lastRenderedPageBreak/>
        <w:t>Direction/orientation accuracy</w:t>
      </w:r>
    </w:p>
    <w:p w14:paraId="421AED7C" w14:textId="77777777" w:rsidR="00982469" w:rsidRPr="00EA248A" w:rsidRDefault="00982469" w:rsidP="007A297D">
      <w:pPr>
        <w:pStyle w:val="ListParagraph"/>
        <w:numPr>
          <w:ilvl w:val="0"/>
          <w:numId w:val="69"/>
        </w:numPr>
        <w:spacing w:after="0"/>
        <w:ind w:left="714" w:hanging="357"/>
        <w:rPr>
          <w:sz w:val="18"/>
          <w:szCs w:val="18"/>
        </w:rPr>
      </w:pPr>
      <w:r w:rsidRPr="00EA248A">
        <w:rPr>
          <w:sz w:val="18"/>
          <w:szCs w:val="18"/>
          <w:lang w:eastAsia="zh-CN"/>
        </w:rPr>
        <w:t>Concurrent UEs performing relative location estimation</w:t>
      </w:r>
    </w:p>
    <w:p w14:paraId="1E1582DE" w14:textId="77777777" w:rsidR="00982469" w:rsidRPr="00EA248A" w:rsidRDefault="00982469" w:rsidP="007A297D">
      <w:pPr>
        <w:pStyle w:val="ListParagraph"/>
        <w:numPr>
          <w:ilvl w:val="0"/>
          <w:numId w:val="69"/>
        </w:numPr>
        <w:spacing w:after="0"/>
        <w:ind w:left="714" w:hanging="357"/>
        <w:rPr>
          <w:sz w:val="18"/>
          <w:szCs w:val="18"/>
        </w:rPr>
      </w:pPr>
      <w:r w:rsidRPr="00EA248A">
        <w:rPr>
          <w:sz w:val="18"/>
          <w:szCs w:val="18"/>
          <w:lang w:eastAsia="zh-CN"/>
        </w:rPr>
        <w:t xml:space="preserve">Mobility parameters including velocity. FFS whether absolute and/or relative velocity is required. </w:t>
      </w:r>
    </w:p>
    <w:p w14:paraId="237A1F87" w14:textId="302C777C" w:rsidR="008D032F" w:rsidRDefault="00982469" w:rsidP="008D032F">
      <w:r w:rsidRPr="00982469">
        <w:rPr>
          <w:b/>
          <w:bCs/>
        </w:rPr>
        <w:t>Decision:</w:t>
      </w:r>
      <w:r>
        <w:t xml:space="preserve"> The document is noted.</w:t>
      </w:r>
    </w:p>
    <w:p w14:paraId="34F09090" w14:textId="77777777" w:rsidR="00982469" w:rsidRDefault="00982469" w:rsidP="008D032F"/>
    <w:p w14:paraId="3D2129A1" w14:textId="59B13215" w:rsidR="00982469" w:rsidRDefault="001B5688" w:rsidP="00982469">
      <w:pPr>
        <w:rPr>
          <w:b/>
          <w:bCs/>
          <w:lang w:eastAsia="x-none"/>
        </w:rPr>
      </w:pPr>
      <w:hyperlink r:id="rId2260" w:history="1">
        <w:r w:rsidR="000B5C49">
          <w:rPr>
            <w:rStyle w:val="Hyperlink"/>
            <w:b/>
            <w:bCs/>
            <w:lang w:eastAsia="x-none"/>
          </w:rPr>
          <w:t>R1-2204309</w:t>
        </w:r>
      </w:hyperlink>
      <w:r w:rsidR="00982469" w:rsidRPr="00982469">
        <w:rPr>
          <w:b/>
          <w:bCs/>
          <w:lang w:eastAsia="x-none"/>
        </w:rPr>
        <w:tab/>
        <w:t>Discussion on SL positioning scenarios and requirements</w:t>
      </w:r>
      <w:r w:rsidR="00982469" w:rsidRPr="00982469">
        <w:rPr>
          <w:b/>
          <w:bCs/>
          <w:lang w:eastAsia="x-none"/>
        </w:rPr>
        <w:tab/>
        <w:t>CMCC</w:t>
      </w:r>
    </w:p>
    <w:p w14:paraId="235FBF07" w14:textId="77777777" w:rsidR="00982469" w:rsidRPr="00EA248A" w:rsidRDefault="00982469" w:rsidP="00982469">
      <w:pPr>
        <w:rPr>
          <w:sz w:val="18"/>
          <w:szCs w:val="18"/>
          <w:lang w:eastAsia="zh-CN"/>
        </w:rPr>
      </w:pPr>
      <w:r w:rsidRPr="00EA248A">
        <w:rPr>
          <w:rFonts w:hint="eastAsia"/>
          <w:sz w:val="18"/>
          <w:szCs w:val="18"/>
          <w:lang w:eastAsia="zh-CN"/>
        </w:rPr>
        <w:t>P</w:t>
      </w:r>
      <w:r w:rsidRPr="00EA248A">
        <w:rPr>
          <w:sz w:val="18"/>
          <w:szCs w:val="18"/>
          <w:lang w:eastAsia="zh-CN"/>
        </w:rPr>
        <w:t>roposal 1: Select the following use cases for evaluation:</w:t>
      </w:r>
    </w:p>
    <w:p w14:paraId="2B3046C3" w14:textId="77777777" w:rsidR="00982469" w:rsidRPr="00EA248A" w:rsidRDefault="00982469" w:rsidP="007A297D">
      <w:pPr>
        <w:pStyle w:val="ListParagraph"/>
        <w:numPr>
          <w:ilvl w:val="0"/>
          <w:numId w:val="67"/>
        </w:numPr>
        <w:spacing w:after="0"/>
        <w:ind w:left="709"/>
        <w:rPr>
          <w:sz w:val="18"/>
          <w:szCs w:val="18"/>
          <w:lang w:eastAsia="zh-CN"/>
        </w:rPr>
      </w:pPr>
      <w:r w:rsidRPr="00EA248A">
        <w:rPr>
          <w:rFonts w:hint="eastAsia"/>
          <w:sz w:val="18"/>
          <w:szCs w:val="18"/>
          <w:lang w:eastAsia="zh-CN"/>
        </w:rPr>
        <w:t>F</w:t>
      </w:r>
      <w:r w:rsidRPr="00EA248A">
        <w:rPr>
          <w:sz w:val="18"/>
          <w:szCs w:val="18"/>
          <w:lang w:eastAsia="zh-CN"/>
        </w:rPr>
        <w:t>irst priority: V2X use cases</w:t>
      </w:r>
    </w:p>
    <w:p w14:paraId="76176ACC" w14:textId="77777777" w:rsidR="00982469" w:rsidRPr="00EA248A" w:rsidRDefault="00982469" w:rsidP="007A297D">
      <w:pPr>
        <w:pStyle w:val="ListParagraph"/>
        <w:numPr>
          <w:ilvl w:val="0"/>
          <w:numId w:val="67"/>
        </w:numPr>
        <w:spacing w:after="0"/>
        <w:ind w:left="709"/>
        <w:rPr>
          <w:sz w:val="18"/>
          <w:szCs w:val="18"/>
          <w:lang w:eastAsia="zh-CN"/>
        </w:rPr>
      </w:pPr>
      <w:r w:rsidRPr="00EA248A">
        <w:rPr>
          <w:rFonts w:hint="eastAsia"/>
          <w:sz w:val="18"/>
          <w:szCs w:val="18"/>
          <w:lang w:eastAsia="zh-CN"/>
        </w:rPr>
        <w:t>S</w:t>
      </w:r>
      <w:r w:rsidRPr="00EA248A">
        <w:rPr>
          <w:sz w:val="18"/>
          <w:szCs w:val="18"/>
          <w:lang w:eastAsia="zh-CN"/>
        </w:rPr>
        <w:t>econd priority: IIoT use cases</w:t>
      </w:r>
    </w:p>
    <w:p w14:paraId="7B690AA5" w14:textId="77777777" w:rsidR="00982469" w:rsidRPr="00EA248A" w:rsidRDefault="00982469" w:rsidP="00982469">
      <w:pPr>
        <w:rPr>
          <w:sz w:val="18"/>
          <w:szCs w:val="18"/>
          <w:lang w:eastAsia="zh-CN"/>
        </w:rPr>
      </w:pPr>
      <w:r w:rsidRPr="00EA248A">
        <w:rPr>
          <w:rFonts w:hint="eastAsia"/>
          <w:sz w:val="18"/>
          <w:szCs w:val="18"/>
          <w:lang w:eastAsia="zh-CN"/>
        </w:rPr>
        <w:t>P</w:t>
      </w:r>
      <w:r w:rsidRPr="00EA248A">
        <w:rPr>
          <w:sz w:val="18"/>
          <w:szCs w:val="18"/>
          <w:lang w:eastAsia="zh-CN"/>
        </w:rPr>
        <w:t>roposal 2: Select set 2 defined in TR 38.845 as the target requirement for both V2X and IIoT use cases.</w:t>
      </w:r>
    </w:p>
    <w:p w14:paraId="07CA4392" w14:textId="77777777" w:rsidR="00982469" w:rsidRPr="00EA248A" w:rsidRDefault="00982469" w:rsidP="007A297D">
      <w:pPr>
        <w:pStyle w:val="ListParagraph"/>
        <w:numPr>
          <w:ilvl w:val="0"/>
          <w:numId w:val="68"/>
        </w:numPr>
        <w:spacing w:after="0"/>
        <w:ind w:left="709"/>
        <w:rPr>
          <w:sz w:val="18"/>
          <w:szCs w:val="18"/>
          <w:lang w:eastAsia="zh-CN"/>
        </w:rPr>
      </w:pPr>
      <w:r w:rsidRPr="00EA248A">
        <w:rPr>
          <w:sz w:val="18"/>
          <w:szCs w:val="18"/>
          <w:lang w:eastAsia="zh-CN"/>
        </w:rPr>
        <w:t xml:space="preserve">Set 2: 1 – 3 m with 95 – 99 % confidence level. </w:t>
      </w:r>
    </w:p>
    <w:p w14:paraId="758EF39B" w14:textId="77777777" w:rsidR="00982469" w:rsidRPr="00EA248A" w:rsidRDefault="00982469" w:rsidP="00982469">
      <w:pPr>
        <w:rPr>
          <w:sz w:val="18"/>
          <w:szCs w:val="18"/>
          <w:lang w:eastAsia="zh-CN"/>
        </w:rPr>
      </w:pPr>
      <w:r w:rsidRPr="00EA248A">
        <w:rPr>
          <w:rFonts w:hint="eastAsia"/>
          <w:sz w:val="18"/>
          <w:szCs w:val="18"/>
          <w:lang w:eastAsia="zh-CN"/>
        </w:rPr>
        <w:t>P</w:t>
      </w:r>
      <w:r w:rsidRPr="00EA248A">
        <w:rPr>
          <w:sz w:val="18"/>
          <w:szCs w:val="18"/>
          <w:lang w:eastAsia="zh-CN"/>
        </w:rPr>
        <w:t>roposal 3: Study and evaluate the following coverage scenarios:</w:t>
      </w:r>
    </w:p>
    <w:p w14:paraId="08246AA9" w14:textId="77777777" w:rsidR="00982469" w:rsidRPr="00EA248A" w:rsidRDefault="00982469" w:rsidP="007A297D">
      <w:pPr>
        <w:pStyle w:val="ListParagraph"/>
        <w:numPr>
          <w:ilvl w:val="0"/>
          <w:numId w:val="68"/>
        </w:numPr>
        <w:spacing w:after="0"/>
        <w:ind w:left="709"/>
        <w:rPr>
          <w:sz w:val="18"/>
          <w:szCs w:val="18"/>
          <w:lang w:eastAsia="zh-CN"/>
        </w:rPr>
      </w:pPr>
      <w:r w:rsidRPr="00EA248A">
        <w:rPr>
          <w:rFonts w:hint="eastAsia"/>
          <w:sz w:val="18"/>
          <w:szCs w:val="18"/>
          <w:lang w:eastAsia="zh-CN"/>
        </w:rPr>
        <w:t>F</w:t>
      </w:r>
      <w:r w:rsidRPr="00EA248A">
        <w:rPr>
          <w:sz w:val="18"/>
          <w:szCs w:val="18"/>
          <w:lang w:eastAsia="zh-CN"/>
        </w:rPr>
        <w:t>irst priority: in-coverage and out-of-coverage scenarios</w:t>
      </w:r>
    </w:p>
    <w:p w14:paraId="781C97DA" w14:textId="77777777" w:rsidR="00982469" w:rsidRPr="00EA248A" w:rsidRDefault="00982469" w:rsidP="007A297D">
      <w:pPr>
        <w:pStyle w:val="ListParagraph"/>
        <w:numPr>
          <w:ilvl w:val="0"/>
          <w:numId w:val="68"/>
        </w:numPr>
        <w:spacing w:after="0"/>
        <w:ind w:left="709"/>
        <w:rPr>
          <w:sz w:val="18"/>
          <w:szCs w:val="18"/>
          <w:lang w:eastAsia="zh-CN"/>
        </w:rPr>
      </w:pPr>
      <w:r w:rsidRPr="00EA248A">
        <w:rPr>
          <w:rFonts w:hint="eastAsia"/>
          <w:sz w:val="18"/>
          <w:szCs w:val="18"/>
          <w:lang w:eastAsia="zh-CN"/>
        </w:rPr>
        <w:t>S</w:t>
      </w:r>
      <w:r w:rsidRPr="00EA248A">
        <w:rPr>
          <w:sz w:val="18"/>
          <w:szCs w:val="18"/>
          <w:lang w:eastAsia="zh-CN"/>
        </w:rPr>
        <w:t>econd priority: partial coverage scenarios</w:t>
      </w:r>
    </w:p>
    <w:p w14:paraId="7BFA8AD1" w14:textId="77777777" w:rsidR="00982469" w:rsidRPr="00EA248A" w:rsidRDefault="00982469" w:rsidP="00982469">
      <w:pPr>
        <w:ind w:left="709"/>
        <w:rPr>
          <w:sz w:val="18"/>
          <w:szCs w:val="18"/>
          <w:lang w:eastAsia="zh-CN"/>
        </w:rPr>
      </w:pPr>
      <w:r w:rsidRPr="00EA248A">
        <w:rPr>
          <w:rFonts w:hint="eastAsia"/>
          <w:sz w:val="18"/>
          <w:szCs w:val="18"/>
          <w:lang w:eastAsia="zh-CN"/>
        </w:rPr>
        <w:t>P</w:t>
      </w:r>
      <w:r w:rsidRPr="00EA248A">
        <w:rPr>
          <w:sz w:val="18"/>
          <w:szCs w:val="18"/>
          <w:lang w:eastAsia="zh-CN"/>
        </w:rPr>
        <w:t>roposal 4: Support of sidelink positioning operation in ITS and licensed band in FR1.</w:t>
      </w:r>
    </w:p>
    <w:p w14:paraId="2A9BB810" w14:textId="77777777" w:rsidR="00982469" w:rsidRDefault="00982469" w:rsidP="00982469">
      <w:r w:rsidRPr="00982469">
        <w:rPr>
          <w:b/>
          <w:bCs/>
        </w:rPr>
        <w:t>Decision:</w:t>
      </w:r>
      <w:r>
        <w:t xml:space="preserve"> The document is noted.</w:t>
      </w:r>
    </w:p>
    <w:p w14:paraId="626AFAB7" w14:textId="12246BF0" w:rsidR="00982469" w:rsidRDefault="00982469" w:rsidP="008D032F"/>
    <w:p w14:paraId="2AB59B4B" w14:textId="46A9D748" w:rsidR="00982469" w:rsidRDefault="001B5688" w:rsidP="00982469">
      <w:pPr>
        <w:rPr>
          <w:b/>
          <w:bCs/>
          <w:lang w:eastAsia="x-none"/>
        </w:rPr>
      </w:pPr>
      <w:hyperlink r:id="rId2261" w:history="1">
        <w:r w:rsidR="000B5C49">
          <w:rPr>
            <w:rStyle w:val="Hyperlink"/>
            <w:b/>
            <w:bCs/>
            <w:lang w:eastAsia="x-none"/>
          </w:rPr>
          <w:t>R1-2204948</w:t>
        </w:r>
      </w:hyperlink>
      <w:r w:rsidR="00982469" w:rsidRPr="00982469">
        <w:rPr>
          <w:b/>
          <w:bCs/>
          <w:lang w:eastAsia="x-none"/>
        </w:rPr>
        <w:tab/>
        <w:t>SL positioning scenarios and requirements</w:t>
      </w:r>
      <w:r w:rsidR="00982469" w:rsidRPr="00982469">
        <w:rPr>
          <w:b/>
          <w:bCs/>
          <w:lang w:eastAsia="x-none"/>
        </w:rPr>
        <w:tab/>
        <w:t>Ericsson</w:t>
      </w:r>
    </w:p>
    <w:p w14:paraId="60DD1255" w14:textId="2E9DFEA2" w:rsidR="00BB0542" w:rsidRPr="00EA248A" w:rsidRDefault="00BB0542" w:rsidP="007A297D">
      <w:pPr>
        <w:pStyle w:val="ListParagraph"/>
        <w:numPr>
          <w:ilvl w:val="0"/>
          <w:numId w:val="70"/>
        </w:numPr>
        <w:spacing w:after="0"/>
        <w:ind w:left="714" w:hanging="357"/>
        <w:rPr>
          <w:sz w:val="18"/>
          <w:szCs w:val="18"/>
          <w:lang w:eastAsia="x-none"/>
        </w:rPr>
      </w:pPr>
      <w:r w:rsidRPr="00EA248A">
        <w:rPr>
          <w:sz w:val="18"/>
          <w:szCs w:val="18"/>
          <w:lang w:eastAsia="x-none"/>
        </w:rPr>
        <w:t xml:space="preserve">Proposal 1: Study the mechanisms to support in-coverage hybrid positioning (Uu+PC5) </w:t>
      </w:r>
    </w:p>
    <w:p w14:paraId="1C1525D1" w14:textId="5B60FBAB" w:rsidR="00BB0542" w:rsidRPr="00EA248A" w:rsidRDefault="00BB0542" w:rsidP="007A297D">
      <w:pPr>
        <w:pStyle w:val="ListParagraph"/>
        <w:numPr>
          <w:ilvl w:val="0"/>
          <w:numId w:val="70"/>
        </w:numPr>
        <w:spacing w:after="0"/>
        <w:ind w:left="714" w:hanging="357"/>
        <w:rPr>
          <w:sz w:val="18"/>
          <w:szCs w:val="18"/>
          <w:lang w:eastAsia="x-none"/>
        </w:rPr>
      </w:pPr>
      <w:r w:rsidRPr="00EA248A">
        <w:rPr>
          <w:sz w:val="18"/>
          <w:szCs w:val="18"/>
          <w:lang w:eastAsia="x-none"/>
        </w:rPr>
        <w:t>Proposal 2: Public safety should be prioritized when selecting use cases and requirements for OoC</w:t>
      </w:r>
    </w:p>
    <w:p w14:paraId="72587BB8" w14:textId="1FD86A14" w:rsidR="00BB0542" w:rsidRPr="00EA248A" w:rsidRDefault="00BB0542" w:rsidP="007A297D">
      <w:pPr>
        <w:pStyle w:val="ListParagraph"/>
        <w:numPr>
          <w:ilvl w:val="0"/>
          <w:numId w:val="70"/>
        </w:numPr>
        <w:spacing w:after="0"/>
        <w:ind w:left="714" w:hanging="357"/>
        <w:rPr>
          <w:sz w:val="18"/>
          <w:szCs w:val="18"/>
          <w:lang w:eastAsia="x-none"/>
        </w:rPr>
      </w:pPr>
      <w:r w:rsidRPr="00EA248A">
        <w:rPr>
          <w:sz w:val="18"/>
          <w:szCs w:val="18"/>
          <w:lang w:eastAsia="x-none"/>
        </w:rPr>
        <w:t>Proposal 3: Evaluations of positioning performance in partial coverage scenarios should not be performed.</w:t>
      </w:r>
    </w:p>
    <w:p w14:paraId="478F35E8" w14:textId="2BA34542" w:rsidR="00BB0542" w:rsidRPr="00EA248A" w:rsidRDefault="00BB0542" w:rsidP="007A297D">
      <w:pPr>
        <w:pStyle w:val="ListParagraph"/>
        <w:numPr>
          <w:ilvl w:val="0"/>
          <w:numId w:val="70"/>
        </w:numPr>
        <w:spacing w:after="0"/>
        <w:ind w:left="714" w:hanging="357"/>
        <w:rPr>
          <w:sz w:val="18"/>
          <w:szCs w:val="18"/>
          <w:lang w:eastAsia="x-none"/>
        </w:rPr>
      </w:pPr>
      <w:r w:rsidRPr="00EA248A">
        <w:rPr>
          <w:sz w:val="18"/>
          <w:szCs w:val="18"/>
          <w:lang w:eastAsia="x-none"/>
        </w:rPr>
        <w:t>Proposal 4: Target a small set of use cases for requirements and evaluations, that is, the ones presented in Table 1  and Table 2</w:t>
      </w:r>
    </w:p>
    <w:p w14:paraId="32F10080" w14:textId="77777777" w:rsidR="00982469" w:rsidRDefault="00982469" w:rsidP="00982469">
      <w:r w:rsidRPr="00982469">
        <w:rPr>
          <w:b/>
          <w:bCs/>
        </w:rPr>
        <w:t>Decision:</w:t>
      </w:r>
      <w:r>
        <w:t xml:space="preserve"> The document is noted.</w:t>
      </w:r>
    </w:p>
    <w:p w14:paraId="1A4D835F" w14:textId="77777777" w:rsidR="00982469" w:rsidRDefault="00982469" w:rsidP="008D032F"/>
    <w:p w14:paraId="05DA76CE" w14:textId="4A80E3CB" w:rsidR="008F4B8C" w:rsidRPr="00B112C6" w:rsidRDefault="001B5688" w:rsidP="008F4B8C">
      <w:pPr>
        <w:rPr>
          <w:lang w:eastAsia="x-none"/>
        </w:rPr>
      </w:pPr>
      <w:hyperlink r:id="rId2262" w:history="1">
        <w:r w:rsidR="000B5C49">
          <w:rPr>
            <w:rStyle w:val="Hyperlink"/>
            <w:lang w:eastAsia="x-none"/>
          </w:rPr>
          <w:t>R1-2203057</w:t>
        </w:r>
      </w:hyperlink>
      <w:r w:rsidR="008F4B8C" w:rsidRPr="00B112C6">
        <w:rPr>
          <w:lang w:eastAsia="x-none"/>
        </w:rPr>
        <w:tab/>
        <w:t>Considerations on scenarios and target requirements for sidelink positioning</w:t>
      </w:r>
      <w:r w:rsidR="008F4B8C" w:rsidRPr="00B112C6">
        <w:rPr>
          <w:lang w:eastAsia="x-none"/>
        </w:rPr>
        <w:tab/>
        <w:t>FUTUREWEI</w:t>
      </w:r>
    </w:p>
    <w:p w14:paraId="290C66B9" w14:textId="7994BC49" w:rsidR="008F4B8C" w:rsidRPr="00B112C6" w:rsidRDefault="001B5688" w:rsidP="008F4B8C">
      <w:pPr>
        <w:rPr>
          <w:lang w:eastAsia="x-none"/>
        </w:rPr>
      </w:pPr>
      <w:hyperlink r:id="rId2263" w:history="1">
        <w:r w:rsidR="000B5C49">
          <w:rPr>
            <w:rStyle w:val="Hyperlink"/>
            <w:lang w:eastAsia="x-none"/>
          </w:rPr>
          <w:t>R1-2203127</w:t>
        </w:r>
      </w:hyperlink>
      <w:r w:rsidR="008F4B8C" w:rsidRPr="00B112C6">
        <w:rPr>
          <w:lang w:eastAsia="x-none"/>
        </w:rPr>
        <w:tab/>
        <w:t>SL positioning scenarios and requirements</w:t>
      </w:r>
      <w:r w:rsidR="008F4B8C" w:rsidRPr="00B112C6">
        <w:rPr>
          <w:lang w:eastAsia="x-none"/>
        </w:rPr>
        <w:tab/>
        <w:t>Nokia, Nokia Shanghai Bell</w:t>
      </w:r>
    </w:p>
    <w:p w14:paraId="5BCD8F49" w14:textId="79B5223B" w:rsidR="008F4B8C" w:rsidRPr="00B112C6" w:rsidRDefault="001B5688" w:rsidP="008F4B8C">
      <w:pPr>
        <w:rPr>
          <w:lang w:eastAsia="x-none"/>
        </w:rPr>
      </w:pPr>
      <w:hyperlink r:id="rId2264" w:history="1">
        <w:r w:rsidR="000B5C49">
          <w:rPr>
            <w:rStyle w:val="Hyperlink"/>
            <w:lang w:eastAsia="x-none"/>
          </w:rPr>
          <w:t>R1-2203162</w:t>
        </w:r>
      </w:hyperlink>
      <w:r w:rsidR="008F4B8C" w:rsidRPr="00B112C6">
        <w:rPr>
          <w:lang w:eastAsia="x-none"/>
        </w:rPr>
        <w:tab/>
      </w:r>
      <w:r w:rsidR="005F497C" w:rsidRPr="005F497C">
        <w:rPr>
          <w:lang w:eastAsia="x-none"/>
        </w:rPr>
        <w:t>Discussion on scenarios and requirements for sidelink positioning</w:t>
      </w:r>
      <w:r w:rsidR="008F4B8C" w:rsidRPr="00B112C6">
        <w:rPr>
          <w:lang w:eastAsia="x-none"/>
        </w:rPr>
        <w:tab/>
        <w:t>Huawei, HiSilicon</w:t>
      </w:r>
    </w:p>
    <w:p w14:paraId="77FED9AE" w14:textId="0FB0D2F4" w:rsidR="008F4B8C" w:rsidRPr="00B112C6" w:rsidRDefault="001B5688" w:rsidP="008F4B8C">
      <w:pPr>
        <w:rPr>
          <w:lang w:eastAsia="x-none"/>
        </w:rPr>
      </w:pPr>
      <w:hyperlink r:id="rId2265" w:history="1">
        <w:r w:rsidR="000B5C49">
          <w:rPr>
            <w:rStyle w:val="Hyperlink"/>
            <w:lang w:eastAsia="x-none"/>
          </w:rPr>
          <w:t>R1-2203334</w:t>
        </w:r>
      </w:hyperlink>
      <w:r w:rsidR="008F4B8C" w:rsidRPr="00B112C6">
        <w:rPr>
          <w:lang w:eastAsia="x-none"/>
        </w:rPr>
        <w:tab/>
        <w:t>Consideration on SL positioning scenarios and requirements</w:t>
      </w:r>
      <w:r w:rsidR="008F4B8C" w:rsidRPr="00B112C6">
        <w:rPr>
          <w:lang w:eastAsia="x-none"/>
        </w:rPr>
        <w:tab/>
        <w:t>Spreadtrum Communications</w:t>
      </w:r>
    </w:p>
    <w:p w14:paraId="06F1D336" w14:textId="2FA8C5AD" w:rsidR="008F4B8C" w:rsidRPr="00B112C6" w:rsidRDefault="001B5688" w:rsidP="008F4B8C">
      <w:pPr>
        <w:rPr>
          <w:lang w:eastAsia="x-none"/>
        </w:rPr>
      </w:pPr>
      <w:hyperlink r:id="rId2266" w:history="1">
        <w:r w:rsidR="000B5C49">
          <w:rPr>
            <w:rStyle w:val="Hyperlink"/>
            <w:lang w:eastAsia="x-none"/>
          </w:rPr>
          <w:t>R1-2203465</w:t>
        </w:r>
      </w:hyperlink>
      <w:r w:rsidR="008F4B8C" w:rsidRPr="00B112C6">
        <w:rPr>
          <w:lang w:eastAsia="x-none"/>
        </w:rPr>
        <w:tab/>
        <w:t>Discussion on SL positioning scenarios and requirements</w:t>
      </w:r>
      <w:r w:rsidR="008F4B8C" w:rsidRPr="00B112C6">
        <w:rPr>
          <w:lang w:eastAsia="x-none"/>
        </w:rPr>
        <w:tab/>
        <w:t>CATT, GOHIGH</w:t>
      </w:r>
    </w:p>
    <w:p w14:paraId="064080C8" w14:textId="40C706B2" w:rsidR="008F4B8C" w:rsidRPr="00B112C6" w:rsidRDefault="001B5688" w:rsidP="008F4B8C">
      <w:pPr>
        <w:rPr>
          <w:lang w:eastAsia="x-none"/>
        </w:rPr>
      </w:pPr>
      <w:hyperlink r:id="rId2267" w:history="1">
        <w:r w:rsidR="000B5C49">
          <w:rPr>
            <w:rStyle w:val="Hyperlink"/>
            <w:lang w:eastAsia="x-none"/>
          </w:rPr>
          <w:t>R1-2203564</w:t>
        </w:r>
      </w:hyperlink>
      <w:r w:rsidR="008F4B8C" w:rsidRPr="00B112C6">
        <w:rPr>
          <w:lang w:eastAsia="x-none"/>
        </w:rPr>
        <w:tab/>
        <w:t>Discussion on SL positioning scenarios and requirements</w:t>
      </w:r>
      <w:r w:rsidR="008F4B8C" w:rsidRPr="00B112C6">
        <w:rPr>
          <w:lang w:eastAsia="x-none"/>
        </w:rPr>
        <w:tab/>
        <w:t>vivo</w:t>
      </w:r>
    </w:p>
    <w:p w14:paraId="73993B0A" w14:textId="6B529572" w:rsidR="008F4B8C" w:rsidRPr="00B112C6" w:rsidRDefault="001B5688" w:rsidP="008F4B8C">
      <w:pPr>
        <w:rPr>
          <w:lang w:eastAsia="x-none"/>
        </w:rPr>
      </w:pPr>
      <w:hyperlink r:id="rId2268" w:history="1">
        <w:r w:rsidR="000B5C49">
          <w:rPr>
            <w:rStyle w:val="Hyperlink"/>
            <w:lang w:eastAsia="x-none"/>
          </w:rPr>
          <w:t>R1-2203622</w:t>
        </w:r>
      </w:hyperlink>
      <w:r w:rsidR="008F4B8C" w:rsidRPr="00B112C6">
        <w:rPr>
          <w:lang w:eastAsia="x-none"/>
        </w:rPr>
        <w:tab/>
        <w:t>Discussion on scenarios and requirements for SL positioning</w:t>
      </w:r>
      <w:r w:rsidR="008F4B8C" w:rsidRPr="00B112C6">
        <w:rPr>
          <w:lang w:eastAsia="x-none"/>
        </w:rPr>
        <w:tab/>
        <w:t>ZTE</w:t>
      </w:r>
    </w:p>
    <w:p w14:paraId="587AEC49" w14:textId="736B03F9" w:rsidR="008F4B8C" w:rsidRPr="00B112C6" w:rsidRDefault="001B5688" w:rsidP="008F4B8C">
      <w:pPr>
        <w:rPr>
          <w:lang w:eastAsia="x-none"/>
        </w:rPr>
      </w:pPr>
      <w:hyperlink r:id="rId2269" w:history="1">
        <w:r w:rsidR="000B5C49">
          <w:rPr>
            <w:rStyle w:val="Hyperlink"/>
            <w:lang w:eastAsia="x-none"/>
          </w:rPr>
          <w:t>R1-2203718</w:t>
        </w:r>
      </w:hyperlink>
      <w:r w:rsidR="008F4B8C" w:rsidRPr="00B112C6">
        <w:rPr>
          <w:lang w:eastAsia="x-none"/>
        </w:rPr>
        <w:tab/>
        <w:t>Discussion on SL positioning scenarios and requirements</w:t>
      </w:r>
      <w:r w:rsidR="008F4B8C" w:rsidRPr="00B112C6">
        <w:rPr>
          <w:lang w:eastAsia="x-none"/>
        </w:rPr>
        <w:tab/>
        <w:t>LG Electronics</w:t>
      </w:r>
    </w:p>
    <w:p w14:paraId="7EC79DE2" w14:textId="53A3809E" w:rsidR="008F4B8C" w:rsidRPr="00B112C6" w:rsidRDefault="001B5688" w:rsidP="008F4B8C">
      <w:pPr>
        <w:rPr>
          <w:lang w:eastAsia="x-none"/>
        </w:rPr>
      </w:pPr>
      <w:hyperlink r:id="rId2270" w:history="1">
        <w:r w:rsidR="000B5C49">
          <w:rPr>
            <w:rStyle w:val="Hyperlink"/>
            <w:lang w:eastAsia="x-none"/>
          </w:rPr>
          <w:t>R1-2203737</w:t>
        </w:r>
      </w:hyperlink>
      <w:r w:rsidR="008F4B8C" w:rsidRPr="00B112C6">
        <w:rPr>
          <w:lang w:eastAsia="x-none"/>
        </w:rPr>
        <w:tab/>
        <w:t>Considerations on SL positioning scenarios and requirements</w:t>
      </w:r>
      <w:r w:rsidR="008F4B8C" w:rsidRPr="00B112C6">
        <w:rPr>
          <w:lang w:eastAsia="x-none"/>
        </w:rPr>
        <w:tab/>
        <w:t>Sony</w:t>
      </w:r>
    </w:p>
    <w:p w14:paraId="4B00E07C" w14:textId="259F1171" w:rsidR="008F4B8C" w:rsidRPr="00B112C6" w:rsidRDefault="001B5688" w:rsidP="008F4B8C">
      <w:pPr>
        <w:rPr>
          <w:lang w:eastAsia="x-none"/>
        </w:rPr>
      </w:pPr>
      <w:hyperlink r:id="rId2271" w:history="1">
        <w:r w:rsidR="000B5C49">
          <w:rPr>
            <w:rStyle w:val="Hyperlink"/>
            <w:lang w:eastAsia="x-none"/>
          </w:rPr>
          <w:t>R1-2203751</w:t>
        </w:r>
      </w:hyperlink>
      <w:r w:rsidR="008F4B8C" w:rsidRPr="00B112C6">
        <w:rPr>
          <w:lang w:eastAsia="x-none"/>
        </w:rPr>
        <w:tab/>
        <w:t>Scenarios and requirements for sidelink positioning</w:t>
      </w:r>
      <w:r w:rsidR="008F4B8C" w:rsidRPr="00B112C6">
        <w:rPr>
          <w:lang w:eastAsia="x-none"/>
        </w:rPr>
        <w:tab/>
        <w:t>MediaTek Inc.</w:t>
      </w:r>
    </w:p>
    <w:p w14:paraId="7BB0D8C6" w14:textId="48C87078" w:rsidR="008F4B8C" w:rsidRPr="00B112C6" w:rsidRDefault="001B5688" w:rsidP="008F4B8C">
      <w:pPr>
        <w:rPr>
          <w:lang w:eastAsia="x-none"/>
        </w:rPr>
      </w:pPr>
      <w:hyperlink r:id="rId2272" w:history="1">
        <w:r w:rsidR="000B5C49">
          <w:rPr>
            <w:rStyle w:val="Hyperlink"/>
            <w:lang w:eastAsia="x-none"/>
          </w:rPr>
          <w:t>R1-2203821</w:t>
        </w:r>
      </w:hyperlink>
      <w:r w:rsidR="008F4B8C" w:rsidRPr="00B112C6">
        <w:rPr>
          <w:lang w:eastAsia="x-none"/>
        </w:rPr>
        <w:tab/>
        <w:t>Discussion on sidelink positioning scenarios and requirement</w:t>
      </w:r>
      <w:r w:rsidR="008F4B8C" w:rsidRPr="00B112C6">
        <w:rPr>
          <w:lang w:eastAsia="x-none"/>
        </w:rPr>
        <w:tab/>
        <w:t>xiaomi</w:t>
      </w:r>
    </w:p>
    <w:p w14:paraId="4A791B11" w14:textId="4EB63893" w:rsidR="008F4B8C" w:rsidRPr="00B112C6" w:rsidRDefault="001B5688" w:rsidP="008F4B8C">
      <w:pPr>
        <w:rPr>
          <w:lang w:eastAsia="x-none"/>
        </w:rPr>
      </w:pPr>
      <w:hyperlink r:id="rId2273" w:history="1">
        <w:r w:rsidR="000B5C49">
          <w:rPr>
            <w:rStyle w:val="Hyperlink"/>
            <w:lang w:eastAsia="x-none"/>
          </w:rPr>
          <w:t>R1-2203909</w:t>
        </w:r>
      </w:hyperlink>
      <w:r w:rsidR="008F4B8C" w:rsidRPr="00B112C6">
        <w:rPr>
          <w:lang w:eastAsia="x-none"/>
        </w:rPr>
        <w:tab/>
        <w:t>On SL Positioning Scenarios and Requirements</w:t>
      </w:r>
      <w:r w:rsidR="008F4B8C" w:rsidRPr="00B112C6">
        <w:rPr>
          <w:lang w:eastAsia="x-none"/>
        </w:rPr>
        <w:tab/>
        <w:t>Samsung</w:t>
      </w:r>
    </w:p>
    <w:p w14:paraId="23102DD3" w14:textId="560E5CF0" w:rsidR="008F4B8C" w:rsidRPr="00B112C6" w:rsidRDefault="001B5688" w:rsidP="008F4B8C">
      <w:pPr>
        <w:rPr>
          <w:lang w:eastAsia="x-none"/>
        </w:rPr>
      </w:pPr>
      <w:hyperlink r:id="rId2274" w:history="1">
        <w:r w:rsidR="000B5C49">
          <w:rPr>
            <w:rStyle w:val="Hyperlink"/>
            <w:lang w:eastAsia="x-none"/>
          </w:rPr>
          <w:t>R1-2203941</w:t>
        </w:r>
      </w:hyperlink>
      <w:r w:rsidR="008F4B8C" w:rsidRPr="00B112C6">
        <w:rPr>
          <w:lang w:eastAsia="x-none"/>
        </w:rPr>
        <w:tab/>
        <w:t>SL positioning scenarios and requirements</w:t>
      </w:r>
      <w:r w:rsidR="008F4B8C" w:rsidRPr="00B112C6">
        <w:rPr>
          <w:lang w:eastAsia="x-none"/>
        </w:rPr>
        <w:tab/>
        <w:t>NEC</w:t>
      </w:r>
    </w:p>
    <w:p w14:paraId="3EBAB88A" w14:textId="0B8A959F" w:rsidR="008F4B8C" w:rsidRPr="00B112C6" w:rsidRDefault="001B5688" w:rsidP="008F4B8C">
      <w:pPr>
        <w:rPr>
          <w:lang w:eastAsia="x-none"/>
        </w:rPr>
      </w:pPr>
      <w:hyperlink r:id="rId2275" w:history="1">
        <w:r w:rsidR="000B5C49">
          <w:rPr>
            <w:rStyle w:val="Hyperlink"/>
            <w:lang w:eastAsia="x-none"/>
          </w:rPr>
          <w:t>R1-2203978</w:t>
        </w:r>
      </w:hyperlink>
      <w:r w:rsidR="008F4B8C" w:rsidRPr="00B112C6">
        <w:rPr>
          <w:lang w:eastAsia="x-none"/>
        </w:rPr>
        <w:tab/>
        <w:t>Discussion on SL positioning scenarios and requirements</w:t>
      </w:r>
      <w:r w:rsidR="008F4B8C" w:rsidRPr="00B112C6">
        <w:rPr>
          <w:lang w:eastAsia="x-none"/>
        </w:rPr>
        <w:tab/>
        <w:t>OPPO</w:t>
      </w:r>
    </w:p>
    <w:p w14:paraId="1C466B83" w14:textId="669DDA11" w:rsidR="008F4B8C" w:rsidRPr="00B112C6" w:rsidRDefault="001B5688" w:rsidP="008F4B8C">
      <w:pPr>
        <w:rPr>
          <w:lang w:eastAsia="x-none"/>
        </w:rPr>
      </w:pPr>
      <w:hyperlink r:id="rId2276" w:history="1">
        <w:r w:rsidR="000B5C49">
          <w:rPr>
            <w:rStyle w:val="Hyperlink"/>
            <w:lang w:eastAsia="x-none"/>
          </w:rPr>
          <w:t>R1-2204094</w:t>
        </w:r>
      </w:hyperlink>
      <w:r w:rsidR="008F4B8C" w:rsidRPr="00B112C6">
        <w:rPr>
          <w:lang w:eastAsia="x-none"/>
        </w:rPr>
        <w:tab/>
        <w:t>Discussion on V2X use cases, scenarios, and requirements for sidelink positioning</w:t>
      </w:r>
      <w:r w:rsidR="008F4B8C" w:rsidRPr="00B112C6">
        <w:rPr>
          <w:lang w:eastAsia="x-none"/>
        </w:rPr>
        <w:tab/>
        <w:t>TOYOTA Info Technology Center</w:t>
      </w:r>
    </w:p>
    <w:p w14:paraId="54975136" w14:textId="3DAA2853" w:rsidR="008F4B8C" w:rsidRPr="00B112C6" w:rsidRDefault="001B5688" w:rsidP="008F4B8C">
      <w:pPr>
        <w:rPr>
          <w:lang w:eastAsia="x-none"/>
        </w:rPr>
      </w:pPr>
      <w:hyperlink r:id="rId2277" w:history="1">
        <w:r w:rsidR="000B5C49">
          <w:rPr>
            <w:rStyle w:val="Hyperlink"/>
            <w:lang w:eastAsia="x-none"/>
          </w:rPr>
          <w:t>R1-2204130</w:t>
        </w:r>
      </w:hyperlink>
      <w:r w:rsidR="008F4B8C" w:rsidRPr="00B112C6">
        <w:rPr>
          <w:lang w:eastAsia="x-none"/>
        </w:rPr>
        <w:tab/>
        <w:t>Potential scenarios and requirements for SL positioning</w:t>
      </w:r>
      <w:r w:rsidR="008F4B8C" w:rsidRPr="00B112C6">
        <w:rPr>
          <w:lang w:eastAsia="x-none"/>
        </w:rPr>
        <w:tab/>
        <w:t>InterDigital, Inc.</w:t>
      </w:r>
    </w:p>
    <w:p w14:paraId="4C136F8A" w14:textId="59A759FC" w:rsidR="008F4B8C" w:rsidRPr="00B112C6" w:rsidRDefault="001B5688" w:rsidP="008F4B8C">
      <w:pPr>
        <w:rPr>
          <w:lang w:eastAsia="x-none"/>
        </w:rPr>
      </w:pPr>
      <w:hyperlink r:id="rId2278" w:history="1">
        <w:r w:rsidR="000B5C49">
          <w:rPr>
            <w:rStyle w:val="Hyperlink"/>
            <w:lang w:eastAsia="x-none"/>
          </w:rPr>
          <w:t>R1-2204251</w:t>
        </w:r>
      </w:hyperlink>
      <w:r w:rsidR="008F4B8C" w:rsidRPr="00B112C6">
        <w:rPr>
          <w:lang w:eastAsia="x-none"/>
        </w:rPr>
        <w:tab/>
        <w:t>Discussion on SL positioning scenarios and requirements</w:t>
      </w:r>
      <w:r w:rsidR="008F4B8C" w:rsidRPr="00B112C6">
        <w:rPr>
          <w:lang w:eastAsia="x-none"/>
        </w:rPr>
        <w:tab/>
        <w:t>Apple</w:t>
      </w:r>
    </w:p>
    <w:p w14:paraId="6841E9FD" w14:textId="13E96B24" w:rsidR="008F4B8C" w:rsidRPr="00B112C6" w:rsidRDefault="001B5688" w:rsidP="008F4B8C">
      <w:pPr>
        <w:rPr>
          <w:lang w:eastAsia="x-none"/>
        </w:rPr>
      </w:pPr>
      <w:hyperlink r:id="rId2279" w:history="1">
        <w:r w:rsidR="000B5C49">
          <w:rPr>
            <w:rStyle w:val="Hyperlink"/>
            <w:lang w:eastAsia="x-none"/>
          </w:rPr>
          <w:t>R1-2204666</w:t>
        </w:r>
      </w:hyperlink>
      <w:r w:rsidR="008F4B8C" w:rsidRPr="00B112C6">
        <w:rPr>
          <w:lang w:eastAsia="x-none"/>
        </w:rPr>
        <w:tab/>
        <w:t>Views on SL positioning scenarios and requirements</w:t>
      </w:r>
      <w:r w:rsidR="008F4B8C" w:rsidRPr="00B112C6">
        <w:rPr>
          <w:lang w:eastAsia="x-none"/>
        </w:rPr>
        <w:tab/>
        <w:t>Sharp</w:t>
      </w:r>
    </w:p>
    <w:p w14:paraId="43BA750A" w14:textId="17A773DA" w:rsidR="008F4B8C" w:rsidRPr="00B112C6" w:rsidRDefault="001B5688" w:rsidP="008F4B8C">
      <w:pPr>
        <w:rPr>
          <w:lang w:eastAsia="x-none"/>
        </w:rPr>
      </w:pPr>
      <w:hyperlink r:id="rId2280" w:history="1">
        <w:r w:rsidR="000B5C49">
          <w:rPr>
            <w:rStyle w:val="Hyperlink"/>
            <w:lang w:eastAsia="x-none"/>
          </w:rPr>
          <w:t>R1-2204753</w:t>
        </w:r>
      </w:hyperlink>
      <w:r w:rsidR="008F4B8C" w:rsidRPr="00B112C6">
        <w:rPr>
          <w:lang w:eastAsia="x-none"/>
        </w:rPr>
        <w:tab/>
        <w:t>Discussion on sidelink based positioning requirements &amp; scenarios</w:t>
      </w:r>
      <w:r w:rsidR="008F4B8C" w:rsidRPr="00B112C6">
        <w:rPr>
          <w:lang w:eastAsia="x-none"/>
        </w:rPr>
        <w:tab/>
        <w:t>CEWiT</w:t>
      </w:r>
    </w:p>
    <w:p w14:paraId="6328CA36" w14:textId="4CB7C598" w:rsidR="008F4B8C" w:rsidRPr="00B112C6" w:rsidRDefault="001B5688" w:rsidP="008F4B8C">
      <w:pPr>
        <w:rPr>
          <w:lang w:eastAsia="x-none"/>
        </w:rPr>
      </w:pPr>
      <w:hyperlink r:id="rId2281" w:history="1">
        <w:r w:rsidR="000B5C49">
          <w:rPr>
            <w:rStyle w:val="Hyperlink"/>
            <w:lang w:eastAsia="x-none"/>
          </w:rPr>
          <w:t>R1-2204806</w:t>
        </w:r>
      </w:hyperlink>
      <w:r w:rsidR="008F4B8C" w:rsidRPr="00B112C6">
        <w:rPr>
          <w:lang w:eastAsia="x-none"/>
        </w:rPr>
        <w:tab/>
        <w:t>On SL positioning scenarios and requirements</w:t>
      </w:r>
      <w:r w:rsidR="008F4B8C" w:rsidRPr="00B112C6">
        <w:rPr>
          <w:lang w:eastAsia="x-none"/>
        </w:rPr>
        <w:tab/>
        <w:t>Intel Corporation</w:t>
      </w:r>
    </w:p>
    <w:p w14:paraId="2EE261B2" w14:textId="777883FE" w:rsidR="008F4B8C" w:rsidRPr="00B112C6" w:rsidRDefault="001B5688" w:rsidP="008F4B8C">
      <w:pPr>
        <w:rPr>
          <w:lang w:eastAsia="x-none"/>
        </w:rPr>
      </w:pPr>
      <w:hyperlink r:id="rId2282" w:history="1">
        <w:r w:rsidR="000B5C49">
          <w:rPr>
            <w:rStyle w:val="Hyperlink"/>
            <w:lang w:eastAsia="x-none"/>
          </w:rPr>
          <w:t>R1-2204833</w:t>
        </w:r>
      </w:hyperlink>
      <w:r w:rsidR="008F4B8C" w:rsidRPr="00B112C6">
        <w:rPr>
          <w:lang w:eastAsia="x-none"/>
        </w:rPr>
        <w:tab/>
        <w:t>SL positioning scenarios and requirements</w:t>
      </w:r>
      <w:r w:rsidR="008F4B8C" w:rsidRPr="00B112C6">
        <w:rPr>
          <w:lang w:eastAsia="x-none"/>
        </w:rPr>
        <w:tab/>
        <w:t>Fraunhofer IIS, Fraunhofer HHI</w:t>
      </w:r>
    </w:p>
    <w:p w14:paraId="22B30BF7" w14:textId="0EA2F4E0" w:rsidR="008F4B8C" w:rsidRPr="007C1532" w:rsidRDefault="001B5688" w:rsidP="008F4B8C">
      <w:pPr>
        <w:rPr>
          <w:lang w:eastAsia="x-none"/>
        </w:rPr>
      </w:pPr>
      <w:hyperlink r:id="rId2283" w:history="1">
        <w:r w:rsidR="000B5C49">
          <w:rPr>
            <w:rStyle w:val="Hyperlink"/>
            <w:lang w:eastAsia="x-none"/>
          </w:rPr>
          <w:t>R1-2205036</w:t>
        </w:r>
      </w:hyperlink>
      <w:r w:rsidR="008F4B8C" w:rsidRPr="007C1532">
        <w:rPr>
          <w:lang w:eastAsia="x-none"/>
        </w:rPr>
        <w:tab/>
        <w:t>Sidelink Positioning Scenarios and Requirements</w:t>
      </w:r>
      <w:r w:rsidR="008F4B8C" w:rsidRPr="007C1532">
        <w:rPr>
          <w:lang w:eastAsia="x-none"/>
        </w:rPr>
        <w:tab/>
        <w:t>Qualcomm Incorporated</w:t>
      </w:r>
    </w:p>
    <w:p w14:paraId="66E1EF0B" w14:textId="049C6BB7" w:rsidR="00982469" w:rsidRPr="007C1532" w:rsidRDefault="00982469" w:rsidP="008F4B8C">
      <w:pPr>
        <w:rPr>
          <w:lang w:eastAsia="x-none"/>
        </w:rPr>
      </w:pPr>
    </w:p>
    <w:p w14:paraId="264C063A" w14:textId="77777777" w:rsidR="00982469" w:rsidRPr="007C1532" w:rsidRDefault="00982469" w:rsidP="00982469">
      <w:pPr>
        <w:rPr>
          <w:lang w:eastAsia="x-none"/>
        </w:rPr>
      </w:pPr>
      <w:r w:rsidRPr="007C1532">
        <w:rPr>
          <w:lang w:eastAsia="x-none"/>
        </w:rPr>
        <w:t>[109-e-R18-Pos-02] – Debdeep (Intel)</w:t>
      </w:r>
    </w:p>
    <w:p w14:paraId="37A237C9" w14:textId="638CA969" w:rsidR="00982469" w:rsidRPr="007C1532" w:rsidRDefault="00982469" w:rsidP="00982469">
      <w:pPr>
        <w:rPr>
          <w:lang w:eastAsia="x-none"/>
        </w:rPr>
      </w:pPr>
      <w:r w:rsidRPr="007C1532">
        <w:rPr>
          <w:lang w:eastAsia="x-none"/>
        </w:rPr>
        <w:t>Email discussion on SL positioning scenarios and requirements by May 20</w:t>
      </w:r>
    </w:p>
    <w:p w14:paraId="6542FBF3" w14:textId="77777777" w:rsidR="00982469" w:rsidRPr="007C1532" w:rsidRDefault="00982469" w:rsidP="007A297D">
      <w:pPr>
        <w:numPr>
          <w:ilvl w:val="0"/>
          <w:numId w:val="66"/>
        </w:numPr>
        <w:rPr>
          <w:lang w:eastAsia="x-none"/>
        </w:rPr>
      </w:pPr>
      <w:r w:rsidRPr="007C1532">
        <w:rPr>
          <w:lang w:eastAsia="x-none"/>
        </w:rPr>
        <w:t>Check points: May 16, May 20</w:t>
      </w:r>
    </w:p>
    <w:p w14:paraId="2FF0969E" w14:textId="77777777" w:rsidR="007C1532" w:rsidRDefault="007C1532" w:rsidP="007C1532">
      <w:pPr>
        <w:rPr>
          <w:iCs/>
        </w:rPr>
      </w:pPr>
      <w:r>
        <w:rPr>
          <w:b/>
          <w:bCs/>
          <w:iCs/>
        </w:rPr>
        <w:t>Decision:</w:t>
      </w:r>
      <w:r w:rsidRPr="00A5179F">
        <w:rPr>
          <w:iCs/>
        </w:rPr>
        <w:t xml:space="preserve"> As </w:t>
      </w:r>
      <w:r>
        <w:rPr>
          <w:iCs/>
        </w:rPr>
        <w:t>per email decision posted on May 16</w:t>
      </w:r>
      <w:r w:rsidRPr="00A5179F">
        <w:rPr>
          <w:iCs/>
          <w:vertAlign w:val="superscript"/>
        </w:rPr>
        <w:t>th</w:t>
      </w:r>
      <w:r>
        <w:rPr>
          <w:iCs/>
        </w:rPr>
        <w:t>,</w:t>
      </w:r>
    </w:p>
    <w:p w14:paraId="1AA356CD" w14:textId="77777777" w:rsidR="007C1532" w:rsidRPr="007C1532" w:rsidRDefault="007C1532" w:rsidP="007C1532">
      <w:pPr>
        <w:rPr>
          <w:rFonts w:eastAsia="SimSun" w:cs="Times"/>
          <w:szCs w:val="20"/>
          <w:lang w:val="en-US" w:eastAsia="ko-KR"/>
        </w:rPr>
      </w:pPr>
      <w:r w:rsidRPr="007C1532">
        <w:rPr>
          <w:rFonts w:cs="Times"/>
          <w:szCs w:val="20"/>
          <w:highlight w:val="green"/>
        </w:rPr>
        <w:t>Agreement</w:t>
      </w:r>
    </w:p>
    <w:p w14:paraId="0745B784" w14:textId="77777777" w:rsidR="007C1532" w:rsidRDefault="007C1532" w:rsidP="007C1532">
      <w:pPr>
        <w:rPr>
          <w:lang w:eastAsia="x-none"/>
        </w:rPr>
      </w:pPr>
      <w:r>
        <w:rPr>
          <w:lang w:eastAsia="x-none"/>
        </w:rPr>
        <w:t>Following two operation scenarios are considered for studies on SL positioning:</w:t>
      </w:r>
    </w:p>
    <w:p w14:paraId="189DE98B" w14:textId="77777777" w:rsidR="007C1532" w:rsidRDefault="007C1532" w:rsidP="00CF6E6D">
      <w:pPr>
        <w:pStyle w:val="ListParagraph"/>
        <w:numPr>
          <w:ilvl w:val="0"/>
          <w:numId w:val="288"/>
        </w:numPr>
      </w:pPr>
      <w:r>
        <w:t>Scenario 1: PC5-only-based positioning</w:t>
      </w:r>
    </w:p>
    <w:p w14:paraId="7D1541E0" w14:textId="77777777" w:rsidR="007C1532" w:rsidRDefault="007C1532" w:rsidP="00CF6E6D">
      <w:pPr>
        <w:pStyle w:val="ListParagraph"/>
        <w:numPr>
          <w:ilvl w:val="0"/>
          <w:numId w:val="288"/>
        </w:numPr>
      </w:pPr>
      <w:r>
        <w:t>Scenario 2: Combination of Uu- and PC5-based positioning solutions</w:t>
      </w:r>
    </w:p>
    <w:p w14:paraId="04EDC022" w14:textId="77777777" w:rsidR="007C1532" w:rsidRDefault="007C1532" w:rsidP="007C1532"/>
    <w:p w14:paraId="1D379445" w14:textId="367D6F64" w:rsidR="00982469" w:rsidRPr="00F33E02" w:rsidRDefault="001B5688" w:rsidP="00982469">
      <w:pPr>
        <w:rPr>
          <w:b/>
          <w:bCs/>
        </w:rPr>
      </w:pPr>
      <w:hyperlink r:id="rId2284" w:history="1">
        <w:r w:rsidR="000B5C49">
          <w:rPr>
            <w:rStyle w:val="Hyperlink"/>
            <w:b/>
            <w:bCs/>
          </w:rPr>
          <w:t>R1-2205177</w:t>
        </w:r>
      </w:hyperlink>
      <w:r w:rsidR="00982469" w:rsidRPr="00F33E02">
        <w:rPr>
          <w:b/>
          <w:bCs/>
        </w:rPr>
        <w:tab/>
        <w:t>FL summary #1 on SL positioning scenarios and requirements</w:t>
      </w:r>
      <w:r w:rsidR="00982469" w:rsidRPr="00F33E02">
        <w:rPr>
          <w:b/>
          <w:bCs/>
        </w:rPr>
        <w:tab/>
        <w:t>Moderator (Intel)</w:t>
      </w:r>
    </w:p>
    <w:p w14:paraId="5615CBC8" w14:textId="4A6FC6AB" w:rsidR="00982469" w:rsidRDefault="00F33E02" w:rsidP="008F4B8C">
      <w:pPr>
        <w:rPr>
          <w:lang w:eastAsia="x-none"/>
        </w:rPr>
      </w:pPr>
      <w:r>
        <w:rPr>
          <w:lang w:eastAsia="x-none"/>
        </w:rPr>
        <w:t>From May 17</w:t>
      </w:r>
      <w:r w:rsidRPr="00F33E02">
        <w:rPr>
          <w:vertAlign w:val="superscript"/>
          <w:lang w:eastAsia="x-none"/>
        </w:rPr>
        <w:t>th</w:t>
      </w:r>
      <w:r>
        <w:rPr>
          <w:lang w:eastAsia="x-none"/>
        </w:rPr>
        <w:t xml:space="preserve"> GTW session</w:t>
      </w:r>
    </w:p>
    <w:p w14:paraId="5DE9FA0F" w14:textId="77777777" w:rsidR="00F33E02" w:rsidRPr="00F33E02" w:rsidRDefault="00F33E02" w:rsidP="00F33E02">
      <w:pPr>
        <w:rPr>
          <w:bCs/>
          <w:highlight w:val="green"/>
          <w:lang w:eastAsia="x-none"/>
        </w:rPr>
      </w:pPr>
      <w:r w:rsidRPr="00F33E02">
        <w:rPr>
          <w:bCs/>
          <w:highlight w:val="green"/>
          <w:lang w:eastAsia="x-none"/>
        </w:rPr>
        <w:t>Agreement</w:t>
      </w:r>
    </w:p>
    <w:p w14:paraId="742AFDF1" w14:textId="77777777" w:rsidR="00F33E02" w:rsidRPr="000973EC" w:rsidRDefault="00F33E02" w:rsidP="00F33E02">
      <w:pPr>
        <w:rPr>
          <w:lang w:eastAsia="x-none"/>
        </w:rPr>
      </w:pPr>
      <w:r w:rsidRPr="000973EC">
        <w:rPr>
          <w:lang w:eastAsia="x-none"/>
        </w:rPr>
        <w:t>For evaluations for SL positioning:</w:t>
      </w:r>
    </w:p>
    <w:p w14:paraId="305D075B" w14:textId="77777777" w:rsidR="00F33E02" w:rsidRPr="000973EC" w:rsidRDefault="00F33E02" w:rsidP="00CF6E6D">
      <w:pPr>
        <w:pStyle w:val="ListParagraph"/>
        <w:numPr>
          <w:ilvl w:val="0"/>
          <w:numId w:val="289"/>
        </w:numPr>
      </w:pPr>
      <w:r w:rsidRPr="000973EC">
        <w:t>For V2X and public safety use-cases, at least in-coverage and out-of-coverage scenarios are considered.</w:t>
      </w:r>
    </w:p>
    <w:p w14:paraId="7BEFEAD2" w14:textId="77777777" w:rsidR="00F33E02" w:rsidRPr="000973EC" w:rsidRDefault="00F33E02" w:rsidP="00CF6E6D">
      <w:pPr>
        <w:pStyle w:val="ListParagraph"/>
        <w:numPr>
          <w:ilvl w:val="0"/>
          <w:numId w:val="289"/>
        </w:numPr>
      </w:pPr>
      <w:r w:rsidRPr="000973EC">
        <w:lastRenderedPageBreak/>
        <w:t xml:space="preserve">For IIoT and commercial use-cases, at least in-coverage scenarios are considered. </w:t>
      </w:r>
    </w:p>
    <w:p w14:paraId="1B011109" w14:textId="77777777" w:rsidR="00F33E02" w:rsidRPr="00F33E02" w:rsidRDefault="00F33E02" w:rsidP="00F33E02">
      <w:pPr>
        <w:rPr>
          <w:bCs/>
          <w:highlight w:val="green"/>
          <w:lang w:eastAsia="x-none"/>
        </w:rPr>
      </w:pPr>
      <w:r w:rsidRPr="00F33E02">
        <w:rPr>
          <w:bCs/>
          <w:highlight w:val="green"/>
          <w:lang w:eastAsia="x-none"/>
        </w:rPr>
        <w:t>Agreement</w:t>
      </w:r>
    </w:p>
    <w:p w14:paraId="12F7442A" w14:textId="77777777" w:rsidR="00F33E02" w:rsidRPr="000973EC" w:rsidRDefault="00F33E02" w:rsidP="00F33E02">
      <w:pPr>
        <w:rPr>
          <w:lang w:eastAsia="x-none"/>
        </w:rPr>
      </w:pPr>
      <w:r w:rsidRPr="000973EC">
        <w:rPr>
          <w:rFonts w:hint="eastAsia"/>
          <w:lang w:eastAsia="x-none"/>
        </w:rPr>
        <w:t>F</w:t>
      </w:r>
      <w:r w:rsidRPr="000973EC">
        <w:rPr>
          <w:lang w:eastAsia="x-none"/>
        </w:rPr>
        <w:t xml:space="preserve">or the purpose of evaluations, in-coverage and out-of-coverage scenarios are prioritized during the SI. </w:t>
      </w:r>
    </w:p>
    <w:p w14:paraId="32FEB415" w14:textId="77777777" w:rsidR="00F33E02" w:rsidRPr="000973EC" w:rsidRDefault="00F33E02" w:rsidP="00CF6E6D">
      <w:pPr>
        <w:pStyle w:val="ListParagraph"/>
        <w:numPr>
          <w:ilvl w:val="0"/>
          <w:numId w:val="290"/>
        </w:numPr>
      </w:pPr>
      <w:r w:rsidRPr="000973EC">
        <w:t>Note: This prioritization is not intended to down-scope support of SL positioning for partial coverage scenarios.</w:t>
      </w:r>
    </w:p>
    <w:p w14:paraId="30FB2084" w14:textId="77777777" w:rsidR="00F33E02" w:rsidRPr="00F33E02" w:rsidRDefault="00F33E02" w:rsidP="00F33E02">
      <w:pPr>
        <w:rPr>
          <w:bCs/>
          <w:highlight w:val="green"/>
          <w:lang w:eastAsia="x-none"/>
        </w:rPr>
      </w:pPr>
      <w:r w:rsidRPr="00F33E02">
        <w:rPr>
          <w:bCs/>
          <w:highlight w:val="green"/>
          <w:lang w:eastAsia="x-none"/>
        </w:rPr>
        <w:t>Agreement</w:t>
      </w:r>
    </w:p>
    <w:p w14:paraId="2D1B3D00" w14:textId="77777777" w:rsidR="00F33E02" w:rsidRPr="000973EC" w:rsidRDefault="00F33E02" w:rsidP="00F33E02">
      <w:pPr>
        <w:rPr>
          <w:lang w:eastAsia="x-none"/>
        </w:rPr>
      </w:pPr>
      <w:r w:rsidRPr="000973EC">
        <w:rPr>
          <w:lang w:eastAsia="x-none"/>
        </w:rPr>
        <w:t>For evaluations for SL positioning:</w:t>
      </w:r>
    </w:p>
    <w:p w14:paraId="08FFE2B3" w14:textId="77777777" w:rsidR="00F33E02" w:rsidRPr="000973EC" w:rsidRDefault="00F33E02" w:rsidP="00CF6E6D">
      <w:pPr>
        <w:pStyle w:val="ListParagraph"/>
        <w:numPr>
          <w:ilvl w:val="0"/>
          <w:numId w:val="290"/>
        </w:numPr>
      </w:pPr>
      <w:r w:rsidRPr="000973EC">
        <w:t>Operation in FR1 with channel bandwidths of up to 100 MHz are considered.</w:t>
      </w:r>
    </w:p>
    <w:p w14:paraId="5BA89B42" w14:textId="77777777" w:rsidR="00F33E02" w:rsidRPr="000973EC" w:rsidRDefault="00F33E02" w:rsidP="00CF6E6D">
      <w:pPr>
        <w:pStyle w:val="ListParagraph"/>
        <w:numPr>
          <w:ilvl w:val="0"/>
          <w:numId w:val="290"/>
        </w:numPr>
      </w:pPr>
      <w:r w:rsidRPr="000973EC">
        <w:t>Optional: Operation in FR2 with channel bandwidths of up to 400 MHz are considered.</w:t>
      </w:r>
    </w:p>
    <w:p w14:paraId="6E590F96" w14:textId="77777777" w:rsidR="00F33E02" w:rsidRPr="006C2D61" w:rsidRDefault="00F33E02" w:rsidP="00F33E02">
      <w:pPr>
        <w:rPr>
          <w:lang w:eastAsia="x-none"/>
        </w:rPr>
      </w:pPr>
    </w:p>
    <w:p w14:paraId="1B5BEFC8" w14:textId="61F7C221" w:rsidR="00CD562E" w:rsidRDefault="00CD562E" w:rsidP="00F33E02">
      <w:pPr>
        <w:rPr>
          <w:lang w:eastAsia="x-none"/>
        </w:rPr>
      </w:pPr>
      <w:r w:rsidRPr="00CD562E">
        <w:rPr>
          <w:b/>
          <w:bCs/>
          <w:lang w:eastAsia="x-none"/>
        </w:rPr>
        <w:t>Decision:</w:t>
      </w:r>
      <w:r>
        <w:rPr>
          <w:lang w:eastAsia="x-none"/>
        </w:rPr>
        <w:t xml:space="preserve"> As per email decision posted on May 19</w:t>
      </w:r>
      <w:r w:rsidRPr="00CD562E">
        <w:rPr>
          <w:vertAlign w:val="superscript"/>
          <w:lang w:eastAsia="x-none"/>
        </w:rPr>
        <w:t>th</w:t>
      </w:r>
      <w:r>
        <w:rPr>
          <w:lang w:eastAsia="x-none"/>
        </w:rPr>
        <w:t>,</w:t>
      </w:r>
    </w:p>
    <w:p w14:paraId="0C6A5192" w14:textId="77777777" w:rsidR="00CD562E" w:rsidRPr="00CD562E" w:rsidRDefault="00CD562E" w:rsidP="00CD562E">
      <w:pPr>
        <w:rPr>
          <w:highlight w:val="green"/>
        </w:rPr>
      </w:pPr>
      <w:r w:rsidRPr="00CD562E">
        <w:rPr>
          <w:highlight w:val="green"/>
        </w:rPr>
        <w:t>Agreement</w:t>
      </w:r>
    </w:p>
    <w:p w14:paraId="65C7FCCB" w14:textId="77777777" w:rsidR="00CD562E" w:rsidRPr="002D09B4" w:rsidRDefault="00CD562E" w:rsidP="00CD562E">
      <w:pPr>
        <w:rPr>
          <w:iCs/>
        </w:rPr>
      </w:pPr>
      <w:r w:rsidRPr="002D09B4">
        <w:rPr>
          <w:iCs/>
        </w:rPr>
        <w:t>Positioning accuracy requirements for SL positioning are expressed as accuracy requirements of particular percentiles of UEs for one or more of the following metrics:</w:t>
      </w:r>
    </w:p>
    <w:p w14:paraId="4439DEC6" w14:textId="77777777" w:rsidR="00CD562E" w:rsidRPr="002D09B4" w:rsidRDefault="00CD562E" w:rsidP="00CF6E6D">
      <w:pPr>
        <w:pStyle w:val="ListParagraph"/>
        <w:numPr>
          <w:ilvl w:val="0"/>
          <w:numId w:val="373"/>
        </w:numPr>
      </w:pPr>
      <w:r w:rsidRPr="002D09B4">
        <w:t>Ranging accuracy, expressed as the difference (error) between the calculated distance/direction and the actual distance/direction in relation to another node</w:t>
      </w:r>
    </w:p>
    <w:p w14:paraId="7B242266" w14:textId="77777777" w:rsidR="00CD562E" w:rsidRPr="002D09B4" w:rsidRDefault="00CD562E" w:rsidP="00CF6E6D">
      <w:pPr>
        <w:pStyle w:val="ListParagraph"/>
        <w:numPr>
          <w:ilvl w:val="0"/>
          <w:numId w:val="373"/>
        </w:numPr>
      </w:pPr>
      <w:r w:rsidRPr="002D09B4">
        <w:t>Relative positioning accuracy, expressed as the difference (error) between the calculated horizontal/vertical position and the actual horizontal/vertical position relative to another node</w:t>
      </w:r>
    </w:p>
    <w:p w14:paraId="3448A668" w14:textId="77777777" w:rsidR="00CD562E" w:rsidRPr="002D09B4" w:rsidRDefault="00CD562E" w:rsidP="00CF6E6D">
      <w:pPr>
        <w:pStyle w:val="ListParagraph"/>
        <w:numPr>
          <w:ilvl w:val="0"/>
          <w:numId w:val="373"/>
        </w:numPr>
      </w:pPr>
      <w:r w:rsidRPr="002D09B4">
        <w:t xml:space="preserve">Absolute positioning accuracy. expressed the difference (error) between the calculated horizontal/vertical position and the actual horizontal/vertical position </w:t>
      </w:r>
    </w:p>
    <w:p w14:paraId="6224A74A" w14:textId="77777777" w:rsidR="00CD562E" w:rsidRPr="002D09B4" w:rsidRDefault="00CD562E" w:rsidP="00CF6E6D">
      <w:pPr>
        <w:pStyle w:val="ListParagraph"/>
        <w:numPr>
          <w:ilvl w:val="0"/>
          <w:numId w:val="373"/>
        </w:numPr>
      </w:pPr>
      <w:r w:rsidRPr="002D09B4">
        <w:t>Note: the exact applicability of particular requirements may vary across use-cases</w:t>
      </w:r>
    </w:p>
    <w:p w14:paraId="3B558E4C" w14:textId="77777777" w:rsidR="00CD562E" w:rsidRPr="00CD562E" w:rsidRDefault="00CD562E" w:rsidP="00CD562E">
      <w:pPr>
        <w:rPr>
          <w:bCs/>
          <w:highlight w:val="green"/>
        </w:rPr>
      </w:pPr>
      <w:r w:rsidRPr="00CD562E">
        <w:rPr>
          <w:bCs/>
          <w:highlight w:val="green"/>
        </w:rPr>
        <w:t>Agreement</w:t>
      </w:r>
    </w:p>
    <w:p w14:paraId="5C40CB48" w14:textId="77777777" w:rsidR="00CD562E" w:rsidRPr="002D09B4" w:rsidRDefault="00CD562E" w:rsidP="00CD562E">
      <w:pPr>
        <w:spacing w:after="180"/>
      </w:pPr>
      <w:r w:rsidRPr="002D09B4">
        <w:t>For evaluations of relative positioning, the horizontal plane is assumed parallel to the ground.</w:t>
      </w:r>
    </w:p>
    <w:p w14:paraId="78DF51F6" w14:textId="77777777" w:rsidR="00CD562E" w:rsidRPr="00B02D80" w:rsidRDefault="00CD562E" w:rsidP="00F33E02">
      <w:pPr>
        <w:rPr>
          <w:lang w:eastAsia="x-none"/>
        </w:rPr>
      </w:pPr>
    </w:p>
    <w:p w14:paraId="30CC27C8" w14:textId="36F42520" w:rsidR="00CD562E" w:rsidRPr="005B44F1" w:rsidRDefault="001B5688" w:rsidP="00CD562E">
      <w:pPr>
        <w:rPr>
          <w:b/>
          <w:bCs/>
          <w:lang w:eastAsia="x-none"/>
        </w:rPr>
      </w:pPr>
      <w:hyperlink r:id="rId2285" w:history="1">
        <w:r w:rsidR="000B5C49">
          <w:rPr>
            <w:rStyle w:val="Hyperlink"/>
            <w:b/>
            <w:bCs/>
            <w:lang w:eastAsia="x-none"/>
          </w:rPr>
          <w:t>R1-2205527</w:t>
        </w:r>
      </w:hyperlink>
      <w:r w:rsidR="00CD562E" w:rsidRPr="005B44F1">
        <w:rPr>
          <w:b/>
          <w:bCs/>
          <w:lang w:eastAsia="x-none"/>
        </w:rPr>
        <w:tab/>
        <w:t>FL summary #2 on SL positioning scenarios and requirements</w:t>
      </w:r>
      <w:r w:rsidR="00CD562E" w:rsidRPr="005B44F1">
        <w:rPr>
          <w:b/>
          <w:bCs/>
          <w:lang w:eastAsia="x-none"/>
        </w:rPr>
        <w:tab/>
        <w:t>Moderator (Intel)</w:t>
      </w:r>
    </w:p>
    <w:p w14:paraId="368C2A23" w14:textId="412CCA45" w:rsidR="00CD562E" w:rsidRDefault="00CD562E" w:rsidP="00CD562E">
      <w:pPr>
        <w:rPr>
          <w:lang w:eastAsia="x-none"/>
        </w:rPr>
      </w:pPr>
      <w:r>
        <w:rPr>
          <w:lang w:eastAsia="x-none"/>
        </w:rPr>
        <w:t>From May 20</w:t>
      </w:r>
      <w:r w:rsidRPr="00CD562E">
        <w:rPr>
          <w:vertAlign w:val="superscript"/>
          <w:lang w:eastAsia="x-none"/>
        </w:rPr>
        <w:t>th</w:t>
      </w:r>
      <w:r>
        <w:rPr>
          <w:lang w:eastAsia="x-none"/>
        </w:rPr>
        <w:t xml:space="preserve"> GTW session</w:t>
      </w:r>
    </w:p>
    <w:p w14:paraId="6AFD133A" w14:textId="77777777" w:rsidR="005B44F1" w:rsidRPr="005B44F1" w:rsidRDefault="005B44F1" w:rsidP="005B44F1">
      <w:pPr>
        <w:rPr>
          <w:bCs/>
          <w:lang w:eastAsia="x-none"/>
        </w:rPr>
      </w:pPr>
      <w:r w:rsidRPr="005B44F1">
        <w:rPr>
          <w:bCs/>
          <w:highlight w:val="darkYellow"/>
          <w:lang w:eastAsia="x-none"/>
        </w:rPr>
        <w:t>Working assumption</w:t>
      </w:r>
    </w:p>
    <w:p w14:paraId="09D7840C" w14:textId="77777777" w:rsidR="005B44F1" w:rsidRPr="005B44F1" w:rsidRDefault="005B44F1" w:rsidP="005B44F1">
      <w:r w:rsidRPr="005B44F1">
        <w:t>For evaluation of V2X use-cases for SL positioning, the following accuracy requirements are considered:</w:t>
      </w:r>
    </w:p>
    <w:p w14:paraId="2BF16A19" w14:textId="77777777" w:rsidR="005B44F1" w:rsidRPr="005B44F1" w:rsidRDefault="005B44F1" w:rsidP="00CF6E6D">
      <w:pPr>
        <w:pStyle w:val="ListParagraph"/>
        <w:numPr>
          <w:ilvl w:val="0"/>
          <w:numId w:val="554"/>
        </w:numPr>
      </w:pPr>
      <w:r w:rsidRPr="005B44F1">
        <w:t>Set A (similar to “Set 2” defined in TR 38.845)</w:t>
      </w:r>
    </w:p>
    <w:p w14:paraId="677FFB39" w14:textId="77777777" w:rsidR="005B44F1" w:rsidRPr="005B44F1" w:rsidRDefault="005B44F1" w:rsidP="00CF6E6D">
      <w:pPr>
        <w:pStyle w:val="ListParagraph"/>
        <w:numPr>
          <w:ilvl w:val="1"/>
          <w:numId w:val="554"/>
        </w:numPr>
      </w:pPr>
      <w:r w:rsidRPr="005B44F1">
        <w:t>Horizontal accuracy of 1.5 m (absolute and relative); Vertical accuracy of 3 m (absolute and relative) for 90% of UEs</w:t>
      </w:r>
    </w:p>
    <w:p w14:paraId="33D5B81D" w14:textId="77777777" w:rsidR="005B44F1" w:rsidRPr="005B44F1" w:rsidRDefault="005B44F1" w:rsidP="00CF6E6D">
      <w:pPr>
        <w:pStyle w:val="ListParagraph"/>
        <w:numPr>
          <w:ilvl w:val="0"/>
          <w:numId w:val="554"/>
        </w:numPr>
      </w:pPr>
      <w:r w:rsidRPr="005B44F1">
        <w:t>Set B (similar to “Set 3” defined in TR 38.845)</w:t>
      </w:r>
    </w:p>
    <w:p w14:paraId="2904F46C" w14:textId="77777777" w:rsidR="005B44F1" w:rsidRPr="005B44F1" w:rsidRDefault="005B44F1" w:rsidP="00CF6E6D">
      <w:pPr>
        <w:pStyle w:val="ListParagraph"/>
        <w:numPr>
          <w:ilvl w:val="1"/>
          <w:numId w:val="554"/>
        </w:numPr>
      </w:pPr>
      <w:r w:rsidRPr="005B44F1">
        <w:t>Horizontal accuracy of 0.5 m (absolute and relative); Vertical accuracy of 2 m (absolute and relative) for 90% of UEs</w:t>
      </w:r>
    </w:p>
    <w:p w14:paraId="3E219C71" w14:textId="77777777" w:rsidR="005B44F1" w:rsidRPr="005B44F1" w:rsidRDefault="005B44F1" w:rsidP="00CF6E6D">
      <w:pPr>
        <w:pStyle w:val="ListParagraph"/>
        <w:numPr>
          <w:ilvl w:val="0"/>
          <w:numId w:val="554"/>
        </w:numPr>
      </w:pPr>
      <w:r w:rsidRPr="005B44F1">
        <w:t xml:space="preserve">Note 1: For evaluated SL positioning methods, companies are expected to report: </w:t>
      </w:r>
    </w:p>
    <w:p w14:paraId="2A7B6049" w14:textId="1D9641D9" w:rsidR="005B44F1" w:rsidRPr="005B44F1" w:rsidRDefault="005B44F1" w:rsidP="00CF6E6D">
      <w:pPr>
        <w:pStyle w:val="ListParagraph"/>
        <w:numPr>
          <w:ilvl w:val="1"/>
          <w:numId w:val="554"/>
        </w:numPr>
      </w:pPr>
      <w:r w:rsidRPr="005B44F1">
        <w:t xml:space="preserve">whether each of the two requirements are satisfied, and </w:t>
      </w:r>
    </w:p>
    <w:p w14:paraId="5A29A410" w14:textId="39ACD3CF" w:rsidR="005B44F1" w:rsidRPr="005B44F1" w:rsidRDefault="005B44F1" w:rsidP="00CF6E6D">
      <w:pPr>
        <w:pStyle w:val="ListParagraph"/>
        <w:numPr>
          <w:ilvl w:val="1"/>
          <w:numId w:val="554"/>
        </w:numPr>
      </w:pPr>
      <w:r w:rsidRPr="005B44F1">
        <w:t>%-ile of UEs satisfying the target positioning accuracy for a requirement that may not be satisfied with 90%.</w:t>
      </w:r>
    </w:p>
    <w:p w14:paraId="0A87E7F6" w14:textId="77777777" w:rsidR="005B44F1" w:rsidRPr="005B44F1" w:rsidRDefault="005B44F1" w:rsidP="00CF6E6D">
      <w:pPr>
        <w:pStyle w:val="ListParagraph"/>
        <w:numPr>
          <w:ilvl w:val="0"/>
          <w:numId w:val="554"/>
        </w:numPr>
      </w:pPr>
      <w:r w:rsidRPr="005B44F1">
        <w:t>Note 2: target positioning requirements may not necessarily be reached for all scenarios and deployments</w:t>
      </w:r>
    </w:p>
    <w:p w14:paraId="1ADA7C4C" w14:textId="77777777" w:rsidR="005B44F1" w:rsidRPr="005B44F1" w:rsidRDefault="005B44F1" w:rsidP="00CF6E6D">
      <w:pPr>
        <w:pStyle w:val="ListParagraph"/>
        <w:numPr>
          <w:ilvl w:val="0"/>
          <w:numId w:val="554"/>
        </w:numPr>
      </w:pPr>
      <w:r w:rsidRPr="005B44F1">
        <w:t>Note 3: all positioning techniques may not achieve all positioning requirements in all scenarios</w:t>
      </w:r>
    </w:p>
    <w:p w14:paraId="6C9CBCCF" w14:textId="77777777" w:rsidR="005B44F1" w:rsidRPr="005B44F1" w:rsidRDefault="005B44F1" w:rsidP="005B44F1">
      <w:pPr>
        <w:rPr>
          <w:highlight w:val="green"/>
        </w:rPr>
      </w:pPr>
      <w:r w:rsidRPr="005B44F1">
        <w:rPr>
          <w:highlight w:val="green"/>
        </w:rPr>
        <w:t>Agreement</w:t>
      </w:r>
    </w:p>
    <w:p w14:paraId="54044809" w14:textId="77777777" w:rsidR="005B44F1" w:rsidRPr="005B44F1" w:rsidRDefault="005B44F1" w:rsidP="005B44F1">
      <w:r w:rsidRPr="005B44F1">
        <w:t>For evaluation of public safety use-cases for SL positioning solutions, the following accuracy requirements are considered:</w:t>
      </w:r>
    </w:p>
    <w:p w14:paraId="434C5E68" w14:textId="77777777" w:rsidR="005B44F1" w:rsidRPr="005B44F1" w:rsidRDefault="005B44F1" w:rsidP="00CF6E6D">
      <w:pPr>
        <w:pStyle w:val="ListParagraph"/>
        <w:numPr>
          <w:ilvl w:val="0"/>
          <w:numId w:val="555"/>
        </w:numPr>
      </w:pPr>
      <w:r w:rsidRPr="005B44F1">
        <w:t>1 m (absolute or relative) horizontal accuracy and 2 m (absolute or relative between 2 UEs) or 0.3 m (relative positioning change for one UE) vertical accuracy for 90% of UEs</w:t>
      </w:r>
    </w:p>
    <w:p w14:paraId="63CE8D27" w14:textId="77777777" w:rsidR="005B44F1" w:rsidRPr="005B44F1" w:rsidRDefault="005B44F1" w:rsidP="00CF6E6D">
      <w:pPr>
        <w:pStyle w:val="ListParagraph"/>
        <w:numPr>
          <w:ilvl w:val="0"/>
          <w:numId w:val="555"/>
        </w:numPr>
      </w:pPr>
      <w:r w:rsidRPr="005B44F1">
        <w:t>Relative speed: up to 30 km/hr.</w:t>
      </w:r>
    </w:p>
    <w:p w14:paraId="0609F50D" w14:textId="77777777" w:rsidR="005B44F1" w:rsidRPr="005B44F1" w:rsidRDefault="005B44F1" w:rsidP="00CF6E6D">
      <w:pPr>
        <w:pStyle w:val="ListParagraph"/>
        <w:numPr>
          <w:ilvl w:val="0"/>
          <w:numId w:val="555"/>
        </w:numPr>
      </w:pPr>
      <w:r w:rsidRPr="005B44F1">
        <w:t xml:space="preserve">Note 1: For evaluated SL positioning methods, companies are expected to report: </w:t>
      </w:r>
    </w:p>
    <w:p w14:paraId="470AAC12" w14:textId="2836E1AC" w:rsidR="005B44F1" w:rsidRPr="005B44F1" w:rsidRDefault="005B44F1" w:rsidP="00CF6E6D">
      <w:pPr>
        <w:pStyle w:val="ListParagraph"/>
        <w:numPr>
          <w:ilvl w:val="1"/>
          <w:numId w:val="555"/>
        </w:numPr>
      </w:pPr>
      <w:r w:rsidRPr="005B44F1">
        <w:t xml:space="preserve">whether the requirement is satisfied, and </w:t>
      </w:r>
    </w:p>
    <w:p w14:paraId="7F77F8CA" w14:textId="4C0D2057" w:rsidR="005B44F1" w:rsidRPr="005B44F1" w:rsidRDefault="005B44F1" w:rsidP="00CF6E6D">
      <w:pPr>
        <w:pStyle w:val="ListParagraph"/>
        <w:numPr>
          <w:ilvl w:val="1"/>
          <w:numId w:val="555"/>
        </w:numPr>
      </w:pPr>
      <w:r w:rsidRPr="005B44F1">
        <w:t>%-ile of UEs satisfying the target positioning accuracy if the requirement may not be satisfied with 90%.</w:t>
      </w:r>
    </w:p>
    <w:p w14:paraId="38905DD0" w14:textId="77777777" w:rsidR="005B44F1" w:rsidRPr="005B44F1" w:rsidRDefault="005B44F1" w:rsidP="00CF6E6D">
      <w:pPr>
        <w:pStyle w:val="ListParagraph"/>
        <w:numPr>
          <w:ilvl w:val="0"/>
          <w:numId w:val="555"/>
        </w:numPr>
      </w:pPr>
      <w:r w:rsidRPr="005B44F1">
        <w:t>Note 2: target positioning requirements may not necessarily be reached for all scenarios and deployments</w:t>
      </w:r>
    </w:p>
    <w:p w14:paraId="156BB4EE" w14:textId="77777777" w:rsidR="005B44F1" w:rsidRPr="005B44F1" w:rsidRDefault="005B44F1" w:rsidP="00CF6E6D">
      <w:pPr>
        <w:pStyle w:val="ListParagraph"/>
        <w:numPr>
          <w:ilvl w:val="0"/>
          <w:numId w:val="555"/>
        </w:numPr>
      </w:pPr>
      <w:r w:rsidRPr="005B44F1">
        <w:t>Note 3: all positioning techniques may not achieve all positioning requirements in all scenarios</w:t>
      </w:r>
    </w:p>
    <w:p w14:paraId="0C1336AD" w14:textId="77777777" w:rsidR="005B44F1" w:rsidRPr="005B44F1" w:rsidRDefault="005B44F1" w:rsidP="005B44F1">
      <w:pPr>
        <w:rPr>
          <w:highlight w:val="green"/>
        </w:rPr>
      </w:pPr>
      <w:r w:rsidRPr="005B44F1">
        <w:rPr>
          <w:highlight w:val="green"/>
        </w:rPr>
        <w:t>Agreement</w:t>
      </w:r>
    </w:p>
    <w:p w14:paraId="58253854" w14:textId="77777777" w:rsidR="005B44F1" w:rsidRPr="005B44F1" w:rsidRDefault="005B44F1" w:rsidP="005B44F1">
      <w:r w:rsidRPr="005B44F1">
        <w:t>For evaluation of commercial use-cases for SL positioning solutions, the following accuracy requirements are considered:</w:t>
      </w:r>
    </w:p>
    <w:p w14:paraId="26EED22C" w14:textId="77777777" w:rsidR="005B44F1" w:rsidRPr="005B44F1" w:rsidRDefault="005B44F1" w:rsidP="00CF6E6D">
      <w:pPr>
        <w:pStyle w:val="ListParagraph"/>
        <w:numPr>
          <w:ilvl w:val="0"/>
          <w:numId w:val="556"/>
        </w:numPr>
      </w:pPr>
      <w:r w:rsidRPr="005B44F1">
        <w:t>1 m (absolute or relative) horizontal accuracy and 2 m (absolute or relative) vertical accuracy for 90% of UEs</w:t>
      </w:r>
    </w:p>
    <w:p w14:paraId="3301ABCA" w14:textId="77777777" w:rsidR="005B44F1" w:rsidRPr="005B44F1" w:rsidRDefault="005B44F1" w:rsidP="00CF6E6D">
      <w:pPr>
        <w:pStyle w:val="ListParagraph"/>
        <w:numPr>
          <w:ilvl w:val="0"/>
          <w:numId w:val="556"/>
        </w:numPr>
      </w:pPr>
      <w:r w:rsidRPr="005B44F1">
        <w:t>Relative speed: up to 30 km/hr.</w:t>
      </w:r>
    </w:p>
    <w:p w14:paraId="62283B00" w14:textId="77777777" w:rsidR="005B44F1" w:rsidRPr="005B44F1" w:rsidRDefault="005B44F1" w:rsidP="00CF6E6D">
      <w:pPr>
        <w:pStyle w:val="ListParagraph"/>
        <w:numPr>
          <w:ilvl w:val="0"/>
          <w:numId w:val="556"/>
        </w:numPr>
      </w:pPr>
      <w:r w:rsidRPr="005B44F1">
        <w:t xml:space="preserve">Note 1: For evaluated SL positioning methods, companies are expected to report: </w:t>
      </w:r>
    </w:p>
    <w:p w14:paraId="3C6C47F1" w14:textId="25F09C37" w:rsidR="005B44F1" w:rsidRPr="005B44F1" w:rsidRDefault="005B44F1" w:rsidP="00CF6E6D">
      <w:pPr>
        <w:pStyle w:val="ListParagraph"/>
        <w:numPr>
          <w:ilvl w:val="1"/>
          <w:numId w:val="556"/>
        </w:numPr>
      </w:pPr>
      <w:r w:rsidRPr="005B44F1">
        <w:t xml:space="preserve">whether the requirement is satisfied, and </w:t>
      </w:r>
    </w:p>
    <w:p w14:paraId="2110B355" w14:textId="6D129FC4" w:rsidR="005B44F1" w:rsidRPr="005B44F1" w:rsidRDefault="005B44F1" w:rsidP="00CF6E6D">
      <w:pPr>
        <w:pStyle w:val="ListParagraph"/>
        <w:numPr>
          <w:ilvl w:val="1"/>
          <w:numId w:val="556"/>
        </w:numPr>
      </w:pPr>
      <w:r w:rsidRPr="005B44F1">
        <w:t>%-ile of UEs satisfying the target positioning accuracy if the requirement may not be satisfied with 90%.</w:t>
      </w:r>
    </w:p>
    <w:p w14:paraId="18BC81FF" w14:textId="77777777" w:rsidR="005B44F1" w:rsidRPr="005B44F1" w:rsidRDefault="005B44F1" w:rsidP="00CF6E6D">
      <w:pPr>
        <w:pStyle w:val="ListParagraph"/>
        <w:numPr>
          <w:ilvl w:val="0"/>
          <w:numId w:val="556"/>
        </w:numPr>
      </w:pPr>
      <w:r w:rsidRPr="005B44F1">
        <w:lastRenderedPageBreak/>
        <w:t>Note 2: target positioning requirements may not necessarily be reached for all scenarios and deployments</w:t>
      </w:r>
    </w:p>
    <w:p w14:paraId="12D3DD5F" w14:textId="77777777" w:rsidR="005B44F1" w:rsidRPr="005B44F1" w:rsidRDefault="005B44F1" w:rsidP="00CF6E6D">
      <w:pPr>
        <w:pStyle w:val="ListParagraph"/>
        <w:numPr>
          <w:ilvl w:val="0"/>
          <w:numId w:val="556"/>
        </w:numPr>
      </w:pPr>
      <w:r w:rsidRPr="005B44F1">
        <w:t>Note 3: all positioning techniques may not achieve all positioning requirements in all scenarios</w:t>
      </w:r>
    </w:p>
    <w:p w14:paraId="0770252D" w14:textId="77777777" w:rsidR="005B44F1" w:rsidRPr="005B44F1" w:rsidRDefault="005B44F1" w:rsidP="005B44F1">
      <w:pPr>
        <w:rPr>
          <w:highlight w:val="darkYellow"/>
        </w:rPr>
      </w:pPr>
      <w:r w:rsidRPr="005B44F1">
        <w:rPr>
          <w:highlight w:val="darkYellow"/>
        </w:rPr>
        <w:t>Working assumption</w:t>
      </w:r>
    </w:p>
    <w:p w14:paraId="744ED363" w14:textId="77777777" w:rsidR="005B44F1" w:rsidRPr="005B44F1" w:rsidRDefault="005B44F1" w:rsidP="005B44F1">
      <w:r w:rsidRPr="005B44F1">
        <w:t>For evaluation of IIoT use-cases for SL positioning solutions, the following accuracy requirements are considered:</w:t>
      </w:r>
    </w:p>
    <w:p w14:paraId="0F1064F8" w14:textId="77777777" w:rsidR="005B44F1" w:rsidRPr="005B44F1" w:rsidRDefault="005B44F1" w:rsidP="00CF6E6D">
      <w:pPr>
        <w:pStyle w:val="ListParagraph"/>
        <w:numPr>
          <w:ilvl w:val="0"/>
          <w:numId w:val="557"/>
        </w:numPr>
      </w:pPr>
      <w:r w:rsidRPr="005B44F1">
        <w:t xml:space="preserve">For horizontal accuracy, </w:t>
      </w:r>
    </w:p>
    <w:p w14:paraId="02FE3612" w14:textId="77777777" w:rsidR="005B44F1" w:rsidRPr="005B44F1" w:rsidRDefault="005B44F1" w:rsidP="00CF6E6D">
      <w:pPr>
        <w:pStyle w:val="ListParagraph"/>
        <w:numPr>
          <w:ilvl w:val="1"/>
          <w:numId w:val="557"/>
        </w:numPr>
      </w:pPr>
      <w:r w:rsidRPr="005B44F1">
        <w:t>Set A: 1 m (absolute or relative) for 90% of UEs</w:t>
      </w:r>
    </w:p>
    <w:p w14:paraId="6D6CF7F3" w14:textId="77777777" w:rsidR="005B44F1" w:rsidRPr="005B44F1" w:rsidRDefault="005B44F1" w:rsidP="00CF6E6D">
      <w:pPr>
        <w:pStyle w:val="ListParagraph"/>
        <w:numPr>
          <w:ilvl w:val="1"/>
          <w:numId w:val="557"/>
        </w:numPr>
      </w:pPr>
      <w:r w:rsidRPr="005B44F1">
        <w:t>Set B: 0.2 m (absolute or relative) for 90% of UEs</w:t>
      </w:r>
    </w:p>
    <w:p w14:paraId="087113F4" w14:textId="77777777" w:rsidR="005B44F1" w:rsidRPr="005B44F1" w:rsidRDefault="005B44F1" w:rsidP="00CF6E6D">
      <w:pPr>
        <w:pStyle w:val="ListParagraph"/>
        <w:numPr>
          <w:ilvl w:val="0"/>
          <w:numId w:val="557"/>
        </w:numPr>
      </w:pPr>
      <w:r w:rsidRPr="005B44F1">
        <w:t xml:space="preserve">For vertical accuracy, </w:t>
      </w:r>
    </w:p>
    <w:p w14:paraId="7517269E" w14:textId="77777777" w:rsidR="005B44F1" w:rsidRPr="005B44F1" w:rsidRDefault="005B44F1" w:rsidP="00CF6E6D">
      <w:pPr>
        <w:pStyle w:val="ListParagraph"/>
        <w:numPr>
          <w:ilvl w:val="1"/>
          <w:numId w:val="557"/>
        </w:numPr>
      </w:pPr>
      <w:r w:rsidRPr="005B44F1">
        <w:t>Set A: 1 m (absolute or relative) for 90% of UEs</w:t>
      </w:r>
    </w:p>
    <w:p w14:paraId="14317755" w14:textId="77777777" w:rsidR="005B44F1" w:rsidRPr="005B44F1" w:rsidRDefault="005B44F1" w:rsidP="00CF6E6D">
      <w:pPr>
        <w:pStyle w:val="ListParagraph"/>
        <w:numPr>
          <w:ilvl w:val="1"/>
          <w:numId w:val="557"/>
        </w:numPr>
      </w:pPr>
      <w:r w:rsidRPr="005B44F1">
        <w:t>Set B: 0.2 m (absolute or relative) for 90% of UEs</w:t>
      </w:r>
    </w:p>
    <w:p w14:paraId="48BBBC23" w14:textId="77777777" w:rsidR="005B44F1" w:rsidRPr="005B44F1" w:rsidRDefault="005B44F1" w:rsidP="00CF6E6D">
      <w:pPr>
        <w:pStyle w:val="ListParagraph"/>
        <w:numPr>
          <w:ilvl w:val="0"/>
          <w:numId w:val="557"/>
        </w:numPr>
      </w:pPr>
      <w:r w:rsidRPr="005B44F1">
        <w:t>Relative speed: up to 30 km/hr.</w:t>
      </w:r>
    </w:p>
    <w:p w14:paraId="652D76C2" w14:textId="77777777" w:rsidR="005B44F1" w:rsidRPr="005B44F1" w:rsidRDefault="005B44F1" w:rsidP="00CF6E6D">
      <w:pPr>
        <w:pStyle w:val="ListParagraph"/>
        <w:numPr>
          <w:ilvl w:val="0"/>
          <w:numId w:val="557"/>
        </w:numPr>
      </w:pPr>
      <w:r w:rsidRPr="005B44F1">
        <w:t xml:space="preserve">Note 1: For evaluated SL positioning methods, companies are expected to report: </w:t>
      </w:r>
    </w:p>
    <w:p w14:paraId="1C31EDD6" w14:textId="0594544D" w:rsidR="005B44F1" w:rsidRPr="005B44F1" w:rsidRDefault="005B44F1" w:rsidP="00CF6E6D">
      <w:pPr>
        <w:pStyle w:val="ListParagraph"/>
        <w:numPr>
          <w:ilvl w:val="1"/>
          <w:numId w:val="557"/>
        </w:numPr>
      </w:pPr>
      <w:r w:rsidRPr="005B44F1">
        <w:t xml:space="preserve">whether each of the two requirements are satisfied, and </w:t>
      </w:r>
    </w:p>
    <w:p w14:paraId="427DD9CC" w14:textId="5676F21C" w:rsidR="005B44F1" w:rsidRPr="005B44F1" w:rsidRDefault="005B44F1" w:rsidP="00CF6E6D">
      <w:pPr>
        <w:pStyle w:val="ListParagraph"/>
        <w:numPr>
          <w:ilvl w:val="1"/>
          <w:numId w:val="557"/>
        </w:numPr>
      </w:pPr>
      <w:r w:rsidRPr="005B44F1">
        <w:t>%-ile of UEs satisfying the target positioning accuracy for a requirement that may not be satisfied with 90%.</w:t>
      </w:r>
    </w:p>
    <w:p w14:paraId="711943A5" w14:textId="77777777" w:rsidR="005B44F1" w:rsidRPr="005B44F1" w:rsidRDefault="005B44F1" w:rsidP="00CF6E6D">
      <w:pPr>
        <w:pStyle w:val="ListParagraph"/>
        <w:numPr>
          <w:ilvl w:val="0"/>
          <w:numId w:val="557"/>
        </w:numPr>
      </w:pPr>
      <w:r w:rsidRPr="005B44F1">
        <w:t>Note 2: target positioning requirements may not necessarily be reached for all scenarios and deployments</w:t>
      </w:r>
    </w:p>
    <w:p w14:paraId="7144F74A" w14:textId="77777777" w:rsidR="005B44F1" w:rsidRPr="005B44F1" w:rsidRDefault="005B44F1" w:rsidP="00CF6E6D">
      <w:pPr>
        <w:pStyle w:val="ListParagraph"/>
        <w:numPr>
          <w:ilvl w:val="0"/>
          <w:numId w:val="557"/>
        </w:numPr>
      </w:pPr>
      <w:r w:rsidRPr="005B44F1">
        <w:t>Note 3: all positioning techniques may not achieve all positioning requirements in all scenarios</w:t>
      </w:r>
    </w:p>
    <w:p w14:paraId="7DCFD6E1" w14:textId="0AA0D597" w:rsidR="005B44F1" w:rsidRDefault="005B44F1" w:rsidP="005B44F1">
      <w:pPr>
        <w:rPr>
          <w:lang w:eastAsia="x-none"/>
        </w:rPr>
      </w:pPr>
    </w:p>
    <w:p w14:paraId="37598DA2" w14:textId="41134E9E" w:rsidR="005B44F1" w:rsidRDefault="005B44F1" w:rsidP="005B44F1">
      <w:pPr>
        <w:rPr>
          <w:lang w:eastAsia="x-none"/>
        </w:rPr>
      </w:pPr>
      <w:r w:rsidRPr="00CD562E">
        <w:rPr>
          <w:b/>
          <w:bCs/>
          <w:lang w:eastAsia="x-none"/>
        </w:rPr>
        <w:t>Decision:</w:t>
      </w:r>
      <w:r>
        <w:rPr>
          <w:lang w:eastAsia="x-none"/>
        </w:rPr>
        <w:t xml:space="preserve"> As per email decision posted on May 21</w:t>
      </w:r>
      <w:r w:rsidRPr="005B44F1">
        <w:rPr>
          <w:vertAlign w:val="superscript"/>
          <w:lang w:eastAsia="x-none"/>
        </w:rPr>
        <w:t>st</w:t>
      </w:r>
      <w:r>
        <w:rPr>
          <w:lang w:eastAsia="x-none"/>
        </w:rPr>
        <w:t>,</w:t>
      </w:r>
    </w:p>
    <w:p w14:paraId="29735F77" w14:textId="77777777" w:rsidR="005B44F1" w:rsidRPr="000973EC" w:rsidRDefault="005B44F1" w:rsidP="005B44F1">
      <w:pPr>
        <w:rPr>
          <w:highlight w:val="green"/>
        </w:rPr>
      </w:pPr>
      <w:r w:rsidRPr="000973EC">
        <w:rPr>
          <w:highlight w:val="green"/>
        </w:rPr>
        <w:t>Agreement</w:t>
      </w:r>
    </w:p>
    <w:p w14:paraId="4A221718" w14:textId="77777777" w:rsidR="005B44F1" w:rsidRPr="00897346" w:rsidRDefault="005B44F1" w:rsidP="005B44F1">
      <w:pPr>
        <w:rPr>
          <w:iCs/>
        </w:rPr>
      </w:pPr>
      <w:r w:rsidRPr="00897346">
        <w:rPr>
          <w:iCs/>
        </w:rPr>
        <w:t>For evaluations in Rel-18, ranging requirements for SL positioning are defined as:</w:t>
      </w:r>
    </w:p>
    <w:p w14:paraId="18DCDCC5" w14:textId="77777777" w:rsidR="005B44F1" w:rsidRPr="005B44F1" w:rsidRDefault="005B44F1" w:rsidP="00CF6E6D">
      <w:pPr>
        <w:pStyle w:val="ListParagraph"/>
        <w:numPr>
          <w:ilvl w:val="0"/>
          <w:numId w:val="552"/>
        </w:numPr>
        <w:rPr>
          <w:iCs/>
        </w:rPr>
      </w:pPr>
      <w:r w:rsidRPr="005B44F1">
        <w:rPr>
          <w:iCs/>
        </w:rPr>
        <w:t xml:space="preserve">For a given use-case, the value of the distance requirement for ranging distance accuracy is same as the value identified for horizontal positioning accuracy for relative positioning. </w:t>
      </w:r>
    </w:p>
    <w:p w14:paraId="6C0E3E5E" w14:textId="77777777" w:rsidR="005B44F1" w:rsidRPr="005B44F1" w:rsidRDefault="005B44F1" w:rsidP="00CF6E6D">
      <w:pPr>
        <w:pStyle w:val="ListParagraph"/>
        <w:numPr>
          <w:ilvl w:val="0"/>
          <w:numId w:val="552"/>
        </w:numPr>
        <w:rPr>
          <w:iCs/>
        </w:rPr>
      </w:pPr>
      <w:r w:rsidRPr="005B44F1">
        <w:rPr>
          <w:iCs/>
        </w:rPr>
        <w:t>The requirement on ranging direction accuracy is Y degrees for 90% of UEs.</w:t>
      </w:r>
    </w:p>
    <w:p w14:paraId="797B7CF4" w14:textId="77777777" w:rsidR="005B44F1" w:rsidRPr="005B44F1" w:rsidRDefault="005B44F1" w:rsidP="00CF6E6D">
      <w:pPr>
        <w:pStyle w:val="ListParagraph"/>
        <w:numPr>
          <w:ilvl w:val="1"/>
          <w:numId w:val="552"/>
        </w:numPr>
        <w:rPr>
          <w:iCs/>
        </w:rPr>
      </w:pPr>
      <w:r w:rsidRPr="005B44F1">
        <w:rPr>
          <w:iCs/>
        </w:rPr>
        <w:t>FFS: Exact definition of ranging direction accuracy, including value(s) of Y and reference direction</w:t>
      </w:r>
    </w:p>
    <w:p w14:paraId="6637716C" w14:textId="77777777" w:rsidR="005B44F1" w:rsidRPr="000973EC" w:rsidRDefault="005B44F1" w:rsidP="005B44F1">
      <w:pPr>
        <w:rPr>
          <w:highlight w:val="green"/>
        </w:rPr>
      </w:pPr>
      <w:r w:rsidRPr="000973EC">
        <w:rPr>
          <w:highlight w:val="green"/>
        </w:rPr>
        <w:t>Agreement</w:t>
      </w:r>
    </w:p>
    <w:p w14:paraId="78073444" w14:textId="77777777" w:rsidR="005B44F1" w:rsidRPr="00897346" w:rsidRDefault="005B44F1" w:rsidP="005B44F1">
      <w:pPr>
        <w:rPr>
          <w:iCs/>
        </w:rPr>
      </w:pPr>
      <w:r w:rsidRPr="00897346">
        <w:rPr>
          <w:iCs/>
        </w:rPr>
        <w:t>For Rel-18 studies on SL positioning, focus on positioning accuracy</w:t>
      </w:r>
    </w:p>
    <w:p w14:paraId="476D1475" w14:textId="77777777" w:rsidR="005B44F1" w:rsidRPr="005B44F1" w:rsidRDefault="005B44F1" w:rsidP="00CF6E6D">
      <w:pPr>
        <w:pStyle w:val="ListParagraph"/>
        <w:numPr>
          <w:ilvl w:val="0"/>
          <w:numId w:val="553"/>
        </w:numPr>
        <w:rPr>
          <w:iCs/>
        </w:rPr>
      </w:pPr>
      <w:r w:rsidRPr="005B44F1">
        <w:rPr>
          <w:iCs/>
        </w:rPr>
        <w:t>Note: End-to-end positioning latency is expected to satisfy a latency budget of X second(s).</w:t>
      </w:r>
    </w:p>
    <w:p w14:paraId="3EB69ACE" w14:textId="77777777" w:rsidR="005B44F1" w:rsidRPr="005B44F1" w:rsidRDefault="005B44F1" w:rsidP="00CF6E6D">
      <w:pPr>
        <w:pStyle w:val="ListParagraph"/>
        <w:numPr>
          <w:ilvl w:val="1"/>
          <w:numId w:val="553"/>
        </w:numPr>
        <w:rPr>
          <w:iCs/>
        </w:rPr>
      </w:pPr>
      <w:r w:rsidRPr="005B44F1">
        <w:rPr>
          <w:iCs/>
        </w:rPr>
        <w:t>FFS: value of X</w:t>
      </w:r>
    </w:p>
    <w:p w14:paraId="6E58A1F7" w14:textId="594A65F5" w:rsidR="00CD562E" w:rsidRDefault="00CD562E" w:rsidP="00CD562E">
      <w:pPr>
        <w:rPr>
          <w:lang w:eastAsia="x-none"/>
        </w:rPr>
      </w:pPr>
    </w:p>
    <w:p w14:paraId="3D256929" w14:textId="2A989510" w:rsidR="00F33E02" w:rsidRPr="00B112C6" w:rsidRDefault="00CD562E" w:rsidP="00CD562E">
      <w:pPr>
        <w:rPr>
          <w:lang w:eastAsia="x-none"/>
        </w:rPr>
      </w:pPr>
      <w:r>
        <w:rPr>
          <w:lang w:eastAsia="x-none"/>
        </w:rPr>
        <w:t xml:space="preserve">Final summary in </w:t>
      </w:r>
      <w:hyperlink r:id="rId2286" w:history="1">
        <w:r w:rsidR="000B5C49">
          <w:rPr>
            <w:rStyle w:val="Hyperlink"/>
            <w:lang w:eastAsia="x-none"/>
          </w:rPr>
          <w:t>R1-2205595</w:t>
        </w:r>
      </w:hyperlink>
      <w:r w:rsidR="005B44F1">
        <w:rPr>
          <w:lang w:eastAsia="x-none"/>
        </w:rPr>
        <w:t>.</w:t>
      </w:r>
    </w:p>
    <w:p w14:paraId="49DECB69" w14:textId="77777777" w:rsidR="008F4B8C" w:rsidRPr="003B3DC0" w:rsidRDefault="008F4B8C" w:rsidP="00746357">
      <w:pPr>
        <w:pStyle w:val="Heading4"/>
      </w:pPr>
      <w:bookmarkStart w:id="334" w:name="_Toc101357074"/>
      <w:bookmarkStart w:id="335" w:name="_Toc105521412"/>
      <w:r w:rsidRPr="003B3DC0">
        <w:t>Evaluation of SL positioning</w:t>
      </w:r>
      <w:bookmarkEnd w:id="334"/>
      <w:bookmarkEnd w:id="335"/>
    </w:p>
    <w:p w14:paraId="032E5C55" w14:textId="4CFBDE25" w:rsidR="008F4B8C" w:rsidRDefault="008F4B8C" w:rsidP="008F4B8C">
      <w:pPr>
        <w:rPr>
          <w:i/>
          <w:lang w:val="en-US" w:eastAsia="ko-KR"/>
        </w:rPr>
      </w:pPr>
      <w:r w:rsidRPr="003B3DC0">
        <w:rPr>
          <w:i/>
          <w:lang w:eastAsia="x-none"/>
        </w:rPr>
        <w:t xml:space="preserve">Including evaluation methodology </w:t>
      </w:r>
      <w:r w:rsidRPr="003B3DC0">
        <w:rPr>
          <w:i/>
          <w:lang w:val="en-US" w:eastAsia="ko-KR"/>
        </w:rPr>
        <w:t>and performance evaluation results</w:t>
      </w:r>
    </w:p>
    <w:p w14:paraId="7586037C" w14:textId="4D18A654" w:rsidR="00746357" w:rsidRDefault="00746357" w:rsidP="00746357">
      <w:pPr>
        <w:rPr>
          <w:lang w:val="en-US" w:eastAsia="ko-KR"/>
        </w:rPr>
      </w:pPr>
    </w:p>
    <w:p w14:paraId="4DE3861C" w14:textId="621F2DC3" w:rsidR="00F87981" w:rsidRDefault="001B5688" w:rsidP="00F87981">
      <w:pPr>
        <w:rPr>
          <w:b/>
          <w:bCs/>
          <w:lang w:eastAsia="x-none"/>
        </w:rPr>
      </w:pPr>
      <w:hyperlink r:id="rId2287" w:history="1">
        <w:r w:rsidR="000B5C49">
          <w:rPr>
            <w:rStyle w:val="Hyperlink"/>
            <w:b/>
            <w:bCs/>
            <w:lang w:eastAsia="x-none"/>
          </w:rPr>
          <w:t>R1-2204754</w:t>
        </w:r>
      </w:hyperlink>
      <w:r w:rsidR="00F87981" w:rsidRPr="00F87981">
        <w:rPr>
          <w:b/>
          <w:bCs/>
          <w:lang w:eastAsia="x-none"/>
        </w:rPr>
        <w:tab/>
        <w:t>Discussion on evaluation methods and results of sidelink based positioning</w:t>
      </w:r>
      <w:r w:rsidR="00F87981" w:rsidRPr="00F87981">
        <w:rPr>
          <w:b/>
          <w:bCs/>
          <w:lang w:eastAsia="x-none"/>
        </w:rPr>
        <w:tab/>
        <w:t>CEWiT</w:t>
      </w:r>
    </w:p>
    <w:p w14:paraId="1D9485B7" w14:textId="77777777" w:rsidR="00FA1A60" w:rsidRPr="00EA248A" w:rsidRDefault="00FA1A60" w:rsidP="007A297D">
      <w:pPr>
        <w:pStyle w:val="ListParagraph"/>
        <w:numPr>
          <w:ilvl w:val="0"/>
          <w:numId w:val="71"/>
        </w:numPr>
        <w:spacing w:after="0"/>
        <w:rPr>
          <w:sz w:val="18"/>
          <w:szCs w:val="18"/>
        </w:rPr>
      </w:pPr>
      <w:r w:rsidRPr="00EA248A">
        <w:rPr>
          <w:sz w:val="18"/>
          <w:szCs w:val="18"/>
          <w:lang w:val="en-US" w:eastAsia="ko-KR"/>
        </w:rPr>
        <w:t>Proposal 1: Rel 17 sidelink-based positioning evaluation should be performed for V2X, IIoT Public safety use cases for in coverage, partial coverage, and out of coverage scenarios.</w:t>
      </w:r>
    </w:p>
    <w:p w14:paraId="0B81F245" w14:textId="77777777" w:rsidR="00FA1A60" w:rsidRPr="00EA248A" w:rsidRDefault="00FA1A60" w:rsidP="007A297D">
      <w:pPr>
        <w:pStyle w:val="ListParagraph"/>
        <w:numPr>
          <w:ilvl w:val="0"/>
          <w:numId w:val="71"/>
        </w:numPr>
        <w:spacing w:after="0"/>
        <w:rPr>
          <w:rFonts w:eastAsia="MS Mincho;ＭＳ 明朝"/>
          <w:sz w:val="18"/>
          <w:szCs w:val="18"/>
          <w:lang w:val="en-US"/>
        </w:rPr>
      </w:pPr>
      <w:r w:rsidRPr="00EA248A">
        <w:rPr>
          <w:rFonts w:eastAsia="MS Mincho;ＭＳ 明朝"/>
          <w:sz w:val="18"/>
          <w:szCs w:val="18"/>
          <w:lang w:val="en-US" w:eastAsia="ko-KR"/>
        </w:rPr>
        <w:t>Proposal 2: For Rel 17 sidelink evaluation, the simulation parameters form 38.855 and 38.857 for public safety and IIoT use cases can be reused.</w:t>
      </w:r>
    </w:p>
    <w:p w14:paraId="6528E49B" w14:textId="77777777" w:rsidR="00FA1A60" w:rsidRPr="00EA248A" w:rsidRDefault="00FA1A60" w:rsidP="007A297D">
      <w:pPr>
        <w:pStyle w:val="ListParagraph"/>
        <w:numPr>
          <w:ilvl w:val="0"/>
          <w:numId w:val="71"/>
        </w:numPr>
        <w:spacing w:after="0"/>
        <w:rPr>
          <w:rFonts w:eastAsia="MS Mincho;ＭＳ 明朝"/>
          <w:sz w:val="18"/>
          <w:szCs w:val="18"/>
          <w:lang w:val="en-US" w:eastAsia="ko-KR"/>
        </w:rPr>
      </w:pPr>
      <w:bookmarkStart w:id="336" w:name="_Hlk101910203"/>
      <w:r w:rsidRPr="00EA248A">
        <w:rPr>
          <w:rFonts w:eastAsia="MS Mincho;ＭＳ 明朝"/>
          <w:sz w:val="18"/>
          <w:szCs w:val="18"/>
          <w:lang w:val="en-US" w:eastAsia="ko-KR"/>
        </w:rPr>
        <w:t>Proposal 3: For Rel 17 sidelink evaluation, use simulation parameters from table 5 for V2X use cases.</w:t>
      </w:r>
    </w:p>
    <w:bookmarkEnd w:id="336"/>
    <w:p w14:paraId="0DB4130A" w14:textId="77777777" w:rsidR="00FA1A60" w:rsidRPr="00EA248A" w:rsidRDefault="00FA1A60" w:rsidP="007A297D">
      <w:pPr>
        <w:pStyle w:val="ListParagraph"/>
        <w:numPr>
          <w:ilvl w:val="0"/>
          <w:numId w:val="71"/>
        </w:numPr>
        <w:spacing w:after="0"/>
        <w:rPr>
          <w:sz w:val="18"/>
          <w:szCs w:val="18"/>
        </w:rPr>
      </w:pPr>
      <w:r w:rsidRPr="00EA248A">
        <w:rPr>
          <w:sz w:val="18"/>
          <w:szCs w:val="18"/>
        </w:rPr>
        <w:t>Proposal 4: For uniform results, fix the UE dropping density per scenario that should be specified in the simulation assumptions.</w:t>
      </w:r>
    </w:p>
    <w:p w14:paraId="5E5F6EA3" w14:textId="77777777" w:rsidR="00F87981" w:rsidRDefault="00F87981" w:rsidP="00F87981">
      <w:r w:rsidRPr="00982469">
        <w:rPr>
          <w:b/>
          <w:bCs/>
        </w:rPr>
        <w:t>Decision:</w:t>
      </w:r>
      <w:r>
        <w:t xml:space="preserve"> The document is noted.</w:t>
      </w:r>
    </w:p>
    <w:p w14:paraId="45B1B7C3" w14:textId="16227989" w:rsidR="00F87981" w:rsidRDefault="00F87981" w:rsidP="00746357">
      <w:pPr>
        <w:rPr>
          <w:lang w:eastAsia="ko-KR"/>
        </w:rPr>
      </w:pPr>
    </w:p>
    <w:p w14:paraId="0467037D" w14:textId="6D96F1FD" w:rsidR="00F87981" w:rsidRDefault="001B5688" w:rsidP="00F87981">
      <w:pPr>
        <w:rPr>
          <w:lang w:eastAsia="x-none"/>
        </w:rPr>
      </w:pPr>
      <w:hyperlink r:id="rId2288" w:history="1">
        <w:r w:rsidR="000B5C49">
          <w:rPr>
            <w:rStyle w:val="Hyperlink"/>
            <w:b/>
            <w:bCs/>
            <w:lang w:eastAsia="x-none"/>
          </w:rPr>
          <w:t>R1-2205186</w:t>
        </w:r>
      </w:hyperlink>
      <w:r w:rsidR="00F87981" w:rsidRPr="00F87981">
        <w:rPr>
          <w:b/>
          <w:bCs/>
          <w:lang w:eastAsia="x-none"/>
        </w:rPr>
        <w:tab/>
        <w:t>Discussion on Evaluation for SL Positioning</w:t>
      </w:r>
      <w:r w:rsidR="00F87981" w:rsidRPr="00F87981">
        <w:rPr>
          <w:b/>
          <w:bCs/>
          <w:lang w:eastAsia="x-none"/>
        </w:rPr>
        <w:tab/>
        <w:t>Samsung</w:t>
      </w:r>
      <w:r w:rsidR="00F87981">
        <w:rPr>
          <w:lang w:eastAsia="x-none"/>
        </w:rPr>
        <w:tab/>
        <w:t xml:space="preserve">(rev of </w:t>
      </w:r>
      <w:hyperlink r:id="rId2289" w:history="1">
        <w:r w:rsidR="000B5C49">
          <w:rPr>
            <w:rStyle w:val="Hyperlink"/>
            <w:lang w:eastAsia="x-none"/>
          </w:rPr>
          <w:t>R1-2203910</w:t>
        </w:r>
      </w:hyperlink>
      <w:r w:rsidR="00F87981">
        <w:rPr>
          <w:lang w:eastAsia="x-none"/>
        </w:rPr>
        <w:t>)</w:t>
      </w:r>
    </w:p>
    <w:p w14:paraId="3F63904C" w14:textId="77777777" w:rsidR="00FA1A60" w:rsidRPr="00EA248A" w:rsidRDefault="00FA1A60" w:rsidP="007A297D">
      <w:pPr>
        <w:pStyle w:val="ListParagraph"/>
        <w:numPr>
          <w:ilvl w:val="0"/>
          <w:numId w:val="72"/>
        </w:numPr>
        <w:spacing w:after="0"/>
        <w:ind w:left="714" w:hanging="357"/>
        <w:rPr>
          <w:bCs/>
          <w:sz w:val="18"/>
          <w:szCs w:val="18"/>
        </w:rPr>
      </w:pPr>
      <w:r w:rsidRPr="00EA248A">
        <w:rPr>
          <w:rFonts w:hint="eastAsia"/>
          <w:bCs/>
          <w:sz w:val="18"/>
          <w:szCs w:val="18"/>
        </w:rPr>
        <w:t xml:space="preserve">Proposal </w:t>
      </w:r>
      <w:r w:rsidRPr="00EA248A">
        <w:rPr>
          <w:bCs/>
          <w:sz w:val="18"/>
          <w:szCs w:val="18"/>
        </w:rPr>
        <w:t>1</w:t>
      </w:r>
      <w:r w:rsidRPr="00EA248A">
        <w:rPr>
          <w:rFonts w:hint="eastAsia"/>
          <w:bCs/>
          <w:sz w:val="18"/>
          <w:szCs w:val="18"/>
        </w:rPr>
        <w:t xml:space="preserve">: </w:t>
      </w:r>
      <w:r w:rsidRPr="00EA248A">
        <w:rPr>
          <w:bCs/>
          <w:sz w:val="18"/>
          <w:szCs w:val="18"/>
        </w:rPr>
        <w:t>The following evaluation scenarios are defined for NR SL positioning studies</w:t>
      </w:r>
    </w:p>
    <w:p w14:paraId="69A39B28" w14:textId="77777777" w:rsidR="00FA1A60" w:rsidRPr="00EA248A" w:rsidRDefault="00FA1A60" w:rsidP="007A297D">
      <w:pPr>
        <w:pStyle w:val="ListParagraph"/>
        <w:numPr>
          <w:ilvl w:val="1"/>
          <w:numId w:val="72"/>
        </w:numPr>
        <w:spacing w:after="0"/>
        <w:rPr>
          <w:rFonts w:eastAsia="MS Mincho"/>
          <w:bCs/>
          <w:sz w:val="18"/>
          <w:szCs w:val="18"/>
          <w:lang w:eastAsia="en-GB"/>
        </w:rPr>
      </w:pPr>
      <w:r w:rsidRPr="00EA248A">
        <w:rPr>
          <w:rFonts w:eastAsia="MS Mincho"/>
          <w:bCs/>
          <w:sz w:val="18"/>
          <w:szCs w:val="18"/>
          <w:lang w:eastAsia="en-GB"/>
        </w:rPr>
        <w:t xml:space="preserve">Scenario 1. Out-of-coverage, </w:t>
      </w:r>
    </w:p>
    <w:p w14:paraId="44844EC8" w14:textId="77777777" w:rsidR="00FA1A60" w:rsidRPr="00EA248A" w:rsidRDefault="00FA1A60" w:rsidP="007A297D">
      <w:pPr>
        <w:pStyle w:val="ListParagraph"/>
        <w:numPr>
          <w:ilvl w:val="2"/>
          <w:numId w:val="72"/>
        </w:numPr>
        <w:spacing w:after="0"/>
        <w:rPr>
          <w:rFonts w:eastAsia="MS Mincho"/>
          <w:bCs/>
          <w:sz w:val="18"/>
          <w:szCs w:val="18"/>
          <w:lang w:eastAsia="en-GB"/>
        </w:rPr>
      </w:pPr>
      <w:r w:rsidRPr="00EA248A">
        <w:rPr>
          <w:rFonts w:eastAsia="MS Mincho"/>
          <w:bCs/>
          <w:sz w:val="18"/>
          <w:szCs w:val="18"/>
          <w:lang w:eastAsia="en-GB"/>
        </w:rPr>
        <w:t xml:space="preserve">SL positioning should be able to work in stand-alone manner </w:t>
      </w:r>
    </w:p>
    <w:p w14:paraId="22CF3529" w14:textId="77777777" w:rsidR="00FA1A60" w:rsidRPr="00EA248A" w:rsidRDefault="00FA1A60" w:rsidP="007A297D">
      <w:pPr>
        <w:pStyle w:val="ListParagraph"/>
        <w:numPr>
          <w:ilvl w:val="2"/>
          <w:numId w:val="72"/>
        </w:numPr>
        <w:spacing w:after="0"/>
        <w:rPr>
          <w:rFonts w:eastAsia="MS Mincho"/>
          <w:bCs/>
          <w:sz w:val="18"/>
          <w:szCs w:val="18"/>
          <w:lang w:eastAsia="en-GB"/>
        </w:rPr>
      </w:pPr>
      <w:r w:rsidRPr="00EA248A">
        <w:rPr>
          <w:rFonts w:eastAsia="MS Mincho"/>
          <w:bCs/>
          <w:sz w:val="18"/>
          <w:szCs w:val="18"/>
          <w:lang w:eastAsia="en-GB"/>
        </w:rPr>
        <w:t xml:space="preserve">Square model can be used and various inter-TP distance used for evaluation. </w:t>
      </w:r>
    </w:p>
    <w:p w14:paraId="02372BF5" w14:textId="77777777" w:rsidR="00FA1A60" w:rsidRPr="00EA248A" w:rsidRDefault="00FA1A60" w:rsidP="007A297D">
      <w:pPr>
        <w:pStyle w:val="ListParagraph"/>
        <w:numPr>
          <w:ilvl w:val="2"/>
          <w:numId w:val="72"/>
        </w:numPr>
        <w:spacing w:after="0"/>
        <w:rPr>
          <w:rFonts w:eastAsia="MS Mincho"/>
          <w:bCs/>
          <w:sz w:val="18"/>
          <w:szCs w:val="18"/>
          <w:lang w:eastAsia="en-GB"/>
        </w:rPr>
      </w:pPr>
      <w:r w:rsidRPr="00EA248A">
        <w:rPr>
          <w:rFonts w:eastAsia="MS Mincho"/>
          <w:bCs/>
          <w:sz w:val="18"/>
          <w:szCs w:val="18"/>
          <w:lang w:eastAsia="en-GB"/>
        </w:rPr>
        <w:t>The movement from both reference UEs and measurement UE is considered in evaluation.</w:t>
      </w:r>
    </w:p>
    <w:p w14:paraId="199E031D" w14:textId="77777777" w:rsidR="00FA1A60" w:rsidRPr="00EA248A" w:rsidRDefault="00FA1A60" w:rsidP="007A297D">
      <w:pPr>
        <w:pStyle w:val="ListParagraph"/>
        <w:numPr>
          <w:ilvl w:val="1"/>
          <w:numId w:val="72"/>
        </w:numPr>
        <w:spacing w:after="0"/>
        <w:rPr>
          <w:rFonts w:eastAsia="MS Mincho"/>
          <w:bCs/>
          <w:sz w:val="18"/>
          <w:szCs w:val="18"/>
          <w:lang w:eastAsia="en-GB"/>
        </w:rPr>
      </w:pPr>
      <w:r w:rsidRPr="00EA248A">
        <w:rPr>
          <w:rFonts w:eastAsia="MS Mincho"/>
          <w:bCs/>
          <w:sz w:val="18"/>
          <w:szCs w:val="18"/>
          <w:lang w:eastAsia="en-GB"/>
        </w:rPr>
        <w:t xml:space="preserve">Scenario 2. In-coverage, </w:t>
      </w:r>
    </w:p>
    <w:p w14:paraId="5DEA3059" w14:textId="77777777" w:rsidR="00FA1A60" w:rsidRPr="00EA248A" w:rsidRDefault="00FA1A60" w:rsidP="007A297D">
      <w:pPr>
        <w:pStyle w:val="ListParagraph"/>
        <w:numPr>
          <w:ilvl w:val="2"/>
          <w:numId w:val="72"/>
        </w:numPr>
        <w:spacing w:after="0"/>
        <w:rPr>
          <w:rFonts w:eastAsia="MS Mincho"/>
          <w:bCs/>
          <w:sz w:val="18"/>
          <w:szCs w:val="18"/>
          <w:lang w:eastAsia="en-GB"/>
        </w:rPr>
      </w:pPr>
      <w:r w:rsidRPr="00EA248A">
        <w:rPr>
          <w:rFonts w:eastAsia="MS Mincho"/>
          <w:bCs/>
          <w:sz w:val="18"/>
          <w:szCs w:val="18"/>
          <w:lang w:eastAsia="en-GB"/>
        </w:rPr>
        <w:t>SL positioning can be used to assist Uu positioning.</w:t>
      </w:r>
    </w:p>
    <w:p w14:paraId="7C4DBBBE" w14:textId="77777777" w:rsidR="00FA1A60" w:rsidRPr="00EA248A" w:rsidRDefault="00FA1A60" w:rsidP="007A297D">
      <w:pPr>
        <w:pStyle w:val="ListParagraph"/>
        <w:numPr>
          <w:ilvl w:val="2"/>
          <w:numId w:val="72"/>
        </w:numPr>
        <w:spacing w:after="0"/>
        <w:rPr>
          <w:rFonts w:eastAsia="MS Mincho"/>
          <w:bCs/>
          <w:sz w:val="18"/>
          <w:szCs w:val="18"/>
          <w:lang w:eastAsia="en-GB"/>
        </w:rPr>
      </w:pPr>
      <w:r w:rsidRPr="00EA248A">
        <w:rPr>
          <w:rFonts w:eastAsia="MS Mincho"/>
          <w:bCs/>
          <w:sz w:val="18"/>
          <w:szCs w:val="18"/>
          <w:lang w:eastAsia="en-GB"/>
        </w:rPr>
        <w:t xml:space="preserve">SL positioning can be used in stand-alone manner </w:t>
      </w:r>
    </w:p>
    <w:p w14:paraId="4D285A10" w14:textId="77777777" w:rsidR="00FA1A60" w:rsidRPr="00EA248A" w:rsidRDefault="00FA1A60" w:rsidP="007A297D">
      <w:pPr>
        <w:pStyle w:val="ListParagraph"/>
        <w:numPr>
          <w:ilvl w:val="2"/>
          <w:numId w:val="72"/>
        </w:numPr>
        <w:spacing w:after="0"/>
        <w:rPr>
          <w:rFonts w:eastAsia="MS Mincho"/>
          <w:bCs/>
          <w:sz w:val="18"/>
          <w:szCs w:val="18"/>
          <w:lang w:eastAsia="en-GB"/>
        </w:rPr>
      </w:pPr>
      <w:r w:rsidRPr="00EA248A">
        <w:rPr>
          <w:rFonts w:eastAsia="MS Mincho"/>
          <w:bCs/>
          <w:sz w:val="18"/>
          <w:szCs w:val="18"/>
          <w:lang w:eastAsia="en-GB"/>
        </w:rPr>
        <w:t xml:space="preserve">UMi/Uma/Indoor models (TR38.885) and InF-SH/InF-DH models (TS38.857) can be reused. </w:t>
      </w:r>
    </w:p>
    <w:p w14:paraId="20140356" w14:textId="77777777" w:rsidR="00FA1A60" w:rsidRPr="00EA248A" w:rsidRDefault="00FA1A60" w:rsidP="007A297D">
      <w:pPr>
        <w:pStyle w:val="ListParagraph"/>
        <w:numPr>
          <w:ilvl w:val="1"/>
          <w:numId w:val="72"/>
        </w:numPr>
        <w:spacing w:after="0"/>
        <w:rPr>
          <w:rFonts w:eastAsia="MS Mincho"/>
          <w:bCs/>
          <w:sz w:val="18"/>
          <w:szCs w:val="18"/>
          <w:lang w:eastAsia="en-GB"/>
        </w:rPr>
      </w:pPr>
      <w:r w:rsidRPr="00EA248A">
        <w:rPr>
          <w:rFonts w:eastAsia="MS Mincho"/>
          <w:bCs/>
          <w:sz w:val="18"/>
          <w:szCs w:val="18"/>
          <w:lang w:eastAsia="en-GB"/>
        </w:rPr>
        <w:t>FFS: Specific parameters for the evaluation scenarios</w:t>
      </w:r>
    </w:p>
    <w:p w14:paraId="3AD0C6D2" w14:textId="77777777" w:rsidR="00FA1A60" w:rsidRPr="00EA248A" w:rsidRDefault="00FA1A60" w:rsidP="007A297D">
      <w:pPr>
        <w:pStyle w:val="ListParagraph"/>
        <w:numPr>
          <w:ilvl w:val="0"/>
          <w:numId w:val="72"/>
        </w:numPr>
        <w:spacing w:after="0"/>
        <w:ind w:left="714" w:hanging="357"/>
        <w:rPr>
          <w:bCs/>
          <w:sz w:val="18"/>
          <w:szCs w:val="18"/>
        </w:rPr>
      </w:pPr>
      <w:r w:rsidRPr="00EA248A">
        <w:rPr>
          <w:rFonts w:hint="eastAsia"/>
          <w:bCs/>
          <w:sz w:val="18"/>
          <w:szCs w:val="18"/>
        </w:rPr>
        <w:t xml:space="preserve">Proposal </w:t>
      </w:r>
      <w:r w:rsidRPr="00EA248A">
        <w:rPr>
          <w:bCs/>
          <w:sz w:val="18"/>
          <w:szCs w:val="18"/>
        </w:rPr>
        <w:t>2</w:t>
      </w:r>
      <w:r w:rsidRPr="00EA248A">
        <w:rPr>
          <w:rFonts w:hint="eastAsia"/>
          <w:bCs/>
          <w:sz w:val="18"/>
          <w:szCs w:val="18"/>
        </w:rPr>
        <w:t xml:space="preserve">: </w:t>
      </w:r>
      <w:r w:rsidRPr="00EA248A">
        <w:rPr>
          <w:bCs/>
          <w:sz w:val="18"/>
          <w:szCs w:val="18"/>
        </w:rPr>
        <w:t>At least CDFs of horizontal and vertical (vertical error not necessarily applicable to all solutions and/or scenarios) positioning errors are used as performance metrics in NR SL positioning evaluations</w:t>
      </w:r>
    </w:p>
    <w:p w14:paraId="76683230" w14:textId="77777777" w:rsidR="00FA1A60" w:rsidRPr="00EA248A" w:rsidRDefault="00FA1A60" w:rsidP="007A297D">
      <w:pPr>
        <w:pStyle w:val="ListParagraph"/>
        <w:numPr>
          <w:ilvl w:val="0"/>
          <w:numId w:val="72"/>
        </w:numPr>
        <w:spacing w:after="0"/>
        <w:ind w:left="714" w:hanging="357"/>
        <w:rPr>
          <w:bCs/>
          <w:sz w:val="18"/>
          <w:szCs w:val="18"/>
        </w:rPr>
      </w:pPr>
      <w:r w:rsidRPr="00EA248A">
        <w:rPr>
          <w:rFonts w:hint="eastAsia"/>
          <w:bCs/>
          <w:sz w:val="18"/>
          <w:szCs w:val="18"/>
        </w:rPr>
        <w:t xml:space="preserve">Proposal </w:t>
      </w:r>
      <w:r w:rsidRPr="00EA248A">
        <w:rPr>
          <w:bCs/>
          <w:sz w:val="18"/>
          <w:szCs w:val="18"/>
        </w:rPr>
        <w:t>3</w:t>
      </w:r>
      <w:r w:rsidRPr="00EA248A">
        <w:rPr>
          <w:rFonts w:hint="eastAsia"/>
          <w:bCs/>
          <w:sz w:val="18"/>
          <w:szCs w:val="18"/>
        </w:rPr>
        <w:t xml:space="preserve">: </w:t>
      </w:r>
      <w:r w:rsidRPr="00EA248A">
        <w:rPr>
          <w:bCs/>
          <w:sz w:val="18"/>
          <w:szCs w:val="18"/>
        </w:rPr>
        <w:t xml:space="preserve">If RSU is considered for SL positioning evaluation, it can be treated as both UE type and gNB type. </w:t>
      </w:r>
    </w:p>
    <w:p w14:paraId="237D541F" w14:textId="77777777" w:rsidR="00FA1A60" w:rsidRPr="00EA248A" w:rsidRDefault="00FA1A60" w:rsidP="007A297D">
      <w:pPr>
        <w:pStyle w:val="ListParagraph"/>
        <w:numPr>
          <w:ilvl w:val="0"/>
          <w:numId w:val="72"/>
        </w:numPr>
        <w:spacing w:after="0"/>
        <w:ind w:left="714" w:hanging="357"/>
        <w:rPr>
          <w:bCs/>
          <w:sz w:val="18"/>
          <w:szCs w:val="18"/>
        </w:rPr>
      </w:pPr>
      <w:r w:rsidRPr="00EA248A">
        <w:rPr>
          <w:bCs/>
          <w:sz w:val="18"/>
          <w:szCs w:val="18"/>
        </w:rPr>
        <w:t>Proposal 4</w:t>
      </w:r>
      <w:r w:rsidRPr="00EA248A">
        <w:rPr>
          <w:rFonts w:hint="eastAsia"/>
          <w:bCs/>
          <w:sz w:val="18"/>
          <w:szCs w:val="18"/>
        </w:rPr>
        <w:t xml:space="preserve">: </w:t>
      </w:r>
      <w:r w:rsidRPr="00EA248A">
        <w:rPr>
          <w:bCs/>
          <w:sz w:val="18"/>
          <w:szCs w:val="18"/>
        </w:rPr>
        <w:t>Study for measurement UE to decide measurement source(s) for SL positioning with proper criteria.</w:t>
      </w:r>
    </w:p>
    <w:p w14:paraId="0E244573" w14:textId="77777777" w:rsidR="00F87981" w:rsidRDefault="00F87981" w:rsidP="00F87981">
      <w:r w:rsidRPr="00982469">
        <w:rPr>
          <w:b/>
          <w:bCs/>
        </w:rPr>
        <w:t>Decision:</w:t>
      </w:r>
      <w:r>
        <w:t xml:space="preserve"> The document is noted.</w:t>
      </w:r>
    </w:p>
    <w:p w14:paraId="439D4B85" w14:textId="77777777" w:rsidR="00F87981" w:rsidRPr="00F87981" w:rsidRDefault="00F87981" w:rsidP="00746357">
      <w:pPr>
        <w:rPr>
          <w:lang w:eastAsia="ko-KR"/>
        </w:rPr>
      </w:pPr>
    </w:p>
    <w:p w14:paraId="2498CC8C" w14:textId="63138C5C" w:rsidR="008F4B8C" w:rsidRPr="00B112C6" w:rsidRDefault="001B5688" w:rsidP="008F4B8C">
      <w:pPr>
        <w:rPr>
          <w:lang w:eastAsia="x-none"/>
        </w:rPr>
      </w:pPr>
      <w:hyperlink r:id="rId2290" w:history="1">
        <w:r w:rsidR="000B5C49">
          <w:rPr>
            <w:rStyle w:val="Hyperlink"/>
            <w:lang w:eastAsia="x-none"/>
          </w:rPr>
          <w:t>R1-2203128</w:t>
        </w:r>
      </w:hyperlink>
      <w:r w:rsidR="008F4B8C" w:rsidRPr="00B112C6">
        <w:rPr>
          <w:lang w:eastAsia="x-none"/>
        </w:rPr>
        <w:tab/>
        <w:t>Evaluation of SL positioning</w:t>
      </w:r>
      <w:r w:rsidR="008F4B8C" w:rsidRPr="00B112C6">
        <w:rPr>
          <w:lang w:eastAsia="x-none"/>
        </w:rPr>
        <w:tab/>
        <w:t>Nokia, Nokia Shanghai Bell</w:t>
      </w:r>
    </w:p>
    <w:p w14:paraId="14EBDC06" w14:textId="6A044B4D" w:rsidR="008F4B8C" w:rsidRPr="00B112C6" w:rsidRDefault="001B5688" w:rsidP="008F4B8C">
      <w:pPr>
        <w:rPr>
          <w:lang w:eastAsia="x-none"/>
        </w:rPr>
      </w:pPr>
      <w:hyperlink r:id="rId2291" w:history="1">
        <w:r w:rsidR="000B5C49">
          <w:rPr>
            <w:rStyle w:val="Hyperlink"/>
            <w:lang w:eastAsia="x-none"/>
          </w:rPr>
          <w:t>R1-2203163</w:t>
        </w:r>
      </w:hyperlink>
      <w:r w:rsidR="008F4B8C" w:rsidRPr="00B112C6">
        <w:rPr>
          <w:lang w:eastAsia="x-none"/>
        </w:rPr>
        <w:tab/>
        <w:t>Evaluation of SL positioning</w:t>
      </w:r>
      <w:r w:rsidR="008F4B8C" w:rsidRPr="00B112C6">
        <w:rPr>
          <w:lang w:eastAsia="x-none"/>
        </w:rPr>
        <w:tab/>
        <w:t>Huawei, HiSilicon</w:t>
      </w:r>
    </w:p>
    <w:p w14:paraId="37648F66" w14:textId="49D07032" w:rsidR="008F4B8C" w:rsidRPr="00B112C6" w:rsidRDefault="001B5688" w:rsidP="008F4B8C">
      <w:pPr>
        <w:rPr>
          <w:lang w:eastAsia="x-none"/>
        </w:rPr>
      </w:pPr>
      <w:hyperlink r:id="rId2292" w:history="1">
        <w:r w:rsidR="000B5C49">
          <w:rPr>
            <w:rStyle w:val="Hyperlink"/>
            <w:lang w:eastAsia="x-none"/>
          </w:rPr>
          <w:t>R1-2203466</w:t>
        </w:r>
      </w:hyperlink>
      <w:r w:rsidR="008F4B8C" w:rsidRPr="00B112C6">
        <w:rPr>
          <w:lang w:eastAsia="x-none"/>
        </w:rPr>
        <w:tab/>
        <w:t>Evaluation methodology and performance evaluation for SL positioning</w:t>
      </w:r>
      <w:r w:rsidR="008F4B8C" w:rsidRPr="00B112C6">
        <w:rPr>
          <w:lang w:eastAsia="x-none"/>
        </w:rPr>
        <w:tab/>
        <w:t>CATT, GOHIGH</w:t>
      </w:r>
    </w:p>
    <w:p w14:paraId="27DDFEE4" w14:textId="574956DE" w:rsidR="008F4B8C" w:rsidRPr="00B112C6" w:rsidRDefault="001B5688" w:rsidP="008F4B8C">
      <w:pPr>
        <w:rPr>
          <w:lang w:eastAsia="x-none"/>
        </w:rPr>
      </w:pPr>
      <w:hyperlink r:id="rId2293" w:history="1">
        <w:r w:rsidR="000B5C49">
          <w:rPr>
            <w:rStyle w:val="Hyperlink"/>
            <w:lang w:eastAsia="x-none"/>
          </w:rPr>
          <w:t>R1-2203565</w:t>
        </w:r>
      </w:hyperlink>
      <w:r w:rsidR="008F4B8C" w:rsidRPr="00B112C6">
        <w:rPr>
          <w:lang w:eastAsia="x-none"/>
        </w:rPr>
        <w:tab/>
        <w:t>Evaluation of sideilnk positioning performance</w:t>
      </w:r>
      <w:r w:rsidR="008F4B8C" w:rsidRPr="00B112C6">
        <w:rPr>
          <w:lang w:eastAsia="x-none"/>
        </w:rPr>
        <w:tab/>
        <w:t>vivo</w:t>
      </w:r>
    </w:p>
    <w:p w14:paraId="0A884B92" w14:textId="0B7A9258" w:rsidR="008F4B8C" w:rsidRPr="00B112C6" w:rsidRDefault="001B5688" w:rsidP="008F4B8C">
      <w:pPr>
        <w:rPr>
          <w:lang w:eastAsia="x-none"/>
        </w:rPr>
      </w:pPr>
      <w:hyperlink r:id="rId2294" w:history="1">
        <w:r w:rsidR="000B5C49">
          <w:rPr>
            <w:rStyle w:val="Hyperlink"/>
            <w:lang w:eastAsia="x-none"/>
          </w:rPr>
          <w:t>R1-2203623</w:t>
        </w:r>
      </w:hyperlink>
      <w:r w:rsidR="008F4B8C" w:rsidRPr="00B112C6">
        <w:rPr>
          <w:lang w:eastAsia="x-none"/>
        </w:rPr>
        <w:tab/>
        <w:t>Discussion on evaluation for SL positioning</w:t>
      </w:r>
      <w:r w:rsidR="008F4B8C" w:rsidRPr="00B112C6">
        <w:rPr>
          <w:lang w:eastAsia="x-none"/>
        </w:rPr>
        <w:tab/>
        <w:t>ZTE</w:t>
      </w:r>
    </w:p>
    <w:p w14:paraId="29C7D23E" w14:textId="7B877B78" w:rsidR="008F4B8C" w:rsidRPr="00B112C6" w:rsidRDefault="001B5688" w:rsidP="008F4B8C">
      <w:pPr>
        <w:rPr>
          <w:lang w:eastAsia="x-none"/>
        </w:rPr>
      </w:pPr>
      <w:hyperlink r:id="rId2295" w:history="1">
        <w:r w:rsidR="000B5C49">
          <w:rPr>
            <w:rStyle w:val="Hyperlink"/>
            <w:lang w:eastAsia="x-none"/>
          </w:rPr>
          <w:t>R1-2203719</w:t>
        </w:r>
      </w:hyperlink>
      <w:r w:rsidR="008F4B8C" w:rsidRPr="00B112C6">
        <w:rPr>
          <w:lang w:eastAsia="x-none"/>
        </w:rPr>
        <w:tab/>
        <w:t>Discussion on evaluation of SL positioning</w:t>
      </w:r>
      <w:r w:rsidR="008F4B8C" w:rsidRPr="00B112C6">
        <w:rPr>
          <w:lang w:eastAsia="x-none"/>
        </w:rPr>
        <w:tab/>
        <w:t>LG Electronics</w:t>
      </w:r>
    </w:p>
    <w:p w14:paraId="71D962D2" w14:textId="14C3CFDA" w:rsidR="008F4B8C" w:rsidRDefault="001B5688" w:rsidP="008F4B8C">
      <w:pPr>
        <w:rPr>
          <w:lang w:eastAsia="x-none"/>
        </w:rPr>
      </w:pPr>
      <w:hyperlink r:id="rId2296" w:history="1">
        <w:r w:rsidR="000B5C49">
          <w:rPr>
            <w:rStyle w:val="Hyperlink"/>
            <w:lang w:eastAsia="x-none"/>
          </w:rPr>
          <w:t>R1-2203822</w:t>
        </w:r>
      </w:hyperlink>
      <w:r w:rsidR="008F4B8C" w:rsidRPr="00B112C6">
        <w:rPr>
          <w:lang w:eastAsia="x-none"/>
        </w:rPr>
        <w:tab/>
        <w:t>Discussion on sidelink positioning evaluation methodology</w:t>
      </w:r>
      <w:r w:rsidR="008F4B8C" w:rsidRPr="00B112C6">
        <w:rPr>
          <w:lang w:eastAsia="x-none"/>
        </w:rPr>
        <w:tab/>
        <w:t>xiaomi</w:t>
      </w:r>
    </w:p>
    <w:p w14:paraId="120E29BC" w14:textId="618BA9DA" w:rsidR="008F4B8C" w:rsidRPr="00B112C6" w:rsidRDefault="001B5688" w:rsidP="008F4B8C">
      <w:pPr>
        <w:rPr>
          <w:lang w:eastAsia="x-none"/>
        </w:rPr>
      </w:pPr>
      <w:hyperlink r:id="rId2297" w:history="1">
        <w:r w:rsidR="000B5C49">
          <w:rPr>
            <w:rStyle w:val="Hyperlink"/>
            <w:lang w:eastAsia="x-none"/>
          </w:rPr>
          <w:t>R1-2203942</w:t>
        </w:r>
      </w:hyperlink>
      <w:r w:rsidR="008F4B8C" w:rsidRPr="00B112C6">
        <w:rPr>
          <w:lang w:eastAsia="x-none"/>
        </w:rPr>
        <w:tab/>
        <w:t>Evaluation of SL positioning</w:t>
      </w:r>
      <w:r w:rsidR="008F4B8C" w:rsidRPr="00B112C6">
        <w:rPr>
          <w:lang w:eastAsia="x-none"/>
        </w:rPr>
        <w:tab/>
        <w:t>NEC</w:t>
      </w:r>
    </w:p>
    <w:p w14:paraId="4463CC31" w14:textId="5551FF9B" w:rsidR="008F4B8C" w:rsidRPr="00B112C6" w:rsidRDefault="001B5688" w:rsidP="008F4B8C">
      <w:pPr>
        <w:rPr>
          <w:lang w:eastAsia="x-none"/>
        </w:rPr>
      </w:pPr>
      <w:hyperlink r:id="rId2298" w:history="1">
        <w:r w:rsidR="000B5C49">
          <w:rPr>
            <w:rStyle w:val="Hyperlink"/>
            <w:lang w:eastAsia="x-none"/>
          </w:rPr>
          <w:t>R1-2203979</w:t>
        </w:r>
      </w:hyperlink>
      <w:r w:rsidR="008F4B8C" w:rsidRPr="00B112C6">
        <w:rPr>
          <w:lang w:eastAsia="x-none"/>
        </w:rPr>
        <w:tab/>
        <w:t>Discussion on evaluation methodolo</w:t>
      </w:r>
      <w:r w:rsidR="00F87981">
        <w:rPr>
          <w:lang w:eastAsia="x-none"/>
        </w:rPr>
        <w:t>g</w:t>
      </w:r>
      <w:r w:rsidR="008F4B8C" w:rsidRPr="00B112C6">
        <w:rPr>
          <w:lang w:eastAsia="x-none"/>
        </w:rPr>
        <w:t>y of SL positioning</w:t>
      </w:r>
      <w:r w:rsidR="008F4B8C" w:rsidRPr="00B112C6">
        <w:rPr>
          <w:lang w:eastAsia="x-none"/>
        </w:rPr>
        <w:tab/>
        <w:t>OPPO</w:t>
      </w:r>
    </w:p>
    <w:p w14:paraId="439D44CC" w14:textId="26D00DDF" w:rsidR="008F4B8C" w:rsidRPr="00B112C6" w:rsidRDefault="001B5688" w:rsidP="008F4B8C">
      <w:pPr>
        <w:rPr>
          <w:lang w:eastAsia="x-none"/>
        </w:rPr>
      </w:pPr>
      <w:hyperlink r:id="rId2299" w:history="1">
        <w:r w:rsidR="000B5C49">
          <w:rPr>
            <w:rStyle w:val="Hyperlink"/>
            <w:lang w:eastAsia="x-none"/>
          </w:rPr>
          <w:t>R1-2204061</w:t>
        </w:r>
      </w:hyperlink>
      <w:r w:rsidR="008F4B8C" w:rsidRPr="00B112C6">
        <w:rPr>
          <w:lang w:eastAsia="x-none"/>
        </w:rPr>
        <w:tab/>
        <w:t>Discussion on sidelink pos</w:t>
      </w:r>
      <w:r w:rsidR="00F87981">
        <w:rPr>
          <w:lang w:eastAsia="x-none"/>
        </w:rPr>
        <w:t>i</w:t>
      </w:r>
      <w:r w:rsidR="008F4B8C" w:rsidRPr="00B112C6">
        <w:rPr>
          <w:lang w:eastAsia="x-none"/>
        </w:rPr>
        <w:t>tioning design</w:t>
      </w:r>
      <w:r w:rsidR="008F4B8C" w:rsidRPr="00B112C6">
        <w:rPr>
          <w:lang w:eastAsia="x-none"/>
        </w:rPr>
        <w:tab/>
        <w:t>CENC</w:t>
      </w:r>
    </w:p>
    <w:p w14:paraId="03652D84" w14:textId="61E160CB" w:rsidR="008F4B8C" w:rsidRPr="00B112C6" w:rsidRDefault="001B5688" w:rsidP="008F4B8C">
      <w:pPr>
        <w:rPr>
          <w:lang w:eastAsia="x-none"/>
        </w:rPr>
      </w:pPr>
      <w:hyperlink r:id="rId2300" w:history="1">
        <w:r w:rsidR="000B5C49">
          <w:rPr>
            <w:rStyle w:val="Hyperlink"/>
            <w:lang w:eastAsia="x-none"/>
          </w:rPr>
          <w:t>R1-2204131</w:t>
        </w:r>
      </w:hyperlink>
      <w:r w:rsidR="008F4B8C" w:rsidRPr="00B112C6">
        <w:rPr>
          <w:lang w:eastAsia="x-none"/>
        </w:rPr>
        <w:tab/>
        <w:t>Evaluation methodology for SL positioning</w:t>
      </w:r>
      <w:r w:rsidR="008F4B8C" w:rsidRPr="00B112C6">
        <w:rPr>
          <w:lang w:eastAsia="x-none"/>
        </w:rPr>
        <w:tab/>
        <w:t>InterDigital, Inc.</w:t>
      </w:r>
    </w:p>
    <w:p w14:paraId="5B8FC78A" w14:textId="1342AEDD" w:rsidR="008F4B8C" w:rsidRPr="00B112C6" w:rsidRDefault="001B5688" w:rsidP="008F4B8C">
      <w:pPr>
        <w:rPr>
          <w:lang w:eastAsia="x-none"/>
        </w:rPr>
      </w:pPr>
      <w:hyperlink r:id="rId2301" w:history="1">
        <w:r w:rsidR="000B5C49">
          <w:rPr>
            <w:rStyle w:val="Hyperlink"/>
            <w:lang w:eastAsia="x-none"/>
          </w:rPr>
          <w:t>R1-2204252</w:t>
        </w:r>
      </w:hyperlink>
      <w:r w:rsidR="008F4B8C" w:rsidRPr="00B112C6">
        <w:rPr>
          <w:lang w:eastAsia="x-none"/>
        </w:rPr>
        <w:tab/>
        <w:t>On Evaluation of SL positioning</w:t>
      </w:r>
      <w:r w:rsidR="008F4B8C" w:rsidRPr="00B112C6">
        <w:rPr>
          <w:lang w:eastAsia="x-none"/>
        </w:rPr>
        <w:tab/>
        <w:t>Apple</w:t>
      </w:r>
    </w:p>
    <w:p w14:paraId="35E6E7E1" w14:textId="03FCEB4F" w:rsidR="008F4B8C" w:rsidRPr="00B112C6" w:rsidRDefault="001B5688" w:rsidP="008F4B8C">
      <w:pPr>
        <w:rPr>
          <w:lang w:eastAsia="x-none"/>
        </w:rPr>
      </w:pPr>
      <w:hyperlink r:id="rId2302" w:history="1">
        <w:r w:rsidR="000B5C49">
          <w:rPr>
            <w:rStyle w:val="Hyperlink"/>
            <w:lang w:eastAsia="x-none"/>
          </w:rPr>
          <w:t>R1-2204558</w:t>
        </w:r>
      </w:hyperlink>
      <w:r w:rsidR="008F4B8C" w:rsidRPr="00B112C6">
        <w:rPr>
          <w:lang w:eastAsia="x-none"/>
        </w:rPr>
        <w:tab/>
        <w:t>SL Positioning Evaluation Methodology</w:t>
      </w:r>
      <w:r w:rsidR="008F4B8C" w:rsidRPr="00B112C6">
        <w:rPr>
          <w:lang w:eastAsia="x-none"/>
        </w:rPr>
        <w:tab/>
        <w:t>Lenovo</w:t>
      </w:r>
    </w:p>
    <w:p w14:paraId="05566EE0" w14:textId="1D475284" w:rsidR="008F4B8C" w:rsidRPr="00B112C6" w:rsidRDefault="001B5688" w:rsidP="008F4B8C">
      <w:pPr>
        <w:rPr>
          <w:lang w:eastAsia="x-none"/>
        </w:rPr>
      </w:pPr>
      <w:hyperlink r:id="rId2303" w:history="1">
        <w:r w:rsidR="000B5C49">
          <w:rPr>
            <w:rStyle w:val="Hyperlink"/>
            <w:lang w:eastAsia="x-none"/>
          </w:rPr>
          <w:t>R1-2204834</w:t>
        </w:r>
      </w:hyperlink>
      <w:r w:rsidR="008F4B8C" w:rsidRPr="00B112C6">
        <w:rPr>
          <w:lang w:eastAsia="x-none"/>
        </w:rPr>
        <w:tab/>
        <w:t>SL positioning evaluation methodology</w:t>
      </w:r>
      <w:r w:rsidR="008F4B8C" w:rsidRPr="00B112C6">
        <w:rPr>
          <w:lang w:eastAsia="x-none"/>
        </w:rPr>
        <w:tab/>
        <w:t>Fraunhofer IIS, Fraunhofer HHI</w:t>
      </w:r>
    </w:p>
    <w:p w14:paraId="6D9372EE" w14:textId="0F63AA7D" w:rsidR="008F4B8C" w:rsidRPr="00B112C6" w:rsidRDefault="001B5688" w:rsidP="008F4B8C">
      <w:pPr>
        <w:rPr>
          <w:lang w:eastAsia="x-none"/>
        </w:rPr>
      </w:pPr>
      <w:hyperlink r:id="rId2304" w:history="1">
        <w:r w:rsidR="000B5C49">
          <w:rPr>
            <w:rStyle w:val="Hyperlink"/>
            <w:lang w:eastAsia="x-none"/>
          </w:rPr>
          <w:t>R1-2204949</w:t>
        </w:r>
      </w:hyperlink>
      <w:r w:rsidR="008F4B8C" w:rsidRPr="00B112C6">
        <w:rPr>
          <w:lang w:eastAsia="x-none"/>
        </w:rPr>
        <w:tab/>
        <w:t>Evaluation of SL positioning</w:t>
      </w:r>
      <w:r w:rsidR="008F4B8C" w:rsidRPr="00B112C6">
        <w:rPr>
          <w:lang w:eastAsia="x-none"/>
        </w:rPr>
        <w:tab/>
        <w:t>Ericsson</w:t>
      </w:r>
    </w:p>
    <w:p w14:paraId="4CAD0C6C" w14:textId="4175441D" w:rsidR="008F4B8C" w:rsidRDefault="001B5688" w:rsidP="008F4B8C">
      <w:pPr>
        <w:rPr>
          <w:lang w:eastAsia="x-none"/>
        </w:rPr>
      </w:pPr>
      <w:hyperlink r:id="rId2305" w:history="1">
        <w:r w:rsidR="000B5C49">
          <w:rPr>
            <w:rStyle w:val="Hyperlink"/>
            <w:lang w:eastAsia="x-none"/>
          </w:rPr>
          <w:t>R1-2205037</w:t>
        </w:r>
      </w:hyperlink>
      <w:r w:rsidR="008F4B8C" w:rsidRPr="00B112C6">
        <w:rPr>
          <w:lang w:eastAsia="x-none"/>
        </w:rPr>
        <w:tab/>
        <w:t>Sidelink Positioning Evaluation Assumptions and Results</w:t>
      </w:r>
      <w:r w:rsidR="008F4B8C" w:rsidRPr="00B112C6">
        <w:rPr>
          <w:lang w:eastAsia="x-none"/>
        </w:rPr>
        <w:tab/>
        <w:t>Qualcomm Incorporated</w:t>
      </w:r>
    </w:p>
    <w:p w14:paraId="1F990275" w14:textId="4C00087D" w:rsidR="00F87981" w:rsidRDefault="00F87981" w:rsidP="008F4B8C">
      <w:pPr>
        <w:rPr>
          <w:lang w:eastAsia="x-none"/>
        </w:rPr>
      </w:pPr>
    </w:p>
    <w:p w14:paraId="463B82C9" w14:textId="77777777" w:rsidR="00F87981" w:rsidRPr="00AA1713" w:rsidRDefault="00F87981" w:rsidP="00F87981">
      <w:pPr>
        <w:rPr>
          <w:lang w:val="fr-FR" w:eastAsia="x-none"/>
        </w:rPr>
      </w:pPr>
      <w:r w:rsidRPr="00AA1713">
        <w:rPr>
          <w:lang w:val="fr-FR" w:eastAsia="x-none"/>
        </w:rPr>
        <w:t>[109-e-R18-Pos-03] – Chuangxin (ZTE)</w:t>
      </w:r>
    </w:p>
    <w:p w14:paraId="5253E9C2" w14:textId="2313B60B" w:rsidR="00F87981" w:rsidRPr="00AA1713" w:rsidRDefault="00F87981" w:rsidP="00F87981">
      <w:pPr>
        <w:rPr>
          <w:lang w:eastAsia="x-none"/>
        </w:rPr>
      </w:pPr>
      <w:r w:rsidRPr="00AA1713">
        <w:rPr>
          <w:lang w:eastAsia="x-none"/>
        </w:rPr>
        <w:t>Email discussion on evaluation of SL positioning by May 20</w:t>
      </w:r>
    </w:p>
    <w:p w14:paraId="783B906A" w14:textId="77777777" w:rsidR="00F87981" w:rsidRPr="00AA1713" w:rsidRDefault="00F87981" w:rsidP="007A297D">
      <w:pPr>
        <w:numPr>
          <w:ilvl w:val="0"/>
          <w:numId w:val="66"/>
        </w:numPr>
        <w:rPr>
          <w:lang w:eastAsia="x-none"/>
        </w:rPr>
      </w:pPr>
      <w:r w:rsidRPr="00AA1713">
        <w:rPr>
          <w:lang w:eastAsia="x-none"/>
        </w:rPr>
        <w:t>Check points: May 16, May 20</w:t>
      </w:r>
    </w:p>
    <w:p w14:paraId="035C1DD8" w14:textId="41C1A672" w:rsidR="00A45241" w:rsidRDefault="00A45241" w:rsidP="00A45241">
      <w:pPr>
        <w:rPr>
          <w:iCs/>
        </w:rPr>
      </w:pPr>
      <w:r w:rsidRPr="00AA1713">
        <w:rPr>
          <w:b/>
          <w:bCs/>
          <w:iCs/>
        </w:rPr>
        <w:t>Decision:</w:t>
      </w:r>
      <w:r w:rsidRPr="00AA1713">
        <w:rPr>
          <w:iCs/>
        </w:rPr>
        <w:t xml:space="preserve"> As per email decision posted on May 1</w:t>
      </w:r>
      <w:r w:rsidR="00AA1713">
        <w:rPr>
          <w:iCs/>
        </w:rPr>
        <w:t>7</w:t>
      </w:r>
      <w:r w:rsidRPr="00AA1713">
        <w:rPr>
          <w:iCs/>
          <w:vertAlign w:val="superscript"/>
        </w:rPr>
        <w:t>th</w:t>
      </w:r>
      <w:r w:rsidRPr="00AA1713">
        <w:rPr>
          <w:iCs/>
        </w:rPr>
        <w:t>,</w:t>
      </w:r>
    </w:p>
    <w:p w14:paraId="5DE2B715" w14:textId="77777777" w:rsidR="00A45241" w:rsidRPr="00535706" w:rsidRDefault="00A45241" w:rsidP="00AA1713">
      <w:pPr>
        <w:rPr>
          <w:rFonts w:eastAsia="SimSun"/>
          <w:lang w:val="en-US" w:eastAsia="ko-KR"/>
        </w:rPr>
      </w:pPr>
      <w:r w:rsidRPr="00535706">
        <w:rPr>
          <w:highlight w:val="green"/>
        </w:rPr>
        <w:t>Agreement</w:t>
      </w:r>
    </w:p>
    <w:p w14:paraId="5D9697FD" w14:textId="5A1DABDE" w:rsidR="00A45241" w:rsidRDefault="00A45241" w:rsidP="00AA1713">
      <w:pPr>
        <w:rPr>
          <w:lang w:eastAsia="x-none"/>
        </w:rPr>
      </w:pPr>
      <w:r w:rsidRPr="00BA65C0">
        <w:rPr>
          <w:lang w:eastAsia="x-none"/>
        </w:rPr>
        <w:t>For</w:t>
      </w:r>
      <w:r w:rsidR="00AA1713">
        <w:rPr>
          <w:lang w:eastAsia="x-none"/>
        </w:rPr>
        <w:t xml:space="preserve"> </w:t>
      </w:r>
      <w:r w:rsidRPr="00BA65C0">
        <w:rPr>
          <w:lang w:eastAsia="x-none"/>
        </w:rPr>
        <w:t>SL positioning evaluation, V2X use case with highway and urban grid scenarios defined in TR 37.885 is supported.</w:t>
      </w:r>
    </w:p>
    <w:p w14:paraId="7551AC4F" w14:textId="77777777" w:rsidR="00A45241" w:rsidRDefault="00A45241" w:rsidP="00CF6E6D">
      <w:pPr>
        <w:pStyle w:val="ListParagraph"/>
        <w:numPr>
          <w:ilvl w:val="0"/>
          <w:numId w:val="292"/>
        </w:numPr>
        <w:rPr>
          <w:lang w:eastAsia="x-none"/>
        </w:rPr>
      </w:pPr>
      <w:r w:rsidRPr="00BA65C0">
        <w:rPr>
          <w:lang w:eastAsia="x-none"/>
        </w:rPr>
        <w:t>The road configuration for urban grid and highway provided in TR 37.885 Annex A is reused</w:t>
      </w:r>
    </w:p>
    <w:p w14:paraId="5E26CFE8" w14:textId="77777777" w:rsidR="00A45241" w:rsidRPr="00535706" w:rsidRDefault="00A45241" w:rsidP="00AA1713">
      <w:pPr>
        <w:rPr>
          <w:rFonts w:eastAsia="SimSun"/>
          <w:lang w:val="en-US" w:eastAsia="ko-KR"/>
        </w:rPr>
      </w:pPr>
      <w:r w:rsidRPr="00535706">
        <w:rPr>
          <w:highlight w:val="green"/>
        </w:rPr>
        <w:t>Agreement</w:t>
      </w:r>
    </w:p>
    <w:p w14:paraId="1202E9ED" w14:textId="2D16F706" w:rsidR="00A45241" w:rsidRDefault="00A45241" w:rsidP="00AA1713">
      <w:pPr>
        <w:rPr>
          <w:lang w:eastAsia="x-none"/>
        </w:rPr>
      </w:pPr>
      <w:r w:rsidRPr="00587978">
        <w:rPr>
          <w:lang w:eastAsia="x-none"/>
        </w:rPr>
        <w:t>For</w:t>
      </w:r>
      <w:r w:rsidR="00AA1713">
        <w:rPr>
          <w:lang w:eastAsia="x-none"/>
        </w:rPr>
        <w:t xml:space="preserve"> </w:t>
      </w:r>
      <w:r w:rsidRPr="00587978">
        <w:rPr>
          <w:lang w:eastAsia="x-none"/>
        </w:rPr>
        <w:t>SL positioning evaluation in highway and urban grid scenarios,</w:t>
      </w:r>
      <w:r w:rsidR="00AA1713">
        <w:rPr>
          <w:lang w:eastAsia="x-none"/>
        </w:rPr>
        <w:t xml:space="preserve"> </w:t>
      </w:r>
      <w:r w:rsidRPr="00587978">
        <w:rPr>
          <w:lang w:eastAsia="x-none"/>
        </w:rPr>
        <w:t>UE dropping option A defined in section 6.1.2 of TR 37.885 is used, i.e.</w:t>
      </w:r>
    </w:p>
    <w:p w14:paraId="14D4D921" w14:textId="77777777" w:rsidR="00A45241" w:rsidRDefault="00A45241" w:rsidP="00CF6E6D">
      <w:pPr>
        <w:pStyle w:val="ListParagraph"/>
        <w:numPr>
          <w:ilvl w:val="0"/>
          <w:numId w:val="292"/>
        </w:numPr>
        <w:rPr>
          <w:lang w:eastAsia="x-none"/>
        </w:rPr>
      </w:pPr>
      <w:r w:rsidRPr="00587978">
        <w:rPr>
          <w:lang w:eastAsia="x-none"/>
        </w:rPr>
        <w:t xml:space="preserve">UE dropping option </w:t>
      </w:r>
      <w:r>
        <w:rPr>
          <w:lang w:eastAsia="x-none"/>
        </w:rPr>
        <w:t xml:space="preserve">A </w:t>
      </w:r>
      <w:r w:rsidRPr="00587978">
        <w:rPr>
          <w:lang w:eastAsia="x-none"/>
        </w:rPr>
        <w:t>is used for the highway scenario:</w:t>
      </w:r>
    </w:p>
    <w:p w14:paraId="449A8B06" w14:textId="77777777" w:rsidR="00A45241" w:rsidRDefault="00A45241" w:rsidP="00CF6E6D">
      <w:pPr>
        <w:pStyle w:val="ListParagraph"/>
        <w:numPr>
          <w:ilvl w:val="1"/>
          <w:numId w:val="292"/>
        </w:numPr>
        <w:rPr>
          <w:lang w:eastAsia="x-none"/>
        </w:rPr>
      </w:pPr>
      <w:r w:rsidRPr="00587978">
        <w:rPr>
          <w:lang w:eastAsia="x-none"/>
        </w:rPr>
        <w:t>Vehicle type distribution: 100% vehicle type 2.</w:t>
      </w:r>
    </w:p>
    <w:p w14:paraId="77D43C51" w14:textId="77777777" w:rsidR="00A45241" w:rsidRDefault="00A45241" w:rsidP="00CF6E6D">
      <w:pPr>
        <w:pStyle w:val="ListParagraph"/>
        <w:numPr>
          <w:ilvl w:val="1"/>
          <w:numId w:val="292"/>
        </w:numPr>
        <w:rPr>
          <w:lang w:eastAsia="x-none"/>
        </w:rPr>
      </w:pPr>
      <w:r w:rsidRPr="00587978">
        <w:rPr>
          <w:lang w:eastAsia="x-none"/>
        </w:rPr>
        <w:t>Clustered dropping is not used.</w:t>
      </w:r>
    </w:p>
    <w:p w14:paraId="241AF925" w14:textId="77777777" w:rsidR="00A45241" w:rsidRDefault="00A45241" w:rsidP="00CF6E6D">
      <w:pPr>
        <w:pStyle w:val="ListParagraph"/>
        <w:numPr>
          <w:ilvl w:val="1"/>
          <w:numId w:val="292"/>
        </w:numPr>
        <w:rPr>
          <w:lang w:eastAsia="x-none"/>
        </w:rPr>
      </w:pPr>
      <w:r w:rsidRPr="00587978">
        <w:rPr>
          <w:lang w:eastAsia="x-none"/>
        </w:rPr>
        <w:t>Vehicle speed is 140 km/h in all the lanes as baseline and 70 km/h in all the lanes optionally.</w:t>
      </w:r>
    </w:p>
    <w:p w14:paraId="39D4D4E3" w14:textId="1AECE326" w:rsidR="00A45241" w:rsidRDefault="00A45241" w:rsidP="00CF6E6D">
      <w:pPr>
        <w:pStyle w:val="ListParagraph"/>
        <w:numPr>
          <w:ilvl w:val="0"/>
          <w:numId w:val="292"/>
        </w:numPr>
        <w:rPr>
          <w:lang w:eastAsia="x-none"/>
        </w:rPr>
      </w:pPr>
      <w:r w:rsidRPr="00587978">
        <w:rPr>
          <w:lang w:eastAsia="x-none"/>
        </w:rPr>
        <w:t>UE</w:t>
      </w:r>
      <w:r w:rsidR="00AA1713">
        <w:rPr>
          <w:lang w:eastAsia="x-none"/>
        </w:rPr>
        <w:t xml:space="preserve"> </w:t>
      </w:r>
      <w:r w:rsidRPr="00587978">
        <w:rPr>
          <w:lang w:eastAsia="x-none"/>
        </w:rPr>
        <w:t xml:space="preserve">dropping option </w:t>
      </w:r>
      <w:r>
        <w:rPr>
          <w:lang w:eastAsia="x-none"/>
        </w:rPr>
        <w:t xml:space="preserve">A </w:t>
      </w:r>
      <w:r w:rsidRPr="00587978">
        <w:rPr>
          <w:lang w:eastAsia="x-none"/>
        </w:rPr>
        <w:t>is used for the urban grid scenario:</w:t>
      </w:r>
    </w:p>
    <w:p w14:paraId="34F7D724" w14:textId="77777777" w:rsidR="00A45241" w:rsidRDefault="00A45241" w:rsidP="00CF6E6D">
      <w:pPr>
        <w:pStyle w:val="ListParagraph"/>
        <w:numPr>
          <w:ilvl w:val="1"/>
          <w:numId w:val="292"/>
        </w:numPr>
        <w:rPr>
          <w:lang w:eastAsia="x-none"/>
        </w:rPr>
      </w:pPr>
      <w:r w:rsidRPr="00587978">
        <w:rPr>
          <w:lang w:eastAsia="x-none"/>
        </w:rPr>
        <w:t>Vehicle type distribution: 100% vehicle type 2.</w:t>
      </w:r>
    </w:p>
    <w:p w14:paraId="23054F48" w14:textId="77777777" w:rsidR="00A45241" w:rsidRDefault="00A45241" w:rsidP="00CF6E6D">
      <w:pPr>
        <w:pStyle w:val="ListParagraph"/>
        <w:numPr>
          <w:ilvl w:val="1"/>
          <w:numId w:val="292"/>
        </w:numPr>
        <w:rPr>
          <w:lang w:eastAsia="x-none"/>
        </w:rPr>
      </w:pPr>
      <w:r w:rsidRPr="00587978">
        <w:rPr>
          <w:lang w:eastAsia="x-none"/>
        </w:rPr>
        <w:t>Clustered dropping is not used.</w:t>
      </w:r>
    </w:p>
    <w:p w14:paraId="1DBF3069" w14:textId="77777777" w:rsidR="00A45241" w:rsidRDefault="00A45241" w:rsidP="00CF6E6D">
      <w:pPr>
        <w:pStyle w:val="ListParagraph"/>
        <w:numPr>
          <w:ilvl w:val="1"/>
          <w:numId w:val="292"/>
        </w:numPr>
        <w:rPr>
          <w:lang w:eastAsia="x-none"/>
        </w:rPr>
      </w:pPr>
      <w:r w:rsidRPr="00587978">
        <w:rPr>
          <w:lang w:eastAsia="x-none"/>
        </w:rPr>
        <w:t>Vehicle speed is 60 km/h in all the lanes.</w:t>
      </w:r>
    </w:p>
    <w:p w14:paraId="4AB0E8E9" w14:textId="626079B5" w:rsidR="00A45241" w:rsidRDefault="00A45241" w:rsidP="00CF6E6D">
      <w:pPr>
        <w:pStyle w:val="ListParagraph"/>
        <w:numPr>
          <w:ilvl w:val="1"/>
          <w:numId w:val="292"/>
        </w:numPr>
        <w:rPr>
          <w:lang w:eastAsia="x-none"/>
        </w:rPr>
      </w:pPr>
      <w:r w:rsidRPr="00587978">
        <w:rPr>
          <w:lang w:eastAsia="x-none"/>
        </w:rPr>
        <w:t>In the intersection, a</w:t>
      </w:r>
      <w:r w:rsidR="00AA1713">
        <w:rPr>
          <w:lang w:eastAsia="x-none"/>
        </w:rPr>
        <w:t xml:space="preserve"> </w:t>
      </w:r>
      <w:r w:rsidRPr="00587978">
        <w:rPr>
          <w:lang w:eastAsia="x-none"/>
        </w:rPr>
        <w:t>UE</w:t>
      </w:r>
      <w:r w:rsidR="00AA1713">
        <w:rPr>
          <w:lang w:eastAsia="x-none"/>
        </w:rPr>
        <w:t xml:space="preserve"> </w:t>
      </w:r>
      <w:r w:rsidRPr="00587978">
        <w:rPr>
          <w:lang w:eastAsia="x-none"/>
        </w:rPr>
        <w:t>goes straight, turns left, turns right with the probability of 0.5, 0.25, 0.25, respectively.</w:t>
      </w:r>
    </w:p>
    <w:p w14:paraId="6C88CE27" w14:textId="77777777" w:rsidR="00A45241" w:rsidRPr="00535706" w:rsidRDefault="00A45241" w:rsidP="00AA1713">
      <w:pPr>
        <w:rPr>
          <w:rFonts w:eastAsia="SimSun"/>
          <w:lang w:val="en-US" w:eastAsia="ko-KR"/>
        </w:rPr>
      </w:pPr>
      <w:r w:rsidRPr="00535706">
        <w:rPr>
          <w:highlight w:val="green"/>
        </w:rPr>
        <w:t>Agreement</w:t>
      </w:r>
    </w:p>
    <w:p w14:paraId="5759AAEC" w14:textId="6F97B59E" w:rsidR="00A45241" w:rsidRDefault="00A45241" w:rsidP="00AA1713">
      <w:pPr>
        <w:rPr>
          <w:lang w:eastAsia="x-none"/>
        </w:rPr>
      </w:pPr>
      <w:r w:rsidRPr="009E5909">
        <w:rPr>
          <w:lang w:eastAsia="x-none"/>
        </w:rPr>
        <w:t>For</w:t>
      </w:r>
      <w:r w:rsidR="00AA1713">
        <w:rPr>
          <w:lang w:eastAsia="x-none"/>
        </w:rPr>
        <w:t xml:space="preserve"> </w:t>
      </w:r>
      <w:r w:rsidRPr="009E5909">
        <w:rPr>
          <w:lang w:eastAsia="x-none"/>
        </w:rPr>
        <w:t>SL</w:t>
      </w:r>
      <w:r w:rsidR="00AA1713">
        <w:rPr>
          <w:lang w:eastAsia="x-none"/>
        </w:rPr>
        <w:t xml:space="preserve"> </w:t>
      </w:r>
      <w:r w:rsidRPr="009E5909">
        <w:rPr>
          <w:lang w:eastAsia="x-none"/>
        </w:rPr>
        <w:t>positioning evaluation in highway and urban grid scenarios, antenna model follows the description in TR 37.885 section 6.1.4.</w:t>
      </w:r>
    </w:p>
    <w:p w14:paraId="25FF0A36" w14:textId="33030B5F" w:rsidR="00A45241" w:rsidRPr="009E5909" w:rsidRDefault="00A45241" w:rsidP="00CF6E6D">
      <w:pPr>
        <w:pStyle w:val="ListParagraph"/>
        <w:numPr>
          <w:ilvl w:val="0"/>
          <w:numId w:val="293"/>
        </w:numPr>
        <w:rPr>
          <w:lang w:eastAsia="x-none"/>
        </w:rPr>
      </w:pPr>
      <w:r w:rsidRPr="009E5909">
        <w:rPr>
          <w:lang w:eastAsia="x-none"/>
        </w:rPr>
        <w:t>Vehicle</w:t>
      </w:r>
      <w:r w:rsidR="00AA1713">
        <w:rPr>
          <w:lang w:eastAsia="x-none"/>
        </w:rPr>
        <w:t xml:space="preserve"> </w:t>
      </w:r>
      <w:r w:rsidRPr="009E5909">
        <w:rPr>
          <w:lang w:eastAsia="x-none"/>
        </w:rPr>
        <w:t>UE</w:t>
      </w:r>
      <w:r w:rsidR="00AA1713">
        <w:rPr>
          <w:lang w:eastAsia="x-none"/>
        </w:rPr>
        <w:t xml:space="preserve"> </w:t>
      </w:r>
      <w:r w:rsidRPr="009E5909">
        <w:rPr>
          <w:lang w:eastAsia="x-none"/>
        </w:rPr>
        <w:t>option 1 is the baseline (Vehicle</w:t>
      </w:r>
      <w:r w:rsidR="00AA1713">
        <w:rPr>
          <w:lang w:eastAsia="x-none"/>
        </w:rPr>
        <w:t xml:space="preserve"> </w:t>
      </w:r>
      <w:r w:rsidRPr="009E5909">
        <w:rPr>
          <w:lang w:eastAsia="x-none"/>
        </w:rPr>
        <w:t>UE</w:t>
      </w:r>
      <w:r w:rsidR="00AA1713">
        <w:rPr>
          <w:lang w:eastAsia="x-none"/>
        </w:rPr>
        <w:t xml:space="preserve"> </w:t>
      </w:r>
      <w:r w:rsidRPr="009E5909">
        <w:rPr>
          <w:lang w:eastAsia="x-none"/>
        </w:rPr>
        <w:t>antenna is</w:t>
      </w:r>
      <w:r w:rsidR="00AA1713">
        <w:rPr>
          <w:lang w:eastAsia="x-none"/>
        </w:rPr>
        <w:t xml:space="preserve"> </w:t>
      </w:r>
      <w:r w:rsidRPr="009E5909">
        <w:rPr>
          <w:lang w:eastAsia="x-none"/>
        </w:rPr>
        <w:t>modelled</w:t>
      </w:r>
      <w:r w:rsidR="00AA1713">
        <w:rPr>
          <w:lang w:eastAsia="x-none"/>
        </w:rPr>
        <w:t xml:space="preserve"> </w:t>
      </w:r>
      <w:r w:rsidRPr="009E5909">
        <w:rPr>
          <w:lang w:eastAsia="x-none"/>
        </w:rPr>
        <w:t>in Table 6.1.4-8 and 6.1.4-9 in TR 37.885)</w:t>
      </w:r>
    </w:p>
    <w:p w14:paraId="4437715D" w14:textId="0BD9E063" w:rsidR="00A45241" w:rsidRPr="009E5909" w:rsidRDefault="00A45241" w:rsidP="00CF6E6D">
      <w:pPr>
        <w:pStyle w:val="ListParagraph"/>
        <w:numPr>
          <w:ilvl w:val="0"/>
          <w:numId w:val="293"/>
        </w:numPr>
        <w:rPr>
          <w:lang w:eastAsia="x-none"/>
        </w:rPr>
      </w:pPr>
      <w:r w:rsidRPr="009E5909">
        <w:rPr>
          <w:lang w:eastAsia="x-none"/>
        </w:rPr>
        <w:t>Vehicle</w:t>
      </w:r>
      <w:r w:rsidR="00AA1713">
        <w:rPr>
          <w:lang w:eastAsia="x-none"/>
        </w:rPr>
        <w:t xml:space="preserve"> </w:t>
      </w:r>
      <w:r w:rsidRPr="009E5909">
        <w:rPr>
          <w:lang w:eastAsia="x-none"/>
        </w:rPr>
        <w:t>UE option 2 (two panels) can be optionally selected by companies</w:t>
      </w:r>
    </w:p>
    <w:p w14:paraId="3B79807C" w14:textId="77777777" w:rsidR="00A45241" w:rsidRPr="00535706" w:rsidRDefault="00A45241" w:rsidP="00AA1713">
      <w:pPr>
        <w:rPr>
          <w:rFonts w:eastAsia="SimSun"/>
          <w:lang w:val="en-US" w:eastAsia="ko-KR"/>
        </w:rPr>
      </w:pPr>
      <w:r w:rsidRPr="00535706">
        <w:rPr>
          <w:highlight w:val="green"/>
        </w:rPr>
        <w:t>Agreement</w:t>
      </w:r>
    </w:p>
    <w:p w14:paraId="3F42F8A0" w14:textId="76769762" w:rsidR="00A45241" w:rsidRDefault="00A45241" w:rsidP="00AA1713">
      <w:pPr>
        <w:rPr>
          <w:lang w:eastAsia="x-none"/>
        </w:rPr>
      </w:pPr>
      <w:r w:rsidRPr="009E5909">
        <w:rPr>
          <w:lang w:eastAsia="x-none"/>
        </w:rPr>
        <w:t>For</w:t>
      </w:r>
      <w:r w:rsidR="00AA1713">
        <w:rPr>
          <w:lang w:eastAsia="x-none"/>
        </w:rPr>
        <w:t xml:space="preserve"> </w:t>
      </w:r>
      <w:r w:rsidRPr="009E5909">
        <w:rPr>
          <w:lang w:eastAsia="x-none"/>
        </w:rPr>
        <w:t>SL positioning evaluation in highway and urban grid scenarios, channel model follows description in TR 37.885 section 6.2. </w:t>
      </w:r>
    </w:p>
    <w:p w14:paraId="0748FB54" w14:textId="3E9A7646" w:rsidR="00A45241" w:rsidRDefault="00A45241" w:rsidP="00AA1713">
      <w:pPr>
        <w:rPr>
          <w:lang w:val="en-US" w:eastAsia="x-none"/>
        </w:rPr>
      </w:pPr>
    </w:p>
    <w:p w14:paraId="15DE79E5" w14:textId="4E2A6407" w:rsidR="00A45241" w:rsidRPr="00572D13" w:rsidRDefault="001B5688" w:rsidP="00A45241">
      <w:pPr>
        <w:rPr>
          <w:b/>
          <w:lang w:eastAsia="x-none"/>
        </w:rPr>
      </w:pPr>
      <w:hyperlink r:id="rId2306" w:history="1">
        <w:r w:rsidR="000B5C49">
          <w:rPr>
            <w:rStyle w:val="Hyperlink"/>
            <w:b/>
            <w:lang w:eastAsia="x-none"/>
          </w:rPr>
          <w:t>R1-2205227</w:t>
        </w:r>
      </w:hyperlink>
      <w:r w:rsidR="00A45241" w:rsidRPr="00572D13">
        <w:rPr>
          <w:b/>
          <w:lang w:eastAsia="x-none"/>
        </w:rPr>
        <w:tab/>
        <w:t>Summary #1 of [109-e-R18-Pos-03] Email discussion on evaluation of SL positioning</w:t>
      </w:r>
      <w:r w:rsidR="00A45241" w:rsidRPr="00572D13">
        <w:rPr>
          <w:b/>
          <w:lang w:eastAsia="x-none"/>
        </w:rPr>
        <w:tab/>
        <w:t>Moderator (ZTE)</w:t>
      </w:r>
    </w:p>
    <w:p w14:paraId="294FA4E5" w14:textId="77777777" w:rsidR="00572D13" w:rsidRDefault="00572D13" w:rsidP="00A45241">
      <w:pPr>
        <w:rPr>
          <w:lang w:eastAsia="x-none"/>
        </w:rPr>
      </w:pPr>
    </w:p>
    <w:p w14:paraId="27A408FE" w14:textId="729A6CDF" w:rsidR="00A45241" w:rsidRPr="00AA1713" w:rsidRDefault="00A45241" w:rsidP="00A45241">
      <w:pPr>
        <w:rPr>
          <w:rFonts w:eastAsia="SimSun" w:cs="Times"/>
          <w:szCs w:val="20"/>
          <w:lang w:val="en-US" w:eastAsia="ko-KR"/>
        </w:rPr>
      </w:pPr>
      <w:r w:rsidRPr="00AA1713">
        <w:rPr>
          <w:rFonts w:cs="Times"/>
          <w:szCs w:val="20"/>
          <w:highlight w:val="green"/>
        </w:rPr>
        <w:t>Agreement</w:t>
      </w:r>
    </w:p>
    <w:p w14:paraId="5AF9CAFE" w14:textId="77777777" w:rsidR="00A45241" w:rsidRPr="00543369" w:rsidRDefault="00A45241" w:rsidP="00CF6E6D">
      <w:pPr>
        <w:numPr>
          <w:ilvl w:val="0"/>
          <w:numId w:val="287"/>
        </w:numPr>
        <w:rPr>
          <w:rFonts w:ascii="Times New Roman" w:eastAsia="SimSun" w:hAnsi="Times New Roman"/>
          <w:kern w:val="2"/>
          <w:szCs w:val="20"/>
        </w:rPr>
      </w:pPr>
      <w:r w:rsidRPr="00543369">
        <w:rPr>
          <w:rFonts w:ascii="Times New Roman" w:eastAsia="SimSun" w:hAnsi="Times New Roman"/>
          <w:kern w:val="2"/>
          <w:szCs w:val="20"/>
        </w:rPr>
        <w:t>The following performance metrics for SL positioning accuracy evaluation is defined:</w:t>
      </w:r>
    </w:p>
    <w:p w14:paraId="3BED607E" w14:textId="77777777" w:rsidR="00A45241" w:rsidRPr="00C43A67" w:rsidRDefault="00A45241" w:rsidP="00CF6E6D">
      <w:pPr>
        <w:numPr>
          <w:ilvl w:val="1"/>
          <w:numId w:val="287"/>
        </w:numPr>
        <w:rPr>
          <w:rFonts w:ascii="Times New Roman" w:hAnsi="Times New Roman"/>
          <w:bCs/>
          <w:lang w:eastAsia="sv-SE"/>
        </w:rPr>
      </w:pPr>
      <w:r w:rsidRPr="00543369">
        <w:rPr>
          <w:rFonts w:ascii="Times New Roman" w:hAnsi="Times New Roman"/>
          <w:bCs/>
          <w:lang w:eastAsia="sv-SE"/>
        </w:rPr>
        <w:t>For relative and absolute positioning</w:t>
      </w:r>
    </w:p>
    <w:p w14:paraId="1C9BA308" w14:textId="77777777" w:rsidR="00A45241" w:rsidRPr="00C43A67" w:rsidRDefault="00A45241" w:rsidP="00CF6E6D">
      <w:pPr>
        <w:numPr>
          <w:ilvl w:val="2"/>
          <w:numId w:val="291"/>
        </w:numPr>
        <w:rPr>
          <w:rFonts w:ascii="Times New Roman" w:hAnsi="Times New Roman"/>
          <w:bCs/>
          <w:lang w:eastAsia="sv-SE"/>
        </w:rPr>
      </w:pPr>
      <w:r w:rsidRPr="00543369">
        <w:rPr>
          <w:rFonts w:ascii="Times New Roman" w:hAnsi="Times New Roman"/>
          <w:bCs/>
          <w:lang w:eastAsia="sv-SE"/>
        </w:rPr>
        <w:t>horizontal accuracy</w:t>
      </w:r>
    </w:p>
    <w:p w14:paraId="19CA3AE8" w14:textId="77777777" w:rsidR="00A45241" w:rsidRPr="00C43A67" w:rsidRDefault="00A45241" w:rsidP="00CF6E6D">
      <w:pPr>
        <w:numPr>
          <w:ilvl w:val="2"/>
          <w:numId w:val="291"/>
        </w:numPr>
        <w:rPr>
          <w:rFonts w:ascii="Times New Roman" w:hAnsi="Times New Roman"/>
          <w:bCs/>
          <w:lang w:eastAsia="sv-SE"/>
        </w:rPr>
      </w:pPr>
      <w:r w:rsidRPr="00543369">
        <w:rPr>
          <w:rFonts w:ascii="Times New Roman" w:hAnsi="Times New Roman"/>
          <w:bCs/>
          <w:lang w:eastAsia="sv-SE"/>
        </w:rPr>
        <w:t>vertical accuracy</w:t>
      </w:r>
    </w:p>
    <w:p w14:paraId="7E429751" w14:textId="77777777" w:rsidR="00A45241" w:rsidRPr="00543369" w:rsidRDefault="00A45241" w:rsidP="00CF6E6D">
      <w:pPr>
        <w:numPr>
          <w:ilvl w:val="1"/>
          <w:numId w:val="287"/>
        </w:numPr>
        <w:rPr>
          <w:rFonts w:ascii="Times New Roman" w:hAnsi="Times New Roman"/>
          <w:bCs/>
          <w:lang w:eastAsia="sv-SE"/>
        </w:rPr>
      </w:pPr>
      <w:r w:rsidRPr="00543369">
        <w:rPr>
          <w:rFonts w:ascii="Times New Roman" w:hAnsi="Times New Roman"/>
          <w:bCs/>
          <w:lang w:eastAsia="sv-SE"/>
        </w:rPr>
        <w:t xml:space="preserve">For ranging </w:t>
      </w:r>
    </w:p>
    <w:p w14:paraId="5BB3F1BD" w14:textId="77777777" w:rsidR="00A45241" w:rsidRPr="00543369" w:rsidRDefault="00A45241" w:rsidP="00CF6E6D">
      <w:pPr>
        <w:numPr>
          <w:ilvl w:val="2"/>
          <w:numId w:val="291"/>
        </w:numPr>
        <w:rPr>
          <w:rFonts w:ascii="Times New Roman" w:hAnsi="Times New Roman"/>
          <w:bCs/>
          <w:lang w:eastAsia="sv-SE"/>
        </w:rPr>
      </w:pPr>
      <w:r w:rsidRPr="00543369">
        <w:rPr>
          <w:rFonts w:ascii="Times New Roman" w:hAnsi="Times New Roman"/>
          <w:bCs/>
          <w:lang w:eastAsia="sv-SE"/>
        </w:rPr>
        <w:t>Ranging for distance, i.e. accuracy of distance</w:t>
      </w:r>
    </w:p>
    <w:p w14:paraId="214DCE7B" w14:textId="77777777" w:rsidR="00A45241" w:rsidRPr="00543369" w:rsidRDefault="00A45241" w:rsidP="00CF6E6D">
      <w:pPr>
        <w:numPr>
          <w:ilvl w:val="2"/>
          <w:numId w:val="291"/>
        </w:numPr>
        <w:rPr>
          <w:rFonts w:ascii="Times New Roman" w:hAnsi="Times New Roman"/>
          <w:bCs/>
          <w:lang w:eastAsia="sv-SE"/>
        </w:rPr>
      </w:pPr>
      <w:r w:rsidRPr="00543369">
        <w:rPr>
          <w:rFonts w:ascii="Times New Roman" w:hAnsi="Times New Roman"/>
          <w:bCs/>
          <w:lang w:eastAsia="sv-SE"/>
        </w:rPr>
        <w:t>Ranging for angle, i.e. accuracy of angle</w:t>
      </w:r>
    </w:p>
    <w:p w14:paraId="40F710F6" w14:textId="77777777" w:rsidR="00A45241" w:rsidRPr="00543369" w:rsidRDefault="00A45241" w:rsidP="00CF6E6D">
      <w:pPr>
        <w:numPr>
          <w:ilvl w:val="0"/>
          <w:numId w:val="287"/>
        </w:numPr>
        <w:rPr>
          <w:rFonts w:ascii="Times New Roman" w:eastAsia="SimSun" w:hAnsi="Times New Roman"/>
          <w:kern w:val="2"/>
          <w:szCs w:val="20"/>
        </w:rPr>
      </w:pPr>
      <w:r w:rsidRPr="00543369">
        <w:rPr>
          <w:rFonts w:ascii="Times New Roman" w:eastAsia="SimSun" w:hAnsi="Times New Roman"/>
          <w:kern w:val="2"/>
          <w:szCs w:val="20"/>
        </w:rPr>
        <w:t xml:space="preserve">Companies are required to output </w:t>
      </w:r>
    </w:p>
    <w:p w14:paraId="615283C2" w14:textId="77777777" w:rsidR="00A45241" w:rsidRPr="00C43A67" w:rsidRDefault="00A45241" w:rsidP="00CF6E6D">
      <w:pPr>
        <w:numPr>
          <w:ilvl w:val="1"/>
          <w:numId w:val="287"/>
        </w:numPr>
        <w:rPr>
          <w:rFonts w:ascii="Times New Roman" w:hAnsi="Times New Roman"/>
          <w:bCs/>
          <w:lang w:eastAsia="sv-SE"/>
        </w:rPr>
      </w:pPr>
      <w:r w:rsidRPr="00C43A67">
        <w:rPr>
          <w:rFonts w:ascii="Times New Roman" w:hAnsi="Times New Roman"/>
          <w:bCs/>
          <w:lang w:eastAsia="sv-SE"/>
        </w:rPr>
        <w:t xml:space="preserve">The percentiles of positioning accuracy error including 50%, 67%, 80%, 90% of UEs, </w:t>
      </w:r>
    </w:p>
    <w:p w14:paraId="359593E0" w14:textId="77777777" w:rsidR="00A45241" w:rsidRPr="00C43A67" w:rsidRDefault="00A45241" w:rsidP="00CF6E6D">
      <w:pPr>
        <w:numPr>
          <w:ilvl w:val="2"/>
          <w:numId w:val="291"/>
        </w:numPr>
        <w:rPr>
          <w:rFonts w:ascii="Times New Roman" w:hAnsi="Times New Roman"/>
          <w:bCs/>
          <w:lang w:eastAsia="sv-SE"/>
        </w:rPr>
      </w:pPr>
      <w:r w:rsidRPr="00C43A67">
        <w:rPr>
          <w:rFonts w:ascii="Times New Roman" w:hAnsi="Times New Roman"/>
          <w:bCs/>
          <w:lang w:eastAsia="sv-SE"/>
        </w:rPr>
        <w:t>FFS others</w:t>
      </w:r>
    </w:p>
    <w:p w14:paraId="4656CF84" w14:textId="77777777" w:rsidR="00A45241" w:rsidRPr="00C43A67" w:rsidRDefault="00A45241" w:rsidP="00CF6E6D">
      <w:pPr>
        <w:numPr>
          <w:ilvl w:val="1"/>
          <w:numId w:val="287"/>
        </w:numPr>
        <w:rPr>
          <w:rFonts w:ascii="Times New Roman" w:hAnsi="Times New Roman"/>
          <w:bCs/>
          <w:lang w:eastAsia="sv-SE"/>
        </w:rPr>
      </w:pPr>
      <w:r w:rsidRPr="00C43A67">
        <w:rPr>
          <w:rFonts w:ascii="Times New Roman" w:hAnsi="Times New Roman"/>
          <w:bCs/>
          <w:lang w:eastAsia="sv-SE"/>
        </w:rPr>
        <w:t>And the CDF of positioning accuracy error</w:t>
      </w:r>
    </w:p>
    <w:p w14:paraId="0B63DE50" w14:textId="77777777" w:rsidR="00A45241" w:rsidRPr="00C43A67" w:rsidRDefault="00A45241" w:rsidP="00CF6E6D">
      <w:pPr>
        <w:numPr>
          <w:ilvl w:val="0"/>
          <w:numId w:val="287"/>
        </w:numPr>
        <w:rPr>
          <w:rFonts w:ascii="Times New Roman" w:eastAsia="SimSun" w:hAnsi="Times New Roman"/>
          <w:kern w:val="2"/>
          <w:szCs w:val="20"/>
        </w:rPr>
      </w:pPr>
      <w:r w:rsidRPr="00543369">
        <w:rPr>
          <w:rFonts w:ascii="Times New Roman" w:eastAsia="SimSun" w:hAnsi="Times New Roman"/>
          <w:kern w:val="2"/>
          <w:szCs w:val="20"/>
        </w:rPr>
        <w:t>Performance metrics other than positioning accuracy</w:t>
      </w:r>
      <w:r>
        <w:rPr>
          <w:rFonts w:ascii="Times New Roman" w:eastAsia="SimSun" w:hAnsi="Times New Roman"/>
          <w:kern w:val="2"/>
          <w:szCs w:val="20"/>
        </w:rPr>
        <w:t>,</w:t>
      </w:r>
      <w:r w:rsidRPr="00543369">
        <w:rPr>
          <w:rFonts w:ascii="Times New Roman" w:eastAsia="SimSun" w:hAnsi="Times New Roman"/>
          <w:kern w:val="2"/>
          <w:szCs w:val="20"/>
        </w:rPr>
        <w:t xml:space="preserve"> such as PHY/end-to-end latency, are up to companies</w:t>
      </w:r>
      <w:r w:rsidRPr="00C43A67">
        <w:rPr>
          <w:rFonts w:ascii="Times New Roman" w:eastAsia="SimSun" w:hAnsi="Times New Roman"/>
          <w:kern w:val="2"/>
          <w:szCs w:val="20"/>
        </w:rPr>
        <w:t xml:space="preserve"> </w:t>
      </w:r>
    </w:p>
    <w:p w14:paraId="115450FF" w14:textId="77777777" w:rsidR="00A45241" w:rsidRPr="00AA1713" w:rsidRDefault="00A45241" w:rsidP="00A45241">
      <w:pPr>
        <w:rPr>
          <w:highlight w:val="yellow"/>
          <w:lang w:eastAsia="x-none"/>
        </w:rPr>
      </w:pPr>
    </w:p>
    <w:p w14:paraId="6AB4075F" w14:textId="77777777" w:rsidR="00A45241" w:rsidRPr="00AA1713" w:rsidRDefault="00A45241" w:rsidP="00A45241">
      <w:pPr>
        <w:rPr>
          <w:rFonts w:eastAsia="SimSun" w:cs="Times"/>
          <w:szCs w:val="20"/>
          <w:lang w:val="en-US" w:eastAsia="ko-KR"/>
        </w:rPr>
      </w:pPr>
      <w:r w:rsidRPr="00AA1713">
        <w:rPr>
          <w:rFonts w:cs="Times"/>
          <w:szCs w:val="20"/>
          <w:highlight w:val="green"/>
        </w:rPr>
        <w:t>Agreement</w:t>
      </w:r>
    </w:p>
    <w:p w14:paraId="178BC552" w14:textId="77777777" w:rsidR="00A45241" w:rsidRPr="00C43A67" w:rsidRDefault="00A45241" w:rsidP="00CF6E6D">
      <w:pPr>
        <w:numPr>
          <w:ilvl w:val="0"/>
          <w:numId w:val="287"/>
        </w:numPr>
        <w:rPr>
          <w:rFonts w:ascii="Times New Roman" w:eastAsia="SimSun" w:hAnsi="Times New Roman"/>
          <w:kern w:val="2"/>
          <w:szCs w:val="20"/>
        </w:rPr>
      </w:pPr>
      <w:r w:rsidRPr="00C43A67">
        <w:rPr>
          <w:rFonts w:ascii="Times New Roman" w:eastAsia="SimSun" w:hAnsi="Times New Roman"/>
          <w:kern w:val="2"/>
          <w:szCs w:val="20"/>
        </w:rPr>
        <w:t xml:space="preserve">For absolute positioning evaluation, anchor UEs’ locations are known </w:t>
      </w:r>
    </w:p>
    <w:p w14:paraId="681D8D4A" w14:textId="77777777" w:rsidR="00A45241" w:rsidRPr="00C43A67" w:rsidRDefault="00A45241" w:rsidP="00CF6E6D">
      <w:pPr>
        <w:numPr>
          <w:ilvl w:val="1"/>
          <w:numId w:val="287"/>
        </w:numPr>
        <w:rPr>
          <w:rFonts w:ascii="Times New Roman" w:hAnsi="Times New Roman"/>
          <w:bCs/>
          <w:lang w:eastAsia="sv-SE"/>
        </w:rPr>
      </w:pPr>
      <w:r w:rsidRPr="00C43A67">
        <w:rPr>
          <w:rFonts w:ascii="Times New Roman" w:hAnsi="Times New Roman"/>
          <w:bCs/>
          <w:lang w:eastAsia="sv-SE"/>
        </w:rPr>
        <w:t xml:space="preserve">In the evaluation of SL only positioning </w:t>
      </w:r>
    </w:p>
    <w:p w14:paraId="50C23A0E" w14:textId="77777777" w:rsidR="00A45241" w:rsidRPr="00C43A67" w:rsidRDefault="00A45241" w:rsidP="00CF6E6D">
      <w:pPr>
        <w:numPr>
          <w:ilvl w:val="2"/>
          <w:numId w:val="291"/>
        </w:numPr>
        <w:rPr>
          <w:rFonts w:ascii="Times New Roman" w:hAnsi="Times New Roman"/>
          <w:bCs/>
          <w:lang w:eastAsia="sv-SE"/>
        </w:rPr>
      </w:pPr>
      <w:r w:rsidRPr="00C43A67">
        <w:rPr>
          <w:rFonts w:ascii="Times New Roman" w:hAnsi="Times New Roman" w:hint="eastAsia"/>
          <w:bCs/>
          <w:lang w:eastAsia="sv-SE"/>
        </w:rPr>
        <w:t>A</w:t>
      </w:r>
      <w:r w:rsidRPr="00C43A67">
        <w:rPr>
          <w:rFonts w:ascii="Times New Roman" w:hAnsi="Times New Roman"/>
          <w:bCs/>
          <w:lang w:eastAsia="sv-SE"/>
        </w:rPr>
        <w:t>nchor UEs are used to locate target UEs</w:t>
      </w:r>
    </w:p>
    <w:p w14:paraId="463A13B0" w14:textId="77777777" w:rsidR="00A45241" w:rsidRPr="00C43A67" w:rsidRDefault="00A45241" w:rsidP="00CF6E6D">
      <w:pPr>
        <w:numPr>
          <w:ilvl w:val="1"/>
          <w:numId w:val="287"/>
        </w:numPr>
        <w:rPr>
          <w:rFonts w:ascii="Times New Roman" w:hAnsi="Times New Roman"/>
          <w:bCs/>
          <w:lang w:eastAsia="sv-SE"/>
        </w:rPr>
      </w:pPr>
      <w:r w:rsidRPr="00C43A67">
        <w:rPr>
          <w:rFonts w:ascii="Times New Roman" w:hAnsi="Times New Roman"/>
          <w:bCs/>
          <w:lang w:eastAsia="sv-SE"/>
        </w:rPr>
        <w:t>In the evaluation of Joint Uu/SL positioning</w:t>
      </w:r>
    </w:p>
    <w:p w14:paraId="3D12104B" w14:textId="77777777" w:rsidR="00A45241" w:rsidRPr="00C43A67" w:rsidRDefault="00A45241" w:rsidP="00CF6E6D">
      <w:pPr>
        <w:numPr>
          <w:ilvl w:val="2"/>
          <w:numId w:val="291"/>
        </w:numPr>
        <w:rPr>
          <w:rFonts w:ascii="Times New Roman" w:hAnsi="Times New Roman"/>
          <w:bCs/>
          <w:lang w:eastAsia="sv-SE"/>
        </w:rPr>
      </w:pPr>
      <w:r w:rsidRPr="00C43A67">
        <w:rPr>
          <w:rFonts w:ascii="Times New Roman" w:hAnsi="Times New Roman"/>
          <w:bCs/>
          <w:lang w:eastAsia="sv-SE"/>
        </w:rPr>
        <w:t>Both BS and anchor UEs are used to locate target UEs</w:t>
      </w:r>
    </w:p>
    <w:p w14:paraId="7907E06A" w14:textId="77777777" w:rsidR="00A45241" w:rsidRPr="00C43A67" w:rsidRDefault="00A45241" w:rsidP="00CF6E6D">
      <w:pPr>
        <w:numPr>
          <w:ilvl w:val="0"/>
          <w:numId w:val="287"/>
        </w:numPr>
        <w:rPr>
          <w:rFonts w:ascii="Times New Roman" w:eastAsia="SimSun" w:hAnsi="Times New Roman"/>
          <w:kern w:val="2"/>
          <w:szCs w:val="20"/>
        </w:rPr>
      </w:pPr>
      <w:r w:rsidRPr="00C43A67">
        <w:rPr>
          <w:rFonts w:ascii="Times New Roman" w:eastAsia="SimSun" w:hAnsi="Times New Roman"/>
          <w:kern w:val="2"/>
          <w:szCs w:val="20"/>
        </w:rPr>
        <w:t>In the evaluation, relative positioning or ranging is performed between two UEs within X m</w:t>
      </w:r>
    </w:p>
    <w:p w14:paraId="3E39342D" w14:textId="77777777" w:rsidR="00A45241" w:rsidRPr="00C43A67" w:rsidRDefault="00A45241" w:rsidP="00CF6E6D">
      <w:pPr>
        <w:numPr>
          <w:ilvl w:val="1"/>
          <w:numId w:val="287"/>
        </w:numPr>
        <w:rPr>
          <w:rFonts w:ascii="Times New Roman" w:hAnsi="Times New Roman"/>
          <w:bCs/>
          <w:lang w:eastAsia="sv-SE"/>
        </w:rPr>
      </w:pPr>
      <w:r w:rsidRPr="00C43A67">
        <w:rPr>
          <w:rFonts w:ascii="Times New Roman" w:hAnsi="Times New Roman"/>
          <w:bCs/>
          <w:lang w:eastAsia="sv-SE"/>
        </w:rPr>
        <w:t xml:space="preserve">FFS X which can be different for different scenarios, e.g. highway, urban grid, etc. </w:t>
      </w:r>
    </w:p>
    <w:p w14:paraId="33936AF4" w14:textId="77777777" w:rsidR="00A45241" w:rsidRPr="00C43A67" w:rsidRDefault="00A45241" w:rsidP="00CF6E6D">
      <w:pPr>
        <w:numPr>
          <w:ilvl w:val="1"/>
          <w:numId w:val="287"/>
        </w:numPr>
        <w:rPr>
          <w:rFonts w:ascii="Times New Roman" w:hAnsi="Times New Roman"/>
          <w:bCs/>
          <w:lang w:eastAsia="sv-SE"/>
        </w:rPr>
      </w:pPr>
      <w:r w:rsidRPr="00C43A67">
        <w:rPr>
          <w:rFonts w:ascii="Times New Roman" w:hAnsi="Times New Roman"/>
          <w:bCs/>
          <w:lang w:eastAsia="sv-SE"/>
        </w:rPr>
        <w:t>Companies can consider to provide simulation results based on multiple X values</w:t>
      </w:r>
    </w:p>
    <w:p w14:paraId="397AECDB" w14:textId="77777777" w:rsidR="00A45241" w:rsidRPr="00C43A67" w:rsidRDefault="00A45241" w:rsidP="00CF6E6D">
      <w:pPr>
        <w:numPr>
          <w:ilvl w:val="0"/>
          <w:numId w:val="287"/>
        </w:numPr>
        <w:rPr>
          <w:rFonts w:ascii="Times New Roman" w:eastAsia="SimSun" w:hAnsi="Times New Roman"/>
          <w:kern w:val="2"/>
          <w:szCs w:val="20"/>
        </w:rPr>
      </w:pPr>
      <w:r w:rsidRPr="00C43A67">
        <w:rPr>
          <w:rFonts w:ascii="Times New Roman" w:eastAsia="SimSun" w:hAnsi="Times New Roman"/>
          <w:kern w:val="2"/>
          <w:szCs w:val="20"/>
        </w:rPr>
        <w:t xml:space="preserve">Positioning method should be reported by companies. </w:t>
      </w:r>
    </w:p>
    <w:p w14:paraId="3BDD5BB6" w14:textId="77777777" w:rsidR="00A45241" w:rsidRPr="00AA1713" w:rsidRDefault="00A45241" w:rsidP="00A45241">
      <w:pPr>
        <w:rPr>
          <w:highlight w:val="yellow"/>
          <w:lang w:eastAsia="x-none"/>
        </w:rPr>
      </w:pPr>
    </w:p>
    <w:p w14:paraId="361419E7" w14:textId="77777777" w:rsidR="00A45241" w:rsidRPr="00AA1713" w:rsidRDefault="00A45241" w:rsidP="00A45241">
      <w:pPr>
        <w:rPr>
          <w:rFonts w:eastAsia="SimSun" w:cs="Times"/>
          <w:szCs w:val="20"/>
          <w:lang w:val="en-US" w:eastAsia="ko-KR"/>
        </w:rPr>
      </w:pPr>
      <w:r w:rsidRPr="00AA1713">
        <w:rPr>
          <w:rFonts w:cs="Times"/>
          <w:szCs w:val="20"/>
          <w:highlight w:val="green"/>
        </w:rPr>
        <w:t>Agreement</w:t>
      </w:r>
    </w:p>
    <w:p w14:paraId="3C328304" w14:textId="77777777" w:rsidR="00A45241" w:rsidRPr="00543369" w:rsidRDefault="00A45241" w:rsidP="00A45241">
      <w:pPr>
        <w:snapToGrid w:val="0"/>
        <w:rPr>
          <w:rFonts w:ascii="Times New Roman" w:hAnsi="Times New Roman"/>
          <w:b/>
          <w:szCs w:val="20"/>
        </w:rPr>
      </w:pPr>
      <w:r w:rsidRPr="00543369">
        <w:rPr>
          <w:rFonts w:ascii="Times New Roman" w:hAnsi="Times New Roman"/>
          <w:szCs w:val="20"/>
        </w:rPr>
        <w:t>For SL positioning evaluation,</w:t>
      </w:r>
    </w:p>
    <w:p w14:paraId="78D910F5" w14:textId="77777777" w:rsidR="00A45241" w:rsidRPr="00C43A67" w:rsidRDefault="00A45241" w:rsidP="00CF6E6D">
      <w:pPr>
        <w:numPr>
          <w:ilvl w:val="0"/>
          <w:numId w:val="287"/>
        </w:numPr>
        <w:rPr>
          <w:rFonts w:ascii="Times New Roman" w:eastAsia="SimSun" w:hAnsi="Times New Roman"/>
          <w:kern w:val="2"/>
          <w:szCs w:val="20"/>
        </w:rPr>
      </w:pPr>
      <w:r w:rsidRPr="00C43A67">
        <w:rPr>
          <w:rFonts w:ascii="Times New Roman" w:eastAsia="SimSun" w:hAnsi="Times New Roman"/>
          <w:kern w:val="2"/>
          <w:szCs w:val="20"/>
        </w:rPr>
        <w:t xml:space="preserve">The existing pattern and sequence </w:t>
      </w:r>
      <w:r w:rsidRPr="00C43A67">
        <w:rPr>
          <w:rFonts w:ascii="Times New Roman" w:eastAsia="SimSun" w:hAnsi="Times New Roman" w:hint="eastAsia"/>
          <w:kern w:val="2"/>
          <w:szCs w:val="20"/>
        </w:rPr>
        <w:t>of DL-</w:t>
      </w:r>
      <w:r w:rsidRPr="00C43A67">
        <w:rPr>
          <w:rFonts w:ascii="Times New Roman" w:eastAsia="SimSun" w:hAnsi="Times New Roman"/>
          <w:kern w:val="2"/>
          <w:szCs w:val="20"/>
        </w:rPr>
        <w:t xml:space="preserve">PRS or positioning SRS </w:t>
      </w:r>
      <w:r w:rsidRPr="00C43A67">
        <w:rPr>
          <w:rFonts w:ascii="Times New Roman" w:eastAsia="SimSun" w:hAnsi="Times New Roman" w:hint="eastAsia"/>
          <w:kern w:val="2"/>
          <w:szCs w:val="20"/>
        </w:rPr>
        <w:t>can be</w:t>
      </w:r>
      <w:r w:rsidRPr="00C43A67">
        <w:rPr>
          <w:rFonts w:ascii="Times New Roman" w:eastAsia="SimSun" w:hAnsi="Times New Roman"/>
          <w:kern w:val="2"/>
          <w:szCs w:val="20"/>
        </w:rPr>
        <w:t xml:space="preserve"> reused</w:t>
      </w:r>
      <w:r w:rsidRPr="00C43A67">
        <w:rPr>
          <w:rFonts w:ascii="Times New Roman" w:eastAsia="SimSun" w:hAnsi="Times New Roman" w:hint="eastAsia"/>
          <w:kern w:val="2"/>
          <w:szCs w:val="20"/>
        </w:rPr>
        <w:t xml:space="preserve"> </w:t>
      </w:r>
      <w:r w:rsidRPr="00C43A67">
        <w:rPr>
          <w:rFonts w:ascii="Times New Roman" w:eastAsia="SimSun" w:hAnsi="Times New Roman"/>
          <w:kern w:val="2"/>
          <w:szCs w:val="20"/>
        </w:rPr>
        <w:t xml:space="preserve">as baseline </w:t>
      </w:r>
      <w:r w:rsidRPr="00C43A67">
        <w:rPr>
          <w:rFonts w:ascii="Times New Roman" w:eastAsia="SimSun" w:hAnsi="Times New Roman" w:hint="eastAsia"/>
          <w:kern w:val="2"/>
          <w:szCs w:val="20"/>
        </w:rPr>
        <w:t>for evaluation purpose.</w:t>
      </w:r>
    </w:p>
    <w:p w14:paraId="3A6C8569" w14:textId="77777777" w:rsidR="00A45241" w:rsidRPr="00C43A67" w:rsidRDefault="00A45241" w:rsidP="00CF6E6D">
      <w:pPr>
        <w:numPr>
          <w:ilvl w:val="1"/>
          <w:numId w:val="287"/>
        </w:numPr>
        <w:rPr>
          <w:rFonts w:ascii="Times New Roman" w:hAnsi="Times New Roman"/>
          <w:bCs/>
          <w:lang w:eastAsia="sv-SE"/>
        </w:rPr>
      </w:pPr>
      <w:r w:rsidRPr="00C43A67">
        <w:rPr>
          <w:rFonts w:ascii="Times New Roman" w:hAnsi="Times New Roman" w:hint="eastAsia"/>
          <w:bCs/>
          <w:lang w:eastAsia="sv-SE"/>
        </w:rPr>
        <w:t>C</w:t>
      </w:r>
      <w:r w:rsidRPr="00C43A67">
        <w:rPr>
          <w:rFonts w:ascii="Times New Roman" w:hAnsi="Times New Roman"/>
          <w:bCs/>
          <w:lang w:eastAsia="sv-SE"/>
        </w:rPr>
        <w:t xml:space="preserve">ompanies should provide the description if other pattern and sequence are evaluated, </w:t>
      </w:r>
    </w:p>
    <w:p w14:paraId="7046D11A" w14:textId="77777777" w:rsidR="00A45241" w:rsidRPr="00C43A67" w:rsidRDefault="00A45241" w:rsidP="00CF6E6D">
      <w:pPr>
        <w:numPr>
          <w:ilvl w:val="1"/>
          <w:numId w:val="287"/>
        </w:numPr>
        <w:rPr>
          <w:rFonts w:ascii="Times New Roman" w:hAnsi="Times New Roman"/>
          <w:bCs/>
          <w:lang w:eastAsia="sv-SE"/>
        </w:rPr>
      </w:pPr>
      <w:r w:rsidRPr="00C43A67">
        <w:rPr>
          <w:rFonts w:ascii="Times New Roman" w:hAnsi="Times New Roman"/>
          <w:bCs/>
          <w:lang w:eastAsia="sv-SE"/>
        </w:rPr>
        <w:t>AGC settling time is considered by companies</w:t>
      </w:r>
    </w:p>
    <w:p w14:paraId="67D0C8FB" w14:textId="77777777" w:rsidR="00A45241" w:rsidRPr="00C43A67" w:rsidRDefault="00A45241" w:rsidP="00CF6E6D">
      <w:pPr>
        <w:numPr>
          <w:ilvl w:val="0"/>
          <w:numId w:val="287"/>
        </w:numPr>
        <w:rPr>
          <w:rFonts w:ascii="Times New Roman" w:eastAsia="SimSun" w:hAnsi="Times New Roman"/>
          <w:kern w:val="2"/>
          <w:szCs w:val="20"/>
        </w:rPr>
      </w:pPr>
      <w:r w:rsidRPr="00C43A67">
        <w:rPr>
          <w:rFonts w:ascii="Times New Roman" w:eastAsia="SimSun" w:hAnsi="Times New Roman"/>
          <w:kern w:val="2"/>
          <w:szCs w:val="20"/>
        </w:rPr>
        <w:t xml:space="preserve">Explicit simulation of all links, individual parameters estimation is applied. Companies should provide description of applied algorithms for estimation of signal location parameters. </w:t>
      </w:r>
    </w:p>
    <w:p w14:paraId="4FBB2CCF" w14:textId="77777777" w:rsidR="00A45241" w:rsidRPr="00C43A67" w:rsidRDefault="00A45241" w:rsidP="00CF6E6D">
      <w:pPr>
        <w:numPr>
          <w:ilvl w:val="0"/>
          <w:numId w:val="287"/>
        </w:numPr>
        <w:rPr>
          <w:rFonts w:ascii="Times New Roman" w:eastAsia="SimSun" w:hAnsi="Times New Roman"/>
          <w:kern w:val="2"/>
          <w:szCs w:val="20"/>
        </w:rPr>
      </w:pPr>
      <w:r w:rsidRPr="00C43A67">
        <w:rPr>
          <w:rFonts w:ascii="Times New Roman" w:eastAsia="SimSun" w:hAnsi="Times New Roman"/>
          <w:kern w:val="2"/>
          <w:szCs w:val="20"/>
        </w:rPr>
        <w:t>As baseline for absolute positioning, sidelink anchors location coordinates</w:t>
      </w:r>
      <w:r w:rsidRPr="00C43A67">
        <w:rPr>
          <w:rFonts w:ascii="Times New Roman" w:eastAsia="SimSun" w:hAnsi="Times New Roman" w:hint="eastAsia"/>
          <w:kern w:val="2"/>
          <w:szCs w:val="20"/>
        </w:rPr>
        <w:t xml:space="preserve"> are </w:t>
      </w:r>
      <w:r w:rsidRPr="00C43A67">
        <w:rPr>
          <w:rFonts w:ascii="Times New Roman" w:eastAsia="SimSun" w:hAnsi="Times New Roman"/>
          <w:kern w:val="2"/>
          <w:szCs w:val="20"/>
        </w:rPr>
        <w:t xml:space="preserve">perfectly </w:t>
      </w:r>
      <w:r w:rsidRPr="00C43A67">
        <w:rPr>
          <w:rFonts w:ascii="Times New Roman" w:eastAsia="SimSun" w:hAnsi="Times New Roman" w:hint="eastAsia"/>
          <w:kern w:val="2"/>
          <w:szCs w:val="20"/>
        </w:rPr>
        <w:t>known</w:t>
      </w:r>
      <w:r w:rsidRPr="00C43A67">
        <w:rPr>
          <w:rFonts w:ascii="Times New Roman" w:eastAsia="SimSun" w:hAnsi="Times New Roman"/>
          <w:kern w:val="2"/>
          <w:szCs w:val="20"/>
        </w:rPr>
        <w:t xml:space="preserve">. </w:t>
      </w:r>
    </w:p>
    <w:p w14:paraId="5AB2E30E" w14:textId="77777777" w:rsidR="00A45241" w:rsidRPr="00C43A67" w:rsidRDefault="00A45241" w:rsidP="00CF6E6D">
      <w:pPr>
        <w:numPr>
          <w:ilvl w:val="1"/>
          <w:numId w:val="287"/>
        </w:numPr>
        <w:rPr>
          <w:rFonts w:ascii="Times New Roman" w:hAnsi="Times New Roman"/>
          <w:bCs/>
          <w:lang w:eastAsia="sv-SE"/>
        </w:rPr>
      </w:pPr>
      <w:r w:rsidRPr="00C43A67">
        <w:rPr>
          <w:rFonts w:ascii="Times New Roman" w:hAnsi="Times New Roman"/>
          <w:bCs/>
          <w:lang w:eastAsia="sv-SE"/>
        </w:rPr>
        <w:t>Uncertainty in the sidelink anchors location coordinates can be considered by companies</w:t>
      </w:r>
    </w:p>
    <w:p w14:paraId="1BBD7278" w14:textId="77777777" w:rsidR="00A45241" w:rsidRPr="00C43A67" w:rsidRDefault="00A45241" w:rsidP="00CF6E6D">
      <w:pPr>
        <w:numPr>
          <w:ilvl w:val="0"/>
          <w:numId w:val="287"/>
        </w:numPr>
        <w:rPr>
          <w:rFonts w:ascii="Times New Roman" w:eastAsia="SimSun" w:hAnsi="Times New Roman"/>
          <w:kern w:val="2"/>
          <w:szCs w:val="20"/>
        </w:rPr>
      </w:pPr>
      <w:r w:rsidRPr="00C43A67">
        <w:rPr>
          <w:rFonts w:ascii="Times New Roman" w:eastAsia="SimSun" w:hAnsi="Times New Roman"/>
          <w:kern w:val="2"/>
          <w:szCs w:val="20"/>
        </w:rPr>
        <w:t>As baseline, Perfect synchronization between network and anchor UEs in the evaluation is assumed.</w:t>
      </w:r>
    </w:p>
    <w:p w14:paraId="4DDD2C07" w14:textId="77777777" w:rsidR="00A45241" w:rsidRPr="00C43A67" w:rsidRDefault="00A45241" w:rsidP="00CF6E6D">
      <w:pPr>
        <w:numPr>
          <w:ilvl w:val="1"/>
          <w:numId w:val="287"/>
        </w:numPr>
        <w:rPr>
          <w:rFonts w:ascii="Times New Roman" w:hAnsi="Times New Roman"/>
          <w:bCs/>
          <w:lang w:eastAsia="sv-SE"/>
        </w:rPr>
      </w:pPr>
      <w:r w:rsidRPr="00C43A67">
        <w:rPr>
          <w:rFonts w:ascii="Times New Roman" w:hAnsi="Times New Roman"/>
          <w:bCs/>
          <w:lang w:eastAsia="sv-SE"/>
        </w:rPr>
        <w:t>Network synchronization error and timing errors defined in TR 38.857 Table 6-1 can also be optionally used by companies for Synchronization between BS and BS, between BS and anchor UEs, and between anchor UEs.</w:t>
      </w:r>
    </w:p>
    <w:p w14:paraId="38EED87E" w14:textId="77777777" w:rsidR="00A45241" w:rsidRPr="00AA1713" w:rsidRDefault="00A45241" w:rsidP="00A45241">
      <w:pPr>
        <w:rPr>
          <w:highlight w:val="yellow"/>
          <w:lang w:eastAsia="x-none"/>
        </w:rPr>
      </w:pPr>
    </w:p>
    <w:p w14:paraId="3DF42C58" w14:textId="77777777" w:rsidR="00A45241" w:rsidRPr="00AA1713" w:rsidRDefault="00A45241" w:rsidP="00A45241">
      <w:pPr>
        <w:rPr>
          <w:rFonts w:eastAsia="SimSun" w:cs="Times"/>
          <w:szCs w:val="20"/>
          <w:lang w:val="en-US" w:eastAsia="ko-KR"/>
        </w:rPr>
      </w:pPr>
      <w:r w:rsidRPr="00AA1713">
        <w:rPr>
          <w:rFonts w:cs="Times"/>
          <w:szCs w:val="20"/>
          <w:highlight w:val="green"/>
        </w:rPr>
        <w:t>Agreement</w:t>
      </w:r>
    </w:p>
    <w:p w14:paraId="5B560C40" w14:textId="77777777" w:rsidR="00A45241" w:rsidRDefault="00A45241" w:rsidP="00A45241">
      <w:pPr>
        <w:rPr>
          <w:lang w:eastAsia="x-none"/>
        </w:rPr>
      </w:pPr>
      <w:r w:rsidRPr="00543369">
        <w:rPr>
          <w:rFonts w:ascii="Times New Roman" w:hAnsi="Times New Roman"/>
          <w:szCs w:val="20"/>
        </w:rPr>
        <w:t>For SL positioning</w:t>
      </w:r>
      <w:r>
        <w:rPr>
          <w:rFonts w:ascii="Times New Roman" w:hAnsi="Times New Roman"/>
          <w:szCs w:val="20"/>
        </w:rPr>
        <w:t xml:space="preserve"> evaluation</w:t>
      </w:r>
      <w:r w:rsidRPr="00543369">
        <w:rPr>
          <w:rFonts w:ascii="Times New Roman" w:hAnsi="Times New Roman"/>
          <w:szCs w:val="20"/>
        </w:rPr>
        <w:t xml:space="preserve"> in highway </w:t>
      </w:r>
      <w:r>
        <w:rPr>
          <w:rFonts w:ascii="Times New Roman" w:hAnsi="Times New Roman"/>
          <w:szCs w:val="20"/>
        </w:rPr>
        <w:t>and urban grid</w:t>
      </w:r>
      <w:r w:rsidRPr="00543369">
        <w:rPr>
          <w:rFonts w:ascii="Times New Roman" w:hAnsi="Times New Roman"/>
          <w:szCs w:val="20"/>
        </w:rPr>
        <w:t xml:space="preserve">, the </w:t>
      </w:r>
      <w:r>
        <w:rPr>
          <w:rFonts w:ascii="Times New Roman" w:hAnsi="Times New Roman"/>
          <w:szCs w:val="20"/>
        </w:rPr>
        <w:t>following simulation parameters are used for FR1</w:t>
      </w:r>
    </w:p>
    <w:p w14:paraId="0F20DCC1" w14:textId="77777777" w:rsidR="00A45241" w:rsidRDefault="00A45241" w:rsidP="00A45241">
      <w:pPr>
        <w:rPr>
          <w:lang w:eastAsia="x-none"/>
        </w:rPr>
      </w:pPr>
    </w:p>
    <w:p w14:paraId="7AC181FF" w14:textId="77777777" w:rsidR="00A45241" w:rsidRPr="00085A76" w:rsidRDefault="00A45241" w:rsidP="00A45241">
      <w:pPr>
        <w:pStyle w:val="36"/>
        <w:snapToGrid w:val="0"/>
        <w:ind w:left="1320" w:hanging="440"/>
        <w:jc w:val="center"/>
        <w:rPr>
          <w:rFonts w:eastAsia="Malgun Gothic"/>
          <w:b/>
          <w:bCs/>
          <w:kern w:val="0"/>
          <w:sz w:val="18"/>
          <w:szCs w:val="18"/>
        </w:rPr>
      </w:pPr>
      <w:r w:rsidRPr="00085A76">
        <w:rPr>
          <w:rFonts w:eastAsia="Malgun Gothic" w:hint="eastAsia"/>
          <w:b/>
          <w:bCs/>
          <w:kern w:val="0"/>
          <w:sz w:val="18"/>
          <w:szCs w:val="18"/>
        </w:rPr>
        <w:t xml:space="preserve">Evaluation </w:t>
      </w:r>
      <w:r>
        <w:rPr>
          <w:rFonts w:eastAsia="Malgun Gothic"/>
          <w:b/>
          <w:bCs/>
          <w:kern w:val="0"/>
          <w:sz w:val="18"/>
          <w:szCs w:val="18"/>
        </w:rPr>
        <w:t>parameters for SL positioning in FR1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5"/>
        <w:gridCol w:w="3123"/>
        <w:gridCol w:w="2976"/>
      </w:tblGrid>
      <w:tr w:rsidR="00A45241" w:rsidRPr="00572D13" w14:paraId="2A050A66" w14:textId="77777777" w:rsidTr="00572D13">
        <w:trPr>
          <w:trHeight w:val="20"/>
          <w:jc w:val="center"/>
        </w:trPr>
        <w:tc>
          <w:tcPr>
            <w:tcW w:w="2545" w:type="dxa"/>
            <w:tcBorders>
              <w:top w:val="single" w:sz="4" w:space="0" w:color="auto"/>
              <w:left w:val="single" w:sz="4" w:space="0" w:color="auto"/>
              <w:bottom w:val="single" w:sz="4" w:space="0" w:color="auto"/>
              <w:right w:val="single" w:sz="4" w:space="0" w:color="auto"/>
            </w:tcBorders>
            <w:shd w:val="clear" w:color="auto" w:fill="D9D9D9"/>
            <w:hideMark/>
          </w:tcPr>
          <w:p w14:paraId="6CA50214" w14:textId="77777777" w:rsidR="00A45241" w:rsidRPr="00572D13" w:rsidRDefault="00A45241" w:rsidP="00AE5091">
            <w:pPr>
              <w:keepNext/>
              <w:keepLines/>
              <w:widowControl w:val="0"/>
              <w:snapToGrid w:val="0"/>
              <w:jc w:val="center"/>
              <w:rPr>
                <w:rFonts w:ascii="Arial" w:eastAsia="Malgun Gothic" w:hAnsi="Arial" w:cs="Arial"/>
                <w:b/>
                <w:bCs/>
                <w:sz w:val="16"/>
                <w:szCs w:val="16"/>
              </w:rPr>
            </w:pPr>
            <w:r w:rsidRPr="00572D13">
              <w:rPr>
                <w:rFonts w:ascii="Arial" w:eastAsia="Malgun Gothic" w:hAnsi="Arial" w:cs="Arial"/>
                <w:b/>
                <w:bCs/>
                <w:sz w:val="16"/>
                <w:szCs w:val="16"/>
              </w:rPr>
              <w:t>Parameters</w:t>
            </w:r>
          </w:p>
        </w:tc>
        <w:tc>
          <w:tcPr>
            <w:tcW w:w="3123" w:type="dxa"/>
            <w:tcBorders>
              <w:top w:val="single" w:sz="4" w:space="0" w:color="auto"/>
              <w:left w:val="nil"/>
              <w:bottom w:val="single" w:sz="4" w:space="0" w:color="auto"/>
              <w:right w:val="single" w:sz="4" w:space="0" w:color="auto"/>
            </w:tcBorders>
            <w:shd w:val="clear" w:color="auto" w:fill="D9D9D9"/>
            <w:hideMark/>
          </w:tcPr>
          <w:p w14:paraId="114DAF95" w14:textId="77777777" w:rsidR="00A45241" w:rsidRPr="00572D13" w:rsidRDefault="00A45241" w:rsidP="00AE5091">
            <w:pPr>
              <w:keepNext/>
              <w:keepLines/>
              <w:widowControl w:val="0"/>
              <w:snapToGrid w:val="0"/>
              <w:jc w:val="center"/>
              <w:rPr>
                <w:rFonts w:ascii="Arial" w:eastAsia="Malgun Gothic" w:hAnsi="Arial" w:cs="Arial"/>
                <w:b/>
                <w:bCs/>
                <w:sz w:val="16"/>
                <w:szCs w:val="16"/>
              </w:rPr>
            </w:pPr>
            <w:r w:rsidRPr="00572D13">
              <w:rPr>
                <w:rFonts w:ascii="Arial" w:eastAsia="Malgun Gothic" w:hAnsi="Arial" w:cs="Arial"/>
                <w:b/>
                <w:bCs/>
                <w:sz w:val="16"/>
                <w:szCs w:val="16"/>
              </w:rPr>
              <w:t>Urban grid for eV2X</w:t>
            </w:r>
          </w:p>
        </w:tc>
        <w:tc>
          <w:tcPr>
            <w:tcW w:w="2976" w:type="dxa"/>
            <w:tcBorders>
              <w:top w:val="single" w:sz="4" w:space="0" w:color="auto"/>
              <w:left w:val="nil"/>
              <w:bottom w:val="single" w:sz="4" w:space="0" w:color="auto"/>
              <w:right w:val="single" w:sz="4" w:space="0" w:color="auto"/>
            </w:tcBorders>
            <w:shd w:val="clear" w:color="auto" w:fill="D9D9D9"/>
            <w:hideMark/>
          </w:tcPr>
          <w:p w14:paraId="6C559369" w14:textId="77777777" w:rsidR="00A45241" w:rsidRPr="00572D13" w:rsidRDefault="00A45241" w:rsidP="00AE5091">
            <w:pPr>
              <w:keepNext/>
              <w:keepLines/>
              <w:widowControl w:val="0"/>
              <w:snapToGrid w:val="0"/>
              <w:jc w:val="center"/>
              <w:rPr>
                <w:rFonts w:ascii="Arial" w:eastAsia="Malgun Gothic" w:hAnsi="Arial" w:cs="Arial"/>
                <w:b/>
                <w:bCs/>
                <w:sz w:val="16"/>
                <w:szCs w:val="16"/>
              </w:rPr>
            </w:pPr>
            <w:r w:rsidRPr="00572D13">
              <w:rPr>
                <w:rFonts w:ascii="Arial" w:eastAsia="Malgun Gothic" w:hAnsi="Arial" w:cs="Arial"/>
                <w:b/>
                <w:bCs/>
                <w:sz w:val="16"/>
                <w:szCs w:val="16"/>
              </w:rPr>
              <w:t>Highway for eV2X</w:t>
            </w:r>
          </w:p>
        </w:tc>
      </w:tr>
      <w:tr w:rsidR="00A45241" w:rsidRPr="00572D13" w14:paraId="09CDB14C" w14:textId="77777777" w:rsidTr="00572D13">
        <w:trPr>
          <w:trHeight w:val="20"/>
          <w:jc w:val="center"/>
        </w:trPr>
        <w:tc>
          <w:tcPr>
            <w:tcW w:w="2545" w:type="dxa"/>
            <w:tcBorders>
              <w:top w:val="single" w:sz="4" w:space="0" w:color="auto"/>
              <w:left w:val="single" w:sz="4" w:space="0" w:color="auto"/>
              <w:bottom w:val="single" w:sz="4" w:space="0" w:color="auto"/>
              <w:right w:val="single" w:sz="4" w:space="0" w:color="auto"/>
            </w:tcBorders>
            <w:hideMark/>
          </w:tcPr>
          <w:p w14:paraId="1E6CAA39" w14:textId="77777777" w:rsidR="00A45241" w:rsidRPr="00572D13" w:rsidRDefault="00A45241" w:rsidP="00AE5091">
            <w:pPr>
              <w:keepNext/>
              <w:keepLines/>
              <w:widowControl w:val="0"/>
              <w:snapToGrid w:val="0"/>
              <w:rPr>
                <w:rFonts w:ascii="Arial" w:eastAsia="Malgun Gothic" w:hAnsi="Arial" w:cs="Arial"/>
                <w:sz w:val="16"/>
                <w:szCs w:val="16"/>
              </w:rPr>
            </w:pPr>
            <w:r w:rsidRPr="00572D13">
              <w:rPr>
                <w:rFonts w:ascii="Arial" w:eastAsia="Malgun Gothic" w:hAnsi="Arial" w:cs="Arial"/>
                <w:sz w:val="16"/>
                <w:szCs w:val="16"/>
              </w:rPr>
              <w:t xml:space="preserve">Carrier frequency </w:t>
            </w:r>
          </w:p>
        </w:tc>
        <w:tc>
          <w:tcPr>
            <w:tcW w:w="3123" w:type="dxa"/>
            <w:tcBorders>
              <w:top w:val="single" w:sz="4" w:space="0" w:color="auto"/>
              <w:left w:val="nil"/>
              <w:bottom w:val="single" w:sz="4" w:space="0" w:color="auto"/>
              <w:right w:val="single" w:sz="4" w:space="0" w:color="auto"/>
            </w:tcBorders>
            <w:hideMark/>
          </w:tcPr>
          <w:p w14:paraId="49CB04E7" w14:textId="77777777" w:rsidR="00A45241" w:rsidRPr="00572D13" w:rsidRDefault="00A45241" w:rsidP="00AE5091">
            <w:pPr>
              <w:keepNext/>
              <w:keepLines/>
              <w:widowControl w:val="0"/>
              <w:snapToGrid w:val="0"/>
              <w:rPr>
                <w:rFonts w:ascii="Arial" w:eastAsia="Malgun Gothic" w:hAnsi="Arial" w:cs="Arial"/>
                <w:sz w:val="16"/>
                <w:szCs w:val="16"/>
              </w:rPr>
            </w:pPr>
            <w:r w:rsidRPr="00572D13">
              <w:rPr>
                <w:rFonts w:ascii="Arial" w:eastAsia="Malgun Gothic" w:hAnsi="Arial" w:cs="Arial"/>
                <w:sz w:val="16"/>
                <w:szCs w:val="16"/>
              </w:rPr>
              <w:t xml:space="preserve">Uu : 4 GHz </w:t>
            </w:r>
          </w:p>
          <w:p w14:paraId="0C87F49A" w14:textId="77777777" w:rsidR="00A45241" w:rsidRPr="00572D13" w:rsidRDefault="00A45241" w:rsidP="00AE5091">
            <w:pPr>
              <w:keepNext/>
              <w:keepLines/>
              <w:widowControl w:val="0"/>
              <w:snapToGrid w:val="0"/>
              <w:rPr>
                <w:rFonts w:ascii="Arial" w:hAnsi="Arial" w:cs="Arial"/>
                <w:sz w:val="16"/>
                <w:szCs w:val="16"/>
              </w:rPr>
            </w:pPr>
            <w:r w:rsidRPr="00572D13">
              <w:rPr>
                <w:rFonts w:ascii="Arial" w:eastAsia="Malgun Gothic" w:hAnsi="Arial" w:cs="Arial"/>
                <w:sz w:val="16"/>
                <w:szCs w:val="16"/>
              </w:rPr>
              <w:t>SL: 6 GHz</w:t>
            </w:r>
          </w:p>
        </w:tc>
        <w:tc>
          <w:tcPr>
            <w:tcW w:w="2976" w:type="dxa"/>
            <w:tcBorders>
              <w:top w:val="single" w:sz="4" w:space="0" w:color="auto"/>
              <w:left w:val="nil"/>
              <w:bottom w:val="single" w:sz="4" w:space="0" w:color="auto"/>
              <w:right w:val="single" w:sz="4" w:space="0" w:color="auto"/>
            </w:tcBorders>
            <w:hideMark/>
          </w:tcPr>
          <w:p w14:paraId="56BF73E3" w14:textId="77777777" w:rsidR="00A45241" w:rsidRPr="00572D13" w:rsidRDefault="00A45241" w:rsidP="00AE5091">
            <w:pPr>
              <w:keepNext/>
              <w:keepLines/>
              <w:widowControl w:val="0"/>
              <w:snapToGrid w:val="0"/>
              <w:rPr>
                <w:rFonts w:ascii="Arial" w:eastAsia="Malgun Gothic" w:hAnsi="Arial" w:cs="Arial"/>
                <w:sz w:val="16"/>
                <w:szCs w:val="16"/>
              </w:rPr>
            </w:pPr>
            <w:r w:rsidRPr="00572D13">
              <w:rPr>
                <w:rFonts w:ascii="Arial" w:eastAsia="Malgun Gothic" w:hAnsi="Arial" w:cs="Arial"/>
                <w:sz w:val="16"/>
                <w:szCs w:val="16"/>
              </w:rPr>
              <w:t>Uu : 2 GHz or 4GHz</w:t>
            </w:r>
            <w:r w:rsidRPr="00572D13">
              <w:rPr>
                <w:rFonts w:ascii="Arial" w:eastAsia="Malgun Gothic" w:hAnsi="Arial" w:cs="Arial"/>
                <w:sz w:val="16"/>
                <w:szCs w:val="16"/>
              </w:rPr>
              <w:br/>
              <w:t>SL: 6 GHz</w:t>
            </w:r>
          </w:p>
        </w:tc>
      </w:tr>
      <w:tr w:rsidR="00A45241" w:rsidRPr="00572D13" w14:paraId="2401406B" w14:textId="77777777" w:rsidTr="00572D13">
        <w:trPr>
          <w:trHeight w:val="20"/>
          <w:jc w:val="center"/>
        </w:trPr>
        <w:tc>
          <w:tcPr>
            <w:tcW w:w="2545" w:type="dxa"/>
            <w:tcBorders>
              <w:top w:val="single" w:sz="4" w:space="0" w:color="auto"/>
              <w:left w:val="single" w:sz="4" w:space="0" w:color="auto"/>
              <w:bottom w:val="single" w:sz="4" w:space="0" w:color="auto"/>
              <w:right w:val="single" w:sz="4" w:space="0" w:color="auto"/>
            </w:tcBorders>
            <w:hideMark/>
          </w:tcPr>
          <w:p w14:paraId="33175E51" w14:textId="77777777" w:rsidR="00A45241" w:rsidRPr="00572D13" w:rsidRDefault="00A45241" w:rsidP="00AE5091">
            <w:pPr>
              <w:keepNext/>
              <w:keepLines/>
              <w:widowControl w:val="0"/>
              <w:snapToGrid w:val="0"/>
              <w:rPr>
                <w:rFonts w:ascii="Arial" w:eastAsia="Malgun Gothic" w:hAnsi="Arial" w:cs="Arial"/>
                <w:sz w:val="16"/>
                <w:szCs w:val="16"/>
              </w:rPr>
            </w:pPr>
            <w:r w:rsidRPr="00572D13">
              <w:rPr>
                <w:rFonts w:ascii="Arial" w:eastAsia="Malgun Gothic" w:hAnsi="Arial" w:cs="Arial"/>
                <w:sz w:val="16"/>
                <w:szCs w:val="16"/>
              </w:rPr>
              <w:t xml:space="preserve">BS Tx power </w:t>
            </w:r>
          </w:p>
        </w:tc>
        <w:tc>
          <w:tcPr>
            <w:tcW w:w="3123" w:type="dxa"/>
            <w:tcBorders>
              <w:top w:val="single" w:sz="4" w:space="0" w:color="auto"/>
              <w:left w:val="nil"/>
              <w:bottom w:val="single" w:sz="4" w:space="0" w:color="auto"/>
              <w:right w:val="single" w:sz="4" w:space="0" w:color="auto"/>
            </w:tcBorders>
          </w:tcPr>
          <w:p w14:paraId="228A1BA0" w14:textId="77777777" w:rsidR="00A45241" w:rsidRPr="00572D13" w:rsidRDefault="00A45241" w:rsidP="00AE5091">
            <w:pPr>
              <w:keepNext/>
              <w:keepLines/>
              <w:widowControl w:val="0"/>
              <w:snapToGrid w:val="0"/>
              <w:rPr>
                <w:rFonts w:ascii="Arial" w:hAnsi="Arial" w:cs="Arial"/>
                <w:sz w:val="16"/>
                <w:szCs w:val="16"/>
              </w:rPr>
            </w:pPr>
            <w:r w:rsidRPr="00572D13">
              <w:rPr>
                <w:rFonts w:ascii="Arial" w:eastAsia="Malgun Gothic" w:hAnsi="Arial" w:cs="Arial"/>
                <w:sz w:val="16"/>
                <w:szCs w:val="16"/>
              </w:rPr>
              <w:t xml:space="preserve">Macro BS: 49dBm </w:t>
            </w:r>
          </w:p>
        </w:tc>
        <w:tc>
          <w:tcPr>
            <w:tcW w:w="2976" w:type="dxa"/>
            <w:tcBorders>
              <w:top w:val="single" w:sz="4" w:space="0" w:color="auto"/>
              <w:left w:val="nil"/>
              <w:bottom w:val="single" w:sz="4" w:space="0" w:color="auto"/>
              <w:right w:val="single" w:sz="4" w:space="0" w:color="auto"/>
            </w:tcBorders>
          </w:tcPr>
          <w:p w14:paraId="27528691" w14:textId="77777777" w:rsidR="00A45241" w:rsidRPr="00572D13" w:rsidRDefault="00A45241" w:rsidP="00AE5091">
            <w:pPr>
              <w:keepNext/>
              <w:keepLines/>
              <w:widowControl w:val="0"/>
              <w:snapToGrid w:val="0"/>
              <w:rPr>
                <w:rFonts w:ascii="Arial" w:hAnsi="Arial" w:cs="Arial"/>
                <w:sz w:val="16"/>
                <w:szCs w:val="16"/>
              </w:rPr>
            </w:pPr>
            <w:r w:rsidRPr="00572D13">
              <w:rPr>
                <w:rFonts w:ascii="Arial" w:eastAsia="Malgun Gothic" w:hAnsi="Arial" w:cs="Arial"/>
                <w:sz w:val="16"/>
                <w:szCs w:val="16"/>
              </w:rPr>
              <w:t xml:space="preserve">Macro BS: 49dBm </w:t>
            </w:r>
          </w:p>
        </w:tc>
      </w:tr>
      <w:tr w:rsidR="00A45241" w:rsidRPr="00572D13" w14:paraId="40072A22" w14:textId="77777777" w:rsidTr="00572D13">
        <w:trPr>
          <w:trHeight w:val="20"/>
          <w:jc w:val="center"/>
        </w:trPr>
        <w:tc>
          <w:tcPr>
            <w:tcW w:w="2545" w:type="dxa"/>
            <w:tcBorders>
              <w:top w:val="single" w:sz="4" w:space="0" w:color="auto"/>
              <w:left w:val="single" w:sz="4" w:space="0" w:color="auto"/>
              <w:bottom w:val="single" w:sz="4" w:space="0" w:color="auto"/>
              <w:right w:val="single" w:sz="4" w:space="0" w:color="auto"/>
            </w:tcBorders>
            <w:hideMark/>
          </w:tcPr>
          <w:p w14:paraId="5F11173F" w14:textId="77777777" w:rsidR="00A45241" w:rsidRPr="00572D13" w:rsidRDefault="00A45241" w:rsidP="00AE5091">
            <w:pPr>
              <w:keepNext/>
              <w:keepLines/>
              <w:widowControl w:val="0"/>
              <w:snapToGrid w:val="0"/>
              <w:rPr>
                <w:rFonts w:ascii="Arial" w:eastAsia="Malgun Gothic" w:hAnsi="Arial" w:cs="Arial"/>
                <w:sz w:val="16"/>
                <w:szCs w:val="16"/>
              </w:rPr>
            </w:pPr>
            <w:r w:rsidRPr="00572D13">
              <w:rPr>
                <w:rFonts w:ascii="Arial" w:eastAsia="Malgun Gothic" w:hAnsi="Arial" w:cs="Arial"/>
                <w:sz w:val="16"/>
                <w:szCs w:val="16"/>
              </w:rPr>
              <w:t xml:space="preserve">UE Tx power </w:t>
            </w:r>
          </w:p>
        </w:tc>
        <w:tc>
          <w:tcPr>
            <w:tcW w:w="3123" w:type="dxa"/>
            <w:tcBorders>
              <w:top w:val="single" w:sz="4" w:space="0" w:color="auto"/>
              <w:left w:val="nil"/>
              <w:bottom w:val="single" w:sz="4" w:space="0" w:color="auto"/>
              <w:right w:val="single" w:sz="4" w:space="0" w:color="auto"/>
            </w:tcBorders>
          </w:tcPr>
          <w:p w14:paraId="2DB5A594" w14:textId="77777777" w:rsidR="00A45241" w:rsidRPr="00572D13" w:rsidRDefault="00A45241" w:rsidP="00AE5091">
            <w:pPr>
              <w:keepNext/>
              <w:keepLines/>
              <w:widowControl w:val="0"/>
              <w:snapToGrid w:val="0"/>
              <w:rPr>
                <w:rFonts w:ascii="Arial" w:hAnsi="Arial" w:cs="Arial"/>
                <w:sz w:val="16"/>
                <w:szCs w:val="16"/>
              </w:rPr>
            </w:pPr>
            <w:r w:rsidRPr="00572D13">
              <w:rPr>
                <w:rFonts w:ascii="Arial" w:eastAsia="Malgun Gothic" w:hAnsi="Arial" w:cs="Arial"/>
                <w:sz w:val="16"/>
                <w:szCs w:val="16"/>
              </w:rPr>
              <w:t>Vehicle UE or UE type RSU: 23dBm</w:t>
            </w:r>
          </w:p>
        </w:tc>
        <w:tc>
          <w:tcPr>
            <w:tcW w:w="2976" w:type="dxa"/>
            <w:tcBorders>
              <w:top w:val="single" w:sz="4" w:space="0" w:color="auto"/>
              <w:left w:val="nil"/>
              <w:bottom w:val="single" w:sz="4" w:space="0" w:color="auto"/>
              <w:right w:val="single" w:sz="4" w:space="0" w:color="auto"/>
            </w:tcBorders>
          </w:tcPr>
          <w:p w14:paraId="2C9DE281" w14:textId="77777777" w:rsidR="00A45241" w:rsidRPr="00572D13" w:rsidRDefault="00A45241" w:rsidP="00AE5091">
            <w:pPr>
              <w:keepNext/>
              <w:keepLines/>
              <w:widowControl w:val="0"/>
              <w:snapToGrid w:val="0"/>
              <w:rPr>
                <w:rFonts w:ascii="Arial" w:hAnsi="Arial" w:cs="Arial"/>
                <w:sz w:val="16"/>
                <w:szCs w:val="16"/>
              </w:rPr>
            </w:pPr>
            <w:r w:rsidRPr="00572D13">
              <w:rPr>
                <w:rFonts w:ascii="Arial" w:eastAsia="Malgun Gothic" w:hAnsi="Arial" w:cs="Arial"/>
                <w:sz w:val="16"/>
                <w:szCs w:val="16"/>
              </w:rPr>
              <w:t>Vehicle UE or UE type RSU: 23dBm</w:t>
            </w:r>
          </w:p>
        </w:tc>
      </w:tr>
      <w:tr w:rsidR="00A45241" w:rsidRPr="00572D13" w14:paraId="14B2B70D" w14:textId="77777777" w:rsidTr="00572D13">
        <w:trPr>
          <w:trHeight w:val="20"/>
          <w:jc w:val="center"/>
        </w:trPr>
        <w:tc>
          <w:tcPr>
            <w:tcW w:w="2545" w:type="dxa"/>
            <w:tcBorders>
              <w:top w:val="single" w:sz="4" w:space="0" w:color="auto"/>
              <w:left w:val="single" w:sz="4" w:space="0" w:color="auto"/>
              <w:bottom w:val="single" w:sz="4" w:space="0" w:color="auto"/>
              <w:right w:val="single" w:sz="4" w:space="0" w:color="auto"/>
            </w:tcBorders>
            <w:hideMark/>
          </w:tcPr>
          <w:p w14:paraId="6DE827D3" w14:textId="77777777" w:rsidR="00A45241" w:rsidRPr="00572D13" w:rsidRDefault="00A45241" w:rsidP="00AE5091">
            <w:pPr>
              <w:keepNext/>
              <w:keepLines/>
              <w:widowControl w:val="0"/>
              <w:snapToGrid w:val="0"/>
              <w:rPr>
                <w:rFonts w:ascii="Arial" w:eastAsia="Malgun Gothic" w:hAnsi="Arial" w:cs="Arial"/>
                <w:sz w:val="16"/>
                <w:szCs w:val="16"/>
              </w:rPr>
            </w:pPr>
            <w:r w:rsidRPr="00572D13">
              <w:rPr>
                <w:rFonts w:ascii="Arial" w:eastAsia="Malgun Gothic" w:hAnsi="Arial" w:cs="Arial"/>
                <w:sz w:val="16"/>
                <w:szCs w:val="16"/>
              </w:rPr>
              <w:t>BS receiver noise figure</w:t>
            </w:r>
          </w:p>
        </w:tc>
        <w:tc>
          <w:tcPr>
            <w:tcW w:w="3123" w:type="dxa"/>
            <w:tcBorders>
              <w:top w:val="single" w:sz="4" w:space="0" w:color="auto"/>
              <w:left w:val="nil"/>
              <w:bottom w:val="single" w:sz="4" w:space="0" w:color="auto"/>
              <w:right w:val="single" w:sz="4" w:space="0" w:color="auto"/>
            </w:tcBorders>
            <w:hideMark/>
          </w:tcPr>
          <w:p w14:paraId="7E4CC2CF" w14:textId="77777777" w:rsidR="00A45241" w:rsidRPr="00572D13" w:rsidRDefault="00A45241" w:rsidP="00AE5091">
            <w:pPr>
              <w:keepNext/>
              <w:keepLines/>
              <w:widowControl w:val="0"/>
              <w:snapToGrid w:val="0"/>
              <w:rPr>
                <w:rFonts w:ascii="Arial" w:eastAsia="Malgun Gothic" w:hAnsi="Arial" w:cs="Arial"/>
                <w:sz w:val="16"/>
                <w:szCs w:val="16"/>
              </w:rPr>
            </w:pPr>
            <w:r w:rsidRPr="00572D13">
              <w:rPr>
                <w:rFonts w:ascii="Arial" w:eastAsia="Malgun Gothic" w:hAnsi="Arial" w:cs="Arial"/>
                <w:sz w:val="16"/>
                <w:szCs w:val="16"/>
              </w:rPr>
              <w:t>5dB</w:t>
            </w:r>
          </w:p>
        </w:tc>
        <w:tc>
          <w:tcPr>
            <w:tcW w:w="2976" w:type="dxa"/>
            <w:tcBorders>
              <w:top w:val="single" w:sz="4" w:space="0" w:color="auto"/>
              <w:left w:val="nil"/>
              <w:bottom w:val="single" w:sz="4" w:space="0" w:color="auto"/>
              <w:right w:val="single" w:sz="4" w:space="0" w:color="auto"/>
            </w:tcBorders>
            <w:hideMark/>
          </w:tcPr>
          <w:p w14:paraId="61DA7476" w14:textId="77777777" w:rsidR="00A45241" w:rsidRPr="00572D13" w:rsidRDefault="00A45241" w:rsidP="00AE5091">
            <w:pPr>
              <w:keepNext/>
              <w:keepLines/>
              <w:widowControl w:val="0"/>
              <w:snapToGrid w:val="0"/>
              <w:rPr>
                <w:rFonts w:ascii="Arial" w:eastAsia="Malgun Gothic" w:hAnsi="Arial" w:cs="Arial"/>
                <w:sz w:val="16"/>
                <w:szCs w:val="16"/>
              </w:rPr>
            </w:pPr>
            <w:r w:rsidRPr="00572D13">
              <w:rPr>
                <w:rFonts w:ascii="Arial" w:eastAsia="Malgun Gothic" w:hAnsi="Arial" w:cs="Arial"/>
                <w:sz w:val="16"/>
                <w:szCs w:val="16"/>
              </w:rPr>
              <w:t>5dB</w:t>
            </w:r>
          </w:p>
        </w:tc>
      </w:tr>
      <w:tr w:rsidR="00A45241" w:rsidRPr="00572D13" w14:paraId="70EA3F1D" w14:textId="77777777" w:rsidTr="00572D13">
        <w:trPr>
          <w:trHeight w:val="20"/>
          <w:jc w:val="center"/>
        </w:trPr>
        <w:tc>
          <w:tcPr>
            <w:tcW w:w="2545" w:type="dxa"/>
            <w:tcBorders>
              <w:top w:val="single" w:sz="4" w:space="0" w:color="auto"/>
              <w:left w:val="single" w:sz="4" w:space="0" w:color="auto"/>
              <w:bottom w:val="single" w:sz="4" w:space="0" w:color="auto"/>
              <w:right w:val="single" w:sz="4" w:space="0" w:color="auto"/>
            </w:tcBorders>
            <w:hideMark/>
          </w:tcPr>
          <w:p w14:paraId="27251B95" w14:textId="77777777" w:rsidR="00A45241" w:rsidRPr="00572D13" w:rsidRDefault="00A45241" w:rsidP="00AE5091">
            <w:pPr>
              <w:keepNext/>
              <w:keepLines/>
              <w:widowControl w:val="0"/>
              <w:snapToGrid w:val="0"/>
              <w:rPr>
                <w:rFonts w:ascii="Arial" w:eastAsia="Malgun Gothic" w:hAnsi="Arial" w:cs="Arial"/>
                <w:sz w:val="16"/>
                <w:szCs w:val="16"/>
              </w:rPr>
            </w:pPr>
            <w:r w:rsidRPr="00572D13">
              <w:rPr>
                <w:rFonts w:ascii="Arial" w:eastAsia="Malgun Gothic" w:hAnsi="Arial" w:cs="Arial"/>
                <w:sz w:val="16"/>
                <w:szCs w:val="16"/>
              </w:rPr>
              <w:t>UE receiver noise figure</w:t>
            </w:r>
          </w:p>
        </w:tc>
        <w:tc>
          <w:tcPr>
            <w:tcW w:w="6099" w:type="dxa"/>
            <w:gridSpan w:val="2"/>
            <w:tcBorders>
              <w:top w:val="single" w:sz="4" w:space="0" w:color="auto"/>
              <w:left w:val="nil"/>
              <w:bottom w:val="single" w:sz="4" w:space="0" w:color="auto"/>
              <w:right w:val="single" w:sz="4" w:space="0" w:color="auto"/>
            </w:tcBorders>
            <w:hideMark/>
          </w:tcPr>
          <w:p w14:paraId="559FDCE6" w14:textId="77777777" w:rsidR="00A45241" w:rsidRPr="00572D13" w:rsidRDefault="00A45241" w:rsidP="00AE5091">
            <w:pPr>
              <w:keepNext/>
              <w:keepLines/>
              <w:widowControl w:val="0"/>
              <w:snapToGrid w:val="0"/>
              <w:rPr>
                <w:rFonts w:ascii="Arial" w:eastAsia="Malgun Gothic" w:hAnsi="Arial" w:cs="Arial"/>
                <w:sz w:val="16"/>
                <w:szCs w:val="16"/>
              </w:rPr>
            </w:pPr>
            <w:r w:rsidRPr="00572D13">
              <w:rPr>
                <w:rFonts w:ascii="Arial" w:eastAsia="Malgun Gothic" w:hAnsi="Arial" w:cs="Arial"/>
                <w:sz w:val="16"/>
                <w:szCs w:val="16"/>
              </w:rPr>
              <w:t>9 dB</w:t>
            </w:r>
          </w:p>
        </w:tc>
      </w:tr>
    </w:tbl>
    <w:p w14:paraId="65843A63" w14:textId="77777777" w:rsidR="00A45241" w:rsidRDefault="00A45241" w:rsidP="00A45241">
      <w:pPr>
        <w:rPr>
          <w:lang w:eastAsia="x-none"/>
        </w:rPr>
      </w:pPr>
    </w:p>
    <w:p w14:paraId="6C1DD488" w14:textId="702F8DA6" w:rsidR="00A45241" w:rsidRPr="00572D13" w:rsidRDefault="001B5688" w:rsidP="00A45241">
      <w:pPr>
        <w:rPr>
          <w:b/>
          <w:bCs/>
          <w:lang w:eastAsia="x-none"/>
        </w:rPr>
      </w:pPr>
      <w:hyperlink r:id="rId2307" w:history="1">
        <w:r w:rsidR="000B5C49">
          <w:rPr>
            <w:rStyle w:val="Hyperlink"/>
            <w:b/>
            <w:bCs/>
            <w:lang w:eastAsia="x-none"/>
          </w:rPr>
          <w:t>R1-2205228</w:t>
        </w:r>
      </w:hyperlink>
      <w:r w:rsidR="00A45241" w:rsidRPr="00572D13">
        <w:rPr>
          <w:b/>
          <w:bCs/>
          <w:lang w:eastAsia="x-none"/>
        </w:rPr>
        <w:tab/>
        <w:t>Summary #2 of [109-e-R18-Pos-03] Email discussion on evaluation of SL positioning</w:t>
      </w:r>
      <w:r w:rsidR="00A45241" w:rsidRPr="00572D13">
        <w:rPr>
          <w:b/>
          <w:bCs/>
          <w:lang w:eastAsia="x-none"/>
        </w:rPr>
        <w:tab/>
        <w:t>Moderator (ZTE)</w:t>
      </w:r>
    </w:p>
    <w:p w14:paraId="5F1CE56D" w14:textId="77777777" w:rsidR="00572D13" w:rsidRDefault="00572D13" w:rsidP="00572D13">
      <w:pPr>
        <w:rPr>
          <w:lang w:eastAsia="x-none"/>
        </w:rPr>
      </w:pPr>
      <w:r>
        <w:rPr>
          <w:lang w:eastAsia="x-none"/>
        </w:rPr>
        <w:t>From May 17</w:t>
      </w:r>
      <w:r w:rsidRPr="00AA1713">
        <w:rPr>
          <w:vertAlign w:val="superscript"/>
          <w:lang w:eastAsia="x-none"/>
        </w:rPr>
        <w:t>th</w:t>
      </w:r>
      <w:r>
        <w:rPr>
          <w:lang w:eastAsia="x-none"/>
        </w:rPr>
        <w:t xml:space="preserve"> GTW session</w:t>
      </w:r>
    </w:p>
    <w:p w14:paraId="4F6F4A8F" w14:textId="77777777" w:rsidR="00A45241" w:rsidRDefault="00A45241" w:rsidP="00A45241">
      <w:pPr>
        <w:rPr>
          <w:lang w:eastAsia="x-none"/>
        </w:rPr>
      </w:pPr>
    </w:p>
    <w:p w14:paraId="7B8C322D" w14:textId="77777777" w:rsidR="00A45241" w:rsidRPr="005710D0" w:rsidRDefault="00A45241" w:rsidP="00572D13">
      <w:r w:rsidRPr="005710D0">
        <w:rPr>
          <w:highlight w:val="green"/>
        </w:rPr>
        <w:t>Agreement</w:t>
      </w:r>
    </w:p>
    <w:p w14:paraId="4C6DED92" w14:textId="77777777" w:rsidR="00A45241" w:rsidRPr="005710D0" w:rsidRDefault="00A45241" w:rsidP="00CF6E6D">
      <w:pPr>
        <w:pStyle w:val="ListParagraph"/>
        <w:widowControl w:val="0"/>
        <w:numPr>
          <w:ilvl w:val="0"/>
          <w:numId w:val="294"/>
        </w:numPr>
        <w:snapToGrid w:val="0"/>
        <w:spacing w:after="0"/>
        <w:ind w:hanging="357"/>
        <w:jc w:val="both"/>
      </w:pPr>
      <w:r w:rsidRPr="005710D0">
        <w:t>For SL absolute positioning evaluation in highway scenario, the following options are supported</w:t>
      </w:r>
    </w:p>
    <w:p w14:paraId="303FD261" w14:textId="77777777" w:rsidR="00A45241" w:rsidRPr="005710D0" w:rsidRDefault="00A45241" w:rsidP="00CF6E6D">
      <w:pPr>
        <w:pStyle w:val="ListParagraph"/>
        <w:widowControl w:val="0"/>
        <w:numPr>
          <w:ilvl w:val="1"/>
          <w:numId w:val="294"/>
        </w:numPr>
        <w:snapToGrid w:val="0"/>
        <w:spacing w:after="0"/>
        <w:ind w:hanging="357"/>
        <w:jc w:val="both"/>
        <w:rPr>
          <w:rFonts w:eastAsia="SimHei"/>
          <w:b/>
          <w:bCs/>
          <w:kern w:val="2"/>
        </w:rPr>
      </w:pPr>
      <w:r w:rsidRPr="005710D0">
        <w:t xml:space="preserve">Alt 1 as optional: BS and UE-type RSU deployment follows TR 36.885, where </w:t>
      </w:r>
      <w:r w:rsidRPr="005710D0">
        <w:rPr>
          <w:kern w:val="2"/>
        </w:rPr>
        <w:t>wrap</w:t>
      </w:r>
      <w:r w:rsidRPr="005710D0">
        <w:rPr>
          <w:rFonts w:hint="eastAsia"/>
          <w:kern w:val="2"/>
        </w:rPr>
        <w:t xml:space="preserve"> </w:t>
      </w:r>
      <w:r w:rsidRPr="005710D0">
        <w:rPr>
          <w:kern w:val="2"/>
        </w:rPr>
        <w:t xml:space="preserve">around method of 19*3 hexagonal cells with 500m ISD in </w:t>
      </w:r>
      <w:r w:rsidRPr="005710D0">
        <w:rPr>
          <w:rFonts w:hint="eastAsia"/>
          <w:kern w:val="2"/>
        </w:rPr>
        <w:t>Figure A.1.3-3</w:t>
      </w:r>
      <w:r w:rsidRPr="005710D0">
        <w:rPr>
          <w:kern w:val="2"/>
        </w:rPr>
        <w:t xml:space="preserve"> of TR 36.885 section A.1.3 is used. </w:t>
      </w:r>
    </w:p>
    <w:p w14:paraId="1B76B300" w14:textId="77777777" w:rsidR="00A45241" w:rsidRPr="005710D0" w:rsidRDefault="00A45241" w:rsidP="00CF6E6D">
      <w:pPr>
        <w:pStyle w:val="ListParagraph"/>
        <w:widowControl w:val="0"/>
        <w:numPr>
          <w:ilvl w:val="1"/>
          <w:numId w:val="294"/>
        </w:numPr>
        <w:snapToGrid w:val="0"/>
        <w:spacing w:after="0"/>
        <w:ind w:hanging="357"/>
        <w:jc w:val="both"/>
        <w:rPr>
          <w:rFonts w:eastAsia="SimHei"/>
          <w:b/>
          <w:bCs/>
          <w:kern w:val="2"/>
        </w:rPr>
      </w:pPr>
      <w:r w:rsidRPr="005710D0">
        <w:t>Alt 2 as baseline: BSs are disabled, UE-type RSU</w:t>
      </w:r>
      <w:r w:rsidRPr="005710D0">
        <w:rPr>
          <w:lang w:eastAsia="zh-CN"/>
        </w:rPr>
        <w:t>s are</w:t>
      </w:r>
      <w:r w:rsidRPr="005710D0">
        <w:rPr>
          <w:rFonts w:hint="eastAsia"/>
          <w:lang w:eastAsia="zh-CN"/>
        </w:rPr>
        <w:t xml:space="preserve"> uniformly located</w:t>
      </w:r>
      <w:r w:rsidRPr="005710D0">
        <w:rPr>
          <w:lang w:eastAsia="zh-CN"/>
        </w:rPr>
        <w:t xml:space="preserve"> with 200m spacing</w:t>
      </w:r>
      <w:r w:rsidRPr="005710D0">
        <w:rPr>
          <w:rFonts w:hint="eastAsia"/>
          <w:lang w:eastAsia="zh-CN"/>
        </w:rPr>
        <w:t xml:space="preserve"> </w:t>
      </w:r>
      <w:r w:rsidRPr="005710D0">
        <w:rPr>
          <w:lang w:eastAsia="zh-CN"/>
        </w:rPr>
        <w:t xml:space="preserve">on </w:t>
      </w:r>
      <w:r w:rsidRPr="005710D0">
        <w:rPr>
          <w:rFonts w:hint="eastAsia"/>
          <w:lang w:eastAsia="zh-CN"/>
        </w:rPr>
        <w:t>both</w:t>
      </w:r>
      <w:r w:rsidRPr="005710D0">
        <w:rPr>
          <w:lang w:eastAsia="zh-CN"/>
        </w:rPr>
        <w:t xml:space="preserve"> </w:t>
      </w:r>
      <w:r w:rsidRPr="005710D0">
        <w:rPr>
          <w:rFonts w:hint="eastAsia"/>
          <w:lang w:eastAsia="zh-CN"/>
        </w:rPr>
        <w:t>sides of highway</w:t>
      </w:r>
      <w:r w:rsidRPr="005710D0">
        <w:rPr>
          <w:lang w:eastAsia="zh-CN"/>
        </w:rPr>
        <w:t xml:space="preserve"> symmetrically. </w:t>
      </w:r>
    </w:p>
    <w:p w14:paraId="33BDBFB9" w14:textId="77777777" w:rsidR="00A45241" w:rsidRPr="005710D0" w:rsidRDefault="00A45241" w:rsidP="00CF6E6D">
      <w:pPr>
        <w:pStyle w:val="ListParagraph"/>
        <w:widowControl w:val="0"/>
        <w:numPr>
          <w:ilvl w:val="2"/>
          <w:numId w:val="294"/>
        </w:numPr>
        <w:snapToGrid w:val="0"/>
        <w:spacing w:after="0"/>
        <w:ind w:hanging="357"/>
        <w:jc w:val="both"/>
        <w:rPr>
          <w:rFonts w:eastAsia="SimHei"/>
          <w:b/>
          <w:bCs/>
          <w:kern w:val="2"/>
        </w:rPr>
      </w:pPr>
      <w:r w:rsidRPr="005710D0">
        <w:rPr>
          <w:lang w:eastAsia="zh-CN"/>
        </w:rPr>
        <w:t xml:space="preserve">Optional: staggered/unsymmetrical </w:t>
      </w:r>
      <w:r w:rsidRPr="005710D0">
        <w:t>UE-type</w:t>
      </w:r>
      <w:r w:rsidRPr="005710D0">
        <w:rPr>
          <w:lang w:eastAsia="zh-CN"/>
        </w:rPr>
        <w:t xml:space="preserve"> RSU distribution like </w:t>
      </w:r>
    </w:p>
    <w:p w14:paraId="1170E2F1" w14:textId="05B829BD" w:rsidR="00A45241" w:rsidRPr="00572D13" w:rsidRDefault="00A45241" w:rsidP="00CF6E6D">
      <w:pPr>
        <w:pStyle w:val="ListParagraph"/>
        <w:widowControl w:val="0"/>
        <w:numPr>
          <w:ilvl w:val="0"/>
          <w:numId w:val="294"/>
        </w:numPr>
        <w:snapToGrid w:val="0"/>
        <w:spacing w:after="0"/>
        <w:ind w:hanging="357"/>
        <w:jc w:val="center"/>
        <w:rPr>
          <w:rFonts w:eastAsia="SimHei"/>
          <w:b/>
          <w:bCs/>
          <w:kern w:val="2"/>
        </w:rPr>
      </w:pPr>
      <w:r w:rsidRPr="005710D0">
        <w:rPr>
          <w:noProof/>
          <w:lang w:val="en-US"/>
        </w:rPr>
        <w:drawing>
          <wp:inline distT="0" distB="0" distL="0" distR="0" wp14:anchorId="277B2D9D" wp14:editId="1587619B">
            <wp:extent cx="1152525" cy="100965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08" cstate="print">
                      <a:extLst>
                        <a:ext uri="{28A0092B-C50C-407E-A947-70E740481C1C}">
                          <a14:useLocalDpi xmlns:a14="http://schemas.microsoft.com/office/drawing/2010/main" val="0"/>
                        </a:ext>
                      </a:extLst>
                    </a:blip>
                    <a:srcRect l="56091"/>
                    <a:stretch>
                      <a:fillRect/>
                    </a:stretch>
                  </pic:blipFill>
                  <pic:spPr bwMode="auto">
                    <a:xfrm>
                      <a:off x="0" y="0"/>
                      <a:ext cx="1152525" cy="1009650"/>
                    </a:xfrm>
                    <a:prstGeom prst="rect">
                      <a:avLst/>
                    </a:prstGeom>
                    <a:noFill/>
                    <a:ln>
                      <a:noFill/>
                    </a:ln>
                  </pic:spPr>
                </pic:pic>
              </a:graphicData>
            </a:graphic>
          </wp:inline>
        </w:drawing>
      </w:r>
    </w:p>
    <w:p w14:paraId="32BEFD03" w14:textId="77777777" w:rsidR="00A45241" w:rsidRPr="005710D0" w:rsidRDefault="00A45241" w:rsidP="00CF6E6D">
      <w:pPr>
        <w:pStyle w:val="ListParagraph"/>
        <w:widowControl w:val="0"/>
        <w:numPr>
          <w:ilvl w:val="0"/>
          <w:numId w:val="294"/>
        </w:numPr>
        <w:snapToGrid w:val="0"/>
        <w:spacing w:after="0"/>
        <w:ind w:hanging="357"/>
        <w:jc w:val="both"/>
      </w:pPr>
      <w:r w:rsidRPr="005710D0">
        <w:t>For SL absolute positioning evaluation in urban grid scenario, BS and UE-type RSU deployment follows the description in TR 36.885 section A.1.3.</w:t>
      </w:r>
    </w:p>
    <w:p w14:paraId="63FD1E2D" w14:textId="77777777" w:rsidR="00A45241" w:rsidRPr="005710D0" w:rsidRDefault="00A45241" w:rsidP="00CF6E6D">
      <w:pPr>
        <w:pStyle w:val="ListParagraph"/>
        <w:widowControl w:val="0"/>
        <w:numPr>
          <w:ilvl w:val="1"/>
          <w:numId w:val="294"/>
        </w:numPr>
        <w:snapToGrid w:val="0"/>
        <w:spacing w:after="0"/>
        <w:ind w:hanging="357"/>
        <w:jc w:val="both"/>
      </w:pPr>
      <w:r w:rsidRPr="005710D0">
        <w:t>Companies can provide additional BS/ UE-type RSU deployment, e.g. additional UE-type RSUs are added to UE-type RSU deployment in TR 36.885</w:t>
      </w:r>
    </w:p>
    <w:p w14:paraId="007B8622" w14:textId="77777777" w:rsidR="00A45241" w:rsidRPr="005710D0" w:rsidRDefault="00A45241" w:rsidP="00A45241">
      <w:pPr>
        <w:widowControl w:val="0"/>
        <w:snapToGrid w:val="0"/>
        <w:spacing w:beforeLines="50" w:before="120" w:afterLines="50" w:after="120"/>
        <w:jc w:val="both"/>
        <w:rPr>
          <w:rFonts w:ascii="Times New Roman" w:eastAsia="SimHei" w:hAnsi="Times New Roman"/>
          <w:bCs/>
          <w:kern w:val="2"/>
          <w:szCs w:val="20"/>
        </w:rPr>
      </w:pPr>
      <w:r w:rsidRPr="005710D0">
        <w:rPr>
          <w:rFonts w:ascii="Times New Roman" w:eastAsia="SimHei" w:hAnsi="Times New Roman" w:hint="eastAsia"/>
          <w:bCs/>
          <w:kern w:val="2"/>
          <w:szCs w:val="20"/>
        </w:rPr>
        <w:t>N</w:t>
      </w:r>
      <w:r w:rsidRPr="005710D0">
        <w:rPr>
          <w:rFonts w:ascii="Times New Roman" w:eastAsia="SimHei" w:hAnsi="Times New Roman"/>
          <w:bCs/>
          <w:kern w:val="2"/>
          <w:szCs w:val="20"/>
        </w:rPr>
        <w:t xml:space="preserve">ote: For absolute positioning in highway, Alt 1 is assumed for evaluation of joint Uu/SL positioning, Alt 2 is assumed for evaluation of SL only positioning. </w:t>
      </w:r>
    </w:p>
    <w:p w14:paraId="1DD57B67" w14:textId="77777777" w:rsidR="00A45241" w:rsidRDefault="00A45241" w:rsidP="00572D13">
      <w:pPr>
        <w:widowControl w:val="0"/>
        <w:snapToGrid w:val="0"/>
        <w:jc w:val="both"/>
        <w:rPr>
          <w:rFonts w:ascii="Times New Roman" w:eastAsia="SimHei" w:hAnsi="Times New Roman"/>
          <w:bCs/>
          <w:kern w:val="2"/>
          <w:szCs w:val="20"/>
        </w:rPr>
      </w:pPr>
    </w:p>
    <w:p w14:paraId="753A3A6B" w14:textId="39100415" w:rsidR="00931DD2" w:rsidRDefault="00931DD2" w:rsidP="00931DD2">
      <w:r>
        <w:t>From May 20</w:t>
      </w:r>
      <w:r w:rsidRPr="00931DD2">
        <w:rPr>
          <w:vertAlign w:val="superscript"/>
        </w:rPr>
        <w:t>th</w:t>
      </w:r>
      <w:r>
        <w:t xml:space="preserve"> GTW session</w:t>
      </w:r>
    </w:p>
    <w:p w14:paraId="5498EDBE" w14:textId="77777777" w:rsidR="00931DD2" w:rsidRPr="00931DD2" w:rsidRDefault="00931DD2" w:rsidP="00931DD2">
      <w:pPr>
        <w:rPr>
          <w:rFonts w:eastAsia="SimSun" w:cs="Times"/>
          <w:szCs w:val="20"/>
          <w:lang w:val="en-US" w:eastAsia="ko-KR"/>
        </w:rPr>
      </w:pPr>
      <w:r w:rsidRPr="00931DD2">
        <w:rPr>
          <w:rFonts w:cs="Times"/>
          <w:szCs w:val="20"/>
          <w:highlight w:val="green"/>
        </w:rPr>
        <w:lastRenderedPageBreak/>
        <w:t>Agreement</w:t>
      </w:r>
    </w:p>
    <w:p w14:paraId="09E5875D" w14:textId="77777777" w:rsidR="00931DD2" w:rsidRPr="00931DD2" w:rsidRDefault="00931DD2" w:rsidP="00CF6E6D">
      <w:pPr>
        <w:pStyle w:val="ListParagraph"/>
        <w:widowControl w:val="0"/>
        <w:numPr>
          <w:ilvl w:val="0"/>
          <w:numId w:val="559"/>
        </w:numPr>
        <w:overflowPunct/>
        <w:autoSpaceDE/>
        <w:autoSpaceDN/>
        <w:adjustRightInd/>
        <w:snapToGrid w:val="0"/>
        <w:spacing w:after="0"/>
        <w:jc w:val="both"/>
        <w:rPr>
          <w:rFonts w:eastAsia="SimHei"/>
          <w:b/>
          <w:bCs/>
          <w:kern w:val="2"/>
        </w:rPr>
      </w:pPr>
      <w:r w:rsidRPr="00931DD2">
        <w:rPr>
          <w:rFonts w:eastAsia="SimHei"/>
          <w:bCs/>
          <w:kern w:val="2"/>
        </w:rPr>
        <w:t>For evaluation of relative positioning or ranging in highway scenario</w:t>
      </w:r>
    </w:p>
    <w:p w14:paraId="4586BF7F" w14:textId="77777777" w:rsidR="00931DD2" w:rsidRPr="00931DD2" w:rsidRDefault="00931DD2" w:rsidP="00CF6E6D">
      <w:pPr>
        <w:numPr>
          <w:ilvl w:val="1"/>
          <w:numId w:val="559"/>
        </w:numPr>
        <w:rPr>
          <w:rFonts w:ascii="Times New Roman" w:eastAsia="SimSun" w:hAnsi="Times New Roman"/>
          <w:kern w:val="2"/>
          <w:szCs w:val="20"/>
        </w:rPr>
      </w:pPr>
      <w:r w:rsidRPr="00931DD2">
        <w:rPr>
          <w:rFonts w:ascii="Times New Roman" w:eastAsia="SimSun" w:hAnsi="Times New Roman"/>
          <w:kern w:val="2"/>
          <w:szCs w:val="20"/>
        </w:rPr>
        <w:t xml:space="preserve">BSs are disabled, </w:t>
      </w:r>
    </w:p>
    <w:p w14:paraId="5D6D3444" w14:textId="77777777" w:rsidR="00931DD2" w:rsidRPr="00931DD2" w:rsidRDefault="00931DD2" w:rsidP="00CF6E6D">
      <w:pPr>
        <w:numPr>
          <w:ilvl w:val="1"/>
          <w:numId w:val="559"/>
        </w:numPr>
        <w:rPr>
          <w:rFonts w:ascii="Times New Roman" w:eastAsia="SimSun" w:hAnsi="Times New Roman"/>
          <w:kern w:val="2"/>
          <w:szCs w:val="20"/>
        </w:rPr>
      </w:pPr>
      <w:r w:rsidRPr="00931DD2">
        <w:rPr>
          <w:rFonts w:ascii="Times New Roman" w:eastAsia="SimSun" w:hAnsi="Times New Roman"/>
          <w:kern w:val="2"/>
          <w:szCs w:val="20"/>
        </w:rPr>
        <w:t>UE type RSU may be disabled (as baseline) or enabled (as optional)</w:t>
      </w:r>
    </w:p>
    <w:p w14:paraId="417AF955" w14:textId="77777777" w:rsidR="00931DD2" w:rsidRPr="00931DD2" w:rsidRDefault="00931DD2" w:rsidP="00CF6E6D">
      <w:pPr>
        <w:numPr>
          <w:ilvl w:val="2"/>
          <w:numId w:val="559"/>
        </w:numPr>
        <w:rPr>
          <w:lang w:eastAsia="x-none"/>
        </w:rPr>
      </w:pPr>
      <w:r w:rsidRPr="00931DD2">
        <w:rPr>
          <w:lang w:eastAsia="x-none"/>
        </w:rPr>
        <w:t>If enabled, UE-type RSUs are uniformly located with 200m spacing on both sides of highway symmetrically.</w:t>
      </w:r>
    </w:p>
    <w:p w14:paraId="25BC098C" w14:textId="77777777" w:rsidR="00931DD2" w:rsidRPr="00931DD2" w:rsidRDefault="00931DD2" w:rsidP="00CF6E6D">
      <w:pPr>
        <w:numPr>
          <w:ilvl w:val="3"/>
          <w:numId w:val="559"/>
        </w:numPr>
        <w:rPr>
          <w:rFonts w:eastAsia="SimHei"/>
          <w:b/>
          <w:bCs/>
          <w:kern w:val="2"/>
        </w:rPr>
      </w:pPr>
      <w:r w:rsidRPr="00931DD2">
        <w:rPr>
          <w:lang w:eastAsia="zh-CN"/>
        </w:rPr>
        <w:t xml:space="preserve">Optional: staggered/unsymmetrical </w:t>
      </w:r>
      <w:r w:rsidRPr="00931DD2">
        <w:t>UE-type</w:t>
      </w:r>
      <w:r w:rsidRPr="00931DD2">
        <w:rPr>
          <w:lang w:eastAsia="zh-CN"/>
        </w:rPr>
        <w:t xml:space="preserve"> RSU distribution like </w:t>
      </w:r>
    </w:p>
    <w:p w14:paraId="39C70744" w14:textId="329B4138" w:rsidR="00931DD2" w:rsidRPr="00931DD2" w:rsidRDefault="00931DD2" w:rsidP="00CF6E6D">
      <w:pPr>
        <w:pStyle w:val="ListParagraph"/>
        <w:widowControl w:val="0"/>
        <w:numPr>
          <w:ilvl w:val="0"/>
          <w:numId w:val="559"/>
        </w:numPr>
        <w:snapToGrid w:val="0"/>
        <w:spacing w:before="180"/>
        <w:jc w:val="center"/>
        <w:rPr>
          <w:rFonts w:eastAsia="SimHei"/>
          <w:b/>
          <w:bCs/>
          <w:kern w:val="2"/>
        </w:rPr>
      </w:pPr>
      <w:r w:rsidRPr="00931DD2">
        <w:rPr>
          <w:noProof/>
          <w:lang w:val="en-US"/>
        </w:rPr>
        <w:drawing>
          <wp:inline distT="0" distB="0" distL="0" distR="0" wp14:anchorId="4540736D" wp14:editId="23E8BCAF">
            <wp:extent cx="1152525" cy="10096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
                    <pic:cNvPicPr>
                      <a:picLocks noChangeAspect="1" noChangeArrowheads="1"/>
                    </pic:cNvPicPr>
                  </pic:nvPicPr>
                  <pic:blipFill>
                    <a:blip r:embed="rId2308" cstate="print">
                      <a:extLst>
                        <a:ext uri="{28A0092B-C50C-407E-A947-70E740481C1C}">
                          <a14:useLocalDpi xmlns:a14="http://schemas.microsoft.com/office/drawing/2010/main" val="0"/>
                        </a:ext>
                      </a:extLst>
                    </a:blip>
                    <a:srcRect l="56088"/>
                    <a:stretch>
                      <a:fillRect/>
                    </a:stretch>
                  </pic:blipFill>
                  <pic:spPr bwMode="auto">
                    <a:xfrm>
                      <a:off x="0" y="0"/>
                      <a:ext cx="1152525" cy="1009650"/>
                    </a:xfrm>
                    <a:prstGeom prst="rect">
                      <a:avLst/>
                    </a:prstGeom>
                    <a:noFill/>
                    <a:ln>
                      <a:noFill/>
                    </a:ln>
                  </pic:spPr>
                </pic:pic>
              </a:graphicData>
            </a:graphic>
          </wp:inline>
        </w:drawing>
      </w:r>
    </w:p>
    <w:p w14:paraId="236E9984" w14:textId="77777777" w:rsidR="00931DD2" w:rsidRPr="00931DD2" w:rsidRDefault="00931DD2" w:rsidP="00CF6E6D">
      <w:pPr>
        <w:pStyle w:val="ListParagraph"/>
        <w:widowControl w:val="0"/>
        <w:numPr>
          <w:ilvl w:val="0"/>
          <w:numId w:val="559"/>
        </w:numPr>
        <w:overflowPunct/>
        <w:autoSpaceDE/>
        <w:autoSpaceDN/>
        <w:adjustRightInd/>
        <w:snapToGrid w:val="0"/>
        <w:spacing w:after="0"/>
        <w:jc w:val="both"/>
        <w:rPr>
          <w:rFonts w:eastAsia="SimHei"/>
          <w:bCs/>
          <w:kern w:val="2"/>
        </w:rPr>
      </w:pPr>
      <w:r w:rsidRPr="00931DD2">
        <w:rPr>
          <w:rFonts w:eastAsia="SimHei"/>
          <w:bCs/>
          <w:kern w:val="2"/>
        </w:rPr>
        <w:t xml:space="preserve">For evaluation of relative positioning or ranging in urban grid scenario </w:t>
      </w:r>
    </w:p>
    <w:p w14:paraId="65042050" w14:textId="77777777" w:rsidR="00931DD2" w:rsidRPr="00931DD2" w:rsidRDefault="00931DD2" w:rsidP="00CF6E6D">
      <w:pPr>
        <w:numPr>
          <w:ilvl w:val="1"/>
          <w:numId w:val="559"/>
        </w:numPr>
        <w:rPr>
          <w:rFonts w:ascii="Times New Roman" w:eastAsia="SimSun" w:hAnsi="Times New Roman"/>
          <w:kern w:val="2"/>
          <w:szCs w:val="20"/>
        </w:rPr>
      </w:pPr>
      <w:r w:rsidRPr="00931DD2">
        <w:rPr>
          <w:rFonts w:ascii="Times New Roman" w:eastAsia="SimSun" w:hAnsi="Times New Roman"/>
          <w:kern w:val="2"/>
          <w:szCs w:val="20"/>
        </w:rPr>
        <w:t>BSs are disabled (baseline), or enabled (optional)</w:t>
      </w:r>
    </w:p>
    <w:p w14:paraId="6A588237" w14:textId="77777777" w:rsidR="00931DD2" w:rsidRPr="00931DD2" w:rsidRDefault="00931DD2" w:rsidP="00CF6E6D">
      <w:pPr>
        <w:numPr>
          <w:ilvl w:val="2"/>
          <w:numId w:val="559"/>
        </w:numPr>
        <w:rPr>
          <w:lang w:eastAsia="x-none"/>
        </w:rPr>
      </w:pPr>
      <w:r w:rsidRPr="00931DD2">
        <w:rPr>
          <w:lang w:eastAsia="x-none"/>
        </w:rPr>
        <w:t>companies should report their assumption</w:t>
      </w:r>
    </w:p>
    <w:p w14:paraId="60885A0F" w14:textId="77777777" w:rsidR="00931DD2" w:rsidRPr="00931DD2" w:rsidRDefault="00931DD2" w:rsidP="00CF6E6D">
      <w:pPr>
        <w:numPr>
          <w:ilvl w:val="1"/>
          <w:numId w:val="559"/>
        </w:numPr>
        <w:rPr>
          <w:rFonts w:ascii="Times New Roman" w:eastAsia="SimSun" w:hAnsi="Times New Roman"/>
          <w:kern w:val="2"/>
          <w:szCs w:val="20"/>
        </w:rPr>
      </w:pPr>
      <w:r w:rsidRPr="00931DD2">
        <w:rPr>
          <w:rFonts w:ascii="Times New Roman" w:eastAsia="SimSun" w:hAnsi="Times New Roman"/>
          <w:kern w:val="2"/>
          <w:szCs w:val="20"/>
        </w:rPr>
        <w:t>UE type RSU may be disabled or enabled (companies should report their assumption)</w:t>
      </w:r>
    </w:p>
    <w:p w14:paraId="69F3E8BC" w14:textId="77777777" w:rsidR="00931DD2" w:rsidRPr="00931DD2" w:rsidRDefault="00931DD2" w:rsidP="00CF6E6D">
      <w:pPr>
        <w:numPr>
          <w:ilvl w:val="2"/>
          <w:numId w:val="559"/>
        </w:numPr>
        <w:rPr>
          <w:lang w:eastAsia="x-none"/>
        </w:rPr>
      </w:pPr>
      <w:r w:rsidRPr="00931DD2">
        <w:rPr>
          <w:lang w:eastAsia="x-none"/>
        </w:rPr>
        <w:t>If enabled, UE type RSU deployment follows the description in TR 36.885 section A.1.3.</w:t>
      </w:r>
    </w:p>
    <w:p w14:paraId="4D3454BB" w14:textId="77777777" w:rsidR="00931DD2" w:rsidRPr="00931DD2" w:rsidRDefault="00931DD2" w:rsidP="00CF6E6D">
      <w:pPr>
        <w:numPr>
          <w:ilvl w:val="2"/>
          <w:numId w:val="559"/>
        </w:numPr>
        <w:rPr>
          <w:lang w:eastAsia="x-none"/>
        </w:rPr>
      </w:pPr>
      <w:r w:rsidRPr="00931DD2">
        <w:rPr>
          <w:lang w:eastAsia="x-none"/>
        </w:rPr>
        <w:t>If enabled, companies can provide additional RSU deployment, e.g. additional RSUs are added to RSU deployment in TR 36.885</w:t>
      </w:r>
    </w:p>
    <w:p w14:paraId="6BA35B01" w14:textId="77777777" w:rsidR="00931DD2" w:rsidRPr="00931DD2" w:rsidRDefault="00931DD2" w:rsidP="00931DD2">
      <w:pPr>
        <w:rPr>
          <w:lang w:eastAsia="x-none"/>
        </w:rPr>
      </w:pPr>
    </w:p>
    <w:p w14:paraId="74E723BB" w14:textId="77777777" w:rsidR="00931DD2" w:rsidRPr="00931DD2" w:rsidRDefault="00931DD2" w:rsidP="00931DD2">
      <w:pPr>
        <w:rPr>
          <w:rFonts w:eastAsia="SimSun" w:cs="Times"/>
          <w:szCs w:val="20"/>
          <w:lang w:val="en-US" w:eastAsia="ko-KR"/>
        </w:rPr>
      </w:pPr>
      <w:r w:rsidRPr="00931DD2">
        <w:rPr>
          <w:rFonts w:cs="Times"/>
          <w:szCs w:val="20"/>
          <w:highlight w:val="green"/>
        </w:rPr>
        <w:t>Agreement</w:t>
      </w:r>
    </w:p>
    <w:p w14:paraId="6252AC33" w14:textId="77777777" w:rsidR="00931DD2" w:rsidRDefault="00931DD2" w:rsidP="00CF6E6D">
      <w:pPr>
        <w:pStyle w:val="ListParagraph"/>
        <w:numPr>
          <w:ilvl w:val="0"/>
          <w:numId w:val="560"/>
        </w:numPr>
      </w:pPr>
      <w:r>
        <w:t xml:space="preserve">For SL positioning evaluation, simulation bandwidths of </w:t>
      </w:r>
      <w:r w:rsidRPr="00A34F95">
        <w:t>10,</w:t>
      </w:r>
      <w:r>
        <w:t xml:space="preserve"> 20, 40 and 100 MHz in FR1 can be used. </w:t>
      </w:r>
    </w:p>
    <w:p w14:paraId="18A516B1" w14:textId="77777777" w:rsidR="00931DD2" w:rsidRDefault="00931DD2" w:rsidP="00CF6E6D">
      <w:pPr>
        <w:pStyle w:val="ListParagraph"/>
        <w:numPr>
          <w:ilvl w:val="0"/>
          <w:numId w:val="560"/>
        </w:numPr>
      </w:pPr>
      <w:r>
        <w:t>For SL positioning evaluation, simulation bandwidths of 100, 200 and 400MHz in FR2 can be used.</w:t>
      </w:r>
    </w:p>
    <w:p w14:paraId="724EE159" w14:textId="77777777" w:rsidR="00931DD2" w:rsidRPr="00931DD2" w:rsidRDefault="00931DD2" w:rsidP="00931DD2">
      <w:pPr>
        <w:rPr>
          <w:rFonts w:eastAsia="SimSun" w:cs="Times"/>
          <w:szCs w:val="20"/>
          <w:lang w:val="en-US" w:eastAsia="ko-KR"/>
        </w:rPr>
      </w:pPr>
      <w:r w:rsidRPr="00931DD2">
        <w:rPr>
          <w:rFonts w:cs="Times"/>
          <w:szCs w:val="20"/>
          <w:highlight w:val="green"/>
        </w:rPr>
        <w:t>Agreement</w:t>
      </w:r>
    </w:p>
    <w:p w14:paraId="5727FC15" w14:textId="77777777" w:rsidR="00931DD2" w:rsidRPr="00803066" w:rsidRDefault="00931DD2" w:rsidP="00CF6E6D">
      <w:pPr>
        <w:pStyle w:val="3GPPAgreements"/>
        <w:numPr>
          <w:ilvl w:val="0"/>
          <w:numId w:val="561"/>
        </w:numPr>
        <w:suppressAutoHyphens/>
        <w:overflowPunct/>
        <w:autoSpaceDE/>
        <w:autoSpaceDN/>
        <w:adjustRightInd/>
        <w:snapToGrid w:val="0"/>
        <w:spacing w:before="0" w:after="0"/>
        <w:textAlignment w:val="auto"/>
        <w:rPr>
          <w:sz w:val="20"/>
        </w:rPr>
      </w:pPr>
      <w:r w:rsidRPr="00803066">
        <w:rPr>
          <w:sz w:val="20"/>
        </w:rPr>
        <w:t xml:space="preserve">For SL positioning evaluation of Public safety use cases </w:t>
      </w:r>
    </w:p>
    <w:p w14:paraId="33FE8912" w14:textId="77777777" w:rsidR="00931DD2" w:rsidRPr="00803066" w:rsidRDefault="00931DD2" w:rsidP="00CF6E6D">
      <w:pPr>
        <w:numPr>
          <w:ilvl w:val="1"/>
          <w:numId w:val="561"/>
        </w:numPr>
        <w:rPr>
          <w:rFonts w:ascii="Times New Roman" w:eastAsia="SimSun" w:hAnsi="Times New Roman"/>
          <w:kern w:val="2"/>
          <w:szCs w:val="20"/>
        </w:rPr>
      </w:pPr>
      <w:r w:rsidRPr="00803066">
        <w:rPr>
          <w:rFonts w:ascii="Times New Roman" w:eastAsia="SimSun" w:hAnsi="Times New Roman"/>
          <w:kern w:val="2"/>
          <w:szCs w:val="20"/>
        </w:rPr>
        <w:t>Companies should provide detailed simulation assumptions including selected scenarios, channel models, center frequency, UE drop models, etc.</w:t>
      </w:r>
    </w:p>
    <w:p w14:paraId="46DD5067" w14:textId="77777777" w:rsidR="00931DD2" w:rsidRPr="00A34F95" w:rsidRDefault="00931DD2" w:rsidP="00CF6E6D">
      <w:pPr>
        <w:numPr>
          <w:ilvl w:val="2"/>
          <w:numId w:val="561"/>
        </w:numPr>
        <w:rPr>
          <w:lang w:eastAsia="x-none"/>
        </w:rPr>
      </w:pPr>
      <w:r w:rsidRPr="00A34F95">
        <w:rPr>
          <w:lang w:eastAsia="x-none"/>
        </w:rPr>
        <w:t xml:space="preserve">Evaluation methodology on channel model of TR 36.843 is reused, </w:t>
      </w:r>
    </w:p>
    <w:p w14:paraId="33626998" w14:textId="77777777" w:rsidR="00931DD2" w:rsidRPr="00803066" w:rsidRDefault="00931DD2" w:rsidP="00CF6E6D">
      <w:pPr>
        <w:numPr>
          <w:ilvl w:val="3"/>
          <w:numId w:val="561"/>
        </w:numPr>
        <w:rPr>
          <w:rFonts w:ascii="Times New Roman" w:eastAsia="SimSun" w:hAnsi="Times New Roman"/>
          <w:kern w:val="2"/>
          <w:szCs w:val="20"/>
        </w:rPr>
      </w:pPr>
      <w:r w:rsidRPr="00803066">
        <w:rPr>
          <w:rFonts w:ascii="Times New Roman" w:eastAsia="SimSun" w:hAnsi="Times New Roman"/>
          <w:kern w:val="2"/>
          <w:szCs w:val="20"/>
        </w:rPr>
        <w:t>Reuse the parameters of “Channel models” specified in Section A.2.1.2 of TR 36.843 with modification: Each component of channel model reuses what is specified in TR 38.901</w:t>
      </w:r>
    </w:p>
    <w:p w14:paraId="6179AE74" w14:textId="77777777" w:rsidR="00931DD2" w:rsidRPr="00A34F95" w:rsidRDefault="00931DD2" w:rsidP="00CF6E6D">
      <w:pPr>
        <w:numPr>
          <w:ilvl w:val="2"/>
          <w:numId w:val="561"/>
        </w:numPr>
        <w:rPr>
          <w:lang w:eastAsia="x-none"/>
        </w:rPr>
      </w:pPr>
      <w:r w:rsidRPr="00A34F95">
        <w:rPr>
          <w:lang w:eastAsia="x-none"/>
        </w:rPr>
        <w:t>Anchor UE height should be reported by companies, e.g. anchor UE height is the same as TRP</w:t>
      </w:r>
    </w:p>
    <w:p w14:paraId="142687DD" w14:textId="77777777" w:rsidR="00931DD2" w:rsidRPr="00803066" w:rsidRDefault="00931DD2" w:rsidP="00CF6E6D">
      <w:pPr>
        <w:numPr>
          <w:ilvl w:val="1"/>
          <w:numId w:val="561"/>
        </w:numPr>
        <w:rPr>
          <w:rFonts w:ascii="Times New Roman" w:eastAsia="SimSun" w:hAnsi="Times New Roman"/>
          <w:kern w:val="2"/>
          <w:szCs w:val="20"/>
        </w:rPr>
      </w:pPr>
      <w:r w:rsidRPr="00803066">
        <w:rPr>
          <w:rFonts w:ascii="Times New Roman" w:eastAsia="SimSun" w:hAnsi="Times New Roman"/>
          <w:kern w:val="2"/>
          <w:szCs w:val="20"/>
        </w:rPr>
        <w:t>The performance metrics at least include absolute positioning accuracy and ranging with distance accuracy. Optionally, relative positioning accuracy or ranging with angle accuracy.</w:t>
      </w:r>
    </w:p>
    <w:p w14:paraId="2536D618" w14:textId="77777777" w:rsidR="00931DD2" w:rsidRPr="00803066" w:rsidRDefault="00931DD2" w:rsidP="00CF6E6D">
      <w:pPr>
        <w:pStyle w:val="3GPPAgreements"/>
        <w:numPr>
          <w:ilvl w:val="0"/>
          <w:numId w:val="561"/>
        </w:numPr>
        <w:suppressAutoHyphens/>
        <w:overflowPunct/>
        <w:autoSpaceDE/>
        <w:autoSpaceDN/>
        <w:adjustRightInd/>
        <w:snapToGrid w:val="0"/>
        <w:spacing w:before="0" w:after="0"/>
        <w:textAlignment w:val="auto"/>
        <w:rPr>
          <w:sz w:val="20"/>
        </w:rPr>
      </w:pPr>
      <w:r w:rsidRPr="00803066">
        <w:rPr>
          <w:sz w:val="20"/>
        </w:rPr>
        <w:t xml:space="preserve">For SL positioning evaluation of Commercial use cases </w:t>
      </w:r>
    </w:p>
    <w:p w14:paraId="43C02206" w14:textId="77777777" w:rsidR="00931DD2" w:rsidRPr="00803066" w:rsidRDefault="00931DD2" w:rsidP="00CF6E6D">
      <w:pPr>
        <w:numPr>
          <w:ilvl w:val="1"/>
          <w:numId w:val="561"/>
        </w:numPr>
        <w:rPr>
          <w:rFonts w:ascii="Times New Roman" w:eastAsia="SimSun" w:hAnsi="Times New Roman"/>
          <w:kern w:val="2"/>
          <w:szCs w:val="20"/>
        </w:rPr>
      </w:pPr>
      <w:r w:rsidRPr="00803066">
        <w:rPr>
          <w:rFonts w:ascii="Times New Roman" w:eastAsia="SimSun" w:hAnsi="Times New Roman"/>
          <w:kern w:val="2"/>
          <w:szCs w:val="20"/>
        </w:rPr>
        <w:t>Companies should provide detailed simulation assumptions including selected scenarios, channel models, center frequency, UE drop models, etc.</w:t>
      </w:r>
    </w:p>
    <w:p w14:paraId="3CE608B6" w14:textId="77777777" w:rsidR="00931DD2" w:rsidRPr="00A34F95" w:rsidRDefault="00931DD2" w:rsidP="00CF6E6D">
      <w:pPr>
        <w:numPr>
          <w:ilvl w:val="2"/>
          <w:numId w:val="561"/>
        </w:numPr>
        <w:rPr>
          <w:lang w:eastAsia="x-none"/>
        </w:rPr>
      </w:pPr>
      <w:r w:rsidRPr="00A34F95">
        <w:rPr>
          <w:lang w:eastAsia="x-none"/>
        </w:rPr>
        <w:t xml:space="preserve">Evaluation methodology on channel model of TR 36.843 is reused, </w:t>
      </w:r>
    </w:p>
    <w:p w14:paraId="5FE9015C" w14:textId="77777777" w:rsidR="00931DD2" w:rsidRPr="00803066" w:rsidRDefault="00931DD2" w:rsidP="00CF6E6D">
      <w:pPr>
        <w:numPr>
          <w:ilvl w:val="3"/>
          <w:numId w:val="561"/>
        </w:numPr>
        <w:rPr>
          <w:rFonts w:ascii="Times New Roman" w:eastAsia="SimSun" w:hAnsi="Times New Roman"/>
          <w:kern w:val="2"/>
          <w:szCs w:val="20"/>
        </w:rPr>
      </w:pPr>
      <w:r w:rsidRPr="00803066">
        <w:rPr>
          <w:rFonts w:ascii="Times New Roman" w:eastAsia="SimSun" w:hAnsi="Times New Roman"/>
          <w:kern w:val="2"/>
          <w:szCs w:val="20"/>
        </w:rPr>
        <w:t>Reuse the parameters of “Channel models” specified in Section A.2.1.2 of TR 36.843 with modification: Each component of channel model reuses what is specified in TR 38.901</w:t>
      </w:r>
    </w:p>
    <w:p w14:paraId="08E61F0F" w14:textId="77777777" w:rsidR="00931DD2" w:rsidRPr="00A34F95" w:rsidRDefault="00931DD2" w:rsidP="00CF6E6D">
      <w:pPr>
        <w:numPr>
          <w:ilvl w:val="2"/>
          <w:numId w:val="561"/>
        </w:numPr>
        <w:rPr>
          <w:lang w:eastAsia="x-none"/>
        </w:rPr>
      </w:pPr>
      <w:r w:rsidRPr="00A34F95">
        <w:rPr>
          <w:lang w:eastAsia="x-none"/>
        </w:rPr>
        <w:t>Anchor UE height should be reported by companies, e.g. anchor UE height is the same as TRP</w:t>
      </w:r>
    </w:p>
    <w:p w14:paraId="7F4246DB" w14:textId="77777777" w:rsidR="00931DD2" w:rsidRPr="00803066" w:rsidRDefault="00931DD2" w:rsidP="00CF6E6D">
      <w:pPr>
        <w:numPr>
          <w:ilvl w:val="1"/>
          <w:numId w:val="561"/>
        </w:numPr>
        <w:rPr>
          <w:rFonts w:ascii="Times New Roman" w:eastAsia="SimSun" w:hAnsi="Times New Roman"/>
          <w:kern w:val="2"/>
          <w:szCs w:val="20"/>
        </w:rPr>
      </w:pPr>
      <w:r w:rsidRPr="00803066">
        <w:rPr>
          <w:rFonts w:ascii="Times New Roman" w:eastAsia="SimSun" w:hAnsi="Times New Roman"/>
          <w:kern w:val="2"/>
          <w:szCs w:val="20"/>
        </w:rPr>
        <w:t>The performance metrics at least include absolute positioning accuracy and ranging with distance accuracy. Optionally, relative positioning accuracy or ranging with angle accuracy</w:t>
      </w:r>
    </w:p>
    <w:p w14:paraId="2CA5398B" w14:textId="77777777" w:rsidR="00931DD2" w:rsidRDefault="00931DD2" w:rsidP="00931DD2">
      <w:pPr>
        <w:rPr>
          <w:lang w:eastAsia="x-none"/>
        </w:rPr>
      </w:pPr>
    </w:p>
    <w:p w14:paraId="599D583F" w14:textId="4935E504" w:rsidR="00931DD2" w:rsidRDefault="00931DD2" w:rsidP="00931DD2">
      <w:pPr>
        <w:rPr>
          <w:lang w:eastAsia="x-none"/>
        </w:rPr>
      </w:pPr>
      <w:r w:rsidRPr="00931DD2">
        <w:rPr>
          <w:b/>
          <w:bCs/>
          <w:lang w:eastAsia="x-none"/>
        </w:rPr>
        <w:t>Decision:</w:t>
      </w:r>
      <w:r>
        <w:rPr>
          <w:lang w:eastAsia="x-none"/>
        </w:rPr>
        <w:t xml:space="preserve"> As per email decision posted on May 21</w:t>
      </w:r>
      <w:r w:rsidRPr="00931DD2">
        <w:rPr>
          <w:vertAlign w:val="superscript"/>
          <w:lang w:eastAsia="x-none"/>
        </w:rPr>
        <w:t>st</w:t>
      </w:r>
      <w:r>
        <w:rPr>
          <w:lang w:eastAsia="x-none"/>
        </w:rPr>
        <w:t>,</w:t>
      </w:r>
    </w:p>
    <w:p w14:paraId="044F3F0F" w14:textId="77777777" w:rsidR="00931DD2" w:rsidRPr="00931DD2" w:rsidRDefault="00931DD2" w:rsidP="00931DD2">
      <w:pPr>
        <w:rPr>
          <w:rFonts w:eastAsia="SimSun" w:cs="Times"/>
          <w:szCs w:val="20"/>
          <w:lang w:val="en-US" w:eastAsia="ko-KR"/>
        </w:rPr>
      </w:pPr>
      <w:r w:rsidRPr="00931DD2">
        <w:rPr>
          <w:rFonts w:cs="Times"/>
          <w:szCs w:val="20"/>
          <w:highlight w:val="green"/>
        </w:rPr>
        <w:t>Agreement</w:t>
      </w:r>
    </w:p>
    <w:p w14:paraId="6F32D194" w14:textId="609CFE93" w:rsidR="00931DD2" w:rsidRDefault="00931DD2" w:rsidP="00931DD2">
      <w:pPr>
        <w:rPr>
          <w:lang w:eastAsia="x-none"/>
        </w:rPr>
      </w:pPr>
      <w:r w:rsidRPr="00A34F95">
        <w:rPr>
          <w:lang w:eastAsia="x-none"/>
        </w:rPr>
        <w:t>For</w:t>
      </w:r>
      <w:r>
        <w:rPr>
          <w:lang w:eastAsia="x-none"/>
        </w:rPr>
        <w:t xml:space="preserve"> </w:t>
      </w:r>
      <w:r w:rsidRPr="00A34F95">
        <w:rPr>
          <w:lang w:eastAsia="x-none"/>
        </w:rPr>
        <w:t>SL positioning evaluation for IIOT use cases, InF-SH and/or InF-DH defined in TR 38.857 are used</w:t>
      </w:r>
      <w:r>
        <w:rPr>
          <w:lang w:eastAsia="x-none"/>
        </w:rPr>
        <w:t>.</w:t>
      </w:r>
    </w:p>
    <w:p w14:paraId="01DF4046" w14:textId="77777777" w:rsidR="00931DD2" w:rsidRPr="00A34F95" w:rsidRDefault="00931DD2" w:rsidP="00931DD2">
      <w:pPr>
        <w:rPr>
          <w:lang w:eastAsia="x-none"/>
        </w:rPr>
      </w:pPr>
    </w:p>
    <w:p w14:paraId="6D8D7F4C" w14:textId="77777777" w:rsidR="00931DD2" w:rsidRPr="00931DD2" w:rsidRDefault="00931DD2" w:rsidP="00931DD2">
      <w:pPr>
        <w:rPr>
          <w:rFonts w:eastAsia="SimSun" w:cs="Times"/>
          <w:szCs w:val="20"/>
          <w:lang w:val="en-US" w:eastAsia="ko-KR"/>
        </w:rPr>
      </w:pPr>
      <w:r w:rsidRPr="00931DD2">
        <w:rPr>
          <w:rFonts w:cs="Times"/>
          <w:szCs w:val="20"/>
          <w:highlight w:val="green"/>
        </w:rPr>
        <w:t>Agreement</w:t>
      </w:r>
    </w:p>
    <w:p w14:paraId="68596577" w14:textId="6D938907" w:rsidR="00931DD2" w:rsidRPr="00A34F95" w:rsidRDefault="00931DD2" w:rsidP="00931DD2">
      <w:pPr>
        <w:rPr>
          <w:lang w:eastAsia="x-none"/>
        </w:rPr>
      </w:pPr>
      <w:r w:rsidRPr="00A34F95">
        <w:rPr>
          <w:lang w:eastAsia="x-none"/>
        </w:rPr>
        <w:t>For</w:t>
      </w:r>
      <w:r>
        <w:rPr>
          <w:lang w:eastAsia="x-none"/>
        </w:rPr>
        <w:t xml:space="preserve"> </w:t>
      </w:r>
      <w:r w:rsidRPr="00A34F95">
        <w:rPr>
          <w:lang w:eastAsia="x-none"/>
        </w:rPr>
        <w:t>SL positioning evaluation on indoor factory scenarios, companies can select one of the following options for</w:t>
      </w:r>
      <w:r>
        <w:rPr>
          <w:lang w:eastAsia="x-none"/>
        </w:rPr>
        <w:t xml:space="preserve"> </w:t>
      </w:r>
      <w:r w:rsidRPr="00A34F95">
        <w:rPr>
          <w:lang w:eastAsia="x-none"/>
        </w:rPr>
        <w:t>UE-2-UE</w:t>
      </w:r>
      <w:r>
        <w:rPr>
          <w:lang w:eastAsia="x-none"/>
        </w:rPr>
        <w:t xml:space="preserve"> </w:t>
      </w:r>
      <w:r w:rsidRPr="00A34F95">
        <w:rPr>
          <w:lang w:eastAsia="x-none"/>
        </w:rPr>
        <w:t>channel model</w:t>
      </w:r>
    </w:p>
    <w:p w14:paraId="489684EF" w14:textId="21C6CEFC" w:rsidR="00931DD2" w:rsidRDefault="00931DD2" w:rsidP="00CF6E6D">
      <w:pPr>
        <w:pStyle w:val="ListParagraph"/>
        <w:numPr>
          <w:ilvl w:val="0"/>
          <w:numId w:val="558"/>
        </w:numPr>
      </w:pPr>
      <w:r w:rsidRPr="00A34F95">
        <w:t>Option 1: BS-2-UE</w:t>
      </w:r>
      <w:r>
        <w:t xml:space="preserve"> </w:t>
      </w:r>
      <w:r w:rsidRPr="00A34F95">
        <w:t>channel model defined in TR 38.901 is revised</w:t>
      </w:r>
    </w:p>
    <w:p w14:paraId="5176A495" w14:textId="1046DD84" w:rsidR="00931DD2" w:rsidRDefault="00931DD2" w:rsidP="00CF6E6D">
      <w:pPr>
        <w:pStyle w:val="ListParagraph"/>
        <w:numPr>
          <w:ilvl w:val="1"/>
          <w:numId w:val="558"/>
        </w:numPr>
      </w:pPr>
      <w:r w:rsidRPr="00A34F95">
        <w:t>The</w:t>
      </w:r>
      <w:r>
        <w:t xml:space="preserve"> </w:t>
      </w:r>
      <w:r w:rsidRPr="00A34F95">
        <w:t>UE parameters in the channel model defined in 38.901, e.g.</w:t>
      </w:r>
      <w:r>
        <w:t xml:space="preserve"> </w:t>
      </w:r>
      <w:r w:rsidRPr="00A34F95">
        <w:t>UE height, antenna model, transmit power are used to replace gNB’s corresponding parameters.</w:t>
      </w:r>
    </w:p>
    <w:p w14:paraId="4F94C736" w14:textId="0912C0B6" w:rsidR="00931DD2" w:rsidRDefault="00931DD2" w:rsidP="00CF6E6D">
      <w:pPr>
        <w:pStyle w:val="ListParagraph"/>
        <w:numPr>
          <w:ilvl w:val="2"/>
          <w:numId w:val="558"/>
        </w:numPr>
      </w:pPr>
      <w:r w:rsidRPr="00A34F95">
        <w:t>Anchor</w:t>
      </w:r>
      <w:r>
        <w:t xml:space="preserve"> </w:t>
      </w:r>
      <w:r w:rsidRPr="00A34F95">
        <w:t>UE height should be reported by companies, e.g. anchor</w:t>
      </w:r>
      <w:r>
        <w:t xml:space="preserve"> </w:t>
      </w:r>
      <w:r w:rsidRPr="00A34F95">
        <w:t>UE height is the same as</w:t>
      </w:r>
      <w:r>
        <w:t xml:space="preserve"> </w:t>
      </w:r>
      <w:r w:rsidRPr="00A34F95">
        <w:t>TRP.</w:t>
      </w:r>
    </w:p>
    <w:p w14:paraId="19AB4FB7" w14:textId="77777777" w:rsidR="00931DD2" w:rsidRDefault="00931DD2" w:rsidP="00CF6E6D">
      <w:pPr>
        <w:pStyle w:val="ListParagraph"/>
        <w:numPr>
          <w:ilvl w:val="0"/>
          <w:numId w:val="558"/>
        </w:numPr>
      </w:pPr>
      <w:r w:rsidRPr="00A34F95">
        <w:t>Option 2: D2D channel mode from 36.843 A.2.1.2 is used</w:t>
      </w:r>
    </w:p>
    <w:p w14:paraId="01E4B3A4" w14:textId="77777777" w:rsidR="00931DD2" w:rsidRPr="00931DD2" w:rsidRDefault="00931DD2" w:rsidP="00931DD2">
      <w:pPr>
        <w:rPr>
          <w:rFonts w:eastAsia="SimSun" w:cs="Times"/>
          <w:szCs w:val="20"/>
          <w:lang w:val="en-US" w:eastAsia="ko-KR"/>
        </w:rPr>
      </w:pPr>
      <w:r w:rsidRPr="00931DD2">
        <w:rPr>
          <w:rFonts w:cs="Times"/>
          <w:szCs w:val="20"/>
          <w:highlight w:val="green"/>
        </w:rPr>
        <w:t>Agreement</w:t>
      </w:r>
    </w:p>
    <w:p w14:paraId="3DCC55FF" w14:textId="500FDC5D" w:rsidR="00931DD2" w:rsidRDefault="00931DD2" w:rsidP="00931DD2">
      <w:pPr>
        <w:rPr>
          <w:lang w:eastAsia="x-none"/>
        </w:rPr>
      </w:pPr>
      <w:r w:rsidRPr="00A34F95">
        <w:rPr>
          <w:lang w:eastAsia="x-none"/>
        </w:rPr>
        <w:t>For</w:t>
      </w:r>
      <w:r>
        <w:rPr>
          <w:lang w:eastAsia="x-none"/>
        </w:rPr>
        <w:t xml:space="preserve"> </w:t>
      </w:r>
      <w:r w:rsidRPr="00A34F95">
        <w:rPr>
          <w:lang w:eastAsia="x-none"/>
        </w:rPr>
        <w:t>SL positioning evaluation on IIOT use case, the performance metrics</w:t>
      </w:r>
      <w:r>
        <w:rPr>
          <w:lang w:eastAsia="x-none"/>
        </w:rPr>
        <w:t xml:space="preserve"> </w:t>
      </w:r>
      <w:r w:rsidRPr="00A34F95">
        <w:rPr>
          <w:lang w:eastAsia="x-none"/>
        </w:rPr>
        <w:t>at least</w:t>
      </w:r>
      <w:r>
        <w:rPr>
          <w:lang w:eastAsia="x-none"/>
        </w:rPr>
        <w:t xml:space="preserve"> </w:t>
      </w:r>
      <w:r w:rsidRPr="00A34F95">
        <w:rPr>
          <w:lang w:eastAsia="x-none"/>
        </w:rPr>
        <w:t>include absolute accuracy and relative accuracy.</w:t>
      </w:r>
    </w:p>
    <w:p w14:paraId="67BAC673" w14:textId="7E5100A3" w:rsidR="00A45241" w:rsidRPr="00B112C6" w:rsidRDefault="00931DD2" w:rsidP="00CF6E6D">
      <w:pPr>
        <w:numPr>
          <w:ilvl w:val="0"/>
          <w:numId w:val="287"/>
        </w:numPr>
        <w:rPr>
          <w:lang w:eastAsia="x-none"/>
        </w:rPr>
      </w:pPr>
      <w:r w:rsidRPr="00A34F95">
        <w:rPr>
          <w:lang w:eastAsia="x-none"/>
        </w:rPr>
        <w:lastRenderedPageBreak/>
        <w:t>FFS how to select anchor UEs/RSU for absolute positioning, e.g. 20 anchor UEs/RSU are randomly deployed in the simulation area</w:t>
      </w:r>
    </w:p>
    <w:p w14:paraId="25C25DBB" w14:textId="107EC0C7" w:rsidR="008F4B8C" w:rsidRDefault="008F4B8C" w:rsidP="00746357">
      <w:pPr>
        <w:pStyle w:val="Heading4"/>
      </w:pPr>
      <w:bookmarkStart w:id="337" w:name="_Toc101357075"/>
      <w:bookmarkStart w:id="338" w:name="_Toc105521413"/>
      <w:r w:rsidRPr="003B3DC0">
        <w:t>Potential solutions for SL positioning</w:t>
      </w:r>
      <w:bookmarkEnd w:id="337"/>
      <w:bookmarkEnd w:id="338"/>
    </w:p>
    <w:p w14:paraId="66272A50" w14:textId="2338709E" w:rsidR="00ED6D9B" w:rsidRDefault="001B5688" w:rsidP="00ED6D9B">
      <w:pPr>
        <w:rPr>
          <w:b/>
          <w:bCs/>
        </w:rPr>
      </w:pPr>
      <w:hyperlink r:id="rId2309" w:history="1">
        <w:r w:rsidR="000B5C49">
          <w:rPr>
            <w:rStyle w:val="Hyperlink"/>
            <w:b/>
            <w:bCs/>
          </w:rPr>
          <w:t>R1-2203566</w:t>
        </w:r>
      </w:hyperlink>
      <w:r w:rsidR="00ED6D9B" w:rsidRPr="00ED6D9B">
        <w:rPr>
          <w:b/>
          <w:bCs/>
        </w:rPr>
        <w:tab/>
        <w:t>Discussion on potential solutions for sidelink positioning</w:t>
      </w:r>
      <w:r w:rsidR="00ED6D9B" w:rsidRPr="00ED6D9B">
        <w:rPr>
          <w:b/>
          <w:bCs/>
        </w:rPr>
        <w:tab/>
        <w:t>vivo</w:t>
      </w:r>
    </w:p>
    <w:p w14:paraId="06C1F201" w14:textId="266D9727" w:rsidR="00466861" w:rsidRPr="00EA248A" w:rsidRDefault="00466861" w:rsidP="007A297D">
      <w:pPr>
        <w:pStyle w:val="ListParagraph"/>
        <w:numPr>
          <w:ilvl w:val="0"/>
          <w:numId w:val="73"/>
        </w:numPr>
        <w:spacing w:after="0"/>
        <w:ind w:left="714" w:hanging="357"/>
        <w:rPr>
          <w:rFonts w:eastAsiaTheme="minorEastAsia"/>
          <w:sz w:val="18"/>
          <w:szCs w:val="18"/>
          <w:lang w:eastAsia="zh-CN"/>
        </w:rPr>
      </w:pPr>
      <w:r w:rsidRPr="00EA248A">
        <w:rPr>
          <w:rFonts w:eastAsiaTheme="minorEastAsia"/>
          <w:sz w:val="18"/>
          <w:szCs w:val="18"/>
          <w:lang w:eastAsia="zh-CN"/>
        </w:rPr>
        <w:t>Proposal 1: Prioritize</w:t>
      </w:r>
      <w:r w:rsidRPr="00EA248A">
        <w:rPr>
          <w:rFonts w:eastAsiaTheme="minorEastAsia" w:hint="eastAsia"/>
          <w:sz w:val="18"/>
          <w:szCs w:val="18"/>
          <w:lang w:eastAsia="zh-CN"/>
        </w:rPr>
        <w:t xml:space="preserve"> R</w:t>
      </w:r>
      <w:r w:rsidRPr="00EA248A">
        <w:rPr>
          <w:rFonts w:eastAsiaTheme="minorEastAsia"/>
          <w:sz w:val="18"/>
          <w:szCs w:val="18"/>
          <w:lang w:eastAsia="zh-CN"/>
        </w:rPr>
        <w:t xml:space="preserve">TT </w:t>
      </w:r>
      <w:r w:rsidRPr="00EA248A">
        <w:rPr>
          <w:rFonts w:eastAsiaTheme="minorEastAsia" w:hint="eastAsia"/>
          <w:sz w:val="18"/>
          <w:szCs w:val="18"/>
          <w:lang w:eastAsia="zh-CN"/>
        </w:rPr>
        <w:t>and</w:t>
      </w:r>
      <w:r w:rsidRPr="00EA248A">
        <w:rPr>
          <w:rFonts w:eastAsiaTheme="minorEastAsia"/>
          <w:sz w:val="18"/>
          <w:szCs w:val="18"/>
          <w:lang w:eastAsia="zh-CN"/>
        </w:rPr>
        <w:t xml:space="preserve"> A</w:t>
      </w:r>
      <w:r w:rsidRPr="00EA248A">
        <w:rPr>
          <w:rFonts w:eastAsiaTheme="minorEastAsia" w:hint="eastAsia"/>
          <w:sz w:val="18"/>
          <w:szCs w:val="18"/>
          <w:lang w:eastAsia="zh-CN"/>
        </w:rPr>
        <w:t>o</w:t>
      </w:r>
      <w:r w:rsidRPr="00EA248A">
        <w:rPr>
          <w:rFonts w:eastAsiaTheme="minorEastAsia"/>
          <w:sz w:val="18"/>
          <w:szCs w:val="18"/>
          <w:lang w:eastAsia="zh-CN"/>
        </w:rPr>
        <w:t>A for sidelink positioning considering to achieve relative positioning and ranging (e.g., ranging for distance and ranging for angle).</w:t>
      </w:r>
    </w:p>
    <w:p w14:paraId="643552CF" w14:textId="11AA1413" w:rsidR="00466861" w:rsidRPr="00EA248A" w:rsidRDefault="00466861" w:rsidP="007A297D">
      <w:pPr>
        <w:pStyle w:val="ListParagraph"/>
        <w:numPr>
          <w:ilvl w:val="0"/>
          <w:numId w:val="73"/>
        </w:numPr>
        <w:spacing w:after="0"/>
        <w:ind w:left="714" w:hanging="357"/>
        <w:rPr>
          <w:rFonts w:eastAsiaTheme="minorEastAsia"/>
          <w:sz w:val="18"/>
          <w:szCs w:val="18"/>
          <w:lang w:eastAsia="zh-CN"/>
        </w:rPr>
      </w:pPr>
      <w:r w:rsidRPr="00EA248A">
        <w:rPr>
          <w:rFonts w:eastAsiaTheme="minorEastAsia"/>
          <w:sz w:val="18"/>
          <w:szCs w:val="18"/>
          <w:lang w:eastAsia="zh-CN"/>
        </w:rPr>
        <w:t xml:space="preserve">Proposal 2: Prioritize sidelink-based positioning. The combination  of SL positioning with Uu positioning is of low </w:t>
      </w:r>
      <w:r w:rsidRPr="00EA248A">
        <w:rPr>
          <w:rFonts w:eastAsiaTheme="minorEastAsia" w:hint="eastAsia"/>
          <w:sz w:val="18"/>
          <w:szCs w:val="18"/>
          <w:lang w:eastAsia="zh-CN"/>
        </w:rPr>
        <w:t>priority</w:t>
      </w:r>
      <w:r w:rsidRPr="00EA248A">
        <w:rPr>
          <w:rFonts w:eastAsiaTheme="minorEastAsia"/>
          <w:sz w:val="18"/>
          <w:szCs w:val="18"/>
          <w:lang w:eastAsia="zh-CN"/>
        </w:rPr>
        <w:t>.</w:t>
      </w:r>
    </w:p>
    <w:p w14:paraId="38B8DCB3" w14:textId="6704C734" w:rsidR="00466861" w:rsidRPr="00EA248A" w:rsidRDefault="00466861" w:rsidP="007A297D">
      <w:pPr>
        <w:pStyle w:val="ListParagraph"/>
        <w:numPr>
          <w:ilvl w:val="0"/>
          <w:numId w:val="73"/>
        </w:numPr>
        <w:spacing w:after="0"/>
        <w:ind w:left="714" w:hanging="357"/>
        <w:rPr>
          <w:rFonts w:eastAsiaTheme="minorEastAsia"/>
          <w:sz w:val="18"/>
          <w:szCs w:val="18"/>
          <w:lang w:eastAsia="zh-CN"/>
        </w:rPr>
      </w:pPr>
      <w:r w:rsidRPr="00EA248A">
        <w:rPr>
          <w:rFonts w:eastAsiaTheme="minorEastAsia"/>
          <w:sz w:val="18"/>
          <w:szCs w:val="18"/>
          <w:lang w:eastAsia="zh-CN"/>
        </w:rPr>
        <w:t>Proposal 3: D</w:t>
      </w:r>
      <w:r w:rsidRPr="00EA248A">
        <w:rPr>
          <w:rFonts w:eastAsiaTheme="minorEastAsia" w:hint="eastAsia"/>
          <w:sz w:val="18"/>
          <w:szCs w:val="18"/>
          <w:lang w:eastAsia="zh-CN"/>
        </w:rPr>
        <w:t>ouble-side</w:t>
      </w:r>
      <w:r w:rsidRPr="00EA248A">
        <w:rPr>
          <w:rFonts w:eastAsiaTheme="minorEastAsia"/>
          <w:sz w:val="18"/>
          <w:szCs w:val="18"/>
          <w:lang w:eastAsia="zh-CN"/>
        </w:rPr>
        <w:t xml:space="preserve"> RTT </w:t>
      </w:r>
      <w:r w:rsidRPr="00EA248A">
        <w:rPr>
          <w:rFonts w:eastAsiaTheme="minorEastAsia" w:hint="eastAsia"/>
          <w:sz w:val="18"/>
          <w:szCs w:val="18"/>
          <w:lang w:eastAsia="zh-CN"/>
        </w:rPr>
        <w:t>should</w:t>
      </w:r>
      <w:r w:rsidRPr="00EA248A">
        <w:rPr>
          <w:rFonts w:eastAsiaTheme="minorEastAsia"/>
          <w:sz w:val="18"/>
          <w:szCs w:val="18"/>
          <w:lang w:eastAsia="zh-CN"/>
        </w:rPr>
        <w:t xml:space="preserve"> </w:t>
      </w:r>
      <w:r w:rsidRPr="00EA248A">
        <w:rPr>
          <w:rFonts w:eastAsiaTheme="minorEastAsia" w:hint="eastAsia"/>
          <w:sz w:val="18"/>
          <w:szCs w:val="18"/>
          <w:lang w:eastAsia="zh-CN"/>
        </w:rPr>
        <w:t>be</w:t>
      </w:r>
      <w:r w:rsidRPr="00EA248A">
        <w:rPr>
          <w:rFonts w:eastAsiaTheme="minorEastAsia"/>
          <w:sz w:val="18"/>
          <w:szCs w:val="18"/>
          <w:lang w:eastAsia="zh-CN"/>
        </w:rPr>
        <w:t xml:space="preserve"> </w:t>
      </w:r>
      <w:r w:rsidRPr="00EA248A">
        <w:rPr>
          <w:rFonts w:eastAsiaTheme="minorEastAsia" w:hint="eastAsia"/>
          <w:sz w:val="18"/>
          <w:szCs w:val="18"/>
          <w:lang w:eastAsia="zh-CN"/>
        </w:rPr>
        <w:t>consider</w:t>
      </w:r>
      <w:r w:rsidRPr="00EA248A">
        <w:rPr>
          <w:rFonts w:eastAsiaTheme="minorEastAsia"/>
          <w:sz w:val="18"/>
          <w:szCs w:val="18"/>
          <w:lang w:eastAsia="zh-CN"/>
        </w:rPr>
        <w:t>e</w:t>
      </w:r>
      <w:r w:rsidRPr="00EA248A">
        <w:rPr>
          <w:rFonts w:eastAsiaTheme="minorEastAsia" w:hint="eastAsia"/>
          <w:sz w:val="18"/>
          <w:szCs w:val="18"/>
          <w:lang w:eastAsia="zh-CN"/>
        </w:rPr>
        <w:t>d</w:t>
      </w:r>
      <w:r w:rsidRPr="00EA248A">
        <w:rPr>
          <w:rFonts w:eastAsiaTheme="minorEastAsia"/>
          <w:sz w:val="18"/>
          <w:szCs w:val="18"/>
          <w:lang w:eastAsia="zh-CN"/>
        </w:rPr>
        <w:t xml:space="preserve"> </w:t>
      </w:r>
      <w:r w:rsidRPr="00EA248A">
        <w:rPr>
          <w:rFonts w:eastAsiaTheme="minorEastAsia" w:hint="eastAsia"/>
          <w:sz w:val="18"/>
          <w:szCs w:val="18"/>
          <w:lang w:eastAsia="zh-CN"/>
        </w:rPr>
        <w:t>for</w:t>
      </w:r>
      <w:r w:rsidRPr="00EA248A">
        <w:rPr>
          <w:rFonts w:eastAsiaTheme="minorEastAsia"/>
          <w:sz w:val="18"/>
          <w:szCs w:val="18"/>
          <w:lang w:eastAsia="zh-CN"/>
        </w:rPr>
        <w:t xml:space="preserve"> SL </w:t>
      </w:r>
      <w:r w:rsidRPr="00EA248A">
        <w:rPr>
          <w:rFonts w:eastAsiaTheme="minorEastAsia" w:hint="eastAsia"/>
          <w:sz w:val="18"/>
          <w:szCs w:val="18"/>
          <w:lang w:eastAsia="zh-CN"/>
        </w:rPr>
        <w:t>positioning</w:t>
      </w:r>
      <w:r w:rsidRPr="00EA248A">
        <w:rPr>
          <w:rFonts w:eastAsiaTheme="minorEastAsia"/>
          <w:sz w:val="18"/>
          <w:szCs w:val="18"/>
          <w:lang w:eastAsia="zh-CN"/>
        </w:rPr>
        <w:t>.</w:t>
      </w:r>
    </w:p>
    <w:p w14:paraId="021260F3" w14:textId="7B0C8684" w:rsidR="00466861" w:rsidRPr="00EA248A" w:rsidRDefault="00466861" w:rsidP="007A297D">
      <w:pPr>
        <w:pStyle w:val="ListParagraph"/>
        <w:numPr>
          <w:ilvl w:val="0"/>
          <w:numId w:val="73"/>
        </w:numPr>
        <w:spacing w:after="0"/>
        <w:ind w:left="714" w:hanging="357"/>
        <w:rPr>
          <w:iCs/>
          <w:color w:val="000000"/>
          <w:sz w:val="18"/>
          <w:szCs w:val="18"/>
        </w:rPr>
      </w:pPr>
      <w:r w:rsidRPr="00EA248A">
        <w:rPr>
          <w:rFonts w:eastAsiaTheme="minorEastAsia"/>
          <w:sz w:val="18"/>
          <w:szCs w:val="18"/>
          <w:lang w:eastAsia="zh-CN"/>
        </w:rPr>
        <w:t xml:space="preserve">Proposal 4: </w:t>
      </w:r>
      <w:r w:rsidRPr="00EA248A">
        <w:rPr>
          <w:iCs/>
          <w:color w:val="000000"/>
          <w:sz w:val="18"/>
          <w:szCs w:val="18"/>
        </w:rPr>
        <w:t>Two antenna panels as the distributed antenna system can be considered for V2X positioning.</w:t>
      </w:r>
    </w:p>
    <w:p w14:paraId="147D8ABE" w14:textId="5362A14A" w:rsidR="00466861" w:rsidRPr="00EA248A" w:rsidRDefault="00466861" w:rsidP="007A297D">
      <w:pPr>
        <w:pStyle w:val="ListParagraph"/>
        <w:numPr>
          <w:ilvl w:val="0"/>
          <w:numId w:val="73"/>
        </w:numPr>
        <w:spacing w:after="0"/>
        <w:ind w:left="714" w:hanging="357"/>
        <w:rPr>
          <w:iCs/>
          <w:color w:val="000000"/>
          <w:sz w:val="18"/>
          <w:szCs w:val="18"/>
        </w:rPr>
      </w:pPr>
      <w:r w:rsidRPr="00EA248A">
        <w:rPr>
          <w:rFonts w:eastAsiaTheme="minorEastAsia"/>
          <w:sz w:val="18"/>
          <w:szCs w:val="18"/>
          <w:lang w:eastAsia="zh-CN"/>
        </w:rPr>
        <w:t xml:space="preserve">Proposal 5: </w:t>
      </w:r>
      <w:r w:rsidRPr="00EA248A">
        <w:rPr>
          <w:rFonts w:hint="eastAsia"/>
          <w:iCs/>
          <w:color w:val="000000"/>
          <w:sz w:val="18"/>
          <w:szCs w:val="18"/>
        </w:rPr>
        <w:t>I</w:t>
      </w:r>
      <w:r w:rsidRPr="00EA248A">
        <w:rPr>
          <w:iCs/>
          <w:color w:val="000000"/>
          <w:sz w:val="18"/>
          <w:szCs w:val="18"/>
        </w:rPr>
        <w:t>ntroduce a new SL reference signal (i.e., SL PRS) for SL positioning.</w:t>
      </w:r>
    </w:p>
    <w:p w14:paraId="53A8584C" w14:textId="68729E2B" w:rsidR="00466861" w:rsidRPr="00EA248A" w:rsidRDefault="00466861" w:rsidP="007A297D">
      <w:pPr>
        <w:pStyle w:val="ListParagraph"/>
        <w:numPr>
          <w:ilvl w:val="0"/>
          <w:numId w:val="73"/>
        </w:numPr>
        <w:spacing w:after="0"/>
        <w:ind w:left="714" w:hanging="357"/>
        <w:rPr>
          <w:iCs/>
          <w:color w:val="000000"/>
          <w:sz w:val="18"/>
          <w:szCs w:val="18"/>
        </w:rPr>
      </w:pPr>
      <w:r w:rsidRPr="00EA248A">
        <w:rPr>
          <w:rFonts w:eastAsiaTheme="minorEastAsia"/>
          <w:sz w:val="18"/>
          <w:szCs w:val="18"/>
          <w:lang w:eastAsia="zh-CN"/>
        </w:rPr>
        <w:t xml:space="preserve">Proposal 6: </w:t>
      </w:r>
      <w:r w:rsidRPr="00EA248A">
        <w:rPr>
          <w:iCs/>
          <w:color w:val="000000"/>
          <w:sz w:val="18"/>
          <w:szCs w:val="18"/>
        </w:rPr>
        <w:t xml:space="preserve">The </w:t>
      </w:r>
      <m:oMath>
        <m:sSub>
          <m:sSubPr>
            <m:ctrlPr>
              <w:rPr>
                <w:rFonts w:ascii="Cambria Math" w:hAnsi="Cambria Math"/>
                <w:iCs/>
                <w:color w:val="000000"/>
                <w:sz w:val="18"/>
                <w:szCs w:val="18"/>
              </w:rPr>
            </m:ctrlPr>
          </m:sSubPr>
          <m:e>
            <m:r>
              <m:rPr>
                <m:sty m:val="bi"/>
              </m:rPr>
              <w:rPr>
                <w:rFonts w:ascii="Cambria Math" w:hAnsi="Cambria Math"/>
                <w:color w:val="000000"/>
                <w:sz w:val="18"/>
                <w:szCs w:val="18"/>
              </w:rPr>
              <m:t>N</m:t>
            </m:r>
          </m:e>
          <m:sub>
            <m:r>
              <m:rPr>
                <m:nor/>
              </m:rPr>
              <w:rPr>
                <w:iCs/>
                <w:color w:val="000000"/>
                <w:sz w:val="18"/>
                <w:szCs w:val="18"/>
              </w:rPr>
              <m:t>ID</m:t>
            </m:r>
          </m:sub>
        </m:sSub>
      </m:oMath>
      <w:r w:rsidRPr="00EA248A">
        <w:rPr>
          <w:rFonts w:hint="eastAsia"/>
          <w:iCs/>
          <w:color w:val="000000"/>
          <w:sz w:val="18"/>
          <w:szCs w:val="18"/>
        </w:rPr>
        <w:t xml:space="preserve"> </w:t>
      </w:r>
      <w:r w:rsidRPr="00EA248A">
        <w:rPr>
          <w:iCs/>
          <w:color w:val="000000"/>
          <w:sz w:val="18"/>
          <w:szCs w:val="18"/>
        </w:rPr>
        <w:t>of SL PRS can be associated with some UE information (e.g., pre-configured sequence ID, source ID).</w:t>
      </w:r>
    </w:p>
    <w:p w14:paraId="2D1F22F1" w14:textId="76376B87" w:rsidR="00466861" w:rsidRPr="00EA248A" w:rsidRDefault="00466861" w:rsidP="007A297D">
      <w:pPr>
        <w:pStyle w:val="ListParagraph"/>
        <w:numPr>
          <w:ilvl w:val="0"/>
          <w:numId w:val="73"/>
        </w:numPr>
        <w:spacing w:after="0"/>
        <w:ind w:left="714" w:hanging="357"/>
        <w:rPr>
          <w:iCs/>
          <w:color w:val="000000"/>
          <w:sz w:val="18"/>
          <w:szCs w:val="18"/>
        </w:rPr>
      </w:pPr>
      <w:r w:rsidRPr="00EA248A">
        <w:rPr>
          <w:rFonts w:eastAsiaTheme="minorEastAsia"/>
          <w:sz w:val="18"/>
          <w:szCs w:val="18"/>
          <w:lang w:eastAsia="zh-CN"/>
        </w:rPr>
        <w:t xml:space="preserve">Proposal 7: </w:t>
      </w:r>
      <w:r w:rsidRPr="00EA248A">
        <w:rPr>
          <w:iCs/>
          <w:color w:val="000000"/>
          <w:sz w:val="18"/>
          <w:szCs w:val="18"/>
        </w:rPr>
        <w:t xml:space="preserve">AGC </w:t>
      </w:r>
      <w:r w:rsidRPr="00EA248A">
        <w:rPr>
          <w:rFonts w:hint="eastAsia"/>
          <w:iCs/>
          <w:color w:val="000000"/>
          <w:sz w:val="18"/>
          <w:szCs w:val="18"/>
        </w:rPr>
        <w:t>and</w:t>
      </w:r>
      <w:r w:rsidRPr="00EA248A">
        <w:rPr>
          <w:iCs/>
          <w:color w:val="000000"/>
          <w:sz w:val="18"/>
          <w:szCs w:val="18"/>
        </w:rPr>
        <w:t xml:space="preserve"> GP </w:t>
      </w:r>
      <w:r w:rsidRPr="00EA248A">
        <w:rPr>
          <w:rFonts w:hint="eastAsia"/>
          <w:iCs/>
          <w:color w:val="000000"/>
          <w:sz w:val="18"/>
          <w:szCs w:val="18"/>
        </w:rPr>
        <w:t>symbol</w:t>
      </w:r>
      <w:r w:rsidRPr="00EA248A">
        <w:rPr>
          <w:iCs/>
          <w:color w:val="000000"/>
          <w:sz w:val="18"/>
          <w:szCs w:val="18"/>
        </w:rPr>
        <w:t xml:space="preserve"> are </w:t>
      </w:r>
      <w:r w:rsidRPr="00EA248A">
        <w:rPr>
          <w:rFonts w:hint="eastAsia"/>
          <w:iCs/>
          <w:color w:val="000000"/>
          <w:sz w:val="18"/>
          <w:szCs w:val="18"/>
        </w:rPr>
        <w:t>needed for</w:t>
      </w:r>
      <w:r w:rsidRPr="00EA248A">
        <w:rPr>
          <w:iCs/>
          <w:color w:val="000000"/>
          <w:sz w:val="18"/>
          <w:szCs w:val="18"/>
        </w:rPr>
        <w:t xml:space="preserve"> the SL PRS </w:t>
      </w:r>
      <w:r w:rsidRPr="00EA248A">
        <w:rPr>
          <w:rFonts w:hint="eastAsia"/>
          <w:iCs/>
          <w:color w:val="000000"/>
          <w:sz w:val="18"/>
          <w:szCs w:val="18"/>
        </w:rPr>
        <w:t>pattern</w:t>
      </w:r>
      <w:r w:rsidRPr="00EA248A">
        <w:rPr>
          <w:iCs/>
          <w:color w:val="000000"/>
          <w:sz w:val="18"/>
          <w:szCs w:val="18"/>
        </w:rPr>
        <w:t>.</w:t>
      </w:r>
    </w:p>
    <w:p w14:paraId="1E8C3B83" w14:textId="101B1549" w:rsidR="00466861" w:rsidRPr="00EA248A" w:rsidRDefault="00466861" w:rsidP="007A297D">
      <w:pPr>
        <w:pStyle w:val="ListParagraph"/>
        <w:numPr>
          <w:ilvl w:val="0"/>
          <w:numId w:val="73"/>
        </w:numPr>
        <w:spacing w:after="0"/>
        <w:ind w:left="714" w:hanging="357"/>
        <w:rPr>
          <w:sz w:val="18"/>
          <w:szCs w:val="18"/>
          <w:lang w:eastAsia="zh-CN"/>
        </w:rPr>
      </w:pPr>
      <w:r w:rsidRPr="00EA248A">
        <w:rPr>
          <w:rFonts w:eastAsiaTheme="minorEastAsia"/>
          <w:sz w:val="18"/>
          <w:szCs w:val="18"/>
          <w:lang w:eastAsia="zh-CN"/>
        </w:rPr>
        <w:t>Proposal 8:</w:t>
      </w:r>
    </w:p>
    <w:p w14:paraId="04D3E0C4" w14:textId="77777777" w:rsidR="00466861" w:rsidRPr="00EA248A" w:rsidRDefault="00466861" w:rsidP="007A297D">
      <w:pPr>
        <w:pStyle w:val="ListParagraph"/>
        <w:numPr>
          <w:ilvl w:val="1"/>
          <w:numId w:val="73"/>
        </w:numPr>
        <w:spacing w:after="0"/>
        <w:rPr>
          <w:iCs/>
          <w:color w:val="000000"/>
          <w:sz w:val="18"/>
          <w:szCs w:val="18"/>
        </w:rPr>
      </w:pPr>
      <w:r w:rsidRPr="00EA248A">
        <w:rPr>
          <w:iCs/>
          <w:color w:val="000000"/>
          <w:sz w:val="18"/>
          <w:szCs w:val="18"/>
        </w:rPr>
        <w:t xml:space="preserve">Support reuse of one or more comb sizes of DL-PRS for the SL-PRS </w:t>
      </w:r>
      <w:r w:rsidRPr="00EA248A">
        <w:rPr>
          <w:rFonts w:hint="eastAsia"/>
          <w:iCs/>
          <w:color w:val="000000"/>
          <w:sz w:val="18"/>
          <w:szCs w:val="18"/>
        </w:rPr>
        <w:t>pattern</w:t>
      </w:r>
      <w:r w:rsidRPr="00EA248A">
        <w:rPr>
          <w:iCs/>
          <w:color w:val="000000"/>
          <w:sz w:val="18"/>
          <w:szCs w:val="18"/>
        </w:rPr>
        <w:t>.</w:t>
      </w:r>
    </w:p>
    <w:p w14:paraId="4F628051" w14:textId="77777777" w:rsidR="00466861" w:rsidRPr="00EA248A" w:rsidRDefault="00466861" w:rsidP="007A297D">
      <w:pPr>
        <w:pStyle w:val="ListParagraph"/>
        <w:numPr>
          <w:ilvl w:val="1"/>
          <w:numId w:val="73"/>
        </w:numPr>
        <w:spacing w:after="0"/>
        <w:rPr>
          <w:iCs/>
          <w:color w:val="000000"/>
          <w:sz w:val="18"/>
          <w:szCs w:val="18"/>
        </w:rPr>
      </w:pPr>
      <w:r w:rsidRPr="00EA248A">
        <w:rPr>
          <w:iCs/>
          <w:color w:val="000000"/>
          <w:sz w:val="18"/>
          <w:szCs w:val="18"/>
        </w:rPr>
        <w:t>Partial staggered pattern can be considered for SL-PRS pattern considering SL structure (e.g, excluding the PSCCH symbol, AGC, or GP symbol for SL-PRS transmission).</w:t>
      </w:r>
    </w:p>
    <w:p w14:paraId="10E17759" w14:textId="3CDF1CC0" w:rsidR="00466861" w:rsidRPr="00EA248A" w:rsidRDefault="00466861" w:rsidP="007A297D">
      <w:pPr>
        <w:pStyle w:val="ListParagraph"/>
        <w:numPr>
          <w:ilvl w:val="0"/>
          <w:numId w:val="73"/>
        </w:numPr>
        <w:spacing w:after="0"/>
        <w:ind w:left="714" w:hanging="357"/>
        <w:rPr>
          <w:sz w:val="18"/>
          <w:szCs w:val="18"/>
          <w:lang w:val="en-US" w:eastAsia="zh-CN"/>
        </w:rPr>
      </w:pPr>
      <w:r w:rsidRPr="00EA248A">
        <w:rPr>
          <w:rFonts w:eastAsiaTheme="minorEastAsia"/>
          <w:sz w:val="18"/>
          <w:szCs w:val="18"/>
          <w:lang w:eastAsia="zh-CN"/>
        </w:rPr>
        <w:t>Proposal 9:</w:t>
      </w:r>
    </w:p>
    <w:p w14:paraId="34AC5598" w14:textId="77777777" w:rsidR="00466861" w:rsidRPr="00EA248A" w:rsidRDefault="00466861" w:rsidP="007A297D">
      <w:pPr>
        <w:pStyle w:val="ListParagraph"/>
        <w:numPr>
          <w:ilvl w:val="1"/>
          <w:numId w:val="73"/>
        </w:numPr>
        <w:spacing w:after="0"/>
        <w:rPr>
          <w:iCs/>
          <w:color w:val="000000"/>
          <w:sz w:val="18"/>
          <w:szCs w:val="18"/>
        </w:rPr>
      </w:pPr>
      <w:r w:rsidRPr="00EA248A">
        <w:rPr>
          <w:iCs/>
          <w:color w:val="000000"/>
          <w:sz w:val="18"/>
          <w:szCs w:val="18"/>
        </w:rPr>
        <w:t>SL PRS can be transmitted without PSSCH transmission in the resource pool.</w:t>
      </w:r>
    </w:p>
    <w:p w14:paraId="525C6DE7" w14:textId="77777777" w:rsidR="00466861" w:rsidRPr="00EA248A" w:rsidRDefault="00466861" w:rsidP="007A297D">
      <w:pPr>
        <w:pStyle w:val="ListParagraph"/>
        <w:numPr>
          <w:ilvl w:val="1"/>
          <w:numId w:val="73"/>
        </w:numPr>
        <w:spacing w:after="0"/>
        <w:rPr>
          <w:iCs/>
          <w:color w:val="000000"/>
          <w:sz w:val="18"/>
          <w:szCs w:val="18"/>
        </w:rPr>
      </w:pPr>
      <w:r w:rsidRPr="00EA248A">
        <w:rPr>
          <w:iCs/>
          <w:color w:val="000000"/>
          <w:sz w:val="18"/>
          <w:szCs w:val="18"/>
        </w:rPr>
        <w:t>SCI should be transmitted with the associated SL PRS.</w:t>
      </w:r>
    </w:p>
    <w:p w14:paraId="3EF10DE9" w14:textId="77777777" w:rsidR="00466861" w:rsidRPr="00EA248A" w:rsidRDefault="00466861" w:rsidP="007A297D">
      <w:pPr>
        <w:pStyle w:val="ListParagraph"/>
        <w:numPr>
          <w:ilvl w:val="1"/>
          <w:numId w:val="73"/>
        </w:numPr>
        <w:spacing w:after="0"/>
        <w:rPr>
          <w:iCs/>
          <w:color w:val="000000"/>
          <w:sz w:val="18"/>
          <w:szCs w:val="18"/>
        </w:rPr>
      </w:pPr>
      <w:r w:rsidRPr="00EA248A">
        <w:rPr>
          <w:iCs/>
          <w:color w:val="000000"/>
          <w:sz w:val="18"/>
          <w:szCs w:val="18"/>
        </w:rPr>
        <w:t>Slot level SL PRS transmission should be supported.</w:t>
      </w:r>
    </w:p>
    <w:p w14:paraId="26C4375A" w14:textId="464F36C0" w:rsidR="00466861" w:rsidRPr="00EA248A" w:rsidRDefault="00466861" w:rsidP="007A297D">
      <w:pPr>
        <w:pStyle w:val="ListParagraph"/>
        <w:numPr>
          <w:ilvl w:val="0"/>
          <w:numId w:val="73"/>
        </w:numPr>
        <w:spacing w:after="0"/>
        <w:ind w:left="714" w:hanging="357"/>
        <w:rPr>
          <w:iCs/>
          <w:color w:val="000000"/>
          <w:sz w:val="18"/>
          <w:szCs w:val="18"/>
        </w:rPr>
      </w:pPr>
      <w:r w:rsidRPr="00EA248A">
        <w:rPr>
          <w:rFonts w:eastAsiaTheme="minorEastAsia"/>
          <w:sz w:val="18"/>
          <w:szCs w:val="18"/>
          <w:lang w:eastAsia="zh-CN"/>
        </w:rPr>
        <w:t>Proposal 1</w:t>
      </w:r>
      <w:r w:rsidR="00297F2A" w:rsidRPr="00EA248A">
        <w:rPr>
          <w:rFonts w:eastAsiaTheme="minorEastAsia"/>
          <w:sz w:val="18"/>
          <w:szCs w:val="18"/>
          <w:lang w:eastAsia="zh-CN"/>
        </w:rPr>
        <w:t>0</w:t>
      </w:r>
      <w:r w:rsidRPr="00EA248A">
        <w:rPr>
          <w:rFonts w:eastAsiaTheme="minorEastAsia"/>
          <w:sz w:val="18"/>
          <w:szCs w:val="18"/>
          <w:lang w:eastAsia="zh-CN"/>
        </w:rPr>
        <w:t xml:space="preserve">: </w:t>
      </w:r>
      <w:r w:rsidRPr="00EA248A">
        <w:rPr>
          <w:iCs/>
          <w:color w:val="000000"/>
          <w:sz w:val="18"/>
          <w:szCs w:val="18"/>
        </w:rPr>
        <w:t>A dedicated resource pool should be studied for SL PRS transmission in Rel-18.</w:t>
      </w:r>
    </w:p>
    <w:p w14:paraId="2E41130F" w14:textId="67365DD1" w:rsidR="00466861" w:rsidRPr="00EA248A" w:rsidRDefault="00297F2A" w:rsidP="007A297D">
      <w:pPr>
        <w:pStyle w:val="ListParagraph"/>
        <w:numPr>
          <w:ilvl w:val="0"/>
          <w:numId w:val="73"/>
        </w:numPr>
        <w:spacing w:after="0"/>
        <w:ind w:left="714" w:hanging="357"/>
        <w:rPr>
          <w:iCs/>
          <w:color w:val="000000"/>
          <w:sz w:val="18"/>
          <w:szCs w:val="18"/>
        </w:rPr>
      </w:pPr>
      <w:r w:rsidRPr="00EA248A">
        <w:rPr>
          <w:rFonts w:eastAsiaTheme="minorEastAsia"/>
          <w:sz w:val="18"/>
          <w:szCs w:val="18"/>
          <w:lang w:eastAsia="zh-CN"/>
        </w:rPr>
        <w:t xml:space="preserve">Proposal 11: </w:t>
      </w:r>
      <w:r w:rsidR="00466861" w:rsidRPr="00EA248A">
        <w:rPr>
          <w:iCs/>
          <w:color w:val="000000"/>
          <w:sz w:val="18"/>
          <w:szCs w:val="18"/>
        </w:rPr>
        <w:t>SL mode 1 and mode 2 resource allocation mechanisms should be studied.</w:t>
      </w:r>
    </w:p>
    <w:p w14:paraId="36B0C553" w14:textId="1829524B" w:rsidR="00466861" w:rsidRPr="00EA248A" w:rsidRDefault="00297F2A" w:rsidP="007A297D">
      <w:pPr>
        <w:pStyle w:val="ListParagraph"/>
        <w:numPr>
          <w:ilvl w:val="0"/>
          <w:numId w:val="73"/>
        </w:numPr>
        <w:spacing w:after="0"/>
        <w:ind w:left="714" w:hanging="357"/>
        <w:rPr>
          <w:rFonts w:eastAsiaTheme="minorEastAsia"/>
          <w:sz w:val="18"/>
          <w:szCs w:val="18"/>
          <w:lang w:eastAsia="zh-CN"/>
        </w:rPr>
      </w:pPr>
      <w:r w:rsidRPr="00EA248A">
        <w:rPr>
          <w:rFonts w:eastAsiaTheme="minorEastAsia"/>
          <w:sz w:val="18"/>
          <w:szCs w:val="18"/>
          <w:lang w:eastAsia="zh-CN"/>
        </w:rPr>
        <w:t xml:space="preserve">Proposal 12: </w:t>
      </w:r>
      <w:r w:rsidR="00466861" w:rsidRPr="00EA248A">
        <w:rPr>
          <w:rFonts w:eastAsiaTheme="minorEastAsia"/>
          <w:sz w:val="18"/>
          <w:szCs w:val="18"/>
          <w:lang w:eastAsia="zh-CN"/>
        </w:rPr>
        <w:t>SL mode 2 resource allocation can be used for SL PRS resource allocation with some modification (e.g., the SL PRS is used for RSRP measurement).</w:t>
      </w:r>
    </w:p>
    <w:p w14:paraId="1D71E21E" w14:textId="278A677C" w:rsidR="00466861" w:rsidRPr="00EA248A" w:rsidRDefault="00297F2A" w:rsidP="007A297D">
      <w:pPr>
        <w:pStyle w:val="ListParagraph"/>
        <w:numPr>
          <w:ilvl w:val="0"/>
          <w:numId w:val="73"/>
        </w:numPr>
        <w:spacing w:after="0"/>
        <w:ind w:left="714" w:hanging="357"/>
        <w:rPr>
          <w:rFonts w:eastAsiaTheme="minorEastAsia"/>
          <w:sz w:val="18"/>
          <w:szCs w:val="18"/>
          <w:lang w:eastAsia="zh-CN"/>
        </w:rPr>
      </w:pPr>
      <w:r w:rsidRPr="00EA248A">
        <w:rPr>
          <w:rFonts w:eastAsiaTheme="minorEastAsia"/>
          <w:sz w:val="18"/>
          <w:szCs w:val="18"/>
          <w:lang w:eastAsia="zh-CN"/>
        </w:rPr>
        <w:t xml:space="preserve">Proposal 13: </w:t>
      </w:r>
      <w:r w:rsidR="00466861" w:rsidRPr="00EA248A">
        <w:rPr>
          <w:rFonts w:eastAsiaTheme="minorEastAsia"/>
          <w:sz w:val="18"/>
          <w:szCs w:val="18"/>
          <w:lang w:eastAsia="zh-CN"/>
        </w:rPr>
        <w:t>The unified SL Positioning method can be introduced to support reporting one or more measurement results, similar to the TRP measurement result in TS 38.455.</w:t>
      </w:r>
    </w:p>
    <w:p w14:paraId="4FFC1A2C" w14:textId="3178B896" w:rsidR="00466861" w:rsidRPr="00EA248A" w:rsidRDefault="00297F2A" w:rsidP="007A297D">
      <w:pPr>
        <w:pStyle w:val="ListParagraph"/>
        <w:numPr>
          <w:ilvl w:val="0"/>
          <w:numId w:val="73"/>
        </w:numPr>
        <w:spacing w:after="0"/>
        <w:ind w:left="714" w:hanging="357"/>
        <w:rPr>
          <w:rFonts w:eastAsiaTheme="minorEastAsia"/>
          <w:sz w:val="18"/>
          <w:szCs w:val="18"/>
          <w:lang w:eastAsia="zh-CN"/>
        </w:rPr>
      </w:pPr>
      <w:r w:rsidRPr="00EA248A">
        <w:rPr>
          <w:rFonts w:eastAsiaTheme="minorEastAsia"/>
          <w:sz w:val="18"/>
          <w:szCs w:val="18"/>
          <w:lang w:eastAsia="zh-CN"/>
        </w:rPr>
        <w:t xml:space="preserve">Proposal 14: </w:t>
      </w:r>
      <w:r w:rsidR="00466861" w:rsidRPr="00EA248A">
        <w:rPr>
          <w:rFonts w:eastAsiaTheme="minorEastAsia"/>
          <w:sz w:val="18"/>
          <w:szCs w:val="18"/>
          <w:lang w:eastAsia="zh-CN"/>
        </w:rPr>
        <w:t>Suggest UE Rx – Tx time difference for SL positioning can be defined as</w:t>
      </w:r>
      <w:r w:rsidR="00466861" w:rsidRPr="00EA248A">
        <w:rPr>
          <w:rFonts w:eastAsiaTheme="minorEastAsia"/>
          <w:bCs/>
          <w:sz w:val="18"/>
          <w:szCs w:val="18"/>
          <w:lang w:eastAsia="zh-CN"/>
        </w:rPr>
        <w:t xml:space="preserve"> </w:t>
      </w:r>
      <w:r w:rsidR="00466861" w:rsidRPr="00EA248A">
        <w:rPr>
          <w:sz w:val="18"/>
          <w:szCs w:val="18"/>
          <w:lang w:eastAsia="en-GB"/>
        </w:rPr>
        <w:t>T</w:t>
      </w:r>
      <w:r w:rsidR="00466861" w:rsidRPr="00EA248A">
        <w:rPr>
          <w:bCs/>
          <w:sz w:val="18"/>
          <w:szCs w:val="18"/>
          <w:lang w:eastAsia="en-GB"/>
        </w:rPr>
        <w:t>, which is</w:t>
      </w:r>
      <w:r w:rsidR="00466861" w:rsidRPr="00EA248A">
        <w:rPr>
          <w:rFonts w:eastAsiaTheme="minorEastAsia"/>
          <w:sz w:val="18"/>
          <w:szCs w:val="18"/>
          <w:lang w:eastAsia="zh-CN"/>
        </w:rPr>
        <w:t xml:space="preserve"> the timing gap between transmission of SL-PRS and receiving SL-PRS to/from other UE.</w:t>
      </w:r>
    </w:p>
    <w:p w14:paraId="2877EC8E" w14:textId="75F33FF1" w:rsidR="00466861" w:rsidRPr="00EA248A" w:rsidRDefault="00297F2A" w:rsidP="007A297D">
      <w:pPr>
        <w:pStyle w:val="ListParagraph"/>
        <w:numPr>
          <w:ilvl w:val="0"/>
          <w:numId w:val="73"/>
        </w:numPr>
        <w:spacing w:after="0"/>
        <w:ind w:left="714" w:hanging="357"/>
        <w:rPr>
          <w:rFonts w:eastAsiaTheme="minorEastAsia"/>
          <w:sz w:val="18"/>
          <w:szCs w:val="18"/>
          <w:lang w:eastAsia="zh-CN"/>
        </w:rPr>
      </w:pPr>
      <w:r w:rsidRPr="00EA248A">
        <w:rPr>
          <w:rFonts w:eastAsiaTheme="minorEastAsia"/>
          <w:sz w:val="18"/>
          <w:szCs w:val="18"/>
          <w:lang w:eastAsia="zh-CN"/>
        </w:rPr>
        <w:t xml:space="preserve">Proposal 15: </w:t>
      </w:r>
      <w:r w:rsidR="00466861" w:rsidRPr="00EA248A">
        <w:rPr>
          <w:rFonts w:eastAsiaTheme="minorEastAsia"/>
          <w:sz w:val="18"/>
          <w:szCs w:val="18"/>
          <w:lang w:eastAsia="zh-CN"/>
        </w:rPr>
        <w:t>SL-PRS RSRP is needed to be introduced for SL-PRS measurement and reporting.</w:t>
      </w:r>
    </w:p>
    <w:p w14:paraId="696060B1" w14:textId="79D731F5" w:rsidR="00466861" w:rsidRPr="00EA248A" w:rsidRDefault="00297F2A" w:rsidP="007A297D">
      <w:pPr>
        <w:pStyle w:val="ListParagraph"/>
        <w:numPr>
          <w:ilvl w:val="0"/>
          <w:numId w:val="73"/>
        </w:numPr>
        <w:spacing w:after="0"/>
        <w:ind w:left="714" w:hanging="357"/>
        <w:rPr>
          <w:rFonts w:eastAsiaTheme="minorEastAsia"/>
          <w:sz w:val="18"/>
          <w:szCs w:val="18"/>
          <w:lang w:eastAsia="zh-CN"/>
        </w:rPr>
      </w:pPr>
      <w:r w:rsidRPr="00EA248A">
        <w:rPr>
          <w:rFonts w:eastAsiaTheme="minorEastAsia"/>
          <w:sz w:val="18"/>
          <w:szCs w:val="18"/>
          <w:lang w:eastAsia="zh-CN"/>
        </w:rPr>
        <w:t xml:space="preserve">Proposal 16: </w:t>
      </w:r>
      <w:r w:rsidR="00466861" w:rsidRPr="00EA248A">
        <w:rPr>
          <w:rFonts w:eastAsiaTheme="minorEastAsia"/>
          <w:sz w:val="18"/>
          <w:szCs w:val="18"/>
          <w:lang w:eastAsia="zh-CN"/>
        </w:rPr>
        <w:t>SL-AoA is needed to be introduced for SL-PRS measurement and reporting.</w:t>
      </w:r>
    </w:p>
    <w:p w14:paraId="57CBECFA" w14:textId="77174410" w:rsidR="00466861" w:rsidRPr="00EA248A" w:rsidRDefault="00297F2A" w:rsidP="007A297D">
      <w:pPr>
        <w:pStyle w:val="ListParagraph"/>
        <w:numPr>
          <w:ilvl w:val="0"/>
          <w:numId w:val="73"/>
        </w:numPr>
        <w:spacing w:after="0"/>
        <w:ind w:left="714" w:hanging="357"/>
        <w:rPr>
          <w:iCs/>
          <w:color w:val="000000"/>
          <w:sz w:val="18"/>
          <w:szCs w:val="18"/>
        </w:rPr>
      </w:pPr>
      <w:r w:rsidRPr="00EA248A">
        <w:rPr>
          <w:rFonts w:eastAsiaTheme="minorEastAsia"/>
          <w:sz w:val="18"/>
          <w:szCs w:val="18"/>
          <w:lang w:eastAsia="zh-CN"/>
        </w:rPr>
        <w:t xml:space="preserve">Proposal 17: </w:t>
      </w:r>
      <w:r w:rsidR="00466861" w:rsidRPr="00EA248A">
        <w:rPr>
          <w:iCs/>
          <w:color w:val="000000"/>
          <w:sz w:val="18"/>
          <w:szCs w:val="18"/>
        </w:rPr>
        <w:t>Unicast, groupcast and broadcast should be studied for SL positioning in Rel-18.</w:t>
      </w:r>
    </w:p>
    <w:p w14:paraId="0651CDCD" w14:textId="20BB1A60" w:rsidR="00466861" w:rsidRPr="00EA248A" w:rsidRDefault="00297F2A" w:rsidP="007A297D">
      <w:pPr>
        <w:pStyle w:val="ListParagraph"/>
        <w:numPr>
          <w:ilvl w:val="0"/>
          <w:numId w:val="73"/>
        </w:numPr>
        <w:spacing w:after="0"/>
        <w:ind w:left="714" w:hanging="357"/>
        <w:rPr>
          <w:rFonts w:eastAsiaTheme="minorEastAsia"/>
          <w:sz w:val="18"/>
          <w:szCs w:val="18"/>
          <w:lang w:eastAsia="zh-CN"/>
        </w:rPr>
      </w:pPr>
      <w:r w:rsidRPr="00EA248A">
        <w:rPr>
          <w:rFonts w:eastAsiaTheme="minorEastAsia"/>
          <w:sz w:val="18"/>
          <w:szCs w:val="18"/>
          <w:lang w:eastAsia="zh-CN"/>
        </w:rPr>
        <w:t xml:space="preserve">Proposal 18: </w:t>
      </w:r>
      <w:r w:rsidR="00466861" w:rsidRPr="00EA248A">
        <w:rPr>
          <w:rFonts w:eastAsiaTheme="minorEastAsia"/>
          <w:sz w:val="18"/>
          <w:szCs w:val="18"/>
          <w:lang w:eastAsia="zh-CN"/>
        </w:rPr>
        <w:t>Open-loop power control scheme should be studied for SL PRS.</w:t>
      </w:r>
    </w:p>
    <w:p w14:paraId="13514934" w14:textId="7E5A381A" w:rsidR="00ED6D9B" w:rsidRDefault="00ED6D9B" w:rsidP="00ED6D9B">
      <w:r w:rsidRPr="00982469">
        <w:rPr>
          <w:b/>
          <w:bCs/>
        </w:rPr>
        <w:t>Decision:</w:t>
      </w:r>
      <w:r>
        <w:t xml:space="preserve"> The document is noted.</w:t>
      </w:r>
    </w:p>
    <w:p w14:paraId="69B657C0" w14:textId="30720B4F" w:rsidR="00ED6D9B" w:rsidRDefault="00ED6D9B" w:rsidP="00ED6D9B"/>
    <w:p w14:paraId="1DE96AA4" w14:textId="277DB5C8" w:rsidR="00ED6D9B" w:rsidRDefault="001B5688" w:rsidP="00ED6D9B">
      <w:pPr>
        <w:rPr>
          <w:b/>
          <w:bCs/>
        </w:rPr>
      </w:pPr>
      <w:hyperlink r:id="rId2310" w:history="1">
        <w:r w:rsidR="000B5C49">
          <w:rPr>
            <w:rStyle w:val="Hyperlink"/>
            <w:b/>
            <w:bCs/>
          </w:rPr>
          <w:t>R1-2204385</w:t>
        </w:r>
      </w:hyperlink>
      <w:r w:rsidR="00ED6D9B" w:rsidRPr="00ED6D9B">
        <w:rPr>
          <w:b/>
          <w:bCs/>
        </w:rPr>
        <w:tab/>
        <w:t>Discussions on potential solutions for SL positioning</w:t>
      </w:r>
      <w:r w:rsidR="00ED6D9B" w:rsidRPr="00ED6D9B">
        <w:rPr>
          <w:b/>
          <w:bCs/>
        </w:rPr>
        <w:tab/>
        <w:t>NTT DOCOMO, INC.</w:t>
      </w:r>
    </w:p>
    <w:p w14:paraId="6C3032B0" w14:textId="2113C5C3" w:rsidR="00297F2A" w:rsidRPr="00EA248A" w:rsidRDefault="00297F2A" w:rsidP="007A297D">
      <w:pPr>
        <w:pStyle w:val="ListParagraph"/>
        <w:numPr>
          <w:ilvl w:val="0"/>
          <w:numId w:val="74"/>
        </w:numPr>
        <w:spacing w:after="0"/>
        <w:ind w:hanging="357"/>
        <w:rPr>
          <w:rFonts w:eastAsiaTheme="minorEastAsia"/>
          <w:bCs/>
          <w:iCs/>
          <w:sz w:val="18"/>
          <w:szCs w:val="18"/>
          <w:lang w:val="en-US"/>
        </w:rPr>
      </w:pPr>
      <w:r w:rsidRPr="00EA248A">
        <w:rPr>
          <w:rFonts w:eastAsiaTheme="minorEastAsia"/>
          <w:bCs/>
          <w:sz w:val="18"/>
          <w:szCs w:val="18"/>
          <w:lang w:val="en-US"/>
        </w:rPr>
        <w:t xml:space="preserve">Proposal 1: </w:t>
      </w:r>
      <w:r w:rsidRPr="00EA248A">
        <w:rPr>
          <w:rFonts w:eastAsiaTheme="minorEastAsia"/>
          <w:bCs/>
          <w:iCs/>
          <w:sz w:val="18"/>
          <w:szCs w:val="18"/>
          <w:lang w:val="en-US"/>
        </w:rPr>
        <w:t>For SL-positioning, at least RTT mechanism is supported.</w:t>
      </w:r>
    </w:p>
    <w:p w14:paraId="72BF6AE7" w14:textId="3F2FB424" w:rsidR="00297F2A" w:rsidRPr="00EA248A" w:rsidRDefault="00297F2A" w:rsidP="007A297D">
      <w:pPr>
        <w:pStyle w:val="ListParagraph"/>
        <w:numPr>
          <w:ilvl w:val="0"/>
          <w:numId w:val="74"/>
        </w:numPr>
        <w:spacing w:after="0"/>
        <w:ind w:hanging="357"/>
        <w:rPr>
          <w:rFonts w:eastAsiaTheme="minorEastAsia"/>
          <w:bCs/>
          <w:iCs/>
          <w:sz w:val="18"/>
          <w:szCs w:val="18"/>
          <w:lang w:val="en-US"/>
        </w:rPr>
      </w:pPr>
      <w:r w:rsidRPr="00EA248A">
        <w:rPr>
          <w:rFonts w:eastAsiaTheme="minorEastAsia"/>
          <w:bCs/>
          <w:sz w:val="18"/>
          <w:szCs w:val="18"/>
          <w:lang w:val="en-US"/>
        </w:rPr>
        <w:t xml:space="preserve">Proposal 2: </w:t>
      </w:r>
      <w:r w:rsidRPr="00EA248A">
        <w:rPr>
          <w:rFonts w:eastAsiaTheme="minorEastAsia"/>
          <w:bCs/>
          <w:iCs/>
          <w:sz w:val="18"/>
          <w:szCs w:val="18"/>
          <w:lang w:val="en-US"/>
        </w:rPr>
        <w:t>For SL-positioning, study whether TDOA mechanism can be supported or not, in consideration of time-misalignment among synchronizing UEs.</w:t>
      </w:r>
    </w:p>
    <w:p w14:paraId="0D554BE4" w14:textId="44BC15CC" w:rsidR="00297F2A" w:rsidRPr="00EA248A" w:rsidRDefault="00297F2A" w:rsidP="007A297D">
      <w:pPr>
        <w:pStyle w:val="ListParagraph"/>
        <w:numPr>
          <w:ilvl w:val="0"/>
          <w:numId w:val="74"/>
        </w:numPr>
        <w:spacing w:after="0"/>
        <w:ind w:hanging="357"/>
        <w:rPr>
          <w:rFonts w:eastAsiaTheme="minorEastAsia"/>
          <w:bCs/>
          <w:iCs/>
          <w:sz w:val="18"/>
          <w:szCs w:val="18"/>
          <w:lang w:val="en-US"/>
        </w:rPr>
      </w:pPr>
      <w:r w:rsidRPr="00EA248A">
        <w:rPr>
          <w:rFonts w:eastAsiaTheme="minorEastAsia"/>
          <w:bCs/>
          <w:sz w:val="18"/>
          <w:szCs w:val="18"/>
          <w:lang w:val="en-US"/>
        </w:rPr>
        <w:t xml:space="preserve">Proposal 3: </w:t>
      </w:r>
      <w:r w:rsidRPr="00EA248A">
        <w:rPr>
          <w:rFonts w:eastAsiaTheme="minorEastAsia"/>
          <w:bCs/>
          <w:iCs/>
          <w:sz w:val="18"/>
          <w:szCs w:val="18"/>
          <w:lang w:val="en-US"/>
        </w:rPr>
        <w:t>Support the following SL-positioning procedure to obtain its own location.</w:t>
      </w:r>
    </w:p>
    <w:p w14:paraId="1C4D1AAF" w14:textId="77777777" w:rsidR="00297F2A" w:rsidRPr="00EA248A" w:rsidRDefault="00297F2A" w:rsidP="007A297D">
      <w:pPr>
        <w:numPr>
          <w:ilvl w:val="1"/>
          <w:numId w:val="74"/>
        </w:numPr>
        <w:ind w:hanging="357"/>
        <w:rPr>
          <w:rFonts w:ascii="Times New Roman" w:eastAsiaTheme="minorEastAsia" w:hAnsi="Times New Roman"/>
          <w:bCs/>
          <w:iCs/>
          <w:sz w:val="18"/>
          <w:szCs w:val="18"/>
          <w:lang w:val="en-US"/>
        </w:rPr>
      </w:pPr>
      <w:r w:rsidRPr="00EA248A">
        <w:rPr>
          <w:rFonts w:ascii="Times New Roman" w:eastAsiaTheme="minorEastAsia" w:hAnsi="Times New Roman"/>
          <w:bCs/>
          <w:iCs/>
          <w:sz w:val="18"/>
          <w:szCs w:val="18"/>
          <w:lang w:val="en-US"/>
        </w:rPr>
        <w:t>Step 1: UE that requires its own location transmits information and/or signal to surrounding UEs</w:t>
      </w:r>
    </w:p>
    <w:p w14:paraId="55056F89" w14:textId="77777777" w:rsidR="00297F2A" w:rsidRPr="00EA248A" w:rsidRDefault="00297F2A" w:rsidP="007A297D">
      <w:pPr>
        <w:numPr>
          <w:ilvl w:val="1"/>
          <w:numId w:val="74"/>
        </w:numPr>
        <w:ind w:hanging="357"/>
        <w:rPr>
          <w:rFonts w:ascii="Times New Roman" w:eastAsiaTheme="minorEastAsia" w:hAnsi="Times New Roman"/>
          <w:bCs/>
          <w:iCs/>
          <w:sz w:val="18"/>
          <w:szCs w:val="18"/>
          <w:lang w:val="en-US"/>
        </w:rPr>
      </w:pPr>
      <w:r w:rsidRPr="00EA248A">
        <w:rPr>
          <w:rFonts w:ascii="Times New Roman" w:eastAsiaTheme="minorEastAsia" w:hAnsi="Times New Roman"/>
          <w:bCs/>
          <w:iCs/>
          <w:sz w:val="18"/>
          <w:szCs w:val="18"/>
          <w:lang w:val="en-US"/>
        </w:rPr>
        <w:t>Step 2: The surrounding UEs receive the information and/or signal and transmit corresponding information and/or signal to the UE</w:t>
      </w:r>
    </w:p>
    <w:p w14:paraId="7E6EC706" w14:textId="678594C9" w:rsidR="00297F2A" w:rsidRPr="00EA248A" w:rsidRDefault="00297F2A" w:rsidP="007A297D">
      <w:pPr>
        <w:pStyle w:val="ListParagraph"/>
        <w:numPr>
          <w:ilvl w:val="0"/>
          <w:numId w:val="74"/>
        </w:numPr>
        <w:spacing w:after="0"/>
        <w:ind w:hanging="357"/>
        <w:rPr>
          <w:rFonts w:eastAsiaTheme="minorEastAsia"/>
          <w:bCs/>
          <w:iCs/>
          <w:sz w:val="18"/>
          <w:szCs w:val="18"/>
          <w:lang w:val="en-US"/>
        </w:rPr>
      </w:pPr>
      <w:r w:rsidRPr="00EA248A">
        <w:rPr>
          <w:rFonts w:eastAsiaTheme="minorEastAsia"/>
          <w:bCs/>
          <w:sz w:val="18"/>
          <w:szCs w:val="18"/>
          <w:lang w:val="en-US"/>
        </w:rPr>
        <w:t xml:space="preserve">Proposal 4: </w:t>
      </w:r>
      <w:r w:rsidRPr="00EA248A">
        <w:rPr>
          <w:rFonts w:eastAsiaTheme="minorEastAsia"/>
          <w:bCs/>
          <w:iCs/>
          <w:sz w:val="18"/>
          <w:szCs w:val="18"/>
          <w:lang w:val="en-US"/>
        </w:rPr>
        <w:t>Study whether a case where a UE requires other UE’s location is considered in Rel-18 SL positioning or not.</w:t>
      </w:r>
    </w:p>
    <w:p w14:paraId="054E387E" w14:textId="322E5700" w:rsidR="00297F2A" w:rsidRPr="00EA248A" w:rsidRDefault="00297F2A" w:rsidP="007A297D">
      <w:pPr>
        <w:pStyle w:val="ListParagraph"/>
        <w:numPr>
          <w:ilvl w:val="0"/>
          <w:numId w:val="74"/>
        </w:numPr>
        <w:spacing w:after="0"/>
        <w:ind w:hanging="357"/>
        <w:rPr>
          <w:rFonts w:eastAsiaTheme="minorEastAsia"/>
          <w:bCs/>
          <w:iCs/>
          <w:sz w:val="18"/>
          <w:szCs w:val="18"/>
          <w:lang w:val="en-US"/>
        </w:rPr>
      </w:pPr>
      <w:r w:rsidRPr="00EA248A">
        <w:rPr>
          <w:rFonts w:eastAsiaTheme="minorEastAsia"/>
          <w:bCs/>
          <w:sz w:val="18"/>
          <w:szCs w:val="18"/>
          <w:lang w:val="en-US"/>
        </w:rPr>
        <w:t xml:space="preserve">Proposal 5: </w:t>
      </w:r>
      <w:r w:rsidRPr="00EA248A">
        <w:rPr>
          <w:rFonts w:eastAsiaTheme="minorEastAsia"/>
          <w:bCs/>
          <w:iCs/>
          <w:sz w:val="18"/>
          <w:szCs w:val="18"/>
          <w:lang w:val="en-US"/>
        </w:rPr>
        <w:t>Study whether SL-positioning can use Uu measurement or not.</w:t>
      </w:r>
    </w:p>
    <w:p w14:paraId="24D9FF89" w14:textId="77777777" w:rsidR="00297F2A" w:rsidRPr="00EA248A" w:rsidRDefault="00297F2A" w:rsidP="007A297D">
      <w:pPr>
        <w:numPr>
          <w:ilvl w:val="1"/>
          <w:numId w:val="74"/>
        </w:numPr>
        <w:ind w:hanging="357"/>
        <w:rPr>
          <w:rFonts w:ascii="Times New Roman" w:eastAsiaTheme="minorEastAsia" w:hAnsi="Times New Roman"/>
          <w:bCs/>
          <w:iCs/>
          <w:sz w:val="18"/>
          <w:szCs w:val="18"/>
          <w:lang w:val="en-US"/>
        </w:rPr>
      </w:pPr>
      <w:r w:rsidRPr="00EA248A">
        <w:rPr>
          <w:rFonts w:ascii="Times New Roman" w:eastAsiaTheme="minorEastAsia" w:hAnsi="Times New Roman"/>
          <w:bCs/>
          <w:iCs/>
          <w:sz w:val="18"/>
          <w:szCs w:val="18"/>
          <w:lang w:val="en-US"/>
        </w:rPr>
        <w:t>If supported, some UE in SL-positioning method can be replaced to gNB.</w:t>
      </w:r>
    </w:p>
    <w:p w14:paraId="7E0105FB" w14:textId="5CA56E09" w:rsidR="00297F2A" w:rsidRPr="00EA248A" w:rsidRDefault="00297F2A" w:rsidP="007A297D">
      <w:pPr>
        <w:pStyle w:val="ListParagraph"/>
        <w:numPr>
          <w:ilvl w:val="0"/>
          <w:numId w:val="74"/>
        </w:numPr>
        <w:spacing w:after="0"/>
        <w:ind w:hanging="357"/>
        <w:rPr>
          <w:rFonts w:eastAsiaTheme="minorEastAsia"/>
          <w:bCs/>
          <w:iCs/>
          <w:sz w:val="18"/>
          <w:szCs w:val="18"/>
          <w:lang w:val="en-US"/>
        </w:rPr>
      </w:pPr>
      <w:r w:rsidRPr="00EA248A">
        <w:rPr>
          <w:rFonts w:eastAsiaTheme="minorEastAsia"/>
          <w:bCs/>
          <w:sz w:val="18"/>
          <w:szCs w:val="18"/>
          <w:lang w:val="en-US"/>
        </w:rPr>
        <w:t xml:space="preserve">Proposal 6: </w:t>
      </w:r>
      <w:r w:rsidRPr="00EA248A">
        <w:rPr>
          <w:rFonts w:eastAsiaTheme="minorEastAsia"/>
          <w:bCs/>
          <w:iCs/>
          <w:sz w:val="18"/>
          <w:szCs w:val="18"/>
          <w:lang w:val="en-US"/>
        </w:rPr>
        <w:t>Study availability of Uu positioning instead of SL-positioning in use cases assumed for SL-positioning.</w:t>
      </w:r>
    </w:p>
    <w:p w14:paraId="084F5E6E" w14:textId="77777777" w:rsidR="00297F2A" w:rsidRPr="00EA248A" w:rsidRDefault="00297F2A" w:rsidP="007A297D">
      <w:pPr>
        <w:numPr>
          <w:ilvl w:val="1"/>
          <w:numId w:val="74"/>
        </w:numPr>
        <w:ind w:hanging="357"/>
        <w:rPr>
          <w:rFonts w:ascii="Times New Roman" w:eastAsiaTheme="minorEastAsia" w:hAnsi="Times New Roman"/>
          <w:bCs/>
          <w:iCs/>
          <w:sz w:val="18"/>
          <w:szCs w:val="18"/>
          <w:lang w:val="en-US"/>
        </w:rPr>
      </w:pPr>
      <w:r w:rsidRPr="00EA248A">
        <w:rPr>
          <w:rFonts w:ascii="Times New Roman" w:eastAsiaTheme="minorEastAsia" w:hAnsi="Times New Roman"/>
          <w:bCs/>
          <w:iCs/>
          <w:sz w:val="18"/>
          <w:szCs w:val="18"/>
          <w:lang w:val="en-US"/>
        </w:rPr>
        <w:t>If available, study priority order between Uu positioning and SL positioning and detailed procedure.</w:t>
      </w:r>
    </w:p>
    <w:p w14:paraId="0D201C11" w14:textId="7E0FDB64" w:rsidR="00297F2A" w:rsidRPr="00EA248A" w:rsidRDefault="00297F2A" w:rsidP="007A297D">
      <w:pPr>
        <w:pStyle w:val="ListParagraph"/>
        <w:numPr>
          <w:ilvl w:val="0"/>
          <w:numId w:val="74"/>
        </w:numPr>
        <w:spacing w:after="0"/>
        <w:ind w:hanging="357"/>
        <w:rPr>
          <w:rFonts w:eastAsiaTheme="minorEastAsia"/>
          <w:bCs/>
          <w:iCs/>
          <w:sz w:val="18"/>
          <w:szCs w:val="18"/>
          <w:lang w:val="en-US"/>
        </w:rPr>
      </w:pPr>
      <w:r w:rsidRPr="00EA248A">
        <w:rPr>
          <w:rFonts w:eastAsiaTheme="minorEastAsia"/>
          <w:bCs/>
          <w:sz w:val="18"/>
          <w:szCs w:val="18"/>
          <w:lang w:val="en-US"/>
        </w:rPr>
        <w:t xml:space="preserve">Proposal 7: </w:t>
      </w:r>
      <w:r w:rsidRPr="00EA248A">
        <w:rPr>
          <w:rFonts w:eastAsiaTheme="minorEastAsia"/>
          <w:bCs/>
          <w:iCs/>
          <w:sz w:val="18"/>
          <w:szCs w:val="18"/>
          <w:lang w:val="en-US"/>
        </w:rPr>
        <w:t>For SL-positioning,</w:t>
      </w:r>
    </w:p>
    <w:p w14:paraId="23E16B5B" w14:textId="77777777" w:rsidR="00297F2A" w:rsidRPr="00EA248A" w:rsidRDefault="00297F2A" w:rsidP="007A297D">
      <w:pPr>
        <w:numPr>
          <w:ilvl w:val="1"/>
          <w:numId w:val="74"/>
        </w:numPr>
        <w:ind w:hanging="357"/>
        <w:rPr>
          <w:rFonts w:ascii="Times New Roman" w:eastAsiaTheme="minorEastAsia" w:hAnsi="Times New Roman"/>
          <w:bCs/>
          <w:iCs/>
          <w:sz w:val="18"/>
          <w:szCs w:val="18"/>
          <w:lang w:val="en-US"/>
        </w:rPr>
      </w:pPr>
      <w:r w:rsidRPr="00EA248A">
        <w:rPr>
          <w:rFonts w:ascii="Times New Roman" w:eastAsiaTheme="minorEastAsia" w:hAnsi="Times New Roman"/>
          <w:bCs/>
          <w:iCs/>
          <w:sz w:val="18"/>
          <w:szCs w:val="18"/>
          <w:lang w:val="en-US"/>
        </w:rPr>
        <w:t>Study details on configuration/indication/report</w:t>
      </w:r>
    </w:p>
    <w:p w14:paraId="19E037DC" w14:textId="77777777" w:rsidR="00297F2A" w:rsidRPr="00EA248A" w:rsidRDefault="00297F2A" w:rsidP="007A297D">
      <w:pPr>
        <w:numPr>
          <w:ilvl w:val="1"/>
          <w:numId w:val="74"/>
        </w:numPr>
        <w:ind w:hanging="357"/>
        <w:rPr>
          <w:rFonts w:ascii="Times New Roman" w:eastAsiaTheme="minorEastAsia" w:hAnsi="Times New Roman"/>
          <w:bCs/>
          <w:iCs/>
          <w:sz w:val="18"/>
          <w:szCs w:val="18"/>
          <w:lang w:val="en-US"/>
        </w:rPr>
      </w:pPr>
      <w:r w:rsidRPr="00EA248A">
        <w:rPr>
          <w:rFonts w:ascii="Times New Roman" w:eastAsiaTheme="minorEastAsia" w:hAnsi="Times New Roman"/>
          <w:bCs/>
          <w:iCs/>
          <w:sz w:val="18"/>
          <w:szCs w:val="18"/>
          <w:lang w:val="en-US"/>
        </w:rPr>
        <w:t>Study measurement UE determination</w:t>
      </w:r>
    </w:p>
    <w:p w14:paraId="49CBB66F" w14:textId="77777777" w:rsidR="00297F2A" w:rsidRPr="00EA248A" w:rsidRDefault="00297F2A" w:rsidP="007A297D">
      <w:pPr>
        <w:numPr>
          <w:ilvl w:val="1"/>
          <w:numId w:val="74"/>
        </w:numPr>
        <w:ind w:hanging="357"/>
        <w:rPr>
          <w:rFonts w:ascii="Times New Roman" w:eastAsiaTheme="minorEastAsia" w:hAnsi="Times New Roman"/>
          <w:bCs/>
          <w:iCs/>
          <w:sz w:val="18"/>
          <w:szCs w:val="18"/>
          <w:lang w:val="en-US"/>
        </w:rPr>
      </w:pPr>
      <w:r w:rsidRPr="00EA248A">
        <w:rPr>
          <w:rFonts w:ascii="Times New Roman" w:eastAsiaTheme="minorEastAsia" w:hAnsi="Times New Roman"/>
          <w:bCs/>
          <w:iCs/>
          <w:sz w:val="18"/>
          <w:szCs w:val="18"/>
          <w:lang w:val="en-US"/>
        </w:rPr>
        <w:t>Study cast-type to be used in SL-positioning method</w:t>
      </w:r>
    </w:p>
    <w:p w14:paraId="69BE3B15" w14:textId="2EC77E50" w:rsidR="00297F2A" w:rsidRPr="00EA248A" w:rsidRDefault="00297F2A" w:rsidP="007A297D">
      <w:pPr>
        <w:pStyle w:val="ListParagraph"/>
        <w:numPr>
          <w:ilvl w:val="0"/>
          <w:numId w:val="74"/>
        </w:numPr>
        <w:spacing w:after="0"/>
        <w:ind w:hanging="357"/>
        <w:rPr>
          <w:rFonts w:eastAsiaTheme="minorEastAsia"/>
          <w:bCs/>
          <w:iCs/>
          <w:sz w:val="18"/>
          <w:szCs w:val="18"/>
          <w:lang w:val="en-US"/>
        </w:rPr>
      </w:pPr>
      <w:r w:rsidRPr="00EA248A">
        <w:rPr>
          <w:rFonts w:eastAsiaTheme="minorEastAsia"/>
          <w:bCs/>
          <w:sz w:val="18"/>
          <w:szCs w:val="18"/>
          <w:lang w:val="en-US"/>
        </w:rPr>
        <w:t xml:space="preserve">Proposal 8: </w:t>
      </w:r>
      <w:r w:rsidRPr="00EA248A">
        <w:rPr>
          <w:rFonts w:eastAsiaTheme="minorEastAsia"/>
          <w:bCs/>
          <w:iCs/>
          <w:sz w:val="18"/>
          <w:szCs w:val="18"/>
          <w:lang w:val="en-US"/>
        </w:rPr>
        <w:t>Support SL-positioning RS multiplexed on PSSCH.</w:t>
      </w:r>
    </w:p>
    <w:p w14:paraId="52CC9D0A" w14:textId="236B2C17" w:rsidR="00297F2A" w:rsidRPr="00EA248A" w:rsidRDefault="00297F2A" w:rsidP="007A297D">
      <w:pPr>
        <w:pStyle w:val="ListParagraph"/>
        <w:numPr>
          <w:ilvl w:val="0"/>
          <w:numId w:val="74"/>
        </w:numPr>
        <w:spacing w:after="0"/>
        <w:ind w:hanging="357"/>
        <w:rPr>
          <w:rFonts w:eastAsiaTheme="minorEastAsia"/>
          <w:bCs/>
          <w:iCs/>
          <w:sz w:val="18"/>
          <w:szCs w:val="18"/>
          <w:lang w:val="en-US"/>
        </w:rPr>
      </w:pPr>
      <w:r w:rsidRPr="00EA248A">
        <w:rPr>
          <w:rFonts w:eastAsiaTheme="minorEastAsia"/>
          <w:bCs/>
          <w:sz w:val="18"/>
          <w:szCs w:val="18"/>
          <w:lang w:val="en-US"/>
        </w:rPr>
        <w:t xml:space="preserve">Proposal 9: </w:t>
      </w:r>
      <w:r w:rsidRPr="00EA248A">
        <w:rPr>
          <w:rFonts w:eastAsiaTheme="minorEastAsia"/>
          <w:bCs/>
          <w:iCs/>
          <w:sz w:val="18"/>
          <w:szCs w:val="18"/>
          <w:lang w:val="en-US"/>
        </w:rPr>
        <w:t>Study the following alternatives for SL-PRS.</w:t>
      </w:r>
    </w:p>
    <w:p w14:paraId="0EB17BBA" w14:textId="77777777" w:rsidR="00297F2A" w:rsidRPr="00EA248A" w:rsidRDefault="00297F2A" w:rsidP="007A297D">
      <w:pPr>
        <w:numPr>
          <w:ilvl w:val="1"/>
          <w:numId w:val="74"/>
        </w:numPr>
        <w:ind w:hanging="357"/>
        <w:rPr>
          <w:rFonts w:ascii="Times New Roman" w:eastAsiaTheme="minorEastAsia" w:hAnsi="Times New Roman"/>
          <w:bCs/>
          <w:iCs/>
          <w:sz w:val="18"/>
          <w:szCs w:val="18"/>
          <w:lang w:val="en-US"/>
        </w:rPr>
      </w:pPr>
      <w:r w:rsidRPr="00EA248A">
        <w:rPr>
          <w:rFonts w:ascii="Times New Roman" w:eastAsiaTheme="minorEastAsia" w:hAnsi="Times New Roman"/>
          <w:bCs/>
          <w:iCs/>
          <w:sz w:val="18"/>
          <w:szCs w:val="18"/>
          <w:lang w:val="en-US"/>
        </w:rPr>
        <w:t>Alt 1: Define SL-PRS as a new reference signal.</w:t>
      </w:r>
    </w:p>
    <w:p w14:paraId="49E4420C" w14:textId="77777777" w:rsidR="00297F2A" w:rsidRPr="00EA248A" w:rsidRDefault="00297F2A" w:rsidP="007A297D">
      <w:pPr>
        <w:numPr>
          <w:ilvl w:val="2"/>
          <w:numId w:val="74"/>
        </w:numPr>
        <w:ind w:hanging="357"/>
        <w:rPr>
          <w:rFonts w:ascii="Times New Roman" w:eastAsiaTheme="minorEastAsia" w:hAnsi="Times New Roman"/>
          <w:bCs/>
          <w:iCs/>
          <w:sz w:val="18"/>
          <w:szCs w:val="18"/>
          <w:lang w:val="en-US"/>
        </w:rPr>
      </w:pPr>
      <w:r w:rsidRPr="00EA248A">
        <w:rPr>
          <w:rFonts w:ascii="Times New Roman" w:eastAsiaTheme="minorEastAsia" w:hAnsi="Times New Roman"/>
          <w:bCs/>
          <w:iCs/>
          <w:sz w:val="18"/>
          <w:szCs w:val="18"/>
          <w:lang w:val="en-US"/>
        </w:rPr>
        <w:t>Configuration/Indication/Cast-type/Mapping resource/Mapping procedure (rate-matching vs puncturing)/Sequence</w:t>
      </w:r>
    </w:p>
    <w:p w14:paraId="54C69808" w14:textId="77777777" w:rsidR="00297F2A" w:rsidRPr="00EA248A" w:rsidRDefault="00297F2A" w:rsidP="007A297D">
      <w:pPr>
        <w:numPr>
          <w:ilvl w:val="1"/>
          <w:numId w:val="74"/>
        </w:numPr>
        <w:ind w:hanging="357"/>
        <w:rPr>
          <w:rFonts w:ascii="Times New Roman" w:eastAsiaTheme="minorEastAsia" w:hAnsi="Times New Roman"/>
          <w:bCs/>
          <w:iCs/>
          <w:sz w:val="18"/>
          <w:szCs w:val="18"/>
          <w:lang w:val="en-US"/>
        </w:rPr>
      </w:pPr>
      <w:r w:rsidRPr="00EA248A">
        <w:rPr>
          <w:rFonts w:ascii="Times New Roman" w:eastAsiaTheme="minorEastAsia" w:hAnsi="Times New Roman"/>
          <w:bCs/>
          <w:iCs/>
          <w:sz w:val="18"/>
          <w:szCs w:val="18"/>
          <w:lang w:val="en-US"/>
        </w:rPr>
        <w:t>Alt 2: Define SL-PRS as an existing reference signal.</w:t>
      </w:r>
    </w:p>
    <w:p w14:paraId="61C3444B" w14:textId="77777777" w:rsidR="00297F2A" w:rsidRPr="00EA248A" w:rsidRDefault="00297F2A" w:rsidP="007A297D">
      <w:pPr>
        <w:numPr>
          <w:ilvl w:val="2"/>
          <w:numId w:val="74"/>
        </w:numPr>
        <w:ind w:hanging="357"/>
        <w:rPr>
          <w:rFonts w:ascii="Times New Roman" w:eastAsiaTheme="minorEastAsia" w:hAnsi="Times New Roman"/>
          <w:bCs/>
          <w:iCs/>
          <w:sz w:val="18"/>
          <w:szCs w:val="18"/>
          <w:lang w:val="en-US"/>
        </w:rPr>
      </w:pPr>
      <w:r w:rsidRPr="00EA248A">
        <w:rPr>
          <w:rFonts w:ascii="Times New Roman" w:eastAsiaTheme="minorEastAsia" w:hAnsi="Times New Roman"/>
          <w:bCs/>
          <w:iCs/>
          <w:sz w:val="18"/>
          <w:szCs w:val="18"/>
          <w:lang w:val="en-US"/>
        </w:rPr>
        <w:t>Configuration/Indication/Cast-type/Mapping resource modification</w:t>
      </w:r>
    </w:p>
    <w:p w14:paraId="0E1F7018" w14:textId="64294282" w:rsidR="00ED6D9B" w:rsidRDefault="00ED6D9B" w:rsidP="00ED6D9B">
      <w:r w:rsidRPr="00982469">
        <w:rPr>
          <w:b/>
          <w:bCs/>
        </w:rPr>
        <w:t>Decision:</w:t>
      </w:r>
      <w:r>
        <w:t xml:space="preserve"> The document is noted.</w:t>
      </w:r>
    </w:p>
    <w:p w14:paraId="2228B11D" w14:textId="77777777" w:rsidR="00ED6D9B" w:rsidRPr="00ED6D9B" w:rsidRDefault="00ED6D9B" w:rsidP="00ED6D9B"/>
    <w:p w14:paraId="2C92A840" w14:textId="6C5943E2" w:rsidR="008F4B8C" w:rsidRDefault="001B5688" w:rsidP="008F4B8C">
      <w:pPr>
        <w:rPr>
          <w:lang w:eastAsia="x-none"/>
        </w:rPr>
      </w:pPr>
      <w:hyperlink r:id="rId2311" w:history="1">
        <w:r w:rsidR="000B5C49">
          <w:rPr>
            <w:rStyle w:val="Hyperlink"/>
            <w:lang w:eastAsia="x-none"/>
          </w:rPr>
          <w:t>R1-2203058</w:t>
        </w:r>
      </w:hyperlink>
      <w:r w:rsidR="008F4B8C">
        <w:rPr>
          <w:lang w:eastAsia="x-none"/>
        </w:rPr>
        <w:tab/>
        <w:t>Considerations on sidelink reference signals for positioning purposes</w:t>
      </w:r>
      <w:r w:rsidR="008F4B8C">
        <w:rPr>
          <w:lang w:eastAsia="x-none"/>
        </w:rPr>
        <w:tab/>
        <w:t>FUTUREWEI</w:t>
      </w:r>
    </w:p>
    <w:p w14:paraId="114D6683" w14:textId="711992FC" w:rsidR="008F4B8C" w:rsidRDefault="001B5688" w:rsidP="008F4B8C">
      <w:pPr>
        <w:rPr>
          <w:lang w:eastAsia="x-none"/>
        </w:rPr>
      </w:pPr>
      <w:hyperlink r:id="rId2312" w:history="1">
        <w:r w:rsidR="000B5C49">
          <w:rPr>
            <w:rStyle w:val="Hyperlink"/>
            <w:lang w:eastAsia="x-none"/>
          </w:rPr>
          <w:t>R1-2203129</w:t>
        </w:r>
      </w:hyperlink>
      <w:r w:rsidR="008F4B8C">
        <w:rPr>
          <w:lang w:eastAsia="x-none"/>
        </w:rPr>
        <w:tab/>
        <w:t>Potential solutions for SL positioning</w:t>
      </w:r>
      <w:r w:rsidR="008F4B8C">
        <w:rPr>
          <w:lang w:eastAsia="x-none"/>
        </w:rPr>
        <w:tab/>
        <w:t>Nokia, Nokia Shanghai Bell</w:t>
      </w:r>
    </w:p>
    <w:p w14:paraId="61625919" w14:textId="71614501" w:rsidR="008F4B8C" w:rsidRDefault="001B5688" w:rsidP="008F4B8C">
      <w:pPr>
        <w:rPr>
          <w:lang w:eastAsia="x-none"/>
        </w:rPr>
      </w:pPr>
      <w:hyperlink r:id="rId2313" w:history="1">
        <w:r w:rsidR="000B5C49">
          <w:rPr>
            <w:rStyle w:val="Hyperlink"/>
            <w:lang w:eastAsia="x-none"/>
          </w:rPr>
          <w:t>R1-2203164</w:t>
        </w:r>
      </w:hyperlink>
      <w:r w:rsidR="008F4B8C">
        <w:rPr>
          <w:lang w:eastAsia="x-none"/>
        </w:rPr>
        <w:tab/>
        <w:t>Discussion on solutions to support SL positioning</w:t>
      </w:r>
      <w:r w:rsidR="008F4B8C">
        <w:rPr>
          <w:lang w:eastAsia="x-none"/>
        </w:rPr>
        <w:tab/>
        <w:t>Huawei, HiSilicon</w:t>
      </w:r>
    </w:p>
    <w:p w14:paraId="1501060D" w14:textId="54E554C9" w:rsidR="008F4B8C" w:rsidRDefault="001B5688" w:rsidP="008F4B8C">
      <w:pPr>
        <w:rPr>
          <w:lang w:eastAsia="x-none"/>
        </w:rPr>
      </w:pPr>
      <w:hyperlink r:id="rId2314" w:history="1">
        <w:r w:rsidR="000B5C49">
          <w:rPr>
            <w:rStyle w:val="Hyperlink"/>
            <w:lang w:eastAsia="x-none"/>
          </w:rPr>
          <w:t>R1-2203335</w:t>
        </w:r>
      </w:hyperlink>
      <w:r w:rsidR="008F4B8C">
        <w:rPr>
          <w:lang w:eastAsia="x-none"/>
        </w:rPr>
        <w:tab/>
        <w:t>Consideration on potential solutions for SL positioning</w:t>
      </w:r>
      <w:r w:rsidR="008F4B8C">
        <w:rPr>
          <w:lang w:eastAsia="x-none"/>
        </w:rPr>
        <w:tab/>
        <w:t>Spreadtrum Communications</w:t>
      </w:r>
    </w:p>
    <w:p w14:paraId="6351DEC3" w14:textId="68139FD9" w:rsidR="008F4B8C" w:rsidRDefault="001B5688" w:rsidP="008F4B8C">
      <w:pPr>
        <w:rPr>
          <w:lang w:eastAsia="x-none"/>
        </w:rPr>
      </w:pPr>
      <w:hyperlink r:id="rId2315" w:history="1">
        <w:r w:rsidR="000B5C49">
          <w:rPr>
            <w:rStyle w:val="Hyperlink"/>
            <w:lang w:eastAsia="x-none"/>
          </w:rPr>
          <w:t>R1-2203467</w:t>
        </w:r>
      </w:hyperlink>
      <w:r w:rsidR="008F4B8C">
        <w:rPr>
          <w:lang w:eastAsia="x-none"/>
        </w:rPr>
        <w:tab/>
        <w:t>Discussion on potential solutions for SL positioning</w:t>
      </w:r>
      <w:r w:rsidR="008F4B8C">
        <w:rPr>
          <w:lang w:eastAsia="x-none"/>
        </w:rPr>
        <w:tab/>
        <w:t>CATT, GOHIGH</w:t>
      </w:r>
    </w:p>
    <w:p w14:paraId="48932280" w14:textId="425CFBFD" w:rsidR="008F4B8C" w:rsidRDefault="001B5688" w:rsidP="008F4B8C">
      <w:pPr>
        <w:rPr>
          <w:lang w:eastAsia="x-none"/>
        </w:rPr>
      </w:pPr>
      <w:hyperlink r:id="rId2316" w:history="1">
        <w:r w:rsidR="000B5C49">
          <w:rPr>
            <w:rStyle w:val="Hyperlink"/>
            <w:lang w:eastAsia="x-none"/>
          </w:rPr>
          <w:t>R1-2203624</w:t>
        </w:r>
      </w:hyperlink>
      <w:r w:rsidR="008F4B8C">
        <w:rPr>
          <w:lang w:eastAsia="x-none"/>
        </w:rPr>
        <w:tab/>
        <w:t>Discussion on potential solutions for SL positioning</w:t>
      </w:r>
      <w:r w:rsidR="008F4B8C">
        <w:rPr>
          <w:lang w:eastAsia="x-none"/>
        </w:rPr>
        <w:tab/>
        <w:t>ZTE</w:t>
      </w:r>
    </w:p>
    <w:p w14:paraId="4F9F6530" w14:textId="2798D3E5" w:rsidR="008F4B8C" w:rsidRDefault="001B5688" w:rsidP="008F4B8C">
      <w:pPr>
        <w:rPr>
          <w:lang w:eastAsia="x-none"/>
        </w:rPr>
      </w:pPr>
      <w:hyperlink r:id="rId2317" w:history="1">
        <w:r w:rsidR="000B5C49">
          <w:rPr>
            <w:rStyle w:val="Hyperlink"/>
            <w:lang w:eastAsia="x-none"/>
          </w:rPr>
          <w:t>R1-2203659</w:t>
        </w:r>
      </w:hyperlink>
      <w:r w:rsidR="008F4B8C">
        <w:rPr>
          <w:lang w:eastAsia="x-none"/>
        </w:rPr>
        <w:tab/>
        <w:t>Discussion on potential solutions for sidelink positioning</w:t>
      </w:r>
      <w:r w:rsidR="008F4B8C">
        <w:rPr>
          <w:lang w:eastAsia="x-none"/>
        </w:rPr>
        <w:tab/>
        <w:t>China Telecom</w:t>
      </w:r>
    </w:p>
    <w:p w14:paraId="30F9B05D" w14:textId="2362CAA7" w:rsidR="008F4B8C" w:rsidRDefault="001B5688" w:rsidP="008F4B8C">
      <w:pPr>
        <w:rPr>
          <w:lang w:eastAsia="x-none"/>
        </w:rPr>
      </w:pPr>
      <w:hyperlink r:id="rId2318" w:history="1">
        <w:r w:rsidR="000B5C49">
          <w:rPr>
            <w:rStyle w:val="Hyperlink"/>
            <w:lang w:eastAsia="x-none"/>
          </w:rPr>
          <w:t>R1-2203720</w:t>
        </w:r>
      </w:hyperlink>
      <w:r w:rsidR="008F4B8C">
        <w:rPr>
          <w:lang w:eastAsia="x-none"/>
        </w:rPr>
        <w:tab/>
        <w:t>Discussion on potential solutions for SL positioning</w:t>
      </w:r>
      <w:r w:rsidR="008F4B8C">
        <w:rPr>
          <w:lang w:eastAsia="x-none"/>
        </w:rPr>
        <w:tab/>
        <w:t>LG Electronics</w:t>
      </w:r>
    </w:p>
    <w:p w14:paraId="75EFB606" w14:textId="3A9B5439" w:rsidR="008F4B8C" w:rsidRDefault="001B5688" w:rsidP="008F4B8C">
      <w:pPr>
        <w:rPr>
          <w:lang w:eastAsia="x-none"/>
        </w:rPr>
      </w:pPr>
      <w:hyperlink r:id="rId2319" w:history="1">
        <w:r w:rsidR="000B5C49">
          <w:rPr>
            <w:rStyle w:val="Hyperlink"/>
            <w:lang w:eastAsia="x-none"/>
          </w:rPr>
          <w:t>R1-2203738</w:t>
        </w:r>
      </w:hyperlink>
      <w:r w:rsidR="008F4B8C">
        <w:rPr>
          <w:lang w:eastAsia="x-none"/>
        </w:rPr>
        <w:tab/>
        <w:t>Considerations on potential solutions for SL positioning</w:t>
      </w:r>
      <w:r w:rsidR="008F4B8C">
        <w:rPr>
          <w:lang w:eastAsia="x-none"/>
        </w:rPr>
        <w:tab/>
        <w:t>Sony</w:t>
      </w:r>
    </w:p>
    <w:p w14:paraId="08270702" w14:textId="3175E781" w:rsidR="008F4B8C" w:rsidRDefault="001B5688" w:rsidP="008F4B8C">
      <w:pPr>
        <w:rPr>
          <w:lang w:eastAsia="x-none"/>
        </w:rPr>
      </w:pPr>
      <w:hyperlink r:id="rId2320" w:history="1">
        <w:r w:rsidR="000B5C49">
          <w:rPr>
            <w:rStyle w:val="Hyperlink"/>
            <w:lang w:eastAsia="x-none"/>
          </w:rPr>
          <w:t>R1-2203752</w:t>
        </w:r>
      </w:hyperlink>
      <w:r w:rsidR="008F4B8C">
        <w:rPr>
          <w:lang w:eastAsia="x-none"/>
        </w:rPr>
        <w:tab/>
        <w:t>The potential solutions for sidelink positioning</w:t>
      </w:r>
      <w:r w:rsidR="008F4B8C">
        <w:rPr>
          <w:lang w:eastAsia="x-none"/>
        </w:rPr>
        <w:tab/>
        <w:t>MediaTek Inc.</w:t>
      </w:r>
    </w:p>
    <w:p w14:paraId="5C4490E5" w14:textId="4D5E2057" w:rsidR="008F4B8C" w:rsidRDefault="001B5688" w:rsidP="008F4B8C">
      <w:pPr>
        <w:rPr>
          <w:lang w:eastAsia="x-none"/>
        </w:rPr>
      </w:pPr>
      <w:hyperlink r:id="rId2321" w:history="1">
        <w:r w:rsidR="000B5C49">
          <w:rPr>
            <w:rStyle w:val="Hyperlink"/>
            <w:lang w:eastAsia="x-none"/>
          </w:rPr>
          <w:t>R1-2203823</w:t>
        </w:r>
      </w:hyperlink>
      <w:r w:rsidR="008F4B8C">
        <w:rPr>
          <w:lang w:eastAsia="x-none"/>
        </w:rPr>
        <w:tab/>
        <w:t>Discussion on sidelink positioning solutions</w:t>
      </w:r>
      <w:r w:rsidR="008F4B8C">
        <w:rPr>
          <w:lang w:eastAsia="x-none"/>
        </w:rPr>
        <w:tab/>
        <w:t>xiaomi</w:t>
      </w:r>
    </w:p>
    <w:p w14:paraId="4D7791BC" w14:textId="24E9E800" w:rsidR="008F4B8C" w:rsidRDefault="001B5688" w:rsidP="008F4B8C">
      <w:pPr>
        <w:rPr>
          <w:lang w:eastAsia="x-none"/>
        </w:rPr>
      </w:pPr>
      <w:hyperlink r:id="rId2322" w:history="1">
        <w:r w:rsidR="000B5C49">
          <w:rPr>
            <w:rStyle w:val="Hyperlink"/>
            <w:lang w:eastAsia="x-none"/>
          </w:rPr>
          <w:t>R1-2203911</w:t>
        </w:r>
      </w:hyperlink>
      <w:r w:rsidR="008F4B8C">
        <w:rPr>
          <w:lang w:eastAsia="x-none"/>
        </w:rPr>
        <w:tab/>
        <w:t>Discussion on Potential Solutions for SL Positioning</w:t>
      </w:r>
      <w:r w:rsidR="008F4B8C">
        <w:rPr>
          <w:lang w:eastAsia="x-none"/>
        </w:rPr>
        <w:tab/>
        <w:t>Samsung</w:t>
      </w:r>
    </w:p>
    <w:p w14:paraId="7F1EAC64" w14:textId="015A1D0B" w:rsidR="008F4B8C" w:rsidRDefault="001B5688" w:rsidP="008F4B8C">
      <w:pPr>
        <w:rPr>
          <w:lang w:eastAsia="x-none"/>
        </w:rPr>
      </w:pPr>
      <w:hyperlink r:id="rId2323" w:history="1">
        <w:r w:rsidR="000B5C49">
          <w:rPr>
            <w:rStyle w:val="Hyperlink"/>
            <w:lang w:eastAsia="x-none"/>
          </w:rPr>
          <w:t>R1-2203943</w:t>
        </w:r>
      </w:hyperlink>
      <w:r w:rsidR="008F4B8C">
        <w:rPr>
          <w:lang w:eastAsia="x-none"/>
        </w:rPr>
        <w:tab/>
        <w:t>Discussion on Potential Solutions for SL Positioning</w:t>
      </w:r>
      <w:r w:rsidR="008F4B8C">
        <w:rPr>
          <w:lang w:eastAsia="x-none"/>
        </w:rPr>
        <w:tab/>
        <w:t>NEC</w:t>
      </w:r>
    </w:p>
    <w:p w14:paraId="56C86306" w14:textId="67E4A8B5" w:rsidR="008F4B8C" w:rsidRDefault="001B5688" w:rsidP="008F4B8C">
      <w:pPr>
        <w:rPr>
          <w:lang w:eastAsia="x-none"/>
        </w:rPr>
      </w:pPr>
      <w:hyperlink r:id="rId2324" w:history="1">
        <w:r w:rsidR="000B5C49">
          <w:rPr>
            <w:rStyle w:val="Hyperlink"/>
            <w:lang w:eastAsia="x-none"/>
          </w:rPr>
          <w:t>R1-2203980</w:t>
        </w:r>
      </w:hyperlink>
      <w:r w:rsidR="008F4B8C">
        <w:rPr>
          <w:lang w:eastAsia="x-none"/>
        </w:rPr>
        <w:tab/>
        <w:t>Discussion on potential solutions for SL positioning</w:t>
      </w:r>
      <w:r w:rsidR="008F4B8C">
        <w:rPr>
          <w:lang w:eastAsia="x-none"/>
        </w:rPr>
        <w:tab/>
        <w:t>OPPO</w:t>
      </w:r>
    </w:p>
    <w:p w14:paraId="608BD031" w14:textId="75A74088" w:rsidR="008F4B8C" w:rsidRDefault="001B5688" w:rsidP="008F4B8C">
      <w:pPr>
        <w:rPr>
          <w:lang w:eastAsia="x-none"/>
        </w:rPr>
      </w:pPr>
      <w:hyperlink r:id="rId2325" w:history="1">
        <w:r w:rsidR="000B5C49">
          <w:rPr>
            <w:rStyle w:val="Hyperlink"/>
            <w:lang w:eastAsia="x-none"/>
          </w:rPr>
          <w:t>R1-2204092</w:t>
        </w:r>
      </w:hyperlink>
      <w:r w:rsidR="008F4B8C">
        <w:rPr>
          <w:lang w:eastAsia="x-none"/>
        </w:rPr>
        <w:tab/>
        <w:t>carrier phase measurement method for sidelink positioning</w:t>
      </w:r>
      <w:r w:rsidR="008F4B8C">
        <w:rPr>
          <w:lang w:eastAsia="x-none"/>
        </w:rPr>
        <w:tab/>
        <w:t>Locaila</w:t>
      </w:r>
    </w:p>
    <w:p w14:paraId="6EBEE108" w14:textId="62903F41" w:rsidR="008F4B8C" w:rsidRDefault="001B5688" w:rsidP="008F4B8C">
      <w:pPr>
        <w:rPr>
          <w:lang w:eastAsia="x-none"/>
        </w:rPr>
      </w:pPr>
      <w:hyperlink r:id="rId2326" w:history="1">
        <w:r w:rsidR="000B5C49">
          <w:rPr>
            <w:rStyle w:val="Hyperlink"/>
            <w:lang w:eastAsia="x-none"/>
          </w:rPr>
          <w:t>R1-2204132</w:t>
        </w:r>
      </w:hyperlink>
      <w:r w:rsidR="008F4B8C">
        <w:rPr>
          <w:lang w:eastAsia="x-none"/>
        </w:rPr>
        <w:tab/>
        <w:t>Potential solutions for SL positioning</w:t>
      </w:r>
      <w:r w:rsidR="008F4B8C">
        <w:rPr>
          <w:lang w:eastAsia="x-none"/>
        </w:rPr>
        <w:tab/>
        <w:t>InterDigital, Inc.</w:t>
      </w:r>
    </w:p>
    <w:p w14:paraId="2BCBEC10" w14:textId="186762D2" w:rsidR="008F4B8C" w:rsidRDefault="001B5688" w:rsidP="008F4B8C">
      <w:pPr>
        <w:rPr>
          <w:lang w:eastAsia="x-none"/>
        </w:rPr>
      </w:pPr>
      <w:hyperlink r:id="rId2327" w:history="1">
        <w:r w:rsidR="000B5C49">
          <w:rPr>
            <w:rStyle w:val="Hyperlink"/>
            <w:lang w:eastAsia="x-none"/>
          </w:rPr>
          <w:t>R1-2204253</w:t>
        </w:r>
      </w:hyperlink>
      <w:r w:rsidR="008F4B8C">
        <w:rPr>
          <w:lang w:eastAsia="x-none"/>
        </w:rPr>
        <w:tab/>
        <w:t>Discussions on Potential solutions for SL positioning</w:t>
      </w:r>
      <w:r w:rsidR="008F4B8C">
        <w:rPr>
          <w:lang w:eastAsia="x-none"/>
        </w:rPr>
        <w:tab/>
        <w:t>Apple</w:t>
      </w:r>
    </w:p>
    <w:p w14:paraId="492BFAE7" w14:textId="3E7750D2" w:rsidR="008F4B8C" w:rsidRDefault="001B5688" w:rsidP="008F4B8C">
      <w:pPr>
        <w:rPr>
          <w:lang w:eastAsia="x-none"/>
        </w:rPr>
      </w:pPr>
      <w:hyperlink r:id="rId2328" w:history="1">
        <w:r w:rsidR="000B5C49">
          <w:rPr>
            <w:rStyle w:val="Hyperlink"/>
            <w:lang w:eastAsia="x-none"/>
          </w:rPr>
          <w:t>R1-2204310</w:t>
        </w:r>
      </w:hyperlink>
      <w:r w:rsidR="008F4B8C">
        <w:rPr>
          <w:lang w:eastAsia="x-none"/>
        </w:rPr>
        <w:tab/>
        <w:t>Discussion on potential solutions for SL positioning</w:t>
      </w:r>
      <w:r w:rsidR="008F4B8C">
        <w:rPr>
          <w:lang w:eastAsia="x-none"/>
        </w:rPr>
        <w:tab/>
        <w:t>CMCC</w:t>
      </w:r>
    </w:p>
    <w:p w14:paraId="3D94897F" w14:textId="5DDC1A73" w:rsidR="008F4B8C" w:rsidRDefault="001B5688" w:rsidP="008F4B8C">
      <w:pPr>
        <w:rPr>
          <w:lang w:eastAsia="x-none"/>
        </w:rPr>
      </w:pPr>
      <w:hyperlink r:id="rId2329" w:history="1">
        <w:r w:rsidR="000B5C49">
          <w:rPr>
            <w:rStyle w:val="Hyperlink"/>
            <w:lang w:eastAsia="x-none"/>
          </w:rPr>
          <w:t>R1-2204559</w:t>
        </w:r>
      </w:hyperlink>
      <w:r w:rsidR="008F4B8C">
        <w:rPr>
          <w:lang w:eastAsia="x-none"/>
        </w:rPr>
        <w:tab/>
        <w:t>On Potential SL Positioning Solutions</w:t>
      </w:r>
      <w:r w:rsidR="008F4B8C">
        <w:rPr>
          <w:lang w:eastAsia="x-none"/>
        </w:rPr>
        <w:tab/>
        <w:t>Lenovo</w:t>
      </w:r>
    </w:p>
    <w:p w14:paraId="066BB54A" w14:textId="33299F7E" w:rsidR="008F4B8C" w:rsidRDefault="001B5688" w:rsidP="008F4B8C">
      <w:pPr>
        <w:rPr>
          <w:lang w:eastAsia="x-none"/>
        </w:rPr>
      </w:pPr>
      <w:hyperlink r:id="rId2330" w:history="1">
        <w:r w:rsidR="000B5C49">
          <w:rPr>
            <w:rStyle w:val="Hyperlink"/>
            <w:lang w:eastAsia="x-none"/>
          </w:rPr>
          <w:t>R1-2204667</w:t>
        </w:r>
      </w:hyperlink>
      <w:r w:rsidR="008F4B8C">
        <w:rPr>
          <w:lang w:eastAsia="x-none"/>
        </w:rPr>
        <w:tab/>
        <w:t>Views on potential solutions for SL positioning</w:t>
      </w:r>
      <w:r w:rsidR="008F4B8C">
        <w:rPr>
          <w:lang w:eastAsia="x-none"/>
        </w:rPr>
        <w:tab/>
        <w:t>Sharp</w:t>
      </w:r>
    </w:p>
    <w:p w14:paraId="6D169DCA" w14:textId="16579B22" w:rsidR="008F4B8C" w:rsidRDefault="001B5688" w:rsidP="008F4B8C">
      <w:pPr>
        <w:rPr>
          <w:lang w:eastAsia="x-none"/>
        </w:rPr>
      </w:pPr>
      <w:hyperlink r:id="rId2331" w:history="1">
        <w:r w:rsidR="000B5C49">
          <w:rPr>
            <w:rStyle w:val="Hyperlink"/>
            <w:lang w:eastAsia="x-none"/>
          </w:rPr>
          <w:t>R1-2204755</w:t>
        </w:r>
      </w:hyperlink>
      <w:r w:rsidR="008F4B8C">
        <w:rPr>
          <w:lang w:eastAsia="x-none"/>
        </w:rPr>
        <w:tab/>
        <w:t>Discussion on potential solutions for sidelink based positioning</w:t>
      </w:r>
      <w:r w:rsidR="008F4B8C">
        <w:rPr>
          <w:lang w:eastAsia="x-none"/>
        </w:rPr>
        <w:tab/>
        <w:t>CEWiT</w:t>
      </w:r>
    </w:p>
    <w:p w14:paraId="17B03A48" w14:textId="573B5AFE" w:rsidR="008F4B8C" w:rsidRDefault="001B5688" w:rsidP="008F4B8C">
      <w:pPr>
        <w:rPr>
          <w:lang w:eastAsia="x-none"/>
        </w:rPr>
      </w:pPr>
      <w:hyperlink r:id="rId2332" w:history="1">
        <w:r w:rsidR="000B5C49">
          <w:rPr>
            <w:rStyle w:val="Hyperlink"/>
            <w:lang w:eastAsia="x-none"/>
          </w:rPr>
          <w:t>R1-2204835</w:t>
        </w:r>
      </w:hyperlink>
      <w:r w:rsidR="008F4B8C">
        <w:rPr>
          <w:lang w:eastAsia="x-none"/>
        </w:rPr>
        <w:tab/>
        <w:t>Potential solutions for SL positioning</w:t>
      </w:r>
      <w:r w:rsidR="008F4B8C">
        <w:rPr>
          <w:lang w:eastAsia="x-none"/>
        </w:rPr>
        <w:tab/>
        <w:t>Fraunhofer IIS, Fraunhofer HHI</w:t>
      </w:r>
    </w:p>
    <w:p w14:paraId="5EB8A536" w14:textId="1B5230AE" w:rsidR="008F4B8C" w:rsidRDefault="001B5688" w:rsidP="008F4B8C">
      <w:pPr>
        <w:rPr>
          <w:lang w:eastAsia="x-none"/>
        </w:rPr>
      </w:pPr>
      <w:hyperlink r:id="rId2333" w:history="1">
        <w:r w:rsidR="000B5C49">
          <w:rPr>
            <w:rStyle w:val="Hyperlink"/>
            <w:lang w:eastAsia="x-none"/>
          </w:rPr>
          <w:t>R1-2204869</w:t>
        </w:r>
      </w:hyperlink>
      <w:r w:rsidR="008F4B8C">
        <w:rPr>
          <w:lang w:eastAsia="x-none"/>
        </w:rPr>
        <w:tab/>
        <w:t>Views on potential solutions for SL positioning</w:t>
      </w:r>
      <w:r w:rsidR="008F4B8C">
        <w:rPr>
          <w:lang w:eastAsia="x-none"/>
        </w:rPr>
        <w:tab/>
        <w:t>ROBERT BOSCH GmbH</w:t>
      </w:r>
    </w:p>
    <w:p w14:paraId="6CA6E646" w14:textId="53F6C606" w:rsidR="008F4B8C" w:rsidRDefault="001B5688" w:rsidP="008F4B8C">
      <w:pPr>
        <w:rPr>
          <w:lang w:eastAsia="x-none"/>
        </w:rPr>
      </w:pPr>
      <w:hyperlink r:id="rId2334" w:history="1">
        <w:r w:rsidR="000B5C49">
          <w:rPr>
            <w:rStyle w:val="Hyperlink"/>
            <w:lang w:eastAsia="x-none"/>
          </w:rPr>
          <w:t>R1-2204940</w:t>
        </w:r>
      </w:hyperlink>
      <w:r w:rsidR="008F4B8C">
        <w:rPr>
          <w:lang w:eastAsia="x-none"/>
        </w:rPr>
        <w:tab/>
        <w:t>Views on potential solutions for SL positioning</w:t>
      </w:r>
      <w:r w:rsidR="008F4B8C">
        <w:rPr>
          <w:lang w:eastAsia="x-none"/>
        </w:rPr>
        <w:tab/>
        <w:t>Intel Corporation</w:t>
      </w:r>
    </w:p>
    <w:p w14:paraId="59DD0D94" w14:textId="7117A66A" w:rsidR="008F4B8C" w:rsidRDefault="001B5688" w:rsidP="008F4B8C">
      <w:pPr>
        <w:rPr>
          <w:lang w:eastAsia="x-none"/>
        </w:rPr>
      </w:pPr>
      <w:hyperlink r:id="rId2335" w:history="1">
        <w:r w:rsidR="000B5C49">
          <w:rPr>
            <w:rStyle w:val="Hyperlink"/>
            <w:lang w:eastAsia="x-none"/>
          </w:rPr>
          <w:t>R1-2205151</w:t>
        </w:r>
      </w:hyperlink>
      <w:r w:rsidR="00ED6D9B" w:rsidRPr="00ED6D9B">
        <w:rPr>
          <w:lang w:eastAsia="x-none"/>
        </w:rPr>
        <w:tab/>
        <w:t>Potential solutions for SL positioning</w:t>
      </w:r>
      <w:r w:rsidR="00ED6D9B" w:rsidRPr="00ED6D9B">
        <w:rPr>
          <w:lang w:eastAsia="x-none"/>
        </w:rPr>
        <w:tab/>
        <w:t>Ericsson</w:t>
      </w:r>
      <w:r w:rsidR="00ED6D9B">
        <w:rPr>
          <w:lang w:eastAsia="x-none"/>
        </w:rPr>
        <w:tab/>
        <w:t xml:space="preserve">(rev of </w:t>
      </w:r>
      <w:hyperlink r:id="rId2336" w:history="1">
        <w:r w:rsidR="000B5C49">
          <w:rPr>
            <w:rStyle w:val="Hyperlink"/>
            <w:lang w:eastAsia="x-none"/>
          </w:rPr>
          <w:t>R1-2204950</w:t>
        </w:r>
      </w:hyperlink>
      <w:r w:rsidR="00ED6D9B">
        <w:rPr>
          <w:lang w:eastAsia="x-none"/>
        </w:rPr>
        <w:t>)</w:t>
      </w:r>
    </w:p>
    <w:p w14:paraId="105ED43D" w14:textId="0E3F89F1" w:rsidR="008F4B8C" w:rsidRDefault="001B5688" w:rsidP="008F4B8C">
      <w:pPr>
        <w:rPr>
          <w:lang w:eastAsia="x-none"/>
        </w:rPr>
      </w:pPr>
      <w:hyperlink r:id="rId2337" w:history="1">
        <w:r w:rsidR="000B5C49">
          <w:rPr>
            <w:rStyle w:val="Hyperlink"/>
            <w:lang w:eastAsia="x-none"/>
          </w:rPr>
          <w:t>R1-2205038</w:t>
        </w:r>
      </w:hyperlink>
      <w:r w:rsidR="008F4B8C">
        <w:rPr>
          <w:lang w:eastAsia="x-none"/>
        </w:rPr>
        <w:tab/>
        <w:t>Potential Solutions for Sidelink Positioning</w:t>
      </w:r>
      <w:r w:rsidR="008F4B8C">
        <w:rPr>
          <w:lang w:eastAsia="x-none"/>
        </w:rPr>
        <w:tab/>
        <w:t>Qualcomm Incorporated</w:t>
      </w:r>
    </w:p>
    <w:p w14:paraId="129A9CAA" w14:textId="5078EB24" w:rsidR="00ED6D9B" w:rsidRDefault="00ED6D9B" w:rsidP="008F4B8C">
      <w:pPr>
        <w:rPr>
          <w:lang w:eastAsia="x-none"/>
        </w:rPr>
      </w:pPr>
    </w:p>
    <w:p w14:paraId="59FB3379" w14:textId="77777777" w:rsidR="00ED6D9B" w:rsidRPr="0015752A" w:rsidRDefault="00ED6D9B" w:rsidP="00ED6D9B">
      <w:pPr>
        <w:rPr>
          <w:lang w:val="fr-FR" w:eastAsia="x-none"/>
        </w:rPr>
      </w:pPr>
      <w:r w:rsidRPr="0015752A">
        <w:rPr>
          <w:lang w:val="fr-FR" w:eastAsia="x-none"/>
        </w:rPr>
        <w:t>[109-e-R18-Pos-04] – Alex (Qualcomm)</w:t>
      </w:r>
    </w:p>
    <w:p w14:paraId="080DDDF3" w14:textId="7D2044C5" w:rsidR="00ED6D9B" w:rsidRPr="0015752A" w:rsidRDefault="00ED6D9B" w:rsidP="00ED6D9B">
      <w:pPr>
        <w:rPr>
          <w:lang w:eastAsia="x-none"/>
        </w:rPr>
      </w:pPr>
      <w:r w:rsidRPr="0015752A">
        <w:rPr>
          <w:lang w:eastAsia="x-none"/>
        </w:rPr>
        <w:t>Email discussion on potential solutions for SL positioning by May 20</w:t>
      </w:r>
    </w:p>
    <w:p w14:paraId="17087810" w14:textId="77777777" w:rsidR="00ED6D9B" w:rsidRPr="0015752A" w:rsidRDefault="00ED6D9B" w:rsidP="007A297D">
      <w:pPr>
        <w:numPr>
          <w:ilvl w:val="0"/>
          <w:numId w:val="66"/>
        </w:numPr>
        <w:rPr>
          <w:lang w:eastAsia="x-none"/>
        </w:rPr>
      </w:pPr>
      <w:r w:rsidRPr="0015752A">
        <w:rPr>
          <w:lang w:eastAsia="x-none"/>
        </w:rPr>
        <w:t>Check points: May 16, May 20</w:t>
      </w:r>
    </w:p>
    <w:p w14:paraId="18237DEE" w14:textId="77C57287" w:rsidR="0015752A" w:rsidRDefault="0015752A" w:rsidP="0015752A">
      <w:pPr>
        <w:rPr>
          <w:iCs/>
        </w:rPr>
      </w:pPr>
      <w:r w:rsidRPr="00AA1713">
        <w:rPr>
          <w:b/>
          <w:bCs/>
          <w:iCs/>
        </w:rPr>
        <w:t>Decision:</w:t>
      </w:r>
      <w:r w:rsidRPr="00AA1713">
        <w:rPr>
          <w:iCs/>
        </w:rPr>
        <w:t xml:space="preserve"> As per email decision posted on May 1</w:t>
      </w:r>
      <w:r w:rsidR="00A47B73">
        <w:rPr>
          <w:iCs/>
        </w:rPr>
        <w:t>6</w:t>
      </w:r>
      <w:r w:rsidRPr="00AA1713">
        <w:rPr>
          <w:iCs/>
          <w:vertAlign w:val="superscript"/>
        </w:rPr>
        <w:t>th</w:t>
      </w:r>
      <w:r w:rsidRPr="00AA1713">
        <w:rPr>
          <w:iCs/>
        </w:rPr>
        <w:t>,</w:t>
      </w:r>
    </w:p>
    <w:p w14:paraId="445A42E9" w14:textId="77777777" w:rsidR="0006778B" w:rsidRPr="00A47B73" w:rsidRDefault="0006778B" w:rsidP="0006778B">
      <w:pPr>
        <w:rPr>
          <w:bCs/>
          <w:lang w:eastAsia="x-none"/>
        </w:rPr>
      </w:pPr>
      <w:r w:rsidRPr="00A47B73">
        <w:rPr>
          <w:bCs/>
          <w:highlight w:val="green"/>
          <w:lang w:eastAsia="x-none"/>
        </w:rPr>
        <w:t>Agreement</w:t>
      </w:r>
    </w:p>
    <w:p w14:paraId="55C5CDB1" w14:textId="77777777" w:rsidR="0006778B" w:rsidRDefault="0006778B" w:rsidP="0006778B">
      <w:pPr>
        <w:rPr>
          <w:lang w:eastAsia="x-none"/>
        </w:rPr>
      </w:pPr>
      <w:r>
        <w:rPr>
          <w:lang w:eastAsia="x-none"/>
        </w:rPr>
        <w:t>Study power control mechanisms for SL-PRS transmission, including whether it is necessary.</w:t>
      </w:r>
    </w:p>
    <w:p w14:paraId="2070F278" w14:textId="77777777" w:rsidR="0006778B" w:rsidRDefault="0006778B" w:rsidP="0006778B">
      <w:pPr>
        <w:rPr>
          <w:lang w:eastAsia="x-none"/>
        </w:rPr>
      </w:pPr>
    </w:p>
    <w:p w14:paraId="2812A00A" w14:textId="59ACE849" w:rsidR="0006778B" w:rsidRPr="00A47B73" w:rsidRDefault="001B5688" w:rsidP="0006778B">
      <w:pPr>
        <w:rPr>
          <w:b/>
          <w:lang w:eastAsia="x-none"/>
        </w:rPr>
      </w:pPr>
      <w:hyperlink r:id="rId2338" w:history="1">
        <w:r w:rsidR="000B5C49">
          <w:rPr>
            <w:rStyle w:val="Hyperlink"/>
            <w:b/>
            <w:lang w:eastAsia="x-none"/>
          </w:rPr>
          <w:t>R1-2205202</w:t>
        </w:r>
      </w:hyperlink>
      <w:r w:rsidR="0006778B" w:rsidRPr="00A47B73">
        <w:rPr>
          <w:b/>
          <w:lang w:eastAsia="x-none"/>
        </w:rPr>
        <w:tab/>
        <w:t>Moderator Summary #1 for [109-e-R18-Pos-04] Email discussion on potential solutions for SL positioning</w:t>
      </w:r>
      <w:r w:rsidR="0006778B" w:rsidRPr="00A47B73">
        <w:rPr>
          <w:b/>
          <w:lang w:eastAsia="x-none"/>
        </w:rPr>
        <w:tab/>
        <w:t>Moderator (Qualcomm)</w:t>
      </w:r>
    </w:p>
    <w:p w14:paraId="6D926D2E" w14:textId="75A6059D" w:rsidR="0006778B" w:rsidRDefault="00A47B73" w:rsidP="0006778B">
      <w:pPr>
        <w:rPr>
          <w:lang w:eastAsia="x-none"/>
        </w:rPr>
      </w:pPr>
      <w:r>
        <w:rPr>
          <w:lang w:eastAsia="x-none"/>
        </w:rPr>
        <w:t>From May 17</w:t>
      </w:r>
      <w:r w:rsidRPr="00A47B73">
        <w:rPr>
          <w:vertAlign w:val="superscript"/>
          <w:lang w:eastAsia="x-none"/>
        </w:rPr>
        <w:t>th</w:t>
      </w:r>
      <w:r>
        <w:rPr>
          <w:lang w:eastAsia="x-none"/>
        </w:rPr>
        <w:t xml:space="preserve"> GTW session</w:t>
      </w:r>
    </w:p>
    <w:p w14:paraId="25737DD7" w14:textId="77777777" w:rsidR="0006778B" w:rsidRPr="004C24EC" w:rsidRDefault="0006778B" w:rsidP="0006778B">
      <w:pPr>
        <w:tabs>
          <w:tab w:val="left" w:pos="1276"/>
        </w:tabs>
        <w:rPr>
          <w:szCs w:val="20"/>
        </w:rPr>
      </w:pPr>
      <w:r w:rsidRPr="0031754D">
        <w:rPr>
          <w:szCs w:val="20"/>
          <w:highlight w:val="green"/>
        </w:rPr>
        <w:t>Agreement</w:t>
      </w:r>
    </w:p>
    <w:p w14:paraId="5AAF6BF5" w14:textId="77777777" w:rsidR="0006778B" w:rsidRPr="004C24EC" w:rsidRDefault="0006778B" w:rsidP="0006778B">
      <w:pPr>
        <w:rPr>
          <w:lang w:eastAsia="x-none"/>
        </w:rPr>
      </w:pPr>
      <w:r w:rsidRPr="004C24EC">
        <w:rPr>
          <w:lang w:eastAsia="x-none"/>
        </w:rPr>
        <w:t>With regards to the Positioning methods supported using SL measurements study further the following methods:</w:t>
      </w:r>
    </w:p>
    <w:p w14:paraId="16CD8174" w14:textId="77777777" w:rsidR="0006778B" w:rsidRPr="004C24EC" w:rsidRDefault="0006778B" w:rsidP="00CF6E6D">
      <w:pPr>
        <w:numPr>
          <w:ilvl w:val="0"/>
          <w:numId w:val="295"/>
        </w:numPr>
        <w:rPr>
          <w:lang w:eastAsia="x-none"/>
        </w:rPr>
      </w:pPr>
      <w:r>
        <w:rPr>
          <w:lang w:eastAsia="x-none"/>
        </w:rPr>
        <w:t>RTT-type solutions using SL</w:t>
      </w:r>
    </w:p>
    <w:p w14:paraId="64EC04BF" w14:textId="77777777" w:rsidR="0006778B" w:rsidRPr="004C24EC" w:rsidRDefault="0006778B" w:rsidP="00CF6E6D">
      <w:pPr>
        <w:numPr>
          <w:ilvl w:val="1"/>
          <w:numId w:val="295"/>
        </w:numPr>
        <w:rPr>
          <w:lang w:eastAsia="x-none"/>
        </w:rPr>
      </w:pPr>
      <w:r w:rsidRPr="004C24EC">
        <w:rPr>
          <w:lang w:eastAsia="x-none"/>
        </w:rPr>
        <w:t>Study both single-sided (also known as one-way) and double-sided (also known as two-way) RTT</w:t>
      </w:r>
    </w:p>
    <w:p w14:paraId="4D7F09C6" w14:textId="77777777" w:rsidR="0006778B" w:rsidRPr="004C24EC" w:rsidRDefault="0006778B" w:rsidP="00CF6E6D">
      <w:pPr>
        <w:numPr>
          <w:ilvl w:val="0"/>
          <w:numId w:val="295"/>
        </w:numPr>
        <w:rPr>
          <w:lang w:eastAsia="x-none"/>
        </w:rPr>
      </w:pPr>
      <w:r w:rsidRPr="004C24EC">
        <w:rPr>
          <w:lang w:eastAsia="x-none"/>
        </w:rPr>
        <w:t>SL-AoA</w:t>
      </w:r>
    </w:p>
    <w:p w14:paraId="1DA6CA79" w14:textId="77777777" w:rsidR="0006778B" w:rsidRPr="004C24EC" w:rsidRDefault="0006778B" w:rsidP="00CF6E6D">
      <w:pPr>
        <w:numPr>
          <w:ilvl w:val="1"/>
          <w:numId w:val="295"/>
        </w:numPr>
        <w:rPr>
          <w:lang w:eastAsia="x-none"/>
        </w:rPr>
      </w:pPr>
      <w:r w:rsidRPr="004C24EC">
        <w:rPr>
          <w:lang w:eastAsia="x-none"/>
        </w:rPr>
        <w:t>Include both Azimuth of arrival (AoA) and zenith of arrival (ZoA) in the study</w:t>
      </w:r>
    </w:p>
    <w:p w14:paraId="22B239C2" w14:textId="77777777" w:rsidR="0006778B" w:rsidRPr="004C24EC" w:rsidRDefault="0006778B" w:rsidP="00CF6E6D">
      <w:pPr>
        <w:numPr>
          <w:ilvl w:val="0"/>
          <w:numId w:val="295"/>
        </w:numPr>
        <w:rPr>
          <w:lang w:eastAsia="x-none"/>
        </w:rPr>
      </w:pPr>
      <w:r w:rsidRPr="004C24EC">
        <w:rPr>
          <w:lang w:eastAsia="x-none"/>
        </w:rPr>
        <w:t>SL-TDOA</w:t>
      </w:r>
    </w:p>
    <w:p w14:paraId="2A5E8AFD" w14:textId="77777777" w:rsidR="0006778B" w:rsidRPr="004C24EC" w:rsidRDefault="0006778B" w:rsidP="00CF6E6D">
      <w:pPr>
        <w:numPr>
          <w:ilvl w:val="0"/>
          <w:numId w:val="295"/>
        </w:numPr>
        <w:rPr>
          <w:lang w:eastAsia="x-none"/>
        </w:rPr>
      </w:pPr>
      <w:r w:rsidRPr="004C24EC">
        <w:rPr>
          <w:lang w:eastAsia="x-none"/>
        </w:rPr>
        <w:t>SL-AoD</w:t>
      </w:r>
    </w:p>
    <w:p w14:paraId="0806D8A4" w14:textId="77777777" w:rsidR="0006778B" w:rsidRPr="004C24EC" w:rsidRDefault="0006778B" w:rsidP="00CF6E6D">
      <w:pPr>
        <w:numPr>
          <w:ilvl w:val="1"/>
          <w:numId w:val="295"/>
        </w:numPr>
        <w:rPr>
          <w:lang w:eastAsia="x-none"/>
        </w:rPr>
      </w:pPr>
      <w:r w:rsidRPr="004C24EC">
        <w:rPr>
          <w:lang w:eastAsia="x-none"/>
        </w:rPr>
        <w:t>Corresponds to a method where RSRP and/or RS</w:t>
      </w:r>
      <w:r>
        <w:rPr>
          <w:lang w:eastAsia="x-none"/>
        </w:rPr>
        <w:t>R</w:t>
      </w:r>
      <w:r w:rsidRPr="004C24EC">
        <w:rPr>
          <w:lang w:eastAsia="x-none"/>
        </w:rPr>
        <w:t xml:space="preserve">PP measurements similar to the DL-AoD method in Uu. </w:t>
      </w:r>
    </w:p>
    <w:p w14:paraId="09B1BF0F" w14:textId="77777777" w:rsidR="0006778B" w:rsidRPr="004C24EC" w:rsidRDefault="0006778B" w:rsidP="00CF6E6D">
      <w:pPr>
        <w:numPr>
          <w:ilvl w:val="1"/>
          <w:numId w:val="295"/>
        </w:numPr>
        <w:rPr>
          <w:lang w:eastAsia="x-none"/>
        </w:rPr>
      </w:pPr>
      <w:r w:rsidRPr="004C24EC">
        <w:rPr>
          <w:lang w:eastAsia="x-none"/>
        </w:rPr>
        <w:t>Include both Azimuth of departure (AoD) and zenith of departure (ZoD) in the study</w:t>
      </w:r>
    </w:p>
    <w:p w14:paraId="02FB4DC3" w14:textId="77777777" w:rsidR="0006778B" w:rsidRPr="004C24EC" w:rsidRDefault="0006778B" w:rsidP="00CF6E6D">
      <w:pPr>
        <w:numPr>
          <w:ilvl w:val="0"/>
          <w:numId w:val="295"/>
        </w:numPr>
        <w:rPr>
          <w:lang w:eastAsia="x-none"/>
        </w:rPr>
      </w:pPr>
      <w:r w:rsidRPr="004C24EC">
        <w:rPr>
          <w:lang w:eastAsia="x-none"/>
        </w:rPr>
        <w:t>Consider in the study at least the following aspects:</w:t>
      </w:r>
    </w:p>
    <w:p w14:paraId="7DE2E4DD" w14:textId="77777777" w:rsidR="0006778B" w:rsidRPr="004C24EC" w:rsidRDefault="0006778B" w:rsidP="00CF6E6D">
      <w:pPr>
        <w:numPr>
          <w:ilvl w:val="1"/>
          <w:numId w:val="295"/>
        </w:numPr>
        <w:rPr>
          <w:lang w:eastAsia="x-none"/>
        </w:rPr>
      </w:pPr>
      <w:r w:rsidRPr="004C24EC">
        <w:rPr>
          <w:lang w:eastAsia="x-none"/>
        </w:rPr>
        <w:t>Definition(s) of the corresponding SL measurements for each method</w:t>
      </w:r>
    </w:p>
    <w:p w14:paraId="0472E6E1" w14:textId="77777777" w:rsidR="0006778B" w:rsidRPr="004C24EC" w:rsidRDefault="0006778B" w:rsidP="00CF6E6D">
      <w:pPr>
        <w:numPr>
          <w:ilvl w:val="1"/>
          <w:numId w:val="295"/>
        </w:numPr>
        <w:rPr>
          <w:lang w:eastAsia="x-none"/>
        </w:rPr>
      </w:pPr>
      <w:r w:rsidRPr="004C24EC">
        <w:rPr>
          <w:lang w:eastAsia="x-none"/>
        </w:rPr>
        <w:t xml:space="preserve">Which method is applicable to absolute or relative positioning or ranging, including whether such categorization is needed to be discussed. </w:t>
      </w:r>
    </w:p>
    <w:p w14:paraId="47100235" w14:textId="77777777" w:rsidR="0006778B" w:rsidRPr="004C24EC" w:rsidRDefault="0006778B" w:rsidP="00CF6E6D">
      <w:pPr>
        <w:numPr>
          <w:ilvl w:val="1"/>
          <w:numId w:val="295"/>
        </w:numPr>
        <w:rPr>
          <w:lang w:eastAsia="x-none"/>
        </w:rPr>
      </w:pPr>
      <w:r w:rsidRPr="004C24EC">
        <w:rPr>
          <w:lang w:eastAsia="x-none"/>
        </w:rPr>
        <w:t>For angle-based methods, antenna configuration consideration(s) using practical UE capabilities</w:t>
      </w:r>
    </w:p>
    <w:p w14:paraId="4C317522" w14:textId="77777777" w:rsidR="0006778B" w:rsidRPr="004C24EC" w:rsidRDefault="0006778B" w:rsidP="00CF6E6D">
      <w:pPr>
        <w:numPr>
          <w:ilvl w:val="1"/>
          <w:numId w:val="295"/>
        </w:numPr>
        <w:rPr>
          <w:lang w:eastAsia="x-none"/>
        </w:rPr>
      </w:pPr>
      <w:r w:rsidRPr="004C24EC">
        <w:rPr>
          <w:lang w:eastAsia="x-none"/>
        </w:rPr>
        <w:t xml:space="preserve">Per-panel location, if UE uses multiple panels. </w:t>
      </w:r>
    </w:p>
    <w:p w14:paraId="206776F0" w14:textId="77777777" w:rsidR="0006778B" w:rsidRPr="004C24EC" w:rsidRDefault="0006778B" w:rsidP="00CF6E6D">
      <w:pPr>
        <w:numPr>
          <w:ilvl w:val="1"/>
          <w:numId w:val="295"/>
        </w:numPr>
        <w:rPr>
          <w:lang w:eastAsia="x-none"/>
        </w:rPr>
      </w:pPr>
      <w:r w:rsidRPr="004C24EC">
        <w:rPr>
          <w:lang w:eastAsia="x-none"/>
        </w:rPr>
        <w:t>UE’s mobility, especially for V2X scenarios</w:t>
      </w:r>
    </w:p>
    <w:p w14:paraId="3C4AAA02" w14:textId="77777777" w:rsidR="0006778B" w:rsidRPr="004C24EC" w:rsidRDefault="0006778B" w:rsidP="00CF6E6D">
      <w:pPr>
        <w:numPr>
          <w:ilvl w:val="1"/>
          <w:numId w:val="295"/>
        </w:numPr>
        <w:rPr>
          <w:lang w:eastAsia="x-none"/>
        </w:rPr>
      </w:pPr>
      <w:r w:rsidRPr="004C24EC">
        <w:rPr>
          <w:lang w:eastAsia="x-none"/>
        </w:rPr>
        <w:t>Impact of synchronization error(s) between UEs</w:t>
      </w:r>
    </w:p>
    <w:p w14:paraId="1768D9E2" w14:textId="77777777" w:rsidR="0006778B" w:rsidRPr="004C24EC" w:rsidRDefault="0006778B" w:rsidP="00CF6E6D">
      <w:pPr>
        <w:numPr>
          <w:ilvl w:val="1"/>
          <w:numId w:val="295"/>
        </w:numPr>
        <w:rPr>
          <w:lang w:eastAsia="x-none"/>
        </w:rPr>
      </w:pPr>
      <w:r>
        <w:rPr>
          <w:lang w:eastAsia="x-none"/>
        </w:rPr>
        <w:t>E</w:t>
      </w:r>
      <w:r w:rsidRPr="004C24EC">
        <w:rPr>
          <w:lang w:eastAsia="x-none"/>
        </w:rPr>
        <w:t>xisting SL measurements (e.g. RSSI, RSRP), and UE ID information etc, may be used.</w:t>
      </w:r>
    </w:p>
    <w:p w14:paraId="2C7B6DB2" w14:textId="32109363" w:rsidR="0006778B" w:rsidRDefault="0006778B" w:rsidP="00CF6E6D">
      <w:pPr>
        <w:numPr>
          <w:ilvl w:val="0"/>
          <w:numId w:val="295"/>
        </w:numPr>
        <w:rPr>
          <w:lang w:eastAsia="x-none"/>
        </w:rPr>
      </w:pPr>
      <w:r w:rsidRPr="004C24EC">
        <w:rPr>
          <w:lang w:eastAsia="x-none"/>
        </w:rPr>
        <w:t>Note: The above categorization does not necessarily mean that there will be separate SL positioning methods specified, or whether there will be a unified SL Positioning method.</w:t>
      </w:r>
    </w:p>
    <w:p w14:paraId="49DB41B4" w14:textId="77777777" w:rsidR="008339E5" w:rsidRDefault="008339E5" w:rsidP="00CF6E6D">
      <w:pPr>
        <w:pStyle w:val="ListParagraph"/>
        <w:numPr>
          <w:ilvl w:val="0"/>
          <w:numId w:val="295"/>
        </w:numPr>
        <w:overflowPunct/>
        <w:autoSpaceDE/>
        <w:autoSpaceDN/>
        <w:adjustRightInd/>
        <w:spacing w:after="0" w:line="252" w:lineRule="auto"/>
        <w:textAlignment w:val="auto"/>
        <w:rPr>
          <w:color w:val="FF0000"/>
          <w:lang w:val="en-US" w:eastAsia="ko-KR"/>
        </w:rPr>
      </w:pPr>
      <w:r>
        <w:rPr>
          <w:color w:val="FF0000"/>
          <w:lang w:val="en-US" w:eastAsia="ko-KR"/>
        </w:rPr>
        <w:t>Note: When the study of carrier phase positioning and the evaluations of sidelink positioning have progressed, it can be reviewed whether carrier phase for sidelink can be considered in further work. Checkpoint at RAN1#110-e-Bis to see if sufficient information is available for this review.</w:t>
      </w:r>
    </w:p>
    <w:p w14:paraId="40F31E39" w14:textId="3455A156" w:rsidR="008339E5" w:rsidRPr="008339E5" w:rsidRDefault="008339E5" w:rsidP="00CF6E6D">
      <w:pPr>
        <w:pStyle w:val="ListParagraph"/>
        <w:numPr>
          <w:ilvl w:val="0"/>
          <w:numId w:val="295"/>
        </w:numPr>
        <w:overflowPunct/>
        <w:autoSpaceDE/>
        <w:autoSpaceDN/>
        <w:adjustRightInd/>
        <w:spacing w:after="0" w:line="252" w:lineRule="auto"/>
        <w:contextualSpacing w:val="0"/>
        <w:textAlignment w:val="auto"/>
        <w:rPr>
          <w:rFonts w:ascii="Times" w:hAnsi="Times" w:cs="Times"/>
          <w:color w:val="FF0000"/>
          <w:lang w:val="en-US" w:eastAsia="ko-KR"/>
        </w:rPr>
      </w:pPr>
      <w:r>
        <w:rPr>
          <w:color w:val="FF0000"/>
          <w:lang w:val="en-US" w:eastAsia="ko-KR"/>
        </w:rPr>
        <w:t>Note: Companies are encouraged to describe the role of SL nodes and their interaction/coordination participating in each method.</w:t>
      </w:r>
    </w:p>
    <w:p w14:paraId="04B1129B" w14:textId="4690B302" w:rsidR="0015752A" w:rsidRDefault="0015752A" w:rsidP="008F4B8C">
      <w:pPr>
        <w:rPr>
          <w:lang w:eastAsia="x-none"/>
        </w:rPr>
      </w:pPr>
    </w:p>
    <w:p w14:paraId="383031D6" w14:textId="47E57632" w:rsidR="00A47B73" w:rsidRDefault="008339E5" w:rsidP="008F4B8C">
      <w:pPr>
        <w:rPr>
          <w:lang w:eastAsia="x-none"/>
        </w:rPr>
      </w:pPr>
      <w:r w:rsidRPr="008339E5">
        <w:rPr>
          <w:b/>
          <w:bCs/>
          <w:lang w:eastAsia="x-none"/>
        </w:rPr>
        <w:t>Decision:</w:t>
      </w:r>
      <w:r>
        <w:rPr>
          <w:lang w:eastAsia="x-none"/>
        </w:rPr>
        <w:t xml:space="preserve"> As per email decision posted on May 19</w:t>
      </w:r>
      <w:r w:rsidRPr="008339E5">
        <w:rPr>
          <w:vertAlign w:val="superscript"/>
          <w:lang w:eastAsia="x-none"/>
        </w:rPr>
        <w:t>th</w:t>
      </w:r>
      <w:r>
        <w:rPr>
          <w:lang w:eastAsia="x-none"/>
        </w:rPr>
        <w:t>,</w:t>
      </w:r>
    </w:p>
    <w:p w14:paraId="360E399F" w14:textId="7347CDCF" w:rsidR="008339E5" w:rsidRPr="008339E5" w:rsidRDefault="008339E5" w:rsidP="008339E5">
      <w:pPr>
        <w:rPr>
          <w:rFonts w:ascii="Times New Roman" w:hAnsi="Times New Roman"/>
          <w:szCs w:val="20"/>
          <w:lang w:val="en-US" w:eastAsia="zh-CN"/>
        </w:rPr>
      </w:pPr>
      <w:r w:rsidRPr="008339E5">
        <w:rPr>
          <w:szCs w:val="20"/>
          <w:highlight w:val="green"/>
          <w:lang w:val="en-US" w:eastAsia="zh-CN"/>
        </w:rPr>
        <w:t>Agreement</w:t>
      </w:r>
      <w:r w:rsidRPr="008339E5">
        <w:rPr>
          <w:szCs w:val="20"/>
          <w:lang w:val="en-US" w:eastAsia="zh-CN"/>
        </w:rPr>
        <w:t xml:space="preserve"> </w:t>
      </w:r>
      <w:r w:rsidRPr="008339E5">
        <w:rPr>
          <w:color w:val="FF0000"/>
          <w:szCs w:val="20"/>
          <w:lang w:val="en-US" w:eastAsia="zh-CN"/>
        </w:rPr>
        <w:t>(</w:t>
      </w:r>
      <w:r>
        <w:rPr>
          <w:color w:val="FF0000"/>
          <w:szCs w:val="20"/>
          <w:lang w:val="en-US" w:eastAsia="zh-CN"/>
        </w:rPr>
        <w:t xml:space="preserve">Above agreement is </w:t>
      </w:r>
      <w:r w:rsidRPr="008339E5">
        <w:rPr>
          <w:color w:val="FF0000"/>
          <w:szCs w:val="20"/>
          <w:lang w:val="en-US" w:eastAsia="zh-CN"/>
        </w:rPr>
        <w:t xml:space="preserve">revised from </w:t>
      </w:r>
      <w:r>
        <w:rPr>
          <w:color w:val="FF0000"/>
          <w:szCs w:val="20"/>
          <w:lang w:val="en-US" w:eastAsia="zh-CN"/>
        </w:rPr>
        <w:t>May 17</w:t>
      </w:r>
      <w:r w:rsidRPr="008339E5">
        <w:rPr>
          <w:color w:val="FF0000"/>
          <w:szCs w:val="20"/>
          <w:vertAlign w:val="superscript"/>
          <w:lang w:val="en-US" w:eastAsia="zh-CN"/>
        </w:rPr>
        <w:t>th</w:t>
      </w:r>
      <w:r>
        <w:rPr>
          <w:color w:val="FF0000"/>
          <w:szCs w:val="20"/>
          <w:lang w:val="en-US" w:eastAsia="zh-CN"/>
        </w:rPr>
        <w:t xml:space="preserve"> </w:t>
      </w:r>
      <w:r w:rsidRPr="008339E5">
        <w:rPr>
          <w:color w:val="FF0000"/>
          <w:szCs w:val="20"/>
          <w:lang w:val="en-US" w:eastAsia="zh-CN"/>
        </w:rPr>
        <w:t>GTW session</w:t>
      </w:r>
      <w:r>
        <w:rPr>
          <w:color w:val="FF0000"/>
          <w:szCs w:val="20"/>
          <w:lang w:val="en-US" w:eastAsia="zh-CN"/>
        </w:rPr>
        <w:t xml:space="preserve"> as shown in red</w:t>
      </w:r>
      <w:r w:rsidRPr="008339E5">
        <w:rPr>
          <w:color w:val="FF0000"/>
          <w:szCs w:val="20"/>
          <w:lang w:val="en-US" w:eastAsia="zh-CN"/>
        </w:rPr>
        <w:t>)</w:t>
      </w:r>
    </w:p>
    <w:p w14:paraId="787D50CD" w14:textId="77777777" w:rsidR="008339E5" w:rsidRPr="008339E5" w:rsidRDefault="008339E5" w:rsidP="008339E5">
      <w:pPr>
        <w:rPr>
          <w:rFonts w:ascii="Times New Roman" w:eastAsiaTheme="minorHAnsi" w:hAnsi="Times New Roman"/>
          <w:szCs w:val="20"/>
          <w:lang w:val="en-US" w:eastAsia="x-none"/>
        </w:rPr>
      </w:pPr>
    </w:p>
    <w:p w14:paraId="7A91BB42" w14:textId="77777777" w:rsidR="008339E5" w:rsidRPr="008339E5" w:rsidRDefault="008339E5" w:rsidP="008339E5">
      <w:pPr>
        <w:rPr>
          <w:szCs w:val="20"/>
          <w:lang w:val="en-US"/>
        </w:rPr>
      </w:pPr>
      <w:r w:rsidRPr="008339E5">
        <w:rPr>
          <w:szCs w:val="20"/>
          <w:highlight w:val="green"/>
          <w:lang w:val="en-US" w:eastAsia="zh-CN"/>
        </w:rPr>
        <w:lastRenderedPageBreak/>
        <w:t>Agreement</w:t>
      </w:r>
    </w:p>
    <w:p w14:paraId="43C9DDAB" w14:textId="77777777" w:rsidR="008339E5" w:rsidRDefault="008339E5" w:rsidP="008339E5">
      <w:pPr>
        <w:rPr>
          <w:szCs w:val="20"/>
          <w:lang w:val="en-US" w:eastAsia="x-none"/>
        </w:rPr>
      </w:pPr>
      <w:r>
        <w:rPr>
          <w:szCs w:val="20"/>
          <w:lang w:val="en-US" w:eastAsia="x-none"/>
        </w:rPr>
        <w:t xml:space="preserve">With regards to the numerologies of the SL-PRS, limit the study to those supported for NR Sidelink. </w:t>
      </w:r>
    </w:p>
    <w:p w14:paraId="3249CB5A" w14:textId="77777777" w:rsidR="008339E5" w:rsidRPr="008339E5" w:rsidRDefault="008339E5" w:rsidP="00CF6E6D">
      <w:pPr>
        <w:pStyle w:val="ListParagraph"/>
        <w:numPr>
          <w:ilvl w:val="0"/>
          <w:numId w:val="374"/>
        </w:numPr>
        <w:rPr>
          <w:lang w:val="en-US"/>
        </w:rPr>
      </w:pPr>
      <w:r w:rsidRPr="008339E5">
        <w:rPr>
          <w:lang w:val="en-US"/>
        </w:rPr>
        <w:t>Note 1: NR Sidelink supports {15, 30, 60 kHz} in FR1 and {60, 120 kHz} in FR2</w:t>
      </w:r>
    </w:p>
    <w:p w14:paraId="540B1A8E" w14:textId="77777777" w:rsidR="008339E5" w:rsidRPr="008339E5" w:rsidRDefault="008339E5" w:rsidP="00CF6E6D">
      <w:pPr>
        <w:pStyle w:val="ListParagraph"/>
        <w:numPr>
          <w:ilvl w:val="0"/>
          <w:numId w:val="374"/>
        </w:numPr>
        <w:rPr>
          <w:lang w:val="en-US"/>
        </w:rPr>
      </w:pPr>
      <w:r w:rsidRPr="008339E5">
        <w:rPr>
          <w:lang w:val="en-US"/>
        </w:rPr>
        <w:t>Note 2: This doesn’t imply that SL-PRS FR2-specific optimization(s) are expected to be studied</w:t>
      </w:r>
    </w:p>
    <w:p w14:paraId="014C6E73" w14:textId="77777777" w:rsidR="008B1B7C" w:rsidRPr="00DD5F50" w:rsidRDefault="008B1B7C" w:rsidP="008B1B7C">
      <w:pPr>
        <w:tabs>
          <w:tab w:val="left" w:pos="1276"/>
        </w:tabs>
        <w:rPr>
          <w:bCs/>
          <w:szCs w:val="20"/>
        </w:rPr>
      </w:pPr>
      <w:r w:rsidRPr="00DD5F50">
        <w:rPr>
          <w:bCs/>
          <w:szCs w:val="20"/>
          <w:highlight w:val="green"/>
        </w:rPr>
        <w:t>Agreement</w:t>
      </w:r>
    </w:p>
    <w:p w14:paraId="6C35DEE2" w14:textId="77777777" w:rsidR="008B1B7C" w:rsidRPr="00C84BD3" w:rsidRDefault="008B1B7C" w:rsidP="008B1B7C">
      <w:pPr>
        <w:rPr>
          <w:lang w:eastAsia="x-none"/>
        </w:rPr>
      </w:pPr>
      <w:r w:rsidRPr="00C84BD3">
        <w:rPr>
          <w:lang w:eastAsia="x-none"/>
        </w:rPr>
        <w:t>Study new reference signal for SL positioning/ranging using the existing PRS/SRS design and SL design framework as a starting point.</w:t>
      </w:r>
    </w:p>
    <w:p w14:paraId="69B46B47" w14:textId="77777777" w:rsidR="008B1B7C" w:rsidRPr="00C84BD3" w:rsidRDefault="008B1B7C" w:rsidP="00CF6E6D">
      <w:pPr>
        <w:pStyle w:val="ListParagraph"/>
        <w:numPr>
          <w:ilvl w:val="0"/>
          <w:numId w:val="566"/>
        </w:numPr>
      </w:pPr>
      <w:r w:rsidRPr="00C84BD3">
        <w:t>The study could at least include: Sequence design, frequency domain pattern, time domain pattern (e.g. number of symbols, repetitions, etc), time domain behavior, configuration/triggering/activation/de-activation of the SL-PRS, AGC time, Tx-Rx Turanround time, supportable bandwidth(s), multiplexing options with other SL channels, randomization/orthogonalization options.</w:t>
      </w:r>
    </w:p>
    <w:p w14:paraId="49846CD1" w14:textId="77777777" w:rsidR="008B1B7C" w:rsidRPr="00C84BD3" w:rsidRDefault="008B1B7C" w:rsidP="00CF6E6D">
      <w:pPr>
        <w:pStyle w:val="ListParagraph"/>
        <w:numPr>
          <w:ilvl w:val="0"/>
          <w:numId w:val="566"/>
        </w:numPr>
      </w:pPr>
      <w:r w:rsidRPr="00C84BD3">
        <w:t>Note: The study of existing SL reference signal for SL positioning/ranging is not precluded. Companies are encouraged to perform performance evaluation/comparison to investigate whether such reference signals can meet the positioning accuracy requirements.</w:t>
      </w:r>
    </w:p>
    <w:p w14:paraId="196C3A74" w14:textId="77777777" w:rsidR="008B1B7C" w:rsidRPr="00DD5F50" w:rsidRDefault="008B1B7C" w:rsidP="008B1B7C">
      <w:pPr>
        <w:tabs>
          <w:tab w:val="left" w:pos="1276"/>
        </w:tabs>
        <w:rPr>
          <w:bCs/>
          <w:szCs w:val="20"/>
        </w:rPr>
      </w:pPr>
      <w:r w:rsidRPr="00DD5F50">
        <w:rPr>
          <w:bCs/>
          <w:szCs w:val="20"/>
          <w:highlight w:val="green"/>
        </w:rPr>
        <w:t>Agreement</w:t>
      </w:r>
    </w:p>
    <w:p w14:paraId="680B46A2" w14:textId="77777777" w:rsidR="008B1B7C" w:rsidRDefault="008B1B7C" w:rsidP="008B1B7C">
      <w:pPr>
        <w:rPr>
          <w:lang w:eastAsia="x-none"/>
        </w:rPr>
      </w:pPr>
      <w:r>
        <w:rPr>
          <w:lang w:eastAsia="x-none"/>
        </w:rPr>
        <w:t>With regards to the configuration/activation</w:t>
      </w:r>
      <w:r w:rsidRPr="00C84BD3">
        <w:rPr>
          <w:lang w:eastAsia="x-none"/>
        </w:rPr>
        <w:t>/deactivation</w:t>
      </w:r>
      <w:r>
        <w:rPr>
          <w:lang w:eastAsia="x-none"/>
        </w:rPr>
        <w:t>/triggering of SL-PRS, study the following options:</w:t>
      </w:r>
    </w:p>
    <w:p w14:paraId="13A1B488" w14:textId="77777777" w:rsidR="008B1B7C" w:rsidRPr="00C84BD3" w:rsidRDefault="008B1B7C" w:rsidP="00CF6E6D">
      <w:pPr>
        <w:numPr>
          <w:ilvl w:val="0"/>
          <w:numId w:val="567"/>
        </w:numPr>
        <w:rPr>
          <w:lang w:eastAsia="x-none"/>
        </w:rPr>
      </w:pPr>
      <w:r w:rsidRPr="00C84BD3">
        <w:rPr>
          <w:lang w:eastAsia="x-none"/>
        </w:rPr>
        <w:t>Option 1: High-layer-only signaling involvement in the SL-PRS configuration</w:t>
      </w:r>
    </w:p>
    <w:p w14:paraId="3D978CAA" w14:textId="77777777" w:rsidR="008B1B7C" w:rsidRPr="00C84BD3" w:rsidRDefault="008B1B7C" w:rsidP="00CF6E6D">
      <w:pPr>
        <w:numPr>
          <w:ilvl w:val="1"/>
          <w:numId w:val="567"/>
        </w:numPr>
        <w:rPr>
          <w:lang w:eastAsia="x-none"/>
        </w:rPr>
      </w:pPr>
      <w:r w:rsidRPr="00C84BD3">
        <w:rPr>
          <w:lang w:eastAsia="x-none"/>
        </w:rPr>
        <w:t xml:space="preserve">No Lower layer involvement, e.g., SL-MAC-CE or SCI or DCI, for the activation or the triggering of a SL-PRS. </w:t>
      </w:r>
    </w:p>
    <w:p w14:paraId="79FC25A1" w14:textId="77777777" w:rsidR="008B1B7C" w:rsidRPr="00C84BD3" w:rsidRDefault="008B1B7C" w:rsidP="00CF6E6D">
      <w:pPr>
        <w:numPr>
          <w:ilvl w:val="1"/>
          <w:numId w:val="567"/>
        </w:numPr>
        <w:rPr>
          <w:lang w:eastAsia="x-none"/>
        </w:rPr>
      </w:pPr>
      <w:r w:rsidRPr="00C84BD3">
        <w:rPr>
          <w:lang w:eastAsia="x-none"/>
        </w:rPr>
        <w:t>Based on the study, this option may correspond to</w:t>
      </w:r>
    </w:p>
    <w:p w14:paraId="593C8374" w14:textId="77777777" w:rsidR="008B1B7C" w:rsidRPr="00C84BD3" w:rsidRDefault="008B1B7C" w:rsidP="00CF6E6D">
      <w:pPr>
        <w:numPr>
          <w:ilvl w:val="2"/>
          <w:numId w:val="567"/>
        </w:numPr>
        <w:rPr>
          <w:lang w:eastAsia="x-none"/>
        </w:rPr>
      </w:pPr>
      <w:r w:rsidRPr="00C84BD3">
        <w:rPr>
          <w:lang w:eastAsia="x-none"/>
        </w:rPr>
        <w:t xml:space="preserve">A SL-PRS configuration that is a single-shot or multiple shots </w:t>
      </w:r>
    </w:p>
    <w:p w14:paraId="018BDDA0" w14:textId="77777777" w:rsidR="008B1B7C" w:rsidRPr="00C84BD3" w:rsidRDefault="008B1B7C" w:rsidP="00CF6E6D">
      <w:pPr>
        <w:numPr>
          <w:ilvl w:val="2"/>
          <w:numId w:val="567"/>
        </w:numPr>
        <w:rPr>
          <w:lang w:eastAsia="x-none"/>
        </w:rPr>
      </w:pPr>
      <w:r w:rsidRPr="00C84BD3">
        <w:rPr>
          <w:lang w:eastAsia="x-none"/>
        </w:rPr>
        <w:t>A high-layer configuration that may be received from an LMF, a gNB, or a UE</w:t>
      </w:r>
    </w:p>
    <w:p w14:paraId="6DC1E67D" w14:textId="77777777" w:rsidR="008B1B7C" w:rsidRPr="00C84BD3" w:rsidRDefault="008B1B7C" w:rsidP="00CF6E6D">
      <w:pPr>
        <w:numPr>
          <w:ilvl w:val="0"/>
          <w:numId w:val="567"/>
        </w:numPr>
        <w:rPr>
          <w:lang w:eastAsia="x-none"/>
        </w:rPr>
      </w:pPr>
      <w:r w:rsidRPr="00C84BD3">
        <w:rPr>
          <w:lang w:eastAsia="x-none"/>
        </w:rPr>
        <w:t>Option 2: High-layer and lower-layer signaling involvement in the SL-PRS configuration</w:t>
      </w:r>
    </w:p>
    <w:p w14:paraId="42B43F6C" w14:textId="77777777" w:rsidR="008B1B7C" w:rsidRPr="00C84BD3" w:rsidRDefault="008B1B7C" w:rsidP="00CF6E6D">
      <w:pPr>
        <w:numPr>
          <w:ilvl w:val="1"/>
          <w:numId w:val="567"/>
        </w:numPr>
        <w:rPr>
          <w:lang w:eastAsia="x-none"/>
        </w:rPr>
      </w:pPr>
      <w:r w:rsidRPr="00C84BD3">
        <w:rPr>
          <w:lang w:eastAsia="x-none"/>
        </w:rPr>
        <w:t>Lower-layer may correspond to SL-MAC-CE, or SCI, or DCI</w:t>
      </w:r>
    </w:p>
    <w:p w14:paraId="17F1FAE9" w14:textId="77777777" w:rsidR="008B1B7C" w:rsidRPr="00C84BD3" w:rsidRDefault="008B1B7C" w:rsidP="00CF6E6D">
      <w:pPr>
        <w:numPr>
          <w:ilvl w:val="1"/>
          <w:numId w:val="567"/>
        </w:numPr>
        <w:rPr>
          <w:lang w:eastAsia="x-none"/>
        </w:rPr>
      </w:pPr>
      <w:r w:rsidRPr="00C84BD3">
        <w:rPr>
          <w:lang w:eastAsia="x-none"/>
        </w:rPr>
        <w:t>For example, high layer signaling can may be used for SL-PRS configuration and lower layer signaling can may be used for initiating SL positioning and/or configuration/triggering/activating/deactivating/indicating and potential resource indication/reservation transmission of SL-PRS.</w:t>
      </w:r>
    </w:p>
    <w:p w14:paraId="39338CF8" w14:textId="77777777" w:rsidR="008B1B7C" w:rsidRPr="00C84BD3" w:rsidRDefault="008B1B7C" w:rsidP="00CF6E6D">
      <w:pPr>
        <w:numPr>
          <w:ilvl w:val="0"/>
          <w:numId w:val="567"/>
        </w:numPr>
        <w:rPr>
          <w:lang w:eastAsia="x-none"/>
        </w:rPr>
      </w:pPr>
      <w:r w:rsidRPr="00C84BD3">
        <w:rPr>
          <w:lang w:eastAsia="x-none"/>
        </w:rPr>
        <w:t>Option 3: Only lower-layer signaling involvement in the SL-PRS configuration</w:t>
      </w:r>
    </w:p>
    <w:p w14:paraId="09B3D526" w14:textId="77777777" w:rsidR="008B1B7C" w:rsidRPr="00C84BD3" w:rsidRDefault="008B1B7C" w:rsidP="00CF6E6D">
      <w:pPr>
        <w:numPr>
          <w:ilvl w:val="1"/>
          <w:numId w:val="567"/>
        </w:numPr>
        <w:rPr>
          <w:lang w:eastAsia="x-none"/>
        </w:rPr>
      </w:pPr>
      <w:r w:rsidRPr="00C84BD3">
        <w:rPr>
          <w:lang w:eastAsia="x-none"/>
        </w:rPr>
        <w:t>Lower-layer may correspond to SL-MAC-CE, or SCI, or DCI</w:t>
      </w:r>
    </w:p>
    <w:p w14:paraId="5304B81E" w14:textId="77777777" w:rsidR="008B1B7C" w:rsidRPr="00C84BD3" w:rsidRDefault="008B1B7C" w:rsidP="00CF6E6D">
      <w:pPr>
        <w:numPr>
          <w:ilvl w:val="0"/>
          <w:numId w:val="567"/>
        </w:numPr>
        <w:rPr>
          <w:lang w:eastAsia="x-none"/>
        </w:rPr>
      </w:pPr>
      <w:r w:rsidRPr="00C84BD3">
        <w:rPr>
          <w:lang w:eastAsia="x-none"/>
        </w:rPr>
        <w:t>Note 1: Include aspects in the study related to flexibility, overhead, latency, and reliability as/if needed.</w:t>
      </w:r>
    </w:p>
    <w:p w14:paraId="77184245" w14:textId="77777777" w:rsidR="008B1B7C" w:rsidRPr="00DD5F50" w:rsidRDefault="008B1B7C" w:rsidP="008B1B7C">
      <w:pPr>
        <w:rPr>
          <w:bCs/>
        </w:rPr>
      </w:pPr>
    </w:p>
    <w:p w14:paraId="78B33611" w14:textId="77777777" w:rsidR="008B1B7C" w:rsidRPr="00DD5F50" w:rsidRDefault="008B1B7C" w:rsidP="008B1B7C">
      <w:pPr>
        <w:tabs>
          <w:tab w:val="left" w:pos="1276"/>
        </w:tabs>
        <w:rPr>
          <w:bCs/>
          <w:szCs w:val="20"/>
        </w:rPr>
      </w:pPr>
      <w:r w:rsidRPr="00DD5F50">
        <w:rPr>
          <w:bCs/>
          <w:szCs w:val="20"/>
          <w:highlight w:val="green"/>
        </w:rPr>
        <w:t>Agreement</w:t>
      </w:r>
    </w:p>
    <w:p w14:paraId="0E2E24B0" w14:textId="77777777" w:rsidR="008B1B7C" w:rsidRDefault="008B1B7C" w:rsidP="008B1B7C">
      <w:pPr>
        <w:rPr>
          <w:lang w:eastAsia="x-none"/>
        </w:rPr>
      </w:pPr>
      <w:r>
        <w:rPr>
          <w:lang w:eastAsia="x-none"/>
        </w:rPr>
        <w:t>With regards to the Sidelink Positioning measurement report,</w:t>
      </w:r>
    </w:p>
    <w:p w14:paraId="1B4226D1" w14:textId="77777777" w:rsidR="008B1B7C" w:rsidRDefault="008B1B7C" w:rsidP="00CF6E6D">
      <w:pPr>
        <w:pStyle w:val="ListParagraph"/>
        <w:numPr>
          <w:ilvl w:val="0"/>
          <w:numId w:val="568"/>
        </w:numPr>
      </w:pPr>
      <w:r>
        <w:t>Study the contents of the measurement report  (e.g. time stamp(s), quality metric(s), ID(s), angular/timing/power measurements, etc)</w:t>
      </w:r>
    </w:p>
    <w:p w14:paraId="53D7E037" w14:textId="77777777" w:rsidR="008B1B7C" w:rsidRDefault="008B1B7C" w:rsidP="00CF6E6D">
      <w:pPr>
        <w:pStyle w:val="ListParagraph"/>
        <w:numPr>
          <w:ilvl w:val="0"/>
          <w:numId w:val="568"/>
        </w:numPr>
      </w:pPr>
      <w:r>
        <w:t>Study the time domain behavior of the measurement report (e.g. one-shot, triggered, aperiodic, semi-persistent, periodic)</w:t>
      </w:r>
    </w:p>
    <w:p w14:paraId="1BC171FA" w14:textId="77777777" w:rsidR="008B1B7C" w:rsidRDefault="008B1B7C" w:rsidP="00CF6E6D">
      <w:pPr>
        <w:pStyle w:val="ListParagraph"/>
        <w:numPr>
          <w:ilvl w:val="0"/>
          <w:numId w:val="568"/>
        </w:numPr>
      </w:pPr>
      <w:r>
        <w:t>FFS whether the Sidelink Positioning measurement can be a high-layer report and/or a lower layer report.</w:t>
      </w:r>
    </w:p>
    <w:p w14:paraId="5C6B6749" w14:textId="77777777" w:rsidR="008B1B7C" w:rsidRPr="00DD5F50" w:rsidRDefault="008B1B7C" w:rsidP="008B1B7C">
      <w:pPr>
        <w:tabs>
          <w:tab w:val="left" w:pos="1276"/>
        </w:tabs>
        <w:rPr>
          <w:bCs/>
          <w:szCs w:val="20"/>
        </w:rPr>
      </w:pPr>
      <w:r w:rsidRPr="00DD5F50">
        <w:rPr>
          <w:bCs/>
          <w:szCs w:val="20"/>
          <w:highlight w:val="green"/>
        </w:rPr>
        <w:t>Agreement</w:t>
      </w:r>
    </w:p>
    <w:p w14:paraId="1F6632E3" w14:textId="77777777" w:rsidR="008B1B7C" w:rsidRDefault="008B1B7C" w:rsidP="008B1B7C">
      <w:pPr>
        <w:rPr>
          <w:lang w:eastAsia="x-none"/>
        </w:rPr>
      </w:pPr>
      <w:r>
        <w:rPr>
          <w:lang w:eastAsia="x-none"/>
        </w:rPr>
        <w:t>For the purpose of RAN1 discussion during this study item, at least the following terminology is used:</w:t>
      </w:r>
    </w:p>
    <w:p w14:paraId="2EBB005D" w14:textId="77777777" w:rsidR="008B1B7C" w:rsidRPr="00C84BD3" w:rsidRDefault="008B1B7C" w:rsidP="00CF6E6D">
      <w:pPr>
        <w:numPr>
          <w:ilvl w:val="0"/>
          <w:numId w:val="569"/>
        </w:numPr>
        <w:rPr>
          <w:lang w:eastAsia="x-none"/>
        </w:rPr>
      </w:pPr>
      <w:r w:rsidRPr="00C84BD3">
        <w:rPr>
          <w:b/>
          <w:lang w:eastAsia="x-none"/>
        </w:rPr>
        <w:t>Target UE</w:t>
      </w:r>
      <w:r w:rsidRPr="00C84BD3">
        <w:rPr>
          <w:lang w:eastAsia="x-none"/>
        </w:rPr>
        <w:t>: UE to be positioned (in this context, using SL, i.e. PC5 interface).</w:t>
      </w:r>
    </w:p>
    <w:p w14:paraId="5709B7B7" w14:textId="77777777" w:rsidR="008B1B7C" w:rsidRPr="00C84BD3" w:rsidRDefault="008B1B7C" w:rsidP="00CF6E6D">
      <w:pPr>
        <w:numPr>
          <w:ilvl w:val="0"/>
          <w:numId w:val="569"/>
        </w:numPr>
        <w:rPr>
          <w:lang w:eastAsia="x-none"/>
        </w:rPr>
      </w:pPr>
      <w:r w:rsidRPr="00C84BD3">
        <w:rPr>
          <w:b/>
          <w:lang w:eastAsia="x-none"/>
        </w:rPr>
        <w:t>Sidelink positioning</w:t>
      </w:r>
      <w:r w:rsidRPr="00C84BD3">
        <w:rPr>
          <w:lang w:eastAsia="x-none"/>
        </w:rPr>
        <w:t>: Positioning UE using reference signals transmitted over SL, i.e., PC5 interface, to obtain absolute position, relative position, or ranging information.</w:t>
      </w:r>
    </w:p>
    <w:p w14:paraId="2AD9CFB5" w14:textId="77777777" w:rsidR="008B1B7C" w:rsidRPr="00C84BD3" w:rsidRDefault="008B1B7C" w:rsidP="00CF6E6D">
      <w:pPr>
        <w:numPr>
          <w:ilvl w:val="0"/>
          <w:numId w:val="569"/>
        </w:numPr>
        <w:rPr>
          <w:lang w:eastAsia="x-none"/>
        </w:rPr>
      </w:pPr>
      <w:r w:rsidRPr="00C84BD3">
        <w:rPr>
          <w:b/>
          <w:lang w:eastAsia="x-none"/>
        </w:rPr>
        <w:t>Ranging</w:t>
      </w:r>
      <w:r w:rsidRPr="00C84BD3">
        <w:rPr>
          <w:lang w:eastAsia="x-none"/>
        </w:rPr>
        <w:t>: determination of the distance and/or the direction between a UE and another entity, e.g., anchor UE.</w:t>
      </w:r>
    </w:p>
    <w:p w14:paraId="01021FA2" w14:textId="77777777" w:rsidR="008B1B7C" w:rsidRPr="00C84BD3" w:rsidRDefault="008B1B7C" w:rsidP="00CF6E6D">
      <w:pPr>
        <w:numPr>
          <w:ilvl w:val="0"/>
          <w:numId w:val="569"/>
        </w:numPr>
        <w:rPr>
          <w:lang w:eastAsia="x-none"/>
        </w:rPr>
      </w:pPr>
      <w:r w:rsidRPr="00C84BD3">
        <w:rPr>
          <w:b/>
          <w:lang w:eastAsia="x-none"/>
        </w:rPr>
        <w:t>Sidelink positioning reference signal (SL PRS)</w:t>
      </w:r>
      <w:r w:rsidRPr="00C84BD3">
        <w:rPr>
          <w:lang w:eastAsia="x-none"/>
        </w:rPr>
        <w:t>: reference signal transmitted over SL for positioning purposes.</w:t>
      </w:r>
    </w:p>
    <w:p w14:paraId="49844B44" w14:textId="77777777" w:rsidR="008B1B7C" w:rsidRPr="00C84BD3" w:rsidRDefault="008B1B7C" w:rsidP="00CF6E6D">
      <w:pPr>
        <w:numPr>
          <w:ilvl w:val="0"/>
          <w:numId w:val="569"/>
        </w:numPr>
        <w:rPr>
          <w:lang w:eastAsia="x-none"/>
        </w:rPr>
      </w:pPr>
      <w:r w:rsidRPr="00C84BD3">
        <w:rPr>
          <w:b/>
          <w:lang w:eastAsia="x-none"/>
        </w:rPr>
        <w:t>SL PRS (pre-)configuration</w:t>
      </w:r>
      <w:r w:rsidRPr="00C84BD3">
        <w:rPr>
          <w:lang w:eastAsia="x-none"/>
        </w:rPr>
        <w:t xml:space="preserve">: (pre-)configured parameters of SL PRS such as time-frequency resources (other parameters are not precluded) including its bandwidth and periodicity. </w:t>
      </w:r>
    </w:p>
    <w:p w14:paraId="73483922" w14:textId="77777777" w:rsidR="008B1B7C" w:rsidRPr="00C84BD3" w:rsidRDefault="008B1B7C" w:rsidP="00CF6E6D">
      <w:pPr>
        <w:numPr>
          <w:ilvl w:val="0"/>
          <w:numId w:val="569"/>
        </w:numPr>
        <w:rPr>
          <w:lang w:eastAsia="x-none"/>
        </w:rPr>
      </w:pPr>
      <w:r w:rsidRPr="00C84BD3">
        <w:rPr>
          <w:lang w:eastAsia="x-none"/>
        </w:rPr>
        <w:t xml:space="preserve">Continue discussion on additional terminology clarification(s) such as: Initiator UE, Responder UE, Sidelink Positioning group, reference UE, etc, including whether such terminology is needed within RAN1 discussion. </w:t>
      </w:r>
    </w:p>
    <w:p w14:paraId="34C4B2F5" w14:textId="77777777" w:rsidR="008B1B7C" w:rsidRPr="00C84BD3" w:rsidRDefault="008B1B7C" w:rsidP="008B1B7C">
      <w:pPr>
        <w:rPr>
          <w:lang w:eastAsia="x-none"/>
        </w:rPr>
      </w:pPr>
    </w:p>
    <w:p w14:paraId="6E08ED01" w14:textId="2E0D5808" w:rsidR="00DD5F50" w:rsidRPr="00DD5F50" w:rsidRDefault="001B5688" w:rsidP="00DD5F50">
      <w:pPr>
        <w:rPr>
          <w:b/>
          <w:bCs/>
          <w:lang w:eastAsia="x-none"/>
        </w:rPr>
      </w:pPr>
      <w:hyperlink r:id="rId2339" w:history="1">
        <w:r w:rsidR="000B5C49">
          <w:rPr>
            <w:rStyle w:val="Hyperlink"/>
            <w:b/>
            <w:bCs/>
            <w:lang w:eastAsia="x-none"/>
          </w:rPr>
          <w:t>R1-2205457</w:t>
        </w:r>
      </w:hyperlink>
      <w:r w:rsidR="00DD5F50" w:rsidRPr="00DD5F50">
        <w:rPr>
          <w:b/>
          <w:bCs/>
          <w:lang w:eastAsia="x-none"/>
        </w:rPr>
        <w:tab/>
        <w:t>Moderator Summary #2 for [109-e-R18-Pos-04] Email discussion on potential solutions for SL positioning</w:t>
      </w:r>
      <w:r w:rsidR="00DD5F50" w:rsidRPr="00DD5F50">
        <w:rPr>
          <w:b/>
          <w:bCs/>
          <w:lang w:eastAsia="x-none"/>
        </w:rPr>
        <w:tab/>
        <w:t>Moderator (Qualcomm)</w:t>
      </w:r>
    </w:p>
    <w:p w14:paraId="4768F02E" w14:textId="62DC83B3" w:rsidR="008B1B7C" w:rsidRDefault="00DD5F50" w:rsidP="008B1B7C">
      <w:pPr>
        <w:rPr>
          <w:lang w:eastAsia="x-none"/>
        </w:rPr>
      </w:pPr>
      <w:r>
        <w:rPr>
          <w:lang w:eastAsia="x-none"/>
        </w:rPr>
        <w:t>From May 20</w:t>
      </w:r>
      <w:r w:rsidRPr="00DD5F50">
        <w:rPr>
          <w:vertAlign w:val="superscript"/>
          <w:lang w:eastAsia="x-none"/>
        </w:rPr>
        <w:t>th</w:t>
      </w:r>
      <w:r>
        <w:rPr>
          <w:lang w:eastAsia="x-none"/>
        </w:rPr>
        <w:t xml:space="preserve"> GTW session</w:t>
      </w:r>
    </w:p>
    <w:p w14:paraId="1FD2F78B" w14:textId="77777777" w:rsidR="008B1B7C" w:rsidRPr="00DD5F50" w:rsidRDefault="008B1B7C" w:rsidP="008B1B7C">
      <w:pPr>
        <w:tabs>
          <w:tab w:val="left" w:pos="1276"/>
        </w:tabs>
        <w:rPr>
          <w:bCs/>
          <w:szCs w:val="20"/>
        </w:rPr>
      </w:pPr>
      <w:r w:rsidRPr="00DD5F50">
        <w:rPr>
          <w:bCs/>
          <w:szCs w:val="20"/>
          <w:highlight w:val="green"/>
        </w:rPr>
        <w:t>Agreement</w:t>
      </w:r>
    </w:p>
    <w:p w14:paraId="7B6F595F" w14:textId="77777777" w:rsidR="008B1B7C" w:rsidRDefault="008B1B7C" w:rsidP="008B1B7C">
      <w:pPr>
        <w:jc w:val="both"/>
      </w:pPr>
      <w:r>
        <w:t>For the purpose of RAN1 discussion during this study item, at least the following terminology is used:</w:t>
      </w:r>
    </w:p>
    <w:p w14:paraId="79C49575" w14:textId="77777777" w:rsidR="008B1B7C" w:rsidRPr="00803066" w:rsidRDefault="008B1B7C" w:rsidP="00CF6E6D">
      <w:pPr>
        <w:pStyle w:val="ListParagraph"/>
        <w:numPr>
          <w:ilvl w:val="0"/>
          <w:numId w:val="570"/>
        </w:numPr>
      </w:pPr>
      <w:r w:rsidRPr="00DD5F50">
        <w:rPr>
          <w:b/>
        </w:rPr>
        <w:t>Anchor UE</w:t>
      </w:r>
      <w:r w:rsidRPr="00803066">
        <w:t xml:space="preserve">: UE supporting positioning of target UE, e.g., by transmitting and/or receiving reference signals for positioning, providing positioning-related information, etc., over the SL interface. </w:t>
      </w:r>
    </w:p>
    <w:p w14:paraId="05A6A4C4" w14:textId="77777777" w:rsidR="008B1B7C" w:rsidRPr="00DD5F50" w:rsidRDefault="008B1B7C" w:rsidP="00CF6E6D">
      <w:pPr>
        <w:pStyle w:val="ListParagraph"/>
        <w:numPr>
          <w:ilvl w:val="1"/>
          <w:numId w:val="570"/>
        </w:numPr>
        <w:rPr>
          <w:lang w:eastAsia="ko-KR"/>
        </w:rPr>
      </w:pPr>
      <w:r w:rsidRPr="00DD5F50">
        <w:rPr>
          <w:lang w:eastAsia="ko-KR"/>
        </w:rPr>
        <w:t>FFS: clarification of the knowledge of the location of the anchor UE</w:t>
      </w:r>
    </w:p>
    <w:p w14:paraId="650B9F09" w14:textId="159F3D5C" w:rsidR="008B1B7C" w:rsidRDefault="008B1B7C" w:rsidP="008B1B7C">
      <w:pPr>
        <w:rPr>
          <w:lang w:eastAsia="x-none"/>
        </w:rPr>
      </w:pPr>
    </w:p>
    <w:p w14:paraId="523BA44D" w14:textId="77777777" w:rsidR="000605EE" w:rsidRDefault="000605EE" w:rsidP="000605EE">
      <w:pPr>
        <w:rPr>
          <w:lang w:eastAsia="x-none"/>
        </w:rPr>
      </w:pPr>
      <w:r w:rsidRPr="00931DD2">
        <w:rPr>
          <w:b/>
          <w:bCs/>
          <w:lang w:eastAsia="x-none"/>
        </w:rPr>
        <w:t>Decision:</w:t>
      </w:r>
      <w:r>
        <w:rPr>
          <w:lang w:eastAsia="x-none"/>
        </w:rPr>
        <w:t xml:space="preserve"> As per email decision posted on May 21</w:t>
      </w:r>
      <w:r w:rsidRPr="00931DD2">
        <w:rPr>
          <w:vertAlign w:val="superscript"/>
          <w:lang w:eastAsia="x-none"/>
        </w:rPr>
        <w:t>st</w:t>
      </w:r>
      <w:r>
        <w:rPr>
          <w:lang w:eastAsia="x-none"/>
        </w:rPr>
        <w:t>,</w:t>
      </w:r>
    </w:p>
    <w:p w14:paraId="09E10014" w14:textId="77777777" w:rsidR="008B1B7C" w:rsidRPr="000605EE" w:rsidRDefault="008B1B7C" w:rsidP="008B1B7C">
      <w:pPr>
        <w:tabs>
          <w:tab w:val="left" w:pos="1276"/>
        </w:tabs>
        <w:rPr>
          <w:bCs/>
          <w:szCs w:val="20"/>
        </w:rPr>
      </w:pPr>
      <w:bookmarkStart w:id="339" w:name="_Hlk104074592"/>
      <w:r w:rsidRPr="000605EE">
        <w:rPr>
          <w:bCs/>
          <w:szCs w:val="20"/>
          <w:highlight w:val="green"/>
        </w:rPr>
        <w:lastRenderedPageBreak/>
        <w:t>Agreement</w:t>
      </w:r>
    </w:p>
    <w:p w14:paraId="17CCB0A5" w14:textId="77777777" w:rsidR="008B1B7C" w:rsidRPr="007A7A2F" w:rsidRDefault="008B1B7C" w:rsidP="008B1B7C">
      <w:pPr>
        <w:jc w:val="both"/>
      </w:pPr>
      <w:r w:rsidRPr="007A7A2F">
        <w:t>With regards to the frequency domain pattern, study further a Comb-N SL-PRS design. Study at least the following aspects:</w:t>
      </w:r>
    </w:p>
    <w:p w14:paraId="22A17852" w14:textId="77777777" w:rsidR="008B1B7C" w:rsidRPr="007A7A2F" w:rsidRDefault="008B1B7C" w:rsidP="00CF6E6D">
      <w:pPr>
        <w:pStyle w:val="ListParagraph"/>
        <w:numPr>
          <w:ilvl w:val="0"/>
          <w:numId w:val="562"/>
        </w:numPr>
      </w:pPr>
      <w:r w:rsidRPr="007A7A2F">
        <w:t>N&gt;=1 (where N=1 corresponds to full RE mapping pattern)</w:t>
      </w:r>
    </w:p>
    <w:p w14:paraId="2791951E" w14:textId="77777777" w:rsidR="008B1B7C" w:rsidRPr="007A7A2F" w:rsidRDefault="008B1B7C" w:rsidP="00CF6E6D">
      <w:pPr>
        <w:pStyle w:val="ListParagraph"/>
        <w:numPr>
          <w:ilvl w:val="0"/>
          <w:numId w:val="562"/>
        </w:numPr>
      </w:pPr>
      <w:r w:rsidRPr="007A7A2F">
        <w:t>Fully staggered SL-PRS pattern (e.g., M symbols of SL-PRS with comb-N with M=N and, at each symbol a different RE offset is used), Partially staggered SL-PRS pattern (e.g., M symbol(s) of SL-PRS with comb-N, with M&lt;N, at each symbol a different RE offset is used), Unstaggered SL-PRS patterns (e.g., M symbol(s) of SL-PRS with comb- N, at each symbol a same RE offset is used, N &gt; 1)</w:t>
      </w:r>
    </w:p>
    <w:p w14:paraId="171263A3" w14:textId="77777777" w:rsidR="008B1B7C" w:rsidRPr="007A7A2F" w:rsidRDefault="008B1B7C" w:rsidP="00CF6E6D">
      <w:pPr>
        <w:pStyle w:val="ListParagraph"/>
        <w:numPr>
          <w:ilvl w:val="0"/>
          <w:numId w:val="562"/>
        </w:numPr>
      </w:pPr>
      <w:r w:rsidRPr="007A7A2F">
        <w:t>The number of symbols of SL-PRS within a slot</w:t>
      </w:r>
    </w:p>
    <w:p w14:paraId="37851F7C" w14:textId="77777777" w:rsidR="008B1B7C" w:rsidRPr="007A7A2F" w:rsidRDefault="008B1B7C" w:rsidP="00CF6E6D">
      <w:pPr>
        <w:pStyle w:val="ListParagraph"/>
        <w:numPr>
          <w:ilvl w:val="1"/>
          <w:numId w:val="562"/>
        </w:numPr>
      </w:pPr>
      <w:r w:rsidRPr="007A7A2F">
        <w:t>Any relation to the comb-N option</w:t>
      </w:r>
    </w:p>
    <w:p w14:paraId="0915A587" w14:textId="77777777" w:rsidR="008B1B7C" w:rsidRPr="007A7A2F" w:rsidRDefault="008B1B7C" w:rsidP="00CF6E6D">
      <w:pPr>
        <w:pStyle w:val="ListParagraph"/>
        <w:numPr>
          <w:ilvl w:val="1"/>
          <w:numId w:val="562"/>
        </w:numPr>
      </w:pPr>
      <w:r w:rsidRPr="007A7A2F">
        <w:t>RE offset pattern repetitions within a slot</w:t>
      </w:r>
    </w:p>
    <w:p w14:paraId="1E7BD87A" w14:textId="77777777" w:rsidR="008B1B7C" w:rsidRPr="000605EE" w:rsidRDefault="008B1B7C" w:rsidP="00CF6E6D">
      <w:pPr>
        <w:pStyle w:val="ListParagraph"/>
        <w:numPr>
          <w:ilvl w:val="0"/>
          <w:numId w:val="562"/>
        </w:numPr>
      </w:pPr>
      <w:r w:rsidRPr="000605EE">
        <w:t>FFS: Other frequency domain pattern(s)</w:t>
      </w:r>
    </w:p>
    <w:p w14:paraId="75D20E23" w14:textId="77777777" w:rsidR="008B1B7C" w:rsidRPr="000605EE" w:rsidRDefault="008B1B7C" w:rsidP="008B1B7C">
      <w:pPr>
        <w:tabs>
          <w:tab w:val="left" w:pos="1276"/>
        </w:tabs>
        <w:rPr>
          <w:bCs/>
          <w:szCs w:val="20"/>
        </w:rPr>
      </w:pPr>
      <w:r w:rsidRPr="000605EE">
        <w:rPr>
          <w:bCs/>
          <w:szCs w:val="20"/>
          <w:highlight w:val="green"/>
        </w:rPr>
        <w:t>Agreement</w:t>
      </w:r>
    </w:p>
    <w:p w14:paraId="16753899" w14:textId="77777777" w:rsidR="008B1B7C" w:rsidRPr="007A7A2F" w:rsidRDefault="008B1B7C" w:rsidP="008B1B7C">
      <w:pPr>
        <w:pStyle w:val="BodyText"/>
        <w:spacing w:after="0"/>
        <w:rPr>
          <w:rFonts w:ascii="Times New Roman" w:hAnsi="Times New Roman"/>
          <w:szCs w:val="20"/>
          <w:lang w:eastAsia="ko-KR"/>
        </w:rPr>
      </w:pPr>
      <w:r w:rsidRPr="007A7A2F">
        <w:rPr>
          <w:rFonts w:ascii="Times New Roman" w:hAnsi="Times New Roman"/>
          <w:szCs w:val="20"/>
          <w:lang w:eastAsia="ko-KR"/>
        </w:rPr>
        <w:t>For a potential new SL PRS, study further the following</w:t>
      </w:r>
    </w:p>
    <w:p w14:paraId="2A08FE01" w14:textId="77777777" w:rsidR="008B1B7C" w:rsidRPr="007A7A2F" w:rsidRDefault="008B1B7C" w:rsidP="00CF6E6D">
      <w:pPr>
        <w:pStyle w:val="ListParagraph"/>
        <w:numPr>
          <w:ilvl w:val="0"/>
          <w:numId w:val="563"/>
        </w:numPr>
      </w:pPr>
      <w:r w:rsidRPr="007A7A2F">
        <w:t>Number of symbol(s) for AGC and/or Rx-Tx turnaround time</w:t>
      </w:r>
    </w:p>
    <w:p w14:paraId="36053D96" w14:textId="77777777" w:rsidR="008B1B7C" w:rsidRPr="007A7A2F" w:rsidRDefault="008B1B7C" w:rsidP="00CF6E6D">
      <w:pPr>
        <w:pStyle w:val="ListParagraph"/>
        <w:numPr>
          <w:ilvl w:val="0"/>
          <w:numId w:val="563"/>
        </w:numPr>
      </w:pPr>
      <w:r w:rsidRPr="007A7A2F">
        <w:t>Conditions under which AGC training and/or Rx-Tx turnaround time are needed</w:t>
      </w:r>
    </w:p>
    <w:p w14:paraId="7FF77E46" w14:textId="77777777" w:rsidR="008B1B7C" w:rsidRPr="000605EE" w:rsidRDefault="008B1B7C" w:rsidP="008B1B7C">
      <w:pPr>
        <w:tabs>
          <w:tab w:val="left" w:pos="1276"/>
        </w:tabs>
        <w:rPr>
          <w:bCs/>
          <w:szCs w:val="20"/>
        </w:rPr>
      </w:pPr>
      <w:r w:rsidRPr="000605EE">
        <w:rPr>
          <w:bCs/>
          <w:szCs w:val="20"/>
          <w:highlight w:val="green"/>
        </w:rPr>
        <w:t>Agreement</w:t>
      </w:r>
    </w:p>
    <w:p w14:paraId="54B4334D" w14:textId="77777777" w:rsidR="008B1B7C" w:rsidRPr="007A7A2F" w:rsidRDefault="008B1B7C" w:rsidP="008B1B7C">
      <w:pPr>
        <w:rPr>
          <w:rFonts w:ascii="Times New Roman" w:hAnsi="Times New Roman"/>
          <w:szCs w:val="20"/>
        </w:rPr>
      </w:pPr>
      <w:r w:rsidRPr="007A7A2F">
        <w:rPr>
          <w:rFonts w:ascii="Times New Roman" w:hAnsi="Times New Roman"/>
          <w:szCs w:val="20"/>
        </w:rPr>
        <w:t>With regards to the SL Positioning resource allocation, study further the following 2 options for SL Positioning resource (pre-)configuration:</w:t>
      </w:r>
    </w:p>
    <w:p w14:paraId="2020E2B9" w14:textId="77777777" w:rsidR="008B1B7C" w:rsidRPr="007A7A2F" w:rsidRDefault="008B1B7C" w:rsidP="00CF6E6D">
      <w:pPr>
        <w:numPr>
          <w:ilvl w:val="0"/>
          <w:numId w:val="564"/>
        </w:numPr>
        <w:rPr>
          <w:lang w:eastAsia="x-none"/>
        </w:rPr>
      </w:pPr>
      <w:r w:rsidRPr="007A7A2F">
        <w:rPr>
          <w:lang w:eastAsia="x-none"/>
        </w:rPr>
        <w:t xml:space="preserve">Option 1: Dedicated resource pool for SL-PRS </w:t>
      </w:r>
    </w:p>
    <w:p w14:paraId="28A68D34" w14:textId="77777777" w:rsidR="008B1B7C" w:rsidRPr="007A7A2F" w:rsidRDefault="008B1B7C" w:rsidP="00CF6E6D">
      <w:pPr>
        <w:numPr>
          <w:ilvl w:val="1"/>
          <w:numId w:val="564"/>
        </w:numPr>
        <w:rPr>
          <w:lang w:eastAsia="x-none"/>
        </w:rPr>
      </w:pPr>
      <w:r w:rsidRPr="007A7A2F">
        <w:rPr>
          <w:lang w:eastAsia="x-none"/>
        </w:rPr>
        <w:t>Include in the study at least the following aspects:</w:t>
      </w:r>
    </w:p>
    <w:p w14:paraId="1883CDFF" w14:textId="77777777" w:rsidR="008B1B7C" w:rsidRPr="007A7A2F" w:rsidRDefault="008B1B7C" w:rsidP="00CF6E6D">
      <w:pPr>
        <w:numPr>
          <w:ilvl w:val="2"/>
          <w:numId w:val="564"/>
        </w:numPr>
        <w:rPr>
          <w:lang w:eastAsia="x-none"/>
        </w:rPr>
      </w:pPr>
      <w:r w:rsidRPr="007A7A2F">
        <w:rPr>
          <w:lang w:eastAsia="x-none"/>
        </w:rPr>
        <w:t>which slots can be used, SL frame structure, SL positioning slot structure, multiplexing of SL-PRS with control information (if included in the same slot)</w:t>
      </w:r>
    </w:p>
    <w:p w14:paraId="13827BC4" w14:textId="77777777" w:rsidR="008B1B7C" w:rsidRPr="007A7A2F" w:rsidRDefault="008B1B7C" w:rsidP="00CF6E6D">
      <w:pPr>
        <w:numPr>
          <w:ilvl w:val="2"/>
          <w:numId w:val="564"/>
        </w:numPr>
        <w:rPr>
          <w:lang w:eastAsia="x-none"/>
        </w:rPr>
      </w:pPr>
      <w:r w:rsidRPr="007A7A2F">
        <w:rPr>
          <w:lang w:eastAsia="x-none"/>
        </w:rPr>
        <w:t>positioning measurement report</w:t>
      </w:r>
    </w:p>
    <w:p w14:paraId="0FD2D6A9" w14:textId="77777777" w:rsidR="008B1B7C" w:rsidRPr="007A7A2F" w:rsidRDefault="008B1B7C" w:rsidP="00CF6E6D">
      <w:pPr>
        <w:numPr>
          <w:ilvl w:val="2"/>
          <w:numId w:val="564"/>
        </w:numPr>
        <w:rPr>
          <w:lang w:eastAsia="x-none"/>
        </w:rPr>
      </w:pPr>
      <w:r w:rsidRPr="007A7A2F">
        <w:rPr>
          <w:lang w:eastAsia="x-none"/>
        </w:rPr>
        <w:t>whether a dedicated frequency allocation (e.g., layer/BWP) is needed for SL PRS</w:t>
      </w:r>
    </w:p>
    <w:p w14:paraId="2681DDAC" w14:textId="77777777" w:rsidR="008B1B7C" w:rsidRPr="007A7A2F" w:rsidRDefault="008B1B7C" w:rsidP="00CF6E6D">
      <w:pPr>
        <w:numPr>
          <w:ilvl w:val="2"/>
          <w:numId w:val="564"/>
        </w:numPr>
        <w:rPr>
          <w:lang w:eastAsia="x-none"/>
        </w:rPr>
      </w:pPr>
      <w:r w:rsidRPr="007A7A2F">
        <w:rPr>
          <w:lang w:eastAsia="x-none"/>
        </w:rPr>
        <w:t>resource allocation procedure(s) of SL-PRS</w:t>
      </w:r>
    </w:p>
    <w:p w14:paraId="5F21E5E0" w14:textId="77777777" w:rsidR="008B1B7C" w:rsidRPr="007A7A2F" w:rsidRDefault="008B1B7C" w:rsidP="00CF6E6D">
      <w:pPr>
        <w:numPr>
          <w:ilvl w:val="2"/>
          <w:numId w:val="564"/>
        </w:numPr>
        <w:rPr>
          <w:lang w:eastAsia="x-none"/>
        </w:rPr>
      </w:pPr>
      <w:r w:rsidRPr="007A7A2F">
        <w:rPr>
          <w:lang w:eastAsia="x-none"/>
        </w:rPr>
        <w:t>This option may or may not include control information (i.e., configuration/activation/deactivation/triggering of SL-PRS) for the purpose of SL positioning operation</w:t>
      </w:r>
    </w:p>
    <w:p w14:paraId="327CACC6" w14:textId="77777777" w:rsidR="008B1B7C" w:rsidRPr="007A7A2F" w:rsidRDefault="008B1B7C" w:rsidP="00CF6E6D">
      <w:pPr>
        <w:numPr>
          <w:ilvl w:val="0"/>
          <w:numId w:val="564"/>
        </w:numPr>
        <w:rPr>
          <w:lang w:eastAsia="x-none"/>
        </w:rPr>
      </w:pPr>
      <w:r w:rsidRPr="007A7A2F">
        <w:rPr>
          <w:lang w:eastAsia="x-none"/>
        </w:rPr>
        <w:t>Option 2: Shared resource pool with sidelink communication.</w:t>
      </w:r>
    </w:p>
    <w:p w14:paraId="73FCFF12" w14:textId="77777777" w:rsidR="008B1B7C" w:rsidRPr="007A7A2F" w:rsidRDefault="008B1B7C" w:rsidP="00CF6E6D">
      <w:pPr>
        <w:numPr>
          <w:ilvl w:val="1"/>
          <w:numId w:val="564"/>
        </w:numPr>
        <w:rPr>
          <w:lang w:eastAsia="x-none"/>
        </w:rPr>
      </w:pPr>
      <w:r w:rsidRPr="007A7A2F">
        <w:rPr>
          <w:lang w:eastAsia="x-none"/>
        </w:rPr>
        <w:t>Include in the study at least the following aspects:</w:t>
      </w:r>
    </w:p>
    <w:p w14:paraId="4BD238E5" w14:textId="77777777" w:rsidR="008B1B7C" w:rsidRPr="007A7A2F" w:rsidRDefault="008B1B7C" w:rsidP="00CF6E6D">
      <w:pPr>
        <w:numPr>
          <w:ilvl w:val="2"/>
          <w:numId w:val="564"/>
        </w:numPr>
        <w:rPr>
          <w:lang w:eastAsia="x-none"/>
        </w:rPr>
      </w:pPr>
      <w:r w:rsidRPr="007A7A2F">
        <w:rPr>
          <w:lang w:eastAsia="x-none"/>
        </w:rPr>
        <w:t>co-existence between SL communication and SL positioning, backward compatibility</w:t>
      </w:r>
    </w:p>
    <w:p w14:paraId="5ADD7DA2" w14:textId="77777777" w:rsidR="008B1B7C" w:rsidRPr="007A7A2F" w:rsidRDefault="008B1B7C" w:rsidP="00CF6E6D">
      <w:pPr>
        <w:numPr>
          <w:ilvl w:val="2"/>
          <w:numId w:val="564"/>
        </w:numPr>
        <w:rPr>
          <w:lang w:eastAsia="x-none"/>
        </w:rPr>
      </w:pPr>
      <w:r w:rsidRPr="007A7A2F">
        <w:rPr>
          <w:lang w:eastAsia="x-none"/>
        </w:rPr>
        <w:t>Multiplexing considerations of SL-PRS with other PHY channels (PSCCH, PSSCH, PSFCH) and any modifications in the SL-slot structure</w:t>
      </w:r>
    </w:p>
    <w:p w14:paraId="7E29A4E3" w14:textId="77777777" w:rsidR="008B1B7C" w:rsidRPr="000605EE" w:rsidRDefault="008B1B7C" w:rsidP="008B1B7C">
      <w:pPr>
        <w:rPr>
          <w:rFonts w:ascii="Times New Roman" w:hAnsi="Times New Roman"/>
          <w:bCs/>
          <w:szCs w:val="20"/>
          <w:lang w:eastAsia="ko-KR"/>
        </w:rPr>
      </w:pPr>
    </w:p>
    <w:p w14:paraId="1EA78E08" w14:textId="77777777" w:rsidR="008B1B7C" w:rsidRPr="000605EE" w:rsidRDefault="008B1B7C" w:rsidP="008B1B7C">
      <w:pPr>
        <w:tabs>
          <w:tab w:val="left" w:pos="1276"/>
        </w:tabs>
        <w:rPr>
          <w:bCs/>
          <w:szCs w:val="20"/>
        </w:rPr>
      </w:pPr>
      <w:r w:rsidRPr="000605EE">
        <w:rPr>
          <w:bCs/>
          <w:szCs w:val="20"/>
          <w:highlight w:val="green"/>
        </w:rPr>
        <w:t>Agreement</w:t>
      </w:r>
    </w:p>
    <w:p w14:paraId="1D007C3C" w14:textId="77777777" w:rsidR="008B1B7C" w:rsidRPr="007A7A2F" w:rsidRDefault="008B1B7C" w:rsidP="008B1B7C">
      <w:pPr>
        <w:rPr>
          <w:rFonts w:ascii="Times New Roman" w:hAnsi="Times New Roman"/>
          <w:szCs w:val="20"/>
          <w:lang w:eastAsia="ko-KR"/>
        </w:rPr>
      </w:pPr>
      <w:r w:rsidRPr="007A7A2F">
        <w:rPr>
          <w:rFonts w:ascii="Times New Roman" w:hAnsi="Times New Roman"/>
          <w:szCs w:val="20"/>
          <w:lang w:eastAsia="ko-KR"/>
        </w:rPr>
        <w:t>With regards to the SL-PRS resource allocation, study the following two schemes:</w:t>
      </w:r>
    </w:p>
    <w:p w14:paraId="36AACD88" w14:textId="77777777" w:rsidR="008B1B7C" w:rsidRPr="007A7A2F" w:rsidRDefault="008B1B7C" w:rsidP="00CF6E6D">
      <w:pPr>
        <w:pStyle w:val="ListParagraph"/>
        <w:numPr>
          <w:ilvl w:val="0"/>
          <w:numId w:val="565"/>
        </w:numPr>
      </w:pPr>
      <w:r w:rsidRPr="007A7A2F">
        <w:t>Scheme 1: Network-centric operation SL-PRS resource allocation (e.g. similar to a legacy Mode 1 solution)</w:t>
      </w:r>
    </w:p>
    <w:p w14:paraId="519BBC09" w14:textId="77777777" w:rsidR="008B1B7C" w:rsidRPr="007A7A2F" w:rsidRDefault="008B1B7C" w:rsidP="00CF6E6D">
      <w:pPr>
        <w:pStyle w:val="ListParagraph"/>
        <w:numPr>
          <w:ilvl w:val="1"/>
          <w:numId w:val="565"/>
        </w:numPr>
      </w:pPr>
      <w:r w:rsidRPr="007A7A2F">
        <w:t xml:space="preserve">The network (e.g. gNB, LMF, gNB &amp; LMF) allocates resources for SL-PRS </w:t>
      </w:r>
    </w:p>
    <w:p w14:paraId="5E89991B" w14:textId="77777777" w:rsidR="008B1B7C" w:rsidRPr="007A7A2F" w:rsidRDefault="008B1B7C" w:rsidP="00CF6E6D">
      <w:pPr>
        <w:pStyle w:val="ListParagraph"/>
        <w:numPr>
          <w:ilvl w:val="0"/>
          <w:numId w:val="565"/>
        </w:numPr>
      </w:pPr>
      <w:r w:rsidRPr="007A7A2F">
        <w:t>Scheme 2: UE autonomous SL-PRS resource allocation (e.g. similar to legacy Mode 2 solution)</w:t>
      </w:r>
    </w:p>
    <w:p w14:paraId="5FC399F7" w14:textId="77777777" w:rsidR="008B1B7C" w:rsidRPr="007A7A2F" w:rsidRDefault="008B1B7C" w:rsidP="00CF6E6D">
      <w:pPr>
        <w:pStyle w:val="ListParagraph"/>
        <w:numPr>
          <w:ilvl w:val="1"/>
          <w:numId w:val="565"/>
        </w:numPr>
      </w:pPr>
      <w:r w:rsidRPr="007A7A2F">
        <w:t>At least one of the UE(s) participating in the sidelink positioning operation allocates resources for SL-PRS</w:t>
      </w:r>
    </w:p>
    <w:p w14:paraId="6DF68DEA" w14:textId="77777777" w:rsidR="008B1B7C" w:rsidRPr="007A7A2F" w:rsidRDefault="008B1B7C" w:rsidP="00CF6E6D">
      <w:pPr>
        <w:pStyle w:val="ListParagraph"/>
        <w:numPr>
          <w:ilvl w:val="1"/>
          <w:numId w:val="565"/>
        </w:numPr>
      </w:pPr>
      <w:r w:rsidRPr="007A7A2F">
        <w:t xml:space="preserve">Applicable regardless of the network coverage </w:t>
      </w:r>
    </w:p>
    <w:p w14:paraId="26AF4D82" w14:textId="77777777" w:rsidR="008B1B7C" w:rsidRPr="007A7A2F" w:rsidRDefault="008B1B7C" w:rsidP="00CF6E6D">
      <w:pPr>
        <w:pStyle w:val="ListParagraph"/>
        <w:numPr>
          <w:ilvl w:val="0"/>
          <w:numId w:val="565"/>
        </w:numPr>
      </w:pPr>
      <w:r w:rsidRPr="007A7A2F">
        <w:t xml:space="preserve">FFS: potential mechanisms, if needed, for SL-PRS resource coordination across a number of transmitting UEs (e.g. IUC-like solutions). </w:t>
      </w:r>
    </w:p>
    <w:p w14:paraId="2E3D45AD" w14:textId="77777777" w:rsidR="008B1B7C" w:rsidRPr="007A7A2F" w:rsidRDefault="008B1B7C" w:rsidP="00CF6E6D">
      <w:pPr>
        <w:pStyle w:val="ListParagraph"/>
        <w:numPr>
          <w:ilvl w:val="0"/>
          <w:numId w:val="565"/>
        </w:numPr>
      </w:pPr>
      <w:r w:rsidRPr="007A7A2F">
        <w:t>Note: Other Schemes are not precluded to be studied</w:t>
      </w:r>
    </w:p>
    <w:p w14:paraId="7FA6C254" w14:textId="77777777" w:rsidR="008B1B7C" w:rsidRPr="007A7A2F" w:rsidRDefault="008B1B7C" w:rsidP="00CF6E6D">
      <w:pPr>
        <w:pStyle w:val="ListParagraph"/>
        <w:numPr>
          <w:ilvl w:val="0"/>
          <w:numId w:val="565"/>
        </w:numPr>
      </w:pPr>
      <w:r w:rsidRPr="007A7A2F">
        <w:t>FFS how to handle resource allocation of SL-Positioning measurement report</w:t>
      </w:r>
    </w:p>
    <w:p w14:paraId="2100EA19" w14:textId="77777777" w:rsidR="008F4B8C" w:rsidRPr="003B3DC0" w:rsidRDefault="008F4B8C" w:rsidP="00FA2FD4">
      <w:pPr>
        <w:pStyle w:val="Heading3"/>
      </w:pPr>
      <w:bookmarkStart w:id="340" w:name="_Toc101357076"/>
      <w:bookmarkStart w:id="341" w:name="_Toc105521414"/>
      <w:bookmarkEnd w:id="339"/>
      <w:r w:rsidRPr="003B3DC0">
        <w:t>Improved positioning accuracy, integrity, and power efficiency</w:t>
      </w:r>
      <w:bookmarkEnd w:id="340"/>
      <w:bookmarkEnd w:id="341"/>
      <w:r w:rsidRPr="003B3DC0">
        <w:t xml:space="preserve"> </w:t>
      </w:r>
    </w:p>
    <w:p w14:paraId="3B2194ED" w14:textId="77777777" w:rsidR="008F4B8C" w:rsidRDefault="008F4B8C" w:rsidP="00832117">
      <w:pPr>
        <w:pStyle w:val="Heading4"/>
      </w:pPr>
      <w:bookmarkStart w:id="342" w:name="_Toc101357077"/>
      <w:bookmarkStart w:id="343" w:name="_Toc105521415"/>
      <w:r w:rsidRPr="003B3DC0">
        <w:t>Solutions for integrity of RAT dependent positioning techniques</w:t>
      </w:r>
      <w:bookmarkEnd w:id="342"/>
      <w:bookmarkEnd w:id="343"/>
    </w:p>
    <w:p w14:paraId="125B2BC1" w14:textId="2E5E4E8B" w:rsidR="008F4B8C" w:rsidRDefault="001B5688" w:rsidP="008F4B8C">
      <w:pPr>
        <w:rPr>
          <w:lang w:eastAsia="x-none"/>
        </w:rPr>
      </w:pPr>
      <w:hyperlink r:id="rId2340" w:history="1">
        <w:r w:rsidR="000B5C49">
          <w:rPr>
            <w:rStyle w:val="Hyperlink"/>
            <w:lang w:eastAsia="x-none"/>
          </w:rPr>
          <w:t>R1-2203165</w:t>
        </w:r>
      </w:hyperlink>
      <w:r w:rsidR="008F4B8C">
        <w:rPr>
          <w:lang w:eastAsia="x-none"/>
        </w:rPr>
        <w:tab/>
        <w:t>Error source for NR RAT-dependent positioning</w:t>
      </w:r>
      <w:r w:rsidR="008F4B8C">
        <w:rPr>
          <w:lang w:eastAsia="x-none"/>
        </w:rPr>
        <w:tab/>
        <w:t>Huawei, HiSilicon</w:t>
      </w:r>
    </w:p>
    <w:p w14:paraId="4EAA54EB" w14:textId="76756EAC" w:rsidR="008F4B8C" w:rsidRDefault="001B5688" w:rsidP="008F4B8C">
      <w:pPr>
        <w:rPr>
          <w:lang w:eastAsia="x-none"/>
        </w:rPr>
      </w:pPr>
      <w:hyperlink r:id="rId2341" w:history="1">
        <w:r w:rsidR="000B5C49">
          <w:rPr>
            <w:rStyle w:val="Hyperlink"/>
            <w:lang w:eastAsia="x-none"/>
          </w:rPr>
          <w:t>R1-2203177</w:t>
        </w:r>
      </w:hyperlink>
      <w:r w:rsidR="008F4B8C">
        <w:rPr>
          <w:lang w:eastAsia="x-none"/>
        </w:rPr>
        <w:tab/>
        <w:t>Initial Views on solutions for integrity of RAT-dependent positioning techniques</w:t>
      </w:r>
      <w:r w:rsidR="008F4B8C">
        <w:rPr>
          <w:lang w:eastAsia="x-none"/>
        </w:rPr>
        <w:tab/>
        <w:t>Nokia, Nokia Shanghai Bell</w:t>
      </w:r>
    </w:p>
    <w:p w14:paraId="778891FC" w14:textId="7D7EC14E" w:rsidR="008F4B8C" w:rsidRDefault="001B5688" w:rsidP="008F4B8C">
      <w:pPr>
        <w:rPr>
          <w:lang w:eastAsia="x-none"/>
        </w:rPr>
      </w:pPr>
      <w:hyperlink r:id="rId2342" w:history="1">
        <w:r w:rsidR="000B5C49">
          <w:rPr>
            <w:rStyle w:val="Hyperlink"/>
            <w:lang w:eastAsia="x-none"/>
          </w:rPr>
          <w:t>R1-2203336</w:t>
        </w:r>
      </w:hyperlink>
      <w:r w:rsidR="008F4B8C">
        <w:rPr>
          <w:lang w:eastAsia="x-none"/>
        </w:rPr>
        <w:tab/>
        <w:t>Consideration on solutions for integrity of RAT dependent positioning techniques</w:t>
      </w:r>
      <w:r w:rsidR="008F4B8C">
        <w:rPr>
          <w:lang w:eastAsia="x-none"/>
        </w:rPr>
        <w:tab/>
        <w:t>Spreadtrum Communications</w:t>
      </w:r>
    </w:p>
    <w:p w14:paraId="4D556FD9" w14:textId="518711FE" w:rsidR="008F4B8C" w:rsidRDefault="001B5688" w:rsidP="008F4B8C">
      <w:pPr>
        <w:rPr>
          <w:lang w:eastAsia="x-none"/>
        </w:rPr>
      </w:pPr>
      <w:hyperlink r:id="rId2343" w:history="1">
        <w:r w:rsidR="000B5C49">
          <w:rPr>
            <w:rStyle w:val="Hyperlink"/>
            <w:lang w:eastAsia="x-none"/>
          </w:rPr>
          <w:t>R1-2203468</w:t>
        </w:r>
      </w:hyperlink>
      <w:r w:rsidR="008F4B8C">
        <w:rPr>
          <w:lang w:eastAsia="x-none"/>
        </w:rPr>
        <w:tab/>
        <w:t>Discussion on solutions for integrity of RAT dependent positioning techniques</w:t>
      </w:r>
      <w:r w:rsidR="008F4B8C">
        <w:rPr>
          <w:lang w:eastAsia="x-none"/>
        </w:rPr>
        <w:tab/>
        <w:t>CATT</w:t>
      </w:r>
    </w:p>
    <w:p w14:paraId="61B0C90C" w14:textId="3537E9C4" w:rsidR="008F4B8C" w:rsidRDefault="001B5688" w:rsidP="008F4B8C">
      <w:pPr>
        <w:rPr>
          <w:lang w:eastAsia="x-none"/>
        </w:rPr>
      </w:pPr>
      <w:hyperlink r:id="rId2344" w:history="1">
        <w:r w:rsidR="000B5C49">
          <w:rPr>
            <w:rStyle w:val="Hyperlink"/>
            <w:lang w:eastAsia="x-none"/>
          </w:rPr>
          <w:t>R1-2203567</w:t>
        </w:r>
      </w:hyperlink>
      <w:r w:rsidR="008F4B8C">
        <w:rPr>
          <w:lang w:eastAsia="x-none"/>
        </w:rPr>
        <w:tab/>
        <w:t>Discussion on solutions for integrity of RAT dependent positioning</w:t>
      </w:r>
      <w:r w:rsidR="008F4B8C">
        <w:rPr>
          <w:lang w:eastAsia="x-none"/>
        </w:rPr>
        <w:tab/>
        <w:t>vivo</w:t>
      </w:r>
    </w:p>
    <w:p w14:paraId="561DBCCE" w14:textId="7AD73E6F" w:rsidR="008F4B8C" w:rsidRDefault="001B5688" w:rsidP="008F4B8C">
      <w:pPr>
        <w:rPr>
          <w:lang w:eastAsia="x-none"/>
        </w:rPr>
      </w:pPr>
      <w:hyperlink r:id="rId2345" w:history="1">
        <w:r w:rsidR="000B5C49">
          <w:rPr>
            <w:rStyle w:val="Hyperlink"/>
            <w:lang w:eastAsia="x-none"/>
          </w:rPr>
          <w:t>R1-2203625</w:t>
        </w:r>
      </w:hyperlink>
      <w:r w:rsidR="008F4B8C">
        <w:rPr>
          <w:lang w:eastAsia="x-none"/>
        </w:rPr>
        <w:tab/>
        <w:t>Discussion on integrity of RAT dependent positioning</w:t>
      </w:r>
      <w:r w:rsidR="008F4B8C">
        <w:rPr>
          <w:lang w:eastAsia="x-none"/>
        </w:rPr>
        <w:tab/>
        <w:t>ZTE</w:t>
      </w:r>
    </w:p>
    <w:p w14:paraId="4DE116CF" w14:textId="3EF45C46" w:rsidR="008F4B8C" w:rsidRDefault="001B5688" w:rsidP="008F4B8C">
      <w:pPr>
        <w:rPr>
          <w:lang w:eastAsia="x-none"/>
        </w:rPr>
      </w:pPr>
      <w:hyperlink r:id="rId2346" w:history="1">
        <w:r w:rsidR="000B5C49">
          <w:rPr>
            <w:rStyle w:val="Hyperlink"/>
            <w:lang w:eastAsia="x-none"/>
          </w:rPr>
          <w:t>R1-2203739</w:t>
        </w:r>
      </w:hyperlink>
      <w:r w:rsidR="008F4B8C">
        <w:rPr>
          <w:lang w:eastAsia="x-none"/>
        </w:rPr>
        <w:tab/>
        <w:t>Considerations on solution for integrity of RAT dependent positioning techniques</w:t>
      </w:r>
      <w:r w:rsidR="008F4B8C">
        <w:rPr>
          <w:lang w:eastAsia="x-none"/>
        </w:rPr>
        <w:tab/>
        <w:t>Sony</w:t>
      </w:r>
    </w:p>
    <w:p w14:paraId="4F34D339" w14:textId="5AEAF853" w:rsidR="008F4B8C" w:rsidRDefault="001B5688" w:rsidP="008F4B8C">
      <w:pPr>
        <w:rPr>
          <w:lang w:eastAsia="x-none"/>
        </w:rPr>
      </w:pPr>
      <w:hyperlink r:id="rId2347" w:history="1">
        <w:r w:rsidR="000B5C49">
          <w:rPr>
            <w:rStyle w:val="Hyperlink"/>
            <w:lang w:eastAsia="x-none"/>
          </w:rPr>
          <w:t>R1-2203912</w:t>
        </w:r>
      </w:hyperlink>
      <w:r w:rsidR="008F4B8C">
        <w:rPr>
          <w:lang w:eastAsia="x-none"/>
        </w:rPr>
        <w:tab/>
        <w:t>Discussion on Integrity of RAT Dependent Positioning</w:t>
      </w:r>
      <w:r w:rsidR="008F4B8C">
        <w:rPr>
          <w:lang w:eastAsia="x-none"/>
        </w:rPr>
        <w:tab/>
        <w:t>Samsung</w:t>
      </w:r>
    </w:p>
    <w:p w14:paraId="38980B3F" w14:textId="4A7C6676" w:rsidR="008F4B8C" w:rsidRDefault="001B5688" w:rsidP="008F4B8C">
      <w:pPr>
        <w:rPr>
          <w:lang w:eastAsia="x-none"/>
        </w:rPr>
      </w:pPr>
      <w:hyperlink r:id="rId2348" w:history="1">
        <w:r w:rsidR="000B5C49">
          <w:rPr>
            <w:rStyle w:val="Hyperlink"/>
            <w:lang w:eastAsia="x-none"/>
          </w:rPr>
          <w:t>R1-2203965</w:t>
        </w:r>
      </w:hyperlink>
      <w:r w:rsidR="008F4B8C">
        <w:rPr>
          <w:lang w:eastAsia="x-none"/>
        </w:rPr>
        <w:tab/>
        <w:t>Discussions on Integrity for NR Positioning</w:t>
      </w:r>
      <w:r w:rsidR="008F4B8C">
        <w:rPr>
          <w:lang w:eastAsia="x-none"/>
        </w:rPr>
        <w:tab/>
        <w:t>OPPO</w:t>
      </w:r>
    </w:p>
    <w:p w14:paraId="3BF44C0D" w14:textId="38D1F3C2" w:rsidR="008F4B8C" w:rsidRDefault="001B5688" w:rsidP="008F4B8C">
      <w:pPr>
        <w:rPr>
          <w:lang w:eastAsia="x-none"/>
        </w:rPr>
      </w:pPr>
      <w:hyperlink r:id="rId2349" w:history="1">
        <w:r w:rsidR="000B5C49">
          <w:rPr>
            <w:rStyle w:val="Hyperlink"/>
            <w:lang w:eastAsia="x-none"/>
          </w:rPr>
          <w:t>R1-2204133</w:t>
        </w:r>
      </w:hyperlink>
      <w:r w:rsidR="008F4B8C">
        <w:rPr>
          <w:lang w:eastAsia="x-none"/>
        </w:rPr>
        <w:tab/>
        <w:t>Integrity for RAT dependent positioning techniques</w:t>
      </w:r>
      <w:r w:rsidR="008F4B8C">
        <w:rPr>
          <w:lang w:eastAsia="x-none"/>
        </w:rPr>
        <w:tab/>
        <w:t>InterDigital, Inc.</w:t>
      </w:r>
    </w:p>
    <w:p w14:paraId="2616523C" w14:textId="22689672" w:rsidR="008F4B8C" w:rsidRDefault="001B5688" w:rsidP="008F4B8C">
      <w:pPr>
        <w:rPr>
          <w:lang w:eastAsia="x-none"/>
        </w:rPr>
      </w:pPr>
      <w:hyperlink r:id="rId2350" w:history="1">
        <w:r w:rsidR="000B5C49">
          <w:rPr>
            <w:rStyle w:val="Hyperlink"/>
            <w:lang w:eastAsia="x-none"/>
          </w:rPr>
          <w:t>R1-2204311</w:t>
        </w:r>
      </w:hyperlink>
      <w:r w:rsidR="008F4B8C">
        <w:rPr>
          <w:lang w:eastAsia="x-none"/>
        </w:rPr>
        <w:tab/>
        <w:t>Discussion on solutions for integrity of RAT-dependent positioning techniques</w:t>
      </w:r>
      <w:r w:rsidR="008F4B8C">
        <w:rPr>
          <w:lang w:eastAsia="x-none"/>
        </w:rPr>
        <w:tab/>
        <w:t>CMCC</w:t>
      </w:r>
    </w:p>
    <w:p w14:paraId="415D9486" w14:textId="66BA4FAF" w:rsidR="008F4B8C" w:rsidRDefault="001B5688" w:rsidP="008F4B8C">
      <w:pPr>
        <w:rPr>
          <w:lang w:eastAsia="x-none"/>
        </w:rPr>
      </w:pPr>
      <w:hyperlink r:id="rId2351" w:history="1">
        <w:r w:rsidR="000B5C49">
          <w:rPr>
            <w:rStyle w:val="Hyperlink"/>
            <w:lang w:eastAsia="x-none"/>
          </w:rPr>
          <w:t>R1-2204386</w:t>
        </w:r>
      </w:hyperlink>
      <w:r w:rsidR="008F4B8C">
        <w:rPr>
          <w:lang w:eastAsia="x-none"/>
        </w:rPr>
        <w:tab/>
        <w:t>Discussion on solutions for integrity of RAT dependent positioning techniques</w:t>
      </w:r>
      <w:r w:rsidR="008F4B8C">
        <w:rPr>
          <w:lang w:eastAsia="x-none"/>
        </w:rPr>
        <w:tab/>
        <w:t>NTT DOCOMO, INC.</w:t>
      </w:r>
    </w:p>
    <w:p w14:paraId="5F76E84C" w14:textId="170F1225" w:rsidR="008F4B8C" w:rsidRDefault="001B5688" w:rsidP="008F4B8C">
      <w:pPr>
        <w:rPr>
          <w:lang w:eastAsia="x-none"/>
        </w:rPr>
      </w:pPr>
      <w:hyperlink r:id="rId2352" w:history="1">
        <w:r w:rsidR="000B5C49">
          <w:rPr>
            <w:rStyle w:val="Hyperlink"/>
            <w:lang w:eastAsia="x-none"/>
          </w:rPr>
          <w:t>R1-2204523</w:t>
        </w:r>
      </w:hyperlink>
      <w:r w:rsidR="008F4B8C">
        <w:rPr>
          <w:lang w:eastAsia="x-none"/>
        </w:rPr>
        <w:tab/>
        <w:t>Discussion on integrity of RAT dependent positioning techniques</w:t>
      </w:r>
      <w:r w:rsidR="008F4B8C">
        <w:rPr>
          <w:lang w:eastAsia="x-none"/>
        </w:rPr>
        <w:tab/>
        <w:t>LG Electronics</w:t>
      </w:r>
    </w:p>
    <w:p w14:paraId="6FBAA032" w14:textId="132022C9" w:rsidR="008F4B8C" w:rsidRDefault="001B5688" w:rsidP="008F4B8C">
      <w:pPr>
        <w:rPr>
          <w:lang w:eastAsia="x-none"/>
        </w:rPr>
      </w:pPr>
      <w:hyperlink r:id="rId2353" w:history="1">
        <w:r w:rsidR="000B5C49">
          <w:rPr>
            <w:rStyle w:val="Hyperlink"/>
            <w:lang w:eastAsia="x-none"/>
          </w:rPr>
          <w:t>R1-2204560</w:t>
        </w:r>
      </w:hyperlink>
      <w:r w:rsidR="008F4B8C">
        <w:rPr>
          <w:lang w:eastAsia="x-none"/>
        </w:rPr>
        <w:tab/>
        <w:t>Integrity for RAT-dependent positioning</w:t>
      </w:r>
      <w:r w:rsidR="008F4B8C">
        <w:rPr>
          <w:lang w:eastAsia="x-none"/>
        </w:rPr>
        <w:tab/>
        <w:t>Lenovo</w:t>
      </w:r>
    </w:p>
    <w:p w14:paraId="65A09047" w14:textId="6E7CD698" w:rsidR="008F4B8C" w:rsidRDefault="001B5688" w:rsidP="008F4B8C">
      <w:pPr>
        <w:rPr>
          <w:lang w:eastAsia="x-none"/>
        </w:rPr>
      </w:pPr>
      <w:hyperlink r:id="rId2354" w:history="1">
        <w:r w:rsidR="000B5C49">
          <w:rPr>
            <w:rStyle w:val="Hyperlink"/>
            <w:lang w:eastAsia="x-none"/>
          </w:rPr>
          <w:t>R1-2204668</w:t>
        </w:r>
      </w:hyperlink>
      <w:r w:rsidR="008F4B8C">
        <w:rPr>
          <w:lang w:eastAsia="x-none"/>
        </w:rPr>
        <w:tab/>
        <w:t>Views on solutions for integrity of RAT dependent positioning techniques</w:t>
      </w:r>
      <w:r w:rsidR="008F4B8C">
        <w:rPr>
          <w:lang w:eastAsia="x-none"/>
        </w:rPr>
        <w:tab/>
        <w:t>Sharp</w:t>
      </w:r>
    </w:p>
    <w:p w14:paraId="5BCBE635" w14:textId="5E073C29" w:rsidR="008F4B8C" w:rsidRDefault="001B5688" w:rsidP="008F4B8C">
      <w:pPr>
        <w:rPr>
          <w:lang w:eastAsia="x-none"/>
        </w:rPr>
      </w:pPr>
      <w:hyperlink r:id="rId2355" w:history="1">
        <w:r w:rsidR="000B5C49">
          <w:rPr>
            <w:rStyle w:val="Hyperlink"/>
            <w:lang w:eastAsia="x-none"/>
          </w:rPr>
          <w:t>R1-2204951</w:t>
        </w:r>
      </w:hyperlink>
      <w:r w:rsidR="008F4B8C">
        <w:rPr>
          <w:lang w:eastAsia="x-none"/>
        </w:rPr>
        <w:tab/>
        <w:t>Solutions for integrity of RAT dependent positioning techniques</w:t>
      </w:r>
      <w:r w:rsidR="008F4B8C">
        <w:rPr>
          <w:lang w:eastAsia="x-none"/>
        </w:rPr>
        <w:tab/>
        <w:t>Ericsson</w:t>
      </w:r>
    </w:p>
    <w:p w14:paraId="384B671B" w14:textId="500B7958" w:rsidR="008F4B8C" w:rsidRDefault="001B5688" w:rsidP="008F4B8C">
      <w:pPr>
        <w:rPr>
          <w:lang w:eastAsia="x-none"/>
        </w:rPr>
      </w:pPr>
      <w:hyperlink r:id="rId2356" w:history="1">
        <w:r w:rsidR="000B5C49">
          <w:rPr>
            <w:rStyle w:val="Hyperlink"/>
            <w:lang w:eastAsia="x-none"/>
          </w:rPr>
          <w:t>R1-2205039</w:t>
        </w:r>
      </w:hyperlink>
      <w:r w:rsidR="008F4B8C">
        <w:rPr>
          <w:lang w:eastAsia="x-none"/>
        </w:rPr>
        <w:tab/>
        <w:t>Integrity for RAT dependent positioning</w:t>
      </w:r>
      <w:r w:rsidR="008F4B8C">
        <w:rPr>
          <w:lang w:eastAsia="x-none"/>
        </w:rPr>
        <w:tab/>
        <w:t>Qualcomm Incorporated</w:t>
      </w:r>
    </w:p>
    <w:p w14:paraId="79ECD3AD" w14:textId="0D818F1C" w:rsidR="00832117" w:rsidRDefault="00832117" w:rsidP="008F4B8C">
      <w:pPr>
        <w:rPr>
          <w:lang w:eastAsia="x-none"/>
        </w:rPr>
      </w:pPr>
    </w:p>
    <w:p w14:paraId="27649391" w14:textId="77777777" w:rsidR="008734FF" w:rsidRPr="00183AD3" w:rsidRDefault="00832117" w:rsidP="00832117">
      <w:pPr>
        <w:rPr>
          <w:lang w:val="fr-FR" w:eastAsia="x-none"/>
        </w:rPr>
      </w:pPr>
      <w:r w:rsidRPr="00183AD3">
        <w:rPr>
          <w:lang w:val="fr-FR" w:eastAsia="x-none"/>
        </w:rPr>
        <w:t xml:space="preserve">[109-e-R18-Pos-05] </w:t>
      </w:r>
      <w:r w:rsidR="008734FF" w:rsidRPr="00183AD3">
        <w:rPr>
          <w:lang w:val="fr-FR" w:eastAsia="x-none"/>
        </w:rPr>
        <w:t>– Fumihiro (InterDigital)</w:t>
      </w:r>
    </w:p>
    <w:p w14:paraId="1992C63B" w14:textId="2C8C8F5C" w:rsidR="00832117" w:rsidRPr="00183AD3" w:rsidRDefault="00832117" w:rsidP="00832117">
      <w:pPr>
        <w:rPr>
          <w:lang w:eastAsia="x-none"/>
        </w:rPr>
      </w:pPr>
      <w:r w:rsidRPr="00183AD3">
        <w:rPr>
          <w:lang w:eastAsia="x-none"/>
        </w:rPr>
        <w:t>Email discussion on integrity of RAT dependent positioning techniques by May 20</w:t>
      </w:r>
    </w:p>
    <w:p w14:paraId="2ECB80B4" w14:textId="77777777" w:rsidR="00832117" w:rsidRPr="00183AD3" w:rsidRDefault="00832117" w:rsidP="00CF6E6D">
      <w:pPr>
        <w:numPr>
          <w:ilvl w:val="0"/>
          <w:numId w:val="165"/>
        </w:numPr>
        <w:rPr>
          <w:lang w:eastAsia="x-none"/>
        </w:rPr>
      </w:pPr>
      <w:r w:rsidRPr="00183AD3">
        <w:rPr>
          <w:lang w:eastAsia="x-none"/>
        </w:rPr>
        <w:t>Check points: May 16, May 20</w:t>
      </w:r>
    </w:p>
    <w:p w14:paraId="58A4A23D" w14:textId="5A63FF57" w:rsidR="009614E0" w:rsidRDefault="009614E0" w:rsidP="009614E0">
      <w:pPr>
        <w:rPr>
          <w:iCs/>
        </w:rPr>
      </w:pPr>
      <w:r w:rsidRPr="00AA1713">
        <w:rPr>
          <w:b/>
          <w:bCs/>
          <w:iCs/>
        </w:rPr>
        <w:t>Decision:</w:t>
      </w:r>
      <w:r w:rsidRPr="00AA1713">
        <w:rPr>
          <w:iCs/>
        </w:rPr>
        <w:t xml:space="preserve"> As per email decision posted on May 1</w:t>
      </w:r>
      <w:r>
        <w:rPr>
          <w:iCs/>
        </w:rPr>
        <w:t>7</w:t>
      </w:r>
      <w:r w:rsidRPr="00AA1713">
        <w:rPr>
          <w:iCs/>
          <w:vertAlign w:val="superscript"/>
        </w:rPr>
        <w:t>th</w:t>
      </w:r>
      <w:r w:rsidRPr="00AA1713">
        <w:rPr>
          <w:iCs/>
        </w:rPr>
        <w:t>,</w:t>
      </w:r>
    </w:p>
    <w:p w14:paraId="5FD360F6" w14:textId="77777777" w:rsidR="009614E0" w:rsidRPr="00752267" w:rsidRDefault="009614E0" w:rsidP="009614E0">
      <w:pPr>
        <w:rPr>
          <w:bCs/>
          <w:lang w:eastAsia="x-none"/>
        </w:rPr>
      </w:pPr>
      <w:r w:rsidRPr="00752267">
        <w:rPr>
          <w:bCs/>
          <w:highlight w:val="green"/>
          <w:lang w:eastAsia="x-none"/>
        </w:rPr>
        <w:t>Agreement</w:t>
      </w:r>
    </w:p>
    <w:p w14:paraId="4B3BA30B" w14:textId="77777777" w:rsidR="009614E0" w:rsidRPr="005D5731" w:rsidRDefault="009614E0" w:rsidP="00CF6E6D">
      <w:pPr>
        <w:pStyle w:val="ListParagraph"/>
        <w:numPr>
          <w:ilvl w:val="0"/>
          <w:numId w:val="296"/>
        </w:numPr>
        <w:overflowPunct/>
        <w:autoSpaceDE/>
        <w:autoSpaceDN/>
        <w:adjustRightInd/>
        <w:spacing w:after="0"/>
        <w:contextualSpacing w:val="0"/>
        <w:jc w:val="both"/>
        <w:textAlignment w:val="auto"/>
        <w:rPr>
          <w:lang w:eastAsia="zh-CN"/>
        </w:rPr>
      </w:pPr>
      <w:r w:rsidRPr="005D5731">
        <w:rPr>
          <w:lang w:eastAsia="zh-CN"/>
        </w:rPr>
        <w:t>Study sources of error for timing-based positioning and angle-based positioning methods, focusing on the following aspects</w:t>
      </w:r>
    </w:p>
    <w:p w14:paraId="49EAC97E" w14:textId="77777777" w:rsidR="009614E0" w:rsidRPr="005D5731" w:rsidRDefault="009614E0" w:rsidP="00CF6E6D">
      <w:pPr>
        <w:pStyle w:val="ListParagraph"/>
        <w:numPr>
          <w:ilvl w:val="1"/>
          <w:numId w:val="296"/>
        </w:numPr>
        <w:overflowPunct/>
        <w:autoSpaceDE/>
        <w:autoSpaceDN/>
        <w:adjustRightInd/>
        <w:spacing w:after="0"/>
        <w:contextualSpacing w:val="0"/>
        <w:jc w:val="both"/>
        <w:textAlignment w:val="auto"/>
        <w:rPr>
          <w:lang w:eastAsia="zh-CN"/>
        </w:rPr>
      </w:pPr>
      <w:r w:rsidRPr="005D5731">
        <w:rPr>
          <w:lang w:eastAsia="zh-CN"/>
        </w:rPr>
        <w:t>Origin of the error source</w:t>
      </w:r>
    </w:p>
    <w:p w14:paraId="4F40C136" w14:textId="77777777" w:rsidR="009614E0" w:rsidRPr="00B95A8F" w:rsidRDefault="009614E0" w:rsidP="00CF6E6D">
      <w:pPr>
        <w:pStyle w:val="ListParagraph"/>
        <w:numPr>
          <w:ilvl w:val="2"/>
          <w:numId w:val="296"/>
        </w:numPr>
        <w:overflowPunct/>
        <w:autoSpaceDE/>
        <w:autoSpaceDN/>
        <w:adjustRightInd/>
        <w:spacing w:after="0"/>
        <w:contextualSpacing w:val="0"/>
        <w:jc w:val="both"/>
        <w:textAlignment w:val="auto"/>
        <w:rPr>
          <w:lang w:eastAsia="zh-CN"/>
        </w:rPr>
      </w:pPr>
      <w:r w:rsidRPr="00B95A8F">
        <w:rPr>
          <w:lang w:eastAsia="zh-CN"/>
        </w:rPr>
        <w:t>e.g., At UE and/or network side</w:t>
      </w:r>
    </w:p>
    <w:p w14:paraId="024117AD" w14:textId="77777777" w:rsidR="009614E0" w:rsidRPr="00B95A8F" w:rsidRDefault="009614E0" w:rsidP="00CF6E6D">
      <w:pPr>
        <w:pStyle w:val="ListParagraph"/>
        <w:numPr>
          <w:ilvl w:val="2"/>
          <w:numId w:val="296"/>
        </w:numPr>
        <w:overflowPunct/>
        <w:autoSpaceDE/>
        <w:autoSpaceDN/>
        <w:adjustRightInd/>
        <w:spacing w:after="0"/>
        <w:contextualSpacing w:val="0"/>
        <w:jc w:val="both"/>
        <w:textAlignment w:val="auto"/>
        <w:rPr>
          <w:lang w:eastAsia="zh-CN"/>
        </w:rPr>
      </w:pPr>
      <w:r w:rsidRPr="00B95A8F">
        <w:rPr>
          <w:lang w:eastAsia="zh-CN"/>
        </w:rPr>
        <w:t>e.g., From assistance information, and/or measurements</w:t>
      </w:r>
    </w:p>
    <w:p w14:paraId="16360046" w14:textId="77777777" w:rsidR="009614E0" w:rsidRPr="005D5731" w:rsidRDefault="009614E0" w:rsidP="00CF6E6D">
      <w:pPr>
        <w:pStyle w:val="ListParagraph"/>
        <w:numPr>
          <w:ilvl w:val="1"/>
          <w:numId w:val="296"/>
        </w:numPr>
        <w:overflowPunct/>
        <w:autoSpaceDE/>
        <w:autoSpaceDN/>
        <w:adjustRightInd/>
        <w:spacing w:after="0"/>
        <w:contextualSpacing w:val="0"/>
        <w:jc w:val="both"/>
        <w:textAlignment w:val="auto"/>
        <w:rPr>
          <w:lang w:eastAsia="zh-CN"/>
        </w:rPr>
      </w:pPr>
      <w:r w:rsidRPr="005D5731">
        <w:rPr>
          <w:lang w:eastAsia="zh-CN"/>
        </w:rPr>
        <w:t>Model of the error source (e.g., distribution, mean and/or standard deviation for integrity overbounding model, range)</w:t>
      </w:r>
    </w:p>
    <w:p w14:paraId="30B5284B" w14:textId="77777777" w:rsidR="009614E0" w:rsidRPr="005D5731" w:rsidRDefault="009614E0" w:rsidP="00CF6E6D">
      <w:pPr>
        <w:pStyle w:val="ListParagraph"/>
        <w:numPr>
          <w:ilvl w:val="1"/>
          <w:numId w:val="296"/>
        </w:numPr>
        <w:overflowPunct/>
        <w:autoSpaceDE/>
        <w:autoSpaceDN/>
        <w:adjustRightInd/>
        <w:spacing w:after="0"/>
        <w:contextualSpacing w:val="0"/>
        <w:jc w:val="both"/>
        <w:textAlignment w:val="auto"/>
        <w:rPr>
          <w:lang w:eastAsia="zh-CN"/>
        </w:rPr>
      </w:pPr>
      <w:r w:rsidRPr="005D5731">
        <w:rPr>
          <w:lang w:eastAsia="zh-CN"/>
        </w:rPr>
        <w:t>Criteria to become an error source (e.g., whether it is quantifiable, how much influence an error source has on determination on integrity)</w:t>
      </w:r>
    </w:p>
    <w:p w14:paraId="30D78BD4" w14:textId="77777777" w:rsidR="009614E0" w:rsidRPr="005D5731" w:rsidRDefault="009614E0" w:rsidP="00CF6E6D">
      <w:pPr>
        <w:pStyle w:val="ListParagraph"/>
        <w:numPr>
          <w:ilvl w:val="0"/>
          <w:numId w:val="296"/>
        </w:numPr>
        <w:overflowPunct/>
        <w:autoSpaceDE/>
        <w:autoSpaceDN/>
        <w:adjustRightInd/>
        <w:spacing w:after="0"/>
        <w:contextualSpacing w:val="0"/>
        <w:jc w:val="both"/>
        <w:textAlignment w:val="auto"/>
        <w:rPr>
          <w:lang w:eastAsia="zh-CN"/>
        </w:rPr>
      </w:pPr>
      <w:r w:rsidRPr="005D5731">
        <w:rPr>
          <w:lang w:eastAsia="zh-CN"/>
        </w:rPr>
        <w:t>It is encouraged to provide evaluation assumptions (e.g., requirements in TS 38.101, TS 38.104, TS 38.133, evaluation assumptions in TR 38.857) if evaluation is used to determine a distribution, mean and standard deviation or range of values of an error source</w:t>
      </w:r>
    </w:p>
    <w:p w14:paraId="581C21E6" w14:textId="77777777" w:rsidR="009614E0" w:rsidRDefault="009614E0" w:rsidP="00CF6E6D">
      <w:pPr>
        <w:pStyle w:val="ListParagraph"/>
        <w:numPr>
          <w:ilvl w:val="0"/>
          <w:numId w:val="296"/>
        </w:numPr>
        <w:overflowPunct/>
        <w:autoSpaceDE/>
        <w:autoSpaceDN/>
        <w:adjustRightInd/>
        <w:ind w:left="714" w:hanging="357"/>
        <w:contextualSpacing w:val="0"/>
        <w:jc w:val="both"/>
        <w:textAlignment w:val="auto"/>
        <w:rPr>
          <w:lang w:eastAsia="zh-CN"/>
        </w:rPr>
      </w:pPr>
      <w:r w:rsidRPr="005D5731">
        <w:rPr>
          <w:lang w:eastAsia="zh-CN"/>
        </w:rPr>
        <w:t>UE-based/assisted DL positioning methods, UL and DL&amp;UL positioning methods are considered in the study</w:t>
      </w:r>
    </w:p>
    <w:p w14:paraId="163202EC" w14:textId="77777777" w:rsidR="009614E0" w:rsidRPr="00752267" w:rsidRDefault="009614E0" w:rsidP="009614E0">
      <w:pPr>
        <w:rPr>
          <w:bCs/>
          <w:lang w:eastAsia="x-none"/>
        </w:rPr>
      </w:pPr>
      <w:r w:rsidRPr="00752267">
        <w:rPr>
          <w:bCs/>
          <w:highlight w:val="green"/>
          <w:lang w:eastAsia="x-none"/>
        </w:rPr>
        <w:t>Agreement</w:t>
      </w:r>
    </w:p>
    <w:p w14:paraId="17A6D3D4" w14:textId="77777777" w:rsidR="009614E0" w:rsidRDefault="009614E0" w:rsidP="00CF6E6D">
      <w:pPr>
        <w:pStyle w:val="ListParagraph"/>
        <w:numPr>
          <w:ilvl w:val="0"/>
          <w:numId w:val="297"/>
        </w:numPr>
        <w:overflowPunct/>
        <w:autoSpaceDE/>
        <w:autoSpaceDN/>
        <w:adjustRightInd/>
        <w:spacing w:after="0"/>
        <w:contextualSpacing w:val="0"/>
        <w:jc w:val="both"/>
        <w:textAlignment w:val="auto"/>
        <w:rPr>
          <w:lang w:val="en-CA" w:eastAsia="zh-CN"/>
        </w:rPr>
      </w:pPr>
      <w:r>
        <w:rPr>
          <w:lang w:val="en-CA" w:eastAsia="zh-CN"/>
        </w:rPr>
        <w:t>At least</w:t>
      </w:r>
      <w:r>
        <w:rPr>
          <w:b/>
          <w:bCs/>
          <w:lang w:val="en-CA" w:eastAsia="zh-CN"/>
        </w:rPr>
        <w:t xml:space="preserve"> </w:t>
      </w:r>
      <w:r>
        <w:rPr>
          <w:lang w:val="en-CA" w:eastAsia="zh-CN"/>
        </w:rPr>
        <w:t>the following error</w:t>
      </w:r>
      <w:r>
        <w:rPr>
          <w:b/>
          <w:bCs/>
          <w:lang w:val="en-CA" w:eastAsia="zh-CN"/>
        </w:rPr>
        <w:t xml:space="preserve"> </w:t>
      </w:r>
      <w:r>
        <w:rPr>
          <w:lang w:val="en-CA" w:eastAsia="zh-CN"/>
        </w:rPr>
        <w:t>sources for timing-based positioning methods are studied</w:t>
      </w:r>
    </w:p>
    <w:p w14:paraId="7619396A" w14:textId="77777777" w:rsidR="009614E0" w:rsidRDefault="009614E0" w:rsidP="00CF6E6D">
      <w:pPr>
        <w:pStyle w:val="ListParagraph"/>
        <w:numPr>
          <w:ilvl w:val="1"/>
          <w:numId w:val="296"/>
        </w:numPr>
        <w:overflowPunct/>
        <w:autoSpaceDE/>
        <w:autoSpaceDN/>
        <w:adjustRightInd/>
        <w:spacing w:after="0"/>
        <w:contextualSpacing w:val="0"/>
        <w:jc w:val="both"/>
        <w:textAlignment w:val="auto"/>
        <w:rPr>
          <w:lang w:val="en-CA" w:eastAsia="zh-CN"/>
        </w:rPr>
      </w:pPr>
      <w:r>
        <w:rPr>
          <w:lang w:val="en-CA" w:eastAsia="zh-CN"/>
        </w:rPr>
        <w:t xml:space="preserve">TRP/UE </w:t>
      </w:r>
      <w:r>
        <w:rPr>
          <w:lang w:eastAsia="zh-CN"/>
        </w:rPr>
        <w:t>measurements</w:t>
      </w:r>
      <w:r>
        <w:rPr>
          <w:lang w:val="en-CA" w:eastAsia="zh-CN"/>
        </w:rPr>
        <w:t xml:space="preserve"> errors (e.g., ToA, Rx-Tx timing difference)</w:t>
      </w:r>
    </w:p>
    <w:p w14:paraId="40BC89B3" w14:textId="77777777" w:rsidR="009614E0" w:rsidRPr="00B95A8F" w:rsidRDefault="009614E0" w:rsidP="00CF6E6D">
      <w:pPr>
        <w:pStyle w:val="ListParagraph"/>
        <w:numPr>
          <w:ilvl w:val="2"/>
          <w:numId w:val="296"/>
        </w:numPr>
        <w:overflowPunct/>
        <w:autoSpaceDE/>
        <w:autoSpaceDN/>
        <w:adjustRightInd/>
        <w:spacing w:after="0"/>
        <w:contextualSpacing w:val="0"/>
        <w:jc w:val="both"/>
        <w:textAlignment w:val="auto"/>
        <w:rPr>
          <w:lang w:val="en-CA" w:eastAsia="zh-CN"/>
        </w:rPr>
      </w:pPr>
      <w:r w:rsidRPr="00B95A8F">
        <w:rPr>
          <w:lang w:val="en-CA" w:eastAsia="zh-CN"/>
        </w:rPr>
        <w:t>FFS: Effect of multipath/NLoS channels on TRP/UE measurement errors</w:t>
      </w:r>
    </w:p>
    <w:p w14:paraId="1BFB6AFA" w14:textId="77777777" w:rsidR="009614E0" w:rsidRPr="00B95A8F" w:rsidRDefault="009614E0" w:rsidP="00CF6E6D">
      <w:pPr>
        <w:pStyle w:val="ListParagraph"/>
        <w:numPr>
          <w:ilvl w:val="1"/>
          <w:numId w:val="296"/>
        </w:numPr>
        <w:overflowPunct/>
        <w:autoSpaceDE/>
        <w:autoSpaceDN/>
        <w:adjustRightInd/>
        <w:spacing w:after="0"/>
        <w:contextualSpacing w:val="0"/>
        <w:jc w:val="both"/>
        <w:textAlignment w:val="auto"/>
        <w:rPr>
          <w:lang w:val="en-CA" w:eastAsia="zh-CN"/>
        </w:rPr>
      </w:pPr>
      <w:r w:rsidRPr="00B95A8F">
        <w:rPr>
          <w:lang w:val="en-CA" w:eastAsia="zh-CN"/>
        </w:rPr>
        <w:t>Error in assistance data (e.g., TRP location, Inter-TRP synchronization errors (e.g., RTD))</w:t>
      </w:r>
    </w:p>
    <w:p w14:paraId="1743AF39" w14:textId="77777777" w:rsidR="009614E0" w:rsidRPr="00B95A8F" w:rsidRDefault="009614E0" w:rsidP="00CF6E6D">
      <w:pPr>
        <w:pStyle w:val="ListParagraph"/>
        <w:numPr>
          <w:ilvl w:val="1"/>
          <w:numId w:val="296"/>
        </w:numPr>
        <w:overflowPunct/>
        <w:autoSpaceDE/>
        <w:autoSpaceDN/>
        <w:adjustRightInd/>
        <w:spacing w:after="0"/>
        <w:contextualSpacing w:val="0"/>
        <w:jc w:val="both"/>
        <w:textAlignment w:val="auto"/>
        <w:rPr>
          <w:lang w:val="en-CA" w:eastAsia="zh-CN"/>
        </w:rPr>
      </w:pPr>
      <w:r w:rsidRPr="00B95A8F">
        <w:rPr>
          <w:lang w:val="en-CA" w:eastAsia="zh-CN"/>
        </w:rPr>
        <w:t>TRP/UE Timing error</w:t>
      </w:r>
    </w:p>
    <w:p w14:paraId="1AA5CC3D" w14:textId="77777777" w:rsidR="009614E0" w:rsidRPr="00B95A8F" w:rsidRDefault="009614E0" w:rsidP="00CF6E6D">
      <w:pPr>
        <w:pStyle w:val="ListParagraph"/>
        <w:numPr>
          <w:ilvl w:val="1"/>
          <w:numId w:val="296"/>
        </w:numPr>
        <w:overflowPunct/>
        <w:autoSpaceDE/>
        <w:autoSpaceDN/>
        <w:adjustRightInd/>
        <w:spacing w:after="0"/>
        <w:contextualSpacing w:val="0"/>
        <w:jc w:val="both"/>
        <w:textAlignment w:val="auto"/>
        <w:rPr>
          <w:lang w:val="en-CA" w:eastAsia="zh-CN"/>
        </w:rPr>
      </w:pPr>
      <w:r w:rsidRPr="00B95A8F">
        <w:rPr>
          <w:lang w:val="en-CA" w:eastAsia="zh-CN"/>
        </w:rPr>
        <w:t>FFS: Further study identification of error sources resulting from the multipath</w:t>
      </w:r>
      <w:r w:rsidRPr="00B95A8F">
        <w:rPr>
          <w:u w:val="single"/>
          <w:lang w:val="en-CA" w:eastAsia="zh-CN"/>
        </w:rPr>
        <w:t>/NLoS</w:t>
      </w:r>
      <w:r w:rsidRPr="00B95A8F">
        <w:rPr>
          <w:lang w:val="en-CA" w:eastAsia="zh-CN"/>
        </w:rPr>
        <w:t xml:space="preserve"> channel</w:t>
      </w:r>
      <w:r w:rsidRPr="00B95A8F">
        <w:rPr>
          <w:rFonts w:eastAsia="DengXian" w:hint="eastAsia"/>
          <w:lang w:val="en-CA" w:eastAsia="zh-CN"/>
        </w:rPr>
        <w:t>/</w:t>
      </w:r>
      <w:r w:rsidRPr="00B95A8F">
        <w:rPr>
          <w:lang w:val="en-CA" w:eastAsia="zh-CN"/>
        </w:rPr>
        <w:t>radio propagation environment, including multipath</w:t>
      </w:r>
      <w:r w:rsidRPr="00B95A8F">
        <w:rPr>
          <w:u w:val="single"/>
          <w:lang w:val="en-CA" w:eastAsia="zh-CN"/>
        </w:rPr>
        <w:t>/NLoS</w:t>
      </w:r>
      <w:r w:rsidRPr="00B95A8F">
        <w:rPr>
          <w:lang w:val="en-CA" w:eastAsia="zh-CN"/>
        </w:rPr>
        <w:t xml:space="preserve"> channel itself as an error source</w:t>
      </w:r>
    </w:p>
    <w:p w14:paraId="65991248" w14:textId="77777777" w:rsidR="009614E0" w:rsidRDefault="009614E0" w:rsidP="00CF6E6D">
      <w:pPr>
        <w:pStyle w:val="ListParagraph"/>
        <w:numPr>
          <w:ilvl w:val="0"/>
          <w:numId w:val="296"/>
        </w:numPr>
        <w:overflowPunct/>
        <w:autoSpaceDE/>
        <w:autoSpaceDN/>
        <w:adjustRightInd/>
        <w:spacing w:after="0"/>
        <w:contextualSpacing w:val="0"/>
        <w:jc w:val="both"/>
        <w:textAlignment w:val="auto"/>
        <w:rPr>
          <w:lang w:val="en-CA" w:eastAsia="zh-CN"/>
        </w:rPr>
      </w:pPr>
      <w:r>
        <w:rPr>
          <w:lang w:val="en-CA" w:eastAsia="zh-CN"/>
        </w:rPr>
        <w:t>Other error sources are not precluded</w:t>
      </w:r>
    </w:p>
    <w:p w14:paraId="3C5F30FE" w14:textId="77777777" w:rsidR="009614E0" w:rsidRPr="00B95A8F" w:rsidRDefault="009614E0" w:rsidP="00CF6E6D">
      <w:pPr>
        <w:pStyle w:val="3GPPAgreements"/>
        <w:numPr>
          <w:ilvl w:val="0"/>
          <w:numId w:val="296"/>
        </w:numPr>
        <w:overflowPunct/>
        <w:snapToGrid w:val="0"/>
        <w:spacing w:before="0" w:after="180"/>
        <w:ind w:left="714" w:hanging="357"/>
        <w:textAlignment w:val="auto"/>
        <w:rPr>
          <w:rFonts w:eastAsia="DengXian"/>
          <w:sz w:val="20"/>
        </w:rPr>
      </w:pPr>
      <w:r w:rsidRPr="00B95A8F">
        <w:rPr>
          <w:sz w:val="20"/>
          <w:lang w:val="en-CA"/>
        </w:rPr>
        <w:t>FFS: details of each error source, e.g., mean/standard deviation/range associated with each error</w:t>
      </w:r>
    </w:p>
    <w:p w14:paraId="08C678B8" w14:textId="77777777" w:rsidR="009614E0" w:rsidRPr="00752267" w:rsidRDefault="009614E0" w:rsidP="009614E0">
      <w:pPr>
        <w:rPr>
          <w:bCs/>
          <w:lang w:eastAsia="x-none"/>
        </w:rPr>
      </w:pPr>
      <w:r w:rsidRPr="00752267">
        <w:rPr>
          <w:bCs/>
          <w:highlight w:val="green"/>
          <w:lang w:eastAsia="x-none"/>
        </w:rPr>
        <w:t>Agreement</w:t>
      </w:r>
    </w:p>
    <w:p w14:paraId="4111E1B1" w14:textId="77777777" w:rsidR="009614E0" w:rsidRPr="00597E1C" w:rsidRDefault="009614E0" w:rsidP="00CF6E6D">
      <w:pPr>
        <w:pStyle w:val="ListParagraph"/>
        <w:numPr>
          <w:ilvl w:val="0"/>
          <w:numId w:val="297"/>
        </w:numPr>
        <w:overflowPunct/>
        <w:autoSpaceDE/>
        <w:autoSpaceDN/>
        <w:adjustRightInd/>
        <w:spacing w:after="0"/>
        <w:contextualSpacing w:val="0"/>
        <w:jc w:val="both"/>
        <w:textAlignment w:val="auto"/>
        <w:rPr>
          <w:lang w:val="en-CA" w:eastAsia="zh-CN"/>
        </w:rPr>
      </w:pPr>
      <w:r w:rsidRPr="00597E1C">
        <w:rPr>
          <w:lang w:val="en-CA" w:eastAsia="zh-CN"/>
        </w:rPr>
        <w:t>At least</w:t>
      </w:r>
      <w:r w:rsidRPr="00597E1C">
        <w:rPr>
          <w:b/>
          <w:bCs/>
          <w:lang w:val="en-CA" w:eastAsia="zh-CN"/>
        </w:rPr>
        <w:t xml:space="preserve"> </w:t>
      </w:r>
      <w:r w:rsidRPr="00597E1C">
        <w:rPr>
          <w:lang w:val="en-CA" w:eastAsia="zh-CN"/>
        </w:rPr>
        <w:t>the following error</w:t>
      </w:r>
      <w:r w:rsidRPr="00597E1C">
        <w:rPr>
          <w:b/>
          <w:bCs/>
          <w:lang w:val="en-CA" w:eastAsia="zh-CN"/>
        </w:rPr>
        <w:t xml:space="preserve"> </w:t>
      </w:r>
      <w:r w:rsidRPr="00597E1C">
        <w:rPr>
          <w:lang w:val="en-CA" w:eastAsia="zh-CN"/>
        </w:rPr>
        <w:t>sources for angle -based positioning methods are studied</w:t>
      </w:r>
    </w:p>
    <w:p w14:paraId="660C1BA4" w14:textId="77777777" w:rsidR="009614E0" w:rsidRPr="00B95A8F" w:rsidRDefault="009614E0" w:rsidP="00CF6E6D">
      <w:pPr>
        <w:pStyle w:val="ListParagraph"/>
        <w:numPr>
          <w:ilvl w:val="1"/>
          <w:numId w:val="296"/>
        </w:numPr>
        <w:overflowPunct/>
        <w:autoSpaceDE/>
        <w:autoSpaceDN/>
        <w:adjustRightInd/>
        <w:spacing w:after="0"/>
        <w:contextualSpacing w:val="0"/>
        <w:jc w:val="both"/>
        <w:textAlignment w:val="auto"/>
        <w:rPr>
          <w:lang w:val="en-CA" w:eastAsia="zh-CN"/>
        </w:rPr>
      </w:pPr>
      <w:r w:rsidRPr="00B95A8F">
        <w:rPr>
          <w:lang w:val="en-CA" w:eastAsia="zh-CN"/>
        </w:rPr>
        <w:t xml:space="preserve">TRP/UE </w:t>
      </w:r>
      <w:r w:rsidRPr="00B95A8F">
        <w:rPr>
          <w:lang w:eastAsia="zh-CN"/>
        </w:rPr>
        <w:t>measurements</w:t>
      </w:r>
      <w:r w:rsidRPr="00B95A8F">
        <w:rPr>
          <w:lang w:val="en-CA" w:eastAsia="zh-CN"/>
        </w:rPr>
        <w:t xml:space="preserve"> errors (e.g., AoA, RSRP, RSRPP expectedAoD/AoA)</w:t>
      </w:r>
    </w:p>
    <w:p w14:paraId="798D4255" w14:textId="77777777" w:rsidR="009614E0" w:rsidRPr="00B95A8F" w:rsidRDefault="009614E0" w:rsidP="00CF6E6D">
      <w:pPr>
        <w:pStyle w:val="ListParagraph"/>
        <w:numPr>
          <w:ilvl w:val="2"/>
          <w:numId w:val="296"/>
        </w:numPr>
        <w:overflowPunct/>
        <w:autoSpaceDE/>
        <w:autoSpaceDN/>
        <w:adjustRightInd/>
        <w:spacing w:after="0"/>
        <w:contextualSpacing w:val="0"/>
        <w:jc w:val="both"/>
        <w:textAlignment w:val="auto"/>
        <w:rPr>
          <w:lang w:val="en-CA" w:eastAsia="zh-CN"/>
        </w:rPr>
      </w:pPr>
      <w:r w:rsidRPr="00B95A8F">
        <w:rPr>
          <w:lang w:val="en-CA" w:eastAsia="zh-CN"/>
        </w:rPr>
        <w:t>FFS: Effect of multipath/NLoS channels on TRP/UE measurement errors</w:t>
      </w:r>
    </w:p>
    <w:p w14:paraId="3B36BC54" w14:textId="77777777" w:rsidR="009614E0" w:rsidRPr="00B95A8F" w:rsidRDefault="009614E0" w:rsidP="00CF6E6D">
      <w:pPr>
        <w:pStyle w:val="ListParagraph"/>
        <w:numPr>
          <w:ilvl w:val="1"/>
          <w:numId w:val="296"/>
        </w:numPr>
        <w:overflowPunct/>
        <w:autoSpaceDE/>
        <w:autoSpaceDN/>
        <w:adjustRightInd/>
        <w:spacing w:after="0"/>
        <w:contextualSpacing w:val="0"/>
        <w:textAlignment w:val="auto"/>
        <w:rPr>
          <w:lang w:val="en-CA" w:eastAsia="zh-CN"/>
        </w:rPr>
      </w:pPr>
      <w:r w:rsidRPr="00B95A8F">
        <w:rPr>
          <w:lang w:val="en-CA" w:eastAsia="zh-CN"/>
        </w:rPr>
        <w:t>Error in assistance data (e.g TRP location, TRP beam antenna information)</w:t>
      </w:r>
    </w:p>
    <w:p w14:paraId="3DE3A953" w14:textId="77777777" w:rsidR="009614E0" w:rsidRPr="00B95A8F" w:rsidRDefault="009614E0" w:rsidP="00CF6E6D">
      <w:pPr>
        <w:pStyle w:val="ListParagraph"/>
        <w:numPr>
          <w:ilvl w:val="1"/>
          <w:numId w:val="296"/>
        </w:numPr>
        <w:overflowPunct/>
        <w:autoSpaceDE/>
        <w:autoSpaceDN/>
        <w:adjustRightInd/>
        <w:spacing w:after="0"/>
        <w:contextualSpacing w:val="0"/>
        <w:textAlignment w:val="auto"/>
        <w:rPr>
          <w:u w:val="single"/>
          <w:lang w:val="en-CA" w:eastAsia="zh-CN"/>
        </w:rPr>
      </w:pPr>
      <w:r w:rsidRPr="00B95A8F">
        <w:rPr>
          <w:lang w:val="en-CA" w:eastAsia="zh-CN"/>
        </w:rPr>
        <w:t>FFS: Further study identification of error sources resulting from the multipath</w:t>
      </w:r>
      <w:r w:rsidRPr="00B95A8F">
        <w:rPr>
          <w:u w:val="single"/>
          <w:lang w:val="en-CA" w:eastAsia="zh-CN"/>
        </w:rPr>
        <w:t>/NLoS</w:t>
      </w:r>
      <w:r w:rsidRPr="00B95A8F">
        <w:rPr>
          <w:lang w:val="en-CA" w:eastAsia="zh-CN"/>
        </w:rPr>
        <w:t xml:space="preserve"> channel/radio propagation environment, including multipath</w:t>
      </w:r>
      <w:r w:rsidRPr="00B95A8F">
        <w:rPr>
          <w:u w:val="single"/>
          <w:lang w:val="en-CA" w:eastAsia="zh-CN"/>
        </w:rPr>
        <w:t>/NLoS</w:t>
      </w:r>
      <w:r w:rsidRPr="00B95A8F">
        <w:rPr>
          <w:lang w:val="en-CA" w:eastAsia="zh-CN"/>
        </w:rPr>
        <w:t xml:space="preserve"> channel itself as an error source</w:t>
      </w:r>
    </w:p>
    <w:p w14:paraId="61E3A194" w14:textId="77777777" w:rsidR="009614E0" w:rsidRPr="00597E1C" w:rsidRDefault="009614E0" w:rsidP="00CF6E6D">
      <w:pPr>
        <w:pStyle w:val="ListParagraph"/>
        <w:numPr>
          <w:ilvl w:val="0"/>
          <w:numId w:val="296"/>
        </w:numPr>
        <w:overflowPunct/>
        <w:autoSpaceDE/>
        <w:autoSpaceDN/>
        <w:adjustRightInd/>
        <w:spacing w:after="0"/>
        <w:contextualSpacing w:val="0"/>
        <w:jc w:val="both"/>
        <w:textAlignment w:val="auto"/>
        <w:rPr>
          <w:lang w:val="en-CA" w:eastAsia="zh-CN"/>
        </w:rPr>
      </w:pPr>
      <w:r w:rsidRPr="00597E1C">
        <w:rPr>
          <w:lang w:val="en-CA" w:eastAsia="zh-CN"/>
        </w:rPr>
        <w:t>Other error sources are not precluded</w:t>
      </w:r>
    </w:p>
    <w:p w14:paraId="74BA8F17" w14:textId="77777777" w:rsidR="009614E0" w:rsidRPr="00597E1C" w:rsidRDefault="009614E0" w:rsidP="00CF6E6D">
      <w:pPr>
        <w:pStyle w:val="ListParagraph"/>
        <w:numPr>
          <w:ilvl w:val="0"/>
          <w:numId w:val="296"/>
        </w:numPr>
        <w:overflowPunct/>
        <w:autoSpaceDE/>
        <w:autoSpaceDN/>
        <w:adjustRightInd/>
        <w:ind w:left="714" w:hanging="357"/>
        <w:contextualSpacing w:val="0"/>
        <w:jc w:val="both"/>
        <w:textAlignment w:val="auto"/>
        <w:rPr>
          <w:lang w:eastAsia="zh-CN"/>
        </w:rPr>
      </w:pPr>
      <w:r w:rsidRPr="00597E1C">
        <w:rPr>
          <w:lang w:val="en-CA" w:eastAsia="zh-CN"/>
        </w:rPr>
        <w:t>FFS: details of each error source, e.g., mean/standard deviation/range associated with each error</w:t>
      </w:r>
    </w:p>
    <w:p w14:paraId="3A83FF27" w14:textId="32ED86C2" w:rsidR="009614E0" w:rsidRDefault="009614E0" w:rsidP="008F4B8C">
      <w:pPr>
        <w:rPr>
          <w:lang w:eastAsia="x-none"/>
        </w:rPr>
      </w:pPr>
    </w:p>
    <w:p w14:paraId="3F768387" w14:textId="6C56E3A6" w:rsidR="009614E0" w:rsidRDefault="009614E0" w:rsidP="009614E0">
      <w:pPr>
        <w:rPr>
          <w:iCs/>
        </w:rPr>
      </w:pPr>
      <w:r w:rsidRPr="00AA1713">
        <w:rPr>
          <w:b/>
          <w:bCs/>
          <w:iCs/>
        </w:rPr>
        <w:t>Decision:</w:t>
      </w:r>
      <w:r w:rsidRPr="00AA1713">
        <w:rPr>
          <w:iCs/>
        </w:rPr>
        <w:t xml:space="preserve"> As per email decision posted on May 1</w:t>
      </w:r>
      <w:r>
        <w:rPr>
          <w:iCs/>
        </w:rPr>
        <w:t>8</w:t>
      </w:r>
      <w:r w:rsidRPr="00AA1713">
        <w:rPr>
          <w:iCs/>
          <w:vertAlign w:val="superscript"/>
        </w:rPr>
        <w:t>th</w:t>
      </w:r>
      <w:r w:rsidRPr="00AA1713">
        <w:rPr>
          <w:iCs/>
        </w:rPr>
        <w:t>,</w:t>
      </w:r>
    </w:p>
    <w:p w14:paraId="2043181C" w14:textId="77777777" w:rsidR="009614E0" w:rsidRPr="009614E0" w:rsidRDefault="009614E0" w:rsidP="009614E0">
      <w:pPr>
        <w:rPr>
          <w:rFonts w:cs="Times"/>
          <w:szCs w:val="20"/>
          <w:lang w:val="en-US" w:eastAsia="x-none"/>
        </w:rPr>
      </w:pPr>
      <w:r w:rsidRPr="009614E0">
        <w:rPr>
          <w:highlight w:val="green"/>
          <w:lang w:val="en-US" w:eastAsia="x-none"/>
        </w:rPr>
        <w:t>Agreement</w:t>
      </w:r>
    </w:p>
    <w:p w14:paraId="49009B53" w14:textId="77777777" w:rsidR="009614E0" w:rsidRDefault="009614E0" w:rsidP="009614E0">
      <w:pPr>
        <w:rPr>
          <w:rFonts w:ascii="Calibri" w:hAnsi="Calibri" w:cs="Calibri"/>
          <w:sz w:val="22"/>
          <w:szCs w:val="22"/>
          <w:lang w:val="en-US" w:eastAsia="x-none"/>
        </w:rPr>
      </w:pPr>
      <w:r>
        <w:rPr>
          <w:lang w:val="en-US" w:eastAsia="x-none"/>
        </w:rPr>
        <w:t>For the purpose of discussion of error sources, reuse the definitions for RAT-dependent integrity and update the references to GNSS in Section 8.1.1a in TS38.305 to also include RAT-dependent methods.</w:t>
      </w:r>
    </w:p>
    <w:p w14:paraId="37539EFD" w14:textId="77777777" w:rsidR="009614E0" w:rsidRPr="009614E0" w:rsidRDefault="009614E0" w:rsidP="00CF6E6D">
      <w:pPr>
        <w:pStyle w:val="ListParagraph"/>
        <w:numPr>
          <w:ilvl w:val="0"/>
          <w:numId w:val="298"/>
        </w:numPr>
        <w:rPr>
          <w:lang w:val="en-CA" w:eastAsia="zh-CN"/>
        </w:rPr>
      </w:pPr>
      <w:r w:rsidRPr="009614E0">
        <w:rPr>
          <w:lang w:val="en-CA" w:eastAsia="zh-CN"/>
        </w:rPr>
        <w:t>Note: The intention of the proposal is not to make text proposals for TS 38.305</w:t>
      </w:r>
    </w:p>
    <w:p w14:paraId="1E070F9A" w14:textId="77777777" w:rsidR="009614E0" w:rsidRPr="009614E0" w:rsidRDefault="009614E0" w:rsidP="00CF6E6D">
      <w:pPr>
        <w:pStyle w:val="ListParagraph"/>
        <w:numPr>
          <w:ilvl w:val="0"/>
          <w:numId w:val="298"/>
        </w:numPr>
        <w:rPr>
          <w:lang w:val="en-CA" w:eastAsia="zh-CN"/>
        </w:rPr>
      </w:pPr>
      <w:r w:rsidRPr="009614E0">
        <w:rPr>
          <w:lang w:val="en-CA" w:eastAsia="zh-CN"/>
        </w:rPr>
        <w:t>FFS: whether to modify and/or how to modify, for the purpose of discussion in RAN1, terms in 8.1.1a in TS 38.305 (e.g., definitions for “Error”, “Bound”, “Time-to-Alert (TTA)”, “DNU”, “Residual Risk”, “irMinimum, irMaximum”) for RAT dependent positioning methods</w:t>
      </w:r>
    </w:p>
    <w:p w14:paraId="5D5789D4" w14:textId="563E5002" w:rsidR="009614E0" w:rsidRDefault="009614E0" w:rsidP="008F4B8C">
      <w:pPr>
        <w:rPr>
          <w:lang w:val="en-CA" w:eastAsia="x-none"/>
        </w:rPr>
      </w:pPr>
    </w:p>
    <w:p w14:paraId="07C91A91" w14:textId="77777777" w:rsidR="00183AD3" w:rsidRDefault="00183AD3" w:rsidP="00183AD3">
      <w:pPr>
        <w:rPr>
          <w:lang w:eastAsia="x-none"/>
        </w:rPr>
      </w:pPr>
      <w:r w:rsidRPr="00931DD2">
        <w:rPr>
          <w:b/>
          <w:bCs/>
          <w:lang w:eastAsia="x-none"/>
        </w:rPr>
        <w:t>Decision:</w:t>
      </w:r>
      <w:r>
        <w:rPr>
          <w:lang w:eastAsia="x-none"/>
        </w:rPr>
        <w:t xml:space="preserve"> As per email decision posted on May 21</w:t>
      </w:r>
      <w:r w:rsidRPr="00931DD2">
        <w:rPr>
          <w:vertAlign w:val="superscript"/>
          <w:lang w:eastAsia="x-none"/>
        </w:rPr>
        <w:t>st</w:t>
      </w:r>
      <w:r>
        <w:rPr>
          <w:lang w:eastAsia="x-none"/>
        </w:rPr>
        <w:t>,</w:t>
      </w:r>
    </w:p>
    <w:p w14:paraId="64DFC91D" w14:textId="77777777" w:rsidR="00183AD3" w:rsidRPr="00183AD3" w:rsidRDefault="00183AD3" w:rsidP="00183AD3">
      <w:pPr>
        <w:rPr>
          <w:bCs/>
          <w:lang w:eastAsia="x-none"/>
        </w:rPr>
      </w:pPr>
      <w:bookmarkStart w:id="344" w:name="_Hlk104074995"/>
      <w:r w:rsidRPr="00183AD3">
        <w:rPr>
          <w:bCs/>
          <w:highlight w:val="green"/>
          <w:lang w:eastAsia="x-none"/>
        </w:rPr>
        <w:t>Agreement</w:t>
      </w:r>
    </w:p>
    <w:p w14:paraId="78334695" w14:textId="77777777" w:rsidR="00183AD3" w:rsidRPr="00525378" w:rsidRDefault="00183AD3" w:rsidP="00183AD3">
      <w:pPr>
        <w:rPr>
          <w:lang w:eastAsia="x-none"/>
        </w:rPr>
      </w:pPr>
      <w:r>
        <w:rPr>
          <w:lang w:eastAsia="x-none"/>
        </w:rPr>
        <w:t>In addition to the agreed aspects for the study, study the following aspects for error sources for timing/angle based positioning methods</w:t>
      </w:r>
    </w:p>
    <w:p w14:paraId="6227B54B" w14:textId="77777777" w:rsidR="00183AD3" w:rsidRPr="004D5819" w:rsidRDefault="00183AD3" w:rsidP="00CF6E6D">
      <w:pPr>
        <w:pStyle w:val="ListParagraph"/>
        <w:numPr>
          <w:ilvl w:val="0"/>
          <w:numId w:val="297"/>
        </w:numPr>
        <w:overflowPunct/>
        <w:autoSpaceDE/>
        <w:autoSpaceDN/>
        <w:adjustRightInd/>
        <w:spacing w:after="0"/>
        <w:contextualSpacing w:val="0"/>
        <w:jc w:val="both"/>
        <w:textAlignment w:val="auto"/>
        <w:rPr>
          <w:lang w:val="en-CA" w:eastAsia="zh-CN"/>
        </w:rPr>
      </w:pPr>
      <w:r w:rsidRPr="004D5819">
        <w:rPr>
          <w:lang w:val="en-CA" w:eastAsia="zh-CN"/>
        </w:rPr>
        <w:lastRenderedPageBreak/>
        <w:t>Mapping between an error source and a positioning method (e.g., DL, UL, DL&amp;UL positioning method)</w:t>
      </w:r>
    </w:p>
    <w:p w14:paraId="2862DF21" w14:textId="77777777" w:rsidR="00183AD3" w:rsidRPr="004D5819" w:rsidRDefault="00183AD3" w:rsidP="00CF6E6D">
      <w:pPr>
        <w:pStyle w:val="ListParagraph"/>
        <w:numPr>
          <w:ilvl w:val="1"/>
          <w:numId w:val="297"/>
        </w:numPr>
        <w:overflowPunct/>
        <w:autoSpaceDE/>
        <w:autoSpaceDN/>
        <w:adjustRightInd/>
        <w:spacing w:after="0"/>
        <w:contextualSpacing w:val="0"/>
        <w:jc w:val="both"/>
        <w:textAlignment w:val="auto"/>
        <w:rPr>
          <w:lang w:val="en-CA" w:eastAsia="zh-CN"/>
        </w:rPr>
      </w:pPr>
      <w:r w:rsidRPr="004D5819">
        <w:rPr>
          <w:lang w:val="en-CA" w:eastAsia="zh-CN"/>
        </w:rPr>
        <w:t>e.g., error in TRP location can be an error source for UE-based DL-AoD</w:t>
      </w:r>
    </w:p>
    <w:p w14:paraId="7416C981" w14:textId="77777777" w:rsidR="00183AD3" w:rsidRPr="004D5819" w:rsidRDefault="00183AD3" w:rsidP="00CF6E6D">
      <w:pPr>
        <w:pStyle w:val="ListParagraph"/>
        <w:numPr>
          <w:ilvl w:val="0"/>
          <w:numId w:val="297"/>
        </w:numPr>
        <w:overflowPunct/>
        <w:autoSpaceDE/>
        <w:autoSpaceDN/>
        <w:adjustRightInd/>
        <w:spacing w:after="0"/>
        <w:contextualSpacing w:val="0"/>
        <w:jc w:val="both"/>
        <w:textAlignment w:val="auto"/>
        <w:rPr>
          <w:lang w:val="en-CA" w:eastAsia="zh-CN"/>
        </w:rPr>
      </w:pPr>
      <w:r w:rsidRPr="004D5819">
        <w:rPr>
          <w:lang w:val="en-CA" w:eastAsia="zh-CN"/>
        </w:rPr>
        <w:t>Other aspects are not precluded</w:t>
      </w:r>
    </w:p>
    <w:bookmarkEnd w:id="344"/>
    <w:p w14:paraId="2F902E54" w14:textId="6D64E130" w:rsidR="00183AD3" w:rsidRDefault="00183AD3" w:rsidP="008F4B8C">
      <w:pPr>
        <w:rPr>
          <w:lang w:eastAsia="x-none"/>
        </w:rPr>
      </w:pPr>
    </w:p>
    <w:p w14:paraId="37063B9C" w14:textId="452896BA" w:rsidR="008734FF" w:rsidRPr="00B112C6" w:rsidRDefault="00183AD3" w:rsidP="008F4B8C">
      <w:pPr>
        <w:rPr>
          <w:lang w:eastAsia="x-none"/>
        </w:rPr>
      </w:pPr>
      <w:r>
        <w:rPr>
          <w:lang w:eastAsia="x-none"/>
        </w:rPr>
        <w:t xml:space="preserve">Final summary in </w:t>
      </w:r>
      <w:hyperlink r:id="rId2357" w:history="1">
        <w:r w:rsidR="000B5C49">
          <w:rPr>
            <w:rStyle w:val="Hyperlink"/>
            <w:lang w:eastAsia="x-none"/>
          </w:rPr>
          <w:t>R1-2205344</w:t>
        </w:r>
      </w:hyperlink>
      <w:r>
        <w:rPr>
          <w:lang w:eastAsia="x-none"/>
        </w:rPr>
        <w:t>.</w:t>
      </w:r>
    </w:p>
    <w:p w14:paraId="3FBF4735" w14:textId="77777777" w:rsidR="008F4B8C" w:rsidRDefault="008F4B8C" w:rsidP="00832117">
      <w:pPr>
        <w:pStyle w:val="Heading4"/>
      </w:pPr>
      <w:bookmarkStart w:id="345" w:name="_Toc101357078"/>
      <w:bookmarkStart w:id="346" w:name="_Toc105521416"/>
      <w:r w:rsidRPr="003B3DC0">
        <w:t>Improved accuracy based on NR carrier phase measurement</w:t>
      </w:r>
      <w:bookmarkEnd w:id="345"/>
      <w:bookmarkEnd w:id="346"/>
    </w:p>
    <w:p w14:paraId="2FC4C1EF" w14:textId="15ADD253" w:rsidR="00832117" w:rsidRDefault="001B5688" w:rsidP="00832117">
      <w:pPr>
        <w:rPr>
          <w:b/>
          <w:bCs/>
          <w:lang w:eastAsia="x-none"/>
        </w:rPr>
      </w:pPr>
      <w:hyperlink r:id="rId2358" w:history="1">
        <w:r w:rsidR="000B5C49">
          <w:rPr>
            <w:rStyle w:val="Hyperlink"/>
            <w:b/>
            <w:bCs/>
            <w:lang w:eastAsia="x-none"/>
          </w:rPr>
          <w:t>R1-2203469</w:t>
        </w:r>
      </w:hyperlink>
      <w:r w:rsidR="00832117" w:rsidRPr="00832117">
        <w:rPr>
          <w:b/>
          <w:bCs/>
          <w:lang w:eastAsia="x-none"/>
        </w:rPr>
        <w:tab/>
        <w:t>Discussion on improved accuracy based on NR carrier phase measurement</w:t>
      </w:r>
      <w:r w:rsidR="00832117" w:rsidRPr="00832117">
        <w:rPr>
          <w:b/>
          <w:bCs/>
          <w:lang w:eastAsia="x-none"/>
        </w:rPr>
        <w:tab/>
        <w:t>CATT</w:t>
      </w:r>
    </w:p>
    <w:p w14:paraId="13D0D27C" w14:textId="77777777" w:rsidR="00C8632C" w:rsidRPr="00C8632C" w:rsidRDefault="00C8632C" w:rsidP="00CF6E6D">
      <w:pPr>
        <w:pStyle w:val="ListParagraph"/>
        <w:numPr>
          <w:ilvl w:val="0"/>
          <w:numId w:val="171"/>
        </w:numPr>
        <w:spacing w:after="0"/>
        <w:ind w:left="714" w:hanging="357"/>
        <w:rPr>
          <w:sz w:val="18"/>
          <w:szCs w:val="18"/>
          <w:lang w:eastAsia="zh-CN"/>
        </w:rPr>
      </w:pPr>
      <w:r w:rsidRPr="00C8632C">
        <w:rPr>
          <w:sz w:val="18"/>
          <w:szCs w:val="18"/>
          <w:lang w:eastAsia="zh-CN"/>
        </w:rPr>
        <w:t>Proposal</w:t>
      </w:r>
      <w:r w:rsidRPr="00C8632C">
        <w:rPr>
          <w:rFonts w:hint="eastAsia"/>
          <w:sz w:val="18"/>
          <w:szCs w:val="18"/>
          <w:lang w:eastAsia="zh-CN"/>
        </w:rPr>
        <w:t xml:space="preserve"> 1: R18 SI should f</w:t>
      </w:r>
      <w:r w:rsidRPr="00C8632C">
        <w:rPr>
          <w:sz w:val="18"/>
          <w:szCs w:val="18"/>
          <w:lang w:eastAsia="zh-CN"/>
        </w:rPr>
        <w:t xml:space="preserve">ocus on reuse of existing </w:t>
      </w:r>
      <w:r w:rsidRPr="00C8632C">
        <w:rPr>
          <w:rFonts w:hint="eastAsia"/>
          <w:sz w:val="18"/>
          <w:szCs w:val="18"/>
          <w:lang w:eastAsia="zh-CN"/>
        </w:rPr>
        <w:t xml:space="preserve">R16 </w:t>
      </w:r>
      <w:r w:rsidRPr="00C8632C">
        <w:rPr>
          <w:sz w:val="18"/>
          <w:szCs w:val="18"/>
          <w:lang w:eastAsia="zh-CN"/>
        </w:rPr>
        <w:t>PRS and SRS</w:t>
      </w:r>
      <w:r w:rsidRPr="00C8632C">
        <w:rPr>
          <w:rFonts w:hint="eastAsia"/>
          <w:sz w:val="18"/>
          <w:szCs w:val="18"/>
          <w:lang w:eastAsia="zh-CN"/>
        </w:rPr>
        <w:t xml:space="preserve"> first for r</w:t>
      </w:r>
      <w:r w:rsidRPr="00C8632C">
        <w:rPr>
          <w:sz w:val="18"/>
          <w:szCs w:val="18"/>
          <w:lang w:eastAsia="zh-CN"/>
        </w:rPr>
        <w:t>eference signal</w:t>
      </w:r>
      <w:r w:rsidRPr="00C8632C">
        <w:rPr>
          <w:rFonts w:hint="eastAsia"/>
          <w:sz w:val="18"/>
          <w:szCs w:val="18"/>
          <w:lang w:eastAsia="zh-CN"/>
        </w:rPr>
        <w:t>.</w:t>
      </w:r>
    </w:p>
    <w:p w14:paraId="4D27AB40" w14:textId="77777777" w:rsidR="00C8632C" w:rsidRPr="00C8632C" w:rsidRDefault="00C8632C" w:rsidP="00CF6E6D">
      <w:pPr>
        <w:pStyle w:val="ListParagraph"/>
        <w:numPr>
          <w:ilvl w:val="0"/>
          <w:numId w:val="171"/>
        </w:numPr>
        <w:spacing w:after="0"/>
        <w:ind w:left="714" w:hanging="357"/>
        <w:rPr>
          <w:color w:val="0000FF"/>
          <w:sz w:val="18"/>
          <w:szCs w:val="18"/>
          <w:lang w:eastAsia="zh-CN"/>
        </w:rPr>
      </w:pPr>
      <w:r w:rsidRPr="00C8632C">
        <w:rPr>
          <w:sz w:val="18"/>
          <w:szCs w:val="18"/>
          <w:lang w:eastAsia="zh-CN"/>
        </w:rPr>
        <w:t>Proposal</w:t>
      </w:r>
      <w:r w:rsidRPr="00C8632C">
        <w:rPr>
          <w:rFonts w:hint="eastAsia"/>
          <w:sz w:val="18"/>
          <w:szCs w:val="18"/>
          <w:lang w:eastAsia="zh-CN"/>
        </w:rPr>
        <w:t xml:space="preserve"> 2: C</w:t>
      </w:r>
      <w:r w:rsidRPr="00C8632C">
        <w:rPr>
          <w:sz w:val="18"/>
          <w:szCs w:val="18"/>
          <w:lang w:eastAsia="zh-CN"/>
        </w:rPr>
        <w:t>andidate DL/UL measurements for NR CPP may include the carrier phase measurement (Phase Of Arrival, POA), differential carrier phase measurement (Phase Difference Of Arrival, PDOA)  and measurement quality indication. The PDOA can be the POA difference between different gNB/TRPs  or the POA difference between different antennas of same UE. The measurement quality indication can include one or combination of following items: LOS/NLOS indicator, Rician factor, SINR, and variance of CPP measurement, etc</w:t>
      </w:r>
      <w:r w:rsidRPr="00C8632C">
        <w:rPr>
          <w:rFonts w:hint="eastAsia"/>
          <w:sz w:val="18"/>
          <w:szCs w:val="18"/>
          <w:lang w:eastAsia="zh-CN"/>
        </w:rPr>
        <w:t>.</w:t>
      </w:r>
    </w:p>
    <w:p w14:paraId="05E185AE" w14:textId="77777777" w:rsidR="00C8632C" w:rsidRPr="00C8632C" w:rsidRDefault="00C8632C" w:rsidP="00CF6E6D">
      <w:pPr>
        <w:pStyle w:val="ListParagraph"/>
        <w:numPr>
          <w:ilvl w:val="0"/>
          <w:numId w:val="171"/>
        </w:numPr>
        <w:spacing w:after="0"/>
        <w:ind w:left="714" w:hanging="357"/>
        <w:rPr>
          <w:sz w:val="18"/>
          <w:szCs w:val="18"/>
          <w:lang w:eastAsia="zh-CN"/>
        </w:rPr>
      </w:pPr>
      <w:r w:rsidRPr="00C8632C">
        <w:rPr>
          <w:sz w:val="18"/>
          <w:szCs w:val="18"/>
          <w:lang w:eastAsia="zh-CN"/>
        </w:rPr>
        <w:t>Proposal</w:t>
      </w:r>
      <w:r w:rsidRPr="00C8632C">
        <w:rPr>
          <w:rFonts w:hint="eastAsia"/>
          <w:sz w:val="18"/>
          <w:szCs w:val="18"/>
          <w:lang w:eastAsia="zh-CN"/>
        </w:rPr>
        <w:t xml:space="preserve"> 3: </w:t>
      </w:r>
      <w:r w:rsidRPr="00C8632C">
        <w:rPr>
          <w:sz w:val="18"/>
          <w:szCs w:val="18"/>
          <w:lang w:eastAsia="zh-CN"/>
        </w:rPr>
        <w:t>Joint reporting of POA and TOA for smoothing TOA with POA</w:t>
      </w:r>
      <w:r w:rsidRPr="00C8632C">
        <w:rPr>
          <w:rFonts w:hint="eastAsia"/>
          <w:sz w:val="18"/>
          <w:szCs w:val="18"/>
          <w:lang w:eastAsia="zh-CN"/>
        </w:rPr>
        <w:t xml:space="preserve"> can be studied to</w:t>
      </w:r>
      <w:r w:rsidRPr="00C8632C">
        <w:rPr>
          <w:sz w:val="18"/>
          <w:szCs w:val="18"/>
          <w:lang w:eastAsia="zh-CN"/>
        </w:rPr>
        <w:t xml:space="preserve"> improv</w:t>
      </w:r>
      <w:r w:rsidRPr="00C8632C">
        <w:rPr>
          <w:rFonts w:hint="eastAsia"/>
          <w:sz w:val="18"/>
          <w:szCs w:val="18"/>
          <w:lang w:eastAsia="zh-CN"/>
        </w:rPr>
        <w:t xml:space="preserve">e </w:t>
      </w:r>
      <w:r w:rsidRPr="00C8632C">
        <w:rPr>
          <w:sz w:val="18"/>
          <w:szCs w:val="18"/>
          <w:lang w:eastAsia="zh-CN"/>
        </w:rPr>
        <w:t xml:space="preserve">the </w:t>
      </w:r>
      <w:r w:rsidRPr="00C8632C">
        <w:rPr>
          <w:rFonts w:hint="eastAsia"/>
          <w:sz w:val="18"/>
          <w:szCs w:val="18"/>
          <w:lang w:eastAsia="zh-CN"/>
        </w:rPr>
        <w:t xml:space="preserve">traditional </w:t>
      </w:r>
      <w:r w:rsidRPr="00C8632C">
        <w:rPr>
          <w:sz w:val="18"/>
          <w:szCs w:val="18"/>
          <w:lang w:eastAsia="zh-CN"/>
        </w:rPr>
        <w:t>DL/UL-TDOA performance</w:t>
      </w:r>
      <w:r w:rsidRPr="00C8632C">
        <w:rPr>
          <w:rFonts w:hint="eastAsia"/>
          <w:sz w:val="18"/>
          <w:szCs w:val="18"/>
          <w:lang w:eastAsia="zh-CN"/>
        </w:rPr>
        <w:t>.</w:t>
      </w:r>
    </w:p>
    <w:p w14:paraId="37D20601" w14:textId="77777777" w:rsidR="00C8632C" w:rsidRPr="00C8632C" w:rsidRDefault="00C8632C" w:rsidP="00CF6E6D">
      <w:pPr>
        <w:pStyle w:val="ListParagraph"/>
        <w:numPr>
          <w:ilvl w:val="0"/>
          <w:numId w:val="171"/>
        </w:numPr>
        <w:spacing w:after="0"/>
        <w:ind w:left="714" w:hanging="357"/>
        <w:rPr>
          <w:sz w:val="18"/>
          <w:szCs w:val="18"/>
          <w:lang w:eastAsia="zh-CN"/>
        </w:rPr>
      </w:pPr>
      <w:r w:rsidRPr="00C8632C">
        <w:rPr>
          <w:sz w:val="18"/>
          <w:szCs w:val="18"/>
          <w:lang w:eastAsia="zh-CN"/>
        </w:rPr>
        <w:t>Proposal</w:t>
      </w:r>
      <w:r w:rsidRPr="00C8632C">
        <w:rPr>
          <w:rFonts w:hint="eastAsia"/>
          <w:sz w:val="18"/>
          <w:szCs w:val="18"/>
          <w:lang w:eastAsia="zh-CN"/>
        </w:rPr>
        <w:t xml:space="preserve"> 4: At least the following two method</w:t>
      </w:r>
      <w:r w:rsidRPr="00C8632C">
        <w:rPr>
          <w:sz w:val="18"/>
          <w:szCs w:val="18"/>
          <w:lang w:eastAsia="zh-CN"/>
        </w:rPr>
        <w:t>s to eliminate the impact of ATA/AFA</w:t>
      </w:r>
      <w:r w:rsidRPr="00C8632C">
        <w:rPr>
          <w:rFonts w:hint="eastAsia"/>
          <w:sz w:val="18"/>
          <w:szCs w:val="18"/>
          <w:lang w:eastAsia="zh-CN"/>
        </w:rPr>
        <w:t xml:space="preserve"> can be studied.</w:t>
      </w:r>
    </w:p>
    <w:p w14:paraId="0F3D2B22" w14:textId="77777777" w:rsidR="00C8632C" w:rsidRPr="00C8632C" w:rsidRDefault="00C8632C" w:rsidP="00CF6E6D">
      <w:pPr>
        <w:pStyle w:val="ListParagraph"/>
        <w:numPr>
          <w:ilvl w:val="1"/>
          <w:numId w:val="171"/>
        </w:numPr>
        <w:spacing w:after="0"/>
        <w:rPr>
          <w:sz w:val="18"/>
          <w:szCs w:val="18"/>
          <w:lang w:eastAsia="zh-CN"/>
        </w:rPr>
      </w:pPr>
      <w:r w:rsidRPr="00C8632C">
        <w:rPr>
          <w:sz w:val="18"/>
          <w:szCs w:val="18"/>
          <w:lang w:eastAsia="zh-CN"/>
        </w:rPr>
        <w:t xml:space="preserve">Method 1: </w:t>
      </w:r>
      <w:r w:rsidRPr="00C8632C">
        <w:rPr>
          <w:rFonts w:hint="eastAsia"/>
          <w:sz w:val="18"/>
          <w:szCs w:val="18"/>
          <w:lang w:eastAsia="zh-CN"/>
        </w:rPr>
        <w:t>UE r</w:t>
      </w:r>
      <w:r w:rsidRPr="00C8632C">
        <w:rPr>
          <w:sz w:val="18"/>
          <w:szCs w:val="18"/>
          <w:lang w:eastAsia="zh-CN"/>
        </w:rPr>
        <w:t>eport</w:t>
      </w:r>
      <w:r w:rsidRPr="00C8632C">
        <w:rPr>
          <w:rFonts w:hint="eastAsia"/>
          <w:sz w:val="18"/>
          <w:szCs w:val="18"/>
          <w:lang w:eastAsia="zh-CN"/>
        </w:rPr>
        <w:t>s</w:t>
      </w:r>
      <w:r w:rsidRPr="00C8632C">
        <w:rPr>
          <w:sz w:val="18"/>
          <w:szCs w:val="18"/>
          <w:lang w:eastAsia="zh-CN"/>
        </w:rPr>
        <w:t xml:space="preserve"> </w:t>
      </w:r>
      <w:r w:rsidRPr="00C8632C">
        <w:rPr>
          <w:rFonts w:hint="eastAsia"/>
          <w:sz w:val="18"/>
          <w:szCs w:val="18"/>
          <w:lang w:eastAsia="zh-CN"/>
        </w:rPr>
        <w:t>both the value and time stamp of ATA</w:t>
      </w:r>
      <w:r w:rsidRPr="00C8632C">
        <w:rPr>
          <w:sz w:val="18"/>
          <w:szCs w:val="18"/>
          <w:lang w:eastAsia="zh-CN"/>
        </w:rPr>
        <w:t xml:space="preserve"> and/or </w:t>
      </w:r>
      <w:r w:rsidRPr="00C8632C">
        <w:rPr>
          <w:rFonts w:hint="eastAsia"/>
          <w:sz w:val="18"/>
          <w:szCs w:val="18"/>
          <w:lang w:eastAsia="zh-CN"/>
        </w:rPr>
        <w:t>AFA t</w:t>
      </w:r>
      <w:r w:rsidRPr="00C8632C">
        <w:rPr>
          <w:sz w:val="18"/>
          <w:szCs w:val="18"/>
          <w:lang w:eastAsia="zh-CN"/>
        </w:rPr>
        <w:t>o the network side.</w:t>
      </w:r>
    </w:p>
    <w:p w14:paraId="38AC77DE" w14:textId="77777777" w:rsidR="00C8632C" w:rsidRPr="00C8632C" w:rsidRDefault="00C8632C" w:rsidP="00CF6E6D">
      <w:pPr>
        <w:pStyle w:val="ListParagraph"/>
        <w:numPr>
          <w:ilvl w:val="1"/>
          <w:numId w:val="171"/>
        </w:numPr>
        <w:spacing w:after="0"/>
        <w:rPr>
          <w:sz w:val="18"/>
          <w:szCs w:val="18"/>
          <w:lang w:eastAsia="zh-CN"/>
        </w:rPr>
      </w:pPr>
      <w:r w:rsidRPr="00C8632C">
        <w:rPr>
          <w:sz w:val="18"/>
          <w:szCs w:val="18"/>
          <w:lang w:eastAsia="zh-CN"/>
        </w:rPr>
        <w:t xml:space="preserve">Method 2: </w:t>
      </w:r>
      <w:r w:rsidRPr="00C8632C">
        <w:rPr>
          <w:rFonts w:hint="eastAsia"/>
          <w:sz w:val="18"/>
          <w:szCs w:val="18"/>
          <w:lang w:eastAsia="zh-CN"/>
        </w:rPr>
        <w:t>N</w:t>
      </w:r>
      <w:r w:rsidRPr="00C8632C">
        <w:rPr>
          <w:sz w:val="18"/>
          <w:szCs w:val="18"/>
          <w:lang w:eastAsia="zh-CN"/>
        </w:rPr>
        <w:t xml:space="preserve">etwork controls the effective time window of ATA and AFA for </w:t>
      </w:r>
      <w:r w:rsidRPr="00C8632C">
        <w:rPr>
          <w:rFonts w:hint="eastAsia"/>
          <w:sz w:val="18"/>
          <w:szCs w:val="18"/>
          <w:lang w:eastAsia="zh-CN"/>
        </w:rPr>
        <w:t>UE</w:t>
      </w:r>
      <w:r w:rsidRPr="00C8632C">
        <w:rPr>
          <w:sz w:val="18"/>
          <w:szCs w:val="18"/>
          <w:lang w:eastAsia="zh-CN"/>
        </w:rPr>
        <w:t>.</w:t>
      </w:r>
    </w:p>
    <w:p w14:paraId="4B7F422F" w14:textId="77777777" w:rsidR="00C8632C" w:rsidRPr="00C8632C" w:rsidRDefault="00C8632C" w:rsidP="00CF6E6D">
      <w:pPr>
        <w:pStyle w:val="ListParagraph"/>
        <w:numPr>
          <w:ilvl w:val="0"/>
          <w:numId w:val="171"/>
        </w:numPr>
        <w:spacing w:after="0"/>
        <w:ind w:left="714" w:hanging="357"/>
        <w:rPr>
          <w:sz w:val="18"/>
          <w:szCs w:val="18"/>
          <w:lang w:eastAsia="zh-CN"/>
        </w:rPr>
      </w:pPr>
      <w:r w:rsidRPr="00C8632C">
        <w:rPr>
          <w:sz w:val="18"/>
          <w:szCs w:val="18"/>
          <w:lang w:eastAsia="zh-CN"/>
        </w:rPr>
        <w:t>Proposal</w:t>
      </w:r>
      <w:r w:rsidRPr="00C8632C">
        <w:rPr>
          <w:rFonts w:hint="eastAsia"/>
          <w:sz w:val="18"/>
          <w:szCs w:val="18"/>
          <w:lang w:eastAsia="zh-CN"/>
        </w:rPr>
        <w:t xml:space="preserve"> 5: Both time-domain and frequency-domain </w:t>
      </w:r>
      <w:r w:rsidRPr="00C8632C">
        <w:rPr>
          <w:sz w:val="18"/>
          <w:szCs w:val="18"/>
          <w:lang w:eastAsia="zh-CN"/>
        </w:rPr>
        <w:t xml:space="preserve">methods for carrier phase measurement </w:t>
      </w:r>
      <w:r w:rsidRPr="00C8632C">
        <w:rPr>
          <w:rFonts w:hint="eastAsia"/>
          <w:sz w:val="18"/>
          <w:szCs w:val="18"/>
          <w:lang w:eastAsia="zh-CN"/>
        </w:rPr>
        <w:t xml:space="preserve">with </w:t>
      </w:r>
      <w:r w:rsidRPr="00C8632C">
        <w:rPr>
          <w:sz w:val="18"/>
          <w:szCs w:val="18"/>
          <w:lang w:eastAsia="zh-CN"/>
        </w:rPr>
        <w:t>non-continuous signal</w:t>
      </w:r>
      <w:r w:rsidRPr="00C8632C">
        <w:rPr>
          <w:rFonts w:hint="eastAsia"/>
          <w:sz w:val="18"/>
          <w:szCs w:val="18"/>
          <w:lang w:eastAsia="zh-CN"/>
        </w:rPr>
        <w:t xml:space="preserve"> can be studied.</w:t>
      </w:r>
    </w:p>
    <w:p w14:paraId="6C1AEA4D" w14:textId="77777777" w:rsidR="00C8632C" w:rsidRPr="00C8632C" w:rsidRDefault="00C8632C" w:rsidP="00CF6E6D">
      <w:pPr>
        <w:pStyle w:val="ListParagraph"/>
        <w:numPr>
          <w:ilvl w:val="0"/>
          <w:numId w:val="171"/>
        </w:numPr>
        <w:spacing w:after="0"/>
        <w:ind w:left="714" w:hanging="357"/>
        <w:rPr>
          <w:sz w:val="18"/>
          <w:szCs w:val="18"/>
          <w:lang w:eastAsia="zh-CN"/>
        </w:rPr>
      </w:pPr>
      <w:r w:rsidRPr="00C8632C">
        <w:rPr>
          <w:sz w:val="18"/>
          <w:szCs w:val="18"/>
          <w:lang w:eastAsia="zh-CN"/>
        </w:rPr>
        <w:t>Proposal</w:t>
      </w:r>
      <w:r w:rsidRPr="00C8632C">
        <w:rPr>
          <w:rFonts w:hint="eastAsia"/>
          <w:sz w:val="18"/>
          <w:szCs w:val="18"/>
          <w:lang w:eastAsia="zh-CN"/>
        </w:rPr>
        <w:t xml:space="preserve"> 6: Both </w:t>
      </w:r>
      <w:r w:rsidRPr="00C8632C">
        <w:rPr>
          <w:sz w:val="18"/>
          <w:szCs w:val="18"/>
          <w:lang w:eastAsia="zh-CN"/>
        </w:rPr>
        <w:t xml:space="preserve">continuous location tracking </w:t>
      </w:r>
      <w:r w:rsidRPr="00C8632C">
        <w:rPr>
          <w:rFonts w:hint="eastAsia"/>
          <w:sz w:val="18"/>
          <w:szCs w:val="18"/>
          <w:lang w:eastAsia="zh-CN"/>
        </w:rPr>
        <w:t xml:space="preserve">algorithm </w:t>
      </w:r>
      <w:r w:rsidRPr="00C8632C">
        <w:rPr>
          <w:sz w:val="18"/>
          <w:szCs w:val="18"/>
          <w:lang w:eastAsia="zh-CN"/>
        </w:rPr>
        <w:t xml:space="preserve">and one-shot location calculation </w:t>
      </w:r>
      <w:r w:rsidRPr="00C8632C">
        <w:rPr>
          <w:rFonts w:hint="eastAsia"/>
          <w:sz w:val="18"/>
          <w:szCs w:val="18"/>
          <w:lang w:eastAsia="zh-CN"/>
        </w:rPr>
        <w:t xml:space="preserve">algorithm can be </w:t>
      </w:r>
      <w:r w:rsidRPr="00C8632C">
        <w:rPr>
          <w:sz w:val="18"/>
          <w:szCs w:val="18"/>
          <w:lang w:eastAsia="zh-CN"/>
        </w:rPr>
        <w:t>studied</w:t>
      </w:r>
      <w:r w:rsidRPr="00C8632C">
        <w:rPr>
          <w:rFonts w:hint="eastAsia"/>
          <w:sz w:val="18"/>
          <w:szCs w:val="18"/>
          <w:lang w:eastAsia="zh-CN"/>
        </w:rPr>
        <w:t xml:space="preserve"> for s</w:t>
      </w:r>
      <w:r w:rsidRPr="00C8632C">
        <w:rPr>
          <w:sz w:val="18"/>
          <w:szCs w:val="18"/>
          <w:lang w:eastAsia="zh-CN"/>
        </w:rPr>
        <w:t>olution for UE location calculation with integer ambiguity</w:t>
      </w:r>
      <w:r w:rsidRPr="00C8632C">
        <w:rPr>
          <w:rFonts w:hint="eastAsia"/>
          <w:sz w:val="18"/>
          <w:szCs w:val="18"/>
          <w:lang w:eastAsia="zh-CN"/>
        </w:rPr>
        <w:t>.</w:t>
      </w:r>
    </w:p>
    <w:p w14:paraId="5F9B7505" w14:textId="77777777" w:rsidR="00C8632C" w:rsidRPr="00C8632C" w:rsidRDefault="00C8632C" w:rsidP="00CF6E6D">
      <w:pPr>
        <w:pStyle w:val="ListParagraph"/>
        <w:numPr>
          <w:ilvl w:val="0"/>
          <w:numId w:val="171"/>
        </w:numPr>
        <w:spacing w:after="0"/>
        <w:ind w:left="714" w:hanging="357"/>
        <w:rPr>
          <w:sz w:val="18"/>
          <w:szCs w:val="18"/>
          <w:lang w:eastAsia="zh-CN"/>
        </w:rPr>
      </w:pPr>
      <w:r w:rsidRPr="00C8632C">
        <w:rPr>
          <w:sz w:val="18"/>
          <w:szCs w:val="18"/>
          <w:lang w:eastAsia="zh-CN"/>
        </w:rPr>
        <w:t>Proposal</w:t>
      </w:r>
      <w:r w:rsidRPr="00C8632C">
        <w:rPr>
          <w:rFonts w:hint="eastAsia"/>
          <w:sz w:val="18"/>
          <w:szCs w:val="18"/>
          <w:lang w:eastAsia="zh-CN"/>
        </w:rPr>
        <w:t xml:space="preserve"> 7: </w:t>
      </w:r>
      <w:r w:rsidRPr="00C8632C">
        <w:rPr>
          <w:rFonts w:hint="eastAsia"/>
          <w:bCs/>
          <w:noProof/>
          <w:sz w:val="18"/>
          <w:szCs w:val="18"/>
          <w:lang w:eastAsia="zh-CN"/>
        </w:rPr>
        <w:t>C</w:t>
      </w:r>
      <w:r w:rsidRPr="00C8632C">
        <w:rPr>
          <w:bCs/>
          <w:noProof/>
          <w:sz w:val="18"/>
          <w:szCs w:val="18"/>
        </w:rPr>
        <w:t>arrier phases measurements from two or more carrier frequencies</w:t>
      </w:r>
      <w:r w:rsidRPr="00C8632C">
        <w:rPr>
          <w:rFonts w:hint="eastAsia"/>
          <w:bCs/>
          <w:noProof/>
          <w:sz w:val="18"/>
          <w:szCs w:val="18"/>
          <w:lang w:eastAsia="zh-CN"/>
        </w:rPr>
        <w:t xml:space="preserve"> are </w:t>
      </w:r>
      <w:r w:rsidRPr="00C8632C">
        <w:rPr>
          <w:bCs/>
          <w:noProof/>
          <w:sz w:val="18"/>
          <w:szCs w:val="18"/>
          <w:lang w:eastAsia="zh-CN"/>
        </w:rPr>
        <w:t>helpful</w:t>
      </w:r>
      <w:r w:rsidRPr="00C8632C">
        <w:rPr>
          <w:rFonts w:hint="eastAsia"/>
          <w:bCs/>
          <w:noProof/>
          <w:sz w:val="18"/>
          <w:szCs w:val="18"/>
          <w:lang w:eastAsia="zh-CN"/>
        </w:rPr>
        <w:t xml:space="preserve"> </w:t>
      </w:r>
      <w:r w:rsidRPr="00C8632C">
        <w:rPr>
          <w:bCs/>
          <w:noProof/>
          <w:sz w:val="18"/>
          <w:szCs w:val="18"/>
        </w:rPr>
        <w:t>for fast resolution of the integer ambiguity.</w:t>
      </w:r>
    </w:p>
    <w:p w14:paraId="69E53421" w14:textId="77777777" w:rsidR="00C8632C" w:rsidRPr="00C8632C" w:rsidRDefault="00C8632C" w:rsidP="00CF6E6D">
      <w:pPr>
        <w:pStyle w:val="ListParagraph"/>
        <w:numPr>
          <w:ilvl w:val="0"/>
          <w:numId w:val="171"/>
        </w:numPr>
        <w:spacing w:after="0"/>
        <w:ind w:left="714" w:hanging="357"/>
        <w:rPr>
          <w:sz w:val="18"/>
          <w:szCs w:val="18"/>
          <w:lang w:eastAsia="zh-CN"/>
        </w:rPr>
      </w:pPr>
      <w:r w:rsidRPr="00C8632C">
        <w:rPr>
          <w:sz w:val="18"/>
          <w:szCs w:val="18"/>
          <w:lang w:eastAsia="zh-CN"/>
        </w:rPr>
        <w:t>Proposal</w:t>
      </w:r>
      <w:r w:rsidRPr="00C8632C">
        <w:rPr>
          <w:rFonts w:hint="eastAsia"/>
          <w:sz w:val="18"/>
          <w:szCs w:val="18"/>
          <w:lang w:eastAsia="zh-CN"/>
        </w:rPr>
        <w:t xml:space="preserve"> 8: D</w:t>
      </w:r>
      <w:r w:rsidRPr="00C8632C">
        <w:rPr>
          <w:rFonts w:eastAsia="MS Mincho"/>
          <w:sz w:val="18"/>
          <w:szCs w:val="18"/>
        </w:rPr>
        <w:t>ouble differential technique</w:t>
      </w:r>
      <w:r w:rsidRPr="00C8632C">
        <w:rPr>
          <w:rFonts w:hint="eastAsia"/>
          <w:sz w:val="18"/>
          <w:szCs w:val="18"/>
          <w:lang w:eastAsia="zh-CN"/>
        </w:rPr>
        <w:t xml:space="preserve"> with PRU can be used for solution for timing offset between TRPs.</w:t>
      </w:r>
    </w:p>
    <w:p w14:paraId="190DC4BC" w14:textId="77777777" w:rsidR="00C8632C" w:rsidRPr="00C8632C" w:rsidRDefault="00C8632C" w:rsidP="00CF6E6D">
      <w:pPr>
        <w:pStyle w:val="ListParagraph"/>
        <w:numPr>
          <w:ilvl w:val="0"/>
          <w:numId w:val="171"/>
        </w:numPr>
        <w:spacing w:after="0"/>
        <w:ind w:left="714" w:hanging="357"/>
        <w:rPr>
          <w:sz w:val="18"/>
          <w:szCs w:val="18"/>
          <w:lang w:eastAsia="zh-CN"/>
        </w:rPr>
      </w:pPr>
      <w:r w:rsidRPr="00C8632C">
        <w:rPr>
          <w:bCs/>
          <w:noProof/>
          <w:sz w:val="18"/>
          <w:szCs w:val="18"/>
          <w:lang w:eastAsia="zh-CN"/>
        </w:rPr>
        <w:t xml:space="preserve">Proposal </w:t>
      </w:r>
      <w:r w:rsidRPr="00C8632C">
        <w:rPr>
          <w:rFonts w:hint="eastAsia"/>
          <w:bCs/>
          <w:noProof/>
          <w:sz w:val="18"/>
          <w:szCs w:val="18"/>
          <w:lang w:eastAsia="zh-CN"/>
        </w:rPr>
        <w:t>9</w:t>
      </w:r>
      <w:r w:rsidRPr="00C8632C">
        <w:rPr>
          <w:bCs/>
          <w:noProof/>
          <w:sz w:val="18"/>
          <w:szCs w:val="18"/>
          <w:lang w:eastAsia="zh-CN"/>
        </w:rPr>
        <w:t>:</w:t>
      </w:r>
      <w:r w:rsidRPr="00C8632C">
        <w:rPr>
          <w:rFonts w:hint="eastAsia"/>
          <w:bCs/>
          <w:noProof/>
          <w:sz w:val="18"/>
          <w:szCs w:val="18"/>
          <w:lang w:eastAsia="zh-CN"/>
        </w:rPr>
        <w:t xml:space="preserve"> Reuse simulation assumption of InF-SH channel scenario in FR1 in Rel-17 for the simulation of CPP, where the key simulation parameters in Table 1 can be considered..</w:t>
      </w:r>
    </w:p>
    <w:p w14:paraId="47531106" w14:textId="77777777" w:rsidR="00832117" w:rsidRDefault="00832117" w:rsidP="00832117">
      <w:r w:rsidRPr="00982469">
        <w:rPr>
          <w:b/>
          <w:bCs/>
        </w:rPr>
        <w:t>Decision:</w:t>
      </w:r>
      <w:r>
        <w:t xml:space="preserve"> The document is noted.</w:t>
      </w:r>
    </w:p>
    <w:p w14:paraId="58C0E287" w14:textId="77777777" w:rsidR="00832117" w:rsidRPr="00ED6D9B" w:rsidRDefault="00832117" w:rsidP="00832117"/>
    <w:p w14:paraId="02952B32" w14:textId="0CE2364D" w:rsidR="00832117" w:rsidRDefault="001B5688" w:rsidP="00832117">
      <w:pPr>
        <w:rPr>
          <w:b/>
          <w:bCs/>
          <w:lang w:eastAsia="x-none"/>
        </w:rPr>
      </w:pPr>
      <w:hyperlink r:id="rId2359" w:history="1">
        <w:r w:rsidR="000B5C49">
          <w:rPr>
            <w:rStyle w:val="Hyperlink"/>
            <w:b/>
            <w:bCs/>
            <w:lang w:eastAsia="x-none"/>
          </w:rPr>
          <w:t>R1-2203634</w:t>
        </w:r>
      </w:hyperlink>
      <w:r w:rsidR="00832117" w:rsidRPr="00832117">
        <w:rPr>
          <w:b/>
          <w:bCs/>
          <w:lang w:eastAsia="x-none"/>
        </w:rPr>
        <w:tab/>
        <w:t xml:space="preserve">Use cases and applications on Carrier Phase Based Positioning for NR </w:t>
      </w:r>
      <w:r w:rsidR="00832117" w:rsidRPr="00832117">
        <w:rPr>
          <w:b/>
          <w:bCs/>
          <w:lang w:eastAsia="x-none"/>
        </w:rPr>
        <w:tab/>
        <w:t>Locaila</w:t>
      </w:r>
    </w:p>
    <w:p w14:paraId="672B23B1" w14:textId="77777777" w:rsidR="00C8632C" w:rsidRPr="00C8632C" w:rsidRDefault="00C8632C" w:rsidP="00CF6E6D">
      <w:pPr>
        <w:pStyle w:val="ListParagraph"/>
        <w:numPr>
          <w:ilvl w:val="0"/>
          <w:numId w:val="172"/>
        </w:numPr>
        <w:spacing w:after="0"/>
        <w:ind w:left="714" w:hanging="357"/>
        <w:rPr>
          <w:sz w:val="18"/>
          <w:szCs w:val="18"/>
        </w:rPr>
      </w:pPr>
      <w:r w:rsidRPr="00C8632C">
        <w:rPr>
          <w:sz w:val="18"/>
          <w:szCs w:val="18"/>
        </w:rPr>
        <w:t>Proposal 1: Study new reference signaling efficient for supporting phase-based measurement method</w:t>
      </w:r>
    </w:p>
    <w:p w14:paraId="49217D0F" w14:textId="77777777" w:rsidR="00C8632C" w:rsidRPr="00C8632C" w:rsidRDefault="00C8632C" w:rsidP="00CF6E6D">
      <w:pPr>
        <w:pStyle w:val="ListParagraph"/>
        <w:numPr>
          <w:ilvl w:val="0"/>
          <w:numId w:val="172"/>
        </w:numPr>
        <w:spacing w:after="0"/>
        <w:ind w:left="714" w:hanging="357"/>
        <w:rPr>
          <w:sz w:val="18"/>
          <w:szCs w:val="18"/>
        </w:rPr>
      </w:pPr>
      <w:r w:rsidRPr="00C8632C">
        <w:rPr>
          <w:sz w:val="18"/>
          <w:szCs w:val="18"/>
        </w:rPr>
        <w:t>Proposal 2: Investigate ambiguity resolution methods and necessary impact on the 5G NR system</w:t>
      </w:r>
    </w:p>
    <w:p w14:paraId="13BEAF7E" w14:textId="77777777" w:rsidR="00C8632C" w:rsidRPr="00C8632C" w:rsidRDefault="00C8632C" w:rsidP="00CF6E6D">
      <w:pPr>
        <w:pStyle w:val="ListParagraph"/>
        <w:numPr>
          <w:ilvl w:val="0"/>
          <w:numId w:val="172"/>
        </w:numPr>
        <w:spacing w:after="0"/>
        <w:ind w:left="714" w:hanging="357"/>
        <w:rPr>
          <w:sz w:val="18"/>
          <w:szCs w:val="18"/>
          <w:lang w:eastAsia="zh-CN"/>
        </w:rPr>
      </w:pPr>
      <w:r w:rsidRPr="00C8632C">
        <w:rPr>
          <w:sz w:val="18"/>
          <w:szCs w:val="18"/>
          <w:lang w:eastAsia="zh-CN"/>
        </w:rPr>
        <w:t>Proposal 3: Study phase based DL-AoD measurement method and necessary impact on 5G NR system</w:t>
      </w:r>
    </w:p>
    <w:p w14:paraId="7ABF3C97" w14:textId="77777777" w:rsidR="00832117" w:rsidRDefault="00832117" w:rsidP="00832117">
      <w:r w:rsidRPr="00982469">
        <w:rPr>
          <w:b/>
          <w:bCs/>
        </w:rPr>
        <w:t>Decision:</w:t>
      </w:r>
      <w:r>
        <w:t xml:space="preserve"> The document is noted.</w:t>
      </w:r>
    </w:p>
    <w:p w14:paraId="15846E1C" w14:textId="77777777" w:rsidR="00832117" w:rsidRPr="00ED6D9B" w:rsidRDefault="00832117" w:rsidP="00832117"/>
    <w:p w14:paraId="4EC0ABF1" w14:textId="7FA4AE32" w:rsidR="00832117" w:rsidRDefault="001B5688" w:rsidP="00832117">
      <w:pPr>
        <w:rPr>
          <w:b/>
          <w:bCs/>
          <w:lang w:eastAsia="x-none"/>
        </w:rPr>
      </w:pPr>
      <w:hyperlink r:id="rId2360" w:history="1">
        <w:r w:rsidR="000B5C49">
          <w:rPr>
            <w:rStyle w:val="Hyperlink"/>
            <w:b/>
            <w:bCs/>
            <w:lang w:eastAsia="x-none"/>
          </w:rPr>
          <w:t>R1-2203626</w:t>
        </w:r>
      </w:hyperlink>
      <w:r w:rsidR="00832117" w:rsidRPr="00832117">
        <w:rPr>
          <w:b/>
          <w:bCs/>
          <w:lang w:eastAsia="x-none"/>
        </w:rPr>
        <w:tab/>
        <w:t>Discussion on Carrier Phase Measurement Based Positioning</w:t>
      </w:r>
      <w:r w:rsidR="00832117" w:rsidRPr="00832117">
        <w:rPr>
          <w:b/>
          <w:bCs/>
          <w:lang w:eastAsia="x-none"/>
        </w:rPr>
        <w:tab/>
        <w:t>ZTE</w:t>
      </w:r>
    </w:p>
    <w:p w14:paraId="59CD6D4A" w14:textId="77777777" w:rsidR="00C8632C" w:rsidRPr="00C8632C" w:rsidRDefault="00C8632C" w:rsidP="00CF6E6D">
      <w:pPr>
        <w:pStyle w:val="ListParagraph"/>
        <w:numPr>
          <w:ilvl w:val="0"/>
          <w:numId w:val="173"/>
        </w:numPr>
        <w:spacing w:after="0"/>
        <w:ind w:left="714" w:hanging="357"/>
        <w:rPr>
          <w:bCs/>
          <w:sz w:val="18"/>
          <w:szCs w:val="18"/>
        </w:rPr>
      </w:pPr>
      <w:r w:rsidRPr="00C8632C">
        <w:rPr>
          <w:bCs/>
          <w:sz w:val="18"/>
          <w:szCs w:val="18"/>
        </w:rPr>
        <w:t>Proposal 1: InF-SH is used for evaluation of carrier phase based positioning.</w:t>
      </w:r>
    </w:p>
    <w:p w14:paraId="38E69F4D" w14:textId="77777777" w:rsidR="00C8632C" w:rsidRPr="00C8632C" w:rsidRDefault="00C8632C" w:rsidP="00CF6E6D">
      <w:pPr>
        <w:pStyle w:val="ListParagraph"/>
        <w:numPr>
          <w:ilvl w:val="0"/>
          <w:numId w:val="173"/>
        </w:numPr>
        <w:spacing w:after="0"/>
        <w:ind w:left="714" w:hanging="357"/>
        <w:rPr>
          <w:bCs/>
          <w:sz w:val="18"/>
          <w:szCs w:val="18"/>
        </w:rPr>
      </w:pPr>
      <w:r w:rsidRPr="00C8632C">
        <w:rPr>
          <w:bCs/>
          <w:sz w:val="18"/>
          <w:szCs w:val="18"/>
        </w:rPr>
        <w:t>Proposal 2: The bandwidth (e.g., 100MHz) used for evaluation of carrier phase based positioning should be aligned among companies.</w:t>
      </w:r>
    </w:p>
    <w:p w14:paraId="027A2AA3" w14:textId="77777777" w:rsidR="00C8632C" w:rsidRPr="00C8632C" w:rsidRDefault="00C8632C" w:rsidP="00CF6E6D">
      <w:pPr>
        <w:pStyle w:val="ListParagraph"/>
        <w:numPr>
          <w:ilvl w:val="0"/>
          <w:numId w:val="173"/>
        </w:numPr>
        <w:spacing w:after="0"/>
        <w:ind w:left="714" w:hanging="357"/>
        <w:rPr>
          <w:bCs/>
          <w:sz w:val="18"/>
          <w:szCs w:val="18"/>
        </w:rPr>
      </w:pPr>
      <w:r w:rsidRPr="00C8632C">
        <w:rPr>
          <w:bCs/>
          <w:sz w:val="18"/>
          <w:szCs w:val="18"/>
        </w:rPr>
        <w:t>Proposal 3: Consider to specify carrier phase measurement based positioning in Rel-18.</w:t>
      </w:r>
    </w:p>
    <w:p w14:paraId="23C264A4" w14:textId="77777777" w:rsidR="00C8632C" w:rsidRPr="00C8632C" w:rsidRDefault="00C8632C" w:rsidP="00CF6E6D">
      <w:pPr>
        <w:pStyle w:val="ListParagraph"/>
        <w:numPr>
          <w:ilvl w:val="0"/>
          <w:numId w:val="173"/>
        </w:numPr>
        <w:spacing w:after="0"/>
        <w:ind w:left="714" w:hanging="357"/>
        <w:rPr>
          <w:bCs/>
          <w:sz w:val="18"/>
          <w:szCs w:val="18"/>
        </w:rPr>
      </w:pPr>
      <w:r w:rsidRPr="00C8632C">
        <w:rPr>
          <w:bCs/>
          <w:sz w:val="18"/>
          <w:szCs w:val="18"/>
        </w:rPr>
        <w:t xml:space="preserve">Proposal 4: Discuss whether carrier phase measurement is an independent positioning method or is configured under each legacy positioning method. </w:t>
      </w:r>
    </w:p>
    <w:p w14:paraId="739BAE9C" w14:textId="77777777" w:rsidR="00C8632C" w:rsidRPr="00C8632C" w:rsidRDefault="00C8632C" w:rsidP="00CF6E6D">
      <w:pPr>
        <w:pStyle w:val="ListParagraph"/>
        <w:numPr>
          <w:ilvl w:val="0"/>
          <w:numId w:val="173"/>
        </w:numPr>
        <w:spacing w:after="0"/>
        <w:ind w:left="714" w:hanging="357"/>
        <w:rPr>
          <w:bCs/>
          <w:sz w:val="18"/>
          <w:szCs w:val="18"/>
        </w:rPr>
      </w:pPr>
      <w:r w:rsidRPr="00C8632C">
        <w:rPr>
          <w:bCs/>
          <w:sz w:val="18"/>
          <w:szCs w:val="18"/>
        </w:rPr>
        <w:t>Proposal 5: Discuss whether LMF based or UE based solution or both is supported. Also discuss whether UL or DL carrier phase measurement or both is supported.</w:t>
      </w:r>
    </w:p>
    <w:p w14:paraId="36868F02" w14:textId="77777777" w:rsidR="00C8632C" w:rsidRPr="00C8632C" w:rsidRDefault="00C8632C" w:rsidP="00CF6E6D">
      <w:pPr>
        <w:pStyle w:val="ListParagraph"/>
        <w:numPr>
          <w:ilvl w:val="0"/>
          <w:numId w:val="173"/>
        </w:numPr>
        <w:spacing w:after="0"/>
        <w:ind w:left="714" w:hanging="357"/>
        <w:rPr>
          <w:bCs/>
          <w:sz w:val="18"/>
          <w:szCs w:val="18"/>
        </w:rPr>
      </w:pPr>
      <w:r w:rsidRPr="00C8632C">
        <w:rPr>
          <w:bCs/>
          <w:sz w:val="18"/>
          <w:szCs w:val="18"/>
        </w:rPr>
        <w:t>Proposal 6: Discuss how the carrier phase estimation can be achieved based on the existing PRS or SRS, e.g. from frequency domain channel estimation or time domain channel estimation.</w:t>
      </w:r>
    </w:p>
    <w:p w14:paraId="1480E863" w14:textId="77777777" w:rsidR="00832117" w:rsidRDefault="00832117" w:rsidP="00832117">
      <w:r w:rsidRPr="00982469">
        <w:rPr>
          <w:b/>
          <w:bCs/>
        </w:rPr>
        <w:t>Decision:</w:t>
      </w:r>
      <w:r>
        <w:t xml:space="preserve"> The document is noted.</w:t>
      </w:r>
    </w:p>
    <w:p w14:paraId="305FEAFE" w14:textId="77777777" w:rsidR="00832117" w:rsidRPr="00ED6D9B" w:rsidRDefault="00832117" w:rsidP="00832117"/>
    <w:p w14:paraId="281B9246" w14:textId="46C6B3C0" w:rsidR="008F4B8C" w:rsidRDefault="001B5688" w:rsidP="008F4B8C">
      <w:pPr>
        <w:rPr>
          <w:lang w:eastAsia="x-none"/>
        </w:rPr>
      </w:pPr>
      <w:hyperlink r:id="rId2361" w:history="1">
        <w:r w:rsidR="000B5C49">
          <w:rPr>
            <w:rStyle w:val="Hyperlink"/>
            <w:lang w:eastAsia="x-none"/>
          </w:rPr>
          <w:t>R1-2203166</w:t>
        </w:r>
      </w:hyperlink>
      <w:r w:rsidR="008F4B8C">
        <w:rPr>
          <w:lang w:eastAsia="x-none"/>
        </w:rPr>
        <w:tab/>
        <w:t>Discussion on NR carrier phase positioning</w:t>
      </w:r>
      <w:r w:rsidR="008F4B8C">
        <w:rPr>
          <w:lang w:eastAsia="x-none"/>
        </w:rPr>
        <w:tab/>
        <w:t>Huawei, HiSilicon</w:t>
      </w:r>
    </w:p>
    <w:p w14:paraId="44C74EFC" w14:textId="3A4D0FB9" w:rsidR="008F4B8C" w:rsidRDefault="001B5688" w:rsidP="008F4B8C">
      <w:pPr>
        <w:rPr>
          <w:lang w:eastAsia="x-none"/>
        </w:rPr>
      </w:pPr>
      <w:hyperlink r:id="rId2362" w:history="1">
        <w:r w:rsidR="000B5C49">
          <w:rPr>
            <w:rStyle w:val="Hyperlink"/>
            <w:lang w:eastAsia="x-none"/>
          </w:rPr>
          <w:t>R1-2203178</w:t>
        </w:r>
      </w:hyperlink>
      <w:r w:rsidR="008F4B8C">
        <w:rPr>
          <w:lang w:eastAsia="x-none"/>
        </w:rPr>
        <w:tab/>
        <w:t>Initial Views on improved accuracy based on NR carrier phase measurement</w:t>
      </w:r>
      <w:r w:rsidR="008F4B8C">
        <w:rPr>
          <w:lang w:eastAsia="x-none"/>
        </w:rPr>
        <w:tab/>
        <w:t>Nokia, Nokia Shanghai Bell</w:t>
      </w:r>
    </w:p>
    <w:p w14:paraId="2D2E054C" w14:textId="0C568ED1" w:rsidR="008F4B8C" w:rsidRDefault="001B5688" w:rsidP="008F4B8C">
      <w:pPr>
        <w:rPr>
          <w:lang w:eastAsia="x-none"/>
        </w:rPr>
      </w:pPr>
      <w:hyperlink r:id="rId2363" w:history="1">
        <w:r w:rsidR="000B5C49">
          <w:rPr>
            <w:rStyle w:val="Hyperlink"/>
            <w:lang w:eastAsia="x-none"/>
          </w:rPr>
          <w:t>R1-2203337</w:t>
        </w:r>
      </w:hyperlink>
      <w:r w:rsidR="008F4B8C">
        <w:rPr>
          <w:lang w:eastAsia="x-none"/>
        </w:rPr>
        <w:tab/>
        <w:t>Consideration on improved accuracy based on NR carrier phase measurement</w:t>
      </w:r>
      <w:r w:rsidR="008F4B8C">
        <w:rPr>
          <w:lang w:eastAsia="x-none"/>
        </w:rPr>
        <w:tab/>
        <w:t>Spreadtrum Communications</w:t>
      </w:r>
    </w:p>
    <w:p w14:paraId="35329879" w14:textId="536FEF5D" w:rsidR="008F4B8C" w:rsidRDefault="001B5688" w:rsidP="008F4B8C">
      <w:pPr>
        <w:rPr>
          <w:lang w:eastAsia="x-none"/>
        </w:rPr>
      </w:pPr>
      <w:hyperlink r:id="rId2364" w:history="1">
        <w:r w:rsidR="000B5C49">
          <w:rPr>
            <w:rStyle w:val="Hyperlink"/>
            <w:lang w:eastAsia="x-none"/>
          </w:rPr>
          <w:t>R1-2203568</w:t>
        </w:r>
      </w:hyperlink>
      <w:r w:rsidR="008F4B8C">
        <w:rPr>
          <w:lang w:eastAsia="x-none"/>
        </w:rPr>
        <w:tab/>
        <w:t>Discussion on carrier phase measurement enhancements</w:t>
      </w:r>
      <w:r w:rsidR="008F4B8C">
        <w:rPr>
          <w:lang w:eastAsia="x-none"/>
        </w:rPr>
        <w:tab/>
        <w:t>vivo</w:t>
      </w:r>
    </w:p>
    <w:p w14:paraId="17657273" w14:textId="7C941D27" w:rsidR="008F4B8C" w:rsidRDefault="001B5688" w:rsidP="008F4B8C">
      <w:pPr>
        <w:rPr>
          <w:lang w:eastAsia="x-none"/>
        </w:rPr>
      </w:pPr>
      <w:hyperlink r:id="rId2365" w:history="1">
        <w:r w:rsidR="000B5C49">
          <w:rPr>
            <w:rStyle w:val="Hyperlink"/>
            <w:lang w:eastAsia="x-none"/>
          </w:rPr>
          <w:t>R1-2203635</w:t>
        </w:r>
      </w:hyperlink>
      <w:r w:rsidR="008F4B8C">
        <w:rPr>
          <w:lang w:eastAsia="x-none"/>
        </w:rPr>
        <w:tab/>
        <w:t>"Continuous PRS for improved carrier phase measurement Document for:</w:t>
      </w:r>
      <w:r w:rsidR="008F4B8C">
        <w:rPr>
          <w:lang w:eastAsia="x-none"/>
        </w:rPr>
        <w:tab/>
        <w:t>Discussion &amp; Decision"</w:t>
      </w:r>
      <w:r w:rsidR="008F4B8C">
        <w:rPr>
          <w:lang w:eastAsia="x-none"/>
        </w:rPr>
        <w:tab/>
        <w:t>Dankook University</w:t>
      </w:r>
    </w:p>
    <w:p w14:paraId="29E46192" w14:textId="2E8747C0" w:rsidR="008F4B8C" w:rsidRDefault="001B5688" w:rsidP="008F4B8C">
      <w:pPr>
        <w:rPr>
          <w:lang w:eastAsia="x-none"/>
        </w:rPr>
      </w:pPr>
      <w:hyperlink r:id="rId2366" w:history="1">
        <w:r w:rsidR="000B5C49">
          <w:rPr>
            <w:rStyle w:val="Hyperlink"/>
            <w:lang w:eastAsia="x-none"/>
          </w:rPr>
          <w:t>R1-2203660</w:t>
        </w:r>
      </w:hyperlink>
      <w:r w:rsidR="008F4B8C">
        <w:rPr>
          <w:lang w:eastAsia="x-none"/>
        </w:rPr>
        <w:tab/>
        <w:t>Discussion on improved accuracy based on NR carrier phase measurement</w:t>
      </w:r>
      <w:r w:rsidR="008F4B8C">
        <w:rPr>
          <w:lang w:eastAsia="x-none"/>
        </w:rPr>
        <w:tab/>
        <w:t>China Telecom</w:t>
      </w:r>
    </w:p>
    <w:p w14:paraId="397FF5EE" w14:textId="141B9165" w:rsidR="008F4B8C" w:rsidRDefault="001B5688" w:rsidP="008F4B8C">
      <w:pPr>
        <w:rPr>
          <w:lang w:eastAsia="x-none"/>
        </w:rPr>
      </w:pPr>
      <w:hyperlink r:id="rId2367" w:history="1">
        <w:r w:rsidR="000B5C49">
          <w:rPr>
            <w:rStyle w:val="Hyperlink"/>
            <w:lang w:eastAsia="x-none"/>
          </w:rPr>
          <w:t>R1-2203753</w:t>
        </w:r>
      </w:hyperlink>
      <w:r w:rsidR="008F4B8C">
        <w:rPr>
          <w:lang w:eastAsia="x-none"/>
        </w:rPr>
        <w:tab/>
        <w:t>On carrier phase measurement</w:t>
      </w:r>
      <w:r w:rsidR="008F4B8C">
        <w:rPr>
          <w:lang w:eastAsia="x-none"/>
        </w:rPr>
        <w:tab/>
        <w:t>MediaTek Inc.</w:t>
      </w:r>
    </w:p>
    <w:p w14:paraId="7D0A87C5" w14:textId="597A1B68" w:rsidR="008F4B8C" w:rsidRDefault="001B5688" w:rsidP="008F4B8C">
      <w:pPr>
        <w:rPr>
          <w:lang w:eastAsia="x-none"/>
        </w:rPr>
      </w:pPr>
      <w:hyperlink r:id="rId2368" w:history="1">
        <w:r w:rsidR="000B5C49">
          <w:rPr>
            <w:rStyle w:val="Hyperlink"/>
            <w:lang w:eastAsia="x-none"/>
          </w:rPr>
          <w:t>R1-2203824</w:t>
        </w:r>
      </w:hyperlink>
      <w:r w:rsidR="008F4B8C">
        <w:rPr>
          <w:lang w:eastAsia="x-none"/>
        </w:rPr>
        <w:tab/>
        <w:t>Improved accuracy based on NR carrier phase measurement</w:t>
      </w:r>
      <w:r w:rsidR="008F4B8C">
        <w:rPr>
          <w:lang w:eastAsia="x-none"/>
        </w:rPr>
        <w:tab/>
        <w:t>xiaomi</w:t>
      </w:r>
    </w:p>
    <w:p w14:paraId="18078861" w14:textId="2FA230CA" w:rsidR="008F4B8C" w:rsidRDefault="001B5688" w:rsidP="008F4B8C">
      <w:pPr>
        <w:rPr>
          <w:lang w:eastAsia="x-none"/>
        </w:rPr>
      </w:pPr>
      <w:hyperlink r:id="rId2369" w:history="1">
        <w:r w:rsidR="000B5C49">
          <w:rPr>
            <w:rStyle w:val="Hyperlink"/>
            <w:lang w:eastAsia="x-none"/>
          </w:rPr>
          <w:t>R1-2203913</w:t>
        </w:r>
      </w:hyperlink>
      <w:r w:rsidR="008F4B8C">
        <w:rPr>
          <w:lang w:eastAsia="x-none"/>
        </w:rPr>
        <w:tab/>
        <w:t>Discussion on NR Carrier Phase Measurement</w:t>
      </w:r>
      <w:r w:rsidR="008F4B8C">
        <w:rPr>
          <w:lang w:eastAsia="x-none"/>
        </w:rPr>
        <w:tab/>
        <w:t>Samsung</w:t>
      </w:r>
    </w:p>
    <w:p w14:paraId="7407B5CB" w14:textId="157F363D" w:rsidR="008F4B8C" w:rsidRDefault="001B5688" w:rsidP="008F4B8C">
      <w:pPr>
        <w:rPr>
          <w:lang w:eastAsia="x-none"/>
        </w:rPr>
      </w:pPr>
      <w:hyperlink r:id="rId2370" w:history="1">
        <w:r w:rsidR="000B5C49">
          <w:rPr>
            <w:rStyle w:val="Hyperlink"/>
            <w:lang w:eastAsia="x-none"/>
          </w:rPr>
          <w:t>R1-2203966</w:t>
        </w:r>
      </w:hyperlink>
      <w:r w:rsidR="008F4B8C">
        <w:rPr>
          <w:lang w:eastAsia="x-none"/>
        </w:rPr>
        <w:tab/>
        <w:t>Discussions on Carrier Phase Measurement for NR Positioning</w:t>
      </w:r>
      <w:r w:rsidR="008F4B8C">
        <w:rPr>
          <w:lang w:eastAsia="x-none"/>
        </w:rPr>
        <w:tab/>
        <w:t>OPPO</w:t>
      </w:r>
    </w:p>
    <w:p w14:paraId="66D634AA" w14:textId="4424D713" w:rsidR="008F4B8C" w:rsidRDefault="001B5688" w:rsidP="008F4B8C">
      <w:pPr>
        <w:rPr>
          <w:lang w:eastAsia="x-none"/>
        </w:rPr>
      </w:pPr>
      <w:hyperlink r:id="rId2371" w:history="1">
        <w:r w:rsidR="000B5C49">
          <w:rPr>
            <w:rStyle w:val="Hyperlink"/>
            <w:lang w:eastAsia="x-none"/>
          </w:rPr>
          <w:t>R1-2204134</w:t>
        </w:r>
      </w:hyperlink>
      <w:r w:rsidR="008F4B8C">
        <w:rPr>
          <w:lang w:eastAsia="x-none"/>
        </w:rPr>
        <w:tab/>
        <w:t>Potential solutions for carrier phase based positioning</w:t>
      </w:r>
      <w:r w:rsidR="008F4B8C">
        <w:rPr>
          <w:lang w:eastAsia="x-none"/>
        </w:rPr>
        <w:tab/>
        <w:t>InterDigital, Inc.</w:t>
      </w:r>
    </w:p>
    <w:p w14:paraId="42AF4AC7" w14:textId="3147788E" w:rsidR="008F4B8C" w:rsidRDefault="001B5688" w:rsidP="008F4B8C">
      <w:pPr>
        <w:rPr>
          <w:lang w:eastAsia="x-none"/>
        </w:rPr>
      </w:pPr>
      <w:hyperlink r:id="rId2372" w:history="1">
        <w:r w:rsidR="000B5C49">
          <w:rPr>
            <w:rStyle w:val="Hyperlink"/>
            <w:lang w:eastAsia="x-none"/>
          </w:rPr>
          <w:t>R1-2204312</w:t>
        </w:r>
      </w:hyperlink>
      <w:r w:rsidR="008F4B8C">
        <w:rPr>
          <w:lang w:eastAsia="x-none"/>
        </w:rPr>
        <w:tab/>
        <w:t>Discussion on carrier phase positioning</w:t>
      </w:r>
      <w:r w:rsidR="008F4B8C">
        <w:rPr>
          <w:lang w:eastAsia="x-none"/>
        </w:rPr>
        <w:tab/>
        <w:t>CMCC</w:t>
      </w:r>
    </w:p>
    <w:p w14:paraId="59D49925" w14:textId="3617C43B" w:rsidR="008F4B8C" w:rsidRDefault="001B5688" w:rsidP="008F4B8C">
      <w:pPr>
        <w:rPr>
          <w:lang w:eastAsia="x-none"/>
        </w:rPr>
      </w:pPr>
      <w:hyperlink r:id="rId2373" w:history="1">
        <w:r w:rsidR="000B5C49">
          <w:rPr>
            <w:rStyle w:val="Hyperlink"/>
            <w:lang w:eastAsia="x-none"/>
          </w:rPr>
          <w:t>R1-2204387</w:t>
        </w:r>
      </w:hyperlink>
      <w:r w:rsidR="008F4B8C">
        <w:rPr>
          <w:lang w:eastAsia="x-none"/>
        </w:rPr>
        <w:tab/>
        <w:t>Discussion on improved accuracy based on NR carrier phase measurement</w:t>
      </w:r>
      <w:r w:rsidR="008F4B8C">
        <w:rPr>
          <w:lang w:eastAsia="x-none"/>
        </w:rPr>
        <w:tab/>
        <w:t>NTT DOCOMO, INC.</w:t>
      </w:r>
    </w:p>
    <w:p w14:paraId="4936A012" w14:textId="3349606D" w:rsidR="008F4B8C" w:rsidRDefault="001B5688" w:rsidP="008F4B8C">
      <w:pPr>
        <w:rPr>
          <w:lang w:eastAsia="x-none"/>
        </w:rPr>
      </w:pPr>
      <w:hyperlink r:id="rId2374" w:history="1">
        <w:r w:rsidR="000B5C49">
          <w:rPr>
            <w:rStyle w:val="Hyperlink"/>
            <w:lang w:eastAsia="x-none"/>
          </w:rPr>
          <w:t>R1-2204524</w:t>
        </w:r>
      </w:hyperlink>
      <w:r w:rsidR="008F4B8C">
        <w:rPr>
          <w:lang w:eastAsia="x-none"/>
        </w:rPr>
        <w:tab/>
        <w:t>Discussion on OFDM based carrier phase measurement in NR</w:t>
      </w:r>
      <w:r w:rsidR="008F4B8C">
        <w:rPr>
          <w:lang w:eastAsia="x-none"/>
        </w:rPr>
        <w:tab/>
        <w:t>LG Electronics</w:t>
      </w:r>
    </w:p>
    <w:p w14:paraId="4FA7B1B3" w14:textId="78D567A4" w:rsidR="008F4B8C" w:rsidRDefault="001B5688" w:rsidP="008F4B8C">
      <w:pPr>
        <w:rPr>
          <w:lang w:eastAsia="x-none"/>
        </w:rPr>
      </w:pPr>
      <w:hyperlink r:id="rId2375" w:history="1">
        <w:r w:rsidR="000B5C49">
          <w:rPr>
            <w:rStyle w:val="Hyperlink"/>
            <w:lang w:eastAsia="x-none"/>
          </w:rPr>
          <w:t>R1-2204561</w:t>
        </w:r>
      </w:hyperlink>
      <w:r w:rsidR="008F4B8C">
        <w:rPr>
          <w:lang w:eastAsia="x-none"/>
        </w:rPr>
        <w:tab/>
        <w:t>On NR carrier phase measurements</w:t>
      </w:r>
      <w:r w:rsidR="008F4B8C">
        <w:rPr>
          <w:lang w:eastAsia="x-none"/>
        </w:rPr>
        <w:tab/>
        <w:t>Lenovo</w:t>
      </w:r>
    </w:p>
    <w:p w14:paraId="6F58EDBA" w14:textId="12B2113D" w:rsidR="008F4B8C" w:rsidRDefault="001B5688" w:rsidP="008F4B8C">
      <w:pPr>
        <w:rPr>
          <w:lang w:eastAsia="x-none"/>
        </w:rPr>
      </w:pPr>
      <w:hyperlink r:id="rId2376" w:history="1">
        <w:r w:rsidR="000B5C49">
          <w:rPr>
            <w:rStyle w:val="Hyperlink"/>
            <w:lang w:eastAsia="x-none"/>
          </w:rPr>
          <w:t>R1-2204669</w:t>
        </w:r>
      </w:hyperlink>
      <w:r w:rsidR="008F4B8C">
        <w:rPr>
          <w:lang w:eastAsia="x-none"/>
        </w:rPr>
        <w:tab/>
        <w:t>Views on improved accuracy based on NR carrier phase measurement</w:t>
      </w:r>
      <w:r w:rsidR="008F4B8C">
        <w:rPr>
          <w:lang w:eastAsia="x-none"/>
        </w:rPr>
        <w:tab/>
        <w:t>Sharp</w:t>
      </w:r>
    </w:p>
    <w:p w14:paraId="41A4E045" w14:textId="112BC914" w:rsidR="008F4B8C" w:rsidRDefault="001B5688" w:rsidP="008F4B8C">
      <w:pPr>
        <w:rPr>
          <w:lang w:eastAsia="x-none"/>
        </w:rPr>
      </w:pPr>
      <w:hyperlink r:id="rId2377" w:history="1">
        <w:r w:rsidR="000B5C49">
          <w:rPr>
            <w:rStyle w:val="Hyperlink"/>
            <w:lang w:eastAsia="x-none"/>
          </w:rPr>
          <w:t>R1-2204807</w:t>
        </w:r>
      </w:hyperlink>
      <w:r w:rsidR="008F4B8C">
        <w:rPr>
          <w:lang w:eastAsia="x-none"/>
        </w:rPr>
        <w:tab/>
        <w:t>Design Aspects of Carrier Phase Measurements for NR Positioning Enhancements</w:t>
      </w:r>
      <w:r w:rsidR="008F4B8C">
        <w:rPr>
          <w:lang w:eastAsia="x-none"/>
        </w:rPr>
        <w:tab/>
        <w:t>Intel Corporation</w:t>
      </w:r>
    </w:p>
    <w:p w14:paraId="6D3C9FE3" w14:textId="05F00904" w:rsidR="008F4B8C" w:rsidRDefault="001B5688" w:rsidP="008F4B8C">
      <w:pPr>
        <w:rPr>
          <w:lang w:eastAsia="x-none"/>
        </w:rPr>
      </w:pPr>
      <w:hyperlink r:id="rId2378" w:history="1">
        <w:r w:rsidR="000B5C49">
          <w:rPr>
            <w:rStyle w:val="Hyperlink"/>
            <w:lang w:eastAsia="x-none"/>
          </w:rPr>
          <w:t>R1-2204836</w:t>
        </w:r>
      </w:hyperlink>
      <w:r w:rsidR="008F4B8C">
        <w:rPr>
          <w:lang w:eastAsia="x-none"/>
        </w:rPr>
        <w:tab/>
        <w:t>NR carrier phase measurements for positioning</w:t>
      </w:r>
      <w:r w:rsidR="008F4B8C">
        <w:rPr>
          <w:lang w:eastAsia="x-none"/>
        </w:rPr>
        <w:tab/>
        <w:t>Fraunhofer IIS, Fraunhofer HHI</w:t>
      </w:r>
    </w:p>
    <w:p w14:paraId="49CECC16" w14:textId="48F2891A" w:rsidR="008F4B8C" w:rsidRDefault="001B5688" w:rsidP="008F4B8C">
      <w:pPr>
        <w:rPr>
          <w:lang w:eastAsia="x-none"/>
        </w:rPr>
      </w:pPr>
      <w:hyperlink r:id="rId2379" w:history="1">
        <w:r w:rsidR="000B5C49">
          <w:rPr>
            <w:rStyle w:val="Hyperlink"/>
            <w:lang w:eastAsia="x-none"/>
          </w:rPr>
          <w:t>R1-2204952</w:t>
        </w:r>
      </w:hyperlink>
      <w:r w:rsidR="008F4B8C">
        <w:rPr>
          <w:lang w:eastAsia="x-none"/>
        </w:rPr>
        <w:tab/>
        <w:t>Improved accuracy based on NR carrier phase measurement</w:t>
      </w:r>
      <w:r w:rsidR="008F4B8C">
        <w:rPr>
          <w:lang w:eastAsia="x-none"/>
        </w:rPr>
        <w:tab/>
        <w:t>Ericsson</w:t>
      </w:r>
    </w:p>
    <w:p w14:paraId="1D785551" w14:textId="256F0987" w:rsidR="008F4B8C" w:rsidRDefault="001B5688" w:rsidP="008F4B8C">
      <w:pPr>
        <w:rPr>
          <w:lang w:eastAsia="x-none"/>
        </w:rPr>
      </w:pPr>
      <w:hyperlink r:id="rId2380" w:history="1">
        <w:r w:rsidR="000B5C49">
          <w:rPr>
            <w:rStyle w:val="Hyperlink"/>
            <w:lang w:eastAsia="x-none"/>
          </w:rPr>
          <w:t>R1-2205040</w:t>
        </w:r>
      </w:hyperlink>
      <w:r w:rsidR="008F4B8C">
        <w:rPr>
          <w:lang w:eastAsia="x-none"/>
        </w:rPr>
        <w:tab/>
        <w:t>Phase Measurements in NR Positioning</w:t>
      </w:r>
      <w:r w:rsidR="008F4B8C">
        <w:rPr>
          <w:lang w:eastAsia="x-none"/>
        </w:rPr>
        <w:tab/>
        <w:t>Qualcomm Incorporated</w:t>
      </w:r>
    </w:p>
    <w:p w14:paraId="5468CDE7" w14:textId="53AFFE51" w:rsidR="00C959BA" w:rsidRDefault="00C959BA" w:rsidP="008F4B8C">
      <w:pPr>
        <w:rPr>
          <w:lang w:eastAsia="x-none"/>
        </w:rPr>
      </w:pPr>
    </w:p>
    <w:p w14:paraId="5206870E" w14:textId="77777777" w:rsidR="00055B3C" w:rsidRPr="00055B3C" w:rsidRDefault="00C959BA" w:rsidP="00C959BA">
      <w:pPr>
        <w:rPr>
          <w:lang w:eastAsia="x-none"/>
        </w:rPr>
      </w:pPr>
      <w:r w:rsidRPr="00055B3C">
        <w:rPr>
          <w:lang w:eastAsia="x-none"/>
        </w:rPr>
        <w:t xml:space="preserve">[109-e-R18-Pos-06] </w:t>
      </w:r>
      <w:r w:rsidR="00055B3C" w:rsidRPr="00055B3C">
        <w:rPr>
          <w:lang w:eastAsia="x-none"/>
        </w:rPr>
        <w:t>– Ren (CATT)</w:t>
      </w:r>
    </w:p>
    <w:p w14:paraId="15CE30DF" w14:textId="17BD3E2A" w:rsidR="00C959BA" w:rsidRPr="00055B3C" w:rsidRDefault="00C959BA" w:rsidP="00C959BA">
      <w:pPr>
        <w:rPr>
          <w:lang w:eastAsia="x-none"/>
        </w:rPr>
      </w:pPr>
      <w:r w:rsidRPr="00055B3C">
        <w:rPr>
          <w:lang w:eastAsia="x-none"/>
        </w:rPr>
        <w:t>Email discussion on improved accuracy based on NR carrier phase measurement by May 20</w:t>
      </w:r>
    </w:p>
    <w:p w14:paraId="22359EAD" w14:textId="77777777" w:rsidR="00C959BA" w:rsidRPr="00055B3C" w:rsidRDefault="00C959BA" w:rsidP="00CF6E6D">
      <w:pPr>
        <w:numPr>
          <w:ilvl w:val="0"/>
          <w:numId w:val="165"/>
        </w:numPr>
        <w:rPr>
          <w:lang w:eastAsia="x-none"/>
        </w:rPr>
      </w:pPr>
      <w:r w:rsidRPr="00055B3C">
        <w:rPr>
          <w:lang w:eastAsia="x-none"/>
        </w:rPr>
        <w:t>Check points: May 16, May 20</w:t>
      </w:r>
    </w:p>
    <w:p w14:paraId="4F090127" w14:textId="2425F723" w:rsidR="00055B3C" w:rsidRDefault="00055B3C" w:rsidP="00055B3C">
      <w:pPr>
        <w:rPr>
          <w:iCs/>
        </w:rPr>
      </w:pPr>
      <w:r w:rsidRPr="00055B3C">
        <w:rPr>
          <w:b/>
          <w:bCs/>
          <w:iCs/>
        </w:rPr>
        <w:t>Decision:</w:t>
      </w:r>
      <w:r w:rsidRPr="00055B3C">
        <w:rPr>
          <w:iCs/>
        </w:rPr>
        <w:t xml:space="preserve"> As per email decision posted on May 16</w:t>
      </w:r>
      <w:r w:rsidRPr="00055B3C">
        <w:rPr>
          <w:iCs/>
          <w:vertAlign w:val="superscript"/>
        </w:rPr>
        <w:t>h</w:t>
      </w:r>
      <w:r w:rsidRPr="00055B3C">
        <w:rPr>
          <w:iCs/>
        </w:rPr>
        <w:t>,</w:t>
      </w:r>
    </w:p>
    <w:p w14:paraId="72160AF6" w14:textId="77777777" w:rsidR="00055B3C" w:rsidRPr="00055B3C" w:rsidRDefault="00055B3C" w:rsidP="00055B3C">
      <w:pPr>
        <w:rPr>
          <w:bCs/>
          <w:lang w:eastAsia="x-none"/>
        </w:rPr>
      </w:pPr>
      <w:r w:rsidRPr="00055B3C">
        <w:rPr>
          <w:rFonts w:hint="eastAsia"/>
          <w:bCs/>
          <w:highlight w:val="green"/>
          <w:lang w:eastAsia="x-none"/>
        </w:rPr>
        <w:t>Agreement</w:t>
      </w:r>
    </w:p>
    <w:p w14:paraId="52AF74B4" w14:textId="77777777" w:rsidR="00055B3C" w:rsidRDefault="00055B3C" w:rsidP="00055B3C">
      <w:pPr>
        <w:rPr>
          <w:lang w:eastAsia="x-none"/>
        </w:rPr>
      </w:pPr>
      <w:r w:rsidRPr="00F179C7">
        <w:rPr>
          <w:lang w:eastAsia="x-none"/>
        </w:rPr>
        <w:t>NR carrier phase positioning performance will be evaluated at least with the carrier phase measurements of a single measurement instance.</w:t>
      </w:r>
    </w:p>
    <w:p w14:paraId="1A0864A0" w14:textId="277E0365" w:rsidR="00055B3C" w:rsidRDefault="00055B3C" w:rsidP="00C959BA">
      <w:pPr>
        <w:rPr>
          <w:lang w:eastAsia="x-none"/>
        </w:rPr>
      </w:pPr>
    </w:p>
    <w:p w14:paraId="60BEB264" w14:textId="51CDC780" w:rsidR="00055B3C" w:rsidRDefault="00055B3C" w:rsidP="00055B3C">
      <w:pPr>
        <w:rPr>
          <w:iCs/>
        </w:rPr>
      </w:pPr>
      <w:r w:rsidRPr="00AA1713">
        <w:rPr>
          <w:b/>
          <w:bCs/>
          <w:iCs/>
        </w:rPr>
        <w:t>Decision:</w:t>
      </w:r>
      <w:r w:rsidRPr="00AA1713">
        <w:rPr>
          <w:iCs/>
        </w:rPr>
        <w:t xml:space="preserve"> As per email decision posted on May 1</w:t>
      </w:r>
      <w:r>
        <w:rPr>
          <w:iCs/>
        </w:rPr>
        <w:t>7</w:t>
      </w:r>
      <w:r w:rsidRPr="00AA1713">
        <w:rPr>
          <w:iCs/>
          <w:vertAlign w:val="superscript"/>
        </w:rPr>
        <w:t>th</w:t>
      </w:r>
      <w:r w:rsidRPr="00AA1713">
        <w:rPr>
          <w:iCs/>
        </w:rPr>
        <w:t>,</w:t>
      </w:r>
    </w:p>
    <w:p w14:paraId="1E16107A" w14:textId="77777777" w:rsidR="00055B3C" w:rsidRPr="00055B3C" w:rsidRDefault="00055B3C" w:rsidP="00055B3C">
      <w:pPr>
        <w:rPr>
          <w:bCs/>
          <w:lang w:eastAsia="x-none"/>
        </w:rPr>
      </w:pPr>
      <w:r w:rsidRPr="00055B3C">
        <w:rPr>
          <w:rFonts w:hint="eastAsia"/>
          <w:bCs/>
          <w:highlight w:val="green"/>
          <w:lang w:eastAsia="x-none"/>
        </w:rPr>
        <w:t>Agreement</w:t>
      </w:r>
    </w:p>
    <w:p w14:paraId="4F82CCFF" w14:textId="77777777" w:rsidR="00055B3C" w:rsidRDefault="00055B3C" w:rsidP="00055B3C">
      <w:pPr>
        <w:rPr>
          <w:lang w:eastAsia="x-none"/>
        </w:rPr>
      </w:pPr>
      <w:r w:rsidRPr="00CD2D3A">
        <w:rPr>
          <w:lang w:eastAsia="x-none"/>
        </w:rPr>
        <w:t>The impact of integer ambiguity on NR carrier phase positioning and potential solutions to resolve the integer ambiguity will be studied in the SI.</w:t>
      </w:r>
    </w:p>
    <w:p w14:paraId="28550572" w14:textId="7EC68DD8" w:rsidR="00055B3C" w:rsidRDefault="00055B3C" w:rsidP="00C959BA">
      <w:pPr>
        <w:rPr>
          <w:lang w:eastAsia="x-none"/>
        </w:rPr>
      </w:pPr>
    </w:p>
    <w:p w14:paraId="070410B9" w14:textId="68ED8D9E" w:rsidR="004A4B1B" w:rsidRDefault="004A4B1B" w:rsidP="004A4B1B">
      <w:pPr>
        <w:rPr>
          <w:iCs/>
        </w:rPr>
      </w:pPr>
      <w:r w:rsidRPr="00AA1713">
        <w:rPr>
          <w:b/>
          <w:bCs/>
          <w:iCs/>
        </w:rPr>
        <w:t>Decision:</w:t>
      </w:r>
      <w:r w:rsidRPr="00AA1713">
        <w:rPr>
          <w:iCs/>
        </w:rPr>
        <w:t xml:space="preserve"> As per email decision posted on May 1</w:t>
      </w:r>
      <w:r>
        <w:rPr>
          <w:iCs/>
        </w:rPr>
        <w:t>9</w:t>
      </w:r>
      <w:r w:rsidRPr="00AA1713">
        <w:rPr>
          <w:iCs/>
          <w:vertAlign w:val="superscript"/>
        </w:rPr>
        <w:t>th</w:t>
      </w:r>
      <w:r w:rsidRPr="00AA1713">
        <w:rPr>
          <w:iCs/>
        </w:rPr>
        <w:t>,</w:t>
      </w:r>
    </w:p>
    <w:p w14:paraId="71F50054" w14:textId="77777777" w:rsidR="004A4B1B" w:rsidRPr="00F179C7" w:rsidRDefault="004A4B1B" w:rsidP="004A4B1B">
      <w:r w:rsidRPr="00F179C7">
        <w:rPr>
          <w:rFonts w:hint="eastAsia"/>
          <w:highlight w:val="green"/>
        </w:rPr>
        <w:t>Agreement</w:t>
      </w:r>
    </w:p>
    <w:p w14:paraId="5F1A7932" w14:textId="77777777" w:rsidR="004A4B1B" w:rsidRPr="00EA2D80" w:rsidRDefault="004A4B1B" w:rsidP="004A4B1B">
      <w:pPr>
        <w:rPr>
          <w:highlight w:val="yellow"/>
          <w:lang w:val="en-US"/>
        </w:rPr>
      </w:pPr>
      <w:r w:rsidRPr="00EA2D80">
        <w:rPr>
          <w:lang w:val="en-US"/>
        </w:rPr>
        <w:t>The study of the accuracy improvement based on NR carrier phase measurements in Rel-18 SI may include:</w:t>
      </w:r>
    </w:p>
    <w:p w14:paraId="15A8558C" w14:textId="77777777" w:rsidR="004A4B1B" w:rsidRPr="004A4B1B" w:rsidRDefault="004A4B1B" w:rsidP="00CF6E6D">
      <w:pPr>
        <w:pStyle w:val="ListParagraph"/>
        <w:numPr>
          <w:ilvl w:val="0"/>
          <w:numId w:val="375"/>
        </w:numPr>
        <w:rPr>
          <w:bCs/>
          <w:iCs/>
        </w:rPr>
      </w:pPr>
      <w:r w:rsidRPr="004A4B1B">
        <w:rPr>
          <w:bCs/>
          <w:iCs/>
        </w:rPr>
        <w:t xml:space="preserve">UE-based and UE-assisted </w:t>
      </w:r>
      <w:r w:rsidRPr="00EA2D80">
        <w:t xml:space="preserve">carrier phase </w:t>
      </w:r>
      <w:r w:rsidRPr="004A4B1B">
        <w:rPr>
          <w:bCs/>
          <w:iCs/>
        </w:rPr>
        <w:t>positioning,</w:t>
      </w:r>
    </w:p>
    <w:p w14:paraId="75E6A24A" w14:textId="77777777" w:rsidR="004A4B1B" w:rsidRPr="004A4B1B" w:rsidRDefault="004A4B1B" w:rsidP="00CF6E6D">
      <w:pPr>
        <w:pStyle w:val="ListParagraph"/>
        <w:numPr>
          <w:ilvl w:val="0"/>
          <w:numId w:val="375"/>
        </w:numPr>
        <w:rPr>
          <w:bCs/>
          <w:iCs/>
        </w:rPr>
      </w:pPr>
      <w:r w:rsidRPr="004A4B1B">
        <w:rPr>
          <w:bCs/>
          <w:iCs/>
        </w:rPr>
        <w:t xml:space="preserve">UL </w:t>
      </w:r>
      <w:r w:rsidRPr="00EA2D80">
        <w:t xml:space="preserve">carrier phase </w:t>
      </w:r>
      <w:r w:rsidRPr="004A4B1B">
        <w:rPr>
          <w:bCs/>
          <w:iCs/>
        </w:rPr>
        <w:t xml:space="preserve">positioning and DL </w:t>
      </w:r>
      <w:r w:rsidRPr="004A4B1B">
        <w:rPr>
          <w:rFonts w:hint="eastAsia"/>
          <w:bCs/>
          <w:iCs/>
        </w:rPr>
        <w:t>carrier phase</w:t>
      </w:r>
      <w:r w:rsidRPr="004A4B1B">
        <w:rPr>
          <w:bCs/>
          <w:iCs/>
        </w:rPr>
        <w:t xml:space="preserve"> positioning.</w:t>
      </w:r>
    </w:p>
    <w:p w14:paraId="2BECE732" w14:textId="77777777" w:rsidR="004A4B1B" w:rsidRPr="004A4B1B" w:rsidRDefault="004A4B1B" w:rsidP="00CF6E6D">
      <w:pPr>
        <w:pStyle w:val="ListParagraph"/>
        <w:numPr>
          <w:ilvl w:val="0"/>
          <w:numId w:val="375"/>
        </w:numPr>
        <w:rPr>
          <w:bCs/>
          <w:iCs/>
        </w:rPr>
      </w:pPr>
      <w:r w:rsidRPr="00EA2D80">
        <w:t>NR carrier phase positioning with the carrier phase measurements of one carrier frequency or multiple frequencies</w:t>
      </w:r>
    </w:p>
    <w:p w14:paraId="3A6E3BD0" w14:textId="77777777" w:rsidR="004A4B1B" w:rsidRPr="004A4B1B" w:rsidRDefault="004A4B1B" w:rsidP="00CF6E6D">
      <w:pPr>
        <w:pStyle w:val="ListParagraph"/>
        <w:numPr>
          <w:ilvl w:val="0"/>
          <w:numId w:val="375"/>
        </w:numPr>
        <w:rPr>
          <w:bCs/>
          <w:iCs/>
          <w:lang w:eastAsia="zh-CN"/>
        </w:rPr>
      </w:pPr>
      <w:r w:rsidRPr="00EA2D80">
        <w:t>Combination of NR carrier phase positioning with another standardized Rel. 17 positioning method, e.g., DL-TDOA, UL-TDOA, Multi-RTT, etc.</w:t>
      </w:r>
    </w:p>
    <w:p w14:paraId="31F95B74" w14:textId="77777777" w:rsidR="004A4B1B" w:rsidRPr="004A4B1B" w:rsidRDefault="004A4B1B" w:rsidP="00CF6E6D">
      <w:pPr>
        <w:pStyle w:val="ListParagraph"/>
        <w:numPr>
          <w:ilvl w:val="0"/>
          <w:numId w:val="375"/>
        </w:numPr>
        <w:rPr>
          <w:bCs/>
          <w:iCs/>
          <w:lang w:eastAsia="zh-CN"/>
        </w:rPr>
      </w:pPr>
      <w:r w:rsidRPr="004A4B1B">
        <w:rPr>
          <w:rFonts w:hint="eastAsia"/>
          <w:bCs/>
          <w:iCs/>
          <w:lang w:eastAsia="zh-CN"/>
        </w:rPr>
        <w:t>N</w:t>
      </w:r>
      <w:r w:rsidRPr="004A4B1B">
        <w:rPr>
          <w:bCs/>
          <w:iCs/>
          <w:lang w:eastAsia="zh-CN"/>
        </w:rPr>
        <w:t>ote: The use of “carrier phase positioning” does not necessarily mean it is a standalone positioning method</w:t>
      </w:r>
    </w:p>
    <w:p w14:paraId="46363028" w14:textId="77777777" w:rsidR="004A4B1B" w:rsidRPr="004A4B1B" w:rsidRDefault="004A4B1B" w:rsidP="00CF6E6D">
      <w:pPr>
        <w:pStyle w:val="ListParagraph"/>
        <w:numPr>
          <w:ilvl w:val="0"/>
          <w:numId w:val="375"/>
        </w:numPr>
        <w:rPr>
          <w:bCs/>
          <w:iCs/>
          <w:lang w:eastAsia="zh-CN"/>
        </w:rPr>
      </w:pPr>
      <w:r w:rsidRPr="004A4B1B">
        <w:rPr>
          <w:bCs/>
          <w:iCs/>
          <w:lang w:eastAsia="zh-CN"/>
        </w:rPr>
        <w:t xml:space="preserve">FFS: whether SL carrier phase positioning is to be discussed in Rel-18 SI </w:t>
      </w:r>
    </w:p>
    <w:p w14:paraId="2D9DA618" w14:textId="77777777" w:rsidR="004A4B1B" w:rsidRPr="00F179C7" w:rsidRDefault="004A4B1B" w:rsidP="004A4B1B">
      <w:r w:rsidRPr="00F179C7">
        <w:rPr>
          <w:rFonts w:hint="eastAsia"/>
          <w:highlight w:val="green"/>
        </w:rPr>
        <w:t>Agreement</w:t>
      </w:r>
    </w:p>
    <w:p w14:paraId="13F9A1EA" w14:textId="77777777" w:rsidR="004A4B1B" w:rsidRPr="004A4B1B" w:rsidRDefault="004A4B1B" w:rsidP="00CF6E6D">
      <w:pPr>
        <w:pStyle w:val="ListParagraph"/>
        <w:numPr>
          <w:ilvl w:val="0"/>
          <w:numId w:val="376"/>
        </w:numPr>
        <w:rPr>
          <w:bCs/>
          <w:iCs/>
        </w:rPr>
      </w:pPr>
      <w:r w:rsidRPr="004A4B1B">
        <w:rPr>
          <w:bCs/>
          <w:iCs/>
        </w:rPr>
        <w:t xml:space="preserve">The impact of multipath for the carrier phase positioning will be evaluated during the SI </w:t>
      </w:r>
    </w:p>
    <w:p w14:paraId="6AC55483" w14:textId="77777777" w:rsidR="004A4B1B" w:rsidRPr="004A4B1B" w:rsidRDefault="004A4B1B" w:rsidP="00CF6E6D">
      <w:pPr>
        <w:pStyle w:val="ListParagraph"/>
        <w:numPr>
          <w:ilvl w:val="0"/>
          <w:numId w:val="376"/>
        </w:numPr>
        <w:rPr>
          <w:bCs/>
          <w:iCs/>
        </w:rPr>
      </w:pPr>
      <w:r w:rsidRPr="004A4B1B">
        <w:rPr>
          <w:bCs/>
          <w:iCs/>
        </w:rPr>
        <w:t>The methods of mitigating the impact of multipath for the carrier phase positioning will be studied during the SI, if it is considered to be necessary after the evaluation.</w:t>
      </w:r>
    </w:p>
    <w:p w14:paraId="223C8697" w14:textId="77777777" w:rsidR="004A4B1B" w:rsidRDefault="004A4B1B" w:rsidP="00C959BA">
      <w:pPr>
        <w:rPr>
          <w:lang w:eastAsia="x-none"/>
        </w:rPr>
      </w:pPr>
    </w:p>
    <w:p w14:paraId="07C00E68" w14:textId="424E96F1" w:rsidR="00C959BA" w:rsidRDefault="001B5688" w:rsidP="00C959BA">
      <w:pPr>
        <w:rPr>
          <w:b/>
          <w:bCs/>
          <w:lang w:eastAsia="x-none"/>
        </w:rPr>
      </w:pPr>
      <w:hyperlink r:id="rId2381" w:history="1">
        <w:r w:rsidR="000B5C49">
          <w:rPr>
            <w:rStyle w:val="Hyperlink"/>
            <w:b/>
            <w:bCs/>
            <w:lang w:eastAsia="x-none"/>
          </w:rPr>
          <w:t>R1-2205164</w:t>
        </w:r>
      </w:hyperlink>
      <w:r w:rsidR="00C959BA" w:rsidRPr="004C6777">
        <w:rPr>
          <w:b/>
          <w:bCs/>
          <w:lang w:eastAsia="x-none"/>
        </w:rPr>
        <w:tab/>
        <w:t>FL Summary for improved accuracy based on NR carrier phase measurement</w:t>
      </w:r>
      <w:r w:rsidR="00C959BA" w:rsidRPr="004C6777">
        <w:rPr>
          <w:b/>
          <w:bCs/>
          <w:lang w:eastAsia="x-none"/>
        </w:rPr>
        <w:tab/>
        <w:t>Moderator (CATT)</w:t>
      </w:r>
    </w:p>
    <w:p w14:paraId="21F5CE6D" w14:textId="114C83BA" w:rsidR="004C6777" w:rsidRDefault="004C6777" w:rsidP="00C959BA">
      <w:pPr>
        <w:rPr>
          <w:lang w:eastAsia="x-none"/>
        </w:rPr>
      </w:pPr>
      <w:r>
        <w:rPr>
          <w:lang w:eastAsia="x-none"/>
        </w:rPr>
        <w:t>From May 20</w:t>
      </w:r>
      <w:r w:rsidRPr="004C6777">
        <w:rPr>
          <w:vertAlign w:val="superscript"/>
          <w:lang w:eastAsia="x-none"/>
        </w:rPr>
        <w:t>th</w:t>
      </w:r>
      <w:r>
        <w:rPr>
          <w:lang w:eastAsia="x-none"/>
        </w:rPr>
        <w:t xml:space="preserve"> GTW session</w:t>
      </w:r>
    </w:p>
    <w:p w14:paraId="613BCAFB" w14:textId="77777777" w:rsidR="004C6777" w:rsidRPr="004B3EEF" w:rsidRDefault="004C6777" w:rsidP="004C6777">
      <w:pPr>
        <w:rPr>
          <w:bCs/>
        </w:rPr>
      </w:pPr>
      <w:r w:rsidRPr="004B3EEF">
        <w:rPr>
          <w:bCs/>
          <w:highlight w:val="green"/>
        </w:rPr>
        <w:t>Agreement</w:t>
      </w:r>
    </w:p>
    <w:p w14:paraId="4DE6E589" w14:textId="77777777" w:rsidR="004C6777" w:rsidRPr="00803066" w:rsidRDefault="004C6777" w:rsidP="00CF6E6D">
      <w:pPr>
        <w:pStyle w:val="ListParagraph"/>
        <w:numPr>
          <w:ilvl w:val="0"/>
          <w:numId w:val="571"/>
        </w:numPr>
        <w:overflowPunct/>
        <w:autoSpaceDE/>
        <w:autoSpaceDN/>
        <w:adjustRightInd/>
        <w:spacing w:after="0" w:line="259" w:lineRule="auto"/>
        <w:jc w:val="both"/>
        <w:textAlignment w:val="auto"/>
        <w:rPr>
          <w:bCs/>
          <w:iCs/>
        </w:rPr>
      </w:pPr>
      <w:r w:rsidRPr="00803066">
        <w:rPr>
          <w:bCs/>
          <w:iCs/>
        </w:rPr>
        <w:t>Reuse the simulation assumptions of NR Rel-16/17 for carrier phase positioning</w:t>
      </w:r>
    </w:p>
    <w:p w14:paraId="2E009741" w14:textId="77777777" w:rsidR="004C6777" w:rsidRPr="00C22131" w:rsidRDefault="004C6777" w:rsidP="00CF6E6D">
      <w:pPr>
        <w:pStyle w:val="ListParagraph"/>
        <w:numPr>
          <w:ilvl w:val="1"/>
          <w:numId w:val="571"/>
        </w:numPr>
        <w:overflowPunct/>
        <w:autoSpaceDE/>
        <w:autoSpaceDN/>
        <w:adjustRightInd/>
        <w:spacing w:after="0" w:line="259" w:lineRule="auto"/>
        <w:jc w:val="both"/>
        <w:textAlignment w:val="auto"/>
        <w:rPr>
          <w:bCs/>
          <w:iCs/>
        </w:rPr>
      </w:pPr>
      <w:r w:rsidRPr="00C22131">
        <w:rPr>
          <w:bCs/>
          <w:iCs/>
        </w:rPr>
        <w:t xml:space="preserve">Note: Optional modification of the simulation assumptions defined in NR Rel-16/17 are allowed only if needed. </w:t>
      </w:r>
    </w:p>
    <w:p w14:paraId="67B77453" w14:textId="77777777" w:rsidR="004C6777" w:rsidRPr="00803066" w:rsidRDefault="004C6777" w:rsidP="00CF6E6D">
      <w:pPr>
        <w:pStyle w:val="ListParagraph"/>
        <w:numPr>
          <w:ilvl w:val="0"/>
          <w:numId w:val="571"/>
        </w:numPr>
        <w:overflowPunct/>
        <w:autoSpaceDE/>
        <w:autoSpaceDN/>
        <w:adjustRightInd/>
        <w:spacing w:after="0" w:line="259" w:lineRule="auto"/>
        <w:jc w:val="both"/>
        <w:textAlignment w:val="auto"/>
        <w:rPr>
          <w:bCs/>
          <w:iCs/>
        </w:rPr>
      </w:pPr>
      <w:r w:rsidRPr="00803066">
        <w:rPr>
          <w:bCs/>
          <w:iCs/>
        </w:rPr>
        <w:t>The evaluation scenarios:</w:t>
      </w:r>
    </w:p>
    <w:p w14:paraId="03F67A95" w14:textId="77777777" w:rsidR="004C6777" w:rsidRPr="00C22131" w:rsidRDefault="004C6777" w:rsidP="00CF6E6D">
      <w:pPr>
        <w:pStyle w:val="ListParagraph"/>
        <w:numPr>
          <w:ilvl w:val="1"/>
          <w:numId w:val="571"/>
        </w:numPr>
        <w:overflowPunct/>
        <w:autoSpaceDE/>
        <w:autoSpaceDN/>
        <w:adjustRightInd/>
        <w:spacing w:after="0" w:line="259" w:lineRule="auto"/>
        <w:jc w:val="both"/>
        <w:textAlignment w:val="auto"/>
        <w:rPr>
          <w:bCs/>
          <w:iCs/>
        </w:rPr>
      </w:pPr>
      <w:r w:rsidRPr="00C22131">
        <w:rPr>
          <w:bCs/>
          <w:iCs/>
        </w:rPr>
        <w:t>Baseline: InF-SH, InF-DH</w:t>
      </w:r>
    </w:p>
    <w:p w14:paraId="21C96538" w14:textId="77777777" w:rsidR="004C6777" w:rsidRPr="00C22131" w:rsidRDefault="004C6777" w:rsidP="00CF6E6D">
      <w:pPr>
        <w:pStyle w:val="ListParagraph"/>
        <w:numPr>
          <w:ilvl w:val="1"/>
          <w:numId w:val="571"/>
        </w:numPr>
        <w:overflowPunct/>
        <w:autoSpaceDE/>
        <w:autoSpaceDN/>
        <w:adjustRightInd/>
        <w:spacing w:after="0" w:line="259" w:lineRule="auto"/>
        <w:jc w:val="both"/>
        <w:textAlignment w:val="auto"/>
        <w:rPr>
          <w:bCs/>
          <w:iCs/>
        </w:rPr>
      </w:pPr>
      <w:r w:rsidRPr="00C22131">
        <w:rPr>
          <w:bCs/>
          <w:iCs/>
        </w:rPr>
        <w:t>Optional: IOO, Umi, Highway</w:t>
      </w:r>
    </w:p>
    <w:p w14:paraId="463CECEF" w14:textId="77777777" w:rsidR="004C6777" w:rsidRPr="00C22131" w:rsidRDefault="004C6777" w:rsidP="00CF6E6D">
      <w:pPr>
        <w:pStyle w:val="ListParagraph"/>
        <w:numPr>
          <w:ilvl w:val="2"/>
          <w:numId w:val="571"/>
        </w:numPr>
        <w:overflowPunct/>
        <w:autoSpaceDE/>
        <w:autoSpaceDN/>
        <w:adjustRightInd/>
        <w:spacing w:after="0" w:line="259" w:lineRule="auto"/>
        <w:jc w:val="both"/>
        <w:textAlignment w:val="auto"/>
        <w:rPr>
          <w:bCs/>
          <w:iCs/>
        </w:rPr>
      </w:pPr>
      <w:r w:rsidRPr="00C22131">
        <w:rPr>
          <w:bCs/>
          <w:iCs/>
        </w:rPr>
        <w:t>Note 1: Other evaluation scenarios are not precluded.</w:t>
      </w:r>
    </w:p>
    <w:p w14:paraId="2A5A73A1" w14:textId="77777777" w:rsidR="004C6777" w:rsidRPr="00C22131" w:rsidRDefault="004C6777" w:rsidP="00CF6E6D">
      <w:pPr>
        <w:pStyle w:val="ListParagraph"/>
        <w:numPr>
          <w:ilvl w:val="2"/>
          <w:numId w:val="571"/>
        </w:numPr>
        <w:overflowPunct/>
        <w:autoSpaceDE/>
        <w:autoSpaceDN/>
        <w:adjustRightInd/>
        <w:spacing w:after="0" w:line="259" w:lineRule="auto"/>
        <w:jc w:val="both"/>
        <w:textAlignment w:val="auto"/>
        <w:rPr>
          <w:bCs/>
          <w:iCs/>
        </w:rPr>
      </w:pPr>
      <w:r w:rsidRPr="00C22131">
        <w:rPr>
          <w:bCs/>
          <w:iCs/>
        </w:rPr>
        <w:t>Note 2: Existing Rel-17 DL/UL reference signals in Uu interface is to be used for the Highway scenario.</w:t>
      </w:r>
    </w:p>
    <w:p w14:paraId="6B12A30E" w14:textId="77777777" w:rsidR="004C6777" w:rsidRPr="00C22131" w:rsidRDefault="004C6777" w:rsidP="00CF6E6D">
      <w:pPr>
        <w:pStyle w:val="ListParagraph"/>
        <w:numPr>
          <w:ilvl w:val="0"/>
          <w:numId w:val="571"/>
        </w:numPr>
        <w:overflowPunct/>
        <w:autoSpaceDE/>
        <w:autoSpaceDN/>
        <w:adjustRightInd/>
        <w:spacing w:after="0" w:line="259" w:lineRule="auto"/>
        <w:jc w:val="both"/>
        <w:textAlignment w:val="auto"/>
        <w:rPr>
          <w:bCs/>
          <w:iCs/>
        </w:rPr>
      </w:pPr>
      <w:r w:rsidRPr="00C22131">
        <w:rPr>
          <w:bCs/>
          <w:iCs/>
        </w:rPr>
        <w:t xml:space="preserve">Frequency range: </w:t>
      </w:r>
    </w:p>
    <w:p w14:paraId="4506396F" w14:textId="77777777" w:rsidR="004C6777" w:rsidRPr="00C22131" w:rsidRDefault="004C6777" w:rsidP="00CF6E6D">
      <w:pPr>
        <w:pStyle w:val="ListParagraph"/>
        <w:numPr>
          <w:ilvl w:val="1"/>
          <w:numId w:val="571"/>
        </w:numPr>
        <w:overflowPunct/>
        <w:autoSpaceDE/>
        <w:autoSpaceDN/>
        <w:adjustRightInd/>
        <w:spacing w:after="0" w:line="259" w:lineRule="auto"/>
        <w:jc w:val="both"/>
        <w:textAlignment w:val="auto"/>
        <w:rPr>
          <w:bCs/>
          <w:iCs/>
        </w:rPr>
      </w:pPr>
      <w:r w:rsidRPr="00C22131">
        <w:rPr>
          <w:bCs/>
          <w:iCs/>
        </w:rPr>
        <w:t>Baseline: FR1</w:t>
      </w:r>
    </w:p>
    <w:p w14:paraId="1AD64027" w14:textId="77777777" w:rsidR="004C6777" w:rsidRPr="00C22131" w:rsidRDefault="004C6777" w:rsidP="00CF6E6D">
      <w:pPr>
        <w:pStyle w:val="ListParagraph"/>
        <w:numPr>
          <w:ilvl w:val="1"/>
          <w:numId w:val="571"/>
        </w:numPr>
        <w:overflowPunct/>
        <w:autoSpaceDE/>
        <w:autoSpaceDN/>
        <w:adjustRightInd/>
        <w:spacing w:after="0" w:line="259" w:lineRule="auto"/>
        <w:jc w:val="both"/>
        <w:textAlignment w:val="auto"/>
        <w:rPr>
          <w:bCs/>
          <w:iCs/>
        </w:rPr>
      </w:pPr>
      <w:r w:rsidRPr="00C22131">
        <w:rPr>
          <w:bCs/>
          <w:iCs/>
        </w:rPr>
        <w:t>Optional: FR2</w:t>
      </w:r>
    </w:p>
    <w:p w14:paraId="2867D011" w14:textId="77777777" w:rsidR="004C6777" w:rsidRPr="004B3EEF" w:rsidRDefault="004C6777" w:rsidP="004C6777">
      <w:pPr>
        <w:rPr>
          <w:bCs/>
          <w:highlight w:val="yellow"/>
        </w:rPr>
      </w:pPr>
    </w:p>
    <w:p w14:paraId="31A5E2FC" w14:textId="77777777" w:rsidR="004C6777" w:rsidRPr="004B3EEF" w:rsidRDefault="004C6777" w:rsidP="004C6777">
      <w:pPr>
        <w:rPr>
          <w:bCs/>
        </w:rPr>
      </w:pPr>
      <w:r w:rsidRPr="004B3EEF">
        <w:rPr>
          <w:bCs/>
          <w:highlight w:val="green"/>
        </w:rPr>
        <w:t>Agreement</w:t>
      </w:r>
    </w:p>
    <w:p w14:paraId="4401A9F9" w14:textId="77777777" w:rsidR="004C6777" w:rsidRPr="00C22131" w:rsidRDefault="004C6777" w:rsidP="00CF6E6D">
      <w:pPr>
        <w:pStyle w:val="ListParagraph"/>
        <w:numPr>
          <w:ilvl w:val="0"/>
          <w:numId w:val="571"/>
        </w:numPr>
        <w:overflowPunct/>
        <w:autoSpaceDE/>
        <w:autoSpaceDN/>
        <w:adjustRightInd/>
        <w:spacing w:after="0" w:line="259" w:lineRule="auto"/>
        <w:jc w:val="both"/>
        <w:textAlignment w:val="auto"/>
        <w:rPr>
          <w:bCs/>
          <w:iCs/>
        </w:rPr>
      </w:pPr>
      <w:r w:rsidRPr="00C22131">
        <w:rPr>
          <w:bCs/>
          <w:iCs/>
        </w:rPr>
        <w:t>In addition to the evaluation assumptions of NR Rel-16/17, the following error sources may also be considered during the evaluation:</w:t>
      </w:r>
    </w:p>
    <w:p w14:paraId="0EE299CA" w14:textId="77777777" w:rsidR="004C6777" w:rsidRPr="00C22131" w:rsidRDefault="004C6777" w:rsidP="00CF6E6D">
      <w:pPr>
        <w:pStyle w:val="ListParagraph"/>
        <w:numPr>
          <w:ilvl w:val="1"/>
          <w:numId w:val="571"/>
        </w:numPr>
        <w:overflowPunct/>
        <w:autoSpaceDE/>
        <w:autoSpaceDN/>
        <w:adjustRightInd/>
        <w:spacing w:after="0" w:line="259" w:lineRule="auto"/>
        <w:jc w:val="both"/>
        <w:textAlignment w:val="auto"/>
        <w:rPr>
          <w:bCs/>
          <w:iCs/>
        </w:rPr>
      </w:pPr>
      <w:r w:rsidRPr="00C22131">
        <w:rPr>
          <w:bCs/>
          <w:iCs/>
        </w:rPr>
        <w:t>Phase noise (FR2)</w:t>
      </w:r>
    </w:p>
    <w:p w14:paraId="2632962D" w14:textId="77777777" w:rsidR="004C6777" w:rsidRPr="00C22131" w:rsidRDefault="004C6777" w:rsidP="00CF6E6D">
      <w:pPr>
        <w:pStyle w:val="ListParagraph"/>
        <w:numPr>
          <w:ilvl w:val="1"/>
          <w:numId w:val="571"/>
        </w:numPr>
        <w:overflowPunct/>
        <w:autoSpaceDE/>
        <w:autoSpaceDN/>
        <w:adjustRightInd/>
        <w:spacing w:after="0" w:line="259" w:lineRule="auto"/>
        <w:jc w:val="both"/>
        <w:textAlignment w:val="auto"/>
        <w:rPr>
          <w:bCs/>
          <w:iCs/>
        </w:rPr>
      </w:pPr>
      <w:r w:rsidRPr="00C22131">
        <w:rPr>
          <w:bCs/>
          <w:iCs/>
        </w:rPr>
        <w:t>CFO/Doppler</w:t>
      </w:r>
    </w:p>
    <w:p w14:paraId="7DB8143C" w14:textId="77777777" w:rsidR="004C6777" w:rsidRPr="00C22131" w:rsidRDefault="004C6777" w:rsidP="00CF6E6D">
      <w:pPr>
        <w:pStyle w:val="ListParagraph"/>
        <w:numPr>
          <w:ilvl w:val="1"/>
          <w:numId w:val="571"/>
        </w:numPr>
        <w:overflowPunct/>
        <w:autoSpaceDE/>
        <w:autoSpaceDN/>
        <w:adjustRightInd/>
        <w:spacing w:after="0" w:line="259" w:lineRule="auto"/>
        <w:jc w:val="both"/>
        <w:textAlignment w:val="auto"/>
        <w:rPr>
          <w:bCs/>
          <w:iCs/>
        </w:rPr>
      </w:pPr>
      <w:r w:rsidRPr="00C22131">
        <w:rPr>
          <w:bCs/>
          <w:iCs/>
        </w:rPr>
        <w:t>Oscillator-drift</w:t>
      </w:r>
    </w:p>
    <w:p w14:paraId="19ED4479" w14:textId="77777777" w:rsidR="004C6777" w:rsidRPr="00C22131" w:rsidRDefault="004C6777" w:rsidP="00CF6E6D">
      <w:pPr>
        <w:pStyle w:val="ListParagraph"/>
        <w:numPr>
          <w:ilvl w:val="1"/>
          <w:numId w:val="571"/>
        </w:numPr>
        <w:overflowPunct/>
        <w:autoSpaceDE/>
        <w:autoSpaceDN/>
        <w:adjustRightInd/>
        <w:spacing w:after="0" w:line="259" w:lineRule="auto"/>
        <w:jc w:val="both"/>
        <w:textAlignment w:val="auto"/>
        <w:rPr>
          <w:bCs/>
          <w:iCs/>
        </w:rPr>
      </w:pPr>
      <w:r w:rsidRPr="00C22131">
        <w:rPr>
          <w:bCs/>
          <w:iCs/>
        </w:rPr>
        <w:t>Transmitter/receiver antenna reference point location errors</w:t>
      </w:r>
    </w:p>
    <w:p w14:paraId="3E68A768" w14:textId="77777777" w:rsidR="004C6777" w:rsidRPr="00C22131" w:rsidRDefault="004C6777" w:rsidP="00CF6E6D">
      <w:pPr>
        <w:pStyle w:val="ListParagraph"/>
        <w:numPr>
          <w:ilvl w:val="1"/>
          <w:numId w:val="571"/>
        </w:numPr>
        <w:overflowPunct/>
        <w:autoSpaceDE/>
        <w:autoSpaceDN/>
        <w:adjustRightInd/>
        <w:spacing w:after="0" w:line="259" w:lineRule="auto"/>
        <w:jc w:val="both"/>
        <w:textAlignment w:val="auto"/>
        <w:rPr>
          <w:bCs/>
          <w:iCs/>
        </w:rPr>
      </w:pPr>
      <w:r w:rsidRPr="00C22131">
        <w:rPr>
          <w:bCs/>
          <w:iCs/>
        </w:rPr>
        <w:t>Transmitter/receiver initial phase error</w:t>
      </w:r>
    </w:p>
    <w:p w14:paraId="4FEB0544" w14:textId="77777777" w:rsidR="004C6777" w:rsidRPr="00C22131" w:rsidRDefault="004C6777" w:rsidP="00CF6E6D">
      <w:pPr>
        <w:pStyle w:val="ListParagraph"/>
        <w:numPr>
          <w:ilvl w:val="1"/>
          <w:numId w:val="571"/>
        </w:numPr>
        <w:overflowPunct/>
        <w:autoSpaceDE/>
        <w:autoSpaceDN/>
        <w:adjustRightInd/>
        <w:spacing w:after="0" w:line="259" w:lineRule="auto"/>
        <w:jc w:val="both"/>
        <w:textAlignment w:val="auto"/>
        <w:rPr>
          <w:bCs/>
          <w:iCs/>
        </w:rPr>
      </w:pPr>
      <w:r w:rsidRPr="00C22131">
        <w:rPr>
          <w:bCs/>
          <w:iCs/>
        </w:rPr>
        <w:t>Phase center offset</w:t>
      </w:r>
    </w:p>
    <w:p w14:paraId="0635DC4C" w14:textId="77777777" w:rsidR="004C6777" w:rsidRPr="00C22131" w:rsidRDefault="004C6777" w:rsidP="00CF6E6D">
      <w:pPr>
        <w:pStyle w:val="ListParagraph"/>
        <w:numPr>
          <w:ilvl w:val="0"/>
          <w:numId w:val="571"/>
        </w:numPr>
        <w:overflowPunct/>
        <w:autoSpaceDE/>
        <w:autoSpaceDN/>
        <w:adjustRightInd/>
        <w:spacing w:after="0" w:line="259" w:lineRule="auto"/>
        <w:jc w:val="both"/>
        <w:textAlignment w:val="auto"/>
        <w:rPr>
          <w:bCs/>
          <w:iCs/>
        </w:rPr>
      </w:pPr>
      <w:r w:rsidRPr="00C22131">
        <w:rPr>
          <w:bCs/>
          <w:iCs/>
        </w:rPr>
        <w:t>Note: Other error sources are not precluded</w:t>
      </w:r>
    </w:p>
    <w:p w14:paraId="5B50F3E0" w14:textId="77777777" w:rsidR="004C6777" w:rsidRPr="00C22131" w:rsidRDefault="004C6777" w:rsidP="00CF6E6D">
      <w:pPr>
        <w:pStyle w:val="ListParagraph"/>
        <w:numPr>
          <w:ilvl w:val="0"/>
          <w:numId w:val="571"/>
        </w:numPr>
        <w:overflowPunct/>
        <w:autoSpaceDE/>
        <w:autoSpaceDN/>
        <w:adjustRightInd/>
        <w:spacing w:after="0" w:line="259" w:lineRule="auto"/>
        <w:jc w:val="both"/>
        <w:textAlignment w:val="auto"/>
        <w:rPr>
          <w:bCs/>
          <w:iCs/>
        </w:rPr>
      </w:pPr>
      <w:r w:rsidRPr="00C22131">
        <w:rPr>
          <w:bCs/>
          <w:iCs/>
        </w:rPr>
        <w:t>Note: UE mobility can be considered in the evaluations</w:t>
      </w:r>
    </w:p>
    <w:p w14:paraId="4BA8AEEB" w14:textId="77777777" w:rsidR="004C6777" w:rsidRPr="00C22131" w:rsidRDefault="004C6777" w:rsidP="00CF6E6D">
      <w:pPr>
        <w:pStyle w:val="ListParagraph"/>
        <w:numPr>
          <w:ilvl w:val="0"/>
          <w:numId w:val="571"/>
        </w:numPr>
        <w:overflowPunct/>
        <w:autoSpaceDE/>
        <w:autoSpaceDN/>
        <w:adjustRightInd/>
        <w:spacing w:after="0" w:line="259" w:lineRule="auto"/>
        <w:jc w:val="both"/>
        <w:textAlignment w:val="auto"/>
        <w:rPr>
          <w:bCs/>
          <w:iCs/>
        </w:rPr>
      </w:pPr>
      <w:r w:rsidRPr="00C22131">
        <w:rPr>
          <w:bCs/>
          <w:iCs/>
        </w:rPr>
        <w:lastRenderedPageBreak/>
        <w:t>Note: one or more error sources can be evaluated jointly</w:t>
      </w:r>
    </w:p>
    <w:p w14:paraId="214B3F58" w14:textId="77777777" w:rsidR="004C6777" w:rsidRPr="00C22131" w:rsidRDefault="004C6777" w:rsidP="00CF6E6D">
      <w:pPr>
        <w:pStyle w:val="ListParagraph"/>
        <w:numPr>
          <w:ilvl w:val="0"/>
          <w:numId w:val="571"/>
        </w:numPr>
        <w:overflowPunct/>
        <w:autoSpaceDE/>
        <w:autoSpaceDN/>
        <w:adjustRightInd/>
        <w:spacing w:after="0" w:line="259" w:lineRule="auto"/>
        <w:jc w:val="both"/>
        <w:textAlignment w:val="auto"/>
        <w:rPr>
          <w:bCs/>
          <w:iCs/>
        </w:rPr>
      </w:pPr>
      <w:r w:rsidRPr="00C22131">
        <w:rPr>
          <w:bCs/>
          <w:iCs/>
        </w:rPr>
        <w:t>Note: companies should provide the error sources model with their evaluations</w:t>
      </w:r>
    </w:p>
    <w:p w14:paraId="5EC9E1DE" w14:textId="77777777" w:rsidR="004C6777" w:rsidRPr="004B3EEF" w:rsidRDefault="004C6777" w:rsidP="004C6777">
      <w:pPr>
        <w:rPr>
          <w:bCs/>
          <w:lang w:eastAsia="x-none"/>
        </w:rPr>
      </w:pPr>
    </w:p>
    <w:p w14:paraId="01EAE5C2" w14:textId="77777777" w:rsidR="004C6777" w:rsidRPr="004B3EEF" w:rsidRDefault="004C6777" w:rsidP="004C6777">
      <w:pPr>
        <w:rPr>
          <w:bCs/>
        </w:rPr>
      </w:pPr>
      <w:r w:rsidRPr="004B3EEF">
        <w:rPr>
          <w:bCs/>
          <w:highlight w:val="green"/>
        </w:rPr>
        <w:t>Agreement</w:t>
      </w:r>
    </w:p>
    <w:p w14:paraId="2B7CEA5E" w14:textId="77777777" w:rsidR="004C6777" w:rsidRPr="00C22131" w:rsidRDefault="004C6777" w:rsidP="00CF6E6D">
      <w:pPr>
        <w:pStyle w:val="ListParagraph"/>
        <w:numPr>
          <w:ilvl w:val="0"/>
          <w:numId w:val="571"/>
        </w:numPr>
        <w:overflowPunct/>
        <w:autoSpaceDE/>
        <w:autoSpaceDN/>
        <w:adjustRightInd/>
        <w:spacing w:after="0" w:line="259" w:lineRule="auto"/>
        <w:jc w:val="both"/>
        <w:textAlignment w:val="auto"/>
        <w:rPr>
          <w:bCs/>
          <w:iCs/>
        </w:rPr>
      </w:pPr>
      <w:r w:rsidRPr="00C22131">
        <w:rPr>
          <w:bCs/>
          <w:iCs/>
        </w:rPr>
        <w:t>For the purposes of discussion, for NR downlink and/or uplink carrier phase positioning, the carrier phase (CP) at a RF frequency at a receiver is a phase that is a function of the signal propagation time from an Tx antenna reference point of a transmitter (e.g., a TRP or a UE) to a Rx antenna reference point of the receiver (e.g., a UE or a TRP).</w:t>
      </w:r>
    </w:p>
    <w:p w14:paraId="7237D60A" w14:textId="77777777" w:rsidR="004C6777" w:rsidRPr="00C22131" w:rsidRDefault="004C6777" w:rsidP="00CF6E6D">
      <w:pPr>
        <w:pStyle w:val="ListParagraph"/>
        <w:numPr>
          <w:ilvl w:val="1"/>
          <w:numId w:val="571"/>
        </w:numPr>
        <w:overflowPunct/>
        <w:autoSpaceDE/>
        <w:autoSpaceDN/>
        <w:adjustRightInd/>
        <w:spacing w:after="0" w:line="259" w:lineRule="auto"/>
        <w:jc w:val="both"/>
        <w:textAlignment w:val="auto"/>
        <w:rPr>
          <w:bCs/>
          <w:iCs/>
        </w:rPr>
      </w:pPr>
      <w:r w:rsidRPr="00C22131">
        <w:rPr>
          <w:bCs/>
          <w:iCs/>
        </w:rPr>
        <w:t xml:space="preserve">The propagation time can be expressed in a fractional part of a cycle of the RF frequency and a number of integer cycles, but the CP may be independent of the number of integer cycles. </w:t>
      </w:r>
    </w:p>
    <w:p w14:paraId="631B2FD2" w14:textId="77777777" w:rsidR="004C6777" w:rsidRPr="00614C3C" w:rsidRDefault="004C6777" w:rsidP="004B3EEF"/>
    <w:p w14:paraId="2506849A" w14:textId="77777777" w:rsidR="004C6777" w:rsidRPr="004B3EEF" w:rsidRDefault="004C6777" w:rsidP="004C6777">
      <w:pPr>
        <w:rPr>
          <w:bCs/>
        </w:rPr>
      </w:pPr>
      <w:r w:rsidRPr="004B3EEF">
        <w:rPr>
          <w:bCs/>
          <w:highlight w:val="green"/>
        </w:rPr>
        <w:t>Agreement</w:t>
      </w:r>
    </w:p>
    <w:p w14:paraId="0619BE59" w14:textId="77777777" w:rsidR="004C6777" w:rsidRPr="00C22131" w:rsidRDefault="004C6777" w:rsidP="004C6777">
      <w:pPr>
        <w:pStyle w:val="ListParagraph"/>
        <w:spacing w:line="259" w:lineRule="auto"/>
        <w:ind w:left="0"/>
        <w:jc w:val="both"/>
        <w:rPr>
          <w:bCs/>
          <w:iCs/>
        </w:rPr>
      </w:pPr>
      <w:r w:rsidRPr="00C22131">
        <w:rPr>
          <w:bCs/>
          <w:iCs/>
        </w:rPr>
        <w:t>The use of PRUs to facilitate NR carrier phase positioning can be evaluated in the SI by RAN1.</w:t>
      </w:r>
    </w:p>
    <w:p w14:paraId="3F663390" w14:textId="77777777" w:rsidR="004C6777" w:rsidRPr="004C6777" w:rsidRDefault="004C6777" w:rsidP="00C959BA">
      <w:pPr>
        <w:rPr>
          <w:lang w:eastAsia="x-none"/>
        </w:rPr>
      </w:pPr>
    </w:p>
    <w:p w14:paraId="21BC5CBE" w14:textId="727DB25C" w:rsidR="00C959BA" w:rsidRPr="00B112C6" w:rsidRDefault="004C6777" w:rsidP="008F4B8C">
      <w:pPr>
        <w:rPr>
          <w:lang w:eastAsia="x-none"/>
        </w:rPr>
      </w:pPr>
      <w:r>
        <w:rPr>
          <w:lang w:eastAsia="x-none"/>
        </w:rPr>
        <w:t xml:space="preserve">Final summary in </w:t>
      </w:r>
      <w:hyperlink r:id="rId2382" w:history="1">
        <w:r w:rsidR="000B5C49">
          <w:rPr>
            <w:rStyle w:val="Hyperlink"/>
            <w:lang w:eastAsia="x-none"/>
          </w:rPr>
          <w:t>R1-2205165</w:t>
        </w:r>
      </w:hyperlink>
      <w:r>
        <w:rPr>
          <w:lang w:eastAsia="x-none"/>
        </w:rPr>
        <w:t>.</w:t>
      </w:r>
    </w:p>
    <w:p w14:paraId="2C6DB86D" w14:textId="77777777" w:rsidR="008F4B8C" w:rsidRPr="003B3DC0" w:rsidRDefault="008F4B8C" w:rsidP="00C959BA">
      <w:pPr>
        <w:pStyle w:val="Heading4"/>
      </w:pPr>
      <w:bookmarkStart w:id="347" w:name="_Toc101357079"/>
      <w:bookmarkStart w:id="348" w:name="_Toc105521417"/>
      <w:r w:rsidRPr="003B3DC0">
        <w:t>LPHAP (Low Power High Accuracy Positioning)</w:t>
      </w:r>
      <w:bookmarkEnd w:id="347"/>
      <w:bookmarkEnd w:id="348"/>
    </w:p>
    <w:p w14:paraId="084909B0" w14:textId="4EAB0F5D" w:rsidR="008F4B8C" w:rsidRDefault="008F4B8C" w:rsidP="008F4B8C">
      <w:pPr>
        <w:rPr>
          <w:i/>
          <w:lang w:eastAsia="x-none"/>
        </w:rPr>
      </w:pPr>
      <w:r w:rsidRPr="003B3DC0">
        <w:rPr>
          <w:i/>
          <w:lang w:eastAsia="x-none"/>
        </w:rPr>
        <w:t>Including discussions on requirements, evaluations, and potential enhancements.</w:t>
      </w:r>
    </w:p>
    <w:p w14:paraId="13794A0A" w14:textId="77777777" w:rsidR="00C959BA" w:rsidRDefault="00C959BA" w:rsidP="00C959BA"/>
    <w:p w14:paraId="7505617A" w14:textId="29AC0EC3" w:rsidR="008F4B8C" w:rsidRPr="007F5957" w:rsidRDefault="001B5688" w:rsidP="008F4B8C">
      <w:pPr>
        <w:rPr>
          <w:lang w:eastAsia="x-none"/>
        </w:rPr>
      </w:pPr>
      <w:hyperlink r:id="rId2383" w:history="1">
        <w:r w:rsidR="000B5C49">
          <w:rPr>
            <w:rStyle w:val="Hyperlink"/>
            <w:lang w:eastAsia="x-none"/>
          </w:rPr>
          <w:t>R1-2203167</w:t>
        </w:r>
      </w:hyperlink>
      <w:r w:rsidR="008F4B8C" w:rsidRPr="007F5957">
        <w:rPr>
          <w:lang w:eastAsia="x-none"/>
        </w:rPr>
        <w:tab/>
        <w:t>Requirements and evaluation methodology for LPHAP</w:t>
      </w:r>
      <w:r w:rsidR="008F4B8C" w:rsidRPr="007F5957">
        <w:rPr>
          <w:lang w:eastAsia="x-none"/>
        </w:rPr>
        <w:tab/>
        <w:t>Huawei, HiSilicon</w:t>
      </w:r>
    </w:p>
    <w:p w14:paraId="6A797C87" w14:textId="3E4BAA92" w:rsidR="008F4B8C" w:rsidRPr="007F5957" w:rsidRDefault="001B5688" w:rsidP="008F4B8C">
      <w:pPr>
        <w:rPr>
          <w:lang w:eastAsia="x-none"/>
        </w:rPr>
      </w:pPr>
      <w:hyperlink r:id="rId2384" w:history="1">
        <w:r w:rsidR="000B5C49">
          <w:rPr>
            <w:rStyle w:val="Hyperlink"/>
            <w:lang w:eastAsia="x-none"/>
          </w:rPr>
          <w:t>R1-2203179</w:t>
        </w:r>
      </w:hyperlink>
      <w:r w:rsidR="008F4B8C" w:rsidRPr="007F5957">
        <w:rPr>
          <w:lang w:eastAsia="x-none"/>
        </w:rPr>
        <w:tab/>
        <w:t>Initial Views on LPHAP</w:t>
      </w:r>
      <w:r w:rsidR="008F4B8C" w:rsidRPr="007F5957">
        <w:rPr>
          <w:lang w:eastAsia="x-none"/>
        </w:rPr>
        <w:tab/>
        <w:t>Nokia, Nokia Shanghai Bell</w:t>
      </w:r>
    </w:p>
    <w:p w14:paraId="51AB46F2" w14:textId="737098B0" w:rsidR="008F4B8C" w:rsidRPr="007F5957" w:rsidRDefault="001B5688" w:rsidP="008F4B8C">
      <w:pPr>
        <w:rPr>
          <w:lang w:eastAsia="x-none"/>
        </w:rPr>
      </w:pPr>
      <w:hyperlink r:id="rId2385" w:history="1">
        <w:r w:rsidR="000B5C49">
          <w:rPr>
            <w:rStyle w:val="Hyperlink"/>
            <w:lang w:eastAsia="x-none"/>
          </w:rPr>
          <w:t>R1-2203470</w:t>
        </w:r>
      </w:hyperlink>
      <w:r w:rsidR="008F4B8C" w:rsidRPr="007F5957">
        <w:rPr>
          <w:lang w:eastAsia="x-none"/>
        </w:rPr>
        <w:tab/>
        <w:t>Discussion on Low Power High Accuracy Positioning</w:t>
      </w:r>
      <w:r w:rsidR="008F4B8C" w:rsidRPr="007F5957">
        <w:rPr>
          <w:lang w:eastAsia="x-none"/>
        </w:rPr>
        <w:tab/>
        <w:t>CATT</w:t>
      </w:r>
    </w:p>
    <w:p w14:paraId="32CD8E14" w14:textId="5F3744B0" w:rsidR="008F4B8C" w:rsidRPr="007F5957" w:rsidRDefault="001B5688" w:rsidP="008F4B8C">
      <w:pPr>
        <w:rPr>
          <w:lang w:eastAsia="x-none"/>
        </w:rPr>
      </w:pPr>
      <w:hyperlink r:id="rId2386" w:history="1">
        <w:r w:rsidR="000B5C49">
          <w:rPr>
            <w:rStyle w:val="Hyperlink"/>
            <w:lang w:eastAsia="x-none"/>
          </w:rPr>
          <w:t>R1-2203569</w:t>
        </w:r>
      </w:hyperlink>
      <w:r w:rsidR="008F4B8C" w:rsidRPr="007F5957">
        <w:rPr>
          <w:lang w:eastAsia="x-none"/>
        </w:rPr>
        <w:tab/>
        <w:t>Discussion on Low Power High Accuracy Positioning</w:t>
      </w:r>
      <w:r w:rsidR="008F4B8C" w:rsidRPr="007F5957">
        <w:rPr>
          <w:lang w:eastAsia="x-none"/>
        </w:rPr>
        <w:tab/>
        <w:t>vivo</w:t>
      </w:r>
    </w:p>
    <w:p w14:paraId="12D058C7" w14:textId="52F6D648" w:rsidR="008F4B8C" w:rsidRPr="007F5957" w:rsidRDefault="001B5688" w:rsidP="008F4B8C">
      <w:pPr>
        <w:rPr>
          <w:lang w:eastAsia="x-none"/>
        </w:rPr>
      </w:pPr>
      <w:hyperlink r:id="rId2387" w:history="1">
        <w:r w:rsidR="000B5C49">
          <w:rPr>
            <w:rStyle w:val="Hyperlink"/>
            <w:lang w:eastAsia="x-none"/>
          </w:rPr>
          <w:t>R1-2203627</w:t>
        </w:r>
      </w:hyperlink>
      <w:r w:rsidR="008F4B8C" w:rsidRPr="007F5957">
        <w:rPr>
          <w:lang w:eastAsia="x-none"/>
        </w:rPr>
        <w:tab/>
        <w:t>Discussion on low power high accuracy positioning(LPHAP)</w:t>
      </w:r>
      <w:r w:rsidR="008F4B8C" w:rsidRPr="007F5957">
        <w:rPr>
          <w:lang w:eastAsia="x-none"/>
        </w:rPr>
        <w:tab/>
        <w:t>ZTE</w:t>
      </w:r>
    </w:p>
    <w:p w14:paraId="5DEA9705" w14:textId="5DC371AE" w:rsidR="008F4B8C" w:rsidRPr="007F5957" w:rsidRDefault="001B5688" w:rsidP="008F4B8C">
      <w:pPr>
        <w:rPr>
          <w:lang w:eastAsia="x-none"/>
        </w:rPr>
      </w:pPr>
      <w:hyperlink r:id="rId2388" w:history="1">
        <w:r w:rsidR="000B5C49">
          <w:rPr>
            <w:rStyle w:val="Hyperlink"/>
            <w:lang w:eastAsia="x-none"/>
          </w:rPr>
          <w:t>R1-2203825</w:t>
        </w:r>
      </w:hyperlink>
      <w:r w:rsidR="008F4B8C" w:rsidRPr="007F5957">
        <w:rPr>
          <w:lang w:eastAsia="x-none"/>
        </w:rPr>
        <w:tab/>
        <w:t>LPHAP (Low Power High Accuracy Positioning)</w:t>
      </w:r>
      <w:r w:rsidR="008F4B8C" w:rsidRPr="007F5957">
        <w:rPr>
          <w:lang w:eastAsia="x-none"/>
        </w:rPr>
        <w:tab/>
        <w:t>xiaomi</w:t>
      </w:r>
    </w:p>
    <w:p w14:paraId="0BB074A9" w14:textId="5CB96BFF" w:rsidR="008F4B8C" w:rsidRPr="007F5957" w:rsidRDefault="001B5688" w:rsidP="008F4B8C">
      <w:pPr>
        <w:rPr>
          <w:lang w:eastAsia="x-none"/>
        </w:rPr>
      </w:pPr>
      <w:hyperlink r:id="rId2389" w:history="1">
        <w:r w:rsidR="000B5C49">
          <w:rPr>
            <w:rStyle w:val="Hyperlink"/>
            <w:lang w:eastAsia="x-none"/>
          </w:rPr>
          <w:t>R1-2203914</w:t>
        </w:r>
      </w:hyperlink>
      <w:r w:rsidR="008F4B8C" w:rsidRPr="007F5957">
        <w:rPr>
          <w:lang w:eastAsia="x-none"/>
        </w:rPr>
        <w:tab/>
        <w:t>Discussion on LPHAP</w:t>
      </w:r>
      <w:r w:rsidR="008F4B8C" w:rsidRPr="007F5957">
        <w:rPr>
          <w:lang w:eastAsia="x-none"/>
        </w:rPr>
        <w:tab/>
        <w:t>Samsung</w:t>
      </w:r>
    </w:p>
    <w:p w14:paraId="0B7822B5" w14:textId="1BF9334B" w:rsidR="008F4B8C" w:rsidRPr="007F5957" w:rsidRDefault="001B5688" w:rsidP="008F4B8C">
      <w:pPr>
        <w:rPr>
          <w:lang w:eastAsia="x-none"/>
        </w:rPr>
      </w:pPr>
      <w:hyperlink r:id="rId2390" w:history="1">
        <w:r w:rsidR="000B5C49">
          <w:rPr>
            <w:rStyle w:val="Hyperlink"/>
            <w:lang w:eastAsia="x-none"/>
          </w:rPr>
          <w:t>R1-2203967</w:t>
        </w:r>
      </w:hyperlink>
      <w:r w:rsidR="008F4B8C" w:rsidRPr="007F5957">
        <w:rPr>
          <w:lang w:eastAsia="x-none"/>
        </w:rPr>
        <w:tab/>
        <w:t>Dis</w:t>
      </w:r>
      <w:r w:rsidR="00224042">
        <w:rPr>
          <w:lang w:eastAsia="x-none"/>
        </w:rPr>
        <w:t>c</w:t>
      </w:r>
      <w:r w:rsidR="008F4B8C" w:rsidRPr="007F5957">
        <w:rPr>
          <w:lang w:eastAsia="x-none"/>
        </w:rPr>
        <w:t>ussion on Low Power High Accuracy Positioning</w:t>
      </w:r>
      <w:r w:rsidR="008F4B8C" w:rsidRPr="007F5957">
        <w:rPr>
          <w:lang w:eastAsia="x-none"/>
        </w:rPr>
        <w:tab/>
        <w:t>OPPO</w:t>
      </w:r>
    </w:p>
    <w:p w14:paraId="1AD82CC8" w14:textId="636582C9" w:rsidR="008F4B8C" w:rsidRPr="007F5957" w:rsidRDefault="001B5688" w:rsidP="008F4B8C">
      <w:pPr>
        <w:rPr>
          <w:lang w:eastAsia="x-none"/>
        </w:rPr>
      </w:pPr>
      <w:hyperlink r:id="rId2391" w:history="1">
        <w:r w:rsidR="000B5C49">
          <w:rPr>
            <w:rStyle w:val="Hyperlink"/>
            <w:lang w:eastAsia="x-none"/>
          </w:rPr>
          <w:t>R1-2204155</w:t>
        </w:r>
      </w:hyperlink>
      <w:r w:rsidR="008F4B8C" w:rsidRPr="007F5957">
        <w:rPr>
          <w:lang w:eastAsia="x-none"/>
        </w:rPr>
        <w:tab/>
        <w:t>Discussions on Low Power High Accuracy Positioning (LPHAP) techniques</w:t>
      </w:r>
      <w:r w:rsidR="008F4B8C" w:rsidRPr="007F5957">
        <w:rPr>
          <w:lang w:eastAsia="x-none"/>
        </w:rPr>
        <w:tab/>
        <w:t>InterDigital, Inc.</w:t>
      </w:r>
    </w:p>
    <w:p w14:paraId="723AC2E1" w14:textId="7E2D9F86" w:rsidR="008F4B8C" w:rsidRPr="007F5957" w:rsidRDefault="001B5688" w:rsidP="008F4B8C">
      <w:pPr>
        <w:rPr>
          <w:lang w:eastAsia="x-none"/>
        </w:rPr>
      </w:pPr>
      <w:hyperlink r:id="rId2392" w:history="1">
        <w:r w:rsidR="000B5C49">
          <w:rPr>
            <w:rStyle w:val="Hyperlink"/>
            <w:lang w:eastAsia="x-none"/>
          </w:rPr>
          <w:t>R1-2204313</w:t>
        </w:r>
      </w:hyperlink>
      <w:r w:rsidR="008F4B8C" w:rsidRPr="007F5957">
        <w:rPr>
          <w:lang w:eastAsia="x-none"/>
        </w:rPr>
        <w:tab/>
        <w:t>Discussion on low power high accuracy positioning</w:t>
      </w:r>
      <w:r w:rsidR="008F4B8C" w:rsidRPr="007F5957">
        <w:rPr>
          <w:lang w:eastAsia="x-none"/>
        </w:rPr>
        <w:tab/>
        <w:t>CMCC</w:t>
      </w:r>
    </w:p>
    <w:p w14:paraId="535323DA" w14:textId="604D09F3" w:rsidR="008F4B8C" w:rsidRPr="007F5957" w:rsidRDefault="001B5688" w:rsidP="008F4B8C">
      <w:pPr>
        <w:rPr>
          <w:lang w:eastAsia="x-none"/>
        </w:rPr>
      </w:pPr>
      <w:hyperlink r:id="rId2393" w:history="1">
        <w:r w:rsidR="000B5C49">
          <w:rPr>
            <w:rStyle w:val="Hyperlink"/>
            <w:lang w:eastAsia="x-none"/>
          </w:rPr>
          <w:t>R1-2204426</w:t>
        </w:r>
      </w:hyperlink>
      <w:r w:rsidR="008F4B8C" w:rsidRPr="007F5957">
        <w:rPr>
          <w:lang w:eastAsia="x-none"/>
        </w:rPr>
        <w:tab/>
        <w:t>Discussion on Low Power High Accuracy Positioning</w:t>
      </w:r>
      <w:r w:rsidR="008F4B8C" w:rsidRPr="007F5957">
        <w:rPr>
          <w:lang w:eastAsia="x-none"/>
        </w:rPr>
        <w:tab/>
        <w:t>Quectel</w:t>
      </w:r>
    </w:p>
    <w:p w14:paraId="3793549D" w14:textId="32908DDF" w:rsidR="008F4B8C" w:rsidRPr="007F5957" w:rsidRDefault="001B5688" w:rsidP="008F4B8C">
      <w:pPr>
        <w:rPr>
          <w:lang w:eastAsia="x-none"/>
        </w:rPr>
      </w:pPr>
      <w:hyperlink r:id="rId2394" w:history="1">
        <w:r w:rsidR="000B5C49">
          <w:rPr>
            <w:rStyle w:val="Hyperlink"/>
            <w:lang w:eastAsia="x-none"/>
          </w:rPr>
          <w:t>R1-2204525</w:t>
        </w:r>
      </w:hyperlink>
      <w:r w:rsidR="008F4B8C" w:rsidRPr="007F5957">
        <w:rPr>
          <w:lang w:eastAsia="x-none"/>
        </w:rPr>
        <w:tab/>
        <w:t>Discussion on LPHAP in idle/inactive state</w:t>
      </w:r>
      <w:r w:rsidR="008F4B8C" w:rsidRPr="007F5957">
        <w:rPr>
          <w:lang w:eastAsia="x-none"/>
        </w:rPr>
        <w:tab/>
        <w:t>LG Electronics</w:t>
      </w:r>
    </w:p>
    <w:p w14:paraId="2A21CC86" w14:textId="13EC398C" w:rsidR="008F4B8C" w:rsidRPr="007F5957" w:rsidRDefault="001B5688" w:rsidP="008F4B8C">
      <w:pPr>
        <w:rPr>
          <w:lang w:eastAsia="x-none"/>
        </w:rPr>
      </w:pPr>
      <w:hyperlink r:id="rId2395" w:history="1">
        <w:r w:rsidR="000B5C49">
          <w:rPr>
            <w:rStyle w:val="Hyperlink"/>
            <w:lang w:eastAsia="x-none"/>
          </w:rPr>
          <w:t>R1-2204562</w:t>
        </w:r>
      </w:hyperlink>
      <w:r w:rsidR="008F4B8C" w:rsidRPr="007F5957">
        <w:rPr>
          <w:lang w:eastAsia="x-none"/>
        </w:rPr>
        <w:tab/>
        <w:t>LPHAP considerations</w:t>
      </w:r>
      <w:r w:rsidR="008F4B8C" w:rsidRPr="007F5957">
        <w:rPr>
          <w:lang w:eastAsia="x-none"/>
        </w:rPr>
        <w:tab/>
        <w:t>Lenovo</w:t>
      </w:r>
    </w:p>
    <w:p w14:paraId="6DB00113" w14:textId="5AAF88F1" w:rsidR="008F4B8C" w:rsidRPr="007F5957" w:rsidRDefault="001B5688" w:rsidP="008F4B8C">
      <w:pPr>
        <w:rPr>
          <w:lang w:eastAsia="x-none"/>
        </w:rPr>
      </w:pPr>
      <w:hyperlink r:id="rId2396" w:history="1">
        <w:r w:rsidR="000B5C49">
          <w:rPr>
            <w:rStyle w:val="Hyperlink"/>
            <w:lang w:eastAsia="x-none"/>
          </w:rPr>
          <w:t>R1-2204670</w:t>
        </w:r>
      </w:hyperlink>
      <w:r w:rsidR="008F4B8C" w:rsidRPr="007F5957">
        <w:rPr>
          <w:lang w:eastAsia="x-none"/>
        </w:rPr>
        <w:tab/>
        <w:t>Views on low power high accuracy positioning</w:t>
      </w:r>
      <w:r w:rsidR="008F4B8C" w:rsidRPr="007F5957">
        <w:rPr>
          <w:lang w:eastAsia="x-none"/>
        </w:rPr>
        <w:tab/>
        <w:t>Sharp</w:t>
      </w:r>
    </w:p>
    <w:p w14:paraId="14263249" w14:textId="6345FECF" w:rsidR="008F4B8C" w:rsidRPr="007F5957" w:rsidRDefault="001B5688" w:rsidP="008F4B8C">
      <w:pPr>
        <w:rPr>
          <w:lang w:eastAsia="x-none"/>
        </w:rPr>
      </w:pPr>
      <w:hyperlink r:id="rId2397" w:history="1">
        <w:r w:rsidR="000B5C49">
          <w:rPr>
            <w:rStyle w:val="Hyperlink"/>
            <w:lang w:eastAsia="x-none"/>
          </w:rPr>
          <w:t>R1-2204953</w:t>
        </w:r>
      </w:hyperlink>
      <w:r w:rsidR="008F4B8C" w:rsidRPr="007F5957">
        <w:rPr>
          <w:lang w:eastAsia="x-none"/>
        </w:rPr>
        <w:tab/>
        <w:t>On the requirements, evaluations and potential enhancements for Low Power High Accuracy Positioning)</w:t>
      </w:r>
      <w:r w:rsidR="008F4B8C" w:rsidRPr="007F5957">
        <w:rPr>
          <w:lang w:eastAsia="x-none"/>
        </w:rPr>
        <w:tab/>
        <w:t>Ericsson</w:t>
      </w:r>
    </w:p>
    <w:p w14:paraId="1863E214" w14:textId="259E99AA" w:rsidR="008F4B8C" w:rsidRDefault="001B5688" w:rsidP="008F4B8C">
      <w:pPr>
        <w:rPr>
          <w:lang w:eastAsia="x-none"/>
        </w:rPr>
      </w:pPr>
      <w:hyperlink r:id="rId2398" w:history="1">
        <w:r w:rsidR="000B5C49">
          <w:rPr>
            <w:rStyle w:val="Hyperlink"/>
            <w:lang w:eastAsia="x-none"/>
          </w:rPr>
          <w:t>R1-2205041</w:t>
        </w:r>
      </w:hyperlink>
      <w:r w:rsidR="008F4B8C" w:rsidRPr="007F5957">
        <w:rPr>
          <w:lang w:eastAsia="x-none"/>
        </w:rPr>
        <w:tab/>
        <w:t>Requirements, Evaluations, Potential Enhancements for Low Power High Accuracy Positioning</w:t>
      </w:r>
      <w:r w:rsidR="008F4B8C" w:rsidRPr="007F5957">
        <w:rPr>
          <w:lang w:eastAsia="x-none"/>
        </w:rPr>
        <w:tab/>
        <w:t>Qualcomm Incorporated</w:t>
      </w:r>
    </w:p>
    <w:p w14:paraId="186350EE" w14:textId="35247F05" w:rsidR="00C959BA" w:rsidRDefault="00C959BA" w:rsidP="008F4B8C">
      <w:pPr>
        <w:rPr>
          <w:lang w:eastAsia="x-none"/>
        </w:rPr>
      </w:pPr>
    </w:p>
    <w:p w14:paraId="1408B609" w14:textId="77777777" w:rsidR="00B05097" w:rsidRPr="00521C1C" w:rsidRDefault="00C959BA" w:rsidP="00C959BA">
      <w:pPr>
        <w:rPr>
          <w:lang w:eastAsia="x-none"/>
        </w:rPr>
      </w:pPr>
      <w:r w:rsidRPr="00521C1C">
        <w:rPr>
          <w:lang w:eastAsia="x-none"/>
        </w:rPr>
        <w:t xml:space="preserve">[109-e-R18-Pos-07] </w:t>
      </w:r>
      <w:r w:rsidR="00B05097" w:rsidRPr="00521C1C">
        <w:rPr>
          <w:lang w:eastAsia="x-none"/>
        </w:rPr>
        <w:t>– Jingwen (CMCC)</w:t>
      </w:r>
    </w:p>
    <w:p w14:paraId="35D044A3" w14:textId="53CDAA3D" w:rsidR="00C959BA" w:rsidRPr="00521C1C" w:rsidRDefault="00C959BA" w:rsidP="00C959BA">
      <w:pPr>
        <w:rPr>
          <w:lang w:eastAsia="x-none"/>
        </w:rPr>
      </w:pPr>
      <w:r w:rsidRPr="00521C1C">
        <w:rPr>
          <w:lang w:eastAsia="x-none"/>
        </w:rPr>
        <w:t>Email discussion on LPHAP by May 20</w:t>
      </w:r>
    </w:p>
    <w:p w14:paraId="11E5F237" w14:textId="77777777" w:rsidR="00C959BA" w:rsidRPr="00521C1C" w:rsidRDefault="00C959BA" w:rsidP="00CF6E6D">
      <w:pPr>
        <w:numPr>
          <w:ilvl w:val="0"/>
          <w:numId w:val="165"/>
        </w:numPr>
        <w:rPr>
          <w:lang w:eastAsia="x-none"/>
        </w:rPr>
      </w:pPr>
      <w:r w:rsidRPr="00521C1C">
        <w:rPr>
          <w:lang w:eastAsia="x-none"/>
        </w:rPr>
        <w:t>Check points: May 16, May 20</w:t>
      </w:r>
    </w:p>
    <w:p w14:paraId="5A139D54" w14:textId="77777777" w:rsidR="00C01140" w:rsidRDefault="00C01140" w:rsidP="00C01140">
      <w:pPr>
        <w:rPr>
          <w:iCs/>
        </w:rPr>
      </w:pPr>
      <w:r w:rsidRPr="00055B3C">
        <w:rPr>
          <w:b/>
          <w:bCs/>
          <w:iCs/>
        </w:rPr>
        <w:t>Decision:</w:t>
      </w:r>
      <w:r w:rsidRPr="00055B3C">
        <w:rPr>
          <w:iCs/>
        </w:rPr>
        <w:t xml:space="preserve"> As per email decision posted on May 16</w:t>
      </w:r>
      <w:r w:rsidRPr="00055B3C">
        <w:rPr>
          <w:iCs/>
          <w:vertAlign w:val="superscript"/>
        </w:rPr>
        <w:t>h</w:t>
      </w:r>
      <w:r w:rsidRPr="00055B3C">
        <w:rPr>
          <w:iCs/>
        </w:rPr>
        <w:t>,</w:t>
      </w:r>
    </w:p>
    <w:p w14:paraId="5AF5222A" w14:textId="77777777" w:rsidR="00B05097" w:rsidRPr="00521C1C" w:rsidRDefault="00B05097" w:rsidP="00B05097">
      <w:pPr>
        <w:rPr>
          <w:rFonts w:ascii="Times New Roman" w:hAnsi="Times New Roman"/>
          <w:bCs/>
          <w:szCs w:val="20"/>
          <w:lang w:eastAsia="x-none"/>
        </w:rPr>
      </w:pPr>
      <w:r w:rsidRPr="00521C1C">
        <w:rPr>
          <w:rFonts w:ascii="Times New Roman" w:hAnsi="Times New Roman"/>
          <w:bCs/>
          <w:szCs w:val="20"/>
          <w:highlight w:val="green"/>
          <w:lang w:eastAsia="x-none"/>
        </w:rPr>
        <w:t>Agreement</w:t>
      </w:r>
    </w:p>
    <w:p w14:paraId="092C86AC" w14:textId="77777777" w:rsidR="00B05097" w:rsidRPr="00521C1C" w:rsidRDefault="00B05097" w:rsidP="00B05097">
      <w:pPr>
        <w:rPr>
          <w:rFonts w:ascii="Times New Roman" w:hAnsi="Times New Roman"/>
          <w:szCs w:val="20"/>
          <w:lang w:eastAsia="x-none"/>
        </w:rPr>
      </w:pPr>
      <w:r w:rsidRPr="00521C1C">
        <w:rPr>
          <w:rFonts w:ascii="Times New Roman" w:hAnsi="Times New Roman"/>
          <w:szCs w:val="20"/>
          <w:lang w:eastAsia="x-none"/>
        </w:rPr>
        <w:t>Confirm that use case 6 defined in TS 22.104 is the single representative use case for the study of LPHAP.</w:t>
      </w:r>
    </w:p>
    <w:p w14:paraId="0C371DB3" w14:textId="77777777" w:rsidR="00B05097" w:rsidRPr="00521C1C" w:rsidRDefault="00B05097" w:rsidP="00B05097">
      <w:pPr>
        <w:rPr>
          <w:rFonts w:ascii="Times New Roman" w:hAnsi="Times New Roman"/>
          <w:bCs/>
          <w:szCs w:val="20"/>
          <w:lang w:eastAsia="x-none"/>
        </w:rPr>
      </w:pPr>
    </w:p>
    <w:p w14:paraId="397B0BC2" w14:textId="77777777" w:rsidR="00B05097" w:rsidRPr="00521C1C" w:rsidRDefault="00B05097" w:rsidP="00B05097">
      <w:pPr>
        <w:rPr>
          <w:rFonts w:ascii="Times New Roman" w:hAnsi="Times New Roman"/>
          <w:bCs/>
          <w:szCs w:val="20"/>
          <w:lang w:eastAsia="x-none"/>
        </w:rPr>
      </w:pPr>
      <w:r w:rsidRPr="00521C1C">
        <w:rPr>
          <w:rFonts w:ascii="Times New Roman" w:hAnsi="Times New Roman"/>
          <w:bCs/>
          <w:szCs w:val="20"/>
          <w:highlight w:val="green"/>
          <w:lang w:eastAsia="x-none"/>
        </w:rPr>
        <w:t>Agreement</w:t>
      </w:r>
    </w:p>
    <w:p w14:paraId="407EE000" w14:textId="77777777" w:rsidR="00B05097" w:rsidRPr="00521C1C" w:rsidRDefault="00B05097" w:rsidP="00B05097">
      <w:pPr>
        <w:rPr>
          <w:rFonts w:ascii="Times New Roman" w:hAnsi="Times New Roman"/>
          <w:szCs w:val="20"/>
          <w:lang w:eastAsia="x-none"/>
        </w:rPr>
      </w:pPr>
      <w:r w:rsidRPr="00521C1C">
        <w:rPr>
          <w:rFonts w:ascii="Times New Roman" w:hAnsi="Times New Roman"/>
          <w:szCs w:val="20"/>
          <w:lang w:eastAsia="x-none"/>
        </w:rPr>
        <w:t>At least the relative power unit is adopted as the performance metric to evaluate the power consumption of the Rel-17 RRC_INACTIVE state positioning and potential enhancements.</w:t>
      </w:r>
    </w:p>
    <w:p w14:paraId="5E6447A0" w14:textId="77777777" w:rsidR="00B05097" w:rsidRPr="00521C1C" w:rsidRDefault="00B05097" w:rsidP="00B05097">
      <w:pPr>
        <w:rPr>
          <w:rFonts w:ascii="Times New Roman" w:hAnsi="Times New Roman"/>
          <w:bCs/>
          <w:szCs w:val="20"/>
          <w:lang w:eastAsia="x-none"/>
        </w:rPr>
      </w:pPr>
    </w:p>
    <w:p w14:paraId="481CA6FB" w14:textId="77777777" w:rsidR="00B05097" w:rsidRPr="00521C1C" w:rsidRDefault="00B05097" w:rsidP="00B05097">
      <w:pPr>
        <w:rPr>
          <w:rFonts w:ascii="Times New Roman" w:hAnsi="Times New Roman"/>
          <w:bCs/>
          <w:szCs w:val="20"/>
          <w:lang w:eastAsia="x-none"/>
        </w:rPr>
      </w:pPr>
      <w:r w:rsidRPr="00521C1C">
        <w:rPr>
          <w:rFonts w:ascii="Times New Roman" w:hAnsi="Times New Roman"/>
          <w:bCs/>
          <w:szCs w:val="20"/>
          <w:highlight w:val="green"/>
          <w:lang w:eastAsia="x-none"/>
        </w:rPr>
        <w:t>Agreement</w:t>
      </w:r>
    </w:p>
    <w:p w14:paraId="0E3ECD91" w14:textId="77777777" w:rsidR="00B05097" w:rsidRPr="00521C1C" w:rsidRDefault="00B05097" w:rsidP="00B05097">
      <w:pPr>
        <w:rPr>
          <w:rFonts w:ascii="Times New Roman" w:hAnsi="Times New Roman"/>
          <w:szCs w:val="20"/>
          <w:lang w:eastAsia="x-none"/>
        </w:rPr>
      </w:pPr>
      <w:r w:rsidRPr="00521C1C">
        <w:rPr>
          <w:rFonts w:ascii="Times New Roman" w:hAnsi="Times New Roman"/>
          <w:szCs w:val="20"/>
          <w:lang w:eastAsia="x-none"/>
        </w:rPr>
        <w:t>A reference device (e.g., a mobile phone) with reference traffic type, reference battery capability, and reference battery life is defined for the purpose of identification of the performance gap that achieved by the Rel-17 RRC_INACTIVE state positioning baseline and the target battery life of LPHAP use case 6.</w:t>
      </w:r>
    </w:p>
    <w:p w14:paraId="1A60FA1C" w14:textId="77777777" w:rsidR="00B05097" w:rsidRPr="00521C1C" w:rsidRDefault="00B05097" w:rsidP="00B05097">
      <w:pPr>
        <w:rPr>
          <w:rFonts w:ascii="Times New Roman" w:hAnsi="Times New Roman"/>
          <w:bCs/>
          <w:szCs w:val="20"/>
          <w:lang w:eastAsia="x-none"/>
        </w:rPr>
      </w:pPr>
    </w:p>
    <w:p w14:paraId="1567D420" w14:textId="77777777" w:rsidR="00B05097" w:rsidRPr="00521C1C" w:rsidRDefault="00B05097" w:rsidP="00B05097">
      <w:pPr>
        <w:rPr>
          <w:rFonts w:ascii="Times New Roman" w:hAnsi="Times New Roman"/>
          <w:bCs/>
          <w:szCs w:val="20"/>
          <w:lang w:eastAsia="x-none"/>
        </w:rPr>
      </w:pPr>
      <w:r w:rsidRPr="00521C1C">
        <w:rPr>
          <w:rFonts w:ascii="Times New Roman" w:hAnsi="Times New Roman"/>
          <w:bCs/>
          <w:szCs w:val="20"/>
          <w:highlight w:val="green"/>
          <w:lang w:eastAsia="x-none"/>
        </w:rPr>
        <w:t>Agreement</w:t>
      </w:r>
    </w:p>
    <w:p w14:paraId="4B417BD5" w14:textId="77777777" w:rsidR="00B05097" w:rsidRPr="00521C1C" w:rsidRDefault="00B05097" w:rsidP="00CF6E6D">
      <w:pPr>
        <w:numPr>
          <w:ilvl w:val="0"/>
          <w:numId w:val="287"/>
        </w:numPr>
        <w:rPr>
          <w:rFonts w:ascii="Times New Roman" w:hAnsi="Times New Roman"/>
          <w:szCs w:val="20"/>
          <w:lang w:eastAsia="x-none"/>
        </w:rPr>
      </w:pPr>
      <w:r w:rsidRPr="00521C1C">
        <w:rPr>
          <w:rFonts w:ascii="Times New Roman" w:hAnsi="Times New Roman"/>
          <w:szCs w:val="20"/>
          <w:lang w:eastAsia="x-none"/>
        </w:rPr>
        <w:t>Adopt the following parameters as the common evaluation parameters for the LPHAP evaluation:</w:t>
      </w:r>
    </w:p>
    <w:p w14:paraId="2A387AAA" w14:textId="77777777" w:rsidR="00B05097" w:rsidRPr="00521C1C" w:rsidRDefault="00B05097" w:rsidP="00CF6E6D">
      <w:pPr>
        <w:numPr>
          <w:ilvl w:val="1"/>
          <w:numId w:val="299"/>
        </w:numPr>
        <w:rPr>
          <w:rFonts w:ascii="Times New Roman" w:hAnsi="Times New Roman"/>
          <w:szCs w:val="20"/>
          <w:lang w:eastAsia="x-none"/>
        </w:rPr>
      </w:pPr>
      <w:r w:rsidRPr="00521C1C">
        <w:rPr>
          <w:rFonts w:ascii="Times New Roman" w:hAnsi="Times New Roman"/>
          <w:szCs w:val="20"/>
          <w:lang w:eastAsia="x-none"/>
        </w:rPr>
        <w:t>Frequency range: FR1 (baseline); FR2 (optional)</w:t>
      </w:r>
    </w:p>
    <w:p w14:paraId="53C68EE5" w14:textId="77777777" w:rsidR="00B05097" w:rsidRPr="00521C1C" w:rsidRDefault="00B05097" w:rsidP="00CF6E6D">
      <w:pPr>
        <w:numPr>
          <w:ilvl w:val="1"/>
          <w:numId w:val="299"/>
        </w:numPr>
        <w:rPr>
          <w:rFonts w:ascii="Times New Roman" w:hAnsi="Times New Roman"/>
          <w:szCs w:val="20"/>
          <w:lang w:eastAsia="x-none"/>
        </w:rPr>
      </w:pPr>
      <w:r w:rsidRPr="00521C1C">
        <w:rPr>
          <w:rFonts w:ascii="Times New Roman" w:hAnsi="Times New Roman"/>
          <w:szCs w:val="20"/>
          <w:lang w:eastAsia="x-none"/>
        </w:rPr>
        <w:t>SCS: 30kHz for FR1 (baseline); 120kHz for FR2 (optional)</w:t>
      </w:r>
    </w:p>
    <w:p w14:paraId="0364B772" w14:textId="77777777" w:rsidR="00B05097" w:rsidRPr="00521C1C" w:rsidRDefault="00B05097" w:rsidP="00CF6E6D">
      <w:pPr>
        <w:numPr>
          <w:ilvl w:val="1"/>
          <w:numId w:val="299"/>
        </w:numPr>
        <w:rPr>
          <w:rFonts w:ascii="Times New Roman" w:hAnsi="Times New Roman"/>
          <w:szCs w:val="20"/>
          <w:lang w:eastAsia="x-none"/>
        </w:rPr>
      </w:pPr>
      <w:r w:rsidRPr="00521C1C">
        <w:rPr>
          <w:rFonts w:ascii="Times New Roman" w:hAnsi="Times New Roman"/>
          <w:szCs w:val="20"/>
          <w:lang w:eastAsia="x-none"/>
        </w:rPr>
        <w:t>BW of the DL PRS and UL SRS pos: 100MHz;</w:t>
      </w:r>
    </w:p>
    <w:p w14:paraId="49DE3222" w14:textId="77777777" w:rsidR="00B05097" w:rsidRPr="00521C1C" w:rsidRDefault="00B05097" w:rsidP="00CF6E6D">
      <w:pPr>
        <w:numPr>
          <w:ilvl w:val="1"/>
          <w:numId w:val="299"/>
        </w:numPr>
        <w:rPr>
          <w:rFonts w:ascii="Times New Roman" w:hAnsi="Times New Roman"/>
          <w:szCs w:val="20"/>
          <w:lang w:eastAsia="x-none"/>
        </w:rPr>
      </w:pPr>
      <w:r w:rsidRPr="00521C1C">
        <w:rPr>
          <w:rFonts w:ascii="Times New Roman" w:hAnsi="Times New Roman"/>
          <w:szCs w:val="20"/>
          <w:lang w:eastAsia="x-none"/>
        </w:rPr>
        <w:t>Single-sample measurement per position fix (baseline); 4-sample measurement per position fix (optional)</w:t>
      </w:r>
    </w:p>
    <w:p w14:paraId="6C361226" w14:textId="77777777" w:rsidR="00B05097" w:rsidRPr="00521C1C" w:rsidRDefault="00B05097" w:rsidP="00CF6E6D">
      <w:pPr>
        <w:numPr>
          <w:ilvl w:val="1"/>
          <w:numId w:val="299"/>
        </w:numPr>
        <w:rPr>
          <w:rFonts w:ascii="Times New Roman" w:hAnsi="Times New Roman"/>
          <w:szCs w:val="20"/>
          <w:lang w:eastAsia="x-none"/>
        </w:rPr>
      </w:pPr>
      <w:r w:rsidRPr="00521C1C">
        <w:rPr>
          <w:rFonts w:ascii="Times New Roman" w:hAnsi="Times New Roman"/>
          <w:szCs w:val="20"/>
          <w:lang w:eastAsia="x-none"/>
        </w:rPr>
        <w:t>UE mobility: up to 3km/h</w:t>
      </w:r>
    </w:p>
    <w:p w14:paraId="716326CD" w14:textId="77777777" w:rsidR="00B05097" w:rsidRPr="00521C1C" w:rsidRDefault="00B05097" w:rsidP="00CF6E6D">
      <w:pPr>
        <w:numPr>
          <w:ilvl w:val="0"/>
          <w:numId w:val="287"/>
        </w:numPr>
        <w:rPr>
          <w:rFonts w:ascii="Times New Roman" w:hAnsi="Times New Roman"/>
          <w:szCs w:val="20"/>
          <w:lang w:eastAsia="x-none"/>
        </w:rPr>
      </w:pPr>
      <w:r w:rsidRPr="00521C1C">
        <w:rPr>
          <w:rFonts w:ascii="Times New Roman" w:hAnsi="Times New Roman"/>
          <w:szCs w:val="20"/>
          <w:lang w:eastAsia="x-none"/>
        </w:rPr>
        <w:lastRenderedPageBreak/>
        <w:t>Note: It is up to each company to provide detailed power model and evaluation results on power consumption in FR2.</w:t>
      </w:r>
    </w:p>
    <w:p w14:paraId="03D46F00" w14:textId="77777777" w:rsidR="00B05097" w:rsidRPr="00521C1C" w:rsidRDefault="00B05097" w:rsidP="00B05097">
      <w:pPr>
        <w:rPr>
          <w:rFonts w:ascii="Times New Roman" w:hAnsi="Times New Roman"/>
          <w:bCs/>
          <w:szCs w:val="20"/>
          <w:lang w:eastAsia="x-none"/>
        </w:rPr>
      </w:pPr>
    </w:p>
    <w:p w14:paraId="07B31577" w14:textId="77777777" w:rsidR="00B05097" w:rsidRPr="00521C1C" w:rsidRDefault="00B05097" w:rsidP="00B05097">
      <w:pPr>
        <w:rPr>
          <w:rFonts w:ascii="Times New Roman" w:hAnsi="Times New Roman"/>
          <w:bCs/>
          <w:szCs w:val="20"/>
          <w:lang w:eastAsia="x-none"/>
        </w:rPr>
      </w:pPr>
      <w:r w:rsidRPr="00521C1C">
        <w:rPr>
          <w:rFonts w:ascii="Times New Roman" w:hAnsi="Times New Roman"/>
          <w:bCs/>
          <w:szCs w:val="20"/>
          <w:highlight w:val="green"/>
          <w:lang w:eastAsia="x-none"/>
        </w:rPr>
        <w:t>Agreement</w:t>
      </w:r>
    </w:p>
    <w:p w14:paraId="7C4B2E20" w14:textId="77777777" w:rsidR="00B05097" w:rsidRPr="00521C1C" w:rsidRDefault="00B05097" w:rsidP="00B05097">
      <w:pPr>
        <w:rPr>
          <w:rFonts w:ascii="Times New Roman" w:hAnsi="Times New Roman"/>
          <w:szCs w:val="20"/>
          <w:lang w:eastAsia="x-none"/>
        </w:rPr>
      </w:pPr>
      <w:r w:rsidRPr="00521C1C">
        <w:rPr>
          <w:rFonts w:ascii="Times New Roman" w:hAnsi="Times New Roman"/>
          <w:szCs w:val="20"/>
          <w:lang w:eastAsia="x-none"/>
        </w:rPr>
        <w:t>In the LPHAP evaluation, the power consumption of 5GC data traffic is not modelled. Only the power consumption of the traffic type related to LPHAP positioning (e.g., obtaining/updating SRS configurations, DL PRS measurement reporting, etc.) is considered.</w:t>
      </w:r>
    </w:p>
    <w:p w14:paraId="6B356ECB" w14:textId="77777777" w:rsidR="00B05097" w:rsidRPr="00521C1C" w:rsidRDefault="00B05097" w:rsidP="00CF6E6D">
      <w:pPr>
        <w:numPr>
          <w:ilvl w:val="0"/>
          <w:numId w:val="287"/>
        </w:numPr>
        <w:rPr>
          <w:rFonts w:ascii="Times New Roman" w:hAnsi="Times New Roman"/>
          <w:szCs w:val="20"/>
          <w:lang w:eastAsia="x-none"/>
        </w:rPr>
      </w:pPr>
      <w:r w:rsidRPr="00521C1C">
        <w:rPr>
          <w:rFonts w:ascii="Times New Roman" w:hAnsi="Times New Roman"/>
          <w:szCs w:val="20"/>
          <w:lang w:eastAsia="x-none"/>
        </w:rPr>
        <w:t>Note: This does not preclude the power consumption of paging monitoring in the baseline evaluation, but rather assumes that no power consumption of 5GC data traffic is considered during a power cycle.</w:t>
      </w:r>
    </w:p>
    <w:p w14:paraId="7BE8549C" w14:textId="77777777" w:rsidR="00B05097" w:rsidRPr="00521C1C" w:rsidRDefault="00B05097" w:rsidP="00B05097">
      <w:pPr>
        <w:rPr>
          <w:rFonts w:ascii="Times New Roman" w:hAnsi="Times New Roman"/>
          <w:bCs/>
          <w:szCs w:val="20"/>
          <w:lang w:eastAsia="x-none"/>
        </w:rPr>
      </w:pPr>
    </w:p>
    <w:p w14:paraId="1B02D00C" w14:textId="77777777" w:rsidR="00B05097" w:rsidRPr="00521C1C" w:rsidRDefault="00B05097" w:rsidP="00B05097">
      <w:pPr>
        <w:rPr>
          <w:rFonts w:ascii="Times New Roman" w:hAnsi="Times New Roman"/>
          <w:bCs/>
          <w:szCs w:val="20"/>
          <w:lang w:eastAsia="x-none"/>
        </w:rPr>
      </w:pPr>
      <w:r w:rsidRPr="00521C1C">
        <w:rPr>
          <w:rFonts w:ascii="Times New Roman" w:hAnsi="Times New Roman"/>
          <w:bCs/>
          <w:szCs w:val="20"/>
          <w:highlight w:val="green"/>
          <w:lang w:eastAsia="x-none"/>
        </w:rPr>
        <w:t>Agreement</w:t>
      </w:r>
    </w:p>
    <w:p w14:paraId="55F41B13" w14:textId="77777777" w:rsidR="00B05097" w:rsidRPr="00521C1C" w:rsidRDefault="00B05097" w:rsidP="00CF6E6D">
      <w:pPr>
        <w:pStyle w:val="ListParagraph"/>
        <w:numPr>
          <w:ilvl w:val="0"/>
          <w:numId w:val="300"/>
        </w:numPr>
        <w:rPr>
          <w:lang w:eastAsia="x-none"/>
        </w:rPr>
      </w:pPr>
      <w:r w:rsidRPr="00521C1C">
        <w:rPr>
          <w:lang w:eastAsia="x-none"/>
        </w:rPr>
        <w:t>Adopt the following power consumption model common for the baseline evaluation of Rel-17 RRC_INACTIVE state positioning.</w:t>
      </w:r>
    </w:p>
    <w:tbl>
      <w:tblPr>
        <w:tblW w:w="8364" w:type="dxa"/>
        <w:tblInd w:w="557" w:type="dxa"/>
        <w:tblCellMar>
          <w:left w:w="0" w:type="dxa"/>
          <w:right w:w="0" w:type="dxa"/>
        </w:tblCellMar>
        <w:tblLook w:val="04A0" w:firstRow="1" w:lastRow="0" w:firstColumn="1" w:lastColumn="0" w:noHBand="0" w:noVBand="1"/>
      </w:tblPr>
      <w:tblGrid>
        <w:gridCol w:w="2977"/>
        <w:gridCol w:w="5387"/>
      </w:tblGrid>
      <w:tr w:rsidR="00B05097" w:rsidRPr="00521C1C" w14:paraId="56F287C2" w14:textId="77777777" w:rsidTr="00521C1C">
        <w:trPr>
          <w:trHeight w:val="17"/>
        </w:trPr>
        <w:tc>
          <w:tcPr>
            <w:tcW w:w="297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1E120580" w14:textId="77777777" w:rsidR="00B05097" w:rsidRPr="00521C1C" w:rsidRDefault="00B05097" w:rsidP="00AE5091">
            <w:pPr>
              <w:spacing w:before="100" w:beforeAutospacing="1" w:after="100" w:afterAutospacing="1" w:line="231" w:lineRule="atLeast"/>
              <w:rPr>
                <w:rFonts w:ascii="Arial" w:hAnsi="Arial" w:cs="Arial"/>
                <w:b/>
                <w:bCs/>
                <w:sz w:val="16"/>
                <w:szCs w:val="16"/>
              </w:rPr>
            </w:pPr>
            <w:r w:rsidRPr="00521C1C">
              <w:rPr>
                <w:rFonts w:ascii="Arial" w:hAnsi="Arial" w:cs="Arial"/>
                <w:b/>
                <w:sz w:val="16"/>
                <w:szCs w:val="16"/>
              </w:rPr>
              <w:t>Power State</w:t>
            </w:r>
          </w:p>
        </w:tc>
        <w:tc>
          <w:tcPr>
            <w:tcW w:w="5387"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3469B932" w14:textId="77777777" w:rsidR="00B05097" w:rsidRPr="00521C1C" w:rsidRDefault="00B05097" w:rsidP="00AE5091">
            <w:pPr>
              <w:spacing w:line="231" w:lineRule="atLeast"/>
              <w:jc w:val="center"/>
              <w:rPr>
                <w:rFonts w:ascii="Arial" w:hAnsi="Arial" w:cs="Arial"/>
                <w:b/>
                <w:sz w:val="16"/>
                <w:szCs w:val="16"/>
              </w:rPr>
            </w:pPr>
            <w:r w:rsidRPr="00521C1C">
              <w:rPr>
                <w:rFonts w:ascii="Arial" w:hAnsi="Arial" w:cs="Arial"/>
                <w:b/>
                <w:sz w:val="16"/>
                <w:szCs w:val="16"/>
              </w:rPr>
              <w:t>Relative power</w:t>
            </w:r>
          </w:p>
        </w:tc>
      </w:tr>
      <w:tr w:rsidR="00B05097" w:rsidRPr="00521C1C" w14:paraId="6407D66D" w14:textId="77777777" w:rsidTr="00521C1C">
        <w:trPr>
          <w:trHeight w:val="17"/>
        </w:trPr>
        <w:tc>
          <w:tcPr>
            <w:tcW w:w="2977"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314EFA17" w14:textId="77777777" w:rsidR="00B05097" w:rsidRPr="00521C1C" w:rsidRDefault="00B05097" w:rsidP="00AE5091">
            <w:pPr>
              <w:spacing w:line="231" w:lineRule="atLeast"/>
              <w:rPr>
                <w:rFonts w:ascii="Arial" w:hAnsi="Arial" w:cs="Arial"/>
                <w:sz w:val="16"/>
                <w:szCs w:val="16"/>
              </w:rPr>
            </w:pPr>
            <w:r w:rsidRPr="00521C1C">
              <w:rPr>
                <w:rFonts w:ascii="Arial" w:hAnsi="Arial" w:cs="Arial"/>
                <w:sz w:val="16"/>
                <w:szCs w:val="16"/>
              </w:rPr>
              <w:t>PDCCH-only (P</w:t>
            </w:r>
            <w:r w:rsidRPr="00521C1C">
              <w:rPr>
                <w:rFonts w:ascii="Arial" w:hAnsi="Arial" w:cs="Arial"/>
                <w:sz w:val="16"/>
                <w:szCs w:val="16"/>
                <w:vertAlign w:val="subscript"/>
              </w:rPr>
              <w:t>PDCCH</w:t>
            </w:r>
            <w:r w:rsidRPr="00521C1C">
              <w:rPr>
                <w:rFonts w:ascii="Arial" w:hAnsi="Arial" w:cs="Arial"/>
                <w:sz w:val="16"/>
                <w:szCs w:val="16"/>
              </w:rPr>
              <w:t>)</w:t>
            </w:r>
          </w:p>
        </w:tc>
        <w:tc>
          <w:tcPr>
            <w:tcW w:w="5387" w:type="dxa"/>
            <w:tcBorders>
              <w:top w:val="nil"/>
              <w:left w:val="nil"/>
              <w:bottom w:val="single" w:sz="8" w:space="0" w:color="auto"/>
              <w:right w:val="single" w:sz="8" w:space="0" w:color="auto"/>
            </w:tcBorders>
            <w:tcMar>
              <w:top w:w="0" w:type="dxa"/>
              <w:left w:w="108" w:type="dxa"/>
              <w:bottom w:w="0" w:type="dxa"/>
              <w:right w:w="108" w:type="dxa"/>
            </w:tcMar>
          </w:tcPr>
          <w:p w14:paraId="3DDD0B50" w14:textId="77777777" w:rsidR="00B05097" w:rsidRPr="00521C1C" w:rsidRDefault="00B05097" w:rsidP="00AE5091">
            <w:pPr>
              <w:spacing w:line="231" w:lineRule="atLeast"/>
              <w:jc w:val="center"/>
              <w:rPr>
                <w:rFonts w:ascii="Arial" w:hAnsi="Arial" w:cs="Arial"/>
                <w:sz w:val="16"/>
                <w:szCs w:val="16"/>
              </w:rPr>
            </w:pPr>
            <w:r w:rsidRPr="00521C1C">
              <w:rPr>
                <w:rFonts w:ascii="Arial" w:hAnsi="Arial" w:cs="Arial"/>
                <w:sz w:val="16"/>
                <w:szCs w:val="16"/>
              </w:rPr>
              <w:t>50</w:t>
            </w:r>
            <w:r w:rsidRPr="00521C1C">
              <w:rPr>
                <w:rFonts w:ascii="Arial" w:hAnsi="Arial" w:cs="Arial"/>
                <w:sz w:val="16"/>
                <w:szCs w:val="16"/>
                <w:vertAlign w:val="superscript"/>
              </w:rPr>
              <w:t>Note</w:t>
            </w:r>
          </w:p>
        </w:tc>
      </w:tr>
      <w:tr w:rsidR="00B05097" w:rsidRPr="00521C1C" w14:paraId="21EC1289" w14:textId="77777777" w:rsidTr="00521C1C">
        <w:trPr>
          <w:trHeight w:val="17"/>
        </w:trPr>
        <w:tc>
          <w:tcPr>
            <w:tcW w:w="2977"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1BB9EFB0" w14:textId="77777777" w:rsidR="00B05097" w:rsidRPr="00521C1C" w:rsidRDefault="00B05097" w:rsidP="00AE5091">
            <w:pPr>
              <w:spacing w:line="231" w:lineRule="atLeast"/>
              <w:rPr>
                <w:rFonts w:ascii="Arial" w:hAnsi="Arial" w:cs="Arial"/>
                <w:sz w:val="16"/>
                <w:szCs w:val="16"/>
              </w:rPr>
            </w:pPr>
            <w:r w:rsidRPr="00521C1C">
              <w:rPr>
                <w:rFonts w:ascii="Arial" w:hAnsi="Arial" w:cs="Arial"/>
                <w:sz w:val="16"/>
                <w:szCs w:val="16"/>
              </w:rPr>
              <w:t>PDCCH + PDSCH (P</w:t>
            </w:r>
            <w:r w:rsidRPr="00521C1C">
              <w:rPr>
                <w:rFonts w:ascii="Arial" w:hAnsi="Arial" w:cs="Arial"/>
                <w:sz w:val="16"/>
                <w:szCs w:val="16"/>
                <w:vertAlign w:val="subscript"/>
              </w:rPr>
              <w:t>PDCCH+PDSCH</w:t>
            </w:r>
            <w:r w:rsidRPr="00521C1C">
              <w:rPr>
                <w:rFonts w:ascii="Arial" w:hAnsi="Arial" w:cs="Arial"/>
                <w:sz w:val="16"/>
                <w:szCs w:val="16"/>
              </w:rPr>
              <w:t>)</w:t>
            </w:r>
          </w:p>
        </w:tc>
        <w:tc>
          <w:tcPr>
            <w:tcW w:w="5387" w:type="dxa"/>
            <w:tcBorders>
              <w:top w:val="nil"/>
              <w:left w:val="nil"/>
              <w:bottom w:val="single" w:sz="8" w:space="0" w:color="auto"/>
              <w:right w:val="single" w:sz="8" w:space="0" w:color="auto"/>
            </w:tcBorders>
            <w:tcMar>
              <w:top w:w="0" w:type="dxa"/>
              <w:left w:w="108" w:type="dxa"/>
              <w:bottom w:w="0" w:type="dxa"/>
              <w:right w:w="108" w:type="dxa"/>
            </w:tcMar>
          </w:tcPr>
          <w:p w14:paraId="472CEF7B" w14:textId="77777777" w:rsidR="00B05097" w:rsidRPr="00521C1C" w:rsidRDefault="00B05097" w:rsidP="00AE5091">
            <w:pPr>
              <w:spacing w:line="231" w:lineRule="atLeast"/>
              <w:jc w:val="center"/>
              <w:rPr>
                <w:rFonts w:ascii="Arial" w:hAnsi="Arial" w:cs="Arial"/>
                <w:sz w:val="16"/>
                <w:szCs w:val="16"/>
              </w:rPr>
            </w:pPr>
            <w:r w:rsidRPr="00521C1C">
              <w:rPr>
                <w:rFonts w:ascii="Arial" w:hAnsi="Arial" w:cs="Arial"/>
                <w:sz w:val="16"/>
                <w:szCs w:val="16"/>
              </w:rPr>
              <w:t>120</w:t>
            </w:r>
          </w:p>
        </w:tc>
      </w:tr>
      <w:tr w:rsidR="00B05097" w:rsidRPr="00521C1C" w14:paraId="60F6DCF5" w14:textId="77777777" w:rsidTr="00521C1C">
        <w:trPr>
          <w:trHeight w:val="17"/>
        </w:trPr>
        <w:tc>
          <w:tcPr>
            <w:tcW w:w="2977"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788FC4DE" w14:textId="77777777" w:rsidR="00B05097" w:rsidRPr="00521C1C" w:rsidRDefault="00B05097" w:rsidP="00AE5091">
            <w:pPr>
              <w:spacing w:line="231" w:lineRule="atLeast"/>
              <w:rPr>
                <w:rFonts w:ascii="Arial" w:hAnsi="Arial" w:cs="Arial"/>
                <w:sz w:val="16"/>
                <w:szCs w:val="16"/>
              </w:rPr>
            </w:pPr>
            <w:r w:rsidRPr="00521C1C">
              <w:rPr>
                <w:rFonts w:ascii="Arial" w:hAnsi="Arial" w:cs="Arial"/>
                <w:sz w:val="16"/>
                <w:szCs w:val="16"/>
              </w:rPr>
              <w:t>SSB proc. (P</w:t>
            </w:r>
            <w:r w:rsidRPr="00521C1C">
              <w:rPr>
                <w:rFonts w:ascii="Arial" w:hAnsi="Arial" w:cs="Arial"/>
                <w:sz w:val="16"/>
                <w:szCs w:val="16"/>
                <w:vertAlign w:val="subscript"/>
              </w:rPr>
              <w:t>SSB</w:t>
            </w:r>
            <w:r w:rsidRPr="00521C1C">
              <w:rPr>
                <w:rFonts w:ascii="Arial" w:hAnsi="Arial" w:cs="Arial"/>
                <w:sz w:val="16"/>
                <w:szCs w:val="16"/>
              </w:rPr>
              <w:t>)</w:t>
            </w:r>
          </w:p>
        </w:tc>
        <w:tc>
          <w:tcPr>
            <w:tcW w:w="5387" w:type="dxa"/>
            <w:tcBorders>
              <w:top w:val="nil"/>
              <w:left w:val="nil"/>
              <w:bottom w:val="single" w:sz="8" w:space="0" w:color="auto"/>
              <w:right w:val="single" w:sz="8" w:space="0" w:color="auto"/>
            </w:tcBorders>
            <w:tcMar>
              <w:top w:w="0" w:type="dxa"/>
              <w:left w:w="108" w:type="dxa"/>
              <w:bottom w:w="0" w:type="dxa"/>
              <w:right w:w="108" w:type="dxa"/>
            </w:tcMar>
          </w:tcPr>
          <w:p w14:paraId="3E807435" w14:textId="77777777" w:rsidR="00B05097" w:rsidRPr="00521C1C" w:rsidRDefault="00B05097" w:rsidP="00AE5091">
            <w:pPr>
              <w:spacing w:line="231" w:lineRule="atLeast"/>
              <w:jc w:val="center"/>
              <w:rPr>
                <w:rFonts w:ascii="Arial" w:hAnsi="Arial" w:cs="Arial"/>
                <w:sz w:val="16"/>
                <w:szCs w:val="16"/>
              </w:rPr>
            </w:pPr>
            <w:r w:rsidRPr="00521C1C">
              <w:rPr>
                <w:rFonts w:ascii="Arial" w:hAnsi="Arial" w:cs="Arial"/>
                <w:sz w:val="16"/>
                <w:szCs w:val="16"/>
              </w:rPr>
              <w:t>50</w:t>
            </w:r>
          </w:p>
        </w:tc>
      </w:tr>
      <w:tr w:rsidR="00B05097" w:rsidRPr="00521C1C" w14:paraId="0F1771DE" w14:textId="77777777" w:rsidTr="00521C1C">
        <w:trPr>
          <w:trHeight w:val="17"/>
        </w:trPr>
        <w:tc>
          <w:tcPr>
            <w:tcW w:w="2977"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79879CAF" w14:textId="77777777" w:rsidR="00B05097" w:rsidRPr="00521C1C" w:rsidRDefault="00B05097" w:rsidP="00AE5091">
            <w:pPr>
              <w:spacing w:line="231" w:lineRule="atLeast"/>
              <w:rPr>
                <w:rFonts w:ascii="Arial" w:hAnsi="Arial" w:cs="Arial"/>
                <w:sz w:val="16"/>
                <w:szCs w:val="16"/>
              </w:rPr>
            </w:pPr>
            <w:r w:rsidRPr="00521C1C">
              <w:rPr>
                <w:rFonts w:ascii="Arial" w:hAnsi="Arial" w:cs="Arial"/>
                <w:sz w:val="16"/>
                <w:szCs w:val="16"/>
              </w:rPr>
              <w:t>UL</w:t>
            </w:r>
          </w:p>
        </w:tc>
        <w:tc>
          <w:tcPr>
            <w:tcW w:w="5387" w:type="dxa"/>
            <w:tcBorders>
              <w:top w:val="nil"/>
              <w:left w:val="nil"/>
              <w:bottom w:val="single" w:sz="8" w:space="0" w:color="auto"/>
              <w:right w:val="single" w:sz="8" w:space="0" w:color="auto"/>
            </w:tcBorders>
            <w:tcMar>
              <w:top w:w="0" w:type="dxa"/>
              <w:left w:w="108" w:type="dxa"/>
              <w:bottom w:w="0" w:type="dxa"/>
              <w:right w:w="108" w:type="dxa"/>
            </w:tcMar>
          </w:tcPr>
          <w:p w14:paraId="6292E52D" w14:textId="77777777" w:rsidR="00B05097" w:rsidRPr="00521C1C" w:rsidRDefault="00B05097" w:rsidP="00AE5091">
            <w:pPr>
              <w:spacing w:line="231" w:lineRule="atLeast"/>
              <w:jc w:val="center"/>
              <w:rPr>
                <w:rFonts w:ascii="Arial" w:hAnsi="Arial" w:cs="Arial"/>
                <w:sz w:val="16"/>
                <w:szCs w:val="16"/>
              </w:rPr>
            </w:pPr>
            <w:r w:rsidRPr="00521C1C">
              <w:rPr>
                <w:rFonts w:ascii="Arial" w:hAnsi="Arial" w:cs="Arial"/>
                <w:sz w:val="16"/>
                <w:szCs w:val="16"/>
              </w:rPr>
              <w:t>250 (0 dBm)</w:t>
            </w:r>
          </w:p>
          <w:p w14:paraId="386ED613" w14:textId="77777777" w:rsidR="00B05097" w:rsidRPr="00521C1C" w:rsidRDefault="00B05097" w:rsidP="00AE5091">
            <w:pPr>
              <w:spacing w:line="231" w:lineRule="atLeast"/>
              <w:jc w:val="center"/>
              <w:rPr>
                <w:rFonts w:ascii="Arial" w:hAnsi="Arial" w:cs="Arial"/>
                <w:sz w:val="16"/>
                <w:szCs w:val="16"/>
              </w:rPr>
            </w:pPr>
            <w:r w:rsidRPr="00521C1C">
              <w:rPr>
                <w:rFonts w:ascii="Arial" w:hAnsi="Arial" w:cs="Arial"/>
                <w:sz w:val="16"/>
                <w:szCs w:val="16"/>
              </w:rPr>
              <w:t>700 (23 dBm)</w:t>
            </w:r>
          </w:p>
        </w:tc>
      </w:tr>
      <w:tr w:rsidR="00B05097" w:rsidRPr="00521C1C" w14:paraId="77C99259" w14:textId="77777777" w:rsidTr="00521C1C">
        <w:trPr>
          <w:trHeight w:val="17"/>
        </w:trPr>
        <w:tc>
          <w:tcPr>
            <w:tcW w:w="2977"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117818C2" w14:textId="77777777" w:rsidR="00B05097" w:rsidRPr="00521C1C" w:rsidRDefault="00B05097" w:rsidP="00AE5091">
            <w:pPr>
              <w:spacing w:line="231" w:lineRule="atLeast"/>
              <w:rPr>
                <w:rFonts w:ascii="Arial" w:hAnsi="Arial" w:cs="Arial"/>
                <w:sz w:val="16"/>
                <w:szCs w:val="16"/>
              </w:rPr>
            </w:pPr>
            <w:r w:rsidRPr="00521C1C">
              <w:rPr>
                <w:rFonts w:ascii="Arial" w:hAnsi="Arial" w:cs="Arial"/>
                <w:sz w:val="16"/>
                <w:szCs w:val="16"/>
              </w:rPr>
              <w:t>(Optional) PRACH</w:t>
            </w:r>
          </w:p>
        </w:tc>
        <w:tc>
          <w:tcPr>
            <w:tcW w:w="5387" w:type="dxa"/>
            <w:tcBorders>
              <w:top w:val="nil"/>
              <w:left w:val="nil"/>
              <w:bottom w:val="single" w:sz="8" w:space="0" w:color="auto"/>
              <w:right w:val="single" w:sz="8" w:space="0" w:color="auto"/>
            </w:tcBorders>
            <w:tcMar>
              <w:top w:w="0" w:type="dxa"/>
              <w:left w:w="108" w:type="dxa"/>
              <w:bottom w:w="0" w:type="dxa"/>
              <w:right w:w="108" w:type="dxa"/>
            </w:tcMar>
          </w:tcPr>
          <w:p w14:paraId="475A8C6A" w14:textId="77777777" w:rsidR="00B05097" w:rsidRPr="00521C1C" w:rsidRDefault="00B05097" w:rsidP="00AE5091">
            <w:pPr>
              <w:spacing w:line="231" w:lineRule="atLeast"/>
              <w:jc w:val="center"/>
              <w:rPr>
                <w:rFonts w:ascii="Arial" w:hAnsi="Arial" w:cs="Arial"/>
                <w:sz w:val="16"/>
                <w:szCs w:val="16"/>
              </w:rPr>
            </w:pPr>
            <w:r w:rsidRPr="00521C1C">
              <w:rPr>
                <w:rFonts w:ascii="Arial" w:hAnsi="Arial" w:cs="Arial"/>
                <w:sz w:val="16"/>
                <w:szCs w:val="16"/>
              </w:rPr>
              <w:t>[210]</w:t>
            </w:r>
          </w:p>
        </w:tc>
      </w:tr>
      <w:tr w:rsidR="00B05097" w:rsidRPr="00521C1C" w14:paraId="61AA6CDB" w14:textId="77777777" w:rsidTr="00521C1C">
        <w:trPr>
          <w:trHeight w:val="17"/>
        </w:trPr>
        <w:tc>
          <w:tcPr>
            <w:tcW w:w="2977"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0B006A5A" w14:textId="77777777" w:rsidR="00B05097" w:rsidRPr="00521C1C" w:rsidRDefault="00B05097" w:rsidP="00AE5091">
            <w:pPr>
              <w:spacing w:line="231" w:lineRule="atLeast"/>
              <w:rPr>
                <w:rFonts w:ascii="Arial" w:hAnsi="Arial" w:cs="Arial"/>
                <w:sz w:val="16"/>
                <w:szCs w:val="16"/>
              </w:rPr>
            </w:pPr>
            <w:r w:rsidRPr="00521C1C">
              <w:rPr>
                <w:rFonts w:ascii="Arial" w:hAnsi="Arial" w:cs="Arial"/>
                <w:sz w:val="16"/>
                <w:szCs w:val="16"/>
              </w:rPr>
              <w:t>(Optional) BWP switching</w:t>
            </w:r>
          </w:p>
        </w:tc>
        <w:tc>
          <w:tcPr>
            <w:tcW w:w="5387" w:type="dxa"/>
            <w:tcBorders>
              <w:top w:val="nil"/>
              <w:left w:val="nil"/>
              <w:bottom w:val="single" w:sz="8" w:space="0" w:color="auto"/>
              <w:right w:val="single" w:sz="8" w:space="0" w:color="auto"/>
            </w:tcBorders>
            <w:tcMar>
              <w:top w:w="0" w:type="dxa"/>
              <w:left w:w="108" w:type="dxa"/>
              <w:bottom w:w="0" w:type="dxa"/>
              <w:right w:w="108" w:type="dxa"/>
            </w:tcMar>
          </w:tcPr>
          <w:p w14:paraId="29FCC8A7" w14:textId="77777777" w:rsidR="00B05097" w:rsidRPr="00521C1C" w:rsidRDefault="00B05097" w:rsidP="00AE5091">
            <w:pPr>
              <w:spacing w:line="231" w:lineRule="atLeast"/>
              <w:jc w:val="center"/>
              <w:rPr>
                <w:rFonts w:ascii="Arial" w:hAnsi="Arial" w:cs="Arial"/>
                <w:sz w:val="16"/>
                <w:szCs w:val="16"/>
              </w:rPr>
            </w:pPr>
            <w:r w:rsidRPr="00521C1C">
              <w:rPr>
                <w:rFonts w:ascii="Arial" w:hAnsi="Arial" w:cs="Arial"/>
                <w:sz w:val="16"/>
                <w:szCs w:val="16"/>
              </w:rPr>
              <w:t>[50]</w:t>
            </w:r>
          </w:p>
        </w:tc>
      </w:tr>
      <w:tr w:rsidR="00B05097" w:rsidRPr="00521C1C" w14:paraId="6CE39FAB" w14:textId="77777777" w:rsidTr="00521C1C">
        <w:trPr>
          <w:trHeight w:val="17"/>
        </w:trPr>
        <w:tc>
          <w:tcPr>
            <w:tcW w:w="297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621F049E" w14:textId="77777777" w:rsidR="00B05097" w:rsidRPr="00521C1C" w:rsidRDefault="00B05097" w:rsidP="00AE5091">
            <w:pPr>
              <w:spacing w:line="231" w:lineRule="atLeast"/>
              <w:rPr>
                <w:rFonts w:ascii="Arial" w:hAnsi="Arial" w:cs="Arial"/>
                <w:sz w:val="16"/>
                <w:szCs w:val="16"/>
              </w:rPr>
            </w:pPr>
            <w:r w:rsidRPr="00521C1C">
              <w:rPr>
                <w:rFonts w:ascii="Arial" w:hAnsi="Arial" w:cs="Arial"/>
                <w:sz w:val="16"/>
                <w:szCs w:val="16"/>
              </w:rPr>
              <w:t>(Optional) Intra-frequency RRM measurement (P</w:t>
            </w:r>
            <w:r w:rsidRPr="00521C1C">
              <w:rPr>
                <w:rFonts w:ascii="Arial" w:hAnsi="Arial" w:cs="Arial"/>
                <w:sz w:val="16"/>
                <w:szCs w:val="16"/>
                <w:vertAlign w:val="subscript"/>
              </w:rPr>
              <w:t>intra</w:t>
            </w:r>
            <w:r w:rsidRPr="00521C1C">
              <w:rPr>
                <w:rFonts w:ascii="Arial" w:hAnsi="Arial" w:cs="Arial"/>
                <w:sz w:val="16"/>
                <w:szCs w:val="16"/>
              </w:rPr>
              <w:t>)</w:t>
            </w:r>
          </w:p>
        </w:tc>
        <w:tc>
          <w:tcPr>
            <w:tcW w:w="5387"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5B01134A" w14:textId="77777777" w:rsidR="00B05097" w:rsidRPr="00521C1C" w:rsidRDefault="00B05097" w:rsidP="00AE5091">
            <w:pPr>
              <w:spacing w:line="231" w:lineRule="atLeast"/>
              <w:rPr>
                <w:rFonts w:ascii="Arial" w:hAnsi="Arial" w:cs="Arial"/>
                <w:sz w:val="16"/>
                <w:szCs w:val="16"/>
              </w:rPr>
            </w:pPr>
            <w:r w:rsidRPr="00521C1C">
              <w:rPr>
                <w:rFonts w:ascii="Arial" w:hAnsi="Arial" w:cs="Arial"/>
                <w:sz w:val="16"/>
                <w:szCs w:val="16"/>
              </w:rPr>
              <w:t>[60] (synchronous case, N=8, measurement only; P</w:t>
            </w:r>
            <w:r w:rsidRPr="00521C1C">
              <w:rPr>
                <w:rFonts w:ascii="Arial" w:hAnsi="Arial" w:cs="Arial"/>
                <w:sz w:val="16"/>
                <w:szCs w:val="16"/>
                <w:vertAlign w:val="subscript"/>
              </w:rPr>
              <w:t>intra, meas-only</w:t>
            </w:r>
            <w:r w:rsidRPr="00521C1C">
              <w:rPr>
                <w:rFonts w:ascii="Arial" w:hAnsi="Arial" w:cs="Arial"/>
                <w:sz w:val="16"/>
                <w:szCs w:val="16"/>
              </w:rPr>
              <w:t>)</w:t>
            </w:r>
          </w:p>
          <w:p w14:paraId="534DDB51" w14:textId="77777777" w:rsidR="00B05097" w:rsidRPr="00521C1C" w:rsidRDefault="00B05097" w:rsidP="00AE5091">
            <w:pPr>
              <w:spacing w:line="231" w:lineRule="atLeast"/>
              <w:rPr>
                <w:rFonts w:ascii="Arial" w:hAnsi="Arial" w:cs="Arial"/>
                <w:sz w:val="16"/>
                <w:szCs w:val="16"/>
              </w:rPr>
            </w:pPr>
            <w:r w:rsidRPr="00521C1C">
              <w:rPr>
                <w:rFonts w:ascii="Arial" w:hAnsi="Arial" w:cs="Arial"/>
                <w:sz w:val="16"/>
                <w:szCs w:val="16"/>
              </w:rPr>
              <w:t>[80] (combined search and measurement; P</w:t>
            </w:r>
            <w:r w:rsidRPr="00521C1C">
              <w:rPr>
                <w:rFonts w:ascii="Arial" w:hAnsi="Arial" w:cs="Arial"/>
                <w:sz w:val="16"/>
                <w:szCs w:val="16"/>
                <w:vertAlign w:val="subscript"/>
              </w:rPr>
              <w:t>intra, search+meas</w:t>
            </w:r>
            <w:r w:rsidRPr="00521C1C">
              <w:rPr>
                <w:rFonts w:ascii="Arial" w:hAnsi="Arial" w:cs="Arial"/>
                <w:sz w:val="16"/>
                <w:szCs w:val="16"/>
              </w:rPr>
              <w:t>)</w:t>
            </w:r>
          </w:p>
        </w:tc>
      </w:tr>
      <w:tr w:rsidR="00B05097" w:rsidRPr="00521C1C" w14:paraId="12472AD3" w14:textId="77777777" w:rsidTr="00521C1C">
        <w:trPr>
          <w:trHeight w:val="17"/>
        </w:trPr>
        <w:tc>
          <w:tcPr>
            <w:tcW w:w="297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73715CE0" w14:textId="77777777" w:rsidR="00B05097" w:rsidRPr="00521C1C" w:rsidRDefault="00B05097" w:rsidP="00AE5091">
            <w:pPr>
              <w:spacing w:line="231" w:lineRule="atLeast"/>
              <w:rPr>
                <w:rFonts w:ascii="Arial" w:hAnsi="Arial" w:cs="Arial"/>
                <w:sz w:val="16"/>
                <w:szCs w:val="16"/>
              </w:rPr>
            </w:pPr>
            <w:r w:rsidRPr="00521C1C">
              <w:rPr>
                <w:rFonts w:ascii="Arial" w:hAnsi="Arial" w:cs="Arial"/>
                <w:sz w:val="16"/>
                <w:szCs w:val="16"/>
              </w:rPr>
              <w:t>(Optional) Inter-frequency RRM measurement (P</w:t>
            </w:r>
            <w:r w:rsidRPr="00521C1C">
              <w:rPr>
                <w:rFonts w:ascii="Arial" w:hAnsi="Arial" w:cs="Arial"/>
                <w:sz w:val="16"/>
                <w:szCs w:val="16"/>
                <w:vertAlign w:val="subscript"/>
              </w:rPr>
              <w:t>inter</w:t>
            </w:r>
            <w:r w:rsidRPr="00521C1C">
              <w:rPr>
                <w:rFonts w:ascii="Arial" w:hAnsi="Arial" w:cs="Arial"/>
                <w:sz w:val="16"/>
                <w:szCs w:val="16"/>
              </w:rPr>
              <w:t>)</w:t>
            </w:r>
          </w:p>
        </w:tc>
        <w:tc>
          <w:tcPr>
            <w:tcW w:w="5387"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5F050405" w14:textId="77777777" w:rsidR="00B05097" w:rsidRPr="00521C1C" w:rsidRDefault="00B05097" w:rsidP="00AE5091">
            <w:pPr>
              <w:spacing w:line="231" w:lineRule="atLeast"/>
              <w:rPr>
                <w:rFonts w:ascii="Arial" w:hAnsi="Arial" w:cs="Arial"/>
                <w:sz w:val="16"/>
                <w:szCs w:val="16"/>
              </w:rPr>
            </w:pPr>
            <w:r w:rsidRPr="00521C1C">
              <w:rPr>
                <w:rFonts w:ascii="Arial" w:hAnsi="Arial" w:cs="Arial"/>
                <w:sz w:val="16"/>
                <w:szCs w:val="16"/>
              </w:rPr>
              <w:t>[60] (measurement only per freq. layer; P</w:t>
            </w:r>
            <w:r w:rsidRPr="00521C1C">
              <w:rPr>
                <w:rFonts w:ascii="Arial" w:hAnsi="Arial" w:cs="Arial"/>
                <w:sz w:val="16"/>
                <w:szCs w:val="16"/>
                <w:vertAlign w:val="subscript"/>
              </w:rPr>
              <w:t>inter, meas-only</w:t>
            </w:r>
            <w:r w:rsidRPr="00521C1C">
              <w:rPr>
                <w:rFonts w:ascii="Arial" w:hAnsi="Arial" w:cs="Arial"/>
                <w:sz w:val="16"/>
                <w:szCs w:val="16"/>
              </w:rPr>
              <w:t>)</w:t>
            </w:r>
          </w:p>
          <w:p w14:paraId="5E781D64" w14:textId="77777777" w:rsidR="00B05097" w:rsidRPr="00521C1C" w:rsidRDefault="00B05097" w:rsidP="00AE5091">
            <w:pPr>
              <w:spacing w:line="231" w:lineRule="atLeast"/>
              <w:ind w:hanging="5"/>
              <w:rPr>
                <w:rFonts w:ascii="Arial" w:hAnsi="Arial" w:cs="Arial"/>
                <w:sz w:val="16"/>
                <w:szCs w:val="16"/>
              </w:rPr>
            </w:pPr>
            <w:r w:rsidRPr="00521C1C">
              <w:rPr>
                <w:rFonts w:ascii="Arial" w:hAnsi="Arial" w:cs="Arial"/>
                <w:sz w:val="16"/>
                <w:szCs w:val="16"/>
              </w:rPr>
              <w:t>[150] (neighbor cell search power per freq. layer; P</w:t>
            </w:r>
            <w:r w:rsidRPr="00521C1C">
              <w:rPr>
                <w:rFonts w:ascii="Arial" w:hAnsi="Arial" w:cs="Arial"/>
                <w:sz w:val="16"/>
                <w:szCs w:val="16"/>
                <w:vertAlign w:val="subscript"/>
              </w:rPr>
              <w:t>inter, search-only</w:t>
            </w:r>
            <w:r w:rsidRPr="00521C1C">
              <w:rPr>
                <w:rFonts w:ascii="Arial" w:hAnsi="Arial" w:cs="Arial"/>
                <w:sz w:val="16"/>
                <w:szCs w:val="16"/>
              </w:rPr>
              <w:t>)</w:t>
            </w:r>
          </w:p>
          <w:p w14:paraId="410C5C8B" w14:textId="77777777" w:rsidR="00B05097" w:rsidRPr="00521C1C" w:rsidRDefault="00B05097" w:rsidP="00AE5091">
            <w:pPr>
              <w:spacing w:line="231" w:lineRule="atLeast"/>
              <w:rPr>
                <w:rFonts w:ascii="Arial" w:hAnsi="Arial" w:cs="Arial"/>
                <w:sz w:val="16"/>
                <w:szCs w:val="16"/>
              </w:rPr>
            </w:pPr>
            <w:r w:rsidRPr="00521C1C">
              <w:rPr>
                <w:rFonts w:ascii="Arial" w:hAnsi="Arial" w:cs="Arial"/>
                <w:sz w:val="16"/>
                <w:szCs w:val="16"/>
              </w:rPr>
              <w:t>Micro sleep power assumed for switch in/out a freq. layer</w:t>
            </w:r>
          </w:p>
        </w:tc>
      </w:tr>
      <w:tr w:rsidR="00B05097" w:rsidRPr="00521C1C" w14:paraId="46C6B858" w14:textId="77777777" w:rsidTr="00521C1C">
        <w:trPr>
          <w:trHeight w:val="17"/>
        </w:trPr>
        <w:tc>
          <w:tcPr>
            <w:tcW w:w="8364" w:type="dxa"/>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4F428A76" w14:textId="77777777" w:rsidR="00B05097" w:rsidRPr="00521C1C" w:rsidRDefault="00B05097" w:rsidP="00AE5091">
            <w:pPr>
              <w:spacing w:line="231" w:lineRule="atLeast"/>
              <w:rPr>
                <w:rFonts w:ascii="Arial" w:hAnsi="Arial" w:cs="Arial"/>
                <w:sz w:val="16"/>
                <w:szCs w:val="16"/>
              </w:rPr>
            </w:pPr>
            <w:r w:rsidRPr="00521C1C">
              <w:rPr>
                <w:rFonts w:ascii="Arial" w:hAnsi="Arial" w:cs="Arial"/>
                <w:sz w:val="16"/>
                <w:szCs w:val="16"/>
              </w:rPr>
              <w:t>Note: Power scaling to 20MHz reception bandwidth follows the rule in Section 8.1.3 of TR 38.840, i.e., max{reference power * 0.4, 50}.</w:t>
            </w:r>
          </w:p>
        </w:tc>
      </w:tr>
    </w:tbl>
    <w:p w14:paraId="509ADBE3" w14:textId="77777777" w:rsidR="00B05097" w:rsidRPr="00521C1C" w:rsidRDefault="00B05097" w:rsidP="00B05097">
      <w:pPr>
        <w:rPr>
          <w:bCs/>
          <w:lang w:eastAsia="x-none"/>
        </w:rPr>
      </w:pPr>
    </w:p>
    <w:p w14:paraId="5FF27E16" w14:textId="77777777" w:rsidR="00B05097" w:rsidRPr="00521C1C" w:rsidRDefault="00B05097" w:rsidP="00B05097">
      <w:pPr>
        <w:rPr>
          <w:bCs/>
          <w:lang w:eastAsia="x-none"/>
        </w:rPr>
      </w:pPr>
      <w:r w:rsidRPr="00521C1C">
        <w:rPr>
          <w:bCs/>
          <w:highlight w:val="green"/>
          <w:lang w:eastAsia="x-none"/>
        </w:rPr>
        <w:t>Agreement</w:t>
      </w:r>
    </w:p>
    <w:p w14:paraId="74DBFE09" w14:textId="77777777" w:rsidR="00B05097" w:rsidRPr="00521C1C" w:rsidRDefault="00B05097" w:rsidP="00CF6E6D">
      <w:pPr>
        <w:pStyle w:val="ListParagraph"/>
        <w:numPr>
          <w:ilvl w:val="0"/>
          <w:numId w:val="300"/>
        </w:numPr>
        <w:rPr>
          <w:lang w:eastAsia="x-none"/>
        </w:rPr>
      </w:pPr>
      <w:r w:rsidRPr="00521C1C">
        <w:rPr>
          <w:lang w:eastAsia="x-none"/>
        </w:rPr>
        <w:t>Adopt the following power consumption model for UL SRS for positioning transmission.</w:t>
      </w:r>
    </w:p>
    <w:tbl>
      <w:tblPr>
        <w:tblW w:w="8364" w:type="dxa"/>
        <w:tblInd w:w="557" w:type="dxa"/>
        <w:tblCellMar>
          <w:left w:w="0" w:type="dxa"/>
          <w:right w:w="0" w:type="dxa"/>
        </w:tblCellMar>
        <w:tblLook w:val="04A0" w:firstRow="1" w:lastRow="0" w:firstColumn="1" w:lastColumn="0" w:noHBand="0" w:noVBand="1"/>
      </w:tblPr>
      <w:tblGrid>
        <w:gridCol w:w="2977"/>
        <w:gridCol w:w="5387"/>
      </w:tblGrid>
      <w:tr w:rsidR="00B05097" w:rsidRPr="00521C1C" w14:paraId="19D56327" w14:textId="77777777" w:rsidTr="00521C1C">
        <w:trPr>
          <w:trHeight w:val="17"/>
        </w:trPr>
        <w:tc>
          <w:tcPr>
            <w:tcW w:w="297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3D5E7B9E" w14:textId="77777777" w:rsidR="00B05097" w:rsidRPr="00521C1C" w:rsidRDefault="00B05097" w:rsidP="00AE5091">
            <w:pPr>
              <w:spacing w:before="100" w:beforeAutospacing="1" w:after="100" w:afterAutospacing="1" w:line="231" w:lineRule="atLeast"/>
              <w:rPr>
                <w:rFonts w:ascii="Arial" w:hAnsi="Arial" w:cs="Arial"/>
                <w:b/>
                <w:bCs/>
                <w:sz w:val="16"/>
                <w:szCs w:val="16"/>
              </w:rPr>
            </w:pPr>
            <w:r w:rsidRPr="00521C1C">
              <w:rPr>
                <w:rFonts w:ascii="Arial" w:hAnsi="Arial" w:cs="Arial"/>
                <w:b/>
                <w:sz w:val="16"/>
                <w:szCs w:val="16"/>
              </w:rPr>
              <w:t>Power State</w:t>
            </w:r>
          </w:p>
        </w:tc>
        <w:tc>
          <w:tcPr>
            <w:tcW w:w="5387"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6CB93FE7" w14:textId="77777777" w:rsidR="00B05097" w:rsidRPr="00521C1C" w:rsidRDefault="00B05097" w:rsidP="00AE5091">
            <w:pPr>
              <w:spacing w:line="231" w:lineRule="atLeast"/>
              <w:jc w:val="center"/>
              <w:rPr>
                <w:rFonts w:ascii="Arial" w:hAnsi="Arial" w:cs="Arial"/>
                <w:b/>
                <w:sz w:val="16"/>
                <w:szCs w:val="16"/>
              </w:rPr>
            </w:pPr>
            <w:r w:rsidRPr="00521C1C">
              <w:rPr>
                <w:rFonts w:ascii="Arial" w:hAnsi="Arial" w:cs="Arial"/>
                <w:b/>
                <w:sz w:val="16"/>
                <w:szCs w:val="16"/>
              </w:rPr>
              <w:t>Relative power</w:t>
            </w:r>
          </w:p>
        </w:tc>
      </w:tr>
      <w:tr w:rsidR="00B05097" w:rsidRPr="00521C1C" w14:paraId="61F1FE9C" w14:textId="77777777" w:rsidTr="00521C1C">
        <w:trPr>
          <w:trHeight w:val="17"/>
        </w:trPr>
        <w:tc>
          <w:tcPr>
            <w:tcW w:w="2977"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2A4987BE" w14:textId="77777777" w:rsidR="00B05097" w:rsidRPr="00521C1C" w:rsidRDefault="00B05097" w:rsidP="00AE5091">
            <w:pPr>
              <w:spacing w:line="231" w:lineRule="atLeast"/>
              <w:rPr>
                <w:rFonts w:ascii="Arial" w:hAnsi="Arial" w:cs="Arial"/>
                <w:sz w:val="16"/>
                <w:szCs w:val="16"/>
              </w:rPr>
            </w:pPr>
            <w:r w:rsidRPr="00521C1C">
              <w:rPr>
                <w:rFonts w:ascii="Arial" w:hAnsi="Arial" w:cs="Arial"/>
                <w:sz w:val="16"/>
                <w:szCs w:val="16"/>
              </w:rPr>
              <w:t>SRS</w:t>
            </w:r>
          </w:p>
        </w:tc>
        <w:tc>
          <w:tcPr>
            <w:tcW w:w="5387" w:type="dxa"/>
            <w:tcBorders>
              <w:top w:val="nil"/>
              <w:left w:val="nil"/>
              <w:bottom w:val="single" w:sz="8" w:space="0" w:color="auto"/>
              <w:right w:val="single" w:sz="8" w:space="0" w:color="auto"/>
            </w:tcBorders>
            <w:tcMar>
              <w:top w:w="0" w:type="dxa"/>
              <w:left w:w="108" w:type="dxa"/>
              <w:bottom w:w="0" w:type="dxa"/>
              <w:right w:w="108" w:type="dxa"/>
            </w:tcMar>
          </w:tcPr>
          <w:p w14:paraId="61E93CD1" w14:textId="77777777" w:rsidR="00B05097" w:rsidRPr="00521C1C" w:rsidRDefault="00B05097" w:rsidP="00AE5091">
            <w:pPr>
              <w:spacing w:line="231" w:lineRule="atLeast"/>
              <w:jc w:val="center"/>
              <w:rPr>
                <w:rFonts w:ascii="Arial" w:hAnsi="Arial" w:cs="Arial"/>
                <w:sz w:val="16"/>
                <w:szCs w:val="16"/>
              </w:rPr>
            </w:pPr>
            <w:r w:rsidRPr="00521C1C">
              <w:rPr>
                <w:rFonts w:ascii="Arial" w:hAnsi="Arial" w:cs="Arial"/>
                <w:sz w:val="16"/>
                <w:szCs w:val="16"/>
              </w:rPr>
              <w:t>210 (baseline);</w:t>
            </w:r>
          </w:p>
          <w:p w14:paraId="4BCF11FD" w14:textId="77777777" w:rsidR="00B05097" w:rsidRPr="00521C1C" w:rsidRDefault="00B05097" w:rsidP="00AE5091">
            <w:pPr>
              <w:spacing w:line="231" w:lineRule="atLeast"/>
              <w:jc w:val="center"/>
              <w:rPr>
                <w:rFonts w:ascii="Arial" w:hAnsi="Arial" w:cs="Arial"/>
                <w:sz w:val="16"/>
                <w:szCs w:val="16"/>
              </w:rPr>
            </w:pPr>
            <w:r w:rsidRPr="00521C1C">
              <w:rPr>
                <w:rFonts w:ascii="Arial" w:hAnsi="Arial" w:cs="Arial"/>
                <w:sz w:val="16"/>
                <w:szCs w:val="16"/>
              </w:rPr>
              <w:t>700 (optional)</w:t>
            </w:r>
          </w:p>
        </w:tc>
      </w:tr>
    </w:tbl>
    <w:p w14:paraId="1BC18F80" w14:textId="77777777" w:rsidR="00B05097" w:rsidRDefault="00B05097" w:rsidP="00B05097">
      <w:pPr>
        <w:rPr>
          <w:lang w:eastAsia="x-none"/>
        </w:rPr>
      </w:pPr>
    </w:p>
    <w:p w14:paraId="6BAAD965" w14:textId="77777777" w:rsidR="00B05097" w:rsidRDefault="00B05097" w:rsidP="00B05097">
      <w:pPr>
        <w:rPr>
          <w:lang w:eastAsia="x-none"/>
        </w:rPr>
      </w:pPr>
    </w:p>
    <w:p w14:paraId="0FA0386B" w14:textId="10203A4A" w:rsidR="00224042" w:rsidRDefault="00224042" w:rsidP="00224042">
      <w:pPr>
        <w:rPr>
          <w:iCs/>
        </w:rPr>
      </w:pPr>
      <w:r w:rsidRPr="00055B3C">
        <w:rPr>
          <w:b/>
          <w:bCs/>
          <w:iCs/>
        </w:rPr>
        <w:t>Decision:</w:t>
      </w:r>
      <w:r w:rsidRPr="00055B3C">
        <w:rPr>
          <w:iCs/>
        </w:rPr>
        <w:t xml:space="preserve"> As per email decision posted on May 1</w:t>
      </w:r>
      <w:r>
        <w:rPr>
          <w:iCs/>
        </w:rPr>
        <w:t>9</w:t>
      </w:r>
      <w:r w:rsidRPr="00055B3C">
        <w:rPr>
          <w:iCs/>
          <w:vertAlign w:val="superscript"/>
        </w:rPr>
        <w:t>h</w:t>
      </w:r>
      <w:r w:rsidRPr="00055B3C">
        <w:rPr>
          <w:iCs/>
        </w:rPr>
        <w:t>,</w:t>
      </w:r>
    </w:p>
    <w:p w14:paraId="33274C8D" w14:textId="77777777" w:rsidR="00224042" w:rsidRPr="00224042" w:rsidRDefault="00224042" w:rsidP="00224042">
      <w:pPr>
        <w:rPr>
          <w:bCs/>
          <w:lang w:eastAsia="x-none"/>
        </w:rPr>
      </w:pPr>
      <w:r w:rsidRPr="00224042">
        <w:rPr>
          <w:bCs/>
          <w:highlight w:val="green"/>
          <w:lang w:eastAsia="x-none"/>
        </w:rPr>
        <w:t>Agreement</w:t>
      </w:r>
    </w:p>
    <w:p w14:paraId="05B08396" w14:textId="77777777" w:rsidR="00224042" w:rsidRPr="00885C95" w:rsidRDefault="00224042" w:rsidP="00CF6E6D">
      <w:pPr>
        <w:pStyle w:val="ListParagraph"/>
        <w:numPr>
          <w:ilvl w:val="0"/>
          <w:numId w:val="300"/>
        </w:numPr>
      </w:pPr>
      <w:r w:rsidRPr="00885C95">
        <w:t xml:space="preserve">In Rel-18 low power and high accuracy positioning, adopt the following requirement: </w:t>
      </w:r>
    </w:p>
    <w:p w14:paraId="5FB4B41C" w14:textId="77777777" w:rsidR="00224042" w:rsidRPr="00885C95" w:rsidRDefault="00224042" w:rsidP="00CF6E6D">
      <w:pPr>
        <w:pStyle w:val="ListParagraph"/>
        <w:numPr>
          <w:ilvl w:val="1"/>
          <w:numId w:val="300"/>
        </w:numPr>
      </w:pPr>
      <w:r w:rsidRPr="00885C95">
        <w:t>Horizontal positioning accuracy &lt; 1 m for 90% of UEs</w:t>
      </w:r>
    </w:p>
    <w:p w14:paraId="326E6CDD" w14:textId="77777777" w:rsidR="00224042" w:rsidRPr="00885C95" w:rsidRDefault="00224042" w:rsidP="00CF6E6D">
      <w:pPr>
        <w:pStyle w:val="ListParagraph"/>
        <w:numPr>
          <w:ilvl w:val="1"/>
          <w:numId w:val="300"/>
        </w:numPr>
      </w:pPr>
      <w:r w:rsidRPr="00885C95">
        <w:t>Positioning interval / duty cycle of 15-30 s</w:t>
      </w:r>
    </w:p>
    <w:p w14:paraId="51533A31" w14:textId="77777777" w:rsidR="00224042" w:rsidRPr="00885C95" w:rsidRDefault="00224042" w:rsidP="00CF6E6D">
      <w:pPr>
        <w:pStyle w:val="ListParagraph"/>
        <w:numPr>
          <w:ilvl w:val="1"/>
          <w:numId w:val="300"/>
        </w:numPr>
      </w:pPr>
      <w:r w:rsidRPr="00885C95">
        <w:t>UE battery life of 6 months – 1 year</w:t>
      </w:r>
    </w:p>
    <w:p w14:paraId="00EC56D3" w14:textId="77777777" w:rsidR="00224042" w:rsidRPr="00885C95" w:rsidRDefault="00224042" w:rsidP="00CF6E6D">
      <w:pPr>
        <w:pStyle w:val="ListParagraph"/>
        <w:numPr>
          <w:ilvl w:val="0"/>
          <w:numId w:val="300"/>
        </w:numPr>
      </w:pPr>
      <w:r w:rsidRPr="00885C95">
        <w:t>Note: Setting an exact value each from the set of positioning interval / duty cycle and UE battery life in the evaluation and identification of performance gap will be discussed separately when necessary.</w:t>
      </w:r>
    </w:p>
    <w:p w14:paraId="6F0BA0A6" w14:textId="77777777" w:rsidR="00224042" w:rsidRPr="00224042" w:rsidRDefault="00224042" w:rsidP="00224042">
      <w:pPr>
        <w:rPr>
          <w:bCs/>
          <w:u w:val="single"/>
          <w:lang w:eastAsia="x-none"/>
        </w:rPr>
      </w:pPr>
      <w:r w:rsidRPr="00224042">
        <w:rPr>
          <w:bCs/>
          <w:u w:val="single"/>
          <w:lang w:eastAsia="x-none"/>
        </w:rPr>
        <w:t>Conclusion</w:t>
      </w:r>
    </w:p>
    <w:p w14:paraId="2C1EED36" w14:textId="77777777" w:rsidR="00224042" w:rsidRPr="00885C95" w:rsidRDefault="00224042" w:rsidP="00CF6E6D">
      <w:pPr>
        <w:pStyle w:val="ListParagraph"/>
        <w:numPr>
          <w:ilvl w:val="0"/>
          <w:numId w:val="377"/>
        </w:numPr>
      </w:pPr>
      <w:r w:rsidRPr="00885C95">
        <w:t>At least when the positioning accuracy is evaluated without jointly evaluating the associated power consumption, the target horizontal positioning accuracy requirement on LPHAP of &lt;1m can be achieved by Rel-16/17 positioning techniques with a positioning bandwidth of at least 100MHz.</w:t>
      </w:r>
    </w:p>
    <w:p w14:paraId="397EF03B" w14:textId="77777777" w:rsidR="00224042" w:rsidRPr="00885C95" w:rsidRDefault="00224042" w:rsidP="00CF6E6D">
      <w:pPr>
        <w:pStyle w:val="ListParagraph"/>
        <w:numPr>
          <w:ilvl w:val="0"/>
          <w:numId w:val="377"/>
        </w:numPr>
      </w:pPr>
      <w:r w:rsidRPr="00885C95">
        <w:t>The main aspect of RAN1 evaluation is on power consumption.</w:t>
      </w:r>
    </w:p>
    <w:p w14:paraId="55D2E970" w14:textId="77777777" w:rsidR="00224042" w:rsidRDefault="00224042" w:rsidP="00CF6E6D">
      <w:pPr>
        <w:pStyle w:val="ListParagraph"/>
        <w:numPr>
          <w:ilvl w:val="0"/>
          <w:numId w:val="377"/>
        </w:numPr>
      </w:pPr>
      <w:r w:rsidRPr="00885C95">
        <w:t>Note: This does not preclude the case that the positioning accuracy can be revisited, if found necessary at later stage.</w:t>
      </w:r>
    </w:p>
    <w:p w14:paraId="4DED30EB" w14:textId="77777777" w:rsidR="00224042" w:rsidRPr="00224042" w:rsidRDefault="00224042" w:rsidP="00224042">
      <w:pPr>
        <w:rPr>
          <w:bCs/>
          <w:lang w:eastAsia="x-none"/>
        </w:rPr>
      </w:pPr>
      <w:r w:rsidRPr="00224042">
        <w:rPr>
          <w:bCs/>
          <w:highlight w:val="green"/>
          <w:lang w:eastAsia="x-none"/>
        </w:rPr>
        <w:t>Agreement</w:t>
      </w:r>
    </w:p>
    <w:p w14:paraId="1F7A7812" w14:textId="77777777" w:rsidR="00224042" w:rsidRPr="00224042" w:rsidRDefault="00224042" w:rsidP="00CF6E6D">
      <w:pPr>
        <w:numPr>
          <w:ilvl w:val="0"/>
          <w:numId w:val="378"/>
        </w:numPr>
        <w:rPr>
          <w:rFonts w:ascii="Times New Roman" w:hAnsi="Times New Roman"/>
          <w:szCs w:val="20"/>
          <w:lang w:eastAsia="x-none"/>
        </w:rPr>
      </w:pPr>
      <w:r w:rsidRPr="00224042">
        <w:rPr>
          <w:rFonts w:ascii="Times New Roman" w:hAnsi="Times New Roman"/>
          <w:szCs w:val="20"/>
          <w:lang w:eastAsia="x-none"/>
        </w:rPr>
        <w:t>Study further at least the following models and parameter values of conversion between the relative power unit and the battery life to identify the performance gap:</w:t>
      </w:r>
    </w:p>
    <w:p w14:paraId="385D1611" w14:textId="77777777" w:rsidR="00224042" w:rsidRPr="00224042" w:rsidRDefault="00224042" w:rsidP="00CF6E6D">
      <w:pPr>
        <w:numPr>
          <w:ilvl w:val="1"/>
          <w:numId w:val="378"/>
        </w:numPr>
        <w:rPr>
          <w:rFonts w:ascii="Times New Roman" w:hAnsi="Times New Roman"/>
          <w:szCs w:val="20"/>
          <w:lang w:eastAsia="x-none"/>
        </w:rPr>
      </w:pPr>
      <w:r w:rsidRPr="00224042">
        <w:rPr>
          <w:rFonts w:ascii="Times New Roman" w:hAnsi="Times New Roman"/>
          <w:szCs w:val="20"/>
          <w:lang w:eastAsia="x-none"/>
        </w:rPr>
        <w:t>Alt. 1: battery life is used as the metric to identify the gap</w:t>
      </w:r>
    </w:p>
    <w:p w14:paraId="6624679C" w14:textId="77777777" w:rsidR="00224042" w:rsidRPr="00224042" w:rsidRDefault="00224042" w:rsidP="00CF6E6D">
      <w:pPr>
        <w:numPr>
          <w:ilvl w:val="2"/>
          <w:numId w:val="378"/>
        </w:numPr>
        <w:rPr>
          <w:rFonts w:ascii="Times New Roman" w:hAnsi="Times New Roman"/>
          <w:szCs w:val="20"/>
          <w:lang w:eastAsia="x-none"/>
        </w:rPr>
      </w:pPr>
      <w:r w:rsidRPr="00224042">
        <w:rPr>
          <w:rFonts w:ascii="Times New Roman" w:hAnsi="Times New Roman"/>
          <w:szCs w:val="20"/>
          <w:lang w:eastAsia="x-none"/>
        </w:rPr>
        <w:t>Example:</w:t>
      </w:r>
    </w:p>
    <w:p w14:paraId="1DA7B8EB" w14:textId="6D1E6EA7" w:rsidR="00224042" w:rsidRPr="00224042" w:rsidRDefault="00224042" w:rsidP="00224042">
      <w:pPr>
        <w:pStyle w:val="ListParagraph"/>
        <w:spacing w:beforeLines="50" w:before="120" w:line="288" w:lineRule="auto"/>
        <w:jc w:val="center"/>
        <w:rPr>
          <w:bCs/>
        </w:rPr>
      </w:pPr>
      <m:oMathPara>
        <m:oMath>
          <m:r>
            <w:rPr>
              <w:rFonts w:ascii="Cambria Math" w:hAnsi="Cambria Math"/>
            </w:rPr>
            <m:t xml:space="preserve">T2= </m:t>
          </m:r>
          <m:f>
            <m:fPr>
              <m:ctrlPr>
                <w:rPr>
                  <w:rFonts w:ascii="Cambria Math" w:hAnsi="Cambria Math"/>
                  <w:i/>
                </w:rPr>
              </m:ctrlPr>
            </m:fPr>
            <m:num>
              <m:r>
                <w:rPr>
                  <w:rFonts w:ascii="Cambria Math" w:hAnsi="Cambria Math"/>
                </w:rPr>
                <m:t>P1*T1</m:t>
              </m:r>
            </m:num>
            <m:den>
              <m:r>
                <w:rPr>
                  <w:rFonts w:ascii="Cambria Math" w:hAnsi="Cambria Math"/>
                </w:rPr>
                <m:t>X</m:t>
              </m:r>
            </m:den>
          </m:f>
          <m:r>
            <w:rPr>
              <w:rFonts w:ascii="Cambria Math" w:hAnsi="Cambria Math"/>
            </w:rPr>
            <m:t xml:space="preserve">* </m:t>
          </m:r>
          <m:f>
            <m:fPr>
              <m:ctrlPr>
                <w:rPr>
                  <w:rFonts w:ascii="Cambria Math" w:hAnsi="Cambria Math"/>
                  <w:i/>
                </w:rPr>
              </m:ctrlPr>
            </m:fPr>
            <m:num>
              <m:r>
                <w:rPr>
                  <w:rFonts w:ascii="Cambria Math" w:hAnsi="Cambria Math"/>
                </w:rPr>
                <m:t>C2</m:t>
              </m:r>
            </m:num>
            <m:den>
              <m:r>
                <w:rPr>
                  <w:rFonts w:ascii="Cambria Math" w:hAnsi="Cambria Math"/>
                </w:rPr>
                <m:t>C1</m:t>
              </m:r>
            </m:den>
          </m:f>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P2</m:t>
              </m:r>
            </m:den>
          </m:f>
        </m:oMath>
      </m:oMathPara>
    </w:p>
    <w:p w14:paraId="466DE2C4" w14:textId="0F497CFA" w:rsidR="00224042" w:rsidRPr="00224042" w:rsidRDefault="001B5688" w:rsidP="00224042">
      <w:pPr>
        <w:pStyle w:val="ListParagraph"/>
        <w:spacing w:beforeLines="50" w:before="120" w:line="288" w:lineRule="auto"/>
        <w:jc w:val="center"/>
        <w:rPr>
          <w:bCs/>
          <w:iCs/>
        </w:rPr>
      </w:pPr>
      <m:oMathPara>
        <m:oMath>
          <m:sSub>
            <m:sSubPr>
              <m:ctrlPr>
                <w:rPr>
                  <w:rFonts w:ascii="Cambria Math" w:hAnsi="Cambria Math"/>
                  <w:iCs/>
                </w:rPr>
              </m:ctrlPr>
            </m:sSubPr>
            <m:e>
              <m:r>
                <m:rPr>
                  <m:sty m:val="p"/>
                </m:rPr>
                <w:rPr>
                  <w:rFonts w:ascii="Cambria Math" w:hAnsi="Cambria Math"/>
                </w:rPr>
                <m:t>Gap</m:t>
              </m:r>
            </m:e>
            <m:sub>
              <m:r>
                <m:rPr>
                  <m:sty m:val="p"/>
                </m:rPr>
                <w:rPr>
                  <w:rFonts w:ascii="Cambria Math" w:hAnsi="Cambria Math"/>
                </w:rPr>
                <m:t>BatLife</m:t>
              </m:r>
            </m:sub>
          </m:sSub>
          <m:r>
            <w:rPr>
              <w:rFonts w:ascii="Cambria Math" w:hAnsi="Cambria Math"/>
            </w:rPr>
            <m:t xml:space="preserve">= </m:t>
          </m:r>
          <m:sSub>
            <m:sSubPr>
              <m:ctrlPr>
                <w:rPr>
                  <w:rFonts w:ascii="Cambria Math" w:hAnsi="Cambria Math"/>
                  <w:i/>
                </w:rPr>
              </m:ctrlPr>
            </m:sSubPr>
            <m:e>
              <m:r>
                <w:rPr>
                  <w:rFonts w:ascii="Cambria Math" w:hAnsi="Cambria Math"/>
                </w:rPr>
                <m:t>T2</m:t>
              </m:r>
            </m:e>
            <m:sub>
              <m:r>
                <m:rPr>
                  <m:sty m:val="p"/>
                </m:rPr>
                <w:rPr>
                  <w:rFonts w:ascii="Cambria Math" w:hAnsi="Cambria Math"/>
                </w:rPr>
                <m:t>req</m:t>
              </m:r>
            </m:sub>
          </m:sSub>
          <m:r>
            <w:rPr>
              <w:rFonts w:ascii="Cambria Math" w:hAnsi="Cambria Math"/>
            </w:rPr>
            <m:t>-T2</m:t>
          </m:r>
        </m:oMath>
      </m:oMathPara>
    </w:p>
    <w:p w14:paraId="00A1596A" w14:textId="77777777" w:rsidR="00224042" w:rsidRPr="00224042" w:rsidRDefault="00224042" w:rsidP="00CF6E6D">
      <w:pPr>
        <w:numPr>
          <w:ilvl w:val="1"/>
          <w:numId w:val="378"/>
        </w:numPr>
        <w:rPr>
          <w:rFonts w:ascii="Times New Roman" w:hAnsi="Times New Roman"/>
          <w:szCs w:val="20"/>
          <w:lang w:eastAsia="x-none"/>
        </w:rPr>
      </w:pPr>
      <w:r w:rsidRPr="00224042">
        <w:rPr>
          <w:rFonts w:ascii="Times New Roman" w:hAnsi="Times New Roman"/>
          <w:szCs w:val="20"/>
          <w:lang w:eastAsia="x-none"/>
        </w:rPr>
        <w:t>Alt. 2: relative power unit is adopted as the metric to identify the gap</w:t>
      </w:r>
    </w:p>
    <w:p w14:paraId="48EFF3AD" w14:textId="77777777" w:rsidR="00224042" w:rsidRPr="00224042" w:rsidRDefault="00224042" w:rsidP="00CF6E6D">
      <w:pPr>
        <w:numPr>
          <w:ilvl w:val="2"/>
          <w:numId w:val="378"/>
        </w:numPr>
        <w:rPr>
          <w:rFonts w:ascii="Times New Roman" w:hAnsi="Times New Roman"/>
          <w:szCs w:val="20"/>
          <w:lang w:eastAsia="x-none"/>
        </w:rPr>
      </w:pPr>
      <w:r w:rsidRPr="00224042">
        <w:rPr>
          <w:rFonts w:ascii="Times New Roman" w:hAnsi="Times New Roman"/>
          <w:szCs w:val="20"/>
          <w:lang w:eastAsia="x-none"/>
        </w:rPr>
        <w:t>Example:</w:t>
      </w:r>
    </w:p>
    <w:p w14:paraId="38640838" w14:textId="5B51CE4E" w:rsidR="00224042" w:rsidRPr="00224042" w:rsidRDefault="001B5688" w:rsidP="00224042">
      <w:pPr>
        <w:pStyle w:val="ListParagraph"/>
        <w:spacing w:beforeLines="50" w:before="120" w:line="288" w:lineRule="auto"/>
        <w:jc w:val="center"/>
      </w:pPr>
      <m:oMathPara>
        <m:oMath>
          <m:sSub>
            <m:sSubPr>
              <m:ctrlPr>
                <w:rPr>
                  <w:rFonts w:ascii="Cambria Math" w:hAnsi="Cambria Math"/>
                  <w:i/>
                </w:rPr>
              </m:ctrlPr>
            </m:sSubPr>
            <m:e>
              <m:r>
                <w:rPr>
                  <w:rFonts w:ascii="Cambria Math" w:hAnsi="Cambria Math"/>
                </w:rPr>
                <m:t>P2</m:t>
              </m:r>
            </m:e>
            <m:sub>
              <m:r>
                <m:rPr>
                  <m:sty m:val="p"/>
                </m:rPr>
                <w:rPr>
                  <w:rFonts w:ascii="Cambria Math" w:hAnsi="Cambria Math"/>
                </w:rPr>
                <m:t>req</m:t>
              </m:r>
            </m:sub>
          </m:sSub>
          <m:r>
            <w:rPr>
              <w:rFonts w:ascii="Cambria Math" w:hAnsi="Cambria Math"/>
            </w:rPr>
            <m:t xml:space="preserve">= </m:t>
          </m:r>
          <m:f>
            <m:fPr>
              <m:ctrlPr>
                <w:rPr>
                  <w:rFonts w:ascii="Cambria Math" w:hAnsi="Cambria Math"/>
                  <w:i/>
                </w:rPr>
              </m:ctrlPr>
            </m:fPr>
            <m:num>
              <m:r>
                <w:rPr>
                  <w:rFonts w:ascii="Cambria Math" w:hAnsi="Cambria Math"/>
                </w:rPr>
                <m:t>P1*T1</m:t>
              </m:r>
            </m:num>
            <m:den>
              <m:r>
                <w:rPr>
                  <w:rFonts w:ascii="Cambria Math" w:hAnsi="Cambria Math"/>
                </w:rPr>
                <m:t>X</m:t>
              </m:r>
            </m:den>
          </m:f>
          <m:r>
            <w:rPr>
              <w:rFonts w:ascii="Cambria Math" w:hAnsi="Cambria Math"/>
            </w:rPr>
            <m:t xml:space="preserve">* </m:t>
          </m:r>
          <m:f>
            <m:fPr>
              <m:ctrlPr>
                <w:rPr>
                  <w:rFonts w:ascii="Cambria Math" w:hAnsi="Cambria Math"/>
                  <w:i/>
                </w:rPr>
              </m:ctrlPr>
            </m:fPr>
            <m:num>
              <m:r>
                <w:rPr>
                  <w:rFonts w:ascii="Cambria Math" w:hAnsi="Cambria Math"/>
                </w:rPr>
                <m:t>C2</m:t>
              </m:r>
            </m:num>
            <m:den>
              <m:r>
                <w:rPr>
                  <w:rFonts w:ascii="Cambria Math" w:hAnsi="Cambria Math"/>
                </w:rPr>
                <m:t>C1</m:t>
              </m:r>
            </m:den>
          </m:f>
          <m:r>
            <w:rPr>
              <w:rFonts w:ascii="Cambria Math" w:hAnsi="Cambria Math"/>
            </w:rPr>
            <m:t xml:space="preserve">* </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T2</m:t>
                  </m:r>
                </m:e>
                <m:sub>
                  <m:r>
                    <m:rPr>
                      <m:sty m:val="p"/>
                    </m:rPr>
                    <w:rPr>
                      <w:rFonts w:ascii="Cambria Math" w:hAnsi="Cambria Math"/>
                    </w:rPr>
                    <m:t>req</m:t>
                  </m:r>
                </m:sub>
              </m:sSub>
            </m:den>
          </m:f>
        </m:oMath>
      </m:oMathPara>
    </w:p>
    <w:p w14:paraId="709C1F83" w14:textId="6209F130" w:rsidR="00224042" w:rsidRPr="00224042" w:rsidRDefault="001B5688" w:rsidP="00224042">
      <w:pPr>
        <w:pStyle w:val="ListParagraph"/>
        <w:spacing w:beforeLines="50" w:before="120" w:line="288" w:lineRule="auto"/>
        <w:jc w:val="center"/>
        <w:rPr>
          <w:bCs/>
          <w:iCs/>
        </w:rPr>
      </w:pPr>
      <m:oMathPara>
        <m:oMath>
          <m:sSub>
            <m:sSubPr>
              <m:ctrlPr>
                <w:rPr>
                  <w:rFonts w:ascii="Cambria Math" w:hAnsi="Cambria Math"/>
                  <w:iCs/>
                </w:rPr>
              </m:ctrlPr>
            </m:sSubPr>
            <m:e>
              <m:r>
                <m:rPr>
                  <m:sty m:val="p"/>
                </m:rPr>
                <w:rPr>
                  <w:rFonts w:ascii="Cambria Math" w:hAnsi="Cambria Math"/>
                </w:rPr>
                <m:t>Gap</m:t>
              </m:r>
            </m:e>
            <m:sub>
              <m:r>
                <m:rPr>
                  <m:sty m:val="p"/>
                </m:rPr>
                <w:rPr>
                  <w:rFonts w:ascii="Cambria Math" w:hAnsi="Cambria Math"/>
                </w:rPr>
                <m:t>PowUnit</m:t>
              </m:r>
            </m:sub>
          </m:sSub>
          <m:r>
            <w:rPr>
              <w:rFonts w:ascii="Cambria Math" w:hAnsi="Cambria Math"/>
            </w:rPr>
            <m:t xml:space="preserve">= </m:t>
          </m:r>
          <m:sSub>
            <m:sSubPr>
              <m:ctrlPr>
                <w:rPr>
                  <w:rFonts w:ascii="Cambria Math" w:hAnsi="Cambria Math"/>
                  <w:i/>
                </w:rPr>
              </m:ctrlPr>
            </m:sSubPr>
            <m:e>
              <m:r>
                <w:rPr>
                  <w:rFonts w:ascii="Cambria Math" w:hAnsi="Cambria Math"/>
                </w:rPr>
                <m:t>P2</m:t>
              </m:r>
            </m:e>
            <m:sub>
              <m:r>
                <m:rPr>
                  <m:sty m:val="p"/>
                </m:rPr>
                <w:rPr>
                  <w:rFonts w:ascii="Cambria Math" w:hAnsi="Cambria Math"/>
                </w:rPr>
                <m:t>req</m:t>
              </m:r>
            </m:sub>
          </m:sSub>
          <m:r>
            <w:rPr>
              <w:rFonts w:ascii="Cambria Math" w:hAnsi="Cambria Math"/>
            </w:rPr>
            <m:t>-P2</m:t>
          </m:r>
        </m:oMath>
      </m:oMathPara>
    </w:p>
    <w:p w14:paraId="3071D642" w14:textId="77777777" w:rsidR="00224042" w:rsidRPr="00224042" w:rsidRDefault="00224042" w:rsidP="00224042">
      <w:pPr>
        <w:pStyle w:val="ListParagraph"/>
        <w:spacing w:beforeLines="50" w:before="120" w:line="288" w:lineRule="auto"/>
        <w:ind w:left="1440"/>
        <w:rPr>
          <w:bCs/>
        </w:rPr>
      </w:pPr>
      <w:r w:rsidRPr="00224042">
        <w:t>in which</w:t>
      </w:r>
    </w:p>
    <w:p w14:paraId="1A356A96" w14:textId="77777777" w:rsidR="00224042" w:rsidRPr="00224042" w:rsidRDefault="00224042" w:rsidP="00CF6E6D">
      <w:pPr>
        <w:pStyle w:val="ListParagraph"/>
        <w:numPr>
          <w:ilvl w:val="2"/>
          <w:numId w:val="378"/>
        </w:numPr>
        <w:overflowPunct/>
        <w:autoSpaceDE/>
        <w:autoSpaceDN/>
        <w:adjustRightInd/>
        <w:spacing w:after="0"/>
        <w:contextualSpacing w:val="0"/>
        <w:jc w:val="both"/>
        <w:textAlignment w:val="auto"/>
        <w:rPr>
          <w:bCs/>
        </w:rPr>
      </w:pPr>
      <w:r w:rsidRPr="00224042">
        <w:t>C1 is the battery capacity of the reference device;</w:t>
      </w:r>
    </w:p>
    <w:p w14:paraId="0E46B059" w14:textId="77777777" w:rsidR="00224042" w:rsidRPr="00224042" w:rsidRDefault="00224042" w:rsidP="00CF6E6D">
      <w:pPr>
        <w:pStyle w:val="ListParagraph"/>
        <w:numPr>
          <w:ilvl w:val="2"/>
          <w:numId w:val="378"/>
        </w:numPr>
        <w:overflowPunct/>
        <w:autoSpaceDE/>
        <w:autoSpaceDN/>
        <w:adjustRightInd/>
        <w:spacing w:after="0"/>
        <w:contextualSpacing w:val="0"/>
        <w:jc w:val="both"/>
        <w:textAlignment w:val="auto"/>
        <w:rPr>
          <w:bCs/>
        </w:rPr>
      </w:pPr>
      <w:r w:rsidRPr="00224042">
        <w:t>T1 is the battery life of the reference device;</w:t>
      </w:r>
    </w:p>
    <w:p w14:paraId="48E7EE1E" w14:textId="77777777" w:rsidR="00224042" w:rsidRPr="00224042" w:rsidRDefault="00224042" w:rsidP="00CF6E6D">
      <w:pPr>
        <w:pStyle w:val="ListParagraph"/>
        <w:numPr>
          <w:ilvl w:val="2"/>
          <w:numId w:val="378"/>
        </w:numPr>
        <w:overflowPunct/>
        <w:autoSpaceDE/>
        <w:autoSpaceDN/>
        <w:adjustRightInd/>
        <w:spacing w:after="0"/>
        <w:contextualSpacing w:val="0"/>
        <w:jc w:val="both"/>
        <w:textAlignment w:val="auto"/>
        <w:rPr>
          <w:bCs/>
        </w:rPr>
      </w:pPr>
      <w:r w:rsidRPr="00224042">
        <w:t>P1 is the relative power unit obtained based on the reference traffic type;</w:t>
      </w:r>
    </w:p>
    <w:p w14:paraId="04A6E00D" w14:textId="77777777" w:rsidR="00224042" w:rsidRPr="00224042" w:rsidRDefault="00224042" w:rsidP="00CF6E6D">
      <w:pPr>
        <w:pStyle w:val="ListParagraph"/>
        <w:numPr>
          <w:ilvl w:val="2"/>
          <w:numId w:val="378"/>
        </w:numPr>
        <w:overflowPunct/>
        <w:autoSpaceDE/>
        <w:autoSpaceDN/>
        <w:adjustRightInd/>
        <w:spacing w:after="0"/>
        <w:contextualSpacing w:val="0"/>
        <w:jc w:val="both"/>
        <w:textAlignment w:val="auto"/>
        <w:rPr>
          <w:bCs/>
        </w:rPr>
      </w:pPr>
      <w:r w:rsidRPr="00224042">
        <w:t>X is the percentage of the power consumed by the reference traffic type;</w:t>
      </w:r>
    </w:p>
    <w:p w14:paraId="10EDFC76" w14:textId="77777777" w:rsidR="00224042" w:rsidRPr="00224042" w:rsidRDefault="00224042" w:rsidP="00CF6E6D">
      <w:pPr>
        <w:pStyle w:val="ListParagraph"/>
        <w:numPr>
          <w:ilvl w:val="2"/>
          <w:numId w:val="378"/>
        </w:numPr>
        <w:overflowPunct/>
        <w:autoSpaceDE/>
        <w:autoSpaceDN/>
        <w:adjustRightInd/>
        <w:spacing w:after="0"/>
        <w:contextualSpacing w:val="0"/>
        <w:jc w:val="both"/>
        <w:textAlignment w:val="auto"/>
        <w:rPr>
          <w:bCs/>
        </w:rPr>
      </w:pPr>
      <w:r w:rsidRPr="00224042">
        <w:t>C2 is the battery capacity of the LPHAP device;</w:t>
      </w:r>
    </w:p>
    <w:p w14:paraId="14FAF504" w14:textId="77777777" w:rsidR="00224042" w:rsidRPr="00224042" w:rsidRDefault="00224042" w:rsidP="00CF6E6D">
      <w:pPr>
        <w:pStyle w:val="ListParagraph"/>
        <w:numPr>
          <w:ilvl w:val="2"/>
          <w:numId w:val="378"/>
        </w:numPr>
        <w:overflowPunct/>
        <w:autoSpaceDE/>
        <w:autoSpaceDN/>
        <w:adjustRightInd/>
        <w:spacing w:after="0"/>
        <w:contextualSpacing w:val="0"/>
        <w:jc w:val="both"/>
        <w:textAlignment w:val="auto"/>
        <w:rPr>
          <w:bCs/>
        </w:rPr>
      </w:pPr>
      <w:r w:rsidRPr="00224042">
        <w:t>P2 is the evaluated relative power unit of the LPHAP device;</w:t>
      </w:r>
    </w:p>
    <w:p w14:paraId="7A964C21" w14:textId="77777777" w:rsidR="00224042" w:rsidRPr="00224042" w:rsidRDefault="00224042" w:rsidP="00CF6E6D">
      <w:pPr>
        <w:pStyle w:val="ListParagraph"/>
        <w:numPr>
          <w:ilvl w:val="2"/>
          <w:numId w:val="378"/>
        </w:numPr>
        <w:overflowPunct/>
        <w:autoSpaceDE/>
        <w:autoSpaceDN/>
        <w:adjustRightInd/>
        <w:spacing w:after="0"/>
        <w:contextualSpacing w:val="0"/>
        <w:jc w:val="both"/>
        <w:textAlignment w:val="auto"/>
        <w:rPr>
          <w:bCs/>
        </w:rPr>
      </w:pPr>
      <w:r w:rsidRPr="00224042">
        <w:t>P2_req is the target relative power unit of the LPHAP device;</w:t>
      </w:r>
    </w:p>
    <w:p w14:paraId="72F3783C" w14:textId="77777777" w:rsidR="00224042" w:rsidRPr="00224042" w:rsidRDefault="00224042" w:rsidP="00CF6E6D">
      <w:pPr>
        <w:pStyle w:val="ListParagraph"/>
        <w:numPr>
          <w:ilvl w:val="2"/>
          <w:numId w:val="378"/>
        </w:numPr>
        <w:overflowPunct/>
        <w:autoSpaceDE/>
        <w:autoSpaceDN/>
        <w:adjustRightInd/>
        <w:spacing w:after="0"/>
        <w:contextualSpacing w:val="0"/>
        <w:jc w:val="both"/>
        <w:textAlignment w:val="auto"/>
      </w:pPr>
      <w:r w:rsidRPr="00224042">
        <w:t>T2_req is the target battery life of the LPHAP device</w:t>
      </w:r>
    </w:p>
    <w:p w14:paraId="01588585" w14:textId="77777777" w:rsidR="00224042" w:rsidRPr="00224042" w:rsidRDefault="00224042" w:rsidP="00CF6E6D">
      <w:pPr>
        <w:pStyle w:val="ListParagraph"/>
        <w:numPr>
          <w:ilvl w:val="1"/>
          <w:numId w:val="378"/>
        </w:numPr>
        <w:overflowPunct/>
        <w:autoSpaceDE/>
        <w:autoSpaceDN/>
        <w:adjustRightInd/>
        <w:spacing w:afterLines="50" w:after="120" w:line="288" w:lineRule="auto"/>
        <w:ind w:left="1434" w:hanging="357"/>
        <w:contextualSpacing w:val="0"/>
        <w:jc w:val="both"/>
        <w:textAlignment w:val="auto"/>
      </w:pPr>
      <w:r w:rsidRPr="00224042">
        <w:t>Examples of these parameters are provided as follows:</w:t>
      </w:r>
    </w:p>
    <w:tbl>
      <w:tblPr>
        <w:tblW w:w="9067" w:type="dxa"/>
        <w:tblInd w:w="4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1275"/>
        <w:gridCol w:w="993"/>
        <w:gridCol w:w="2268"/>
        <w:gridCol w:w="1417"/>
        <w:gridCol w:w="1559"/>
      </w:tblGrid>
      <w:tr w:rsidR="00224042" w:rsidRPr="00224042" w14:paraId="42D9B815" w14:textId="77777777" w:rsidTr="00C663CA">
        <w:tc>
          <w:tcPr>
            <w:tcW w:w="1555" w:type="dxa"/>
            <w:shd w:val="clear" w:color="auto" w:fill="auto"/>
          </w:tcPr>
          <w:p w14:paraId="3C06EC33" w14:textId="77777777" w:rsidR="00224042" w:rsidRPr="00224042" w:rsidRDefault="00224042" w:rsidP="00C663CA">
            <w:pPr>
              <w:jc w:val="center"/>
              <w:rPr>
                <w:rFonts w:ascii="Arial" w:hAnsi="Arial" w:cs="Arial"/>
                <w:b/>
                <w:bCs/>
                <w:sz w:val="16"/>
                <w:szCs w:val="16"/>
                <w:lang w:eastAsia="zh-CN"/>
              </w:rPr>
            </w:pPr>
            <w:r w:rsidRPr="00224042">
              <w:rPr>
                <w:rFonts w:ascii="Arial" w:hAnsi="Arial" w:cs="Arial"/>
                <w:b/>
                <w:bCs/>
                <w:sz w:val="16"/>
                <w:szCs w:val="16"/>
                <w:lang w:eastAsia="zh-CN"/>
              </w:rPr>
              <w:t>C1</w:t>
            </w:r>
          </w:p>
        </w:tc>
        <w:tc>
          <w:tcPr>
            <w:tcW w:w="1275" w:type="dxa"/>
            <w:shd w:val="clear" w:color="auto" w:fill="auto"/>
          </w:tcPr>
          <w:p w14:paraId="70A032CC" w14:textId="77777777" w:rsidR="00224042" w:rsidRPr="00224042" w:rsidRDefault="00224042" w:rsidP="00C663CA">
            <w:pPr>
              <w:jc w:val="center"/>
              <w:rPr>
                <w:rFonts w:ascii="Arial" w:hAnsi="Arial" w:cs="Arial"/>
                <w:b/>
                <w:bCs/>
                <w:sz w:val="16"/>
                <w:szCs w:val="16"/>
                <w:lang w:eastAsia="zh-CN"/>
              </w:rPr>
            </w:pPr>
            <w:r w:rsidRPr="00224042">
              <w:rPr>
                <w:rFonts w:ascii="Arial" w:hAnsi="Arial" w:cs="Arial"/>
                <w:b/>
                <w:bCs/>
                <w:sz w:val="16"/>
                <w:szCs w:val="16"/>
                <w:lang w:eastAsia="zh-CN"/>
              </w:rPr>
              <w:t>T1</w:t>
            </w:r>
          </w:p>
        </w:tc>
        <w:tc>
          <w:tcPr>
            <w:tcW w:w="993" w:type="dxa"/>
            <w:shd w:val="clear" w:color="auto" w:fill="auto"/>
          </w:tcPr>
          <w:p w14:paraId="4CC9B259" w14:textId="77777777" w:rsidR="00224042" w:rsidRPr="00224042" w:rsidRDefault="00224042" w:rsidP="00C663CA">
            <w:pPr>
              <w:jc w:val="center"/>
              <w:rPr>
                <w:rFonts w:ascii="Arial" w:hAnsi="Arial" w:cs="Arial"/>
                <w:b/>
                <w:bCs/>
                <w:sz w:val="16"/>
                <w:szCs w:val="16"/>
                <w:lang w:eastAsia="zh-CN"/>
              </w:rPr>
            </w:pPr>
            <w:r w:rsidRPr="00224042">
              <w:rPr>
                <w:rFonts w:ascii="Arial" w:hAnsi="Arial" w:cs="Arial"/>
                <w:b/>
                <w:bCs/>
                <w:sz w:val="16"/>
                <w:szCs w:val="16"/>
                <w:lang w:eastAsia="zh-CN"/>
              </w:rPr>
              <w:t>X</w:t>
            </w:r>
          </w:p>
        </w:tc>
        <w:tc>
          <w:tcPr>
            <w:tcW w:w="2268" w:type="dxa"/>
            <w:shd w:val="clear" w:color="auto" w:fill="auto"/>
          </w:tcPr>
          <w:p w14:paraId="70CBCC15" w14:textId="77777777" w:rsidR="00224042" w:rsidRPr="00224042" w:rsidRDefault="00224042" w:rsidP="00C663CA">
            <w:pPr>
              <w:jc w:val="center"/>
              <w:rPr>
                <w:rFonts w:ascii="Arial" w:hAnsi="Arial" w:cs="Arial"/>
                <w:b/>
                <w:bCs/>
                <w:sz w:val="16"/>
                <w:szCs w:val="16"/>
                <w:lang w:eastAsia="zh-CN"/>
              </w:rPr>
            </w:pPr>
            <w:r w:rsidRPr="00224042">
              <w:rPr>
                <w:rFonts w:ascii="Arial" w:hAnsi="Arial" w:cs="Arial"/>
                <w:b/>
                <w:bCs/>
                <w:sz w:val="16"/>
                <w:szCs w:val="16"/>
                <w:lang w:eastAsia="zh-CN"/>
              </w:rPr>
              <w:t>reference traffic type</w:t>
            </w:r>
          </w:p>
        </w:tc>
        <w:tc>
          <w:tcPr>
            <w:tcW w:w="1417" w:type="dxa"/>
            <w:shd w:val="clear" w:color="auto" w:fill="auto"/>
          </w:tcPr>
          <w:p w14:paraId="556133F8" w14:textId="77777777" w:rsidR="00224042" w:rsidRPr="00224042" w:rsidRDefault="00224042" w:rsidP="00C663CA">
            <w:pPr>
              <w:jc w:val="center"/>
              <w:rPr>
                <w:rFonts w:ascii="Arial" w:hAnsi="Arial" w:cs="Arial"/>
                <w:b/>
                <w:bCs/>
                <w:sz w:val="16"/>
                <w:szCs w:val="16"/>
                <w:lang w:eastAsia="zh-CN"/>
              </w:rPr>
            </w:pPr>
            <w:r w:rsidRPr="00224042">
              <w:rPr>
                <w:rFonts w:ascii="Arial" w:hAnsi="Arial" w:cs="Arial"/>
                <w:b/>
                <w:bCs/>
                <w:sz w:val="16"/>
                <w:szCs w:val="16"/>
                <w:lang w:eastAsia="zh-CN"/>
              </w:rPr>
              <w:t>C2</w:t>
            </w:r>
          </w:p>
        </w:tc>
        <w:tc>
          <w:tcPr>
            <w:tcW w:w="1559" w:type="dxa"/>
            <w:shd w:val="clear" w:color="auto" w:fill="auto"/>
          </w:tcPr>
          <w:p w14:paraId="0D139221" w14:textId="77777777" w:rsidR="00224042" w:rsidRPr="00224042" w:rsidRDefault="00224042" w:rsidP="00C663CA">
            <w:pPr>
              <w:jc w:val="center"/>
              <w:rPr>
                <w:rFonts w:ascii="Arial" w:hAnsi="Arial" w:cs="Arial"/>
                <w:b/>
                <w:bCs/>
                <w:sz w:val="16"/>
                <w:szCs w:val="16"/>
                <w:lang w:eastAsia="zh-CN"/>
              </w:rPr>
            </w:pPr>
            <w:r w:rsidRPr="00224042">
              <w:rPr>
                <w:rFonts w:ascii="Arial" w:hAnsi="Arial" w:cs="Arial"/>
                <w:b/>
                <w:bCs/>
                <w:sz w:val="16"/>
                <w:szCs w:val="16"/>
                <w:lang w:eastAsia="zh-CN"/>
              </w:rPr>
              <w:t>T2</w:t>
            </w:r>
            <w:r w:rsidRPr="00224042">
              <w:rPr>
                <w:rFonts w:ascii="Arial" w:hAnsi="Arial" w:cs="Arial"/>
                <w:b/>
                <w:bCs/>
                <w:sz w:val="16"/>
                <w:szCs w:val="16"/>
                <w:vertAlign w:val="subscript"/>
                <w:lang w:eastAsia="zh-CN"/>
              </w:rPr>
              <w:t>req</w:t>
            </w:r>
          </w:p>
        </w:tc>
      </w:tr>
      <w:tr w:rsidR="00224042" w:rsidRPr="00224042" w14:paraId="057BF954" w14:textId="77777777" w:rsidTr="00C663CA">
        <w:tc>
          <w:tcPr>
            <w:tcW w:w="1555" w:type="dxa"/>
            <w:shd w:val="clear" w:color="auto" w:fill="auto"/>
          </w:tcPr>
          <w:p w14:paraId="3577CB08" w14:textId="77777777" w:rsidR="00224042" w:rsidRPr="00224042" w:rsidRDefault="00224042" w:rsidP="00C663CA">
            <w:pPr>
              <w:jc w:val="center"/>
              <w:rPr>
                <w:rFonts w:ascii="Arial" w:hAnsi="Arial" w:cs="Arial"/>
                <w:sz w:val="16"/>
                <w:szCs w:val="16"/>
                <w:lang w:eastAsia="zh-CN"/>
              </w:rPr>
            </w:pPr>
            <w:r w:rsidRPr="00224042">
              <w:rPr>
                <w:rFonts w:ascii="Arial" w:hAnsi="Arial" w:cs="Arial"/>
                <w:sz w:val="16"/>
                <w:szCs w:val="16"/>
                <w:lang w:eastAsia="zh-CN"/>
              </w:rPr>
              <w:t>[4500] mAh</w:t>
            </w:r>
          </w:p>
        </w:tc>
        <w:tc>
          <w:tcPr>
            <w:tcW w:w="1275" w:type="dxa"/>
            <w:shd w:val="clear" w:color="auto" w:fill="auto"/>
          </w:tcPr>
          <w:p w14:paraId="4FB4BDBC" w14:textId="77777777" w:rsidR="00224042" w:rsidRPr="00224042" w:rsidRDefault="00224042" w:rsidP="00C663CA">
            <w:pPr>
              <w:jc w:val="center"/>
              <w:rPr>
                <w:rFonts w:ascii="Arial" w:hAnsi="Arial" w:cs="Arial"/>
                <w:sz w:val="16"/>
                <w:szCs w:val="16"/>
                <w:lang w:eastAsia="zh-CN"/>
              </w:rPr>
            </w:pPr>
            <w:r w:rsidRPr="00224042">
              <w:rPr>
                <w:rFonts w:ascii="Arial" w:hAnsi="Arial" w:cs="Arial"/>
                <w:sz w:val="16"/>
                <w:szCs w:val="16"/>
                <w:lang w:eastAsia="zh-CN"/>
              </w:rPr>
              <w:t>[10] hours</w:t>
            </w:r>
          </w:p>
        </w:tc>
        <w:tc>
          <w:tcPr>
            <w:tcW w:w="993" w:type="dxa"/>
            <w:shd w:val="clear" w:color="auto" w:fill="auto"/>
          </w:tcPr>
          <w:p w14:paraId="63DFA83E" w14:textId="77777777" w:rsidR="00224042" w:rsidRPr="00224042" w:rsidRDefault="00224042" w:rsidP="00C663CA">
            <w:pPr>
              <w:jc w:val="center"/>
              <w:rPr>
                <w:rFonts w:ascii="Arial" w:hAnsi="Arial" w:cs="Arial"/>
                <w:sz w:val="16"/>
                <w:szCs w:val="16"/>
                <w:lang w:eastAsia="zh-CN"/>
              </w:rPr>
            </w:pPr>
            <w:r w:rsidRPr="00224042">
              <w:rPr>
                <w:rFonts w:ascii="Arial" w:hAnsi="Arial" w:cs="Arial"/>
                <w:sz w:val="16"/>
                <w:szCs w:val="16"/>
                <w:lang w:eastAsia="zh-CN"/>
              </w:rPr>
              <w:t>[20] %</w:t>
            </w:r>
          </w:p>
        </w:tc>
        <w:tc>
          <w:tcPr>
            <w:tcW w:w="2268" w:type="dxa"/>
            <w:shd w:val="clear" w:color="auto" w:fill="auto"/>
          </w:tcPr>
          <w:p w14:paraId="16462F4A" w14:textId="77777777" w:rsidR="00224042" w:rsidRPr="00224042" w:rsidRDefault="00224042" w:rsidP="00C663CA">
            <w:pPr>
              <w:jc w:val="center"/>
              <w:rPr>
                <w:rFonts w:ascii="Arial" w:hAnsi="Arial" w:cs="Arial"/>
                <w:sz w:val="16"/>
                <w:szCs w:val="16"/>
                <w:lang w:eastAsia="zh-CN"/>
              </w:rPr>
            </w:pPr>
            <w:r w:rsidRPr="00224042">
              <w:rPr>
                <w:rFonts w:ascii="Arial" w:hAnsi="Arial" w:cs="Arial"/>
                <w:sz w:val="16"/>
                <w:szCs w:val="16"/>
              </w:rPr>
              <w:t>[FTP (model 3)]</w:t>
            </w:r>
          </w:p>
        </w:tc>
        <w:tc>
          <w:tcPr>
            <w:tcW w:w="1417" w:type="dxa"/>
            <w:shd w:val="clear" w:color="auto" w:fill="auto"/>
          </w:tcPr>
          <w:p w14:paraId="1D90D86A" w14:textId="77777777" w:rsidR="00224042" w:rsidRPr="00224042" w:rsidRDefault="00224042" w:rsidP="00C663CA">
            <w:pPr>
              <w:jc w:val="center"/>
              <w:rPr>
                <w:rFonts w:ascii="Arial" w:hAnsi="Arial" w:cs="Arial"/>
                <w:sz w:val="16"/>
                <w:szCs w:val="16"/>
                <w:lang w:eastAsia="zh-CN"/>
              </w:rPr>
            </w:pPr>
            <w:r w:rsidRPr="00224042">
              <w:rPr>
                <w:rFonts w:ascii="Arial" w:hAnsi="Arial" w:cs="Arial"/>
                <w:sz w:val="16"/>
                <w:szCs w:val="16"/>
                <w:lang w:eastAsia="zh-CN"/>
              </w:rPr>
              <w:t>[800] mAh</w:t>
            </w:r>
          </w:p>
        </w:tc>
        <w:tc>
          <w:tcPr>
            <w:tcW w:w="1559" w:type="dxa"/>
            <w:shd w:val="clear" w:color="auto" w:fill="auto"/>
          </w:tcPr>
          <w:p w14:paraId="58CB2CA1" w14:textId="77777777" w:rsidR="00224042" w:rsidRPr="00224042" w:rsidRDefault="00224042" w:rsidP="00C663CA">
            <w:pPr>
              <w:jc w:val="center"/>
              <w:rPr>
                <w:rFonts w:ascii="Arial" w:hAnsi="Arial" w:cs="Arial"/>
                <w:sz w:val="16"/>
                <w:szCs w:val="16"/>
                <w:lang w:eastAsia="zh-CN"/>
              </w:rPr>
            </w:pPr>
            <w:r w:rsidRPr="00224042">
              <w:rPr>
                <w:rFonts w:ascii="Arial" w:hAnsi="Arial" w:cs="Arial"/>
                <w:sz w:val="16"/>
                <w:szCs w:val="16"/>
                <w:lang w:eastAsia="zh-CN"/>
              </w:rPr>
              <w:t>[12] months</w:t>
            </w:r>
          </w:p>
        </w:tc>
      </w:tr>
    </w:tbl>
    <w:p w14:paraId="0018C105" w14:textId="77777777" w:rsidR="00224042" w:rsidRDefault="00224042" w:rsidP="00224042">
      <w:pPr>
        <w:rPr>
          <w:lang w:val="en-US" w:eastAsia="zh-CN"/>
        </w:rPr>
      </w:pPr>
    </w:p>
    <w:p w14:paraId="54FD00E5" w14:textId="76CA5D0D" w:rsidR="00B05097" w:rsidRDefault="00B05097" w:rsidP="00224042"/>
    <w:p w14:paraId="4C60B8DA" w14:textId="4E3C6426" w:rsidR="00C17A62" w:rsidRDefault="00C17A62" w:rsidP="00224042">
      <w:r w:rsidRPr="00C17A62">
        <w:rPr>
          <w:b/>
          <w:bCs/>
        </w:rPr>
        <w:t>Decision:</w:t>
      </w:r>
      <w:r>
        <w:t xml:space="preserve"> As per email decision posted on May 21</w:t>
      </w:r>
      <w:r w:rsidRPr="00C17A62">
        <w:rPr>
          <w:vertAlign w:val="superscript"/>
        </w:rPr>
        <w:t>st</w:t>
      </w:r>
      <w:r>
        <w:t>,</w:t>
      </w:r>
    </w:p>
    <w:p w14:paraId="4A338C88" w14:textId="77777777" w:rsidR="00A844C6" w:rsidRPr="00A844C6" w:rsidRDefault="00A844C6" w:rsidP="00A844C6">
      <w:pPr>
        <w:rPr>
          <w:rFonts w:ascii="Times New Roman" w:eastAsia="DengXian" w:hAnsi="Times New Roman"/>
          <w:szCs w:val="20"/>
          <w:lang w:val="en-US" w:eastAsia="x-none"/>
        </w:rPr>
      </w:pPr>
      <w:r w:rsidRPr="00A844C6">
        <w:rPr>
          <w:rFonts w:ascii="Times New Roman"/>
          <w:szCs w:val="20"/>
          <w:highlight w:val="green"/>
          <w:lang w:eastAsia="x-none"/>
        </w:rPr>
        <w:t>Agreement</w:t>
      </w:r>
    </w:p>
    <w:p w14:paraId="36A3197E" w14:textId="77777777" w:rsidR="00A844C6" w:rsidRDefault="00A844C6" w:rsidP="00A844C6">
      <w:pPr>
        <w:rPr>
          <w:rFonts w:ascii="Times New Roman"/>
          <w:szCs w:val="20"/>
          <w:lang w:eastAsia="x-none"/>
        </w:rPr>
      </w:pPr>
      <w:r>
        <w:rPr>
          <w:rFonts w:ascii="Times New Roman"/>
          <w:szCs w:val="20"/>
          <w:lang w:eastAsia="x-none"/>
        </w:rPr>
        <w:t>Adopt the following periodicity of DL PRS / UL SRS for positioning in the baseline evaluation of Rel-17 RRC_INACTIVE positioning:</w:t>
      </w:r>
    </w:p>
    <w:p w14:paraId="2A15D9AE" w14:textId="77777777" w:rsidR="00A844C6" w:rsidRDefault="00A844C6" w:rsidP="00CF6E6D">
      <w:pPr>
        <w:pStyle w:val="ListParagraph"/>
        <w:numPr>
          <w:ilvl w:val="0"/>
          <w:numId w:val="378"/>
        </w:numPr>
      </w:pPr>
      <w:r>
        <w:t xml:space="preserve">1 DL PRS / UL SRS for positioning occasion per N I-DRX cycle(s); </w:t>
      </w:r>
    </w:p>
    <w:p w14:paraId="234CB910" w14:textId="77777777" w:rsidR="00A844C6" w:rsidRDefault="00A844C6" w:rsidP="00CF6E6D">
      <w:pPr>
        <w:pStyle w:val="ListParagraph"/>
        <w:numPr>
          <w:ilvl w:val="1"/>
          <w:numId w:val="378"/>
        </w:numPr>
      </w:pPr>
      <w:r>
        <w:t>Candidate values of N to evaluate is 1 and 8 for I-DRX cycle of 1.28s;</w:t>
      </w:r>
    </w:p>
    <w:p w14:paraId="51644DEA" w14:textId="77777777" w:rsidR="00A844C6" w:rsidRDefault="00A844C6" w:rsidP="00CF6E6D">
      <w:pPr>
        <w:pStyle w:val="ListParagraph"/>
        <w:numPr>
          <w:ilvl w:val="2"/>
          <w:numId w:val="378"/>
        </w:numPr>
      </w:pPr>
      <w:r>
        <w:t>Note: Individual company may consider either one or both in the evaluation.</w:t>
      </w:r>
    </w:p>
    <w:p w14:paraId="100DDF34" w14:textId="77777777" w:rsidR="00A844C6" w:rsidRDefault="00A844C6" w:rsidP="00CF6E6D">
      <w:pPr>
        <w:pStyle w:val="ListParagraph"/>
        <w:numPr>
          <w:ilvl w:val="1"/>
          <w:numId w:val="378"/>
        </w:numPr>
      </w:pPr>
      <w:r>
        <w:t>Candidate value of N to evaluate is 1 for I-DRX cycle of 10.24s.</w:t>
      </w:r>
    </w:p>
    <w:p w14:paraId="38CD0208" w14:textId="77777777" w:rsidR="00A844C6" w:rsidRPr="00A844C6" w:rsidRDefault="00A844C6" w:rsidP="00A844C6">
      <w:pPr>
        <w:rPr>
          <w:bCs/>
          <w:lang w:eastAsia="x-none"/>
        </w:rPr>
      </w:pPr>
      <w:r w:rsidRPr="00A844C6">
        <w:rPr>
          <w:bCs/>
          <w:highlight w:val="green"/>
          <w:lang w:eastAsia="x-none"/>
        </w:rPr>
        <w:t>Agreement</w:t>
      </w:r>
    </w:p>
    <w:p w14:paraId="2BD3CA58" w14:textId="77777777" w:rsidR="00A844C6" w:rsidRPr="008875B3" w:rsidRDefault="00A844C6" w:rsidP="00CF6E6D">
      <w:pPr>
        <w:pStyle w:val="ListParagraph"/>
        <w:numPr>
          <w:ilvl w:val="0"/>
          <w:numId w:val="378"/>
        </w:numPr>
      </w:pPr>
      <w:r>
        <w:t>The I-DRX configuration is included in the baseline evaluation of Rel-17 RRC_INACTVIE positioning.</w:t>
      </w:r>
    </w:p>
    <w:p w14:paraId="770658D9" w14:textId="77777777" w:rsidR="00A844C6" w:rsidRDefault="00A844C6" w:rsidP="00CF6E6D">
      <w:pPr>
        <w:pStyle w:val="ListParagraph"/>
        <w:numPr>
          <w:ilvl w:val="1"/>
          <w:numId w:val="378"/>
        </w:numPr>
      </w:pPr>
      <w:r>
        <w:t>Note: This does not preclude the case where no I-DRX cycle nor paging is considered in the evaluation of potential solutions to maximize the battery life.</w:t>
      </w:r>
    </w:p>
    <w:p w14:paraId="498B7697" w14:textId="77777777" w:rsidR="00A844C6" w:rsidRDefault="00A844C6" w:rsidP="00CF6E6D">
      <w:pPr>
        <w:pStyle w:val="ListParagraph"/>
        <w:numPr>
          <w:ilvl w:val="0"/>
          <w:numId w:val="378"/>
        </w:numPr>
      </w:pPr>
      <w:r>
        <w:t>Adopt the following I-DRX cycle to evaluate:</w:t>
      </w:r>
    </w:p>
    <w:p w14:paraId="06515F24" w14:textId="77777777" w:rsidR="00A844C6" w:rsidRDefault="00A844C6" w:rsidP="00CF6E6D">
      <w:pPr>
        <w:pStyle w:val="ListParagraph"/>
        <w:numPr>
          <w:ilvl w:val="1"/>
          <w:numId w:val="378"/>
        </w:numPr>
      </w:pPr>
      <w:r>
        <w:t>1.28s (baseline); 10.24s (optional).</w:t>
      </w:r>
    </w:p>
    <w:p w14:paraId="0CA42D3B" w14:textId="77777777" w:rsidR="00A844C6" w:rsidRPr="00A844C6" w:rsidRDefault="00A844C6" w:rsidP="00A844C6">
      <w:pPr>
        <w:rPr>
          <w:bCs/>
          <w:lang w:eastAsia="x-none"/>
        </w:rPr>
      </w:pPr>
      <w:r w:rsidRPr="00A844C6">
        <w:rPr>
          <w:bCs/>
          <w:highlight w:val="green"/>
          <w:lang w:eastAsia="x-none"/>
        </w:rPr>
        <w:t>Agreement</w:t>
      </w:r>
    </w:p>
    <w:p w14:paraId="1167F898" w14:textId="77777777" w:rsidR="00A844C6" w:rsidRPr="008875B3" w:rsidRDefault="00A844C6" w:rsidP="00CF6E6D">
      <w:pPr>
        <w:numPr>
          <w:ilvl w:val="0"/>
          <w:numId w:val="287"/>
        </w:numPr>
        <w:ind w:left="760" w:hanging="340"/>
        <w:rPr>
          <w:lang w:eastAsia="x-none"/>
        </w:rPr>
      </w:pPr>
      <w:r>
        <w:rPr>
          <w:lang w:eastAsia="x-none"/>
        </w:rPr>
        <w:t>Adopt the power consumption model, additional transition energy and total transition time of the three sleep types (deep sleep, light sleep, and micro sleep) in</w:t>
      </w:r>
      <w:r w:rsidRPr="008875B3">
        <w:rPr>
          <w:lang w:eastAsia="x-none"/>
        </w:rPr>
        <w:t xml:space="preserve"> </w:t>
      </w:r>
      <w:r>
        <w:rPr>
          <w:lang w:eastAsia="x-none"/>
        </w:rPr>
        <w:t>TR38.840 as the evaluation baseline:</w:t>
      </w:r>
    </w:p>
    <w:p w14:paraId="5CB88F9F" w14:textId="77777777" w:rsidR="00A844C6" w:rsidRDefault="00A844C6" w:rsidP="00CF6E6D">
      <w:pPr>
        <w:numPr>
          <w:ilvl w:val="0"/>
          <w:numId w:val="287"/>
        </w:numPr>
        <w:ind w:left="760" w:hanging="340"/>
        <w:rPr>
          <w:lang w:eastAsia="x-none"/>
        </w:rPr>
      </w:pPr>
      <w:r>
        <w:rPr>
          <w:lang w:eastAsia="x-none"/>
        </w:rPr>
        <w:t>FFS: whether/how an additional new ultra-deep sleep mode can be considered in the evaluation of potential solutions to maximize the battery life, including the determination of the relative power, additional transition energy and total transition time, if necessary.</w:t>
      </w:r>
    </w:p>
    <w:p w14:paraId="2F6AADA4" w14:textId="77777777" w:rsidR="00A844C6" w:rsidRPr="00A844C6" w:rsidRDefault="00A844C6" w:rsidP="00A844C6">
      <w:pPr>
        <w:rPr>
          <w:bCs/>
        </w:rPr>
      </w:pPr>
    </w:p>
    <w:p w14:paraId="2A942F1E" w14:textId="77777777" w:rsidR="00A844C6" w:rsidRPr="00A844C6" w:rsidRDefault="00A844C6" w:rsidP="00A844C6">
      <w:pPr>
        <w:rPr>
          <w:bCs/>
          <w:lang w:eastAsia="x-none"/>
        </w:rPr>
      </w:pPr>
      <w:r w:rsidRPr="00A844C6">
        <w:rPr>
          <w:bCs/>
          <w:highlight w:val="green"/>
          <w:lang w:eastAsia="x-none"/>
        </w:rPr>
        <w:t>Agreement</w:t>
      </w:r>
    </w:p>
    <w:p w14:paraId="11E050C4" w14:textId="77777777" w:rsidR="00A844C6" w:rsidRPr="008875B3" w:rsidRDefault="00A844C6" w:rsidP="00CF6E6D">
      <w:pPr>
        <w:pStyle w:val="ListParagraph"/>
        <w:numPr>
          <w:ilvl w:val="0"/>
          <w:numId w:val="572"/>
        </w:numPr>
      </w:pPr>
      <w:r>
        <w:t>Adopt the following reference configuration and assumption for DL PRS to define the power consumption model for DL PRS measurement:</w:t>
      </w:r>
    </w:p>
    <w:p w14:paraId="658731E3" w14:textId="77777777" w:rsidR="00A844C6" w:rsidRDefault="00A844C6" w:rsidP="00CF6E6D">
      <w:pPr>
        <w:pStyle w:val="ListParagraph"/>
        <w:numPr>
          <w:ilvl w:val="1"/>
          <w:numId w:val="572"/>
        </w:numPr>
      </w:pPr>
      <w:r>
        <w:t>1 Number of PFL;</w:t>
      </w:r>
    </w:p>
    <w:p w14:paraId="0E91C4A2" w14:textId="77777777" w:rsidR="00A844C6" w:rsidRDefault="00A844C6" w:rsidP="00CF6E6D">
      <w:pPr>
        <w:pStyle w:val="ListParagraph"/>
        <w:numPr>
          <w:ilvl w:val="1"/>
          <w:numId w:val="572"/>
        </w:numPr>
      </w:pPr>
      <w:r>
        <w:t>8 DL PRS resources per slot are measured;</w:t>
      </w:r>
    </w:p>
    <w:p w14:paraId="0931354D" w14:textId="77777777" w:rsidR="00A844C6" w:rsidRDefault="00A844C6" w:rsidP="00CF6E6D">
      <w:pPr>
        <w:pStyle w:val="ListParagraph"/>
        <w:numPr>
          <w:ilvl w:val="1"/>
          <w:numId w:val="572"/>
        </w:numPr>
      </w:pPr>
      <w:r>
        <w:t>DL PRS instance of smaller than or equal to 1 slot duration;</w:t>
      </w:r>
    </w:p>
    <w:p w14:paraId="3FD67229" w14:textId="77777777" w:rsidR="00A844C6" w:rsidRDefault="00A844C6" w:rsidP="00CF6E6D">
      <w:pPr>
        <w:pStyle w:val="ListParagraph"/>
        <w:numPr>
          <w:ilvl w:val="0"/>
          <w:numId w:val="572"/>
        </w:numPr>
      </w:pPr>
      <w:r>
        <w:t>Adopt the following table as the power consumption model for DL PRS measurement (derived from Table 22 in TR38.840):</w:t>
      </w:r>
    </w:p>
    <w:tbl>
      <w:tblPr>
        <w:tblW w:w="0" w:type="auto"/>
        <w:jc w:val="center"/>
        <w:tblCellMar>
          <w:left w:w="0" w:type="dxa"/>
          <w:right w:w="0" w:type="dxa"/>
        </w:tblCellMar>
        <w:tblLook w:val="04A0" w:firstRow="1" w:lastRow="0" w:firstColumn="1" w:lastColumn="0" w:noHBand="0" w:noVBand="1"/>
      </w:tblPr>
      <w:tblGrid>
        <w:gridCol w:w="2231"/>
        <w:gridCol w:w="1389"/>
        <w:gridCol w:w="1518"/>
        <w:gridCol w:w="1635"/>
        <w:gridCol w:w="1523"/>
      </w:tblGrid>
      <w:tr w:rsidR="00A844C6" w:rsidRPr="00A844C6" w14:paraId="3F729CD0" w14:textId="77777777" w:rsidTr="004D3980">
        <w:trPr>
          <w:jc w:val="center"/>
        </w:trPr>
        <w:tc>
          <w:tcPr>
            <w:tcW w:w="2231"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249E619" w14:textId="77777777" w:rsidR="00A844C6" w:rsidRPr="00A844C6" w:rsidRDefault="00A844C6" w:rsidP="004D3980">
            <w:pPr>
              <w:pStyle w:val="TAH"/>
              <w:rPr>
                <w:rFonts w:cs="Arial"/>
                <w:sz w:val="16"/>
                <w:szCs w:val="16"/>
                <w:lang w:eastAsia="zh-CN"/>
              </w:rPr>
            </w:pPr>
            <w:r w:rsidRPr="00A844C6">
              <w:rPr>
                <w:rFonts w:cs="Arial"/>
                <w:sz w:val="16"/>
                <w:szCs w:val="16"/>
                <w:lang w:eastAsia="zh-CN"/>
              </w:rPr>
              <w:t>N: Number of</w:t>
            </w:r>
            <w:r w:rsidRPr="00A844C6">
              <w:rPr>
                <w:rFonts w:cs="Arial"/>
                <w:b w:val="0"/>
                <w:bCs/>
                <w:sz w:val="16"/>
                <w:szCs w:val="16"/>
                <w:lang w:eastAsia="zh-CN"/>
              </w:rPr>
              <w:t xml:space="preserve"> </w:t>
            </w:r>
            <w:r w:rsidRPr="00A844C6">
              <w:rPr>
                <w:rFonts w:cs="Arial"/>
                <w:sz w:val="16"/>
                <w:szCs w:val="16"/>
                <w:lang w:eastAsia="zh-CN"/>
              </w:rPr>
              <w:t>TRPs for DL PRS measurement</w:t>
            </w:r>
          </w:p>
        </w:tc>
        <w:tc>
          <w:tcPr>
            <w:tcW w:w="2907" w:type="dxa"/>
            <w:gridSpan w:val="2"/>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80D2A98" w14:textId="77777777" w:rsidR="00A844C6" w:rsidRPr="00A844C6" w:rsidRDefault="00A844C6" w:rsidP="004D3980">
            <w:pPr>
              <w:pStyle w:val="TAH"/>
              <w:rPr>
                <w:rFonts w:cs="Arial"/>
                <w:sz w:val="16"/>
                <w:szCs w:val="16"/>
                <w:lang w:eastAsia="zh-CN"/>
              </w:rPr>
            </w:pPr>
            <w:r w:rsidRPr="00A844C6">
              <w:rPr>
                <w:rFonts w:cs="Arial"/>
                <w:sz w:val="16"/>
                <w:szCs w:val="16"/>
                <w:lang w:eastAsia="zh-CN"/>
              </w:rPr>
              <w:t>Synchronous case (baseline)</w:t>
            </w:r>
          </w:p>
        </w:tc>
        <w:tc>
          <w:tcPr>
            <w:tcW w:w="3158" w:type="dxa"/>
            <w:gridSpan w:val="2"/>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C27D712" w14:textId="77777777" w:rsidR="00A844C6" w:rsidRPr="00A844C6" w:rsidRDefault="00A844C6" w:rsidP="004D3980">
            <w:pPr>
              <w:pStyle w:val="TAH"/>
              <w:rPr>
                <w:rFonts w:cs="Arial"/>
                <w:sz w:val="16"/>
                <w:szCs w:val="16"/>
                <w:lang w:eastAsia="zh-CN"/>
              </w:rPr>
            </w:pPr>
            <w:r w:rsidRPr="00A844C6">
              <w:rPr>
                <w:rFonts w:cs="Arial"/>
                <w:sz w:val="16"/>
                <w:szCs w:val="16"/>
                <w:lang w:eastAsia="zh-CN"/>
              </w:rPr>
              <w:t>Asynchronous case (optional)</w:t>
            </w:r>
          </w:p>
        </w:tc>
      </w:tr>
      <w:tr w:rsidR="00A844C6" w:rsidRPr="00A844C6" w14:paraId="51DC9934" w14:textId="77777777" w:rsidTr="004D3980">
        <w:trPr>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2AF6B826" w14:textId="77777777" w:rsidR="00A844C6" w:rsidRPr="00A844C6" w:rsidRDefault="00A844C6" w:rsidP="004D3980">
            <w:pPr>
              <w:rPr>
                <w:rFonts w:ascii="Arial" w:eastAsia="Times New Roman" w:hAnsi="Arial" w:cs="Arial"/>
                <w:b/>
                <w:bCs/>
                <w:sz w:val="16"/>
                <w:szCs w:val="16"/>
              </w:rPr>
            </w:pPr>
          </w:p>
        </w:tc>
        <w:tc>
          <w:tcPr>
            <w:tcW w:w="1389" w:type="dxa"/>
            <w:tcBorders>
              <w:top w:val="nil"/>
              <w:left w:val="nil"/>
              <w:bottom w:val="single" w:sz="8" w:space="0" w:color="auto"/>
              <w:right w:val="single" w:sz="8" w:space="0" w:color="auto"/>
            </w:tcBorders>
            <w:tcMar>
              <w:top w:w="0" w:type="dxa"/>
              <w:left w:w="108" w:type="dxa"/>
              <w:bottom w:w="0" w:type="dxa"/>
              <w:right w:w="108" w:type="dxa"/>
            </w:tcMar>
            <w:hideMark/>
          </w:tcPr>
          <w:p w14:paraId="56034273" w14:textId="77777777" w:rsidR="00A844C6" w:rsidRPr="00A844C6" w:rsidRDefault="00A844C6" w:rsidP="004D3980">
            <w:pPr>
              <w:pStyle w:val="TAH"/>
              <w:rPr>
                <w:rFonts w:cs="Arial"/>
                <w:sz w:val="16"/>
                <w:szCs w:val="16"/>
                <w:lang w:eastAsia="zh-CN"/>
              </w:rPr>
            </w:pPr>
            <w:r w:rsidRPr="00A844C6">
              <w:rPr>
                <w:rFonts w:cs="Arial"/>
                <w:sz w:val="16"/>
                <w:szCs w:val="16"/>
                <w:lang w:eastAsia="zh-CN"/>
              </w:rPr>
              <w:t>FR1 (baseline)</w:t>
            </w:r>
          </w:p>
        </w:tc>
        <w:tc>
          <w:tcPr>
            <w:tcW w:w="1518" w:type="dxa"/>
            <w:tcBorders>
              <w:top w:val="nil"/>
              <w:left w:val="nil"/>
              <w:bottom w:val="single" w:sz="8" w:space="0" w:color="auto"/>
              <w:right w:val="single" w:sz="8" w:space="0" w:color="auto"/>
            </w:tcBorders>
            <w:tcMar>
              <w:top w:w="0" w:type="dxa"/>
              <w:left w:w="108" w:type="dxa"/>
              <w:bottom w:w="0" w:type="dxa"/>
              <w:right w:w="108" w:type="dxa"/>
            </w:tcMar>
            <w:hideMark/>
          </w:tcPr>
          <w:p w14:paraId="56191BE7" w14:textId="77777777" w:rsidR="00A844C6" w:rsidRPr="00A844C6" w:rsidRDefault="00A844C6" w:rsidP="004D3980">
            <w:pPr>
              <w:pStyle w:val="TAH"/>
              <w:rPr>
                <w:rFonts w:cs="Arial"/>
                <w:sz w:val="16"/>
                <w:szCs w:val="16"/>
                <w:lang w:eastAsia="zh-CN"/>
              </w:rPr>
            </w:pPr>
            <w:r w:rsidRPr="00A844C6">
              <w:rPr>
                <w:rFonts w:cs="Arial"/>
                <w:sz w:val="16"/>
                <w:szCs w:val="16"/>
                <w:lang w:eastAsia="zh-CN"/>
              </w:rPr>
              <w:t xml:space="preserve">FR2 </w:t>
            </w:r>
          </w:p>
          <w:p w14:paraId="1C505CDD" w14:textId="77777777" w:rsidR="00A844C6" w:rsidRPr="00A844C6" w:rsidRDefault="00A844C6" w:rsidP="004D3980">
            <w:pPr>
              <w:pStyle w:val="TAH"/>
              <w:rPr>
                <w:rFonts w:cs="Arial"/>
                <w:sz w:val="16"/>
                <w:szCs w:val="16"/>
                <w:lang w:eastAsia="zh-CN"/>
              </w:rPr>
            </w:pPr>
            <w:r w:rsidRPr="00A844C6">
              <w:rPr>
                <w:rFonts w:cs="Arial"/>
                <w:sz w:val="16"/>
                <w:szCs w:val="16"/>
                <w:lang w:eastAsia="zh-CN"/>
              </w:rPr>
              <w:t>(optional)</w:t>
            </w:r>
          </w:p>
        </w:tc>
        <w:tc>
          <w:tcPr>
            <w:tcW w:w="1635" w:type="dxa"/>
            <w:tcBorders>
              <w:top w:val="nil"/>
              <w:left w:val="nil"/>
              <w:bottom w:val="single" w:sz="8" w:space="0" w:color="auto"/>
              <w:right w:val="single" w:sz="8" w:space="0" w:color="auto"/>
            </w:tcBorders>
            <w:tcMar>
              <w:top w:w="0" w:type="dxa"/>
              <w:left w:w="108" w:type="dxa"/>
              <w:bottom w:w="0" w:type="dxa"/>
              <w:right w:w="108" w:type="dxa"/>
            </w:tcMar>
            <w:hideMark/>
          </w:tcPr>
          <w:p w14:paraId="52074BFF" w14:textId="77777777" w:rsidR="00A844C6" w:rsidRPr="00A844C6" w:rsidRDefault="00A844C6" w:rsidP="004D3980">
            <w:pPr>
              <w:pStyle w:val="TAH"/>
              <w:rPr>
                <w:rFonts w:cs="Arial"/>
                <w:sz w:val="16"/>
                <w:szCs w:val="16"/>
                <w:lang w:eastAsia="zh-CN"/>
              </w:rPr>
            </w:pPr>
            <w:r w:rsidRPr="00A844C6">
              <w:rPr>
                <w:rFonts w:cs="Arial"/>
                <w:sz w:val="16"/>
                <w:szCs w:val="16"/>
                <w:lang w:eastAsia="zh-CN"/>
              </w:rPr>
              <w:t>FR1</w:t>
            </w:r>
          </w:p>
        </w:tc>
        <w:tc>
          <w:tcPr>
            <w:tcW w:w="1523" w:type="dxa"/>
            <w:tcBorders>
              <w:top w:val="nil"/>
              <w:left w:val="nil"/>
              <w:bottom w:val="single" w:sz="8" w:space="0" w:color="auto"/>
              <w:right w:val="single" w:sz="8" w:space="0" w:color="auto"/>
            </w:tcBorders>
            <w:tcMar>
              <w:top w:w="0" w:type="dxa"/>
              <w:left w:w="108" w:type="dxa"/>
              <w:bottom w:w="0" w:type="dxa"/>
              <w:right w:w="108" w:type="dxa"/>
            </w:tcMar>
            <w:hideMark/>
          </w:tcPr>
          <w:p w14:paraId="7CFB5AF0" w14:textId="77777777" w:rsidR="00A844C6" w:rsidRPr="00A844C6" w:rsidRDefault="00A844C6" w:rsidP="004D3980">
            <w:pPr>
              <w:pStyle w:val="TAH"/>
              <w:rPr>
                <w:rFonts w:cs="Arial"/>
                <w:sz w:val="16"/>
                <w:szCs w:val="16"/>
                <w:lang w:eastAsia="zh-CN"/>
              </w:rPr>
            </w:pPr>
            <w:r w:rsidRPr="00A844C6">
              <w:rPr>
                <w:rFonts w:cs="Arial"/>
                <w:sz w:val="16"/>
                <w:szCs w:val="16"/>
                <w:lang w:eastAsia="zh-CN"/>
              </w:rPr>
              <w:t>FR2</w:t>
            </w:r>
          </w:p>
        </w:tc>
      </w:tr>
      <w:tr w:rsidR="00A844C6" w:rsidRPr="00A844C6" w14:paraId="13D8F48F" w14:textId="77777777" w:rsidTr="004D3980">
        <w:trPr>
          <w:jc w:val="center"/>
        </w:trPr>
        <w:tc>
          <w:tcPr>
            <w:tcW w:w="223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6EE4F03" w14:textId="77777777" w:rsidR="00A844C6" w:rsidRPr="00A844C6" w:rsidRDefault="00A844C6" w:rsidP="004D3980">
            <w:pPr>
              <w:pStyle w:val="TAC"/>
              <w:rPr>
                <w:rFonts w:cs="Arial"/>
                <w:sz w:val="16"/>
                <w:szCs w:val="16"/>
                <w:lang w:eastAsia="zh-CN"/>
              </w:rPr>
            </w:pPr>
            <w:r w:rsidRPr="00A844C6">
              <w:rPr>
                <w:rFonts w:cs="Arial"/>
                <w:sz w:val="16"/>
                <w:szCs w:val="16"/>
                <w:lang w:eastAsia="zh-CN"/>
              </w:rPr>
              <w:t>N=4 (baseline)</w:t>
            </w:r>
          </w:p>
        </w:tc>
        <w:tc>
          <w:tcPr>
            <w:tcW w:w="1389" w:type="dxa"/>
            <w:tcBorders>
              <w:top w:val="nil"/>
              <w:left w:val="nil"/>
              <w:bottom w:val="single" w:sz="8" w:space="0" w:color="auto"/>
              <w:right w:val="single" w:sz="8" w:space="0" w:color="auto"/>
            </w:tcBorders>
            <w:tcMar>
              <w:top w:w="0" w:type="dxa"/>
              <w:left w:w="108" w:type="dxa"/>
              <w:bottom w:w="0" w:type="dxa"/>
              <w:right w:w="108" w:type="dxa"/>
            </w:tcMar>
            <w:hideMark/>
          </w:tcPr>
          <w:p w14:paraId="4F59E7E0" w14:textId="77777777" w:rsidR="00A844C6" w:rsidRPr="00A844C6" w:rsidRDefault="00A844C6" w:rsidP="004D3980">
            <w:pPr>
              <w:pStyle w:val="TAC"/>
              <w:rPr>
                <w:rFonts w:cs="Arial"/>
                <w:sz w:val="16"/>
                <w:szCs w:val="16"/>
                <w:lang w:eastAsia="zh-CN"/>
              </w:rPr>
            </w:pPr>
            <w:r w:rsidRPr="00A844C6">
              <w:rPr>
                <w:rFonts w:cs="Arial"/>
                <w:sz w:val="16"/>
                <w:szCs w:val="16"/>
                <w:lang w:eastAsia="zh-CN"/>
              </w:rPr>
              <w:t>120</w:t>
            </w:r>
          </w:p>
        </w:tc>
        <w:tc>
          <w:tcPr>
            <w:tcW w:w="1518" w:type="dxa"/>
            <w:tcBorders>
              <w:top w:val="nil"/>
              <w:left w:val="nil"/>
              <w:bottom w:val="single" w:sz="8" w:space="0" w:color="auto"/>
              <w:right w:val="single" w:sz="8" w:space="0" w:color="auto"/>
            </w:tcBorders>
            <w:tcMar>
              <w:top w:w="0" w:type="dxa"/>
              <w:left w:w="108" w:type="dxa"/>
              <w:bottom w:w="0" w:type="dxa"/>
              <w:right w:w="108" w:type="dxa"/>
            </w:tcMar>
            <w:hideMark/>
          </w:tcPr>
          <w:p w14:paraId="472168A5" w14:textId="77777777" w:rsidR="00A844C6" w:rsidRPr="00A844C6" w:rsidRDefault="00A844C6" w:rsidP="004D3980">
            <w:pPr>
              <w:pStyle w:val="TAC"/>
              <w:rPr>
                <w:rFonts w:cs="Arial"/>
                <w:sz w:val="16"/>
                <w:szCs w:val="16"/>
                <w:lang w:eastAsia="zh-CN"/>
              </w:rPr>
            </w:pPr>
            <w:r w:rsidRPr="00A844C6">
              <w:rPr>
                <w:rFonts w:cs="Arial"/>
                <w:sz w:val="16"/>
                <w:szCs w:val="16"/>
                <w:lang w:eastAsia="zh-CN"/>
              </w:rPr>
              <w:t>195</w:t>
            </w:r>
          </w:p>
        </w:tc>
        <w:tc>
          <w:tcPr>
            <w:tcW w:w="1635" w:type="dxa"/>
            <w:tcBorders>
              <w:top w:val="nil"/>
              <w:left w:val="nil"/>
              <w:bottom w:val="single" w:sz="8" w:space="0" w:color="auto"/>
              <w:right w:val="single" w:sz="8" w:space="0" w:color="auto"/>
            </w:tcBorders>
            <w:tcMar>
              <w:top w:w="0" w:type="dxa"/>
              <w:left w:w="108" w:type="dxa"/>
              <w:bottom w:w="0" w:type="dxa"/>
              <w:right w:w="108" w:type="dxa"/>
            </w:tcMar>
            <w:hideMark/>
          </w:tcPr>
          <w:p w14:paraId="67B86DD6" w14:textId="77777777" w:rsidR="00A844C6" w:rsidRPr="00A844C6" w:rsidRDefault="00A844C6" w:rsidP="004D3980">
            <w:pPr>
              <w:pStyle w:val="TAC"/>
              <w:rPr>
                <w:rFonts w:cs="Arial"/>
                <w:sz w:val="16"/>
                <w:szCs w:val="16"/>
                <w:lang w:eastAsia="zh-CN"/>
              </w:rPr>
            </w:pPr>
            <w:r w:rsidRPr="00A844C6">
              <w:rPr>
                <w:rFonts w:cs="Arial"/>
                <w:sz w:val="16"/>
                <w:szCs w:val="16"/>
                <w:lang w:eastAsia="zh-CN"/>
              </w:rPr>
              <w:t>140</w:t>
            </w:r>
          </w:p>
        </w:tc>
        <w:tc>
          <w:tcPr>
            <w:tcW w:w="1523" w:type="dxa"/>
            <w:tcBorders>
              <w:top w:val="nil"/>
              <w:left w:val="nil"/>
              <w:bottom w:val="single" w:sz="8" w:space="0" w:color="auto"/>
              <w:right w:val="single" w:sz="8" w:space="0" w:color="auto"/>
            </w:tcBorders>
            <w:tcMar>
              <w:top w:w="0" w:type="dxa"/>
              <w:left w:w="108" w:type="dxa"/>
              <w:bottom w:w="0" w:type="dxa"/>
              <w:right w:w="108" w:type="dxa"/>
            </w:tcMar>
            <w:hideMark/>
          </w:tcPr>
          <w:p w14:paraId="295A9A2A" w14:textId="77777777" w:rsidR="00A844C6" w:rsidRPr="00A844C6" w:rsidRDefault="00A844C6" w:rsidP="004D3980">
            <w:pPr>
              <w:pStyle w:val="TAC"/>
              <w:rPr>
                <w:rFonts w:cs="Arial"/>
                <w:sz w:val="16"/>
                <w:szCs w:val="16"/>
                <w:lang w:eastAsia="zh-CN"/>
              </w:rPr>
            </w:pPr>
            <w:r w:rsidRPr="00A844C6">
              <w:rPr>
                <w:rFonts w:cs="Arial"/>
                <w:sz w:val="16"/>
                <w:szCs w:val="16"/>
                <w:lang w:eastAsia="zh-CN"/>
              </w:rPr>
              <w:t>255</w:t>
            </w:r>
          </w:p>
        </w:tc>
      </w:tr>
      <w:tr w:rsidR="00A844C6" w:rsidRPr="00A844C6" w14:paraId="4669927B" w14:textId="77777777" w:rsidTr="004D3980">
        <w:trPr>
          <w:jc w:val="center"/>
        </w:trPr>
        <w:tc>
          <w:tcPr>
            <w:tcW w:w="223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52AC761" w14:textId="77777777" w:rsidR="00A844C6" w:rsidRPr="00A844C6" w:rsidRDefault="00A844C6" w:rsidP="004D3980">
            <w:pPr>
              <w:pStyle w:val="TAC"/>
              <w:rPr>
                <w:rFonts w:cs="Arial"/>
                <w:sz w:val="16"/>
                <w:szCs w:val="16"/>
                <w:lang w:eastAsia="zh-CN"/>
              </w:rPr>
            </w:pPr>
            <w:r w:rsidRPr="00A844C6">
              <w:rPr>
                <w:rFonts w:cs="Arial"/>
                <w:sz w:val="16"/>
                <w:szCs w:val="16"/>
                <w:lang w:eastAsia="zh-CN"/>
              </w:rPr>
              <w:t>N=8 (optional)</w:t>
            </w:r>
          </w:p>
        </w:tc>
        <w:tc>
          <w:tcPr>
            <w:tcW w:w="1389" w:type="dxa"/>
            <w:tcBorders>
              <w:top w:val="nil"/>
              <w:left w:val="nil"/>
              <w:bottom w:val="single" w:sz="8" w:space="0" w:color="auto"/>
              <w:right w:val="single" w:sz="8" w:space="0" w:color="auto"/>
            </w:tcBorders>
            <w:tcMar>
              <w:top w:w="0" w:type="dxa"/>
              <w:left w:w="108" w:type="dxa"/>
              <w:bottom w:w="0" w:type="dxa"/>
              <w:right w:w="108" w:type="dxa"/>
            </w:tcMar>
            <w:hideMark/>
          </w:tcPr>
          <w:p w14:paraId="552F74E8" w14:textId="77777777" w:rsidR="00A844C6" w:rsidRPr="00A844C6" w:rsidRDefault="00A844C6" w:rsidP="004D3980">
            <w:pPr>
              <w:pStyle w:val="TAC"/>
              <w:rPr>
                <w:rFonts w:cs="Arial"/>
                <w:sz w:val="16"/>
                <w:szCs w:val="16"/>
                <w:lang w:eastAsia="zh-CN"/>
              </w:rPr>
            </w:pPr>
            <w:r w:rsidRPr="00A844C6">
              <w:rPr>
                <w:rFonts w:cs="Arial"/>
                <w:sz w:val="16"/>
                <w:szCs w:val="16"/>
                <w:lang w:eastAsia="zh-CN"/>
              </w:rPr>
              <w:t>150</w:t>
            </w:r>
          </w:p>
        </w:tc>
        <w:tc>
          <w:tcPr>
            <w:tcW w:w="1518" w:type="dxa"/>
            <w:tcBorders>
              <w:top w:val="nil"/>
              <w:left w:val="nil"/>
              <w:bottom w:val="single" w:sz="8" w:space="0" w:color="auto"/>
              <w:right w:val="single" w:sz="8" w:space="0" w:color="auto"/>
            </w:tcBorders>
            <w:tcMar>
              <w:top w:w="0" w:type="dxa"/>
              <w:left w:w="108" w:type="dxa"/>
              <w:bottom w:w="0" w:type="dxa"/>
              <w:right w:w="108" w:type="dxa"/>
            </w:tcMar>
            <w:hideMark/>
          </w:tcPr>
          <w:p w14:paraId="18A4C99E" w14:textId="77777777" w:rsidR="00A844C6" w:rsidRPr="00A844C6" w:rsidRDefault="00A844C6" w:rsidP="004D3980">
            <w:pPr>
              <w:pStyle w:val="TAC"/>
              <w:rPr>
                <w:rFonts w:cs="Arial"/>
                <w:sz w:val="16"/>
                <w:szCs w:val="16"/>
                <w:lang w:eastAsia="zh-CN"/>
              </w:rPr>
            </w:pPr>
            <w:r w:rsidRPr="00A844C6">
              <w:rPr>
                <w:rFonts w:cs="Arial"/>
                <w:sz w:val="16"/>
                <w:szCs w:val="16"/>
                <w:lang w:eastAsia="zh-CN"/>
              </w:rPr>
              <w:t>225</w:t>
            </w:r>
          </w:p>
        </w:tc>
        <w:tc>
          <w:tcPr>
            <w:tcW w:w="1635" w:type="dxa"/>
            <w:tcBorders>
              <w:top w:val="nil"/>
              <w:left w:val="nil"/>
              <w:bottom w:val="single" w:sz="8" w:space="0" w:color="auto"/>
              <w:right w:val="single" w:sz="8" w:space="0" w:color="auto"/>
            </w:tcBorders>
            <w:tcMar>
              <w:top w:w="0" w:type="dxa"/>
              <w:left w:w="108" w:type="dxa"/>
              <w:bottom w:w="0" w:type="dxa"/>
              <w:right w:w="108" w:type="dxa"/>
            </w:tcMar>
            <w:hideMark/>
          </w:tcPr>
          <w:p w14:paraId="04D76401" w14:textId="77777777" w:rsidR="00A844C6" w:rsidRPr="00A844C6" w:rsidRDefault="00A844C6" w:rsidP="004D3980">
            <w:pPr>
              <w:pStyle w:val="TAC"/>
              <w:rPr>
                <w:rFonts w:cs="Arial"/>
                <w:sz w:val="16"/>
                <w:szCs w:val="16"/>
                <w:lang w:eastAsia="zh-CN"/>
              </w:rPr>
            </w:pPr>
            <w:r w:rsidRPr="00A844C6">
              <w:rPr>
                <w:rFonts w:cs="Arial"/>
                <w:sz w:val="16"/>
                <w:szCs w:val="16"/>
                <w:lang w:eastAsia="zh-CN"/>
              </w:rPr>
              <w:t>170</w:t>
            </w:r>
          </w:p>
        </w:tc>
        <w:tc>
          <w:tcPr>
            <w:tcW w:w="1523" w:type="dxa"/>
            <w:tcBorders>
              <w:top w:val="nil"/>
              <w:left w:val="nil"/>
              <w:bottom w:val="single" w:sz="8" w:space="0" w:color="auto"/>
              <w:right w:val="single" w:sz="8" w:space="0" w:color="auto"/>
            </w:tcBorders>
            <w:tcMar>
              <w:top w:w="0" w:type="dxa"/>
              <w:left w:w="108" w:type="dxa"/>
              <w:bottom w:w="0" w:type="dxa"/>
              <w:right w:w="108" w:type="dxa"/>
            </w:tcMar>
            <w:hideMark/>
          </w:tcPr>
          <w:p w14:paraId="56243747" w14:textId="77777777" w:rsidR="00A844C6" w:rsidRPr="00A844C6" w:rsidRDefault="00A844C6" w:rsidP="004D3980">
            <w:pPr>
              <w:pStyle w:val="TAC"/>
              <w:rPr>
                <w:rFonts w:cs="Arial"/>
                <w:sz w:val="16"/>
                <w:szCs w:val="16"/>
                <w:lang w:eastAsia="zh-CN"/>
              </w:rPr>
            </w:pPr>
            <w:r w:rsidRPr="00A844C6">
              <w:rPr>
                <w:rFonts w:cs="Arial"/>
                <w:sz w:val="16"/>
                <w:szCs w:val="16"/>
                <w:lang w:eastAsia="zh-CN"/>
              </w:rPr>
              <w:t>285</w:t>
            </w:r>
          </w:p>
        </w:tc>
      </w:tr>
    </w:tbl>
    <w:p w14:paraId="5B2563E8" w14:textId="77777777" w:rsidR="00A844C6" w:rsidRPr="00A844C6" w:rsidRDefault="00A844C6" w:rsidP="00A844C6">
      <w:pPr>
        <w:rPr>
          <w:bCs/>
        </w:rPr>
      </w:pPr>
    </w:p>
    <w:p w14:paraId="44769259" w14:textId="77777777" w:rsidR="00A844C6" w:rsidRPr="00A844C6" w:rsidRDefault="00A844C6" w:rsidP="00A844C6">
      <w:pPr>
        <w:rPr>
          <w:bCs/>
          <w:lang w:eastAsia="x-none"/>
        </w:rPr>
      </w:pPr>
      <w:r w:rsidRPr="00A844C6">
        <w:rPr>
          <w:bCs/>
          <w:highlight w:val="green"/>
          <w:lang w:eastAsia="x-none"/>
        </w:rPr>
        <w:t>Agreement</w:t>
      </w:r>
    </w:p>
    <w:p w14:paraId="13D93CB9" w14:textId="77777777" w:rsidR="00A844C6" w:rsidRPr="008875B3" w:rsidRDefault="00A844C6" w:rsidP="00CF6E6D">
      <w:pPr>
        <w:pStyle w:val="ListParagraph"/>
        <w:numPr>
          <w:ilvl w:val="0"/>
          <w:numId w:val="573"/>
        </w:numPr>
      </w:pPr>
      <w:r>
        <w:lastRenderedPageBreak/>
        <w:t>For DL positioning, at least the following power components and parameter values are considered for the baseline evaluation of Rel-17 RRC_INACTIVE positioning:</w:t>
      </w:r>
    </w:p>
    <w:p w14:paraId="0FFB3743" w14:textId="77777777" w:rsidR="00A844C6" w:rsidRDefault="00A844C6" w:rsidP="00CF6E6D">
      <w:pPr>
        <w:pStyle w:val="ListParagraph"/>
        <w:numPr>
          <w:ilvl w:val="1"/>
          <w:numId w:val="573"/>
        </w:numPr>
      </w:pPr>
      <w:r>
        <w:t>For the UE-assisted DL positioning,</w:t>
      </w:r>
    </w:p>
    <w:p w14:paraId="3383C5B4" w14:textId="77777777" w:rsidR="00A844C6" w:rsidRPr="00A844C6" w:rsidRDefault="00A844C6" w:rsidP="00CF6E6D">
      <w:pPr>
        <w:pStyle w:val="ListParagraph"/>
        <w:numPr>
          <w:ilvl w:val="2"/>
          <w:numId w:val="573"/>
        </w:numPr>
        <w:rPr>
          <w:color w:val="000000"/>
        </w:rPr>
      </w:pPr>
      <w:r w:rsidRPr="00A844C6">
        <w:rPr>
          <w:color w:val="000000"/>
        </w:rPr>
        <w:t>SSB proc. with 2 ms duration and the periodicity of I-DRX cycle;</w:t>
      </w:r>
    </w:p>
    <w:p w14:paraId="6144655A" w14:textId="77777777" w:rsidR="00A844C6" w:rsidRPr="008875B3" w:rsidRDefault="00A844C6" w:rsidP="00CF6E6D">
      <w:pPr>
        <w:pStyle w:val="ListParagraph"/>
        <w:numPr>
          <w:ilvl w:val="2"/>
          <w:numId w:val="573"/>
        </w:numPr>
      </w:pPr>
      <w:r w:rsidRPr="00A844C6">
        <w:rPr>
          <w:color w:val="000000"/>
        </w:rPr>
        <w:t>Paging with 2 ms duration, the periodicity of I-DRX cycle,</w:t>
      </w:r>
      <w:r w:rsidRPr="008875B3">
        <w:t xml:space="preserve"> and group paging rate of 10%;</w:t>
      </w:r>
    </w:p>
    <w:p w14:paraId="17F11B2B" w14:textId="77777777" w:rsidR="00A844C6" w:rsidRPr="008875B3" w:rsidRDefault="00A844C6" w:rsidP="00CF6E6D">
      <w:pPr>
        <w:pStyle w:val="ListParagraph"/>
        <w:numPr>
          <w:ilvl w:val="2"/>
          <w:numId w:val="573"/>
        </w:numPr>
      </w:pPr>
      <w:r w:rsidRPr="008875B3">
        <w:t>DL PRS measurement with 0.5 ms duration;</w:t>
      </w:r>
    </w:p>
    <w:p w14:paraId="17AC0290" w14:textId="77777777" w:rsidR="00A844C6" w:rsidRPr="008875B3" w:rsidRDefault="00A844C6" w:rsidP="00CF6E6D">
      <w:pPr>
        <w:pStyle w:val="ListParagraph"/>
        <w:numPr>
          <w:ilvl w:val="2"/>
          <w:numId w:val="573"/>
        </w:numPr>
      </w:pPr>
      <w:r w:rsidRPr="008875B3">
        <w:t>CG-SDT with 1ms duration and the periodicity of positioning interval;</w:t>
      </w:r>
    </w:p>
    <w:p w14:paraId="3CEAFBCB" w14:textId="1096B9C4" w:rsidR="00A844C6" w:rsidRPr="008875B3" w:rsidRDefault="00A844C6" w:rsidP="00CF6E6D">
      <w:pPr>
        <w:pStyle w:val="ListParagraph"/>
        <w:numPr>
          <w:ilvl w:val="2"/>
          <w:numId w:val="573"/>
        </w:numPr>
      </w:pPr>
      <w:r w:rsidRPr="008875B3">
        <w:t>RRCRelease after the CG-SDT can be optionally included with [1] ms duration;</w:t>
      </w:r>
    </w:p>
    <w:p w14:paraId="1DCA7E67" w14:textId="77777777" w:rsidR="00A844C6" w:rsidRPr="008875B3" w:rsidRDefault="00A844C6" w:rsidP="00CF6E6D">
      <w:pPr>
        <w:pStyle w:val="ListParagraph"/>
        <w:numPr>
          <w:ilvl w:val="2"/>
          <w:numId w:val="573"/>
        </w:numPr>
      </w:pPr>
      <w:r w:rsidRPr="008875B3">
        <w:t>(Optional) BWP switching with [1] ms duration;</w:t>
      </w:r>
    </w:p>
    <w:p w14:paraId="7C5FFF38" w14:textId="77777777" w:rsidR="00A844C6" w:rsidRPr="008875B3" w:rsidRDefault="00A844C6" w:rsidP="00CF6E6D">
      <w:pPr>
        <w:pStyle w:val="ListParagraph"/>
        <w:numPr>
          <w:ilvl w:val="2"/>
          <w:numId w:val="573"/>
        </w:numPr>
      </w:pPr>
      <w:r w:rsidRPr="008875B3">
        <w:t>(Optional) Intra-/inter-frequency RRM measurement in low SINR condition with [1] ms duration;</w:t>
      </w:r>
    </w:p>
    <w:p w14:paraId="09CF0454" w14:textId="77777777" w:rsidR="00A844C6" w:rsidRPr="008875B3" w:rsidRDefault="00A844C6" w:rsidP="00CF6E6D">
      <w:pPr>
        <w:pStyle w:val="ListParagraph"/>
        <w:numPr>
          <w:ilvl w:val="2"/>
          <w:numId w:val="573"/>
        </w:numPr>
      </w:pPr>
      <w:r w:rsidRPr="008875B3">
        <w:t>(Optional) RA-SDT (e.g., including CORSET0 + SIB1, PRACH, RAR, Msg 3/4/5) in case of CG-SDT is unavailable;</w:t>
      </w:r>
    </w:p>
    <w:p w14:paraId="65E5BD17" w14:textId="77777777" w:rsidR="00A844C6" w:rsidRPr="008875B3" w:rsidRDefault="00A844C6" w:rsidP="00CF6E6D">
      <w:pPr>
        <w:pStyle w:val="ListParagraph"/>
        <w:numPr>
          <w:ilvl w:val="1"/>
          <w:numId w:val="573"/>
        </w:numPr>
      </w:pPr>
      <w:r w:rsidRPr="008875B3">
        <w:t>For the UE-based DL positioning,</w:t>
      </w:r>
    </w:p>
    <w:p w14:paraId="39940C7F" w14:textId="77777777" w:rsidR="00A844C6" w:rsidRPr="008875B3" w:rsidRDefault="00A844C6" w:rsidP="00CF6E6D">
      <w:pPr>
        <w:pStyle w:val="ListParagraph"/>
        <w:numPr>
          <w:ilvl w:val="2"/>
          <w:numId w:val="573"/>
        </w:numPr>
      </w:pPr>
      <w:r w:rsidRPr="008875B3">
        <w:t>SSB proc. with 2 ms duration and the periodicity of I-DRX cycle;</w:t>
      </w:r>
    </w:p>
    <w:p w14:paraId="7FB0489D" w14:textId="77777777" w:rsidR="00A844C6" w:rsidRDefault="00A844C6" w:rsidP="00CF6E6D">
      <w:pPr>
        <w:pStyle w:val="ListParagraph"/>
        <w:numPr>
          <w:ilvl w:val="2"/>
          <w:numId w:val="573"/>
        </w:numPr>
      </w:pPr>
      <w:r w:rsidRPr="008875B3">
        <w:t>Paging with 2 ms duration, the periodicity of I-DRX cycle, and group pag</w:t>
      </w:r>
      <w:r>
        <w:t>ing rate of 10%;</w:t>
      </w:r>
    </w:p>
    <w:p w14:paraId="28DE9F21" w14:textId="77777777" w:rsidR="00A844C6" w:rsidRDefault="00A844C6" w:rsidP="00CF6E6D">
      <w:pPr>
        <w:pStyle w:val="ListParagraph"/>
        <w:numPr>
          <w:ilvl w:val="2"/>
          <w:numId w:val="573"/>
        </w:numPr>
      </w:pPr>
      <w:r>
        <w:t>DL PRS measurement with 0.5 ms duration;</w:t>
      </w:r>
    </w:p>
    <w:p w14:paraId="7F8B84A2" w14:textId="77777777" w:rsidR="00A844C6" w:rsidRDefault="00A844C6" w:rsidP="00CF6E6D">
      <w:pPr>
        <w:pStyle w:val="ListParagraph"/>
        <w:numPr>
          <w:ilvl w:val="2"/>
          <w:numId w:val="573"/>
        </w:numPr>
      </w:pPr>
      <w:r>
        <w:t>(Optional) BWP switching with [1] ms duration;</w:t>
      </w:r>
    </w:p>
    <w:p w14:paraId="266C3E47" w14:textId="77777777" w:rsidR="00A844C6" w:rsidRDefault="00A844C6" w:rsidP="00CF6E6D">
      <w:pPr>
        <w:pStyle w:val="ListParagraph"/>
        <w:numPr>
          <w:ilvl w:val="2"/>
          <w:numId w:val="573"/>
        </w:numPr>
      </w:pPr>
      <w:r>
        <w:t>(Optional) Intra-/inter-frequency RRM measurement in low SINR condition with [1] ms duration;</w:t>
      </w:r>
    </w:p>
    <w:p w14:paraId="219DF459" w14:textId="77777777" w:rsidR="00A844C6" w:rsidRDefault="00A844C6" w:rsidP="00CF6E6D">
      <w:pPr>
        <w:pStyle w:val="ListParagraph"/>
        <w:numPr>
          <w:ilvl w:val="0"/>
          <w:numId w:val="573"/>
        </w:numPr>
      </w:pPr>
      <w:r>
        <w:t>Note: The power component and parameter values for UE-assisted DL positioning is also applicable to the DL part of UE-assisted DL+UL positioning method.</w:t>
      </w:r>
    </w:p>
    <w:p w14:paraId="43B3C9E8" w14:textId="77777777" w:rsidR="00A844C6" w:rsidRDefault="00A844C6" w:rsidP="00CF6E6D">
      <w:pPr>
        <w:pStyle w:val="ListParagraph"/>
        <w:numPr>
          <w:ilvl w:val="0"/>
          <w:numId w:val="573"/>
        </w:numPr>
      </w:pPr>
      <w:r>
        <w:t>Note: Individual company may consider additional power components and different parameter values in bracket in the evaluation.</w:t>
      </w:r>
    </w:p>
    <w:p w14:paraId="63559F5F" w14:textId="77777777" w:rsidR="00A844C6" w:rsidRPr="008875B3" w:rsidRDefault="00A844C6" w:rsidP="00CF6E6D">
      <w:pPr>
        <w:pStyle w:val="ListParagraph"/>
        <w:numPr>
          <w:ilvl w:val="0"/>
          <w:numId w:val="573"/>
        </w:numPr>
      </w:pPr>
      <w:r w:rsidRPr="008875B3">
        <w:t>Note: Companies are encouraged to provide the assumption on the timeline between different power consumption events in the evaluation of potential enhancements to reduce the transition times between different power states and to extend the sleeping time as much as possible.</w:t>
      </w:r>
    </w:p>
    <w:p w14:paraId="52DFD4AE" w14:textId="77777777" w:rsidR="00A844C6" w:rsidRPr="00A844C6" w:rsidRDefault="00A844C6" w:rsidP="00A844C6">
      <w:pPr>
        <w:rPr>
          <w:bCs/>
          <w:lang w:eastAsia="x-none"/>
        </w:rPr>
      </w:pPr>
      <w:r w:rsidRPr="00A844C6">
        <w:rPr>
          <w:bCs/>
          <w:highlight w:val="green"/>
          <w:lang w:eastAsia="x-none"/>
        </w:rPr>
        <w:t>Agreement</w:t>
      </w:r>
    </w:p>
    <w:p w14:paraId="6FEEF911" w14:textId="77777777" w:rsidR="00A844C6" w:rsidRPr="008875B3" w:rsidRDefault="00A844C6" w:rsidP="00CF6E6D">
      <w:pPr>
        <w:pStyle w:val="ListParagraph"/>
        <w:numPr>
          <w:ilvl w:val="0"/>
          <w:numId w:val="574"/>
        </w:numPr>
      </w:pPr>
      <w:r>
        <w:t>For UL positioning, at least the following power components and parameter values are considered for the baseline evaluation of Rel-17 RRC_INACTIVE positioning:</w:t>
      </w:r>
    </w:p>
    <w:p w14:paraId="3DD5E38F" w14:textId="77777777" w:rsidR="00A844C6" w:rsidRDefault="00A844C6" w:rsidP="00CF6E6D">
      <w:pPr>
        <w:pStyle w:val="ListParagraph"/>
        <w:numPr>
          <w:ilvl w:val="1"/>
          <w:numId w:val="574"/>
        </w:numPr>
      </w:pPr>
      <w:r>
        <w:t>SSB proc. with 2 ms duration and the periodicity of I-DRX cycle;</w:t>
      </w:r>
    </w:p>
    <w:p w14:paraId="5187AB75" w14:textId="77777777" w:rsidR="00A844C6" w:rsidRDefault="00A844C6" w:rsidP="00CF6E6D">
      <w:pPr>
        <w:pStyle w:val="ListParagraph"/>
        <w:numPr>
          <w:ilvl w:val="1"/>
          <w:numId w:val="574"/>
        </w:numPr>
      </w:pPr>
      <w:r>
        <w:t>Paging with 2 ms duration, the periodicity of I-DRX cycle, and</w:t>
      </w:r>
      <w:r w:rsidRPr="008875B3">
        <w:t xml:space="preserve"> group </w:t>
      </w:r>
      <w:r>
        <w:t>paging rate of 10%;</w:t>
      </w:r>
    </w:p>
    <w:p w14:paraId="5CC97E6B" w14:textId="77777777" w:rsidR="00A844C6" w:rsidRDefault="00A844C6" w:rsidP="00CF6E6D">
      <w:pPr>
        <w:pStyle w:val="ListParagraph"/>
        <w:numPr>
          <w:ilvl w:val="1"/>
          <w:numId w:val="574"/>
        </w:numPr>
      </w:pPr>
      <w:r>
        <w:t>UL SRS for positioning transmission with 0.5 ms duration;</w:t>
      </w:r>
    </w:p>
    <w:p w14:paraId="3903C3AF" w14:textId="77777777" w:rsidR="00A844C6" w:rsidRDefault="00A844C6" w:rsidP="00CF6E6D">
      <w:pPr>
        <w:pStyle w:val="ListParagraph"/>
        <w:numPr>
          <w:ilvl w:val="1"/>
          <w:numId w:val="574"/>
        </w:numPr>
      </w:pPr>
      <w:r>
        <w:t>(Optional) BWP switching with [1] ms duration;</w:t>
      </w:r>
    </w:p>
    <w:p w14:paraId="6076F13B" w14:textId="77777777" w:rsidR="00A844C6" w:rsidRDefault="00A844C6" w:rsidP="00CF6E6D">
      <w:pPr>
        <w:pStyle w:val="ListParagraph"/>
        <w:numPr>
          <w:ilvl w:val="1"/>
          <w:numId w:val="574"/>
        </w:numPr>
      </w:pPr>
      <w:r>
        <w:t>(Optional) Intra-/inter-frequency RRM measurement in low SINR condition with [1] ms duration;</w:t>
      </w:r>
    </w:p>
    <w:p w14:paraId="4E114A69" w14:textId="77777777" w:rsidR="00A844C6" w:rsidRDefault="00A844C6" w:rsidP="00CF6E6D">
      <w:pPr>
        <w:pStyle w:val="ListParagraph"/>
        <w:numPr>
          <w:ilvl w:val="0"/>
          <w:numId w:val="574"/>
        </w:numPr>
      </w:pPr>
      <w:r>
        <w:t>Note: The power component and parameter values for UL positioning is also applicable to the UL part of UE-assisted DL+UL positioning method.</w:t>
      </w:r>
    </w:p>
    <w:p w14:paraId="08608028" w14:textId="77777777" w:rsidR="00A844C6" w:rsidRDefault="00A844C6" w:rsidP="00CF6E6D">
      <w:pPr>
        <w:pStyle w:val="ListParagraph"/>
        <w:numPr>
          <w:ilvl w:val="0"/>
          <w:numId w:val="574"/>
        </w:numPr>
      </w:pPr>
      <w:r>
        <w:t>Note: Individual company may consider additional power components and different parameter values in bracket in the evaluation.</w:t>
      </w:r>
    </w:p>
    <w:p w14:paraId="7921221E" w14:textId="77777777" w:rsidR="00A844C6" w:rsidRDefault="00A844C6" w:rsidP="00CF6E6D">
      <w:pPr>
        <w:pStyle w:val="ListParagraph"/>
        <w:numPr>
          <w:ilvl w:val="0"/>
          <w:numId w:val="574"/>
        </w:numPr>
      </w:pPr>
      <w:r w:rsidRPr="008875B3">
        <w:t>Note: Companies are encouraged to provide the assumption on the timeline between different power consumption events in the evaluation of potential enhancements to reduce the transition times between different power states and to extend the sleeping time as much as possible.</w:t>
      </w:r>
    </w:p>
    <w:p w14:paraId="61AEE6EA" w14:textId="0DDD94CC" w:rsidR="00C17A62" w:rsidRDefault="00C17A62" w:rsidP="00B05097">
      <w:pPr>
        <w:rPr>
          <w:lang w:eastAsia="x-none"/>
        </w:rPr>
      </w:pPr>
    </w:p>
    <w:p w14:paraId="08A21E45" w14:textId="6DD9AB1A" w:rsidR="00C17A62" w:rsidRPr="007F5957" w:rsidRDefault="00C17A62" w:rsidP="00B05097">
      <w:pPr>
        <w:rPr>
          <w:lang w:eastAsia="x-none"/>
        </w:rPr>
      </w:pPr>
      <w:r>
        <w:rPr>
          <w:lang w:eastAsia="x-none"/>
        </w:rPr>
        <w:t xml:space="preserve">Final summary in </w:t>
      </w:r>
      <w:hyperlink r:id="rId2399" w:history="1">
        <w:r w:rsidR="000B5C49">
          <w:rPr>
            <w:rStyle w:val="Hyperlink"/>
            <w:lang w:eastAsia="x-none"/>
          </w:rPr>
          <w:t>R1-2205594</w:t>
        </w:r>
      </w:hyperlink>
      <w:r>
        <w:rPr>
          <w:lang w:eastAsia="x-none"/>
        </w:rPr>
        <w:t>.</w:t>
      </w:r>
    </w:p>
    <w:p w14:paraId="4AE4DEA6" w14:textId="77777777" w:rsidR="008F4B8C" w:rsidRPr="003B3DC0" w:rsidRDefault="008F4B8C" w:rsidP="00C959BA">
      <w:pPr>
        <w:pStyle w:val="Heading3"/>
      </w:pPr>
      <w:bookmarkStart w:id="349" w:name="_Toc101357080"/>
      <w:bookmarkStart w:id="350" w:name="_Toc105521418"/>
      <w:r w:rsidRPr="003B3DC0">
        <w:t>Positioning for RedCap</w:t>
      </w:r>
      <w:r>
        <w:t xml:space="preserve"> UEs</w:t>
      </w:r>
      <w:bookmarkEnd w:id="349"/>
      <w:bookmarkEnd w:id="350"/>
    </w:p>
    <w:p w14:paraId="493E67C9" w14:textId="6FB5A1BC" w:rsidR="008F4B8C" w:rsidRDefault="008F4B8C" w:rsidP="008F4B8C">
      <w:pPr>
        <w:rPr>
          <w:bCs/>
          <w:i/>
        </w:rPr>
      </w:pPr>
      <w:r w:rsidRPr="003B3DC0">
        <w:rPr>
          <w:bCs/>
          <w:i/>
        </w:rPr>
        <w:t>Including performance evaluation of existing positioning procedures and measurements with RedCap UEs. The result of the evaluation will be used to assess the necessity of enhancements and, if needed, identify enhancements.</w:t>
      </w:r>
    </w:p>
    <w:p w14:paraId="260A91D3" w14:textId="77777777" w:rsidR="00C959BA" w:rsidRDefault="00C959BA" w:rsidP="00C959BA"/>
    <w:p w14:paraId="7A206FEB" w14:textId="205CB40A" w:rsidR="008F4B8C" w:rsidRDefault="001B5688" w:rsidP="008F4B8C">
      <w:pPr>
        <w:rPr>
          <w:b/>
        </w:rPr>
      </w:pPr>
      <w:hyperlink r:id="rId2400" w:history="1">
        <w:r w:rsidR="000B5C49">
          <w:rPr>
            <w:rStyle w:val="Hyperlink"/>
            <w:b/>
          </w:rPr>
          <w:t>R1-2203168</w:t>
        </w:r>
      </w:hyperlink>
      <w:r w:rsidR="008F4B8C" w:rsidRPr="00301105">
        <w:rPr>
          <w:b/>
        </w:rPr>
        <w:tab/>
        <w:t>Discussion on RedCap positioning</w:t>
      </w:r>
      <w:r w:rsidR="008F4B8C" w:rsidRPr="00301105">
        <w:rPr>
          <w:b/>
        </w:rPr>
        <w:tab/>
        <w:t>Huawei, HiSilicon</w:t>
      </w:r>
    </w:p>
    <w:p w14:paraId="4A7BF6FF" w14:textId="483705F9" w:rsidR="00301105" w:rsidRPr="00301105" w:rsidRDefault="00301105" w:rsidP="00CF6E6D">
      <w:pPr>
        <w:pStyle w:val="ListParagraph"/>
        <w:numPr>
          <w:ilvl w:val="0"/>
          <w:numId w:val="200"/>
        </w:numPr>
        <w:rPr>
          <w:sz w:val="18"/>
          <w:szCs w:val="18"/>
        </w:rPr>
      </w:pPr>
      <w:r w:rsidRPr="00301105">
        <w:rPr>
          <w:sz w:val="18"/>
          <w:szCs w:val="18"/>
        </w:rPr>
        <w:t>Proposal</w:t>
      </w:r>
      <w:r>
        <w:rPr>
          <w:sz w:val="18"/>
          <w:szCs w:val="18"/>
        </w:rPr>
        <w:t xml:space="preserve"> 1</w:t>
      </w:r>
      <w:r w:rsidRPr="00301105">
        <w:rPr>
          <w:sz w:val="18"/>
          <w:szCs w:val="18"/>
        </w:rPr>
        <w:t>: Set the following target requirements for RedCap positioning:</w:t>
      </w:r>
    </w:p>
    <w:p w14:paraId="10BF8435" w14:textId="77777777" w:rsidR="00301105" w:rsidRPr="00301105" w:rsidRDefault="00301105" w:rsidP="00CF6E6D">
      <w:pPr>
        <w:pStyle w:val="ListParagraph"/>
        <w:numPr>
          <w:ilvl w:val="1"/>
          <w:numId w:val="200"/>
        </w:numPr>
        <w:spacing w:after="0"/>
        <w:ind w:hanging="357"/>
        <w:rPr>
          <w:sz w:val="18"/>
          <w:szCs w:val="18"/>
        </w:rPr>
      </w:pPr>
      <w:r w:rsidRPr="00301105">
        <w:rPr>
          <w:sz w:val="18"/>
          <w:szCs w:val="18"/>
        </w:rPr>
        <w:t>Horizontal positioning accuracy: &lt;1m</w:t>
      </w:r>
    </w:p>
    <w:p w14:paraId="1E3FAA7D" w14:textId="77777777" w:rsidR="00301105" w:rsidRPr="00301105" w:rsidRDefault="00301105" w:rsidP="00CF6E6D">
      <w:pPr>
        <w:pStyle w:val="ListParagraph"/>
        <w:numPr>
          <w:ilvl w:val="1"/>
          <w:numId w:val="200"/>
        </w:numPr>
        <w:spacing w:after="0"/>
        <w:ind w:hanging="357"/>
        <w:rPr>
          <w:sz w:val="18"/>
          <w:szCs w:val="18"/>
        </w:rPr>
      </w:pPr>
      <w:r w:rsidRPr="00301105">
        <w:rPr>
          <w:sz w:val="18"/>
          <w:szCs w:val="18"/>
        </w:rPr>
        <w:t>Vertical positioning accuracy: &lt;3m</w:t>
      </w:r>
    </w:p>
    <w:p w14:paraId="632B9EF3" w14:textId="34DAD23E" w:rsidR="00301105" w:rsidRPr="00301105" w:rsidRDefault="00301105" w:rsidP="00CF6E6D">
      <w:pPr>
        <w:pStyle w:val="ListParagraph"/>
        <w:numPr>
          <w:ilvl w:val="0"/>
          <w:numId w:val="200"/>
        </w:numPr>
        <w:spacing w:after="0"/>
        <w:ind w:hanging="357"/>
        <w:rPr>
          <w:sz w:val="18"/>
          <w:szCs w:val="18"/>
          <w:lang w:eastAsia="zh-CN"/>
        </w:rPr>
      </w:pPr>
      <w:r w:rsidRPr="00301105">
        <w:rPr>
          <w:sz w:val="18"/>
          <w:szCs w:val="18"/>
        </w:rPr>
        <w:t>Proposal</w:t>
      </w:r>
      <w:r>
        <w:rPr>
          <w:sz w:val="18"/>
          <w:szCs w:val="18"/>
        </w:rPr>
        <w:t xml:space="preserve"> 2</w:t>
      </w:r>
      <w:r w:rsidRPr="00301105">
        <w:rPr>
          <w:sz w:val="18"/>
          <w:szCs w:val="18"/>
        </w:rPr>
        <w:t xml:space="preserve">: Identify positioning solutions suitable for RedCap UEs </w:t>
      </w:r>
      <w:r w:rsidRPr="00301105">
        <w:rPr>
          <w:sz w:val="18"/>
          <w:szCs w:val="18"/>
          <w:lang w:eastAsia="zh-CN"/>
        </w:rPr>
        <w:t>to achieve high accuracy positioning, i.e., sub-meter positioning accuracy.</w:t>
      </w:r>
    </w:p>
    <w:p w14:paraId="694DED44" w14:textId="77777777" w:rsidR="00301105" w:rsidRDefault="00301105" w:rsidP="00301105">
      <w:r w:rsidRPr="00982469">
        <w:rPr>
          <w:b/>
          <w:bCs/>
        </w:rPr>
        <w:t>Decision:</w:t>
      </w:r>
      <w:r>
        <w:t xml:space="preserve"> The document is noted.</w:t>
      </w:r>
    </w:p>
    <w:p w14:paraId="6D943513" w14:textId="77777777" w:rsidR="00301105" w:rsidRPr="00ED6D9B" w:rsidRDefault="00301105" w:rsidP="00301105"/>
    <w:p w14:paraId="1526FF12" w14:textId="36A9A77C" w:rsidR="00301105" w:rsidRDefault="001B5688" w:rsidP="00301105">
      <w:pPr>
        <w:rPr>
          <w:b/>
        </w:rPr>
      </w:pPr>
      <w:hyperlink r:id="rId2401" w:history="1">
        <w:r w:rsidR="000B5C49">
          <w:rPr>
            <w:rStyle w:val="Hyperlink"/>
            <w:b/>
          </w:rPr>
          <w:t>R1-2203968</w:t>
        </w:r>
      </w:hyperlink>
      <w:r w:rsidR="00301105" w:rsidRPr="00301105">
        <w:rPr>
          <w:b/>
        </w:rPr>
        <w:tab/>
        <w:t>Discussion on Positioning for RedCap U</w:t>
      </w:r>
      <w:r w:rsidR="00301105">
        <w:rPr>
          <w:b/>
        </w:rPr>
        <w:t>E</w:t>
      </w:r>
      <w:r w:rsidR="00301105" w:rsidRPr="00301105">
        <w:rPr>
          <w:b/>
        </w:rPr>
        <w:t>s</w:t>
      </w:r>
      <w:r w:rsidR="00301105" w:rsidRPr="00301105">
        <w:rPr>
          <w:b/>
        </w:rPr>
        <w:tab/>
        <w:t>OPPO</w:t>
      </w:r>
    </w:p>
    <w:p w14:paraId="68D1027F" w14:textId="77777777" w:rsidR="00301105" w:rsidRPr="00301105" w:rsidRDefault="00301105" w:rsidP="00CF6E6D">
      <w:pPr>
        <w:pStyle w:val="ListParagraph"/>
        <w:numPr>
          <w:ilvl w:val="0"/>
          <w:numId w:val="201"/>
        </w:numPr>
        <w:spacing w:after="0"/>
        <w:ind w:left="714" w:hanging="357"/>
        <w:rPr>
          <w:sz w:val="18"/>
          <w:szCs w:val="18"/>
        </w:rPr>
      </w:pPr>
      <w:r w:rsidRPr="00301105">
        <w:rPr>
          <w:sz w:val="18"/>
          <w:szCs w:val="18"/>
        </w:rPr>
        <w:t>Proposal 1: Regarding the positioning support for RedCap UEs, support the following two categories of use cases:</w:t>
      </w:r>
    </w:p>
    <w:p w14:paraId="3559B527" w14:textId="77777777" w:rsidR="00301105" w:rsidRPr="00301105" w:rsidRDefault="00301105" w:rsidP="00CF6E6D">
      <w:pPr>
        <w:pStyle w:val="ListParagraph"/>
        <w:numPr>
          <w:ilvl w:val="1"/>
          <w:numId w:val="201"/>
        </w:numPr>
        <w:spacing w:after="0"/>
        <w:rPr>
          <w:sz w:val="18"/>
          <w:szCs w:val="18"/>
        </w:rPr>
      </w:pPr>
      <w:r w:rsidRPr="00301105">
        <w:rPr>
          <w:sz w:val="18"/>
          <w:szCs w:val="18"/>
        </w:rPr>
        <w:t>Commercial use cases mainly for wearables</w:t>
      </w:r>
    </w:p>
    <w:p w14:paraId="4D876C0A" w14:textId="77777777" w:rsidR="00301105" w:rsidRPr="00301105" w:rsidRDefault="00301105" w:rsidP="00CF6E6D">
      <w:pPr>
        <w:pStyle w:val="ListParagraph"/>
        <w:numPr>
          <w:ilvl w:val="1"/>
          <w:numId w:val="201"/>
        </w:numPr>
        <w:spacing w:after="0"/>
        <w:rPr>
          <w:sz w:val="18"/>
          <w:szCs w:val="18"/>
        </w:rPr>
      </w:pPr>
      <w:r w:rsidRPr="00301105">
        <w:rPr>
          <w:sz w:val="18"/>
          <w:szCs w:val="18"/>
        </w:rPr>
        <w:t xml:space="preserve">IIoT use cases mainly for industrial wireless sensors </w:t>
      </w:r>
    </w:p>
    <w:p w14:paraId="5F48916D" w14:textId="77777777" w:rsidR="00301105" w:rsidRPr="00301105" w:rsidRDefault="00301105" w:rsidP="00CF6E6D">
      <w:pPr>
        <w:pStyle w:val="ListParagraph"/>
        <w:numPr>
          <w:ilvl w:val="0"/>
          <w:numId w:val="201"/>
        </w:numPr>
        <w:spacing w:after="0"/>
        <w:ind w:left="714" w:hanging="357"/>
        <w:rPr>
          <w:sz w:val="18"/>
          <w:szCs w:val="18"/>
        </w:rPr>
      </w:pPr>
      <w:r w:rsidRPr="00301105">
        <w:rPr>
          <w:sz w:val="18"/>
          <w:szCs w:val="18"/>
        </w:rPr>
        <w:t>Proposal 2: To evaluate positioning performance of RedCap UEs, support the following scenarios and evaluation assumptions:</w:t>
      </w:r>
    </w:p>
    <w:p w14:paraId="7DFFDB9C" w14:textId="77777777" w:rsidR="00301105" w:rsidRPr="00301105" w:rsidRDefault="00301105" w:rsidP="00CF6E6D">
      <w:pPr>
        <w:pStyle w:val="ListParagraph"/>
        <w:numPr>
          <w:ilvl w:val="1"/>
          <w:numId w:val="201"/>
        </w:numPr>
        <w:spacing w:after="0"/>
        <w:rPr>
          <w:sz w:val="18"/>
          <w:szCs w:val="18"/>
        </w:rPr>
      </w:pPr>
      <w:r w:rsidRPr="00301105">
        <w:rPr>
          <w:sz w:val="18"/>
          <w:szCs w:val="18"/>
        </w:rPr>
        <w:t>For commercial use cases, select one or two of the following cases defined in Section 6.1 of TR 38.855</w:t>
      </w:r>
    </w:p>
    <w:p w14:paraId="5B98E7C8" w14:textId="77777777" w:rsidR="00301105" w:rsidRPr="00301105" w:rsidRDefault="00301105" w:rsidP="00CF6E6D">
      <w:pPr>
        <w:pStyle w:val="ListParagraph"/>
        <w:numPr>
          <w:ilvl w:val="2"/>
          <w:numId w:val="201"/>
        </w:numPr>
        <w:spacing w:after="0"/>
        <w:rPr>
          <w:sz w:val="18"/>
          <w:szCs w:val="18"/>
        </w:rPr>
      </w:pPr>
      <w:r w:rsidRPr="00301105">
        <w:rPr>
          <w:sz w:val="18"/>
          <w:szCs w:val="18"/>
        </w:rPr>
        <w:lastRenderedPageBreak/>
        <w:t xml:space="preserve">Case 1: Indoor Office </w:t>
      </w:r>
    </w:p>
    <w:p w14:paraId="1400C418" w14:textId="77777777" w:rsidR="00301105" w:rsidRPr="00301105" w:rsidRDefault="00301105" w:rsidP="00CF6E6D">
      <w:pPr>
        <w:pStyle w:val="ListParagraph"/>
        <w:numPr>
          <w:ilvl w:val="2"/>
          <w:numId w:val="201"/>
        </w:numPr>
        <w:spacing w:after="0"/>
        <w:rPr>
          <w:sz w:val="18"/>
          <w:szCs w:val="18"/>
        </w:rPr>
      </w:pPr>
      <w:r w:rsidRPr="00301105">
        <w:rPr>
          <w:sz w:val="18"/>
          <w:szCs w:val="18"/>
        </w:rPr>
        <w:t xml:space="preserve">Case 2: UMi street canyon </w:t>
      </w:r>
    </w:p>
    <w:p w14:paraId="7C6F776D" w14:textId="77777777" w:rsidR="00301105" w:rsidRPr="00301105" w:rsidRDefault="00301105" w:rsidP="00CF6E6D">
      <w:pPr>
        <w:pStyle w:val="ListParagraph"/>
        <w:numPr>
          <w:ilvl w:val="1"/>
          <w:numId w:val="201"/>
        </w:numPr>
        <w:spacing w:after="0"/>
        <w:rPr>
          <w:sz w:val="18"/>
          <w:szCs w:val="18"/>
        </w:rPr>
      </w:pPr>
      <w:r w:rsidRPr="00301105">
        <w:rPr>
          <w:sz w:val="18"/>
          <w:szCs w:val="18"/>
        </w:rPr>
        <w:t>For IIoT use cases, select one or two of the following cases defined in Section 6 of TR 38.857</w:t>
      </w:r>
    </w:p>
    <w:p w14:paraId="5B457EF7" w14:textId="77777777" w:rsidR="00301105" w:rsidRPr="00301105" w:rsidRDefault="00301105" w:rsidP="00CF6E6D">
      <w:pPr>
        <w:pStyle w:val="ListParagraph"/>
        <w:numPr>
          <w:ilvl w:val="2"/>
          <w:numId w:val="201"/>
        </w:numPr>
        <w:spacing w:after="0"/>
        <w:rPr>
          <w:sz w:val="18"/>
          <w:szCs w:val="18"/>
        </w:rPr>
      </w:pPr>
      <w:r w:rsidRPr="00301105">
        <w:rPr>
          <w:sz w:val="18"/>
          <w:szCs w:val="18"/>
        </w:rPr>
        <w:t>Case 3: InF-SH</w:t>
      </w:r>
    </w:p>
    <w:p w14:paraId="1424B901" w14:textId="77777777" w:rsidR="00301105" w:rsidRPr="00301105" w:rsidRDefault="00301105" w:rsidP="00CF6E6D">
      <w:pPr>
        <w:pStyle w:val="ListParagraph"/>
        <w:numPr>
          <w:ilvl w:val="2"/>
          <w:numId w:val="201"/>
        </w:numPr>
        <w:spacing w:after="0"/>
        <w:rPr>
          <w:sz w:val="18"/>
          <w:szCs w:val="18"/>
        </w:rPr>
      </w:pPr>
      <w:r w:rsidRPr="00301105">
        <w:rPr>
          <w:sz w:val="18"/>
          <w:szCs w:val="18"/>
        </w:rPr>
        <w:t>Case 4: InF-DH</w:t>
      </w:r>
    </w:p>
    <w:p w14:paraId="5FDA04B9" w14:textId="77777777" w:rsidR="00301105" w:rsidRPr="00301105" w:rsidRDefault="00301105" w:rsidP="00CF6E6D">
      <w:pPr>
        <w:pStyle w:val="ListParagraph"/>
        <w:numPr>
          <w:ilvl w:val="1"/>
          <w:numId w:val="201"/>
        </w:numPr>
        <w:spacing w:after="0"/>
        <w:rPr>
          <w:sz w:val="18"/>
          <w:szCs w:val="18"/>
        </w:rPr>
      </w:pPr>
      <w:r w:rsidRPr="00301105">
        <w:rPr>
          <w:sz w:val="18"/>
          <w:szCs w:val="18"/>
        </w:rPr>
        <w:t>FR1 is the first priority</w:t>
      </w:r>
    </w:p>
    <w:p w14:paraId="49F4113C" w14:textId="77777777" w:rsidR="00301105" w:rsidRPr="00301105" w:rsidRDefault="00301105" w:rsidP="00CF6E6D">
      <w:pPr>
        <w:pStyle w:val="ListParagraph"/>
        <w:numPr>
          <w:ilvl w:val="1"/>
          <w:numId w:val="201"/>
        </w:numPr>
        <w:spacing w:after="0"/>
        <w:rPr>
          <w:sz w:val="18"/>
          <w:szCs w:val="18"/>
        </w:rPr>
      </w:pPr>
      <w:r w:rsidRPr="00301105">
        <w:rPr>
          <w:sz w:val="18"/>
          <w:szCs w:val="18"/>
        </w:rPr>
        <w:t>For the detailed information of evaluation assumptions for each case, refer to TR 38.855 and TR 38.857.</w:t>
      </w:r>
    </w:p>
    <w:p w14:paraId="33461772" w14:textId="77777777" w:rsidR="00301105" w:rsidRPr="00301105" w:rsidRDefault="00301105" w:rsidP="00CF6E6D">
      <w:pPr>
        <w:pStyle w:val="ListParagraph"/>
        <w:numPr>
          <w:ilvl w:val="0"/>
          <w:numId w:val="201"/>
        </w:numPr>
        <w:spacing w:after="0"/>
        <w:ind w:left="714" w:hanging="357"/>
        <w:rPr>
          <w:sz w:val="18"/>
          <w:szCs w:val="18"/>
        </w:rPr>
      </w:pPr>
      <w:r w:rsidRPr="00301105">
        <w:rPr>
          <w:sz w:val="18"/>
          <w:szCs w:val="18"/>
        </w:rPr>
        <w:t xml:space="preserve">Proposal 3: The support of positioning for RedCap UEs and any potential enhancement should not have large impact on the cost of RedCap UEs. </w:t>
      </w:r>
    </w:p>
    <w:p w14:paraId="22FE326E" w14:textId="77777777" w:rsidR="00301105" w:rsidRPr="00301105" w:rsidRDefault="00301105" w:rsidP="00CF6E6D">
      <w:pPr>
        <w:pStyle w:val="ListParagraph"/>
        <w:numPr>
          <w:ilvl w:val="0"/>
          <w:numId w:val="201"/>
        </w:numPr>
        <w:spacing w:after="0"/>
        <w:ind w:left="714" w:hanging="357"/>
        <w:rPr>
          <w:sz w:val="18"/>
          <w:szCs w:val="18"/>
        </w:rPr>
      </w:pPr>
      <w:r w:rsidRPr="00301105">
        <w:rPr>
          <w:sz w:val="18"/>
          <w:szCs w:val="18"/>
        </w:rPr>
        <w:t>Proposal 4: The requirements of positioning performance for RedCap UE should be lower than that of normal UEs.</w:t>
      </w:r>
    </w:p>
    <w:p w14:paraId="0CE15A6A" w14:textId="77777777" w:rsidR="00301105" w:rsidRPr="00301105" w:rsidRDefault="00301105" w:rsidP="00CF6E6D">
      <w:pPr>
        <w:pStyle w:val="ListParagraph"/>
        <w:numPr>
          <w:ilvl w:val="1"/>
          <w:numId w:val="201"/>
        </w:numPr>
        <w:spacing w:after="0"/>
        <w:rPr>
          <w:sz w:val="18"/>
          <w:szCs w:val="18"/>
        </w:rPr>
      </w:pPr>
      <w:r w:rsidRPr="00301105">
        <w:rPr>
          <w:sz w:val="18"/>
          <w:szCs w:val="18"/>
        </w:rPr>
        <w:t xml:space="preserve">FFS: the exact values of requirements </w:t>
      </w:r>
    </w:p>
    <w:p w14:paraId="69C4FEE7" w14:textId="77777777" w:rsidR="00301105" w:rsidRDefault="00301105" w:rsidP="00301105">
      <w:r w:rsidRPr="00982469">
        <w:rPr>
          <w:b/>
          <w:bCs/>
        </w:rPr>
        <w:t>Decision:</w:t>
      </w:r>
      <w:r>
        <w:t xml:space="preserve"> The document is noted.</w:t>
      </w:r>
    </w:p>
    <w:p w14:paraId="4573DE6D" w14:textId="77777777" w:rsidR="00301105" w:rsidRPr="00ED6D9B" w:rsidRDefault="00301105" w:rsidP="00301105"/>
    <w:p w14:paraId="679FF4DF" w14:textId="5C445B1F" w:rsidR="00301105" w:rsidRDefault="001B5688" w:rsidP="00301105">
      <w:pPr>
        <w:rPr>
          <w:b/>
        </w:rPr>
      </w:pPr>
      <w:hyperlink r:id="rId2402" w:history="1">
        <w:r w:rsidR="000B5C49">
          <w:rPr>
            <w:rStyle w:val="Hyperlink"/>
            <w:b/>
          </w:rPr>
          <w:t>R1-2205042</w:t>
        </w:r>
      </w:hyperlink>
      <w:r w:rsidR="00301105" w:rsidRPr="00301105">
        <w:rPr>
          <w:b/>
        </w:rPr>
        <w:tab/>
        <w:t>Positioning for Reduced Capabilities UEs</w:t>
      </w:r>
      <w:r w:rsidR="00301105" w:rsidRPr="00301105">
        <w:rPr>
          <w:b/>
        </w:rPr>
        <w:tab/>
        <w:t>Qualcomm Incorporated</w:t>
      </w:r>
    </w:p>
    <w:p w14:paraId="438B9E65" w14:textId="77777777" w:rsidR="00301105" w:rsidRPr="00301105" w:rsidRDefault="00301105" w:rsidP="00CF6E6D">
      <w:pPr>
        <w:pStyle w:val="ListParagraph"/>
        <w:numPr>
          <w:ilvl w:val="0"/>
          <w:numId w:val="202"/>
        </w:numPr>
        <w:spacing w:after="0"/>
        <w:ind w:left="714" w:hanging="357"/>
        <w:rPr>
          <w:sz w:val="18"/>
          <w:szCs w:val="18"/>
          <w:lang w:val="en-US"/>
        </w:rPr>
      </w:pPr>
      <w:r w:rsidRPr="00301105">
        <w:rPr>
          <w:sz w:val="18"/>
          <w:szCs w:val="18"/>
          <w:lang w:val="en-US"/>
        </w:rPr>
        <w:t xml:space="preserve">Proposal 1: Send LS to RAN4 to ask them to include positioning requirements derived using simulation assumptions wherein 1 Rx is assumed at the UE. </w:t>
      </w:r>
    </w:p>
    <w:p w14:paraId="5E48508C" w14:textId="77777777" w:rsidR="00301105" w:rsidRPr="00301105" w:rsidRDefault="00301105" w:rsidP="00CF6E6D">
      <w:pPr>
        <w:pStyle w:val="ListParagraph"/>
        <w:numPr>
          <w:ilvl w:val="0"/>
          <w:numId w:val="202"/>
        </w:numPr>
        <w:spacing w:after="0"/>
        <w:ind w:left="714" w:hanging="357"/>
        <w:rPr>
          <w:sz w:val="18"/>
          <w:szCs w:val="18"/>
          <w:lang w:val="en-US"/>
        </w:rPr>
      </w:pPr>
      <w:r w:rsidRPr="00301105">
        <w:rPr>
          <w:sz w:val="18"/>
          <w:szCs w:val="18"/>
          <w:lang w:val="en-US"/>
        </w:rPr>
        <w:t xml:space="preserve">Proposal 2: For TDD scenarios, </w:t>
      </w:r>
    </w:p>
    <w:p w14:paraId="1746EC1E" w14:textId="77777777" w:rsidR="00301105" w:rsidRPr="00301105" w:rsidRDefault="00301105" w:rsidP="00CF6E6D">
      <w:pPr>
        <w:pStyle w:val="ListParagraph"/>
        <w:numPr>
          <w:ilvl w:val="1"/>
          <w:numId w:val="202"/>
        </w:numPr>
        <w:spacing w:after="0"/>
        <w:rPr>
          <w:sz w:val="18"/>
          <w:szCs w:val="18"/>
          <w:lang w:val="en-US"/>
        </w:rPr>
      </w:pPr>
      <w:r w:rsidRPr="00301105">
        <w:rPr>
          <w:sz w:val="18"/>
          <w:szCs w:val="18"/>
          <w:lang w:val="en-US"/>
        </w:rPr>
        <w:t xml:space="preserve">We propose to reuse NR Rel-16/17 Evaluation assumptions for InH, and UMI FR1 scenarios as agreed in RAN1 #94-Bis for 4 GHz and 2 GHz. </w:t>
      </w:r>
    </w:p>
    <w:p w14:paraId="16DD0BE6" w14:textId="77777777" w:rsidR="00301105" w:rsidRPr="00301105" w:rsidRDefault="00301105" w:rsidP="00CF6E6D">
      <w:pPr>
        <w:pStyle w:val="ListParagraph"/>
        <w:numPr>
          <w:ilvl w:val="2"/>
          <w:numId w:val="202"/>
        </w:numPr>
        <w:spacing w:after="0"/>
        <w:rPr>
          <w:sz w:val="18"/>
          <w:szCs w:val="18"/>
          <w:lang w:val="en-US"/>
        </w:rPr>
      </w:pPr>
      <w:r w:rsidRPr="00301105">
        <w:rPr>
          <w:sz w:val="18"/>
          <w:szCs w:val="18"/>
          <w:lang w:val="en-US"/>
        </w:rPr>
        <w:t xml:space="preserve">Support adding optionally to evaluate the UMI FR1 cases with DeltaTau modeling similar to the one introduced for InF scenarios. </w:t>
      </w:r>
    </w:p>
    <w:p w14:paraId="391E3798" w14:textId="77777777" w:rsidR="00301105" w:rsidRPr="00301105" w:rsidRDefault="00301105" w:rsidP="00CF6E6D">
      <w:pPr>
        <w:pStyle w:val="ListParagraph"/>
        <w:numPr>
          <w:ilvl w:val="1"/>
          <w:numId w:val="202"/>
        </w:numPr>
        <w:spacing w:after="0"/>
        <w:rPr>
          <w:sz w:val="18"/>
          <w:szCs w:val="18"/>
          <w:lang w:val="en-US"/>
        </w:rPr>
      </w:pPr>
      <w:r w:rsidRPr="00301105">
        <w:rPr>
          <w:sz w:val="18"/>
          <w:szCs w:val="18"/>
          <w:lang w:val="en-US"/>
        </w:rPr>
        <w:t>For FR1 FDD scenario introduce a new Urban Macro at 700 MHz with 500m ISD according to the simulation assumptions shown below.</w:t>
      </w:r>
    </w:p>
    <w:p w14:paraId="57478F2B" w14:textId="77777777" w:rsidR="00301105" w:rsidRPr="00301105" w:rsidRDefault="00301105" w:rsidP="00CF6E6D">
      <w:pPr>
        <w:pStyle w:val="ListParagraph"/>
        <w:numPr>
          <w:ilvl w:val="1"/>
          <w:numId w:val="202"/>
        </w:numPr>
        <w:spacing w:after="0"/>
        <w:rPr>
          <w:sz w:val="18"/>
          <w:szCs w:val="18"/>
          <w:lang w:val="en-US"/>
        </w:rPr>
      </w:pPr>
      <w:r w:rsidRPr="00301105">
        <w:rPr>
          <w:sz w:val="18"/>
          <w:szCs w:val="18"/>
          <w:lang w:val="en-US"/>
        </w:rPr>
        <w:t>For FR2 TDD Redcap, reuse the NR Rel-16/17 FR2 simulation assumptions with 100 MHz PRS bandwidth.</w:t>
      </w:r>
    </w:p>
    <w:p w14:paraId="7F350A42" w14:textId="77777777" w:rsidR="00301105" w:rsidRPr="00301105" w:rsidRDefault="00301105" w:rsidP="00CF6E6D">
      <w:pPr>
        <w:pStyle w:val="ListParagraph"/>
        <w:numPr>
          <w:ilvl w:val="0"/>
          <w:numId w:val="202"/>
        </w:numPr>
        <w:spacing w:after="0"/>
        <w:ind w:left="714" w:hanging="357"/>
        <w:rPr>
          <w:rFonts w:eastAsia="Malgun Gothic"/>
          <w:sz w:val="18"/>
          <w:szCs w:val="18"/>
        </w:rPr>
      </w:pPr>
      <w:r w:rsidRPr="00301105">
        <w:rPr>
          <w:rFonts w:eastAsia="Malgun Gothic"/>
          <w:sz w:val="18"/>
          <w:szCs w:val="18"/>
        </w:rPr>
        <w:t xml:space="preserve">Proposal 3: Support Enhancements for Redcap devices, in both FR1 and FR2, to enable reaching a horizontal accuracy performance close to the NR Rel-17 positioning requirements at least in a subset of evaluation scenarios. </w:t>
      </w:r>
    </w:p>
    <w:p w14:paraId="5668EE49" w14:textId="77777777" w:rsidR="00301105" w:rsidRPr="00301105" w:rsidRDefault="00301105" w:rsidP="00CF6E6D">
      <w:pPr>
        <w:pStyle w:val="ListParagraph"/>
        <w:numPr>
          <w:ilvl w:val="0"/>
          <w:numId w:val="202"/>
        </w:numPr>
        <w:spacing w:after="0"/>
        <w:ind w:left="714" w:hanging="357"/>
        <w:rPr>
          <w:sz w:val="18"/>
          <w:szCs w:val="18"/>
          <w:lang w:val="en-US"/>
        </w:rPr>
      </w:pPr>
      <w:r w:rsidRPr="00301105">
        <w:rPr>
          <w:sz w:val="18"/>
          <w:szCs w:val="18"/>
          <w:lang w:val="en-US"/>
        </w:rPr>
        <w:t>Proposal 4: Study inter &amp; intra-slot repetition of a DL PRS resource for the purpose of enabling receive PRS hopping for both FR1 and FR2.</w:t>
      </w:r>
    </w:p>
    <w:p w14:paraId="128A4D2D" w14:textId="77777777" w:rsidR="00301105" w:rsidRPr="00301105" w:rsidRDefault="00301105" w:rsidP="00CF6E6D">
      <w:pPr>
        <w:pStyle w:val="ListParagraph"/>
        <w:numPr>
          <w:ilvl w:val="0"/>
          <w:numId w:val="202"/>
        </w:numPr>
        <w:spacing w:after="0"/>
        <w:ind w:left="714" w:hanging="357"/>
        <w:rPr>
          <w:sz w:val="18"/>
          <w:szCs w:val="18"/>
          <w:lang w:val="en-US"/>
        </w:rPr>
      </w:pPr>
      <w:r w:rsidRPr="00301105">
        <w:rPr>
          <w:sz w:val="18"/>
          <w:szCs w:val="18"/>
          <w:lang w:val="en-US"/>
        </w:rPr>
        <w:t>Proposal 5: Study inter &amp; intra-slot repetition of a SRS resource for positioning for the purpose of enabling transmit SRS hopping for both FR1 and FR2.</w:t>
      </w:r>
    </w:p>
    <w:p w14:paraId="6F91BC69" w14:textId="77777777" w:rsidR="00301105" w:rsidRPr="00301105" w:rsidRDefault="00301105" w:rsidP="00CF6E6D">
      <w:pPr>
        <w:pStyle w:val="ListParagraph"/>
        <w:numPr>
          <w:ilvl w:val="0"/>
          <w:numId w:val="202"/>
        </w:numPr>
        <w:spacing w:after="0"/>
        <w:ind w:left="714" w:hanging="357"/>
        <w:rPr>
          <w:sz w:val="18"/>
          <w:szCs w:val="18"/>
          <w:lang w:val="en-US"/>
        </w:rPr>
      </w:pPr>
      <w:r w:rsidRPr="00301105">
        <w:rPr>
          <w:sz w:val="18"/>
          <w:szCs w:val="18"/>
          <w:lang w:val="en-US"/>
        </w:rPr>
        <w:t>Proposal 6: Study PRS/SRS overlapping configuration for the purpose of enabling phase estimation across PRS hops both FR1 and FR2.</w:t>
      </w:r>
    </w:p>
    <w:p w14:paraId="2A07B9FB" w14:textId="77777777" w:rsidR="00301105" w:rsidRPr="00301105" w:rsidRDefault="00301105" w:rsidP="00CF6E6D">
      <w:pPr>
        <w:pStyle w:val="ListParagraph"/>
        <w:numPr>
          <w:ilvl w:val="0"/>
          <w:numId w:val="202"/>
        </w:numPr>
        <w:spacing w:after="0"/>
        <w:ind w:left="714" w:hanging="357"/>
        <w:rPr>
          <w:sz w:val="18"/>
          <w:szCs w:val="18"/>
          <w:lang w:val="en-US"/>
        </w:rPr>
      </w:pPr>
      <w:r w:rsidRPr="00301105">
        <w:rPr>
          <w:sz w:val="18"/>
          <w:szCs w:val="18"/>
          <w:lang w:val="en-US"/>
        </w:rPr>
        <w:t>Proposal 7: Study DL-PRS/ SRS resource configuration for the purpose of enabling transmitter PRS hopping.</w:t>
      </w:r>
    </w:p>
    <w:p w14:paraId="19E8AB02" w14:textId="77777777" w:rsidR="00301105" w:rsidRPr="00301105" w:rsidRDefault="00301105" w:rsidP="00CF6E6D">
      <w:pPr>
        <w:pStyle w:val="ListParagraph"/>
        <w:numPr>
          <w:ilvl w:val="0"/>
          <w:numId w:val="202"/>
        </w:numPr>
        <w:spacing w:after="0"/>
        <w:ind w:left="714" w:hanging="357"/>
        <w:rPr>
          <w:sz w:val="18"/>
          <w:szCs w:val="18"/>
          <w:lang w:val="en-US"/>
        </w:rPr>
      </w:pPr>
      <w:r w:rsidRPr="00301105">
        <w:rPr>
          <w:sz w:val="18"/>
          <w:szCs w:val="18"/>
          <w:lang w:val="en-US"/>
        </w:rPr>
        <w:t xml:space="preserve">Proposal 8: For the purpose of Redcap positioning enhancements, study supporting Phase-Difference AoD. </w:t>
      </w:r>
    </w:p>
    <w:p w14:paraId="0DF53516" w14:textId="77777777" w:rsidR="00301105" w:rsidRPr="00301105" w:rsidRDefault="00301105" w:rsidP="00CF6E6D">
      <w:pPr>
        <w:pStyle w:val="ListParagraph"/>
        <w:numPr>
          <w:ilvl w:val="0"/>
          <w:numId w:val="202"/>
        </w:numPr>
        <w:spacing w:after="0"/>
        <w:ind w:left="714" w:hanging="357"/>
        <w:rPr>
          <w:sz w:val="18"/>
          <w:szCs w:val="18"/>
          <w:lang w:val="en-US"/>
        </w:rPr>
      </w:pPr>
      <w:r w:rsidRPr="00301105">
        <w:rPr>
          <w:sz w:val="18"/>
          <w:szCs w:val="18"/>
          <w:lang w:val="en-US"/>
        </w:rPr>
        <w:t>Proposal 9: For the purpose of Redcap positioning enhancements, study supporting Positioning measurements (RSTD, UE Rx-Tx, RSRPP) derived on SSB, TRS.</w:t>
      </w:r>
    </w:p>
    <w:p w14:paraId="130239CD" w14:textId="77777777" w:rsidR="00301105" w:rsidRPr="00301105" w:rsidRDefault="00301105" w:rsidP="00CF6E6D">
      <w:pPr>
        <w:pStyle w:val="ListParagraph"/>
        <w:numPr>
          <w:ilvl w:val="0"/>
          <w:numId w:val="202"/>
        </w:numPr>
        <w:spacing w:after="0"/>
        <w:ind w:left="714" w:hanging="357"/>
        <w:rPr>
          <w:sz w:val="18"/>
          <w:szCs w:val="18"/>
        </w:rPr>
      </w:pPr>
      <w:r w:rsidRPr="00301105">
        <w:rPr>
          <w:sz w:val="18"/>
          <w:szCs w:val="18"/>
          <w:lang w:val="en-US"/>
        </w:rPr>
        <w:t>Proposal 10: For the purpose of Redcap positioning enhancements, study supporting M-RTT using SRS-MIMO.</w:t>
      </w:r>
    </w:p>
    <w:p w14:paraId="0928D4C4" w14:textId="77777777" w:rsidR="00301105" w:rsidRPr="00301105" w:rsidRDefault="00301105" w:rsidP="00301105">
      <w:pPr>
        <w:rPr>
          <w:rFonts w:ascii="Times New Roman" w:hAnsi="Times New Roman"/>
          <w:szCs w:val="20"/>
        </w:rPr>
      </w:pPr>
      <w:r w:rsidRPr="00301105">
        <w:rPr>
          <w:rFonts w:ascii="Times New Roman" w:hAnsi="Times New Roman"/>
          <w:b/>
          <w:bCs/>
          <w:szCs w:val="20"/>
        </w:rPr>
        <w:t>Decision:</w:t>
      </w:r>
      <w:r w:rsidRPr="00301105">
        <w:rPr>
          <w:rFonts w:ascii="Times New Roman" w:hAnsi="Times New Roman"/>
          <w:szCs w:val="20"/>
        </w:rPr>
        <w:t xml:space="preserve"> The document is noted.</w:t>
      </w:r>
    </w:p>
    <w:p w14:paraId="7E771C85" w14:textId="77777777" w:rsidR="00301105" w:rsidRPr="00ED6D9B" w:rsidRDefault="00301105" w:rsidP="00301105"/>
    <w:p w14:paraId="49728BC6" w14:textId="249F5F74" w:rsidR="008F4B8C" w:rsidRPr="007F5957" w:rsidRDefault="001B5688" w:rsidP="008F4B8C">
      <w:pPr>
        <w:rPr>
          <w:bCs/>
        </w:rPr>
      </w:pPr>
      <w:hyperlink r:id="rId2403" w:history="1">
        <w:r w:rsidR="000B5C49">
          <w:rPr>
            <w:rStyle w:val="Hyperlink"/>
            <w:bCs/>
          </w:rPr>
          <w:t>R1-2203180</w:t>
        </w:r>
      </w:hyperlink>
      <w:r w:rsidR="008F4B8C" w:rsidRPr="007F5957">
        <w:rPr>
          <w:bCs/>
        </w:rPr>
        <w:tab/>
        <w:t>Initial Views on Positioning for RedCap UEs</w:t>
      </w:r>
      <w:r w:rsidR="008F4B8C" w:rsidRPr="007F5957">
        <w:rPr>
          <w:bCs/>
        </w:rPr>
        <w:tab/>
        <w:t>Nokia, Nokia Shanghai Bell</w:t>
      </w:r>
    </w:p>
    <w:p w14:paraId="4A68F914" w14:textId="4F157D40" w:rsidR="008F4B8C" w:rsidRPr="007F5957" w:rsidRDefault="001B5688" w:rsidP="008F4B8C">
      <w:pPr>
        <w:rPr>
          <w:bCs/>
        </w:rPr>
      </w:pPr>
      <w:hyperlink r:id="rId2404" w:history="1">
        <w:r w:rsidR="000B5C49">
          <w:rPr>
            <w:rStyle w:val="Hyperlink"/>
            <w:bCs/>
          </w:rPr>
          <w:t>R1-2203471</w:t>
        </w:r>
      </w:hyperlink>
      <w:r w:rsidR="008F4B8C" w:rsidRPr="007F5957">
        <w:rPr>
          <w:bCs/>
        </w:rPr>
        <w:tab/>
        <w:t>Discussion on positioning for RedCap UEs</w:t>
      </w:r>
      <w:r w:rsidR="008F4B8C" w:rsidRPr="007F5957">
        <w:rPr>
          <w:bCs/>
        </w:rPr>
        <w:tab/>
        <w:t>CATT</w:t>
      </w:r>
    </w:p>
    <w:p w14:paraId="38285F6A" w14:textId="34D53A6A" w:rsidR="008F4B8C" w:rsidRPr="007F5957" w:rsidRDefault="001B5688" w:rsidP="008F4B8C">
      <w:pPr>
        <w:rPr>
          <w:bCs/>
        </w:rPr>
      </w:pPr>
      <w:hyperlink r:id="rId2405" w:history="1">
        <w:r w:rsidR="000B5C49">
          <w:rPr>
            <w:rStyle w:val="Hyperlink"/>
            <w:bCs/>
          </w:rPr>
          <w:t>R1-2203570</w:t>
        </w:r>
      </w:hyperlink>
      <w:r w:rsidR="008F4B8C" w:rsidRPr="007F5957">
        <w:rPr>
          <w:bCs/>
        </w:rPr>
        <w:tab/>
        <w:t>Discussion on positioni</w:t>
      </w:r>
      <w:r w:rsidR="00301105">
        <w:rPr>
          <w:bCs/>
        </w:rPr>
        <w:t>n</w:t>
      </w:r>
      <w:r w:rsidR="008F4B8C" w:rsidRPr="007F5957">
        <w:rPr>
          <w:bCs/>
        </w:rPr>
        <w:t>g for RedCap U</w:t>
      </w:r>
      <w:r w:rsidR="00301105">
        <w:rPr>
          <w:bCs/>
        </w:rPr>
        <w:t>E</w:t>
      </w:r>
      <w:r w:rsidR="008F4B8C" w:rsidRPr="007F5957">
        <w:rPr>
          <w:bCs/>
        </w:rPr>
        <w:t>s</w:t>
      </w:r>
      <w:r w:rsidR="008F4B8C" w:rsidRPr="007F5957">
        <w:rPr>
          <w:bCs/>
        </w:rPr>
        <w:tab/>
        <w:t>vivo</w:t>
      </w:r>
    </w:p>
    <w:p w14:paraId="7FE1359A" w14:textId="15DB7253" w:rsidR="008F4B8C" w:rsidRPr="007F5957" w:rsidRDefault="001B5688" w:rsidP="008F4B8C">
      <w:pPr>
        <w:rPr>
          <w:bCs/>
        </w:rPr>
      </w:pPr>
      <w:hyperlink r:id="rId2406" w:history="1">
        <w:r w:rsidR="000B5C49">
          <w:rPr>
            <w:rStyle w:val="Hyperlink"/>
            <w:bCs/>
          </w:rPr>
          <w:t>R1-2203628</w:t>
        </w:r>
      </w:hyperlink>
      <w:r w:rsidR="008F4B8C" w:rsidRPr="007F5957">
        <w:rPr>
          <w:bCs/>
        </w:rPr>
        <w:tab/>
        <w:t>Discussion on Positioning for RedCap UE</w:t>
      </w:r>
      <w:r w:rsidR="008F4B8C" w:rsidRPr="007F5957">
        <w:rPr>
          <w:bCs/>
        </w:rPr>
        <w:tab/>
        <w:t>ZTE</w:t>
      </w:r>
    </w:p>
    <w:p w14:paraId="7DD25BD0" w14:textId="3D02ACAA" w:rsidR="008F4B8C" w:rsidRPr="007F5957" w:rsidRDefault="001B5688" w:rsidP="008F4B8C">
      <w:pPr>
        <w:rPr>
          <w:bCs/>
        </w:rPr>
      </w:pPr>
      <w:hyperlink r:id="rId2407" w:history="1">
        <w:r w:rsidR="000B5C49">
          <w:rPr>
            <w:rStyle w:val="Hyperlink"/>
            <w:bCs/>
          </w:rPr>
          <w:t>R1-2203696</w:t>
        </w:r>
      </w:hyperlink>
      <w:r w:rsidR="008F4B8C" w:rsidRPr="007F5957">
        <w:rPr>
          <w:bCs/>
        </w:rPr>
        <w:tab/>
        <w:t>Discussion on positioning support for RedCap UEs</w:t>
      </w:r>
      <w:r w:rsidR="008F4B8C" w:rsidRPr="007F5957">
        <w:rPr>
          <w:bCs/>
        </w:rPr>
        <w:tab/>
        <w:t>NEC</w:t>
      </w:r>
    </w:p>
    <w:p w14:paraId="0A1938F8" w14:textId="6FAABE74" w:rsidR="008F4B8C" w:rsidRPr="007F5957" w:rsidRDefault="001B5688" w:rsidP="008F4B8C">
      <w:pPr>
        <w:rPr>
          <w:bCs/>
        </w:rPr>
      </w:pPr>
      <w:hyperlink r:id="rId2408" w:history="1">
        <w:r w:rsidR="000B5C49">
          <w:rPr>
            <w:rStyle w:val="Hyperlink"/>
            <w:bCs/>
          </w:rPr>
          <w:t>R1-2203740</w:t>
        </w:r>
      </w:hyperlink>
      <w:r w:rsidR="008F4B8C" w:rsidRPr="007F5957">
        <w:rPr>
          <w:bCs/>
        </w:rPr>
        <w:tab/>
        <w:t>Discussion on positioning for RedCap UEs</w:t>
      </w:r>
      <w:r w:rsidR="008F4B8C" w:rsidRPr="007F5957">
        <w:rPr>
          <w:bCs/>
        </w:rPr>
        <w:tab/>
        <w:t>Sony</w:t>
      </w:r>
    </w:p>
    <w:p w14:paraId="04AB460F" w14:textId="72E5353B" w:rsidR="008F4B8C" w:rsidRPr="007F5957" w:rsidRDefault="001B5688" w:rsidP="008F4B8C">
      <w:pPr>
        <w:rPr>
          <w:bCs/>
        </w:rPr>
      </w:pPr>
      <w:hyperlink r:id="rId2409" w:history="1">
        <w:r w:rsidR="000B5C49">
          <w:rPr>
            <w:rStyle w:val="Hyperlink"/>
            <w:bCs/>
          </w:rPr>
          <w:t>R1-2203754</w:t>
        </w:r>
      </w:hyperlink>
      <w:r w:rsidR="008F4B8C" w:rsidRPr="007F5957">
        <w:rPr>
          <w:bCs/>
        </w:rPr>
        <w:tab/>
        <w:t>The potential solutions for RedCap UEs for positioning</w:t>
      </w:r>
      <w:r w:rsidR="008F4B8C" w:rsidRPr="007F5957">
        <w:rPr>
          <w:bCs/>
        </w:rPr>
        <w:tab/>
        <w:t>MediaTek Inc.</w:t>
      </w:r>
    </w:p>
    <w:p w14:paraId="39AB5743" w14:textId="706296F1" w:rsidR="008F4B8C" w:rsidRPr="007F5957" w:rsidRDefault="001B5688" w:rsidP="008F4B8C">
      <w:pPr>
        <w:rPr>
          <w:bCs/>
        </w:rPr>
      </w:pPr>
      <w:hyperlink r:id="rId2410" w:history="1">
        <w:r w:rsidR="000B5C49">
          <w:rPr>
            <w:rStyle w:val="Hyperlink"/>
            <w:bCs/>
          </w:rPr>
          <w:t>R1-2203826</w:t>
        </w:r>
      </w:hyperlink>
      <w:r w:rsidR="008F4B8C" w:rsidRPr="007F5957">
        <w:rPr>
          <w:bCs/>
        </w:rPr>
        <w:tab/>
        <w:t>Initial views on the positioning for RedCap UEs</w:t>
      </w:r>
      <w:r w:rsidR="008F4B8C" w:rsidRPr="007F5957">
        <w:rPr>
          <w:bCs/>
        </w:rPr>
        <w:tab/>
        <w:t>xiaomi</w:t>
      </w:r>
    </w:p>
    <w:p w14:paraId="7D3F6673" w14:textId="0D086257" w:rsidR="008F4B8C" w:rsidRPr="007F5957" w:rsidRDefault="001B5688" w:rsidP="008F4B8C">
      <w:pPr>
        <w:rPr>
          <w:bCs/>
        </w:rPr>
      </w:pPr>
      <w:hyperlink r:id="rId2411" w:history="1">
        <w:r w:rsidR="000B5C49">
          <w:rPr>
            <w:rStyle w:val="Hyperlink"/>
            <w:bCs/>
          </w:rPr>
          <w:t>R1-2203915</w:t>
        </w:r>
      </w:hyperlink>
      <w:r w:rsidR="008F4B8C" w:rsidRPr="007F5957">
        <w:rPr>
          <w:bCs/>
        </w:rPr>
        <w:tab/>
        <w:t>Discussion on Positioning for RedCap Ues</w:t>
      </w:r>
      <w:r w:rsidR="008F4B8C" w:rsidRPr="007F5957">
        <w:rPr>
          <w:bCs/>
        </w:rPr>
        <w:tab/>
        <w:t>Samsung</w:t>
      </w:r>
    </w:p>
    <w:p w14:paraId="3021DE13" w14:textId="292BCB19" w:rsidR="008F4B8C" w:rsidRPr="007F5957" w:rsidRDefault="001B5688" w:rsidP="008F4B8C">
      <w:pPr>
        <w:rPr>
          <w:bCs/>
        </w:rPr>
      </w:pPr>
      <w:hyperlink r:id="rId2412" w:history="1">
        <w:r w:rsidR="000B5C49">
          <w:rPr>
            <w:rStyle w:val="Hyperlink"/>
            <w:bCs/>
          </w:rPr>
          <w:t>R1-2204157</w:t>
        </w:r>
      </w:hyperlink>
      <w:r w:rsidR="008F4B8C" w:rsidRPr="007F5957">
        <w:rPr>
          <w:bCs/>
        </w:rPr>
        <w:tab/>
        <w:t>Evaluation assumptions and potential solutions for positioning for RedCap UEs</w:t>
      </w:r>
      <w:r w:rsidR="008F4B8C" w:rsidRPr="007F5957">
        <w:rPr>
          <w:bCs/>
        </w:rPr>
        <w:tab/>
        <w:t>InterDigital, Inc.</w:t>
      </w:r>
    </w:p>
    <w:p w14:paraId="1E514497" w14:textId="4E09FEB2" w:rsidR="008F4B8C" w:rsidRPr="007F5957" w:rsidRDefault="001B5688" w:rsidP="008F4B8C">
      <w:pPr>
        <w:rPr>
          <w:bCs/>
        </w:rPr>
      </w:pPr>
      <w:hyperlink r:id="rId2413" w:history="1">
        <w:r w:rsidR="000B5C49">
          <w:rPr>
            <w:rStyle w:val="Hyperlink"/>
            <w:bCs/>
          </w:rPr>
          <w:t>R1-2204254</w:t>
        </w:r>
      </w:hyperlink>
      <w:r w:rsidR="008F4B8C" w:rsidRPr="007F5957">
        <w:rPr>
          <w:bCs/>
        </w:rPr>
        <w:tab/>
        <w:t>Discussions on Positioning for RedCap UEs</w:t>
      </w:r>
      <w:r w:rsidR="008F4B8C" w:rsidRPr="007F5957">
        <w:rPr>
          <w:bCs/>
        </w:rPr>
        <w:tab/>
        <w:t>Apple</w:t>
      </w:r>
    </w:p>
    <w:p w14:paraId="2EC1057C" w14:textId="5797FDC8" w:rsidR="008F4B8C" w:rsidRPr="007F5957" w:rsidRDefault="001B5688" w:rsidP="008F4B8C">
      <w:pPr>
        <w:rPr>
          <w:bCs/>
        </w:rPr>
      </w:pPr>
      <w:hyperlink r:id="rId2414" w:history="1">
        <w:r w:rsidR="000B5C49">
          <w:rPr>
            <w:rStyle w:val="Hyperlink"/>
            <w:bCs/>
          </w:rPr>
          <w:t>R1-2204314</w:t>
        </w:r>
      </w:hyperlink>
      <w:r w:rsidR="008F4B8C" w:rsidRPr="007F5957">
        <w:rPr>
          <w:bCs/>
        </w:rPr>
        <w:tab/>
        <w:t>Discussion on RedCap positioning</w:t>
      </w:r>
      <w:r w:rsidR="008F4B8C" w:rsidRPr="007F5957">
        <w:rPr>
          <w:bCs/>
        </w:rPr>
        <w:tab/>
        <w:t>CMCC</w:t>
      </w:r>
    </w:p>
    <w:p w14:paraId="3DFC3B77" w14:textId="17619BDD" w:rsidR="008F4B8C" w:rsidRPr="007F5957" w:rsidRDefault="001B5688" w:rsidP="008F4B8C">
      <w:pPr>
        <w:rPr>
          <w:bCs/>
        </w:rPr>
      </w:pPr>
      <w:hyperlink r:id="rId2415" w:history="1">
        <w:r w:rsidR="000B5C49">
          <w:rPr>
            <w:rStyle w:val="Hyperlink"/>
            <w:bCs/>
          </w:rPr>
          <w:t>R1-2204388</w:t>
        </w:r>
      </w:hyperlink>
      <w:r w:rsidR="008F4B8C" w:rsidRPr="007F5957">
        <w:rPr>
          <w:bCs/>
        </w:rPr>
        <w:tab/>
        <w:t>Discussion on positioning for RedCap UEs</w:t>
      </w:r>
      <w:r w:rsidR="008F4B8C" w:rsidRPr="007F5957">
        <w:rPr>
          <w:bCs/>
        </w:rPr>
        <w:tab/>
        <w:t>NTT DOCOMO, INC.</w:t>
      </w:r>
    </w:p>
    <w:p w14:paraId="108220C5" w14:textId="2B9FD72C" w:rsidR="008F4B8C" w:rsidRPr="007F5957" w:rsidRDefault="001B5688" w:rsidP="008F4B8C">
      <w:pPr>
        <w:rPr>
          <w:bCs/>
        </w:rPr>
      </w:pPr>
      <w:hyperlink r:id="rId2416" w:history="1">
        <w:r w:rsidR="000B5C49">
          <w:rPr>
            <w:rStyle w:val="Hyperlink"/>
            <w:bCs/>
          </w:rPr>
          <w:t>R1-2204425</w:t>
        </w:r>
      </w:hyperlink>
      <w:r w:rsidR="008F4B8C" w:rsidRPr="007F5957">
        <w:rPr>
          <w:bCs/>
        </w:rPr>
        <w:tab/>
        <w:t>Discussion on Positioning for RedCap UEs</w:t>
      </w:r>
      <w:r w:rsidR="008F4B8C" w:rsidRPr="007F5957">
        <w:rPr>
          <w:bCs/>
        </w:rPr>
        <w:tab/>
        <w:t>Quectel</w:t>
      </w:r>
    </w:p>
    <w:p w14:paraId="6B2FE58E" w14:textId="7563A66F" w:rsidR="008F4B8C" w:rsidRPr="007F5957" w:rsidRDefault="001B5688" w:rsidP="008F4B8C">
      <w:pPr>
        <w:rPr>
          <w:bCs/>
        </w:rPr>
      </w:pPr>
      <w:hyperlink r:id="rId2417" w:history="1">
        <w:r w:rsidR="000B5C49">
          <w:rPr>
            <w:rStyle w:val="Hyperlink"/>
            <w:bCs/>
          </w:rPr>
          <w:t>R1-2204526</w:t>
        </w:r>
      </w:hyperlink>
      <w:r w:rsidR="008F4B8C" w:rsidRPr="007F5957">
        <w:rPr>
          <w:bCs/>
        </w:rPr>
        <w:tab/>
        <w:t>Discussion on positioning support for RedCap U</w:t>
      </w:r>
      <w:r w:rsidR="00301105">
        <w:rPr>
          <w:bCs/>
        </w:rPr>
        <w:t>E</w:t>
      </w:r>
      <w:r w:rsidR="008F4B8C" w:rsidRPr="007F5957">
        <w:rPr>
          <w:bCs/>
        </w:rPr>
        <w:t>s</w:t>
      </w:r>
      <w:r w:rsidR="008F4B8C" w:rsidRPr="007F5957">
        <w:rPr>
          <w:bCs/>
        </w:rPr>
        <w:tab/>
        <w:t>LG Electronics</w:t>
      </w:r>
    </w:p>
    <w:p w14:paraId="27865713" w14:textId="25CCCD89" w:rsidR="008F4B8C" w:rsidRPr="007F5957" w:rsidRDefault="001B5688" w:rsidP="008F4B8C">
      <w:pPr>
        <w:rPr>
          <w:bCs/>
        </w:rPr>
      </w:pPr>
      <w:hyperlink r:id="rId2418" w:history="1">
        <w:r w:rsidR="000B5C49">
          <w:rPr>
            <w:rStyle w:val="Hyperlink"/>
            <w:bCs/>
          </w:rPr>
          <w:t>R1-2204563</w:t>
        </w:r>
      </w:hyperlink>
      <w:r w:rsidR="008F4B8C" w:rsidRPr="007F5957">
        <w:rPr>
          <w:bCs/>
        </w:rPr>
        <w:tab/>
        <w:t>Positioning for RedCap devices</w:t>
      </w:r>
      <w:r w:rsidR="008F4B8C" w:rsidRPr="007F5957">
        <w:rPr>
          <w:bCs/>
        </w:rPr>
        <w:tab/>
        <w:t>Lenovo</w:t>
      </w:r>
    </w:p>
    <w:p w14:paraId="67C72953" w14:textId="1BB476F5" w:rsidR="008F4B8C" w:rsidRPr="007F5957" w:rsidRDefault="001B5688" w:rsidP="008F4B8C">
      <w:pPr>
        <w:rPr>
          <w:bCs/>
        </w:rPr>
      </w:pPr>
      <w:hyperlink r:id="rId2419" w:history="1">
        <w:r w:rsidR="000B5C49">
          <w:rPr>
            <w:rStyle w:val="Hyperlink"/>
            <w:bCs/>
          </w:rPr>
          <w:t>R1-2204671</w:t>
        </w:r>
      </w:hyperlink>
      <w:r w:rsidR="008F4B8C" w:rsidRPr="007F5957">
        <w:rPr>
          <w:bCs/>
        </w:rPr>
        <w:tab/>
        <w:t>Views on positioning for RedCap UEs</w:t>
      </w:r>
      <w:r w:rsidR="008F4B8C" w:rsidRPr="007F5957">
        <w:rPr>
          <w:bCs/>
        </w:rPr>
        <w:tab/>
        <w:t>Sharp</w:t>
      </w:r>
    </w:p>
    <w:p w14:paraId="5E89428C" w14:textId="13BAFEB3" w:rsidR="008F4B8C" w:rsidRPr="007F5957" w:rsidRDefault="001B5688" w:rsidP="008F4B8C">
      <w:pPr>
        <w:rPr>
          <w:bCs/>
        </w:rPr>
      </w:pPr>
      <w:hyperlink r:id="rId2420" w:history="1">
        <w:r w:rsidR="000B5C49">
          <w:rPr>
            <w:rStyle w:val="Hyperlink"/>
            <w:bCs/>
          </w:rPr>
          <w:t>R1-2204808</w:t>
        </w:r>
      </w:hyperlink>
      <w:r w:rsidR="008F4B8C" w:rsidRPr="007F5957">
        <w:rPr>
          <w:bCs/>
        </w:rPr>
        <w:tab/>
        <w:t>On enhancements for NR positioning support of RedCap UEs</w:t>
      </w:r>
      <w:r w:rsidR="008F4B8C" w:rsidRPr="007F5957">
        <w:rPr>
          <w:bCs/>
        </w:rPr>
        <w:tab/>
        <w:t>Intel Corporation</w:t>
      </w:r>
    </w:p>
    <w:p w14:paraId="52CAD631" w14:textId="10E962B3" w:rsidR="008F4B8C" w:rsidRPr="007F5957" w:rsidRDefault="001B5688" w:rsidP="008F4B8C">
      <w:pPr>
        <w:rPr>
          <w:bCs/>
        </w:rPr>
      </w:pPr>
      <w:hyperlink r:id="rId2421" w:history="1">
        <w:r w:rsidR="000B5C49">
          <w:rPr>
            <w:rStyle w:val="Hyperlink"/>
            <w:bCs/>
          </w:rPr>
          <w:t>R1-2204954</w:t>
        </w:r>
      </w:hyperlink>
      <w:r w:rsidR="008F4B8C" w:rsidRPr="007F5957">
        <w:rPr>
          <w:bCs/>
        </w:rPr>
        <w:tab/>
        <w:t>Positioning for RedCap U</w:t>
      </w:r>
      <w:r w:rsidR="00301105">
        <w:rPr>
          <w:bCs/>
        </w:rPr>
        <w:t>E</w:t>
      </w:r>
      <w:r w:rsidR="008F4B8C" w:rsidRPr="007F5957">
        <w:rPr>
          <w:bCs/>
        </w:rPr>
        <w:t>s</w:t>
      </w:r>
      <w:r w:rsidR="008F4B8C" w:rsidRPr="007F5957">
        <w:rPr>
          <w:bCs/>
        </w:rPr>
        <w:tab/>
        <w:t>Ericsson</w:t>
      </w:r>
    </w:p>
    <w:p w14:paraId="7961F510" w14:textId="3E03679D" w:rsidR="00C959BA" w:rsidRDefault="00C959BA" w:rsidP="008F4B8C">
      <w:pPr>
        <w:rPr>
          <w:bCs/>
        </w:rPr>
      </w:pPr>
    </w:p>
    <w:p w14:paraId="6D263FC4" w14:textId="77777777" w:rsidR="00C01140" w:rsidRPr="00C01140" w:rsidRDefault="00C959BA" w:rsidP="00C959BA">
      <w:pPr>
        <w:rPr>
          <w:lang w:val="fr-FR" w:eastAsia="x-none"/>
        </w:rPr>
      </w:pPr>
      <w:r w:rsidRPr="00C01140">
        <w:rPr>
          <w:lang w:val="fr-FR" w:eastAsia="x-none"/>
        </w:rPr>
        <w:t xml:space="preserve">[109-e-R18-Pos-08] </w:t>
      </w:r>
      <w:r w:rsidR="00C01140" w:rsidRPr="00C01140">
        <w:rPr>
          <w:lang w:val="fr-FR" w:eastAsia="x-none"/>
        </w:rPr>
        <w:t>– Florent (Ericsson)</w:t>
      </w:r>
    </w:p>
    <w:p w14:paraId="424205AB" w14:textId="2BAED4CB" w:rsidR="00C959BA" w:rsidRPr="00C01140" w:rsidRDefault="00C959BA" w:rsidP="00C959BA">
      <w:pPr>
        <w:rPr>
          <w:lang w:eastAsia="x-none"/>
        </w:rPr>
      </w:pPr>
      <w:r w:rsidRPr="00C01140">
        <w:rPr>
          <w:lang w:eastAsia="x-none"/>
        </w:rPr>
        <w:t>Email discussion on positioning for RedCap UEs by May 20</w:t>
      </w:r>
    </w:p>
    <w:p w14:paraId="79E05479" w14:textId="77777777" w:rsidR="00C959BA" w:rsidRPr="00C01140" w:rsidRDefault="00C959BA" w:rsidP="00CF6E6D">
      <w:pPr>
        <w:numPr>
          <w:ilvl w:val="0"/>
          <w:numId w:val="165"/>
        </w:numPr>
        <w:rPr>
          <w:lang w:eastAsia="x-none"/>
        </w:rPr>
      </w:pPr>
      <w:r w:rsidRPr="00C01140">
        <w:rPr>
          <w:lang w:eastAsia="x-none"/>
        </w:rPr>
        <w:t>Check points: May 16, May 20</w:t>
      </w:r>
    </w:p>
    <w:p w14:paraId="4196EB3B" w14:textId="534E57A4" w:rsidR="00C01140" w:rsidRDefault="00C01140" w:rsidP="00C01140">
      <w:pPr>
        <w:rPr>
          <w:iCs/>
        </w:rPr>
      </w:pPr>
      <w:bookmarkStart w:id="351" w:name="_Toc101357081"/>
      <w:r w:rsidRPr="00055B3C">
        <w:rPr>
          <w:b/>
          <w:bCs/>
          <w:iCs/>
        </w:rPr>
        <w:t>Decision:</w:t>
      </w:r>
      <w:r w:rsidRPr="00055B3C">
        <w:rPr>
          <w:iCs/>
        </w:rPr>
        <w:t xml:space="preserve"> As per email decision posted on May 1</w:t>
      </w:r>
      <w:r>
        <w:rPr>
          <w:iCs/>
        </w:rPr>
        <w:t>5</w:t>
      </w:r>
      <w:r w:rsidRPr="00055B3C">
        <w:rPr>
          <w:iCs/>
          <w:vertAlign w:val="superscript"/>
        </w:rPr>
        <w:t>h</w:t>
      </w:r>
      <w:r w:rsidRPr="00055B3C">
        <w:rPr>
          <w:iCs/>
        </w:rPr>
        <w:t>,</w:t>
      </w:r>
    </w:p>
    <w:p w14:paraId="4074EBB4" w14:textId="77777777" w:rsidR="00C01140" w:rsidRPr="00C01140" w:rsidRDefault="00C01140" w:rsidP="00C01140">
      <w:r w:rsidRPr="00C01140">
        <w:rPr>
          <w:rFonts w:hint="eastAsia"/>
          <w:highlight w:val="green"/>
        </w:rPr>
        <w:t>A</w:t>
      </w:r>
      <w:r w:rsidRPr="00C01140">
        <w:rPr>
          <w:highlight w:val="green"/>
        </w:rPr>
        <w:t>greement</w:t>
      </w:r>
    </w:p>
    <w:p w14:paraId="60833E5E" w14:textId="77777777" w:rsidR="00C01140" w:rsidRDefault="00C01140" w:rsidP="00C01140">
      <w:pPr>
        <w:rPr>
          <w:bCs/>
        </w:rPr>
      </w:pPr>
      <w:r w:rsidRPr="00E03F42">
        <w:rPr>
          <w:bCs/>
        </w:rPr>
        <w:lastRenderedPageBreak/>
        <w:t>For evaluation of RedCap UE positioning performances, all RAT based positioning methods can be considered. Sources should detail the chosen method(s) when presenting performance evaluations.</w:t>
      </w:r>
    </w:p>
    <w:p w14:paraId="6C4D074E" w14:textId="5F5859F2" w:rsidR="00C01140" w:rsidRDefault="00C01140" w:rsidP="00C01140"/>
    <w:p w14:paraId="43FD60CD" w14:textId="047D2C53" w:rsidR="00E03B72" w:rsidRDefault="00E03B72" w:rsidP="00E03B72">
      <w:pPr>
        <w:rPr>
          <w:iCs/>
        </w:rPr>
      </w:pPr>
      <w:r w:rsidRPr="00055B3C">
        <w:rPr>
          <w:b/>
          <w:bCs/>
          <w:iCs/>
        </w:rPr>
        <w:t>Decision:</w:t>
      </w:r>
      <w:r w:rsidRPr="00055B3C">
        <w:rPr>
          <w:iCs/>
        </w:rPr>
        <w:t xml:space="preserve"> As per email decision posted on May 1</w:t>
      </w:r>
      <w:r>
        <w:rPr>
          <w:iCs/>
        </w:rPr>
        <w:t>9</w:t>
      </w:r>
      <w:r w:rsidRPr="00055B3C">
        <w:rPr>
          <w:iCs/>
          <w:vertAlign w:val="superscript"/>
        </w:rPr>
        <w:t>h</w:t>
      </w:r>
      <w:r w:rsidRPr="00055B3C">
        <w:rPr>
          <w:iCs/>
        </w:rPr>
        <w:t>,</w:t>
      </w:r>
    </w:p>
    <w:p w14:paraId="4D3CA161" w14:textId="77777777" w:rsidR="00E03B72" w:rsidRPr="0054229D" w:rsidRDefault="00E03B72" w:rsidP="00E03B72">
      <w:r w:rsidRPr="0054229D">
        <w:rPr>
          <w:rFonts w:hint="eastAsia"/>
          <w:highlight w:val="green"/>
        </w:rPr>
        <w:t>A</w:t>
      </w:r>
      <w:r w:rsidRPr="0054229D">
        <w:rPr>
          <w:highlight w:val="green"/>
        </w:rPr>
        <w:t>greement</w:t>
      </w:r>
    </w:p>
    <w:p w14:paraId="2A07DE5B" w14:textId="77777777" w:rsidR="00E03B72" w:rsidRPr="00A163BD" w:rsidRDefault="00E03B72" w:rsidP="00E03B72">
      <w:pPr>
        <w:rPr>
          <w:bCs/>
        </w:rPr>
      </w:pPr>
      <w:r w:rsidRPr="00A163BD">
        <w:rPr>
          <w:bCs/>
        </w:rPr>
        <w:t>For evaluation of positioning performance of redcap UEs, adopt the general parameters are detailed in the table below</w:t>
      </w:r>
    </w:p>
    <w:p w14:paraId="0AEA13EA" w14:textId="77777777" w:rsidR="00E03B72" w:rsidRPr="00A163BD" w:rsidRDefault="00E03B72" w:rsidP="00CF6E6D">
      <w:pPr>
        <w:pStyle w:val="ListParagraph"/>
        <w:numPr>
          <w:ilvl w:val="0"/>
          <w:numId w:val="379"/>
        </w:numPr>
      </w:pPr>
      <w:r>
        <w:t xml:space="preserve">TBD </w:t>
      </w:r>
      <w:r w:rsidRPr="00A163BD">
        <w:t xml:space="preserve">parameters are discussed separately </w:t>
      </w:r>
    </w:p>
    <w:p w14:paraId="510ABD17" w14:textId="77777777" w:rsidR="00E03B72" w:rsidRPr="0054229D" w:rsidRDefault="00E03B72" w:rsidP="00E03B72">
      <w:pPr>
        <w:pStyle w:val="TH"/>
        <w:rPr>
          <w:sz w:val="16"/>
          <w:szCs w:val="16"/>
        </w:rPr>
      </w:pPr>
      <w:r w:rsidRPr="0054229D">
        <w:rPr>
          <w:sz w:val="16"/>
          <w:szCs w:val="16"/>
          <w:lang w:val="en-US"/>
        </w:rPr>
        <w:t xml:space="preserve"> </w:t>
      </w:r>
      <w:r w:rsidRPr="0054229D">
        <w:rPr>
          <w:sz w:val="16"/>
          <w:szCs w:val="16"/>
        </w:rPr>
        <w:t>Table 6-1: Common scenario parameters applicable for all scenarios for Redcap UEs evaluations</w:t>
      </w:r>
    </w:p>
    <w:tbl>
      <w:tblPr>
        <w:tblW w:w="9781"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3119"/>
        <w:gridCol w:w="4394"/>
      </w:tblGrid>
      <w:tr w:rsidR="00E03B72" w:rsidRPr="0054229D" w14:paraId="782EE6B8" w14:textId="77777777" w:rsidTr="0054229D">
        <w:trPr>
          <w:trHeight w:val="20"/>
        </w:trPr>
        <w:tc>
          <w:tcPr>
            <w:tcW w:w="2268" w:type="dxa"/>
            <w:tcBorders>
              <w:top w:val="single" w:sz="4" w:space="0" w:color="auto"/>
              <w:left w:val="single" w:sz="4" w:space="0" w:color="auto"/>
              <w:bottom w:val="single" w:sz="4" w:space="0" w:color="auto"/>
              <w:right w:val="single" w:sz="4" w:space="0" w:color="auto"/>
            </w:tcBorders>
            <w:vAlign w:val="center"/>
          </w:tcPr>
          <w:p w14:paraId="24050754" w14:textId="77777777" w:rsidR="00E03B72" w:rsidRPr="0054229D" w:rsidRDefault="00E03B72" w:rsidP="00C663CA">
            <w:pPr>
              <w:pStyle w:val="TAH"/>
              <w:rPr>
                <w:rFonts w:cs="Arial"/>
                <w:sz w:val="16"/>
                <w:szCs w:val="16"/>
                <w:lang w:eastAsia="zh-CN"/>
              </w:rPr>
            </w:pPr>
          </w:p>
        </w:tc>
        <w:tc>
          <w:tcPr>
            <w:tcW w:w="3119" w:type="dxa"/>
            <w:tcBorders>
              <w:top w:val="single" w:sz="4" w:space="0" w:color="auto"/>
              <w:left w:val="single" w:sz="4" w:space="0" w:color="auto"/>
              <w:bottom w:val="single" w:sz="4" w:space="0" w:color="auto"/>
              <w:right w:val="single" w:sz="4" w:space="0" w:color="auto"/>
            </w:tcBorders>
          </w:tcPr>
          <w:p w14:paraId="6FF6F189" w14:textId="77777777" w:rsidR="00E03B72" w:rsidRPr="0054229D" w:rsidRDefault="00E03B72" w:rsidP="00C663CA">
            <w:pPr>
              <w:pStyle w:val="TAH"/>
              <w:rPr>
                <w:rFonts w:cs="Arial"/>
                <w:sz w:val="16"/>
                <w:szCs w:val="16"/>
                <w:lang w:eastAsia="zh-CN"/>
              </w:rPr>
            </w:pPr>
            <w:r w:rsidRPr="0054229D">
              <w:rPr>
                <w:rFonts w:cs="Arial"/>
                <w:sz w:val="16"/>
                <w:szCs w:val="16"/>
                <w:lang w:eastAsia="zh-CN"/>
              </w:rPr>
              <w:t>FR1 Specific Values</w:t>
            </w:r>
          </w:p>
        </w:tc>
        <w:tc>
          <w:tcPr>
            <w:tcW w:w="4394" w:type="dxa"/>
            <w:tcBorders>
              <w:top w:val="single" w:sz="4" w:space="0" w:color="auto"/>
              <w:left w:val="single" w:sz="4" w:space="0" w:color="auto"/>
              <w:bottom w:val="single" w:sz="4" w:space="0" w:color="auto"/>
              <w:right w:val="single" w:sz="4" w:space="0" w:color="auto"/>
            </w:tcBorders>
          </w:tcPr>
          <w:p w14:paraId="6F9D14AB" w14:textId="77777777" w:rsidR="00E03B72" w:rsidRPr="0054229D" w:rsidRDefault="00E03B72" w:rsidP="00C663CA">
            <w:pPr>
              <w:pStyle w:val="TAH"/>
              <w:rPr>
                <w:rFonts w:cs="Arial"/>
                <w:sz w:val="16"/>
                <w:szCs w:val="16"/>
                <w:lang w:eastAsia="zh-CN"/>
              </w:rPr>
            </w:pPr>
            <w:r w:rsidRPr="0054229D">
              <w:rPr>
                <w:rFonts w:cs="Arial"/>
                <w:sz w:val="16"/>
                <w:szCs w:val="16"/>
                <w:lang w:eastAsia="zh-CN"/>
              </w:rPr>
              <w:t xml:space="preserve">FR2 Specific Values </w:t>
            </w:r>
          </w:p>
        </w:tc>
      </w:tr>
      <w:tr w:rsidR="00E03B72" w:rsidRPr="0054229D" w14:paraId="5E07C15C" w14:textId="77777777" w:rsidTr="0054229D">
        <w:trPr>
          <w:trHeight w:val="20"/>
        </w:trPr>
        <w:tc>
          <w:tcPr>
            <w:tcW w:w="2268" w:type="dxa"/>
            <w:tcBorders>
              <w:top w:val="single" w:sz="4" w:space="0" w:color="auto"/>
              <w:left w:val="single" w:sz="4" w:space="0" w:color="auto"/>
              <w:bottom w:val="single" w:sz="4" w:space="0" w:color="auto"/>
              <w:right w:val="single" w:sz="4" w:space="0" w:color="auto"/>
            </w:tcBorders>
            <w:shd w:val="clear" w:color="auto" w:fill="auto"/>
            <w:vAlign w:val="center"/>
          </w:tcPr>
          <w:p w14:paraId="3A5611C3" w14:textId="77777777" w:rsidR="00E03B72" w:rsidRPr="0054229D" w:rsidRDefault="00E03B72" w:rsidP="00C663CA">
            <w:pPr>
              <w:pStyle w:val="TAL"/>
              <w:rPr>
                <w:rFonts w:cs="Arial"/>
                <w:sz w:val="16"/>
                <w:szCs w:val="16"/>
              </w:rPr>
            </w:pPr>
            <w:r w:rsidRPr="0054229D">
              <w:rPr>
                <w:rFonts w:cs="Arial"/>
                <w:sz w:val="16"/>
                <w:szCs w:val="16"/>
              </w:rPr>
              <w:t xml:space="preserve">Carrier frequency, GHz </w:t>
            </w:r>
          </w:p>
        </w:tc>
        <w:tc>
          <w:tcPr>
            <w:tcW w:w="3119" w:type="dxa"/>
            <w:tcBorders>
              <w:top w:val="single" w:sz="4" w:space="0" w:color="auto"/>
              <w:left w:val="single" w:sz="4" w:space="0" w:color="auto"/>
              <w:bottom w:val="single" w:sz="4" w:space="0" w:color="auto"/>
              <w:right w:val="single" w:sz="4" w:space="0" w:color="auto"/>
            </w:tcBorders>
            <w:shd w:val="clear" w:color="auto" w:fill="auto"/>
            <w:vAlign w:val="center"/>
          </w:tcPr>
          <w:p w14:paraId="12F4357E" w14:textId="77777777" w:rsidR="00E03B72" w:rsidRPr="0054229D" w:rsidRDefault="00E03B72" w:rsidP="00C663CA">
            <w:pPr>
              <w:pStyle w:val="TAL"/>
              <w:rPr>
                <w:rFonts w:cs="Arial"/>
                <w:sz w:val="16"/>
                <w:szCs w:val="16"/>
              </w:rPr>
            </w:pPr>
            <w:r w:rsidRPr="0054229D">
              <w:rPr>
                <w:rFonts w:cs="Arial"/>
                <w:sz w:val="16"/>
                <w:szCs w:val="16"/>
              </w:rPr>
              <w:t>3.5GHz, 700MHz (optional) Note 1</w:t>
            </w:r>
          </w:p>
        </w:tc>
        <w:tc>
          <w:tcPr>
            <w:tcW w:w="4394" w:type="dxa"/>
            <w:tcBorders>
              <w:top w:val="single" w:sz="4" w:space="0" w:color="auto"/>
              <w:left w:val="single" w:sz="4" w:space="0" w:color="auto"/>
              <w:bottom w:val="single" w:sz="4" w:space="0" w:color="auto"/>
              <w:right w:val="single" w:sz="4" w:space="0" w:color="auto"/>
            </w:tcBorders>
            <w:shd w:val="clear" w:color="auto" w:fill="auto"/>
          </w:tcPr>
          <w:p w14:paraId="3DB4D979" w14:textId="77777777" w:rsidR="00E03B72" w:rsidRPr="0054229D" w:rsidRDefault="00E03B72" w:rsidP="00C663CA">
            <w:pPr>
              <w:pStyle w:val="TAL"/>
              <w:rPr>
                <w:rFonts w:cs="Arial"/>
                <w:sz w:val="16"/>
                <w:szCs w:val="16"/>
              </w:rPr>
            </w:pPr>
            <w:r w:rsidRPr="0054229D">
              <w:rPr>
                <w:rFonts w:cs="Arial"/>
                <w:sz w:val="16"/>
                <w:szCs w:val="16"/>
              </w:rPr>
              <w:t>28GHz Note 1</w:t>
            </w:r>
          </w:p>
        </w:tc>
      </w:tr>
      <w:tr w:rsidR="00E03B72" w:rsidRPr="0054229D" w14:paraId="53CA8B61" w14:textId="77777777" w:rsidTr="0054229D">
        <w:trPr>
          <w:trHeight w:val="20"/>
        </w:trPr>
        <w:tc>
          <w:tcPr>
            <w:tcW w:w="2268" w:type="dxa"/>
            <w:tcBorders>
              <w:top w:val="single" w:sz="4" w:space="0" w:color="auto"/>
              <w:left w:val="single" w:sz="4" w:space="0" w:color="auto"/>
              <w:bottom w:val="single" w:sz="4" w:space="0" w:color="auto"/>
              <w:right w:val="single" w:sz="4" w:space="0" w:color="auto"/>
            </w:tcBorders>
            <w:shd w:val="clear" w:color="auto" w:fill="auto"/>
          </w:tcPr>
          <w:p w14:paraId="6A91CE6C" w14:textId="77777777" w:rsidR="00E03B72" w:rsidRPr="0054229D" w:rsidRDefault="00E03B72" w:rsidP="00C663CA">
            <w:pPr>
              <w:pStyle w:val="TAL"/>
              <w:rPr>
                <w:rFonts w:cs="Arial"/>
                <w:sz w:val="16"/>
                <w:szCs w:val="16"/>
              </w:rPr>
            </w:pPr>
            <w:r w:rsidRPr="0054229D">
              <w:rPr>
                <w:rFonts w:cs="Arial"/>
                <w:sz w:val="16"/>
                <w:szCs w:val="16"/>
              </w:rPr>
              <w:t>Bandwidth, MHz</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76A8E391" w14:textId="77777777" w:rsidR="00E03B72" w:rsidRPr="0054229D" w:rsidRDefault="00E03B72" w:rsidP="00C663CA">
            <w:pPr>
              <w:pStyle w:val="TAL"/>
              <w:rPr>
                <w:rFonts w:cs="Arial"/>
                <w:sz w:val="16"/>
                <w:szCs w:val="16"/>
              </w:rPr>
            </w:pPr>
            <w:r w:rsidRPr="0054229D">
              <w:rPr>
                <w:rFonts w:cs="Arial"/>
                <w:sz w:val="16"/>
                <w:szCs w:val="16"/>
              </w:rPr>
              <w:t>TBD</w:t>
            </w:r>
          </w:p>
        </w:tc>
        <w:tc>
          <w:tcPr>
            <w:tcW w:w="4394" w:type="dxa"/>
            <w:tcBorders>
              <w:top w:val="single" w:sz="4" w:space="0" w:color="auto"/>
              <w:left w:val="single" w:sz="4" w:space="0" w:color="auto"/>
              <w:bottom w:val="single" w:sz="4" w:space="0" w:color="auto"/>
              <w:right w:val="single" w:sz="4" w:space="0" w:color="auto"/>
            </w:tcBorders>
            <w:shd w:val="clear" w:color="auto" w:fill="auto"/>
          </w:tcPr>
          <w:p w14:paraId="482F25D1" w14:textId="77777777" w:rsidR="00E03B72" w:rsidRPr="0054229D" w:rsidRDefault="00E03B72" w:rsidP="00C663CA">
            <w:pPr>
              <w:pStyle w:val="TAL"/>
              <w:rPr>
                <w:rFonts w:cs="Arial"/>
                <w:sz w:val="16"/>
                <w:szCs w:val="16"/>
              </w:rPr>
            </w:pPr>
            <w:r w:rsidRPr="0054229D">
              <w:rPr>
                <w:rFonts w:cs="Arial"/>
                <w:sz w:val="16"/>
                <w:szCs w:val="16"/>
              </w:rPr>
              <w:t>TBD</w:t>
            </w:r>
          </w:p>
        </w:tc>
      </w:tr>
      <w:tr w:rsidR="00E03B72" w:rsidRPr="0054229D" w14:paraId="668DF91B" w14:textId="77777777" w:rsidTr="0054229D">
        <w:trPr>
          <w:trHeight w:val="20"/>
        </w:trPr>
        <w:tc>
          <w:tcPr>
            <w:tcW w:w="2268" w:type="dxa"/>
            <w:tcBorders>
              <w:top w:val="single" w:sz="4" w:space="0" w:color="auto"/>
              <w:left w:val="single" w:sz="4" w:space="0" w:color="auto"/>
              <w:bottom w:val="single" w:sz="4" w:space="0" w:color="auto"/>
              <w:right w:val="single" w:sz="4" w:space="0" w:color="auto"/>
            </w:tcBorders>
            <w:shd w:val="clear" w:color="auto" w:fill="auto"/>
          </w:tcPr>
          <w:p w14:paraId="1C51FAE2" w14:textId="77777777" w:rsidR="00E03B72" w:rsidRPr="0054229D" w:rsidRDefault="00E03B72" w:rsidP="00C663CA">
            <w:pPr>
              <w:pStyle w:val="TAL"/>
              <w:rPr>
                <w:rFonts w:cs="Arial"/>
                <w:sz w:val="16"/>
                <w:szCs w:val="16"/>
              </w:rPr>
            </w:pPr>
            <w:r w:rsidRPr="0054229D">
              <w:rPr>
                <w:rFonts w:cs="Arial"/>
                <w:sz w:val="16"/>
                <w:szCs w:val="16"/>
              </w:rPr>
              <w:t>Subcarrier spacing, kHz</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10126022" w14:textId="77777777" w:rsidR="00E03B72" w:rsidRPr="0054229D" w:rsidRDefault="00E03B72" w:rsidP="00C663CA">
            <w:pPr>
              <w:pStyle w:val="TAL"/>
              <w:rPr>
                <w:rFonts w:cs="Arial"/>
                <w:sz w:val="16"/>
                <w:szCs w:val="16"/>
              </w:rPr>
            </w:pPr>
            <w:r w:rsidRPr="0054229D">
              <w:rPr>
                <w:rFonts w:cs="Arial"/>
                <w:sz w:val="16"/>
                <w:szCs w:val="16"/>
              </w:rPr>
              <w:t>30KHz, 15KHz (for 700MHz carriers)</w:t>
            </w:r>
          </w:p>
        </w:tc>
        <w:tc>
          <w:tcPr>
            <w:tcW w:w="4394" w:type="dxa"/>
            <w:tcBorders>
              <w:top w:val="single" w:sz="4" w:space="0" w:color="auto"/>
              <w:left w:val="single" w:sz="4" w:space="0" w:color="auto"/>
              <w:bottom w:val="single" w:sz="4" w:space="0" w:color="auto"/>
              <w:right w:val="single" w:sz="4" w:space="0" w:color="auto"/>
            </w:tcBorders>
            <w:shd w:val="clear" w:color="auto" w:fill="auto"/>
          </w:tcPr>
          <w:p w14:paraId="2BFEBC63" w14:textId="77777777" w:rsidR="00E03B72" w:rsidRPr="0054229D" w:rsidRDefault="00E03B72" w:rsidP="00C663CA">
            <w:pPr>
              <w:pStyle w:val="TAL"/>
              <w:rPr>
                <w:rFonts w:cs="Arial"/>
                <w:sz w:val="16"/>
                <w:szCs w:val="16"/>
              </w:rPr>
            </w:pPr>
            <w:r w:rsidRPr="0054229D">
              <w:rPr>
                <w:rFonts w:cs="Arial"/>
                <w:sz w:val="16"/>
                <w:szCs w:val="16"/>
              </w:rPr>
              <w:t>120kHz</w:t>
            </w:r>
          </w:p>
        </w:tc>
      </w:tr>
      <w:tr w:rsidR="00E03B72" w:rsidRPr="0054229D" w14:paraId="3CB35A77" w14:textId="77777777" w:rsidTr="0054229D">
        <w:trPr>
          <w:trHeight w:val="20"/>
        </w:trPr>
        <w:tc>
          <w:tcPr>
            <w:tcW w:w="2268" w:type="dxa"/>
            <w:tcBorders>
              <w:top w:val="single" w:sz="4" w:space="0" w:color="auto"/>
              <w:left w:val="single" w:sz="4" w:space="0" w:color="auto"/>
              <w:bottom w:val="single" w:sz="4" w:space="0" w:color="auto"/>
              <w:right w:val="single" w:sz="4" w:space="0" w:color="auto"/>
            </w:tcBorders>
            <w:shd w:val="clear" w:color="auto" w:fill="D0CECE"/>
          </w:tcPr>
          <w:p w14:paraId="6F9A6429" w14:textId="77777777" w:rsidR="00E03B72" w:rsidRPr="0054229D" w:rsidRDefault="00E03B72" w:rsidP="00C663CA">
            <w:pPr>
              <w:pStyle w:val="TAH"/>
              <w:rPr>
                <w:rFonts w:cs="Arial"/>
                <w:sz w:val="16"/>
                <w:szCs w:val="16"/>
                <w:lang w:eastAsia="zh-CN"/>
              </w:rPr>
            </w:pPr>
            <w:r w:rsidRPr="0054229D">
              <w:rPr>
                <w:rFonts w:cs="Arial"/>
                <w:sz w:val="16"/>
                <w:szCs w:val="16"/>
                <w:lang w:eastAsia="zh-CN"/>
              </w:rPr>
              <w:t xml:space="preserve">gNB model parameters </w:t>
            </w:r>
          </w:p>
        </w:tc>
        <w:tc>
          <w:tcPr>
            <w:tcW w:w="3119" w:type="dxa"/>
            <w:tcBorders>
              <w:top w:val="single" w:sz="4" w:space="0" w:color="auto"/>
              <w:left w:val="single" w:sz="4" w:space="0" w:color="auto"/>
              <w:bottom w:val="single" w:sz="4" w:space="0" w:color="auto"/>
              <w:right w:val="single" w:sz="4" w:space="0" w:color="auto"/>
            </w:tcBorders>
            <w:shd w:val="clear" w:color="auto" w:fill="D0CECE"/>
          </w:tcPr>
          <w:p w14:paraId="1101738E" w14:textId="77777777" w:rsidR="00E03B72" w:rsidRPr="0054229D" w:rsidRDefault="00E03B72" w:rsidP="00C663CA">
            <w:pPr>
              <w:pStyle w:val="TAH"/>
              <w:rPr>
                <w:rFonts w:cs="Arial"/>
                <w:sz w:val="16"/>
                <w:szCs w:val="16"/>
                <w:lang w:eastAsia="zh-CN"/>
              </w:rPr>
            </w:pPr>
          </w:p>
        </w:tc>
        <w:tc>
          <w:tcPr>
            <w:tcW w:w="4394" w:type="dxa"/>
            <w:tcBorders>
              <w:top w:val="single" w:sz="4" w:space="0" w:color="auto"/>
              <w:left w:val="single" w:sz="4" w:space="0" w:color="auto"/>
              <w:bottom w:val="single" w:sz="4" w:space="0" w:color="auto"/>
              <w:right w:val="single" w:sz="4" w:space="0" w:color="auto"/>
            </w:tcBorders>
            <w:shd w:val="clear" w:color="auto" w:fill="D0CECE"/>
          </w:tcPr>
          <w:p w14:paraId="7FBACF65" w14:textId="77777777" w:rsidR="00E03B72" w:rsidRPr="0054229D" w:rsidRDefault="00E03B72" w:rsidP="00C663CA">
            <w:pPr>
              <w:pStyle w:val="TAH"/>
              <w:rPr>
                <w:rFonts w:cs="Arial"/>
                <w:sz w:val="16"/>
                <w:szCs w:val="16"/>
                <w:lang w:eastAsia="zh-CN"/>
              </w:rPr>
            </w:pPr>
          </w:p>
        </w:tc>
      </w:tr>
      <w:tr w:rsidR="00E03B72" w:rsidRPr="0054229D" w14:paraId="11BFE32B" w14:textId="77777777" w:rsidTr="0054229D">
        <w:trPr>
          <w:trHeight w:val="20"/>
        </w:trPr>
        <w:tc>
          <w:tcPr>
            <w:tcW w:w="2268" w:type="dxa"/>
            <w:tcBorders>
              <w:top w:val="single" w:sz="4" w:space="0" w:color="auto"/>
              <w:left w:val="single" w:sz="4" w:space="0" w:color="auto"/>
              <w:bottom w:val="single" w:sz="4" w:space="0" w:color="auto"/>
              <w:right w:val="single" w:sz="4" w:space="0" w:color="auto"/>
            </w:tcBorders>
          </w:tcPr>
          <w:p w14:paraId="47A25BF9" w14:textId="77777777" w:rsidR="00E03B72" w:rsidRPr="0054229D" w:rsidRDefault="00E03B72" w:rsidP="00C663CA">
            <w:pPr>
              <w:pStyle w:val="TAL"/>
              <w:rPr>
                <w:rFonts w:cs="Arial"/>
                <w:sz w:val="16"/>
                <w:szCs w:val="16"/>
              </w:rPr>
            </w:pPr>
            <w:r w:rsidRPr="0054229D">
              <w:rPr>
                <w:rFonts w:cs="Arial"/>
                <w:sz w:val="16"/>
                <w:szCs w:val="16"/>
              </w:rPr>
              <w:t>gNB noise figure, dB</w:t>
            </w:r>
          </w:p>
        </w:tc>
        <w:tc>
          <w:tcPr>
            <w:tcW w:w="3119" w:type="dxa"/>
            <w:tcBorders>
              <w:top w:val="single" w:sz="4" w:space="0" w:color="auto"/>
              <w:left w:val="single" w:sz="4" w:space="0" w:color="auto"/>
              <w:bottom w:val="single" w:sz="4" w:space="0" w:color="auto"/>
              <w:right w:val="single" w:sz="4" w:space="0" w:color="auto"/>
            </w:tcBorders>
          </w:tcPr>
          <w:p w14:paraId="3AAF4A01" w14:textId="77777777" w:rsidR="00E03B72" w:rsidRPr="0054229D" w:rsidRDefault="00E03B72" w:rsidP="00C663CA">
            <w:pPr>
              <w:pStyle w:val="TAL"/>
              <w:rPr>
                <w:rFonts w:cs="Arial"/>
                <w:sz w:val="16"/>
                <w:szCs w:val="16"/>
              </w:rPr>
            </w:pPr>
            <w:r w:rsidRPr="0054229D">
              <w:rPr>
                <w:rFonts w:cs="Arial"/>
                <w:sz w:val="16"/>
                <w:szCs w:val="16"/>
              </w:rPr>
              <w:t>5dB</w:t>
            </w:r>
          </w:p>
        </w:tc>
        <w:tc>
          <w:tcPr>
            <w:tcW w:w="4394" w:type="dxa"/>
            <w:tcBorders>
              <w:top w:val="single" w:sz="4" w:space="0" w:color="auto"/>
              <w:left w:val="single" w:sz="4" w:space="0" w:color="auto"/>
              <w:bottom w:val="single" w:sz="4" w:space="0" w:color="auto"/>
              <w:right w:val="single" w:sz="4" w:space="0" w:color="auto"/>
            </w:tcBorders>
          </w:tcPr>
          <w:p w14:paraId="71B6ED70" w14:textId="77777777" w:rsidR="00E03B72" w:rsidRPr="0054229D" w:rsidRDefault="00E03B72" w:rsidP="00C663CA">
            <w:pPr>
              <w:pStyle w:val="TAL"/>
              <w:rPr>
                <w:rFonts w:cs="Arial"/>
                <w:sz w:val="16"/>
                <w:szCs w:val="16"/>
              </w:rPr>
            </w:pPr>
            <w:r w:rsidRPr="0054229D">
              <w:rPr>
                <w:rFonts w:cs="Arial"/>
                <w:sz w:val="16"/>
                <w:szCs w:val="16"/>
              </w:rPr>
              <w:t>7dB</w:t>
            </w:r>
          </w:p>
        </w:tc>
      </w:tr>
      <w:tr w:rsidR="00E03B72" w:rsidRPr="0054229D" w14:paraId="510CC31C" w14:textId="77777777" w:rsidTr="0054229D">
        <w:trPr>
          <w:trHeight w:val="20"/>
        </w:trPr>
        <w:tc>
          <w:tcPr>
            <w:tcW w:w="2268" w:type="dxa"/>
            <w:tcBorders>
              <w:top w:val="single" w:sz="4" w:space="0" w:color="auto"/>
              <w:left w:val="single" w:sz="4" w:space="0" w:color="auto"/>
              <w:bottom w:val="single" w:sz="4" w:space="0" w:color="auto"/>
              <w:right w:val="single" w:sz="4" w:space="0" w:color="auto"/>
            </w:tcBorders>
            <w:shd w:val="clear" w:color="auto" w:fill="D0CECE"/>
          </w:tcPr>
          <w:p w14:paraId="097A974E" w14:textId="77777777" w:rsidR="00E03B72" w:rsidRPr="0054229D" w:rsidRDefault="00E03B72" w:rsidP="00C663CA">
            <w:pPr>
              <w:pStyle w:val="TAH"/>
              <w:rPr>
                <w:rFonts w:cs="Arial"/>
                <w:sz w:val="16"/>
                <w:szCs w:val="16"/>
                <w:lang w:eastAsia="zh-CN"/>
              </w:rPr>
            </w:pPr>
            <w:r w:rsidRPr="0054229D">
              <w:rPr>
                <w:rFonts w:cs="Arial"/>
                <w:sz w:val="16"/>
                <w:szCs w:val="16"/>
                <w:lang w:eastAsia="zh-CN"/>
              </w:rPr>
              <w:t xml:space="preserve">UE model parameters </w:t>
            </w:r>
          </w:p>
        </w:tc>
        <w:tc>
          <w:tcPr>
            <w:tcW w:w="3119" w:type="dxa"/>
            <w:tcBorders>
              <w:top w:val="single" w:sz="4" w:space="0" w:color="auto"/>
              <w:left w:val="single" w:sz="4" w:space="0" w:color="auto"/>
              <w:bottom w:val="single" w:sz="4" w:space="0" w:color="auto"/>
              <w:right w:val="single" w:sz="4" w:space="0" w:color="auto"/>
            </w:tcBorders>
            <w:shd w:val="clear" w:color="auto" w:fill="D0CECE"/>
          </w:tcPr>
          <w:p w14:paraId="3F0B4508" w14:textId="77777777" w:rsidR="00E03B72" w:rsidRPr="0054229D" w:rsidRDefault="00E03B72" w:rsidP="00C663CA">
            <w:pPr>
              <w:pStyle w:val="TAH"/>
              <w:rPr>
                <w:rFonts w:cs="Arial"/>
                <w:sz w:val="16"/>
                <w:szCs w:val="16"/>
                <w:lang w:eastAsia="zh-CN"/>
              </w:rPr>
            </w:pPr>
          </w:p>
        </w:tc>
        <w:tc>
          <w:tcPr>
            <w:tcW w:w="4394" w:type="dxa"/>
            <w:tcBorders>
              <w:top w:val="single" w:sz="4" w:space="0" w:color="auto"/>
              <w:left w:val="single" w:sz="4" w:space="0" w:color="auto"/>
              <w:bottom w:val="single" w:sz="4" w:space="0" w:color="auto"/>
              <w:right w:val="single" w:sz="4" w:space="0" w:color="auto"/>
            </w:tcBorders>
            <w:shd w:val="clear" w:color="auto" w:fill="D0CECE"/>
          </w:tcPr>
          <w:p w14:paraId="2E641880" w14:textId="77777777" w:rsidR="00E03B72" w:rsidRPr="0054229D" w:rsidRDefault="00E03B72" w:rsidP="00C663CA">
            <w:pPr>
              <w:pStyle w:val="TAH"/>
              <w:rPr>
                <w:rFonts w:cs="Arial"/>
                <w:sz w:val="16"/>
                <w:szCs w:val="16"/>
                <w:lang w:eastAsia="zh-CN"/>
              </w:rPr>
            </w:pPr>
          </w:p>
        </w:tc>
      </w:tr>
      <w:tr w:rsidR="00E03B72" w:rsidRPr="0054229D" w14:paraId="40C5371F" w14:textId="77777777" w:rsidTr="0054229D">
        <w:trPr>
          <w:trHeight w:val="20"/>
        </w:trPr>
        <w:tc>
          <w:tcPr>
            <w:tcW w:w="2268" w:type="dxa"/>
            <w:tcBorders>
              <w:top w:val="single" w:sz="4" w:space="0" w:color="auto"/>
              <w:left w:val="single" w:sz="4" w:space="0" w:color="auto"/>
              <w:bottom w:val="single" w:sz="4" w:space="0" w:color="auto"/>
              <w:right w:val="single" w:sz="4" w:space="0" w:color="auto"/>
            </w:tcBorders>
            <w:vAlign w:val="center"/>
          </w:tcPr>
          <w:p w14:paraId="71A5F67D" w14:textId="77777777" w:rsidR="00E03B72" w:rsidRPr="0054229D" w:rsidRDefault="00E03B72" w:rsidP="00C663CA">
            <w:pPr>
              <w:pStyle w:val="TAL"/>
              <w:rPr>
                <w:rFonts w:cs="Arial"/>
                <w:sz w:val="16"/>
                <w:szCs w:val="16"/>
              </w:rPr>
            </w:pPr>
            <w:r w:rsidRPr="0054229D">
              <w:rPr>
                <w:rFonts w:cs="Arial"/>
                <w:sz w:val="16"/>
                <w:szCs w:val="16"/>
              </w:rPr>
              <w:t>UE noise figure, dB</w:t>
            </w:r>
          </w:p>
        </w:tc>
        <w:tc>
          <w:tcPr>
            <w:tcW w:w="3119" w:type="dxa"/>
            <w:tcBorders>
              <w:top w:val="single" w:sz="4" w:space="0" w:color="auto"/>
              <w:left w:val="single" w:sz="4" w:space="0" w:color="auto"/>
              <w:bottom w:val="single" w:sz="4" w:space="0" w:color="auto"/>
              <w:right w:val="single" w:sz="4" w:space="0" w:color="auto"/>
            </w:tcBorders>
            <w:vAlign w:val="center"/>
          </w:tcPr>
          <w:p w14:paraId="06EE1A24" w14:textId="77777777" w:rsidR="00E03B72" w:rsidRPr="0054229D" w:rsidRDefault="00E03B72" w:rsidP="00C663CA">
            <w:pPr>
              <w:pStyle w:val="TAL"/>
              <w:rPr>
                <w:rFonts w:cs="Arial"/>
                <w:sz w:val="16"/>
                <w:szCs w:val="16"/>
              </w:rPr>
            </w:pPr>
            <w:r w:rsidRPr="0054229D">
              <w:rPr>
                <w:rFonts w:cs="Arial"/>
                <w:sz w:val="16"/>
                <w:szCs w:val="16"/>
              </w:rPr>
              <w:t>9dB – Note 1</w:t>
            </w:r>
          </w:p>
        </w:tc>
        <w:tc>
          <w:tcPr>
            <w:tcW w:w="4394" w:type="dxa"/>
            <w:tcBorders>
              <w:top w:val="single" w:sz="4" w:space="0" w:color="auto"/>
              <w:left w:val="single" w:sz="4" w:space="0" w:color="auto"/>
              <w:bottom w:val="single" w:sz="4" w:space="0" w:color="auto"/>
              <w:right w:val="single" w:sz="4" w:space="0" w:color="auto"/>
            </w:tcBorders>
          </w:tcPr>
          <w:p w14:paraId="776D8CF3" w14:textId="77777777" w:rsidR="00E03B72" w:rsidRPr="0054229D" w:rsidRDefault="00E03B72" w:rsidP="00C663CA">
            <w:pPr>
              <w:pStyle w:val="TAL"/>
              <w:rPr>
                <w:rFonts w:cs="Arial"/>
                <w:sz w:val="16"/>
                <w:szCs w:val="16"/>
              </w:rPr>
            </w:pPr>
            <w:r w:rsidRPr="0054229D">
              <w:rPr>
                <w:rFonts w:cs="Arial"/>
                <w:sz w:val="16"/>
                <w:szCs w:val="16"/>
              </w:rPr>
              <w:t>13dB – Note 1</w:t>
            </w:r>
          </w:p>
        </w:tc>
      </w:tr>
      <w:tr w:rsidR="00E03B72" w:rsidRPr="0054229D" w14:paraId="69B8A3CB" w14:textId="77777777" w:rsidTr="0054229D">
        <w:trPr>
          <w:trHeight w:val="20"/>
        </w:trPr>
        <w:tc>
          <w:tcPr>
            <w:tcW w:w="2268" w:type="dxa"/>
            <w:tcBorders>
              <w:top w:val="single" w:sz="4" w:space="0" w:color="auto"/>
              <w:left w:val="single" w:sz="4" w:space="0" w:color="auto"/>
              <w:bottom w:val="single" w:sz="4" w:space="0" w:color="auto"/>
              <w:right w:val="single" w:sz="4" w:space="0" w:color="auto"/>
            </w:tcBorders>
          </w:tcPr>
          <w:p w14:paraId="68E06904" w14:textId="77777777" w:rsidR="00E03B72" w:rsidRPr="0054229D" w:rsidRDefault="00E03B72" w:rsidP="00C663CA">
            <w:pPr>
              <w:pStyle w:val="TAL"/>
              <w:rPr>
                <w:rFonts w:cs="Arial"/>
                <w:sz w:val="16"/>
                <w:szCs w:val="16"/>
              </w:rPr>
            </w:pPr>
            <w:r w:rsidRPr="0054229D">
              <w:rPr>
                <w:rFonts w:cs="Arial"/>
                <w:sz w:val="16"/>
                <w:szCs w:val="16"/>
              </w:rPr>
              <w:t>UE max. TX power, dBm</w:t>
            </w:r>
          </w:p>
        </w:tc>
        <w:tc>
          <w:tcPr>
            <w:tcW w:w="3119" w:type="dxa"/>
            <w:tcBorders>
              <w:top w:val="single" w:sz="4" w:space="0" w:color="auto"/>
              <w:left w:val="single" w:sz="4" w:space="0" w:color="auto"/>
              <w:bottom w:val="single" w:sz="4" w:space="0" w:color="auto"/>
              <w:right w:val="single" w:sz="4" w:space="0" w:color="auto"/>
            </w:tcBorders>
          </w:tcPr>
          <w:p w14:paraId="0429A69C" w14:textId="77777777" w:rsidR="00E03B72" w:rsidRPr="0054229D" w:rsidRDefault="00E03B72" w:rsidP="00C663CA">
            <w:pPr>
              <w:pStyle w:val="TAL"/>
              <w:rPr>
                <w:rFonts w:cs="Arial"/>
                <w:sz w:val="16"/>
                <w:szCs w:val="16"/>
              </w:rPr>
            </w:pPr>
            <w:r w:rsidRPr="0054229D">
              <w:rPr>
                <w:rFonts w:cs="Arial"/>
                <w:sz w:val="16"/>
                <w:szCs w:val="16"/>
              </w:rPr>
              <w:t>23dBm – Note 1</w:t>
            </w:r>
          </w:p>
        </w:tc>
        <w:tc>
          <w:tcPr>
            <w:tcW w:w="4394" w:type="dxa"/>
            <w:tcBorders>
              <w:top w:val="single" w:sz="4" w:space="0" w:color="auto"/>
              <w:left w:val="single" w:sz="4" w:space="0" w:color="auto"/>
              <w:bottom w:val="single" w:sz="4" w:space="0" w:color="auto"/>
              <w:right w:val="single" w:sz="4" w:space="0" w:color="auto"/>
            </w:tcBorders>
          </w:tcPr>
          <w:p w14:paraId="4CE94E37" w14:textId="77777777" w:rsidR="00E03B72" w:rsidRPr="0054229D" w:rsidRDefault="00E03B72" w:rsidP="00C663CA">
            <w:pPr>
              <w:pStyle w:val="TAL"/>
              <w:rPr>
                <w:rFonts w:cs="Arial"/>
                <w:sz w:val="16"/>
                <w:szCs w:val="16"/>
              </w:rPr>
            </w:pPr>
            <w:r w:rsidRPr="0054229D">
              <w:rPr>
                <w:rFonts w:cs="Arial"/>
                <w:sz w:val="16"/>
                <w:szCs w:val="16"/>
              </w:rPr>
              <w:t>23dBm – Note 1</w:t>
            </w:r>
          </w:p>
          <w:p w14:paraId="2D6A7FE1" w14:textId="77777777" w:rsidR="00E03B72" w:rsidRPr="0054229D" w:rsidRDefault="00E03B72" w:rsidP="00C663CA">
            <w:pPr>
              <w:pStyle w:val="TAL"/>
              <w:rPr>
                <w:rFonts w:cs="Arial"/>
                <w:sz w:val="16"/>
                <w:szCs w:val="16"/>
              </w:rPr>
            </w:pPr>
            <w:r w:rsidRPr="0054229D">
              <w:rPr>
                <w:rFonts w:cs="Arial"/>
                <w:sz w:val="16"/>
                <w:szCs w:val="16"/>
              </w:rPr>
              <w:t>EIRP should not exceed 43 dBm.</w:t>
            </w:r>
          </w:p>
        </w:tc>
      </w:tr>
      <w:tr w:rsidR="00E03B72" w:rsidRPr="0054229D" w14:paraId="308DB4BE" w14:textId="77777777" w:rsidTr="0054229D">
        <w:trPr>
          <w:trHeight w:val="20"/>
        </w:trPr>
        <w:tc>
          <w:tcPr>
            <w:tcW w:w="2268" w:type="dxa"/>
            <w:tcBorders>
              <w:top w:val="single" w:sz="4" w:space="0" w:color="auto"/>
              <w:left w:val="single" w:sz="4" w:space="0" w:color="auto"/>
              <w:bottom w:val="single" w:sz="4" w:space="0" w:color="auto"/>
              <w:right w:val="single" w:sz="4" w:space="0" w:color="auto"/>
            </w:tcBorders>
          </w:tcPr>
          <w:p w14:paraId="6B708067" w14:textId="77777777" w:rsidR="00E03B72" w:rsidRPr="0054229D" w:rsidRDefault="00E03B72" w:rsidP="00C663CA">
            <w:pPr>
              <w:pStyle w:val="TAL"/>
              <w:rPr>
                <w:rFonts w:cs="Arial"/>
                <w:sz w:val="16"/>
                <w:szCs w:val="16"/>
              </w:rPr>
            </w:pPr>
            <w:r w:rsidRPr="0054229D">
              <w:rPr>
                <w:rFonts w:cs="Arial"/>
                <w:sz w:val="16"/>
                <w:szCs w:val="16"/>
              </w:rPr>
              <w:t xml:space="preserve">UE antenna radiation pattern </w:t>
            </w:r>
          </w:p>
        </w:tc>
        <w:tc>
          <w:tcPr>
            <w:tcW w:w="3119" w:type="dxa"/>
            <w:tcBorders>
              <w:top w:val="single" w:sz="4" w:space="0" w:color="auto"/>
              <w:left w:val="single" w:sz="4" w:space="0" w:color="auto"/>
              <w:bottom w:val="single" w:sz="4" w:space="0" w:color="auto"/>
              <w:right w:val="single" w:sz="4" w:space="0" w:color="auto"/>
            </w:tcBorders>
          </w:tcPr>
          <w:p w14:paraId="55FAF191" w14:textId="77777777" w:rsidR="00E03B72" w:rsidRPr="0054229D" w:rsidRDefault="00E03B72" w:rsidP="00C663CA">
            <w:pPr>
              <w:pStyle w:val="TAL"/>
              <w:rPr>
                <w:rFonts w:cs="Arial"/>
                <w:sz w:val="16"/>
                <w:szCs w:val="16"/>
              </w:rPr>
            </w:pPr>
            <w:r w:rsidRPr="0054229D">
              <w:rPr>
                <w:rFonts w:cs="Arial"/>
                <w:sz w:val="16"/>
                <w:szCs w:val="16"/>
              </w:rPr>
              <w:t>Omni, 0dBi</w:t>
            </w:r>
          </w:p>
        </w:tc>
        <w:tc>
          <w:tcPr>
            <w:tcW w:w="4394" w:type="dxa"/>
            <w:tcBorders>
              <w:top w:val="single" w:sz="4" w:space="0" w:color="auto"/>
              <w:left w:val="single" w:sz="4" w:space="0" w:color="auto"/>
              <w:bottom w:val="single" w:sz="4" w:space="0" w:color="auto"/>
              <w:right w:val="single" w:sz="4" w:space="0" w:color="auto"/>
            </w:tcBorders>
          </w:tcPr>
          <w:p w14:paraId="17123526" w14:textId="77777777" w:rsidR="00E03B72" w:rsidRPr="0054229D" w:rsidRDefault="00E03B72" w:rsidP="00C663CA">
            <w:pPr>
              <w:pStyle w:val="TAL"/>
              <w:rPr>
                <w:rFonts w:cs="Arial"/>
                <w:sz w:val="16"/>
                <w:szCs w:val="16"/>
              </w:rPr>
            </w:pPr>
            <w:r w:rsidRPr="0054229D">
              <w:rPr>
                <w:rFonts w:cs="Arial"/>
                <w:sz w:val="16"/>
                <w:szCs w:val="16"/>
              </w:rPr>
              <w:t>Antenna model according to Table 6.1.1-2 in TR 38.855</w:t>
            </w:r>
          </w:p>
        </w:tc>
      </w:tr>
      <w:tr w:rsidR="00E03B72" w:rsidRPr="0054229D" w14:paraId="5CBA3224" w14:textId="77777777" w:rsidTr="0054229D">
        <w:trPr>
          <w:trHeight w:val="20"/>
        </w:trPr>
        <w:tc>
          <w:tcPr>
            <w:tcW w:w="2268" w:type="dxa"/>
            <w:tcBorders>
              <w:top w:val="single" w:sz="4" w:space="0" w:color="auto"/>
              <w:left w:val="single" w:sz="4" w:space="0" w:color="auto"/>
              <w:bottom w:val="single" w:sz="4" w:space="0" w:color="auto"/>
              <w:right w:val="single" w:sz="4" w:space="0" w:color="auto"/>
            </w:tcBorders>
          </w:tcPr>
          <w:p w14:paraId="475BB0DE" w14:textId="77777777" w:rsidR="00E03B72" w:rsidRPr="0054229D" w:rsidRDefault="00E03B72" w:rsidP="00C663CA">
            <w:pPr>
              <w:pStyle w:val="TAL"/>
              <w:rPr>
                <w:rFonts w:cs="Arial"/>
                <w:sz w:val="16"/>
                <w:szCs w:val="16"/>
              </w:rPr>
            </w:pPr>
            <w:r w:rsidRPr="0054229D">
              <w:rPr>
                <w:rFonts w:cs="Arial"/>
                <w:sz w:val="16"/>
                <w:szCs w:val="16"/>
              </w:rPr>
              <w:t>PHY/link level abstraction</w:t>
            </w:r>
          </w:p>
        </w:tc>
        <w:tc>
          <w:tcPr>
            <w:tcW w:w="7513" w:type="dxa"/>
            <w:gridSpan w:val="2"/>
            <w:tcBorders>
              <w:top w:val="single" w:sz="4" w:space="0" w:color="auto"/>
              <w:left w:val="single" w:sz="4" w:space="0" w:color="auto"/>
              <w:bottom w:val="single" w:sz="4" w:space="0" w:color="auto"/>
              <w:right w:val="single" w:sz="4" w:space="0" w:color="auto"/>
            </w:tcBorders>
          </w:tcPr>
          <w:p w14:paraId="239D184E" w14:textId="77777777" w:rsidR="00E03B72" w:rsidRPr="0054229D" w:rsidRDefault="00E03B72" w:rsidP="00C663CA">
            <w:pPr>
              <w:pStyle w:val="TAL"/>
              <w:rPr>
                <w:rFonts w:cs="Arial"/>
                <w:sz w:val="16"/>
                <w:szCs w:val="16"/>
              </w:rPr>
            </w:pPr>
            <w:r w:rsidRPr="0054229D">
              <w:rPr>
                <w:rFonts w:cs="Arial"/>
                <w:sz w:val="16"/>
                <w:szCs w:val="16"/>
              </w:rPr>
              <w:t>Explicit simulation of all links, individual parameters estimation is applied. Companies to provide description of applied algorithms for estimation of signal location parameters.</w:t>
            </w:r>
          </w:p>
        </w:tc>
      </w:tr>
      <w:tr w:rsidR="00E03B72" w:rsidRPr="0054229D" w14:paraId="4EC4C094" w14:textId="77777777" w:rsidTr="0054229D">
        <w:trPr>
          <w:trHeight w:val="20"/>
        </w:trPr>
        <w:tc>
          <w:tcPr>
            <w:tcW w:w="2268" w:type="dxa"/>
            <w:tcBorders>
              <w:top w:val="single" w:sz="4" w:space="0" w:color="auto"/>
              <w:left w:val="single" w:sz="4" w:space="0" w:color="auto"/>
              <w:bottom w:val="single" w:sz="4" w:space="0" w:color="auto"/>
              <w:right w:val="single" w:sz="4" w:space="0" w:color="auto"/>
            </w:tcBorders>
          </w:tcPr>
          <w:p w14:paraId="6E2265B1" w14:textId="77777777" w:rsidR="00E03B72" w:rsidRPr="0054229D" w:rsidRDefault="00E03B72" w:rsidP="00C663CA">
            <w:pPr>
              <w:pStyle w:val="TAL"/>
              <w:rPr>
                <w:rFonts w:cs="Arial"/>
                <w:sz w:val="16"/>
                <w:szCs w:val="16"/>
              </w:rPr>
            </w:pPr>
            <w:r w:rsidRPr="0054229D">
              <w:rPr>
                <w:rFonts w:cs="Arial"/>
                <w:sz w:val="16"/>
                <w:szCs w:val="16"/>
              </w:rPr>
              <w:t>Network synchronization</w:t>
            </w:r>
          </w:p>
        </w:tc>
        <w:tc>
          <w:tcPr>
            <w:tcW w:w="7513" w:type="dxa"/>
            <w:gridSpan w:val="2"/>
            <w:tcBorders>
              <w:top w:val="single" w:sz="4" w:space="0" w:color="auto"/>
              <w:left w:val="single" w:sz="4" w:space="0" w:color="auto"/>
              <w:bottom w:val="single" w:sz="4" w:space="0" w:color="auto"/>
              <w:right w:val="single" w:sz="4" w:space="0" w:color="auto"/>
            </w:tcBorders>
          </w:tcPr>
          <w:p w14:paraId="38A4369B" w14:textId="77777777" w:rsidR="00E03B72" w:rsidRPr="0054229D" w:rsidRDefault="00E03B72" w:rsidP="00C663CA">
            <w:pPr>
              <w:pStyle w:val="TAL"/>
              <w:rPr>
                <w:rFonts w:cs="Arial"/>
                <w:sz w:val="16"/>
                <w:szCs w:val="16"/>
              </w:rPr>
            </w:pPr>
            <w:r w:rsidRPr="0054229D">
              <w:rPr>
                <w:rFonts w:cs="Arial"/>
                <w:sz w:val="16"/>
                <w:szCs w:val="16"/>
              </w:rPr>
              <w:t>The network synchronization error, per UE dropping, is defined as a truncated Gaussian distribution of (T1 ns) rms values between an eNB and a timing reference source which is assumed to have perfect timing, subject to a largest timing difference of T2 ns, where T2 = 2*T1</w:t>
            </w:r>
          </w:p>
          <w:p w14:paraId="0ECFA32A" w14:textId="77777777" w:rsidR="00E03B72" w:rsidRPr="0054229D" w:rsidRDefault="00E03B72" w:rsidP="00C663CA">
            <w:pPr>
              <w:pStyle w:val="TAL"/>
              <w:rPr>
                <w:rFonts w:cs="Arial"/>
                <w:sz w:val="16"/>
                <w:szCs w:val="16"/>
              </w:rPr>
            </w:pPr>
            <w:r w:rsidRPr="0054229D">
              <w:rPr>
                <w:rFonts w:cs="Arial"/>
                <w:sz w:val="16"/>
                <w:szCs w:val="16"/>
              </w:rPr>
              <w:t>–</w:t>
            </w:r>
            <w:r w:rsidRPr="0054229D">
              <w:rPr>
                <w:rFonts w:cs="Arial"/>
                <w:sz w:val="16"/>
                <w:szCs w:val="16"/>
              </w:rPr>
              <w:tab/>
              <w:t>That is, the range of timing errors is [-T2, T2]</w:t>
            </w:r>
          </w:p>
          <w:p w14:paraId="4EB34757" w14:textId="77777777" w:rsidR="00E03B72" w:rsidRPr="0054229D" w:rsidRDefault="00E03B72" w:rsidP="00C663CA">
            <w:pPr>
              <w:pStyle w:val="TAL"/>
              <w:rPr>
                <w:rFonts w:cs="Arial"/>
                <w:sz w:val="16"/>
                <w:szCs w:val="16"/>
              </w:rPr>
            </w:pPr>
            <w:r w:rsidRPr="0054229D">
              <w:rPr>
                <w:rFonts w:cs="Arial"/>
                <w:sz w:val="16"/>
                <w:szCs w:val="16"/>
              </w:rPr>
              <w:t>–</w:t>
            </w:r>
            <w:r w:rsidRPr="0054229D">
              <w:rPr>
                <w:rFonts w:cs="Arial"/>
                <w:sz w:val="16"/>
                <w:szCs w:val="16"/>
              </w:rPr>
              <w:tab/>
              <w:t>T1: 0ns (perfectly synchronized), 50ns (Optional)</w:t>
            </w:r>
          </w:p>
        </w:tc>
      </w:tr>
      <w:tr w:rsidR="00E03B72" w:rsidRPr="0054229D" w14:paraId="1F5C44B3" w14:textId="77777777" w:rsidTr="0054229D">
        <w:trPr>
          <w:trHeight w:val="20"/>
        </w:trPr>
        <w:tc>
          <w:tcPr>
            <w:tcW w:w="2268" w:type="dxa"/>
            <w:tcBorders>
              <w:top w:val="single" w:sz="4" w:space="0" w:color="auto"/>
              <w:left w:val="single" w:sz="4" w:space="0" w:color="auto"/>
              <w:bottom w:val="single" w:sz="4" w:space="0" w:color="auto"/>
              <w:right w:val="single" w:sz="4" w:space="0" w:color="auto"/>
            </w:tcBorders>
          </w:tcPr>
          <w:p w14:paraId="6D1CBDC9" w14:textId="77777777" w:rsidR="00E03B72" w:rsidRPr="0054229D" w:rsidRDefault="00E03B72" w:rsidP="00C663CA">
            <w:pPr>
              <w:pStyle w:val="TAL"/>
              <w:rPr>
                <w:rFonts w:cs="Arial"/>
                <w:sz w:val="16"/>
                <w:szCs w:val="16"/>
              </w:rPr>
            </w:pPr>
            <w:r w:rsidRPr="0054229D">
              <w:rPr>
                <w:rFonts w:cs="Arial"/>
                <w:color w:val="00000A"/>
                <w:sz w:val="16"/>
                <w:szCs w:val="16"/>
                <w:lang w:val="en-US" w:eastAsia="zh-CN"/>
              </w:rPr>
              <w:t>UE/gNB RX and TX timing error</w:t>
            </w:r>
          </w:p>
        </w:tc>
        <w:tc>
          <w:tcPr>
            <w:tcW w:w="7513" w:type="dxa"/>
            <w:gridSpan w:val="2"/>
            <w:tcBorders>
              <w:top w:val="single" w:sz="4" w:space="0" w:color="auto"/>
              <w:left w:val="single" w:sz="4" w:space="0" w:color="auto"/>
              <w:bottom w:val="single" w:sz="4" w:space="0" w:color="auto"/>
              <w:right w:val="single" w:sz="4" w:space="0" w:color="auto"/>
            </w:tcBorders>
          </w:tcPr>
          <w:p w14:paraId="02A9C7ED" w14:textId="77777777" w:rsidR="00E03B72" w:rsidRPr="0054229D" w:rsidRDefault="00E03B72" w:rsidP="00C663CA">
            <w:pPr>
              <w:pStyle w:val="TAL"/>
              <w:rPr>
                <w:rFonts w:cs="Arial"/>
                <w:sz w:val="16"/>
                <w:szCs w:val="16"/>
                <w:lang w:val="en-US" w:eastAsia="zh-CN"/>
              </w:rPr>
            </w:pPr>
            <w:r w:rsidRPr="0054229D">
              <w:rPr>
                <w:rFonts w:cs="Arial"/>
                <w:sz w:val="16"/>
                <w:szCs w:val="16"/>
                <w:lang w:val="en-US" w:eastAsia="zh-CN"/>
              </w:rPr>
              <w:t>(Optional) The UE/gNB RX and TX timing error, in FR1/FR2, can be modeled as a truncated Gaussian distribution with zero mean and standard deviation of T1 ns, with truncation of the distribution to the [-T2, T2] range, and with T2=2*T1:</w:t>
            </w:r>
          </w:p>
          <w:p w14:paraId="466784F9" w14:textId="77777777" w:rsidR="00E03B72" w:rsidRPr="0054229D" w:rsidRDefault="00E03B72" w:rsidP="00C663CA">
            <w:pPr>
              <w:pStyle w:val="B1"/>
              <w:spacing w:after="0"/>
              <w:rPr>
                <w:rFonts w:ascii="Arial" w:hAnsi="Arial" w:cs="Arial"/>
                <w:sz w:val="16"/>
                <w:szCs w:val="16"/>
                <w:lang w:eastAsia="zh-CN"/>
              </w:rPr>
            </w:pPr>
            <w:r w:rsidRPr="0054229D">
              <w:rPr>
                <w:rFonts w:ascii="Arial" w:hAnsi="Arial" w:cs="Arial"/>
                <w:sz w:val="16"/>
                <w:szCs w:val="16"/>
                <w:lang w:eastAsia="zh-CN"/>
              </w:rPr>
              <w:t>-</w:t>
            </w:r>
            <w:r w:rsidRPr="0054229D">
              <w:rPr>
                <w:rFonts w:ascii="Arial" w:hAnsi="Arial" w:cs="Arial"/>
                <w:sz w:val="16"/>
                <w:szCs w:val="16"/>
                <w:lang w:eastAsia="zh-CN"/>
              </w:rPr>
              <w:tab/>
              <w:t>T1: X ns for gNB and Y ns for UE</w:t>
            </w:r>
          </w:p>
          <w:p w14:paraId="0C650EF1" w14:textId="77777777" w:rsidR="00E03B72" w:rsidRPr="0054229D" w:rsidRDefault="00E03B72" w:rsidP="00C663CA">
            <w:pPr>
              <w:pStyle w:val="B1"/>
              <w:spacing w:after="0"/>
              <w:rPr>
                <w:rFonts w:ascii="Arial" w:hAnsi="Arial" w:cs="Arial"/>
                <w:sz w:val="16"/>
                <w:szCs w:val="16"/>
                <w:lang w:eastAsia="zh-CN"/>
              </w:rPr>
            </w:pPr>
            <w:r w:rsidRPr="0054229D">
              <w:rPr>
                <w:rFonts w:ascii="Arial" w:hAnsi="Arial" w:cs="Arial"/>
                <w:sz w:val="16"/>
                <w:szCs w:val="16"/>
                <w:lang w:eastAsia="zh-CN"/>
              </w:rPr>
              <w:t>-</w:t>
            </w:r>
            <w:r w:rsidRPr="0054229D">
              <w:rPr>
                <w:rFonts w:ascii="Arial" w:hAnsi="Arial" w:cs="Arial"/>
                <w:sz w:val="16"/>
                <w:szCs w:val="16"/>
                <w:lang w:eastAsia="zh-CN"/>
              </w:rPr>
              <w:tab/>
              <w:t xml:space="preserve">X and Y are up to sources  </w:t>
            </w:r>
          </w:p>
          <w:p w14:paraId="1BFAECCC" w14:textId="77777777" w:rsidR="00E03B72" w:rsidRPr="0054229D" w:rsidRDefault="00E03B72" w:rsidP="00C663CA">
            <w:pPr>
              <w:pStyle w:val="B1"/>
              <w:spacing w:after="0"/>
              <w:rPr>
                <w:rFonts w:ascii="Arial" w:hAnsi="Arial" w:cs="Arial"/>
                <w:sz w:val="16"/>
                <w:szCs w:val="16"/>
                <w:lang w:eastAsia="zh-CN"/>
              </w:rPr>
            </w:pPr>
            <w:r w:rsidRPr="0054229D">
              <w:rPr>
                <w:rFonts w:ascii="Arial" w:hAnsi="Arial" w:cs="Arial"/>
                <w:sz w:val="16"/>
                <w:szCs w:val="16"/>
                <w:lang w:eastAsia="ja-JP"/>
              </w:rPr>
              <w:t>-</w:t>
            </w:r>
            <w:r w:rsidRPr="0054229D">
              <w:rPr>
                <w:rFonts w:ascii="Arial" w:hAnsi="Arial" w:cs="Arial"/>
                <w:sz w:val="16"/>
                <w:szCs w:val="16"/>
                <w:lang w:eastAsia="ja-JP"/>
              </w:rPr>
              <w:tab/>
              <w:t>Note: RX and TX timing errors are generated per panel independently</w:t>
            </w:r>
          </w:p>
          <w:p w14:paraId="045B1F43" w14:textId="77777777" w:rsidR="00E03B72" w:rsidRPr="0054229D" w:rsidRDefault="00E03B72" w:rsidP="00C663CA">
            <w:pPr>
              <w:pStyle w:val="TAL"/>
              <w:rPr>
                <w:rFonts w:cs="Arial"/>
                <w:sz w:val="16"/>
                <w:szCs w:val="16"/>
              </w:rPr>
            </w:pPr>
          </w:p>
          <w:p w14:paraId="36CAF5F4" w14:textId="77777777" w:rsidR="00E03B72" w:rsidRPr="0054229D" w:rsidRDefault="00E03B72" w:rsidP="00C663CA">
            <w:pPr>
              <w:pStyle w:val="TAL"/>
              <w:rPr>
                <w:rFonts w:cs="Arial"/>
                <w:sz w:val="16"/>
                <w:szCs w:val="16"/>
              </w:rPr>
            </w:pPr>
            <w:r w:rsidRPr="0054229D">
              <w:rPr>
                <w:rFonts w:cs="Arial"/>
                <w:sz w:val="16"/>
                <w:szCs w:val="16"/>
              </w:rPr>
              <w:t xml:space="preserve">Apply the timing errors as follows: </w:t>
            </w:r>
          </w:p>
          <w:p w14:paraId="234A565A" w14:textId="77777777" w:rsidR="00E03B72" w:rsidRPr="0054229D" w:rsidRDefault="00E03B72" w:rsidP="00C663CA">
            <w:pPr>
              <w:pStyle w:val="B1"/>
              <w:spacing w:after="0"/>
              <w:rPr>
                <w:rFonts w:ascii="Arial" w:hAnsi="Arial" w:cs="Arial"/>
                <w:sz w:val="16"/>
                <w:szCs w:val="16"/>
              </w:rPr>
            </w:pPr>
            <w:r w:rsidRPr="0054229D">
              <w:rPr>
                <w:rFonts w:ascii="Arial" w:hAnsi="Arial" w:cs="Arial"/>
                <w:sz w:val="16"/>
                <w:szCs w:val="16"/>
              </w:rPr>
              <w:t>-</w:t>
            </w:r>
            <w:r w:rsidRPr="0054229D">
              <w:rPr>
                <w:rFonts w:ascii="Arial" w:hAnsi="Arial" w:cs="Arial"/>
                <w:sz w:val="16"/>
                <w:szCs w:val="16"/>
              </w:rPr>
              <w:tab/>
              <w:t xml:space="preserve">For each UE drop, </w:t>
            </w:r>
          </w:p>
          <w:p w14:paraId="75DF83D3" w14:textId="77777777" w:rsidR="00E03B72" w:rsidRPr="0054229D" w:rsidRDefault="00E03B72" w:rsidP="00C663CA">
            <w:pPr>
              <w:pStyle w:val="B2"/>
              <w:spacing w:after="0"/>
              <w:rPr>
                <w:rFonts w:ascii="Arial" w:hAnsi="Arial" w:cs="Arial"/>
                <w:sz w:val="16"/>
                <w:szCs w:val="16"/>
              </w:rPr>
            </w:pPr>
            <w:r w:rsidRPr="0054229D">
              <w:rPr>
                <w:rFonts w:ascii="Arial" w:hAnsi="Arial" w:cs="Arial"/>
                <w:sz w:val="16"/>
                <w:szCs w:val="16"/>
              </w:rPr>
              <w:t>-</w:t>
            </w:r>
            <w:r w:rsidRPr="0054229D">
              <w:rPr>
                <w:rFonts w:ascii="Arial" w:hAnsi="Arial" w:cs="Arial"/>
                <w:sz w:val="16"/>
                <w:szCs w:val="16"/>
              </w:rPr>
              <w:tab/>
              <w:t>For each panel (in case of multiple panels)</w:t>
            </w:r>
          </w:p>
          <w:p w14:paraId="1AD11A49" w14:textId="77777777" w:rsidR="00E03B72" w:rsidRPr="0054229D" w:rsidRDefault="00E03B72" w:rsidP="00C663CA">
            <w:pPr>
              <w:pStyle w:val="B3"/>
              <w:spacing w:after="0"/>
              <w:rPr>
                <w:rFonts w:ascii="Arial" w:hAnsi="Arial" w:cs="Arial"/>
                <w:sz w:val="16"/>
                <w:szCs w:val="16"/>
              </w:rPr>
            </w:pPr>
            <w:r w:rsidRPr="0054229D">
              <w:rPr>
                <w:rFonts w:ascii="Arial" w:hAnsi="Arial" w:cs="Arial"/>
                <w:sz w:val="16"/>
                <w:szCs w:val="16"/>
              </w:rPr>
              <w:t>-</w:t>
            </w:r>
            <w:r w:rsidRPr="0054229D">
              <w:rPr>
                <w:rFonts w:ascii="Arial" w:hAnsi="Arial" w:cs="Arial"/>
                <w:sz w:val="16"/>
                <w:szCs w:val="16"/>
              </w:rPr>
              <w:tab/>
              <w:t xml:space="preserve">Draw a random sample for the Tx error according to [-2*Y,2*Y] and another random sample for the Rx error according to the same [-2*Y,2*Y] distribution. </w:t>
            </w:r>
          </w:p>
          <w:p w14:paraId="62EA13E5" w14:textId="77777777" w:rsidR="00E03B72" w:rsidRPr="0054229D" w:rsidRDefault="00E03B72" w:rsidP="00C663CA">
            <w:pPr>
              <w:pStyle w:val="B1"/>
              <w:spacing w:after="0"/>
              <w:rPr>
                <w:rFonts w:ascii="Arial" w:hAnsi="Arial" w:cs="Arial"/>
                <w:sz w:val="16"/>
                <w:szCs w:val="16"/>
              </w:rPr>
            </w:pPr>
            <w:r w:rsidRPr="0054229D">
              <w:rPr>
                <w:rFonts w:ascii="Arial" w:hAnsi="Arial" w:cs="Arial"/>
                <w:sz w:val="16"/>
                <w:szCs w:val="16"/>
              </w:rPr>
              <w:t>-</w:t>
            </w:r>
            <w:r w:rsidRPr="0054229D">
              <w:rPr>
                <w:rFonts w:ascii="Arial" w:hAnsi="Arial" w:cs="Arial"/>
                <w:sz w:val="16"/>
                <w:szCs w:val="16"/>
              </w:rPr>
              <w:tab/>
              <w:t xml:space="preserve">For each gNB </w:t>
            </w:r>
          </w:p>
          <w:p w14:paraId="490A2CEE" w14:textId="77777777" w:rsidR="00E03B72" w:rsidRPr="0054229D" w:rsidRDefault="00E03B72" w:rsidP="00C663CA">
            <w:pPr>
              <w:pStyle w:val="B2"/>
              <w:spacing w:after="0"/>
              <w:rPr>
                <w:rFonts w:ascii="Arial" w:hAnsi="Arial" w:cs="Arial"/>
                <w:sz w:val="16"/>
                <w:szCs w:val="16"/>
              </w:rPr>
            </w:pPr>
            <w:r w:rsidRPr="0054229D">
              <w:rPr>
                <w:rFonts w:ascii="Arial" w:hAnsi="Arial" w:cs="Arial"/>
                <w:sz w:val="16"/>
                <w:szCs w:val="16"/>
              </w:rPr>
              <w:t>-</w:t>
            </w:r>
            <w:r w:rsidRPr="0054229D">
              <w:rPr>
                <w:rFonts w:ascii="Arial" w:hAnsi="Arial" w:cs="Arial"/>
                <w:sz w:val="16"/>
                <w:szCs w:val="16"/>
              </w:rPr>
              <w:tab/>
              <w:t>For each panel (in case of multiple panels)</w:t>
            </w:r>
          </w:p>
          <w:p w14:paraId="266A8027" w14:textId="77777777" w:rsidR="00E03B72" w:rsidRPr="0054229D" w:rsidRDefault="00E03B72" w:rsidP="00C663CA">
            <w:pPr>
              <w:pStyle w:val="B3"/>
              <w:spacing w:after="0"/>
              <w:rPr>
                <w:rFonts w:ascii="Arial" w:hAnsi="Arial" w:cs="Arial"/>
                <w:sz w:val="16"/>
                <w:szCs w:val="16"/>
              </w:rPr>
            </w:pPr>
            <w:r w:rsidRPr="0054229D">
              <w:rPr>
                <w:rFonts w:ascii="Arial" w:hAnsi="Arial" w:cs="Arial"/>
                <w:sz w:val="16"/>
                <w:szCs w:val="16"/>
              </w:rPr>
              <w:t>-</w:t>
            </w:r>
            <w:r w:rsidRPr="0054229D">
              <w:rPr>
                <w:rFonts w:ascii="Arial" w:hAnsi="Arial" w:cs="Arial"/>
                <w:sz w:val="16"/>
                <w:szCs w:val="16"/>
              </w:rPr>
              <w:tab/>
              <w:t xml:space="preserve">Draw a random sample for the Tx error according to [-2*X,2*X] and another random sample for the Rx error according to the same [-2*X,2*X] distribution. </w:t>
            </w:r>
          </w:p>
          <w:p w14:paraId="5EC31BE7" w14:textId="77777777" w:rsidR="00E03B72" w:rsidRPr="0054229D" w:rsidRDefault="00E03B72" w:rsidP="00C663CA">
            <w:pPr>
              <w:pStyle w:val="B1"/>
              <w:spacing w:after="0"/>
              <w:rPr>
                <w:rFonts w:ascii="Arial" w:hAnsi="Arial" w:cs="Arial"/>
                <w:sz w:val="16"/>
                <w:szCs w:val="16"/>
              </w:rPr>
            </w:pPr>
            <w:r w:rsidRPr="0054229D">
              <w:rPr>
                <w:rFonts w:ascii="Arial" w:hAnsi="Arial" w:cs="Arial"/>
                <w:sz w:val="16"/>
                <w:szCs w:val="16"/>
              </w:rPr>
              <w:t>-</w:t>
            </w:r>
            <w:r w:rsidRPr="0054229D">
              <w:rPr>
                <w:rFonts w:ascii="Arial" w:hAnsi="Arial" w:cs="Arial"/>
                <w:sz w:val="16"/>
                <w:szCs w:val="16"/>
              </w:rPr>
              <w:tab/>
              <w:t>Any additional Time varying aspects of the timing errors, if simulated, can be left up to each company to report.</w:t>
            </w:r>
          </w:p>
          <w:p w14:paraId="7E124E8C" w14:textId="77777777" w:rsidR="00E03B72" w:rsidRPr="0054229D" w:rsidRDefault="00E03B72" w:rsidP="00C663CA">
            <w:pPr>
              <w:pStyle w:val="B1"/>
              <w:spacing w:after="0"/>
              <w:rPr>
                <w:rFonts w:ascii="Arial" w:hAnsi="Arial" w:cs="Arial"/>
                <w:sz w:val="16"/>
                <w:szCs w:val="16"/>
              </w:rPr>
            </w:pPr>
            <w:r w:rsidRPr="0054229D">
              <w:rPr>
                <w:rFonts w:ascii="Arial" w:hAnsi="Arial" w:cs="Arial"/>
                <w:sz w:val="16"/>
                <w:szCs w:val="16"/>
              </w:rPr>
              <w:t>-</w:t>
            </w:r>
            <w:r w:rsidRPr="0054229D">
              <w:rPr>
                <w:rFonts w:ascii="Arial" w:hAnsi="Arial" w:cs="Arial"/>
                <w:sz w:val="16"/>
                <w:szCs w:val="16"/>
              </w:rPr>
              <w:tab/>
              <w:t>For UE evaluation assumptions in FR2, it is assumed that the UE can receive or transmit at most from one panel at a time with a panel activation delay of 0ms.</w:t>
            </w:r>
          </w:p>
        </w:tc>
      </w:tr>
      <w:tr w:rsidR="00E03B72" w:rsidRPr="0054229D" w14:paraId="5EDC733C" w14:textId="77777777" w:rsidTr="0054229D">
        <w:trPr>
          <w:trHeight w:val="20"/>
        </w:trPr>
        <w:tc>
          <w:tcPr>
            <w:tcW w:w="9781" w:type="dxa"/>
            <w:gridSpan w:val="3"/>
            <w:tcBorders>
              <w:top w:val="single" w:sz="4" w:space="0" w:color="auto"/>
              <w:left w:val="single" w:sz="4" w:space="0" w:color="auto"/>
              <w:bottom w:val="single" w:sz="4" w:space="0" w:color="auto"/>
              <w:right w:val="single" w:sz="4" w:space="0" w:color="auto"/>
            </w:tcBorders>
          </w:tcPr>
          <w:p w14:paraId="31C459F9" w14:textId="77777777" w:rsidR="00E03B72" w:rsidRPr="0054229D" w:rsidRDefault="00E03B72" w:rsidP="00C663CA">
            <w:pPr>
              <w:pStyle w:val="TAN"/>
              <w:rPr>
                <w:rFonts w:cs="Arial"/>
                <w:sz w:val="16"/>
                <w:szCs w:val="16"/>
              </w:rPr>
            </w:pPr>
            <w:r w:rsidRPr="0054229D">
              <w:rPr>
                <w:rFonts w:cs="Arial"/>
                <w:sz w:val="16"/>
                <w:szCs w:val="16"/>
              </w:rPr>
              <w:t>Note 1:</w:t>
            </w:r>
            <w:r w:rsidRPr="0054229D">
              <w:rPr>
                <w:rFonts w:cs="Arial"/>
                <w:sz w:val="16"/>
                <w:szCs w:val="16"/>
                <w:lang w:eastAsia="ko-KR"/>
              </w:rPr>
              <w:t xml:space="preserve"> </w:t>
            </w:r>
            <w:r w:rsidRPr="0054229D">
              <w:rPr>
                <w:rFonts w:cs="Arial"/>
                <w:sz w:val="16"/>
                <w:szCs w:val="16"/>
                <w:lang w:eastAsia="ko-KR"/>
              </w:rPr>
              <w:tab/>
            </w:r>
            <w:r w:rsidRPr="0054229D">
              <w:rPr>
                <w:rFonts w:cs="Arial"/>
                <w:sz w:val="16"/>
                <w:szCs w:val="16"/>
              </w:rPr>
              <w:t>According to TR 38.802</w:t>
            </w:r>
          </w:p>
          <w:p w14:paraId="54BC8238" w14:textId="77777777" w:rsidR="00E03B72" w:rsidRPr="0054229D" w:rsidRDefault="00E03B72" w:rsidP="00C663CA">
            <w:pPr>
              <w:pStyle w:val="TAN"/>
              <w:rPr>
                <w:rFonts w:cs="Arial"/>
                <w:sz w:val="16"/>
                <w:szCs w:val="16"/>
              </w:rPr>
            </w:pPr>
            <w:r w:rsidRPr="0054229D">
              <w:rPr>
                <w:rFonts w:cs="Arial"/>
                <w:sz w:val="16"/>
                <w:szCs w:val="16"/>
              </w:rPr>
              <w:t>Note 2:</w:t>
            </w:r>
            <w:r w:rsidRPr="0054229D">
              <w:rPr>
                <w:rFonts w:cs="Arial"/>
                <w:sz w:val="16"/>
                <w:szCs w:val="16"/>
                <w:lang w:eastAsia="ko-KR"/>
              </w:rPr>
              <w:t xml:space="preserve"> </w:t>
            </w:r>
            <w:r w:rsidRPr="0054229D">
              <w:rPr>
                <w:rFonts w:cs="Arial"/>
                <w:sz w:val="16"/>
                <w:szCs w:val="16"/>
                <w:lang w:eastAsia="ko-KR"/>
              </w:rPr>
              <w:tab/>
            </w:r>
            <w:r w:rsidRPr="0054229D">
              <w:rPr>
                <w:rFonts w:cs="Arial"/>
                <w:sz w:val="16"/>
                <w:szCs w:val="16"/>
              </w:rPr>
              <w:t>According to TR 38.901</w:t>
            </w:r>
          </w:p>
        </w:tc>
      </w:tr>
    </w:tbl>
    <w:p w14:paraId="4A3DBD48" w14:textId="77777777" w:rsidR="00E03B72" w:rsidRPr="0054229D" w:rsidRDefault="00E03B72" w:rsidP="0054229D">
      <w:pPr>
        <w:rPr>
          <w:lang w:val="en-US"/>
        </w:rPr>
      </w:pPr>
    </w:p>
    <w:p w14:paraId="3D934FFE" w14:textId="77777777" w:rsidR="00E03B72" w:rsidRPr="0054229D" w:rsidRDefault="00E03B72" w:rsidP="0054229D">
      <w:r w:rsidRPr="0054229D">
        <w:rPr>
          <w:highlight w:val="green"/>
        </w:rPr>
        <w:t>Agreement</w:t>
      </w:r>
    </w:p>
    <w:p w14:paraId="57709F22" w14:textId="77777777" w:rsidR="00E03B72" w:rsidRPr="0054229D" w:rsidRDefault="00E03B72" w:rsidP="0054229D">
      <w:r w:rsidRPr="0054229D">
        <w:t>For the evaluation of RedCap positioning, the following bandwidth can be evaluated:</w:t>
      </w:r>
    </w:p>
    <w:p w14:paraId="1695CFB8" w14:textId="77777777" w:rsidR="00E03B72" w:rsidRPr="0054229D" w:rsidRDefault="00E03B72" w:rsidP="00CF6E6D">
      <w:pPr>
        <w:pStyle w:val="ListParagraph"/>
        <w:numPr>
          <w:ilvl w:val="0"/>
          <w:numId w:val="379"/>
        </w:numPr>
      </w:pPr>
      <w:r w:rsidRPr="0054229D">
        <w:t>FR1: 20MHz baseline, 5MHz optional</w:t>
      </w:r>
    </w:p>
    <w:p w14:paraId="0C4E7CB2" w14:textId="77777777" w:rsidR="00E03B72" w:rsidRPr="0054229D" w:rsidRDefault="00E03B72" w:rsidP="00CF6E6D">
      <w:pPr>
        <w:pStyle w:val="ListParagraph"/>
        <w:numPr>
          <w:ilvl w:val="0"/>
          <w:numId w:val="379"/>
        </w:numPr>
      </w:pPr>
      <w:r w:rsidRPr="0054229D">
        <w:t>FR2: 100MHz</w:t>
      </w:r>
    </w:p>
    <w:p w14:paraId="6F91F555" w14:textId="346E042B" w:rsidR="00E03B72" w:rsidRPr="0054229D" w:rsidRDefault="00E03B72" w:rsidP="0054229D">
      <w:r w:rsidRPr="0054229D">
        <w:rPr>
          <w:highlight w:val="green"/>
        </w:rPr>
        <w:t>Agreement</w:t>
      </w:r>
      <w:r w:rsidR="00BE33F5">
        <w:t xml:space="preserve"> (</w:t>
      </w:r>
      <w:r w:rsidR="00BE33F5" w:rsidRPr="00BE33F5">
        <w:rPr>
          <w:i/>
          <w:iCs/>
        </w:rPr>
        <w:t>further updated on May 21</w:t>
      </w:r>
      <w:r w:rsidR="00BE33F5" w:rsidRPr="00BE33F5">
        <w:rPr>
          <w:i/>
          <w:iCs/>
          <w:vertAlign w:val="superscript"/>
        </w:rPr>
        <w:t>st</w:t>
      </w:r>
      <w:r w:rsidR="00BE33F5" w:rsidRPr="00BE33F5">
        <w:rPr>
          <w:i/>
          <w:iCs/>
        </w:rPr>
        <w:t xml:space="preserve"> as shown in red</w:t>
      </w:r>
      <w:r w:rsidR="00BE33F5">
        <w:t>)</w:t>
      </w:r>
    </w:p>
    <w:p w14:paraId="4D7DC353" w14:textId="77777777" w:rsidR="00E03B72" w:rsidRPr="0054229D" w:rsidRDefault="00E03B72" w:rsidP="00CF6E6D">
      <w:pPr>
        <w:pStyle w:val="ListParagraph"/>
        <w:numPr>
          <w:ilvl w:val="0"/>
          <w:numId w:val="380"/>
        </w:numPr>
      </w:pPr>
      <w:r w:rsidRPr="0054229D">
        <w:t>Adopt the following table for the UE model parameters</w:t>
      </w:r>
    </w:p>
    <w:tbl>
      <w:tblPr>
        <w:tblW w:w="9135"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70"/>
        <w:gridCol w:w="3542"/>
        <w:gridCol w:w="3323"/>
      </w:tblGrid>
      <w:tr w:rsidR="00E03B72" w:rsidRPr="0054229D" w14:paraId="13DE24E1" w14:textId="77777777" w:rsidTr="00BE33F5">
        <w:trPr>
          <w:trHeight w:val="20"/>
        </w:trPr>
        <w:tc>
          <w:tcPr>
            <w:tcW w:w="2270" w:type="dxa"/>
            <w:tcBorders>
              <w:top w:val="single" w:sz="4" w:space="0" w:color="auto"/>
              <w:left w:val="single" w:sz="4" w:space="0" w:color="auto"/>
              <w:bottom w:val="single" w:sz="4" w:space="0" w:color="auto"/>
              <w:right w:val="single" w:sz="4" w:space="0" w:color="auto"/>
            </w:tcBorders>
            <w:vAlign w:val="center"/>
          </w:tcPr>
          <w:p w14:paraId="6CBB3452" w14:textId="77777777" w:rsidR="00E03B72" w:rsidRPr="0054229D" w:rsidRDefault="00E03B72" w:rsidP="00C663CA">
            <w:pPr>
              <w:pStyle w:val="TAH"/>
              <w:spacing w:line="254" w:lineRule="auto"/>
              <w:rPr>
                <w:rFonts w:cs="Arial"/>
                <w:sz w:val="16"/>
                <w:szCs w:val="16"/>
                <w:lang w:eastAsia="zh-CN"/>
              </w:rPr>
            </w:pPr>
          </w:p>
        </w:tc>
        <w:tc>
          <w:tcPr>
            <w:tcW w:w="3542" w:type="dxa"/>
            <w:tcBorders>
              <w:top w:val="single" w:sz="4" w:space="0" w:color="auto"/>
              <w:left w:val="single" w:sz="4" w:space="0" w:color="auto"/>
              <w:bottom w:val="single" w:sz="4" w:space="0" w:color="auto"/>
              <w:right w:val="single" w:sz="4" w:space="0" w:color="auto"/>
            </w:tcBorders>
            <w:hideMark/>
          </w:tcPr>
          <w:p w14:paraId="64D32094" w14:textId="77777777" w:rsidR="00E03B72" w:rsidRPr="0054229D" w:rsidRDefault="00E03B72" w:rsidP="00C663CA">
            <w:pPr>
              <w:pStyle w:val="TAH"/>
              <w:spacing w:line="254" w:lineRule="auto"/>
              <w:rPr>
                <w:rFonts w:cs="Arial"/>
                <w:sz w:val="16"/>
                <w:szCs w:val="16"/>
                <w:lang w:eastAsia="zh-CN"/>
              </w:rPr>
            </w:pPr>
            <w:r w:rsidRPr="0054229D">
              <w:rPr>
                <w:rFonts w:cs="Arial"/>
                <w:sz w:val="16"/>
                <w:szCs w:val="16"/>
                <w:lang w:eastAsia="zh-CN"/>
              </w:rPr>
              <w:t>FR1 Specific Values</w:t>
            </w:r>
          </w:p>
        </w:tc>
        <w:tc>
          <w:tcPr>
            <w:tcW w:w="3323" w:type="dxa"/>
            <w:tcBorders>
              <w:top w:val="single" w:sz="4" w:space="0" w:color="auto"/>
              <w:left w:val="single" w:sz="4" w:space="0" w:color="auto"/>
              <w:bottom w:val="single" w:sz="4" w:space="0" w:color="auto"/>
              <w:right w:val="single" w:sz="4" w:space="0" w:color="auto"/>
            </w:tcBorders>
            <w:hideMark/>
          </w:tcPr>
          <w:p w14:paraId="1295B219" w14:textId="77777777" w:rsidR="00E03B72" w:rsidRPr="0054229D" w:rsidRDefault="00E03B72" w:rsidP="00C663CA">
            <w:pPr>
              <w:pStyle w:val="TAH"/>
              <w:spacing w:line="254" w:lineRule="auto"/>
              <w:rPr>
                <w:rFonts w:cs="Arial"/>
                <w:sz w:val="16"/>
                <w:szCs w:val="16"/>
                <w:lang w:eastAsia="zh-CN"/>
              </w:rPr>
            </w:pPr>
            <w:r w:rsidRPr="0054229D">
              <w:rPr>
                <w:rFonts w:cs="Arial"/>
                <w:sz w:val="16"/>
                <w:szCs w:val="16"/>
                <w:lang w:eastAsia="zh-CN"/>
              </w:rPr>
              <w:t xml:space="preserve">FR2 Specific Values </w:t>
            </w:r>
          </w:p>
        </w:tc>
      </w:tr>
      <w:tr w:rsidR="00E03B72" w:rsidRPr="0054229D" w14:paraId="57448A67" w14:textId="77777777" w:rsidTr="00BE33F5">
        <w:trPr>
          <w:trHeight w:val="20"/>
        </w:trPr>
        <w:tc>
          <w:tcPr>
            <w:tcW w:w="2270" w:type="dxa"/>
            <w:tcBorders>
              <w:top w:val="single" w:sz="4" w:space="0" w:color="auto"/>
              <w:left w:val="single" w:sz="4" w:space="0" w:color="auto"/>
              <w:bottom w:val="single" w:sz="4" w:space="0" w:color="auto"/>
              <w:right w:val="single" w:sz="4" w:space="0" w:color="auto"/>
            </w:tcBorders>
            <w:shd w:val="clear" w:color="auto" w:fill="D0CECE"/>
            <w:hideMark/>
          </w:tcPr>
          <w:p w14:paraId="4C397D44" w14:textId="77777777" w:rsidR="00E03B72" w:rsidRPr="0054229D" w:rsidRDefault="00E03B72" w:rsidP="00C663CA">
            <w:pPr>
              <w:pStyle w:val="TAH"/>
              <w:spacing w:line="254" w:lineRule="auto"/>
              <w:rPr>
                <w:rFonts w:cs="Arial"/>
                <w:sz w:val="16"/>
                <w:szCs w:val="16"/>
                <w:lang w:eastAsia="zh-CN"/>
              </w:rPr>
            </w:pPr>
            <w:r w:rsidRPr="0054229D">
              <w:rPr>
                <w:rFonts w:cs="Arial"/>
                <w:sz w:val="16"/>
                <w:szCs w:val="16"/>
                <w:lang w:eastAsia="zh-CN"/>
              </w:rPr>
              <w:t xml:space="preserve">UE model parameters </w:t>
            </w:r>
          </w:p>
        </w:tc>
        <w:tc>
          <w:tcPr>
            <w:tcW w:w="3542" w:type="dxa"/>
            <w:tcBorders>
              <w:top w:val="single" w:sz="4" w:space="0" w:color="auto"/>
              <w:left w:val="single" w:sz="4" w:space="0" w:color="auto"/>
              <w:bottom w:val="single" w:sz="4" w:space="0" w:color="auto"/>
              <w:right w:val="single" w:sz="4" w:space="0" w:color="auto"/>
            </w:tcBorders>
            <w:shd w:val="clear" w:color="auto" w:fill="D0CECE"/>
          </w:tcPr>
          <w:p w14:paraId="54877604" w14:textId="77777777" w:rsidR="00E03B72" w:rsidRPr="0054229D" w:rsidRDefault="00E03B72" w:rsidP="00C663CA">
            <w:pPr>
              <w:pStyle w:val="TAH"/>
              <w:spacing w:line="254" w:lineRule="auto"/>
              <w:rPr>
                <w:rFonts w:cs="Arial"/>
                <w:sz w:val="16"/>
                <w:szCs w:val="16"/>
                <w:lang w:eastAsia="zh-CN"/>
              </w:rPr>
            </w:pPr>
          </w:p>
        </w:tc>
        <w:tc>
          <w:tcPr>
            <w:tcW w:w="3323" w:type="dxa"/>
            <w:tcBorders>
              <w:top w:val="single" w:sz="4" w:space="0" w:color="auto"/>
              <w:left w:val="single" w:sz="4" w:space="0" w:color="auto"/>
              <w:bottom w:val="single" w:sz="4" w:space="0" w:color="auto"/>
              <w:right w:val="single" w:sz="4" w:space="0" w:color="auto"/>
            </w:tcBorders>
            <w:shd w:val="clear" w:color="auto" w:fill="D0CECE"/>
          </w:tcPr>
          <w:p w14:paraId="6BC748E6" w14:textId="77777777" w:rsidR="00E03B72" w:rsidRPr="0054229D" w:rsidRDefault="00E03B72" w:rsidP="00C663CA">
            <w:pPr>
              <w:pStyle w:val="TAH"/>
              <w:spacing w:line="254" w:lineRule="auto"/>
              <w:rPr>
                <w:rFonts w:cs="Arial"/>
                <w:sz w:val="16"/>
                <w:szCs w:val="16"/>
                <w:lang w:eastAsia="zh-CN"/>
              </w:rPr>
            </w:pPr>
          </w:p>
        </w:tc>
      </w:tr>
      <w:tr w:rsidR="00E03B72" w:rsidRPr="00BE33F5" w14:paraId="15D5D249" w14:textId="77777777" w:rsidTr="00BE33F5">
        <w:trPr>
          <w:trHeight w:val="20"/>
        </w:trPr>
        <w:tc>
          <w:tcPr>
            <w:tcW w:w="2270" w:type="dxa"/>
            <w:tcBorders>
              <w:top w:val="single" w:sz="4" w:space="0" w:color="auto"/>
              <w:left w:val="single" w:sz="4" w:space="0" w:color="auto"/>
              <w:bottom w:val="single" w:sz="4" w:space="0" w:color="auto"/>
              <w:right w:val="single" w:sz="4" w:space="0" w:color="auto"/>
            </w:tcBorders>
            <w:vAlign w:val="center"/>
            <w:hideMark/>
          </w:tcPr>
          <w:p w14:paraId="7B7E6C27" w14:textId="77777777" w:rsidR="00E03B72" w:rsidRPr="00BE33F5" w:rsidRDefault="00E03B72" w:rsidP="00C663CA">
            <w:pPr>
              <w:pStyle w:val="TAL"/>
              <w:spacing w:line="254" w:lineRule="auto"/>
              <w:rPr>
                <w:rFonts w:cs="Arial"/>
                <w:sz w:val="16"/>
                <w:szCs w:val="16"/>
              </w:rPr>
            </w:pPr>
            <w:r w:rsidRPr="00BE33F5">
              <w:rPr>
                <w:rFonts w:cs="Arial"/>
                <w:sz w:val="16"/>
                <w:szCs w:val="16"/>
              </w:rPr>
              <w:t>UE antenna configuration</w:t>
            </w:r>
          </w:p>
        </w:tc>
        <w:tc>
          <w:tcPr>
            <w:tcW w:w="3542" w:type="dxa"/>
            <w:tcBorders>
              <w:top w:val="single" w:sz="4" w:space="0" w:color="auto"/>
              <w:left w:val="single" w:sz="4" w:space="0" w:color="auto"/>
              <w:bottom w:val="single" w:sz="4" w:space="0" w:color="auto"/>
              <w:right w:val="single" w:sz="4" w:space="0" w:color="auto"/>
            </w:tcBorders>
            <w:vAlign w:val="center"/>
          </w:tcPr>
          <w:p w14:paraId="3C081319" w14:textId="77777777" w:rsidR="00E03B72" w:rsidRPr="00BE33F5" w:rsidRDefault="00E03B72" w:rsidP="00C663CA">
            <w:pPr>
              <w:pStyle w:val="TAL"/>
              <w:spacing w:line="254" w:lineRule="auto"/>
              <w:rPr>
                <w:rFonts w:cs="Arial"/>
                <w:sz w:val="16"/>
                <w:szCs w:val="16"/>
              </w:rPr>
            </w:pPr>
            <w:r w:rsidRPr="00BE33F5">
              <w:rPr>
                <w:rFonts w:cs="Arial"/>
                <w:sz w:val="16"/>
                <w:szCs w:val="16"/>
              </w:rPr>
              <w:t>Panel model 1 – Note 1</w:t>
            </w:r>
          </w:p>
          <w:p w14:paraId="1CD17489" w14:textId="77777777" w:rsidR="00E03B72" w:rsidRPr="00BE33F5" w:rsidRDefault="00E03B72" w:rsidP="00C663CA">
            <w:pPr>
              <w:pStyle w:val="TAL"/>
              <w:spacing w:line="254" w:lineRule="auto"/>
              <w:rPr>
                <w:rStyle w:val="normaltextrun"/>
                <w:rFonts w:cs="Arial"/>
                <w:color w:val="181818"/>
                <w:sz w:val="16"/>
                <w:szCs w:val="16"/>
              </w:rPr>
            </w:pPr>
            <w:r w:rsidRPr="00BE33F5">
              <w:rPr>
                <w:rStyle w:val="normaltextrun"/>
                <w:rFonts w:cs="Arial"/>
                <w:strike/>
                <w:color w:val="FF0000"/>
                <w:sz w:val="16"/>
                <w:szCs w:val="16"/>
              </w:rPr>
              <w:t>Mg = 1, Ng = 1, P = 2</w:t>
            </w:r>
            <w:r w:rsidRPr="00BE33F5">
              <w:rPr>
                <w:rStyle w:val="normaltextrun"/>
                <w:rFonts w:cs="Arial"/>
                <w:color w:val="181818"/>
                <w:sz w:val="16"/>
                <w:szCs w:val="16"/>
              </w:rPr>
              <w:t xml:space="preserve">, </w:t>
            </w:r>
            <w:r w:rsidRPr="00BE33F5">
              <w:rPr>
                <w:rStyle w:val="spellingerror"/>
                <w:rFonts w:cs="Arial"/>
                <w:color w:val="181818"/>
                <w:sz w:val="16"/>
                <w:szCs w:val="16"/>
              </w:rPr>
              <w:t>dH</w:t>
            </w:r>
            <w:r w:rsidRPr="00BE33F5">
              <w:rPr>
                <w:rStyle w:val="normaltextrun"/>
                <w:rFonts w:cs="Arial"/>
                <w:color w:val="181818"/>
                <w:sz w:val="16"/>
                <w:szCs w:val="16"/>
              </w:rPr>
              <w:t xml:space="preserve"> = 0.5λ,</w:t>
            </w:r>
            <w:r w:rsidRPr="00BE33F5">
              <w:rPr>
                <w:rFonts w:cs="Arial"/>
                <w:color w:val="181818"/>
                <w:sz w:val="16"/>
                <w:szCs w:val="16"/>
              </w:rPr>
              <w:br/>
            </w:r>
            <w:r w:rsidRPr="00BE33F5">
              <w:rPr>
                <w:rStyle w:val="normaltextrun"/>
                <w:rFonts w:cs="Arial"/>
                <w:color w:val="181818"/>
                <w:sz w:val="16"/>
                <w:szCs w:val="16"/>
              </w:rPr>
              <w:t>for 1Rx UEs: (M, N, P, Mg, Ng) = (1, 1, 1, 1, 1)</w:t>
            </w:r>
          </w:p>
          <w:p w14:paraId="350859CA" w14:textId="77777777" w:rsidR="00E03B72" w:rsidRPr="00BE33F5" w:rsidRDefault="00E03B72" w:rsidP="00C663CA">
            <w:pPr>
              <w:pStyle w:val="TAL"/>
              <w:spacing w:line="254" w:lineRule="auto"/>
              <w:rPr>
                <w:rFonts w:cs="Arial"/>
                <w:sz w:val="16"/>
                <w:szCs w:val="16"/>
              </w:rPr>
            </w:pPr>
            <w:r w:rsidRPr="00BE33F5">
              <w:rPr>
                <w:rStyle w:val="normaltextrun"/>
                <w:rFonts w:cs="Arial"/>
                <w:color w:val="181818"/>
                <w:sz w:val="16"/>
                <w:szCs w:val="16"/>
              </w:rPr>
              <w:t>for 2Rx UEs: (M, N, P, Mg, Ng) = (1, 1, 2, 1, 1)</w:t>
            </w:r>
          </w:p>
        </w:tc>
        <w:tc>
          <w:tcPr>
            <w:tcW w:w="3323" w:type="dxa"/>
            <w:tcBorders>
              <w:top w:val="single" w:sz="4" w:space="0" w:color="auto"/>
              <w:left w:val="single" w:sz="4" w:space="0" w:color="auto"/>
              <w:bottom w:val="single" w:sz="4" w:space="0" w:color="auto"/>
              <w:right w:val="single" w:sz="4" w:space="0" w:color="auto"/>
            </w:tcBorders>
            <w:shd w:val="clear" w:color="auto" w:fill="FFFFFF"/>
            <w:hideMark/>
          </w:tcPr>
          <w:p w14:paraId="5D4E66F8" w14:textId="4D7F2970" w:rsidR="00BE33F5" w:rsidRPr="00BE33F5" w:rsidRDefault="00BE33F5" w:rsidP="00BE33F5">
            <w:pPr>
              <w:pStyle w:val="TAL"/>
              <w:spacing w:line="254" w:lineRule="auto"/>
              <w:rPr>
                <w:rFonts w:cs="Arial"/>
                <w:color w:val="FF0000"/>
                <w:sz w:val="16"/>
                <w:szCs w:val="16"/>
              </w:rPr>
            </w:pPr>
            <w:r w:rsidRPr="00BE33F5">
              <w:rPr>
                <w:rFonts w:cs="Arial"/>
                <w:color w:val="FF0000"/>
                <w:sz w:val="16"/>
                <w:szCs w:val="16"/>
              </w:rPr>
              <w:t>• (M, N, P, Mg, Ng) = (1, 2, 2, 1, 1) as minimum antenna configuration (baseline)</w:t>
            </w:r>
          </w:p>
          <w:p w14:paraId="23D11C46" w14:textId="2C4F34BE" w:rsidR="00BE33F5" w:rsidRPr="00BE33F5" w:rsidRDefault="00BE33F5" w:rsidP="00BE33F5">
            <w:pPr>
              <w:pStyle w:val="TAL"/>
              <w:spacing w:line="254" w:lineRule="auto"/>
              <w:rPr>
                <w:rFonts w:cs="Arial"/>
                <w:color w:val="FF0000"/>
                <w:sz w:val="16"/>
                <w:szCs w:val="16"/>
              </w:rPr>
            </w:pPr>
            <w:r w:rsidRPr="00BE33F5">
              <w:rPr>
                <w:rFonts w:cs="Arial"/>
                <w:color w:val="FF0000"/>
                <w:sz w:val="16"/>
                <w:szCs w:val="16"/>
              </w:rPr>
              <w:t xml:space="preserve">• (M, N, P, Mg, Ng) = (2, 2, 2, 1, 1) as optional configuration. </w:t>
            </w:r>
          </w:p>
          <w:p w14:paraId="1C697C64" w14:textId="2A0A0429" w:rsidR="00E03B72" w:rsidRPr="00BE33F5" w:rsidRDefault="00E03B72" w:rsidP="00C663CA">
            <w:pPr>
              <w:pStyle w:val="TAL"/>
              <w:spacing w:line="254" w:lineRule="auto"/>
              <w:rPr>
                <w:rFonts w:cs="Arial"/>
                <w:b/>
                <w:bCs/>
                <w:color w:val="FF0000"/>
                <w:sz w:val="16"/>
                <w:szCs w:val="16"/>
              </w:rPr>
            </w:pPr>
          </w:p>
        </w:tc>
      </w:tr>
      <w:tr w:rsidR="00E03B72" w:rsidRPr="00BE33F5" w14:paraId="679EE693" w14:textId="77777777" w:rsidTr="00BE33F5">
        <w:trPr>
          <w:trHeight w:val="20"/>
        </w:trPr>
        <w:tc>
          <w:tcPr>
            <w:tcW w:w="2270" w:type="dxa"/>
            <w:tcBorders>
              <w:top w:val="single" w:sz="4" w:space="0" w:color="auto"/>
              <w:left w:val="single" w:sz="4" w:space="0" w:color="auto"/>
              <w:bottom w:val="single" w:sz="4" w:space="0" w:color="auto"/>
              <w:right w:val="single" w:sz="4" w:space="0" w:color="auto"/>
            </w:tcBorders>
            <w:hideMark/>
          </w:tcPr>
          <w:p w14:paraId="46F0F8B6" w14:textId="77777777" w:rsidR="00E03B72" w:rsidRPr="00BE33F5" w:rsidRDefault="00E03B72" w:rsidP="00C663CA">
            <w:pPr>
              <w:pStyle w:val="TAL"/>
              <w:spacing w:line="254" w:lineRule="auto"/>
              <w:rPr>
                <w:rFonts w:cs="Arial"/>
                <w:sz w:val="16"/>
                <w:szCs w:val="16"/>
              </w:rPr>
            </w:pPr>
            <w:r w:rsidRPr="00BE33F5">
              <w:rPr>
                <w:rFonts w:cs="Arial"/>
                <w:sz w:val="16"/>
                <w:szCs w:val="16"/>
              </w:rPr>
              <w:t xml:space="preserve">UE antenna radiation pattern </w:t>
            </w:r>
          </w:p>
        </w:tc>
        <w:tc>
          <w:tcPr>
            <w:tcW w:w="3542" w:type="dxa"/>
            <w:tcBorders>
              <w:top w:val="single" w:sz="4" w:space="0" w:color="auto"/>
              <w:left w:val="single" w:sz="4" w:space="0" w:color="auto"/>
              <w:bottom w:val="single" w:sz="4" w:space="0" w:color="auto"/>
              <w:right w:val="single" w:sz="4" w:space="0" w:color="auto"/>
            </w:tcBorders>
            <w:hideMark/>
          </w:tcPr>
          <w:p w14:paraId="25822ED1" w14:textId="77777777" w:rsidR="00E03B72" w:rsidRPr="00BE33F5" w:rsidRDefault="00E03B72" w:rsidP="00C663CA">
            <w:pPr>
              <w:pStyle w:val="TAL"/>
              <w:spacing w:line="254" w:lineRule="auto"/>
              <w:rPr>
                <w:rFonts w:cs="Arial"/>
                <w:sz w:val="16"/>
                <w:szCs w:val="16"/>
              </w:rPr>
            </w:pPr>
            <w:r w:rsidRPr="00BE33F5">
              <w:rPr>
                <w:rFonts w:cs="Arial"/>
                <w:sz w:val="16"/>
                <w:szCs w:val="16"/>
              </w:rPr>
              <w:t>Omni, 0dBi</w:t>
            </w:r>
          </w:p>
        </w:tc>
        <w:tc>
          <w:tcPr>
            <w:tcW w:w="3323" w:type="dxa"/>
            <w:tcBorders>
              <w:top w:val="single" w:sz="4" w:space="0" w:color="auto"/>
              <w:left w:val="single" w:sz="4" w:space="0" w:color="auto"/>
              <w:bottom w:val="single" w:sz="4" w:space="0" w:color="auto"/>
              <w:right w:val="single" w:sz="4" w:space="0" w:color="auto"/>
            </w:tcBorders>
            <w:shd w:val="clear" w:color="auto" w:fill="FFFFFF"/>
            <w:hideMark/>
          </w:tcPr>
          <w:p w14:paraId="0E4AD375" w14:textId="77777777" w:rsidR="00E03B72" w:rsidRPr="00BE33F5" w:rsidRDefault="00E03B72" w:rsidP="00C663CA">
            <w:pPr>
              <w:pStyle w:val="TAL"/>
              <w:spacing w:line="254" w:lineRule="auto"/>
              <w:rPr>
                <w:rFonts w:cs="Arial"/>
                <w:sz w:val="16"/>
                <w:szCs w:val="16"/>
              </w:rPr>
            </w:pPr>
            <w:r w:rsidRPr="00BE33F5">
              <w:rPr>
                <w:rFonts w:cs="Arial"/>
                <w:sz w:val="16"/>
                <w:szCs w:val="16"/>
              </w:rPr>
              <w:t>Antenna model according to Table 6.1.1-2 in TR 38.855</w:t>
            </w:r>
          </w:p>
        </w:tc>
      </w:tr>
      <w:tr w:rsidR="00E03B72" w:rsidRPr="0054229D" w14:paraId="0EEAF6F7" w14:textId="77777777" w:rsidTr="00BE33F5">
        <w:trPr>
          <w:trHeight w:val="20"/>
        </w:trPr>
        <w:tc>
          <w:tcPr>
            <w:tcW w:w="2270" w:type="dxa"/>
            <w:tcBorders>
              <w:top w:val="single" w:sz="4" w:space="0" w:color="auto"/>
              <w:left w:val="single" w:sz="4" w:space="0" w:color="auto"/>
              <w:bottom w:val="single" w:sz="4" w:space="0" w:color="auto"/>
              <w:right w:val="single" w:sz="4" w:space="0" w:color="auto"/>
            </w:tcBorders>
            <w:hideMark/>
          </w:tcPr>
          <w:p w14:paraId="560082A6" w14:textId="44E681D1" w:rsidR="00E03B72" w:rsidRPr="00BE33F5" w:rsidRDefault="00E03B72" w:rsidP="00C663CA">
            <w:pPr>
              <w:pStyle w:val="TAL"/>
              <w:spacing w:line="254" w:lineRule="auto"/>
              <w:rPr>
                <w:rFonts w:cs="Arial"/>
                <w:sz w:val="16"/>
                <w:szCs w:val="16"/>
              </w:rPr>
            </w:pPr>
            <w:r w:rsidRPr="00BE33F5">
              <w:rPr>
                <w:rFonts w:cs="Arial"/>
                <w:sz w:val="16"/>
                <w:szCs w:val="16"/>
              </w:rPr>
              <w:t>Number of UE branches</w:t>
            </w:r>
          </w:p>
        </w:tc>
        <w:tc>
          <w:tcPr>
            <w:tcW w:w="3542" w:type="dxa"/>
            <w:tcBorders>
              <w:top w:val="single" w:sz="4" w:space="0" w:color="auto"/>
              <w:left w:val="single" w:sz="4" w:space="0" w:color="auto"/>
              <w:bottom w:val="single" w:sz="4" w:space="0" w:color="auto"/>
              <w:right w:val="single" w:sz="4" w:space="0" w:color="auto"/>
            </w:tcBorders>
            <w:hideMark/>
          </w:tcPr>
          <w:p w14:paraId="6CA0EDB3" w14:textId="77777777" w:rsidR="00E03B72" w:rsidRPr="00BE33F5" w:rsidRDefault="00E03B72" w:rsidP="00C663CA">
            <w:pPr>
              <w:pStyle w:val="TAL"/>
              <w:spacing w:line="254" w:lineRule="auto"/>
              <w:rPr>
                <w:rFonts w:cs="Arial"/>
                <w:sz w:val="16"/>
                <w:szCs w:val="16"/>
              </w:rPr>
            </w:pPr>
            <w:r w:rsidRPr="00BE33F5">
              <w:rPr>
                <w:rFonts w:cs="Arial"/>
                <w:sz w:val="16"/>
                <w:szCs w:val="16"/>
              </w:rPr>
              <w:t>Baseline: 1Rx 1Tx</w:t>
            </w:r>
          </w:p>
          <w:p w14:paraId="74CBCC3B" w14:textId="77777777" w:rsidR="00E03B72" w:rsidRPr="00BE33F5" w:rsidRDefault="00E03B72" w:rsidP="00C663CA">
            <w:pPr>
              <w:pStyle w:val="TAL"/>
              <w:spacing w:line="254" w:lineRule="auto"/>
              <w:rPr>
                <w:rFonts w:cs="Arial"/>
                <w:sz w:val="16"/>
                <w:szCs w:val="16"/>
              </w:rPr>
            </w:pPr>
            <w:r w:rsidRPr="00BE33F5">
              <w:rPr>
                <w:rFonts w:cs="Arial"/>
                <w:sz w:val="16"/>
                <w:szCs w:val="16"/>
              </w:rPr>
              <w:t>Optional: 2Rx 1 Tx</w:t>
            </w:r>
          </w:p>
        </w:tc>
        <w:tc>
          <w:tcPr>
            <w:tcW w:w="3323" w:type="dxa"/>
            <w:tcBorders>
              <w:top w:val="single" w:sz="4" w:space="0" w:color="auto"/>
              <w:left w:val="single" w:sz="4" w:space="0" w:color="auto"/>
              <w:bottom w:val="single" w:sz="4" w:space="0" w:color="auto"/>
              <w:right w:val="single" w:sz="4" w:space="0" w:color="auto"/>
            </w:tcBorders>
            <w:shd w:val="clear" w:color="auto" w:fill="FFFFFF"/>
            <w:hideMark/>
          </w:tcPr>
          <w:p w14:paraId="4966FC54" w14:textId="77777777" w:rsidR="00E03B72" w:rsidRPr="00BE33F5" w:rsidRDefault="00E03B72" w:rsidP="00C663CA">
            <w:pPr>
              <w:pStyle w:val="TAL"/>
              <w:spacing w:line="254" w:lineRule="auto"/>
              <w:rPr>
                <w:rFonts w:cs="Arial"/>
                <w:sz w:val="16"/>
                <w:szCs w:val="16"/>
              </w:rPr>
            </w:pPr>
            <w:r w:rsidRPr="00BE33F5">
              <w:rPr>
                <w:rFonts w:cs="Arial"/>
                <w:sz w:val="16"/>
                <w:szCs w:val="16"/>
              </w:rPr>
              <w:t>TBD</w:t>
            </w:r>
          </w:p>
        </w:tc>
      </w:tr>
      <w:tr w:rsidR="00BE33F5" w:rsidRPr="0054229D" w14:paraId="54FD8AA6" w14:textId="77777777" w:rsidTr="00BE33F5">
        <w:trPr>
          <w:trHeight w:val="20"/>
        </w:trPr>
        <w:tc>
          <w:tcPr>
            <w:tcW w:w="9135" w:type="dxa"/>
            <w:gridSpan w:val="3"/>
            <w:tcBorders>
              <w:top w:val="single" w:sz="4" w:space="0" w:color="auto"/>
              <w:left w:val="single" w:sz="4" w:space="0" w:color="auto"/>
              <w:bottom w:val="single" w:sz="4" w:space="0" w:color="auto"/>
              <w:right w:val="single" w:sz="4" w:space="0" w:color="auto"/>
            </w:tcBorders>
          </w:tcPr>
          <w:p w14:paraId="1723D70B" w14:textId="2644C1A1" w:rsidR="00BE33F5" w:rsidRPr="00BE33F5" w:rsidRDefault="00BE33F5" w:rsidP="00C663CA">
            <w:pPr>
              <w:pStyle w:val="TAL"/>
              <w:spacing w:line="254" w:lineRule="auto"/>
              <w:rPr>
                <w:rFonts w:cs="Arial"/>
                <w:color w:val="FF0000"/>
                <w:sz w:val="16"/>
                <w:szCs w:val="16"/>
              </w:rPr>
            </w:pPr>
            <w:r w:rsidRPr="00BE33F5">
              <w:rPr>
                <w:rFonts w:cs="Arial"/>
                <w:color w:val="FF0000"/>
                <w:sz w:val="16"/>
                <w:szCs w:val="16"/>
              </w:rPr>
              <w:t>Note 1: According to 3GPP TR 38.802</w:t>
            </w:r>
          </w:p>
        </w:tc>
      </w:tr>
    </w:tbl>
    <w:p w14:paraId="67110A0A" w14:textId="77777777" w:rsidR="00E03B72" w:rsidRDefault="00E03B72" w:rsidP="00E03B72"/>
    <w:p w14:paraId="78C00CF5" w14:textId="58D5B830" w:rsidR="00BE33F5" w:rsidRPr="00BE33F5" w:rsidRDefault="001B5688" w:rsidP="00BE33F5">
      <w:pPr>
        <w:rPr>
          <w:b/>
          <w:bCs/>
        </w:rPr>
      </w:pPr>
      <w:hyperlink r:id="rId2422" w:history="1">
        <w:r w:rsidR="000B5C49">
          <w:rPr>
            <w:rStyle w:val="Hyperlink"/>
            <w:b/>
            <w:bCs/>
          </w:rPr>
          <w:t>R1-2205526</w:t>
        </w:r>
      </w:hyperlink>
      <w:r w:rsidR="00BE33F5" w:rsidRPr="00BE33F5">
        <w:rPr>
          <w:b/>
          <w:bCs/>
        </w:rPr>
        <w:tab/>
        <w:t>Feature Lead Summary#1 for [109-e-R18-Pos-08] Positioning for RedCap Ues</w:t>
      </w:r>
      <w:r w:rsidR="00BE33F5" w:rsidRPr="00BE33F5">
        <w:rPr>
          <w:b/>
          <w:bCs/>
        </w:rPr>
        <w:tab/>
        <w:t>Moderator (Ericsson)</w:t>
      </w:r>
    </w:p>
    <w:p w14:paraId="7ABDF9CD" w14:textId="3718CDD4" w:rsidR="00BE33F5" w:rsidRDefault="00BE33F5" w:rsidP="00BE33F5">
      <w:pPr>
        <w:rPr>
          <w:bCs/>
        </w:rPr>
      </w:pPr>
      <w:r>
        <w:rPr>
          <w:bCs/>
        </w:rPr>
        <w:t>From May 20</w:t>
      </w:r>
      <w:r w:rsidRPr="00BE33F5">
        <w:rPr>
          <w:bCs/>
          <w:vertAlign w:val="superscript"/>
        </w:rPr>
        <w:t>th</w:t>
      </w:r>
      <w:r>
        <w:rPr>
          <w:bCs/>
        </w:rPr>
        <w:t xml:space="preserve"> GTW session</w:t>
      </w:r>
    </w:p>
    <w:p w14:paraId="5F8C89A0" w14:textId="77777777" w:rsidR="00BE33F5" w:rsidRPr="00BE33F5" w:rsidRDefault="00BE33F5" w:rsidP="00BE33F5">
      <w:r w:rsidRPr="00BE33F5">
        <w:rPr>
          <w:rFonts w:hint="eastAsia"/>
          <w:highlight w:val="green"/>
        </w:rPr>
        <w:t>A</w:t>
      </w:r>
      <w:r w:rsidRPr="00BE33F5">
        <w:rPr>
          <w:highlight w:val="green"/>
        </w:rPr>
        <w:t>greement</w:t>
      </w:r>
    </w:p>
    <w:p w14:paraId="2D88AEC5" w14:textId="77777777" w:rsidR="00BE33F5" w:rsidRPr="00F4482A" w:rsidRDefault="00BE33F5" w:rsidP="00BE33F5">
      <w:r w:rsidRPr="00F4482A">
        <w:t>The following scenarios are evaluated for positioning performance of Redcap</w:t>
      </w:r>
    </w:p>
    <w:p w14:paraId="6FA587C4" w14:textId="77777777" w:rsidR="00BE33F5" w:rsidRPr="00C22131" w:rsidRDefault="00BE33F5" w:rsidP="00CF6E6D">
      <w:pPr>
        <w:pStyle w:val="ListParagraph"/>
        <w:numPr>
          <w:ilvl w:val="0"/>
          <w:numId w:val="380"/>
        </w:numPr>
      </w:pPr>
      <w:r w:rsidRPr="00C22131">
        <w:t>Baseline: (Case 1): Umi street canyon, as described in Table 6.1-1-4 of 38.855</w:t>
      </w:r>
    </w:p>
    <w:p w14:paraId="3C565FFE" w14:textId="77777777" w:rsidR="00BE33F5" w:rsidRPr="00C22131" w:rsidRDefault="00BE33F5" w:rsidP="00CF6E6D">
      <w:pPr>
        <w:pStyle w:val="ListParagraph"/>
        <w:numPr>
          <w:ilvl w:val="0"/>
          <w:numId w:val="380"/>
        </w:numPr>
      </w:pPr>
      <w:r w:rsidRPr="00C22131">
        <w:t xml:space="preserve">Optional outdoor: </w:t>
      </w:r>
    </w:p>
    <w:p w14:paraId="58AD5B6E" w14:textId="77777777" w:rsidR="00BE33F5" w:rsidRPr="00C22131" w:rsidRDefault="00BE33F5" w:rsidP="00CF6E6D">
      <w:pPr>
        <w:pStyle w:val="ListParagraph"/>
        <w:numPr>
          <w:ilvl w:val="1"/>
          <w:numId w:val="380"/>
        </w:numPr>
      </w:pPr>
      <w:r w:rsidRPr="00C22131">
        <w:t>(Case 2): Uma, as described in Table 6.1-1-6 of 38.855</w:t>
      </w:r>
    </w:p>
    <w:p w14:paraId="0D9961BB" w14:textId="77777777" w:rsidR="00BE33F5" w:rsidRPr="00C22131" w:rsidRDefault="00BE33F5" w:rsidP="00CF6E6D">
      <w:pPr>
        <w:pStyle w:val="ListParagraph"/>
        <w:numPr>
          <w:ilvl w:val="1"/>
          <w:numId w:val="380"/>
        </w:numPr>
      </w:pPr>
      <w:r w:rsidRPr="00C22131">
        <w:t>(Case 3): Rma (FFS details of the scenario)</w:t>
      </w:r>
    </w:p>
    <w:p w14:paraId="50470372" w14:textId="77777777" w:rsidR="00BE33F5" w:rsidRPr="00C22131" w:rsidRDefault="00BE33F5" w:rsidP="00CF6E6D">
      <w:pPr>
        <w:pStyle w:val="ListParagraph"/>
        <w:numPr>
          <w:ilvl w:val="0"/>
          <w:numId w:val="380"/>
        </w:numPr>
      </w:pPr>
      <w:r w:rsidRPr="00C22131">
        <w:t>Baseline: (Case 4): InF-SH as described in Table 6.1-1 of 38.857</w:t>
      </w:r>
    </w:p>
    <w:p w14:paraId="4F5C1550" w14:textId="77777777" w:rsidR="00BE33F5" w:rsidRPr="00C22131" w:rsidRDefault="00BE33F5" w:rsidP="00CF6E6D">
      <w:pPr>
        <w:pStyle w:val="ListParagraph"/>
        <w:numPr>
          <w:ilvl w:val="0"/>
          <w:numId w:val="380"/>
        </w:numPr>
      </w:pPr>
      <w:r w:rsidRPr="00C22131">
        <w:t>Optional indoor: (Case 5) Indoor Open Office, as described in Table 6.1-1-3 of 38.855</w:t>
      </w:r>
    </w:p>
    <w:p w14:paraId="1AAA834B" w14:textId="77777777" w:rsidR="00BE33F5" w:rsidRPr="00C22131" w:rsidRDefault="00BE33F5" w:rsidP="00CF6E6D">
      <w:pPr>
        <w:pStyle w:val="ListParagraph"/>
        <w:numPr>
          <w:ilvl w:val="0"/>
          <w:numId w:val="380"/>
        </w:numPr>
      </w:pPr>
      <w:r w:rsidRPr="00C22131">
        <w:t>Optional indoor: (Case 6) InF-DH as described in Table 6.1-1 of 38.857</w:t>
      </w:r>
    </w:p>
    <w:p w14:paraId="125A1BA1" w14:textId="77777777" w:rsidR="00BE33F5" w:rsidRPr="00E03F42" w:rsidRDefault="00BE33F5" w:rsidP="00BE33F5">
      <w:r w:rsidRPr="00E03F42">
        <w:rPr>
          <w:rFonts w:hint="eastAsia"/>
          <w:highlight w:val="green"/>
        </w:rPr>
        <w:t>A</w:t>
      </w:r>
      <w:r w:rsidRPr="00E03F42">
        <w:rPr>
          <w:highlight w:val="green"/>
        </w:rPr>
        <w:t>greement</w:t>
      </w:r>
    </w:p>
    <w:p w14:paraId="25E2A9EF" w14:textId="77777777" w:rsidR="00BE33F5" w:rsidRPr="00C22131" w:rsidRDefault="00BE33F5" w:rsidP="00BE33F5">
      <w:r w:rsidRPr="00C22131">
        <w:t>The FR2 UE antenna configuration is as follow:</w:t>
      </w:r>
    </w:p>
    <w:p w14:paraId="039E0361" w14:textId="08711BDD" w:rsidR="00BE33F5" w:rsidRPr="00C22131" w:rsidRDefault="00BE33F5" w:rsidP="00CF6E6D">
      <w:pPr>
        <w:pStyle w:val="ListParagraph"/>
        <w:numPr>
          <w:ilvl w:val="0"/>
          <w:numId w:val="575"/>
        </w:numPr>
      </w:pPr>
      <w:r w:rsidRPr="00C22131">
        <w:t>(M, N, P, Mg, Ng) = (1, 2, 2, 1, 1) as minimum antenna configuration (baseline)</w:t>
      </w:r>
    </w:p>
    <w:p w14:paraId="5FF453A3" w14:textId="26F5970A" w:rsidR="00BE33F5" w:rsidRPr="00C22131" w:rsidRDefault="00BE33F5" w:rsidP="00CF6E6D">
      <w:pPr>
        <w:pStyle w:val="ListParagraph"/>
        <w:numPr>
          <w:ilvl w:val="0"/>
          <w:numId w:val="575"/>
        </w:numPr>
      </w:pPr>
      <w:r w:rsidRPr="00C22131">
        <w:t xml:space="preserve">(M, N, P, Mg, Ng) = (2, 2, 2, 1, 1) as optional configuration. </w:t>
      </w:r>
    </w:p>
    <w:p w14:paraId="28BAF8AB" w14:textId="77777777" w:rsidR="00BE33F5" w:rsidRPr="00E03F42" w:rsidRDefault="00BE33F5" w:rsidP="00BE33F5">
      <w:r w:rsidRPr="00E03F42">
        <w:rPr>
          <w:rFonts w:hint="eastAsia"/>
          <w:highlight w:val="green"/>
        </w:rPr>
        <w:t>A</w:t>
      </w:r>
      <w:r w:rsidRPr="00E03F42">
        <w:rPr>
          <w:highlight w:val="green"/>
        </w:rPr>
        <w:t>greement</w:t>
      </w:r>
    </w:p>
    <w:p w14:paraId="27E285F9" w14:textId="77777777" w:rsidR="00BE33F5" w:rsidRDefault="00BE33F5" w:rsidP="00BE33F5">
      <w:r w:rsidRPr="00790A20">
        <w:t xml:space="preserve">The evaluation methodology </w:t>
      </w:r>
      <w:r>
        <w:t>for RedCap UEs positioning performance uses DL PRS and</w:t>
      </w:r>
      <w:r w:rsidRPr="008F411A">
        <w:t>/or</w:t>
      </w:r>
      <w:r>
        <w:t xml:space="preserve"> UL SRS for positioning.</w:t>
      </w:r>
    </w:p>
    <w:p w14:paraId="383A70BB" w14:textId="77777777" w:rsidR="00BE33F5" w:rsidRPr="00F72E13" w:rsidRDefault="00BE33F5" w:rsidP="00CF6E6D">
      <w:pPr>
        <w:pStyle w:val="ListParagraph"/>
        <w:numPr>
          <w:ilvl w:val="0"/>
          <w:numId w:val="576"/>
        </w:numPr>
      </w:pPr>
      <w:r>
        <w:t xml:space="preserve">The methodology </w:t>
      </w:r>
      <w:r w:rsidRPr="00790A20">
        <w:t>does not define any baseline reference signal</w:t>
      </w:r>
      <w:r>
        <w:t xml:space="preserve"> configuration</w:t>
      </w:r>
      <w:r w:rsidRPr="00790A20">
        <w:t>.</w:t>
      </w:r>
      <w:r w:rsidRPr="00134D06">
        <w:t xml:space="preserve"> </w:t>
      </w:r>
      <w:r>
        <w:t>Sources should detail the chosen configuration of reference signal(s) when presenting performance evaluations.</w:t>
      </w:r>
      <w:r w:rsidRPr="008F411A">
        <w:t xml:space="preserve"> </w:t>
      </w:r>
    </w:p>
    <w:p w14:paraId="65B224F6" w14:textId="77777777" w:rsidR="00BE33F5" w:rsidRPr="00E03F42" w:rsidRDefault="00BE33F5" w:rsidP="00BE33F5">
      <w:r w:rsidRPr="00E03F42">
        <w:rPr>
          <w:rFonts w:hint="eastAsia"/>
          <w:highlight w:val="green"/>
        </w:rPr>
        <w:t>A</w:t>
      </w:r>
      <w:r w:rsidRPr="00E03F42">
        <w:rPr>
          <w:highlight w:val="green"/>
        </w:rPr>
        <w:t>greement</w:t>
      </w:r>
    </w:p>
    <w:p w14:paraId="7E40D77E" w14:textId="77777777" w:rsidR="00BE33F5" w:rsidRPr="00A909C9" w:rsidRDefault="00BE33F5" w:rsidP="00BE33F5">
      <w:r w:rsidRPr="00A909C9">
        <w:t>For evaluation of positioning performance of redcap UEs in 700MHz band, the gNB antenna model is:</w:t>
      </w:r>
    </w:p>
    <w:p w14:paraId="1897ECB8" w14:textId="77777777" w:rsidR="00BE33F5" w:rsidRPr="00506D16" w:rsidRDefault="00BE33F5" w:rsidP="00CF6E6D">
      <w:pPr>
        <w:pStyle w:val="ListParagraph"/>
        <w:numPr>
          <w:ilvl w:val="0"/>
          <w:numId w:val="576"/>
        </w:numPr>
      </w:pPr>
      <w:r w:rsidRPr="00506D16">
        <w:t>gNB antenna configuration from TR38.830, (M,N,P,Mg,Ng) = (4,2,2,1,1), (dH, dV) = (0.5, 0.8)λ</w:t>
      </w:r>
    </w:p>
    <w:p w14:paraId="176110B5" w14:textId="7CB33C21" w:rsidR="00BE33F5" w:rsidRDefault="00BE33F5" w:rsidP="00BE33F5">
      <w:pPr>
        <w:rPr>
          <w:rStyle w:val="normaltextrun"/>
          <w:rFonts w:cs="Arial"/>
          <w:color w:val="181818"/>
          <w:szCs w:val="18"/>
        </w:rPr>
      </w:pPr>
    </w:p>
    <w:p w14:paraId="0316A5EB" w14:textId="6835E626" w:rsidR="00BE33F5" w:rsidRDefault="00BE33F5" w:rsidP="00BE33F5">
      <w:pPr>
        <w:rPr>
          <w:rStyle w:val="normaltextrun"/>
          <w:rFonts w:cs="Arial"/>
          <w:color w:val="181818"/>
          <w:szCs w:val="18"/>
        </w:rPr>
      </w:pPr>
      <w:r w:rsidRPr="00BE33F5">
        <w:rPr>
          <w:rStyle w:val="normaltextrun"/>
          <w:rFonts w:cs="Arial"/>
          <w:b/>
          <w:bCs/>
          <w:color w:val="181818"/>
          <w:szCs w:val="18"/>
        </w:rPr>
        <w:t xml:space="preserve">Decision: </w:t>
      </w:r>
      <w:r>
        <w:rPr>
          <w:rStyle w:val="normaltextrun"/>
          <w:rFonts w:cs="Arial"/>
          <w:color w:val="181818"/>
          <w:szCs w:val="18"/>
        </w:rPr>
        <w:t>As per email decision posted on May 21</w:t>
      </w:r>
      <w:r w:rsidRPr="00BE33F5">
        <w:rPr>
          <w:rStyle w:val="normaltextrun"/>
          <w:rFonts w:cs="Arial"/>
          <w:color w:val="181818"/>
          <w:szCs w:val="18"/>
          <w:vertAlign w:val="superscript"/>
        </w:rPr>
        <w:t>st</w:t>
      </w:r>
      <w:r>
        <w:rPr>
          <w:rStyle w:val="normaltextrun"/>
          <w:rFonts w:cs="Arial"/>
          <w:color w:val="181818"/>
          <w:szCs w:val="18"/>
        </w:rPr>
        <w:t>,</w:t>
      </w:r>
    </w:p>
    <w:p w14:paraId="01CABCA2" w14:textId="77777777" w:rsidR="00BE33F5" w:rsidRPr="00E03F42" w:rsidRDefault="00BE33F5" w:rsidP="00BE33F5">
      <w:bookmarkStart w:id="352" w:name="_Hlk104076041"/>
      <w:bookmarkStart w:id="353" w:name="_Hlk104076125"/>
      <w:r w:rsidRPr="00E03F42">
        <w:rPr>
          <w:rFonts w:hint="eastAsia"/>
          <w:highlight w:val="green"/>
        </w:rPr>
        <w:t>A</w:t>
      </w:r>
      <w:r w:rsidRPr="00E03F42">
        <w:rPr>
          <w:highlight w:val="green"/>
        </w:rPr>
        <w:t>greement</w:t>
      </w:r>
    </w:p>
    <w:p w14:paraId="59B35443" w14:textId="77777777" w:rsidR="00BE33F5" w:rsidRPr="00A83EA4" w:rsidRDefault="00BE33F5" w:rsidP="00BE33F5">
      <w:r w:rsidRPr="00A83EA4">
        <w:t>U</w:t>
      </w:r>
      <w:r w:rsidRPr="00A83EA4">
        <w:rPr>
          <w:rFonts w:hint="eastAsia"/>
        </w:rPr>
        <w:t xml:space="preserve">se 2Rx and 1Tx for </w:t>
      </w:r>
      <w:r>
        <w:t xml:space="preserve">baseline </w:t>
      </w:r>
      <w:r w:rsidRPr="00A83EA4">
        <w:rPr>
          <w:rFonts w:hint="eastAsia"/>
        </w:rPr>
        <w:t>number of UE branches in FR2 in the UE antenna configuration table for RedCap UEs evaluation</w:t>
      </w:r>
      <w:r>
        <w:t>.</w:t>
      </w:r>
    </w:p>
    <w:bookmarkEnd w:id="352"/>
    <w:p w14:paraId="4FB47E22" w14:textId="05E50C57" w:rsidR="00BE33F5" w:rsidRDefault="00BE33F5" w:rsidP="00CF6E6D">
      <w:pPr>
        <w:pStyle w:val="ListParagraph"/>
        <w:numPr>
          <w:ilvl w:val="0"/>
          <w:numId w:val="576"/>
        </w:numPr>
      </w:pPr>
      <w:r w:rsidRPr="00F94869">
        <w:t>FFS: optional configurations for number of UE branches in FR2.</w:t>
      </w:r>
    </w:p>
    <w:p w14:paraId="3F171C87" w14:textId="308769D3" w:rsidR="00BE33F5" w:rsidRDefault="00BE33F5" w:rsidP="00BE33F5"/>
    <w:p w14:paraId="55F3988C" w14:textId="0809BAB6" w:rsidR="00BE33F5" w:rsidRPr="00F94869" w:rsidRDefault="00BE33F5" w:rsidP="00BE33F5">
      <w:r>
        <w:t xml:space="preserve">Final summary in </w:t>
      </w:r>
      <w:hyperlink r:id="rId2423" w:history="1">
        <w:r w:rsidR="000B5C49">
          <w:rPr>
            <w:rStyle w:val="Hyperlink"/>
          </w:rPr>
          <w:t>R1-2205636</w:t>
        </w:r>
      </w:hyperlink>
      <w:r>
        <w:t>.</w:t>
      </w:r>
    </w:p>
    <w:p w14:paraId="5BB95B7B" w14:textId="55CB1E0F" w:rsidR="008F4B8C" w:rsidRDefault="008F4B8C" w:rsidP="00C959BA">
      <w:pPr>
        <w:pStyle w:val="Heading3"/>
      </w:pPr>
      <w:bookmarkStart w:id="354" w:name="_Toc105521419"/>
      <w:bookmarkEnd w:id="353"/>
      <w:r w:rsidRPr="003B3DC0">
        <w:t>Other</w:t>
      </w:r>
      <w:bookmarkEnd w:id="351"/>
      <w:bookmarkEnd w:id="354"/>
    </w:p>
    <w:p w14:paraId="70F7715F" w14:textId="19DCB8EE" w:rsidR="008F4B8C" w:rsidRPr="00301105" w:rsidRDefault="001B5688" w:rsidP="008F4B8C">
      <w:pPr>
        <w:rPr>
          <w:lang w:eastAsia="x-none"/>
        </w:rPr>
      </w:pPr>
      <w:hyperlink r:id="rId2424" w:history="1">
        <w:r w:rsidR="000B5C49">
          <w:rPr>
            <w:rStyle w:val="Hyperlink"/>
            <w:lang w:eastAsia="x-none"/>
          </w:rPr>
          <w:t>R1-2203181</w:t>
        </w:r>
      </w:hyperlink>
      <w:r w:rsidR="008F4B8C" w:rsidRPr="00301105">
        <w:rPr>
          <w:lang w:eastAsia="x-none"/>
        </w:rPr>
        <w:tab/>
        <w:t>Initial Views on Other topics for Positioning</w:t>
      </w:r>
      <w:r w:rsidR="008F4B8C" w:rsidRPr="00301105">
        <w:rPr>
          <w:lang w:eastAsia="x-none"/>
        </w:rPr>
        <w:tab/>
        <w:t>Nokia, Nokia Shanghai Bell</w:t>
      </w:r>
    </w:p>
    <w:p w14:paraId="5FC534BC" w14:textId="6AF8D14A" w:rsidR="008F4B8C" w:rsidRDefault="001B5688" w:rsidP="008F4B8C">
      <w:pPr>
        <w:rPr>
          <w:lang w:eastAsia="x-none"/>
        </w:rPr>
      </w:pPr>
      <w:hyperlink r:id="rId2425" w:history="1">
        <w:r w:rsidR="000B5C49">
          <w:rPr>
            <w:rStyle w:val="Hyperlink"/>
            <w:lang w:eastAsia="x-none"/>
          </w:rPr>
          <w:t>R1-2203472</w:t>
        </w:r>
      </w:hyperlink>
      <w:r w:rsidR="008F4B8C">
        <w:rPr>
          <w:lang w:eastAsia="x-none"/>
        </w:rPr>
        <w:tab/>
        <w:t>Discussion on solutions of carrier phase positioning in multipath scenarios</w:t>
      </w:r>
      <w:r w:rsidR="008F4B8C">
        <w:rPr>
          <w:lang w:eastAsia="x-none"/>
        </w:rPr>
        <w:tab/>
        <w:t>CATT</w:t>
      </w:r>
    </w:p>
    <w:p w14:paraId="2B84E771" w14:textId="180F2DB5" w:rsidR="008F4B8C" w:rsidRDefault="001B5688" w:rsidP="008F4B8C">
      <w:pPr>
        <w:rPr>
          <w:lang w:eastAsia="x-none"/>
        </w:rPr>
      </w:pPr>
      <w:hyperlink r:id="rId2426" w:history="1">
        <w:r w:rsidR="000B5C49">
          <w:rPr>
            <w:rStyle w:val="Hyperlink"/>
            <w:lang w:eastAsia="x-none"/>
          </w:rPr>
          <w:t>R1-2203571</w:t>
        </w:r>
      </w:hyperlink>
      <w:r w:rsidR="008F4B8C">
        <w:rPr>
          <w:lang w:eastAsia="x-none"/>
        </w:rPr>
        <w:tab/>
        <w:t>Discussion on PRS measurement in IDLE state</w:t>
      </w:r>
      <w:r w:rsidR="008F4B8C">
        <w:rPr>
          <w:lang w:eastAsia="x-none"/>
        </w:rPr>
        <w:tab/>
        <w:t>vivo</w:t>
      </w:r>
    </w:p>
    <w:p w14:paraId="24AF970B" w14:textId="5F5F3F57" w:rsidR="008F4B8C" w:rsidRDefault="001B5688" w:rsidP="008F4B8C">
      <w:pPr>
        <w:rPr>
          <w:lang w:eastAsia="x-none"/>
        </w:rPr>
      </w:pPr>
      <w:hyperlink r:id="rId2427" w:history="1">
        <w:r w:rsidR="000B5C49">
          <w:rPr>
            <w:rStyle w:val="Hyperlink"/>
            <w:lang w:eastAsia="x-none"/>
          </w:rPr>
          <w:t>R1-2203629</w:t>
        </w:r>
      </w:hyperlink>
      <w:r w:rsidR="008F4B8C">
        <w:rPr>
          <w:lang w:eastAsia="x-none"/>
        </w:rPr>
        <w:tab/>
        <w:t>Discussion on Positioning with Multiple Frequency Layers (Carriers)</w:t>
      </w:r>
      <w:r w:rsidR="008F4B8C">
        <w:rPr>
          <w:lang w:eastAsia="x-none"/>
        </w:rPr>
        <w:tab/>
        <w:t>ZTE</w:t>
      </w:r>
    </w:p>
    <w:p w14:paraId="7F425549" w14:textId="148C4333" w:rsidR="008F4B8C" w:rsidRDefault="001B5688" w:rsidP="008F4B8C">
      <w:pPr>
        <w:rPr>
          <w:lang w:eastAsia="x-none"/>
        </w:rPr>
      </w:pPr>
      <w:hyperlink r:id="rId2428" w:history="1">
        <w:r w:rsidR="000B5C49">
          <w:rPr>
            <w:rStyle w:val="Hyperlink"/>
            <w:lang w:eastAsia="x-none"/>
          </w:rPr>
          <w:t>R1-2203916</w:t>
        </w:r>
      </w:hyperlink>
      <w:r w:rsidR="008F4B8C">
        <w:rPr>
          <w:lang w:eastAsia="x-none"/>
        </w:rPr>
        <w:tab/>
        <w:t>Discussion on expended and improved NR positioning</w:t>
      </w:r>
      <w:r w:rsidR="008F4B8C">
        <w:rPr>
          <w:lang w:eastAsia="x-none"/>
        </w:rPr>
        <w:tab/>
        <w:t>Samsung</w:t>
      </w:r>
    </w:p>
    <w:p w14:paraId="2ECEDEFC" w14:textId="04B55A9E" w:rsidR="008F4B8C" w:rsidRDefault="001B5688" w:rsidP="008F4B8C">
      <w:pPr>
        <w:rPr>
          <w:lang w:eastAsia="x-none"/>
        </w:rPr>
      </w:pPr>
      <w:hyperlink r:id="rId2429" w:history="1">
        <w:r w:rsidR="000B5C49">
          <w:rPr>
            <w:rStyle w:val="Hyperlink"/>
            <w:lang w:eastAsia="x-none"/>
          </w:rPr>
          <w:t>R1-2204158</w:t>
        </w:r>
      </w:hyperlink>
      <w:r w:rsidR="008F4B8C">
        <w:rPr>
          <w:lang w:eastAsia="x-none"/>
        </w:rPr>
        <w:tab/>
        <w:t>Efficient usage of available bandwidths for positioning</w:t>
      </w:r>
      <w:r w:rsidR="008F4B8C">
        <w:rPr>
          <w:lang w:eastAsia="x-none"/>
        </w:rPr>
        <w:tab/>
        <w:t>InterDigital, Inc.</w:t>
      </w:r>
    </w:p>
    <w:p w14:paraId="514D40FD" w14:textId="5B0409FC" w:rsidR="008F4B8C" w:rsidRDefault="001B5688" w:rsidP="008F4B8C">
      <w:pPr>
        <w:rPr>
          <w:lang w:eastAsia="x-none"/>
        </w:rPr>
      </w:pPr>
      <w:hyperlink r:id="rId2430" w:history="1">
        <w:r w:rsidR="000B5C49">
          <w:rPr>
            <w:rStyle w:val="Hyperlink"/>
            <w:lang w:eastAsia="x-none"/>
          </w:rPr>
          <w:t>R1-2204916</w:t>
        </w:r>
      </w:hyperlink>
      <w:r w:rsidR="008F4B8C">
        <w:rPr>
          <w:lang w:eastAsia="x-none"/>
        </w:rPr>
        <w:tab/>
      </w:r>
      <w:r w:rsidR="005F497C" w:rsidRPr="005F497C">
        <w:rPr>
          <w:lang w:eastAsia="x-none"/>
        </w:rPr>
        <w:t>Considerations on the support of PRS/SRS bandwidth aggregation</w:t>
      </w:r>
      <w:r w:rsidR="008F4B8C">
        <w:rPr>
          <w:lang w:eastAsia="x-none"/>
        </w:rPr>
        <w:tab/>
        <w:t>Huawei, HiSilicon</w:t>
      </w:r>
      <w:r w:rsidR="005F497C" w:rsidRPr="005F497C">
        <w:rPr>
          <w:lang w:eastAsia="x-none"/>
        </w:rPr>
        <w:t>, China Unicom</w:t>
      </w:r>
    </w:p>
    <w:p w14:paraId="1BC302C7" w14:textId="40CE78A6" w:rsidR="008F4B8C" w:rsidRPr="007F5957" w:rsidRDefault="001B5688" w:rsidP="008F4B8C">
      <w:pPr>
        <w:rPr>
          <w:lang w:eastAsia="x-none"/>
        </w:rPr>
      </w:pPr>
      <w:hyperlink r:id="rId2431" w:history="1">
        <w:r w:rsidR="000B5C49">
          <w:rPr>
            <w:rStyle w:val="Hyperlink"/>
            <w:lang w:eastAsia="x-none"/>
          </w:rPr>
          <w:t>R1-2204955</w:t>
        </w:r>
      </w:hyperlink>
      <w:r w:rsidR="008F4B8C">
        <w:rPr>
          <w:lang w:eastAsia="x-none"/>
        </w:rPr>
        <w:tab/>
        <w:t>Considerations for PRS/SRS bandwidth aggregation</w:t>
      </w:r>
      <w:r w:rsidR="008F4B8C">
        <w:rPr>
          <w:lang w:eastAsia="x-none"/>
        </w:rPr>
        <w:tab/>
        <w:t>Ericsson</w:t>
      </w:r>
    </w:p>
    <w:p w14:paraId="234E501B" w14:textId="77777777" w:rsidR="008F4B8C" w:rsidRPr="003B3DC0" w:rsidRDefault="008F4B8C" w:rsidP="00DF5C19">
      <w:pPr>
        <w:pStyle w:val="Heading2"/>
      </w:pPr>
      <w:bookmarkStart w:id="355" w:name="_Toc101357082"/>
      <w:bookmarkStart w:id="356" w:name="_Toc105521420"/>
      <w:r w:rsidRPr="003B3DC0">
        <w:t>Study on further NR RedCap (reduced capability) UE complexity reduction</w:t>
      </w:r>
      <w:bookmarkEnd w:id="355"/>
      <w:bookmarkEnd w:id="356"/>
    </w:p>
    <w:p w14:paraId="0E63DE0C" w14:textId="60560DF5" w:rsidR="008F4B8C" w:rsidRDefault="008F4B8C" w:rsidP="008F4B8C">
      <w:pPr>
        <w:rPr>
          <w:i/>
          <w:iCs/>
        </w:rPr>
      </w:pPr>
      <w:r w:rsidRPr="003B3DC0">
        <w:rPr>
          <w:i/>
          <w:iCs/>
        </w:rPr>
        <w:t xml:space="preserve">Please refer to </w:t>
      </w:r>
      <w:hyperlink r:id="rId2432" w:history="1">
        <w:r w:rsidRPr="003B3DC0">
          <w:rPr>
            <w:rStyle w:val="Hyperlink"/>
            <w:i/>
            <w:iCs/>
          </w:rPr>
          <w:t>RP-213661</w:t>
        </w:r>
      </w:hyperlink>
      <w:r w:rsidRPr="003B3DC0">
        <w:rPr>
          <w:i/>
          <w:iCs/>
        </w:rPr>
        <w:t xml:space="preserve"> for detailed scope of the SI.</w:t>
      </w:r>
    </w:p>
    <w:p w14:paraId="60624FC3" w14:textId="21521BFC" w:rsidR="001222B4" w:rsidRDefault="001222B4" w:rsidP="001A1F25"/>
    <w:p w14:paraId="6B472E3D" w14:textId="23C2496A" w:rsidR="001A1F25" w:rsidRPr="001A1F25" w:rsidRDefault="001B5688" w:rsidP="001A1F25">
      <w:pPr>
        <w:rPr>
          <w:b/>
          <w:bCs/>
        </w:rPr>
      </w:pPr>
      <w:hyperlink r:id="rId2433" w:history="1">
        <w:r w:rsidR="000B5C49">
          <w:rPr>
            <w:rStyle w:val="Hyperlink"/>
            <w:b/>
            <w:bCs/>
          </w:rPr>
          <w:t>R1-2205575</w:t>
        </w:r>
      </w:hyperlink>
      <w:r w:rsidR="001A1F25" w:rsidRPr="001A1F25">
        <w:rPr>
          <w:b/>
          <w:bCs/>
        </w:rPr>
        <w:tab/>
        <w:t>Session notes for 9.6 (Study on further NR RedCap (reduced capability) UE complexity reduction)</w:t>
      </w:r>
      <w:r w:rsidR="001A1F25" w:rsidRPr="001A1F25">
        <w:rPr>
          <w:b/>
          <w:bCs/>
        </w:rPr>
        <w:tab/>
        <w:t>Ad-hoc Chair (CMCC)</w:t>
      </w:r>
    </w:p>
    <w:p w14:paraId="6608663D" w14:textId="77777777" w:rsidR="001A1F25" w:rsidRDefault="001A1F25" w:rsidP="001A1F25"/>
    <w:p w14:paraId="42E1AEA7" w14:textId="569E24A0" w:rsidR="008F4B8C" w:rsidRPr="001222B4" w:rsidRDefault="001B5688" w:rsidP="008F4B8C">
      <w:pPr>
        <w:rPr>
          <w:b/>
          <w:bCs/>
          <w:iCs/>
        </w:rPr>
      </w:pPr>
      <w:hyperlink r:id="rId2434" w:history="1">
        <w:r w:rsidR="000B5C49">
          <w:rPr>
            <w:rStyle w:val="Hyperlink"/>
            <w:b/>
            <w:bCs/>
            <w:iCs/>
          </w:rPr>
          <w:t>R1-2204058</w:t>
        </w:r>
      </w:hyperlink>
      <w:r w:rsidR="008F4B8C" w:rsidRPr="001222B4">
        <w:rPr>
          <w:b/>
          <w:bCs/>
          <w:iCs/>
        </w:rPr>
        <w:tab/>
        <w:t>Work plan for Study on further NR RedCap UE complexity reduction</w:t>
      </w:r>
      <w:r w:rsidR="008F4B8C" w:rsidRPr="001222B4">
        <w:rPr>
          <w:b/>
          <w:bCs/>
          <w:iCs/>
        </w:rPr>
        <w:tab/>
        <w:t>Rapporteur (Ericsson)</w:t>
      </w:r>
    </w:p>
    <w:p w14:paraId="47EC9141" w14:textId="598D36AA" w:rsidR="001222B4" w:rsidRDefault="001222B4" w:rsidP="008F4B8C">
      <w:pPr>
        <w:rPr>
          <w:iCs/>
        </w:rPr>
      </w:pPr>
    </w:p>
    <w:p w14:paraId="78191181" w14:textId="5A05EA81" w:rsidR="001222B4" w:rsidRPr="001222B4" w:rsidRDefault="001B5688" w:rsidP="001222B4">
      <w:pPr>
        <w:rPr>
          <w:b/>
          <w:bCs/>
          <w:iCs/>
        </w:rPr>
      </w:pPr>
      <w:hyperlink r:id="rId2435" w:history="1">
        <w:r w:rsidR="000B5C49">
          <w:rPr>
            <w:rStyle w:val="Hyperlink"/>
            <w:b/>
            <w:bCs/>
            <w:iCs/>
          </w:rPr>
          <w:t>R1-2203121</w:t>
        </w:r>
      </w:hyperlink>
      <w:r w:rsidR="001222B4" w:rsidRPr="001222B4">
        <w:rPr>
          <w:b/>
          <w:bCs/>
          <w:iCs/>
        </w:rPr>
        <w:tab/>
        <w:t>Skeleton for TR 38.865 (Study on further NR RedCap UE complexity reduction)</w:t>
      </w:r>
      <w:r w:rsidR="001222B4" w:rsidRPr="001222B4">
        <w:rPr>
          <w:b/>
          <w:bCs/>
          <w:iCs/>
        </w:rPr>
        <w:tab/>
        <w:t>Rapporteur (Ericsson)</w:t>
      </w:r>
    </w:p>
    <w:p w14:paraId="55824699" w14:textId="77777777" w:rsidR="001222B4" w:rsidRPr="00507ED9" w:rsidRDefault="001222B4" w:rsidP="001222B4">
      <w:pPr>
        <w:rPr>
          <w:lang w:eastAsia="x-none"/>
        </w:rPr>
      </w:pPr>
      <w:r w:rsidRPr="00507ED9">
        <w:rPr>
          <w:lang w:eastAsia="x-none"/>
        </w:rPr>
        <w:t>[109-e-R18-RedCap-01] – Johan (Ericsson)</w:t>
      </w:r>
    </w:p>
    <w:p w14:paraId="65D9EBC3" w14:textId="00083267" w:rsidR="001222B4" w:rsidRPr="00507ED9" w:rsidRDefault="001222B4" w:rsidP="001222B4">
      <w:pPr>
        <w:rPr>
          <w:lang w:eastAsia="x-none"/>
        </w:rPr>
      </w:pPr>
      <w:r w:rsidRPr="00507ED9">
        <w:rPr>
          <w:lang w:eastAsia="x-none"/>
        </w:rPr>
        <w:t xml:space="preserve">Email discussion and approval of TR skeleton for Rel-18 SI on </w:t>
      </w:r>
      <w:r w:rsidRPr="00507ED9">
        <w:t>further NR RedCap (reduced capability) UE complexity reduction</w:t>
      </w:r>
      <w:r w:rsidRPr="00507ED9">
        <w:rPr>
          <w:lang w:eastAsia="x-none"/>
        </w:rPr>
        <w:t xml:space="preserve"> by May 13</w:t>
      </w:r>
    </w:p>
    <w:p w14:paraId="0B4DF72B" w14:textId="48C282FF" w:rsidR="00507ED9" w:rsidRPr="00507ED9" w:rsidRDefault="001B5688" w:rsidP="00507ED9">
      <w:pPr>
        <w:rPr>
          <w:b/>
          <w:bCs/>
          <w:iCs/>
        </w:rPr>
      </w:pPr>
      <w:hyperlink r:id="rId2436" w:history="1">
        <w:r w:rsidR="000B5C49">
          <w:rPr>
            <w:rStyle w:val="Hyperlink"/>
            <w:b/>
            <w:bCs/>
            <w:iCs/>
          </w:rPr>
          <w:t>R1-2205431</w:t>
        </w:r>
      </w:hyperlink>
      <w:r w:rsidR="00507ED9" w:rsidRPr="00507ED9">
        <w:rPr>
          <w:b/>
          <w:bCs/>
          <w:iCs/>
        </w:rPr>
        <w:tab/>
        <w:t>FL summary for TR skeleton for Rel-18 SI on further NR RedCap UE complexity reduction</w:t>
      </w:r>
      <w:r w:rsidR="00507ED9" w:rsidRPr="00507ED9">
        <w:rPr>
          <w:b/>
          <w:bCs/>
          <w:iCs/>
        </w:rPr>
        <w:tab/>
        <w:t>Moderator (Ericsson)</w:t>
      </w:r>
    </w:p>
    <w:p w14:paraId="13AB96E9" w14:textId="1B5A082E" w:rsidR="001222B4" w:rsidRPr="00507ED9" w:rsidRDefault="001B5688" w:rsidP="00507ED9">
      <w:pPr>
        <w:rPr>
          <w:b/>
          <w:bCs/>
          <w:iCs/>
        </w:rPr>
      </w:pPr>
      <w:hyperlink r:id="rId2437" w:history="1">
        <w:r w:rsidR="000B5C49">
          <w:rPr>
            <w:rStyle w:val="Hyperlink"/>
            <w:b/>
            <w:bCs/>
            <w:iCs/>
          </w:rPr>
          <w:t>R1-2205432</w:t>
        </w:r>
      </w:hyperlink>
      <w:r w:rsidR="00507ED9" w:rsidRPr="00507ED9">
        <w:rPr>
          <w:b/>
          <w:bCs/>
          <w:iCs/>
        </w:rPr>
        <w:tab/>
        <w:t>Draft skeleton for TR 38.865 (Study on further NR RedCap UE complexity reduction)</w:t>
      </w:r>
      <w:r w:rsidR="00507ED9" w:rsidRPr="00507ED9">
        <w:rPr>
          <w:b/>
          <w:bCs/>
          <w:iCs/>
        </w:rPr>
        <w:tab/>
        <w:t>Rapporteur (Ericsson)</w:t>
      </w:r>
    </w:p>
    <w:p w14:paraId="1B84129D" w14:textId="5A6DF590" w:rsidR="00507ED9" w:rsidRPr="007F5957" w:rsidRDefault="00507ED9" w:rsidP="00507ED9">
      <w:pPr>
        <w:rPr>
          <w:iCs/>
        </w:rPr>
      </w:pPr>
      <w:r w:rsidRPr="00507ED9">
        <w:rPr>
          <w:b/>
          <w:bCs/>
          <w:iCs/>
        </w:rPr>
        <w:t xml:space="preserve">Decision: </w:t>
      </w:r>
      <w:r>
        <w:rPr>
          <w:iCs/>
        </w:rPr>
        <w:t>As per email decision posted on May 20</w:t>
      </w:r>
      <w:r w:rsidRPr="00507ED9">
        <w:rPr>
          <w:iCs/>
          <w:vertAlign w:val="superscript"/>
        </w:rPr>
        <w:t>th</w:t>
      </w:r>
      <w:r>
        <w:rPr>
          <w:iCs/>
        </w:rPr>
        <w:t xml:space="preserve">, the draft skeleton is endorsed in principle. </w:t>
      </w:r>
      <w:r w:rsidRPr="00507ED9">
        <w:rPr>
          <w:iCs/>
          <w:highlight w:val="green"/>
        </w:rPr>
        <w:t>TR 38.865 is end</w:t>
      </w:r>
      <w:r w:rsidRPr="00F52621">
        <w:rPr>
          <w:iCs/>
          <w:highlight w:val="green"/>
        </w:rPr>
        <w:t>orsed as v0.0.</w:t>
      </w:r>
      <w:r w:rsidR="00AB6E2B">
        <w:rPr>
          <w:iCs/>
          <w:highlight w:val="green"/>
        </w:rPr>
        <w:t>1</w:t>
      </w:r>
      <w:r w:rsidRPr="00F52621">
        <w:rPr>
          <w:iCs/>
          <w:highlight w:val="green"/>
        </w:rPr>
        <w:t xml:space="preserve"> in </w:t>
      </w:r>
      <w:hyperlink r:id="rId2438" w:history="1">
        <w:r w:rsidR="000B5C49">
          <w:rPr>
            <w:rStyle w:val="Hyperlink"/>
            <w:iCs/>
            <w:highlight w:val="green"/>
          </w:rPr>
          <w:t>R1-2205693</w:t>
        </w:r>
      </w:hyperlink>
      <w:r w:rsidR="00F52621" w:rsidRPr="00F52621">
        <w:rPr>
          <w:iCs/>
        </w:rPr>
        <w:t xml:space="preserve"> </w:t>
      </w:r>
      <w:r>
        <w:rPr>
          <w:iCs/>
        </w:rPr>
        <w:t>as basis for further updates.</w:t>
      </w:r>
    </w:p>
    <w:p w14:paraId="66F607F8" w14:textId="77777777" w:rsidR="008F4B8C" w:rsidRDefault="008F4B8C" w:rsidP="001222B4">
      <w:pPr>
        <w:pStyle w:val="Heading3"/>
      </w:pPr>
      <w:bookmarkStart w:id="357" w:name="_Toc101357083"/>
      <w:bookmarkStart w:id="358" w:name="_Toc105521421"/>
      <w:r w:rsidRPr="003B3DC0">
        <w:t>Potential solutions to further reduce UE complexity</w:t>
      </w:r>
      <w:bookmarkEnd w:id="357"/>
      <w:bookmarkEnd w:id="358"/>
    </w:p>
    <w:p w14:paraId="079CA3FE" w14:textId="0E54355A" w:rsidR="008F4B8C" w:rsidRPr="00CE75F4" w:rsidRDefault="001B5688" w:rsidP="008F4B8C">
      <w:pPr>
        <w:rPr>
          <w:b/>
          <w:bCs/>
          <w:lang w:eastAsia="x-none"/>
        </w:rPr>
      </w:pPr>
      <w:hyperlink r:id="rId2439" w:history="1">
        <w:r w:rsidR="000B5C49">
          <w:rPr>
            <w:rStyle w:val="Hyperlink"/>
            <w:b/>
            <w:bCs/>
            <w:lang w:eastAsia="x-none"/>
          </w:rPr>
          <w:t>R1-2203054</w:t>
        </w:r>
      </w:hyperlink>
      <w:r w:rsidR="008F4B8C" w:rsidRPr="00CE75F4">
        <w:rPr>
          <w:b/>
          <w:bCs/>
          <w:lang w:eastAsia="x-none"/>
        </w:rPr>
        <w:tab/>
        <w:t>Discussion of complexity reduction techniques for RedCap UEs in Rel-18</w:t>
      </w:r>
      <w:r w:rsidR="008F4B8C" w:rsidRPr="00CE75F4">
        <w:rPr>
          <w:b/>
          <w:bCs/>
          <w:lang w:eastAsia="x-none"/>
        </w:rPr>
        <w:tab/>
        <w:t>FUTUREWEI</w:t>
      </w:r>
    </w:p>
    <w:p w14:paraId="12B322AF" w14:textId="77777777" w:rsidR="00485A5B" w:rsidRPr="00485A5B" w:rsidRDefault="00485A5B" w:rsidP="007A297D">
      <w:pPr>
        <w:pStyle w:val="ListParagraph"/>
        <w:numPr>
          <w:ilvl w:val="0"/>
          <w:numId w:val="94"/>
        </w:numPr>
        <w:spacing w:after="0"/>
        <w:ind w:left="714" w:hanging="357"/>
        <w:rPr>
          <w:sz w:val="18"/>
          <w:szCs w:val="18"/>
        </w:rPr>
      </w:pPr>
      <w:r w:rsidRPr="00485A5B">
        <w:rPr>
          <w:sz w:val="18"/>
          <w:szCs w:val="18"/>
        </w:rPr>
        <w:t>Proposal 1: Reuse the complexity breakdown for a reference NR device for the complexity reduction techniques in Rel-18.</w:t>
      </w:r>
    </w:p>
    <w:p w14:paraId="7D464D1E" w14:textId="77777777" w:rsidR="00485A5B" w:rsidRPr="00485A5B" w:rsidRDefault="00485A5B" w:rsidP="007A297D">
      <w:pPr>
        <w:pStyle w:val="ListParagraph"/>
        <w:numPr>
          <w:ilvl w:val="0"/>
          <w:numId w:val="94"/>
        </w:numPr>
        <w:spacing w:after="0"/>
        <w:ind w:left="714" w:hanging="357"/>
        <w:rPr>
          <w:sz w:val="18"/>
          <w:szCs w:val="18"/>
        </w:rPr>
      </w:pPr>
      <w:r w:rsidRPr="00485A5B">
        <w:rPr>
          <w:sz w:val="18"/>
          <w:szCs w:val="18"/>
        </w:rPr>
        <w:t>Proposal 2: Define a baseline Rel-17 RedCap UE that supports a maximum 20 MHz bandwidth, one Rx branch, one MIMO layer, and a maximum DL modulation order of 64QAM.</w:t>
      </w:r>
    </w:p>
    <w:p w14:paraId="124A8A9D" w14:textId="77777777" w:rsidR="00325F02" w:rsidRDefault="00325F02" w:rsidP="00325F02">
      <w:pPr>
        <w:rPr>
          <w:lang w:val="en-US" w:eastAsia="ko-KR"/>
        </w:rPr>
      </w:pPr>
      <w:r w:rsidRPr="005B48B9">
        <w:rPr>
          <w:b/>
          <w:bCs/>
          <w:lang w:val="en-US" w:eastAsia="ko-KR"/>
        </w:rPr>
        <w:t>Decision:</w:t>
      </w:r>
      <w:r>
        <w:rPr>
          <w:lang w:val="en-US" w:eastAsia="ko-KR"/>
        </w:rPr>
        <w:t xml:space="preserve"> The document is noted.</w:t>
      </w:r>
    </w:p>
    <w:p w14:paraId="2163F213" w14:textId="77777777" w:rsidR="00325F02" w:rsidRPr="00325F02" w:rsidRDefault="00325F02" w:rsidP="008F4B8C">
      <w:pPr>
        <w:rPr>
          <w:lang w:val="en-US" w:eastAsia="x-none"/>
        </w:rPr>
      </w:pPr>
    </w:p>
    <w:p w14:paraId="751A06E9" w14:textId="46E4F566" w:rsidR="00CE75F4" w:rsidRPr="00CE75F4" w:rsidRDefault="001B5688" w:rsidP="00CE75F4">
      <w:pPr>
        <w:rPr>
          <w:b/>
          <w:bCs/>
          <w:lang w:eastAsia="x-none"/>
        </w:rPr>
      </w:pPr>
      <w:hyperlink r:id="rId2440" w:history="1">
        <w:r w:rsidR="000B5C49">
          <w:rPr>
            <w:rStyle w:val="Hyperlink"/>
            <w:b/>
            <w:bCs/>
            <w:lang w:eastAsia="x-none"/>
          </w:rPr>
          <w:t>R1-2204809</w:t>
        </w:r>
      </w:hyperlink>
      <w:r w:rsidR="00CE75F4" w:rsidRPr="00CE75F4">
        <w:rPr>
          <w:b/>
          <w:bCs/>
          <w:lang w:eastAsia="x-none"/>
        </w:rPr>
        <w:tab/>
        <w:t>On solutions to further reduce UE complexity</w:t>
      </w:r>
      <w:r w:rsidR="00CE75F4" w:rsidRPr="00CE75F4">
        <w:rPr>
          <w:b/>
          <w:bCs/>
          <w:lang w:eastAsia="x-none"/>
        </w:rPr>
        <w:tab/>
        <w:t>Intel Corporation</w:t>
      </w:r>
    </w:p>
    <w:p w14:paraId="11E5E2F9" w14:textId="77777777" w:rsidR="00485A5B" w:rsidRPr="00485A5B" w:rsidRDefault="00485A5B" w:rsidP="00485A5B">
      <w:pPr>
        <w:ind w:left="360"/>
        <w:rPr>
          <w:bCs/>
          <w:sz w:val="18"/>
          <w:szCs w:val="18"/>
        </w:rPr>
      </w:pPr>
      <w:r w:rsidRPr="00485A5B">
        <w:rPr>
          <w:bCs/>
          <w:sz w:val="18"/>
          <w:szCs w:val="18"/>
        </w:rPr>
        <w:t>Proposal 1: if RBW-A or RBW-B is supported</w:t>
      </w:r>
    </w:p>
    <w:p w14:paraId="3B4123B4" w14:textId="77777777" w:rsidR="00485A5B" w:rsidRPr="00485A5B" w:rsidRDefault="00485A5B" w:rsidP="007A297D">
      <w:pPr>
        <w:pStyle w:val="ListParagraph"/>
        <w:numPr>
          <w:ilvl w:val="0"/>
          <w:numId w:val="95"/>
        </w:numPr>
        <w:overflowPunct/>
        <w:autoSpaceDE/>
        <w:autoSpaceDN/>
        <w:adjustRightInd/>
        <w:spacing w:after="0"/>
        <w:ind w:left="1080"/>
        <w:textAlignment w:val="auto"/>
        <w:rPr>
          <w:bCs/>
          <w:iCs/>
          <w:sz w:val="18"/>
          <w:szCs w:val="18"/>
          <w:lang w:eastAsia="zh-CN"/>
        </w:rPr>
      </w:pPr>
      <w:r w:rsidRPr="00485A5B">
        <w:rPr>
          <w:bCs/>
          <w:iCs/>
          <w:sz w:val="18"/>
          <w:szCs w:val="18"/>
          <w:lang w:eastAsia="zh-CN"/>
        </w:rPr>
        <w:t xml:space="preserve">Inter-BWP hopping may be considered to improve link level performance for </w:t>
      </w:r>
      <w:r w:rsidRPr="00485A5B">
        <w:rPr>
          <w:rFonts w:hint="eastAsia"/>
          <w:bCs/>
          <w:iCs/>
          <w:sz w:val="18"/>
          <w:szCs w:val="18"/>
          <w:lang w:eastAsia="zh-CN"/>
        </w:rPr>
        <w:t>PDSCH</w:t>
      </w:r>
      <w:r w:rsidRPr="00485A5B">
        <w:rPr>
          <w:bCs/>
          <w:iCs/>
          <w:sz w:val="18"/>
          <w:szCs w:val="18"/>
          <w:lang w:eastAsia="zh-CN"/>
        </w:rPr>
        <w:t xml:space="preserve">, PUSCH and </w:t>
      </w:r>
      <w:r w:rsidRPr="00485A5B">
        <w:rPr>
          <w:rFonts w:hint="eastAsia"/>
          <w:bCs/>
          <w:iCs/>
          <w:sz w:val="18"/>
          <w:szCs w:val="18"/>
          <w:lang w:eastAsia="zh-CN"/>
        </w:rPr>
        <w:t>PUCCH</w:t>
      </w:r>
      <w:r w:rsidRPr="00485A5B">
        <w:rPr>
          <w:bCs/>
          <w:iCs/>
          <w:sz w:val="18"/>
          <w:szCs w:val="18"/>
          <w:lang w:eastAsia="zh-CN"/>
        </w:rPr>
        <w:t xml:space="preserve"> with repetitions. </w:t>
      </w:r>
    </w:p>
    <w:p w14:paraId="4D03818A" w14:textId="77777777" w:rsidR="00485A5B" w:rsidRPr="00485A5B" w:rsidRDefault="00485A5B" w:rsidP="007A297D">
      <w:pPr>
        <w:pStyle w:val="ListParagraph"/>
        <w:numPr>
          <w:ilvl w:val="0"/>
          <w:numId w:val="95"/>
        </w:numPr>
        <w:overflowPunct/>
        <w:autoSpaceDE/>
        <w:autoSpaceDN/>
        <w:adjustRightInd/>
        <w:spacing w:after="0"/>
        <w:ind w:left="1080"/>
        <w:textAlignment w:val="auto"/>
        <w:rPr>
          <w:bCs/>
          <w:iCs/>
          <w:sz w:val="18"/>
          <w:szCs w:val="18"/>
          <w:lang w:eastAsia="zh-CN"/>
        </w:rPr>
      </w:pPr>
      <w:r w:rsidRPr="00485A5B">
        <w:rPr>
          <w:bCs/>
          <w:iCs/>
          <w:sz w:val="18"/>
          <w:szCs w:val="18"/>
          <w:lang w:eastAsia="zh-CN"/>
        </w:rPr>
        <w:t>RAN4 input on the length of inter-BWP switching time for F-RedCap UE is needed.</w:t>
      </w:r>
    </w:p>
    <w:p w14:paraId="1A8D5A1C" w14:textId="77777777" w:rsidR="00485A5B" w:rsidRPr="00485A5B" w:rsidRDefault="00485A5B" w:rsidP="00485A5B">
      <w:pPr>
        <w:ind w:left="360"/>
        <w:rPr>
          <w:bCs/>
          <w:sz w:val="18"/>
          <w:szCs w:val="18"/>
        </w:rPr>
      </w:pPr>
      <w:r w:rsidRPr="00485A5B">
        <w:rPr>
          <w:bCs/>
          <w:sz w:val="18"/>
          <w:szCs w:val="18"/>
        </w:rPr>
        <w:t>Proposal 2: if RBW-A or RBW-B is supported</w:t>
      </w:r>
    </w:p>
    <w:p w14:paraId="3BC6A8E2" w14:textId="77777777" w:rsidR="00485A5B" w:rsidRPr="00485A5B" w:rsidRDefault="00485A5B" w:rsidP="007A297D">
      <w:pPr>
        <w:pStyle w:val="ListParagraph"/>
        <w:numPr>
          <w:ilvl w:val="0"/>
          <w:numId w:val="95"/>
        </w:numPr>
        <w:overflowPunct/>
        <w:autoSpaceDE/>
        <w:autoSpaceDN/>
        <w:adjustRightInd/>
        <w:spacing w:after="0"/>
        <w:ind w:left="1080"/>
        <w:textAlignment w:val="auto"/>
        <w:rPr>
          <w:bCs/>
          <w:sz w:val="18"/>
          <w:szCs w:val="18"/>
        </w:rPr>
      </w:pPr>
      <w:r w:rsidRPr="00485A5B">
        <w:rPr>
          <w:rFonts w:hint="eastAsia"/>
          <w:bCs/>
          <w:iCs/>
          <w:sz w:val="18"/>
          <w:szCs w:val="18"/>
          <w:lang w:eastAsia="zh-CN"/>
        </w:rPr>
        <w:t>Stu</w:t>
      </w:r>
      <w:r w:rsidRPr="00485A5B">
        <w:rPr>
          <w:bCs/>
          <w:iCs/>
          <w:sz w:val="18"/>
          <w:szCs w:val="18"/>
          <w:lang w:eastAsia="zh-CN"/>
        </w:rPr>
        <w:t xml:space="preserve">dy potential solutions to increase the number of CCEs that can be used for </w:t>
      </w:r>
      <w:r w:rsidRPr="00485A5B">
        <w:rPr>
          <w:rFonts w:hint="eastAsia"/>
          <w:bCs/>
          <w:iCs/>
          <w:sz w:val="18"/>
          <w:szCs w:val="18"/>
          <w:lang w:eastAsia="zh-CN"/>
        </w:rPr>
        <w:t>PDCCH</w:t>
      </w:r>
      <w:r w:rsidRPr="00485A5B">
        <w:rPr>
          <w:bCs/>
          <w:iCs/>
          <w:sz w:val="18"/>
          <w:szCs w:val="18"/>
          <w:lang w:eastAsia="zh-CN"/>
        </w:rPr>
        <w:t xml:space="preserve"> transmission. </w:t>
      </w:r>
    </w:p>
    <w:p w14:paraId="4F49AF3B" w14:textId="77777777" w:rsidR="00485A5B" w:rsidRPr="00485A5B" w:rsidRDefault="00485A5B" w:rsidP="007A297D">
      <w:pPr>
        <w:pStyle w:val="ListParagraph"/>
        <w:numPr>
          <w:ilvl w:val="1"/>
          <w:numId w:val="95"/>
        </w:numPr>
        <w:overflowPunct/>
        <w:autoSpaceDE/>
        <w:autoSpaceDN/>
        <w:adjustRightInd/>
        <w:spacing w:after="0"/>
        <w:ind w:left="1800"/>
        <w:textAlignment w:val="auto"/>
        <w:rPr>
          <w:bCs/>
          <w:sz w:val="18"/>
          <w:szCs w:val="18"/>
        </w:rPr>
      </w:pPr>
      <w:r w:rsidRPr="00485A5B">
        <w:rPr>
          <w:bCs/>
          <w:iCs/>
          <w:sz w:val="18"/>
          <w:szCs w:val="18"/>
          <w:lang w:eastAsia="zh-CN"/>
        </w:rPr>
        <w:t>Increase the maximum number of symbols of CORESET</w:t>
      </w:r>
    </w:p>
    <w:p w14:paraId="58D44F10" w14:textId="77777777" w:rsidR="00485A5B" w:rsidRPr="00485A5B" w:rsidRDefault="00485A5B" w:rsidP="007A297D">
      <w:pPr>
        <w:pStyle w:val="ListParagraph"/>
        <w:numPr>
          <w:ilvl w:val="1"/>
          <w:numId w:val="95"/>
        </w:numPr>
        <w:overflowPunct/>
        <w:autoSpaceDE/>
        <w:autoSpaceDN/>
        <w:adjustRightInd/>
        <w:spacing w:after="0"/>
        <w:ind w:left="1800"/>
        <w:textAlignment w:val="auto"/>
        <w:rPr>
          <w:bCs/>
          <w:sz w:val="18"/>
          <w:szCs w:val="18"/>
        </w:rPr>
      </w:pPr>
      <w:r w:rsidRPr="00485A5B">
        <w:rPr>
          <w:bCs/>
          <w:iCs/>
          <w:sz w:val="18"/>
          <w:szCs w:val="18"/>
          <w:lang w:eastAsia="zh-CN"/>
        </w:rPr>
        <w:t>CORSET bundling/repetition</w:t>
      </w:r>
    </w:p>
    <w:p w14:paraId="63E9F07A" w14:textId="77777777" w:rsidR="00485A5B" w:rsidRPr="00485A5B" w:rsidRDefault="00485A5B" w:rsidP="00485A5B">
      <w:pPr>
        <w:ind w:left="360"/>
        <w:rPr>
          <w:bCs/>
          <w:sz w:val="18"/>
          <w:szCs w:val="18"/>
        </w:rPr>
      </w:pPr>
      <w:r w:rsidRPr="00485A5B">
        <w:rPr>
          <w:bCs/>
          <w:sz w:val="18"/>
          <w:szCs w:val="18"/>
        </w:rPr>
        <w:t>Proposal 3: for RBW-C operation</w:t>
      </w:r>
    </w:p>
    <w:p w14:paraId="20BB6618" w14:textId="77777777" w:rsidR="00485A5B" w:rsidRPr="00485A5B" w:rsidRDefault="00485A5B" w:rsidP="007A297D">
      <w:pPr>
        <w:pStyle w:val="ListParagraph"/>
        <w:numPr>
          <w:ilvl w:val="0"/>
          <w:numId w:val="95"/>
        </w:numPr>
        <w:overflowPunct/>
        <w:snapToGrid w:val="0"/>
        <w:spacing w:after="0"/>
        <w:ind w:left="1080"/>
        <w:jc w:val="both"/>
        <w:textAlignment w:val="auto"/>
        <w:rPr>
          <w:bCs/>
          <w:sz w:val="18"/>
          <w:szCs w:val="18"/>
        </w:rPr>
      </w:pPr>
      <w:r w:rsidRPr="00485A5B">
        <w:rPr>
          <w:bCs/>
          <w:sz w:val="18"/>
          <w:szCs w:val="18"/>
        </w:rPr>
        <w:t xml:space="preserve">A </w:t>
      </w:r>
      <w:r w:rsidRPr="00485A5B">
        <w:rPr>
          <w:rFonts w:hint="eastAsia"/>
          <w:bCs/>
          <w:sz w:val="18"/>
          <w:szCs w:val="18"/>
          <w:lang w:eastAsia="zh-CN"/>
        </w:rPr>
        <w:t>DL</w:t>
      </w:r>
      <w:r w:rsidRPr="00485A5B">
        <w:rPr>
          <w:bCs/>
          <w:sz w:val="18"/>
          <w:szCs w:val="18"/>
        </w:rPr>
        <w:t xml:space="preserve"> or </w:t>
      </w:r>
      <w:r w:rsidRPr="00485A5B">
        <w:rPr>
          <w:rFonts w:hint="eastAsia"/>
          <w:bCs/>
          <w:sz w:val="18"/>
          <w:szCs w:val="18"/>
          <w:lang w:eastAsia="zh-CN"/>
        </w:rPr>
        <w:t>UL</w:t>
      </w:r>
      <w:r w:rsidRPr="00485A5B">
        <w:rPr>
          <w:bCs/>
          <w:sz w:val="18"/>
          <w:szCs w:val="18"/>
        </w:rPr>
        <w:t xml:space="preserve"> </w:t>
      </w:r>
      <w:r w:rsidRPr="00485A5B">
        <w:rPr>
          <w:rFonts w:hint="eastAsia"/>
          <w:bCs/>
          <w:sz w:val="18"/>
          <w:szCs w:val="18"/>
          <w:lang w:eastAsia="zh-CN"/>
        </w:rPr>
        <w:t>BWP</w:t>
      </w:r>
      <w:r w:rsidRPr="00485A5B">
        <w:rPr>
          <w:bCs/>
          <w:sz w:val="18"/>
          <w:szCs w:val="18"/>
          <w:lang w:eastAsia="zh-CN"/>
        </w:rPr>
        <w:t xml:space="preserve"> can have a bandwidth of up to 20MHz</w:t>
      </w:r>
    </w:p>
    <w:p w14:paraId="50485E2A" w14:textId="77777777" w:rsidR="00485A5B" w:rsidRPr="00485A5B" w:rsidRDefault="00485A5B" w:rsidP="007A297D">
      <w:pPr>
        <w:pStyle w:val="ListParagraph"/>
        <w:numPr>
          <w:ilvl w:val="0"/>
          <w:numId w:val="95"/>
        </w:numPr>
        <w:overflowPunct/>
        <w:snapToGrid w:val="0"/>
        <w:spacing w:after="0"/>
        <w:ind w:left="1080"/>
        <w:jc w:val="both"/>
        <w:textAlignment w:val="auto"/>
        <w:rPr>
          <w:bCs/>
          <w:sz w:val="18"/>
          <w:szCs w:val="18"/>
        </w:rPr>
      </w:pPr>
      <w:r w:rsidRPr="00485A5B">
        <w:rPr>
          <w:bCs/>
          <w:sz w:val="18"/>
          <w:szCs w:val="18"/>
          <w:lang w:eastAsia="zh-CN"/>
        </w:rPr>
        <w:t xml:space="preserve">A </w:t>
      </w:r>
      <w:r w:rsidRPr="00485A5B">
        <w:rPr>
          <w:rFonts w:hint="eastAsia"/>
          <w:bCs/>
          <w:sz w:val="18"/>
          <w:szCs w:val="18"/>
          <w:lang w:eastAsia="zh-CN"/>
        </w:rPr>
        <w:t>UE</w:t>
      </w:r>
      <w:r w:rsidRPr="00485A5B">
        <w:rPr>
          <w:bCs/>
          <w:sz w:val="18"/>
          <w:szCs w:val="18"/>
          <w:lang w:eastAsia="zh-CN"/>
        </w:rPr>
        <w:t xml:space="preserve"> can support both localized and distributed PDSCH/PUSCH transmission within the UL BWP</w:t>
      </w:r>
    </w:p>
    <w:p w14:paraId="631C3456" w14:textId="77777777" w:rsidR="00485A5B" w:rsidRPr="00485A5B" w:rsidRDefault="00485A5B" w:rsidP="00485A5B">
      <w:pPr>
        <w:pStyle w:val="ListParagraph"/>
        <w:spacing w:after="0"/>
        <w:ind w:left="360"/>
        <w:rPr>
          <w:bCs/>
          <w:iCs/>
          <w:sz w:val="18"/>
          <w:szCs w:val="18"/>
          <w:lang w:eastAsia="zh-CN"/>
        </w:rPr>
      </w:pPr>
      <w:r w:rsidRPr="00485A5B">
        <w:rPr>
          <w:bCs/>
          <w:sz w:val="18"/>
          <w:szCs w:val="18"/>
        </w:rPr>
        <w:t xml:space="preserve">Proposal 4: </w:t>
      </w:r>
      <w:r w:rsidRPr="00485A5B">
        <w:rPr>
          <w:bCs/>
          <w:iCs/>
          <w:sz w:val="18"/>
          <w:szCs w:val="18"/>
          <w:lang w:eastAsia="zh-CN"/>
        </w:rPr>
        <w:t xml:space="preserve">Down-selection of a design for F-RedCap UE among the options of RBW-A/B/C and limiting peak data rate. </w:t>
      </w:r>
    </w:p>
    <w:p w14:paraId="4C10A953" w14:textId="77777777" w:rsidR="00485A5B" w:rsidRPr="00485A5B" w:rsidRDefault="00485A5B" w:rsidP="00485A5B">
      <w:pPr>
        <w:ind w:left="360"/>
        <w:rPr>
          <w:bCs/>
          <w:sz w:val="18"/>
          <w:szCs w:val="18"/>
        </w:rPr>
      </w:pPr>
      <w:r w:rsidRPr="00485A5B">
        <w:rPr>
          <w:bCs/>
          <w:sz w:val="18"/>
          <w:szCs w:val="18"/>
        </w:rPr>
        <w:t xml:space="preserve">Proposal 5: Consider the limitation on the peak data rate together with options RBW-A/B/C for BW reduction. </w:t>
      </w:r>
    </w:p>
    <w:p w14:paraId="363CBD14" w14:textId="77777777" w:rsidR="00485A5B" w:rsidRPr="00485A5B" w:rsidRDefault="00485A5B" w:rsidP="00485A5B">
      <w:pPr>
        <w:ind w:left="360"/>
        <w:rPr>
          <w:bCs/>
          <w:sz w:val="18"/>
          <w:szCs w:val="18"/>
        </w:rPr>
      </w:pPr>
      <w:r w:rsidRPr="00485A5B">
        <w:rPr>
          <w:bCs/>
          <w:sz w:val="18"/>
          <w:szCs w:val="18"/>
        </w:rPr>
        <w:t xml:space="preserve">Proposal 6: The total number of REs allocated for </w:t>
      </w:r>
      <w:r w:rsidRPr="00485A5B">
        <w:rPr>
          <w:rFonts w:hint="eastAsia"/>
          <w:bCs/>
          <w:sz w:val="18"/>
          <w:szCs w:val="18"/>
          <w:lang w:eastAsia="zh-CN"/>
        </w:rPr>
        <w:t>PDSCH</w:t>
      </w:r>
      <w:r w:rsidRPr="00485A5B">
        <w:rPr>
          <w:bCs/>
          <w:sz w:val="18"/>
          <w:szCs w:val="18"/>
        </w:rPr>
        <w:t xml:space="preserve"> or </w:t>
      </w:r>
      <w:r w:rsidRPr="00485A5B">
        <w:rPr>
          <w:rFonts w:hint="eastAsia"/>
          <w:bCs/>
          <w:sz w:val="18"/>
          <w:szCs w:val="18"/>
          <w:lang w:eastAsia="zh-CN"/>
        </w:rPr>
        <w:t>PUSCH</w:t>
      </w:r>
      <w:r w:rsidRPr="00485A5B">
        <w:rPr>
          <w:bCs/>
          <w:sz w:val="18"/>
          <w:szCs w:val="18"/>
        </w:rPr>
        <w:t xml:space="preserve"> transmission can be limited, with impact on the targeting peak data rate required by the </w:t>
      </w:r>
      <w:r w:rsidRPr="00485A5B">
        <w:rPr>
          <w:rFonts w:hint="eastAsia"/>
          <w:bCs/>
          <w:sz w:val="18"/>
          <w:szCs w:val="18"/>
          <w:lang w:eastAsia="zh-CN"/>
        </w:rPr>
        <w:t>SID</w:t>
      </w:r>
      <w:r w:rsidRPr="00485A5B">
        <w:rPr>
          <w:bCs/>
          <w:sz w:val="18"/>
          <w:szCs w:val="18"/>
        </w:rPr>
        <w:t xml:space="preserve">.  </w:t>
      </w:r>
    </w:p>
    <w:p w14:paraId="532E7FA2" w14:textId="77777777" w:rsidR="00485A5B" w:rsidRPr="00485A5B" w:rsidRDefault="00485A5B" w:rsidP="00485A5B">
      <w:pPr>
        <w:ind w:left="360"/>
        <w:rPr>
          <w:bCs/>
          <w:sz w:val="18"/>
          <w:szCs w:val="18"/>
        </w:rPr>
      </w:pPr>
      <w:r w:rsidRPr="00485A5B">
        <w:rPr>
          <w:bCs/>
          <w:sz w:val="18"/>
          <w:szCs w:val="18"/>
        </w:rPr>
        <w:t>Proposal 7: It is preferred to relax the UE processing time for PDSCH and/or PUSCH and/or CSI.</w:t>
      </w:r>
    </w:p>
    <w:p w14:paraId="39E33BC0" w14:textId="77777777" w:rsidR="00485A5B" w:rsidRPr="00485A5B" w:rsidRDefault="00485A5B" w:rsidP="00485A5B">
      <w:pPr>
        <w:ind w:left="360"/>
        <w:rPr>
          <w:bCs/>
          <w:sz w:val="18"/>
          <w:szCs w:val="18"/>
        </w:rPr>
      </w:pPr>
      <w:r w:rsidRPr="00485A5B">
        <w:rPr>
          <w:bCs/>
          <w:sz w:val="18"/>
          <w:szCs w:val="18"/>
        </w:rPr>
        <w:t>Proposal 8: Study whether it is beneficial to reduce the maximum number of HARQ processes.</w:t>
      </w:r>
    </w:p>
    <w:p w14:paraId="5D77FCAE" w14:textId="77777777" w:rsidR="00485A5B" w:rsidRPr="00485A5B" w:rsidRDefault="00485A5B" w:rsidP="00485A5B">
      <w:pPr>
        <w:ind w:left="360"/>
        <w:rPr>
          <w:bCs/>
          <w:sz w:val="18"/>
          <w:szCs w:val="18"/>
        </w:rPr>
      </w:pPr>
      <w:r w:rsidRPr="00485A5B">
        <w:rPr>
          <w:bCs/>
          <w:sz w:val="18"/>
          <w:szCs w:val="18"/>
        </w:rPr>
        <w:t xml:space="preserve">Proposal 9: </w:t>
      </w:r>
      <w:r w:rsidRPr="00485A5B">
        <w:rPr>
          <w:bCs/>
          <w:sz w:val="18"/>
          <w:szCs w:val="18"/>
          <w:lang w:eastAsia="zh-CN"/>
        </w:rPr>
        <w:t>Consider limiting DL modulation to 64QAM and UL modulation to 16QAM</w:t>
      </w:r>
      <w:r w:rsidRPr="00485A5B">
        <w:rPr>
          <w:bCs/>
          <w:sz w:val="18"/>
          <w:szCs w:val="18"/>
        </w:rPr>
        <w:t xml:space="preserve">. </w:t>
      </w:r>
    </w:p>
    <w:p w14:paraId="5F25876F" w14:textId="77777777" w:rsidR="00485A5B" w:rsidRPr="00485A5B" w:rsidRDefault="00485A5B" w:rsidP="00485A5B">
      <w:pPr>
        <w:ind w:left="360"/>
        <w:rPr>
          <w:bCs/>
          <w:sz w:val="18"/>
          <w:szCs w:val="18"/>
        </w:rPr>
      </w:pPr>
      <w:r w:rsidRPr="00485A5B">
        <w:rPr>
          <w:bCs/>
          <w:sz w:val="18"/>
          <w:szCs w:val="18"/>
        </w:rPr>
        <w:t xml:space="preserve">Proposal 10: </w:t>
      </w:r>
      <w:r w:rsidRPr="00485A5B">
        <w:rPr>
          <w:bCs/>
          <w:sz w:val="18"/>
          <w:szCs w:val="18"/>
          <w:lang w:eastAsia="zh-CN"/>
        </w:rPr>
        <w:t>Half-Duplex FDD Type B can be considered for F-RedCap UE</w:t>
      </w:r>
      <w:r w:rsidRPr="00485A5B">
        <w:rPr>
          <w:bCs/>
          <w:sz w:val="18"/>
          <w:szCs w:val="18"/>
        </w:rPr>
        <w:t xml:space="preserve">. </w:t>
      </w:r>
    </w:p>
    <w:p w14:paraId="3DC9A090" w14:textId="77777777" w:rsidR="00485A5B" w:rsidRPr="00485A5B" w:rsidRDefault="00485A5B" w:rsidP="00485A5B">
      <w:pPr>
        <w:ind w:left="360"/>
        <w:rPr>
          <w:bCs/>
          <w:sz w:val="18"/>
          <w:szCs w:val="18"/>
        </w:rPr>
      </w:pPr>
      <w:r w:rsidRPr="00485A5B">
        <w:rPr>
          <w:bCs/>
          <w:sz w:val="18"/>
          <w:szCs w:val="18"/>
        </w:rPr>
        <w:t xml:space="preserve">Proposal 11: Consider limiting the frequency allocation to no more than 25 PRBs for all broadcast/units PDSCH transmission. </w:t>
      </w:r>
    </w:p>
    <w:p w14:paraId="7B219C16" w14:textId="77777777" w:rsidR="00485A5B" w:rsidRPr="00485A5B" w:rsidRDefault="00485A5B" w:rsidP="00485A5B">
      <w:pPr>
        <w:ind w:left="360"/>
        <w:rPr>
          <w:bCs/>
          <w:sz w:val="18"/>
          <w:szCs w:val="18"/>
        </w:rPr>
      </w:pPr>
      <w:r w:rsidRPr="00485A5B">
        <w:rPr>
          <w:bCs/>
          <w:sz w:val="18"/>
          <w:szCs w:val="18"/>
        </w:rPr>
        <w:t>Proposal 12: Early identification of F-RedCap UE should be supported.</w:t>
      </w:r>
    </w:p>
    <w:p w14:paraId="536DE7C9" w14:textId="77777777" w:rsidR="00485A5B" w:rsidRPr="00485A5B" w:rsidRDefault="00485A5B" w:rsidP="00485A5B">
      <w:pPr>
        <w:ind w:left="360"/>
        <w:rPr>
          <w:bCs/>
          <w:sz w:val="18"/>
          <w:szCs w:val="18"/>
          <w:lang w:eastAsia="zh-CN"/>
        </w:rPr>
      </w:pPr>
      <w:r w:rsidRPr="00485A5B">
        <w:rPr>
          <w:bCs/>
          <w:sz w:val="18"/>
          <w:szCs w:val="18"/>
        </w:rPr>
        <w:t xml:space="preserve">Proposal 13: Consider limiting the number of broadcast and/or unicast </w:t>
      </w:r>
      <w:r w:rsidRPr="00485A5B">
        <w:rPr>
          <w:rFonts w:hint="eastAsia"/>
          <w:bCs/>
          <w:sz w:val="18"/>
          <w:szCs w:val="18"/>
          <w:lang w:eastAsia="zh-CN"/>
        </w:rPr>
        <w:t>PDSCH</w:t>
      </w:r>
      <w:r w:rsidRPr="00485A5B">
        <w:rPr>
          <w:bCs/>
          <w:sz w:val="18"/>
          <w:szCs w:val="18"/>
          <w:lang w:eastAsia="zh-CN"/>
        </w:rPr>
        <w:t>s</w:t>
      </w:r>
      <w:r w:rsidRPr="00485A5B">
        <w:rPr>
          <w:bCs/>
          <w:sz w:val="18"/>
          <w:szCs w:val="18"/>
        </w:rPr>
        <w:t xml:space="preserve"> in a slot</w:t>
      </w:r>
      <w:r w:rsidRPr="00485A5B">
        <w:rPr>
          <w:bCs/>
          <w:sz w:val="18"/>
          <w:szCs w:val="18"/>
          <w:lang w:eastAsia="zh-CN"/>
        </w:rPr>
        <w:t xml:space="preserve">, or process the </w:t>
      </w:r>
      <w:r w:rsidRPr="00485A5B">
        <w:rPr>
          <w:bCs/>
          <w:sz w:val="18"/>
          <w:szCs w:val="18"/>
        </w:rPr>
        <w:t xml:space="preserve">broadcast and/or unicast </w:t>
      </w:r>
      <w:r w:rsidRPr="00485A5B">
        <w:rPr>
          <w:rFonts w:hint="eastAsia"/>
          <w:bCs/>
          <w:sz w:val="18"/>
          <w:szCs w:val="18"/>
          <w:lang w:eastAsia="zh-CN"/>
        </w:rPr>
        <w:t>PDSCH</w:t>
      </w:r>
      <w:r w:rsidRPr="00485A5B">
        <w:rPr>
          <w:bCs/>
          <w:sz w:val="18"/>
          <w:szCs w:val="18"/>
          <w:lang w:eastAsia="zh-CN"/>
        </w:rPr>
        <w:t xml:space="preserve">s with limited </w:t>
      </w:r>
      <w:r w:rsidRPr="00485A5B">
        <w:rPr>
          <w:rFonts w:hint="eastAsia"/>
          <w:bCs/>
          <w:sz w:val="18"/>
          <w:szCs w:val="18"/>
          <w:lang w:eastAsia="zh-CN"/>
        </w:rPr>
        <w:t>PRBs</w:t>
      </w:r>
      <w:r w:rsidRPr="00485A5B">
        <w:rPr>
          <w:bCs/>
          <w:sz w:val="18"/>
          <w:szCs w:val="18"/>
          <w:lang w:eastAsia="zh-CN"/>
        </w:rPr>
        <w:t xml:space="preserve"> or REs supported by F-RedCap UE</w:t>
      </w:r>
      <w:r w:rsidRPr="00485A5B">
        <w:rPr>
          <w:rFonts w:hint="eastAsia"/>
          <w:bCs/>
          <w:sz w:val="18"/>
          <w:szCs w:val="18"/>
          <w:lang w:eastAsia="zh-CN"/>
        </w:rPr>
        <w:t>.</w:t>
      </w:r>
    </w:p>
    <w:p w14:paraId="768CEA3D" w14:textId="77777777" w:rsidR="00325F02" w:rsidRDefault="00325F02" w:rsidP="00325F02">
      <w:pPr>
        <w:rPr>
          <w:lang w:val="en-US" w:eastAsia="ko-KR"/>
        </w:rPr>
      </w:pPr>
      <w:r w:rsidRPr="005B48B9">
        <w:rPr>
          <w:b/>
          <w:bCs/>
          <w:lang w:val="en-US" w:eastAsia="ko-KR"/>
        </w:rPr>
        <w:t>Decision:</w:t>
      </w:r>
      <w:r>
        <w:rPr>
          <w:lang w:val="en-US" w:eastAsia="ko-KR"/>
        </w:rPr>
        <w:t xml:space="preserve"> The document is noted.</w:t>
      </w:r>
    </w:p>
    <w:p w14:paraId="3153CA84" w14:textId="77777777" w:rsidR="00325F02" w:rsidRPr="00325F02" w:rsidRDefault="00325F02" w:rsidP="008F4B8C">
      <w:pPr>
        <w:rPr>
          <w:lang w:val="en-US" w:eastAsia="x-none"/>
        </w:rPr>
      </w:pPr>
    </w:p>
    <w:p w14:paraId="1F4BF428" w14:textId="1D07DDDA" w:rsidR="008F4B8C" w:rsidRDefault="001B5688" w:rsidP="008F4B8C">
      <w:pPr>
        <w:rPr>
          <w:lang w:eastAsia="x-none"/>
        </w:rPr>
      </w:pPr>
      <w:hyperlink r:id="rId2441" w:history="1">
        <w:r w:rsidR="000B5C49">
          <w:rPr>
            <w:rStyle w:val="Hyperlink"/>
            <w:lang w:eastAsia="x-none"/>
          </w:rPr>
          <w:t>R1-2203117</w:t>
        </w:r>
      </w:hyperlink>
      <w:r w:rsidR="008F4B8C">
        <w:rPr>
          <w:lang w:eastAsia="x-none"/>
        </w:rPr>
        <w:tab/>
        <w:t>Potential solutions for further RedCap UE complexity reduction</w:t>
      </w:r>
      <w:r w:rsidR="008F4B8C">
        <w:rPr>
          <w:lang w:eastAsia="x-none"/>
        </w:rPr>
        <w:tab/>
        <w:t>Ericsson</w:t>
      </w:r>
    </w:p>
    <w:p w14:paraId="3FE274CE" w14:textId="741A42B1" w:rsidR="008F4B8C" w:rsidRDefault="001B5688" w:rsidP="008F4B8C">
      <w:pPr>
        <w:rPr>
          <w:lang w:eastAsia="x-none"/>
        </w:rPr>
      </w:pPr>
      <w:hyperlink r:id="rId2442" w:history="1">
        <w:r w:rsidR="000B5C49">
          <w:rPr>
            <w:rStyle w:val="Hyperlink"/>
            <w:lang w:eastAsia="x-none"/>
          </w:rPr>
          <w:t>R1-2203169</w:t>
        </w:r>
      </w:hyperlink>
      <w:r w:rsidR="008F4B8C">
        <w:rPr>
          <w:lang w:eastAsia="x-none"/>
        </w:rPr>
        <w:tab/>
        <w:t>Discussion on potential solutions to further reduce UE complexity</w:t>
      </w:r>
      <w:r w:rsidR="008F4B8C">
        <w:rPr>
          <w:lang w:eastAsia="x-none"/>
        </w:rPr>
        <w:tab/>
        <w:t>Huawei, HiSilicon</w:t>
      </w:r>
    </w:p>
    <w:p w14:paraId="6DA7C73E" w14:textId="3B526F12" w:rsidR="008F4B8C" w:rsidRDefault="001B5688" w:rsidP="008F4B8C">
      <w:pPr>
        <w:rPr>
          <w:lang w:eastAsia="x-none"/>
        </w:rPr>
      </w:pPr>
      <w:hyperlink r:id="rId2443" w:history="1">
        <w:r w:rsidR="000B5C49">
          <w:rPr>
            <w:rStyle w:val="Hyperlink"/>
            <w:lang w:eastAsia="x-none"/>
          </w:rPr>
          <w:t>R1-2203338</w:t>
        </w:r>
      </w:hyperlink>
      <w:r w:rsidR="008F4B8C">
        <w:rPr>
          <w:lang w:eastAsia="x-none"/>
        </w:rPr>
        <w:tab/>
        <w:t>Discussion on potential solutions to further reduce UE complexity</w:t>
      </w:r>
      <w:r w:rsidR="008F4B8C">
        <w:rPr>
          <w:lang w:eastAsia="x-none"/>
        </w:rPr>
        <w:tab/>
        <w:t>Spreadtrum Communications</w:t>
      </w:r>
    </w:p>
    <w:p w14:paraId="58938F81" w14:textId="0D6731EB" w:rsidR="008F4B8C" w:rsidRDefault="001B5688" w:rsidP="008F4B8C">
      <w:pPr>
        <w:rPr>
          <w:lang w:eastAsia="x-none"/>
        </w:rPr>
      </w:pPr>
      <w:hyperlink r:id="rId2444" w:history="1">
        <w:r w:rsidR="000B5C49">
          <w:rPr>
            <w:rStyle w:val="Hyperlink"/>
            <w:lang w:eastAsia="x-none"/>
          </w:rPr>
          <w:t>R1-2203473</w:t>
        </w:r>
      </w:hyperlink>
      <w:r w:rsidR="008F4B8C">
        <w:rPr>
          <w:lang w:eastAsia="x-none"/>
        </w:rPr>
        <w:tab/>
        <w:t>Discussion on solutions to further reduce UE complexity in Rel-18</w:t>
      </w:r>
      <w:r w:rsidR="008F4B8C">
        <w:rPr>
          <w:lang w:eastAsia="x-none"/>
        </w:rPr>
        <w:tab/>
        <w:t>CATT</w:t>
      </w:r>
    </w:p>
    <w:p w14:paraId="2FF53CFA" w14:textId="58A89BAD" w:rsidR="008F4B8C" w:rsidRDefault="001B5688" w:rsidP="008F4B8C">
      <w:pPr>
        <w:rPr>
          <w:lang w:eastAsia="x-none"/>
        </w:rPr>
      </w:pPr>
      <w:hyperlink r:id="rId2445" w:history="1">
        <w:r w:rsidR="000B5C49">
          <w:rPr>
            <w:rStyle w:val="Hyperlink"/>
            <w:lang w:eastAsia="x-none"/>
          </w:rPr>
          <w:t>R1-2203572</w:t>
        </w:r>
      </w:hyperlink>
      <w:r w:rsidR="008F4B8C">
        <w:rPr>
          <w:lang w:eastAsia="x-none"/>
        </w:rPr>
        <w:tab/>
        <w:t>Techniques to further reduce the complexity of RedCap devices</w:t>
      </w:r>
      <w:r w:rsidR="008F4B8C">
        <w:rPr>
          <w:lang w:eastAsia="x-none"/>
        </w:rPr>
        <w:tab/>
        <w:t>vivo, Guangdong Genius</w:t>
      </w:r>
    </w:p>
    <w:p w14:paraId="6E3118FC" w14:textId="6478B8F7" w:rsidR="008F4B8C" w:rsidRDefault="001B5688" w:rsidP="008F4B8C">
      <w:pPr>
        <w:rPr>
          <w:lang w:eastAsia="x-none"/>
        </w:rPr>
      </w:pPr>
      <w:hyperlink r:id="rId2446" w:history="1">
        <w:r w:rsidR="000B5C49">
          <w:rPr>
            <w:rStyle w:val="Hyperlink"/>
            <w:lang w:eastAsia="x-none"/>
          </w:rPr>
          <w:t>R1-2203600</w:t>
        </w:r>
      </w:hyperlink>
      <w:r w:rsidR="008F4B8C">
        <w:rPr>
          <w:lang w:eastAsia="x-none"/>
        </w:rPr>
        <w:tab/>
        <w:t>Discussion on further RedCap UE complexity reduction</w:t>
      </w:r>
      <w:r w:rsidR="008F4B8C">
        <w:rPr>
          <w:lang w:eastAsia="x-none"/>
        </w:rPr>
        <w:tab/>
        <w:t>ZTE, Sanechips</w:t>
      </w:r>
    </w:p>
    <w:p w14:paraId="6C987767" w14:textId="54DE945F" w:rsidR="008F4B8C" w:rsidRDefault="001B5688" w:rsidP="008F4B8C">
      <w:pPr>
        <w:rPr>
          <w:lang w:eastAsia="x-none"/>
        </w:rPr>
      </w:pPr>
      <w:hyperlink r:id="rId2447" w:history="1">
        <w:r w:rsidR="000B5C49">
          <w:rPr>
            <w:rStyle w:val="Hyperlink"/>
            <w:lang w:eastAsia="x-none"/>
          </w:rPr>
          <w:t>R1-2203661</w:t>
        </w:r>
      </w:hyperlink>
      <w:r w:rsidR="008F4B8C">
        <w:rPr>
          <w:lang w:eastAsia="x-none"/>
        </w:rPr>
        <w:tab/>
        <w:t>Discussion on potential solutions to further reduce UE complexity</w:t>
      </w:r>
      <w:r w:rsidR="008F4B8C">
        <w:rPr>
          <w:lang w:eastAsia="x-none"/>
        </w:rPr>
        <w:tab/>
        <w:t>China Telecom</w:t>
      </w:r>
    </w:p>
    <w:p w14:paraId="30298E00" w14:textId="1ADFD221" w:rsidR="008F4B8C" w:rsidRDefault="001B5688" w:rsidP="008F4B8C">
      <w:pPr>
        <w:rPr>
          <w:lang w:eastAsia="x-none"/>
        </w:rPr>
      </w:pPr>
      <w:hyperlink r:id="rId2448" w:history="1">
        <w:r w:rsidR="000B5C49">
          <w:rPr>
            <w:rStyle w:val="Hyperlink"/>
            <w:lang w:eastAsia="x-none"/>
          </w:rPr>
          <w:t>R1-2203761</w:t>
        </w:r>
      </w:hyperlink>
      <w:r w:rsidR="008F4B8C">
        <w:rPr>
          <w:lang w:eastAsia="x-none"/>
        </w:rPr>
        <w:tab/>
        <w:t>Further reduce UE complexity for eRedCap</w:t>
      </w:r>
      <w:r w:rsidR="008F4B8C">
        <w:rPr>
          <w:lang w:eastAsia="x-none"/>
        </w:rPr>
        <w:tab/>
        <w:t>Panasonic Holdings Corporation</w:t>
      </w:r>
    </w:p>
    <w:p w14:paraId="453958E9" w14:textId="60F64745" w:rsidR="008F4B8C" w:rsidRDefault="001B5688" w:rsidP="008F4B8C">
      <w:pPr>
        <w:rPr>
          <w:lang w:eastAsia="x-none"/>
        </w:rPr>
      </w:pPr>
      <w:hyperlink r:id="rId2449" w:history="1">
        <w:r w:rsidR="000B5C49">
          <w:rPr>
            <w:rStyle w:val="Hyperlink"/>
            <w:lang w:eastAsia="x-none"/>
          </w:rPr>
          <w:t>R1-2203827</w:t>
        </w:r>
      </w:hyperlink>
      <w:r w:rsidR="008F4B8C">
        <w:rPr>
          <w:lang w:eastAsia="x-none"/>
        </w:rPr>
        <w:tab/>
        <w:t>Discussion on the potential complexity reduction solutions for further UE complexity reduction</w:t>
      </w:r>
      <w:r w:rsidR="008F4B8C">
        <w:rPr>
          <w:lang w:eastAsia="x-none"/>
        </w:rPr>
        <w:tab/>
        <w:t>xiaomi</w:t>
      </w:r>
    </w:p>
    <w:p w14:paraId="4414C45A" w14:textId="5012E9E4" w:rsidR="008F4B8C" w:rsidRDefault="001B5688" w:rsidP="008F4B8C">
      <w:pPr>
        <w:rPr>
          <w:lang w:eastAsia="x-none"/>
        </w:rPr>
      </w:pPr>
      <w:hyperlink r:id="rId2450" w:history="1">
        <w:r w:rsidR="000B5C49">
          <w:rPr>
            <w:rStyle w:val="Hyperlink"/>
            <w:lang w:eastAsia="x-none"/>
          </w:rPr>
          <w:t>R1-2203917</w:t>
        </w:r>
      </w:hyperlink>
      <w:r w:rsidR="008F4B8C">
        <w:rPr>
          <w:lang w:eastAsia="x-none"/>
        </w:rPr>
        <w:tab/>
        <w:t>Further UE complexity reduction for eRedCap</w:t>
      </w:r>
      <w:r w:rsidR="008F4B8C">
        <w:rPr>
          <w:lang w:eastAsia="x-none"/>
        </w:rPr>
        <w:tab/>
        <w:t>Samsung</w:t>
      </w:r>
    </w:p>
    <w:p w14:paraId="6BBD8523" w14:textId="185080DE" w:rsidR="008F4B8C" w:rsidRDefault="001B5688" w:rsidP="008F4B8C">
      <w:pPr>
        <w:rPr>
          <w:lang w:eastAsia="x-none"/>
        </w:rPr>
      </w:pPr>
      <w:hyperlink r:id="rId2451" w:history="1">
        <w:r w:rsidR="000B5C49">
          <w:rPr>
            <w:rStyle w:val="Hyperlink"/>
            <w:lang w:eastAsia="x-none"/>
          </w:rPr>
          <w:t>R1-2203995</w:t>
        </w:r>
      </w:hyperlink>
      <w:r w:rsidR="008F4B8C">
        <w:rPr>
          <w:lang w:eastAsia="x-none"/>
        </w:rPr>
        <w:tab/>
        <w:t>Solution study on further reduced UE complexity</w:t>
      </w:r>
      <w:r w:rsidR="008F4B8C">
        <w:rPr>
          <w:lang w:eastAsia="x-none"/>
        </w:rPr>
        <w:tab/>
        <w:t>OPPO</w:t>
      </w:r>
    </w:p>
    <w:p w14:paraId="60A984C0" w14:textId="2D3CCF5B" w:rsidR="008F4B8C" w:rsidRDefault="001B5688" w:rsidP="008F4B8C">
      <w:pPr>
        <w:rPr>
          <w:lang w:eastAsia="x-none"/>
        </w:rPr>
      </w:pPr>
      <w:hyperlink r:id="rId2452" w:history="1">
        <w:r w:rsidR="000B5C49">
          <w:rPr>
            <w:rStyle w:val="Hyperlink"/>
            <w:lang w:eastAsia="x-none"/>
          </w:rPr>
          <w:t>R1-2204038</w:t>
        </w:r>
      </w:hyperlink>
      <w:r w:rsidR="008F4B8C">
        <w:rPr>
          <w:lang w:eastAsia="x-none"/>
        </w:rPr>
        <w:tab/>
        <w:t>Further UE Complexity Reduction</w:t>
      </w:r>
      <w:r w:rsidR="008F4B8C">
        <w:rPr>
          <w:lang w:eastAsia="x-none"/>
        </w:rPr>
        <w:tab/>
        <w:t>Nokia, Nokia Shanghai Bell</w:t>
      </w:r>
    </w:p>
    <w:p w14:paraId="6256AF76" w14:textId="1B89B7DB" w:rsidR="008F4B8C" w:rsidRDefault="001B5688" w:rsidP="008F4B8C">
      <w:pPr>
        <w:rPr>
          <w:lang w:eastAsia="x-none"/>
        </w:rPr>
      </w:pPr>
      <w:hyperlink r:id="rId2453" w:history="1">
        <w:r w:rsidR="000B5C49">
          <w:rPr>
            <w:rStyle w:val="Hyperlink"/>
            <w:lang w:eastAsia="x-none"/>
          </w:rPr>
          <w:t>R1-2204176</w:t>
        </w:r>
      </w:hyperlink>
      <w:r w:rsidR="008F4B8C">
        <w:rPr>
          <w:lang w:eastAsia="x-none"/>
        </w:rPr>
        <w:tab/>
        <w:t>Discussions on potential solutions to further reduce UE complexity</w:t>
      </w:r>
      <w:r w:rsidR="008F4B8C">
        <w:rPr>
          <w:lang w:eastAsia="x-none"/>
        </w:rPr>
        <w:tab/>
        <w:t>Sharp</w:t>
      </w:r>
    </w:p>
    <w:p w14:paraId="6985A0FA" w14:textId="7145B983" w:rsidR="008F4B8C" w:rsidRDefault="001B5688" w:rsidP="008F4B8C">
      <w:pPr>
        <w:rPr>
          <w:lang w:eastAsia="x-none"/>
        </w:rPr>
      </w:pPr>
      <w:hyperlink r:id="rId2454" w:history="1">
        <w:r w:rsidR="000B5C49">
          <w:rPr>
            <w:rStyle w:val="Hyperlink"/>
            <w:lang w:eastAsia="x-none"/>
          </w:rPr>
          <w:t>R1-2204255</w:t>
        </w:r>
      </w:hyperlink>
      <w:r w:rsidR="008F4B8C">
        <w:rPr>
          <w:lang w:eastAsia="x-none"/>
        </w:rPr>
        <w:tab/>
        <w:t>On further RedCap UE complexity reduction features</w:t>
      </w:r>
      <w:r w:rsidR="008F4B8C">
        <w:rPr>
          <w:lang w:eastAsia="x-none"/>
        </w:rPr>
        <w:tab/>
        <w:t>Apple</w:t>
      </w:r>
    </w:p>
    <w:p w14:paraId="467D833E" w14:textId="0C4607FA" w:rsidR="008F4B8C" w:rsidRDefault="001B5688" w:rsidP="008F4B8C">
      <w:pPr>
        <w:rPr>
          <w:lang w:eastAsia="x-none"/>
        </w:rPr>
      </w:pPr>
      <w:hyperlink r:id="rId2455" w:history="1">
        <w:r w:rsidR="000B5C49">
          <w:rPr>
            <w:rStyle w:val="Hyperlink"/>
            <w:lang w:eastAsia="x-none"/>
          </w:rPr>
          <w:t>R1-2204315</w:t>
        </w:r>
      </w:hyperlink>
      <w:r w:rsidR="008F4B8C">
        <w:rPr>
          <w:lang w:eastAsia="x-none"/>
        </w:rPr>
        <w:tab/>
        <w:t>Discussion on  further reduced  UE complexity</w:t>
      </w:r>
      <w:r w:rsidR="008F4B8C">
        <w:rPr>
          <w:lang w:eastAsia="x-none"/>
        </w:rPr>
        <w:tab/>
        <w:t>CMCC</w:t>
      </w:r>
    </w:p>
    <w:p w14:paraId="5820B4FE" w14:textId="6247D624" w:rsidR="008F4B8C" w:rsidRDefault="001B5688" w:rsidP="008F4B8C">
      <w:pPr>
        <w:rPr>
          <w:lang w:eastAsia="x-none"/>
        </w:rPr>
      </w:pPr>
      <w:hyperlink r:id="rId2456" w:history="1">
        <w:r w:rsidR="000B5C49">
          <w:rPr>
            <w:rStyle w:val="Hyperlink"/>
            <w:lang w:eastAsia="x-none"/>
          </w:rPr>
          <w:t>R1-2204389</w:t>
        </w:r>
      </w:hyperlink>
      <w:r w:rsidR="008F4B8C">
        <w:rPr>
          <w:lang w:eastAsia="x-none"/>
        </w:rPr>
        <w:tab/>
        <w:t>Discussion on potential solutions for further UE complexity reduction</w:t>
      </w:r>
      <w:r w:rsidR="008F4B8C">
        <w:rPr>
          <w:lang w:eastAsia="x-none"/>
        </w:rPr>
        <w:tab/>
        <w:t>NTT DOCOMO, INC.</w:t>
      </w:r>
    </w:p>
    <w:p w14:paraId="79CC5B72" w14:textId="57368E67" w:rsidR="008F4B8C" w:rsidRDefault="001B5688" w:rsidP="008F4B8C">
      <w:pPr>
        <w:rPr>
          <w:lang w:eastAsia="x-none"/>
        </w:rPr>
      </w:pPr>
      <w:hyperlink r:id="rId2457" w:history="1">
        <w:r w:rsidR="000B5C49">
          <w:rPr>
            <w:rStyle w:val="Hyperlink"/>
            <w:lang w:eastAsia="x-none"/>
          </w:rPr>
          <w:t>R1-2204437</w:t>
        </w:r>
      </w:hyperlink>
      <w:r w:rsidR="008F4B8C">
        <w:rPr>
          <w:lang w:eastAsia="x-none"/>
        </w:rPr>
        <w:tab/>
        <w:t>Discussion on potential solutions to further reduce UE complexity</w:t>
      </w:r>
      <w:r w:rsidR="008F4B8C">
        <w:rPr>
          <w:lang w:eastAsia="x-none"/>
        </w:rPr>
        <w:tab/>
        <w:t>NEC</w:t>
      </w:r>
    </w:p>
    <w:p w14:paraId="5D282E42" w14:textId="64B0CE97" w:rsidR="008F4B8C" w:rsidRDefault="001B5688" w:rsidP="008F4B8C">
      <w:pPr>
        <w:rPr>
          <w:lang w:eastAsia="x-none"/>
        </w:rPr>
      </w:pPr>
      <w:hyperlink r:id="rId2458" w:history="1">
        <w:r w:rsidR="000B5C49">
          <w:rPr>
            <w:rStyle w:val="Hyperlink"/>
            <w:lang w:eastAsia="x-none"/>
          </w:rPr>
          <w:t>R1-2204504</w:t>
        </w:r>
      </w:hyperlink>
      <w:r w:rsidR="008F4B8C">
        <w:rPr>
          <w:lang w:eastAsia="x-none"/>
        </w:rPr>
        <w:tab/>
        <w:t>Potential solutions to further reduce UE complexity</w:t>
      </w:r>
      <w:r w:rsidR="008F4B8C">
        <w:rPr>
          <w:lang w:eastAsia="x-none"/>
        </w:rPr>
        <w:tab/>
        <w:t>Lenovo</w:t>
      </w:r>
    </w:p>
    <w:p w14:paraId="69837F0D" w14:textId="651D3901" w:rsidR="008F4B8C" w:rsidRDefault="001B5688" w:rsidP="008F4B8C">
      <w:pPr>
        <w:rPr>
          <w:lang w:eastAsia="x-none"/>
        </w:rPr>
      </w:pPr>
      <w:hyperlink r:id="rId2459" w:history="1">
        <w:r w:rsidR="000B5C49">
          <w:rPr>
            <w:rStyle w:val="Hyperlink"/>
            <w:lang w:eastAsia="x-none"/>
          </w:rPr>
          <w:t>R1-2204582</w:t>
        </w:r>
      </w:hyperlink>
      <w:r w:rsidR="008F4B8C">
        <w:rPr>
          <w:lang w:eastAsia="x-none"/>
        </w:rPr>
        <w:tab/>
        <w:t>Discu</w:t>
      </w:r>
      <w:r w:rsidR="0005407C">
        <w:rPr>
          <w:lang w:eastAsia="x-none"/>
        </w:rPr>
        <w:t>s</w:t>
      </w:r>
      <w:r w:rsidR="008F4B8C">
        <w:rPr>
          <w:lang w:eastAsia="x-none"/>
        </w:rPr>
        <w:t>sion  on potential solutions to further reduce UE complexity</w:t>
      </w:r>
      <w:r w:rsidR="008F4B8C">
        <w:rPr>
          <w:lang w:eastAsia="x-none"/>
        </w:rPr>
        <w:tab/>
        <w:t>Transsion Holdings</w:t>
      </w:r>
    </w:p>
    <w:p w14:paraId="74AE1732" w14:textId="61B03069" w:rsidR="008F4B8C" w:rsidRDefault="001B5688" w:rsidP="008F4B8C">
      <w:pPr>
        <w:rPr>
          <w:lang w:eastAsia="x-none"/>
        </w:rPr>
      </w:pPr>
      <w:hyperlink r:id="rId2460" w:history="1">
        <w:r w:rsidR="000B5C49">
          <w:rPr>
            <w:rStyle w:val="Hyperlink"/>
            <w:lang w:eastAsia="x-none"/>
          </w:rPr>
          <w:t>R1-2204626</w:t>
        </w:r>
      </w:hyperlink>
      <w:r w:rsidR="008F4B8C">
        <w:rPr>
          <w:lang w:eastAsia="x-none"/>
        </w:rPr>
        <w:tab/>
        <w:t>Discussion on potential solutions for further UE complexity reduction</w:t>
      </w:r>
      <w:r w:rsidR="008F4B8C">
        <w:rPr>
          <w:lang w:eastAsia="x-none"/>
        </w:rPr>
        <w:tab/>
        <w:t>LG Electronics</w:t>
      </w:r>
    </w:p>
    <w:p w14:paraId="55BCD492" w14:textId="3405C63D" w:rsidR="008F4B8C" w:rsidRDefault="001B5688" w:rsidP="008F4B8C">
      <w:pPr>
        <w:rPr>
          <w:lang w:eastAsia="x-none"/>
        </w:rPr>
      </w:pPr>
      <w:hyperlink r:id="rId2461" w:history="1">
        <w:r w:rsidR="000B5C49">
          <w:rPr>
            <w:rStyle w:val="Hyperlink"/>
            <w:lang w:eastAsia="x-none"/>
          </w:rPr>
          <w:t>R1-2204714</w:t>
        </w:r>
      </w:hyperlink>
      <w:r w:rsidR="008F4B8C">
        <w:rPr>
          <w:lang w:eastAsia="x-none"/>
        </w:rPr>
        <w:tab/>
        <w:t>On potential solutions to further reduce UE complexity</w:t>
      </w:r>
      <w:r w:rsidR="008F4B8C">
        <w:rPr>
          <w:lang w:eastAsia="x-none"/>
        </w:rPr>
        <w:tab/>
        <w:t>MediaTek Inc.</w:t>
      </w:r>
    </w:p>
    <w:p w14:paraId="4833C52C" w14:textId="4E777394" w:rsidR="008F4B8C" w:rsidRDefault="001B5688" w:rsidP="008F4B8C">
      <w:pPr>
        <w:rPr>
          <w:lang w:eastAsia="x-none"/>
        </w:rPr>
      </w:pPr>
      <w:hyperlink r:id="rId2462" w:history="1">
        <w:r w:rsidR="000B5C49">
          <w:rPr>
            <w:rStyle w:val="Hyperlink"/>
            <w:lang w:eastAsia="x-none"/>
          </w:rPr>
          <w:t>R1-2204747</w:t>
        </w:r>
      </w:hyperlink>
      <w:r w:rsidR="008F4B8C">
        <w:rPr>
          <w:lang w:eastAsia="x-none"/>
        </w:rPr>
        <w:tab/>
        <w:t>On further complexity reduction of NR UE</w:t>
      </w:r>
      <w:r w:rsidR="008F4B8C">
        <w:rPr>
          <w:lang w:eastAsia="x-none"/>
        </w:rPr>
        <w:tab/>
        <w:t>Nordic Semiconductor ASA</w:t>
      </w:r>
    </w:p>
    <w:p w14:paraId="385B475A" w14:textId="66B0E20E" w:rsidR="008F4B8C" w:rsidRDefault="001B5688" w:rsidP="008F4B8C">
      <w:pPr>
        <w:rPr>
          <w:lang w:eastAsia="x-none"/>
        </w:rPr>
      </w:pPr>
      <w:hyperlink r:id="rId2463" w:history="1">
        <w:r w:rsidR="000B5C49">
          <w:rPr>
            <w:rStyle w:val="Hyperlink"/>
            <w:lang w:eastAsia="x-none"/>
          </w:rPr>
          <w:t>R1-2204829</w:t>
        </w:r>
      </w:hyperlink>
      <w:r w:rsidR="008F4B8C">
        <w:rPr>
          <w:lang w:eastAsia="x-none"/>
        </w:rPr>
        <w:tab/>
        <w:t xml:space="preserve">Potential techniques for further RedCap UE complexity reduction </w:t>
      </w:r>
      <w:r w:rsidR="008F4B8C">
        <w:rPr>
          <w:lang w:eastAsia="x-none"/>
        </w:rPr>
        <w:tab/>
        <w:t>InterDigital, Inc.</w:t>
      </w:r>
    </w:p>
    <w:p w14:paraId="20CD0F07" w14:textId="0FC013CA" w:rsidR="008F4B8C" w:rsidRDefault="001B5688" w:rsidP="008F4B8C">
      <w:pPr>
        <w:rPr>
          <w:lang w:eastAsia="x-none"/>
        </w:rPr>
      </w:pPr>
      <w:hyperlink r:id="rId2464" w:history="1">
        <w:r w:rsidR="000B5C49">
          <w:rPr>
            <w:rStyle w:val="Hyperlink"/>
            <w:lang w:eastAsia="x-none"/>
          </w:rPr>
          <w:t>R1-2204879</w:t>
        </w:r>
      </w:hyperlink>
      <w:r w:rsidR="008F4B8C">
        <w:rPr>
          <w:lang w:eastAsia="x-none"/>
        </w:rPr>
        <w:tab/>
        <w:t>Considerations for further UE complexity reduction</w:t>
      </w:r>
      <w:r w:rsidR="008F4B8C">
        <w:rPr>
          <w:lang w:eastAsia="x-none"/>
        </w:rPr>
        <w:tab/>
        <w:t>Sierra Wireless. S.A.</w:t>
      </w:r>
    </w:p>
    <w:p w14:paraId="75C65662" w14:textId="322A3D3D" w:rsidR="008F4B8C" w:rsidRDefault="001B5688" w:rsidP="008F4B8C">
      <w:pPr>
        <w:rPr>
          <w:lang w:eastAsia="x-none"/>
        </w:rPr>
      </w:pPr>
      <w:hyperlink r:id="rId2465" w:history="1">
        <w:r w:rsidR="000B5C49">
          <w:rPr>
            <w:rStyle w:val="Hyperlink"/>
            <w:lang w:eastAsia="x-none"/>
          </w:rPr>
          <w:t>R1-2205043</w:t>
        </w:r>
      </w:hyperlink>
      <w:r w:rsidR="008F4B8C">
        <w:rPr>
          <w:lang w:eastAsia="x-none"/>
        </w:rPr>
        <w:tab/>
        <w:t>Further complexity reduction for eRedCap device</w:t>
      </w:r>
      <w:r w:rsidR="008F4B8C">
        <w:rPr>
          <w:lang w:eastAsia="x-none"/>
        </w:rPr>
        <w:tab/>
        <w:t>Qualcomm Incorporated</w:t>
      </w:r>
    </w:p>
    <w:p w14:paraId="10C352BB" w14:textId="304996F8" w:rsidR="0005407C" w:rsidRDefault="0005407C" w:rsidP="008F4B8C">
      <w:pPr>
        <w:rPr>
          <w:lang w:eastAsia="x-none"/>
        </w:rPr>
      </w:pPr>
    </w:p>
    <w:p w14:paraId="52C08941" w14:textId="77777777" w:rsidR="0005407C" w:rsidRPr="003F6BC8" w:rsidRDefault="0005407C" w:rsidP="0005407C">
      <w:pPr>
        <w:rPr>
          <w:lang w:eastAsia="x-none"/>
        </w:rPr>
      </w:pPr>
      <w:r w:rsidRPr="003F6BC8">
        <w:rPr>
          <w:lang w:eastAsia="x-none"/>
        </w:rPr>
        <w:t>[109-e-R18-RedCap-02] – Johan (Ericsson)</w:t>
      </w:r>
    </w:p>
    <w:p w14:paraId="5BD369BA" w14:textId="398C3456" w:rsidR="0005407C" w:rsidRPr="003F6BC8" w:rsidRDefault="0005407C" w:rsidP="0005407C">
      <w:pPr>
        <w:rPr>
          <w:lang w:eastAsia="x-none"/>
        </w:rPr>
      </w:pPr>
      <w:r w:rsidRPr="003F6BC8">
        <w:rPr>
          <w:lang w:eastAsia="x-none"/>
        </w:rPr>
        <w:lastRenderedPageBreak/>
        <w:t>Email discussion on further UE complexity reduction by May 20</w:t>
      </w:r>
    </w:p>
    <w:p w14:paraId="588BEFCB" w14:textId="77777777" w:rsidR="0005407C" w:rsidRPr="003F6BC8" w:rsidRDefault="0005407C" w:rsidP="007A297D">
      <w:pPr>
        <w:numPr>
          <w:ilvl w:val="0"/>
          <w:numId w:val="78"/>
        </w:numPr>
        <w:rPr>
          <w:lang w:eastAsia="x-none"/>
        </w:rPr>
      </w:pPr>
      <w:r w:rsidRPr="003F6BC8">
        <w:rPr>
          <w:lang w:eastAsia="x-none"/>
        </w:rPr>
        <w:t>Check points: May 18</w:t>
      </w:r>
    </w:p>
    <w:p w14:paraId="01293443" w14:textId="56583F03" w:rsidR="003F6BC8" w:rsidRPr="003F6BC8" w:rsidRDefault="001B5688" w:rsidP="008F4B8C">
      <w:pPr>
        <w:rPr>
          <w:b/>
          <w:bCs/>
          <w:lang w:eastAsia="x-none"/>
        </w:rPr>
      </w:pPr>
      <w:hyperlink r:id="rId2466" w:history="1">
        <w:r w:rsidR="000B5C49">
          <w:rPr>
            <w:rStyle w:val="Hyperlink"/>
            <w:b/>
            <w:bCs/>
            <w:lang w:eastAsia="x-none"/>
          </w:rPr>
          <w:t>R1-2205281</w:t>
        </w:r>
      </w:hyperlink>
      <w:r w:rsidR="003F6BC8" w:rsidRPr="003F6BC8">
        <w:rPr>
          <w:b/>
          <w:bCs/>
          <w:lang w:eastAsia="x-none"/>
        </w:rPr>
        <w:tab/>
        <w:t>FL summary #1 on potential solutions to further reduce RedCap UE complexity</w:t>
      </w:r>
      <w:r w:rsidR="003F6BC8" w:rsidRPr="003F6BC8">
        <w:rPr>
          <w:b/>
          <w:bCs/>
          <w:lang w:eastAsia="x-none"/>
        </w:rPr>
        <w:tab/>
        <w:t>Moderator (Ericsson)</w:t>
      </w:r>
    </w:p>
    <w:p w14:paraId="769FC6A7" w14:textId="461CB9E7" w:rsidR="003F6BC8" w:rsidRDefault="003F6BC8" w:rsidP="008F4B8C">
      <w:pPr>
        <w:rPr>
          <w:lang w:eastAsia="x-none"/>
        </w:rPr>
      </w:pPr>
      <w:r>
        <w:rPr>
          <w:lang w:eastAsia="x-none"/>
        </w:rPr>
        <w:t>From May 12</w:t>
      </w:r>
      <w:r w:rsidRPr="003F6BC8">
        <w:rPr>
          <w:vertAlign w:val="superscript"/>
          <w:lang w:eastAsia="x-none"/>
        </w:rPr>
        <w:t>th</w:t>
      </w:r>
      <w:r>
        <w:rPr>
          <w:lang w:eastAsia="x-none"/>
        </w:rPr>
        <w:t xml:space="preserve"> GTW session</w:t>
      </w:r>
    </w:p>
    <w:p w14:paraId="5620B856" w14:textId="32213F6F" w:rsidR="003F6BC8" w:rsidRPr="003F6BC8" w:rsidRDefault="003F6BC8" w:rsidP="003F6BC8">
      <w:pPr>
        <w:spacing w:line="231" w:lineRule="atLeast"/>
        <w:rPr>
          <w:rFonts w:ascii="Times New Roman" w:eastAsia="Microsoft YaHei UI" w:hAnsi="Times New Roman"/>
          <w:color w:val="000000"/>
          <w:szCs w:val="20"/>
          <w:highlight w:val="green"/>
          <w:lang w:val="en-US" w:eastAsia="zh-CN"/>
        </w:rPr>
      </w:pPr>
      <w:r w:rsidRPr="003F6BC8">
        <w:rPr>
          <w:rFonts w:ascii="Times New Roman" w:eastAsia="Microsoft YaHei UI" w:hAnsi="Times New Roman"/>
          <w:color w:val="000000"/>
          <w:szCs w:val="20"/>
          <w:highlight w:val="green"/>
          <w:shd w:val="clear" w:color="auto" w:fill="FFFF00"/>
          <w:lang w:val="en-US" w:eastAsia="zh-CN"/>
        </w:rPr>
        <w:t>Agreement</w:t>
      </w:r>
    </w:p>
    <w:p w14:paraId="404C9B9A" w14:textId="58C84A47" w:rsidR="003F6BC8" w:rsidRDefault="003F6BC8" w:rsidP="003F6BC8">
      <w:pPr>
        <w:spacing w:line="231" w:lineRule="atLeast"/>
        <w:rPr>
          <w:rFonts w:ascii="Times New Roman" w:eastAsia="Microsoft YaHei UI" w:hAnsi="Times New Roman"/>
          <w:color w:val="000000"/>
          <w:szCs w:val="20"/>
          <w:lang w:val="en-US" w:eastAsia="zh-CN"/>
        </w:rPr>
      </w:pPr>
      <w:r w:rsidRPr="003F6BC8">
        <w:rPr>
          <w:rFonts w:ascii="Times New Roman" w:eastAsia="Microsoft YaHei UI" w:hAnsi="Times New Roman"/>
          <w:color w:val="000000"/>
          <w:szCs w:val="20"/>
          <w:lang w:val="en-US" w:eastAsia="zh-CN"/>
        </w:rPr>
        <w:t>For cost reduction estimation, the detailed cost breakdown for the Rel-15 reference NR devices (as provided in Table 6.1-1 in TR 38.875) is reused.</w:t>
      </w:r>
    </w:p>
    <w:p w14:paraId="16D6798F" w14:textId="77777777" w:rsidR="003F6BC8" w:rsidRPr="003F6BC8" w:rsidRDefault="003F6BC8" w:rsidP="003F6BC8">
      <w:pPr>
        <w:spacing w:line="231" w:lineRule="atLeast"/>
        <w:rPr>
          <w:rFonts w:ascii="Times New Roman" w:eastAsia="Microsoft YaHei UI" w:hAnsi="Times New Roman"/>
          <w:color w:val="000000"/>
          <w:szCs w:val="20"/>
          <w:lang w:val="en-US" w:eastAsia="zh-CN"/>
        </w:rPr>
      </w:pPr>
    </w:p>
    <w:p w14:paraId="55FA2D0C" w14:textId="408B5C2B" w:rsidR="003F6BC8" w:rsidRPr="003F6BC8" w:rsidRDefault="003F6BC8" w:rsidP="003F6BC8">
      <w:pPr>
        <w:spacing w:line="231" w:lineRule="atLeast"/>
        <w:rPr>
          <w:rFonts w:ascii="Times New Roman" w:eastAsia="Microsoft YaHei UI" w:hAnsi="Times New Roman"/>
          <w:color w:val="000000"/>
          <w:szCs w:val="20"/>
          <w:highlight w:val="green"/>
          <w:lang w:val="en-US" w:eastAsia="zh-CN"/>
        </w:rPr>
      </w:pPr>
      <w:r w:rsidRPr="003F6BC8">
        <w:rPr>
          <w:rFonts w:ascii="Times New Roman" w:eastAsia="Microsoft YaHei UI" w:hAnsi="Times New Roman"/>
          <w:color w:val="000000"/>
          <w:szCs w:val="20"/>
          <w:highlight w:val="green"/>
          <w:shd w:val="clear" w:color="auto" w:fill="FFFF00"/>
          <w:lang w:val="en-US" w:eastAsia="zh-CN"/>
        </w:rPr>
        <w:t>Agreement</w:t>
      </w:r>
    </w:p>
    <w:p w14:paraId="799F17D9" w14:textId="77777777" w:rsidR="003F6BC8" w:rsidRPr="003F6BC8" w:rsidRDefault="003F6BC8" w:rsidP="003F6BC8">
      <w:pPr>
        <w:spacing w:line="231" w:lineRule="atLeast"/>
        <w:rPr>
          <w:rFonts w:ascii="Times New Roman" w:eastAsia="Microsoft YaHei UI" w:hAnsi="Times New Roman"/>
          <w:color w:val="000000"/>
          <w:szCs w:val="20"/>
          <w:lang w:val="en-US" w:eastAsia="zh-CN"/>
        </w:rPr>
      </w:pPr>
      <w:r w:rsidRPr="003F6BC8">
        <w:rPr>
          <w:rFonts w:ascii="Times New Roman" w:eastAsia="Microsoft YaHei UI" w:hAnsi="Times New Roman"/>
          <w:color w:val="000000"/>
          <w:szCs w:val="20"/>
          <w:lang w:val="en-US" w:eastAsia="zh-CN"/>
        </w:rPr>
        <w:t>For comparison with a Rel-17 baseline when evaluating the potential Rel-18 UE complexity reduction features,</w:t>
      </w:r>
    </w:p>
    <w:p w14:paraId="6762CEA6" w14:textId="77777777" w:rsidR="003F6BC8" w:rsidRPr="003F6BC8" w:rsidRDefault="003F6BC8" w:rsidP="00842CF4">
      <w:pPr>
        <w:numPr>
          <w:ilvl w:val="0"/>
          <w:numId w:val="156"/>
        </w:numPr>
        <w:spacing w:line="231" w:lineRule="atLeast"/>
        <w:rPr>
          <w:rFonts w:ascii="Times New Roman" w:eastAsia="Microsoft YaHei UI" w:hAnsi="Times New Roman"/>
          <w:color w:val="000000"/>
          <w:szCs w:val="20"/>
          <w:lang w:val="en-US" w:eastAsia="zh-CN"/>
        </w:rPr>
      </w:pPr>
      <w:r w:rsidRPr="003F6BC8">
        <w:rPr>
          <w:rFonts w:ascii="Times New Roman" w:eastAsia="Microsoft YaHei UI" w:hAnsi="Times New Roman"/>
          <w:color w:val="000000"/>
          <w:szCs w:val="20"/>
          <w:lang w:val="en-US" w:eastAsia="zh-CN"/>
        </w:rPr>
        <w:t>The Rel-17 RedCap UE supports 20 MHz, 1 Rx, 1 layer, DL 64QAM, UL 64QAM, FDD or TDD.</w:t>
      </w:r>
    </w:p>
    <w:p w14:paraId="549EA905" w14:textId="77777777" w:rsidR="003F6BC8" w:rsidRPr="003F6BC8" w:rsidRDefault="003F6BC8" w:rsidP="00842CF4">
      <w:pPr>
        <w:numPr>
          <w:ilvl w:val="0"/>
          <w:numId w:val="156"/>
        </w:numPr>
        <w:spacing w:line="231" w:lineRule="atLeast"/>
        <w:rPr>
          <w:rFonts w:ascii="Times New Roman" w:eastAsia="Microsoft YaHei UI" w:hAnsi="Times New Roman"/>
          <w:color w:val="000000"/>
          <w:szCs w:val="20"/>
          <w:lang w:val="en-US" w:eastAsia="zh-CN"/>
        </w:rPr>
      </w:pPr>
      <w:r w:rsidRPr="003F6BC8">
        <w:rPr>
          <w:rFonts w:ascii="Times New Roman" w:eastAsia="Microsoft YaHei UI" w:hAnsi="Times New Roman"/>
          <w:color w:val="000000"/>
          <w:szCs w:val="20"/>
          <w:lang w:val="en-US" w:eastAsia="zh-CN"/>
        </w:rPr>
        <w:t>In addition, optional results for the following comparisons can also be reported:</w:t>
      </w:r>
    </w:p>
    <w:p w14:paraId="65C7022D" w14:textId="77777777" w:rsidR="003F6BC8" w:rsidRPr="003F6BC8" w:rsidRDefault="003F6BC8" w:rsidP="00842CF4">
      <w:pPr>
        <w:numPr>
          <w:ilvl w:val="1"/>
          <w:numId w:val="156"/>
        </w:numPr>
        <w:spacing w:line="231" w:lineRule="atLeast"/>
        <w:rPr>
          <w:rFonts w:ascii="Times New Roman" w:eastAsia="Microsoft YaHei UI" w:hAnsi="Times New Roman"/>
          <w:color w:val="000000"/>
          <w:szCs w:val="20"/>
          <w:lang w:val="en-US" w:eastAsia="zh-CN"/>
        </w:rPr>
      </w:pPr>
      <w:r w:rsidRPr="003F6BC8">
        <w:rPr>
          <w:rFonts w:ascii="Times New Roman" w:eastAsia="Microsoft YaHei UI" w:hAnsi="Times New Roman"/>
          <w:color w:val="000000"/>
          <w:szCs w:val="20"/>
          <w:lang w:val="en-US" w:eastAsia="zh-CN"/>
        </w:rPr>
        <w:t>Results for HD-FDD UEs</w:t>
      </w:r>
    </w:p>
    <w:p w14:paraId="1EAB5EA1" w14:textId="77777777" w:rsidR="003F6BC8" w:rsidRPr="003F6BC8" w:rsidRDefault="003F6BC8" w:rsidP="00842CF4">
      <w:pPr>
        <w:numPr>
          <w:ilvl w:val="1"/>
          <w:numId w:val="156"/>
        </w:numPr>
        <w:spacing w:line="231" w:lineRule="atLeast"/>
        <w:rPr>
          <w:rFonts w:ascii="Times New Roman" w:eastAsia="Microsoft YaHei UI" w:hAnsi="Times New Roman"/>
          <w:color w:val="000000"/>
          <w:szCs w:val="20"/>
          <w:lang w:val="en-US" w:eastAsia="zh-CN"/>
        </w:rPr>
      </w:pPr>
      <w:r w:rsidRPr="003F6BC8">
        <w:rPr>
          <w:rFonts w:ascii="Times New Roman" w:eastAsia="Microsoft YaHei UI" w:hAnsi="Times New Roman"/>
          <w:color w:val="000000"/>
          <w:szCs w:val="20"/>
          <w:lang w:val="en-US" w:eastAsia="zh-CN"/>
        </w:rPr>
        <w:t>Results for UEs with 2 Rx</w:t>
      </w:r>
    </w:p>
    <w:p w14:paraId="2F59F7A5" w14:textId="77777777" w:rsidR="003F6BC8" w:rsidRPr="003F6BC8" w:rsidRDefault="003F6BC8" w:rsidP="00842CF4">
      <w:pPr>
        <w:numPr>
          <w:ilvl w:val="0"/>
          <w:numId w:val="156"/>
        </w:numPr>
        <w:spacing w:line="231" w:lineRule="atLeast"/>
        <w:rPr>
          <w:rFonts w:ascii="Times New Roman" w:eastAsia="Microsoft YaHei UI" w:hAnsi="Times New Roman"/>
          <w:color w:val="000000"/>
          <w:szCs w:val="20"/>
          <w:lang w:val="en-US" w:eastAsia="zh-CN"/>
        </w:rPr>
      </w:pPr>
      <w:r w:rsidRPr="003F6BC8">
        <w:rPr>
          <w:rFonts w:ascii="Times New Roman" w:eastAsia="Microsoft YaHei UI" w:hAnsi="Times New Roman"/>
          <w:color w:val="000000"/>
          <w:szCs w:val="20"/>
          <w:lang w:val="en-US" w:eastAsia="zh-CN"/>
        </w:rPr>
        <w:t>In all comparisons, the UEs being compared have the same number of antenna branches, the same number of layers, the same maximum supported modulation order, and the same duplex mode (among HD-FDD, FD-FDD, and TDD).</w:t>
      </w:r>
    </w:p>
    <w:p w14:paraId="297E2E6A" w14:textId="3D022EC7" w:rsidR="003F6BC8" w:rsidRPr="003F6BC8" w:rsidRDefault="003F6BC8" w:rsidP="003F6BC8">
      <w:pPr>
        <w:spacing w:line="231" w:lineRule="atLeast"/>
        <w:rPr>
          <w:rFonts w:ascii="Times New Roman" w:eastAsia="Microsoft YaHei UI" w:hAnsi="Times New Roman"/>
          <w:color w:val="000000"/>
          <w:szCs w:val="20"/>
          <w:lang w:val="en-US" w:eastAsia="zh-CN"/>
        </w:rPr>
      </w:pPr>
    </w:p>
    <w:p w14:paraId="5714A38A" w14:textId="0C4E7AE8" w:rsidR="003F6BC8" w:rsidRDefault="003F6BC8" w:rsidP="003F6BC8">
      <w:pPr>
        <w:rPr>
          <w:rFonts w:ascii="Times New Roman" w:hAnsi="Times New Roman"/>
          <w:szCs w:val="20"/>
          <w:lang w:eastAsia="x-none"/>
        </w:rPr>
      </w:pPr>
    </w:p>
    <w:p w14:paraId="39CDC291" w14:textId="532A0506" w:rsidR="00EF0EBD" w:rsidRDefault="00EF0EBD" w:rsidP="003F6BC8">
      <w:pPr>
        <w:rPr>
          <w:rFonts w:ascii="Times New Roman" w:hAnsi="Times New Roman"/>
          <w:szCs w:val="20"/>
          <w:lang w:eastAsia="x-none"/>
        </w:rPr>
      </w:pPr>
      <w:r w:rsidRPr="00EF0EBD">
        <w:rPr>
          <w:rFonts w:ascii="Times New Roman" w:hAnsi="Times New Roman"/>
          <w:b/>
          <w:bCs/>
          <w:szCs w:val="20"/>
          <w:lang w:eastAsia="x-none"/>
        </w:rPr>
        <w:t>Decision:</w:t>
      </w:r>
      <w:r>
        <w:rPr>
          <w:rFonts w:ascii="Times New Roman" w:hAnsi="Times New Roman"/>
          <w:szCs w:val="20"/>
          <w:lang w:eastAsia="x-none"/>
        </w:rPr>
        <w:t xml:space="preserve"> As per email decision posted on May 14</w:t>
      </w:r>
      <w:r w:rsidRPr="00EF0EBD">
        <w:rPr>
          <w:rFonts w:ascii="Times New Roman" w:hAnsi="Times New Roman"/>
          <w:szCs w:val="20"/>
          <w:vertAlign w:val="superscript"/>
          <w:lang w:eastAsia="x-none"/>
        </w:rPr>
        <w:t>th</w:t>
      </w:r>
      <w:r>
        <w:rPr>
          <w:rFonts w:ascii="Times New Roman" w:hAnsi="Times New Roman"/>
          <w:szCs w:val="20"/>
          <w:lang w:eastAsia="x-none"/>
        </w:rPr>
        <w:t>,</w:t>
      </w:r>
    </w:p>
    <w:p w14:paraId="5A9389AF" w14:textId="77777777" w:rsidR="00EF0EBD" w:rsidRPr="00DD028D" w:rsidRDefault="00EF0EBD" w:rsidP="00EF0EBD">
      <w:pPr>
        <w:spacing w:line="231" w:lineRule="atLeast"/>
        <w:rPr>
          <w:rFonts w:ascii="Times New Roman" w:eastAsia="Microsoft YaHei UI" w:hAnsi="Times New Roman"/>
          <w:color w:val="000000"/>
          <w:szCs w:val="20"/>
          <w:highlight w:val="green"/>
          <w:lang w:val="en-US" w:eastAsia="zh-CN"/>
        </w:rPr>
      </w:pPr>
      <w:r w:rsidRPr="00DD028D">
        <w:rPr>
          <w:rFonts w:ascii="Times New Roman" w:eastAsia="Microsoft YaHei UI" w:hAnsi="Times New Roman" w:hint="eastAsia"/>
          <w:color w:val="000000"/>
          <w:szCs w:val="20"/>
          <w:highlight w:val="green"/>
          <w:lang w:val="en-US" w:eastAsia="zh-CN"/>
        </w:rPr>
        <w:t>Agreement</w:t>
      </w:r>
    </w:p>
    <w:p w14:paraId="6915F02A" w14:textId="77777777" w:rsidR="00EF0EBD" w:rsidRPr="00DD028D" w:rsidRDefault="00EF0EBD" w:rsidP="00CF6E6D">
      <w:pPr>
        <w:pStyle w:val="ListParagraph"/>
        <w:numPr>
          <w:ilvl w:val="0"/>
          <w:numId w:val="281"/>
        </w:numPr>
        <w:tabs>
          <w:tab w:val="left" w:pos="772"/>
        </w:tabs>
        <w:overflowPunct/>
        <w:autoSpaceDE/>
        <w:autoSpaceDN/>
        <w:adjustRightInd/>
        <w:spacing w:after="100" w:afterAutospacing="1" w:line="252" w:lineRule="auto"/>
        <w:textAlignment w:val="auto"/>
        <w:rPr>
          <w:lang w:val="en-US"/>
        </w:rPr>
      </w:pPr>
      <w:r w:rsidRPr="00DD028D">
        <w:rPr>
          <w:lang w:val="en-US"/>
        </w:rPr>
        <w:t>The following options for relaxed UE processing timeline will be studied:</w:t>
      </w:r>
    </w:p>
    <w:p w14:paraId="09AB6330" w14:textId="77777777" w:rsidR="00EF0EBD" w:rsidRPr="00DD028D" w:rsidRDefault="00EF0EBD" w:rsidP="00CF6E6D">
      <w:pPr>
        <w:pStyle w:val="ListParagraph"/>
        <w:numPr>
          <w:ilvl w:val="1"/>
          <w:numId w:val="281"/>
        </w:numPr>
        <w:overflowPunct/>
        <w:autoSpaceDE/>
        <w:autoSpaceDN/>
        <w:adjustRightInd/>
        <w:spacing w:line="252" w:lineRule="auto"/>
        <w:textAlignment w:val="auto"/>
        <w:rPr>
          <w:lang w:val="en-US"/>
        </w:rPr>
      </w:pPr>
      <w:r w:rsidRPr="00DD028D">
        <w:rPr>
          <w:lang w:val="en-US"/>
        </w:rPr>
        <w:t>Option PT1: Relaxation of UE processing time for PDSCH</w:t>
      </w:r>
      <w:r w:rsidRPr="00DD028D">
        <w:rPr>
          <w:rFonts w:eastAsia="DengXian"/>
          <w:lang w:val="en-US" w:eastAsia="zh-CN"/>
        </w:rPr>
        <w:t xml:space="preserve">/PUSCH </w:t>
      </w:r>
      <w:r w:rsidRPr="00DD028D">
        <w:rPr>
          <w:lang w:val="en-US"/>
        </w:rPr>
        <w:t>in terms of N</w:t>
      </w:r>
      <w:r w:rsidRPr="00DD028D">
        <w:rPr>
          <w:vertAlign w:val="subscript"/>
          <w:lang w:val="en-US"/>
        </w:rPr>
        <w:t>1</w:t>
      </w:r>
      <w:r w:rsidRPr="00DD028D">
        <w:rPr>
          <w:lang w:val="en-US"/>
        </w:rPr>
        <w:t xml:space="preserve"> and N</w:t>
      </w:r>
      <w:r w:rsidRPr="00DD028D">
        <w:rPr>
          <w:vertAlign w:val="subscript"/>
          <w:lang w:val="en-US"/>
        </w:rPr>
        <w:t>2</w:t>
      </w:r>
    </w:p>
    <w:p w14:paraId="0F08D972" w14:textId="77777777" w:rsidR="00EF0EBD" w:rsidRPr="00DD028D" w:rsidRDefault="00EF0EBD" w:rsidP="00CF6E6D">
      <w:pPr>
        <w:pStyle w:val="ListParagraph"/>
        <w:numPr>
          <w:ilvl w:val="1"/>
          <w:numId w:val="281"/>
        </w:numPr>
        <w:overflowPunct/>
        <w:autoSpaceDE/>
        <w:autoSpaceDN/>
        <w:adjustRightInd/>
        <w:spacing w:line="252" w:lineRule="auto"/>
        <w:textAlignment w:val="auto"/>
        <w:rPr>
          <w:lang w:val="en-US"/>
        </w:rPr>
      </w:pPr>
      <w:r w:rsidRPr="00DD028D">
        <w:rPr>
          <w:lang w:val="en-US"/>
        </w:rPr>
        <w:t>Option PT2: Relaxation of UE processing time for CSI in terms of Z and Z</w:t>
      </w:r>
      <w:r w:rsidRPr="00DD028D">
        <w:rPr>
          <w:color w:val="FF0000"/>
          <w:lang w:val="en-US"/>
        </w:rPr>
        <w:t>’</w:t>
      </w:r>
    </w:p>
    <w:p w14:paraId="618A95F2" w14:textId="77777777" w:rsidR="00EF0EBD" w:rsidRPr="00DD028D" w:rsidRDefault="00EF0EBD" w:rsidP="00CF6E6D">
      <w:pPr>
        <w:pStyle w:val="ListParagraph"/>
        <w:numPr>
          <w:ilvl w:val="0"/>
          <w:numId w:val="281"/>
        </w:numPr>
        <w:tabs>
          <w:tab w:val="left" w:pos="772"/>
        </w:tabs>
        <w:overflowPunct/>
        <w:autoSpaceDE/>
        <w:autoSpaceDN/>
        <w:adjustRightInd/>
        <w:spacing w:after="100" w:afterAutospacing="1" w:line="252" w:lineRule="auto"/>
        <w:textAlignment w:val="auto"/>
        <w:rPr>
          <w:lang w:val="en-US"/>
        </w:rPr>
      </w:pPr>
      <w:r w:rsidRPr="00DD028D">
        <w:rPr>
          <w:lang w:val="en-US"/>
        </w:rPr>
        <w:t>UE complexity reduction estimates for relaxed UE processing timeline are only reported for combinations with UE bandwidth reduction or UE peak rate reduction.</w:t>
      </w:r>
    </w:p>
    <w:p w14:paraId="2A56AF65" w14:textId="77777777" w:rsidR="00EF0EBD" w:rsidRPr="00EF0EBD" w:rsidRDefault="00EF0EBD" w:rsidP="003F6BC8">
      <w:pPr>
        <w:rPr>
          <w:rFonts w:ascii="Times New Roman" w:hAnsi="Times New Roman"/>
          <w:szCs w:val="20"/>
          <w:lang w:val="en-US" w:eastAsia="x-none"/>
        </w:rPr>
      </w:pPr>
    </w:p>
    <w:p w14:paraId="5FC96F38" w14:textId="1168908C" w:rsidR="00EF0EBD" w:rsidRPr="00EF0EBD" w:rsidRDefault="001B5688" w:rsidP="00EF0EBD">
      <w:pPr>
        <w:rPr>
          <w:rFonts w:ascii="Times New Roman" w:hAnsi="Times New Roman"/>
          <w:b/>
          <w:bCs/>
          <w:szCs w:val="20"/>
          <w:lang w:eastAsia="x-none"/>
        </w:rPr>
      </w:pPr>
      <w:hyperlink r:id="rId2467" w:history="1">
        <w:r w:rsidR="000B5C49">
          <w:rPr>
            <w:rStyle w:val="Hyperlink"/>
            <w:rFonts w:ascii="Times New Roman" w:hAnsi="Times New Roman"/>
            <w:b/>
            <w:bCs/>
            <w:szCs w:val="20"/>
            <w:lang w:eastAsia="x-none"/>
          </w:rPr>
          <w:t>R1-2205433</w:t>
        </w:r>
      </w:hyperlink>
      <w:r w:rsidR="00EF0EBD" w:rsidRPr="00EF0EBD">
        <w:rPr>
          <w:rFonts w:ascii="Times New Roman" w:hAnsi="Times New Roman"/>
          <w:b/>
          <w:bCs/>
          <w:szCs w:val="20"/>
          <w:lang w:eastAsia="x-none"/>
        </w:rPr>
        <w:tab/>
        <w:t>FL summary #2 on potential solutions to further reduce RedCap UE complexity</w:t>
      </w:r>
      <w:r w:rsidR="00EF0EBD" w:rsidRPr="00EF0EBD">
        <w:rPr>
          <w:rFonts w:ascii="Times New Roman" w:hAnsi="Times New Roman"/>
          <w:b/>
          <w:bCs/>
          <w:szCs w:val="20"/>
          <w:lang w:eastAsia="x-none"/>
        </w:rPr>
        <w:tab/>
        <w:t>Moderator (Ericsson)</w:t>
      </w:r>
    </w:p>
    <w:p w14:paraId="2B2627A3" w14:textId="17F0AFDB" w:rsidR="00EF0EBD" w:rsidRDefault="00EF0EBD" w:rsidP="00EF0EBD">
      <w:pPr>
        <w:rPr>
          <w:rFonts w:ascii="Times New Roman" w:hAnsi="Times New Roman"/>
          <w:szCs w:val="20"/>
          <w:lang w:eastAsia="x-none"/>
        </w:rPr>
      </w:pPr>
      <w:r>
        <w:rPr>
          <w:rFonts w:ascii="Times New Roman" w:hAnsi="Times New Roman"/>
          <w:szCs w:val="20"/>
          <w:lang w:eastAsia="x-none"/>
        </w:rPr>
        <w:t>From May 17</w:t>
      </w:r>
      <w:r w:rsidRPr="00EF0EBD">
        <w:rPr>
          <w:rFonts w:ascii="Times New Roman" w:hAnsi="Times New Roman"/>
          <w:szCs w:val="20"/>
          <w:vertAlign w:val="superscript"/>
          <w:lang w:eastAsia="x-none"/>
        </w:rPr>
        <w:t>th</w:t>
      </w:r>
      <w:r>
        <w:rPr>
          <w:rFonts w:ascii="Times New Roman" w:hAnsi="Times New Roman"/>
          <w:szCs w:val="20"/>
          <w:lang w:eastAsia="x-none"/>
        </w:rPr>
        <w:t xml:space="preserve"> GTW session</w:t>
      </w:r>
    </w:p>
    <w:p w14:paraId="2FB5C56D" w14:textId="77777777" w:rsidR="00EF0EBD" w:rsidRPr="00EF0EBD" w:rsidRDefault="00EF0EBD" w:rsidP="00EF0EBD">
      <w:pPr>
        <w:shd w:val="clear" w:color="auto" w:fill="FFFFFF"/>
        <w:spacing w:line="231" w:lineRule="atLeast"/>
        <w:jc w:val="both"/>
        <w:rPr>
          <w:rFonts w:ascii="Times New Roman" w:eastAsia="SimSun" w:hAnsi="Times New Roman"/>
          <w:szCs w:val="20"/>
          <w:highlight w:val="green"/>
          <w:lang w:val="en-US" w:eastAsia="zh-CN"/>
        </w:rPr>
      </w:pPr>
      <w:r w:rsidRPr="00EF0EBD">
        <w:rPr>
          <w:rFonts w:ascii="Times New Roman" w:eastAsia="SimSun" w:hAnsi="Times New Roman"/>
          <w:szCs w:val="20"/>
          <w:highlight w:val="green"/>
          <w:shd w:val="clear" w:color="auto" w:fill="FFFF00"/>
          <w:lang w:val="en-US" w:eastAsia="zh-CN"/>
        </w:rPr>
        <w:t>Agreement</w:t>
      </w:r>
    </w:p>
    <w:p w14:paraId="6B63C022" w14:textId="77777777" w:rsidR="00EF0EBD" w:rsidRPr="00EF0EBD" w:rsidRDefault="00EF0EBD" w:rsidP="00CF6E6D">
      <w:pPr>
        <w:numPr>
          <w:ilvl w:val="0"/>
          <w:numId w:val="282"/>
        </w:numPr>
        <w:shd w:val="clear" w:color="auto" w:fill="FFFFFF"/>
        <w:spacing w:line="231" w:lineRule="atLeast"/>
        <w:jc w:val="both"/>
        <w:rPr>
          <w:rFonts w:ascii="Times New Roman" w:eastAsia="Microsoft YaHei UI" w:hAnsi="Times New Roman"/>
          <w:szCs w:val="20"/>
          <w:lang w:val="en-US" w:eastAsia="zh-CN"/>
        </w:rPr>
      </w:pPr>
      <w:r w:rsidRPr="00EF0EBD">
        <w:rPr>
          <w:rFonts w:ascii="Times New Roman" w:eastAsia="Microsoft YaHei UI" w:hAnsi="Times New Roman"/>
          <w:szCs w:val="20"/>
          <w:lang w:val="en-US" w:eastAsia="zh-CN"/>
        </w:rPr>
        <w:t>The following options for further UE bandwidth reduction can be studied:</w:t>
      </w:r>
    </w:p>
    <w:p w14:paraId="6CCEDAE0" w14:textId="77777777" w:rsidR="00EF0EBD" w:rsidRPr="00EF0EBD" w:rsidRDefault="00EF0EBD" w:rsidP="00CF6E6D">
      <w:pPr>
        <w:numPr>
          <w:ilvl w:val="1"/>
          <w:numId w:val="283"/>
        </w:numPr>
        <w:shd w:val="clear" w:color="auto" w:fill="FFFFFF"/>
        <w:spacing w:line="231" w:lineRule="atLeast"/>
        <w:jc w:val="both"/>
        <w:rPr>
          <w:rFonts w:ascii="Times New Roman" w:eastAsia="Microsoft YaHei UI" w:hAnsi="Times New Roman"/>
          <w:szCs w:val="20"/>
          <w:lang w:val="en-US" w:eastAsia="zh-CN"/>
        </w:rPr>
      </w:pPr>
      <w:r w:rsidRPr="00EF0EBD">
        <w:rPr>
          <w:rFonts w:ascii="Times New Roman" w:eastAsia="Microsoft YaHei UI" w:hAnsi="Times New Roman"/>
          <w:szCs w:val="20"/>
          <w:lang w:val="en-US" w:eastAsia="zh-CN"/>
        </w:rPr>
        <w:t>Option BW1: Both RF and BB bandwidths are 5 MHz for UL and DL.</w:t>
      </w:r>
    </w:p>
    <w:p w14:paraId="56AFAD66" w14:textId="77777777" w:rsidR="00EF0EBD" w:rsidRPr="00EF0EBD" w:rsidRDefault="00EF0EBD" w:rsidP="00CF6E6D">
      <w:pPr>
        <w:numPr>
          <w:ilvl w:val="1"/>
          <w:numId w:val="283"/>
        </w:numPr>
        <w:shd w:val="clear" w:color="auto" w:fill="FFFFFF"/>
        <w:spacing w:line="231" w:lineRule="atLeast"/>
        <w:jc w:val="both"/>
        <w:rPr>
          <w:rFonts w:ascii="Times New Roman" w:eastAsia="Microsoft YaHei UI" w:hAnsi="Times New Roman"/>
          <w:szCs w:val="20"/>
          <w:lang w:val="en-US" w:eastAsia="zh-CN"/>
        </w:rPr>
      </w:pPr>
      <w:r w:rsidRPr="00EF0EBD">
        <w:rPr>
          <w:rFonts w:ascii="Times New Roman" w:eastAsia="Microsoft YaHei UI" w:hAnsi="Times New Roman"/>
          <w:szCs w:val="20"/>
          <w:lang w:val="en-US" w:eastAsia="zh-CN"/>
        </w:rPr>
        <w:t>Option BW3: 5 MHz BB bandwidth only for PDSCH (for both unicast and broadcast) and PUSCH with 20 MHz RF bandwidth for UL and DL. The other physical channels and signals are still allowed to use a BWP up to the 20 MHz maximum UE RF+BB bandwidth.</w:t>
      </w:r>
    </w:p>
    <w:p w14:paraId="2C9BFCCB" w14:textId="77777777" w:rsidR="00EF0EBD" w:rsidRPr="00EF0EBD" w:rsidRDefault="00EF0EBD" w:rsidP="00CF6E6D">
      <w:pPr>
        <w:numPr>
          <w:ilvl w:val="0"/>
          <w:numId w:val="283"/>
        </w:numPr>
        <w:shd w:val="clear" w:color="auto" w:fill="FFFFFF"/>
        <w:spacing w:line="231" w:lineRule="atLeast"/>
        <w:jc w:val="both"/>
        <w:rPr>
          <w:rFonts w:ascii="Times New Roman" w:eastAsia="Microsoft YaHei UI" w:hAnsi="Times New Roman"/>
          <w:szCs w:val="20"/>
          <w:lang w:val="en-US" w:eastAsia="zh-CN"/>
        </w:rPr>
      </w:pPr>
      <w:r w:rsidRPr="00EF0EBD">
        <w:rPr>
          <w:rFonts w:ascii="Times New Roman" w:eastAsia="Microsoft YaHei UI" w:hAnsi="Times New Roman"/>
          <w:szCs w:val="20"/>
          <w:lang w:val="en-US" w:eastAsia="zh-CN"/>
        </w:rPr>
        <w:t>In addition, optional results for the following option can also be reported:</w:t>
      </w:r>
    </w:p>
    <w:p w14:paraId="773DD04F" w14:textId="649441F4" w:rsidR="00EF0EBD" w:rsidRPr="00EF0EBD" w:rsidRDefault="00EF0EBD" w:rsidP="00CF6E6D">
      <w:pPr>
        <w:numPr>
          <w:ilvl w:val="1"/>
          <w:numId w:val="283"/>
        </w:numPr>
        <w:shd w:val="clear" w:color="auto" w:fill="FFFFFF"/>
        <w:spacing w:line="231" w:lineRule="atLeast"/>
        <w:jc w:val="both"/>
        <w:rPr>
          <w:rFonts w:ascii="Times New Roman" w:eastAsia="Microsoft YaHei UI" w:hAnsi="Times New Roman"/>
          <w:szCs w:val="20"/>
          <w:lang w:val="en-US" w:eastAsia="zh-CN"/>
        </w:rPr>
      </w:pPr>
      <w:r w:rsidRPr="00EF0EBD">
        <w:rPr>
          <w:rFonts w:ascii="Times New Roman" w:eastAsia="Microsoft YaHei UI" w:hAnsi="Times New Roman"/>
          <w:szCs w:val="20"/>
          <w:lang w:val="en-US" w:eastAsia="zh-CN"/>
        </w:rPr>
        <w:t>Option BW2: 5 MHz BB bandwidth for all signals and channels with 20 MHz RF bandwidth for UL and DL.</w:t>
      </w:r>
    </w:p>
    <w:p w14:paraId="196D5B5E" w14:textId="77777777" w:rsidR="00EF0EBD" w:rsidRPr="00EF0EBD" w:rsidRDefault="00EF0EBD" w:rsidP="00CF6E6D">
      <w:pPr>
        <w:numPr>
          <w:ilvl w:val="0"/>
          <w:numId w:val="283"/>
        </w:numPr>
        <w:shd w:val="clear" w:color="auto" w:fill="FFFFFF"/>
        <w:spacing w:line="231" w:lineRule="atLeast"/>
        <w:jc w:val="both"/>
        <w:rPr>
          <w:rFonts w:ascii="Times New Roman" w:eastAsia="Microsoft YaHei UI" w:hAnsi="Times New Roman"/>
          <w:szCs w:val="20"/>
          <w:lang w:val="en-US" w:eastAsia="zh-CN"/>
        </w:rPr>
      </w:pPr>
      <w:r w:rsidRPr="00EF0EBD">
        <w:rPr>
          <w:rFonts w:ascii="Times New Roman" w:eastAsia="Microsoft YaHei UI" w:hAnsi="Times New Roman"/>
          <w:szCs w:val="20"/>
          <w:lang w:val="en-US" w:eastAsia="zh-CN"/>
        </w:rPr>
        <w:t>At least the following cases are studied:</w:t>
      </w:r>
    </w:p>
    <w:p w14:paraId="1356D195" w14:textId="77777777" w:rsidR="00EF0EBD" w:rsidRPr="00EF0EBD" w:rsidRDefault="00EF0EBD" w:rsidP="00CF6E6D">
      <w:pPr>
        <w:numPr>
          <w:ilvl w:val="1"/>
          <w:numId w:val="283"/>
        </w:numPr>
        <w:shd w:val="clear" w:color="auto" w:fill="FFFFFF"/>
        <w:spacing w:line="231" w:lineRule="atLeast"/>
        <w:jc w:val="both"/>
        <w:rPr>
          <w:rFonts w:ascii="Times New Roman" w:eastAsia="Microsoft YaHei UI" w:hAnsi="Times New Roman"/>
          <w:szCs w:val="20"/>
          <w:lang w:val="en-US" w:eastAsia="zh-CN"/>
        </w:rPr>
      </w:pPr>
      <w:r w:rsidRPr="00EF0EBD">
        <w:rPr>
          <w:rFonts w:ascii="Times New Roman" w:eastAsia="Microsoft YaHei UI" w:hAnsi="Times New Roman"/>
          <w:szCs w:val="20"/>
          <w:lang w:val="en-US" w:eastAsia="zh-CN"/>
        </w:rPr>
        <w:t>The resource allocation spans a bandwidth of maximum 5 MHz.</w:t>
      </w:r>
    </w:p>
    <w:p w14:paraId="04B30FF5" w14:textId="77777777" w:rsidR="00EF0EBD" w:rsidRPr="00EF0EBD" w:rsidRDefault="00EF0EBD" w:rsidP="00CF6E6D">
      <w:pPr>
        <w:numPr>
          <w:ilvl w:val="1"/>
          <w:numId w:val="283"/>
        </w:numPr>
        <w:shd w:val="clear" w:color="auto" w:fill="FFFFFF"/>
        <w:spacing w:line="231" w:lineRule="atLeast"/>
        <w:jc w:val="both"/>
        <w:rPr>
          <w:rFonts w:ascii="Times New Roman" w:eastAsia="Microsoft YaHei UI" w:hAnsi="Times New Roman"/>
          <w:szCs w:val="20"/>
          <w:lang w:val="en-US" w:eastAsia="zh-CN"/>
        </w:rPr>
      </w:pPr>
      <w:r w:rsidRPr="00EF0EBD">
        <w:rPr>
          <w:rFonts w:ascii="Times New Roman" w:eastAsia="Microsoft YaHei UI" w:hAnsi="Times New Roman"/>
          <w:szCs w:val="20"/>
          <w:lang w:val="en-US" w:eastAsia="zh-CN"/>
        </w:rPr>
        <w:t>The same option is used for UL and DL.</w:t>
      </w:r>
    </w:p>
    <w:p w14:paraId="6477E0C6" w14:textId="77777777" w:rsidR="00EF0EBD" w:rsidRPr="00EF0EBD" w:rsidRDefault="00EF0EBD" w:rsidP="00CF6E6D">
      <w:pPr>
        <w:numPr>
          <w:ilvl w:val="1"/>
          <w:numId w:val="283"/>
        </w:numPr>
        <w:shd w:val="clear" w:color="auto" w:fill="FFFFFF"/>
        <w:spacing w:line="231" w:lineRule="atLeast"/>
        <w:jc w:val="both"/>
        <w:rPr>
          <w:rFonts w:ascii="Times New Roman" w:eastAsia="Microsoft YaHei UI" w:hAnsi="Times New Roman"/>
          <w:szCs w:val="20"/>
          <w:lang w:val="en-US" w:eastAsia="zh-CN"/>
        </w:rPr>
      </w:pPr>
      <w:r w:rsidRPr="00EF0EBD">
        <w:rPr>
          <w:rFonts w:ascii="Times New Roman" w:eastAsia="Microsoft YaHei UI" w:hAnsi="Times New Roman"/>
          <w:szCs w:val="20"/>
          <w:lang w:val="en-US" w:eastAsia="zh-CN"/>
        </w:rPr>
        <w:t>The same option is used for idle/inactive and connected mode.</w:t>
      </w:r>
    </w:p>
    <w:p w14:paraId="65F703AA" w14:textId="77777777" w:rsidR="00EF0EBD" w:rsidRPr="00EF0EBD" w:rsidRDefault="00EF0EBD" w:rsidP="00CF6E6D">
      <w:pPr>
        <w:numPr>
          <w:ilvl w:val="1"/>
          <w:numId w:val="283"/>
        </w:numPr>
        <w:shd w:val="clear" w:color="auto" w:fill="FFFFFF"/>
        <w:spacing w:line="231" w:lineRule="atLeast"/>
        <w:jc w:val="both"/>
        <w:rPr>
          <w:rFonts w:ascii="Times New Roman" w:eastAsia="Microsoft YaHei UI" w:hAnsi="Times New Roman"/>
          <w:szCs w:val="20"/>
          <w:lang w:val="en-US" w:eastAsia="zh-CN"/>
        </w:rPr>
      </w:pPr>
      <w:r w:rsidRPr="00EF0EBD">
        <w:rPr>
          <w:rFonts w:ascii="Times New Roman" w:eastAsia="Microsoft YaHei UI" w:hAnsi="Times New Roman"/>
          <w:szCs w:val="20"/>
          <w:lang w:val="en-US" w:eastAsia="zh-CN"/>
        </w:rPr>
        <w:t>It is FFS whether to study other cases.</w:t>
      </w:r>
    </w:p>
    <w:p w14:paraId="505474A3" w14:textId="77777777" w:rsidR="00EF0EBD" w:rsidRPr="00EF0EBD" w:rsidRDefault="00EF0EBD" w:rsidP="00CF6E6D">
      <w:pPr>
        <w:numPr>
          <w:ilvl w:val="0"/>
          <w:numId w:val="283"/>
        </w:numPr>
        <w:shd w:val="clear" w:color="auto" w:fill="FFFFFF"/>
        <w:spacing w:line="231" w:lineRule="atLeast"/>
        <w:jc w:val="both"/>
        <w:rPr>
          <w:rFonts w:ascii="Times New Roman" w:eastAsia="Microsoft YaHei UI" w:hAnsi="Times New Roman"/>
          <w:szCs w:val="20"/>
          <w:lang w:val="en-US" w:eastAsia="zh-CN"/>
        </w:rPr>
      </w:pPr>
      <w:r w:rsidRPr="00EF0EBD">
        <w:rPr>
          <w:rFonts w:ascii="Times New Roman" w:eastAsia="Microsoft YaHei UI" w:hAnsi="Times New Roman"/>
          <w:szCs w:val="20"/>
          <w:lang w:val="en-US" w:eastAsia="zh-CN"/>
        </w:rPr>
        <w:t>Note: As part of study of above options, it is not precluded to indicate that an observation is relevant for UL only or DL only.</w:t>
      </w:r>
    </w:p>
    <w:p w14:paraId="530B6FEC" w14:textId="11FF079F" w:rsidR="00EF0EBD" w:rsidRPr="00EF0EBD" w:rsidRDefault="00EF0EBD" w:rsidP="00EF0EBD">
      <w:pPr>
        <w:shd w:val="clear" w:color="auto" w:fill="FFFFFF"/>
        <w:spacing w:line="231" w:lineRule="atLeast"/>
        <w:jc w:val="both"/>
        <w:rPr>
          <w:rFonts w:ascii="Times New Roman" w:eastAsia="SimSun" w:hAnsi="Times New Roman"/>
          <w:szCs w:val="20"/>
          <w:lang w:val="en-US" w:eastAsia="zh-CN"/>
        </w:rPr>
      </w:pPr>
    </w:p>
    <w:p w14:paraId="78D1A159" w14:textId="77777777" w:rsidR="00EF0EBD" w:rsidRPr="00EF0EBD" w:rsidRDefault="00EF0EBD" w:rsidP="00EF0EBD">
      <w:pPr>
        <w:shd w:val="clear" w:color="auto" w:fill="FFFFFF"/>
        <w:spacing w:line="231" w:lineRule="atLeast"/>
        <w:jc w:val="both"/>
        <w:rPr>
          <w:rFonts w:ascii="Times New Roman" w:eastAsia="SimSun" w:hAnsi="Times New Roman"/>
          <w:szCs w:val="20"/>
          <w:highlight w:val="green"/>
          <w:lang w:val="en-US" w:eastAsia="zh-CN"/>
        </w:rPr>
      </w:pPr>
      <w:r w:rsidRPr="00EF0EBD">
        <w:rPr>
          <w:rFonts w:ascii="Times New Roman" w:eastAsia="SimSun" w:hAnsi="Times New Roman"/>
          <w:szCs w:val="20"/>
          <w:highlight w:val="green"/>
          <w:shd w:val="clear" w:color="auto" w:fill="FFFF00"/>
          <w:lang w:val="en-US" w:eastAsia="zh-CN"/>
        </w:rPr>
        <w:t>Agreement</w:t>
      </w:r>
    </w:p>
    <w:p w14:paraId="1D27D3C3" w14:textId="77777777" w:rsidR="00EF0EBD" w:rsidRPr="00EF0EBD" w:rsidRDefault="00EF0EBD" w:rsidP="00CF6E6D">
      <w:pPr>
        <w:numPr>
          <w:ilvl w:val="0"/>
          <w:numId w:val="284"/>
        </w:numPr>
        <w:shd w:val="clear" w:color="auto" w:fill="FFFFFF"/>
        <w:spacing w:line="231" w:lineRule="atLeast"/>
        <w:jc w:val="both"/>
        <w:rPr>
          <w:rFonts w:ascii="Times New Roman" w:eastAsia="Microsoft YaHei UI" w:hAnsi="Times New Roman"/>
          <w:szCs w:val="20"/>
          <w:lang w:val="en-US" w:eastAsia="zh-CN"/>
        </w:rPr>
      </w:pPr>
      <w:r w:rsidRPr="00EF0EBD">
        <w:rPr>
          <w:rFonts w:ascii="Times New Roman" w:eastAsia="Microsoft YaHei UI" w:hAnsi="Times New Roman"/>
          <w:szCs w:val="20"/>
          <w:lang w:val="en-US" w:eastAsia="zh-CN"/>
        </w:rPr>
        <w:t>The following options for further UE peak rate reduction can be studied:</w:t>
      </w:r>
    </w:p>
    <w:p w14:paraId="1BF3A035" w14:textId="4FF81EDE" w:rsidR="00EF0EBD" w:rsidRPr="00EF0EBD" w:rsidRDefault="00EF0EBD" w:rsidP="00CF6E6D">
      <w:pPr>
        <w:numPr>
          <w:ilvl w:val="1"/>
          <w:numId w:val="284"/>
        </w:numPr>
        <w:shd w:val="clear" w:color="auto" w:fill="FFFFFF"/>
        <w:spacing w:line="231" w:lineRule="atLeast"/>
        <w:jc w:val="both"/>
        <w:rPr>
          <w:rFonts w:ascii="Times New Roman" w:eastAsia="Microsoft YaHei UI" w:hAnsi="Times New Roman"/>
          <w:szCs w:val="20"/>
          <w:lang w:val="en-US" w:eastAsia="zh-CN"/>
        </w:rPr>
      </w:pPr>
      <w:r w:rsidRPr="00EF0EBD">
        <w:rPr>
          <w:rFonts w:ascii="Times New Roman" w:eastAsia="Microsoft YaHei UI" w:hAnsi="Times New Roman"/>
          <w:szCs w:val="20"/>
          <w:lang w:val="en-US" w:eastAsia="zh-CN"/>
        </w:rPr>
        <w:t>Option PR1: Relaxation of the constraint  </w:t>
      </w:r>
      <m:oMath>
        <m:r>
          <w:rPr>
            <w:rFonts w:ascii="Cambria Math" w:hAnsi="Cambria Math"/>
            <w:szCs w:val="20"/>
            <w:lang w:val="en-US"/>
          </w:rPr>
          <m:t>(</m:t>
        </m:r>
        <m:sSubSup>
          <m:sSubSupPr>
            <m:ctrlPr>
              <w:rPr>
                <w:rFonts w:ascii="Cambria Math" w:hAnsi="Cambria Math"/>
                <w:i/>
                <w:iCs/>
                <w:szCs w:val="20"/>
              </w:rPr>
            </m:ctrlPr>
          </m:sSubSupPr>
          <m:e>
            <m:r>
              <w:rPr>
                <w:rFonts w:ascii="Cambria Math" w:hAnsi="Cambria Math"/>
                <w:szCs w:val="20"/>
              </w:rPr>
              <m:t>v</m:t>
            </m:r>
          </m:e>
          <m:sub>
            <m:r>
              <w:rPr>
                <w:rFonts w:ascii="Cambria Math" w:hAnsi="Cambria Math"/>
                <w:szCs w:val="20"/>
              </w:rPr>
              <m:t>Layers</m:t>
            </m:r>
          </m:sub>
          <m:sup>
            <m:d>
              <m:dPr>
                <m:ctrlPr>
                  <w:rPr>
                    <w:rFonts w:ascii="Cambria Math" w:hAnsi="Cambria Math"/>
                    <w:i/>
                    <w:szCs w:val="20"/>
                  </w:rPr>
                </m:ctrlPr>
              </m:dPr>
              <m:e>
                <m:r>
                  <w:rPr>
                    <w:rFonts w:ascii="Cambria Math" w:hAnsi="Cambria Math"/>
                    <w:szCs w:val="20"/>
                  </w:rPr>
                  <m:t>j</m:t>
                </m:r>
              </m:e>
            </m:d>
          </m:sup>
        </m:sSubSup>
        <m:r>
          <w:rPr>
            <w:rFonts w:ascii="Cambria Math" w:hAnsi="Cambria Math"/>
            <w:szCs w:val="20"/>
            <w:lang w:val="en-US"/>
          </w:rPr>
          <m:t>⋅</m:t>
        </m:r>
        <m:sSubSup>
          <m:sSubSupPr>
            <m:ctrlPr>
              <w:rPr>
                <w:rFonts w:ascii="Cambria Math" w:hAnsi="Cambria Math"/>
                <w:i/>
                <w:iCs/>
                <w:szCs w:val="20"/>
              </w:rPr>
            </m:ctrlPr>
          </m:sSubSupPr>
          <m:e>
            <m:r>
              <w:rPr>
                <w:rFonts w:ascii="Cambria Math" w:hAnsi="Cambria Math"/>
                <w:szCs w:val="20"/>
              </w:rPr>
              <m:t>Q</m:t>
            </m:r>
          </m:e>
          <m:sub>
            <m:r>
              <w:rPr>
                <w:rFonts w:ascii="Cambria Math" w:hAnsi="Cambria Math"/>
                <w:szCs w:val="20"/>
              </w:rPr>
              <m:t>m</m:t>
            </m:r>
          </m:sub>
          <m:sup>
            <m:d>
              <m:dPr>
                <m:ctrlPr>
                  <w:rPr>
                    <w:rFonts w:ascii="Cambria Math" w:hAnsi="Cambria Math"/>
                    <w:i/>
                    <w:iCs/>
                    <w:szCs w:val="20"/>
                  </w:rPr>
                </m:ctrlPr>
              </m:dPr>
              <m:e>
                <m:r>
                  <w:rPr>
                    <w:rFonts w:ascii="Cambria Math" w:hAnsi="Cambria Math"/>
                    <w:szCs w:val="20"/>
                  </w:rPr>
                  <m:t>j</m:t>
                </m:r>
              </m:e>
            </m:d>
          </m:sup>
        </m:sSubSup>
        <m:r>
          <w:rPr>
            <w:rFonts w:ascii="Cambria Math" w:hAnsi="Cambria Math"/>
            <w:szCs w:val="20"/>
            <w:lang w:val="en-US"/>
          </w:rPr>
          <m:t>⋅</m:t>
        </m:r>
        <m:sSup>
          <m:sSupPr>
            <m:ctrlPr>
              <w:rPr>
                <w:rFonts w:ascii="Cambria Math" w:hAnsi="Cambria Math"/>
                <w:iCs/>
                <w:szCs w:val="20"/>
              </w:rPr>
            </m:ctrlPr>
          </m:sSupPr>
          <m:e>
            <m:r>
              <w:rPr>
                <w:rFonts w:ascii="Cambria Math" w:hAnsi="Cambria Math"/>
                <w:szCs w:val="20"/>
              </w:rPr>
              <m:t>f</m:t>
            </m:r>
          </m:e>
          <m:sup>
            <m:d>
              <m:dPr>
                <m:ctrlPr>
                  <w:rPr>
                    <w:rFonts w:ascii="Cambria Math" w:hAnsi="Cambria Math"/>
                    <w:i/>
                    <w:iCs/>
                    <w:szCs w:val="20"/>
                  </w:rPr>
                </m:ctrlPr>
              </m:dPr>
              <m:e>
                <m:r>
                  <w:rPr>
                    <w:rFonts w:ascii="Cambria Math" w:hAnsi="Cambria Math"/>
                    <w:szCs w:val="20"/>
                  </w:rPr>
                  <m:t>j</m:t>
                </m:r>
              </m:e>
            </m:d>
          </m:sup>
        </m:sSup>
        <m:r>
          <w:rPr>
            <w:rFonts w:ascii="Cambria Math" w:hAnsi="Cambria Math"/>
            <w:szCs w:val="20"/>
            <w:lang w:val="en-US"/>
          </w:rPr>
          <m:t>≥4)</m:t>
        </m:r>
      </m:oMath>
      <w:r w:rsidRPr="00EF0EBD">
        <w:rPr>
          <w:rFonts w:ascii="Times New Roman" w:hAnsi="Times New Roman"/>
          <w:iCs/>
          <w:szCs w:val="20"/>
          <w:lang w:val="en-US"/>
        </w:rPr>
        <w:t xml:space="preserve"> </w:t>
      </w:r>
      <w:r w:rsidRPr="00EF0EBD">
        <w:rPr>
          <w:rFonts w:ascii="Times New Roman" w:eastAsia="Microsoft YaHei UI" w:hAnsi="Times New Roman"/>
          <w:szCs w:val="20"/>
          <w:lang w:val="en-US" w:eastAsia="zh-CN"/>
        </w:rPr>
        <w:t>for peak data rate reduction.</w:t>
      </w:r>
    </w:p>
    <w:p w14:paraId="6C55C5DA" w14:textId="77777777" w:rsidR="00EF0EBD" w:rsidRPr="00EF0EBD" w:rsidRDefault="00EF0EBD" w:rsidP="00CF6E6D">
      <w:pPr>
        <w:numPr>
          <w:ilvl w:val="1"/>
          <w:numId w:val="284"/>
        </w:numPr>
        <w:shd w:val="clear" w:color="auto" w:fill="FFFFFF"/>
        <w:spacing w:line="231" w:lineRule="atLeast"/>
        <w:jc w:val="both"/>
        <w:rPr>
          <w:rFonts w:ascii="Times New Roman" w:eastAsia="Microsoft YaHei UI" w:hAnsi="Times New Roman"/>
          <w:szCs w:val="20"/>
          <w:lang w:val="en-US" w:eastAsia="zh-CN"/>
        </w:rPr>
      </w:pPr>
      <w:r w:rsidRPr="00EF0EBD">
        <w:rPr>
          <w:rFonts w:ascii="Times New Roman" w:eastAsia="Microsoft YaHei UI" w:hAnsi="Times New Roman"/>
          <w:szCs w:val="20"/>
          <w:lang w:val="en-US" w:eastAsia="zh-CN"/>
        </w:rPr>
        <w:t>Option PR2: Restriction of maximum TBS for PDSCH and PUSCH.</w:t>
      </w:r>
    </w:p>
    <w:p w14:paraId="319429AB" w14:textId="77777777" w:rsidR="00EF0EBD" w:rsidRPr="00EF0EBD" w:rsidRDefault="00EF0EBD" w:rsidP="00CF6E6D">
      <w:pPr>
        <w:numPr>
          <w:ilvl w:val="1"/>
          <w:numId w:val="284"/>
        </w:numPr>
        <w:shd w:val="clear" w:color="auto" w:fill="FFFFFF"/>
        <w:spacing w:line="231" w:lineRule="atLeast"/>
        <w:jc w:val="both"/>
        <w:rPr>
          <w:rFonts w:ascii="Times New Roman" w:eastAsia="Microsoft YaHei UI" w:hAnsi="Times New Roman"/>
          <w:szCs w:val="20"/>
          <w:lang w:val="en-US" w:eastAsia="zh-CN"/>
        </w:rPr>
      </w:pPr>
      <w:r w:rsidRPr="00EF0EBD">
        <w:rPr>
          <w:rFonts w:ascii="Times New Roman" w:eastAsia="Microsoft YaHei UI" w:hAnsi="Times New Roman"/>
          <w:szCs w:val="20"/>
          <w:lang w:val="en-US" w:eastAsia="zh-CN"/>
        </w:rPr>
        <w:t>Option PR3: Restriction of maximum number of PRBs for PDSCH and PUSCH.</w:t>
      </w:r>
    </w:p>
    <w:p w14:paraId="1C0F4723" w14:textId="77777777" w:rsidR="00EF0EBD" w:rsidRPr="00EF0EBD" w:rsidRDefault="00EF0EBD" w:rsidP="00CF6E6D">
      <w:pPr>
        <w:numPr>
          <w:ilvl w:val="0"/>
          <w:numId w:val="284"/>
        </w:numPr>
        <w:shd w:val="clear" w:color="auto" w:fill="FFFFFF"/>
        <w:spacing w:line="231" w:lineRule="atLeast"/>
        <w:jc w:val="both"/>
        <w:rPr>
          <w:rFonts w:ascii="Times New Roman" w:eastAsia="Microsoft YaHei UI" w:hAnsi="Times New Roman"/>
          <w:szCs w:val="20"/>
          <w:lang w:val="en-US" w:eastAsia="zh-CN"/>
        </w:rPr>
      </w:pPr>
      <w:r w:rsidRPr="00EF0EBD">
        <w:rPr>
          <w:rFonts w:ascii="Times New Roman" w:eastAsia="Microsoft YaHei UI" w:hAnsi="Times New Roman"/>
          <w:szCs w:val="20"/>
          <w:lang w:val="en-US" w:eastAsia="zh-CN"/>
        </w:rPr>
        <w:t>At least the following cases are studied:</w:t>
      </w:r>
    </w:p>
    <w:p w14:paraId="1128BE2B" w14:textId="77777777" w:rsidR="00EF0EBD" w:rsidRPr="00EF0EBD" w:rsidRDefault="00EF0EBD" w:rsidP="00CF6E6D">
      <w:pPr>
        <w:numPr>
          <w:ilvl w:val="1"/>
          <w:numId w:val="284"/>
        </w:numPr>
        <w:shd w:val="clear" w:color="auto" w:fill="FFFFFF"/>
        <w:spacing w:line="231" w:lineRule="atLeast"/>
        <w:jc w:val="both"/>
        <w:rPr>
          <w:rFonts w:ascii="Times New Roman" w:eastAsia="Microsoft YaHei UI" w:hAnsi="Times New Roman"/>
          <w:szCs w:val="20"/>
          <w:lang w:val="en-US" w:eastAsia="zh-CN"/>
        </w:rPr>
      </w:pPr>
      <w:r w:rsidRPr="00EF0EBD">
        <w:rPr>
          <w:rFonts w:ascii="Times New Roman" w:eastAsia="Microsoft YaHei UI" w:hAnsi="Times New Roman"/>
          <w:szCs w:val="20"/>
          <w:lang w:val="en-US" w:eastAsia="zh-CN"/>
        </w:rPr>
        <w:t>The studied peak rate reduction applies to both UE-specific (unicast) and common (broadcast) channels.</w:t>
      </w:r>
    </w:p>
    <w:p w14:paraId="631430CA" w14:textId="77777777" w:rsidR="00EF0EBD" w:rsidRPr="00EF0EBD" w:rsidRDefault="00EF0EBD" w:rsidP="00CF6E6D">
      <w:pPr>
        <w:numPr>
          <w:ilvl w:val="1"/>
          <w:numId w:val="284"/>
        </w:numPr>
        <w:shd w:val="clear" w:color="auto" w:fill="FFFFFF"/>
        <w:spacing w:line="231" w:lineRule="atLeast"/>
        <w:jc w:val="both"/>
        <w:rPr>
          <w:rFonts w:ascii="Times New Roman" w:eastAsia="Microsoft YaHei UI" w:hAnsi="Times New Roman"/>
          <w:szCs w:val="20"/>
          <w:lang w:val="en-US" w:eastAsia="zh-CN"/>
        </w:rPr>
      </w:pPr>
      <w:r w:rsidRPr="00EF0EBD">
        <w:rPr>
          <w:rFonts w:ascii="Times New Roman" w:eastAsia="Microsoft YaHei UI" w:hAnsi="Times New Roman"/>
          <w:szCs w:val="20"/>
          <w:lang w:val="en-US" w:eastAsia="zh-CN"/>
        </w:rPr>
        <w:t>The resource allocation spans a bandwidth of maximum 20 MHz (maximum UE channel bandwidth).</w:t>
      </w:r>
    </w:p>
    <w:p w14:paraId="18A0A5EE" w14:textId="77777777" w:rsidR="00EF0EBD" w:rsidRPr="00EF0EBD" w:rsidRDefault="00EF0EBD" w:rsidP="00CF6E6D">
      <w:pPr>
        <w:numPr>
          <w:ilvl w:val="1"/>
          <w:numId w:val="284"/>
        </w:numPr>
        <w:shd w:val="clear" w:color="auto" w:fill="FFFFFF"/>
        <w:spacing w:line="231" w:lineRule="atLeast"/>
        <w:jc w:val="both"/>
        <w:rPr>
          <w:rFonts w:ascii="Times New Roman" w:eastAsia="Microsoft YaHei UI" w:hAnsi="Times New Roman"/>
          <w:szCs w:val="20"/>
          <w:lang w:val="en-US" w:eastAsia="zh-CN"/>
        </w:rPr>
      </w:pPr>
      <w:r w:rsidRPr="00EF0EBD">
        <w:rPr>
          <w:rFonts w:ascii="Times New Roman" w:eastAsia="Microsoft YaHei UI" w:hAnsi="Times New Roman"/>
          <w:szCs w:val="20"/>
          <w:lang w:val="en-US" w:eastAsia="zh-CN"/>
        </w:rPr>
        <w:t>The same option is used for UL and DL.</w:t>
      </w:r>
    </w:p>
    <w:p w14:paraId="660A4831" w14:textId="77777777" w:rsidR="00EF0EBD" w:rsidRPr="00EF0EBD" w:rsidRDefault="00EF0EBD" w:rsidP="00CF6E6D">
      <w:pPr>
        <w:numPr>
          <w:ilvl w:val="1"/>
          <w:numId w:val="284"/>
        </w:numPr>
        <w:shd w:val="clear" w:color="auto" w:fill="FFFFFF"/>
        <w:spacing w:line="231" w:lineRule="atLeast"/>
        <w:jc w:val="both"/>
        <w:rPr>
          <w:rFonts w:ascii="Times New Roman" w:eastAsia="Microsoft YaHei UI" w:hAnsi="Times New Roman"/>
          <w:szCs w:val="20"/>
          <w:lang w:val="en-US" w:eastAsia="zh-CN"/>
        </w:rPr>
      </w:pPr>
      <w:r w:rsidRPr="00EF0EBD">
        <w:rPr>
          <w:rFonts w:ascii="Times New Roman" w:eastAsia="Microsoft YaHei UI" w:hAnsi="Times New Roman"/>
          <w:szCs w:val="20"/>
          <w:lang w:val="en-US" w:eastAsia="zh-CN"/>
        </w:rPr>
        <w:t>The same option is used for idle/inactive and connected mode.</w:t>
      </w:r>
    </w:p>
    <w:p w14:paraId="33806A80" w14:textId="77777777" w:rsidR="00EF0EBD" w:rsidRPr="00EF0EBD" w:rsidRDefault="00EF0EBD" w:rsidP="00CF6E6D">
      <w:pPr>
        <w:numPr>
          <w:ilvl w:val="1"/>
          <w:numId w:val="284"/>
        </w:numPr>
        <w:shd w:val="clear" w:color="auto" w:fill="FFFFFF"/>
        <w:spacing w:line="231" w:lineRule="atLeast"/>
        <w:jc w:val="both"/>
        <w:rPr>
          <w:rFonts w:ascii="Times New Roman" w:eastAsia="Microsoft YaHei UI" w:hAnsi="Times New Roman"/>
          <w:szCs w:val="20"/>
          <w:lang w:val="en-US" w:eastAsia="zh-CN"/>
        </w:rPr>
      </w:pPr>
      <w:r w:rsidRPr="00EF0EBD">
        <w:rPr>
          <w:rFonts w:ascii="Times New Roman" w:eastAsia="Microsoft YaHei UI" w:hAnsi="Times New Roman"/>
          <w:szCs w:val="20"/>
          <w:lang w:val="en-US" w:eastAsia="zh-CN"/>
        </w:rPr>
        <w:t>It is FFS whether to study other cases.</w:t>
      </w:r>
    </w:p>
    <w:p w14:paraId="60827D26" w14:textId="77777777" w:rsidR="00EF0EBD" w:rsidRPr="00EF0EBD" w:rsidRDefault="00EF0EBD" w:rsidP="00CF6E6D">
      <w:pPr>
        <w:numPr>
          <w:ilvl w:val="0"/>
          <w:numId w:val="284"/>
        </w:numPr>
        <w:shd w:val="clear" w:color="auto" w:fill="FFFFFF"/>
        <w:spacing w:line="231" w:lineRule="atLeast"/>
        <w:jc w:val="both"/>
        <w:rPr>
          <w:rFonts w:ascii="Times New Roman" w:eastAsia="Microsoft YaHei UI" w:hAnsi="Times New Roman"/>
          <w:szCs w:val="20"/>
          <w:lang w:val="en-US" w:eastAsia="zh-CN"/>
        </w:rPr>
      </w:pPr>
      <w:r w:rsidRPr="00EF0EBD">
        <w:rPr>
          <w:rFonts w:ascii="Times New Roman" w:eastAsia="Microsoft YaHei UI" w:hAnsi="Times New Roman"/>
          <w:szCs w:val="20"/>
          <w:lang w:val="en-US" w:eastAsia="zh-CN"/>
        </w:rPr>
        <w:t>Note: As part of study of above options, it is not precluded to indicate that an observation is relevant for UL only or DL only.</w:t>
      </w:r>
    </w:p>
    <w:p w14:paraId="0908140B" w14:textId="77777777" w:rsidR="00EF0EBD" w:rsidRPr="00EF0EBD" w:rsidRDefault="00EF0EBD" w:rsidP="00EF0EBD">
      <w:pPr>
        <w:spacing w:line="231" w:lineRule="atLeast"/>
        <w:rPr>
          <w:rFonts w:ascii="Times New Roman" w:eastAsia="Microsoft YaHei UI" w:hAnsi="Times New Roman"/>
          <w:szCs w:val="20"/>
          <w:lang w:val="en-US" w:eastAsia="zh-CN"/>
        </w:rPr>
      </w:pPr>
    </w:p>
    <w:p w14:paraId="15F5996E" w14:textId="77777777" w:rsidR="00EF0EBD" w:rsidRPr="00EF0EBD" w:rsidRDefault="00EF0EBD" w:rsidP="00EF0EBD">
      <w:pPr>
        <w:spacing w:line="231" w:lineRule="atLeast"/>
        <w:rPr>
          <w:rFonts w:ascii="Times New Roman" w:eastAsia="Microsoft YaHei UI" w:hAnsi="Times New Roman"/>
          <w:szCs w:val="20"/>
          <w:lang w:val="en-US" w:eastAsia="zh-CN"/>
        </w:rPr>
      </w:pPr>
    </w:p>
    <w:p w14:paraId="3ABAB6BD" w14:textId="14D472E6" w:rsidR="00776062" w:rsidRDefault="00776062" w:rsidP="00776062">
      <w:pPr>
        <w:rPr>
          <w:rFonts w:ascii="Times New Roman" w:hAnsi="Times New Roman"/>
          <w:szCs w:val="20"/>
          <w:lang w:eastAsia="x-none"/>
        </w:rPr>
      </w:pPr>
      <w:r w:rsidRPr="00EF0EBD">
        <w:rPr>
          <w:rFonts w:ascii="Times New Roman" w:hAnsi="Times New Roman"/>
          <w:b/>
          <w:bCs/>
          <w:szCs w:val="20"/>
          <w:lang w:eastAsia="x-none"/>
        </w:rPr>
        <w:t>Decision:</w:t>
      </w:r>
      <w:r>
        <w:rPr>
          <w:rFonts w:ascii="Times New Roman" w:hAnsi="Times New Roman"/>
          <w:szCs w:val="20"/>
          <w:lang w:eastAsia="x-none"/>
        </w:rPr>
        <w:t xml:space="preserve"> As per email decision posted on May 19</w:t>
      </w:r>
      <w:r w:rsidRPr="00EF0EBD">
        <w:rPr>
          <w:rFonts w:ascii="Times New Roman" w:hAnsi="Times New Roman"/>
          <w:szCs w:val="20"/>
          <w:vertAlign w:val="superscript"/>
          <w:lang w:eastAsia="x-none"/>
        </w:rPr>
        <w:t>th</w:t>
      </w:r>
      <w:r>
        <w:rPr>
          <w:rFonts w:ascii="Times New Roman" w:hAnsi="Times New Roman"/>
          <w:szCs w:val="20"/>
          <w:lang w:eastAsia="x-none"/>
        </w:rPr>
        <w:t>,</w:t>
      </w:r>
    </w:p>
    <w:p w14:paraId="2801572A" w14:textId="77777777" w:rsidR="00776062" w:rsidRPr="00DD028D" w:rsidRDefault="00776062" w:rsidP="00776062">
      <w:pPr>
        <w:spacing w:line="231" w:lineRule="atLeast"/>
        <w:rPr>
          <w:rFonts w:ascii="Times New Roman" w:eastAsia="Microsoft YaHei UI" w:hAnsi="Times New Roman"/>
          <w:color w:val="000000"/>
          <w:szCs w:val="20"/>
          <w:highlight w:val="green"/>
          <w:lang w:val="en-US" w:eastAsia="zh-CN"/>
        </w:rPr>
      </w:pPr>
      <w:r w:rsidRPr="00DD028D">
        <w:rPr>
          <w:rFonts w:ascii="Times New Roman" w:eastAsia="Microsoft YaHei UI" w:hAnsi="Times New Roman" w:hint="eastAsia"/>
          <w:color w:val="000000"/>
          <w:szCs w:val="20"/>
          <w:highlight w:val="green"/>
          <w:lang w:val="en-US" w:eastAsia="zh-CN"/>
        </w:rPr>
        <w:t>Agreement</w:t>
      </w:r>
    </w:p>
    <w:p w14:paraId="2A8AB660" w14:textId="77777777" w:rsidR="00776062" w:rsidRPr="00776062" w:rsidRDefault="00776062" w:rsidP="00CF6E6D">
      <w:pPr>
        <w:pStyle w:val="ListParagraph"/>
        <w:numPr>
          <w:ilvl w:val="0"/>
          <w:numId w:val="157"/>
        </w:numPr>
        <w:rPr>
          <w:rFonts w:ascii="Times" w:hAnsi="Times" w:cs="Times"/>
        </w:rPr>
      </w:pPr>
      <w:r w:rsidRPr="00776062">
        <w:rPr>
          <w:lang w:val="en-US" w:eastAsia="zh-CN"/>
        </w:rPr>
        <w:t>The impact on memory size/cost/complexity (external to the RF and BB parts) from the studied UE complexity reduction features can be considered in the study.</w:t>
      </w:r>
    </w:p>
    <w:p w14:paraId="26833D58" w14:textId="77777777" w:rsidR="00776062" w:rsidRPr="00776062" w:rsidRDefault="00776062" w:rsidP="00CF6E6D">
      <w:pPr>
        <w:pStyle w:val="ListParagraph"/>
        <w:numPr>
          <w:ilvl w:val="1"/>
          <w:numId w:val="157"/>
        </w:numPr>
        <w:rPr>
          <w:rFonts w:ascii="Times" w:hAnsi="Times" w:cs="Times"/>
        </w:rPr>
      </w:pPr>
      <w:r w:rsidRPr="00776062">
        <w:rPr>
          <w:lang w:val="en-US" w:eastAsia="zh-CN"/>
        </w:rPr>
        <w:t>This potential impact will not be included in the quantitative UE complexity reduction estimates.</w:t>
      </w:r>
    </w:p>
    <w:p w14:paraId="13D522DA" w14:textId="77777777" w:rsidR="00776062" w:rsidRPr="00776062" w:rsidRDefault="00776062" w:rsidP="00CF6E6D">
      <w:pPr>
        <w:pStyle w:val="ListParagraph"/>
        <w:numPr>
          <w:ilvl w:val="1"/>
          <w:numId w:val="157"/>
        </w:numPr>
        <w:rPr>
          <w:rFonts w:ascii="Times" w:hAnsi="Times" w:cs="Times"/>
        </w:rPr>
      </w:pPr>
      <w:r w:rsidRPr="00776062">
        <w:rPr>
          <w:lang w:val="en-US" w:eastAsia="zh-CN"/>
        </w:rPr>
        <w:t>L2 buffer size assumptions can be based on TS 38.306 clause 4.1.4 (“Total layer 2 buffer size for DL/UL”).</w:t>
      </w:r>
    </w:p>
    <w:p w14:paraId="72A6BC6A" w14:textId="77777777" w:rsidR="00776062" w:rsidRPr="00776062" w:rsidRDefault="00776062" w:rsidP="00CF6E6D">
      <w:pPr>
        <w:pStyle w:val="ListParagraph"/>
        <w:numPr>
          <w:ilvl w:val="1"/>
          <w:numId w:val="157"/>
        </w:numPr>
        <w:rPr>
          <w:rFonts w:ascii="Times" w:hAnsi="Times" w:cs="Times"/>
        </w:rPr>
      </w:pPr>
      <w:r w:rsidRPr="00776062">
        <w:rPr>
          <w:lang w:val="en-US" w:eastAsia="zh-CN"/>
        </w:rPr>
        <w:t>FFS whether/how to capture in the TR</w:t>
      </w:r>
    </w:p>
    <w:p w14:paraId="3449C376" w14:textId="77777777" w:rsidR="00776062" w:rsidRPr="00DD028D" w:rsidRDefault="00776062" w:rsidP="00776062">
      <w:pPr>
        <w:spacing w:line="231" w:lineRule="atLeast"/>
        <w:rPr>
          <w:rFonts w:ascii="Times New Roman" w:eastAsia="Microsoft YaHei UI" w:hAnsi="Times New Roman"/>
          <w:color w:val="000000"/>
          <w:szCs w:val="20"/>
          <w:highlight w:val="green"/>
          <w:lang w:val="en-US" w:eastAsia="zh-CN"/>
        </w:rPr>
      </w:pPr>
      <w:r w:rsidRPr="00DD028D">
        <w:rPr>
          <w:rFonts w:ascii="Times New Roman" w:eastAsia="Microsoft YaHei UI" w:hAnsi="Times New Roman" w:hint="eastAsia"/>
          <w:color w:val="000000"/>
          <w:szCs w:val="20"/>
          <w:highlight w:val="green"/>
          <w:lang w:val="en-US" w:eastAsia="zh-CN"/>
        </w:rPr>
        <w:t>Agreement</w:t>
      </w:r>
    </w:p>
    <w:p w14:paraId="3E60E119" w14:textId="77777777" w:rsidR="00776062" w:rsidRDefault="00776062" w:rsidP="00776062">
      <w:pPr>
        <w:rPr>
          <w:rFonts w:cs="Times"/>
        </w:rPr>
      </w:pPr>
      <w:r>
        <w:rPr>
          <w:lang w:val="en-US" w:eastAsia="zh-CN"/>
        </w:rPr>
        <w:t>For each potential Rel-18 further UE complexity reduction feature, at least the following aspects will be studied:</w:t>
      </w:r>
    </w:p>
    <w:p w14:paraId="25A86313" w14:textId="77777777" w:rsidR="00776062" w:rsidRPr="00776062" w:rsidRDefault="00776062" w:rsidP="00CF6E6D">
      <w:pPr>
        <w:pStyle w:val="ListParagraph"/>
        <w:numPr>
          <w:ilvl w:val="0"/>
          <w:numId w:val="157"/>
        </w:numPr>
        <w:rPr>
          <w:rFonts w:ascii="Times" w:hAnsi="Times" w:cs="Times"/>
        </w:rPr>
      </w:pPr>
      <w:r w:rsidRPr="00776062">
        <w:rPr>
          <w:lang w:val="en-US" w:eastAsia="zh-CN"/>
        </w:rPr>
        <w:t>UE complexity reduction</w:t>
      </w:r>
    </w:p>
    <w:p w14:paraId="47ED89BF" w14:textId="77777777" w:rsidR="00776062" w:rsidRPr="00776062" w:rsidRDefault="00776062" w:rsidP="00CF6E6D">
      <w:pPr>
        <w:pStyle w:val="ListParagraph"/>
        <w:numPr>
          <w:ilvl w:val="0"/>
          <w:numId w:val="157"/>
        </w:numPr>
        <w:rPr>
          <w:rFonts w:ascii="Times" w:hAnsi="Times" w:cs="Times"/>
        </w:rPr>
      </w:pPr>
      <w:r w:rsidRPr="00776062">
        <w:rPr>
          <w:lang w:val="en-US" w:eastAsia="zh-CN"/>
        </w:rPr>
        <w:t>Performance impacts [details FFS]</w:t>
      </w:r>
    </w:p>
    <w:p w14:paraId="7ECA46EA" w14:textId="77777777" w:rsidR="00776062" w:rsidRPr="00776062" w:rsidRDefault="00776062" w:rsidP="00CF6E6D">
      <w:pPr>
        <w:pStyle w:val="ListParagraph"/>
        <w:numPr>
          <w:ilvl w:val="0"/>
          <w:numId w:val="157"/>
        </w:numPr>
        <w:rPr>
          <w:rFonts w:ascii="Times" w:hAnsi="Times" w:cs="Times"/>
        </w:rPr>
      </w:pPr>
      <w:r w:rsidRPr="00776062">
        <w:rPr>
          <w:lang w:val="en-US" w:eastAsia="zh-CN"/>
        </w:rPr>
        <w:t>Network deployment and coexistence impacts [details FFS]</w:t>
      </w:r>
    </w:p>
    <w:p w14:paraId="310F79BE" w14:textId="77777777" w:rsidR="00776062" w:rsidRPr="00776062" w:rsidRDefault="00776062" w:rsidP="00CF6E6D">
      <w:pPr>
        <w:pStyle w:val="ListParagraph"/>
        <w:numPr>
          <w:ilvl w:val="0"/>
          <w:numId w:val="157"/>
        </w:numPr>
        <w:rPr>
          <w:rFonts w:ascii="Times" w:hAnsi="Times" w:cs="Times"/>
        </w:rPr>
      </w:pPr>
      <w:r w:rsidRPr="00776062">
        <w:rPr>
          <w:lang w:val="en-US" w:eastAsia="zh-CN"/>
        </w:rPr>
        <w:t>Specification impacts</w:t>
      </w:r>
    </w:p>
    <w:p w14:paraId="0CDC4316" w14:textId="77777777" w:rsidR="00776062" w:rsidRPr="00776062" w:rsidRDefault="00776062" w:rsidP="00776062">
      <w:pPr>
        <w:rPr>
          <w:highlight w:val="green"/>
          <w:lang w:val="en-US" w:eastAsia="zh-CN"/>
        </w:rPr>
      </w:pPr>
      <w:r w:rsidRPr="00776062">
        <w:rPr>
          <w:rFonts w:hint="eastAsia"/>
          <w:highlight w:val="green"/>
          <w:lang w:val="en-US" w:eastAsia="zh-CN"/>
        </w:rPr>
        <w:t>Agreement</w:t>
      </w:r>
    </w:p>
    <w:p w14:paraId="3428DCA3" w14:textId="77777777" w:rsidR="00776062" w:rsidRDefault="00776062" w:rsidP="00CF6E6D">
      <w:pPr>
        <w:pStyle w:val="ListParagraph"/>
        <w:numPr>
          <w:ilvl w:val="0"/>
          <w:numId w:val="358"/>
        </w:numPr>
      </w:pPr>
      <w:r w:rsidRPr="00776062">
        <w:rPr>
          <w:lang w:val="en-US"/>
        </w:rPr>
        <w:t>The restricted number of PRBs in Option PR3 is a hardcoded limit.</w:t>
      </w:r>
    </w:p>
    <w:p w14:paraId="4A7A061F" w14:textId="77777777" w:rsidR="00776062" w:rsidRPr="00776062" w:rsidRDefault="00776062" w:rsidP="00776062">
      <w:pPr>
        <w:rPr>
          <w:highlight w:val="green"/>
          <w:lang w:val="en-US" w:eastAsia="zh-CN"/>
        </w:rPr>
      </w:pPr>
      <w:r w:rsidRPr="00776062">
        <w:rPr>
          <w:rFonts w:hint="eastAsia"/>
          <w:highlight w:val="green"/>
          <w:lang w:val="en-US" w:eastAsia="zh-CN"/>
        </w:rPr>
        <w:t>Agreement</w:t>
      </w:r>
    </w:p>
    <w:p w14:paraId="24A20F0F" w14:textId="77777777" w:rsidR="00776062" w:rsidRDefault="00776062" w:rsidP="00CF6E6D">
      <w:pPr>
        <w:numPr>
          <w:ilvl w:val="0"/>
          <w:numId w:val="357"/>
        </w:numPr>
        <w:spacing w:line="231" w:lineRule="atLeast"/>
        <w:rPr>
          <w:rFonts w:eastAsia="Microsoft YaHei UI" w:cs="Times"/>
          <w:color w:val="000000"/>
          <w:szCs w:val="20"/>
        </w:rPr>
      </w:pPr>
      <w:r>
        <w:rPr>
          <w:rFonts w:ascii="Times New Roman" w:eastAsia="Microsoft YaHei UI" w:hAnsi="Times New Roman"/>
          <w:color w:val="000000"/>
          <w:szCs w:val="20"/>
          <w:lang w:val="en-US" w:eastAsia="x-none"/>
        </w:rPr>
        <w:t>In Option PT1, the relaxation factor for N1 and N2 is 2.</w:t>
      </w:r>
    </w:p>
    <w:p w14:paraId="782877C1" w14:textId="77777777" w:rsidR="00776062" w:rsidRDefault="00776062" w:rsidP="00CF6E6D">
      <w:pPr>
        <w:numPr>
          <w:ilvl w:val="0"/>
          <w:numId w:val="357"/>
        </w:numPr>
        <w:spacing w:line="231" w:lineRule="atLeast"/>
        <w:rPr>
          <w:rFonts w:eastAsia="Microsoft YaHei UI" w:cs="Times"/>
          <w:color w:val="000000"/>
          <w:szCs w:val="20"/>
        </w:rPr>
      </w:pPr>
      <w:r>
        <w:rPr>
          <w:rFonts w:ascii="Times New Roman" w:eastAsia="Microsoft YaHei UI" w:hAnsi="Times New Roman"/>
          <w:color w:val="000000"/>
          <w:szCs w:val="20"/>
          <w:lang w:val="en-US" w:eastAsia="x-none"/>
        </w:rPr>
        <w:t>In Option PT2, the relaxation factor for Z and Z’ is 2.</w:t>
      </w:r>
    </w:p>
    <w:p w14:paraId="438727FD" w14:textId="77777777" w:rsidR="00776062" w:rsidRDefault="00776062" w:rsidP="00CF6E6D">
      <w:pPr>
        <w:numPr>
          <w:ilvl w:val="0"/>
          <w:numId w:val="357"/>
        </w:numPr>
        <w:spacing w:line="231" w:lineRule="atLeast"/>
        <w:rPr>
          <w:rFonts w:eastAsia="Microsoft YaHei UI" w:cs="Times"/>
          <w:color w:val="000000"/>
          <w:szCs w:val="20"/>
        </w:rPr>
      </w:pPr>
      <w:r>
        <w:rPr>
          <w:rFonts w:ascii="Times New Roman" w:eastAsia="Microsoft YaHei UI" w:hAnsi="Times New Roman"/>
          <w:color w:val="000000"/>
          <w:szCs w:val="20"/>
          <w:lang w:val="en-US" w:eastAsia="x-none"/>
        </w:rPr>
        <w:t>The combination of Options PT1 and PT2 is also studied.</w:t>
      </w:r>
    </w:p>
    <w:p w14:paraId="210F20DC" w14:textId="77777777" w:rsidR="00EF0EBD" w:rsidRDefault="00EF0EBD" w:rsidP="00EF0EBD">
      <w:pPr>
        <w:rPr>
          <w:rFonts w:ascii="Times New Roman" w:hAnsi="Times New Roman"/>
          <w:szCs w:val="20"/>
          <w:lang w:eastAsia="x-none"/>
        </w:rPr>
      </w:pPr>
    </w:p>
    <w:p w14:paraId="4DBCB11A" w14:textId="4FF13EF0" w:rsidR="00EF0EBD" w:rsidRPr="00776062" w:rsidRDefault="001B5688" w:rsidP="00EF0EBD">
      <w:pPr>
        <w:rPr>
          <w:rFonts w:ascii="Times New Roman" w:hAnsi="Times New Roman"/>
          <w:b/>
          <w:bCs/>
          <w:szCs w:val="20"/>
          <w:lang w:eastAsia="x-none"/>
        </w:rPr>
      </w:pPr>
      <w:hyperlink r:id="rId2468" w:history="1">
        <w:r w:rsidR="000B5C49">
          <w:rPr>
            <w:rStyle w:val="Hyperlink"/>
            <w:rFonts w:ascii="Times New Roman" w:hAnsi="Times New Roman"/>
            <w:b/>
            <w:bCs/>
            <w:szCs w:val="20"/>
            <w:lang w:eastAsia="x-none"/>
          </w:rPr>
          <w:t>R1-2205434</w:t>
        </w:r>
      </w:hyperlink>
      <w:r w:rsidR="00EF0EBD" w:rsidRPr="00776062">
        <w:rPr>
          <w:rFonts w:ascii="Times New Roman" w:hAnsi="Times New Roman"/>
          <w:b/>
          <w:bCs/>
          <w:szCs w:val="20"/>
          <w:lang w:eastAsia="x-none"/>
        </w:rPr>
        <w:tab/>
        <w:t>FL summary #3 on potential solutions to further reduce RedCap UE complexity</w:t>
      </w:r>
      <w:r w:rsidR="00EF0EBD" w:rsidRPr="00776062">
        <w:rPr>
          <w:rFonts w:ascii="Times New Roman" w:hAnsi="Times New Roman"/>
          <w:b/>
          <w:bCs/>
          <w:szCs w:val="20"/>
          <w:lang w:eastAsia="x-none"/>
        </w:rPr>
        <w:tab/>
        <w:t>Moderator (Ericsson)</w:t>
      </w:r>
    </w:p>
    <w:p w14:paraId="45A34266" w14:textId="43255474" w:rsidR="00776062" w:rsidRDefault="00776062" w:rsidP="00EF0EBD">
      <w:pPr>
        <w:rPr>
          <w:rFonts w:ascii="Times New Roman" w:hAnsi="Times New Roman"/>
          <w:szCs w:val="20"/>
          <w:lang w:eastAsia="x-none"/>
        </w:rPr>
      </w:pPr>
      <w:r>
        <w:rPr>
          <w:rFonts w:ascii="Times New Roman" w:hAnsi="Times New Roman"/>
          <w:szCs w:val="20"/>
          <w:lang w:eastAsia="x-none"/>
        </w:rPr>
        <w:t>From May 19</w:t>
      </w:r>
      <w:r w:rsidRPr="00776062">
        <w:rPr>
          <w:rFonts w:ascii="Times New Roman" w:hAnsi="Times New Roman"/>
          <w:szCs w:val="20"/>
          <w:vertAlign w:val="superscript"/>
          <w:lang w:eastAsia="x-none"/>
        </w:rPr>
        <w:t>th</w:t>
      </w:r>
      <w:r>
        <w:rPr>
          <w:rFonts w:ascii="Times New Roman" w:hAnsi="Times New Roman"/>
          <w:szCs w:val="20"/>
          <w:lang w:eastAsia="x-none"/>
        </w:rPr>
        <w:t xml:space="preserve"> GTW session</w:t>
      </w:r>
    </w:p>
    <w:p w14:paraId="0E0D96F9" w14:textId="77777777" w:rsidR="00776062" w:rsidRPr="00776062" w:rsidRDefault="00776062" w:rsidP="00776062">
      <w:pPr>
        <w:rPr>
          <w:rFonts w:ascii="Times New Roman" w:hAnsi="Times New Roman"/>
          <w:szCs w:val="20"/>
          <w:highlight w:val="green"/>
          <w:lang w:val="en-US" w:eastAsia="zh-CN"/>
        </w:rPr>
      </w:pPr>
      <w:r w:rsidRPr="00776062">
        <w:rPr>
          <w:rFonts w:ascii="Times New Roman" w:hAnsi="Times New Roman"/>
          <w:szCs w:val="20"/>
          <w:highlight w:val="green"/>
          <w:shd w:val="clear" w:color="auto" w:fill="FFFF00"/>
          <w:lang w:val="en-US" w:eastAsia="zh-CN"/>
        </w:rPr>
        <w:t>Agreement</w:t>
      </w:r>
    </w:p>
    <w:p w14:paraId="3A657D96" w14:textId="77777777" w:rsidR="00776062" w:rsidRPr="00776062" w:rsidRDefault="00776062" w:rsidP="00CF6E6D">
      <w:pPr>
        <w:pStyle w:val="ListParagraph"/>
        <w:numPr>
          <w:ilvl w:val="0"/>
          <w:numId w:val="358"/>
        </w:numPr>
        <w:rPr>
          <w:lang w:val="en-US" w:eastAsia="zh-CN"/>
        </w:rPr>
      </w:pPr>
      <w:r w:rsidRPr="00776062">
        <w:rPr>
          <w:lang w:val="en-US" w:eastAsia="zh-CN"/>
        </w:rPr>
        <w:t>For Options BW1,</w:t>
      </w:r>
    </w:p>
    <w:p w14:paraId="628FC6FF" w14:textId="77777777" w:rsidR="00776062" w:rsidRPr="00776062" w:rsidRDefault="00776062" w:rsidP="00CF6E6D">
      <w:pPr>
        <w:pStyle w:val="ListParagraph"/>
        <w:numPr>
          <w:ilvl w:val="1"/>
          <w:numId w:val="358"/>
        </w:numPr>
        <w:rPr>
          <w:lang w:val="en-US" w:eastAsia="zh-CN"/>
        </w:rPr>
      </w:pPr>
      <w:r w:rsidRPr="00776062">
        <w:rPr>
          <w:lang w:val="en-US" w:eastAsia="zh-CN"/>
        </w:rPr>
        <w:t>For 15 kHz SCS, 25 contiguous RBs are assumed to fit within the 5 MHz.</w:t>
      </w:r>
    </w:p>
    <w:p w14:paraId="40D206DE" w14:textId="77777777" w:rsidR="00776062" w:rsidRPr="00776062" w:rsidRDefault="00776062" w:rsidP="00CF6E6D">
      <w:pPr>
        <w:pStyle w:val="ListParagraph"/>
        <w:numPr>
          <w:ilvl w:val="1"/>
          <w:numId w:val="358"/>
        </w:numPr>
        <w:rPr>
          <w:lang w:val="en-US" w:eastAsia="zh-CN"/>
        </w:rPr>
      </w:pPr>
      <w:r w:rsidRPr="00776062">
        <w:rPr>
          <w:lang w:val="en-US" w:eastAsia="zh-CN"/>
        </w:rPr>
        <w:t>For 30 kHz SCS, 11 contiguous RBs are assumed to fit within the 5 MHz.</w:t>
      </w:r>
    </w:p>
    <w:p w14:paraId="545E5182" w14:textId="77777777" w:rsidR="00776062" w:rsidRPr="00776062" w:rsidRDefault="00776062" w:rsidP="00CF6E6D">
      <w:pPr>
        <w:pStyle w:val="ListParagraph"/>
        <w:numPr>
          <w:ilvl w:val="1"/>
          <w:numId w:val="358"/>
        </w:numPr>
        <w:rPr>
          <w:lang w:val="en-US" w:eastAsia="zh-CN"/>
        </w:rPr>
      </w:pPr>
      <w:r w:rsidRPr="00776062">
        <w:rPr>
          <w:lang w:val="en-US" w:eastAsia="zh-CN"/>
        </w:rPr>
        <w:t>Larger number of RBs that fit within 5 MHz can optionally be studied.</w:t>
      </w:r>
    </w:p>
    <w:p w14:paraId="4169C06B" w14:textId="77777777" w:rsidR="00776062" w:rsidRPr="00776062" w:rsidRDefault="00776062" w:rsidP="00CF6E6D">
      <w:pPr>
        <w:pStyle w:val="ListParagraph"/>
        <w:numPr>
          <w:ilvl w:val="0"/>
          <w:numId w:val="358"/>
        </w:numPr>
        <w:rPr>
          <w:lang w:val="en-US" w:eastAsia="zh-CN"/>
        </w:rPr>
      </w:pPr>
      <w:r w:rsidRPr="00776062">
        <w:rPr>
          <w:lang w:val="en-US" w:eastAsia="zh-CN"/>
        </w:rPr>
        <w:t>For Options BW2,</w:t>
      </w:r>
    </w:p>
    <w:p w14:paraId="11079AB2" w14:textId="77777777" w:rsidR="00776062" w:rsidRPr="00776062" w:rsidRDefault="00776062" w:rsidP="00CF6E6D">
      <w:pPr>
        <w:pStyle w:val="ListParagraph"/>
        <w:numPr>
          <w:ilvl w:val="1"/>
          <w:numId w:val="358"/>
        </w:numPr>
        <w:rPr>
          <w:lang w:val="en-US" w:eastAsia="zh-CN"/>
        </w:rPr>
      </w:pPr>
      <w:r w:rsidRPr="00776062">
        <w:rPr>
          <w:lang w:val="en-US" w:eastAsia="zh-CN"/>
        </w:rPr>
        <w:t>For 15 kHz SCS, 25 contiguous RBs are assumed to fit within the 5 MHz.</w:t>
      </w:r>
    </w:p>
    <w:p w14:paraId="6BC65FA0" w14:textId="77777777" w:rsidR="00776062" w:rsidRPr="00776062" w:rsidRDefault="00776062" w:rsidP="00CF6E6D">
      <w:pPr>
        <w:pStyle w:val="ListParagraph"/>
        <w:numPr>
          <w:ilvl w:val="1"/>
          <w:numId w:val="358"/>
        </w:numPr>
        <w:rPr>
          <w:lang w:val="en-US" w:eastAsia="zh-CN"/>
        </w:rPr>
      </w:pPr>
      <w:r w:rsidRPr="00776062">
        <w:rPr>
          <w:lang w:val="en-US" w:eastAsia="zh-CN"/>
        </w:rPr>
        <w:t>For 30 kHz SCS, 11 contiguous RBs are assumed to fit within the 5 MHz.</w:t>
      </w:r>
    </w:p>
    <w:p w14:paraId="344F6979" w14:textId="77777777" w:rsidR="00776062" w:rsidRPr="00776062" w:rsidRDefault="00776062" w:rsidP="00CF6E6D">
      <w:pPr>
        <w:pStyle w:val="ListParagraph"/>
        <w:numPr>
          <w:ilvl w:val="1"/>
          <w:numId w:val="358"/>
        </w:numPr>
        <w:rPr>
          <w:lang w:val="en-US" w:eastAsia="zh-CN"/>
        </w:rPr>
      </w:pPr>
      <w:r w:rsidRPr="00776062">
        <w:rPr>
          <w:lang w:val="en-US" w:eastAsia="zh-CN"/>
        </w:rPr>
        <w:t>Larger number of RBs that fit within 5 MHz can optionally be studied.</w:t>
      </w:r>
    </w:p>
    <w:p w14:paraId="658E139B" w14:textId="77777777" w:rsidR="00776062" w:rsidRPr="00776062" w:rsidRDefault="00776062" w:rsidP="00CF6E6D">
      <w:pPr>
        <w:pStyle w:val="ListParagraph"/>
        <w:numPr>
          <w:ilvl w:val="0"/>
          <w:numId w:val="358"/>
        </w:numPr>
        <w:rPr>
          <w:lang w:val="en-US" w:eastAsia="zh-CN"/>
        </w:rPr>
      </w:pPr>
      <w:r w:rsidRPr="00776062">
        <w:rPr>
          <w:lang w:val="en-US" w:eastAsia="zh-CN"/>
        </w:rPr>
        <w:t>For Options BW3,</w:t>
      </w:r>
    </w:p>
    <w:p w14:paraId="16931A8C" w14:textId="77777777" w:rsidR="00776062" w:rsidRPr="00776062" w:rsidRDefault="00776062" w:rsidP="00CF6E6D">
      <w:pPr>
        <w:pStyle w:val="ListParagraph"/>
        <w:numPr>
          <w:ilvl w:val="1"/>
          <w:numId w:val="358"/>
        </w:numPr>
        <w:rPr>
          <w:lang w:val="en-US" w:eastAsia="zh-CN"/>
        </w:rPr>
      </w:pPr>
      <w:r w:rsidRPr="00776062">
        <w:rPr>
          <w:lang w:val="en-US" w:eastAsia="zh-CN"/>
        </w:rPr>
        <w:t>For 15 kHz SCS, 25 contiguous RBs are assumed to fit within the 5 MHz.</w:t>
      </w:r>
    </w:p>
    <w:p w14:paraId="246E1C4A" w14:textId="77777777" w:rsidR="00776062" w:rsidRPr="00776062" w:rsidRDefault="00776062" w:rsidP="00CF6E6D">
      <w:pPr>
        <w:pStyle w:val="ListParagraph"/>
        <w:numPr>
          <w:ilvl w:val="1"/>
          <w:numId w:val="358"/>
        </w:numPr>
        <w:rPr>
          <w:lang w:val="en-US" w:eastAsia="zh-CN"/>
        </w:rPr>
      </w:pPr>
      <w:r w:rsidRPr="00776062">
        <w:rPr>
          <w:lang w:val="en-US" w:eastAsia="zh-CN"/>
        </w:rPr>
        <w:t>For 30 kHz SCS, 11 contiguous RBs are assumed to fit within the 5 MHz.</w:t>
      </w:r>
    </w:p>
    <w:p w14:paraId="2F401BE6" w14:textId="77777777" w:rsidR="00776062" w:rsidRPr="00776062" w:rsidRDefault="00776062" w:rsidP="00CF6E6D">
      <w:pPr>
        <w:pStyle w:val="ListParagraph"/>
        <w:numPr>
          <w:ilvl w:val="1"/>
          <w:numId w:val="358"/>
        </w:numPr>
        <w:rPr>
          <w:lang w:val="en-US" w:eastAsia="zh-CN"/>
        </w:rPr>
      </w:pPr>
      <w:r w:rsidRPr="00776062">
        <w:rPr>
          <w:lang w:val="en-US" w:eastAsia="zh-CN"/>
        </w:rPr>
        <w:t>Larger number of RBs that fit within 5 MHz can optionally be studied.</w:t>
      </w:r>
    </w:p>
    <w:p w14:paraId="497B184D" w14:textId="77777777" w:rsidR="00776062" w:rsidRPr="00776062" w:rsidRDefault="00776062" w:rsidP="00CF6E6D">
      <w:pPr>
        <w:pStyle w:val="ListParagraph"/>
        <w:numPr>
          <w:ilvl w:val="0"/>
          <w:numId w:val="358"/>
        </w:numPr>
        <w:rPr>
          <w:lang w:val="en-US" w:eastAsia="zh-CN"/>
        </w:rPr>
      </w:pPr>
      <w:r w:rsidRPr="00776062">
        <w:rPr>
          <w:lang w:val="en-US" w:eastAsia="zh-CN"/>
        </w:rPr>
        <w:t>Relevant assumptions (e.g., regarding potential scheduling restrictions) should be reported.</w:t>
      </w:r>
    </w:p>
    <w:p w14:paraId="0D11E0FD" w14:textId="77777777" w:rsidR="00776062" w:rsidRPr="00776062" w:rsidRDefault="00776062" w:rsidP="00776062">
      <w:pPr>
        <w:rPr>
          <w:rFonts w:ascii="Times New Roman" w:hAnsi="Times New Roman"/>
          <w:szCs w:val="20"/>
          <w:highlight w:val="green"/>
          <w:lang w:val="en-US" w:eastAsia="zh-CN"/>
        </w:rPr>
      </w:pPr>
      <w:r w:rsidRPr="00776062">
        <w:rPr>
          <w:rFonts w:ascii="Times New Roman" w:hAnsi="Times New Roman"/>
          <w:szCs w:val="20"/>
          <w:highlight w:val="green"/>
          <w:shd w:val="clear" w:color="auto" w:fill="FFFF00"/>
          <w:lang w:val="en-US" w:eastAsia="zh-CN"/>
        </w:rPr>
        <w:t>Agreement</w:t>
      </w:r>
    </w:p>
    <w:p w14:paraId="01F0EFAE" w14:textId="77777777" w:rsidR="00776062" w:rsidRPr="00776062" w:rsidRDefault="00776062" w:rsidP="00CF6E6D">
      <w:pPr>
        <w:pStyle w:val="ListParagraph"/>
        <w:numPr>
          <w:ilvl w:val="0"/>
          <w:numId w:val="359"/>
        </w:numPr>
        <w:rPr>
          <w:lang w:val="en-US" w:eastAsia="zh-CN"/>
        </w:rPr>
      </w:pPr>
      <w:r w:rsidRPr="00776062">
        <w:rPr>
          <w:lang w:val="en-US" w:eastAsia="zh-CN"/>
        </w:rPr>
        <w:t>For Option PR1,</w:t>
      </w:r>
    </w:p>
    <w:p w14:paraId="1327884E" w14:textId="77777777" w:rsidR="00776062" w:rsidRPr="00776062" w:rsidRDefault="00776062" w:rsidP="00CF6E6D">
      <w:pPr>
        <w:pStyle w:val="ListParagraph"/>
        <w:numPr>
          <w:ilvl w:val="1"/>
          <w:numId w:val="359"/>
        </w:numPr>
        <w:rPr>
          <w:lang w:val="en-US" w:eastAsia="zh-CN"/>
        </w:rPr>
      </w:pPr>
      <w:r w:rsidRPr="00776062">
        <w:rPr>
          <w:lang w:val="en-US" w:eastAsia="zh-CN"/>
        </w:rPr>
        <w:t>The relaxed constraint is 1 (instead of 4).</w:t>
      </w:r>
    </w:p>
    <w:p w14:paraId="6EA4E49D" w14:textId="77777777" w:rsidR="00776062" w:rsidRPr="00776062" w:rsidRDefault="00776062" w:rsidP="00CF6E6D">
      <w:pPr>
        <w:pStyle w:val="ListParagraph"/>
        <w:numPr>
          <w:ilvl w:val="1"/>
          <w:numId w:val="359"/>
        </w:numPr>
        <w:rPr>
          <w:lang w:val="en-US" w:eastAsia="zh-CN"/>
        </w:rPr>
      </w:pPr>
      <w:r w:rsidRPr="00776062">
        <w:rPr>
          <w:lang w:val="en-US" w:eastAsia="zh-CN"/>
        </w:rPr>
        <w:t>Other values for the relaxed constraint that meet the 10-Mbps peak rate target can optionally be studied.</w:t>
      </w:r>
    </w:p>
    <w:p w14:paraId="46E3486E" w14:textId="77777777" w:rsidR="00776062" w:rsidRPr="00776062" w:rsidRDefault="00776062" w:rsidP="00CF6E6D">
      <w:pPr>
        <w:pStyle w:val="ListParagraph"/>
        <w:numPr>
          <w:ilvl w:val="1"/>
          <w:numId w:val="359"/>
        </w:numPr>
        <w:rPr>
          <w:lang w:val="en-US" w:eastAsia="zh-CN"/>
        </w:rPr>
      </w:pPr>
      <w:r w:rsidRPr="00776062">
        <w:rPr>
          <w:lang w:val="en-US" w:eastAsia="zh-CN"/>
        </w:rPr>
        <w:t>The parameters (</w:t>
      </w:r>
      <w:r w:rsidRPr="00776062">
        <w:rPr>
          <w:lang w:val="en-US" w:eastAsia="zh-CN"/>
        </w:rPr>
        <w:fldChar w:fldCharType="begin"/>
      </w:r>
      <w:r w:rsidRPr="00776062">
        <w:rPr>
          <w:lang w:val="en-US" w:eastAsia="zh-CN"/>
        </w:rPr>
        <w:instrText xml:space="preserve"> INCLUDEPICTURE "C:\\Users\\cmcc\\AppData\\Roaming\\Foxmail7\\Temp-9192-20220519203036\\Attach\\image001(05-19-20-35-18)(1).png" \* MERGEFORMATINET </w:instrText>
      </w:r>
      <w:r w:rsidRPr="00776062">
        <w:rPr>
          <w:lang w:val="en-US" w:eastAsia="zh-CN"/>
        </w:rPr>
        <w:fldChar w:fldCharType="separate"/>
      </w:r>
      <w:r w:rsidR="003E398B">
        <w:rPr>
          <w:lang w:val="en-US"/>
        </w:rPr>
        <w:fldChar w:fldCharType="begin"/>
      </w:r>
      <w:r w:rsidR="003E398B">
        <w:rPr>
          <w:lang w:val="en-US"/>
        </w:rPr>
        <w:instrText xml:space="preserve"> INCLUDEPICTURE  "C:\\Users\\cmcc\\AppData\\Roaming\\Foxmail7\\Temp-9192-20220519203036\\Attach\\image001(05-19-20-35-18)(1).png" \* MERGEFORMATINET </w:instrText>
      </w:r>
      <w:r w:rsidR="003E398B">
        <w:rPr>
          <w:lang w:val="en-US"/>
        </w:rPr>
        <w:fldChar w:fldCharType="separate"/>
      </w:r>
      <w:r w:rsidR="00C3309E">
        <w:rPr>
          <w:lang w:val="en-US"/>
        </w:rPr>
        <w:fldChar w:fldCharType="begin"/>
      </w:r>
      <w:r w:rsidR="00C3309E">
        <w:rPr>
          <w:lang w:val="en-US"/>
        </w:rPr>
        <w:instrText xml:space="preserve"> INCLUDEPICTURE  "C:\\Users\\cmcc\\AppData\\Roaming\\Foxmail7\\Temp-9192-20220519203036\\Attach\\image001(05-19-20-35-18)(1).png" \* MERGEFORMATINET </w:instrText>
      </w:r>
      <w:r w:rsidR="00C3309E">
        <w:rPr>
          <w:lang w:val="en-US"/>
        </w:rPr>
        <w:fldChar w:fldCharType="separate"/>
      </w:r>
      <w:r w:rsidR="00D72430">
        <w:rPr>
          <w:lang w:val="en-US"/>
        </w:rPr>
        <w:fldChar w:fldCharType="begin"/>
      </w:r>
      <w:r w:rsidR="00D72430">
        <w:rPr>
          <w:lang w:val="en-US"/>
        </w:rPr>
        <w:instrText xml:space="preserve"> INCLUDEPICTURE  "C:\\Users\\cmcc\\AppData\\Roaming\\Foxmail7\\Temp-9192-20220519203036\\Attach\\image001(05-19-20-35-18)(1).png" \* MERGEFORMATINET </w:instrText>
      </w:r>
      <w:r w:rsidR="00D72430">
        <w:rPr>
          <w:lang w:val="en-US"/>
        </w:rPr>
        <w:fldChar w:fldCharType="separate"/>
      </w:r>
      <w:r w:rsidR="00660A87">
        <w:rPr>
          <w:lang w:val="en-US"/>
        </w:rPr>
        <w:fldChar w:fldCharType="begin"/>
      </w:r>
      <w:r w:rsidR="00660A87">
        <w:rPr>
          <w:lang w:val="en-US"/>
        </w:rPr>
        <w:instrText xml:space="preserve"> INCLUDEPICTURE  "C:\\Users\\cmcc\\AppData\\Roaming\\Foxmail7\\Temp-9192-20220519203036\\Attach\\image001(05-19-20-35-18)(1).png" \* MERGEFORMATINET </w:instrText>
      </w:r>
      <w:r w:rsidR="00660A87">
        <w:rPr>
          <w:lang w:val="en-US"/>
        </w:rPr>
        <w:fldChar w:fldCharType="separate"/>
      </w:r>
      <w:r w:rsidR="00C5156D">
        <w:rPr>
          <w:lang w:val="en-US"/>
        </w:rPr>
        <w:fldChar w:fldCharType="begin"/>
      </w:r>
      <w:r w:rsidR="00C5156D">
        <w:rPr>
          <w:lang w:val="en-US"/>
        </w:rPr>
        <w:instrText xml:space="preserve"> INCLUDEPICTURE  "C:\\Users\\cmcc\\AppData\\Roaming\\Foxmail7\\Temp-9192-20220519203036\\Attach\\image001(05-19-20-35-18)(1).png" \* MERGEFORMATINET </w:instrText>
      </w:r>
      <w:r w:rsidR="00C5156D">
        <w:rPr>
          <w:lang w:val="en-US"/>
        </w:rPr>
        <w:fldChar w:fldCharType="separate"/>
      </w:r>
      <w:r w:rsidR="009E4FD9">
        <w:rPr>
          <w:lang w:val="en-US"/>
        </w:rPr>
        <w:fldChar w:fldCharType="begin"/>
      </w:r>
      <w:r w:rsidR="009E4FD9">
        <w:rPr>
          <w:lang w:val="en-US"/>
        </w:rPr>
        <w:instrText xml:space="preserve"> INCLUDEPICTURE  "C:\\Users\\cmcc\\AppData\\Roaming\\Foxmail7\\Temp-9192-20220519203036\\Attach\\image001(05-19-20-35-18)(1).png" \* MERGEFORMATINET </w:instrText>
      </w:r>
      <w:r w:rsidR="009E4FD9">
        <w:rPr>
          <w:lang w:val="en-US"/>
        </w:rPr>
        <w:fldChar w:fldCharType="separate"/>
      </w:r>
      <w:r w:rsidR="001024E3">
        <w:rPr>
          <w:lang w:val="en-US"/>
        </w:rPr>
        <w:fldChar w:fldCharType="begin"/>
      </w:r>
      <w:r w:rsidR="001024E3">
        <w:rPr>
          <w:lang w:val="en-US"/>
        </w:rPr>
        <w:instrText xml:space="preserve"> INCLUDEPICTURE  "C:\\Users\\cmcc\\AppData\\Roaming\\Foxmail7\\Temp-9192-20220519203036\\Attach\\image001(05-19-20-35-18)(1).png" \* MERGEFORMATINET </w:instrText>
      </w:r>
      <w:r w:rsidR="001024E3">
        <w:rPr>
          <w:lang w:val="en-US"/>
        </w:rPr>
        <w:fldChar w:fldCharType="separate"/>
      </w:r>
      <w:r w:rsidR="00D32EF9">
        <w:rPr>
          <w:lang w:val="en-US"/>
        </w:rPr>
        <w:fldChar w:fldCharType="begin"/>
      </w:r>
      <w:r w:rsidR="00D32EF9">
        <w:rPr>
          <w:lang w:val="en-US"/>
        </w:rPr>
        <w:instrText xml:space="preserve"> INCLUDEPICTURE  "C:\\Users\\cmcc\\AppData\\Roaming\\Foxmail7\\Temp-9192-20220519203036\\Attach\\image001(05-19-20-35-18)(1).png" \* MERGEFORMATINET </w:instrText>
      </w:r>
      <w:r w:rsidR="00D32EF9">
        <w:rPr>
          <w:lang w:val="en-US"/>
        </w:rPr>
        <w:fldChar w:fldCharType="separate"/>
      </w:r>
      <w:r w:rsidR="003C7D60">
        <w:rPr>
          <w:lang w:val="en-US"/>
        </w:rPr>
        <w:fldChar w:fldCharType="begin"/>
      </w:r>
      <w:r w:rsidR="003C7D60">
        <w:rPr>
          <w:lang w:val="en-US"/>
        </w:rPr>
        <w:instrText xml:space="preserve"> INCLUDEPICTURE  "C:\\Users\\cmcc\\AppData\\Roaming\\Foxmail7\\Temp-9192-20220519203036\\Attach\\image001(05-19-20-35-18)(1).png" \* MERGEFORMATINET </w:instrText>
      </w:r>
      <w:r w:rsidR="003C7D60">
        <w:rPr>
          <w:lang w:val="en-US"/>
        </w:rPr>
        <w:fldChar w:fldCharType="separate"/>
      </w:r>
      <w:r w:rsidR="00842CF4">
        <w:rPr>
          <w:lang w:val="en-US"/>
        </w:rPr>
        <w:fldChar w:fldCharType="begin"/>
      </w:r>
      <w:r w:rsidR="00842CF4">
        <w:rPr>
          <w:lang w:val="en-US"/>
        </w:rPr>
        <w:instrText xml:space="preserve"> INCLUDEPICTURE  "C:\\Users\\cmcc\\AppData\\Roaming\\Foxmail7\\Temp-9192-20220519203036\\Attach\\image001(05-19-20-35-18)(1).png" \* MERGEFORMATINET </w:instrText>
      </w:r>
      <w:r w:rsidR="00842CF4">
        <w:rPr>
          <w:lang w:val="en-US"/>
        </w:rPr>
        <w:fldChar w:fldCharType="separate"/>
      </w:r>
      <w:r w:rsidR="00E046B7">
        <w:rPr>
          <w:lang w:val="en-US"/>
        </w:rPr>
        <w:fldChar w:fldCharType="begin"/>
      </w:r>
      <w:r w:rsidR="00E046B7">
        <w:rPr>
          <w:lang w:val="en-US"/>
        </w:rPr>
        <w:instrText xml:space="preserve"> INCLUDEPICTURE  "C:\\Users\\cmcc\\AppData\\Roaming\\Foxmail7\\Temp-9192-20220519203036\\Attach\\image001(05-19-20-35-18)(1).png" \* MERGEFORMATINET </w:instrText>
      </w:r>
      <w:r w:rsidR="00E046B7">
        <w:rPr>
          <w:lang w:val="en-US"/>
        </w:rPr>
        <w:fldChar w:fldCharType="separate"/>
      </w:r>
      <w:r w:rsidR="00CF6E6D">
        <w:rPr>
          <w:lang w:val="en-US"/>
        </w:rPr>
        <w:fldChar w:fldCharType="begin"/>
      </w:r>
      <w:r w:rsidR="00CF6E6D">
        <w:rPr>
          <w:lang w:val="en-US"/>
        </w:rPr>
        <w:instrText xml:space="preserve"> INCLUDEPICTURE  "C:\\Users\\cmcc\\AppData\\Roaming\\Foxmail7\\Temp-9192-20220519203036\\Attach\\image001(05-19-20-35-18)(1).png" \* MERGEFORMATINET </w:instrText>
      </w:r>
      <w:r w:rsidR="00CF6E6D">
        <w:rPr>
          <w:lang w:val="en-US"/>
        </w:rPr>
        <w:fldChar w:fldCharType="separate"/>
      </w:r>
      <w:r w:rsidR="00067092">
        <w:rPr>
          <w:lang w:val="en-US"/>
        </w:rPr>
        <w:fldChar w:fldCharType="begin"/>
      </w:r>
      <w:r w:rsidR="00067092">
        <w:rPr>
          <w:lang w:val="en-US"/>
        </w:rPr>
        <w:instrText xml:space="preserve"> INCLUDEPICTURE  "C:\\Users\\cmcc\\AppData\\Roaming\\Foxmail7\\Temp-9192-20220519203036\\Attach\\image001(05-19-20-35-18)(1).png" \* MERGEFORMATINET </w:instrText>
      </w:r>
      <w:r w:rsidR="00067092">
        <w:rPr>
          <w:lang w:val="en-US"/>
        </w:rPr>
        <w:fldChar w:fldCharType="separate"/>
      </w:r>
      <w:r w:rsidR="009B7098">
        <w:rPr>
          <w:lang w:val="en-US"/>
        </w:rPr>
        <w:fldChar w:fldCharType="begin"/>
      </w:r>
      <w:r w:rsidR="009B7098">
        <w:rPr>
          <w:lang w:val="en-US"/>
        </w:rPr>
        <w:instrText xml:space="preserve"> INCLUDEPICTURE  "C:\\Users\\cmcc\\AppData\\Roaming\\Foxmail7\\Temp-9192-20220519203036\\Attach\\image001(05-19-20-35-18)(1).png" \* MERGEFORMATINET </w:instrText>
      </w:r>
      <w:r w:rsidR="009B7098">
        <w:rPr>
          <w:lang w:val="en-US"/>
        </w:rPr>
        <w:fldChar w:fldCharType="separate"/>
      </w:r>
      <w:r w:rsidR="00B532F7">
        <w:rPr>
          <w:lang w:val="en-US"/>
        </w:rPr>
        <w:fldChar w:fldCharType="begin"/>
      </w:r>
      <w:r w:rsidR="00B532F7">
        <w:rPr>
          <w:lang w:val="en-US"/>
        </w:rPr>
        <w:instrText xml:space="preserve"> INCLUDEPICTURE  "C:\\Users\\cmcc\\AppData\\Roaming\\Foxmail7\\Temp-9192-20220519203036\\Attach\\image001(05-19-20-35-18)(1).png" \* MERGEFORMATINET </w:instrText>
      </w:r>
      <w:r w:rsidR="00B532F7">
        <w:rPr>
          <w:lang w:val="en-US"/>
        </w:rPr>
        <w:fldChar w:fldCharType="separate"/>
      </w:r>
      <w:r w:rsidR="00F12D53">
        <w:rPr>
          <w:lang w:val="en-US"/>
        </w:rPr>
        <w:fldChar w:fldCharType="begin"/>
      </w:r>
      <w:r w:rsidR="00F12D53">
        <w:rPr>
          <w:lang w:val="en-US"/>
        </w:rPr>
        <w:instrText xml:space="preserve"> INCLUDEPICTURE  "C:\\Users\\cmcc\\AppData\\Roaming\\Foxmail7\\Temp-9192-20220519203036\\Attach\\image001(05-19-20-35-18)(1).png" \* MERGEFORMATINET </w:instrText>
      </w:r>
      <w:r w:rsidR="00F12D53">
        <w:rPr>
          <w:lang w:val="en-US"/>
        </w:rPr>
        <w:fldChar w:fldCharType="separate"/>
      </w:r>
      <w:r w:rsidR="001B5688">
        <w:rPr>
          <w:lang w:val="en-US"/>
        </w:rPr>
        <w:fldChar w:fldCharType="begin"/>
      </w:r>
      <w:r w:rsidR="001B5688">
        <w:rPr>
          <w:lang w:val="en-US"/>
        </w:rPr>
        <w:instrText xml:space="preserve"> </w:instrText>
      </w:r>
      <w:r w:rsidR="001B5688">
        <w:rPr>
          <w:lang w:val="en-US"/>
        </w:rPr>
        <w:instrText>INCLUDEPICTURE  "C:\\Users\\cmcc\\AppData\\Roaming\\Foxmail7\\Temp-9192-20220519203036\\Attach\\image001(05-19-20-35-18)(1).png" \* MERGEFORMATINET</w:instrText>
      </w:r>
      <w:r w:rsidR="001B5688">
        <w:rPr>
          <w:lang w:val="en-US"/>
        </w:rPr>
        <w:instrText xml:space="preserve"> </w:instrText>
      </w:r>
      <w:r w:rsidR="001B5688">
        <w:rPr>
          <w:lang w:val="en-US"/>
        </w:rPr>
        <w:fldChar w:fldCharType="separate"/>
      </w:r>
      <w:r w:rsidR="001B5688">
        <w:rPr>
          <w:lang w:val="en-US"/>
        </w:rPr>
        <w:pict w14:anchorId="7267D53D">
          <v:shape id="_x0000_i1048" type="#_x0000_t75" style="width:27.75pt;height:16.5pt">
            <v:imagedata r:id="rId2469" r:href="rId2470"/>
          </v:shape>
        </w:pict>
      </w:r>
      <w:r w:rsidR="001B5688">
        <w:rPr>
          <w:lang w:val="en-US"/>
        </w:rPr>
        <w:fldChar w:fldCharType="end"/>
      </w:r>
      <w:r w:rsidR="00F12D53">
        <w:rPr>
          <w:lang w:val="en-US"/>
        </w:rPr>
        <w:fldChar w:fldCharType="end"/>
      </w:r>
      <w:r w:rsidR="00B532F7">
        <w:rPr>
          <w:lang w:val="en-US"/>
        </w:rPr>
        <w:fldChar w:fldCharType="end"/>
      </w:r>
      <w:r w:rsidR="009B7098">
        <w:rPr>
          <w:lang w:val="en-US"/>
        </w:rPr>
        <w:fldChar w:fldCharType="end"/>
      </w:r>
      <w:r w:rsidR="00067092">
        <w:rPr>
          <w:lang w:val="en-US"/>
        </w:rPr>
        <w:fldChar w:fldCharType="end"/>
      </w:r>
      <w:r w:rsidR="00CF6E6D">
        <w:rPr>
          <w:lang w:val="en-US"/>
        </w:rPr>
        <w:fldChar w:fldCharType="end"/>
      </w:r>
      <w:r w:rsidR="00E046B7">
        <w:rPr>
          <w:lang w:val="en-US"/>
        </w:rPr>
        <w:fldChar w:fldCharType="end"/>
      </w:r>
      <w:r w:rsidR="00842CF4">
        <w:rPr>
          <w:lang w:val="en-US"/>
        </w:rPr>
        <w:fldChar w:fldCharType="end"/>
      </w:r>
      <w:r w:rsidR="003C7D60">
        <w:rPr>
          <w:lang w:val="en-US"/>
        </w:rPr>
        <w:fldChar w:fldCharType="end"/>
      </w:r>
      <w:r w:rsidR="00D32EF9">
        <w:rPr>
          <w:lang w:val="en-US"/>
        </w:rPr>
        <w:fldChar w:fldCharType="end"/>
      </w:r>
      <w:r w:rsidR="001024E3">
        <w:rPr>
          <w:lang w:val="en-US"/>
        </w:rPr>
        <w:fldChar w:fldCharType="end"/>
      </w:r>
      <w:r w:rsidR="009E4FD9">
        <w:rPr>
          <w:lang w:val="en-US"/>
        </w:rPr>
        <w:fldChar w:fldCharType="end"/>
      </w:r>
      <w:r w:rsidR="00C5156D">
        <w:rPr>
          <w:lang w:val="en-US"/>
        </w:rPr>
        <w:fldChar w:fldCharType="end"/>
      </w:r>
      <w:r w:rsidR="00660A87">
        <w:rPr>
          <w:lang w:val="en-US"/>
        </w:rPr>
        <w:fldChar w:fldCharType="end"/>
      </w:r>
      <w:r w:rsidR="00D72430">
        <w:rPr>
          <w:lang w:val="en-US"/>
        </w:rPr>
        <w:fldChar w:fldCharType="end"/>
      </w:r>
      <w:r w:rsidR="00C3309E">
        <w:rPr>
          <w:lang w:val="en-US"/>
        </w:rPr>
        <w:fldChar w:fldCharType="end"/>
      </w:r>
      <w:r w:rsidR="003E398B">
        <w:rPr>
          <w:lang w:val="en-US"/>
        </w:rPr>
        <w:fldChar w:fldCharType="end"/>
      </w:r>
      <w:r w:rsidRPr="00776062">
        <w:rPr>
          <w:lang w:val="en-US" w:eastAsia="zh-CN"/>
        </w:rPr>
        <w:fldChar w:fldCharType="end"/>
      </w:r>
      <w:r w:rsidRPr="00776062">
        <w:rPr>
          <w:lang w:val="en-US" w:eastAsia="zh-CN"/>
        </w:rPr>
        <w:t>, </w:t>
      </w:r>
      <w:r w:rsidRPr="00776062">
        <w:rPr>
          <w:lang w:val="en-US" w:eastAsia="zh-CN"/>
        </w:rPr>
        <w:fldChar w:fldCharType="begin"/>
      </w:r>
      <w:r w:rsidRPr="00776062">
        <w:rPr>
          <w:lang w:val="en-US" w:eastAsia="zh-CN"/>
        </w:rPr>
        <w:instrText xml:space="preserve"> INCLUDEPICTURE "C:\\Users\\cmcc\\AppData\\Roaming\\Foxmail7\\Temp-9192-20220519203036\\Attach\\image002(05-19-20-35-18)(1).png" \* MERGEFORMATINET </w:instrText>
      </w:r>
      <w:r w:rsidRPr="00776062">
        <w:rPr>
          <w:lang w:val="en-US" w:eastAsia="zh-CN"/>
        </w:rPr>
        <w:fldChar w:fldCharType="separate"/>
      </w:r>
      <w:r w:rsidR="003E398B">
        <w:rPr>
          <w:lang w:val="en-US"/>
        </w:rPr>
        <w:fldChar w:fldCharType="begin"/>
      </w:r>
      <w:r w:rsidR="003E398B">
        <w:rPr>
          <w:lang w:val="en-US"/>
        </w:rPr>
        <w:instrText xml:space="preserve"> INCLUDEPICTURE  "C:\\Users\\cmcc\\AppData\\Roaming\\Foxmail7\\Temp-9192-20220519203036\\Attach\\image002(05-19-20-35-18)(1).png" \* MERGEFORMATINET </w:instrText>
      </w:r>
      <w:r w:rsidR="003E398B">
        <w:rPr>
          <w:lang w:val="en-US"/>
        </w:rPr>
        <w:fldChar w:fldCharType="separate"/>
      </w:r>
      <w:r w:rsidR="00C3309E">
        <w:rPr>
          <w:lang w:val="en-US"/>
        </w:rPr>
        <w:fldChar w:fldCharType="begin"/>
      </w:r>
      <w:r w:rsidR="00C3309E">
        <w:rPr>
          <w:lang w:val="en-US"/>
        </w:rPr>
        <w:instrText xml:space="preserve"> INCLUDEPICTURE  "C:\\Users\\cmcc\\AppData\\Roaming\\Foxmail7\\Temp-9192-20220519203036\\Attach\\image002(05-19-20-35-18)(1).png" \* MERGEFORMATINET </w:instrText>
      </w:r>
      <w:r w:rsidR="00C3309E">
        <w:rPr>
          <w:lang w:val="en-US"/>
        </w:rPr>
        <w:fldChar w:fldCharType="separate"/>
      </w:r>
      <w:r w:rsidR="00D72430">
        <w:rPr>
          <w:lang w:val="en-US"/>
        </w:rPr>
        <w:fldChar w:fldCharType="begin"/>
      </w:r>
      <w:r w:rsidR="00D72430">
        <w:rPr>
          <w:lang w:val="en-US"/>
        </w:rPr>
        <w:instrText xml:space="preserve"> INCLUDEPICTURE  "C:\\Users\\cmcc\\AppData\\Roaming\\Foxmail7\\Temp-9192-20220519203036\\Attach\\image002(05-19-20-35-18)(1).png" \* MERGEFORMATINET </w:instrText>
      </w:r>
      <w:r w:rsidR="00D72430">
        <w:rPr>
          <w:lang w:val="en-US"/>
        </w:rPr>
        <w:fldChar w:fldCharType="separate"/>
      </w:r>
      <w:r w:rsidR="00660A87">
        <w:rPr>
          <w:lang w:val="en-US"/>
        </w:rPr>
        <w:fldChar w:fldCharType="begin"/>
      </w:r>
      <w:r w:rsidR="00660A87">
        <w:rPr>
          <w:lang w:val="en-US"/>
        </w:rPr>
        <w:instrText xml:space="preserve"> INCLUDEPICTURE  "C:\\Users\\cmcc\\AppData\\Roaming\\Foxmail7\\Temp-9192-20220519203036\\Attach\\image002(05-19-20-35-18)(1).png" \* MERGEFORMATINET </w:instrText>
      </w:r>
      <w:r w:rsidR="00660A87">
        <w:rPr>
          <w:lang w:val="en-US"/>
        </w:rPr>
        <w:fldChar w:fldCharType="separate"/>
      </w:r>
      <w:r w:rsidR="00C5156D">
        <w:rPr>
          <w:lang w:val="en-US"/>
        </w:rPr>
        <w:fldChar w:fldCharType="begin"/>
      </w:r>
      <w:r w:rsidR="00C5156D">
        <w:rPr>
          <w:lang w:val="en-US"/>
        </w:rPr>
        <w:instrText xml:space="preserve"> INCLUDEPICTURE  "C:\\Users\\cmcc\\AppData\\Roaming\\Foxmail7\\Temp-9192-20220519203036\\Attach\\image002(05-19-20-35-18)(1).png" \* MERGEFORMATINET </w:instrText>
      </w:r>
      <w:r w:rsidR="00C5156D">
        <w:rPr>
          <w:lang w:val="en-US"/>
        </w:rPr>
        <w:fldChar w:fldCharType="separate"/>
      </w:r>
      <w:r w:rsidR="009E4FD9">
        <w:rPr>
          <w:lang w:val="en-US"/>
        </w:rPr>
        <w:fldChar w:fldCharType="begin"/>
      </w:r>
      <w:r w:rsidR="009E4FD9">
        <w:rPr>
          <w:lang w:val="en-US"/>
        </w:rPr>
        <w:instrText xml:space="preserve"> INCLUDEPICTURE  "C:\\Users\\cmcc\\AppData\\Roaming\\Foxmail7\\Temp-9192-20220519203036\\Attach\\image002(05-19-20-35-18)(1).png" \* MERGEFORMATINET </w:instrText>
      </w:r>
      <w:r w:rsidR="009E4FD9">
        <w:rPr>
          <w:lang w:val="en-US"/>
        </w:rPr>
        <w:fldChar w:fldCharType="separate"/>
      </w:r>
      <w:r w:rsidR="001024E3">
        <w:rPr>
          <w:lang w:val="en-US"/>
        </w:rPr>
        <w:fldChar w:fldCharType="begin"/>
      </w:r>
      <w:r w:rsidR="001024E3">
        <w:rPr>
          <w:lang w:val="en-US"/>
        </w:rPr>
        <w:instrText xml:space="preserve"> INCLUDEPICTURE  "C:\\Users\\cmcc\\AppData\\Roaming\\Foxmail7\\Temp-9192-20220519203036\\Attach\\image002(05-19-20-35-18)(1).png" \* MERGEFORMATINET </w:instrText>
      </w:r>
      <w:r w:rsidR="001024E3">
        <w:rPr>
          <w:lang w:val="en-US"/>
        </w:rPr>
        <w:fldChar w:fldCharType="separate"/>
      </w:r>
      <w:r w:rsidR="00D32EF9">
        <w:rPr>
          <w:lang w:val="en-US"/>
        </w:rPr>
        <w:fldChar w:fldCharType="begin"/>
      </w:r>
      <w:r w:rsidR="00D32EF9">
        <w:rPr>
          <w:lang w:val="en-US"/>
        </w:rPr>
        <w:instrText xml:space="preserve"> INCLUDEPICTURE  "C:\\Users\\cmcc\\AppData\\Roaming\\Foxmail7\\Temp-9192-20220519203036\\Attach\\image002(05-19-20-35-18)(1).png" \* MERGEFORMATINET </w:instrText>
      </w:r>
      <w:r w:rsidR="00D32EF9">
        <w:rPr>
          <w:lang w:val="en-US"/>
        </w:rPr>
        <w:fldChar w:fldCharType="separate"/>
      </w:r>
      <w:r w:rsidR="003C7D60">
        <w:rPr>
          <w:lang w:val="en-US"/>
        </w:rPr>
        <w:fldChar w:fldCharType="begin"/>
      </w:r>
      <w:r w:rsidR="003C7D60">
        <w:rPr>
          <w:lang w:val="en-US"/>
        </w:rPr>
        <w:instrText xml:space="preserve"> INCLUDEPICTURE  "C:\\Users\\cmcc\\AppData\\Roaming\\Foxmail7\\Temp-9192-20220519203036\\Attach\\image002(05-19-20-35-18)(1).png" \* MERGEFORMATINET </w:instrText>
      </w:r>
      <w:r w:rsidR="003C7D60">
        <w:rPr>
          <w:lang w:val="en-US"/>
        </w:rPr>
        <w:fldChar w:fldCharType="separate"/>
      </w:r>
      <w:r w:rsidR="00842CF4">
        <w:rPr>
          <w:lang w:val="en-US"/>
        </w:rPr>
        <w:fldChar w:fldCharType="begin"/>
      </w:r>
      <w:r w:rsidR="00842CF4">
        <w:rPr>
          <w:lang w:val="en-US"/>
        </w:rPr>
        <w:instrText xml:space="preserve"> INCLUDEPICTURE  "C:\\Users\\cmcc\\AppData\\Roaming\\Foxmail7\\Temp-9192-20220519203036\\Attach\\image002(05-19-20-35-18)(1).png" \* MERGEFORMATINET </w:instrText>
      </w:r>
      <w:r w:rsidR="00842CF4">
        <w:rPr>
          <w:lang w:val="en-US"/>
        </w:rPr>
        <w:fldChar w:fldCharType="separate"/>
      </w:r>
      <w:r w:rsidR="00E046B7">
        <w:rPr>
          <w:lang w:val="en-US"/>
        </w:rPr>
        <w:fldChar w:fldCharType="begin"/>
      </w:r>
      <w:r w:rsidR="00E046B7">
        <w:rPr>
          <w:lang w:val="en-US"/>
        </w:rPr>
        <w:instrText xml:space="preserve"> INCLUDEPICTURE  "C:\\Users\\cmcc\\AppData\\Roaming\\Foxmail7\\Temp-9192-20220519203036\\Attach\\image002(05-19-20-35-18)(1).png" \* MERGEFORMATINET </w:instrText>
      </w:r>
      <w:r w:rsidR="00E046B7">
        <w:rPr>
          <w:lang w:val="en-US"/>
        </w:rPr>
        <w:fldChar w:fldCharType="separate"/>
      </w:r>
      <w:r w:rsidR="00CF6E6D">
        <w:rPr>
          <w:lang w:val="en-US"/>
        </w:rPr>
        <w:fldChar w:fldCharType="begin"/>
      </w:r>
      <w:r w:rsidR="00CF6E6D">
        <w:rPr>
          <w:lang w:val="en-US"/>
        </w:rPr>
        <w:instrText xml:space="preserve"> INCLUDEPICTURE  "C:\\Users\\cmcc\\AppData\\Roaming\\Foxmail7\\Temp-9192-20220519203036\\Attach\\image002(05-19-20-35-18)(1).png" \* MERGEFORMATINET </w:instrText>
      </w:r>
      <w:r w:rsidR="00CF6E6D">
        <w:rPr>
          <w:lang w:val="en-US"/>
        </w:rPr>
        <w:fldChar w:fldCharType="separate"/>
      </w:r>
      <w:r w:rsidR="00067092">
        <w:rPr>
          <w:lang w:val="en-US"/>
        </w:rPr>
        <w:fldChar w:fldCharType="begin"/>
      </w:r>
      <w:r w:rsidR="00067092">
        <w:rPr>
          <w:lang w:val="en-US"/>
        </w:rPr>
        <w:instrText xml:space="preserve"> INCLUDEPICTURE  "C:\\Users\\cmcc\\AppData\\Roaming\\Foxmail7\\Temp-9192-20220519203036\\Attach\\image002(05-19-20-35-18)(1).png" \* MERGEFORMATINET </w:instrText>
      </w:r>
      <w:r w:rsidR="00067092">
        <w:rPr>
          <w:lang w:val="en-US"/>
        </w:rPr>
        <w:fldChar w:fldCharType="separate"/>
      </w:r>
      <w:r w:rsidR="009B7098">
        <w:rPr>
          <w:lang w:val="en-US"/>
        </w:rPr>
        <w:fldChar w:fldCharType="begin"/>
      </w:r>
      <w:r w:rsidR="009B7098">
        <w:rPr>
          <w:lang w:val="en-US"/>
        </w:rPr>
        <w:instrText xml:space="preserve"> INCLUDEPICTURE  "C:\\Users\\cmcc\\AppData\\Roaming\\Foxmail7\\Temp-9192-20220519203036\\Attach\\image002(05-19-20-35-18)(1).png" \* MERGEFORMATINET </w:instrText>
      </w:r>
      <w:r w:rsidR="009B7098">
        <w:rPr>
          <w:lang w:val="en-US"/>
        </w:rPr>
        <w:fldChar w:fldCharType="separate"/>
      </w:r>
      <w:r w:rsidR="00B532F7">
        <w:rPr>
          <w:lang w:val="en-US"/>
        </w:rPr>
        <w:fldChar w:fldCharType="begin"/>
      </w:r>
      <w:r w:rsidR="00B532F7">
        <w:rPr>
          <w:lang w:val="en-US"/>
        </w:rPr>
        <w:instrText xml:space="preserve"> INCLUDEPICTURE  "C:\\Users\\cmcc\\AppData\\Roaming\\Foxmail7\\Temp-9192-20220519203036\\Attach\\image002(05-19-20-35-18)(1).png" \* MERGEFORMATINET </w:instrText>
      </w:r>
      <w:r w:rsidR="00B532F7">
        <w:rPr>
          <w:lang w:val="en-US"/>
        </w:rPr>
        <w:fldChar w:fldCharType="separate"/>
      </w:r>
      <w:r w:rsidR="00F12D53">
        <w:rPr>
          <w:lang w:val="en-US"/>
        </w:rPr>
        <w:fldChar w:fldCharType="begin"/>
      </w:r>
      <w:r w:rsidR="00F12D53">
        <w:rPr>
          <w:lang w:val="en-US"/>
        </w:rPr>
        <w:instrText xml:space="preserve"> INCLUDEPICTURE  "C:\\Users\\cmcc\\AppData\\Roaming\\Foxmail7\\Temp-9192-20220519203036\\Attach\\image002(05-19-20-35-18)(1).png" \* MERGEFORMATINET </w:instrText>
      </w:r>
      <w:r w:rsidR="00F12D53">
        <w:rPr>
          <w:lang w:val="en-US"/>
        </w:rPr>
        <w:fldChar w:fldCharType="separate"/>
      </w:r>
      <w:r w:rsidR="001B5688">
        <w:rPr>
          <w:lang w:val="en-US"/>
        </w:rPr>
        <w:fldChar w:fldCharType="begin"/>
      </w:r>
      <w:r w:rsidR="001B5688">
        <w:rPr>
          <w:lang w:val="en-US"/>
        </w:rPr>
        <w:instrText xml:space="preserve"> </w:instrText>
      </w:r>
      <w:r w:rsidR="001B5688">
        <w:rPr>
          <w:lang w:val="en-US"/>
        </w:rPr>
        <w:instrText>INCLUDEPICTURE  "C:\\Users\</w:instrText>
      </w:r>
      <w:r w:rsidR="001B5688">
        <w:rPr>
          <w:lang w:val="en-US"/>
        </w:rPr>
        <w:instrText>\cmcc\\AppData\\Roaming\\Foxmail7\\Temp-9192-20220519203036\\Attach\\image002(05-19-20-35-18)(1).png" \* MERGEFORMATINET</w:instrText>
      </w:r>
      <w:r w:rsidR="001B5688">
        <w:rPr>
          <w:lang w:val="en-US"/>
        </w:rPr>
        <w:instrText xml:space="preserve"> </w:instrText>
      </w:r>
      <w:r w:rsidR="001B5688">
        <w:rPr>
          <w:lang w:val="en-US"/>
        </w:rPr>
        <w:fldChar w:fldCharType="separate"/>
      </w:r>
      <w:r w:rsidR="001B5688">
        <w:rPr>
          <w:lang w:val="en-US"/>
        </w:rPr>
        <w:pict w14:anchorId="146C7F25">
          <v:shape id="_x0000_i1049" type="#_x0000_t75" style="width:17.25pt;height:14.25pt">
            <v:imagedata r:id="rId2471" r:href="rId2472"/>
          </v:shape>
        </w:pict>
      </w:r>
      <w:r w:rsidR="001B5688">
        <w:rPr>
          <w:lang w:val="en-US"/>
        </w:rPr>
        <w:fldChar w:fldCharType="end"/>
      </w:r>
      <w:r w:rsidR="00F12D53">
        <w:rPr>
          <w:lang w:val="en-US"/>
        </w:rPr>
        <w:fldChar w:fldCharType="end"/>
      </w:r>
      <w:r w:rsidR="00B532F7">
        <w:rPr>
          <w:lang w:val="en-US"/>
        </w:rPr>
        <w:fldChar w:fldCharType="end"/>
      </w:r>
      <w:r w:rsidR="009B7098">
        <w:rPr>
          <w:lang w:val="en-US"/>
        </w:rPr>
        <w:fldChar w:fldCharType="end"/>
      </w:r>
      <w:r w:rsidR="00067092">
        <w:rPr>
          <w:lang w:val="en-US"/>
        </w:rPr>
        <w:fldChar w:fldCharType="end"/>
      </w:r>
      <w:r w:rsidR="00CF6E6D">
        <w:rPr>
          <w:lang w:val="en-US"/>
        </w:rPr>
        <w:fldChar w:fldCharType="end"/>
      </w:r>
      <w:r w:rsidR="00E046B7">
        <w:rPr>
          <w:lang w:val="en-US"/>
        </w:rPr>
        <w:fldChar w:fldCharType="end"/>
      </w:r>
      <w:r w:rsidR="00842CF4">
        <w:rPr>
          <w:lang w:val="en-US"/>
        </w:rPr>
        <w:fldChar w:fldCharType="end"/>
      </w:r>
      <w:r w:rsidR="003C7D60">
        <w:rPr>
          <w:lang w:val="en-US"/>
        </w:rPr>
        <w:fldChar w:fldCharType="end"/>
      </w:r>
      <w:r w:rsidR="00D32EF9">
        <w:rPr>
          <w:lang w:val="en-US"/>
        </w:rPr>
        <w:fldChar w:fldCharType="end"/>
      </w:r>
      <w:r w:rsidR="001024E3">
        <w:rPr>
          <w:lang w:val="en-US"/>
        </w:rPr>
        <w:fldChar w:fldCharType="end"/>
      </w:r>
      <w:r w:rsidR="009E4FD9">
        <w:rPr>
          <w:lang w:val="en-US"/>
        </w:rPr>
        <w:fldChar w:fldCharType="end"/>
      </w:r>
      <w:r w:rsidR="00C5156D">
        <w:rPr>
          <w:lang w:val="en-US"/>
        </w:rPr>
        <w:fldChar w:fldCharType="end"/>
      </w:r>
      <w:r w:rsidR="00660A87">
        <w:rPr>
          <w:lang w:val="en-US"/>
        </w:rPr>
        <w:fldChar w:fldCharType="end"/>
      </w:r>
      <w:r w:rsidR="00D72430">
        <w:rPr>
          <w:lang w:val="en-US"/>
        </w:rPr>
        <w:fldChar w:fldCharType="end"/>
      </w:r>
      <w:r w:rsidR="00C3309E">
        <w:rPr>
          <w:lang w:val="en-US"/>
        </w:rPr>
        <w:fldChar w:fldCharType="end"/>
      </w:r>
      <w:r w:rsidR="003E398B">
        <w:rPr>
          <w:lang w:val="en-US"/>
        </w:rPr>
        <w:fldChar w:fldCharType="end"/>
      </w:r>
      <w:r w:rsidRPr="00776062">
        <w:rPr>
          <w:lang w:val="en-US" w:eastAsia="zh-CN"/>
        </w:rPr>
        <w:fldChar w:fldCharType="end"/>
      </w:r>
      <w:r w:rsidRPr="00776062">
        <w:rPr>
          <w:lang w:val="en-US" w:eastAsia="zh-CN"/>
        </w:rPr>
        <w:t>, </w:t>
      </w:r>
      <w:r w:rsidRPr="00776062">
        <w:rPr>
          <w:lang w:val="en-US" w:eastAsia="zh-CN"/>
        </w:rPr>
        <w:fldChar w:fldCharType="begin"/>
      </w:r>
      <w:r w:rsidRPr="00776062">
        <w:rPr>
          <w:lang w:val="en-US" w:eastAsia="zh-CN"/>
        </w:rPr>
        <w:instrText xml:space="preserve"> INCLUDEPICTURE "C:\\Users\\cmcc\\AppData\\Roaming\\Foxmail7\\Temp-9192-20220519203036\\Attach\\image003(05-19-20-35-18)(1).png" \* MERGEFORMATINET </w:instrText>
      </w:r>
      <w:r w:rsidRPr="00776062">
        <w:rPr>
          <w:lang w:val="en-US" w:eastAsia="zh-CN"/>
        </w:rPr>
        <w:fldChar w:fldCharType="separate"/>
      </w:r>
      <w:r w:rsidR="003E398B">
        <w:rPr>
          <w:lang w:val="en-US"/>
        </w:rPr>
        <w:fldChar w:fldCharType="begin"/>
      </w:r>
      <w:r w:rsidR="003E398B">
        <w:rPr>
          <w:lang w:val="en-US"/>
        </w:rPr>
        <w:instrText xml:space="preserve"> INCLUDEPICTURE  "C:\\Users\\cmcc\\AppData\\Roaming\\Foxmail7\\Temp-9192-20220519203036\\Attach\\image003(05-19-20-35-18)(1).png" \* MERGEFORMATINET </w:instrText>
      </w:r>
      <w:r w:rsidR="003E398B">
        <w:rPr>
          <w:lang w:val="en-US"/>
        </w:rPr>
        <w:fldChar w:fldCharType="separate"/>
      </w:r>
      <w:r w:rsidR="00C3309E">
        <w:rPr>
          <w:lang w:val="en-US"/>
        </w:rPr>
        <w:fldChar w:fldCharType="begin"/>
      </w:r>
      <w:r w:rsidR="00C3309E">
        <w:rPr>
          <w:lang w:val="en-US"/>
        </w:rPr>
        <w:instrText xml:space="preserve"> INCLUDEPICTURE  "C:\\Users\\cmcc\\AppData\\Roaming\\Foxmail7\\Temp-9192-20220519203036\\Attach\\image003(05-19-20-35-18)(1).png" \* MERGEFORMATINET </w:instrText>
      </w:r>
      <w:r w:rsidR="00C3309E">
        <w:rPr>
          <w:lang w:val="en-US"/>
        </w:rPr>
        <w:fldChar w:fldCharType="separate"/>
      </w:r>
      <w:r w:rsidR="00D72430">
        <w:rPr>
          <w:lang w:val="en-US"/>
        </w:rPr>
        <w:fldChar w:fldCharType="begin"/>
      </w:r>
      <w:r w:rsidR="00D72430">
        <w:rPr>
          <w:lang w:val="en-US"/>
        </w:rPr>
        <w:instrText xml:space="preserve"> INCLUDEPICTURE  "C:\\Users\\cmcc\\AppData\\Roaming\\Foxmail7\\Temp-9192-20220519203036\\Attach\\image003(05-19-20-35-18)(1).png" \* MERGEFORMATINET </w:instrText>
      </w:r>
      <w:r w:rsidR="00D72430">
        <w:rPr>
          <w:lang w:val="en-US"/>
        </w:rPr>
        <w:fldChar w:fldCharType="separate"/>
      </w:r>
      <w:r w:rsidR="00660A87">
        <w:rPr>
          <w:lang w:val="en-US"/>
        </w:rPr>
        <w:fldChar w:fldCharType="begin"/>
      </w:r>
      <w:r w:rsidR="00660A87">
        <w:rPr>
          <w:lang w:val="en-US"/>
        </w:rPr>
        <w:instrText xml:space="preserve"> INCLUDEPICTURE  "C:\\Users\\cmcc\\AppData\\Roaming\\Foxmail7\\Temp-9192-20220519203036\\Attach\\image003(05-19-20-35-18)(1).png" \* MERGEFORMATINET </w:instrText>
      </w:r>
      <w:r w:rsidR="00660A87">
        <w:rPr>
          <w:lang w:val="en-US"/>
        </w:rPr>
        <w:fldChar w:fldCharType="separate"/>
      </w:r>
      <w:r w:rsidR="00C5156D">
        <w:rPr>
          <w:lang w:val="en-US"/>
        </w:rPr>
        <w:fldChar w:fldCharType="begin"/>
      </w:r>
      <w:r w:rsidR="00C5156D">
        <w:rPr>
          <w:lang w:val="en-US"/>
        </w:rPr>
        <w:instrText xml:space="preserve"> INCLUDEPICTURE  "C:\\Users\\cmcc\\AppData\\Roaming\\Foxmail7\\Temp-9192-20220519203036\\Attach\\image003(05-19-20-35-18)(1).png" \* MERGEFORMATINET </w:instrText>
      </w:r>
      <w:r w:rsidR="00C5156D">
        <w:rPr>
          <w:lang w:val="en-US"/>
        </w:rPr>
        <w:fldChar w:fldCharType="separate"/>
      </w:r>
      <w:r w:rsidR="009E4FD9">
        <w:rPr>
          <w:lang w:val="en-US"/>
        </w:rPr>
        <w:fldChar w:fldCharType="begin"/>
      </w:r>
      <w:r w:rsidR="009E4FD9">
        <w:rPr>
          <w:lang w:val="en-US"/>
        </w:rPr>
        <w:instrText xml:space="preserve"> INCLUDEPICTURE  "C:\\Users\\cmcc\\AppData\\Roaming\\Foxmail7\\Temp-9192-20220519203036\\Attach\\image003(05-19-20-35-18)(1).png" \* MERGEFORMATINET </w:instrText>
      </w:r>
      <w:r w:rsidR="009E4FD9">
        <w:rPr>
          <w:lang w:val="en-US"/>
        </w:rPr>
        <w:fldChar w:fldCharType="separate"/>
      </w:r>
      <w:r w:rsidR="001024E3">
        <w:rPr>
          <w:lang w:val="en-US"/>
        </w:rPr>
        <w:fldChar w:fldCharType="begin"/>
      </w:r>
      <w:r w:rsidR="001024E3">
        <w:rPr>
          <w:lang w:val="en-US"/>
        </w:rPr>
        <w:instrText xml:space="preserve"> INCLUDEPICTURE  "C:\\Users\\cmcc\\AppData\\Roaming\\Foxmail7\\Temp-9192-20220519203036\\Attach\\image003(05-19-20-35-18)(1).png" \* MERGEFORMATINET </w:instrText>
      </w:r>
      <w:r w:rsidR="001024E3">
        <w:rPr>
          <w:lang w:val="en-US"/>
        </w:rPr>
        <w:fldChar w:fldCharType="separate"/>
      </w:r>
      <w:r w:rsidR="00D32EF9">
        <w:rPr>
          <w:lang w:val="en-US"/>
        </w:rPr>
        <w:fldChar w:fldCharType="begin"/>
      </w:r>
      <w:r w:rsidR="00D32EF9">
        <w:rPr>
          <w:lang w:val="en-US"/>
        </w:rPr>
        <w:instrText xml:space="preserve"> INCLUDEPICTURE  "C:\\Users\\cmcc\\AppData\\Roaming\\Foxmail7\\Temp-9192-20220519203036\\Attach\\image003(05-19-20-35-18)(1).png" \* MERGEFORMATINET </w:instrText>
      </w:r>
      <w:r w:rsidR="00D32EF9">
        <w:rPr>
          <w:lang w:val="en-US"/>
        </w:rPr>
        <w:fldChar w:fldCharType="separate"/>
      </w:r>
      <w:r w:rsidR="003C7D60">
        <w:rPr>
          <w:lang w:val="en-US"/>
        </w:rPr>
        <w:fldChar w:fldCharType="begin"/>
      </w:r>
      <w:r w:rsidR="003C7D60">
        <w:rPr>
          <w:lang w:val="en-US"/>
        </w:rPr>
        <w:instrText xml:space="preserve"> INCLUDEPICTURE  "C:\\Users\\cmcc\\AppData\\Roaming\\Foxmail7\\Temp-9192-20220519203036\\Attach\\image003(05-19-20-35-18)(1).png" \* MERGEFORMATINET </w:instrText>
      </w:r>
      <w:r w:rsidR="003C7D60">
        <w:rPr>
          <w:lang w:val="en-US"/>
        </w:rPr>
        <w:fldChar w:fldCharType="separate"/>
      </w:r>
      <w:r w:rsidR="00842CF4">
        <w:rPr>
          <w:lang w:val="en-US"/>
        </w:rPr>
        <w:fldChar w:fldCharType="begin"/>
      </w:r>
      <w:r w:rsidR="00842CF4">
        <w:rPr>
          <w:lang w:val="en-US"/>
        </w:rPr>
        <w:instrText xml:space="preserve"> INCLUDEPICTURE  "C:\\Users\\cmcc\\AppData\\Roaming\\Foxmail7\\Temp-9192-20220519203036\\Attach\\image003(05-19-20-35-18)(1).png" \* MERGEFORMATINET </w:instrText>
      </w:r>
      <w:r w:rsidR="00842CF4">
        <w:rPr>
          <w:lang w:val="en-US"/>
        </w:rPr>
        <w:fldChar w:fldCharType="separate"/>
      </w:r>
      <w:r w:rsidR="00E046B7">
        <w:rPr>
          <w:lang w:val="en-US"/>
        </w:rPr>
        <w:fldChar w:fldCharType="begin"/>
      </w:r>
      <w:r w:rsidR="00E046B7">
        <w:rPr>
          <w:lang w:val="en-US"/>
        </w:rPr>
        <w:instrText xml:space="preserve"> INCLUDEPICTURE  "C:\\Users\\cmcc\\AppData\\Roaming\\Foxmail7\\Temp-9192-20220519203036\\Attach\\image003(05-19-20-35-18)(1).png" \* MERGEFORMATINET </w:instrText>
      </w:r>
      <w:r w:rsidR="00E046B7">
        <w:rPr>
          <w:lang w:val="en-US"/>
        </w:rPr>
        <w:fldChar w:fldCharType="separate"/>
      </w:r>
      <w:r w:rsidR="00CF6E6D">
        <w:rPr>
          <w:lang w:val="en-US"/>
        </w:rPr>
        <w:fldChar w:fldCharType="begin"/>
      </w:r>
      <w:r w:rsidR="00CF6E6D">
        <w:rPr>
          <w:lang w:val="en-US"/>
        </w:rPr>
        <w:instrText xml:space="preserve"> INCLUDEPICTURE  "C:\\Users\\cmcc\\AppData\\Roaming\\Foxmail7\\Temp-9192-20220519203036\\Attach\\image003(05-19-20-35-18)(1).png" \* MERGEFORMATINET </w:instrText>
      </w:r>
      <w:r w:rsidR="00CF6E6D">
        <w:rPr>
          <w:lang w:val="en-US"/>
        </w:rPr>
        <w:fldChar w:fldCharType="separate"/>
      </w:r>
      <w:r w:rsidR="00067092">
        <w:rPr>
          <w:lang w:val="en-US"/>
        </w:rPr>
        <w:fldChar w:fldCharType="begin"/>
      </w:r>
      <w:r w:rsidR="00067092">
        <w:rPr>
          <w:lang w:val="en-US"/>
        </w:rPr>
        <w:instrText xml:space="preserve"> INCLUDEPICTURE  "C:\\Users\\cmcc\\AppData\\Roaming\\Foxmail7\\Temp-9192-20220519203036\\Attach\\image003(05-19-20-35-18)(1).png" \* MERGEFORMATINET </w:instrText>
      </w:r>
      <w:r w:rsidR="00067092">
        <w:rPr>
          <w:lang w:val="en-US"/>
        </w:rPr>
        <w:fldChar w:fldCharType="separate"/>
      </w:r>
      <w:r w:rsidR="009B7098">
        <w:rPr>
          <w:lang w:val="en-US"/>
        </w:rPr>
        <w:fldChar w:fldCharType="begin"/>
      </w:r>
      <w:r w:rsidR="009B7098">
        <w:rPr>
          <w:lang w:val="en-US"/>
        </w:rPr>
        <w:instrText xml:space="preserve"> INCLUDEPICTURE  "C:\\Users\\cmcc\\AppData\\Roaming\\Foxmail7\\Temp-9192-20220519203036\\Attach\\image003(05-19-20-35-18)(1).png" \* MERGEFORMATINET </w:instrText>
      </w:r>
      <w:r w:rsidR="009B7098">
        <w:rPr>
          <w:lang w:val="en-US"/>
        </w:rPr>
        <w:fldChar w:fldCharType="separate"/>
      </w:r>
      <w:r w:rsidR="00B532F7">
        <w:rPr>
          <w:lang w:val="en-US"/>
        </w:rPr>
        <w:fldChar w:fldCharType="begin"/>
      </w:r>
      <w:r w:rsidR="00B532F7">
        <w:rPr>
          <w:lang w:val="en-US"/>
        </w:rPr>
        <w:instrText xml:space="preserve"> INCLUDEPICTURE  "C:\\Users\\cmcc\\AppData\\Roaming\\Foxmail7\\Temp-9192-20220519203036\\Attach\\image003(05-19-20-35-18)(1).png" \* MERGEFORMATINET </w:instrText>
      </w:r>
      <w:r w:rsidR="00B532F7">
        <w:rPr>
          <w:lang w:val="en-US"/>
        </w:rPr>
        <w:fldChar w:fldCharType="separate"/>
      </w:r>
      <w:r w:rsidR="00F12D53">
        <w:rPr>
          <w:lang w:val="en-US"/>
        </w:rPr>
        <w:fldChar w:fldCharType="begin"/>
      </w:r>
      <w:r w:rsidR="00F12D53">
        <w:rPr>
          <w:lang w:val="en-US"/>
        </w:rPr>
        <w:instrText xml:space="preserve"> INCLUDEPICTURE  "C:\\Users\\cmcc\\AppData\\Roaming\\Foxmail7\\Temp-9192-20220519203036\\Attach\\image003(05-19-20-35-18)(1).png" \* MERGEFORMATINET </w:instrText>
      </w:r>
      <w:r w:rsidR="00F12D53">
        <w:rPr>
          <w:lang w:val="en-US"/>
        </w:rPr>
        <w:fldChar w:fldCharType="separate"/>
      </w:r>
      <w:r w:rsidR="001B5688">
        <w:rPr>
          <w:lang w:val="en-US"/>
        </w:rPr>
        <w:fldChar w:fldCharType="begin"/>
      </w:r>
      <w:r w:rsidR="001B5688">
        <w:rPr>
          <w:lang w:val="en-US"/>
        </w:rPr>
        <w:instrText xml:space="preserve"> </w:instrText>
      </w:r>
      <w:r w:rsidR="001B5688">
        <w:rPr>
          <w:lang w:val="en-US"/>
        </w:rPr>
        <w:instrText>INCLUDEPICTURE  "C:\\Users\</w:instrText>
      </w:r>
      <w:r w:rsidR="001B5688">
        <w:rPr>
          <w:lang w:val="en-US"/>
        </w:rPr>
        <w:instrText>\cmcc\\AppData\\Roaming\\Foxmail7\\Temp-9192-20220519203036\\Attach\\image003(05-19-20-35-18)(1).png" \* MERGEFORMATINET</w:instrText>
      </w:r>
      <w:r w:rsidR="001B5688">
        <w:rPr>
          <w:lang w:val="en-US"/>
        </w:rPr>
        <w:instrText xml:space="preserve"> </w:instrText>
      </w:r>
      <w:r w:rsidR="001B5688">
        <w:rPr>
          <w:lang w:val="en-US"/>
        </w:rPr>
        <w:fldChar w:fldCharType="separate"/>
      </w:r>
      <w:r w:rsidR="001B5688">
        <w:rPr>
          <w:lang w:val="en-US"/>
        </w:rPr>
        <w:pict w14:anchorId="21567D31">
          <v:shape id="_x0000_i1050" type="#_x0000_t75" style="width:15.75pt;height:13.5pt">
            <v:imagedata r:id="rId2473" r:href="rId2474"/>
          </v:shape>
        </w:pict>
      </w:r>
      <w:r w:rsidR="001B5688">
        <w:rPr>
          <w:lang w:val="en-US"/>
        </w:rPr>
        <w:fldChar w:fldCharType="end"/>
      </w:r>
      <w:r w:rsidR="00F12D53">
        <w:rPr>
          <w:lang w:val="en-US"/>
        </w:rPr>
        <w:fldChar w:fldCharType="end"/>
      </w:r>
      <w:r w:rsidR="00B532F7">
        <w:rPr>
          <w:lang w:val="en-US"/>
        </w:rPr>
        <w:fldChar w:fldCharType="end"/>
      </w:r>
      <w:r w:rsidR="009B7098">
        <w:rPr>
          <w:lang w:val="en-US"/>
        </w:rPr>
        <w:fldChar w:fldCharType="end"/>
      </w:r>
      <w:r w:rsidR="00067092">
        <w:rPr>
          <w:lang w:val="en-US"/>
        </w:rPr>
        <w:fldChar w:fldCharType="end"/>
      </w:r>
      <w:r w:rsidR="00CF6E6D">
        <w:rPr>
          <w:lang w:val="en-US"/>
        </w:rPr>
        <w:fldChar w:fldCharType="end"/>
      </w:r>
      <w:r w:rsidR="00E046B7">
        <w:rPr>
          <w:lang w:val="en-US"/>
        </w:rPr>
        <w:fldChar w:fldCharType="end"/>
      </w:r>
      <w:r w:rsidR="00842CF4">
        <w:rPr>
          <w:lang w:val="en-US"/>
        </w:rPr>
        <w:fldChar w:fldCharType="end"/>
      </w:r>
      <w:r w:rsidR="003C7D60">
        <w:rPr>
          <w:lang w:val="en-US"/>
        </w:rPr>
        <w:fldChar w:fldCharType="end"/>
      </w:r>
      <w:r w:rsidR="00D32EF9">
        <w:rPr>
          <w:lang w:val="en-US"/>
        </w:rPr>
        <w:fldChar w:fldCharType="end"/>
      </w:r>
      <w:r w:rsidR="001024E3">
        <w:rPr>
          <w:lang w:val="en-US"/>
        </w:rPr>
        <w:fldChar w:fldCharType="end"/>
      </w:r>
      <w:r w:rsidR="009E4FD9">
        <w:rPr>
          <w:lang w:val="en-US"/>
        </w:rPr>
        <w:fldChar w:fldCharType="end"/>
      </w:r>
      <w:r w:rsidR="00C5156D">
        <w:rPr>
          <w:lang w:val="en-US"/>
        </w:rPr>
        <w:fldChar w:fldCharType="end"/>
      </w:r>
      <w:r w:rsidR="00660A87">
        <w:rPr>
          <w:lang w:val="en-US"/>
        </w:rPr>
        <w:fldChar w:fldCharType="end"/>
      </w:r>
      <w:r w:rsidR="00D72430">
        <w:rPr>
          <w:lang w:val="en-US"/>
        </w:rPr>
        <w:fldChar w:fldCharType="end"/>
      </w:r>
      <w:r w:rsidR="00C3309E">
        <w:rPr>
          <w:lang w:val="en-US"/>
        </w:rPr>
        <w:fldChar w:fldCharType="end"/>
      </w:r>
      <w:r w:rsidR="003E398B">
        <w:rPr>
          <w:lang w:val="en-US"/>
        </w:rPr>
        <w:fldChar w:fldCharType="end"/>
      </w:r>
      <w:r w:rsidRPr="00776062">
        <w:rPr>
          <w:lang w:val="en-US" w:eastAsia="zh-CN"/>
        </w:rPr>
        <w:fldChar w:fldCharType="end"/>
      </w:r>
      <w:r w:rsidRPr="00776062">
        <w:rPr>
          <w:lang w:val="en-US" w:eastAsia="zh-CN"/>
        </w:rPr>
        <w:t>) [38.306] can be as in Rel-17 RedCap.</w:t>
      </w:r>
    </w:p>
    <w:p w14:paraId="185E854C" w14:textId="77777777" w:rsidR="00776062" w:rsidRPr="00776062" w:rsidRDefault="00776062" w:rsidP="00CF6E6D">
      <w:pPr>
        <w:pStyle w:val="ListParagraph"/>
        <w:numPr>
          <w:ilvl w:val="0"/>
          <w:numId w:val="359"/>
        </w:numPr>
        <w:rPr>
          <w:lang w:val="en-US" w:eastAsia="zh-CN"/>
        </w:rPr>
      </w:pPr>
      <w:r w:rsidRPr="00776062">
        <w:rPr>
          <w:lang w:val="en-US" w:eastAsia="zh-CN"/>
        </w:rPr>
        <w:t>For Option PR2,</w:t>
      </w:r>
    </w:p>
    <w:p w14:paraId="7D2C6635" w14:textId="77777777" w:rsidR="00776062" w:rsidRPr="00776062" w:rsidRDefault="00776062" w:rsidP="00CF6E6D">
      <w:pPr>
        <w:pStyle w:val="ListParagraph"/>
        <w:numPr>
          <w:ilvl w:val="1"/>
          <w:numId w:val="359"/>
        </w:numPr>
        <w:rPr>
          <w:lang w:val="en-US" w:eastAsia="zh-CN"/>
        </w:rPr>
      </w:pPr>
      <w:r w:rsidRPr="00776062">
        <w:rPr>
          <w:lang w:val="en-US" w:eastAsia="zh-CN"/>
        </w:rPr>
        <w:t>For 15 kHz SCS, the maximum TBS is 10000 bits per TB and per slot.</w:t>
      </w:r>
    </w:p>
    <w:p w14:paraId="2B5A08E6" w14:textId="77777777" w:rsidR="00776062" w:rsidRPr="00776062" w:rsidRDefault="00776062" w:rsidP="00CF6E6D">
      <w:pPr>
        <w:pStyle w:val="ListParagraph"/>
        <w:numPr>
          <w:ilvl w:val="1"/>
          <w:numId w:val="359"/>
        </w:numPr>
        <w:rPr>
          <w:lang w:val="en-US" w:eastAsia="zh-CN"/>
        </w:rPr>
      </w:pPr>
      <w:r w:rsidRPr="00776062">
        <w:rPr>
          <w:lang w:val="en-US" w:eastAsia="zh-CN"/>
        </w:rPr>
        <w:t>For 30 kHz SCS, the maximum TBS is 5000 bits per TB and per slot.</w:t>
      </w:r>
    </w:p>
    <w:p w14:paraId="38142CF5" w14:textId="77777777" w:rsidR="00776062" w:rsidRPr="00776062" w:rsidRDefault="00776062" w:rsidP="00CF6E6D">
      <w:pPr>
        <w:pStyle w:val="ListParagraph"/>
        <w:numPr>
          <w:ilvl w:val="0"/>
          <w:numId w:val="359"/>
        </w:numPr>
        <w:rPr>
          <w:lang w:val="en-US" w:eastAsia="zh-CN"/>
        </w:rPr>
      </w:pPr>
      <w:r w:rsidRPr="00776062">
        <w:rPr>
          <w:lang w:val="en-US" w:eastAsia="zh-CN"/>
        </w:rPr>
        <w:t>For Option PR3,</w:t>
      </w:r>
    </w:p>
    <w:p w14:paraId="790D7ED4" w14:textId="77777777" w:rsidR="00776062" w:rsidRPr="00776062" w:rsidRDefault="00776062" w:rsidP="00CF6E6D">
      <w:pPr>
        <w:pStyle w:val="ListParagraph"/>
        <w:numPr>
          <w:ilvl w:val="1"/>
          <w:numId w:val="359"/>
        </w:numPr>
        <w:rPr>
          <w:lang w:val="en-US" w:eastAsia="zh-CN"/>
        </w:rPr>
      </w:pPr>
      <w:r w:rsidRPr="00776062">
        <w:rPr>
          <w:lang w:val="en-US" w:eastAsia="zh-CN"/>
        </w:rPr>
        <w:t>For 15 kHz SCS, the maximum number of RBs is 25.</w:t>
      </w:r>
    </w:p>
    <w:p w14:paraId="15C78454" w14:textId="77777777" w:rsidR="00776062" w:rsidRPr="00776062" w:rsidRDefault="00776062" w:rsidP="00CF6E6D">
      <w:pPr>
        <w:pStyle w:val="ListParagraph"/>
        <w:numPr>
          <w:ilvl w:val="1"/>
          <w:numId w:val="359"/>
        </w:numPr>
        <w:rPr>
          <w:lang w:val="en-US" w:eastAsia="zh-CN"/>
        </w:rPr>
      </w:pPr>
      <w:r w:rsidRPr="00776062">
        <w:rPr>
          <w:lang w:val="en-US" w:eastAsia="zh-CN"/>
        </w:rPr>
        <w:t>For 30 kHz SCS, the maximum number of RBs is 11.</w:t>
      </w:r>
    </w:p>
    <w:p w14:paraId="222C40FE" w14:textId="77777777" w:rsidR="00776062" w:rsidRPr="00776062" w:rsidRDefault="00776062" w:rsidP="00CF6E6D">
      <w:pPr>
        <w:pStyle w:val="ListParagraph"/>
        <w:numPr>
          <w:ilvl w:val="1"/>
          <w:numId w:val="359"/>
        </w:numPr>
        <w:rPr>
          <w:lang w:val="en-US" w:eastAsia="zh-CN"/>
        </w:rPr>
      </w:pPr>
      <w:r w:rsidRPr="00776062">
        <w:rPr>
          <w:lang w:val="en-US" w:eastAsia="zh-CN"/>
        </w:rPr>
        <w:t>Other number of RBs that meet the 10-Mbps peak rate target can optionally be studied.</w:t>
      </w:r>
    </w:p>
    <w:p w14:paraId="16C605C6" w14:textId="77777777" w:rsidR="00776062" w:rsidRPr="00776062" w:rsidRDefault="00776062" w:rsidP="00CF6E6D">
      <w:pPr>
        <w:pStyle w:val="ListParagraph"/>
        <w:numPr>
          <w:ilvl w:val="0"/>
          <w:numId w:val="359"/>
        </w:numPr>
        <w:rPr>
          <w:lang w:val="en-US" w:eastAsia="zh-CN"/>
        </w:rPr>
      </w:pPr>
      <w:r w:rsidRPr="00776062">
        <w:rPr>
          <w:lang w:val="en-US" w:eastAsia="zh-CN"/>
        </w:rPr>
        <w:t>Note: It is not precluded to report results also for other values.</w:t>
      </w:r>
    </w:p>
    <w:p w14:paraId="45D84AEE" w14:textId="77777777" w:rsidR="00776062" w:rsidRPr="00776062" w:rsidRDefault="00776062" w:rsidP="00CF6E6D">
      <w:pPr>
        <w:pStyle w:val="ListParagraph"/>
        <w:numPr>
          <w:ilvl w:val="0"/>
          <w:numId w:val="359"/>
        </w:numPr>
        <w:rPr>
          <w:lang w:val="en-US" w:eastAsia="zh-CN"/>
        </w:rPr>
      </w:pPr>
      <w:r w:rsidRPr="00776062">
        <w:rPr>
          <w:lang w:val="en-US" w:eastAsia="zh-CN"/>
        </w:rPr>
        <w:t>Relevant assumptions (e.g., regarding potential limitations of the TBS sum in case of more than one simultaneous TB) should be reported.</w:t>
      </w:r>
    </w:p>
    <w:p w14:paraId="6B45C3D3" w14:textId="77777777" w:rsidR="00776062" w:rsidRPr="00776062" w:rsidRDefault="00776062" w:rsidP="00776062">
      <w:pPr>
        <w:rPr>
          <w:rFonts w:ascii="Times New Roman" w:hAnsi="Times New Roman"/>
          <w:szCs w:val="20"/>
          <w:highlight w:val="green"/>
          <w:lang w:val="en-US" w:eastAsia="zh-CN"/>
        </w:rPr>
      </w:pPr>
      <w:r w:rsidRPr="00776062">
        <w:rPr>
          <w:rFonts w:ascii="Times New Roman" w:hAnsi="Times New Roman"/>
          <w:szCs w:val="20"/>
          <w:highlight w:val="green"/>
          <w:lang w:val="en-US" w:eastAsia="zh-CN"/>
        </w:rPr>
        <w:t>Agreement</w:t>
      </w:r>
    </w:p>
    <w:p w14:paraId="6E765569" w14:textId="77777777" w:rsidR="00776062" w:rsidRPr="00776062" w:rsidRDefault="00776062" w:rsidP="00CF6E6D">
      <w:pPr>
        <w:pStyle w:val="ListParagraph"/>
        <w:numPr>
          <w:ilvl w:val="0"/>
          <w:numId w:val="360"/>
        </w:numPr>
        <w:rPr>
          <w:lang w:val="en-US" w:eastAsia="zh-CN"/>
        </w:rPr>
      </w:pPr>
      <w:r w:rsidRPr="00776062">
        <w:rPr>
          <w:lang w:val="en-US" w:eastAsia="zh-CN"/>
        </w:rPr>
        <w:t>UE complexity reduction is studied for the following combinations:</w:t>
      </w:r>
    </w:p>
    <w:p w14:paraId="4CB77C61" w14:textId="77777777" w:rsidR="00776062" w:rsidRPr="00776062" w:rsidRDefault="00776062" w:rsidP="00CF6E6D">
      <w:pPr>
        <w:pStyle w:val="ListParagraph"/>
        <w:numPr>
          <w:ilvl w:val="1"/>
          <w:numId w:val="360"/>
        </w:numPr>
        <w:rPr>
          <w:lang w:val="en-US" w:eastAsia="zh-CN"/>
        </w:rPr>
      </w:pPr>
      <w:r w:rsidRPr="00776062">
        <w:rPr>
          <w:lang w:val="en-US" w:eastAsia="zh-CN"/>
        </w:rPr>
        <w:t>Reference case (Rel-17 RedCap UE)</w:t>
      </w:r>
    </w:p>
    <w:p w14:paraId="362B69FC" w14:textId="77777777" w:rsidR="00776062" w:rsidRPr="00776062" w:rsidRDefault="00776062" w:rsidP="00CF6E6D">
      <w:pPr>
        <w:pStyle w:val="ListParagraph"/>
        <w:numPr>
          <w:ilvl w:val="1"/>
          <w:numId w:val="360"/>
        </w:numPr>
        <w:rPr>
          <w:lang w:val="en-US" w:eastAsia="zh-CN"/>
        </w:rPr>
      </w:pPr>
      <w:r w:rsidRPr="00776062">
        <w:rPr>
          <w:lang w:eastAsia="zh-CN"/>
        </w:rPr>
        <w:t>BW1 + PT1 + PT2</w:t>
      </w:r>
    </w:p>
    <w:p w14:paraId="3A8DACBB" w14:textId="77777777" w:rsidR="00776062" w:rsidRPr="00776062" w:rsidRDefault="00776062" w:rsidP="00CF6E6D">
      <w:pPr>
        <w:pStyle w:val="ListParagraph"/>
        <w:numPr>
          <w:ilvl w:val="1"/>
          <w:numId w:val="360"/>
        </w:numPr>
        <w:rPr>
          <w:lang w:val="en-US" w:eastAsia="zh-CN"/>
        </w:rPr>
      </w:pPr>
      <w:r w:rsidRPr="00776062">
        <w:rPr>
          <w:lang w:eastAsia="zh-CN"/>
        </w:rPr>
        <w:lastRenderedPageBreak/>
        <w:t>BW3 + PT1 + PT2</w:t>
      </w:r>
    </w:p>
    <w:p w14:paraId="68286702" w14:textId="77777777" w:rsidR="00776062" w:rsidRPr="00776062" w:rsidRDefault="00776062" w:rsidP="00CF6E6D">
      <w:pPr>
        <w:pStyle w:val="ListParagraph"/>
        <w:numPr>
          <w:ilvl w:val="1"/>
          <w:numId w:val="360"/>
        </w:numPr>
        <w:rPr>
          <w:lang w:val="en-US" w:eastAsia="zh-CN"/>
        </w:rPr>
      </w:pPr>
      <w:r w:rsidRPr="00776062">
        <w:rPr>
          <w:lang w:eastAsia="zh-CN"/>
        </w:rPr>
        <w:t>PR1 + PT1 + PT2</w:t>
      </w:r>
    </w:p>
    <w:p w14:paraId="7104B933" w14:textId="77777777" w:rsidR="00776062" w:rsidRPr="00776062" w:rsidRDefault="00776062" w:rsidP="00CF6E6D">
      <w:pPr>
        <w:pStyle w:val="ListParagraph"/>
        <w:numPr>
          <w:ilvl w:val="1"/>
          <w:numId w:val="360"/>
        </w:numPr>
        <w:rPr>
          <w:lang w:val="en-US" w:eastAsia="zh-CN"/>
        </w:rPr>
      </w:pPr>
      <w:r w:rsidRPr="00776062">
        <w:rPr>
          <w:lang w:eastAsia="zh-CN"/>
        </w:rPr>
        <w:t>PR3 + PT1 + PT2</w:t>
      </w:r>
    </w:p>
    <w:p w14:paraId="5D41D4EF" w14:textId="77777777" w:rsidR="00776062" w:rsidRPr="00776062" w:rsidRDefault="00776062" w:rsidP="00CF6E6D">
      <w:pPr>
        <w:pStyle w:val="ListParagraph"/>
        <w:numPr>
          <w:ilvl w:val="0"/>
          <w:numId w:val="360"/>
        </w:numPr>
        <w:rPr>
          <w:lang w:val="en-US" w:eastAsia="zh-CN"/>
        </w:rPr>
      </w:pPr>
      <w:r w:rsidRPr="00776062">
        <w:rPr>
          <w:lang w:val="en-US" w:eastAsia="zh-CN"/>
        </w:rPr>
        <w:t>In addition, optional results for the following combinations can also be reported:</w:t>
      </w:r>
    </w:p>
    <w:p w14:paraId="4192B4F5" w14:textId="77777777" w:rsidR="00776062" w:rsidRPr="00776062" w:rsidRDefault="00776062" w:rsidP="00CF6E6D">
      <w:pPr>
        <w:pStyle w:val="ListParagraph"/>
        <w:numPr>
          <w:ilvl w:val="1"/>
          <w:numId w:val="360"/>
        </w:numPr>
        <w:rPr>
          <w:lang w:val="en-US" w:eastAsia="zh-CN"/>
        </w:rPr>
      </w:pPr>
      <w:r w:rsidRPr="00776062">
        <w:rPr>
          <w:lang w:eastAsia="zh-CN"/>
        </w:rPr>
        <w:t>BW1 + PT1</w:t>
      </w:r>
    </w:p>
    <w:p w14:paraId="3434F691" w14:textId="77777777" w:rsidR="00776062" w:rsidRPr="00776062" w:rsidRDefault="00776062" w:rsidP="00CF6E6D">
      <w:pPr>
        <w:pStyle w:val="ListParagraph"/>
        <w:numPr>
          <w:ilvl w:val="1"/>
          <w:numId w:val="360"/>
        </w:numPr>
        <w:rPr>
          <w:lang w:val="en-US" w:eastAsia="zh-CN"/>
        </w:rPr>
      </w:pPr>
      <w:r w:rsidRPr="00776062">
        <w:rPr>
          <w:lang w:eastAsia="zh-CN"/>
        </w:rPr>
        <w:t>BW3 + PT1</w:t>
      </w:r>
    </w:p>
    <w:p w14:paraId="6EE3F12A" w14:textId="77777777" w:rsidR="00776062" w:rsidRPr="00776062" w:rsidRDefault="00776062" w:rsidP="00CF6E6D">
      <w:pPr>
        <w:pStyle w:val="ListParagraph"/>
        <w:numPr>
          <w:ilvl w:val="1"/>
          <w:numId w:val="360"/>
        </w:numPr>
        <w:rPr>
          <w:lang w:val="en-US" w:eastAsia="zh-CN"/>
        </w:rPr>
      </w:pPr>
      <w:r w:rsidRPr="00776062">
        <w:rPr>
          <w:lang w:eastAsia="zh-CN"/>
        </w:rPr>
        <w:t>PR1 + PT1</w:t>
      </w:r>
    </w:p>
    <w:p w14:paraId="39A7C5F4" w14:textId="77777777" w:rsidR="00776062" w:rsidRPr="00776062" w:rsidRDefault="00776062" w:rsidP="00CF6E6D">
      <w:pPr>
        <w:pStyle w:val="ListParagraph"/>
        <w:numPr>
          <w:ilvl w:val="1"/>
          <w:numId w:val="360"/>
        </w:numPr>
        <w:rPr>
          <w:lang w:val="en-US" w:eastAsia="zh-CN"/>
        </w:rPr>
      </w:pPr>
      <w:r w:rsidRPr="00776062">
        <w:rPr>
          <w:lang w:eastAsia="zh-CN"/>
        </w:rPr>
        <w:t>PR3 + PT1</w:t>
      </w:r>
    </w:p>
    <w:p w14:paraId="7461F87B" w14:textId="77777777" w:rsidR="00776062" w:rsidRPr="00776062" w:rsidRDefault="00776062" w:rsidP="00CF6E6D">
      <w:pPr>
        <w:pStyle w:val="ListParagraph"/>
        <w:numPr>
          <w:ilvl w:val="1"/>
          <w:numId w:val="360"/>
        </w:numPr>
        <w:rPr>
          <w:lang w:val="en-US" w:eastAsia="zh-CN"/>
        </w:rPr>
      </w:pPr>
      <w:r w:rsidRPr="00776062">
        <w:rPr>
          <w:lang w:eastAsia="zh-CN"/>
        </w:rPr>
        <w:t>BW2 + PT1 + PT2</w:t>
      </w:r>
    </w:p>
    <w:p w14:paraId="6D867487" w14:textId="77777777" w:rsidR="00776062" w:rsidRPr="00776062" w:rsidRDefault="00776062" w:rsidP="00CF6E6D">
      <w:pPr>
        <w:pStyle w:val="ListParagraph"/>
        <w:numPr>
          <w:ilvl w:val="1"/>
          <w:numId w:val="360"/>
        </w:numPr>
        <w:rPr>
          <w:lang w:val="en-US" w:eastAsia="zh-CN"/>
        </w:rPr>
      </w:pPr>
      <w:r w:rsidRPr="00776062">
        <w:rPr>
          <w:lang w:eastAsia="zh-CN"/>
        </w:rPr>
        <w:t>PR2 + PT1 + PT2</w:t>
      </w:r>
    </w:p>
    <w:p w14:paraId="0A25AEC0" w14:textId="77777777" w:rsidR="00776062" w:rsidRDefault="00776062" w:rsidP="00EF0EBD">
      <w:pPr>
        <w:rPr>
          <w:rFonts w:ascii="Times New Roman" w:hAnsi="Times New Roman"/>
          <w:szCs w:val="20"/>
          <w:lang w:eastAsia="x-none"/>
        </w:rPr>
      </w:pPr>
    </w:p>
    <w:p w14:paraId="1DB27AB1" w14:textId="6189CC91" w:rsidR="00EF0EBD" w:rsidRDefault="00776062" w:rsidP="00EF0EBD">
      <w:pPr>
        <w:rPr>
          <w:rFonts w:ascii="Times New Roman" w:hAnsi="Times New Roman"/>
          <w:szCs w:val="20"/>
          <w:lang w:eastAsia="x-none"/>
        </w:rPr>
      </w:pPr>
      <w:r>
        <w:rPr>
          <w:rFonts w:ascii="Times New Roman" w:hAnsi="Times New Roman"/>
          <w:szCs w:val="20"/>
          <w:lang w:eastAsia="x-none"/>
        </w:rPr>
        <w:t xml:space="preserve">Final summary in </w:t>
      </w:r>
      <w:hyperlink r:id="rId2475" w:history="1">
        <w:r w:rsidR="000B5C49">
          <w:rPr>
            <w:rStyle w:val="Hyperlink"/>
            <w:rFonts w:ascii="Times New Roman" w:hAnsi="Times New Roman"/>
            <w:szCs w:val="20"/>
            <w:lang w:eastAsia="x-none"/>
          </w:rPr>
          <w:t>R1-2205435</w:t>
        </w:r>
      </w:hyperlink>
      <w:r>
        <w:rPr>
          <w:rFonts w:ascii="Times New Roman" w:hAnsi="Times New Roman"/>
          <w:szCs w:val="20"/>
          <w:lang w:eastAsia="x-none"/>
        </w:rPr>
        <w:t>.</w:t>
      </w:r>
    </w:p>
    <w:p w14:paraId="0E0D21D9" w14:textId="03B1874D" w:rsidR="00B52B01" w:rsidRDefault="00B52B01" w:rsidP="00B52B01">
      <w:pPr>
        <w:rPr>
          <w:lang w:val="en-US" w:eastAsia="zh-CN"/>
        </w:rPr>
      </w:pPr>
      <w:r w:rsidRPr="000F5001">
        <w:rPr>
          <w:lang w:val="en-US" w:eastAsia="zh-CN"/>
        </w:rPr>
        <w:t>Note</w:t>
      </w:r>
      <w:r>
        <w:rPr>
          <w:lang w:val="en-US" w:eastAsia="zh-CN"/>
        </w:rPr>
        <w:t xml:space="preserve">: </w:t>
      </w:r>
      <w:r w:rsidRPr="00045D71">
        <w:rPr>
          <w:lang w:val="en-US" w:eastAsia="zh-CN"/>
        </w:rPr>
        <w:t xml:space="preserve">Draft updated spreadsheet templates </w:t>
      </w:r>
      <w:r>
        <w:rPr>
          <w:lang w:val="en-US" w:eastAsia="zh-CN"/>
        </w:rPr>
        <w:t xml:space="preserve">to be </w:t>
      </w:r>
      <w:r w:rsidRPr="00045D71">
        <w:rPr>
          <w:lang w:val="en-US" w:eastAsia="zh-CN"/>
        </w:rPr>
        <w:t xml:space="preserve">provided by the feature leads, </w:t>
      </w:r>
      <w:r>
        <w:rPr>
          <w:lang w:val="en-US" w:eastAsia="zh-CN"/>
        </w:rPr>
        <w:t xml:space="preserve">for </w:t>
      </w:r>
      <w:r w:rsidRPr="00045D71">
        <w:rPr>
          <w:lang w:val="en-US" w:eastAsia="zh-CN"/>
        </w:rPr>
        <w:t>discussion and agreement</w:t>
      </w:r>
    </w:p>
    <w:p w14:paraId="07A64491" w14:textId="0F6F0E98" w:rsidR="00B52B01" w:rsidRPr="00B52B01" w:rsidRDefault="00B52B01" w:rsidP="00CF6E6D">
      <w:pPr>
        <w:pStyle w:val="ListParagraph"/>
        <w:numPr>
          <w:ilvl w:val="0"/>
          <w:numId w:val="577"/>
        </w:numPr>
        <w:rPr>
          <w:lang w:val="en-US" w:eastAsia="zh-CN"/>
        </w:rPr>
      </w:pPr>
      <w:r w:rsidRPr="00B52B01">
        <w:rPr>
          <w:lang w:val="en-US" w:eastAsia="zh-CN"/>
        </w:rPr>
        <w:t>Dates:  13</w:t>
      </w:r>
      <w:r w:rsidRPr="00B52B01">
        <w:rPr>
          <w:vertAlign w:val="superscript"/>
          <w:lang w:val="en-US" w:eastAsia="zh-CN"/>
        </w:rPr>
        <w:t>th</w:t>
      </w:r>
      <w:r w:rsidRPr="00B52B01">
        <w:rPr>
          <w:lang w:val="en-US" w:eastAsia="zh-CN"/>
        </w:rPr>
        <w:t xml:space="preserve"> – 17</w:t>
      </w:r>
      <w:r w:rsidRPr="00B52B01">
        <w:rPr>
          <w:vertAlign w:val="superscript"/>
          <w:lang w:val="en-US" w:eastAsia="zh-CN"/>
        </w:rPr>
        <w:t>th</w:t>
      </w:r>
      <w:r w:rsidRPr="00B52B01">
        <w:rPr>
          <w:lang w:val="en-US" w:eastAsia="zh-CN"/>
        </w:rPr>
        <w:t xml:space="preserve"> June</w:t>
      </w:r>
    </w:p>
    <w:p w14:paraId="54ECDB72" w14:textId="17032085" w:rsidR="008F4B8C" w:rsidRDefault="008F4B8C" w:rsidP="001222B4">
      <w:pPr>
        <w:pStyle w:val="Heading3"/>
      </w:pPr>
      <w:bookmarkStart w:id="359" w:name="_Toc101357084"/>
      <w:bookmarkStart w:id="360" w:name="_Toc105521422"/>
      <w:r>
        <w:t>Simulation</w:t>
      </w:r>
      <w:r w:rsidRPr="003B3DC0">
        <w:t xml:space="preserve"> needs and assumptions</w:t>
      </w:r>
      <w:bookmarkEnd w:id="359"/>
      <w:bookmarkEnd w:id="360"/>
    </w:p>
    <w:p w14:paraId="077B059C" w14:textId="654528EC" w:rsidR="00325F02" w:rsidRDefault="001B5688" w:rsidP="00325F02">
      <w:pPr>
        <w:rPr>
          <w:b/>
          <w:bCs/>
          <w:lang w:eastAsia="x-none"/>
        </w:rPr>
      </w:pPr>
      <w:hyperlink r:id="rId2476" w:history="1">
        <w:r w:rsidR="000B5C49">
          <w:rPr>
            <w:rStyle w:val="Hyperlink"/>
            <w:b/>
            <w:bCs/>
            <w:lang w:eastAsia="x-none"/>
          </w:rPr>
          <w:t>R1-2203118</w:t>
        </w:r>
      </w:hyperlink>
      <w:r w:rsidR="00325F02" w:rsidRPr="00325F02">
        <w:rPr>
          <w:b/>
          <w:bCs/>
          <w:lang w:eastAsia="x-none"/>
        </w:rPr>
        <w:tab/>
        <w:t>Simulation needs and assumptions for further RedCap UE complexity reduction</w:t>
      </w:r>
      <w:r w:rsidR="00325F02" w:rsidRPr="00325F02">
        <w:rPr>
          <w:b/>
          <w:bCs/>
          <w:lang w:eastAsia="x-none"/>
        </w:rPr>
        <w:tab/>
        <w:t>Ericsson</w:t>
      </w:r>
    </w:p>
    <w:p w14:paraId="447D271B" w14:textId="3F8DD363" w:rsidR="003F4A52" w:rsidRPr="003F4A52" w:rsidRDefault="001B5688" w:rsidP="007A297D">
      <w:pPr>
        <w:pStyle w:val="ListParagraph"/>
        <w:numPr>
          <w:ilvl w:val="0"/>
          <w:numId w:val="96"/>
        </w:numPr>
        <w:spacing w:after="0"/>
        <w:ind w:left="714" w:hanging="357"/>
        <w:rPr>
          <w:rFonts w:asciiTheme="minorHAnsi" w:eastAsiaTheme="minorEastAsia" w:hAnsiTheme="minorHAnsi"/>
          <w:b/>
          <w:noProof/>
          <w:sz w:val="18"/>
          <w:szCs w:val="18"/>
          <w:lang w:val="sv-SE" w:eastAsia="sv-SE"/>
        </w:rPr>
      </w:pPr>
      <w:hyperlink w:anchor="_Toc102130358" w:history="1">
        <w:r w:rsidR="003F4A52" w:rsidRPr="003F4A52">
          <w:rPr>
            <w:rStyle w:val="Hyperlink"/>
            <w:noProof/>
            <w:color w:val="auto"/>
            <w:sz w:val="18"/>
            <w:szCs w:val="18"/>
            <w:u w:val="none"/>
          </w:rPr>
          <w:t>Proposal 1</w:t>
        </w:r>
        <w:r w:rsidR="003F4A52">
          <w:rPr>
            <w:rStyle w:val="Hyperlink"/>
            <w:noProof/>
            <w:color w:val="auto"/>
            <w:sz w:val="18"/>
            <w:szCs w:val="18"/>
            <w:u w:val="none"/>
          </w:rPr>
          <w:t xml:space="preserve">: </w:t>
        </w:r>
        <w:r w:rsidR="003F4A52" w:rsidRPr="003F4A52">
          <w:rPr>
            <w:rStyle w:val="Hyperlink"/>
            <w:noProof/>
            <w:color w:val="auto"/>
            <w:sz w:val="18"/>
            <w:szCs w:val="18"/>
            <w:u w:val="none"/>
          </w:rPr>
          <w:t>The methodology in TR 38.875 is reused for the determining the target performance for coverage recovery in the Rel-18 eRedCap SI.</w:t>
        </w:r>
      </w:hyperlink>
    </w:p>
    <w:p w14:paraId="10521825" w14:textId="6E6E1C07" w:rsidR="003F4A52" w:rsidRPr="003F4A52" w:rsidRDefault="001B5688" w:rsidP="007A297D">
      <w:pPr>
        <w:pStyle w:val="ListParagraph"/>
        <w:numPr>
          <w:ilvl w:val="0"/>
          <w:numId w:val="96"/>
        </w:numPr>
        <w:spacing w:after="0"/>
        <w:ind w:left="714" w:hanging="357"/>
        <w:rPr>
          <w:rFonts w:asciiTheme="minorHAnsi" w:eastAsiaTheme="minorEastAsia" w:hAnsiTheme="minorHAnsi"/>
          <w:b/>
          <w:noProof/>
          <w:sz w:val="18"/>
          <w:szCs w:val="18"/>
          <w:lang w:val="sv-SE" w:eastAsia="sv-SE"/>
        </w:rPr>
      </w:pPr>
      <w:hyperlink w:anchor="_Toc102130359" w:history="1">
        <w:r w:rsidR="003F4A52" w:rsidRPr="003F4A52">
          <w:rPr>
            <w:rStyle w:val="Hyperlink"/>
            <w:noProof/>
            <w:color w:val="auto"/>
            <w:sz w:val="18"/>
            <w:szCs w:val="18"/>
            <w:u w:val="none"/>
          </w:rPr>
          <w:t>Proposal 2</w:t>
        </w:r>
        <w:r w:rsidR="003F4A52">
          <w:rPr>
            <w:rStyle w:val="Hyperlink"/>
            <w:noProof/>
            <w:color w:val="auto"/>
            <w:sz w:val="18"/>
            <w:szCs w:val="18"/>
            <w:u w:val="none"/>
          </w:rPr>
          <w:t xml:space="preserve">: </w:t>
        </w:r>
        <w:r w:rsidR="003F4A52" w:rsidRPr="003F4A52">
          <w:rPr>
            <w:rStyle w:val="Hyperlink"/>
            <w:rFonts w:cs="Arial"/>
            <w:noProof/>
            <w:color w:val="auto"/>
            <w:sz w:val="18"/>
            <w:szCs w:val="18"/>
            <w:u w:val="none"/>
          </w:rPr>
          <w:t xml:space="preserve">Discuss whether the UE antenna efficiency loss of 3 dB that was assumed for Rel-17 RedCap UEs in FR1 in TR 38.875 should be included in link budget evaluations </w:t>
        </w:r>
        <w:r w:rsidR="003F4A52" w:rsidRPr="003F4A52">
          <w:rPr>
            <w:rStyle w:val="Hyperlink"/>
            <w:noProof/>
            <w:color w:val="auto"/>
            <w:sz w:val="18"/>
            <w:szCs w:val="18"/>
            <w:u w:val="none"/>
          </w:rPr>
          <w:t>in the Rel-18 eRedCap SI.</w:t>
        </w:r>
      </w:hyperlink>
    </w:p>
    <w:p w14:paraId="3874F50B" w14:textId="3A54C78D" w:rsidR="003F4A52" w:rsidRPr="003F4A52" w:rsidRDefault="001B5688" w:rsidP="007A297D">
      <w:pPr>
        <w:pStyle w:val="ListParagraph"/>
        <w:numPr>
          <w:ilvl w:val="0"/>
          <w:numId w:val="96"/>
        </w:numPr>
        <w:spacing w:after="0"/>
        <w:ind w:left="714" w:hanging="357"/>
        <w:rPr>
          <w:rFonts w:asciiTheme="minorHAnsi" w:eastAsiaTheme="minorEastAsia" w:hAnsiTheme="minorHAnsi"/>
          <w:b/>
          <w:noProof/>
          <w:sz w:val="18"/>
          <w:szCs w:val="18"/>
          <w:lang w:val="sv-SE" w:eastAsia="sv-SE"/>
        </w:rPr>
      </w:pPr>
      <w:hyperlink w:anchor="_Toc102130360" w:history="1">
        <w:r w:rsidR="003F4A52" w:rsidRPr="003F4A52">
          <w:rPr>
            <w:rStyle w:val="Hyperlink"/>
            <w:noProof/>
            <w:color w:val="auto"/>
            <w:sz w:val="18"/>
            <w:szCs w:val="18"/>
            <w:u w:val="none"/>
          </w:rPr>
          <w:t>Proposal 3</w:t>
        </w:r>
        <w:r w:rsidR="003F4A52">
          <w:rPr>
            <w:rStyle w:val="Hyperlink"/>
            <w:noProof/>
            <w:color w:val="auto"/>
            <w:sz w:val="18"/>
            <w:szCs w:val="18"/>
            <w:u w:val="none"/>
          </w:rPr>
          <w:t xml:space="preserve">: </w:t>
        </w:r>
        <w:r w:rsidR="003F4A52" w:rsidRPr="003F4A52">
          <w:rPr>
            <w:rStyle w:val="Hyperlink"/>
            <w:noProof/>
            <w:color w:val="auto"/>
            <w:sz w:val="18"/>
            <w:szCs w:val="18"/>
            <w:u w:val="none"/>
          </w:rPr>
          <w:t>RF+BB bandwidth reduction to 5 MHz as well as BB-only bandwidth reduction to 5 MHz for data channels should be considered in the link budget evaluations.</w:t>
        </w:r>
      </w:hyperlink>
    </w:p>
    <w:p w14:paraId="79E98A46" w14:textId="30E27459" w:rsidR="003F4A52" w:rsidRPr="003F4A52" w:rsidRDefault="001B5688" w:rsidP="007A297D">
      <w:pPr>
        <w:pStyle w:val="ListParagraph"/>
        <w:numPr>
          <w:ilvl w:val="0"/>
          <w:numId w:val="96"/>
        </w:numPr>
        <w:spacing w:after="0"/>
        <w:ind w:left="714" w:hanging="357"/>
        <w:rPr>
          <w:rFonts w:asciiTheme="minorHAnsi" w:eastAsiaTheme="minorEastAsia" w:hAnsiTheme="minorHAnsi"/>
          <w:b/>
          <w:noProof/>
          <w:sz w:val="18"/>
          <w:szCs w:val="18"/>
          <w:lang w:val="sv-SE" w:eastAsia="sv-SE"/>
        </w:rPr>
      </w:pPr>
      <w:hyperlink w:anchor="_Toc102130361" w:history="1">
        <w:r w:rsidR="003F4A52" w:rsidRPr="003F4A52">
          <w:rPr>
            <w:rStyle w:val="Hyperlink"/>
            <w:noProof/>
            <w:color w:val="auto"/>
            <w:sz w:val="18"/>
            <w:szCs w:val="18"/>
            <w:u w:val="none"/>
          </w:rPr>
          <w:t>Proposal 4</w:t>
        </w:r>
        <w:r w:rsidR="003F4A52">
          <w:rPr>
            <w:rStyle w:val="Hyperlink"/>
            <w:noProof/>
            <w:color w:val="auto"/>
            <w:sz w:val="18"/>
            <w:szCs w:val="18"/>
            <w:u w:val="none"/>
          </w:rPr>
          <w:t xml:space="preserve">: </w:t>
        </w:r>
        <w:r w:rsidR="003F4A52" w:rsidRPr="003F4A52">
          <w:rPr>
            <w:rStyle w:val="Hyperlink"/>
            <w:noProof/>
            <w:color w:val="auto"/>
            <w:sz w:val="18"/>
            <w:szCs w:val="18"/>
            <w:u w:val="none"/>
          </w:rPr>
          <w:t>The target data rate for 5-MHz RedCap UE in DL and UL is the scaled value of the Rel-17 RedCap UE by a factor of 0.25 if UE antenna efficiency loss (3 dB) is assumed and by a factor of 0.5 if there is no assumption of the antenna efficiency loss.</w:t>
        </w:r>
      </w:hyperlink>
    </w:p>
    <w:p w14:paraId="1191F14C" w14:textId="77777777" w:rsidR="00325F02" w:rsidRDefault="00325F02" w:rsidP="00325F02">
      <w:pPr>
        <w:rPr>
          <w:lang w:val="en-US" w:eastAsia="ko-KR"/>
        </w:rPr>
      </w:pPr>
      <w:r w:rsidRPr="005B48B9">
        <w:rPr>
          <w:b/>
          <w:bCs/>
          <w:lang w:val="en-US" w:eastAsia="ko-KR"/>
        </w:rPr>
        <w:t>Decision:</w:t>
      </w:r>
      <w:r>
        <w:rPr>
          <w:lang w:val="en-US" w:eastAsia="ko-KR"/>
        </w:rPr>
        <w:t xml:space="preserve"> The document is noted.</w:t>
      </w:r>
    </w:p>
    <w:p w14:paraId="6E03599E" w14:textId="77777777" w:rsidR="00325F02" w:rsidRPr="00325F02" w:rsidRDefault="00325F02" w:rsidP="00325F02">
      <w:pPr>
        <w:rPr>
          <w:lang w:val="en-US"/>
        </w:rPr>
      </w:pPr>
    </w:p>
    <w:p w14:paraId="1DAB8958" w14:textId="3C722A8F" w:rsidR="008F4B8C" w:rsidRDefault="001B5688" w:rsidP="008F4B8C">
      <w:pPr>
        <w:rPr>
          <w:lang w:eastAsia="x-none"/>
        </w:rPr>
      </w:pPr>
      <w:hyperlink r:id="rId2477" w:history="1">
        <w:r w:rsidR="000B5C49">
          <w:rPr>
            <w:rStyle w:val="Hyperlink"/>
            <w:lang w:eastAsia="x-none"/>
          </w:rPr>
          <w:t>R1-2203055</w:t>
        </w:r>
      </w:hyperlink>
      <w:r w:rsidR="008F4B8C">
        <w:rPr>
          <w:lang w:eastAsia="x-none"/>
        </w:rPr>
        <w:tab/>
        <w:t>Simulations for the Rel-18 RedCap SI</w:t>
      </w:r>
      <w:r w:rsidR="008F4B8C">
        <w:rPr>
          <w:lang w:eastAsia="x-none"/>
        </w:rPr>
        <w:tab/>
        <w:t>FUTUREWEI</w:t>
      </w:r>
    </w:p>
    <w:p w14:paraId="75E4E2B9" w14:textId="7ED525B3" w:rsidR="008F4B8C" w:rsidRDefault="001B5688" w:rsidP="008F4B8C">
      <w:pPr>
        <w:rPr>
          <w:lang w:eastAsia="x-none"/>
        </w:rPr>
      </w:pPr>
      <w:hyperlink r:id="rId2478" w:history="1">
        <w:r w:rsidR="000B5C49">
          <w:rPr>
            <w:rStyle w:val="Hyperlink"/>
            <w:lang w:eastAsia="x-none"/>
          </w:rPr>
          <w:t>R1-2203170</w:t>
        </w:r>
      </w:hyperlink>
      <w:r w:rsidR="008F4B8C">
        <w:rPr>
          <w:lang w:eastAsia="x-none"/>
        </w:rPr>
        <w:tab/>
        <w:t>Discussion on simulation needs and assu</w:t>
      </w:r>
      <w:r w:rsidR="00325F02">
        <w:rPr>
          <w:lang w:eastAsia="x-none"/>
        </w:rPr>
        <w:t>m</w:t>
      </w:r>
      <w:r w:rsidR="008F4B8C">
        <w:rPr>
          <w:lang w:eastAsia="x-none"/>
        </w:rPr>
        <w:t>ptions</w:t>
      </w:r>
      <w:r w:rsidR="008F4B8C">
        <w:rPr>
          <w:lang w:eastAsia="x-none"/>
        </w:rPr>
        <w:tab/>
        <w:t>Huawei, HiSilicon</w:t>
      </w:r>
    </w:p>
    <w:p w14:paraId="68DAD8E0" w14:textId="601E99A2" w:rsidR="008F4B8C" w:rsidRDefault="001B5688" w:rsidP="008F4B8C">
      <w:pPr>
        <w:rPr>
          <w:lang w:eastAsia="x-none"/>
        </w:rPr>
      </w:pPr>
      <w:hyperlink r:id="rId2479" w:history="1">
        <w:r w:rsidR="000B5C49">
          <w:rPr>
            <w:rStyle w:val="Hyperlink"/>
            <w:lang w:eastAsia="x-none"/>
          </w:rPr>
          <w:t>R1-2203339</w:t>
        </w:r>
      </w:hyperlink>
      <w:r w:rsidR="008F4B8C">
        <w:rPr>
          <w:lang w:eastAsia="x-none"/>
        </w:rPr>
        <w:tab/>
        <w:t>Discussion on evaluation needs and assumptions for eRedCap</w:t>
      </w:r>
      <w:r w:rsidR="008F4B8C">
        <w:rPr>
          <w:lang w:eastAsia="x-none"/>
        </w:rPr>
        <w:tab/>
        <w:t>Spreadtrum Communications</w:t>
      </w:r>
    </w:p>
    <w:p w14:paraId="2EBF0B61" w14:textId="09AB2036" w:rsidR="008F4B8C" w:rsidRDefault="001B5688" w:rsidP="008F4B8C">
      <w:pPr>
        <w:rPr>
          <w:lang w:eastAsia="x-none"/>
        </w:rPr>
      </w:pPr>
      <w:hyperlink r:id="rId2480" w:history="1">
        <w:r w:rsidR="000B5C49">
          <w:rPr>
            <w:rStyle w:val="Hyperlink"/>
            <w:lang w:eastAsia="x-none"/>
          </w:rPr>
          <w:t>R1-2203474</w:t>
        </w:r>
      </w:hyperlink>
      <w:r w:rsidR="008F4B8C">
        <w:rPr>
          <w:lang w:eastAsia="x-none"/>
        </w:rPr>
        <w:tab/>
        <w:t>Views on evaluation needs based on different assumptions</w:t>
      </w:r>
      <w:r w:rsidR="008F4B8C">
        <w:rPr>
          <w:lang w:eastAsia="x-none"/>
        </w:rPr>
        <w:tab/>
        <w:t>CATT</w:t>
      </w:r>
    </w:p>
    <w:p w14:paraId="72244155" w14:textId="567A273D" w:rsidR="008F4B8C" w:rsidRDefault="001B5688" w:rsidP="008F4B8C">
      <w:pPr>
        <w:rPr>
          <w:lang w:eastAsia="x-none"/>
        </w:rPr>
      </w:pPr>
      <w:hyperlink r:id="rId2481" w:history="1">
        <w:r w:rsidR="000B5C49">
          <w:rPr>
            <w:rStyle w:val="Hyperlink"/>
            <w:lang w:eastAsia="x-none"/>
          </w:rPr>
          <w:t>R1-2203573</w:t>
        </w:r>
      </w:hyperlink>
      <w:r w:rsidR="008F4B8C">
        <w:rPr>
          <w:lang w:eastAsia="x-none"/>
        </w:rPr>
        <w:tab/>
        <w:t>Discussion on potential simul</w:t>
      </w:r>
      <w:r w:rsidR="00325F02">
        <w:rPr>
          <w:lang w:eastAsia="x-none"/>
        </w:rPr>
        <w:t>a</w:t>
      </w:r>
      <w:r w:rsidR="008F4B8C">
        <w:rPr>
          <w:lang w:eastAsia="x-none"/>
        </w:rPr>
        <w:t>tion for eRedCap</w:t>
      </w:r>
      <w:r w:rsidR="008F4B8C">
        <w:rPr>
          <w:lang w:eastAsia="x-none"/>
        </w:rPr>
        <w:tab/>
        <w:t>vivo, Guangdong Genius</w:t>
      </w:r>
    </w:p>
    <w:p w14:paraId="73EB4373" w14:textId="394E72A4" w:rsidR="008F4B8C" w:rsidRDefault="001B5688" w:rsidP="008F4B8C">
      <w:pPr>
        <w:rPr>
          <w:lang w:eastAsia="x-none"/>
        </w:rPr>
      </w:pPr>
      <w:hyperlink r:id="rId2482" w:history="1">
        <w:r w:rsidR="000B5C49">
          <w:rPr>
            <w:rStyle w:val="Hyperlink"/>
            <w:lang w:eastAsia="x-none"/>
          </w:rPr>
          <w:t>R1-2203601</w:t>
        </w:r>
      </w:hyperlink>
      <w:r w:rsidR="008F4B8C">
        <w:rPr>
          <w:lang w:eastAsia="x-none"/>
        </w:rPr>
        <w:tab/>
        <w:t>Evaluation requirements for Rel-18 RedCap UE</w:t>
      </w:r>
      <w:r w:rsidR="008F4B8C">
        <w:rPr>
          <w:lang w:eastAsia="x-none"/>
        </w:rPr>
        <w:tab/>
        <w:t>ZTE, Sanechips</w:t>
      </w:r>
    </w:p>
    <w:p w14:paraId="2387906F" w14:textId="44AF8BBC" w:rsidR="008F4B8C" w:rsidRDefault="001B5688" w:rsidP="008F4B8C">
      <w:pPr>
        <w:rPr>
          <w:lang w:eastAsia="x-none"/>
        </w:rPr>
      </w:pPr>
      <w:hyperlink r:id="rId2483" w:history="1">
        <w:r w:rsidR="000B5C49">
          <w:rPr>
            <w:rStyle w:val="Hyperlink"/>
            <w:lang w:eastAsia="x-none"/>
          </w:rPr>
          <w:t>R1-2203828</w:t>
        </w:r>
      </w:hyperlink>
      <w:r w:rsidR="008F4B8C">
        <w:rPr>
          <w:lang w:eastAsia="x-none"/>
        </w:rPr>
        <w:tab/>
        <w:t>Simulation needs and assumptions on further NR Redcap UE complexity reduction</w:t>
      </w:r>
      <w:r w:rsidR="008F4B8C">
        <w:rPr>
          <w:lang w:eastAsia="x-none"/>
        </w:rPr>
        <w:tab/>
        <w:t>xiaomi</w:t>
      </w:r>
    </w:p>
    <w:p w14:paraId="22BCBD54" w14:textId="16A202CB" w:rsidR="008F4B8C" w:rsidRDefault="001B5688" w:rsidP="008F4B8C">
      <w:pPr>
        <w:rPr>
          <w:lang w:eastAsia="x-none"/>
        </w:rPr>
      </w:pPr>
      <w:hyperlink r:id="rId2484" w:history="1">
        <w:r w:rsidR="000B5C49">
          <w:rPr>
            <w:rStyle w:val="Hyperlink"/>
            <w:lang w:eastAsia="x-none"/>
          </w:rPr>
          <w:t>R1-2203918</w:t>
        </w:r>
      </w:hyperlink>
      <w:r w:rsidR="008F4B8C">
        <w:rPr>
          <w:lang w:eastAsia="x-none"/>
        </w:rPr>
        <w:tab/>
        <w:t>Evaluations for eRedCap</w:t>
      </w:r>
      <w:r w:rsidR="008F4B8C">
        <w:rPr>
          <w:lang w:eastAsia="x-none"/>
        </w:rPr>
        <w:tab/>
        <w:t>Samsung</w:t>
      </w:r>
    </w:p>
    <w:p w14:paraId="3DB81289" w14:textId="091C4076" w:rsidR="008F4B8C" w:rsidRDefault="001B5688" w:rsidP="008F4B8C">
      <w:pPr>
        <w:rPr>
          <w:lang w:eastAsia="x-none"/>
        </w:rPr>
      </w:pPr>
      <w:hyperlink r:id="rId2485" w:history="1">
        <w:r w:rsidR="000B5C49">
          <w:rPr>
            <w:rStyle w:val="Hyperlink"/>
            <w:lang w:eastAsia="x-none"/>
          </w:rPr>
          <w:t>R1-2203996</w:t>
        </w:r>
      </w:hyperlink>
      <w:r w:rsidR="008F4B8C">
        <w:rPr>
          <w:lang w:eastAsia="x-none"/>
        </w:rPr>
        <w:tab/>
        <w:t>Simulation and evaluation for RedCap enhancement</w:t>
      </w:r>
      <w:r w:rsidR="008F4B8C">
        <w:rPr>
          <w:lang w:eastAsia="x-none"/>
        </w:rPr>
        <w:tab/>
        <w:t>OPPO</w:t>
      </w:r>
    </w:p>
    <w:p w14:paraId="59ABF57F" w14:textId="1DEE9E8B" w:rsidR="008F4B8C" w:rsidRDefault="001B5688" w:rsidP="008F4B8C">
      <w:pPr>
        <w:rPr>
          <w:lang w:eastAsia="x-none"/>
        </w:rPr>
      </w:pPr>
      <w:hyperlink r:id="rId2486" w:history="1">
        <w:r w:rsidR="000B5C49">
          <w:rPr>
            <w:rStyle w:val="Hyperlink"/>
            <w:lang w:eastAsia="x-none"/>
          </w:rPr>
          <w:t>R1-2204039</w:t>
        </w:r>
      </w:hyperlink>
      <w:r w:rsidR="008F4B8C">
        <w:rPr>
          <w:lang w:eastAsia="x-none"/>
        </w:rPr>
        <w:tab/>
        <w:t>Evaluation assumptions for further complexity reduction</w:t>
      </w:r>
      <w:r w:rsidR="008F4B8C">
        <w:rPr>
          <w:lang w:eastAsia="x-none"/>
        </w:rPr>
        <w:tab/>
        <w:t>Nokia, Nokia Shanghai Bell</w:t>
      </w:r>
    </w:p>
    <w:p w14:paraId="34F60046" w14:textId="37F971B1" w:rsidR="008F4B8C" w:rsidRDefault="001B5688" w:rsidP="008F4B8C">
      <w:pPr>
        <w:rPr>
          <w:lang w:eastAsia="x-none"/>
        </w:rPr>
      </w:pPr>
      <w:hyperlink r:id="rId2487" w:history="1">
        <w:r w:rsidR="000B5C49">
          <w:rPr>
            <w:rStyle w:val="Hyperlink"/>
            <w:lang w:eastAsia="x-none"/>
          </w:rPr>
          <w:t>R1-2204316</w:t>
        </w:r>
      </w:hyperlink>
      <w:r w:rsidR="008F4B8C">
        <w:rPr>
          <w:lang w:eastAsia="x-none"/>
        </w:rPr>
        <w:tab/>
        <w:t>Discussion on simulation needs and assumptions</w:t>
      </w:r>
      <w:r w:rsidR="008F4B8C">
        <w:rPr>
          <w:lang w:eastAsia="x-none"/>
        </w:rPr>
        <w:tab/>
        <w:t>CMCC</w:t>
      </w:r>
    </w:p>
    <w:p w14:paraId="5C754FED" w14:textId="3B5D1872" w:rsidR="008F4B8C" w:rsidRDefault="001B5688" w:rsidP="008F4B8C">
      <w:pPr>
        <w:rPr>
          <w:lang w:eastAsia="x-none"/>
        </w:rPr>
      </w:pPr>
      <w:hyperlink r:id="rId2488" w:history="1">
        <w:r w:rsidR="000B5C49">
          <w:rPr>
            <w:rStyle w:val="Hyperlink"/>
            <w:lang w:eastAsia="x-none"/>
          </w:rPr>
          <w:t>R1-2204390</w:t>
        </w:r>
      </w:hyperlink>
      <w:r w:rsidR="008F4B8C">
        <w:rPr>
          <w:lang w:eastAsia="x-none"/>
        </w:rPr>
        <w:tab/>
        <w:t>Discussion on simulations and assumptions for further UE complexity reduction</w:t>
      </w:r>
      <w:r w:rsidR="008F4B8C">
        <w:rPr>
          <w:lang w:eastAsia="x-none"/>
        </w:rPr>
        <w:tab/>
        <w:t>NTT DOCOMO, INC.</w:t>
      </w:r>
    </w:p>
    <w:p w14:paraId="374E2414" w14:textId="090C2DC3" w:rsidR="008F4B8C" w:rsidRDefault="001B5688" w:rsidP="008F4B8C">
      <w:pPr>
        <w:rPr>
          <w:lang w:eastAsia="x-none"/>
        </w:rPr>
      </w:pPr>
      <w:hyperlink r:id="rId2489" w:history="1">
        <w:r w:rsidR="000B5C49">
          <w:rPr>
            <w:rStyle w:val="Hyperlink"/>
            <w:lang w:eastAsia="x-none"/>
          </w:rPr>
          <w:t>R1-2204505</w:t>
        </w:r>
      </w:hyperlink>
      <w:r w:rsidR="008F4B8C">
        <w:rPr>
          <w:lang w:eastAsia="x-none"/>
        </w:rPr>
        <w:tab/>
        <w:t>Evaluation needs and assumptions for further NR RedCap</w:t>
      </w:r>
      <w:r w:rsidR="008F4B8C">
        <w:rPr>
          <w:lang w:eastAsia="x-none"/>
        </w:rPr>
        <w:tab/>
        <w:t>Lenovo</w:t>
      </w:r>
    </w:p>
    <w:p w14:paraId="4BCADEDE" w14:textId="187EA899" w:rsidR="008F4B8C" w:rsidRDefault="001B5688" w:rsidP="008F4B8C">
      <w:pPr>
        <w:rPr>
          <w:lang w:eastAsia="x-none"/>
        </w:rPr>
      </w:pPr>
      <w:hyperlink r:id="rId2490" w:history="1">
        <w:r w:rsidR="000B5C49">
          <w:rPr>
            <w:rStyle w:val="Hyperlink"/>
            <w:lang w:eastAsia="x-none"/>
          </w:rPr>
          <w:t>R1-2204583</w:t>
        </w:r>
      </w:hyperlink>
      <w:r w:rsidR="008F4B8C">
        <w:rPr>
          <w:lang w:eastAsia="x-none"/>
        </w:rPr>
        <w:tab/>
        <w:t>Discus</w:t>
      </w:r>
      <w:r w:rsidR="00325F02">
        <w:rPr>
          <w:lang w:eastAsia="x-none"/>
        </w:rPr>
        <w:t>s</w:t>
      </w:r>
      <w:r w:rsidR="008F4B8C">
        <w:rPr>
          <w:lang w:eastAsia="x-none"/>
        </w:rPr>
        <w:t>ion on simulation needs and assumptions</w:t>
      </w:r>
      <w:r w:rsidR="008F4B8C">
        <w:rPr>
          <w:lang w:eastAsia="x-none"/>
        </w:rPr>
        <w:tab/>
        <w:t>Transsion Holdings</w:t>
      </w:r>
    </w:p>
    <w:p w14:paraId="40D4CF0D" w14:textId="72B17F7F" w:rsidR="008F4B8C" w:rsidRDefault="001B5688" w:rsidP="008F4B8C">
      <w:pPr>
        <w:rPr>
          <w:lang w:eastAsia="x-none"/>
        </w:rPr>
      </w:pPr>
      <w:hyperlink r:id="rId2491" w:history="1">
        <w:r w:rsidR="000B5C49">
          <w:rPr>
            <w:rStyle w:val="Hyperlink"/>
            <w:lang w:eastAsia="x-none"/>
          </w:rPr>
          <w:t>R1-2204627</w:t>
        </w:r>
      </w:hyperlink>
      <w:r w:rsidR="008F4B8C">
        <w:rPr>
          <w:lang w:eastAsia="x-none"/>
        </w:rPr>
        <w:tab/>
        <w:t>Discussion on simulation needs for further UE complexity reduction</w:t>
      </w:r>
      <w:r w:rsidR="008F4B8C">
        <w:rPr>
          <w:lang w:eastAsia="x-none"/>
        </w:rPr>
        <w:tab/>
        <w:t>LG Electronics</w:t>
      </w:r>
    </w:p>
    <w:p w14:paraId="3F180ED9" w14:textId="64F932AC" w:rsidR="008F4B8C" w:rsidRDefault="001B5688" w:rsidP="008F4B8C">
      <w:pPr>
        <w:rPr>
          <w:lang w:eastAsia="x-none"/>
        </w:rPr>
      </w:pPr>
      <w:hyperlink r:id="rId2492" w:history="1">
        <w:r w:rsidR="000B5C49">
          <w:rPr>
            <w:rStyle w:val="Hyperlink"/>
            <w:lang w:eastAsia="x-none"/>
          </w:rPr>
          <w:t>R1-2204715</w:t>
        </w:r>
      </w:hyperlink>
      <w:r w:rsidR="008F4B8C">
        <w:rPr>
          <w:lang w:eastAsia="x-none"/>
        </w:rPr>
        <w:tab/>
        <w:t>On simulation needs and assumptions for RedCap UEs</w:t>
      </w:r>
      <w:r w:rsidR="008F4B8C">
        <w:rPr>
          <w:lang w:eastAsia="x-none"/>
        </w:rPr>
        <w:tab/>
        <w:t>MediaTek Inc.</w:t>
      </w:r>
    </w:p>
    <w:p w14:paraId="18FE6E9B" w14:textId="5928B266" w:rsidR="008F4B8C" w:rsidRDefault="001B5688" w:rsidP="008F4B8C">
      <w:pPr>
        <w:rPr>
          <w:lang w:eastAsia="x-none"/>
        </w:rPr>
      </w:pPr>
      <w:hyperlink r:id="rId2493" w:history="1">
        <w:r w:rsidR="000B5C49">
          <w:rPr>
            <w:rStyle w:val="Hyperlink"/>
            <w:lang w:eastAsia="x-none"/>
          </w:rPr>
          <w:t>R1-2204810</w:t>
        </w:r>
      </w:hyperlink>
      <w:r w:rsidR="008F4B8C">
        <w:rPr>
          <w:lang w:eastAsia="x-none"/>
        </w:rPr>
        <w:tab/>
        <w:t>On simulations for further reduced UE complexity</w:t>
      </w:r>
      <w:r w:rsidR="008F4B8C">
        <w:rPr>
          <w:lang w:eastAsia="x-none"/>
        </w:rPr>
        <w:tab/>
        <w:t>Intel Corporation</w:t>
      </w:r>
    </w:p>
    <w:p w14:paraId="73E5E6A1" w14:textId="16F38DF2" w:rsidR="008F4B8C" w:rsidRDefault="001B5688" w:rsidP="008F4B8C">
      <w:pPr>
        <w:rPr>
          <w:lang w:eastAsia="x-none"/>
        </w:rPr>
      </w:pPr>
      <w:hyperlink r:id="rId2494" w:history="1">
        <w:r w:rsidR="000B5C49">
          <w:rPr>
            <w:rStyle w:val="Hyperlink"/>
            <w:lang w:eastAsia="x-none"/>
          </w:rPr>
          <w:t>R1-2204830</w:t>
        </w:r>
      </w:hyperlink>
      <w:r w:rsidR="008F4B8C">
        <w:rPr>
          <w:lang w:eastAsia="x-none"/>
        </w:rPr>
        <w:tab/>
        <w:t>Simulation needs for further RedCap UE complexity reduction</w:t>
      </w:r>
      <w:r w:rsidR="008F4B8C">
        <w:rPr>
          <w:lang w:eastAsia="x-none"/>
        </w:rPr>
        <w:tab/>
        <w:t>InterDigital, Inc.</w:t>
      </w:r>
    </w:p>
    <w:p w14:paraId="55CDA2C7" w14:textId="61D56434" w:rsidR="008F4B8C" w:rsidRDefault="001B5688" w:rsidP="008F4B8C">
      <w:pPr>
        <w:rPr>
          <w:lang w:eastAsia="x-none"/>
        </w:rPr>
      </w:pPr>
      <w:hyperlink r:id="rId2495" w:history="1">
        <w:r w:rsidR="000B5C49">
          <w:rPr>
            <w:rStyle w:val="Hyperlink"/>
            <w:lang w:eastAsia="x-none"/>
          </w:rPr>
          <w:t>R1-2205044</w:t>
        </w:r>
      </w:hyperlink>
      <w:r w:rsidR="008F4B8C">
        <w:rPr>
          <w:lang w:eastAsia="x-none"/>
        </w:rPr>
        <w:tab/>
        <w:t>Evaluation for eRedCap SI</w:t>
      </w:r>
      <w:r w:rsidR="008F4B8C">
        <w:rPr>
          <w:lang w:eastAsia="x-none"/>
        </w:rPr>
        <w:tab/>
        <w:t>Qualcomm Incorporated</w:t>
      </w:r>
    </w:p>
    <w:p w14:paraId="723BF42E" w14:textId="011379DB" w:rsidR="00485A5B" w:rsidRDefault="00485A5B" w:rsidP="008F4B8C">
      <w:pPr>
        <w:rPr>
          <w:lang w:eastAsia="x-none"/>
        </w:rPr>
      </w:pPr>
    </w:p>
    <w:p w14:paraId="15098414" w14:textId="77777777" w:rsidR="00485A5B" w:rsidRPr="003F6BC8" w:rsidRDefault="00485A5B" w:rsidP="00485A5B">
      <w:pPr>
        <w:rPr>
          <w:lang w:eastAsia="x-none"/>
        </w:rPr>
      </w:pPr>
      <w:r w:rsidRPr="003F6BC8">
        <w:rPr>
          <w:lang w:eastAsia="x-none"/>
        </w:rPr>
        <w:t>[109-e-R18-RedCap-03] – Shinya (NTT DOCOMO)</w:t>
      </w:r>
    </w:p>
    <w:p w14:paraId="33A48F30" w14:textId="44914B7B" w:rsidR="00485A5B" w:rsidRPr="003F6BC8" w:rsidRDefault="00485A5B" w:rsidP="00485A5B">
      <w:pPr>
        <w:rPr>
          <w:lang w:eastAsia="x-none"/>
        </w:rPr>
      </w:pPr>
      <w:r w:rsidRPr="003F6BC8">
        <w:rPr>
          <w:lang w:eastAsia="x-none"/>
        </w:rPr>
        <w:t>Email discussion on simulation needs and assumptions by May 20</w:t>
      </w:r>
    </w:p>
    <w:p w14:paraId="4B15FD74" w14:textId="77777777" w:rsidR="00485A5B" w:rsidRPr="003F6BC8" w:rsidRDefault="00485A5B" w:rsidP="007A297D">
      <w:pPr>
        <w:numPr>
          <w:ilvl w:val="0"/>
          <w:numId w:val="78"/>
        </w:numPr>
        <w:rPr>
          <w:lang w:eastAsia="x-none"/>
        </w:rPr>
      </w:pPr>
      <w:r w:rsidRPr="003F6BC8">
        <w:rPr>
          <w:lang w:eastAsia="x-none"/>
        </w:rPr>
        <w:t>Check points: May 18</w:t>
      </w:r>
    </w:p>
    <w:p w14:paraId="594ED9D8" w14:textId="3A8232DD" w:rsidR="003F6BC8" w:rsidRPr="003F6BC8" w:rsidRDefault="001B5688" w:rsidP="008F4B8C">
      <w:pPr>
        <w:rPr>
          <w:b/>
          <w:bCs/>
          <w:lang w:eastAsia="x-none"/>
        </w:rPr>
      </w:pPr>
      <w:hyperlink r:id="rId2496" w:history="1">
        <w:r w:rsidR="000B5C49">
          <w:rPr>
            <w:rStyle w:val="Hyperlink"/>
            <w:b/>
            <w:bCs/>
            <w:lang w:eastAsia="x-none"/>
          </w:rPr>
          <w:t>R1-2205257</w:t>
        </w:r>
      </w:hyperlink>
      <w:r w:rsidR="003F6BC8" w:rsidRPr="003F6BC8">
        <w:rPr>
          <w:b/>
          <w:bCs/>
          <w:lang w:eastAsia="x-none"/>
        </w:rPr>
        <w:tab/>
        <w:t>FL summary #1 on simulation needs and assumptions for further reduce UE complexity</w:t>
      </w:r>
      <w:r w:rsidR="003F6BC8" w:rsidRPr="003F6BC8">
        <w:rPr>
          <w:b/>
          <w:bCs/>
          <w:lang w:eastAsia="x-none"/>
        </w:rPr>
        <w:tab/>
        <w:t>Moderator (NTT DOCOMO)</w:t>
      </w:r>
    </w:p>
    <w:p w14:paraId="22FE9AA6" w14:textId="77777777" w:rsidR="003F6BC8" w:rsidRDefault="003F6BC8" w:rsidP="003F6BC8">
      <w:pPr>
        <w:rPr>
          <w:lang w:eastAsia="x-none"/>
        </w:rPr>
      </w:pPr>
      <w:r>
        <w:rPr>
          <w:lang w:eastAsia="x-none"/>
        </w:rPr>
        <w:t>From May 12</w:t>
      </w:r>
      <w:r w:rsidRPr="003F6BC8">
        <w:rPr>
          <w:vertAlign w:val="superscript"/>
          <w:lang w:eastAsia="x-none"/>
        </w:rPr>
        <w:t>th</w:t>
      </w:r>
      <w:r>
        <w:rPr>
          <w:lang w:eastAsia="x-none"/>
        </w:rPr>
        <w:t xml:space="preserve"> GTW session</w:t>
      </w:r>
    </w:p>
    <w:p w14:paraId="26D2C273" w14:textId="77777777" w:rsidR="003F6BC8" w:rsidRPr="003F6BC8" w:rsidRDefault="003F6BC8" w:rsidP="003F6BC8">
      <w:pPr>
        <w:rPr>
          <w:rFonts w:ascii="Times New Roman" w:hAnsi="Times New Roman"/>
          <w:szCs w:val="20"/>
          <w:highlight w:val="green"/>
          <w:lang w:val="en-US" w:eastAsia="zh-CN"/>
        </w:rPr>
      </w:pPr>
      <w:r w:rsidRPr="003F6BC8">
        <w:rPr>
          <w:rFonts w:ascii="Times New Roman" w:hAnsi="Times New Roman"/>
          <w:szCs w:val="20"/>
          <w:highlight w:val="green"/>
          <w:shd w:val="clear" w:color="auto" w:fill="FFFF00"/>
          <w:lang w:val="en-US" w:eastAsia="zh-CN"/>
        </w:rPr>
        <w:t>Agreement</w:t>
      </w:r>
    </w:p>
    <w:p w14:paraId="7E7A85A6" w14:textId="69ADF594" w:rsidR="003F6BC8" w:rsidRPr="003F6BC8" w:rsidRDefault="003F6BC8" w:rsidP="00CF6E6D">
      <w:pPr>
        <w:pStyle w:val="ListParagraph"/>
        <w:numPr>
          <w:ilvl w:val="0"/>
          <w:numId w:val="158"/>
        </w:numPr>
        <w:rPr>
          <w:lang w:val="en-US" w:eastAsia="zh-CN"/>
        </w:rPr>
      </w:pPr>
      <w:r w:rsidRPr="003F6BC8">
        <w:rPr>
          <w:lang w:val="en-US" w:eastAsia="zh-CN"/>
        </w:rPr>
        <w:t>At least the option of RF+BB BW reduction to 5MHz is considered for coverage evaluation</w:t>
      </w:r>
    </w:p>
    <w:p w14:paraId="3D662345" w14:textId="41F34C03" w:rsidR="003F6BC8" w:rsidRPr="003F6BC8" w:rsidRDefault="003F6BC8" w:rsidP="00CF6E6D">
      <w:pPr>
        <w:pStyle w:val="ListParagraph"/>
        <w:numPr>
          <w:ilvl w:val="1"/>
          <w:numId w:val="158"/>
        </w:numPr>
        <w:rPr>
          <w:lang w:val="en-US" w:eastAsia="zh-CN"/>
        </w:rPr>
      </w:pPr>
      <w:r w:rsidRPr="003F6BC8">
        <w:rPr>
          <w:lang w:val="en-US" w:eastAsia="zh-CN"/>
        </w:rPr>
        <w:t>FFS whether/which other options are also considered</w:t>
      </w:r>
    </w:p>
    <w:p w14:paraId="1263F28C" w14:textId="7CB0A674" w:rsidR="003F6BC8" w:rsidRPr="003F6BC8" w:rsidRDefault="003F6BC8" w:rsidP="00CF6E6D">
      <w:pPr>
        <w:pStyle w:val="ListParagraph"/>
        <w:numPr>
          <w:ilvl w:val="1"/>
          <w:numId w:val="158"/>
        </w:numPr>
        <w:rPr>
          <w:lang w:val="en-US" w:eastAsia="zh-CN"/>
        </w:rPr>
      </w:pPr>
      <w:r w:rsidRPr="003F6BC8">
        <w:rPr>
          <w:lang w:val="en-US" w:eastAsia="zh-CN"/>
        </w:rPr>
        <w:t>FFS which DL/UL Channels of all the DL/UL channels are evaluated</w:t>
      </w:r>
    </w:p>
    <w:p w14:paraId="1F5CAE97" w14:textId="3403609F" w:rsidR="003F6BC8" w:rsidRPr="003F6BC8" w:rsidRDefault="003F6BC8" w:rsidP="003F6BC8">
      <w:pPr>
        <w:rPr>
          <w:rFonts w:ascii="Times New Roman" w:hAnsi="Times New Roman"/>
          <w:szCs w:val="20"/>
          <w:lang w:val="en-US" w:eastAsia="zh-CN"/>
        </w:rPr>
      </w:pPr>
    </w:p>
    <w:p w14:paraId="6919A743" w14:textId="12BDC012" w:rsidR="0012074C" w:rsidRDefault="0012074C" w:rsidP="003F6BC8">
      <w:pPr>
        <w:ind w:left="1440" w:hanging="1440"/>
        <w:rPr>
          <w:rFonts w:ascii="Times New Roman" w:hAnsi="Times New Roman"/>
          <w:szCs w:val="20"/>
          <w:lang w:eastAsia="x-none"/>
        </w:rPr>
      </w:pPr>
      <w:r w:rsidRPr="0012074C">
        <w:rPr>
          <w:rFonts w:ascii="Times New Roman" w:hAnsi="Times New Roman"/>
          <w:b/>
          <w:bCs/>
          <w:szCs w:val="20"/>
          <w:lang w:eastAsia="x-none"/>
        </w:rPr>
        <w:t>Decision:</w:t>
      </w:r>
      <w:r>
        <w:rPr>
          <w:rFonts w:ascii="Times New Roman" w:hAnsi="Times New Roman"/>
          <w:szCs w:val="20"/>
          <w:lang w:eastAsia="x-none"/>
        </w:rPr>
        <w:t xml:space="preserve"> As per email decision posted on May 14</w:t>
      </w:r>
      <w:r w:rsidRPr="0012074C">
        <w:rPr>
          <w:rFonts w:ascii="Times New Roman" w:hAnsi="Times New Roman"/>
          <w:szCs w:val="20"/>
          <w:vertAlign w:val="superscript"/>
          <w:lang w:eastAsia="x-none"/>
        </w:rPr>
        <w:t>th</w:t>
      </w:r>
      <w:r>
        <w:rPr>
          <w:rFonts w:ascii="Times New Roman" w:hAnsi="Times New Roman"/>
          <w:szCs w:val="20"/>
          <w:lang w:eastAsia="x-none"/>
        </w:rPr>
        <w:t>,</w:t>
      </w:r>
    </w:p>
    <w:p w14:paraId="2B2DDED9" w14:textId="77777777" w:rsidR="0012074C" w:rsidRPr="0012074C" w:rsidRDefault="0012074C" w:rsidP="0012074C">
      <w:pPr>
        <w:ind w:left="1440" w:hanging="1440"/>
        <w:rPr>
          <w:rFonts w:ascii="Times New Roman" w:hAnsi="Times New Roman"/>
          <w:szCs w:val="20"/>
          <w:u w:val="single"/>
          <w:lang w:eastAsia="x-none"/>
        </w:rPr>
      </w:pPr>
      <w:r w:rsidRPr="0012074C">
        <w:rPr>
          <w:rFonts w:ascii="Times New Roman" w:hAnsi="Times New Roman"/>
          <w:szCs w:val="20"/>
          <w:u w:val="single"/>
          <w:lang w:eastAsia="x-none"/>
        </w:rPr>
        <w:t>Conclusion</w:t>
      </w:r>
    </w:p>
    <w:p w14:paraId="147E1E4D" w14:textId="1F58FE23" w:rsidR="0012074C" w:rsidRPr="0012074C" w:rsidRDefault="0012074C" w:rsidP="00CF6E6D">
      <w:pPr>
        <w:pStyle w:val="ListParagraph"/>
        <w:numPr>
          <w:ilvl w:val="0"/>
          <w:numId w:val="280"/>
        </w:numPr>
        <w:rPr>
          <w:lang w:eastAsia="x-none"/>
        </w:rPr>
      </w:pPr>
      <w:r w:rsidRPr="0012074C">
        <w:rPr>
          <w:lang w:eastAsia="x-none"/>
        </w:rPr>
        <w:t>SLS evaluation for network capacity and spectral efficiency is not conducted in Rel-18 RedCap SI.</w:t>
      </w:r>
    </w:p>
    <w:p w14:paraId="6D56444F" w14:textId="77777777" w:rsidR="0012074C" w:rsidRPr="003F6BC8" w:rsidRDefault="0012074C" w:rsidP="0012074C">
      <w:pPr>
        <w:ind w:left="1440" w:hanging="1440"/>
        <w:rPr>
          <w:rFonts w:ascii="Times New Roman" w:hAnsi="Times New Roman"/>
          <w:szCs w:val="20"/>
          <w:lang w:eastAsia="x-none"/>
        </w:rPr>
      </w:pPr>
    </w:p>
    <w:p w14:paraId="4B126EFD" w14:textId="26E615B7" w:rsidR="003F6BC8" w:rsidRPr="0012074C" w:rsidRDefault="001B5688" w:rsidP="008F4B8C">
      <w:pPr>
        <w:rPr>
          <w:rFonts w:ascii="Times New Roman" w:hAnsi="Times New Roman"/>
          <w:b/>
          <w:bCs/>
          <w:szCs w:val="20"/>
          <w:lang w:eastAsia="x-none"/>
        </w:rPr>
      </w:pPr>
      <w:hyperlink r:id="rId2497" w:history="1">
        <w:r w:rsidR="000B5C49">
          <w:rPr>
            <w:rStyle w:val="Hyperlink"/>
            <w:rFonts w:ascii="Times New Roman" w:hAnsi="Times New Roman"/>
            <w:b/>
            <w:bCs/>
            <w:szCs w:val="20"/>
            <w:lang w:eastAsia="x-none"/>
          </w:rPr>
          <w:t>R1-2205416</w:t>
        </w:r>
      </w:hyperlink>
      <w:r w:rsidR="0012074C" w:rsidRPr="0012074C">
        <w:rPr>
          <w:rFonts w:ascii="Times New Roman" w:hAnsi="Times New Roman"/>
          <w:b/>
          <w:bCs/>
          <w:szCs w:val="20"/>
          <w:lang w:eastAsia="x-none"/>
        </w:rPr>
        <w:tab/>
        <w:t>FL summary #2 on simulation needs and assumptions for further reduce UE complexity</w:t>
      </w:r>
      <w:r w:rsidR="0012074C" w:rsidRPr="0012074C">
        <w:rPr>
          <w:rFonts w:ascii="Times New Roman" w:hAnsi="Times New Roman"/>
          <w:b/>
          <w:bCs/>
          <w:szCs w:val="20"/>
          <w:lang w:eastAsia="x-none"/>
        </w:rPr>
        <w:tab/>
        <w:t>Moderator (NTT DOCOMO, INC.)</w:t>
      </w:r>
    </w:p>
    <w:p w14:paraId="0425EE74" w14:textId="1F1C17FD" w:rsidR="0012074C" w:rsidRDefault="0012074C" w:rsidP="008F4B8C">
      <w:pPr>
        <w:rPr>
          <w:rFonts w:ascii="Times New Roman" w:hAnsi="Times New Roman"/>
          <w:szCs w:val="20"/>
          <w:lang w:eastAsia="x-none"/>
        </w:rPr>
      </w:pPr>
      <w:r>
        <w:rPr>
          <w:rFonts w:ascii="Times New Roman" w:hAnsi="Times New Roman"/>
          <w:szCs w:val="20"/>
          <w:lang w:eastAsia="x-none"/>
        </w:rPr>
        <w:t>From May 17</w:t>
      </w:r>
      <w:r w:rsidRPr="0012074C">
        <w:rPr>
          <w:rFonts w:ascii="Times New Roman" w:hAnsi="Times New Roman"/>
          <w:szCs w:val="20"/>
          <w:vertAlign w:val="superscript"/>
          <w:lang w:eastAsia="x-none"/>
        </w:rPr>
        <w:t>th</w:t>
      </w:r>
      <w:r>
        <w:rPr>
          <w:rFonts w:ascii="Times New Roman" w:hAnsi="Times New Roman"/>
          <w:szCs w:val="20"/>
          <w:lang w:eastAsia="x-none"/>
        </w:rPr>
        <w:t xml:space="preserve"> GTW session</w:t>
      </w:r>
    </w:p>
    <w:p w14:paraId="6C378A03" w14:textId="77777777" w:rsidR="0012074C" w:rsidRPr="0012074C" w:rsidRDefault="0012074C" w:rsidP="0012074C">
      <w:pPr>
        <w:tabs>
          <w:tab w:val="left" w:pos="772"/>
        </w:tabs>
        <w:rPr>
          <w:rFonts w:ascii="Times New Roman" w:hAnsi="Times New Roman"/>
          <w:bCs/>
          <w:szCs w:val="20"/>
          <w:highlight w:val="green"/>
          <w:lang w:val="en-US"/>
        </w:rPr>
      </w:pPr>
      <w:r w:rsidRPr="0012074C">
        <w:rPr>
          <w:rFonts w:ascii="Times New Roman" w:hAnsi="Times New Roman"/>
          <w:bCs/>
          <w:szCs w:val="20"/>
          <w:highlight w:val="green"/>
          <w:lang w:val="en-US"/>
        </w:rPr>
        <w:t>Agreement</w:t>
      </w:r>
    </w:p>
    <w:p w14:paraId="29B67D2B" w14:textId="77777777" w:rsidR="0012074C" w:rsidRPr="0012074C" w:rsidRDefault="0012074C" w:rsidP="00CF6E6D">
      <w:pPr>
        <w:pStyle w:val="ListParagraph"/>
        <w:numPr>
          <w:ilvl w:val="0"/>
          <w:numId w:val="280"/>
        </w:numPr>
        <w:rPr>
          <w:lang w:val="en-US"/>
        </w:rPr>
      </w:pPr>
      <w:r w:rsidRPr="0012074C">
        <w:rPr>
          <w:lang w:val="en-US"/>
        </w:rPr>
        <w:t>Evaluation methodology and assumption in Clause 6.3 in TR 38.875 is reused for coverage evaluation of reference UE and Rel-17 RedCap UE.</w:t>
      </w:r>
    </w:p>
    <w:p w14:paraId="58EC99A2" w14:textId="77777777" w:rsidR="0012074C" w:rsidRPr="0012074C" w:rsidRDefault="0012074C" w:rsidP="00CF6E6D">
      <w:pPr>
        <w:pStyle w:val="ListParagraph"/>
        <w:numPr>
          <w:ilvl w:val="1"/>
          <w:numId w:val="280"/>
        </w:numPr>
        <w:rPr>
          <w:lang w:val="en-US"/>
        </w:rPr>
      </w:pPr>
      <w:r w:rsidRPr="0012074C">
        <w:rPr>
          <w:rFonts w:eastAsia="Yu Mincho"/>
          <w:lang w:val="en-US"/>
        </w:rPr>
        <w:t>Note: It is up to each company whether to reuse the LLS results</w:t>
      </w:r>
    </w:p>
    <w:p w14:paraId="2852C951" w14:textId="77777777" w:rsidR="0012074C" w:rsidRPr="0012074C" w:rsidRDefault="0012074C" w:rsidP="0012074C">
      <w:pPr>
        <w:tabs>
          <w:tab w:val="left" w:pos="772"/>
        </w:tabs>
        <w:rPr>
          <w:rFonts w:ascii="Times New Roman" w:hAnsi="Times New Roman"/>
          <w:bCs/>
          <w:szCs w:val="20"/>
          <w:highlight w:val="green"/>
          <w:lang w:val="en-US"/>
        </w:rPr>
      </w:pPr>
      <w:r w:rsidRPr="0012074C">
        <w:rPr>
          <w:rFonts w:ascii="Times New Roman" w:hAnsi="Times New Roman"/>
          <w:bCs/>
          <w:szCs w:val="20"/>
          <w:highlight w:val="green"/>
          <w:lang w:val="en-US"/>
        </w:rPr>
        <w:t>Agreement</w:t>
      </w:r>
    </w:p>
    <w:p w14:paraId="0B01EEF0" w14:textId="77777777" w:rsidR="0012074C" w:rsidRPr="008F235B" w:rsidRDefault="0012074C" w:rsidP="00CF6E6D">
      <w:pPr>
        <w:pStyle w:val="ListParagraph"/>
        <w:numPr>
          <w:ilvl w:val="0"/>
          <w:numId w:val="285"/>
        </w:numPr>
        <w:rPr>
          <w:lang w:val="en-US"/>
        </w:rPr>
      </w:pPr>
      <w:r w:rsidRPr="008F235B">
        <w:rPr>
          <w:lang w:val="en-US"/>
        </w:rPr>
        <w:t>Coverage for the following channels is evaluated for “Rel-18 RedCap UE with RF+BB BW reduction to 5MHz for all DL/UL channels”</w:t>
      </w:r>
    </w:p>
    <w:p w14:paraId="64381DBD" w14:textId="77777777" w:rsidR="0012074C" w:rsidRPr="008F235B" w:rsidRDefault="0012074C" w:rsidP="00CF6E6D">
      <w:pPr>
        <w:pStyle w:val="ListParagraph"/>
        <w:numPr>
          <w:ilvl w:val="1"/>
          <w:numId w:val="285"/>
        </w:numPr>
        <w:rPr>
          <w:lang w:val="en-US"/>
        </w:rPr>
      </w:pPr>
      <w:r w:rsidRPr="008F235B">
        <w:rPr>
          <w:rFonts w:eastAsia="Yu Mincho"/>
          <w:lang w:val="en-US"/>
        </w:rPr>
        <w:t>SIB1</w:t>
      </w:r>
    </w:p>
    <w:p w14:paraId="57D9D079" w14:textId="77777777" w:rsidR="0012074C" w:rsidRPr="008F235B" w:rsidRDefault="0012074C" w:rsidP="00CF6E6D">
      <w:pPr>
        <w:pStyle w:val="ListParagraph"/>
        <w:numPr>
          <w:ilvl w:val="1"/>
          <w:numId w:val="285"/>
        </w:numPr>
        <w:rPr>
          <w:lang w:val="en-US"/>
        </w:rPr>
      </w:pPr>
      <w:r w:rsidRPr="008F235B">
        <w:rPr>
          <w:rFonts w:eastAsia="Yu Mincho"/>
          <w:lang w:val="en-US"/>
        </w:rPr>
        <w:t>PBCH</w:t>
      </w:r>
    </w:p>
    <w:p w14:paraId="5A1F929D" w14:textId="77777777" w:rsidR="0012074C" w:rsidRPr="008F235B" w:rsidRDefault="0012074C" w:rsidP="00CF6E6D">
      <w:pPr>
        <w:pStyle w:val="ListParagraph"/>
        <w:numPr>
          <w:ilvl w:val="1"/>
          <w:numId w:val="285"/>
        </w:numPr>
        <w:rPr>
          <w:lang w:val="en-US"/>
        </w:rPr>
      </w:pPr>
      <w:r w:rsidRPr="008F235B">
        <w:rPr>
          <w:rFonts w:eastAsia="Yu Mincho"/>
          <w:lang w:val="en-US"/>
        </w:rPr>
        <w:t>PDCCH CSS</w:t>
      </w:r>
    </w:p>
    <w:p w14:paraId="08487704" w14:textId="77777777" w:rsidR="0012074C" w:rsidRPr="008F235B" w:rsidRDefault="0012074C" w:rsidP="00CF6E6D">
      <w:pPr>
        <w:pStyle w:val="ListParagraph"/>
        <w:numPr>
          <w:ilvl w:val="1"/>
          <w:numId w:val="285"/>
        </w:numPr>
        <w:rPr>
          <w:lang w:val="en-US"/>
        </w:rPr>
      </w:pPr>
      <w:r w:rsidRPr="008F235B">
        <w:rPr>
          <w:lang w:val="en-US"/>
        </w:rPr>
        <w:t>[Msg4]</w:t>
      </w:r>
    </w:p>
    <w:p w14:paraId="5F0A9018" w14:textId="77777777" w:rsidR="0012074C" w:rsidRPr="008F235B" w:rsidRDefault="0012074C" w:rsidP="00CF6E6D">
      <w:pPr>
        <w:pStyle w:val="ListParagraph"/>
        <w:numPr>
          <w:ilvl w:val="1"/>
          <w:numId w:val="285"/>
        </w:numPr>
        <w:rPr>
          <w:lang w:val="en-US"/>
        </w:rPr>
      </w:pPr>
      <w:r w:rsidRPr="008F235B">
        <w:rPr>
          <w:rFonts w:eastAsia="Yu Mincho"/>
          <w:lang w:val="en-US"/>
        </w:rPr>
        <w:t>Following channels can be optionally evaluated</w:t>
      </w:r>
    </w:p>
    <w:p w14:paraId="3346D90A" w14:textId="77777777" w:rsidR="0012074C" w:rsidRPr="008F235B" w:rsidRDefault="0012074C" w:rsidP="00CF6E6D">
      <w:pPr>
        <w:pStyle w:val="ListParagraph"/>
        <w:numPr>
          <w:ilvl w:val="2"/>
          <w:numId w:val="285"/>
        </w:numPr>
        <w:rPr>
          <w:lang w:val="en-US"/>
        </w:rPr>
      </w:pPr>
      <w:r w:rsidRPr="008F235B">
        <w:rPr>
          <w:rFonts w:eastAsia="Yu Mincho"/>
          <w:lang w:val="en-US"/>
        </w:rPr>
        <w:t>PUSCH</w:t>
      </w:r>
    </w:p>
    <w:p w14:paraId="400112D3" w14:textId="77777777" w:rsidR="0012074C" w:rsidRPr="008F235B" w:rsidRDefault="0012074C" w:rsidP="00CF6E6D">
      <w:pPr>
        <w:pStyle w:val="ListParagraph"/>
        <w:numPr>
          <w:ilvl w:val="2"/>
          <w:numId w:val="285"/>
        </w:numPr>
        <w:rPr>
          <w:lang w:val="en-US"/>
        </w:rPr>
      </w:pPr>
      <w:r w:rsidRPr="008F235B">
        <w:rPr>
          <w:lang w:val="en-US"/>
        </w:rPr>
        <w:t>PUCCH 2bits</w:t>
      </w:r>
    </w:p>
    <w:p w14:paraId="043BF95B" w14:textId="77777777" w:rsidR="0012074C" w:rsidRPr="008F235B" w:rsidRDefault="0012074C" w:rsidP="00CF6E6D">
      <w:pPr>
        <w:pStyle w:val="ListParagraph"/>
        <w:numPr>
          <w:ilvl w:val="2"/>
          <w:numId w:val="285"/>
        </w:numPr>
        <w:rPr>
          <w:lang w:val="en-US"/>
        </w:rPr>
      </w:pPr>
      <w:r w:rsidRPr="008F235B">
        <w:rPr>
          <w:lang w:val="en-US"/>
        </w:rPr>
        <w:t>PUCCH 11bits</w:t>
      </w:r>
    </w:p>
    <w:p w14:paraId="0BD9BD3A" w14:textId="77777777" w:rsidR="0012074C" w:rsidRPr="008F235B" w:rsidRDefault="0012074C" w:rsidP="00CF6E6D">
      <w:pPr>
        <w:pStyle w:val="ListParagraph"/>
        <w:numPr>
          <w:ilvl w:val="2"/>
          <w:numId w:val="285"/>
        </w:numPr>
        <w:rPr>
          <w:lang w:val="en-US"/>
        </w:rPr>
      </w:pPr>
      <w:r w:rsidRPr="008F235B">
        <w:rPr>
          <w:lang w:val="en-US"/>
        </w:rPr>
        <w:t>PUCCH 22bits</w:t>
      </w:r>
    </w:p>
    <w:p w14:paraId="3B3D1125" w14:textId="77777777" w:rsidR="0012074C" w:rsidRPr="008F235B" w:rsidRDefault="0012074C" w:rsidP="00CF6E6D">
      <w:pPr>
        <w:pStyle w:val="ListParagraph"/>
        <w:numPr>
          <w:ilvl w:val="2"/>
          <w:numId w:val="285"/>
        </w:numPr>
        <w:rPr>
          <w:lang w:val="en-US"/>
        </w:rPr>
      </w:pPr>
      <w:r w:rsidRPr="008F235B">
        <w:rPr>
          <w:lang w:val="en-US"/>
        </w:rPr>
        <w:t>PRACH</w:t>
      </w:r>
    </w:p>
    <w:p w14:paraId="30C77F53" w14:textId="77777777" w:rsidR="0012074C" w:rsidRPr="008F235B" w:rsidRDefault="0012074C" w:rsidP="00CF6E6D">
      <w:pPr>
        <w:pStyle w:val="ListParagraph"/>
        <w:numPr>
          <w:ilvl w:val="2"/>
          <w:numId w:val="285"/>
        </w:numPr>
        <w:rPr>
          <w:lang w:val="en-US"/>
        </w:rPr>
      </w:pPr>
      <w:r w:rsidRPr="008F235B">
        <w:rPr>
          <w:rFonts w:eastAsia="Yu Mincho"/>
          <w:lang w:val="en-US"/>
        </w:rPr>
        <w:t>PDSCH</w:t>
      </w:r>
    </w:p>
    <w:p w14:paraId="706C668B" w14:textId="77777777" w:rsidR="0012074C" w:rsidRPr="008F235B" w:rsidRDefault="0012074C" w:rsidP="00CF6E6D">
      <w:pPr>
        <w:pStyle w:val="ListParagraph"/>
        <w:numPr>
          <w:ilvl w:val="2"/>
          <w:numId w:val="285"/>
        </w:numPr>
        <w:rPr>
          <w:lang w:val="en-US"/>
        </w:rPr>
      </w:pPr>
      <w:r w:rsidRPr="008F235B">
        <w:rPr>
          <w:rFonts w:eastAsia="Yu Mincho"/>
          <w:lang w:val="en-US"/>
        </w:rPr>
        <w:t>PDCCH USS</w:t>
      </w:r>
    </w:p>
    <w:p w14:paraId="09A6E912" w14:textId="77777777" w:rsidR="0012074C" w:rsidRPr="008F235B" w:rsidRDefault="0012074C" w:rsidP="00CF6E6D">
      <w:pPr>
        <w:pStyle w:val="ListParagraph"/>
        <w:numPr>
          <w:ilvl w:val="2"/>
          <w:numId w:val="285"/>
        </w:numPr>
        <w:rPr>
          <w:lang w:val="en-US"/>
        </w:rPr>
      </w:pPr>
      <w:r w:rsidRPr="008F235B">
        <w:rPr>
          <w:rFonts w:eastAsia="Yu Mincho"/>
          <w:lang w:val="en-US"/>
        </w:rPr>
        <w:t>Msg2</w:t>
      </w:r>
    </w:p>
    <w:p w14:paraId="634813B4" w14:textId="77777777" w:rsidR="0012074C" w:rsidRPr="008F235B" w:rsidRDefault="0012074C" w:rsidP="00CF6E6D">
      <w:pPr>
        <w:pStyle w:val="ListParagraph"/>
        <w:numPr>
          <w:ilvl w:val="2"/>
          <w:numId w:val="285"/>
        </w:numPr>
        <w:rPr>
          <w:lang w:val="en-US"/>
        </w:rPr>
      </w:pPr>
      <w:r w:rsidRPr="008F235B">
        <w:rPr>
          <w:rFonts w:eastAsia="Yu Mincho"/>
          <w:lang w:val="en-US"/>
        </w:rPr>
        <w:t>Msg3</w:t>
      </w:r>
    </w:p>
    <w:p w14:paraId="5F28DB1F" w14:textId="77777777" w:rsidR="0012074C" w:rsidRPr="008F235B" w:rsidRDefault="0012074C" w:rsidP="00CF6E6D">
      <w:pPr>
        <w:pStyle w:val="ListParagraph"/>
        <w:numPr>
          <w:ilvl w:val="0"/>
          <w:numId w:val="285"/>
        </w:numPr>
        <w:rPr>
          <w:lang w:val="en-US"/>
        </w:rPr>
      </w:pPr>
      <w:r w:rsidRPr="008F235B">
        <w:rPr>
          <w:lang w:val="en-US"/>
        </w:rPr>
        <w:t xml:space="preserve">Evaluation methodology and assumption in Clause 6.3 in TR 38.875 is reused for coverage evaluation of “Rel-18 RedCap UE with RF+BB BW reduction to 5MHz for all DL/UL channels” by default, except for, </w:t>
      </w:r>
      <w:r w:rsidRPr="008F235B">
        <w:rPr>
          <w:rFonts w:eastAsia="DengXian"/>
          <w:lang w:val="en-US" w:eastAsia="zh-CN"/>
        </w:rPr>
        <w:t xml:space="preserve">UE bandwidth, cell edge data rate, and small form factor degradation </w:t>
      </w:r>
    </w:p>
    <w:p w14:paraId="3D6B2255" w14:textId="77777777" w:rsidR="0012074C" w:rsidRPr="008F235B" w:rsidRDefault="0012074C" w:rsidP="00CF6E6D">
      <w:pPr>
        <w:pStyle w:val="ListParagraph"/>
        <w:numPr>
          <w:ilvl w:val="1"/>
          <w:numId w:val="285"/>
        </w:numPr>
        <w:rPr>
          <w:lang w:val="en-US"/>
        </w:rPr>
      </w:pPr>
      <w:r w:rsidRPr="008F235B">
        <w:rPr>
          <w:rFonts w:eastAsia="Yu Mincho"/>
          <w:lang w:val="en-US"/>
        </w:rPr>
        <w:t>FFS which evaluation assumption should be updated for the above channels</w:t>
      </w:r>
    </w:p>
    <w:p w14:paraId="5210EA33" w14:textId="77777777" w:rsidR="0012074C" w:rsidRPr="0012074C" w:rsidRDefault="0012074C" w:rsidP="0012074C">
      <w:pPr>
        <w:rPr>
          <w:rFonts w:ascii="Times New Roman" w:eastAsia="DengXian" w:hAnsi="Times New Roman"/>
          <w:bCs/>
          <w:color w:val="000000"/>
          <w:szCs w:val="20"/>
          <w:lang w:val="en-US" w:eastAsia="zh-CN"/>
        </w:rPr>
      </w:pPr>
    </w:p>
    <w:p w14:paraId="02126F2A" w14:textId="540491A1" w:rsidR="008F235B" w:rsidRDefault="008F235B" w:rsidP="008F4B8C">
      <w:pPr>
        <w:rPr>
          <w:rFonts w:ascii="Times New Roman" w:hAnsi="Times New Roman"/>
          <w:szCs w:val="20"/>
          <w:lang w:eastAsia="x-none"/>
        </w:rPr>
      </w:pPr>
      <w:r w:rsidRPr="008F235B">
        <w:rPr>
          <w:rFonts w:ascii="Times New Roman" w:hAnsi="Times New Roman"/>
          <w:b/>
          <w:bCs/>
          <w:szCs w:val="20"/>
          <w:lang w:eastAsia="x-none"/>
        </w:rPr>
        <w:t>Decision:</w:t>
      </w:r>
      <w:r>
        <w:rPr>
          <w:rFonts w:ascii="Times New Roman" w:hAnsi="Times New Roman"/>
          <w:szCs w:val="20"/>
          <w:lang w:eastAsia="x-none"/>
        </w:rPr>
        <w:t xml:space="preserve"> As per email decision posted on May 19</w:t>
      </w:r>
      <w:r w:rsidRPr="008F235B">
        <w:rPr>
          <w:rFonts w:ascii="Times New Roman" w:hAnsi="Times New Roman"/>
          <w:szCs w:val="20"/>
          <w:vertAlign w:val="superscript"/>
          <w:lang w:eastAsia="x-none"/>
        </w:rPr>
        <w:t>th</w:t>
      </w:r>
      <w:r>
        <w:rPr>
          <w:rFonts w:ascii="Times New Roman" w:hAnsi="Times New Roman"/>
          <w:szCs w:val="20"/>
          <w:lang w:eastAsia="x-none"/>
        </w:rPr>
        <w:t>,</w:t>
      </w:r>
    </w:p>
    <w:p w14:paraId="2C50FFB7" w14:textId="77777777" w:rsidR="008F235B" w:rsidRDefault="008F235B" w:rsidP="008F235B">
      <w:pPr>
        <w:rPr>
          <w:lang w:val="en-US"/>
        </w:rPr>
      </w:pPr>
      <w:r w:rsidRPr="006624E7">
        <w:rPr>
          <w:rFonts w:hint="eastAsia"/>
          <w:highlight w:val="green"/>
          <w:lang w:val="en-US"/>
        </w:rPr>
        <w:t>Agreement</w:t>
      </w:r>
    </w:p>
    <w:p w14:paraId="3A6EEAAB" w14:textId="7D6C1319" w:rsidR="008F235B" w:rsidRPr="008F235B" w:rsidRDefault="008F235B" w:rsidP="00CF6E6D">
      <w:pPr>
        <w:pStyle w:val="ListParagraph"/>
        <w:numPr>
          <w:ilvl w:val="0"/>
          <w:numId w:val="361"/>
        </w:numPr>
        <w:rPr>
          <w:rFonts w:cs="Times"/>
          <w:bCs/>
          <w:color w:val="000000"/>
          <w:lang w:val="en-US" w:eastAsia="zh-CN"/>
        </w:rPr>
      </w:pPr>
      <w:r w:rsidRPr="008F235B">
        <w:rPr>
          <w:rFonts w:cs="Times"/>
          <w:bCs/>
          <w:color w:val="000000"/>
          <w:lang w:val="en-US" w:eastAsia="zh-CN"/>
        </w:rPr>
        <w:t>Following evaluations are not conducted in Rel-18 RedCap SI</w:t>
      </w:r>
    </w:p>
    <w:p w14:paraId="4C2D7E22" w14:textId="47FFDA12" w:rsidR="008F235B" w:rsidRPr="008F235B" w:rsidRDefault="008F235B" w:rsidP="00CF6E6D">
      <w:pPr>
        <w:pStyle w:val="ListParagraph"/>
        <w:numPr>
          <w:ilvl w:val="1"/>
          <w:numId w:val="361"/>
        </w:numPr>
        <w:rPr>
          <w:rFonts w:cs="Times"/>
          <w:bCs/>
          <w:color w:val="000000"/>
          <w:lang w:val="en-US" w:eastAsia="zh-CN"/>
        </w:rPr>
      </w:pPr>
      <w:r w:rsidRPr="008F235B">
        <w:rPr>
          <w:rFonts w:cs="Times"/>
          <w:bCs/>
          <w:color w:val="000000"/>
          <w:lang w:val="en-US" w:eastAsia="zh-CN"/>
        </w:rPr>
        <w:t>Latency</w:t>
      </w:r>
    </w:p>
    <w:p w14:paraId="084CBA4B" w14:textId="29BF2172" w:rsidR="008F235B" w:rsidRPr="008F235B" w:rsidRDefault="008F235B" w:rsidP="00CF6E6D">
      <w:pPr>
        <w:pStyle w:val="ListParagraph"/>
        <w:numPr>
          <w:ilvl w:val="1"/>
          <w:numId w:val="361"/>
        </w:numPr>
        <w:rPr>
          <w:rFonts w:cs="Times"/>
          <w:bCs/>
          <w:color w:val="000000"/>
          <w:lang w:val="en-US" w:eastAsia="zh-CN"/>
        </w:rPr>
      </w:pPr>
      <w:r w:rsidRPr="008F235B">
        <w:rPr>
          <w:rFonts w:cs="Times"/>
          <w:bCs/>
          <w:color w:val="000000"/>
          <w:lang w:val="en-US" w:eastAsia="zh-CN"/>
        </w:rPr>
        <w:t>Throughput</w:t>
      </w:r>
    </w:p>
    <w:p w14:paraId="02937DDB" w14:textId="6DF1C47B" w:rsidR="008F235B" w:rsidRPr="008F235B" w:rsidRDefault="008F235B" w:rsidP="00CF6E6D">
      <w:pPr>
        <w:pStyle w:val="ListParagraph"/>
        <w:numPr>
          <w:ilvl w:val="1"/>
          <w:numId w:val="361"/>
        </w:numPr>
        <w:rPr>
          <w:rFonts w:ascii="Calibri" w:hAnsi="Calibri" w:cs="Calibri"/>
          <w:color w:val="000000"/>
          <w:sz w:val="22"/>
          <w:szCs w:val="22"/>
          <w:lang w:val="en-US" w:eastAsia="zh-CN"/>
        </w:rPr>
      </w:pPr>
      <w:r w:rsidRPr="008F235B">
        <w:rPr>
          <w:rFonts w:cs="Times"/>
          <w:bCs/>
          <w:color w:val="000000"/>
          <w:lang w:val="en-US" w:eastAsia="zh-CN"/>
        </w:rPr>
        <w:t>Power saving gain</w:t>
      </w:r>
    </w:p>
    <w:p w14:paraId="4E53AF1F" w14:textId="77777777" w:rsidR="008F235B" w:rsidRDefault="008F235B" w:rsidP="008F4B8C">
      <w:pPr>
        <w:rPr>
          <w:rFonts w:ascii="Times New Roman" w:hAnsi="Times New Roman"/>
          <w:szCs w:val="20"/>
          <w:lang w:eastAsia="x-none"/>
        </w:rPr>
      </w:pPr>
    </w:p>
    <w:p w14:paraId="21930378" w14:textId="628B27E3" w:rsidR="008F235B" w:rsidRPr="008F235B" w:rsidRDefault="001B5688" w:rsidP="008F235B">
      <w:pPr>
        <w:rPr>
          <w:rFonts w:ascii="Times New Roman" w:hAnsi="Times New Roman"/>
          <w:b/>
          <w:bCs/>
          <w:szCs w:val="20"/>
          <w:lang w:eastAsia="x-none"/>
        </w:rPr>
      </w:pPr>
      <w:hyperlink r:id="rId2498" w:history="1">
        <w:r w:rsidR="000B5C49">
          <w:rPr>
            <w:rStyle w:val="Hyperlink"/>
            <w:rFonts w:ascii="Times New Roman" w:hAnsi="Times New Roman"/>
            <w:b/>
            <w:bCs/>
            <w:szCs w:val="20"/>
            <w:lang w:eastAsia="x-none"/>
          </w:rPr>
          <w:t>R1-2205521</w:t>
        </w:r>
      </w:hyperlink>
      <w:r w:rsidR="008F235B" w:rsidRPr="008F235B">
        <w:rPr>
          <w:rFonts w:ascii="Times New Roman" w:hAnsi="Times New Roman"/>
          <w:b/>
          <w:bCs/>
          <w:szCs w:val="20"/>
          <w:lang w:eastAsia="x-none"/>
        </w:rPr>
        <w:tab/>
        <w:t>FL summary #3 on simulation needs and assumptions for further reduce UE complexity</w:t>
      </w:r>
      <w:r w:rsidR="008F235B" w:rsidRPr="008F235B">
        <w:rPr>
          <w:rFonts w:ascii="Times New Roman" w:hAnsi="Times New Roman"/>
          <w:b/>
          <w:bCs/>
          <w:szCs w:val="20"/>
          <w:lang w:eastAsia="x-none"/>
        </w:rPr>
        <w:tab/>
        <w:t>Moderator (NTT DOCOMO, INC.)</w:t>
      </w:r>
    </w:p>
    <w:p w14:paraId="2A4F223A" w14:textId="4A88951D" w:rsidR="008F235B" w:rsidRDefault="008F235B" w:rsidP="008F235B">
      <w:pPr>
        <w:rPr>
          <w:rFonts w:ascii="Times New Roman" w:hAnsi="Times New Roman"/>
          <w:szCs w:val="20"/>
          <w:lang w:eastAsia="x-none"/>
        </w:rPr>
      </w:pPr>
      <w:r>
        <w:rPr>
          <w:rFonts w:ascii="Times New Roman" w:hAnsi="Times New Roman"/>
          <w:szCs w:val="20"/>
          <w:lang w:eastAsia="x-none"/>
        </w:rPr>
        <w:t>From May 19</w:t>
      </w:r>
      <w:r w:rsidRPr="008F235B">
        <w:rPr>
          <w:rFonts w:ascii="Times New Roman" w:hAnsi="Times New Roman"/>
          <w:szCs w:val="20"/>
          <w:vertAlign w:val="superscript"/>
          <w:lang w:eastAsia="x-none"/>
        </w:rPr>
        <w:t>th</w:t>
      </w:r>
      <w:r>
        <w:rPr>
          <w:rFonts w:ascii="Times New Roman" w:hAnsi="Times New Roman"/>
          <w:szCs w:val="20"/>
          <w:lang w:eastAsia="x-none"/>
        </w:rPr>
        <w:t xml:space="preserve"> GTW session</w:t>
      </w:r>
    </w:p>
    <w:p w14:paraId="7E11CB3B" w14:textId="77777777" w:rsidR="008F235B" w:rsidRPr="00D76CCA" w:rsidRDefault="008F235B" w:rsidP="00D76CCA">
      <w:pPr>
        <w:rPr>
          <w:rFonts w:ascii="Times New Roman" w:hAnsi="Times New Roman"/>
          <w:szCs w:val="20"/>
          <w:highlight w:val="green"/>
          <w:lang w:val="en-US" w:eastAsia="zh-CN"/>
        </w:rPr>
      </w:pPr>
      <w:r w:rsidRPr="00D76CCA">
        <w:rPr>
          <w:rFonts w:ascii="Times New Roman" w:hAnsi="Times New Roman"/>
          <w:szCs w:val="20"/>
          <w:highlight w:val="green"/>
          <w:shd w:val="clear" w:color="auto" w:fill="FFFF00"/>
          <w:lang w:val="en-US" w:eastAsia="zh-CN"/>
        </w:rPr>
        <w:t>Agreement</w:t>
      </w:r>
    </w:p>
    <w:p w14:paraId="0BAE9631" w14:textId="4F3A855F" w:rsidR="008F235B" w:rsidRPr="00D76CCA" w:rsidRDefault="008F235B" w:rsidP="00CF6E6D">
      <w:pPr>
        <w:pStyle w:val="ListParagraph"/>
        <w:numPr>
          <w:ilvl w:val="0"/>
          <w:numId w:val="362"/>
        </w:numPr>
        <w:rPr>
          <w:lang w:val="en-US" w:eastAsia="zh-CN"/>
        </w:rPr>
      </w:pPr>
      <w:r w:rsidRPr="00D76CCA">
        <w:rPr>
          <w:lang w:val="en-US" w:eastAsia="zh-CN"/>
        </w:rPr>
        <w:t>Coverage of Msg4 can be optionally evaluated for “Rel-18 RedCap UE with RF+BB BW reduction to 5MHz for all DL/UL channels”</w:t>
      </w:r>
    </w:p>
    <w:p w14:paraId="64188E61" w14:textId="77777777" w:rsidR="008F235B" w:rsidRPr="00D76CCA" w:rsidRDefault="008F235B" w:rsidP="00D76CCA">
      <w:pPr>
        <w:rPr>
          <w:rFonts w:ascii="Times New Roman" w:hAnsi="Times New Roman"/>
          <w:szCs w:val="20"/>
          <w:highlight w:val="green"/>
          <w:lang w:val="en-US" w:eastAsia="zh-CN"/>
        </w:rPr>
      </w:pPr>
      <w:r w:rsidRPr="00D76CCA">
        <w:rPr>
          <w:rFonts w:ascii="Times New Roman" w:hAnsi="Times New Roman"/>
          <w:szCs w:val="20"/>
          <w:highlight w:val="green"/>
          <w:shd w:val="clear" w:color="auto" w:fill="FFFF00"/>
          <w:lang w:val="en-US" w:eastAsia="zh-CN"/>
        </w:rPr>
        <w:t>Agreement</w:t>
      </w:r>
    </w:p>
    <w:p w14:paraId="1D1B0D76" w14:textId="3BADCD33" w:rsidR="008F235B" w:rsidRPr="00D76CCA" w:rsidRDefault="008F235B" w:rsidP="00CF6E6D">
      <w:pPr>
        <w:pStyle w:val="ListParagraph"/>
        <w:numPr>
          <w:ilvl w:val="0"/>
          <w:numId w:val="363"/>
        </w:numPr>
        <w:rPr>
          <w:lang w:val="en-US" w:eastAsia="zh-CN"/>
        </w:rPr>
      </w:pPr>
      <w:r w:rsidRPr="00D76CCA">
        <w:rPr>
          <w:lang w:val="en-US" w:eastAsia="zh-CN"/>
        </w:rPr>
        <w:t>For coverage evaluation of Rel-17 and Rel-18 RedCap UEs, only 1 Rx branch is assumed.</w:t>
      </w:r>
    </w:p>
    <w:p w14:paraId="31E022C3" w14:textId="1D69ED19" w:rsidR="008F235B" w:rsidRPr="00144FAB" w:rsidRDefault="008F235B" w:rsidP="00CF6E6D">
      <w:pPr>
        <w:pStyle w:val="ListParagraph"/>
        <w:numPr>
          <w:ilvl w:val="1"/>
          <w:numId w:val="363"/>
        </w:numPr>
        <w:rPr>
          <w:lang w:val="en-US" w:eastAsia="zh-CN"/>
        </w:rPr>
      </w:pPr>
      <w:r w:rsidRPr="00144FAB">
        <w:rPr>
          <w:lang w:val="en-US" w:eastAsia="zh-CN"/>
        </w:rPr>
        <w:t>Note: it does not mean that 2Rx is precluded for Rel-18 RedCap UE</w:t>
      </w:r>
    </w:p>
    <w:p w14:paraId="36DCF025" w14:textId="77777777" w:rsidR="008F235B" w:rsidRPr="00D76CCA" w:rsidRDefault="008F235B" w:rsidP="00D76CCA">
      <w:pPr>
        <w:rPr>
          <w:rFonts w:ascii="Times New Roman" w:hAnsi="Times New Roman"/>
          <w:szCs w:val="20"/>
          <w:highlight w:val="green"/>
          <w:lang w:val="en-US" w:eastAsia="zh-CN"/>
        </w:rPr>
      </w:pPr>
      <w:r w:rsidRPr="00D76CCA">
        <w:rPr>
          <w:rFonts w:ascii="Times New Roman" w:hAnsi="Times New Roman"/>
          <w:szCs w:val="20"/>
          <w:highlight w:val="green"/>
          <w:shd w:val="clear" w:color="auto" w:fill="FFFF00"/>
          <w:lang w:val="en-US" w:eastAsia="zh-CN"/>
        </w:rPr>
        <w:t>Agreement</w:t>
      </w:r>
    </w:p>
    <w:p w14:paraId="54F58864" w14:textId="71C4C8D9" w:rsidR="008F235B" w:rsidRPr="00D76CCA" w:rsidRDefault="008F235B" w:rsidP="00CF6E6D">
      <w:pPr>
        <w:pStyle w:val="ListParagraph"/>
        <w:numPr>
          <w:ilvl w:val="0"/>
          <w:numId w:val="364"/>
        </w:numPr>
        <w:rPr>
          <w:lang w:val="en-US" w:eastAsia="zh-CN"/>
        </w:rPr>
      </w:pPr>
      <w:r w:rsidRPr="00D76CCA">
        <w:rPr>
          <w:lang w:val="en-US" w:eastAsia="zh-CN"/>
        </w:rPr>
        <w:t>For coverage evaluation of “Rel-18 RedCap UE with RF+BB BW reduction to 5MHz for all DL/UL channels”, following parameters are used.</w:t>
      </w:r>
    </w:p>
    <w:tbl>
      <w:tblPr>
        <w:tblW w:w="0" w:type="auto"/>
        <w:jc w:val="center"/>
        <w:tblCellMar>
          <w:left w:w="0" w:type="dxa"/>
          <w:right w:w="0" w:type="dxa"/>
        </w:tblCellMar>
        <w:tblLook w:val="04A0" w:firstRow="1" w:lastRow="0" w:firstColumn="1" w:lastColumn="0" w:noHBand="0" w:noVBand="1"/>
      </w:tblPr>
      <w:tblGrid>
        <w:gridCol w:w="1833"/>
        <w:gridCol w:w="4678"/>
      </w:tblGrid>
      <w:tr w:rsidR="008F235B" w:rsidRPr="00D76CCA" w14:paraId="0EAB8322" w14:textId="77777777" w:rsidTr="00D76CCA">
        <w:trPr>
          <w:jc w:val="center"/>
        </w:trPr>
        <w:tc>
          <w:tcPr>
            <w:tcW w:w="183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A7E5312" w14:textId="77777777" w:rsidR="008F235B" w:rsidRPr="00D76CCA" w:rsidRDefault="008F235B" w:rsidP="00C663CA">
            <w:pPr>
              <w:spacing w:line="233" w:lineRule="atLeast"/>
              <w:jc w:val="center"/>
              <w:rPr>
                <w:rFonts w:ascii="Arial" w:eastAsia="SimSun" w:hAnsi="Arial" w:cs="Arial"/>
                <w:sz w:val="16"/>
                <w:szCs w:val="16"/>
                <w:lang w:val="en-US" w:eastAsia="zh-CN"/>
              </w:rPr>
            </w:pPr>
            <w:r w:rsidRPr="00D76CCA">
              <w:rPr>
                <w:rFonts w:ascii="Arial" w:eastAsia="SimSun" w:hAnsi="Arial" w:cs="Arial"/>
                <w:b/>
                <w:bCs/>
                <w:sz w:val="16"/>
                <w:szCs w:val="16"/>
                <w:lang w:eastAsia="zh-CN"/>
              </w:rPr>
              <w:t>Parameters</w:t>
            </w:r>
          </w:p>
        </w:tc>
        <w:tc>
          <w:tcPr>
            <w:tcW w:w="467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0B45C537" w14:textId="77777777" w:rsidR="008F235B" w:rsidRPr="00D76CCA" w:rsidRDefault="008F235B" w:rsidP="00C663CA">
            <w:pPr>
              <w:spacing w:line="233" w:lineRule="atLeast"/>
              <w:jc w:val="center"/>
              <w:rPr>
                <w:rFonts w:ascii="Arial" w:eastAsia="SimSun" w:hAnsi="Arial" w:cs="Arial"/>
                <w:sz w:val="16"/>
                <w:szCs w:val="16"/>
                <w:lang w:val="en-US" w:eastAsia="zh-CN"/>
              </w:rPr>
            </w:pPr>
            <w:r w:rsidRPr="00D76CCA">
              <w:rPr>
                <w:rFonts w:ascii="Arial" w:eastAsia="SimSun" w:hAnsi="Arial" w:cs="Arial"/>
                <w:b/>
                <w:bCs/>
                <w:sz w:val="16"/>
                <w:szCs w:val="16"/>
                <w:lang w:eastAsia="zh-CN"/>
              </w:rPr>
              <w:t>FR1 values</w:t>
            </w:r>
          </w:p>
        </w:tc>
      </w:tr>
      <w:tr w:rsidR="008F235B" w:rsidRPr="00D76CCA" w14:paraId="589E759D" w14:textId="77777777" w:rsidTr="00D76CCA">
        <w:trPr>
          <w:jc w:val="center"/>
        </w:trPr>
        <w:tc>
          <w:tcPr>
            <w:tcW w:w="183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4D27303" w14:textId="77777777" w:rsidR="008F235B" w:rsidRPr="00D76CCA" w:rsidRDefault="008F235B" w:rsidP="00C663CA">
            <w:pPr>
              <w:spacing w:line="233" w:lineRule="atLeast"/>
              <w:jc w:val="both"/>
              <w:rPr>
                <w:rFonts w:ascii="Arial" w:eastAsia="SimSun" w:hAnsi="Arial" w:cs="Arial"/>
                <w:sz w:val="16"/>
                <w:szCs w:val="16"/>
                <w:lang w:val="en-US" w:eastAsia="zh-CN"/>
              </w:rPr>
            </w:pPr>
            <w:r w:rsidRPr="00D76CCA">
              <w:rPr>
                <w:rFonts w:ascii="Arial" w:eastAsia="SimSun" w:hAnsi="Arial" w:cs="Arial"/>
                <w:sz w:val="16"/>
                <w:szCs w:val="16"/>
                <w:lang w:eastAsia="zh-CN"/>
              </w:rPr>
              <w:t>UE bandwidth</w:t>
            </w:r>
          </w:p>
        </w:tc>
        <w:tc>
          <w:tcPr>
            <w:tcW w:w="467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89314C0" w14:textId="77777777" w:rsidR="008F235B" w:rsidRPr="00D76CCA" w:rsidRDefault="008F235B" w:rsidP="00C663CA">
            <w:pPr>
              <w:spacing w:line="233" w:lineRule="atLeast"/>
              <w:jc w:val="both"/>
              <w:rPr>
                <w:rFonts w:ascii="Arial" w:eastAsia="SimSun" w:hAnsi="Arial" w:cs="Arial"/>
                <w:sz w:val="16"/>
                <w:szCs w:val="16"/>
                <w:lang w:val="en-US" w:eastAsia="zh-CN"/>
              </w:rPr>
            </w:pPr>
            <w:r w:rsidRPr="00D76CCA">
              <w:rPr>
                <w:rFonts w:ascii="Arial" w:eastAsia="SimSun" w:hAnsi="Arial" w:cs="Arial"/>
                <w:sz w:val="16"/>
                <w:szCs w:val="16"/>
                <w:lang w:eastAsia="zh-CN"/>
              </w:rPr>
              <w:t>Rural: 5 MHz (25 PRBs, 15 kHz SCS)</w:t>
            </w:r>
          </w:p>
          <w:p w14:paraId="3D9001B6" w14:textId="77777777" w:rsidR="008F235B" w:rsidRPr="00D76CCA" w:rsidRDefault="008F235B" w:rsidP="00C663CA">
            <w:pPr>
              <w:spacing w:line="233" w:lineRule="atLeast"/>
              <w:jc w:val="both"/>
              <w:rPr>
                <w:rFonts w:ascii="Arial" w:eastAsia="SimSun" w:hAnsi="Arial" w:cs="Arial"/>
                <w:sz w:val="16"/>
                <w:szCs w:val="16"/>
                <w:lang w:val="en-US" w:eastAsia="zh-CN"/>
              </w:rPr>
            </w:pPr>
            <w:r w:rsidRPr="00D76CCA">
              <w:rPr>
                <w:rFonts w:ascii="Arial" w:eastAsia="SimSun" w:hAnsi="Arial" w:cs="Arial"/>
                <w:sz w:val="16"/>
                <w:szCs w:val="16"/>
                <w:lang w:eastAsia="zh-CN"/>
              </w:rPr>
              <w:t>Urban: 5 MHz (11 PRBs </w:t>
            </w:r>
            <w:r w:rsidRPr="00D76CCA">
              <w:rPr>
                <w:rFonts w:ascii="Arial" w:eastAsia="SimSun" w:hAnsi="Arial" w:cs="Arial"/>
                <w:color w:val="FF0000"/>
                <w:sz w:val="16"/>
                <w:szCs w:val="16"/>
                <w:lang w:eastAsia="zh-CN"/>
              </w:rPr>
              <w:t>or 12 PRBs (optional)</w:t>
            </w:r>
            <w:r w:rsidRPr="00D76CCA">
              <w:rPr>
                <w:rFonts w:ascii="Arial" w:eastAsia="SimSun" w:hAnsi="Arial" w:cs="Arial"/>
                <w:sz w:val="16"/>
                <w:szCs w:val="16"/>
                <w:lang w:eastAsia="zh-CN"/>
              </w:rPr>
              <w:t>, 30 kHz SCS)</w:t>
            </w:r>
          </w:p>
        </w:tc>
      </w:tr>
    </w:tbl>
    <w:p w14:paraId="5212E159" w14:textId="67E79DA8" w:rsidR="008F235B" w:rsidRPr="00D76CCA" w:rsidRDefault="008F235B" w:rsidP="00CF6E6D">
      <w:pPr>
        <w:pStyle w:val="ListParagraph"/>
        <w:numPr>
          <w:ilvl w:val="1"/>
          <w:numId w:val="364"/>
        </w:numPr>
        <w:rPr>
          <w:rFonts w:ascii="Calibri" w:hAnsi="Calibri" w:cs="Calibri"/>
          <w:color w:val="000000"/>
          <w:sz w:val="22"/>
          <w:szCs w:val="22"/>
          <w:lang w:val="en-US" w:eastAsia="zh-CN"/>
        </w:rPr>
      </w:pPr>
      <w:r w:rsidRPr="00D76CCA">
        <w:rPr>
          <w:lang w:val="en-US" w:eastAsia="zh-CN"/>
        </w:rPr>
        <w:t>Note: Rural scenario at 0.7 GHz, Urban scenario at 2.6 GHz, and Urban scenario at 4 GHz (optional) are considered.</w:t>
      </w:r>
    </w:p>
    <w:p w14:paraId="199D6084" w14:textId="77777777" w:rsidR="008F235B" w:rsidRPr="00400D4F" w:rsidRDefault="008F235B" w:rsidP="008F235B">
      <w:pPr>
        <w:shd w:val="clear" w:color="auto" w:fill="FFFFFF"/>
        <w:spacing w:line="233" w:lineRule="atLeast"/>
        <w:jc w:val="both"/>
        <w:rPr>
          <w:rFonts w:ascii="Times New Roman" w:eastAsia="SimSun" w:hAnsi="Times New Roman"/>
          <w:color w:val="000000"/>
          <w:szCs w:val="20"/>
          <w:highlight w:val="green"/>
          <w:lang w:val="en-US" w:eastAsia="zh-CN"/>
        </w:rPr>
      </w:pPr>
      <w:r w:rsidRPr="00400D4F">
        <w:rPr>
          <w:rFonts w:ascii="Times New Roman" w:eastAsia="SimSun" w:hAnsi="Times New Roman"/>
          <w:color w:val="000000"/>
          <w:szCs w:val="20"/>
          <w:highlight w:val="green"/>
          <w:shd w:val="clear" w:color="auto" w:fill="FFFF00"/>
          <w:lang w:val="en-US" w:eastAsia="zh-CN"/>
        </w:rPr>
        <w:t>Agreement</w:t>
      </w:r>
    </w:p>
    <w:p w14:paraId="458C738E" w14:textId="1B5ABF7A" w:rsidR="008F235B" w:rsidRPr="00400D4F" w:rsidRDefault="008F235B" w:rsidP="00CF6E6D">
      <w:pPr>
        <w:pStyle w:val="ListParagraph"/>
        <w:numPr>
          <w:ilvl w:val="0"/>
          <w:numId w:val="365"/>
        </w:numPr>
        <w:shd w:val="clear" w:color="auto" w:fill="FFFFFF"/>
        <w:spacing w:line="231" w:lineRule="atLeast"/>
        <w:jc w:val="both"/>
        <w:rPr>
          <w:color w:val="000000"/>
          <w:lang w:val="en-US" w:eastAsia="zh-CN"/>
        </w:rPr>
      </w:pPr>
      <w:r w:rsidRPr="00400D4F">
        <w:rPr>
          <w:color w:val="000000"/>
          <w:lang w:val="en-US" w:eastAsia="zh-CN"/>
        </w:rPr>
        <w:lastRenderedPageBreak/>
        <w:t>For coverage evaluation of “Rel-18 RedCap UE with RF+BB BW reduction to 5MHz for all DL/UL channels”, target data rates are</w:t>
      </w:r>
    </w:p>
    <w:p w14:paraId="3839F2FE" w14:textId="01D2D31A" w:rsidR="008F235B" w:rsidRPr="00400D4F" w:rsidRDefault="008F235B" w:rsidP="00CF6E6D">
      <w:pPr>
        <w:pStyle w:val="ListParagraph"/>
        <w:numPr>
          <w:ilvl w:val="1"/>
          <w:numId w:val="365"/>
        </w:numPr>
        <w:shd w:val="clear" w:color="auto" w:fill="FFFFFF"/>
        <w:spacing w:line="231" w:lineRule="atLeast"/>
        <w:jc w:val="both"/>
        <w:rPr>
          <w:color w:val="000000"/>
          <w:lang w:val="en-US" w:eastAsia="zh-CN"/>
        </w:rPr>
      </w:pPr>
      <w:r w:rsidRPr="00400D4F">
        <w:rPr>
          <w:color w:val="000000"/>
          <w:lang w:val="en-US" w:eastAsia="zh-CN"/>
        </w:rPr>
        <w:t>FR1 Rural: 250 kbps on DL and 25 kbps in UL</w:t>
      </w:r>
    </w:p>
    <w:p w14:paraId="222BBD09" w14:textId="02F08B93" w:rsidR="008F235B" w:rsidRPr="00400D4F" w:rsidRDefault="008F235B" w:rsidP="00CF6E6D">
      <w:pPr>
        <w:pStyle w:val="ListParagraph"/>
        <w:numPr>
          <w:ilvl w:val="1"/>
          <w:numId w:val="365"/>
        </w:numPr>
        <w:shd w:val="clear" w:color="auto" w:fill="FFFFFF"/>
        <w:spacing w:line="231" w:lineRule="atLeast"/>
        <w:jc w:val="both"/>
        <w:rPr>
          <w:color w:val="000000"/>
          <w:lang w:val="en-US" w:eastAsia="zh-CN"/>
        </w:rPr>
      </w:pPr>
      <w:r w:rsidRPr="00400D4F">
        <w:rPr>
          <w:color w:val="000000"/>
          <w:lang w:val="en-US" w:eastAsia="zh-CN"/>
        </w:rPr>
        <w:t>FR1 Urban: 500 kbps on DL and 250 kbp</w:t>
      </w:r>
      <w:r w:rsidRPr="00400D4F">
        <w:rPr>
          <w:color w:val="FF0000"/>
          <w:lang w:val="en-US" w:eastAsia="zh-CN"/>
        </w:rPr>
        <w:t>s</w:t>
      </w:r>
      <w:r w:rsidRPr="00400D4F">
        <w:rPr>
          <w:color w:val="000000"/>
          <w:lang w:val="en-US" w:eastAsia="zh-CN"/>
        </w:rPr>
        <w:t> in UL</w:t>
      </w:r>
    </w:p>
    <w:p w14:paraId="02FFD60B" w14:textId="7F7DC9C2" w:rsidR="008F235B" w:rsidRPr="00400D4F" w:rsidRDefault="008F235B" w:rsidP="00CF6E6D">
      <w:pPr>
        <w:pStyle w:val="ListParagraph"/>
        <w:numPr>
          <w:ilvl w:val="1"/>
          <w:numId w:val="365"/>
        </w:numPr>
        <w:shd w:val="clear" w:color="auto" w:fill="FFFFFF"/>
        <w:spacing w:line="231" w:lineRule="atLeast"/>
        <w:jc w:val="both"/>
        <w:rPr>
          <w:color w:val="000000"/>
          <w:lang w:val="en-US" w:eastAsia="zh-CN"/>
        </w:rPr>
      </w:pPr>
      <w:r w:rsidRPr="00400D4F">
        <w:rPr>
          <w:color w:val="000000"/>
          <w:lang w:val="en-US" w:eastAsia="zh-CN"/>
        </w:rPr>
        <w:t>Note: The target data rates are the scaled value in the Rel-17 RedCap SI by a factor of 0.25</w:t>
      </w:r>
    </w:p>
    <w:p w14:paraId="76D589B7" w14:textId="77777777" w:rsidR="008F235B" w:rsidRPr="00400D4F" w:rsidRDefault="008F235B" w:rsidP="008F235B">
      <w:pPr>
        <w:shd w:val="clear" w:color="auto" w:fill="FFFFFF"/>
        <w:spacing w:line="233" w:lineRule="atLeast"/>
        <w:jc w:val="both"/>
        <w:rPr>
          <w:rFonts w:ascii="Times New Roman" w:eastAsia="SimSun" w:hAnsi="Times New Roman"/>
          <w:color w:val="000000"/>
          <w:szCs w:val="20"/>
          <w:highlight w:val="green"/>
          <w:shd w:val="clear" w:color="auto" w:fill="FFFF00"/>
          <w:lang w:val="en-US" w:eastAsia="zh-CN"/>
        </w:rPr>
      </w:pPr>
      <w:r w:rsidRPr="00400D4F">
        <w:rPr>
          <w:rFonts w:ascii="Times New Roman" w:eastAsia="SimSun" w:hAnsi="Times New Roman"/>
          <w:color w:val="000000"/>
          <w:szCs w:val="20"/>
          <w:highlight w:val="green"/>
          <w:shd w:val="clear" w:color="auto" w:fill="FFFF00"/>
          <w:lang w:val="en-US" w:eastAsia="zh-CN"/>
        </w:rPr>
        <w:t>Agreement</w:t>
      </w:r>
    </w:p>
    <w:p w14:paraId="79111EB9" w14:textId="206B336B" w:rsidR="008F235B" w:rsidRDefault="008F235B" w:rsidP="00CF6E6D">
      <w:pPr>
        <w:pStyle w:val="ListParagraph"/>
        <w:numPr>
          <w:ilvl w:val="0"/>
          <w:numId w:val="366"/>
        </w:numPr>
        <w:shd w:val="clear" w:color="auto" w:fill="FFFFFF"/>
        <w:spacing w:line="231" w:lineRule="atLeast"/>
        <w:jc w:val="both"/>
        <w:rPr>
          <w:color w:val="000000"/>
          <w:lang w:val="en-US" w:eastAsia="zh-CN"/>
        </w:rPr>
      </w:pPr>
      <w:r w:rsidRPr="00495D7A">
        <w:rPr>
          <w:color w:val="000000"/>
          <w:lang w:val="en-US" w:eastAsia="zh-CN"/>
        </w:rPr>
        <w:t>3dB antenna efficiency loss can be optionally assumed for coverage evaluation of “Rel-18 RedCap UE with RF+BB BW reduction to 5MHz for all DL/UL channels”</w:t>
      </w:r>
    </w:p>
    <w:p w14:paraId="6DCCAF06" w14:textId="7CBBAC95" w:rsidR="00144FAB" w:rsidRPr="00144FAB" w:rsidRDefault="00144FAB" w:rsidP="00144FAB">
      <w:pPr>
        <w:shd w:val="clear" w:color="auto" w:fill="FFFFFF"/>
        <w:spacing w:line="231" w:lineRule="atLeast"/>
        <w:jc w:val="both"/>
        <w:rPr>
          <w:color w:val="000000"/>
          <w:lang w:val="en-US" w:eastAsia="zh-CN"/>
        </w:rPr>
      </w:pPr>
      <w:r w:rsidRPr="00144FAB">
        <w:rPr>
          <w:color w:val="000000"/>
          <w:lang w:val="en-US" w:eastAsia="zh-CN"/>
        </w:rPr>
        <w:t>Agreement (</w:t>
      </w:r>
      <w:r w:rsidRPr="00144FAB">
        <w:rPr>
          <w:i/>
          <w:iCs/>
          <w:color w:val="000000"/>
          <w:lang w:val="en-US" w:eastAsia="zh-CN"/>
        </w:rPr>
        <w:t>further updated as shown in red – from May 20th GTW</w:t>
      </w:r>
      <w:r w:rsidRPr="00144FAB">
        <w:rPr>
          <w:color w:val="000000"/>
          <w:lang w:val="en-US" w:eastAsia="zh-CN"/>
        </w:rPr>
        <w:t>)</w:t>
      </w:r>
    </w:p>
    <w:p w14:paraId="3FA57982" w14:textId="5DD3F43C" w:rsidR="008F235B" w:rsidRPr="00495D7A" w:rsidRDefault="008F235B" w:rsidP="00CF6E6D">
      <w:pPr>
        <w:pStyle w:val="ListParagraph"/>
        <w:numPr>
          <w:ilvl w:val="0"/>
          <w:numId w:val="367"/>
        </w:numPr>
        <w:shd w:val="clear" w:color="auto" w:fill="FFFFFF"/>
        <w:spacing w:line="231" w:lineRule="atLeast"/>
        <w:jc w:val="both"/>
        <w:rPr>
          <w:color w:val="000000"/>
          <w:lang w:val="en-US" w:eastAsia="zh-CN"/>
        </w:rPr>
      </w:pPr>
      <w:r w:rsidRPr="00495D7A">
        <w:rPr>
          <w:color w:val="000000"/>
          <w:lang w:val="en-US" w:eastAsia="zh-CN"/>
        </w:rPr>
        <w:t>For at least PDCCH USS coverage evaluation of “Rel-18 RedCap UE with RF+BB BW reduction to 5MHz for all DL/UL channels”, following revision are assumed</w:t>
      </w:r>
    </w:p>
    <w:p w14:paraId="4A3357A1" w14:textId="7CABC394" w:rsidR="008F235B" w:rsidRPr="00495D7A" w:rsidRDefault="008F235B" w:rsidP="00CF6E6D">
      <w:pPr>
        <w:pStyle w:val="ListParagraph"/>
        <w:numPr>
          <w:ilvl w:val="1"/>
          <w:numId w:val="367"/>
        </w:numPr>
        <w:shd w:val="clear" w:color="auto" w:fill="FFFFFF"/>
        <w:spacing w:line="231" w:lineRule="atLeast"/>
        <w:jc w:val="both"/>
        <w:rPr>
          <w:color w:val="000000"/>
          <w:lang w:val="en-US" w:eastAsia="zh-CN"/>
        </w:rPr>
      </w:pPr>
      <w:r w:rsidRPr="00495D7A">
        <w:rPr>
          <w:color w:val="000000"/>
          <w:lang w:val="en-US" w:eastAsia="zh-CN"/>
        </w:rPr>
        <w:t>For 15KHz SCS, CORESET size is 3 symbols and 24 PRBs, AL is 8.</w:t>
      </w:r>
    </w:p>
    <w:p w14:paraId="2EB58871" w14:textId="6B33E85F" w:rsidR="008F235B" w:rsidRPr="00495D7A" w:rsidRDefault="008F235B" w:rsidP="00CF6E6D">
      <w:pPr>
        <w:pStyle w:val="ListParagraph"/>
        <w:numPr>
          <w:ilvl w:val="1"/>
          <w:numId w:val="367"/>
        </w:numPr>
        <w:shd w:val="clear" w:color="auto" w:fill="FFFFFF"/>
        <w:spacing w:line="231" w:lineRule="atLeast"/>
        <w:jc w:val="both"/>
        <w:rPr>
          <w:color w:val="000000"/>
          <w:lang w:val="en-US" w:eastAsia="zh-CN"/>
        </w:rPr>
      </w:pPr>
      <w:r w:rsidRPr="00495D7A">
        <w:rPr>
          <w:color w:val="000000"/>
          <w:lang w:val="en-US" w:eastAsia="zh-CN"/>
        </w:rPr>
        <w:t>For 30KHz SCS,</w:t>
      </w:r>
    </w:p>
    <w:p w14:paraId="05401F6F" w14:textId="42488AA2" w:rsidR="008F235B" w:rsidRPr="00495D7A" w:rsidRDefault="008F235B" w:rsidP="00CF6E6D">
      <w:pPr>
        <w:pStyle w:val="ListParagraph"/>
        <w:numPr>
          <w:ilvl w:val="2"/>
          <w:numId w:val="367"/>
        </w:numPr>
        <w:shd w:val="clear" w:color="auto" w:fill="FFFFFF"/>
        <w:spacing w:line="231" w:lineRule="atLeast"/>
        <w:jc w:val="both"/>
        <w:rPr>
          <w:color w:val="000000"/>
          <w:lang w:val="en-US" w:eastAsia="zh-CN"/>
        </w:rPr>
      </w:pPr>
      <w:r w:rsidRPr="00495D7A">
        <w:rPr>
          <w:color w:val="000000"/>
          <w:lang w:val="en-US" w:eastAsia="zh-CN"/>
        </w:rPr>
        <w:t>Opt1: CORESET size is 3 symbols and 6 PRBs, AL is 2 (baseline)</w:t>
      </w:r>
    </w:p>
    <w:p w14:paraId="0802AAA3" w14:textId="541DE611" w:rsidR="008F235B" w:rsidRPr="00495D7A" w:rsidRDefault="008F235B" w:rsidP="00CF6E6D">
      <w:pPr>
        <w:pStyle w:val="ListParagraph"/>
        <w:numPr>
          <w:ilvl w:val="2"/>
          <w:numId w:val="367"/>
        </w:numPr>
        <w:shd w:val="clear" w:color="auto" w:fill="FFFFFF"/>
        <w:spacing w:line="231" w:lineRule="atLeast"/>
        <w:jc w:val="both"/>
        <w:rPr>
          <w:color w:val="000000"/>
          <w:lang w:val="en-US" w:eastAsia="zh-CN"/>
        </w:rPr>
      </w:pPr>
      <w:r w:rsidRPr="00495D7A">
        <w:rPr>
          <w:color w:val="000000"/>
          <w:lang w:val="en-US" w:eastAsia="zh-CN"/>
        </w:rPr>
        <w:t>Opt2: CORESET size is 3 symbols and 12 PRBs, AL is 4 (optional)</w:t>
      </w:r>
    </w:p>
    <w:p w14:paraId="6958E35D" w14:textId="53E8FC76" w:rsidR="008F235B" w:rsidRPr="00144FAB" w:rsidRDefault="008F235B" w:rsidP="00AD0104">
      <w:pPr>
        <w:pStyle w:val="ListParagraph"/>
        <w:shd w:val="clear" w:color="auto" w:fill="FFFFFF"/>
        <w:spacing w:line="231" w:lineRule="atLeast"/>
        <w:ind w:left="1440"/>
        <w:jc w:val="both"/>
        <w:rPr>
          <w:color w:val="FF0000"/>
          <w:lang w:val="en-US" w:eastAsia="zh-CN"/>
        </w:rPr>
      </w:pPr>
      <w:r w:rsidRPr="00144FAB">
        <w:rPr>
          <w:strike/>
          <w:color w:val="FF0000"/>
          <w:lang w:val="en-US" w:eastAsia="zh-CN"/>
        </w:rPr>
        <w:t>FFS</w:t>
      </w:r>
      <w:r w:rsidRPr="00144FAB">
        <w:rPr>
          <w:strike/>
          <w:color w:val="FF0000"/>
          <w:lang w:val="en-US" w:eastAsia="zh-CN"/>
        </w:rPr>
        <w:t>：</w:t>
      </w:r>
      <w:r w:rsidRPr="00144FAB">
        <w:rPr>
          <w:strike/>
          <w:color w:val="FF0000"/>
          <w:lang w:val="en-US" w:eastAsia="zh-CN"/>
        </w:rPr>
        <w:t>Use all CCEs of the CORESET</w:t>
      </w:r>
      <w:r w:rsidR="00144FAB" w:rsidRPr="00144FAB">
        <w:rPr>
          <w:color w:val="FF0000"/>
        </w:rPr>
        <w:t xml:space="preserve"> </w:t>
      </w:r>
      <w:r w:rsidR="00144FAB" w:rsidRPr="00144FAB">
        <w:rPr>
          <w:color w:val="FF0000"/>
          <w:lang w:val="en-US" w:eastAsia="zh-CN"/>
        </w:rPr>
        <w:t>Other configurations are also not precluded</w:t>
      </w:r>
    </w:p>
    <w:p w14:paraId="2383EFDD" w14:textId="77777777" w:rsidR="008F235B" w:rsidRPr="00400D4F" w:rsidRDefault="008F235B" w:rsidP="008F235B">
      <w:pPr>
        <w:shd w:val="clear" w:color="auto" w:fill="FFFFFF"/>
        <w:spacing w:line="233" w:lineRule="atLeast"/>
        <w:jc w:val="both"/>
        <w:rPr>
          <w:rFonts w:ascii="Times New Roman" w:eastAsia="SimSun" w:hAnsi="Times New Roman"/>
          <w:color w:val="000000"/>
          <w:szCs w:val="20"/>
          <w:highlight w:val="green"/>
          <w:lang w:val="en-US" w:eastAsia="zh-CN"/>
        </w:rPr>
      </w:pPr>
      <w:r w:rsidRPr="00400D4F">
        <w:rPr>
          <w:rFonts w:ascii="Times New Roman" w:eastAsia="SimSun" w:hAnsi="Times New Roman"/>
          <w:color w:val="000000"/>
          <w:szCs w:val="20"/>
          <w:highlight w:val="green"/>
          <w:shd w:val="clear" w:color="auto" w:fill="FFFF00"/>
          <w:lang w:val="en-US" w:eastAsia="zh-CN"/>
        </w:rPr>
        <w:t>Agreement</w:t>
      </w:r>
    </w:p>
    <w:p w14:paraId="1795C2E3" w14:textId="7B2726B3" w:rsidR="008F235B" w:rsidRPr="00AD0104" w:rsidRDefault="008F235B" w:rsidP="00CF6E6D">
      <w:pPr>
        <w:pStyle w:val="ListParagraph"/>
        <w:numPr>
          <w:ilvl w:val="0"/>
          <w:numId w:val="368"/>
        </w:numPr>
        <w:shd w:val="clear" w:color="auto" w:fill="FFFFFF"/>
        <w:spacing w:line="231" w:lineRule="atLeast"/>
        <w:jc w:val="both"/>
        <w:rPr>
          <w:color w:val="000000"/>
          <w:lang w:val="en-US" w:eastAsia="zh-CN"/>
        </w:rPr>
      </w:pPr>
      <w:r w:rsidRPr="00AD0104">
        <w:rPr>
          <w:color w:val="000000"/>
          <w:lang w:val="en-US" w:eastAsia="zh-CN"/>
        </w:rPr>
        <w:t>For coverage evaluation of Rel-18 RedCap UE, 1 Tx branch is assumed.</w:t>
      </w:r>
    </w:p>
    <w:p w14:paraId="3C062907" w14:textId="77777777" w:rsidR="008F235B" w:rsidRPr="00AD0104" w:rsidRDefault="008F235B" w:rsidP="008F235B">
      <w:pPr>
        <w:shd w:val="clear" w:color="auto" w:fill="FFFFFF"/>
        <w:spacing w:line="233" w:lineRule="atLeast"/>
        <w:jc w:val="both"/>
        <w:rPr>
          <w:rFonts w:ascii="Times New Roman" w:eastAsia="SimSun" w:hAnsi="Times New Roman"/>
          <w:color w:val="000000"/>
          <w:szCs w:val="20"/>
          <w:u w:val="single"/>
          <w:lang w:val="en-US" w:eastAsia="zh-CN"/>
        </w:rPr>
      </w:pPr>
      <w:r w:rsidRPr="00AD0104">
        <w:rPr>
          <w:rFonts w:ascii="Times New Roman" w:eastAsia="SimSun" w:hAnsi="Times New Roman"/>
          <w:color w:val="000000"/>
          <w:szCs w:val="20"/>
          <w:u w:val="single"/>
          <w:lang w:val="en-US" w:eastAsia="zh-CN"/>
        </w:rPr>
        <w:t>Conclusion</w:t>
      </w:r>
    </w:p>
    <w:p w14:paraId="5360BCEC" w14:textId="5BEABAEF" w:rsidR="008F235B" w:rsidRPr="00AD0104" w:rsidRDefault="008F235B" w:rsidP="00CF6E6D">
      <w:pPr>
        <w:pStyle w:val="ListParagraph"/>
        <w:numPr>
          <w:ilvl w:val="0"/>
          <w:numId w:val="369"/>
        </w:numPr>
        <w:shd w:val="clear" w:color="auto" w:fill="FFFFFF"/>
        <w:spacing w:line="231" w:lineRule="atLeast"/>
        <w:jc w:val="both"/>
        <w:rPr>
          <w:color w:val="000000"/>
          <w:lang w:val="en-US" w:eastAsia="zh-CN"/>
        </w:rPr>
      </w:pPr>
      <w:r w:rsidRPr="00AD0104">
        <w:rPr>
          <w:color w:val="000000"/>
          <w:lang w:val="en-US" w:eastAsia="zh-CN"/>
        </w:rPr>
        <w:t>Evaluation of PDCCH blocking probability is not conducted in Rel-18 RedCap SI</w:t>
      </w:r>
    </w:p>
    <w:p w14:paraId="74CD4B94" w14:textId="77777777" w:rsidR="008F235B" w:rsidRPr="00400D4F" w:rsidRDefault="008F235B" w:rsidP="008F235B">
      <w:pPr>
        <w:rPr>
          <w:rFonts w:ascii="Times New Roman" w:hAnsi="Times New Roman"/>
          <w:szCs w:val="20"/>
          <w:lang w:val="en-US" w:eastAsia="x-none"/>
        </w:rPr>
      </w:pPr>
    </w:p>
    <w:p w14:paraId="1FF8D26F" w14:textId="34E3B6ED" w:rsidR="008F235B" w:rsidRPr="00400D4F" w:rsidRDefault="001B5688" w:rsidP="008F235B">
      <w:pPr>
        <w:rPr>
          <w:rFonts w:ascii="Times New Roman" w:hAnsi="Times New Roman"/>
          <w:b/>
          <w:bCs/>
          <w:szCs w:val="20"/>
          <w:lang w:eastAsia="x-none"/>
        </w:rPr>
      </w:pPr>
      <w:hyperlink r:id="rId2499" w:history="1">
        <w:r w:rsidR="000B5C49">
          <w:rPr>
            <w:rStyle w:val="Hyperlink"/>
            <w:rFonts w:ascii="Times New Roman" w:hAnsi="Times New Roman"/>
            <w:b/>
            <w:bCs/>
            <w:szCs w:val="20"/>
            <w:lang w:eastAsia="x-none"/>
          </w:rPr>
          <w:t>R1-2205544</w:t>
        </w:r>
      </w:hyperlink>
      <w:r w:rsidR="008F235B" w:rsidRPr="00400D4F">
        <w:rPr>
          <w:rFonts w:ascii="Times New Roman" w:hAnsi="Times New Roman"/>
          <w:b/>
          <w:bCs/>
          <w:szCs w:val="20"/>
          <w:lang w:eastAsia="x-none"/>
        </w:rPr>
        <w:tab/>
        <w:t>FL summary #4 on simulation needs and assumptions for further reduce UE complexity</w:t>
      </w:r>
      <w:r w:rsidR="008F235B" w:rsidRPr="00400D4F">
        <w:rPr>
          <w:rFonts w:ascii="Times New Roman" w:hAnsi="Times New Roman"/>
          <w:b/>
          <w:bCs/>
          <w:szCs w:val="20"/>
          <w:lang w:eastAsia="x-none"/>
        </w:rPr>
        <w:tab/>
        <w:t>Moderator (NTT DOCOMO, INC.)</w:t>
      </w:r>
    </w:p>
    <w:p w14:paraId="7FC6D97C" w14:textId="1E221085" w:rsidR="008F235B" w:rsidRDefault="00400D4F" w:rsidP="008F235B">
      <w:pPr>
        <w:rPr>
          <w:rFonts w:ascii="Times New Roman" w:hAnsi="Times New Roman"/>
          <w:szCs w:val="20"/>
          <w:lang w:eastAsia="x-none"/>
        </w:rPr>
      </w:pPr>
      <w:r>
        <w:rPr>
          <w:rFonts w:ascii="Times New Roman" w:hAnsi="Times New Roman"/>
          <w:szCs w:val="20"/>
          <w:lang w:eastAsia="x-none"/>
        </w:rPr>
        <w:t>From May 20</w:t>
      </w:r>
      <w:r w:rsidRPr="00400D4F">
        <w:rPr>
          <w:rFonts w:ascii="Times New Roman" w:hAnsi="Times New Roman"/>
          <w:szCs w:val="20"/>
          <w:vertAlign w:val="superscript"/>
          <w:lang w:eastAsia="x-none"/>
        </w:rPr>
        <w:t>th</w:t>
      </w:r>
      <w:r>
        <w:rPr>
          <w:rFonts w:ascii="Times New Roman" w:hAnsi="Times New Roman"/>
          <w:szCs w:val="20"/>
          <w:lang w:eastAsia="x-none"/>
        </w:rPr>
        <w:t xml:space="preserve"> GTW session</w:t>
      </w:r>
    </w:p>
    <w:p w14:paraId="44CF8B32" w14:textId="77777777" w:rsidR="00144FAB" w:rsidRPr="006B6603" w:rsidRDefault="00144FAB" w:rsidP="00144FAB">
      <w:pPr>
        <w:rPr>
          <w:rFonts w:ascii="Microsoft YaHei UI" w:hAnsi="Microsoft YaHei UI" w:cs="SimSun"/>
          <w:sz w:val="21"/>
          <w:szCs w:val="21"/>
          <w:highlight w:val="green"/>
          <w:lang w:val="en-US" w:eastAsia="zh-CN"/>
        </w:rPr>
      </w:pPr>
      <w:r w:rsidRPr="00243843">
        <w:rPr>
          <w:highlight w:val="green"/>
          <w:shd w:val="clear" w:color="auto" w:fill="FFFF00"/>
          <w:lang w:val="en-US" w:eastAsia="zh-CN"/>
        </w:rPr>
        <w:t>Agreement</w:t>
      </w:r>
    </w:p>
    <w:p w14:paraId="691BD08F" w14:textId="298EAB08" w:rsidR="00144FAB" w:rsidRPr="00144FAB" w:rsidRDefault="00144FAB" w:rsidP="00CF6E6D">
      <w:pPr>
        <w:pStyle w:val="ListParagraph"/>
        <w:numPr>
          <w:ilvl w:val="0"/>
          <w:numId w:val="369"/>
        </w:numPr>
        <w:rPr>
          <w:rFonts w:ascii="Microsoft YaHei UI" w:hAnsi="Microsoft YaHei UI" w:cs="SimSun"/>
          <w:sz w:val="21"/>
          <w:szCs w:val="21"/>
          <w:lang w:val="en-US" w:eastAsia="zh-CN"/>
        </w:rPr>
      </w:pPr>
      <w:r w:rsidRPr="00144FAB">
        <w:rPr>
          <w:lang w:val="en-US" w:eastAsia="zh-CN"/>
        </w:rPr>
        <w:t>For SIB1 coverage evaluation of “Rel-18 RedCap UE with RF+BB BW reduction to 5MHz for all DL/UL channels”, followings are assumed</w:t>
      </w:r>
    </w:p>
    <w:p w14:paraId="6B1CDE28" w14:textId="5BB1D01D" w:rsidR="00144FAB" w:rsidRPr="00144FAB" w:rsidRDefault="00144FAB" w:rsidP="00CF6E6D">
      <w:pPr>
        <w:pStyle w:val="ListParagraph"/>
        <w:numPr>
          <w:ilvl w:val="1"/>
          <w:numId w:val="369"/>
        </w:numPr>
        <w:rPr>
          <w:rFonts w:ascii="Microsoft YaHei UI" w:hAnsi="Microsoft YaHei UI" w:cs="SimSun"/>
          <w:sz w:val="21"/>
          <w:szCs w:val="21"/>
          <w:lang w:val="en-US" w:eastAsia="zh-CN"/>
        </w:rPr>
      </w:pPr>
      <w:r w:rsidRPr="00144FAB">
        <w:rPr>
          <w:lang w:val="en-US" w:eastAsia="zh-CN"/>
        </w:rPr>
        <w:t xml:space="preserve">Opt1: SIB1 BW is larger than 5MHz, e.g., 48PRB </w:t>
      </w:r>
    </w:p>
    <w:p w14:paraId="4D838710" w14:textId="63C44054" w:rsidR="00144FAB" w:rsidRPr="00144FAB" w:rsidRDefault="00144FAB" w:rsidP="00CF6E6D">
      <w:pPr>
        <w:pStyle w:val="ListParagraph"/>
        <w:numPr>
          <w:ilvl w:val="2"/>
          <w:numId w:val="369"/>
        </w:numPr>
        <w:rPr>
          <w:rFonts w:ascii="Microsoft YaHei UI" w:hAnsi="Microsoft YaHei UI" w:cs="SimSun"/>
          <w:sz w:val="21"/>
          <w:szCs w:val="21"/>
          <w:lang w:val="en-US" w:eastAsia="zh-CN"/>
        </w:rPr>
      </w:pPr>
      <w:r w:rsidRPr="00144FAB">
        <w:rPr>
          <w:lang w:val="en-US" w:eastAsia="zh-CN"/>
        </w:rPr>
        <w:t>The UE can receive a part of SIB1 PDSCH at a time. Detail assumption of reception scheme (e.g., puncturing the bits transmitted outside UE BW) is reported by each company.</w:t>
      </w:r>
    </w:p>
    <w:p w14:paraId="49E14542" w14:textId="78273490" w:rsidR="00144FAB" w:rsidRPr="00144FAB" w:rsidRDefault="00144FAB" w:rsidP="00CF6E6D">
      <w:pPr>
        <w:pStyle w:val="ListParagraph"/>
        <w:numPr>
          <w:ilvl w:val="1"/>
          <w:numId w:val="369"/>
        </w:numPr>
        <w:rPr>
          <w:rFonts w:ascii="Microsoft YaHei UI" w:hAnsi="Microsoft YaHei UI" w:cs="SimSun"/>
          <w:sz w:val="21"/>
          <w:szCs w:val="21"/>
          <w:lang w:val="en-US" w:eastAsia="zh-CN"/>
        </w:rPr>
      </w:pPr>
      <w:r w:rsidRPr="00144FAB">
        <w:rPr>
          <w:lang w:val="en-US" w:eastAsia="zh-CN"/>
        </w:rPr>
        <w:t>Opt2: SIB1 BW is within 5MHz</w:t>
      </w:r>
    </w:p>
    <w:p w14:paraId="622AC3A6" w14:textId="34E2AEB9" w:rsidR="00144FAB" w:rsidRPr="00144FAB" w:rsidRDefault="00144FAB" w:rsidP="00CF6E6D">
      <w:pPr>
        <w:pStyle w:val="ListParagraph"/>
        <w:numPr>
          <w:ilvl w:val="1"/>
          <w:numId w:val="369"/>
        </w:numPr>
        <w:rPr>
          <w:lang w:val="en-US" w:eastAsia="zh-CN"/>
        </w:rPr>
      </w:pPr>
      <w:r w:rsidRPr="00144FAB">
        <w:rPr>
          <w:lang w:val="en-US" w:eastAsia="zh-CN"/>
        </w:rPr>
        <w:t>A TBS of 1256 bits(other size is not precluded)</w:t>
      </w:r>
    </w:p>
    <w:p w14:paraId="1DA0ACDF" w14:textId="77777777" w:rsidR="00144FAB" w:rsidRPr="00144FAB" w:rsidRDefault="00144FAB" w:rsidP="00144FAB">
      <w:pPr>
        <w:pStyle w:val="ListParagraph"/>
        <w:ind w:left="1440"/>
        <w:rPr>
          <w:rFonts w:ascii="Microsoft YaHei UI" w:hAnsi="Microsoft YaHei UI" w:cs="SimSun"/>
          <w:sz w:val="21"/>
          <w:szCs w:val="21"/>
          <w:lang w:val="en-US" w:eastAsia="zh-CN"/>
        </w:rPr>
      </w:pPr>
      <w:r w:rsidRPr="00144FAB">
        <w:rPr>
          <w:rFonts w:hint="eastAsia"/>
          <w:lang w:val="en-US" w:eastAsia="zh-CN"/>
        </w:rPr>
        <w:t>Note:</w:t>
      </w:r>
      <w:r w:rsidRPr="00144FAB">
        <w:rPr>
          <w:lang w:val="en-US" w:eastAsia="zh-CN"/>
        </w:rPr>
        <w:t xml:space="preserve"> whether interleaving mapping is assumed depends on companies’ report</w:t>
      </w:r>
    </w:p>
    <w:p w14:paraId="096EDF79" w14:textId="77777777" w:rsidR="00144FAB" w:rsidRPr="006B6603" w:rsidRDefault="00144FAB" w:rsidP="00144FAB">
      <w:pPr>
        <w:rPr>
          <w:rFonts w:ascii="Microsoft YaHei UI" w:hAnsi="Microsoft YaHei UI" w:cs="SimSun"/>
          <w:sz w:val="21"/>
          <w:szCs w:val="21"/>
          <w:highlight w:val="green"/>
          <w:lang w:val="en-US" w:eastAsia="zh-CN"/>
        </w:rPr>
      </w:pPr>
      <w:r w:rsidRPr="000F5001">
        <w:rPr>
          <w:highlight w:val="green"/>
          <w:shd w:val="clear" w:color="auto" w:fill="FFFF00"/>
          <w:lang w:val="en-US" w:eastAsia="zh-CN"/>
        </w:rPr>
        <w:t>Agreement</w:t>
      </w:r>
    </w:p>
    <w:p w14:paraId="7D7FE458" w14:textId="29642421" w:rsidR="00144FAB" w:rsidRPr="00144FAB" w:rsidRDefault="00144FAB" w:rsidP="00CF6E6D">
      <w:pPr>
        <w:pStyle w:val="ListParagraph"/>
        <w:numPr>
          <w:ilvl w:val="0"/>
          <w:numId w:val="369"/>
        </w:numPr>
        <w:rPr>
          <w:rFonts w:ascii="Microsoft YaHei UI" w:hAnsi="Microsoft YaHei UI" w:cs="SimSun"/>
          <w:sz w:val="21"/>
          <w:szCs w:val="21"/>
          <w:lang w:val="en-US" w:eastAsia="zh-CN"/>
        </w:rPr>
      </w:pPr>
      <w:r w:rsidRPr="00144FAB">
        <w:rPr>
          <w:lang w:val="en-US" w:eastAsia="zh-CN"/>
        </w:rPr>
        <w:t>For PDCCH CSS coverage evaluation of “Rel-18 RedCap UE with RF+BB BW reduction to 5MHz for all DL/UL channels”, following revision are assumed</w:t>
      </w:r>
    </w:p>
    <w:p w14:paraId="2E67F76F" w14:textId="447EB3E9" w:rsidR="00144FAB" w:rsidRPr="00144FAB" w:rsidRDefault="00144FAB" w:rsidP="00CF6E6D">
      <w:pPr>
        <w:pStyle w:val="ListParagraph"/>
        <w:numPr>
          <w:ilvl w:val="1"/>
          <w:numId w:val="369"/>
        </w:numPr>
        <w:rPr>
          <w:rFonts w:ascii="Microsoft YaHei UI" w:hAnsi="Microsoft YaHei UI" w:cs="SimSun"/>
          <w:sz w:val="21"/>
          <w:szCs w:val="21"/>
          <w:lang w:val="en-US" w:eastAsia="zh-CN"/>
        </w:rPr>
      </w:pPr>
      <w:r w:rsidRPr="00144FAB">
        <w:rPr>
          <w:lang w:val="en-US" w:eastAsia="zh-CN"/>
        </w:rPr>
        <w:t>Opt1: CORESET BW is larger than 5MHz</w:t>
      </w:r>
    </w:p>
    <w:p w14:paraId="658C33B7" w14:textId="0F5C7ED9" w:rsidR="00144FAB" w:rsidRPr="00144FAB" w:rsidRDefault="00144FAB" w:rsidP="00CF6E6D">
      <w:pPr>
        <w:pStyle w:val="ListParagraph"/>
        <w:numPr>
          <w:ilvl w:val="2"/>
          <w:numId w:val="369"/>
        </w:numPr>
        <w:rPr>
          <w:rFonts w:ascii="Microsoft YaHei UI" w:hAnsi="Microsoft YaHei UI" w:cs="SimSun"/>
          <w:sz w:val="21"/>
          <w:szCs w:val="21"/>
          <w:lang w:val="en-US" w:eastAsia="zh-CN"/>
        </w:rPr>
      </w:pPr>
      <w:r w:rsidRPr="00144FAB">
        <w:rPr>
          <w:lang w:val="en-US" w:eastAsia="zh-CN"/>
        </w:rPr>
        <w:t>The UE can receive a part of PDCCH at a time. Detail assumption of reception scheme (e.g., puncturing the bits transmitted outside UE BW) is reported by each company.</w:t>
      </w:r>
    </w:p>
    <w:p w14:paraId="4EA8DDE1" w14:textId="42F5DBEF" w:rsidR="00144FAB" w:rsidRPr="00144FAB" w:rsidRDefault="00144FAB" w:rsidP="00CF6E6D">
      <w:pPr>
        <w:pStyle w:val="ListParagraph"/>
        <w:numPr>
          <w:ilvl w:val="2"/>
          <w:numId w:val="369"/>
        </w:numPr>
        <w:rPr>
          <w:lang w:val="en-US" w:eastAsia="zh-CN"/>
        </w:rPr>
      </w:pPr>
      <w:r w:rsidRPr="00144FAB">
        <w:rPr>
          <w:lang w:val="en-US" w:eastAsia="zh-CN"/>
        </w:rPr>
        <w:t>For 15/30kHz SCS, CORESET size is 2 symbols and 48 PRBs, AL is 16.</w:t>
      </w:r>
    </w:p>
    <w:p w14:paraId="3F54D7E1" w14:textId="0F00BBE8" w:rsidR="00144FAB" w:rsidRPr="00144FAB" w:rsidRDefault="00144FAB" w:rsidP="00CF6E6D">
      <w:pPr>
        <w:pStyle w:val="ListParagraph"/>
        <w:numPr>
          <w:ilvl w:val="2"/>
          <w:numId w:val="369"/>
        </w:numPr>
        <w:rPr>
          <w:rFonts w:ascii="Microsoft YaHei UI" w:hAnsi="Microsoft YaHei UI" w:cs="SimSun"/>
          <w:sz w:val="21"/>
          <w:szCs w:val="21"/>
          <w:lang w:val="en-US" w:eastAsia="zh-CN"/>
        </w:rPr>
      </w:pPr>
      <w:r w:rsidRPr="00144FAB">
        <w:rPr>
          <w:lang w:val="en-US" w:eastAsia="zh-CN"/>
        </w:rPr>
        <w:t>For 30kHz SCS, CORESET size is 2 symbols and 24 PRBs, AL is 8</w:t>
      </w:r>
      <w:r w:rsidRPr="00144FAB">
        <w:rPr>
          <w:rFonts w:hint="eastAsia"/>
          <w:lang w:val="en-US" w:eastAsia="zh-CN"/>
        </w:rPr>
        <w:t>.</w:t>
      </w:r>
      <w:r w:rsidRPr="00144FAB">
        <w:rPr>
          <w:lang w:val="en-US" w:eastAsia="zh-CN"/>
        </w:rPr>
        <w:t xml:space="preserve">  Other configu</w:t>
      </w:r>
      <w:r>
        <w:rPr>
          <w:lang w:val="en-US" w:eastAsia="zh-CN"/>
        </w:rPr>
        <w:t>r</w:t>
      </w:r>
      <w:r w:rsidRPr="00144FAB">
        <w:rPr>
          <w:lang w:val="en-US" w:eastAsia="zh-CN"/>
        </w:rPr>
        <w:t>ations are also not precluded</w:t>
      </w:r>
    </w:p>
    <w:p w14:paraId="34EAB618" w14:textId="10D58CCD" w:rsidR="00144FAB" w:rsidRPr="00144FAB" w:rsidRDefault="00144FAB" w:rsidP="00CF6E6D">
      <w:pPr>
        <w:pStyle w:val="ListParagraph"/>
        <w:numPr>
          <w:ilvl w:val="1"/>
          <w:numId w:val="369"/>
        </w:numPr>
        <w:rPr>
          <w:rFonts w:ascii="Microsoft YaHei UI" w:hAnsi="Microsoft YaHei UI" w:cs="SimSun"/>
          <w:sz w:val="21"/>
          <w:szCs w:val="21"/>
          <w:lang w:val="en-US" w:eastAsia="zh-CN"/>
        </w:rPr>
      </w:pPr>
      <w:r w:rsidRPr="00144FAB">
        <w:rPr>
          <w:lang w:val="en-US" w:eastAsia="zh-CN"/>
        </w:rPr>
        <w:t>Opt2: CORESET BW is within 5MHz</w:t>
      </w:r>
    </w:p>
    <w:p w14:paraId="2B588B04" w14:textId="7F671D6C" w:rsidR="00144FAB" w:rsidRPr="00144FAB" w:rsidRDefault="00144FAB" w:rsidP="00CF6E6D">
      <w:pPr>
        <w:pStyle w:val="ListParagraph"/>
        <w:numPr>
          <w:ilvl w:val="2"/>
          <w:numId w:val="369"/>
        </w:numPr>
        <w:rPr>
          <w:rFonts w:ascii="Microsoft YaHei UI" w:hAnsi="Microsoft YaHei UI" w:cs="SimSun"/>
          <w:sz w:val="21"/>
          <w:szCs w:val="21"/>
          <w:lang w:val="en-US" w:eastAsia="zh-CN"/>
        </w:rPr>
      </w:pPr>
      <w:r w:rsidRPr="00144FAB">
        <w:rPr>
          <w:lang w:val="en-US" w:eastAsia="zh-CN"/>
        </w:rPr>
        <w:t>For 15kHz SCS, CORESET size is 3 symbols and 24 PRBs, AL is 8.</w:t>
      </w:r>
    </w:p>
    <w:p w14:paraId="7ED9D930" w14:textId="123F5243" w:rsidR="00144FAB" w:rsidRPr="00144FAB" w:rsidRDefault="00144FAB" w:rsidP="00CF6E6D">
      <w:pPr>
        <w:pStyle w:val="ListParagraph"/>
        <w:numPr>
          <w:ilvl w:val="2"/>
          <w:numId w:val="369"/>
        </w:numPr>
        <w:rPr>
          <w:rFonts w:ascii="Microsoft YaHei UI" w:hAnsi="Microsoft YaHei UI" w:cs="SimSun"/>
          <w:sz w:val="21"/>
          <w:szCs w:val="21"/>
          <w:lang w:val="en-US" w:eastAsia="zh-CN"/>
        </w:rPr>
      </w:pPr>
      <w:r w:rsidRPr="00144FAB">
        <w:rPr>
          <w:lang w:val="en-US" w:eastAsia="zh-CN"/>
        </w:rPr>
        <w:t>For 30kHz SCS,</w:t>
      </w:r>
    </w:p>
    <w:p w14:paraId="066E043F" w14:textId="2A357538" w:rsidR="00144FAB" w:rsidRPr="00144FAB" w:rsidRDefault="00144FAB" w:rsidP="00CF6E6D">
      <w:pPr>
        <w:pStyle w:val="ListParagraph"/>
        <w:numPr>
          <w:ilvl w:val="3"/>
          <w:numId w:val="369"/>
        </w:numPr>
        <w:rPr>
          <w:rFonts w:ascii="Microsoft YaHei UI" w:hAnsi="Microsoft YaHei UI" w:cs="SimSun"/>
          <w:sz w:val="21"/>
          <w:szCs w:val="21"/>
          <w:lang w:val="en-US" w:eastAsia="zh-CN"/>
        </w:rPr>
      </w:pPr>
      <w:r w:rsidRPr="00144FAB">
        <w:rPr>
          <w:lang w:val="en-US" w:eastAsia="zh-CN"/>
        </w:rPr>
        <w:t>Opt2-1: CORESET size is 3 symbols and 6 PRBs, AL is 2</w:t>
      </w:r>
      <w:r w:rsidRPr="00144FAB">
        <w:rPr>
          <w:rFonts w:hint="eastAsia"/>
          <w:lang w:val="en-US" w:eastAsia="zh-CN"/>
        </w:rPr>
        <w:t>.</w:t>
      </w:r>
      <w:r w:rsidRPr="00144FAB">
        <w:rPr>
          <w:lang w:val="en-US" w:eastAsia="zh-CN"/>
        </w:rPr>
        <w:t xml:space="preserve">  Other configu</w:t>
      </w:r>
      <w:r>
        <w:rPr>
          <w:lang w:val="en-US" w:eastAsia="zh-CN"/>
        </w:rPr>
        <w:t>r</w:t>
      </w:r>
      <w:r w:rsidRPr="00144FAB">
        <w:rPr>
          <w:lang w:val="en-US" w:eastAsia="zh-CN"/>
        </w:rPr>
        <w:t>ations are also not precluded</w:t>
      </w:r>
    </w:p>
    <w:p w14:paraId="45A59777" w14:textId="1FBFAB91" w:rsidR="00144FAB" w:rsidRPr="00144FAB" w:rsidRDefault="00144FAB" w:rsidP="00CF6E6D">
      <w:pPr>
        <w:pStyle w:val="ListParagraph"/>
        <w:numPr>
          <w:ilvl w:val="3"/>
          <w:numId w:val="369"/>
        </w:numPr>
        <w:rPr>
          <w:rFonts w:ascii="Microsoft YaHei UI" w:hAnsi="Microsoft YaHei UI" w:cs="SimSun"/>
          <w:sz w:val="21"/>
          <w:szCs w:val="21"/>
          <w:lang w:val="en-US" w:eastAsia="zh-CN"/>
        </w:rPr>
      </w:pPr>
      <w:r w:rsidRPr="00144FAB">
        <w:rPr>
          <w:lang w:val="en-US" w:eastAsia="zh-CN"/>
        </w:rPr>
        <w:t>Opt2-2: CORESET size is 3 symbols and 12 PRBs, AL is 4</w:t>
      </w:r>
    </w:p>
    <w:p w14:paraId="5A851B0F" w14:textId="77777777" w:rsidR="00144FAB" w:rsidRPr="008C5F2C" w:rsidRDefault="00144FAB" w:rsidP="00144FAB">
      <w:pPr>
        <w:rPr>
          <w:rFonts w:ascii="Microsoft YaHei UI" w:hAnsi="Microsoft YaHei UI" w:cs="SimSun"/>
          <w:sz w:val="21"/>
          <w:szCs w:val="21"/>
          <w:highlight w:val="green"/>
          <w:lang w:val="en-US" w:eastAsia="zh-CN"/>
        </w:rPr>
      </w:pPr>
      <w:r w:rsidRPr="008C5F2C">
        <w:rPr>
          <w:highlight w:val="green"/>
          <w:shd w:val="clear" w:color="auto" w:fill="FFFF00"/>
          <w:lang w:val="en-US" w:eastAsia="zh-CN"/>
        </w:rPr>
        <w:t>Agreement</w:t>
      </w:r>
    </w:p>
    <w:p w14:paraId="3F6BE511" w14:textId="170F70C0" w:rsidR="00144FAB" w:rsidRPr="00144FAB" w:rsidRDefault="00144FAB" w:rsidP="00CF6E6D">
      <w:pPr>
        <w:pStyle w:val="ListParagraph"/>
        <w:numPr>
          <w:ilvl w:val="0"/>
          <w:numId w:val="578"/>
        </w:numPr>
        <w:rPr>
          <w:rFonts w:ascii="Microsoft YaHei UI" w:hAnsi="Microsoft YaHei UI" w:cs="SimSun"/>
          <w:sz w:val="21"/>
          <w:szCs w:val="21"/>
          <w:lang w:val="en-US" w:eastAsia="zh-CN"/>
        </w:rPr>
      </w:pPr>
      <w:r w:rsidRPr="00144FAB">
        <w:rPr>
          <w:rFonts w:cs="Times"/>
          <w:lang w:val="en-US" w:eastAsia="zh-CN"/>
        </w:rPr>
        <w:t>The LLS results of the option of “RF+BB BW reduction to 5MHz for all DL/UL channels” can be reused for the coverage evaluation of other BW reduction options, if applicable.</w:t>
      </w:r>
    </w:p>
    <w:p w14:paraId="076EC7AE" w14:textId="77777777" w:rsidR="00144FAB" w:rsidRPr="008C5F2C" w:rsidRDefault="00144FAB" w:rsidP="00144FAB">
      <w:pPr>
        <w:rPr>
          <w:rFonts w:ascii="Microsoft YaHei UI" w:hAnsi="Microsoft YaHei UI" w:cs="SimSun"/>
          <w:sz w:val="21"/>
          <w:szCs w:val="21"/>
          <w:highlight w:val="green"/>
          <w:lang w:val="en-US" w:eastAsia="zh-CN"/>
        </w:rPr>
      </w:pPr>
      <w:r w:rsidRPr="008C5F2C">
        <w:rPr>
          <w:highlight w:val="green"/>
          <w:shd w:val="clear" w:color="auto" w:fill="FFFF00"/>
          <w:lang w:val="en-US" w:eastAsia="zh-CN"/>
        </w:rPr>
        <w:t>Agreement</w:t>
      </w:r>
    </w:p>
    <w:p w14:paraId="3FEF1C54" w14:textId="4A277D26" w:rsidR="00144FAB" w:rsidRPr="00144FAB" w:rsidRDefault="00144FAB" w:rsidP="00CF6E6D">
      <w:pPr>
        <w:pStyle w:val="ListParagraph"/>
        <w:numPr>
          <w:ilvl w:val="0"/>
          <w:numId w:val="578"/>
        </w:numPr>
        <w:rPr>
          <w:rFonts w:ascii="Microsoft YaHei UI" w:hAnsi="Microsoft YaHei UI" w:cs="SimSun"/>
          <w:sz w:val="21"/>
          <w:szCs w:val="21"/>
          <w:lang w:val="en-US" w:eastAsia="zh-CN"/>
        </w:rPr>
      </w:pPr>
      <w:r w:rsidRPr="008C5F2C">
        <w:rPr>
          <w:lang w:eastAsia="zh-CN"/>
        </w:rPr>
        <w:t>For coverage evaluation in Urban scenario at 4 GHz, DL PSD 33 dBm/MHz is baseline and DL PSD 24 dBm/MHz is optional.</w:t>
      </w:r>
    </w:p>
    <w:p w14:paraId="2253B533" w14:textId="77777777" w:rsidR="00144FAB" w:rsidRPr="008C5F2C" w:rsidRDefault="00144FAB" w:rsidP="00144FAB">
      <w:pPr>
        <w:rPr>
          <w:rFonts w:ascii="Microsoft YaHei UI" w:hAnsi="Microsoft YaHei UI" w:cs="SimSun"/>
          <w:sz w:val="21"/>
          <w:szCs w:val="21"/>
          <w:lang w:val="en-US" w:eastAsia="zh-CN"/>
        </w:rPr>
      </w:pPr>
      <w:r w:rsidRPr="008C5F2C">
        <w:rPr>
          <w:shd w:val="clear" w:color="auto" w:fill="00FF00"/>
          <w:lang w:val="en-US" w:eastAsia="zh-CN"/>
        </w:rPr>
        <w:lastRenderedPageBreak/>
        <w:t>Agreement</w:t>
      </w:r>
    </w:p>
    <w:p w14:paraId="005B273F" w14:textId="6B601B66" w:rsidR="00144FAB" w:rsidRPr="00620881" w:rsidRDefault="00144FAB" w:rsidP="00CF6E6D">
      <w:pPr>
        <w:pStyle w:val="ListParagraph"/>
        <w:numPr>
          <w:ilvl w:val="0"/>
          <w:numId w:val="578"/>
        </w:numPr>
        <w:rPr>
          <w:rFonts w:ascii="Microsoft YaHei UI" w:hAnsi="Microsoft YaHei UI" w:cs="SimSun"/>
          <w:sz w:val="21"/>
          <w:szCs w:val="21"/>
          <w:lang w:val="en-US" w:eastAsia="zh-CN"/>
        </w:rPr>
      </w:pPr>
      <w:r w:rsidRPr="00620881">
        <w:rPr>
          <w:lang w:val="en-US" w:eastAsia="zh-CN"/>
        </w:rPr>
        <w:t>For Msg4 coverage evaluation of “Rel-18 RedCap UE with RF+BB BW reduction to 5MHz for all DL/UL channels”, a TBS of 1040 bits is assumed</w:t>
      </w:r>
    </w:p>
    <w:p w14:paraId="43FD42D9" w14:textId="2AED2504" w:rsidR="00144FAB" w:rsidRPr="00620881" w:rsidRDefault="00144FAB" w:rsidP="00CF6E6D">
      <w:pPr>
        <w:pStyle w:val="ListParagraph"/>
        <w:numPr>
          <w:ilvl w:val="1"/>
          <w:numId w:val="578"/>
        </w:numPr>
        <w:rPr>
          <w:rFonts w:ascii="Microsoft YaHei UI" w:hAnsi="Microsoft YaHei UI" w:cs="SimSun"/>
          <w:sz w:val="21"/>
          <w:szCs w:val="21"/>
          <w:lang w:val="en-US" w:eastAsia="zh-CN"/>
        </w:rPr>
      </w:pPr>
      <w:r w:rsidRPr="00620881">
        <w:rPr>
          <w:lang w:val="en-US" w:eastAsia="zh-CN"/>
        </w:rPr>
        <w:t>a TBS smaller than 1040 bits can be optionally evaluated and reported by each company.</w:t>
      </w:r>
    </w:p>
    <w:p w14:paraId="52C3808A" w14:textId="77777777" w:rsidR="00144FAB" w:rsidRPr="008C5F2C" w:rsidRDefault="00144FAB" w:rsidP="00144FAB">
      <w:pPr>
        <w:rPr>
          <w:rFonts w:ascii="Microsoft YaHei UI" w:hAnsi="Microsoft YaHei UI" w:cs="SimSun"/>
          <w:sz w:val="21"/>
          <w:szCs w:val="21"/>
          <w:lang w:val="en-US" w:eastAsia="zh-CN"/>
        </w:rPr>
      </w:pPr>
      <w:r w:rsidRPr="008C5F2C">
        <w:rPr>
          <w:shd w:val="clear" w:color="auto" w:fill="00FF00"/>
          <w:lang w:val="en-US" w:eastAsia="zh-CN"/>
        </w:rPr>
        <w:t>Agreement</w:t>
      </w:r>
    </w:p>
    <w:p w14:paraId="312705BA" w14:textId="5226B91F" w:rsidR="00144FAB" w:rsidRPr="00620881" w:rsidRDefault="00144FAB" w:rsidP="00CF6E6D">
      <w:pPr>
        <w:pStyle w:val="ListParagraph"/>
        <w:numPr>
          <w:ilvl w:val="0"/>
          <w:numId w:val="578"/>
        </w:numPr>
        <w:rPr>
          <w:rFonts w:ascii="Microsoft YaHei UI" w:hAnsi="Microsoft YaHei UI" w:cs="SimSun"/>
          <w:sz w:val="21"/>
          <w:szCs w:val="21"/>
          <w:lang w:val="en-US" w:eastAsia="zh-CN"/>
        </w:rPr>
      </w:pPr>
      <w:r w:rsidRPr="00620881">
        <w:rPr>
          <w:lang w:val="en-US" w:eastAsia="zh-CN"/>
        </w:rPr>
        <w:t>For PRACH coverage evaluation of “Rel-18 RedCap UE with RF+BB BW reduction to 5MHz for all DL/UL channels”, Format 0 is used for Rural scenario and Format B4 is used for Urban scenario</w:t>
      </w:r>
    </w:p>
    <w:p w14:paraId="41137102" w14:textId="23E00923" w:rsidR="00144FAB" w:rsidRPr="00620881" w:rsidRDefault="00144FAB" w:rsidP="00CF6E6D">
      <w:pPr>
        <w:pStyle w:val="ListParagraph"/>
        <w:numPr>
          <w:ilvl w:val="1"/>
          <w:numId w:val="578"/>
        </w:numPr>
        <w:rPr>
          <w:rFonts w:ascii="Microsoft YaHei UI" w:hAnsi="Microsoft YaHei UI" w:cs="SimSun"/>
          <w:sz w:val="21"/>
          <w:szCs w:val="21"/>
          <w:lang w:val="en-US" w:eastAsia="zh-CN"/>
        </w:rPr>
      </w:pPr>
      <w:r w:rsidRPr="00620881">
        <w:rPr>
          <w:lang w:val="en-US" w:eastAsia="zh-CN"/>
        </w:rPr>
        <w:t>Format C2 can be used optionally.</w:t>
      </w:r>
    </w:p>
    <w:p w14:paraId="25748562" w14:textId="77777777" w:rsidR="00144FAB" w:rsidRPr="008C5F2C" w:rsidRDefault="00144FAB" w:rsidP="00144FAB">
      <w:pPr>
        <w:rPr>
          <w:rFonts w:ascii="Microsoft YaHei UI" w:hAnsi="Microsoft YaHei UI" w:cs="SimSun"/>
          <w:sz w:val="21"/>
          <w:szCs w:val="21"/>
          <w:lang w:val="en-US" w:eastAsia="zh-CN"/>
        </w:rPr>
      </w:pPr>
      <w:r w:rsidRPr="008C5F2C">
        <w:rPr>
          <w:shd w:val="clear" w:color="auto" w:fill="00FF00"/>
          <w:lang w:val="en-US" w:eastAsia="zh-CN"/>
        </w:rPr>
        <w:t>Agreement</w:t>
      </w:r>
    </w:p>
    <w:p w14:paraId="022DC2EB" w14:textId="77777777" w:rsidR="00144FAB" w:rsidRPr="008C5F2C" w:rsidRDefault="00144FAB" w:rsidP="00144FAB">
      <w:pPr>
        <w:rPr>
          <w:rFonts w:ascii="Microsoft YaHei UI" w:hAnsi="Microsoft YaHei UI" w:cs="SimSun"/>
          <w:sz w:val="21"/>
          <w:szCs w:val="21"/>
          <w:lang w:val="en-US" w:eastAsia="zh-CN"/>
        </w:rPr>
      </w:pPr>
      <w:r w:rsidRPr="008C5F2C">
        <w:rPr>
          <w:rFonts w:cs="Times"/>
          <w:lang w:val="en-US" w:eastAsia="zh-CN"/>
        </w:rPr>
        <w:t>For Msg2 coverage evaluation of reference UE, Rel-17 RedCap UE, and Rel-18 RedCap UE, A TBS of 72 bits is assumed.</w:t>
      </w:r>
    </w:p>
    <w:p w14:paraId="309B5B55" w14:textId="77777777" w:rsidR="00144FAB" w:rsidRPr="000C5E1B" w:rsidRDefault="00144FAB" w:rsidP="00144FAB">
      <w:pPr>
        <w:rPr>
          <w:shd w:val="clear" w:color="auto" w:fill="FFFF00"/>
          <w:lang w:val="en-US" w:eastAsia="zh-CN"/>
        </w:rPr>
      </w:pPr>
    </w:p>
    <w:p w14:paraId="360B7E57" w14:textId="77777777" w:rsidR="00400D4F" w:rsidRDefault="00400D4F" w:rsidP="008F235B">
      <w:pPr>
        <w:rPr>
          <w:rFonts w:ascii="Times New Roman" w:hAnsi="Times New Roman"/>
          <w:szCs w:val="20"/>
          <w:lang w:eastAsia="x-none"/>
        </w:rPr>
      </w:pPr>
    </w:p>
    <w:p w14:paraId="27D5684F" w14:textId="05654674" w:rsidR="008F235B" w:rsidRPr="003F6BC8" w:rsidRDefault="008F235B" w:rsidP="008F235B">
      <w:pPr>
        <w:rPr>
          <w:rFonts w:ascii="Times New Roman" w:hAnsi="Times New Roman"/>
          <w:szCs w:val="20"/>
          <w:lang w:eastAsia="x-none"/>
        </w:rPr>
      </w:pPr>
      <w:r>
        <w:rPr>
          <w:rFonts w:ascii="Times New Roman" w:hAnsi="Times New Roman"/>
          <w:szCs w:val="20"/>
          <w:lang w:eastAsia="x-none"/>
        </w:rPr>
        <w:t xml:space="preserve">Final summary in </w:t>
      </w:r>
      <w:hyperlink r:id="rId2500" w:history="1">
        <w:r w:rsidR="000B5C49">
          <w:rPr>
            <w:rStyle w:val="Hyperlink"/>
            <w:rFonts w:ascii="Times New Roman" w:hAnsi="Times New Roman"/>
            <w:szCs w:val="20"/>
            <w:lang w:eastAsia="x-none"/>
          </w:rPr>
          <w:t>R1-2205604</w:t>
        </w:r>
      </w:hyperlink>
      <w:r w:rsidR="00620881">
        <w:rPr>
          <w:rFonts w:ascii="Times New Roman" w:hAnsi="Times New Roman"/>
          <w:szCs w:val="20"/>
          <w:lang w:eastAsia="x-none"/>
        </w:rPr>
        <w:t xml:space="preserve">, revised in </w:t>
      </w:r>
      <w:hyperlink r:id="rId2501" w:history="1">
        <w:r w:rsidR="000B5C49">
          <w:rPr>
            <w:rStyle w:val="Hyperlink"/>
            <w:rFonts w:ascii="Times New Roman" w:hAnsi="Times New Roman"/>
            <w:szCs w:val="20"/>
            <w:lang w:eastAsia="x-none"/>
          </w:rPr>
          <w:t>R1-2205643</w:t>
        </w:r>
      </w:hyperlink>
      <w:r w:rsidR="00620881">
        <w:rPr>
          <w:rFonts w:ascii="Times New Roman" w:hAnsi="Times New Roman"/>
          <w:szCs w:val="20"/>
          <w:lang w:eastAsia="x-none"/>
        </w:rPr>
        <w:t>.</w:t>
      </w:r>
    </w:p>
    <w:p w14:paraId="4CEA8289" w14:textId="1592E0CE" w:rsidR="008F4B8C" w:rsidRDefault="008F4B8C" w:rsidP="00325F02">
      <w:pPr>
        <w:pStyle w:val="Heading3"/>
      </w:pPr>
      <w:bookmarkStart w:id="361" w:name="_Toc101357085"/>
      <w:bookmarkStart w:id="362" w:name="_Toc105521423"/>
      <w:r w:rsidRPr="003B3DC0">
        <w:t>Other</w:t>
      </w:r>
      <w:bookmarkEnd w:id="361"/>
      <w:bookmarkEnd w:id="362"/>
    </w:p>
    <w:p w14:paraId="5B9E9E3B" w14:textId="728490CE" w:rsidR="008F4B8C" w:rsidRDefault="001B5688" w:rsidP="008F4B8C">
      <w:pPr>
        <w:rPr>
          <w:lang w:eastAsia="x-none"/>
        </w:rPr>
      </w:pPr>
      <w:hyperlink r:id="rId2502" w:history="1">
        <w:r w:rsidR="000B5C49">
          <w:rPr>
            <w:rStyle w:val="Hyperlink"/>
            <w:lang w:eastAsia="x-none"/>
          </w:rPr>
          <w:t>R1-2203119</w:t>
        </w:r>
      </w:hyperlink>
      <w:r w:rsidR="008F4B8C">
        <w:rPr>
          <w:lang w:eastAsia="x-none"/>
        </w:rPr>
        <w:tab/>
        <w:t>Initial evaluation results for further RedCap UE complexity reduction</w:t>
      </w:r>
      <w:r w:rsidR="008F4B8C">
        <w:rPr>
          <w:lang w:eastAsia="x-none"/>
        </w:rPr>
        <w:tab/>
        <w:t>Ericsson</w:t>
      </w:r>
    </w:p>
    <w:p w14:paraId="6F291CD1" w14:textId="7969B93A" w:rsidR="008F4B8C" w:rsidRDefault="001B5688" w:rsidP="008F4B8C">
      <w:pPr>
        <w:rPr>
          <w:lang w:eastAsia="x-none"/>
        </w:rPr>
      </w:pPr>
      <w:hyperlink r:id="rId2503" w:history="1">
        <w:r w:rsidR="000B5C49">
          <w:rPr>
            <w:rStyle w:val="Hyperlink"/>
            <w:lang w:eastAsia="x-none"/>
          </w:rPr>
          <w:t>R1-2203340</w:t>
        </w:r>
      </w:hyperlink>
      <w:r w:rsidR="008F4B8C">
        <w:rPr>
          <w:lang w:eastAsia="x-none"/>
        </w:rPr>
        <w:tab/>
        <w:t>Other considerations for eRedCap</w:t>
      </w:r>
      <w:r w:rsidR="008F4B8C">
        <w:rPr>
          <w:lang w:eastAsia="x-none"/>
        </w:rPr>
        <w:tab/>
        <w:t>Spreadtrum Communications</w:t>
      </w:r>
    </w:p>
    <w:p w14:paraId="17436089" w14:textId="6CA63577" w:rsidR="008F4B8C" w:rsidRDefault="001B5688" w:rsidP="008F4B8C">
      <w:pPr>
        <w:rPr>
          <w:lang w:eastAsia="x-none"/>
        </w:rPr>
      </w:pPr>
      <w:hyperlink r:id="rId2504" w:history="1">
        <w:r w:rsidR="000B5C49">
          <w:rPr>
            <w:rStyle w:val="Hyperlink"/>
            <w:lang w:eastAsia="x-none"/>
          </w:rPr>
          <w:t>R1-2203475</w:t>
        </w:r>
      </w:hyperlink>
      <w:r w:rsidR="008F4B8C">
        <w:rPr>
          <w:lang w:eastAsia="x-none"/>
        </w:rPr>
        <w:tab/>
        <w:t>Views on coexistence between Rel-17 and Rel-18 RedCap UE</w:t>
      </w:r>
      <w:r w:rsidR="008F4B8C">
        <w:rPr>
          <w:lang w:eastAsia="x-none"/>
        </w:rPr>
        <w:tab/>
        <w:t>CATT</w:t>
      </w:r>
    </w:p>
    <w:p w14:paraId="0EDB1CBF" w14:textId="26F9F9C6" w:rsidR="008F4B8C" w:rsidRDefault="001B5688" w:rsidP="008F4B8C">
      <w:pPr>
        <w:rPr>
          <w:lang w:eastAsia="x-none"/>
        </w:rPr>
      </w:pPr>
      <w:hyperlink r:id="rId2505" w:history="1">
        <w:r w:rsidR="000B5C49">
          <w:rPr>
            <w:rStyle w:val="Hyperlink"/>
            <w:lang w:eastAsia="x-none"/>
          </w:rPr>
          <w:t>R1-2203574</w:t>
        </w:r>
      </w:hyperlink>
      <w:r w:rsidR="008F4B8C">
        <w:rPr>
          <w:lang w:eastAsia="x-none"/>
        </w:rPr>
        <w:tab/>
        <w:t>Feature extension for Rel-18 Devices</w:t>
      </w:r>
      <w:r w:rsidR="008F4B8C">
        <w:rPr>
          <w:lang w:eastAsia="x-none"/>
        </w:rPr>
        <w:tab/>
        <w:t>vivo, Guangdong Genius</w:t>
      </w:r>
    </w:p>
    <w:p w14:paraId="06EA8EFA" w14:textId="13DDD009" w:rsidR="008F4B8C" w:rsidRDefault="001B5688" w:rsidP="008F4B8C">
      <w:pPr>
        <w:rPr>
          <w:lang w:eastAsia="x-none"/>
        </w:rPr>
      </w:pPr>
      <w:hyperlink r:id="rId2506" w:history="1">
        <w:r w:rsidR="000B5C49">
          <w:rPr>
            <w:rStyle w:val="Hyperlink"/>
            <w:lang w:eastAsia="x-none"/>
          </w:rPr>
          <w:t>R1-2203602</w:t>
        </w:r>
      </w:hyperlink>
      <w:r w:rsidR="008F4B8C">
        <w:rPr>
          <w:lang w:eastAsia="x-none"/>
        </w:rPr>
        <w:tab/>
        <w:t>Other aspects for Rel-18 eRedCap UE</w:t>
      </w:r>
      <w:r w:rsidR="008F4B8C">
        <w:rPr>
          <w:lang w:eastAsia="x-none"/>
        </w:rPr>
        <w:tab/>
        <w:t>ZTE, Sanechips</w:t>
      </w:r>
    </w:p>
    <w:p w14:paraId="6F7BBA26" w14:textId="3097F8D4" w:rsidR="008F4B8C" w:rsidRDefault="001B5688" w:rsidP="008F4B8C">
      <w:pPr>
        <w:rPr>
          <w:lang w:eastAsia="x-none"/>
        </w:rPr>
      </w:pPr>
      <w:hyperlink r:id="rId2507" w:history="1">
        <w:r w:rsidR="000B5C49">
          <w:rPr>
            <w:rStyle w:val="Hyperlink"/>
            <w:lang w:eastAsia="x-none"/>
          </w:rPr>
          <w:t>R1-2203829</w:t>
        </w:r>
      </w:hyperlink>
      <w:r w:rsidR="008F4B8C">
        <w:rPr>
          <w:lang w:eastAsia="x-none"/>
        </w:rPr>
        <w:tab/>
        <w:t>Other aspects on further NR Redcap UE complexity reduction</w:t>
      </w:r>
      <w:r w:rsidR="008F4B8C">
        <w:rPr>
          <w:lang w:eastAsia="x-none"/>
        </w:rPr>
        <w:tab/>
        <w:t>xiaomi</w:t>
      </w:r>
    </w:p>
    <w:p w14:paraId="78A13FE2" w14:textId="77F7BB24" w:rsidR="008F4B8C" w:rsidRDefault="001B5688" w:rsidP="008F4B8C">
      <w:pPr>
        <w:rPr>
          <w:lang w:eastAsia="x-none"/>
        </w:rPr>
      </w:pPr>
      <w:hyperlink r:id="rId2508" w:history="1">
        <w:r w:rsidR="000B5C49">
          <w:rPr>
            <w:rStyle w:val="Hyperlink"/>
            <w:lang w:eastAsia="x-none"/>
          </w:rPr>
          <w:t>R1-2204040</w:t>
        </w:r>
      </w:hyperlink>
      <w:r w:rsidR="008F4B8C">
        <w:rPr>
          <w:lang w:eastAsia="x-none"/>
        </w:rPr>
        <w:tab/>
        <w:t>On other aspects for RedCap evolution</w:t>
      </w:r>
      <w:r w:rsidR="008F4B8C">
        <w:rPr>
          <w:lang w:eastAsia="x-none"/>
        </w:rPr>
        <w:tab/>
        <w:t>Nokia, Nokia Shanghai Bell</w:t>
      </w:r>
    </w:p>
    <w:p w14:paraId="5D1CB983" w14:textId="69C11625" w:rsidR="008F4B8C" w:rsidRDefault="001B5688" w:rsidP="008F4B8C">
      <w:pPr>
        <w:rPr>
          <w:lang w:eastAsia="x-none"/>
        </w:rPr>
      </w:pPr>
      <w:hyperlink r:id="rId2509" w:history="1">
        <w:r w:rsidR="000B5C49">
          <w:rPr>
            <w:rStyle w:val="Hyperlink"/>
            <w:lang w:eastAsia="x-none"/>
          </w:rPr>
          <w:t>R1-2204095</w:t>
        </w:r>
      </w:hyperlink>
      <w:r w:rsidR="008F4B8C">
        <w:rPr>
          <w:lang w:eastAsia="x-none"/>
        </w:rPr>
        <w:tab/>
        <w:t>Early thoughts on Rel-18 RedCap UE features</w:t>
      </w:r>
      <w:r w:rsidR="008F4B8C">
        <w:rPr>
          <w:lang w:eastAsia="x-none"/>
        </w:rPr>
        <w:tab/>
        <w:t>FUTUREWEI</w:t>
      </w:r>
    </w:p>
    <w:p w14:paraId="3205AC89" w14:textId="22D7E3E9" w:rsidR="008F4B8C" w:rsidRDefault="001B5688" w:rsidP="008F4B8C">
      <w:pPr>
        <w:rPr>
          <w:lang w:eastAsia="x-none"/>
        </w:rPr>
      </w:pPr>
      <w:hyperlink r:id="rId2510" w:history="1">
        <w:r w:rsidR="000B5C49">
          <w:rPr>
            <w:rStyle w:val="Hyperlink"/>
            <w:lang w:eastAsia="x-none"/>
          </w:rPr>
          <w:t>R1-2204317</w:t>
        </w:r>
      </w:hyperlink>
      <w:r w:rsidR="008F4B8C">
        <w:rPr>
          <w:lang w:eastAsia="x-none"/>
        </w:rPr>
        <w:tab/>
        <w:t>Discussion on other aspects for RedCap UE</w:t>
      </w:r>
      <w:r w:rsidR="008F4B8C">
        <w:rPr>
          <w:lang w:eastAsia="x-none"/>
        </w:rPr>
        <w:tab/>
        <w:t>CMCC</w:t>
      </w:r>
    </w:p>
    <w:p w14:paraId="29495335" w14:textId="769C675B" w:rsidR="008F4B8C" w:rsidRPr="007F5957" w:rsidRDefault="001B5688" w:rsidP="008F4B8C">
      <w:pPr>
        <w:rPr>
          <w:lang w:eastAsia="x-none"/>
        </w:rPr>
      </w:pPr>
      <w:hyperlink r:id="rId2511" w:history="1">
        <w:r w:rsidR="000B5C49">
          <w:rPr>
            <w:rStyle w:val="Hyperlink"/>
            <w:lang w:eastAsia="x-none"/>
          </w:rPr>
          <w:t>R1-2204917</w:t>
        </w:r>
      </w:hyperlink>
      <w:r w:rsidR="008F4B8C">
        <w:rPr>
          <w:lang w:eastAsia="x-none"/>
        </w:rPr>
        <w:tab/>
        <w:t>Overall considerations for Rel-18 RedCap</w:t>
      </w:r>
      <w:r w:rsidR="008F4B8C">
        <w:rPr>
          <w:lang w:eastAsia="x-none"/>
        </w:rPr>
        <w:tab/>
        <w:t>Huawei, HiSilicon</w:t>
      </w:r>
    </w:p>
    <w:p w14:paraId="7D09DB50" w14:textId="77777777" w:rsidR="008F4B8C" w:rsidRPr="003B3DC0" w:rsidRDefault="008F4B8C" w:rsidP="00DF5C19">
      <w:pPr>
        <w:pStyle w:val="Heading2"/>
      </w:pPr>
      <w:bookmarkStart w:id="363" w:name="_Toc101357086"/>
      <w:bookmarkStart w:id="364" w:name="_Toc105521424"/>
      <w:r w:rsidRPr="003B3DC0">
        <w:t>Study on network energy savings for NR</w:t>
      </w:r>
      <w:bookmarkEnd w:id="363"/>
      <w:bookmarkEnd w:id="364"/>
    </w:p>
    <w:p w14:paraId="7E2F7BB4" w14:textId="2C028504" w:rsidR="008F4B8C" w:rsidRDefault="008F4B8C" w:rsidP="008F4B8C">
      <w:pPr>
        <w:rPr>
          <w:i/>
          <w:iCs/>
        </w:rPr>
      </w:pPr>
      <w:r w:rsidRPr="003B3DC0">
        <w:rPr>
          <w:i/>
          <w:iCs/>
        </w:rPr>
        <w:t xml:space="preserve">Please refer to </w:t>
      </w:r>
      <w:hyperlink r:id="rId2512" w:history="1">
        <w:r w:rsidRPr="00C765A2">
          <w:rPr>
            <w:rStyle w:val="Hyperlink"/>
            <w:i/>
            <w:iCs/>
          </w:rPr>
          <w:t>RP-220297</w:t>
        </w:r>
      </w:hyperlink>
      <w:r w:rsidRPr="003B3DC0">
        <w:rPr>
          <w:i/>
          <w:iCs/>
        </w:rPr>
        <w:t xml:space="preserve"> for detailed scope of the SI.</w:t>
      </w:r>
    </w:p>
    <w:p w14:paraId="77B5C0B1" w14:textId="77777777" w:rsidR="00F77419" w:rsidRDefault="00F77419" w:rsidP="008F4B8C">
      <w:pPr>
        <w:rPr>
          <w:i/>
          <w:iCs/>
        </w:rPr>
      </w:pPr>
    </w:p>
    <w:p w14:paraId="4BB0383E" w14:textId="71D08B72" w:rsidR="008F4B8C" w:rsidRDefault="001B5688" w:rsidP="008F4B8C">
      <w:pPr>
        <w:rPr>
          <w:b/>
          <w:bCs/>
          <w:iCs/>
        </w:rPr>
      </w:pPr>
      <w:hyperlink r:id="rId2513" w:history="1">
        <w:r w:rsidR="000B5C49">
          <w:rPr>
            <w:rStyle w:val="Hyperlink"/>
            <w:b/>
            <w:bCs/>
            <w:iCs/>
          </w:rPr>
          <w:t>R1-2204919</w:t>
        </w:r>
      </w:hyperlink>
      <w:r w:rsidR="008F4B8C" w:rsidRPr="00F77419">
        <w:rPr>
          <w:b/>
          <w:bCs/>
          <w:iCs/>
        </w:rPr>
        <w:tab/>
        <w:t>Work plan for NR network energy savings</w:t>
      </w:r>
      <w:r w:rsidR="008F4B8C" w:rsidRPr="00F77419">
        <w:rPr>
          <w:b/>
          <w:bCs/>
          <w:iCs/>
        </w:rPr>
        <w:tab/>
        <w:t>Huawei</w:t>
      </w:r>
    </w:p>
    <w:p w14:paraId="5D9C5F12" w14:textId="4464CAE5" w:rsidR="00F77419" w:rsidRDefault="00F77419" w:rsidP="008F4B8C">
      <w:pPr>
        <w:rPr>
          <w:iCs/>
        </w:rPr>
      </w:pPr>
    </w:p>
    <w:p w14:paraId="4E6D5BF8" w14:textId="56565A33" w:rsidR="00A716F5" w:rsidRPr="00F77419" w:rsidRDefault="001B5688" w:rsidP="00A716F5">
      <w:pPr>
        <w:rPr>
          <w:b/>
          <w:bCs/>
          <w:iCs/>
        </w:rPr>
      </w:pPr>
      <w:hyperlink r:id="rId2514" w:history="1">
        <w:r w:rsidR="000B5C49">
          <w:rPr>
            <w:rStyle w:val="Hyperlink"/>
            <w:b/>
            <w:bCs/>
            <w:iCs/>
          </w:rPr>
          <w:t>R1-2203947</w:t>
        </w:r>
      </w:hyperlink>
      <w:r w:rsidR="00A716F5" w:rsidRPr="00F77419">
        <w:rPr>
          <w:b/>
          <w:bCs/>
          <w:iCs/>
        </w:rPr>
        <w:tab/>
        <w:t>TR 38.864 skeleton for study on network energy savings for NR</w:t>
      </w:r>
      <w:r w:rsidR="00A716F5" w:rsidRPr="00F77419">
        <w:rPr>
          <w:b/>
          <w:bCs/>
          <w:iCs/>
        </w:rPr>
        <w:tab/>
        <w:t>Huawei</w:t>
      </w:r>
    </w:p>
    <w:p w14:paraId="4D83AC22" w14:textId="77777777" w:rsidR="00F77419" w:rsidRPr="00956F2A" w:rsidRDefault="00F77419" w:rsidP="00F77419">
      <w:pPr>
        <w:rPr>
          <w:lang w:eastAsia="x-none"/>
        </w:rPr>
      </w:pPr>
      <w:r w:rsidRPr="00956F2A">
        <w:rPr>
          <w:lang w:eastAsia="x-none"/>
        </w:rPr>
        <w:t>[109-e-R18-NW_ES-01] – Yi (Huawei)</w:t>
      </w:r>
    </w:p>
    <w:p w14:paraId="002519E7" w14:textId="7882D072" w:rsidR="00F77419" w:rsidRPr="00956F2A" w:rsidRDefault="00F77419" w:rsidP="00F77419">
      <w:pPr>
        <w:rPr>
          <w:lang w:eastAsia="x-none"/>
        </w:rPr>
      </w:pPr>
      <w:r w:rsidRPr="00956F2A">
        <w:rPr>
          <w:lang w:eastAsia="x-none"/>
        </w:rPr>
        <w:t xml:space="preserve">Email discussion and approval of TR skeleton for Rel-18 SI on </w:t>
      </w:r>
      <w:r w:rsidRPr="00956F2A">
        <w:rPr>
          <w:iCs/>
        </w:rPr>
        <w:t>network energy savings for NR</w:t>
      </w:r>
      <w:r w:rsidRPr="00956F2A">
        <w:rPr>
          <w:lang w:eastAsia="x-none"/>
        </w:rPr>
        <w:t xml:space="preserve"> by May 13</w:t>
      </w:r>
    </w:p>
    <w:p w14:paraId="69C8860F" w14:textId="461253AA" w:rsidR="00F77419" w:rsidRPr="00956F2A" w:rsidRDefault="001B5688" w:rsidP="008F4B8C">
      <w:pPr>
        <w:rPr>
          <w:b/>
          <w:bCs/>
          <w:iCs/>
        </w:rPr>
      </w:pPr>
      <w:hyperlink r:id="rId2515" w:history="1">
        <w:r w:rsidR="000B5C49">
          <w:rPr>
            <w:rStyle w:val="Hyperlink"/>
            <w:b/>
            <w:bCs/>
            <w:iCs/>
          </w:rPr>
          <w:t>R1-2205307</w:t>
        </w:r>
      </w:hyperlink>
      <w:r w:rsidR="00956F2A" w:rsidRPr="00956F2A">
        <w:rPr>
          <w:b/>
          <w:bCs/>
          <w:iCs/>
        </w:rPr>
        <w:tab/>
        <w:t>TR 38.864 skeleton for study on network energy savings for NR</w:t>
      </w:r>
      <w:r w:rsidR="00956F2A" w:rsidRPr="00956F2A">
        <w:rPr>
          <w:b/>
          <w:bCs/>
          <w:iCs/>
        </w:rPr>
        <w:tab/>
        <w:t>Rapporteur (Huawei)</w:t>
      </w:r>
    </w:p>
    <w:p w14:paraId="0EB73BC6" w14:textId="16F8FDA5" w:rsidR="00956F2A" w:rsidRDefault="00956F2A" w:rsidP="008F4B8C">
      <w:pPr>
        <w:rPr>
          <w:iCs/>
        </w:rPr>
      </w:pPr>
      <w:r w:rsidRPr="00956F2A">
        <w:rPr>
          <w:b/>
          <w:bCs/>
          <w:iCs/>
        </w:rPr>
        <w:t>Decision:</w:t>
      </w:r>
      <w:r>
        <w:rPr>
          <w:iCs/>
        </w:rPr>
        <w:t xml:space="preserve"> As per email decision posted on May 12</w:t>
      </w:r>
      <w:r w:rsidRPr="00956F2A">
        <w:rPr>
          <w:iCs/>
          <w:vertAlign w:val="superscript"/>
        </w:rPr>
        <w:t>th</w:t>
      </w:r>
      <w:r>
        <w:rPr>
          <w:iCs/>
        </w:rPr>
        <w:t>,</w:t>
      </w:r>
    </w:p>
    <w:p w14:paraId="34E2B038" w14:textId="77777777" w:rsidR="00956F2A" w:rsidRPr="00956F2A" w:rsidRDefault="00956F2A" w:rsidP="00956F2A">
      <w:bookmarkStart w:id="365" w:name="_Toc101357087"/>
      <w:r w:rsidRPr="00956F2A">
        <w:rPr>
          <w:highlight w:val="green"/>
        </w:rPr>
        <w:t>Agreement</w:t>
      </w:r>
    </w:p>
    <w:p w14:paraId="778F32C0" w14:textId="15A258E5" w:rsidR="00956F2A" w:rsidRPr="00D12183" w:rsidRDefault="00956F2A" w:rsidP="00956F2A">
      <w:r w:rsidRPr="00D12183">
        <w:t>TR skeleton for TR 38.864 Study on network energy savings for NR is endorsed</w:t>
      </w:r>
      <w:r w:rsidR="00AB6E2B">
        <w:t>.</w:t>
      </w:r>
      <w:r w:rsidR="00AB6E2B" w:rsidRPr="00AB6E2B">
        <w:rPr>
          <w:highlight w:val="green"/>
        </w:rPr>
        <w:t xml:space="preserve">TR 38.864 is endorsed as v0.0.2 in </w:t>
      </w:r>
      <w:hyperlink r:id="rId2516" w:history="1">
        <w:r w:rsidR="000B5C49">
          <w:rPr>
            <w:rStyle w:val="Hyperlink"/>
            <w:highlight w:val="green"/>
          </w:rPr>
          <w:t>R1-2205694</w:t>
        </w:r>
      </w:hyperlink>
      <w:r w:rsidR="00AB6E2B" w:rsidRPr="00AB6E2B">
        <w:t xml:space="preserve"> as basis for further updates.</w:t>
      </w:r>
    </w:p>
    <w:p w14:paraId="426A8FD8" w14:textId="77777777" w:rsidR="008F4B8C" w:rsidRPr="003B3DC0" w:rsidRDefault="008F4B8C" w:rsidP="00F77419">
      <w:pPr>
        <w:pStyle w:val="Heading3"/>
      </w:pPr>
      <w:bookmarkStart w:id="366" w:name="_Toc105521425"/>
      <w:r w:rsidRPr="003B3DC0">
        <w:t>NW energy savings performance evaluation</w:t>
      </w:r>
      <w:bookmarkEnd w:id="365"/>
      <w:bookmarkEnd w:id="366"/>
    </w:p>
    <w:p w14:paraId="0D1D2BD6" w14:textId="22ED71FF" w:rsidR="008F4B8C" w:rsidRDefault="008F4B8C" w:rsidP="008F4B8C">
      <w:pPr>
        <w:rPr>
          <w:i/>
          <w:iCs/>
        </w:rPr>
      </w:pPr>
      <w:r w:rsidRPr="003B3DC0">
        <w:rPr>
          <w:i/>
          <w:iCs/>
        </w:rPr>
        <w:t>Including evaluation methodology, base station energy consumption model, KPIs, and evaluation results.</w:t>
      </w:r>
    </w:p>
    <w:p w14:paraId="0A3B00DB" w14:textId="539B0F70" w:rsidR="00F77419" w:rsidRDefault="00F77419" w:rsidP="00F77419"/>
    <w:p w14:paraId="2D0D1355" w14:textId="7658A754" w:rsidR="00297479" w:rsidRDefault="001B5688" w:rsidP="00297479">
      <w:pPr>
        <w:rPr>
          <w:b/>
          <w:bCs/>
          <w:iCs/>
        </w:rPr>
      </w:pPr>
      <w:hyperlink r:id="rId2517" w:history="1">
        <w:r w:rsidR="000B5C49">
          <w:rPr>
            <w:rStyle w:val="Hyperlink"/>
            <w:b/>
            <w:bCs/>
            <w:iCs/>
          </w:rPr>
          <w:t>R1-2204881</w:t>
        </w:r>
      </w:hyperlink>
      <w:r w:rsidR="00297479" w:rsidRPr="00297479">
        <w:rPr>
          <w:b/>
          <w:bCs/>
          <w:iCs/>
        </w:rPr>
        <w:tab/>
        <w:t>Modeling and evaluation methodology for network energy saving</w:t>
      </w:r>
      <w:r w:rsidR="00297479" w:rsidRPr="00297479">
        <w:rPr>
          <w:b/>
          <w:bCs/>
          <w:iCs/>
        </w:rPr>
        <w:tab/>
        <w:t>Ericsson</w:t>
      </w:r>
    </w:p>
    <w:p w14:paraId="4BB72F0B" w14:textId="77777777" w:rsidR="00224F8A" w:rsidRPr="00224F8A" w:rsidRDefault="001B5688" w:rsidP="007A297D">
      <w:pPr>
        <w:pStyle w:val="ListParagraph"/>
        <w:numPr>
          <w:ilvl w:val="0"/>
          <w:numId w:val="87"/>
        </w:numPr>
        <w:spacing w:after="0"/>
        <w:rPr>
          <w:b/>
          <w:noProof/>
          <w:sz w:val="18"/>
          <w:szCs w:val="18"/>
        </w:rPr>
      </w:pPr>
      <w:hyperlink w:anchor="_Toc102140732" w:history="1">
        <w:r w:rsidR="00224F8A" w:rsidRPr="00224F8A">
          <w:rPr>
            <w:rStyle w:val="Hyperlink"/>
            <w:noProof/>
            <w:color w:val="auto"/>
            <w:sz w:val="18"/>
            <w:szCs w:val="18"/>
            <w:u w:val="none"/>
          </w:rPr>
          <w:t>Proposal 1</w:t>
        </w:r>
        <w:r w:rsidR="00224F8A" w:rsidRPr="00224F8A">
          <w:rPr>
            <w:noProof/>
            <w:sz w:val="18"/>
            <w:szCs w:val="18"/>
          </w:rPr>
          <w:tab/>
        </w:r>
        <w:r w:rsidR="00224F8A" w:rsidRPr="00224F8A">
          <w:rPr>
            <w:rStyle w:val="Hyperlink"/>
            <w:rFonts w:cs="Arial"/>
            <w:noProof/>
            <w:color w:val="auto"/>
            <w:sz w:val="18"/>
            <w:szCs w:val="18"/>
            <w:u w:val="none"/>
            <w:lang w:eastAsia="en-GB"/>
          </w:rPr>
          <w:t>The gNB power model should ensure detailed support for low-load and “idle” mode modeling, and be applicable to at least AAS-type gNB designs reflecting current technology trends and evolutions in a few years horizon.</w:t>
        </w:r>
      </w:hyperlink>
    </w:p>
    <w:p w14:paraId="4D94936F" w14:textId="77777777" w:rsidR="00224F8A" w:rsidRPr="00224F8A" w:rsidRDefault="001B5688" w:rsidP="007A297D">
      <w:pPr>
        <w:pStyle w:val="ListParagraph"/>
        <w:numPr>
          <w:ilvl w:val="0"/>
          <w:numId w:val="87"/>
        </w:numPr>
        <w:spacing w:after="0"/>
        <w:rPr>
          <w:b/>
          <w:noProof/>
          <w:sz w:val="18"/>
          <w:szCs w:val="18"/>
        </w:rPr>
      </w:pPr>
      <w:hyperlink w:anchor="_Toc102140733" w:history="1">
        <w:r w:rsidR="00224F8A" w:rsidRPr="00224F8A">
          <w:rPr>
            <w:rStyle w:val="Hyperlink"/>
            <w:noProof/>
            <w:color w:val="auto"/>
            <w:sz w:val="18"/>
            <w:szCs w:val="18"/>
            <w:u w:val="none"/>
          </w:rPr>
          <w:t>Proposal 2</w:t>
        </w:r>
        <w:r w:rsidR="00224F8A" w:rsidRPr="00224F8A">
          <w:rPr>
            <w:noProof/>
            <w:sz w:val="18"/>
            <w:szCs w:val="18"/>
          </w:rPr>
          <w:tab/>
        </w:r>
        <w:r w:rsidR="00224F8A" w:rsidRPr="00224F8A">
          <w:rPr>
            <w:rStyle w:val="Hyperlink"/>
            <w:rFonts w:cs="Arial"/>
            <w:noProof/>
            <w:color w:val="auto"/>
            <w:sz w:val="18"/>
            <w:szCs w:val="18"/>
            <w:u w:val="none"/>
            <w:lang w:eastAsia="en-GB"/>
          </w:rPr>
          <w:t>Develop a gNB power model structurally similar to the UE model in TR38.840 that includes power and/or energy levels of relevant operations, sleep states and transitions, as well as scaling for TX and RX BW and the number of active antenna ports.</w:t>
        </w:r>
      </w:hyperlink>
    </w:p>
    <w:p w14:paraId="57E8EC61" w14:textId="77777777" w:rsidR="00224F8A" w:rsidRPr="00224F8A" w:rsidRDefault="001B5688" w:rsidP="007A297D">
      <w:pPr>
        <w:pStyle w:val="ListParagraph"/>
        <w:numPr>
          <w:ilvl w:val="0"/>
          <w:numId w:val="87"/>
        </w:numPr>
        <w:spacing w:after="0"/>
        <w:rPr>
          <w:b/>
          <w:noProof/>
          <w:sz w:val="18"/>
          <w:szCs w:val="18"/>
        </w:rPr>
      </w:pPr>
      <w:hyperlink w:anchor="_Toc102140734" w:history="1">
        <w:r w:rsidR="00224F8A" w:rsidRPr="00224F8A">
          <w:rPr>
            <w:rStyle w:val="Hyperlink"/>
            <w:rFonts w:cs="Arial"/>
            <w:noProof/>
            <w:color w:val="auto"/>
            <w:sz w:val="18"/>
            <w:szCs w:val="18"/>
            <w:u w:val="none"/>
            <w:lang w:eastAsia="en-GB"/>
          </w:rPr>
          <w:t>Proposal 3</w:t>
        </w:r>
        <w:r w:rsidR="00224F8A" w:rsidRPr="00224F8A">
          <w:rPr>
            <w:noProof/>
            <w:sz w:val="18"/>
            <w:szCs w:val="18"/>
          </w:rPr>
          <w:tab/>
        </w:r>
        <w:r w:rsidR="00224F8A" w:rsidRPr="00224F8A">
          <w:rPr>
            <w:rStyle w:val="Hyperlink"/>
            <w:rFonts w:cs="Arial"/>
            <w:noProof/>
            <w:color w:val="auto"/>
            <w:sz w:val="18"/>
            <w:szCs w:val="18"/>
            <w:u w:val="none"/>
            <w:lang w:eastAsia="en-GB"/>
          </w:rPr>
          <w:t xml:space="preserve">The gNB power model should include at least following states:  active transmission (100% PRB </w:t>
        </w:r>
        <w:r w:rsidR="00224F8A" w:rsidRPr="00224F8A">
          <w:rPr>
            <w:rStyle w:val="Hyperlink"/>
            <w:rFonts w:cs="Arial"/>
            <w:noProof/>
            <w:color w:val="auto"/>
            <w:sz w:val="18"/>
            <w:szCs w:val="18"/>
            <w:u w:val="none"/>
          </w:rPr>
          <w:t>operation)</w:t>
        </w:r>
        <w:r w:rsidR="00224F8A" w:rsidRPr="00224F8A">
          <w:rPr>
            <w:rStyle w:val="Hyperlink"/>
            <w:rFonts w:cs="Arial"/>
            <w:noProof/>
            <w:color w:val="auto"/>
            <w:sz w:val="18"/>
            <w:szCs w:val="18"/>
            <w:u w:val="none"/>
            <w:lang w:eastAsia="en-GB"/>
          </w:rPr>
          <w:t>,  active reception (100%PRB), micro sleep, light sleep, deep sleep, and hibernate sleep.</w:t>
        </w:r>
      </w:hyperlink>
    </w:p>
    <w:p w14:paraId="1DC12406" w14:textId="77777777" w:rsidR="00224F8A" w:rsidRPr="00224F8A" w:rsidRDefault="001B5688" w:rsidP="007A297D">
      <w:pPr>
        <w:pStyle w:val="ListParagraph"/>
        <w:numPr>
          <w:ilvl w:val="0"/>
          <w:numId w:val="87"/>
        </w:numPr>
        <w:spacing w:after="0"/>
        <w:rPr>
          <w:b/>
          <w:noProof/>
          <w:sz w:val="18"/>
          <w:szCs w:val="18"/>
        </w:rPr>
      </w:pPr>
      <w:hyperlink w:anchor="_Toc102140735" w:history="1">
        <w:r w:rsidR="00224F8A" w:rsidRPr="00224F8A">
          <w:rPr>
            <w:rStyle w:val="Hyperlink"/>
            <w:rFonts w:cs="Arial"/>
            <w:noProof/>
            <w:color w:val="auto"/>
            <w:sz w:val="18"/>
            <w:szCs w:val="18"/>
            <w:u w:val="none"/>
            <w:lang w:eastAsia="en-GB"/>
          </w:rPr>
          <w:t>Proposal 4</w:t>
        </w:r>
        <w:r w:rsidR="00224F8A" w:rsidRPr="00224F8A">
          <w:rPr>
            <w:noProof/>
            <w:sz w:val="18"/>
            <w:szCs w:val="18"/>
          </w:rPr>
          <w:tab/>
        </w:r>
        <w:r w:rsidR="00224F8A" w:rsidRPr="00224F8A">
          <w:rPr>
            <w:rStyle w:val="Hyperlink"/>
            <w:rFonts w:cs="Arial"/>
            <w:noProof/>
            <w:color w:val="auto"/>
            <w:sz w:val="18"/>
            <w:szCs w:val="18"/>
            <w:u w:val="none"/>
            <w:lang w:eastAsia="en-GB"/>
          </w:rPr>
          <w:t>The gNB power model should be expressed in relative units, related to the deep sleep power level.</w:t>
        </w:r>
      </w:hyperlink>
    </w:p>
    <w:p w14:paraId="158FCB68" w14:textId="77777777" w:rsidR="00224F8A" w:rsidRPr="00224F8A" w:rsidRDefault="001B5688" w:rsidP="007A297D">
      <w:pPr>
        <w:pStyle w:val="ListParagraph"/>
        <w:numPr>
          <w:ilvl w:val="0"/>
          <w:numId w:val="87"/>
        </w:numPr>
        <w:spacing w:after="0"/>
        <w:rPr>
          <w:b/>
          <w:noProof/>
          <w:sz w:val="18"/>
          <w:szCs w:val="18"/>
        </w:rPr>
      </w:pPr>
      <w:hyperlink w:anchor="_Toc102140736" w:history="1">
        <w:r w:rsidR="00224F8A" w:rsidRPr="00224F8A">
          <w:rPr>
            <w:rStyle w:val="Hyperlink"/>
            <w:rFonts w:cs="Arial"/>
            <w:noProof/>
            <w:color w:val="auto"/>
            <w:sz w:val="18"/>
            <w:szCs w:val="18"/>
            <w:u w:val="none"/>
            <w:lang w:eastAsia="en-GB"/>
          </w:rPr>
          <w:t>Proposal 5</w:t>
        </w:r>
        <w:r w:rsidR="00224F8A" w:rsidRPr="00224F8A">
          <w:rPr>
            <w:noProof/>
            <w:sz w:val="18"/>
            <w:szCs w:val="18"/>
          </w:rPr>
          <w:tab/>
        </w:r>
        <w:r w:rsidR="00224F8A" w:rsidRPr="00224F8A">
          <w:rPr>
            <w:rStyle w:val="Hyperlink"/>
            <w:rFonts w:cs="Arial"/>
            <w:noProof/>
            <w:color w:val="auto"/>
            <w:sz w:val="18"/>
            <w:szCs w:val="18"/>
            <w:u w:val="none"/>
            <w:lang w:eastAsia="en-GB"/>
          </w:rPr>
          <w:t>The gNB power model should include at least transition energy between different gNB sleep states and active transmission/reception state.</w:t>
        </w:r>
      </w:hyperlink>
    </w:p>
    <w:p w14:paraId="487B045C" w14:textId="77777777" w:rsidR="00224F8A" w:rsidRPr="00224F8A" w:rsidRDefault="001B5688" w:rsidP="007A297D">
      <w:pPr>
        <w:pStyle w:val="ListParagraph"/>
        <w:numPr>
          <w:ilvl w:val="0"/>
          <w:numId w:val="87"/>
        </w:numPr>
        <w:spacing w:after="0"/>
        <w:rPr>
          <w:b/>
          <w:noProof/>
          <w:sz w:val="18"/>
          <w:szCs w:val="18"/>
        </w:rPr>
      </w:pPr>
      <w:hyperlink w:anchor="_Toc102140737" w:history="1">
        <w:r w:rsidR="00224F8A" w:rsidRPr="00224F8A">
          <w:rPr>
            <w:rStyle w:val="Hyperlink"/>
            <w:rFonts w:cs="Arial"/>
            <w:noProof/>
            <w:color w:val="auto"/>
            <w:sz w:val="18"/>
            <w:szCs w:val="18"/>
            <w:u w:val="none"/>
            <w:lang w:eastAsia="en-GB"/>
          </w:rPr>
          <w:t>Proposal 6</w:t>
        </w:r>
        <w:r w:rsidR="00224F8A" w:rsidRPr="00224F8A">
          <w:rPr>
            <w:noProof/>
            <w:sz w:val="18"/>
            <w:szCs w:val="18"/>
          </w:rPr>
          <w:tab/>
        </w:r>
        <w:r w:rsidR="00224F8A" w:rsidRPr="00224F8A">
          <w:rPr>
            <w:rStyle w:val="Hyperlink"/>
            <w:rFonts w:cs="Arial"/>
            <w:noProof/>
            <w:color w:val="auto"/>
            <w:sz w:val="18"/>
            <w:szCs w:val="18"/>
            <w:u w:val="none"/>
            <w:lang w:eastAsia="en-GB"/>
          </w:rPr>
          <w:t>The gNB power model should consider the scaling of relative power levels at least for active transmission/reception and at least for BW, CA, and antenna ports adaptations.</w:t>
        </w:r>
      </w:hyperlink>
    </w:p>
    <w:p w14:paraId="32632460" w14:textId="3FCFD404" w:rsidR="00224F8A" w:rsidRPr="00224F8A" w:rsidRDefault="001B5688" w:rsidP="007A297D">
      <w:pPr>
        <w:pStyle w:val="ListParagraph"/>
        <w:numPr>
          <w:ilvl w:val="1"/>
          <w:numId w:val="87"/>
        </w:numPr>
        <w:spacing w:after="0"/>
        <w:rPr>
          <w:b/>
          <w:noProof/>
          <w:sz w:val="18"/>
          <w:szCs w:val="18"/>
        </w:rPr>
      </w:pPr>
      <w:hyperlink w:anchor="_Toc102140738" w:history="1">
        <w:r w:rsidR="00224F8A" w:rsidRPr="00224F8A">
          <w:rPr>
            <w:rStyle w:val="Hyperlink"/>
            <w:rFonts w:cs="Arial"/>
            <w:noProof/>
            <w:color w:val="auto"/>
            <w:sz w:val="18"/>
            <w:szCs w:val="18"/>
            <w:u w:val="none"/>
            <w:lang w:eastAsia="en-GB"/>
          </w:rPr>
          <w:t>FFS: If and how the maximum output power scales the active transmission power consumption.</w:t>
        </w:r>
      </w:hyperlink>
    </w:p>
    <w:p w14:paraId="20774062" w14:textId="77777777" w:rsidR="00224F8A" w:rsidRPr="00224F8A" w:rsidRDefault="001B5688" w:rsidP="007A297D">
      <w:pPr>
        <w:pStyle w:val="ListParagraph"/>
        <w:numPr>
          <w:ilvl w:val="0"/>
          <w:numId w:val="87"/>
        </w:numPr>
        <w:spacing w:after="0"/>
        <w:rPr>
          <w:b/>
          <w:noProof/>
          <w:sz w:val="18"/>
          <w:szCs w:val="18"/>
        </w:rPr>
      </w:pPr>
      <w:hyperlink w:anchor="_Toc102140739" w:history="1">
        <w:r w:rsidR="00224F8A" w:rsidRPr="00224F8A">
          <w:rPr>
            <w:rStyle w:val="Hyperlink"/>
            <w:noProof/>
            <w:color w:val="auto"/>
            <w:sz w:val="18"/>
            <w:szCs w:val="18"/>
            <w:u w:val="none"/>
            <w:lang w:eastAsia="en-GB"/>
          </w:rPr>
          <w:t>Proposal 7</w:t>
        </w:r>
        <w:r w:rsidR="00224F8A" w:rsidRPr="00224F8A">
          <w:rPr>
            <w:noProof/>
            <w:sz w:val="18"/>
            <w:szCs w:val="18"/>
          </w:rPr>
          <w:tab/>
        </w:r>
        <w:r w:rsidR="00224F8A" w:rsidRPr="00224F8A">
          <w:rPr>
            <w:rStyle w:val="Hyperlink"/>
            <w:noProof/>
            <w:color w:val="auto"/>
            <w:sz w:val="18"/>
            <w:szCs w:val="18"/>
            <w:u w:val="none"/>
            <w:lang w:eastAsia="en-GB"/>
          </w:rPr>
          <w:t>Table A2.1-1 of TR 38.802 can be used as the baseline for system level simulation assumptions. Other assumptions are not precluded.</w:t>
        </w:r>
      </w:hyperlink>
    </w:p>
    <w:p w14:paraId="19EDAA59" w14:textId="77777777" w:rsidR="00224F8A" w:rsidRPr="00224F8A" w:rsidRDefault="001B5688" w:rsidP="007A297D">
      <w:pPr>
        <w:pStyle w:val="ListParagraph"/>
        <w:numPr>
          <w:ilvl w:val="0"/>
          <w:numId w:val="87"/>
        </w:numPr>
        <w:spacing w:after="0"/>
        <w:rPr>
          <w:b/>
          <w:noProof/>
          <w:sz w:val="18"/>
          <w:szCs w:val="18"/>
        </w:rPr>
      </w:pPr>
      <w:hyperlink w:anchor="_Toc102140740" w:history="1">
        <w:r w:rsidR="00224F8A" w:rsidRPr="00224F8A">
          <w:rPr>
            <w:rStyle w:val="Hyperlink"/>
            <w:noProof/>
            <w:color w:val="auto"/>
            <w:sz w:val="18"/>
            <w:szCs w:val="18"/>
            <w:u w:val="none"/>
            <w:lang w:eastAsia="en-GB"/>
          </w:rPr>
          <w:t>Proposal 8</w:t>
        </w:r>
        <w:r w:rsidR="00224F8A" w:rsidRPr="00224F8A">
          <w:rPr>
            <w:noProof/>
            <w:sz w:val="18"/>
            <w:szCs w:val="18"/>
          </w:rPr>
          <w:tab/>
        </w:r>
        <w:r w:rsidR="00224F8A" w:rsidRPr="00224F8A">
          <w:rPr>
            <w:rStyle w:val="Hyperlink"/>
            <w:noProof/>
            <w:color w:val="auto"/>
            <w:sz w:val="18"/>
            <w:szCs w:val="18"/>
            <w:u w:val="none"/>
            <w:lang w:eastAsia="en-GB"/>
          </w:rPr>
          <w:t>At least an average resource utilization of 10% and 30%, is included for the network energy-saving evaluations. Other values are not precluded.</w:t>
        </w:r>
      </w:hyperlink>
    </w:p>
    <w:p w14:paraId="4DACDB64" w14:textId="77777777" w:rsidR="00224F8A" w:rsidRPr="00224F8A" w:rsidRDefault="001B5688" w:rsidP="007A297D">
      <w:pPr>
        <w:pStyle w:val="ListParagraph"/>
        <w:numPr>
          <w:ilvl w:val="0"/>
          <w:numId w:val="87"/>
        </w:numPr>
        <w:spacing w:after="0"/>
        <w:rPr>
          <w:b/>
          <w:noProof/>
          <w:sz w:val="18"/>
          <w:szCs w:val="18"/>
        </w:rPr>
      </w:pPr>
      <w:hyperlink w:anchor="_Toc102140741" w:history="1">
        <w:r w:rsidR="00224F8A" w:rsidRPr="00224F8A">
          <w:rPr>
            <w:rStyle w:val="Hyperlink"/>
            <w:noProof/>
            <w:color w:val="auto"/>
            <w:sz w:val="18"/>
            <w:szCs w:val="18"/>
            <w:u w:val="none"/>
            <w:lang w:eastAsia="en-GB"/>
          </w:rPr>
          <w:t>Proposal 9</w:t>
        </w:r>
        <w:r w:rsidR="00224F8A" w:rsidRPr="00224F8A">
          <w:rPr>
            <w:noProof/>
            <w:sz w:val="18"/>
            <w:szCs w:val="18"/>
          </w:rPr>
          <w:tab/>
        </w:r>
        <w:r w:rsidR="00224F8A" w:rsidRPr="00224F8A">
          <w:rPr>
            <w:rStyle w:val="Hyperlink"/>
            <w:noProof/>
            <w:color w:val="auto"/>
            <w:sz w:val="18"/>
            <w:szCs w:val="18"/>
            <w:u w:val="none"/>
            <w:lang w:eastAsia="en-GB"/>
          </w:rPr>
          <w:t>The traffic models and DRX setup of the UE power-saving WI may be used as a reference. The overall traffic (from the served UEs) shall result in the agreed RU assumption.</w:t>
        </w:r>
      </w:hyperlink>
    </w:p>
    <w:p w14:paraId="7B697AF8" w14:textId="77777777" w:rsidR="00224F8A" w:rsidRPr="00224F8A" w:rsidRDefault="001B5688" w:rsidP="007A297D">
      <w:pPr>
        <w:pStyle w:val="ListParagraph"/>
        <w:numPr>
          <w:ilvl w:val="0"/>
          <w:numId w:val="87"/>
        </w:numPr>
        <w:spacing w:after="0"/>
        <w:rPr>
          <w:b/>
          <w:noProof/>
          <w:sz w:val="18"/>
          <w:szCs w:val="18"/>
        </w:rPr>
      </w:pPr>
      <w:hyperlink w:anchor="_Toc102140742" w:history="1">
        <w:r w:rsidR="00224F8A" w:rsidRPr="00224F8A">
          <w:rPr>
            <w:rStyle w:val="Hyperlink"/>
            <w:noProof/>
            <w:color w:val="auto"/>
            <w:sz w:val="18"/>
            <w:szCs w:val="18"/>
            <w:u w:val="none"/>
            <w:lang w:eastAsia="en-GB"/>
          </w:rPr>
          <w:t>Proposal 10</w:t>
        </w:r>
        <w:r w:rsidR="00224F8A" w:rsidRPr="00224F8A">
          <w:rPr>
            <w:noProof/>
            <w:sz w:val="18"/>
            <w:szCs w:val="18"/>
          </w:rPr>
          <w:tab/>
        </w:r>
        <w:r w:rsidR="00224F8A" w:rsidRPr="00224F8A">
          <w:rPr>
            <w:rStyle w:val="Hyperlink"/>
            <w:noProof/>
            <w:color w:val="auto"/>
            <w:sz w:val="18"/>
            <w:szCs w:val="18"/>
            <w:u w:val="none"/>
            <w:lang w:eastAsia="en-GB"/>
          </w:rPr>
          <w:t>Evaluation of the energy saving gain should consider overall network energy usage for performing a certain operation (e.g., equal to several FTP sessions) by considering the per symbol/per slot power consumption and transition energy values from the gNB power model.</w:t>
        </w:r>
      </w:hyperlink>
    </w:p>
    <w:p w14:paraId="189F6EA9" w14:textId="77777777" w:rsidR="00224F8A" w:rsidRPr="00224F8A" w:rsidRDefault="001B5688" w:rsidP="007A297D">
      <w:pPr>
        <w:pStyle w:val="ListParagraph"/>
        <w:numPr>
          <w:ilvl w:val="0"/>
          <w:numId w:val="87"/>
        </w:numPr>
        <w:spacing w:after="0"/>
        <w:rPr>
          <w:b/>
          <w:noProof/>
          <w:sz w:val="18"/>
          <w:szCs w:val="18"/>
        </w:rPr>
      </w:pPr>
      <w:hyperlink w:anchor="_Toc102140743" w:history="1">
        <w:r w:rsidR="00224F8A" w:rsidRPr="00224F8A">
          <w:rPr>
            <w:rStyle w:val="Hyperlink"/>
            <w:noProof/>
            <w:color w:val="auto"/>
            <w:sz w:val="18"/>
            <w:szCs w:val="18"/>
            <w:u w:val="none"/>
            <w:lang w:eastAsia="en-GB"/>
          </w:rPr>
          <w:t>Proposal 11</w:t>
        </w:r>
        <w:r w:rsidR="00224F8A" w:rsidRPr="00224F8A">
          <w:rPr>
            <w:noProof/>
            <w:sz w:val="18"/>
            <w:szCs w:val="18"/>
          </w:rPr>
          <w:tab/>
        </w:r>
        <w:r w:rsidR="00224F8A" w:rsidRPr="00224F8A">
          <w:rPr>
            <w:rStyle w:val="Hyperlink"/>
            <w:noProof/>
            <w:color w:val="auto"/>
            <w:sz w:val="18"/>
            <w:szCs w:val="18"/>
            <w:u w:val="none"/>
            <w:lang w:eastAsia="en-GB"/>
          </w:rPr>
          <w:t>SLS should also capture the UPT impact and/or additional latency of the network energy saving schemes.</w:t>
        </w:r>
      </w:hyperlink>
    </w:p>
    <w:p w14:paraId="376518E5" w14:textId="77777777" w:rsidR="00224F8A" w:rsidRPr="00224F8A" w:rsidRDefault="001B5688" w:rsidP="007A297D">
      <w:pPr>
        <w:pStyle w:val="ListParagraph"/>
        <w:numPr>
          <w:ilvl w:val="0"/>
          <w:numId w:val="87"/>
        </w:numPr>
        <w:spacing w:after="0"/>
        <w:rPr>
          <w:b/>
          <w:noProof/>
          <w:sz w:val="18"/>
          <w:szCs w:val="18"/>
        </w:rPr>
      </w:pPr>
      <w:hyperlink w:anchor="_Toc102140744" w:history="1">
        <w:r w:rsidR="00224F8A" w:rsidRPr="00224F8A">
          <w:rPr>
            <w:rStyle w:val="Hyperlink"/>
            <w:noProof/>
            <w:color w:val="auto"/>
            <w:sz w:val="18"/>
            <w:szCs w:val="18"/>
            <w:u w:val="none"/>
            <w:lang w:eastAsia="en-GB"/>
          </w:rPr>
          <w:t>Proposal 12</w:t>
        </w:r>
        <w:r w:rsidR="00224F8A" w:rsidRPr="00224F8A">
          <w:rPr>
            <w:noProof/>
            <w:sz w:val="18"/>
            <w:szCs w:val="18"/>
          </w:rPr>
          <w:tab/>
        </w:r>
        <w:r w:rsidR="00224F8A" w:rsidRPr="00224F8A">
          <w:rPr>
            <w:rStyle w:val="Hyperlink"/>
            <w:noProof/>
            <w:color w:val="auto"/>
            <w:sz w:val="18"/>
            <w:szCs w:val="18"/>
            <w:u w:val="none"/>
            <w:lang w:eastAsia="en-GB"/>
          </w:rPr>
          <w:t>To give a proper consideration to evaluate network energy saving techniques, KPI on the UE side is also considered.</w:t>
        </w:r>
      </w:hyperlink>
    </w:p>
    <w:p w14:paraId="3C78D851" w14:textId="77777777" w:rsidR="00224F8A" w:rsidRPr="00224F8A" w:rsidRDefault="001B5688" w:rsidP="007A297D">
      <w:pPr>
        <w:pStyle w:val="ListParagraph"/>
        <w:numPr>
          <w:ilvl w:val="0"/>
          <w:numId w:val="87"/>
        </w:numPr>
        <w:spacing w:after="0"/>
        <w:rPr>
          <w:b/>
          <w:noProof/>
          <w:sz w:val="18"/>
          <w:szCs w:val="18"/>
        </w:rPr>
      </w:pPr>
      <w:hyperlink w:anchor="_Toc102140745" w:history="1">
        <w:r w:rsidR="00224F8A" w:rsidRPr="00224F8A">
          <w:rPr>
            <w:rStyle w:val="Hyperlink"/>
            <w:noProof/>
            <w:color w:val="auto"/>
            <w:sz w:val="18"/>
            <w:szCs w:val="18"/>
            <w:u w:val="none"/>
            <w:lang w:eastAsia="en-GB"/>
          </w:rPr>
          <w:t>Proposal 13</w:t>
        </w:r>
        <w:r w:rsidR="00224F8A" w:rsidRPr="00224F8A">
          <w:rPr>
            <w:noProof/>
            <w:sz w:val="18"/>
            <w:szCs w:val="18"/>
          </w:rPr>
          <w:tab/>
        </w:r>
        <w:r w:rsidR="00224F8A" w:rsidRPr="00224F8A">
          <w:rPr>
            <w:rStyle w:val="Hyperlink"/>
            <w:noProof/>
            <w:color w:val="auto"/>
            <w:sz w:val="18"/>
            <w:szCs w:val="18"/>
            <w:u w:val="none"/>
            <w:lang w:eastAsia="en-GB"/>
          </w:rPr>
          <w:t>At least the average value across multiple cells can be considered for the qualitative analysis via SLS. Average values of each cell and other statistics may also be added if needed.</w:t>
        </w:r>
      </w:hyperlink>
    </w:p>
    <w:p w14:paraId="73A6A0ED" w14:textId="77777777" w:rsidR="00297479" w:rsidRDefault="00297479" w:rsidP="00297479">
      <w:pPr>
        <w:rPr>
          <w:lang w:val="en-US" w:eastAsia="ko-KR"/>
        </w:rPr>
      </w:pPr>
      <w:r w:rsidRPr="005B48B9">
        <w:rPr>
          <w:b/>
          <w:bCs/>
          <w:lang w:val="en-US" w:eastAsia="ko-KR"/>
        </w:rPr>
        <w:t>Decision:</w:t>
      </w:r>
      <w:r>
        <w:rPr>
          <w:lang w:val="en-US" w:eastAsia="ko-KR"/>
        </w:rPr>
        <w:t xml:space="preserve"> The document is noted.</w:t>
      </w:r>
    </w:p>
    <w:p w14:paraId="7EAC24CF" w14:textId="77777777" w:rsidR="00297479" w:rsidRPr="00297479" w:rsidRDefault="00297479" w:rsidP="00F77419">
      <w:pPr>
        <w:rPr>
          <w:lang w:val="en-US"/>
        </w:rPr>
      </w:pPr>
    </w:p>
    <w:p w14:paraId="33276678" w14:textId="4E0202F1" w:rsidR="008F4B8C" w:rsidRPr="007F5957" w:rsidRDefault="001B5688" w:rsidP="008F4B8C">
      <w:pPr>
        <w:rPr>
          <w:iCs/>
        </w:rPr>
      </w:pPr>
      <w:hyperlink r:id="rId2518" w:history="1">
        <w:r w:rsidR="000B5C49">
          <w:rPr>
            <w:rStyle w:val="Hyperlink"/>
            <w:iCs/>
          </w:rPr>
          <w:t>R1-2203172</w:t>
        </w:r>
      </w:hyperlink>
      <w:r w:rsidR="008F4B8C" w:rsidRPr="007F5957">
        <w:rPr>
          <w:iCs/>
        </w:rPr>
        <w:tab/>
        <w:t>Discussion on performance evaluation for network energy saving</w:t>
      </w:r>
      <w:r w:rsidR="008F4B8C" w:rsidRPr="007F5957">
        <w:rPr>
          <w:iCs/>
        </w:rPr>
        <w:tab/>
        <w:t>Huawei, HiSilicon</w:t>
      </w:r>
    </w:p>
    <w:p w14:paraId="0992C624" w14:textId="3F16E95E" w:rsidR="008F4B8C" w:rsidRPr="007F5957" w:rsidRDefault="001B5688" w:rsidP="008F4B8C">
      <w:pPr>
        <w:rPr>
          <w:iCs/>
        </w:rPr>
      </w:pPr>
      <w:hyperlink r:id="rId2519" w:history="1">
        <w:r w:rsidR="000B5C49">
          <w:rPr>
            <w:rStyle w:val="Hyperlink"/>
            <w:iCs/>
          </w:rPr>
          <w:t>R1-2203224</w:t>
        </w:r>
      </w:hyperlink>
      <w:r w:rsidR="008F4B8C" w:rsidRPr="007F5957">
        <w:rPr>
          <w:iCs/>
        </w:rPr>
        <w:tab/>
        <w:t>NW energy savings performance evaluation</w:t>
      </w:r>
      <w:r w:rsidR="008F4B8C" w:rsidRPr="007F5957">
        <w:rPr>
          <w:iCs/>
        </w:rPr>
        <w:tab/>
        <w:t>Nokia, Nokia Shanghai Bell</w:t>
      </w:r>
    </w:p>
    <w:p w14:paraId="5EC7FD90" w14:textId="0B67C0F0" w:rsidR="008F4B8C" w:rsidRPr="007F5957" w:rsidRDefault="001B5688" w:rsidP="008F4B8C">
      <w:pPr>
        <w:rPr>
          <w:iCs/>
        </w:rPr>
      </w:pPr>
      <w:hyperlink r:id="rId2520" w:history="1">
        <w:r w:rsidR="000B5C49">
          <w:rPr>
            <w:rStyle w:val="Hyperlink"/>
            <w:iCs/>
          </w:rPr>
          <w:t>R1-2203341</w:t>
        </w:r>
      </w:hyperlink>
      <w:r w:rsidR="008F4B8C" w:rsidRPr="007F5957">
        <w:rPr>
          <w:iCs/>
        </w:rPr>
        <w:tab/>
        <w:t>Discussion on performance evaluation of network energy savings</w:t>
      </w:r>
      <w:r w:rsidR="008F4B8C" w:rsidRPr="007F5957">
        <w:rPr>
          <w:iCs/>
        </w:rPr>
        <w:tab/>
        <w:t>Spreadtrum Communications</w:t>
      </w:r>
    </w:p>
    <w:p w14:paraId="395756C7" w14:textId="4F725E25" w:rsidR="008F4B8C" w:rsidRPr="007F5957" w:rsidRDefault="001B5688" w:rsidP="008F4B8C">
      <w:pPr>
        <w:rPr>
          <w:iCs/>
        </w:rPr>
      </w:pPr>
      <w:hyperlink r:id="rId2521" w:history="1">
        <w:r w:rsidR="000B5C49">
          <w:rPr>
            <w:rStyle w:val="Hyperlink"/>
            <w:iCs/>
          </w:rPr>
          <w:t>R1-2203481</w:t>
        </w:r>
      </w:hyperlink>
      <w:r w:rsidR="008F4B8C" w:rsidRPr="007F5957">
        <w:rPr>
          <w:iCs/>
        </w:rPr>
        <w:tab/>
        <w:t>Evaluation Methodology and Power Model for Network Energy Saving</w:t>
      </w:r>
      <w:r w:rsidR="008F4B8C" w:rsidRPr="007F5957">
        <w:rPr>
          <w:iCs/>
        </w:rPr>
        <w:tab/>
        <w:t>CATT</w:t>
      </w:r>
    </w:p>
    <w:p w14:paraId="66A8E57C" w14:textId="3A1BA1AA" w:rsidR="008F4B8C" w:rsidRDefault="001B5688" w:rsidP="008F4B8C">
      <w:pPr>
        <w:rPr>
          <w:iCs/>
        </w:rPr>
      </w:pPr>
      <w:hyperlink r:id="rId2522" w:history="1">
        <w:r w:rsidR="000B5C49">
          <w:rPr>
            <w:rStyle w:val="Hyperlink"/>
            <w:iCs/>
          </w:rPr>
          <w:t>R1-2203575</w:t>
        </w:r>
      </w:hyperlink>
      <w:r w:rsidR="008F4B8C" w:rsidRPr="007F5957">
        <w:rPr>
          <w:iCs/>
        </w:rPr>
        <w:tab/>
        <w:t>Discussions on NW energy savings performance evaluation</w:t>
      </w:r>
      <w:r w:rsidR="008F4B8C" w:rsidRPr="007F5957">
        <w:rPr>
          <w:iCs/>
        </w:rPr>
        <w:tab/>
        <w:t>vivo</w:t>
      </w:r>
    </w:p>
    <w:p w14:paraId="7878B40A" w14:textId="58AC9C7B" w:rsidR="008F4B8C" w:rsidRPr="007F5957" w:rsidRDefault="001B5688" w:rsidP="008F4B8C">
      <w:pPr>
        <w:rPr>
          <w:iCs/>
        </w:rPr>
      </w:pPr>
      <w:hyperlink r:id="rId2523" w:history="1">
        <w:r w:rsidR="000B5C49">
          <w:rPr>
            <w:rStyle w:val="Hyperlink"/>
            <w:iCs/>
          </w:rPr>
          <w:t>R1-2205178</w:t>
        </w:r>
      </w:hyperlink>
      <w:r w:rsidR="00297479" w:rsidRPr="00297479">
        <w:rPr>
          <w:iCs/>
        </w:rPr>
        <w:tab/>
        <w:t>Discussion on</w:t>
      </w:r>
      <w:r w:rsidR="00297479">
        <w:rPr>
          <w:iCs/>
        </w:rPr>
        <w:t xml:space="preserve"> </w:t>
      </w:r>
      <w:r w:rsidR="00297479" w:rsidRPr="00297479">
        <w:rPr>
          <w:iCs/>
        </w:rPr>
        <w:t>NW energy saving performance evaluation</w:t>
      </w:r>
      <w:r w:rsidR="00297479" w:rsidRPr="00297479">
        <w:rPr>
          <w:iCs/>
        </w:rPr>
        <w:tab/>
        <w:t>ZTE, Sanechips</w:t>
      </w:r>
      <w:r w:rsidR="00297479">
        <w:rPr>
          <w:iCs/>
        </w:rPr>
        <w:tab/>
        <w:t xml:space="preserve">(rev of </w:t>
      </w:r>
      <w:hyperlink r:id="rId2524" w:history="1">
        <w:r w:rsidR="000B5C49">
          <w:rPr>
            <w:rStyle w:val="Hyperlink"/>
            <w:iCs/>
          </w:rPr>
          <w:t>R1-2203603</w:t>
        </w:r>
      </w:hyperlink>
      <w:r w:rsidR="00297479">
        <w:rPr>
          <w:iCs/>
        </w:rPr>
        <w:t>)</w:t>
      </w:r>
    </w:p>
    <w:p w14:paraId="499FD659" w14:textId="6ED9B0A2" w:rsidR="008F4B8C" w:rsidRPr="007F5957" w:rsidRDefault="001B5688" w:rsidP="008F4B8C">
      <w:pPr>
        <w:rPr>
          <w:iCs/>
        </w:rPr>
      </w:pPr>
      <w:hyperlink r:id="rId2525" w:history="1">
        <w:r w:rsidR="000B5C49">
          <w:rPr>
            <w:rStyle w:val="Hyperlink"/>
            <w:iCs/>
          </w:rPr>
          <w:t>R1-2203662</w:t>
        </w:r>
      </w:hyperlink>
      <w:r w:rsidR="008F4B8C" w:rsidRPr="007F5957">
        <w:rPr>
          <w:iCs/>
        </w:rPr>
        <w:tab/>
        <w:t>Discussion on network energy saving performance evaluation methods</w:t>
      </w:r>
      <w:r w:rsidR="008F4B8C" w:rsidRPr="007F5957">
        <w:rPr>
          <w:iCs/>
        </w:rPr>
        <w:tab/>
        <w:t>China Telecom</w:t>
      </w:r>
    </w:p>
    <w:p w14:paraId="13EEF1C5" w14:textId="59A64DD3" w:rsidR="008F4B8C" w:rsidRPr="007F5957" w:rsidRDefault="001B5688" w:rsidP="008F4B8C">
      <w:pPr>
        <w:rPr>
          <w:iCs/>
        </w:rPr>
      </w:pPr>
      <w:hyperlink r:id="rId2526" w:history="1">
        <w:r w:rsidR="000B5C49">
          <w:rPr>
            <w:rStyle w:val="Hyperlink"/>
            <w:iCs/>
          </w:rPr>
          <w:t>R1-2203830</w:t>
        </w:r>
      </w:hyperlink>
      <w:r w:rsidR="008F4B8C" w:rsidRPr="007F5957">
        <w:rPr>
          <w:iCs/>
        </w:rPr>
        <w:tab/>
        <w:t>Discussions on performance evaluation of network energy saving</w:t>
      </w:r>
      <w:r w:rsidR="008F4B8C" w:rsidRPr="007F5957">
        <w:rPr>
          <w:iCs/>
        </w:rPr>
        <w:tab/>
        <w:t>xiaomi</w:t>
      </w:r>
    </w:p>
    <w:p w14:paraId="50BDD973" w14:textId="2C387A5E" w:rsidR="008F4B8C" w:rsidRPr="007F5957" w:rsidRDefault="001B5688" w:rsidP="008F4B8C">
      <w:pPr>
        <w:rPr>
          <w:iCs/>
        </w:rPr>
      </w:pPr>
      <w:hyperlink r:id="rId2527" w:history="1">
        <w:r w:rsidR="000B5C49">
          <w:rPr>
            <w:rStyle w:val="Hyperlink"/>
            <w:iCs/>
          </w:rPr>
          <w:t>R1-2203919</w:t>
        </w:r>
      </w:hyperlink>
      <w:r w:rsidR="008F4B8C" w:rsidRPr="007F5957">
        <w:rPr>
          <w:iCs/>
        </w:rPr>
        <w:tab/>
        <w:t>NW energy savings performance evaluation</w:t>
      </w:r>
      <w:r w:rsidR="008F4B8C" w:rsidRPr="007F5957">
        <w:rPr>
          <w:iCs/>
        </w:rPr>
        <w:tab/>
        <w:t>Samsung</w:t>
      </w:r>
    </w:p>
    <w:p w14:paraId="1E4BE42D" w14:textId="59FB3B4A" w:rsidR="008F4B8C" w:rsidRPr="007F5957" w:rsidRDefault="001B5688" w:rsidP="008F4B8C">
      <w:pPr>
        <w:rPr>
          <w:iCs/>
        </w:rPr>
      </w:pPr>
      <w:hyperlink r:id="rId2528" w:history="1">
        <w:r w:rsidR="000B5C49">
          <w:rPr>
            <w:rStyle w:val="Hyperlink"/>
            <w:iCs/>
          </w:rPr>
          <w:t>R1-2204073</w:t>
        </w:r>
      </w:hyperlink>
      <w:r w:rsidR="008F4B8C" w:rsidRPr="007F5957">
        <w:rPr>
          <w:iCs/>
        </w:rPr>
        <w:tab/>
        <w:t>On network energy savings evaluation methodology and power model</w:t>
      </w:r>
      <w:r w:rsidR="008F4B8C" w:rsidRPr="007F5957">
        <w:rPr>
          <w:iCs/>
        </w:rPr>
        <w:tab/>
        <w:t>Panasonic</w:t>
      </w:r>
    </w:p>
    <w:p w14:paraId="607D4C31" w14:textId="3C3E571A" w:rsidR="008F4B8C" w:rsidRPr="007F5957" w:rsidRDefault="001B5688" w:rsidP="008F4B8C">
      <w:pPr>
        <w:rPr>
          <w:iCs/>
        </w:rPr>
      </w:pPr>
      <w:hyperlink r:id="rId2529" w:history="1">
        <w:r w:rsidR="000B5C49">
          <w:rPr>
            <w:rStyle w:val="Hyperlink"/>
            <w:iCs/>
          </w:rPr>
          <w:t>R1-2204100</w:t>
        </w:r>
      </w:hyperlink>
      <w:r w:rsidR="008F4B8C" w:rsidRPr="007F5957">
        <w:rPr>
          <w:iCs/>
        </w:rPr>
        <w:tab/>
        <w:t>Base station energy consumption model, evaluation methodology, and KPIs for network energy saving</w:t>
      </w:r>
      <w:r w:rsidR="008F4B8C" w:rsidRPr="007F5957">
        <w:rPr>
          <w:iCs/>
        </w:rPr>
        <w:tab/>
        <w:t>FUTUREWEI</w:t>
      </w:r>
    </w:p>
    <w:p w14:paraId="41E0D655" w14:textId="66E8D64F" w:rsidR="008F4B8C" w:rsidRPr="007F5957" w:rsidRDefault="001B5688" w:rsidP="008F4B8C">
      <w:pPr>
        <w:rPr>
          <w:iCs/>
        </w:rPr>
      </w:pPr>
      <w:hyperlink r:id="rId2530" w:history="1">
        <w:r w:rsidR="000B5C49">
          <w:rPr>
            <w:rStyle w:val="Hyperlink"/>
            <w:iCs/>
          </w:rPr>
          <w:t>R1-2204256</w:t>
        </w:r>
      </w:hyperlink>
      <w:r w:rsidR="008F4B8C" w:rsidRPr="007F5957">
        <w:rPr>
          <w:iCs/>
        </w:rPr>
        <w:tab/>
        <w:t>On NW energy savings performance evaluation</w:t>
      </w:r>
      <w:r w:rsidR="008F4B8C" w:rsidRPr="007F5957">
        <w:rPr>
          <w:iCs/>
        </w:rPr>
        <w:tab/>
        <w:t>Apple</w:t>
      </w:r>
    </w:p>
    <w:p w14:paraId="698B4F3F" w14:textId="11F12395" w:rsidR="008F4B8C" w:rsidRPr="007F5957" w:rsidRDefault="001B5688" w:rsidP="008F4B8C">
      <w:pPr>
        <w:rPr>
          <w:iCs/>
        </w:rPr>
      </w:pPr>
      <w:hyperlink r:id="rId2531" w:history="1">
        <w:r w:rsidR="000B5C49">
          <w:rPr>
            <w:rStyle w:val="Hyperlink"/>
            <w:iCs/>
          </w:rPr>
          <w:t>R1-2204318</w:t>
        </w:r>
      </w:hyperlink>
      <w:r w:rsidR="008F4B8C" w:rsidRPr="007F5957">
        <w:rPr>
          <w:iCs/>
        </w:rPr>
        <w:tab/>
        <w:t>Discussion on network energy saving performance evaluation</w:t>
      </w:r>
      <w:r w:rsidR="008F4B8C" w:rsidRPr="007F5957">
        <w:rPr>
          <w:iCs/>
        </w:rPr>
        <w:tab/>
        <w:t>CMCC</w:t>
      </w:r>
    </w:p>
    <w:p w14:paraId="206C11F5" w14:textId="53B0C8B3" w:rsidR="008F4B8C" w:rsidRPr="007F5957" w:rsidRDefault="001B5688" w:rsidP="008F4B8C">
      <w:pPr>
        <w:rPr>
          <w:iCs/>
        </w:rPr>
      </w:pPr>
      <w:hyperlink r:id="rId2532" w:history="1">
        <w:r w:rsidR="000B5C49">
          <w:rPr>
            <w:rStyle w:val="Hyperlink"/>
            <w:iCs/>
          </w:rPr>
          <w:t>R1-2204391</w:t>
        </w:r>
      </w:hyperlink>
      <w:r w:rsidR="008F4B8C" w:rsidRPr="007F5957">
        <w:rPr>
          <w:iCs/>
        </w:rPr>
        <w:tab/>
        <w:t>Discussion on NW energy savings performance evaluation</w:t>
      </w:r>
      <w:r w:rsidR="008F4B8C" w:rsidRPr="007F5957">
        <w:rPr>
          <w:iCs/>
        </w:rPr>
        <w:tab/>
        <w:t>NTT DOCOMO, INC.</w:t>
      </w:r>
    </w:p>
    <w:p w14:paraId="294D170E" w14:textId="2782592D" w:rsidR="008F4B8C" w:rsidRPr="007F5957" w:rsidRDefault="001B5688" w:rsidP="008F4B8C">
      <w:pPr>
        <w:rPr>
          <w:iCs/>
        </w:rPr>
      </w:pPr>
      <w:hyperlink r:id="rId2533" w:history="1">
        <w:r w:rsidR="000B5C49">
          <w:rPr>
            <w:rStyle w:val="Hyperlink"/>
            <w:iCs/>
          </w:rPr>
          <w:t>R1-2204628</w:t>
        </w:r>
      </w:hyperlink>
      <w:r w:rsidR="008F4B8C" w:rsidRPr="007F5957">
        <w:rPr>
          <w:iCs/>
        </w:rPr>
        <w:tab/>
        <w:t>Discussion on performance evaluation for network energy savings</w:t>
      </w:r>
      <w:r w:rsidR="008F4B8C" w:rsidRPr="007F5957">
        <w:rPr>
          <w:iCs/>
        </w:rPr>
        <w:tab/>
        <w:t>LG Electronics</w:t>
      </w:r>
    </w:p>
    <w:p w14:paraId="0D7A4F0D" w14:textId="7DF844B9" w:rsidR="008F4B8C" w:rsidRPr="007F5957" w:rsidRDefault="001B5688" w:rsidP="008F4B8C">
      <w:pPr>
        <w:rPr>
          <w:iCs/>
        </w:rPr>
      </w:pPr>
      <w:hyperlink r:id="rId2534" w:history="1">
        <w:r w:rsidR="000B5C49">
          <w:rPr>
            <w:rStyle w:val="Hyperlink"/>
            <w:iCs/>
          </w:rPr>
          <w:t>R1-2204686</w:t>
        </w:r>
      </w:hyperlink>
      <w:r w:rsidR="008F4B8C" w:rsidRPr="007F5957">
        <w:rPr>
          <w:iCs/>
        </w:rPr>
        <w:tab/>
        <w:t>NW energy savings performance evaluation</w:t>
      </w:r>
      <w:r w:rsidR="008F4B8C" w:rsidRPr="007F5957">
        <w:rPr>
          <w:iCs/>
        </w:rPr>
        <w:tab/>
        <w:t>MediaTek Inc.</w:t>
      </w:r>
    </w:p>
    <w:p w14:paraId="28376CD5" w14:textId="15BC9656" w:rsidR="008F4B8C" w:rsidRPr="007F5957" w:rsidRDefault="001B5688" w:rsidP="008F4B8C">
      <w:pPr>
        <w:rPr>
          <w:iCs/>
        </w:rPr>
      </w:pPr>
      <w:hyperlink r:id="rId2535" w:history="1">
        <w:r w:rsidR="000B5C49">
          <w:rPr>
            <w:rStyle w:val="Hyperlink"/>
            <w:iCs/>
          </w:rPr>
          <w:t>R1-2204811</w:t>
        </w:r>
      </w:hyperlink>
      <w:r w:rsidR="008F4B8C" w:rsidRPr="007F5957">
        <w:rPr>
          <w:iCs/>
        </w:rPr>
        <w:tab/>
        <w:t>Discussion on Network Energy Saving Evaluations</w:t>
      </w:r>
      <w:r w:rsidR="008F4B8C" w:rsidRPr="007F5957">
        <w:rPr>
          <w:iCs/>
        </w:rPr>
        <w:tab/>
        <w:t>Intel Corporation</w:t>
      </w:r>
    </w:p>
    <w:p w14:paraId="7156E950" w14:textId="5A3FB7AE" w:rsidR="008F4B8C" w:rsidRPr="007F5957" w:rsidRDefault="001B5688" w:rsidP="008F4B8C">
      <w:pPr>
        <w:rPr>
          <w:iCs/>
        </w:rPr>
      </w:pPr>
      <w:hyperlink r:id="rId2536" w:history="1">
        <w:r w:rsidR="000B5C49">
          <w:rPr>
            <w:rStyle w:val="Hyperlink"/>
            <w:iCs/>
          </w:rPr>
          <w:t>R1-2204831</w:t>
        </w:r>
      </w:hyperlink>
      <w:r w:rsidR="008F4B8C" w:rsidRPr="007F5957">
        <w:rPr>
          <w:iCs/>
        </w:rPr>
        <w:tab/>
        <w:t>Performance evaluation for network energy saving</w:t>
      </w:r>
      <w:r w:rsidR="008F4B8C" w:rsidRPr="007F5957">
        <w:rPr>
          <w:iCs/>
        </w:rPr>
        <w:tab/>
        <w:t>InterDigital, Inc.</w:t>
      </w:r>
    </w:p>
    <w:p w14:paraId="2614E6CC" w14:textId="1F147A4C" w:rsidR="008F4B8C" w:rsidRDefault="001B5688" w:rsidP="008F4B8C">
      <w:pPr>
        <w:rPr>
          <w:iCs/>
        </w:rPr>
      </w:pPr>
      <w:hyperlink r:id="rId2537" w:history="1">
        <w:r w:rsidR="000B5C49">
          <w:rPr>
            <w:rStyle w:val="Hyperlink"/>
            <w:iCs/>
          </w:rPr>
          <w:t>R1-2205045</w:t>
        </w:r>
      </w:hyperlink>
      <w:r w:rsidR="008F4B8C" w:rsidRPr="007F5957">
        <w:rPr>
          <w:iCs/>
        </w:rPr>
        <w:tab/>
        <w:t>NW energy savings performance evaluation</w:t>
      </w:r>
      <w:r w:rsidR="008F4B8C" w:rsidRPr="007F5957">
        <w:rPr>
          <w:iCs/>
        </w:rPr>
        <w:tab/>
        <w:t>Qualcomm Incorporated</w:t>
      </w:r>
    </w:p>
    <w:p w14:paraId="4D514C93" w14:textId="1D50F1AD" w:rsidR="00297479" w:rsidRDefault="001B5688" w:rsidP="00297479">
      <w:pPr>
        <w:rPr>
          <w:iCs/>
        </w:rPr>
      </w:pPr>
      <w:hyperlink r:id="rId2538" w:history="1">
        <w:r w:rsidR="000B5C49">
          <w:rPr>
            <w:rStyle w:val="Hyperlink"/>
            <w:iCs/>
          </w:rPr>
          <w:t>R1-2205083</w:t>
        </w:r>
      </w:hyperlink>
      <w:r w:rsidR="00297479" w:rsidRPr="00297479">
        <w:rPr>
          <w:iCs/>
        </w:rPr>
        <w:tab/>
        <w:t>Initial views on NW energy savings performance evaluation</w:t>
      </w:r>
      <w:r w:rsidR="00297479" w:rsidRPr="00297479">
        <w:rPr>
          <w:iCs/>
        </w:rPr>
        <w:tab/>
        <w:t>Fujitsu Limited</w:t>
      </w:r>
    </w:p>
    <w:p w14:paraId="390DEB54" w14:textId="6609CF6D" w:rsidR="008E4256" w:rsidRDefault="008E4256" w:rsidP="00297479">
      <w:pPr>
        <w:rPr>
          <w:iCs/>
        </w:rPr>
      </w:pPr>
    </w:p>
    <w:p w14:paraId="08BCEAE8" w14:textId="77777777" w:rsidR="008E4256" w:rsidRPr="00956F2A" w:rsidRDefault="008E4256" w:rsidP="008E4256">
      <w:pPr>
        <w:rPr>
          <w:lang w:eastAsia="x-none"/>
        </w:rPr>
      </w:pPr>
      <w:r w:rsidRPr="00956F2A">
        <w:rPr>
          <w:lang w:eastAsia="x-none"/>
        </w:rPr>
        <w:t>[109-e-R18-NW_ES-02] – Yi (Huawei)</w:t>
      </w:r>
    </w:p>
    <w:p w14:paraId="08450C5D" w14:textId="28776DD2" w:rsidR="008E4256" w:rsidRPr="00956F2A" w:rsidRDefault="008E4256" w:rsidP="008E4256">
      <w:pPr>
        <w:rPr>
          <w:lang w:eastAsia="x-none"/>
        </w:rPr>
      </w:pPr>
      <w:r w:rsidRPr="00956F2A">
        <w:rPr>
          <w:lang w:eastAsia="x-none"/>
        </w:rPr>
        <w:t>Email discussion on performance evaluation by May 20</w:t>
      </w:r>
    </w:p>
    <w:p w14:paraId="5BF80328" w14:textId="77777777" w:rsidR="008E4256" w:rsidRPr="00956F2A" w:rsidRDefault="008E4256" w:rsidP="007A297D">
      <w:pPr>
        <w:numPr>
          <w:ilvl w:val="0"/>
          <w:numId w:val="78"/>
        </w:numPr>
        <w:rPr>
          <w:lang w:eastAsia="x-none"/>
        </w:rPr>
      </w:pPr>
      <w:r w:rsidRPr="00956F2A">
        <w:rPr>
          <w:lang w:eastAsia="x-none"/>
        </w:rPr>
        <w:t>Check points: May 12, May 18, May 20</w:t>
      </w:r>
    </w:p>
    <w:p w14:paraId="54942664" w14:textId="5B08F05F" w:rsidR="00956F2A" w:rsidRPr="00956F2A" w:rsidRDefault="001B5688" w:rsidP="00956F2A">
      <w:pPr>
        <w:rPr>
          <w:b/>
          <w:bCs/>
          <w:iCs/>
        </w:rPr>
      </w:pPr>
      <w:hyperlink r:id="rId2539" w:history="1">
        <w:r w:rsidR="000B5C49">
          <w:rPr>
            <w:rStyle w:val="Hyperlink"/>
            <w:b/>
            <w:bCs/>
            <w:iCs/>
          </w:rPr>
          <w:t>R1-2205308</w:t>
        </w:r>
      </w:hyperlink>
      <w:r w:rsidR="00956F2A" w:rsidRPr="00956F2A">
        <w:rPr>
          <w:b/>
          <w:bCs/>
          <w:iCs/>
        </w:rPr>
        <w:tab/>
        <w:t>FL summary#1 for performance evaluation for NR NW energy savings</w:t>
      </w:r>
      <w:r w:rsidR="00956F2A" w:rsidRPr="00956F2A">
        <w:rPr>
          <w:b/>
          <w:bCs/>
          <w:iCs/>
        </w:rPr>
        <w:tab/>
        <w:t>Moderator (Huawei)</w:t>
      </w:r>
    </w:p>
    <w:p w14:paraId="7807C0C9" w14:textId="16580202" w:rsidR="00956F2A" w:rsidRDefault="00956F2A" w:rsidP="00956F2A">
      <w:pPr>
        <w:rPr>
          <w:iCs/>
        </w:rPr>
      </w:pPr>
      <w:r>
        <w:rPr>
          <w:iCs/>
        </w:rPr>
        <w:t>From May 13</w:t>
      </w:r>
      <w:r w:rsidRPr="00956F2A">
        <w:rPr>
          <w:iCs/>
          <w:vertAlign w:val="superscript"/>
        </w:rPr>
        <w:t>th</w:t>
      </w:r>
      <w:r>
        <w:rPr>
          <w:iCs/>
        </w:rPr>
        <w:t xml:space="preserve"> GTW session</w:t>
      </w:r>
    </w:p>
    <w:p w14:paraId="5C7BD854" w14:textId="43366D8E" w:rsidR="00956F2A" w:rsidRPr="00956F2A" w:rsidRDefault="00956F2A" w:rsidP="00956F2A">
      <w:pPr>
        <w:rPr>
          <w:rFonts w:ascii="Times New Roman" w:hAnsi="Times New Roman"/>
          <w:szCs w:val="20"/>
          <w:highlight w:val="green"/>
          <w:lang w:eastAsia="zh-CN"/>
        </w:rPr>
      </w:pPr>
      <w:r>
        <w:rPr>
          <w:rFonts w:ascii="Times New Roman" w:hAnsi="Times New Roman"/>
          <w:szCs w:val="20"/>
          <w:highlight w:val="green"/>
          <w:lang w:eastAsia="zh-CN"/>
        </w:rPr>
        <w:t>Agreement</w:t>
      </w:r>
    </w:p>
    <w:p w14:paraId="1626EB5B" w14:textId="77777777" w:rsidR="00956F2A" w:rsidRPr="00956F2A" w:rsidRDefault="00956F2A" w:rsidP="0087443A">
      <w:pPr>
        <w:rPr>
          <w:lang w:eastAsia="zh-CN"/>
        </w:rPr>
      </w:pPr>
      <w:r w:rsidRPr="00956F2A">
        <w:rPr>
          <w:lang w:eastAsia="zh-CN"/>
        </w:rPr>
        <w:t>For evaluation purpose, the energy consumption modeling for a BS includes at least the following:</w:t>
      </w:r>
    </w:p>
    <w:p w14:paraId="6E1FB78E" w14:textId="77777777" w:rsidR="00956F2A" w:rsidRPr="00956F2A" w:rsidRDefault="00956F2A" w:rsidP="00CF6E6D">
      <w:pPr>
        <w:pStyle w:val="ListParagraph"/>
        <w:numPr>
          <w:ilvl w:val="0"/>
          <w:numId w:val="220"/>
        </w:numPr>
        <w:rPr>
          <w:lang w:eastAsia="zh-CN"/>
        </w:rPr>
      </w:pPr>
      <w:r w:rsidRPr="00956F2A">
        <w:rPr>
          <w:lang w:eastAsia="zh-CN"/>
        </w:rPr>
        <w:t>Reference configuration</w:t>
      </w:r>
    </w:p>
    <w:p w14:paraId="51D1B6F3" w14:textId="77777777" w:rsidR="00956F2A" w:rsidRPr="00956F2A" w:rsidRDefault="00956F2A" w:rsidP="00CF6E6D">
      <w:pPr>
        <w:pStyle w:val="ListParagraph"/>
        <w:numPr>
          <w:ilvl w:val="1"/>
          <w:numId w:val="220"/>
        </w:numPr>
        <w:rPr>
          <w:lang w:eastAsia="zh-CN"/>
        </w:rPr>
      </w:pPr>
      <w:r w:rsidRPr="00956F2A">
        <w:rPr>
          <w:lang w:eastAsia="zh-CN"/>
        </w:rPr>
        <w:t>FFS other details</w:t>
      </w:r>
    </w:p>
    <w:p w14:paraId="7564658F" w14:textId="77777777" w:rsidR="00956F2A" w:rsidRPr="00956F2A" w:rsidRDefault="00956F2A" w:rsidP="00CF6E6D">
      <w:pPr>
        <w:pStyle w:val="ListParagraph"/>
        <w:numPr>
          <w:ilvl w:val="1"/>
          <w:numId w:val="220"/>
        </w:numPr>
        <w:rPr>
          <w:lang w:eastAsia="zh-CN"/>
        </w:rPr>
      </w:pPr>
      <w:r w:rsidRPr="00956F2A">
        <w:rPr>
          <w:lang w:eastAsia="zh-CN"/>
        </w:rPr>
        <w:t>Note FR1 and FR2 to be separately considered for detailed parameters</w:t>
      </w:r>
    </w:p>
    <w:p w14:paraId="279924A0" w14:textId="5D722590" w:rsidR="00956F2A" w:rsidRPr="00956F2A" w:rsidRDefault="00956F2A" w:rsidP="00CF6E6D">
      <w:pPr>
        <w:pStyle w:val="ListParagraph"/>
        <w:numPr>
          <w:ilvl w:val="0"/>
          <w:numId w:val="220"/>
        </w:numPr>
        <w:rPr>
          <w:lang w:eastAsia="zh-CN"/>
        </w:rPr>
      </w:pPr>
      <w:r w:rsidRPr="00956F2A">
        <w:rPr>
          <w:lang w:eastAsia="zh-CN"/>
        </w:rPr>
        <w:t>Multiple power state(s) including sleep/non-sleep mode(s) with relative power, and associated transition time/energy</w:t>
      </w:r>
    </w:p>
    <w:p w14:paraId="391EC366" w14:textId="77777777" w:rsidR="00956F2A" w:rsidRPr="00956F2A" w:rsidRDefault="00956F2A" w:rsidP="00CF6E6D">
      <w:pPr>
        <w:pStyle w:val="ListParagraph"/>
        <w:numPr>
          <w:ilvl w:val="0"/>
          <w:numId w:val="220"/>
        </w:numPr>
        <w:rPr>
          <w:lang w:eastAsia="zh-CN"/>
        </w:rPr>
      </w:pPr>
      <w:r w:rsidRPr="00956F2A">
        <w:rPr>
          <w:lang w:eastAsia="zh-CN"/>
        </w:rPr>
        <w:t>Scaling method to be applied at least for non-sleep mode.</w:t>
      </w:r>
    </w:p>
    <w:p w14:paraId="6C3AFF83" w14:textId="77777777" w:rsidR="00956F2A" w:rsidRPr="00956F2A" w:rsidRDefault="00956F2A" w:rsidP="00CF6E6D">
      <w:pPr>
        <w:pStyle w:val="ListParagraph"/>
        <w:numPr>
          <w:ilvl w:val="1"/>
          <w:numId w:val="220"/>
        </w:numPr>
        <w:rPr>
          <w:lang w:eastAsia="zh-CN"/>
        </w:rPr>
      </w:pPr>
      <w:r w:rsidRPr="00956F2A">
        <w:rPr>
          <w:lang w:eastAsia="zh-CN"/>
        </w:rPr>
        <w:t>FFS other details including scaling for sleep mode</w:t>
      </w:r>
    </w:p>
    <w:p w14:paraId="2E692E2A" w14:textId="77777777" w:rsidR="00956F2A" w:rsidRPr="00BE04FE" w:rsidRDefault="00956F2A" w:rsidP="00956F2A">
      <w:pPr>
        <w:rPr>
          <w:rFonts w:ascii="Times New Roman" w:hAnsi="Times New Roman"/>
          <w:bCs/>
          <w:iCs/>
          <w:szCs w:val="20"/>
        </w:rPr>
      </w:pPr>
    </w:p>
    <w:p w14:paraId="5B2EDCA3" w14:textId="5E0B5A1F" w:rsidR="00956F2A" w:rsidRPr="00991BED" w:rsidRDefault="001B5688" w:rsidP="00956F2A">
      <w:pPr>
        <w:rPr>
          <w:b/>
          <w:bCs/>
          <w:iCs/>
        </w:rPr>
      </w:pPr>
      <w:hyperlink r:id="rId2540" w:history="1">
        <w:r w:rsidR="000B5C49">
          <w:rPr>
            <w:rStyle w:val="Hyperlink"/>
            <w:b/>
            <w:bCs/>
            <w:iCs/>
          </w:rPr>
          <w:t>R1-2205402</w:t>
        </w:r>
      </w:hyperlink>
      <w:r w:rsidR="00956F2A" w:rsidRPr="00991BED">
        <w:rPr>
          <w:b/>
          <w:bCs/>
          <w:iCs/>
        </w:rPr>
        <w:tab/>
        <w:t>FL summary#2 for performance evaluation for NR NW energy savings</w:t>
      </w:r>
      <w:r w:rsidR="00956F2A" w:rsidRPr="00991BED">
        <w:rPr>
          <w:b/>
          <w:bCs/>
          <w:iCs/>
        </w:rPr>
        <w:tab/>
        <w:t>Moderator (Huawei)</w:t>
      </w:r>
    </w:p>
    <w:p w14:paraId="4D745C87" w14:textId="3D111D27" w:rsidR="00991BED" w:rsidRDefault="00991BED" w:rsidP="00991BED">
      <w:pPr>
        <w:rPr>
          <w:iCs/>
        </w:rPr>
      </w:pPr>
      <w:r>
        <w:rPr>
          <w:iCs/>
        </w:rPr>
        <w:t>From May 17</w:t>
      </w:r>
      <w:r w:rsidRPr="00956F2A">
        <w:rPr>
          <w:iCs/>
          <w:vertAlign w:val="superscript"/>
        </w:rPr>
        <w:t>th</w:t>
      </w:r>
      <w:r>
        <w:rPr>
          <w:iCs/>
        </w:rPr>
        <w:t xml:space="preserve"> GTW session</w:t>
      </w:r>
    </w:p>
    <w:p w14:paraId="43858A8A" w14:textId="77777777" w:rsidR="00991BED" w:rsidRPr="003A355E" w:rsidRDefault="00991BED" w:rsidP="00991BED">
      <w:pPr>
        <w:rPr>
          <w:iCs/>
          <w:szCs w:val="20"/>
          <w:highlight w:val="green"/>
        </w:rPr>
      </w:pPr>
      <w:r w:rsidRPr="003A355E">
        <w:rPr>
          <w:iCs/>
          <w:szCs w:val="20"/>
          <w:highlight w:val="green"/>
        </w:rPr>
        <w:t>Agreement</w:t>
      </w:r>
    </w:p>
    <w:p w14:paraId="7520AF10" w14:textId="77777777" w:rsidR="00991BED" w:rsidRPr="003A355E" w:rsidRDefault="00991BED" w:rsidP="0087443A">
      <w:pPr>
        <w:rPr>
          <w:lang w:eastAsia="zh-CN"/>
        </w:rPr>
      </w:pPr>
      <w:r w:rsidRPr="003A355E">
        <w:rPr>
          <w:lang w:eastAsia="zh-CN"/>
        </w:rPr>
        <w:t>For evaluation purpose, the BS energy consumption model should at least include the power consumption of BS on slot-level.</w:t>
      </w:r>
    </w:p>
    <w:p w14:paraId="01E8FE57" w14:textId="77777777" w:rsidR="00991BED" w:rsidRPr="003A355E" w:rsidRDefault="00991BED" w:rsidP="00CF6E6D">
      <w:pPr>
        <w:pStyle w:val="ListParagraph"/>
        <w:numPr>
          <w:ilvl w:val="0"/>
          <w:numId w:val="257"/>
        </w:numPr>
        <w:adjustRightInd/>
        <w:spacing w:line="252" w:lineRule="auto"/>
        <w:rPr>
          <w:lang w:eastAsia="zh-CN"/>
        </w:rPr>
      </w:pPr>
      <w:r w:rsidRPr="003A355E">
        <w:rPr>
          <w:lang w:eastAsia="zh-CN"/>
        </w:rPr>
        <w:t>Note that symbol-level power consumption to reflect different BW (or RB utilization) / time-occupancy / tx-rx direction of different symbols in a slot is considered.</w:t>
      </w:r>
    </w:p>
    <w:p w14:paraId="6271F717" w14:textId="77777777" w:rsidR="00991BED" w:rsidRPr="003A355E" w:rsidRDefault="00991BED" w:rsidP="00CF6E6D">
      <w:pPr>
        <w:pStyle w:val="ListParagraph"/>
        <w:numPr>
          <w:ilvl w:val="1"/>
          <w:numId w:val="257"/>
        </w:numPr>
        <w:adjustRightInd/>
        <w:spacing w:line="252" w:lineRule="auto"/>
        <w:rPr>
          <w:lang w:eastAsia="zh-CN"/>
        </w:rPr>
      </w:pPr>
      <w:r w:rsidRPr="003A355E">
        <w:rPr>
          <w:lang w:eastAsia="zh-CN"/>
        </w:rPr>
        <w:t>FFS details (e.g. explicit symbol-level power modelling, scaling slot-level power to symbol level power for various cases, etc.)</w:t>
      </w:r>
    </w:p>
    <w:p w14:paraId="492122FF" w14:textId="77777777" w:rsidR="00991BED" w:rsidRPr="003A355E" w:rsidRDefault="00991BED" w:rsidP="00CF6E6D">
      <w:pPr>
        <w:pStyle w:val="ListParagraph"/>
        <w:numPr>
          <w:ilvl w:val="1"/>
          <w:numId w:val="257"/>
        </w:numPr>
        <w:adjustRightInd/>
        <w:spacing w:line="252" w:lineRule="auto"/>
        <w:rPr>
          <w:lang w:eastAsia="zh-CN"/>
        </w:rPr>
      </w:pPr>
      <w:r w:rsidRPr="003A355E">
        <w:rPr>
          <w:lang w:eastAsia="zh-CN"/>
        </w:rPr>
        <w:t>Note: system simulation evaluations can be per slot regardless of detailed approach for calculating symbol-level power consumption.</w:t>
      </w:r>
    </w:p>
    <w:p w14:paraId="4EDF0ADD" w14:textId="77777777" w:rsidR="00991BED" w:rsidRPr="003A355E" w:rsidRDefault="00991BED" w:rsidP="00991BED">
      <w:pPr>
        <w:rPr>
          <w:iCs/>
          <w:szCs w:val="20"/>
          <w:highlight w:val="green"/>
        </w:rPr>
      </w:pPr>
      <w:r w:rsidRPr="003A355E">
        <w:rPr>
          <w:iCs/>
          <w:szCs w:val="20"/>
          <w:highlight w:val="green"/>
        </w:rPr>
        <w:t>Agreement</w:t>
      </w:r>
    </w:p>
    <w:p w14:paraId="5DB0A73C" w14:textId="77777777" w:rsidR="00991BED" w:rsidRPr="00991BED" w:rsidRDefault="00991BED" w:rsidP="00CF6E6D">
      <w:pPr>
        <w:pStyle w:val="ListParagraph"/>
        <w:numPr>
          <w:ilvl w:val="0"/>
          <w:numId w:val="258"/>
        </w:numPr>
        <w:spacing w:after="0" w:line="259" w:lineRule="auto"/>
        <w:rPr>
          <w:lang w:eastAsia="zh-CN"/>
        </w:rPr>
      </w:pPr>
      <w:r w:rsidRPr="00991BED">
        <w:rPr>
          <w:lang w:eastAsia="zh-CN"/>
        </w:rPr>
        <w:t>For evaluation, at least for non-sleep mode and TDD, the BS power</w:t>
      </w:r>
      <w:r w:rsidRPr="00991BED">
        <w:rPr>
          <w:strike/>
          <w:lang w:eastAsia="zh-CN"/>
        </w:rPr>
        <w:t xml:space="preserve"> </w:t>
      </w:r>
      <w:r w:rsidRPr="00991BED">
        <w:rPr>
          <w:lang w:eastAsia="zh-CN"/>
        </w:rPr>
        <w:t>consumption for DL and UL are separately modelled, allowing DL-only transmission or UL-only reception.</w:t>
      </w:r>
    </w:p>
    <w:p w14:paraId="5D0C98AA" w14:textId="77777777" w:rsidR="00991BED" w:rsidRPr="00991BED" w:rsidRDefault="00991BED" w:rsidP="00CF6E6D">
      <w:pPr>
        <w:pStyle w:val="ListParagraph"/>
        <w:numPr>
          <w:ilvl w:val="1"/>
          <w:numId w:val="258"/>
        </w:numPr>
        <w:spacing w:after="0" w:line="259" w:lineRule="auto"/>
        <w:rPr>
          <w:lang w:eastAsia="zh-CN"/>
        </w:rPr>
      </w:pPr>
      <w:r w:rsidRPr="00991BED">
        <w:rPr>
          <w:lang w:eastAsia="zh-CN"/>
        </w:rPr>
        <w:lastRenderedPageBreak/>
        <w:t>FFS: whether UL-only reception energy consumption model can be derived/simplified from DL-only transmission energy consumption model</w:t>
      </w:r>
    </w:p>
    <w:p w14:paraId="474992DD" w14:textId="77777777" w:rsidR="00991BED" w:rsidRPr="00991BED" w:rsidRDefault="00991BED" w:rsidP="00CF6E6D">
      <w:pPr>
        <w:pStyle w:val="ListParagraph"/>
        <w:numPr>
          <w:ilvl w:val="0"/>
          <w:numId w:val="258"/>
        </w:numPr>
        <w:spacing w:after="0" w:line="259" w:lineRule="auto"/>
        <w:rPr>
          <w:lang w:eastAsia="zh-CN"/>
        </w:rPr>
      </w:pPr>
      <w:r w:rsidRPr="00991BED">
        <w:rPr>
          <w:lang w:eastAsia="zh-CN"/>
        </w:rPr>
        <w:t>FFS: the impact of UL reception and/or DL transmission on sleep modes and associated transition time/energy</w:t>
      </w:r>
    </w:p>
    <w:p w14:paraId="6C9411B5" w14:textId="77777777" w:rsidR="00991BED" w:rsidRPr="00991BED" w:rsidRDefault="00991BED" w:rsidP="00CF6E6D">
      <w:pPr>
        <w:pStyle w:val="ListParagraph"/>
        <w:numPr>
          <w:ilvl w:val="0"/>
          <w:numId w:val="258"/>
        </w:numPr>
        <w:spacing w:after="0" w:line="259" w:lineRule="auto"/>
        <w:rPr>
          <w:lang w:eastAsia="zh-CN"/>
        </w:rPr>
      </w:pPr>
      <w:r w:rsidRPr="00991BED">
        <w:rPr>
          <w:rFonts w:hint="eastAsia"/>
          <w:lang w:eastAsia="zh-CN"/>
        </w:rPr>
        <w:t>F</w:t>
      </w:r>
      <w:r w:rsidRPr="00991BED">
        <w:rPr>
          <w:lang w:eastAsia="zh-CN"/>
        </w:rPr>
        <w:t>FS: whether/how to define an idle state, where BS is neither transmitting nor receiving but also doesn’t enter into any sleep mode or define it as sleep mode</w:t>
      </w:r>
    </w:p>
    <w:p w14:paraId="07783C67" w14:textId="77777777" w:rsidR="00991BED" w:rsidRPr="00991BED" w:rsidRDefault="00991BED" w:rsidP="00CF6E6D">
      <w:pPr>
        <w:pStyle w:val="ListParagraph"/>
        <w:numPr>
          <w:ilvl w:val="0"/>
          <w:numId w:val="258"/>
        </w:numPr>
        <w:spacing w:line="259" w:lineRule="auto"/>
        <w:ind w:left="714" w:hanging="357"/>
        <w:rPr>
          <w:lang w:eastAsia="zh-CN"/>
        </w:rPr>
      </w:pPr>
      <w:r w:rsidRPr="00991BED">
        <w:rPr>
          <w:lang w:eastAsia="zh-CN"/>
        </w:rPr>
        <w:t>FFS: whether the model for FDD can be based on the model for TDD</w:t>
      </w:r>
    </w:p>
    <w:p w14:paraId="32DAF94D" w14:textId="77777777" w:rsidR="00991BED" w:rsidRPr="003A355E" w:rsidRDefault="00991BED" w:rsidP="00991BED">
      <w:pPr>
        <w:rPr>
          <w:iCs/>
          <w:szCs w:val="20"/>
          <w:highlight w:val="green"/>
        </w:rPr>
      </w:pPr>
      <w:r w:rsidRPr="003A355E">
        <w:rPr>
          <w:iCs/>
          <w:szCs w:val="20"/>
          <w:highlight w:val="green"/>
        </w:rPr>
        <w:t>Agreement</w:t>
      </w:r>
    </w:p>
    <w:p w14:paraId="141AF71E" w14:textId="77777777" w:rsidR="00991BED" w:rsidRPr="000C3E25" w:rsidRDefault="00991BED" w:rsidP="00CF6E6D">
      <w:pPr>
        <w:pStyle w:val="ListParagraph"/>
        <w:numPr>
          <w:ilvl w:val="0"/>
          <w:numId w:val="259"/>
        </w:numPr>
      </w:pPr>
      <w:r w:rsidRPr="000C3E25">
        <w:t xml:space="preserve">For evaluation purpose, </w:t>
      </w:r>
    </w:p>
    <w:p w14:paraId="6986E428" w14:textId="77777777" w:rsidR="00991BED" w:rsidRPr="000C3E25" w:rsidRDefault="00991BED" w:rsidP="00CF6E6D">
      <w:pPr>
        <w:pStyle w:val="ListParagraph"/>
        <w:numPr>
          <w:ilvl w:val="1"/>
          <w:numId w:val="259"/>
        </w:numPr>
      </w:pPr>
      <w:r w:rsidRPr="000C3E25">
        <w:t>Study how to define sleep modes and determine the characteristics for each mode from one or multiple of the below</w:t>
      </w:r>
    </w:p>
    <w:p w14:paraId="76EBBD73" w14:textId="77777777" w:rsidR="00991BED" w:rsidRPr="000C3E25" w:rsidRDefault="00991BED" w:rsidP="00CF6E6D">
      <w:pPr>
        <w:pStyle w:val="ListParagraph"/>
        <w:numPr>
          <w:ilvl w:val="2"/>
          <w:numId w:val="259"/>
        </w:numPr>
      </w:pPr>
      <w:r w:rsidRPr="000C3E25">
        <w:t xml:space="preserve">Relative power </w:t>
      </w:r>
    </w:p>
    <w:p w14:paraId="4CCFECB2" w14:textId="77777777" w:rsidR="00991BED" w:rsidRPr="000C3E25" w:rsidRDefault="00991BED" w:rsidP="00CF6E6D">
      <w:pPr>
        <w:pStyle w:val="ListParagraph"/>
        <w:numPr>
          <w:ilvl w:val="2"/>
          <w:numId w:val="259"/>
        </w:numPr>
      </w:pPr>
      <w:r w:rsidRPr="000C3E25">
        <w:t>Transition time</w:t>
      </w:r>
    </w:p>
    <w:p w14:paraId="5FB855AF" w14:textId="77777777" w:rsidR="00991BED" w:rsidRPr="000C3E25" w:rsidRDefault="00991BED" w:rsidP="00CF6E6D">
      <w:pPr>
        <w:pStyle w:val="ListParagraph"/>
        <w:numPr>
          <w:ilvl w:val="2"/>
          <w:numId w:val="259"/>
        </w:numPr>
      </w:pPr>
      <w:r w:rsidRPr="000C3E25">
        <w:t>Transition energy</w:t>
      </w:r>
    </w:p>
    <w:p w14:paraId="3DBBFF6E" w14:textId="77777777" w:rsidR="00991BED" w:rsidRPr="000C3E25" w:rsidRDefault="00991BED" w:rsidP="00CF6E6D">
      <w:pPr>
        <w:pStyle w:val="ListParagraph"/>
        <w:numPr>
          <w:ilvl w:val="2"/>
          <w:numId w:val="259"/>
        </w:numPr>
      </w:pPr>
      <w:r w:rsidRPr="000C3E25">
        <w:t>Other approaches are not precluded</w:t>
      </w:r>
    </w:p>
    <w:p w14:paraId="7042E52B" w14:textId="77777777" w:rsidR="00991BED" w:rsidRPr="000C3E25" w:rsidRDefault="00991BED" w:rsidP="00CF6E6D">
      <w:pPr>
        <w:pStyle w:val="ListParagraph"/>
        <w:numPr>
          <w:ilvl w:val="2"/>
          <w:numId w:val="259"/>
        </w:numPr>
      </w:pPr>
      <w:r w:rsidRPr="000C3E25">
        <w:t>Note: BS components that can be turned off can be considered for discussion purpose when defining the specific values of the characteristics for sleep modes.</w:t>
      </w:r>
    </w:p>
    <w:p w14:paraId="515E8407" w14:textId="77777777" w:rsidR="00991BED" w:rsidRPr="000C3E25" w:rsidRDefault="00991BED" w:rsidP="00CF6E6D">
      <w:pPr>
        <w:pStyle w:val="ListParagraph"/>
        <w:numPr>
          <w:ilvl w:val="1"/>
          <w:numId w:val="259"/>
        </w:numPr>
      </w:pPr>
      <w:r w:rsidRPr="000C3E25">
        <w:rPr>
          <w:rFonts w:hint="eastAsia"/>
        </w:rPr>
        <w:t>Study whether sleep mode is defined for DL(TX) and UL(RX) jointly or separately</w:t>
      </w:r>
    </w:p>
    <w:p w14:paraId="31FBDF7A" w14:textId="77777777" w:rsidR="00991BED" w:rsidRPr="00991BED" w:rsidRDefault="00991BED" w:rsidP="00CF6E6D">
      <w:pPr>
        <w:pStyle w:val="ListParagraph"/>
        <w:numPr>
          <w:ilvl w:val="1"/>
          <w:numId w:val="259"/>
        </w:numPr>
        <w:rPr>
          <w:b/>
        </w:rPr>
      </w:pPr>
      <w:r w:rsidRPr="000C3E25">
        <w:t>Study the assumption of order for BS entering/resuming from a sleep mode to another mode (sleep or non-sleep) and the associated transition time and energy, i.e. state machine which may have impact on the transition energy.</w:t>
      </w:r>
    </w:p>
    <w:p w14:paraId="37AA789B" w14:textId="77777777" w:rsidR="00991BED" w:rsidRPr="003A355E" w:rsidRDefault="00991BED" w:rsidP="00991BED">
      <w:pPr>
        <w:rPr>
          <w:iCs/>
          <w:szCs w:val="20"/>
          <w:highlight w:val="green"/>
        </w:rPr>
      </w:pPr>
      <w:r w:rsidRPr="003A355E">
        <w:rPr>
          <w:iCs/>
          <w:szCs w:val="20"/>
          <w:highlight w:val="green"/>
        </w:rPr>
        <w:t>Agreement</w:t>
      </w:r>
    </w:p>
    <w:p w14:paraId="09C05D4E" w14:textId="77777777" w:rsidR="00991BED" w:rsidRPr="00394AC4" w:rsidRDefault="00991BED" w:rsidP="00CF6E6D">
      <w:pPr>
        <w:pStyle w:val="ListParagraph"/>
        <w:numPr>
          <w:ilvl w:val="0"/>
          <w:numId w:val="260"/>
        </w:numPr>
        <w:spacing w:line="259" w:lineRule="auto"/>
        <w:rPr>
          <w:lang w:eastAsia="zh-CN"/>
        </w:rPr>
      </w:pPr>
      <w:r w:rsidRPr="00394AC4">
        <w:rPr>
          <w:lang w:eastAsia="zh-CN"/>
        </w:rPr>
        <w:t>For evaluation, the scaling in a BS energy consumption model can be considered based on one or more of the following,</w:t>
      </w:r>
    </w:p>
    <w:p w14:paraId="33C83BCC" w14:textId="77777777" w:rsidR="00991BED" w:rsidRPr="00394AC4" w:rsidRDefault="00991BED" w:rsidP="00CF6E6D">
      <w:pPr>
        <w:pStyle w:val="ListParagraph"/>
        <w:numPr>
          <w:ilvl w:val="1"/>
          <w:numId w:val="260"/>
        </w:numPr>
        <w:spacing w:line="259" w:lineRule="auto"/>
        <w:rPr>
          <w:lang w:eastAsia="zh-CN"/>
        </w:rPr>
      </w:pPr>
      <w:r w:rsidRPr="00394AC4">
        <w:rPr>
          <w:lang w:eastAsia="zh-CN"/>
        </w:rPr>
        <w:t>Number of used physical antenna elements, or TX/RX chains</w:t>
      </w:r>
    </w:p>
    <w:p w14:paraId="23AADF5F" w14:textId="77777777" w:rsidR="00991BED" w:rsidRPr="00394AC4" w:rsidRDefault="00991BED" w:rsidP="00CF6E6D">
      <w:pPr>
        <w:pStyle w:val="ListParagraph"/>
        <w:numPr>
          <w:ilvl w:val="2"/>
          <w:numId w:val="260"/>
        </w:numPr>
        <w:spacing w:line="259" w:lineRule="auto"/>
        <w:rPr>
          <w:lang w:eastAsia="zh-CN"/>
        </w:rPr>
      </w:pPr>
      <w:r w:rsidRPr="00394AC4">
        <w:rPr>
          <w:lang w:eastAsia="zh-CN"/>
        </w:rPr>
        <w:t>FFS: Mapping between used TX/RX chains and used antenna ports</w:t>
      </w:r>
    </w:p>
    <w:p w14:paraId="6D480651" w14:textId="77777777" w:rsidR="00991BED" w:rsidRPr="00394AC4" w:rsidRDefault="00991BED" w:rsidP="00CF6E6D">
      <w:pPr>
        <w:pStyle w:val="ListParagraph"/>
        <w:numPr>
          <w:ilvl w:val="2"/>
          <w:numId w:val="260"/>
        </w:numPr>
        <w:spacing w:line="259" w:lineRule="auto"/>
        <w:rPr>
          <w:lang w:eastAsia="zh-CN"/>
        </w:rPr>
      </w:pPr>
      <w:r w:rsidRPr="00394AC4">
        <w:rPr>
          <w:lang w:eastAsia="zh-CN"/>
        </w:rPr>
        <w:t>FFS: Mapping between physical antenna elements and TX/RX chains</w:t>
      </w:r>
    </w:p>
    <w:p w14:paraId="7F274436" w14:textId="77777777" w:rsidR="00991BED" w:rsidRPr="00394AC4" w:rsidRDefault="00991BED" w:rsidP="00CF6E6D">
      <w:pPr>
        <w:pStyle w:val="ListParagraph"/>
        <w:numPr>
          <w:ilvl w:val="1"/>
          <w:numId w:val="260"/>
        </w:numPr>
        <w:spacing w:line="259" w:lineRule="auto"/>
        <w:rPr>
          <w:lang w:eastAsia="zh-CN"/>
        </w:rPr>
      </w:pPr>
      <w:r w:rsidRPr="00394AC4">
        <w:rPr>
          <w:lang w:eastAsia="zh-CN"/>
        </w:rPr>
        <w:t>Occupied BW/RBs for DL and/or UL in a slot/symbol in one CC</w:t>
      </w:r>
    </w:p>
    <w:p w14:paraId="2070D650" w14:textId="77777777" w:rsidR="00991BED" w:rsidRPr="00394AC4" w:rsidRDefault="00991BED" w:rsidP="00CF6E6D">
      <w:pPr>
        <w:pStyle w:val="ListParagraph"/>
        <w:numPr>
          <w:ilvl w:val="1"/>
          <w:numId w:val="260"/>
        </w:numPr>
        <w:spacing w:line="259" w:lineRule="auto"/>
        <w:rPr>
          <w:lang w:eastAsia="zh-CN"/>
        </w:rPr>
      </w:pPr>
      <w:r w:rsidRPr="00394AC4">
        <w:rPr>
          <w:lang w:eastAsia="zh-CN"/>
        </w:rPr>
        <w:t>number of CCs in CA</w:t>
      </w:r>
    </w:p>
    <w:p w14:paraId="23DA76EF" w14:textId="77777777" w:rsidR="00991BED" w:rsidRPr="00394AC4" w:rsidRDefault="00991BED" w:rsidP="00CF6E6D">
      <w:pPr>
        <w:pStyle w:val="ListParagraph"/>
        <w:numPr>
          <w:ilvl w:val="2"/>
          <w:numId w:val="260"/>
        </w:numPr>
        <w:spacing w:line="259" w:lineRule="auto"/>
        <w:rPr>
          <w:lang w:eastAsia="zh-CN"/>
        </w:rPr>
      </w:pPr>
      <w:r w:rsidRPr="00394AC4">
        <w:rPr>
          <w:rFonts w:hint="eastAsia"/>
          <w:lang w:eastAsia="zh-CN"/>
        </w:rPr>
        <w:t>F</w:t>
      </w:r>
      <w:r w:rsidRPr="00394AC4">
        <w:rPr>
          <w:lang w:eastAsia="zh-CN"/>
        </w:rPr>
        <w:t xml:space="preserve">FS dependency of RF sharing </w:t>
      </w:r>
    </w:p>
    <w:p w14:paraId="0F116753" w14:textId="77777777" w:rsidR="00991BED" w:rsidRPr="00394AC4" w:rsidRDefault="00991BED" w:rsidP="00CF6E6D">
      <w:pPr>
        <w:pStyle w:val="ListParagraph"/>
        <w:numPr>
          <w:ilvl w:val="1"/>
          <w:numId w:val="260"/>
        </w:numPr>
        <w:spacing w:line="259" w:lineRule="auto"/>
        <w:rPr>
          <w:lang w:eastAsia="zh-CN"/>
        </w:rPr>
      </w:pPr>
      <w:r w:rsidRPr="00394AC4">
        <w:rPr>
          <w:lang w:eastAsia="zh-CN"/>
        </w:rPr>
        <w:t>number of TRPs</w:t>
      </w:r>
    </w:p>
    <w:p w14:paraId="29B58CFB" w14:textId="77777777" w:rsidR="00991BED" w:rsidRPr="00394AC4" w:rsidRDefault="00991BED" w:rsidP="00CF6E6D">
      <w:pPr>
        <w:pStyle w:val="ListParagraph"/>
        <w:numPr>
          <w:ilvl w:val="1"/>
          <w:numId w:val="260"/>
        </w:numPr>
        <w:spacing w:line="259" w:lineRule="auto"/>
        <w:rPr>
          <w:lang w:eastAsia="zh-CN"/>
        </w:rPr>
      </w:pPr>
      <w:r w:rsidRPr="00394AC4">
        <w:rPr>
          <w:lang w:eastAsia="zh-CN"/>
        </w:rPr>
        <w:t xml:space="preserve">PSD or transmit power </w:t>
      </w:r>
    </w:p>
    <w:p w14:paraId="34EE4B02" w14:textId="77777777" w:rsidR="00991BED" w:rsidRPr="00394AC4" w:rsidRDefault="00991BED" w:rsidP="00CF6E6D">
      <w:pPr>
        <w:pStyle w:val="ListParagraph"/>
        <w:numPr>
          <w:ilvl w:val="2"/>
          <w:numId w:val="260"/>
        </w:numPr>
        <w:spacing w:line="259" w:lineRule="auto"/>
        <w:rPr>
          <w:lang w:eastAsia="zh-CN"/>
        </w:rPr>
      </w:pPr>
      <w:r w:rsidRPr="00394AC4">
        <w:rPr>
          <w:lang w:eastAsia="zh-CN"/>
        </w:rPr>
        <w:t>FFS dependency on BW scaling</w:t>
      </w:r>
    </w:p>
    <w:p w14:paraId="34C04CB1" w14:textId="77777777" w:rsidR="00991BED" w:rsidRPr="00394AC4" w:rsidRDefault="00991BED" w:rsidP="00CF6E6D">
      <w:pPr>
        <w:pStyle w:val="ListParagraph"/>
        <w:numPr>
          <w:ilvl w:val="2"/>
          <w:numId w:val="260"/>
        </w:numPr>
        <w:spacing w:line="259" w:lineRule="auto"/>
        <w:rPr>
          <w:lang w:eastAsia="zh-CN"/>
        </w:rPr>
      </w:pPr>
      <w:r w:rsidRPr="00394AC4">
        <w:rPr>
          <w:lang w:eastAsia="zh-CN"/>
        </w:rPr>
        <w:t>FFS: PA energy efficiency value</w:t>
      </w:r>
    </w:p>
    <w:p w14:paraId="504AE848" w14:textId="77777777" w:rsidR="00991BED" w:rsidRPr="00394AC4" w:rsidRDefault="00991BED" w:rsidP="00CF6E6D">
      <w:pPr>
        <w:pStyle w:val="ListParagraph"/>
        <w:numPr>
          <w:ilvl w:val="1"/>
          <w:numId w:val="260"/>
        </w:numPr>
        <w:spacing w:line="259" w:lineRule="auto"/>
        <w:rPr>
          <w:lang w:eastAsia="zh-CN"/>
        </w:rPr>
      </w:pPr>
      <w:r w:rsidRPr="00394AC4">
        <w:rPr>
          <w:lang w:eastAsia="zh-CN"/>
        </w:rPr>
        <w:t>number of DL and/or UL symbols occupied within a slot</w:t>
      </w:r>
    </w:p>
    <w:p w14:paraId="64BE0505" w14:textId="77777777" w:rsidR="00991BED" w:rsidRPr="00394AC4" w:rsidRDefault="00991BED" w:rsidP="00CF6E6D">
      <w:pPr>
        <w:pStyle w:val="ListParagraph"/>
        <w:numPr>
          <w:ilvl w:val="1"/>
          <w:numId w:val="260"/>
        </w:numPr>
        <w:spacing w:line="259" w:lineRule="auto"/>
        <w:rPr>
          <w:lang w:eastAsia="zh-CN"/>
        </w:rPr>
      </w:pPr>
      <w:r w:rsidRPr="00394AC4">
        <w:rPr>
          <w:lang w:eastAsia="zh-CN"/>
        </w:rPr>
        <w:t>FFS other domain scaling</w:t>
      </w:r>
    </w:p>
    <w:p w14:paraId="68D37C1D" w14:textId="77777777" w:rsidR="00991BED" w:rsidRPr="00394AC4" w:rsidRDefault="00991BED" w:rsidP="00CF6E6D">
      <w:pPr>
        <w:pStyle w:val="ListParagraph"/>
        <w:numPr>
          <w:ilvl w:val="1"/>
          <w:numId w:val="260"/>
        </w:numPr>
        <w:spacing w:line="259" w:lineRule="auto"/>
        <w:rPr>
          <w:b/>
          <w:lang w:eastAsia="zh-CN"/>
        </w:rPr>
      </w:pPr>
      <w:r w:rsidRPr="00394AC4">
        <w:rPr>
          <w:lang w:eastAsia="zh-CN"/>
        </w:rPr>
        <w:t>FFS scaling is linearly or else, for each domain</w:t>
      </w:r>
    </w:p>
    <w:p w14:paraId="144D4293" w14:textId="77777777" w:rsidR="00991BED" w:rsidRPr="00394AC4" w:rsidRDefault="00991BED" w:rsidP="00CF6E6D">
      <w:pPr>
        <w:pStyle w:val="ListParagraph"/>
        <w:numPr>
          <w:ilvl w:val="0"/>
          <w:numId w:val="260"/>
        </w:numPr>
        <w:spacing w:line="259" w:lineRule="auto"/>
        <w:rPr>
          <w:b/>
          <w:lang w:eastAsia="zh-CN"/>
        </w:rPr>
      </w:pPr>
      <w:r w:rsidRPr="00394AC4">
        <w:rPr>
          <w:lang w:eastAsia="zh-CN"/>
        </w:rPr>
        <w:t>Above does not necessarily imply that BS energy consumption model that takes into account all listed scaling factors will be developed</w:t>
      </w:r>
    </w:p>
    <w:p w14:paraId="72FFB34D" w14:textId="613DC423" w:rsidR="00991BED" w:rsidRDefault="00991BED" w:rsidP="00991BED">
      <w:pPr>
        <w:rPr>
          <w:iCs/>
        </w:rPr>
      </w:pPr>
    </w:p>
    <w:p w14:paraId="199A59E5" w14:textId="24599840" w:rsidR="00F54287" w:rsidRDefault="00F54287" w:rsidP="00991BED">
      <w:pPr>
        <w:rPr>
          <w:iCs/>
        </w:rPr>
      </w:pPr>
      <w:r w:rsidRPr="00F54287">
        <w:rPr>
          <w:b/>
          <w:bCs/>
          <w:iCs/>
        </w:rPr>
        <w:t>Decision:</w:t>
      </w:r>
      <w:r>
        <w:rPr>
          <w:iCs/>
        </w:rPr>
        <w:t xml:space="preserve"> As per email decision posted on May 19</w:t>
      </w:r>
      <w:r w:rsidRPr="00F54287">
        <w:rPr>
          <w:iCs/>
          <w:vertAlign w:val="superscript"/>
        </w:rPr>
        <w:t>th</w:t>
      </w:r>
      <w:r>
        <w:rPr>
          <w:iCs/>
        </w:rPr>
        <w:t>,</w:t>
      </w:r>
    </w:p>
    <w:p w14:paraId="3DF468AD" w14:textId="77777777" w:rsidR="00F54287" w:rsidRPr="00F54287" w:rsidRDefault="00F54287" w:rsidP="00F54287">
      <w:pPr>
        <w:rPr>
          <w:bCs/>
          <w:iCs/>
          <w:szCs w:val="20"/>
          <w:highlight w:val="green"/>
        </w:rPr>
      </w:pPr>
      <w:r w:rsidRPr="00F54287">
        <w:rPr>
          <w:bCs/>
          <w:iCs/>
          <w:szCs w:val="20"/>
          <w:highlight w:val="green"/>
        </w:rPr>
        <w:t>Agreement</w:t>
      </w:r>
    </w:p>
    <w:p w14:paraId="64609A60" w14:textId="77777777" w:rsidR="00F54287" w:rsidRPr="00AB3749" w:rsidRDefault="00F54287" w:rsidP="00F54287">
      <w:pPr>
        <w:rPr>
          <w:iCs/>
        </w:rPr>
      </w:pPr>
      <w:r w:rsidRPr="00AB3749">
        <w:rPr>
          <w:iCs/>
        </w:rPr>
        <w:t>For BS energy consumption evaluation, in addition to the energy saving gain,</w:t>
      </w:r>
    </w:p>
    <w:p w14:paraId="690F336F" w14:textId="77777777" w:rsidR="00F54287" w:rsidRPr="00AB3749" w:rsidRDefault="00F54287" w:rsidP="00CF6E6D">
      <w:pPr>
        <w:pStyle w:val="ListParagraph"/>
        <w:numPr>
          <w:ilvl w:val="0"/>
          <w:numId w:val="341"/>
        </w:numPr>
      </w:pPr>
      <w:r w:rsidRPr="00AB3749">
        <w:t>At least UPT/UE power consumption/access delay/latency should be considered for performance impact evaluation</w:t>
      </w:r>
    </w:p>
    <w:p w14:paraId="07350C02" w14:textId="77777777" w:rsidR="00F54287" w:rsidRPr="00AB3749" w:rsidRDefault="00F54287" w:rsidP="00CF6E6D">
      <w:pPr>
        <w:pStyle w:val="ListParagraph"/>
        <w:numPr>
          <w:ilvl w:val="0"/>
          <w:numId w:val="341"/>
        </w:numPr>
      </w:pPr>
      <w:r w:rsidRPr="00AB3749">
        <w:t>Note: this doesn’t necessarily mean that all the above are considered for all evaluation results. However, multiple KPIs are expected to be evaluated for a given technique. And this does not preclude to consider other KPIs when found appropriate for certain techniques/scenarios.</w:t>
      </w:r>
    </w:p>
    <w:p w14:paraId="2494D9F3" w14:textId="77777777" w:rsidR="00F54287" w:rsidRPr="00F54287" w:rsidRDefault="00F54287" w:rsidP="00F54287">
      <w:pPr>
        <w:rPr>
          <w:bCs/>
          <w:iCs/>
          <w:szCs w:val="20"/>
          <w:highlight w:val="green"/>
        </w:rPr>
      </w:pPr>
      <w:r w:rsidRPr="00F54287">
        <w:rPr>
          <w:bCs/>
          <w:iCs/>
          <w:szCs w:val="20"/>
          <w:highlight w:val="green"/>
        </w:rPr>
        <w:t>Agreement</w:t>
      </w:r>
    </w:p>
    <w:p w14:paraId="7D7A1358" w14:textId="77777777" w:rsidR="00F54287" w:rsidRDefault="00F54287" w:rsidP="00F54287">
      <w:pPr>
        <w:rPr>
          <w:iCs/>
        </w:rPr>
      </w:pPr>
      <w:r w:rsidRPr="00AB3749">
        <w:rPr>
          <w:iCs/>
        </w:rPr>
        <w:t>At least urban macro is prioritized for FR1. FFS the baseline deployment assumption for FR2.</w:t>
      </w:r>
    </w:p>
    <w:p w14:paraId="4F450F87" w14:textId="77777777" w:rsidR="00F54287" w:rsidRDefault="00F54287" w:rsidP="00F54287">
      <w:pPr>
        <w:rPr>
          <w:iCs/>
        </w:rPr>
      </w:pPr>
    </w:p>
    <w:p w14:paraId="277191ED" w14:textId="77777777" w:rsidR="00F54287" w:rsidRPr="00F54287" w:rsidRDefault="00F54287" w:rsidP="00F54287">
      <w:pPr>
        <w:rPr>
          <w:bCs/>
          <w:iCs/>
          <w:szCs w:val="20"/>
          <w:highlight w:val="green"/>
        </w:rPr>
      </w:pPr>
      <w:r w:rsidRPr="00F54287">
        <w:rPr>
          <w:bCs/>
          <w:iCs/>
          <w:szCs w:val="20"/>
          <w:highlight w:val="green"/>
        </w:rPr>
        <w:t>Agreement</w:t>
      </w:r>
    </w:p>
    <w:p w14:paraId="4AF7E972" w14:textId="77777777" w:rsidR="00F54287" w:rsidRPr="005D5383" w:rsidRDefault="00F54287" w:rsidP="00CF6E6D">
      <w:pPr>
        <w:pStyle w:val="ListParagraph"/>
        <w:numPr>
          <w:ilvl w:val="0"/>
          <w:numId w:val="342"/>
        </w:numPr>
        <w:spacing w:after="0"/>
        <w:ind w:left="714" w:hanging="357"/>
      </w:pPr>
      <w:r w:rsidRPr="005D5383">
        <w:t xml:space="preserve">FTP3 (0.5MB as packet size, 200ms as mean inter-arrival time), FTP3 IM (0.1MB as packet size, 2s as mean inter-arrival time) and VOIP can be considered in the evaluation </w:t>
      </w:r>
    </w:p>
    <w:p w14:paraId="23C384AC" w14:textId="77777777" w:rsidR="00F54287" w:rsidRPr="005D5383" w:rsidRDefault="00F54287" w:rsidP="00CF6E6D">
      <w:pPr>
        <w:pStyle w:val="ListParagraph"/>
        <w:numPr>
          <w:ilvl w:val="0"/>
          <w:numId w:val="342"/>
        </w:numPr>
        <w:spacing w:after="0"/>
        <w:ind w:left="714" w:hanging="357"/>
      </w:pPr>
      <w:r w:rsidRPr="005D5383">
        <w:t>FFS: with possible further prioritization, different model between DL and UL, and/or other traffic models that can be optionally considered.</w:t>
      </w:r>
    </w:p>
    <w:p w14:paraId="1EC56E30" w14:textId="77777777" w:rsidR="00F54287" w:rsidRPr="005D5383" w:rsidRDefault="00F54287" w:rsidP="00F54287">
      <w:pPr>
        <w:rPr>
          <w:rFonts w:eastAsia="Malgun Gothic" w:cs="Times"/>
          <w:color w:val="1F497D"/>
          <w:lang w:eastAsia="ko-KR"/>
        </w:rPr>
      </w:pPr>
      <w:r w:rsidRPr="005D5383">
        <w:rPr>
          <w:rFonts w:cs="Times"/>
        </w:rPr>
        <w:t>FFS associated scenarios/configurations, e.g. C-DRX.</w:t>
      </w:r>
    </w:p>
    <w:p w14:paraId="1720E7A7" w14:textId="77777777" w:rsidR="00F54287" w:rsidRDefault="00F54287" w:rsidP="00F54287">
      <w:pPr>
        <w:rPr>
          <w:iCs/>
        </w:rPr>
      </w:pPr>
    </w:p>
    <w:p w14:paraId="2916F3A2" w14:textId="37FD3B80" w:rsidR="00F54287" w:rsidRPr="00F54287" w:rsidRDefault="001B5688" w:rsidP="00F54287">
      <w:pPr>
        <w:rPr>
          <w:b/>
          <w:bCs/>
          <w:iCs/>
        </w:rPr>
      </w:pPr>
      <w:hyperlink r:id="rId2541" w:history="1">
        <w:r w:rsidR="000B5C49">
          <w:rPr>
            <w:rStyle w:val="Hyperlink"/>
            <w:b/>
            <w:bCs/>
            <w:iCs/>
          </w:rPr>
          <w:t>R1-2205468</w:t>
        </w:r>
      </w:hyperlink>
      <w:r w:rsidR="00F54287" w:rsidRPr="00F54287">
        <w:rPr>
          <w:b/>
          <w:bCs/>
          <w:iCs/>
        </w:rPr>
        <w:tab/>
        <w:t>FL summary#3 for performance evaluation for NR NW energy savings</w:t>
      </w:r>
      <w:r w:rsidR="00F54287" w:rsidRPr="00F54287">
        <w:rPr>
          <w:b/>
          <w:bCs/>
          <w:iCs/>
        </w:rPr>
        <w:tab/>
        <w:t>Moderator (Huawei)</w:t>
      </w:r>
    </w:p>
    <w:p w14:paraId="61978203" w14:textId="040CF69A" w:rsidR="00F54287" w:rsidRDefault="00F54287" w:rsidP="00F54287">
      <w:pPr>
        <w:rPr>
          <w:iCs/>
        </w:rPr>
      </w:pPr>
      <w:r>
        <w:rPr>
          <w:iCs/>
        </w:rPr>
        <w:t>From May 19</w:t>
      </w:r>
      <w:r w:rsidRPr="00F54287">
        <w:rPr>
          <w:iCs/>
          <w:vertAlign w:val="superscript"/>
        </w:rPr>
        <w:t>th</w:t>
      </w:r>
      <w:r>
        <w:rPr>
          <w:iCs/>
        </w:rPr>
        <w:t xml:space="preserve"> GTW session</w:t>
      </w:r>
    </w:p>
    <w:p w14:paraId="0C6394A5" w14:textId="27C42281" w:rsidR="00F54287" w:rsidRDefault="00F54287" w:rsidP="00F54287">
      <w:pPr>
        <w:rPr>
          <w:rFonts w:eastAsia="Malgun Gothic"/>
          <w:bCs/>
          <w:lang w:eastAsia="zh-CN"/>
        </w:rPr>
      </w:pPr>
      <w:r w:rsidRPr="00F54287">
        <w:rPr>
          <w:rFonts w:eastAsia="Malgun Gothic"/>
          <w:bCs/>
          <w:highlight w:val="green"/>
          <w:lang w:eastAsia="zh-CN"/>
        </w:rPr>
        <w:lastRenderedPageBreak/>
        <w:t>Agreement</w:t>
      </w:r>
      <w:r w:rsidR="0064056E" w:rsidRPr="0064056E">
        <w:rPr>
          <w:rFonts w:eastAsia="Malgun Gothic"/>
          <w:bCs/>
          <w:lang w:eastAsia="zh-CN"/>
        </w:rPr>
        <w:t xml:space="preserve"> (</w:t>
      </w:r>
      <w:r w:rsidR="0064056E" w:rsidRPr="0064056E">
        <w:rPr>
          <w:rFonts w:eastAsia="Malgun Gothic"/>
          <w:bCs/>
          <w:i/>
          <w:iCs/>
          <w:lang w:eastAsia="zh-CN"/>
        </w:rPr>
        <w:t>further updated as shown in red – May 20</w:t>
      </w:r>
      <w:r w:rsidR="0064056E" w:rsidRPr="0064056E">
        <w:rPr>
          <w:rFonts w:eastAsia="Malgun Gothic"/>
          <w:bCs/>
          <w:i/>
          <w:iCs/>
          <w:vertAlign w:val="superscript"/>
          <w:lang w:eastAsia="zh-CN"/>
        </w:rPr>
        <w:t>th</w:t>
      </w:r>
      <w:r w:rsidR="0064056E" w:rsidRPr="0064056E">
        <w:rPr>
          <w:rFonts w:eastAsia="Malgun Gothic"/>
          <w:bCs/>
          <w:i/>
          <w:iCs/>
          <w:lang w:eastAsia="zh-CN"/>
        </w:rPr>
        <w:t xml:space="preserve"> post</w:t>
      </w:r>
      <w:r w:rsidR="0064056E" w:rsidRPr="0064056E">
        <w:rPr>
          <w:rFonts w:eastAsia="Malgun Gothic"/>
          <w:bCs/>
          <w:lang w:eastAsia="zh-CN"/>
        </w:rPr>
        <w:t>)</w:t>
      </w:r>
    </w:p>
    <w:p w14:paraId="634A3277" w14:textId="0A51DD5E" w:rsidR="00F54287" w:rsidRDefault="0064056E" w:rsidP="0064056E">
      <w:pPr>
        <w:rPr>
          <w:lang w:eastAsia="zh-CN"/>
        </w:rPr>
      </w:pPr>
      <w:r w:rsidRPr="0064056E">
        <w:rPr>
          <w:rFonts w:cs="Times"/>
          <w:bCs/>
          <w:color w:val="FF0000"/>
          <w:szCs w:val="20"/>
        </w:rPr>
        <w:t>For evaluation and BS energy consumption modeling purpose, for</w:t>
      </w:r>
      <w:r w:rsidR="00F54287" w:rsidRPr="0064056E">
        <w:rPr>
          <w:strike/>
          <w:lang w:eastAsia="zh-CN"/>
        </w:rPr>
        <w:t>For</w:t>
      </w:r>
      <w:r w:rsidR="00F54287">
        <w:rPr>
          <w:lang w:eastAsia="zh-CN"/>
        </w:rPr>
        <w:t xml:space="preserve"> single CC case, at least the following in table should be considered for reference configuration</w:t>
      </w:r>
    </w:p>
    <w:p w14:paraId="307EE5BC" w14:textId="77777777" w:rsidR="00F54287" w:rsidRDefault="00F54287" w:rsidP="00CF6E6D">
      <w:pPr>
        <w:pStyle w:val="ListParagraph"/>
        <w:numPr>
          <w:ilvl w:val="1"/>
          <w:numId w:val="343"/>
        </w:numPr>
        <w:rPr>
          <w:lang w:eastAsia="zh-CN"/>
        </w:rPr>
      </w:pPr>
      <w:r>
        <w:rPr>
          <w:lang w:eastAsia="zh-CN"/>
        </w:rPr>
        <w:t>Note: other TX-RX RU number and corresponding BS antenna configuration can be considered in SLS assumptions</w:t>
      </w:r>
    </w:p>
    <w:tbl>
      <w:tblPr>
        <w:tblW w:w="952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3"/>
        <w:gridCol w:w="2440"/>
        <w:gridCol w:w="2440"/>
        <w:gridCol w:w="2443"/>
      </w:tblGrid>
      <w:tr w:rsidR="00F54287" w:rsidRPr="00F54287" w14:paraId="51F24DDB" w14:textId="77777777" w:rsidTr="00C663CA">
        <w:tc>
          <w:tcPr>
            <w:tcW w:w="2203" w:type="dxa"/>
            <w:shd w:val="clear" w:color="auto" w:fill="auto"/>
          </w:tcPr>
          <w:p w14:paraId="0F40235C" w14:textId="77777777" w:rsidR="00F54287" w:rsidRPr="00F54287" w:rsidRDefault="00F54287" w:rsidP="00C663CA">
            <w:pPr>
              <w:rPr>
                <w:rFonts w:ascii="Arial" w:hAnsi="Arial" w:cs="Arial"/>
                <w:sz w:val="16"/>
                <w:szCs w:val="16"/>
              </w:rPr>
            </w:pPr>
          </w:p>
        </w:tc>
        <w:tc>
          <w:tcPr>
            <w:tcW w:w="2440" w:type="dxa"/>
            <w:shd w:val="clear" w:color="auto" w:fill="auto"/>
          </w:tcPr>
          <w:p w14:paraId="2A992D88" w14:textId="77777777" w:rsidR="00F54287" w:rsidRPr="00F54287" w:rsidRDefault="00F54287" w:rsidP="00C663CA">
            <w:pPr>
              <w:rPr>
                <w:rFonts w:ascii="Arial" w:hAnsi="Arial" w:cs="Arial"/>
                <w:sz w:val="16"/>
                <w:szCs w:val="16"/>
              </w:rPr>
            </w:pPr>
            <w:r w:rsidRPr="00F54287">
              <w:rPr>
                <w:rFonts w:ascii="Arial" w:hAnsi="Arial" w:cs="Arial"/>
                <w:sz w:val="16"/>
                <w:szCs w:val="16"/>
              </w:rPr>
              <w:t>Set 1 FR1</w:t>
            </w:r>
          </w:p>
        </w:tc>
        <w:tc>
          <w:tcPr>
            <w:tcW w:w="2440" w:type="dxa"/>
            <w:shd w:val="clear" w:color="auto" w:fill="auto"/>
          </w:tcPr>
          <w:p w14:paraId="51747B38" w14:textId="77777777" w:rsidR="00F54287" w:rsidRPr="00F54287" w:rsidRDefault="00F54287" w:rsidP="00C663CA">
            <w:pPr>
              <w:rPr>
                <w:rFonts w:ascii="Arial" w:hAnsi="Arial" w:cs="Arial"/>
                <w:sz w:val="16"/>
                <w:szCs w:val="16"/>
              </w:rPr>
            </w:pPr>
            <w:r w:rsidRPr="00F54287">
              <w:rPr>
                <w:rFonts w:ascii="Arial" w:hAnsi="Arial" w:cs="Arial"/>
                <w:sz w:val="16"/>
                <w:szCs w:val="16"/>
              </w:rPr>
              <w:t>Set 2 FR1</w:t>
            </w:r>
          </w:p>
        </w:tc>
        <w:tc>
          <w:tcPr>
            <w:tcW w:w="2443" w:type="dxa"/>
            <w:shd w:val="clear" w:color="auto" w:fill="auto"/>
          </w:tcPr>
          <w:p w14:paraId="7CA7F1C0" w14:textId="77777777" w:rsidR="00F54287" w:rsidRPr="00F54287" w:rsidRDefault="00F54287" w:rsidP="00C663CA">
            <w:pPr>
              <w:rPr>
                <w:rFonts w:ascii="Arial" w:hAnsi="Arial" w:cs="Arial"/>
                <w:sz w:val="16"/>
                <w:szCs w:val="16"/>
              </w:rPr>
            </w:pPr>
            <w:r w:rsidRPr="00F54287">
              <w:rPr>
                <w:rFonts w:ascii="Arial" w:hAnsi="Arial" w:cs="Arial"/>
                <w:sz w:val="16"/>
                <w:szCs w:val="16"/>
              </w:rPr>
              <w:t>Set 3 FR2</w:t>
            </w:r>
          </w:p>
        </w:tc>
      </w:tr>
      <w:tr w:rsidR="00F54287" w:rsidRPr="00F54287" w14:paraId="50EFE27F" w14:textId="77777777" w:rsidTr="00C663CA">
        <w:tc>
          <w:tcPr>
            <w:tcW w:w="2203" w:type="dxa"/>
            <w:shd w:val="clear" w:color="auto" w:fill="auto"/>
          </w:tcPr>
          <w:p w14:paraId="57A1B52E" w14:textId="77777777" w:rsidR="00F54287" w:rsidRPr="00F54287" w:rsidRDefault="00F54287" w:rsidP="00C663CA">
            <w:pPr>
              <w:rPr>
                <w:rFonts w:ascii="Arial" w:hAnsi="Arial" w:cs="Arial"/>
                <w:sz w:val="16"/>
                <w:szCs w:val="16"/>
              </w:rPr>
            </w:pPr>
            <w:r w:rsidRPr="00F54287">
              <w:rPr>
                <w:rFonts w:ascii="Arial" w:hAnsi="Arial" w:cs="Arial"/>
                <w:sz w:val="16"/>
                <w:szCs w:val="16"/>
              </w:rPr>
              <w:t>Duplex</w:t>
            </w:r>
          </w:p>
        </w:tc>
        <w:tc>
          <w:tcPr>
            <w:tcW w:w="2440" w:type="dxa"/>
            <w:shd w:val="clear" w:color="auto" w:fill="auto"/>
          </w:tcPr>
          <w:p w14:paraId="71B091C1" w14:textId="77777777" w:rsidR="00F54287" w:rsidRPr="00F54287" w:rsidRDefault="00F54287" w:rsidP="00C663CA">
            <w:pPr>
              <w:rPr>
                <w:rFonts w:ascii="Arial" w:hAnsi="Arial" w:cs="Arial"/>
                <w:sz w:val="16"/>
                <w:szCs w:val="16"/>
              </w:rPr>
            </w:pPr>
            <w:r w:rsidRPr="00F54287">
              <w:rPr>
                <w:rFonts w:ascii="Arial" w:hAnsi="Arial" w:cs="Arial"/>
                <w:sz w:val="16"/>
                <w:szCs w:val="16"/>
              </w:rPr>
              <w:t>TDD</w:t>
            </w:r>
          </w:p>
        </w:tc>
        <w:tc>
          <w:tcPr>
            <w:tcW w:w="2440" w:type="dxa"/>
            <w:shd w:val="clear" w:color="auto" w:fill="auto"/>
          </w:tcPr>
          <w:p w14:paraId="1DD49679" w14:textId="77777777" w:rsidR="00F54287" w:rsidRPr="00F54287" w:rsidRDefault="00F54287" w:rsidP="00C663CA">
            <w:pPr>
              <w:rPr>
                <w:rFonts w:ascii="Arial" w:hAnsi="Arial" w:cs="Arial"/>
                <w:sz w:val="16"/>
                <w:szCs w:val="16"/>
              </w:rPr>
            </w:pPr>
            <w:r w:rsidRPr="00F54287">
              <w:rPr>
                <w:rFonts w:ascii="Arial" w:hAnsi="Arial" w:cs="Arial"/>
                <w:sz w:val="16"/>
                <w:szCs w:val="16"/>
              </w:rPr>
              <w:t>FDD</w:t>
            </w:r>
          </w:p>
        </w:tc>
        <w:tc>
          <w:tcPr>
            <w:tcW w:w="2443" w:type="dxa"/>
            <w:shd w:val="clear" w:color="auto" w:fill="auto"/>
          </w:tcPr>
          <w:p w14:paraId="7F9D4F15" w14:textId="77777777" w:rsidR="00F54287" w:rsidRPr="00F54287" w:rsidRDefault="00F54287" w:rsidP="00C663CA">
            <w:pPr>
              <w:rPr>
                <w:rFonts w:ascii="Arial" w:hAnsi="Arial" w:cs="Arial"/>
                <w:sz w:val="16"/>
                <w:szCs w:val="16"/>
              </w:rPr>
            </w:pPr>
            <w:r w:rsidRPr="00F54287">
              <w:rPr>
                <w:rFonts w:ascii="Arial" w:hAnsi="Arial" w:cs="Arial"/>
                <w:sz w:val="16"/>
                <w:szCs w:val="16"/>
              </w:rPr>
              <w:t>TDD</w:t>
            </w:r>
          </w:p>
        </w:tc>
      </w:tr>
      <w:tr w:rsidR="00F54287" w:rsidRPr="00F54287" w14:paraId="5FF4B4FF" w14:textId="77777777" w:rsidTr="00C663CA">
        <w:tc>
          <w:tcPr>
            <w:tcW w:w="2203" w:type="dxa"/>
            <w:shd w:val="clear" w:color="auto" w:fill="auto"/>
          </w:tcPr>
          <w:p w14:paraId="1DD1045F" w14:textId="77777777" w:rsidR="00F54287" w:rsidRPr="00F54287" w:rsidRDefault="00F54287" w:rsidP="00C663CA">
            <w:pPr>
              <w:rPr>
                <w:rFonts w:ascii="Arial" w:hAnsi="Arial" w:cs="Arial"/>
                <w:sz w:val="16"/>
                <w:szCs w:val="16"/>
              </w:rPr>
            </w:pPr>
            <w:r w:rsidRPr="00F54287">
              <w:rPr>
                <w:rFonts w:ascii="Arial" w:hAnsi="Arial" w:cs="Arial"/>
                <w:sz w:val="16"/>
                <w:szCs w:val="16"/>
              </w:rPr>
              <w:t>System BW</w:t>
            </w:r>
          </w:p>
        </w:tc>
        <w:tc>
          <w:tcPr>
            <w:tcW w:w="2440" w:type="dxa"/>
            <w:shd w:val="clear" w:color="auto" w:fill="auto"/>
          </w:tcPr>
          <w:p w14:paraId="76A16901" w14:textId="77777777" w:rsidR="00F54287" w:rsidRPr="00F54287" w:rsidRDefault="00F54287" w:rsidP="00C663CA">
            <w:pPr>
              <w:rPr>
                <w:rFonts w:ascii="Arial" w:hAnsi="Arial" w:cs="Arial"/>
                <w:sz w:val="16"/>
                <w:szCs w:val="16"/>
              </w:rPr>
            </w:pPr>
            <w:r w:rsidRPr="00F54287">
              <w:rPr>
                <w:rFonts w:ascii="Arial" w:hAnsi="Arial" w:cs="Arial"/>
                <w:sz w:val="16"/>
                <w:szCs w:val="16"/>
              </w:rPr>
              <w:t>100 MHz</w:t>
            </w:r>
          </w:p>
        </w:tc>
        <w:tc>
          <w:tcPr>
            <w:tcW w:w="2440" w:type="dxa"/>
            <w:shd w:val="clear" w:color="auto" w:fill="auto"/>
          </w:tcPr>
          <w:p w14:paraId="294649EB" w14:textId="77777777" w:rsidR="00F54287" w:rsidRPr="00F54287" w:rsidRDefault="00F54287" w:rsidP="00C663CA">
            <w:pPr>
              <w:rPr>
                <w:rFonts w:ascii="Arial" w:hAnsi="Arial" w:cs="Arial"/>
                <w:sz w:val="16"/>
                <w:szCs w:val="16"/>
              </w:rPr>
            </w:pPr>
            <w:r w:rsidRPr="00F54287">
              <w:rPr>
                <w:rFonts w:ascii="Arial" w:hAnsi="Arial" w:cs="Arial"/>
                <w:sz w:val="16"/>
                <w:szCs w:val="16"/>
              </w:rPr>
              <w:t>20 MHz</w:t>
            </w:r>
          </w:p>
        </w:tc>
        <w:tc>
          <w:tcPr>
            <w:tcW w:w="2443" w:type="dxa"/>
            <w:shd w:val="clear" w:color="auto" w:fill="auto"/>
          </w:tcPr>
          <w:p w14:paraId="088E8E45" w14:textId="77777777" w:rsidR="00F54287" w:rsidRPr="00F54287" w:rsidRDefault="00F54287" w:rsidP="00C663CA">
            <w:pPr>
              <w:rPr>
                <w:rFonts w:ascii="Arial" w:hAnsi="Arial" w:cs="Arial"/>
                <w:sz w:val="16"/>
                <w:szCs w:val="16"/>
              </w:rPr>
            </w:pPr>
            <w:r w:rsidRPr="00F54287">
              <w:rPr>
                <w:rFonts w:ascii="Arial" w:hAnsi="Arial" w:cs="Arial"/>
                <w:sz w:val="16"/>
                <w:szCs w:val="16"/>
              </w:rPr>
              <w:t>100</w:t>
            </w:r>
            <w:r w:rsidRPr="00F54287">
              <w:rPr>
                <w:rFonts w:ascii="Arial" w:hAnsi="Arial" w:cs="Arial"/>
                <w:color w:val="FF0000"/>
                <w:sz w:val="16"/>
                <w:szCs w:val="16"/>
              </w:rPr>
              <w:t xml:space="preserve"> </w:t>
            </w:r>
            <w:r w:rsidRPr="00F54287">
              <w:rPr>
                <w:rFonts w:ascii="Arial" w:hAnsi="Arial" w:cs="Arial"/>
                <w:sz w:val="16"/>
                <w:szCs w:val="16"/>
              </w:rPr>
              <w:t>MHz</w:t>
            </w:r>
          </w:p>
        </w:tc>
      </w:tr>
      <w:tr w:rsidR="00F54287" w:rsidRPr="00F54287" w14:paraId="77420325" w14:textId="77777777" w:rsidTr="00C663CA">
        <w:tc>
          <w:tcPr>
            <w:tcW w:w="2203" w:type="dxa"/>
            <w:shd w:val="clear" w:color="auto" w:fill="auto"/>
          </w:tcPr>
          <w:p w14:paraId="49D082DD" w14:textId="77777777" w:rsidR="00F54287" w:rsidRPr="00F54287" w:rsidRDefault="00F54287" w:rsidP="00C663CA">
            <w:pPr>
              <w:rPr>
                <w:rFonts w:ascii="Arial" w:hAnsi="Arial" w:cs="Arial"/>
                <w:sz w:val="16"/>
                <w:szCs w:val="16"/>
              </w:rPr>
            </w:pPr>
            <w:r w:rsidRPr="00F54287">
              <w:rPr>
                <w:rFonts w:ascii="Arial" w:hAnsi="Arial" w:cs="Arial"/>
                <w:sz w:val="16"/>
                <w:szCs w:val="16"/>
              </w:rPr>
              <w:t>SCS</w:t>
            </w:r>
          </w:p>
        </w:tc>
        <w:tc>
          <w:tcPr>
            <w:tcW w:w="2440" w:type="dxa"/>
            <w:shd w:val="clear" w:color="auto" w:fill="auto"/>
          </w:tcPr>
          <w:p w14:paraId="5F392529" w14:textId="77777777" w:rsidR="00F54287" w:rsidRPr="00F54287" w:rsidRDefault="00F54287" w:rsidP="00C663CA">
            <w:pPr>
              <w:rPr>
                <w:rFonts w:ascii="Arial" w:hAnsi="Arial" w:cs="Arial"/>
                <w:sz w:val="16"/>
                <w:szCs w:val="16"/>
              </w:rPr>
            </w:pPr>
            <w:r w:rsidRPr="00F54287">
              <w:rPr>
                <w:rFonts w:ascii="Arial" w:hAnsi="Arial" w:cs="Arial"/>
                <w:sz w:val="16"/>
                <w:szCs w:val="16"/>
              </w:rPr>
              <w:t>30 kHz</w:t>
            </w:r>
          </w:p>
        </w:tc>
        <w:tc>
          <w:tcPr>
            <w:tcW w:w="2440" w:type="dxa"/>
            <w:shd w:val="clear" w:color="auto" w:fill="auto"/>
          </w:tcPr>
          <w:p w14:paraId="2E537DAC" w14:textId="77777777" w:rsidR="00F54287" w:rsidRPr="00F54287" w:rsidRDefault="00F54287" w:rsidP="00C663CA">
            <w:pPr>
              <w:rPr>
                <w:rFonts w:ascii="Arial" w:hAnsi="Arial" w:cs="Arial"/>
                <w:sz w:val="16"/>
                <w:szCs w:val="16"/>
              </w:rPr>
            </w:pPr>
            <w:r w:rsidRPr="00F54287">
              <w:rPr>
                <w:rFonts w:ascii="Arial" w:hAnsi="Arial" w:cs="Arial"/>
                <w:sz w:val="16"/>
                <w:szCs w:val="16"/>
              </w:rPr>
              <w:t>15 kHz</w:t>
            </w:r>
          </w:p>
        </w:tc>
        <w:tc>
          <w:tcPr>
            <w:tcW w:w="2443" w:type="dxa"/>
            <w:shd w:val="clear" w:color="auto" w:fill="auto"/>
          </w:tcPr>
          <w:p w14:paraId="5408F8EA" w14:textId="77777777" w:rsidR="00F54287" w:rsidRPr="00F54287" w:rsidRDefault="00F54287" w:rsidP="00C663CA">
            <w:pPr>
              <w:rPr>
                <w:rFonts w:ascii="Arial" w:hAnsi="Arial" w:cs="Arial"/>
                <w:sz w:val="16"/>
                <w:szCs w:val="16"/>
              </w:rPr>
            </w:pPr>
            <w:r w:rsidRPr="00F54287">
              <w:rPr>
                <w:rFonts w:ascii="Arial" w:hAnsi="Arial" w:cs="Arial"/>
                <w:sz w:val="16"/>
                <w:szCs w:val="16"/>
              </w:rPr>
              <w:t>120 kHz</w:t>
            </w:r>
          </w:p>
        </w:tc>
      </w:tr>
      <w:tr w:rsidR="00F54287" w:rsidRPr="00F54287" w14:paraId="703F9FEE" w14:textId="77777777" w:rsidTr="00C663CA">
        <w:tc>
          <w:tcPr>
            <w:tcW w:w="2203" w:type="dxa"/>
            <w:shd w:val="clear" w:color="auto" w:fill="auto"/>
          </w:tcPr>
          <w:p w14:paraId="3A7F8FFD" w14:textId="77777777" w:rsidR="00F54287" w:rsidRPr="00F54287" w:rsidRDefault="00F54287" w:rsidP="00C663CA">
            <w:pPr>
              <w:rPr>
                <w:rFonts w:ascii="Arial" w:hAnsi="Arial" w:cs="Arial"/>
                <w:sz w:val="16"/>
                <w:szCs w:val="16"/>
              </w:rPr>
            </w:pPr>
            <w:r w:rsidRPr="00F54287">
              <w:rPr>
                <w:rFonts w:ascii="Arial" w:hAnsi="Arial" w:cs="Arial"/>
                <w:sz w:val="16"/>
                <w:szCs w:val="16"/>
              </w:rPr>
              <w:t>Number of TRP</w:t>
            </w:r>
          </w:p>
        </w:tc>
        <w:tc>
          <w:tcPr>
            <w:tcW w:w="2440" w:type="dxa"/>
            <w:shd w:val="clear" w:color="auto" w:fill="auto"/>
          </w:tcPr>
          <w:p w14:paraId="4AC3A5F7" w14:textId="77777777" w:rsidR="00F54287" w:rsidRPr="00F54287" w:rsidRDefault="00F54287" w:rsidP="00C663CA">
            <w:pPr>
              <w:overflowPunct w:val="0"/>
              <w:spacing w:after="180" w:line="252" w:lineRule="auto"/>
              <w:contextualSpacing/>
              <w:rPr>
                <w:rFonts w:ascii="Arial" w:hAnsi="Arial" w:cs="Arial"/>
                <w:sz w:val="16"/>
                <w:szCs w:val="16"/>
              </w:rPr>
            </w:pPr>
            <w:r w:rsidRPr="00F54287">
              <w:rPr>
                <w:rFonts w:ascii="Arial" w:hAnsi="Arial" w:cs="Arial"/>
                <w:sz w:val="16"/>
                <w:szCs w:val="16"/>
              </w:rPr>
              <w:t>1</w:t>
            </w:r>
          </w:p>
        </w:tc>
        <w:tc>
          <w:tcPr>
            <w:tcW w:w="2440" w:type="dxa"/>
            <w:shd w:val="clear" w:color="auto" w:fill="auto"/>
          </w:tcPr>
          <w:p w14:paraId="4EC2D264" w14:textId="77777777" w:rsidR="00F54287" w:rsidRPr="00F54287" w:rsidRDefault="00F54287" w:rsidP="00C663CA">
            <w:pPr>
              <w:rPr>
                <w:rFonts w:ascii="Arial" w:hAnsi="Arial" w:cs="Arial"/>
                <w:sz w:val="16"/>
                <w:szCs w:val="16"/>
                <w:lang w:eastAsia="zh-CN"/>
              </w:rPr>
            </w:pPr>
            <w:r w:rsidRPr="00F54287">
              <w:rPr>
                <w:rFonts w:ascii="Arial" w:hAnsi="Arial" w:cs="Arial"/>
                <w:sz w:val="16"/>
                <w:szCs w:val="16"/>
                <w:lang w:eastAsia="zh-CN"/>
              </w:rPr>
              <w:t>1</w:t>
            </w:r>
          </w:p>
        </w:tc>
        <w:tc>
          <w:tcPr>
            <w:tcW w:w="2443" w:type="dxa"/>
            <w:shd w:val="clear" w:color="auto" w:fill="auto"/>
          </w:tcPr>
          <w:p w14:paraId="230E221E" w14:textId="77777777" w:rsidR="00F54287" w:rsidRPr="00F54287" w:rsidRDefault="00F54287" w:rsidP="00C663CA">
            <w:pPr>
              <w:rPr>
                <w:rFonts w:ascii="Arial" w:hAnsi="Arial" w:cs="Arial"/>
                <w:sz w:val="16"/>
                <w:szCs w:val="16"/>
              </w:rPr>
            </w:pPr>
            <w:r w:rsidRPr="00F54287">
              <w:rPr>
                <w:rFonts w:ascii="Arial" w:hAnsi="Arial" w:cs="Arial"/>
                <w:sz w:val="16"/>
                <w:szCs w:val="16"/>
              </w:rPr>
              <w:t>1</w:t>
            </w:r>
          </w:p>
        </w:tc>
      </w:tr>
      <w:tr w:rsidR="00F54287" w:rsidRPr="00F54287" w14:paraId="101BB068" w14:textId="77777777" w:rsidTr="00C663CA">
        <w:tc>
          <w:tcPr>
            <w:tcW w:w="2203" w:type="dxa"/>
            <w:shd w:val="clear" w:color="auto" w:fill="auto"/>
          </w:tcPr>
          <w:p w14:paraId="53E74ECB" w14:textId="77777777" w:rsidR="00F54287" w:rsidRPr="00F54287" w:rsidRDefault="00F54287" w:rsidP="00C663CA">
            <w:pPr>
              <w:rPr>
                <w:rFonts w:ascii="Arial" w:hAnsi="Arial" w:cs="Arial"/>
                <w:sz w:val="16"/>
                <w:szCs w:val="16"/>
              </w:rPr>
            </w:pPr>
            <w:r w:rsidRPr="00F54287">
              <w:rPr>
                <w:rFonts w:ascii="Arial" w:hAnsi="Arial" w:cs="Arial"/>
                <w:sz w:val="16"/>
                <w:szCs w:val="16"/>
              </w:rPr>
              <w:t xml:space="preserve">Total number of DL TX </w:t>
            </w:r>
            <w:r w:rsidRPr="00F54287">
              <w:rPr>
                <w:rFonts w:ascii="Arial" w:hAnsi="Arial" w:cs="Arial"/>
                <w:sz w:val="16"/>
                <w:szCs w:val="16"/>
                <w:lang w:eastAsia="zh-CN"/>
              </w:rPr>
              <w:t>RU</w:t>
            </w:r>
            <w:r w:rsidRPr="00F54287">
              <w:rPr>
                <w:rFonts w:ascii="Arial" w:hAnsi="Arial" w:cs="Arial"/>
                <w:sz w:val="16"/>
                <w:szCs w:val="16"/>
              </w:rPr>
              <w:t>s</w:t>
            </w:r>
          </w:p>
        </w:tc>
        <w:tc>
          <w:tcPr>
            <w:tcW w:w="2440" w:type="dxa"/>
            <w:shd w:val="clear" w:color="auto" w:fill="auto"/>
          </w:tcPr>
          <w:p w14:paraId="6BC699C9" w14:textId="77777777" w:rsidR="00F54287" w:rsidRPr="0087443A" w:rsidRDefault="00F54287" w:rsidP="00C663CA">
            <w:pPr>
              <w:rPr>
                <w:rFonts w:ascii="Arial" w:hAnsi="Arial" w:cs="Arial"/>
                <w:sz w:val="16"/>
                <w:szCs w:val="16"/>
              </w:rPr>
            </w:pPr>
            <w:r w:rsidRPr="0087443A">
              <w:rPr>
                <w:rFonts w:ascii="Arial" w:hAnsi="Arial" w:cs="Arial"/>
                <w:sz w:val="16"/>
                <w:szCs w:val="16"/>
              </w:rPr>
              <w:t>64</w:t>
            </w:r>
          </w:p>
        </w:tc>
        <w:tc>
          <w:tcPr>
            <w:tcW w:w="2440" w:type="dxa"/>
            <w:shd w:val="clear" w:color="auto" w:fill="auto"/>
          </w:tcPr>
          <w:p w14:paraId="3D069E45" w14:textId="06AD3B1B" w:rsidR="00F54287" w:rsidRPr="00F54287" w:rsidRDefault="0087443A" w:rsidP="00C663CA">
            <w:pPr>
              <w:rPr>
                <w:rFonts w:ascii="Arial" w:hAnsi="Arial" w:cs="Arial"/>
                <w:sz w:val="16"/>
                <w:szCs w:val="16"/>
                <w:highlight w:val="darkYellow"/>
              </w:rPr>
            </w:pPr>
            <w:r w:rsidRPr="0087443A">
              <w:rPr>
                <w:rFonts w:ascii="Arial" w:hAnsi="Arial" w:cs="Arial"/>
                <w:sz w:val="16"/>
                <w:szCs w:val="16"/>
                <w:highlight w:val="darkYellow"/>
              </w:rPr>
              <w:t>(working assumption)</w:t>
            </w:r>
            <w:r w:rsidRPr="0087443A">
              <w:rPr>
                <w:rFonts w:ascii="Arial" w:hAnsi="Arial" w:cs="Arial"/>
                <w:sz w:val="16"/>
                <w:szCs w:val="16"/>
              </w:rPr>
              <w:t xml:space="preserve"> 32</w:t>
            </w:r>
          </w:p>
        </w:tc>
        <w:tc>
          <w:tcPr>
            <w:tcW w:w="2443" w:type="dxa"/>
            <w:shd w:val="clear" w:color="auto" w:fill="auto"/>
          </w:tcPr>
          <w:p w14:paraId="41F2866C" w14:textId="77777777" w:rsidR="00F54287" w:rsidRPr="0064056E" w:rsidRDefault="00F54287" w:rsidP="00C663CA">
            <w:pPr>
              <w:rPr>
                <w:rFonts w:ascii="Arial" w:hAnsi="Arial" w:cs="Arial"/>
                <w:strike/>
                <w:color w:val="FF0000"/>
                <w:sz w:val="16"/>
                <w:szCs w:val="16"/>
              </w:rPr>
            </w:pPr>
            <w:r w:rsidRPr="0064056E">
              <w:rPr>
                <w:rFonts w:ascii="Arial" w:hAnsi="Arial" w:cs="Arial"/>
                <w:sz w:val="16"/>
                <w:szCs w:val="16"/>
              </w:rPr>
              <w:t>2</w:t>
            </w:r>
          </w:p>
        </w:tc>
      </w:tr>
      <w:tr w:rsidR="00F54287" w:rsidRPr="00F54287" w14:paraId="72D8ABC5" w14:textId="77777777" w:rsidTr="00C663CA">
        <w:tc>
          <w:tcPr>
            <w:tcW w:w="2203" w:type="dxa"/>
            <w:shd w:val="clear" w:color="auto" w:fill="auto"/>
          </w:tcPr>
          <w:p w14:paraId="114B5116" w14:textId="77777777" w:rsidR="00F54287" w:rsidRPr="00F54287" w:rsidRDefault="00F54287" w:rsidP="00C663CA">
            <w:pPr>
              <w:rPr>
                <w:rFonts w:ascii="Arial" w:hAnsi="Arial" w:cs="Arial"/>
                <w:sz w:val="16"/>
                <w:szCs w:val="16"/>
              </w:rPr>
            </w:pPr>
            <w:r w:rsidRPr="00F54287">
              <w:rPr>
                <w:rFonts w:ascii="Arial" w:hAnsi="Arial" w:cs="Arial"/>
                <w:sz w:val="16"/>
                <w:szCs w:val="16"/>
              </w:rPr>
              <w:t>Total DL power level</w:t>
            </w:r>
          </w:p>
        </w:tc>
        <w:tc>
          <w:tcPr>
            <w:tcW w:w="2440" w:type="dxa"/>
            <w:shd w:val="clear" w:color="auto" w:fill="auto"/>
          </w:tcPr>
          <w:p w14:paraId="11728187" w14:textId="77777777" w:rsidR="00F54287" w:rsidRPr="0064056E" w:rsidRDefault="00F54287" w:rsidP="00C663CA">
            <w:pPr>
              <w:rPr>
                <w:rFonts w:ascii="Arial" w:hAnsi="Arial" w:cs="Arial"/>
                <w:sz w:val="16"/>
                <w:szCs w:val="16"/>
              </w:rPr>
            </w:pPr>
            <w:r w:rsidRPr="0064056E">
              <w:rPr>
                <w:rFonts w:ascii="Arial" w:hAnsi="Arial" w:cs="Arial"/>
                <w:sz w:val="16"/>
                <w:szCs w:val="16"/>
              </w:rPr>
              <w:t>55dBm</w:t>
            </w:r>
          </w:p>
        </w:tc>
        <w:tc>
          <w:tcPr>
            <w:tcW w:w="2440" w:type="dxa"/>
            <w:shd w:val="clear" w:color="auto" w:fill="auto"/>
          </w:tcPr>
          <w:p w14:paraId="53928A5E" w14:textId="18DC4D9E" w:rsidR="00F54287" w:rsidRPr="0064056E" w:rsidRDefault="0064056E" w:rsidP="00C663CA">
            <w:pPr>
              <w:rPr>
                <w:rFonts w:ascii="Arial" w:hAnsi="Arial" w:cs="Arial"/>
                <w:color w:val="FF0000"/>
                <w:sz w:val="16"/>
                <w:szCs w:val="16"/>
              </w:rPr>
            </w:pPr>
            <w:r w:rsidRPr="0064056E">
              <w:rPr>
                <w:rFonts w:ascii="Arial" w:hAnsi="Arial" w:cs="Arial"/>
                <w:color w:val="FF0000"/>
                <w:sz w:val="16"/>
                <w:szCs w:val="16"/>
              </w:rPr>
              <w:t>[49dBm] – to be further discussed and finalized in future meetings</w:t>
            </w:r>
          </w:p>
        </w:tc>
        <w:tc>
          <w:tcPr>
            <w:tcW w:w="2443" w:type="dxa"/>
            <w:shd w:val="clear" w:color="auto" w:fill="auto"/>
          </w:tcPr>
          <w:p w14:paraId="5D8220BC" w14:textId="77777777" w:rsidR="0064056E" w:rsidRPr="0064056E" w:rsidRDefault="0064056E" w:rsidP="0064056E">
            <w:pPr>
              <w:rPr>
                <w:rFonts w:ascii="Arial" w:hAnsi="Arial" w:cs="Arial"/>
                <w:color w:val="FF0000"/>
                <w:sz w:val="16"/>
                <w:szCs w:val="16"/>
              </w:rPr>
            </w:pPr>
            <w:r w:rsidRPr="0064056E">
              <w:rPr>
                <w:rFonts w:ascii="Arial" w:hAnsi="Arial" w:cs="Arial"/>
                <w:color w:val="FF0000"/>
                <w:sz w:val="16"/>
                <w:szCs w:val="16"/>
              </w:rPr>
              <w:t>43dBm – to be further discussed and finalized in future meetings</w:t>
            </w:r>
          </w:p>
          <w:p w14:paraId="642EAC47" w14:textId="77777777" w:rsidR="0064056E" w:rsidRPr="0064056E" w:rsidRDefault="0064056E" w:rsidP="0064056E">
            <w:pPr>
              <w:rPr>
                <w:rFonts w:ascii="Arial" w:hAnsi="Arial" w:cs="Arial"/>
                <w:color w:val="FF0000"/>
                <w:sz w:val="16"/>
                <w:szCs w:val="16"/>
              </w:rPr>
            </w:pPr>
          </w:p>
          <w:p w14:paraId="124EC498" w14:textId="6D9413C8" w:rsidR="00F54287" w:rsidRPr="00F54287" w:rsidRDefault="0064056E" w:rsidP="0064056E">
            <w:pPr>
              <w:rPr>
                <w:rFonts w:ascii="Arial" w:hAnsi="Arial" w:cs="Arial"/>
                <w:color w:val="FF0000"/>
                <w:sz w:val="16"/>
                <w:szCs w:val="16"/>
                <w:highlight w:val="yellow"/>
              </w:rPr>
            </w:pPr>
            <w:r w:rsidRPr="0064056E">
              <w:rPr>
                <w:rFonts w:ascii="Arial" w:hAnsi="Arial" w:cs="Arial"/>
                <w:color w:val="FF0000"/>
                <w:sz w:val="16"/>
                <w:szCs w:val="16"/>
              </w:rPr>
              <w:t>EIRP limited to 78dBm – to be further discussed and finalized in future meetings</w:t>
            </w:r>
          </w:p>
        </w:tc>
      </w:tr>
      <w:tr w:rsidR="00F54287" w:rsidRPr="00F54287" w14:paraId="293DD069" w14:textId="77777777" w:rsidTr="00C663CA">
        <w:tc>
          <w:tcPr>
            <w:tcW w:w="2203" w:type="dxa"/>
            <w:shd w:val="clear" w:color="auto" w:fill="auto"/>
          </w:tcPr>
          <w:p w14:paraId="7D429960" w14:textId="77777777" w:rsidR="00F54287" w:rsidRPr="00F54287" w:rsidRDefault="00F54287" w:rsidP="00C663CA">
            <w:pPr>
              <w:rPr>
                <w:rFonts w:ascii="Arial" w:hAnsi="Arial" w:cs="Arial"/>
                <w:sz w:val="16"/>
                <w:szCs w:val="16"/>
              </w:rPr>
            </w:pPr>
            <w:r w:rsidRPr="00F54287">
              <w:rPr>
                <w:rFonts w:ascii="Arial" w:hAnsi="Arial" w:cs="Arial"/>
                <w:sz w:val="16"/>
                <w:szCs w:val="16"/>
              </w:rPr>
              <w:t>Total number of UL Rx RUs</w:t>
            </w:r>
          </w:p>
        </w:tc>
        <w:tc>
          <w:tcPr>
            <w:tcW w:w="2440" w:type="dxa"/>
            <w:shd w:val="clear" w:color="auto" w:fill="auto"/>
          </w:tcPr>
          <w:p w14:paraId="7F02FEF8" w14:textId="77777777" w:rsidR="00F54287" w:rsidRPr="0087443A" w:rsidRDefault="00F54287" w:rsidP="00C663CA">
            <w:pPr>
              <w:rPr>
                <w:rFonts w:ascii="Arial" w:hAnsi="Arial" w:cs="Arial"/>
                <w:sz w:val="16"/>
                <w:szCs w:val="16"/>
              </w:rPr>
            </w:pPr>
            <w:r w:rsidRPr="0087443A">
              <w:rPr>
                <w:rFonts w:ascii="Arial" w:hAnsi="Arial" w:cs="Arial"/>
                <w:sz w:val="16"/>
                <w:szCs w:val="16"/>
              </w:rPr>
              <w:t>64</w:t>
            </w:r>
          </w:p>
        </w:tc>
        <w:tc>
          <w:tcPr>
            <w:tcW w:w="2440" w:type="dxa"/>
            <w:shd w:val="clear" w:color="auto" w:fill="auto"/>
          </w:tcPr>
          <w:p w14:paraId="30FC5D1E" w14:textId="7CBF746D" w:rsidR="00F54287" w:rsidRPr="0087443A" w:rsidRDefault="0087443A" w:rsidP="00C663CA">
            <w:pPr>
              <w:rPr>
                <w:rFonts w:ascii="Arial" w:hAnsi="Arial" w:cs="Arial"/>
                <w:sz w:val="16"/>
                <w:szCs w:val="16"/>
                <w:highlight w:val="darkYellow"/>
              </w:rPr>
            </w:pPr>
            <w:r w:rsidRPr="0087443A">
              <w:rPr>
                <w:rFonts w:ascii="Arial" w:hAnsi="Arial" w:cs="Arial"/>
                <w:sz w:val="16"/>
                <w:szCs w:val="16"/>
                <w:highlight w:val="darkYellow"/>
              </w:rPr>
              <w:t>(working assumption)</w:t>
            </w:r>
            <w:r w:rsidRPr="0087443A">
              <w:rPr>
                <w:rFonts w:ascii="Arial" w:hAnsi="Arial" w:cs="Arial"/>
                <w:sz w:val="16"/>
                <w:szCs w:val="16"/>
              </w:rPr>
              <w:t xml:space="preserve"> 32</w:t>
            </w:r>
          </w:p>
        </w:tc>
        <w:tc>
          <w:tcPr>
            <w:tcW w:w="2443" w:type="dxa"/>
            <w:shd w:val="clear" w:color="auto" w:fill="auto"/>
          </w:tcPr>
          <w:p w14:paraId="5C8D0676" w14:textId="77777777" w:rsidR="00F54287" w:rsidRPr="00F54287" w:rsidRDefault="00F54287" w:rsidP="00C663CA">
            <w:pPr>
              <w:rPr>
                <w:rFonts w:ascii="Arial" w:hAnsi="Arial" w:cs="Arial"/>
                <w:sz w:val="16"/>
                <w:szCs w:val="16"/>
              </w:rPr>
            </w:pPr>
            <w:r w:rsidRPr="00F54287">
              <w:rPr>
                <w:rFonts w:ascii="Arial" w:hAnsi="Arial" w:cs="Arial"/>
                <w:sz w:val="16"/>
                <w:szCs w:val="16"/>
              </w:rPr>
              <w:t>2</w:t>
            </w:r>
          </w:p>
        </w:tc>
      </w:tr>
    </w:tbl>
    <w:p w14:paraId="618F827C" w14:textId="77777777" w:rsidR="00F54287" w:rsidRDefault="00F54287" w:rsidP="00F54287">
      <w:pPr>
        <w:rPr>
          <w:iCs/>
        </w:rPr>
      </w:pPr>
    </w:p>
    <w:p w14:paraId="1C329FA7" w14:textId="64C7C063" w:rsidR="00F54287" w:rsidRDefault="00F54287" w:rsidP="00991BED">
      <w:pPr>
        <w:rPr>
          <w:iCs/>
        </w:rPr>
      </w:pPr>
    </w:p>
    <w:p w14:paraId="4C5F4FA0" w14:textId="4F13CB1B" w:rsidR="0064056E" w:rsidRDefault="0064056E" w:rsidP="0064056E">
      <w:pPr>
        <w:rPr>
          <w:iCs/>
        </w:rPr>
      </w:pPr>
      <w:r w:rsidRPr="00F54287">
        <w:rPr>
          <w:b/>
          <w:bCs/>
          <w:iCs/>
        </w:rPr>
        <w:t>Decision:</w:t>
      </w:r>
      <w:r>
        <w:rPr>
          <w:iCs/>
        </w:rPr>
        <w:t xml:space="preserve"> As per email decision posted on May 20</w:t>
      </w:r>
      <w:r w:rsidRPr="00F54287">
        <w:rPr>
          <w:iCs/>
          <w:vertAlign w:val="superscript"/>
        </w:rPr>
        <w:t>th</w:t>
      </w:r>
      <w:r>
        <w:rPr>
          <w:iCs/>
        </w:rPr>
        <w:t>,</w:t>
      </w:r>
    </w:p>
    <w:p w14:paraId="01373963" w14:textId="77777777" w:rsidR="0064056E" w:rsidRPr="0064056E" w:rsidRDefault="0064056E" w:rsidP="0064056E">
      <w:pPr>
        <w:rPr>
          <w:bCs/>
          <w:szCs w:val="20"/>
          <w:highlight w:val="green"/>
          <w:lang w:eastAsia="zh-CN"/>
        </w:rPr>
      </w:pPr>
      <w:r w:rsidRPr="0064056E">
        <w:rPr>
          <w:rFonts w:eastAsia="Malgun Gothic"/>
          <w:bCs/>
          <w:szCs w:val="20"/>
          <w:highlight w:val="green"/>
          <w:lang w:eastAsia="zh-CN"/>
        </w:rPr>
        <w:t>Agreement</w:t>
      </w:r>
    </w:p>
    <w:p w14:paraId="3EA1379F" w14:textId="77777777" w:rsidR="0064056E" w:rsidRDefault="0064056E" w:rsidP="0064056E">
      <w:pPr>
        <w:autoSpaceDE w:val="0"/>
        <w:autoSpaceDN w:val="0"/>
        <w:snapToGrid w:val="0"/>
        <w:jc w:val="both"/>
        <w:rPr>
          <w:rFonts w:ascii="Times New Roman" w:hAnsi="Times New Roman"/>
          <w:szCs w:val="20"/>
        </w:rPr>
      </w:pPr>
      <w:r>
        <w:rPr>
          <w:rFonts w:ascii="Times New Roman" w:hAnsi="Times New Roman"/>
          <w:szCs w:val="20"/>
        </w:rPr>
        <w:t>As a starting point,</w:t>
      </w:r>
    </w:p>
    <w:p w14:paraId="49DFB27E" w14:textId="77777777" w:rsidR="0064056E" w:rsidRDefault="0064056E" w:rsidP="00CF6E6D">
      <w:pPr>
        <w:pStyle w:val="ListParagraph"/>
        <w:numPr>
          <w:ilvl w:val="0"/>
          <w:numId w:val="343"/>
        </w:numPr>
      </w:pPr>
      <w:r>
        <w:t>macro cell BS for FR1 is assumed for energy consumption model.</w:t>
      </w:r>
    </w:p>
    <w:p w14:paraId="25CF6803" w14:textId="77777777" w:rsidR="0064056E" w:rsidRPr="00407E17" w:rsidRDefault="0064056E" w:rsidP="00CF6E6D">
      <w:pPr>
        <w:pStyle w:val="ListParagraph"/>
        <w:numPr>
          <w:ilvl w:val="0"/>
          <w:numId w:val="343"/>
        </w:numPr>
      </w:pPr>
      <w:r>
        <w:t>FFS: micro cell BS for FR2 is assumed for energy consumption model.</w:t>
      </w:r>
    </w:p>
    <w:p w14:paraId="4DA07AA5" w14:textId="77777777" w:rsidR="0064056E" w:rsidRPr="0064056E" w:rsidRDefault="0064056E" w:rsidP="0064056E">
      <w:pPr>
        <w:rPr>
          <w:bCs/>
          <w:szCs w:val="20"/>
          <w:highlight w:val="green"/>
          <w:lang w:eastAsia="zh-CN"/>
        </w:rPr>
      </w:pPr>
      <w:r w:rsidRPr="0064056E">
        <w:rPr>
          <w:rFonts w:eastAsia="Malgun Gothic"/>
          <w:bCs/>
          <w:szCs w:val="20"/>
          <w:highlight w:val="green"/>
          <w:lang w:eastAsia="zh-CN"/>
        </w:rPr>
        <w:t>Agreement</w:t>
      </w:r>
    </w:p>
    <w:p w14:paraId="208DE628" w14:textId="77777777" w:rsidR="0064056E" w:rsidRDefault="0064056E" w:rsidP="0064056E">
      <w:pPr>
        <w:autoSpaceDE w:val="0"/>
        <w:autoSpaceDN w:val="0"/>
        <w:snapToGrid w:val="0"/>
        <w:jc w:val="both"/>
        <w:rPr>
          <w:rFonts w:ascii="Times New Roman" w:hAnsi="Times New Roman"/>
          <w:szCs w:val="20"/>
        </w:rPr>
      </w:pPr>
      <w:r>
        <w:rPr>
          <w:rFonts w:ascii="Times New Roman" w:hAnsi="Times New Roman"/>
          <w:szCs w:val="20"/>
        </w:rPr>
        <w:t>The evaluation baseline for energy saving study/evaluation for BS includes at least NR R15 mandatory without capability features. Optional features from R15 onwards (e.g. CA, MIMO) as well as implementation-based energy saving techniques should be explicitly reported and described if used in the evaluation baseline.</w:t>
      </w:r>
    </w:p>
    <w:p w14:paraId="7EC35AAE" w14:textId="77777777" w:rsidR="0064056E" w:rsidRDefault="0064056E" w:rsidP="00CF6E6D">
      <w:pPr>
        <w:pStyle w:val="ListParagraph"/>
        <w:numPr>
          <w:ilvl w:val="0"/>
          <w:numId w:val="579"/>
        </w:numPr>
      </w:pPr>
      <w:r>
        <w:t>FFS: need of alignment for certain configurations/implementation-based schemes.</w:t>
      </w:r>
    </w:p>
    <w:p w14:paraId="44D4412F" w14:textId="77777777" w:rsidR="0064056E" w:rsidRDefault="0064056E" w:rsidP="0064056E">
      <w:pPr>
        <w:rPr>
          <w:rFonts w:eastAsia="Malgun Gothic"/>
          <w:bCs/>
          <w:szCs w:val="20"/>
          <w:highlight w:val="green"/>
          <w:lang w:eastAsia="zh-CN"/>
        </w:rPr>
      </w:pPr>
    </w:p>
    <w:p w14:paraId="1DD57F12" w14:textId="397ECC46" w:rsidR="0064056E" w:rsidRDefault="0064056E" w:rsidP="0064056E">
      <w:pPr>
        <w:rPr>
          <w:iCs/>
        </w:rPr>
      </w:pPr>
      <w:r w:rsidRPr="00F54287">
        <w:rPr>
          <w:b/>
          <w:bCs/>
          <w:iCs/>
        </w:rPr>
        <w:t>Decision:</w:t>
      </w:r>
      <w:r>
        <w:rPr>
          <w:iCs/>
        </w:rPr>
        <w:t xml:space="preserve"> As per email decision posted on May 21</w:t>
      </w:r>
      <w:r w:rsidRPr="0064056E">
        <w:rPr>
          <w:iCs/>
          <w:vertAlign w:val="superscript"/>
        </w:rPr>
        <w:t>st</w:t>
      </w:r>
      <w:r>
        <w:rPr>
          <w:iCs/>
        </w:rPr>
        <w:t>,</w:t>
      </w:r>
    </w:p>
    <w:p w14:paraId="28CC89AC" w14:textId="3D06B180" w:rsidR="0064056E" w:rsidRPr="0064056E" w:rsidRDefault="0064056E" w:rsidP="0064056E">
      <w:pPr>
        <w:rPr>
          <w:bCs/>
          <w:szCs w:val="20"/>
          <w:highlight w:val="green"/>
          <w:lang w:eastAsia="zh-CN"/>
        </w:rPr>
      </w:pPr>
      <w:r w:rsidRPr="0064056E">
        <w:rPr>
          <w:rFonts w:eastAsia="Malgun Gothic"/>
          <w:bCs/>
          <w:szCs w:val="20"/>
          <w:highlight w:val="green"/>
          <w:lang w:eastAsia="zh-CN"/>
        </w:rPr>
        <w:t>Agreement</w:t>
      </w:r>
    </w:p>
    <w:p w14:paraId="49CA5391" w14:textId="77777777" w:rsidR="0064056E" w:rsidRDefault="0064056E" w:rsidP="00CF6E6D">
      <w:pPr>
        <w:pStyle w:val="ListParagraph"/>
        <w:numPr>
          <w:ilvl w:val="0"/>
          <w:numId w:val="579"/>
        </w:numPr>
        <w:rPr>
          <w:lang w:eastAsia="zh-CN"/>
        </w:rPr>
      </w:pPr>
      <w:r w:rsidRPr="00782C7D">
        <w:rPr>
          <w:lang w:eastAsia="zh-CN"/>
        </w:rPr>
        <w:t>Similar to UE power saving study, percentage of energy consumption reduction from the baseline is used to express BS energy saving gain.</w:t>
      </w:r>
    </w:p>
    <w:p w14:paraId="71F4B179" w14:textId="77777777" w:rsidR="0064056E" w:rsidRPr="00782C7D" w:rsidRDefault="0064056E" w:rsidP="00CF6E6D">
      <w:pPr>
        <w:pStyle w:val="ListParagraph"/>
        <w:numPr>
          <w:ilvl w:val="0"/>
          <w:numId w:val="579"/>
        </w:numPr>
        <w:rPr>
          <w:lang w:eastAsia="zh-CN"/>
        </w:rPr>
      </w:pPr>
      <w:r w:rsidRPr="00782C7D">
        <w:rPr>
          <w:lang w:eastAsia="zh-CN"/>
        </w:rPr>
        <w:t>SLS is considered as baseline evaluation method. Other method, including numerical analysis and LLS can also be considered. At least one of the methods should be selected and used for evaluation of a specific technique (selection and criteria is up to proponent).</w:t>
      </w:r>
    </w:p>
    <w:p w14:paraId="400CCE2A" w14:textId="77777777" w:rsidR="0064056E" w:rsidRPr="0064056E" w:rsidRDefault="0064056E" w:rsidP="0064056E">
      <w:pPr>
        <w:autoSpaceDE w:val="0"/>
        <w:autoSpaceDN w:val="0"/>
        <w:snapToGrid w:val="0"/>
        <w:rPr>
          <w:rFonts w:cs="Times"/>
          <w:szCs w:val="20"/>
          <w:lang w:eastAsia="zh-CN"/>
        </w:rPr>
      </w:pPr>
      <w:r w:rsidRPr="0064056E">
        <w:rPr>
          <w:rFonts w:cs="Times"/>
          <w:szCs w:val="20"/>
          <w:highlight w:val="darkYellow"/>
          <w:lang w:eastAsia="zh-CN"/>
        </w:rPr>
        <w:t>Working assumption</w:t>
      </w:r>
    </w:p>
    <w:p w14:paraId="464E0A02" w14:textId="77777777" w:rsidR="0064056E" w:rsidRPr="00782C7D" w:rsidRDefault="0064056E" w:rsidP="0064056E">
      <w:pPr>
        <w:autoSpaceDE w:val="0"/>
        <w:autoSpaceDN w:val="0"/>
        <w:snapToGrid w:val="0"/>
        <w:rPr>
          <w:rFonts w:cs="Times"/>
          <w:szCs w:val="20"/>
          <w:lang w:eastAsia="zh-CN"/>
        </w:rPr>
      </w:pPr>
      <w:r w:rsidRPr="00782C7D">
        <w:rPr>
          <w:rFonts w:cs="Times"/>
          <w:szCs w:val="20"/>
          <w:lang w:eastAsia="zh-CN"/>
        </w:rPr>
        <w:t>For evaluation, for energy consumption modelling for FDD and the case of simultaneous DL transmission and UL reception for non-sleep mode, study the following with potential down-selection in RAN1#110</w:t>
      </w:r>
    </w:p>
    <w:p w14:paraId="3AE2C605" w14:textId="77777777" w:rsidR="0064056E" w:rsidRPr="00782C7D" w:rsidRDefault="0064056E" w:rsidP="00CF6E6D">
      <w:pPr>
        <w:pStyle w:val="ListParagraph"/>
        <w:numPr>
          <w:ilvl w:val="0"/>
          <w:numId w:val="580"/>
        </w:numPr>
        <w:rPr>
          <w:lang w:eastAsia="zh-CN"/>
        </w:rPr>
      </w:pPr>
      <w:r w:rsidRPr="00782C7D">
        <w:rPr>
          <w:lang w:eastAsia="zh-CN"/>
        </w:rPr>
        <w:t>Option 1: the power consumption is the total of DL and UL power consumption</w:t>
      </w:r>
    </w:p>
    <w:p w14:paraId="28D378BF" w14:textId="77777777" w:rsidR="0064056E" w:rsidRPr="00782C7D" w:rsidRDefault="0064056E" w:rsidP="00CF6E6D">
      <w:pPr>
        <w:pStyle w:val="ListParagraph"/>
        <w:numPr>
          <w:ilvl w:val="0"/>
          <w:numId w:val="580"/>
        </w:numPr>
        <w:rPr>
          <w:lang w:eastAsia="zh-CN"/>
        </w:rPr>
      </w:pPr>
      <w:r w:rsidRPr="00782C7D">
        <w:rPr>
          <w:lang w:eastAsia="zh-CN"/>
        </w:rPr>
        <w:t>Option 2: the power consumption for UL is neglected</w:t>
      </w:r>
    </w:p>
    <w:p w14:paraId="53CC0370" w14:textId="77777777" w:rsidR="0064056E" w:rsidRPr="00782C7D" w:rsidRDefault="0064056E" w:rsidP="00CF6E6D">
      <w:pPr>
        <w:pStyle w:val="ListParagraph"/>
        <w:numPr>
          <w:ilvl w:val="0"/>
          <w:numId w:val="580"/>
        </w:numPr>
        <w:rPr>
          <w:lang w:eastAsia="zh-CN"/>
        </w:rPr>
      </w:pPr>
      <w:r w:rsidRPr="00782C7D">
        <w:rPr>
          <w:lang w:eastAsia="zh-CN"/>
        </w:rPr>
        <w:t>Other option is not precluded</w:t>
      </w:r>
    </w:p>
    <w:p w14:paraId="54ACC78A" w14:textId="77777777" w:rsidR="0064056E" w:rsidRPr="00782C7D" w:rsidRDefault="0064056E" w:rsidP="00CF6E6D">
      <w:pPr>
        <w:pStyle w:val="ListParagraph"/>
        <w:numPr>
          <w:ilvl w:val="0"/>
          <w:numId w:val="580"/>
        </w:numPr>
        <w:rPr>
          <w:lang w:eastAsia="zh-CN"/>
        </w:rPr>
      </w:pPr>
      <w:r w:rsidRPr="00782C7D">
        <w:rPr>
          <w:lang w:eastAsia="zh-CN"/>
        </w:rPr>
        <w:t>Note the DL (or UL) power consumption can be obtained using a same approach as that obtained from the DL (or UL)-only in TDD model</w:t>
      </w:r>
    </w:p>
    <w:p w14:paraId="4563AEFD" w14:textId="1C3CF422" w:rsidR="0064056E" w:rsidRDefault="0064056E" w:rsidP="0064056E">
      <w:pPr>
        <w:rPr>
          <w:iCs/>
        </w:rPr>
      </w:pPr>
    </w:p>
    <w:p w14:paraId="38922D81" w14:textId="26B8F097" w:rsidR="00956F2A" w:rsidRPr="00297479" w:rsidRDefault="0064056E" w:rsidP="00297479">
      <w:pPr>
        <w:rPr>
          <w:iCs/>
        </w:rPr>
      </w:pPr>
      <w:r>
        <w:rPr>
          <w:iCs/>
        </w:rPr>
        <w:t xml:space="preserve">Final summary in </w:t>
      </w:r>
      <w:hyperlink r:id="rId2542" w:history="1">
        <w:r w:rsidR="000B5C49">
          <w:rPr>
            <w:rStyle w:val="Hyperlink"/>
            <w:iCs/>
          </w:rPr>
          <w:t>R1-2205551</w:t>
        </w:r>
      </w:hyperlink>
      <w:r>
        <w:rPr>
          <w:iCs/>
        </w:rPr>
        <w:t>.</w:t>
      </w:r>
    </w:p>
    <w:p w14:paraId="0AE6F0E3" w14:textId="77777777" w:rsidR="008F4B8C" w:rsidRDefault="008F4B8C" w:rsidP="00F77419">
      <w:pPr>
        <w:pStyle w:val="Heading3"/>
      </w:pPr>
      <w:bookmarkStart w:id="367" w:name="_Toc101357088"/>
      <w:bookmarkStart w:id="368" w:name="_Toc105521426"/>
      <w:bookmarkStart w:id="369" w:name="_Hlk103160703"/>
      <w:r w:rsidRPr="003B3DC0">
        <w:t>Network energy saving techniques</w:t>
      </w:r>
      <w:bookmarkEnd w:id="367"/>
      <w:bookmarkEnd w:id="368"/>
    </w:p>
    <w:bookmarkEnd w:id="369"/>
    <w:p w14:paraId="58B3E099" w14:textId="573ACD5C" w:rsidR="008F4B8C" w:rsidRDefault="000B5C49" w:rsidP="008F4B8C">
      <w:pPr>
        <w:rPr>
          <w:b/>
          <w:bCs/>
          <w:lang w:eastAsia="x-none"/>
        </w:rPr>
      </w:pPr>
      <w:r>
        <w:rPr>
          <w:b/>
          <w:bCs/>
          <w:lang w:eastAsia="x-none"/>
        </w:rPr>
        <w:fldChar w:fldCharType="begin"/>
      </w:r>
      <w:r>
        <w:rPr>
          <w:b/>
          <w:bCs/>
          <w:lang w:eastAsia="x-none"/>
        </w:rPr>
        <w:instrText xml:space="preserve"> HYPERLINK "../Docs/R1-2203173.zip" </w:instrText>
      </w:r>
      <w:r>
        <w:rPr>
          <w:b/>
          <w:bCs/>
          <w:lang w:eastAsia="x-none"/>
        </w:rPr>
        <w:fldChar w:fldCharType="separate"/>
      </w:r>
      <w:r>
        <w:rPr>
          <w:rStyle w:val="Hyperlink"/>
          <w:b/>
          <w:bCs/>
          <w:lang w:eastAsia="x-none"/>
        </w:rPr>
        <w:t>R1-2203173</w:t>
      </w:r>
      <w:r>
        <w:rPr>
          <w:b/>
          <w:bCs/>
          <w:lang w:eastAsia="x-none"/>
        </w:rPr>
        <w:fldChar w:fldCharType="end"/>
      </w:r>
      <w:r w:rsidR="008F4B8C" w:rsidRPr="00AC4C23">
        <w:rPr>
          <w:b/>
          <w:bCs/>
          <w:lang w:eastAsia="x-none"/>
        </w:rPr>
        <w:tab/>
        <w:t>Discussion on network energy saving techniques</w:t>
      </w:r>
      <w:r w:rsidR="008F4B8C" w:rsidRPr="00AC4C23">
        <w:rPr>
          <w:b/>
          <w:bCs/>
          <w:lang w:eastAsia="x-none"/>
        </w:rPr>
        <w:tab/>
        <w:t>Huawei, HiSilicon</w:t>
      </w:r>
    </w:p>
    <w:p w14:paraId="4650F13D" w14:textId="77777777" w:rsidR="00AC4C23" w:rsidRPr="00AC4C23" w:rsidRDefault="00AC4C23" w:rsidP="00842CF4">
      <w:pPr>
        <w:pStyle w:val="ListParagraph"/>
        <w:numPr>
          <w:ilvl w:val="0"/>
          <w:numId w:val="137"/>
        </w:numPr>
        <w:spacing w:after="0"/>
        <w:ind w:left="714" w:hanging="357"/>
        <w:rPr>
          <w:sz w:val="18"/>
          <w:szCs w:val="18"/>
          <w:lang w:val="en-US"/>
        </w:rPr>
      </w:pPr>
      <w:r w:rsidRPr="00AC4C23">
        <w:rPr>
          <w:sz w:val="18"/>
          <w:szCs w:val="18"/>
          <w:lang w:val="en-US"/>
        </w:rPr>
        <w:t>Proposal 1: Study possible methods to optimize/simplify the transmission of common signals, e.g. SSB and SIB1, in single-carrier and multi-carrier scenarios with minimum extra access delay to NR and/or in NR co-existing with LTE.</w:t>
      </w:r>
    </w:p>
    <w:p w14:paraId="7AE51FEE" w14:textId="77777777" w:rsidR="00AC4C23" w:rsidRPr="00AC4C23" w:rsidRDefault="00AC4C23" w:rsidP="00842CF4">
      <w:pPr>
        <w:pStyle w:val="ListParagraph"/>
        <w:numPr>
          <w:ilvl w:val="0"/>
          <w:numId w:val="137"/>
        </w:numPr>
        <w:spacing w:after="0"/>
        <w:ind w:left="714" w:hanging="357"/>
        <w:rPr>
          <w:sz w:val="18"/>
          <w:szCs w:val="18"/>
          <w:lang w:val="en-US"/>
        </w:rPr>
      </w:pPr>
      <w:r w:rsidRPr="00AC4C23">
        <w:rPr>
          <w:sz w:val="18"/>
          <w:szCs w:val="18"/>
          <w:lang w:val="en-US"/>
        </w:rPr>
        <w:t>Proposal 2: Study whether additional spec effort is required, in the case UE DRX is already configured.</w:t>
      </w:r>
    </w:p>
    <w:p w14:paraId="73538AA1" w14:textId="77777777" w:rsidR="00AC4C23" w:rsidRPr="00AC4C23" w:rsidRDefault="00AC4C23" w:rsidP="00842CF4">
      <w:pPr>
        <w:pStyle w:val="ListParagraph"/>
        <w:numPr>
          <w:ilvl w:val="0"/>
          <w:numId w:val="137"/>
        </w:numPr>
        <w:spacing w:after="0"/>
        <w:ind w:left="714" w:hanging="357"/>
        <w:rPr>
          <w:sz w:val="18"/>
          <w:szCs w:val="18"/>
          <w:lang w:val="en-US"/>
        </w:rPr>
      </w:pPr>
      <w:r w:rsidRPr="00AC4C23">
        <w:rPr>
          <w:sz w:val="18"/>
          <w:szCs w:val="18"/>
          <w:lang w:val="en-US"/>
        </w:rPr>
        <w:t>Proposal 3: Study dynamic TRX muting/power adjustment, e.g. in dynamic-level, with proper UE feedback/assistance information, e.g. enhanced CSI measurement/report.</w:t>
      </w:r>
    </w:p>
    <w:p w14:paraId="0ACB1714" w14:textId="77777777" w:rsidR="00AC4C23" w:rsidRDefault="00AC4C23" w:rsidP="00AC4C23">
      <w:pPr>
        <w:rPr>
          <w:lang w:val="en-US" w:eastAsia="ko-KR"/>
        </w:rPr>
      </w:pPr>
      <w:r w:rsidRPr="005B48B9">
        <w:rPr>
          <w:b/>
          <w:bCs/>
          <w:lang w:val="en-US" w:eastAsia="ko-KR"/>
        </w:rPr>
        <w:t>Decision:</w:t>
      </w:r>
      <w:r>
        <w:rPr>
          <w:lang w:val="en-US" w:eastAsia="ko-KR"/>
        </w:rPr>
        <w:t xml:space="preserve"> The document is noted.</w:t>
      </w:r>
    </w:p>
    <w:p w14:paraId="5BDAD78A" w14:textId="2C411ED4" w:rsidR="00AC4C23" w:rsidRDefault="00AC4C23" w:rsidP="008F4B8C">
      <w:pPr>
        <w:rPr>
          <w:lang w:val="en-US" w:eastAsia="x-none"/>
        </w:rPr>
      </w:pPr>
    </w:p>
    <w:p w14:paraId="225762D3" w14:textId="79AD5FBD" w:rsidR="00AC4C23" w:rsidRDefault="001B5688" w:rsidP="00AC4C23">
      <w:pPr>
        <w:rPr>
          <w:b/>
          <w:bCs/>
          <w:lang w:eastAsia="x-none"/>
        </w:rPr>
      </w:pPr>
      <w:hyperlink r:id="rId2543" w:history="1">
        <w:r w:rsidR="000B5C49">
          <w:rPr>
            <w:rStyle w:val="Hyperlink"/>
            <w:b/>
            <w:bCs/>
            <w:lang w:eastAsia="x-none"/>
          </w:rPr>
          <w:t>R1-2204319</w:t>
        </w:r>
      </w:hyperlink>
      <w:r w:rsidR="00AC4C23" w:rsidRPr="00AC4C23">
        <w:rPr>
          <w:b/>
          <w:bCs/>
          <w:lang w:eastAsia="x-none"/>
        </w:rPr>
        <w:tab/>
        <w:t>Discussion on network energy saving techniques</w:t>
      </w:r>
      <w:r w:rsidR="00AC4C23" w:rsidRPr="00AC4C23">
        <w:rPr>
          <w:b/>
          <w:bCs/>
          <w:lang w:eastAsia="x-none"/>
        </w:rPr>
        <w:tab/>
        <w:t>CMCC</w:t>
      </w:r>
    </w:p>
    <w:p w14:paraId="5954C88C" w14:textId="77777777" w:rsidR="00AC4C23" w:rsidRPr="00AC4C23" w:rsidRDefault="00AC4C23" w:rsidP="00842CF4">
      <w:pPr>
        <w:pStyle w:val="ListParagraph"/>
        <w:numPr>
          <w:ilvl w:val="0"/>
          <w:numId w:val="138"/>
        </w:numPr>
        <w:spacing w:after="0"/>
        <w:rPr>
          <w:sz w:val="18"/>
          <w:szCs w:val="18"/>
          <w:lang w:eastAsia="zh-CN"/>
        </w:rPr>
      </w:pPr>
      <w:r w:rsidRPr="00AC4C23">
        <w:rPr>
          <w:rFonts w:hint="eastAsia"/>
          <w:sz w:val="18"/>
          <w:szCs w:val="18"/>
          <w:lang w:eastAsia="zh-CN"/>
        </w:rPr>
        <w:lastRenderedPageBreak/>
        <w:t>P</w:t>
      </w:r>
      <w:r w:rsidRPr="00AC4C23">
        <w:rPr>
          <w:sz w:val="18"/>
          <w:szCs w:val="18"/>
          <w:lang w:eastAsia="zh-CN"/>
        </w:rPr>
        <w:t>roposal 1: The measurement impacts due to TRX on/off can be studied in Rel-18</w:t>
      </w:r>
      <w:r w:rsidRPr="00AC4C23">
        <w:rPr>
          <w:rFonts w:hint="eastAsia"/>
          <w:sz w:val="18"/>
          <w:szCs w:val="18"/>
          <w:lang w:eastAsia="zh-CN"/>
        </w:rPr>
        <w:t>,</w:t>
      </w:r>
      <w:r w:rsidRPr="00AC4C23">
        <w:rPr>
          <w:sz w:val="18"/>
          <w:szCs w:val="18"/>
          <w:lang w:eastAsia="zh-CN"/>
        </w:rPr>
        <w:t xml:space="preserve"> including CSI-RS measurement, PL RS measurement, beam failure recovery, radio link monitoring, cell selection, and CSI feedback.</w:t>
      </w:r>
    </w:p>
    <w:p w14:paraId="249E7F8C" w14:textId="77777777" w:rsidR="00AC4C23" w:rsidRPr="00AC4C23" w:rsidRDefault="00AC4C23" w:rsidP="00842CF4">
      <w:pPr>
        <w:pStyle w:val="ListParagraph"/>
        <w:numPr>
          <w:ilvl w:val="0"/>
          <w:numId w:val="138"/>
        </w:numPr>
        <w:spacing w:after="0"/>
        <w:rPr>
          <w:sz w:val="18"/>
          <w:szCs w:val="18"/>
          <w:lang w:eastAsia="zh-CN"/>
        </w:rPr>
      </w:pPr>
      <w:r w:rsidRPr="00AC4C23">
        <w:rPr>
          <w:rFonts w:hint="eastAsia"/>
          <w:sz w:val="18"/>
          <w:szCs w:val="18"/>
          <w:lang w:eastAsia="zh-CN"/>
        </w:rPr>
        <w:t>P</w:t>
      </w:r>
      <w:r w:rsidRPr="00AC4C23">
        <w:rPr>
          <w:sz w:val="18"/>
          <w:szCs w:val="18"/>
          <w:lang w:eastAsia="zh-CN"/>
        </w:rPr>
        <w:t>roposal 2: CSI-RS adaptation for network energy saving can be studied.</w:t>
      </w:r>
    </w:p>
    <w:p w14:paraId="6F8FEBC8" w14:textId="77777777" w:rsidR="00AC4C23" w:rsidRPr="00AC4C23" w:rsidRDefault="00AC4C23" w:rsidP="00842CF4">
      <w:pPr>
        <w:pStyle w:val="ListParagraph"/>
        <w:numPr>
          <w:ilvl w:val="0"/>
          <w:numId w:val="138"/>
        </w:numPr>
        <w:spacing w:after="0"/>
        <w:rPr>
          <w:sz w:val="18"/>
          <w:szCs w:val="18"/>
          <w:lang w:eastAsia="zh-CN"/>
        </w:rPr>
      </w:pPr>
      <w:r w:rsidRPr="00AC4C23">
        <w:rPr>
          <w:rFonts w:hint="eastAsia"/>
          <w:sz w:val="18"/>
          <w:szCs w:val="18"/>
          <w:lang w:eastAsia="zh-CN"/>
        </w:rPr>
        <w:t>P</w:t>
      </w:r>
      <w:r w:rsidRPr="00AC4C23">
        <w:rPr>
          <w:sz w:val="18"/>
          <w:szCs w:val="18"/>
          <w:lang w:eastAsia="zh-CN"/>
        </w:rPr>
        <w:t>roposal 3: SRS, PRACH, or SR can be considered as a starting point for wake-up signal design, SR or CSI reporting enhancement can be considered for assistance information feedback.</w:t>
      </w:r>
    </w:p>
    <w:p w14:paraId="7F555442" w14:textId="77777777" w:rsidR="00AC4C23" w:rsidRPr="00AC4C23" w:rsidRDefault="00AC4C23" w:rsidP="00842CF4">
      <w:pPr>
        <w:pStyle w:val="ListParagraph"/>
        <w:numPr>
          <w:ilvl w:val="0"/>
          <w:numId w:val="138"/>
        </w:numPr>
        <w:spacing w:after="0"/>
        <w:rPr>
          <w:sz w:val="18"/>
          <w:szCs w:val="18"/>
          <w:lang w:val="en-US" w:eastAsia="zh-CN"/>
        </w:rPr>
      </w:pPr>
      <w:r w:rsidRPr="00AC4C23">
        <w:rPr>
          <w:sz w:val="18"/>
          <w:szCs w:val="18"/>
          <w:lang w:val="en-US" w:eastAsia="zh-CN"/>
        </w:rPr>
        <w:t>Proposal 4: The following three alternatives for time and frequency domain power saving enhancements can be further studied,</w:t>
      </w:r>
    </w:p>
    <w:p w14:paraId="078E6AE1" w14:textId="77777777" w:rsidR="00AC4C23" w:rsidRPr="00AC4C23" w:rsidRDefault="00AC4C23" w:rsidP="00842CF4">
      <w:pPr>
        <w:pStyle w:val="ListParagraph"/>
        <w:numPr>
          <w:ilvl w:val="1"/>
          <w:numId w:val="138"/>
        </w:numPr>
        <w:spacing w:after="0"/>
        <w:rPr>
          <w:sz w:val="18"/>
          <w:szCs w:val="18"/>
          <w:lang w:val="en-US" w:eastAsia="zh-CN"/>
        </w:rPr>
      </w:pPr>
      <w:r w:rsidRPr="00AC4C23">
        <w:rPr>
          <w:sz w:val="18"/>
          <w:szCs w:val="18"/>
          <w:lang w:val="en-US" w:eastAsia="zh-CN"/>
        </w:rPr>
        <w:t>No transmission of SSB/SIB in the carrier</w:t>
      </w:r>
    </w:p>
    <w:p w14:paraId="7DA6F9CC" w14:textId="77777777" w:rsidR="00AC4C23" w:rsidRPr="00AC4C23" w:rsidRDefault="00AC4C23" w:rsidP="00842CF4">
      <w:pPr>
        <w:pStyle w:val="ListParagraph"/>
        <w:numPr>
          <w:ilvl w:val="1"/>
          <w:numId w:val="138"/>
        </w:numPr>
        <w:spacing w:after="0"/>
        <w:rPr>
          <w:sz w:val="18"/>
          <w:szCs w:val="18"/>
          <w:lang w:val="en-US" w:eastAsia="zh-CN"/>
        </w:rPr>
      </w:pPr>
      <w:r w:rsidRPr="00AC4C23">
        <w:rPr>
          <w:sz w:val="18"/>
          <w:szCs w:val="18"/>
          <w:lang w:val="en-US" w:eastAsia="zh-CN"/>
        </w:rPr>
        <w:t>Increased SSB/SIB transmission period</w:t>
      </w:r>
    </w:p>
    <w:p w14:paraId="09CA12EE" w14:textId="77777777" w:rsidR="00AC4C23" w:rsidRPr="00AC4C23" w:rsidRDefault="00AC4C23" w:rsidP="00842CF4">
      <w:pPr>
        <w:pStyle w:val="ListParagraph"/>
        <w:numPr>
          <w:ilvl w:val="1"/>
          <w:numId w:val="138"/>
        </w:numPr>
        <w:spacing w:after="0"/>
        <w:rPr>
          <w:sz w:val="18"/>
          <w:szCs w:val="18"/>
          <w:lang w:val="en-US" w:eastAsia="zh-CN"/>
        </w:rPr>
      </w:pPr>
      <w:r w:rsidRPr="00AC4C23">
        <w:rPr>
          <w:sz w:val="18"/>
          <w:szCs w:val="18"/>
          <w:lang w:val="en-US" w:eastAsia="zh-CN"/>
        </w:rPr>
        <w:t>On demand SSB/SIB transmission</w:t>
      </w:r>
    </w:p>
    <w:p w14:paraId="2844E5D7" w14:textId="77777777" w:rsidR="00AC4C23" w:rsidRPr="00AC4C23" w:rsidRDefault="00AC4C23" w:rsidP="00842CF4">
      <w:pPr>
        <w:pStyle w:val="ListParagraph"/>
        <w:numPr>
          <w:ilvl w:val="0"/>
          <w:numId w:val="138"/>
        </w:numPr>
        <w:spacing w:after="0"/>
        <w:rPr>
          <w:sz w:val="18"/>
          <w:szCs w:val="18"/>
          <w:lang w:val="en-US" w:eastAsia="zh-CN"/>
        </w:rPr>
      </w:pPr>
      <w:r w:rsidRPr="00AC4C23">
        <w:rPr>
          <w:sz w:val="18"/>
          <w:szCs w:val="18"/>
          <w:lang w:val="en-US" w:eastAsia="zh-CN"/>
        </w:rPr>
        <w:t>Proposal 5: gNB DTX can be studied to help network power saving.</w:t>
      </w:r>
    </w:p>
    <w:p w14:paraId="7632377A" w14:textId="64390C04" w:rsidR="00AC4C23" w:rsidRPr="00AC4C23" w:rsidRDefault="00AC4C23" w:rsidP="00842CF4">
      <w:pPr>
        <w:pStyle w:val="ListParagraph"/>
        <w:numPr>
          <w:ilvl w:val="0"/>
          <w:numId w:val="138"/>
        </w:numPr>
        <w:spacing w:after="0"/>
        <w:rPr>
          <w:sz w:val="18"/>
          <w:szCs w:val="18"/>
          <w:lang w:val="en-US" w:eastAsia="zh-CN"/>
        </w:rPr>
      </w:pPr>
      <w:r w:rsidRPr="00AC4C23">
        <w:rPr>
          <w:sz w:val="18"/>
          <w:szCs w:val="18"/>
          <w:lang w:val="en-US" w:eastAsia="zh-CN"/>
        </w:rPr>
        <w:t>Proposal 6: When period transmission behavior of SSB/SIB is changed, the impact on legacy UEs needs to be considered, including the initial access performance, measurement performance, etc.</w:t>
      </w:r>
    </w:p>
    <w:p w14:paraId="4985EC20" w14:textId="77777777" w:rsidR="00AC4C23" w:rsidRDefault="00AC4C23" w:rsidP="00AC4C23">
      <w:pPr>
        <w:rPr>
          <w:lang w:val="en-US" w:eastAsia="ko-KR"/>
        </w:rPr>
      </w:pPr>
      <w:r w:rsidRPr="005B48B9">
        <w:rPr>
          <w:b/>
          <w:bCs/>
          <w:lang w:val="en-US" w:eastAsia="ko-KR"/>
        </w:rPr>
        <w:t>Decision:</w:t>
      </w:r>
      <w:r>
        <w:rPr>
          <w:lang w:val="en-US" w:eastAsia="ko-KR"/>
        </w:rPr>
        <w:t xml:space="preserve"> The document is noted.</w:t>
      </w:r>
    </w:p>
    <w:p w14:paraId="59486635" w14:textId="77777777" w:rsidR="00AC4C23" w:rsidRPr="00AC4C23" w:rsidRDefault="00AC4C23" w:rsidP="008F4B8C">
      <w:pPr>
        <w:rPr>
          <w:lang w:val="en-US" w:eastAsia="x-none"/>
        </w:rPr>
      </w:pPr>
    </w:p>
    <w:p w14:paraId="07BC26E6" w14:textId="6F5AF8D2" w:rsidR="008F4B8C" w:rsidRDefault="001B5688" w:rsidP="008F4B8C">
      <w:pPr>
        <w:rPr>
          <w:lang w:eastAsia="x-none"/>
        </w:rPr>
      </w:pPr>
      <w:hyperlink r:id="rId2544" w:history="1">
        <w:r w:rsidR="000B5C49">
          <w:rPr>
            <w:rStyle w:val="Hyperlink"/>
            <w:lang w:eastAsia="x-none"/>
          </w:rPr>
          <w:t>R1-2203225</w:t>
        </w:r>
      </w:hyperlink>
      <w:r w:rsidR="008F4B8C">
        <w:rPr>
          <w:lang w:eastAsia="x-none"/>
        </w:rPr>
        <w:tab/>
        <w:t>Network energy saving techniques</w:t>
      </w:r>
      <w:r w:rsidR="008F4B8C">
        <w:rPr>
          <w:lang w:eastAsia="x-none"/>
        </w:rPr>
        <w:tab/>
        <w:t>Nokia, Nokia Shanghai Bell</w:t>
      </w:r>
    </w:p>
    <w:p w14:paraId="582D0CCF" w14:textId="234A35F5" w:rsidR="008F4B8C" w:rsidRDefault="001B5688" w:rsidP="008F4B8C">
      <w:pPr>
        <w:rPr>
          <w:lang w:eastAsia="x-none"/>
        </w:rPr>
      </w:pPr>
      <w:hyperlink r:id="rId2545" w:history="1">
        <w:r w:rsidR="000B5C49">
          <w:rPr>
            <w:rStyle w:val="Hyperlink"/>
            <w:lang w:eastAsia="x-none"/>
          </w:rPr>
          <w:t>R1-2203342</w:t>
        </w:r>
      </w:hyperlink>
      <w:r w:rsidR="008F4B8C">
        <w:rPr>
          <w:lang w:eastAsia="x-none"/>
        </w:rPr>
        <w:tab/>
        <w:t>Discussion on network energy saving techniques</w:t>
      </w:r>
      <w:r w:rsidR="008F4B8C">
        <w:rPr>
          <w:lang w:eastAsia="x-none"/>
        </w:rPr>
        <w:tab/>
        <w:t>Spreadtrum Communications</w:t>
      </w:r>
    </w:p>
    <w:p w14:paraId="5351576F" w14:textId="0F073E40" w:rsidR="008F4B8C" w:rsidRDefault="001B5688" w:rsidP="008F4B8C">
      <w:pPr>
        <w:rPr>
          <w:lang w:eastAsia="x-none"/>
        </w:rPr>
      </w:pPr>
      <w:hyperlink r:id="rId2546" w:history="1">
        <w:r w:rsidR="000B5C49">
          <w:rPr>
            <w:rStyle w:val="Hyperlink"/>
            <w:lang w:eastAsia="x-none"/>
          </w:rPr>
          <w:t>R1-2203482</w:t>
        </w:r>
      </w:hyperlink>
      <w:r w:rsidR="008F4B8C">
        <w:rPr>
          <w:lang w:eastAsia="x-none"/>
        </w:rPr>
        <w:tab/>
        <w:t>Network Energy Saving techniques in time, frequency, and spatial domain</w:t>
      </w:r>
      <w:r w:rsidR="008F4B8C">
        <w:rPr>
          <w:lang w:eastAsia="x-none"/>
        </w:rPr>
        <w:tab/>
        <w:t>CATT</w:t>
      </w:r>
    </w:p>
    <w:p w14:paraId="72942F4A" w14:textId="696E7C62" w:rsidR="008F4B8C" w:rsidRDefault="001B5688" w:rsidP="008F4B8C">
      <w:pPr>
        <w:rPr>
          <w:lang w:eastAsia="x-none"/>
        </w:rPr>
      </w:pPr>
      <w:hyperlink r:id="rId2547" w:history="1">
        <w:r w:rsidR="000B5C49">
          <w:rPr>
            <w:rStyle w:val="Hyperlink"/>
            <w:lang w:eastAsia="x-none"/>
          </w:rPr>
          <w:t>R1-2203576</w:t>
        </w:r>
      </w:hyperlink>
      <w:r w:rsidR="008F4B8C">
        <w:rPr>
          <w:lang w:eastAsia="x-none"/>
        </w:rPr>
        <w:tab/>
        <w:t>Discussions on network energy saving techniques</w:t>
      </w:r>
      <w:r w:rsidR="008F4B8C">
        <w:rPr>
          <w:lang w:eastAsia="x-none"/>
        </w:rPr>
        <w:tab/>
        <w:t>vivo</w:t>
      </w:r>
    </w:p>
    <w:p w14:paraId="39E70E4A" w14:textId="3BA87FC5" w:rsidR="008F4B8C" w:rsidRDefault="001B5688" w:rsidP="008F4B8C">
      <w:pPr>
        <w:rPr>
          <w:lang w:eastAsia="x-none"/>
        </w:rPr>
      </w:pPr>
      <w:hyperlink r:id="rId2548" w:history="1">
        <w:r w:rsidR="000B5C49">
          <w:rPr>
            <w:rStyle w:val="Hyperlink"/>
            <w:lang w:eastAsia="x-none"/>
          </w:rPr>
          <w:t>R1-2203604</w:t>
        </w:r>
      </w:hyperlink>
      <w:r w:rsidR="008F4B8C">
        <w:rPr>
          <w:lang w:eastAsia="x-none"/>
        </w:rPr>
        <w:tab/>
        <w:t>Discussion on NW energy saving techniques</w:t>
      </w:r>
      <w:r w:rsidR="008F4B8C">
        <w:rPr>
          <w:lang w:eastAsia="x-none"/>
        </w:rPr>
        <w:tab/>
        <w:t>ZTE, Sanechips</w:t>
      </w:r>
    </w:p>
    <w:p w14:paraId="701BEFA4" w14:textId="019E20B6" w:rsidR="008F4B8C" w:rsidRDefault="001B5688" w:rsidP="008F4B8C">
      <w:pPr>
        <w:rPr>
          <w:lang w:eastAsia="x-none"/>
        </w:rPr>
      </w:pPr>
      <w:hyperlink r:id="rId2549" w:history="1">
        <w:r w:rsidR="000B5C49">
          <w:rPr>
            <w:rStyle w:val="Hyperlink"/>
            <w:lang w:eastAsia="x-none"/>
          </w:rPr>
          <w:t>R1-2203636</w:t>
        </w:r>
      </w:hyperlink>
      <w:r w:rsidR="008F4B8C">
        <w:rPr>
          <w:lang w:eastAsia="x-none"/>
        </w:rPr>
        <w:tab/>
        <w:t>On Network Energy Saving Techniques</w:t>
      </w:r>
      <w:r w:rsidR="008F4B8C">
        <w:rPr>
          <w:lang w:eastAsia="x-none"/>
        </w:rPr>
        <w:tab/>
        <w:t>Fraunhofer IIS, Fraunhofer HHI</w:t>
      </w:r>
    </w:p>
    <w:p w14:paraId="7AC560B5" w14:textId="2248BF09" w:rsidR="008F4B8C" w:rsidRDefault="001B5688" w:rsidP="008F4B8C">
      <w:pPr>
        <w:rPr>
          <w:lang w:eastAsia="x-none"/>
        </w:rPr>
      </w:pPr>
      <w:hyperlink r:id="rId2550" w:history="1">
        <w:r w:rsidR="000B5C49">
          <w:rPr>
            <w:rStyle w:val="Hyperlink"/>
            <w:lang w:eastAsia="x-none"/>
          </w:rPr>
          <w:t>R1-2203663</w:t>
        </w:r>
      </w:hyperlink>
      <w:r w:rsidR="008F4B8C">
        <w:rPr>
          <w:lang w:eastAsia="x-none"/>
        </w:rPr>
        <w:tab/>
        <w:t>Discussion on network energy saving techniques</w:t>
      </w:r>
      <w:r w:rsidR="008F4B8C">
        <w:rPr>
          <w:lang w:eastAsia="x-none"/>
        </w:rPr>
        <w:tab/>
        <w:t>China Telecom</w:t>
      </w:r>
    </w:p>
    <w:p w14:paraId="011C02F5" w14:textId="1F8CA0C0" w:rsidR="008F4B8C" w:rsidRDefault="001B5688" w:rsidP="008F4B8C">
      <w:pPr>
        <w:rPr>
          <w:lang w:eastAsia="x-none"/>
        </w:rPr>
      </w:pPr>
      <w:hyperlink r:id="rId2551" w:history="1">
        <w:r w:rsidR="000B5C49">
          <w:rPr>
            <w:rStyle w:val="Hyperlink"/>
            <w:lang w:eastAsia="x-none"/>
          </w:rPr>
          <w:t>R1-2203831</w:t>
        </w:r>
      </w:hyperlink>
      <w:r w:rsidR="008F4B8C">
        <w:rPr>
          <w:lang w:eastAsia="x-none"/>
        </w:rPr>
        <w:tab/>
        <w:t>Discussions on techniques for network energy saving</w:t>
      </w:r>
      <w:r w:rsidR="008F4B8C">
        <w:rPr>
          <w:lang w:eastAsia="x-none"/>
        </w:rPr>
        <w:tab/>
        <w:t>xiaomi</w:t>
      </w:r>
    </w:p>
    <w:p w14:paraId="2AAA2694" w14:textId="429D3BCF" w:rsidR="008F4B8C" w:rsidRDefault="001B5688" w:rsidP="008F4B8C">
      <w:pPr>
        <w:rPr>
          <w:lang w:eastAsia="x-none"/>
        </w:rPr>
      </w:pPr>
      <w:hyperlink r:id="rId2552" w:history="1">
        <w:r w:rsidR="000B5C49">
          <w:rPr>
            <w:rStyle w:val="Hyperlink"/>
            <w:lang w:eastAsia="x-none"/>
          </w:rPr>
          <w:t>R1-2203920</w:t>
        </w:r>
      </w:hyperlink>
      <w:r w:rsidR="008F4B8C">
        <w:rPr>
          <w:lang w:eastAsia="x-none"/>
        </w:rPr>
        <w:tab/>
        <w:t>Network energy saving techniques</w:t>
      </w:r>
      <w:r w:rsidR="008F4B8C">
        <w:rPr>
          <w:lang w:eastAsia="x-none"/>
        </w:rPr>
        <w:tab/>
        <w:t>Samsung</w:t>
      </w:r>
    </w:p>
    <w:p w14:paraId="5C96D0BC" w14:textId="3E98D45C" w:rsidR="008F4B8C" w:rsidRDefault="001B5688" w:rsidP="008F4B8C">
      <w:pPr>
        <w:rPr>
          <w:lang w:eastAsia="x-none"/>
        </w:rPr>
      </w:pPr>
      <w:hyperlink r:id="rId2553" w:history="1">
        <w:r w:rsidR="000B5C49">
          <w:rPr>
            <w:rStyle w:val="Hyperlink"/>
            <w:lang w:eastAsia="x-none"/>
          </w:rPr>
          <w:t>R1-2203936</w:t>
        </w:r>
      </w:hyperlink>
      <w:r w:rsidR="008F4B8C">
        <w:rPr>
          <w:lang w:eastAsia="x-none"/>
        </w:rPr>
        <w:tab/>
        <w:t>Discussion on network energy saving techniques</w:t>
      </w:r>
      <w:r w:rsidR="008F4B8C">
        <w:rPr>
          <w:lang w:eastAsia="x-none"/>
        </w:rPr>
        <w:tab/>
        <w:t>NEC</w:t>
      </w:r>
    </w:p>
    <w:p w14:paraId="20D2A0E4" w14:textId="18AA2074" w:rsidR="008F4B8C" w:rsidRDefault="001B5688" w:rsidP="008F4B8C">
      <w:pPr>
        <w:rPr>
          <w:lang w:eastAsia="x-none"/>
        </w:rPr>
      </w:pPr>
      <w:hyperlink r:id="rId2554" w:history="1">
        <w:r w:rsidR="000B5C49">
          <w:rPr>
            <w:rStyle w:val="Hyperlink"/>
            <w:lang w:eastAsia="x-none"/>
          </w:rPr>
          <w:t>R1-2204010</w:t>
        </w:r>
      </w:hyperlink>
      <w:r w:rsidR="008F4B8C">
        <w:rPr>
          <w:lang w:eastAsia="x-none"/>
        </w:rPr>
        <w:tab/>
        <w:t>Study on network energy saving techniques</w:t>
      </w:r>
      <w:r w:rsidR="008F4B8C">
        <w:rPr>
          <w:lang w:eastAsia="x-none"/>
        </w:rPr>
        <w:tab/>
        <w:t>OPPO</w:t>
      </w:r>
    </w:p>
    <w:p w14:paraId="4B730BDE" w14:textId="3E1F615A" w:rsidR="008F4B8C" w:rsidRDefault="001B5688" w:rsidP="008F4B8C">
      <w:pPr>
        <w:rPr>
          <w:lang w:eastAsia="x-none"/>
        </w:rPr>
      </w:pPr>
      <w:hyperlink r:id="rId2555" w:history="1">
        <w:r w:rsidR="000B5C49">
          <w:rPr>
            <w:rStyle w:val="Hyperlink"/>
            <w:lang w:eastAsia="x-none"/>
          </w:rPr>
          <w:t>R1-2204043</w:t>
        </w:r>
      </w:hyperlink>
      <w:r w:rsidR="008F4B8C">
        <w:rPr>
          <w:lang w:eastAsia="x-none"/>
        </w:rPr>
        <w:tab/>
        <w:t>Discussion on network energy saving techniques</w:t>
      </w:r>
      <w:r w:rsidR="008F4B8C">
        <w:rPr>
          <w:lang w:eastAsia="x-none"/>
        </w:rPr>
        <w:tab/>
        <w:t>CENC</w:t>
      </w:r>
    </w:p>
    <w:p w14:paraId="44DF19E5" w14:textId="59233545" w:rsidR="008F4B8C" w:rsidRDefault="001B5688" w:rsidP="008F4B8C">
      <w:pPr>
        <w:rPr>
          <w:lang w:eastAsia="x-none"/>
        </w:rPr>
      </w:pPr>
      <w:hyperlink r:id="rId2556" w:history="1">
        <w:r w:rsidR="000B5C49">
          <w:rPr>
            <w:rStyle w:val="Hyperlink"/>
            <w:lang w:eastAsia="x-none"/>
          </w:rPr>
          <w:t>R1-2204074</w:t>
        </w:r>
      </w:hyperlink>
      <w:r w:rsidR="008F4B8C">
        <w:rPr>
          <w:lang w:eastAsia="x-none"/>
        </w:rPr>
        <w:tab/>
        <w:t>Discussion on potential network energy saving techniques</w:t>
      </w:r>
      <w:r w:rsidR="008F4B8C">
        <w:rPr>
          <w:lang w:eastAsia="x-none"/>
        </w:rPr>
        <w:tab/>
        <w:t>Panasonic</w:t>
      </w:r>
    </w:p>
    <w:p w14:paraId="3DF13EC2" w14:textId="02D2DC8A" w:rsidR="008F4B8C" w:rsidRDefault="001B5688" w:rsidP="008F4B8C">
      <w:pPr>
        <w:rPr>
          <w:lang w:eastAsia="x-none"/>
        </w:rPr>
      </w:pPr>
      <w:hyperlink r:id="rId2557" w:history="1">
        <w:r w:rsidR="000B5C49">
          <w:rPr>
            <w:rStyle w:val="Hyperlink"/>
            <w:lang w:eastAsia="x-none"/>
          </w:rPr>
          <w:t>R1-2204101</w:t>
        </w:r>
      </w:hyperlink>
      <w:r w:rsidR="008F4B8C">
        <w:rPr>
          <w:lang w:eastAsia="x-none"/>
        </w:rPr>
        <w:tab/>
        <w:t>Potential enhancements for network energy saving</w:t>
      </w:r>
      <w:r w:rsidR="008F4B8C">
        <w:rPr>
          <w:lang w:eastAsia="x-none"/>
        </w:rPr>
        <w:tab/>
        <w:t>FUTUREWEI</w:t>
      </w:r>
    </w:p>
    <w:p w14:paraId="6B01723D" w14:textId="167E2D31" w:rsidR="008F4B8C" w:rsidRDefault="001B5688" w:rsidP="008F4B8C">
      <w:pPr>
        <w:rPr>
          <w:lang w:eastAsia="x-none"/>
        </w:rPr>
      </w:pPr>
      <w:hyperlink r:id="rId2558" w:history="1">
        <w:r w:rsidR="000B5C49">
          <w:rPr>
            <w:rStyle w:val="Hyperlink"/>
            <w:lang w:eastAsia="x-none"/>
          </w:rPr>
          <w:t>R1-2204257</w:t>
        </w:r>
      </w:hyperlink>
      <w:r w:rsidR="008F4B8C">
        <w:rPr>
          <w:lang w:eastAsia="x-none"/>
        </w:rPr>
        <w:tab/>
        <w:t>Discussion on Network energy saving techniques</w:t>
      </w:r>
      <w:r w:rsidR="008F4B8C">
        <w:rPr>
          <w:lang w:eastAsia="x-none"/>
        </w:rPr>
        <w:tab/>
        <w:t>Apple</w:t>
      </w:r>
    </w:p>
    <w:p w14:paraId="5C85B1A8" w14:textId="1AC961C0" w:rsidR="008F4B8C" w:rsidRDefault="001B5688" w:rsidP="008F4B8C">
      <w:pPr>
        <w:rPr>
          <w:lang w:eastAsia="x-none"/>
        </w:rPr>
      </w:pPr>
      <w:hyperlink r:id="rId2559" w:history="1">
        <w:r w:rsidR="000B5C49">
          <w:rPr>
            <w:rStyle w:val="Hyperlink"/>
            <w:lang w:eastAsia="x-none"/>
          </w:rPr>
          <w:t>R1-2204392</w:t>
        </w:r>
      </w:hyperlink>
      <w:r w:rsidR="008F4B8C">
        <w:rPr>
          <w:lang w:eastAsia="x-none"/>
        </w:rPr>
        <w:tab/>
        <w:t>Discussion on NW energy saving techniques</w:t>
      </w:r>
      <w:r w:rsidR="008F4B8C">
        <w:rPr>
          <w:lang w:eastAsia="x-none"/>
        </w:rPr>
        <w:tab/>
        <w:t>NTT DOCOMO, INC.</w:t>
      </w:r>
    </w:p>
    <w:p w14:paraId="0FFD4EDA" w14:textId="3836A91A" w:rsidR="008F4B8C" w:rsidRDefault="001B5688" w:rsidP="008F4B8C">
      <w:pPr>
        <w:rPr>
          <w:lang w:eastAsia="x-none"/>
        </w:rPr>
      </w:pPr>
      <w:hyperlink r:id="rId2560" w:history="1">
        <w:r w:rsidR="000B5C49">
          <w:rPr>
            <w:rStyle w:val="Hyperlink"/>
            <w:lang w:eastAsia="x-none"/>
          </w:rPr>
          <w:t>R1-2204424</w:t>
        </w:r>
      </w:hyperlink>
      <w:r w:rsidR="008F4B8C">
        <w:rPr>
          <w:lang w:eastAsia="x-none"/>
        </w:rPr>
        <w:tab/>
        <w:t>Network energy saving techniques</w:t>
      </w:r>
      <w:r w:rsidR="008F4B8C">
        <w:rPr>
          <w:lang w:eastAsia="x-none"/>
        </w:rPr>
        <w:tab/>
        <w:t>Lenovo</w:t>
      </w:r>
    </w:p>
    <w:p w14:paraId="03C6CC5A" w14:textId="0996233E" w:rsidR="008F4B8C" w:rsidRDefault="001B5688" w:rsidP="008F4B8C">
      <w:pPr>
        <w:rPr>
          <w:lang w:eastAsia="x-none"/>
        </w:rPr>
      </w:pPr>
      <w:hyperlink r:id="rId2561" w:history="1">
        <w:r w:rsidR="000B5C49">
          <w:rPr>
            <w:rStyle w:val="Hyperlink"/>
            <w:lang w:eastAsia="x-none"/>
          </w:rPr>
          <w:t>R1-2204443</w:t>
        </w:r>
      </w:hyperlink>
      <w:r w:rsidR="008F4B8C">
        <w:rPr>
          <w:lang w:eastAsia="x-none"/>
        </w:rPr>
        <w:tab/>
        <w:t>Study on potential L1 network energy saving techniques for NR</w:t>
      </w:r>
      <w:r w:rsidR="008F4B8C">
        <w:rPr>
          <w:lang w:eastAsia="x-none"/>
        </w:rPr>
        <w:tab/>
        <w:t>ITRI</w:t>
      </w:r>
    </w:p>
    <w:p w14:paraId="322C231C" w14:textId="731904E6" w:rsidR="008F4B8C" w:rsidRDefault="001B5688" w:rsidP="008F4B8C">
      <w:pPr>
        <w:rPr>
          <w:lang w:eastAsia="x-none"/>
        </w:rPr>
      </w:pPr>
      <w:hyperlink r:id="rId2562" w:history="1">
        <w:r w:rsidR="000B5C49">
          <w:rPr>
            <w:rStyle w:val="Hyperlink"/>
            <w:lang w:eastAsia="x-none"/>
          </w:rPr>
          <w:t>R1-2204629</w:t>
        </w:r>
      </w:hyperlink>
      <w:r w:rsidR="008F4B8C">
        <w:rPr>
          <w:lang w:eastAsia="x-none"/>
        </w:rPr>
        <w:tab/>
        <w:t>Discussion on physical layer techniques for network energy savings</w:t>
      </w:r>
      <w:r w:rsidR="008F4B8C">
        <w:rPr>
          <w:lang w:eastAsia="x-none"/>
        </w:rPr>
        <w:tab/>
        <w:t>LG Electronics</w:t>
      </w:r>
    </w:p>
    <w:p w14:paraId="624BBB97" w14:textId="2F9D4175" w:rsidR="008F4B8C" w:rsidRDefault="001B5688" w:rsidP="008F4B8C">
      <w:pPr>
        <w:rPr>
          <w:lang w:eastAsia="x-none"/>
        </w:rPr>
      </w:pPr>
      <w:hyperlink r:id="rId2563" w:history="1">
        <w:r w:rsidR="000B5C49">
          <w:rPr>
            <w:rStyle w:val="Hyperlink"/>
            <w:lang w:eastAsia="x-none"/>
          </w:rPr>
          <w:t>R1-2204687</w:t>
        </w:r>
      </w:hyperlink>
      <w:r w:rsidR="008F4B8C">
        <w:rPr>
          <w:lang w:eastAsia="x-none"/>
        </w:rPr>
        <w:tab/>
        <w:t>Network energy saving techniques</w:t>
      </w:r>
      <w:r w:rsidR="008F4B8C">
        <w:rPr>
          <w:lang w:eastAsia="x-none"/>
        </w:rPr>
        <w:tab/>
        <w:t>MediaTek Inc.</w:t>
      </w:r>
    </w:p>
    <w:p w14:paraId="0E688891" w14:textId="0FB4EE62" w:rsidR="008F4B8C" w:rsidRDefault="001B5688" w:rsidP="008F4B8C">
      <w:pPr>
        <w:rPr>
          <w:lang w:eastAsia="x-none"/>
        </w:rPr>
      </w:pPr>
      <w:hyperlink r:id="rId2564" w:history="1">
        <w:r w:rsidR="000B5C49">
          <w:rPr>
            <w:rStyle w:val="Hyperlink"/>
            <w:lang w:eastAsia="x-none"/>
          </w:rPr>
          <w:t>R1-2204756</w:t>
        </w:r>
      </w:hyperlink>
      <w:r w:rsidR="008F4B8C">
        <w:rPr>
          <w:lang w:eastAsia="x-none"/>
        </w:rPr>
        <w:tab/>
        <w:t>Discussion on Network energy saving techniques</w:t>
      </w:r>
      <w:r w:rsidR="008F4B8C">
        <w:rPr>
          <w:lang w:eastAsia="x-none"/>
        </w:rPr>
        <w:tab/>
        <w:t>CEWiT</w:t>
      </w:r>
    </w:p>
    <w:p w14:paraId="5B4BEE0D" w14:textId="09B61C8A" w:rsidR="008F4B8C" w:rsidRDefault="001B5688" w:rsidP="008F4B8C">
      <w:pPr>
        <w:rPr>
          <w:lang w:eastAsia="x-none"/>
        </w:rPr>
      </w:pPr>
      <w:hyperlink r:id="rId2565" w:history="1">
        <w:r w:rsidR="000B5C49">
          <w:rPr>
            <w:rStyle w:val="Hyperlink"/>
            <w:lang w:eastAsia="x-none"/>
          </w:rPr>
          <w:t>R1-2204812</w:t>
        </w:r>
      </w:hyperlink>
      <w:r w:rsidR="008F4B8C">
        <w:rPr>
          <w:lang w:eastAsia="x-none"/>
        </w:rPr>
        <w:tab/>
        <w:t>Discussion on Network Energy Saving Techniques</w:t>
      </w:r>
      <w:r w:rsidR="008F4B8C">
        <w:rPr>
          <w:lang w:eastAsia="x-none"/>
        </w:rPr>
        <w:tab/>
        <w:t>Intel Corporation</w:t>
      </w:r>
    </w:p>
    <w:p w14:paraId="0AF85E97" w14:textId="277F8576" w:rsidR="008F4B8C" w:rsidRDefault="001B5688" w:rsidP="008F4B8C">
      <w:pPr>
        <w:rPr>
          <w:lang w:eastAsia="x-none"/>
        </w:rPr>
      </w:pPr>
      <w:hyperlink r:id="rId2566" w:history="1">
        <w:r w:rsidR="000B5C49">
          <w:rPr>
            <w:rStyle w:val="Hyperlink"/>
            <w:lang w:eastAsia="x-none"/>
          </w:rPr>
          <w:t>R1-2204832</w:t>
        </w:r>
      </w:hyperlink>
      <w:r w:rsidR="008F4B8C">
        <w:rPr>
          <w:lang w:eastAsia="x-none"/>
        </w:rPr>
        <w:tab/>
        <w:t>Potential techniques for network energy saving</w:t>
      </w:r>
      <w:r w:rsidR="008F4B8C">
        <w:rPr>
          <w:lang w:eastAsia="x-none"/>
        </w:rPr>
        <w:tab/>
        <w:t>InterDigital, Inc.</w:t>
      </w:r>
    </w:p>
    <w:p w14:paraId="75516F9D" w14:textId="43C3CA6D" w:rsidR="008F4B8C" w:rsidRDefault="001B5688" w:rsidP="008F4B8C">
      <w:pPr>
        <w:rPr>
          <w:lang w:eastAsia="x-none"/>
        </w:rPr>
      </w:pPr>
      <w:hyperlink r:id="rId2567" w:history="1">
        <w:r w:rsidR="000B5C49">
          <w:rPr>
            <w:rStyle w:val="Hyperlink"/>
            <w:lang w:eastAsia="x-none"/>
          </w:rPr>
          <w:t>R1-2204882</w:t>
        </w:r>
      </w:hyperlink>
      <w:r w:rsidR="008F4B8C">
        <w:rPr>
          <w:lang w:eastAsia="x-none"/>
        </w:rPr>
        <w:tab/>
        <w:t>Network energy saving techniques</w:t>
      </w:r>
      <w:r w:rsidR="008F4B8C">
        <w:rPr>
          <w:lang w:eastAsia="x-none"/>
        </w:rPr>
        <w:tab/>
        <w:t>Ericsson</w:t>
      </w:r>
    </w:p>
    <w:p w14:paraId="5033D30B" w14:textId="0C086577" w:rsidR="008F4B8C" w:rsidRDefault="001B5688" w:rsidP="008F4B8C">
      <w:pPr>
        <w:rPr>
          <w:lang w:eastAsia="x-none"/>
        </w:rPr>
      </w:pPr>
      <w:hyperlink r:id="rId2568" w:history="1">
        <w:r w:rsidR="000B5C49">
          <w:rPr>
            <w:rStyle w:val="Hyperlink"/>
            <w:lang w:eastAsia="x-none"/>
          </w:rPr>
          <w:t>R1-2205046</w:t>
        </w:r>
      </w:hyperlink>
      <w:r w:rsidR="008F4B8C">
        <w:rPr>
          <w:lang w:eastAsia="x-none"/>
        </w:rPr>
        <w:tab/>
        <w:t>Network energy saving techniques</w:t>
      </w:r>
      <w:r w:rsidR="008F4B8C">
        <w:rPr>
          <w:lang w:eastAsia="x-none"/>
        </w:rPr>
        <w:tab/>
        <w:t>Qualcomm Incorporated</w:t>
      </w:r>
    </w:p>
    <w:p w14:paraId="6F343452" w14:textId="4BCB33DE" w:rsidR="008F4B8C" w:rsidRDefault="001B5688" w:rsidP="008F4B8C">
      <w:pPr>
        <w:rPr>
          <w:lang w:eastAsia="x-none"/>
        </w:rPr>
      </w:pPr>
      <w:hyperlink r:id="rId2569" w:history="1">
        <w:r w:rsidR="000B5C49">
          <w:rPr>
            <w:rStyle w:val="Hyperlink"/>
            <w:lang w:eastAsia="x-none"/>
          </w:rPr>
          <w:t>R1-2205070</w:t>
        </w:r>
      </w:hyperlink>
      <w:r w:rsidR="008F4B8C">
        <w:rPr>
          <w:lang w:eastAsia="x-none"/>
        </w:rPr>
        <w:tab/>
        <w:t>Poten</w:t>
      </w:r>
      <w:r w:rsidR="008E4256">
        <w:rPr>
          <w:lang w:eastAsia="x-none"/>
        </w:rPr>
        <w:t>t</w:t>
      </w:r>
      <w:r w:rsidR="008F4B8C">
        <w:rPr>
          <w:lang w:eastAsia="x-none"/>
        </w:rPr>
        <w:t>ial Techniques of Network Energy Savings</w:t>
      </w:r>
      <w:r w:rsidR="008F4B8C">
        <w:rPr>
          <w:lang w:eastAsia="x-none"/>
        </w:rPr>
        <w:tab/>
      </w:r>
      <w:r w:rsidR="00F57D30">
        <w:rPr>
          <w:lang w:eastAsia="x-none"/>
        </w:rPr>
        <w:t>Rakuten Mobile</w:t>
      </w:r>
    </w:p>
    <w:p w14:paraId="325C2AAA" w14:textId="5ED405FE" w:rsidR="00AC4C23" w:rsidRDefault="001B5688" w:rsidP="00AC4C23">
      <w:pPr>
        <w:rPr>
          <w:lang w:eastAsia="x-none"/>
        </w:rPr>
      </w:pPr>
      <w:hyperlink r:id="rId2570" w:history="1">
        <w:r w:rsidR="000B5C49">
          <w:rPr>
            <w:rStyle w:val="Hyperlink"/>
            <w:lang w:eastAsia="x-none"/>
          </w:rPr>
          <w:t>R1-2205084</w:t>
        </w:r>
      </w:hyperlink>
      <w:r w:rsidR="00AC4C23">
        <w:rPr>
          <w:lang w:eastAsia="x-none"/>
        </w:rPr>
        <w:tab/>
        <w:t>Initial views on network energy saving techniques</w:t>
      </w:r>
      <w:r w:rsidR="00AC4C23">
        <w:rPr>
          <w:lang w:eastAsia="x-none"/>
        </w:rPr>
        <w:tab/>
        <w:t>Fujitsu Limited</w:t>
      </w:r>
    </w:p>
    <w:p w14:paraId="19C6CAC3" w14:textId="77777777" w:rsidR="00AC4C23" w:rsidRDefault="00AC4C23" w:rsidP="00AC4C23">
      <w:pPr>
        <w:rPr>
          <w:lang w:eastAsia="x-none"/>
        </w:rPr>
      </w:pPr>
    </w:p>
    <w:p w14:paraId="14DD8A96" w14:textId="22F23787" w:rsidR="00AC4C23" w:rsidRDefault="001B5688" w:rsidP="00AC4C23">
      <w:pPr>
        <w:rPr>
          <w:lang w:eastAsia="x-none"/>
        </w:rPr>
      </w:pPr>
      <w:hyperlink r:id="rId2571" w:history="1">
        <w:r w:rsidR="000B5C49">
          <w:rPr>
            <w:rStyle w:val="Hyperlink"/>
            <w:lang w:eastAsia="x-none"/>
          </w:rPr>
          <w:t>R1-2205140</w:t>
        </w:r>
      </w:hyperlink>
      <w:r w:rsidR="00AC4C23">
        <w:rPr>
          <w:lang w:eastAsia="x-none"/>
        </w:rPr>
        <w:tab/>
        <w:t>Discussion Summary for energy saving techniques of NW energy saving SI</w:t>
      </w:r>
      <w:r w:rsidR="00AC4C23">
        <w:rPr>
          <w:lang w:eastAsia="x-none"/>
        </w:rPr>
        <w:tab/>
        <w:t>Moderator (Intel Corporation)</w:t>
      </w:r>
    </w:p>
    <w:p w14:paraId="2E1A9E37" w14:textId="77777777" w:rsidR="00AC4C23" w:rsidRDefault="00AC4C23" w:rsidP="00AC4C23">
      <w:pPr>
        <w:rPr>
          <w:lang w:eastAsia="x-none"/>
        </w:rPr>
      </w:pPr>
    </w:p>
    <w:p w14:paraId="77C33F52" w14:textId="77777777" w:rsidR="00AC4C23" w:rsidRPr="00F54287" w:rsidRDefault="00AC4C23" w:rsidP="00AC4C23">
      <w:pPr>
        <w:rPr>
          <w:lang w:eastAsia="x-none"/>
        </w:rPr>
      </w:pPr>
      <w:r w:rsidRPr="00F54287">
        <w:rPr>
          <w:lang w:eastAsia="x-none"/>
        </w:rPr>
        <w:t>[109-e-R18-NW_ES-03] – Daewon (Intel)</w:t>
      </w:r>
    </w:p>
    <w:p w14:paraId="6F6E7A44" w14:textId="1BF09650" w:rsidR="00AC4C23" w:rsidRPr="00F54287" w:rsidRDefault="00AC4C23" w:rsidP="00AC4C23">
      <w:pPr>
        <w:rPr>
          <w:lang w:eastAsia="x-none"/>
        </w:rPr>
      </w:pPr>
      <w:r w:rsidRPr="00F54287">
        <w:rPr>
          <w:lang w:eastAsia="x-none"/>
        </w:rPr>
        <w:t>Email discussion on NW energy saving techniques by May 20</w:t>
      </w:r>
    </w:p>
    <w:p w14:paraId="7C5570EB" w14:textId="77777777" w:rsidR="00AC4C23" w:rsidRPr="00F54287" w:rsidRDefault="00AC4C23" w:rsidP="00842CF4">
      <w:pPr>
        <w:numPr>
          <w:ilvl w:val="0"/>
          <w:numId w:val="125"/>
        </w:numPr>
        <w:rPr>
          <w:lang w:eastAsia="x-none"/>
        </w:rPr>
      </w:pPr>
      <w:r w:rsidRPr="00F54287">
        <w:rPr>
          <w:lang w:eastAsia="x-none"/>
        </w:rPr>
        <w:t>Check points: May 13, May 20</w:t>
      </w:r>
    </w:p>
    <w:p w14:paraId="1A771CC0" w14:textId="31779EB3" w:rsidR="00AC4C23" w:rsidRDefault="001B5688" w:rsidP="00AC4C23">
      <w:pPr>
        <w:rPr>
          <w:lang w:eastAsia="x-none"/>
        </w:rPr>
      </w:pPr>
      <w:hyperlink r:id="rId2572" w:history="1">
        <w:r w:rsidR="000B5C49">
          <w:rPr>
            <w:rStyle w:val="Hyperlink"/>
            <w:lang w:eastAsia="x-none"/>
          </w:rPr>
          <w:t>R1-2205141</w:t>
        </w:r>
      </w:hyperlink>
      <w:r w:rsidR="00AC4C23">
        <w:rPr>
          <w:lang w:eastAsia="x-none"/>
        </w:rPr>
        <w:tab/>
        <w:t>Summary #1 for email discussion on energy saving techniques of NW energy saving SI</w:t>
      </w:r>
      <w:r w:rsidR="00AC4C23">
        <w:rPr>
          <w:lang w:eastAsia="x-none"/>
        </w:rPr>
        <w:tab/>
        <w:t>Moderator (Intel Corporation)</w:t>
      </w:r>
    </w:p>
    <w:p w14:paraId="6E88C0F4" w14:textId="77FBFFE6" w:rsidR="00F54287" w:rsidRPr="00F54287" w:rsidRDefault="001B5688" w:rsidP="00F54287">
      <w:pPr>
        <w:rPr>
          <w:b/>
          <w:bCs/>
          <w:lang w:eastAsia="x-none"/>
        </w:rPr>
      </w:pPr>
      <w:hyperlink r:id="rId2573" w:history="1">
        <w:r w:rsidR="000B5C49">
          <w:rPr>
            <w:rStyle w:val="Hyperlink"/>
            <w:b/>
            <w:bCs/>
            <w:lang w:eastAsia="x-none"/>
          </w:rPr>
          <w:t>R1-2205533</w:t>
        </w:r>
      </w:hyperlink>
      <w:r w:rsidR="00F54287" w:rsidRPr="00F54287">
        <w:rPr>
          <w:b/>
          <w:bCs/>
          <w:lang w:eastAsia="x-none"/>
        </w:rPr>
        <w:tab/>
        <w:t>Summary #2 for email discussion on energy saving techniques of NW energy saving SI</w:t>
      </w:r>
      <w:r w:rsidR="00F54287" w:rsidRPr="00F54287">
        <w:rPr>
          <w:b/>
          <w:bCs/>
          <w:lang w:eastAsia="x-none"/>
        </w:rPr>
        <w:tab/>
        <w:t>Moderator (Intel Corporation)</w:t>
      </w:r>
    </w:p>
    <w:p w14:paraId="41DAAA71" w14:textId="0A3BCB3A" w:rsidR="00F54287" w:rsidRDefault="00F54287" w:rsidP="00F54287">
      <w:pPr>
        <w:rPr>
          <w:lang w:eastAsia="x-none"/>
        </w:rPr>
      </w:pPr>
      <w:r w:rsidRPr="00F54287">
        <w:rPr>
          <w:b/>
          <w:bCs/>
          <w:lang w:eastAsia="x-none"/>
        </w:rPr>
        <w:t>Decision:</w:t>
      </w:r>
      <w:r>
        <w:rPr>
          <w:lang w:eastAsia="x-none"/>
        </w:rPr>
        <w:t xml:space="preserve"> As per email decision posted on May 20</w:t>
      </w:r>
      <w:r w:rsidRPr="00F54287">
        <w:rPr>
          <w:vertAlign w:val="superscript"/>
          <w:lang w:eastAsia="x-none"/>
        </w:rPr>
        <w:t>th</w:t>
      </w:r>
      <w:r>
        <w:rPr>
          <w:lang w:eastAsia="x-none"/>
        </w:rPr>
        <w:t>,</w:t>
      </w:r>
    </w:p>
    <w:p w14:paraId="43EE9443" w14:textId="6AE020BC" w:rsidR="00F54287" w:rsidRPr="00F54287" w:rsidRDefault="00F54287" w:rsidP="00F54287">
      <w:pPr>
        <w:pStyle w:val="BodyText"/>
        <w:spacing w:after="0"/>
        <w:rPr>
          <w:rFonts w:ascii="Times New Roman" w:hAnsi="Times New Roman"/>
          <w:szCs w:val="20"/>
          <w:highlight w:val="green"/>
          <w:lang w:val="en-US" w:eastAsia="en-GB"/>
        </w:rPr>
      </w:pPr>
      <w:r>
        <w:rPr>
          <w:rFonts w:ascii="Times New Roman" w:hAnsi="Times New Roman"/>
          <w:szCs w:val="20"/>
          <w:highlight w:val="green"/>
          <w:lang w:val="en-US"/>
        </w:rPr>
        <w:t>Agreement</w:t>
      </w:r>
    </w:p>
    <w:p w14:paraId="32BAA602" w14:textId="77777777" w:rsidR="00F54287" w:rsidRPr="00F54287" w:rsidRDefault="00F54287" w:rsidP="00F54287">
      <w:pPr>
        <w:pStyle w:val="BodyText"/>
        <w:spacing w:after="0"/>
        <w:rPr>
          <w:rFonts w:ascii="Times New Roman" w:hAnsi="Times New Roman"/>
          <w:szCs w:val="20"/>
          <w:lang w:val="en-US" w:eastAsia="zh-CN"/>
        </w:rPr>
      </w:pPr>
      <w:r w:rsidRPr="00F54287">
        <w:rPr>
          <w:rFonts w:ascii="Times New Roman" w:hAnsi="Times New Roman"/>
          <w:szCs w:val="20"/>
          <w:lang w:val="en-US" w:eastAsia="zh-CN"/>
        </w:rPr>
        <w:t>Further study techniques and enhancements for increasing time domain energy saving opportunities by the gNB, including (but not limited to) the following aspects:</w:t>
      </w:r>
    </w:p>
    <w:p w14:paraId="3D7F6222" w14:textId="77777777" w:rsidR="00F54287" w:rsidRPr="00F54287" w:rsidRDefault="00F54287" w:rsidP="00CF6E6D">
      <w:pPr>
        <w:pStyle w:val="BodyText"/>
        <w:numPr>
          <w:ilvl w:val="0"/>
          <w:numId w:val="344"/>
        </w:numPr>
        <w:spacing w:after="0"/>
        <w:rPr>
          <w:rFonts w:ascii="Times New Roman" w:hAnsi="Times New Roman"/>
          <w:szCs w:val="20"/>
          <w:lang w:val="en-US" w:eastAsia="zh-CN"/>
        </w:rPr>
      </w:pPr>
      <w:r w:rsidRPr="00F54287">
        <w:rPr>
          <w:rFonts w:ascii="Times New Roman" w:hAnsi="Times New Roman"/>
          <w:szCs w:val="20"/>
          <w:lang w:val="en-US" w:eastAsia="zh-CN"/>
        </w:rPr>
        <w:t>potential methods of reducing/adapting transmission/reception of common channels/signals, e.g. SSB, SIB1, other SI, paging, PRACH, and its impact to initial access procedure, cell (re)selection, handover, synchronization and measurements performed by the idle/inactive/connected UE;</w:t>
      </w:r>
    </w:p>
    <w:p w14:paraId="5AE49029" w14:textId="77777777" w:rsidR="00F54287" w:rsidRPr="00F54287" w:rsidRDefault="00F54287" w:rsidP="00CF6E6D">
      <w:pPr>
        <w:pStyle w:val="BodyText"/>
        <w:numPr>
          <w:ilvl w:val="1"/>
          <w:numId w:val="344"/>
        </w:numPr>
        <w:spacing w:after="0"/>
        <w:rPr>
          <w:rFonts w:ascii="Times New Roman" w:hAnsi="Times New Roman"/>
          <w:szCs w:val="20"/>
          <w:lang w:val="en-US" w:eastAsia="zh-CN"/>
        </w:rPr>
      </w:pPr>
      <w:r w:rsidRPr="00F54287">
        <w:rPr>
          <w:rFonts w:ascii="Times New Roman" w:hAnsi="Times New Roman"/>
          <w:szCs w:val="20"/>
          <w:lang w:val="en-US" w:eastAsia="zh-CN"/>
        </w:rPr>
        <w:t>potential methods of reducing transmission/reception of common channels/signals can include no- or reduced-transmission/reception, increased periodicity, enablement of on-demand transmission/reception of common channels/signals, or offloading of common channels/signals to other carriers or use of light or relaxed versions of common channels /signals</w:t>
      </w:r>
    </w:p>
    <w:p w14:paraId="0D7B5E9F" w14:textId="77777777" w:rsidR="00F54287" w:rsidRPr="00F54287" w:rsidRDefault="00F54287" w:rsidP="00CF6E6D">
      <w:pPr>
        <w:pStyle w:val="BodyText"/>
        <w:numPr>
          <w:ilvl w:val="0"/>
          <w:numId w:val="344"/>
        </w:numPr>
        <w:spacing w:after="0"/>
        <w:rPr>
          <w:rFonts w:ascii="Times New Roman" w:hAnsi="Times New Roman"/>
          <w:szCs w:val="20"/>
          <w:lang w:val="en-US" w:eastAsia="zh-CN"/>
        </w:rPr>
      </w:pPr>
      <w:r w:rsidRPr="00F54287">
        <w:rPr>
          <w:rFonts w:ascii="Times New Roman" w:hAnsi="Times New Roman"/>
          <w:szCs w:val="20"/>
          <w:lang w:val="en-US" w:eastAsia="zh-CN"/>
        </w:rPr>
        <w:lastRenderedPageBreak/>
        <w:t>potential methods of reducing/adapting transmission/reception of periodic and semi-persistent signals and channels configuration such as CSI-RS, group-common/UE-specific PDCCH, SPS PDSCH, PUCCH carrying SR, PUCCH/PUSCH carrying CSI reports, PUCCH carrying HARQ-ACK for SPS, CG-PUSCH, SRS, positioning RS (PRS), etc.</w:t>
      </w:r>
    </w:p>
    <w:p w14:paraId="50E9B88D" w14:textId="77777777" w:rsidR="00F54287" w:rsidRPr="00F54287" w:rsidRDefault="00F54287" w:rsidP="00CF6E6D">
      <w:pPr>
        <w:pStyle w:val="BodyText"/>
        <w:numPr>
          <w:ilvl w:val="0"/>
          <w:numId w:val="344"/>
        </w:numPr>
        <w:spacing w:after="0"/>
        <w:rPr>
          <w:rFonts w:ascii="Times New Roman" w:hAnsi="Times New Roman"/>
          <w:szCs w:val="20"/>
          <w:lang w:val="en-US" w:eastAsia="zh-CN"/>
        </w:rPr>
      </w:pPr>
      <w:r w:rsidRPr="00F54287">
        <w:rPr>
          <w:rFonts w:ascii="Times New Roman" w:hAnsi="Times New Roman"/>
          <w:szCs w:val="20"/>
          <w:lang w:val="en-US" w:eastAsia="zh-CN"/>
        </w:rPr>
        <w:t>semi-static and/or dynamic cell on/off in one or more granularity, e.g. /subframe/slot/symbol; some examples are:</w:t>
      </w:r>
    </w:p>
    <w:p w14:paraId="3159DB4E" w14:textId="77777777" w:rsidR="00F54287" w:rsidRPr="00F54287" w:rsidRDefault="00F54287" w:rsidP="00CF6E6D">
      <w:pPr>
        <w:pStyle w:val="BodyText"/>
        <w:numPr>
          <w:ilvl w:val="1"/>
          <w:numId w:val="344"/>
        </w:numPr>
        <w:spacing w:after="0"/>
        <w:rPr>
          <w:rFonts w:ascii="Times New Roman" w:hAnsi="Times New Roman"/>
          <w:szCs w:val="20"/>
          <w:lang w:val="en-US" w:eastAsia="zh-CN"/>
        </w:rPr>
      </w:pPr>
      <w:r w:rsidRPr="00F54287">
        <w:rPr>
          <w:rFonts w:ascii="Times New Roman" w:hAnsi="Times New Roman"/>
          <w:szCs w:val="20"/>
          <w:lang w:val="en-US" w:eastAsia="zh-CN"/>
        </w:rPr>
        <w:t>Cell/network node activation request by the UE, for example using signal/channel from UE for gNB’s wake-up request</w:t>
      </w:r>
    </w:p>
    <w:p w14:paraId="5F3F1042" w14:textId="77777777" w:rsidR="00F54287" w:rsidRPr="00F54287" w:rsidRDefault="00F54287" w:rsidP="00CF6E6D">
      <w:pPr>
        <w:pStyle w:val="BodyText"/>
        <w:numPr>
          <w:ilvl w:val="1"/>
          <w:numId w:val="344"/>
        </w:numPr>
        <w:spacing w:after="0"/>
        <w:rPr>
          <w:rFonts w:ascii="Times New Roman" w:hAnsi="Times New Roman"/>
          <w:szCs w:val="20"/>
          <w:lang w:val="en-US" w:eastAsia="zh-CN"/>
        </w:rPr>
      </w:pPr>
      <w:r w:rsidRPr="00F54287">
        <w:rPr>
          <w:rFonts w:ascii="Times New Roman" w:hAnsi="Times New Roman"/>
          <w:szCs w:val="20"/>
          <w:lang w:val="en-US" w:eastAsia="zh-CN"/>
        </w:rPr>
        <w:t>enhancements to L1/L2 based mobility to efficiently enable a network node (e.g. TRP, repeater) on/off operation within a cell (within network energy saving SI scope)</w:t>
      </w:r>
    </w:p>
    <w:p w14:paraId="115F946A" w14:textId="77777777" w:rsidR="00F54287" w:rsidRPr="00F54287" w:rsidRDefault="00F54287" w:rsidP="00CF6E6D">
      <w:pPr>
        <w:pStyle w:val="BodyText"/>
        <w:numPr>
          <w:ilvl w:val="1"/>
          <w:numId w:val="344"/>
        </w:numPr>
        <w:spacing w:after="0"/>
        <w:rPr>
          <w:rFonts w:ascii="Times New Roman" w:hAnsi="Times New Roman"/>
          <w:szCs w:val="20"/>
          <w:lang w:val="en-US" w:eastAsia="zh-CN"/>
        </w:rPr>
      </w:pPr>
      <w:r w:rsidRPr="00F54287">
        <w:rPr>
          <w:rFonts w:ascii="Times New Roman" w:hAnsi="Times New Roman"/>
          <w:szCs w:val="20"/>
          <w:lang w:val="en-US" w:eastAsia="zh-CN"/>
        </w:rPr>
        <w:t>signaling enhancements for indication of semi-static and/or dynamic cell/subframe/slot/symbol on/off duration</w:t>
      </w:r>
    </w:p>
    <w:p w14:paraId="1ACD5138" w14:textId="77777777" w:rsidR="00F54287" w:rsidRPr="00F54287" w:rsidRDefault="00F54287" w:rsidP="00CF6E6D">
      <w:pPr>
        <w:pStyle w:val="BodyText"/>
        <w:numPr>
          <w:ilvl w:val="0"/>
          <w:numId w:val="344"/>
        </w:numPr>
        <w:spacing w:after="0"/>
        <w:rPr>
          <w:rFonts w:ascii="Times New Roman" w:hAnsi="Times New Roman"/>
          <w:szCs w:val="20"/>
          <w:lang w:val="en-US" w:eastAsia="zh-CN"/>
        </w:rPr>
      </w:pPr>
      <w:r w:rsidRPr="00F54287">
        <w:rPr>
          <w:rFonts w:ascii="Times New Roman" w:hAnsi="Times New Roman"/>
          <w:szCs w:val="20"/>
          <w:lang w:val="en-US" w:eastAsia="zh-CN"/>
        </w:rPr>
        <w:t>support of periodic and/or on-demand reference signal(s) from the gNB to aid discovery of a cell;</w:t>
      </w:r>
    </w:p>
    <w:p w14:paraId="51B19959" w14:textId="77777777" w:rsidR="00F54287" w:rsidRPr="00F54287" w:rsidRDefault="00F54287" w:rsidP="00CF6E6D">
      <w:pPr>
        <w:pStyle w:val="BodyText"/>
        <w:numPr>
          <w:ilvl w:val="0"/>
          <w:numId w:val="344"/>
        </w:numPr>
        <w:spacing w:after="0"/>
        <w:rPr>
          <w:rFonts w:ascii="Times New Roman" w:hAnsi="Times New Roman"/>
          <w:szCs w:val="20"/>
          <w:lang w:val="en-US" w:eastAsia="zh-CN"/>
        </w:rPr>
      </w:pPr>
      <w:r w:rsidRPr="00F54287">
        <w:rPr>
          <w:rFonts w:ascii="Times New Roman" w:hAnsi="Times New Roman"/>
          <w:szCs w:val="20"/>
          <w:lang w:val="en-US" w:eastAsia="zh-CN"/>
        </w:rPr>
        <w:t>dynamic adaptation of UE C-DRX configurations in a UE-group or cell-specific manner</w:t>
      </w:r>
    </w:p>
    <w:p w14:paraId="2554DA87" w14:textId="77777777" w:rsidR="00F54287" w:rsidRPr="00F54287" w:rsidRDefault="00F54287" w:rsidP="00CF6E6D">
      <w:pPr>
        <w:pStyle w:val="BodyText"/>
        <w:numPr>
          <w:ilvl w:val="0"/>
          <w:numId w:val="344"/>
        </w:numPr>
        <w:spacing w:after="0"/>
        <w:rPr>
          <w:rFonts w:ascii="Times New Roman" w:hAnsi="Times New Roman"/>
          <w:szCs w:val="20"/>
          <w:lang w:val="en-US" w:eastAsia="zh-CN"/>
        </w:rPr>
      </w:pPr>
      <w:r w:rsidRPr="00F54287">
        <w:rPr>
          <w:rFonts w:ascii="Times New Roman" w:hAnsi="Times New Roman"/>
          <w:szCs w:val="20"/>
          <w:lang w:val="en-US" w:eastAsia="zh-CN"/>
        </w:rPr>
        <w:t>Mechanism to utilize potential energy saving states or sleep modes and the transition between states from leveraging cell on/off opportunities</w:t>
      </w:r>
    </w:p>
    <w:p w14:paraId="435035CC" w14:textId="77777777" w:rsidR="00F54287" w:rsidRPr="00F54287" w:rsidRDefault="00F54287" w:rsidP="00CF6E6D">
      <w:pPr>
        <w:pStyle w:val="BodyText"/>
        <w:numPr>
          <w:ilvl w:val="1"/>
          <w:numId w:val="344"/>
        </w:numPr>
        <w:spacing w:after="0"/>
        <w:rPr>
          <w:rFonts w:ascii="Times New Roman" w:hAnsi="Times New Roman"/>
          <w:szCs w:val="20"/>
          <w:lang w:val="en-US" w:eastAsia="zh-CN"/>
        </w:rPr>
      </w:pPr>
      <w:r w:rsidRPr="00F54287">
        <w:rPr>
          <w:rFonts w:ascii="Times New Roman" w:hAnsi="Times New Roman"/>
          <w:szCs w:val="20"/>
          <w:lang w:val="en-US" w:eastAsia="zh-CN"/>
        </w:rPr>
        <w:t>including studies of waking up gNB due to user traffic, or user density, or gNB receiving wake up signal</w:t>
      </w:r>
    </w:p>
    <w:p w14:paraId="772CBB42" w14:textId="77777777" w:rsidR="00F54287" w:rsidRPr="00F54287" w:rsidRDefault="00F54287" w:rsidP="00CF6E6D">
      <w:pPr>
        <w:pStyle w:val="BodyText"/>
        <w:numPr>
          <w:ilvl w:val="1"/>
          <w:numId w:val="344"/>
        </w:numPr>
        <w:spacing w:after="0"/>
        <w:rPr>
          <w:rFonts w:ascii="Times New Roman" w:hAnsi="Times New Roman"/>
          <w:szCs w:val="20"/>
          <w:lang w:val="en-US" w:eastAsia="zh-CN"/>
        </w:rPr>
      </w:pPr>
      <w:r w:rsidRPr="00F54287">
        <w:rPr>
          <w:rFonts w:ascii="Times New Roman" w:hAnsi="Times New Roman"/>
          <w:szCs w:val="20"/>
          <w:lang w:val="en-US" w:eastAsia="zh-CN"/>
        </w:rPr>
        <w:t>including technique to allow discovery and measurement of cells in sleep or dormant states</w:t>
      </w:r>
    </w:p>
    <w:p w14:paraId="0A18BF40" w14:textId="77777777" w:rsidR="00F54287" w:rsidRPr="00F54287" w:rsidRDefault="00F54287" w:rsidP="00CF6E6D">
      <w:pPr>
        <w:pStyle w:val="BodyText"/>
        <w:numPr>
          <w:ilvl w:val="0"/>
          <w:numId w:val="344"/>
        </w:numPr>
        <w:spacing w:after="0"/>
        <w:rPr>
          <w:rFonts w:ascii="Times New Roman" w:hAnsi="Times New Roman"/>
          <w:szCs w:val="20"/>
          <w:lang w:val="en-US" w:eastAsia="zh-CN"/>
        </w:rPr>
      </w:pPr>
      <w:r w:rsidRPr="00F54287">
        <w:rPr>
          <w:rFonts w:ascii="Times New Roman" w:hAnsi="Times New Roman"/>
          <w:szCs w:val="20"/>
          <w:lang w:val="en-US" w:eastAsia="zh-CN"/>
        </w:rPr>
        <w:t>UE assistant information facilitating BS time domain adaptation</w:t>
      </w:r>
    </w:p>
    <w:p w14:paraId="726DBFDB" w14:textId="77777777" w:rsidR="00F54287" w:rsidRPr="00F54287" w:rsidRDefault="00F54287" w:rsidP="00F54287">
      <w:pPr>
        <w:pStyle w:val="BodyText"/>
        <w:spacing w:after="0"/>
        <w:rPr>
          <w:rFonts w:ascii="Times New Roman" w:hAnsi="Times New Roman"/>
          <w:szCs w:val="20"/>
          <w:lang w:val="en-US" w:eastAsia="zh-CN"/>
        </w:rPr>
      </w:pPr>
      <w:r w:rsidRPr="00F54287">
        <w:rPr>
          <w:rFonts w:ascii="Times New Roman" w:hAnsi="Times New Roman"/>
          <w:szCs w:val="20"/>
          <w:lang w:val="en-US" w:eastAsia="zh-CN"/>
        </w:rPr>
        <w:t>Note: For all techniques above, study of time domain techniques is applicable for single component carrier and multi-component carrier cases. Use of UE grouping and its interaction with proposed techniques can be considered.</w:t>
      </w:r>
    </w:p>
    <w:p w14:paraId="77662AF1" w14:textId="77777777" w:rsidR="00F54287" w:rsidRPr="00F54287" w:rsidRDefault="00F54287" w:rsidP="00F54287">
      <w:pPr>
        <w:pStyle w:val="BodyText"/>
        <w:spacing w:after="0"/>
        <w:rPr>
          <w:rFonts w:ascii="Times New Roman" w:hAnsi="Times New Roman"/>
          <w:szCs w:val="20"/>
          <w:lang w:val="en-US" w:eastAsia="en-GB"/>
        </w:rPr>
      </w:pPr>
    </w:p>
    <w:p w14:paraId="04F22985" w14:textId="77777777" w:rsidR="00A423A8" w:rsidRPr="00F54287" w:rsidRDefault="00A423A8" w:rsidP="00A423A8">
      <w:pPr>
        <w:pStyle w:val="BodyText"/>
        <w:spacing w:after="0"/>
        <w:rPr>
          <w:rFonts w:ascii="Times New Roman" w:hAnsi="Times New Roman"/>
          <w:szCs w:val="20"/>
          <w:highlight w:val="green"/>
          <w:lang w:val="en-US" w:eastAsia="en-GB"/>
        </w:rPr>
      </w:pPr>
      <w:r>
        <w:rPr>
          <w:rFonts w:ascii="Times New Roman" w:hAnsi="Times New Roman"/>
          <w:szCs w:val="20"/>
          <w:highlight w:val="green"/>
          <w:lang w:val="en-US"/>
        </w:rPr>
        <w:t>Agreement</w:t>
      </w:r>
    </w:p>
    <w:p w14:paraId="487CC161" w14:textId="77777777" w:rsidR="00F54287" w:rsidRPr="00F54287" w:rsidRDefault="00F54287" w:rsidP="00F54287">
      <w:pPr>
        <w:pStyle w:val="BodyText"/>
        <w:spacing w:after="0"/>
        <w:rPr>
          <w:rFonts w:ascii="Times New Roman" w:hAnsi="Times New Roman"/>
          <w:szCs w:val="20"/>
          <w:lang w:val="en-US" w:eastAsia="zh-CN"/>
        </w:rPr>
      </w:pPr>
      <w:r w:rsidRPr="00F54287">
        <w:rPr>
          <w:rFonts w:ascii="Times New Roman" w:hAnsi="Times New Roman"/>
          <w:szCs w:val="20"/>
          <w:lang w:val="en-US" w:eastAsia="zh-CN"/>
        </w:rPr>
        <w:t>Further study techniques and enhancements for frequency resource usage adaptation by the gNB, including (but not limited to) the following aspects:</w:t>
      </w:r>
    </w:p>
    <w:p w14:paraId="751370B7" w14:textId="77777777" w:rsidR="00F54287" w:rsidRPr="00F54287" w:rsidRDefault="00F54287" w:rsidP="00CF6E6D">
      <w:pPr>
        <w:pStyle w:val="BodyText"/>
        <w:numPr>
          <w:ilvl w:val="0"/>
          <w:numId w:val="345"/>
        </w:numPr>
        <w:spacing w:after="0"/>
        <w:rPr>
          <w:rFonts w:ascii="Times New Roman" w:hAnsi="Times New Roman"/>
          <w:szCs w:val="20"/>
          <w:lang w:val="en-US" w:eastAsia="zh-CN"/>
        </w:rPr>
      </w:pPr>
      <w:r w:rsidRPr="00F54287">
        <w:rPr>
          <w:rFonts w:ascii="Times New Roman" w:hAnsi="Times New Roman"/>
          <w:szCs w:val="20"/>
          <w:lang w:val="en-US" w:eastAsia="zh-CN"/>
        </w:rPr>
        <w:t>For operations with single-carrier or within a single CC</w:t>
      </w:r>
    </w:p>
    <w:p w14:paraId="05D80B74" w14:textId="77777777" w:rsidR="00F54287" w:rsidRPr="00F54287" w:rsidRDefault="00F54287" w:rsidP="00CF6E6D">
      <w:pPr>
        <w:pStyle w:val="BodyText"/>
        <w:numPr>
          <w:ilvl w:val="1"/>
          <w:numId w:val="345"/>
        </w:numPr>
        <w:spacing w:after="0"/>
        <w:rPr>
          <w:rFonts w:ascii="Times New Roman" w:hAnsi="Times New Roman"/>
          <w:szCs w:val="20"/>
          <w:lang w:val="en-US" w:eastAsia="zh-CN"/>
        </w:rPr>
      </w:pPr>
      <w:r w:rsidRPr="00F54287">
        <w:rPr>
          <w:rFonts w:ascii="Times New Roman" w:hAnsi="Times New Roman"/>
          <w:szCs w:val="20"/>
          <w:lang w:val="en-US" w:eastAsia="zh-CN"/>
        </w:rPr>
        <w:t>Enhancements to dynamic bandwidth adaptation</w:t>
      </w:r>
    </w:p>
    <w:p w14:paraId="4C3C1511" w14:textId="77777777" w:rsidR="00F54287" w:rsidRPr="00F54287" w:rsidRDefault="00F54287" w:rsidP="00CF6E6D">
      <w:pPr>
        <w:pStyle w:val="BodyText"/>
        <w:numPr>
          <w:ilvl w:val="2"/>
          <w:numId w:val="345"/>
        </w:numPr>
        <w:spacing w:after="0"/>
        <w:rPr>
          <w:rFonts w:ascii="Times New Roman" w:hAnsi="Times New Roman"/>
          <w:szCs w:val="20"/>
          <w:lang w:val="en-US" w:eastAsia="zh-CN"/>
        </w:rPr>
      </w:pPr>
      <w:r w:rsidRPr="00F54287">
        <w:rPr>
          <w:rFonts w:ascii="Times New Roman" w:hAnsi="Times New Roman"/>
          <w:szCs w:val="20"/>
          <w:lang w:val="en-US" w:eastAsia="zh-CN"/>
        </w:rPr>
        <w:t>including adjustments to RBs and/or BWP used by (Rel-18) UEs for transmission and reception, reducing BWP switch delay, UE-group BWP switching, and joint adaptation of transmission bandwidth and power spectral density</w:t>
      </w:r>
    </w:p>
    <w:p w14:paraId="3801024C" w14:textId="77777777" w:rsidR="00F54287" w:rsidRPr="00F54287" w:rsidRDefault="00F54287" w:rsidP="00CF6E6D">
      <w:pPr>
        <w:pStyle w:val="BodyText"/>
        <w:numPr>
          <w:ilvl w:val="1"/>
          <w:numId w:val="345"/>
        </w:numPr>
        <w:spacing w:after="0"/>
        <w:rPr>
          <w:rFonts w:ascii="Times New Roman" w:hAnsi="Times New Roman"/>
          <w:szCs w:val="20"/>
          <w:lang w:val="en-US" w:eastAsia="zh-CN"/>
        </w:rPr>
      </w:pPr>
      <w:r w:rsidRPr="00F54287">
        <w:rPr>
          <w:rFonts w:ascii="Times New Roman" w:hAnsi="Times New Roman"/>
          <w:szCs w:val="20"/>
          <w:lang w:val="en-US" w:eastAsia="zh-CN"/>
        </w:rPr>
        <w:t>supporting UE group-common BWP or cell-specific BWP or dedicated BWP for network energy savings, and related BWP switching mechanism</w:t>
      </w:r>
    </w:p>
    <w:p w14:paraId="19C1DE46" w14:textId="77777777" w:rsidR="00F54287" w:rsidRPr="00F54287" w:rsidRDefault="00F54287" w:rsidP="00CF6E6D">
      <w:pPr>
        <w:pStyle w:val="BodyText"/>
        <w:numPr>
          <w:ilvl w:val="1"/>
          <w:numId w:val="345"/>
        </w:numPr>
        <w:spacing w:after="0"/>
        <w:rPr>
          <w:rFonts w:ascii="Times New Roman" w:hAnsi="Times New Roman"/>
          <w:szCs w:val="20"/>
          <w:lang w:val="en-US" w:eastAsia="zh-CN"/>
        </w:rPr>
      </w:pPr>
      <w:r w:rsidRPr="00F54287">
        <w:rPr>
          <w:rFonts w:ascii="Times New Roman" w:hAnsi="Times New Roman"/>
          <w:szCs w:val="20"/>
          <w:lang w:val="en-US" w:eastAsia="zh-CN"/>
        </w:rPr>
        <w:t>Enhancements for the case of frequent BWP switching such as resource configurations for SPS PDSCH and Type-2 CG PUSCH</w:t>
      </w:r>
    </w:p>
    <w:p w14:paraId="3D78F3E7" w14:textId="77777777" w:rsidR="00F54287" w:rsidRPr="00F54287" w:rsidRDefault="00F54287" w:rsidP="00CF6E6D">
      <w:pPr>
        <w:pStyle w:val="BodyText"/>
        <w:numPr>
          <w:ilvl w:val="0"/>
          <w:numId w:val="345"/>
        </w:numPr>
        <w:spacing w:after="0"/>
        <w:rPr>
          <w:rFonts w:ascii="Times New Roman" w:hAnsi="Times New Roman"/>
          <w:szCs w:val="20"/>
          <w:lang w:val="en-US" w:eastAsia="zh-CN"/>
        </w:rPr>
      </w:pPr>
      <w:r w:rsidRPr="00F54287">
        <w:rPr>
          <w:rFonts w:ascii="Times New Roman" w:hAnsi="Times New Roman"/>
          <w:szCs w:val="20"/>
          <w:lang w:val="en-US" w:eastAsia="zh-CN"/>
        </w:rPr>
        <w:t>For operation with multi-carrier</w:t>
      </w:r>
    </w:p>
    <w:p w14:paraId="6431C1E7" w14:textId="77777777" w:rsidR="00F54287" w:rsidRPr="00F54287" w:rsidRDefault="00F54287" w:rsidP="00CF6E6D">
      <w:pPr>
        <w:pStyle w:val="BodyText"/>
        <w:numPr>
          <w:ilvl w:val="1"/>
          <w:numId w:val="345"/>
        </w:numPr>
        <w:spacing w:after="0"/>
        <w:rPr>
          <w:rFonts w:ascii="Times New Roman" w:hAnsi="Times New Roman"/>
          <w:szCs w:val="20"/>
          <w:lang w:val="en-US" w:eastAsia="zh-CN"/>
        </w:rPr>
      </w:pPr>
      <w:r w:rsidRPr="00F54287">
        <w:rPr>
          <w:rFonts w:ascii="Times New Roman" w:hAnsi="Times New Roman"/>
          <w:szCs w:val="20"/>
          <w:lang w:val="en-US" w:eastAsia="zh-CN"/>
        </w:rPr>
        <w:t>enablement of reducing/adapting common channels/signals for some CC in multi-carrier operations</w:t>
      </w:r>
    </w:p>
    <w:p w14:paraId="63E8A4B7" w14:textId="77777777" w:rsidR="00F54287" w:rsidRPr="00F54287" w:rsidRDefault="00F54287" w:rsidP="00CF6E6D">
      <w:pPr>
        <w:pStyle w:val="BodyText"/>
        <w:numPr>
          <w:ilvl w:val="2"/>
          <w:numId w:val="345"/>
        </w:numPr>
        <w:spacing w:after="0"/>
        <w:rPr>
          <w:rFonts w:ascii="Times New Roman" w:hAnsi="Times New Roman"/>
          <w:szCs w:val="20"/>
          <w:lang w:val="en-US" w:eastAsia="zh-CN"/>
        </w:rPr>
      </w:pPr>
      <w:r w:rsidRPr="00F54287">
        <w:rPr>
          <w:rFonts w:ascii="Times New Roman" w:hAnsi="Times New Roman"/>
          <w:szCs w:val="20"/>
          <w:lang w:val="en-US" w:eastAsia="zh-CN"/>
        </w:rPr>
        <w:t>including enablement of SSB-less secondary cell operation for some CC in case of inter-band CA. For SSB-less cell operation enablement, study the conditions and restrictions required for the operation and the related procedures for idle/inactive/connected UEs including SCell activation procedure with potential RAN4 involvement</w:t>
      </w:r>
    </w:p>
    <w:p w14:paraId="6F03EC99" w14:textId="77777777" w:rsidR="00F54287" w:rsidRPr="00F54287" w:rsidRDefault="00F54287" w:rsidP="00CF6E6D">
      <w:pPr>
        <w:pStyle w:val="BodyText"/>
        <w:numPr>
          <w:ilvl w:val="2"/>
          <w:numId w:val="345"/>
        </w:numPr>
        <w:spacing w:after="0"/>
        <w:rPr>
          <w:rFonts w:ascii="Times New Roman" w:hAnsi="Times New Roman"/>
          <w:szCs w:val="20"/>
          <w:lang w:val="en-US" w:eastAsia="zh-CN"/>
        </w:rPr>
      </w:pPr>
      <w:r w:rsidRPr="00F54287">
        <w:rPr>
          <w:rFonts w:ascii="Times New Roman" w:hAnsi="Times New Roman"/>
          <w:szCs w:val="20"/>
          <w:lang w:val="en-US" w:eastAsia="zh-CN"/>
        </w:rPr>
        <w:t>including enablement of SIB-less operation for some CC in case of intra-band and inter-band CA.</w:t>
      </w:r>
    </w:p>
    <w:p w14:paraId="0498ADE9" w14:textId="77777777" w:rsidR="00F54287" w:rsidRPr="00F54287" w:rsidRDefault="00F54287" w:rsidP="00CF6E6D">
      <w:pPr>
        <w:pStyle w:val="BodyText"/>
        <w:numPr>
          <w:ilvl w:val="2"/>
          <w:numId w:val="345"/>
        </w:numPr>
        <w:spacing w:after="0"/>
        <w:rPr>
          <w:rFonts w:ascii="Times New Roman" w:hAnsi="Times New Roman"/>
          <w:szCs w:val="20"/>
          <w:lang w:val="en-US" w:eastAsia="zh-CN"/>
        </w:rPr>
      </w:pPr>
      <w:r w:rsidRPr="00F54287">
        <w:rPr>
          <w:rFonts w:ascii="Times New Roman" w:hAnsi="Times New Roman"/>
          <w:szCs w:val="20"/>
          <w:lang w:val="en-US" w:eastAsia="zh-CN"/>
        </w:rPr>
        <w:t>Reducing/adapting gNB’s transmission/reception of other common channels/signals (than SSB) and TRS for some CC in multi-carrier operations</w:t>
      </w:r>
    </w:p>
    <w:p w14:paraId="70546EBA" w14:textId="77777777" w:rsidR="00F54287" w:rsidRPr="00F54287" w:rsidRDefault="00F54287" w:rsidP="00CF6E6D">
      <w:pPr>
        <w:pStyle w:val="BodyText"/>
        <w:numPr>
          <w:ilvl w:val="1"/>
          <w:numId w:val="345"/>
        </w:numPr>
        <w:spacing w:after="0"/>
        <w:rPr>
          <w:rFonts w:ascii="Times New Roman" w:hAnsi="Times New Roman"/>
          <w:szCs w:val="20"/>
          <w:lang w:val="en-US" w:eastAsia="zh-CN"/>
        </w:rPr>
      </w:pPr>
      <w:r w:rsidRPr="00F54287">
        <w:rPr>
          <w:rFonts w:ascii="Times New Roman" w:hAnsi="Times New Roman"/>
          <w:szCs w:val="20"/>
          <w:lang w:val="en-US" w:eastAsia="zh-CN"/>
        </w:rPr>
        <w:t>enhancements on Scell activation and deactivation, enhancements on Scell dormancy and dynamic Pcell switching</w:t>
      </w:r>
    </w:p>
    <w:p w14:paraId="7228C06A" w14:textId="77777777" w:rsidR="00F54287" w:rsidRPr="00F54287" w:rsidRDefault="00F54287" w:rsidP="00CF6E6D">
      <w:pPr>
        <w:pStyle w:val="BodyText"/>
        <w:numPr>
          <w:ilvl w:val="2"/>
          <w:numId w:val="345"/>
        </w:numPr>
        <w:spacing w:after="0"/>
        <w:rPr>
          <w:rFonts w:ascii="Times New Roman" w:hAnsi="Times New Roman"/>
          <w:szCs w:val="20"/>
          <w:lang w:val="en-US" w:eastAsia="zh-CN"/>
        </w:rPr>
      </w:pPr>
      <w:r w:rsidRPr="00F54287">
        <w:rPr>
          <w:rFonts w:ascii="Times New Roman" w:hAnsi="Times New Roman"/>
          <w:szCs w:val="20"/>
          <w:lang w:val="en-US" w:eastAsia="zh-CN"/>
        </w:rPr>
        <w:t>including triggering conditions and methods for signaling activation/deactivation</w:t>
      </w:r>
    </w:p>
    <w:p w14:paraId="206AA39D" w14:textId="77777777" w:rsidR="00F54287" w:rsidRPr="00F54287" w:rsidRDefault="00F54287" w:rsidP="00CF6E6D">
      <w:pPr>
        <w:pStyle w:val="BodyText"/>
        <w:numPr>
          <w:ilvl w:val="2"/>
          <w:numId w:val="345"/>
        </w:numPr>
        <w:spacing w:after="0"/>
        <w:rPr>
          <w:rFonts w:ascii="Times New Roman" w:hAnsi="Times New Roman"/>
          <w:szCs w:val="20"/>
          <w:lang w:val="en-US" w:eastAsia="zh-CN"/>
        </w:rPr>
      </w:pPr>
      <w:r w:rsidRPr="00F54287">
        <w:rPr>
          <w:rFonts w:ascii="Times New Roman" w:hAnsi="Times New Roman"/>
          <w:szCs w:val="20"/>
          <w:lang w:val="en-US" w:eastAsia="zh-CN"/>
        </w:rPr>
        <w:t>including UE group common dynamic Pcell switching</w:t>
      </w:r>
    </w:p>
    <w:p w14:paraId="36137050" w14:textId="77777777" w:rsidR="00F54287" w:rsidRPr="00F54287" w:rsidRDefault="00F54287" w:rsidP="00F54287">
      <w:pPr>
        <w:pStyle w:val="BodyText"/>
        <w:spacing w:after="0"/>
        <w:rPr>
          <w:rFonts w:ascii="Times New Roman" w:hAnsi="Times New Roman"/>
          <w:szCs w:val="20"/>
          <w:lang w:val="en-US" w:eastAsia="en-GB"/>
        </w:rPr>
      </w:pPr>
    </w:p>
    <w:p w14:paraId="592F7389" w14:textId="77777777" w:rsidR="00A423A8" w:rsidRPr="00F54287" w:rsidRDefault="00A423A8" w:rsidP="00A423A8">
      <w:pPr>
        <w:pStyle w:val="BodyText"/>
        <w:spacing w:after="0"/>
        <w:rPr>
          <w:rFonts w:ascii="Times New Roman" w:hAnsi="Times New Roman"/>
          <w:szCs w:val="20"/>
          <w:highlight w:val="green"/>
          <w:lang w:val="en-US" w:eastAsia="en-GB"/>
        </w:rPr>
      </w:pPr>
      <w:r>
        <w:rPr>
          <w:rFonts w:ascii="Times New Roman" w:hAnsi="Times New Roman"/>
          <w:szCs w:val="20"/>
          <w:highlight w:val="green"/>
          <w:lang w:val="en-US"/>
        </w:rPr>
        <w:t>Agreement</w:t>
      </w:r>
    </w:p>
    <w:p w14:paraId="013CC57C" w14:textId="77777777" w:rsidR="00F54287" w:rsidRPr="00F54287" w:rsidRDefault="00F54287" w:rsidP="00F54287">
      <w:pPr>
        <w:pStyle w:val="BodyText"/>
        <w:spacing w:after="0"/>
        <w:rPr>
          <w:rFonts w:ascii="Times New Roman" w:hAnsi="Times New Roman"/>
          <w:szCs w:val="20"/>
          <w:lang w:val="en-US" w:eastAsia="zh-CN"/>
        </w:rPr>
      </w:pPr>
      <w:r w:rsidRPr="00F54287">
        <w:rPr>
          <w:rFonts w:ascii="Times New Roman" w:hAnsi="Times New Roman"/>
          <w:szCs w:val="20"/>
          <w:lang w:val="en-US" w:eastAsia="zh-CN"/>
        </w:rPr>
        <w:t>Further study techniques and enhancements for the adaptation of number of spatial elements of the gNB, including (but not limited to) the following aspects:</w:t>
      </w:r>
    </w:p>
    <w:p w14:paraId="1370C7EB" w14:textId="77777777" w:rsidR="00F54287" w:rsidRPr="00F54287" w:rsidRDefault="00F54287" w:rsidP="00CF6E6D">
      <w:pPr>
        <w:pStyle w:val="BodyText"/>
        <w:numPr>
          <w:ilvl w:val="0"/>
          <w:numId w:val="346"/>
        </w:numPr>
        <w:spacing w:after="0"/>
        <w:rPr>
          <w:rFonts w:ascii="Times New Roman" w:hAnsi="Times New Roman"/>
          <w:szCs w:val="20"/>
          <w:lang w:val="en-US" w:eastAsia="zh-CN"/>
        </w:rPr>
      </w:pPr>
      <w:r w:rsidRPr="00F54287">
        <w:rPr>
          <w:rFonts w:ascii="Times New Roman" w:hAnsi="Times New Roman"/>
          <w:szCs w:val="20"/>
          <w:lang w:val="en-US" w:eastAsia="zh-CN"/>
        </w:rPr>
        <w:t>Note: spatial elements may include antenna element(s), TxRU(s) (with sub-array/full-connection), antenna panel(s), TRxP(s) (co-located or geographically separated from each other), logical antenna port(s) (corresponding to specific signals and channels)</w:t>
      </w:r>
    </w:p>
    <w:p w14:paraId="68B239BE" w14:textId="77777777" w:rsidR="00F54287" w:rsidRPr="00F54287" w:rsidRDefault="00F54287" w:rsidP="00CF6E6D">
      <w:pPr>
        <w:pStyle w:val="BodyText"/>
        <w:numPr>
          <w:ilvl w:val="0"/>
          <w:numId w:val="346"/>
        </w:numPr>
        <w:spacing w:after="0"/>
        <w:rPr>
          <w:rFonts w:ascii="Times New Roman" w:hAnsi="Times New Roman"/>
          <w:szCs w:val="20"/>
          <w:lang w:val="en-US" w:eastAsia="zh-CN"/>
        </w:rPr>
      </w:pPr>
      <w:r w:rsidRPr="00F54287">
        <w:rPr>
          <w:rFonts w:ascii="Times New Roman" w:hAnsi="Times New Roman"/>
          <w:szCs w:val="20"/>
          <w:lang w:val="en-US" w:eastAsia="zh-CN"/>
        </w:rPr>
        <w:t>impact to UE operations from dynamic adaptation of spatial elements, e.g. measurements, CSI feedback, power control, PUSCH/PDSCH repetition, SRS transmission, TCI configuration, beam management, beam failure recovery, radio link monitoring, cell (re)selection, handover, initial access, etc.,</w:t>
      </w:r>
    </w:p>
    <w:p w14:paraId="185E1C48" w14:textId="77777777" w:rsidR="00F54287" w:rsidRPr="00F54287" w:rsidRDefault="00F54287" w:rsidP="00CF6E6D">
      <w:pPr>
        <w:pStyle w:val="BodyText"/>
        <w:numPr>
          <w:ilvl w:val="0"/>
          <w:numId w:val="346"/>
        </w:numPr>
        <w:spacing w:after="0"/>
        <w:rPr>
          <w:rFonts w:ascii="Times New Roman" w:hAnsi="Times New Roman"/>
          <w:szCs w:val="20"/>
          <w:lang w:val="en-US" w:eastAsia="zh-CN"/>
        </w:rPr>
      </w:pPr>
      <w:r w:rsidRPr="00F54287">
        <w:rPr>
          <w:rFonts w:ascii="Times New Roman" w:hAnsi="Times New Roman"/>
          <w:szCs w:val="20"/>
          <w:lang w:val="en-US" w:eastAsia="zh-CN"/>
        </w:rPr>
        <w:t>feedback/assistance information from the UE required for support dynamic spatial element adaptation</w:t>
      </w:r>
    </w:p>
    <w:p w14:paraId="6D6FC7AD" w14:textId="77777777" w:rsidR="00F54287" w:rsidRPr="00F54287" w:rsidRDefault="00F54287" w:rsidP="00CF6E6D">
      <w:pPr>
        <w:pStyle w:val="BodyText"/>
        <w:numPr>
          <w:ilvl w:val="1"/>
          <w:numId w:val="346"/>
        </w:numPr>
        <w:spacing w:after="0"/>
        <w:rPr>
          <w:rFonts w:ascii="Times New Roman" w:hAnsi="Times New Roman"/>
          <w:szCs w:val="20"/>
          <w:lang w:val="en-US" w:eastAsia="zh-CN"/>
        </w:rPr>
      </w:pPr>
      <w:r w:rsidRPr="00F54287">
        <w:rPr>
          <w:rFonts w:ascii="Times New Roman" w:hAnsi="Times New Roman"/>
          <w:szCs w:val="20"/>
          <w:lang w:val="en-US" w:eastAsia="zh-CN"/>
        </w:rPr>
        <w:t>for example, CSI measurement and reports, SR, etc</w:t>
      </w:r>
    </w:p>
    <w:p w14:paraId="744C29A9" w14:textId="77777777" w:rsidR="00F54287" w:rsidRPr="00F54287" w:rsidRDefault="00F54287" w:rsidP="00CF6E6D">
      <w:pPr>
        <w:pStyle w:val="BodyText"/>
        <w:numPr>
          <w:ilvl w:val="0"/>
          <w:numId w:val="346"/>
        </w:numPr>
        <w:spacing w:after="0"/>
        <w:rPr>
          <w:rFonts w:ascii="Times New Roman" w:hAnsi="Times New Roman"/>
          <w:szCs w:val="20"/>
          <w:lang w:val="en-US" w:eastAsia="zh-CN"/>
        </w:rPr>
      </w:pPr>
      <w:r w:rsidRPr="00F54287">
        <w:rPr>
          <w:rFonts w:ascii="Times New Roman" w:hAnsi="Times New Roman"/>
          <w:szCs w:val="20"/>
          <w:lang w:val="en-US" w:eastAsia="zh-CN"/>
        </w:rPr>
        <w:t>signaling methods, including reduced signaling, for enabling dynamic spatial element adaptation</w:t>
      </w:r>
    </w:p>
    <w:p w14:paraId="28E7354D" w14:textId="77777777" w:rsidR="00F54287" w:rsidRPr="00F54287" w:rsidRDefault="00F54287" w:rsidP="00CF6E6D">
      <w:pPr>
        <w:pStyle w:val="BodyText"/>
        <w:numPr>
          <w:ilvl w:val="0"/>
          <w:numId w:val="346"/>
        </w:numPr>
        <w:spacing w:after="0"/>
        <w:rPr>
          <w:rFonts w:ascii="Times New Roman" w:hAnsi="Times New Roman"/>
          <w:szCs w:val="20"/>
          <w:lang w:val="en-US" w:eastAsia="zh-CN"/>
        </w:rPr>
      </w:pPr>
      <w:r w:rsidRPr="00F54287">
        <w:rPr>
          <w:rFonts w:ascii="Times New Roman" w:hAnsi="Times New Roman"/>
          <w:szCs w:val="20"/>
          <w:lang w:val="en-US" w:eastAsia="zh-CN"/>
        </w:rPr>
        <w:t>for example, group-common L1 signaling, broadcast signaling, MAC CE, etc.</w:t>
      </w:r>
    </w:p>
    <w:p w14:paraId="48F49D05" w14:textId="77777777" w:rsidR="00F54287" w:rsidRPr="00F54287" w:rsidRDefault="00F54287" w:rsidP="00CF6E6D">
      <w:pPr>
        <w:pStyle w:val="BodyText"/>
        <w:numPr>
          <w:ilvl w:val="0"/>
          <w:numId w:val="346"/>
        </w:numPr>
        <w:spacing w:after="0"/>
        <w:rPr>
          <w:rFonts w:ascii="Times New Roman" w:hAnsi="Times New Roman"/>
          <w:szCs w:val="20"/>
          <w:lang w:val="en-US" w:eastAsia="zh-CN"/>
        </w:rPr>
      </w:pPr>
      <w:r w:rsidRPr="00F54287">
        <w:rPr>
          <w:rFonts w:ascii="Times New Roman" w:hAnsi="Times New Roman"/>
          <w:szCs w:val="20"/>
          <w:lang w:val="en-US" w:eastAsia="zh-CN"/>
        </w:rPr>
        <w:t>dynamic TRxP adaptation;</w:t>
      </w:r>
    </w:p>
    <w:p w14:paraId="6B389EAF" w14:textId="77777777" w:rsidR="00F54287" w:rsidRPr="00F54287" w:rsidRDefault="00F54287" w:rsidP="00CF6E6D">
      <w:pPr>
        <w:pStyle w:val="BodyText"/>
        <w:numPr>
          <w:ilvl w:val="1"/>
          <w:numId w:val="346"/>
        </w:numPr>
        <w:spacing w:after="0"/>
        <w:rPr>
          <w:rFonts w:ascii="Times New Roman" w:hAnsi="Times New Roman"/>
          <w:szCs w:val="20"/>
          <w:lang w:val="en-US" w:eastAsia="zh-CN"/>
        </w:rPr>
      </w:pPr>
      <w:r w:rsidRPr="00F54287">
        <w:rPr>
          <w:rFonts w:ascii="Times New Roman" w:hAnsi="Times New Roman"/>
          <w:szCs w:val="20"/>
          <w:lang w:val="en-US" w:eastAsia="zh-CN"/>
        </w:rPr>
        <w:t>study of triggering on/off conditions for TRxP(s)</w:t>
      </w:r>
    </w:p>
    <w:p w14:paraId="762C7F8E" w14:textId="77777777" w:rsidR="00F54287" w:rsidRPr="00F54287" w:rsidRDefault="00F54287" w:rsidP="00CF6E6D">
      <w:pPr>
        <w:pStyle w:val="BodyText"/>
        <w:numPr>
          <w:ilvl w:val="2"/>
          <w:numId w:val="346"/>
        </w:numPr>
        <w:spacing w:after="0"/>
        <w:rPr>
          <w:rFonts w:ascii="Times New Roman" w:hAnsi="Times New Roman"/>
          <w:szCs w:val="20"/>
          <w:lang w:val="en-US" w:eastAsia="zh-CN"/>
        </w:rPr>
      </w:pPr>
      <w:r w:rsidRPr="00F54287">
        <w:rPr>
          <w:rFonts w:ascii="Times New Roman" w:hAnsi="Times New Roman"/>
          <w:szCs w:val="20"/>
          <w:lang w:val="en-US" w:eastAsia="zh-CN"/>
        </w:rPr>
        <w:t>note this may not have specification impact and could potentially be up to network implementation.</w:t>
      </w:r>
    </w:p>
    <w:p w14:paraId="24265EA7" w14:textId="77777777" w:rsidR="00F54287" w:rsidRPr="00F54287" w:rsidRDefault="00F54287" w:rsidP="00CF6E6D">
      <w:pPr>
        <w:pStyle w:val="BodyText"/>
        <w:numPr>
          <w:ilvl w:val="1"/>
          <w:numId w:val="346"/>
        </w:numPr>
        <w:spacing w:after="0"/>
        <w:rPr>
          <w:rFonts w:ascii="Times New Roman" w:hAnsi="Times New Roman"/>
          <w:szCs w:val="20"/>
          <w:lang w:val="en-US" w:eastAsia="zh-CN"/>
        </w:rPr>
      </w:pPr>
      <w:r w:rsidRPr="00F54287">
        <w:rPr>
          <w:rFonts w:ascii="Times New Roman" w:hAnsi="Times New Roman"/>
          <w:szCs w:val="20"/>
          <w:lang w:val="en-US" w:eastAsia="zh-CN"/>
        </w:rPr>
        <w:lastRenderedPageBreak/>
        <w:t>study of SSB, PL-RS, TRS, and CSI-RS re-configuration and its impact to initial access procedure, synchronization and measurements performed by the idle/inactive/connected UE</w:t>
      </w:r>
    </w:p>
    <w:p w14:paraId="6F09EE14" w14:textId="77777777" w:rsidR="00F54287" w:rsidRPr="00F54287" w:rsidRDefault="00F54287" w:rsidP="00CF6E6D">
      <w:pPr>
        <w:pStyle w:val="BodyText"/>
        <w:numPr>
          <w:ilvl w:val="0"/>
          <w:numId w:val="346"/>
        </w:numPr>
        <w:spacing w:after="0"/>
        <w:rPr>
          <w:rFonts w:ascii="Times New Roman" w:hAnsi="Times New Roman"/>
          <w:szCs w:val="20"/>
          <w:lang w:val="fr-FR" w:eastAsia="zh-CN"/>
        </w:rPr>
      </w:pPr>
      <w:r w:rsidRPr="00F54287">
        <w:rPr>
          <w:rFonts w:ascii="Times New Roman" w:hAnsi="Times New Roman"/>
          <w:szCs w:val="20"/>
          <w:lang w:val="fr-FR" w:eastAsia="zh-CN"/>
        </w:rPr>
        <w:t>dynamic logical port adaptation and efficient port reconfigurations</w:t>
      </w:r>
    </w:p>
    <w:p w14:paraId="6AFF650E" w14:textId="77777777" w:rsidR="00F54287" w:rsidRPr="00F54287" w:rsidRDefault="00F54287" w:rsidP="00CF6E6D">
      <w:pPr>
        <w:pStyle w:val="BodyText"/>
        <w:numPr>
          <w:ilvl w:val="1"/>
          <w:numId w:val="346"/>
        </w:numPr>
        <w:spacing w:after="0"/>
        <w:rPr>
          <w:rFonts w:ascii="Times New Roman" w:hAnsi="Times New Roman"/>
          <w:szCs w:val="20"/>
          <w:lang w:val="en-US" w:eastAsia="zh-CN"/>
        </w:rPr>
      </w:pPr>
      <w:r w:rsidRPr="00F54287">
        <w:rPr>
          <w:rFonts w:ascii="Times New Roman" w:hAnsi="Times New Roman"/>
          <w:szCs w:val="20"/>
          <w:lang w:val="en-US" w:eastAsia="zh-CN"/>
        </w:rPr>
        <w:t>study details of signaling the port (e.g. NZP CSI-RS ports) (if required to be known by the UE)</w:t>
      </w:r>
    </w:p>
    <w:p w14:paraId="62D4CA96" w14:textId="77777777" w:rsidR="00F54287" w:rsidRPr="00F54287" w:rsidRDefault="00F54287" w:rsidP="00CF6E6D">
      <w:pPr>
        <w:pStyle w:val="BodyText"/>
        <w:numPr>
          <w:ilvl w:val="1"/>
          <w:numId w:val="346"/>
        </w:numPr>
        <w:spacing w:after="0"/>
        <w:rPr>
          <w:rFonts w:ascii="Times New Roman" w:hAnsi="Times New Roman"/>
          <w:szCs w:val="20"/>
          <w:lang w:val="en-US" w:eastAsia="zh-CN"/>
        </w:rPr>
      </w:pPr>
      <w:r w:rsidRPr="00F54287">
        <w:rPr>
          <w:rFonts w:ascii="Times New Roman" w:hAnsi="Times New Roman"/>
          <w:szCs w:val="20"/>
          <w:lang w:val="en-US" w:eastAsia="zh-CN"/>
        </w:rPr>
        <w:t xml:space="preserve">study dynamic adaptation (including activation/deactivation) of CSI measurement or report configuration for port adaptation  </w:t>
      </w:r>
    </w:p>
    <w:p w14:paraId="186CCA1D" w14:textId="77777777" w:rsidR="00F54287" w:rsidRPr="00F54287" w:rsidRDefault="00F54287" w:rsidP="00CF6E6D">
      <w:pPr>
        <w:pStyle w:val="BodyText"/>
        <w:numPr>
          <w:ilvl w:val="0"/>
          <w:numId w:val="346"/>
        </w:numPr>
        <w:spacing w:after="0"/>
        <w:rPr>
          <w:rFonts w:ascii="Times New Roman" w:hAnsi="Times New Roman"/>
          <w:szCs w:val="20"/>
          <w:lang w:val="en-US" w:eastAsia="zh-CN"/>
        </w:rPr>
      </w:pPr>
      <w:r w:rsidRPr="00F54287">
        <w:rPr>
          <w:rFonts w:ascii="Times New Roman" w:hAnsi="Times New Roman"/>
          <w:szCs w:val="20"/>
          <w:lang w:val="en-US" w:eastAsia="zh-CN"/>
        </w:rPr>
        <w:t>Joint adaptation of spatial-domain, frequency-domain and/or power-domain configurations to avoid coverage loss</w:t>
      </w:r>
    </w:p>
    <w:p w14:paraId="20928A69" w14:textId="77777777" w:rsidR="00F54287" w:rsidRPr="00F54287" w:rsidRDefault="00F54287" w:rsidP="00CF6E6D">
      <w:pPr>
        <w:pStyle w:val="BodyText"/>
        <w:numPr>
          <w:ilvl w:val="0"/>
          <w:numId w:val="346"/>
        </w:numPr>
        <w:spacing w:after="0"/>
        <w:rPr>
          <w:rFonts w:ascii="Times New Roman" w:hAnsi="Times New Roman"/>
          <w:szCs w:val="20"/>
          <w:lang w:val="en-US" w:eastAsia="zh-CN"/>
        </w:rPr>
      </w:pPr>
      <w:r w:rsidRPr="00F54287">
        <w:rPr>
          <w:rFonts w:ascii="Times New Roman" w:hAnsi="Times New Roman"/>
          <w:szCs w:val="20"/>
          <w:lang w:val="en-US" w:eastAsia="zh-CN"/>
        </w:rPr>
        <w:t>grouping of UEs to reduce transmission and reception footprint at the gNB; including but not limited to the following</w:t>
      </w:r>
    </w:p>
    <w:p w14:paraId="30D4A9C0" w14:textId="77777777" w:rsidR="00F54287" w:rsidRPr="00F54287" w:rsidRDefault="00F54287" w:rsidP="00CF6E6D">
      <w:pPr>
        <w:pStyle w:val="BodyText"/>
        <w:numPr>
          <w:ilvl w:val="1"/>
          <w:numId w:val="346"/>
        </w:numPr>
        <w:spacing w:after="0"/>
        <w:rPr>
          <w:rFonts w:ascii="Times New Roman" w:hAnsi="Times New Roman"/>
          <w:szCs w:val="20"/>
          <w:lang w:val="en-US" w:eastAsia="zh-CN"/>
        </w:rPr>
      </w:pPr>
      <w:r w:rsidRPr="00F54287">
        <w:rPr>
          <w:rFonts w:ascii="Times New Roman" w:hAnsi="Times New Roman"/>
          <w:szCs w:val="20"/>
          <w:lang w:val="en-US" w:eastAsia="zh-CN"/>
        </w:rPr>
        <w:t>grouping of users in spatial domain</w:t>
      </w:r>
    </w:p>
    <w:p w14:paraId="6980E8CA" w14:textId="77777777" w:rsidR="00F54287" w:rsidRPr="00F54287" w:rsidRDefault="00F54287" w:rsidP="00F54287">
      <w:pPr>
        <w:pStyle w:val="BodyText"/>
        <w:spacing w:after="0"/>
        <w:rPr>
          <w:rFonts w:ascii="Times New Roman" w:hAnsi="Times New Roman"/>
          <w:szCs w:val="20"/>
          <w:lang w:val="en-US" w:eastAsia="en-GB"/>
        </w:rPr>
      </w:pPr>
    </w:p>
    <w:p w14:paraId="0C702CA8" w14:textId="77777777" w:rsidR="00A423A8" w:rsidRPr="00F54287" w:rsidRDefault="00A423A8" w:rsidP="00A423A8">
      <w:pPr>
        <w:pStyle w:val="BodyText"/>
        <w:spacing w:after="0"/>
        <w:rPr>
          <w:rFonts w:ascii="Times New Roman" w:hAnsi="Times New Roman"/>
          <w:szCs w:val="20"/>
          <w:highlight w:val="green"/>
          <w:lang w:val="en-US" w:eastAsia="en-GB"/>
        </w:rPr>
      </w:pPr>
      <w:r>
        <w:rPr>
          <w:rFonts w:ascii="Times New Roman" w:hAnsi="Times New Roman"/>
          <w:szCs w:val="20"/>
          <w:highlight w:val="green"/>
          <w:lang w:val="en-US"/>
        </w:rPr>
        <w:t>Agreement</w:t>
      </w:r>
    </w:p>
    <w:p w14:paraId="7C222CFE" w14:textId="77777777" w:rsidR="00F54287" w:rsidRPr="00F54287" w:rsidRDefault="00F54287" w:rsidP="00F54287">
      <w:pPr>
        <w:pStyle w:val="BodyText"/>
        <w:spacing w:after="0"/>
        <w:rPr>
          <w:rFonts w:ascii="Times New Roman" w:hAnsi="Times New Roman"/>
          <w:szCs w:val="20"/>
          <w:lang w:val="en-US" w:eastAsia="zh-CN"/>
        </w:rPr>
      </w:pPr>
      <w:r w:rsidRPr="00F54287">
        <w:rPr>
          <w:rFonts w:ascii="Times New Roman" w:hAnsi="Times New Roman"/>
          <w:szCs w:val="20"/>
          <w:lang w:val="en-US" w:eastAsia="zh-CN"/>
        </w:rPr>
        <w:t>Further study the necessity of RAN1 change for techniques and enhancements for adaptation of transmission power/processing and/or reception processing of signals/channels by the gNB, including (but not limited to) the following aspects:</w:t>
      </w:r>
    </w:p>
    <w:p w14:paraId="46250F53" w14:textId="77777777" w:rsidR="00F54287" w:rsidRPr="00F54287" w:rsidRDefault="00F54287" w:rsidP="00CF6E6D">
      <w:pPr>
        <w:pStyle w:val="BodyText"/>
        <w:numPr>
          <w:ilvl w:val="0"/>
          <w:numId w:val="347"/>
        </w:numPr>
        <w:spacing w:after="0"/>
        <w:rPr>
          <w:rFonts w:ascii="Times New Roman" w:hAnsi="Times New Roman"/>
          <w:szCs w:val="20"/>
          <w:lang w:val="en-US" w:eastAsia="zh-CN"/>
        </w:rPr>
      </w:pPr>
      <w:r w:rsidRPr="00F54287">
        <w:rPr>
          <w:rFonts w:ascii="Times New Roman" w:hAnsi="Times New Roman"/>
          <w:szCs w:val="20"/>
          <w:lang w:val="en-US" w:eastAsia="zh-CN"/>
        </w:rPr>
        <w:t>dynamic adjustment of transmission power</w:t>
      </w:r>
    </w:p>
    <w:p w14:paraId="16C9B128" w14:textId="77777777" w:rsidR="00F54287" w:rsidRPr="00F54287" w:rsidRDefault="00F54287" w:rsidP="00CF6E6D">
      <w:pPr>
        <w:pStyle w:val="BodyText"/>
        <w:numPr>
          <w:ilvl w:val="1"/>
          <w:numId w:val="347"/>
        </w:numPr>
        <w:spacing w:after="0"/>
        <w:rPr>
          <w:rFonts w:ascii="Times New Roman" w:hAnsi="Times New Roman"/>
          <w:szCs w:val="20"/>
          <w:lang w:val="en-US" w:eastAsia="zh-CN"/>
        </w:rPr>
      </w:pPr>
      <w:r w:rsidRPr="00F54287">
        <w:rPr>
          <w:rFonts w:ascii="Times New Roman" w:hAnsi="Times New Roman"/>
          <w:szCs w:val="20"/>
          <w:lang w:val="en-US" w:eastAsia="zh-CN"/>
        </w:rPr>
        <w:t>including which signals/channels the adaptation of transmission power should be applicable for. For example, dynamic DL power control for specific channel / reference signal, such as CSI-RS, adjustment of maximum PSD assigned to PRBs of PDSCH, etc.</w:t>
      </w:r>
    </w:p>
    <w:p w14:paraId="529E0261" w14:textId="77777777" w:rsidR="00F54287" w:rsidRPr="00F54287" w:rsidRDefault="00F54287" w:rsidP="00CF6E6D">
      <w:pPr>
        <w:pStyle w:val="BodyText"/>
        <w:numPr>
          <w:ilvl w:val="1"/>
          <w:numId w:val="347"/>
        </w:numPr>
        <w:spacing w:after="0"/>
        <w:rPr>
          <w:rFonts w:ascii="Times New Roman" w:hAnsi="Times New Roman"/>
          <w:szCs w:val="20"/>
          <w:lang w:val="en-US" w:eastAsia="zh-CN"/>
        </w:rPr>
      </w:pPr>
      <w:r w:rsidRPr="00F54287">
        <w:rPr>
          <w:rFonts w:ascii="Times New Roman" w:hAnsi="Times New Roman"/>
          <w:szCs w:val="20"/>
          <w:lang w:val="en-US" w:eastAsia="zh-CN"/>
        </w:rPr>
        <w:t>studying potential UE feedback/assistance information for adjustment of transmission power</w:t>
      </w:r>
    </w:p>
    <w:p w14:paraId="12CE1B95" w14:textId="77777777" w:rsidR="00F54287" w:rsidRPr="00F54287" w:rsidRDefault="00F54287" w:rsidP="00CF6E6D">
      <w:pPr>
        <w:pStyle w:val="BodyText"/>
        <w:numPr>
          <w:ilvl w:val="1"/>
          <w:numId w:val="347"/>
        </w:numPr>
        <w:spacing w:after="0"/>
        <w:rPr>
          <w:rFonts w:ascii="Times New Roman" w:hAnsi="Times New Roman"/>
          <w:szCs w:val="20"/>
          <w:lang w:val="en-US" w:eastAsia="zh-CN"/>
        </w:rPr>
      </w:pPr>
      <w:r w:rsidRPr="00F54287">
        <w:rPr>
          <w:rFonts w:ascii="Times New Roman" w:hAnsi="Times New Roman"/>
          <w:szCs w:val="20"/>
          <w:lang w:val="en-US" w:eastAsia="zh-CN"/>
        </w:rPr>
        <w:t>studying PA efficiency improvements to maintain transmission quality (e.g., EVM) when operating at higher efficiency, potentially with RAN4 involvement</w:t>
      </w:r>
    </w:p>
    <w:p w14:paraId="0804DC87" w14:textId="77777777" w:rsidR="00F54287" w:rsidRPr="00F54287" w:rsidRDefault="00F54287" w:rsidP="00CF6E6D">
      <w:pPr>
        <w:pStyle w:val="BodyText"/>
        <w:numPr>
          <w:ilvl w:val="1"/>
          <w:numId w:val="347"/>
        </w:numPr>
        <w:spacing w:after="0"/>
        <w:rPr>
          <w:rFonts w:ascii="Times New Roman" w:hAnsi="Times New Roman"/>
          <w:szCs w:val="20"/>
          <w:lang w:val="en-US" w:eastAsia="zh-CN"/>
        </w:rPr>
      </w:pPr>
      <w:r w:rsidRPr="00F54287">
        <w:rPr>
          <w:rFonts w:ascii="Times New Roman" w:hAnsi="Times New Roman"/>
          <w:szCs w:val="20"/>
          <w:lang w:val="en-US" w:eastAsia="zh-CN"/>
        </w:rPr>
        <w:t>studying geographical area/user density to adjust the transmission power</w:t>
      </w:r>
    </w:p>
    <w:p w14:paraId="3D8CDFC4" w14:textId="77777777" w:rsidR="00F54287" w:rsidRPr="00F54287" w:rsidRDefault="00F54287" w:rsidP="00CF6E6D">
      <w:pPr>
        <w:pStyle w:val="BodyText"/>
        <w:numPr>
          <w:ilvl w:val="0"/>
          <w:numId w:val="347"/>
        </w:numPr>
        <w:spacing w:after="0"/>
        <w:rPr>
          <w:rFonts w:ascii="Times New Roman" w:hAnsi="Times New Roman"/>
          <w:szCs w:val="20"/>
          <w:lang w:val="en-US" w:eastAsia="zh-CN"/>
        </w:rPr>
      </w:pPr>
      <w:r w:rsidRPr="00F54287">
        <w:rPr>
          <w:rFonts w:ascii="Times New Roman" w:hAnsi="Times New Roman"/>
          <w:szCs w:val="20"/>
          <w:lang w:val="en-US" w:eastAsia="zh-CN"/>
        </w:rPr>
        <w:t xml:space="preserve">adaptation of gNB transceiver algorithms and processes to improve power efficiency: </w:t>
      </w:r>
    </w:p>
    <w:p w14:paraId="607128EF" w14:textId="77777777" w:rsidR="00F54287" w:rsidRPr="00F54287" w:rsidRDefault="00F54287" w:rsidP="00CF6E6D">
      <w:pPr>
        <w:pStyle w:val="BodyText"/>
        <w:numPr>
          <w:ilvl w:val="1"/>
          <w:numId w:val="347"/>
        </w:numPr>
        <w:spacing w:after="0"/>
        <w:rPr>
          <w:rFonts w:ascii="Times New Roman" w:hAnsi="Times New Roman"/>
          <w:szCs w:val="20"/>
          <w:lang w:val="en-US" w:eastAsia="zh-CN"/>
        </w:rPr>
      </w:pPr>
      <w:r w:rsidRPr="00F54287">
        <w:rPr>
          <w:rFonts w:ascii="Times New Roman" w:hAnsi="Times New Roman"/>
          <w:szCs w:val="20"/>
          <w:lang w:val="en-US" w:eastAsia="zh-CN"/>
        </w:rPr>
        <w:t>including techniques aided by UE, e.g., utilizing legacy or enhanced feedback mechanism;</w:t>
      </w:r>
    </w:p>
    <w:p w14:paraId="703C44A5" w14:textId="77777777" w:rsidR="00F54287" w:rsidRPr="00F54287" w:rsidRDefault="00F54287" w:rsidP="00CF6E6D">
      <w:pPr>
        <w:pStyle w:val="BodyText"/>
        <w:numPr>
          <w:ilvl w:val="1"/>
          <w:numId w:val="347"/>
        </w:numPr>
        <w:spacing w:after="0"/>
        <w:rPr>
          <w:rFonts w:ascii="Times New Roman" w:hAnsi="Times New Roman"/>
          <w:szCs w:val="20"/>
          <w:lang w:val="en-US" w:eastAsia="zh-CN"/>
        </w:rPr>
      </w:pPr>
      <w:r w:rsidRPr="00F54287">
        <w:rPr>
          <w:rFonts w:ascii="Times New Roman" w:hAnsi="Times New Roman"/>
          <w:szCs w:val="20"/>
          <w:lang w:val="en-US" w:eastAsia="zh-CN"/>
        </w:rPr>
        <w:t>for example, adaptation of digital pre-distortion (DPD), use of digital post distortion (for improving power efficiency) by the UE, adaptation to transceiver filtering operation</w:t>
      </w:r>
    </w:p>
    <w:p w14:paraId="53225664" w14:textId="77777777" w:rsidR="00F54287" w:rsidRPr="00F54287" w:rsidRDefault="00F54287" w:rsidP="00CF6E6D">
      <w:pPr>
        <w:pStyle w:val="BodyText"/>
        <w:numPr>
          <w:ilvl w:val="1"/>
          <w:numId w:val="347"/>
        </w:numPr>
        <w:spacing w:after="0"/>
        <w:rPr>
          <w:rFonts w:ascii="Times New Roman" w:hAnsi="Times New Roman"/>
          <w:szCs w:val="20"/>
          <w:lang w:val="en-US" w:eastAsia="zh-CN"/>
        </w:rPr>
      </w:pPr>
      <w:r w:rsidRPr="00F54287">
        <w:rPr>
          <w:rFonts w:ascii="Times New Roman" w:hAnsi="Times New Roman"/>
          <w:szCs w:val="20"/>
          <w:lang w:val="en-US" w:eastAsia="zh-CN"/>
        </w:rPr>
        <w:t>impact to UE implementation and power consumption should be considered</w:t>
      </w:r>
    </w:p>
    <w:p w14:paraId="67591C42" w14:textId="77777777" w:rsidR="00F54287" w:rsidRPr="00F54287" w:rsidRDefault="00F54287" w:rsidP="00CF6E6D">
      <w:pPr>
        <w:pStyle w:val="BodyText"/>
        <w:numPr>
          <w:ilvl w:val="0"/>
          <w:numId w:val="347"/>
        </w:numPr>
        <w:spacing w:after="0"/>
        <w:rPr>
          <w:rFonts w:ascii="Times New Roman" w:hAnsi="Times New Roman"/>
          <w:szCs w:val="20"/>
          <w:lang w:val="en-US" w:eastAsia="zh-CN"/>
        </w:rPr>
      </w:pPr>
      <w:r w:rsidRPr="00F54287">
        <w:rPr>
          <w:rFonts w:ascii="Times New Roman" w:hAnsi="Times New Roman"/>
          <w:szCs w:val="20"/>
          <w:lang w:val="en-US" w:eastAsia="zh-CN"/>
        </w:rPr>
        <w:t>tone reservation techniques (to improve PAPR and power efficiency);</w:t>
      </w:r>
    </w:p>
    <w:p w14:paraId="609DF953" w14:textId="77777777" w:rsidR="00F54287" w:rsidRPr="00F54287" w:rsidRDefault="00F54287" w:rsidP="00CF6E6D">
      <w:pPr>
        <w:pStyle w:val="BodyText"/>
        <w:numPr>
          <w:ilvl w:val="1"/>
          <w:numId w:val="347"/>
        </w:numPr>
        <w:spacing w:after="0"/>
        <w:rPr>
          <w:rFonts w:ascii="Times New Roman" w:hAnsi="Times New Roman"/>
          <w:szCs w:val="20"/>
          <w:lang w:val="en-US" w:eastAsia="zh-CN"/>
        </w:rPr>
      </w:pPr>
      <w:r w:rsidRPr="00F54287">
        <w:rPr>
          <w:rFonts w:ascii="Times New Roman" w:hAnsi="Times New Roman"/>
          <w:szCs w:val="20"/>
          <w:lang w:val="en-US" w:eastAsia="zh-CN"/>
        </w:rPr>
        <w:t>It is noted that tone reservation techniques for UE will be studied in Rel-18 further NR coverage enhancement WI, as indicated in RP-213579</w:t>
      </w:r>
    </w:p>
    <w:p w14:paraId="2772CDD4" w14:textId="77777777" w:rsidR="00F54287" w:rsidRPr="00F54287" w:rsidRDefault="00F54287" w:rsidP="00F54287">
      <w:pPr>
        <w:pStyle w:val="BodyText"/>
        <w:spacing w:after="0"/>
        <w:rPr>
          <w:rFonts w:ascii="Times New Roman" w:hAnsi="Times New Roman"/>
          <w:szCs w:val="20"/>
          <w:lang w:val="en-US" w:eastAsia="en-GB"/>
        </w:rPr>
      </w:pPr>
    </w:p>
    <w:p w14:paraId="466DF35C" w14:textId="77777777" w:rsidR="00A423A8" w:rsidRPr="00F54287" w:rsidRDefault="00A423A8" w:rsidP="00A423A8">
      <w:pPr>
        <w:pStyle w:val="BodyText"/>
        <w:spacing w:after="0"/>
        <w:rPr>
          <w:rFonts w:ascii="Times New Roman" w:hAnsi="Times New Roman"/>
          <w:szCs w:val="20"/>
          <w:highlight w:val="green"/>
          <w:lang w:val="en-US" w:eastAsia="en-GB"/>
        </w:rPr>
      </w:pPr>
      <w:r>
        <w:rPr>
          <w:rFonts w:ascii="Times New Roman" w:hAnsi="Times New Roman"/>
          <w:szCs w:val="20"/>
          <w:highlight w:val="green"/>
          <w:lang w:val="en-US"/>
        </w:rPr>
        <w:t>Agreement</w:t>
      </w:r>
    </w:p>
    <w:p w14:paraId="45E5EEA8" w14:textId="77777777" w:rsidR="00F54287" w:rsidRPr="00F54287" w:rsidRDefault="00F54287" w:rsidP="00F54287">
      <w:pPr>
        <w:pStyle w:val="BodyText"/>
        <w:spacing w:after="0"/>
        <w:rPr>
          <w:rFonts w:ascii="Times New Roman" w:hAnsi="Times New Roman"/>
          <w:szCs w:val="20"/>
          <w:lang w:val="en-US" w:eastAsia="zh-CN"/>
        </w:rPr>
      </w:pPr>
      <w:r w:rsidRPr="00F54287">
        <w:rPr>
          <w:rFonts w:ascii="Times New Roman" w:hAnsi="Times New Roman"/>
          <w:szCs w:val="20"/>
          <w:lang w:val="en-US" w:eastAsia="zh-CN"/>
        </w:rPr>
        <w:t>Further study techniques and enhancements on assistance information from the UE to aid the gNB to perform energy saving techniques</w:t>
      </w:r>
    </w:p>
    <w:p w14:paraId="21016EC9" w14:textId="77777777" w:rsidR="00F54287" w:rsidRPr="00A423A8" w:rsidRDefault="00F54287" w:rsidP="00CF6E6D">
      <w:pPr>
        <w:pStyle w:val="ListParagraph"/>
        <w:numPr>
          <w:ilvl w:val="0"/>
          <w:numId w:val="348"/>
        </w:numPr>
        <w:rPr>
          <w:lang w:val="en-US" w:eastAsia="zh-CN"/>
        </w:rPr>
      </w:pPr>
      <w:r w:rsidRPr="00A423A8">
        <w:rPr>
          <w:lang w:val="en-US" w:eastAsia="zh-CN"/>
        </w:rPr>
        <w:t>Some examples of assistance information are, but not limited to:</w:t>
      </w:r>
    </w:p>
    <w:p w14:paraId="4F03E0FF" w14:textId="77777777" w:rsidR="00F54287" w:rsidRPr="00A423A8" w:rsidRDefault="00F54287" w:rsidP="00CF6E6D">
      <w:pPr>
        <w:pStyle w:val="ListParagraph"/>
        <w:numPr>
          <w:ilvl w:val="1"/>
          <w:numId w:val="348"/>
        </w:numPr>
        <w:rPr>
          <w:lang w:val="en-US" w:eastAsia="zh-CN"/>
        </w:rPr>
      </w:pPr>
      <w:r w:rsidRPr="00A423A8">
        <w:rPr>
          <w:lang w:val="en-US" w:eastAsia="zh-CN"/>
        </w:rPr>
        <w:t>preferred SSB configurations,</w:t>
      </w:r>
    </w:p>
    <w:p w14:paraId="62DB7784" w14:textId="77777777" w:rsidR="00F54287" w:rsidRPr="00A423A8" w:rsidRDefault="00F54287" w:rsidP="00CF6E6D">
      <w:pPr>
        <w:pStyle w:val="ListParagraph"/>
        <w:numPr>
          <w:ilvl w:val="1"/>
          <w:numId w:val="348"/>
        </w:numPr>
        <w:rPr>
          <w:lang w:val="en-US" w:eastAsia="zh-CN"/>
        </w:rPr>
      </w:pPr>
      <w:r w:rsidRPr="00A423A8">
        <w:rPr>
          <w:lang w:val="en-US" w:eastAsia="zh-CN"/>
        </w:rPr>
        <w:t>indication of semi-static UL channel transmissions,</w:t>
      </w:r>
    </w:p>
    <w:p w14:paraId="1884FDD7" w14:textId="77777777" w:rsidR="00F54287" w:rsidRPr="00A423A8" w:rsidRDefault="00F54287" w:rsidP="00CF6E6D">
      <w:pPr>
        <w:pStyle w:val="ListParagraph"/>
        <w:numPr>
          <w:ilvl w:val="1"/>
          <w:numId w:val="348"/>
        </w:numPr>
        <w:rPr>
          <w:lang w:val="en-US" w:eastAsia="zh-CN"/>
        </w:rPr>
      </w:pPr>
      <w:r w:rsidRPr="00A423A8">
        <w:rPr>
          <w:lang w:val="en-US" w:eastAsia="zh-CN"/>
        </w:rPr>
        <w:t xml:space="preserve">indication of UE’s buffer status for UL channel transmissions, </w:t>
      </w:r>
    </w:p>
    <w:p w14:paraId="410AD063" w14:textId="77777777" w:rsidR="00F54287" w:rsidRPr="00A423A8" w:rsidRDefault="00F54287" w:rsidP="00CF6E6D">
      <w:pPr>
        <w:pStyle w:val="ListParagraph"/>
        <w:numPr>
          <w:ilvl w:val="1"/>
          <w:numId w:val="348"/>
        </w:numPr>
        <w:rPr>
          <w:lang w:val="en-US" w:eastAsia="zh-CN"/>
        </w:rPr>
      </w:pPr>
      <w:r w:rsidRPr="00A423A8">
        <w:rPr>
          <w:lang w:val="en-US" w:eastAsia="zh-CN"/>
        </w:rPr>
        <w:t xml:space="preserve">UE traffic information such as service priority, delay tolerance, data rate, data volume, traffic type, time criticality, and packet size(s), </w:t>
      </w:r>
    </w:p>
    <w:p w14:paraId="56E9310B" w14:textId="77777777" w:rsidR="00F54287" w:rsidRPr="00A423A8" w:rsidRDefault="00F54287" w:rsidP="00CF6E6D">
      <w:pPr>
        <w:pStyle w:val="ListParagraph"/>
        <w:numPr>
          <w:ilvl w:val="1"/>
          <w:numId w:val="348"/>
        </w:numPr>
        <w:rPr>
          <w:lang w:val="en-US" w:eastAsia="zh-CN"/>
        </w:rPr>
      </w:pPr>
      <w:r w:rsidRPr="00A423A8">
        <w:rPr>
          <w:lang w:val="en-US" w:eastAsia="zh-CN"/>
        </w:rPr>
        <w:t>coverage, mobility status, location.</w:t>
      </w:r>
    </w:p>
    <w:p w14:paraId="32F01370" w14:textId="04678C30" w:rsidR="00F54287" w:rsidRPr="00A423A8" w:rsidRDefault="00F54287" w:rsidP="00CF6E6D">
      <w:pPr>
        <w:pStyle w:val="ListParagraph"/>
        <w:numPr>
          <w:ilvl w:val="1"/>
          <w:numId w:val="348"/>
        </w:numPr>
        <w:rPr>
          <w:lang w:val="en-US" w:eastAsia="zh-CN"/>
        </w:rPr>
      </w:pPr>
      <w:r w:rsidRPr="00A423A8">
        <w:rPr>
          <w:lang w:val="en-US" w:eastAsia="zh-CN"/>
        </w:rPr>
        <w:t>conditions for triggering the assistance information from the UE</w:t>
      </w:r>
    </w:p>
    <w:p w14:paraId="1379D24D" w14:textId="77777777" w:rsidR="00F54287" w:rsidRPr="00F54287" w:rsidRDefault="00F54287" w:rsidP="00F54287">
      <w:pPr>
        <w:rPr>
          <w:rFonts w:ascii="Times New Roman" w:hAnsi="Times New Roman"/>
          <w:szCs w:val="20"/>
          <w:lang w:eastAsia="x-none"/>
        </w:rPr>
      </w:pPr>
    </w:p>
    <w:p w14:paraId="38851A2B" w14:textId="58E17214" w:rsidR="00F54287" w:rsidRDefault="00F54287" w:rsidP="00F54287">
      <w:pPr>
        <w:rPr>
          <w:lang w:eastAsia="x-none"/>
        </w:rPr>
      </w:pPr>
      <w:r>
        <w:rPr>
          <w:lang w:eastAsia="x-none"/>
        </w:rPr>
        <w:t xml:space="preserve">Final summary in </w:t>
      </w:r>
      <w:hyperlink r:id="rId2574" w:history="1">
        <w:r w:rsidR="000B5C49">
          <w:rPr>
            <w:rStyle w:val="Hyperlink"/>
            <w:lang w:eastAsia="x-none"/>
          </w:rPr>
          <w:t>R1-2205554</w:t>
        </w:r>
      </w:hyperlink>
      <w:r>
        <w:rPr>
          <w:lang w:eastAsia="x-none"/>
        </w:rPr>
        <w:t>.</w:t>
      </w:r>
    </w:p>
    <w:p w14:paraId="40C81A23" w14:textId="67DDAAA2" w:rsidR="008F4B8C" w:rsidRDefault="008F4B8C" w:rsidP="008E4256">
      <w:pPr>
        <w:pStyle w:val="Heading3"/>
      </w:pPr>
      <w:bookmarkStart w:id="370" w:name="_Toc101357089"/>
      <w:bookmarkStart w:id="371" w:name="_Toc105521427"/>
      <w:r w:rsidRPr="003B3DC0">
        <w:t>Other</w:t>
      </w:r>
      <w:bookmarkEnd w:id="370"/>
      <w:bookmarkEnd w:id="371"/>
    </w:p>
    <w:p w14:paraId="579F7D5E" w14:textId="7A26DDBC" w:rsidR="008F4B8C" w:rsidRDefault="001B5688" w:rsidP="008F4B8C">
      <w:pPr>
        <w:rPr>
          <w:lang w:eastAsia="x-none"/>
        </w:rPr>
      </w:pPr>
      <w:hyperlink r:id="rId2575" w:history="1">
        <w:r w:rsidR="000B5C49">
          <w:rPr>
            <w:rStyle w:val="Hyperlink"/>
            <w:lang w:eastAsia="x-none"/>
          </w:rPr>
          <w:t>R1-2203226</w:t>
        </w:r>
      </w:hyperlink>
      <w:r w:rsidR="008F4B8C">
        <w:rPr>
          <w:lang w:eastAsia="x-none"/>
        </w:rPr>
        <w:tab/>
        <w:t>Others</w:t>
      </w:r>
      <w:r w:rsidR="008F4B8C">
        <w:rPr>
          <w:lang w:eastAsia="x-none"/>
        </w:rPr>
        <w:tab/>
        <w:t>Nokia, Nokia Shanghai Bell</w:t>
      </w:r>
    </w:p>
    <w:p w14:paraId="1C995206" w14:textId="46117C31" w:rsidR="008F4B8C" w:rsidRDefault="001B5688" w:rsidP="008F4B8C">
      <w:pPr>
        <w:rPr>
          <w:lang w:eastAsia="x-none"/>
        </w:rPr>
      </w:pPr>
      <w:hyperlink r:id="rId2576" w:history="1">
        <w:r w:rsidR="000B5C49">
          <w:rPr>
            <w:rStyle w:val="Hyperlink"/>
            <w:lang w:eastAsia="x-none"/>
          </w:rPr>
          <w:t>R1-2205160</w:t>
        </w:r>
      </w:hyperlink>
      <w:r w:rsidR="00AC4C23">
        <w:rPr>
          <w:lang w:eastAsia="x-none"/>
        </w:rPr>
        <w:tab/>
        <w:t>Evaluation results of network energy saving</w:t>
      </w:r>
      <w:r w:rsidR="00AC4C23">
        <w:rPr>
          <w:lang w:eastAsia="x-none"/>
        </w:rPr>
        <w:tab/>
        <w:t>CATT</w:t>
      </w:r>
      <w:r w:rsidR="00AC4C23">
        <w:rPr>
          <w:lang w:eastAsia="x-none"/>
        </w:rPr>
        <w:tab/>
        <w:t xml:space="preserve">(rev of </w:t>
      </w:r>
      <w:hyperlink r:id="rId2577" w:history="1">
        <w:r w:rsidR="000B5C49">
          <w:rPr>
            <w:rStyle w:val="Hyperlink"/>
            <w:lang w:eastAsia="x-none"/>
          </w:rPr>
          <w:t>R1-2203483</w:t>
        </w:r>
      </w:hyperlink>
      <w:r w:rsidR="00AC4C23">
        <w:rPr>
          <w:lang w:eastAsia="x-none"/>
        </w:rPr>
        <w:t>)</w:t>
      </w:r>
    </w:p>
    <w:p w14:paraId="40EC5F9C" w14:textId="16244710" w:rsidR="008F4B8C" w:rsidRDefault="001B5688" w:rsidP="008F4B8C">
      <w:pPr>
        <w:rPr>
          <w:lang w:eastAsia="x-none"/>
        </w:rPr>
      </w:pPr>
      <w:hyperlink r:id="rId2578" w:history="1">
        <w:r w:rsidR="000B5C49">
          <w:rPr>
            <w:rStyle w:val="Hyperlink"/>
            <w:lang w:eastAsia="x-none"/>
          </w:rPr>
          <w:t>R1-2205175</w:t>
        </w:r>
      </w:hyperlink>
      <w:r w:rsidR="00AC4C23">
        <w:rPr>
          <w:lang w:eastAsia="x-none"/>
        </w:rPr>
        <w:tab/>
        <w:t>Initial evaluation results for network energy saving scheme</w:t>
      </w:r>
      <w:r w:rsidR="00AC4C23">
        <w:rPr>
          <w:lang w:eastAsia="x-none"/>
        </w:rPr>
        <w:tab/>
        <w:t>vivo</w:t>
      </w:r>
      <w:r w:rsidR="00AC4C23">
        <w:rPr>
          <w:lang w:eastAsia="x-none"/>
        </w:rPr>
        <w:tab/>
        <w:t xml:space="preserve">(rev of </w:t>
      </w:r>
      <w:hyperlink r:id="rId2579" w:history="1">
        <w:r w:rsidR="000B5C49">
          <w:rPr>
            <w:rStyle w:val="Hyperlink"/>
            <w:lang w:eastAsia="x-none"/>
          </w:rPr>
          <w:t>R1-2203577</w:t>
        </w:r>
      </w:hyperlink>
      <w:r w:rsidR="00AC4C23">
        <w:rPr>
          <w:lang w:eastAsia="x-none"/>
        </w:rPr>
        <w:t>)</w:t>
      </w:r>
    </w:p>
    <w:p w14:paraId="471CBCB0" w14:textId="418ABD23" w:rsidR="008F4B8C" w:rsidRDefault="001B5688" w:rsidP="008F4B8C">
      <w:pPr>
        <w:rPr>
          <w:lang w:eastAsia="x-none"/>
        </w:rPr>
      </w:pPr>
      <w:hyperlink r:id="rId2580" w:history="1">
        <w:r w:rsidR="000B5C49">
          <w:rPr>
            <w:rStyle w:val="Hyperlink"/>
            <w:lang w:eastAsia="x-none"/>
          </w:rPr>
          <w:t>R1-2203605</w:t>
        </w:r>
      </w:hyperlink>
      <w:r w:rsidR="008F4B8C">
        <w:rPr>
          <w:lang w:eastAsia="x-none"/>
        </w:rPr>
        <w:tab/>
        <w:t>Consideration about NW energy saving</w:t>
      </w:r>
      <w:r w:rsidR="008F4B8C">
        <w:rPr>
          <w:lang w:eastAsia="x-none"/>
        </w:rPr>
        <w:tab/>
        <w:t>ZTE, Sanechips</w:t>
      </w:r>
    </w:p>
    <w:p w14:paraId="347F7DAF" w14:textId="0AE0841E" w:rsidR="008F4B8C" w:rsidRDefault="001B5688" w:rsidP="008F4B8C">
      <w:pPr>
        <w:rPr>
          <w:lang w:eastAsia="x-none"/>
        </w:rPr>
      </w:pPr>
      <w:hyperlink r:id="rId2581" w:history="1">
        <w:r w:rsidR="000B5C49">
          <w:rPr>
            <w:rStyle w:val="Hyperlink"/>
            <w:lang w:eastAsia="x-none"/>
          </w:rPr>
          <w:t>R1-2204320</w:t>
        </w:r>
      </w:hyperlink>
      <w:r w:rsidR="008F4B8C">
        <w:rPr>
          <w:lang w:eastAsia="x-none"/>
        </w:rPr>
        <w:tab/>
        <w:t>Discussion on network energy saving scheme in deployment</w:t>
      </w:r>
      <w:r w:rsidR="008F4B8C">
        <w:rPr>
          <w:lang w:eastAsia="x-none"/>
        </w:rPr>
        <w:tab/>
        <w:t>CMCC</w:t>
      </w:r>
    </w:p>
    <w:p w14:paraId="1A0582EF" w14:textId="0312B52E" w:rsidR="008F4B8C" w:rsidRDefault="001B5688" w:rsidP="008F4B8C">
      <w:pPr>
        <w:rPr>
          <w:lang w:eastAsia="x-none"/>
        </w:rPr>
      </w:pPr>
      <w:hyperlink r:id="rId2582" w:history="1">
        <w:r w:rsidR="000B5C49">
          <w:rPr>
            <w:rStyle w:val="Hyperlink"/>
            <w:lang w:eastAsia="x-none"/>
          </w:rPr>
          <w:t>R1-2204883</w:t>
        </w:r>
      </w:hyperlink>
      <w:r w:rsidR="008F4B8C">
        <w:rPr>
          <w:lang w:eastAsia="x-none"/>
        </w:rPr>
        <w:tab/>
        <w:t>Other aspects related to network energy saving</w:t>
      </w:r>
      <w:r w:rsidR="008F4B8C">
        <w:rPr>
          <w:lang w:eastAsia="x-none"/>
        </w:rPr>
        <w:tab/>
        <w:t>Ericsson</w:t>
      </w:r>
    </w:p>
    <w:p w14:paraId="607CD4ED" w14:textId="62913593" w:rsidR="008F4B8C" w:rsidRDefault="001B5688" w:rsidP="008F4B8C">
      <w:pPr>
        <w:rPr>
          <w:lang w:eastAsia="x-none"/>
        </w:rPr>
      </w:pPr>
      <w:hyperlink r:id="rId2583" w:history="1">
        <w:r w:rsidR="000B5C49">
          <w:rPr>
            <w:rStyle w:val="Hyperlink"/>
            <w:lang w:eastAsia="x-none"/>
          </w:rPr>
          <w:t>R1-2204918</w:t>
        </w:r>
      </w:hyperlink>
      <w:r w:rsidR="008F4B8C">
        <w:rPr>
          <w:lang w:eastAsia="x-none"/>
        </w:rPr>
        <w:tab/>
        <w:t>Dis</w:t>
      </w:r>
      <w:r w:rsidR="008E4256">
        <w:rPr>
          <w:lang w:eastAsia="x-none"/>
        </w:rPr>
        <w:t>cu</w:t>
      </w:r>
      <w:r w:rsidR="008F4B8C">
        <w:rPr>
          <w:lang w:eastAsia="x-none"/>
        </w:rPr>
        <w:t>ssion on information assistance for network energy saving</w:t>
      </w:r>
      <w:r w:rsidR="008F4B8C">
        <w:rPr>
          <w:lang w:eastAsia="x-none"/>
        </w:rPr>
        <w:tab/>
        <w:t>Huawei, HiSilicon</w:t>
      </w:r>
    </w:p>
    <w:p w14:paraId="30017A97" w14:textId="77777777" w:rsidR="008F4B8C" w:rsidRPr="003B3DC0" w:rsidRDefault="008F4B8C" w:rsidP="00DF5C19">
      <w:pPr>
        <w:pStyle w:val="Heading2"/>
      </w:pPr>
      <w:bookmarkStart w:id="372" w:name="_Toc101357090"/>
      <w:bookmarkStart w:id="373" w:name="_Toc105521428"/>
      <w:r w:rsidRPr="003B3DC0">
        <w:t>Study on NR network-controlled repeaters</w:t>
      </w:r>
      <w:bookmarkEnd w:id="372"/>
      <w:bookmarkEnd w:id="373"/>
    </w:p>
    <w:p w14:paraId="43C8BB50" w14:textId="7B9AAED6" w:rsidR="008F4B8C" w:rsidRDefault="008F4B8C" w:rsidP="008F4B8C">
      <w:pPr>
        <w:rPr>
          <w:i/>
          <w:iCs/>
        </w:rPr>
      </w:pPr>
      <w:r w:rsidRPr="003B3DC0">
        <w:rPr>
          <w:i/>
          <w:iCs/>
        </w:rPr>
        <w:t xml:space="preserve">Please refer to </w:t>
      </w:r>
      <w:hyperlink r:id="rId2584" w:history="1">
        <w:r w:rsidRPr="003B3DC0">
          <w:rPr>
            <w:rStyle w:val="Hyperlink"/>
            <w:i/>
            <w:iCs/>
          </w:rPr>
          <w:t>RP-213700</w:t>
        </w:r>
      </w:hyperlink>
      <w:r w:rsidRPr="003B3DC0">
        <w:rPr>
          <w:i/>
          <w:iCs/>
        </w:rPr>
        <w:t xml:space="preserve"> for detailed scope of the SI.</w:t>
      </w:r>
    </w:p>
    <w:p w14:paraId="78323429" w14:textId="77777777" w:rsidR="00E07CE4" w:rsidRDefault="00E07CE4" w:rsidP="00E07CE4"/>
    <w:p w14:paraId="109AB800" w14:textId="0571A92C" w:rsidR="008F4B8C" w:rsidRPr="00E9666D" w:rsidRDefault="001B5688" w:rsidP="008F4B8C">
      <w:pPr>
        <w:rPr>
          <w:b/>
          <w:bCs/>
          <w:iCs/>
        </w:rPr>
      </w:pPr>
      <w:hyperlink r:id="rId2585" w:history="1">
        <w:r w:rsidR="000B5C49">
          <w:rPr>
            <w:rStyle w:val="Hyperlink"/>
            <w:b/>
            <w:bCs/>
            <w:iCs/>
          </w:rPr>
          <w:t>R1-2203236</w:t>
        </w:r>
      </w:hyperlink>
      <w:r w:rsidR="008F4B8C" w:rsidRPr="00E9666D">
        <w:rPr>
          <w:b/>
          <w:bCs/>
          <w:iCs/>
        </w:rPr>
        <w:tab/>
        <w:t>Work plan for NR network-controlled repeaters</w:t>
      </w:r>
      <w:r w:rsidR="008F4B8C" w:rsidRPr="00E9666D">
        <w:rPr>
          <w:b/>
          <w:bCs/>
          <w:iCs/>
        </w:rPr>
        <w:tab/>
        <w:t>ZTE</w:t>
      </w:r>
    </w:p>
    <w:p w14:paraId="5D75815E" w14:textId="7FF0CC03" w:rsidR="00E9666D" w:rsidRDefault="00E9666D" w:rsidP="00E9666D">
      <w:pPr>
        <w:rPr>
          <w:iCs/>
        </w:rPr>
      </w:pPr>
    </w:p>
    <w:p w14:paraId="6CEB9FE2" w14:textId="7FBAAD02" w:rsidR="0062679E" w:rsidRDefault="001B5688" w:rsidP="0062679E">
      <w:pPr>
        <w:rPr>
          <w:b/>
          <w:bCs/>
          <w:iCs/>
        </w:rPr>
      </w:pPr>
      <w:hyperlink r:id="rId2586" w:history="1">
        <w:r w:rsidR="000B5C49">
          <w:rPr>
            <w:rStyle w:val="Hyperlink"/>
            <w:b/>
            <w:bCs/>
            <w:iCs/>
          </w:rPr>
          <w:t>R1-2203235</w:t>
        </w:r>
      </w:hyperlink>
      <w:r w:rsidR="0062679E" w:rsidRPr="00E9666D">
        <w:rPr>
          <w:b/>
          <w:bCs/>
          <w:iCs/>
        </w:rPr>
        <w:tab/>
        <w:t>TR skeleton for NR network-controlled repeaters</w:t>
      </w:r>
      <w:r w:rsidR="0062679E" w:rsidRPr="00E9666D">
        <w:rPr>
          <w:b/>
          <w:bCs/>
          <w:iCs/>
        </w:rPr>
        <w:tab/>
        <w:t>ZTE</w:t>
      </w:r>
    </w:p>
    <w:p w14:paraId="4C4929A9" w14:textId="77777777" w:rsidR="00E9666D" w:rsidRPr="000A6C14" w:rsidRDefault="00E9666D" w:rsidP="00E9666D">
      <w:pPr>
        <w:rPr>
          <w:lang w:eastAsia="x-none"/>
        </w:rPr>
      </w:pPr>
      <w:r w:rsidRPr="000A6C14">
        <w:rPr>
          <w:lang w:eastAsia="x-none"/>
        </w:rPr>
        <w:t>[109-e-R18-Repeater-01] – Nan (ZTE)</w:t>
      </w:r>
    </w:p>
    <w:p w14:paraId="1FBEFF1A" w14:textId="31B6C8FC" w:rsidR="00E9666D" w:rsidRDefault="00E9666D" w:rsidP="00E9666D">
      <w:pPr>
        <w:rPr>
          <w:lang w:eastAsia="x-none"/>
        </w:rPr>
      </w:pPr>
      <w:r w:rsidRPr="000A6C14">
        <w:rPr>
          <w:lang w:eastAsia="x-none"/>
        </w:rPr>
        <w:lastRenderedPageBreak/>
        <w:t xml:space="preserve">Email discussion and approval of TR skeleton for Rel-18 SI on </w:t>
      </w:r>
      <w:r w:rsidRPr="000A6C14">
        <w:rPr>
          <w:iCs/>
        </w:rPr>
        <w:t>NR network-controlled repeaters</w:t>
      </w:r>
      <w:r w:rsidRPr="000A6C14">
        <w:rPr>
          <w:lang w:eastAsia="x-none"/>
        </w:rPr>
        <w:t xml:space="preserve"> by May 13</w:t>
      </w:r>
    </w:p>
    <w:p w14:paraId="53CF7943" w14:textId="01D4E7EA" w:rsidR="00E9666D" w:rsidRPr="00D90AA7" w:rsidRDefault="001B5688" w:rsidP="00E9666D">
      <w:pPr>
        <w:rPr>
          <w:b/>
          <w:bCs/>
          <w:iCs/>
        </w:rPr>
      </w:pPr>
      <w:hyperlink r:id="rId2587" w:history="1">
        <w:r w:rsidR="000B5C49">
          <w:rPr>
            <w:rStyle w:val="Hyperlink"/>
            <w:b/>
            <w:bCs/>
            <w:iCs/>
            <w:highlight w:val="green"/>
          </w:rPr>
          <w:t>R1-2205231</w:t>
        </w:r>
      </w:hyperlink>
      <w:r w:rsidR="00E9666D" w:rsidRPr="00D90AA7">
        <w:rPr>
          <w:b/>
          <w:bCs/>
          <w:iCs/>
        </w:rPr>
        <w:tab/>
        <w:t>TR 38.867 skeleton for Study on NR network-controlled repeaters</w:t>
      </w:r>
      <w:r w:rsidR="00E9666D" w:rsidRPr="00D90AA7">
        <w:rPr>
          <w:b/>
          <w:bCs/>
          <w:iCs/>
        </w:rPr>
        <w:tab/>
        <w:t>Rapporteur (ZTE)</w:t>
      </w:r>
    </w:p>
    <w:p w14:paraId="1EF06A11" w14:textId="0370E816" w:rsidR="00A439BC" w:rsidRDefault="00D90AA7" w:rsidP="00A439BC">
      <w:r w:rsidRPr="000A6C14">
        <w:rPr>
          <w:b/>
          <w:bCs/>
        </w:rPr>
        <w:t>Decision:</w:t>
      </w:r>
      <w:r>
        <w:t xml:space="preserve"> As per email decision posted on May 16</w:t>
      </w:r>
      <w:r w:rsidRPr="00D90AA7">
        <w:rPr>
          <w:vertAlign w:val="superscript"/>
        </w:rPr>
        <w:t>th</w:t>
      </w:r>
      <w:r>
        <w:t>,</w:t>
      </w:r>
    </w:p>
    <w:p w14:paraId="05D2CF7B" w14:textId="3179D704" w:rsidR="00A439BC" w:rsidRDefault="00A439BC" w:rsidP="00A439BC">
      <w:pPr>
        <w:rPr>
          <w:lang w:val="en-US" w:eastAsia="en-GB"/>
        </w:rPr>
      </w:pPr>
      <w:r w:rsidRPr="000A6C14">
        <w:rPr>
          <w:highlight w:val="green"/>
          <w:lang w:val="en-US"/>
        </w:rPr>
        <w:t>Agreement</w:t>
      </w:r>
    </w:p>
    <w:p w14:paraId="036E4A60" w14:textId="438713E6" w:rsidR="00A439BC" w:rsidRDefault="00A439BC" w:rsidP="00A439BC">
      <w:r>
        <w:t xml:space="preserve">The TR skeleton </w:t>
      </w:r>
      <w:r w:rsidR="000A6C14">
        <w:t xml:space="preserve">in </w:t>
      </w:r>
      <w:hyperlink r:id="rId2588" w:history="1">
        <w:r w:rsidR="000B5C49">
          <w:rPr>
            <w:rStyle w:val="Hyperlink"/>
          </w:rPr>
          <w:t>R1-2205231</w:t>
        </w:r>
      </w:hyperlink>
      <w:r w:rsidR="000A6C14">
        <w:t xml:space="preserve"> </w:t>
      </w:r>
      <w:r>
        <w:t>for TR 38.867 Study on NR network-controlled repeaters is endorsed</w:t>
      </w:r>
      <w:r w:rsidR="000A6C14">
        <w:t xml:space="preserve"> as v0.0.0</w:t>
      </w:r>
      <w:r>
        <w:t>.</w:t>
      </w:r>
    </w:p>
    <w:p w14:paraId="3928012F" w14:textId="2EFCF24E" w:rsidR="00A439BC" w:rsidRDefault="00A439BC" w:rsidP="00A439BC">
      <w:r>
        <w:t>Note: Cost analysis on network controlled repeaters can be captured in the annex pending RAN1 consensus</w:t>
      </w:r>
      <w:r w:rsidR="000A6C14">
        <w:t>.</w:t>
      </w:r>
    </w:p>
    <w:p w14:paraId="15C0AACB" w14:textId="2661971E" w:rsidR="00A439BC" w:rsidRDefault="00A439BC" w:rsidP="00E9666D">
      <w:pPr>
        <w:rPr>
          <w:iCs/>
        </w:rPr>
      </w:pPr>
    </w:p>
    <w:p w14:paraId="08EF10AD" w14:textId="7E55884C" w:rsidR="0062679E" w:rsidRDefault="0062679E" w:rsidP="00E9666D">
      <w:pPr>
        <w:rPr>
          <w:iCs/>
        </w:rPr>
      </w:pPr>
      <w:r>
        <w:rPr>
          <w:iCs/>
        </w:rPr>
        <w:t>U</w:t>
      </w:r>
      <w:r w:rsidRPr="0062679E">
        <w:rPr>
          <w:iCs/>
        </w:rPr>
        <w:t xml:space="preserve">pdated TR </w:t>
      </w:r>
      <w:r>
        <w:rPr>
          <w:iCs/>
        </w:rPr>
        <w:t xml:space="preserve">including </w:t>
      </w:r>
      <w:r w:rsidRPr="0062679E">
        <w:rPr>
          <w:iCs/>
        </w:rPr>
        <w:t xml:space="preserve">the latest progress in this meeting </w:t>
      </w:r>
      <w:r>
        <w:rPr>
          <w:iCs/>
        </w:rPr>
        <w:t>in:</w:t>
      </w:r>
    </w:p>
    <w:p w14:paraId="3E35337B" w14:textId="38BB809F" w:rsidR="0062679E" w:rsidRPr="0062679E" w:rsidRDefault="001B5688" w:rsidP="00E9666D">
      <w:pPr>
        <w:rPr>
          <w:b/>
          <w:bCs/>
          <w:iCs/>
        </w:rPr>
      </w:pPr>
      <w:hyperlink r:id="rId2589" w:history="1">
        <w:r w:rsidR="000B5C49">
          <w:rPr>
            <w:rStyle w:val="Hyperlink"/>
            <w:b/>
            <w:bCs/>
            <w:iCs/>
            <w:highlight w:val="green"/>
          </w:rPr>
          <w:t>R1-2205496</w:t>
        </w:r>
      </w:hyperlink>
      <w:r w:rsidR="0062679E" w:rsidRPr="0062679E">
        <w:rPr>
          <w:b/>
          <w:bCs/>
          <w:iCs/>
        </w:rPr>
        <w:tab/>
        <w:t xml:space="preserve">TR 38.867 </w:t>
      </w:r>
      <w:r w:rsidR="0062679E">
        <w:rPr>
          <w:b/>
          <w:bCs/>
          <w:iCs/>
        </w:rPr>
        <w:t>v0.1.0</w:t>
      </w:r>
      <w:r w:rsidR="0062679E" w:rsidRPr="0062679E">
        <w:rPr>
          <w:b/>
          <w:bCs/>
          <w:iCs/>
        </w:rPr>
        <w:t xml:space="preserve"> for Study on NR network-controlled repeaters</w:t>
      </w:r>
      <w:r w:rsidR="0062679E" w:rsidRPr="0062679E">
        <w:rPr>
          <w:b/>
          <w:bCs/>
          <w:iCs/>
        </w:rPr>
        <w:tab/>
        <w:t>Rapporteur (ZTE)</w:t>
      </w:r>
    </w:p>
    <w:p w14:paraId="2FF49041" w14:textId="10EF0224" w:rsidR="0062679E" w:rsidRDefault="0062679E" w:rsidP="0062679E">
      <w:r w:rsidRPr="000A6C14">
        <w:rPr>
          <w:b/>
          <w:bCs/>
        </w:rPr>
        <w:t>Decision:</w:t>
      </w:r>
      <w:r>
        <w:t xml:space="preserve"> As per email decision posted on May 20</w:t>
      </w:r>
      <w:r w:rsidRPr="00D90AA7">
        <w:rPr>
          <w:vertAlign w:val="superscript"/>
        </w:rPr>
        <w:t>th</w:t>
      </w:r>
      <w:r>
        <w:t>, v0.1.0 is endorsed.</w:t>
      </w:r>
    </w:p>
    <w:p w14:paraId="1A919C0A" w14:textId="77777777" w:rsidR="008F4B8C" w:rsidRDefault="008F4B8C" w:rsidP="00E9666D">
      <w:pPr>
        <w:pStyle w:val="Heading3"/>
      </w:pPr>
      <w:bookmarkStart w:id="374" w:name="_Toc101357091"/>
      <w:bookmarkStart w:id="375" w:name="_Toc105521429"/>
      <w:r w:rsidRPr="003B3DC0">
        <w:t>Side control information to enable NR network-controlled repeaters</w:t>
      </w:r>
      <w:bookmarkEnd w:id="374"/>
      <w:bookmarkEnd w:id="375"/>
    </w:p>
    <w:p w14:paraId="12F30271" w14:textId="4FF7C33F" w:rsidR="007D27D8" w:rsidRDefault="001B5688" w:rsidP="007D27D8">
      <w:pPr>
        <w:rPr>
          <w:b/>
          <w:bCs/>
          <w:lang w:eastAsia="x-none"/>
        </w:rPr>
      </w:pPr>
      <w:hyperlink r:id="rId2590" w:history="1">
        <w:r w:rsidR="000B5C49">
          <w:rPr>
            <w:rStyle w:val="Hyperlink"/>
            <w:b/>
            <w:bCs/>
            <w:lang w:eastAsia="x-none"/>
          </w:rPr>
          <w:t>R1-2203237</w:t>
        </w:r>
      </w:hyperlink>
      <w:r w:rsidR="007D27D8" w:rsidRPr="007D27D8">
        <w:rPr>
          <w:b/>
          <w:bCs/>
          <w:lang w:eastAsia="x-none"/>
        </w:rPr>
        <w:tab/>
        <w:t>Discussion on side control information to enable NR network-controlled repeaters</w:t>
      </w:r>
      <w:r w:rsidR="007D27D8" w:rsidRPr="007D27D8">
        <w:rPr>
          <w:b/>
          <w:bCs/>
          <w:lang w:eastAsia="x-none"/>
        </w:rPr>
        <w:tab/>
        <w:t>ZTE</w:t>
      </w:r>
    </w:p>
    <w:p w14:paraId="11A11C0E" w14:textId="77777777" w:rsidR="007D27D8" w:rsidRPr="007D27D8" w:rsidRDefault="007D27D8" w:rsidP="007D27D8">
      <w:pPr>
        <w:adjustRightInd w:val="0"/>
        <w:snapToGrid w:val="0"/>
        <w:ind w:leftChars="180" w:left="360"/>
        <w:rPr>
          <w:sz w:val="18"/>
          <w:szCs w:val="18"/>
          <w:lang w:eastAsia="zh-CN"/>
        </w:rPr>
      </w:pPr>
      <w:r w:rsidRPr="007D27D8">
        <w:rPr>
          <w:rFonts w:hint="eastAsia"/>
          <w:sz w:val="18"/>
          <w:szCs w:val="18"/>
          <w:lang w:eastAsia="zh-CN"/>
        </w:rPr>
        <w:t>Proposal</w:t>
      </w:r>
      <w:r w:rsidRPr="007D27D8">
        <w:rPr>
          <w:sz w:val="18"/>
          <w:szCs w:val="18"/>
          <w:lang w:eastAsia="zh-CN"/>
        </w:rPr>
        <w:t xml:space="preserve"> 1</w:t>
      </w:r>
      <w:r w:rsidRPr="007D27D8">
        <w:rPr>
          <w:rFonts w:hint="eastAsia"/>
          <w:sz w:val="18"/>
          <w:szCs w:val="18"/>
          <w:lang w:eastAsia="zh-CN"/>
        </w:rPr>
        <w:t xml:space="preserve">: </w:t>
      </w:r>
      <w:r w:rsidRPr="007D27D8">
        <w:rPr>
          <w:sz w:val="18"/>
          <w:szCs w:val="18"/>
          <w:lang w:eastAsia="zh-CN"/>
        </w:rPr>
        <w:t xml:space="preserve">Recommend to capture the conceptual model of network-controlled repeater (as shown in </w:t>
      </w:r>
      <w:r w:rsidRPr="007D27D8">
        <w:rPr>
          <w:sz w:val="18"/>
          <w:szCs w:val="18"/>
          <w:lang w:eastAsia="zh-CN"/>
        </w:rPr>
        <w:fldChar w:fldCharType="begin"/>
      </w:r>
      <w:r w:rsidRPr="007D27D8">
        <w:rPr>
          <w:sz w:val="18"/>
          <w:szCs w:val="18"/>
          <w:lang w:eastAsia="zh-CN"/>
        </w:rPr>
        <w:instrText xml:space="preserve"> REF _Ref101448434 \h  \* MERGEFORMAT </w:instrText>
      </w:r>
      <w:r w:rsidRPr="007D27D8">
        <w:rPr>
          <w:sz w:val="18"/>
          <w:szCs w:val="18"/>
          <w:lang w:eastAsia="zh-CN"/>
        </w:rPr>
      </w:r>
      <w:r w:rsidRPr="007D27D8">
        <w:rPr>
          <w:sz w:val="18"/>
          <w:szCs w:val="18"/>
          <w:lang w:eastAsia="zh-CN"/>
        </w:rPr>
        <w:fldChar w:fldCharType="separate"/>
      </w:r>
      <w:r w:rsidRPr="007D27D8">
        <w:rPr>
          <w:sz w:val="18"/>
          <w:szCs w:val="18"/>
          <w:lang w:eastAsia="zh-CN"/>
        </w:rPr>
        <w:t>Figure 1</w:t>
      </w:r>
      <w:r w:rsidRPr="007D27D8">
        <w:rPr>
          <w:sz w:val="18"/>
          <w:szCs w:val="18"/>
          <w:lang w:eastAsia="zh-CN"/>
        </w:rPr>
        <w:fldChar w:fldCharType="end"/>
      </w:r>
      <w:r w:rsidRPr="007D27D8">
        <w:rPr>
          <w:sz w:val="18"/>
          <w:szCs w:val="18"/>
          <w:lang w:eastAsia="zh-CN"/>
        </w:rPr>
        <w:t>) in TR.</w:t>
      </w:r>
    </w:p>
    <w:p w14:paraId="6CBDF17B" w14:textId="77777777" w:rsidR="007D27D8" w:rsidRPr="007D27D8" w:rsidRDefault="007D27D8" w:rsidP="007D27D8">
      <w:pPr>
        <w:adjustRightInd w:val="0"/>
        <w:snapToGrid w:val="0"/>
        <w:ind w:leftChars="180" w:left="360"/>
        <w:rPr>
          <w:rFonts w:eastAsia="SimSun"/>
          <w:sz w:val="18"/>
          <w:szCs w:val="18"/>
          <w:lang w:eastAsia="zh-CN"/>
        </w:rPr>
      </w:pPr>
      <w:r w:rsidRPr="007D27D8">
        <w:rPr>
          <w:rFonts w:hint="eastAsia"/>
          <w:sz w:val="18"/>
          <w:szCs w:val="18"/>
          <w:lang w:eastAsia="zh-CN"/>
        </w:rPr>
        <w:t>Proposal</w:t>
      </w:r>
      <w:r w:rsidRPr="007D27D8">
        <w:rPr>
          <w:sz w:val="18"/>
          <w:szCs w:val="18"/>
          <w:lang w:eastAsia="zh-CN"/>
        </w:rPr>
        <w:t xml:space="preserve"> 2</w:t>
      </w:r>
      <w:r w:rsidRPr="007D27D8">
        <w:rPr>
          <w:rFonts w:hint="eastAsia"/>
          <w:sz w:val="18"/>
          <w:szCs w:val="18"/>
          <w:lang w:eastAsia="zh-CN"/>
        </w:rPr>
        <w:t>:</w:t>
      </w:r>
      <w:r w:rsidRPr="007D27D8">
        <w:rPr>
          <w:sz w:val="18"/>
          <w:szCs w:val="18"/>
          <w:lang w:eastAsia="zh-CN"/>
        </w:rPr>
        <w:t xml:space="preserve"> The side control information is only targeted to control the behavior of forwarding link (F-link)</w:t>
      </w:r>
      <w:r w:rsidRPr="007D27D8">
        <w:rPr>
          <w:rFonts w:hint="eastAsia"/>
          <w:sz w:val="18"/>
          <w:szCs w:val="18"/>
          <w:lang w:eastAsia="zh-CN"/>
        </w:rPr>
        <w:t>.</w:t>
      </w:r>
    </w:p>
    <w:p w14:paraId="4DE5DA35" w14:textId="77777777" w:rsidR="007D27D8" w:rsidRPr="007D27D8" w:rsidRDefault="007D27D8" w:rsidP="007D27D8">
      <w:pPr>
        <w:adjustRightInd w:val="0"/>
        <w:snapToGrid w:val="0"/>
        <w:ind w:leftChars="180" w:left="360"/>
        <w:rPr>
          <w:sz w:val="18"/>
          <w:szCs w:val="18"/>
          <w:lang w:eastAsia="zh-CN"/>
        </w:rPr>
      </w:pPr>
      <w:r w:rsidRPr="007D27D8">
        <w:rPr>
          <w:rFonts w:eastAsia="SimSun" w:hint="eastAsia"/>
          <w:sz w:val="18"/>
          <w:szCs w:val="18"/>
          <w:lang w:eastAsia="zh-CN"/>
        </w:rPr>
        <w:t xml:space="preserve">Proposal </w:t>
      </w:r>
      <w:r w:rsidRPr="007D27D8">
        <w:rPr>
          <w:rFonts w:eastAsia="SimSun"/>
          <w:sz w:val="18"/>
          <w:szCs w:val="18"/>
          <w:lang w:eastAsia="zh-CN"/>
        </w:rPr>
        <w:t>3</w:t>
      </w:r>
      <w:r w:rsidRPr="007D27D8">
        <w:rPr>
          <w:rFonts w:eastAsia="SimSun" w:hint="eastAsia"/>
          <w:sz w:val="18"/>
          <w:szCs w:val="18"/>
          <w:lang w:eastAsia="zh-CN"/>
        </w:rPr>
        <w:t xml:space="preserve">: </w:t>
      </w:r>
      <w:r w:rsidRPr="007D27D8">
        <w:rPr>
          <w:rFonts w:eastAsia="SimSun"/>
          <w:sz w:val="18"/>
          <w:szCs w:val="18"/>
          <w:lang w:eastAsia="zh-CN"/>
        </w:rPr>
        <w:t>The indication of TDD UL-DL configuration to NCR in semi-static/static way is recommended</w:t>
      </w:r>
      <w:r w:rsidRPr="007D27D8">
        <w:rPr>
          <w:rFonts w:eastAsia="SimSun" w:hint="eastAsia"/>
          <w:sz w:val="18"/>
          <w:szCs w:val="18"/>
          <w:lang w:eastAsia="zh-CN"/>
        </w:rPr>
        <w:t>.</w:t>
      </w:r>
    </w:p>
    <w:p w14:paraId="05F0EF4F" w14:textId="77777777" w:rsidR="007D27D8" w:rsidRPr="007D27D8" w:rsidRDefault="007D27D8" w:rsidP="007D27D8">
      <w:pPr>
        <w:adjustRightInd w:val="0"/>
        <w:snapToGrid w:val="0"/>
        <w:ind w:leftChars="180" w:left="360"/>
        <w:rPr>
          <w:rFonts w:eastAsia="SimSun"/>
          <w:sz w:val="18"/>
          <w:szCs w:val="18"/>
          <w:lang w:eastAsia="zh-CN"/>
        </w:rPr>
      </w:pPr>
      <w:r w:rsidRPr="007D27D8">
        <w:rPr>
          <w:rFonts w:eastAsia="SimSun" w:hint="eastAsia"/>
          <w:sz w:val="18"/>
          <w:szCs w:val="18"/>
          <w:lang w:eastAsia="zh-CN"/>
        </w:rPr>
        <w:t xml:space="preserve">Proposal </w:t>
      </w:r>
      <w:r w:rsidRPr="007D27D8">
        <w:rPr>
          <w:rFonts w:eastAsia="SimSun"/>
          <w:sz w:val="18"/>
          <w:szCs w:val="18"/>
          <w:lang w:eastAsia="zh-CN"/>
        </w:rPr>
        <w:t>4</w:t>
      </w:r>
      <w:r w:rsidRPr="007D27D8">
        <w:rPr>
          <w:rFonts w:eastAsia="SimSun" w:hint="eastAsia"/>
          <w:sz w:val="18"/>
          <w:szCs w:val="18"/>
          <w:lang w:eastAsia="zh-CN"/>
        </w:rPr>
        <w:t xml:space="preserve">: </w:t>
      </w:r>
      <w:r w:rsidRPr="007D27D8">
        <w:rPr>
          <w:rFonts w:eastAsia="SimSun"/>
          <w:sz w:val="18"/>
          <w:szCs w:val="18"/>
          <w:lang w:eastAsia="zh-CN"/>
        </w:rPr>
        <w:t xml:space="preserve">TDD UL-DL configuration dedicated </w:t>
      </w:r>
      <w:r w:rsidRPr="007D27D8">
        <w:rPr>
          <w:rFonts w:eastAsia="SimSun" w:hint="eastAsia"/>
          <w:sz w:val="18"/>
          <w:szCs w:val="18"/>
          <w:lang w:eastAsia="zh-CN"/>
        </w:rPr>
        <w:t>to</w:t>
      </w:r>
      <w:r w:rsidRPr="007D27D8">
        <w:rPr>
          <w:rFonts w:eastAsia="SimSun"/>
          <w:sz w:val="18"/>
          <w:szCs w:val="18"/>
          <w:lang w:eastAsia="zh-CN"/>
        </w:rPr>
        <w:t xml:space="preserve"> NCR is not necessary</w:t>
      </w:r>
      <w:r w:rsidRPr="007D27D8">
        <w:rPr>
          <w:rFonts w:eastAsia="SimSun" w:hint="eastAsia"/>
          <w:sz w:val="18"/>
          <w:szCs w:val="18"/>
          <w:lang w:eastAsia="zh-CN"/>
        </w:rPr>
        <w:t>.</w:t>
      </w:r>
    </w:p>
    <w:p w14:paraId="07196B31" w14:textId="77777777" w:rsidR="007D27D8" w:rsidRPr="007D27D8" w:rsidRDefault="007D27D8" w:rsidP="007D27D8">
      <w:pPr>
        <w:adjustRightInd w:val="0"/>
        <w:snapToGrid w:val="0"/>
        <w:ind w:leftChars="180" w:left="360"/>
        <w:rPr>
          <w:rFonts w:eastAsia="SimSun"/>
          <w:sz w:val="18"/>
          <w:szCs w:val="18"/>
          <w:lang w:eastAsia="zh-CN"/>
        </w:rPr>
      </w:pPr>
      <w:r w:rsidRPr="007D27D8">
        <w:rPr>
          <w:rFonts w:eastAsia="SimSun" w:hint="eastAsia"/>
          <w:sz w:val="18"/>
          <w:szCs w:val="18"/>
          <w:lang w:eastAsia="zh-CN"/>
        </w:rPr>
        <w:t xml:space="preserve">Proposal </w:t>
      </w:r>
      <w:r w:rsidRPr="007D27D8">
        <w:rPr>
          <w:sz w:val="18"/>
          <w:szCs w:val="18"/>
          <w:lang w:eastAsia="zh-CN"/>
        </w:rPr>
        <w:t>5</w:t>
      </w:r>
      <w:r w:rsidRPr="007D27D8">
        <w:rPr>
          <w:rFonts w:hint="eastAsia"/>
          <w:sz w:val="18"/>
          <w:szCs w:val="18"/>
          <w:lang w:eastAsia="zh-CN"/>
        </w:rPr>
        <w:t xml:space="preserve">: </w:t>
      </w:r>
      <w:r w:rsidRPr="007D27D8">
        <w:rPr>
          <w:sz w:val="18"/>
          <w:szCs w:val="18"/>
          <w:lang w:eastAsia="zh-CN"/>
        </w:rPr>
        <w:t>The legacy mechanism for DL synchronization by detecting the SSB is applicable for NCR.</w:t>
      </w:r>
    </w:p>
    <w:p w14:paraId="7531E0D5" w14:textId="77777777" w:rsidR="007D27D8" w:rsidRPr="007D27D8" w:rsidRDefault="007D27D8" w:rsidP="007D27D8">
      <w:pPr>
        <w:adjustRightInd w:val="0"/>
        <w:snapToGrid w:val="0"/>
        <w:ind w:leftChars="180" w:left="360"/>
        <w:rPr>
          <w:rFonts w:eastAsia="SimSun"/>
          <w:sz w:val="18"/>
          <w:szCs w:val="18"/>
          <w:lang w:eastAsia="zh-CN"/>
        </w:rPr>
      </w:pPr>
      <w:r w:rsidRPr="007D27D8">
        <w:rPr>
          <w:rFonts w:eastAsia="SimSun"/>
          <w:sz w:val="18"/>
          <w:szCs w:val="18"/>
          <w:lang w:eastAsia="zh-CN"/>
        </w:rPr>
        <w:t>Proposal 6: The following timing alignment is proposed for NCR, and n</w:t>
      </w:r>
      <w:r w:rsidRPr="007D27D8">
        <w:rPr>
          <w:sz w:val="18"/>
          <w:szCs w:val="18"/>
        </w:rPr>
        <w:t>o additional spec impact is expecte</w:t>
      </w:r>
      <w:r w:rsidRPr="007D27D8">
        <w:rPr>
          <w:rFonts w:eastAsia="SimSun"/>
          <w:sz w:val="18"/>
          <w:szCs w:val="18"/>
          <w:lang w:eastAsia="zh-CN"/>
        </w:rPr>
        <w:t>d.</w:t>
      </w:r>
    </w:p>
    <w:p w14:paraId="158B47C3" w14:textId="77777777" w:rsidR="007D27D8" w:rsidRPr="007D27D8" w:rsidRDefault="007D27D8" w:rsidP="00842CF4">
      <w:pPr>
        <w:numPr>
          <w:ilvl w:val="0"/>
          <w:numId w:val="107"/>
        </w:numPr>
        <w:adjustRightInd w:val="0"/>
        <w:snapToGrid w:val="0"/>
        <w:ind w:leftChars="200" w:left="820"/>
        <w:jc w:val="both"/>
        <w:rPr>
          <w:sz w:val="18"/>
          <w:szCs w:val="18"/>
          <w:lang w:eastAsia="zh-CN"/>
        </w:rPr>
      </w:pPr>
      <w:r w:rsidRPr="007D27D8">
        <w:rPr>
          <w:rFonts w:eastAsia="SimSun"/>
          <w:sz w:val="18"/>
          <w:szCs w:val="18"/>
          <w:lang w:eastAsia="zh-CN"/>
        </w:rPr>
        <w:t xml:space="preserve">NCR C-link: its DL Rx timing (C1) and UL Tx timing (C2) can be determined as for a </w:t>
      </w:r>
      <w:r w:rsidRPr="007D27D8">
        <w:rPr>
          <w:sz w:val="18"/>
          <w:szCs w:val="18"/>
          <w:lang w:eastAsia="zh-CN"/>
        </w:rPr>
        <w:t>“UE”.</w:t>
      </w:r>
    </w:p>
    <w:p w14:paraId="1B4CCB66" w14:textId="77777777" w:rsidR="007D27D8" w:rsidRPr="007D27D8" w:rsidRDefault="007D27D8" w:rsidP="00842CF4">
      <w:pPr>
        <w:numPr>
          <w:ilvl w:val="0"/>
          <w:numId w:val="107"/>
        </w:numPr>
        <w:adjustRightInd w:val="0"/>
        <w:snapToGrid w:val="0"/>
        <w:ind w:leftChars="200" w:left="820"/>
        <w:jc w:val="both"/>
        <w:rPr>
          <w:sz w:val="18"/>
          <w:szCs w:val="18"/>
          <w:lang w:eastAsia="zh-CN"/>
        </w:rPr>
      </w:pPr>
      <w:r w:rsidRPr="007D27D8">
        <w:rPr>
          <w:sz w:val="18"/>
          <w:szCs w:val="18"/>
          <w:lang w:eastAsia="zh-CN"/>
        </w:rPr>
        <w:t>NCR F-link: ideally,  the s</w:t>
      </w:r>
      <w:r w:rsidRPr="007D27D8">
        <w:rPr>
          <w:sz w:val="18"/>
          <w:szCs w:val="18"/>
        </w:rPr>
        <w:t>ame timing</w:t>
      </w:r>
      <w:r w:rsidRPr="007D27D8">
        <w:rPr>
          <w:rFonts w:eastAsia="SimSun"/>
          <w:sz w:val="18"/>
          <w:szCs w:val="18"/>
          <w:lang w:eastAsia="zh-CN"/>
        </w:rPr>
        <w:t xml:space="preserve"> as NCR C-link </w:t>
      </w:r>
      <w:r w:rsidRPr="007D27D8">
        <w:rPr>
          <w:sz w:val="18"/>
          <w:szCs w:val="18"/>
        </w:rPr>
        <w:t>is expected</w:t>
      </w:r>
    </w:p>
    <w:p w14:paraId="6C23CD70" w14:textId="77777777" w:rsidR="007D27D8" w:rsidRPr="007D27D8" w:rsidRDefault="007D27D8" w:rsidP="00842CF4">
      <w:pPr>
        <w:numPr>
          <w:ilvl w:val="0"/>
          <w:numId w:val="108"/>
        </w:numPr>
        <w:adjustRightInd w:val="0"/>
        <w:snapToGrid w:val="0"/>
        <w:ind w:leftChars="391" w:left="1202"/>
        <w:jc w:val="both"/>
        <w:rPr>
          <w:sz w:val="18"/>
          <w:szCs w:val="18"/>
          <w:lang w:eastAsia="zh-CN"/>
        </w:rPr>
      </w:pPr>
      <w:r w:rsidRPr="007D27D8">
        <w:rPr>
          <w:sz w:val="18"/>
          <w:szCs w:val="18"/>
          <w:lang w:eastAsia="zh-CN"/>
        </w:rPr>
        <w:t>F</w:t>
      </w:r>
      <w:r w:rsidRPr="007D27D8">
        <w:rPr>
          <w:rFonts w:eastAsia="SimSun"/>
          <w:sz w:val="18"/>
          <w:szCs w:val="18"/>
          <w:lang w:eastAsia="zh-CN"/>
        </w:rPr>
        <w:t>-link</w:t>
      </w:r>
      <w:r w:rsidRPr="007D27D8">
        <w:rPr>
          <w:sz w:val="18"/>
          <w:szCs w:val="18"/>
          <w:lang w:eastAsia="zh-CN"/>
        </w:rPr>
        <w:t xml:space="preserve"> DL Rx timing (F1) = C</w:t>
      </w:r>
      <w:r w:rsidRPr="007D27D8">
        <w:rPr>
          <w:rFonts w:eastAsia="SimSun"/>
          <w:sz w:val="18"/>
          <w:szCs w:val="18"/>
          <w:lang w:eastAsia="zh-CN"/>
        </w:rPr>
        <w:t>-link</w:t>
      </w:r>
      <w:r w:rsidRPr="007D27D8">
        <w:rPr>
          <w:sz w:val="18"/>
          <w:szCs w:val="18"/>
          <w:lang w:eastAsia="zh-CN"/>
        </w:rPr>
        <w:t xml:space="preserve"> DL Rx timing (C1)</w:t>
      </w:r>
    </w:p>
    <w:p w14:paraId="348D232C" w14:textId="77777777" w:rsidR="007D27D8" w:rsidRPr="007D27D8" w:rsidRDefault="007D27D8" w:rsidP="00842CF4">
      <w:pPr>
        <w:numPr>
          <w:ilvl w:val="0"/>
          <w:numId w:val="108"/>
        </w:numPr>
        <w:adjustRightInd w:val="0"/>
        <w:snapToGrid w:val="0"/>
        <w:ind w:leftChars="391" w:left="1202"/>
        <w:jc w:val="both"/>
        <w:rPr>
          <w:sz w:val="18"/>
          <w:szCs w:val="18"/>
          <w:lang w:eastAsia="zh-CN"/>
        </w:rPr>
      </w:pPr>
      <w:r w:rsidRPr="007D27D8">
        <w:rPr>
          <w:sz w:val="18"/>
          <w:szCs w:val="18"/>
          <w:lang w:eastAsia="zh-CN"/>
        </w:rPr>
        <w:t>F</w:t>
      </w:r>
      <w:r w:rsidRPr="007D27D8">
        <w:rPr>
          <w:rFonts w:eastAsia="SimSun"/>
          <w:sz w:val="18"/>
          <w:szCs w:val="18"/>
          <w:lang w:eastAsia="zh-CN"/>
        </w:rPr>
        <w:t>-link</w:t>
      </w:r>
      <w:r w:rsidRPr="007D27D8">
        <w:rPr>
          <w:sz w:val="18"/>
          <w:szCs w:val="18"/>
          <w:lang w:eastAsia="zh-CN"/>
        </w:rPr>
        <w:t xml:space="preserve"> DL Tx timing (F3) = F</w:t>
      </w:r>
      <w:r w:rsidRPr="007D27D8">
        <w:rPr>
          <w:rFonts w:eastAsia="SimSun"/>
          <w:sz w:val="18"/>
          <w:szCs w:val="18"/>
          <w:lang w:eastAsia="zh-CN"/>
        </w:rPr>
        <w:t>-link</w:t>
      </w:r>
      <w:r w:rsidRPr="007D27D8">
        <w:rPr>
          <w:sz w:val="18"/>
          <w:szCs w:val="18"/>
          <w:lang w:eastAsia="zh-CN"/>
        </w:rPr>
        <w:t xml:space="preserve"> DL Rx timing (F1)</w:t>
      </w:r>
    </w:p>
    <w:p w14:paraId="258B0E9A" w14:textId="77777777" w:rsidR="007D27D8" w:rsidRPr="007D27D8" w:rsidRDefault="007D27D8" w:rsidP="00842CF4">
      <w:pPr>
        <w:numPr>
          <w:ilvl w:val="0"/>
          <w:numId w:val="108"/>
        </w:numPr>
        <w:adjustRightInd w:val="0"/>
        <w:snapToGrid w:val="0"/>
        <w:ind w:leftChars="391" w:left="1202"/>
        <w:jc w:val="both"/>
        <w:rPr>
          <w:sz w:val="18"/>
          <w:szCs w:val="18"/>
          <w:lang w:eastAsia="zh-CN"/>
        </w:rPr>
      </w:pPr>
      <w:r w:rsidRPr="007D27D8">
        <w:rPr>
          <w:sz w:val="18"/>
          <w:szCs w:val="18"/>
          <w:lang w:eastAsia="zh-CN"/>
        </w:rPr>
        <w:t>F</w:t>
      </w:r>
      <w:r w:rsidRPr="007D27D8">
        <w:rPr>
          <w:rFonts w:eastAsia="SimSun"/>
          <w:sz w:val="18"/>
          <w:szCs w:val="18"/>
          <w:lang w:eastAsia="zh-CN"/>
        </w:rPr>
        <w:t>-link</w:t>
      </w:r>
      <w:r w:rsidRPr="007D27D8">
        <w:rPr>
          <w:sz w:val="18"/>
          <w:szCs w:val="18"/>
          <w:lang w:eastAsia="zh-CN"/>
        </w:rPr>
        <w:t xml:space="preserve"> UL Tx timing (F2) = C</w:t>
      </w:r>
      <w:r w:rsidRPr="007D27D8">
        <w:rPr>
          <w:rFonts w:eastAsia="SimSun"/>
          <w:sz w:val="18"/>
          <w:szCs w:val="18"/>
          <w:lang w:eastAsia="zh-CN"/>
        </w:rPr>
        <w:t>-link</w:t>
      </w:r>
      <w:r w:rsidRPr="007D27D8">
        <w:rPr>
          <w:sz w:val="18"/>
          <w:szCs w:val="18"/>
          <w:lang w:eastAsia="zh-CN"/>
        </w:rPr>
        <w:t xml:space="preserve"> UL Tx timing (C2)</w:t>
      </w:r>
    </w:p>
    <w:p w14:paraId="62BBE596" w14:textId="77777777" w:rsidR="007D27D8" w:rsidRPr="007D27D8" w:rsidRDefault="007D27D8" w:rsidP="00842CF4">
      <w:pPr>
        <w:numPr>
          <w:ilvl w:val="0"/>
          <w:numId w:val="108"/>
        </w:numPr>
        <w:adjustRightInd w:val="0"/>
        <w:snapToGrid w:val="0"/>
        <w:ind w:leftChars="391" w:left="1202"/>
        <w:jc w:val="both"/>
        <w:rPr>
          <w:sz w:val="18"/>
          <w:szCs w:val="18"/>
          <w:lang w:eastAsia="zh-CN"/>
        </w:rPr>
      </w:pPr>
      <w:r w:rsidRPr="007D27D8">
        <w:rPr>
          <w:sz w:val="18"/>
          <w:szCs w:val="18"/>
          <w:lang w:eastAsia="zh-CN"/>
        </w:rPr>
        <w:t>F</w:t>
      </w:r>
      <w:r w:rsidRPr="007D27D8">
        <w:rPr>
          <w:rFonts w:eastAsia="SimSun"/>
          <w:sz w:val="18"/>
          <w:szCs w:val="18"/>
          <w:lang w:eastAsia="zh-CN"/>
        </w:rPr>
        <w:t>-link</w:t>
      </w:r>
      <w:r w:rsidRPr="007D27D8">
        <w:rPr>
          <w:sz w:val="18"/>
          <w:szCs w:val="18"/>
          <w:lang w:eastAsia="zh-CN"/>
        </w:rPr>
        <w:t xml:space="preserve"> UL Rx timing (F4) = F</w:t>
      </w:r>
      <w:r w:rsidRPr="007D27D8">
        <w:rPr>
          <w:rFonts w:eastAsia="SimSun"/>
          <w:sz w:val="18"/>
          <w:szCs w:val="18"/>
          <w:lang w:eastAsia="zh-CN"/>
        </w:rPr>
        <w:t>-link</w:t>
      </w:r>
      <w:r w:rsidRPr="007D27D8">
        <w:rPr>
          <w:sz w:val="18"/>
          <w:szCs w:val="18"/>
          <w:lang w:eastAsia="zh-CN"/>
        </w:rPr>
        <w:t xml:space="preserve"> UL Tx timing (F2)</w:t>
      </w:r>
    </w:p>
    <w:p w14:paraId="5D639BCF" w14:textId="77777777" w:rsidR="007D27D8" w:rsidRPr="007D27D8" w:rsidRDefault="007D27D8" w:rsidP="007D27D8">
      <w:pPr>
        <w:adjustRightInd w:val="0"/>
        <w:snapToGrid w:val="0"/>
        <w:ind w:leftChars="180" w:left="360"/>
        <w:rPr>
          <w:rFonts w:eastAsia="SimSun"/>
          <w:sz w:val="18"/>
          <w:szCs w:val="18"/>
          <w:lang w:eastAsia="zh-CN"/>
        </w:rPr>
      </w:pPr>
      <w:r w:rsidRPr="007D27D8">
        <w:rPr>
          <w:rFonts w:eastAsia="SimSun" w:hint="eastAsia"/>
          <w:sz w:val="18"/>
          <w:szCs w:val="18"/>
          <w:lang w:eastAsia="zh-CN"/>
        </w:rPr>
        <w:t xml:space="preserve">Proposal </w:t>
      </w:r>
      <w:r w:rsidRPr="007D27D8">
        <w:rPr>
          <w:rFonts w:eastAsia="SimSun"/>
          <w:sz w:val="18"/>
          <w:szCs w:val="18"/>
          <w:lang w:eastAsia="zh-CN"/>
        </w:rPr>
        <w:t>7</w:t>
      </w:r>
      <w:r w:rsidRPr="007D27D8">
        <w:rPr>
          <w:rFonts w:eastAsia="SimSun" w:hint="eastAsia"/>
          <w:sz w:val="18"/>
          <w:szCs w:val="18"/>
          <w:lang w:eastAsia="zh-CN"/>
        </w:rPr>
        <w:t xml:space="preserve">: </w:t>
      </w:r>
      <w:r w:rsidRPr="007D27D8">
        <w:rPr>
          <w:rFonts w:eastAsia="SimSun"/>
          <w:sz w:val="18"/>
          <w:szCs w:val="18"/>
          <w:lang w:eastAsia="zh-CN"/>
        </w:rPr>
        <w:t xml:space="preserve">The resource multiplexing between the C-link and F-link can be managed by the </w:t>
      </w:r>
      <w:r w:rsidRPr="007D27D8">
        <w:rPr>
          <w:rFonts w:eastAsia="SimSun" w:hint="eastAsia"/>
          <w:sz w:val="18"/>
          <w:szCs w:val="18"/>
          <w:lang w:eastAsia="zh-CN"/>
        </w:rPr>
        <w:t>gNB</w:t>
      </w:r>
      <w:r w:rsidRPr="007D27D8">
        <w:rPr>
          <w:rFonts w:eastAsia="SimSun"/>
          <w:sz w:val="18"/>
          <w:szCs w:val="18"/>
          <w:lang w:eastAsia="zh-CN"/>
        </w:rPr>
        <w:t xml:space="preserve"> without additional specification impact.</w:t>
      </w:r>
    </w:p>
    <w:p w14:paraId="515D38C1" w14:textId="77777777" w:rsidR="007D27D8" w:rsidRPr="007D27D8" w:rsidRDefault="007D27D8" w:rsidP="007D27D8">
      <w:pPr>
        <w:adjustRightInd w:val="0"/>
        <w:snapToGrid w:val="0"/>
        <w:ind w:leftChars="180" w:left="360"/>
        <w:rPr>
          <w:rFonts w:eastAsia="SimSun"/>
          <w:sz w:val="18"/>
          <w:szCs w:val="18"/>
          <w:lang w:eastAsia="zh-CN"/>
        </w:rPr>
      </w:pPr>
      <w:r w:rsidRPr="007D27D8">
        <w:rPr>
          <w:sz w:val="18"/>
          <w:szCs w:val="18"/>
          <w:lang w:eastAsia="zh-CN"/>
        </w:rPr>
        <w:t xml:space="preserve">Proposal 8: The beam indication for the C-link 1&amp;2 can be reused by the F-link 1&amp;2 to ensure the </w:t>
      </w:r>
      <w:r w:rsidRPr="007D27D8">
        <w:rPr>
          <w:rFonts w:eastAsia="SimSun"/>
          <w:sz w:val="18"/>
          <w:szCs w:val="18"/>
          <w:lang w:eastAsia="zh-CN"/>
        </w:rPr>
        <w:t>same channel condition of control signaling and backhaul forwarding without extra signaling cost</w:t>
      </w:r>
      <w:r w:rsidRPr="007D27D8">
        <w:rPr>
          <w:sz w:val="18"/>
          <w:szCs w:val="18"/>
          <w:lang w:eastAsia="zh-CN"/>
        </w:rPr>
        <w:t>.</w:t>
      </w:r>
    </w:p>
    <w:p w14:paraId="005714D1" w14:textId="77777777" w:rsidR="007D27D8" w:rsidRPr="007D27D8" w:rsidRDefault="007D27D8" w:rsidP="007D27D8">
      <w:pPr>
        <w:adjustRightInd w:val="0"/>
        <w:snapToGrid w:val="0"/>
        <w:ind w:leftChars="180" w:left="360"/>
        <w:rPr>
          <w:sz w:val="18"/>
          <w:szCs w:val="18"/>
          <w:lang w:eastAsia="zh-CN"/>
        </w:rPr>
      </w:pPr>
      <w:r w:rsidRPr="007D27D8">
        <w:rPr>
          <w:sz w:val="18"/>
          <w:szCs w:val="18"/>
          <w:lang w:eastAsia="zh-CN"/>
        </w:rPr>
        <w:t>Proposal 9: To enable the forwarding of common channel, the beam information can be achieved in static or semi-static way by:</w:t>
      </w:r>
    </w:p>
    <w:p w14:paraId="27C63B18" w14:textId="77777777" w:rsidR="007D27D8" w:rsidRPr="007D27D8" w:rsidRDefault="007D27D8" w:rsidP="00842CF4">
      <w:pPr>
        <w:numPr>
          <w:ilvl w:val="1"/>
          <w:numId w:val="109"/>
        </w:numPr>
        <w:adjustRightInd w:val="0"/>
        <w:snapToGrid w:val="0"/>
        <w:jc w:val="both"/>
        <w:rPr>
          <w:sz w:val="18"/>
          <w:szCs w:val="18"/>
          <w:lang w:eastAsia="zh-CN"/>
        </w:rPr>
      </w:pPr>
      <w:r w:rsidRPr="007D27D8">
        <w:rPr>
          <w:sz w:val="18"/>
          <w:szCs w:val="18"/>
          <w:lang w:eastAsia="zh-CN"/>
        </w:rPr>
        <w:t>Configuring the mapping relationship between DL/UL common signal and the NCR’s beams</w:t>
      </w:r>
    </w:p>
    <w:p w14:paraId="7AD5BECA" w14:textId="77777777" w:rsidR="007D27D8" w:rsidRPr="007D27D8" w:rsidRDefault="007D27D8" w:rsidP="00842CF4">
      <w:pPr>
        <w:numPr>
          <w:ilvl w:val="1"/>
          <w:numId w:val="109"/>
        </w:numPr>
        <w:adjustRightInd w:val="0"/>
        <w:snapToGrid w:val="0"/>
        <w:jc w:val="both"/>
        <w:rPr>
          <w:sz w:val="18"/>
          <w:szCs w:val="18"/>
          <w:lang w:eastAsia="zh-CN"/>
        </w:rPr>
      </w:pPr>
      <w:r w:rsidRPr="007D27D8">
        <w:rPr>
          <w:rFonts w:eastAsia="SimSun"/>
          <w:sz w:val="18"/>
          <w:szCs w:val="18"/>
          <w:lang w:eastAsia="zh-CN"/>
        </w:rPr>
        <w:t>Indicating the beam information along with the applicable time instant</w:t>
      </w:r>
      <w:r w:rsidRPr="007D27D8">
        <w:rPr>
          <w:sz w:val="18"/>
          <w:szCs w:val="18"/>
          <w:lang w:eastAsia="zh-CN"/>
        </w:rPr>
        <w:t xml:space="preserve"> </w:t>
      </w:r>
      <w:r w:rsidRPr="007D27D8">
        <w:rPr>
          <w:rFonts w:eastAsia="SimSun"/>
          <w:sz w:val="18"/>
          <w:szCs w:val="18"/>
          <w:lang w:eastAsia="zh-CN"/>
        </w:rPr>
        <w:t xml:space="preserve">directly </w:t>
      </w:r>
    </w:p>
    <w:p w14:paraId="75054703" w14:textId="77777777" w:rsidR="007D27D8" w:rsidRPr="007D27D8" w:rsidRDefault="007D27D8" w:rsidP="007D27D8">
      <w:pPr>
        <w:adjustRightInd w:val="0"/>
        <w:snapToGrid w:val="0"/>
        <w:ind w:leftChars="180" w:left="360"/>
        <w:rPr>
          <w:sz w:val="18"/>
          <w:szCs w:val="18"/>
          <w:lang w:eastAsia="zh-CN"/>
        </w:rPr>
      </w:pPr>
      <w:r w:rsidRPr="007D27D8">
        <w:rPr>
          <w:sz w:val="18"/>
          <w:szCs w:val="18"/>
          <w:lang w:eastAsia="zh-CN"/>
        </w:rPr>
        <w:t xml:space="preserve">Proposal </w:t>
      </w:r>
      <w:r w:rsidRPr="007D27D8">
        <w:rPr>
          <w:rFonts w:hint="eastAsia"/>
          <w:sz w:val="18"/>
          <w:szCs w:val="18"/>
          <w:lang w:eastAsia="zh-CN"/>
        </w:rPr>
        <w:t>1</w:t>
      </w:r>
      <w:r w:rsidRPr="007D27D8">
        <w:rPr>
          <w:sz w:val="18"/>
          <w:szCs w:val="18"/>
          <w:lang w:eastAsia="zh-CN"/>
        </w:rPr>
        <w:t>0: To enable the forwarding of UE dedicated channel in dynamic way, the beam information can be achieved by:</w:t>
      </w:r>
    </w:p>
    <w:p w14:paraId="66823333" w14:textId="77777777" w:rsidR="007D27D8" w:rsidRPr="007D27D8" w:rsidRDefault="007D27D8" w:rsidP="00842CF4">
      <w:pPr>
        <w:numPr>
          <w:ilvl w:val="1"/>
          <w:numId w:val="109"/>
        </w:numPr>
        <w:adjustRightInd w:val="0"/>
        <w:snapToGrid w:val="0"/>
        <w:jc w:val="both"/>
        <w:rPr>
          <w:sz w:val="18"/>
          <w:szCs w:val="18"/>
          <w:lang w:eastAsia="zh-CN"/>
        </w:rPr>
      </w:pPr>
      <w:r w:rsidRPr="007D27D8">
        <w:rPr>
          <w:rFonts w:eastAsia="SimSun"/>
          <w:sz w:val="18"/>
          <w:szCs w:val="18"/>
          <w:lang w:eastAsia="zh-CN"/>
        </w:rPr>
        <w:t>Indicating the beam information along with the applicable time domain resource</w:t>
      </w:r>
      <w:r w:rsidRPr="007D27D8">
        <w:rPr>
          <w:sz w:val="18"/>
          <w:szCs w:val="18"/>
          <w:lang w:eastAsia="zh-CN"/>
        </w:rPr>
        <w:t xml:space="preserve"> </w:t>
      </w:r>
      <w:r w:rsidRPr="007D27D8">
        <w:rPr>
          <w:rFonts w:eastAsia="SimSun"/>
          <w:sz w:val="18"/>
          <w:szCs w:val="18"/>
          <w:lang w:eastAsia="zh-CN"/>
        </w:rPr>
        <w:t>directly</w:t>
      </w:r>
    </w:p>
    <w:p w14:paraId="2BF32822" w14:textId="77777777" w:rsidR="007D27D8" w:rsidRPr="007D27D8" w:rsidRDefault="007D27D8" w:rsidP="00842CF4">
      <w:pPr>
        <w:numPr>
          <w:ilvl w:val="1"/>
          <w:numId w:val="109"/>
        </w:numPr>
        <w:adjustRightInd w:val="0"/>
        <w:snapToGrid w:val="0"/>
        <w:jc w:val="both"/>
        <w:rPr>
          <w:sz w:val="18"/>
          <w:szCs w:val="18"/>
          <w:lang w:eastAsia="zh-CN"/>
        </w:rPr>
      </w:pPr>
      <w:r w:rsidRPr="007D27D8">
        <w:rPr>
          <w:rFonts w:eastAsia="SimSun"/>
          <w:sz w:val="18"/>
          <w:szCs w:val="18"/>
          <w:lang w:eastAsia="zh-CN"/>
        </w:rPr>
        <w:t>Using enhanced TCI with the logic beam index allocated per NCR’s beam</w:t>
      </w:r>
    </w:p>
    <w:p w14:paraId="2A577CD1" w14:textId="77777777" w:rsidR="007D27D8" w:rsidRPr="007D27D8" w:rsidRDefault="007D27D8" w:rsidP="007D27D8">
      <w:pPr>
        <w:adjustRightInd w:val="0"/>
        <w:snapToGrid w:val="0"/>
        <w:ind w:leftChars="180" w:left="360"/>
        <w:rPr>
          <w:sz w:val="18"/>
          <w:szCs w:val="18"/>
          <w:lang w:eastAsia="zh-CN"/>
        </w:rPr>
      </w:pPr>
      <w:r w:rsidRPr="007D27D8">
        <w:rPr>
          <w:sz w:val="18"/>
          <w:szCs w:val="18"/>
          <w:lang w:eastAsia="zh-CN"/>
        </w:rPr>
        <w:t xml:space="preserve">Proposal </w:t>
      </w:r>
      <w:r w:rsidRPr="007D27D8">
        <w:rPr>
          <w:rFonts w:hint="eastAsia"/>
          <w:sz w:val="18"/>
          <w:szCs w:val="18"/>
          <w:lang w:eastAsia="zh-CN"/>
        </w:rPr>
        <w:t>1</w:t>
      </w:r>
      <w:r w:rsidRPr="007D27D8">
        <w:rPr>
          <w:sz w:val="18"/>
          <w:szCs w:val="18"/>
          <w:lang w:eastAsia="zh-CN"/>
        </w:rPr>
        <w:t>1: Beam information is beneficial and recommended as the side control information for network-controlled repeater to improve the p</w:t>
      </w:r>
      <w:r w:rsidRPr="007D27D8">
        <w:rPr>
          <w:rFonts w:hint="eastAsia"/>
          <w:sz w:val="18"/>
          <w:szCs w:val="18"/>
          <w:lang w:eastAsia="zh-CN"/>
        </w:rPr>
        <w:t>erformance.</w:t>
      </w:r>
    </w:p>
    <w:p w14:paraId="795C16F1" w14:textId="77777777" w:rsidR="007D27D8" w:rsidRPr="007D27D8" w:rsidRDefault="007D27D8" w:rsidP="007D27D8">
      <w:pPr>
        <w:adjustRightInd w:val="0"/>
        <w:snapToGrid w:val="0"/>
        <w:ind w:leftChars="180" w:left="360"/>
        <w:rPr>
          <w:sz w:val="18"/>
          <w:szCs w:val="18"/>
          <w:u w:val="single"/>
          <w:lang w:eastAsia="zh-CN"/>
        </w:rPr>
      </w:pPr>
      <w:r w:rsidRPr="007D27D8">
        <w:rPr>
          <w:rFonts w:hint="eastAsia"/>
          <w:sz w:val="18"/>
          <w:szCs w:val="18"/>
          <w:lang w:eastAsia="zh-CN"/>
        </w:rPr>
        <w:t>Proposal</w:t>
      </w:r>
      <w:r w:rsidRPr="007D27D8">
        <w:rPr>
          <w:sz w:val="18"/>
          <w:szCs w:val="18"/>
          <w:lang w:eastAsia="zh-CN"/>
        </w:rPr>
        <w:t xml:space="preserve"> </w:t>
      </w:r>
      <w:r w:rsidRPr="007D27D8">
        <w:rPr>
          <w:rFonts w:hint="eastAsia"/>
          <w:sz w:val="18"/>
          <w:szCs w:val="18"/>
          <w:lang w:eastAsia="zh-CN"/>
        </w:rPr>
        <w:t>1</w:t>
      </w:r>
      <w:r w:rsidRPr="007D27D8">
        <w:rPr>
          <w:sz w:val="18"/>
          <w:szCs w:val="18"/>
          <w:lang w:eastAsia="zh-CN"/>
        </w:rPr>
        <w:t>2</w:t>
      </w:r>
      <w:r w:rsidRPr="007D27D8">
        <w:rPr>
          <w:rFonts w:hint="eastAsia"/>
          <w:sz w:val="18"/>
          <w:szCs w:val="18"/>
          <w:lang w:eastAsia="zh-CN"/>
        </w:rPr>
        <w:t xml:space="preserve">: </w:t>
      </w:r>
      <w:r w:rsidRPr="007D27D8">
        <w:rPr>
          <w:sz w:val="18"/>
          <w:szCs w:val="18"/>
          <w:lang w:eastAsia="zh-CN"/>
        </w:rPr>
        <w:t>ON-OFF</w:t>
      </w:r>
      <w:r w:rsidRPr="007D27D8">
        <w:rPr>
          <w:rFonts w:hint="eastAsia"/>
          <w:sz w:val="18"/>
          <w:szCs w:val="18"/>
          <w:lang w:eastAsia="zh-CN"/>
        </w:rPr>
        <w:t xml:space="preserve"> information is </w:t>
      </w:r>
      <w:r w:rsidRPr="007D27D8">
        <w:rPr>
          <w:sz w:val="18"/>
          <w:szCs w:val="18"/>
          <w:lang w:eastAsia="zh-CN"/>
        </w:rPr>
        <w:t>beneficial and recommended as the side control information for network-controlled repeater for both energy</w:t>
      </w:r>
      <w:r w:rsidRPr="007D27D8">
        <w:rPr>
          <w:rFonts w:hint="eastAsia"/>
          <w:sz w:val="18"/>
          <w:szCs w:val="18"/>
          <w:lang w:eastAsia="zh-CN"/>
        </w:rPr>
        <w:t xml:space="preserve"> efficiency</w:t>
      </w:r>
      <w:r w:rsidRPr="007D27D8">
        <w:rPr>
          <w:sz w:val="18"/>
          <w:szCs w:val="18"/>
          <w:lang w:eastAsia="zh-CN"/>
        </w:rPr>
        <w:t xml:space="preserve"> and interference management.</w:t>
      </w:r>
    </w:p>
    <w:p w14:paraId="5CE92485" w14:textId="77777777" w:rsidR="007D27D8" w:rsidRPr="007D27D8" w:rsidRDefault="007D27D8" w:rsidP="007D27D8">
      <w:pPr>
        <w:adjustRightInd w:val="0"/>
        <w:snapToGrid w:val="0"/>
        <w:ind w:leftChars="180" w:left="360"/>
        <w:rPr>
          <w:sz w:val="18"/>
          <w:szCs w:val="18"/>
          <w:lang w:eastAsia="zh-CN"/>
        </w:rPr>
      </w:pPr>
      <w:r w:rsidRPr="007D27D8">
        <w:rPr>
          <w:rFonts w:hint="eastAsia"/>
          <w:sz w:val="18"/>
          <w:szCs w:val="18"/>
          <w:lang w:eastAsia="zh-CN"/>
        </w:rPr>
        <w:t>Proposal 1</w:t>
      </w:r>
      <w:r w:rsidRPr="007D27D8">
        <w:rPr>
          <w:sz w:val="18"/>
          <w:szCs w:val="18"/>
          <w:lang w:eastAsia="zh-CN"/>
        </w:rPr>
        <w:t>3</w:t>
      </w:r>
      <w:r w:rsidRPr="007D27D8">
        <w:rPr>
          <w:rFonts w:hint="eastAsia"/>
          <w:sz w:val="18"/>
          <w:szCs w:val="18"/>
          <w:lang w:eastAsia="zh-CN"/>
        </w:rPr>
        <w:t>: Support at least large time scale ON-OFF configuration on the whole forwarding link for NCR.</w:t>
      </w:r>
    </w:p>
    <w:p w14:paraId="772ADDA7" w14:textId="77777777" w:rsidR="007D27D8" w:rsidRPr="007D27D8" w:rsidRDefault="007D27D8" w:rsidP="007D27D8">
      <w:pPr>
        <w:adjustRightInd w:val="0"/>
        <w:snapToGrid w:val="0"/>
        <w:ind w:leftChars="180" w:left="360"/>
        <w:rPr>
          <w:sz w:val="18"/>
          <w:szCs w:val="18"/>
          <w:lang w:eastAsia="zh-CN"/>
        </w:rPr>
      </w:pPr>
      <w:r w:rsidRPr="007D27D8">
        <w:rPr>
          <w:rFonts w:hint="eastAsia"/>
          <w:sz w:val="18"/>
          <w:szCs w:val="18"/>
          <w:lang w:eastAsia="zh-CN"/>
        </w:rPr>
        <w:t>Proposal 1</w:t>
      </w:r>
      <w:r w:rsidRPr="007D27D8">
        <w:rPr>
          <w:sz w:val="18"/>
          <w:szCs w:val="18"/>
          <w:lang w:eastAsia="zh-CN"/>
        </w:rPr>
        <w:t>4</w:t>
      </w:r>
      <w:r w:rsidRPr="007D27D8">
        <w:rPr>
          <w:rFonts w:hint="eastAsia"/>
          <w:sz w:val="18"/>
          <w:szCs w:val="18"/>
          <w:lang w:eastAsia="zh-CN"/>
        </w:rPr>
        <w:t>: Finer granularity of ON-OFF information, e.g. slot level and link level configuration, can also be considered for NCR forwarding links.</w:t>
      </w:r>
    </w:p>
    <w:p w14:paraId="4286399E" w14:textId="77777777" w:rsidR="007D27D8" w:rsidRPr="007D27D8" w:rsidRDefault="007D27D8" w:rsidP="007D27D8">
      <w:pPr>
        <w:adjustRightInd w:val="0"/>
        <w:snapToGrid w:val="0"/>
        <w:ind w:leftChars="180" w:left="360"/>
        <w:rPr>
          <w:sz w:val="18"/>
          <w:szCs w:val="18"/>
          <w:lang w:eastAsia="zh-CN"/>
        </w:rPr>
      </w:pPr>
      <w:r w:rsidRPr="007D27D8">
        <w:rPr>
          <w:rFonts w:hint="eastAsia"/>
          <w:sz w:val="18"/>
          <w:szCs w:val="18"/>
          <w:lang w:eastAsia="zh-CN"/>
        </w:rPr>
        <w:t>Proposal 1</w:t>
      </w:r>
      <w:r w:rsidRPr="007D27D8">
        <w:rPr>
          <w:sz w:val="18"/>
          <w:szCs w:val="18"/>
          <w:lang w:eastAsia="zh-CN"/>
        </w:rPr>
        <w:t>5</w:t>
      </w:r>
      <w:r w:rsidRPr="007D27D8">
        <w:rPr>
          <w:rFonts w:hint="eastAsia"/>
          <w:sz w:val="18"/>
          <w:szCs w:val="18"/>
          <w:lang w:eastAsia="zh-CN"/>
        </w:rPr>
        <w:t>: Power control information can be applicable for both UL and DL forwarding links.</w:t>
      </w:r>
    </w:p>
    <w:p w14:paraId="325D363F" w14:textId="77777777" w:rsidR="007D27D8" w:rsidRPr="007D27D8" w:rsidRDefault="007D27D8" w:rsidP="007D27D8">
      <w:pPr>
        <w:adjustRightInd w:val="0"/>
        <w:snapToGrid w:val="0"/>
        <w:ind w:leftChars="180" w:left="360"/>
        <w:rPr>
          <w:sz w:val="18"/>
          <w:szCs w:val="18"/>
          <w:lang w:eastAsia="zh-CN"/>
        </w:rPr>
      </w:pPr>
      <w:r w:rsidRPr="007D27D8">
        <w:rPr>
          <w:rFonts w:hint="eastAsia"/>
          <w:sz w:val="18"/>
          <w:szCs w:val="18"/>
          <w:lang w:eastAsia="zh-CN"/>
        </w:rPr>
        <w:t>Proposal 1</w:t>
      </w:r>
      <w:r w:rsidRPr="007D27D8">
        <w:rPr>
          <w:sz w:val="18"/>
          <w:szCs w:val="18"/>
          <w:lang w:eastAsia="zh-CN"/>
        </w:rPr>
        <w:t>6</w:t>
      </w:r>
      <w:r w:rsidRPr="007D27D8">
        <w:rPr>
          <w:rFonts w:hint="eastAsia"/>
          <w:sz w:val="18"/>
          <w:szCs w:val="18"/>
          <w:lang w:eastAsia="zh-CN"/>
        </w:rPr>
        <w:t xml:space="preserve">: </w:t>
      </w:r>
      <w:r w:rsidRPr="007D27D8">
        <w:rPr>
          <w:sz w:val="18"/>
          <w:szCs w:val="18"/>
          <w:lang w:eastAsia="zh-CN"/>
        </w:rPr>
        <w:t xml:space="preserve">To enable the power controlling of the </w:t>
      </w:r>
      <w:r w:rsidRPr="007D27D8">
        <w:rPr>
          <w:rFonts w:hint="eastAsia"/>
          <w:sz w:val="18"/>
          <w:szCs w:val="18"/>
          <w:lang w:eastAsia="zh-CN"/>
        </w:rPr>
        <w:t xml:space="preserve">output power of </w:t>
      </w:r>
      <w:r w:rsidRPr="007D27D8">
        <w:rPr>
          <w:rFonts w:eastAsia="SimSun"/>
          <w:sz w:val="18"/>
          <w:szCs w:val="18"/>
          <w:lang w:eastAsia="zh-CN"/>
        </w:rPr>
        <w:t>NetConRep-</w:t>
      </w:r>
      <w:r w:rsidRPr="007D27D8">
        <w:rPr>
          <w:rFonts w:hint="eastAsia"/>
          <w:sz w:val="18"/>
          <w:szCs w:val="18"/>
          <w:lang w:eastAsia="zh-CN"/>
        </w:rPr>
        <w:t>RU</w:t>
      </w:r>
      <w:r w:rsidRPr="007D27D8">
        <w:rPr>
          <w:sz w:val="18"/>
          <w:szCs w:val="18"/>
          <w:lang w:eastAsia="zh-CN"/>
        </w:rPr>
        <w:t xml:space="preserve">, the indication of </w:t>
      </w:r>
      <w:r w:rsidRPr="007D27D8">
        <w:rPr>
          <w:rFonts w:hint="eastAsia"/>
          <w:sz w:val="18"/>
          <w:szCs w:val="18"/>
          <w:lang w:eastAsia="zh-CN"/>
        </w:rPr>
        <w:t>maximum Tx power or amplified gain</w:t>
      </w:r>
      <w:r w:rsidRPr="007D27D8">
        <w:rPr>
          <w:sz w:val="18"/>
          <w:szCs w:val="18"/>
          <w:lang w:eastAsia="zh-CN"/>
        </w:rPr>
        <w:t xml:space="preserve"> can be considered as part of side control information</w:t>
      </w:r>
      <w:r w:rsidRPr="007D27D8">
        <w:rPr>
          <w:rFonts w:hint="eastAsia"/>
          <w:sz w:val="18"/>
          <w:szCs w:val="18"/>
          <w:lang w:eastAsia="zh-CN"/>
        </w:rPr>
        <w:t>.</w:t>
      </w:r>
    </w:p>
    <w:p w14:paraId="3CF6CC2E" w14:textId="77777777" w:rsidR="007D27D8" w:rsidRPr="007D27D8" w:rsidRDefault="007D27D8" w:rsidP="007D27D8">
      <w:pPr>
        <w:adjustRightInd w:val="0"/>
        <w:snapToGrid w:val="0"/>
        <w:ind w:leftChars="180" w:left="360"/>
        <w:rPr>
          <w:rFonts w:eastAsia="SimSun"/>
          <w:sz w:val="18"/>
          <w:szCs w:val="18"/>
          <w:lang w:eastAsia="zh-CN"/>
        </w:rPr>
      </w:pPr>
      <w:r w:rsidRPr="007D27D8">
        <w:rPr>
          <w:rFonts w:hint="eastAsia"/>
          <w:sz w:val="18"/>
          <w:szCs w:val="18"/>
          <w:lang w:eastAsia="zh-CN"/>
        </w:rPr>
        <w:t>Proposal 1</w:t>
      </w:r>
      <w:r w:rsidRPr="007D27D8">
        <w:rPr>
          <w:sz w:val="18"/>
          <w:szCs w:val="18"/>
          <w:lang w:eastAsia="zh-CN"/>
        </w:rPr>
        <w:t>7</w:t>
      </w:r>
      <w:r w:rsidRPr="007D27D8">
        <w:rPr>
          <w:rFonts w:hint="eastAsia"/>
          <w:sz w:val="18"/>
          <w:szCs w:val="18"/>
          <w:lang w:eastAsia="zh-CN"/>
        </w:rPr>
        <w:t>: Long term based power control can be considered for NCR forwarding links.</w:t>
      </w:r>
    </w:p>
    <w:p w14:paraId="25EEEDE9" w14:textId="23F422CD" w:rsidR="007D27D8" w:rsidRDefault="007D27D8" w:rsidP="007D27D8">
      <w:pPr>
        <w:rPr>
          <w:lang w:eastAsia="x-none"/>
        </w:rPr>
      </w:pPr>
      <w:r w:rsidRPr="007D27D8">
        <w:rPr>
          <w:b/>
          <w:bCs/>
          <w:lang w:eastAsia="x-none"/>
        </w:rPr>
        <w:t>Decision:</w:t>
      </w:r>
      <w:r>
        <w:rPr>
          <w:lang w:eastAsia="x-none"/>
        </w:rPr>
        <w:t xml:space="preserve"> The document is noted.</w:t>
      </w:r>
    </w:p>
    <w:p w14:paraId="67E7E292" w14:textId="77777777" w:rsidR="007D27D8" w:rsidRDefault="007D27D8" w:rsidP="007D27D8">
      <w:pPr>
        <w:rPr>
          <w:lang w:eastAsia="x-none"/>
        </w:rPr>
      </w:pPr>
    </w:p>
    <w:p w14:paraId="5F1BDC69" w14:textId="55445574" w:rsidR="008F4B8C" w:rsidRDefault="001B5688" w:rsidP="008F4B8C">
      <w:pPr>
        <w:rPr>
          <w:lang w:eastAsia="x-none"/>
        </w:rPr>
      </w:pPr>
      <w:hyperlink r:id="rId2591" w:history="1">
        <w:r w:rsidR="000B5C49">
          <w:rPr>
            <w:rStyle w:val="Hyperlink"/>
            <w:lang w:eastAsia="x-none"/>
          </w:rPr>
          <w:t>R1-2203133</w:t>
        </w:r>
      </w:hyperlink>
      <w:r w:rsidR="008F4B8C">
        <w:rPr>
          <w:lang w:eastAsia="x-none"/>
        </w:rPr>
        <w:tab/>
        <w:t>Discussion on side control information to enable NR network-controlled repeaters</w:t>
      </w:r>
      <w:r w:rsidR="008F4B8C">
        <w:rPr>
          <w:lang w:eastAsia="x-none"/>
        </w:rPr>
        <w:tab/>
        <w:t>Huawei, HiSilicon</w:t>
      </w:r>
    </w:p>
    <w:p w14:paraId="166B81CC" w14:textId="5BB972F7" w:rsidR="008F4B8C" w:rsidRDefault="001B5688" w:rsidP="008F4B8C">
      <w:pPr>
        <w:rPr>
          <w:lang w:eastAsia="x-none"/>
        </w:rPr>
      </w:pPr>
      <w:hyperlink r:id="rId2592" w:history="1">
        <w:r w:rsidR="000B5C49">
          <w:rPr>
            <w:rStyle w:val="Hyperlink"/>
            <w:lang w:eastAsia="x-none"/>
          </w:rPr>
          <w:t>R1-2203343</w:t>
        </w:r>
      </w:hyperlink>
      <w:r w:rsidR="008F4B8C">
        <w:rPr>
          <w:lang w:eastAsia="x-none"/>
        </w:rPr>
        <w:tab/>
        <w:t>Discussion on side control information to enable NR network-controlled repeaters</w:t>
      </w:r>
      <w:r w:rsidR="008F4B8C">
        <w:rPr>
          <w:lang w:eastAsia="x-none"/>
        </w:rPr>
        <w:tab/>
        <w:t>Spreadtrum Communications</w:t>
      </w:r>
    </w:p>
    <w:p w14:paraId="355F2FD9" w14:textId="06292D86" w:rsidR="008F4B8C" w:rsidRDefault="001B5688" w:rsidP="008F4B8C">
      <w:pPr>
        <w:rPr>
          <w:lang w:eastAsia="x-none"/>
        </w:rPr>
      </w:pPr>
      <w:hyperlink r:id="rId2593" w:history="1">
        <w:r w:rsidR="000B5C49">
          <w:rPr>
            <w:rStyle w:val="Hyperlink"/>
            <w:lang w:eastAsia="x-none"/>
          </w:rPr>
          <w:t>R1-2203354</w:t>
        </w:r>
      </w:hyperlink>
      <w:r w:rsidR="008F4B8C">
        <w:rPr>
          <w:lang w:eastAsia="x-none"/>
        </w:rPr>
        <w:tab/>
        <w:t>Discussion on side control information to enable NR network-controlled repeaters</w:t>
      </w:r>
      <w:r w:rsidR="008F4B8C">
        <w:rPr>
          <w:lang w:eastAsia="x-none"/>
        </w:rPr>
        <w:tab/>
        <w:t>Nokia, Nokia Shanghai Bell</w:t>
      </w:r>
    </w:p>
    <w:p w14:paraId="1FBB6F47" w14:textId="0EBF50B4" w:rsidR="008F4B8C" w:rsidRDefault="001B5688" w:rsidP="008F4B8C">
      <w:pPr>
        <w:rPr>
          <w:lang w:eastAsia="x-none"/>
        </w:rPr>
      </w:pPr>
      <w:hyperlink r:id="rId2594" w:history="1">
        <w:r w:rsidR="000B5C49">
          <w:rPr>
            <w:rStyle w:val="Hyperlink"/>
            <w:lang w:eastAsia="x-none"/>
          </w:rPr>
          <w:t>R1-2203376</w:t>
        </w:r>
      </w:hyperlink>
      <w:r w:rsidR="008F4B8C">
        <w:rPr>
          <w:lang w:eastAsia="x-none"/>
        </w:rPr>
        <w:tab/>
        <w:t>Discussions on side control information to enable NR network-controlled repeaters</w:t>
      </w:r>
      <w:r w:rsidR="008F4B8C">
        <w:rPr>
          <w:lang w:eastAsia="x-none"/>
        </w:rPr>
        <w:tab/>
        <w:t>InterDigital, Inc.</w:t>
      </w:r>
    </w:p>
    <w:p w14:paraId="74A8A94B" w14:textId="3CA725DE" w:rsidR="008F4B8C" w:rsidRDefault="001B5688" w:rsidP="008F4B8C">
      <w:pPr>
        <w:rPr>
          <w:lang w:eastAsia="x-none"/>
        </w:rPr>
      </w:pPr>
      <w:hyperlink r:id="rId2595" w:history="1">
        <w:r w:rsidR="000B5C49">
          <w:rPr>
            <w:rStyle w:val="Hyperlink"/>
            <w:lang w:eastAsia="x-none"/>
          </w:rPr>
          <w:t>R1-2203476</w:t>
        </w:r>
      </w:hyperlink>
      <w:r w:rsidR="008F4B8C">
        <w:rPr>
          <w:lang w:eastAsia="x-none"/>
        </w:rPr>
        <w:tab/>
        <w:t>Discussion on side control information for NR network-controlled repeaters</w:t>
      </w:r>
      <w:r w:rsidR="008F4B8C">
        <w:rPr>
          <w:lang w:eastAsia="x-none"/>
        </w:rPr>
        <w:tab/>
        <w:t>CATT</w:t>
      </w:r>
    </w:p>
    <w:p w14:paraId="05738C6C" w14:textId="6182D80E" w:rsidR="008F4B8C" w:rsidRDefault="001B5688" w:rsidP="008F4B8C">
      <w:pPr>
        <w:rPr>
          <w:lang w:eastAsia="x-none"/>
        </w:rPr>
      </w:pPr>
      <w:hyperlink r:id="rId2596" w:history="1">
        <w:r w:rsidR="000B5C49">
          <w:rPr>
            <w:rStyle w:val="Hyperlink"/>
            <w:lang w:eastAsia="x-none"/>
          </w:rPr>
          <w:t>R1-2203578</w:t>
        </w:r>
      </w:hyperlink>
      <w:r w:rsidR="008F4B8C">
        <w:rPr>
          <w:lang w:eastAsia="x-none"/>
        </w:rPr>
        <w:tab/>
        <w:t>Discussion on side control information to enable NR network-controlled repeaters</w:t>
      </w:r>
      <w:r w:rsidR="008F4B8C">
        <w:rPr>
          <w:lang w:eastAsia="x-none"/>
        </w:rPr>
        <w:tab/>
        <w:t>vivo</w:t>
      </w:r>
    </w:p>
    <w:p w14:paraId="3CDECD8C" w14:textId="4811738A" w:rsidR="008F4B8C" w:rsidRDefault="001B5688" w:rsidP="008F4B8C">
      <w:pPr>
        <w:rPr>
          <w:lang w:eastAsia="x-none"/>
        </w:rPr>
      </w:pPr>
      <w:hyperlink r:id="rId2597" w:history="1">
        <w:r w:rsidR="000B5C49">
          <w:rPr>
            <w:rStyle w:val="Hyperlink"/>
            <w:lang w:eastAsia="x-none"/>
          </w:rPr>
          <w:t>R1-2203697</w:t>
        </w:r>
      </w:hyperlink>
      <w:r w:rsidR="008F4B8C">
        <w:rPr>
          <w:lang w:eastAsia="x-none"/>
        </w:rPr>
        <w:tab/>
        <w:t>Discussion on side control information for network-controlled repeaters</w:t>
      </w:r>
      <w:r w:rsidR="008F4B8C">
        <w:rPr>
          <w:lang w:eastAsia="x-none"/>
        </w:rPr>
        <w:tab/>
        <w:t>NEC</w:t>
      </w:r>
    </w:p>
    <w:p w14:paraId="4A80442F" w14:textId="0EA891D0" w:rsidR="008F4B8C" w:rsidRDefault="001B5688" w:rsidP="008F4B8C">
      <w:pPr>
        <w:rPr>
          <w:lang w:eastAsia="x-none"/>
        </w:rPr>
      </w:pPr>
      <w:hyperlink r:id="rId2598" w:history="1">
        <w:r w:rsidR="000B5C49">
          <w:rPr>
            <w:rStyle w:val="Hyperlink"/>
            <w:lang w:eastAsia="x-none"/>
          </w:rPr>
          <w:t>R1-2203741</w:t>
        </w:r>
      </w:hyperlink>
      <w:r w:rsidR="008F4B8C">
        <w:rPr>
          <w:lang w:eastAsia="x-none"/>
        </w:rPr>
        <w:tab/>
        <w:t>Considerations on side control information to enable NR network-controlled repeaters</w:t>
      </w:r>
      <w:r w:rsidR="008F4B8C">
        <w:rPr>
          <w:lang w:eastAsia="x-none"/>
        </w:rPr>
        <w:tab/>
        <w:t>Sony</w:t>
      </w:r>
    </w:p>
    <w:p w14:paraId="35C48E20" w14:textId="0EF7A15B" w:rsidR="008F4B8C" w:rsidRDefault="001B5688" w:rsidP="008F4B8C">
      <w:pPr>
        <w:rPr>
          <w:lang w:eastAsia="x-none"/>
        </w:rPr>
      </w:pPr>
      <w:hyperlink r:id="rId2599" w:history="1">
        <w:r w:rsidR="000B5C49">
          <w:rPr>
            <w:rStyle w:val="Hyperlink"/>
            <w:lang w:eastAsia="x-none"/>
          </w:rPr>
          <w:t>R1-2203832</w:t>
        </w:r>
      </w:hyperlink>
      <w:r w:rsidR="008F4B8C">
        <w:rPr>
          <w:lang w:eastAsia="x-none"/>
        </w:rPr>
        <w:tab/>
        <w:t>Discussion on side control information to enable NR network-controlled repeaters</w:t>
      </w:r>
      <w:r w:rsidR="008F4B8C">
        <w:rPr>
          <w:lang w:eastAsia="x-none"/>
        </w:rPr>
        <w:tab/>
        <w:t>xiaomi</w:t>
      </w:r>
    </w:p>
    <w:p w14:paraId="508D2D4D" w14:textId="365B5EEE" w:rsidR="008F4B8C" w:rsidRDefault="001B5688" w:rsidP="008F4B8C">
      <w:pPr>
        <w:rPr>
          <w:lang w:eastAsia="x-none"/>
        </w:rPr>
      </w:pPr>
      <w:hyperlink r:id="rId2600" w:history="1">
        <w:r w:rsidR="000B5C49">
          <w:rPr>
            <w:rStyle w:val="Hyperlink"/>
            <w:lang w:eastAsia="x-none"/>
          </w:rPr>
          <w:t>R1-2203921</w:t>
        </w:r>
      </w:hyperlink>
      <w:r w:rsidR="008F4B8C">
        <w:rPr>
          <w:lang w:eastAsia="x-none"/>
        </w:rPr>
        <w:tab/>
        <w:t>Side control information to enable NR network-controlled repeaters</w:t>
      </w:r>
      <w:r w:rsidR="008F4B8C">
        <w:rPr>
          <w:lang w:eastAsia="x-none"/>
        </w:rPr>
        <w:tab/>
        <w:t>Samsung</w:t>
      </w:r>
    </w:p>
    <w:p w14:paraId="530FCE58" w14:textId="4457D974" w:rsidR="008F4B8C" w:rsidRDefault="001B5688" w:rsidP="008F4B8C">
      <w:pPr>
        <w:rPr>
          <w:lang w:eastAsia="x-none"/>
        </w:rPr>
      </w:pPr>
      <w:hyperlink r:id="rId2601" w:history="1">
        <w:r w:rsidR="000B5C49">
          <w:rPr>
            <w:rStyle w:val="Hyperlink"/>
            <w:lang w:eastAsia="x-none"/>
          </w:rPr>
          <w:t>R1-2204064</w:t>
        </w:r>
      </w:hyperlink>
      <w:r w:rsidR="008F4B8C">
        <w:rPr>
          <w:lang w:eastAsia="x-none"/>
        </w:rPr>
        <w:tab/>
        <w:t>Discussion on side control information for network controllable repeater</w:t>
      </w:r>
      <w:r w:rsidR="008F4B8C">
        <w:rPr>
          <w:lang w:eastAsia="x-none"/>
        </w:rPr>
        <w:tab/>
        <w:t>Lenovo</w:t>
      </w:r>
    </w:p>
    <w:p w14:paraId="206BEAF9" w14:textId="5FA97733" w:rsidR="008F4B8C" w:rsidRDefault="001B5688" w:rsidP="008F4B8C">
      <w:pPr>
        <w:rPr>
          <w:lang w:eastAsia="x-none"/>
        </w:rPr>
      </w:pPr>
      <w:hyperlink r:id="rId2602" w:history="1">
        <w:r w:rsidR="000B5C49">
          <w:rPr>
            <w:rStyle w:val="Hyperlink"/>
            <w:lang w:eastAsia="x-none"/>
          </w:rPr>
          <w:t>R1-2204066</w:t>
        </w:r>
      </w:hyperlink>
      <w:r w:rsidR="008F4B8C">
        <w:rPr>
          <w:lang w:eastAsia="x-none"/>
        </w:rPr>
        <w:tab/>
        <w:t>Side Control Information for Network-Controlled Repeaters</w:t>
      </w:r>
      <w:r w:rsidR="008F4B8C">
        <w:rPr>
          <w:lang w:eastAsia="x-none"/>
        </w:rPr>
        <w:tab/>
        <w:t>Charter Communications, Inc</w:t>
      </w:r>
    </w:p>
    <w:p w14:paraId="67222699" w14:textId="242C3595" w:rsidR="008F4B8C" w:rsidRDefault="001B5688" w:rsidP="008F4B8C">
      <w:pPr>
        <w:rPr>
          <w:lang w:eastAsia="x-none"/>
        </w:rPr>
      </w:pPr>
      <w:hyperlink r:id="rId2603" w:history="1">
        <w:r w:rsidR="000B5C49">
          <w:rPr>
            <w:rStyle w:val="Hyperlink"/>
            <w:lang w:eastAsia="x-none"/>
          </w:rPr>
          <w:t>R1-2204086</w:t>
        </w:r>
      </w:hyperlink>
      <w:r w:rsidR="008F4B8C">
        <w:rPr>
          <w:lang w:eastAsia="x-none"/>
        </w:rPr>
        <w:tab/>
        <w:t>Side Control Information for supporting initial access</w:t>
      </w:r>
      <w:r w:rsidR="008F4B8C">
        <w:rPr>
          <w:lang w:eastAsia="x-none"/>
        </w:rPr>
        <w:tab/>
        <w:t>CableLabs</w:t>
      </w:r>
    </w:p>
    <w:p w14:paraId="242FBB1D" w14:textId="61A5A815" w:rsidR="008F4B8C" w:rsidRDefault="001B5688" w:rsidP="008F4B8C">
      <w:pPr>
        <w:rPr>
          <w:lang w:eastAsia="x-none"/>
        </w:rPr>
      </w:pPr>
      <w:hyperlink r:id="rId2604" w:history="1">
        <w:r w:rsidR="000B5C49">
          <w:rPr>
            <w:rStyle w:val="Hyperlink"/>
            <w:lang w:eastAsia="x-none"/>
          </w:rPr>
          <w:t>R1-2204119</w:t>
        </w:r>
      </w:hyperlink>
      <w:r w:rsidR="008F4B8C">
        <w:rPr>
          <w:lang w:eastAsia="x-none"/>
        </w:rPr>
        <w:tab/>
        <w:t>Side control information for network-controlled repeaters</w:t>
      </w:r>
      <w:r w:rsidR="008F4B8C">
        <w:rPr>
          <w:lang w:eastAsia="x-none"/>
        </w:rPr>
        <w:tab/>
        <w:t>SHARP Corporation</w:t>
      </w:r>
    </w:p>
    <w:p w14:paraId="562A00DB" w14:textId="0353E59C" w:rsidR="008F4B8C" w:rsidRDefault="001B5688" w:rsidP="008F4B8C">
      <w:pPr>
        <w:rPr>
          <w:lang w:eastAsia="x-none"/>
        </w:rPr>
      </w:pPr>
      <w:hyperlink r:id="rId2605" w:history="1">
        <w:r w:rsidR="000B5C49">
          <w:rPr>
            <w:rStyle w:val="Hyperlink"/>
            <w:lang w:eastAsia="x-none"/>
          </w:rPr>
          <w:t>R1-2204258</w:t>
        </w:r>
      </w:hyperlink>
      <w:r w:rsidR="008F4B8C">
        <w:rPr>
          <w:lang w:eastAsia="x-none"/>
        </w:rPr>
        <w:tab/>
        <w:t>Potential side control information for NW-controlled repeater</w:t>
      </w:r>
      <w:r w:rsidR="008F4B8C">
        <w:rPr>
          <w:lang w:eastAsia="x-none"/>
        </w:rPr>
        <w:tab/>
        <w:t>Apple</w:t>
      </w:r>
    </w:p>
    <w:p w14:paraId="246FA9AD" w14:textId="31311EE0" w:rsidR="008F4B8C" w:rsidRDefault="001B5688" w:rsidP="008F4B8C">
      <w:pPr>
        <w:rPr>
          <w:lang w:eastAsia="x-none"/>
        </w:rPr>
      </w:pPr>
      <w:hyperlink r:id="rId2606" w:history="1">
        <w:r w:rsidR="000B5C49">
          <w:rPr>
            <w:rStyle w:val="Hyperlink"/>
            <w:lang w:eastAsia="x-none"/>
          </w:rPr>
          <w:t>R1-2204321</w:t>
        </w:r>
      </w:hyperlink>
      <w:r w:rsidR="008F4B8C">
        <w:rPr>
          <w:lang w:eastAsia="x-none"/>
        </w:rPr>
        <w:tab/>
        <w:t>Discussion on Side control information to enable NR network-controlled repeaters</w:t>
      </w:r>
      <w:r w:rsidR="008F4B8C">
        <w:rPr>
          <w:lang w:eastAsia="x-none"/>
        </w:rPr>
        <w:tab/>
        <w:t>CMCC</w:t>
      </w:r>
    </w:p>
    <w:p w14:paraId="6ACD1CB3" w14:textId="4434AC4F" w:rsidR="008F4B8C" w:rsidRDefault="001B5688" w:rsidP="008F4B8C">
      <w:pPr>
        <w:rPr>
          <w:lang w:eastAsia="x-none"/>
        </w:rPr>
      </w:pPr>
      <w:hyperlink r:id="rId2607" w:history="1">
        <w:r w:rsidR="000B5C49">
          <w:rPr>
            <w:rStyle w:val="Hyperlink"/>
            <w:lang w:eastAsia="x-none"/>
          </w:rPr>
          <w:t>R1-2204393</w:t>
        </w:r>
      </w:hyperlink>
      <w:r w:rsidR="008F4B8C">
        <w:rPr>
          <w:lang w:eastAsia="x-none"/>
        </w:rPr>
        <w:tab/>
        <w:t>Discussion on side control information to enable NR network-controlled repeaters</w:t>
      </w:r>
      <w:r w:rsidR="008F4B8C">
        <w:rPr>
          <w:lang w:eastAsia="x-none"/>
        </w:rPr>
        <w:tab/>
        <w:t>NTT DOCOMO, INC.</w:t>
      </w:r>
    </w:p>
    <w:p w14:paraId="64C7AD39" w14:textId="6062BE57" w:rsidR="008F4B8C" w:rsidRDefault="001B5688" w:rsidP="008F4B8C">
      <w:pPr>
        <w:rPr>
          <w:lang w:eastAsia="x-none"/>
        </w:rPr>
      </w:pPr>
      <w:hyperlink r:id="rId2608" w:history="1">
        <w:r w:rsidR="000B5C49">
          <w:rPr>
            <w:rStyle w:val="Hyperlink"/>
            <w:lang w:eastAsia="x-none"/>
          </w:rPr>
          <w:t>R1-2204532</w:t>
        </w:r>
      </w:hyperlink>
      <w:r w:rsidR="008F4B8C">
        <w:rPr>
          <w:lang w:eastAsia="x-none"/>
        </w:rPr>
        <w:tab/>
        <w:t>Discussion on side control information for NCR</w:t>
      </w:r>
      <w:r w:rsidR="008F4B8C">
        <w:rPr>
          <w:lang w:eastAsia="x-none"/>
        </w:rPr>
        <w:tab/>
        <w:t>LG Electronics</w:t>
      </w:r>
    </w:p>
    <w:p w14:paraId="5B4D5B5E" w14:textId="70B93C22" w:rsidR="008F4B8C" w:rsidRDefault="001B5688" w:rsidP="008F4B8C">
      <w:pPr>
        <w:rPr>
          <w:lang w:eastAsia="x-none"/>
        </w:rPr>
      </w:pPr>
      <w:hyperlink r:id="rId2609" w:history="1">
        <w:r w:rsidR="000B5C49">
          <w:rPr>
            <w:rStyle w:val="Hyperlink"/>
            <w:lang w:eastAsia="x-none"/>
          </w:rPr>
          <w:t>R1-2204565</w:t>
        </w:r>
      </w:hyperlink>
      <w:r w:rsidR="008F4B8C">
        <w:rPr>
          <w:lang w:eastAsia="x-none"/>
        </w:rPr>
        <w:tab/>
        <w:t>Discussion on side control signals for network-controlled repeaters</w:t>
      </w:r>
      <w:r w:rsidR="008F4B8C">
        <w:rPr>
          <w:lang w:eastAsia="x-none"/>
        </w:rPr>
        <w:tab/>
        <w:t>Panasonic</w:t>
      </w:r>
    </w:p>
    <w:p w14:paraId="41B7020F" w14:textId="5887FFF2" w:rsidR="008F4B8C" w:rsidRDefault="001B5688" w:rsidP="008F4B8C">
      <w:pPr>
        <w:rPr>
          <w:lang w:eastAsia="x-none"/>
        </w:rPr>
      </w:pPr>
      <w:hyperlink r:id="rId2610" w:history="1">
        <w:r w:rsidR="000B5C49">
          <w:rPr>
            <w:rStyle w:val="Hyperlink"/>
            <w:lang w:eastAsia="x-none"/>
          </w:rPr>
          <w:t>R1-2204610</w:t>
        </w:r>
      </w:hyperlink>
      <w:r w:rsidR="008F4B8C">
        <w:rPr>
          <w:lang w:eastAsia="x-none"/>
        </w:rPr>
        <w:tab/>
        <w:t>Discussion on side control information to enable NR network-controlled repeaters</w:t>
      </w:r>
      <w:r w:rsidR="008F4B8C">
        <w:rPr>
          <w:lang w:eastAsia="x-none"/>
        </w:rPr>
        <w:tab/>
        <w:t>CAICT</w:t>
      </w:r>
    </w:p>
    <w:p w14:paraId="24D6DC48" w14:textId="4AEE253C" w:rsidR="008F4B8C" w:rsidRDefault="001B5688" w:rsidP="008F4B8C">
      <w:pPr>
        <w:rPr>
          <w:lang w:eastAsia="x-none"/>
        </w:rPr>
      </w:pPr>
      <w:hyperlink r:id="rId2611" w:history="1">
        <w:r w:rsidR="000B5C49">
          <w:rPr>
            <w:rStyle w:val="Hyperlink"/>
            <w:lang w:eastAsia="x-none"/>
          </w:rPr>
          <w:t>R1-2204642</w:t>
        </w:r>
      </w:hyperlink>
      <w:r w:rsidR="008F4B8C">
        <w:rPr>
          <w:lang w:eastAsia="x-none"/>
        </w:rPr>
        <w:tab/>
        <w:t>Control information for enabling NW-controlled repeaters</w:t>
      </w:r>
      <w:r w:rsidR="008F4B8C">
        <w:rPr>
          <w:lang w:eastAsia="x-none"/>
        </w:rPr>
        <w:tab/>
        <w:t>Ericsson</w:t>
      </w:r>
    </w:p>
    <w:p w14:paraId="61CD8009" w14:textId="4053A705" w:rsidR="008F4B8C" w:rsidRDefault="001B5688" w:rsidP="008F4B8C">
      <w:pPr>
        <w:rPr>
          <w:lang w:eastAsia="x-none"/>
        </w:rPr>
      </w:pPr>
      <w:hyperlink r:id="rId2612" w:history="1">
        <w:r w:rsidR="000B5C49">
          <w:rPr>
            <w:rStyle w:val="Hyperlink"/>
            <w:lang w:eastAsia="x-none"/>
          </w:rPr>
          <w:t>R1-2204653</w:t>
        </w:r>
      </w:hyperlink>
      <w:r w:rsidR="008F4B8C">
        <w:rPr>
          <w:lang w:eastAsia="x-none"/>
        </w:rPr>
        <w:tab/>
        <w:t>Discussions on side control information for network-controlled repeater</w:t>
      </w:r>
      <w:r w:rsidR="008F4B8C">
        <w:rPr>
          <w:lang w:eastAsia="x-none"/>
        </w:rPr>
        <w:tab/>
        <w:t>ETRI</w:t>
      </w:r>
    </w:p>
    <w:p w14:paraId="23B5B6DB" w14:textId="33F378D6" w:rsidR="008F4B8C" w:rsidRDefault="001B5688" w:rsidP="008F4B8C">
      <w:pPr>
        <w:rPr>
          <w:lang w:eastAsia="x-none"/>
        </w:rPr>
      </w:pPr>
      <w:hyperlink r:id="rId2613" w:history="1">
        <w:r w:rsidR="000B5C49">
          <w:rPr>
            <w:rStyle w:val="Hyperlink"/>
            <w:lang w:eastAsia="x-none"/>
          </w:rPr>
          <w:t>R1-2204688</w:t>
        </w:r>
      </w:hyperlink>
      <w:r w:rsidR="008F4B8C">
        <w:rPr>
          <w:lang w:eastAsia="x-none"/>
        </w:rPr>
        <w:tab/>
        <w:t>Side control information for network-controlled repeaters</w:t>
      </w:r>
      <w:r w:rsidR="008F4B8C">
        <w:rPr>
          <w:lang w:eastAsia="x-none"/>
        </w:rPr>
        <w:tab/>
        <w:t>MediaTek Inc.</w:t>
      </w:r>
    </w:p>
    <w:p w14:paraId="0D34C461" w14:textId="36661964" w:rsidR="008F4B8C" w:rsidRDefault="001B5688" w:rsidP="008F4B8C">
      <w:pPr>
        <w:rPr>
          <w:lang w:eastAsia="x-none"/>
        </w:rPr>
      </w:pPr>
      <w:hyperlink r:id="rId2614" w:history="1">
        <w:r w:rsidR="000B5C49">
          <w:rPr>
            <w:rStyle w:val="Hyperlink"/>
            <w:lang w:eastAsia="x-none"/>
          </w:rPr>
          <w:t>R1-2204757</w:t>
        </w:r>
      </w:hyperlink>
      <w:r w:rsidR="008F4B8C">
        <w:rPr>
          <w:lang w:eastAsia="x-none"/>
        </w:rPr>
        <w:tab/>
        <w:t>Discussion on Side control information to enable NR network-controlled repeaters</w:t>
      </w:r>
      <w:r w:rsidR="008F4B8C">
        <w:rPr>
          <w:lang w:eastAsia="x-none"/>
        </w:rPr>
        <w:tab/>
        <w:t>CEWiT, IITK</w:t>
      </w:r>
    </w:p>
    <w:p w14:paraId="3C5E8864" w14:textId="19D6D589" w:rsidR="008F4B8C" w:rsidRDefault="001B5688" w:rsidP="008F4B8C">
      <w:pPr>
        <w:rPr>
          <w:lang w:eastAsia="x-none"/>
        </w:rPr>
      </w:pPr>
      <w:hyperlink r:id="rId2615" w:history="1">
        <w:r w:rsidR="000B5C49">
          <w:rPr>
            <w:rStyle w:val="Hyperlink"/>
            <w:lang w:eastAsia="x-none"/>
          </w:rPr>
          <w:t>R1-2204813</w:t>
        </w:r>
      </w:hyperlink>
      <w:r w:rsidR="008F4B8C">
        <w:rPr>
          <w:lang w:eastAsia="x-none"/>
        </w:rPr>
        <w:tab/>
        <w:t>Dis</w:t>
      </w:r>
      <w:r w:rsidR="007D27D8">
        <w:rPr>
          <w:lang w:eastAsia="x-none"/>
        </w:rPr>
        <w:t>c</w:t>
      </w:r>
      <w:r w:rsidR="008F4B8C">
        <w:rPr>
          <w:lang w:eastAsia="x-none"/>
        </w:rPr>
        <w:t>ussion on Side control information to enable NR network-controlled repeater</w:t>
      </w:r>
      <w:r w:rsidR="008F4B8C">
        <w:rPr>
          <w:lang w:eastAsia="x-none"/>
        </w:rPr>
        <w:tab/>
        <w:t>Intel Corporation</w:t>
      </w:r>
    </w:p>
    <w:p w14:paraId="11A3454A" w14:textId="13DAF87B" w:rsidR="008F4B8C" w:rsidRDefault="001B5688" w:rsidP="008F4B8C">
      <w:pPr>
        <w:rPr>
          <w:lang w:eastAsia="x-none"/>
        </w:rPr>
      </w:pPr>
      <w:hyperlink r:id="rId2616" w:history="1">
        <w:r w:rsidR="000B5C49">
          <w:rPr>
            <w:rStyle w:val="Hyperlink"/>
            <w:lang w:eastAsia="x-none"/>
          </w:rPr>
          <w:t>R1-2204847</w:t>
        </w:r>
      </w:hyperlink>
      <w:r w:rsidR="008F4B8C">
        <w:rPr>
          <w:lang w:eastAsia="x-none"/>
        </w:rPr>
        <w:tab/>
        <w:t>Discussion on side control information to enable NR network-controlled repeaters</w:t>
      </w:r>
      <w:r w:rsidR="008F4B8C">
        <w:rPr>
          <w:lang w:eastAsia="x-none"/>
        </w:rPr>
        <w:tab/>
        <w:t>KDDI Corporation</w:t>
      </w:r>
    </w:p>
    <w:p w14:paraId="3FA5DD02" w14:textId="3F68EF90" w:rsidR="008F4B8C" w:rsidRDefault="001B5688" w:rsidP="008F4B8C">
      <w:pPr>
        <w:rPr>
          <w:lang w:eastAsia="x-none"/>
        </w:rPr>
      </w:pPr>
      <w:hyperlink r:id="rId2617" w:history="1">
        <w:r w:rsidR="000B5C49">
          <w:rPr>
            <w:rStyle w:val="Hyperlink"/>
            <w:lang w:eastAsia="x-none"/>
          </w:rPr>
          <w:t>R1-2204864</w:t>
        </w:r>
      </w:hyperlink>
      <w:r w:rsidR="008F4B8C">
        <w:rPr>
          <w:lang w:eastAsia="x-none"/>
        </w:rPr>
        <w:tab/>
        <w:t>Side control information to enable NR network-controlled repeaters</w:t>
      </w:r>
      <w:r w:rsidR="008F4B8C">
        <w:rPr>
          <w:lang w:eastAsia="x-none"/>
        </w:rPr>
        <w:tab/>
        <w:t>AT&amp;T</w:t>
      </w:r>
    </w:p>
    <w:p w14:paraId="591C673F" w14:textId="2EC74D06" w:rsidR="008F4B8C" w:rsidRDefault="001B5688" w:rsidP="008F4B8C">
      <w:pPr>
        <w:rPr>
          <w:lang w:eastAsia="x-none"/>
        </w:rPr>
      </w:pPr>
      <w:hyperlink r:id="rId2618" w:history="1">
        <w:r w:rsidR="000B5C49">
          <w:rPr>
            <w:rStyle w:val="Hyperlink"/>
            <w:lang w:eastAsia="x-none"/>
          </w:rPr>
          <w:t>R1-2205047</w:t>
        </w:r>
      </w:hyperlink>
      <w:r w:rsidR="008F4B8C">
        <w:rPr>
          <w:lang w:eastAsia="x-none"/>
        </w:rPr>
        <w:tab/>
        <w:t>On side control information for network controlled repeaters (NCR)</w:t>
      </w:r>
      <w:r w:rsidR="008F4B8C">
        <w:rPr>
          <w:lang w:eastAsia="x-none"/>
        </w:rPr>
        <w:tab/>
        <w:t>Qualcomm Incorporated</w:t>
      </w:r>
    </w:p>
    <w:p w14:paraId="31B1CDB4" w14:textId="0759A539" w:rsidR="008F4B8C" w:rsidRDefault="001B5688" w:rsidP="008F4B8C">
      <w:pPr>
        <w:rPr>
          <w:lang w:eastAsia="x-none"/>
        </w:rPr>
      </w:pPr>
      <w:hyperlink r:id="rId2619" w:history="1">
        <w:r w:rsidR="000B5C49">
          <w:rPr>
            <w:rStyle w:val="Hyperlink"/>
            <w:lang w:eastAsia="x-none"/>
          </w:rPr>
          <w:t>R1-2205068</w:t>
        </w:r>
      </w:hyperlink>
      <w:r w:rsidR="008F4B8C">
        <w:rPr>
          <w:lang w:eastAsia="x-none"/>
        </w:rPr>
        <w:tab/>
        <w:t>Initial view on Network-controlled repeater</w:t>
      </w:r>
      <w:r w:rsidR="008F4B8C">
        <w:rPr>
          <w:lang w:eastAsia="x-none"/>
        </w:rPr>
        <w:tab/>
      </w:r>
      <w:r w:rsidR="00F57D30">
        <w:rPr>
          <w:lang w:eastAsia="x-none"/>
        </w:rPr>
        <w:t>Rakuten Mobile</w:t>
      </w:r>
    </w:p>
    <w:p w14:paraId="377FF4DA" w14:textId="5C9621F0" w:rsidR="007D27D8" w:rsidRDefault="001B5688" w:rsidP="007D27D8">
      <w:pPr>
        <w:rPr>
          <w:lang w:eastAsia="x-none"/>
        </w:rPr>
      </w:pPr>
      <w:hyperlink r:id="rId2620" w:history="1">
        <w:r w:rsidR="000B5C49">
          <w:rPr>
            <w:rStyle w:val="Hyperlink"/>
            <w:lang w:eastAsia="x-none"/>
          </w:rPr>
          <w:t>R1-2205085</w:t>
        </w:r>
      </w:hyperlink>
      <w:r w:rsidR="007D27D8">
        <w:rPr>
          <w:lang w:eastAsia="x-none"/>
        </w:rPr>
        <w:tab/>
        <w:t>Side control information for NR network-controlled repeaters</w:t>
      </w:r>
      <w:r w:rsidR="007D27D8">
        <w:rPr>
          <w:lang w:eastAsia="x-none"/>
        </w:rPr>
        <w:tab/>
        <w:t>Fujitsu Limited</w:t>
      </w:r>
    </w:p>
    <w:p w14:paraId="063EB59C" w14:textId="77777777" w:rsidR="007D27D8" w:rsidRDefault="007D27D8" w:rsidP="007D27D8">
      <w:pPr>
        <w:rPr>
          <w:lang w:eastAsia="x-none"/>
        </w:rPr>
      </w:pPr>
    </w:p>
    <w:p w14:paraId="611CD3A3" w14:textId="423A3E08" w:rsidR="00E9666D" w:rsidRDefault="00E9666D" w:rsidP="00E9666D">
      <w:pPr>
        <w:rPr>
          <w:color w:val="FF0000"/>
          <w:lang w:eastAsia="x-none"/>
        </w:rPr>
      </w:pPr>
      <w:r w:rsidRPr="004374A1">
        <w:rPr>
          <w:color w:val="FF0000"/>
          <w:lang w:eastAsia="x-none"/>
        </w:rPr>
        <w:t>//This one is to use NWM – please use RAN1-10</w:t>
      </w:r>
      <w:r>
        <w:rPr>
          <w:color w:val="FF0000"/>
          <w:lang w:eastAsia="x-none"/>
        </w:rPr>
        <w:t>9</w:t>
      </w:r>
      <w:r w:rsidRPr="004374A1">
        <w:rPr>
          <w:color w:val="FF0000"/>
          <w:lang w:eastAsia="x-none"/>
        </w:rPr>
        <w:t>-e-NWM-</w:t>
      </w:r>
      <w:r w:rsidRPr="00104597">
        <w:rPr>
          <w:color w:val="FF0000"/>
          <w:lang w:eastAsia="x-none"/>
        </w:rPr>
        <w:t>R18-Repeater-02</w:t>
      </w:r>
      <w:r w:rsidRPr="004374A1">
        <w:rPr>
          <w:color w:val="FF0000"/>
          <w:lang w:eastAsia="x-none"/>
        </w:rPr>
        <w:t xml:space="preserve"> as the document name</w:t>
      </w:r>
    </w:p>
    <w:p w14:paraId="4F6A90F2" w14:textId="43DEE04B" w:rsidR="00A439BC" w:rsidRPr="00A439BC" w:rsidRDefault="00A439BC" w:rsidP="00E9666D">
      <w:pPr>
        <w:rPr>
          <w:b/>
          <w:bCs/>
          <w:color w:val="FF0000"/>
          <w:lang w:eastAsia="x-none"/>
        </w:rPr>
      </w:pPr>
      <w:r w:rsidRPr="00A439BC">
        <w:rPr>
          <w:b/>
          <w:bCs/>
          <w:color w:val="FF0000"/>
          <w:lang w:eastAsia="x-none"/>
        </w:rPr>
        <w:t>Note this thread was conducted over email reflector, not NWM</w:t>
      </w:r>
    </w:p>
    <w:p w14:paraId="7D6A4E7C" w14:textId="77777777" w:rsidR="007D27D8" w:rsidRPr="00201D30" w:rsidRDefault="00E9666D" w:rsidP="00E9666D">
      <w:pPr>
        <w:rPr>
          <w:lang w:eastAsia="x-none"/>
        </w:rPr>
      </w:pPr>
      <w:r w:rsidRPr="00201D30">
        <w:rPr>
          <w:lang w:eastAsia="x-none"/>
        </w:rPr>
        <w:t xml:space="preserve">[109-e-R18-Repeater-02] </w:t>
      </w:r>
      <w:r w:rsidR="007D27D8" w:rsidRPr="00201D30">
        <w:rPr>
          <w:lang w:eastAsia="x-none"/>
        </w:rPr>
        <w:t>– Nan (ZTE)</w:t>
      </w:r>
    </w:p>
    <w:p w14:paraId="29F00429" w14:textId="77DD3C96" w:rsidR="00E9666D" w:rsidRPr="00201D30" w:rsidRDefault="00E9666D" w:rsidP="00E9666D">
      <w:pPr>
        <w:rPr>
          <w:lang w:eastAsia="x-none"/>
        </w:rPr>
      </w:pPr>
      <w:r w:rsidRPr="00201D30">
        <w:rPr>
          <w:lang w:eastAsia="x-none"/>
        </w:rPr>
        <w:t>Email discussion on side control information by May 20</w:t>
      </w:r>
    </w:p>
    <w:p w14:paraId="77DC5A9B" w14:textId="77777777" w:rsidR="00E9666D" w:rsidRPr="00201D30" w:rsidRDefault="00E9666D" w:rsidP="00842CF4">
      <w:pPr>
        <w:numPr>
          <w:ilvl w:val="0"/>
          <w:numId w:val="104"/>
        </w:numPr>
        <w:rPr>
          <w:lang w:eastAsia="x-none"/>
        </w:rPr>
      </w:pPr>
      <w:r w:rsidRPr="00201D30">
        <w:rPr>
          <w:lang w:eastAsia="x-none"/>
        </w:rPr>
        <w:t>Check points: May 13, May 20</w:t>
      </w:r>
    </w:p>
    <w:p w14:paraId="09B286D2" w14:textId="687E11F9" w:rsidR="007D27D8" w:rsidRPr="00201D30" w:rsidRDefault="001B5688" w:rsidP="007D27D8">
      <w:pPr>
        <w:rPr>
          <w:b/>
          <w:bCs/>
          <w:lang w:eastAsia="x-none"/>
        </w:rPr>
      </w:pPr>
      <w:hyperlink r:id="rId2621" w:history="1">
        <w:r w:rsidR="000B5C49">
          <w:rPr>
            <w:rStyle w:val="Hyperlink"/>
            <w:b/>
            <w:bCs/>
            <w:lang w:eastAsia="x-none"/>
          </w:rPr>
          <w:t>R1-2205233</w:t>
        </w:r>
      </w:hyperlink>
      <w:r w:rsidR="007D27D8" w:rsidRPr="00201D30">
        <w:rPr>
          <w:b/>
          <w:bCs/>
          <w:lang w:eastAsia="x-none"/>
        </w:rPr>
        <w:tab/>
        <w:t>Summary#1 of Email discussion on side control information</w:t>
      </w:r>
      <w:r w:rsidR="007D27D8" w:rsidRPr="00201D30">
        <w:rPr>
          <w:b/>
          <w:bCs/>
          <w:lang w:eastAsia="x-none"/>
        </w:rPr>
        <w:tab/>
        <w:t>Moderator (ZTE)</w:t>
      </w:r>
    </w:p>
    <w:p w14:paraId="7520E307" w14:textId="5097140D" w:rsidR="007D27D8" w:rsidRDefault="00A5755B" w:rsidP="008F4B8C">
      <w:pPr>
        <w:rPr>
          <w:lang w:eastAsia="x-none"/>
        </w:rPr>
      </w:pPr>
      <w:r>
        <w:rPr>
          <w:lang w:eastAsia="x-none"/>
        </w:rPr>
        <w:t>From May 12</w:t>
      </w:r>
      <w:r w:rsidRPr="00A5755B">
        <w:rPr>
          <w:vertAlign w:val="superscript"/>
          <w:lang w:eastAsia="x-none"/>
        </w:rPr>
        <w:t>th</w:t>
      </w:r>
      <w:r>
        <w:rPr>
          <w:lang w:eastAsia="x-none"/>
        </w:rPr>
        <w:t xml:space="preserve"> GTW session</w:t>
      </w:r>
    </w:p>
    <w:p w14:paraId="5BA3A16D" w14:textId="77777777" w:rsidR="00A5755B" w:rsidRPr="00A5755B" w:rsidRDefault="00A5755B" w:rsidP="00A5755B">
      <w:pPr>
        <w:snapToGrid w:val="0"/>
        <w:rPr>
          <w:rFonts w:cs="Times"/>
          <w:highlight w:val="green"/>
          <w:lang w:eastAsia="zh-CN"/>
        </w:rPr>
      </w:pPr>
      <w:r w:rsidRPr="00A5755B">
        <w:rPr>
          <w:rFonts w:cs="Times"/>
          <w:highlight w:val="green"/>
          <w:lang w:eastAsia="zh-CN"/>
        </w:rPr>
        <w:t>Agreement</w:t>
      </w:r>
    </w:p>
    <w:p w14:paraId="2F74AD30" w14:textId="77777777" w:rsidR="00A5755B" w:rsidRPr="0099683B" w:rsidRDefault="00A5755B" w:rsidP="00A5755B">
      <w:pPr>
        <w:snapToGrid w:val="0"/>
        <w:rPr>
          <w:rFonts w:cs="Times"/>
          <w:lang w:eastAsia="zh-CN"/>
        </w:rPr>
      </w:pPr>
      <w:r w:rsidRPr="0099683B">
        <w:rPr>
          <w:rFonts w:cs="Times"/>
          <w:lang w:eastAsia="zh-CN"/>
        </w:rPr>
        <w:t>Capture the following model of network-controlled repeater in TR 38.867.</w:t>
      </w:r>
    </w:p>
    <w:p w14:paraId="2A24D511" w14:textId="00CEF722" w:rsidR="00A5755B" w:rsidRPr="0099683B" w:rsidRDefault="00B554A9" w:rsidP="00A5755B">
      <w:pPr>
        <w:pStyle w:val="Proposal"/>
        <w:numPr>
          <w:ilvl w:val="0"/>
          <w:numId w:val="0"/>
        </w:numPr>
        <w:spacing w:after="0"/>
        <w:jc w:val="center"/>
        <w:rPr>
          <w:rFonts w:ascii="Times" w:hAnsi="Times" w:cs="Times"/>
        </w:rPr>
      </w:pPr>
      <w:r w:rsidRPr="00336059">
        <w:rPr>
          <w:noProof/>
          <w:lang w:val="en-US" w:eastAsia="ko-KR"/>
        </w:rPr>
        <w:drawing>
          <wp:inline distT="0" distB="0" distL="0" distR="0" wp14:anchorId="01CEFB1F" wp14:editId="154D5262">
            <wp:extent cx="3752850" cy="92392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0"/>
                    <pic:cNvPicPr>
                      <a:picLocks noChangeAspect="1" noChangeArrowheads="1"/>
                    </pic:cNvPicPr>
                  </pic:nvPicPr>
                  <pic:blipFill>
                    <a:blip r:embed="rId2622" cstate="print">
                      <a:extLst>
                        <a:ext uri="{28A0092B-C50C-407E-A947-70E740481C1C}">
                          <a14:useLocalDpi xmlns:a14="http://schemas.microsoft.com/office/drawing/2010/main" val="0"/>
                        </a:ext>
                      </a:extLst>
                    </a:blip>
                    <a:srcRect/>
                    <a:stretch>
                      <a:fillRect/>
                    </a:stretch>
                  </pic:blipFill>
                  <pic:spPr bwMode="auto">
                    <a:xfrm>
                      <a:off x="0" y="0"/>
                      <a:ext cx="3752850" cy="923925"/>
                    </a:xfrm>
                    <a:prstGeom prst="rect">
                      <a:avLst/>
                    </a:prstGeom>
                    <a:noFill/>
                    <a:ln>
                      <a:noFill/>
                    </a:ln>
                  </pic:spPr>
                </pic:pic>
              </a:graphicData>
            </a:graphic>
          </wp:inline>
        </w:drawing>
      </w:r>
    </w:p>
    <w:p w14:paraId="620EC3B7" w14:textId="77777777" w:rsidR="00A5755B" w:rsidRPr="0099683B" w:rsidRDefault="00A5755B" w:rsidP="00CF6E6D">
      <w:pPr>
        <w:pStyle w:val="ListParagraph"/>
        <w:numPr>
          <w:ilvl w:val="0"/>
          <w:numId w:val="183"/>
        </w:numPr>
        <w:overflowPunct/>
        <w:autoSpaceDE/>
        <w:autoSpaceDN/>
        <w:adjustRightInd/>
        <w:snapToGrid w:val="0"/>
        <w:spacing w:after="0"/>
        <w:contextualSpacing w:val="0"/>
        <w:textAlignment w:val="auto"/>
        <w:rPr>
          <w:rFonts w:eastAsia="Malgun Gothic" w:cs="Times"/>
          <w:lang w:eastAsia="zh-CN"/>
        </w:rPr>
      </w:pPr>
      <w:r w:rsidRPr="0099683B">
        <w:rPr>
          <w:rFonts w:eastAsia="Malgun Gothic" w:cs="Times"/>
          <w:lang w:eastAsia="zh-CN"/>
        </w:rPr>
        <w:t>The NCR-MT is defined as a function entity to communicate with a gNB via Control link (C-link) to enable the information exchanges (e.g. side control information). The C-link is based on NR Uu interface.</w:t>
      </w:r>
    </w:p>
    <w:p w14:paraId="6B773BD0" w14:textId="1BDEB617" w:rsidR="00A5755B" w:rsidRPr="0099683B" w:rsidRDefault="00A5755B" w:rsidP="00CF6E6D">
      <w:pPr>
        <w:pStyle w:val="ListParagraph"/>
        <w:numPr>
          <w:ilvl w:val="1"/>
          <w:numId w:val="183"/>
        </w:numPr>
        <w:overflowPunct/>
        <w:autoSpaceDE/>
        <w:autoSpaceDN/>
        <w:adjustRightInd/>
        <w:snapToGrid w:val="0"/>
        <w:spacing w:after="0"/>
        <w:contextualSpacing w:val="0"/>
        <w:textAlignment w:val="auto"/>
        <w:rPr>
          <w:rFonts w:eastAsia="Malgun Gothic" w:cs="Times"/>
          <w:lang w:eastAsia="zh-CN"/>
        </w:rPr>
      </w:pPr>
      <w:r w:rsidRPr="0099683B">
        <w:rPr>
          <w:rFonts w:eastAsia="Malgun Gothic" w:cs="Times"/>
          <w:lang w:eastAsia="zh-CN"/>
        </w:rPr>
        <w:t xml:space="preserve">Note: Side control information is at least for the control of </w:t>
      </w:r>
      <w:r w:rsidR="00620BEF">
        <w:rPr>
          <w:rFonts w:eastAsia="Malgun Gothic" w:cs="Times"/>
          <w:lang w:eastAsia="zh-CN"/>
        </w:rPr>
        <w:t>NCR-Fwd</w:t>
      </w:r>
    </w:p>
    <w:p w14:paraId="583E8FD3" w14:textId="7B99F201" w:rsidR="00A5755B" w:rsidRDefault="00A5755B" w:rsidP="00CF6E6D">
      <w:pPr>
        <w:pStyle w:val="ListParagraph"/>
        <w:numPr>
          <w:ilvl w:val="0"/>
          <w:numId w:val="183"/>
        </w:numPr>
        <w:overflowPunct/>
        <w:autoSpaceDE/>
        <w:autoSpaceDN/>
        <w:adjustRightInd/>
        <w:snapToGrid w:val="0"/>
        <w:spacing w:after="0"/>
        <w:contextualSpacing w:val="0"/>
        <w:textAlignment w:val="auto"/>
        <w:rPr>
          <w:rFonts w:eastAsia="Malgun Gothic" w:cs="Times"/>
          <w:lang w:eastAsia="zh-CN"/>
        </w:rPr>
      </w:pPr>
      <w:r w:rsidRPr="0099683B">
        <w:rPr>
          <w:rFonts w:eastAsia="Malgun Gothic" w:cs="Times"/>
          <w:lang w:eastAsia="zh-CN"/>
        </w:rPr>
        <w:t xml:space="preserve">The </w:t>
      </w:r>
      <w:r w:rsidR="00620BEF">
        <w:rPr>
          <w:rFonts w:eastAsia="Malgun Gothic" w:cs="Times"/>
          <w:lang w:eastAsia="zh-CN"/>
        </w:rPr>
        <w:t>NCR-Fwd</w:t>
      </w:r>
      <w:r w:rsidRPr="0099683B">
        <w:rPr>
          <w:rFonts w:eastAsia="Malgun Gothic" w:cs="Times"/>
          <w:lang w:eastAsia="zh-CN"/>
        </w:rPr>
        <w:t xml:space="preserve"> is defined as a function entity to perform the amplify-and-forwarding of UL/DL RF signal between gNB and UE via backhaul link and access link. The behavior of the </w:t>
      </w:r>
      <w:r w:rsidR="00620BEF">
        <w:rPr>
          <w:rFonts w:eastAsia="Malgun Gothic" w:cs="Times"/>
          <w:lang w:eastAsia="zh-CN"/>
        </w:rPr>
        <w:t>NCR-Fwd</w:t>
      </w:r>
      <w:r w:rsidRPr="0099683B">
        <w:rPr>
          <w:rFonts w:eastAsia="Malgun Gothic" w:cs="Times"/>
          <w:lang w:eastAsia="zh-CN"/>
        </w:rPr>
        <w:t xml:space="preserve"> will be controlled according to the received side control information from gNB. </w:t>
      </w:r>
    </w:p>
    <w:p w14:paraId="561411BE" w14:textId="77777777" w:rsidR="00A5755B" w:rsidRPr="00A5755B" w:rsidRDefault="00A5755B" w:rsidP="00B554A9"/>
    <w:p w14:paraId="5AF97CDD" w14:textId="77777777" w:rsidR="00A5755B" w:rsidRPr="00A5755B" w:rsidRDefault="00A5755B" w:rsidP="00A5755B">
      <w:pPr>
        <w:snapToGrid w:val="0"/>
        <w:rPr>
          <w:rFonts w:cs="Times"/>
          <w:highlight w:val="green"/>
          <w:lang w:eastAsia="zh-CN"/>
        </w:rPr>
      </w:pPr>
      <w:r w:rsidRPr="00A5755B">
        <w:rPr>
          <w:rFonts w:cs="Times"/>
          <w:highlight w:val="green"/>
          <w:lang w:eastAsia="zh-CN"/>
        </w:rPr>
        <w:t>Agreement</w:t>
      </w:r>
    </w:p>
    <w:p w14:paraId="30381822" w14:textId="77777777" w:rsidR="00A5755B" w:rsidRPr="00A5755B" w:rsidRDefault="00A5755B" w:rsidP="00A5755B">
      <w:pPr>
        <w:snapToGrid w:val="0"/>
        <w:rPr>
          <w:rFonts w:cs="Times"/>
          <w:szCs w:val="20"/>
          <w:lang w:eastAsia="zh-CN"/>
        </w:rPr>
      </w:pPr>
      <w:r w:rsidRPr="00A5755B">
        <w:rPr>
          <w:rFonts w:cs="Times"/>
          <w:szCs w:val="20"/>
          <w:lang w:eastAsia="zh-CN"/>
        </w:rPr>
        <w:t>At least for FR2, beam information is beneficial and recommended as the side control information for network-controlled repeater to control the behaviour of NCR at least for access link</w:t>
      </w:r>
    </w:p>
    <w:p w14:paraId="73028EC4" w14:textId="77777777" w:rsidR="00A5755B" w:rsidRPr="00A5755B" w:rsidRDefault="00A5755B" w:rsidP="00CF6E6D">
      <w:pPr>
        <w:pStyle w:val="ListParagraph"/>
        <w:numPr>
          <w:ilvl w:val="0"/>
          <w:numId w:val="184"/>
        </w:numPr>
        <w:rPr>
          <w:bCs/>
          <w:lang w:eastAsia="zh-CN"/>
        </w:rPr>
      </w:pPr>
      <w:r w:rsidRPr="00A5755B">
        <w:rPr>
          <w:lang w:eastAsia="zh-CN"/>
        </w:rPr>
        <w:t>FFS: Detailed mechanism of indication.</w:t>
      </w:r>
    </w:p>
    <w:p w14:paraId="442BDACE" w14:textId="77777777" w:rsidR="00A5755B" w:rsidRPr="00A5755B" w:rsidRDefault="00A5755B" w:rsidP="00CF6E6D">
      <w:pPr>
        <w:pStyle w:val="ListParagraph"/>
        <w:numPr>
          <w:ilvl w:val="0"/>
          <w:numId w:val="184"/>
        </w:numPr>
        <w:rPr>
          <w:bCs/>
          <w:lang w:eastAsia="zh-CN"/>
        </w:rPr>
      </w:pPr>
      <w:r w:rsidRPr="00A5755B">
        <w:rPr>
          <w:lang w:eastAsia="zh-CN"/>
        </w:rPr>
        <w:t>Note: There are no supporting evaluation results on FR1 at this point to reach similar conclusion</w:t>
      </w:r>
    </w:p>
    <w:p w14:paraId="6175F65D" w14:textId="77777777" w:rsidR="00A5755B" w:rsidRDefault="00A5755B" w:rsidP="00A5755B">
      <w:pPr>
        <w:rPr>
          <w:lang w:eastAsia="x-none"/>
        </w:rPr>
      </w:pPr>
    </w:p>
    <w:p w14:paraId="691E917E" w14:textId="75DCE097" w:rsidR="00403B37" w:rsidRDefault="00403B37" w:rsidP="008F4B8C">
      <w:pPr>
        <w:rPr>
          <w:lang w:eastAsia="x-none"/>
        </w:rPr>
      </w:pPr>
      <w:r w:rsidRPr="00403B37">
        <w:rPr>
          <w:b/>
          <w:bCs/>
          <w:lang w:eastAsia="x-none"/>
        </w:rPr>
        <w:t>Decision:</w:t>
      </w:r>
      <w:r>
        <w:rPr>
          <w:lang w:eastAsia="x-none"/>
        </w:rPr>
        <w:t xml:space="preserve"> As per email decision posted on May 14</w:t>
      </w:r>
      <w:r w:rsidRPr="00403B37">
        <w:rPr>
          <w:vertAlign w:val="superscript"/>
          <w:lang w:eastAsia="x-none"/>
        </w:rPr>
        <w:t>th</w:t>
      </w:r>
      <w:r>
        <w:rPr>
          <w:lang w:eastAsia="x-none"/>
        </w:rPr>
        <w:t>,</w:t>
      </w:r>
    </w:p>
    <w:p w14:paraId="71F9F3D1" w14:textId="77777777" w:rsidR="00403B37" w:rsidRPr="00403B37" w:rsidRDefault="00403B37" w:rsidP="00403B37">
      <w:pPr>
        <w:rPr>
          <w:rStyle w:val="Emphasis"/>
          <w:rFonts w:cs="Times"/>
          <w:i w:val="0"/>
          <w:szCs w:val="20"/>
          <w:highlight w:val="green"/>
          <w:shd w:val="clear" w:color="auto" w:fill="FFFF00"/>
        </w:rPr>
      </w:pPr>
      <w:r w:rsidRPr="00403B37">
        <w:rPr>
          <w:rStyle w:val="Emphasis"/>
          <w:rFonts w:cs="Times"/>
          <w:i w:val="0"/>
          <w:szCs w:val="20"/>
          <w:highlight w:val="green"/>
        </w:rPr>
        <w:t>Agreement</w:t>
      </w:r>
    </w:p>
    <w:p w14:paraId="1D0B86C6" w14:textId="70ACBBCF" w:rsidR="00403B37" w:rsidRPr="00930833" w:rsidRDefault="00403B37" w:rsidP="00403B37">
      <w:pPr>
        <w:rPr>
          <w:lang w:eastAsia="x-none"/>
        </w:rPr>
      </w:pPr>
      <w:r w:rsidRPr="00930833">
        <w:rPr>
          <w:iCs/>
          <w:lang w:eastAsia="x-none"/>
        </w:rPr>
        <w:t>Both fixed beam and adaptive beam can be considered at NCR for</w:t>
      </w:r>
      <w:r w:rsidR="00655822">
        <w:rPr>
          <w:iCs/>
          <w:lang w:eastAsia="x-none"/>
        </w:rPr>
        <w:t xml:space="preserve"> </w:t>
      </w:r>
      <w:r w:rsidRPr="00930833">
        <w:rPr>
          <w:iCs/>
          <w:lang w:eastAsia="x-none"/>
        </w:rPr>
        <w:t>both C-link and backhaul-link.</w:t>
      </w:r>
    </w:p>
    <w:p w14:paraId="5E3E187E" w14:textId="77777777" w:rsidR="00403B37" w:rsidRPr="00403B37" w:rsidRDefault="00403B37" w:rsidP="00CF6E6D">
      <w:pPr>
        <w:pStyle w:val="ListParagraph"/>
        <w:numPr>
          <w:ilvl w:val="0"/>
          <w:numId w:val="221"/>
        </w:numPr>
        <w:rPr>
          <w:rFonts w:cs="Times"/>
          <w:lang w:eastAsia="zh-CN"/>
        </w:rPr>
      </w:pPr>
      <w:r w:rsidRPr="00930833">
        <w:rPr>
          <w:lang w:eastAsia="zh-CN"/>
        </w:rPr>
        <w:t>FFS: the mechanism for indication and determination of beam.</w:t>
      </w:r>
    </w:p>
    <w:p w14:paraId="0F3E8D51" w14:textId="056C0668" w:rsidR="00403B37" w:rsidRPr="00403B37" w:rsidRDefault="00403B37" w:rsidP="00CF6E6D">
      <w:pPr>
        <w:pStyle w:val="ListParagraph"/>
        <w:numPr>
          <w:ilvl w:val="0"/>
          <w:numId w:val="221"/>
        </w:numPr>
        <w:rPr>
          <w:rFonts w:cs="Times"/>
          <w:lang w:eastAsia="zh-CN"/>
        </w:rPr>
      </w:pPr>
      <w:r w:rsidRPr="00930833">
        <w:rPr>
          <w:lang w:eastAsia="zh-CN"/>
        </w:rPr>
        <w:t>Note: Fixed beam refers to the case that beam at NCR</w:t>
      </w:r>
      <w:r w:rsidR="00655822">
        <w:rPr>
          <w:lang w:eastAsia="zh-CN"/>
        </w:rPr>
        <w:t xml:space="preserve"> </w:t>
      </w:r>
      <w:r w:rsidRPr="00930833">
        <w:rPr>
          <w:lang w:eastAsia="zh-CN"/>
        </w:rPr>
        <w:t>for both C-link and backhaul-link</w:t>
      </w:r>
      <w:r w:rsidR="00655822">
        <w:rPr>
          <w:lang w:eastAsia="zh-CN"/>
        </w:rPr>
        <w:t xml:space="preserve"> </w:t>
      </w:r>
      <w:r w:rsidRPr="00930833">
        <w:rPr>
          <w:lang w:eastAsia="zh-CN"/>
        </w:rPr>
        <w:t>cannot be changed.</w:t>
      </w:r>
    </w:p>
    <w:p w14:paraId="263FAB5A" w14:textId="77777777" w:rsidR="00403B37" w:rsidRPr="00403B37" w:rsidRDefault="00403B37" w:rsidP="00403B37">
      <w:pPr>
        <w:rPr>
          <w:rStyle w:val="Emphasis"/>
          <w:rFonts w:cs="Times"/>
          <w:i w:val="0"/>
          <w:szCs w:val="20"/>
          <w:highlight w:val="green"/>
          <w:shd w:val="clear" w:color="auto" w:fill="FFFF00"/>
        </w:rPr>
      </w:pPr>
      <w:r w:rsidRPr="00403B37">
        <w:rPr>
          <w:rStyle w:val="Emphasis"/>
          <w:rFonts w:cs="Times"/>
          <w:i w:val="0"/>
          <w:szCs w:val="20"/>
          <w:highlight w:val="green"/>
        </w:rPr>
        <w:t>Agreement</w:t>
      </w:r>
    </w:p>
    <w:p w14:paraId="7E5E9B36" w14:textId="77777777" w:rsidR="00403B37" w:rsidRPr="00930833" w:rsidRDefault="00403B37" w:rsidP="00403B37">
      <w:pPr>
        <w:rPr>
          <w:iCs/>
          <w:lang w:eastAsia="x-none"/>
        </w:rPr>
      </w:pPr>
      <w:r w:rsidRPr="00930833">
        <w:rPr>
          <w:lang w:eastAsia="x-none"/>
        </w:rPr>
        <w:t>For the TDD UL/DL configuration of network controller repeater:</w:t>
      </w:r>
    </w:p>
    <w:p w14:paraId="0E756C84" w14:textId="25467B92" w:rsidR="00403B37" w:rsidRPr="00930833" w:rsidRDefault="00403B37" w:rsidP="00CF6E6D">
      <w:pPr>
        <w:pStyle w:val="ListParagraph"/>
        <w:numPr>
          <w:ilvl w:val="0"/>
          <w:numId w:val="183"/>
        </w:numPr>
        <w:overflowPunct/>
        <w:autoSpaceDE/>
        <w:autoSpaceDN/>
        <w:adjustRightInd/>
        <w:snapToGrid w:val="0"/>
        <w:spacing w:after="0"/>
        <w:contextualSpacing w:val="0"/>
        <w:textAlignment w:val="auto"/>
        <w:rPr>
          <w:rFonts w:eastAsia="Malgun Gothic"/>
          <w:iCs/>
          <w:lang w:eastAsia="zh-CN"/>
        </w:rPr>
      </w:pPr>
      <w:r w:rsidRPr="00930833">
        <w:rPr>
          <w:rFonts w:eastAsia="Malgun Gothic"/>
          <w:iCs/>
          <w:lang w:eastAsia="zh-CN"/>
        </w:rPr>
        <w:t>At least semi-static TDD UL/DL configuration is needed for network-controlled repeater</w:t>
      </w:r>
      <w:r w:rsidR="00655822">
        <w:rPr>
          <w:rFonts w:eastAsia="Malgun Gothic"/>
          <w:iCs/>
          <w:lang w:eastAsia="zh-CN"/>
        </w:rPr>
        <w:t xml:space="preserve"> </w:t>
      </w:r>
      <w:r w:rsidRPr="00930833">
        <w:rPr>
          <w:rFonts w:eastAsia="Malgun Gothic"/>
          <w:iCs/>
          <w:lang w:eastAsia="zh-CN"/>
        </w:rPr>
        <w:t>for links including C-link, backhaul link and access link.</w:t>
      </w:r>
    </w:p>
    <w:p w14:paraId="49D0CE35" w14:textId="77777777" w:rsidR="00403B37" w:rsidRPr="00930833" w:rsidRDefault="00403B37" w:rsidP="00CF6E6D">
      <w:pPr>
        <w:pStyle w:val="ListParagraph"/>
        <w:numPr>
          <w:ilvl w:val="1"/>
          <w:numId w:val="183"/>
        </w:numPr>
        <w:overflowPunct/>
        <w:autoSpaceDE/>
        <w:autoSpaceDN/>
        <w:adjustRightInd/>
        <w:snapToGrid w:val="0"/>
        <w:spacing w:after="0"/>
        <w:contextualSpacing w:val="0"/>
        <w:textAlignment w:val="auto"/>
        <w:rPr>
          <w:rFonts w:eastAsia="Malgun Gothic"/>
          <w:iCs/>
          <w:lang w:eastAsia="zh-CN"/>
        </w:rPr>
      </w:pPr>
      <w:r w:rsidRPr="00930833">
        <w:rPr>
          <w:rFonts w:eastAsia="Malgun Gothic"/>
          <w:iCs/>
          <w:lang w:eastAsia="zh-CN"/>
        </w:rPr>
        <w:t>FFS: handling of flexible symbols</w:t>
      </w:r>
    </w:p>
    <w:p w14:paraId="6A83A151" w14:textId="2D8E30F1" w:rsidR="00403B37" w:rsidRPr="00930833" w:rsidRDefault="00403B37" w:rsidP="00CF6E6D">
      <w:pPr>
        <w:pStyle w:val="ListParagraph"/>
        <w:numPr>
          <w:ilvl w:val="0"/>
          <w:numId w:val="183"/>
        </w:numPr>
        <w:overflowPunct/>
        <w:autoSpaceDE/>
        <w:autoSpaceDN/>
        <w:adjustRightInd/>
        <w:snapToGrid w:val="0"/>
        <w:spacing w:after="0"/>
        <w:contextualSpacing w:val="0"/>
        <w:textAlignment w:val="auto"/>
        <w:rPr>
          <w:rFonts w:eastAsia="Malgun Gothic"/>
          <w:iCs/>
          <w:lang w:eastAsia="zh-CN"/>
        </w:rPr>
      </w:pPr>
      <w:r w:rsidRPr="00930833">
        <w:rPr>
          <w:rFonts w:eastAsia="Malgun Gothic"/>
          <w:iCs/>
          <w:lang w:eastAsia="zh-CN"/>
        </w:rPr>
        <w:t>Note1: The same TDD UL/DL configuration is always assumed for</w:t>
      </w:r>
      <w:r w:rsidR="00655822">
        <w:rPr>
          <w:rFonts w:eastAsia="Malgun Gothic"/>
          <w:iCs/>
          <w:lang w:eastAsia="zh-CN"/>
        </w:rPr>
        <w:t xml:space="preserve"> </w:t>
      </w:r>
      <w:r w:rsidRPr="00930833">
        <w:rPr>
          <w:rFonts w:eastAsia="Malgun Gothic"/>
          <w:iCs/>
          <w:lang w:eastAsia="zh-CN"/>
        </w:rPr>
        <w:t>backhaul link and access link</w:t>
      </w:r>
    </w:p>
    <w:p w14:paraId="56D08700" w14:textId="7972A7B9" w:rsidR="00403B37" w:rsidRPr="00930833" w:rsidRDefault="00403B37" w:rsidP="00CF6E6D">
      <w:pPr>
        <w:pStyle w:val="ListParagraph"/>
        <w:numPr>
          <w:ilvl w:val="0"/>
          <w:numId w:val="183"/>
        </w:numPr>
        <w:rPr>
          <w:lang w:eastAsia="zh-CN"/>
        </w:rPr>
      </w:pPr>
      <w:r w:rsidRPr="00930833">
        <w:rPr>
          <w:lang w:eastAsia="zh-CN"/>
        </w:rPr>
        <w:t>Note2:</w:t>
      </w:r>
      <w:r w:rsidR="00655822">
        <w:rPr>
          <w:lang w:eastAsia="zh-CN"/>
        </w:rPr>
        <w:t xml:space="preserve"> </w:t>
      </w:r>
      <w:r w:rsidRPr="00930833">
        <w:rPr>
          <w:lang w:eastAsia="zh-CN"/>
        </w:rPr>
        <w:t xml:space="preserve">The same TDD UL/DL configuration is assumed for C-link and backhaul link and access link if NCR-MT and </w:t>
      </w:r>
      <w:r w:rsidR="00620BEF">
        <w:rPr>
          <w:lang w:eastAsia="zh-CN"/>
        </w:rPr>
        <w:t>NCR-Fwd</w:t>
      </w:r>
      <w:r w:rsidRPr="00930833">
        <w:rPr>
          <w:lang w:eastAsia="zh-CN"/>
        </w:rPr>
        <w:t xml:space="preserve"> are in the same frequency band.</w:t>
      </w:r>
    </w:p>
    <w:p w14:paraId="314711AE" w14:textId="77777777" w:rsidR="00403B37" w:rsidRPr="00403B37" w:rsidRDefault="00403B37" w:rsidP="00403B37">
      <w:pPr>
        <w:rPr>
          <w:rStyle w:val="Emphasis"/>
          <w:rFonts w:cs="Times"/>
          <w:i w:val="0"/>
          <w:szCs w:val="20"/>
          <w:highlight w:val="green"/>
          <w:shd w:val="clear" w:color="auto" w:fill="FFFF00"/>
        </w:rPr>
      </w:pPr>
      <w:r w:rsidRPr="00403B37">
        <w:rPr>
          <w:rStyle w:val="Emphasis"/>
          <w:rFonts w:cs="Times"/>
          <w:i w:val="0"/>
          <w:szCs w:val="20"/>
          <w:highlight w:val="green"/>
        </w:rPr>
        <w:t>Agreement</w:t>
      </w:r>
    </w:p>
    <w:p w14:paraId="0E7E0167" w14:textId="77777777" w:rsidR="00403B37" w:rsidRPr="00124DF6" w:rsidRDefault="00403B37" w:rsidP="00403B37">
      <w:pPr>
        <w:rPr>
          <w:lang w:eastAsia="x-none"/>
        </w:rPr>
      </w:pPr>
      <w:r w:rsidRPr="00124DF6">
        <w:rPr>
          <w:iCs/>
          <w:lang w:eastAsia="x-none"/>
        </w:rPr>
        <w:t>For the timing of NCR, the following assumption is considered as baseline:</w:t>
      </w:r>
    </w:p>
    <w:p w14:paraId="130880F2" w14:textId="1ADC6248" w:rsidR="00403B37" w:rsidRPr="00124DF6" w:rsidRDefault="00403B37" w:rsidP="00CF6E6D">
      <w:pPr>
        <w:pStyle w:val="ListParagraph"/>
        <w:numPr>
          <w:ilvl w:val="0"/>
          <w:numId w:val="183"/>
        </w:numPr>
        <w:overflowPunct/>
        <w:autoSpaceDE/>
        <w:autoSpaceDN/>
        <w:adjustRightInd/>
        <w:snapToGrid w:val="0"/>
        <w:spacing w:after="0"/>
        <w:contextualSpacing w:val="0"/>
        <w:textAlignment w:val="auto"/>
        <w:rPr>
          <w:rFonts w:eastAsia="Malgun Gothic"/>
          <w:iCs/>
          <w:lang w:eastAsia="zh-CN"/>
        </w:rPr>
      </w:pPr>
      <w:r w:rsidRPr="00124DF6">
        <w:rPr>
          <w:rFonts w:eastAsia="Malgun Gothic"/>
          <w:lang w:eastAsia="zh-CN"/>
        </w:rPr>
        <w:t>The DL</w:t>
      </w:r>
      <w:r w:rsidR="00655822">
        <w:rPr>
          <w:rFonts w:eastAsia="Malgun Gothic"/>
          <w:lang w:eastAsia="zh-CN"/>
        </w:rPr>
        <w:t xml:space="preserve"> </w:t>
      </w:r>
      <w:r w:rsidRPr="00124DF6">
        <w:rPr>
          <w:rFonts w:eastAsia="Malgun Gothic"/>
          <w:lang w:eastAsia="zh-CN"/>
        </w:rPr>
        <w:t>receiving</w:t>
      </w:r>
      <w:r w:rsidR="00655822">
        <w:rPr>
          <w:rFonts w:eastAsia="Malgun Gothic"/>
          <w:lang w:eastAsia="zh-CN"/>
        </w:rPr>
        <w:t xml:space="preserve"> </w:t>
      </w:r>
      <w:r w:rsidRPr="00124DF6">
        <w:rPr>
          <w:rFonts w:eastAsia="Malgun Gothic"/>
          <w:lang w:eastAsia="zh-CN"/>
        </w:rPr>
        <w:t xml:space="preserve">timing of the </w:t>
      </w:r>
      <w:r w:rsidR="00620BEF">
        <w:rPr>
          <w:rFonts w:eastAsia="Malgun Gothic"/>
          <w:lang w:eastAsia="zh-CN"/>
        </w:rPr>
        <w:t>NCR-Fwd</w:t>
      </w:r>
      <w:r w:rsidR="00655822">
        <w:rPr>
          <w:rFonts w:eastAsia="Malgun Gothic"/>
          <w:lang w:eastAsia="zh-CN"/>
        </w:rPr>
        <w:t xml:space="preserve"> </w:t>
      </w:r>
      <w:r w:rsidRPr="00124DF6">
        <w:rPr>
          <w:rFonts w:eastAsia="Malgun Gothic"/>
          <w:lang w:eastAsia="zh-CN"/>
        </w:rPr>
        <w:t>is aligned with the DL</w:t>
      </w:r>
      <w:r w:rsidR="00655822">
        <w:rPr>
          <w:rFonts w:eastAsia="Malgun Gothic"/>
          <w:lang w:eastAsia="zh-CN"/>
        </w:rPr>
        <w:t xml:space="preserve"> </w:t>
      </w:r>
      <w:r w:rsidRPr="00124DF6">
        <w:rPr>
          <w:rFonts w:eastAsia="Malgun Gothic"/>
          <w:lang w:eastAsia="zh-CN"/>
        </w:rPr>
        <w:t>receiving</w:t>
      </w:r>
      <w:r w:rsidR="00655822">
        <w:rPr>
          <w:rFonts w:eastAsia="Malgun Gothic"/>
          <w:lang w:eastAsia="zh-CN"/>
        </w:rPr>
        <w:t xml:space="preserve"> </w:t>
      </w:r>
      <w:r w:rsidRPr="00124DF6">
        <w:rPr>
          <w:rFonts w:eastAsia="Malgun Gothic"/>
          <w:lang w:eastAsia="zh-CN"/>
        </w:rPr>
        <w:t>timing of the NCR-MT.</w:t>
      </w:r>
    </w:p>
    <w:p w14:paraId="4847840D" w14:textId="585696C1" w:rsidR="00403B37" w:rsidRPr="00124DF6" w:rsidRDefault="00403B37" w:rsidP="00CF6E6D">
      <w:pPr>
        <w:pStyle w:val="ListParagraph"/>
        <w:numPr>
          <w:ilvl w:val="0"/>
          <w:numId w:val="183"/>
        </w:numPr>
        <w:overflowPunct/>
        <w:autoSpaceDE/>
        <w:autoSpaceDN/>
        <w:adjustRightInd/>
        <w:snapToGrid w:val="0"/>
        <w:spacing w:after="0"/>
        <w:contextualSpacing w:val="0"/>
        <w:textAlignment w:val="auto"/>
        <w:rPr>
          <w:rFonts w:eastAsia="Malgun Gothic"/>
          <w:iCs/>
          <w:lang w:eastAsia="zh-CN"/>
        </w:rPr>
      </w:pPr>
      <w:r w:rsidRPr="00124DF6">
        <w:rPr>
          <w:rFonts w:eastAsia="Malgun Gothic"/>
          <w:lang w:eastAsia="zh-CN"/>
        </w:rPr>
        <w:lastRenderedPageBreak/>
        <w:t>The UL</w:t>
      </w:r>
      <w:r w:rsidR="00655822">
        <w:rPr>
          <w:rFonts w:eastAsia="Malgun Gothic"/>
          <w:lang w:eastAsia="zh-CN"/>
        </w:rPr>
        <w:t xml:space="preserve"> </w:t>
      </w:r>
      <w:r w:rsidRPr="00124DF6">
        <w:rPr>
          <w:rFonts w:eastAsia="Malgun Gothic"/>
          <w:lang w:eastAsia="zh-CN"/>
        </w:rPr>
        <w:t>transmitting</w:t>
      </w:r>
      <w:r w:rsidR="00655822">
        <w:rPr>
          <w:rFonts w:eastAsia="Malgun Gothic"/>
          <w:lang w:eastAsia="zh-CN"/>
        </w:rPr>
        <w:t xml:space="preserve"> </w:t>
      </w:r>
      <w:r w:rsidRPr="00124DF6">
        <w:rPr>
          <w:rFonts w:eastAsia="Malgun Gothic"/>
          <w:lang w:eastAsia="zh-CN"/>
        </w:rPr>
        <w:t xml:space="preserve">timing of the </w:t>
      </w:r>
      <w:r w:rsidR="00620BEF">
        <w:rPr>
          <w:rFonts w:eastAsia="Malgun Gothic"/>
          <w:lang w:eastAsia="zh-CN"/>
        </w:rPr>
        <w:t>NCR-Fwd</w:t>
      </w:r>
      <w:r w:rsidR="00655822">
        <w:rPr>
          <w:rFonts w:eastAsia="Malgun Gothic"/>
          <w:lang w:eastAsia="zh-CN"/>
        </w:rPr>
        <w:t xml:space="preserve"> </w:t>
      </w:r>
      <w:r w:rsidRPr="00124DF6">
        <w:rPr>
          <w:rFonts w:eastAsia="Malgun Gothic"/>
          <w:lang w:eastAsia="zh-CN"/>
        </w:rPr>
        <w:t>is aligned with the UL</w:t>
      </w:r>
      <w:r w:rsidR="00655822">
        <w:rPr>
          <w:rFonts w:eastAsia="Malgun Gothic"/>
          <w:lang w:eastAsia="zh-CN"/>
        </w:rPr>
        <w:t xml:space="preserve"> </w:t>
      </w:r>
      <w:r w:rsidRPr="00124DF6">
        <w:rPr>
          <w:rFonts w:eastAsia="Malgun Gothic"/>
          <w:lang w:eastAsia="zh-CN"/>
        </w:rPr>
        <w:t>transmitting</w:t>
      </w:r>
      <w:r w:rsidR="00655822">
        <w:rPr>
          <w:rFonts w:eastAsia="Malgun Gothic"/>
          <w:lang w:eastAsia="zh-CN"/>
        </w:rPr>
        <w:t xml:space="preserve"> </w:t>
      </w:r>
      <w:r w:rsidRPr="00124DF6">
        <w:rPr>
          <w:rFonts w:eastAsia="Malgun Gothic"/>
          <w:lang w:eastAsia="zh-CN"/>
        </w:rPr>
        <w:t>timing of the NCR-MT.</w:t>
      </w:r>
    </w:p>
    <w:p w14:paraId="7AA1D324" w14:textId="77777777" w:rsidR="00403B37" w:rsidRPr="00124DF6" w:rsidRDefault="00403B37" w:rsidP="00CF6E6D">
      <w:pPr>
        <w:pStyle w:val="ListParagraph"/>
        <w:numPr>
          <w:ilvl w:val="0"/>
          <w:numId w:val="183"/>
        </w:numPr>
        <w:overflowPunct/>
        <w:autoSpaceDE/>
        <w:autoSpaceDN/>
        <w:adjustRightInd/>
        <w:snapToGrid w:val="0"/>
        <w:spacing w:after="0"/>
        <w:contextualSpacing w:val="0"/>
        <w:textAlignment w:val="auto"/>
        <w:rPr>
          <w:rFonts w:eastAsia="Malgun Gothic"/>
          <w:iCs/>
          <w:lang w:eastAsia="zh-CN"/>
        </w:rPr>
      </w:pPr>
      <w:r w:rsidRPr="00124DF6">
        <w:rPr>
          <w:rFonts w:eastAsia="Malgun Gothic"/>
          <w:lang w:eastAsia="zh-CN"/>
        </w:rPr>
        <w:t>FFS: the impact of internal delay on the following timing relationships:</w:t>
      </w:r>
    </w:p>
    <w:p w14:paraId="2D2E05EA" w14:textId="63356CB1" w:rsidR="00403B37" w:rsidRPr="00124DF6" w:rsidRDefault="00403B37" w:rsidP="00CF6E6D">
      <w:pPr>
        <w:pStyle w:val="ListParagraph"/>
        <w:numPr>
          <w:ilvl w:val="1"/>
          <w:numId w:val="183"/>
        </w:numPr>
        <w:overflowPunct/>
        <w:autoSpaceDE/>
        <w:autoSpaceDN/>
        <w:adjustRightInd/>
        <w:snapToGrid w:val="0"/>
        <w:spacing w:after="0"/>
        <w:contextualSpacing w:val="0"/>
        <w:textAlignment w:val="auto"/>
        <w:rPr>
          <w:rFonts w:eastAsia="Malgun Gothic"/>
          <w:iCs/>
          <w:lang w:eastAsia="zh-CN"/>
        </w:rPr>
      </w:pPr>
      <w:r w:rsidRPr="00124DF6">
        <w:rPr>
          <w:rFonts w:eastAsia="Malgun Gothic"/>
          <w:iCs/>
          <w:lang w:eastAsia="zh-CN"/>
        </w:rPr>
        <w:t xml:space="preserve">The DL receiving timing and DL transmitting timing of the </w:t>
      </w:r>
      <w:r w:rsidR="00620BEF">
        <w:rPr>
          <w:rFonts w:eastAsia="Malgun Gothic"/>
          <w:iCs/>
          <w:lang w:eastAsia="zh-CN"/>
        </w:rPr>
        <w:t>NCR-Fwd</w:t>
      </w:r>
    </w:p>
    <w:p w14:paraId="59A5A2F8" w14:textId="3FA34552" w:rsidR="00403B37" w:rsidRPr="00124DF6" w:rsidRDefault="00403B37" w:rsidP="00CF6E6D">
      <w:pPr>
        <w:pStyle w:val="ListParagraph"/>
        <w:numPr>
          <w:ilvl w:val="1"/>
          <w:numId w:val="183"/>
        </w:numPr>
        <w:rPr>
          <w:lang w:eastAsia="zh-CN"/>
        </w:rPr>
      </w:pPr>
      <w:r w:rsidRPr="00124DF6">
        <w:rPr>
          <w:lang w:eastAsia="zh-CN"/>
        </w:rPr>
        <w:t xml:space="preserve">The UL transmitting timing and UL receiving timing of the </w:t>
      </w:r>
      <w:r w:rsidR="00620BEF">
        <w:rPr>
          <w:lang w:eastAsia="zh-CN"/>
        </w:rPr>
        <w:t>NCR-Fwd</w:t>
      </w:r>
    </w:p>
    <w:p w14:paraId="35A1064E" w14:textId="387FB571" w:rsidR="00403B37" w:rsidRDefault="00403B37" w:rsidP="008F4B8C">
      <w:pPr>
        <w:rPr>
          <w:lang w:eastAsia="x-none"/>
        </w:rPr>
      </w:pPr>
    </w:p>
    <w:p w14:paraId="0EF31463" w14:textId="27304F74" w:rsidR="00655822" w:rsidRDefault="00655822" w:rsidP="00655822">
      <w:pPr>
        <w:rPr>
          <w:lang w:eastAsia="x-none"/>
        </w:rPr>
      </w:pPr>
      <w:r w:rsidRPr="00403B37">
        <w:rPr>
          <w:b/>
          <w:bCs/>
          <w:lang w:eastAsia="x-none"/>
        </w:rPr>
        <w:t>Decision:</w:t>
      </w:r>
      <w:r>
        <w:rPr>
          <w:lang w:eastAsia="x-none"/>
        </w:rPr>
        <w:t xml:space="preserve"> As per email decision posted on May 17</w:t>
      </w:r>
      <w:r w:rsidRPr="00403B37">
        <w:rPr>
          <w:vertAlign w:val="superscript"/>
          <w:lang w:eastAsia="x-none"/>
        </w:rPr>
        <w:t>th</w:t>
      </w:r>
      <w:r>
        <w:rPr>
          <w:lang w:eastAsia="x-none"/>
        </w:rPr>
        <w:t>,</w:t>
      </w:r>
    </w:p>
    <w:p w14:paraId="2D7F939D" w14:textId="77777777" w:rsidR="00655822" w:rsidRDefault="00655822" w:rsidP="00655822">
      <w:pPr>
        <w:rPr>
          <w:lang w:eastAsia="x-none"/>
        </w:rPr>
      </w:pPr>
      <w:r w:rsidRPr="00655822">
        <w:rPr>
          <w:highlight w:val="green"/>
          <w:lang w:eastAsia="x-none"/>
        </w:rPr>
        <w:t>Agreement</w:t>
      </w:r>
    </w:p>
    <w:p w14:paraId="124EAE07" w14:textId="2A64389E" w:rsidR="00655822" w:rsidRDefault="00655822" w:rsidP="00655822">
      <w:pPr>
        <w:rPr>
          <w:lang w:eastAsia="x-none"/>
        </w:rPr>
      </w:pPr>
      <w:r>
        <w:rPr>
          <w:lang w:eastAsia="x-none"/>
        </w:rPr>
        <w:t xml:space="preserve">ON-OFF information is beneficial and recommended for network-controlled repeater to control the behaviour of </w:t>
      </w:r>
      <w:r w:rsidR="00620BEF">
        <w:rPr>
          <w:lang w:eastAsia="x-none"/>
        </w:rPr>
        <w:t>NCR-Fwd</w:t>
      </w:r>
      <w:r>
        <w:rPr>
          <w:lang w:eastAsia="x-none"/>
        </w:rPr>
        <w:t>.</w:t>
      </w:r>
    </w:p>
    <w:p w14:paraId="6F76FAA9" w14:textId="77658067" w:rsidR="00655822" w:rsidRDefault="00655822" w:rsidP="00CF6E6D">
      <w:pPr>
        <w:pStyle w:val="ListParagraph"/>
        <w:numPr>
          <w:ilvl w:val="0"/>
          <w:numId w:val="261"/>
        </w:numPr>
      </w:pPr>
      <w:r>
        <w:t>FFS: Detailed mechanism of ON-OFF indication and determination</w:t>
      </w:r>
    </w:p>
    <w:p w14:paraId="427B2778" w14:textId="36D51E9D" w:rsidR="00655822" w:rsidRDefault="00655822" w:rsidP="00CF6E6D">
      <w:pPr>
        <w:pStyle w:val="ListParagraph"/>
        <w:numPr>
          <w:ilvl w:val="0"/>
          <w:numId w:val="261"/>
        </w:numPr>
      </w:pPr>
      <w:r>
        <w:t>FFS: explicit indication or implicit indication of ON-OFF information</w:t>
      </w:r>
    </w:p>
    <w:p w14:paraId="424E5E45" w14:textId="77777777" w:rsidR="00655822" w:rsidRDefault="00655822" w:rsidP="00655822">
      <w:pPr>
        <w:rPr>
          <w:lang w:eastAsia="x-none"/>
        </w:rPr>
      </w:pPr>
      <w:r w:rsidRPr="00655822">
        <w:rPr>
          <w:highlight w:val="green"/>
          <w:lang w:eastAsia="x-none"/>
        </w:rPr>
        <w:t>Agreement</w:t>
      </w:r>
    </w:p>
    <w:p w14:paraId="538354A8" w14:textId="719AF6C3" w:rsidR="00655822" w:rsidRDefault="00655822" w:rsidP="00655822">
      <w:pPr>
        <w:rPr>
          <w:lang w:eastAsia="x-none"/>
        </w:rPr>
      </w:pPr>
      <w:r>
        <w:rPr>
          <w:lang w:eastAsia="x-none"/>
        </w:rPr>
        <w:t xml:space="preserve">Both the dynamic indication and semi-static indication can be considered for the beam of access link for </w:t>
      </w:r>
      <w:r w:rsidR="00620BEF">
        <w:rPr>
          <w:lang w:eastAsia="x-none"/>
        </w:rPr>
        <w:t>NCR-Fwd</w:t>
      </w:r>
      <w:r>
        <w:rPr>
          <w:lang w:eastAsia="x-none"/>
        </w:rPr>
        <w:t>.</w:t>
      </w:r>
    </w:p>
    <w:p w14:paraId="705397D5" w14:textId="2D78637E" w:rsidR="00655822" w:rsidRDefault="00655822" w:rsidP="00CF6E6D">
      <w:pPr>
        <w:pStyle w:val="ListParagraph"/>
        <w:numPr>
          <w:ilvl w:val="0"/>
          <w:numId w:val="262"/>
        </w:numPr>
      </w:pPr>
      <w:r>
        <w:t>FFS: the details of each indication</w:t>
      </w:r>
    </w:p>
    <w:p w14:paraId="51F4A84F" w14:textId="5DF1431C" w:rsidR="00655822" w:rsidRDefault="00655822" w:rsidP="00CF6E6D">
      <w:pPr>
        <w:pStyle w:val="ListParagraph"/>
        <w:numPr>
          <w:ilvl w:val="0"/>
          <w:numId w:val="262"/>
        </w:numPr>
      </w:pPr>
      <w:r>
        <w:t xml:space="preserve">FFS: the maximum number of beams configured for </w:t>
      </w:r>
      <w:r w:rsidR="00620BEF">
        <w:t>NCR-Fwd</w:t>
      </w:r>
      <w:r>
        <w:t xml:space="preserve"> access link</w:t>
      </w:r>
    </w:p>
    <w:p w14:paraId="16607EF4" w14:textId="7B5C874A" w:rsidR="00655822" w:rsidRDefault="00655822" w:rsidP="008F4B8C">
      <w:pPr>
        <w:rPr>
          <w:lang w:eastAsia="x-none"/>
        </w:rPr>
      </w:pPr>
    </w:p>
    <w:p w14:paraId="27BF28AE" w14:textId="39C1DD1C" w:rsidR="00655822" w:rsidRPr="00655822" w:rsidRDefault="001B5688" w:rsidP="008F4B8C">
      <w:pPr>
        <w:rPr>
          <w:b/>
          <w:bCs/>
          <w:lang w:eastAsia="x-none"/>
        </w:rPr>
      </w:pPr>
      <w:hyperlink r:id="rId2623" w:history="1">
        <w:r w:rsidR="000B5C49">
          <w:rPr>
            <w:rStyle w:val="Hyperlink"/>
            <w:b/>
            <w:bCs/>
            <w:lang w:eastAsia="x-none"/>
          </w:rPr>
          <w:t>R1-2205340</w:t>
        </w:r>
      </w:hyperlink>
      <w:r w:rsidR="00655822" w:rsidRPr="00655822">
        <w:rPr>
          <w:b/>
          <w:bCs/>
          <w:lang w:eastAsia="x-none"/>
        </w:rPr>
        <w:tab/>
        <w:t>Summary#2 of Email discussion on side control information</w:t>
      </w:r>
      <w:r w:rsidR="00655822" w:rsidRPr="00655822">
        <w:rPr>
          <w:b/>
          <w:bCs/>
          <w:lang w:eastAsia="x-none"/>
        </w:rPr>
        <w:tab/>
        <w:t>Moderator (ZTE)</w:t>
      </w:r>
    </w:p>
    <w:p w14:paraId="17ED0BCF" w14:textId="7BEAC4DC" w:rsidR="00655822" w:rsidRDefault="00655822" w:rsidP="008F4B8C">
      <w:pPr>
        <w:rPr>
          <w:lang w:eastAsia="x-none"/>
        </w:rPr>
      </w:pPr>
    </w:p>
    <w:p w14:paraId="788F22C1" w14:textId="340CC9B0" w:rsidR="00655822" w:rsidRPr="00C42838" w:rsidRDefault="001B5688" w:rsidP="008F4B8C">
      <w:pPr>
        <w:rPr>
          <w:b/>
          <w:bCs/>
          <w:lang w:eastAsia="x-none"/>
        </w:rPr>
      </w:pPr>
      <w:hyperlink r:id="rId2624" w:history="1">
        <w:r w:rsidR="000B5C49">
          <w:rPr>
            <w:rStyle w:val="Hyperlink"/>
            <w:b/>
            <w:bCs/>
            <w:lang w:eastAsia="x-none"/>
          </w:rPr>
          <w:t>R1-2205495</w:t>
        </w:r>
      </w:hyperlink>
      <w:r w:rsidR="00C42838" w:rsidRPr="00C42838">
        <w:rPr>
          <w:b/>
          <w:bCs/>
          <w:lang w:eastAsia="x-none"/>
        </w:rPr>
        <w:tab/>
        <w:t>Summary#3 of Email discussion on side control information</w:t>
      </w:r>
      <w:r w:rsidR="00C42838" w:rsidRPr="00C42838">
        <w:rPr>
          <w:b/>
          <w:bCs/>
          <w:lang w:eastAsia="x-none"/>
        </w:rPr>
        <w:tab/>
        <w:t>Moderator (ZTE)</w:t>
      </w:r>
    </w:p>
    <w:p w14:paraId="52AA1B98" w14:textId="74FF8E76" w:rsidR="00C42838" w:rsidRDefault="00C42838" w:rsidP="008F4B8C">
      <w:pPr>
        <w:rPr>
          <w:lang w:eastAsia="x-none"/>
        </w:rPr>
      </w:pPr>
      <w:r>
        <w:rPr>
          <w:lang w:eastAsia="x-none"/>
        </w:rPr>
        <w:t>From May 19</w:t>
      </w:r>
      <w:r w:rsidRPr="00C42838">
        <w:rPr>
          <w:vertAlign w:val="superscript"/>
          <w:lang w:eastAsia="x-none"/>
        </w:rPr>
        <w:t>th</w:t>
      </w:r>
      <w:r>
        <w:rPr>
          <w:lang w:eastAsia="x-none"/>
        </w:rPr>
        <w:t xml:space="preserve"> GTW session</w:t>
      </w:r>
    </w:p>
    <w:p w14:paraId="790D6848" w14:textId="24F81782" w:rsidR="00C42838" w:rsidRPr="00C42838" w:rsidRDefault="00C42838" w:rsidP="00C42838">
      <w:pPr>
        <w:snapToGrid w:val="0"/>
        <w:rPr>
          <w:rFonts w:ascii="Times New Roman" w:hAnsi="Times New Roman"/>
          <w:iCs/>
          <w:szCs w:val="20"/>
          <w:highlight w:val="green"/>
          <w:lang w:eastAsia="zh-CN"/>
        </w:rPr>
      </w:pPr>
      <w:r>
        <w:rPr>
          <w:rFonts w:ascii="Times New Roman" w:hAnsi="Times New Roman"/>
          <w:iCs/>
          <w:szCs w:val="20"/>
          <w:highlight w:val="green"/>
          <w:lang w:eastAsia="zh-CN"/>
        </w:rPr>
        <w:t>Agreement</w:t>
      </w:r>
      <w:r w:rsidRPr="00C42838">
        <w:rPr>
          <w:rFonts w:ascii="Times New Roman" w:hAnsi="Times New Roman"/>
          <w:iCs/>
          <w:szCs w:val="20"/>
          <w:highlight w:val="green"/>
          <w:lang w:eastAsia="zh-CN"/>
        </w:rPr>
        <w:t>:</w:t>
      </w:r>
    </w:p>
    <w:p w14:paraId="12667FEE" w14:textId="77777777" w:rsidR="00C42838" w:rsidRPr="00C42838" w:rsidRDefault="00C42838" w:rsidP="00C42838">
      <w:pPr>
        <w:snapToGrid w:val="0"/>
        <w:rPr>
          <w:rFonts w:ascii="Times New Roman" w:hAnsi="Times New Roman"/>
          <w:iCs/>
          <w:szCs w:val="20"/>
          <w:lang w:eastAsia="zh-CN"/>
        </w:rPr>
      </w:pPr>
      <w:r w:rsidRPr="00C42838">
        <w:rPr>
          <w:rFonts w:ascii="Times New Roman" w:hAnsi="Times New Roman"/>
          <w:iCs/>
          <w:szCs w:val="20"/>
          <w:lang w:eastAsia="zh-CN"/>
        </w:rPr>
        <w:t>The following options can be considered to indicate the ON-OFF information from gNB to NCR for controlling the behaviour of NCR-Fwd:</w:t>
      </w:r>
    </w:p>
    <w:p w14:paraId="014684FD" w14:textId="77777777" w:rsidR="00C42838" w:rsidRPr="00C42838" w:rsidRDefault="00C42838" w:rsidP="00CF6E6D">
      <w:pPr>
        <w:pStyle w:val="ListParagraph"/>
        <w:numPr>
          <w:ilvl w:val="0"/>
          <w:numId w:val="349"/>
        </w:numPr>
        <w:rPr>
          <w:lang w:eastAsia="zh-CN"/>
        </w:rPr>
      </w:pPr>
      <w:r w:rsidRPr="00C42838">
        <w:rPr>
          <w:lang w:eastAsia="zh-CN"/>
        </w:rPr>
        <w:t>Option 1: Explicit indication with on-off state (e.g., via dynamic or semi-static signalling) or on-off pattern (e.g., periodic</w:t>
      </w:r>
      <w:r w:rsidRPr="00C42838">
        <w:rPr>
          <w:iCs/>
          <w:lang w:eastAsia="zh-CN"/>
        </w:rPr>
        <w:t>/semi-static</w:t>
      </w:r>
      <w:r w:rsidRPr="00C42838">
        <w:rPr>
          <w:lang w:eastAsia="zh-CN"/>
        </w:rPr>
        <w:t xml:space="preserve"> ON-OFF pattern or new DRX-like pattern for ON-OFF)</w:t>
      </w:r>
    </w:p>
    <w:p w14:paraId="096881E1" w14:textId="77777777" w:rsidR="00C42838" w:rsidRPr="00C42838" w:rsidRDefault="00C42838" w:rsidP="00CF6E6D">
      <w:pPr>
        <w:pStyle w:val="ListParagraph"/>
        <w:numPr>
          <w:ilvl w:val="0"/>
          <w:numId w:val="349"/>
        </w:numPr>
        <w:rPr>
          <w:lang w:eastAsia="zh-CN"/>
        </w:rPr>
      </w:pPr>
      <w:r w:rsidRPr="00C42838">
        <w:rPr>
          <w:lang w:eastAsia="zh-CN"/>
        </w:rPr>
        <w:t>Option 2: Implicit indication via the signalling for other information (e.g., beam, DL/UL configuration, or PC information)</w:t>
      </w:r>
    </w:p>
    <w:p w14:paraId="094B4F69" w14:textId="77777777" w:rsidR="00C42838" w:rsidRPr="00C42838" w:rsidRDefault="00C42838" w:rsidP="00CF6E6D">
      <w:pPr>
        <w:pStyle w:val="ListParagraph"/>
        <w:numPr>
          <w:ilvl w:val="1"/>
          <w:numId w:val="349"/>
        </w:numPr>
        <w:rPr>
          <w:lang w:eastAsia="zh-CN"/>
        </w:rPr>
      </w:pPr>
      <w:r w:rsidRPr="00C42838">
        <w:rPr>
          <w:iCs/>
          <w:lang w:eastAsia="zh-CN"/>
        </w:rPr>
        <w:t>Note: This example does not imply that PC information is necessary or not.</w:t>
      </w:r>
    </w:p>
    <w:p w14:paraId="293236BD" w14:textId="77777777" w:rsidR="00C42838" w:rsidRPr="00C42838" w:rsidRDefault="00C42838" w:rsidP="00CF6E6D">
      <w:pPr>
        <w:pStyle w:val="ListParagraph"/>
        <w:numPr>
          <w:ilvl w:val="0"/>
          <w:numId w:val="349"/>
        </w:numPr>
        <w:rPr>
          <w:lang w:eastAsia="zh-CN"/>
        </w:rPr>
      </w:pPr>
      <w:r w:rsidRPr="00C42838">
        <w:rPr>
          <w:lang w:eastAsia="zh-CN"/>
        </w:rPr>
        <w:t>Other solutions (e.g., potential combination of explicit and implication solution) can be further discussed.</w:t>
      </w:r>
    </w:p>
    <w:p w14:paraId="1AFAB04F" w14:textId="77777777" w:rsidR="00C42838" w:rsidRPr="00C42838" w:rsidRDefault="00C42838" w:rsidP="00C42838">
      <w:pPr>
        <w:snapToGrid w:val="0"/>
        <w:rPr>
          <w:rFonts w:ascii="Times New Roman" w:hAnsi="Times New Roman"/>
          <w:iCs/>
          <w:szCs w:val="20"/>
          <w:highlight w:val="green"/>
          <w:lang w:eastAsia="zh-CN"/>
        </w:rPr>
      </w:pPr>
      <w:r>
        <w:rPr>
          <w:rFonts w:ascii="Times New Roman" w:hAnsi="Times New Roman"/>
          <w:iCs/>
          <w:szCs w:val="20"/>
          <w:highlight w:val="green"/>
          <w:lang w:eastAsia="zh-CN"/>
        </w:rPr>
        <w:t>Agreement</w:t>
      </w:r>
      <w:r w:rsidRPr="00C42838">
        <w:rPr>
          <w:rFonts w:ascii="Times New Roman" w:hAnsi="Times New Roman"/>
          <w:iCs/>
          <w:szCs w:val="20"/>
          <w:highlight w:val="green"/>
          <w:lang w:eastAsia="zh-CN"/>
        </w:rPr>
        <w:t>:</w:t>
      </w:r>
    </w:p>
    <w:p w14:paraId="6D426E1E" w14:textId="77777777" w:rsidR="00C42838" w:rsidRPr="00C42838" w:rsidRDefault="00C42838" w:rsidP="00C42838">
      <w:pPr>
        <w:shd w:val="clear" w:color="auto" w:fill="FFFFFF"/>
        <w:snapToGrid w:val="0"/>
        <w:rPr>
          <w:rFonts w:ascii="Times New Roman" w:hAnsi="Times New Roman"/>
          <w:szCs w:val="20"/>
          <w:lang w:val="en-US" w:eastAsia="zh-CN"/>
        </w:rPr>
      </w:pPr>
      <w:r w:rsidRPr="00C42838">
        <w:rPr>
          <w:rFonts w:ascii="Times New Roman" w:hAnsi="Times New Roman"/>
          <w:iCs/>
          <w:szCs w:val="20"/>
          <w:lang w:eastAsia="zh-CN"/>
        </w:rPr>
        <w:t>Capture the following assumption of network-controlled repeater in TR 38.867.</w:t>
      </w:r>
    </w:p>
    <w:p w14:paraId="28876286" w14:textId="7D24718F" w:rsidR="00C42838" w:rsidRPr="00C42838" w:rsidRDefault="00C42838" w:rsidP="00CF6E6D">
      <w:pPr>
        <w:pStyle w:val="ListParagraph"/>
        <w:numPr>
          <w:ilvl w:val="0"/>
          <w:numId w:val="350"/>
        </w:numPr>
        <w:rPr>
          <w:lang w:eastAsia="zh-CN"/>
        </w:rPr>
      </w:pPr>
      <w:r w:rsidRPr="00C42838">
        <w:rPr>
          <w:lang w:eastAsia="zh-CN"/>
        </w:rPr>
        <w:t>At least one of</w:t>
      </w:r>
      <w:r w:rsidR="00D52324">
        <w:rPr>
          <w:lang w:eastAsia="zh-CN"/>
        </w:rPr>
        <w:t xml:space="preserve"> </w:t>
      </w:r>
      <w:r w:rsidRPr="00C42838">
        <w:rPr>
          <w:lang w:eastAsia="zh-CN"/>
        </w:rPr>
        <w:t>the NCR-MT’s carrier(s)</w:t>
      </w:r>
      <w:r w:rsidR="00D52324">
        <w:rPr>
          <w:lang w:eastAsia="zh-CN"/>
        </w:rPr>
        <w:t xml:space="preserve"> </w:t>
      </w:r>
      <w:r w:rsidRPr="00C42838">
        <w:rPr>
          <w:lang w:eastAsia="zh-CN"/>
        </w:rPr>
        <w:t>should be within the set of carriers forwarded by the NCR-Fwd in same frequency range.</w:t>
      </w:r>
    </w:p>
    <w:p w14:paraId="6CDB6F31" w14:textId="35EA453B" w:rsidR="00C42838" w:rsidRPr="00C42838" w:rsidRDefault="00C42838" w:rsidP="00CF6E6D">
      <w:pPr>
        <w:pStyle w:val="ListParagraph"/>
        <w:numPr>
          <w:ilvl w:val="1"/>
          <w:numId w:val="350"/>
        </w:numPr>
        <w:rPr>
          <w:lang w:eastAsia="zh-CN"/>
        </w:rPr>
      </w:pPr>
      <w:r w:rsidRPr="00C42838">
        <w:rPr>
          <w:lang w:eastAsia="zh-CN"/>
        </w:rPr>
        <w:t>The NCR-MT and NCR-Fwd</w:t>
      </w:r>
      <w:r w:rsidR="00D52324">
        <w:rPr>
          <w:lang w:eastAsia="zh-CN"/>
        </w:rPr>
        <w:t xml:space="preserve"> </w:t>
      </w:r>
      <w:r w:rsidRPr="00C42838">
        <w:rPr>
          <w:lang w:eastAsia="zh-CN"/>
        </w:rPr>
        <w:t>operating</w:t>
      </w:r>
      <w:r w:rsidR="00AC5C0D">
        <w:rPr>
          <w:lang w:eastAsia="zh-CN"/>
        </w:rPr>
        <w:t xml:space="preserve"> </w:t>
      </w:r>
      <w:r w:rsidRPr="00C42838">
        <w:rPr>
          <w:lang w:eastAsia="zh-CN"/>
        </w:rPr>
        <w:t>in the same carrier is</w:t>
      </w:r>
      <w:r w:rsidR="00D52324">
        <w:rPr>
          <w:lang w:eastAsia="zh-CN"/>
        </w:rPr>
        <w:t xml:space="preserve"> </w:t>
      </w:r>
      <w:r w:rsidRPr="00C42838">
        <w:rPr>
          <w:lang w:eastAsia="zh-CN"/>
        </w:rPr>
        <w:t>prioritized for the study.</w:t>
      </w:r>
    </w:p>
    <w:p w14:paraId="1E4A7B4D" w14:textId="77777777" w:rsidR="00C42838" w:rsidRPr="00C42838" w:rsidRDefault="00C42838" w:rsidP="00C42838">
      <w:pPr>
        <w:snapToGrid w:val="0"/>
        <w:rPr>
          <w:rFonts w:ascii="Times New Roman" w:hAnsi="Times New Roman"/>
          <w:iCs/>
          <w:szCs w:val="20"/>
          <w:highlight w:val="green"/>
          <w:lang w:eastAsia="zh-CN"/>
        </w:rPr>
      </w:pPr>
      <w:r>
        <w:rPr>
          <w:rFonts w:ascii="Times New Roman" w:hAnsi="Times New Roman"/>
          <w:iCs/>
          <w:szCs w:val="20"/>
          <w:highlight w:val="green"/>
          <w:lang w:eastAsia="zh-CN"/>
        </w:rPr>
        <w:t>Agreement</w:t>
      </w:r>
      <w:r w:rsidRPr="00C42838">
        <w:rPr>
          <w:rFonts w:ascii="Times New Roman" w:hAnsi="Times New Roman"/>
          <w:iCs/>
          <w:szCs w:val="20"/>
          <w:highlight w:val="green"/>
          <w:lang w:eastAsia="zh-CN"/>
        </w:rPr>
        <w:t>:</w:t>
      </w:r>
    </w:p>
    <w:p w14:paraId="5FFBE9A9" w14:textId="77777777" w:rsidR="00C42838" w:rsidRPr="00C42838" w:rsidRDefault="00C42838" w:rsidP="00C42838">
      <w:pPr>
        <w:shd w:val="clear" w:color="auto" w:fill="FFFFFF"/>
        <w:snapToGrid w:val="0"/>
        <w:rPr>
          <w:rFonts w:ascii="Times New Roman" w:hAnsi="Times New Roman"/>
          <w:iCs/>
          <w:szCs w:val="20"/>
          <w:lang w:eastAsia="zh-CN"/>
        </w:rPr>
      </w:pPr>
      <w:r w:rsidRPr="00C42838">
        <w:rPr>
          <w:rFonts w:ascii="Times New Roman" w:hAnsi="Times New Roman"/>
          <w:iCs/>
          <w:szCs w:val="20"/>
          <w:lang w:eastAsia="zh-CN"/>
        </w:rPr>
        <w:t>Capture the following assumption of network-controlled repeater in TR 38.867.</w:t>
      </w:r>
    </w:p>
    <w:p w14:paraId="5E3FEB8F" w14:textId="228495D3" w:rsidR="00C42838" w:rsidRPr="00C42838" w:rsidRDefault="00C42838" w:rsidP="00CF6E6D">
      <w:pPr>
        <w:pStyle w:val="ListParagraph"/>
        <w:numPr>
          <w:ilvl w:val="0"/>
          <w:numId w:val="350"/>
        </w:numPr>
        <w:rPr>
          <w:lang w:eastAsia="zh-CN"/>
        </w:rPr>
      </w:pPr>
      <w:r w:rsidRPr="00C42838">
        <w:rPr>
          <w:lang w:eastAsia="zh-CN"/>
        </w:rPr>
        <w:t>As baseline, same large-scale properties of the channel, i.e., channel properties in Type-A and Type-D (if applicable), are expected to be experienced by C-link and backhaul link (at least when the NCR-MT and NCR-Fwd</w:t>
      </w:r>
      <w:r w:rsidR="00AC5C0D">
        <w:rPr>
          <w:lang w:eastAsia="zh-CN"/>
        </w:rPr>
        <w:t xml:space="preserve"> </w:t>
      </w:r>
      <w:r w:rsidRPr="00C42838">
        <w:rPr>
          <w:lang w:eastAsia="zh-CN"/>
        </w:rPr>
        <w:t>operating</w:t>
      </w:r>
      <w:r w:rsidR="00AC5C0D">
        <w:rPr>
          <w:lang w:eastAsia="zh-CN"/>
        </w:rPr>
        <w:t xml:space="preserve"> </w:t>
      </w:r>
      <w:r w:rsidRPr="00C42838">
        <w:rPr>
          <w:lang w:eastAsia="zh-CN"/>
        </w:rPr>
        <w:t>in same carrier).</w:t>
      </w:r>
    </w:p>
    <w:p w14:paraId="2A690015" w14:textId="77777777" w:rsidR="00C42838" w:rsidRPr="00C42838" w:rsidRDefault="00C42838" w:rsidP="00C42838">
      <w:pPr>
        <w:snapToGrid w:val="0"/>
        <w:rPr>
          <w:rFonts w:ascii="Times New Roman" w:hAnsi="Times New Roman"/>
          <w:iCs/>
          <w:szCs w:val="20"/>
          <w:highlight w:val="green"/>
          <w:lang w:eastAsia="zh-CN"/>
        </w:rPr>
      </w:pPr>
      <w:r>
        <w:rPr>
          <w:rFonts w:ascii="Times New Roman" w:hAnsi="Times New Roman"/>
          <w:iCs/>
          <w:szCs w:val="20"/>
          <w:highlight w:val="green"/>
          <w:lang w:eastAsia="zh-CN"/>
        </w:rPr>
        <w:t>Agreement</w:t>
      </w:r>
      <w:r w:rsidRPr="00C42838">
        <w:rPr>
          <w:rFonts w:ascii="Times New Roman" w:hAnsi="Times New Roman"/>
          <w:iCs/>
          <w:szCs w:val="20"/>
          <w:highlight w:val="green"/>
          <w:lang w:eastAsia="zh-CN"/>
        </w:rPr>
        <w:t>:</w:t>
      </w:r>
    </w:p>
    <w:p w14:paraId="05E17068" w14:textId="77777777" w:rsidR="00C42838" w:rsidRPr="00C42838" w:rsidRDefault="00C42838" w:rsidP="00C42838">
      <w:pPr>
        <w:shd w:val="clear" w:color="auto" w:fill="FFFFFF"/>
        <w:snapToGrid w:val="0"/>
        <w:rPr>
          <w:rFonts w:ascii="Times New Roman" w:hAnsi="Times New Roman"/>
          <w:iCs/>
          <w:szCs w:val="20"/>
          <w:lang w:eastAsia="zh-CN"/>
        </w:rPr>
      </w:pPr>
      <w:r w:rsidRPr="00C42838">
        <w:rPr>
          <w:rFonts w:ascii="Times New Roman" w:hAnsi="Times New Roman"/>
          <w:iCs/>
          <w:szCs w:val="20"/>
          <w:lang w:eastAsia="zh-CN"/>
        </w:rPr>
        <w:t>As baseline, the same TCI states as C-link are assumed for beam at NCR-Fwd for backhaul link if the NCR-MT’s carrier(s) is within the set of carriers forwarded by the NCR-Fwd.</w:t>
      </w:r>
    </w:p>
    <w:p w14:paraId="34A1FD01" w14:textId="77777777" w:rsidR="00C42838" w:rsidRPr="00C42838" w:rsidRDefault="00C42838" w:rsidP="00CF6E6D">
      <w:pPr>
        <w:pStyle w:val="ListParagraph"/>
        <w:numPr>
          <w:ilvl w:val="0"/>
          <w:numId w:val="350"/>
        </w:numPr>
        <w:spacing w:after="0"/>
        <w:ind w:left="714" w:hanging="357"/>
        <w:rPr>
          <w:lang w:eastAsia="zh-CN"/>
        </w:rPr>
      </w:pPr>
      <w:r w:rsidRPr="00C42838">
        <w:rPr>
          <w:lang w:eastAsia="zh-CN"/>
        </w:rPr>
        <w:t xml:space="preserve">FFS: additional indication from gNB to determine the beam at NCR-Fwd for backhaul link or implicit determination of the beam at NCR-Fwd for backhaul link </w:t>
      </w:r>
    </w:p>
    <w:p w14:paraId="4573E42F" w14:textId="77777777" w:rsidR="00C42838" w:rsidRPr="00C42838" w:rsidRDefault="00C42838" w:rsidP="00C42838">
      <w:pPr>
        <w:snapToGrid w:val="0"/>
        <w:spacing w:line="264" w:lineRule="auto"/>
        <w:jc w:val="both"/>
        <w:rPr>
          <w:rFonts w:ascii="Times New Roman" w:hAnsi="Times New Roman"/>
          <w:iCs/>
          <w:szCs w:val="20"/>
          <w:lang w:eastAsia="zh-CN"/>
        </w:rPr>
      </w:pPr>
      <w:r w:rsidRPr="00C42838">
        <w:rPr>
          <w:rFonts w:ascii="Times New Roman" w:hAnsi="Times New Roman"/>
          <w:iCs/>
          <w:szCs w:val="20"/>
          <w:lang w:eastAsia="zh-CN"/>
        </w:rPr>
        <w:t>Note: the same assumption of the beam correspondence is applied for DL/UL of the backhaul link at NCR-Fwd as the DL/UL of the C-link at NCR-MT.</w:t>
      </w:r>
    </w:p>
    <w:p w14:paraId="0A05AA3B" w14:textId="77777777" w:rsidR="00C42838" w:rsidRPr="00C42838" w:rsidRDefault="00C42838" w:rsidP="00C42838">
      <w:pPr>
        <w:snapToGrid w:val="0"/>
        <w:rPr>
          <w:rFonts w:ascii="Times New Roman" w:hAnsi="Times New Roman"/>
          <w:iCs/>
          <w:szCs w:val="20"/>
          <w:highlight w:val="green"/>
          <w:lang w:eastAsia="zh-CN"/>
        </w:rPr>
      </w:pPr>
    </w:p>
    <w:p w14:paraId="1934E792" w14:textId="77777777" w:rsidR="00C42838" w:rsidRPr="00C42838" w:rsidRDefault="00C42838" w:rsidP="00C42838">
      <w:pPr>
        <w:snapToGrid w:val="0"/>
        <w:rPr>
          <w:rFonts w:ascii="Times New Roman" w:hAnsi="Times New Roman"/>
          <w:iCs/>
          <w:szCs w:val="20"/>
          <w:highlight w:val="green"/>
          <w:lang w:eastAsia="zh-CN"/>
        </w:rPr>
      </w:pPr>
      <w:r>
        <w:rPr>
          <w:rFonts w:ascii="Times New Roman" w:hAnsi="Times New Roman"/>
          <w:iCs/>
          <w:szCs w:val="20"/>
          <w:highlight w:val="green"/>
          <w:lang w:eastAsia="zh-CN"/>
        </w:rPr>
        <w:t>Agreement</w:t>
      </w:r>
      <w:r w:rsidRPr="00C42838">
        <w:rPr>
          <w:rFonts w:ascii="Times New Roman" w:hAnsi="Times New Roman"/>
          <w:iCs/>
          <w:szCs w:val="20"/>
          <w:highlight w:val="green"/>
          <w:lang w:eastAsia="zh-CN"/>
        </w:rPr>
        <w:t>:</w:t>
      </w:r>
    </w:p>
    <w:p w14:paraId="08846C09" w14:textId="77777777" w:rsidR="00C42838" w:rsidRPr="00C42838" w:rsidRDefault="00C42838" w:rsidP="00C42838">
      <w:pPr>
        <w:snapToGrid w:val="0"/>
        <w:rPr>
          <w:rFonts w:ascii="Times New Roman" w:hAnsi="Times New Roman"/>
          <w:iCs/>
          <w:szCs w:val="20"/>
          <w:lang w:eastAsia="zh-CN"/>
        </w:rPr>
      </w:pPr>
      <w:r w:rsidRPr="00C42838">
        <w:rPr>
          <w:rFonts w:ascii="Times New Roman" w:hAnsi="Times New Roman"/>
          <w:iCs/>
          <w:szCs w:val="20"/>
          <w:lang w:eastAsia="zh-CN"/>
        </w:rPr>
        <w:t>The beam correspondence is assumed for:</w:t>
      </w:r>
    </w:p>
    <w:p w14:paraId="5B31406D" w14:textId="77777777" w:rsidR="00C42838" w:rsidRPr="00C42838" w:rsidRDefault="00C42838" w:rsidP="00CF6E6D">
      <w:pPr>
        <w:pStyle w:val="ListParagraph"/>
        <w:numPr>
          <w:ilvl w:val="0"/>
          <w:numId w:val="350"/>
        </w:numPr>
        <w:rPr>
          <w:lang w:eastAsia="zh-CN"/>
        </w:rPr>
      </w:pPr>
      <w:r w:rsidRPr="00C42838">
        <w:rPr>
          <w:lang w:eastAsia="zh-CN"/>
        </w:rPr>
        <w:t>the DL/UL of the access link at NCR-Fwd</w:t>
      </w:r>
    </w:p>
    <w:p w14:paraId="0B094586" w14:textId="0422C019" w:rsidR="00C42838" w:rsidRDefault="00C42838" w:rsidP="00C42838">
      <w:pPr>
        <w:rPr>
          <w:rFonts w:ascii="Times New Roman" w:hAnsi="Times New Roman"/>
          <w:szCs w:val="20"/>
          <w:lang w:eastAsia="x-none"/>
        </w:rPr>
      </w:pPr>
    </w:p>
    <w:p w14:paraId="44303E2C" w14:textId="7EC43B43" w:rsidR="00162F1C" w:rsidRDefault="00162F1C" w:rsidP="00C42838">
      <w:pPr>
        <w:rPr>
          <w:rFonts w:ascii="Times New Roman" w:hAnsi="Times New Roman"/>
          <w:szCs w:val="20"/>
          <w:lang w:eastAsia="x-none"/>
        </w:rPr>
      </w:pPr>
      <w:r w:rsidRPr="00162F1C">
        <w:rPr>
          <w:rFonts w:ascii="Times New Roman" w:hAnsi="Times New Roman"/>
          <w:b/>
          <w:bCs/>
          <w:szCs w:val="20"/>
          <w:lang w:eastAsia="x-none"/>
        </w:rPr>
        <w:t>Decision:</w:t>
      </w:r>
      <w:r>
        <w:rPr>
          <w:rFonts w:ascii="Times New Roman" w:hAnsi="Times New Roman"/>
          <w:szCs w:val="20"/>
          <w:lang w:eastAsia="x-none"/>
        </w:rPr>
        <w:t xml:space="preserve"> As per email decision posted on May 24</w:t>
      </w:r>
      <w:r w:rsidRPr="00162F1C">
        <w:rPr>
          <w:rFonts w:ascii="Times New Roman" w:hAnsi="Times New Roman"/>
          <w:szCs w:val="20"/>
          <w:vertAlign w:val="superscript"/>
          <w:lang w:eastAsia="x-none"/>
        </w:rPr>
        <w:t>th</w:t>
      </w:r>
      <w:r>
        <w:rPr>
          <w:rFonts w:ascii="Times New Roman" w:hAnsi="Times New Roman"/>
          <w:szCs w:val="20"/>
          <w:lang w:eastAsia="x-none"/>
        </w:rPr>
        <w:t>,</w:t>
      </w:r>
    </w:p>
    <w:p w14:paraId="6E27F8CE" w14:textId="77777777" w:rsidR="00162F1C" w:rsidRPr="00162F1C" w:rsidRDefault="00162F1C" w:rsidP="00162F1C">
      <w:pPr>
        <w:pStyle w:val="NormalWeb"/>
        <w:shd w:val="clear" w:color="auto" w:fill="FFFFFF"/>
        <w:spacing w:before="0" w:beforeAutospacing="0" w:after="0" w:afterAutospacing="0"/>
        <w:rPr>
          <w:rStyle w:val="Emphasis"/>
          <w:rFonts w:ascii="Times" w:hAnsi="Times" w:cs="Times"/>
          <w:i w:val="0"/>
          <w:color w:val="auto"/>
          <w:sz w:val="20"/>
          <w:szCs w:val="20"/>
          <w:highlight w:val="green"/>
          <w:shd w:val="clear" w:color="auto" w:fill="FFFF00"/>
        </w:rPr>
      </w:pPr>
      <w:r w:rsidRPr="00162F1C">
        <w:rPr>
          <w:rStyle w:val="Emphasis"/>
          <w:rFonts w:ascii="Times" w:hAnsi="Times" w:cs="Times"/>
          <w:i w:val="0"/>
          <w:color w:val="auto"/>
          <w:sz w:val="20"/>
          <w:szCs w:val="20"/>
          <w:highlight w:val="green"/>
        </w:rPr>
        <w:t>Agreement</w:t>
      </w:r>
    </w:p>
    <w:p w14:paraId="0E80DA7E" w14:textId="77777777" w:rsidR="00162F1C" w:rsidRPr="00ED3884" w:rsidRDefault="00162F1C" w:rsidP="00162F1C">
      <w:pPr>
        <w:pStyle w:val="NormalWeb"/>
        <w:spacing w:before="0" w:beforeAutospacing="0" w:after="0" w:afterAutospacing="0"/>
        <w:rPr>
          <w:rFonts w:ascii="Times" w:eastAsia="Malgun Gothic" w:hAnsi="Times" w:cs="Times"/>
          <w:color w:val="auto"/>
          <w:sz w:val="20"/>
          <w:szCs w:val="20"/>
          <w:lang w:eastAsia="ko-KR"/>
        </w:rPr>
      </w:pPr>
      <w:r w:rsidRPr="00ED3884">
        <w:rPr>
          <w:rFonts w:ascii="Times" w:hAnsi="Times" w:cs="Times"/>
          <w:color w:val="auto"/>
          <w:sz w:val="20"/>
          <w:szCs w:val="20"/>
        </w:rPr>
        <w:t>Recommend to capture the following observation in TR 38.867:</w:t>
      </w:r>
    </w:p>
    <w:p w14:paraId="004ADDBB" w14:textId="77777777" w:rsidR="00162F1C" w:rsidRDefault="00162F1C" w:rsidP="00CF6E6D">
      <w:pPr>
        <w:pStyle w:val="ListParagraph"/>
        <w:numPr>
          <w:ilvl w:val="0"/>
          <w:numId w:val="581"/>
        </w:numPr>
        <w:overflowPunct/>
        <w:autoSpaceDE/>
        <w:autoSpaceDN/>
        <w:adjustRightInd/>
        <w:spacing w:after="0"/>
        <w:contextualSpacing w:val="0"/>
        <w:jc w:val="both"/>
        <w:textAlignment w:val="auto"/>
        <w:rPr>
          <w:rFonts w:cs="Times"/>
        </w:rPr>
      </w:pPr>
      <w:r w:rsidRPr="00ED3884">
        <w:rPr>
          <w:rFonts w:cs="Times"/>
          <w:shd w:val="clear" w:color="auto" w:fill="FFFFFF"/>
        </w:rPr>
        <w:t>The benefits of power information used to control the behavior of NCR-Fwd for the DL of access link and/or UL of backhaul link are observed by the following inputs</w:t>
      </w:r>
      <w:r w:rsidRPr="00ED3884">
        <w:rPr>
          <w:rFonts w:cs="Times"/>
        </w:rPr>
        <w:t>:</w:t>
      </w:r>
    </w:p>
    <w:p w14:paraId="53290D20" w14:textId="77777777" w:rsidR="00162F1C" w:rsidRDefault="00162F1C" w:rsidP="00CF6E6D">
      <w:pPr>
        <w:pStyle w:val="ListParagraph"/>
        <w:numPr>
          <w:ilvl w:val="1"/>
          <w:numId w:val="581"/>
        </w:numPr>
        <w:overflowPunct/>
        <w:autoSpaceDE/>
        <w:autoSpaceDN/>
        <w:adjustRightInd/>
        <w:spacing w:after="0"/>
        <w:contextualSpacing w:val="0"/>
        <w:jc w:val="both"/>
        <w:textAlignment w:val="auto"/>
        <w:rPr>
          <w:rFonts w:cs="Times"/>
        </w:rPr>
      </w:pPr>
      <w:r w:rsidRPr="00ED3884">
        <w:rPr>
          <w:rFonts w:cs="Times"/>
        </w:rPr>
        <w:lastRenderedPageBreak/>
        <w:t>[Source-1, Huawei] shows that for the uplink transmission via NCR, a fixed NCR amplifying gain may lead to interference to the gNB or NCR UL coverage loss. For the downlink transmission via NCR, a fixed NCR amplifying gain may lead to NCR RU saturation or NCR DL coverage loss.</w:t>
      </w:r>
    </w:p>
    <w:p w14:paraId="68E95552" w14:textId="77777777" w:rsidR="00162F1C" w:rsidRDefault="00162F1C" w:rsidP="00CF6E6D">
      <w:pPr>
        <w:pStyle w:val="ListParagraph"/>
        <w:numPr>
          <w:ilvl w:val="1"/>
          <w:numId w:val="581"/>
        </w:numPr>
        <w:overflowPunct/>
        <w:autoSpaceDE/>
        <w:autoSpaceDN/>
        <w:adjustRightInd/>
        <w:spacing w:after="0"/>
        <w:contextualSpacing w:val="0"/>
        <w:jc w:val="both"/>
        <w:textAlignment w:val="auto"/>
        <w:rPr>
          <w:rFonts w:cs="Times"/>
        </w:rPr>
      </w:pPr>
      <w:r w:rsidRPr="00ED3884">
        <w:rPr>
          <w:rFonts w:cs="Times"/>
        </w:rPr>
        <w:t>[Source-2, vivo] shows that the optimal system performance can be achieved when repeater’s gain is set to a proper value.</w:t>
      </w:r>
    </w:p>
    <w:p w14:paraId="5A7B2B11" w14:textId="77777777" w:rsidR="00162F1C" w:rsidRDefault="00162F1C" w:rsidP="00CF6E6D">
      <w:pPr>
        <w:pStyle w:val="ListParagraph"/>
        <w:numPr>
          <w:ilvl w:val="1"/>
          <w:numId w:val="581"/>
        </w:numPr>
        <w:overflowPunct/>
        <w:autoSpaceDE/>
        <w:autoSpaceDN/>
        <w:adjustRightInd/>
        <w:spacing w:after="0"/>
        <w:contextualSpacing w:val="0"/>
        <w:jc w:val="both"/>
        <w:textAlignment w:val="auto"/>
        <w:rPr>
          <w:rFonts w:cs="Times"/>
        </w:rPr>
      </w:pPr>
      <w:r w:rsidRPr="00ED3884">
        <w:rPr>
          <w:rFonts w:cs="Times"/>
        </w:rPr>
        <w:t>[Source-3, ETRI] shows that dynamic repeater gain/power control can provide additional SINR gain over semi-static repeater gain/power configuration.</w:t>
      </w:r>
    </w:p>
    <w:p w14:paraId="423003D1" w14:textId="77777777" w:rsidR="00162F1C" w:rsidRDefault="00162F1C" w:rsidP="00CF6E6D">
      <w:pPr>
        <w:pStyle w:val="ListParagraph"/>
        <w:numPr>
          <w:ilvl w:val="1"/>
          <w:numId w:val="581"/>
        </w:numPr>
        <w:overflowPunct/>
        <w:autoSpaceDE/>
        <w:autoSpaceDN/>
        <w:adjustRightInd/>
        <w:spacing w:after="0"/>
        <w:contextualSpacing w:val="0"/>
        <w:jc w:val="both"/>
        <w:textAlignment w:val="auto"/>
        <w:rPr>
          <w:rFonts w:cs="Times"/>
        </w:rPr>
      </w:pPr>
      <w:r w:rsidRPr="00ED3884">
        <w:rPr>
          <w:rFonts w:cs="Times"/>
        </w:rPr>
        <w:t>[Source-4, Ericsson] mentions that the gain control is needed for self-interference management due to repeater oscillation.</w:t>
      </w:r>
    </w:p>
    <w:p w14:paraId="470F3E32" w14:textId="77777777" w:rsidR="00162F1C" w:rsidRPr="00ED3884" w:rsidRDefault="00162F1C" w:rsidP="00CF6E6D">
      <w:pPr>
        <w:pStyle w:val="ListParagraph"/>
        <w:numPr>
          <w:ilvl w:val="0"/>
          <w:numId w:val="581"/>
        </w:numPr>
        <w:overflowPunct/>
        <w:autoSpaceDE/>
        <w:autoSpaceDN/>
        <w:adjustRightInd/>
        <w:spacing w:after="0"/>
        <w:contextualSpacing w:val="0"/>
        <w:jc w:val="both"/>
        <w:textAlignment w:val="auto"/>
        <w:rPr>
          <w:rFonts w:cs="Times"/>
        </w:rPr>
      </w:pPr>
      <w:r w:rsidRPr="00ED3884">
        <w:rPr>
          <w:rFonts w:cs="Times"/>
        </w:rPr>
        <w:t>This agreement does not change the prioritization of PC</w:t>
      </w:r>
    </w:p>
    <w:p w14:paraId="2ED1D2C4" w14:textId="6596724A" w:rsidR="00162F1C" w:rsidRPr="00ED3884" w:rsidRDefault="00162F1C" w:rsidP="00162F1C">
      <w:pPr>
        <w:pStyle w:val="NormalWeb"/>
        <w:spacing w:before="0" w:beforeAutospacing="0" w:after="0" w:afterAutospacing="0"/>
        <w:rPr>
          <w:rFonts w:ascii="Times" w:hAnsi="Times" w:cs="Times"/>
          <w:color w:val="auto"/>
          <w:sz w:val="20"/>
          <w:szCs w:val="20"/>
        </w:rPr>
      </w:pPr>
    </w:p>
    <w:p w14:paraId="428F716F" w14:textId="77777777" w:rsidR="00162F1C" w:rsidRPr="00162F1C" w:rsidRDefault="00162F1C" w:rsidP="00162F1C">
      <w:pPr>
        <w:pStyle w:val="NormalWeb"/>
        <w:shd w:val="clear" w:color="auto" w:fill="FFFFFF"/>
        <w:spacing w:before="0" w:beforeAutospacing="0" w:after="0" w:afterAutospacing="0"/>
        <w:rPr>
          <w:rStyle w:val="Emphasis"/>
          <w:rFonts w:ascii="Times" w:hAnsi="Times" w:cs="Times"/>
          <w:i w:val="0"/>
          <w:color w:val="auto"/>
          <w:sz w:val="20"/>
          <w:szCs w:val="20"/>
          <w:highlight w:val="green"/>
          <w:shd w:val="clear" w:color="auto" w:fill="FFFF00"/>
        </w:rPr>
      </w:pPr>
      <w:r w:rsidRPr="00162F1C">
        <w:rPr>
          <w:rStyle w:val="Emphasis"/>
          <w:rFonts w:ascii="Times" w:hAnsi="Times" w:cs="Times"/>
          <w:i w:val="0"/>
          <w:color w:val="auto"/>
          <w:sz w:val="20"/>
          <w:szCs w:val="20"/>
          <w:highlight w:val="green"/>
        </w:rPr>
        <w:t>Agreement</w:t>
      </w:r>
    </w:p>
    <w:p w14:paraId="13FF8D10" w14:textId="77777777" w:rsidR="00162F1C" w:rsidRPr="00ED3884" w:rsidRDefault="00162F1C" w:rsidP="00162F1C">
      <w:pPr>
        <w:pStyle w:val="NormalWeb"/>
        <w:spacing w:before="0" w:beforeAutospacing="0" w:after="0" w:afterAutospacing="0"/>
        <w:rPr>
          <w:rFonts w:ascii="Times" w:hAnsi="Times" w:cs="Times"/>
          <w:color w:val="auto"/>
          <w:sz w:val="20"/>
          <w:szCs w:val="20"/>
        </w:rPr>
      </w:pPr>
      <w:r w:rsidRPr="00ED3884">
        <w:rPr>
          <w:rFonts w:ascii="Times" w:hAnsi="Times" w:cs="Times"/>
          <w:color w:val="auto"/>
          <w:sz w:val="20"/>
          <w:szCs w:val="20"/>
        </w:rPr>
        <w:t>The controlling of the amplifying gain of NCR-Fwd is considered to enable the power control of NCR-Fwd if PC is recommended as side control information for NCR in Rel-18</w:t>
      </w:r>
    </w:p>
    <w:p w14:paraId="4DD35B34" w14:textId="77777777" w:rsidR="00162F1C" w:rsidRPr="00ED3884" w:rsidRDefault="00162F1C" w:rsidP="00CF6E6D">
      <w:pPr>
        <w:pStyle w:val="ListParagraph"/>
        <w:numPr>
          <w:ilvl w:val="0"/>
          <w:numId w:val="582"/>
        </w:numPr>
      </w:pPr>
      <w:r w:rsidRPr="00ED3884">
        <w:t>FFS: Controlling of the transmission power of NCR-Fwd</w:t>
      </w:r>
    </w:p>
    <w:p w14:paraId="0E7203F8" w14:textId="77777777" w:rsidR="00162F1C" w:rsidRPr="00162F1C" w:rsidRDefault="00162F1C" w:rsidP="00162F1C">
      <w:pPr>
        <w:pStyle w:val="NormalWeb"/>
        <w:shd w:val="clear" w:color="auto" w:fill="FFFFFF"/>
        <w:spacing w:before="0" w:beforeAutospacing="0" w:after="0" w:afterAutospacing="0"/>
        <w:rPr>
          <w:rStyle w:val="Emphasis"/>
          <w:rFonts w:ascii="Times" w:hAnsi="Times" w:cs="Times"/>
          <w:i w:val="0"/>
          <w:color w:val="auto"/>
          <w:sz w:val="20"/>
          <w:szCs w:val="20"/>
          <w:highlight w:val="green"/>
          <w:shd w:val="clear" w:color="auto" w:fill="FFFF00"/>
        </w:rPr>
      </w:pPr>
      <w:r w:rsidRPr="00162F1C">
        <w:rPr>
          <w:rStyle w:val="Emphasis"/>
          <w:rFonts w:ascii="Times" w:hAnsi="Times" w:cs="Times"/>
          <w:i w:val="0"/>
          <w:color w:val="auto"/>
          <w:sz w:val="20"/>
          <w:szCs w:val="20"/>
          <w:highlight w:val="green"/>
        </w:rPr>
        <w:t>Agreement</w:t>
      </w:r>
    </w:p>
    <w:p w14:paraId="470EEF2D" w14:textId="77777777" w:rsidR="00162F1C" w:rsidRPr="00ED3884" w:rsidRDefault="00162F1C" w:rsidP="00162F1C">
      <w:pPr>
        <w:pStyle w:val="NormalWeb"/>
        <w:spacing w:before="0" w:beforeAutospacing="0" w:after="0" w:afterAutospacing="0"/>
        <w:rPr>
          <w:rFonts w:ascii="Times" w:hAnsi="Times" w:cs="Times"/>
          <w:color w:val="auto"/>
          <w:sz w:val="20"/>
          <w:szCs w:val="20"/>
        </w:rPr>
      </w:pPr>
      <w:r w:rsidRPr="00ED3884">
        <w:rPr>
          <w:rFonts w:ascii="Times" w:hAnsi="Times" w:cs="Times"/>
          <w:color w:val="auto"/>
          <w:sz w:val="20"/>
          <w:szCs w:val="20"/>
        </w:rPr>
        <w:t>Recommend to capture the following examples of the transmission/reception of C-link and backhaul link by NCR in TR 38.867.</w:t>
      </w:r>
    </w:p>
    <w:p w14:paraId="22FA6006" w14:textId="77777777" w:rsidR="00162F1C" w:rsidRDefault="00162F1C" w:rsidP="00CF6E6D">
      <w:pPr>
        <w:pStyle w:val="ListParagraph"/>
        <w:numPr>
          <w:ilvl w:val="0"/>
          <w:numId w:val="582"/>
        </w:numPr>
      </w:pPr>
      <w:r w:rsidRPr="00ED3884">
        <w:t>The DL of C-link and DL of backhaul link can be performed simultaneously or in TDM way.</w:t>
      </w:r>
    </w:p>
    <w:p w14:paraId="7A429560" w14:textId="77777777" w:rsidR="00162F1C" w:rsidRDefault="00162F1C" w:rsidP="00CF6E6D">
      <w:pPr>
        <w:pStyle w:val="ListParagraph"/>
        <w:numPr>
          <w:ilvl w:val="0"/>
          <w:numId w:val="582"/>
        </w:numPr>
      </w:pPr>
      <w:r w:rsidRPr="00ED3884">
        <w:t>The UL of C-link and UL of backhaul link can be performed in TDM way</w:t>
      </w:r>
    </w:p>
    <w:p w14:paraId="676983DA" w14:textId="6DA7BBC7" w:rsidR="00162F1C" w:rsidRDefault="00162F1C" w:rsidP="00CF6E6D">
      <w:pPr>
        <w:pStyle w:val="ListParagraph"/>
        <w:numPr>
          <w:ilvl w:val="0"/>
          <w:numId w:val="582"/>
        </w:numPr>
      </w:pPr>
      <w:r w:rsidRPr="00162F1C">
        <w:rPr>
          <w:shd w:val="clear" w:color="auto" w:fill="FFFFFF"/>
        </w:rPr>
        <w:t>Note-1:</w:t>
      </w:r>
      <w:r>
        <w:rPr>
          <w:shd w:val="clear" w:color="auto" w:fill="FFFFFF"/>
        </w:rPr>
        <w:t xml:space="preserve"> </w:t>
      </w:r>
      <w:r w:rsidRPr="00162F1C">
        <w:rPr>
          <w:shd w:val="clear" w:color="auto" w:fill="FFFFFF"/>
        </w:rPr>
        <w:t>Multiplexing is under the control of gNB with consideration for NCR capability</w:t>
      </w:r>
    </w:p>
    <w:p w14:paraId="49227E0A" w14:textId="71626DC6" w:rsidR="00162F1C" w:rsidRPr="00162F1C" w:rsidRDefault="00162F1C" w:rsidP="00CF6E6D">
      <w:pPr>
        <w:pStyle w:val="ListParagraph"/>
        <w:numPr>
          <w:ilvl w:val="0"/>
          <w:numId w:val="582"/>
        </w:numPr>
      </w:pPr>
      <w:r w:rsidRPr="00162F1C">
        <w:rPr>
          <w:shd w:val="clear" w:color="auto" w:fill="FFFFFF"/>
        </w:rPr>
        <w:t>Note-2: </w:t>
      </w:r>
      <w:r w:rsidRPr="00ED3884">
        <w:t>Simultaneous transmission of the UL of C-link and UL of backhaul link is subject to NCR’s capability</w:t>
      </w:r>
    </w:p>
    <w:p w14:paraId="0D2D48DC" w14:textId="454EE102" w:rsidR="008F4B8C" w:rsidRDefault="008F4B8C" w:rsidP="00E9666D">
      <w:pPr>
        <w:pStyle w:val="Heading3"/>
      </w:pPr>
      <w:bookmarkStart w:id="376" w:name="_Toc101357092"/>
      <w:bookmarkStart w:id="377" w:name="_Toc105521430"/>
      <w:r w:rsidRPr="003B3DC0">
        <w:t>L1/L2 signaling for side control information</w:t>
      </w:r>
      <w:bookmarkEnd w:id="376"/>
      <w:bookmarkEnd w:id="377"/>
    </w:p>
    <w:p w14:paraId="662EFF27" w14:textId="67D3BA8A" w:rsidR="007D27D8" w:rsidRDefault="001B5688" w:rsidP="007D27D8">
      <w:pPr>
        <w:rPr>
          <w:b/>
          <w:bCs/>
          <w:lang w:eastAsia="x-none"/>
        </w:rPr>
      </w:pPr>
      <w:hyperlink r:id="rId2625" w:history="1">
        <w:r w:rsidR="000B5C49">
          <w:rPr>
            <w:rStyle w:val="Hyperlink"/>
            <w:b/>
            <w:bCs/>
            <w:lang w:eastAsia="x-none"/>
          </w:rPr>
          <w:t>R1-2205048</w:t>
        </w:r>
      </w:hyperlink>
      <w:r w:rsidR="007D27D8" w:rsidRPr="007D27D8">
        <w:rPr>
          <w:b/>
          <w:bCs/>
          <w:lang w:eastAsia="x-none"/>
        </w:rPr>
        <w:tab/>
        <w:t>On L1-L2 signaling for side control information for NCR</w:t>
      </w:r>
      <w:r w:rsidR="007D27D8" w:rsidRPr="007D27D8">
        <w:rPr>
          <w:b/>
          <w:bCs/>
          <w:lang w:eastAsia="x-none"/>
        </w:rPr>
        <w:tab/>
        <w:t>Qualcomm Incorporated</w:t>
      </w:r>
    </w:p>
    <w:p w14:paraId="5ECF520E" w14:textId="0E26158B" w:rsidR="007D27D8" w:rsidRPr="007D27D8" w:rsidRDefault="007D27D8" w:rsidP="00842CF4">
      <w:pPr>
        <w:pStyle w:val="ListParagraph"/>
        <w:numPr>
          <w:ilvl w:val="0"/>
          <w:numId w:val="110"/>
        </w:numPr>
        <w:rPr>
          <w:bCs/>
          <w:sz w:val="18"/>
          <w:szCs w:val="18"/>
        </w:rPr>
      </w:pPr>
      <w:r w:rsidRPr="007D27D8">
        <w:rPr>
          <w:bCs/>
          <w:sz w:val="18"/>
          <w:szCs w:val="18"/>
        </w:rPr>
        <w:t>Proposal 1: Support dynamic and granular (symbol-level) side control info indication.</w:t>
      </w:r>
    </w:p>
    <w:p w14:paraId="6FE21A37" w14:textId="3A91CCD6" w:rsidR="007D27D8" w:rsidRPr="007D27D8" w:rsidRDefault="007D27D8" w:rsidP="00842CF4">
      <w:pPr>
        <w:pStyle w:val="ListParagraph"/>
        <w:numPr>
          <w:ilvl w:val="0"/>
          <w:numId w:val="110"/>
        </w:numPr>
        <w:rPr>
          <w:bCs/>
          <w:sz w:val="18"/>
          <w:szCs w:val="18"/>
        </w:rPr>
      </w:pPr>
      <w:r w:rsidRPr="007D27D8">
        <w:rPr>
          <w:bCs/>
          <w:sz w:val="18"/>
          <w:szCs w:val="18"/>
        </w:rPr>
        <w:t>Proposal 2: At least, support L1 (DCI-based) signaling to carry side control info. RAN1 to also discuss L2/L3 (MAC-CE or RRC based) signaling to carry side control info associated with forwarding semi-static/periodic signals (such as SSB/RMSI/CSI-RS/RACH/etc.)</w:t>
      </w:r>
    </w:p>
    <w:p w14:paraId="7BE1FA09" w14:textId="496E5487" w:rsidR="007D27D8" w:rsidRPr="007D27D8" w:rsidRDefault="007D27D8" w:rsidP="00842CF4">
      <w:pPr>
        <w:pStyle w:val="ListParagraph"/>
        <w:numPr>
          <w:ilvl w:val="0"/>
          <w:numId w:val="110"/>
        </w:numPr>
        <w:rPr>
          <w:bCs/>
          <w:sz w:val="18"/>
          <w:szCs w:val="18"/>
        </w:rPr>
      </w:pPr>
      <w:r w:rsidRPr="007D27D8">
        <w:rPr>
          <w:bCs/>
          <w:sz w:val="18"/>
          <w:szCs w:val="18"/>
        </w:rPr>
        <w:t xml:space="preserve">Proposal 3: The signaling that carries the side control info should also indicate the associated time-domain resources (e.g., symbol/slot indices) within which the repeater is to adopt the indicated side control info. </w:t>
      </w:r>
    </w:p>
    <w:p w14:paraId="3C7EDF63" w14:textId="2DB700A1" w:rsidR="007D27D8" w:rsidRPr="007D27D8" w:rsidRDefault="007D27D8" w:rsidP="00842CF4">
      <w:pPr>
        <w:pStyle w:val="ListParagraph"/>
        <w:numPr>
          <w:ilvl w:val="0"/>
          <w:numId w:val="110"/>
        </w:numPr>
        <w:rPr>
          <w:bCs/>
          <w:sz w:val="18"/>
          <w:szCs w:val="18"/>
        </w:rPr>
      </w:pPr>
      <w:r w:rsidRPr="007D27D8">
        <w:rPr>
          <w:bCs/>
          <w:sz w:val="18"/>
          <w:szCs w:val="18"/>
        </w:rPr>
        <w:t>Proposal 4: NCR-UE’s features/capabilities should be discussed later, after discussing/deciding about the architecture.</w:t>
      </w:r>
    </w:p>
    <w:p w14:paraId="03E51972" w14:textId="4F989957" w:rsidR="007D27D8" w:rsidRPr="007D27D8" w:rsidRDefault="007D27D8" w:rsidP="00842CF4">
      <w:pPr>
        <w:pStyle w:val="ListParagraph"/>
        <w:numPr>
          <w:ilvl w:val="0"/>
          <w:numId w:val="110"/>
        </w:numPr>
        <w:rPr>
          <w:bCs/>
          <w:sz w:val="18"/>
          <w:szCs w:val="18"/>
        </w:rPr>
      </w:pPr>
      <w:r w:rsidRPr="007D27D8">
        <w:rPr>
          <w:bCs/>
          <w:sz w:val="18"/>
          <w:szCs w:val="18"/>
        </w:rPr>
        <w:t>Proposal 5: Support indication of A&amp;F specific information to the network.</w:t>
      </w:r>
    </w:p>
    <w:p w14:paraId="070DD80D" w14:textId="77777777" w:rsidR="007D27D8" w:rsidRPr="007D27D8" w:rsidRDefault="007D27D8" w:rsidP="00842CF4">
      <w:pPr>
        <w:pStyle w:val="ListParagraph"/>
        <w:numPr>
          <w:ilvl w:val="1"/>
          <w:numId w:val="110"/>
        </w:numPr>
        <w:spacing w:after="0"/>
        <w:rPr>
          <w:bCs/>
          <w:sz w:val="18"/>
          <w:szCs w:val="18"/>
        </w:rPr>
      </w:pPr>
      <w:r w:rsidRPr="007D27D8">
        <w:rPr>
          <w:bCs/>
          <w:sz w:val="18"/>
          <w:szCs w:val="18"/>
        </w:rPr>
        <w:t>At least including beam-relate info (e.g., the number of supported TX/RX beams)</w:t>
      </w:r>
    </w:p>
    <w:p w14:paraId="39260F97" w14:textId="77777777" w:rsidR="007D27D8" w:rsidRPr="007D27D8" w:rsidRDefault="007D27D8" w:rsidP="00842CF4">
      <w:pPr>
        <w:pStyle w:val="ListParagraph"/>
        <w:numPr>
          <w:ilvl w:val="1"/>
          <w:numId w:val="110"/>
        </w:numPr>
        <w:spacing w:after="0"/>
        <w:rPr>
          <w:bCs/>
          <w:sz w:val="18"/>
          <w:szCs w:val="18"/>
        </w:rPr>
      </w:pPr>
      <w:r w:rsidRPr="007D27D8">
        <w:rPr>
          <w:bCs/>
          <w:sz w:val="18"/>
          <w:szCs w:val="18"/>
        </w:rPr>
        <w:t>FFS: indication of other information such as power-related and/or frequency-related info.</w:t>
      </w:r>
    </w:p>
    <w:p w14:paraId="0430D56C" w14:textId="77777777" w:rsidR="007D27D8" w:rsidRPr="007D27D8" w:rsidRDefault="007D27D8" w:rsidP="00842CF4">
      <w:pPr>
        <w:pStyle w:val="ListParagraph"/>
        <w:numPr>
          <w:ilvl w:val="1"/>
          <w:numId w:val="110"/>
        </w:numPr>
        <w:spacing w:after="0"/>
        <w:rPr>
          <w:bCs/>
          <w:sz w:val="18"/>
          <w:szCs w:val="18"/>
        </w:rPr>
      </w:pPr>
      <w:r w:rsidRPr="007D27D8">
        <w:rPr>
          <w:bCs/>
          <w:sz w:val="18"/>
          <w:szCs w:val="18"/>
        </w:rPr>
        <w:t>FFS: signaling method (e.g., new L1/L2 signaling, or L3 signaling with a possibility of joint report with other repeater’s features/capabilities associated with NCR-UE)</w:t>
      </w:r>
    </w:p>
    <w:p w14:paraId="65EB79B5" w14:textId="77777777" w:rsidR="007D27D8" w:rsidRDefault="007D27D8" w:rsidP="007D27D8">
      <w:pPr>
        <w:rPr>
          <w:lang w:eastAsia="x-none"/>
        </w:rPr>
      </w:pPr>
      <w:r w:rsidRPr="007D27D8">
        <w:rPr>
          <w:b/>
          <w:bCs/>
          <w:lang w:eastAsia="x-none"/>
        </w:rPr>
        <w:t>Decision:</w:t>
      </w:r>
      <w:r>
        <w:rPr>
          <w:lang w:eastAsia="x-none"/>
        </w:rPr>
        <w:t xml:space="preserve"> The document is noted.</w:t>
      </w:r>
    </w:p>
    <w:p w14:paraId="7E1AD374" w14:textId="77777777" w:rsidR="007D27D8" w:rsidRPr="007D27D8" w:rsidRDefault="007D27D8" w:rsidP="007D27D8"/>
    <w:p w14:paraId="1D50EAED" w14:textId="65A2291C" w:rsidR="008F4B8C" w:rsidRDefault="001B5688" w:rsidP="008F4B8C">
      <w:pPr>
        <w:rPr>
          <w:lang w:eastAsia="x-none"/>
        </w:rPr>
      </w:pPr>
      <w:hyperlink r:id="rId2626" w:history="1">
        <w:r w:rsidR="000B5C49">
          <w:rPr>
            <w:rStyle w:val="Hyperlink"/>
            <w:lang w:eastAsia="x-none"/>
          </w:rPr>
          <w:t>R1-2203134</w:t>
        </w:r>
      </w:hyperlink>
      <w:r w:rsidR="008F4B8C">
        <w:rPr>
          <w:lang w:eastAsia="x-none"/>
        </w:rPr>
        <w:tab/>
        <w:t>Discussion on L1/L2 signaling for side control information</w:t>
      </w:r>
      <w:r w:rsidR="008F4B8C">
        <w:rPr>
          <w:lang w:eastAsia="x-none"/>
        </w:rPr>
        <w:tab/>
        <w:t>Huawei, HiSilicon</w:t>
      </w:r>
    </w:p>
    <w:p w14:paraId="4451591E" w14:textId="470D223E" w:rsidR="008F4B8C" w:rsidRDefault="001B5688" w:rsidP="008F4B8C">
      <w:pPr>
        <w:rPr>
          <w:lang w:eastAsia="x-none"/>
        </w:rPr>
      </w:pPr>
      <w:hyperlink r:id="rId2627" w:history="1">
        <w:r w:rsidR="000B5C49">
          <w:rPr>
            <w:rStyle w:val="Hyperlink"/>
            <w:lang w:eastAsia="x-none"/>
          </w:rPr>
          <w:t>R1-2203238</w:t>
        </w:r>
      </w:hyperlink>
      <w:r w:rsidR="008F4B8C">
        <w:rPr>
          <w:lang w:eastAsia="x-none"/>
        </w:rPr>
        <w:tab/>
        <w:t>Discussion on L1/L2 signaling for side control information</w:t>
      </w:r>
      <w:r w:rsidR="008F4B8C">
        <w:rPr>
          <w:lang w:eastAsia="x-none"/>
        </w:rPr>
        <w:tab/>
        <w:t>ZTE</w:t>
      </w:r>
    </w:p>
    <w:p w14:paraId="7FD4B7A0" w14:textId="738D75B3" w:rsidR="008F4B8C" w:rsidRDefault="001B5688" w:rsidP="008F4B8C">
      <w:pPr>
        <w:rPr>
          <w:lang w:eastAsia="x-none"/>
        </w:rPr>
      </w:pPr>
      <w:hyperlink r:id="rId2628" w:history="1">
        <w:r w:rsidR="000B5C49">
          <w:rPr>
            <w:rStyle w:val="Hyperlink"/>
            <w:lang w:eastAsia="x-none"/>
          </w:rPr>
          <w:t>R1-2203355</w:t>
        </w:r>
      </w:hyperlink>
      <w:r w:rsidR="008F4B8C">
        <w:rPr>
          <w:lang w:eastAsia="x-none"/>
        </w:rPr>
        <w:tab/>
        <w:t>Discussion on L1/L2 signaling for side control information of network-controlled repeaters</w:t>
      </w:r>
      <w:r w:rsidR="008F4B8C">
        <w:rPr>
          <w:lang w:eastAsia="x-none"/>
        </w:rPr>
        <w:tab/>
        <w:t>Nokia, Nokia Shanghai Bell</w:t>
      </w:r>
    </w:p>
    <w:p w14:paraId="1E956C43" w14:textId="12950B33" w:rsidR="008F4B8C" w:rsidRDefault="001B5688" w:rsidP="008F4B8C">
      <w:pPr>
        <w:rPr>
          <w:lang w:eastAsia="x-none"/>
        </w:rPr>
      </w:pPr>
      <w:hyperlink r:id="rId2629" w:history="1">
        <w:r w:rsidR="000B5C49">
          <w:rPr>
            <w:rStyle w:val="Hyperlink"/>
            <w:lang w:eastAsia="x-none"/>
          </w:rPr>
          <w:t>R1-2203377</w:t>
        </w:r>
      </w:hyperlink>
      <w:r w:rsidR="008F4B8C">
        <w:rPr>
          <w:lang w:eastAsia="x-none"/>
        </w:rPr>
        <w:tab/>
        <w:t>Discussion on L1/L2 signaling for side control information</w:t>
      </w:r>
      <w:r w:rsidR="008F4B8C">
        <w:rPr>
          <w:lang w:eastAsia="x-none"/>
        </w:rPr>
        <w:tab/>
        <w:t>InterDigital, Inc.</w:t>
      </w:r>
    </w:p>
    <w:p w14:paraId="656718FC" w14:textId="71BD0A90" w:rsidR="008F4B8C" w:rsidRDefault="001B5688" w:rsidP="008F4B8C">
      <w:pPr>
        <w:rPr>
          <w:lang w:eastAsia="x-none"/>
        </w:rPr>
      </w:pPr>
      <w:hyperlink r:id="rId2630" w:history="1">
        <w:r w:rsidR="000B5C49">
          <w:rPr>
            <w:rStyle w:val="Hyperlink"/>
            <w:lang w:eastAsia="x-none"/>
          </w:rPr>
          <w:t>R1-2203477</w:t>
        </w:r>
      </w:hyperlink>
      <w:r w:rsidR="008F4B8C">
        <w:rPr>
          <w:lang w:eastAsia="x-none"/>
        </w:rPr>
        <w:tab/>
        <w:t>Discussion on signalling of  side control informaion  for NR network-controlled repeaters</w:t>
      </w:r>
      <w:r w:rsidR="008F4B8C">
        <w:rPr>
          <w:lang w:eastAsia="x-none"/>
        </w:rPr>
        <w:tab/>
        <w:t>CATT</w:t>
      </w:r>
    </w:p>
    <w:p w14:paraId="3F3662CC" w14:textId="37C89BD0" w:rsidR="008F4B8C" w:rsidRDefault="001B5688" w:rsidP="008F4B8C">
      <w:pPr>
        <w:rPr>
          <w:lang w:eastAsia="x-none"/>
        </w:rPr>
      </w:pPr>
      <w:hyperlink r:id="rId2631" w:history="1">
        <w:r w:rsidR="000B5C49">
          <w:rPr>
            <w:rStyle w:val="Hyperlink"/>
            <w:lang w:eastAsia="x-none"/>
          </w:rPr>
          <w:t>R1-2203579</w:t>
        </w:r>
      </w:hyperlink>
      <w:r w:rsidR="008F4B8C">
        <w:rPr>
          <w:lang w:eastAsia="x-none"/>
        </w:rPr>
        <w:tab/>
        <w:t>Discussion on signaling for side control information</w:t>
      </w:r>
      <w:r w:rsidR="008F4B8C">
        <w:rPr>
          <w:lang w:eastAsia="x-none"/>
        </w:rPr>
        <w:tab/>
        <w:t>vivo</w:t>
      </w:r>
    </w:p>
    <w:p w14:paraId="2479117D" w14:textId="1DED442C" w:rsidR="008F4B8C" w:rsidRDefault="001B5688" w:rsidP="008F4B8C">
      <w:pPr>
        <w:rPr>
          <w:lang w:eastAsia="x-none"/>
        </w:rPr>
      </w:pPr>
      <w:hyperlink r:id="rId2632" w:history="1">
        <w:r w:rsidR="000B5C49">
          <w:rPr>
            <w:rStyle w:val="Hyperlink"/>
            <w:lang w:eastAsia="x-none"/>
          </w:rPr>
          <w:t>R1-2203698</w:t>
        </w:r>
      </w:hyperlink>
      <w:r w:rsidR="008F4B8C">
        <w:rPr>
          <w:lang w:eastAsia="x-none"/>
        </w:rPr>
        <w:tab/>
        <w:t>Discussion on signaling for side control information</w:t>
      </w:r>
      <w:r w:rsidR="008F4B8C">
        <w:rPr>
          <w:lang w:eastAsia="x-none"/>
        </w:rPr>
        <w:tab/>
        <w:t>NEC</w:t>
      </w:r>
    </w:p>
    <w:p w14:paraId="53A0B908" w14:textId="0B427071" w:rsidR="008F4B8C" w:rsidRDefault="001B5688" w:rsidP="008F4B8C">
      <w:pPr>
        <w:rPr>
          <w:lang w:eastAsia="x-none"/>
        </w:rPr>
      </w:pPr>
      <w:hyperlink r:id="rId2633" w:history="1">
        <w:r w:rsidR="000B5C49">
          <w:rPr>
            <w:rStyle w:val="Hyperlink"/>
            <w:lang w:eastAsia="x-none"/>
          </w:rPr>
          <w:t>R1-2203742</w:t>
        </w:r>
      </w:hyperlink>
      <w:r w:rsidR="008F4B8C">
        <w:rPr>
          <w:lang w:eastAsia="x-none"/>
        </w:rPr>
        <w:tab/>
        <w:t>Considerations on L1/L2 signaling for side control information</w:t>
      </w:r>
      <w:r w:rsidR="008F4B8C">
        <w:rPr>
          <w:lang w:eastAsia="x-none"/>
        </w:rPr>
        <w:tab/>
        <w:t>Sony</w:t>
      </w:r>
    </w:p>
    <w:p w14:paraId="57E752D4" w14:textId="4B380E25" w:rsidR="008F4B8C" w:rsidRDefault="001B5688" w:rsidP="008F4B8C">
      <w:pPr>
        <w:rPr>
          <w:lang w:eastAsia="x-none"/>
        </w:rPr>
      </w:pPr>
      <w:hyperlink r:id="rId2634" w:history="1">
        <w:r w:rsidR="000B5C49">
          <w:rPr>
            <w:rStyle w:val="Hyperlink"/>
            <w:lang w:eastAsia="x-none"/>
          </w:rPr>
          <w:t>R1-2203833</w:t>
        </w:r>
      </w:hyperlink>
      <w:r w:rsidR="008F4B8C">
        <w:rPr>
          <w:lang w:eastAsia="x-none"/>
        </w:rPr>
        <w:tab/>
        <w:t>Discussion on L1/L2 signalling for side control information</w:t>
      </w:r>
      <w:r w:rsidR="008F4B8C">
        <w:rPr>
          <w:lang w:eastAsia="x-none"/>
        </w:rPr>
        <w:tab/>
        <w:t>xiaomi</w:t>
      </w:r>
    </w:p>
    <w:p w14:paraId="60617092" w14:textId="40F0278E" w:rsidR="008F4B8C" w:rsidRDefault="001B5688" w:rsidP="008F4B8C">
      <w:pPr>
        <w:rPr>
          <w:lang w:eastAsia="x-none"/>
        </w:rPr>
      </w:pPr>
      <w:hyperlink r:id="rId2635" w:history="1">
        <w:r w:rsidR="000B5C49">
          <w:rPr>
            <w:rStyle w:val="Hyperlink"/>
            <w:lang w:eastAsia="x-none"/>
          </w:rPr>
          <w:t>R1-2203922</w:t>
        </w:r>
      </w:hyperlink>
      <w:r w:rsidR="008F4B8C">
        <w:rPr>
          <w:lang w:eastAsia="x-none"/>
        </w:rPr>
        <w:tab/>
        <w:t>L1/L2 signaling for side control information</w:t>
      </w:r>
      <w:r w:rsidR="008F4B8C">
        <w:rPr>
          <w:lang w:eastAsia="x-none"/>
        </w:rPr>
        <w:tab/>
        <w:t>Samsung</w:t>
      </w:r>
    </w:p>
    <w:p w14:paraId="15287DEA" w14:textId="715FA2A2" w:rsidR="008F4B8C" w:rsidRDefault="001B5688" w:rsidP="008F4B8C">
      <w:pPr>
        <w:rPr>
          <w:lang w:eastAsia="x-none"/>
        </w:rPr>
      </w:pPr>
      <w:hyperlink r:id="rId2636" w:history="1">
        <w:r w:rsidR="000B5C49">
          <w:rPr>
            <w:rStyle w:val="Hyperlink"/>
            <w:lang w:eastAsia="x-none"/>
          </w:rPr>
          <w:t>R1-2204065</w:t>
        </w:r>
      </w:hyperlink>
      <w:r w:rsidR="008F4B8C">
        <w:rPr>
          <w:lang w:eastAsia="x-none"/>
        </w:rPr>
        <w:tab/>
        <w:t>Discussion on L1/L2 signaling for side control information of network-controlled repeaters</w:t>
      </w:r>
      <w:r w:rsidR="008F4B8C">
        <w:rPr>
          <w:lang w:eastAsia="x-none"/>
        </w:rPr>
        <w:tab/>
        <w:t>Lenovo</w:t>
      </w:r>
    </w:p>
    <w:p w14:paraId="4D732A90" w14:textId="629A902F" w:rsidR="008F4B8C" w:rsidRDefault="001B5688" w:rsidP="008F4B8C">
      <w:pPr>
        <w:rPr>
          <w:lang w:eastAsia="x-none"/>
        </w:rPr>
      </w:pPr>
      <w:hyperlink r:id="rId2637" w:history="1">
        <w:r w:rsidR="000B5C49">
          <w:rPr>
            <w:rStyle w:val="Hyperlink"/>
            <w:lang w:eastAsia="x-none"/>
          </w:rPr>
          <w:t>R1-2204259</w:t>
        </w:r>
      </w:hyperlink>
      <w:r w:rsidR="008F4B8C">
        <w:rPr>
          <w:lang w:eastAsia="x-none"/>
        </w:rPr>
        <w:tab/>
        <w:t>Discussion on L1/L2 signaling for side control information</w:t>
      </w:r>
      <w:r w:rsidR="008F4B8C">
        <w:rPr>
          <w:lang w:eastAsia="x-none"/>
        </w:rPr>
        <w:tab/>
        <w:t>Apple</w:t>
      </w:r>
    </w:p>
    <w:p w14:paraId="5634A4C3" w14:textId="55AE716E" w:rsidR="008F4B8C" w:rsidRDefault="001B5688" w:rsidP="008F4B8C">
      <w:pPr>
        <w:rPr>
          <w:lang w:eastAsia="x-none"/>
        </w:rPr>
      </w:pPr>
      <w:hyperlink r:id="rId2638" w:history="1">
        <w:r w:rsidR="000B5C49">
          <w:rPr>
            <w:rStyle w:val="Hyperlink"/>
            <w:lang w:eastAsia="x-none"/>
          </w:rPr>
          <w:t>R1-2204322</w:t>
        </w:r>
      </w:hyperlink>
      <w:r w:rsidR="008F4B8C">
        <w:rPr>
          <w:lang w:eastAsia="x-none"/>
        </w:rPr>
        <w:tab/>
        <w:t>Discussion on L1/L2 signaling for side control information</w:t>
      </w:r>
      <w:r w:rsidR="008F4B8C">
        <w:rPr>
          <w:lang w:eastAsia="x-none"/>
        </w:rPr>
        <w:tab/>
        <w:t>CMCC</w:t>
      </w:r>
    </w:p>
    <w:p w14:paraId="3CA1AD7F" w14:textId="08DD0CC0" w:rsidR="008F4B8C" w:rsidRDefault="001B5688" w:rsidP="008F4B8C">
      <w:pPr>
        <w:rPr>
          <w:lang w:eastAsia="x-none"/>
        </w:rPr>
      </w:pPr>
      <w:hyperlink r:id="rId2639" w:history="1">
        <w:r w:rsidR="000B5C49">
          <w:rPr>
            <w:rStyle w:val="Hyperlink"/>
            <w:lang w:eastAsia="x-none"/>
          </w:rPr>
          <w:t>R1-2204394</w:t>
        </w:r>
      </w:hyperlink>
      <w:r w:rsidR="008F4B8C">
        <w:rPr>
          <w:lang w:eastAsia="x-none"/>
        </w:rPr>
        <w:tab/>
        <w:t>Discussion on L1/L2 signaling for side control information</w:t>
      </w:r>
      <w:r w:rsidR="008F4B8C">
        <w:rPr>
          <w:lang w:eastAsia="x-none"/>
        </w:rPr>
        <w:tab/>
        <w:t>NTT DOCOMO, INC.</w:t>
      </w:r>
    </w:p>
    <w:p w14:paraId="2189C71E" w14:textId="38D45D51" w:rsidR="008F4B8C" w:rsidRDefault="001B5688" w:rsidP="008F4B8C">
      <w:pPr>
        <w:rPr>
          <w:lang w:eastAsia="x-none"/>
        </w:rPr>
      </w:pPr>
      <w:hyperlink r:id="rId2640" w:history="1">
        <w:r w:rsidR="000B5C49">
          <w:rPr>
            <w:rStyle w:val="Hyperlink"/>
            <w:lang w:eastAsia="x-none"/>
          </w:rPr>
          <w:t>R1-2204533</w:t>
        </w:r>
      </w:hyperlink>
      <w:r w:rsidR="008F4B8C">
        <w:rPr>
          <w:lang w:eastAsia="x-none"/>
        </w:rPr>
        <w:tab/>
        <w:t>Discussion on L1/L2 signaling for side control information</w:t>
      </w:r>
      <w:r w:rsidR="008F4B8C">
        <w:rPr>
          <w:lang w:eastAsia="x-none"/>
        </w:rPr>
        <w:tab/>
        <w:t>LG Electronics</w:t>
      </w:r>
    </w:p>
    <w:p w14:paraId="3DA8858B" w14:textId="25541AB3" w:rsidR="008F4B8C" w:rsidRDefault="001B5688" w:rsidP="008F4B8C">
      <w:pPr>
        <w:rPr>
          <w:lang w:eastAsia="x-none"/>
        </w:rPr>
      </w:pPr>
      <w:hyperlink r:id="rId2641" w:history="1">
        <w:r w:rsidR="000B5C49">
          <w:rPr>
            <w:rStyle w:val="Hyperlink"/>
            <w:lang w:eastAsia="x-none"/>
          </w:rPr>
          <w:t>R1-2204643</w:t>
        </w:r>
      </w:hyperlink>
      <w:r w:rsidR="008F4B8C">
        <w:rPr>
          <w:lang w:eastAsia="x-none"/>
        </w:rPr>
        <w:tab/>
        <w:t>Signaling of control information for NW-controlled repeaters</w:t>
      </w:r>
      <w:r w:rsidR="008F4B8C">
        <w:rPr>
          <w:lang w:eastAsia="x-none"/>
        </w:rPr>
        <w:tab/>
        <w:t>Ericsson</w:t>
      </w:r>
    </w:p>
    <w:p w14:paraId="0517EF74" w14:textId="1E87A58C" w:rsidR="008F4B8C" w:rsidRDefault="001B5688" w:rsidP="008F4B8C">
      <w:pPr>
        <w:rPr>
          <w:lang w:eastAsia="x-none"/>
        </w:rPr>
      </w:pPr>
      <w:hyperlink r:id="rId2642" w:history="1">
        <w:r w:rsidR="000B5C49">
          <w:rPr>
            <w:rStyle w:val="Hyperlink"/>
            <w:lang w:eastAsia="x-none"/>
          </w:rPr>
          <w:t>R1-2204654</w:t>
        </w:r>
      </w:hyperlink>
      <w:r w:rsidR="008F4B8C">
        <w:rPr>
          <w:lang w:eastAsia="x-none"/>
        </w:rPr>
        <w:tab/>
        <w:t>Discussions on L1/L2 signaling for side control information</w:t>
      </w:r>
      <w:r w:rsidR="008F4B8C">
        <w:rPr>
          <w:lang w:eastAsia="x-none"/>
        </w:rPr>
        <w:tab/>
        <w:t>ETRI</w:t>
      </w:r>
    </w:p>
    <w:p w14:paraId="0249F356" w14:textId="6B502443" w:rsidR="008F4B8C" w:rsidRDefault="001B5688" w:rsidP="008F4B8C">
      <w:pPr>
        <w:rPr>
          <w:lang w:eastAsia="x-none"/>
        </w:rPr>
      </w:pPr>
      <w:hyperlink r:id="rId2643" w:history="1">
        <w:r w:rsidR="000B5C49">
          <w:rPr>
            <w:rStyle w:val="Hyperlink"/>
            <w:lang w:eastAsia="x-none"/>
          </w:rPr>
          <w:t>R1-2204689</w:t>
        </w:r>
      </w:hyperlink>
      <w:r w:rsidR="008F4B8C">
        <w:rPr>
          <w:lang w:eastAsia="x-none"/>
        </w:rPr>
        <w:tab/>
        <w:t>L1/L2 control signaling for enabling network controlled repeaters</w:t>
      </w:r>
      <w:r w:rsidR="008F4B8C">
        <w:rPr>
          <w:lang w:eastAsia="x-none"/>
        </w:rPr>
        <w:tab/>
        <w:t>MediaTek Inc.</w:t>
      </w:r>
    </w:p>
    <w:p w14:paraId="6A08D493" w14:textId="32037D24" w:rsidR="008F4B8C" w:rsidRDefault="001B5688" w:rsidP="008F4B8C">
      <w:pPr>
        <w:rPr>
          <w:lang w:eastAsia="x-none"/>
        </w:rPr>
      </w:pPr>
      <w:hyperlink r:id="rId2644" w:history="1">
        <w:r w:rsidR="000B5C49">
          <w:rPr>
            <w:rStyle w:val="Hyperlink"/>
            <w:lang w:eastAsia="x-none"/>
          </w:rPr>
          <w:t>R1-2204758</w:t>
        </w:r>
      </w:hyperlink>
      <w:r w:rsidR="008F4B8C">
        <w:rPr>
          <w:lang w:eastAsia="x-none"/>
        </w:rPr>
        <w:tab/>
        <w:t>Discussion on L1/L2 signaling for side control information for NCR</w:t>
      </w:r>
      <w:r w:rsidR="008F4B8C">
        <w:rPr>
          <w:lang w:eastAsia="x-none"/>
        </w:rPr>
        <w:tab/>
        <w:t>CEWiT, IITK</w:t>
      </w:r>
    </w:p>
    <w:p w14:paraId="6FCFFD4B" w14:textId="04BF4456" w:rsidR="008F4B8C" w:rsidRDefault="001B5688" w:rsidP="008F4B8C">
      <w:pPr>
        <w:rPr>
          <w:lang w:eastAsia="x-none"/>
        </w:rPr>
      </w:pPr>
      <w:hyperlink r:id="rId2645" w:history="1">
        <w:r w:rsidR="000B5C49">
          <w:rPr>
            <w:rStyle w:val="Hyperlink"/>
            <w:lang w:eastAsia="x-none"/>
          </w:rPr>
          <w:t>R1-2204814</w:t>
        </w:r>
      </w:hyperlink>
      <w:r w:rsidR="008F4B8C">
        <w:rPr>
          <w:lang w:eastAsia="x-none"/>
        </w:rPr>
        <w:tab/>
        <w:t>Dis</w:t>
      </w:r>
      <w:r w:rsidR="007D27D8">
        <w:rPr>
          <w:lang w:eastAsia="x-none"/>
        </w:rPr>
        <w:t>c</w:t>
      </w:r>
      <w:r w:rsidR="008F4B8C">
        <w:rPr>
          <w:lang w:eastAsia="x-none"/>
        </w:rPr>
        <w:t>ussion on L1/L2 signaling for side control information</w:t>
      </w:r>
      <w:r w:rsidR="008F4B8C">
        <w:rPr>
          <w:lang w:eastAsia="x-none"/>
        </w:rPr>
        <w:tab/>
        <w:t>Intel Corporation</w:t>
      </w:r>
    </w:p>
    <w:p w14:paraId="19351AB0" w14:textId="77CC2194" w:rsidR="008F4B8C" w:rsidRDefault="001B5688" w:rsidP="008F4B8C">
      <w:pPr>
        <w:rPr>
          <w:lang w:eastAsia="x-none"/>
        </w:rPr>
      </w:pPr>
      <w:hyperlink r:id="rId2646" w:history="1">
        <w:r w:rsidR="000B5C49">
          <w:rPr>
            <w:rStyle w:val="Hyperlink"/>
            <w:lang w:eastAsia="x-none"/>
          </w:rPr>
          <w:t>R1-2204848</w:t>
        </w:r>
      </w:hyperlink>
      <w:r w:rsidR="008F4B8C">
        <w:rPr>
          <w:lang w:eastAsia="x-none"/>
        </w:rPr>
        <w:tab/>
        <w:t>Discussion on L1/L2 signaling for side control information</w:t>
      </w:r>
      <w:r w:rsidR="008F4B8C">
        <w:rPr>
          <w:lang w:eastAsia="x-none"/>
        </w:rPr>
        <w:tab/>
        <w:t>KDDI Corporation</w:t>
      </w:r>
    </w:p>
    <w:p w14:paraId="2B967313" w14:textId="6D3669CA" w:rsidR="008F4B8C" w:rsidRDefault="001B5688" w:rsidP="008F4B8C">
      <w:pPr>
        <w:rPr>
          <w:lang w:eastAsia="x-none"/>
        </w:rPr>
      </w:pPr>
      <w:hyperlink r:id="rId2647" w:history="1">
        <w:r w:rsidR="000B5C49">
          <w:rPr>
            <w:rStyle w:val="Hyperlink"/>
            <w:lang w:eastAsia="x-none"/>
          </w:rPr>
          <w:t>R1-2205069</w:t>
        </w:r>
      </w:hyperlink>
      <w:r w:rsidR="008F4B8C">
        <w:rPr>
          <w:lang w:eastAsia="x-none"/>
        </w:rPr>
        <w:tab/>
        <w:t>Initial view on signaling for Network-controlled repeater</w:t>
      </w:r>
      <w:r w:rsidR="008F4B8C">
        <w:rPr>
          <w:lang w:eastAsia="x-none"/>
        </w:rPr>
        <w:tab/>
      </w:r>
      <w:r w:rsidR="00F57D30">
        <w:rPr>
          <w:lang w:eastAsia="x-none"/>
        </w:rPr>
        <w:t>Rakuten Mobile</w:t>
      </w:r>
    </w:p>
    <w:p w14:paraId="556263B0" w14:textId="7485DE6C" w:rsidR="007D27D8" w:rsidRDefault="001B5688" w:rsidP="007D27D8">
      <w:pPr>
        <w:rPr>
          <w:lang w:eastAsia="x-none"/>
        </w:rPr>
      </w:pPr>
      <w:hyperlink r:id="rId2648" w:history="1">
        <w:r w:rsidR="000B5C49">
          <w:rPr>
            <w:rStyle w:val="Hyperlink"/>
            <w:lang w:eastAsia="x-none"/>
          </w:rPr>
          <w:t>R1-2205086</w:t>
        </w:r>
      </w:hyperlink>
      <w:r w:rsidR="007D27D8">
        <w:rPr>
          <w:lang w:eastAsia="x-none"/>
        </w:rPr>
        <w:tab/>
        <w:t>NR network-controlled repeaters receive signaling of side control information</w:t>
      </w:r>
      <w:r w:rsidR="007D27D8">
        <w:rPr>
          <w:lang w:eastAsia="x-none"/>
        </w:rPr>
        <w:tab/>
        <w:t>Fujitsu Limited</w:t>
      </w:r>
    </w:p>
    <w:p w14:paraId="1D4142ED" w14:textId="77777777" w:rsidR="007D27D8" w:rsidRDefault="007D27D8" w:rsidP="007D27D8">
      <w:pPr>
        <w:rPr>
          <w:lang w:eastAsia="x-none"/>
        </w:rPr>
      </w:pPr>
    </w:p>
    <w:p w14:paraId="1D13FDB5" w14:textId="77777777" w:rsidR="007D27D8" w:rsidRPr="00A5755B" w:rsidRDefault="007D27D8" w:rsidP="007D27D8">
      <w:pPr>
        <w:rPr>
          <w:lang w:val="fr-FR" w:eastAsia="x-none"/>
        </w:rPr>
      </w:pPr>
      <w:r w:rsidRPr="00A5755B">
        <w:rPr>
          <w:lang w:val="fr-FR" w:eastAsia="x-none"/>
        </w:rPr>
        <w:t>[109-e-R18-Repeater-03] – Lei (Fujitsu)</w:t>
      </w:r>
    </w:p>
    <w:p w14:paraId="1E6EFC3D" w14:textId="2D5B27D6" w:rsidR="007D27D8" w:rsidRPr="00A5755B" w:rsidRDefault="007D27D8" w:rsidP="007D27D8">
      <w:pPr>
        <w:rPr>
          <w:lang w:eastAsia="x-none"/>
        </w:rPr>
      </w:pPr>
      <w:r w:rsidRPr="00A5755B">
        <w:rPr>
          <w:lang w:eastAsia="x-none"/>
        </w:rPr>
        <w:t>Email discussion on L1/L2 signaling for side control information by May 20</w:t>
      </w:r>
    </w:p>
    <w:p w14:paraId="22CF7D30" w14:textId="77777777" w:rsidR="007D27D8" w:rsidRPr="00A5755B" w:rsidRDefault="007D27D8" w:rsidP="00842CF4">
      <w:pPr>
        <w:numPr>
          <w:ilvl w:val="0"/>
          <w:numId w:val="104"/>
        </w:numPr>
        <w:rPr>
          <w:lang w:eastAsia="x-none"/>
        </w:rPr>
      </w:pPr>
      <w:r w:rsidRPr="00A5755B">
        <w:rPr>
          <w:lang w:eastAsia="x-none"/>
        </w:rPr>
        <w:t>Check points: May 13, May 20</w:t>
      </w:r>
    </w:p>
    <w:p w14:paraId="7BE590E3" w14:textId="4860FBAA" w:rsidR="007D27D8" w:rsidRPr="00A5755B" w:rsidRDefault="001B5688" w:rsidP="007D27D8">
      <w:pPr>
        <w:rPr>
          <w:b/>
          <w:bCs/>
          <w:lang w:eastAsia="x-none"/>
        </w:rPr>
      </w:pPr>
      <w:hyperlink r:id="rId2649" w:history="1">
        <w:r w:rsidR="000B5C49">
          <w:rPr>
            <w:rStyle w:val="Hyperlink"/>
            <w:b/>
            <w:bCs/>
            <w:lang w:eastAsia="x-none"/>
          </w:rPr>
          <w:t>R1-2205237</w:t>
        </w:r>
      </w:hyperlink>
      <w:r w:rsidR="007D27D8" w:rsidRPr="00A5755B">
        <w:rPr>
          <w:b/>
          <w:bCs/>
          <w:lang w:eastAsia="x-none"/>
        </w:rPr>
        <w:tab/>
        <w:t>Summary#1 on L1/L2 signaling for side control information</w:t>
      </w:r>
      <w:r w:rsidR="007D27D8" w:rsidRPr="00A5755B">
        <w:rPr>
          <w:b/>
          <w:bCs/>
          <w:lang w:eastAsia="x-none"/>
        </w:rPr>
        <w:tab/>
        <w:t>Moderator (Fujitsu)</w:t>
      </w:r>
    </w:p>
    <w:p w14:paraId="2F518BE0" w14:textId="77777777" w:rsidR="00A5755B" w:rsidRDefault="00A5755B" w:rsidP="00A5755B">
      <w:pPr>
        <w:rPr>
          <w:lang w:eastAsia="x-none"/>
        </w:rPr>
      </w:pPr>
      <w:r>
        <w:rPr>
          <w:lang w:eastAsia="x-none"/>
        </w:rPr>
        <w:t>From May 12</w:t>
      </w:r>
      <w:r w:rsidRPr="00A5755B">
        <w:rPr>
          <w:vertAlign w:val="superscript"/>
          <w:lang w:eastAsia="x-none"/>
        </w:rPr>
        <w:t>th</w:t>
      </w:r>
      <w:r>
        <w:rPr>
          <w:lang w:eastAsia="x-none"/>
        </w:rPr>
        <w:t xml:space="preserve"> GTW session</w:t>
      </w:r>
    </w:p>
    <w:p w14:paraId="666FED36" w14:textId="77777777" w:rsidR="00A5755B" w:rsidRPr="00A5755B" w:rsidRDefault="00A5755B" w:rsidP="00A5755B">
      <w:pPr>
        <w:snapToGrid w:val="0"/>
        <w:rPr>
          <w:rFonts w:cs="Times"/>
          <w:highlight w:val="green"/>
          <w:lang w:eastAsia="zh-CN"/>
        </w:rPr>
      </w:pPr>
      <w:r w:rsidRPr="00A5755B">
        <w:rPr>
          <w:rFonts w:cs="Times"/>
          <w:highlight w:val="green"/>
          <w:lang w:eastAsia="zh-CN"/>
        </w:rPr>
        <w:t>Agreement</w:t>
      </w:r>
    </w:p>
    <w:p w14:paraId="601409B3" w14:textId="77777777" w:rsidR="00A5755B" w:rsidRPr="0099683B" w:rsidRDefault="00A5755B" w:rsidP="00A5755B">
      <w:pPr>
        <w:rPr>
          <w:lang w:eastAsia="zh-CN"/>
        </w:rPr>
      </w:pPr>
      <w:r w:rsidRPr="0099683B">
        <w:rPr>
          <w:lang w:eastAsia="zh-CN"/>
        </w:rPr>
        <w:t>The NCR-MT can obtain the necessary configuration for receiving the L1/L2 signaling of the side control information.</w:t>
      </w:r>
    </w:p>
    <w:p w14:paraId="7BC4FCCD" w14:textId="77777777" w:rsidR="00A5755B" w:rsidRPr="0099683B" w:rsidRDefault="00A5755B" w:rsidP="00CF6E6D">
      <w:pPr>
        <w:pStyle w:val="ListParagraph"/>
        <w:numPr>
          <w:ilvl w:val="0"/>
          <w:numId w:val="185"/>
        </w:numPr>
        <w:rPr>
          <w:lang w:eastAsia="zh-CN"/>
        </w:rPr>
      </w:pPr>
      <w:r w:rsidRPr="0099683B">
        <w:rPr>
          <w:lang w:eastAsia="zh-CN"/>
        </w:rPr>
        <w:t>Option 1: The necessary configuration is from RRC.</w:t>
      </w:r>
    </w:p>
    <w:p w14:paraId="4F235070" w14:textId="77777777" w:rsidR="00A5755B" w:rsidRPr="0099683B" w:rsidRDefault="00A5755B" w:rsidP="00CF6E6D">
      <w:pPr>
        <w:pStyle w:val="ListParagraph"/>
        <w:numPr>
          <w:ilvl w:val="0"/>
          <w:numId w:val="185"/>
        </w:numPr>
        <w:rPr>
          <w:lang w:eastAsia="zh-CN"/>
        </w:rPr>
      </w:pPr>
      <w:r w:rsidRPr="0099683B">
        <w:rPr>
          <w:lang w:eastAsia="zh-CN"/>
        </w:rPr>
        <w:t>Option 2: The necessary configuration is from OAM or hard-coded.</w:t>
      </w:r>
    </w:p>
    <w:p w14:paraId="18D1BE38" w14:textId="77777777" w:rsidR="00A5755B" w:rsidRPr="0099683B" w:rsidRDefault="00A5755B" w:rsidP="00CF6E6D">
      <w:pPr>
        <w:pStyle w:val="ListParagraph"/>
        <w:numPr>
          <w:ilvl w:val="0"/>
          <w:numId w:val="185"/>
        </w:numPr>
        <w:rPr>
          <w:lang w:eastAsia="zh-CN"/>
        </w:rPr>
      </w:pPr>
      <w:r w:rsidRPr="0099683B">
        <w:rPr>
          <w:lang w:eastAsia="zh-CN"/>
        </w:rPr>
        <w:t>Option 3: The necessary configuration is partially configured by RRC and partially configured by OAM or hard-coded.</w:t>
      </w:r>
    </w:p>
    <w:p w14:paraId="2BE8EAD1" w14:textId="77777777" w:rsidR="00A5755B" w:rsidRDefault="00A5755B" w:rsidP="00A5755B">
      <w:pPr>
        <w:rPr>
          <w:lang w:eastAsia="x-none"/>
        </w:rPr>
      </w:pPr>
    </w:p>
    <w:p w14:paraId="0ED718B6" w14:textId="77777777" w:rsidR="00403B37" w:rsidRDefault="00403B37" w:rsidP="00403B37">
      <w:pPr>
        <w:rPr>
          <w:lang w:eastAsia="x-none"/>
        </w:rPr>
      </w:pPr>
      <w:r w:rsidRPr="00403B37">
        <w:rPr>
          <w:b/>
          <w:bCs/>
          <w:lang w:eastAsia="x-none"/>
        </w:rPr>
        <w:t>Decision:</w:t>
      </w:r>
      <w:r>
        <w:rPr>
          <w:lang w:eastAsia="x-none"/>
        </w:rPr>
        <w:t xml:space="preserve"> As per email decision posted on May 14</w:t>
      </w:r>
      <w:r w:rsidRPr="00403B37">
        <w:rPr>
          <w:vertAlign w:val="superscript"/>
          <w:lang w:eastAsia="x-none"/>
        </w:rPr>
        <w:t>th</w:t>
      </w:r>
      <w:r>
        <w:rPr>
          <w:lang w:eastAsia="x-none"/>
        </w:rPr>
        <w:t>,</w:t>
      </w:r>
    </w:p>
    <w:p w14:paraId="5AB764D2" w14:textId="77777777" w:rsidR="00403B37" w:rsidRPr="00924A53" w:rsidRDefault="00403B37" w:rsidP="00403B37">
      <w:pPr>
        <w:rPr>
          <w:rFonts w:eastAsia="Malgun Gothic"/>
          <w:highlight w:val="green"/>
          <w:lang w:val="en-US" w:eastAsia="ja-JP"/>
        </w:rPr>
      </w:pPr>
      <w:r w:rsidRPr="00924A53">
        <w:rPr>
          <w:highlight w:val="green"/>
          <w:lang w:eastAsia="ja-JP"/>
        </w:rPr>
        <w:t>Agreement</w:t>
      </w:r>
    </w:p>
    <w:p w14:paraId="48A3BEEE" w14:textId="1233E76C" w:rsidR="00403B37" w:rsidRPr="00924A53" w:rsidRDefault="00403B37" w:rsidP="00403B37">
      <w:pPr>
        <w:rPr>
          <w:rFonts w:eastAsia="Times New Roman"/>
          <w:iCs/>
          <w:lang w:eastAsia="ko-KR"/>
        </w:rPr>
      </w:pPr>
      <w:r w:rsidRPr="00924A53">
        <w:rPr>
          <w:rFonts w:eastAsia="Times New Roman"/>
          <w:iCs/>
        </w:rPr>
        <w:t xml:space="preserve">For indication of </w:t>
      </w:r>
      <w:r w:rsidR="00620BEF">
        <w:rPr>
          <w:rFonts w:eastAsia="Times New Roman"/>
          <w:iCs/>
        </w:rPr>
        <w:t>NCR-Fwd</w:t>
      </w:r>
      <w:r w:rsidRPr="00924A53">
        <w:rPr>
          <w:rFonts w:eastAsia="Times New Roman"/>
          <w:iCs/>
        </w:rPr>
        <w:t xml:space="preserve"> ON-OFF for efficient interference management and improved energy efficiency, both dynamic and semi-static indication can be considered</w:t>
      </w:r>
      <w:r w:rsidRPr="00924A53">
        <w:rPr>
          <w:rFonts w:eastAsia="Times New Roman"/>
        </w:rPr>
        <w:t xml:space="preserve"> </w:t>
      </w:r>
    </w:p>
    <w:p w14:paraId="4CE086DA" w14:textId="77777777" w:rsidR="00403B37" w:rsidRPr="00403B37" w:rsidRDefault="00403B37" w:rsidP="00CF6E6D">
      <w:pPr>
        <w:pStyle w:val="ListParagraph"/>
        <w:numPr>
          <w:ilvl w:val="0"/>
          <w:numId w:val="583"/>
        </w:numPr>
      </w:pPr>
      <w:r w:rsidRPr="00403B37">
        <w:t>FFS: RAN1 to consider whether/how to handle the forwarding of broadcast and cell-specific signals/channels.</w:t>
      </w:r>
    </w:p>
    <w:p w14:paraId="5807F55C" w14:textId="77777777" w:rsidR="00403B37" w:rsidRPr="00924A53" w:rsidRDefault="00403B37" w:rsidP="00403B37">
      <w:pPr>
        <w:rPr>
          <w:rFonts w:eastAsia="Malgun Gothic"/>
          <w:highlight w:val="green"/>
          <w:lang w:val="en-US" w:eastAsia="ja-JP"/>
        </w:rPr>
      </w:pPr>
      <w:r w:rsidRPr="00924A53">
        <w:rPr>
          <w:highlight w:val="green"/>
          <w:lang w:eastAsia="ja-JP"/>
        </w:rPr>
        <w:t>Agreement</w:t>
      </w:r>
    </w:p>
    <w:p w14:paraId="445CADC7" w14:textId="32585DFB" w:rsidR="00403B37" w:rsidRPr="00924A53" w:rsidRDefault="00403B37" w:rsidP="00403B37">
      <w:pPr>
        <w:rPr>
          <w:rFonts w:eastAsia="Times New Roman"/>
          <w:iCs/>
          <w:lang w:val="en-US" w:eastAsia="ja-JP"/>
        </w:rPr>
      </w:pPr>
      <w:r w:rsidRPr="00924A53">
        <w:rPr>
          <w:rFonts w:eastAsia="Times New Roman"/>
          <w:iCs/>
          <w:lang w:eastAsia="ja-JP"/>
        </w:rPr>
        <w:t xml:space="preserve">From the perspective of signaling design, following mechanisms can be considered for the access link beamforming of the </w:t>
      </w:r>
      <w:r w:rsidR="00620BEF">
        <w:rPr>
          <w:rFonts w:eastAsia="Times New Roman"/>
          <w:iCs/>
          <w:lang w:eastAsia="ja-JP"/>
        </w:rPr>
        <w:t>NCR-Fwd</w:t>
      </w:r>
      <w:r w:rsidRPr="00924A53">
        <w:rPr>
          <w:rFonts w:eastAsia="Times New Roman"/>
          <w:iCs/>
          <w:lang w:eastAsia="ja-JP"/>
        </w:rPr>
        <w:t>.</w:t>
      </w:r>
      <w:r w:rsidRPr="00924A53">
        <w:rPr>
          <w:rFonts w:eastAsia="Times New Roman"/>
        </w:rPr>
        <w:t xml:space="preserve"> </w:t>
      </w:r>
    </w:p>
    <w:p w14:paraId="32837F97" w14:textId="77777777" w:rsidR="00403B37" w:rsidRPr="00162F1C" w:rsidRDefault="00403B37" w:rsidP="00CF6E6D">
      <w:pPr>
        <w:pStyle w:val="ListParagraph"/>
        <w:numPr>
          <w:ilvl w:val="0"/>
          <w:numId w:val="583"/>
        </w:numPr>
        <w:rPr>
          <w:sz w:val="22"/>
          <w:szCs w:val="22"/>
        </w:rPr>
      </w:pPr>
      <w:r w:rsidRPr="00403B37">
        <w:t>Option #2-1: Dynamic beam indication only</w:t>
      </w:r>
    </w:p>
    <w:p w14:paraId="79C28497" w14:textId="77777777" w:rsidR="00403B37" w:rsidRPr="00403B37" w:rsidRDefault="00403B37" w:rsidP="00CF6E6D">
      <w:pPr>
        <w:pStyle w:val="ListParagraph"/>
        <w:numPr>
          <w:ilvl w:val="0"/>
          <w:numId w:val="583"/>
        </w:numPr>
      </w:pPr>
      <w:r w:rsidRPr="00403B37">
        <w:t>Option #2-2: Semi-static beam indication only</w:t>
      </w:r>
    </w:p>
    <w:p w14:paraId="366592A9" w14:textId="77777777" w:rsidR="00403B37" w:rsidRPr="00403B37" w:rsidRDefault="00403B37" w:rsidP="00CF6E6D">
      <w:pPr>
        <w:pStyle w:val="ListParagraph"/>
        <w:numPr>
          <w:ilvl w:val="0"/>
          <w:numId w:val="583"/>
        </w:numPr>
      </w:pPr>
      <w:r w:rsidRPr="00403B37">
        <w:t>Option #2-3: Dynamic beam indication and semi-static beam indication</w:t>
      </w:r>
    </w:p>
    <w:p w14:paraId="71B83655" w14:textId="77777777" w:rsidR="00403B37" w:rsidRPr="00452D19" w:rsidRDefault="00403B37" w:rsidP="00403B37">
      <w:pPr>
        <w:rPr>
          <w:lang w:eastAsia="x-none"/>
        </w:rPr>
      </w:pPr>
    </w:p>
    <w:p w14:paraId="60780483" w14:textId="1A7984FE" w:rsidR="00744C0D" w:rsidRDefault="00744C0D" w:rsidP="00744C0D">
      <w:pPr>
        <w:rPr>
          <w:lang w:eastAsia="x-none"/>
        </w:rPr>
      </w:pPr>
      <w:r w:rsidRPr="00403B37">
        <w:rPr>
          <w:b/>
          <w:bCs/>
          <w:lang w:eastAsia="x-none"/>
        </w:rPr>
        <w:t>Decision:</w:t>
      </w:r>
      <w:r>
        <w:rPr>
          <w:lang w:eastAsia="x-none"/>
        </w:rPr>
        <w:t xml:space="preserve"> As per email decision posted on May 16</w:t>
      </w:r>
      <w:r w:rsidRPr="00744C0D">
        <w:rPr>
          <w:vertAlign w:val="superscript"/>
          <w:lang w:eastAsia="x-none"/>
        </w:rPr>
        <w:t>th</w:t>
      </w:r>
      <w:r>
        <w:rPr>
          <w:lang w:eastAsia="x-none"/>
        </w:rPr>
        <w:t>,</w:t>
      </w:r>
    </w:p>
    <w:p w14:paraId="3DEF8D10" w14:textId="77777777" w:rsidR="00744C0D" w:rsidRPr="00924A53" w:rsidRDefault="00744C0D" w:rsidP="00744C0D">
      <w:pPr>
        <w:rPr>
          <w:rFonts w:eastAsia="Malgun Gothic"/>
          <w:highlight w:val="green"/>
          <w:lang w:val="en-US" w:eastAsia="ja-JP"/>
        </w:rPr>
      </w:pPr>
      <w:r w:rsidRPr="00924A53">
        <w:rPr>
          <w:highlight w:val="green"/>
          <w:lang w:eastAsia="ja-JP"/>
        </w:rPr>
        <w:t>Agreement</w:t>
      </w:r>
    </w:p>
    <w:p w14:paraId="4209D825" w14:textId="2AABE52B" w:rsidR="00744C0D" w:rsidRDefault="00744C0D" w:rsidP="00744C0D">
      <w:pPr>
        <w:rPr>
          <w:lang w:eastAsia="x-none"/>
        </w:rPr>
      </w:pPr>
      <w:r>
        <w:rPr>
          <w:lang w:eastAsia="x-none"/>
        </w:rPr>
        <w:t>For an NCR-MT, the necessary configurations from RRC and/or OAM(or hard-coded) contain:</w:t>
      </w:r>
    </w:p>
    <w:p w14:paraId="0EB5E441" w14:textId="153B8F86" w:rsidR="00744C0D" w:rsidRDefault="00744C0D" w:rsidP="00CF6E6D">
      <w:pPr>
        <w:pStyle w:val="ListParagraph"/>
        <w:numPr>
          <w:ilvl w:val="0"/>
          <w:numId w:val="222"/>
        </w:numPr>
      </w:pPr>
      <w:r>
        <w:t xml:space="preserve">The configurations of PHY channels to carry the L1/L2 signaling: </w:t>
      </w:r>
    </w:p>
    <w:p w14:paraId="730238CC" w14:textId="30D0E168" w:rsidR="00744C0D" w:rsidRDefault="00744C0D" w:rsidP="00CF6E6D">
      <w:pPr>
        <w:pStyle w:val="ListParagraph"/>
        <w:numPr>
          <w:ilvl w:val="1"/>
          <w:numId w:val="222"/>
        </w:numPr>
      </w:pPr>
      <w:r>
        <w:t>The configurations for receiving PDCCH and PDSCH.</w:t>
      </w:r>
    </w:p>
    <w:p w14:paraId="3749EA3D" w14:textId="6FFFF9F6" w:rsidR="00744C0D" w:rsidRDefault="00744C0D" w:rsidP="00CF6E6D">
      <w:pPr>
        <w:pStyle w:val="ListParagraph"/>
        <w:numPr>
          <w:ilvl w:val="1"/>
          <w:numId w:val="222"/>
        </w:numPr>
      </w:pPr>
      <w:r>
        <w:t>The configurations for transmitting PUCCH, if needed.</w:t>
      </w:r>
    </w:p>
    <w:p w14:paraId="29ABF104" w14:textId="28C28A96" w:rsidR="00744C0D" w:rsidRDefault="00744C0D" w:rsidP="00CF6E6D">
      <w:pPr>
        <w:pStyle w:val="ListParagraph"/>
        <w:numPr>
          <w:ilvl w:val="1"/>
          <w:numId w:val="222"/>
        </w:numPr>
      </w:pPr>
      <w:r>
        <w:t>The configurations for transmitting PUSCH, if needed.</w:t>
      </w:r>
    </w:p>
    <w:p w14:paraId="4449EB89" w14:textId="5F7E9738" w:rsidR="00744C0D" w:rsidRDefault="00744C0D" w:rsidP="00CF6E6D">
      <w:pPr>
        <w:pStyle w:val="ListParagraph"/>
        <w:numPr>
          <w:ilvl w:val="0"/>
          <w:numId w:val="222"/>
        </w:numPr>
      </w:pPr>
      <w:r>
        <w:t xml:space="preserve">The configurations of L1/L2 signaling: </w:t>
      </w:r>
    </w:p>
    <w:p w14:paraId="62DDD2BD" w14:textId="74E07DE8" w:rsidR="00744C0D" w:rsidRDefault="00744C0D" w:rsidP="00CF6E6D">
      <w:pPr>
        <w:pStyle w:val="ListParagraph"/>
        <w:numPr>
          <w:ilvl w:val="1"/>
          <w:numId w:val="222"/>
        </w:numPr>
      </w:pPr>
      <w:r>
        <w:t>The configurations for DCI.</w:t>
      </w:r>
    </w:p>
    <w:p w14:paraId="72EA930B" w14:textId="730FDBE0" w:rsidR="00744C0D" w:rsidRDefault="00744C0D" w:rsidP="00CF6E6D">
      <w:pPr>
        <w:pStyle w:val="ListParagraph"/>
        <w:numPr>
          <w:ilvl w:val="1"/>
          <w:numId w:val="222"/>
        </w:numPr>
      </w:pPr>
      <w:r>
        <w:t>The configurations for UCI, if needed.</w:t>
      </w:r>
    </w:p>
    <w:p w14:paraId="20EE9562" w14:textId="32C20982" w:rsidR="007D27D8" w:rsidRDefault="00744C0D" w:rsidP="00CF6E6D">
      <w:pPr>
        <w:pStyle w:val="ListParagraph"/>
        <w:numPr>
          <w:ilvl w:val="1"/>
          <w:numId w:val="222"/>
        </w:numPr>
      </w:pPr>
      <w:r>
        <w:t>The configurations for MAC CE, if needed.</w:t>
      </w:r>
    </w:p>
    <w:p w14:paraId="58F37CB1" w14:textId="67D9A782" w:rsidR="00620BEF" w:rsidRDefault="00620BEF" w:rsidP="00620BEF"/>
    <w:p w14:paraId="23FC05B0" w14:textId="1D731A3F" w:rsidR="00620BEF" w:rsidRPr="00620BEF" w:rsidRDefault="001B5688" w:rsidP="00620BEF">
      <w:pPr>
        <w:rPr>
          <w:b/>
          <w:bCs/>
        </w:rPr>
      </w:pPr>
      <w:hyperlink r:id="rId2650" w:history="1">
        <w:r w:rsidR="000B5C49">
          <w:rPr>
            <w:rStyle w:val="Hyperlink"/>
            <w:b/>
            <w:bCs/>
          </w:rPr>
          <w:t>R1-2205456</w:t>
        </w:r>
      </w:hyperlink>
      <w:r w:rsidR="00620BEF" w:rsidRPr="00620BEF">
        <w:rPr>
          <w:b/>
          <w:bCs/>
        </w:rPr>
        <w:tab/>
        <w:t>Summary#</w:t>
      </w:r>
      <w:r w:rsidR="00CD15A3">
        <w:rPr>
          <w:b/>
          <w:bCs/>
        </w:rPr>
        <w:t>2</w:t>
      </w:r>
      <w:r w:rsidR="00620BEF" w:rsidRPr="00620BEF">
        <w:rPr>
          <w:b/>
          <w:bCs/>
        </w:rPr>
        <w:t xml:space="preserve"> on L1/L2 signaling for side control information</w:t>
      </w:r>
      <w:r w:rsidR="00620BEF" w:rsidRPr="00620BEF">
        <w:rPr>
          <w:b/>
          <w:bCs/>
        </w:rPr>
        <w:tab/>
        <w:t>Moderator (Fujitsu)</w:t>
      </w:r>
      <w:r w:rsidR="00CD15A3">
        <w:tab/>
        <w:t xml:space="preserve">(rev of </w:t>
      </w:r>
      <w:hyperlink r:id="rId2651" w:history="1">
        <w:r w:rsidR="000B5C49">
          <w:rPr>
            <w:rStyle w:val="Hyperlink"/>
          </w:rPr>
          <w:t>R1-2205386</w:t>
        </w:r>
      </w:hyperlink>
      <w:r w:rsidR="00CD15A3">
        <w:t>)</w:t>
      </w:r>
    </w:p>
    <w:p w14:paraId="5820BD77" w14:textId="35F08FF2" w:rsidR="00620BEF" w:rsidRDefault="00620BEF" w:rsidP="00620BEF">
      <w:r>
        <w:t>From May 17</w:t>
      </w:r>
      <w:r w:rsidRPr="00620BEF">
        <w:rPr>
          <w:vertAlign w:val="superscript"/>
        </w:rPr>
        <w:t>th</w:t>
      </w:r>
      <w:r>
        <w:t xml:space="preserve"> GTW session</w:t>
      </w:r>
    </w:p>
    <w:p w14:paraId="70BCCBC9" w14:textId="77777777" w:rsidR="00620BEF" w:rsidRPr="00924A53" w:rsidRDefault="00620BEF" w:rsidP="00620BEF">
      <w:pPr>
        <w:rPr>
          <w:rFonts w:eastAsia="Malgun Gothic"/>
          <w:highlight w:val="green"/>
          <w:lang w:val="en-US" w:eastAsia="ja-JP"/>
        </w:rPr>
      </w:pPr>
      <w:r w:rsidRPr="00924A53">
        <w:rPr>
          <w:highlight w:val="green"/>
          <w:lang w:eastAsia="ja-JP"/>
        </w:rPr>
        <w:t>Agreement</w:t>
      </w:r>
    </w:p>
    <w:p w14:paraId="2FD29AC8" w14:textId="77777777" w:rsidR="00620BEF" w:rsidRPr="00620BEF" w:rsidRDefault="00620BEF" w:rsidP="00620BEF">
      <w:pPr>
        <w:overflowPunct w:val="0"/>
        <w:autoSpaceDE w:val="0"/>
        <w:autoSpaceDN w:val="0"/>
        <w:adjustRightInd w:val="0"/>
        <w:textAlignment w:val="baseline"/>
        <w:rPr>
          <w:rFonts w:ascii="Times New Roman" w:eastAsia="Yu Mincho" w:hAnsi="Times New Roman"/>
          <w:szCs w:val="20"/>
          <w:lang w:eastAsia="ja-JP"/>
        </w:rPr>
      </w:pPr>
      <w:r w:rsidRPr="00620BEF">
        <w:rPr>
          <w:rFonts w:ascii="Times New Roman" w:eastAsia="Yu Mincho" w:hAnsi="Times New Roman"/>
          <w:szCs w:val="20"/>
          <w:lang w:eastAsia="ja-JP"/>
        </w:rPr>
        <w:t>In the access link beam indication, an access link beam can be indicated by:</w:t>
      </w:r>
    </w:p>
    <w:p w14:paraId="3D88B00A" w14:textId="77777777" w:rsidR="00620BEF" w:rsidRPr="00620BEF" w:rsidRDefault="00620BEF" w:rsidP="00CF6E6D">
      <w:pPr>
        <w:numPr>
          <w:ilvl w:val="0"/>
          <w:numId w:val="263"/>
        </w:numPr>
        <w:overflowPunct w:val="0"/>
        <w:autoSpaceDE w:val="0"/>
        <w:autoSpaceDN w:val="0"/>
        <w:adjustRightInd w:val="0"/>
        <w:textAlignment w:val="baseline"/>
        <w:rPr>
          <w:rFonts w:ascii="Times New Roman" w:eastAsia="Yu Mincho" w:hAnsi="Times New Roman"/>
          <w:szCs w:val="20"/>
          <w:lang w:eastAsia="ja-JP"/>
        </w:rPr>
      </w:pPr>
      <w:r w:rsidRPr="00620BEF">
        <w:rPr>
          <w:rFonts w:ascii="Times New Roman" w:eastAsia="Yu Mincho" w:hAnsi="Times New Roman"/>
          <w:szCs w:val="20"/>
          <w:lang w:eastAsia="ja-JP"/>
        </w:rPr>
        <w:t>Option 1: A beam index</w:t>
      </w:r>
    </w:p>
    <w:p w14:paraId="3FD6511D" w14:textId="2523352E" w:rsidR="00620BEF" w:rsidRPr="00620BEF" w:rsidRDefault="00620BEF" w:rsidP="00CF6E6D">
      <w:pPr>
        <w:numPr>
          <w:ilvl w:val="1"/>
          <w:numId w:val="263"/>
        </w:numPr>
        <w:overflowPunct w:val="0"/>
        <w:autoSpaceDE w:val="0"/>
        <w:autoSpaceDN w:val="0"/>
        <w:adjustRightInd w:val="0"/>
        <w:textAlignment w:val="baseline"/>
        <w:rPr>
          <w:rFonts w:ascii="Times New Roman" w:eastAsia="Yu Mincho" w:hAnsi="Times New Roman"/>
          <w:szCs w:val="20"/>
          <w:lang w:eastAsia="ja-JP"/>
        </w:rPr>
      </w:pPr>
      <w:r w:rsidRPr="00620BEF">
        <w:rPr>
          <w:rFonts w:ascii="Times New Roman" w:eastAsia="Yu Mincho" w:hAnsi="Times New Roman"/>
          <w:szCs w:val="20"/>
          <w:lang w:eastAsia="ja-JP"/>
        </w:rPr>
        <w:t>FFS: How to indicate the corresponding time domain resource of the beam.</w:t>
      </w:r>
    </w:p>
    <w:p w14:paraId="1BF2AB71" w14:textId="77777777" w:rsidR="00620BEF" w:rsidRPr="00620BEF" w:rsidRDefault="00620BEF" w:rsidP="00CF6E6D">
      <w:pPr>
        <w:numPr>
          <w:ilvl w:val="0"/>
          <w:numId w:val="263"/>
        </w:numPr>
        <w:overflowPunct w:val="0"/>
        <w:autoSpaceDE w:val="0"/>
        <w:autoSpaceDN w:val="0"/>
        <w:adjustRightInd w:val="0"/>
        <w:textAlignment w:val="baseline"/>
        <w:rPr>
          <w:rFonts w:ascii="Times New Roman" w:eastAsia="Yu Mincho" w:hAnsi="Times New Roman"/>
          <w:szCs w:val="20"/>
          <w:lang w:eastAsia="ja-JP"/>
        </w:rPr>
      </w:pPr>
      <w:r w:rsidRPr="00620BEF">
        <w:rPr>
          <w:rFonts w:ascii="Times New Roman" w:eastAsia="Yu Mincho" w:hAnsi="Times New Roman"/>
          <w:szCs w:val="20"/>
          <w:lang w:eastAsia="ja-JP"/>
        </w:rPr>
        <w:t>Option 2: An index of a source RS (e.g. a TCI-like indicator</w:t>
      </w:r>
      <w:r w:rsidRPr="00620BEF">
        <w:rPr>
          <w:rFonts w:ascii="Times New Roman" w:eastAsia="Malgun Gothic" w:hAnsi="Times New Roman"/>
          <w:szCs w:val="20"/>
          <w:lang w:eastAsia="zh-CN"/>
        </w:rPr>
        <w:t>)</w:t>
      </w:r>
    </w:p>
    <w:p w14:paraId="47A7C2BA" w14:textId="77777777" w:rsidR="00620BEF" w:rsidRPr="00620BEF" w:rsidRDefault="00620BEF" w:rsidP="00CF6E6D">
      <w:pPr>
        <w:numPr>
          <w:ilvl w:val="1"/>
          <w:numId w:val="263"/>
        </w:numPr>
        <w:overflowPunct w:val="0"/>
        <w:autoSpaceDE w:val="0"/>
        <w:autoSpaceDN w:val="0"/>
        <w:adjustRightInd w:val="0"/>
        <w:textAlignment w:val="baseline"/>
        <w:rPr>
          <w:rFonts w:ascii="Times New Roman" w:eastAsia="Yu Mincho" w:hAnsi="Times New Roman"/>
          <w:szCs w:val="20"/>
          <w:lang w:eastAsia="ja-JP"/>
        </w:rPr>
      </w:pPr>
      <w:r w:rsidRPr="00620BEF">
        <w:rPr>
          <w:rFonts w:ascii="Times New Roman" w:eastAsia="Yu Mincho" w:hAnsi="Times New Roman"/>
          <w:szCs w:val="20"/>
          <w:lang w:eastAsia="ja-JP"/>
        </w:rPr>
        <w:t xml:space="preserve">FFS: The definition of </w:t>
      </w:r>
      <w:r w:rsidRPr="00620BEF">
        <w:rPr>
          <w:rFonts w:ascii="Times New Roman" w:eastAsia="Yu Mincho" w:hAnsi="Times New Roman"/>
          <w:szCs w:val="20"/>
          <w:lang w:val="en-US" w:eastAsia="ja-JP"/>
        </w:rPr>
        <w:t xml:space="preserve">the </w:t>
      </w:r>
      <w:r w:rsidRPr="00620BEF">
        <w:rPr>
          <w:rFonts w:ascii="Times New Roman" w:eastAsia="Yu Mincho" w:hAnsi="Times New Roman"/>
          <w:szCs w:val="20"/>
          <w:lang w:eastAsia="ja-JP"/>
        </w:rPr>
        <w:t xml:space="preserve">source RS. </w:t>
      </w:r>
    </w:p>
    <w:p w14:paraId="09E627A6" w14:textId="0E0A52B5" w:rsidR="00620BEF" w:rsidRPr="00620BEF" w:rsidRDefault="00620BEF" w:rsidP="00CF6E6D">
      <w:pPr>
        <w:numPr>
          <w:ilvl w:val="1"/>
          <w:numId w:val="263"/>
        </w:numPr>
        <w:overflowPunct w:val="0"/>
        <w:autoSpaceDE w:val="0"/>
        <w:autoSpaceDN w:val="0"/>
        <w:adjustRightInd w:val="0"/>
        <w:textAlignment w:val="baseline"/>
        <w:rPr>
          <w:rFonts w:ascii="Times New Roman" w:eastAsia="Yu Mincho" w:hAnsi="Times New Roman"/>
          <w:szCs w:val="20"/>
          <w:lang w:eastAsia="ja-JP"/>
        </w:rPr>
      </w:pPr>
      <w:r w:rsidRPr="00620BEF">
        <w:rPr>
          <w:rFonts w:ascii="Times New Roman" w:eastAsia="Yu Mincho" w:hAnsi="Times New Roman"/>
          <w:szCs w:val="20"/>
          <w:lang w:eastAsia="ja-JP"/>
        </w:rPr>
        <w:t>FFS: How to indicate the corresponding time domain resource of the beam.</w:t>
      </w:r>
    </w:p>
    <w:p w14:paraId="5D8BC91E" w14:textId="77777777" w:rsidR="00620BEF" w:rsidRPr="00620BEF" w:rsidRDefault="00620BEF" w:rsidP="00CF6E6D">
      <w:pPr>
        <w:numPr>
          <w:ilvl w:val="1"/>
          <w:numId w:val="263"/>
        </w:numPr>
        <w:overflowPunct w:val="0"/>
        <w:autoSpaceDE w:val="0"/>
        <w:autoSpaceDN w:val="0"/>
        <w:adjustRightInd w:val="0"/>
        <w:textAlignment w:val="baseline"/>
        <w:rPr>
          <w:rFonts w:ascii="Times New Roman" w:eastAsia="Yu Mincho" w:hAnsi="Times New Roman"/>
          <w:szCs w:val="20"/>
          <w:lang w:eastAsia="ja-JP"/>
        </w:rPr>
      </w:pPr>
      <w:r w:rsidRPr="00620BEF">
        <w:rPr>
          <w:rFonts w:ascii="Times New Roman" w:eastAsia="Yu Mincho" w:hAnsi="Times New Roman"/>
          <w:szCs w:val="20"/>
          <w:lang w:eastAsia="ja-JP"/>
        </w:rPr>
        <w:t>FFS: The definition of the association between the source RS and the beam.</w:t>
      </w:r>
    </w:p>
    <w:p w14:paraId="56AF7E7B" w14:textId="77777777" w:rsidR="00620BEF" w:rsidRPr="00620BEF" w:rsidRDefault="00620BEF" w:rsidP="00CF6E6D">
      <w:pPr>
        <w:numPr>
          <w:ilvl w:val="0"/>
          <w:numId w:val="263"/>
        </w:numPr>
        <w:overflowPunct w:val="0"/>
        <w:autoSpaceDE w:val="0"/>
        <w:autoSpaceDN w:val="0"/>
        <w:adjustRightInd w:val="0"/>
        <w:textAlignment w:val="baseline"/>
        <w:rPr>
          <w:rFonts w:ascii="Times New Roman" w:eastAsia="Yu Mincho" w:hAnsi="Times New Roman"/>
          <w:szCs w:val="20"/>
          <w:lang w:eastAsia="ja-JP"/>
        </w:rPr>
      </w:pPr>
      <w:r w:rsidRPr="00620BEF">
        <w:rPr>
          <w:rFonts w:ascii="Times New Roman" w:eastAsia="Yu Mincho" w:hAnsi="Times New Roman"/>
          <w:szCs w:val="20"/>
          <w:lang w:eastAsia="ja-JP"/>
        </w:rPr>
        <w:t>Note: The above does not imply that the NCR can or cannot generate and transmit reference signals to a UE or receive and process reference signals from a UE.</w:t>
      </w:r>
    </w:p>
    <w:p w14:paraId="259414D2" w14:textId="77777777" w:rsidR="00620BEF" w:rsidRPr="00620BEF" w:rsidRDefault="00620BEF" w:rsidP="00620BEF">
      <w:pPr>
        <w:overflowPunct w:val="0"/>
        <w:autoSpaceDE w:val="0"/>
        <w:autoSpaceDN w:val="0"/>
        <w:adjustRightInd w:val="0"/>
        <w:textAlignment w:val="baseline"/>
        <w:rPr>
          <w:rFonts w:ascii="Times New Roman" w:eastAsia="Yu Mincho" w:hAnsi="Times New Roman"/>
          <w:szCs w:val="20"/>
          <w:lang w:eastAsia="ja-JP"/>
        </w:rPr>
      </w:pPr>
      <w:r w:rsidRPr="00620BEF">
        <w:rPr>
          <w:rFonts w:ascii="Times New Roman" w:eastAsia="Yu Mincho" w:hAnsi="Times New Roman"/>
          <w:szCs w:val="20"/>
          <w:lang w:eastAsia="ja-JP"/>
        </w:rPr>
        <w:t>RAN1 to select one of the two options, combine the two options, or select both options in RAN1#110</w:t>
      </w:r>
    </w:p>
    <w:p w14:paraId="3CEF717D" w14:textId="77777777" w:rsidR="00620BEF" w:rsidRPr="00620BEF" w:rsidRDefault="00620BEF" w:rsidP="00620BEF">
      <w:pPr>
        <w:rPr>
          <w:rFonts w:ascii="Times New Roman" w:hAnsi="Times New Roman"/>
          <w:szCs w:val="20"/>
          <w:lang w:eastAsia="x-none"/>
        </w:rPr>
      </w:pPr>
    </w:p>
    <w:p w14:paraId="12E68541" w14:textId="77777777" w:rsidR="00620BEF" w:rsidRPr="00620BEF" w:rsidRDefault="00620BEF" w:rsidP="00620BEF">
      <w:pPr>
        <w:rPr>
          <w:rFonts w:ascii="Times New Roman" w:eastAsia="Yu Mincho" w:hAnsi="Times New Roman"/>
          <w:szCs w:val="20"/>
          <w:u w:val="single"/>
          <w:lang w:eastAsia="ja-JP"/>
        </w:rPr>
      </w:pPr>
      <w:r w:rsidRPr="00620BEF">
        <w:rPr>
          <w:rFonts w:ascii="Times New Roman" w:eastAsia="Yu Mincho" w:hAnsi="Times New Roman"/>
          <w:szCs w:val="20"/>
          <w:u w:val="single"/>
          <w:lang w:eastAsia="ja-JP"/>
        </w:rPr>
        <w:t>Conclusion</w:t>
      </w:r>
    </w:p>
    <w:p w14:paraId="3092BF18" w14:textId="77777777" w:rsidR="00620BEF" w:rsidRPr="00620BEF" w:rsidRDefault="00620BEF" w:rsidP="00620BEF">
      <w:pPr>
        <w:rPr>
          <w:rFonts w:ascii="Times New Roman" w:eastAsia="Yu Mincho" w:hAnsi="Times New Roman"/>
          <w:szCs w:val="20"/>
          <w:lang w:eastAsia="ja-JP"/>
        </w:rPr>
      </w:pPr>
      <w:r w:rsidRPr="00620BEF">
        <w:rPr>
          <w:rFonts w:ascii="Times New Roman" w:eastAsia="Yu Mincho" w:hAnsi="Times New Roman"/>
          <w:szCs w:val="20"/>
          <w:lang w:eastAsia="ja-JP"/>
        </w:rPr>
        <w:t>Legacy UE mechanism is sufficient to achieve DL/UL timing for NCR-MT</w:t>
      </w:r>
    </w:p>
    <w:p w14:paraId="08B9C334" w14:textId="77777777" w:rsidR="00620BEF" w:rsidRPr="00620BEF" w:rsidRDefault="00620BEF" w:rsidP="00620BEF">
      <w:pPr>
        <w:rPr>
          <w:rFonts w:ascii="Times New Roman" w:hAnsi="Times New Roman"/>
          <w:szCs w:val="20"/>
          <w:lang w:eastAsia="x-none"/>
        </w:rPr>
      </w:pPr>
    </w:p>
    <w:p w14:paraId="417A5DB7" w14:textId="77777777" w:rsidR="00620BEF" w:rsidRPr="00620BEF" w:rsidRDefault="00620BEF" w:rsidP="00620BEF">
      <w:pPr>
        <w:rPr>
          <w:rFonts w:ascii="Times New Roman" w:hAnsi="Times New Roman"/>
          <w:szCs w:val="20"/>
          <w:lang w:eastAsia="x-none"/>
        </w:rPr>
      </w:pPr>
    </w:p>
    <w:p w14:paraId="536B314A" w14:textId="187D1A94" w:rsidR="00620BEF" w:rsidRPr="00AF38CA" w:rsidRDefault="001B5688" w:rsidP="00620BEF">
      <w:pPr>
        <w:rPr>
          <w:b/>
          <w:bCs/>
          <w:lang w:eastAsia="x-none"/>
        </w:rPr>
      </w:pPr>
      <w:hyperlink r:id="rId2652" w:history="1">
        <w:r w:rsidR="000B5C49">
          <w:rPr>
            <w:rStyle w:val="Hyperlink"/>
            <w:b/>
            <w:bCs/>
            <w:lang w:eastAsia="x-none"/>
          </w:rPr>
          <w:t>R1-2205519</w:t>
        </w:r>
      </w:hyperlink>
      <w:r w:rsidR="00AF38CA" w:rsidRPr="00AF38CA">
        <w:rPr>
          <w:b/>
          <w:bCs/>
          <w:lang w:eastAsia="x-none"/>
        </w:rPr>
        <w:tab/>
        <w:t>Summary#3 on L1/L2 signaling for side control information</w:t>
      </w:r>
      <w:r w:rsidR="00AF38CA" w:rsidRPr="00AF38CA">
        <w:rPr>
          <w:b/>
          <w:bCs/>
          <w:lang w:eastAsia="x-none"/>
        </w:rPr>
        <w:tab/>
        <w:t>Moderator (Fujitsu)</w:t>
      </w:r>
    </w:p>
    <w:p w14:paraId="0E19ECAC" w14:textId="0527F8BE" w:rsidR="00AF38CA" w:rsidRDefault="00AF38CA" w:rsidP="00620BEF">
      <w:pPr>
        <w:rPr>
          <w:lang w:eastAsia="x-none"/>
        </w:rPr>
      </w:pPr>
      <w:r>
        <w:rPr>
          <w:lang w:eastAsia="x-none"/>
        </w:rPr>
        <w:t>From May 19</w:t>
      </w:r>
      <w:r w:rsidRPr="00AF38CA">
        <w:rPr>
          <w:vertAlign w:val="superscript"/>
          <w:lang w:eastAsia="x-none"/>
        </w:rPr>
        <w:t>th</w:t>
      </w:r>
      <w:r>
        <w:rPr>
          <w:lang w:eastAsia="x-none"/>
        </w:rPr>
        <w:t xml:space="preserve"> GTW session</w:t>
      </w:r>
    </w:p>
    <w:p w14:paraId="3BD6648D" w14:textId="77777777" w:rsidR="00AF38CA" w:rsidRPr="00924A53" w:rsidRDefault="00AF38CA" w:rsidP="00AF38CA">
      <w:pPr>
        <w:rPr>
          <w:rFonts w:eastAsia="Malgun Gothic"/>
          <w:highlight w:val="green"/>
          <w:lang w:val="en-US" w:eastAsia="ja-JP"/>
        </w:rPr>
      </w:pPr>
      <w:r w:rsidRPr="00924A53">
        <w:rPr>
          <w:highlight w:val="green"/>
          <w:lang w:eastAsia="ja-JP"/>
        </w:rPr>
        <w:t>Agreement</w:t>
      </w:r>
    </w:p>
    <w:p w14:paraId="662FE929" w14:textId="77777777" w:rsidR="00AF38CA" w:rsidRPr="00AF38CA" w:rsidRDefault="00AF38CA" w:rsidP="00AF38CA">
      <w:pPr>
        <w:rPr>
          <w:lang w:val="en-US"/>
        </w:rPr>
      </w:pPr>
      <w:r w:rsidRPr="00AF38CA">
        <w:lastRenderedPageBreak/>
        <w:t>For the parameters in the necessary configurations for L1/L2 signaling, the existing parameters for PDCCH, PDSCH, PUCCH, PUSCH, DCI, UCI and MAC CE in Rel-17 are the baseline for further discussion.</w:t>
      </w:r>
    </w:p>
    <w:p w14:paraId="5710B172" w14:textId="77777777" w:rsidR="00AF38CA" w:rsidRPr="00AF38CA" w:rsidRDefault="00AF38CA" w:rsidP="00CF6E6D">
      <w:pPr>
        <w:pStyle w:val="ListParagraph"/>
        <w:numPr>
          <w:ilvl w:val="0"/>
          <w:numId w:val="264"/>
        </w:numPr>
        <w:rPr>
          <w:rFonts w:eastAsia="Times New Roman"/>
          <w:lang w:val="en-US"/>
        </w:rPr>
      </w:pPr>
      <w:r w:rsidRPr="00AF38CA">
        <w:rPr>
          <w:rFonts w:eastAsia="Times New Roman"/>
          <w:lang w:val="en-US"/>
        </w:rPr>
        <w:t xml:space="preserve">Note 1: This does not imply that all Rel-17 parameters will be supported for the NCR-MT. </w:t>
      </w:r>
    </w:p>
    <w:p w14:paraId="36743D4E" w14:textId="77777777" w:rsidR="00AF38CA" w:rsidRPr="00AF38CA" w:rsidRDefault="00AF38CA" w:rsidP="00CF6E6D">
      <w:pPr>
        <w:pStyle w:val="ListParagraph"/>
        <w:numPr>
          <w:ilvl w:val="0"/>
          <w:numId w:val="264"/>
        </w:numPr>
        <w:rPr>
          <w:rFonts w:eastAsia="Times New Roman"/>
          <w:lang w:val="en-US"/>
        </w:rPr>
      </w:pPr>
      <w:r w:rsidRPr="00AF38CA">
        <w:rPr>
          <w:rFonts w:eastAsia="Times New Roman"/>
          <w:lang w:val="en-US"/>
        </w:rPr>
        <w:t>Note 2: This does not imply that PUCCH, PUSCH, UCI and MAC CE are currently agreed to be supported. Further consideration is needed.</w:t>
      </w:r>
    </w:p>
    <w:p w14:paraId="2460997A" w14:textId="77777777" w:rsidR="00AF38CA" w:rsidRDefault="00AF38CA" w:rsidP="00AF38CA">
      <w:pPr>
        <w:rPr>
          <w:lang w:eastAsia="x-none"/>
        </w:rPr>
      </w:pPr>
    </w:p>
    <w:p w14:paraId="41CBD0E7" w14:textId="77777777" w:rsidR="00162F1C" w:rsidRDefault="00162F1C" w:rsidP="00162F1C">
      <w:pPr>
        <w:rPr>
          <w:rFonts w:ascii="Times New Roman" w:hAnsi="Times New Roman"/>
          <w:szCs w:val="20"/>
          <w:lang w:eastAsia="x-none"/>
        </w:rPr>
      </w:pPr>
      <w:r w:rsidRPr="00162F1C">
        <w:rPr>
          <w:rFonts w:ascii="Times New Roman" w:hAnsi="Times New Roman"/>
          <w:b/>
          <w:bCs/>
          <w:szCs w:val="20"/>
          <w:lang w:eastAsia="x-none"/>
        </w:rPr>
        <w:t>Decision:</w:t>
      </w:r>
      <w:r>
        <w:rPr>
          <w:rFonts w:ascii="Times New Roman" w:hAnsi="Times New Roman"/>
          <w:szCs w:val="20"/>
          <w:lang w:eastAsia="x-none"/>
        </w:rPr>
        <w:t xml:space="preserve"> As per email decision posted on May 24</w:t>
      </w:r>
      <w:r w:rsidRPr="00162F1C">
        <w:rPr>
          <w:rFonts w:ascii="Times New Roman" w:hAnsi="Times New Roman"/>
          <w:szCs w:val="20"/>
          <w:vertAlign w:val="superscript"/>
          <w:lang w:eastAsia="x-none"/>
        </w:rPr>
        <w:t>th</w:t>
      </w:r>
      <w:r>
        <w:rPr>
          <w:rFonts w:ascii="Times New Roman" w:hAnsi="Times New Roman"/>
          <w:szCs w:val="20"/>
          <w:lang w:eastAsia="x-none"/>
        </w:rPr>
        <w:t>,</w:t>
      </w:r>
    </w:p>
    <w:p w14:paraId="7640B2CE" w14:textId="77777777" w:rsidR="00162F1C" w:rsidRPr="00924A53" w:rsidRDefault="00162F1C" w:rsidP="00162F1C">
      <w:pPr>
        <w:rPr>
          <w:rFonts w:eastAsia="Malgun Gothic"/>
          <w:highlight w:val="green"/>
          <w:lang w:val="en-US" w:eastAsia="ja-JP"/>
        </w:rPr>
      </w:pPr>
      <w:r w:rsidRPr="00924A53">
        <w:rPr>
          <w:highlight w:val="green"/>
          <w:lang w:eastAsia="ja-JP"/>
        </w:rPr>
        <w:t>Agreement</w:t>
      </w:r>
    </w:p>
    <w:p w14:paraId="2B18855E" w14:textId="77777777" w:rsidR="00162F1C" w:rsidRPr="00114538" w:rsidRDefault="00162F1C" w:rsidP="00162F1C">
      <w:pPr>
        <w:rPr>
          <w:rFonts w:ascii="Times New Roman" w:eastAsia="Malgun Gothic" w:hAnsi="Times New Roman"/>
          <w:sz w:val="24"/>
          <w:lang w:eastAsia="ko-KR"/>
        </w:rPr>
      </w:pPr>
      <w:r w:rsidRPr="00114538">
        <w:rPr>
          <w:iCs/>
        </w:rPr>
        <w:t>For the signaling of information on UL-DL TDD configuration, if the NCR-MT can acquire the TDD configuration as legacy UEs or from the OAM, new signaling may not be necessary.</w:t>
      </w:r>
    </w:p>
    <w:p w14:paraId="66C13CCA" w14:textId="77777777" w:rsidR="00162F1C" w:rsidRPr="00162F1C" w:rsidRDefault="00162F1C" w:rsidP="00CF6E6D">
      <w:pPr>
        <w:pStyle w:val="ListParagraph"/>
        <w:numPr>
          <w:ilvl w:val="0"/>
          <w:numId w:val="584"/>
        </w:numPr>
        <w:rPr>
          <w:rFonts w:eastAsia="Times New Roman"/>
        </w:rPr>
      </w:pPr>
      <w:r w:rsidRPr="00162F1C">
        <w:rPr>
          <w:rStyle w:val="Emphasis"/>
          <w:rFonts w:eastAsia="Times New Roman"/>
          <w:i w:val="0"/>
        </w:rPr>
        <w:t>Note 1: The same TDD UL/DL configuration is assumed for C-link and backhaul link and access link if the NCR-MT and the NCR-Fwd are in the same frequency band.</w:t>
      </w:r>
    </w:p>
    <w:p w14:paraId="1E4602D4" w14:textId="77777777" w:rsidR="00162F1C" w:rsidRPr="00162F1C" w:rsidRDefault="00162F1C" w:rsidP="00CF6E6D">
      <w:pPr>
        <w:pStyle w:val="ListParagraph"/>
        <w:numPr>
          <w:ilvl w:val="0"/>
          <w:numId w:val="584"/>
        </w:numPr>
        <w:rPr>
          <w:rFonts w:eastAsia="Times New Roman"/>
        </w:rPr>
      </w:pPr>
      <w:r w:rsidRPr="00162F1C">
        <w:rPr>
          <w:rStyle w:val="Emphasis"/>
          <w:rFonts w:eastAsia="Times New Roman"/>
          <w:i w:val="0"/>
        </w:rPr>
        <w:t>FFS: Other cases where new signaling may be necessary.</w:t>
      </w:r>
    </w:p>
    <w:p w14:paraId="068E9D31" w14:textId="77777777" w:rsidR="00162F1C" w:rsidRPr="00924A53" w:rsidRDefault="00162F1C" w:rsidP="00162F1C">
      <w:pPr>
        <w:rPr>
          <w:rFonts w:eastAsia="Malgun Gothic"/>
          <w:highlight w:val="green"/>
          <w:lang w:val="en-US" w:eastAsia="ja-JP"/>
        </w:rPr>
      </w:pPr>
      <w:r w:rsidRPr="00924A53">
        <w:rPr>
          <w:highlight w:val="green"/>
          <w:lang w:eastAsia="ja-JP"/>
        </w:rPr>
        <w:t>Agreement</w:t>
      </w:r>
    </w:p>
    <w:p w14:paraId="28310B96" w14:textId="77777777" w:rsidR="00162F1C" w:rsidRPr="00114538" w:rsidRDefault="00162F1C" w:rsidP="00162F1C">
      <w:pPr>
        <w:rPr>
          <w:rFonts w:ascii="Times New Roman" w:hAnsi="Times New Roman"/>
          <w:i/>
          <w:sz w:val="24"/>
        </w:rPr>
      </w:pPr>
      <w:r w:rsidRPr="00114538">
        <w:rPr>
          <w:rStyle w:val="Emphasis"/>
          <w:i w:val="0"/>
          <w:szCs w:val="20"/>
        </w:rPr>
        <w:t>For the signaling of the side control information of timing to align transmission / reception boundaries, new signaling may be unnecessary.</w:t>
      </w:r>
    </w:p>
    <w:p w14:paraId="7C964877" w14:textId="77777777" w:rsidR="00162F1C" w:rsidRPr="00162F1C" w:rsidRDefault="00162F1C" w:rsidP="00CF6E6D">
      <w:pPr>
        <w:pStyle w:val="ListParagraph"/>
        <w:numPr>
          <w:ilvl w:val="0"/>
          <w:numId w:val="585"/>
        </w:numPr>
        <w:rPr>
          <w:rFonts w:eastAsia="Times New Roman"/>
          <w:i/>
        </w:rPr>
      </w:pPr>
      <w:r w:rsidRPr="00162F1C">
        <w:rPr>
          <w:rStyle w:val="Emphasis"/>
          <w:rFonts w:eastAsia="Times New Roman"/>
          <w:i w:val="0"/>
        </w:rPr>
        <w:t>FFS: the impact of internal delay</w:t>
      </w:r>
    </w:p>
    <w:p w14:paraId="02EAC18C" w14:textId="77777777" w:rsidR="00162F1C" w:rsidRPr="00114538" w:rsidRDefault="00162F1C" w:rsidP="00162F1C">
      <w:pPr>
        <w:rPr>
          <w:rFonts w:eastAsia="Malgun Gothic"/>
          <w:highlight w:val="green"/>
          <w:lang w:val="en-US" w:eastAsia="ja-JP"/>
        </w:rPr>
      </w:pPr>
      <w:r w:rsidRPr="00114538">
        <w:rPr>
          <w:highlight w:val="green"/>
          <w:lang w:eastAsia="ja-JP"/>
        </w:rPr>
        <w:t>Agreement</w:t>
      </w:r>
    </w:p>
    <w:p w14:paraId="030FB6BC" w14:textId="209335E8" w:rsidR="00162F1C" w:rsidRPr="00114538" w:rsidRDefault="00162F1C" w:rsidP="00162F1C">
      <w:pPr>
        <w:rPr>
          <w:rFonts w:ascii="Times New Roman" w:hAnsi="Times New Roman"/>
          <w:sz w:val="24"/>
        </w:rPr>
      </w:pPr>
      <w:r w:rsidRPr="00114538">
        <w:rPr>
          <w:rStyle w:val="Emphasis"/>
          <w:i w:val="0"/>
          <w:szCs w:val="20"/>
        </w:rPr>
        <w:t>The</w:t>
      </w:r>
      <w:r>
        <w:rPr>
          <w:rStyle w:val="Emphasis"/>
          <w:i w:val="0"/>
          <w:szCs w:val="20"/>
        </w:rPr>
        <w:t xml:space="preserve"> </w:t>
      </w:r>
      <w:r w:rsidRPr="00114538">
        <w:rPr>
          <w:rStyle w:val="Emphasis"/>
          <w:i w:val="0"/>
          <w:szCs w:val="20"/>
        </w:rPr>
        <w:t>time at which the NCR applies an access link beam indication should be considered.</w:t>
      </w:r>
    </w:p>
    <w:p w14:paraId="0CE1F77C" w14:textId="4A87D0F5" w:rsidR="00162F1C" w:rsidRPr="00162F1C" w:rsidRDefault="00162F1C" w:rsidP="00162F1C">
      <w:pPr>
        <w:rPr>
          <w:rFonts w:ascii="Times New Roman" w:hAnsi="Times New Roman"/>
          <w:szCs w:val="20"/>
        </w:rPr>
      </w:pPr>
    </w:p>
    <w:p w14:paraId="53E00876" w14:textId="77777777" w:rsidR="00162F1C" w:rsidRPr="00114538" w:rsidRDefault="00162F1C" w:rsidP="00162F1C">
      <w:pPr>
        <w:rPr>
          <w:rFonts w:eastAsia="Malgun Gothic"/>
          <w:highlight w:val="green"/>
          <w:lang w:val="en-US" w:eastAsia="ja-JP"/>
        </w:rPr>
      </w:pPr>
      <w:r w:rsidRPr="00114538">
        <w:rPr>
          <w:highlight w:val="green"/>
          <w:lang w:eastAsia="ja-JP"/>
        </w:rPr>
        <w:t>Agreement</w:t>
      </w:r>
    </w:p>
    <w:p w14:paraId="54B186D4" w14:textId="77777777" w:rsidR="00162F1C" w:rsidRPr="00114538" w:rsidRDefault="00162F1C" w:rsidP="00162F1C">
      <w:pPr>
        <w:rPr>
          <w:rFonts w:ascii="Times New Roman" w:hAnsi="Times New Roman"/>
          <w:i/>
          <w:sz w:val="24"/>
        </w:rPr>
      </w:pPr>
      <w:r w:rsidRPr="00114538">
        <w:rPr>
          <w:rStyle w:val="Emphasis"/>
          <w:i w:val="0"/>
          <w:szCs w:val="20"/>
        </w:rPr>
        <w:t>As for the time-domain granularity of the access link beam indication,</w:t>
      </w:r>
      <w:r w:rsidRPr="00114538">
        <w:rPr>
          <w:rStyle w:val="apple-converted-space"/>
          <w:i/>
          <w:iCs/>
          <w:szCs w:val="20"/>
        </w:rPr>
        <w:t> </w:t>
      </w:r>
      <w:r w:rsidRPr="00114538">
        <w:rPr>
          <w:rStyle w:val="Emphasis"/>
          <w:i w:val="0"/>
          <w:szCs w:val="20"/>
        </w:rPr>
        <w:t>one or both</w:t>
      </w:r>
      <w:r w:rsidRPr="00114538">
        <w:rPr>
          <w:rStyle w:val="apple-converted-space"/>
          <w:i/>
          <w:iCs/>
          <w:color w:val="FF0000"/>
          <w:szCs w:val="20"/>
        </w:rPr>
        <w:t> </w:t>
      </w:r>
      <w:r w:rsidRPr="00114538">
        <w:rPr>
          <w:rStyle w:val="Emphasis"/>
          <w:i w:val="0"/>
          <w:szCs w:val="20"/>
        </w:rPr>
        <w:t>of</w:t>
      </w:r>
      <w:r w:rsidRPr="00114538">
        <w:rPr>
          <w:rStyle w:val="apple-converted-space"/>
          <w:i/>
          <w:iCs/>
          <w:szCs w:val="20"/>
        </w:rPr>
        <w:t> </w:t>
      </w:r>
      <w:r w:rsidRPr="00114538">
        <w:rPr>
          <w:rStyle w:val="Emphasis"/>
          <w:i w:val="0"/>
          <w:szCs w:val="20"/>
        </w:rPr>
        <w:t>the following options can</w:t>
      </w:r>
      <w:r w:rsidRPr="00114538">
        <w:rPr>
          <w:rStyle w:val="apple-converted-space"/>
          <w:i/>
          <w:iCs/>
          <w:szCs w:val="20"/>
        </w:rPr>
        <w:t> </w:t>
      </w:r>
      <w:r w:rsidRPr="00114538">
        <w:rPr>
          <w:rStyle w:val="Emphasis"/>
          <w:i w:val="0"/>
          <w:szCs w:val="20"/>
        </w:rPr>
        <w:t>be considered:</w:t>
      </w:r>
    </w:p>
    <w:p w14:paraId="398E5339" w14:textId="77777777" w:rsidR="00162F1C" w:rsidRPr="00162F1C" w:rsidRDefault="00162F1C" w:rsidP="00CF6E6D">
      <w:pPr>
        <w:pStyle w:val="ListParagraph"/>
        <w:numPr>
          <w:ilvl w:val="0"/>
          <w:numId w:val="585"/>
        </w:numPr>
        <w:rPr>
          <w:rFonts w:eastAsia="Times New Roman"/>
          <w:i/>
        </w:rPr>
      </w:pPr>
      <w:r w:rsidRPr="00162F1C">
        <w:rPr>
          <w:rStyle w:val="Emphasis"/>
          <w:rFonts w:eastAsia="Times New Roman"/>
          <w:i w:val="0"/>
        </w:rPr>
        <w:t>Option 1: slot-level</w:t>
      </w:r>
    </w:p>
    <w:p w14:paraId="241B943D" w14:textId="77777777" w:rsidR="00162F1C" w:rsidRPr="00162F1C" w:rsidRDefault="00162F1C" w:rsidP="00CF6E6D">
      <w:pPr>
        <w:pStyle w:val="ListParagraph"/>
        <w:numPr>
          <w:ilvl w:val="0"/>
          <w:numId w:val="585"/>
        </w:numPr>
        <w:rPr>
          <w:rFonts w:eastAsia="Times New Roman"/>
          <w:i/>
        </w:rPr>
      </w:pPr>
      <w:r w:rsidRPr="00162F1C">
        <w:rPr>
          <w:rStyle w:val="Emphasis"/>
          <w:rFonts w:eastAsia="Times New Roman"/>
          <w:i w:val="0"/>
        </w:rPr>
        <w:t>Option 2: symbol-level</w:t>
      </w:r>
    </w:p>
    <w:p w14:paraId="697E555B" w14:textId="29CFB0BC" w:rsidR="00AF38CA" w:rsidRPr="00240024" w:rsidRDefault="00162F1C" w:rsidP="00CF6E6D">
      <w:pPr>
        <w:pStyle w:val="ListParagraph"/>
        <w:numPr>
          <w:ilvl w:val="0"/>
          <w:numId w:val="585"/>
        </w:numPr>
        <w:rPr>
          <w:rFonts w:eastAsia="Times New Roman"/>
          <w:i/>
        </w:rPr>
      </w:pPr>
      <w:r w:rsidRPr="00162F1C">
        <w:rPr>
          <w:rStyle w:val="Emphasis"/>
          <w:rFonts w:eastAsia="Times New Roman"/>
          <w:i w:val="0"/>
        </w:rPr>
        <w:t>FFS: The details of indication signaling</w:t>
      </w:r>
    </w:p>
    <w:p w14:paraId="45C977CB" w14:textId="4A7C2F23" w:rsidR="008F4B8C" w:rsidRDefault="008F4B8C" w:rsidP="00E9666D">
      <w:pPr>
        <w:pStyle w:val="Heading3"/>
      </w:pPr>
      <w:bookmarkStart w:id="378" w:name="_Toc101357093"/>
      <w:bookmarkStart w:id="379" w:name="_Toc105521431"/>
      <w:r w:rsidRPr="003B3DC0">
        <w:t>Other</w:t>
      </w:r>
      <w:bookmarkEnd w:id="378"/>
      <w:bookmarkEnd w:id="379"/>
    </w:p>
    <w:p w14:paraId="5D05830E" w14:textId="234CB9C6" w:rsidR="008F4B8C" w:rsidRDefault="001B5688" w:rsidP="008F4B8C">
      <w:pPr>
        <w:rPr>
          <w:lang w:eastAsia="x-none"/>
        </w:rPr>
      </w:pPr>
      <w:hyperlink r:id="rId2653" w:history="1">
        <w:r w:rsidR="000B5C49">
          <w:rPr>
            <w:rStyle w:val="Hyperlink"/>
            <w:lang w:eastAsia="x-none"/>
          </w:rPr>
          <w:t>R1-2203239</w:t>
        </w:r>
      </w:hyperlink>
      <w:r w:rsidR="008F4B8C">
        <w:rPr>
          <w:lang w:eastAsia="x-none"/>
        </w:rPr>
        <w:tab/>
        <w:t>Discussion on other issues for NR network-controlled repeater</w:t>
      </w:r>
      <w:r w:rsidR="008F4B8C">
        <w:rPr>
          <w:lang w:eastAsia="x-none"/>
        </w:rPr>
        <w:tab/>
        <w:t>ZTE</w:t>
      </w:r>
    </w:p>
    <w:p w14:paraId="3781A7E6" w14:textId="064B08DC" w:rsidR="008F4B8C" w:rsidRDefault="001B5688" w:rsidP="008F4B8C">
      <w:pPr>
        <w:rPr>
          <w:lang w:eastAsia="x-none"/>
        </w:rPr>
      </w:pPr>
      <w:hyperlink r:id="rId2654" w:history="1">
        <w:r w:rsidR="000B5C49">
          <w:rPr>
            <w:rStyle w:val="Hyperlink"/>
            <w:lang w:eastAsia="x-none"/>
          </w:rPr>
          <w:t>R1-2203580</w:t>
        </w:r>
      </w:hyperlink>
      <w:r w:rsidR="008F4B8C">
        <w:rPr>
          <w:lang w:eastAsia="x-none"/>
        </w:rPr>
        <w:tab/>
        <w:t>Discussion on in-band repeater</w:t>
      </w:r>
      <w:r w:rsidR="008F4B8C">
        <w:rPr>
          <w:lang w:eastAsia="x-none"/>
        </w:rPr>
        <w:tab/>
        <w:t>vivo</w:t>
      </w:r>
    </w:p>
    <w:p w14:paraId="0412E70B" w14:textId="0356C52E" w:rsidR="008F4B8C" w:rsidRDefault="001B5688" w:rsidP="008F4B8C">
      <w:pPr>
        <w:rPr>
          <w:lang w:eastAsia="x-none"/>
        </w:rPr>
      </w:pPr>
      <w:hyperlink r:id="rId2655" w:history="1">
        <w:r w:rsidR="000B5C49">
          <w:rPr>
            <w:rStyle w:val="Hyperlink"/>
            <w:lang w:eastAsia="x-none"/>
          </w:rPr>
          <w:t>R1-2204067</w:t>
        </w:r>
      </w:hyperlink>
      <w:r w:rsidR="008F4B8C">
        <w:rPr>
          <w:lang w:eastAsia="x-none"/>
        </w:rPr>
        <w:tab/>
        <w:t>Deployment Scenarios for Network-Controlled Repeaters</w:t>
      </w:r>
      <w:r w:rsidR="008F4B8C">
        <w:rPr>
          <w:lang w:eastAsia="x-none"/>
        </w:rPr>
        <w:tab/>
        <w:t>Charter Communications, Inc</w:t>
      </w:r>
    </w:p>
    <w:p w14:paraId="64364538" w14:textId="62449ACD" w:rsidR="008F4B8C" w:rsidRDefault="001B5688" w:rsidP="008F4B8C">
      <w:pPr>
        <w:rPr>
          <w:lang w:eastAsia="x-none"/>
        </w:rPr>
      </w:pPr>
      <w:hyperlink r:id="rId2656" w:history="1">
        <w:r w:rsidR="000B5C49">
          <w:rPr>
            <w:rStyle w:val="Hyperlink"/>
            <w:lang w:eastAsia="x-none"/>
          </w:rPr>
          <w:t>R1-2204534</w:t>
        </w:r>
      </w:hyperlink>
      <w:r w:rsidR="008F4B8C">
        <w:rPr>
          <w:lang w:eastAsia="x-none"/>
        </w:rPr>
        <w:tab/>
        <w:t>Discussion on operation scenarios for NCR</w:t>
      </w:r>
      <w:r w:rsidR="008F4B8C">
        <w:rPr>
          <w:lang w:eastAsia="x-none"/>
        </w:rPr>
        <w:tab/>
        <w:t>LG Electronics</w:t>
      </w:r>
    </w:p>
    <w:p w14:paraId="110A6657" w14:textId="0C8144FD" w:rsidR="008F4B8C" w:rsidRDefault="001B5688" w:rsidP="008F4B8C">
      <w:pPr>
        <w:rPr>
          <w:lang w:eastAsia="x-none"/>
        </w:rPr>
      </w:pPr>
      <w:hyperlink r:id="rId2657" w:history="1">
        <w:r w:rsidR="000B5C49">
          <w:rPr>
            <w:rStyle w:val="Hyperlink"/>
            <w:lang w:eastAsia="x-none"/>
          </w:rPr>
          <w:t>R1-2204644</w:t>
        </w:r>
      </w:hyperlink>
      <w:r w:rsidR="008F4B8C">
        <w:rPr>
          <w:lang w:eastAsia="x-none"/>
        </w:rPr>
        <w:tab/>
        <w:t>Terminology for NW-controlled repeaters</w:t>
      </w:r>
      <w:r w:rsidR="008F4B8C">
        <w:rPr>
          <w:lang w:eastAsia="x-none"/>
        </w:rPr>
        <w:tab/>
        <w:t>Ericsson</w:t>
      </w:r>
    </w:p>
    <w:p w14:paraId="5704C7C9" w14:textId="204D944A" w:rsidR="008F4B8C" w:rsidRPr="002216DD" w:rsidRDefault="001B5688" w:rsidP="008F4B8C">
      <w:pPr>
        <w:rPr>
          <w:lang w:eastAsia="x-none"/>
        </w:rPr>
      </w:pPr>
      <w:hyperlink r:id="rId2658" w:history="1">
        <w:r w:rsidR="000B5C49">
          <w:rPr>
            <w:rStyle w:val="Hyperlink"/>
            <w:lang w:eastAsia="x-none"/>
          </w:rPr>
          <w:t>R1-2204930</w:t>
        </w:r>
      </w:hyperlink>
      <w:r w:rsidR="008F4B8C">
        <w:rPr>
          <w:lang w:eastAsia="x-none"/>
        </w:rPr>
        <w:tab/>
        <w:t>Other considerations for NR network-controlled repeaters</w:t>
      </w:r>
      <w:r w:rsidR="008F4B8C">
        <w:rPr>
          <w:lang w:eastAsia="x-none"/>
        </w:rPr>
        <w:tab/>
        <w:t>Huawei, HiSilicon</w:t>
      </w:r>
    </w:p>
    <w:p w14:paraId="6D713BFD" w14:textId="77777777" w:rsidR="008F4B8C" w:rsidRPr="003B3DC0" w:rsidRDefault="008F4B8C" w:rsidP="00DF5C19">
      <w:pPr>
        <w:pStyle w:val="Heading2"/>
      </w:pPr>
      <w:bookmarkStart w:id="380" w:name="_Toc101357094"/>
      <w:bookmarkStart w:id="381" w:name="_Toc105521432"/>
      <w:r w:rsidRPr="003B3DC0">
        <w:t>Enhancement of NR Dynamic Spectrum Sharing (DSS)</w:t>
      </w:r>
      <w:bookmarkEnd w:id="380"/>
      <w:bookmarkEnd w:id="381"/>
    </w:p>
    <w:p w14:paraId="2C174E2D" w14:textId="5BF9D153" w:rsidR="008F4B8C" w:rsidRDefault="008F4B8C" w:rsidP="008F4B8C">
      <w:pPr>
        <w:rPr>
          <w:i/>
          <w:iCs/>
        </w:rPr>
      </w:pPr>
      <w:r w:rsidRPr="003B3DC0">
        <w:rPr>
          <w:i/>
          <w:iCs/>
        </w:rPr>
        <w:t xml:space="preserve">Please refer to </w:t>
      </w:r>
      <w:hyperlink r:id="rId2659" w:history="1">
        <w:r w:rsidRPr="003B3DC0">
          <w:rPr>
            <w:rStyle w:val="Hyperlink"/>
            <w:i/>
            <w:iCs/>
          </w:rPr>
          <w:t>RP-213575</w:t>
        </w:r>
      </w:hyperlink>
      <w:r w:rsidRPr="003B3DC0">
        <w:rPr>
          <w:i/>
          <w:iCs/>
        </w:rPr>
        <w:t xml:space="preserve"> for detailed scope of the WI.</w:t>
      </w:r>
    </w:p>
    <w:p w14:paraId="19E043CF" w14:textId="44CBD173" w:rsidR="002B6249" w:rsidRDefault="002B6249" w:rsidP="008F4B8C"/>
    <w:p w14:paraId="5ADA1E2B" w14:textId="54138A22" w:rsidR="001A1F25" w:rsidRPr="001A1F25" w:rsidRDefault="001B5688" w:rsidP="001A1F25">
      <w:pPr>
        <w:rPr>
          <w:b/>
          <w:bCs/>
        </w:rPr>
      </w:pPr>
      <w:hyperlink r:id="rId2660" w:history="1">
        <w:r w:rsidR="000B5C49">
          <w:rPr>
            <w:rStyle w:val="Hyperlink"/>
            <w:b/>
            <w:bCs/>
          </w:rPr>
          <w:t>R1-2205576</w:t>
        </w:r>
      </w:hyperlink>
      <w:r w:rsidR="001A1F25" w:rsidRPr="001A1F25">
        <w:rPr>
          <w:b/>
          <w:bCs/>
        </w:rPr>
        <w:tab/>
        <w:t>Session notes for 9.9 (Enhancement of NR Dynamic Spectrum Sharing (DSS))</w:t>
      </w:r>
      <w:r w:rsidR="001A1F25" w:rsidRPr="001A1F25">
        <w:rPr>
          <w:b/>
          <w:bCs/>
        </w:rPr>
        <w:tab/>
        <w:t>Ad-hoc Chair (CMCC)</w:t>
      </w:r>
    </w:p>
    <w:p w14:paraId="5A2F1233" w14:textId="77777777" w:rsidR="001A1F25" w:rsidRPr="002B6249" w:rsidRDefault="001A1F25" w:rsidP="008F4B8C"/>
    <w:p w14:paraId="151ED22B" w14:textId="02A98618" w:rsidR="008F4B8C" w:rsidRPr="002B6249" w:rsidRDefault="001B5688" w:rsidP="008F4B8C">
      <w:pPr>
        <w:rPr>
          <w:b/>
          <w:bCs/>
          <w:iCs/>
        </w:rPr>
      </w:pPr>
      <w:hyperlink r:id="rId2661" w:history="1">
        <w:r w:rsidR="000B5C49">
          <w:rPr>
            <w:rStyle w:val="Hyperlink"/>
            <w:b/>
            <w:bCs/>
            <w:iCs/>
          </w:rPr>
          <w:t>R1-2204884</w:t>
        </w:r>
      </w:hyperlink>
      <w:r w:rsidR="008F4B8C" w:rsidRPr="002B6249">
        <w:rPr>
          <w:b/>
          <w:bCs/>
          <w:iCs/>
        </w:rPr>
        <w:tab/>
        <w:t>Work plan for Rel18 WI on Enhancement of NR Dynamic spectrum sharing (DSS)</w:t>
      </w:r>
      <w:r w:rsidR="008F4B8C" w:rsidRPr="002B6249">
        <w:rPr>
          <w:b/>
          <w:bCs/>
          <w:iCs/>
        </w:rPr>
        <w:tab/>
        <w:t>Ericsson</w:t>
      </w:r>
    </w:p>
    <w:p w14:paraId="5A71697A" w14:textId="7BC84F67" w:rsidR="008F4B8C" w:rsidRDefault="008F4B8C" w:rsidP="002B6249">
      <w:pPr>
        <w:pStyle w:val="Heading3"/>
        <w:rPr>
          <w:lang w:val="en-US" w:eastAsia="ja-JP"/>
        </w:rPr>
      </w:pPr>
      <w:bookmarkStart w:id="382" w:name="_Toc101357095"/>
      <w:bookmarkStart w:id="383" w:name="_Toc105521433"/>
      <w:r>
        <w:rPr>
          <w:lang w:val="en-US" w:eastAsia="ja-JP"/>
        </w:rPr>
        <w:t>NR PDCCH reception in symbols wi</w:t>
      </w:r>
      <w:r w:rsidRPr="0050637A">
        <w:rPr>
          <w:rFonts w:hint="eastAsia"/>
          <w:lang w:val="en-US" w:eastAsia="ja-JP"/>
        </w:rPr>
        <w:t>t</w:t>
      </w:r>
      <w:r w:rsidRPr="0050637A">
        <w:rPr>
          <w:lang w:val="en-US" w:eastAsia="ja-JP"/>
        </w:rPr>
        <w:t>h LTE CRS R</w:t>
      </w:r>
      <w:r w:rsidR="00B06E33">
        <w:rPr>
          <w:lang w:val="en-US" w:eastAsia="ja-JP"/>
        </w:rPr>
        <w:t>E</w:t>
      </w:r>
      <w:r w:rsidRPr="0050637A">
        <w:rPr>
          <w:lang w:val="en-US" w:eastAsia="ja-JP"/>
        </w:rPr>
        <w:t>s</w:t>
      </w:r>
      <w:bookmarkEnd w:id="382"/>
      <w:bookmarkEnd w:id="383"/>
    </w:p>
    <w:p w14:paraId="22D9CDBC" w14:textId="200176F7" w:rsidR="00B06E33" w:rsidRPr="00B06E33" w:rsidRDefault="001B5688" w:rsidP="00B06E33">
      <w:pPr>
        <w:rPr>
          <w:b/>
          <w:bCs/>
          <w:lang w:val="en-US" w:eastAsia="ja-JP"/>
        </w:rPr>
      </w:pPr>
      <w:hyperlink r:id="rId2662" w:history="1">
        <w:r w:rsidR="000B5C49">
          <w:rPr>
            <w:rStyle w:val="Hyperlink"/>
            <w:b/>
            <w:bCs/>
            <w:lang w:val="en-US" w:eastAsia="ja-JP"/>
          </w:rPr>
          <w:t>R1-2204885</w:t>
        </w:r>
      </w:hyperlink>
      <w:r w:rsidR="00B06E33" w:rsidRPr="00B06E33">
        <w:rPr>
          <w:b/>
          <w:bCs/>
          <w:lang w:val="en-US" w:eastAsia="ja-JP"/>
        </w:rPr>
        <w:tab/>
        <w:t>NR PDCCH reception in symbols with LTE CRS REs</w:t>
      </w:r>
      <w:r w:rsidR="00B06E33" w:rsidRPr="00B06E33">
        <w:rPr>
          <w:b/>
          <w:bCs/>
          <w:lang w:val="en-US" w:eastAsia="ja-JP"/>
        </w:rPr>
        <w:tab/>
        <w:t>Ericsson</w:t>
      </w:r>
    </w:p>
    <w:p w14:paraId="2ABC160E" w14:textId="77777777" w:rsidR="007404E2" w:rsidRDefault="007404E2" w:rsidP="007A297D">
      <w:pPr>
        <w:pStyle w:val="ListParagraph"/>
        <w:numPr>
          <w:ilvl w:val="0"/>
          <w:numId w:val="97"/>
        </w:numPr>
        <w:spacing w:after="0"/>
        <w:ind w:left="714" w:hanging="357"/>
        <w:contextualSpacing w:val="0"/>
        <w:rPr>
          <w:szCs w:val="24"/>
          <w:lang w:val="en-US"/>
        </w:rPr>
      </w:pPr>
      <w:r w:rsidRPr="00FA52D6">
        <w:rPr>
          <w:szCs w:val="24"/>
          <w:lang w:val="en-US"/>
        </w:rPr>
        <w:t>Support NR PDCCH reception in symbols overlapping with LTE CRS</w:t>
      </w:r>
    </w:p>
    <w:p w14:paraId="65B94307" w14:textId="77777777" w:rsidR="007404E2" w:rsidRDefault="007404E2" w:rsidP="007404E2">
      <w:pPr>
        <w:rPr>
          <w:lang w:val="en-US" w:eastAsia="ko-KR"/>
        </w:rPr>
      </w:pPr>
      <w:r w:rsidRPr="005B48B9">
        <w:rPr>
          <w:b/>
          <w:bCs/>
          <w:lang w:val="en-US" w:eastAsia="ko-KR"/>
        </w:rPr>
        <w:t>Decision:</w:t>
      </w:r>
      <w:r>
        <w:rPr>
          <w:lang w:val="en-US" w:eastAsia="ko-KR"/>
        </w:rPr>
        <w:t xml:space="preserve"> The document is noted.</w:t>
      </w:r>
    </w:p>
    <w:p w14:paraId="1B45ED1C" w14:textId="77777777" w:rsidR="007404E2" w:rsidRDefault="007404E2" w:rsidP="00B06E33">
      <w:pPr>
        <w:rPr>
          <w:lang w:val="en-US" w:eastAsia="ja-JP"/>
        </w:rPr>
      </w:pPr>
    </w:p>
    <w:p w14:paraId="66CD33C3" w14:textId="21A5788E" w:rsidR="00B06E33" w:rsidRPr="00B06E33" w:rsidRDefault="001B5688" w:rsidP="00B06E33">
      <w:pPr>
        <w:rPr>
          <w:b/>
          <w:bCs/>
          <w:lang w:val="en-US" w:eastAsia="ja-JP"/>
        </w:rPr>
      </w:pPr>
      <w:hyperlink r:id="rId2663" w:history="1">
        <w:r w:rsidR="000B5C49">
          <w:rPr>
            <w:rStyle w:val="Hyperlink"/>
            <w:b/>
            <w:bCs/>
            <w:lang w:val="en-US" w:eastAsia="ja-JP"/>
          </w:rPr>
          <w:t>R1-2204709</w:t>
        </w:r>
      </w:hyperlink>
      <w:r w:rsidR="00B06E33" w:rsidRPr="00B06E33">
        <w:rPr>
          <w:b/>
          <w:bCs/>
          <w:lang w:val="en-US" w:eastAsia="ja-JP"/>
        </w:rPr>
        <w:tab/>
        <w:t>Discussion on NR PDCCH reception in symbols with LTE CRS REs</w:t>
      </w:r>
      <w:r w:rsidR="00B06E33" w:rsidRPr="00B06E33">
        <w:rPr>
          <w:b/>
          <w:bCs/>
          <w:lang w:val="en-US" w:eastAsia="ja-JP"/>
        </w:rPr>
        <w:tab/>
        <w:t>MediaTek Inc.</w:t>
      </w:r>
    </w:p>
    <w:p w14:paraId="24DC633B" w14:textId="77777777" w:rsidR="007404E2" w:rsidRPr="007404E2" w:rsidRDefault="007404E2" w:rsidP="007A297D">
      <w:pPr>
        <w:pStyle w:val="ListParagraph"/>
        <w:numPr>
          <w:ilvl w:val="0"/>
          <w:numId w:val="98"/>
        </w:numPr>
        <w:rPr>
          <w:sz w:val="18"/>
          <w:szCs w:val="18"/>
        </w:rPr>
      </w:pPr>
      <w:r w:rsidRPr="007404E2">
        <w:rPr>
          <w:sz w:val="18"/>
          <w:szCs w:val="18"/>
        </w:rPr>
        <w:fldChar w:fldCharType="begin"/>
      </w:r>
      <w:r w:rsidRPr="007404E2">
        <w:rPr>
          <w:sz w:val="18"/>
          <w:szCs w:val="18"/>
        </w:rPr>
        <w:instrText xml:space="preserve"> REF _Ref102062695 \h  \* MERGEFORMAT </w:instrText>
      </w:r>
      <w:r w:rsidRPr="007404E2">
        <w:rPr>
          <w:sz w:val="18"/>
          <w:szCs w:val="18"/>
        </w:rPr>
      </w:r>
      <w:r w:rsidRPr="007404E2">
        <w:rPr>
          <w:sz w:val="18"/>
          <w:szCs w:val="18"/>
        </w:rPr>
        <w:fldChar w:fldCharType="separate"/>
      </w:r>
      <w:r w:rsidRPr="007404E2">
        <w:rPr>
          <w:sz w:val="18"/>
          <w:szCs w:val="18"/>
        </w:rPr>
        <w:t xml:space="preserve">Proposal </w:t>
      </w:r>
      <w:r w:rsidRPr="007404E2">
        <w:rPr>
          <w:noProof/>
          <w:sz w:val="18"/>
          <w:szCs w:val="18"/>
        </w:rPr>
        <w:t>1</w:t>
      </w:r>
      <w:r w:rsidRPr="007404E2">
        <w:rPr>
          <w:sz w:val="18"/>
          <w:szCs w:val="18"/>
        </w:rPr>
        <w:t>: RAN1 adopts Table 1 as Rel-18 DSS simulation assumption for evaluation on the performance of puncturing PDCCH by LTE CRS</w:t>
      </w:r>
      <w:r w:rsidRPr="007404E2">
        <w:rPr>
          <w:sz w:val="18"/>
          <w:szCs w:val="18"/>
        </w:rPr>
        <w:fldChar w:fldCharType="end"/>
      </w:r>
    </w:p>
    <w:tbl>
      <w:tblPr>
        <w:tblW w:w="0" w:type="auto"/>
        <w:tblCellMar>
          <w:left w:w="0" w:type="dxa"/>
          <w:right w:w="0" w:type="dxa"/>
        </w:tblCellMar>
        <w:tblLook w:val="04A0" w:firstRow="1" w:lastRow="0" w:firstColumn="1" w:lastColumn="0" w:noHBand="0" w:noVBand="1"/>
      </w:tblPr>
      <w:tblGrid>
        <w:gridCol w:w="3471"/>
        <w:gridCol w:w="5581"/>
      </w:tblGrid>
      <w:tr w:rsidR="007404E2" w:rsidRPr="007404E2" w14:paraId="70E33819" w14:textId="77777777" w:rsidTr="0004317C">
        <w:tc>
          <w:tcPr>
            <w:tcW w:w="3471" w:type="dxa"/>
            <w:tcBorders>
              <w:top w:val="single" w:sz="8" w:space="0" w:color="000000"/>
              <w:left w:val="single" w:sz="8" w:space="0" w:color="000000"/>
              <w:bottom w:val="single" w:sz="8" w:space="0" w:color="000000"/>
              <w:right w:val="single" w:sz="8" w:space="0" w:color="000000"/>
            </w:tcBorders>
            <w:shd w:val="clear" w:color="auto" w:fill="D9D9D9"/>
            <w:tcMar>
              <w:top w:w="0" w:type="dxa"/>
              <w:left w:w="108" w:type="dxa"/>
              <w:bottom w:w="0" w:type="dxa"/>
              <w:right w:w="108" w:type="dxa"/>
            </w:tcMar>
            <w:hideMark/>
          </w:tcPr>
          <w:p w14:paraId="35D7A55A" w14:textId="77777777" w:rsidR="007404E2" w:rsidRPr="007404E2" w:rsidRDefault="007404E2" w:rsidP="0004317C">
            <w:pPr>
              <w:overflowPunct w:val="0"/>
              <w:autoSpaceDE w:val="0"/>
              <w:autoSpaceDN w:val="0"/>
              <w:snapToGrid w:val="0"/>
              <w:spacing w:after="60"/>
              <w:jc w:val="both"/>
              <w:rPr>
                <w:rFonts w:ascii="Arial" w:hAnsi="Arial" w:cs="Arial"/>
                <w:sz w:val="16"/>
                <w:szCs w:val="16"/>
              </w:rPr>
            </w:pPr>
            <w:r w:rsidRPr="007404E2">
              <w:rPr>
                <w:rFonts w:ascii="Arial" w:hAnsi="Arial" w:cs="Arial"/>
                <w:b/>
                <w:bCs/>
                <w:sz w:val="16"/>
                <w:szCs w:val="16"/>
                <w:lang w:eastAsia="sv-SE"/>
              </w:rPr>
              <w:t>Parameters</w:t>
            </w:r>
          </w:p>
        </w:tc>
        <w:tc>
          <w:tcPr>
            <w:tcW w:w="5581" w:type="dxa"/>
            <w:tcBorders>
              <w:top w:val="single" w:sz="8" w:space="0" w:color="000000"/>
              <w:left w:val="nil"/>
              <w:bottom w:val="single" w:sz="8" w:space="0" w:color="000000"/>
              <w:right w:val="single" w:sz="8" w:space="0" w:color="000000"/>
            </w:tcBorders>
            <w:shd w:val="clear" w:color="auto" w:fill="D9D9D9"/>
            <w:tcMar>
              <w:top w:w="0" w:type="dxa"/>
              <w:left w:w="108" w:type="dxa"/>
              <w:bottom w:w="0" w:type="dxa"/>
              <w:right w:w="108" w:type="dxa"/>
            </w:tcMar>
            <w:hideMark/>
          </w:tcPr>
          <w:p w14:paraId="2CEF3C26" w14:textId="77777777" w:rsidR="007404E2" w:rsidRPr="007404E2" w:rsidRDefault="007404E2" w:rsidP="0004317C">
            <w:pPr>
              <w:overflowPunct w:val="0"/>
              <w:autoSpaceDE w:val="0"/>
              <w:autoSpaceDN w:val="0"/>
              <w:snapToGrid w:val="0"/>
              <w:spacing w:after="60"/>
              <w:jc w:val="both"/>
              <w:rPr>
                <w:rFonts w:ascii="Arial" w:hAnsi="Arial" w:cs="Arial"/>
                <w:sz w:val="16"/>
                <w:szCs w:val="16"/>
              </w:rPr>
            </w:pPr>
            <w:r w:rsidRPr="007404E2">
              <w:rPr>
                <w:rFonts w:ascii="Arial" w:hAnsi="Arial" w:cs="Arial"/>
                <w:b/>
                <w:bCs/>
                <w:color w:val="000000"/>
                <w:sz w:val="16"/>
                <w:szCs w:val="16"/>
                <w:lang w:eastAsia="sv-SE"/>
              </w:rPr>
              <w:t>Values</w:t>
            </w:r>
          </w:p>
        </w:tc>
      </w:tr>
      <w:tr w:rsidR="007404E2" w:rsidRPr="007404E2" w14:paraId="3398D454" w14:textId="77777777" w:rsidTr="0004317C">
        <w:tc>
          <w:tcPr>
            <w:tcW w:w="3471"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57EBFD0F" w14:textId="77777777" w:rsidR="007404E2" w:rsidRPr="007404E2" w:rsidRDefault="007404E2" w:rsidP="0004317C">
            <w:pPr>
              <w:overflowPunct w:val="0"/>
              <w:autoSpaceDE w:val="0"/>
              <w:autoSpaceDN w:val="0"/>
              <w:snapToGrid w:val="0"/>
              <w:spacing w:after="60"/>
              <w:jc w:val="both"/>
              <w:rPr>
                <w:rFonts w:ascii="Arial" w:hAnsi="Arial" w:cs="Arial"/>
                <w:sz w:val="16"/>
                <w:szCs w:val="16"/>
              </w:rPr>
            </w:pPr>
            <w:r w:rsidRPr="007404E2">
              <w:rPr>
                <w:rFonts w:ascii="Arial" w:hAnsi="Arial" w:cs="Arial"/>
                <w:sz w:val="16"/>
                <w:szCs w:val="16"/>
                <w:lang w:eastAsia="sv-SE"/>
              </w:rPr>
              <w:t>Carrier frequency</w:t>
            </w:r>
          </w:p>
        </w:tc>
        <w:tc>
          <w:tcPr>
            <w:tcW w:w="5581" w:type="dxa"/>
            <w:tcBorders>
              <w:top w:val="nil"/>
              <w:left w:val="nil"/>
              <w:bottom w:val="single" w:sz="8" w:space="0" w:color="000000"/>
              <w:right w:val="single" w:sz="8" w:space="0" w:color="000000"/>
            </w:tcBorders>
            <w:tcMar>
              <w:top w:w="0" w:type="dxa"/>
              <w:left w:w="108" w:type="dxa"/>
              <w:bottom w:w="0" w:type="dxa"/>
              <w:right w:w="108" w:type="dxa"/>
            </w:tcMar>
            <w:hideMark/>
          </w:tcPr>
          <w:p w14:paraId="13580A89" w14:textId="77777777" w:rsidR="007404E2" w:rsidRPr="007404E2" w:rsidRDefault="007404E2" w:rsidP="0004317C">
            <w:pPr>
              <w:overflowPunct w:val="0"/>
              <w:autoSpaceDE w:val="0"/>
              <w:autoSpaceDN w:val="0"/>
              <w:snapToGrid w:val="0"/>
              <w:spacing w:after="60"/>
              <w:jc w:val="both"/>
              <w:rPr>
                <w:rFonts w:ascii="Arial" w:hAnsi="Arial" w:cs="Arial"/>
                <w:sz w:val="16"/>
                <w:szCs w:val="16"/>
              </w:rPr>
            </w:pPr>
            <w:r w:rsidRPr="007404E2">
              <w:rPr>
                <w:rFonts w:ascii="Arial" w:hAnsi="Arial" w:cs="Arial"/>
                <w:sz w:val="16"/>
                <w:szCs w:val="16"/>
                <w:lang w:eastAsia="ko-KR"/>
              </w:rPr>
              <w:t xml:space="preserve">2 GHz / 3 GHz </w:t>
            </w:r>
          </w:p>
        </w:tc>
      </w:tr>
      <w:tr w:rsidR="007404E2" w:rsidRPr="007404E2" w14:paraId="0B767DB4" w14:textId="77777777" w:rsidTr="0004317C">
        <w:tc>
          <w:tcPr>
            <w:tcW w:w="3471"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09167AF4" w14:textId="77777777" w:rsidR="007404E2" w:rsidRPr="007404E2" w:rsidRDefault="007404E2" w:rsidP="0004317C">
            <w:pPr>
              <w:overflowPunct w:val="0"/>
              <w:autoSpaceDE w:val="0"/>
              <w:autoSpaceDN w:val="0"/>
              <w:snapToGrid w:val="0"/>
              <w:spacing w:after="60"/>
              <w:jc w:val="both"/>
              <w:rPr>
                <w:rFonts w:ascii="Arial" w:hAnsi="Arial" w:cs="Arial"/>
                <w:sz w:val="16"/>
                <w:szCs w:val="16"/>
              </w:rPr>
            </w:pPr>
            <w:r w:rsidRPr="007404E2">
              <w:rPr>
                <w:rFonts w:ascii="Arial" w:hAnsi="Arial" w:cs="Arial"/>
                <w:sz w:val="16"/>
                <w:szCs w:val="16"/>
                <w:lang w:eastAsia="sv-SE"/>
              </w:rPr>
              <w:t>SCS</w:t>
            </w:r>
          </w:p>
        </w:tc>
        <w:tc>
          <w:tcPr>
            <w:tcW w:w="5581" w:type="dxa"/>
            <w:tcBorders>
              <w:top w:val="nil"/>
              <w:left w:val="nil"/>
              <w:bottom w:val="single" w:sz="8" w:space="0" w:color="000000"/>
              <w:right w:val="single" w:sz="8" w:space="0" w:color="000000"/>
            </w:tcBorders>
            <w:tcMar>
              <w:top w:w="0" w:type="dxa"/>
              <w:left w:w="108" w:type="dxa"/>
              <w:bottom w:w="0" w:type="dxa"/>
              <w:right w:w="108" w:type="dxa"/>
            </w:tcMar>
            <w:hideMark/>
          </w:tcPr>
          <w:p w14:paraId="3E778D5A" w14:textId="77777777" w:rsidR="007404E2" w:rsidRPr="007404E2" w:rsidRDefault="007404E2" w:rsidP="0004317C">
            <w:pPr>
              <w:overflowPunct w:val="0"/>
              <w:autoSpaceDE w:val="0"/>
              <w:autoSpaceDN w:val="0"/>
              <w:snapToGrid w:val="0"/>
              <w:spacing w:after="60"/>
              <w:rPr>
                <w:rFonts w:ascii="Arial" w:hAnsi="Arial" w:cs="Arial"/>
                <w:sz w:val="16"/>
                <w:szCs w:val="16"/>
              </w:rPr>
            </w:pPr>
            <w:r w:rsidRPr="007404E2">
              <w:rPr>
                <w:rFonts w:ascii="Arial" w:hAnsi="Arial" w:cs="Arial"/>
                <w:sz w:val="16"/>
                <w:szCs w:val="16"/>
                <w:lang w:eastAsia="ko-KR"/>
              </w:rPr>
              <w:t xml:space="preserve">15 kHz </w:t>
            </w:r>
          </w:p>
        </w:tc>
      </w:tr>
      <w:tr w:rsidR="007404E2" w:rsidRPr="007404E2" w14:paraId="58998104" w14:textId="77777777" w:rsidTr="0004317C">
        <w:tc>
          <w:tcPr>
            <w:tcW w:w="3471"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14:paraId="5BC12B38" w14:textId="77777777" w:rsidR="007404E2" w:rsidRPr="007404E2" w:rsidRDefault="007404E2" w:rsidP="0004317C">
            <w:pPr>
              <w:overflowPunct w:val="0"/>
              <w:autoSpaceDE w:val="0"/>
              <w:autoSpaceDN w:val="0"/>
              <w:snapToGrid w:val="0"/>
              <w:spacing w:after="60"/>
              <w:jc w:val="both"/>
              <w:rPr>
                <w:rFonts w:ascii="Arial" w:hAnsi="Arial" w:cs="Arial"/>
                <w:sz w:val="16"/>
                <w:szCs w:val="16"/>
                <w:lang w:eastAsia="ko-KR"/>
              </w:rPr>
            </w:pPr>
            <w:r w:rsidRPr="007404E2">
              <w:rPr>
                <w:rFonts w:ascii="Arial" w:hAnsi="Arial" w:cs="Arial"/>
                <w:sz w:val="16"/>
                <w:szCs w:val="16"/>
                <w:lang w:eastAsia="ko-KR"/>
              </w:rPr>
              <w:t>PDCCH monitoring symbols</w:t>
            </w:r>
          </w:p>
        </w:tc>
        <w:tc>
          <w:tcPr>
            <w:tcW w:w="5581" w:type="dxa"/>
            <w:tcBorders>
              <w:top w:val="nil"/>
              <w:left w:val="nil"/>
              <w:bottom w:val="single" w:sz="8" w:space="0" w:color="000000"/>
              <w:right w:val="single" w:sz="8" w:space="0" w:color="000000"/>
            </w:tcBorders>
            <w:tcMar>
              <w:top w:w="0" w:type="dxa"/>
              <w:left w:w="108" w:type="dxa"/>
              <w:bottom w:w="0" w:type="dxa"/>
              <w:right w:w="108" w:type="dxa"/>
            </w:tcMar>
          </w:tcPr>
          <w:p w14:paraId="1CA3F277" w14:textId="77777777" w:rsidR="007404E2" w:rsidRPr="007404E2" w:rsidRDefault="007404E2" w:rsidP="0004317C">
            <w:pPr>
              <w:overflowPunct w:val="0"/>
              <w:autoSpaceDE w:val="0"/>
              <w:autoSpaceDN w:val="0"/>
              <w:snapToGrid w:val="0"/>
              <w:spacing w:after="60"/>
              <w:jc w:val="both"/>
              <w:rPr>
                <w:rFonts w:ascii="Arial" w:hAnsi="Arial" w:cs="Arial"/>
                <w:sz w:val="16"/>
                <w:szCs w:val="16"/>
                <w:lang w:eastAsia="ko-KR"/>
              </w:rPr>
            </w:pPr>
            <w:r w:rsidRPr="007404E2">
              <w:rPr>
                <w:rFonts w:ascii="Arial" w:hAnsi="Arial" w:cs="Arial"/>
                <w:sz w:val="16"/>
                <w:szCs w:val="16"/>
                <w:lang w:eastAsia="ko-KR"/>
              </w:rPr>
              <w:t>first 3 symbols / first 4 symbols</w:t>
            </w:r>
          </w:p>
        </w:tc>
      </w:tr>
      <w:tr w:rsidR="007404E2" w:rsidRPr="007404E2" w14:paraId="6FE8B7DC" w14:textId="77777777" w:rsidTr="0004317C">
        <w:tc>
          <w:tcPr>
            <w:tcW w:w="3471"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13F762BA" w14:textId="77777777" w:rsidR="007404E2" w:rsidRPr="007404E2" w:rsidRDefault="007404E2" w:rsidP="0004317C">
            <w:pPr>
              <w:overflowPunct w:val="0"/>
              <w:autoSpaceDE w:val="0"/>
              <w:autoSpaceDN w:val="0"/>
              <w:snapToGrid w:val="0"/>
              <w:spacing w:after="60"/>
              <w:jc w:val="both"/>
              <w:rPr>
                <w:rFonts w:ascii="Arial" w:hAnsi="Arial" w:cs="Arial"/>
                <w:sz w:val="16"/>
                <w:szCs w:val="16"/>
              </w:rPr>
            </w:pPr>
            <w:r w:rsidRPr="007404E2">
              <w:rPr>
                <w:rFonts w:ascii="Arial" w:hAnsi="Arial" w:cs="Arial"/>
                <w:sz w:val="16"/>
                <w:szCs w:val="16"/>
                <w:lang w:eastAsia="ko-KR"/>
              </w:rPr>
              <w:t xml:space="preserve">Bandwidth </w:t>
            </w:r>
          </w:p>
        </w:tc>
        <w:tc>
          <w:tcPr>
            <w:tcW w:w="5581" w:type="dxa"/>
            <w:tcBorders>
              <w:top w:val="nil"/>
              <w:left w:val="nil"/>
              <w:bottom w:val="single" w:sz="8" w:space="0" w:color="000000"/>
              <w:right w:val="single" w:sz="8" w:space="0" w:color="000000"/>
            </w:tcBorders>
            <w:tcMar>
              <w:top w:w="0" w:type="dxa"/>
              <w:left w:w="108" w:type="dxa"/>
              <w:bottom w:w="0" w:type="dxa"/>
              <w:right w:w="108" w:type="dxa"/>
            </w:tcMar>
            <w:hideMark/>
          </w:tcPr>
          <w:p w14:paraId="14933F1B" w14:textId="77777777" w:rsidR="007404E2" w:rsidRPr="007404E2" w:rsidRDefault="007404E2" w:rsidP="0004317C">
            <w:pPr>
              <w:overflowPunct w:val="0"/>
              <w:autoSpaceDE w:val="0"/>
              <w:autoSpaceDN w:val="0"/>
              <w:snapToGrid w:val="0"/>
              <w:spacing w:after="60"/>
              <w:jc w:val="both"/>
              <w:rPr>
                <w:rFonts w:ascii="Arial" w:hAnsi="Arial" w:cs="Arial"/>
                <w:sz w:val="16"/>
                <w:szCs w:val="16"/>
              </w:rPr>
            </w:pPr>
            <w:r w:rsidRPr="007404E2">
              <w:rPr>
                <w:rFonts w:ascii="Arial" w:hAnsi="Arial" w:cs="Arial"/>
                <w:sz w:val="16"/>
                <w:szCs w:val="16"/>
                <w:lang w:eastAsia="ko-KR"/>
              </w:rPr>
              <w:t>5 MHz / 10 MHz /20 MHz</w:t>
            </w:r>
          </w:p>
        </w:tc>
      </w:tr>
      <w:tr w:rsidR="007404E2" w:rsidRPr="007404E2" w14:paraId="288C692A" w14:textId="77777777" w:rsidTr="0004317C">
        <w:tc>
          <w:tcPr>
            <w:tcW w:w="3471"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4DE276F2" w14:textId="77777777" w:rsidR="007404E2" w:rsidRPr="007404E2" w:rsidRDefault="007404E2" w:rsidP="0004317C">
            <w:pPr>
              <w:overflowPunct w:val="0"/>
              <w:autoSpaceDE w:val="0"/>
              <w:autoSpaceDN w:val="0"/>
              <w:snapToGrid w:val="0"/>
              <w:spacing w:after="60"/>
              <w:jc w:val="both"/>
              <w:rPr>
                <w:rFonts w:ascii="Arial" w:hAnsi="Arial" w:cs="Arial"/>
                <w:sz w:val="16"/>
                <w:szCs w:val="16"/>
              </w:rPr>
            </w:pPr>
            <w:r w:rsidRPr="007404E2">
              <w:rPr>
                <w:rFonts w:ascii="Arial" w:hAnsi="Arial" w:cs="Arial"/>
                <w:sz w:val="16"/>
                <w:szCs w:val="16"/>
                <w:lang w:eastAsia="ko-KR"/>
              </w:rPr>
              <w:t>Channel model</w:t>
            </w:r>
          </w:p>
        </w:tc>
        <w:tc>
          <w:tcPr>
            <w:tcW w:w="5581"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03F9FDDB" w14:textId="77777777" w:rsidR="007404E2" w:rsidRPr="007404E2" w:rsidRDefault="007404E2" w:rsidP="0004317C">
            <w:pPr>
              <w:overflowPunct w:val="0"/>
              <w:autoSpaceDE w:val="0"/>
              <w:autoSpaceDN w:val="0"/>
              <w:snapToGrid w:val="0"/>
              <w:spacing w:after="60"/>
              <w:jc w:val="both"/>
              <w:rPr>
                <w:rFonts w:ascii="Arial" w:hAnsi="Arial" w:cs="Arial"/>
                <w:sz w:val="16"/>
                <w:szCs w:val="16"/>
              </w:rPr>
            </w:pPr>
            <w:r w:rsidRPr="007404E2">
              <w:rPr>
                <w:rFonts w:ascii="Arial" w:hAnsi="Arial" w:cs="Arial"/>
                <w:sz w:val="16"/>
                <w:szCs w:val="16"/>
                <w:lang w:eastAsia="ko-KR"/>
              </w:rPr>
              <w:t>TDL-A 30-10 / TDL-C 300-100</w:t>
            </w:r>
          </w:p>
        </w:tc>
      </w:tr>
      <w:tr w:rsidR="007404E2" w:rsidRPr="007404E2" w14:paraId="1DED0C99" w14:textId="77777777" w:rsidTr="0004317C">
        <w:tc>
          <w:tcPr>
            <w:tcW w:w="3471"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tcPr>
          <w:p w14:paraId="2DAB4959" w14:textId="77777777" w:rsidR="007404E2" w:rsidRPr="007404E2" w:rsidRDefault="007404E2" w:rsidP="0004317C">
            <w:pPr>
              <w:overflowPunct w:val="0"/>
              <w:autoSpaceDE w:val="0"/>
              <w:autoSpaceDN w:val="0"/>
              <w:snapToGrid w:val="0"/>
              <w:spacing w:after="60"/>
              <w:jc w:val="both"/>
              <w:rPr>
                <w:rFonts w:ascii="Arial" w:hAnsi="Arial" w:cs="Arial"/>
                <w:sz w:val="16"/>
                <w:szCs w:val="16"/>
                <w:lang w:eastAsia="ko-KR"/>
              </w:rPr>
            </w:pPr>
            <w:r w:rsidRPr="007404E2">
              <w:rPr>
                <w:rFonts w:ascii="Arial" w:hAnsi="Arial" w:cs="Arial"/>
                <w:sz w:val="16"/>
                <w:szCs w:val="16"/>
                <w:lang w:eastAsia="ko-KR"/>
              </w:rPr>
              <w:t>Correlation</w:t>
            </w:r>
          </w:p>
        </w:tc>
        <w:tc>
          <w:tcPr>
            <w:tcW w:w="5581"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1F29B40D" w14:textId="77777777" w:rsidR="007404E2" w:rsidRPr="007404E2" w:rsidRDefault="007404E2" w:rsidP="0004317C">
            <w:pPr>
              <w:overflowPunct w:val="0"/>
              <w:autoSpaceDE w:val="0"/>
              <w:autoSpaceDN w:val="0"/>
              <w:snapToGrid w:val="0"/>
              <w:spacing w:after="60"/>
              <w:jc w:val="both"/>
              <w:rPr>
                <w:rFonts w:ascii="Arial" w:hAnsi="Arial" w:cs="Arial"/>
                <w:sz w:val="16"/>
                <w:szCs w:val="16"/>
                <w:lang w:eastAsia="ko-KR"/>
              </w:rPr>
            </w:pPr>
            <w:r w:rsidRPr="007404E2">
              <w:rPr>
                <w:rFonts w:ascii="Arial" w:hAnsi="Arial" w:cs="Arial"/>
                <w:sz w:val="16"/>
                <w:szCs w:val="16"/>
                <w:lang w:eastAsia="ko-KR"/>
              </w:rPr>
              <w:t>low</w:t>
            </w:r>
          </w:p>
        </w:tc>
      </w:tr>
      <w:tr w:rsidR="007404E2" w:rsidRPr="007404E2" w14:paraId="51594D16" w14:textId="77777777" w:rsidTr="0004317C">
        <w:tc>
          <w:tcPr>
            <w:tcW w:w="3471"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2A091410" w14:textId="77777777" w:rsidR="007404E2" w:rsidRPr="007404E2" w:rsidRDefault="007404E2" w:rsidP="0004317C">
            <w:pPr>
              <w:overflowPunct w:val="0"/>
              <w:autoSpaceDE w:val="0"/>
              <w:autoSpaceDN w:val="0"/>
              <w:snapToGrid w:val="0"/>
              <w:spacing w:after="60"/>
              <w:jc w:val="both"/>
              <w:rPr>
                <w:rFonts w:ascii="Arial" w:hAnsi="Arial" w:cs="Arial"/>
                <w:sz w:val="16"/>
                <w:szCs w:val="16"/>
              </w:rPr>
            </w:pPr>
            <w:r w:rsidRPr="007404E2">
              <w:rPr>
                <w:rFonts w:ascii="Arial" w:hAnsi="Arial" w:cs="Arial"/>
                <w:sz w:val="16"/>
                <w:szCs w:val="16"/>
                <w:lang w:eastAsia="ko-KR"/>
              </w:rPr>
              <w:lastRenderedPageBreak/>
              <w:t>Number of BS antennas</w:t>
            </w:r>
          </w:p>
        </w:tc>
        <w:tc>
          <w:tcPr>
            <w:tcW w:w="5581"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3953726B" w14:textId="77777777" w:rsidR="007404E2" w:rsidRPr="007404E2" w:rsidRDefault="007404E2" w:rsidP="0004317C">
            <w:pPr>
              <w:overflowPunct w:val="0"/>
              <w:autoSpaceDE w:val="0"/>
              <w:autoSpaceDN w:val="0"/>
              <w:snapToGrid w:val="0"/>
              <w:spacing w:after="60"/>
              <w:jc w:val="both"/>
              <w:rPr>
                <w:rFonts w:ascii="Arial" w:hAnsi="Arial" w:cs="Arial"/>
                <w:sz w:val="16"/>
                <w:szCs w:val="16"/>
              </w:rPr>
            </w:pPr>
            <w:r w:rsidRPr="007404E2">
              <w:rPr>
                <w:rFonts w:ascii="Arial" w:hAnsi="Arial" w:cs="Arial"/>
                <w:sz w:val="16"/>
                <w:szCs w:val="16"/>
              </w:rPr>
              <w:t xml:space="preserve">1 Tx / 2 Tx </w:t>
            </w:r>
          </w:p>
        </w:tc>
      </w:tr>
      <w:tr w:rsidR="007404E2" w:rsidRPr="007404E2" w14:paraId="03597C2C" w14:textId="77777777" w:rsidTr="0004317C">
        <w:tc>
          <w:tcPr>
            <w:tcW w:w="3471"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69EF1324" w14:textId="77777777" w:rsidR="007404E2" w:rsidRPr="007404E2" w:rsidRDefault="007404E2" w:rsidP="0004317C">
            <w:pPr>
              <w:overflowPunct w:val="0"/>
              <w:autoSpaceDE w:val="0"/>
              <w:autoSpaceDN w:val="0"/>
              <w:snapToGrid w:val="0"/>
              <w:spacing w:after="60"/>
              <w:jc w:val="both"/>
              <w:rPr>
                <w:rFonts w:ascii="Arial" w:hAnsi="Arial" w:cs="Arial"/>
                <w:sz w:val="16"/>
                <w:szCs w:val="16"/>
              </w:rPr>
            </w:pPr>
            <w:r w:rsidRPr="007404E2">
              <w:rPr>
                <w:rFonts w:ascii="Arial" w:hAnsi="Arial" w:cs="Arial"/>
                <w:color w:val="000000"/>
                <w:sz w:val="16"/>
                <w:szCs w:val="16"/>
                <w:lang w:eastAsia="ko-KR"/>
              </w:rPr>
              <w:t>Number of UE antennas</w:t>
            </w:r>
          </w:p>
        </w:tc>
        <w:tc>
          <w:tcPr>
            <w:tcW w:w="5581"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13BE373B" w14:textId="77777777" w:rsidR="007404E2" w:rsidRPr="007404E2" w:rsidRDefault="007404E2" w:rsidP="0004317C">
            <w:pPr>
              <w:overflowPunct w:val="0"/>
              <w:autoSpaceDE w:val="0"/>
              <w:autoSpaceDN w:val="0"/>
              <w:snapToGrid w:val="0"/>
              <w:spacing w:after="60"/>
              <w:rPr>
                <w:rFonts w:ascii="Arial" w:hAnsi="Arial" w:cs="Arial"/>
                <w:sz w:val="16"/>
                <w:szCs w:val="16"/>
              </w:rPr>
            </w:pPr>
            <w:r w:rsidRPr="007404E2">
              <w:rPr>
                <w:rFonts w:ascii="Arial" w:hAnsi="Arial" w:cs="Arial"/>
                <w:sz w:val="16"/>
                <w:szCs w:val="16"/>
              </w:rPr>
              <w:t>2 Rx / 4Rx</w:t>
            </w:r>
          </w:p>
        </w:tc>
      </w:tr>
      <w:tr w:rsidR="007404E2" w:rsidRPr="007404E2" w14:paraId="75D526CA" w14:textId="77777777" w:rsidTr="0004317C">
        <w:tc>
          <w:tcPr>
            <w:tcW w:w="3471"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1AFD5E22" w14:textId="77777777" w:rsidR="007404E2" w:rsidRPr="007404E2" w:rsidRDefault="007404E2" w:rsidP="0004317C">
            <w:pPr>
              <w:overflowPunct w:val="0"/>
              <w:autoSpaceDE w:val="0"/>
              <w:autoSpaceDN w:val="0"/>
              <w:snapToGrid w:val="0"/>
              <w:spacing w:after="60"/>
              <w:jc w:val="both"/>
              <w:rPr>
                <w:rFonts w:ascii="Arial" w:hAnsi="Arial" w:cs="Arial"/>
                <w:sz w:val="16"/>
                <w:szCs w:val="16"/>
              </w:rPr>
            </w:pPr>
            <w:r w:rsidRPr="007404E2">
              <w:rPr>
                <w:rFonts w:ascii="Arial" w:hAnsi="Arial" w:cs="Arial"/>
                <w:sz w:val="16"/>
                <w:szCs w:val="16"/>
                <w:lang w:eastAsia="ko-KR"/>
              </w:rPr>
              <w:t>Channel estimation</w:t>
            </w:r>
          </w:p>
        </w:tc>
        <w:tc>
          <w:tcPr>
            <w:tcW w:w="5581"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0510F008" w14:textId="77777777" w:rsidR="007404E2" w:rsidRPr="007404E2" w:rsidRDefault="007404E2" w:rsidP="0004317C">
            <w:pPr>
              <w:overflowPunct w:val="0"/>
              <w:autoSpaceDE w:val="0"/>
              <w:autoSpaceDN w:val="0"/>
              <w:snapToGrid w:val="0"/>
              <w:spacing w:after="60"/>
              <w:jc w:val="both"/>
              <w:rPr>
                <w:rFonts w:ascii="Arial" w:hAnsi="Arial" w:cs="Arial"/>
                <w:sz w:val="16"/>
                <w:szCs w:val="16"/>
              </w:rPr>
            </w:pPr>
            <w:r w:rsidRPr="007404E2">
              <w:rPr>
                <w:rFonts w:ascii="Arial" w:hAnsi="Arial" w:cs="Arial"/>
                <w:sz w:val="16"/>
                <w:szCs w:val="16"/>
                <w:lang w:eastAsia="ko-KR"/>
              </w:rPr>
              <w:t>TBD</w:t>
            </w:r>
          </w:p>
        </w:tc>
      </w:tr>
      <w:tr w:rsidR="007404E2" w:rsidRPr="007404E2" w14:paraId="79E4B7CA" w14:textId="77777777" w:rsidTr="0004317C">
        <w:tc>
          <w:tcPr>
            <w:tcW w:w="347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D3E02F4" w14:textId="77777777" w:rsidR="007404E2" w:rsidRPr="007404E2" w:rsidRDefault="007404E2" w:rsidP="0004317C">
            <w:pPr>
              <w:overflowPunct w:val="0"/>
              <w:autoSpaceDE w:val="0"/>
              <w:autoSpaceDN w:val="0"/>
              <w:snapToGrid w:val="0"/>
              <w:spacing w:after="60"/>
              <w:jc w:val="both"/>
              <w:rPr>
                <w:rFonts w:ascii="Arial" w:hAnsi="Arial" w:cs="Arial"/>
                <w:sz w:val="16"/>
                <w:szCs w:val="16"/>
              </w:rPr>
            </w:pPr>
            <w:r w:rsidRPr="007404E2">
              <w:rPr>
                <w:rFonts w:ascii="Arial" w:hAnsi="Arial" w:cs="Arial"/>
                <w:sz w:val="16"/>
                <w:szCs w:val="16"/>
              </w:rPr>
              <w:t xml:space="preserve">CRS </w:t>
            </w:r>
          </w:p>
        </w:tc>
        <w:tc>
          <w:tcPr>
            <w:tcW w:w="55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F040FF4" w14:textId="77777777" w:rsidR="007404E2" w:rsidRPr="007404E2" w:rsidRDefault="007404E2" w:rsidP="0004317C">
            <w:pPr>
              <w:overflowPunct w:val="0"/>
              <w:autoSpaceDE w:val="0"/>
              <w:autoSpaceDN w:val="0"/>
              <w:snapToGrid w:val="0"/>
              <w:spacing w:after="60"/>
              <w:jc w:val="both"/>
              <w:rPr>
                <w:rFonts w:ascii="Arial" w:hAnsi="Arial" w:cs="Arial"/>
                <w:sz w:val="16"/>
                <w:szCs w:val="16"/>
              </w:rPr>
            </w:pPr>
            <w:r w:rsidRPr="007404E2">
              <w:rPr>
                <w:rFonts w:ascii="Arial" w:hAnsi="Arial" w:cs="Arial"/>
                <w:sz w:val="16"/>
                <w:szCs w:val="16"/>
              </w:rPr>
              <w:t>4 port CRS</w:t>
            </w:r>
          </w:p>
        </w:tc>
      </w:tr>
      <w:tr w:rsidR="007404E2" w:rsidRPr="007404E2" w14:paraId="5A1FF0E1" w14:textId="77777777" w:rsidTr="0004317C">
        <w:tc>
          <w:tcPr>
            <w:tcW w:w="347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66BAA68" w14:textId="77777777" w:rsidR="007404E2" w:rsidRPr="007404E2" w:rsidRDefault="007404E2" w:rsidP="0004317C">
            <w:pPr>
              <w:overflowPunct w:val="0"/>
              <w:autoSpaceDE w:val="0"/>
              <w:autoSpaceDN w:val="0"/>
              <w:snapToGrid w:val="0"/>
              <w:spacing w:after="60"/>
              <w:jc w:val="both"/>
              <w:rPr>
                <w:rFonts w:ascii="Arial" w:hAnsi="Arial" w:cs="Arial"/>
                <w:sz w:val="16"/>
                <w:szCs w:val="16"/>
              </w:rPr>
            </w:pPr>
            <w:r w:rsidRPr="007404E2">
              <w:rPr>
                <w:rFonts w:ascii="Arial" w:hAnsi="Arial" w:cs="Arial"/>
                <w:sz w:val="16"/>
                <w:szCs w:val="16"/>
              </w:rPr>
              <w:t>DCI payload (excluding CRC)</w:t>
            </w:r>
          </w:p>
        </w:tc>
        <w:tc>
          <w:tcPr>
            <w:tcW w:w="55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B753284" w14:textId="77777777" w:rsidR="007404E2" w:rsidRPr="007404E2" w:rsidRDefault="007404E2" w:rsidP="0004317C">
            <w:pPr>
              <w:overflowPunct w:val="0"/>
              <w:autoSpaceDE w:val="0"/>
              <w:autoSpaceDN w:val="0"/>
              <w:snapToGrid w:val="0"/>
              <w:spacing w:after="60"/>
              <w:jc w:val="both"/>
              <w:rPr>
                <w:rFonts w:ascii="Arial" w:hAnsi="Arial" w:cs="Arial"/>
                <w:sz w:val="16"/>
                <w:szCs w:val="16"/>
              </w:rPr>
            </w:pPr>
            <w:r w:rsidRPr="007404E2">
              <w:rPr>
                <w:rFonts w:ascii="Arial" w:hAnsi="Arial" w:cs="Arial"/>
                <w:sz w:val="16"/>
                <w:szCs w:val="16"/>
              </w:rPr>
              <w:t>40 / 70 bits</w:t>
            </w:r>
          </w:p>
        </w:tc>
      </w:tr>
      <w:tr w:rsidR="007404E2" w:rsidRPr="007404E2" w14:paraId="296FB6B8" w14:textId="77777777" w:rsidTr="0004317C">
        <w:tc>
          <w:tcPr>
            <w:tcW w:w="3471"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tcPr>
          <w:p w14:paraId="1668DC8E" w14:textId="77777777" w:rsidR="007404E2" w:rsidRPr="007404E2" w:rsidRDefault="007404E2" w:rsidP="0004317C">
            <w:pPr>
              <w:overflowPunct w:val="0"/>
              <w:autoSpaceDE w:val="0"/>
              <w:autoSpaceDN w:val="0"/>
              <w:snapToGrid w:val="0"/>
              <w:spacing w:after="60"/>
              <w:jc w:val="both"/>
              <w:rPr>
                <w:rFonts w:ascii="Arial" w:hAnsi="Arial" w:cs="Arial"/>
                <w:sz w:val="16"/>
                <w:szCs w:val="16"/>
                <w:lang w:eastAsia="ko-KR"/>
              </w:rPr>
            </w:pPr>
            <w:r w:rsidRPr="007404E2">
              <w:rPr>
                <w:rFonts w:ascii="Arial" w:hAnsi="Arial" w:cs="Arial"/>
                <w:sz w:val="16"/>
                <w:szCs w:val="16"/>
                <w:lang w:eastAsia="ko-KR"/>
              </w:rPr>
              <w:t>Precoding</w:t>
            </w:r>
          </w:p>
        </w:tc>
        <w:tc>
          <w:tcPr>
            <w:tcW w:w="5581"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4FE1EDE1" w14:textId="77777777" w:rsidR="007404E2" w:rsidRPr="007404E2" w:rsidRDefault="007404E2" w:rsidP="0004317C">
            <w:pPr>
              <w:overflowPunct w:val="0"/>
              <w:autoSpaceDE w:val="0"/>
              <w:autoSpaceDN w:val="0"/>
              <w:snapToGrid w:val="0"/>
              <w:spacing w:after="60"/>
              <w:jc w:val="both"/>
              <w:rPr>
                <w:rFonts w:ascii="Arial" w:hAnsi="Arial" w:cs="Arial"/>
                <w:sz w:val="16"/>
                <w:szCs w:val="16"/>
                <w:lang w:eastAsia="ko-KR"/>
              </w:rPr>
            </w:pPr>
            <w:r w:rsidRPr="007404E2">
              <w:rPr>
                <w:rFonts w:ascii="Arial" w:hAnsi="Arial" w:cs="Arial"/>
                <w:sz w:val="16"/>
                <w:szCs w:val="16"/>
                <w:lang w:eastAsia="ko-KR"/>
              </w:rPr>
              <w:t>Precoder cycling per REG bundle</w:t>
            </w:r>
          </w:p>
        </w:tc>
      </w:tr>
      <w:tr w:rsidR="007404E2" w:rsidRPr="007404E2" w14:paraId="00E5F158" w14:textId="77777777" w:rsidTr="0004317C">
        <w:tc>
          <w:tcPr>
            <w:tcW w:w="3471"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tcPr>
          <w:p w14:paraId="3DC16C7D" w14:textId="77777777" w:rsidR="007404E2" w:rsidRPr="007404E2" w:rsidRDefault="007404E2" w:rsidP="0004317C">
            <w:pPr>
              <w:overflowPunct w:val="0"/>
              <w:autoSpaceDE w:val="0"/>
              <w:autoSpaceDN w:val="0"/>
              <w:snapToGrid w:val="0"/>
              <w:spacing w:after="60"/>
              <w:jc w:val="both"/>
              <w:rPr>
                <w:rFonts w:ascii="Arial" w:hAnsi="Arial" w:cs="Arial"/>
                <w:sz w:val="16"/>
                <w:szCs w:val="16"/>
                <w:lang w:eastAsia="ko-KR"/>
              </w:rPr>
            </w:pPr>
            <w:r w:rsidRPr="007404E2">
              <w:rPr>
                <w:rFonts w:ascii="Arial" w:hAnsi="Arial" w:cs="Arial"/>
                <w:sz w:val="16"/>
                <w:szCs w:val="16"/>
                <w:lang w:eastAsia="ko-KR"/>
              </w:rPr>
              <w:t>REG bundle size</w:t>
            </w:r>
          </w:p>
        </w:tc>
        <w:tc>
          <w:tcPr>
            <w:tcW w:w="5581"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406BC15D" w14:textId="77777777" w:rsidR="007404E2" w:rsidRPr="007404E2" w:rsidRDefault="007404E2" w:rsidP="0004317C">
            <w:pPr>
              <w:overflowPunct w:val="0"/>
              <w:autoSpaceDE w:val="0"/>
              <w:autoSpaceDN w:val="0"/>
              <w:snapToGrid w:val="0"/>
              <w:spacing w:after="60"/>
              <w:jc w:val="both"/>
              <w:rPr>
                <w:rFonts w:ascii="Arial" w:hAnsi="Arial" w:cs="Arial"/>
                <w:sz w:val="16"/>
                <w:szCs w:val="16"/>
                <w:lang w:eastAsia="ko-KR"/>
              </w:rPr>
            </w:pPr>
            <w:r w:rsidRPr="007404E2">
              <w:rPr>
                <w:rFonts w:ascii="Arial" w:hAnsi="Arial" w:cs="Arial"/>
                <w:sz w:val="16"/>
                <w:szCs w:val="16"/>
                <w:lang w:eastAsia="ko-KR"/>
              </w:rPr>
              <w:t>6 PRBS</w:t>
            </w:r>
          </w:p>
        </w:tc>
      </w:tr>
    </w:tbl>
    <w:p w14:paraId="07FD4AD7" w14:textId="77777777" w:rsidR="007404E2" w:rsidRDefault="007404E2" w:rsidP="007404E2">
      <w:pPr>
        <w:rPr>
          <w:lang w:val="en-US" w:eastAsia="ko-KR"/>
        </w:rPr>
      </w:pPr>
      <w:r w:rsidRPr="005B48B9">
        <w:rPr>
          <w:b/>
          <w:bCs/>
          <w:lang w:val="en-US" w:eastAsia="ko-KR"/>
        </w:rPr>
        <w:t>Decision:</w:t>
      </w:r>
      <w:r>
        <w:rPr>
          <w:lang w:val="en-US" w:eastAsia="ko-KR"/>
        </w:rPr>
        <w:t xml:space="preserve"> The document is noted.</w:t>
      </w:r>
    </w:p>
    <w:p w14:paraId="220A80D6" w14:textId="77777777" w:rsidR="007404E2" w:rsidRPr="00B06E33" w:rsidRDefault="007404E2" w:rsidP="00B06E33">
      <w:pPr>
        <w:rPr>
          <w:lang w:val="en-US" w:eastAsia="ja-JP"/>
        </w:rPr>
      </w:pPr>
    </w:p>
    <w:p w14:paraId="4BE84D74" w14:textId="48A9C29A" w:rsidR="008F4B8C" w:rsidRPr="002216DD" w:rsidRDefault="001B5688" w:rsidP="008F4B8C">
      <w:pPr>
        <w:rPr>
          <w:lang w:val="en-US" w:eastAsia="ja-JP"/>
        </w:rPr>
      </w:pPr>
      <w:hyperlink r:id="rId2664" w:history="1">
        <w:r w:rsidR="000B5C49">
          <w:rPr>
            <w:rStyle w:val="Hyperlink"/>
            <w:lang w:val="en-US" w:eastAsia="ja-JP"/>
          </w:rPr>
          <w:t>R1-2203137</w:t>
        </w:r>
      </w:hyperlink>
      <w:r w:rsidR="008F4B8C" w:rsidRPr="002216DD">
        <w:rPr>
          <w:lang w:val="en-US" w:eastAsia="ja-JP"/>
        </w:rPr>
        <w:tab/>
        <w:t>Discussion on NR PDCCH reception in symbols with LTE CRS REs</w:t>
      </w:r>
      <w:r w:rsidR="008F4B8C" w:rsidRPr="002216DD">
        <w:rPr>
          <w:lang w:val="en-US" w:eastAsia="ja-JP"/>
        </w:rPr>
        <w:tab/>
        <w:t>Huawei, HiSilicon</w:t>
      </w:r>
    </w:p>
    <w:p w14:paraId="29F036B4" w14:textId="5AF7908C" w:rsidR="008F4B8C" w:rsidRPr="002216DD" w:rsidRDefault="001B5688" w:rsidP="008F4B8C">
      <w:pPr>
        <w:rPr>
          <w:lang w:val="en-US" w:eastAsia="ja-JP"/>
        </w:rPr>
      </w:pPr>
      <w:hyperlink r:id="rId2665" w:history="1">
        <w:r w:rsidR="000B5C49">
          <w:rPr>
            <w:rStyle w:val="Hyperlink"/>
            <w:lang w:val="en-US" w:eastAsia="ja-JP"/>
          </w:rPr>
          <w:t>R1-2203210</w:t>
        </w:r>
      </w:hyperlink>
      <w:r w:rsidR="008F4B8C" w:rsidRPr="002216DD">
        <w:rPr>
          <w:lang w:val="en-US" w:eastAsia="ja-JP"/>
        </w:rPr>
        <w:tab/>
        <w:t>Discussion on NR PDCCH reception for DSS</w:t>
      </w:r>
      <w:r w:rsidR="008F4B8C" w:rsidRPr="002216DD">
        <w:rPr>
          <w:lang w:val="en-US" w:eastAsia="ja-JP"/>
        </w:rPr>
        <w:tab/>
        <w:t>ZTE</w:t>
      </w:r>
    </w:p>
    <w:p w14:paraId="7F6F6FE1" w14:textId="20D1CEB8" w:rsidR="008F4B8C" w:rsidRPr="002216DD" w:rsidRDefault="001B5688" w:rsidP="008F4B8C">
      <w:pPr>
        <w:rPr>
          <w:lang w:val="en-US" w:eastAsia="ja-JP"/>
        </w:rPr>
      </w:pPr>
      <w:hyperlink r:id="rId2666" w:history="1">
        <w:r w:rsidR="000B5C49">
          <w:rPr>
            <w:rStyle w:val="Hyperlink"/>
            <w:lang w:val="en-US" w:eastAsia="ja-JP"/>
          </w:rPr>
          <w:t>R1-2203344</w:t>
        </w:r>
      </w:hyperlink>
      <w:r w:rsidR="008F4B8C" w:rsidRPr="002216DD">
        <w:rPr>
          <w:lang w:val="en-US" w:eastAsia="ja-JP"/>
        </w:rPr>
        <w:tab/>
        <w:t>Discussion on NR PDCCH reception in symbols with LTE CRS Res</w:t>
      </w:r>
      <w:r w:rsidR="008F4B8C" w:rsidRPr="002216DD">
        <w:rPr>
          <w:lang w:val="en-US" w:eastAsia="ja-JP"/>
        </w:rPr>
        <w:tab/>
        <w:t>Spreadtrum Communications</w:t>
      </w:r>
    </w:p>
    <w:p w14:paraId="7123F86E" w14:textId="6B3EF138" w:rsidR="008F4B8C" w:rsidRPr="002216DD" w:rsidRDefault="001B5688" w:rsidP="008F4B8C">
      <w:pPr>
        <w:rPr>
          <w:lang w:val="en-US" w:eastAsia="ja-JP"/>
        </w:rPr>
      </w:pPr>
      <w:hyperlink r:id="rId2667" w:history="1">
        <w:r w:rsidR="000B5C49">
          <w:rPr>
            <w:rStyle w:val="Hyperlink"/>
            <w:lang w:val="en-US" w:eastAsia="ja-JP"/>
          </w:rPr>
          <w:t>R1-2203581</w:t>
        </w:r>
      </w:hyperlink>
      <w:r w:rsidR="008F4B8C" w:rsidRPr="002216DD">
        <w:rPr>
          <w:lang w:val="en-US" w:eastAsia="ja-JP"/>
        </w:rPr>
        <w:tab/>
        <w:t>Discussion on PDCCH reception on CRS symbol</w:t>
      </w:r>
      <w:r w:rsidR="008F4B8C" w:rsidRPr="002216DD">
        <w:rPr>
          <w:lang w:val="en-US" w:eastAsia="ja-JP"/>
        </w:rPr>
        <w:tab/>
        <w:t>vivo</w:t>
      </w:r>
    </w:p>
    <w:p w14:paraId="0BFE912B" w14:textId="28276462" w:rsidR="008F4B8C" w:rsidRPr="002216DD" w:rsidRDefault="001B5688" w:rsidP="008F4B8C">
      <w:pPr>
        <w:rPr>
          <w:lang w:val="en-US" w:eastAsia="ja-JP"/>
        </w:rPr>
      </w:pPr>
      <w:hyperlink r:id="rId2668" w:history="1">
        <w:r w:rsidR="000B5C49">
          <w:rPr>
            <w:rStyle w:val="Hyperlink"/>
            <w:lang w:val="en-US" w:eastAsia="ja-JP"/>
          </w:rPr>
          <w:t>R1-2203648</w:t>
        </w:r>
      </w:hyperlink>
      <w:r w:rsidR="008F4B8C" w:rsidRPr="002216DD">
        <w:rPr>
          <w:lang w:val="en-US" w:eastAsia="ja-JP"/>
        </w:rPr>
        <w:tab/>
        <w:t>Evaluation of NR PDCCH overlapping with LTE CRS</w:t>
      </w:r>
      <w:r w:rsidR="008F4B8C" w:rsidRPr="002216DD">
        <w:rPr>
          <w:lang w:val="en-US" w:eastAsia="ja-JP"/>
        </w:rPr>
        <w:tab/>
        <w:t>InterDigital, Inc.</w:t>
      </w:r>
    </w:p>
    <w:p w14:paraId="4013E62E" w14:textId="61A8E0D4" w:rsidR="008F4B8C" w:rsidRPr="002216DD" w:rsidRDefault="001B5688" w:rsidP="008F4B8C">
      <w:pPr>
        <w:rPr>
          <w:lang w:val="en-US" w:eastAsia="ja-JP"/>
        </w:rPr>
      </w:pPr>
      <w:hyperlink r:id="rId2669" w:history="1">
        <w:r w:rsidR="000B5C49">
          <w:rPr>
            <w:rStyle w:val="Hyperlink"/>
            <w:lang w:val="en-US" w:eastAsia="ja-JP"/>
          </w:rPr>
          <w:t>R1-2203834</w:t>
        </w:r>
      </w:hyperlink>
      <w:r w:rsidR="008F4B8C" w:rsidRPr="002216DD">
        <w:rPr>
          <w:lang w:val="en-US" w:eastAsia="ja-JP"/>
        </w:rPr>
        <w:tab/>
        <w:t>Discussion on NR PDCCH reception in symbols with LTE CRS REs</w:t>
      </w:r>
      <w:r w:rsidR="008F4B8C" w:rsidRPr="002216DD">
        <w:rPr>
          <w:lang w:val="en-US" w:eastAsia="ja-JP"/>
        </w:rPr>
        <w:tab/>
        <w:t>xiaomi</w:t>
      </w:r>
    </w:p>
    <w:p w14:paraId="56723818" w14:textId="24BD1102" w:rsidR="008F4B8C" w:rsidRPr="002216DD" w:rsidRDefault="001B5688" w:rsidP="008F4B8C">
      <w:pPr>
        <w:rPr>
          <w:lang w:val="en-US" w:eastAsia="ja-JP"/>
        </w:rPr>
      </w:pPr>
      <w:hyperlink r:id="rId2670" w:history="1">
        <w:r w:rsidR="000B5C49">
          <w:rPr>
            <w:rStyle w:val="Hyperlink"/>
            <w:lang w:val="en-US" w:eastAsia="ja-JP"/>
          </w:rPr>
          <w:t>R1-2203923</w:t>
        </w:r>
      </w:hyperlink>
      <w:r w:rsidR="008F4B8C" w:rsidRPr="002216DD">
        <w:rPr>
          <w:lang w:val="en-US" w:eastAsia="ja-JP"/>
        </w:rPr>
        <w:tab/>
        <w:t>Considerations on PDCCH receptions in symbols with LTE CRS</w:t>
      </w:r>
      <w:r w:rsidR="008F4B8C" w:rsidRPr="002216DD">
        <w:rPr>
          <w:lang w:val="en-US" w:eastAsia="ja-JP"/>
        </w:rPr>
        <w:tab/>
        <w:t>Samsung</w:t>
      </w:r>
    </w:p>
    <w:p w14:paraId="76DED233" w14:textId="76E42293" w:rsidR="008F4B8C" w:rsidRPr="002216DD" w:rsidRDefault="001B5688" w:rsidP="008F4B8C">
      <w:pPr>
        <w:rPr>
          <w:lang w:val="en-US" w:eastAsia="ja-JP"/>
        </w:rPr>
      </w:pPr>
      <w:hyperlink r:id="rId2671" w:history="1">
        <w:r w:rsidR="000B5C49">
          <w:rPr>
            <w:rStyle w:val="Hyperlink"/>
            <w:lang w:val="en-US" w:eastAsia="ja-JP"/>
          </w:rPr>
          <w:t>R1-2204024</w:t>
        </w:r>
      </w:hyperlink>
      <w:r w:rsidR="008F4B8C" w:rsidRPr="002216DD">
        <w:rPr>
          <w:lang w:val="en-US" w:eastAsia="ja-JP"/>
        </w:rPr>
        <w:tab/>
        <w:t>Discussion on NR PDCCH reception in symbols with LTE CRS REs</w:t>
      </w:r>
      <w:r w:rsidR="008F4B8C" w:rsidRPr="002216DD">
        <w:rPr>
          <w:lang w:val="en-US" w:eastAsia="ja-JP"/>
        </w:rPr>
        <w:tab/>
        <w:t>OPPO</w:t>
      </w:r>
    </w:p>
    <w:p w14:paraId="5D32D46E" w14:textId="1FE7AC7E" w:rsidR="008F4B8C" w:rsidRPr="002216DD" w:rsidRDefault="001B5688" w:rsidP="008F4B8C">
      <w:pPr>
        <w:rPr>
          <w:lang w:val="en-US" w:eastAsia="ja-JP"/>
        </w:rPr>
      </w:pPr>
      <w:hyperlink r:id="rId2672" w:history="1">
        <w:r w:rsidR="000B5C49">
          <w:rPr>
            <w:rStyle w:val="Hyperlink"/>
            <w:lang w:val="en-US" w:eastAsia="ja-JP"/>
          </w:rPr>
          <w:t>R1-2204260</w:t>
        </w:r>
      </w:hyperlink>
      <w:r w:rsidR="008F4B8C" w:rsidRPr="002216DD">
        <w:rPr>
          <w:lang w:val="en-US" w:eastAsia="ja-JP"/>
        </w:rPr>
        <w:tab/>
        <w:t>Discussion on NR PDCCH reception in symbols with LTE CRS REs</w:t>
      </w:r>
      <w:r w:rsidR="008F4B8C" w:rsidRPr="002216DD">
        <w:rPr>
          <w:lang w:val="en-US" w:eastAsia="ja-JP"/>
        </w:rPr>
        <w:tab/>
        <w:t>Apple</w:t>
      </w:r>
    </w:p>
    <w:p w14:paraId="020C5B01" w14:textId="7CB05FA8" w:rsidR="008F4B8C" w:rsidRPr="002216DD" w:rsidRDefault="001B5688" w:rsidP="008F4B8C">
      <w:pPr>
        <w:rPr>
          <w:lang w:val="en-US" w:eastAsia="ja-JP"/>
        </w:rPr>
      </w:pPr>
      <w:hyperlink r:id="rId2673" w:history="1">
        <w:r w:rsidR="000B5C49">
          <w:rPr>
            <w:rStyle w:val="Hyperlink"/>
            <w:lang w:val="en-US" w:eastAsia="ja-JP"/>
          </w:rPr>
          <w:t>R1-2204323</w:t>
        </w:r>
      </w:hyperlink>
      <w:r w:rsidR="008F4B8C" w:rsidRPr="002216DD">
        <w:rPr>
          <w:lang w:val="en-US" w:eastAsia="ja-JP"/>
        </w:rPr>
        <w:tab/>
        <w:t>Discussion on NR PDCCH reception in symbols with LTE CRS REs</w:t>
      </w:r>
      <w:r w:rsidR="008F4B8C" w:rsidRPr="002216DD">
        <w:rPr>
          <w:lang w:val="en-US" w:eastAsia="ja-JP"/>
        </w:rPr>
        <w:tab/>
        <w:t>CMCC</w:t>
      </w:r>
    </w:p>
    <w:p w14:paraId="2F0BDD14" w14:textId="48449FF6" w:rsidR="008F4B8C" w:rsidRPr="002216DD" w:rsidRDefault="001B5688" w:rsidP="008F4B8C">
      <w:pPr>
        <w:rPr>
          <w:lang w:val="en-US" w:eastAsia="ja-JP"/>
        </w:rPr>
      </w:pPr>
      <w:hyperlink r:id="rId2674" w:history="1">
        <w:r w:rsidR="000B5C49">
          <w:rPr>
            <w:rStyle w:val="Hyperlink"/>
            <w:lang w:val="en-US" w:eastAsia="ja-JP"/>
          </w:rPr>
          <w:t>R1-2204395</w:t>
        </w:r>
      </w:hyperlink>
      <w:r w:rsidR="008F4B8C" w:rsidRPr="002216DD">
        <w:rPr>
          <w:lang w:val="en-US" w:eastAsia="ja-JP"/>
        </w:rPr>
        <w:tab/>
        <w:t>Discussion on NR PDCCH reception in symbols with LTE CRS REs</w:t>
      </w:r>
      <w:r w:rsidR="008F4B8C" w:rsidRPr="002216DD">
        <w:rPr>
          <w:lang w:val="en-US" w:eastAsia="ja-JP"/>
        </w:rPr>
        <w:tab/>
        <w:t>NTT DOCOMO, INC.</w:t>
      </w:r>
    </w:p>
    <w:p w14:paraId="0A2B0857" w14:textId="66124316" w:rsidR="008F4B8C" w:rsidRPr="002216DD" w:rsidRDefault="001B5688" w:rsidP="008F4B8C">
      <w:pPr>
        <w:rPr>
          <w:lang w:val="en-US" w:eastAsia="ja-JP"/>
        </w:rPr>
      </w:pPr>
      <w:hyperlink r:id="rId2675" w:history="1">
        <w:r w:rsidR="000B5C49">
          <w:rPr>
            <w:rStyle w:val="Hyperlink"/>
            <w:lang w:val="en-US" w:eastAsia="ja-JP"/>
          </w:rPr>
          <w:t>R1-2204630</w:t>
        </w:r>
      </w:hyperlink>
      <w:r w:rsidR="008F4B8C" w:rsidRPr="002216DD">
        <w:rPr>
          <w:lang w:val="en-US" w:eastAsia="ja-JP"/>
        </w:rPr>
        <w:tab/>
        <w:t>Discussion on NR PDCCH reception in symbols with LTE CRS REs</w:t>
      </w:r>
      <w:r w:rsidR="008F4B8C" w:rsidRPr="002216DD">
        <w:rPr>
          <w:lang w:val="en-US" w:eastAsia="ja-JP"/>
        </w:rPr>
        <w:tab/>
        <w:t>LG Electronics</w:t>
      </w:r>
    </w:p>
    <w:p w14:paraId="7F95F7DF" w14:textId="4404D1F4" w:rsidR="008F4B8C" w:rsidRPr="002216DD" w:rsidRDefault="001B5688" w:rsidP="008F4B8C">
      <w:pPr>
        <w:rPr>
          <w:lang w:val="en-US" w:eastAsia="ja-JP"/>
        </w:rPr>
      </w:pPr>
      <w:hyperlink r:id="rId2676" w:history="1">
        <w:r w:rsidR="000B5C49">
          <w:rPr>
            <w:rStyle w:val="Hyperlink"/>
            <w:lang w:val="en-US" w:eastAsia="ja-JP"/>
          </w:rPr>
          <w:t>R1-2204815</w:t>
        </w:r>
      </w:hyperlink>
      <w:r w:rsidR="008F4B8C" w:rsidRPr="002216DD">
        <w:rPr>
          <w:lang w:val="en-US" w:eastAsia="ja-JP"/>
        </w:rPr>
        <w:tab/>
        <w:t>Discussion on NR PDCCH reception in DSS</w:t>
      </w:r>
      <w:r w:rsidR="008F4B8C" w:rsidRPr="002216DD">
        <w:rPr>
          <w:lang w:val="en-US" w:eastAsia="ja-JP"/>
        </w:rPr>
        <w:tab/>
        <w:t>Intel Corporation</w:t>
      </w:r>
    </w:p>
    <w:p w14:paraId="3753337A" w14:textId="49313294" w:rsidR="008F4B8C" w:rsidRPr="002216DD" w:rsidRDefault="001B5688" w:rsidP="008F4B8C">
      <w:pPr>
        <w:rPr>
          <w:lang w:val="en-US" w:eastAsia="ja-JP"/>
        </w:rPr>
      </w:pPr>
      <w:hyperlink r:id="rId2677" w:history="1">
        <w:r w:rsidR="000B5C49">
          <w:rPr>
            <w:rStyle w:val="Hyperlink"/>
            <w:lang w:val="en-US" w:eastAsia="ja-JP"/>
          </w:rPr>
          <w:t>R1-2204823</w:t>
        </w:r>
      </w:hyperlink>
      <w:r w:rsidR="008F4B8C" w:rsidRPr="002216DD">
        <w:rPr>
          <w:lang w:val="en-US" w:eastAsia="ja-JP"/>
        </w:rPr>
        <w:tab/>
        <w:t>NR PDCCH overlapping with LTE CRS</w:t>
      </w:r>
      <w:r w:rsidR="008F4B8C" w:rsidRPr="002216DD">
        <w:rPr>
          <w:lang w:val="en-US" w:eastAsia="ja-JP"/>
        </w:rPr>
        <w:tab/>
        <w:t>Nokia, Nokia Shanghai Bell</w:t>
      </w:r>
    </w:p>
    <w:p w14:paraId="7E0C5FB4" w14:textId="28C286AD" w:rsidR="008F4B8C" w:rsidRDefault="001B5688" w:rsidP="008F4B8C">
      <w:pPr>
        <w:rPr>
          <w:lang w:val="en-US" w:eastAsia="ja-JP"/>
        </w:rPr>
      </w:pPr>
      <w:hyperlink r:id="rId2678" w:history="1">
        <w:r w:rsidR="000B5C49">
          <w:rPr>
            <w:rStyle w:val="Hyperlink"/>
            <w:lang w:val="en-US" w:eastAsia="ja-JP"/>
          </w:rPr>
          <w:t>R1-2205049</w:t>
        </w:r>
      </w:hyperlink>
      <w:r w:rsidR="008F4B8C" w:rsidRPr="002216DD">
        <w:rPr>
          <w:lang w:val="en-US" w:eastAsia="ja-JP"/>
        </w:rPr>
        <w:tab/>
        <w:t>NR PDCCH reception in symbols with LTE CRS REs</w:t>
      </w:r>
      <w:r w:rsidR="008F4B8C" w:rsidRPr="002216DD">
        <w:rPr>
          <w:lang w:val="en-US" w:eastAsia="ja-JP"/>
        </w:rPr>
        <w:tab/>
        <w:t>Qualcomm Incorporated</w:t>
      </w:r>
    </w:p>
    <w:p w14:paraId="1D01B17D" w14:textId="6502D49C" w:rsidR="00B06E33" w:rsidRDefault="00B06E33" w:rsidP="008F4B8C">
      <w:pPr>
        <w:rPr>
          <w:lang w:val="en-US" w:eastAsia="ja-JP"/>
        </w:rPr>
      </w:pPr>
    </w:p>
    <w:p w14:paraId="379F4C67" w14:textId="77777777" w:rsidR="00B06E33" w:rsidRPr="00B9456A" w:rsidRDefault="00B06E33" w:rsidP="00B06E33">
      <w:pPr>
        <w:rPr>
          <w:lang w:eastAsia="x-none"/>
        </w:rPr>
      </w:pPr>
      <w:r w:rsidRPr="00B9456A">
        <w:rPr>
          <w:lang w:eastAsia="x-none"/>
        </w:rPr>
        <w:t>[109-e-R18-DSS-01] – Bishwarup (Intel)</w:t>
      </w:r>
    </w:p>
    <w:p w14:paraId="725DA7F0" w14:textId="1372D698" w:rsidR="00B06E33" w:rsidRPr="00B9456A" w:rsidRDefault="00B06E33" w:rsidP="00B06E33">
      <w:pPr>
        <w:rPr>
          <w:lang w:eastAsia="x-none"/>
        </w:rPr>
      </w:pPr>
      <w:r w:rsidRPr="00B9456A">
        <w:rPr>
          <w:lang w:eastAsia="x-none"/>
        </w:rPr>
        <w:t>Email discussion on NR PDCCH reception in symbols with LTE CRS REs by May 20</w:t>
      </w:r>
    </w:p>
    <w:p w14:paraId="0E009907" w14:textId="77777777" w:rsidR="00B06E33" w:rsidRPr="00B9456A" w:rsidRDefault="00B06E33" w:rsidP="007A297D">
      <w:pPr>
        <w:numPr>
          <w:ilvl w:val="0"/>
          <w:numId w:val="78"/>
        </w:numPr>
        <w:rPr>
          <w:lang w:eastAsia="x-none"/>
        </w:rPr>
      </w:pPr>
      <w:r w:rsidRPr="00B9456A">
        <w:rPr>
          <w:lang w:eastAsia="x-none"/>
        </w:rPr>
        <w:t>Check points: May 18</w:t>
      </w:r>
    </w:p>
    <w:p w14:paraId="4C37A50D" w14:textId="779C5C6D" w:rsidR="007404E2" w:rsidRPr="00B9456A" w:rsidRDefault="001B5688" w:rsidP="007404E2">
      <w:pPr>
        <w:rPr>
          <w:b/>
          <w:bCs/>
          <w:lang w:val="en-US" w:eastAsia="ja-JP"/>
        </w:rPr>
      </w:pPr>
      <w:hyperlink r:id="rId2679" w:history="1">
        <w:r w:rsidR="000B5C49">
          <w:rPr>
            <w:rStyle w:val="Hyperlink"/>
            <w:b/>
            <w:bCs/>
            <w:lang w:val="en-US" w:eastAsia="ja-JP"/>
          </w:rPr>
          <w:t>R1-2205173</w:t>
        </w:r>
      </w:hyperlink>
      <w:r w:rsidR="007404E2" w:rsidRPr="00B9456A">
        <w:rPr>
          <w:b/>
          <w:bCs/>
          <w:lang w:val="en-US" w:eastAsia="ja-JP"/>
        </w:rPr>
        <w:tab/>
        <w:t>Summary#1 of AI: 9.9.1 NR PDCCH reception in symbols with LTE CRS Res</w:t>
      </w:r>
      <w:r w:rsidR="007404E2" w:rsidRPr="00B9456A">
        <w:rPr>
          <w:b/>
          <w:bCs/>
          <w:lang w:val="en-US" w:eastAsia="ja-JP"/>
        </w:rPr>
        <w:tab/>
        <w:t>Moderator (Intel Corporation)</w:t>
      </w:r>
    </w:p>
    <w:p w14:paraId="104257CD" w14:textId="48A7ACA5" w:rsidR="00B9456A" w:rsidRDefault="00B9456A" w:rsidP="007404E2">
      <w:pPr>
        <w:rPr>
          <w:lang w:val="en-US" w:eastAsia="ja-JP"/>
        </w:rPr>
      </w:pPr>
      <w:r>
        <w:rPr>
          <w:lang w:val="en-US" w:eastAsia="ja-JP"/>
        </w:rPr>
        <w:t>From May 12</w:t>
      </w:r>
      <w:r w:rsidRPr="00B9456A">
        <w:rPr>
          <w:vertAlign w:val="superscript"/>
          <w:lang w:val="en-US" w:eastAsia="ja-JP"/>
        </w:rPr>
        <w:t>th</w:t>
      </w:r>
      <w:r>
        <w:rPr>
          <w:lang w:val="en-US" w:eastAsia="ja-JP"/>
        </w:rPr>
        <w:t xml:space="preserve"> GTW session</w:t>
      </w:r>
    </w:p>
    <w:p w14:paraId="5EEBA317" w14:textId="77777777" w:rsidR="00B9456A" w:rsidRPr="00B9456A" w:rsidRDefault="00B9456A" w:rsidP="00B9456A">
      <w:pPr>
        <w:rPr>
          <w:highlight w:val="green"/>
          <w:lang w:eastAsia="zh-CN"/>
        </w:rPr>
      </w:pPr>
      <w:r w:rsidRPr="00B9456A">
        <w:rPr>
          <w:rFonts w:hint="eastAsia"/>
          <w:highlight w:val="green"/>
          <w:lang w:eastAsia="zh-CN"/>
        </w:rPr>
        <w:t>A</w:t>
      </w:r>
      <w:r w:rsidRPr="00B9456A">
        <w:rPr>
          <w:highlight w:val="green"/>
          <w:lang w:eastAsia="zh-CN"/>
        </w:rPr>
        <w:t xml:space="preserve">greement </w:t>
      </w:r>
    </w:p>
    <w:p w14:paraId="10DC854C" w14:textId="77777777" w:rsidR="00B9456A" w:rsidRPr="00B9456A" w:rsidRDefault="00B9456A" w:rsidP="00B9456A">
      <w:pPr>
        <w:rPr>
          <w:lang w:eastAsia="zh-CN"/>
        </w:rPr>
      </w:pPr>
      <w:r w:rsidRPr="00B9456A">
        <w:rPr>
          <w:lang w:eastAsia="zh-CN"/>
        </w:rPr>
        <w:t>To evaluate the following options:</w:t>
      </w:r>
    </w:p>
    <w:p w14:paraId="76F26336" w14:textId="77777777" w:rsidR="00B9456A" w:rsidRPr="00B9456A" w:rsidRDefault="00B9456A" w:rsidP="00B9456A">
      <w:pPr>
        <w:pStyle w:val="ListParagraph"/>
        <w:numPr>
          <w:ilvl w:val="0"/>
          <w:numId w:val="98"/>
        </w:numPr>
      </w:pPr>
      <w:r w:rsidRPr="00B9456A">
        <w:t xml:space="preserve">Option-1-1: No NR-PDCCH-DMRS is transmitted for only the REs overlapping with LTE-CRS of the OFDM symbol, NR-PDCCH is punctured on REs colliding with LTE-CRS, NR-PDCCH must span at least 2 consecutive symbols with at least 1 symbol not overlapping with LTE-CRS </w:t>
      </w:r>
    </w:p>
    <w:p w14:paraId="4789A154" w14:textId="77777777" w:rsidR="00B9456A" w:rsidRPr="00B9456A" w:rsidRDefault="00B9456A" w:rsidP="00B9456A">
      <w:pPr>
        <w:pStyle w:val="ListParagraph"/>
        <w:numPr>
          <w:ilvl w:val="0"/>
          <w:numId w:val="98"/>
        </w:numPr>
      </w:pPr>
      <w:r w:rsidRPr="00B9456A">
        <w:t xml:space="preserve">Option-1-2: No NR-PDCCH-DMRS is transmitted in any </w:t>
      </w:r>
      <w:r w:rsidRPr="00B9456A">
        <w:rPr>
          <w:strike/>
        </w:rPr>
        <w:t>such</w:t>
      </w:r>
      <w:r w:rsidRPr="00B9456A">
        <w:t xml:space="preserve"> RE of the OFDM symbol, NR-PDCCH is transmitted on REs not colliding with LTE-CRS including the original DMRS, NR-PDCCH is punctured on REs colliding with LTE-CRS, NR-PDCCH must span at least 2 consecutive symbols with at least 1 symbol not overlapping with LTE-CRS </w:t>
      </w:r>
    </w:p>
    <w:p w14:paraId="214BDD91" w14:textId="77777777" w:rsidR="00B9456A" w:rsidRPr="00B9456A" w:rsidRDefault="00B9456A" w:rsidP="00B9456A">
      <w:pPr>
        <w:pStyle w:val="ListParagraph"/>
        <w:numPr>
          <w:ilvl w:val="0"/>
          <w:numId w:val="98"/>
        </w:numPr>
      </w:pPr>
      <w:r w:rsidRPr="00B9456A">
        <w:t>Option-2: NR-PDCCH or NR-PDCCH-DMRS is transmitted on REs not colliding with LTE-CRS, NR-PDCCH and NR-PDCCH-DMRS may or may not be punctured on REs colliding with LTE-CRS</w:t>
      </w:r>
    </w:p>
    <w:p w14:paraId="767FCCA7" w14:textId="77777777" w:rsidR="00B9456A" w:rsidRPr="00B9456A" w:rsidRDefault="00B9456A" w:rsidP="00B9456A">
      <w:pPr>
        <w:pStyle w:val="ListParagraph"/>
        <w:numPr>
          <w:ilvl w:val="1"/>
          <w:numId w:val="98"/>
        </w:numPr>
      </w:pPr>
      <w:r w:rsidRPr="00B9456A">
        <w:t>No puncture is baseline (UE side)</w:t>
      </w:r>
    </w:p>
    <w:p w14:paraId="1FDB1FBA" w14:textId="77777777" w:rsidR="00B9456A" w:rsidRPr="00B9456A" w:rsidRDefault="00B9456A" w:rsidP="00B9456A">
      <w:pPr>
        <w:rPr>
          <w:rFonts w:ascii="Times New Roman" w:hAnsi="Times New Roman"/>
        </w:rPr>
      </w:pPr>
    </w:p>
    <w:p w14:paraId="0E1EC3C6" w14:textId="05D10B84" w:rsidR="007404E2" w:rsidRDefault="001B5688" w:rsidP="007404E2">
      <w:pPr>
        <w:rPr>
          <w:lang w:val="en-US" w:eastAsia="ja-JP"/>
        </w:rPr>
      </w:pPr>
      <w:hyperlink r:id="rId2680" w:history="1">
        <w:r w:rsidR="000B5C49">
          <w:rPr>
            <w:rStyle w:val="Hyperlink"/>
            <w:lang w:val="en-US" w:eastAsia="ja-JP"/>
          </w:rPr>
          <w:t>R1-2205174</w:t>
        </w:r>
      </w:hyperlink>
      <w:r w:rsidR="007404E2" w:rsidRPr="007404E2">
        <w:rPr>
          <w:lang w:val="en-US" w:eastAsia="ja-JP"/>
        </w:rPr>
        <w:tab/>
        <w:t>Summary#2 of AI: 9.9.1 NR PDCCH reception in symbols with LTE CRS REs</w:t>
      </w:r>
      <w:r w:rsidR="007404E2" w:rsidRPr="007404E2">
        <w:rPr>
          <w:lang w:val="en-US" w:eastAsia="ja-JP"/>
        </w:rPr>
        <w:tab/>
        <w:t>Moderator (Intel Corporation)</w:t>
      </w:r>
    </w:p>
    <w:p w14:paraId="7519FEB8" w14:textId="2B3AD88C" w:rsidR="00D17A05" w:rsidRPr="00D17A05" w:rsidRDefault="001B5688" w:rsidP="00D17A05">
      <w:pPr>
        <w:rPr>
          <w:b/>
          <w:bCs/>
          <w:lang w:val="en-US" w:eastAsia="ja-JP"/>
        </w:rPr>
      </w:pPr>
      <w:hyperlink r:id="rId2681" w:history="1">
        <w:r w:rsidR="000B5C49">
          <w:rPr>
            <w:rStyle w:val="Hyperlink"/>
            <w:b/>
            <w:bCs/>
            <w:lang w:val="en-US" w:eastAsia="ja-JP"/>
          </w:rPr>
          <w:t>R1-2205356</w:t>
        </w:r>
      </w:hyperlink>
      <w:r w:rsidR="00D17A05" w:rsidRPr="00D17A05">
        <w:rPr>
          <w:b/>
          <w:bCs/>
          <w:lang w:val="en-US" w:eastAsia="ja-JP"/>
        </w:rPr>
        <w:tab/>
        <w:t>Summary#3 of AI: 9.9.1 NR PDCCH reception in symbols with LTE CRS REs</w:t>
      </w:r>
      <w:r w:rsidR="00D17A05" w:rsidRPr="00D17A05">
        <w:rPr>
          <w:b/>
          <w:bCs/>
          <w:lang w:val="en-US" w:eastAsia="ja-JP"/>
        </w:rPr>
        <w:tab/>
        <w:t>Moderator (Intel Corporation)</w:t>
      </w:r>
    </w:p>
    <w:p w14:paraId="051C4512" w14:textId="37C90A65" w:rsidR="00D17A05" w:rsidRDefault="00D17A05" w:rsidP="00D17A05">
      <w:pPr>
        <w:rPr>
          <w:lang w:val="en-US" w:eastAsia="ja-JP"/>
        </w:rPr>
      </w:pPr>
      <w:r>
        <w:rPr>
          <w:lang w:val="en-US" w:eastAsia="ja-JP"/>
        </w:rPr>
        <w:t>From May 16</w:t>
      </w:r>
      <w:r w:rsidRPr="00B9456A">
        <w:rPr>
          <w:vertAlign w:val="superscript"/>
          <w:lang w:val="en-US" w:eastAsia="ja-JP"/>
        </w:rPr>
        <w:t>th</w:t>
      </w:r>
      <w:r>
        <w:rPr>
          <w:lang w:val="en-US" w:eastAsia="ja-JP"/>
        </w:rPr>
        <w:t xml:space="preserve"> GTW session</w:t>
      </w:r>
    </w:p>
    <w:p w14:paraId="70A3EABD" w14:textId="77777777" w:rsidR="00D17A05" w:rsidRPr="00D17A05" w:rsidRDefault="00D17A05" w:rsidP="00D17A05">
      <w:pPr>
        <w:rPr>
          <w:u w:val="single"/>
        </w:rPr>
      </w:pPr>
      <w:r w:rsidRPr="00D17A05">
        <w:rPr>
          <w:u w:val="single"/>
        </w:rPr>
        <w:t>Observation</w:t>
      </w:r>
    </w:p>
    <w:p w14:paraId="5B713983" w14:textId="77777777" w:rsidR="00D17A05" w:rsidRPr="002773CD" w:rsidRDefault="00D17A05" w:rsidP="00D17A05">
      <w:r w:rsidRPr="002773CD">
        <w:t>For evaluations consider the following options:</w:t>
      </w:r>
    </w:p>
    <w:p w14:paraId="21B84350" w14:textId="77777777" w:rsidR="00D17A05" w:rsidRPr="00D17A05" w:rsidRDefault="00D17A05" w:rsidP="00CF6E6D">
      <w:pPr>
        <w:pStyle w:val="ListParagraph"/>
        <w:numPr>
          <w:ilvl w:val="0"/>
          <w:numId w:val="255"/>
        </w:numPr>
      </w:pPr>
      <w:r w:rsidRPr="00D17A05">
        <w:t>Option 1-1:</w:t>
      </w:r>
    </w:p>
    <w:p w14:paraId="34FB1D0B" w14:textId="77777777" w:rsidR="00D17A05" w:rsidRPr="00D17A05" w:rsidRDefault="00D17A05" w:rsidP="00CF6E6D">
      <w:pPr>
        <w:pStyle w:val="ListParagraph"/>
        <w:numPr>
          <w:ilvl w:val="1"/>
          <w:numId w:val="255"/>
        </w:numPr>
        <w:rPr>
          <w:rFonts w:eastAsia="DengXian"/>
        </w:rPr>
      </w:pPr>
      <w:r w:rsidRPr="00D17A05">
        <w:rPr>
          <w:rFonts w:eastAsia="DengXian"/>
        </w:rPr>
        <w:t>PDCCH and PDCCH DMRS mapping to REs: Legacy</w:t>
      </w:r>
    </w:p>
    <w:p w14:paraId="209605B1" w14:textId="77777777" w:rsidR="00D17A05" w:rsidRPr="00D17A05" w:rsidRDefault="00D17A05" w:rsidP="00CF6E6D">
      <w:pPr>
        <w:pStyle w:val="ListParagraph"/>
        <w:numPr>
          <w:ilvl w:val="1"/>
          <w:numId w:val="255"/>
        </w:numPr>
        <w:rPr>
          <w:rFonts w:eastAsia="DengXian"/>
        </w:rPr>
      </w:pPr>
      <w:r w:rsidRPr="00D17A05">
        <w:rPr>
          <w:rFonts w:eastAsia="DengXian"/>
        </w:rPr>
        <w:t>PDCCH REs overlapping with LTE CRS: Receiver punctures</w:t>
      </w:r>
    </w:p>
    <w:p w14:paraId="366510D9" w14:textId="77777777" w:rsidR="00D17A05" w:rsidRPr="00D17A05" w:rsidRDefault="00D17A05" w:rsidP="00CF6E6D">
      <w:pPr>
        <w:pStyle w:val="ListParagraph"/>
        <w:numPr>
          <w:ilvl w:val="1"/>
          <w:numId w:val="255"/>
        </w:numPr>
        <w:rPr>
          <w:rFonts w:eastAsia="DengXian"/>
        </w:rPr>
      </w:pPr>
      <w:bookmarkStart w:id="384" w:name="_Hlk103593086"/>
      <w:r w:rsidRPr="00D17A05">
        <w:rPr>
          <w:rFonts w:eastAsia="DengXian"/>
        </w:rPr>
        <w:t xml:space="preserve">PDCCH DMRS REs overlapping with LTE CRS: </w:t>
      </w:r>
      <w:r w:rsidRPr="00D17A05">
        <w:rPr>
          <w:rFonts w:eastAsia="Malgun Gothic"/>
          <w:color w:val="FF0000"/>
        </w:rPr>
        <w:t xml:space="preserve">All DMRS REs on overlapping symbol </w:t>
      </w:r>
      <w:r w:rsidRPr="00D17A05">
        <w:rPr>
          <w:rFonts w:eastAsia="Malgun Gothic"/>
        </w:rPr>
        <w:t xml:space="preserve">Not </w:t>
      </w:r>
      <w:r w:rsidRPr="00D17A05">
        <w:rPr>
          <w:rFonts w:eastAsia="Malgun Gothic"/>
          <w:color w:val="FF0000"/>
        </w:rPr>
        <w:t xml:space="preserve">used for CE, </w:t>
      </w:r>
      <w:r w:rsidRPr="00D17A05">
        <w:rPr>
          <w:rFonts w:eastAsia="DengXian"/>
        </w:rPr>
        <w:t>or legacy pattern is assumed</w:t>
      </w:r>
    </w:p>
    <w:bookmarkEnd w:id="384"/>
    <w:p w14:paraId="5E441B7D" w14:textId="77777777" w:rsidR="00D17A05" w:rsidRPr="00D17A05" w:rsidRDefault="00D17A05" w:rsidP="00CF6E6D">
      <w:pPr>
        <w:pStyle w:val="ListParagraph"/>
        <w:numPr>
          <w:ilvl w:val="1"/>
          <w:numId w:val="255"/>
        </w:numPr>
        <w:rPr>
          <w:rFonts w:eastAsia="DengXian"/>
        </w:rPr>
      </w:pPr>
      <w:r w:rsidRPr="00D17A05">
        <w:rPr>
          <w:rFonts w:eastAsia="DengXian"/>
        </w:rPr>
        <w:t xml:space="preserve">gNB transmits: Irrelevant what the gNB transmits on REs overlapping with the LTE CRS REs as indicated in the CRS RM pattern. </w:t>
      </w:r>
    </w:p>
    <w:p w14:paraId="75DF6F43" w14:textId="77777777" w:rsidR="00D17A05" w:rsidRPr="00D17A05" w:rsidRDefault="00D17A05" w:rsidP="00CF6E6D">
      <w:pPr>
        <w:pStyle w:val="ListParagraph"/>
        <w:numPr>
          <w:ilvl w:val="1"/>
          <w:numId w:val="255"/>
        </w:numPr>
        <w:rPr>
          <w:rFonts w:eastAsia="DengXian"/>
        </w:rPr>
      </w:pPr>
      <w:r w:rsidRPr="00D17A05">
        <w:rPr>
          <w:rFonts w:eastAsia="DengXian"/>
        </w:rPr>
        <w:t>Channel estimator: operate on clean symbol DMRS only, Legacy</w:t>
      </w:r>
    </w:p>
    <w:p w14:paraId="2D6C5121" w14:textId="77777777" w:rsidR="00D17A05" w:rsidRPr="00D17A05" w:rsidRDefault="00D17A05" w:rsidP="00CF6E6D">
      <w:pPr>
        <w:pStyle w:val="ListParagraph"/>
        <w:numPr>
          <w:ilvl w:val="0"/>
          <w:numId w:val="255"/>
        </w:numPr>
        <w:rPr>
          <w:rFonts w:eastAsia="DengXian"/>
        </w:rPr>
      </w:pPr>
      <w:r w:rsidRPr="00D17A05">
        <w:rPr>
          <w:rFonts w:eastAsia="DengXian"/>
        </w:rPr>
        <w:t>Option 1-2:</w:t>
      </w:r>
    </w:p>
    <w:p w14:paraId="2F711E87" w14:textId="77777777" w:rsidR="00D17A05" w:rsidRPr="00D17A05" w:rsidRDefault="00D17A05" w:rsidP="00CF6E6D">
      <w:pPr>
        <w:pStyle w:val="ListParagraph"/>
        <w:numPr>
          <w:ilvl w:val="1"/>
          <w:numId w:val="255"/>
        </w:numPr>
        <w:rPr>
          <w:rFonts w:eastAsia="DengXian"/>
        </w:rPr>
      </w:pPr>
      <w:r w:rsidRPr="00D17A05">
        <w:rPr>
          <w:rFonts w:eastAsia="DengXian"/>
        </w:rPr>
        <w:t>PDCCH and PDCCH DMRS mapping to REs: New PDCCH rate-matching</w:t>
      </w:r>
    </w:p>
    <w:p w14:paraId="21ACFC15" w14:textId="77777777" w:rsidR="00D17A05" w:rsidRPr="00D17A05" w:rsidRDefault="00D17A05" w:rsidP="00CF6E6D">
      <w:pPr>
        <w:pStyle w:val="ListParagraph"/>
        <w:numPr>
          <w:ilvl w:val="2"/>
          <w:numId w:val="255"/>
        </w:numPr>
        <w:rPr>
          <w:rFonts w:eastAsia="DengXian"/>
        </w:rPr>
      </w:pPr>
      <w:r w:rsidRPr="00D17A05">
        <w:rPr>
          <w:rFonts w:eastAsia="DengXian"/>
        </w:rPr>
        <w:t xml:space="preserve">No PDCCH DMRS on the symbol overlapping with LTE CRS </w:t>
      </w:r>
    </w:p>
    <w:p w14:paraId="044F7FB5" w14:textId="77777777" w:rsidR="00D17A05" w:rsidRPr="00D17A05" w:rsidRDefault="00D17A05" w:rsidP="00CF6E6D">
      <w:pPr>
        <w:pStyle w:val="ListParagraph"/>
        <w:numPr>
          <w:ilvl w:val="1"/>
          <w:numId w:val="255"/>
        </w:numPr>
        <w:rPr>
          <w:rFonts w:eastAsia="DengXian"/>
        </w:rPr>
      </w:pPr>
      <w:r w:rsidRPr="00D17A05">
        <w:rPr>
          <w:rFonts w:eastAsia="DengXian"/>
        </w:rPr>
        <w:lastRenderedPageBreak/>
        <w:t>PDCCH REs overlapping with LTE CRS: Receiver punctures</w:t>
      </w:r>
    </w:p>
    <w:p w14:paraId="78E30091" w14:textId="77777777" w:rsidR="00D17A05" w:rsidRPr="00D17A05" w:rsidRDefault="00D17A05" w:rsidP="00CF6E6D">
      <w:pPr>
        <w:pStyle w:val="ListParagraph"/>
        <w:numPr>
          <w:ilvl w:val="1"/>
          <w:numId w:val="255"/>
        </w:numPr>
        <w:rPr>
          <w:rFonts w:eastAsia="DengXian"/>
        </w:rPr>
      </w:pPr>
      <w:r w:rsidRPr="00D17A05">
        <w:rPr>
          <w:rFonts w:eastAsia="DengXian"/>
        </w:rPr>
        <w:t>PDCCH DMRS REs overlapping with LTE CRS: Not expected</w:t>
      </w:r>
    </w:p>
    <w:p w14:paraId="3799B542" w14:textId="77777777" w:rsidR="00D17A05" w:rsidRPr="00D17A05" w:rsidRDefault="00D17A05" w:rsidP="00CF6E6D">
      <w:pPr>
        <w:pStyle w:val="ListParagraph"/>
        <w:numPr>
          <w:ilvl w:val="1"/>
          <w:numId w:val="255"/>
        </w:numPr>
        <w:rPr>
          <w:rFonts w:eastAsia="DengXian"/>
        </w:rPr>
      </w:pPr>
      <w:r w:rsidRPr="00D17A05">
        <w:rPr>
          <w:rFonts w:eastAsia="DengXian"/>
        </w:rPr>
        <w:t>Channel estimator (UE assumption): Operate on clean symbol DMRS only</w:t>
      </w:r>
    </w:p>
    <w:p w14:paraId="1ECB851D" w14:textId="77777777" w:rsidR="00D17A05" w:rsidRPr="00D17A05" w:rsidRDefault="00D17A05" w:rsidP="00CF6E6D">
      <w:pPr>
        <w:pStyle w:val="ListParagraph"/>
        <w:numPr>
          <w:ilvl w:val="1"/>
          <w:numId w:val="255"/>
        </w:numPr>
        <w:rPr>
          <w:rFonts w:eastAsia="DengXian"/>
        </w:rPr>
      </w:pPr>
      <w:r w:rsidRPr="00D17A05">
        <w:rPr>
          <w:rFonts w:eastAsia="DengXian"/>
        </w:rPr>
        <w:t>gNB transmits: Irrelevant what the gNB transmits on REs overlapping with the LTE CRS REs as indicated in the CRS RM pattern</w:t>
      </w:r>
    </w:p>
    <w:p w14:paraId="22452ACA" w14:textId="77777777" w:rsidR="00D17A05" w:rsidRPr="00D17A05" w:rsidRDefault="00D17A05" w:rsidP="00CF6E6D">
      <w:pPr>
        <w:pStyle w:val="ListParagraph"/>
        <w:numPr>
          <w:ilvl w:val="0"/>
          <w:numId w:val="255"/>
        </w:numPr>
        <w:rPr>
          <w:rFonts w:eastAsia="DengXian"/>
        </w:rPr>
      </w:pPr>
      <w:r w:rsidRPr="00D17A05">
        <w:rPr>
          <w:rFonts w:eastAsia="DengXian"/>
        </w:rPr>
        <w:t>Option 2:</w:t>
      </w:r>
    </w:p>
    <w:p w14:paraId="52874EB7" w14:textId="77777777" w:rsidR="00D17A05" w:rsidRPr="00D17A05" w:rsidRDefault="00D17A05" w:rsidP="00CF6E6D">
      <w:pPr>
        <w:pStyle w:val="ListParagraph"/>
        <w:numPr>
          <w:ilvl w:val="1"/>
          <w:numId w:val="255"/>
        </w:numPr>
        <w:rPr>
          <w:rFonts w:eastAsia="DengXian"/>
        </w:rPr>
      </w:pPr>
      <w:r w:rsidRPr="00D17A05">
        <w:rPr>
          <w:rFonts w:eastAsia="DengXian"/>
        </w:rPr>
        <w:t>PDCCH and PDCCH DMRS mapping to REs: Legacy</w:t>
      </w:r>
    </w:p>
    <w:p w14:paraId="2BE3A4D3" w14:textId="77777777" w:rsidR="00D17A05" w:rsidRPr="00D17A05" w:rsidRDefault="00D17A05" w:rsidP="00CF6E6D">
      <w:pPr>
        <w:pStyle w:val="ListParagraph"/>
        <w:numPr>
          <w:ilvl w:val="1"/>
          <w:numId w:val="255"/>
        </w:numPr>
        <w:rPr>
          <w:rFonts w:eastAsia="DengXian"/>
        </w:rPr>
      </w:pPr>
      <w:r w:rsidRPr="00D17A05">
        <w:rPr>
          <w:rFonts w:eastAsia="DengXian"/>
        </w:rPr>
        <w:t xml:space="preserve">PDCCH REs overlapping with LTE CRS: Baseline: Process as legacy </w:t>
      </w:r>
    </w:p>
    <w:p w14:paraId="573708D2" w14:textId="77777777" w:rsidR="00D17A05" w:rsidRPr="00D17A05" w:rsidRDefault="00D17A05" w:rsidP="00CF6E6D">
      <w:pPr>
        <w:pStyle w:val="ListParagraph"/>
        <w:numPr>
          <w:ilvl w:val="1"/>
          <w:numId w:val="255"/>
        </w:numPr>
        <w:rPr>
          <w:rFonts w:eastAsia="DengXian"/>
        </w:rPr>
      </w:pPr>
      <w:r w:rsidRPr="00D17A05">
        <w:rPr>
          <w:rFonts w:eastAsia="DengXian"/>
        </w:rPr>
        <w:t>PDCCH DMRS REs overlapping with LTE CRS: Aware or unaware</w:t>
      </w:r>
    </w:p>
    <w:p w14:paraId="755A35C8" w14:textId="77777777" w:rsidR="00D17A05" w:rsidRPr="00D17A05" w:rsidRDefault="00D17A05" w:rsidP="00CF6E6D">
      <w:pPr>
        <w:pStyle w:val="ListParagraph"/>
        <w:numPr>
          <w:ilvl w:val="1"/>
          <w:numId w:val="255"/>
        </w:numPr>
        <w:rPr>
          <w:rFonts w:eastAsia="DengXian"/>
        </w:rPr>
      </w:pPr>
      <w:r w:rsidRPr="00D17A05">
        <w:rPr>
          <w:rFonts w:eastAsia="DengXian"/>
        </w:rPr>
        <w:t>Channel estimator: Baseline: Process as legacy (Receiver does not puncture DMRS), Optional: Advanced receiver (Use the DMRS other than legacy behavior)</w:t>
      </w:r>
    </w:p>
    <w:p w14:paraId="20CE1D2A" w14:textId="77777777" w:rsidR="00D17A05" w:rsidRPr="00D17A05" w:rsidRDefault="00D17A05" w:rsidP="00CF6E6D">
      <w:pPr>
        <w:pStyle w:val="ListParagraph"/>
        <w:numPr>
          <w:ilvl w:val="1"/>
          <w:numId w:val="255"/>
        </w:numPr>
        <w:rPr>
          <w:rFonts w:eastAsia="DengXian"/>
        </w:rPr>
      </w:pPr>
      <w:r w:rsidRPr="00D17A05">
        <w:rPr>
          <w:rFonts w:eastAsia="DengXian"/>
        </w:rPr>
        <w:t xml:space="preserve">gNB transmits: </w:t>
      </w:r>
    </w:p>
    <w:p w14:paraId="1E419021" w14:textId="3D0EDB48" w:rsidR="00D17A05" w:rsidRPr="00D17A05" w:rsidRDefault="00D17A05" w:rsidP="00CF6E6D">
      <w:pPr>
        <w:pStyle w:val="ListParagraph"/>
        <w:numPr>
          <w:ilvl w:val="2"/>
          <w:numId w:val="255"/>
        </w:numPr>
        <w:rPr>
          <w:rFonts w:eastAsia="DengXian"/>
        </w:rPr>
      </w:pPr>
      <w:r w:rsidRPr="00D17A05">
        <w:rPr>
          <w:rFonts w:eastAsia="DengXian"/>
        </w:rPr>
        <w:t xml:space="preserve">Baseline: </w:t>
      </w:r>
      <w:r>
        <w:rPr>
          <w:rFonts w:eastAsia="DengXian"/>
        </w:rPr>
        <w:t>m</w:t>
      </w:r>
      <w:r w:rsidRPr="00D17A05">
        <w:rPr>
          <w:rFonts w:eastAsia="DengXian"/>
        </w:rPr>
        <w:t xml:space="preserve">ay puncture the PDCCH/PDCCH DMRS, or may superposition the two. </w:t>
      </w:r>
    </w:p>
    <w:p w14:paraId="5442FA7C" w14:textId="77777777" w:rsidR="00D17A05" w:rsidRPr="00D17A05" w:rsidRDefault="00D17A05" w:rsidP="00CF6E6D">
      <w:pPr>
        <w:pStyle w:val="ListParagraph"/>
        <w:numPr>
          <w:ilvl w:val="2"/>
          <w:numId w:val="255"/>
        </w:numPr>
        <w:rPr>
          <w:rFonts w:eastAsia="DengXian"/>
        </w:rPr>
      </w:pPr>
      <w:r w:rsidRPr="00D17A05">
        <w:rPr>
          <w:rFonts w:eastAsia="DengXian"/>
        </w:rPr>
        <w:t xml:space="preserve">Optional: may puncture LTE CRS of </w:t>
      </w:r>
      <w:r w:rsidRPr="00D17A05">
        <w:rPr>
          <w:rFonts w:eastAsia="DengXian" w:hint="eastAsia"/>
          <w:lang w:eastAsia="zh-CN"/>
        </w:rPr>
        <w:t>Port</w:t>
      </w:r>
      <w:r w:rsidRPr="00D17A05">
        <w:rPr>
          <w:rFonts w:eastAsia="DengXian"/>
        </w:rPr>
        <w:t xml:space="preserve">#2&amp;3. </w:t>
      </w:r>
    </w:p>
    <w:p w14:paraId="28903F3D" w14:textId="77777777" w:rsidR="00D17A05" w:rsidRPr="00D17A05" w:rsidRDefault="00D17A05" w:rsidP="00CF6E6D">
      <w:pPr>
        <w:pStyle w:val="ListParagraph"/>
        <w:numPr>
          <w:ilvl w:val="2"/>
          <w:numId w:val="255"/>
        </w:numPr>
        <w:rPr>
          <w:rFonts w:eastAsia="DengXian"/>
        </w:rPr>
      </w:pPr>
      <w:r w:rsidRPr="00D17A05">
        <w:rPr>
          <w:rFonts w:eastAsia="DengXian"/>
        </w:rPr>
        <w:t>Impact to LTE UEs should be considered if superposition is used.</w:t>
      </w:r>
    </w:p>
    <w:p w14:paraId="616B8138" w14:textId="77777777" w:rsidR="00D17A05" w:rsidRPr="00D17A05" w:rsidRDefault="00D17A05" w:rsidP="00D17A05">
      <w:pPr>
        <w:rPr>
          <w:lang w:eastAsia="ja-JP"/>
        </w:rPr>
      </w:pPr>
    </w:p>
    <w:p w14:paraId="32A1981D" w14:textId="48D7495F" w:rsidR="00D17A05" w:rsidRPr="002D21B8" w:rsidRDefault="001B5688" w:rsidP="00D17A05">
      <w:pPr>
        <w:rPr>
          <w:b/>
          <w:bCs/>
          <w:lang w:val="en-US" w:eastAsia="ja-JP"/>
        </w:rPr>
      </w:pPr>
      <w:hyperlink r:id="rId2682" w:history="1">
        <w:r w:rsidR="000B5C49">
          <w:rPr>
            <w:rStyle w:val="Hyperlink"/>
            <w:b/>
            <w:bCs/>
            <w:lang w:val="en-US" w:eastAsia="ja-JP"/>
          </w:rPr>
          <w:t>R1-2205357</w:t>
        </w:r>
      </w:hyperlink>
      <w:r w:rsidR="00D17A05" w:rsidRPr="002D21B8">
        <w:rPr>
          <w:b/>
          <w:bCs/>
          <w:lang w:val="en-US" w:eastAsia="ja-JP"/>
        </w:rPr>
        <w:tab/>
        <w:t>Summary#4 of AI: 9.9.1 NR PDCCH reception in symbols with LTE CRS REs</w:t>
      </w:r>
      <w:r w:rsidR="00D17A05" w:rsidRPr="002D21B8">
        <w:rPr>
          <w:b/>
          <w:bCs/>
          <w:lang w:val="en-US" w:eastAsia="ja-JP"/>
        </w:rPr>
        <w:tab/>
        <w:t>Moderator (Intel Corporation)</w:t>
      </w:r>
    </w:p>
    <w:p w14:paraId="41A4E79E" w14:textId="4EB821D9" w:rsidR="002D21B8" w:rsidRDefault="002D21B8" w:rsidP="00D17A05">
      <w:pPr>
        <w:rPr>
          <w:lang w:val="en-US" w:eastAsia="ja-JP"/>
        </w:rPr>
      </w:pPr>
      <w:r>
        <w:rPr>
          <w:lang w:val="en-US" w:eastAsia="ja-JP"/>
        </w:rPr>
        <w:t>From May 19</w:t>
      </w:r>
      <w:r w:rsidRPr="002D21B8">
        <w:rPr>
          <w:vertAlign w:val="superscript"/>
          <w:lang w:val="en-US" w:eastAsia="ja-JP"/>
        </w:rPr>
        <w:t>th</w:t>
      </w:r>
      <w:r>
        <w:rPr>
          <w:lang w:val="en-US" w:eastAsia="ja-JP"/>
        </w:rPr>
        <w:t xml:space="preserve"> GTW session</w:t>
      </w:r>
    </w:p>
    <w:p w14:paraId="6D90418E" w14:textId="77777777" w:rsidR="002D21B8" w:rsidRPr="00867E94" w:rsidRDefault="002D21B8" w:rsidP="002D21B8">
      <w:pPr>
        <w:shd w:val="clear" w:color="auto" w:fill="FFFFFF"/>
        <w:rPr>
          <w:highlight w:val="green"/>
          <w:lang w:val="en-US" w:eastAsia="ja-JP"/>
        </w:rPr>
      </w:pPr>
      <w:r w:rsidRPr="00867E94">
        <w:rPr>
          <w:highlight w:val="green"/>
          <w:lang w:val="en-US" w:eastAsia="ja-JP"/>
        </w:rPr>
        <w:t>Agreement</w:t>
      </w:r>
    </w:p>
    <w:p w14:paraId="522FD2E1" w14:textId="77777777" w:rsidR="002D21B8" w:rsidRPr="00985F23" w:rsidRDefault="002D21B8" w:rsidP="002D21B8">
      <w:pPr>
        <w:shd w:val="clear" w:color="auto" w:fill="FFFFFF"/>
        <w:rPr>
          <w:lang w:val="en-US" w:eastAsia="ja-JP"/>
        </w:rPr>
      </w:pPr>
      <w:r w:rsidRPr="00985F23">
        <w:rPr>
          <w:lang w:val="en-US" w:eastAsia="ja-JP"/>
        </w:rPr>
        <w:t>For evaluations consider the following list of scenarios:</w:t>
      </w:r>
    </w:p>
    <w:p w14:paraId="0FB9E9F8" w14:textId="77777777" w:rsidR="002D21B8" w:rsidRPr="00262178" w:rsidRDefault="002D21B8" w:rsidP="00CF6E6D">
      <w:pPr>
        <w:pStyle w:val="ListParagraph"/>
        <w:numPr>
          <w:ilvl w:val="0"/>
          <w:numId w:val="370"/>
        </w:numPr>
        <w:ind w:left="714" w:hanging="357"/>
        <w:rPr>
          <w:lang w:val="en-US"/>
        </w:rPr>
      </w:pPr>
      <w:r w:rsidRPr="00262178">
        <w:rPr>
          <w:lang w:val="en-US"/>
        </w:rPr>
        <w:t>Scenario#1A: 1 symbol CORESET, overlapped with CRS – Option 2 only</w:t>
      </w:r>
    </w:p>
    <w:p w14:paraId="6A51759B" w14:textId="77777777" w:rsidR="002D21B8" w:rsidRPr="00262178" w:rsidRDefault="002D21B8" w:rsidP="00CF6E6D">
      <w:pPr>
        <w:pStyle w:val="ListParagraph"/>
        <w:numPr>
          <w:ilvl w:val="0"/>
          <w:numId w:val="370"/>
        </w:numPr>
        <w:ind w:left="714" w:hanging="357"/>
        <w:rPr>
          <w:lang w:val="en-US"/>
        </w:rPr>
      </w:pPr>
      <w:r w:rsidRPr="00262178">
        <w:rPr>
          <w:lang w:val="en-US"/>
        </w:rPr>
        <w:t>Scenario#2: 2 symbols CORESET, including 1 overlapping symbol and 1 clean symbol – Option 1-1/1-2/2</w:t>
      </w:r>
    </w:p>
    <w:p w14:paraId="5219A315" w14:textId="77777777" w:rsidR="002D21B8" w:rsidRPr="00262178" w:rsidRDefault="002D21B8" w:rsidP="00CF6E6D">
      <w:pPr>
        <w:pStyle w:val="ListParagraph"/>
        <w:numPr>
          <w:ilvl w:val="0"/>
          <w:numId w:val="370"/>
        </w:numPr>
        <w:ind w:left="714" w:hanging="357"/>
        <w:rPr>
          <w:lang w:val="en-US"/>
        </w:rPr>
      </w:pPr>
      <w:r w:rsidRPr="00262178">
        <w:rPr>
          <w:lang w:val="en-US"/>
        </w:rPr>
        <w:t>Scenario#3: 3 symbols CORESET, including 1 overlapping symbol and 2 clean symbols – Option 1-1/1-2/2</w:t>
      </w:r>
    </w:p>
    <w:p w14:paraId="3C924C6C" w14:textId="77777777" w:rsidR="002D21B8" w:rsidRDefault="002D21B8" w:rsidP="00262178"/>
    <w:p w14:paraId="538AA55F" w14:textId="77777777" w:rsidR="002D21B8" w:rsidRPr="00A14159" w:rsidRDefault="002D21B8" w:rsidP="00262178">
      <w:pPr>
        <w:rPr>
          <w:rFonts w:eastAsia="DengXian"/>
          <w:highlight w:val="green"/>
          <w:lang w:eastAsia="zh-CN"/>
        </w:rPr>
      </w:pPr>
      <w:r w:rsidRPr="00A14159">
        <w:rPr>
          <w:rFonts w:eastAsia="DengXian"/>
          <w:highlight w:val="green"/>
          <w:lang w:eastAsia="zh-CN"/>
        </w:rPr>
        <w:t>Agreement</w:t>
      </w:r>
    </w:p>
    <w:p w14:paraId="08F71B10" w14:textId="77777777" w:rsidR="002D21B8" w:rsidRDefault="002D21B8" w:rsidP="00262178">
      <w:pPr>
        <w:rPr>
          <w:rFonts w:eastAsia="Gulim" w:cs="Calibri"/>
          <w:b/>
          <w:bCs/>
        </w:rPr>
      </w:pPr>
      <w:r>
        <w:t xml:space="preserve">LLS simulations assumptions, </w:t>
      </w:r>
      <w:r w:rsidRPr="002D4609">
        <w:t>[] are optional</w:t>
      </w:r>
      <w:r>
        <w:t>:</w:t>
      </w:r>
    </w:p>
    <w:p w14:paraId="0AD5D75C" w14:textId="77777777" w:rsidR="002D21B8" w:rsidRDefault="002D21B8" w:rsidP="00262178"/>
    <w:tbl>
      <w:tblPr>
        <w:tblW w:w="0" w:type="auto"/>
        <w:tblInd w:w="-10" w:type="dxa"/>
        <w:tblCellMar>
          <w:left w:w="0" w:type="dxa"/>
          <w:right w:w="0" w:type="dxa"/>
        </w:tblCellMar>
        <w:tblLook w:val="04A0" w:firstRow="1" w:lastRow="0" w:firstColumn="1" w:lastColumn="0" w:noHBand="0" w:noVBand="1"/>
      </w:tblPr>
      <w:tblGrid>
        <w:gridCol w:w="3969"/>
        <w:gridCol w:w="5211"/>
      </w:tblGrid>
      <w:tr w:rsidR="002D21B8" w:rsidRPr="00262178" w14:paraId="2D73C739" w14:textId="77777777" w:rsidTr="00262178">
        <w:tc>
          <w:tcPr>
            <w:tcW w:w="3969" w:type="dxa"/>
            <w:tcBorders>
              <w:top w:val="single" w:sz="8" w:space="0" w:color="auto"/>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hideMark/>
          </w:tcPr>
          <w:p w14:paraId="48B38DC8" w14:textId="77777777" w:rsidR="002D21B8" w:rsidRPr="00262178" w:rsidRDefault="002D21B8" w:rsidP="00262178">
            <w:pPr>
              <w:overflowPunct w:val="0"/>
              <w:jc w:val="center"/>
              <w:rPr>
                <w:rFonts w:ascii="Arial" w:hAnsi="Arial" w:cs="Arial"/>
                <w:sz w:val="16"/>
                <w:szCs w:val="16"/>
              </w:rPr>
            </w:pPr>
            <w:r w:rsidRPr="00262178">
              <w:rPr>
                <w:rFonts w:ascii="Arial" w:hAnsi="Arial" w:cs="Arial"/>
                <w:b/>
                <w:bCs/>
                <w:sz w:val="16"/>
                <w:szCs w:val="16"/>
                <w:lang w:eastAsia="sv-SE"/>
              </w:rPr>
              <w:t>Parameters</w:t>
            </w:r>
          </w:p>
        </w:tc>
        <w:tc>
          <w:tcPr>
            <w:tcW w:w="5211" w:type="dxa"/>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vAlign w:val="center"/>
            <w:hideMark/>
          </w:tcPr>
          <w:p w14:paraId="2B5315B0" w14:textId="77777777" w:rsidR="002D21B8" w:rsidRPr="00262178" w:rsidRDefault="002D21B8" w:rsidP="00262178">
            <w:pPr>
              <w:overflowPunct w:val="0"/>
              <w:jc w:val="center"/>
              <w:rPr>
                <w:rFonts w:ascii="Arial" w:hAnsi="Arial" w:cs="Arial"/>
                <w:sz w:val="16"/>
                <w:szCs w:val="16"/>
              </w:rPr>
            </w:pPr>
            <w:r w:rsidRPr="00262178">
              <w:rPr>
                <w:rFonts w:ascii="Arial" w:hAnsi="Arial" w:cs="Arial"/>
                <w:b/>
                <w:bCs/>
                <w:color w:val="000000"/>
                <w:sz w:val="16"/>
                <w:szCs w:val="16"/>
                <w:lang w:eastAsia="sv-SE"/>
              </w:rPr>
              <w:t>Values</w:t>
            </w:r>
          </w:p>
        </w:tc>
      </w:tr>
      <w:tr w:rsidR="002D21B8" w:rsidRPr="00262178" w14:paraId="05933492" w14:textId="77777777" w:rsidTr="00262178">
        <w:tc>
          <w:tcPr>
            <w:tcW w:w="396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DAE97B8" w14:textId="77777777" w:rsidR="002D21B8" w:rsidRPr="00262178" w:rsidRDefault="002D21B8" w:rsidP="00262178">
            <w:pPr>
              <w:overflowPunct w:val="0"/>
              <w:rPr>
                <w:rFonts w:ascii="Arial" w:hAnsi="Arial" w:cs="Arial"/>
                <w:sz w:val="16"/>
                <w:szCs w:val="16"/>
              </w:rPr>
            </w:pPr>
            <w:r w:rsidRPr="00262178">
              <w:rPr>
                <w:rFonts w:ascii="Arial" w:hAnsi="Arial" w:cs="Arial"/>
                <w:sz w:val="16"/>
                <w:szCs w:val="16"/>
                <w:lang w:eastAsia="sv-SE"/>
              </w:rPr>
              <w:t>Carrier frequency</w:t>
            </w:r>
          </w:p>
        </w:tc>
        <w:tc>
          <w:tcPr>
            <w:tcW w:w="521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DFF48A8" w14:textId="77777777" w:rsidR="002D21B8" w:rsidRPr="00262178" w:rsidRDefault="002D21B8" w:rsidP="00262178">
            <w:pPr>
              <w:overflowPunct w:val="0"/>
              <w:rPr>
                <w:rFonts w:ascii="Arial" w:hAnsi="Arial" w:cs="Arial"/>
                <w:sz w:val="16"/>
                <w:szCs w:val="16"/>
              </w:rPr>
            </w:pPr>
            <w:r w:rsidRPr="00262178">
              <w:rPr>
                <w:rFonts w:ascii="Arial" w:hAnsi="Arial" w:cs="Arial"/>
                <w:sz w:val="16"/>
                <w:szCs w:val="16"/>
              </w:rPr>
              <w:t>2 GHz</w:t>
            </w:r>
          </w:p>
        </w:tc>
      </w:tr>
      <w:tr w:rsidR="002D21B8" w:rsidRPr="00262178" w14:paraId="7F202D70" w14:textId="77777777" w:rsidTr="00262178">
        <w:tc>
          <w:tcPr>
            <w:tcW w:w="396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B5468DA" w14:textId="77777777" w:rsidR="002D21B8" w:rsidRPr="00262178" w:rsidRDefault="002D21B8" w:rsidP="00262178">
            <w:pPr>
              <w:overflowPunct w:val="0"/>
              <w:rPr>
                <w:rFonts w:ascii="Arial" w:hAnsi="Arial" w:cs="Arial"/>
                <w:sz w:val="16"/>
                <w:szCs w:val="16"/>
              </w:rPr>
            </w:pPr>
            <w:r w:rsidRPr="00262178">
              <w:rPr>
                <w:rFonts w:ascii="Arial" w:hAnsi="Arial" w:cs="Arial"/>
                <w:sz w:val="16"/>
                <w:szCs w:val="16"/>
                <w:lang w:eastAsia="sv-SE"/>
              </w:rPr>
              <w:t>SCS</w:t>
            </w:r>
          </w:p>
        </w:tc>
        <w:tc>
          <w:tcPr>
            <w:tcW w:w="521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0476CA7" w14:textId="77777777" w:rsidR="002D21B8" w:rsidRPr="00262178" w:rsidRDefault="002D21B8" w:rsidP="00262178">
            <w:pPr>
              <w:overflowPunct w:val="0"/>
              <w:rPr>
                <w:rFonts w:ascii="Arial" w:hAnsi="Arial" w:cs="Arial"/>
                <w:sz w:val="16"/>
                <w:szCs w:val="16"/>
              </w:rPr>
            </w:pPr>
            <w:r w:rsidRPr="00262178">
              <w:rPr>
                <w:rFonts w:ascii="Arial" w:hAnsi="Arial" w:cs="Arial"/>
                <w:sz w:val="16"/>
                <w:szCs w:val="16"/>
              </w:rPr>
              <w:t xml:space="preserve">15 kHz </w:t>
            </w:r>
          </w:p>
        </w:tc>
      </w:tr>
      <w:tr w:rsidR="002D21B8" w:rsidRPr="00262178" w14:paraId="56E171BA" w14:textId="77777777" w:rsidTr="00262178">
        <w:tc>
          <w:tcPr>
            <w:tcW w:w="396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07C1BC0" w14:textId="77777777" w:rsidR="002D21B8" w:rsidRPr="00262178" w:rsidRDefault="002D21B8" w:rsidP="00262178">
            <w:pPr>
              <w:overflowPunct w:val="0"/>
              <w:rPr>
                <w:rFonts w:ascii="Arial" w:hAnsi="Arial" w:cs="Arial"/>
                <w:sz w:val="16"/>
                <w:szCs w:val="16"/>
              </w:rPr>
            </w:pPr>
            <w:r w:rsidRPr="00262178">
              <w:rPr>
                <w:rFonts w:ascii="Arial" w:hAnsi="Arial" w:cs="Arial"/>
                <w:sz w:val="16"/>
                <w:szCs w:val="16"/>
              </w:rPr>
              <w:t xml:space="preserve">Bandwidth </w:t>
            </w:r>
          </w:p>
        </w:tc>
        <w:tc>
          <w:tcPr>
            <w:tcW w:w="521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441442F" w14:textId="77777777" w:rsidR="002D21B8" w:rsidRPr="00262178" w:rsidRDefault="002D21B8" w:rsidP="00262178">
            <w:pPr>
              <w:overflowPunct w:val="0"/>
              <w:rPr>
                <w:rFonts w:ascii="Arial" w:hAnsi="Arial" w:cs="Arial"/>
                <w:sz w:val="16"/>
                <w:szCs w:val="16"/>
              </w:rPr>
            </w:pPr>
            <w:r w:rsidRPr="00262178">
              <w:rPr>
                <w:rFonts w:ascii="Arial" w:hAnsi="Arial" w:cs="Arial"/>
                <w:sz w:val="16"/>
                <w:szCs w:val="16"/>
              </w:rPr>
              <w:t>20 MHz [5, 10 MHz], LTE bandwidth equal or smaller than NR</w:t>
            </w:r>
          </w:p>
        </w:tc>
      </w:tr>
      <w:tr w:rsidR="002D21B8" w:rsidRPr="00262178" w14:paraId="0C022E21" w14:textId="77777777" w:rsidTr="00262178">
        <w:tc>
          <w:tcPr>
            <w:tcW w:w="396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1D4BE52" w14:textId="77777777" w:rsidR="002D21B8" w:rsidRPr="00262178" w:rsidRDefault="002D21B8" w:rsidP="00262178">
            <w:pPr>
              <w:overflowPunct w:val="0"/>
              <w:rPr>
                <w:rFonts w:ascii="Arial" w:hAnsi="Arial" w:cs="Arial"/>
                <w:sz w:val="16"/>
                <w:szCs w:val="16"/>
              </w:rPr>
            </w:pPr>
            <w:r w:rsidRPr="00262178">
              <w:rPr>
                <w:rFonts w:ascii="Arial" w:hAnsi="Arial" w:cs="Arial"/>
                <w:sz w:val="16"/>
                <w:szCs w:val="16"/>
              </w:rPr>
              <w:t>Channel model</w:t>
            </w:r>
          </w:p>
        </w:tc>
        <w:tc>
          <w:tcPr>
            <w:tcW w:w="521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99609C8" w14:textId="77777777" w:rsidR="002D21B8" w:rsidRPr="00262178" w:rsidRDefault="002D21B8" w:rsidP="00262178">
            <w:pPr>
              <w:overflowPunct w:val="0"/>
              <w:rPr>
                <w:rFonts w:ascii="Arial" w:hAnsi="Arial" w:cs="Arial"/>
                <w:sz w:val="16"/>
                <w:szCs w:val="16"/>
              </w:rPr>
            </w:pPr>
            <w:r w:rsidRPr="00262178">
              <w:rPr>
                <w:rFonts w:ascii="Arial" w:hAnsi="Arial" w:cs="Arial"/>
                <w:sz w:val="16"/>
                <w:szCs w:val="16"/>
              </w:rPr>
              <w:t>TDL-C 300, [TDL-A 300]</w:t>
            </w:r>
          </w:p>
        </w:tc>
      </w:tr>
      <w:tr w:rsidR="002D21B8" w:rsidRPr="00262178" w14:paraId="588CF035" w14:textId="77777777" w:rsidTr="00262178">
        <w:tc>
          <w:tcPr>
            <w:tcW w:w="396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AB04DD4" w14:textId="77777777" w:rsidR="002D21B8" w:rsidRPr="00262178" w:rsidRDefault="002D21B8" w:rsidP="00262178">
            <w:pPr>
              <w:overflowPunct w:val="0"/>
              <w:rPr>
                <w:rFonts w:ascii="Arial" w:hAnsi="Arial" w:cs="Arial"/>
                <w:sz w:val="16"/>
                <w:szCs w:val="16"/>
              </w:rPr>
            </w:pPr>
            <w:r w:rsidRPr="00262178">
              <w:rPr>
                <w:rFonts w:ascii="Arial" w:hAnsi="Arial" w:cs="Arial"/>
                <w:sz w:val="16"/>
                <w:szCs w:val="16"/>
              </w:rPr>
              <w:t>Correlation</w:t>
            </w:r>
          </w:p>
        </w:tc>
        <w:tc>
          <w:tcPr>
            <w:tcW w:w="521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8A68D70" w14:textId="77777777" w:rsidR="002D21B8" w:rsidRPr="00262178" w:rsidRDefault="002D21B8" w:rsidP="00262178">
            <w:pPr>
              <w:overflowPunct w:val="0"/>
              <w:rPr>
                <w:rFonts w:ascii="Arial" w:hAnsi="Arial" w:cs="Arial"/>
                <w:sz w:val="16"/>
                <w:szCs w:val="16"/>
              </w:rPr>
            </w:pPr>
            <w:r w:rsidRPr="00262178">
              <w:rPr>
                <w:rFonts w:ascii="Arial" w:hAnsi="Arial" w:cs="Arial"/>
                <w:sz w:val="16"/>
                <w:szCs w:val="16"/>
              </w:rPr>
              <w:t>Low</w:t>
            </w:r>
          </w:p>
        </w:tc>
      </w:tr>
      <w:tr w:rsidR="002D21B8" w:rsidRPr="00262178" w14:paraId="196F0AC2" w14:textId="77777777" w:rsidTr="00262178">
        <w:tc>
          <w:tcPr>
            <w:tcW w:w="396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1E7F806" w14:textId="77777777" w:rsidR="002D21B8" w:rsidRPr="00262178" w:rsidRDefault="002D21B8" w:rsidP="00262178">
            <w:pPr>
              <w:overflowPunct w:val="0"/>
              <w:rPr>
                <w:rFonts w:ascii="Arial" w:hAnsi="Arial" w:cs="Arial"/>
                <w:sz w:val="16"/>
                <w:szCs w:val="16"/>
              </w:rPr>
            </w:pPr>
            <w:r w:rsidRPr="00262178">
              <w:rPr>
                <w:rFonts w:ascii="Arial" w:hAnsi="Arial" w:cs="Arial"/>
                <w:sz w:val="16"/>
                <w:szCs w:val="16"/>
              </w:rPr>
              <w:t>Number of BS antennas</w:t>
            </w:r>
          </w:p>
        </w:tc>
        <w:tc>
          <w:tcPr>
            <w:tcW w:w="521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B22BEB2" w14:textId="77777777" w:rsidR="002D21B8" w:rsidRPr="00262178" w:rsidRDefault="002D21B8" w:rsidP="00262178">
            <w:pPr>
              <w:overflowPunct w:val="0"/>
              <w:rPr>
                <w:rFonts w:ascii="Arial" w:hAnsi="Arial" w:cs="Arial"/>
                <w:sz w:val="16"/>
                <w:szCs w:val="16"/>
              </w:rPr>
            </w:pPr>
            <w:r w:rsidRPr="00262178">
              <w:rPr>
                <w:rFonts w:ascii="Arial" w:hAnsi="Arial" w:cs="Arial"/>
                <w:sz w:val="16"/>
                <w:szCs w:val="16"/>
              </w:rPr>
              <w:t>4 Tx, (M,N,P,Mg,Ng;Mp,Np)= (1,2,2,1,1;1,1),</w:t>
            </w:r>
          </w:p>
          <w:p w14:paraId="6EFA7533" w14:textId="77777777" w:rsidR="002D21B8" w:rsidRPr="00262178" w:rsidRDefault="002D21B8" w:rsidP="00262178">
            <w:pPr>
              <w:overflowPunct w:val="0"/>
              <w:rPr>
                <w:rFonts w:ascii="Arial" w:hAnsi="Arial" w:cs="Arial"/>
                <w:sz w:val="16"/>
                <w:szCs w:val="16"/>
              </w:rPr>
            </w:pPr>
            <w:r w:rsidRPr="00262178">
              <w:rPr>
                <w:rFonts w:ascii="Arial" w:hAnsi="Arial" w:cs="Arial"/>
                <w:sz w:val="16"/>
                <w:szCs w:val="16"/>
              </w:rPr>
              <w:t>[2 Tx, (M,N,P,Mg,Ng;Mp,Np)= (1,1,2,1,1;1,1).]</w:t>
            </w:r>
          </w:p>
        </w:tc>
      </w:tr>
      <w:tr w:rsidR="002D21B8" w:rsidRPr="00262178" w14:paraId="52E9B125" w14:textId="77777777" w:rsidTr="00262178">
        <w:tc>
          <w:tcPr>
            <w:tcW w:w="396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3FC773D" w14:textId="77777777" w:rsidR="002D21B8" w:rsidRPr="00262178" w:rsidRDefault="002D21B8" w:rsidP="00262178">
            <w:pPr>
              <w:overflowPunct w:val="0"/>
              <w:rPr>
                <w:rFonts w:ascii="Arial" w:hAnsi="Arial" w:cs="Arial"/>
                <w:sz w:val="16"/>
                <w:szCs w:val="16"/>
              </w:rPr>
            </w:pPr>
            <w:r w:rsidRPr="00262178">
              <w:rPr>
                <w:rFonts w:ascii="Arial" w:hAnsi="Arial" w:cs="Arial"/>
                <w:color w:val="000000"/>
                <w:sz w:val="16"/>
                <w:szCs w:val="16"/>
              </w:rPr>
              <w:t>Number of UE antennas</w:t>
            </w:r>
          </w:p>
        </w:tc>
        <w:tc>
          <w:tcPr>
            <w:tcW w:w="521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77732EF" w14:textId="77777777" w:rsidR="002D21B8" w:rsidRPr="00262178" w:rsidRDefault="002D21B8" w:rsidP="00262178">
            <w:pPr>
              <w:overflowPunct w:val="0"/>
              <w:rPr>
                <w:rFonts w:ascii="Arial" w:hAnsi="Arial" w:cs="Arial"/>
                <w:sz w:val="16"/>
                <w:szCs w:val="16"/>
              </w:rPr>
            </w:pPr>
            <w:r w:rsidRPr="00262178">
              <w:rPr>
                <w:rFonts w:ascii="Arial" w:hAnsi="Arial" w:cs="Arial"/>
                <w:sz w:val="16"/>
                <w:szCs w:val="16"/>
              </w:rPr>
              <w:t>2 Rx (M,N,P,Mg,Ng;Mp,Np)= (1,1,2,1,1;1,1)</w:t>
            </w:r>
          </w:p>
        </w:tc>
      </w:tr>
      <w:tr w:rsidR="002D21B8" w:rsidRPr="00262178" w14:paraId="47B4B2CF" w14:textId="77777777" w:rsidTr="00262178">
        <w:tc>
          <w:tcPr>
            <w:tcW w:w="396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A3DCCBA" w14:textId="77777777" w:rsidR="002D21B8" w:rsidRPr="00262178" w:rsidRDefault="002D21B8" w:rsidP="00262178">
            <w:pPr>
              <w:overflowPunct w:val="0"/>
              <w:rPr>
                <w:rFonts w:ascii="Arial" w:hAnsi="Arial" w:cs="Arial"/>
                <w:sz w:val="16"/>
                <w:szCs w:val="16"/>
              </w:rPr>
            </w:pPr>
            <w:r w:rsidRPr="00262178">
              <w:rPr>
                <w:rFonts w:ascii="Arial" w:hAnsi="Arial" w:cs="Arial"/>
                <w:sz w:val="16"/>
                <w:szCs w:val="16"/>
              </w:rPr>
              <w:t>DCI payload (excluding CRC)</w:t>
            </w:r>
          </w:p>
        </w:tc>
        <w:tc>
          <w:tcPr>
            <w:tcW w:w="521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FE3F82D" w14:textId="77777777" w:rsidR="002D21B8" w:rsidRPr="00262178" w:rsidRDefault="002D21B8" w:rsidP="00262178">
            <w:pPr>
              <w:overflowPunct w:val="0"/>
              <w:rPr>
                <w:rFonts w:ascii="Arial" w:hAnsi="Arial" w:cs="Arial"/>
                <w:sz w:val="16"/>
                <w:szCs w:val="16"/>
              </w:rPr>
            </w:pPr>
            <w:r w:rsidRPr="00262178">
              <w:rPr>
                <w:rFonts w:ascii="Arial" w:hAnsi="Arial" w:cs="Arial"/>
                <w:sz w:val="16"/>
                <w:szCs w:val="16"/>
              </w:rPr>
              <w:t>60 bits [50bits]</w:t>
            </w:r>
          </w:p>
        </w:tc>
      </w:tr>
      <w:tr w:rsidR="002D21B8" w:rsidRPr="00262178" w14:paraId="515923A2" w14:textId="77777777" w:rsidTr="00262178">
        <w:tc>
          <w:tcPr>
            <w:tcW w:w="396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A3C8E94" w14:textId="77777777" w:rsidR="002D21B8" w:rsidRPr="00262178" w:rsidRDefault="002D21B8" w:rsidP="00262178">
            <w:pPr>
              <w:overflowPunct w:val="0"/>
              <w:rPr>
                <w:rFonts w:ascii="Arial" w:hAnsi="Arial" w:cs="Arial"/>
                <w:sz w:val="16"/>
                <w:szCs w:val="16"/>
              </w:rPr>
            </w:pPr>
            <w:r w:rsidRPr="00262178">
              <w:rPr>
                <w:rFonts w:ascii="Arial" w:hAnsi="Arial" w:cs="Arial"/>
                <w:sz w:val="16"/>
                <w:szCs w:val="16"/>
              </w:rPr>
              <w:t>Interleaving</w:t>
            </w:r>
          </w:p>
        </w:tc>
        <w:tc>
          <w:tcPr>
            <w:tcW w:w="521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036CCBD" w14:textId="77777777" w:rsidR="002D21B8" w:rsidRPr="00262178" w:rsidRDefault="002D21B8" w:rsidP="00262178">
            <w:pPr>
              <w:overflowPunct w:val="0"/>
              <w:rPr>
                <w:rFonts w:ascii="Arial" w:hAnsi="Arial" w:cs="Arial"/>
                <w:sz w:val="16"/>
                <w:szCs w:val="16"/>
              </w:rPr>
            </w:pPr>
            <w:r w:rsidRPr="00262178">
              <w:rPr>
                <w:rFonts w:ascii="Arial" w:hAnsi="Arial" w:cs="Arial"/>
                <w:sz w:val="16"/>
                <w:szCs w:val="16"/>
              </w:rPr>
              <w:t>Non-Interleaved, [Interleaved]</w:t>
            </w:r>
          </w:p>
        </w:tc>
      </w:tr>
      <w:tr w:rsidR="002D21B8" w:rsidRPr="00262178" w14:paraId="1A8D6983" w14:textId="77777777" w:rsidTr="00262178">
        <w:tc>
          <w:tcPr>
            <w:tcW w:w="396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3B8E7CD" w14:textId="77777777" w:rsidR="002D21B8" w:rsidRPr="00262178" w:rsidRDefault="002D21B8" w:rsidP="00262178">
            <w:pPr>
              <w:overflowPunct w:val="0"/>
              <w:rPr>
                <w:rFonts w:ascii="Arial" w:hAnsi="Arial" w:cs="Arial"/>
                <w:sz w:val="16"/>
                <w:szCs w:val="16"/>
              </w:rPr>
            </w:pPr>
            <w:r w:rsidRPr="00262178">
              <w:rPr>
                <w:rFonts w:ascii="Arial" w:hAnsi="Arial" w:cs="Arial"/>
                <w:sz w:val="16"/>
                <w:szCs w:val="16"/>
              </w:rPr>
              <w:t>Precoding</w:t>
            </w:r>
          </w:p>
        </w:tc>
        <w:tc>
          <w:tcPr>
            <w:tcW w:w="521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7A1858E" w14:textId="77777777" w:rsidR="002D21B8" w:rsidRPr="00262178" w:rsidRDefault="002D21B8" w:rsidP="00262178">
            <w:pPr>
              <w:overflowPunct w:val="0"/>
              <w:rPr>
                <w:rFonts w:ascii="Arial" w:hAnsi="Arial" w:cs="Arial"/>
                <w:sz w:val="16"/>
                <w:szCs w:val="16"/>
              </w:rPr>
            </w:pPr>
            <w:r w:rsidRPr="00262178">
              <w:rPr>
                <w:rFonts w:ascii="Arial" w:hAnsi="Arial" w:cs="Arial"/>
                <w:sz w:val="16"/>
                <w:szCs w:val="16"/>
              </w:rPr>
              <w:t>Precoder cycling per REG bundle</w:t>
            </w:r>
          </w:p>
        </w:tc>
      </w:tr>
      <w:tr w:rsidR="002D21B8" w:rsidRPr="00262178" w14:paraId="3FB3579A" w14:textId="77777777" w:rsidTr="00262178">
        <w:tc>
          <w:tcPr>
            <w:tcW w:w="396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E1580A9" w14:textId="77777777" w:rsidR="002D21B8" w:rsidRPr="00262178" w:rsidRDefault="002D21B8" w:rsidP="00262178">
            <w:pPr>
              <w:overflowPunct w:val="0"/>
              <w:rPr>
                <w:rFonts w:ascii="Arial" w:hAnsi="Arial" w:cs="Arial"/>
                <w:sz w:val="16"/>
                <w:szCs w:val="16"/>
              </w:rPr>
            </w:pPr>
            <w:r w:rsidRPr="00262178">
              <w:rPr>
                <w:rFonts w:ascii="Arial" w:hAnsi="Arial" w:cs="Arial"/>
                <w:sz w:val="16"/>
                <w:szCs w:val="16"/>
              </w:rPr>
              <w:t>REG bundle size</w:t>
            </w:r>
          </w:p>
        </w:tc>
        <w:tc>
          <w:tcPr>
            <w:tcW w:w="521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F5A477" w14:textId="77777777" w:rsidR="002D21B8" w:rsidRPr="00262178" w:rsidRDefault="002D21B8" w:rsidP="00262178">
            <w:pPr>
              <w:overflowPunct w:val="0"/>
              <w:rPr>
                <w:rFonts w:ascii="Arial" w:hAnsi="Arial" w:cs="Arial"/>
                <w:sz w:val="16"/>
                <w:szCs w:val="16"/>
              </w:rPr>
            </w:pPr>
            <w:r w:rsidRPr="00262178">
              <w:rPr>
                <w:rFonts w:ascii="Arial" w:hAnsi="Arial" w:cs="Arial"/>
                <w:sz w:val="16"/>
                <w:szCs w:val="16"/>
              </w:rPr>
              <w:t>6 PRBs</w:t>
            </w:r>
          </w:p>
        </w:tc>
      </w:tr>
      <w:tr w:rsidR="002D21B8" w:rsidRPr="00262178" w14:paraId="48977282" w14:textId="77777777" w:rsidTr="00262178">
        <w:tc>
          <w:tcPr>
            <w:tcW w:w="396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E3477C6" w14:textId="77777777" w:rsidR="002D21B8" w:rsidRPr="00262178" w:rsidRDefault="002D21B8" w:rsidP="00262178">
            <w:pPr>
              <w:overflowPunct w:val="0"/>
              <w:rPr>
                <w:rFonts w:ascii="Arial" w:hAnsi="Arial" w:cs="Arial"/>
                <w:sz w:val="16"/>
                <w:szCs w:val="16"/>
              </w:rPr>
            </w:pPr>
            <w:r w:rsidRPr="00262178">
              <w:rPr>
                <w:rFonts w:ascii="Arial" w:hAnsi="Arial" w:cs="Arial"/>
                <w:sz w:val="16"/>
                <w:szCs w:val="16"/>
              </w:rPr>
              <w:t>CRS</w:t>
            </w:r>
          </w:p>
        </w:tc>
        <w:tc>
          <w:tcPr>
            <w:tcW w:w="521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DE3D60D" w14:textId="77777777" w:rsidR="002D21B8" w:rsidRPr="00262178" w:rsidRDefault="002D21B8" w:rsidP="00262178">
            <w:pPr>
              <w:overflowPunct w:val="0"/>
              <w:rPr>
                <w:rFonts w:ascii="Arial" w:hAnsi="Arial" w:cs="Arial"/>
                <w:sz w:val="16"/>
                <w:szCs w:val="16"/>
              </w:rPr>
            </w:pPr>
            <w:r w:rsidRPr="00262178">
              <w:rPr>
                <w:rFonts w:ascii="Arial" w:hAnsi="Arial" w:cs="Arial"/>
                <w:sz w:val="16"/>
                <w:szCs w:val="16"/>
              </w:rPr>
              <w:t>single 4 port CRS pattern, [additional 4 port CRS pattern]</w:t>
            </w:r>
          </w:p>
        </w:tc>
      </w:tr>
      <w:tr w:rsidR="002D21B8" w:rsidRPr="00262178" w14:paraId="7762DF52" w14:textId="77777777" w:rsidTr="00262178">
        <w:tc>
          <w:tcPr>
            <w:tcW w:w="396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510D17F" w14:textId="77777777" w:rsidR="002D21B8" w:rsidRPr="00262178" w:rsidRDefault="002D21B8" w:rsidP="00262178">
            <w:pPr>
              <w:overflowPunct w:val="0"/>
              <w:rPr>
                <w:rFonts w:ascii="Arial" w:hAnsi="Arial" w:cs="Arial"/>
                <w:sz w:val="16"/>
                <w:szCs w:val="16"/>
              </w:rPr>
            </w:pPr>
            <w:r w:rsidRPr="00262178">
              <w:rPr>
                <w:rFonts w:ascii="Arial" w:hAnsi="Arial" w:cs="Arial"/>
                <w:sz w:val="16"/>
                <w:szCs w:val="16"/>
              </w:rPr>
              <w:t>Channel estimation</w:t>
            </w:r>
          </w:p>
        </w:tc>
        <w:tc>
          <w:tcPr>
            <w:tcW w:w="521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141E109" w14:textId="77777777" w:rsidR="002D21B8" w:rsidRPr="00262178" w:rsidRDefault="002D21B8" w:rsidP="00262178">
            <w:pPr>
              <w:overflowPunct w:val="0"/>
              <w:rPr>
                <w:rFonts w:ascii="Arial" w:hAnsi="Arial" w:cs="Arial"/>
                <w:sz w:val="16"/>
                <w:szCs w:val="16"/>
              </w:rPr>
            </w:pPr>
            <w:r w:rsidRPr="00262178">
              <w:rPr>
                <w:rFonts w:ascii="Arial" w:hAnsi="Arial" w:cs="Arial"/>
                <w:sz w:val="16"/>
                <w:szCs w:val="16"/>
              </w:rPr>
              <w:t>practical – companies to report details</w:t>
            </w:r>
          </w:p>
        </w:tc>
      </w:tr>
      <w:tr w:rsidR="002D21B8" w:rsidRPr="00262178" w14:paraId="4B055E78" w14:textId="77777777" w:rsidTr="00262178">
        <w:tc>
          <w:tcPr>
            <w:tcW w:w="396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71E50D1" w14:textId="77777777" w:rsidR="002D21B8" w:rsidRPr="00262178" w:rsidRDefault="002D21B8" w:rsidP="00262178">
            <w:pPr>
              <w:overflowPunct w:val="0"/>
              <w:rPr>
                <w:rFonts w:ascii="Arial" w:hAnsi="Arial" w:cs="Arial"/>
                <w:sz w:val="16"/>
                <w:szCs w:val="16"/>
              </w:rPr>
            </w:pPr>
            <w:r w:rsidRPr="00262178">
              <w:rPr>
                <w:rFonts w:ascii="Arial" w:hAnsi="Arial" w:cs="Arial"/>
                <w:sz w:val="16"/>
                <w:szCs w:val="16"/>
              </w:rPr>
              <w:t>UE speed</w:t>
            </w:r>
          </w:p>
        </w:tc>
        <w:tc>
          <w:tcPr>
            <w:tcW w:w="521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10F1780" w14:textId="77777777" w:rsidR="002D21B8" w:rsidRPr="00262178" w:rsidRDefault="002D21B8" w:rsidP="00262178">
            <w:pPr>
              <w:overflowPunct w:val="0"/>
              <w:rPr>
                <w:rFonts w:ascii="Arial" w:hAnsi="Arial" w:cs="Arial"/>
                <w:sz w:val="16"/>
                <w:szCs w:val="16"/>
              </w:rPr>
            </w:pPr>
            <w:r w:rsidRPr="00262178">
              <w:rPr>
                <w:rFonts w:ascii="Arial" w:hAnsi="Arial" w:cs="Arial"/>
                <w:sz w:val="16"/>
                <w:szCs w:val="16"/>
              </w:rPr>
              <w:t>30 kmph [3kmph, 120 kmph, 350 kmph]</w:t>
            </w:r>
          </w:p>
        </w:tc>
      </w:tr>
      <w:tr w:rsidR="002D21B8" w:rsidRPr="00262178" w14:paraId="2138C71F" w14:textId="77777777" w:rsidTr="00262178">
        <w:tc>
          <w:tcPr>
            <w:tcW w:w="396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805FAAF" w14:textId="77777777" w:rsidR="002D21B8" w:rsidRPr="00262178" w:rsidRDefault="002D21B8" w:rsidP="00262178">
            <w:pPr>
              <w:overflowPunct w:val="0"/>
              <w:rPr>
                <w:rFonts w:ascii="Arial" w:hAnsi="Arial" w:cs="Arial"/>
                <w:sz w:val="16"/>
                <w:szCs w:val="16"/>
              </w:rPr>
            </w:pPr>
            <w:r w:rsidRPr="00262178">
              <w:rPr>
                <w:rFonts w:ascii="Arial" w:hAnsi="Arial" w:cs="Arial"/>
                <w:sz w:val="16"/>
                <w:szCs w:val="16"/>
              </w:rPr>
              <w:t>Power ratio of LTE-CRS RE/NR PDCCH RE, Power ratio of LTE-CRS RE/NR PDCCH-DMRS RE</w:t>
            </w:r>
          </w:p>
        </w:tc>
        <w:tc>
          <w:tcPr>
            <w:tcW w:w="521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86EE44B" w14:textId="77777777" w:rsidR="002D21B8" w:rsidRPr="00262178" w:rsidRDefault="002D21B8" w:rsidP="00262178">
            <w:pPr>
              <w:overflowPunct w:val="0"/>
              <w:rPr>
                <w:rFonts w:ascii="Arial" w:hAnsi="Arial" w:cs="Arial"/>
                <w:sz w:val="16"/>
                <w:szCs w:val="16"/>
              </w:rPr>
            </w:pPr>
            <w:r w:rsidRPr="00262178">
              <w:rPr>
                <w:rFonts w:ascii="Arial" w:hAnsi="Arial" w:cs="Arial"/>
                <w:sz w:val="16"/>
                <w:szCs w:val="16"/>
              </w:rPr>
              <w:t>Companies to report (if applicable)</w:t>
            </w:r>
          </w:p>
        </w:tc>
      </w:tr>
    </w:tbl>
    <w:p w14:paraId="0077D3A2" w14:textId="77777777" w:rsidR="002D21B8" w:rsidRPr="00262178" w:rsidRDefault="002D21B8" w:rsidP="00262178">
      <w:pPr>
        <w:rPr>
          <w:rFonts w:ascii="Times New Roman" w:hAnsi="Times New Roman"/>
        </w:rPr>
      </w:pPr>
    </w:p>
    <w:p w14:paraId="0FFEA1B5" w14:textId="77777777" w:rsidR="002D21B8" w:rsidRPr="00262178" w:rsidRDefault="002D21B8" w:rsidP="00262178">
      <w:pPr>
        <w:rPr>
          <w:highlight w:val="green"/>
        </w:rPr>
      </w:pPr>
      <w:r w:rsidRPr="00262178">
        <w:rPr>
          <w:highlight w:val="green"/>
        </w:rPr>
        <w:t xml:space="preserve">Agreement </w:t>
      </w:r>
    </w:p>
    <w:p w14:paraId="368E448B" w14:textId="77777777" w:rsidR="002D21B8" w:rsidRDefault="002D21B8" w:rsidP="00262178">
      <w:pPr>
        <w:rPr>
          <w:b/>
          <w:bCs/>
          <w:u w:val="single"/>
        </w:rPr>
      </w:pPr>
      <w:r>
        <w:t>SLS simulations assumptions</w:t>
      </w:r>
      <w:r w:rsidRPr="008F0986">
        <w:t>, [] are optional:</w:t>
      </w:r>
    </w:p>
    <w:p w14:paraId="0AE858C9" w14:textId="77777777" w:rsidR="002D21B8" w:rsidRDefault="002D21B8" w:rsidP="002D21B8"/>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963"/>
        <w:gridCol w:w="6494"/>
      </w:tblGrid>
      <w:tr w:rsidR="002D21B8" w:rsidRPr="00262178" w14:paraId="12C7307C" w14:textId="77777777" w:rsidTr="00262178">
        <w:trPr>
          <w:trHeight w:val="20"/>
          <w:jc w:val="center"/>
        </w:trPr>
        <w:tc>
          <w:tcPr>
            <w:tcW w:w="1895" w:type="pct"/>
            <w:shd w:val="clear" w:color="auto" w:fill="C9C9C9"/>
            <w:tcMar>
              <w:top w:w="15" w:type="dxa"/>
              <w:left w:w="15" w:type="dxa"/>
              <w:bottom w:w="0" w:type="dxa"/>
              <w:right w:w="15" w:type="dxa"/>
            </w:tcMar>
            <w:vAlign w:val="center"/>
          </w:tcPr>
          <w:p w14:paraId="0EA2CF5E" w14:textId="77777777" w:rsidR="002D21B8" w:rsidRPr="00262178" w:rsidRDefault="002D21B8" w:rsidP="00C663CA">
            <w:pPr>
              <w:jc w:val="center"/>
              <w:rPr>
                <w:rFonts w:ascii="Arial" w:hAnsi="Arial" w:cs="Arial"/>
                <w:b/>
                <w:bCs/>
                <w:sz w:val="16"/>
                <w:szCs w:val="16"/>
              </w:rPr>
            </w:pPr>
            <w:r w:rsidRPr="00262178">
              <w:rPr>
                <w:rFonts w:ascii="Arial" w:hAnsi="Arial" w:cs="Arial"/>
                <w:b/>
                <w:bCs/>
                <w:sz w:val="16"/>
                <w:szCs w:val="16"/>
              </w:rPr>
              <w:t>Parameters</w:t>
            </w:r>
          </w:p>
        </w:tc>
        <w:tc>
          <w:tcPr>
            <w:tcW w:w="3105" w:type="pct"/>
            <w:shd w:val="clear" w:color="auto" w:fill="C9C9C9"/>
            <w:tcMar>
              <w:top w:w="15" w:type="dxa"/>
              <w:left w:w="15" w:type="dxa"/>
              <w:bottom w:w="0" w:type="dxa"/>
              <w:right w:w="15" w:type="dxa"/>
            </w:tcMar>
            <w:vAlign w:val="center"/>
          </w:tcPr>
          <w:p w14:paraId="16FA1368" w14:textId="77777777" w:rsidR="002D21B8" w:rsidRPr="00262178" w:rsidRDefault="002D21B8" w:rsidP="00C663CA">
            <w:pPr>
              <w:jc w:val="center"/>
              <w:rPr>
                <w:rFonts w:ascii="Arial" w:hAnsi="Arial" w:cs="Arial"/>
                <w:b/>
                <w:bCs/>
                <w:sz w:val="16"/>
                <w:szCs w:val="16"/>
              </w:rPr>
            </w:pPr>
            <w:r w:rsidRPr="00262178">
              <w:rPr>
                <w:rFonts w:ascii="Arial" w:hAnsi="Arial" w:cs="Arial"/>
                <w:b/>
                <w:bCs/>
                <w:sz w:val="16"/>
                <w:szCs w:val="16"/>
              </w:rPr>
              <w:t>Values</w:t>
            </w:r>
          </w:p>
        </w:tc>
      </w:tr>
      <w:tr w:rsidR="002D21B8" w:rsidRPr="00262178" w14:paraId="3A0FAD80" w14:textId="77777777" w:rsidTr="00262178">
        <w:trPr>
          <w:trHeight w:val="20"/>
          <w:jc w:val="center"/>
        </w:trPr>
        <w:tc>
          <w:tcPr>
            <w:tcW w:w="1895" w:type="pct"/>
            <w:tcMar>
              <w:top w:w="15" w:type="dxa"/>
              <w:left w:w="15" w:type="dxa"/>
              <w:bottom w:w="0" w:type="dxa"/>
              <w:right w:w="15" w:type="dxa"/>
            </w:tcMar>
            <w:vAlign w:val="center"/>
          </w:tcPr>
          <w:p w14:paraId="7E9BC542" w14:textId="77777777" w:rsidR="002D21B8" w:rsidRPr="00262178" w:rsidRDefault="002D21B8" w:rsidP="00C663CA">
            <w:pPr>
              <w:rPr>
                <w:rFonts w:ascii="Arial" w:hAnsi="Arial" w:cs="Arial"/>
                <w:sz w:val="16"/>
                <w:szCs w:val="16"/>
              </w:rPr>
            </w:pPr>
            <w:r w:rsidRPr="00262178">
              <w:rPr>
                <w:rFonts w:ascii="Arial" w:hAnsi="Arial" w:cs="Arial"/>
                <w:sz w:val="16"/>
                <w:szCs w:val="16"/>
              </w:rPr>
              <w:t>Carrier frequency</w:t>
            </w:r>
          </w:p>
        </w:tc>
        <w:tc>
          <w:tcPr>
            <w:tcW w:w="3105" w:type="pct"/>
            <w:tcMar>
              <w:top w:w="15" w:type="dxa"/>
              <w:left w:w="15" w:type="dxa"/>
              <w:bottom w:w="0" w:type="dxa"/>
              <w:right w:w="15" w:type="dxa"/>
            </w:tcMar>
            <w:vAlign w:val="center"/>
          </w:tcPr>
          <w:p w14:paraId="38EB685E" w14:textId="77777777" w:rsidR="002D21B8" w:rsidRPr="00262178" w:rsidRDefault="002D21B8" w:rsidP="00C663CA">
            <w:pPr>
              <w:rPr>
                <w:rFonts w:ascii="Arial" w:hAnsi="Arial" w:cs="Arial"/>
                <w:sz w:val="16"/>
                <w:szCs w:val="16"/>
              </w:rPr>
            </w:pPr>
            <w:r w:rsidRPr="00262178">
              <w:rPr>
                <w:rFonts w:ascii="Arial" w:hAnsi="Arial" w:cs="Arial"/>
                <w:sz w:val="16"/>
                <w:szCs w:val="16"/>
              </w:rPr>
              <w:t>2.1 GHz</w:t>
            </w:r>
          </w:p>
        </w:tc>
      </w:tr>
      <w:tr w:rsidR="002D21B8" w:rsidRPr="00262178" w14:paraId="74049F27" w14:textId="77777777" w:rsidTr="00262178">
        <w:trPr>
          <w:trHeight w:val="20"/>
          <w:jc w:val="center"/>
        </w:trPr>
        <w:tc>
          <w:tcPr>
            <w:tcW w:w="1895" w:type="pct"/>
            <w:tcMar>
              <w:top w:w="15" w:type="dxa"/>
              <w:left w:w="15" w:type="dxa"/>
              <w:bottom w:w="0" w:type="dxa"/>
              <w:right w:w="15" w:type="dxa"/>
            </w:tcMar>
          </w:tcPr>
          <w:p w14:paraId="067FC8B1" w14:textId="77777777" w:rsidR="002D21B8" w:rsidRPr="00262178" w:rsidRDefault="002D21B8" w:rsidP="00C663CA">
            <w:pPr>
              <w:rPr>
                <w:rFonts w:ascii="Arial" w:hAnsi="Arial" w:cs="Arial"/>
                <w:sz w:val="16"/>
                <w:szCs w:val="16"/>
              </w:rPr>
            </w:pPr>
            <w:r w:rsidRPr="00262178">
              <w:rPr>
                <w:rFonts w:ascii="Arial" w:hAnsi="Arial" w:cs="Arial"/>
                <w:sz w:val="16"/>
                <w:szCs w:val="16"/>
                <w:lang w:eastAsia="sv-SE"/>
              </w:rPr>
              <w:t>SCS</w:t>
            </w:r>
          </w:p>
        </w:tc>
        <w:tc>
          <w:tcPr>
            <w:tcW w:w="3105" w:type="pct"/>
            <w:vAlign w:val="center"/>
          </w:tcPr>
          <w:p w14:paraId="6F42E2D3" w14:textId="77777777" w:rsidR="002D21B8" w:rsidRPr="00262178" w:rsidRDefault="002D21B8" w:rsidP="00C663CA">
            <w:pPr>
              <w:rPr>
                <w:rFonts w:ascii="Arial" w:eastAsia="Calibri" w:hAnsi="Arial" w:cs="Arial"/>
                <w:sz w:val="16"/>
                <w:szCs w:val="16"/>
              </w:rPr>
            </w:pPr>
            <w:r w:rsidRPr="00262178">
              <w:rPr>
                <w:rFonts w:ascii="Arial" w:eastAsia="Calibri" w:hAnsi="Arial" w:cs="Arial"/>
                <w:sz w:val="16"/>
                <w:szCs w:val="16"/>
              </w:rPr>
              <w:t>15 kHz</w:t>
            </w:r>
          </w:p>
        </w:tc>
      </w:tr>
      <w:tr w:rsidR="002D21B8" w:rsidRPr="00262178" w14:paraId="7FF45A45" w14:textId="77777777" w:rsidTr="00262178">
        <w:trPr>
          <w:trHeight w:val="20"/>
          <w:jc w:val="center"/>
        </w:trPr>
        <w:tc>
          <w:tcPr>
            <w:tcW w:w="1895" w:type="pct"/>
            <w:tcMar>
              <w:top w:w="15" w:type="dxa"/>
              <w:left w:w="15" w:type="dxa"/>
              <w:bottom w:w="0" w:type="dxa"/>
              <w:right w:w="15" w:type="dxa"/>
            </w:tcMar>
          </w:tcPr>
          <w:p w14:paraId="705A8796" w14:textId="77777777" w:rsidR="002D21B8" w:rsidRPr="00262178" w:rsidRDefault="002D21B8" w:rsidP="00C663CA">
            <w:pPr>
              <w:rPr>
                <w:rFonts w:ascii="Arial" w:hAnsi="Arial" w:cs="Arial"/>
                <w:sz w:val="16"/>
                <w:szCs w:val="16"/>
                <w:lang w:eastAsia="sv-SE"/>
              </w:rPr>
            </w:pPr>
            <w:r w:rsidRPr="00262178">
              <w:rPr>
                <w:rFonts w:ascii="Arial" w:hAnsi="Arial" w:cs="Arial"/>
                <w:sz w:val="16"/>
                <w:szCs w:val="16"/>
              </w:rPr>
              <w:t xml:space="preserve">Simulation bandwidth </w:t>
            </w:r>
          </w:p>
        </w:tc>
        <w:tc>
          <w:tcPr>
            <w:tcW w:w="3105" w:type="pct"/>
            <w:vAlign w:val="center"/>
          </w:tcPr>
          <w:p w14:paraId="5C107F66" w14:textId="77777777" w:rsidR="002D21B8" w:rsidRPr="00262178" w:rsidRDefault="002D21B8" w:rsidP="00C663CA">
            <w:pPr>
              <w:rPr>
                <w:rFonts w:ascii="Arial" w:eastAsia="Calibri" w:hAnsi="Arial" w:cs="Arial"/>
                <w:sz w:val="16"/>
                <w:szCs w:val="16"/>
              </w:rPr>
            </w:pPr>
            <w:r w:rsidRPr="00262178">
              <w:rPr>
                <w:rFonts w:ascii="Arial" w:hAnsi="Arial" w:cs="Arial"/>
                <w:sz w:val="16"/>
                <w:szCs w:val="16"/>
              </w:rPr>
              <w:t>20 MHz [5, 10 MHz]</w:t>
            </w:r>
            <w:r w:rsidRPr="00262178">
              <w:rPr>
                <w:rFonts w:ascii="Arial" w:hAnsi="Arial" w:cs="Arial"/>
                <w:sz w:val="16"/>
                <w:szCs w:val="16"/>
              </w:rPr>
              <w:t>，</w:t>
            </w:r>
            <w:r w:rsidRPr="00262178">
              <w:rPr>
                <w:rFonts w:ascii="Arial" w:hAnsi="Arial" w:cs="Arial"/>
                <w:sz w:val="16"/>
                <w:szCs w:val="16"/>
              </w:rPr>
              <w:t>same as that in LLS</w:t>
            </w:r>
          </w:p>
        </w:tc>
      </w:tr>
      <w:tr w:rsidR="002D21B8" w:rsidRPr="00262178" w14:paraId="056777F8" w14:textId="77777777" w:rsidTr="00262178">
        <w:trPr>
          <w:trHeight w:val="20"/>
          <w:jc w:val="center"/>
        </w:trPr>
        <w:tc>
          <w:tcPr>
            <w:tcW w:w="1895" w:type="pct"/>
            <w:tcMar>
              <w:top w:w="15" w:type="dxa"/>
              <w:left w:w="15" w:type="dxa"/>
              <w:bottom w:w="0" w:type="dxa"/>
              <w:right w:w="15" w:type="dxa"/>
            </w:tcMar>
            <w:vAlign w:val="center"/>
          </w:tcPr>
          <w:p w14:paraId="5C3810AF" w14:textId="77777777" w:rsidR="002D21B8" w:rsidRPr="00262178" w:rsidRDefault="002D21B8" w:rsidP="00C663CA">
            <w:pPr>
              <w:rPr>
                <w:rFonts w:ascii="Arial" w:hAnsi="Arial" w:cs="Arial"/>
                <w:sz w:val="16"/>
                <w:szCs w:val="16"/>
              </w:rPr>
            </w:pPr>
            <w:r w:rsidRPr="00262178">
              <w:rPr>
                <w:rFonts w:ascii="Arial" w:hAnsi="Arial" w:cs="Arial"/>
                <w:sz w:val="16"/>
                <w:szCs w:val="16"/>
              </w:rPr>
              <w:t>BS antenna height</w:t>
            </w:r>
          </w:p>
        </w:tc>
        <w:tc>
          <w:tcPr>
            <w:tcW w:w="3105" w:type="pct"/>
            <w:tcMar>
              <w:top w:w="15" w:type="dxa"/>
              <w:left w:w="15" w:type="dxa"/>
              <w:bottom w:w="0" w:type="dxa"/>
              <w:right w:w="15" w:type="dxa"/>
            </w:tcMar>
            <w:vAlign w:val="center"/>
          </w:tcPr>
          <w:p w14:paraId="6DE50115" w14:textId="77777777" w:rsidR="002D21B8" w:rsidRPr="00262178" w:rsidRDefault="002D21B8" w:rsidP="00C663CA">
            <w:pPr>
              <w:rPr>
                <w:rFonts w:ascii="Arial" w:hAnsi="Arial" w:cs="Arial"/>
                <w:sz w:val="16"/>
                <w:szCs w:val="16"/>
              </w:rPr>
            </w:pPr>
            <w:r w:rsidRPr="00262178">
              <w:rPr>
                <w:rFonts w:ascii="Arial" w:hAnsi="Arial" w:cs="Arial"/>
                <w:sz w:val="16"/>
                <w:szCs w:val="16"/>
              </w:rPr>
              <w:t>25 m</w:t>
            </w:r>
          </w:p>
        </w:tc>
      </w:tr>
      <w:tr w:rsidR="002D21B8" w:rsidRPr="00262178" w14:paraId="1F4B984B" w14:textId="77777777" w:rsidTr="00262178">
        <w:trPr>
          <w:trHeight w:val="20"/>
          <w:jc w:val="center"/>
        </w:trPr>
        <w:tc>
          <w:tcPr>
            <w:tcW w:w="1895" w:type="pct"/>
            <w:tcMar>
              <w:top w:w="15" w:type="dxa"/>
              <w:left w:w="15" w:type="dxa"/>
              <w:bottom w:w="0" w:type="dxa"/>
              <w:right w:w="15" w:type="dxa"/>
            </w:tcMar>
            <w:vAlign w:val="center"/>
          </w:tcPr>
          <w:p w14:paraId="6D7229F3" w14:textId="77777777" w:rsidR="002D21B8" w:rsidRPr="00262178" w:rsidRDefault="002D21B8" w:rsidP="00C663CA">
            <w:pPr>
              <w:rPr>
                <w:rFonts w:ascii="Arial" w:hAnsi="Arial" w:cs="Arial"/>
                <w:sz w:val="16"/>
                <w:szCs w:val="16"/>
              </w:rPr>
            </w:pPr>
            <w:r w:rsidRPr="00262178">
              <w:rPr>
                <w:rFonts w:ascii="Arial" w:hAnsi="Arial" w:cs="Arial"/>
                <w:sz w:val="16"/>
                <w:szCs w:val="16"/>
              </w:rPr>
              <w:t>UE height</w:t>
            </w:r>
          </w:p>
        </w:tc>
        <w:tc>
          <w:tcPr>
            <w:tcW w:w="3105" w:type="pct"/>
            <w:tcMar>
              <w:top w:w="15" w:type="dxa"/>
              <w:left w:w="15" w:type="dxa"/>
              <w:bottom w:w="0" w:type="dxa"/>
              <w:right w:w="15" w:type="dxa"/>
            </w:tcMar>
            <w:vAlign w:val="center"/>
          </w:tcPr>
          <w:p w14:paraId="4FC04CB5" w14:textId="77777777" w:rsidR="002D21B8" w:rsidRPr="00262178" w:rsidRDefault="002D21B8" w:rsidP="00C663CA">
            <w:pPr>
              <w:rPr>
                <w:rFonts w:ascii="Arial" w:hAnsi="Arial" w:cs="Arial"/>
                <w:sz w:val="16"/>
                <w:szCs w:val="16"/>
              </w:rPr>
            </w:pPr>
            <w:r w:rsidRPr="00262178">
              <w:rPr>
                <w:rFonts w:ascii="Arial" w:hAnsi="Arial" w:cs="Arial"/>
                <w:sz w:val="16"/>
                <w:szCs w:val="16"/>
              </w:rPr>
              <w:t xml:space="preserve">1.5m </w:t>
            </w:r>
          </w:p>
        </w:tc>
      </w:tr>
      <w:tr w:rsidR="002D21B8" w:rsidRPr="00262178" w14:paraId="62892EDE" w14:textId="77777777" w:rsidTr="00262178">
        <w:trPr>
          <w:trHeight w:val="20"/>
          <w:jc w:val="center"/>
        </w:trPr>
        <w:tc>
          <w:tcPr>
            <w:tcW w:w="1895" w:type="pct"/>
            <w:tcMar>
              <w:top w:w="15" w:type="dxa"/>
              <w:left w:w="15" w:type="dxa"/>
              <w:bottom w:w="0" w:type="dxa"/>
              <w:right w:w="15" w:type="dxa"/>
            </w:tcMar>
            <w:vAlign w:val="center"/>
          </w:tcPr>
          <w:p w14:paraId="321E353C" w14:textId="77777777" w:rsidR="002D21B8" w:rsidRPr="00262178" w:rsidRDefault="002D21B8" w:rsidP="00C663CA">
            <w:pPr>
              <w:rPr>
                <w:rFonts w:ascii="Arial" w:hAnsi="Arial" w:cs="Arial"/>
                <w:sz w:val="16"/>
                <w:szCs w:val="16"/>
              </w:rPr>
            </w:pPr>
            <w:r w:rsidRPr="00262178">
              <w:rPr>
                <w:rFonts w:ascii="Arial" w:hAnsi="Arial" w:cs="Arial"/>
                <w:sz w:val="16"/>
                <w:szCs w:val="16"/>
              </w:rPr>
              <w:t>TRP transmit power</w:t>
            </w:r>
          </w:p>
        </w:tc>
        <w:tc>
          <w:tcPr>
            <w:tcW w:w="3105" w:type="pct"/>
            <w:tcMar>
              <w:top w:w="15" w:type="dxa"/>
              <w:left w:w="15" w:type="dxa"/>
              <w:bottom w:w="0" w:type="dxa"/>
              <w:right w:w="15" w:type="dxa"/>
            </w:tcMar>
            <w:vAlign w:val="center"/>
          </w:tcPr>
          <w:p w14:paraId="4BED1D48" w14:textId="77777777" w:rsidR="002D21B8" w:rsidRPr="00262178" w:rsidRDefault="002D21B8" w:rsidP="00C663CA">
            <w:pPr>
              <w:rPr>
                <w:rFonts w:ascii="Arial" w:hAnsi="Arial" w:cs="Arial"/>
                <w:sz w:val="16"/>
                <w:szCs w:val="16"/>
              </w:rPr>
            </w:pPr>
            <w:r w:rsidRPr="00262178">
              <w:rPr>
                <w:rFonts w:ascii="Arial" w:hAnsi="Arial" w:cs="Arial"/>
                <w:sz w:val="16"/>
                <w:szCs w:val="16"/>
              </w:rPr>
              <w:t>49 dBm 20 MHz</w:t>
            </w:r>
          </w:p>
        </w:tc>
      </w:tr>
      <w:tr w:rsidR="002D21B8" w:rsidRPr="00262178" w14:paraId="4AA329A6" w14:textId="77777777" w:rsidTr="00262178">
        <w:trPr>
          <w:trHeight w:val="20"/>
          <w:jc w:val="center"/>
        </w:trPr>
        <w:tc>
          <w:tcPr>
            <w:tcW w:w="1895" w:type="pct"/>
            <w:tcMar>
              <w:top w:w="15" w:type="dxa"/>
              <w:left w:w="15" w:type="dxa"/>
              <w:bottom w:w="0" w:type="dxa"/>
              <w:right w:w="15" w:type="dxa"/>
            </w:tcMar>
            <w:vAlign w:val="center"/>
          </w:tcPr>
          <w:p w14:paraId="43D7E113" w14:textId="77777777" w:rsidR="002D21B8" w:rsidRPr="00262178" w:rsidRDefault="002D21B8" w:rsidP="00C663CA">
            <w:pPr>
              <w:rPr>
                <w:rFonts w:ascii="Arial" w:hAnsi="Arial" w:cs="Arial"/>
                <w:sz w:val="16"/>
                <w:szCs w:val="16"/>
              </w:rPr>
            </w:pPr>
            <w:r w:rsidRPr="00262178">
              <w:rPr>
                <w:rFonts w:ascii="Arial" w:hAnsi="Arial" w:cs="Arial"/>
                <w:sz w:val="16"/>
                <w:szCs w:val="16"/>
              </w:rPr>
              <w:t>Scenario</w:t>
            </w:r>
          </w:p>
        </w:tc>
        <w:tc>
          <w:tcPr>
            <w:tcW w:w="3105" w:type="pct"/>
            <w:tcMar>
              <w:top w:w="15" w:type="dxa"/>
              <w:left w:w="15" w:type="dxa"/>
              <w:bottom w:w="0" w:type="dxa"/>
              <w:right w:w="15" w:type="dxa"/>
            </w:tcMar>
            <w:vAlign w:val="center"/>
          </w:tcPr>
          <w:p w14:paraId="4BE27B5B" w14:textId="77777777" w:rsidR="002D21B8" w:rsidRPr="00262178" w:rsidRDefault="002D21B8" w:rsidP="00C663CA">
            <w:pPr>
              <w:rPr>
                <w:rFonts w:ascii="Arial" w:hAnsi="Arial" w:cs="Arial"/>
                <w:sz w:val="16"/>
                <w:szCs w:val="16"/>
              </w:rPr>
            </w:pPr>
            <w:r w:rsidRPr="00262178">
              <w:rPr>
                <w:rFonts w:ascii="Arial" w:hAnsi="Arial" w:cs="Arial"/>
                <w:sz w:val="16"/>
                <w:szCs w:val="16"/>
              </w:rPr>
              <w:t>Urban Macro (500m ISD), [Rma (1732m ISD)]</w:t>
            </w:r>
          </w:p>
        </w:tc>
      </w:tr>
      <w:tr w:rsidR="002D21B8" w:rsidRPr="00262178" w14:paraId="59496115" w14:textId="77777777" w:rsidTr="00262178">
        <w:trPr>
          <w:trHeight w:val="20"/>
          <w:jc w:val="center"/>
        </w:trPr>
        <w:tc>
          <w:tcPr>
            <w:tcW w:w="1895" w:type="pct"/>
            <w:tcMar>
              <w:top w:w="15" w:type="dxa"/>
              <w:left w:w="15" w:type="dxa"/>
              <w:bottom w:w="0" w:type="dxa"/>
              <w:right w:w="15" w:type="dxa"/>
            </w:tcMar>
            <w:vAlign w:val="center"/>
          </w:tcPr>
          <w:p w14:paraId="7081AC1B" w14:textId="77777777" w:rsidR="002D21B8" w:rsidRPr="00262178" w:rsidRDefault="002D21B8" w:rsidP="00C663CA">
            <w:pPr>
              <w:rPr>
                <w:rFonts w:ascii="Arial" w:hAnsi="Arial" w:cs="Arial"/>
                <w:sz w:val="16"/>
                <w:szCs w:val="16"/>
              </w:rPr>
            </w:pPr>
            <w:r w:rsidRPr="00262178">
              <w:rPr>
                <w:rFonts w:ascii="Arial" w:hAnsi="Arial" w:cs="Arial"/>
                <w:sz w:val="16"/>
                <w:szCs w:val="16"/>
              </w:rPr>
              <w:t>Device deployment</w:t>
            </w:r>
          </w:p>
        </w:tc>
        <w:tc>
          <w:tcPr>
            <w:tcW w:w="3105" w:type="pct"/>
            <w:tcMar>
              <w:top w:w="15" w:type="dxa"/>
              <w:left w:w="15" w:type="dxa"/>
              <w:bottom w:w="0" w:type="dxa"/>
              <w:right w:w="15" w:type="dxa"/>
            </w:tcMar>
            <w:vAlign w:val="center"/>
          </w:tcPr>
          <w:p w14:paraId="39B469BE" w14:textId="77777777" w:rsidR="002D21B8" w:rsidRPr="00262178" w:rsidRDefault="002D21B8" w:rsidP="00C663CA">
            <w:pPr>
              <w:rPr>
                <w:rFonts w:ascii="Arial" w:hAnsi="Arial" w:cs="Arial"/>
                <w:sz w:val="16"/>
                <w:szCs w:val="16"/>
              </w:rPr>
            </w:pPr>
            <w:r w:rsidRPr="00262178">
              <w:rPr>
                <w:rFonts w:ascii="Arial" w:hAnsi="Arial" w:cs="Arial"/>
                <w:sz w:val="16"/>
                <w:szCs w:val="16"/>
              </w:rPr>
              <w:t>80% indoor, 20% outdoor (Uma) [50% indoor,50% in-car (Rma)]</w:t>
            </w:r>
          </w:p>
        </w:tc>
      </w:tr>
      <w:tr w:rsidR="002D21B8" w:rsidRPr="00262178" w14:paraId="36C8FD5A" w14:textId="77777777" w:rsidTr="00262178">
        <w:trPr>
          <w:trHeight w:val="20"/>
          <w:jc w:val="center"/>
        </w:trPr>
        <w:tc>
          <w:tcPr>
            <w:tcW w:w="1895" w:type="pct"/>
            <w:vMerge w:val="restart"/>
            <w:tcMar>
              <w:top w:w="15" w:type="dxa"/>
              <w:left w:w="15" w:type="dxa"/>
              <w:bottom w:w="0" w:type="dxa"/>
              <w:right w:w="15" w:type="dxa"/>
            </w:tcMar>
            <w:vAlign w:val="center"/>
          </w:tcPr>
          <w:p w14:paraId="6F1E5245" w14:textId="77777777" w:rsidR="002D21B8" w:rsidRPr="00262178" w:rsidRDefault="002D21B8" w:rsidP="00C663CA">
            <w:pPr>
              <w:rPr>
                <w:rFonts w:ascii="Arial" w:hAnsi="Arial" w:cs="Arial"/>
                <w:sz w:val="16"/>
                <w:szCs w:val="16"/>
              </w:rPr>
            </w:pPr>
            <w:r w:rsidRPr="00262178">
              <w:rPr>
                <w:rFonts w:ascii="Arial" w:hAnsi="Arial" w:cs="Arial"/>
                <w:sz w:val="16"/>
                <w:szCs w:val="16"/>
              </w:rPr>
              <w:t>UE speeds</w:t>
            </w:r>
          </w:p>
        </w:tc>
        <w:tc>
          <w:tcPr>
            <w:tcW w:w="3105" w:type="pct"/>
            <w:tcMar>
              <w:top w:w="15" w:type="dxa"/>
              <w:left w:w="15" w:type="dxa"/>
              <w:bottom w:w="0" w:type="dxa"/>
              <w:right w:w="15" w:type="dxa"/>
            </w:tcMar>
            <w:vAlign w:val="center"/>
          </w:tcPr>
          <w:p w14:paraId="794713A1" w14:textId="77777777" w:rsidR="002D21B8" w:rsidRPr="00262178" w:rsidRDefault="002D21B8" w:rsidP="00C663CA">
            <w:pPr>
              <w:rPr>
                <w:rFonts w:ascii="Arial" w:hAnsi="Arial" w:cs="Arial"/>
                <w:sz w:val="16"/>
                <w:szCs w:val="16"/>
              </w:rPr>
            </w:pPr>
            <w:r w:rsidRPr="00262178">
              <w:rPr>
                <w:rFonts w:ascii="Arial" w:hAnsi="Arial" w:cs="Arial"/>
                <w:sz w:val="16"/>
                <w:szCs w:val="16"/>
              </w:rPr>
              <w:t>Indoor users: 3km/h</w:t>
            </w:r>
          </w:p>
        </w:tc>
      </w:tr>
      <w:tr w:rsidR="002D21B8" w:rsidRPr="00262178" w14:paraId="4022D7F7" w14:textId="77777777" w:rsidTr="00262178">
        <w:trPr>
          <w:trHeight w:val="20"/>
          <w:jc w:val="center"/>
        </w:trPr>
        <w:tc>
          <w:tcPr>
            <w:tcW w:w="1895" w:type="pct"/>
            <w:vMerge/>
            <w:vAlign w:val="center"/>
          </w:tcPr>
          <w:p w14:paraId="57AC34E5" w14:textId="77777777" w:rsidR="002D21B8" w:rsidRPr="00262178" w:rsidRDefault="002D21B8" w:rsidP="00C663CA">
            <w:pPr>
              <w:rPr>
                <w:rFonts w:ascii="Arial" w:eastAsia="Calibri" w:hAnsi="Arial" w:cs="Arial"/>
                <w:sz w:val="16"/>
                <w:szCs w:val="16"/>
              </w:rPr>
            </w:pPr>
          </w:p>
        </w:tc>
        <w:tc>
          <w:tcPr>
            <w:tcW w:w="3105" w:type="pct"/>
            <w:tcMar>
              <w:top w:w="15" w:type="dxa"/>
              <w:left w:w="15" w:type="dxa"/>
              <w:bottom w:w="0" w:type="dxa"/>
              <w:right w:w="15" w:type="dxa"/>
            </w:tcMar>
            <w:vAlign w:val="center"/>
          </w:tcPr>
          <w:p w14:paraId="04760ECF" w14:textId="77777777" w:rsidR="002D21B8" w:rsidRPr="00262178" w:rsidRDefault="002D21B8" w:rsidP="00C663CA">
            <w:pPr>
              <w:rPr>
                <w:rFonts w:ascii="Arial" w:hAnsi="Arial" w:cs="Arial"/>
                <w:sz w:val="16"/>
                <w:szCs w:val="16"/>
              </w:rPr>
            </w:pPr>
            <w:r w:rsidRPr="00262178">
              <w:rPr>
                <w:rFonts w:ascii="Arial" w:hAnsi="Arial" w:cs="Arial"/>
                <w:sz w:val="16"/>
                <w:szCs w:val="16"/>
              </w:rPr>
              <w:t>Outdoor users (in-car): 30 km/h</w:t>
            </w:r>
          </w:p>
        </w:tc>
      </w:tr>
      <w:tr w:rsidR="002D21B8" w:rsidRPr="00262178" w14:paraId="55E0461F" w14:textId="77777777" w:rsidTr="00262178">
        <w:trPr>
          <w:trHeight w:val="20"/>
          <w:jc w:val="center"/>
        </w:trPr>
        <w:tc>
          <w:tcPr>
            <w:tcW w:w="1895" w:type="pct"/>
            <w:tcMar>
              <w:top w:w="15" w:type="dxa"/>
              <w:left w:w="15" w:type="dxa"/>
              <w:bottom w:w="0" w:type="dxa"/>
              <w:right w:w="15" w:type="dxa"/>
            </w:tcMar>
            <w:vAlign w:val="center"/>
          </w:tcPr>
          <w:p w14:paraId="13C4047C" w14:textId="77777777" w:rsidR="002D21B8" w:rsidRPr="00262178" w:rsidRDefault="002D21B8" w:rsidP="00C663CA">
            <w:pPr>
              <w:rPr>
                <w:rFonts w:ascii="Arial" w:hAnsi="Arial" w:cs="Arial"/>
                <w:sz w:val="16"/>
                <w:szCs w:val="16"/>
              </w:rPr>
            </w:pPr>
            <w:r w:rsidRPr="00262178">
              <w:rPr>
                <w:rFonts w:ascii="Arial" w:hAnsi="Arial" w:cs="Arial"/>
                <w:sz w:val="16"/>
                <w:szCs w:val="16"/>
              </w:rPr>
              <w:t>BS noise figure</w:t>
            </w:r>
          </w:p>
        </w:tc>
        <w:tc>
          <w:tcPr>
            <w:tcW w:w="3105" w:type="pct"/>
            <w:tcMar>
              <w:top w:w="15" w:type="dxa"/>
              <w:left w:w="15" w:type="dxa"/>
              <w:bottom w:w="0" w:type="dxa"/>
              <w:right w:w="15" w:type="dxa"/>
            </w:tcMar>
            <w:vAlign w:val="center"/>
          </w:tcPr>
          <w:p w14:paraId="61ECD625" w14:textId="77777777" w:rsidR="002D21B8" w:rsidRPr="00262178" w:rsidRDefault="002D21B8" w:rsidP="00C663CA">
            <w:pPr>
              <w:rPr>
                <w:rFonts w:ascii="Arial" w:hAnsi="Arial" w:cs="Arial"/>
                <w:sz w:val="16"/>
                <w:szCs w:val="16"/>
              </w:rPr>
            </w:pPr>
            <w:r w:rsidRPr="00262178">
              <w:rPr>
                <w:rFonts w:ascii="Arial" w:hAnsi="Arial" w:cs="Arial"/>
                <w:sz w:val="16"/>
                <w:szCs w:val="16"/>
              </w:rPr>
              <w:t>5 dB</w:t>
            </w:r>
          </w:p>
        </w:tc>
      </w:tr>
      <w:tr w:rsidR="002D21B8" w:rsidRPr="00262178" w14:paraId="1113DA4C" w14:textId="77777777" w:rsidTr="00262178">
        <w:trPr>
          <w:trHeight w:val="20"/>
          <w:jc w:val="center"/>
        </w:trPr>
        <w:tc>
          <w:tcPr>
            <w:tcW w:w="1895" w:type="pct"/>
            <w:tcMar>
              <w:top w:w="15" w:type="dxa"/>
              <w:left w:w="15" w:type="dxa"/>
              <w:bottom w:w="0" w:type="dxa"/>
              <w:right w:w="15" w:type="dxa"/>
            </w:tcMar>
            <w:vAlign w:val="center"/>
          </w:tcPr>
          <w:p w14:paraId="17EEF6B2" w14:textId="77777777" w:rsidR="002D21B8" w:rsidRPr="00262178" w:rsidRDefault="002D21B8" w:rsidP="00C663CA">
            <w:pPr>
              <w:rPr>
                <w:rFonts w:ascii="Arial" w:hAnsi="Arial" w:cs="Arial"/>
                <w:sz w:val="16"/>
                <w:szCs w:val="16"/>
              </w:rPr>
            </w:pPr>
            <w:r w:rsidRPr="00262178">
              <w:rPr>
                <w:rFonts w:ascii="Arial" w:hAnsi="Arial" w:cs="Arial"/>
                <w:sz w:val="16"/>
                <w:szCs w:val="16"/>
              </w:rPr>
              <w:t>BS antenna element gain</w:t>
            </w:r>
          </w:p>
        </w:tc>
        <w:tc>
          <w:tcPr>
            <w:tcW w:w="3105" w:type="pct"/>
            <w:tcMar>
              <w:top w:w="15" w:type="dxa"/>
              <w:left w:w="15" w:type="dxa"/>
              <w:bottom w:w="0" w:type="dxa"/>
              <w:right w:w="15" w:type="dxa"/>
            </w:tcMar>
            <w:vAlign w:val="center"/>
          </w:tcPr>
          <w:p w14:paraId="457ABF90" w14:textId="77777777" w:rsidR="002D21B8" w:rsidRPr="00262178" w:rsidRDefault="002D21B8" w:rsidP="00C663CA">
            <w:pPr>
              <w:rPr>
                <w:rFonts w:ascii="Arial" w:hAnsi="Arial" w:cs="Arial"/>
                <w:sz w:val="16"/>
                <w:szCs w:val="16"/>
              </w:rPr>
            </w:pPr>
            <w:r w:rsidRPr="00262178">
              <w:rPr>
                <w:rFonts w:ascii="Arial" w:hAnsi="Arial" w:cs="Arial"/>
                <w:sz w:val="16"/>
                <w:szCs w:val="16"/>
              </w:rPr>
              <w:t>8 dBi</w:t>
            </w:r>
          </w:p>
        </w:tc>
      </w:tr>
      <w:tr w:rsidR="002D21B8" w:rsidRPr="00262178" w14:paraId="707A0219" w14:textId="77777777" w:rsidTr="00262178">
        <w:trPr>
          <w:trHeight w:val="20"/>
          <w:jc w:val="center"/>
        </w:trPr>
        <w:tc>
          <w:tcPr>
            <w:tcW w:w="1895" w:type="pct"/>
            <w:tcMar>
              <w:top w:w="15" w:type="dxa"/>
              <w:left w:w="15" w:type="dxa"/>
              <w:bottom w:w="0" w:type="dxa"/>
              <w:right w:w="15" w:type="dxa"/>
            </w:tcMar>
            <w:vAlign w:val="center"/>
          </w:tcPr>
          <w:p w14:paraId="41AA4710" w14:textId="77777777" w:rsidR="002D21B8" w:rsidRPr="00262178" w:rsidRDefault="002D21B8" w:rsidP="00C663CA">
            <w:pPr>
              <w:rPr>
                <w:rFonts w:ascii="Arial" w:hAnsi="Arial" w:cs="Arial"/>
                <w:sz w:val="16"/>
                <w:szCs w:val="16"/>
              </w:rPr>
            </w:pPr>
            <w:r w:rsidRPr="00262178">
              <w:rPr>
                <w:rFonts w:ascii="Arial" w:hAnsi="Arial" w:cs="Arial"/>
                <w:sz w:val="16"/>
                <w:szCs w:val="16"/>
              </w:rPr>
              <w:t>UE noise figure</w:t>
            </w:r>
          </w:p>
        </w:tc>
        <w:tc>
          <w:tcPr>
            <w:tcW w:w="3105" w:type="pct"/>
            <w:tcMar>
              <w:top w:w="15" w:type="dxa"/>
              <w:left w:w="15" w:type="dxa"/>
              <w:bottom w:w="0" w:type="dxa"/>
              <w:right w:w="15" w:type="dxa"/>
            </w:tcMar>
            <w:vAlign w:val="center"/>
          </w:tcPr>
          <w:p w14:paraId="3C750628" w14:textId="77777777" w:rsidR="002D21B8" w:rsidRPr="00262178" w:rsidRDefault="002D21B8" w:rsidP="00C663CA">
            <w:pPr>
              <w:rPr>
                <w:rFonts w:ascii="Arial" w:hAnsi="Arial" w:cs="Arial"/>
                <w:sz w:val="16"/>
                <w:szCs w:val="16"/>
              </w:rPr>
            </w:pPr>
            <w:r w:rsidRPr="00262178">
              <w:rPr>
                <w:rFonts w:ascii="Arial" w:hAnsi="Arial" w:cs="Arial"/>
                <w:sz w:val="16"/>
                <w:szCs w:val="16"/>
              </w:rPr>
              <w:t>9 dB</w:t>
            </w:r>
          </w:p>
        </w:tc>
      </w:tr>
      <w:tr w:rsidR="002D21B8" w:rsidRPr="00262178" w14:paraId="55DB97C5" w14:textId="77777777" w:rsidTr="00262178">
        <w:trPr>
          <w:trHeight w:val="20"/>
          <w:jc w:val="center"/>
        </w:trPr>
        <w:tc>
          <w:tcPr>
            <w:tcW w:w="1895" w:type="pct"/>
            <w:tcMar>
              <w:top w:w="15" w:type="dxa"/>
              <w:left w:w="15" w:type="dxa"/>
              <w:bottom w:w="0" w:type="dxa"/>
              <w:right w:w="15" w:type="dxa"/>
            </w:tcMar>
            <w:vAlign w:val="center"/>
          </w:tcPr>
          <w:p w14:paraId="13AF638F" w14:textId="77777777" w:rsidR="002D21B8" w:rsidRPr="00262178" w:rsidRDefault="002D21B8" w:rsidP="00C663CA">
            <w:pPr>
              <w:rPr>
                <w:rFonts w:ascii="Arial" w:hAnsi="Arial" w:cs="Arial"/>
                <w:sz w:val="16"/>
                <w:szCs w:val="16"/>
              </w:rPr>
            </w:pPr>
            <w:r w:rsidRPr="00262178">
              <w:rPr>
                <w:rFonts w:ascii="Arial" w:hAnsi="Arial" w:cs="Arial"/>
                <w:sz w:val="16"/>
                <w:szCs w:val="16"/>
              </w:rPr>
              <w:lastRenderedPageBreak/>
              <w:t>Thermal noise level</w:t>
            </w:r>
          </w:p>
        </w:tc>
        <w:tc>
          <w:tcPr>
            <w:tcW w:w="3105" w:type="pct"/>
            <w:tcMar>
              <w:top w:w="15" w:type="dxa"/>
              <w:left w:w="15" w:type="dxa"/>
              <w:bottom w:w="0" w:type="dxa"/>
              <w:right w:w="15" w:type="dxa"/>
            </w:tcMar>
            <w:vAlign w:val="center"/>
          </w:tcPr>
          <w:p w14:paraId="4A8B1CC5" w14:textId="77777777" w:rsidR="002D21B8" w:rsidRPr="00262178" w:rsidRDefault="002D21B8" w:rsidP="00C663CA">
            <w:pPr>
              <w:rPr>
                <w:rFonts w:ascii="Arial" w:hAnsi="Arial" w:cs="Arial"/>
                <w:sz w:val="16"/>
                <w:szCs w:val="16"/>
              </w:rPr>
            </w:pPr>
            <w:r w:rsidRPr="00262178">
              <w:rPr>
                <w:rFonts w:ascii="Arial" w:hAnsi="Arial" w:cs="Arial"/>
                <w:sz w:val="16"/>
                <w:szCs w:val="16"/>
              </w:rPr>
              <w:t>-174 dBm/Hz</w:t>
            </w:r>
          </w:p>
        </w:tc>
      </w:tr>
      <w:tr w:rsidR="002D21B8" w:rsidRPr="00262178" w14:paraId="6F47E616" w14:textId="77777777" w:rsidTr="00262178">
        <w:trPr>
          <w:trHeight w:val="20"/>
          <w:jc w:val="center"/>
        </w:trPr>
        <w:tc>
          <w:tcPr>
            <w:tcW w:w="1895" w:type="pct"/>
            <w:tcMar>
              <w:top w:w="15" w:type="dxa"/>
              <w:left w:w="15" w:type="dxa"/>
              <w:bottom w:w="0" w:type="dxa"/>
              <w:right w:w="15" w:type="dxa"/>
            </w:tcMar>
            <w:vAlign w:val="bottom"/>
          </w:tcPr>
          <w:p w14:paraId="645A311D" w14:textId="77777777" w:rsidR="002D21B8" w:rsidRPr="00262178" w:rsidRDefault="002D21B8" w:rsidP="00C663CA">
            <w:pPr>
              <w:rPr>
                <w:rFonts w:ascii="Arial" w:hAnsi="Arial" w:cs="Arial"/>
                <w:sz w:val="16"/>
                <w:szCs w:val="16"/>
                <w:lang w:eastAsia="zh-CN"/>
              </w:rPr>
            </w:pPr>
            <w:r w:rsidRPr="00262178">
              <w:rPr>
                <w:rFonts w:ascii="Arial" w:hAnsi="Arial" w:cs="Arial"/>
                <w:sz w:val="16"/>
                <w:szCs w:val="16"/>
              </w:rPr>
              <w:t>Traffic geometry</w:t>
            </w:r>
          </w:p>
        </w:tc>
        <w:tc>
          <w:tcPr>
            <w:tcW w:w="3105" w:type="pct"/>
            <w:tcMar>
              <w:top w:w="15" w:type="dxa"/>
              <w:left w:w="15" w:type="dxa"/>
              <w:bottom w:w="0" w:type="dxa"/>
              <w:right w:w="15" w:type="dxa"/>
            </w:tcMar>
            <w:vAlign w:val="bottom"/>
          </w:tcPr>
          <w:p w14:paraId="731B097D" w14:textId="77777777" w:rsidR="002D21B8" w:rsidRPr="00262178" w:rsidRDefault="002D21B8" w:rsidP="00C663CA">
            <w:pPr>
              <w:rPr>
                <w:rFonts w:ascii="Arial" w:eastAsia="DengXian" w:hAnsi="Arial" w:cs="Arial"/>
                <w:sz w:val="16"/>
                <w:szCs w:val="16"/>
                <w:lang w:eastAsia="zh-CN"/>
              </w:rPr>
            </w:pPr>
            <w:r w:rsidRPr="00262178">
              <w:rPr>
                <w:rFonts w:ascii="Arial" w:hAnsi="Arial" w:cs="Arial"/>
                <w:sz w:val="16"/>
                <w:szCs w:val="16"/>
              </w:rPr>
              <w:t>Full Buffer</w:t>
            </w:r>
            <w:r w:rsidRPr="00262178">
              <w:rPr>
                <w:rFonts w:ascii="Arial" w:eastAsia="SimSun" w:hAnsi="Arial" w:cs="Arial"/>
                <w:sz w:val="16"/>
                <w:szCs w:val="16"/>
              </w:rPr>
              <w:t xml:space="preserve"> </w:t>
            </w:r>
          </w:p>
        </w:tc>
      </w:tr>
      <w:tr w:rsidR="002D21B8" w:rsidRPr="00262178" w14:paraId="7F3948A5" w14:textId="77777777" w:rsidTr="00262178">
        <w:trPr>
          <w:trHeight w:val="20"/>
          <w:jc w:val="center"/>
        </w:trPr>
        <w:tc>
          <w:tcPr>
            <w:tcW w:w="1895" w:type="pct"/>
            <w:tcMar>
              <w:top w:w="15" w:type="dxa"/>
              <w:left w:w="15" w:type="dxa"/>
              <w:bottom w:w="0" w:type="dxa"/>
              <w:right w:w="15" w:type="dxa"/>
            </w:tcMar>
            <w:vAlign w:val="center"/>
          </w:tcPr>
          <w:p w14:paraId="3452C690" w14:textId="77777777" w:rsidR="002D21B8" w:rsidRPr="00262178" w:rsidRDefault="002D21B8" w:rsidP="00C663CA">
            <w:pPr>
              <w:rPr>
                <w:rFonts w:ascii="Arial" w:hAnsi="Arial" w:cs="Arial"/>
                <w:sz w:val="16"/>
                <w:szCs w:val="16"/>
              </w:rPr>
            </w:pPr>
            <w:r w:rsidRPr="00262178">
              <w:rPr>
                <w:rFonts w:ascii="Arial" w:hAnsi="Arial" w:cs="Arial"/>
                <w:sz w:val="16"/>
                <w:szCs w:val="16"/>
              </w:rPr>
              <w:t>Macro sites</w:t>
            </w:r>
          </w:p>
        </w:tc>
        <w:tc>
          <w:tcPr>
            <w:tcW w:w="3105" w:type="pct"/>
            <w:tcMar>
              <w:top w:w="15" w:type="dxa"/>
              <w:left w:w="15" w:type="dxa"/>
              <w:bottom w:w="0" w:type="dxa"/>
              <w:right w:w="15" w:type="dxa"/>
            </w:tcMar>
            <w:vAlign w:val="center"/>
          </w:tcPr>
          <w:p w14:paraId="669863CB" w14:textId="77777777" w:rsidR="002D21B8" w:rsidRPr="00262178" w:rsidRDefault="002D21B8" w:rsidP="00C663CA">
            <w:pPr>
              <w:rPr>
                <w:rFonts w:ascii="Arial" w:hAnsi="Arial" w:cs="Arial"/>
                <w:sz w:val="16"/>
                <w:szCs w:val="16"/>
              </w:rPr>
            </w:pPr>
            <w:r w:rsidRPr="00262178">
              <w:rPr>
                <w:rFonts w:ascii="Arial" w:hAnsi="Arial" w:cs="Arial"/>
                <w:sz w:val="16"/>
                <w:szCs w:val="16"/>
              </w:rPr>
              <w:t>19</w:t>
            </w:r>
          </w:p>
        </w:tc>
      </w:tr>
      <w:tr w:rsidR="002D21B8" w:rsidRPr="00262178" w14:paraId="1443EB0D" w14:textId="77777777" w:rsidTr="00262178">
        <w:trPr>
          <w:trHeight w:val="20"/>
          <w:jc w:val="center"/>
        </w:trPr>
        <w:tc>
          <w:tcPr>
            <w:tcW w:w="1895" w:type="pct"/>
            <w:tcMar>
              <w:top w:w="15" w:type="dxa"/>
              <w:left w:w="15" w:type="dxa"/>
              <w:bottom w:w="0" w:type="dxa"/>
              <w:right w:w="15" w:type="dxa"/>
            </w:tcMar>
            <w:vAlign w:val="center"/>
          </w:tcPr>
          <w:p w14:paraId="53A4E357" w14:textId="77777777" w:rsidR="002D21B8" w:rsidRPr="00262178" w:rsidRDefault="002D21B8" w:rsidP="00C663CA">
            <w:pPr>
              <w:rPr>
                <w:rFonts w:ascii="Arial" w:hAnsi="Arial" w:cs="Arial"/>
                <w:sz w:val="16"/>
                <w:szCs w:val="16"/>
              </w:rPr>
            </w:pPr>
            <w:r w:rsidRPr="00262178">
              <w:rPr>
                <w:rFonts w:ascii="Arial" w:hAnsi="Arial" w:cs="Arial"/>
                <w:sz w:val="16"/>
                <w:szCs w:val="16"/>
              </w:rPr>
              <w:t>Downtilt</w:t>
            </w:r>
          </w:p>
        </w:tc>
        <w:tc>
          <w:tcPr>
            <w:tcW w:w="3105" w:type="pct"/>
            <w:tcMar>
              <w:top w:w="15" w:type="dxa"/>
              <w:left w:w="15" w:type="dxa"/>
              <w:bottom w:w="0" w:type="dxa"/>
              <w:right w:w="15" w:type="dxa"/>
            </w:tcMar>
            <w:vAlign w:val="center"/>
          </w:tcPr>
          <w:p w14:paraId="77B2751E" w14:textId="77777777" w:rsidR="002D21B8" w:rsidRPr="00262178" w:rsidRDefault="002D21B8" w:rsidP="00C663CA">
            <w:pPr>
              <w:rPr>
                <w:rFonts w:ascii="Arial" w:hAnsi="Arial" w:cs="Arial"/>
                <w:sz w:val="16"/>
                <w:szCs w:val="16"/>
              </w:rPr>
            </w:pPr>
            <w:r w:rsidRPr="00262178">
              <w:rPr>
                <w:rFonts w:ascii="Arial" w:hAnsi="Arial" w:cs="Arial"/>
                <w:sz w:val="16"/>
                <w:szCs w:val="16"/>
              </w:rPr>
              <w:t>102° or according to Scenario</w:t>
            </w:r>
          </w:p>
        </w:tc>
      </w:tr>
      <w:tr w:rsidR="002D21B8" w:rsidRPr="00262178" w14:paraId="66CC56E9" w14:textId="77777777" w:rsidTr="00262178">
        <w:trPr>
          <w:trHeight w:val="20"/>
          <w:jc w:val="center"/>
        </w:trPr>
        <w:tc>
          <w:tcPr>
            <w:tcW w:w="1895" w:type="pct"/>
            <w:tcMar>
              <w:top w:w="15" w:type="dxa"/>
              <w:left w:w="15" w:type="dxa"/>
              <w:bottom w:w="0" w:type="dxa"/>
              <w:right w:w="15" w:type="dxa"/>
            </w:tcMar>
            <w:vAlign w:val="center"/>
          </w:tcPr>
          <w:p w14:paraId="0C9CFB9C" w14:textId="77777777" w:rsidR="002D21B8" w:rsidRPr="00262178" w:rsidRDefault="002D21B8" w:rsidP="00C663CA">
            <w:pPr>
              <w:rPr>
                <w:rFonts w:ascii="Arial" w:hAnsi="Arial" w:cs="Arial"/>
                <w:sz w:val="16"/>
                <w:szCs w:val="16"/>
              </w:rPr>
            </w:pPr>
            <w:r w:rsidRPr="00262178">
              <w:rPr>
                <w:rFonts w:ascii="Arial" w:hAnsi="Arial" w:cs="Arial"/>
                <w:sz w:val="16"/>
                <w:szCs w:val="16"/>
              </w:rPr>
              <w:t>Minimum BS to UE distance</w:t>
            </w:r>
          </w:p>
        </w:tc>
        <w:tc>
          <w:tcPr>
            <w:tcW w:w="3105" w:type="pct"/>
            <w:tcMar>
              <w:top w:w="15" w:type="dxa"/>
              <w:left w:w="15" w:type="dxa"/>
              <w:bottom w:w="0" w:type="dxa"/>
              <w:right w:w="15" w:type="dxa"/>
            </w:tcMar>
            <w:vAlign w:val="center"/>
          </w:tcPr>
          <w:p w14:paraId="7D6D57C0" w14:textId="77777777" w:rsidR="002D21B8" w:rsidRPr="00262178" w:rsidRDefault="002D21B8" w:rsidP="00C663CA">
            <w:pPr>
              <w:rPr>
                <w:rFonts w:ascii="Arial" w:hAnsi="Arial" w:cs="Arial"/>
                <w:sz w:val="16"/>
                <w:szCs w:val="16"/>
              </w:rPr>
            </w:pPr>
            <w:r w:rsidRPr="00262178">
              <w:rPr>
                <w:rFonts w:ascii="Arial" w:hAnsi="Arial" w:cs="Arial"/>
                <w:sz w:val="16"/>
                <w:szCs w:val="16"/>
              </w:rPr>
              <w:t>35m</w:t>
            </w:r>
          </w:p>
        </w:tc>
      </w:tr>
      <w:tr w:rsidR="002D21B8" w:rsidRPr="00262178" w14:paraId="115A2F17" w14:textId="77777777" w:rsidTr="00262178">
        <w:trPr>
          <w:trHeight w:val="20"/>
          <w:jc w:val="center"/>
        </w:trPr>
        <w:tc>
          <w:tcPr>
            <w:tcW w:w="1895" w:type="pct"/>
            <w:tcMar>
              <w:top w:w="15" w:type="dxa"/>
              <w:left w:w="15" w:type="dxa"/>
              <w:bottom w:w="0" w:type="dxa"/>
              <w:right w:w="15" w:type="dxa"/>
            </w:tcMar>
            <w:vAlign w:val="center"/>
          </w:tcPr>
          <w:p w14:paraId="482F13B8" w14:textId="77777777" w:rsidR="002D21B8" w:rsidRPr="00262178" w:rsidRDefault="002D21B8" w:rsidP="00C663CA">
            <w:pPr>
              <w:rPr>
                <w:rFonts w:ascii="Arial" w:eastAsia="DengXian" w:hAnsi="Arial" w:cs="Arial"/>
                <w:sz w:val="16"/>
                <w:szCs w:val="16"/>
                <w:lang w:eastAsia="zh-CN"/>
              </w:rPr>
            </w:pPr>
            <w:r w:rsidRPr="00262178">
              <w:rPr>
                <w:rFonts w:ascii="Arial" w:eastAsia="DengXian" w:hAnsi="Arial" w:cs="Arial"/>
                <w:sz w:val="16"/>
                <w:szCs w:val="16"/>
                <w:lang w:eastAsia="zh-CN"/>
              </w:rPr>
              <w:t>KPI</w:t>
            </w:r>
          </w:p>
        </w:tc>
        <w:tc>
          <w:tcPr>
            <w:tcW w:w="3105" w:type="pct"/>
            <w:tcMar>
              <w:top w:w="15" w:type="dxa"/>
              <w:left w:w="15" w:type="dxa"/>
              <w:bottom w:w="0" w:type="dxa"/>
              <w:right w:w="15" w:type="dxa"/>
            </w:tcMar>
            <w:vAlign w:val="center"/>
          </w:tcPr>
          <w:p w14:paraId="511442F9" w14:textId="77777777" w:rsidR="002D21B8" w:rsidRPr="00262178" w:rsidRDefault="002D21B8" w:rsidP="00C663CA">
            <w:pPr>
              <w:rPr>
                <w:rFonts w:ascii="Arial" w:eastAsia="SimSun" w:hAnsi="Arial" w:cs="Arial"/>
                <w:sz w:val="16"/>
                <w:szCs w:val="16"/>
              </w:rPr>
            </w:pPr>
            <w:r w:rsidRPr="00262178">
              <w:rPr>
                <w:rFonts w:ascii="Arial" w:eastAsia="SimSun" w:hAnsi="Arial" w:cs="Arial"/>
                <w:sz w:val="16"/>
                <w:szCs w:val="16"/>
              </w:rPr>
              <w:t>Companies to report (e.g., total PDCCH capacity, PDCCH coverage/outage, Potential degradation of LTE, whether and how to achieve coexistence with legacy UEs)</w:t>
            </w:r>
          </w:p>
        </w:tc>
      </w:tr>
      <w:tr w:rsidR="002D21B8" w:rsidRPr="00262178" w14:paraId="6EDC6E48" w14:textId="77777777" w:rsidTr="00262178">
        <w:trPr>
          <w:trHeight w:val="20"/>
          <w:jc w:val="center"/>
        </w:trPr>
        <w:tc>
          <w:tcPr>
            <w:tcW w:w="1895" w:type="pct"/>
            <w:tcMar>
              <w:top w:w="15" w:type="dxa"/>
              <w:left w:w="15" w:type="dxa"/>
              <w:bottom w:w="0" w:type="dxa"/>
              <w:right w:w="15" w:type="dxa"/>
            </w:tcMar>
            <w:vAlign w:val="center"/>
          </w:tcPr>
          <w:p w14:paraId="4BCD36A8" w14:textId="77777777" w:rsidR="002D21B8" w:rsidRPr="00262178" w:rsidRDefault="002D21B8" w:rsidP="00C663CA">
            <w:pPr>
              <w:rPr>
                <w:rFonts w:ascii="Arial" w:hAnsi="Arial" w:cs="Arial"/>
                <w:sz w:val="16"/>
                <w:szCs w:val="16"/>
              </w:rPr>
            </w:pPr>
            <w:r w:rsidRPr="00262178">
              <w:rPr>
                <w:rFonts w:ascii="Arial" w:eastAsia="SimSun" w:hAnsi="Arial" w:cs="Arial"/>
                <w:sz w:val="16"/>
                <w:szCs w:val="16"/>
              </w:rPr>
              <w:t>Others</w:t>
            </w:r>
          </w:p>
        </w:tc>
        <w:tc>
          <w:tcPr>
            <w:tcW w:w="3105" w:type="pct"/>
            <w:tcMar>
              <w:top w:w="15" w:type="dxa"/>
              <w:left w:w="15" w:type="dxa"/>
              <w:bottom w:w="0" w:type="dxa"/>
              <w:right w:w="15" w:type="dxa"/>
            </w:tcMar>
            <w:vAlign w:val="center"/>
          </w:tcPr>
          <w:p w14:paraId="1AB6B8CE" w14:textId="77777777" w:rsidR="002D21B8" w:rsidRPr="00262178" w:rsidRDefault="002D21B8" w:rsidP="00C663CA">
            <w:pPr>
              <w:rPr>
                <w:rFonts w:ascii="Arial" w:eastAsia="SimSun" w:hAnsi="Arial" w:cs="Arial"/>
                <w:sz w:val="16"/>
                <w:szCs w:val="16"/>
              </w:rPr>
            </w:pPr>
            <w:r w:rsidRPr="00262178">
              <w:rPr>
                <w:rFonts w:ascii="Arial" w:eastAsia="SimSun" w:hAnsi="Arial" w:cs="Arial"/>
                <w:sz w:val="16"/>
                <w:szCs w:val="16"/>
              </w:rPr>
              <w:t>Companies to report (e.g., fraction of LTE UEs, fraction of Rel-18 DSS NR UEs, etc.). Companies to report considered baseline(s). Baseline(s) aim(s) to be comparable to the evaluated option(s)</w:t>
            </w:r>
          </w:p>
        </w:tc>
      </w:tr>
    </w:tbl>
    <w:p w14:paraId="197FA9E2" w14:textId="77777777" w:rsidR="002D21B8" w:rsidRPr="00867E94" w:rsidRDefault="002D21B8" w:rsidP="00262178"/>
    <w:p w14:paraId="5F47CB2E" w14:textId="0398E6A8" w:rsidR="00240024" w:rsidRDefault="00240024" w:rsidP="00240024">
      <w:pPr>
        <w:rPr>
          <w:lang w:val="en-US" w:eastAsia="zh-CN"/>
        </w:rPr>
      </w:pPr>
      <w:r w:rsidRPr="00373962">
        <w:rPr>
          <w:lang w:val="en-US" w:eastAsia="zh-CN"/>
        </w:rPr>
        <w:t>Note</w:t>
      </w:r>
      <w:r>
        <w:rPr>
          <w:lang w:val="en-US" w:eastAsia="zh-CN"/>
        </w:rPr>
        <w:t>: E</w:t>
      </w:r>
      <w:r w:rsidRPr="00045D71">
        <w:rPr>
          <w:lang w:val="en-US" w:eastAsia="zh-CN"/>
        </w:rPr>
        <w:t xml:space="preserve">mail discussion for discussion and </w:t>
      </w:r>
      <w:r>
        <w:rPr>
          <w:lang w:val="en-US" w:eastAsia="zh-CN"/>
        </w:rPr>
        <w:t>common assumption to be arranged</w:t>
      </w:r>
      <w:r w:rsidRPr="00045D71">
        <w:rPr>
          <w:lang w:val="en-US" w:eastAsia="zh-CN"/>
        </w:rPr>
        <w:t>.</w:t>
      </w:r>
    </w:p>
    <w:p w14:paraId="604A9F44" w14:textId="77777777" w:rsidR="00240024" w:rsidRPr="00240024" w:rsidRDefault="00240024" w:rsidP="00CF6E6D">
      <w:pPr>
        <w:pStyle w:val="ListParagraph"/>
        <w:numPr>
          <w:ilvl w:val="0"/>
          <w:numId w:val="586"/>
        </w:numPr>
        <w:rPr>
          <w:lang w:val="en-US" w:eastAsia="zh-CN"/>
        </w:rPr>
      </w:pPr>
      <w:r w:rsidRPr="00240024">
        <w:rPr>
          <w:rFonts w:hint="eastAsia"/>
          <w:lang w:val="en-US" w:eastAsia="zh-CN"/>
        </w:rPr>
        <w:t>C</w:t>
      </w:r>
      <w:r w:rsidRPr="00240024">
        <w:rPr>
          <w:lang w:val="en-US" w:eastAsia="zh-CN"/>
        </w:rPr>
        <w:t>larification of evaluation assumption</w:t>
      </w:r>
    </w:p>
    <w:p w14:paraId="29CCE1B3" w14:textId="77777777" w:rsidR="00240024" w:rsidRPr="00240024" w:rsidRDefault="00240024" w:rsidP="00CF6E6D">
      <w:pPr>
        <w:pStyle w:val="ListParagraph"/>
        <w:numPr>
          <w:ilvl w:val="0"/>
          <w:numId w:val="586"/>
        </w:numPr>
        <w:rPr>
          <w:lang w:val="en-US" w:eastAsia="zh-CN"/>
        </w:rPr>
      </w:pPr>
      <w:r w:rsidRPr="00240024">
        <w:rPr>
          <w:rFonts w:hint="eastAsia"/>
          <w:lang w:val="en-US" w:eastAsia="zh-CN"/>
        </w:rPr>
        <w:t>T</w:t>
      </w:r>
      <w:r w:rsidRPr="00240024">
        <w:rPr>
          <w:lang w:val="en-US" w:eastAsia="zh-CN"/>
        </w:rPr>
        <w:t>emplate for collecting evaluation results</w:t>
      </w:r>
    </w:p>
    <w:p w14:paraId="33FB5C61" w14:textId="77777777" w:rsidR="00240024" w:rsidRPr="00240024" w:rsidRDefault="00240024" w:rsidP="00CF6E6D">
      <w:pPr>
        <w:pStyle w:val="ListParagraph"/>
        <w:numPr>
          <w:ilvl w:val="0"/>
          <w:numId w:val="586"/>
        </w:numPr>
        <w:rPr>
          <w:lang w:val="en-US" w:eastAsia="zh-CN"/>
        </w:rPr>
      </w:pPr>
      <w:r w:rsidRPr="00240024">
        <w:rPr>
          <w:lang w:val="en-US" w:eastAsia="zh-CN"/>
        </w:rPr>
        <w:t>Sharing of the implementation assumption from companies</w:t>
      </w:r>
    </w:p>
    <w:p w14:paraId="08F7614B" w14:textId="69AE2561" w:rsidR="002D21B8" w:rsidRPr="00240024" w:rsidRDefault="00240024" w:rsidP="00CF6E6D">
      <w:pPr>
        <w:pStyle w:val="ListParagraph"/>
        <w:numPr>
          <w:ilvl w:val="1"/>
          <w:numId w:val="586"/>
        </w:numPr>
        <w:rPr>
          <w:rFonts w:ascii="Calibri" w:hAnsi="Calibri" w:cs="Calibri"/>
          <w:sz w:val="22"/>
          <w:szCs w:val="22"/>
          <w:lang w:val="en-US" w:eastAsia="zh-CN"/>
        </w:rPr>
      </w:pPr>
      <w:r w:rsidRPr="00240024">
        <w:rPr>
          <w:lang w:val="en-US" w:eastAsia="zh-CN"/>
        </w:rPr>
        <w:t>Dates:</w:t>
      </w:r>
      <w:r>
        <w:rPr>
          <w:lang w:val="en-US" w:eastAsia="zh-CN"/>
        </w:rPr>
        <w:t xml:space="preserve"> </w:t>
      </w:r>
      <w:r w:rsidRPr="00240024">
        <w:rPr>
          <w:lang w:val="en-US" w:eastAsia="zh-CN"/>
        </w:rPr>
        <w:t>13</w:t>
      </w:r>
      <w:r w:rsidRPr="00240024">
        <w:rPr>
          <w:vertAlign w:val="superscript"/>
          <w:lang w:val="en-US" w:eastAsia="zh-CN"/>
        </w:rPr>
        <w:t>th</w:t>
      </w:r>
      <w:r>
        <w:rPr>
          <w:lang w:val="en-US" w:eastAsia="zh-CN"/>
        </w:rPr>
        <w:t xml:space="preserve"> </w:t>
      </w:r>
      <w:r w:rsidRPr="00240024">
        <w:rPr>
          <w:lang w:val="en-US" w:eastAsia="zh-CN"/>
        </w:rPr>
        <w:t>– 17</w:t>
      </w:r>
      <w:r w:rsidRPr="00240024">
        <w:rPr>
          <w:vertAlign w:val="superscript"/>
          <w:lang w:val="en-US" w:eastAsia="zh-CN"/>
        </w:rPr>
        <w:t>th</w:t>
      </w:r>
      <w:r>
        <w:rPr>
          <w:vertAlign w:val="superscript"/>
          <w:lang w:val="en-US" w:eastAsia="zh-CN"/>
        </w:rPr>
        <w:t xml:space="preserve"> </w:t>
      </w:r>
      <w:r w:rsidRPr="00240024">
        <w:rPr>
          <w:lang w:val="en-US" w:eastAsia="zh-CN"/>
        </w:rPr>
        <w:t>June</w:t>
      </w:r>
    </w:p>
    <w:p w14:paraId="3BC06691" w14:textId="1773E031" w:rsidR="008F4B8C" w:rsidRDefault="008F4B8C" w:rsidP="002B6249">
      <w:pPr>
        <w:pStyle w:val="Heading3"/>
        <w:rPr>
          <w:lang w:val="en-US" w:eastAsia="ja-JP"/>
        </w:rPr>
      </w:pPr>
      <w:bookmarkStart w:id="385" w:name="_Toc101357096"/>
      <w:bookmarkStart w:id="386" w:name="_Toc105521434"/>
      <w:r w:rsidRPr="00642348">
        <w:rPr>
          <w:lang w:val="en-US" w:eastAsia="ja-JP"/>
        </w:rPr>
        <w:t>UE support for two overlapping CRS rate matching patterns</w:t>
      </w:r>
      <w:bookmarkEnd w:id="385"/>
      <w:bookmarkEnd w:id="386"/>
    </w:p>
    <w:p w14:paraId="0302E175" w14:textId="25A9BD67" w:rsidR="00B06E33" w:rsidRPr="00B06E33" w:rsidRDefault="001B5688" w:rsidP="00B06E33">
      <w:pPr>
        <w:rPr>
          <w:b/>
          <w:bCs/>
          <w:lang w:val="en-US" w:eastAsia="ja-JP"/>
        </w:rPr>
      </w:pPr>
      <w:hyperlink r:id="rId2683" w:history="1">
        <w:r w:rsidR="000B5C49">
          <w:rPr>
            <w:rStyle w:val="Hyperlink"/>
            <w:b/>
            <w:bCs/>
            <w:lang w:val="en-US" w:eastAsia="ja-JP"/>
          </w:rPr>
          <w:t>R1-2203211</w:t>
        </w:r>
      </w:hyperlink>
      <w:r w:rsidR="00B06E33" w:rsidRPr="00B06E33">
        <w:rPr>
          <w:b/>
          <w:bCs/>
          <w:lang w:val="en-US" w:eastAsia="ja-JP"/>
        </w:rPr>
        <w:tab/>
        <w:t>Discussion on support of two overlapping CRS patterns for DSS</w:t>
      </w:r>
      <w:r w:rsidR="00B06E33" w:rsidRPr="00B06E33">
        <w:rPr>
          <w:b/>
          <w:bCs/>
          <w:lang w:val="en-US" w:eastAsia="ja-JP"/>
        </w:rPr>
        <w:tab/>
        <w:t>ZTE</w:t>
      </w:r>
    </w:p>
    <w:p w14:paraId="5163A471" w14:textId="77777777" w:rsidR="007404E2" w:rsidRPr="007404E2" w:rsidRDefault="007404E2" w:rsidP="007A297D">
      <w:pPr>
        <w:pStyle w:val="ListParagraph"/>
        <w:numPr>
          <w:ilvl w:val="0"/>
          <w:numId w:val="98"/>
        </w:numPr>
        <w:spacing w:after="0"/>
        <w:ind w:left="714" w:hanging="357"/>
        <w:rPr>
          <w:bCs/>
          <w:sz w:val="18"/>
          <w:szCs w:val="18"/>
        </w:rPr>
      </w:pPr>
      <w:r w:rsidRPr="007404E2">
        <w:rPr>
          <w:bCs/>
          <w:sz w:val="18"/>
          <w:szCs w:val="18"/>
        </w:rPr>
        <w:t>Proposal 1: For PDSCH transmission other than multi-DCI based MTRP, a new UE capability similar as FG 14-1</w:t>
      </w:r>
      <w:r w:rsidRPr="007404E2">
        <w:rPr>
          <w:rFonts w:hint="eastAsia"/>
          <w:bCs/>
          <w:sz w:val="18"/>
          <w:szCs w:val="18"/>
        </w:rPr>
        <w:t>a</w:t>
      </w:r>
      <w:r w:rsidRPr="007404E2">
        <w:rPr>
          <w:bCs/>
          <w:sz w:val="18"/>
          <w:szCs w:val="18"/>
        </w:rPr>
        <w:t xml:space="preserve"> should be introduced to support two overlapping CRS rate matching patterns. </w:t>
      </w:r>
    </w:p>
    <w:p w14:paraId="76A85F96" w14:textId="77777777" w:rsidR="007404E2" w:rsidRPr="007404E2" w:rsidRDefault="007404E2" w:rsidP="007A297D">
      <w:pPr>
        <w:pStyle w:val="ListParagraph"/>
        <w:numPr>
          <w:ilvl w:val="0"/>
          <w:numId w:val="98"/>
        </w:numPr>
        <w:spacing w:after="0"/>
        <w:ind w:left="714" w:hanging="357"/>
        <w:rPr>
          <w:bCs/>
          <w:iCs/>
          <w:sz w:val="18"/>
          <w:szCs w:val="18"/>
        </w:rPr>
      </w:pPr>
      <w:r w:rsidRPr="007404E2">
        <w:rPr>
          <w:bCs/>
          <w:sz w:val="18"/>
          <w:szCs w:val="18"/>
        </w:rPr>
        <w:t xml:space="preserve">Proposal 2: For PDSCH transmission other than multi-DCI based MTRP, reuse the existing RRC parameters </w:t>
      </w:r>
      <w:r w:rsidRPr="007404E2">
        <w:rPr>
          <w:bCs/>
          <w:iCs/>
          <w:sz w:val="18"/>
          <w:szCs w:val="18"/>
        </w:rPr>
        <w:t>lte-CRS-PatternList1-r16</w:t>
      </w:r>
      <w:r w:rsidRPr="007404E2">
        <w:rPr>
          <w:bCs/>
          <w:sz w:val="18"/>
          <w:szCs w:val="18"/>
        </w:rPr>
        <w:t xml:space="preserve"> and </w:t>
      </w:r>
      <w:r w:rsidRPr="007404E2">
        <w:rPr>
          <w:bCs/>
          <w:iCs/>
          <w:sz w:val="18"/>
          <w:szCs w:val="18"/>
        </w:rPr>
        <w:t>lte-CRS-PatternList2-r16</w:t>
      </w:r>
      <w:r w:rsidRPr="007404E2">
        <w:rPr>
          <w:bCs/>
          <w:sz w:val="18"/>
          <w:szCs w:val="18"/>
        </w:rPr>
        <w:t xml:space="preserve"> in </w:t>
      </w:r>
      <w:r w:rsidRPr="007404E2">
        <w:rPr>
          <w:bCs/>
          <w:iCs/>
          <w:sz w:val="18"/>
          <w:szCs w:val="18"/>
        </w:rPr>
        <w:t xml:space="preserve">ServingCellConfig. </w:t>
      </w:r>
    </w:p>
    <w:p w14:paraId="3467E3D8" w14:textId="77777777" w:rsidR="007404E2" w:rsidRPr="007404E2" w:rsidRDefault="007404E2" w:rsidP="007A297D">
      <w:pPr>
        <w:pStyle w:val="ListParagraph"/>
        <w:numPr>
          <w:ilvl w:val="0"/>
          <w:numId w:val="98"/>
        </w:numPr>
        <w:spacing w:after="0"/>
        <w:ind w:left="714" w:hanging="357"/>
        <w:rPr>
          <w:bCs/>
          <w:iCs/>
          <w:sz w:val="18"/>
          <w:szCs w:val="18"/>
        </w:rPr>
      </w:pPr>
      <w:r w:rsidRPr="007404E2">
        <w:rPr>
          <w:bCs/>
          <w:sz w:val="18"/>
          <w:szCs w:val="18"/>
        </w:rPr>
        <w:t xml:space="preserve">Proposal 3: For PDSCH transmission other than multi-DCI based MTRP, UE does rate matching around REs indicated by both </w:t>
      </w:r>
      <w:r w:rsidRPr="007404E2">
        <w:rPr>
          <w:bCs/>
          <w:iCs/>
          <w:sz w:val="18"/>
          <w:szCs w:val="18"/>
        </w:rPr>
        <w:t>lte-CRS-PatternList1-r16</w:t>
      </w:r>
      <w:r w:rsidRPr="007404E2">
        <w:rPr>
          <w:bCs/>
          <w:sz w:val="18"/>
          <w:szCs w:val="18"/>
        </w:rPr>
        <w:t xml:space="preserve"> and </w:t>
      </w:r>
      <w:r w:rsidRPr="007404E2">
        <w:rPr>
          <w:bCs/>
          <w:iCs/>
          <w:sz w:val="18"/>
          <w:szCs w:val="18"/>
        </w:rPr>
        <w:t>lte-CRS-PatternList2-r16.</w:t>
      </w:r>
    </w:p>
    <w:p w14:paraId="00B6D4E8" w14:textId="77777777" w:rsidR="007404E2" w:rsidRDefault="007404E2" w:rsidP="007404E2">
      <w:pPr>
        <w:rPr>
          <w:lang w:val="en-US" w:eastAsia="ko-KR"/>
        </w:rPr>
      </w:pPr>
      <w:r w:rsidRPr="005B48B9">
        <w:rPr>
          <w:b/>
          <w:bCs/>
          <w:lang w:val="en-US" w:eastAsia="ko-KR"/>
        </w:rPr>
        <w:t>Decision:</w:t>
      </w:r>
      <w:r>
        <w:rPr>
          <w:lang w:val="en-US" w:eastAsia="ko-KR"/>
        </w:rPr>
        <w:t xml:space="preserve"> The document is noted.</w:t>
      </w:r>
    </w:p>
    <w:p w14:paraId="233343A5" w14:textId="77777777" w:rsidR="007404E2" w:rsidRDefault="007404E2" w:rsidP="00B06E33">
      <w:pPr>
        <w:rPr>
          <w:lang w:val="en-US" w:eastAsia="ja-JP"/>
        </w:rPr>
      </w:pPr>
    </w:p>
    <w:p w14:paraId="13E68482" w14:textId="263CF252" w:rsidR="00B06E33" w:rsidRPr="00B06E33" w:rsidRDefault="001B5688" w:rsidP="00B06E33">
      <w:pPr>
        <w:rPr>
          <w:b/>
          <w:bCs/>
          <w:lang w:val="en-US" w:eastAsia="ja-JP"/>
        </w:rPr>
      </w:pPr>
      <w:hyperlink r:id="rId2684" w:history="1">
        <w:r w:rsidR="000B5C49">
          <w:rPr>
            <w:rStyle w:val="Hyperlink"/>
            <w:b/>
            <w:bCs/>
            <w:lang w:val="en-US" w:eastAsia="ja-JP"/>
          </w:rPr>
          <w:t>R1-2203582</w:t>
        </w:r>
      </w:hyperlink>
      <w:r w:rsidR="00B06E33" w:rsidRPr="00B06E33">
        <w:rPr>
          <w:b/>
          <w:bCs/>
          <w:lang w:val="en-US" w:eastAsia="ja-JP"/>
        </w:rPr>
        <w:tab/>
        <w:t>Discussion on two overlapping CRS rate matching patterns</w:t>
      </w:r>
      <w:r w:rsidR="00B06E33" w:rsidRPr="00B06E33">
        <w:rPr>
          <w:b/>
          <w:bCs/>
          <w:lang w:val="en-US" w:eastAsia="ja-JP"/>
        </w:rPr>
        <w:tab/>
        <w:t>vivo</w:t>
      </w:r>
    </w:p>
    <w:p w14:paraId="2E6C52BA" w14:textId="0C45623A" w:rsidR="007404E2" w:rsidRPr="007404E2" w:rsidRDefault="007404E2" w:rsidP="007A297D">
      <w:pPr>
        <w:pStyle w:val="ListParagraph"/>
        <w:numPr>
          <w:ilvl w:val="0"/>
          <w:numId w:val="99"/>
        </w:numPr>
        <w:rPr>
          <w:sz w:val="18"/>
          <w:szCs w:val="18"/>
        </w:rPr>
      </w:pPr>
      <w:r w:rsidRPr="007404E2">
        <w:rPr>
          <w:sz w:val="18"/>
          <w:szCs w:val="18"/>
        </w:rPr>
        <w:fldChar w:fldCharType="begin"/>
      </w:r>
      <w:r w:rsidRPr="007404E2">
        <w:rPr>
          <w:sz w:val="18"/>
          <w:szCs w:val="18"/>
        </w:rPr>
        <w:instrText xml:space="preserve"> REF _Ref101901375 \h  \* MERGEFORMAT </w:instrText>
      </w:r>
      <w:r w:rsidRPr="007404E2">
        <w:rPr>
          <w:sz w:val="18"/>
          <w:szCs w:val="18"/>
        </w:rPr>
      </w:r>
      <w:r w:rsidRPr="007404E2">
        <w:rPr>
          <w:sz w:val="18"/>
          <w:szCs w:val="18"/>
        </w:rPr>
        <w:fldChar w:fldCharType="separate"/>
      </w:r>
      <w:r w:rsidRPr="007404E2">
        <w:rPr>
          <w:sz w:val="18"/>
          <w:szCs w:val="18"/>
        </w:rPr>
        <w:t xml:space="preserve">Proposal </w:t>
      </w:r>
      <w:r w:rsidRPr="007404E2">
        <w:rPr>
          <w:noProof/>
          <w:sz w:val="18"/>
          <w:szCs w:val="18"/>
        </w:rPr>
        <w:t>1</w:t>
      </w:r>
      <w:r w:rsidRPr="007404E2">
        <w:rPr>
          <w:sz w:val="18"/>
          <w:szCs w:val="18"/>
        </w:rPr>
        <w:t xml:space="preserve">. Clarify that in this WID, </w:t>
      </w:r>
      <w:r w:rsidRPr="007404E2">
        <w:rPr>
          <w:sz w:val="18"/>
          <w:szCs w:val="18"/>
          <w:lang w:eastAsia="zh-CN"/>
        </w:rPr>
        <w:t xml:space="preserve">the two overlapping CRS rate matching patterns are only applicable </w:t>
      </w:r>
      <w:r w:rsidRPr="007404E2">
        <w:rPr>
          <w:rFonts w:hint="eastAsia"/>
          <w:sz w:val="18"/>
          <w:szCs w:val="18"/>
          <w:lang w:eastAsia="zh-CN"/>
        </w:rPr>
        <w:t>to</w:t>
      </w:r>
      <w:r w:rsidRPr="007404E2">
        <w:rPr>
          <w:sz w:val="18"/>
          <w:szCs w:val="18"/>
          <w:lang w:eastAsia="zh-CN"/>
        </w:rPr>
        <w:t xml:space="preserve"> PDSCH with 15kHz SCS scheduled by PDCCH with DCI format 1_1 or DCI format 1_2 with CRC scrambled with dedicated RNTI in non-MTRP case in FR1.</w:t>
      </w:r>
      <w:r w:rsidRPr="007404E2">
        <w:rPr>
          <w:sz w:val="18"/>
          <w:szCs w:val="18"/>
        </w:rPr>
        <w:fldChar w:fldCharType="end"/>
      </w:r>
    </w:p>
    <w:p w14:paraId="0CAE7DF1" w14:textId="5CD60CA2" w:rsidR="007404E2" w:rsidRPr="007404E2" w:rsidRDefault="007404E2" w:rsidP="007A297D">
      <w:pPr>
        <w:pStyle w:val="ListParagraph"/>
        <w:numPr>
          <w:ilvl w:val="0"/>
          <w:numId w:val="99"/>
        </w:numPr>
        <w:rPr>
          <w:sz w:val="18"/>
          <w:szCs w:val="18"/>
        </w:rPr>
      </w:pPr>
      <w:r w:rsidRPr="007404E2">
        <w:rPr>
          <w:sz w:val="18"/>
          <w:szCs w:val="18"/>
        </w:rPr>
        <w:fldChar w:fldCharType="begin"/>
      </w:r>
      <w:r w:rsidRPr="007404E2">
        <w:rPr>
          <w:sz w:val="18"/>
          <w:szCs w:val="18"/>
        </w:rPr>
        <w:instrText xml:space="preserve"> REF _Ref101713272 \h  \* MERGEFORMAT </w:instrText>
      </w:r>
      <w:r w:rsidRPr="007404E2">
        <w:rPr>
          <w:sz w:val="18"/>
          <w:szCs w:val="18"/>
        </w:rPr>
      </w:r>
      <w:r w:rsidRPr="007404E2">
        <w:rPr>
          <w:sz w:val="18"/>
          <w:szCs w:val="18"/>
        </w:rPr>
        <w:fldChar w:fldCharType="separate"/>
      </w:r>
      <w:r w:rsidRPr="007404E2">
        <w:rPr>
          <w:sz w:val="18"/>
          <w:szCs w:val="18"/>
        </w:rPr>
        <w:t xml:space="preserve">Proposal </w:t>
      </w:r>
      <w:r w:rsidRPr="007404E2">
        <w:rPr>
          <w:noProof/>
          <w:sz w:val="18"/>
          <w:szCs w:val="18"/>
        </w:rPr>
        <w:t>2</w:t>
      </w:r>
      <w:r w:rsidRPr="007404E2">
        <w:rPr>
          <w:sz w:val="18"/>
          <w:szCs w:val="18"/>
        </w:rPr>
        <w:t xml:space="preserve">. </w:t>
      </w:r>
      <w:r w:rsidRPr="007404E2">
        <w:rPr>
          <w:sz w:val="18"/>
          <w:szCs w:val="18"/>
          <w:lang w:eastAsia="zh-CN"/>
        </w:rPr>
        <w:t>To support two overlapping CRS rate matching patterns, the following options can be considered.</w:t>
      </w:r>
      <w:r w:rsidRPr="007404E2">
        <w:rPr>
          <w:sz w:val="18"/>
          <w:szCs w:val="18"/>
        </w:rPr>
        <w:fldChar w:fldCharType="end"/>
      </w:r>
    </w:p>
    <w:p w14:paraId="1D224E42" w14:textId="77777777" w:rsidR="007404E2" w:rsidRPr="007404E2" w:rsidRDefault="007404E2" w:rsidP="007A297D">
      <w:pPr>
        <w:pStyle w:val="ListParagraph"/>
        <w:numPr>
          <w:ilvl w:val="1"/>
          <w:numId w:val="99"/>
        </w:numPr>
        <w:rPr>
          <w:sz w:val="18"/>
          <w:szCs w:val="18"/>
        </w:rPr>
      </w:pPr>
      <w:r w:rsidRPr="007404E2">
        <w:rPr>
          <w:sz w:val="18"/>
          <w:szCs w:val="18"/>
        </w:rPr>
        <w:t xml:space="preserve">Option1. Reuse the lte-CRS-PatternList1-r16 and lte-CRS-PatternList2-r16 and remove the restriction that lte-CRS-PatternList2-r16 is configured only when two different values are configured for </w:t>
      </w:r>
      <w:r w:rsidRPr="007404E2">
        <w:rPr>
          <w:i/>
          <w:iCs/>
          <w:sz w:val="18"/>
          <w:szCs w:val="18"/>
        </w:rPr>
        <w:t>coresetPoolIndex</w:t>
      </w:r>
    </w:p>
    <w:p w14:paraId="48210D4C" w14:textId="77777777" w:rsidR="007404E2" w:rsidRPr="007404E2" w:rsidRDefault="007404E2" w:rsidP="007A297D">
      <w:pPr>
        <w:pStyle w:val="ListParagraph"/>
        <w:numPr>
          <w:ilvl w:val="1"/>
          <w:numId w:val="99"/>
        </w:numPr>
        <w:rPr>
          <w:sz w:val="18"/>
          <w:szCs w:val="18"/>
        </w:rPr>
      </w:pPr>
      <w:r w:rsidRPr="007404E2">
        <w:rPr>
          <w:sz w:val="18"/>
          <w:szCs w:val="18"/>
        </w:rPr>
        <w:t>Option2. Introduce new RRC parameters, e.g., lte-CRS-PatternList1-r17 and lte-CRS-PatternList2-r17, for this feature and corresponding descriptions in the spec.</w:t>
      </w:r>
    </w:p>
    <w:p w14:paraId="3707F5DA" w14:textId="1AAF7A38" w:rsidR="007404E2" w:rsidRPr="007404E2" w:rsidRDefault="007404E2" w:rsidP="007A297D">
      <w:pPr>
        <w:pStyle w:val="ListParagraph"/>
        <w:numPr>
          <w:ilvl w:val="0"/>
          <w:numId w:val="99"/>
        </w:numPr>
        <w:spacing w:after="0"/>
        <w:ind w:left="714" w:hanging="357"/>
        <w:rPr>
          <w:sz w:val="18"/>
          <w:szCs w:val="18"/>
        </w:rPr>
      </w:pPr>
      <w:r w:rsidRPr="007404E2">
        <w:rPr>
          <w:sz w:val="18"/>
          <w:szCs w:val="18"/>
        </w:rPr>
        <w:fldChar w:fldCharType="begin"/>
      </w:r>
      <w:r w:rsidRPr="007404E2">
        <w:rPr>
          <w:sz w:val="18"/>
          <w:szCs w:val="18"/>
        </w:rPr>
        <w:instrText xml:space="preserve"> REF _Ref101901378 \h  \* MERGEFORMAT </w:instrText>
      </w:r>
      <w:r w:rsidRPr="007404E2">
        <w:rPr>
          <w:sz w:val="18"/>
          <w:szCs w:val="18"/>
        </w:rPr>
      </w:r>
      <w:r w:rsidRPr="007404E2">
        <w:rPr>
          <w:sz w:val="18"/>
          <w:szCs w:val="18"/>
        </w:rPr>
        <w:fldChar w:fldCharType="separate"/>
      </w:r>
      <w:r w:rsidRPr="007404E2">
        <w:rPr>
          <w:sz w:val="18"/>
          <w:szCs w:val="18"/>
        </w:rPr>
        <w:t xml:space="preserve">Proposal </w:t>
      </w:r>
      <w:r w:rsidRPr="007404E2">
        <w:rPr>
          <w:noProof/>
          <w:sz w:val="18"/>
          <w:szCs w:val="18"/>
        </w:rPr>
        <w:t>3</w:t>
      </w:r>
      <w:r w:rsidRPr="007404E2">
        <w:rPr>
          <w:sz w:val="18"/>
          <w:szCs w:val="18"/>
        </w:rPr>
        <w:t xml:space="preserve">. </w:t>
      </w:r>
      <w:r w:rsidRPr="007404E2">
        <w:rPr>
          <w:sz w:val="18"/>
          <w:szCs w:val="18"/>
          <w:lang w:eastAsia="zh-CN"/>
        </w:rPr>
        <w:t>A new UE capability should be introduced to indicate the support of two overlapping CRS patterns. Only when the new capability is reported to gNB, can gNB configure two overlapping CRS patterns to UE for PDSCH rate matching for non-MTRP case.</w:t>
      </w:r>
      <w:r w:rsidRPr="007404E2">
        <w:rPr>
          <w:sz w:val="18"/>
          <w:szCs w:val="18"/>
        </w:rPr>
        <w:fldChar w:fldCharType="end"/>
      </w:r>
    </w:p>
    <w:p w14:paraId="60F8A1CC" w14:textId="77777777" w:rsidR="007404E2" w:rsidRDefault="007404E2" w:rsidP="007404E2">
      <w:pPr>
        <w:rPr>
          <w:lang w:val="en-US" w:eastAsia="ko-KR"/>
        </w:rPr>
      </w:pPr>
      <w:r w:rsidRPr="005B48B9">
        <w:rPr>
          <w:b/>
          <w:bCs/>
          <w:lang w:val="en-US" w:eastAsia="ko-KR"/>
        </w:rPr>
        <w:t>Decision:</w:t>
      </w:r>
      <w:r>
        <w:rPr>
          <w:lang w:val="en-US" w:eastAsia="ko-KR"/>
        </w:rPr>
        <w:t xml:space="preserve"> The document is noted.</w:t>
      </w:r>
    </w:p>
    <w:p w14:paraId="3BAFC3D5" w14:textId="77777777" w:rsidR="007404E2" w:rsidRPr="00B06E33" w:rsidRDefault="007404E2" w:rsidP="00B06E33">
      <w:pPr>
        <w:rPr>
          <w:lang w:val="en-US" w:eastAsia="ja-JP"/>
        </w:rPr>
      </w:pPr>
    </w:p>
    <w:p w14:paraId="5F2B8AFC" w14:textId="586E9501" w:rsidR="008F4B8C" w:rsidRPr="002216DD" w:rsidRDefault="001B5688" w:rsidP="008F4B8C">
      <w:pPr>
        <w:rPr>
          <w:lang w:val="en-US" w:eastAsia="ja-JP"/>
        </w:rPr>
      </w:pPr>
      <w:hyperlink r:id="rId2685" w:history="1">
        <w:r w:rsidR="000B5C49">
          <w:rPr>
            <w:rStyle w:val="Hyperlink"/>
            <w:lang w:val="en-US" w:eastAsia="ja-JP"/>
          </w:rPr>
          <w:t>R1-2203138</w:t>
        </w:r>
      </w:hyperlink>
      <w:r w:rsidR="008F4B8C" w:rsidRPr="002216DD">
        <w:rPr>
          <w:lang w:val="en-US" w:eastAsia="ja-JP"/>
        </w:rPr>
        <w:tab/>
        <w:t>Discussion on UE support for two overlapping CRS rate matching patterns</w:t>
      </w:r>
      <w:r w:rsidR="008F4B8C" w:rsidRPr="002216DD">
        <w:rPr>
          <w:lang w:val="en-US" w:eastAsia="ja-JP"/>
        </w:rPr>
        <w:tab/>
        <w:t>Huawei, HiSilicon</w:t>
      </w:r>
    </w:p>
    <w:p w14:paraId="5830B8D8" w14:textId="25C7A551" w:rsidR="008F4B8C" w:rsidRPr="002216DD" w:rsidRDefault="001B5688" w:rsidP="008F4B8C">
      <w:pPr>
        <w:rPr>
          <w:lang w:val="en-US" w:eastAsia="ja-JP"/>
        </w:rPr>
      </w:pPr>
      <w:hyperlink r:id="rId2686" w:history="1">
        <w:r w:rsidR="000B5C49">
          <w:rPr>
            <w:rStyle w:val="Hyperlink"/>
            <w:lang w:val="en-US" w:eastAsia="ja-JP"/>
          </w:rPr>
          <w:t>R1-2203345</w:t>
        </w:r>
      </w:hyperlink>
      <w:r w:rsidR="008F4B8C" w:rsidRPr="002216DD">
        <w:rPr>
          <w:lang w:val="en-US" w:eastAsia="ja-JP"/>
        </w:rPr>
        <w:tab/>
        <w:t>Discussion on UE support for two overlapping CRS rate matching patterns</w:t>
      </w:r>
      <w:r w:rsidR="008F4B8C" w:rsidRPr="002216DD">
        <w:rPr>
          <w:lang w:val="en-US" w:eastAsia="ja-JP"/>
        </w:rPr>
        <w:tab/>
        <w:t>Spreadtrum Communications</w:t>
      </w:r>
    </w:p>
    <w:p w14:paraId="328EEE9A" w14:textId="7780F986" w:rsidR="008F4B8C" w:rsidRPr="002216DD" w:rsidRDefault="001B5688" w:rsidP="008F4B8C">
      <w:pPr>
        <w:rPr>
          <w:lang w:val="en-US" w:eastAsia="ja-JP"/>
        </w:rPr>
      </w:pPr>
      <w:hyperlink r:id="rId2687" w:history="1">
        <w:r w:rsidR="000B5C49">
          <w:rPr>
            <w:rStyle w:val="Hyperlink"/>
            <w:lang w:val="en-US" w:eastAsia="ja-JP"/>
          </w:rPr>
          <w:t>R1-2203649</w:t>
        </w:r>
      </w:hyperlink>
      <w:r w:rsidR="008F4B8C" w:rsidRPr="002216DD">
        <w:rPr>
          <w:lang w:val="en-US" w:eastAsia="ja-JP"/>
        </w:rPr>
        <w:tab/>
        <w:t>Supporting two overlapping CRS rate matching pattern</w:t>
      </w:r>
      <w:r w:rsidR="008F4B8C" w:rsidRPr="002216DD">
        <w:rPr>
          <w:lang w:val="en-US" w:eastAsia="ja-JP"/>
        </w:rPr>
        <w:tab/>
        <w:t>InterDigital, Inc.</w:t>
      </w:r>
    </w:p>
    <w:p w14:paraId="30644896" w14:textId="5DE812A2" w:rsidR="008F4B8C" w:rsidRPr="002216DD" w:rsidRDefault="001B5688" w:rsidP="008F4B8C">
      <w:pPr>
        <w:rPr>
          <w:lang w:val="en-US" w:eastAsia="ja-JP"/>
        </w:rPr>
      </w:pPr>
      <w:hyperlink r:id="rId2688" w:history="1">
        <w:r w:rsidR="000B5C49">
          <w:rPr>
            <w:rStyle w:val="Hyperlink"/>
            <w:lang w:val="en-US" w:eastAsia="ja-JP"/>
          </w:rPr>
          <w:t>R1-2203835</w:t>
        </w:r>
      </w:hyperlink>
      <w:r w:rsidR="008F4B8C" w:rsidRPr="002216DD">
        <w:rPr>
          <w:lang w:val="en-US" w:eastAsia="ja-JP"/>
        </w:rPr>
        <w:tab/>
        <w:t>Discussion on UE support for two overlapping CRS rate matching patterns</w:t>
      </w:r>
      <w:r w:rsidR="008F4B8C" w:rsidRPr="002216DD">
        <w:rPr>
          <w:lang w:val="en-US" w:eastAsia="ja-JP"/>
        </w:rPr>
        <w:tab/>
        <w:t>xiaomi</w:t>
      </w:r>
    </w:p>
    <w:p w14:paraId="124176A4" w14:textId="2F42082D" w:rsidR="008F4B8C" w:rsidRPr="002216DD" w:rsidRDefault="001B5688" w:rsidP="008F4B8C">
      <w:pPr>
        <w:rPr>
          <w:lang w:val="en-US" w:eastAsia="ja-JP"/>
        </w:rPr>
      </w:pPr>
      <w:hyperlink r:id="rId2689" w:history="1">
        <w:r w:rsidR="000B5C49">
          <w:rPr>
            <w:rStyle w:val="Hyperlink"/>
            <w:lang w:val="en-US" w:eastAsia="ja-JP"/>
          </w:rPr>
          <w:t>R1-2203924</w:t>
        </w:r>
      </w:hyperlink>
      <w:r w:rsidR="008F4B8C" w:rsidRPr="002216DD">
        <w:rPr>
          <w:lang w:val="en-US" w:eastAsia="ja-JP"/>
        </w:rPr>
        <w:tab/>
        <w:t>Two overlapping CRS rate matching patterns</w:t>
      </w:r>
      <w:r w:rsidR="008F4B8C" w:rsidRPr="002216DD">
        <w:rPr>
          <w:lang w:val="en-US" w:eastAsia="ja-JP"/>
        </w:rPr>
        <w:tab/>
        <w:t>Samsung</w:t>
      </w:r>
    </w:p>
    <w:p w14:paraId="74712460" w14:textId="3F71F4EA" w:rsidR="008F4B8C" w:rsidRPr="002216DD" w:rsidRDefault="001B5688" w:rsidP="008F4B8C">
      <w:pPr>
        <w:rPr>
          <w:lang w:val="en-US" w:eastAsia="ja-JP"/>
        </w:rPr>
      </w:pPr>
      <w:hyperlink r:id="rId2690" w:history="1">
        <w:r w:rsidR="000B5C49">
          <w:rPr>
            <w:rStyle w:val="Hyperlink"/>
            <w:lang w:val="en-US" w:eastAsia="ja-JP"/>
          </w:rPr>
          <w:t>R1-2204025</w:t>
        </w:r>
      </w:hyperlink>
      <w:r w:rsidR="008F4B8C" w:rsidRPr="002216DD">
        <w:rPr>
          <w:lang w:val="en-US" w:eastAsia="ja-JP"/>
        </w:rPr>
        <w:tab/>
        <w:t>Discussion on UE support for two overlapping CRS rate matching patterns</w:t>
      </w:r>
      <w:r w:rsidR="008F4B8C" w:rsidRPr="002216DD">
        <w:rPr>
          <w:lang w:val="en-US" w:eastAsia="ja-JP"/>
        </w:rPr>
        <w:tab/>
        <w:t>OPPO</w:t>
      </w:r>
    </w:p>
    <w:p w14:paraId="338D7CEC" w14:textId="73110559" w:rsidR="008F4B8C" w:rsidRPr="002216DD" w:rsidRDefault="001B5688" w:rsidP="008F4B8C">
      <w:pPr>
        <w:rPr>
          <w:lang w:val="en-US" w:eastAsia="ja-JP"/>
        </w:rPr>
      </w:pPr>
      <w:hyperlink r:id="rId2691" w:history="1">
        <w:r w:rsidR="000B5C49">
          <w:rPr>
            <w:rStyle w:val="Hyperlink"/>
            <w:lang w:val="en-US" w:eastAsia="ja-JP"/>
          </w:rPr>
          <w:t>R1-2204261</w:t>
        </w:r>
      </w:hyperlink>
      <w:r w:rsidR="008F4B8C" w:rsidRPr="002216DD">
        <w:rPr>
          <w:lang w:val="en-US" w:eastAsia="ja-JP"/>
        </w:rPr>
        <w:tab/>
        <w:t>Dis</w:t>
      </w:r>
      <w:r w:rsidR="00B06E33">
        <w:rPr>
          <w:lang w:val="en-US" w:eastAsia="ja-JP"/>
        </w:rPr>
        <w:t>c</w:t>
      </w:r>
      <w:r w:rsidR="008F4B8C" w:rsidRPr="002216DD">
        <w:rPr>
          <w:lang w:val="en-US" w:eastAsia="ja-JP"/>
        </w:rPr>
        <w:t>ussion on UE supporting for two overlapping CRS rate matching patterns</w:t>
      </w:r>
      <w:r w:rsidR="008F4B8C" w:rsidRPr="002216DD">
        <w:rPr>
          <w:lang w:val="en-US" w:eastAsia="ja-JP"/>
        </w:rPr>
        <w:tab/>
        <w:t>Apple</w:t>
      </w:r>
    </w:p>
    <w:p w14:paraId="55FE41ED" w14:textId="0D5E4A1F" w:rsidR="008F4B8C" w:rsidRPr="002216DD" w:rsidRDefault="001B5688" w:rsidP="008F4B8C">
      <w:pPr>
        <w:rPr>
          <w:lang w:val="en-US" w:eastAsia="ja-JP"/>
        </w:rPr>
      </w:pPr>
      <w:hyperlink r:id="rId2692" w:history="1">
        <w:r w:rsidR="000B5C49">
          <w:rPr>
            <w:rStyle w:val="Hyperlink"/>
            <w:lang w:val="en-US" w:eastAsia="ja-JP"/>
          </w:rPr>
          <w:t>R1-2204396</w:t>
        </w:r>
      </w:hyperlink>
      <w:r w:rsidR="008F4B8C" w:rsidRPr="002216DD">
        <w:rPr>
          <w:lang w:val="en-US" w:eastAsia="ja-JP"/>
        </w:rPr>
        <w:tab/>
        <w:t>Discussion on LTE CRS rate matching pattern</w:t>
      </w:r>
      <w:r w:rsidR="008F4B8C" w:rsidRPr="002216DD">
        <w:rPr>
          <w:lang w:val="en-US" w:eastAsia="ja-JP"/>
        </w:rPr>
        <w:tab/>
        <w:t>NTT DOCOMO, INC.</w:t>
      </w:r>
    </w:p>
    <w:p w14:paraId="76898102" w14:textId="3C385624" w:rsidR="008F4B8C" w:rsidRPr="002216DD" w:rsidRDefault="001B5688" w:rsidP="008F4B8C">
      <w:pPr>
        <w:rPr>
          <w:lang w:val="en-US" w:eastAsia="ja-JP"/>
        </w:rPr>
      </w:pPr>
      <w:hyperlink r:id="rId2693" w:history="1">
        <w:r w:rsidR="000B5C49">
          <w:rPr>
            <w:rStyle w:val="Hyperlink"/>
            <w:lang w:val="en-US" w:eastAsia="ja-JP"/>
          </w:rPr>
          <w:t>R1-2204710</w:t>
        </w:r>
      </w:hyperlink>
      <w:r w:rsidR="008F4B8C" w:rsidRPr="002216DD">
        <w:rPr>
          <w:lang w:val="en-US" w:eastAsia="ja-JP"/>
        </w:rPr>
        <w:tab/>
        <w:t>Discussion on supporting two overlapping CRS rate matching pattern</w:t>
      </w:r>
      <w:r w:rsidR="008F4B8C" w:rsidRPr="002216DD">
        <w:rPr>
          <w:lang w:val="en-US" w:eastAsia="ja-JP"/>
        </w:rPr>
        <w:tab/>
        <w:t>MediaTek Inc.</w:t>
      </w:r>
    </w:p>
    <w:p w14:paraId="14271C98" w14:textId="6A2F92A2" w:rsidR="008F4B8C" w:rsidRPr="002216DD" w:rsidRDefault="001B5688" w:rsidP="008F4B8C">
      <w:pPr>
        <w:rPr>
          <w:lang w:val="en-US" w:eastAsia="ja-JP"/>
        </w:rPr>
      </w:pPr>
      <w:hyperlink r:id="rId2694" w:history="1">
        <w:r w:rsidR="000B5C49">
          <w:rPr>
            <w:rStyle w:val="Hyperlink"/>
            <w:lang w:val="en-US" w:eastAsia="ja-JP"/>
          </w:rPr>
          <w:t>R1-2204824</w:t>
        </w:r>
      </w:hyperlink>
      <w:r w:rsidR="008F4B8C" w:rsidRPr="002216DD">
        <w:rPr>
          <w:lang w:val="en-US" w:eastAsia="ja-JP"/>
        </w:rPr>
        <w:tab/>
        <w:t>Support for 2 overlapping CRS patterns</w:t>
      </w:r>
      <w:r w:rsidR="008F4B8C" w:rsidRPr="002216DD">
        <w:rPr>
          <w:lang w:val="en-US" w:eastAsia="ja-JP"/>
        </w:rPr>
        <w:tab/>
        <w:t>Nokia, Nokia Shanghai Bell</w:t>
      </w:r>
    </w:p>
    <w:p w14:paraId="3B80B83A" w14:textId="7313BBE4" w:rsidR="008F4B8C" w:rsidRPr="002216DD" w:rsidRDefault="001B5688" w:rsidP="008F4B8C">
      <w:pPr>
        <w:rPr>
          <w:lang w:val="en-US" w:eastAsia="ja-JP"/>
        </w:rPr>
      </w:pPr>
      <w:hyperlink r:id="rId2695" w:history="1">
        <w:r w:rsidR="000B5C49">
          <w:rPr>
            <w:rStyle w:val="Hyperlink"/>
            <w:lang w:val="en-US" w:eastAsia="ja-JP"/>
          </w:rPr>
          <w:t>R1-2204886</w:t>
        </w:r>
      </w:hyperlink>
      <w:r w:rsidR="008F4B8C" w:rsidRPr="002216DD">
        <w:rPr>
          <w:lang w:val="en-US" w:eastAsia="ja-JP"/>
        </w:rPr>
        <w:tab/>
        <w:t>UE support for overlapping CRS rate matching patterns</w:t>
      </w:r>
      <w:r w:rsidR="008F4B8C" w:rsidRPr="002216DD">
        <w:rPr>
          <w:lang w:val="en-US" w:eastAsia="ja-JP"/>
        </w:rPr>
        <w:tab/>
        <w:t>Ericsson</w:t>
      </w:r>
    </w:p>
    <w:p w14:paraId="54286E13" w14:textId="75B5E5FA" w:rsidR="008F4B8C" w:rsidRDefault="001B5688" w:rsidP="008F4B8C">
      <w:pPr>
        <w:rPr>
          <w:lang w:val="en-US" w:eastAsia="ja-JP"/>
        </w:rPr>
      </w:pPr>
      <w:hyperlink r:id="rId2696" w:history="1">
        <w:r w:rsidR="000B5C49">
          <w:rPr>
            <w:rStyle w:val="Hyperlink"/>
            <w:lang w:val="en-US" w:eastAsia="ja-JP"/>
          </w:rPr>
          <w:t>R1-2205050</w:t>
        </w:r>
      </w:hyperlink>
      <w:r w:rsidR="008F4B8C" w:rsidRPr="002216DD">
        <w:rPr>
          <w:lang w:val="en-US" w:eastAsia="ja-JP"/>
        </w:rPr>
        <w:tab/>
        <w:t>UE support for two overlapping CRS rate-matching patterns</w:t>
      </w:r>
      <w:r w:rsidR="008F4B8C" w:rsidRPr="002216DD">
        <w:rPr>
          <w:lang w:val="en-US" w:eastAsia="ja-JP"/>
        </w:rPr>
        <w:tab/>
        <w:t>Qualcomm Incorporated</w:t>
      </w:r>
    </w:p>
    <w:p w14:paraId="6570E630" w14:textId="373B9A40" w:rsidR="00B06E33" w:rsidRDefault="00B06E33" w:rsidP="008F4B8C">
      <w:pPr>
        <w:rPr>
          <w:lang w:val="en-US" w:eastAsia="ja-JP"/>
        </w:rPr>
      </w:pPr>
    </w:p>
    <w:p w14:paraId="21A2C9E5" w14:textId="77777777" w:rsidR="00B06E33" w:rsidRPr="00A06C4A" w:rsidRDefault="00B06E33" w:rsidP="00B06E33">
      <w:pPr>
        <w:rPr>
          <w:lang w:eastAsia="x-none"/>
        </w:rPr>
      </w:pPr>
      <w:r w:rsidRPr="00A06C4A">
        <w:rPr>
          <w:lang w:eastAsia="x-none"/>
        </w:rPr>
        <w:t>[109-e-R18-DSS-02] – Xianghui (ZTE)</w:t>
      </w:r>
    </w:p>
    <w:p w14:paraId="7D32F275" w14:textId="11811F84" w:rsidR="00B06E33" w:rsidRPr="00A06C4A" w:rsidRDefault="00B06E33" w:rsidP="00B06E33">
      <w:pPr>
        <w:rPr>
          <w:lang w:eastAsia="x-none"/>
        </w:rPr>
      </w:pPr>
      <w:r w:rsidRPr="00A06C4A">
        <w:rPr>
          <w:lang w:eastAsia="x-none"/>
        </w:rPr>
        <w:t>Email discussion on UE support for two overlapping CRS rate matching patterns by May 20</w:t>
      </w:r>
    </w:p>
    <w:p w14:paraId="268C6585" w14:textId="77777777" w:rsidR="00B06E33" w:rsidRPr="00A06C4A" w:rsidRDefault="00B06E33" w:rsidP="007A297D">
      <w:pPr>
        <w:numPr>
          <w:ilvl w:val="0"/>
          <w:numId w:val="78"/>
        </w:numPr>
        <w:rPr>
          <w:lang w:eastAsia="x-none"/>
        </w:rPr>
      </w:pPr>
      <w:r w:rsidRPr="00A06C4A">
        <w:rPr>
          <w:lang w:eastAsia="x-none"/>
        </w:rPr>
        <w:t>Check points: May 18</w:t>
      </w:r>
    </w:p>
    <w:p w14:paraId="2A2DAC58" w14:textId="2EC21ADC" w:rsidR="00A06C4A" w:rsidRPr="00A06C4A" w:rsidRDefault="001B5688" w:rsidP="00A06C4A">
      <w:pPr>
        <w:rPr>
          <w:b/>
          <w:bCs/>
          <w:lang w:val="en-US" w:eastAsia="ja-JP"/>
        </w:rPr>
      </w:pPr>
      <w:hyperlink r:id="rId2697" w:history="1">
        <w:r w:rsidR="000B5C49">
          <w:rPr>
            <w:rStyle w:val="Hyperlink"/>
            <w:b/>
            <w:bCs/>
            <w:lang w:val="en-US" w:eastAsia="ja-JP"/>
          </w:rPr>
          <w:t>R1-2205258</w:t>
        </w:r>
      </w:hyperlink>
      <w:r w:rsidR="00A06C4A" w:rsidRPr="00A06C4A">
        <w:rPr>
          <w:b/>
          <w:bCs/>
          <w:lang w:val="en-US" w:eastAsia="ja-JP"/>
        </w:rPr>
        <w:tab/>
        <w:t>Feature lead summary #1 on UE support for two overlapping CRS rate matching patterns</w:t>
      </w:r>
      <w:r w:rsidR="00A06C4A" w:rsidRPr="00A06C4A">
        <w:rPr>
          <w:b/>
          <w:bCs/>
          <w:lang w:val="en-US" w:eastAsia="ja-JP"/>
        </w:rPr>
        <w:tab/>
        <w:t>Moderator (ZTE)</w:t>
      </w:r>
    </w:p>
    <w:p w14:paraId="7E87B3EB" w14:textId="4E582E45" w:rsidR="00A06C4A" w:rsidRDefault="007A180D" w:rsidP="00A06C4A">
      <w:pPr>
        <w:rPr>
          <w:lang w:val="en-US" w:eastAsia="ja-JP"/>
        </w:rPr>
      </w:pPr>
      <w:r>
        <w:rPr>
          <w:lang w:val="en-US" w:eastAsia="ja-JP"/>
        </w:rPr>
        <w:t>(</w:t>
      </w:r>
      <w:r w:rsidR="00A06C4A">
        <w:rPr>
          <w:lang w:val="en-US" w:eastAsia="ja-JP"/>
        </w:rPr>
        <w:t>May 12</w:t>
      </w:r>
      <w:r w:rsidR="00A06C4A" w:rsidRPr="00B9456A">
        <w:rPr>
          <w:vertAlign w:val="superscript"/>
          <w:lang w:val="en-US" w:eastAsia="ja-JP"/>
        </w:rPr>
        <w:t>th</w:t>
      </w:r>
      <w:r w:rsidR="00A06C4A">
        <w:rPr>
          <w:lang w:val="en-US" w:eastAsia="ja-JP"/>
        </w:rPr>
        <w:t xml:space="preserve"> GTW session</w:t>
      </w:r>
      <w:r>
        <w:rPr>
          <w:lang w:val="en-US" w:eastAsia="ja-JP"/>
        </w:rPr>
        <w:t>)</w:t>
      </w:r>
    </w:p>
    <w:p w14:paraId="77A48C56" w14:textId="7EA8CA3B" w:rsidR="00A06C4A" w:rsidRDefault="00A06C4A" w:rsidP="00A06C4A">
      <w:pPr>
        <w:rPr>
          <w:lang w:val="en-US" w:eastAsia="ja-JP"/>
        </w:rPr>
      </w:pPr>
    </w:p>
    <w:p w14:paraId="1F619B18" w14:textId="2DD71B6D" w:rsidR="00A06C4A" w:rsidRPr="00EE772B" w:rsidRDefault="001B5688" w:rsidP="00A06C4A">
      <w:pPr>
        <w:rPr>
          <w:b/>
          <w:bCs/>
          <w:lang w:val="en-US" w:eastAsia="ja-JP"/>
        </w:rPr>
      </w:pPr>
      <w:hyperlink r:id="rId2698" w:history="1">
        <w:r w:rsidR="000B5C49">
          <w:rPr>
            <w:rStyle w:val="Hyperlink"/>
            <w:b/>
            <w:bCs/>
            <w:lang w:val="en-US" w:eastAsia="ja-JP"/>
          </w:rPr>
          <w:t>R1-2205259</w:t>
        </w:r>
      </w:hyperlink>
      <w:r w:rsidR="00A06C4A" w:rsidRPr="00EE772B">
        <w:rPr>
          <w:b/>
          <w:bCs/>
          <w:lang w:val="en-US" w:eastAsia="ja-JP"/>
        </w:rPr>
        <w:tab/>
        <w:t>Feature lead summary #2 on UE support for two overlapping CRS rate matching patterns</w:t>
      </w:r>
      <w:r w:rsidR="00A06C4A" w:rsidRPr="00EE772B">
        <w:rPr>
          <w:b/>
          <w:bCs/>
          <w:lang w:val="en-US" w:eastAsia="ja-JP"/>
        </w:rPr>
        <w:tab/>
        <w:t>Moderator (ZTE)</w:t>
      </w:r>
    </w:p>
    <w:p w14:paraId="7E4BE91C" w14:textId="55977318" w:rsidR="00EE772B" w:rsidRDefault="007A180D" w:rsidP="00EE772B">
      <w:pPr>
        <w:rPr>
          <w:lang w:val="en-US" w:eastAsia="ja-JP"/>
        </w:rPr>
      </w:pPr>
      <w:r>
        <w:rPr>
          <w:lang w:val="en-US" w:eastAsia="ja-JP"/>
        </w:rPr>
        <w:t>(</w:t>
      </w:r>
      <w:r w:rsidR="00EE772B">
        <w:rPr>
          <w:lang w:val="en-US" w:eastAsia="ja-JP"/>
        </w:rPr>
        <w:t>May 16</w:t>
      </w:r>
      <w:r w:rsidR="00EE772B" w:rsidRPr="00B9456A">
        <w:rPr>
          <w:vertAlign w:val="superscript"/>
          <w:lang w:val="en-US" w:eastAsia="ja-JP"/>
        </w:rPr>
        <w:t>th</w:t>
      </w:r>
      <w:r w:rsidR="00EE772B">
        <w:rPr>
          <w:lang w:val="en-US" w:eastAsia="ja-JP"/>
        </w:rPr>
        <w:t xml:space="preserve"> GTW session</w:t>
      </w:r>
      <w:r>
        <w:rPr>
          <w:lang w:val="en-US" w:eastAsia="ja-JP"/>
        </w:rPr>
        <w:t>)</w:t>
      </w:r>
    </w:p>
    <w:p w14:paraId="01CBEFC0" w14:textId="77777777" w:rsidR="00EE772B" w:rsidRDefault="00EE772B" w:rsidP="00EE772B">
      <w:pPr>
        <w:rPr>
          <w:rFonts w:eastAsia="Yu Mincho"/>
          <w:lang w:val="en-US" w:eastAsia="ja-JP"/>
        </w:rPr>
      </w:pPr>
    </w:p>
    <w:p w14:paraId="773DBE4C" w14:textId="6D847219" w:rsidR="00FA675C" w:rsidRPr="00C90BC8" w:rsidRDefault="001B5688" w:rsidP="00FA675C">
      <w:pPr>
        <w:rPr>
          <w:b/>
          <w:bCs/>
          <w:lang w:eastAsia="ja-JP"/>
        </w:rPr>
      </w:pPr>
      <w:hyperlink r:id="rId2699" w:history="1">
        <w:r w:rsidR="000B5C49">
          <w:rPr>
            <w:rStyle w:val="Hyperlink"/>
            <w:b/>
            <w:bCs/>
            <w:lang w:eastAsia="ja-JP"/>
          </w:rPr>
          <w:t>R1-2205499</w:t>
        </w:r>
      </w:hyperlink>
      <w:r w:rsidR="00FA675C" w:rsidRPr="00C90BC8">
        <w:rPr>
          <w:b/>
          <w:bCs/>
          <w:lang w:eastAsia="ja-JP"/>
        </w:rPr>
        <w:tab/>
        <w:t>Feature lead summary #3 on UE support for two overlapping CRS rate matching patterns</w:t>
      </w:r>
      <w:r w:rsidR="00FA675C" w:rsidRPr="00C90BC8">
        <w:rPr>
          <w:b/>
          <w:bCs/>
          <w:lang w:eastAsia="ja-JP"/>
        </w:rPr>
        <w:tab/>
        <w:t>Moderator (ZTE)</w:t>
      </w:r>
    </w:p>
    <w:p w14:paraId="35F37F7F" w14:textId="0214BFA9" w:rsidR="00FA675C" w:rsidRDefault="00C90BC8" w:rsidP="00FA675C">
      <w:pPr>
        <w:rPr>
          <w:lang w:eastAsia="ja-JP"/>
        </w:rPr>
      </w:pPr>
      <w:r>
        <w:rPr>
          <w:lang w:eastAsia="ja-JP"/>
        </w:rPr>
        <w:t>From May 19</w:t>
      </w:r>
      <w:r w:rsidRPr="00C90BC8">
        <w:rPr>
          <w:vertAlign w:val="superscript"/>
          <w:lang w:eastAsia="ja-JP"/>
        </w:rPr>
        <w:t>th</w:t>
      </w:r>
      <w:r>
        <w:rPr>
          <w:lang w:eastAsia="ja-JP"/>
        </w:rPr>
        <w:t xml:space="preserve"> GTW session</w:t>
      </w:r>
    </w:p>
    <w:p w14:paraId="3E4C60EE" w14:textId="77777777" w:rsidR="00C90BC8" w:rsidRPr="003217D0" w:rsidRDefault="00C90BC8" w:rsidP="003217D0">
      <w:pPr>
        <w:rPr>
          <w:rFonts w:ascii="Times New Roman" w:hAnsi="Times New Roman"/>
          <w:highlight w:val="darkYellow"/>
          <w:lang w:eastAsia="zh-CN"/>
        </w:rPr>
      </w:pPr>
      <w:r w:rsidRPr="003217D0">
        <w:rPr>
          <w:rFonts w:ascii="Times New Roman" w:hAnsi="Times New Roman"/>
          <w:highlight w:val="darkYellow"/>
          <w:lang w:eastAsia="zh-CN"/>
        </w:rPr>
        <w:t>Working Assumption</w:t>
      </w:r>
    </w:p>
    <w:p w14:paraId="132F64D4" w14:textId="77777777" w:rsidR="00C90BC8" w:rsidRPr="003217D0" w:rsidRDefault="00C90BC8" w:rsidP="003217D0">
      <w:pPr>
        <w:rPr>
          <w:rFonts w:ascii="Times New Roman" w:hAnsi="Times New Roman"/>
        </w:rPr>
      </w:pPr>
      <w:r w:rsidRPr="003217D0">
        <w:rPr>
          <w:rFonts w:ascii="Times New Roman" w:eastAsia="SimSun" w:hAnsi="Times New Roman"/>
          <w:szCs w:val="20"/>
        </w:rPr>
        <w:t xml:space="preserve">Introduce two new RRC parameters (i.e., </w:t>
      </w:r>
      <w:r w:rsidRPr="003217D0">
        <w:rPr>
          <w:rFonts w:ascii="Times New Roman" w:hAnsi="Times New Roman"/>
        </w:rPr>
        <w:t>list3 and list4). gNB cannot configure legacy list1/2 and new list3/4 simultaneously. If new list3/4 are configured, UE applies list3/4 regardless of whether CORESETPoolIndex= 1 is configured for any of DL BWPs of the serving cell.</w:t>
      </w:r>
    </w:p>
    <w:p w14:paraId="1C3BCEBE" w14:textId="77777777" w:rsidR="00C90BC8" w:rsidRPr="003217D0" w:rsidRDefault="00C90BC8" w:rsidP="003217D0">
      <w:pPr>
        <w:rPr>
          <w:rFonts w:ascii="Times New Roman" w:hAnsi="Times New Roman"/>
          <w:highlight w:val="cyan"/>
        </w:rPr>
      </w:pPr>
    </w:p>
    <w:p w14:paraId="3D770B91" w14:textId="77777777" w:rsidR="00C90BC8" w:rsidRPr="003217D0" w:rsidRDefault="00C90BC8" w:rsidP="003217D0">
      <w:pPr>
        <w:rPr>
          <w:rFonts w:ascii="Times New Roman" w:hAnsi="Times New Roman"/>
          <w:highlight w:val="darkYellow"/>
        </w:rPr>
      </w:pPr>
      <w:r w:rsidRPr="003217D0">
        <w:rPr>
          <w:rFonts w:ascii="Times New Roman" w:hAnsi="Times New Roman"/>
          <w:highlight w:val="darkYellow"/>
        </w:rPr>
        <w:t>Working Assumption</w:t>
      </w:r>
    </w:p>
    <w:p w14:paraId="1B038A87" w14:textId="77777777" w:rsidR="00C90BC8" w:rsidRPr="003217D0" w:rsidRDefault="00C90BC8" w:rsidP="00CF6E6D">
      <w:pPr>
        <w:pStyle w:val="ListParagraph"/>
        <w:numPr>
          <w:ilvl w:val="0"/>
          <w:numId w:val="371"/>
        </w:numPr>
        <w:rPr>
          <w:lang w:eastAsia="zh-CN"/>
        </w:rPr>
      </w:pPr>
      <w:r w:rsidRPr="003217D0">
        <w:rPr>
          <w:lang w:eastAsia="zh-CN"/>
        </w:rPr>
        <w:t xml:space="preserve">Introduce two new </w:t>
      </w:r>
      <w:r w:rsidRPr="003217D0">
        <w:t>RRC parameter</w:t>
      </w:r>
      <w:r w:rsidRPr="003217D0">
        <w:rPr>
          <w:lang w:eastAsia="zh-CN"/>
        </w:rPr>
        <w:t>s</w:t>
      </w:r>
      <w:r w:rsidRPr="003217D0">
        <w:t xml:space="preserve"> </w:t>
      </w:r>
      <w:r w:rsidRPr="003217D0">
        <w:rPr>
          <w:i/>
          <w:iCs/>
        </w:rPr>
        <w:t>lte-CRS-PatternList</w:t>
      </w:r>
      <w:r w:rsidRPr="003217D0">
        <w:rPr>
          <w:i/>
          <w:iCs/>
          <w:lang w:eastAsia="zh-CN"/>
        </w:rPr>
        <w:t>3</w:t>
      </w:r>
      <w:r w:rsidRPr="003217D0">
        <w:rPr>
          <w:i/>
          <w:iCs/>
        </w:rPr>
        <w:t>-r1</w:t>
      </w:r>
      <w:r w:rsidRPr="003217D0">
        <w:rPr>
          <w:i/>
          <w:iCs/>
          <w:lang w:eastAsia="zh-CN"/>
        </w:rPr>
        <w:t xml:space="preserve">8 </w:t>
      </w:r>
      <w:r w:rsidRPr="003217D0">
        <w:rPr>
          <w:lang w:eastAsia="zh-CN"/>
        </w:rPr>
        <w:t xml:space="preserve">and </w:t>
      </w:r>
      <w:r w:rsidRPr="003217D0">
        <w:rPr>
          <w:i/>
          <w:iCs/>
        </w:rPr>
        <w:t>lte-CRS-PatternList</w:t>
      </w:r>
      <w:r w:rsidRPr="003217D0">
        <w:rPr>
          <w:i/>
          <w:iCs/>
          <w:lang w:eastAsia="zh-CN"/>
        </w:rPr>
        <w:t>4</w:t>
      </w:r>
      <w:r w:rsidRPr="003217D0">
        <w:rPr>
          <w:i/>
          <w:iCs/>
        </w:rPr>
        <w:t>-r1</w:t>
      </w:r>
      <w:r w:rsidRPr="003217D0">
        <w:rPr>
          <w:i/>
          <w:iCs/>
          <w:lang w:eastAsia="zh-CN"/>
        </w:rPr>
        <w:t xml:space="preserve">8 </w:t>
      </w:r>
      <w:r w:rsidRPr="003217D0">
        <w:t xml:space="preserve">in </w:t>
      </w:r>
      <w:r w:rsidRPr="003217D0">
        <w:rPr>
          <w:i/>
          <w:iCs/>
        </w:rPr>
        <w:t>ServingCellConfig</w:t>
      </w:r>
      <w:r w:rsidRPr="003217D0">
        <w:rPr>
          <w:i/>
          <w:iCs/>
          <w:lang w:eastAsia="zh-CN"/>
        </w:rPr>
        <w:t xml:space="preserve"> </w:t>
      </w:r>
      <w:r w:rsidRPr="003217D0">
        <w:rPr>
          <w:lang w:eastAsia="sv-SE"/>
        </w:rPr>
        <w:t xml:space="preserve">around which the UE shall do rate matching </w:t>
      </w:r>
      <w:r w:rsidRPr="003217D0">
        <w:rPr>
          <w:lang w:eastAsia="zh-CN"/>
        </w:rPr>
        <w:t xml:space="preserve">for </w:t>
      </w:r>
      <w:r w:rsidRPr="003217D0">
        <w:t>PDSCH scheduled by PDCCH with CRC scrambled by C-RNTI, MCS-C-RNTI, CS-RNTI, or PDSCHs with SPS</w:t>
      </w:r>
      <w:r w:rsidRPr="003217D0">
        <w:rPr>
          <w:lang w:eastAsia="zh-CN"/>
        </w:rPr>
        <w:t xml:space="preserve">. </w:t>
      </w:r>
    </w:p>
    <w:p w14:paraId="71E61024" w14:textId="77777777" w:rsidR="00C90BC8" w:rsidRPr="003217D0" w:rsidRDefault="00C90BC8" w:rsidP="00CF6E6D">
      <w:pPr>
        <w:pStyle w:val="ListParagraph"/>
        <w:numPr>
          <w:ilvl w:val="1"/>
          <w:numId w:val="371"/>
        </w:numPr>
        <w:rPr>
          <w:iCs/>
        </w:rPr>
      </w:pPr>
      <w:r w:rsidRPr="003217D0">
        <w:t xml:space="preserve">The network does not configure </w:t>
      </w:r>
      <w:r w:rsidRPr="003217D0">
        <w:rPr>
          <w:i/>
          <w:iCs/>
        </w:rPr>
        <w:t xml:space="preserve">lte-CRS-PatternList3-r18 </w:t>
      </w:r>
      <w:r w:rsidRPr="003217D0">
        <w:t xml:space="preserve">and any of </w:t>
      </w:r>
      <w:r w:rsidRPr="003217D0">
        <w:rPr>
          <w:i/>
          <w:iCs/>
        </w:rPr>
        <w:t xml:space="preserve">lte-CRS-ToMatchAround, lte-CRS-PatternList1-r16 </w:t>
      </w:r>
      <w:r w:rsidRPr="003217D0">
        <w:t xml:space="preserve">and </w:t>
      </w:r>
      <w:r w:rsidRPr="003217D0">
        <w:rPr>
          <w:i/>
          <w:iCs/>
        </w:rPr>
        <w:t xml:space="preserve">lte-CRS-PatternList2-r16 </w:t>
      </w:r>
      <w:r w:rsidRPr="003217D0">
        <w:t xml:space="preserve">simultaneously. </w:t>
      </w:r>
      <w:r w:rsidRPr="003217D0">
        <w:rPr>
          <w:i/>
          <w:iCs/>
        </w:rPr>
        <w:t xml:space="preserve">Lte-CRS-PatternList4-r18 </w:t>
      </w:r>
      <w:r w:rsidRPr="003217D0">
        <w:t xml:space="preserve">is configured if </w:t>
      </w:r>
      <w:r w:rsidRPr="003217D0">
        <w:rPr>
          <w:i/>
          <w:iCs/>
        </w:rPr>
        <w:t xml:space="preserve">lte-CRS-PatternList3-r18 </w:t>
      </w:r>
      <w:r w:rsidRPr="003217D0">
        <w:t xml:space="preserve">is configured in </w:t>
      </w:r>
      <w:r w:rsidRPr="003217D0">
        <w:rPr>
          <w:i/>
          <w:iCs/>
        </w:rPr>
        <w:t xml:space="preserve">ServingCellConfig. </w:t>
      </w:r>
    </w:p>
    <w:p w14:paraId="220630A3" w14:textId="77777777" w:rsidR="00C90BC8" w:rsidRPr="003217D0" w:rsidRDefault="00C90BC8" w:rsidP="00CF6E6D">
      <w:pPr>
        <w:pStyle w:val="ListParagraph"/>
        <w:numPr>
          <w:ilvl w:val="1"/>
          <w:numId w:val="371"/>
        </w:numPr>
        <w:rPr>
          <w:iCs/>
        </w:rPr>
      </w:pPr>
      <w:r w:rsidRPr="003217D0">
        <w:t xml:space="preserve">For case when UE is not configured with </w:t>
      </w:r>
      <w:r w:rsidRPr="003217D0">
        <w:rPr>
          <w:strike/>
        </w:rPr>
        <w:t xml:space="preserve">two CORESET pools </w:t>
      </w:r>
      <w:r w:rsidRPr="003217D0">
        <w:rPr>
          <w:u w:val="single"/>
        </w:rPr>
        <w:t xml:space="preserve">two different values of </w:t>
      </w:r>
      <w:r w:rsidRPr="003217D0">
        <w:rPr>
          <w:i/>
          <w:u w:val="single"/>
        </w:rPr>
        <w:t>coresetPoolIndex</w:t>
      </w:r>
      <w:r w:rsidRPr="003217D0">
        <w:rPr>
          <w:u w:val="single"/>
        </w:rPr>
        <w:t xml:space="preserve"> in </w:t>
      </w:r>
      <w:r w:rsidRPr="003217D0">
        <w:rPr>
          <w:i/>
          <w:u w:val="single"/>
        </w:rPr>
        <w:t>ControlResourceSet</w:t>
      </w:r>
      <w:r w:rsidRPr="003217D0">
        <w:t xml:space="preserve">, and configured with </w:t>
      </w:r>
      <w:r w:rsidRPr="003217D0">
        <w:rPr>
          <w:i/>
          <w:iCs/>
        </w:rPr>
        <w:t xml:space="preserve">lte-CRS-PatternList3-r18 </w:t>
      </w:r>
      <w:r w:rsidRPr="003217D0">
        <w:t xml:space="preserve">and </w:t>
      </w:r>
      <w:r w:rsidRPr="003217D0">
        <w:rPr>
          <w:i/>
          <w:iCs/>
        </w:rPr>
        <w:t>lte-CRS-PatternList4-r18</w:t>
      </w:r>
      <w:r w:rsidRPr="003217D0">
        <w:rPr>
          <w:iCs/>
        </w:rPr>
        <w:t xml:space="preserve">, </w:t>
      </w:r>
      <w:r w:rsidRPr="003217D0">
        <w:t xml:space="preserve">both </w:t>
      </w:r>
      <w:r w:rsidRPr="003217D0">
        <w:rPr>
          <w:i/>
          <w:iCs/>
        </w:rPr>
        <w:t>lte-CRS-PatternList3-r18</w:t>
      </w:r>
      <w:r w:rsidRPr="003217D0">
        <w:t xml:space="preserve"> and </w:t>
      </w:r>
      <w:r w:rsidRPr="003217D0">
        <w:rPr>
          <w:i/>
          <w:iCs/>
        </w:rPr>
        <w:t>lte-CRS-PatternList4-r18</w:t>
      </w:r>
      <w:r w:rsidRPr="003217D0">
        <w:t xml:space="preserve"> are applied</w:t>
      </w:r>
    </w:p>
    <w:p w14:paraId="6284A4EB" w14:textId="77777777" w:rsidR="00C90BC8" w:rsidRPr="003217D0" w:rsidRDefault="00C90BC8" w:rsidP="00CF6E6D">
      <w:pPr>
        <w:pStyle w:val="ListParagraph"/>
        <w:numPr>
          <w:ilvl w:val="1"/>
          <w:numId w:val="371"/>
        </w:numPr>
        <w:rPr>
          <w:iCs/>
        </w:rPr>
      </w:pPr>
      <w:r w:rsidRPr="003217D0">
        <w:t xml:space="preserve">For case when UE is configured with </w:t>
      </w:r>
      <w:r w:rsidRPr="003217D0">
        <w:rPr>
          <w:strike/>
        </w:rPr>
        <w:t xml:space="preserve">two CORESET pools </w:t>
      </w:r>
      <w:r w:rsidRPr="003217D0">
        <w:rPr>
          <w:u w:val="single"/>
        </w:rPr>
        <w:t xml:space="preserve">two different values of </w:t>
      </w:r>
      <w:r w:rsidRPr="003217D0">
        <w:rPr>
          <w:i/>
          <w:u w:val="single"/>
        </w:rPr>
        <w:t>coresetPoolIndex</w:t>
      </w:r>
      <w:r w:rsidRPr="003217D0">
        <w:rPr>
          <w:u w:val="single"/>
        </w:rPr>
        <w:t xml:space="preserve"> in </w:t>
      </w:r>
      <w:r w:rsidRPr="003217D0">
        <w:rPr>
          <w:i/>
          <w:u w:val="single"/>
        </w:rPr>
        <w:t>ControlResourceSet</w:t>
      </w:r>
      <w:r w:rsidRPr="003217D0">
        <w:t xml:space="preserve">, and configured with </w:t>
      </w:r>
      <w:r w:rsidRPr="003217D0">
        <w:rPr>
          <w:i/>
          <w:iCs/>
        </w:rPr>
        <w:t xml:space="preserve">lte-CRS-PatternList3-r18 </w:t>
      </w:r>
      <w:r w:rsidRPr="003217D0">
        <w:t xml:space="preserve">and </w:t>
      </w:r>
      <w:r w:rsidRPr="003217D0">
        <w:rPr>
          <w:i/>
          <w:iCs/>
        </w:rPr>
        <w:t>lte-CRS-PatternList4-r18</w:t>
      </w:r>
    </w:p>
    <w:p w14:paraId="15B7C50F" w14:textId="77777777" w:rsidR="00C90BC8" w:rsidRPr="003217D0" w:rsidRDefault="00C90BC8" w:rsidP="00CF6E6D">
      <w:pPr>
        <w:pStyle w:val="ListParagraph"/>
        <w:numPr>
          <w:ilvl w:val="2"/>
          <w:numId w:val="371"/>
        </w:numPr>
        <w:rPr>
          <w:iCs/>
        </w:rPr>
      </w:pPr>
      <w:r w:rsidRPr="003217D0">
        <w:t xml:space="preserve">If UE is configured with </w:t>
      </w:r>
      <w:r w:rsidRPr="003217D0">
        <w:rPr>
          <w:i/>
          <w:iCs/>
        </w:rPr>
        <w:t>crs-RateMatch-PerCoresetPoolIndex</w:t>
      </w:r>
      <w:r w:rsidRPr="003217D0">
        <w:t xml:space="preserve">, </w:t>
      </w:r>
      <w:r w:rsidRPr="003217D0">
        <w:rPr>
          <w:i/>
          <w:iCs/>
        </w:rPr>
        <w:t>lte-CRS-PatternList3-r18</w:t>
      </w:r>
      <w:r w:rsidRPr="003217D0">
        <w:t xml:space="preserve"> is applied if the PDSCH is associated with c</w:t>
      </w:r>
      <w:r w:rsidRPr="003217D0">
        <w:rPr>
          <w:i/>
          <w:iCs/>
        </w:rPr>
        <w:t>oresetPoolIndex</w:t>
      </w:r>
      <w:r w:rsidRPr="003217D0">
        <w:t xml:space="preserve"> set to ‘0’, and </w:t>
      </w:r>
      <w:r w:rsidRPr="003217D0">
        <w:rPr>
          <w:i/>
          <w:iCs/>
        </w:rPr>
        <w:t xml:space="preserve">lte-CRS-PatternList4-r18 </w:t>
      </w:r>
      <w:r w:rsidRPr="003217D0">
        <w:t>is applied if the PDSCH is associated with c</w:t>
      </w:r>
      <w:r w:rsidRPr="003217D0">
        <w:rPr>
          <w:i/>
          <w:iCs/>
        </w:rPr>
        <w:t>oresetPoolIndex</w:t>
      </w:r>
      <w:r w:rsidRPr="003217D0">
        <w:t xml:space="preserve"> set to ‘1’</w:t>
      </w:r>
    </w:p>
    <w:p w14:paraId="460F8353" w14:textId="77777777" w:rsidR="00C90BC8" w:rsidRPr="003217D0" w:rsidRDefault="00C90BC8" w:rsidP="00CF6E6D">
      <w:pPr>
        <w:pStyle w:val="ListParagraph"/>
        <w:numPr>
          <w:ilvl w:val="2"/>
          <w:numId w:val="371"/>
        </w:numPr>
        <w:rPr>
          <w:iCs/>
        </w:rPr>
      </w:pPr>
      <w:r w:rsidRPr="003217D0">
        <w:t xml:space="preserve">Otherwise, both </w:t>
      </w:r>
      <w:r w:rsidRPr="003217D0">
        <w:rPr>
          <w:i/>
          <w:iCs/>
        </w:rPr>
        <w:t>lte-CRS-PatternList3-r18</w:t>
      </w:r>
      <w:r w:rsidRPr="003217D0">
        <w:t xml:space="preserve"> and </w:t>
      </w:r>
      <w:r w:rsidRPr="003217D0">
        <w:rPr>
          <w:i/>
          <w:iCs/>
        </w:rPr>
        <w:t>lte-CRS-PatternList4-r18</w:t>
      </w:r>
      <w:r w:rsidRPr="003217D0">
        <w:t xml:space="preserve"> are applied.</w:t>
      </w:r>
    </w:p>
    <w:p w14:paraId="5C2DEDCD" w14:textId="77777777" w:rsidR="00C90BC8" w:rsidRPr="003217D0" w:rsidRDefault="00C90BC8" w:rsidP="00CF6E6D">
      <w:pPr>
        <w:pStyle w:val="ListParagraph"/>
        <w:numPr>
          <w:ilvl w:val="1"/>
          <w:numId w:val="371"/>
        </w:numPr>
      </w:pPr>
      <w:r w:rsidRPr="003217D0">
        <w:t xml:space="preserve">The legacy configuration rule in TS 38.331 is applied in Rel-18 DSS, i.e., </w:t>
      </w:r>
    </w:p>
    <w:p w14:paraId="6908CBD4" w14:textId="77777777" w:rsidR="00C90BC8" w:rsidRPr="003217D0" w:rsidRDefault="00C90BC8" w:rsidP="00CF6E6D">
      <w:pPr>
        <w:pStyle w:val="ListParagraph"/>
        <w:numPr>
          <w:ilvl w:val="2"/>
          <w:numId w:val="371"/>
        </w:numPr>
      </w:pPr>
      <w:r w:rsidRPr="003217D0">
        <w:rPr>
          <w:iCs/>
        </w:rPr>
        <w:t xml:space="preserve">“The first LTE CRS pattern in </w:t>
      </w:r>
      <w:r w:rsidRPr="003217D0">
        <w:rPr>
          <w:i/>
          <w:iCs/>
        </w:rPr>
        <w:t xml:space="preserve">lte-CRS-PatternList4 </w:t>
      </w:r>
      <w:r w:rsidRPr="003217D0">
        <w:rPr>
          <w:iCs/>
        </w:rPr>
        <w:t xml:space="preserve">shall be fully overlapping in frequency with the first LTE CRS pattern in </w:t>
      </w:r>
      <w:r w:rsidRPr="003217D0">
        <w:rPr>
          <w:i/>
        </w:rPr>
        <w:t>lte-CRS-PatternList</w:t>
      </w:r>
      <w:r w:rsidRPr="003217D0">
        <w:rPr>
          <w:iCs/>
        </w:rPr>
        <w:t>3, The second LTE CRS pattern in this list shall be fully overlapping in frequency with the second LTE CRS pattern in lte-CRS-PatternList</w:t>
      </w:r>
      <w:r w:rsidRPr="003217D0">
        <w:rPr>
          <w:iCs/>
          <w:u w:val="single"/>
        </w:rPr>
        <w:t>3</w:t>
      </w:r>
      <w:r w:rsidRPr="003217D0">
        <w:rPr>
          <w:iCs/>
          <w:strike/>
        </w:rPr>
        <w:t>1</w:t>
      </w:r>
      <w:r w:rsidRPr="003217D0">
        <w:rPr>
          <w:iCs/>
        </w:rPr>
        <w:t>, and so on.”</w:t>
      </w:r>
    </w:p>
    <w:p w14:paraId="1180759C" w14:textId="77777777" w:rsidR="00C90BC8" w:rsidRPr="003217D0" w:rsidRDefault="00C90BC8" w:rsidP="003217D0">
      <w:pPr>
        <w:rPr>
          <w:rFonts w:ascii="Times New Roman" w:hAnsi="Times New Roman"/>
          <w:highlight w:val="green"/>
        </w:rPr>
      </w:pPr>
      <w:r w:rsidRPr="003217D0">
        <w:rPr>
          <w:rFonts w:ascii="Times New Roman" w:hAnsi="Times New Roman"/>
          <w:highlight w:val="green"/>
        </w:rPr>
        <w:t xml:space="preserve">Agreement </w:t>
      </w:r>
    </w:p>
    <w:p w14:paraId="082CA33D" w14:textId="7049D232" w:rsidR="00C90BC8" w:rsidRPr="003217D0" w:rsidRDefault="00C90BC8" w:rsidP="00CF6E6D">
      <w:pPr>
        <w:pStyle w:val="ListParagraph"/>
        <w:numPr>
          <w:ilvl w:val="0"/>
          <w:numId w:val="371"/>
        </w:numPr>
      </w:pPr>
      <w:r w:rsidRPr="003217D0">
        <w:t>Introduce new UE capability(ies)</w:t>
      </w:r>
      <w:r w:rsidRPr="003217D0">
        <w:rPr>
          <w:lang w:eastAsia="zh-CN"/>
        </w:rPr>
        <w:t xml:space="preserve"> for support of two overlapping LTE CRS patterns in Rel-18 DSS</w:t>
      </w:r>
    </w:p>
    <w:p w14:paraId="337F0C2A" w14:textId="77777777" w:rsidR="00C90BC8" w:rsidRPr="003217D0" w:rsidRDefault="00C90BC8" w:rsidP="00CF6E6D">
      <w:pPr>
        <w:pStyle w:val="ListParagraph"/>
        <w:numPr>
          <w:ilvl w:val="1"/>
          <w:numId w:val="371"/>
        </w:numPr>
      </w:pPr>
      <w:r w:rsidRPr="003217D0">
        <w:t xml:space="preserve">NW can configure two LTE-CRS overlapping rate matching patterns without </w:t>
      </w:r>
      <w:r w:rsidRPr="003217D0">
        <w:rPr>
          <w:i/>
          <w:iCs/>
        </w:rPr>
        <w:t>coresetPoolIndex</w:t>
      </w:r>
      <w:r w:rsidRPr="003217D0">
        <w:t xml:space="preserve"> only if the UE indicates support of </w:t>
      </w:r>
      <w:r w:rsidRPr="003217D0">
        <w:rPr>
          <w:lang w:eastAsia="zh-CN"/>
        </w:rPr>
        <w:t xml:space="preserve">the </w:t>
      </w:r>
      <w:r w:rsidRPr="003217D0">
        <w:rPr>
          <w:u w:val="single"/>
          <w:lang w:eastAsia="zh-CN"/>
        </w:rPr>
        <w:t xml:space="preserve">new </w:t>
      </w:r>
      <w:r w:rsidRPr="003217D0">
        <w:t>capability(ies)</w:t>
      </w:r>
      <w:r w:rsidRPr="003217D0">
        <w:rPr>
          <w:lang w:eastAsia="zh-CN"/>
        </w:rPr>
        <w:t xml:space="preserve">. </w:t>
      </w:r>
    </w:p>
    <w:p w14:paraId="2C027928" w14:textId="77777777" w:rsidR="00C90BC8" w:rsidRPr="003217D0" w:rsidRDefault="00C90BC8" w:rsidP="00CF6E6D">
      <w:pPr>
        <w:pStyle w:val="ListParagraph"/>
        <w:numPr>
          <w:ilvl w:val="0"/>
          <w:numId w:val="371"/>
        </w:numPr>
        <w:rPr>
          <w:lang w:eastAsia="zh-CN"/>
        </w:rPr>
      </w:pPr>
      <w:r w:rsidRPr="003217D0">
        <w:t xml:space="preserve">Clarify that the Rel-16 UE capability </w:t>
      </w:r>
      <w:r w:rsidRPr="003217D0">
        <w:rPr>
          <w:i/>
          <w:iCs/>
        </w:rPr>
        <w:t>overlapRateMatchingEUTRA-CRS-r16</w:t>
      </w:r>
      <w:r w:rsidRPr="003217D0">
        <w:t xml:space="preserve"> is subject to support of </w:t>
      </w:r>
      <w:r w:rsidRPr="003217D0">
        <w:rPr>
          <w:i/>
          <w:iCs/>
        </w:rPr>
        <w:t>multiDCI-Multi-TRP-r16</w:t>
      </w:r>
      <w:r w:rsidRPr="003217D0">
        <w:rPr>
          <w:lang w:eastAsia="zh-CN"/>
        </w:rPr>
        <w:t>.</w:t>
      </w:r>
    </w:p>
    <w:p w14:paraId="75EEBB76" w14:textId="77777777" w:rsidR="00C90BC8" w:rsidRPr="003217D0" w:rsidRDefault="00C90BC8" w:rsidP="00CF6E6D">
      <w:pPr>
        <w:pStyle w:val="ListParagraph"/>
        <w:numPr>
          <w:ilvl w:val="0"/>
          <w:numId w:val="371"/>
        </w:numPr>
        <w:rPr>
          <w:lang w:eastAsia="zh-CN"/>
        </w:rPr>
      </w:pPr>
      <w:r w:rsidRPr="003217D0">
        <w:rPr>
          <w:lang w:eastAsia="zh-CN"/>
        </w:rPr>
        <w:t xml:space="preserve">Maximum number of LTE-CRS rate matching patterns for PDSCH supported by a UE (i.e., </w:t>
      </w:r>
      <w:r w:rsidRPr="003217D0">
        <w:rPr>
          <w:i/>
          <w:iCs/>
          <w:lang w:eastAsia="zh-CN"/>
        </w:rPr>
        <w:t>maxNumberPatterns-r16</w:t>
      </w:r>
      <w:r w:rsidRPr="003217D0">
        <w:rPr>
          <w:lang w:eastAsia="zh-CN"/>
        </w:rPr>
        <w:t xml:space="preserve"> and </w:t>
      </w:r>
      <w:r w:rsidRPr="003217D0">
        <w:rPr>
          <w:i/>
          <w:iCs/>
          <w:lang w:eastAsia="zh-CN"/>
        </w:rPr>
        <w:t>maxNumberNon-OverlapPatterns-r16</w:t>
      </w:r>
      <w:r w:rsidRPr="003217D0">
        <w:rPr>
          <w:lang w:eastAsia="zh-CN"/>
        </w:rPr>
        <w:t>) is kept unchanged.</w:t>
      </w:r>
    </w:p>
    <w:p w14:paraId="7109642C" w14:textId="1054EB85" w:rsidR="00C90BC8" w:rsidRPr="003217D0" w:rsidRDefault="00C90BC8" w:rsidP="003217D0">
      <w:pPr>
        <w:rPr>
          <w:rFonts w:ascii="Times New Roman" w:hAnsi="Times New Roman"/>
          <w:lang w:eastAsia="ja-JP"/>
        </w:rPr>
      </w:pPr>
    </w:p>
    <w:p w14:paraId="6F7AE84D" w14:textId="774C34A2" w:rsidR="00FA675C" w:rsidRPr="00EE772B" w:rsidRDefault="00FA675C" w:rsidP="00FA675C">
      <w:pPr>
        <w:rPr>
          <w:lang w:eastAsia="ja-JP"/>
        </w:rPr>
      </w:pPr>
      <w:r>
        <w:rPr>
          <w:lang w:eastAsia="ja-JP"/>
        </w:rPr>
        <w:t xml:space="preserve">Final summary in </w:t>
      </w:r>
      <w:hyperlink r:id="rId2700" w:history="1">
        <w:r w:rsidR="000B5C49">
          <w:rPr>
            <w:rStyle w:val="Hyperlink"/>
            <w:lang w:eastAsia="ja-JP"/>
          </w:rPr>
          <w:t>R1-2205500</w:t>
        </w:r>
      </w:hyperlink>
      <w:r>
        <w:rPr>
          <w:lang w:eastAsia="ja-JP"/>
        </w:rPr>
        <w:t>.</w:t>
      </w:r>
    </w:p>
    <w:p w14:paraId="2E13A30C" w14:textId="575267DF" w:rsidR="008F4B8C" w:rsidRDefault="008F4B8C" w:rsidP="002B6249">
      <w:pPr>
        <w:pStyle w:val="Heading3"/>
      </w:pPr>
      <w:bookmarkStart w:id="387" w:name="_Toc101357097"/>
      <w:bookmarkStart w:id="388" w:name="_Toc105521435"/>
      <w:r w:rsidRPr="003B3DC0">
        <w:t>Other</w:t>
      </w:r>
      <w:bookmarkEnd w:id="387"/>
      <w:bookmarkEnd w:id="388"/>
    </w:p>
    <w:p w14:paraId="4262DC86" w14:textId="017718A1" w:rsidR="008F4B8C" w:rsidRDefault="001B5688" w:rsidP="008F4B8C">
      <w:pPr>
        <w:rPr>
          <w:lang w:eastAsia="x-none"/>
        </w:rPr>
      </w:pPr>
      <w:hyperlink r:id="rId2701" w:history="1">
        <w:r w:rsidR="000B5C49">
          <w:rPr>
            <w:rStyle w:val="Hyperlink"/>
            <w:lang w:eastAsia="x-none"/>
          </w:rPr>
          <w:t>R1-2203836</w:t>
        </w:r>
      </w:hyperlink>
      <w:r w:rsidR="008F4B8C">
        <w:rPr>
          <w:lang w:eastAsia="x-none"/>
        </w:rPr>
        <w:tab/>
        <w:t>Other issues on enhancement of NR Dynamic Spectrum Sharing</w:t>
      </w:r>
      <w:r w:rsidR="008F4B8C">
        <w:rPr>
          <w:lang w:eastAsia="x-none"/>
        </w:rPr>
        <w:tab/>
        <w:t>xiaomi</w:t>
      </w:r>
    </w:p>
    <w:p w14:paraId="65B2E05C" w14:textId="35AB4D19" w:rsidR="008F4B8C" w:rsidRDefault="001B5688" w:rsidP="008F4B8C">
      <w:pPr>
        <w:rPr>
          <w:lang w:eastAsia="x-none"/>
        </w:rPr>
      </w:pPr>
      <w:hyperlink r:id="rId2702" w:history="1">
        <w:r w:rsidR="000B5C49">
          <w:rPr>
            <w:rStyle w:val="Hyperlink"/>
            <w:lang w:eastAsia="x-none"/>
          </w:rPr>
          <w:t>R1-2204332</w:t>
        </w:r>
      </w:hyperlink>
      <w:r w:rsidR="008F4B8C">
        <w:rPr>
          <w:lang w:eastAsia="x-none"/>
        </w:rPr>
        <w:tab/>
        <w:t>Discussion on PDCCH reception with two overlapping CRS patterns for DSS</w:t>
      </w:r>
      <w:r w:rsidR="008F4B8C">
        <w:rPr>
          <w:lang w:eastAsia="x-none"/>
        </w:rPr>
        <w:tab/>
        <w:t>ZTE</w:t>
      </w:r>
    </w:p>
    <w:p w14:paraId="1A5627E7" w14:textId="074D993A" w:rsidR="008F4B8C" w:rsidRDefault="001B5688" w:rsidP="008F4B8C">
      <w:pPr>
        <w:rPr>
          <w:lang w:eastAsia="x-none"/>
        </w:rPr>
      </w:pPr>
      <w:hyperlink r:id="rId2703" w:history="1">
        <w:r w:rsidR="000B5C49">
          <w:rPr>
            <w:rStyle w:val="Hyperlink"/>
            <w:lang w:eastAsia="x-none"/>
          </w:rPr>
          <w:t>R1-2204887</w:t>
        </w:r>
      </w:hyperlink>
      <w:r w:rsidR="008F4B8C">
        <w:rPr>
          <w:lang w:eastAsia="x-none"/>
        </w:rPr>
        <w:tab/>
        <w:t>Other aspects related to DSS enhancements</w:t>
      </w:r>
      <w:r w:rsidR="008F4B8C">
        <w:rPr>
          <w:lang w:eastAsia="x-none"/>
        </w:rPr>
        <w:tab/>
        <w:t>Ericsson</w:t>
      </w:r>
    </w:p>
    <w:p w14:paraId="764593C5" w14:textId="39ED13B4" w:rsidR="008F4B8C" w:rsidRPr="002216DD" w:rsidRDefault="001B5688" w:rsidP="008F4B8C">
      <w:pPr>
        <w:rPr>
          <w:lang w:eastAsia="x-none"/>
        </w:rPr>
      </w:pPr>
      <w:hyperlink r:id="rId2704" w:history="1">
        <w:r w:rsidR="000B5C49">
          <w:rPr>
            <w:rStyle w:val="Hyperlink"/>
            <w:lang w:eastAsia="x-none"/>
          </w:rPr>
          <w:t>R1-2204910</w:t>
        </w:r>
      </w:hyperlink>
      <w:r w:rsidR="008F4B8C">
        <w:rPr>
          <w:lang w:eastAsia="x-none"/>
        </w:rPr>
        <w:tab/>
        <w:t>Discussion on additional evaluation results for NR PDCCH in collision with LTE CRS</w:t>
      </w:r>
      <w:r w:rsidR="008F4B8C">
        <w:rPr>
          <w:lang w:eastAsia="x-none"/>
        </w:rPr>
        <w:tab/>
        <w:t>Huawei, HiSilicon</w:t>
      </w:r>
    </w:p>
    <w:p w14:paraId="6642D803" w14:textId="77777777" w:rsidR="008F4B8C" w:rsidRPr="003B3DC0" w:rsidRDefault="008F4B8C" w:rsidP="00DF5C19">
      <w:pPr>
        <w:pStyle w:val="Heading2"/>
      </w:pPr>
      <w:bookmarkStart w:id="389" w:name="_Toc101357098"/>
      <w:bookmarkStart w:id="390" w:name="_Toc105521436"/>
      <w:r w:rsidRPr="003B3DC0">
        <w:t>Multi-carrier enhancements for NR</w:t>
      </w:r>
      <w:bookmarkEnd w:id="389"/>
      <w:bookmarkEnd w:id="390"/>
    </w:p>
    <w:p w14:paraId="2D65D736" w14:textId="32DDEB58" w:rsidR="008F4B8C" w:rsidRDefault="008F4B8C" w:rsidP="008F4B8C">
      <w:pPr>
        <w:rPr>
          <w:i/>
          <w:iCs/>
        </w:rPr>
      </w:pPr>
      <w:r w:rsidRPr="003B3DC0">
        <w:rPr>
          <w:i/>
          <w:iCs/>
        </w:rPr>
        <w:t xml:space="preserve">Please refer to </w:t>
      </w:r>
      <w:hyperlink r:id="rId2705" w:history="1">
        <w:r w:rsidRPr="003B3DC0">
          <w:rPr>
            <w:rStyle w:val="Hyperlink"/>
            <w:i/>
            <w:iCs/>
          </w:rPr>
          <w:t>RP-2</w:t>
        </w:r>
        <w:r>
          <w:rPr>
            <w:rStyle w:val="Hyperlink"/>
            <w:i/>
            <w:iCs/>
          </w:rPr>
          <w:t>20834</w:t>
        </w:r>
      </w:hyperlink>
      <w:r w:rsidRPr="003B3DC0">
        <w:rPr>
          <w:i/>
          <w:iCs/>
        </w:rPr>
        <w:t xml:space="preserve"> for detailed scope of the WI.</w:t>
      </w:r>
    </w:p>
    <w:p w14:paraId="069A59C0" w14:textId="77777777" w:rsidR="00A5597F" w:rsidRDefault="00A5597F" w:rsidP="00A5597F"/>
    <w:p w14:paraId="36FE1094" w14:textId="75CD85E7" w:rsidR="008F4B8C" w:rsidRPr="00A5597F" w:rsidRDefault="001B5688" w:rsidP="008F4B8C">
      <w:pPr>
        <w:rPr>
          <w:b/>
          <w:bCs/>
          <w:iCs/>
        </w:rPr>
      </w:pPr>
      <w:hyperlink r:id="rId2706" w:history="1">
        <w:r w:rsidR="000B5C49">
          <w:rPr>
            <w:rStyle w:val="Hyperlink"/>
            <w:b/>
            <w:bCs/>
            <w:iCs/>
          </w:rPr>
          <w:t>R1-2204397</w:t>
        </w:r>
      </w:hyperlink>
      <w:r w:rsidR="008F4B8C" w:rsidRPr="00A5597F">
        <w:rPr>
          <w:b/>
          <w:bCs/>
          <w:iCs/>
        </w:rPr>
        <w:tab/>
        <w:t>Work plan for Multi-carrier enhancements</w:t>
      </w:r>
      <w:r w:rsidR="008F4B8C" w:rsidRPr="00A5597F">
        <w:rPr>
          <w:b/>
          <w:bCs/>
          <w:iCs/>
        </w:rPr>
        <w:tab/>
        <w:t>NTT DOCOMO, INC.</w:t>
      </w:r>
    </w:p>
    <w:p w14:paraId="4BCECF10" w14:textId="3003239B" w:rsidR="008F4B8C" w:rsidRDefault="008F4B8C" w:rsidP="00A5597F">
      <w:pPr>
        <w:pStyle w:val="Heading3"/>
        <w:rPr>
          <w:rStyle w:val="Emphasis"/>
          <w:i w:val="0"/>
          <w:iCs w:val="0"/>
        </w:rPr>
      </w:pPr>
      <w:bookmarkStart w:id="391" w:name="_Toc101357099"/>
      <w:bookmarkStart w:id="392" w:name="_Toc105521437"/>
      <w:r w:rsidRPr="003B3DC0">
        <w:rPr>
          <w:rStyle w:val="Emphasis"/>
          <w:i w:val="0"/>
          <w:iCs w:val="0"/>
        </w:rPr>
        <w:t>Multi-cell PUSCH/PDSCH scheduling with a single DCI</w:t>
      </w:r>
      <w:bookmarkEnd w:id="391"/>
      <w:bookmarkEnd w:id="392"/>
    </w:p>
    <w:p w14:paraId="718D4CD2" w14:textId="684FCBD4" w:rsidR="00F17880" w:rsidRPr="00F17880" w:rsidRDefault="001B5688" w:rsidP="00F17880">
      <w:pPr>
        <w:rPr>
          <w:b/>
          <w:bCs/>
          <w:lang w:eastAsia="x-none"/>
        </w:rPr>
      </w:pPr>
      <w:hyperlink r:id="rId2707" w:history="1">
        <w:r w:rsidR="000B5C49">
          <w:rPr>
            <w:rStyle w:val="Hyperlink"/>
            <w:b/>
            <w:bCs/>
            <w:lang w:eastAsia="x-none"/>
          </w:rPr>
          <w:t>R1-2203276</w:t>
        </w:r>
      </w:hyperlink>
      <w:r w:rsidR="00F17880" w:rsidRPr="00F17880">
        <w:rPr>
          <w:b/>
          <w:bCs/>
          <w:lang w:eastAsia="x-none"/>
        </w:rPr>
        <w:tab/>
        <w:t>On multi-cell PUSCH/PDSCH scheduling with a single DCI</w:t>
      </w:r>
      <w:r w:rsidR="00F17880" w:rsidRPr="00F17880">
        <w:rPr>
          <w:b/>
          <w:bCs/>
          <w:lang w:eastAsia="x-none"/>
        </w:rPr>
        <w:tab/>
        <w:t>Nokia, Nokia Shanghai Bell</w:t>
      </w:r>
    </w:p>
    <w:p w14:paraId="1D7110D8" w14:textId="77777777" w:rsidR="00AF713A" w:rsidRPr="00F934BB" w:rsidRDefault="00AF713A" w:rsidP="00842CF4">
      <w:pPr>
        <w:pStyle w:val="ListParagraph"/>
        <w:numPr>
          <w:ilvl w:val="0"/>
          <w:numId w:val="143"/>
        </w:numPr>
        <w:overflowPunct/>
        <w:autoSpaceDE/>
        <w:autoSpaceDN/>
        <w:adjustRightInd/>
        <w:spacing w:after="0"/>
        <w:jc w:val="both"/>
        <w:textAlignment w:val="auto"/>
        <w:rPr>
          <w:sz w:val="18"/>
          <w:szCs w:val="18"/>
        </w:rPr>
      </w:pPr>
      <w:r w:rsidRPr="00F934BB">
        <w:rPr>
          <w:sz w:val="18"/>
          <w:szCs w:val="18"/>
        </w:rPr>
        <w:t>Proposal 2.1: Focus the discussions in the early WI phase on overarching principles for multi-cell PDSCH/PUSCH scheduling incl. overall scheduling framework for a cell, intended application scenarios and multi-cell DCI design framework assumptions before discussing the details of the multi-cell DCI content DCI field per DCI field.</w:t>
      </w:r>
    </w:p>
    <w:p w14:paraId="3410170A" w14:textId="77777777" w:rsidR="00AF713A" w:rsidRPr="00F934BB" w:rsidRDefault="00AF713A" w:rsidP="00842CF4">
      <w:pPr>
        <w:pStyle w:val="ListParagraph"/>
        <w:numPr>
          <w:ilvl w:val="0"/>
          <w:numId w:val="143"/>
        </w:numPr>
        <w:overflowPunct/>
        <w:autoSpaceDE/>
        <w:autoSpaceDN/>
        <w:adjustRightInd/>
        <w:spacing w:after="0"/>
        <w:jc w:val="both"/>
        <w:textAlignment w:val="auto"/>
        <w:rPr>
          <w:sz w:val="18"/>
          <w:szCs w:val="18"/>
        </w:rPr>
      </w:pPr>
      <w:r w:rsidRPr="00F934BB">
        <w:rPr>
          <w:sz w:val="18"/>
          <w:szCs w:val="18"/>
        </w:rPr>
        <w:t xml:space="preserve">Proposal 2.2: The Rel-15…Rel-17 cross-carrier scheduling framework applies as-is; The multi-cell DCI is considered the scheduling DCI, and the PDCCH transmitting it is considered the scheduling PDCCH and the scheduled PxSCH processing and timelines as specified for cross-carrier scheduling are used the same way as with single-cell DCI. </w:t>
      </w:r>
    </w:p>
    <w:p w14:paraId="06D754DE" w14:textId="77777777" w:rsidR="00AF713A" w:rsidRPr="00F934BB" w:rsidRDefault="00AF713A" w:rsidP="00842CF4">
      <w:pPr>
        <w:pStyle w:val="ListParagraph"/>
        <w:numPr>
          <w:ilvl w:val="0"/>
          <w:numId w:val="144"/>
        </w:numPr>
        <w:overflowPunct/>
        <w:autoSpaceDE/>
        <w:autoSpaceDN/>
        <w:adjustRightInd/>
        <w:spacing w:after="0"/>
        <w:jc w:val="both"/>
        <w:textAlignment w:val="auto"/>
        <w:rPr>
          <w:sz w:val="18"/>
          <w:szCs w:val="18"/>
        </w:rPr>
      </w:pPr>
      <w:r w:rsidRPr="00F934BB">
        <w:rPr>
          <w:sz w:val="18"/>
          <w:szCs w:val="18"/>
        </w:rPr>
        <w:t xml:space="preserve">Proposal 3.1: Introduce new DCI formats 0_X (e.g. 0_3) for multi-cell PUSCH scheduling with a single DCI and 1_X (e.g. 1_3) for multi-cell PDSCH scheduling with a single DCI. </w:t>
      </w:r>
    </w:p>
    <w:p w14:paraId="530299C7" w14:textId="77777777" w:rsidR="00AF713A" w:rsidRPr="00F934BB" w:rsidRDefault="00AF713A" w:rsidP="00842CF4">
      <w:pPr>
        <w:pStyle w:val="ListParagraph"/>
        <w:numPr>
          <w:ilvl w:val="0"/>
          <w:numId w:val="144"/>
        </w:numPr>
        <w:overflowPunct/>
        <w:autoSpaceDE/>
        <w:autoSpaceDN/>
        <w:adjustRightInd/>
        <w:spacing w:after="0"/>
        <w:jc w:val="both"/>
        <w:textAlignment w:val="auto"/>
        <w:rPr>
          <w:sz w:val="18"/>
          <w:szCs w:val="18"/>
        </w:rPr>
      </w:pPr>
      <w:r w:rsidRPr="00F934BB">
        <w:rPr>
          <w:sz w:val="18"/>
          <w:szCs w:val="18"/>
        </w:rPr>
        <w:lastRenderedPageBreak/>
        <w:t>Proposal 3.2.1: Each scheduled cell can be configured to be scheduled by a multi-cell DCI in one and only one scheduling cell.</w:t>
      </w:r>
    </w:p>
    <w:p w14:paraId="0EA9408F" w14:textId="77777777" w:rsidR="00AF713A" w:rsidRPr="00F934BB" w:rsidRDefault="00AF713A" w:rsidP="00842CF4">
      <w:pPr>
        <w:pStyle w:val="ListParagraph"/>
        <w:numPr>
          <w:ilvl w:val="0"/>
          <w:numId w:val="144"/>
        </w:numPr>
        <w:overflowPunct/>
        <w:autoSpaceDE/>
        <w:autoSpaceDN/>
        <w:adjustRightInd/>
        <w:spacing w:after="0"/>
        <w:jc w:val="both"/>
        <w:textAlignment w:val="auto"/>
        <w:rPr>
          <w:sz w:val="18"/>
          <w:szCs w:val="18"/>
        </w:rPr>
      </w:pPr>
      <w:r w:rsidRPr="00F934BB">
        <w:rPr>
          <w:sz w:val="18"/>
          <w:szCs w:val="18"/>
        </w:rPr>
        <w:t xml:space="preserve">Proposal 3.2.2: Support the combination of multi-cell DCI scheduling and single-cell DCI scheduling (using legacy DCI formats) for PDSCH (or PUSCH) of a serving cell. </w:t>
      </w:r>
    </w:p>
    <w:p w14:paraId="4218BB67" w14:textId="77777777" w:rsidR="00AF713A" w:rsidRPr="00F934BB" w:rsidRDefault="00AF713A" w:rsidP="00842CF4">
      <w:pPr>
        <w:pStyle w:val="ListParagraph"/>
        <w:numPr>
          <w:ilvl w:val="0"/>
          <w:numId w:val="144"/>
        </w:numPr>
        <w:overflowPunct/>
        <w:autoSpaceDE/>
        <w:autoSpaceDN/>
        <w:adjustRightInd/>
        <w:spacing w:after="0"/>
        <w:jc w:val="both"/>
        <w:textAlignment w:val="auto"/>
        <w:rPr>
          <w:sz w:val="18"/>
          <w:szCs w:val="18"/>
        </w:rPr>
      </w:pPr>
      <w:r w:rsidRPr="00F934BB">
        <w:rPr>
          <w:sz w:val="18"/>
          <w:szCs w:val="18"/>
        </w:rPr>
        <w:t xml:space="preserve">Proposal 3.2.3: For a scheduled cell, </w:t>
      </w:r>
    </w:p>
    <w:p w14:paraId="49DA39E8" w14:textId="77777777" w:rsidR="00AF713A" w:rsidRPr="00F934BB" w:rsidRDefault="00AF713A" w:rsidP="00842CF4">
      <w:pPr>
        <w:pStyle w:val="ListParagraph"/>
        <w:numPr>
          <w:ilvl w:val="1"/>
          <w:numId w:val="144"/>
        </w:numPr>
        <w:overflowPunct/>
        <w:autoSpaceDE/>
        <w:autoSpaceDN/>
        <w:adjustRightInd/>
        <w:spacing w:after="0"/>
        <w:jc w:val="both"/>
        <w:textAlignment w:val="auto"/>
        <w:rPr>
          <w:sz w:val="18"/>
          <w:szCs w:val="18"/>
        </w:rPr>
      </w:pPr>
      <w:r w:rsidRPr="00F934BB">
        <w:rPr>
          <w:sz w:val="18"/>
          <w:szCs w:val="18"/>
        </w:rPr>
        <w:t>support multi-cell DCI and single-cell DCI scheduling from one scheduling cell</w:t>
      </w:r>
    </w:p>
    <w:p w14:paraId="53EC4ACD" w14:textId="77777777" w:rsidR="00AF713A" w:rsidRPr="00F934BB" w:rsidRDefault="00AF713A" w:rsidP="00842CF4">
      <w:pPr>
        <w:pStyle w:val="ListParagraph"/>
        <w:numPr>
          <w:ilvl w:val="1"/>
          <w:numId w:val="144"/>
        </w:numPr>
        <w:overflowPunct/>
        <w:autoSpaceDE/>
        <w:autoSpaceDN/>
        <w:adjustRightInd/>
        <w:spacing w:after="0"/>
        <w:jc w:val="both"/>
        <w:textAlignment w:val="auto"/>
        <w:rPr>
          <w:sz w:val="18"/>
          <w:szCs w:val="18"/>
        </w:rPr>
      </w:pPr>
      <w:r w:rsidRPr="00F934BB">
        <w:rPr>
          <w:sz w:val="18"/>
          <w:szCs w:val="18"/>
        </w:rPr>
        <w:t xml:space="preserve">support multi-cell DCI scheduling from one scheduling cell and single-cell DCI self-scheduling </w:t>
      </w:r>
    </w:p>
    <w:p w14:paraId="2AFE8C4A" w14:textId="77777777" w:rsidR="00AF713A" w:rsidRPr="00F934BB" w:rsidRDefault="00AF713A" w:rsidP="00842CF4">
      <w:pPr>
        <w:pStyle w:val="ListParagraph"/>
        <w:numPr>
          <w:ilvl w:val="1"/>
          <w:numId w:val="144"/>
        </w:numPr>
        <w:overflowPunct/>
        <w:autoSpaceDE/>
        <w:autoSpaceDN/>
        <w:adjustRightInd/>
        <w:spacing w:after="0"/>
        <w:jc w:val="both"/>
        <w:textAlignment w:val="auto"/>
        <w:rPr>
          <w:sz w:val="18"/>
          <w:szCs w:val="18"/>
        </w:rPr>
      </w:pPr>
      <w:r w:rsidRPr="00F934BB">
        <w:rPr>
          <w:sz w:val="18"/>
          <w:szCs w:val="18"/>
        </w:rPr>
        <w:t xml:space="preserve">do not support multi-cell DCI and single-cell DCI cross-carrier scheduling from more than one (other) scheduling cell. </w:t>
      </w:r>
    </w:p>
    <w:p w14:paraId="23314CB3" w14:textId="77777777" w:rsidR="00AF713A" w:rsidRPr="00F934BB" w:rsidRDefault="00AF713A" w:rsidP="00842CF4">
      <w:pPr>
        <w:pStyle w:val="ListParagraph"/>
        <w:numPr>
          <w:ilvl w:val="0"/>
          <w:numId w:val="144"/>
        </w:numPr>
        <w:overflowPunct/>
        <w:autoSpaceDE/>
        <w:autoSpaceDN/>
        <w:adjustRightInd/>
        <w:spacing w:after="0"/>
        <w:jc w:val="both"/>
        <w:textAlignment w:val="auto"/>
        <w:rPr>
          <w:sz w:val="18"/>
          <w:szCs w:val="18"/>
        </w:rPr>
      </w:pPr>
      <w:r w:rsidRPr="00F934BB">
        <w:rPr>
          <w:sz w:val="18"/>
          <w:szCs w:val="18"/>
        </w:rPr>
        <w:t xml:space="preserve">Proposal 3.3.1: The multi-cell PUSCH scheduling with a single DCI it to be restricted within a single (PUCCH) cell group. </w:t>
      </w:r>
    </w:p>
    <w:p w14:paraId="15EAC118" w14:textId="77777777" w:rsidR="00AF713A" w:rsidRPr="00F934BB" w:rsidRDefault="00AF713A" w:rsidP="00842CF4">
      <w:pPr>
        <w:pStyle w:val="ListParagraph"/>
        <w:numPr>
          <w:ilvl w:val="0"/>
          <w:numId w:val="144"/>
        </w:numPr>
        <w:overflowPunct/>
        <w:autoSpaceDE/>
        <w:autoSpaceDN/>
        <w:adjustRightInd/>
        <w:spacing w:after="0"/>
        <w:jc w:val="both"/>
        <w:textAlignment w:val="auto"/>
        <w:rPr>
          <w:sz w:val="18"/>
          <w:szCs w:val="18"/>
        </w:rPr>
      </w:pPr>
      <w:r w:rsidRPr="00F934BB">
        <w:rPr>
          <w:sz w:val="18"/>
          <w:szCs w:val="18"/>
        </w:rPr>
        <w:t xml:space="preserve">Proposal 3.3.2: Support a maximum of 4 cells that can be scheduled simultaneously by a single DCI. </w:t>
      </w:r>
    </w:p>
    <w:p w14:paraId="631E91EB" w14:textId="77777777" w:rsidR="00AF713A" w:rsidRPr="00F934BB" w:rsidRDefault="00AF713A" w:rsidP="00842CF4">
      <w:pPr>
        <w:pStyle w:val="ListParagraph"/>
        <w:numPr>
          <w:ilvl w:val="0"/>
          <w:numId w:val="144"/>
        </w:numPr>
        <w:overflowPunct/>
        <w:autoSpaceDE/>
        <w:autoSpaceDN/>
        <w:adjustRightInd/>
        <w:spacing w:after="0"/>
        <w:jc w:val="both"/>
        <w:textAlignment w:val="auto"/>
        <w:rPr>
          <w:sz w:val="18"/>
          <w:szCs w:val="18"/>
        </w:rPr>
      </w:pPr>
      <w:r w:rsidRPr="00F934BB">
        <w:rPr>
          <w:sz w:val="18"/>
          <w:szCs w:val="18"/>
        </w:rPr>
        <w:t xml:space="preserve">Proposal 3.3.3: To limit the DCI size, the maximum number of cells that can be scheduled should be based on RRC configuration (i.e. from the set of {2,3,4}). </w:t>
      </w:r>
    </w:p>
    <w:p w14:paraId="3106F053" w14:textId="77777777" w:rsidR="00AF713A" w:rsidRPr="00F934BB" w:rsidRDefault="00AF713A" w:rsidP="00842CF4">
      <w:pPr>
        <w:pStyle w:val="ListParagraph"/>
        <w:numPr>
          <w:ilvl w:val="0"/>
          <w:numId w:val="144"/>
        </w:numPr>
        <w:overflowPunct/>
        <w:autoSpaceDE/>
        <w:autoSpaceDN/>
        <w:adjustRightInd/>
        <w:spacing w:after="0"/>
        <w:jc w:val="both"/>
        <w:textAlignment w:val="auto"/>
        <w:rPr>
          <w:sz w:val="18"/>
          <w:szCs w:val="18"/>
        </w:rPr>
      </w:pPr>
      <w:r w:rsidRPr="00F934BB">
        <w:rPr>
          <w:sz w:val="18"/>
          <w:szCs w:val="18"/>
        </w:rPr>
        <w:t>Proposal 3.3.4: Support separate configurations for the multi-cell scheduling DCI for PDSCH and PUSCH.</w:t>
      </w:r>
    </w:p>
    <w:p w14:paraId="60FAA108" w14:textId="77777777" w:rsidR="00AF713A" w:rsidRPr="00F934BB" w:rsidRDefault="00AF713A" w:rsidP="00842CF4">
      <w:pPr>
        <w:pStyle w:val="ListParagraph"/>
        <w:numPr>
          <w:ilvl w:val="0"/>
          <w:numId w:val="144"/>
        </w:numPr>
        <w:overflowPunct/>
        <w:autoSpaceDE/>
        <w:autoSpaceDN/>
        <w:adjustRightInd/>
        <w:spacing w:after="0"/>
        <w:jc w:val="both"/>
        <w:textAlignment w:val="auto"/>
        <w:rPr>
          <w:sz w:val="18"/>
          <w:szCs w:val="18"/>
        </w:rPr>
      </w:pPr>
      <w:r w:rsidRPr="00F934BB">
        <w:rPr>
          <w:sz w:val="18"/>
          <w:szCs w:val="18"/>
        </w:rPr>
        <w:t xml:space="preserve">Proposal 3.3.5: The scheduled cells are indicated in a DCI field pointing to a table of scheduled cell(s). </w:t>
      </w:r>
    </w:p>
    <w:p w14:paraId="0A0097D6" w14:textId="77777777" w:rsidR="00AF713A" w:rsidRPr="00F934BB" w:rsidRDefault="00AF713A" w:rsidP="00842CF4">
      <w:pPr>
        <w:pStyle w:val="ListParagraph"/>
        <w:numPr>
          <w:ilvl w:val="1"/>
          <w:numId w:val="144"/>
        </w:numPr>
        <w:overflowPunct/>
        <w:autoSpaceDE/>
        <w:autoSpaceDN/>
        <w:adjustRightInd/>
        <w:spacing w:after="0"/>
        <w:jc w:val="both"/>
        <w:textAlignment w:val="auto"/>
        <w:rPr>
          <w:sz w:val="18"/>
          <w:szCs w:val="18"/>
        </w:rPr>
      </w:pPr>
      <w:r w:rsidRPr="00F934BB">
        <w:rPr>
          <w:sz w:val="18"/>
          <w:szCs w:val="18"/>
        </w:rPr>
        <w:t xml:space="preserve">The table of scheduled cell(s) to be scheduled is RRC configured for the UE. </w:t>
      </w:r>
    </w:p>
    <w:p w14:paraId="53CD9DBF" w14:textId="77777777" w:rsidR="00AF713A" w:rsidRPr="00F934BB" w:rsidRDefault="00AF713A" w:rsidP="00842CF4">
      <w:pPr>
        <w:pStyle w:val="ListParagraph"/>
        <w:numPr>
          <w:ilvl w:val="1"/>
          <w:numId w:val="144"/>
        </w:numPr>
        <w:overflowPunct/>
        <w:autoSpaceDE/>
        <w:autoSpaceDN/>
        <w:adjustRightInd/>
        <w:spacing w:after="0"/>
        <w:jc w:val="both"/>
        <w:textAlignment w:val="auto"/>
        <w:rPr>
          <w:sz w:val="18"/>
          <w:szCs w:val="18"/>
        </w:rPr>
      </w:pPr>
      <w:r w:rsidRPr="00F934BB">
        <w:rPr>
          <w:sz w:val="18"/>
          <w:szCs w:val="18"/>
        </w:rPr>
        <w:t xml:space="preserve">Support separate table configurations for the multi-cell scheduling DCI for PDSCH and PUSCH. </w:t>
      </w:r>
    </w:p>
    <w:p w14:paraId="5C450A73" w14:textId="77777777" w:rsidR="00AF713A" w:rsidRPr="00F934BB" w:rsidRDefault="00AF713A" w:rsidP="00842CF4">
      <w:pPr>
        <w:pStyle w:val="ListParagraph"/>
        <w:numPr>
          <w:ilvl w:val="0"/>
          <w:numId w:val="144"/>
        </w:numPr>
        <w:overflowPunct/>
        <w:autoSpaceDE/>
        <w:autoSpaceDN/>
        <w:adjustRightInd/>
        <w:spacing w:after="0"/>
        <w:jc w:val="both"/>
        <w:textAlignment w:val="auto"/>
        <w:rPr>
          <w:sz w:val="18"/>
          <w:szCs w:val="18"/>
        </w:rPr>
      </w:pPr>
      <w:r w:rsidRPr="00F934BB">
        <w:rPr>
          <w:sz w:val="18"/>
          <w:szCs w:val="18"/>
        </w:rPr>
        <w:t xml:space="preserve">Proposal 3.3.6: Support the monitoring for at least two multi-cell DCIs for PDSCH (or PUSCH) on different scheduling cells within a PUCCH cell group, where each of the multi-cell DCIs can schedule a different (non-overlapping) subgroup of cells within a PUCCH cell group. </w:t>
      </w:r>
    </w:p>
    <w:p w14:paraId="6C80689D" w14:textId="77777777" w:rsidR="00AF713A" w:rsidRPr="00F934BB" w:rsidRDefault="00AF713A" w:rsidP="00842CF4">
      <w:pPr>
        <w:pStyle w:val="ListParagraph"/>
        <w:numPr>
          <w:ilvl w:val="0"/>
          <w:numId w:val="144"/>
        </w:numPr>
        <w:overflowPunct/>
        <w:autoSpaceDE/>
        <w:autoSpaceDN/>
        <w:adjustRightInd/>
        <w:spacing w:after="0"/>
        <w:jc w:val="both"/>
        <w:textAlignment w:val="auto"/>
        <w:rPr>
          <w:sz w:val="18"/>
          <w:szCs w:val="18"/>
        </w:rPr>
      </w:pPr>
      <w:r w:rsidRPr="00F934BB">
        <w:rPr>
          <w:sz w:val="18"/>
          <w:szCs w:val="18"/>
        </w:rPr>
        <w:t xml:space="preserve">Proposal 3.4.2: The multi-cell DCI size(s) are not counted towards the DCI size budget (for DCI formats scrambled by C-RNTI) per serving cell and not considered in the related serving cell specific DCI size alignment procedure. Instead, the gNB will guarantee that across the </w:t>
      </w:r>
      <w:r w:rsidRPr="00F934BB">
        <w:rPr>
          <w:i/>
          <w:iCs/>
          <w:sz w:val="18"/>
          <w:szCs w:val="18"/>
        </w:rPr>
        <w:t>K</w:t>
      </w:r>
      <w:r w:rsidRPr="00F934BB">
        <w:rPr>
          <w:sz w:val="18"/>
          <w:szCs w:val="18"/>
        </w:rPr>
        <w:t xml:space="preserve"> cells applicable for multi-cell DCI scheduling that the total budget of </w:t>
      </w:r>
      <w:r w:rsidRPr="00F934BB">
        <w:rPr>
          <w:i/>
          <w:iCs/>
          <w:sz w:val="18"/>
          <w:szCs w:val="18"/>
        </w:rPr>
        <w:t>3*K</w:t>
      </w:r>
      <w:r w:rsidRPr="00F934BB">
        <w:rPr>
          <w:sz w:val="18"/>
          <w:szCs w:val="18"/>
        </w:rPr>
        <w:t xml:space="preserve"> DCI sizes is not exceeded. </w:t>
      </w:r>
    </w:p>
    <w:p w14:paraId="74F71AA4" w14:textId="77777777" w:rsidR="00AF713A" w:rsidRPr="00F934BB" w:rsidRDefault="00AF713A" w:rsidP="00842CF4">
      <w:pPr>
        <w:pStyle w:val="ListParagraph"/>
        <w:numPr>
          <w:ilvl w:val="0"/>
          <w:numId w:val="144"/>
        </w:numPr>
        <w:overflowPunct/>
        <w:autoSpaceDE/>
        <w:autoSpaceDN/>
        <w:adjustRightInd/>
        <w:spacing w:after="0"/>
        <w:jc w:val="both"/>
        <w:textAlignment w:val="auto"/>
        <w:rPr>
          <w:sz w:val="18"/>
          <w:szCs w:val="18"/>
        </w:rPr>
      </w:pPr>
      <w:r w:rsidRPr="00F934BB">
        <w:rPr>
          <w:sz w:val="18"/>
          <w:szCs w:val="18"/>
        </w:rPr>
        <w:t xml:space="preserve">Proposal 3.5.1: The design of the MC-DCI should allow for optimization of the MC-DCI size when all cells within the MC-DCI have some commonalities, e.g. same numerology and duplexing mode. Note these optimizations need not be limited to intra-band case. </w:t>
      </w:r>
    </w:p>
    <w:p w14:paraId="33C4D368" w14:textId="77777777" w:rsidR="00AF713A" w:rsidRPr="00F934BB" w:rsidRDefault="00AF713A" w:rsidP="00842CF4">
      <w:pPr>
        <w:pStyle w:val="ListParagraph"/>
        <w:numPr>
          <w:ilvl w:val="0"/>
          <w:numId w:val="144"/>
        </w:numPr>
        <w:overflowPunct/>
        <w:autoSpaceDE/>
        <w:autoSpaceDN/>
        <w:adjustRightInd/>
        <w:spacing w:after="0"/>
        <w:jc w:val="both"/>
        <w:textAlignment w:val="auto"/>
        <w:rPr>
          <w:sz w:val="18"/>
          <w:szCs w:val="18"/>
        </w:rPr>
      </w:pPr>
      <w:r w:rsidRPr="00F934BB">
        <w:rPr>
          <w:sz w:val="18"/>
          <w:szCs w:val="18"/>
        </w:rPr>
        <w:t>Proposal 3.5.2: For mixed SCS multi-cell DCI scheduling operation, apply the Rel-16 processing timelines as if the multi-DCI represented individual single-cell DCI, each scheduling a different carrier.</w:t>
      </w:r>
    </w:p>
    <w:p w14:paraId="0E727090" w14:textId="77777777" w:rsidR="00F17880" w:rsidRDefault="00F17880" w:rsidP="00F17880">
      <w:pPr>
        <w:rPr>
          <w:lang w:val="en-US" w:eastAsia="ko-KR"/>
        </w:rPr>
      </w:pPr>
      <w:r w:rsidRPr="005B48B9">
        <w:rPr>
          <w:b/>
          <w:bCs/>
          <w:lang w:val="en-US" w:eastAsia="ko-KR"/>
        </w:rPr>
        <w:t>Decision:</w:t>
      </w:r>
      <w:r>
        <w:rPr>
          <w:lang w:val="en-US" w:eastAsia="ko-KR"/>
        </w:rPr>
        <w:t xml:space="preserve"> The document is noted.</w:t>
      </w:r>
    </w:p>
    <w:p w14:paraId="6CFF0512" w14:textId="77777777" w:rsidR="00F17880" w:rsidRPr="00F17880" w:rsidRDefault="00F17880" w:rsidP="00F17880">
      <w:pPr>
        <w:rPr>
          <w:lang w:val="en-US"/>
        </w:rPr>
      </w:pPr>
    </w:p>
    <w:p w14:paraId="57EA75B9" w14:textId="447E9C3D" w:rsidR="008F4B8C" w:rsidRDefault="001B5688" w:rsidP="008F4B8C">
      <w:pPr>
        <w:rPr>
          <w:lang w:eastAsia="x-none"/>
        </w:rPr>
      </w:pPr>
      <w:hyperlink r:id="rId2708" w:history="1">
        <w:r w:rsidR="000B5C49">
          <w:rPr>
            <w:rStyle w:val="Hyperlink"/>
            <w:lang w:eastAsia="x-none"/>
          </w:rPr>
          <w:t>R1-2203135</w:t>
        </w:r>
      </w:hyperlink>
      <w:r w:rsidR="008F4B8C">
        <w:rPr>
          <w:lang w:eastAsia="x-none"/>
        </w:rPr>
        <w:tab/>
        <w:t>Discussion on multi-cell PUSCH/PDSCH scheduling with a single scheduling DCI</w:t>
      </w:r>
      <w:r w:rsidR="008F4B8C">
        <w:rPr>
          <w:lang w:eastAsia="x-none"/>
        </w:rPr>
        <w:tab/>
        <w:t>Huawei, HiSilicon</w:t>
      </w:r>
    </w:p>
    <w:p w14:paraId="58B31D09" w14:textId="78521191" w:rsidR="008F4B8C" w:rsidRDefault="001B5688" w:rsidP="008F4B8C">
      <w:pPr>
        <w:rPr>
          <w:lang w:eastAsia="x-none"/>
        </w:rPr>
      </w:pPr>
      <w:hyperlink r:id="rId2709" w:history="1">
        <w:r w:rsidR="000B5C49">
          <w:rPr>
            <w:rStyle w:val="Hyperlink"/>
            <w:lang w:eastAsia="x-none"/>
          </w:rPr>
          <w:t>R1-2203207</w:t>
        </w:r>
      </w:hyperlink>
      <w:r w:rsidR="008F4B8C">
        <w:rPr>
          <w:lang w:eastAsia="x-none"/>
        </w:rPr>
        <w:tab/>
        <w:t>Discussion on Multi-cell PUSCH/PDSCH scheduling with a single DCI</w:t>
      </w:r>
      <w:r w:rsidR="008F4B8C">
        <w:rPr>
          <w:lang w:eastAsia="x-none"/>
        </w:rPr>
        <w:tab/>
        <w:t>ZTE</w:t>
      </w:r>
    </w:p>
    <w:p w14:paraId="1231C92E" w14:textId="6AD44FD2" w:rsidR="008F4B8C" w:rsidRDefault="001B5688" w:rsidP="008F4B8C">
      <w:pPr>
        <w:rPr>
          <w:lang w:eastAsia="x-none"/>
        </w:rPr>
      </w:pPr>
      <w:hyperlink r:id="rId2710" w:history="1">
        <w:r w:rsidR="000B5C49">
          <w:rPr>
            <w:rStyle w:val="Hyperlink"/>
            <w:lang w:eastAsia="x-none"/>
          </w:rPr>
          <w:t>R1-2203346</w:t>
        </w:r>
      </w:hyperlink>
      <w:r w:rsidR="008F4B8C">
        <w:rPr>
          <w:lang w:eastAsia="x-none"/>
        </w:rPr>
        <w:tab/>
        <w:t>Discussion on multi-cell PUSCH/PDSCH scheduling with a single DCI</w:t>
      </w:r>
      <w:r w:rsidR="008F4B8C">
        <w:rPr>
          <w:lang w:eastAsia="x-none"/>
        </w:rPr>
        <w:tab/>
        <w:t>Spreadtrum Communications</w:t>
      </w:r>
    </w:p>
    <w:p w14:paraId="1AFF982B" w14:textId="46E4275D" w:rsidR="008F4B8C" w:rsidRDefault="001B5688" w:rsidP="008F4B8C">
      <w:pPr>
        <w:rPr>
          <w:lang w:eastAsia="x-none"/>
        </w:rPr>
      </w:pPr>
      <w:hyperlink r:id="rId2711" w:history="1">
        <w:r w:rsidR="000B5C49">
          <w:rPr>
            <w:rStyle w:val="Hyperlink"/>
            <w:lang w:eastAsia="x-none"/>
          </w:rPr>
          <w:t>R1-2203448</w:t>
        </w:r>
      </w:hyperlink>
      <w:r w:rsidR="008F4B8C">
        <w:rPr>
          <w:lang w:eastAsia="x-none"/>
        </w:rPr>
        <w:tab/>
        <w:t>Discussion on multi-cell PUSCH/PDSCH scheduling with a single DCI</w:t>
      </w:r>
      <w:r w:rsidR="008F4B8C">
        <w:rPr>
          <w:lang w:eastAsia="x-none"/>
        </w:rPr>
        <w:tab/>
        <w:t>CATT</w:t>
      </w:r>
    </w:p>
    <w:p w14:paraId="5A7D74C6" w14:textId="7EB26F96" w:rsidR="008F4B8C" w:rsidRDefault="001B5688" w:rsidP="008F4B8C">
      <w:pPr>
        <w:rPr>
          <w:lang w:eastAsia="x-none"/>
        </w:rPr>
      </w:pPr>
      <w:hyperlink r:id="rId2712" w:history="1">
        <w:r w:rsidR="000B5C49">
          <w:rPr>
            <w:rStyle w:val="Hyperlink"/>
            <w:lang w:eastAsia="x-none"/>
          </w:rPr>
          <w:t>R1-2203583</w:t>
        </w:r>
      </w:hyperlink>
      <w:r w:rsidR="008F4B8C">
        <w:rPr>
          <w:lang w:eastAsia="x-none"/>
        </w:rPr>
        <w:tab/>
        <w:t>Discussion on multi-cell scheduling</w:t>
      </w:r>
      <w:r w:rsidR="008F4B8C">
        <w:rPr>
          <w:lang w:eastAsia="x-none"/>
        </w:rPr>
        <w:tab/>
        <w:t>vivo</w:t>
      </w:r>
    </w:p>
    <w:p w14:paraId="19F5B0E4" w14:textId="54A4E0BD" w:rsidR="008F4B8C" w:rsidRDefault="001B5688" w:rsidP="008F4B8C">
      <w:pPr>
        <w:rPr>
          <w:lang w:eastAsia="x-none"/>
        </w:rPr>
      </w:pPr>
      <w:hyperlink r:id="rId2713" w:history="1">
        <w:r w:rsidR="000B5C49">
          <w:rPr>
            <w:rStyle w:val="Hyperlink"/>
            <w:lang w:eastAsia="x-none"/>
          </w:rPr>
          <w:t>R1-2203664</w:t>
        </w:r>
      </w:hyperlink>
      <w:r w:rsidR="008F4B8C">
        <w:rPr>
          <w:lang w:eastAsia="x-none"/>
        </w:rPr>
        <w:tab/>
        <w:t>Discussion on multi-cell scheduling with a single DCI</w:t>
      </w:r>
      <w:r w:rsidR="008F4B8C">
        <w:rPr>
          <w:lang w:eastAsia="x-none"/>
        </w:rPr>
        <w:tab/>
        <w:t>China Telecom</w:t>
      </w:r>
    </w:p>
    <w:p w14:paraId="018FCFF5" w14:textId="1BF4B381" w:rsidR="008F4B8C" w:rsidRDefault="001B5688" w:rsidP="008F4B8C">
      <w:pPr>
        <w:rPr>
          <w:lang w:eastAsia="x-none"/>
        </w:rPr>
      </w:pPr>
      <w:hyperlink r:id="rId2714" w:history="1">
        <w:r w:rsidR="000B5C49">
          <w:rPr>
            <w:rStyle w:val="Hyperlink"/>
            <w:lang w:eastAsia="x-none"/>
          </w:rPr>
          <w:t>R1-2203688</w:t>
        </w:r>
      </w:hyperlink>
      <w:r w:rsidR="008F4B8C">
        <w:rPr>
          <w:lang w:eastAsia="x-none"/>
        </w:rPr>
        <w:tab/>
        <w:t>Discussion on Multi-cell PXSCH scheduling with a single DCI</w:t>
      </w:r>
      <w:r w:rsidR="008F4B8C">
        <w:rPr>
          <w:lang w:eastAsia="x-none"/>
        </w:rPr>
        <w:tab/>
        <w:t>NEC</w:t>
      </w:r>
    </w:p>
    <w:p w14:paraId="0529952B" w14:textId="6766BD96" w:rsidR="008F4B8C" w:rsidRDefault="001B5688" w:rsidP="008F4B8C">
      <w:pPr>
        <w:rPr>
          <w:lang w:eastAsia="x-none"/>
        </w:rPr>
      </w:pPr>
      <w:hyperlink r:id="rId2715" w:history="1">
        <w:r w:rsidR="000B5C49">
          <w:rPr>
            <w:rStyle w:val="Hyperlink"/>
            <w:lang w:eastAsia="x-none"/>
          </w:rPr>
          <w:t>R1-2203706</w:t>
        </w:r>
      </w:hyperlink>
      <w:r w:rsidR="008F4B8C">
        <w:rPr>
          <w:lang w:eastAsia="x-none"/>
        </w:rPr>
        <w:tab/>
        <w:t>Discussion on multi-cell scheduling via a single DCI</w:t>
      </w:r>
      <w:r w:rsidR="008F4B8C">
        <w:rPr>
          <w:lang w:eastAsia="x-none"/>
        </w:rPr>
        <w:tab/>
        <w:t>Lenovo</w:t>
      </w:r>
    </w:p>
    <w:p w14:paraId="274C37B7" w14:textId="2679A77A" w:rsidR="008F4B8C" w:rsidRDefault="001B5688" w:rsidP="008F4B8C">
      <w:pPr>
        <w:rPr>
          <w:lang w:eastAsia="x-none"/>
        </w:rPr>
      </w:pPr>
      <w:hyperlink r:id="rId2716" w:history="1">
        <w:r w:rsidR="000B5C49">
          <w:rPr>
            <w:rStyle w:val="Hyperlink"/>
            <w:lang w:eastAsia="x-none"/>
          </w:rPr>
          <w:t>R1-2203800</w:t>
        </w:r>
      </w:hyperlink>
      <w:r w:rsidR="008F4B8C">
        <w:rPr>
          <w:lang w:eastAsia="x-none"/>
        </w:rPr>
        <w:tab/>
        <w:t>Discussion on the design of multi-cell scheduling with a single DCI</w:t>
      </w:r>
      <w:r w:rsidR="008F4B8C">
        <w:rPr>
          <w:lang w:eastAsia="x-none"/>
        </w:rPr>
        <w:tab/>
        <w:t>xiaomi</w:t>
      </w:r>
    </w:p>
    <w:p w14:paraId="32022315" w14:textId="15458493" w:rsidR="008F4B8C" w:rsidRDefault="001B5688" w:rsidP="008F4B8C">
      <w:pPr>
        <w:rPr>
          <w:lang w:eastAsia="x-none"/>
        </w:rPr>
      </w:pPr>
      <w:hyperlink r:id="rId2717" w:history="1">
        <w:r w:rsidR="000B5C49">
          <w:rPr>
            <w:rStyle w:val="Hyperlink"/>
            <w:lang w:eastAsia="x-none"/>
          </w:rPr>
          <w:t>R1-2203842</w:t>
        </w:r>
      </w:hyperlink>
      <w:r w:rsidR="008F4B8C">
        <w:rPr>
          <w:lang w:eastAsia="x-none"/>
        </w:rPr>
        <w:tab/>
        <w:t>Discussions on multi-cell PUSCH/PDSCH scheduling with a single DCI</w:t>
      </w:r>
      <w:r w:rsidR="008F4B8C">
        <w:rPr>
          <w:lang w:eastAsia="x-none"/>
        </w:rPr>
        <w:tab/>
        <w:t>Langbo</w:t>
      </w:r>
    </w:p>
    <w:p w14:paraId="1708AEA4" w14:textId="417247D4" w:rsidR="008F4B8C" w:rsidRDefault="001B5688" w:rsidP="008F4B8C">
      <w:pPr>
        <w:rPr>
          <w:lang w:eastAsia="x-none"/>
        </w:rPr>
      </w:pPr>
      <w:hyperlink r:id="rId2718" w:history="1">
        <w:r w:rsidR="000B5C49">
          <w:rPr>
            <w:rStyle w:val="Hyperlink"/>
            <w:lang w:eastAsia="x-none"/>
          </w:rPr>
          <w:t>R1-2203925</w:t>
        </w:r>
      </w:hyperlink>
      <w:r w:rsidR="008F4B8C">
        <w:rPr>
          <w:lang w:eastAsia="x-none"/>
        </w:rPr>
        <w:tab/>
        <w:t>Multi-cell PUSCH/PDSCH scheduling with a single DCI</w:t>
      </w:r>
      <w:r w:rsidR="008F4B8C">
        <w:rPr>
          <w:lang w:eastAsia="x-none"/>
        </w:rPr>
        <w:tab/>
        <w:t>Samsung</w:t>
      </w:r>
    </w:p>
    <w:p w14:paraId="432088C8" w14:textId="22FE4E93" w:rsidR="008F4B8C" w:rsidRDefault="001B5688" w:rsidP="008F4B8C">
      <w:pPr>
        <w:rPr>
          <w:lang w:eastAsia="x-none"/>
        </w:rPr>
      </w:pPr>
      <w:hyperlink r:id="rId2719" w:history="1">
        <w:r w:rsidR="000B5C49">
          <w:rPr>
            <w:rStyle w:val="Hyperlink"/>
            <w:lang w:eastAsia="x-none"/>
          </w:rPr>
          <w:t>R1-2204026</w:t>
        </w:r>
      </w:hyperlink>
      <w:r w:rsidR="008F4B8C">
        <w:rPr>
          <w:lang w:eastAsia="x-none"/>
        </w:rPr>
        <w:tab/>
        <w:t>Discussion on multi-cell PUSCH/PDSCH scheduling with a single DCI</w:t>
      </w:r>
      <w:r w:rsidR="008F4B8C">
        <w:rPr>
          <w:lang w:eastAsia="x-none"/>
        </w:rPr>
        <w:tab/>
        <w:t>OPPO</w:t>
      </w:r>
    </w:p>
    <w:p w14:paraId="522C2F84" w14:textId="05CF9669" w:rsidR="008F4B8C" w:rsidRDefault="001B5688" w:rsidP="008F4B8C">
      <w:pPr>
        <w:rPr>
          <w:lang w:eastAsia="x-none"/>
        </w:rPr>
      </w:pPr>
      <w:hyperlink r:id="rId2720" w:history="1">
        <w:r w:rsidR="000B5C49">
          <w:rPr>
            <w:rStyle w:val="Hyperlink"/>
            <w:lang w:eastAsia="x-none"/>
          </w:rPr>
          <w:t>R1-2204087</w:t>
        </w:r>
      </w:hyperlink>
      <w:r w:rsidR="008F4B8C">
        <w:rPr>
          <w:lang w:eastAsia="x-none"/>
        </w:rPr>
        <w:tab/>
        <w:t>Multi-cell scheduling with a single DCI</w:t>
      </w:r>
      <w:r w:rsidR="008F4B8C">
        <w:rPr>
          <w:lang w:eastAsia="x-none"/>
        </w:rPr>
        <w:tab/>
        <w:t>InterDigital, Inc.</w:t>
      </w:r>
    </w:p>
    <w:p w14:paraId="0427CECC" w14:textId="0BEC949C" w:rsidR="008F4B8C" w:rsidRDefault="001B5688" w:rsidP="008F4B8C">
      <w:pPr>
        <w:rPr>
          <w:lang w:eastAsia="x-none"/>
        </w:rPr>
      </w:pPr>
      <w:hyperlink r:id="rId2721" w:history="1">
        <w:r w:rsidR="000B5C49">
          <w:rPr>
            <w:rStyle w:val="Hyperlink"/>
            <w:lang w:eastAsia="x-none"/>
          </w:rPr>
          <w:t>R1-2204186</w:t>
        </w:r>
      </w:hyperlink>
      <w:r w:rsidR="008F4B8C">
        <w:rPr>
          <w:lang w:eastAsia="x-none"/>
        </w:rPr>
        <w:tab/>
        <w:t>Discussion on multi-cell PUSCH/PDSCH scheduling with a single DCI</w:t>
      </w:r>
      <w:r w:rsidR="008F4B8C">
        <w:rPr>
          <w:lang w:eastAsia="x-none"/>
        </w:rPr>
        <w:tab/>
        <w:t>CAICT</w:t>
      </w:r>
    </w:p>
    <w:p w14:paraId="0635148C" w14:textId="2A431BC2" w:rsidR="008F4B8C" w:rsidRDefault="001B5688" w:rsidP="008F4B8C">
      <w:pPr>
        <w:rPr>
          <w:lang w:eastAsia="x-none"/>
        </w:rPr>
      </w:pPr>
      <w:hyperlink r:id="rId2722" w:history="1">
        <w:r w:rsidR="000B5C49">
          <w:rPr>
            <w:rStyle w:val="Hyperlink"/>
            <w:lang w:eastAsia="x-none"/>
          </w:rPr>
          <w:t>R1-2204262</w:t>
        </w:r>
      </w:hyperlink>
      <w:r w:rsidR="008F4B8C">
        <w:rPr>
          <w:lang w:eastAsia="x-none"/>
        </w:rPr>
        <w:tab/>
        <w:t>On multi-cell PUSCH/PDSCH scheduling with a single DCI</w:t>
      </w:r>
      <w:r w:rsidR="008F4B8C">
        <w:rPr>
          <w:lang w:eastAsia="x-none"/>
        </w:rPr>
        <w:tab/>
        <w:t>Apple</w:t>
      </w:r>
    </w:p>
    <w:p w14:paraId="3D61E752" w14:textId="764B5432" w:rsidR="008F4B8C" w:rsidRDefault="001B5688" w:rsidP="008F4B8C">
      <w:pPr>
        <w:rPr>
          <w:lang w:eastAsia="x-none"/>
        </w:rPr>
      </w:pPr>
      <w:hyperlink r:id="rId2723" w:history="1">
        <w:r w:rsidR="000B5C49">
          <w:rPr>
            <w:rStyle w:val="Hyperlink"/>
            <w:lang w:eastAsia="x-none"/>
          </w:rPr>
          <w:t>R1-2204324</w:t>
        </w:r>
      </w:hyperlink>
      <w:r w:rsidR="008F4B8C">
        <w:rPr>
          <w:lang w:eastAsia="x-none"/>
        </w:rPr>
        <w:tab/>
        <w:t>Discussion on multi-cell PUSCH/PDSCH scheduling with a single DCI</w:t>
      </w:r>
      <w:r w:rsidR="008F4B8C">
        <w:rPr>
          <w:lang w:eastAsia="x-none"/>
        </w:rPr>
        <w:tab/>
        <w:t>CMCC</w:t>
      </w:r>
    </w:p>
    <w:p w14:paraId="6FF411EC" w14:textId="5BD939B2" w:rsidR="008F4B8C" w:rsidRDefault="001B5688" w:rsidP="008F4B8C">
      <w:pPr>
        <w:rPr>
          <w:lang w:eastAsia="x-none"/>
        </w:rPr>
      </w:pPr>
      <w:hyperlink r:id="rId2724" w:history="1">
        <w:r w:rsidR="000B5C49">
          <w:rPr>
            <w:rStyle w:val="Hyperlink"/>
            <w:lang w:eastAsia="x-none"/>
          </w:rPr>
          <w:t>R1-2204398</w:t>
        </w:r>
      </w:hyperlink>
      <w:r w:rsidR="008F4B8C">
        <w:rPr>
          <w:lang w:eastAsia="x-none"/>
        </w:rPr>
        <w:tab/>
        <w:t>Discussion on multi-cell PUSCH/PDSCH scheduling with a single DCI</w:t>
      </w:r>
      <w:r w:rsidR="008F4B8C">
        <w:rPr>
          <w:lang w:eastAsia="x-none"/>
        </w:rPr>
        <w:tab/>
        <w:t>NTT DOCOMO, INC.</w:t>
      </w:r>
    </w:p>
    <w:p w14:paraId="5D35D568" w14:textId="70074020" w:rsidR="008F4B8C" w:rsidRDefault="001B5688" w:rsidP="008F4B8C">
      <w:pPr>
        <w:rPr>
          <w:lang w:eastAsia="x-none"/>
        </w:rPr>
      </w:pPr>
      <w:hyperlink r:id="rId2725" w:history="1">
        <w:r w:rsidR="000B5C49">
          <w:rPr>
            <w:rStyle w:val="Hyperlink"/>
            <w:lang w:eastAsia="x-none"/>
          </w:rPr>
          <w:t>R1-2204631</w:t>
        </w:r>
      </w:hyperlink>
      <w:r w:rsidR="008F4B8C">
        <w:rPr>
          <w:lang w:eastAsia="x-none"/>
        </w:rPr>
        <w:tab/>
        <w:t>Discussion on Multi-cell PUSCH/PDSCH scheduling with a single DCI</w:t>
      </w:r>
      <w:r w:rsidR="008F4B8C">
        <w:rPr>
          <w:lang w:eastAsia="x-none"/>
        </w:rPr>
        <w:tab/>
        <w:t>LG Electronics</w:t>
      </w:r>
    </w:p>
    <w:p w14:paraId="7548EAB1" w14:textId="22D20E20" w:rsidR="008F4B8C" w:rsidRDefault="001B5688" w:rsidP="008F4B8C">
      <w:pPr>
        <w:rPr>
          <w:lang w:eastAsia="x-none"/>
        </w:rPr>
      </w:pPr>
      <w:hyperlink r:id="rId2726" w:history="1">
        <w:r w:rsidR="000B5C49">
          <w:rPr>
            <w:rStyle w:val="Hyperlink"/>
            <w:lang w:eastAsia="x-none"/>
          </w:rPr>
          <w:t>R1-2204697</w:t>
        </w:r>
      </w:hyperlink>
      <w:r w:rsidR="008F4B8C">
        <w:rPr>
          <w:lang w:eastAsia="x-none"/>
        </w:rPr>
        <w:tab/>
        <w:t>On multi-cell PUSCH/PDSCH scheduling with a single DCI</w:t>
      </w:r>
      <w:r w:rsidR="008F4B8C">
        <w:rPr>
          <w:lang w:eastAsia="x-none"/>
        </w:rPr>
        <w:tab/>
        <w:t>MediaTek Inc.</w:t>
      </w:r>
    </w:p>
    <w:p w14:paraId="0960886F" w14:textId="6DA5BD5C" w:rsidR="008F4B8C" w:rsidRDefault="001B5688" w:rsidP="008F4B8C">
      <w:pPr>
        <w:rPr>
          <w:lang w:eastAsia="x-none"/>
        </w:rPr>
      </w:pPr>
      <w:hyperlink r:id="rId2727" w:history="1">
        <w:r w:rsidR="000B5C49">
          <w:rPr>
            <w:rStyle w:val="Hyperlink"/>
            <w:lang w:eastAsia="x-none"/>
          </w:rPr>
          <w:t>R1-2204816</w:t>
        </w:r>
      </w:hyperlink>
      <w:r w:rsidR="008F4B8C">
        <w:rPr>
          <w:lang w:eastAsia="x-none"/>
        </w:rPr>
        <w:tab/>
        <w:t>Discussions on multi-cell scheduling with a single DCI</w:t>
      </w:r>
      <w:r w:rsidR="008F4B8C">
        <w:rPr>
          <w:lang w:eastAsia="x-none"/>
        </w:rPr>
        <w:tab/>
        <w:t>Intel Corporation</w:t>
      </w:r>
    </w:p>
    <w:p w14:paraId="575EAED0" w14:textId="0A7C1D0E" w:rsidR="008F4B8C" w:rsidRDefault="001B5688" w:rsidP="008F4B8C">
      <w:pPr>
        <w:rPr>
          <w:lang w:eastAsia="x-none"/>
        </w:rPr>
      </w:pPr>
      <w:hyperlink r:id="rId2728" w:history="1">
        <w:r w:rsidR="000B5C49">
          <w:rPr>
            <w:rStyle w:val="Hyperlink"/>
            <w:lang w:eastAsia="x-none"/>
          </w:rPr>
          <w:t>R1-2204865</w:t>
        </w:r>
      </w:hyperlink>
      <w:r w:rsidR="008F4B8C">
        <w:rPr>
          <w:lang w:eastAsia="x-none"/>
        </w:rPr>
        <w:tab/>
        <w:t>Multi-cell PUSCH/PDSCH scheduling with a single DCI</w:t>
      </w:r>
      <w:r w:rsidR="008F4B8C">
        <w:rPr>
          <w:lang w:eastAsia="x-none"/>
        </w:rPr>
        <w:tab/>
        <w:t>Charter Communications</w:t>
      </w:r>
    </w:p>
    <w:p w14:paraId="66654D02" w14:textId="30029515" w:rsidR="008F4B8C" w:rsidRDefault="001B5688" w:rsidP="008F4B8C">
      <w:pPr>
        <w:rPr>
          <w:lang w:eastAsia="x-none"/>
        </w:rPr>
      </w:pPr>
      <w:hyperlink r:id="rId2729" w:history="1">
        <w:r w:rsidR="000B5C49">
          <w:rPr>
            <w:rStyle w:val="Hyperlink"/>
            <w:lang w:eastAsia="x-none"/>
          </w:rPr>
          <w:t>R1-2204888</w:t>
        </w:r>
      </w:hyperlink>
      <w:r w:rsidR="008F4B8C">
        <w:rPr>
          <w:lang w:eastAsia="x-none"/>
        </w:rPr>
        <w:tab/>
        <w:t>Multi-cell PUSCH/PDSCH scheduling with a single DCI</w:t>
      </w:r>
      <w:r w:rsidR="008F4B8C">
        <w:rPr>
          <w:lang w:eastAsia="x-none"/>
        </w:rPr>
        <w:tab/>
        <w:t>Ericsson</w:t>
      </w:r>
    </w:p>
    <w:p w14:paraId="574831B2" w14:textId="4635BBEC" w:rsidR="008F4B8C" w:rsidRDefault="001B5688" w:rsidP="008F4B8C">
      <w:pPr>
        <w:rPr>
          <w:lang w:eastAsia="x-none"/>
        </w:rPr>
      </w:pPr>
      <w:hyperlink r:id="rId2730" w:history="1">
        <w:r w:rsidR="000B5C49">
          <w:rPr>
            <w:rStyle w:val="Hyperlink"/>
            <w:lang w:eastAsia="x-none"/>
          </w:rPr>
          <w:t>R1-2205051</w:t>
        </w:r>
      </w:hyperlink>
      <w:r w:rsidR="008F4B8C">
        <w:rPr>
          <w:lang w:eastAsia="x-none"/>
        </w:rPr>
        <w:tab/>
        <w:t>Multi-cell PUSCH and PDSCH scheduling with a single DCI</w:t>
      </w:r>
      <w:r w:rsidR="008F4B8C">
        <w:rPr>
          <w:lang w:eastAsia="x-none"/>
        </w:rPr>
        <w:tab/>
        <w:t>Qualcomm Incorporated</w:t>
      </w:r>
    </w:p>
    <w:p w14:paraId="07A7700E" w14:textId="26A403FA" w:rsidR="008F4B8C" w:rsidRDefault="001B5688" w:rsidP="008F4B8C">
      <w:pPr>
        <w:rPr>
          <w:lang w:eastAsia="x-none"/>
        </w:rPr>
      </w:pPr>
      <w:hyperlink r:id="rId2731" w:history="1">
        <w:r w:rsidR="000B5C49">
          <w:rPr>
            <w:rStyle w:val="Hyperlink"/>
            <w:lang w:eastAsia="x-none"/>
          </w:rPr>
          <w:t>R1-2205073</w:t>
        </w:r>
      </w:hyperlink>
      <w:r w:rsidR="008F4B8C">
        <w:rPr>
          <w:lang w:eastAsia="x-none"/>
        </w:rPr>
        <w:tab/>
        <w:t>Discussion on Multicarrier scheduling with a single DCI</w:t>
      </w:r>
      <w:r w:rsidR="008F4B8C">
        <w:rPr>
          <w:lang w:eastAsia="x-none"/>
        </w:rPr>
        <w:tab/>
        <w:t>FGI</w:t>
      </w:r>
    </w:p>
    <w:p w14:paraId="28A4D2FF" w14:textId="00A75FFB" w:rsidR="00542411" w:rsidRDefault="001B5688" w:rsidP="008F4B8C">
      <w:pPr>
        <w:rPr>
          <w:lang w:eastAsia="x-none"/>
        </w:rPr>
      </w:pPr>
      <w:hyperlink r:id="rId2732" w:history="1">
        <w:r w:rsidR="000B5C49">
          <w:rPr>
            <w:rStyle w:val="Hyperlink"/>
            <w:lang w:eastAsia="x-none"/>
          </w:rPr>
          <w:t>R1-2205088</w:t>
        </w:r>
      </w:hyperlink>
      <w:r w:rsidR="00542411" w:rsidRPr="00542411">
        <w:rPr>
          <w:lang w:eastAsia="x-none"/>
        </w:rPr>
        <w:tab/>
        <w:t>Consideration on multi-cell PUSCH/PDSCH scheduling with a single DCI</w:t>
      </w:r>
      <w:r w:rsidR="00542411" w:rsidRPr="00542411">
        <w:rPr>
          <w:lang w:eastAsia="x-none"/>
        </w:rPr>
        <w:tab/>
        <w:t>Fujitsu Limited</w:t>
      </w:r>
    </w:p>
    <w:p w14:paraId="2FC10BCD" w14:textId="1BEE797D" w:rsidR="00F17880" w:rsidRDefault="00F17880" w:rsidP="008F4B8C">
      <w:pPr>
        <w:rPr>
          <w:lang w:eastAsia="x-none"/>
        </w:rPr>
      </w:pPr>
    </w:p>
    <w:p w14:paraId="787D9277" w14:textId="77777777" w:rsidR="00F17880" w:rsidRPr="00F17880" w:rsidRDefault="00F17880" w:rsidP="00F17880">
      <w:pPr>
        <w:rPr>
          <w:lang w:eastAsia="x-none"/>
        </w:rPr>
      </w:pPr>
      <w:r w:rsidRPr="00F17880">
        <w:rPr>
          <w:lang w:eastAsia="x-none"/>
        </w:rPr>
        <w:t>[109-e-R18-MC_Enh-01] – Haipeng (Lenovo)</w:t>
      </w:r>
    </w:p>
    <w:p w14:paraId="00C499AD" w14:textId="1890724C" w:rsidR="00F17880" w:rsidRPr="00F17880" w:rsidRDefault="00F17880" w:rsidP="00F17880">
      <w:pPr>
        <w:rPr>
          <w:lang w:eastAsia="x-none"/>
        </w:rPr>
      </w:pPr>
      <w:r w:rsidRPr="00F17880">
        <w:rPr>
          <w:lang w:eastAsia="x-none"/>
        </w:rPr>
        <w:t>Email discussion on multi-cell PUSCH/PDSCH scheduling with a single DCI by May 20</w:t>
      </w:r>
    </w:p>
    <w:p w14:paraId="11481FD2" w14:textId="77777777" w:rsidR="00F17880" w:rsidRPr="00F17880" w:rsidRDefault="00F17880" w:rsidP="00842CF4">
      <w:pPr>
        <w:numPr>
          <w:ilvl w:val="0"/>
          <w:numId w:val="125"/>
        </w:numPr>
        <w:rPr>
          <w:lang w:eastAsia="x-none"/>
        </w:rPr>
      </w:pPr>
      <w:r w:rsidRPr="00F17880">
        <w:rPr>
          <w:lang w:eastAsia="x-none"/>
        </w:rPr>
        <w:t>Check points: May 12, May 18, May 20</w:t>
      </w:r>
    </w:p>
    <w:p w14:paraId="54D01CD1" w14:textId="6D6E19DD" w:rsidR="00F17880" w:rsidRPr="00F17880" w:rsidRDefault="001B5688" w:rsidP="00F17880">
      <w:pPr>
        <w:rPr>
          <w:b/>
          <w:bCs/>
          <w:lang w:eastAsia="x-none"/>
        </w:rPr>
      </w:pPr>
      <w:hyperlink r:id="rId2733" w:history="1">
        <w:r w:rsidR="000B5C49">
          <w:rPr>
            <w:rStyle w:val="Hyperlink"/>
            <w:b/>
            <w:bCs/>
            <w:lang w:eastAsia="x-none"/>
          </w:rPr>
          <w:t>R1-2205234</w:t>
        </w:r>
      </w:hyperlink>
      <w:r w:rsidR="00F17880" w:rsidRPr="00F17880">
        <w:rPr>
          <w:b/>
          <w:bCs/>
          <w:lang w:eastAsia="x-none"/>
        </w:rPr>
        <w:tab/>
        <w:t>Feature lead summary#1 on multi-cell PUSCH/PDSCH scheduling with a single DCI</w:t>
      </w:r>
      <w:r w:rsidR="00F17880" w:rsidRPr="00F17880">
        <w:rPr>
          <w:b/>
          <w:bCs/>
          <w:lang w:eastAsia="x-none"/>
        </w:rPr>
        <w:tab/>
        <w:t>Moderator (Lenovo)</w:t>
      </w:r>
    </w:p>
    <w:p w14:paraId="01EA0301" w14:textId="43ED6ABB" w:rsidR="00F17880" w:rsidRDefault="00F17880" w:rsidP="00F17880">
      <w:pPr>
        <w:rPr>
          <w:lang w:eastAsia="x-none"/>
        </w:rPr>
      </w:pPr>
      <w:r>
        <w:rPr>
          <w:lang w:eastAsia="x-none"/>
        </w:rPr>
        <w:t>From May 11</w:t>
      </w:r>
      <w:r w:rsidRPr="00F17880">
        <w:rPr>
          <w:vertAlign w:val="superscript"/>
          <w:lang w:eastAsia="x-none"/>
        </w:rPr>
        <w:t>th</w:t>
      </w:r>
      <w:r>
        <w:rPr>
          <w:lang w:eastAsia="x-none"/>
        </w:rPr>
        <w:t xml:space="preserve"> GTW session</w:t>
      </w:r>
    </w:p>
    <w:p w14:paraId="0981E3BB" w14:textId="77777777" w:rsidR="00F17880" w:rsidRPr="00F17880" w:rsidRDefault="00F17880" w:rsidP="00F17880">
      <w:pPr>
        <w:rPr>
          <w:highlight w:val="green"/>
        </w:rPr>
      </w:pPr>
      <w:r w:rsidRPr="00F17880">
        <w:rPr>
          <w:highlight w:val="green"/>
        </w:rPr>
        <w:t>Agreement</w:t>
      </w:r>
    </w:p>
    <w:p w14:paraId="570A3069" w14:textId="77777777" w:rsidR="00F17880" w:rsidRPr="00F17880" w:rsidRDefault="00F17880" w:rsidP="00F17880">
      <w:r w:rsidRPr="00F17880">
        <w:t>Agree the following terminologies ONLY for convenience of discussion:</w:t>
      </w:r>
    </w:p>
    <w:p w14:paraId="3CF014CF" w14:textId="77777777" w:rsidR="00F17880" w:rsidRPr="00F17880" w:rsidRDefault="00F17880" w:rsidP="00842CF4">
      <w:pPr>
        <w:pStyle w:val="ListParagraph"/>
        <w:numPr>
          <w:ilvl w:val="0"/>
          <w:numId w:val="139"/>
        </w:numPr>
      </w:pPr>
      <w:r w:rsidRPr="00F17880">
        <w:t>DCI format 0_X is used for scheduling multiple PUSCHs on multiple cells with one PUSCH per cell</w:t>
      </w:r>
    </w:p>
    <w:p w14:paraId="615B3099" w14:textId="77777777" w:rsidR="00F17880" w:rsidRPr="00F17880" w:rsidRDefault="00F17880" w:rsidP="00842CF4">
      <w:pPr>
        <w:pStyle w:val="ListParagraph"/>
        <w:numPr>
          <w:ilvl w:val="0"/>
          <w:numId w:val="139"/>
        </w:numPr>
        <w:spacing w:after="0"/>
        <w:ind w:left="714" w:hanging="357"/>
      </w:pPr>
      <w:r w:rsidRPr="00F17880">
        <w:t>DCI format 1_X is used for scheduling multiple PDSCHs on multiple cells with one PDSCH per cell.</w:t>
      </w:r>
    </w:p>
    <w:p w14:paraId="026450E7" w14:textId="77777777" w:rsidR="00F17880" w:rsidRPr="00F17880" w:rsidRDefault="00F17880" w:rsidP="00F17880">
      <w:r w:rsidRPr="00F17880">
        <w:t>The above does not imply introducing new DCI format(s) at this point.</w:t>
      </w:r>
    </w:p>
    <w:p w14:paraId="5D804FEF" w14:textId="77777777" w:rsidR="00F17880" w:rsidRPr="00F17880" w:rsidRDefault="00F17880" w:rsidP="00F17880"/>
    <w:p w14:paraId="1E876F80" w14:textId="77777777" w:rsidR="00F17880" w:rsidRPr="00F17880" w:rsidRDefault="00F17880" w:rsidP="00F17880">
      <w:pPr>
        <w:rPr>
          <w:highlight w:val="green"/>
        </w:rPr>
      </w:pPr>
      <w:r w:rsidRPr="00F17880">
        <w:rPr>
          <w:highlight w:val="green"/>
        </w:rPr>
        <w:t>Agreement</w:t>
      </w:r>
    </w:p>
    <w:p w14:paraId="4CCD4CA7" w14:textId="77777777" w:rsidR="00F17880" w:rsidRPr="00F17880" w:rsidRDefault="00F17880" w:rsidP="00842CF4">
      <w:pPr>
        <w:pStyle w:val="ListParagraph"/>
        <w:numPr>
          <w:ilvl w:val="0"/>
          <w:numId w:val="140"/>
        </w:numPr>
      </w:pPr>
      <w:r w:rsidRPr="00F17880">
        <w:t>Different TBs are scheduled on different cells by DCI format 0_X.</w:t>
      </w:r>
    </w:p>
    <w:p w14:paraId="7B02839F" w14:textId="77777777" w:rsidR="00F17880" w:rsidRPr="00F17880" w:rsidRDefault="00F17880" w:rsidP="00842CF4">
      <w:pPr>
        <w:pStyle w:val="ListParagraph"/>
        <w:numPr>
          <w:ilvl w:val="0"/>
          <w:numId w:val="140"/>
        </w:numPr>
      </w:pPr>
      <w:r w:rsidRPr="00F17880">
        <w:t>Different TBs are scheduled on different cells by DCI format 1_X.</w:t>
      </w:r>
    </w:p>
    <w:p w14:paraId="1BD394A2" w14:textId="77777777" w:rsidR="00F17880" w:rsidRPr="00F17880" w:rsidRDefault="00F17880" w:rsidP="00F17880">
      <w:pPr>
        <w:rPr>
          <w:highlight w:val="green"/>
        </w:rPr>
      </w:pPr>
      <w:r w:rsidRPr="00F17880">
        <w:rPr>
          <w:highlight w:val="green"/>
        </w:rPr>
        <w:t>Agreement</w:t>
      </w:r>
    </w:p>
    <w:p w14:paraId="1EF9DD46" w14:textId="5F683806" w:rsidR="00F17880" w:rsidRDefault="00F17880" w:rsidP="00F17880">
      <w:r w:rsidRPr="00F17880">
        <w:t>Fallback DCI (i.e., DCI formats 0_0 and 1_0) does not support multi-cell scheduling.</w:t>
      </w:r>
    </w:p>
    <w:p w14:paraId="3C3A2BF3" w14:textId="77777777" w:rsidR="00F17880" w:rsidRPr="00F17880" w:rsidRDefault="00F17880" w:rsidP="00F17880"/>
    <w:p w14:paraId="72AA98C6" w14:textId="77777777" w:rsidR="00F17880" w:rsidRPr="00F17880" w:rsidRDefault="00F17880" w:rsidP="00F17880">
      <w:pPr>
        <w:rPr>
          <w:sz w:val="6"/>
          <w:szCs w:val="10"/>
        </w:rPr>
      </w:pPr>
    </w:p>
    <w:p w14:paraId="15B3D5AC" w14:textId="77777777" w:rsidR="00F17880" w:rsidRPr="00F17880" w:rsidRDefault="00F17880" w:rsidP="00F17880">
      <w:pPr>
        <w:rPr>
          <w:highlight w:val="green"/>
        </w:rPr>
      </w:pPr>
      <w:r w:rsidRPr="00F17880">
        <w:rPr>
          <w:highlight w:val="green"/>
        </w:rPr>
        <w:t>Agreement</w:t>
      </w:r>
    </w:p>
    <w:p w14:paraId="2F18F722" w14:textId="77777777" w:rsidR="00F17880" w:rsidRPr="00F17880" w:rsidRDefault="00F17880" w:rsidP="00F17880">
      <w:r w:rsidRPr="00F17880">
        <w:t>The DCI for multi-cell scheduling is monitored only in USS set.</w:t>
      </w:r>
    </w:p>
    <w:p w14:paraId="6BCDB069" w14:textId="77777777" w:rsidR="00F17880" w:rsidRPr="00F17880" w:rsidRDefault="00F17880" w:rsidP="00F17880"/>
    <w:p w14:paraId="4CF59CE9" w14:textId="77777777" w:rsidR="00F17880" w:rsidRPr="00F17880" w:rsidRDefault="00F17880" w:rsidP="00F17880">
      <w:pPr>
        <w:rPr>
          <w:highlight w:val="green"/>
        </w:rPr>
      </w:pPr>
      <w:r w:rsidRPr="00F17880">
        <w:rPr>
          <w:highlight w:val="green"/>
        </w:rPr>
        <w:t>Agreement</w:t>
      </w:r>
    </w:p>
    <w:p w14:paraId="05917EB9" w14:textId="77777777" w:rsidR="00F17880" w:rsidRPr="00F17880" w:rsidRDefault="00F17880" w:rsidP="00842CF4">
      <w:pPr>
        <w:pStyle w:val="ListParagraph"/>
        <w:numPr>
          <w:ilvl w:val="0"/>
          <w:numId w:val="141"/>
        </w:numPr>
      </w:pPr>
      <w:r w:rsidRPr="00F17880">
        <w:rPr>
          <w:rFonts w:hint="eastAsia"/>
        </w:rPr>
        <w:t>PDSCH cannot be scheduled by DCI format 0_X</w:t>
      </w:r>
      <w:r w:rsidRPr="00F17880">
        <w:t>.</w:t>
      </w:r>
      <w:r w:rsidRPr="00F17880">
        <w:rPr>
          <w:rFonts w:hint="eastAsia"/>
        </w:rPr>
        <w:t xml:space="preserve"> </w:t>
      </w:r>
    </w:p>
    <w:p w14:paraId="39B73E26" w14:textId="77777777" w:rsidR="00F17880" w:rsidRPr="00F17880" w:rsidRDefault="00F17880" w:rsidP="00842CF4">
      <w:pPr>
        <w:pStyle w:val="ListParagraph"/>
        <w:numPr>
          <w:ilvl w:val="0"/>
          <w:numId w:val="141"/>
        </w:numPr>
      </w:pPr>
      <w:r w:rsidRPr="00F17880">
        <w:rPr>
          <w:rFonts w:hint="eastAsia"/>
        </w:rPr>
        <w:t>PUSCH cannot be scheduled by DCI format 1_X</w:t>
      </w:r>
      <w:r w:rsidRPr="00F17880">
        <w:t>.</w:t>
      </w:r>
      <w:r w:rsidRPr="00F17880">
        <w:rPr>
          <w:rFonts w:hint="eastAsia"/>
        </w:rPr>
        <w:t xml:space="preserve"> </w:t>
      </w:r>
    </w:p>
    <w:p w14:paraId="0ABCD48D" w14:textId="77777777" w:rsidR="00F17880" w:rsidRPr="00F17880" w:rsidRDefault="00F17880" w:rsidP="00F17880">
      <w:pPr>
        <w:rPr>
          <w:highlight w:val="green"/>
        </w:rPr>
      </w:pPr>
      <w:r w:rsidRPr="00F17880">
        <w:rPr>
          <w:highlight w:val="green"/>
        </w:rPr>
        <w:t>Agreement</w:t>
      </w:r>
    </w:p>
    <w:p w14:paraId="0932E00C" w14:textId="77777777" w:rsidR="00F17880" w:rsidRPr="00F17880" w:rsidRDefault="00F17880" w:rsidP="00842CF4">
      <w:pPr>
        <w:pStyle w:val="ListParagraph"/>
        <w:numPr>
          <w:ilvl w:val="0"/>
          <w:numId w:val="142"/>
        </w:numPr>
      </w:pPr>
      <w:r w:rsidRPr="00F17880">
        <w:t>All the co-scheduled cells by a DCI format 1_X and the scheduling cell are included in the same PUCCH group.</w:t>
      </w:r>
    </w:p>
    <w:p w14:paraId="7FC9D006" w14:textId="77777777" w:rsidR="00F17880" w:rsidRPr="00F17880" w:rsidRDefault="00F17880" w:rsidP="00842CF4">
      <w:pPr>
        <w:pStyle w:val="ListParagraph"/>
        <w:numPr>
          <w:ilvl w:val="0"/>
          <w:numId w:val="142"/>
        </w:numPr>
      </w:pPr>
      <w:r w:rsidRPr="00F17880">
        <w:t>FFS: All the co-scheduled cells by a DCI format 0_X and the scheduling cell are included in the same [cell or PUCCH group].</w:t>
      </w:r>
    </w:p>
    <w:p w14:paraId="26B764DD" w14:textId="4BF6E87D" w:rsidR="00F17880" w:rsidRDefault="00F17880" w:rsidP="00F17880"/>
    <w:p w14:paraId="5A41E15E" w14:textId="7DCFE171" w:rsidR="006934A4" w:rsidRDefault="006934A4" w:rsidP="00F17880">
      <w:r w:rsidRPr="006934A4">
        <w:rPr>
          <w:b/>
          <w:bCs/>
        </w:rPr>
        <w:t>Decision:</w:t>
      </w:r>
      <w:r>
        <w:t xml:space="preserve"> As per email decision posted on May 14</w:t>
      </w:r>
      <w:r w:rsidRPr="006934A4">
        <w:rPr>
          <w:vertAlign w:val="superscript"/>
        </w:rPr>
        <w:t>th</w:t>
      </w:r>
      <w:r>
        <w:t>,</w:t>
      </w:r>
    </w:p>
    <w:p w14:paraId="5AA8703B" w14:textId="77777777" w:rsidR="006934A4" w:rsidRPr="00947C5B" w:rsidRDefault="006934A4" w:rsidP="006934A4">
      <w:pPr>
        <w:rPr>
          <w:highlight w:val="green"/>
        </w:rPr>
      </w:pPr>
      <w:r w:rsidRPr="00947C5B">
        <w:rPr>
          <w:highlight w:val="green"/>
        </w:rPr>
        <w:t>Agreement</w:t>
      </w:r>
    </w:p>
    <w:p w14:paraId="0AE661BA" w14:textId="77777777" w:rsidR="006934A4" w:rsidRDefault="006934A4" w:rsidP="00CF6E6D">
      <w:pPr>
        <w:pStyle w:val="ListParagraph"/>
        <w:numPr>
          <w:ilvl w:val="0"/>
          <w:numId w:val="223"/>
        </w:numPr>
      </w:pPr>
      <w:r>
        <w:t>DCI format 0-X/1-X on a scheduling cell can be used to schedule PUSCHs/PDSCHs on multiple cells including the scheduling cell.</w:t>
      </w:r>
    </w:p>
    <w:p w14:paraId="433FCB53" w14:textId="77777777" w:rsidR="006934A4" w:rsidRDefault="006934A4" w:rsidP="00CF6E6D">
      <w:pPr>
        <w:pStyle w:val="ListParagraph"/>
        <w:numPr>
          <w:ilvl w:val="0"/>
          <w:numId w:val="223"/>
        </w:numPr>
      </w:pPr>
      <w:r>
        <w:t>DCI format 0-X/1-X on a scheduling cell can be used to schedule PUSCHs/PDSCHs on multiple cells not including the scheduling cell.</w:t>
      </w:r>
    </w:p>
    <w:p w14:paraId="1127B330" w14:textId="77777777" w:rsidR="006934A4" w:rsidRPr="00947C5B" w:rsidRDefault="006934A4" w:rsidP="006934A4">
      <w:pPr>
        <w:rPr>
          <w:highlight w:val="green"/>
        </w:rPr>
      </w:pPr>
      <w:r w:rsidRPr="00947C5B">
        <w:rPr>
          <w:highlight w:val="green"/>
        </w:rPr>
        <w:t>Agreement</w:t>
      </w:r>
    </w:p>
    <w:p w14:paraId="3B11EF10" w14:textId="77777777" w:rsidR="006934A4" w:rsidRDefault="006934A4" w:rsidP="00CF6E6D">
      <w:pPr>
        <w:pStyle w:val="ListParagraph"/>
        <w:numPr>
          <w:ilvl w:val="0"/>
          <w:numId w:val="224"/>
        </w:numPr>
      </w:pPr>
      <w:r>
        <w:t>For a UE, the maximum number of cells scheduled by a DCI format 0_X can be same or different to the maximum number of cells scheduled by a DCI format 1_X.</w:t>
      </w:r>
    </w:p>
    <w:p w14:paraId="20EF251F" w14:textId="77777777" w:rsidR="006934A4" w:rsidRPr="00D1615B" w:rsidRDefault="006934A4" w:rsidP="006934A4">
      <w:pPr>
        <w:rPr>
          <w:highlight w:val="darkYellow"/>
        </w:rPr>
      </w:pPr>
      <w:r w:rsidRPr="00D1615B">
        <w:rPr>
          <w:highlight w:val="darkYellow"/>
        </w:rPr>
        <w:t>Working Assumption</w:t>
      </w:r>
    </w:p>
    <w:p w14:paraId="116FDDF9" w14:textId="77777777" w:rsidR="006934A4" w:rsidRDefault="006934A4" w:rsidP="00CF6E6D">
      <w:pPr>
        <w:pStyle w:val="ListParagraph"/>
        <w:numPr>
          <w:ilvl w:val="0"/>
          <w:numId w:val="224"/>
        </w:numPr>
      </w:pPr>
      <w:r>
        <w:t>All HARQ-ACK codebook types (Type-1/2/3) are applicable when multi-carrier PDSCH scheduling is configured.</w:t>
      </w:r>
    </w:p>
    <w:p w14:paraId="2B08B2C6" w14:textId="77777777" w:rsidR="006934A4" w:rsidRDefault="006934A4" w:rsidP="006934A4"/>
    <w:p w14:paraId="3601799E" w14:textId="77687D3C" w:rsidR="00F17880" w:rsidRDefault="001B5688" w:rsidP="00F17880">
      <w:pPr>
        <w:rPr>
          <w:lang w:eastAsia="x-none"/>
        </w:rPr>
      </w:pPr>
      <w:hyperlink r:id="rId2734" w:history="1">
        <w:r w:rsidR="000B5C49">
          <w:rPr>
            <w:rStyle w:val="Hyperlink"/>
            <w:lang w:eastAsia="x-none"/>
          </w:rPr>
          <w:t>R1-2205235</w:t>
        </w:r>
      </w:hyperlink>
      <w:r w:rsidR="00F17880">
        <w:rPr>
          <w:lang w:eastAsia="x-none"/>
        </w:rPr>
        <w:tab/>
        <w:t>Feature lead summary#2 on multi-cell PUSCH/PDSCH scheduling with a single DCI</w:t>
      </w:r>
      <w:r w:rsidR="00F17880">
        <w:rPr>
          <w:lang w:eastAsia="x-none"/>
        </w:rPr>
        <w:tab/>
        <w:t>Moderator (Lenovo)</w:t>
      </w:r>
    </w:p>
    <w:p w14:paraId="71A36335" w14:textId="61926482" w:rsidR="00F17880" w:rsidRPr="00FE23A7" w:rsidRDefault="001B5688" w:rsidP="00F17880">
      <w:pPr>
        <w:rPr>
          <w:b/>
          <w:bCs/>
          <w:lang w:eastAsia="x-none"/>
        </w:rPr>
      </w:pPr>
      <w:hyperlink r:id="rId2735" w:history="1">
        <w:r w:rsidR="000B5C49">
          <w:rPr>
            <w:rStyle w:val="Hyperlink"/>
            <w:b/>
            <w:bCs/>
            <w:lang w:eastAsia="x-none"/>
          </w:rPr>
          <w:t>R1-2205236</w:t>
        </w:r>
      </w:hyperlink>
      <w:r w:rsidR="00F17880" w:rsidRPr="00FE23A7">
        <w:rPr>
          <w:b/>
          <w:bCs/>
          <w:lang w:eastAsia="x-none"/>
        </w:rPr>
        <w:tab/>
        <w:t>Feature lead summary#3 on multi-cell PUSCH/PDSCH scheduling with a single DCI</w:t>
      </w:r>
      <w:r w:rsidR="00F17880" w:rsidRPr="00FE23A7">
        <w:rPr>
          <w:b/>
          <w:bCs/>
          <w:lang w:eastAsia="x-none"/>
        </w:rPr>
        <w:tab/>
        <w:t>Moderator (Lenovo)</w:t>
      </w:r>
    </w:p>
    <w:p w14:paraId="60AC0749" w14:textId="38BD0542" w:rsidR="00FE23A7" w:rsidRDefault="00FE23A7" w:rsidP="00F17880">
      <w:pPr>
        <w:rPr>
          <w:lang w:eastAsia="x-none"/>
        </w:rPr>
      </w:pPr>
      <w:r>
        <w:rPr>
          <w:lang w:eastAsia="x-none"/>
        </w:rPr>
        <w:t>From May 17</w:t>
      </w:r>
      <w:r w:rsidRPr="00FE23A7">
        <w:rPr>
          <w:vertAlign w:val="superscript"/>
          <w:lang w:eastAsia="x-none"/>
        </w:rPr>
        <w:t>th</w:t>
      </w:r>
      <w:r>
        <w:rPr>
          <w:lang w:eastAsia="x-none"/>
        </w:rPr>
        <w:t xml:space="preserve"> GTW session</w:t>
      </w:r>
    </w:p>
    <w:p w14:paraId="79BAA19E" w14:textId="77777777" w:rsidR="00FE23A7" w:rsidRPr="00F104E1" w:rsidRDefault="00FE23A7" w:rsidP="00FE23A7">
      <w:pPr>
        <w:rPr>
          <w:highlight w:val="green"/>
        </w:rPr>
      </w:pPr>
      <w:r w:rsidRPr="00F104E1">
        <w:rPr>
          <w:highlight w:val="green"/>
        </w:rPr>
        <w:t>Agreement</w:t>
      </w:r>
    </w:p>
    <w:p w14:paraId="07D72C54" w14:textId="77777777" w:rsidR="00FE23A7" w:rsidRPr="00FE23A7" w:rsidRDefault="00FE23A7" w:rsidP="00CF6E6D">
      <w:pPr>
        <w:pStyle w:val="ListParagraph"/>
        <w:numPr>
          <w:ilvl w:val="0"/>
          <w:numId w:val="224"/>
        </w:numPr>
        <w:rPr>
          <w:rFonts w:eastAsia="KaiTi"/>
          <w:lang w:eastAsia="zh-CN"/>
        </w:rPr>
      </w:pPr>
      <w:r w:rsidRPr="00F104E1">
        <w:t>One value for the maximum number of co-scheduled cells by a DCI format 0_X in Rel-18 is selected from {3, 4, 8}</w:t>
      </w:r>
      <w:r w:rsidRPr="00FE23A7">
        <w:rPr>
          <w:rFonts w:eastAsia="KaiTi"/>
          <w:lang w:eastAsia="zh-CN"/>
        </w:rPr>
        <w:t>.</w:t>
      </w:r>
    </w:p>
    <w:p w14:paraId="64CC44CA" w14:textId="77777777" w:rsidR="00FE23A7" w:rsidRPr="00FE23A7" w:rsidRDefault="00FE23A7" w:rsidP="00CF6E6D">
      <w:pPr>
        <w:pStyle w:val="ListParagraph"/>
        <w:numPr>
          <w:ilvl w:val="0"/>
          <w:numId w:val="224"/>
        </w:numPr>
        <w:rPr>
          <w:rFonts w:eastAsia="KaiTi"/>
          <w:lang w:eastAsia="zh-CN"/>
        </w:rPr>
      </w:pPr>
      <w:r w:rsidRPr="00F104E1">
        <w:t>For a UE, the maximum number of co-scheduled cells by a DCI format 0_X can be smaller than or equal to the maximum number supported in Rel-18</w:t>
      </w:r>
      <w:r w:rsidRPr="00FE23A7">
        <w:rPr>
          <w:rFonts w:eastAsia="KaiTi"/>
          <w:lang w:eastAsia="zh-CN"/>
        </w:rPr>
        <w:t>.</w:t>
      </w:r>
    </w:p>
    <w:p w14:paraId="13FF690E" w14:textId="77777777" w:rsidR="00FE23A7" w:rsidRPr="00F104E1" w:rsidRDefault="00FE23A7" w:rsidP="00FE23A7">
      <w:pPr>
        <w:rPr>
          <w:highlight w:val="green"/>
        </w:rPr>
      </w:pPr>
      <w:r w:rsidRPr="00F104E1">
        <w:rPr>
          <w:highlight w:val="green"/>
        </w:rPr>
        <w:t>Agreement</w:t>
      </w:r>
    </w:p>
    <w:p w14:paraId="486E0651" w14:textId="77777777" w:rsidR="00FE23A7" w:rsidRPr="00E87D61" w:rsidRDefault="00FE23A7" w:rsidP="00CF6E6D">
      <w:pPr>
        <w:pStyle w:val="ListParagraph"/>
        <w:numPr>
          <w:ilvl w:val="0"/>
          <w:numId w:val="265"/>
        </w:numPr>
      </w:pPr>
      <w:r w:rsidRPr="00F104E1">
        <w:t xml:space="preserve">One value for the maximum number of co-scheduled cells by a DCI format </w:t>
      </w:r>
      <w:r>
        <w:t>1</w:t>
      </w:r>
      <w:r w:rsidRPr="00F104E1">
        <w:t>_X in Rel-18 is selected from {3, 4, 8}</w:t>
      </w:r>
      <w:r w:rsidRPr="00E87D61">
        <w:t>.</w:t>
      </w:r>
    </w:p>
    <w:p w14:paraId="3FF52F29" w14:textId="77777777" w:rsidR="00FE23A7" w:rsidRPr="00FE23A7" w:rsidRDefault="00FE23A7" w:rsidP="00CF6E6D">
      <w:pPr>
        <w:pStyle w:val="ListParagraph"/>
        <w:numPr>
          <w:ilvl w:val="0"/>
          <w:numId w:val="265"/>
        </w:numPr>
        <w:rPr>
          <w:rFonts w:eastAsia="KaiTi"/>
          <w:lang w:eastAsia="zh-CN"/>
        </w:rPr>
      </w:pPr>
      <w:r w:rsidRPr="00F104E1">
        <w:t xml:space="preserve">For a UE, the maximum number of co-scheduled cells by a DCI format </w:t>
      </w:r>
      <w:r>
        <w:t>1</w:t>
      </w:r>
      <w:r w:rsidRPr="00F104E1">
        <w:t>_X can be smaller than or equal to the maximum number supported in Rel-18</w:t>
      </w:r>
      <w:r w:rsidRPr="00FE23A7">
        <w:rPr>
          <w:rFonts w:eastAsia="KaiTi"/>
          <w:lang w:eastAsia="zh-CN"/>
        </w:rPr>
        <w:t>.</w:t>
      </w:r>
    </w:p>
    <w:p w14:paraId="0695D5FE" w14:textId="77777777" w:rsidR="00FE23A7" w:rsidRPr="00E03E90" w:rsidRDefault="00FE23A7" w:rsidP="00FE23A7">
      <w:pPr>
        <w:rPr>
          <w:highlight w:val="green"/>
        </w:rPr>
      </w:pPr>
      <w:r w:rsidRPr="00E03E90">
        <w:rPr>
          <w:highlight w:val="green"/>
        </w:rPr>
        <w:t>Agreement</w:t>
      </w:r>
    </w:p>
    <w:p w14:paraId="3D3F1550" w14:textId="77777777" w:rsidR="00FE23A7" w:rsidRPr="00FE23A7" w:rsidRDefault="00FE23A7" w:rsidP="00CF6E6D">
      <w:pPr>
        <w:pStyle w:val="ListParagraph"/>
        <w:numPr>
          <w:ilvl w:val="0"/>
          <w:numId w:val="266"/>
        </w:numPr>
        <w:rPr>
          <w:rFonts w:eastAsia="KaiTi"/>
          <w:lang w:eastAsia="zh-CN"/>
        </w:rPr>
      </w:pPr>
      <w:r w:rsidRPr="00FE23A7">
        <w:rPr>
          <w:rFonts w:eastAsia="KaiTi"/>
          <w:highlight w:val="darkYellow"/>
          <w:lang w:eastAsia="zh-CN"/>
        </w:rPr>
        <w:t>(Working assumption)</w:t>
      </w:r>
      <w:r w:rsidRPr="00FE23A7">
        <w:rPr>
          <w:rFonts w:eastAsia="KaiTi"/>
          <w:lang w:eastAsia="zh-CN"/>
        </w:rPr>
        <w:t xml:space="preserve"> DCI format 0_X/1_X is a new DCI format for multi-cell scheduling</w:t>
      </w:r>
    </w:p>
    <w:p w14:paraId="38218610" w14:textId="77777777" w:rsidR="00FE23A7" w:rsidRPr="00FE23A7" w:rsidRDefault="00FE23A7" w:rsidP="00CF6E6D">
      <w:pPr>
        <w:pStyle w:val="ListParagraph"/>
        <w:numPr>
          <w:ilvl w:val="0"/>
          <w:numId w:val="266"/>
        </w:numPr>
        <w:rPr>
          <w:rFonts w:eastAsia="KaiTi"/>
          <w:lang w:eastAsia="zh-CN"/>
        </w:rPr>
      </w:pPr>
      <w:r w:rsidRPr="00FE23A7">
        <w:rPr>
          <w:rFonts w:eastAsia="KaiTi"/>
          <w:lang w:eastAsia="zh-CN"/>
        </w:rPr>
        <w:t>DCI format 0_X can be used for single cell PUSCH scheduling.</w:t>
      </w:r>
    </w:p>
    <w:p w14:paraId="7920F225" w14:textId="77777777" w:rsidR="00FE23A7" w:rsidRPr="00FE23A7" w:rsidRDefault="00FE23A7" w:rsidP="00CF6E6D">
      <w:pPr>
        <w:pStyle w:val="ListParagraph"/>
        <w:numPr>
          <w:ilvl w:val="0"/>
          <w:numId w:val="266"/>
        </w:numPr>
        <w:rPr>
          <w:rFonts w:eastAsia="KaiTi"/>
          <w:lang w:eastAsia="zh-CN"/>
        </w:rPr>
      </w:pPr>
      <w:r w:rsidRPr="00FE23A7">
        <w:rPr>
          <w:rFonts w:eastAsia="KaiTi"/>
          <w:lang w:eastAsia="zh-CN"/>
        </w:rPr>
        <w:t>DCI format 1_X can be used for single cell PDSCH scheduling.</w:t>
      </w:r>
    </w:p>
    <w:p w14:paraId="467F853A" w14:textId="7FF66994" w:rsidR="00FE23A7" w:rsidRDefault="00FE23A7" w:rsidP="00CF6E6D">
      <w:pPr>
        <w:pStyle w:val="ListParagraph"/>
        <w:numPr>
          <w:ilvl w:val="0"/>
          <w:numId w:val="266"/>
        </w:numPr>
      </w:pPr>
      <w:r>
        <w:t>FFS: UE monitors one of or both multi-cell scheduling DCI and legacy single cell scheduling DCI for a scheduled</w:t>
      </w:r>
    </w:p>
    <w:p w14:paraId="0556F4A6" w14:textId="77777777" w:rsidR="00FE23A7" w:rsidRDefault="00FE23A7" w:rsidP="00FE23A7"/>
    <w:p w14:paraId="5451DF61" w14:textId="085096BC" w:rsidR="00472576" w:rsidRDefault="001B5688" w:rsidP="00472576">
      <w:pPr>
        <w:rPr>
          <w:lang w:eastAsia="x-none"/>
        </w:rPr>
      </w:pPr>
      <w:hyperlink r:id="rId2736" w:history="1">
        <w:r w:rsidR="000B5C49">
          <w:rPr>
            <w:rStyle w:val="Hyperlink"/>
            <w:lang w:eastAsia="x-none"/>
          </w:rPr>
          <w:t>R1-2205486</w:t>
        </w:r>
      </w:hyperlink>
      <w:r w:rsidR="00472576">
        <w:rPr>
          <w:lang w:eastAsia="x-none"/>
        </w:rPr>
        <w:tab/>
        <w:t>Feature lead summary#4 on multi-cell PUSCH/PDSCH scheduling with a single DCI</w:t>
      </w:r>
      <w:r w:rsidR="00472576">
        <w:rPr>
          <w:lang w:eastAsia="x-none"/>
        </w:rPr>
        <w:tab/>
        <w:t>Moderator (Lenovo)</w:t>
      </w:r>
    </w:p>
    <w:p w14:paraId="63F36F71" w14:textId="51876317" w:rsidR="00472576" w:rsidRPr="00240024" w:rsidRDefault="001B5688" w:rsidP="00472576">
      <w:pPr>
        <w:rPr>
          <w:b/>
          <w:bCs/>
          <w:lang w:eastAsia="x-none"/>
        </w:rPr>
      </w:pPr>
      <w:hyperlink r:id="rId2737" w:history="1">
        <w:r w:rsidR="000B5C49">
          <w:rPr>
            <w:rStyle w:val="Hyperlink"/>
            <w:b/>
            <w:bCs/>
            <w:lang w:eastAsia="x-none"/>
          </w:rPr>
          <w:t>R1-2205487</w:t>
        </w:r>
      </w:hyperlink>
      <w:r w:rsidR="00472576" w:rsidRPr="00240024">
        <w:rPr>
          <w:b/>
          <w:bCs/>
          <w:lang w:eastAsia="x-none"/>
        </w:rPr>
        <w:tab/>
        <w:t>Feature lead summary#5 on multi-cell PUSCH/PDSCH scheduling with a single DCI</w:t>
      </w:r>
      <w:r w:rsidR="00472576" w:rsidRPr="00240024">
        <w:rPr>
          <w:b/>
          <w:bCs/>
          <w:lang w:eastAsia="x-none"/>
        </w:rPr>
        <w:tab/>
        <w:t>Moderator (Lenovo)</w:t>
      </w:r>
    </w:p>
    <w:p w14:paraId="2FF0D931" w14:textId="45C8EE10" w:rsidR="00240024" w:rsidRDefault="00240024" w:rsidP="00472576">
      <w:pPr>
        <w:rPr>
          <w:lang w:eastAsia="x-none"/>
        </w:rPr>
      </w:pPr>
    </w:p>
    <w:p w14:paraId="0664C629" w14:textId="2F1C8159" w:rsidR="008A7DC8" w:rsidRDefault="008A7DC8" w:rsidP="008A7DC8">
      <w:r w:rsidRPr="006934A4">
        <w:rPr>
          <w:b/>
          <w:bCs/>
        </w:rPr>
        <w:t>Decision:</w:t>
      </w:r>
      <w:r>
        <w:t xml:space="preserve"> As per email decision posted on May 21</w:t>
      </w:r>
      <w:r w:rsidRPr="008A7DC8">
        <w:rPr>
          <w:vertAlign w:val="superscript"/>
        </w:rPr>
        <w:t>st</w:t>
      </w:r>
      <w:r>
        <w:t>,</w:t>
      </w:r>
    </w:p>
    <w:p w14:paraId="67E4FC3A" w14:textId="77777777" w:rsidR="008A7DC8" w:rsidRPr="008A7DC8" w:rsidRDefault="008A7DC8" w:rsidP="008A7DC8">
      <w:pPr>
        <w:rPr>
          <w:highlight w:val="green"/>
          <w:lang w:eastAsia="x-none"/>
        </w:rPr>
      </w:pPr>
      <w:r w:rsidRPr="008A7DC8">
        <w:rPr>
          <w:highlight w:val="green"/>
          <w:lang w:eastAsia="x-none"/>
        </w:rPr>
        <w:t>Agreement</w:t>
      </w:r>
    </w:p>
    <w:p w14:paraId="56AD3B2C" w14:textId="77777777" w:rsidR="008A7DC8" w:rsidRPr="00F216DB" w:rsidRDefault="008A7DC8" w:rsidP="00CF6E6D">
      <w:pPr>
        <w:numPr>
          <w:ilvl w:val="0"/>
          <w:numId w:val="587"/>
        </w:numPr>
        <w:rPr>
          <w:lang w:eastAsia="x-none"/>
        </w:rPr>
      </w:pPr>
      <w:r w:rsidRPr="00F216DB">
        <w:rPr>
          <w:lang w:eastAsia="x-none"/>
        </w:rPr>
        <w:lastRenderedPageBreak/>
        <w:t>DCI format 0-X/1-X can be transmitted on PCell.</w:t>
      </w:r>
    </w:p>
    <w:p w14:paraId="4EC3FBB9" w14:textId="77777777" w:rsidR="008A7DC8" w:rsidRPr="00F216DB" w:rsidRDefault="008A7DC8" w:rsidP="00CF6E6D">
      <w:pPr>
        <w:numPr>
          <w:ilvl w:val="0"/>
          <w:numId w:val="587"/>
        </w:numPr>
        <w:rPr>
          <w:lang w:eastAsia="x-none"/>
        </w:rPr>
      </w:pPr>
      <w:r w:rsidRPr="00F216DB">
        <w:rPr>
          <w:lang w:eastAsia="x-none"/>
        </w:rPr>
        <w:t>DCI format 0-X/1-X can be transmitted on a SCell at least when the DCI format 0-X/1-X does not schedule PUSCH/PDSCH on PCell.</w:t>
      </w:r>
    </w:p>
    <w:p w14:paraId="4F9CC1E5" w14:textId="77777777" w:rsidR="008A7DC8" w:rsidRPr="00F216DB" w:rsidRDefault="008A7DC8" w:rsidP="00CF6E6D">
      <w:pPr>
        <w:numPr>
          <w:ilvl w:val="0"/>
          <w:numId w:val="587"/>
        </w:numPr>
        <w:rPr>
          <w:lang w:eastAsia="x-none"/>
        </w:rPr>
      </w:pPr>
      <w:r w:rsidRPr="00F216DB">
        <w:rPr>
          <w:lang w:eastAsia="x-none"/>
        </w:rPr>
        <w:t xml:space="preserve">FFS whether a DCI format 0-X/1-X can be transmitted on an SCell if the DCI format 0-X/1-X schedules PUSCH/PDSCH on PCell. </w:t>
      </w:r>
    </w:p>
    <w:p w14:paraId="4BC7584A" w14:textId="77777777" w:rsidR="008A7DC8" w:rsidRPr="008A7DC8" w:rsidRDefault="008A7DC8" w:rsidP="008A7DC8">
      <w:pPr>
        <w:rPr>
          <w:color w:val="000000"/>
        </w:rPr>
      </w:pPr>
    </w:p>
    <w:p w14:paraId="3992F084" w14:textId="77777777" w:rsidR="008A7DC8" w:rsidRPr="008A7DC8" w:rsidRDefault="008A7DC8" w:rsidP="008A7DC8">
      <w:pPr>
        <w:rPr>
          <w:highlight w:val="green"/>
          <w:lang w:eastAsia="x-none"/>
        </w:rPr>
      </w:pPr>
      <w:r w:rsidRPr="008A7DC8">
        <w:rPr>
          <w:highlight w:val="green"/>
          <w:lang w:eastAsia="x-none"/>
        </w:rPr>
        <w:t>Agreement</w:t>
      </w:r>
    </w:p>
    <w:p w14:paraId="5521C56E" w14:textId="77777777" w:rsidR="008A7DC8" w:rsidRDefault="008A7DC8" w:rsidP="008A7DC8">
      <w:pPr>
        <w:overflowPunct w:val="0"/>
        <w:autoSpaceDE w:val="0"/>
        <w:autoSpaceDN w:val="0"/>
        <w:snapToGrid w:val="0"/>
        <w:jc w:val="both"/>
        <w:rPr>
          <w:rFonts w:ascii="Calibri" w:hAnsi="Calibri" w:cs="Calibri"/>
          <w:color w:val="000000"/>
          <w:sz w:val="22"/>
          <w:szCs w:val="22"/>
        </w:rPr>
      </w:pPr>
      <w:r>
        <w:rPr>
          <w:rFonts w:ascii="Times New Roman" w:hAnsi="Times New Roman"/>
          <w:color w:val="000000"/>
          <w:szCs w:val="20"/>
        </w:rPr>
        <w:t xml:space="preserve">Further study DCI size budget including below options for multi-cell scheduling DCI: </w:t>
      </w:r>
    </w:p>
    <w:p w14:paraId="0B9FDFC3" w14:textId="77777777" w:rsidR="008A7DC8" w:rsidRPr="00F216DB" w:rsidRDefault="008A7DC8" w:rsidP="00CF6E6D">
      <w:pPr>
        <w:numPr>
          <w:ilvl w:val="0"/>
          <w:numId w:val="588"/>
        </w:numPr>
        <w:rPr>
          <w:lang w:eastAsia="x-none"/>
        </w:rPr>
      </w:pPr>
      <w:r w:rsidRPr="00F216DB">
        <w:rPr>
          <w:lang w:eastAsia="x-none"/>
        </w:rPr>
        <w:t>Option 1: Existing DCI size budget is maintained per scheduled cell.</w:t>
      </w:r>
    </w:p>
    <w:p w14:paraId="0F57E44E" w14:textId="77777777" w:rsidR="008A7DC8" w:rsidRDefault="008A7DC8" w:rsidP="00CF6E6D">
      <w:pPr>
        <w:numPr>
          <w:ilvl w:val="1"/>
          <w:numId w:val="588"/>
        </w:numPr>
        <w:overflowPunct w:val="0"/>
        <w:autoSpaceDE w:val="0"/>
        <w:autoSpaceDN w:val="0"/>
        <w:snapToGrid w:val="0"/>
        <w:jc w:val="both"/>
        <w:rPr>
          <w:color w:val="000000"/>
        </w:rPr>
      </w:pPr>
      <w:r>
        <w:rPr>
          <w:rFonts w:ascii="Times New Roman" w:hAnsi="Times New Roman"/>
          <w:color w:val="000000"/>
          <w:szCs w:val="20"/>
        </w:rPr>
        <w:t>Alt 1-1: DCI size budget is maintained via DCI size alignment and DCI size budget of DCI format 0_X/1_X is counted for each of the co-scheduled cells.</w:t>
      </w:r>
    </w:p>
    <w:p w14:paraId="39DE3B1C" w14:textId="77777777" w:rsidR="008A7DC8" w:rsidRDefault="008A7DC8" w:rsidP="00CF6E6D">
      <w:pPr>
        <w:numPr>
          <w:ilvl w:val="1"/>
          <w:numId w:val="588"/>
        </w:numPr>
        <w:overflowPunct w:val="0"/>
        <w:autoSpaceDE w:val="0"/>
        <w:autoSpaceDN w:val="0"/>
        <w:snapToGrid w:val="0"/>
        <w:jc w:val="both"/>
        <w:rPr>
          <w:color w:val="000000"/>
        </w:rPr>
      </w:pPr>
      <w:r>
        <w:rPr>
          <w:rFonts w:ascii="Times New Roman" w:hAnsi="Times New Roman"/>
          <w:color w:val="000000"/>
          <w:szCs w:val="20"/>
        </w:rPr>
        <w:t>Alt 1-2: DCI size budget is maintained via configured size for multi-cell scheduling DCI and DCI size budget of DCI format 0_X/1_X is counted for each of the co-scheduled cells.</w:t>
      </w:r>
    </w:p>
    <w:p w14:paraId="1D8E728C" w14:textId="77777777" w:rsidR="008A7DC8" w:rsidRDefault="008A7DC8" w:rsidP="00CF6E6D">
      <w:pPr>
        <w:numPr>
          <w:ilvl w:val="1"/>
          <w:numId w:val="588"/>
        </w:numPr>
        <w:overflowPunct w:val="0"/>
        <w:autoSpaceDE w:val="0"/>
        <w:autoSpaceDN w:val="0"/>
        <w:snapToGrid w:val="0"/>
        <w:jc w:val="both"/>
        <w:rPr>
          <w:color w:val="000000"/>
        </w:rPr>
      </w:pPr>
      <w:r>
        <w:rPr>
          <w:rFonts w:ascii="Times New Roman" w:hAnsi="Times New Roman"/>
          <w:color w:val="000000"/>
          <w:szCs w:val="20"/>
        </w:rPr>
        <w:t>Alt 1-3: DCI size budget is maintained via DCI size alignment and DCI size budget of multi-cell scheduling DCI is counted only in one scheduled cell.</w:t>
      </w:r>
    </w:p>
    <w:p w14:paraId="7CCD225F" w14:textId="77777777" w:rsidR="008A7DC8" w:rsidRPr="00F216DB" w:rsidRDefault="008A7DC8" w:rsidP="00CF6E6D">
      <w:pPr>
        <w:numPr>
          <w:ilvl w:val="0"/>
          <w:numId w:val="588"/>
        </w:numPr>
        <w:rPr>
          <w:lang w:eastAsia="x-none"/>
        </w:rPr>
      </w:pPr>
      <w:r w:rsidRPr="00F216DB">
        <w:rPr>
          <w:lang w:eastAsia="x-none"/>
        </w:rPr>
        <w:t xml:space="preserve">Option 2: Existing DCI size budget is not necessarily maintained per scheduled cell. </w:t>
      </w:r>
    </w:p>
    <w:p w14:paraId="64AC9B95" w14:textId="77777777" w:rsidR="008A7DC8" w:rsidRDefault="008A7DC8" w:rsidP="00CF6E6D">
      <w:pPr>
        <w:numPr>
          <w:ilvl w:val="1"/>
          <w:numId w:val="588"/>
        </w:numPr>
        <w:overflowPunct w:val="0"/>
        <w:autoSpaceDE w:val="0"/>
        <w:autoSpaceDN w:val="0"/>
        <w:snapToGrid w:val="0"/>
        <w:jc w:val="both"/>
        <w:rPr>
          <w:color w:val="000000"/>
        </w:rPr>
      </w:pPr>
      <w:r>
        <w:rPr>
          <w:rFonts w:ascii="Times New Roman" w:hAnsi="Times New Roman"/>
          <w:color w:val="000000"/>
          <w:szCs w:val="20"/>
        </w:rPr>
        <w:t>Alt 2-1: DCI size budget of multi-cell scheduling DCI is counted only in one scheduled cell.</w:t>
      </w:r>
    </w:p>
    <w:p w14:paraId="4CD993BF" w14:textId="77777777" w:rsidR="008A7DC8" w:rsidRDefault="008A7DC8" w:rsidP="00CF6E6D">
      <w:pPr>
        <w:numPr>
          <w:ilvl w:val="1"/>
          <w:numId w:val="588"/>
        </w:numPr>
        <w:overflowPunct w:val="0"/>
        <w:autoSpaceDE w:val="0"/>
        <w:autoSpaceDN w:val="0"/>
        <w:snapToGrid w:val="0"/>
        <w:jc w:val="both"/>
        <w:rPr>
          <w:color w:val="000000"/>
        </w:rPr>
      </w:pPr>
      <w:r>
        <w:rPr>
          <w:rFonts w:ascii="Times New Roman" w:hAnsi="Times New Roman"/>
          <w:color w:val="000000"/>
          <w:szCs w:val="20"/>
        </w:rPr>
        <w:t>Alt 2-2: DCI size budget of multi-cell scheduling DCI is not counted per serving cell and not considered in the related serving cell specific DCI size alignment procedure, e.g., for K co-scheduled cells, gNB guarantee the total budget of 3*K DCI sizes is not exceeded.</w:t>
      </w:r>
    </w:p>
    <w:p w14:paraId="5205E073" w14:textId="77777777" w:rsidR="008A7DC8" w:rsidRDefault="008A7DC8" w:rsidP="00CF6E6D">
      <w:pPr>
        <w:numPr>
          <w:ilvl w:val="1"/>
          <w:numId w:val="588"/>
        </w:numPr>
        <w:overflowPunct w:val="0"/>
        <w:autoSpaceDE w:val="0"/>
        <w:autoSpaceDN w:val="0"/>
        <w:snapToGrid w:val="0"/>
        <w:jc w:val="both"/>
        <w:rPr>
          <w:color w:val="000000"/>
        </w:rPr>
      </w:pPr>
      <w:r>
        <w:rPr>
          <w:rFonts w:ascii="Times New Roman" w:hAnsi="Times New Roman"/>
          <w:color w:val="000000"/>
          <w:szCs w:val="20"/>
        </w:rPr>
        <w:t>Alt 2-3: voiding the “3+1” limit for multi-cell scheduling</w:t>
      </w:r>
    </w:p>
    <w:p w14:paraId="4680825B" w14:textId="77777777" w:rsidR="008A7DC8" w:rsidRDefault="008A7DC8" w:rsidP="00CF6E6D">
      <w:pPr>
        <w:numPr>
          <w:ilvl w:val="1"/>
          <w:numId w:val="588"/>
        </w:numPr>
        <w:overflowPunct w:val="0"/>
        <w:autoSpaceDE w:val="0"/>
        <w:autoSpaceDN w:val="0"/>
        <w:snapToGrid w:val="0"/>
        <w:jc w:val="both"/>
        <w:rPr>
          <w:color w:val="000000"/>
        </w:rPr>
      </w:pPr>
      <w:r>
        <w:rPr>
          <w:rFonts w:ascii="Times New Roman" w:hAnsi="Times New Roman"/>
          <w:color w:val="000000"/>
          <w:szCs w:val="20"/>
        </w:rPr>
        <w:t>Alt 2-4: the DCI size budget for DCI size alignment can be separately configured for each cell</w:t>
      </w:r>
    </w:p>
    <w:p w14:paraId="4B15AA16" w14:textId="77777777" w:rsidR="008A7DC8" w:rsidRDefault="008A7DC8" w:rsidP="00CF6E6D">
      <w:pPr>
        <w:numPr>
          <w:ilvl w:val="1"/>
          <w:numId w:val="588"/>
        </w:numPr>
        <w:overflowPunct w:val="0"/>
        <w:autoSpaceDE w:val="0"/>
        <w:autoSpaceDN w:val="0"/>
        <w:snapToGrid w:val="0"/>
        <w:jc w:val="both"/>
        <w:rPr>
          <w:color w:val="000000"/>
        </w:rPr>
      </w:pPr>
      <w:r>
        <w:rPr>
          <w:rFonts w:ascii="Times New Roman" w:hAnsi="Times New Roman"/>
          <w:color w:val="000000"/>
          <w:szCs w:val="20"/>
        </w:rPr>
        <w:t>Alt 2-5: DCI size budget of the scheduling cell can be increased to account for the DCI format for multi-cell scheduling. Accordingly, the DCI size budget of a scheduled cell can be reduced.</w:t>
      </w:r>
    </w:p>
    <w:p w14:paraId="192ADD58" w14:textId="77777777" w:rsidR="008A7DC8" w:rsidRPr="00F216DB" w:rsidRDefault="008A7DC8" w:rsidP="00CF6E6D">
      <w:pPr>
        <w:numPr>
          <w:ilvl w:val="0"/>
          <w:numId w:val="588"/>
        </w:numPr>
        <w:rPr>
          <w:lang w:eastAsia="x-none"/>
        </w:rPr>
      </w:pPr>
      <w:r w:rsidRPr="00F216DB">
        <w:rPr>
          <w:lang w:eastAsia="x-none"/>
        </w:rPr>
        <w:t>Other options/alternatives could be considered.</w:t>
      </w:r>
    </w:p>
    <w:p w14:paraId="1C7A3A29" w14:textId="77777777" w:rsidR="008A7DC8" w:rsidRPr="008A7DC8" w:rsidRDefault="008A7DC8" w:rsidP="008A7DC8">
      <w:pPr>
        <w:rPr>
          <w:color w:val="000000"/>
        </w:rPr>
      </w:pPr>
    </w:p>
    <w:p w14:paraId="1815EB6C" w14:textId="77777777" w:rsidR="008A7DC8" w:rsidRPr="008A7DC8" w:rsidRDefault="008A7DC8" w:rsidP="008A7DC8">
      <w:pPr>
        <w:rPr>
          <w:highlight w:val="green"/>
          <w:lang w:eastAsia="x-none"/>
        </w:rPr>
      </w:pPr>
      <w:r w:rsidRPr="008A7DC8">
        <w:rPr>
          <w:highlight w:val="green"/>
          <w:lang w:eastAsia="x-none"/>
        </w:rPr>
        <w:t>Agreement</w:t>
      </w:r>
    </w:p>
    <w:p w14:paraId="1BF54E60" w14:textId="77777777" w:rsidR="008A7DC8" w:rsidRDefault="008A7DC8" w:rsidP="008A7DC8">
      <w:pPr>
        <w:overflowPunct w:val="0"/>
        <w:autoSpaceDE w:val="0"/>
        <w:autoSpaceDN w:val="0"/>
        <w:snapToGrid w:val="0"/>
        <w:jc w:val="both"/>
        <w:rPr>
          <w:rFonts w:ascii="Calibri" w:eastAsia="SimSun" w:hAnsi="Calibri" w:cs="Calibri"/>
          <w:color w:val="000000"/>
          <w:sz w:val="22"/>
          <w:szCs w:val="22"/>
        </w:rPr>
      </w:pPr>
      <w:r>
        <w:rPr>
          <w:rFonts w:ascii="Times New Roman" w:hAnsi="Times New Roman"/>
          <w:color w:val="000000"/>
          <w:szCs w:val="20"/>
        </w:rPr>
        <w:t xml:space="preserve">Further study BD/CCE counting for multi-cell scheduling DCI based on below options: </w:t>
      </w:r>
    </w:p>
    <w:p w14:paraId="2CCC7EEF" w14:textId="77777777" w:rsidR="008A7DC8" w:rsidRPr="00F216DB" w:rsidRDefault="008A7DC8" w:rsidP="00CF6E6D">
      <w:pPr>
        <w:numPr>
          <w:ilvl w:val="0"/>
          <w:numId w:val="587"/>
        </w:numPr>
        <w:rPr>
          <w:lang w:eastAsia="x-none"/>
        </w:rPr>
      </w:pPr>
      <w:r w:rsidRPr="00F216DB">
        <w:rPr>
          <w:lang w:eastAsia="x-none"/>
        </w:rPr>
        <w:t xml:space="preserve">Alt 1: counted on each co-scheduled cell </w:t>
      </w:r>
    </w:p>
    <w:p w14:paraId="3C2E6A4B" w14:textId="77777777" w:rsidR="008A7DC8" w:rsidRPr="00F216DB" w:rsidRDefault="008A7DC8" w:rsidP="00CF6E6D">
      <w:pPr>
        <w:numPr>
          <w:ilvl w:val="0"/>
          <w:numId w:val="587"/>
        </w:numPr>
        <w:rPr>
          <w:lang w:eastAsia="x-none"/>
        </w:rPr>
      </w:pPr>
      <w:r w:rsidRPr="00F216DB">
        <w:rPr>
          <w:lang w:eastAsia="x-none"/>
        </w:rPr>
        <w:t>Alt 2: counted only in one scheduled cell</w:t>
      </w:r>
    </w:p>
    <w:p w14:paraId="5BB0A66C" w14:textId="77777777" w:rsidR="008A7DC8" w:rsidRPr="00F216DB" w:rsidRDefault="008A7DC8" w:rsidP="00CF6E6D">
      <w:pPr>
        <w:numPr>
          <w:ilvl w:val="0"/>
          <w:numId w:val="587"/>
        </w:numPr>
        <w:rPr>
          <w:lang w:eastAsia="x-none"/>
        </w:rPr>
      </w:pPr>
      <w:r w:rsidRPr="00F216DB">
        <w:rPr>
          <w:lang w:eastAsia="x-none"/>
        </w:rPr>
        <w:t>Alt 3: scaled down to each of co-scheduled cell according to the number of co-scheduled cells</w:t>
      </w:r>
    </w:p>
    <w:p w14:paraId="22ED5BA5" w14:textId="77777777" w:rsidR="008A7DC8" w:rsidRPr="00F216DB" w:rsidRDefault="008A7DC8" w:rsidP="00CF6E6D">
      <w:pPr>
        <w:numPr>
          <w:ilvl w:val="0"/>
          <w:numId w:val="587"/>
        </w:numPr>
        <w:rPr>
          <w:lang w:eastAsia="x-none"/>
        </w:rPr>
      </w:pPr>
      <w:r w:rsidRPr="00F216DB">
        <w:rPr>
          <w:lang w:eastAsia="x-none"/>
        </w:rPr>
        <w:t>Alt 4: counted as part of the scheduling cell instead of each scheduled cell</w:t>
      </w:r>
    </w:p>
    <w:p w14:paraId="06E19DB0" w14:textId="77777777" w:rsidR="008A7DC8" w:rsidRPr="00F216DB" w:rsidRDefault="008A7DC8" w:rsidP="00CF6E6D">
      <w:pPr>
        <w:numPr>
          <w:ilvl w:val="0"/>
          <w:numId w:val="587"/>
        </w:numPr>
        <w:rPr>
          <w:lang w:eastAsia="x-none"/>
        </w:rPr>
      </w:pPr>
      <w:r w:rsidRPr="00F216DB">
        <w:rPr>
          <w:lang w:eastAsia="x-none"/>
        </w:rPr>
        <w:t>Alt 5: scaled down to each of scheduled cells excluding scheduling cell</w:t>
      </w:r>
    </w:p>
    <w:p w14:paraId="186B2D20" w14:textId="77777777" w:rsidR="008A7DC8" w:rsidRPr="00F216DB" w:rsidRDefault="008A7DC8" w:rsidP="00CF6E6D">
      <w:pPr>
        <w:numPr>
          <w:ilvl w:val="0"/>
          <w:numId w:val="587"/>
        </w:numPr>
        <w:rPr>
          <w:lang w:eastAsia="x-none"/>
        </w:rPr>
      </w:pPr>
      <w:r w:rsidRPr="00F216DB">
        <w:rPr>
          <w:lang w:eastAsia="x-none"/>
        </w:rPr>
        <w:t>Alt 6: counted on each co-scheduled cell excluding scheduling cell</w:t>
      </w:r>
    </w:p>
    <w:p w14:paraId="62AEE357" w14:textId="77777777" w:rsidR="008A7DC8" w:rsidRPr="00F216DB" w:rsidRDefault="008A7DC8" w:rsidP="00CF6E6D">
      <w:pPr>
        <w:numPr>
          <w:ilvl w:val="0"/>
          <w:numId w:val="587"/>
        </w:numPr>
        <w:rPr>
          <w:lang w:eastAsia="x-none"/>
        </w:rPr>
      </w:pPr>
      <w:r w:rsidRPr="00F216DB">
        <w:rPr>
          <w:lang w:eastAsia="x-none"/>
        </w:rPr>
        <w:t>Other alternatives could be considered.</w:t>
      </w:r>
    </w:p>
    <w:p w14:paraId="6A545BB7" w14:textId="77777777" w:rsidR="008A7DC8" w:rsidRPr="008A7DC8" w:rsidRDefault="008A7DC8" w:rsidP="008A7DC8">
      <w:pPr>
        <w:rPr>
          <w:rFonts w:eastAsia="Malgun Gothic"/>
          <w:color w:val="000000"/>
        </w:rPr>
      </w:pPr>
    </w:p>
    <w:p w14:paraId="414F76E3" w14:textId="77777777" w:rsidR="008A7DC8" w:rsidRPr="008A7DC8" w:rsidRDefault="008A7DC8" w:rsidP="008A7DC8">
      <w:pPr>
        <w:rPr>
          <w:highlight w:val="green"/>
          <w:lang w:eastAsia="x-none"/>
        </w:rPr>
      </w:pPr>
      <w:r w:rsidRPr="008A7DC8">
        <w:rPr>
          <w:highlight w:val="green"/>
          <w:lang w:eastAsia="x-none"/>
        </w:rPr>
        <w:t>Agreement</w:t>
      </w:r>
    </w:p>
    <w:p w14:paraId="2090C286" w14:textId="77777777" w:rsidR="008A7DC8" w:rsidRDefault="008A7DC8" w:rsidP="008A7DC8">
      <w:pPr>
        <w:overflowPunct w:val="0"/>
        <w:autoSpaceDE w:val="0"/>
        <w:autoSpaceDN w:val="0"/>
        <w:snapToGrid w:val="0"/>
        <w:jc w:val="both"/>
        <w:rPr>
          <w:rFonts w:ascii="Calibri" w:hAnsi="Calibri" w:cs="Calibri"/>
          <w:color w:val="000000"/>
          <w:sz w:val="22"/>
          <w:szCs w:val="22"/>
        </w:rPr>
      </w:pPr>
      <w:r>
        <w:rPr>
          <w:rFonts w:ascii="Times New Roman" w:hAnsi="Times New Roman"/>
          <w:color w:val="000000"/>
          <w:szCs w:val="20"/>
        </w:rPr>
        <w:t>For multi-cell scheduling, the co-scheduled cells are indicated by DCI format 0_X/1_X. At least the following options are considered:</w:t>
      </w:r>
    </w:p>
    <w:p w14:paraId="6C836345" w14:textId="77777777" w:rsidR="008A7DC8" w:rsidRDefault="008A7DC8" w:rsidP="00CF6E6D">
      <w:pPr>
        <w:pStyle w:val="ListParagraph"/>
        <w:numPr>
          <w:ilvl w:val="0"/>
          <w:numId w:val="589"/>
        </w:numPr>
      </w:pPr>
      <w:r>
        <w:t xml:space="preserve">Option 1: An indicator in the DCI points to one row of a table defining combinations of scheduled cells. </w:t>
      </w:r>
    </w:p>
    <w:p w14:paraId="0784510B" w14:textId="77777777" w:rsidR="008A7DC8" w:rsidRDefault="008A7DC8" w:rsidP="00CF6E6D">
      <w:pPr>
        <w:pStyle w:val="ListParagraph"/>
        <w:numPr>
          <w:ilvl w:val="1"/>
          <w:numId w:val="589"/>
        </w:numPr>
      </w:pPr>
      <w:r>
        <w:t>The table is configured by RRC signaling.</w:t>
      </w:r>
    </w:p>
    <w:p w14:paraId="7A25D9F3" w14:textId="77777777" w:rsidR="008A7DC8" w:rsidRDefault="008A7DC8" w:rsidP="00CF6E6D">
      <w:pPr>
        <w:pStyle w:val="ListParagraph"/>
        <w:numPr>
          <w:ilvl w:val="1"/>
          <w:numId w:val="589"/>
        </w:numPr>
      </w:pPr>
      <w:r>
        <w:t>FFS: Separate tables can be configured for multi-cell PDSCH scheduling and multi-cell PUSCH scheduling.</w:t>
      </w:r>
    </w:p>
    <w:p w14:paraId="19274002" w14:textId="77777777" w:rsidR="008A7DC8" w:rsidRDefault="008A7DC8" w:rsidP="00CF6E6D">
      <w:pPr>
        <w:pStyle w:val="ListParagraph"/>
        <w:numPr>
          <w:ilvl w:val="0"/>
          <w:numId w:val="589"/>
        </w:numPr>
      </w:pPr>
      <w:r>
        <w:t xml:space="preserve">Option 2: An indicator in the DCI is a bitmap corresponding to a set of configured cells that can be scheduled by the DCI 0_X/1_X </w:t>
      </w:r>
    </w:p>
    <w:p w14:paraId="11CF429A" w14:textId="77777777" w:rsidR="008A7DC8" w:rsidRDefault="008A7DC8" w:rsidP="00CF6E6D">
      <w:pPr>
        <w:pStyle w:val="ListParagraph"/>
        <w:numPr>
          <w:ilvl w:val="1"/>
          <w:numId w:val="589"/>
        </w:numPr>
      </w:pPr>
      <w:r>
        <w:t>FFS: Separate sets of configured cells for multi-cell PDSCH scheduling and multi-cell PUSCH scheduling.</w:t>
      </w:r>
    </w:p>
    <w:p w14:paraId="573AD86C" w14:textId="77777777" w:rsidR="008A7DC8" w:rsidRDefault="008A7DC8" w:rsidP="00CF6E6D">
      <w:pPr>
        <w:pStyle w:val="ListParagraph"/>
        <w:numPr>
          <w:ilvl w:val="0"/>
          <w:numId w:val="589"/>
        </w:numPr>
      </w:pPr>
      <w:r>
        <w:t>Option 3: using existing field (e.g., CIF, FDRA) to indicate whether one or more cells are scheduled or not</w:t>
      </w:r>
    </w:p>
    <w:p w14:paraId="078D9635" w14:textId="77777777" w:rsidR="008A7DC8" w:rsidRDefault="008A7DC8" w:rsidP="00CF6E6D">
      <w:pPr>
        <w:pStyle w:val="ListParagraph"/>
        <w:numPr>
          <w:ilvl w:val="0"/>
          <w:numId w:val="589"/>
        </w:numPr>
      </w:pPr>
      <w:r>
        <w:t>Other options are not precluded.</w:t>
      </w:r>
    </w:p>
    <w:p w14:paraId="5DC8231A" w14:textId="77777777" w:rsidR="008A7DC8" w:rsidRPr="00F216DB" w:rsidRDefault="008A7DC8" w:rsidP="00CF6E6D">
      <w:pPr>
        <w:pStyle w:val="ListParagraph"/>
        <w:numPr>
          <w:ilvl w:val="0"/>
          <w:numId w:val="589"/>
        </w:numPr>
      </w:pPr>
      <w:r w:rsidRPr="00F216DB">
        <w:t xml:space="preserve">Note: It does not preclude other DCI information fields (e.g., BWP) to be jointly indicated by the indicator of the co-scheduled cells. </w:t>
      </w:r>
    </w:p>
    <w:p w14:paraId="4446F64A" w14:textId="77777777" w:rsidR="008A7DC8" w:rsidRDefault="008A7DC8" w:rsidP="008A7DC8"/>
    <w:p w14:paraId="6312C3BF" w14:textId="4022CF22" w:rsidR="008A7DC8" w:rsidRDefault="008A7DC8" w:rsidP="008A7DC8">
      <w:r w:rsidRPr="006934A4">
        <w:rPr>
          <w:b/>
          <w:bCs/>
        </w:rPr>
        <w:t>Decision:</w:t>
      </w:r>
      <w:r>
        <w:t xml:space="preserve"> As per email decision posted on May 22</w:t>
      </w:r>
      <w:r w:rsidRPr="008A7DC8">
        <w:rPr>
          <w:vertAlign w:val="superscript"/>
        </w:rPr>
        <w:t>nd</w:t>
      </w:r>
      <w:r>
        <w:t>,</w:t>
      </w:r>
    </w:p>
    <w:p w14:paraId="729B24E2" w14:textId="77777777" w:rsidR="008A7DC8" w:rsidRPr="008A7DC8" w:rsidRDefault="008A7DC8" w:rsidP="008A7DC8">
      <w:pPr>
        <w:rPr>
          <w:highlight w:val="green"/>
          <w:lang w:eastAsia="x-none"/>
        </w:rPr>
      </w:pPr>
      <w:r w:rsidRPr="008A7DC8">
        <w:rPr>
          <w:highlight w:val="green"/>
          <w:lang w:eastAsia="x-none"/>
        </w:rPr>
        <w:t>Agreement</w:t>
      </w:r>
    </w:p>
    <w:p w14:paraId="44E2EE08" w14:textId="77777777" w:rsidR="008A7DC8" w:rsidRPr="009E285F" w:rsidRDefault="008A7DC8" w:rsidP="008A7DC8">
      <w:pPr>
        <w:overflowPunct w:val="0"/>
        <w:autoSpaceDE w:val="0"/>
        <w:autoSpaceDN w:val="0"/>
        <w:snapToGrid w:val="0"/>
        <w:jc w:val="both"/>
        <w:rPr>
          <w:rFonts w:eastAsia="Times New Roman" w:cs="Times"/>
          <w:color w:val="000000"/>
        </w:rPr>
      </w:pPr>
      <w:r w:rsidRPr="009E285F">
        <w:rPr>
          <w:rFonts w:eastAsia="Times New Roman" w:cs="Times"/>
          <w:szCs w:val="20"/>
        </w:rPr>
        <w:t xml:space="preserve">For design of multi-cell </w:t>
      </w:r>
      <w:r w:rsidRPr="009E285F">
        <w:rPr>
          <w:rFonts w:eastAsia="Times New Roman" w:cs="Times"/>
          <w:color w:val="000000"/>
          <w:szCs w:val="20"/>
        </w:rPr>
        <w:t xml:space="preserve">scheduling DCI, companies are encouraged to consider following types of DCI fields: </w:t>
      </w:r>
    </w:p>
    <w:p w14:paraId="50D29387" w14:textId="77777777" w:rsidR="008A7DC8" w:rsidRPr="009E285F" w:rsidRDefault="008A7DC8" w:rsidP="00CF6E6D">
      <w:pPr>
        <w:pStyle w:val="ListParagraph"/>
        <w:numPr>
          <w:ilvl w:val="0"/>
          <w:numId w:val="590"/>
        </w:numPr>
      </w:pPr>
      <w:r w:rsidRPr="009E285F">
        <w:t>Type-1 field: A single field indicating common information to all the co-scheduled cells or separate information to each of co-scheduled cells via joint indication or an information to only one of co-scheduled cells</w:t>
      </w:r>
    </w:p>
    <w:p w14:paraId="39728E17" w14:textId="77777777" w:rsidR="008A7DC8" w:rsidRPr="009E285F" w:rsidRDefault="008A7DC8" w:rsidP="00CF6E6D">
      <w:pPr>
        <w:pStyle w:val="ListParagraph"/>
        <w:numPr>
          <w:ilvl w:val="0"/>
          <w:numId w:val="590"/>
        </w:numPr>
      </w:pPr>
      <w:r w:rsidRPr="009E285F">
        <w:t>Type-2 field: Separate field for each of the co-scheduled cells, or each sub-group comprising one or more co-scheduled cells where a single field is commonly applied to the co-scheduled cells belonging to a same sub-group</w:t>
      </w:r>
    </w:p>
    <w:p w14:paraId="7AC1DF58" w14:textId="77777777" w:rsidR="008A7DC8" w:rsidRPr="009E285F" w:rsidRDefault="008A7DC8" w:rsidP="00CF6E6D">
      <w:pPr>
        <w:pStyle w:val="ListParagraph"/>
        <w:numPr>
          <w:ilvl w:val="0"/>
          <w:numId w:val="590"/>
        </w:numPr>
      </w:pPr>
      <w:r w:rsidRPr="009E285F">
        <w:t>Type-3 field: Common or separate to each of the co-scheduled cells or to each sub-group.</w:t>
      </w:r>
    </w:p>
    <w:p w14:paraId="7AA22EBF" w14:textId="77777777" w:rsidR="008A7DC8" w:rsidRPr="009E285F" w:rsidRDefault="008A7DC8" w:rsidP="00CF6E6D">
      <w:pPr>
        <w:pStyle w:val="ListParagraph"/>
        <w:numPr>
          <w:ilvl w:val="1"/>
          <w:numId w:val="590"/>
        </w:numPr>
      </w:pPr>
      <w:r w:rsidRPr="009E285F">
        <w:t>FFS: whether it is dependent on explicit configuration or implicit condition (e.g., intra or inter band CA, FR1 or FR2).</w:t>
      </w:r>
    </w:p>
    <w:p w14:paraId="3AE85849" w14:textId="77777777" w:rsidR="008A7DC8" w:rsidRPr="009E285F" w:rsidRDefault="008A7DC8" w:rsidP="00CF6E6D">
      <w:pPr>
        <w:pStyle w:val="ListParagraph"/>
        <w:numPr>
          <w:ilvl w:val="0"/>
          <w:numId w:val="590"/>
        </w:numPr>
      </w:pPr>
      <w:r w:rsidRPr="009E285F">
        <w:lastRenderedPageBreak/>
        <w:t>Other types are not precluded.</w:t>
      </w:r>
    </w:p>
    <w:p w14:paraId="4861BDAB" w14:textId="7501956B" w:rsidR="00240024" w:rsidRDefault="00240024" w:rsidP="00472576">
      <w:pPr>
        <w:rPr>
          <w:lang w:eastAsia="x-none"/>
        </w:rPr>
      </w:pPr>
    </w:p>
    <w:p w14:paraId="0515F26A" w14:textId="193F0DD7" w:rsidR="00F17880" w:rsidRPr="002216DD" w:rsidRDefault="008A7DC8" w:rsidP="00472576">
      <w:pPr>
        <w:rPr>
          <w:lang w:eastAsia="x-none"/>
        </w:rPr>
      </w:pPr>
      <w:r>
        <w:rPr>
          <w:lang w:eastAsia="x-none"/>
        </w:rPr>
        <w:t xml:space="preserve">Final summary in </w:t>
      </w:r>
      <w:hyperlink r:id="rId2738" w:history="1">
        <w:r w:rsidR="000B5C49">
          <w:rPr>
            <w:rStyle w:val="Hyperlink"/>
            <w:lang w:eastAsia="x-none"/>
          </w:rPr>
          <w:t>R1-2205488</w:t>
        </w:r>
      </w:hyperlink>
      <w:r>
        <w:rPr>
          <w:lang w:eastAsia="x-none"/>
        </w:rPr>
        <w:t>.</w:t>
      </w:r>
    </w:p>
    <w:p w14:paraId="3D827C43" w14:textId="582E1253" w:rsidR="008F4B8C" w:rsidRDefault="008F4B8C" w:rsidP="00A5597F">
      <w:pPr>
        <w:pStyle w:val="Heading3"/>
      </w:pPr>
      <w:bookmarkStart w:id="393" w:name="_Toc101357100"/>
      <w:bookmarkStart w:id="394" w:name="_Toc105521438"/>
      <w:r w:rsidRPr="003B3DC0">
        <w:t>Multi-carrier UL Tx switching scheme</w:t>
      </w:r>
      <w:bookmarkEnd w:id="393"/>
      <w:bookmarkEnd w:id="394"/>
    </w:p>
    <w:p w14:paraId="215FEB96" w14:textId="39CA53E4" w:rsidR="009E465B" w:rsidRPr="009E465B" w:rsidRDefault="001B5688" w:rsidP="009E465B">
      <w:pPr>
        <w:rPr>
          <w:b/>
          <w:bCs/>
          <w:lang w:eastAsia="x-none"/>
        </w:rPr>
      </w:pPr>
      <w:hyperlink r:id="rId2739" w:history="1">
        <w:r w:rsidR="000B5C49">
          <w:rPr>
            <w:rStyle w:val="Hyperlink"/>
            <w:b/>
            <w:bCs/>
            <w:lang w:eastAsia="x-none"/>
          </w:rPr>
          <w:t>R1-2203665</w:t>
        </w:r>
      </w:hyperlink>
      <w:r w:rsidR="009E465B" w:rsidRPr="009E465B">
        <w:rPr>
          <w:b/>
          <w:bCs/>
          <w:lang w:eastAsia="x-none"/>
        </w:rPr>
        <w:tab/>
        <w:t>Discussion on UL Tx switching across up to 3 or 4 bands</w:t>
      </w:r>
      <w:r w:rsidR="009E465B" w:rsidRPr="009E465B">
        <w:rPr>
          <w:b/>
          <w:bCs/>
          <w:lang w:eastAsia="x-none"/>
        </w:rPr>
        <w:tab/>
        <w:t>China Telecom</w:t>
      </w:r>
    </w:p>
    <w:p w14:paraId="7F2817D8" w14:textId="77777777" w:rsidR="007831D3" w:rsidRPr="007831D3" w:rsidRDefault="007831D3" w:rsidP="007831D3">
      <w:pPr>
        <w:ind w:left="420"/>
        <w:jc w:val="both"/>
        <w:rPr>
          <w:rFonts w:eastAsia="DengXian"/>
          <w:bCs/>
          <w:sz w:val="18"/>
          <w:szCs w:val="18"/>
          <w:lang w:eastAsia="zh-CN"/>
        </w:rPr>
      </w:pPr>
      <w:r w:rsidRPr="007831D3">
        <w:rPr>
          <w:rFonts w:hint="eastAsia"/>
          <w:bCs/>
          <w:sz w:val="18"/>
          <w:szCs w:val="18"/>
          <w:lang w:eastAsia="zh-CN"/>
        </w:rPr>
        <w:t>P</w:t>
      </w:r>
      <w:r w:rsidRPr="007831D3">
        <w:rPr>
          <w:bCs/>
          <w:sz w:val="18"/>
          <w:szCs w:val="18"/>
          <w:lang w:eastAsia="zh-CN"/>
        </w:rPr>
        <w:t xml:space="preserve">roposal 1: RAN1 needs to clarify the UL CA cases </w:t>
      </w:r>
      <w:r w:rsidRPr="007831D3">
        <w:rPr>
          <w:rFonts w:eastAsia="DengXian"/>
          <w:bCs/>
          <w:sz w:val="18"/>
          <w:szCs w:val="18"/>
          <w:lang w:eastAsia="zh-CN"/>
        </w:rPr>
        <w:t>involving SUL for Rel-18 UL Tx switching across up to 3 or 4 bands.</w:t>
      </w:r>
    </w:p>
    <w:p w14:paraId="4027BADF" w14:textId="77777777" w:rsidR="007831D3" w:rsidRPr="007831D3" w:rsidRDefault="007831D3" w:rsidP="00842CF4">
      <w:pPr>
        <w:numPr>
          <w:ilvl w:val="0"/>
          <w:numId w:val="145"/>
        </w:numPr>
        <w:overflowPunct w:val="0"/>
        <w:autoSpaceDE w:val="0"/>
        <w:autoSpaceDN w:val="0"/>
        <w:adjustRightInd w:val="0"/>
        <w:jc w:val="both"/>
        <w:textAlignment w:val="baseline"/>
        <w:rPr>
          <w:rFonts w:eastAsia="DengXian"/>
          <w:bCs/>
          <w:sz w:val="18"/>
          <w:szCs w:val="18"/>
          <w:lang w:eastAsia="zh-CN"/>
        </w:rPr>
      </w:pPr>
      <w:r w:rsidRPr="007831D3">
        <w:rPr>
          <w:rFonts w:eastAsia="DengXian"/>
          <w:bCs/>
          <w:sz w:val="18"/>
          <w:szCs w:val="18"/>
          <w:lang w:eastAsia="zh-CN"/>
        </w:rPr>
        <w:t>Whether both UL CA with one cell and multiple cells configured with SUL are the supported scenarios.</w:t>
      </w:r>
    </w:p>
    <w:p w14:paraId="4F38CB29" w14:textId="77777777" w:rsidR="007831D3" w:rsidRPr="007831D3" w:rsidRDefault="007831D3" w:rsidP="00842CF4">
      <w:pPr>
        <w:numPr>
          <w:ilvl w:val="0"/>
          <w:numId w:val="145"/>
        </w:numPr>
        <w:overflowPunct w:val="0"/>
        <w:autoSpaceDE w:val="0"/>
        <w:autoSpaceDN w:val="0"/>
        <w:adjustRightInd w:val="0"/>
        <w:jc w:val="both"/>
        <w:textAlignment w:val="baseline"/>
        <w:rPr>
          <w:bCs/>
          <w:sz w:val="18"/>
          <w:szCs w:val="18"/>
          <w:lang w:eastAsia="zh-CN"/>
        </w:rPr>
      </w:pPr>
      <w:r w:rsidRPr="007831D3">
        <w:rPr>
          <w:rFonts w:eastAsia="DengXian"/>
          <w:bCs/>
          <w:sz w:val="18"/>
          <w:szCs w:val="18"/>
          <w:lang w:eastAsia="zh-CN"/>
        </w:rPr>
        <w:t>Whether both one SUL per band and multiple SUL per band are the supported scenarios.</w:t>
      </w:r>
    </w:p>
    <w:p w14:paraId="50D6CF0B" w14:textId="77777777" w:rsidR="007831D3" w:rsidRPr="007831D3" w:rsidRDefault="007831D3" w:rsidP="007831D3">
      <w:pPr>
        <w:tabs>
          <w:tab w:val="num" w:pos="2160"/>
        </w:tabs>
        <w:ind w:left="420"/>
        <w:jc w:val="both"/>
        <w:rPr>
          <w:bCs/>
          <w:sz w:val="18"/>
          <w:szCs w:val="18"/>
          <w:lang w:eastAsia="zh-CN"/>
        </w:rPr>
      </w:pPr>
      <w:r w:rsidRPr="007831D3">
        <w:rPr>
          <w:bCs/>
          <w:sz w:val="18"/>
          <w:szCs w:val="18"/>
          <w:lang w:eastAsia="zh-CN"/>
        </w:rPr>
        <w:t>Proposal 2: RAN1 needs to clarify whether UL transmission on a carrier without corresponding DL carrier implies to support UL carrier only cell without DL carrier.</w:t>
      </w:r>
    </w:p>
    <w:p w14:paraId="5BD1A918" w14:textId="77777777" w:rsidR="007831D3" w:rsidRPr="007831D3" w:rsidRDefault="007831D3" w:rsidP="007831D3">
      <w:pPr>
        <w:ind w:left="420"/>
        <w:jc w:val="both"/>
        <w:rPr>
          <w:bCs/>
          <w:sz w:val="18"/>
          <w:szCs w:val="18"/>
        </w:rPr>
      </w:pPr>
      <w:r w:rsidRPr="007831D3">
        <w:rPr>
          <w:bCs/>
          <w:sz w:val="18"/>
          <w:szCs w:val="18"/>
        </w:rPr>
        <w:t xml:space="preserve">Proposal 3: For Rel-18 </w:t>
      </w:r>
      <w:r w:rsidRPr="007831D3">
        <w:rPr>
          <w:bCs/>
          <w:sz w:val="18"/>
          <w:szCs w:val="18"/>
          <w:lang w:eastAsia="zh-CN"/>
        </w:rPr>
        <w:t xml:space="preserve">UL Tx switching across up to 3 or 4 bands, </w:t>
      </w:r>
      <w:r w:rsidRPr="007831D3">
        <w:rPr>
          <w:bCs/>
          <w:sz w:val="18"/>
          <w:szCs w:val="18"/>
        </w:rPr>
        <w:t>the same state of Tx chain is applied to intra-band UL carriers in one band.</w:t>
      </w:r>
    </w:p>
    <w:p w14:paraId="1550DE3B" w14:textId="77777777" w:rsidR="007831D3" w:rsidRPr="007831D3" w:rsidRDefault="007831D3" w:rsidP="007831D3">
      <w:pPr>
        <w:ind w:left="420"/>
        <w:jc w:val="both"/>
        <w:rPr>
          <w:bCs/>
          <w:sz w:val="18"/>
          <w:szCs w:val="18"/>
          <w:lang w:eastAsia="zh-CN"/>
        </w:rPr>
      </w:pPr>
      <w:r w:rsidRPr="007831D3">
        <w:rPr>
          <w:rFonts w:hint="eastAsia"/>
          <w:bCs/>
          <w:sz w:val="18"/>
          <w:szCs w:val="18"/>
          <w:lang w:eastAsia="zh-CN"/>
        </w:rPr>
        <w:t>P</w:t>
      </w:r>
      <w:r w:rsidRPr="007831D3">
        <w:rPr>
          <w:bCs/>
          <w:sz w:val="18"/>
          <w:szCs w:val="18"/>
          <w:lang w:eastAsia="zh-CN"/>
        </w:rPr>
        <w:t xml:space="preserve">roposal 4: For Rel-18 UL Tx switching across 3 bands each supporting </w:t>
      </w:r>
      <w:r w:rsidRPr="007831D3">
        <w:rPr>
          <w:bCs/>
          <w:sz w:val="18"/>
          <w:szCs w:val="18"/>
        </w:rPr>
        <w:t>maximum 2Tx chain</w:t>
      </w:r>
      <w:r w:rsidRPr="007831D3">
        <w:rPr>
          <w:bCs/>
          <w:sz w:val="18"/>
          <w:szCs w:val="18"/>
          <w:lang w:eastAsia="zh-CN"/>
        </w:rPr>
        <w:t xml:space="preserve">, </w:t>
      </w:r>
      <w:r w:rsidRPr="007831D3">
        <w:rPr>
          <w:bCs/>
          <w:sz w:val="18"/>
          <w:szCs w:val="18"/>
        </w:rPr>
        <w:t xml:space="preserve">the mapping between UL transmission ports and Tx chain for </w:t>
      </w:r>
      <w:r w:rsidRPr="007831D3">
        <w:rPr>
          <w:bCs/>
          <w:sz w:val="18"/>
          <w:szCs w:val="18"/>
          <w:u w:val="single"/>
        </w:rPr>
        <w:t xml:space="preserve">inter-band UL CA Option 1 </w:t>
      </w:r>
      <w:r w:rsidRPr="007831D3">
        <w:rPr>
          <w:rFonts w:hint="eastAsia"/>
          <w:bCs/>
          <w:sz w:val="18"/>
          <w:szCs w:val="18"/>
          <w:u w:val="single"/>
          <w:lang w:eastAsia="zh-CN"/>
        </w:rPr>
        <w:t>with</w:t>
      </w:r>
      <w:r w:rsidRPr="007831D3">
        <w:rPr>
          <w:bCs/>
          <w:sz w:val="18"/>
          <w:szCs w:val="18"/>
          <w:u w:val="single"/>
        </w:rPr>
        <w:t xml:space="preserve"> </w:t>
      </w:r>
      <w:r w:rsidRPr="007831D3">
        <w:rPr>
          <w:rFonts w:hint="eastAsia"/>
          <w:bCs/>
          <w:sz w:val="18"/>
          <w:szCs w:val="18"/>
          <w:u w:val="single"/>
          <w:lang w:eastAsia="zh-CN"/>
        </w:rPr>
        <w:t>and</w:t>
      </w:r>
      <w:r w:rsidRPr="007831D3">
        <w:rPr>
          <w:bCs/>
          <w:sz w:val="18"/>
          <w:szCs w:val="18"/>
          <w:u w:val="single"/>
        </w:rPr>
        <w:t xml:space="preserve"> </w:t>
      </w:r>
      <w:r w:rsidRPr="007831D3">
        <w:rPr>
          <w:rFonts w:hint="eastAsia"/>
          <w:bCs/>
          <w:sz w:val="18"/>
          <w:szCs w:val="18"/>
          <w:u w:val="single"/>
          <w:lang w:eastAsia="zh-CN"/>
        </w:rPr>
        <w:t>without</w:t>
      </w:r>
      <w:r w:rsidRPr="007831D3">
        <w:rPr>
          <w:bCs/>
          <w:sz w:val="18"/>
          <w:szCs w:val="18"/>
          <w:u w:val="single"/>
        </w:rPr>
        <w:t xml:space="preserve"> </w:t>
      </w:r>
      <w:r w:rsidRPr="007831D3">
        <w:rPr>
          <w:rFonts w:hint="eastAsia"/>
          <w:bCs/>
          <w:sz w:val="18"/>
          <w:szCs w:val="18"/>
          <w:u w:val="single"/>
          <w:lang w:eastAsia="zh-CN"/>
        </w:rPr>
        <w:t>SUL</w:t>
      </w:r>
      <w:r w:rsidRPr="007831D3">
        <w:rPr>
          <w:bCs/>
          <w:sz w:val="18"/>
          <w:szCs w:val="18"/>
        </w:rPr>
        <w:t xml:space="preserve"> is defined as follows.</w:t>
      </w:r>
    </w:p>
    <w:tbl>
      <w:tblPr>
        <w:tblW w:w="95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92"/>
        <w:gridCol w:w="3200"/>
        <w:gridCol w:w="5339"/>
      </w:tblGrid>
      <w:tr w:rsidR="007831D3" w:rsidRPr="00804494" w14:paraId="7D59B348" w14:textId="77777777" w:rsidTr="007831D3">
        <w:trPr>
          <w:trHeight w:val="20"/>
          <w:jc w:val="center"/>
        </w:trPr>
        <w:tc>
          <w:tcPr>
            <w:tcW w:w="992" w:type="dxa"/>
            <w:shd w:val="clear" w:color="auto" w:fill="auto"/>
            <w:tcMar>
              <w:top w:w="15" w:type="dxa"/>
              <w:left w:w="108" w:type="dxa"/>
              <w:bottom w:w="0" w:type="dxa"/>
              <w:right w:w="108" w:type="dxa"/>
            </w:tcMar>
            <w:vAlign w:val="center"/>
            <w:hideMark/>
          </w:tcPr>
          <w:p w14:paraId="5A6A2F1C" w14:textId="77777777" w:rsidR="007831D3" w:rsidRPr="00804494" w:rsidRDefault="007831D3" w:rsidP="001E6653">
            <w:pPr>
              <w:pStyle w:val="BodyText"/>
              <w:rPr>
                <w:rFonts w:ascii="Arial" w:hAnsi="Arial" w:cs="Arial"/>
                <w:sz w:val="14"/>
                <w:szCs w:val="14"/>
                <w:lang w:eastAsia="zh-CN"/>
              </w:rPr>
            </w:pPr>
            <w:r w:rsidRPr="00804494">
              <w:rPr>
                <w:rFonts w:ascii="Arial" w:hAnsi="Arial" w:cs="Arial"/>
                <w:sz w:val="14"/>
                <w:szCs w:val="14"/>
                <w:lang w:eastAsia="zh-CN"/>
              </w:rPr>
              <w:t> </w:t>
            </w:r>
          </w:p>
        </w:tc>
        <w:tc>
          <w:tcPr>
            <w:tcW w:w="3200" w:type="dxa"/>
            <w:shd w:val="clear" w:color="auto" w:fill="auto"/>
            <w:tcMar>
              <w:top w:w="15" w:type="dxa"/>
              <w:left w:w="108" w:type="dxa"/>
              <w:bottom w:w="0" w:type="dxa"/>
              <w:right w:w="108" w:type="dxa"/>
            </w:tcMar>
            <w:vAlign w:val="center"/>
            <w:hideMark/>
          </w:tcPr>
          <w:p w14:paraId="369E2F6C" w14:textId="77777777" w:rsidR="007831D3" w:rsidRPr="00804494" w:rsidRDefault="007831D3" w:rsidP="001E6653">
            <w:pPr>
              <w:pStyle w:val="BodyText"/>
              <w:rPr>
                <w:rFonts w:ascii="Arial" w:hAnsi="Arial" w:cs="Arial"/>
                <w:sz w:val="14"/>
                <w:szCs w:val="14"/>
                <w:lang w:eastAsia="zh-CN"/>
              </w:rPr>
            </w:pPr>
            <w:r w:rsidRPr="00804494">
              <w:rPr>
                <w:rFonts w:ascii="Arial" w:hAnsi="Arial" w:cs="Arial"/>
                <w:sz w:val="14"/>
                <w:szCs w:val="14"/>
                <w:lang w:val="en-US" w:eastAsia="zh-CN"/>
              </w:rPr>
              <w:t xml:space="preserve">Number of </w:t>
            </w:r>
            <w:r w:rsidRPr="00804494">
              <w:rPr>
                <w:rFonts w:ascii="Arial" w:hAnsi="Arial" w:cs="Arial"/>
                <w:b/>
                <w:bCs/>
                <w:sz w:val="14"/>
                <w:szCs w:val="14"/>
                <w:lang w:val="en-US" w:eastAsia="zh-CN"/>
              </w:rPr>
              <w:t>Tx chains</w:t>
            </w:r>
            <w:r w:rsidRPr="00804494">
              <w:rPr>
                <w:rFonts w:ascii="Arial" w:hAnsi="Arial" w:cs="Arial"/>
                <w:sz w:val="14"/>
                <w:szCs w:val="14"/>
                <w:lang w:eastAsia="zh-CN"/>
              </w:rPr>
              <w:t xml:space="preserve"> for Band A+</w:t>
            </w:r>
            <w:r w:rsidRPr="00804494">
              <w:rPr>
                <w:rFonts w:ascii="Arial" w:hAnsi="Arial" w:cs="Arial"/>
                <w:sz w:val="14"/>
                <w:szCs w:val="14"/>
                <w:lang w:val="en-US" w:eastAsia="zh-CN"/>
              </w:rPr>
              <w:t xml:space="preserve"> Number of </w:t>
            </w:r>
            <w:r w:rsidRPr="00804494">
              <w:rPr>
                <w:rFonts w:ascii="Arial" w:hAnsi="Arial" w:cs="Arial"/>
                <w:b/>
                <w:bCs/>
                <w:sz w:val="14"/>
                <w:szCs w:val="14"/>
                <w:lang w:val="en-US" w:eastAsia="zh-CN"/>
              </w:rPr>
              <w:t>Tx chains</w:t>
            </w:r>
            <w:r w:rsidRPr="00804494">
              <w:rPr>
                <w:rFonts w:ascii="Arial" w:hAnsi="Arial" w:cs="Arial"/>
                <w:sz w:val="14"/>
                <w:szCs w:val="14"/>
                <w:lang w:eastAsia="zh-CN"/>
              </w:rPr>
              <w:t xml:space="preserve"> for Band B+</w:t>
            </w:r>
            <w:r w:rsidRPr="00804494">
              <w:rPr>
                <w:rFonts w:ascii="Arial" w:hAnsi="Arial" w:cs="Arial"/>
                <w:sz w:val="14"/>
                <w:szCs w:val="14"/>
                <w:lang w:val="en-US" w:eastAsia="zh-CN"/>
              </w:rPr>
              <w:t xml:space="preserve"> Number of </w:t>
            </w:r>
            <w:r w:rsidRPr="00804494">
              <w:rPr>
                <w:rFonts w:ascii="Arial" w:hAnsi="Arial" w:cs="Arial"/>
                <w:b/>
                <w:bCs/>
                <w:sz w:val="14"/>
                <w:szCs w:val="14"/>
                <w:lang w:val="en-US" w:eastAsia="zh-CN"/>
              </w:rPr>
              <w:t>Tx chains</w:t>
            </w:r>
            <w:r w:rsidRPr="00804494">
              <w:rPr>
                <w:rFonts w:ascii="Arial" w:hAnsi="Arial" w:cs="Arial"/>
                <w:sz w:val="14"/>
                <w:szCs w:val="14"/>
                <w:lang w:eastAsia="zh-CN"/>
              </w:rPr>
              <w:t xml:space="preserve"> for Band C</w:t>
            </w:r>
          </w:p>
        </w:tc>
        <w:tc>
          <w:tcPr>
            <w:tcW w:w="5339" w:type="dxa"/>
            <w:shd w:val="clear" w:color="auto" w:fill="auto"/>
            <w:tcMar>
              <w:top w:w="15" w:type="dxa"/>
              <w:left w:w="108" w:type="dxa"/>
              <w:bottom w:w="0" w:type="dxa"/>
              <w:right w:w="108" w:type="dxa"/>
            </w:tcMar>
            <w:vAlign w:val="center"/>
            <w:hideMark/>
          </w:tcPr>
          <w:p w14:paraId="6D8E0B70" w14:textId="77777777" w:rsidR="007831D3" w:rsidRPr="00804494" w:rsidRDefault="007831D3" w:rsidP="001E6653">
            <w:pPr>
              <w:pStyle w:val="BodyText"/>
              <w:rPr>
                <w:rFonts w:ascii="Arial" w:hAnsi="Arial" w:cs="Arial"/>
                <w:sz w:val="14"/>
                <w:szCs w:val="14"/>
                <w:lang w:eastAsia="zh-CN"/>
              </w:rPr>
            </w:pPr>
            <w:r w:rsidRPr="00804494">
              <w:rPr>
                <w:rFonts w:ascii="Arial" w:hAnsi="Arial" w:cs="Arial"/>
                <w:sz w:val="14"/>
                <w:szCs w:val="14"/>
                <w:lang w:val="en-US" w:eastAsia="zh-CN"/>
              </w:rPr>
              <w:t xml:space="preserve">Number of </w:t>
            </w:r>
            <w:r w:rsidRPr="00804494">
              <w:rPr>
                <w:rFonts w:ascii="Arial" w:hAnsi="Arial" w:cs="Arial"/>
                <w:b/>
                <w:bCs/>
                <w:sz w:val="14"/>
                <w:szCs w:val="14"/>
                <w:lang w:val="en-US" w:eastAsia="zh-CN"/>
              </w:rPr>
              <w:t xml:space="preserve">antenna ports </w:t>
            </w:r>
            <w:r w:rsidRPr="00804494">
              <w:rPr>
                <w:rFonts w:ascii="Arial" w:hAnsi="Arial" w:cs="Arial"/>
                <w:sz w:val="14"/>
                <w:szCs w:val="14"/>
                <w:lang w:val="en-US" w:eastAsia="zh-CN"/>
              </w:rPr>
              <w:t>for UL transmission in Band A</w:t>
            </w:r>
            <w:r w:rsidRPr="00804494">
              <w:rPr>
                <w:rFonts w:ascii="Arial" w:hAnsi="Arial" w:cs="Arial"/>
                <w:sz w:val="14"/>
                <w:szCs w:val="14"/>
                <w:lang w:eastAsia="zh-CN"/>
              </w:rPr>
              <w:t>+</w:t>
            </w:r>
            <w:r w:rsidRPr="00804494">
              <w:rPr>
                <w:rFonts w:ascii="Arial" w:hAnsi="Arial" w:cs="Arial"/>
                <w:sz w:val="14"/>
                <w:szCs w:val="14"/>
                <w:lang w:val="en-US" w:eastAsia="zh-CN"/>
              </w:rPr>
              <w:t xml:space="preserve"> Number of </w:t>
            </w:r>
            <w:r w:rsidRPr="00804494">
              <w:rPr>
                <w:rFonts w:ascii="Arial" w:hAnsi="Arial" w:cs="Arial"/>
                <w:b/>
                <w:bCs/>
                <w:sz w:val="14"/>
                <w:szCs w:val="14"/>
                <w:lang w:val="en-US" w:eastAsia="zh-CN"/>
              </w:rPr>
              <w:t xml:space="preserve">antenna ports </w:t>
            </w:r>
            <w:r w:rsidRPr="00804494">
              <w:rPr>
                <w:rFonts w:ascii="Arial" w:hAnsi="Arial" w:cs="Arial"/>
                <w:sz w:val="14"/>
                <w:szCs w:val="14"/>
                <w:lang w:val="en-US" w:eastAsia="zh-CN"/>
              </w:rPr>
              <w:t>for UL transmission in Band B</w:t>
            </w:r>
            <w:r w:rsidRPr="00804494">
              <w:rPr>
                <w:rFonts w:ascii="Arial" w:hAnsi="Arial" w:cs="Arial"/>
                <w:sz w:val="14"/>
                <w:szCs w:val="14"/>
                <w:lang w:eastAsia="zh-CN"/>
              </w:rPr>
              <w:t>+</w:t>
            </w:r>
            <w:r w:rsidRPr="00804494">
              <w:rPr>
                <w:rFonts w:ascii="Arial" w:hAnsi="Arial" w:cs="Arial"/>
                <w:sz w:val="14"/>
                <w:szCs w:val="14"/>
                <w:lang w:val="en-US" w:eastAsia="zh-CN"/>
              </w:rPr>
              <w:t xml:space="preserve"> Number of </w:t>
            </w:r>
            <w:r w:rsidRPr="00804494">
              <w:rPr>
                <w:rFonts w:ascii="Arial" w:hAnsi="Arial" w:cs="Arial"/>
                <w:b/>
                <w:bCs/>
                <w:sz w:val="14"/>
                <w:szCs w:val="14"/>
                <w:lang w:val="en-US" w:eastAsia="zh-CN"/>
              </w:rPr>
              <w:t xml:space="preserve">antenna ports </w:t>
            </w:r>
            <w:r w:rsidRPr="00804494">
              <w:rPr>
                <w:rFonts w:ascii="Arial" w:hAnsi="Arial" w:cs="Arial"/>
                <w:sz w:val="14"/>
                <w:szCs w:val="14"/>
                <w:lang w:val="en-US" w:eastAsia="zh-CN"/>
              </w:rPr>
              <w:t>for UL transmission in Band C</w:t>
            </w:r>
          </w:p>
        </w:tc>
      </w:tr>
      <w:tr w:rsidR="007831D3" w:rsidRPr="007831D3" w14:paraId="340F2B21" w14:textId="77777777" w:rsidTr="007831D3">
        <w:trPr>
          <w:trHeight w:val="20"/>
          <w:jc w:val="center"/>
        </w:trPr>
        <w:tc>
          <w:tcPr>
            <w:tcW w:w="992" w:type="dxa"/>
            <w:shd w:val="clear" w:color="auto" w:fill="auto"/>
            <w:tcMar>
              <w:top w:w="15" w:type="dxa"/>
              <w:left w:w="108" w:type="dxa"/>
              <w:bottom w:w="0" w:type="dxa"/>
              <w:right w:w="108" w:type="dxa"/>
            </w:tcMar>
            <w:vAlign w:val="center"/>
            <w:hideMark/>
          </w:tcPr>
          <w:p w14:paraId="753FCB10" w14:textId="77777777" w:rsidR="007831D3" w:rsidRPr="007831D3" w:rsidRDefault="007831D3" w:rsidP="001E6653">
            <w:pPr>
              <w:pStyle w:val="BodyText"/>
              <w:rPr>
                <w:rFonts w:ascii="Arial" w:hAnsi="Arial" w:cs="Arial"/>
                <w:sz w:val="16"/>
                <w:szCs w:val="16"/>
                <w:lang w:eastAsia="zh-CN"/>
              </w:rPr>
            </w:pPr>
            <w:r w:rsidRPr="007831D3">
              <w:rPr>
                <w:rFonts w:ascii="Arial" w:hAnsi="Arial" w:cs="Arial"/>
                <w:sz w:val="16"/>
                <w:szCs w:val="16"/>
                <w:lang w:eastAsia="zh-CN"/>
              </w:rPr>
              <w:t>Case 1</w:t>
            </w:r>
          </w:p>
        </w:tc>
        <w:tc>
          <w:tcPr>
            <w:tcW w:w="3200" w:type="dxa"/>
            <w:shd w:val="clear" w:color="auto" w:fill="auto"/>
            <w:tcMar>
              <w:top w:w="15" w:type="dxa"/>
              <w:left w:w="108" w:type="dxa"/>
              <w:bottom w:w="0" w:type="dxa"/>
              <w:right w:w="108" w:type="dxa"/>
            </w:tcMar>
            <w:vAlign w:val="center"/>
            <w:hideMark/>
          </w:tcPr>
          <w:p w14:paraId="2B5E1309" w14:textId="77777777" w:rsidR="007831D3" w:rsidRPr="007831D3" w:rsidRDefault="007831D3" w:rsidP="001E6653">
            <w:pPr>
              <w:pStyle w:val="BodyText"/>
              <w:jc w:val="center"/>
              <w:rPr>
                <w:rFonts w:ascii="Arial" w:hAnsi="Arial" w:cs="Arial"/>
                <w:sz w:val="16"/>
                <w:szCs w:val="16"/>
                <w:lang w:eastAsia="zh-CN"/>
              </w:rPr>
            </w:pPr>
            <w:r w:rsidRPr="007831D3">
              <w:rPr>
                <w:rFonts w:ascii="Arial" w:hAnsi="Arial" w:cs="Arial"/>
                <w:sz w:val="16"/>
                <w:szCs w:val="16"/>
                <w:lang w:eastAsia="zh-CN"/>
              </w:rPr>
              <w:t>2T+0T+0T</w:t>
            </w:r>
          </w:p>
        </w:tc>
        <w:tc>
          <w:tcPr>
            <w:tcW w:w="5339" w:type="dxa"/>
            <w:shd w:val="clear" w:color="auto" w:fill="auto"/>
            <w:tcMar>
              <w:top w:w="15" w:type="dxa"/>
              <w:left w:w="108" w:type="dxa"/>
              <w:bottom w:w="0" w:type="dxa"/>
              <w:right w:w="108" w:type="dxa"/>
            </w:tcMar>
            <w:vAlign w:val="center"/>
            <w:hideMark/>
          </w:tcPr>
          <w:p w14:paraId="530CFB3D" w14:textId="77777777" w:rsidR="007831D3" w:rsidRPr="007831D3" w:rsidRDefault="007831D3" w:rsidP="001E6653">
            <w:pPr>
              <w:pStyle w:val="BodyText"/>
              <w:jc w:val="center"/>
              <w:rPr>
                <w:rFonts w:ascii="Arial" w:hAnsi="Arial" w:cs="Arial"/>
                <w:sz w:val="16"/>
                <w:szCs w:val="16"/>
                <w:lang w:eastAsia="zh-CN"/>
              </w:rPr>
            </w:pPr>
            <w:r w:rsidRPr="007831D3">
              <w:rPr>
                <w:rFonts w:ascii="Arial" w:hAnsi="Arial" w:cs="Arial"/>
                <w:sz w:val="16"/>
                <w:szCs w:val="16"/>
                <w:lang w:eastAsia="zh-CN"/>
              </w:rPr>
              <w:t>2P+0P+0P, 1P+0P+0P</w:t>
            </w:r>
          </w:p>
        </w:tc>
      </w:tr>
      <w:tr w:rsidR="007831D3" w:rsidRPr="007831D3" w14:paraId="361E0379" w14:textId="77777777" w:rsidTr="007831D3">
        <w:trPr>
          <w:trHeight w:val="20"/>
          <w:jc w:val="center"/>
        </w:trPr>
        <w:tc>
          <w:tcPr>
            <w:tcW w:w="992" w:type="dxa"/>
            <w:shd w:val="clear" w:color="auto" w:fill="auto"/>
            <w:tcMar>
              <w:top w:w="15" w:type="dxa"/>
              <w:left w:w="108" w:type="dxa"/>
              <w:bottom w:w="0" w:type="dxa"/>
              <w:right w:w="108" w:type="dxa"/>
            </w:tcMar>
            <w:vAlign w:val="center"/>
            <w:hideMark/>
          </w:tcPr>
          <w:p w14:paraId="44F64DE8" w14:textId="77777777" w:rsidR="007831D3" w:rsidRPr="007831D3" w:rsidRDefault="007831D3" w:rsidP="001E6653">
            <w:pPr>
              <w:pStyle w:val="BodyText"/>
              <w:rPr>
                <w:rFonts w:ascii="Arial" w:hAnsi="Arial" w:cs="Arial"/>
                <w:sz w:val="16"/>
                <w:szCs w:val="16"/>
                <w:lang w:eastAsia="zh-CN"/>
              </w:rPr>
            </w:pPr>
            <w:r w:rsidRPr="007831D3">
              <w:rPr>
                <w:rFonts w:ascii="Arial" w:hAnsi="Arial" w:cs="Arial"/>
                <w:sz w:val="16"/>
                <w:szCs w:val="16"/>
                <w:lang w:eastAsia="zh-CN"/>
              </w:rPr>
              <w:t>Case 2</w:t>
            </w:r>
          </w:p>
        </w:tc>
        <w:tc>
          <w:tcPr>
            <w:tcW w:w="3200" w:type="dxa"/>
            <w:shd w:val="clear" w:color="auto" w:fill="auto"/>
            <w:tcMar>
              <w:top w:w="15" w:type="dxa"/>
              <w:left w:w="108" w:type="dxa"/>
              <w:bottom w:w="0" w:type="dxa"/>
              <w:right w:w="108" w:type="dxa"/>
            </w:tcMar>
            <w:vAlign w:val="center"/>
            <w:hideMark/>
          </w:tcPr>
          <w:p w14:paraId="38178A9C" w14:textId="77777777" w:rsidR="007831D3" w:rsidRPr="007831D3" w:rsidRDefault="007831D3" w:rsidP="001E6653">
            <w:pPr>
              <w:pStyle w:val="BodyText"/>
              <w:jc w:val="center"/>
              <w:rPr>
                <w:rFonts w:ascii="Arial" w:hAnsi="Arial" w:cs="Arial"/>
                <w:sz w:val="16"/>
                <w:szCs w:val="16"/>
                <w:lang w:eastAsia="zh-CN"/>
              </w:rPr>
            </w:pPr>
            <w:r w:rsidRPr="007831D3">
              <w:rPr>
                <w:rFonts w:ascii="Arial" w:hAnsi="Arial" w:cs="Arial"/>
                <w:sz w:val="16"/>
                <w:szCs w:val="16"/>
                <w:lang w:eastAsia="zh-CN"/>
              </w:rPr>
              <w:t>0T+2T+0T</w:t>
            </w:r>
          </w:p>
        </w:tc>
        <w:tc>
          <w:tcPr>
            <w:tcW w:w="5339" w:type="dxa"/>
            <w:shd w:val="clear" w:color="auto" w:fill="auto"/>
            <w:tcMar>
              <w:top w:w="15" w:type="dxa"/>
              <w:left w:w="108" w:type="dxa"/>
              <w:bottom w:w="0" w:type="dxa"/>
              <w:right w:w="108" w:type="dxa"/>
            </w:tcMar>
            <w:vAlign w:val="center"/>
            <w:hideMark/>
          </w:tcPr>
          <w:p w14:paraId="7A2D4787" w14:textId="77777777" w:rsidR="007831D3" w:rsidRPr="007831D3" w:rsidRDefault="007831D3" w:rsidP="001E6653">
            <w:pPr>
              <w:pStyle w:val="BodyText"/>
              <w:jc w:val="center"/>
              <w:rPr>
                <w:rFonts w:ascii="Arial" w:hAnsi="Arial" w:cs="Arial"/>
                <w:sz w:val="16"/>
                <w:szCs w:val="16"/>
                <w:lang w:eastAsia="zh-CN"/>
              </w:rPr>
            </w:pPr>
            <w:r w:rsidRPr="007831D3">
              <w:rPr>
                <w:rFonts w:ascii="Arial" w:hAnsi="Arial" w:cs="Arial"/>
                <w:sz w:val="16"/>
                <w:szCs w:val="16"/>
                <w:lang w:eastAsia="zh-CN"/>
              </w:rPr>
              <w:t>0P+2P+0P, 0P+1P +0P</w:t>
            </w:r>
          </w:p>
        </w:tc>
      </w:tr>
      <w:tr w:rsidR="007831D3" w:rsidRPr="007831D3" w14:paraId="441440F6" w14:textId="77777777" w:rsidTr="007831D3">
        <w:trPr>
          <w:trHeight w:val="20"/>
          <w:jc w:val="center"/>
        </w:trPr>
        <w:tc>
          <w:tcPr>
            <w:tcW w:w="992" w:type="dxa"/>
            <w:shd w:val="clear" w:color="auto" w:fill="auto"/>
            <w:tcMar>
              <w:top w:w="15" w:type="dxa"/>
              <w:left w:w="108" w:type="dxa"/>
              <w:bottom w:w="0" w:type="dxa"/>
              <w:right w:w="108" w:type="dxa"/>
            </w:tcMar>
            <w:vAlign w:val="center"/>
            <w:hideMark/>
          </w:tcPr>
          <w:p w14:paraId="3878157F" w14:textId="77777777" w:rsidR="007831D3" w:rsidRPr="007831D3" w:rsidRDefault="007831D3" w:rsidP="001E6653">
            <w:pPr>
              <w:pStyle w:val="BodyText"/>
              <w:rPr>
                <w:rFonts w:ascii="Arial" w:hAnsi="Arial" w:cs="Arial"/>
                <w:sz w:val="16"/>
                <w:szCs w:val="16"/>
                <w:lang w:eastAsia="zh-CN"/>
              </w:rPr>
            </w:pPr>
            <w:r w:rsidRPr="007831D3">
              <w:rPr>
                <w:rFonts w:ascii="Arial" w:hAnsi="Arial" w:cs="Arial"/>
                <w:sz w:val="16"/>
                <w:szCs w:val="16"/>
                <w:lang w:eastAsia="zh-CN"/>
              </w:rPr>
              <w:t>Case 3</w:t>
            </w:r>
          </w:p>
        </w:tc>
        <w:tc>
          <w:tcPr>
            <w:tcW w:w="3200" w:type="dxa"/>
            <w:shd w:val="clear" w:color="auto" w:fill="auto"/>
            <w:tcMar>
              <w:top w:w="15" w:type="dxa"/>
              <w:left w:w="108" w:type="dxa"/>
              <w:bottom w:w="0" w:type="dxa"/>
              <w:right w:w="108" w:type="dxa"/>
            </w:tcMar>
            <w:vAlign w:val="center"/>
            <w:hideMark/>
          </w:tcPr>
          <w:p w14:paraId="71DD691F" w14:textId="77777777" w:rsidR="007831D3" w:rsidRPr="007831D3" w:rsidRDefault="007831D3" w:rsidP="001E6653">
            <w:pPr>
              <w:pStyle w:val="BodyText"/>
              <w:jc w:val="center"/>
              <w:rPr>
                <w:rFonts w:ascii="Arial" w:hAnsi="Arial" w:cs="Arial"/>
                <w:sz w:val="16"/>
                <w:szCs w:val="16"/>
                <w:lang w:eastAsia="zh-CN"/>
              </w:rPr>
            </w:pPr>
            <w:r w:rsidRPr="007831D3">
              <w:rPr>
                <w:rFonts w:ascii="Arial" w:hAnsi="Arial" w:cs="Arial"/>
                <w:sz w:val="16"/>
                <w:szCs w:val="16"/>
                <w:lang w:eastAsia="zh-CN"/>
              </w:rPr>
              <w:t>0T+0T+2T</w:t>
            </w:r>
          </w:p>
        </w:tc>
        <w:tc>
          <w:tcPr>
            <w:tcW w:w="5339" w:type="dxa"/>
            <w:shd w:val="clear" w:color="auto" w:fill="auto"/>
            <w:tcMar>
              <w:top w:w="15" w:type="dxa"/>
              <w:left w:w="108" w:type="dxa"/>
              <w:bottom w:w="0" w:type="dxa"/>
              <w:right w:w="108" w:type="dxa"/>
            </w:tcMar>
            <w:vAlign w:val="center"/>
            <w:hideMark/>
          </w:tcPr>
          <w:p w14:paraId="5616CF1C" w14:textId="77777777" w:rsidR="007831D3" w:rsidRPr="007831D3" w:rsidRDefault="007831D3" w:rsidP="001E6653">
            <w:pPr>
              <w:pStyle w:val="BodyText"/>
              <w:jc w:val="center"/>
              <w:rPr>
                <w:rFonts w:ascii="Arial" w:hAnsi="Arial" w:cs="Arial"/>
                <w:sz w:val="16"/>
                <w:szCs w:val="16"/>
                <w:lang w:eastAsia="zh-CN"/>
              </w:rPr>
            </w:pPr>
            <w:r w:rsidRPr="007831D3">
              <w:rPr>
                <w:rFonts w:ascii="Arial" w:hAnsi="Arial" w:cs="Arial"/>
                <w:sz w:val="16"/>
                <w:szCs w:val="16"/>
                <w:lang w:eastAsia="zh-CN"/>
              </w:rPr>
              <w:t>0P+0P+2P, 0P+0P+1P</w:t>
            </w:r>
          </w:p>
        </w:tc>
      </w:tr>
    </w:tbl>
    <w:p w14:paraId="580CE466" w14:textId="77777777" w:rsidR="007831D3" w:rsidRPr="007831D3" w:rsidRDefault="007831D3" w:rsidP="007831D3">
      <w:pPr>
        <w:ind w:left="426"/>
        <w:jc w:val="both"/>
        <w:rPr>
          <w:bCs/>
          <w:sz w:val="18"/>
          <w:szCs w:val="18"/>
          <w:lang w:eastAsia="zh-CN"/>
        </w:rPr>
      </w:pPr>
    </w:p>
    <w:p w14:paraId="01A2FE64" w14:textId="77777777" w:rsidR="007831D3" w:rsidRPr="007831D3" w:rsidRDefault="007831D3" w:rsidP="007831D3">
      <w:pPr>
        <w:ind w:left="426"/>
        <w:jc w:val="both"/>
        <w:rPr>
          <w:bCs/>
          <w:sz w:val="18"/>
          <w:szCs w:val="18"/>
          <w:lang w:eastAsia="zh-CN"/>
        </w:rPr>
      </w:pPr>
      <w:r w:rsidRPr="007831D3">
        <w:rPr>
          <w:rFonts w:hint="eastAsia"/>
          <w:bCs/>
          <w:sz w:val="18"/>
          <w:szCs w:val="18"/>
          <w:lang w:eastAsia="zh-CN"/>
        </w:rPr>
        <w:t>P</w:t>
      </w:r>
      <w:r w:rsidRPr="007831D3">
        <w:rPr>
          <w:bCs/>
          <w:sz w:val="18"/>
          <w:szCs w:val="18"/>
          <w:lang w:eastAsia="zh-CN"/>
        </w:rPr>
        <w:t xml:space="preserve">roposal 5: For Rel-18 UL Tx switching across 4 bands each supporting </w:t>
      </w:r>
      <w:r w:rsidRPr="007831D3">
        <w:rPr>
          <w:bCs/>
          <w:sz w:val="18"/>
          <w:szCs w:val="18"/>
        </w:rPr>
        <w:t>maximum 2Tx chain</w:t>
      </w:r>
      <w:r w:rsidRPr="007831D3">
        <w:rPr>
          <w:bCs/>
          <w:sz w:val="18"/>
          <w:szCs w:val="18"/>
          <w:lang w:eastAsia="zh-CN"/>
        </w:rPr>
        <w:t xml:space="preserve">, </w:t>
      </w:r>
      <w:r w:rsidRPr="007831D3">
        <w:rPr>
          <w:bCs/>
          <w:sz w:val="18"/>
          <w:szCs w:val="18"/>
        </w:rPr>
        <w:t xml:space="preserve">the mapping between UL transmission ports and Tx chain for </w:t>
      </w:r>
      <w:r w:rsidRPr="007831D3">
        <w:rPr>
          <w:bCs/>
          <w:sz w:val="18"/>
          <w:szCs w:val="18"/>
          <w:u w:val="single"/>
        </w:rPr>
        <w:t xml:space="preserve">inter-band UL CA Option 1 </w:t>
      </w:r>
      <w:r w:rsidRPr="007831D3">
        <w:rPr>
          <w:rFonts w:hint="eastAsia"/>
          <w:bCs/>
          <w:sz w:val="18"/>
          <w:szCs w:val="18"/>
          <w:u w:val="single"/>
          <w:lang w:eastAsia="zh-CN"/>
        </w:rPr>
        <w:t>with</w:t>
      </w:r>
      <w:r w:rsidRPr="007831D3">
        <w:rPr>
          <w:bCs/>
          <w:sz w:val="18"/>
          <w:szCs w:val="18"/>
          <w:u w:val="single"/>
        </w:rPr>
        <w:t xml:space="preserve"> </w:t>
      </w:r>
      <w:r w:rsidRPr="007831D3">
        <w:rPr>
          <w:rFonts w:hint="eastAsia"/>
          <w:bCs/>
          <w:sz w:val="18"/>
          <w:szCs w:val="18"/>
          <w:u w:val="single"/>
          <w:lang w:eastAsia="zh-CN"/>
        </w:rPr>
        <w:t>and</w:t>
      </w:r>
      <w:r w:rsidRPr="007831D3">
        <w:rPr>
          <w:bCs/>
          <w:sz w:val="18"/>
          <w:szCs w:val="18"/>
          <w:u w:val="single"/>
        </w:rPr>
        <w:t xml:space="preserve"> </w:t>
      </w:r>
      <w:r w:rsidRPr="007831D3">
        <w:rPr>
          <w:rFonts w:hint="eastAsia"/>
          <w:bCs/>
          <w:sz w:val="18"/>
          <w:szCs w:val="18"/>
          <w:u w:val="single"/>
          <w:lang w:eastAsia="zh-CN"/>
        </w:rPr>
        <w:t>without</w:t>
      </w:r>
      <w:r w:rsidRPr="007831D3">
        <w:rPr>
          <w:bCs/>
          <w:sz w:val="18"/>
          <w:szCs w:val="18"/>
          <w:u w:val="single"/>
        </w:rPr>
        <w:t xml:space="preserve"> </w:t>
      </w:r>
      <w:r w:rsidRPr="007831D3">
        <w:rPr>
          <w:rFonts w:hint="eastAsia"/>
          <w:bCs/>
          <w:sz w:val="18"/>
          <w:szCs w:val="18"/>
          <w:u w:val="single"/>
          <w:lang w:eastAsia="zh-CN"/>
        </w:rPr>
        <w:t>SUL</w:t>
      </w:r>
      <w:r w:rsidRPr="007831D3">
        <w:rPr>
          <w:bCs/>
          <w:sz w:val="18"/>
          <w:szCs w:val="18"/>
        </w:rPr>
        <w:t xml:space="preserve"> is defined as follows.</w:t>
      </w:r>
    </w:p>
    <w:tbl>
      <w:tblPr>
        <w:tblW w:w="95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92"/>
        <w:gridCol w:w="3200"/>
        <w:gridCol w:w="5339"/>
      </w:tblGrid>
      <w:tr w:rsidR="007831D3" w:rsidRPr="00804494" w14:paraId="6761EFC4" w14:textId="77777777" w:rsidTr="001E6653">
        <w:trPr>
          <w:trHeight w:val="397"/>
          <w:jc w:val="center"/>
        </w:trPr>
        <w:tc>
          <w:tcPr>
            <w:tcW w:w="992" w:type="dxa"/>
            <w:shd w:val="clear" w:color="auto" w:fill="auto"/>
            <w:tcMar>
              <w:top w:w="15" w:type="dxa"/>
              <w:left w:w="108" w:type="dxa"/>
              <w:bottom w:w="0" w:type="dxa"/>
              <w:right w:w="108" w:type="dxa"/>
            </w:tcMar>
            <w:vAlign w:val="center"/>
            <w:hideMark/>
          </w:tcPr>
          <w:p w14:paraId="6505F3EE" w14:textId="77777777" w:rsidR="007831D3" w:rsidRPr="00804494" w:rsidRDefault="007831D3" w:rsidP="001E6653">
            <w:pPr>
              <w:pStyle w:val="BodyText"/>
              <w:rPr>
                <w:rFonts w:ascii="Arial" w:hAnsi="Arial" w:cs="Arial"/>
                <w:sz w:val="14"/>
                <w:szCs w:val="14"/>
                <w:lang w:eastAsia="zh-CN"/>
              </w:rPr>
            </w:pPr>
            <w:r w:rsidRPr="00804494">
              <w:rPr>
                <w:rFonts w:ascii="Arial" w:hAnsi="Arial" w:cs="Arial"/>
                <w:sz w:val="14"/>
                <w:szCs w:val="14"/>
                <w:lang w:eastAsia="zh-CN"/>
              </w:rPr>
              <w:t> </w:t>
            </w:r>
          </w:p>
        </w:tc>
        <w:tc>
          <w:tcPr>
            <w:tcW w:w="3200" w:type="dxa"/>
            <w:shd w:val="clear" w:color="auto" w:fill="auto"/>
            <w:tcMar>
              <w:top w:w="15" w:type="dxa"/>
              <w:left w:w="108" w:type="dxa"/>
              <w:bottom w:w="0" w:type="dxa"/>
              <w:right w:w="108" w:type="dxa"/>
            </w:tcMar>
            <w:vAlign w:val="center"/>
            <w:hideMark/>
          </w:tcPr>
          <w:p w14:paraId="306BD4BE" w14:textId="77777777" w:rsidR="007831D3" w:rsidRPr="00804494" w:rsidRDefault="007831D3" w:rsidP="001E6653">
            <w:pPr>
              <w:pStyle w:val="BodyText"/>
              <w:rPr>
                <w:rFonts w:ascii="Arial" w:hAnsi="Arial" w:cs="Arial"/>
                <w:sz w:val="14"/>
                <w:szCs w:val="14"/>
                <w:lang w:eastAsia="zh-CN"/>
              </w:rPr>
            </w:pPr>
            <w:r w:rsidRPr="00804494">
              <w:rPr>
                <w:rFonts w:ascii="Arial" w:hAnsi="Arial" w:cs="Arial"/>
                <w:sz w:val="14"/>
                <w:szCs w:val="14"/>
                <w:lang w:val="en-US" w:eastAsia="zh-CN"/>
              </w:rPr>
              <w:t xml:space="preserve">Number of </w:t>
            </w:r>
            <w:r w:rsidRPr="00804494">
              <w:rPr>
                <w:rFonts w:ascii="Arial" w:hAnsi="Arial" w:cs="Arial"/>
                <w:b/>
                <w:bCs/>
                <w:sz w:val="14"/>
                <w:szCs w:val="14"/>
                <w:lang w:val="en-US" w:eastAsia="zh-CN"/>
              </w:rPr>
              <w:t>Tx chains</w:t>
            </w:r>
            <w:r w:rsidRPr="00804494">
              <w:rPr>
                <w:rFonts w:ascii="Arial" w:hAnsi="Arial" w:cs="Arial"/>
                <w:sz w:val="14"/>
                <w:szCs w:val="14"/>
                <w:lang w:eastAsia="zh-CN"/>
              </w:rPr>
              <w:t xml:space="preserve"> for Band A+</w:t>
            </w:r>
            <w:r w:rsidRPr="00804494">
              <w:rPr>
                <w:rFonts w:ascii="Arial" w:hAnsi="Arial" w:cs="Arial"/>
                <w:sz w:val="14"/>
                <w:szCs w:val="14"/>
                <w:lang w:val="en-US" w:eastAsia="zh-CN"/>
              </w:rPr>
              <w:t xml:space="preserve"> Number of </w:t>
            </w:r>
            <w:r w:rsidRPr="00804494">
              <w:rPr>
                <w:rFonts w:ascii="Arial" w:hAnsi="Arial" w:cs="Arial"/>
                <w:b/>
                <w:bCs/>
                <w:sz w:val="14"/>
                <w:szCs w:val="14"/>
                <w:lang w:val="en-US" w:eastAsia="zh-CN"/>
              </w:rPr>
              <w:t>Tx chains</w:t>
            </w:r>
            <w:r w:rsidRPr="00804494">
              <w:rPr>
                <w:rFonts w:ascii="Arial" w:hAnsi="Arial" w:cs="Arial"/>
                <w:sz w:val="14"/>
                <w:szCs w:val="14"/>
                <w:lang w:eastAsia="zh-CN"/>
              </w:rPr>
              <w:t xml:space="preserve"> for Band B+</w:t>
            </w:r>
            <w:r w:rsidRPr="00804494">
              <w:rPr>
                <w:rFonts w:ascii="Arial" w:hAnsi="Arial" w:cs="Arial"/>
                <w:sz w:val="14"/>
                <w:szCs w:val="14"/>
                <w:lang w:val="en-US" w:eastAsia="zh-CN"/>
              </w:rPr>
              <w:t xml:space="preserve"> Number of </w:t>
            </w:r>
            <w:r w:rsidRPr="00804494">
              <w:rPr>
                <w:rFonts w:ascii="Arial" w:hAnsi="Arial" w:cs="Arial"/>
                <w:b/>
                <w:bCs/>
                <w:sz w:val="14"/>
                <w:szCs w:val="14"/>
                <w:lang w:val="en-US" w:eastAsia="zh-CN"/>
              </w:rPr>
              <w:t>Tx chains</w:t>
            </w:r>
            <w:r w:rsidRPr="00804494">
              <w:rPr>
                <w:rFonts w:ascii="Arial" w:hAnsi="Arial" w:cs="Arial"/>
                <w:sz w:val="14"/>
                <w:szCs w:val="14"/>
                <w:lang w:eastAsia="zh-CN"/>
              </w:rPr>
              <w:t xml:space="preserve"> for Band C+</w:t>
            </w:r>
            <w:r w:rsidRPr="00804494">
              <w:rPr>
                <w:rFonts w:ascii="Arial" w:hAnsi="Arial" w:cs="Arial"/>
                <w:sz w:val="14"/>
                <w:szCs w:val="14"/>
                <w:lang w:val="en-US" w:eastAsia="zh-CN"/>
              </w:rPr>
              <w:t xml:space="preserve"> Number of </w:t>
            </w:r>
            <w:r w:rsidRPr="00804494">
              <w:rPr>
                <w:rFonts w:ascii="Arial" w:hAnsi="Arial" w:cs="Arial"/>
                <w:b/>
                <w:bCs/>
                <w:sz w:val="14"/>
                <w:szCs w:val="14"/>
                <w:lang w:val="en-US" w:eastAsia="zh-CN"/>
              </w:rPr>
              <w:t>Tx chains</w:t>
            </w:r>
            <w:r w:rsidRPr="00804494">
              <w:rPr>
                <w:rFonts w:ascii="Arial" w:hAnsi="Arial" w:cs="Arial"/>
                <w:sz w:val="14"/>
                <w:szCs w:val="14"/>
                <w:lang w:eastAsia="zh-CN"/>
              </w:rPr>
              <w:t xml:space="preserve"> for Band D</w:t>
            </w:r>
          </w:p>
        </w:tc>
        <w:tc>
          <w:tcPr>
            <w:tcW w:w="5339" w:type="dxa"/>
            <w:shd w:val="clear" w:color="auto" w:fill="auto"/>
            <w:tcMar>
              <w:top w:w="15" w:type="dxa"/>
              <w:left w:w="108" w:type="dxa"/>
              <w:bottom w:w="0" w:type="dxa"/>
              <w:right w:w="108" w:type="dxa"/>
            </w:tcMar>
            <w:vAlign w:val="center"/>
            <w:hideMark/>
          </w:tcPr>
          <w:p w14:paraId="33CD55D1" w14:textId="77777777" w:rsidR="007831D3" w:rsidRPr="00804494" w:rsidRDefault="007831D3" w:rsidP="001E6653">
            <w:pPr>
              <w:pStyle w:val="BodyText"/>
              <w:rPr>
                <w:rFonts w:ascii="Arial" w:hAnsi="Arial" w:cs="Arial"/>
                <w:sz w:val="14"/>
                <w:szCs w:val="14"/>
                <w:lang w:eastAsia="zh-CN"/>
              </w:rPr>
            </w:pPr>
            <w:r w:rsidRPr="00804494">
              <w:rPr>
                <w:rFonts w:ascii="Arial" w:hAnsi="Arial" w:cs="Arial"/>
                <w:sz w:val="14"/>
                <w:szCs w:val="14"/>
                <w:lang w:val="en-US" w:eastAsia="zh-CN"/>
              </w:rPr>
              <w:t xml:space="preserve">Number of </w:t>
            </w:r>
            <w:r w:rsidRPr="00804494">
              <w:rPr>
                <w:rFonts w:ascii="Arial" w:hAnsi="Arial" w:cs="Arial"/>
                <w:b/>
                <w:bCs/>
                <w:sz w:val="14"/>
                <w:szCs w:val="14"/>
                <w:lang w:val="en-US" w:eastAsia="zh-CN"/>
              </w:rPr>
              <w:t xml:space="preserve">antenna ports </w:t>
            </w:r>
            <w:r w:rsidRPr="00804494">
              <w:rPr>
                <w:rFonts w:ascii="Arial" w:hAnsi="Arial" w:cs="Arial"/>
                <w:sz w:val="14"/>
                <w:szCs w:val="14"/>
                <w:lang w:val="en-US" w:eastAsia="zh-CN"/>
              </w:rPr>
              <w:t>for UL transmission in Band A</w:t>
            </w:r>
            <w:r w:rsidRPr="00804494">
              <w:rPr>
                <w:rFonts w:ascii="Arial" w:hAnsi="Arial" w:cs="Arial"/>
                <w:sz w:val="14"/>
                <w:szCs w:val="14"/>
                <w:lang w:eastAsia="zh-CN"/>
              </w:rPr>
              <w:t>+</w:t>
            </w:r>
            <w:r w:rsidRPr="00804494">
              <w:rPr>
                <w:rFonts w:ascii="Arial" w:hAnsi="Arial" w:cs="Arial"/>
                <w:sz w:val="14"/>
                <w:szCs w:val="14"/>
                <w:lang w:val="en-US" w:eastAsia="zh-CN"/>
              </w:rPr>
              <w:t xml:space="preserve"> Number of </w:t>
            </w:r>
            <w:r w:rsidRPr="00804494">
              <w:rPr>
                <w:rFonts w:ascii="Arial" w:hAnsi="Arial" w:cs="Arial"/>
                <w:b/>
                <w:bCs/>
                <w:sz w:val="14"/>
                <w:szCs w:val="14"/>
                <w:lang w:val="en-US" w:eastAsia="zh-CN"/>
              </w:rPr>
              <w:t xml:space="preserve">antenna ports </w:t>
            </w:r>
            <w:r w:rsidRPr="00804494">
              <w:rPr>
                <w:rFonts w:ascii="Arial" w:hAnsi="Arial" w:cs="Arial"/>
                <w:sz w:val="14"/>
                <w:szCs w:val="14"/>
                <w:lang w:val="en-US" w:eastAsia="zh-CN"/>
              </w:rPr>
              <w:t>for UL transmission in Band B</w:t>
            </w:r>
            <w:r w:rsidRPr="00804494">
              <w:rPr>
                <w:rFonts w:ascii="Arial" w:hAnsi="Arial" w:cs="Arial"/>
                <w:sz w:val="14"/>
                <w:szCs w:val="14"/>
                <w:lang w:eastAsia="zh-CN"/>
              </w:rPr>
              <w:t>+</w:t>
            </w:r>
            <w:r w:rsidRPr="00804494">
              <w:rPr>
                <w:rFonts w:ascii="Arial" w:hAnsi="Arial" w:cs="Arial"/>
                <w:sz w:val="14"/>
                <w:szCs w:val="14"/>
                <w:lang w:val="en-US" w:eastAsia="zh-CN"/>
              </w:rPr>
              <w:t xml:space="preserve"> Number of </w:t>
            </w:r>
            <w:r w:rsidRPr="00804494">
              <w:rPr>
                <w:rFonts w:ascii="Arial" w:hAnsi="Arial" w:cs="Arial"/>
                <w:b/>
                <w:bCs/>
                <w:sz w:val="14"/>
                <w:szCs w:val="14"/>
                <w:lang w:val="en-US" w:eastAsia="zh-CN"/>
              </w:rPr>
              <w:t xml:space="preserve">antenna ports </w:t>
            </w:r>
            <w:r w:rsidRPr="00804494">
              <w:rPr>
                <w:rFonts w:ascii="Arial" w:hAnsi="Arial" w:cs="Arial"/>
                <w:sz w:val="14"/>
                <w:szCs w:val="14"/>
                <w:lang w:val="en-US" w:eastAsia="zh-CN"/>
              </w:rPr>
              <w:t xml:space="preserve">for UL transmission in Band C+ Number of </w:t>
            </w:r>
            <w:r w:rsidRPr="00804494">
              <w:rPr>
                <w:rFonts w:ascii="Arial" w:hAnsi="Arial" w:cs="Arial"/>
                <w:b/>
                <w:bCs/>
                <w:sz w:val="14"/>
                <w:szCs w:val="14"/>
                <w:lang w:val="en-US" w:eastAsia="zh-CN"/>
              </w:rPr>
              <w:t xml:space="preserve">antenna ports </w:t>
            </w:r>
            <w:r w:rsidRPr="00804494">
              <w:rPr>
                <w:rFonts w:ascii="Arial" w:hAnsi="Arial" w:cs="Arial"/>
                <w:sz w:val="14"/>
                <w:szCs w:val="14"/>
                <w:lang w:val="en-US" w:eastAsia="zh-CN"/>
              </w:rPr>
              <w:t>for UL transmission in Band D</w:t>
            </w:r>
          </w:p>
        </w:tc>
      </w:tr>
      <w:tr w:rsidR="007831D3" w:rsidRPr="007831D3" w14:paraId="4FDE02E9" w14:textId="77777777" w:rsidTr="001E6653">
        <w:trPr>
          <w:trHeight w:val="132"/>
          <w:jc w:val="center"/>
        </w:trPr>
        <w:tc>
          <w:tcPr>
            <w:tcW w:w="992" w:type="dxa"/>
            <w:shd w:val="clear" w:color="auto" w:fill="auto"/>
            <w:tcMar>
              <w:top w:w="15" w:type="dxa"/>
              <w:left w:w="108" w:type="dxa"/>
              <w:bottom w:w="0" w:type="dxa"/>
              <w:right w:w="108" w:type="dxa"/>
            </w:tcMar>
            <w:vAlign w:val="center"/>
            <w:hideMark/>
          </w:tcPr>
          <w:p w14:paraId="33381EED" w14:textId="77777777" w:rsidR="007831D3" w:rsidRPr="007831D3" w:rsidRDefault="007831D3" w:rsidP="001E6653">
            <w:pPr>
              <w:pStyle w:val="BodyText"/>
              <w:rPr>
                <w:rFonts w:ascii="Arial" w:hAnsi="Arial" w:cs="Arial"/>
                <w:sz w:val="16"/>
                <w:szCs w:val="16"/>
                <w:lang w:eastAsia="zh-CN"/>
              </w:rPr>
            </w:pPr>
            <w:r w:rsidRPr="007831D3">
              <w:rPr>
                <w:rFonts w:ascii="Arial" w:hAnsi="Arial" w:cs="Arial"/>
                <w:sz w:val="16"/>
                <w:szCs w:val="16"/>
                <w:lang w:eastAsia="zh-CN"/>
              </w:rPr>
              <w:t>Case 1</w:t>
            </w:r>
          </w:p>
        </w:tc>
        <w:tc>
          <w:tcPr>
            <w:tcW w:w="3200" w:type="dxa"/>
            <w:shd w:val="clear" w:color="auto" w:fill="auto"/>
            <w:tcMar>
              <w:top w:w="15" w:type="dxa"/>
              <w:left w:w="108" w:type="dxa"/>
              <w:bottom w:w="0" w:type="dxa"/>
              <w:right w:w="108" w:type="dxa"/>
            </w:tcMar>
            <w:vAlign w:val="center"/>
          </w:tcPr>
          <w:p w14:paraId="0B073315" w14:textId="77777777" w:rsidR="007831D3" w:rsidRPr="007831D3" w:rsidRDefault="007831D3" w:rsidP="001E6653">
            <w:pPr>
              <w:pStyle w:val="NormalWeb"/>
              <w:spacing w:before="0" w:beforeAutospacing="0" w:after="0" w:afterAutospacing="0"/>
              <w:jc w:val="center"/>
              <w:rPr>
                <w:sz w:val="16"/>
                <w:szCs w:val="16"/>
                <w:lang w:val="en-GB"/>
              </w:rPr>
            </w:pPr>
            <w:r w:rsidRPr="007831D3">
              <w:rPr>
                <w:sz w:val="16"/>
                <w:szCs w:val="16"/>
                <w:lang w:val="en-GB"/>
              </w:rPr>
              <w:t>2T+0T+0T+0T</w:t>
            </w:r>
          </w:p>
        </w:tc>
        <w:tc>
          <w:tcPr>
            <w:tcW w:w="5339" w:type="dxa"/>
            <w:shd w:val="clear" w:color="auto" w:fill="auto"/>
            <w:tcMar>
              <w:top w:w="15" w:type="dxa"/>
              <w:left w:w="108" w:type="dxa"/>
              <w:bottom w:w="0" w:type="dxa"/>
              <w:right w:w="108" w:type="dxa"/>
            </w:tcMar>
            <w:vAlign w:val="center"/>
          </w:tcPr>
          <w:p w14:paraId="2E3F5CF6" w14:textId="77777777" w:rsidR="007831D3" w:rsidRPr="007831D3" w:rsidRDefault="007831D3" w:rsidP="001E6653">
            <w:pPr>
              <w:pStyle w:val="NormalWeb"/>
              <w:spacing w:before="0" w:beforeAutospacing="0" w:after="0" w:afterAutospacing="0"/>
              <w:jc w:val="center"/>
              <w:rPr>
                <w:sz w:val="16"/>
                <w:szCs w:val="16"/>
                <w:lang w:val="en-GB"/>
              </w:rPr>
            </w:pPr>
            <w:r w:rsidRPr="007831D3">
              <w:rPr>
                <w:sz w:val="16"/>
                <w:szCs w:val="16"/>
                <w:lang w:val="en-GB"/>
              </w:rPr>
              <w:t>2P+0P+0P+0P, 1P+0P+0P+0P</w:t>
            </w:r>
          </w:p>
        </w:tc>
      </w:tr>
      <w:tr w:rsidR="007831D3" w:rsidRPr="007831D3" w14:paraId="052EC7EF" w14:textId="77777777" w:rsidTr="001E6653">
        <w:trPr>
          <w:trHeight w:val="132"/>
          <w:jc w:val="center"/>
        </w:trPr>
        <w:tc>
          <w:tcPr>
            <w:tcW w:w="992" w:type="dxa"/>
            <w:shd w:val="clear" w:color="auto" w:fill="auto"/>
            <w:tcMar>
              <w:top w:w="15" w:type="dxa"/>
              <w:left w:w="108" w:type="dxa"/>
              <w:bottom w:w="0" w:type="dxa"/>
              <w:right w:w="108" w:type="dxa"/>
            </w:tcMar>
            <w:vAlign w:val="center"/>
            <w:hideMark/>
          </w:tcPr>
          <w:p w14:paraId="132291AB" w14:textId="77777777" w:rsidR="007831D3" w:rsidRPr="007831D3" w:rsidRDefault="007831D3" w:rsidP="001E6653">
            <w:pPr>
              <w:pStyle w:val="BodyText"/>
              <w:rPr>
                <w:rFonts w:ascii="Arial" w:hAnsi="Arial" w:cs="Arial"/>
                <w:sz w:val="16"/>
                <w:szCs w:val="16"/>
                <w:lang w:eastAsia="zh-CN"/>
              </w:rPr>
            </w:pPr>
            <w:r w:rsidRPr="007831D3">
              <w:rPr>
                <w:rFonts w:ascii="Arial" w:hAnsi="Arial" w:cs="Arial"/>
                <w:sz w:val="16"/>
                <w:szCs w:val="16"/>
                <w:lang w:eastAsia="zh-CN"/>
              </w:rPr>
              <w:t>Case 2</w:t>
            </w:r>
          </w:p>
        </w:tc>
        <w:tc>
          <w:tcPr>
            <w:tcW w:w="3200" w:type="dxa"/>
            <w:shd w:val="clear" w:color="auto" w:fill="auto"/>
            <w:tcMar>
              <w:top w:w="15" w:type="dxa"/>
              <w:left w:w="108" w:type="dxa"/>
              <w:bottom w:w="0" w:type="dxa"/>
              <w:right w:w="108" w:type="dxa"/>
            </w:tcMar>
            <w:vAlign w:val="center"/>
          </w:tcPr>
          <w:p w14:paraId="303B0B9D" w14:textId="77777777" w:rsidR="007831D3" w:rsidRPr="007831D3" w:rsidRDefault="007831D3" w:rsidP="001E6653">
            <w:pPr>
              <w:pStyle w:val="NormalWeb"/>
              <w:spacing w:before="0" w:beforeAutospacing="0" w:after="0" w:afterAutospacing="0"/>
              <w:jc w:val="center"/>
              <w:rPr>
                <w:sz w:val="16"/>
                <w:szCs w:val="16"/>
                <w:lang w:val="en-GB"/>
              </w:rPr>
            </w:pPr>
            <w:r w:rsidRPr="007831D3">
              <w:rPr>
                <w:sz w:val="16"/>
                <w:szCs w:val="16"/>
                <w:lang w:val="en-GB"/>
              </w:rPr>
              <w:t>0T+2T+0T+0T</w:t>
            </w:r>
          </w:p>
        </w:tc>
        <w:tc>
          <w:tcPr>
            <w:tcW w:w="5339" w:type="dxa"/>
            <w:shd w:val="clear" w:color="auto" w:fill="auto"/>
            <w:tcMar>
              <w:top w:w="15" w:type="dxa"/>
              <w:left w:w="108" w:type="dxa"/>
              <w:bottom w:w="0" w:type="dxa"/>
              <w:right w:w="108" w:type="dxa"/>
            </w:tcMar>
            <w:vAlign w:val="center"/>
          </w:tcPr>
          <w:p w14:paraId="64394C3E" w14:textId="77777777" w:rsidR="007831D3" w:rsidRPr="007831D3" w:rsidRDefault="007831D3" w:rsidP="001E6653">
            <w:pPr>
              <w:pStyle w:val="NormalWeb"/>
              <w:spacing w:before="0" w:beforeAutospacing="0" w:after="0" w:afterAutospacing="0"/>
              <w:jc w:val="center"/>
              <w:rPr>
                <w:sz w:val="16"/>
                <w:szCs w:val="16"/>
                <w:lang w:val="en-GB"/>
              </w:rPr>
            </w:pPr>
            <w:r w:rsidRPr="007831D3">
              <w:rPr>
                <w:sz w:val="16"/>
                <w:szCs w:val="16"/>
                <w:lang w:val="en-GB"/>
              </w:rPr>
              <w:t>0P+2P+0P+0P, 0P+1P +0P+0P</w:t>
            </w:r>
          </w:p>
        </w:tc>
      </w:tr>
      <w:tr w:rsidR="007831D3" w:rsidRPr="007831D3" w14:paraId="3A7F7DA2" w14:textId="77777777" w:rsidTr="001E6653">
        <w:trPr>
          <w:trHeight w:val="132"/>
          <w:jc w:val="center"/>
        </w:trPr>
        <w:tc>
          <w:tcPr>
            <w:tcW w:w="992" w:type="dxa"/>
            <w:shd w:val="clear" w:color="auto" w:fill="auto"/>
            <w:tcMar>
              <w:top w:w="15" w:type="dxa"/>
              <w:left w:w="108" w:type="dxa"/>
              <w:bottom w:w="0" w:type="dxa"/>
              <w:right w:w="108" w:type="dxa"/>
            </w:tcMar>
            <w:vAlign w:val="center"/>
            <w:hideMark/>
          </w:tcPr>
          <w:p w14:paraId="6EB8D464" w14:textId="77777777" w:rsidR="007831D3" w:rsidRPr="007831D3" w:rsidRDefault="007831D3" w:rsidP="001E6653">
            <w:pPr>
              <w:pStyle w:val="BodyText"/>
              <w:rPr>
                <w:rFonts w:ascii="Arial" w:hAnsi="Arial" w:cs="Arial"/>
                <w:sz w:val="16"/>
                <w:szCs w:val="16"/>
                <w:lang w:eastAsia="zh-CN"/>
              </w:rPr>
            </w:pPr>
            <w:r w:rsidRPr="007831D3">
              <w:rPr>
                <w:rFonts w:ascii="Arial" w:hAnsi="Arial" w:cs="Arial"/>
                <w:sz w:val="16"/>
                <w:szCs w:val="16"/>
                <w:lang w:eastAsia="zh-CN"/>
              </w:rPr>
              <w:t>Case 3</w:t>
            </w:r>
          </w:p>
        </w:tc>
        <w:tc>
          <w:tcPr>
            <w:tcW w:w="3200" w:type="dxa"/>
            <w:shd w:val="clear" w:color="auto" w:fill="auto"/>
            <w:tcMar>
              <w:top w:w="15" w:type="dxa"/>
              <w:left w:w="108" w:type="dxa"/>
              <w:bottom w:w="0" w:type="dxa"/>
              <w:right w:w="108" w:type="dxa"/>
            </w:tcMar>
            <w:vAlign w:val="center"/>
          </w:tcPr>
          <w:p w14:paraId="43B905DA" w14:textId="77777777" w:rsidR="007831D3" w:rsidRPr="007831D3" w:rsidRDefault="007831D3" w:rsidP="001E6653">
            <w:pPr>
              <w:pStyle w:val="NormalWeb"/>
              <w:spacing w:before="0" w:beforeAutospacing="0" w:after="0" w:afterAutospacing="0"/>
              <w:jc w:val="center"/>
              <w:rPr>
                <w:sz w:val="16"/>
                <w:szCs w:val="16"/>
                <w:lang w:val="en-GB"/>
              </w:rPr>
            </w:pPr>
            <w:r w:rsidRPr="007831D3">
              <w:rPr>
                <w:sz w:val="16"/>
                <w:szCs w:val="16"/>
                <w:lang w:val="en-GB"/>
              </w:rPr>
              <w:t>0T+0T+2T+0T</w:t>
            </w:r>
          </w:p>
        </w:tc>
        <w:tc>
          <w:tcPr>
            <w:tcW w:w="5339" w:type="dxa"/>
            <w:shd w:val="clear" w:color="auto" w:fill="auto"/>
            <w:tcMar>
              <w:top w:w="15" w:type="dxa"/>
              <w:left w:w="108" w:type="dxa"/>
              <w:bottom w:w="0" w:type="dxa"/>
              <w:right w:w="108" w:type="dxa"/>
            </w:tcMar>
            <w:vAlign w:val="center"/>
          </w:tcPr>
          <w:p w14:paraId="2C224A0C" w14:textId="77777777" w:rsidR="007831D3" w:rsidRPr="007831D3" w:rsidRDefault="007831D3" w:rsidP="001E6653">
            <w:pPr>
              <w:pStyle w:val="NormalWeb"/>
              <w:spacing w:before="0" w:beforeAutospacing="0" w:after="0" w:afterAutospacing="0"/>
              <w:jc w:val="center"/>
              <w:rPr>
                <w:sz w:val="16"/>
                <w:szCs w:val="16"/>
                <w:lang w:val="en-GB"/>
              </w:rPr>
            </w:pPr>
            <w:r w:rsidRPr="007831D3">
              <w:rPr>
                <w:sz w:val="16"/>
                <w:szCs w:val="16"/>
                <w:lang w:val="en-GB"/>
              </w:rPr>
              <w:t>0P+0P+2P+0P, 0P+0P+1P+0P</w:t>
            </w:r>
          </w:p>
        </w:tc>
      </w:tr>
      <w:tr w:rsidR="007831D3" w:rsidRPr="007831D3" w14:paraId="7388664E" w14:textId="77777777" w:rsidTr="001E6653">
        <w:trPr>
          <w:trHeight w:val="132"/>
          <w:jc w:val="center"/>
        </w:trPr>
        <w:tc>
          <w:tcPr>
            <w:tcW w:w="992" w:type="dxa"/>
            <w:shd w:val="clear" w:color="auto" w:fill="auto"/>
            <w:tcMar>
              <w:top w:w="15" w:type="dxa"/>
              <w:left w:w="108" w:type="dxa"/>
              <w:bottom w:w="0" w:type="dxa"/>
              <w:right w:w="108" w:type="dxa"/>
            </w:tcMar>
            <w:vAlign w:val="center"/>
          </w:tcPr>
          <w:p w14:paraId="4803906F" w14:textId="77777777" w:rsidR="007831D3" w:rsidRPr="007831D3" w:rsidRDefault="007831D3" w:rsidP="001E6653">
            <w:pPr>
              <w:pStyle w:val="BodyText"/>
              <w:rPr>
                <w:rFonts w:ascii="Arial" w:hAnsi="Arial" w:cs="Arial"/>
                <w:sz w:val="16"/>
                <w:szCs w:val="16"/>
                <w:lang w:eastAsia="zh-CN"/>
              </w:rPr>
            </w:pPr>
            <w:r w:rsidRPr="007831D3">
              <w:rPr>
                <w:rFonts w:ascii="Arial" w:hAnsi="Arial" w:cs="Arial"/>
                <w:sz w:val="16"/>
                <w:szCs w:val="16"/>
                <w:lang w:eastAsia="zh-CN"/>
              </w:rPr>
              <w:t>Case 4</w:t>
            </w:r>
          </w:p>
        </w:tc>
        <w:tc>
          <w:tcPr>
            <w:tcW w:w="3200" w:type="dxa"/>
            <w:shd w:val="clear" w:color="auto" w:fill="auto"/>
            <w:tcMar>
              <w:top w:w="15" w:type="dxa"/>
              <w:left w:w="108" w:type="dxa"/>
              <w:bottom w:w="0" w:type="dxa"/>
              <w:right w:w="108" w:type="dxa"/>
            </w:tcMar>
            <w:vAlign w:val="center"/>
          </w:tcPr>
          <w:p w14:paraId="4BC8D155" w14:textId="77777777" w:rsidR="007831D3" w:rsidRPr="007831D3" w:rsidRDefault="007831D3" w:rsidP="001E6653">
            <w:pPr>
              <w:pStyle w:val="NormalWeb"/>
              <w:spacing w:before="0" w:beforeAutospacing="0" w:after="0" w:afterAutospacing="0"/>
              <w:jc w:val="center"/>
              <w:rPr>
                <w:sz w:val="16"/>
                <w:szCs w:val="16"/>
                <w:lang w:val="en-GB"/>
              </w:rPr>
            </w:pPr>
            <w:r w:rsidRPr="007831D3">
              <w:rPr>
                <w:sz w:val="16"/>
                <w:szCs w:val="16"/>
                <w:lang w:val="en-GB"/>
              </w:rPr>
              <w:t>0T+0T+0T+2T</w:t>
            </w:r>
          </w:p>
        </w:tc>
        <w:tc>
          <w:tcPr>
            <w:tcW w:w="5339" w:type="dxa"/>
            <w:shd w:val="clear" w:color="auto" w:fill="auto"/>
            <w:tcMar>
              <w:top w:w="15" w:type="dxa"/>
              <w:left w:w="108" w:type="dxa"/>
              <w:bottom w:w="0" w:type="dxa"/>
              <w:right w:w="108" w:type="dxa"/>
            </w:tcMar>
            <w:vAlign w:val="center"/>
          </w:tcPr>
          <w:p w14:paraId="72139001" w14:textId="77777777" w:rsidR="007831D3" w:rsidRPr="007831D3" w:rsidRDefault="007831D3" w:rsidP="001E6653">
            <w:pPr>
              <w:pStyle w:val="NormalWeb"/>
              <w:spacing w:before="0" w:beforeAutospacing="0" w:after="0" w:afterAutospacing="0"/>
              <w:jc w:val="center"/>
              <w:rPr>
                <w:sz w:val="16"/>
                <w:szCs w:val="16"/>
                <w:lang w:val="en-GB"/>
              </w:rPr>
            </w:pPr>
            <w:r w:rsidRPr="007831D3">
              <w:rPr>
                <w:sz w:val="16"/>
                <w:szCs w:val="16"/>
                <w:lang w:val="en-GB"/>
              </w:rPr>
              <w:t>0P+0P+0P+2P, 0P+0P+0P+1P</w:t>
            </w:r>
          </w:p>
        </w:tc>
      </w:tr>
    </w:tbl>
    <w:p w14:paraId="52C9A68F" w14:textId="77777777" w:rsidR="007831D3" w:rsidRPr="007831D3" w:rsidRDefault="007831D3" w:rsidP="007831D3">
      <w:pPr>
        <w:ind w:left="426"/>
        <w:jc w:val="both"/>
        <w:rPr>
          <w:bCs/>
          <w:sz w:val="18"/>
          <w:szCs w:val="18"/>
          <w:lang w:eastAsia="zh-CN"/>
        </w:rPr>
      </w:pPr>
    </w:p>
    <w:p w14:paraId="1D07AF44" w14:textId="77777777" w:rsidR="007831D3" w:rsidRPr="007831D3" w:rsidRDefault="007831D3" w:rsidP="007831D3">
      <w:pPr>
        <w:ind w:left="426"/>
        <w:jc w:val="both"/>
        <w:rPr>
          <w:bCs/>
          <w:sz w:val="18"/>
          <w:szCs w:val="18"/>
          <w:lang w:eastAsia="zh-CN"/>
        </w:rPr>
      </w:pPr>
      <w:r w:rsidRPr="007831D3">
        <w:rPr>
          <w:rFonts w:hint="eastAsia"/>
          <w:bCs/>
          <w:sz w:val="18"/>
          <w:szCs w:val="18"/>
          <w:lang w:eastAsia="zh-CN"/>
        </w:rPr>
        <w:t>P</w:t>
      </w:r>
      <w:r w:rsidRPr="007831D3">
        <w:rPr>
          <w:bCs/>
          <w:sz w:val="18"/>
          <w:szCs w:val="18"/>
          <w:lang w:eastAsia="zh-CN"/>
        </w:rPr>
        <w:t xml:space="preserve">roposal 6: For Rel-18 UL Tx switching across 3 bands each supporting </w:t>
      </w:r>
      <w:r w:rsidRPr="007831D3">
        <w:rPr>
          <w:bCs/>
          <w:sz w:val="18"/>
          <w:szCs w:val="18"/>
        </w:rPr>
        <w:t>maximum 2Tx chain</w:t>
      </w:r>
      <w:r w:rsidRPr="007831D3">
        <w:rPr>
          <w:bCs/>
          <w:sz w:val="18"/>
          <w:szCs w:val="18"/>
          <w:lang w:eastAsia="zh-CN"/>
        </w:rPr>
        <w:t xml:space="preserve">, </w:t>
      </w:r>
      <w:r w:rsidRPr="007831D3">
        <w:rPr>
          <w:bCs/>
          <w:sz w:val="18"/>
          <w:szCs w:val="18"/>
        </w:rPr>
        <w:t xml:space="preserve">the mapping between UL transmission ports and Tx chain for </w:t>
      </w:r>
      <w:r w:rsidRPr="007831D3">
        <w:rPr>
          <w:bCs/>
          <w:sz w:val="18"/>
          <w:szCs w:val="18"/>
          <w:u w:val="single"/>
        </w:rPr>
        <w:t>inter-band UL CA Option 2</w:t>
      </w:r>
      <w:r w:rsidRPr="007831D3">
        <w:rPr>
          <w:rFonts w:hint="eastAsia"/>
          <w:bCs/>
          <w:sz w:val="18"/>
          <w:szCs w:val="18"/>
          <w:u w:val="single"/>
          <w:lang w:eastAsia="zh-CN"/>
        </w:rPr>
        <w:t xml:space="preserve"> without</w:t>
      </w:r>
      <w:r w:rsidRPr="007831D3">
        <w:rPr>
          <w:bCs/>
          <w:sz w:val="18"/>
          <w:szCs w:val="18"/>
          <w:u w:val="single"/>
        </w:rPr>
        <w:t xml:space="preserve"> </w:t>
      </w:r>
      <w:r w:rsidRPr="007831D3">
        <w:rPr>
          <w:rFonts w:hint="eastAsia"/>
          <w:bCs/>
          <w:sz w:val="18"/>
          <w:szCs w:val="18"/>
          <w:u w:val="single"/>
          <w:lang w:eastAsia="zh-CN"/>
        </w:rPr>
        <w:t>SUL</w:t>
      </w:r>
      <w:r w:rsidRPr="007831D3">
        <w:rPr>
          <w:bCs/>
          <w:sz w:val="18"/>
          <w:szCs w:val="18"/>
        </w:rPr>
        <w:t xml:space="preserve"> is defined as follows.</w:t>
      </w:r>
    </w:p>
    <w:tbl>
      <w:tblPr>
        <w:tblW w:w="95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92"/>
        <w:gridCol w:w="3200"/>
        <w:gridCol w:w="5339"/>
      </w:tblGrid>
      <w:tr w:rsidR="007831D3" w:rsidRPr="00804494" w14:paraId="3CA7E812" w14:textId="77777777" w:rsidTr="001E6653">
        <w:trPr>
          <w:trHeight w:val="397"/>
          <w:jc w:val="center"/>
        </w:trPr>
        <w:tc>
          <w:tcPr>
            <w:tcW w:w="992" w:type="dxa"/>
            <w:shd w:val="clear" w:color="auto" w:fill="auto"/>
            <w:tcMar>
              <w:top w:w="15" w:type="dxa"/>
              <w:left w:w="108" w:type="dxa"/>
              <w:bottom w:w="0" w:type="dxa"/>
              <w:right w:w="108" w:type="dxa"/>
            </w:tcMar>
            <w:vAlign w:val="center"/>
            <w:hideMark/>
          </w:tcPr>
          <w:p w14:paraId="4ADB8C15" w14:textId="77777777" w:rsidR="007831D3" w:rsidRPr="00804494" w:rsidRDefault="007831D3" w:rsidP="001E6653">
            <w:pPr>
              <w:pStyle w:val="BodyText"/>
              <w:rPr>
                <w:rFonts w:ascii="Arial" w:hAnsi="Arial" w:cs="Arial"/>
                <w:sz w:val="14"/>
                <w:szCs w:val="14"/>
                <w:lang w:eastAsia="zh-CN"/>
              </w:rPr>
            </w:pPr>
            <w:r w:rsidRPr="00804494">
              <w:rPr>
                <w:rFonts w:ascii="Arial" w:hAnsi="Arial" w:cs="Arial"/>
                <w:sz w:val="14"/>
                <w:szCs w:val="14"/>
                <w:lang w:eastAsia="zh-CN"/>
              </w:rPr>
              <w:t> </w:t>
            </w:r>
          </w:p>
        </w:tc>
        <w:tc>
          <w:tcPr>
            <w:tcW w:w="3200" w:type="dxa"/>
            <w:shd w:val="clear" w:color="auto" w:fill="auto"/>
            <w:tcMar>
              <w:top w:w="15" w:type="dxa"/>
              <w:left w:w="108" w:type="dxa"/>
              <w:bottom w:w="0" w:type="dxa"/>
              <w:right w:w="108" w:type="dxa"/>
            </w:tcMar>
            <w:vAlign w:val="center"/>
            <w:hideMark/>
          </w:tcPr>
          <w:p w14:paraId="6399ED4D" w14:textId="77777777" w:rsidR="007831D3" w:rsidRPr="00804494" w:rsidRDefault="007831D3" w:rsidP="001E6653">
            <w:pPr>
              <w:pStyle w:val="BodyText"/>
              <w:rPr>
                <w:rFonts w:ascii="Arial" w:hAnsi="Arial" w:cs="Arial"/>
                <w:sz w:val="14"/>
                <w:szCs w:val="14"/>
                <w:lang w:eastAsia="zh-CN"/>
              </w:rPr>
            </w:pPr>
            <w:r w:rsidRPr="00804494">
              <w:rPr>
                <w:rFonts w:ascii="Arial" w:hAnsi="Arial" w:cs="Arial"/>
                <w:sz w:val="14"/>
                <w:szCs w:val="14"/>
                <w:lang w:val="en-US" w:eastAsia="zh-CN"/>
              </w:rPr>
              <w:t xml:space="preserve">Number of </w:t>
            </w:r>
            <w:r w:rsidRPr="00804494">
              <w:rPr>
                <w:rFonts w:ascii="Arial" w:hAnsi="Arial" w:cs="Arial"/>
                <w:b/>
                <w:bCs/>
                <w:sz w:val="14"/>
                <w:szCs w:val="14"/>
                <w:lang w:val="en-US" w:eastAsia="zh-CN"/>
              </w:rPr>
              <w:t>Tx chains</w:t>
            </w:r>
            <w:r w:rsidRPr="00804494">
              <w:rPr>
                <w:rFonts w:ascii="Arial" w:hAnsi="Arial" w:cs="Arial"/>
                <w:sz w:val="14"/>
                <w:szCs w:val="14"/>
                <w:lang w:eastAsia="zh-CN"/>
              </w:rPr>
              <w:t xml:space="preserve"> for Band A+</w:t>
            </w:r>
            <w:r w:rsidRPr="00804494">
              <w:rPr>
                <w:rFonts w:ascii="Arial" w:hAnsi="Arial" w:cs="Arial"/>
                <w:sz w:val="14"/>
                <w:szCs w:val="14"/>
                <w:lang w:val="en-US" w:eastAsia="zh-CN"/>
              </w:rPr>
              <w:t xml:space="preserve"> Number of </w:t>
            </w:r>
            <w:r w:rsidRPr="00804494">
              <w:rPr>
                <w:rFonts w:ascii="Arial" w:hAnsi="Arial" w:cs="Arial"/>
                <w:b/>
                <w:bCs/>
                <w:sz w:val="14"/>
                <w:szCs w:val="14"/>
                <w:lang w:val="en-US" w:eastAsia="zh-CN"/>
              </w:rPr>
              <w:t>Tx chains</w:t>
            </w:r>
            <w:r w:rsidRPr="00804494">
              <w:rPr>
                <w:rFonts w:ascii="Arial" w:hAnsi="Arial" w:cs="Arial"/>
                <w:sz w:val="14"/>
                <w:szCs w:val="14"/>
                <w:lang w:eastAsia="zh-CN"/>
              </w:rPr>
              <w:t xml:space="preserve"> for Band B+</w:t>
            </w:r>
            <w:r w:rsidRPr="00804494">
              <w:rPr>
                <w:rFonts w:ascii="Arial" w:hAnsi="Arial" w:cs="Arial"/>
                <w:sz w:val="14"/>
                <w:szCs w:val="14"/>
                <w:lang w:val="en-US" w:eastAsia="zh-CN"/>
              </w:rPr>
              <w:t xml:space="preserve"> Number of </w:t>
            </w:r>
            <w:r w:rsidRPr="00804494">
              <w:rPr>
                <w:rFonts w:ascii="Arial" w:hAnsi="Arial" w:cs="Arial"/>
                <w:b/>
                <w:bCs/>
                <w:sz w:val="14"/>
                <w:szCs w:val="14"/>
                <w:lang w:val="en-US" w:eastAsia="zh-CN"/>
              </w:rPr>
              <w:t>Tx chains</w:t>
            </w:r>
            <w:r w:rsidRPr="00804494">
              <w:rPr>
                <w:rFonts w:ascii="Arial" w:hAnsi="Arial" w:cs="Arial"/>
                <w:sz w:val="14"/>
                <w:szCs w:val="14"/>
                <w:lang w:eastAsia="zh-CN"/>
              </w:rPr>
              <w:t xml:space="preserve"> for Band C</w:t>
            </w:r>
          </w:p>
        </w:tc>
        <w:tc>
          <w:tcPr>
            <w:tcW w:w="5339" w:type="dxa"/>
            <w:shd w:val="clear" w:color="auto" w:fill="auto"/>
            <w:tcMar>
              <w:top w:w="15" w:type="dxa"/>
              <w:left w:w="108" w:type="dxa"/>
              <w:bottom w:w="0" w:type="dxa"/>
              <w:right w:w="108" w:type="dxa"/>
            </w:tcMar>
            <w:vAlign w:val="center"/>
            <w:hideMark/>
          </w:tcPr>
          <w:p w14:paraId="23317D7D" w14:textId="77777777" w:rsidR="007831D3" w:rsidRPr="00804494" w:rsidRDefault="007831D3" w:rsidP="001E6653">
            <w:pPr>
              <w:pStyle w:val="BodyText"/>
              <w:rPr>
                <w:rFonts w:ascii="Arial" w:hAnsi="Arial" w:cs="Arial"/>
                <w:sz w:val="14"/>
                <w:szCs w:val="14"/>
                <w:lang w:eastAsia="zh-CN"/>
              </w:rPr>
            </w:pPr>
            <w:r w:rsidRPr="00804494">
              <w:rPr>
                <w:rFonts w:ascii="Arial" w:hAnsi="Arial" w:cs="Arial"/>
                <w:sz w:val="14"/>
                <w:szCs w:val="14"/>
                <w:lang w:val="en-US" w:eastAsia="zh-CN"/>
              </w:rPr>
              <w:t xml:space="preserve">Number of </w:t>
            </w:r>
            <w:r w:rsidRPr="00804494">
              <w:rPr>
                <w:rFonts w:ascii="Arial" w:hAnsi="Arial" w:cs="Arial"/>
                <w:b/>
                <w:bCs/>
                <w:sz w:val="14"/>
                <w:szCs w:val="14"/>
                <w:lang w:val="en-US" w:eastAsia="zh-CN"/>
              </w:rPr>
              <w:t xml:space="preserve">antenna ports </w:t>
            </w:r>
            <w:r w:rsidRPr="00804494">
              <w:rPr>
                <w:rFonts w:ascii="Arial" w:hAnsi="Arial" w:cs="Arial"/>
                <w:sz w:val="14"/>
                <w:szCs w:val="14"/>
                <w:lang w:val="en-US" w:eastAsia="zh-CN"/>
              </w:rPr>
              <w:t>for UL transmission in Band A</w:t>
            </w:r>
            <w:r w:rsidRPr="00804494">
              <w:rPr>
                <w:rFonts w:ascii="Arial" w:hAnsi="Arial" w:cs="Arial"/>
                <w:sz w:val="14"/>
                <w:szCs w:val="14"/>
                <w:lang w:eastAsia="zh-CN"/>
              </w:rPr>
              <w:t>+</w:t>
            </w:r>
            <w:r w:rsidRPr="00804494">
              <w:rPr>
                <w:rFonts w:ascii="Arial" w:hAnsi="Arial" w:cs="Arial"/>
                <w:sz w:val="14"/>
                <w:szCs w:val="14"/>
                <w:lang w:val="en-US" w:eastAsia="zh-CN"/>
              </w:rPr>
              <w:t xml:space="preserve"> Number of </w:t>
            </w:r>
            <w:r w:rsidRPr="00804494">
              <w:rPr>
                <w:rFonts w:ascii="Arial" w:hAnsi="Arial" w:cs="Arial"/>
                <w:b/>
                <w:bCs/>
                <w:sz w:val="14"/>
                <w:szCs w:val="14"/>
                <w:lang w:val="en-US" w:eastAsia="zh-CN"/>
              </w:rPr>
              <w:t xml:space="preserve">antenna ports </w:t>
            </w:r>
            <w:r w:rsidRPr="00804494">
              <w:rPr>
                <w:rFonts w:ascii="Arial" w:hAnsi="Arial" w:cs="Arial"/>
                <w:sz w:val="14"/>
                <w:szCs w:val="14"/>
                <w:lang w:val="en-US" w:eastAsia="zh-CN"/>
              </w:rPr>
              <w:t>for UL transmission in Band B</w:t>
            </w:r>
            <w:r w:rsidRPr="00804494">
              <w:rPr>
                <w:rFonts w:ascii="Arial" w:hAnsi="Arial" w:cs="Arial"/>
                <w:sz w:val="14"/>
                <w:szCs w:val="14"/>
                <w:lang w:eastAsia="zh-CN"/>
              </w:rPr>
              <w:t>+</w:t>
            </w:r>
            <w:r w:rsidRPr="00804494">
              <w:rPr>
                <w:rFonts w:ascii="Arial" w:hAnsi="Arial" w:cs="Arial"/>
                <w:sz w:val="14"/>
                <w:szCs w:val="14"/>
                <w:lang w:val="en-US" w:eastAsia="zh-CN"/>
              </w:rPr>
              <w:t xml:space="preserve"> Number of </w:t>
            </w:r>
            <w:r w:rsidRPr="00804494">
              <w:rPr>
                <w:rFonts w:ascii="Arial" w:hAnsi="Arial" w:cs="Arial"/>
                <w:b/>
                <w:bCs/>
                <w:sz w:val="14"/>
                <w:szCs w:val="14"/>
                <w:lang w:val="en-US" w:eastAsia="zh-CN"/>
              </w:rPr>
              <w:t xml:space="preserve">antenna ports </w:t>
            </w:r>
            <w:r w:rsidRPr="00804494">
              <w:rPr>
                <w:rFonts w:ascii="Arial" w:hAnsi="Arial" w:cs="Arial"/>
                <w:sz w:val="14"/>
                <w:szCs w:val="14"/>
                <w:lang w:val="en-US" w:eastAsia="zh-CN"/>
              </w:rPr>
              <w:t>for UL transmission in Band C</w:t>
            </w:r>
          </w:p>
        </w:tc>
      </w:tr>
      <w:tr w:rsidR="007831D3" w:rsidRPr="007831D3" w14:paraId="7ACD9BB9" w14:textId="77777777" w:rsidTr="001E6653">
        <w:trPr>
          <w:trHeight w:val="132"/>
          <w:jc w:val="center"/>
        </w:trPr>
        <w:tc>
          <w:tcPr>
            <w:tcW w:w="992" w:type="dxa"/>
            <w:shd w:val="clear" w:color="auto" w:fill="auto"/>
            <w:tcMar>
              <w:top w:w="15" w:type="dxa"/>
              <w:left w:w="108" w:type="dxa"/>
              <w:bottom w:w="0" w:type="dxa"/>
              <w:right w:w="108" w:type="dxa"/>
            </w:tcMar>
            <w:vAlign w:val="center"/>
            <w:hideMark/>
          </w:tcPr>
          <w:p w14:paraId="107ED535" w14:textId="77777777" w:rsidR="007831D3" w:rsidRPr="007831D3" w:rsidRDefault="007831D3" w:rsidP="001E6653">
            <w:pPr>
              <w:pStyle w:val="BodyText"/>
              <w:rPr>
                <w:rFonts w:ascii="Arial" w:hAnsi="Arial" w:cs="Arial"/>
                <w:sz w:val="16"/>
                <w:szCs w:val="16"/>
                <w:lang w:eastAsia="zh-CN"/>
              </w:rPr>
            </w:pPr>
            <w:r w:rsidRPr="007831D3">
              <w:rPr>
                <w:rFonts w:ascii="Arial" w:hAnsi="Arial" w:cs="Arial"/>
                <w:sz w:val="16"/>
                <w:szCs w:val="16"/>
                <w:lang w:eastAsia="zh-CN"/>
              </w:rPr>
              <w:t>Case 1</w:t>
            </w:r>
          </w:p>
        </w:tc>
        <w:tc>
          <w:tcPr>
            <w:tcW w:w="3200" w:type="dxa"/>
            <w:shd w:val="clear" w:color="auto" w:fill="auto"/>
            <w:tcMar>
              <w:top w:w="15" w:type="dxa"/>
              <w:left w:w="108" w:type="dxa"/>
              <w:bottom w:w="0" w:type="dxa"/>
              <w:right w:w="108" w:type="dxa"/>
            </w:tcMar>
            <w:vAlign w:val="center"/>
            <w:hideMark/>
          </w:tcPr>
          <w:p w14:paraId="6CC5FD7C" w14:textId="77777777" w:rsidR="007831D3" w:rsidRPr="007831D3" w:rsidRDefault="007831D3" w:rsidP="001E6653">
            <w:pPr>
              <w:pStyle w:val="NormalWeb"/>
              <w:spacing w:before="0" w:beforeAutospacing="0" w:after="0" w:afterAutospacing="0"/>
              <w:jc w:val="center"/>
              <w:rPr>
                <w:sz w:val="16"/>
                <w:szCs w:val="16"/>
                <w:lang w:val="en-GB"/>
              </w:rPr>
            </w:pPr>
            <w:r w:rsidRPr="007831D3">
              <w:rPr>
                <w:sz w:val="16"/>
                <w:szCs w:val="16"/>
                <w:lang w:val="en-GB"/>
              </w:rPr>
              <w:t>2T+0T+0T</w:t>
            </w:r>
          </w:p>
        </w:tc>
        <w:tc>
          <w:tcPr>
            <w:tcW w:w="5339" w:type="dxa"/>
            <w:shd w:val="clear" w:color="auto" w:fill="auto"/>
            <w:tcMar>
              <w:top w:w="15" w:type="dxa"/>
              <w:left w:w="108" w:type="dxa"/>
              <w:bottom w:w="0" w:type="dxa"/>
              <w:right w:w="108" w:type="dxa"/>
            </w:tcMar>
            <w:vAlign w:val="center"/>
            <w:hideMark/>
          </w:tcPr>
          <w:p w14:paraId="029A76D6" w14:textId="77777777" w:rsidR="007831D3" w:rsidRPr="007831D3" w:rsidRDefault="007831D3" w:rsidP="001E6653">
            <w:pPr>
              <w:pStyle w:val="NormalWeb"/>
              <w:spacing w:before="0" w:beforeAutospacing="0" w:after="0" w:afterAutospacing="0"/>
              <w:jc w:val="center"/>
              <w:rPr>
                <w:sz w:val="16"/>
                <w:szCs w:val="16"/>
                <w:lang w:val="en-GB"/>
              </w:rPr>
            </w:pPr>
            <w:r w:rsidRPr="007831D3">
              <w:rPr>
                <w:sz w:val="16"/>
                <w:szCs w:val="16"/>
                <w:lang w:val="en-GB"/>
              </w:rPr>
              <w:t>2P+0P+0P, 1P+0P+0P</w:t>
            </w:r>
          </w:p>
        </w:tc>
      </w:tr>
      <w:tr w:rsidR="007831D3" w:rsidRPr="007831D3" w14:paraId="77C55CD7" w14:textId="77777777" w:rsidTr="001E6653">
        <w:trPr>
          <w:trHeight w:val="132"/>
          <w:jc w:val="center"/>
        </w:trPr>
        <w:tc>
          <w:tcPr>
            <w:tcW w:w="992" w:type="dxa"/>
            <w:shd w:val="clear" w:color="auto" w:fill="auto"/>
            <w:tcMar>
              <w:top w:w="15" w:type="dxa"/>
              <w:left w:w="108" w:type="dxa"/>
              <w:bottom w:w="0" w:type="dxa"/>
              <w:right w:w="108" w:type="dxa"/>
            </w:tcMar>
            <w:vAlign w:val="center"/>
            <w:hideMark/>
          </w:tcPr>
          <w:p w14:paraId="3CDBF9F3" w14:textId="77777777" w:rsidR="007831D3" w:rsidRPr="007831D3" w:rsidRDefault="007831D3" w:rsidP="001E6653">
            <w:pPr>
              <w:pStyle w:val="BodyText"/>
              <w:rPr>
                <w:rFonts w:ascii="Arial" w:hAnsi="Arial" w:cs="Arial"/>
                <w:sz w:val="16"/>
                <w:szCs w:val="16"/>
                <w:lang w:eastAsia="zh-CN"/>
              </w:rPr>
            </w:pPr>
            <w:r w:rsidRPr="007831D3">
              <w:rPr>
                <w:rFonts w:ascii="Arial" w:hAnsi="Arial" w:cs="Arial"/>
                <w:sz w:val="16"/>
                <w:szCs w:val="16"/>
                <w:lang w:eastAsia="zh-CN"/>
              </w:rPr>
              <w:t>Case 2</w:t>
            </w:r>
          </w:p>
        </w:tc>
        <w:tc>
          <w:tcPr>
            <w:tcW w:w="3200" w:type="dxa"/>
            <w:shd w:val="clear" w:color="auto" w:fill="auto"/>
            <w:tcMar>
              <w:top w:w="15" w:type="dxa"/>
              <w:left w:w="108" w:type="dxa"/>
              <w:bottom w:w="0" w:type="dxa"/>
              <w:right w:w="108" w:type="dxa"/>
            </w:tcMar>
            <w:vAlign w:val="center"/>
            <w:hideMark/>
          </w:tcPr>
          <w:p w14:paraId="5E10C5DA" w14:textId="77777777" w:rsidR="007831D3" w:rsidRPr="007831D3" w:rsidRDefault="007831D3" w:rsidP="001E6653">
            <w:pPr>
              <w:pStyle w:val="NormalWeb"/>
              <w:spacing w:before="0" w:beforeAutospacing="0" w:after="0" w:afterAutospacing="0"/>
              <w:jc w:val="center"/>
              <w:rPr>
                <w:sz w:val="16"/>
                <w:szCs w:val="16"/>
                <w:lang w:val="en-GB"/>
              </w:rPr>
            </w:pPr>
            <w:r w:rsidRPr="007831D3">
              <w:rPr>
                <w:sz w:val="16"/>
                <w:szCs w:val="16"/>
                <w:lang w:val="en-GB"/>
              </w:rPr>
              <w:t>0T+2T+0T</w:t>
            </w:r>
          </w:p>
        </w:tc>
        <w:tc>
          <w:tcPr>
            <w:tcW w:w="5339" w:type="dxa"/>
            <w:shd w:val="clear" w:color="auto" w:fill="auto"/>
            <w:tcMar>
              <w:top w:w="15" w:type="dxa"/>
              <w:left w:w="108" w:type="dxa"/>
              <w:bottom w:w="0" w:type="dxa"/>
              <w:right w:w="108" w:type="dxa"/>
            </w:tcMar>
            <w:vAlign w:val="center"/>
            <w:hideMark/>
          </w:tcPr>
          <w:p w14:paraId="44832F96" w14:textId="77777777" w:rsidR="007831D3" w:rsidRPr="007831D3" w:rsidRDefault="007831D3" w:rsidP="001E6653">
            <w:pPr>
              <w:pStyle w:val="NormalWeb"/>
              <w:spacing w:before="0" w:beforeAutospacing="0" w:after="0" w:afterAutospacing="0"/>
              <w:jc w:val="center"/>
              <w:rPr>
                <w:sz w:val="16"/>
                <w:szCs w:val="16"/>
                <w:lang w:val="en-GB"/>
              </w:rPr>
            </w:pPr>
            <w:r w:rsidRPr="007831D3">
              <w:rPr>
                <w:sz w:val="16"/>
                <w:szCs w:val="16"/>
                <w:lang w:val="en-GB"/>
              </w:rPr>
              <w:t>0P+2P+0P, 0P+1P+0P</w:t>
            </w:r>
          </w:p>
        </w:tc>
      </w:tr>
      <w:tr w:rsidR="007831D3" w:rsidRPr="007831D3" w14:paraId="1EC7EA37" w14:textId="77777777" w:rsidTr="001E6653">
        <w:trPr>
          <w:trHeight w:val="132"/>
          <w:jc w:val="center"/>
        </w:trPr>
        <w:tc>
          <w:tcPr>
            <w:tcW w:w="992" w:type="dxa"/>
            <w:shd w:val="clear" w:color="auto" w:fill="auto"/>
            <w:tcMar>
              <w:top w:w="15" w:type="dxa"/>
              <w:left w:w="108" w:type="dxa"/>
              <w:bottom w:w="0" w:type="dxa"/>
              <w:right w:w="108" w:type="dxa"/>
            </w:tcMar>
            <w:vAlign w:val="center"/>
            <w:hideMark/>
          </w:tcPr>
          <w:p w14:paraId="69878BA7" w14:textId="77777777" w:rsidR="007831D3" w:rsidRPr="007831D3" w:rsidRDefault="007831D3" w:rsidP="001E6653">
            <w:pPr>
              <w:pStyle w:val="BodyText"/>
              <w:rPr>
                <w:rFonts w:ascii="Arial" w:hAnsi="Arial" w:cs="Arial"/>
                <w:sz w:val="16"/>
                <w:szCs w:val="16"/>
                <w:lang w:eastAsia="zh-CN"/>
              </w:rPr>
            </w:pPr>
            <w:r w:rsidRPr="007831D3">
              <w:rPr>
                <w:rFonts w:ascii="Arial" w:hAnsi="Arial" w:cs="Arial"/>
                <w:sz w:val="16"/>
                <w:szCs w:val="16"/>
                <w:lang w:eastAsia="zh-CN"/>
              </w:rPr>
              <w:t>Case 3</w:t>
            </w:r>
          </w:p>
        </w:tc>
        <w:tc>
          <w:tcPr>
            <w:tcW w:w="3200" w:type="dxa"/>
            <w:shd w:val="clear" w:color="auto" w:fill="auto"/>
            <w:tcMar>
              <w:top w:w="15" w:type="dxa"/>
              <w:left w:w="108" w:type="dxa"/>
              <w:bottom w:w="0" w:type="dxa"/>
              <w:right w:w="108" w:type="dxa"/>
            </w:tcMar>
            <w:vAlign w:val="center"/>
            <w:hideMark/>
          </w:tcPr>
          <w:p w14:paraId="10058713" w14:textId="77777777" w:rsidR="007831D3" w:rsidRPr="007831D3" w:rsidRDefault="007831D3" w:rsidP="001E6653">
            <w:pPr>
              <w:pStyle w:val="NormalWeb"/>
              <w:spacing w:before="0" w:beforeAutospacing="0" w:after="0" w:afterAutospacing="0"/>
              <w:jc w:val="center"/>
              <w:rPr>
                <w:sz w:val="16"/>
                <w:szCs w:val="16"/>
                <w:lang w:val="en-GB"/>
              </w:rPr>
            </w:pPr>
            <w:r w:rsidRPr="007831D3">
              <w:rPr>
                <w:sz w:val="16"/>
                <w:szCs w:val="16"/>
                <w:lang w:val="en-GB"/>
              </w:rPr>
              <w:t>0T+0T+2T</w:t>
            </w:r>
          </w:p>
        </w:tc>
        <w:tc>
          <w:tcPr>
            <w:tcW w:w="5339" w:type="dxa"/>
            <w:shd w:val="clear" w:color="auto" w:fill="auto"/>
            <w:tcMar>
              <w:top w:w="15" w:type="dxa"/>
              <w:left w:w="108" w:type="dxa"/>
              <w:bottom w:w="0" w:type="dxa"/>
              <w:right w:w="108" w:type="dxa"/>
            </w:tcMar>
            <w:vAlign w:val="center"/>
            <w:hideMark/>
          </w:tcPr>
          <w:p w14:paraId="3F1B8B9D" w14:textId="77777777" w:rsidR="007831D3" w:rsidRPr="007831D3" w:rsidRDefault="007831D3" w:rsidP="001E6653">
            <w:pPr>
              <w:pStyle w:val="NormalWeb"/>
              <w:spacing w:before="0" w:beforeAutospacing="0" w:after="0" w:afterAutospacing="0"/>
              <w:jc w:val="center"/>
              <w:rPr>
                <w:sz w:val="16"/>
                <w:szCs w:val="16"/>
                <w:lang w:val="en-GB"/>
              </w:rPr>
            </w:pPr>
            <w:r w:rsidRPr="007831D3">
              <w:rPr>
                <w:sz w:val="16"/>
                <w:szCs w:val="16"/>
                <w:lang w:val="en-GB"/>
              </w:rPr>
              <w:t>0P+0P+2P, 0P+0P+1P</w:t>
            </w:r>
          </w:p>
        </w:tc>
      </w:tr>
      <w:tr w:rsidR="007831D3" w:rsidRPr="007831D3" w14:paraId="2B4C2D71" w14:textId="77777777" w:rsidTr="001E6653">
        <w:trPr>
          <w:trHeight w:val="132"/>
          <w:jc w:val="center"/>
        </w:trPr>
        <w:tc>
          <w:tcPr>
            <w:tcW w:w="992" w:type="dxa"/>
            <w:shd w:val="clear" w:color="auto" w:fill="auto"/>
            <w:tcMar>
              <w:top w:w="15" w:type="dxa"/>
              <w:left w:w="108" w:type="dxa"/>
              <w:bottom w:w="0" w:type="dxa"/>
              <w:right w:w="108" w:type="dxa"/>
            </w:tcMar>
            <w:vAlign w:val="center"/>
          </w:tcPr>
          <w:p w14:paraId="76711432" w14:textId="77777777" w:rsidR="007831D3" w:rsidRPr="007831D3" w:rsidRDefault="007831D3" w:rsidP="001E6653">
            <w:pPr>
              <w:pStyle w:val="BodyText"/>
              <w:rPr>
                <w:rFonts w:ascii="Arial" w:hAnsi="Arial" w:cs="Arial"/>
                <w:sz w:val="16"/>
                <w:szCs w:val="16"/>
                <w:lang w:eastAsia="zh-CN"/>
              </w:rPr>
            </w:pPr>
            <w:r w:rsidRPr="007831D3">
              <w:rPr>
                <w:rFonts w:ascii="Arial" w:hAnsi="Arial" w:cs="Arial"/>
                <w:sz w:val="16"/>
                <w:szCs w:val="16"/>
                <w:lang w:eastAsia="zh-CN"/>
              </w:rPr>
              <w:t>Case 4</w:t>
            </w:r>
          </w:p>
        </w:tc>
        <w:tc>
          <w:tcPr>
            <w:tcW w:w="3200" w:type="dxa"/>
            <w:shd w:val="clear" w:color="auto" w:fill="auto"/>
            <w:tcMar>
              <w:top w:w="15" w:type="dxa"/>
              <w:left w:w="108" w:type="dxa"/>
              <w:bottom w:w="0" w:type="dxa"/>
              <w:right w:w="108" w:type="dxa"/>
            </w:tcMar>
            <w:vAlign w:val="center"/>
          </w:tcPr>
          <w:p w14:paraId="6B20C8A8" w14:textId="77777777" w:rsidR="007831D3" w:rsidRPr="007831D3" w:rsidRDefault="007831D3" w:rsidP="001E6653">
            <w:pPr>
              <w:pStyle w:val="NormalWeb"/>
              <w:spacing w:before="0" w:beforeAutospacing="0" w:after="0" w:afterAutospacing="0"/>
              <w:jc w:val="center"/>
              <w:rPr>
                <w:sz w:val="16"/>
                <w:szCs w:val="16"/>
                <w:lang w:val="en-GB"/>
              </w:rPr>
            </w:pPr>
            <w:r w:rsidRPr="007831D3">
              <w:rPr>
                <w:sz w:val="16"/>
                <w:szCs w:val="16"/>
                <w:lang w:val="en-GB"/>
              </w:rPr>
              <w:t>1T+1T+0T</w:t>
            </w:r>
          </w:p>
        </w:tc>
        <w:tc>
          <w:tcPr>
            <w:tcW w:w="5339" w:type="dxa"/>
            <w:shd w:val="clear" w:color="auto" w:fill="auto"/>
            <w:tcMar>
              <w:top w:w="15" w:type="dxa"/>
              <w:left w:w="108" w:type="dxa"/>
              <w:bottom w:w="0" w:type="dxa"/>
              <w:right w:w="108" w:type="dxa"/>
            </w:tcMar>
            <w:vAlign w:val="center"/>
          </w:tcPr>
          <w:p w14:paraId="63BED708" w14:textId="77777777" w:rsidR="007831D3" w:rsidRPr="007831D3" w:rsidRDefault="007831D3" w:rsidP="001E6653">
            <w:pPr>
              <w:pStyle w:val="NormalWeb"/>
              <w:spacing w:before="0" w:beforeAutospacing="0" w:after="0" w:afterAutospacing="0"/>
              <w:jc w:val="center"/>
              <w:rPr>
                <w:sz w:val="16"/>
                <w:szCs w:val="16"/>
                <w:lang w:val="en-GB"/>
              </w:rPr>
            </w:pPr>
            <w:r w:rsidRPr="007831D3">
              <w:rPr>
                <w:sz w:val="16"/>
                <w:szCs w:val="16"/>
                <w:lang w:val="en-GB"/>
              </w:rPr>
              <w:t>1P+0P+0P, 1P+1P+0P, 0P+1P+0P</w:t>
            </w:r>
          </w:p>
        </w:tc>
      </w:tr>
      <w:tr w:rsidR="007831D3" w:rsidRPr="007831D3" w14:paraId="549E8AAD" w14:textId="77777777" w:rsidTr="001E6653">
        <w:trPr>
          <w:trHeight w:val="132"/>
          <w:jc w:val="center"/>
        </w:trPr>
        <w:tc>
          <w:tcPr>
            <w:tcW w:w="992" w:type="dxa"/>
            <w:shd w:val="clear" w:color="auto" w:fill="auto"/>
            <w:tcMar>
              <w:top w:w="15" w:type="dxa"/>
              <w:left w:w="108" w:type="dxa"/>
              <w:bottom w:w="0" w:type="dxa"/>
              <w:right w:w="108" w:type="dxa"/>
            </w:tcMar>
            <w:vAlign w:val="center"/>
          </w:tcPr>
          <w:p w14:paraId="2478123B" w14:textId="77777777" w:rsidR="007831D3" w:rsidRPr="007831D3" w:rsidRDefault="007831D3" w:rsidP="001E6653">
            <w:pPr>
              <w:pStyle w:val="BodyText"/>
              <w:rPr>
                <w:rFonts w:ascii="Arial" w:hAnsi="Arial" w:cs="Arial"/>
                <w:sz w:val="16"/>
                <w:szCs w:val="16"/>
                <w:lang w:eastAsia="zh-CN"/>
              </w:rPr>
            </w:pPr>
            <w:r w:rsidRPr="007831D3">
              <w:rPr>
                <w:rFonts w:ascii="Arial" w:hAnsi="Arial" w:cs="Arial"/>
                <w:sz w:val="16"/>
                <w:szCs w:val="16"/>
                <w:lang w:eastAsia="zh-CN"/>
              </w:rPr>
              <w:t>Case 5</w:t>
            </w:r>
          </w:p>
        </w:tc>
        <w:tc>
          <w:tcPr>
            <w:tcW w:w="3200" w:type="dxa"/>
            <w:shd w:val="clear" w:color="auto" w:fill="auto"/>
            <w:tcMar>
              <w:top w:w="15" w:type="dxa"/>
              <w:left w:w="108" w:type="dxa"/>
              <w:bottom w:w="0" w:type="dxa"/>
              <w:right w:w="108" w:type="dxa"/>
            </w:tcMar>
            <w:vAlign w:val="center"/>
          </w:tcPr>
          <w:p w14:paraId="2D603488" w14:textId="77777777" w:rsidR="007831D3" w:rsidRPr="007831D3" w:rsidRDefault="007831D3" w:rsidP="001E6653">
            <w:pPr>
              <w:pStyle w:val="NormalWeb"/>
              <w:spacing w:before="0" w:beforeAutospacing="0" w:after="0" w:afterAutospacing="0"/>
              <w:jc w:val="center"/>
              <w:rPr>
                <w:sz w:val="16"/>
                <w:szCs w:val="16"/>
                <w:lang w:val="en-GB"/>
              </w:rPr>
            </w:pPr>
            <w:r w:rsidRPr="007831D3">
              <w:rPr>
                <w:sz w:val="16"/>
                <w:szCs w:val="16"/>
                <w:lang w:val="en-GB"/>
              </w:rPr>
              <w:t>1T+0T+1T</w:t>
            </w:r>
          </w:p>
        </w:tc>
        <w:tc>
          <w:tcPr>
            <w:tcW w:w="5339" w:type="dxa"/>
            <w:shd w:val="clear" w:color="auto" w:fill="auto"/>
            <w:tcMar>
              <w:top w:w="15" w:type="dxa"/>
              <w:left w:w="108" w:type="dxa"/>
              <w:bottom w:w="0" w:type="dxa"/>
              <w:right w:w="108" w:type="dxa"/>
            </w:tcMar>
            <w:vAlign w:val="center"/>
          </w:tcPr>
          <w:p w14:paraId="5ECC09BD" w14:textId="77777777" w:rsidR="007831D3" w:rsidRPr="007831D3" w:rsidRDefault="007831D3" w:rsidP="001E6653">
            <w:pPr>
              <w:pStyle w:val="NormalWeb"/>
              <w:spacing w:before="0" w:beforeAutospacing="0" w:after="0" w:afterAutospacing="0"/>
              <w:jc w:val="center"/>
              <w:rPr>
                <w:sz w:val="16"/>
                <w:szCs w:val="16"/>
                <w:lang w:val="en-GB"/>
              </w:rPr>
            </w:pPr>
            <w:r w:rsidRPr="007831D3">
              <w:rPr>
                <w:sz w:val="16"/>
                <w:szCs w:val="16"/>
                <w:lang w:val="en-GB"/>
              </w:rPr>
              <w:t>1P+0P+0P, 1P+0P+1P, 0P+0P+1P </w:t>
            </w:r>
          </w:p>
        </w:tc>
      </w:tr>
      <w:tr w:rsidR="007831D3" w:rsidRPr="007831D3" w14:paraId="1874242F" w14:textId="77777777" w:rsidTr="001E6653">
        <w:trPr>
          <w:trHeight w:val="18"/>
          <w:jc w:val="center"/>
        </w:trPr>
        <w:tc>
          <w:tcPr>
            <w:tcW w:w="992" w:type="dxa"/>
            <w:shd w:val="clear" w:color="auto" w:fill="auto"/>
            <w:tcMar>
              <w:top w:w="15" w:type="dxa"/>
              <w:left w:w="108" w:type="dxa"/>
              <w:bottom w:w="0" w:type="dxa"/>
              <w:right w:w="108" w:type="dxa"/>
            </w:tcMar>
            <w:vAlign w:val="center"/>
          </w:tcPr>
          <w:p w14:paraId="613AE1B7" w14:textId="77777777" w:rsidR="007831D3" w:rsidRPr="007831D3" w:rsidRDefault="007831D3" w:rsidP="001E6653">
            <w:pPr>
              <w:pStyle w:val="BodyText"/>
              <w:rPr>
                <w:rFonts w:ascii="Arial" w:hAnsi="Arial" w:cs="Arial"/>
                <w:sz w:val="16"/>
                <w:szCs w:val="16"/>
                <w:lang w:eastAsia="zh-CN"/>
              </w:rPr>
            </w:pPr>
            <w:r w:rsidRPr="007831D3">
              <w:rPr>
                <w:rFonts w:ascii="Arial" w:hAnsi="Arial" w:cs="Arial"/>
                <w:sz w:val="16"/>
                <w:szCs w:val="16"/>
                <w:lang w:eastAsia="zh-CN"/>
              </w:rPr>
              <w:t>Case 6</w:t>
            </w:r>
          </w:p>
        </w:tc>
        <w:tc>
          <w:tcPr>
            <w:tcW w:w="3200" w:type="dxa"/>
            <w:shd w:val="clear" w:color="auto" w:fill="auto"/>
            <w:tcMar>
              <w:top w:w="15" w:type="dxa"/>
              <w:left w:w="108" w:type="dxa"/>
              <w:bottom w:w="0" w:type="dxa"/>
              <w:right w:w="108" w:type="dxa"/>
            </w:tcMar>
            <w:vAlign w:val="center"/>
          </w:tcPr>
          <w:p w14:paraId="2AF225A3" w14:textId="77777777" w:rsidR="007831D3" w:rsidRPr="007831D3" w:rsidRDefault="007831D3" w:rsidP="001E6653">
            <w:pPr>
              <w:pStyle w:val="NormalWeb"/>
              <w:spacing w:before="0" w:beforeAutospacing="0" w:after="0" w:afterAutospacing="0"/>
              <w:jc w:val="center"/>
              <w:rPr>
                <w:sz w:val="16"/>
                <w:szCs w:val="16"/>
                <w:lang w:val="en-GB"/>
              </w:rPr>
            </w:pPr>
            <w:r w:rsidRPr="007831D3">
              <w:rPr>
                <w:sz w:val="16"/>
                <w:szCs w:val="16"/>
                <w:lang w:val="en-GB"/>
              </w:rPr>
              <w:t>0T+1T+1T</w:t>
            </w:r>
          </w:p>
        </w:tc>
        <w:tc>
          <w:tcPr>
            <w:tcW w:w="5339" w:type="dxa"/>
            <w:shd w:val="clear" w:color="auto" w:fill="auto"/>
            <w:tcMar>
              <w:top w:w="15" w:type="dxa"/>
              <w:left w:w="108" w:type="dxa"/>
              <w:bottom w:w="0" w:type="dxa"/>
              <w:right w:w="108" w:type="dxa"/>
            </w:tcMar>
            <w:vAlign w:val="center"/>
          </w:tcPr>
          <w:p w14:paraId="269AB73B" w14:textId="77777777" w:rsidR="007831D3" w:rsidRPr="007831D3" w:rsidRDefault="007831D3" w:rsidP="001E6653">
            <w:pPr>
              <w:pStyle w:val="NormalWeb"/>
              <w:spacing w:before="0" w:beforeAutospacing="0" w:after="0" w:afterAutospacing="0"/>
              <w:jc w:val="center"/>
              <w:rPr>
                <w:sz w:val="16"/>
                <w:szCs w:val="16"/>
                <w:lang w:val="en-GB"/>
              </w:rPr>
            </w:pPr>
            <w:r w:rsidRPr="007831D3">
              <w:rPr>
                <w:sz w:val="16"/>
                <w:szCs w:val="16"/>
                <w:lang w:val="en-GB"/>
              </w:rPr>
              <w:t>0P+1P+0P, 0P+1P+1P, 0P+0P+1P </w:t>
            </w:r>
          </w:p>
        </w:tc>
      </w:tr>
    </w:tbl>
    <w:p w14:paraId="3A9CD912" w14:textId="77777777" w:rsidR="007831D3" w:rsidRPr="007831D3" w:rsidRDefault="007831D3" w:rsidP="007831D3">
      <w:pPr>
        <w:ind w:left="426"/>
        <w:jc w:val="both"/>
        <w:rPr>
          <w:bCs/>
          <w:sz w:val="18"/>
          <w:szCs w:val="18"/>
          <w:lang w:eastAsia="zh-CN"/>
        </w:rPr>
      </w:pPr>
    </w:p>
    <w:p w14:paraId="2E4051A5" w14:textId="77777777" w:rsidR="007831D3" w:rsidRPr="007831D3" w:rsidRDefault="007831D3" w:rsidP="007831D3">
      <w:pPr>
        <w:ind w:left="426"/>
        <w:jc w:val="both"/>
        <w:rPr>
          <w:bCs/>
          <w:sz w:val="18"/>
          <w:szCs w:val="18"/>
          <w:lang w:eastAsia="zh-CN"/>
        </w:rPr>
      </w:pPr>
      <w:r w:rsidRPr="007831D3">
        <w:rPr>
          <w:rFonts w:hint="eastAsia"/>
          <w:bCs/>
          <w:sz w:val="18"/>
          <w:szCs w:val="18"/>
          <w:lang w:eastAsia="zh-CN"/>
        </w:rPr>
        <w:t>P</w:t>
      </w:r>
      <w:r w:rsidRPr="007831D3">
        <w:rPr>
          <w:bCs/>
          <w:sz w:val="18"/>
          <w:szCs w:val="18"/>
          <w:lang w:eastAsia="zh-CN"/>
        </w:rPr>
        <w:t xml:space="preserve">roposal 7: For Rel-18 UL Tx switching across 4 bands each supporting </w:t>
      </w:r>
      <w:r w:rsidRPr="007831D3">
        <w:rPr>
          <w:bCs/>
          <w:sz w:val="18"/>
          <w:szCs w:val="18"/>
        </w:rPr>
        <w:t>maximum 2Tx chain</w:t>
      </w:r>
      <w:r w:rsidRPr="007831D3">
        <w:rPr>
          <w:bCs/>
          <w:sz w:val="18"/>
          <w:szCs w:val="18"/>
          <w:lang w:eastAsia="zh-CN"/>
        </w:rPr>
        <w:t xml:space="preserve">, </w:t>
      </w:r>
      <w:r w:rsidRPr="007831D3">
        <w:rPr>
          <w:bCs/>
          <w:sz w:val="18"/>
          <w:szCs w:val="18"/>
        </w:rPr>
        <w:t xml:space="preserve">the mapping between UL transmission ports and Tx chain for </w:t>
      </w:r>
      <w:r w:rsidRPr="007831D3">
        <w:rPr>
          <w:bCs/>
          <w:sz w:val="18"/>
          <w:szCs w:val="18"/>
          <w:u w:val="single"/>
        </w:rPr>
        <w:t xml:space="preserve">inter-band UL CA Option 2 </w:t>
      </w:r>
      <w:r w:rsidRPr="007831D3">
        <w:rPr>
          <w:rFonts w:hint="eastAsia"/>
          <w:bCs/>
          <w:sz w:val="18"/>
          <w:szCs w:val="18"/>
          <w:u w:val="single"/>
          <w:lang w:eastAsia="zh-CN"/>
        </w:rPr>
        <w:t>without</w:t>
      </w:r>
      <w:r w:rsidRPr="007831D3">
        <w:rPr>
          <w:bCs/>
          <w:sz w:val="18"/>
          <w:szCs w:val="18"/>
          <w:u w:val="single"/>
        </w:rPr>
        <w:t xml:space="preserve"> </w:t>
      </w:r>
      <w:r w:rsidRPr="007831D3">
        <w:rPr>
          <w:rFonts w:hint="eastAsia"/>
          <w:bCs/>
          <w:sz w:val="18"/>
          <w:szCs w:val="18"/>
          <w:u w:val="single"/>
          <w:lang w:eastAsia="zh-CN"/>
        </w:rPr>
        <w:t>SUL</w:t>
      </w:r>
      <w:r w:rsidRPr="007831D3">
        <w:rPr>
          <w:bCs/>
          <w:sz w:val="18"/>
          <w:szCs w:val="18"/>
        </w:rPr>
        <w:t xml:space="preserve"> is defined as follows.</w:t>
      </w:r>
    </w:p>
    <w:tbl>
      <w:tblPr>
        <w:tblW w:w="95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92"/>
        <w:gridCol w:w="3200"/>
        <w:gridCol w:w="5339"/>
      </w:tblGrid>
      <w:tr w:rsidR="007831D3" w:rsidRPr="00804494" w14:paraId="4EC40A45" w14:textId="77777777" w:rsidTr="001E6653">
        <w:trPr>
          <w:trHeight w:val="397"/>
          <w:jc w:val="center"/>
        </w:trPr>
        <w:tc>
          <w:tcPr>
            <w:tcW w:w="992" w:type="dxa"/>
            <w:shd w:val="clear" w:color="auto" w:fill="auto"/>
            <w:tcMar>
              <w:top w:w="15" w:type="dxa"/>
              <w:left w:w="108" w:type="dxa"/>
              <w:bottom w:w="0" w:type="dxa"/>
              <w:right w:w="108" w:type="dxa"/>
            </w:tcMar>
            <w:vAlign w:val="center"/>
            <w:hideMark/>
          </w:tcPr>
          <w:p w14:paraId="7488F311" w14:textId="77777777" w:rsidR="007831D3" w:rsidRPr="00804494" w:rsidRDefault="007831D3" w:rsidP="001E6653">
            <w:pPr>
              <w:pStyle w:val="BodyText"/>
              <w:rPr>
                <w:rFonts w:ascii="Arial" w:hAnsi="Arial" w:cs="Arial"/>
                <w:sz w:val="14"/>
                <w:szCs w:val="14"/>
                <w:lang w:eastAsia="zh-CN"/>
              </w:rPr>
            </w:pPr>
            <w:r w:rsidRPr="00804494">
              <w:rPr>
                <w:rFonts w:ascii="Arial" w:hAnsi="Arial" w:cs="Arial"/>
                <w:sz w:val="14"/>
                <w:szCs w:val="14"/>
                <w:lang w:eastAsia="zh-CN"/>
              </w:rPr>
              <w:t> </w:t>
            </w:r>
          </w:p>
        </w:tc>
        <w:tc>
          <w:tcPr>
            <w:tcW w:w="3200" w:type="dxa"/>
            <w:shd w:val="clear" w:color="auto" w:fill="auto"/>
            <w:tcMar>
              <w:top w:w="15" w:type="dxa"/>
              <w:left w:w="108" w:type="dxa"/>
              <w:bottom w:w="0" w:type="dxa"/>
              <w:right w:w="108" w:type="dxa"/>
            </w:tcMar>
            <w:vAlign w:val="center"/>
            <w:hideMark/>
          </w:tcPr>
          <w:p w14:paraId="44E1C1FF" w14:textId="77777777" w:rsidR="007831D3" w:rsidRPr="00804494" w:rsidRDefault="007831D3" w:rsidP="001E6653">
            <w:pPr>
              <w:pStyle w:val="BodyText"/>
              <w:rPr>
                <w:rFonts w:ascii="Arial" w:hAnsi="Arial" w:cs="Arial"/>
                <w:sz w:val="14"/>
                <w:szCs w:val="14"/>
                <w:lang w:eastAsia="zh-CN"/>
              </w:rPr>
            </w:pPr>
            <w:r w:rsidRPr="00804494">
              <w:rPr>
                <w:rFonts w:ascii="Arial" w:hAnsi="Arial" w:cs="Arial"/>
                <w:sz w:val="14"/>
                <w:szCs w:val="14"/>
                <w:lang w:val="en-US" w:eastAsia="zh-CN"/>
              </w:rPr>
              <w:t xml:space="preserve">Number of </w:t>
            </w:r>
            <w:r w:rsidRPr="00804494">
              <w:rPr>
                <w:rFonts w:ascii="Arial" w:hAnsi="Arial" w:cs="Arial"/>
                <w:b/>
                <w:bCs/>
                <w:sz w:val="14"/>
                <w:szCs w:val="14"/>
                <w:lang w:val="en-US" w:eastAsia="zh-CN"/>
              </w:rPr>
              <w:t>Tx chains</w:t>
            </w:r>
            <w:r w:rsidRPr="00804494">
              <w:rPr>
                <w:rFonts w:ascii="Arial" w:hAnsi="Arial" w:cs="Arial"/>
                <w:sz w:val="14"/>
                <w:szCs w:val="14"/>
                <w:lang w:eastAsia="zh-CN"/>
              </w:rPr>
              <w:t xml:space="preserve"> for Band A+</w:t>
            </w:r>
            <w:r w:rsidRPr="00804494">
              <w:rPr>
                <w:rFonts w:ascii="Arial" w:hAnsi="Arial" w:cs="Arial"/>
                <w:sz w:val="14"/>
                <w:szCs w:val="14"/>
                <w:lang w:val="en-US" w:eastAsia="zh-CN"/>
              </w:rPr>
              <w:t xml:space="preserve"> Number of </w:t>
            </w:r>
            <w:r w:rsidRPr="00804494">
              <w:rPr>
                <w:rFonts w:ascii="Arial" w:hAnsi="Arial" w:cs="Arial"/>
                <w:b/>
                <w:bCs/>
                <w:sz w:val="14"/>
                <w:szCs w:val="14"/>
                <w:lang w:val="en-US" w:eastAsia="zh-CN"/>
              </w:rPr>
              <w:t>Tx chains</w:t>
            </w:r>
            <w:r w:rsidRPr="00804494">
              <w:rPr>
                <w:rFonts w:ascii="Arial" w:hAnsi="Arial" w:cs="Arial"/>
                <w:sz w:val="14"/>
                <w:szCs w:val="14"/>
                <w:lang w:eastAsia="zh-CN"/>
              </w:rPr>
              <w:t xml:space="preserve"> for Band B+</w:t>
            </w:r>
            <w:r w:rsidRPr="00804494">
              <w:rPr>
                <w:rFonts w:ascii="Arial" w:hAnsi="Arial" w:cs="Arial"/>
                <w:sz w:val="14"/>
                <w:szCs w:val="14"/>
                <w:lang w:val="en-US" w:eastAsia="zh-CN"/>
              </w:rPr>
              <w:t xml:space="preserve"> Number of </w:t>
            </w:r>
            <w:r w:rsidRPr="00804494">
              <w:rPr>
                <w:rFonts w:ascii="Arial" w:hAnsi="Arial" w:cs="Arial"/>
                <w:b/>
                <w:bCs/>
                <w:sz w:val="14"/>
                <w:szCs w:val="14"/>
                <w:lang w:val="en-US" w:eastAsia="zh-CN"/>
              </w:rPr>
              <w:t>Tx chains</w:t>
            </w:r>
            <w:r w:rsidRPr="00804494">
              <w:rPr>
                <w:rFonts w:ascii="Arial" w:hAnsi="Arial" w:cs="Arial"/>
                <w:sz w:val="14"/>
                <w:szCs w:val="14"/>
                <w:lang w:eastAsia="zh-CN"/>
              </w:rPr>
              <w:t xml:space="preserve"> for Band C+</w:t>
            </w:r>
            <w:r w:rsidRPr="00804494">
              <w:rPr>
                <w:rFonts w:ascii="Arial" w:hAnsi="Arial" w:cs="Arial"/>
                <w:sz w:val="14"/>
                <w:szCs w:val="14"/>
                <w:lang w:val="en-US" w:eastAsia="zh-CN"/>
              </w:rPr>
              <w:t xml:space="preserve"> Number of </w:t>
            </w:r>
            <w:r w:rsidRPr="00804494">
              <w:rPr>
                <w:rFonts w:ascii="Arial" w:hAnsi="Arial" w:cs="Arial"/>
                <w:b/>
                <w:bCs/>
                <w:sz w:val="14"/>
                <w:szCs w:val="14"/>
                <w:lang w:val="en-US" w:eastAsia="zh-CN"/>
              </w:rPr>
              <w:t>Tx chains</w:t>
            </w:r>
            <w:r w:rsidRPr="00804494">
              <w:rPr>
                <w:rFonts w:ascii="Arial" w:hAnsi="Arial" w:cs="Arial"/>
                <w:sz w:val="14"/>
                <w:szCs w:val="14"/>
                <w:lang w:eastAsia="zh-CN"/>
              </w:rPr>
              <w:t xml:space="preserve"> for Band D</w:t>
            </w:r>
          </w:p>
        </w:tc>
        <w:tc>
          <w:tcPr>
            <w:tcW w:w="5339" w:type="dxa"/>
            <w:shd w:val="clear" w:color="auto" w:fill="auto"/>
            <w:tcMar>
              <w:top w:w="15" w:type="dxa"/>
              <w:left w:w="108" w:type="dxa"/>
              <w:bottom w:w="0" w:type="dxa"/>
              <w:right w:w="108" w:type="dxa"/>
            </w:tcMar>
            <w:vAlign w:val="center"/>
            <w:hideMark/>
          </w:tcPr>
          <w:p w14:paraId="23DC1FFE" w14:textId="77777777" w:rsidR="007831D3" w:rsidRPr="00804494" w:rsidRDefault="007831D3" w:rsidP="001E6653">
            <w:pPr>
              <w:pStyle w:val="BodyText"/>
              <w:rPr>
                <w:rFonts w:ascii="Arial" w:hAnsi="Arial" w:cs="Arial"/>
                <w:sz w:val="14"/>
                <w:szCs w:val="14"/>
                <w:lang w:eastAsia="zh-CN"/>
              </w:rPr>
            </w:pPr>
            <w:r w:rsidRPr="00804494">
              <w:rPr>
                <w:rFonts w:ascii="Arial" w:hAnsi="Arial" w:cs="Arial"/>
                <w:sz w:val="14"/>
                <w:szCs w:val="14"/>
                <w:lang w:val="en-US" w:eastAsia="zh-CN"/>
              </w:rPr>
              <w:t xml:space="preserve">Number of </w:t>
            </w:r>
            <w:r w:rsidRPr="00804494">
              <w:rPr>
                <w:rFonts w:ascii="Arial" w:hAnsi="Arial" w:cs="Arial"/>
                <w:b/>
                <w:bCs/>
                <w:sz w:val="14"/>
                <w:szCs w:val="14"/>
                <w:lang w:val="en-US" w:eastAsia="zh-CN"/>
              </w:rPr>
              <w:t xml:space="preserve">antenna ports </w:t>
            </w:r>
            <w:r w:rsidRPr="00804494">
              <w:rPr>
                <w:rFonts w:ascii="Arial" w:hAnsi="Arial" w:cs="Arial"/>
                <w:sz w:val="14"/>
                <w:szCs w:val="14"/>
                <w:lang w:val="en-US" w:eastAsia="zh-CN"/>
              </w:rPr>
              <w:t>for UL transmission in Band A</w:t>
            </w:r>
            <w:r w:rsidRPr="00804494">
              <w:rPr>
                <w:rFonts w:ascii="Arial" w:hAnsi="Arial" w:cs="Arial"/>
                <w:sz w:val="14"/>
                <w:szCs w:val="14"/>
                <w:lang w:eastAsia="zh-CN"/>
              </w:rPr>
              <w:t>+</w:t>
            </w:r>
            <w:r w:rsidRPr="00804494">
              <w:rPr>
                <w:rFonts w:ascii="Arial" w:hAnsi="Arial" w:cs="Arial"/>
                <w:sz w:val="14"/>
                <w:szCs w:val="14"/>
                <w:lang w:val="en-US" w:eastAsia="zh-CN"/>
              </w:rPr>
              <w:t xml:space="preserve"> Number of </w:t>
            </w:r>
            <w:r w:rsidRPr="00804494">
              <w:rPr>
                <w:rFonts w:ascii="Arial" w:hAnsi="Arial" w:cs="Arial"/>
                <w:b/>
                <w:bCs/>
                <w:sz w:val="14"/>
                <w:szCs w:val="14"/>
                <w:lang w:val="en-US" w:eastAsia="zh-CN"/>
              </w:rPr>
              <w:t xml:space="preserve">antenna ports </w:t>
            </w:r>
            <w:r w:rsidRPr="00804494">
              <w:rPr>
                <w:rFonts w:ascii="Arial" w:hAnsi="Arial" w:cs="Arial"/>
                <w:sz w:val="14"/>
                <w:szCs w:val="14"/>
                <w:lang w:val="en-US" w:eastAsia="zh-CN"/>
              </w:rPr>
              <w:t>for UL transmission in Band B</w:t>
            </w:r>
            <w:r w:rsidRPr="00804494">
              <w:rPr>
                <w:rFonts w:ascii="Arial" w:hAnsi="Arial" w:cs="Arial"/>
                <w:sz w:val="14"/>
                <w:szCs w:val="14"/>
                <w:lang w:eastAsia="zh-CN"/>
              </w:rPr>
              <w:t>+</w:t>
            </w:r>
            <w:r w:rsidRPr="00804494">
              <w:rPr>
                <w:rFonts w:ascii="Arial" w:hAnsi="Arial" w:cs="Arial"/>
                <w:sz w:val="14"/>
                <w:szCs w:val="14"/>
                <w:lang w:val="en-US" w:eastAsia="zh-CN"/>
              </w:rPr>
              <w:t xml:space="preserve"> Number of </w:t>
            </w:r>
            <w:r w:rsidRPr="00804494">
              <w:rPr>
                <w:rFonts w:ascii="Arial" w:hAnsi="Arial" w:cs="Arial"/>
                <w:b/>
                <w:bCs/>
                <w:sz w:val="14"/>
                <w:szCs w:val="14"/>
                <w:lang w:val="en-US" w:eastAsia="zh-CN"/>
              </w:rPr>
              <w:t xml:space="preserve">antenna ports </w:t>
            </w:r>
            <w:r w:rsidRPr="00804494">
              <w:rPr>
                <w:rFonts w:ascii="Arial" w:hAnsi="Arial" w:cs="Arial"/>
                <w:sz w:val="14"/>
                <w:szCs w:val="14"/>
                <w:lang w:val="en-US" w:eastAsia="zh-CN"/>
              </w:rPr>
              <w:t xml:space="preserve">for UL transmission in Band C+ Number of </w:t>
            </w:r>
            <w:r w:rsidRPr="00804494">
              <w:rPr>
                <w:rFonts w:ascii="Arial" w:hAnsi="Arial" w:cs="Arial"/>
                <w:b/>
                <w:bCs/>
                <w:sz w:val="14"/>
                <w:szCs w:val="14"/>
                <w:lang w:val="en-US" w:eastAsia="zh-CN"/>
              </w:rPr>
              <w:t xml:space="preserve">antenna ports </w:t>
            </w:r>
            <w:r w:rsidRPr="00804494">
              <w:rPr>
                <w:rFonts w:ascii="Arial" w:hAnsi="Arial" w:cs="Arial"/>
                <w:sz w:val="14"/>
                <w:szCs w:val="14"/>
                <w:lang w:val="en-US" w:eastAsia="zh-CN"/>
              </w:rPr>
              <w:t>for UL transmission in Band D</w:t>
            </w:r>
          </w:p>
        </w:tc>
      </w:tr>
      <w:tr w:rsidR="007831D3" w:rsidRPr="00804494" w14:paraId="3C9C9BDE" w14:textId="77777777" w:rsidTr="001E6653">
        <w:trPr>
          <w:trHeight w:val="132"/>
          <w:jc w:val="center"/>
        </w:trPr>
        <w:tc>
          <w:tcPr>
            <w:tcW w:w="992" w:type="dxa"/>
            <w:shd w:val="clear" w:color="auto" w:fill="auto"/>
            <w:tcMar>
              <w:top w:w="15" w:type="dxa"/>
              <w:left w:w="108" w:type="dxa"/>
              <w:bottom w:w="0" w:type="dxa"/>
              <w:right w:w="108" w:type="dxa"/>
            </w:tcMar>
            <w:vAlign w:val="center"/>
            <w:hideMark/>
          </w:tcPr>
          <w:p w14:paraId="51CADF58" w14:textId="77777777" w:rsidR="007831D3" w:rsidRPr="00804494" w:rsidRDefault="007831D3" w:rsidP="001E6653">
            <w:pPr>
              <w:pStyle w:val="BodyText"/>
              <w:rPr>
                <w:rFonts w:ascii="Arial" w:hAnsi="Arial" w:cs="Arial"/>
                <w:sz w:val="16"/>
                <w:szCs w:val="16"/>
                <w:lang w:eastAsia="zh-CN"/>
              </w:rPr>
            </w:pPr>
            <w:r w:rsidRPr="00804494">
              <w:rPr>
                <w:rFonts w:ascii="Arial" w:hAnsi="Arial" w:cs="Arial"/>
                <w:sz w:val="16"/>
                <w:szCs w:val="16"/>
                <w:lang w:eastAsia="zh-CN"/>
              </w:rPr>
              <w:t>Case 1</w:t>
            </w:r>
          </w:p>
        </w:tc>
        <w:tc>
          <w:tcPr>
            <w:tcW w:w="3200" w:type="dxa"/>
            <w:shd w:val="clear" w:color="auto" w:fill="auto"/>
            <w:tcMar>
              <w:top w:w="15" w:type="dxa"/>
              <w:left w:w="108" w:type="dxa"/>
              <w:bottom w:w="0" w:type="dxa"/>
              <w:right w:w="108" w:type="dxa"/>
            </w:tcMar>
            <w:vAlign w:val="center"/>
          </w:tcPr>
          <w:p w14:paraId="6EE70A7C" w14:textId="77777777" w:rsidR="007831D3" w:rsidRPr="00804494" w:rsidRDefault="007831D3" w:rsidP="001E6653">
            <w:pPr>
              <w:pStyle w:val="NormalWeb"/>
              <w:spacing w:before="0" w:beforeAutospacing="0" w:after="0" w:afterAutospacing="0"/>
              <w:jc w:val="center"/>
              <w:rPr>
                <w:sz w:val="16"/>
                <w:szCs w:val="16"/>
                <w:lang w:val="en-GB"/>
              </w:rPr>
            </w:pPr>
            <w:r w:rsidRPr="00804494">
              <w:rPr>
                <w:sz w:val="16"/>
                <w:szCs w:val="16"/>
                <w:lang w:val="en-GB"/>
              </w:rPr>
              <w:t>2T+0T+0T+0T</w:t>
            </w:r>
          </w:p>
        </w:tc>
        <w:tc>
          <w:tcPr>
            <w:tcW w:w="5339" w:type="dxa"/>
            <w:shd w:val="clear" w:color="auto" w:fill="auto"/>
            <w:tcMar>
              <w:top w:w="15" w:type="dxa"/>
              <w:left w:w="108" w:type="dxa"/>
              <w:bottom w:w="0" w:type="dxa"/>
              <w:right w:w="108" w:type="dxa"/>
            </w:tcMar>
            <w:vAlign w:val="center"/>
          </w:tcPr>
          <w:p w14:paraId="308A16E2" w14:textId="77777777" w:rsidR="007831D3" w:rsidRPr="00804494" w:rsidRDefault="007831D3" w:rsidP="001E6653">
            <w:pPr>
              <w:pStyle w:val="NormalWeb"/>
              <w:spacing w:before="0" w:beforeAutospacing="0" w:after="0" w:afterAutospacing="0"/>
              <w:jc w:val="center"/>
              <w:rPr>
                <w:sz w:val="16"/>
                <w:szCs w:val="16"/>
                <w:lang w:val="en-GB"/>
              </w:rPr>
            </w:pPr>
            <w:r w:rsidRPr="00804494">
              <w:rPr>
                <w:sz w:val="16"/>
                <w:szCs w:val="16"/>
                <w:lang w:val="en-GB"/>
              </w:rPr>
              <w:t>2P+0P+0P+0P, 1P+0P+0P+0P</w:t>
            </w:r>
          </w:p>
        </w:tc>
      </w:tr>
      <w:tr w:rsidR="007831D3" w:rsidRPr="00804494" w14:paraId="75740B0A" w14:textId="77777777" w:rsidTr="001E6653">
        <w:trPr>
          <w:trHeight w:val="132"/>
          <w:jc w:val="center"/>
        </w:trPr>
        <w:tc>
          <w:tcPr>
            <w:tcW w:w="992" w:type="dxa"/>
            <w:shd w:val="clear" w:color="auto" w:fill="auto"/>
            <w:tcMar>
              <w:top w:w="15" w:type="dxa"/>
              <w:left w:w="108" w:type="dxa"/>
              <w:bottom w:w="0" w:type="dxa"/>
              <w:right w:w="108" w:type="dxa"/>
            </w:tcMar>
            <w:vAlign w:val="center"/>
            <w:hideMark/>
          </w:tcPr>
          <w:p w14:paraId="5F145D3A" w14:textId="77777777" w:rsidR="007831D3" w:rsidRPr="00804494" w:rsidRDefault="007831D3" w:rsidP="001E6653">
            <w:pPr>
              <w:pStyle w:val="BodyText"/>
              <w:rPr>
                <w:rFonts w:ascii="Arial" w:hAnsi="Arial" w:cs="Arial"/>
                <w:sz w:val="16"/>
                <w:szCs w:val="16"/>
                <w:lang w:eastAsia="zh-CN"/>
              </w:rPr>
            </w:pPr>
            <w:r w:rsidRPr="00804494">
              <w:rPr>
                <w:rFonts w:ascii="Arial" w:hAnsi="Arial" w:cs="Arial"/>
                <w:sz w:val="16"/>
                <w:szCs w:val="16"/>
                <w:lang w:eastAsia="zh-CN"/>
              </w:rPr>
              <w:t>Case 2</w:t>
            </w:r>
          </w:p>
        </w:tc>
        <w:tc>
          <w:tcPr>
            <w:tcW w:w="3200" w:type="dxa"/>
            <w:shd w:val="clear" w:color="auto" w:fill="auto"/>
            <w:tcMar>
              <w:top w:w="15" w:type="dxa"/>
              <w:left w:w="108" w:type="dxa"/>
              <w:bottom w:w="0" w:type="dxa"/>
              <w:right w:w="108" w:type="dxa"/>
            </w:tcMar>
            <w:vAlign w:val="center"/>
          </w:tcPr>
          <w:p w14:paraId="2B496226" w14:textId="77777777" w:rsidR="007831D3" w:rsidRPr="00804494" w:rsidRDefault="007831D3" w:rsidP="001E6653">
            <w:pPr>
              <w:pStyle w:val="NormalWeb"/>
              <w:spacing w:before="0" w:beforeAutospacing="0" w:after="0" w:afterAutospacing="0"/>
              <w:jc w:val="center"/>
              <w:rPr>
                <w:sz w:val="16"/>
                <w:szCs w:val="16"/>
                <w:lang w:val="en-GB"/>
              </w:rPr>
            </w:pPr>
            <w:r w:rsidRPr="00804494">
              <w:rPr>
                <w:sz w:val="16"/>
                <w:szCs w:val="16"/>
                <w:lang w:val="en-GB"/>
              </w:rPr>
              <w:t>0T+2T+0T+0T</w:t>
            </w:r>
          </w:p>
        </w:tc>
        <w:tc>
          <w:tcPr>
            <w:tcW w:w="5339" w:type="dxa"/>
            <w:shd w:val="clear" w:color="auto" w:fill="auto"/>
            <w:tcMar>
              <w:top w:w="15" w:type="dxa"/>
              <w:left w:w="108" w:type="dxa"/>
              <w:bottom w:w="0" w:type="dxa"/>
              <w:right w:w="108" w:type="dxa"/>
            </w:tcMar>
            <w:vAlign w:val="center"/>
          </w:tcPr>
          <w:p w14:paraId="39470ABF" w14:textId="77777777" w:rsidR="007831D3" w:rsidRPr="00804494" w:rsidRDefault="007831D3" w:rsidP="001E6653">
            <w:pPr>
              <w:pStyle w:val="NormalWeb"/>
              <w:spacing w:before="0" w:beforeAutospacing="0" w:after="0" w:afterAutospacing="0"/>
              <w:jc w:val="center"/>
              <w:rPr>
                <w:sz w:val="16"/>
                <w:szCs w:val="16"/>
                <w:lang w:val="en-GB"/>
              </w:rPr>
            </w:pPr>
            <w:r w:rsidRPr="00804494">
              <w:rPr>
                <w:sz w:val="16"/>
                <w:szCs w:val="16"/>
                <w:lang w:val="en-GB"/>
              </w:rPr>
              <w:t>0P+2P+0P+0P, 0P+1P+0P+0P</w:t>
            </w:r>
          </w:p>
        </w:tc>
      </w:tr>
      <w:tr w:rsidR="007831D3" w:rsidRPr="00804494" w14:paraId="742CDAFF" w14:textId="77777777" w:rsidTr="001E6653">
        <w:trPr>
          <w:trHeight w:val="132"/>
          <w:jc w:val="center"/>
        </w:trPr>
        <w:tc>
          <w:tcPr>
            <w:tcW w:w="992" w:type="dxa"/>
            <w:shd w:val="clear" w:color="auto" w:fill="auto"/>
            <w:tcMar>
              <w:top w:w="15" w:type="dxa"/>
              <w:left w:w="108" w:type="dxa"/>
              <w:bottom w:w="0" w:type="dxa"/>
              <w:right w:w="108" w:type="dxa"/>
            </w:tcMar>
            <w:vAlign w:val="center"/>
            <w:hideMark/>
          </w:tcPr>
          <w:p w14:paraId="7FD86DAC" w14:textId="77777777" w:rsidR="007831D3" w:rsidRPr="00804494" w:rsidRDefault="007831D3" w:rsidP="001E6653">
            <w:pPr>
              <w:pStyle w:val="BodyText"/>
              <w:rPr>
                <w:rFonts w:ascii="Arial" w:hAnsi="Arial" w:cs="Arial"/>
                <w:sz w:val="16"/>
                <w:szCs w:val="16"/>
                <w:lang w:eastAsia="zh-CN"/>
              </w:rPr>
            </w:pPr>
            <w:r w:rsidRPr="00804494">
              <w:rPr>
                <w:rFonts w:ascii="Arial" w:hAnsi="Arial" w:cs="Arial"/>
                <w:sz w:val="16"/>
                <w:szCs w:val="16"/>
                <w:lang w:eastAsia="zh-CN"/>
              </w:rPr>
              <w:t>Case 3</w:t>
            </w:r>
          </w:p>
        </w:tc>
        <w:tc>
          <w:tcPr>
            <w:tcW w:w="3200" w:type="dxa"/>
            <w:shd w:val="clear" w:color="auto" w:fill="auto"/>
            <w:tcMar>
              <w:top w:w="15" w:type="dxa"/>
              <w:left w:w="108" w:type="dxa"/>
              <w:bottom w:w="0" w:type="dxa"/>
              <w:right w:w="108" w:type="dxa"/>
            </w:tcMar>
            <w:vAlign w:val="center"/>
          </w:tcPr>
          <w:p w14:paraId="2CF4672E" w14:textId="77777777" w:rsidR="007831D3" w:rsidRPr="00804494" w:rsidRDefault="007831D3" w:rsidP="001E6653">
            <w:pPr>
              <w:pStyle w:val="NormalWeb"/>
              <w:spacing w:before="0" w:beforeAutospacing="0" w:after="0" w:afterAutospacing="0"/>
              <w:jc w:val="center"/>
              <w:rPr>
                <w:sz w:val="16"/>
                <w:szCs w:val="16"/>
                <w:lang w:val="en-GB"/>
              </w:rPr>
            </w:pPr>
            <w:r w:rsidRPr="00804494">
              <w:rPr>
                <w:sz w:val="16"/>
                <w:szCs w:val="16"/>
                <w:lang w:val="en-GB"/>
              </w:rPr>
              <w:t>0T+0T+2T+0T</w:t>
            </w:r>
          </w:p>
        </w:tc>
        <w:tc>
          <w:tcPr>
            <w:tcW w:w="5339" w:type="dxa"/>
            <w:shd w:val="clear" w:color="auto" w:fill="auto"/>
            <w:tcMar>
              <w:top w:w="15" w:type="dxa"/>
              <w:left w:w="108" w:type="dxa"/>
              <w:bottom w:w="0" w:type="dxa"/>
              <w:right w:w="108" w:type="dxa"/>
            </w:tcMar>
            <w:vAlign w:val="center"/>
          </w:tcPr>
          <w:p w14:paraId="372727C1" w14:textId="77777777" w:rsidR="007831D3" w:rsidRPr="00804494" w:rsidRDefault="007831D3" w:rsidP="001E6653">
            <w:pPr>
              <w:pStyle w:val="NormalWeb"/>
              <w:spacing w:before="0" w:beforeAutospacing="0" w:after="0" w:afterAutospacing="0"/>
              <w:jc w:val="center"/>
              <w:rPr>
                <w:sz w:val="16"/>
                <w:szCs w:val="16"/>
                <w:lang w:val="en-GB"/>
              </w:rPr>
            </w:pPr>
            <w:r w:rsidRPr="00804494">
              <w:rPr>
                <w:sz w:val="16"/>
                <w:szCs w:val="16"/>
                <w:lang w:val="en-GB"/>
              </w:rPr>
              <w:t>0P+0P+2P+0P, 0P+0P+1P+0P</w:t>
            </w:r>
          </w:p>
        </w:tc>
      </w:tr>
      <w:tr w:rsidR="007831D3" w:rsidRPr="00804494" w14:paraId="5EA9FC8C" w14:textId="77777777" w:rsidTr="001E6653">
        <w:trPr>
          <w:trHeight w:val="132"/>
          <w:jc w:val="center"/>
        </w:trPr>
        <w:tc>
          <w:tcPr>
            <w:tcW w:w="992" w:type="dxa"/>
            <w:shd w:val="clear" w:color="auto" w:fill="auto"/>
            <w:tcMar>
              <w:top w:w="15" w:type="dxa"/>
              <w:left w:w="108" w:type="dxa"/>
              <w:bottom w:w="0" w:type="dxa"/>
              <w:right w:w="108" w:type="dxa"/>
            </w:tcMar>
            <w:vAlign w:val="center"/>
          </w:tcPr>
          <w:p w14:paraId="77DA5834" w14:textId="77777777" w:rsidR="007831D3" w:rsidRPr="00804494" w:rsidRDefault="007831D3" w:rsidP="001E6653">
            <w:pPr>
              <w:pStyle w:val="BodyText"/>
              <w:rPr>
                <w:rFonts w:ascii="Arial" w:hAnsi="Arial" w:cs="Arial"/>
                <w:sz w:val="16"/>
                <w:szCs w:val="16"/>
                <w:lang w:eastAsia="zh-CN"/>
              </w:rPr>
            </w:pPr>
            <w:r w:rsidRPr="00804494">
              <w:rPr>
                <w:rFonts w:ascii="Arial" w:hAnsi="Arial" w:cs="Arial"/>
                <w:sz w:val="16"/>
                <w:szCs w:val="16"/>
                <w:lang w:eastAsia="zh-CN"/>
              </w:rPr>
              <w:t>Case 4</w:t>
            </w:r>
          </w:p>
        </w:tc>
        <w:tc>
          <w:tcPr>
            <w:tcW w:w="3200" w:type="dxa"/>
            <w:shd w:val="clear" w:color="auto" w:fill="auto"/>
            <w:tcMar>
              <w:top w:w="15" w:type="dxa"/>
              <w:left w:w="108" w:type="dxa"/>
              <w:bottom w:w="0" w:type="dxa"/>
              <w:right w:w="108" w:type="dxa"/>
            </w:tcMar>
            <w:vAlign w:val="center"/>
          </w:tcPr>
          <w:p w14:paraId="0E76AE91" w14:textId="77777777" w:rsidR="007831D3" w:rsidRPr="00804494" w:rsidRDefault="007831D3" w:rsidP="001E6653">
            <w:pPr>
              <w:pStyle w:val="NormalWeb"/>
              <w:spacing w:before="0" w:beforeAutospacing="0" w:after="0" w:afterAutospacing="0"/>
              <w:jc w:val="center"/>
              <w:rPr>
                <w:sz w:val="16"/>
                <w:szCs w:val="16"/>
                <w:lang w:val="en-GB"/>
              </w:rPr>
            </w:pPr>
            <w:r w:rsidRPr="00804494">
              <w:rPr>
                <w:sz w:val="16"/>
                <w:szCs w:val="16"/>
                <w:lang w:val="en-GB"/>
              </w:rPr>
              <w:t>0T+0T+0T+2T</w:t>
            </w:r>
          </w:p>
        </w:tc>
        <w:tc>
          <w:tcPr>
            <w:tcW w:w="5339" w:type="dxa"/>
            <w:shd w:val="clear" w:color="auto" w:fill="auto"/>
            <w:tcMar>
              <w:top w:w="15" w:type="dxa"/>
              <w:left w:w="108" w:type="dxa"/>
              <w:bottom w:w="0" w:type="dxa"/>
              <w:right w:w="108" w:type="dxa"/>
            </w:tcMar>
            <w:vAlign w:val="center"/>
          </w:tcPr>
          <w:p w14:paraId="7A13A4E6" w14:textId="77777777" w:rsidR="007831D3" w:rsidRPr="00804494" w:rsidRDefault="007831D3" w:rsidP="001E6653">
            <w:pPr>
              <w:pStyle w:val="NormalWeb"/>
              <w:spacing w:before="0" w:beforeAutospacing="0" w:after="0" w:afterAutospacing="0"/>
              <w:jc w:val="center"/>
              <w:rPr>
                <w:sz w:val="16"/>
                <w:szCs w:val="16"/>
                <w:lang w:val="en-GB"/>
              </w:rPr>
            </w:pPr>
            <w:r w:rsidRPr="00804494">
              <w:rPr>
                <w:sz w:val="16"/>
                <w:szCs w:val="16"/>
                <w:lang w:val="en-GB"/>
              </w:rPr>
              <w:t>0P+0P+0P+2P, 0P+0P+0P+1P</w:t>
            </w:r>
          </w:p>
        </w:tc>
      </w:tr>
      <w:tr w:rsidR="007831D3" w:rsidRPr="00804494" w14:paraId="1B982E2D" w14:textId="77777777" w:rsidTr="001E6653">
        <w:trPr>
          <w:trHeight w:val="132"/>
          <w:jc w:val="center"/>
        </w:trPr>
        <w:tc>
          <w:tcPr>
            <w:tcW w:w="992" w:type="dxa"/>
            <w:shd w:val="clear" w:color="auto" w:fill="auto"/>
            <w:tcMar>
              <w:top w:w="15" w:type="dxa"/>
              <w:left w:w="108" w:type="dxa"/>
              <w:bottom w:w="0" w:type="dxa"/>
              <w:right w:w="108" w:type="dxa"/>
            </w:tcMar>
            <w:vAlign w:val="center"/>
          </w:tcPr>
          <w:p w14:paraId="3A4A5D67" w14:textId="77777777" w:rsidR="007831D3" w:rsidRPr="00804494" w:rsidRDefault="007831D3" w:rsidP="001E6653">
            <w:pPr>
              <w:pStyle w:val="BodyText"/>
              <w:rPr>
                <w:rFonts w:ascii="Arial" w:hAnsi="Arial" w:cs="Arial"/>
                <w:sz w:val="16"/>
                <w:szCs w:val="16"/>
                <w:lang w:eastAsia="zh-CN"/>
              </w:rPr>
            </w:pPr>
            <w:r w:rsidRPr="00804494">
              <w:rPr>
                <w:rFonts w:ascii="Arial" w:hAnsi="Arial" w:cs="Arial"/>
                <w:sz w:val="16"/>
                <w:szCs w:val="16"/>
                <w:lang w:eastAsia="zh-CN"/>
              </w:rPr>
              <w:t>Case 5</w:t>
            </w:r>
          </w:p>
        </w:tc>
        <w:tc>
          <w:tcPr>
            <w:tcW w:w="3200" w:type="dxa"/>
            <w:shd w:val="clear" w:color="auto" w:fill="auto"/>
            <w:tcMar>
              <w:top w:w="15" w:type="dxa"/>
              <w:left w:w="108" w:type="dxa"/>
              <w:bottom w:w="0" w:type="dxa"/>
              <w:right w:w="108" w:type="dxa"/>
            </w:tcMar>
            <w:vAlign w:val="center"/>
          </w:tcPr>
          <w:p w14:paraId="51EE0A64" w14:textId="77777777" w:rsidR="007831D3" w:rsidRPr="00804494" w:rsidRDefault="007831D3" w:rsidP="001E6653">
            <w:pPr>
              <w:pStyle w:val="NormalWeb"/>
              <w:spacing w:before="0" w:beforeAutospacing="0" w:after="0" w:afterAutospacing="0"/>
              <w:jc w:val="center"/>
              <w:rPr>
                <w:sz w:val="16"/>
                <w:szCs w:val="16"/>
                <w:lang w:val="en-GB"/>
              </w:rPr>
            </w:pPr>
            <w:r w:rsidRPr="00804494">
              <w:rPr>
                <w:sz w:val="16"/>
                <w:szCs w:val="16"/>
                <w:lang w:val="en-GB"/>
              </w:rPr>
              <w:t>1T+1T+0T+0T</w:t>
            </w:r>
          </w:p>
        </w:tc>
        <w:tc>
          <w:tcPr>
            <w:tcW w:w="5339" w:type="dxa"/>
            <w:shd w:val="clear" w:color="auto" w:fill="auto"/>
            <w:tcMar>
              <w:top w:w="15" w:type="dxa"/>
              <w:left w:w="108" w:type="dxa"/>
              <w:bottom w:w="0" w:type="dxa"/>
              <w:right w:w="108" w:type="dxa"/>
            </w:tcMar>
            <w:vAlign w:val="center"/>
          </w:tcPr>
          <w:p w14:paraId="34116D3B" w14:textId="77777777" w:rsidR="007831D3" w:rsidRPr="00804494" w:rsidRDefault="007831D3" w:rsidP="001E6653">
            <w:pPr>
              <w:pStyle w:val="NormalWeb"/>
              <w:spacing w:before="0" w:beforeAutospacing="0" w:after="0" w:afterAutospacing="0"/>
              <w:jc w:val="center"/>
              <w:rPr>
                <w:sz w:val="16"/>
                <w:szCs w:val="16"/>
                <w:lang w:val="en-GB"/>
              </w:rPr>
            </w:pPr>
            <w:r w:rsidRPr="00804494">
              <w:rPr>
                <w:sz w:val="16"/>
                <w:szCs w:val="16"/>
                <w:lang w:val="en-GB"/>
              </w:rPr>
              <w:t>1P+0P+0P+0P, 1P+1P+0P+0P, 0P+1P+0P+0P</w:t>
            </w:r>
          </w:p>
        </w:tc>
      </w:tr>
      <w:tr w:rsidR="007831D3" w:rsidRPr="00804494" w14:paraId="33AFA079" w14:textId="77777777" w:rsidTr="001E6653">
        <w:trPr>
          <w:trHeight w:val="132"/>
          <w:jc w:val="center"/>
        </w:trPr>
        <w:tc>
          <w:tcPr>
            <w:tcW w:w="992" w:type="dxa"/>
            <w:shd w:val="clear" w:color="auto" w:fill="auto"/>
            <w:tcMar>
              <w:top w:w="15" w:type="dxa"/>
              <w:left w:w="108" w:type="dxa"/>
              <w:bottom w:w="0" w:type="dxa"/>
              <w:right w:w="108" w:type="dxa"/>
            </w:tcMar>
            <w:vAlign w:val="center"/>
          </w:tcPr>
          <w:p w14:paraId="38304199" w14:textId="77777777" w:rsidR="007831D3" w:rsidRPr="00804494" w:rsidRDefault="007831D3" w:rsidP="001E6653">
            <w:pPr>
              <w:pStyle w:val="BodyText"/>
              <w:rPr>
                <w:rFonts w:ascii="Arial" w:hAnsi="Arial" w:cs="Arial"/>
                <w:sz w:val="16"/>
                <w:szCs w:val="16"/>
                <w:lang w:eastAsia="zh-CN"/>
              </w:rPr>
            </w:pPr>
            <w:r w:rsidRPr="00804494">
              <w:rPr>
                <w:rFonts w:ascii="Arial" w:hAnsi="Arial" w:cs="Arial"/>
                <w:sz w:val="16"/>
                <w:szCs w:val="16"/>
                <w:lang w:eastAsia="zh-CN"/>
              </w:rPr>
              <w:t>Case 6</w:t>
            </w:r>
          </w:p>
        </w:tc>
        <w:tc>
          <w:tcPr>
            <w:tcW w:w="3200" w:type="dxa"/>
            <w:shd w:val="clear" w:color="auto" w:fill="auto"/>
            <w:tcMar>
              <w:top w:w="15" w:type="dxa"/>
              <w:left w:w="108" w:type="dxa"/>
              <w:bottom w:w="0" w:type="dxa"/>
              <w:right w:w="108" w:type="dxa"/>
            </w:tcMar>
            <w:vAlign w:val="center"/>
          </w:tcPr>
          <w:p w14:paraId="2E516ED6" w14:textId="77777777" w:rsidR="007831D3" w:rsidRPr="00804494" w:rsidRDefault="007831D3" w:rsidP="001E6653">
            <w:pPr>
              <w:pStyle w:val="NormalWeb"/>
              <w:spacing w:before="0" w:beforeAutospacing="0" w:after="0" w:afterAutospacing="0"/>
              <w:jc w:val="center"/>
              <w:rPr>
                <w:sz w:val="16"/>
                <w:szCs w:val="16"/>
                <w:lang w:val="en-GB"/>
              </w:rPr>
            </w:pPr>
            <w:r w:rsidRPr="00804494">
              <w:rPr>
                <w:sz w:val="16"/>
                <w:szCs w:val="16"/>
                <w:lang w:val="en-GB"/>
              </w:rPr>
              <w:t>1T+0T+1T+0T</w:t>
            </w:r>
          </w:p>
        </w:tc>
        <w:tc>
          <w:tcPr>
            <w:tcW w:w="5339" w:type="dxa"/>
            <w:shd w:val="clear" w:color="auto" w:fill="auto"/>
            <w:tcMar>
              <w:top w:w="15" w:type="dxa"/>
              <w:left w:w="108" w:type="dxa"/>
              <w:bottom w:w="0" w:type="dxa"/>
              <w:right w:w="108" w:type="dxa"/>
            </w:tcMar>
            <w:vAlign w:val="center"/>
          </w:tcPr>
          <w:p w14:paraId="0515E2EF" w14:textId="77777777" w:rsidR="007831D3" w:rsidRPr="00804494" w:rsidRDefault="007831D3" w:rsidP="001E6653">
            <w:pPr>
              <w:pStyle w:val="NormalWeb"/>
              <w:spacing w:before="0" w:beforeAutospacing="0" w:after="0" w:afterAutospacing="0"/>
              <w:jc w:val="center"/>
              <w:rPr>
                <w:sz w:val="16"/>
                <w:szCs w:val="16"/>
                <w:lang w:val="en-GB"/>
              </w:rPr>
            </w:pPr>
            <w:r w:rsidRPr="00804494">
              <w:rPr>
                <w:sz w:val="16"/>
                <w:szCs w:val="16"/>
                <w:lang w:val="en-GB"/>
              </w:rPr>
              <w:t>1P+0P+0P+0P, 1P+0P+1P+0P, 0P+0P+1P+0P</w:t>
            </w:r>
          </w:p>
        </w:tc>
      </w:tr>
      <w:tr w:rsidR="007831D3" w:rsidRPr="00804494" w14:paraId="63C3AC00" w14:textId="77777777" w:rsidTr="001E6653">
        <w:trPr>
          <w:trHeight w:val="132"/>
          <w:jc w:val="center"/>
        </w:trPr>
        <w:tc>
          <w:tcPr>
            <w:tcW w:w="992" w:type="dxa"/>
            <w:shd w:val="clear" w:color="auto" w:fill="auto"/>
            <w:tcMar>
              <w:top w:w="15" w:type="dxa"/>
              <w:left w:w="108" w:type="dxa"/>
              <w:bottom w:w="0" w:type="dxa"/>
              <w:right w:w="108" w:type="dxa"/>
            </w:tcMar>
            <w:vAlign w:val="center"/>
          </w:tcPr>
          <w:p w14:paraId="73AC1DE4" w14:textId="77777777" w:rsidR="007831D3" w:rsidRPr="00804494" w:rsidRDefault="007831D3" w:rsidP="001E6653">
            <w:pPr>
              <w:pStyle w:val="BodyText"/>
              <w:rPr>
                <w:rFonts w:ascii="Arial" w:hAnsi="Arial" w:cs="Arial"/>
                <w:sz w:val="16"/>
                <w:szCs w:val="16"/>
                <w:lang w:eastAsia="zh-CN"/>
              </w:rPr>
            </w:pPr>
            <w:r w:rsidRPr="00804494">
              <w:rPr>
                <w:rFonts w:ascii="Arial" w:hAnsi="Arial" w:cs="Arial"/>
                <w:sz w:val="16"/>
                <w:szCs w:val="16"/>
                <w:lang w:eastAsia="zh-CN"/>
              </w:rPr>
              <w:lastRenderedPageBreak/>
              <w:t>Case 7</w:t>
            </w:r>
          </w:p>
        </w:tc>
        <w:tc>
          <w:tcPr>
            <w:tcW w:w="3200" w:type="dxa"/>
            <w:shd w:val="clear" w:color="auto" w:fill="auto"/>
            <w:tcMar>
              <w:top w:w="15" w:type="dxa"/>
              <w:left w:w="108" w:type="dxa"/>
              <w:bottom w:w="0" w:type="dxa"/>
              <w:right w:w="108" w:type="dxa"/>
            </w:tcMar>
            <w:vAlign w:val="center"/>
          </w:tcPr>
          <w:p w14:paraId="2D03AF29" w14:textId="77777777" w:rsidR="007831D3" w:rsidRPr="00804494" w:rsidRDefault="007831D3" w:rsidP="001E6653">
            <w:pPr>
              <w:pStyle w:val="NormalWeb"/>
              <w:spacing w:before="0" w:beforeAutospacing="0" w:after="0" w:afterAutospacing="0"/>
              <w:jc w:val="center"/>
              <w:rPr>
                <w:sz w:val="16"/>
                <w:szCs w:val="16"/>
                <w:lang w:val="en-GB"/>
              </w:rPr>
            </w:pPr>
            <w:r w:rsidRPr="00804494">
              <w:rPr>
                <w:sz w:val="16"/>
                <w:szCs w:val="16"/>
                <w:lang w:val="en-GB"/>
              </w:rPr>
              <w:t>1T+0T+0T+1T</w:t>
            </w:r>
          </w:p>
        </w:tc>
        <w:tc>
          <w:tcPr>
            <w:tcW w:w="5339" w:type="dxa"/>
            <w:shd w:val="clear" w:color="auto" w:fill="auto"/>
            <w:tcMar>
              <w:top w:w="15" w:type="dxa"/>
              <w:left w:w="108" w:type="dxa"/>
              <w:bottom w:w="0" w:type="dxa"/>
              <w:right w:w="108" w:type="dxa"/>
            </w:tcMar>
            <w:vAlign w:val="center"/>
          </w:tcPr>
          <w:p w14:paraId="01639123" w14:textId="77777777" w:rsidR="007831D3" w:rsidRPr="00804494" w:rsidRDefault="007831D3" w:rsidP="001E6653">
            <w:pPr>
              <w:pStyle w:val="NormalWeb"/>
              <w:spacing w:before="0" w:beforeAutospacing="0" w:after="0" w:afterAutospacing="0"/>
              <w:jc w:val="center"/>
              <w:rPr>
                <w:sz w:val="16"/>
                <w:szCs w:val="16"/>
                <w:lang w:val="en-GB"/>
              </w:rPr>
            </w:pPr>
            <w:r w:rsidRPr="00804494">
              <w:rPr>
                <w:sz w:val="16"/>
                <w:szCs w:val="16"/>
                <w:lang w:val="en-GB"/>
              </w:rPr>
              <w:t>1P+0P+0P+0P, 1P+0P+0P+1P, 0P+0P+0P+1P</w:t>
            </w:r>
          </w:p>
        </w:tc>
      </w:tr>
      <w:tr w:rsidR="007831D3" w:rsidRPr="00804494" w14:paraId="343B2213" w14:textId="77777777" w:rsidTr="001E6653">
        <w:trPr>
          <w:trHeight w:val="132"/>
          <w:jc w:val="center"/>
        </w:trPr>
        <w:tc>
          <w:tcPr>
            <w:tcW w:w="992" w:type="dxa"/>
            <w:shd w:val="clear" w:color="auto" w:fill="auto"/>
            <w:tcMar>
              <w:top w:w="15" w:type="dxa"/>
              <w:left w:w="108" w:type="dxa"/>
              <w:bottom w:w="0" w:type="dxa"/>
              <w:right w:w="108" w:type="dxa"/>
            </w:tcMar>
            <w:vAlign w:val="center"/>
          </w:tcPr>
          <w:p w14:paraId="64AA765B" w14:textId="77777777" w:rsidR="007831D3" w:rsidRPr="00804494" w:rsidRDefault="007831D3" w:rsidP="001E6653">
            <w:pPr>
              <w:pStyle w:val="BodyText"/>
              <w:rPr>
                <w:rFonts w:ascii="Arial" w:hAnsi="Arial" w:cs="Arial"/>
                <w:sz w:val="16"/>
                <w:szCs w:val="16"/>
                <w:lang w:eastAsia="zh-CN"/>
              </w:rPr>
            </w:pPr>
            <w:r w:rsidRPr="00804494">
              <w:rPr>
                <w:rFonts w:ascii="Arial" w:hAnsi="Arial" w:cs="Arial"/>
                <w:sz w:val="16"/>
                <w:szCs w:val="16"/>
                <w:lang w:eastAsia="zh-CN"/>
              </w:rPr>
              <w:t>Case 8</w:t>
            </w:r>
          </w:p>
        </w:tc>
        <w:tc>
          <w:tcPr>
            <w:tcW w:w="3200" w:type="dxa"/>
            <w:shd w:val="clear" w:color="auto" w:fill="auto"/>
            <w:tcMar>
              <w:top w:w="15" w:type="dxa"/>
              <w:left w:w="108" w:type="dxa"/>
              <w:bottom w:w="0" w:type="dxa"/>
              <w:right w:w="108" w:type="dxa"/>
            </w:tcMar>
            <w:vAlign w:val="center"/>
          </w:tcPr>
          <w:p w14:paraId="7A8B7E1C" w14:textId="77777777" w:rsidR="007831D3" w:rsidRPr="00804494" w:rsidRDefault="007831D3" w:rsidP="001E6653">
            <w:pPr>
              <w:pStyle w:val="NormalWeb"/>
              <w:spacing w:before="0" w:beforeAutospacing="0" w:after="0" w:afterAutospacing="0"/>
              <w:jc w:val="center"/>
              <w:rPr>
                <w:sz w:val="16"/>
                <w:szCs w:val="16"/>
                <w:lang w:val="en-GB"/>
              </w:rPr>
            </w:pPr>
            <w:r w:rsidRPr="00804494">
              <w:rPr>
                <w:sz w:val="16"/>
                <w:szCs w:val="16"/>
                <w:lang w:val="en-GB"/>
              </w:rPr>
              <w:t>0T+1T+1T+0T</w:t>
            </w:r>
          </w:p>
        </w:tc>
        <w:tc>
          <w:tcPr>
            <w:tcW w:w="5339" w:type="dxa"/>
            <w:shd w:val="clear" w:color="auto" w:fill="auto"/>
            <w:tcMar>
              <w:top w:w="15" w:type="dxa"/>
              <w:left w:w="108" w:type="dxa"/>
              <w:bottom w:w="0" w:type="dxa"/>
              <w:right w:w="108" w:type="dxa"/>
            </w:tcMar>
            <w:vAlign w:val="center"/>
          </w:tcPr>
          <w:p w14:paraId="5471FE71" w14:textId="77777777" w:rsidR="007831D3" w:rsidRPr="00804494" w:rsidRDefault="007831D3" w:rsidP="001E6653">
            <w:pPr>
              <w:pStyle w:val="NormalWeb"/>
              <w:spacing w:before="0" w:beforeAutospacing="0" w:after="0" w:afterAutospacing="0"/>
              <w:jc w:val="center"/>
              <w:rPr>
                <w:sz w:val="16"/>
                <w:szCs w:val="16"/>
                <w:lang w:val="en-GB"/>
              </w:rPr>
            </w:pPr>
            <w:r w:rsidRPr="00804494">
              <w:rPr>
                <w:sz w:val="16"/>
                <w:szCs w:val="16"/>
                <w:lang w:val="en-GB"/>
              </w:rPr>
              <w:t>0P+1P+0P+0P, 0P+1P+1P+0P, 0P+0P+1P+0P</w:t>
            </w:r>
          </w:p>
        </w:tc>
      </w:tr>
      <w:tr w:rsidR="007831D3" w:rsidRPr="00804494" w14:paraId="56E0914D" w14:textId="77777777" w:rsidTr="001E6653">
        <w:trPr>
          <w:trHeight w:val="132"/>
          <w:jc w:val="center"/>
        </w:trPr>
        <w:tc>
          <w:tcPr>
            <w:tcW w:w="992" w:type="dxa"/>
            <w:shd w:val="clear" w:color="auto" w:fill="auto"/>
            <w:tcMar>
              <w:top w:w="15" w:type="dxa"/>
              <w:left w:w="108" w:type="dxa"/>
              <w:bottom w:w="0" w:type="dxa"/>
              <w:right w:w="108" w:type="dxa"/>
            </w:tcMar>
            <w:vAlign w:val="center"/>
          </w:tcPr>
          <w:p w14:paraId="5B96F164" w14:textId="77777777" w:rsidR="007831D3" w:rsidRPr="00804494" w:rsidRDefault="007831D3" w:rsidP="001E6653">
            <w:pPr>
              <w:pStyle w:val="BodyText"/>
              <w:rPr>
                <w:rFonts w:ascii="Arial" w:hAnsi="Arial" w:cs="Arial"/>
                <w:sz w:val="16"/>
                <w:szCs w:val="16"/>
                <w:lang w:eastAsia="zh-CN"/>
              </w:rPr>
            </w:pPr>
            <w:r w:rsidRPr="00804494">
              <w:rPr>
                <w:rFonts w:ascii="Arial" w:hAnsi="Arial" w:cs="Arial"/>
                <w:sz w:val="16"/>
                <w:szCs w:val="16"/>
                <w:lang w:eastAsia="zh-CN"/>
              </w:rPr>
              <w:t>Case 9</w:t>
            </w:r>
          </w:p>
        </w:tc>
        <w:tc>
          <w:tcPr>
            <w:tcW w:w="3200" w:type="dxa"/>
            <w:shd w:val="clear" w:color="auto" w:fill="auto"/>
            <w:tcMar>
              <w:top w:w="15" w:type="dxa"/>
              <w:left w:w="108" w:type="dxa"/>
              <w:bottom w:w="0" w:type="dxa"/>
              <w:right w:w="108" w:type="dxa"/>
            </w:tcMar>
            <w:vAlign w:val="center"/>
          </w:tcPr>
          <w:p w14:paraId="48B775E6" w14:textId="77777777" w:rsidR="007831D3" w:rsidRPr="00804494" w:rsidRDefault="007831D3" w:rsidP="001E6653">
            <w:pPr>
              <w:pStyle w:val="NormalWeb"/>
              <w:spacing w:before="0" w:beforeAutospacing="0" w:after="0" w:afterAutospacing="0"/>
              <w:jc w:val="center"/>
              <w:rPr>
                <w:sz w:val="16"/>
                <w:szCs w:val="16"/>
                <w:lang w:val="en-GB"/>
              </w:rPr>
            </w:pPr>
            <w:r w:rsidRPr="00804494">
              <w:rPr>
                <w:sz w:val="16"/>
                <w:szCs w:val="16"/>
                <w:lang w:val="en-GB"/>
              </w:rPr>
              <w:t>0T+1T+0T+1T</w:t>
            </w:r>
          </w:p>
        </w:tc>
        <w:tc>
          <w:tcPr>
            <w:tcW w:w="5339" w:type="dxa"/>
            <w:shd w:val="clear" w:color="auto" w:fill="auto"/>
            <w:tcMar>
              <w:top w:w="15" w:type="dxa"/>
              <w:left w:w="108" w:type="dxa"/>
              <w:bottom w:w="0" w:type="dxa"/>
              <w:right w:w="108" w:type="dxa"/>
            </w:tcMar>
            <w:vAlign w:val="center"/>
          </w:tcPr>
          <w:p w14:paraId="4132D9F6" w14:textId="77777777" w:rsidR="007831D3" w:rsidRPr="00804494" w:rsidRDefault="007831D3" w:rsidP="001E6653">
            <w:pPr>
              <w:pStyle w:val="NormalWeb"/>
              <w:spacing w:before="0" w:beforeAutospacing="0" w:after="0" w:afterAutospacing="0"/>
              <w:jc w:val="center"/>
              <w:rPr>
                <w:sz w:val="16"/>
                <w:szCs w:val="16"/>
                <w:lang w:val="en-GB"/>
              </w:rPr>
            </w:pPr>
            <w:r w:rsidRPr="00804494">
              <w:rPr>
                <w:sz w:val="16"/>
                <w:szCs w:val="16"/>
                <w:lang w:val="en-GB"/>
              </w:rPr>
              <w:t>0P+1P+0P+0P, 0P+1P+0P+1P, 0P+0P+0P+1P</w:t>
            </w:r>
          </w:p>
        </w:tc>
      </w:tr>
      <w:tr w:rsidR="007831D3" w:rsidRPr="00804494" w14:paraId="41E95C72" w14:textId="77777777" w:rsidTr="001E6653">
        <w:trPr>
          <w:trHeight w:val="51"/>
          <w:jc w:val="center"/>
        </w:trPr>
        <w:tc>
          <w:tcPr>
            <w:tcW w:w="992" w:type="dxa"/>
            <w:shd w:val="clear" w:color="auto" w:fill="auto"/>
            <w:tcMar>
              <w:top w:w="15" w:type="dxa"/>
              <w:left w:w="108" w:type="dxa"/>
              <w:bottom w:w="0" w:type="dxa"/>
              <w:right w:w="108" w:type="dxa"/>
            </w:tcMar>
            <w:vAlign w:val="center"/>
          </w:tcPr>
          <w:p w14:paraId="00331623" w14:textId="77777777" w:rsidR="007831D3" w:rsidRPr="00804494" w:rsidRDefault="007831D3" w:rsidP="001E6653">
            <w:pPr>
              <w:pStyle w:val="BodyText"/>
              <w:rPr>
                <w:rFonts w:ascii="Arial" w:hAnsi="Arial" w:cs="Arial"/>
                <w:sz w:val="16"/>
                <w:szCs w:val="16"/>
                <w:lang w:eastAsia="zh-CN"/>
              </w:rPr>
            </w:pPr>
            <w:r w:rsidRPr="00804494">
              <w:rPr>
                <w:rFonts w:ascii="Arial" w:hAnsi="Arial" w:cs="Arial"/>
                <w:sz w:val="16"/>
                <w:szCs w:val="16"/>
                <w:lang w:eastAsia="zh-CN"/>
              </w:rPr>
              <w:t>Case 10</w:t>
            </w:r>
          </w:p>
        </w:tc>
        <w:tc>
          <w:tcPr>
            <w:tcW w:w="3200" w:type="dxa"/>
            <w:shd w:val="clear" w:color="auto" w:fill="auto"/>
            <w:tcMar>
              <w:top w:w="15" w:type="dxa"/>
              <w:left w:w="108" w:type="dxa"/>
              <w:bottom w:w="0" w:type="dxa"/>
              <w:right w:w="108" w:type="dxa"/>
            </w:tcMar>
            <w:vAlign w:val="center"/>
          </w:tcPr>
          <w:p w14:paraId="42E4E40D" w14:textId="77777777" w:rsidR="007831D3" w:rsidRPr="00804494" w:rsidRDefault="007831D3" w:rsidP="001E6653">
            <w:pPr>
              <w:pStyle w:val="NormalWeb"/>
              <w:spacing w:before="0" w:beforeAutospacing="0" w:after="0" w:afterAutospacing="0"/>
              <w:jc w:val="center"/>
              <w:rPr>
                <w:sz w:val="16"/>
                <w:szCs w:val="16"/>
                <w:lang w:val="en-GB"/>
              </w:rPr>
            </w:pPr>
            <w:r w:rsidRPr="00804494">
              <w:rPr>
                <w:sz w:val="16"/>
                <w:szCs w:val="16"/>
                <w:lang w:val="en-GB"/>
              </w:rPr>
              <w:t>0T+0T+1T+1T</w:t>
            </w:r>
          </w:p>
        </w:tc>
        <w:tc>
          <w:tcPr>
            <w:tcW w:w="5339" w:type="dxa"/>
            <w:shd w:val="clear" w:color="auto" w:fill="auto"/>
            <w:tcMar>
              <w:top w:w="15" w:type="dxa"/>
              <w:left w:w="108" w:type="dxa"/>
              <w:bottom w:w="0" w:type="dxa"/>
              <w:right w:w="108" w:type="dxa"/>
            </w:tcMar>
            <w:vAlign w:val="center"/>
          </w:tcPr>
          <w:p w14:paraId="620DAE6C" w14:textId="77777777" w:rsidR="007831D3" w:rsidRPr="00804494" w:rsidRDefault="007831D3" w:rsidP="001E6653">
            <w:pPr>
              <w:pStyle w:val="NormalWeb"/>
              <w:spacing w:before="0" w:beforeAutospacing="0" w:after="0" w:afterAutospacing="0"/>
              <w:jc w:val="center"/>
              <w:rPr>
                <w:sz w:val="16"/>
                <w:szCs w:val="16"/>
                <w:lang w:val="en-GB"/>
              </w:rPr>
            </w:pPr>
            <w:r w:rsidRPr="00804494">
              <w:rPr>
                <w:sz w:val="16"/>
                <w:szCs w:val="16"/>
                <w:lang w:val="en-GB"/>
              </w:rPr>
              <w:t>0P+0P+1P+0P, 0P+0P+1P+1P, 0P+0P+0P+1P</w:t>
            </w:r>
          </w:p>
        </w:tc>
      </w:tr>
    </w:tbl>
    <w:p w14:paraId="308C5AE1" w14:textId="77777777" w:rsidR="007831D3" w:rsidRPr="00804494" w:rsidRDefault="007831D3" w:rsidP="00804494">
      <w:pPr>
        <w:tabs>
          <w:tab w:val="num" w:pos="2160"/>
        </w:tabs>
        <w:ind w:left="426"/>
        <w:jc w:val="both"/>
        <w:rPr>
          <w:bCs/>
          <w:sz w:val="18"/>
          <w:szCs w:val="18"/>
          <w:lang w:eastAsia="zh-CN"/>
        </w:rPr>
      </w:pPr>
    </w:p>
    <w:p w14:paraId="46861E75" w14:textId="77777777" w:rsidR="007831D3" w:rsidRPr="00804494" w:rsidRDefault="007831D3" w:rsidP="00804494">
      <w:pPr>
        <w:ind w:left="426"/>
        <w:jc w:val="both"/>
        <w:rPr>
          <w:bCs/>
          <w:sz w:val="18"/>
          <w:szCs w:val="18"/>
          <w:lang w:eastAsia="zh-CN"/>
        </w:rPr>
      </w:pPr>
      <w:r w:rsidRPr="00804494">
        <w:rPr>
          <w:rFonts w:hint="eastAsia"/>
          <w:bCs/>
          <w:sz w:val="18"/>
          <w:szCs w:val="18"/>
          <w:lang w:eastAsia="zh-CN"/>
        </w:rPr>
        <w:t>P</w:t>
      </w:r>
      <w:r w:rsidRPr="00804494">
        <w:rPr>
          <w:bCs/>
          <w:sz w:val="18"/>
          <w:szCs w:val="18"/>
          <w:lang w:eastAsia="zh-CN"/>
        </w:rPr>
        <w:t>roposal 8: For inter-band UL CA Option 1 with and without SUL, if Tx switching across 3 or 4 bands is configured, the switching period is only applicable when the UL transmissions are switched between different bands.</w:t>
      </w:r>
    </w:p>
    <w:p w14:paraId="224B3ADC" w14:textId="77777777" w:rsidR="007831D3" w:rsidRPr="00804494" w:rsidRDefault="007831D3" w:rsidP="00804494">
      <w:pPr>
        <w:ind w:left="426"/>
        <w:jc w:val="both"/>
        <w:rPr>
          <w:bCs/>
          <w:sz w:val="18"/>
          <w:szCs w:val="18"/>
          <w:lang w:eastAsia="zh-CN"/>
        </w:rPr>
      </w:pPr>
      <w:r w:rsidRPr="00804494">
        <w:rPr>
          <w:rFonts w:hint="eastAsia"/>
          <w:bCs/>
          <w:sz w:val="18"/>
          <w:szCs w:val="18"/>
          <w:lang w:eastAsia="zh-CN"/>
        </w:rPr>
        <w:t>P</w:t>
      </w:r>
      <w:r w:rsidRPr="00804494">
        <w:rPr>
          <w:bCs/>
          <w:sz w:val="18"/>
          <w:szCs w:val="18"/>
          <w:lang w:eastAsia="zh-CN"/>
        </w:rPr>
        <w:t xml:space="preserve">roposal 9: </w:t>
      </w:r>
      <w:r w:rsidRPr="00804494">
        <w:rPr>
          <w:rFonts w:hint="eastAsia"/>
          <w:bCs/>
          <w:sz w:val="18"/>
          <w:szCs w:val="18"/>
          <w:lang w:eastAsia="zh-CN"/>
        </w:rPr>
        <w:t>F</w:t>
      </w:r>
      <w:r w:rsidRPr="00804494">
        <w:rPr>
          <w:bCs/>
          <w:sz w:val="18"/>
          <w:szCs w:val="18"/>
          <w:lang w:eastAsia="zh-CN"/>
        </w:rPr>
        <w:t>or inter-band UL CA Option 2 without SUL, if Tx switching across 3 or 4 bands is configured, the switching period is applicable in the following cases:</w:t>
      </w:r>
    </w:p>
    <w:p w14:paraId="3B1DC0EB" w14:textId="77777777" w:rsidR="007831D3" w:rsidRPr="00804494" w:rsidRDefault="007831D3" w:rsidP="00842CF4">
      <w:pPr>
        <w:numPr>
          <w:ilvl w:val="0"/>
          <w:numId w:val="146"/>
        </w:numPr>
        <w:overflowPunct w:val="0"/>
        <w:autoSpaceDE w:val="0"/>
        <w:autoSpaceDN w:val="0"/>
        <w:adjustRightInd w:val="0"/>
        <w:ind w:left="1077" w:hanging="357"/>
        <w:jc w:val="both"/>
        <w:textAlignment w:val="baseline"/>
        <w:rPr>
          <w:bCs/>
          <w:sz w:val="18"/>
          <w:szCs w:val="18"/>
          <w:lang w:eastAsia="zh-CN"/>
        </w:rPr>
      </w:pPr>
      <w:r w:rsidRPr="00804494">
        <w:rPr>
          <w:bCs/>
          <w:sz w:val="18"/>
          <w:szCs w:val="18"/>
          <w:lang w:eastAsia="zh-CN"/>
        </w:rPr>
        <w:t>If the current state of Tx chains is 2Tx on one band and 0Tx on other bands, the next UL transmission has a 2-port transmission on at least one carrier on one of other bands.</w:t>
      </w:r>
    </w:p>
    <w:p w14:paraId="7F7EDDA5" w14:textId="77777777" w:rsidR="007831D3" w:rsidRPr="00804494" w:rsidRDefault="007831D3" w:rsidP="00842CF4">
      <w:pPr>
        <w:numPr>
          <w:ilvl w:val="0"/>
          <w:numId w:val="146"/>
        </w:numPr>
        <w:overflowPunct w:val="0"/>
        <w:autoSpaceDE w:val="0"/>
        <w:autoSpaceDN w:val="0"/>
        <w:adjustRightInd w:val="0"/>
        <w:ind w:left="1077" w:hanging="357"/>
        <w:jc w:val="both"/>
        <w:textAlignment w:val="baseline"/>
        <w:rPr>
          <w:bCs/>
          <w:sz w:val="18"/>
          <w:szCs w:val="18"/>
          <w:lang w:eastAsia="zh-CN"/>
        </w:rPr>
      </w:pPr>
      <w:r w:rsidRPr="00804494">
        <w:rPr>
          <w:bCs/>
          <w:sz w:val="18"/>
          <w:szCs w:val="18"/>
          <w:lang w:eastAsia="zh-CN"/>
        </w:rPr>
        <w:t>If the current state of Tx chains is 2Tx on one band and 0Tx on other bands, the next UL transmission has simultaneous 1-port transmission on two bands each on at least one carrier.</w:t>
      </w:r>
    </w:p>
    <w:p w14:paraId="410A00D2" w14:textId="77777777" w:rsidR="007831D3" w:rsidRPr="00804494" w:rsidRDefault="007831D3" w:rsidP="00842CF4">
      <w:pPr>
        <w:numPr>
          <w:ilvl w:val="0"/>
          <w:numId w:val="146"/>
        </w:numPr>
        <w:overflowPunct w:val="0"/>
        <w:autoSpaceDE w:val="0"/>
        <w:autoSpaceDN w:val="0"/>
        <w:adjustRightInd w:val="0"/>
        <w:ind w:left="1077" w:hanging="357"/>
        <w:jc w:val="both"/>
        <w:textAlignment w:val="baseline"/>
        <w:rPr>
          <w:bCs/>
          <w:sz w:val="18"/>
          <w:szCs w:val="18"/>
          <w:lang w:eastAsia="zh-CN"/>
        </w:rPr>
      </w:pPr>
      <w:r w:rsidRPr="00804494">
        <w:rPr>
          <w:bCs/>
          <w:sz w:val="18"/>
          <w:szCs w:val="18"/>
          <w:lang w:eastAsia="zh-CN"/>
        </w:rPr>
        <w:t>If the current state of Tx chains is 2Tx on one band and 0Tx on other bands, the next UL transmission only has a 1-port transmission on at least one carrier on one of other bands.</w:t>
      </w:r>
    </w:p>
    <w:p w14:paraId="37CE5820" w14:textId="77777777" w:rsidR="007831D3" w:rsidRPr="00804494" w:rsidRDefault="007831D3" w:rsidP="00842CF4">
      <w:pPr>
        <w:numPr>
          <w:ilvl w:val="0"/>
          <w:numId w:val="146"/>
        </w:numPr>
        <w:overflowPunct w:val="0"/>
        <w:autoSpaceDE w:val="0"/>
        <w:autoSpaceDN w:val="0"/>
        <w:adjustRightInd w:val="0"/>
        <w:ind w:left="1077" w:hanging="357"/>
        <w:jc w:val="both"/>
        <w:textAlignment w:val="baseline"/>
        <w:rPr>
          <w:bCs/>
          <w:sz w:val="18"/>
          <w:szCs w:val="18"/>
          <w:lang w:eastAsia="zh-CN"/>
        </w:rPr>
      </w:pPr>
      <w:r w:rsidRPr="00804494">
        <w:rPr>
          <w:bCs/>
          <w:sz w:val="18"/>
          <w:szCs w:val="18"/>
          <w:lang w:eastAsia="zh-CN"/>
        </w:rPr>
        <w:t>If the current state of Tx chains is 1Tx on one band and 1Tx on another band, the next UL transmission has a 2-port transmission on at least one carrier on a band.</w:t>
      </w:r>
    </w:p>
    <w:p w14:paraId="02178351" w14:textId="77777777" w:rsidR="007831D3" w:rsidRPr="00804494" w:rsidRDefault="007831D3" w:rsidP="00842CF4">
      <w:pPr>
        <w:numPr>
          <w:ilvl w:val="0"/>
          <w:numId w:val="146"/>
        </w:numPr>
        <w:overflowPunct w:val="0"/>
        <w:autoSpaceDE w:val="0"/>
        <w:autoSpaceDN w:val="0"/>
        <w:adjustRightInd w:val="0"/>
        <w:ind w:left="1077" w:hanging="357"/>
        <w:jc w:val="both"/>
        <w:textAlignment w:val="baseline"/>
        <w:rPr>
          <w:bCs/>
          <w:sz w:val="18"/>
          <w:szCs w:val="18"/>
          <w:lang w:eastAsia="zh-CN"/>
        </w:rPr>
      </w:pPr>
      <w:r w:rsidRPr="00804494">
        <w:rPr>
          <w:bCs/>
          <w:sz w:val="18"/>
          <w:szCs w:val="18"/>
          <w:lang w:eastAsia="zh-CN"/>
        </w:rPr>
        <w:t>If the current state of Tx chains is 1Tx on one band and 1Tx on another band, the next UL transmission has simultaneous 1-port transmission on two bands each on at least one carrier, at least one of the next transmitting two bands is different than the two current 1Tx bands.</w:t>
      </w:r>
    </w:p>
    <w:p w14:paraId="5B157D09" w14:textId="77777777" w:rsidR="007831D3" w:rsidRPr="00804494" w:rsidRDefault="007831D3" w:rsidP="00842CF4">
      <w:pPr>
        <w:numPr>
          <w:ilvl w:val="0"/>
          <w:numId w:val="146"/>
        </w:numPr>
        <w:overflowPunct w:val="0"/>
        <w:autoSpaceDE w:val="0"/>
        <w:autoSpaceDN w:val="0"/>
        <w:adjustRightInd w:val="0"/>
        <w:ind w:left="1077" w:hanging="357"/>
        <w:jc w:val="both"/>
        <w:textAlignment w:val="baseline"/>
        <w:rPr>
          <w:bCs/>
          <w:sz w:val="18"/>
          <w:szCs w:val="18"/>
          <w:lang w:eastAsia="zh-CN"/>
        </w:rPr>
      </w:pPr>
      <w:r w:rsidRPr="00804494">
        <w:rPr>
          <w:bCs/>
          <w:sz w:val="18"/>
          <w:szCs w:val="18"/>
          <w:lang w:eastAsia="zh-CN"/>
        </w:rPr>
        <w:t>If the current state of Tx chains is 1Tx on one band and 1Tx on another band, the next UL transmission only has a 1-port transmission on at least one carrier on a third band.</w:t>
      </w:r>
    </w:p>
    <w:p w14:paraId="626AAE77" w14:textId="77777777" w:rsidR="007831D3" w:rsidRPr="00804494" w:rsidRDefault="007831D3" w:rsidP="00842CF4">
      <w:pPr>
        <w:pStyle w:val="ListParagraph"/>
        <w:numPr>
          <w:ilvl w:val="0"/>
          <w:numId w:val="146"/>
        </w:numPr>
        <w:snapToGrid w:val="0"/>
        <w:spacing w:after="0"/>
        <w:ind w:left="1077" w:hanging="357"/>
        <w:jc w:val="both"/>
        <w:rPr>
          <w:bCs/>
          <w:sz w:val="18"/>
          <w:szCs w:val="18"/>
          <w:lang w:eastAsia="zh-CN"/>
        </w:rPr>
      </w:pPr>
      <w:r w:rsidRPr="00804494">
        <w:rPr>
          <w:rFonts w:hint="eastAsia"/>
          <w:bCs/>
          <w:sz w:val="18"/>
          <w:szCs w:val="18"/>
          <w:lang w:eastAsia="zh-CN"/>
        </w:rPr>
        <w:t>P</w:t>
      </w:r>
      <w:r w:rsidRPr="00804494">
        <w:rPr>
          <w:bCs/>
          <w:sz w:val="18"/>
          <w:szCs w:val="18"/>
          <w:lang w:eastAsia="zh-CN"/>
        </w:rPr>
        <w:t>roposal 10: Reuse the Rel-17 RRC configuration principle to address the issue that the state of Tx chains after Tx switching may not be unique.</w:t>
      </w:r>
    </w:p>
    <w:p w14:paraId="4738DE8C" w14:textId="77777777" w:rsidR="009E465B" w:rsidRDefault="009E465B" w:rsidP="009E465B">
      <w:pPr>
        <w:rPr>
          <w:lang w:val="en-US" w:eastAsia="ko-KR"/>
        </w:rPr>
      </w:pPr>
      <w:r w:rsidRPr="005B48B9">
        <w:rPr>
          <w:b/>
          <w:bCs/>
          <w:lang w:val="en-US" w:eastAsia="ko-KR"/>
        </w:rPr>
        <w:t>Decision:</w:t>
      </w:r>
      <w:r>
        <w:rPr>
          <w:lang w:val="en-US" w:eastAsia="ko-KR"/>
        </w:rPr>
        <w:t xml:space="preserve"> The document is noted.</w:t>
      </w:r>
    </w:p>
    <w:p w14:paraId="7A81EF69" w14:textId="77777777" w:rsidR="009E465B" w:rsidRPr="009E465B" w:rsidRDefault="009E465B" w:rsidP="009E465B">
      <w:pPr>
        <w:rPr>
          <w:lang w:val="en-US"/>
        </w:rPr>
      </w:pPr>
    </w:p>
    <w:p w14:paraId="51E5F280" w14:textId="211BC8E1" w:rsidR="008F4B8C" w:rsidRDefault="001B5688" w:rsidP="008F4B8C">
      <w:pPr>
        <w:rPr>
          <w:lang w:eastAsia="x-none"/>
        </w:rPr>
      </w:pPr>
      <w:hyperlink r:id="rId2740" w:history="1">
        <w:r w:rsidR="000B5C49">
          <w:rPr>
            <w:rStyle w:val="Hyperlink"/>
            <w:lang w:eastAsia="x-none"/>
          </w:rPr>
          <w:t>R1-2203136</w:t>
        </w:r>
      </w:hyperlink>
      <w:r w:rsidR="008F4B8C">
        <w:rPr>
          <w:lang w:eastAsia="x-none"/>
        </w:rPr>
        <w:tab/>
        <w:t>Discussion on multi-carrier UL Tx switching</w:t>
      </w:r>
      <w:r w:rsidR="008F4B8C">
        <w:rPr>
          <w:lang w:eastAsia="x-none"/>
        </w:rPr>
        <w:tab/>
        <w:t>Huawei, HiSilicon</w:t>
      </w:r>
    </w:p>
    <w:p w14:paraId="7D95025F" w14:textId="14BE4418" w:rsidR="008F4B8C" w:rsidRDefault="001B5688" w:rsidP="008F4B8C">
      <w:pPr>
        <w:rPr>
          <w:lang w:eastAsia="x-none"/>
        </w:rPr>
      </w:pPr>
      <w:hyperlink r:id="rId2741" w:history="1">
        <w:r w:rsidR="000B5C49">
          <w:rPr>
            <w:rStyle w:val="Hyperlink"/>
            <w:lang w:eastAsia="x-none"/>
          </w:rPr>
          <w:t>R1-2205131</w:t>
        </w:r>
      </w:hyperlink>
      <w:r w:rsidR="00542411">
        <w:rPr>
          <w:lang w:eastAsia="x-none"/>
        </w:rPr>
        <w:tab/>
        <w:t>Discussion on Multi-carrier UL Tx switching scheme</w:t>
      </w:r>
      <w:r w:rsidR="00542411">
        <w:rPr>
          <w:lang w:eastAsia="x-none"/>
        </w:rPr>
        <w:tab/>
        <w:t>ZTE</w:t>
      </w:r>
      <w:r w:rsidR="00542411">
        <w:rPr>
          <w:lang w:eastAsia="x-none"/>
        </w:rPr>
        <w:tab/>
        <w:t xml:space="preserve">(rev of </w:t>
      </w:r>
      <w:hyperlink r:id="rId2742" w:history="1">
        <w:r w:rsidR="000B5C49">
          <w:rPr>
            <w:rStyle w:val="Hyperlink"/>
            <w:lang w:eastAsia="x-none"/>
          </w:rPr>
          <w:t>R1-2203208</w:t>
        </w:r>
      </w:hyperlink>
      <w:r w:rsidR="00542411">
        <w:rPr>
          <w:lang w:eastAsia="x-none"/>
        </w:rPr>
        <w:t>)</w:t>
      </w:r>
    </w:p>
    <w:p w14:paraId="5888E99A" w14:textId="0CBE3598" w:rsidR="008F4B8C" w:rsidRDefault="001B5688" w:rsidP="008F4B8C">
      <w:pPr>
        <w:rPr>
          <w:lang w:eastAsia="x-none"/>
        </w:rPr>
      </w:pPr>
      <w:hyperlink r:id="rId2743" w:history="1">
        <w:r w:rsidR="000B5C49">
          <w:rPr>
            <w:rStyle w:val="Hyperlink"/>
            <w:lang w:eastAsia="x-none"/>
          </w:rPr>
          <w:t>R1-2203347</w:t>
        </w:r>
      </w:hyperlink>
      <w:r w:rsidR="008F4B8C">
        <w:rPr>
          <w:lang w:eastAsia="x-none"/>
        </w:rPr>
        <w:tab/>
        <w:t>Discussion on multi-carrier UL Tx switching scheme</w:t>
      </w:r>
      <w:r w:rsidR="008F4B8C">
        <w:rPr>
          <w:lang w:eastAsia="x-none"/>
        </w:rPr>
        <w:tab/>
        <w:t>Spreadtrum Communications</w:t>
      </w:r>
    </w:p>
    <w:p w14:paraId="177692CA" w14:textId="7D9593C9" w:rsidR="008F4B8C" w:rsidRDefault="001B5688" w:rsidP="008F4B8C">
      <w:pPr>
        <w:rPr>
          <w:lang w:eastAsia="x-none"/>
        </w:rPr>
      </w:pPr>
      <w:hyperlink r:id="rId2744" w:history="1">
        <w:r w:rsidR="000B5C49">
          <w:rPr>
            <w:rStyle w:val="Hyperlink"/>
            <w:lang w:eastAsia="x-none"/>
          </w:rPr>
          <w:t>R1-2205137</w:t>
        </w:r>
      </w:hyperlink>
      <w:r w:rsidR="00542411">
        <w:rPr>
          <w:lang w:eastAsia="x-none"/>
        </w:rPr>
        <w:tab/>
        <w:t>Discussion on multi-carrier UL Tx switching scheme</w:t>
      </w:r>
      <w:r w:rsidR="00542411">
        <w:rPr>
          <w:lang w:eastAsia="x-none"/>
        </w:rPr>
        <w:tab/>
        <w:t>CATT</w:t>
      </w:r>
      <w:r w:rsidR="00542411">
        <w:rPr>
          <w:lang w:eastAsia="x-none"/>
        </w:rPr>
        <w:tab/>
        <w:t xml:space="preserve">(rev of </w:t>
      </w:r>
      <w:hyperlink r:id="rId2745" w:history="1">
        <w:r w:rsidR="000B5C49">
          <w:rPr>
            <w:rStyle w:val="Hyperlink"/>
            <w:lang w:eastAsia="x-none"/>
          </w:rPr>
          <w:t>R1-2203449</w:t>
        </w:r>
      </w:hyperlink>
      <w:r w:rsidR="00542411">
        <w:rPr>
          <w:lang w:eastAsia="x-none"/>
        </w:rPr>
        <w:t>)</w:t>
      </w:r>
    </w:p>
    <w:p w14:paraId="3AE9FAB1" w14:textId="62B76DD4" w:rsidR="008F4B8C" w:rsidRDefault="001B5688" w:rsidP="008F4B8C">
      <w:pPr>
        <w:rPr>
          <w:lang w:eastAsia="x-none"/>
        </w:rPr>
      </w:pPr>
      <w:hyperlink r:id="rId2746" w:history="1">
        <w:r w:rsidR="000B5C49">
          <w:rPr>
            <w:rStyle w:val="Hyperlink"/>
            <w:lang w:eastAsia="x-none"/>
          </w:rPr>
          <w:t>R1-2203584</w:t>
        </w:r>
      </w:hyperlink>
      <w:r w:rsidR="008F4B8C">
        <w:rPr>
          <w:lang w:eastAsia="x-none"/>
        </w:rPr>
        <w:tab/>
        <w:t>Discussion on UL TX switching</w:t>
      </w:r>
      <w:r w:rsidR="008F4B8C">
        <w:rPr>
          <w:lang w:eastAsia="x-none"/>
        </w:rPr>
        <w:tab/>
        <w:t>vivo</w:t>
      </w:r>
    </w:p>
    <w:p w14:paraId="55D62186" w14:textId="7CE787BC" w:rsidR="008F4B8C" w:rsidRDefault="001B5688" w:rsidP="008F4B8C">
      <w:pPr>
        <w:rPr>
          <w:lang w:eastAsia="x-none"/>
        </w:rPr>
      </w:pPr>
      <w:hyperlink r:id="rId2747" w:history="1">
        <w:r w:rsidR="000B5C49">
          <w:rPr>
            <w:rStyle w:val="Hyperlink"/>
            <w:lang w:eastAsia="x-none"/>
          </w:rPr>
          <w:t>R1-2203743</w:t>
        </w:r>
      </w:hyperlink>
      <w:r w:rsidR="008F4B8C">
        <w:rPr>
          <w:lang w:eastAsia="x-none"/>
        </w:rPr>
        <w:tab/>
        <w:t>Considerations on Multi-carrier UL Tx switching scheme</w:t>
      </w:r>
      <w:r w:rsidR="008F4B8C">
        <w:rPr>
          <w:lang w:eastAsia="x-none"/>
        </w:rPr>
        <w:tab/>
        <w:t>Sony</w:t>
      </w:r>
    </w:p>
    <w:p w14:paraId="12D103CC" w14:textId="19FA9D87" w:rsidR="008F4B8C" w:rsidRDefault="001B5688" w:rsidP="008F4B8C">
      <w:pPr>
        <w:rPr>
          <w:lang w:eastAsia="x-none"/>
        </w:rPr>
      </w:pPr>
      <w:hyperlink r:id="rId2748" w:history="1">
        <w:r w:rsidR="000B5C49">
          <w:rPr>
            <w:rStyle w:val="Hyperlink"/>
            <w:lang w:eastAsia="x-none"/>
          </w:rPr>
          <w:t>R1-2203801</w:t>
        </w:r>
      </w:hyperlink>
      <w:r w:rsidR="008F4B8C">
        <w:rPr>
          <w:lang w:eastAsia="x-none"/>
        </w:rPr>
        <w:tab/>
        <w:t>Discussion on multi-carrier UL Tx switching scheme</w:t>
      </w:r>
      <w:r w:rsidR="008F4B8C">
        <w:rPr>
          <w:lang w:eastAsia="x-none"/>
        </w:rPr>
        <w:tab/>
        <w:t>xiaomi</w:t>
      </w:r>
    </w:p>
    <w:p w14:paraId="778B7515" w14:textId="579E06E5" w:rsidR="008F4B8C" w:rsidRDefault="001B5688" w:rsidP="008F4B8C">
      <w:pPr>
        <w:rPr>
          <w:lang w:eastAsia="x-none"/>
        </w:rPr>
      </w:pPr>
      <w:hyperlink r:id="rId2749" w:history="1">
        <w:r w:rsidR="000B5C49">
          <w:rPr>
            <w:rStyle w:val="Hyperlink"/>
            <w:lang w:eastAsia="x-none"/>
          </w:rPr>
          <w:t>R1-2203926</w:t>
        </w:r>
      </w:hyperlink>
      <w:r w:rsidR="008F4B8C">
        <w:rPr>
          <w:lang w:eastAsia="x-none"/>
        </w:rPr>
        <w:tab/>
        <w:t>Multi-carrier UL Tx switching scheme</w:t>
      </w:r>
      <w:r w:rsidR="008F4B8C">
        <w:rPr>
          <w:lang w:eastAsia="x-none"/>
        </w:rPr>
        <w:tab/>
        <w:t>Samsung</w:t>
      </w:r>
    </w:p>
    <w:p w14:paraId="3C17ADE0" w14:textId="0B4BB847" w:rsidR="008F4B8C" w:rsidRDefault="001B5688" w:rsidP="008F4B8C">
      <w:pPr>
        <w:rPr>
          <w:lang w:eastAsia="x-none"/>
        </w:rPr>
      </w:pPr>
      <w:hyperlink r:id="rId2750" w:history="1">
        <w:r w:rsidR="000B5C49">
          <w:rPr>
            <w:rStyle w:val="Hyperlink"/>
            <w:lang w:eastAsia="x-none"/>
          </w:rPr>
          <w:t>R1-2204027</w:t>
        </w:r>
      </w:hyperlink>
      <w:r w:rsidR="008F4B8C">
        <w:rPr>
          <w:lang w:eastAsia="x-none"/>
        </w:rPr>
        <w:tab/>
        <w:t>Discussion on multi-carrier UL Tx switching scheme</w:t>
      </w:r>
      <w:r w:rsidR="008F4B8C">
        <w:rPr>
          <w:lang w:eastAsia="x-none"/>
        </w:rPr>
        <w:tab/>
        <w:t>OPPO</w:t>
      </w:r>
    </w:p>
    <w:p w14:paraId="73763EF7" w14:textId="32C782D5" w:rsidR="008F4B8C" w:rsidRDefault="001B5688" w:rsidP="008F4B8C">
      <w:pPr>
        <w:rPr>
          <w:lang w:eastAsia="x-none"/>
        </w:rPr>
      </w:pPr>
      <w:hyperlink r:id="rId2751" w:history="1">
        <w:r w:rsidR="000B5C49">
          <w:rPr>
            <w:rStyle w:val="Hyperlink"/>
            <w:lang w:eastAsia="x-none"/>
          </w:rPr>
          <w:t>R1-2204088</w:t>
        </w:r>
      </w:hyperlink>
      <w:r w:rsidR="008F4B8C">
        <w:rPr>
          <w:lang w:eastAsia="x-none"/>
        </w:rPr>
        <w:tab/>
        <w:t>Multi-carrier UL Tx switching scheme</w:t>
      </w:r>
      <w:r w:rsidR="008F4B8C">
        <w:rPr>
          <w:lang w:eastAsia="x-none"/>
        </w:rPr>
        <w:tab/>
        <w:t>InterDigital, Inc.</w:t>
      </w:r>
    </w:p>
    <w:p w14:paraId="1A5A8CB5" w14:textId="51A55F15" w:rsidR="008F4B8C" w:rsidRDefault="001B5688" w:rsidP="008F4B8C">
      <w:pPr>
        <w:rPr>
          <w:lang w:eastAsia="x-none"/>
        </w:rPr>
      </w:pPr>
      <w:hyperlink r:id="rId2752" w:history="1">
        <w:r w:rsidR="000B5C49">
          <w:rPr>
            <w:rStyle w:val="Hyperlink"/>
            <w:lang w:eastAsia="x-none"/>
          </w:rPr>
          <w:t>R1-2204263</w:t>
        </w:r>
      </w:hyperlink>
      <w:r w:rsidR="008F4B8C">
        <w:rPr>
          <w:lang w:eastAsia="x-none"/>
        </w:rPr>
        <w:tab/>
        <w:t>On the support of multi-carrier UL Tx switching scheme</w:t>
      </w:r>
      <w:r w:rsidR="008F4B8C">
        <w:rPr>
          <w:lang w:eastAsia="x-none"/>
        </w:rPr>
        <w:tab/>
        <w:t>Apple</w:t>
      </w:r>
    </w:p>
    <w:p w14:paraId="1ED4C2B7" w14:textId="0C826AB3" w:rsidR="008F4B8C" w:rsidRDefault="001B5688" w:rsidP="008F4B8C">
      <w:pPr>
        <w:rPr>
          <w:lang w:eastAsia="x-none"/>
        </w:rPr>
      </w:pPr>
      <w:hyperlink r:id="rId2753" w:history="1">
        <w:r w:rsidR="000B5C49">
          <w:rPr>
            <w:rStyle w:val="Hyperlink"/>
            <w:lang w:eastAsia="x-none"/>
          </w:rPr>
          <w:t>R1-2204325</w:t>
        </w:r>
      </w:hyperlink>
      <w:r w:rsidR="008F4B8C">
        <w:rPr>
          <w:lang w:eastAsia="x-none"/>
        </w:rPr>
        <w:tab/>
        <w:t>Discussion on multi-carrier UL Tx switching scheme</w:t>
      </w:r>
      <w:r w:rsidR="008F4B8C">
        <w:rPr>
          <w:lang w:eastAsia="x-none"/>
        </w:rPr>
        <w:tab/>
        <w:t>CMCC</w:t>
      </w:r>
    </w:p>
    <w:p w14:paraId="633E9A7B" w14:textId="149B9272" w:rsidR="008F4B8C" w:rsidRDefault="001B5688" w:rsidP="008F4B8C">
      <w:pPr>
        <w:rPr>
          <w:lang w:eastAsia="x-none"/>
        </w:rPr>
      </w:pPr>
      <w:hyperlink r:id="rId2754" w:history="1">
        <w:r w:rsidR="000B5C49">
          <w:rPr>
            <w:rStyle w:val="Hyperlink"/>
            <w:lang w:eastAsia="x-none"/>
          </w:rPr>
          <w:t>R1-2204399</w:t>
        </w:r>
      </w:hyperlink>
      <w:r w:rsidR="008F4B8C">
        <w:rPr>
          <w:lang w:eastAsia="x-none"/>
        </w:rPr>
        <w:tab/>
        <w:t>Discussion on multi-carrier UL Tx switching scheme</w:t>
      </w:r>
      <w:r w:rsidR="008F4B8C">
        <w:rPr>
          <w:lang w:eastAsia="x-none"/>
        </w:rPr>
        <w:tab/>
        <w:t>NTT DOCOMO, INC.</w:t>
      </w:r>
    </w:p>
    <w:p w14:paraId="26B2D6CE" w14:textId="3FB522F5" w:rsidR="008F4B8C" w:rsidRDefault="001B5688" w:rsidP="008F4B8C">
      <w:pPr>
        <w:rPr>
          <w:lang w:eastAsia="x-none"/>
        </w:rPr>
      </w:pPr>
      <w:hyperlink r:id="rId2755" w:history="1">
        <w:r w:rsidR="000B5C49">
          <w:rPr>
            <w:rStyle w:val="Hyperlink"/>
            <w:lang w:eastAsia="x-none"/>
          </w:rPr>
          <w:t>R1-2204632</w:t>
        </w:r>
      </w:hyperlink>
      <w:r w:rsidR="008F4B8C">
        <w:rPr>
          <w:lang w:eastAsia="x-none"/>
        </w:rPr>
        <w:tab/>
        <w:t>Discussion on Multi-carrier UL Tx switching scheme</w:t>
      </w:r>
      <w:r w:rsidR="008F4B8C">
        <w:rPr>
          <w:lang w:eastAsia="x-none"/>
        </w:rPr>
        <w:tab/>
        <w:t>LG Electronics</w:t>
      </w:r>
    </w:p>
    <w:p w14:paraId="35E7764D" w14:textId="6C0E5B27" w:rsidR="008F4B8C" w:rsidRDefault="001B5688" w:rsidP="008F4B8C">
      <w:pPr>
        <w:rPr>
          <w:lang w:eastAsia="x-none"/>
        </w:rPr>
      </w:pPr>
      <w:hyperlink r:id="rId2756" w:history="1">
        <w:r w:rsidR="000B5C49">
          <w:rPr>
            <w:rStyle w:val="Hyperlink"/>
            <w:lang w:eastAsia="x-none"/>
          </w:rPr>
          <w:t>R1-2204724</w:t>
        </w:r>
      </w:hyperlink>
      <w:r w:rsidR="008F4B8C">
        <w:rPr>
          <w:lang w:eastAsia="x-none"/>
        </w:rPr>
        <w:tab/>
        <w:t>On multi-carrier UL Tx switching scheme</w:t>
      </w:r>
      <w:r w:rsidR="008F4B8C">
        <w:rPr>
          <w:lang w:eastAsia="x-none"/>
        </w:rPr>
        <w:tab/>
        <w:t>MediaTek Inc.</w:t>
      </w:r>
    </w:p>
    <w:p w14:paraId="0BB23D2B" w14:textId="187ABAE1" w:rsidR="008F4B8C" w:rsidRDefault="001B5688" w:rsidP="008F4B8C">
      <w:pPr>
        <w:rPr>
          <w:lang w:eastAsia="x-none"/>
        </w:rPr>
      </w:pPr>
      <w:hyperlink r:id="rId2757" w:history="1">
        <w:r w:rsidR="000B5C49">
          <w:rPr>
            <w:rStyle w:val="Hyperlink"/>
            <w:lang w:eastAsia="x-none"/>
          </w:rPr>
          <w:t>R1-2204817</w:t>
        </w:r>
      </w:hyperlink>
      <w:r w:rsidR="008F4B8C">
        <w:rPr>
          <w:lang w:eastAsia="x-none"/>
        </w:rPr>
        <w:tab/>
        <w:t>Discussions on multi-carrier UL Tx switching scheme</w:t>
      </w:r>
      <w:r w:rsidR="008F4B8C">
        <w:rPr>
          <w:lang w:eastAsia="x-none"/>
        </w:rPr>
        <w:tab/>
        <w:t>Intel Corporation</w:t>
      </w:r>
    </w:p>
    <w:p w14:paraId="4FE16240" w14:textId="127C0B6B" w:rsidR="008F4B8C" w:rsidRDefault="001B5688" w:rsidP="008F4B8C">
      <w:pPr>
        <w:rPr>
          <w:lang w:eastAsia="x-none"/>
        </w:rPr>
      </w:pPr>
      <w:hyperlink r:id="rId2758" w:history="1">
        <w:r w:rsidR="000B5C49">
          <w:rPr>
            <w:rStyle w:val="Hyperlink"/>
            <w:lang w:eastAsia="x-none"/>
          </w:rPr>
          <w:t>R1-2204889</w:t>
        </w:r>
      </w:hyperlink>
      <w:r w:rsidR="008F4B8C">
        <w:rPr>
          <w:lang w:eastAsia="x-none"/>
        </w:rPr>
        <w:tab/>
        <w:t>Multi-carrier UL Tx switching</w:t>
      </w:r>
      <w:r w:rsidR="008F4B8C">
        <w:rPr>
          <w:lang w:eastAsia="x-none"/>
        </w:rPr>
        <w:tab/>
        <w:t>Ericsson</w:t>
      </w:r>
    </w:p>
    <w:p w14:paraId="148323F8" w14:textId="30D590B7" w:rsidR="008F4B8C" w:rsidRDefault="001B5688" w:rsidP="008F4B8C">
      <w:pPr>
        <w:rPr>
          <w:lang w:eastAsia="x-none"/>
        </w:rPr>
      </w:pPr>
      <w:hyperlink r:id="rId2759" w:history="1">
        <w:r w:rsidR="000B5C49">
          <w:rPr>
            <w:rStyle w:val="Hyperlink"/>
            <w:lang w:eastAsia="x-none"/>
          </w:rPr>
          <w:t>R1-2205052</w:t>
        </w:r>
      </w:hyperlink>
      <w:r w:rsidR="008F4B8C">
        <w:rPr>
          <w:lang w:eastAsia="x-none"/>
        </w:rPr>
        <w:tab/>
        <w:t>Discussion on Rel-18 UL Tx switching</w:t>
      </w:r>
      <w:r w:rsidR="008F4B8C">
        <w:rPr>
          <w:lang w:eastAsia="x-none"/>
        </w:rPr>
        <w:tab/>
        <w:t>Qualcomm Incorporated</w:t>
      </w:r>
    </w:p>
    <w:p w14:paraId="77CBD87F" w14:textId="347FD359" w:rsidR="00542411" w:rsidRDefault="001B5688" w:rsidP="00542411">
      <w:pPr>
        <w:rPr>
          <w:lang w:eastAsia="x-none"/>
        </w:rPr>
      </w:pPr>
      <w:hyperlink r:id="rId2760" w:history="1">
        <w:r w:rsidR="000B5C49">
          <w:rPr>
            <w:rStyle w:val="Hyperlink"/>
            <w:lang w:eastAsia="x-none"/>
          </w:rPr>
          <w:t>R1-2205089</w:t>
        </w:r>
      </w:hyperlink>
      <w:r w:rsidR="00542411">
        <w:rPr>
          <w:lang w:eastAsia="x-none"/>
        </w:rPr>
        <w:tab/>
        <w:t>Initial views on multi-carrier UL Tx switching scheme</w:t>
      </w:r>
      <w:r w:rsidR="00542411">
        <w:rPr>
          <w:lang w:eastAsia="x-none"/>
        </w:rPr>
        <w:tab/>
        <w:t>Fujitsu Limited</w:t>
      </w:r>
    </w:p>
    <w:p w14:paraId="623D6AFC" w14:textId="2829B9E4" w:rsidR="00542411" w:rsidRDefault="001B5688" w:rsidP="00542411">
      <w:pPr>
        <w:rPr>
          <w:lang w:eastAsia="x-none"/>
        </w:rPr>
      </w:pPr>
      <w:hyperlink r:id="rId2761" w:history="1">
        <w:r w:rsidR="000B5C49">
          <w:rPr>
            <w:rStyle w:val="Hyperlink"/>
            <w:lang w:eastAsia="x-none"/>
          </w:rPr>
          <w:t>R1-2205106</w:t>
        </w:r>
      </w:hyperlink>
      <w:r w:rsidR="00542411">
        <w:rPr>
          <w:lang w:eastAsia="x-none"/>
        </w:rPr>
        <w:tab/>
        <w:t>On Multi-Carrier UL Tx Switching</w:t>
      </w:r>
      <w:r w:rsidR="00542411">
        <w:rPr>
          <w:lang w:eastAsia="x-none"/>
        </w:rPr>
        <w:tab/>
        <w:t>Nokia, Nokia Shanghai Bell</w:t>
      </w:r>
    </w:p>
    <w:p w14:paraId="03CC89D8" w14:textId="58D0D2BF" w:rsidR="009E465B" w:rsidRDefault="009E465B" w:rsidP="00542411">
      <w:pPr>
        <w:rPr>
          <w:lang w:eastAsia="x-none"/>
        </w:rPr>
      </w:pPr>
    </w:p>
    <w:p w14:paraId="686B21DC" w14:textId="77777777" w:rsidR="009E465B" w:rsidRPr="004374A1" w:rsidRDefault="009E465B" w:rsidP="009E465B">
      <w:pPr>
        <w:rPr>
          <w:color w:val="FF0000"/>
          <w:lang w:eastAsia="x-none"/>
        </w:rPr>
      </w:pPr>
      <w:r w:rsidRPr="004374A1">
        <w:rPr>
          <w:color w:val="FF0000"/>
          <w:lang w:eastAsia="x-none"/>
        </w:rPr>
        <w:t>//This one is to use NWM – please use RAN1-10</w:t>
      </w:r>
      <w:r>
        <w:rPr>
          <w:color w:val="FF0000"/>
          <w:lang w:eastAsia="x-none"/>
        </w:rPr>
        <w:t>9</w:t>
      </w:r>
      <w:r w:rsidRPr="004374A1">
        <w:rPr>
          <w:color w:val="FF0000"/>
          <w:lang w:eastAsia="x-none"/>
        </w:rPr>
        <w:t>-e-NWM-R18-MC_Enh-02 as the document name</w:t>
      </w:r>
    </w:p>
    <w:p w14:paraId="5FFC0677" w14:textId="77777777" w:rsidR="009E465B" w:rsidRPr="000A08AC" w:rsidRDefault="009E465B" w:rsidP="009E465B">
      <w:pPr>
        <w:rPr>
          <w:lang w:eastAsia="x-none"/>
        </w:rPr>
      </w:pPr>
      <w:r w:rsidRPr="000A08AC">
        <w:rPr>
          <w:lang w:eastAsia="x-none"/>
        </w:rPr>
        <w:t>[109-e-R18-MC_Enh-02] – Hiroki (NTT DOCOMO)</w:t>
      </w:r>
    </w:p>
    <w:p w14:paraId="70FEDA5F" w14:textId="49F53B98" w:rsidR="009E465B" w:rsidRPr="000A08AC" w:rsidRDefault="009E465B" w:rsidP="009E465B">
      <w:pPr>
        <w:rPr>
          <w:lang w:eastAsia="x-none"/>
        </w:rPr>
      </w:pPr>
      <w:r w:rsidRPr="000A08AC">
        <w:rPr>
          <w:lang w:eastAsia="x-none"/>
        </w:rPr>
        <w:t>Email discussion on multi-cell UL Tx switching by May 20</w:t>
      </w:r>
    </w:p>
    <w:p w14:paraId="7C0C6C76" w14:textId="77777777" w:rsidR="009E465B" w:rsidRPr="000A08AC" w:rsidRDefault="009E465B" w:rsidP="00842CF4">
      <w:pPr>
        <w:numPr>
          <w:ilvl w:val="0"/>
          <w:numId w:val="125"/>
        </w:numPr>
        <w:rPr>
          <w:lang w:eastAsia="x-none"/>
        </w:rPr>
      </w:pPr>
      <w:r w:rsidRPr="000A08AC">
        <w:rPr>
          <w:lang w:eastAsia="x-none"/>
        </w:rPr>
        <w:t>Check points: May 12, May 18, May 20</w:t>
      </w:r>
    </w:p>
    <w:p w14:paraId="43E030AF" w14:textId="26AD9B0F" w:rsidR="007831D3" w:rsidRPr="000A08AC" w:rsidRDefault="001B5688" w:rsidP="007831D3">
      <w:pPr>
        <w:rPr>
          <w:b/>
          <w:bCs/>
          <w:lang w:eastAsia="x-none"/>
        </w:rPr>
      </w:pPr>
      <w:hyperlink r:id="rId2762" w:history="1">
        <w:r w:rsidR="000B5C49">
          <w:rPr>
            <w:rStyle w:val="Hyperlink"/>
            <w:b/>
            <w:bCs/>
            <w:lang w:eastAsia="x-none"/>
          </w:rPr>
          <w:t>R1-2205230</w:t>
        </w:r>
      </w:hyperlink>
      <w:r w:rsidR="007831D3" w:rsidRPr="000A08AC">
        <w:rPr>
          <w:b/>
          <w:bCs/>
          <w:lang w:eastAsia="x-none"/>
        </w:rPr>
        <w:tab/>
        <w:t>Summary of discussion on multi-carrier UL Tx switching scheme</w:t>
      </w:r>
      <w:r w:rsidR="007831D3" w:rsidRPr="000A08AC">
        <w:rPr>
          <w:b/>
          <w:bCs/>
          <w:lang w:eastAsia="x-none"/>
        </w:rPr>
        <w:tab/>
        <w:t>Moderator (NTT DOCOMO, INC.)</w:t>
      </w:r>
    </w:p>
    <w:p w14:paraId="5B3F69B3" w14:textId="6A3D3580" w:rsidR="000A08AC" w:rsidRDefault="000A08AC" w:rsidP="007831D3">
      <w:pPr>
        <w:rPr>
          <w:lang w:eastAsia="x-none"/>
        </w:rPr>
      </w:pPr>
      <w:r>
        <w:rPr>
          <w:lang w:eastAsia="x-none"/>
        </w:rPr>
        <w:t>From May 13</w:t>
      </w:r>
      <w:r w:rsidRPr="000A08AC">
        <w:rPr>
          <w:vertAlign w:val="superscript"/>
          <w:lang w:eastAsia="x-none"/>
        </w:rPr>
        <w:t>th</w:t>
      </w:r>
      <w:r>
        <w:rPr>
          <w:lang w:eastAsia="x-none"/>
        </w:rPr>
        <w:t xml:space="preserve"> GTW session</w:t>
      </w:r>
    </w:p>
    <w:p w14:paraId="7F9FF986" w14:textId="77777777" w:rsidR="000A08AC" w:rsidRPr="0047658E" w:rsidRDefault="000A08AC" w:rsidP="000A08AC">
      <w:pPr>
        <w:rPr>
          <w:rFonts w:ascii="Times New Roman" w:eastAsia="MS Mincho" w:hAnsi="Times New Roman"/>
          <w:szCs w:val="20"/>
          <w:u w:val="single"/>
        </w:rPr>
      </w:pPr>
      <w:r w:rsidRPr="0047658E">
        <w:rPr>
          <w:rFonts w:ascii="Times New Roman" w:eastAsia="MS Mincho" w:hAnsi="Times New Roman"/>
          <w:szCs w:val="20"/>
          <w:u w:val="single"/>
        </w:rPr>
        <w:t>Conclusion</w:t>
      </w:r>
    </w:p>
    <w:p w14:paraId="37349546" w14:textId="77777777" w:rsidR="000A08AC" w:rsidRPr="0047658E" w:rsidRDefault="000A08AC" w:rsidP="00CF6E6D">
      <w:pPr>
        <w:pStyle w:val="ListParagraph"/>
        <w:numPr>
          <w:ilvl w:val="0"/>
          <w:numId w:val="225"/>
        </w:numPr>
      </w:pPr>
      <w:r w:rsidRPr="0047658E">
        <w:t>EN-DC cases are out of scope for Rel-18 UL Tx switching</w:t>
      </w:r>
    </w:p>
    <w:p w14:paraId="3B506892" w14:textId="77777777" w:rsidR="000A08AC" w:rsidRPr="0047658E" w:rsidRDefault="000A08AC" w:rsidP="000A08AC">
      <w:pPr>
        <w:rPr>
          <w:rFonts w:ascii="Times New Roman" w:eastAsia="MS Mincho" w:hAnsi="Times New Roman"/>
          <w:szCs w:val="20"/>
          <w:u w:val="single"/>
        </w:rPr>
      </w:pPr>
      <w:r w:rsidRPr="0047658E">
        <w:rPr>
          <w:rFonts w:ascii="Times New Roman" w:eastAsia="MS Mincho" w:hAnsi="Times New Roman"/>
          <w:szCs w:val="20"/>
          <w:u w:val="single"/>
        </w:rPr>
        <w:t>Conclusion</w:t>
      </w:r>
    </w:p>
    <w:p w14:paraId="16C885E1" w14:textId="77777777" w:rsidR="000A08AC" w:rsidRPr="0047658E" w:rsidRDefault="000A08AC" w:rsidP="00CF6E6D">
      <w:pPr>
        <w:pStyle w:val="ListParagraph"/>
        <w:numPr>
          <w:ilvl w:val="0"/>
          <w:numId w:val="225"/>
        </w:numPr>
      </w:pPr>
      <w:r w:rsidRPr="0047658E">
        <w:t>UL only cell cases are out of scope for Rel-18 UL Tx switching</w:t>
      </w:r>
    </w:p>
    <w:p w14:paraId="25C4BE3D" w14:textId="77777777" w:rsidR="000A08AC" w:rsidRPr="0047658E" w:rsidRDefault="000A08AC" w:rsidP="000A08AC">
      <w:pPr>
        <w:rPr>
          <w:rFonts w:ascii="Times New Roman" w:hAnsi="Times New Roman"/>
          <w:szCs w:val="20"/>
          <w:lang w:eastAsia="x-none"/>
        </w:rPr>
      </w:pPr>
    </w:p>
    <w:p w14:paraId="2B2B63C4" w14:textId="43C5AEDF" w:rsidR="000A08AC" w:rsidRPr="00472576" w:rsidRDefault="001B5688" w:rsidP="007831D3">
      <w:pPr>
        <w:rPr>
          <w:b/>
          <w:bCs/>
          <w:lang w:eastAsia="x-none"/>
        </w:rPr>
      </w:pPr>
      <w:hyperlink r:id="rId2763" w:history="1">
        <w:r w:rsidR="000B5C49">
          <w:rPr>
            <w:rStyle w:val="Hyperlink"/>
            <w:b/>
            <w:bCs/>
            <w:lang w:eastAsia="x-none"/>
          </w:rPr>
          <w:t>R1-2205363</w:t>
        </w:r>
      </w:hyperlink>
      <w:r w:rsidR="0047658E" w:rsidRPr="00472576">
        <w:rPr>
          <w:b/>
          <w:bCs/>
          <w:lang w:eastAsia="x-none"/>
        </w:rPr>
        <w:tab/>
        <w:t>Summary#2 of discussion on multi-carrier UL Tx switching scheme</w:t>
      </w:r>
      <w:r w:rsidR="0047658E" w:rsidRPr="00472576">
        <w:rPr>
          <w:b/>
          <w:bCs/>
          <w:lang w:eastAsia="x-none"/>
        </w:rPr>
        <w:tab/>
        <w:t>Moderator (NTT DOCOMO, INC.)</w:t>
      </w:r>
    </w:p>
    <w:p w14:paraId="6B1947B1" w14:textId="4E98FB01" w:rsidR="007831D3" w:rsidRDefault="00472576" w:rsidP="00542411">
      <w:pPr>
        <w:rPr>
          <w:lang w:eastAsia="x-none"/>
        </w:rPr>
      </w:pPr>
      <w:r w:rsidRPr="00472576">
        <w:rPr>
          <w:b/>
          <w:bCs/>
          <w:lang w:eastAsia="x-none"/>
        </w:rPr>
        <w:t>Decision:</w:t>
      </w:r>
      <w:r>
        <w:rPr>
          <w:lang w:eastAsia="x-none"/>
        </w:rPr>
        <w:t xml:space="preserve"> As per email decision posted on May 18</w:t>
      </w:r>
      <w:r w:rsidRPr="00472576">
        <w:rPr>
          <w:vertAlign w:val="superscript"/>
          <w:lang w:eastAsia="x-none"/>
        </w:rPr>
        <w:t>th</w:t>
      </w:r>
      <w:r>
        <w:rPr>
          <w:lang w:eastAsia="x-none"/>
        </w:rPr>
        <w:t>,</w:t>
      </w:r>
    </w:p>
    <w:p w14:paraId="0A32E627" w14:textId="77777777" w:rsidR="00472576" w:rsidRPr="00472576" w:rsidRDefault="00472576" w:rsidP="00472576">
      <w:pPr>
        <w:rPr>
          <w:rFonts w:ascii="Times New Roman" w:hAnsi="Times New Roman"/>
          <w:szCs w:val="20"/>
          <w:u w:val="single"/>
          <w:lang w:val="en-US" w:eastAsia="ja-JP"/>
        </w:rPr>
      </w:pPr>
      <w:r w:rsidRPr="00472576">
        <w:rPr>
          <w:rFonts w:ascii="Times New Roman" w:hAnsi="Times New Roman"/>
          <w:szCs w:val="20"/>
          <w:u w:val="single"/>
          <w:lang w:val="en-US" w:eastAsia="ja-JP"/>
        </w:rPr>
        <w:lastRenderedPageBreak/>
        <w:t>RAN1 observation</w:t>
      </w:r>
    </w:p>
    <w:p w14:paraId="5DB424A8" w14:textId="77777777" w:rsidR="00472576" w:rsidRPr="00472576" w:rsidRDefault="00472576" w:rsidP="00CF6E6D">
      <w:pPr>
        <w:pStyle w:val="a4"/>
        <w:numPr>
          <w:ilvl w:val="0"/>
          <w:numId w:val="267"/>
        </w:numPr>
        <w:overflowPunct/>
        <w:autoSpaceDE/>
        <w:autoSpaceDN/>
        <w:adjustRightInd/>
        <w:spacing w:after="0"/>
        <w:ind w:leftChars="0"/>
        <w:jc w:val="both"/>
        <w:textAlignment w:val="auto"/>
        <w:rPr>
          <w:lang w:eastAsia="ja-JP"/>
        </w:rPr>
      </w:pPr>
      <w:r w:rsidRPr="00472576">
        <w:rPr>
          <w:lang w:eastAsia="ja-JP"/>
        </w:rPr>
        <w:t>Four contributions (3136, 4724, 4909, 5131) from three companies show their evaluation results on UL Tx switching across 3 or 4 bands at RAN1#109-e meeting.</w:t>
      </w:r>
    </w:p>
    <w:p w14:paraId="62EF2D9A" w14:textId="77777777" w:rsidR="00472576" w:rsidRPr="00472576" w:rsidRDefault="00472576" w:rsidP="00CF6E6D">
      <w:pPr>
        <w:pStyle w:val="a4"/>
        <w:numPr>
          <w:ilvl w:val="1"/>
          <w:numId w:val="267"/>
        </w:numPr>
        <w:overflowPunct/>
        <w:autoSpaceDE/>
        <w:autoSpaceDN/>
        <w:adjustRightInd/>
        <w:spacing w:after="0"/>
        <w:ind w:leftChars="0"/>
        <w:jc w:val="both"/>
        <w:textAlignment w:val="auto"/>
        <w:rPr>
          <w:lang w:eastAsia="ja-JP"/>
        </w:rPr>
      </w:pPr>
      <w:r w:rsidRPr="00472576">
        <w:rPr>
          <w:lang w:eastAsia="ja-JP"/>
        </w:rPr>
        <w:t>All evaluation results show the performance gain of UL Tx switching across 4 bands compared with UL Tx switching across 2 bands, assuming TDD bands with different TDD UL/DL configurations are included in 4 bands.</w:t>
      </w:r>
    </w:p>
    <w:p w14:paraId="0CB54E5B" w14:textId="77777777" w:rsidR="00472576" w:rsidRPr="00472576" w:rsidRDefault="00472576" w:rsidP="00CF6E6D">
      <w:pPr>
        <w:pStyle w:val="a4"/>
        <w:numPr>
          <w:ilvl w:val="2"/>
          <w:numId w:val="267"/>
        </w:numPr>
        <w:overflowPunct/>
        <w:autoSpaceDE/>
        <w:autoSpaceDN/>
        <w:adjustRightInd/>
        <w:spacing w:after="0"/>
        <w:ind w:leftChars="0"/>
        <w:jc w:val="both"/>
        <w:textAlignment w:val="auto"/>
        <w:rPr>
          <w:lang w:eastAsia="ja-JP"/>
        </w:rPr>
      </w:pPr>
      <w:r w:rsidRPr="00472576">
        <w:rPr>
          <w:lang w:eastAsia="ja-JP"/>
        </w:rPr>
        <w:t>Evaluation results in 3136 show the performance gain of UL Tx switching across 4 bands compared with UL Tx switching across 3 bands.</w:t>
      </w:r>
    </w:p>
    <w:p w14:paraId="228BB1A2" w14:textId="77777777" w:rsidR="00472576" w:rsidRPr="00472576" w:rsidRDefault="00472576" w:rsidP="00CF6E6D">
      <w:pPr>
        <w:pStyle w:val="a4"/>
        <w:numPr>
          <w:ilvl w:val="2"/>
          <w:numId w:val="267"/>
        </w:numPr>
        <w:overflowPunct/>
        <w:autoSpaceDE/>
        <w:autoSpaceDN/>
        <w:adjustRightInd/>
        <w:spacing w:after="0"/>
        <w:ind w:leftChars="0"/>
        <w:jc w:val="both"/>
        <w:textAlignment w:val="auto"/>
        <w:rPr>
          <w:lang w:eastAsia="ja-JP"/>
        </w:rPr>
      </w:pPr>
      <w:r w:rsidRPr="00472576">
        <w:rPr>
          <w:lang w:eastAsia="ja-JP"/>
        </w:rPr>
        <w:t xml:space="preserve">Evaluation results in 4724 show that the performance gain of UL Tx switching across 4 bands compared with UL Tx switching across 2 bands depends on achievable switching period, and the longer switching period for UL Tx switching across 4 bands compared with UL Tx switching across 2 bands leads to reduction of the performance gain. Other evaluation results did not consider the impact of longer switching period for UL Tx switching across 4 bands compared with UL Tx switching across 2 bands. </w:t>
      </w:r>
    </w:p>
    <w:p w14:paraId="642A4CA5" w14:textId="77777777" w:rsidR="00472576" w:rsidRPr="00472576" w:rsidRDefault="00472576" w:rsidP="00CF6E6D">
      <w:pPr>
        <w:pStyle w:val="a4"/>
        <w:numPr>
          <w:ilvl w:val="2"/>
          <w:numId w:val="267"/>
        </w:numPr>
        <w:overflowPunct/>
        <w:autoSpaceDE/>
        <w:autoSpaceDN/>
        <w:adjustRightInd/>
        <w:spacing w:after="0"/>
        <w:ind w:leftChars="0"/>
        <w:jc w:val="both"/>
        <w:textAlignment w:val="auto"/>
        <w:rPr>
          <w:lang w:eastAsia="ja-JP"/>
        </w:rPr>
      </w:pPr>
      <w:r w:rsidRPr="00472576">
        <w:rPr>
          <w:lang w:eastAsia="ja-JP"/>
        </w:rPr>
        <w:t>Evaluation results in 5131 observe that the gain highly depends on the scheduling mechanism.</w:t>
      </w:r>
    </w:p>
    <w:p w14:paraId="45CB4A01" w14:textId="77777777" w:rsidR="00472576" w:rsidRPr="00472576" w:rsidRDefault="00472576" w:rsidP="00CF6E6D">
      <w:pPr>
        <w:pStyle w:val="a4"/>
        <w:numPr>
          <w:ilvl w:val="2"/>
          <w:numId w:val="267"/>
        </w:numPr>
        <w:overflowPunct/>
        <w:autoSpaceDE/>
        <w:autoSpaceDN/>
        <w:adjustRightInd/>
        <w:spacing w:after="0"/>
        <w:ind w:leftChars="0"/>
        <w:jc w:val="both"/>
        <w:textAlignment w:val="auto"/>
        <w:rPr>
          <w:lang w:val="en-US" w:eastAsia="ja-JP"/>
        </w:rPr>
      </w:pPr>
      <w:r w:rsidRPr="00472576">
        <w:rPr>
          <w:lang w:eastAsia="ja-JP"/>
        </w:rPr>
        <w:t>The range of performance gains shown in four contributions varies depending on the simulation assumptions.</w:t>
      </w:r>
    </w:p>
    <w:p w14:paraId="22E2F011" w14:textId="77777777" w:rsidR="00472576" w:rsidRPr="00472576" w:rsidRDefault="00472576" w:rsidP="00472576">
      <w:pPr>
        <w:rPr>
          <w:rFonts w:ascii="Times New Roman" w:hAnsi="Times New Roman"/>
          <w:szCs w:val="20"/>
          <w:lang w:val="en-US" w:eastAsia="ja-JP"/>
        </w:rPr>
      </w:pPr>
    </w:p>
    <w:p w14:paraId="77207EA2" w14:textId="43363350" w:rsidR="00472576" w:rsidRPr="00472576" w:rsidRDefault="00472576" w:rsidP="00472576">
      <w:pPr>
        <w:rPr>
          <w:rFonts w:ascii="Times New Roman" w:hAnsi="Times New Roman"/>
          <w:szCs w:val="20"/>
          <w:lang w:val="en-US" w:eastAsia="ja-JP"/>
        </w:rPr>
      </w:pPr>
      <w:r w:rsidRPr="00472576">
        <w:rPr>
          <w:rFonts w:ascii="Times New Roman" w:hAnsi="Times New Roman"/>
          <w:szCs w:val="20"/>
          <w:highlight w:val="green"/>
          <w:lang w:val="en-US" w:eastAsia="ja-JP"/>
        </w:rPr>
        <w:t>Agreement</w:t>
      </w:r>
    </w:p>
    <w:p w14:paraId="34A7117A" w14:textId="77777777" w:rsidR="00472576" w:rsidRPr="00472576" w:rsidRDefault="00472576" w:rsidP="00CF6E6D">
      <w:pPr>
        <w:pStyle w:val="a4"/>
        <w:numPr>
          <w:ilvl w:val="0"/>
          <w:numId w:val="268"/>
        </w:numPr>
        <w:overflowPunct/>
        <w:autoSpaceDE/>
        <w:autoSpaceDN/>
        <w:adjustRightInd/>
        <w:spacing w:after="0"/>
        <w:ind w:leftChars="0"/>
        <w:jc w:val="both"/>
        <w:textAlignment w:val="auto"/>
        <w:rPr>
          <w:lang w:eastAsia="ja-JP"/>
        </w:rPr>
      </w:pPr>
      <w:r w:rsidRPr="00472576">
        <w:rPr>
          <w:lang w:eastAsia="ja-JP"/>
        </w:rPr>
        <w:t>Companies are encouraged to investigate pros and cons of following possible mechanisms for dynamic Tx carrier switching across the configured bands, and RAN1 strives for the down-selection at RAN1#110</w:t>
      </w:r>
    </w:p>
    <w:p w14:paraId="08563C48" w14:textId="77777777" w:rsidR="00472576" w:rsidRPr="00472576" w:rsidRDefault="00472576" w:rsidP="00CF6E6D">
      <w:pPr>
        <w:pStyle w:val="a4"/>
        <w:numPr>
          <w:ilvl w:val="1"/>
          <w:numId w:val="268"/>
        </w:numPr>
        <w:overflowPunct/>
        <w:autoSpaceDE/>
        <w:autoSpaceDN/>
        <w:adjustRightInd/>
        <w:spacing w:after="0"/>
        <w:ind w:leftChars="0"/>
        <w:jc w:val="both"/>
        <w:textAlignment w:val="auto"/>
        <w:rPr>
          <w:lang w:eastAsia="ja-JP"/>
        </w:rPr>
      </w:pPr>
      <w:r w:rsidRPr="00472576">
        <w:rPr>
          <w:lang w:eastAsia="ja-JP"/>
        </w:rPr>
        <w:t>Alt.1: Dynamic Tx carrier switching can be across all the supported switching cases by the UE and based on the UL scheduling, i.e., via UL grant and/or RRC configuration for UL transmission</w:t>
      </w:r>
    </w:p>
    <w:p w14:paraId="6F534A27" w14:textId="77777777" w:rsidR="00472576" w:rsidRPr="00472576" w:rsidRDefault="00472576" w:rsidP="00CF6E6D">
      <w:pPr>
        <w:pStyle w:val="a4"/>
        <w:numPr>
          <w:ilvl w:val="1"/>
          <w:numId w:val="268"/>
        </w:numPr>
        <w:overflowPunct/>
        <w:autoSpaceDE/>
        <w:autoSpaceDN/>
        <w:adjustRightInd/>
        <w:spacing w:after="0"/>
        <w:ind w:leftChars="0"/>
        <w:jc w:val="both"/>
        <w:textAlignment w:val="auto"/>
        <w:rPr>
          <w:lang w:eastAsia="ja-JP"/>
        </w:rPr>
      </w:pPr>
      <w:r w:rsidRPr="00472576">
        <w:rPr>
          <w:lang w:eastAsia="ja-JP"/>
        </w:rPr>
        <w:t>Alt.2: NW indicates 2 bands out of the configured bands (3 or 4 bands) via DCI or MAC-CE, and dynamic Tx carrier switching between indicated bands is same as Rel-17</w:t>
      </w:r>
    </w:p>
    <w:p w14:paraId="6950BC9E" w14:textId="77777777" w:rsidR="00472576" w:rsidRPr="00472576" w:rsidRDefault="00472576" w:rsidP="00CF6E6D">
      <w:pPr>
        <w:pStyle w:val="a4"/>
        <w:numPr>
          <w:ilvl w:val="1"/>
          <w:numId w:val="268"/>
        </w:numPr>
        <w:overflowPunct/>
        <w:autoSpaceDE/>
        <w:autoSpaceDN/>
        <w:adjustRightInd/>
        <w:spacing w:after="0"/>
        <w:ind w:leftChars="0"/>
        <w:jc w:val="both"/>
        <w:textAlignment w:val="auto"/>
        <w:rPr>
          <w:lang w:eastAsia="ja-JP"/>
        </w:rPr>
      </w:pPr>
      <w:r w:rsidRPr="00472576">
        <w:rPr>
          <w:lang w:eastAsia="ja-JP"/>
        </w:rPr>
        <w:t>Alt.3: One anchor band is selected among configured bands (3 or 4 bands), and dynamic Tx carrier switching can be performed only from the anchor band to a non-anchor band and from a non-anchor band to the anchor band</w:t>
      </w:r>
    </w:p>
    <w:p w14:paraId="5960DC61" w14:textId="77777777" w:rsidR="00472576" w:rsidRPr="00472576" w:rsidRDefault="00472576" w:rsidP="00CF6E6D">
      <w:pPr>
        <w:pStyle w:val="a4"/>
        <w:numPr>
          <w:ilvl w:val="1"/>
          <w:numId w:val="268"/>
        </w:numPr>
        <w:overflowPunct/>
        <w:autoSpaceDE/>
        <w:autoSpaceDN/>
        <w:adjustRightInd/>
        <w:spacing w:after="0"/>
        <w:ind w:leftChars="0"/>
        <w:jc w:val="both"/>
        <w:textAlignment w:val="auto"/>
        <w:rPr>
          <w:lang w:eastAsia="ja-JP"/>
        </w:rPr>
      </w:pPr>
      <w:r w:rsidRPr="00472576">
        <w:rPr>
          <w:lang w:eastAsia="ja-JP"/>
        </w:rPr>
        <w:t>Note: Other mechanisms are not precluded</w:t>
      </w:r>
    </w:p>
    <w:p w14:paraId="73F34D0D" w14:textId="77777777" w:rsidR="00472576" w:rsidRPr="00472576" w:rsidRDefault="00472576" w:rsidP="00472576">
      <w:pPr>
        <w:rPr>
          <w:rFonts w:ascii="Times New Roman" w:hAnsi="Times New Roman"/>
          <w:szCs w:val="20"/>
          <w:lang w:eastAsia="ja-JP"/>
        </w:rPr>
      </w:pPr>
    </w:p>
    <w:p w14:paraId="57DFE76E" w14:textId="2BF27E46" w:rsidR="00472576" w:rsidRPr="00472576" w:rsidRDefault="00472576" w:rsidP="00472576">
      <w:pPr>
        <w:rPr>
          <w:rFonts w:ascii="Times New Roman" w:hAnsi="Times New Roman"/>
          <w:szCs w:val="20"/>
          <w:lang w:val="en-US" w:eastAsia="ja-JP"/>
        </w:rPr>
      </w:pPr>
      <w:r w:rsidRPr="00472576">
        <w:rPr>
          <w:rFonts w:ascii="Times New Roman" w:hAnsi="Times New Roman"/>
          <w:szCs w:val="20"/>
          <w:highlight w:val="green"/>
          <w:lang w:val="en-US" w:eastAsia="ja-JP"/>
        </w:rPr>
        <w:t>Agreement</w:t>
      </w:r>
    </w:p>
    <w:p w14:paraId="43BE3C9B" w14:textId="77777777" w:rsidR="00472576" w:rsidRPr="00472576" w:rsidRDefault="00472576" w:rsidP="00CF6E6D">
      <w:pPr>
        <w:pStyle w:val="a4"/>
        <w:numPr>
          <w:ilvl w:val="0"/>
          <w:numId w:val="269"/>
        </w:numPr>
        <w:overflowPunct/>
        <w:autoSpaceDE/>
        <w:autoSpaceDN/>
        <w:adjustRightInd/>
        <w:spacing w:after="0"/>
        <w:ind w:leftChars="0"/>
        <w:jc w:val="both"/>
        <w:textAlignment w:val="auto"/>
        <w:rPr>
          <w:lang w:val="en-US" w:eastAsia="ja-JP"/>
        </w:rPr>
      </w:pPr>
      <w:r w:rsidRPr="00472576">
        <w:rPr>
          <w:lang w:val="en-US" w:eastAsia="ja-JP"/>
        </w:rPr>
        <w:t>Send LS to RAN4 to ask their feedback on the potential increase of switching period and complexity in the case of UL Tx switching across 3 or 4 bands</w:t>
      </w:r>
    </w:p>
    <w:p w14:paraId="7427D162" w14:textId="77777777" w:rsidR="00472576" w:rsidRPr="00472576" w:rsidRDefault="00472576" w:rsidP="00CF6E6D">
      <w:pPr>
        <w:pStyle w:val="a4"/>
        <w:numPr>
          <w:ilvl w:val="1"/>
          <w:numId w:val="269"/>
        </w:numPr>
        <w:overflowPunct/>
        <w:autoSpaceDE/>
        <w:autoSpaceDN/>
        <w:adjustRightInd/>
        <w:spacing w:after="0"/>
        <w:ind w:leftChars="0"/>
        <w:jc w:val="both"/>
        <w:textAlignment w:val="auto"/>
        <w:rPr>
          <w:lang w:val="en-US" w:eastAsia="ja-JP"/>
        </w:rPr>
      </w:pPr>
      <w:r w:rsidRPr="00472576">
        <w:rPr>
          <w:lang w:val="en-US" w:eastAsia="ja-JP"/>
        </w:rPr>
        <w:t>In the LS, observations based on the evaluation results and alternative switching mechanisms discussed in RAN1 are captured for the information to RAN4</w:t>
      </w:r>
    </w:p>
    <w:p w14:paraId="36989CF4" w14:textId="77777777" w:rsidR="00472576" w:rsidRPr="00472576" w:rsidRDefault="00472576" w:rsidP="00CF6E6D">
      <w:pPr>
        <w:pStyle w:val="a4"/>
        <w:numPr>
          <w:ilvl w:val="1"/>
          <w:numId w:val="269"/>
        </w:numPr>
        <w:overflowPunct/>
        <w:autoSpaceDE/>
        <w:autoSpaceDN/>
        <w:adjustRightInd/>
        <w:spacing w:after="0"/>
        <w:ind w:leftChars="0"/>
        <w:jc w:val="both"/>
        <w:textAlignment w:val="auto"/>
        <w:rPr>
          <w:lang w:val="en-US" w:eastAsia="ja-JP"/>
        </w:rPr>
      </w:pPr>
      <w:r w:rsidRPr="00472576">
        <w:rPr>
          <w:lang w:val="en-US" w:eastAsia="ja-JP"/>
        </w:rPr>
        <w:t>In the LS, RAN1 also asks RAN4 feedback on whether following assumption can be considered as baseline UE assumption/behavior even in case of the UL Tx switching across 3 or 4 bands</w:t>
      </w:r>
    </w:p>
    <w:p w14:paraId="17CA1C54" w14:textId="77777777" w:rsidR="00472576" w:rsidRPr="00472576" w:rsidRDefault="00472576" w:rsidP="00CF6E6D">
      <w:pPr>
        <w:pStyle w:val="a4"/>
        <w:numPr>
          <w:ilvl w:val="2"/>
          <w:numId w:val="269"/>
        </w:numPr>
        <w:overflowPunct/>
        <w:autoSpaceDE/>
        <w:autoSpaceDN/>
        <w:adjustRightInd/>
        <w:ind w:leftChars="0" w:left="2154" w:hanging="357"/>
        <w:jc w:val="both"/>
        <w:textAlignment w:val="auto"/>
        <w:rPr>
          <w:lang w:val="en-US" w:eastAsia="ja-JP"/>
        </w:rPr>
      </w:pPr>
      <w:r w:rsidRPr="00472576">
        <w:rPr>
          <w:lang w:val="en-US" w:eastAsia="ja-JP"/>
        </w:rPr>
        <w:t>When one of the two Tx chains is triggered to switch from one band to another band, another Tx chain which is in any of bands is also not expected to be used for transmission during the switching period</w:t>
      </w:r>
    </w:p>
    <w:p w14:paraId="5DE22409" w14:textId="10BEE2EF" w:rsidR="00472576" w:rsidRDefault="00472576" w:rsidP="00542411">
      <w:pPr>
        <w:rPr>
          <w:lang w:val="en-US" w:eastAsia="x-none"/>
        </w:rPr>
      </w:pPr>
    </w:p>
    <w:p w14:paraId="21B976C3" w14:textId="087CFE94" w:rsidR="002909B9" w:rsidRPr="002909B9" w:rsidRDefault="001B5688" w:rsidP="002909B9">
      <w:pPr>
        <w:rPr>
          <w:lang w:val="en-US" w:eastAsia="x-none"/>
        </w:rPr>
      </w:pPr>
      <w:hyperlink r:id="rId2764" w:history="1">
        <w:r w:rsidR="000B5C49">
          <w:rPr>
            <w:rStyle w:val="Hyperlink"/>
            <w:lang w:val="en-US" w:eastAsia="x-none"/>
          </w:rPr>
          <w:t>R1-2205363</w:t>
        </w:r>
      </w:hyperlink>
      <w:r w:rsidR="002909B9" w:rsidRPr="002909B9">
        <w:rPr>
          <w:lang w:val="en-US" w:eastAsia="x-none"/>
        </w:rPr>
        <w:tab/>
        <w:t>Summary#2 of discussion on multi-carrier UL Tx switching scheme</w:t>
      </w:r>
      <w:r w:rsidR="002909B9" w:rsidRPr="002909B9">
        <w:rPr>
          <w:lang w:val="en-US" w:eastAsia="x-none"/>
        </w:rPr>
        <w:tab/>
        <w:t>Moderator (NTT DOCOMO, INC.)</w:t>
      </w:r>
    </w:p>
    <w:p w14:paraId="630DDE18" w14:textId="74FC30EA" w:rsidR="002909B9" w:rsidRPr="002909B9" w:rsidRDefault="001B5688" w:rsidP="002909B9">
      <w:pPr>
        <w:rPr>
          <w:b/>
          <w:bCs/>
          <w:lang w:val="en-US" w:eastAsia="x-none"/>
        </w:rPr>
      </w:pPr>
      <w:hyperlink r:id="rId2765" w:history="1">
        <w:r w:rsidR="000B5C49">
          <w:rPr>
            <w:rStyle w:val="Hyperlink"/>
            <w:b/>
            <w:bCs/>
            <w:lang w:val="en-US" w:eastAsia="x-none"/>
          </w:rPr>
          <w:t>R1-2205471</w:t>
        </w:r>
      </w:hyperlink>
      <w:r w:rsidR="002909B9" w:rsidRPr="002909B9">
        <w:rPr>
          <w:b/>
          <w:bCs/>
          <w:lang w:val="en-US" w:eastAsia="x-none"/>
        </w:rPr>
        <w:tab/>
        <w:t>Summary#3 of discussion on multi-carrier UL Tx switching scheme</w:t>
      </w:r>
      <w:r w:rsidR="002909B9" w:rsidRPr="002909B9">
        <w:rPr>
          <w:b/>
          <w:bCs/>
          <w:lang w:val="en-US" w:eastAsia="x-none"/>
        </w:rPr>
        <w:tab/>
        <w:t>Moderator (NTT DOCOMO, INC.)</w:t>
      </w:r>
    </w:p>
    <w:p w14:paraId="694A3881" w14:textId="77777777" w:rsidR="002909B9" w:rsidRDefault="002909B9" w:rsidP="002909B9">
      <w:pPr>
        <w:rPr>
          <w:lang w:val="en-US" w:eastAsia="x-none"/>
        </w:rPr>
      </w:pPr>
      <w:r>
        <w:rPr>
          <w:lang w:val="en-US" w:eastAsia="x-none"/>
        </w:rPr>
        <w:t>From May 19</w:t>
      </w:r>
      <w:r w:rsidRPr="002909B9">
        <w:rPr>
          <w:vertAlign w:val="superscript"/>
          <w:lang w:val="en-US" w:eastAsia="x-none"/>
        </w:rPr>
        <w:t>th</w:t>
      </w:r>
      <w:r>
        <w:rPr>
          <w:lang w:val="en-US" w:eastAsia="x-none"/>
        </w:rPr>
        <w:t xml:space="preserve"> GTW session</w:t>
      </w:r>
    </w:p>
    <w:p w14:paraId="0FCE80D1" w14:textId="77777777" w:rsidR="002909B9" w:rsidRPr="002909B9" w:rsidRDefault="002909B9" w:rsidP="002909B9">
      <w:pPr>
        <w:rPr>
          <w:rFonts w:ascii="Times New Roman" w:hAnsi="Times New Roman"/>
          <w:szCs w:val="20"/>
          <w:u w:val="single"/>
        </w:rPr>
      </w:pPr>
      <w:r w:rsidRPr="002909B9">
        <w:rPr>
          <w:rFonts w:ascii="Times New Roman" w:hAnsi="Times New Roman"/>
          <w:szCs w:val="20"/>
          <w:u w:val="single"/>
        </w:rPr>
        <w:t>Conclusion</w:t>
      </w:r>
    </w:p>
    <w:p w14:paraId="00307C0A" w14:textId="77777777" w:rsidR="002909B9" w:rsidRPr="002909B9" w:rsidRDefault="002909B9" w:rsidP="00CF6E6D">
      <w:pPr>
        <w:pStyle w:val="ListParagraph"/>
        <w:numPr>
          <w:ilvl w:val="0"/>
          <w:numId w:val="269"/>
        </w:numPr>
        <w:rPr>
          <w:rFonts w:eastAsia="MS Mincho"/>
        </w:rPr>
      </w:pPr>
      <w:r w:rsidRPr="002909B9">
        <w:rPr>
          <w:rFonts w:eastAsia="MS Mincho"/>
        </w:rPr>
        <w:t>If Rel-18 UL Tx switching is supported, following assumption is applied for Rel-18 UL Tx switching across up to 3 or 4 bands</w:t>
      </w:r>
    </w:p>
    <w:p w14:paraId="5F134241" w14:textId="77777777" w:rsidR="002909B9" w:rsidRPr="002909B9" w:rsidRDefault="002909B9" w:rsidP="00CF6E6D">
      <w:pPr>
        <w:pStyle w:val="ListParagraph"/>
        <w:numPr>
          <w:ilvl w:val="1"/>
          <w:numId w:val="269"/>
        </w:numPr>
        <w:rPr>
          <w:rFonts w:eastAsia="MS Mincho"/>
        </w:rPr>
      </w:pPr>
      <w:r w:rsidRPr="002909B9">
        <w:rPr>
          <w:rFonts w:eastAsia="MS Mincho"/>
        </w:rPr>
        <w:t>Only when the two Tx chains are linked to one NR band, the 2-ports UL transmission on the NR band is possible</w:t>
      </w:r>
    </w:p>
    <w:p w14:paraId="1B9C66D6" w14:textId="77777777" w:rsidR="002909B9" w:rsidRPr="002909B9" w:rsidRDefault="002909B9" w:rsidP="002909B9">
      <w:pPr>
        <w:rPr>
          <w:rFonts w:ascii="Times New Roman" w:eastAsia="Malgun Gothic" w:hAnsi="Times New Roman"/>
          <w:szCs w:val="20"/>
          <w:u w:val="single"/>
          <w:lang w:val="en-US" w:eastAsia="ja-JP"/>
        </w:rPr>
      </w:pPr>
      <w:r w:rsidRPr="002909B9">
        <w:rPr>
          <w:rFonts w:ascii="Times New Roman" w:hAnsi="Times New Roman"/>
          <w:szCs w:val="20"/>
          <w:u w:val="single"/>
          <w:lang w:eastAsia="ja-JP"/>
        </w:rPr>
        <w:t>RAN1 Observation</w:t>
      </w:r>
    </w:p>
    <w:p w14:paraId="5A21E49A" w14:textId="77777777" w:rsidR="002909B9" w:rsidRPr="002909B9" w:rsidRDefault="002909B9" w:rsidP="002909B9">
      <w:pPr>
        <w:rPr>
          <w:rFonts w:ascii="Times New Roman" w:eastAsia="MS Mincho" w:hAnsi="Times New Roman"/>
          <w:szCs w:val="20"/>
        </w:rPr>
      </w:pPr>
      <w:r w:rsidRPr="002909B9">
        <w:rPr>
          <w:rFonts w:ascii="Times New Roman" w:eastAsia="MS Mincho" w:hAnsi="Times New Roman"/>
          <w:szCs w:val="20"/>
        </w:rPr>
        <w:t>Following proposals to address the concern on UE/gNB complexity increase or scheduling restriction due to UL Tx switching across larger number of bands compared with Rel-16/17 are identified in contributions submitted at RAN1#109-e, and companies are encouraged to investigate pros and cons of the proposals so that one or some of them may be down-selected after the down-selection of the mechanism for dynamic Tx carrier switching across the configured bands</w:t>
      </w:r>
    </w:p>
    <w:p w14:paraId="614BBF03" w14:textId="77777777" w:rsidR="002909B9" w:rsidRPr="00EE29E8" w:rsidRDefault="002909B9" w:rsidP="00CF6E6D">
      <w:pPr>
        <w:pStyle w:val="ListParagraph"/>
        <w:numPr>
          <w:ilvl w:val="0"/>
          <w:numId w:val="269"/>
        </w:numPr>
        <w:rPr>
          <w:rFonts w:eastAsia="MS Mincho"/>
        </w:rPr>
      </w:pPr>
      <w:r w:rsidRPr="00EE29E8">
        <w:rPr>
          <w:rFonts w:eastAsia="MS Mincho"/>
        </w:rPr>
        <w:t>UE can report the supports of only some of concurrent UL cases (combinations of 2 bands for concurrent UL transmissions)</w:t>
      </w:r>
    </w:p>
    <w:p w14:paraId="31EBB27A" w14:textId="77777777" w:rsidR="002909B9" w:rsidRPr="00EE29E8" w:rsidRDefault="002909B9" w:rsidP="00CF6E6D">
      <w:pPr>
        <w:pStyle w:val="ListParagraph"/>
        <w:numPr>
          <w:ilvl w:val="0"/>
          <w:numId w:val="269"/>
        </w:numPr>
        <w:rPr>
          <w:rFonts w:eastAsia="MS Mincho"/>
        </w:rPr>
      </w:pPr>
      <w:r w:rsidRPr="00EE29E8">
        <w:rPr>
          <w:rFonts w:eastAsia="MS Mincho"/>
        </w:rPr>
        <w:t>Switching across 0/1/2 ports is supported only for 2 configured bands out of 3 or 4 configured bands and other bands support switching across 0/1 port only</w:t>
      </w:r>
    </w:p>
    <w:p w14:paraId="3A2ACABD" w14:textId="77777777" w:rsidR="002909B9" w:rsidRPr="00EE29E8" w:rsidRDefault="002909B9" w:rsidP="00CF6E6D">
      <w:pPr>
        <w:pStyle w:val="ListParagraph"/>
        <w:numPr>
          <w:ilvl w:val="0"/>
          <w:numId w:val="269"/>
        </w:numPr>
        <w:rPr>
          <w:rFonts w:eastAsia="MS Mincho"/>
        </w:rPr>
      </w:pPr>
      <w:r w:rsidRPr="00EE29E8">
        <w:rPr>
          <w:rFonts w:eastAsia="MS Mincho"/>
        </w:rPr>
        <w:t>Only switching across 0/1 port is supported across all configured bands when 3 or 4 bands are configured</w:t>
      </w:r>
    </w:p>
    <w:p w14:paraId="16B07507" w14:textId="77777777" w:rsidR="002909B9" w:rsidRPr="00EE29E8" w:rsidRDefault="002909B9" w:rsidP="00CF6E6D">
      <w:pPr>
        <w:pStyle w:val="ListParagraph"/>
        <w:numPr>
          <w:ilvl w:val="0"/>
          <w:numId w:val="269"/>
        </w:numPr>
        <w:rPr>
          <w:rFonts w:eastAsia="MS Mincho"/>
        </w:rPr>
      </w:pPr>
      <w:r w:rsidRPr="00EE29E8">
        <w:rPr>
          <w:rFonts w:eastAsia="MS Mincho"/>
        </w:rPr>
        <w:t>Prioritization rules between uplink carriers are specified</w:t>
      </w:r>
    </w:p>
    <w:p w14:paraId="0A864225" w14:textId="77777777" w:rsidR="002909B9" w:rsidRPr="00EE29E8" w:rsidRDefault="002909B9" w:rsidP="00CF6E6D">
      <w:pPr>
        <w:pStyle w:val="ListParagraph"/>
        <w:numPr>
          <w:ilvl w:val="0"/>
          <w:numId w:val="269"/>
        </w:numPr>
        <w:rPr>
          <w:rFonts w:eastAsia="MS Mincho"/>
        </w:rPr>
      </w:pPr>
      <w:r w:rsidRPr="00EE29E8">
        <w:rPr>
          <w:rFonts w:eastAsia="MS Mincho"/>
        </w:rPr>
        <w:t>No restriction on the UEs choice of MIMO capability on any of the bands/CCs involved in the UL Tx switching band combination is introduced</w:t>
      </w:r>
    </w:p>
    <w:p w14:paraId="5BA44C8C" w14:textId="77777777" w:rsidR="002909B9" w:rsidRPr="00EE29E8" w:rsidRDefault="002909B9" w:rsidP="00CF6E6D">
      <w:pPr>
        <w:pStyle w:val="ListParagraph"/>
        <w:numPr>
          <w:ilvl w:val="0"/>
          <w:numId w:val="269"/>
        </w:numPr>
        <w:rPr>
          <w:rFonts w:eastAsia="MS Mincho"/>
        </w:rPr>
      </w:pPr>
      <w:r w:rsidRPr="00EE29E8">
        <w:rPr>
          <w:rFonts w:eastAsia="MS Mincho"/>
        </w:rPr>
        <w:t>After one RF state switch, the next RF state switch must occur after 14 symbols or later (FFS: which SCS is assumed for the symbol duration)</w:t>
      </w:r>
    </w:p>
    <w:p w14:paraId="49197F29" w14:textId="77777777" w:rsidR="002909B9" w:rsidRPr="00EE29E8" w:rsidRDefault="002909B9" w:rsidP="00CF6E6D">
      <w:pPr>
        <w:pStyle w:val="ListParagraph"/>
        <w:numPr>
          <w:ilvl w:val="0"/>
          <w:numId w:val="269"/>
        </w:numPr>
        <w:rPr>
          <w:rFonts w:eastAsia="MS Mincho"/>
        </w:rPr>
      </w:pPr>
      <w:r w:rsidRPr="00EE29E8">
        <w:rPr>
          <w:rFonts w:eastAsia="MS Mincho"/>
        </w:rPr>
        <w:lastRenderedPageBreak/>
        <w:t>Note: Other solutions are not precluded</w:t>
      </w:r>
    </w:p>
    <w:p w14:paraId="72301BBD" w14:textId="77777777" w:rsidR="002909B9" w:rsidRPr="00EE29E8" w:rsidRDefault="002909B9" w:rsidP="00CF6E6D">
      <w:pPr>
        <w:pStyle w:val="ListParagraph"/>
        <w:numPr>
          <w:ilvl w:val="0"/>
          <w:numId w:val="269"/>
        </w:numPr>
        <w:rPr>
          <w:rFonts w:eastAsia="MS Mincho"/>
        </w:rPr>
      </w:pPr>
      <w:r w:rsidRPr="00EE29E8">
        <w:rPr>
          <w:rFonts w:eastAsia="MS Mincho"/>
        </w:rPr>
        <w:t>Note: each proposal assumes certain mechanism for dynamic Tx carrier switching across the configured bands, and hence some or all of the proposals may not be necessary depending on the down selection of the mechanism for dynamic Tx carrier switching across the configured bands</w:t>
      </w:r>
    </w:p>
    <w:p w14:paraId="419973CB" w14:textId="77777777" w:rsidR="002909B9" w:rsidRPr="00EE29E8" w:rsidRDefault="002909B9" w:rsidP="002909B9">
      <w:pPr>
        <w:rPr>
          <w:rFonts w:ascii="Times New Roman" w:eastAsia="MS Mincho" w:hAnsi="Times New Roman"/>
          <w:szCs w:val="20"/>
          <w:u w:val="single"/>
        </w:rPr>
      </w:pPr>
      <w:r w:rsidRPr="00EE29E8">
        <w:rPr>
          <w:rFonts w:ascii="Times New Roman" w:eastAsia="MS Mincho" w:hAnsi="Times New Roman"/>
          <w:szCs w:val="20"/>
          <w:u w:val="single"/>
        </w:rPr>
        <w:t>Conclusion</w:t>
      </w:r>
    </w:p>
    <w:p w14:paraId="36FC0372" w14:textId="77777777" w:rsidR="002909B9" w:rsidRPr="002909B9" w:rsidRDefault="002909B9" w:rsidP="002909B9">
      <w:pPr>
        <w:rPr>
          <w:rFonts w:ascii="Times New Roman" w:eastAsia="MS Mincho" w:hAnsi="Times New Roman"/>
          <w:szCs w:val="20"/>
        </w:rPr>
      </w:pPr>
      <w:r w:rsidRPr="002909B9">
        <w:rPr>
          <w:rFonts w:ascii="Times New Roman" w:eastAsia="MS Mincho" w:hAnsi="Times New Roman"/>
          <w:szCs w:val="20"/>
        </w:rPr>
        <w:t>It is RAN1’s understanding that RAN4 should lead the discussion on UL Tx switching with multiple TAGs for both 2 bands case and more than 2 bands case</w:t>
      </w:r>
    </w:p>
    <w:p w14:paraId="7D1CF7F0" w14:textId="77777777" w:rsidR="002909B9" w:rsidRPr="00EE29E8" w:rsidRDefault="002909B9" w:rsidP="00CF6E6D">
      <w:pPr>
        <w:pStyle w:val="ListParagraph"/>
        <w:numPr>
          <w:ilvl w:val="0"/>
          <w:numId w:val="352"/>
        </w:numPr>
        <w:rPr>
          <w:rFonts w:eastAsia="MS Mincho"/>
        </w:rPr>
      </w:pPr>
      <w:r w:rsidRPr="00EE29E8">
        <w:rPr>
          <w:rFonts w:eastAsia="MS Mincho"/>
        </w:rPr>
        <w:t>For further discussion in RAN1 with regards to UL Tx switching with multiple TAGs, it will be discussed only if triggered by RAN4</w:t>
      </w:r>
    </w:p>
    <w:p w14:paraId="5B60B5FC" w14:textId="77777777" w:rsidR="002909B9" w:rsidRPr="00EE29E8" w:rsidRDefault="002909B9" w:rsidP="00CF6E6D">
      <w:pPr>
        <w:pStyle w:val="ListParagraph"/>
        <w:numPr>
          <w:ilvl w:val="0"/>
          <w:numId w:val="352"/>
        </w:numPr>
        <w:rPr>
          <w:rFonts w:eastAsia="MS Mincho"/>
        </w:rPr>
      </w:pPr>
      <w:r w:rsidRPr="00EE29E8">
        <w:rPr>
          <w:rFonts w:eastAsia="MS Mincho"/>
        </w:rPr>
        <w:t>If it is decided to support UL Tx switching with multiple TAGs, it is RAN1's working assumption that the number of TAGs should be limited to up to 2</w:t>
      </w:r>
    </w:p>
    <w:p w14:paraId="6F704B2D" w14:textId="77777777" w:rsidR="002909B9" w:rsidRPr="002909B9" w:rsidRDefault="002909B9" w:rsidP="002909B9">
      <w:pPr>
        <w:rPr>
          <w:rFonts w:ascii="Times New Roman" w:eastAsia="Malgun Gothic" w:hAnsi="Times New Roman"/>
          <w:szCs w:val="20"/>
          <w:u w:val="single"/>
          <w:lang w:val="en-US" w:eastAsia="ja-JP"/>
        </w:rPr>
      </w:pPr>
      <w:r w:rsidRPr="002909B9">
        <w:rPr>
          <w:rFonts w:ascii="Times New Roman" w:hAnsi="Times New Roman"/>
          <w:szCs w:val="20"/>
          <w:u w:val="single"/>
          <w:lang w:eastAsia="ja-JP"/>
        </w:rPr>
        <w:t>RAN1 Observation</w:t>
      </w:r>
    </w:p>
    <w:p w14:paraId="4200E041" w14:textId="77777777" w:rsidR="002909B9" w:rsidRPr="00EE29E8" w:rsidRDefault="002909B9" w:rsidP="002909B9">
      <w:pPr>
        <w:rPr>
          <w:rFonts w:ascii="Times New Roman" w:eastAsia="MS Mincho" w:hAnsi="Times New Roman"/>
          <w:szCs w:val="20"/>
        </w:rPr>
      </w:pPr>
      <w:r w:rsidRPr="00EE29E8">
        <w:rPr>
          <w:rFonts w:ascii="Times New Roman" w:eastAsia="MS Mincho" w:hAnsi="Times New Roman"/>
          <w:szCs w:val="20"/>
        </w:rPr>
        <w:t>Following possible switching configurations can be considered, and RAN1 may discuss if any of the following switching configurations need to be supported after making some progress on the discussion on the switching mechanism</w:t>
      </w:r>
    </w:p>
    <w:p w14:paraId="36A7EE76" w14:textId="77777777" w:rsidR="002909B9" w:rsidRPr="00EE29E8" w:rsidRDefault="002909B9" w:rsidP="00CF6E6D">
      <w:pPr>
        <w:pStyle w:val="ListParagraph"/>
        <w:numPr>
          <w:ilvl w:val="0"/>
          <w:numId w:val="353"/>
        </w:numPr>
        <w:rPr>
          <w:rFonts w:eastAsia="MS Mincho"/>
        </w:rPr>
      </w:pPr>
      <w:r w:rsidRPr="00EE29E8">
        <w:rPr>
          <w:rFonts w:eastAsia="MS Mincho"/>
        </w:rPr>
        <w:t>For 3 bands case</w:t>
      </w:r>
    </w:p>
    <w:p w14:paraId="6373FE54" w14:textId="77777777" w:rsidR="002909B9" w:rsidRPr="00EE29E8" w:rsidRDefault="002909B9" w:rsidP="00CF6E6D">
      <w:pPr>
        <w:pStyle w:val="ListParagraph"/>
        <w:numPr>
          <w:ilvl w:val="1"/>
          <w:numId w:val="353"/>
        </w:numPr>
        <w:rPr>
          <w:rFonts w:eastAsia="MS Mincho"/>
        </w:rPr>
      </w:pPr>
      <w:r w:rsidRPr="00EE29E8">
        <w:rPr>
          <w:rFonts w:eastAsia="MS Mincho"/>
        </w:rPr>
        <w:t>Switching configuration.3-1: all the 3 bands support up to 2Tx</w:t>
      </w:r>
    </w:p>
    <w:p w14:paraId="73F0D812" w14:textId="77777777" w:rsidR="002909B9" w:rsidRPr="00EE29E8" w:rsidRDefault="002909B9" w:rsidP="00CF6E6D">
      <w:pPr>
        <w:pStyle w:val="ListParagraph"/>
        <w:numPr>
          <w:ilvl w:val="1"/>
          <w:numId w:val="353"/>
        </w:numPr>
        <w:rPr>
          <w:rFonts w:eastAsia="MS Mincho"/>
        </w:rPr>
      </w:pPr>
      <w:r w:rsidRPr="00EE29E8">
        <w:rPr>
          <w:rFonts w:eastAsia="MS Mincho"/>
        </w:rPr>
        <w:t>Switching configuration.3-2: only 1 band out of 3 bands support up to 2Tx</w:t>
      </w:r>
    </w:p>
    <w:p w14:paraId="799E1888" w14:textId="77777777" w:rsidR="002909B9" w:rsidRPr="00EE29E8" w:rsidRDefault="002909B9" w:rsidP="00CF6E6D">
      <w:pPr>
        <w:pStyle w:val="ListParagraph"/>
        <w:numPr>
          <w:ilvl w:val="1"/>
          <w:numId w:val="353"/>
        </w:numPr>
        <w:rPr>
          <w:rFonts w:eastAsia="MS Mincho"/>
        </w:rPr>
      </w:pPr>
      <w:r w:rsidRPr="00EE29E8">
        <w:rPr>
          <w:rFonts w:eastAsia="MS Mincho"/>
        </w:rPr>
        <w:t>Switching configuration.3-3: only 2 bands out of 3 bands support up to 2Tx</w:t>
      </w:r>
    </w:p>
    <w:p w14:paraId="41200C1F" w14:textId="77777777" w:rsidR="002909B9" w:rsidRPr="00EE29E8" w:rsidRDefault="002909B9" w:rsidP="00CF6E6D">
      <w:pPr>
        <w:pStyle w:val="ListParagraph"/>
        <w:numPr>
          <w:ilvl w:val="0"/>
          <w:numId w:val="353"/>
        </w:numPr>
        <w:rPr>
          <w:rFonts w:eastAsia="MS Mincho"/>
        </w:rPr>
      </w:pPr>
      <w:r w:rsidRPr="00EE29E8">
        <w:rPr>
          <w:rFonts w:eastAsia="MS Mincho"/>
        </w:rPr>
        <w:t>For 4 bands case</w:t>
      </w:r>
    </w:p>
    <w:p w14:paraId="057DDEB4" w14:textId="77777777" w:rsidR="002909B9" w:rsidRPr="00EE29E8" w:rsidRDefault="002909B9" w:rsidP="00CF6E6D">
      <w:pPr>
        <w:pStyle w:val="ListParagraph"/>
        <w:numPr>
          <w:ilvl w:val="1"/>
          <w:numId w:val="353"/>
        </w:numPr>
        <w:rPr>
          <w:rFonts w:eastAsia="MS Mincho"/>
        </w:rPr>
      </w:pPr>
      <w:r w:rsidRPr="00EE29E8">
        <w:rPr>
          <w:rFonts w:eastAsia="MS Mincho"/>
        </w:rPr>
        <w:t>Switching configuration.4-1: all the 4 bands support up to 2Tx</w:t>
      </w:r>
    </w:p>
    <w:p w14:paraId="48D53FE9" w14:textId="77777777" w:rsidR="002909B9" w:rsidRPr="00EE29E8" w:rsidRDefault="002909B9" w:rsidP="00CF6E6D">
      <w:pPr>
        <w:pStyle w:val="ListParagraph"/>
        <w:numPr>
          <w:ilvl w:val="1"/>
          <w:numId w:val="353"/>
        </w:numPr>
        <w:rPr>
          <w:rFonts w:eastAsia="MS Mincho"/>
        </w:rPr>
      </w:pPr>
      <w:r w:rsidRPr="00EE29E8">
        <w:rPr>
          <w:rFonts w:eastAsia="MS Mincho"/>
        </w:rPr>
        <w:t xml:space="preserve">Switching configuration.4-2: only 1 band out of 4 bands support up to 2Tx </w:t>
      </w:r>
    </w:p>
    <w:p w14:paraId="3801A10A" w14:textId="77777777" w:rsidR="002909B9" w:rsidRPr="00EE29E8" w:rsidRDefault="002909B9" w:rsidP="00CF6E6D">
      <w:pPr>
        <w:pStyle w:val="ListParagraph"/>
        <w:numPr>
          <w:ilvl w:val="1"/>
          <w:numId w:val="353"/>
        </w:numPr>
        <w:rPr>
          <w:rFonts w:eastAsia="MS Mincho"/>
        </w:rPr>
      </w:pPr>
      <w:r w:rsidRPr="00EE29E8">
        <w:rPr>
          <w:rFonts w:eastAsia="MS Mincho"/>
        </w:rPr>
        <w:t xml:space="preserve">Switching configuration.4-3: only 2 bands out of 4 bands support up to 2Tx </w:t>
      </w:r>
    </w:p>
    <w:p w14:paraId="318BDCD8" w14:textId="77777777" w:rsidR="002909B9" w:rsidRPr="00EE29E8" w:rsidRDefault="002909B9" w:rsidP="00CF6E6D">
      <w:pPr>
        <w:pStyle w:val="ListParagraph"/>
        <w:numPr>
          <w:ilvl w:val="1"/>
          <w:numId w:val="353"/>
        </w:numPr>
        <w:rPr>
          <w:rFonts w:eastAsia="MS Mincho"/>
        </w:rPr>
      </w:pPr>
      <w:r w:rsidRPr="00EE29E8">
        <w:rPr>
          <w:rFonts w:eastAsia="MS Mincho"/>
        </w:rPr>
        <w:t xml:space="preserve">Switching configuration.4-4: only 3 bands out of 4 bands support up to 2Tx </w:t>
      </w:r>
    </w:p>
    <w:p w14:paraId="5DA406A2" w14:textId="77777777" w:rsidR="002909B9" w:rsidRPr="00EE29E8" w:rsidRDefault="002909B9" w:rsidP="00CF6E6D">
      <w:pPr>
        <w:pStyle w:val="ListParagraph"/>
        <w:numPr>
          <w:ilvl w:val="0"/>
          <w:numId w:val="353"/>
        </w:numPr>
        <w:rPr>
          <w:rFonts w:eastAsia="MS Mincho"/>
          <w:strike/>
          <w:color w:val="FF0000"/>
        </w:rPr>
      </w:pPr>
      <w:r w:rsidRPr="00EE29E8">
        <w:rPr>
          <w:rFonts w:eastAsia="MS Mincho"/>
          <w:strike/>
          <w:color w:val="FF0000"/>
        </w:rPr>
        <w:t>Note: separate switching configuration for switched UL and dual UL is not precluded</w:t>
      </w:r>
    </w:p>
    <w:p w14:paraId="789F6F95" w14:textId="77777777" w:rsidR="002909B9" w:rsidRPr="00EE29E8" w:rsidRDefault="002909B9" w:rsidP="00CF6E6D">
      <w:pPr>
        <w:pStyle w:val="ListParagraph"/>
        <w:numPr>
          <w:ilvl w:val="0"/>
          <w:numId w:val="353"/>
        </w:numPr>
        <w:rPr>
          <w:rFonts w:eastAsia="MS Mincho"/>
          <w:strike/>
          <w:color w:val="FF0000"/>
        </w:rPr>
      </w:pPr>
      <w:r w:rsidRPr="00EE29E8">
        <w:rPr>
          <w:rFonts w:eastAsia="MS Mincho"/>
          <w:strike/>
          <w:color w:val="FF0000"/>
        </w:rPr>
        <w:t>Note: In addition to the UE/gNB complexity reduction, performance reduction caused by any scheduling restriction can also be taken into account</w:t>
      </w:r>
    </w:p>
    <w:p w14:paraId="17889534" w14:textId="77777777" w:rsidR="002909B9" w:rsidRPr="00EE29E8" w:rsidRDefault="002909B9" w:rsidP="00CF6E6D">
      <w:pPr>
        <w:pStyle w:val="ListParagraph"/>
        <w:numPr>
          <w:ilvl w:val="0"/>
          <w:numId w:val="353"/>
        </w:numPr>
        <w:rPr>
          <w:rFonts w:eastAsia="MS Mincho"/>
        </w:rPr>
      </w:pPr>
      <w:r w:rsidRPr="00EE29E8">
        <w:rPr>
          <w:rFonts w:eastAsia="MS Mincho"/>
        </w:rPr>
        <w:t xml:space="preserve">Note: The Spec should not restrict which Tx chain is fixed or switched across certain bands. </w:t>
      </w:r>
    </w:p>
    <w:p w14:paraId="6DD098EC" w14:textId="77777777" w:rsidR="002909B9" w:rsidRPr="002909B9" w:rsidRDefault="002909B9" w:rsidP="002909B9">
      <w:pPr>
        <w:rPr>
          <w:rFonts w:ascii="Times New Roman" w:hAnsi="Times New Roman"/>
          <w:szCs w:val="20"/>
        </w:rPr>
      </w:pPr>
    </w:p>
    <w:p w14:paraId="260E34F5" w14:textId="0D9A4B89" w:rsidR="002909B9" w:rsidRDefault="001B5688" w:rsidP="002909B9">
      <w:pPr>
        <w:rPr>
          <w:b/>
          <w:bCs/>
          <w:lang w:val="en-US" w:eastAsia="x-none"/>
        </w:rPr>
      </w:pPr>
      <w:hyperlink r:id="rId2766" w:history="1">
        <w:r w:rsidR="000B5C49">
          <w:rPr>
            <w:rStyle w:val="Hyperlink"/>
            <w:b/>
            <w:bCs/>
            <w:lang w:val="en-US" w:eastAsia="x-none"/>
          </w:rPr>
          <w:t>R1-2205501</w:t>
        </w:r>
      </w:hyperlink>
      <w:r w:rsidR="002909B9" w:rsidRPr="008A7DC8">
        <w:rPr>
          <w:b/>
          <w:bCs/>
          <w:lang w:val="en-US" w:eastAsia="x-none"/>
        </w:rPr>
        <w:tab/>
        <w:t>[Draft] LS on UL Tx switching across 3 or 4 bands in Rel-18</w:t>
      </w:r>
      <w:r w:rsidR="002909B9" w:rsidRPr="008A7DC8">
        <w:rPr>
          <w:b/>
          <w:bCs/>
          <w:lang w:val="en-US" w:eastAsia="x-none"/>
        </w:rPr>
        <w:tab/>
        <w:t>Moderator (NTT DOCOMO)</w:t>
      </w:r>
    </w:p>
    <w:p w14:paraId="7A851A20" w14:textId="0993777F" w:rsidR="008A7DC8" w:rsidRPr="008A7DC8" w:rsidRDefault="008A7DC8" w:rsidP="002909B9">
      <w:pPr>
        <w:rPr>
          <w:rStyle w:val="Hyperlink"/>
          <w:u w:val="none"/>
          <w:lang w:val="en-US" w:eastAsia="x-none"/>
        </w:rPr>
      </w:pPr>
      <w:r>
        <w:rPr>
          <w:b/>
          <w:bCs/>
          <w:lang w:val="en-US" w:eastAsia="x-none"/>
        </w:rPr>
        <w:t>Decision:</w:t>
      </w:r>
      <w:r w:rsidRPr="008A7DC8">
        <w:rPr>
          <w:lang w:val="en-US" w:eastAsia="x-none"/>
        </w:rPr>
        <w:t xml:space="preserve"> The draft LS is endorsed. </w:t>
      </w:r>
      <w:r w:rsidRPr="008A7DC8">
        <w:rPr>
          <w:highlight w:val="green"/>
          <w:lang w:val="en-US" w:eastAsia="x-none"/>
        </w:rPr>
        <w:t xml:space="preserve">Approved in </w:t>
      </w:r>
      <w:hyperlink r:id="rId2767" w:history="1">
        <w:r w:rsidR="000B5C49">
          <w:rPr>
            <w:rStyle w:val="Hyperlink"/>
            <w:highlight w:val="green"/>
            <w:lang w:val="en-US" w:eastAsia="x-none"/>
          </w:rPr>
          <w:t>R1-2205502</w:t>
        </w:r>
      </w:hyperlink>
      <w:r w:rsidRPr="008A7DC8">
        <w:rPr>
          <w:rStyle w:val="Hyperlink"/>
          <w:u w:val="none"/>
          <w:lang w:val="en-US" w:eastAsia="x-none"/>
        </w:rPr>
        <w:t>.</w:t>
      </w:r>
    </w:p>
    <w:p w14:paraId="703F6DEE" w14:textId="77777777" w:rsidR="008A7DC8" w:rsidRPr="008A7DC8" w:rsidRDefault="008A7DC8" w:rsidP="002909B9">
      <w:pPr>
        <w:rPr>
          <w:lang w:val="en-US" w:eastAsia="x-none"/>
        </w:rPr>
      </w:pPr>
    </w:p>
    <w:p w14:paraId="0614A0B4" w14:textId="43841708" w:rsidR="002909B9" w:rsidRPr="008A7DC8" w:rsidRDefault="001B5688" w:rsidP="002909B9">
      <w:pPr>
        <w:rPr>
          <w:b/>
          <w:bCs/>
          <w:lang w:val="en-US" w:eastAsia="x-none"/>
        </w:rPr>
      </w:pPr>
      <w:hyperlink r:id="rId2768" w:history="1">
        <w:r w:rsidR="000B5C49">
          <w:rPr>
            <w:rStyle w:val="Hyperlink"/>
            <w:b/>
            <w:bCs/>
            <w:lang w:val="en-US" w:eastAsia="x-none"/>
          </w:rPr>
          <w:t>R1-2205589</w:t>
        </w:r>
      </w:hyperlink>
      <w:r w:rsidR="002909B9" w:rsidRPr="008A7DC8">
        <w:rPr>
          <w:b/>
          <w:bCs/>
          <w:lang w:val="en-US" w:eastAsia="x-none"/>
        </w:rPr>
        <w:tab/>
        <w:t>Summary#4 of discussion on multi-carrier UL Tx switching scheme</w:t>
      </w:r>
      <w:r w:rsidR="002909B9" w:rsidRPr="008A7DC8">
        <w:rPr>
          <w:b/>
          <w:bCs/>
          <w:lang w:val="en-US" w:eastAsia="x-none"/>
        </w:rPr>
        <w:tab/>
        <w:t>Moderator (NTT DOCOMO, INC.)</w:t>
      </w:r>
    </w:p>
    <w:p w14:paraId="06079818" w14:textId="5895B649" w:rsidR="008F4B8C" w:rsidRDefault="008F4B8C" w:rsidP="00542411">
      <w:pPr>
        <w:pStyle w:val="Heading3"/>
      </w:pPr>
      <w:bookmarkStart w:id="395" w:name="_Toc101357101"/>
      <w:bookmarkStart w:id="396" w:name="_Toc105521439"/>
      <w:r w:rsidRPr="003B3DC0">
        <w:t>Other</w:t>
      </w:r>
      <w:bookmarkEnd w:id="395"/>
      <w:bookmarkEnd w:id="396"/>
    </w:p>
    <w:p w14:paraId="6C6290A1" w14:textId="2DCD664C" w:rsidR="008F4B8C" w:rsidRDefault="001B5688" w:rsidP="008F4B8C">
      <w:pPr>
        <w:rPr>
          <w:lang w:eastAsia="x-none"/>
        </w:rPr>
      </w:pPr>
      <w:hyperlink r:id="rId2769" w:history="1">
        <w:r w:rsidR="000B5C49">
          <w:rPr>
            <w:rStyle w:val="Hyperlink"/>
            <w:lang w:eastAsia="x-none"/>
          </w:rPr>
          <w:t>R1-2203209</w:t>
        </w:r>
      </w:hyperlink>
      <w:r w:rsidR="008F4B8C">
        <w:rPr>
          <w:lang w:eastAsia="x-none"/>
        </w:rPr>
        <w:tab/>
        <w:t>Simulation evaluation on Rel-18 Multi-carrier enhancement</w:t>
      </w:r>
      <w:r w:rsidR="008F4B8C">
        <w:rPr>
          <w:lang w:eastAsia="x-none"/>
        </w:rPr>
        <w:tab/>
        <w:t>ZTE</w:t>
      </w:r>
    </w:p>
    <w:p w14:paraId="1C536E5F" w14:textId="24DC6211" w:rsidR="008F4B8C" w:rsidRDefault="001B5688" w:rsidP="008F4B8C">
      <w:pPr>
        <w:rPr>
          <w:lang w:eastAsia="x-none"/>
        </w:rPr>
      </w:pPr>
      <w:hyperlink r:id="rId2770" w:history="1">
        <w:r w:rsidR="000B5C49">
          <w:rPr>
            <w:rStyle w:val="Hyperlink"/>
            <w:lang w:eastAsia="x-none"/>
          </w:rPr>
          <w:t>R1-2204890</w:t>
        </w:r>
      </w:hyperlink>
      <w:r w:rsidR="008F4B8C">
        <w:rPr>
          <w:lang w:eastAsia="x-none"/>
        </w:rPr>
        <w:tab/>
        <w:t>Other aspects related to multi-carrier enhancements</w:t>
      </w:r>
      <w:r w:rsidR="008F4B8C">
        <w:rPr>
          <w:lang w:eastAsia="x-none"/>
        </w:rPr>
        <w:tab/>
        <w:t>Ericsson</w:t>
      </w:r>
    </w:p>
    <w:p w14:paraId="47BDEBFB" w14:textId="759FCE5D" w:rsidR="008F4B8C" w:rsidRPr="002216DD" w:rsidRDefault="001B5688" w:rsidP="008F4B8C">
      <w:pPr>
        <w:rPr>
          <w:lang w:eastAsia="x-none"/>
        </w:rPr>
      </w:pPr>
      <w:hyperlink r:id="rId2771" w:history="1">
        <w:r w:rsidR="000B5C49">
          <w:rPr>
            <w:rStyle w:val="Hyperlink"/>
            <w:lang w:eastAsia="x-none"/>
          </w:rPr>
          <w:t>R1-2204909</w:t>
        </w:r>
      </w:hyperlink>
      <w:r w:rsidR="008F4B8C">
        <w:rPr>
          <w:lang w:eastAsia="x-none"/>
        </w:rPr>
        <w:tab/>
        <w:t>Simulation evaluations of single user experience data rate for multi-carrier UL Tx switching</w:t>
      </w:r>
      <w:r w:rsidR="008F4B8C">
        <w:rPr>
          <w:lang w:eastAsia="x-none"/>
        </w:rPr>
        <w:tab/>
        <w:t>Huawei, HiSilicon</w:t>
      </w:r>
    </w:p>
    <w:p w14:paraId="5C12E23C" w14:textId="77777777" w:rsidR="008F4B8C" w:rsidRPr="003B3DC0" w:rsidRDefault="008F4B8C" w:rsidP="00DF5C19">
      <w:pPr>
        <w:pStyle w:val="Heading2"/>
      </w:pPr>
      <w:bookmarkStart w:id="397" w:name="_Toc101357102"/>
      <w:bookmarkStart w:id="398" w:name="_Toc105521440"/>
      <w:r w:rsidRPr="003B3DC0">
        <w:t xml:space="preserve">Study on XR </w:t>
      </w:r>
      <w:r>
        <w:t>e</w:t>
      </w:r>
      <w:r w:rsidRPr="003B3DC0">
        <w:t>nhancements for NR</w:t>
      </w:r>
      <w:bookmarkEnd w:id="397"/>
      <w:bookmarkEnd w:id="398"/>
    </w:p>
    <w:p w14:paraId="5B7E00C5" w14:textId="4C6B8ABB" w:rsidR="008F4B8C" w:rsidRDefault="008F4B8C" w:rsidP="008F4B8C">
      <w:pPr>
        <w:rPr>
          <w:i/>
          <w:iCs/>
        </w:rPr>
      </w:pPr>
      <w:r w:rsidRPr="003B3DC0">
        <w:rPr>
          <w:i/>
          <w:iCs/>
        </w:rPr>
        <w:t xml:space="preserve">Please refer to </w:t>
      </w:r>
      <w:hyperlink r:id="rId2772" w:history="1">
        <w:r w:rsidRPr="005B25BC">
          <w:rPr>
            <w:rStyle w:val="Hyperlink"/>
            <w:i/>
            <w:iCs/>
          </w:rPr>
          <w:t>RP-220285</w:t>
        </w:r>
      </w:hyperlink>
      <w:r w:rsidRPr="003B3DC0">
        <w:rPr>
          <w:i/>
          <w:iCs/>
        </w:rPr>
        <w:t xml:space="preserve"> for detailed scope of the SI.</w:t>
      </w:r>
    </w:p>
    <w:p w14:paraId="54B5FD80" w14:textId="77777777" w:rsidR="00BD073D" w:rsidRPr="00BD073D" w:rsidRDefault="00BD073D" w:rsidP="008F4B8C"/>
    <w:p w14:paraId="22492AC5" w14:textId="7593F5C5" w:rsidR="008F4B8C" w:rsidRDefault="001B5688" w:rsidP="008F4B8C">
      <w:pPr>
        <w:rPr>
          <w:b/>
          <w:bCs/>
          <w:iCs/>
        </w:rPr>
      </w:pPr>
      <w:hyperlink r:id="rId2773" w:history="1">
        <w:r w:rsidR="000B5C49">
          <w:rPr>
            <w:rStyle w:val="Hyperlink"/>
            <w:b/>
            <w:bCs/>
            <w:iCs/>
          </w:rPr>
          <w:t>R1-2205053</w:t>
        </w:r>
      </w:hyperlink>
      <w:r w:rsidR="008F4B8C" w:rsidRPr="00BD073D">
        <w:rPr>
          <w:b/>
          <w:bCs/>
          <w:iCs/>
        </w:rPr>
        <w:tab/>
        <w:t>Work plan for Rel-18 SI on XR enhancements for NR</w:t>
      </w:r>
      <w:r w:rsidR="008F4B8C" w:rsidRPr="00BD073D">
        <w:rPr>
          <w:b/>
          <w:bCs/>
          <w:iCs/>
        </w:rPr>
        <w:tab/>
        <w:t>Qualcomm Incorporated</w:t>
      </w:r>
    </w:p>
    <w:p w14:paraId="715DD68A" w14:textId="77777777" w:rsidR="007B5C06" w:rsidRPr="00BD073D" w:rsidRDefault="007B5C06" w:rsidP="008F4B8C">
      <w:pPr>
        <w:rPr>
          <w:b/>
          <w:bCs/>
          <w:iCs/>
        </w:rPr>
      </w:pPr>
    </w:p>
    <w:p w14:paraId="7127C778" w14:textId="7B106DBD" w:rsidR="00BD073D" w:rsidRDefault="001B5688" w:rsidP="00BD073D">
      <w:pPr>
        <w:rPr>
          <w:b/>
          <w:bCs/>
          <w:iCs/>
        </w:rPr>
      </w:pPr>
      <w:hyperlink r:id="rId2774" w:history="1">
        <w:r w:rsidR="000B5C49">
          <w:rPr>
            <w:rStyle w:val="Hyperlink"/>
            <w:b/>
            <w:bCs/>
            <w:iCs/>
          </w:rPr>
          <w:t>R1-2204673</w:t>
        </w:r>
      </w:hyperlink>
      <w:r w:rsidR="00BD073D" w:rsidRPr="00BD073D">
        <w:rPr>
          <w:b/>
          <w:bCs/>
          <w:iCs/>
        </w:rPr>
        <w:tab/>
        <w:t>TR 38.835 Skeleton for Study on XR enhancements for NR</w:t>
      </w:r>
      <w:r w:rsidR="00BD073D" w:rsidRPr="00BD073D">
        <w:rPr>
          <w:b/>
          <w:bCs/>
          <w:iCs/>
        </w:rPr>
        <w:tab/>
        <w:t>Rapporteur (Nokia)</w:t>
      </w:r>
    </w:p>
    <w:p w14:paraId="6895EDDC" w14:textId="77777777" w:rsidR="00BD073D" w:rsidRPr="001C0885" w:rsidRDefault="00BD073D" w:rsidP="00BD073D">
      <w:pPr>
        <w:rPr>
          <w:lang w:eastAsia="x-none"/>
        </w:rPr>
      </w:pPr>
      <w:r w:rsidRPr="001C0885">
        <w:rPr>
          <w:lang w:eastAsia="x-none"/>
        </w:rPr>
        <w:t>[109-e-R18-XR-01] – Margarita (Nokia)</w:t>
      </w:r>
    </w:p>
    <w:p w14:paraId="608C283F" w14:textId="78461640" w:rsidR="00BD073D" w:rsidRPr="001C0885" w:rsidRDefault="00BD073D" w:rsidP="00BD073D">
      <w:pPr>
        <w:rPr>
          <w:lang w:eastAsia="x-none"/>
        </w:rPr>
      </w:pPr>
      <w:r w:rsidRPr="001C0885">
        <w:rPr>
          <w:lang w:eastAsia="x-none"/>
        </w:rPr>
        <w:t xml:space="preserve">Email discussion and approval of TR skeleton for Rel-18 SI on </w:t>
      </w:r>
      <w:r w:rsidRPr="001C0885">
        <w:rPr>
          <w:iCs/>
        </w:rPr>
        <w:t>XR enhancements for NR</w:t>
      </w:r>
      <w:r w:rsidRPr="001C0885">
        <w:rPr>
          <w:lang w:eastAsia="x-none"/>
        </w:rPr>
        <w:t xml:space="preserve"> by May 13</w:t>
      </w:r>
    </w:p>
    <w:p w14:paraId="5C819EC7" w14:textId="1DC9E722" w:rsidR="001C0885" w:rsidRDefault="001B5688" w:rsidP="00BD073D">
      <w:pPr>
        <w:rPr>
          <w:b/>
          <w:bCs/>
          <w:lang w:eastAsia="x-none"/>
        </w:rPr>
      </w:pPr>
      <w:hyperlink r:id="rId2775" w:history="1">
        <w:r w:rsidR="000B5C49">
          <w:rPr>
            <w:rStyle w:val="Hyperlink"/>
            <w:b/>
            <w:bCs/>
            <w:highlight w:val="green"/>
            <w:lang w:eastAsia="x-none"/>
          </w:rPr>
          <w:t>R1-2205329</w:t>
        </w:r>
      </w:hyperlink>
      <w:r w:rsidR="001C0885" w:rsidRPr="001C0885">
        <w:rPr>
          <w:b/>
          <w:bCs/>
          <w:lang w:eastAsia="x-none"/>
        </w:rPr>
        <w:tab/>
        <w:t>TR 38.835 Skeleton for Study on XR enhancements for NR</w:t>
      </w:r>
      <w:r w:rsidR="001C0885" w:rsidRPr="001C0885">
        <w:rPr>
          <w:b/>
          <w:bCs/>
          <w:lang w:eastAsia="x-none"/>
        </w:rPr>
        <w:tab/>
        <w:t>Rapporteur (Nokia)</w:t>
      </w:r>
    </w:p>
    <w:p w14:paraId="33D08F16" w14:textId="104C5C67" w:rsidR="001C0885" w:rsidRDefault="001C0885" w:rsidP="00BD073D">
      <w:pPr>
        <w:rPr>
          <w:lang w:eastAsia="x-none"/>
        </w:rPr>
      </w:pPr>
      <w:r w:rsidRPr="001C0885">
        <w:rPr>
          <w:b/>
          <w:bCs/>
          <w:lang w:eastAsia="x-none"/>
        </w:rPr>
        <w:t>Decision:</w:t>
      </w:r>
      <w:r w:rsidRPr="001C0885">
        <w:rPr>
          <w:lang w:eastAsia="x-none"/>
        </w:rPr>
        <w:t xml:space="preserve"> As per email decision posted on May 15</w:t>
      </w:r>
      <w:r w:rsidRPr="001C0885">
        <w:rPr>
          <w:vertAlign w:val="superscript"/>
          <w:lang w:eastAsia="x-none"/>
        </w:rPr>
        <w:t>th</w:t>
      </w:r>
      <w:r w:rsidRPr="001C0885">
        <w:rPr>
          <w:lang w:eastAsia="x-none"/>
        </w:rPr>
        <w:t>,</w:t>
      </w:r>
    </w:p>
    <w:p w14:paraId="4A2A18ED" w14:textId="77777777" w:rsidR="001C0885" w:rsidRPr="00D843B4" w:rsidRDefault="001C0885" w:rsidP="001C0885">
      <w:pPr>
        <w:rPr>
          <w:rFonts w:eastAsia="Malgun Gothic"/>
          <w:lang w:val="en-US" w:eastAsia="ko-KR"/>
        </w:rPr>
      </w:pPr>
      <w:r w:rsidRPr="00D843B4">
        <w:rPr>
          <w:highlight w:val="green"/>
        </w:rPr>
        <w:t>Agreement</w:t>
      </w:r>
    </w:p>
    <w:p w14:paraId="62F4B8E9" w14:textId="1A3A0FFC" w:rsidR="001C0885" w:rsidRDefault="001C0885" w:rsidP="001C0885">
      <w:pPr>
        <w:rPr>
          <w:szCs w:val="20"/>
        </w:rPr>
      </w:pPr>
      <w:r w:rsidRPr="00D843B4">
        <w:rPr>
          <w:szCs w:val="20"/>
        </w:rPr>
        <w:t>The TR skeleton for TR 38.835 Study on XR enhancements for NR (</w:t>
      </w:r>
      <w:hyperlink r:id="rId2776" w:history="1">
        <w:r w:rsidR="000B5C49">
          <w:rPr>
            <w:rStyle w:val="Hyperlink"/>
            <w:szCs w:val="20"/>
          </w:rPr>
          <w:t>R1-2205329</w:t>
        </w:r>
      </w:hyperlink>
      <w:r w:rsidRPr="00D843B4">
        <w:rPr>
          <w:color w:val="0000FF"/>
          <w:szCs w:val="20"/>
        </w:rPr>
        <w:t>)</w:t>
      </w:r>
      <w:r w:rsidRPr="00D843B4">
        <w:rPr>
          <w:szCs w:val="20"/>
        </w:rPr>
        <w:t xml:space="preserve"> is endorsed </w:t>
      </w:r>
      <w:r w:rsidR="007B5C06">
        <w:rPr>
          <w:szCs w:val="20"/>
        </w:rPr>
        <w:t xml:space="preserve">as v0.0.1 </w:t>
      </w:r>
      <w:r w:rsidRPr="00D843B4">
        <w:rPr>
          <w:szCs w:val="20"/>
        </w:rPr>
        <w:t>from RAN1 perspective. Send LS to RAN2 to convey this agreement.</w:t>
      </w:r>
    </w:p>
    <w:p w14:paraId="39B63309" w14:textId="77777777" w:rsidR="001C0885" w:rsidRDefault="001C0885" w:rsidP="001C0885">
      <w:pPr>
        <w:rPr>
          <w:szCs w:val="20"/>
        </w:rPr>
      </w:pPr>
    </w:p>
    <w:p w14:paraId="3A4181BA" w14:textId="2BFE2249" w:rsidR="00F1501E" w:rsidRPr="00F1501E" w:rsidRDefault="001B5688" w:rsidP="00F1501E">
      <w:pPr>
        <w:rPr>
          <w:b/>
          <w:bCs/>
          <w:lang w:eastAsia="x-none"/>
        </w:rPr>
      </w:pPr>
      <w:hyperlink r:id="rId2777" w:history="1">
        <w:r w:rsidR="000B5C49">
          <w:rPr>
            <w:rStyle w:val="Hyperlink"/>
            <w:b/>
            <w:bCs/>
            <w:lang w:eastAsia="x-none"/>
          </w:rPr>
          <w:t>R1-2205419</w:t>
        </w:r>
      </w:hyperlink>
      <w:r w:rsidR="00F1501E" w:rsidRPr="00F1501E">
        <w:rPr>
          <w:b/>
          <w:bCs/>
          <w:lang w:eastAsia="x-none"/>
        </w:rPr>
        <w:tab/>
        <w:t>[Draft] LS on draft TR 38.835 skeleton</w:t>
      </w:r>
      <w:r w:rsidR="00F1501E" w:rsidRPr="00F1501E">
        <w:rPr>
          <w:b/>
          <w:bCs/>
          <w:lang w:eastAsia="x-none"/>
        </w:rPr>
        <w:tab/>
        <w:t>Nokia</w:t>
      </w:r>
    </w:p>
    <w:p w14:paraId="6DA5DB3E" w14:textId="2EE63A2B" w:rsidR="001C0885" w:rsidRPr="00BD073D" w:rsidRDefault="00F26461" w:rsidP="00F1501E">
      <w:pPr>
        <w:rPr>
          <w:lang w:eastAsia="x-none"/>
        </w:rPr>
      </w:pPr>
      <w:r w:rsidRPr="001C0885">
        <w:rPr>
          <w:b/>
          <w:bCs/>
          <w:lang w:eastAsia="x-none"/>
        </w:rPr>
        <w:t>Decision:</w:t>
      </w:r>
      <w:r w:rsidRPr="001C0885">
        <w:rPr>
          <w:lang w:eastAsia="x-none"/>
        </w:rPr>
        <w:t xml:space="preserve"> As per email decision posted on May 1</w:t>
      </w:r>
      <w:r>
        <w:rPr>
          <w:lang w:eastAsia="x-none"/>
        </w:rPr>
        <w:t>6</w:t>
      </w:r>
      <w:r w:rsidRPr="001C0885">
        <w:rPr>
          <w:vertAlign w:val="superscript"/>
          <w:lang w:eastAsia="x-none"/>
        </w:rPr>
        <w:t>th</w:t>
      </w:r>
      <w:r w:rsidRPr="001C0885">
        <w:rPr>
          <w:lang w:eastAsia="x-none"/>
        </w:rPr>
        <w:t>,</w:t>
      </w:r>
      <w:r>
        <w:rPr>
          <w:lang w:eastAsia="x-none"/>
        </w:rPr>
        <w:t xml:space="preserve"> the draft LS is endorsed. Final LS is </w:t>
      </w:r>
      <w:r w:rsidRPr="00F26461">
        <w:rPr>
          <w:highlight w:val="green"/>
          <w:lang w:eastAsia="x-none"/>
        </w:rPr>
        <w:t xml:space="preserve">approved in </w:t>
      </w:r>
      <w:hyperlink r:id="rId2778" w:history="1">
        <w:r w:rsidR="000B5C49">
          <w:rPr>
            <w:rStyle w:val="Hyperlink"/>
            <w:highlight w:val="green"/>
            <w:lang w:eastAsia="x-none"/>
          </w:rPr>
          <w:t>R1-2205443</w:t>
        </w:r>
      </w:hyperlink>
      <w:r>
        <w:rPr>
          <w:lang w:eastAsia="x-none"/>
        </w:rPr>
        <w:t>.</w:t>
      </w:r>
    </w:p>
    <w:p w14:paraId="6BFA94BD" w14:textId="77777777" w:rsidR="008F4B8C" w:rsidRDefault="008F4B8C" w:rsidP="00BD073D">
      <w:pPr>
        <w:pStyle w:val="Heading3"/>
      </w:pPr>
      <w:bookmarkStart w:id="399" w:name="_Toc101357103"/>
      <w:bookmarkStart w:id="400" w:name="_Toc105521441"/>
      <w:r w:rsidRPr="003B3DC0">
        <w:t>XR specific power saving technique</w:t>
      </w:r>
      <w:r>
        <w:t>s</w:t>
      </w:r>
      <w:bookmarkEnd w:id="399"/>
      <w:bookmarkEnd w:id="400"/>
    </w:p>
    <w:p w14:paraId="07291A50" w14:textId="1EBC67ED" w:rsidR="008F4B8C" w:rsidRDefault="001B5688" w:rsidP="008F4B8C">
      <w:pPr>
        <w:rPr>
          <w:b/>
          <w:bCs/>
          <w:lang w:eastAsia="x-none"/>
        </w:rPr>
      </w:pPr>
      <w:hyperlink r:id="rId2779" w:history="1">
        <w:r w:rsidR="000B5C49">
          <w:rPr>
            <w:rStyle w:val="Hyperlink"/>
            <w:b/>
            <w:bCs/>
            <w:lang w:eastAsia="x-none"/>
          </w:rPr>
          <w:t>R1-2203131</w:t>
        </w:r>
      </w:hyperlink>
      <w:r w:rsidR="008F4B8C" w:rsidRPr="0052265B">
        <w:rPr>
          <w:b/>
          <w:bCs/>
          <w:lang w:eastAsia="x-none"/>
        </w:rPr>
        <w:tab/>
        <w:t>Discussion on XR-specific power saving techniques</w:t>
      </w:r>
      <w:r w:rsidR="008F4B8C" w:rsidRPr="0052265B">
        <w:rPr>
          <w:b/>
          <w:bCs/>
          <w:lang w:eastAsia="x-none"/>
        </w:rPr>
        <w:tab/>
        <w:t>Huawei, HiSilicon</w:t>
      </w:r>
    </w:p>
    <w:p w14:paraId="4AFF5E89" w14:textId="30E399F0" w:rsidR="007404EB" w:rsidRPr="007404EB" w:rsidRDefault="007404EB" w:rsidP="007404EB">
      <w:pPr>
        <w:rPr>
          <w:rFonts w:ascii="Times New Roman" w:hAnsi="Times New Roman"/>
          <w:bCs/>
          <w:iCs/>
          <w:sz w:val="18"/>
          <w:szCs w:val="18"/>
        </w:rPr>
      </w:pPr>
      <w:r w:rsidRPr="007404EB">
        <w:rPr>
          <w:rFonts w:ascii="Times New Roman" w:hAnsi="Times New Roman"/>
          <w:bCs/>
          <w:iCs/>
          <w:sz w:val="18"/>
          <w:szCs w:val="18"/>
        </w:rPr>
        <w:lastRenderedPageBreak/>
        <w:fldChar w:fldCharType="begin"/>
      </w:r>
      <w:r w:rsidRPr="007404EB">
        <w:rPr>
          <w:rFonts w:ascii="Times New Roman" w:hAnsi="Times New Roman"/>
          <w:bCs/>
          <w:iCs/>
          <w:sz w:val="18"/>
          <w:szCs w:val="18"/>
        </w:rPr>
        <w:instrText xml:space="preserve"> REF _Ref101467392 \h  \* MERGEFORMAT </w:instrText>
      </w:r>
      <w:r w:rsidRPr="007404EB">
        <w:rPr>
          <w:rFonts w:ascii="Times New Roman" w:hAnsi="Times New Roman"/>
          <w:bCs/>
          <w:iCs/>
          <w:sz w:val="18"/>
          <w:szCs w:val="18"/>
        </w:rPr>
      </w:r>
      <w:r w:rsidRPr="007404EB">
        <w:rPr>
          <w:rFonts w:ascii="Times New Roman" w:hAnsi="Times New Roman"/>
          <w:bCs/>
          <w:iCs/>
          <w:sz w:val="18"/>
          <w:szCs w:val="18"/>
        </w:rPr>
        <w:fldChar w:fldCharType="separate"/>
      </w:r>
      <w:r w:rsidRPr="007404EB">
        <w:rPr>
          <w:rFonts w:ascii="Times New Roman" w:hAnsi="Times New Roman"/>
          <w:bCs/>
          <w:iCs/>
          <w:sz w:val="18"/>
          <w:szCs w:val="18"/>
        </w:rPr>
        <w:t xml:space="preserve">Proposal </w:t>
      </w:r>
      <w:r w:rsidRPr="007404EB">
        <w:rPr>
          <w:rFonts w:ascii="Times New Roman" w:hAnsi="Times New Roman"/>
          <w:bCs/>
          <w:iCs/>
          <w:noProof/>
          <w:sz w:val="18"/>
          <w:szCs w:val="18"/>
        </w:rPr>
        <w:t>1</w:t>
      </w:r>
      <w:r w:rsidRPr="007404EB">
        <w:rPr>
          <w:rFonts w:ascii="Times New Roman" w:hAnsi="Times New Roman"/>
          <w:bCs/>
          <w:iCs/>
          <w:sz w:val="18"/>
          <w:szCs w:val="18"/>
        </w:rPr>
        <w:t xml:space="preserve">: </w:t>
      </w:r>
      <w:r w:rsidRPr="007404EB">
        <w:rPr>
          <w:rFonts w:ascii="Times New Roman" w:hAnsi="Times New Roman"/>
          <w:bCs/>
          <w:iCs/>
          <w:sz w:val="18"/>
          <w:szCs w:val="18"/>
          <w:lang w:eastAsia="zh-CN"/>
        </w:rPr>
        <w:t>Further study power saving techniques to address the following XR-specific issues</w:t>
      </w:r>
      <w:r w:rsidRPr="007404EB">
        <w:rPr>
          <w:rFonts w:ascii="Times New Roman" w:hAnsi="Times New Roman"/>
          <w:bCs/>
          <w:iCs/>
          <w:sz w:val="18"/>
          <w:szCs w:val="18"/>
        </w:rPr>
        <w:fldChar w:fldCharType="end"/>
      </w:r>
      <w:r w:rsidRPr="007404EB">
        <w:rPr>
          <w:rFonts w:ascii="Times New Roman" w:hAnsi="Times New Roman"/>
          <w:bCs/>
          <w:iCs/>
          <w:sz w:val="18"/>
          <w:szCs w:val="18"/>
        </w:rPr>
        <w:t>:</w:t>
      </w:r>
    </w:p>
    <w:p w14:paraId="41DA95C5" w14:textId="77777777" w:rsidR="007404EB" w:rsidRPr="007404EB" w:rsidRDefault="007404EB" w:rsidP="00842CF4">
      <w:pPr>
        <w:pStyle w:val="ListParagraph"/>
        <w:numPr>
          <w:ilvl w:val="0"/>
          <w:numId w:val="111"/>
        </w:numPr>
        <w:spacing w:after="0" w:line="276" w:lineRule="auto"/>
        <w:jc w:val="both"/>
        <w:rPr>
          <w:bCs/>
          <w:iCs/>
          <w:sz w:val="18"/>
          <w:szCs w:val="18"/>
        </w:rPr>
      </w:pPr>
      <w:r w:rsidRPr="007404EB">
        <w:rPr>
          <w:bCs/>
          <w:iCs/>
          <w:sz w:val="18"/>
          <w:szCs w:val="18"/>
        </w:rPr>
        <w:t>Non-integer periodicity</w:t>
      </w:r>
    </w:p>
    <w:p w14:paraId="79B084E6" w14:textId="77777777" w:rsidR="007404EB" w:rsidRPr="007404EB" w:rsidRDefault="007404EB" w:rsidP="00842CF4">
      <w:pPr>
        <w:pStyle w:val="ListParagraph"/>
        <w:numPr>
          <w:ilvl w:val="0"/>
          <w:numId w:val="111"/>
        </w:numPr>
        <w:spacing w:after="0" w:line="276" w:lineRule="auto"/>
        <w:jc w:val="both"/>
        <w:rPr>
          <w:bCs/>
          <w:iCs/>
          <w:sz w:val="18"/>
          <w:szCs w:val="18"/>
        </w:rPr>
      </w:pPr>
      <w:r w:rsidRPr="007404EB">
        <w:rPr>
          <w:bCs/>
          <w:iCs/>
          <w:sz w:val="18"/>
          <w:szCs w:val="18"/>
        </w:rPr>
        <w:t>Jitter</w:t>
      </w:r>
    </w:p>
    <w:p w14:paraId="03E75FB3" w14:textId="2695656E" w:rsidR="007404EB" w:rsidRPr="007404EB" w:rsidRDefault="007404EB" w:rsidP="007404EB">
      <w:pPr>
        <w:rPr>
          <w:rFonts w:ascii="Times New Roman" w:hAnsi="Times New Roman"/>
          <w:bCs/>
          <w:iCs/>
          <w:sz w:val="18"/>
          <w:szCs w:val="18"/>
        </w:rPr>
      </w:pPr>
      <w:r w:rsidRPr="007404EB">
        <w:rPr>
          <w:rFonts w:ascii="Times New Roman" w:hAnsi="Times New Roman"/>
          <w:bCs/>
          <w:iCs/>
          <w:sz w:val="18"/>
          <w:szCs w:val="18"/>
        </w:rPr>
        <w:fldChar w:fldCharType="begin"/>
      </w:r>
      <w:r w:rsidRPr="007404EB">
        <w:rPr>
          <w:rFonts w:ascii="Times New Roman" w:hAnsi="Times New Roman"/>
          <w:bCs/>
          <w:iCs/>
          <w:sz w:val="18"/>
          <w:szCs w:val="18"/>
        </w:rPr>
        <w:instrText xml:space="preserve"> REF _Ref101467394 \h  \* MERGEFORMAT </w:instrText>
      </w:r>
      <w:r w:rsidRPr="007404EB">
        <w:rPr>
          <w:rFonts w:ascii="Times New Roman" w:hAnsi="Times New Roman"/>
          <w:bCs/>
          <w:iCs/>
          <w:sz w:val="18"/>
          <w:szCs w:val="18"/>
        </w:rPr>
      </w:r>
      <w:r w:rsidRPr="007404EB">
        <w:rPr>
          <w:rFonts w:ascii="Times New Roman" w:hAnsi="Times New Roman"/>
          <w:bCs/>
          <w:iCs/>
          <w:sz w:val="18"/>
          <w:szCs w:val="18"/>
        </w:rPr>
        <w:fldChar w:fldCharType="separate"/>
      </w:r>
      <w:r w:rsidRPr="007404EB">
        <w:rPr>
          <w:rFonts w:ascii="Times New Roman" w:hAnsi="Times New Roman"/>
          <w:bCs/>
          <w:iCs/>
          <w:sz w:val="18"/>
          <w:szCs w:val="18"/>
        </w:rPr>
        <w:t xml:space="preserve">Proposal </w:t>
      </w:r>
      <w:r w:rsidRPr="007404EB">
        <w:rPr>
          <w:rFonts w:ascii="Times New Roman" w:hAnsi="Times New Roman"/>
          <w:bCs/>
          <w:iCs/>
          <w:noProof/>
          <w:sz w:val="18"/>
          <w:szCs w:val="18"/>
        </w:rPr>
        <w:t>2</w:t>
      </w:r>
      <w:r w:rsidRPr="007404EB">
        <w:rPr>
          <w:rFonts w:ascii="Times New Roman" w:hAnsi="Times New Roman"/>
          <w:bCs/>
          <w:iCs/>
          <w:sz w:val="18"/>
          <w:szCs w:val="18"/>
        </w:rPr>
        <w:t>: When studying the potential enhancements to address XR-specific issues, the following general principles are considered</w:t>
      </w:r>
      <w:r w:rsidRPr="007404EB">
        <w:rPr>
          <w:rFonts w:ascii="Times New Roman" w:hAnsi="Times New Roman"/>
          <w:bCs/>
          <w:iCs/>
          <w:sz w:val="18"/>
          <w:szCs w:val="18"/>
        </w:rPr>
        <w:fldChar w:fldCharType="end"/>
      </w:r>
    </w:p>
    <w:p w14:paraId="5E4EF81E" w14:textId="77777777" w:rsidR="007404EB" w:rsidRPr="007404EB" w:rsidRDefault="007404EB" w:rsidP="00842CF4">
      <w:pPr>
        <w:pStyle w:val="ListParagraph"/>
        <w:numPr>
          <w:ilvl w:val="0"/>
          <w:numId w:val="111"/>
        </w:numPr>
        <w:spacing w:after="0" w:line="276" w:lineRule="auto"/>
        <w:jc w:val="both"/>
        <w:rPr>
          <w:bCs/>
          <w:iCs/>
          <w:sz w:val="18"/>
          <w:szCs w:val="18"/>
        </w:rPr>
      </w:pPr>
      <w:r w:rsidRPr="007404EB">
        <w:rPr>
          <w:bCs/>
          <w:iCs/>
          <w:sz w:val="18"/>
          <w:szCs w:val="18"/>
        </w:rPr>
        <w:t>Principle 1: The solutions should be forward compatible, e.g., applicable to potential new frame rate in the future.</w:t>
      </w:r>
    </w:p>
    <w:p w14:paraId="1691898B" w14:textId="77777777" w:rsidR="007404EB" w:rsidRPr="007404EB" w:rsidRDefault="007404EB" w:rsidP="00842CF4">
      <w:pPr>
        <w:pStyle w:val="ListParagraph"/>
        <w:numPr>
          <w:ilvl w:val="0"/>
          <w:numId w:val="111"/>
        </w:numPr>
        <w:spacing w:after="0" w:line="276" w:lineRule="auto"/>
        <w:jc w:val="both"/>
        <w:rPr>
          <w:bCs/>
          <w:iCs/>
          <w:sz w:val="18"/>
          <w:szCs w:val="18"/>
        </w:rPr>
      </w:pPr>
      <w:r w:rsidRPr="007404EB">
        <w:rPr>
          <w:bCs/>
          <w:iCs/>
          <w:sz w:val="18"/>
          <w:szCs w:val="18"/>
        </w:rPr>
        <w:t>Principle 2: Solution(s) that can address multiple or all the identified issues are more preferred.</w:t>
      </w:r>
    </w:p>
    <w:p w14:paraId="68564986" w14:textId="4C60ED40" w:rsidR="007404EB" w:rsidRPr="007404EB" w:rsidRDefault="007404EB" w:rsidP="007404EB">
      <w:pPr>
        <w:rPr>
          <w:rFonts w:ascii="Times New Roman" w:hAnsi="Times New Roman"/>
          <w:bCs/>
          <w:iCs/>
          <w:sz w:val="18"/>
          <w:szCs w:val="18"/>
        </w:rPr>
      </w:pPr>
      <w:r w:rsidRPr="007404EB">
        <w:rPr>
          <w:rFonts w:ascii="Times New Roman" w:hAnsi="Times New Roman"/>
          <w:bCs/>
          <w:iCs/>
          <w:sz w:val="18"/>
          <w:szCs w:val="18"/>
        </w:rPr>
        <w:fldChar w:fldCharType="begin"/>
      </w:r>
      <w:r w:rsidRPr="007404EB">
        <w:rPr>
          <w:rFonts w:ascii="Times New Roman" w:hAnsi="Times New Roman"/>
          <w:bCs/>
          <w:iCs/>
          <w:sz w:val="18"/>
          <w:szCs w:val="18"/>
        </w:rPr>
        <w:instrText xml:space="preserve"> REF _Ref101467396 \h  \* MERGEFORMAT </w:instrText>
      </w:r>
      <w:r w:rsidRPr="007404EB">
        <w:rPr>
          <w:rFonts w:ascii="Times New Roman" w:hAnsi="Times New Roman"/>
          <w:bCs/>
          <w:iCs/>
          <w:sz w:val="18"/>
          <w:szCs w:val="18"/>
        </w:rPr>
      </w:r>
      <w:r w:rsidRPr="007404EB">
        <w:rPr>
          <w:rFonts w:ascii="Times New Roman" w:hAnsi="Times New Roman"/>
          <w:bCs/>
          <w:iCs/>
          <w:sz w:val="18"/>
          <w:szCs w:val="18"/>
        </w:rPr>
        <w:fldChar w:fldCharType="separate"/>
      </w:r>
      <w:r w:rsidRPr="007404EB">
        <w:rPr>
          <w:rFonts w:ascii="Times New Roman" w:hAnsi="Times New Roman"/>
          <w:bCs/>
          <w:iCs/>
          <w:sz w:val="18"/>
          <w:szCs w:val="18"/>
        </w:rPr>
        <w:t xml:space="preserve">Proposal </w:t>
      </w:r>
      <w:r w:rsidRPr="007404EB">
        <w:rPr>
          <w:rFonts w:ascii="Times New Roman" w:hAnsi="Times New Roman"/>
          <w:bCs/>
          <w:iCs/>
          <w:noProof/>
          <w:sz w:val="18"/>
          <w:szCs w:val="18"/>
        </w:rPr>
        <w:t>3</w:t>
      </w:r>
      <w:r w:rsidRPr="007404EB">
        <w:rPr>
          <w:rFonts w:ascii="Times New Roman" w:hAnsi="Times New Roman"/>
          <w:bCs/>
          <w:iCs/>
          <w:sz w:val="18"/>
          <w:szCs w:val="18"/>
        </w:rPr>
        <w:t>: Further study the following directions for C-DRX and PDCCH monitoring enhancements to address the non-integer periodicity</w:t>
      </w:r>
      <w:r w:rsidRPr="007404EB">
        <w:rPr>
          <w:rFonts w:ascii="Times New Roman" w:hAnsi="Times New Roman"/>
          <w:bCs/>
          <w:iCs/>
          <w:sz w:val="18"/>
          <w:szCs w:val="18"/>
        </w:rPr>
        <w:fldChar w:fldCharType="end"/>
      </w:r>
      <w:r w:rsidRPr="007404EB">
        <w:rPr>
          <w:rFonts w:ascii="Times New Roman" w:hAnsi="Times New Roman"/>
          <w:bCs/>
          <w:iCs/>
          <w:sz w:val="18"/>
          <w:szCs w:val="18"/>
        </w:rPr>
        <w:t xml:space="preserve"> issue:</w:t>
      </w:r>
    </w:p>
    <w:p w14:paraId="514F8414" w14:textId="77777777" w:rsidR="007404EB" w:rsidRPr="007404EB" w:rsidRDefault="007404EB" w:rsidP="00842CF4">
      <w:pPr>
        <w:pStyle w:val="ListParagraph"/>
        <w:numPr>
          <w:ilvl w:val="0"/>
          <w:numId w:val="111"/>
        </w:numPr>
        <w:spacing w:after="0" w:line="276" w:lineRule="auto"/>
        <w:jc w:val="both"/>
        <w:rPr>
          <w:bCs/>
          <w:iCs/>
          <w:sz w:val="18"/>
          <w:szCs w:val="18"/>
        </w:rPr>
      </w:pPr>
      <w:r w:rsidRPr="007404EB">
        <w:rPr>
          <w:bCs/>
          <w:iCs/>
          <w:sz w:val="18"/>
          <w:szCs w:val="18"/>
        </w:rPr>
        <w:t>Adjusting the start offset of DRX OnDuration and/or the start offset of PDCCH monitoring</w:t>
      </w:r>
    </w:p>
    <w:p w14:paraId="728ACA68" w14:textId="77777777" w:rsidR="007404EB" w:rsidRPr="007404EB" w:rsidRDefault="007404EB" w:rsidP="00842CF4">
      <w:pPr>
        <w:pStyle w:val="ListParagraph"/>
        <w:numPr>
          <w:ilvl w:val="0"/>
          <w:numId w:val="111"/>
        </w:numPr>
        <w:spacing w:after="0" w:line="276" w:lineRule="auto"/>
        <w:jc w:val="both"/>
        <w:rPr>
          <w:bCs/>
          <w:iCs/>
          <w:sz w:val="18"/>
          <w:szCs w:val="18"/>
        </w:rPr>
      </w:pPr>
      <w:r w:rsidRPr="007404EB">
        <w:rPr>
          <w:bCs/>
          <w:iCs/>
          <w:sz w:val="18"/>
          <w:szCs w:val="18"/>
        </w:rPr>
        <w:t>Adjusting the periodicity, e.g. configuring a cycle pattern</w:t>
      </w:r>
      <w:r w:rsidRPr="007404EB" w:rsidDel="000F2199">
        <w:rPr>
          <w:bCs/>
          <w:iCs/>
          <w:sz w:val="18"/>
          <w:szCs w:val="18"/>
        </w:rPr>
        <w:t xml:space="preserve"> </w:t>
      </w:r>
    </w:p>
    <w:p w14:paraId="5183DB23" w14:textId="77777777" w:rsidR="007404EB" w:rsidRPr="007404EB" w:rsidRDefault="007404EB" w:rsidP="00842CF4">
      <w:pPr>
        <w:pStyle w:val="ListParagraph"/>
        <w:numPr>
          <w:ilvl w:val="0"/>
          <w:numId w:val="111"/>
        </w:numPr>
        <w:spacing w:after="0" w:line="276" w:lineRule="auto"/>
        <w:jc w:val="both"/>
        <w:rPr>
          <w:bCs/>
          <w:iCs/>
          <w:sz w:val="18"/>
          <w:szCs w:val="18"/>
        </w:rPr>
      </w:pPr>
      <w:r w:rsidRPr="007404EB">
        <w:rPr>
          <w:bCs/>
          <w:iCs/>
          <w:sz w:val="18"/>
          <w:szCs w:val="18"/>
        </w:rPr>
        <w:t>Multiple C-DRX configurations</w:t>
      </w:r>
    </w:p>
    <w:p w14:paraId="4A7AA229" w14:textId="3D7A843F" w:rsidR="007404EB" w:rsidRPr="007404EB" w:rsidRDefault="007404EB" w:rsidP="007404EB">
      <w:pPr>
        <w:rPr>
          <w:rFonts w:ascii="Times New Roman" w:hAnsi="Times New Roman"/>
          <w:bCs/>
          <w:iCs/>
          <w:sz w:val="18"/>
          <w:szCs w:val="18"/>
        </w:rPr>
      </w:pPr>
      <w:r w:rsidRPr="007404EB">
        <w:rPr>
          <w:rFonts w:ascii="Times New Roman" w:hAnsi="Times New Roman"/>
          <w:bCs/>
          <w:iCs/>
          <w:sz w:val="18"/>
          <w:szCs w:val="18"/>
        </w:rPr>
        <w:fldChar w:fldCharType="begin"/>
      </w:r>
      <w:r w:rsidRPr="007404EB">
        <w:rPr>
          <w:rFonts w:ascii="Times New Roman" w:hAnsi="Times New Roman"/>
          <w:bCs/>
          <w:iCs/>
          <w:sz w:val="18"/>
          <w:szCs w:val="18"/>
        </w:rPr>
        <w:instrText xml:space="preserve"> REF _Ref101467397 \h  \* MERGEFORMAT </w:instrText>
      </w:r>
      <w:r w:rsidRPr="007404EB">
        <w:rPr>
          <w:rFonts w:ascii="Times New Roman" w:hAnsi="Times New Roman"/>
          <w:bCs/>
          <w:iCs/>
          <w:sz w:val="18"/>
          <w:szCs w:val="18"/>
        </w:rPr>
      </w:r>
      <w:r w:rsidRPr="007404EB">
        <w:rPr>
          <w:rFonts w:ascii="Times New Roman" w:hAnsi="Times New Roman"/>
          <w:bCs/>
          <w:iCs/>
          <w:sz w:val="18"/>
          <w:szCs w:val="18"/>
        </w:rPr>
        <w:fldChar w:fldCharType="separate"/>
      </w:r>
      <w:r w:rsidRPr="007404EB">
        <w:rPr>
          <w:rFonts w:ascii="Times New Roman" w:hAnsi="Times New Roman"/>
          <w:bCs/>
          <w:iCs/>
          <w:sz w:val="18"/>
          <w:szCs w:val="18"/>
        </w:rPr>
        <w:t xml:space="preserve">Proposal </w:t>
      </w:r>
      <w:r w:rsidRPr="007404EB">
        <w:rPr>
          <w:rFonts w:ascii="Times New Roman" w:hAnsi="Times New Roman"/>
          <w:bCs/>
          <w:iCs/>
          <w:noProof/>
          <w:sz w:val="18"/>
          <w:szCs w:val="18"/>
        </w:rPr>
        <w:t>4</w:t>
      </w:r>
      <w:r w:rsidRPr="007404EB">
        <w:rPr>
          <w:rFonts w:ascii="Times New Roman" w:hAnsi="Times New Roman"/>
          <w:bCs/>
          <w:iCs/>
          <w:sz w:val="18"/>
          <w:szCs w:val="18"/>
        </w:rPr>
        <w:t>: Further study the following mechanisms to allow skipping unnecessary PDCCH monitoring caused by jitter:</w:t>
      </w:r>
      <w:r w:rsidRPr="007404EB">
        <w:rPr>
          <w:rFonts w:ascii="Times New Roman" w:hAnsi="Times New Roman"/>
          <w:bCs/>
          <w:iCs/>
          <w:sz w:val="18"/>
          <w:szCs w:val="18"/>
        </w:rPr>
        <w:fldChar w:fldCharType="end"/>
      </w:r>
    </w:p>
    <w:p w14:paraId="5DABCD91" w14:textId="77777777" w:rsidR="007404EB" w:rsidRPr="007404EB" w:rsidRDefault="007404EB" w:rsidP="00842CF4">
      <w:pPr>
        <w:pStyle w:val="ListParagraph"/>
        <w:numPr>
          <w:ilvl w:val="0"/>
          <w:numId w:val="111"/>
        </w:numPr>
        <w:spacing w:after="0" w:line="276" w:lineRule="auto"/>
        <w:jc w:val="both"/>
        <w:rPr>
          <w:bCs/>
          <w:iCs/>
          <w:sz w:val="18"/>
          <w:szCs w:val="18"/>
        </w:rPr>
      </w:pPr>
      <w:r w:rsidRPr="007404EB">
        <w:rPr>
          <w:bCs/>
          <w:iCs/>
          <w:sz w:val="18"/>
          <w:szCs w:val="18"/>
        </w:rPr>
        <w:t>Configuring a PDCCH monitoring pattern within DRX OnDuration or Search Space duration to match jitter distribution;</w:t>
      </w:r>
    </w:p>
    <w:p w14:paraId="22FA293E" w14:textId="77777777" w:rsidR="007404EB" w:rsidRPr="007404EB" w:rsidRDefault="007404EB" w:rsidP="00842CF4">
      <w:pPr>
        <w:pStyle w:val="ListParagraph"/>
        <w:numPr>
          <w:ilvl w:val="0"/>
          <w:numId w:val="111"/>
        </w:numPr>
        <w:spacing w:after="0" w:line="276" w:lineRule="auto"/>
        <w:jc w:val="both"/>
        <w:rPr>
          <w:bCs/>
          <w:iCs/>
          <w:sz w:val="18"/>
          <w:szCs w:val="18"/>
        </w:rPr>
      </w:pPr>
      <w:r w:rsidRPr="007404EB">
        <w:rPr>
          <w:bCs/>
          <w:iCs/>
          <w:sz w:val="18"/>
          <w:szCs w:val="18"/>
        </w:rPr>
        <w:t>Skipping unnecessary PDCCH monitoring once the XR frame is received correctly;</w:t>
      </w:r>
    </w:p>
    <w:p w14:paraId="720CE2C6" w14:textId="77777777" w:rsidR="007404EB" w:rsidRPr="007404EB" w:rsidRDefault="007404EB" w:rsidP="00842CF4">
      <w:pPr>
        <w:pStyle w:val="ListParagraph"/>
        <w:numPr>
          <w:ilvl w:val="0"/>
          <w:numId w:val="111"/>
        </w:numPr>
        <w:spacing w:after="0" w:line="276" w:lineRule="auto"/>
        <w:jc w:val="both"/>
        <w:rPr>
          <w:bCs/>
          <w:iCs/>
          <w:sz w:val="18"/>
          <w:szCs w:val="18"/>
        </w:rPr>
      </w:pPr>
      <w:r w:rsidRPr="007404EB">
        <w:rPr>
          <w:bCs/>
          <w:iCs/>
          <w:sz w:val="18"/>
          <w:szCs w:val="18"/>
        </w:rPr>
        <w:t>UE monitors PDCCH sparsely before the data arrival and monitors PDCCH densely once the data arrives, e.g., implicit SSSG switching based on data arrival.</w:t>
      </w:r>
    </w:p>
    <w:p w14:paraId="2A90B8E0" w14:textId="77777777" w:rsidR="0052265B" w:rsidRDefault="0052265B" w:rsidP="0052265B">
      <w:pPr>
        <w:rPr>
          <w:lang w:eastAsia="x-none"/>
        </w:rPr>
      </w:pPr>
      <w:r w:rsidRPr="007D27D8">
        <w:rPr>
          <w:b/>
          <w:bCs/>
          <w:lang w:eastAsia="x-none"/>
        </w:rPr>
        <w:t>Decision:</w:t>
      </w:r>
      <w:r>
        <w:rPr>
          <w:lang w:eastAsia="x-none"/>
        </w:rPr>
        <w:t xml:space="preserve"> The document is noted.</w:t>
      </w:r>
    </w:p>
    <w:p w14:paraId="12D97CD8" w14:textId="77777777" w:rsidR="0052265B" w:rsidRDefault="0052265B" w:rsidP="008F4B8C">
      <w:pPr>
        <w:rPr>
          <w:lang w:eastAsia="x-none"/>
        </w:rPr>
      </w:pPr>
    </w:p>
    <w:p w14:paraId="4EE32815" w14:textId="461C4221" w:rsidR="008F4B8C" w:rsidRDefault="001B5688" w:rsidP="008F4B8C">
      <w:pPr>
        <w:rPr>
          <w:lang w:eastAsia="x-none"/>
        </w:rPr>
      </w:pPr>
      <w:hyperlink r:id="rId2780" w:history="1">
        <w:r w:rsidR="000B5C49">
          <w:rPr>
            <w:rStyle w:val="Hyperlink"/>
            <w:lang w:eastAsia="x-none"/>
          </w:rPr>
          <w:t>R1-2203348</w:t>
        </w:r>
      </w:hyperlink>
      <w:r w:rsidR="008F4B8C">
        <w:rPr>
          <w:lang w:eastAsia="x-none"/>
        </w:rPr>
        <w:tab/>
        <w:t>Discussion on XR specific power saving techniques</w:t>
      </w:r>
      <w:r w:rsidR="008F4B8C">
        <w:rPr>
          <w:lang w:eastAsia="x-none"/>
        </w:rPr>
        <w:tab/>
        <w:t>Spreadtrum Communications</w:t>
      </w:r>
    </w:p>
    <w:p w14:paraId="7B85903B" w14:textId="103316FA" w:rsidR="008F4B8C" w:rsidRDefault="001B5688" w:rsidP="008F4B8C">
      <w:pPr>
        <w:rPr>
          <w:lang w:eastAsia="x-none"/>
        </w:rPr>
      </w:pPr>
      <w:hyperlink r:id="rId2781" w:history="1">
        <w:r w:rsidR="000B5C49">
          <w:rPr>
            <w:rStyle w:val="Hyperlink"/>
            <w:lang w:eastAsia="x-none"/>
          </w:rPr>
          <w:t>R1-2203484</w:t>
        </w:r>
      </w:hyperlink>
      <w:r w:rsidR="008F4B8C">
        <w:rPr>
          <w:lang w:eastAsia="x-none"/>
        </w:rPr>
        <w:tab/>
        <w:t>UE Power saving techniques for XR</w:t>
      </w:r>
      <w:r w:rsidR="008F4B8C">
        <w:rPr>
          <w:lang w:eastAsia="x-none"/>
        </w:rPr>
        <w:tab/>
        <w:t>CATT</w:t>
      </w:r>
    </w:p>
    <w:p w14:paraId="4DFB2922" w14:textId="1DD6DCF7" w:rsidR="008F4B8C" w:rsidRDefault="001B5688" w:rsidP="008F4B8C">
      <w:pPr>
        <w:rPr>
          <w:lang w:eastAsia="x-none"/>
        </w:rPr>
      </w:pPr>
      <w:hyperlink r:id="rId2782" w:history="1">
        <w:r w:rsidR="000B5C49">
          <w:rPr>
            <w:rStyle w:val="Hyperlink"/>
            <w:lang w:eastAsia="x-none"/>
          </w:rPr>
          <w:t>R1-2203585</w:t>
        </w:r>
      </w:hyperlink>
      <w:r w:rsidR="008F4B8C">
        <w:rPr>
          <w:lang w:eastAsia="x-none"/>
        </w:rPr>
        <w:tab/>
        <w:t>Discussion on XR specific power saving enhancements</w:t>
      </w:r>
      <w:r w:rsidR="008F4B8C">
        <w:rPr>
          <w:lang w:eastAsia="x-none"/>
        </w:rPr>
        <w:tab/>
        <w:t>vivo</w:t>
      </w:r>
    </w:p>
    <w:p w14:paraId="3765E760" w14:textId="7CE699BD" w:rsidR="008F4B8C" w:rsidRDefault="001B5688" w:rsidP="008F4B8C">
      <w:pPr>
        <w:rPr>
          <w:lang w:eastAsia="x-none"/>
        </w:rPr>
      </w:pPr>
      <w:hyperlink r:id="rId2783" w:history="1">
        <w:r w:rsidR="000B5C49">
          <w:rPr>
            <w:rStyle w:val="Hyperlink"/>
            <w:lang w:eastAsia="x-none"/>
          </w:rPr>
          <w:t>R1-2203606</w:t>
        </w:r>
      </w:hyperlink>
      <w:r w:rsidR="008F4B8C">
        <w:rPr>
          <w:lang w:eastAsia="x-none"/>
        </w:rPr>
        <w:tab/>
        <w:t>Discussion on XR specific power saving techniques</w:t>
      </w:r>
      <w:r w:rsidR="008F4B8C">
        <w:rPr>
          <w:lang w:eastAsia="x-none"/>
        </w:rPr>
        <w:tab/>
        <w:t>ZTE, Sanechips</w:t>
      </w:r>
    </w:p>
    <w:p w14:paraId="5B6A2889" w14:textId="680B877E" w:rsidR="008F4B8C" w:rsidRDefault="001B5688" w:rsidP="008F4B8C">
      <w:pPr>
        <w:rPr>
          <w:lang w:eastAsia="x-none"/>
        </w:rPr>
      </w:pPr>
      <w:hyperlink r:id="rId2784" w:history="1">
        <w:r w:rsidR="000B5C49">
          <w:rPr>
            <w:rStyle w:val="Hyperlink"/>
            <w:lang w:eastAsia="x-none"/>
          </w:rPr>
          <w:t>R1-2203638</w:t>
        </w:r>
      </w:hyperlink>
      <w:r w:rsidR="008F4B8C">
        <w:rPr>
          <w:lang w:eastAsia="x-none"/>
        </w:rPr>
        <w:tab/>
        <w:t>Discussion on power saving enhancements for XR</w:t>
      </w:r>
      <w:r w:rsidR="008F4B8C">
        <w:rPr>
          <w:lang w:eastAsia="x-none"/>
        </w:rPr>
        <w:tab/>
        <w:t>Ericsson</w:t>
      </w:r>
    </w:p>
    <w:p w14:paraId="12A207BC" w14:textId="6795A56D" w:rsidR="008F4B8C" w:rsidRDefault="001B5688" w:rsidP="008F4B8C">
      <w:pPr>
        <w:rPr>
          <w:lang w:eastAsia="x-none"/>
        </w:rPr>
      </w:pPr>
      <w:hyperlink r:id="rId2785" w:history="1">
        <w:r w:rsidR="000B5C49">
          <w:rPr>
            <w:rStyle w:val="Hyperlink"/>
            <w:lang w:eastAsia="x-none"/>
          </w:rPr>
          <w:t>R1-2203666</w:t>
        </w:r>
      </w:hyperlink>
      <w:r w:rsidR="008F4B8C">
        <w:rPr>
          <w:lang w:eastAsia="x-none"/>
        </w:rPr>
        <w:tab/>
        <w:t>Discussion on XR enhancement for NR</w:t>
      </w:r>
      <w:r w:rsidR="008F4B8C">
        <w:rPr>
          <w:lang w:eastAsia="x-none"/>
        </w:rPr>
        <w:tab/>
        <w:t>China Telecom</w:t>
      </w:r>
    </w:p>
    <w:p w14:paraId="6D0F635A" w14:textId="6E22F9FC" w:rsidR="008F4B8C" w:rsidRDefault="001B5688" w:rsidP="008F4B8C">
      <w:pPr>
        <w:rPr>
          <w:lang w:eastAsia="x-none"/>
        </w:rPr>
      </w:pPr>
      <w:hyperlink r:id="rId2786" w:history="1">
        <w:r w:rsidR="000B5C49">
          <w:rPr>
            <w:rStyle w:val="Hyperlink"/>
            <w:lang w:eastAsia="x-none"/>
          </w:rPr>
          <w:t>R1-2203744</w:t>
        </w:r>
      </w:hyperlink>
      <w:r w:rsidR="008F4B8C">
        <w:rPr>
          <w:lang w:eastAsia="x-none"/>
        </w:rPr>
        <w:tab/>
        <w:t>Considerations on power saving techniques for XR</w:t>
      </w:r>
      <w:r w:rsidR="008F4B8C">
        <w:rPr>
          <w:lang w:eastAsia="x-none"/>
        </w:rPr>
        <w:tab/>
        <w:t>Sony</w:t>
      </w:r>
    </w:p>
    <w:p w14:paraId="3B429D3C" w14:textId="1498962D" w:rsidR="008F4B8C" w:rsidRDefault="001B5688" w:rsidP="008F4B8C">
      <w:pPr>
        <w:rPr>
          <w:lang w:eastAsia="x-none"/>
        </w:rPr>
      </w:pPr>
      <w:hyperlink r:id="rId2787" w:history="1">
        <w:r w:rsidR="000B5C49">
          <w:rPr>
            <w:rStyle w:val="Hyperlink"/>
            <w:lang w:eastAsia="x-none"/>
          </w:rPr>
          <w:t>R1-2203927</w:t>
        </w:r>
      </w:hyperlink>
      <w:r w:rsidR="008F4B8C">
        <w:rPr>
          <w:lang w:eastAsia="x-none"/>
        </w:rPr>
        <w:tab/>
        <w:t>Considerations on XR-specific Power Savings</w:t>
      </w:r>
      <w:r w:rsidR="008F4B8C">
        <w:rPr>
          <w:lang w:eastAsia="x-none"/>
        </w:rPr>
        <w:tab/>
        <w:t>Samsung</w:t>
      </w:r>
    </w:p>
    <w:p w14:paraId="0596DD45" w14:textId="70BDCE50" w:rsidR="008F4B8C" w:rsidRDefault="001B5688" w:rsidP="008F4B8C">
      <w:pPr>
        <w:rPr>
          <w:lang w:eastAsia="x-none"/>
        </w:rPr>
      </w:pPr>
      <w:hyperlink r:id="rId2788" w:history="1">
        <w:r w:rsidR="000B5C49">
          <w:rPr>
            <w:rStyle w:val="Hyperlink"/>
            <w:lang w:eastAsia="x-none"/>
          </w:rPr>
          <w:t>R1-2203940</w:t>
        </w:r>
      </w:hyperlink>
      <w:r w:rsidR="008F4B8C">
        <w:rPr>
          <w:lang w:eastAsia="x-none"/>
        </w:rPr>
        <w:tab/>
        <w:t>Discussion on XR specific power saving techniques</w:t>
      </w:r>
      <w:r w:rsidR="008F4B8C">
        <w:rPr>
          <w:lang w:eastAsia="x-none"/>
        </w:rPr>
        <w:tab/>
        <w:t>NEC</w:t>
      </w:r>
    </w:p>
    <w:p w14:paraId="07B35BB7" w14:textId="5314A298" w:rsidR="008F4B8C" w:rsidRDefault="001B5688" w:rsidP="008F4B8C">
      <w:pPr>
        <w:rPr>
          <w:lang w:eastAsia="x-none"/>
        </w:rPr>
      </w:pPr>
      <w:hyperlink r:id="rId2789" w:history="1">
        <w:r w:rsidR="000B5C49">
          <w:rPr>
            <w:rStyle w:val="Hyperlink"/>
            <w:lang w:eastAsia="x-none"/>
          </w:rPr>
          <w:t>R1-2204028</w:t>
        </w:r>
      </w:hyperlink>
      <w:r w:rsidR="008F4B8C">
        <w:rPr>
          <w:lang w:eastAsia="x-none"/>
        </w:rPr>
        <w:tab/>
        <w:t>Discussion on XR specific power saving techniques</w:t>
      </w:r>
      <w:r w:rsidR="008F4B8C">
        <w:rPr>
          <w:lang w:eastAsia="x-none"/>
        </w:rPr>
        <w:tab/>
        <w:t>OPPO</w:t>
      </w:r>
    </w:p>
    <w:p w14:paraId="06D21F13" w14:textId="0030059B" w:rsidR="008F4B8C" w:rsidRDefault="001B5688" w:rsidP="008F4B8C">
      <w:pPr>
        <w:rPr>
          <w:lang w:eastAsia="x-none"/>
        </w:rPr>
      </w:pPr>
      <w:hyperlink r:id="rId2790" w:history="1">
        <w:r w:rsidR="000B5C49">
          <w:rPr>
            <w:rStyle w:val="Hyperlink"/>
            <w:lang w:eastAsia="x-none"/>
          </w:rPr>
          <w:t>R1-2204123</w:t>
        </w:r>
      </w:hyperlink>
      <w:r w:rsidR="008F4B8C">
        <w:rPr>
          <w:lang w:eastAsia="x-none"/>
        </w:rPr>
        <w:tab/>
        <w:t>Discussion on XR specific power saving enhancements</w:t>
      </w:r>
      <w:r w:rsidR="008F4B8C">
        <w:rPr>
          <w:lang w:eastAsia="x-none"/>
        </w:rPr>
        <w:tab/>
        <w:t>InterDigital, Inc.</w:t>
      </w:r>
    </w:p>
    <w:p w14:paraId="45FEDA18" w14:textId="2DB678A8" w:rsidR="008F4B8C" w:rsidRDefault="001B5688" w:rsidP="008F4B8C">
      <w:pPr>
        <w:rPr>
          <w:lang w:eastAsia="x-none"/>
        </w:rPr>
      </w:pPr>
      <w:hyperlink r:id="rId2791" w:history="1">
        <w:r w:rsidR="000B5C49">
          <w:rPr>
            <w:rStyle w:val="Hyperlink"/>
            <w:lang w:eastAsia="x-none"/>
          </w:rPr>
          <w:t>R1-2204177</w:t>
        </w:r>
      </w:hyperlink>
      <w:r w:rsidR="008F4B8C">
        <w:rPr>
          <w:lang w:eastAsia="x-none"/>
        </w:rPr>
        <w:tab/>
        <w:t>XR specific power saving techniques</w:t>
      </w:r>
      <w:r w:rsidR="008F4B8C">
        <w:rPr>
          <w:lang w:eastAsia="x-none"/>
        </w:rPr>
        <w:tab/>
        <w:t>TCL Communication Ltd.</w:t>
      </w:r>
    </w:p>
    <w:p w14:paraId="5D019B6A" w14:textId="4A531183" w:rsidR="008F4B8C" w:rsidRDefault="001B5688" w:rsidP="008F4B8C">
      <w:pPr>
        <w:rPr>
          <w:lang w:eastAsia="x-none"/>
        </w:rPr>
      </w:pPr>
      <w:hyperlink r:id="rId2792" w:history="1">
        <w:r w:rsidR="000B5C49">
          <w:rPr>
            <w:rStyle w:val="Hyperlink"/>
            <w:lang w:eastAsia="x-none"/>
          </w:rPr>
          <w:t>R1-2204264</w:t>
        </w:r>
      </w:hyperlink>
      <w:r w:rsidR="008F4B8C">
        <w:rPr>
          <w:lang w:eastAsia="x-none"/>
        </w:rPr>
        <w:tab/>
        <w:t>Views on XR specific power saving techniques</w:t>
      </w:r>
      <w:r w:rsidR="008F4B8C">
        <w:rPr>
          <w:lang w:eastAsia="x-none"/>
        </w:rPr>
        <w:tab/>
        <w:t>Apple</w:t>
      </w:r>
    </w:p>
    <w:p w14:paraId="21B42367" w14:textId="709B86E4" w:rsidR="008F4B8C" w:rsidRDefault="001B5688" w:rsidP="008F4B8C">
      <w:pPr>
        <w:rPr>
          <w:lang w:eastAsia="x-none"/>
        </w:rPr>
      </w:pPr>
      <w:hyperlink r:id="rId2793" w:history="1">
        <w:r w:rsidR="000B5C49">
          <w:rPr>
            <w:rStyle w:val="Hyperlink"/>
            <w:lang w:eastAsia="x-none"/>
          </w:rPr>
          <w:t>R1-2204326</w:t>
        </w:r>
      </w:hyperlink>
      <w:r w:rsidR="008F4B8C">
        <w:rPr>
          <w:lang w:eastAsia="x-none"/>
        </w:rPr>
        <w:tab/>
        <w:t>Discussion on XR-specific power saving techniques</w:t>
      </w:r>
      <w:r w:rsidR="008F4B8C">
        <w:rPr>
          <w:lang w:eastAsia="x-none"/>
        </w:rPr>
        <w:tab/>
        <w:t>CMCC</w:t>
      </w:r>
    </w:p>
    <w:p w14:paraId="16BEDD7E" w14:textId="58BD939F" w:rsidR="008F4B8C" w:rsidRDefault="001B5688" w:rsidP="008F4B8C">
      <w:pPr>
        <w:rPr>
          <w:lang w:eastAsia="x-none"/>
        </w:rPr>
      </w:pPr>
      <w:hyperlink r:id="rId2794" w:history="1">
        <w:r w:rsidR="000B5C49">
          <w:rPr>
            <w:rStyle w:val="Hyperlink"/>
            <w:lang w:eastAsia="x-none"/>
          </w:rPr>
          <w:t>R1-2204400</w:t>
        </w:r>
      </w:hyperlink>
      <w:r w:rsidR="008F4B8C">
        <w:rPr>
          <w:lang w:eastAsia="x-none"/>
        </w:rPr>
        <w:tab/>
        <w:t>Discussion on XR specific power saving techniques</w:t>
      </w:r>
      <w:r w:rsidR="008F4B8C">
        <w:rPr>
          <w:lang w:eastAsia="x-none"/>
        </w:rPr>
        <w:tab/>
        <w:t>NTT DOCOMO, INC.</w:t>
      </w:r>
    </w:p>
    <w:p w14:paraId="3343F1A8" w14:textId="47E102DC" w:rsidR="008F4B8C" w:rsidRDefault="001B5688" w:rsidP="008F4B8C">
      <w:pPr>
        <w:rPr>
          <w:lang w:eastAsia="x-none"/>
        </w:rPr>
      </w:pPr>
      <w:hyperlink r:id="rId2795" w:history="1">
        <w:r w:rsidR="000B5C49">
          <w:rPr>
            <w:rStyle w:val="Hyperlink"/>
            <w:lang w:eastAsia="x-none"/>
          </w:rPr>
          <w:t>R1-2204414</w:t>
        </w:r>
      </w:hyperlink>
      <w:r w:rsidR="008F4B8C">
        <w:rPr>
          <w:lang w:eastAsia="x-none"/>
        </w:rPr>
        <w:tab/>
        <w:t>XR-specific power saving techniques</w:t>
      </w:r>
      <w:r w:rsidR="008F4B8C">
        <w:rPr>
          <w:lang w:eastAsia="x-none"/>
        </w:rPr>
        <w:tab/>
        <w:t>Lenovo</w:t>
      </w:r>
    </w:p>
    <w:p w14:paraId="509A8D6D" w14:textId="6DCB79D2" w:rsidR="008F4B8C" w:rsidRDefault="001B5688" w:rsidP="008F4B8C">
      <w:pPr>
        <w:rPr>
          <w:lang w:eastAsia="x-none"/>
        </w:rPr>
      </w:pPr>
      <w:hyperlink r:id="rId2796" w:history="1">
        <w:r w:rsidR="000B5C49">
          <w:rPr>
            <w:rStyle w:val="Hyperlink"/>
            <w:lang w:eastAsia="x-none"/>
          </w:rPr>
          <w:t>R1-2204444</w:t>
        </w:r>
      </w:hyperlink>
      <w:r w:rsidR="008F4B8C">
        <w:rPr>
          <w:lang w:eastAsia="x-none"/>
        </w:rPr>
        <w:tab/>
        <w:t>Discussion on XR specific power saving techniques</w:t>
      </w:r>
      <w:r w:rsidR="008F4B8C">
        <w:rPr>
          <w:lang w:eastAsia="x-none"/>
        </w:rPr>
        <w:tab/>
        <w:t>ITRI</w:t>
      </w:r>
    </w:p>
    <w:p w14:paraId="65E26584" w14:textId="765DF5AE" w:rsidR="008F4B8C" w:rsidRDefault="001B5688" w:rsidP="008F4B8C">
      <w:pPr>
        <w:rPr>
          <w:lang w:eastAsia="x-none"/>
        </w:rPr>
      </w:pPr>
      <w:hyperlink r:id="rId2797" w:history="1">
        <w:r w:rsidR="000B5C49">
          <w:rPr>
            <w:rStyle w:val="Hyperlink"/>
            <w:lang w:eastAsia="x-none"/>
          </w:rPr>
          <w:t>R1-2204633</w:t>
        </w:r>
      </w:hyperlink>
      <w:r w:rsidR="008F4B8C">
        <w:rPr>
          <w:lang w:eastAsia="x-none"/>
        </w:rPr>
        <w:tab/>
        <w:t>Discussion on XR-specific power saving techniques</w:t>
      </w:r>
      <w:r w:rsidR="008F4B8C">
        <w:rPr>
          <w:lang w:eastAsia="x-none"/>
        </w:rPr>
        <w:tab/>
        <w:t>LG Electronics</w:t>
      </w:r>
    </w:p>
    <w:p w14:paraId="395D6706" w14:textId="040D455A" w:rsidR="008F4B8C" w:rsidRDefault="001B5688" w:rsidP="008F4B8C">
      <w:pPr>
        <w:rPr>
          <w:lang w:eastAsia="x-none"/>
        </w:rPr>
      </w:pPr>
      <w:hyperlink r:id="rId2798" w:history="1">
        <w:r w:rsidR="000B5C49">
          <w:rPr>
            <w:rStyle w:val="Hyperlink"/>
            <w:lang w:eastAsia="x-none"/>
          </w:rPr>
          <w:t>R1-2204655</w:t>
        </w:r>
      </w:hyperlink>
      <w:r w:rsidR="008F4B8C">
        <w:rPr>
          <w:lang w:eastAsia="x-none"/>
        </w:rPr>
        <w:tab/>
        <w:t>Discussion on power saving techniques for XR</w:t>
      </w:r>
      <w:r w:rsidR="008F4B8C">
        <w:rPr>
          <w:lang w:eastAsia="x-none"/>
        </w:rPr>
        <w:tab/>
        <w:t>ETRI</w:t>
      </w:r>
    </w:p>
    <w:p w14:paraId="4F462480" w14:textId="34B8C044" w:rsidR="008F4B8C" w:rsidRDefault="001B5688" w:rsidP="008F4B8C">
      <w:pPr>
        <w:rPr>
          <w:lang w:eastAsia="x-none"/>
        </w:rPr>
      </w:pPr>
      <w:hyperlink r:id="rId2799" w:history="1">
        <w:r w:rsidR="000B5C49">
          <w:rPr>
            <w:rStyle w:val="Hyperlink"/>
            <w:lang w:eastAsia="x-none"/>
          </w:rPr>
          <w:t>R1-2204674</w:t>
        </w:r>
      </w:hyperlink>
      <w:r w:rsidR="008F4B8C">
        <w:rPr>
          <w:lang w:eastAsia="x-none"/>
        </w:rPr>
        <w:tab/>
        <w:t>Discussion on XR-specific power saving enhancements</w:t>
      </w:r>
      <w:r w:rsidR="008F4B8C">
        <w:rPr>
          <w:lang w:eastAsia="x-none"/>
        </w:rPr>
        <w:tab/>
        <w:t>Nokia, Nokia Shanghai Bell</w:t>
      </w:r>
    </w:p>
    <w:p w14:paraId="50F31BBD" w14:textId="6AC91E2C" w:rsidR="008F4B8C" w:rsidRDefault="001B5688" w:rsidP="008F4B8C">
      <w:pPr>
        <w:rPr>
          <w:lang w:eastAsia="x-none"/>
        </w:rPr>
      </w:pPr>
      <w:hyperlink r:id="rId2800" w:history="1">
        <w:r w:rsidR="000B5C49">
          <w:rPr>
            <w:rStyle w:val="Hyperlink"/>
            <w:lang w:eastAsia="x-none"/>
          </w:rPr>
          <w:t>R1-2204698</w:t>
        </w:r>
      </w:hyperlink>
      <w:r w:rsidR="008F4B8C">
        <w:rPr>
          <w:lang w:eastAsia="x-none"/>
        </w:rPr>
        <w:tab/>
        <w:t>On XR specific power saving techniques</w:t>
      </w:r>
      <w:r w:rsidR="008F4B8C">
        <w:rPr>
          <w:lang w:eastAsia="x-none"/>
        </w:rPr>
        <w:tab/>
        <w:t>MediaTek Inc.</w:t>
      </w:r>
    </w:p>
    <w:p w14:paraId="197C0851" w14:textId="5D62D741" w:rsidR="008F4B8C" w:rsidRDefault="001B5688" w:rsidP="008F4B8C">
      <w:pPr>
        <w:rPr>
          <w:lang w:eastAsia="x-none"/>
        </w:rPr>
      </w:pPr>
      <w:hyperlink r:id="rId2801" w:history="1">
        <w:r w:rsidR="000B5C49">
          <w:rPr>
            <w:rStyle w:val="Hyperlink"/>
            <w:lang w:eastAsia="x-none"/>
          </w:rPr>
          <w:t>R1-2204818</w:t>
        </w:r>
      </w:hyperlink>
      <w:r w:rsidR="008F4B8C">
        <w:rPr>
          <w:lang w:eastAsia="x-none"/>
        </w:rPr>
        <w:tab/>
        <w:t>Discussion on power saving enhancements for XR applications</w:t>
      </w:r>
      <w:r w:rsidR="008F4B8C">
        <w:rPr>
          <w:lang w:eastAsia="x-none"/>
        </w:rPr>
        <w:tab/>
        <w:t>Intel Corporation</w:t>
      </w:r>
    </w:p>
    <w:p w14:paraId="4657B90F" w14:textId="07B861BB" w:rsidR="008F4B8C" w:rsidRDefault="001B5688" w:rsidP="008F4B8C">
      <w:pPr>
        <w:rPr>
          <w:lang w:eastAsia="x-none"/>
        </w:rPr>
      </w:pPr>
      <w:hyperlink r:id="rId2802" w:history="1">
        <w:r w:rsidR="000B5C49">
          <w:rPr>
            <w:rStyle w:val="Hyperlink"/>
            <w:lang w:eastAsia="x-none"/>
          </w:rPr>
          <w:t>R1-2205176</w:t>
        </w:r>
      </w:hyperlink>
      <w:r w:rsidR="0052265B" w:rsidRPr="0052265B">
        <w:rPr>
          <w:lang w:eastAsia="x-none"/>
        </w:rPr>
        <w:tab/>
        <w:t>Power saving techniques for XR</w:t>
      </w:r>
      <w:r w:rsidR="0052265B" w:rsidRPr="0052265B">
        <w:rPr>
          <w:lang w:eastAsia="x-none"/>
        </w:rPr>
        <w:tab/>
        <w:t>Qualcomm Incorporated</w:t>
      </w:r>
      <w:r w:rsidR="0052265B">
        <w:rPr>
          <w:lang w:eastAsia="x-none"/>
        </w:rPr>
        <w:tab/>
        <w:t xml:space="preserve">(rev of </w:t>
      </w:r>
      <w:hyperlink r:id="rId2803" w:history="1">
        <w:r w:rsidR="000B5C49">
          <w:rPr>
            <w:rStyle w:val="Hyperlink"/>
            <w:lang w:eastAsia="x-none"/>
          </w:rPr>
          <w:t>R1-2205054</w:t>
        </w:r>
      </w:hyperlink>
      <w:r w:rsidR="0052265B">
        <w:rPr>
          <w:lang w:eastAsia="x-none"/>
        </w:rPr>
        <w:t>)</w:t>
      </w:r>
    </w:p>
    <w:p w14:paraId="0AEEEF67" w14:textId="0B62F419" w:rsidR="0052265B" w:rsidRDefault="0052265B" w:rsidP="008F4B8C">
      <w:pPr>
        <w:rPr>
          <w:lang w:eastAsia="x-none"/>
        </w:rPr>
      </w:pPr>
    </w:p>
    <w:p w14:paraId="7F4E0CEF" w14:textId="77777777" w:rsidR="0052265B" w:rsidRPr="00B46BF5" w:rsidRDefault="0052265B" w:rsidP="0052265B">
      <w:pPr>
        <w:rPr>
          <w:lang w:val="fr-FR" w:eastAsia="x-none"/>
        </w:rPr>
      </w:pPr>
      <w:r w:rsidRPr="00B46BF5">
        <w:rPr>
          <w:lang w:val="fr-FR" w:eastAsia="x-none"/>
        </w:rPr>
        <w:t>[109-e-R18-XR-02] – Huilin (Qualcomm)</w:t>
      </w:r>
    </w:p>
    <w:p w14:paraId="0C54DC9A" w14:textId="02BBF260" w:rsidR="0052265B" w:rsidRPr="00B46BF5" w:rsidRDefault="0052265B" w:rsidP="0052265B">
      <w:pPr>
        <w:rPr>
          <w:lang w:eastAsia="x-none"/>
        </w:rPr>
      </w:pPr>
      <w:r w:rsidRPr="00B46BF5">
        <w:rPr>
          <w:lang w:eastAsia="x-none"/>
        </w:rPr>
        <w:t>Email discussion on XR power saving by May 20</w:t>
      </w:r>
    </w:p>
    <w:p w14:paraId="2E9FBFB6" w14:textId="77777777" w:rsidR="0052265B" w:rsidRPr="00B46BF5" w:rsidRDefault="0052265B" w:rsidP="00842CF4">
      <w:pPr>
        <w:numPr>
          <w:ilvl w:val="0"/>
          <w:numId w:val="104"/>
        </w:numPr>
        <w:rPr>
          <w:lang w:eastAsia="x-none"/>
        </w:rPr>
      </w:pPr>
      <w:r w:rsidRPr="00B46BF5">
        <w:rPr>
          <w:lang w:eastAsia="x-none"/>
        </w:rPr>
        <w:t>Check points: May 13, May 20</w:t>
      </w:r>
    </w:p>
    <w:p w14:paraId="62DAD76F" w14:textId="19ED20DE" w:rsidR="0052265B" w:rsidRPr="00B46BF5" w:rsidRDefault="001B5688" w:rsidP="0052265B">
      <w:pPr>
        <w:rPr>
          <w:b/>
          <w:bCs/>
          <w:lang w:eastAsia="x-none"/>
        </w:rPr>
      </w:pPr>
      <w:hyperlink r:id="rId2804" w:history="1">
        <w:r w:rsidR="000B5C49">
          <w:rPr>
            <w:rStyle w:val="Hyperlink"/>
            <w:b/>
            <w:bCs/>
            <w:lang w:eastAsia="x-none"/>
          </w:rPr>
          <w:t>R1-2205055</w:t>
        </w:r>
      </w:hyperlink>
      <w:r w:rsidR="0052265B" w:rsidRPr="00B46BF5">
        <w:rPr>
          <w:b/>
          <w:bCs/>
          <w:lang w:eastAsia="x-none"/>
        </w:rPr>
        <w:tab/>
        <w:t>Moderator Summary#1 on XR specific power saving techniques</w:t>
      </w:r>
      <w:r w:rsidR="0052265B" w:rsidRPr="00B46BF5">
        <w:rPr>
          <w:b/>
          <w:bCs/>
          <w:lang w:eastAsia="x-none"/>
        </w:rPr>
        <w:tab/>
        <w:t>Qualcomm Incorporated</w:t>
      </w:r>
    </w:p>
    <w:p w14:paraId="6C79C5F8" w14:textId="08C76A03" w:rsidR="0052265B" w:rsidRDefault="00B46BF5" w:rsidP="0052265B">
      <w:pPr>
        <w:rPr>
          <w:lang w:eastAsia="x-none"/>
        </w:rPr>
      </w:pPr>
      <w:r>
        <w:rPr>
          <w:lang w:eastAsia="x-none"/>
        </w:rPr>
        <w:t>From May 13</w:t>
      </w:r>
      <w:r w:rsidRPr="00B46BF5">
        <w:rPr>
          <w:vertAlign w:val="superscript"/>
          <w:lang w:eastAsia="x-none"/>
        </w:rPr>
        <w:t>th</w:t>
      </w:r>
      <w:r>
        <w:rPr>
          <w:lang w:eastAsia="x-none"/>
        </w:rPr>
        <w:t xml:space="preserve"> GTW session</w:t>
      </w:r>
    </w:p>
    <w:p w14:paraId="52F14A4A" w14:textId="13CAD5BA" w:rsidR="00B46BF5" w:rsidRPr="00B46BF5" w:rsidRDefault="004E7AB7" w:rsidP="00B46BF5">
      <w:pPr>
        <w:rPr>
          <w:rFonts w:ascii="Times New Roman" w:hAnsi="Times New Roman"/>
          <w:szCs w:val="20"/>
          <w:highlight w:val="green"/>
        </w:rPr>
      </w:pPr>
      <w:r>
        <w:rPr>
          <w:rFonts w:ascii="Times New Roman" w:hAnsi="Times New Roman"/>
          <w:szCs w:val="20"/>
          <w:highlight w:val="green"/>
        </w:rPr>
        <w:t>Agreement</w:t>
      </w:r>
      <w:r w:rsidR="00B46BF5" w:rsidRPr="00B46BF5">
        <w:rPr>
          <w:rFonts w:ascii="Times New Roman" w:hAnsi="Times New Roman"/>
          <w:szCs w:val="20"/>
          <w:highlight w:val="green"/>
        </w:rPr>
        <w:t>:</w:t>
      </w:r>
    </w:p>
    <w:p w14:paraId="0DBBE229" w14:textId="6775F8D7" w:rsidR="00B46BF5" w:rsidRPr="00B46BF5" w:rsidRDefault="00B46BF5" w:rsidP="00B46BF5">
      <w:pPr>
        <w:rPr>
          <w:rFonts w:ascii="Times New Roman" w:hAnsi="Times New Roman"/>
          <w:szCs w:val="20"/>
          <w:lang w:val="en-US" w:eastAsia="zh-CN"/>
        </w:rPr>
      </w:pPr>
      <w:r w:rsidRPr="00B46BF5">
        <w:rPr>
          <w:rFonts w:ascii="Times New Roman" w:hAnsi="Times New Roman"/>
          <w:szCs w:val="20"/>
        </w:rPr>
        <w:t>Rel-17 evaluation methodology for XR power saving captured in TR 38.838 is used as the baseline evaluation methodology for UE power evaluation of Rel-18 SI on XR enhancements</w:t>
      </w:r>
      <w:r w:rsidR="004E7AB7">
        <w:rPr>
          <w:rFonts w:ascii="Times New Roman" w:hAnsi="Times New Roman"/>
          <w:szCs w:val="20"/>
        </w:rPr>
        <w:t>.</w:t>
      </w:r>
    </w:p>
    <w:p w14:paraId="7BDFFA3C" w14:textId="77777777" w:rsidR="00B46BF5" w:rsidRPr="00B46BF5" w:rsidRDefault="00B46BF5" w:rsidP="00B46BF5">
      <w:pPr>
        <w:rPr>
          <w:rFonts w:ascii="Times New Roman" w:hAnsi="Times New Roman"/>
          <w:szCs w:val="20"/>
          <w:lang w:eastAsia="x-none"/>
        </w:rPr>
      </w:pPr>
    </w:p>
    <w:p w14:paraId="092C7F4D" w14:textId="77777777" w:rsidR="004E7AB7" w:rsidRPr="00B46BF5" w:rsidRDefault="004E7AB7" w:rsidP="004E7AB7">
      <w:pPr>
        <w:rPr>
          <w:rFonts w:ascii="Times New Roman" w:hAnsi="Times New Roman"/>
          <w:szCs w:val="20"/>
          <w:highlight w:val="green"/>
        </w:rPr>
      </w:pPr>
      <w:r>
        <w:rPr>
          <w:rFonts w:ascii="Times New Roman" w:hAnsi="Times New Roman"/>
          <w:szCs w:val="20"/>
          <w:highlight w:val="green"/>
        </w:rPr>
        <w:t>Agreement</w:t>
      </w:r>
      <w:r w:rsidRPr="00B46BF5">
        <w:rPr>
          <w:rFonts w:ascii="Times New Roman" w:hAnsi="Times New Roman"/>
          <w:szCs w:val="20"/>
          <w:highlight w:val="green"/>
        </w:rPr>
        <w:t>:</w:t>
      </w:r>
    </w:p>
    <w:p w14:paraId="595C6B0F" w14:textId="77777777" w:rsidR="00B46BF5" w:rsidRPr="00B46BF5" w:rsidRDefault="00B46BF5" w:rsidP="00B46BF5">
      <w:pPr>
        <w:rPr>
          <w:rFonts w:ascii="Times New Roman" w:hAnsi="Times New Roman"/>
          <w:szCs w:val="20"/>
          <w:lang w:val="en-US" w:eastAsia="zh-CN"/>
        </w:rPr>
      </w:pPr>
      <w:r w:rsidRPr="00B46BF5">
        <w:rPr>
          <w:rFonts w:ascii="Times New Roman" w:hAnsi="Times New Roman"/>
          <w:szCs w:val="20"/>
        </w:rPr>
        <w:t xml:space="preserve">Companies are encouraged to compare performance of the following Rel-15/16/17 features with the proposed enhancements for Rel-18 XR power saving evaluations. Power saving gain is calculated w.r.t. the AlwaysOn baseline. </w:t>
      </w:r>
    </w:p>
    <w:p w14:paraId="4983F49E" w14:textId="77777777" w:rsidR="00B46BF5" w:rsidRPr="004E7AB7" w:rsidRDefault="00B46BF5" w:rsidP="00CF6E6D">
      <w:pPr>
        <w:pStyle w:val="ListParagraph"/>
        <w:numPr>
          <w:ilvl w:val="0"/>
          <w:numId w:val="225"/>
        </w:numPr>
        <w:spacing w:after="0"/>
        <w:ind w:left="714" w:hanging="357"/>
      </w:pPr>
      <w:r w:rsidRPr="004E7AB7">
        <w:t>Rel-15/16 CDRX including long DRX cycle, short DRX cycle and DRX command MAC CE and DCP</w:t>
      </w:r>
    </w:p>
    <w:p w14:paraId="664C26E4" w14:textId="77777777" w:rsidR="00B46BF5" w:rsidRPr="004E7AB7" w:rsidRDefault="00B46BF5" w:rsidP="00CF6E6D">
      <w:pPr>
        <w:pStyle w:val="ListParagraph"/>
        <w:numPr>
          <w:ilvl w:val="0"/>
          <w:numId w:val="225"/>
        </w:numPr>
        <w:spacing w:after="0"/>
        <w:ind w:left="714" w:hanging="357"/>
      </w:pPr>
      <w:r w:rsidRPr="004E7AB7">
        <w:t>Rel-17 PDCCH adaptation including PDCCH skipping and SSSG switching</w:t>
      </w:r>
    </w:p>
    <w:p w14:paraId="127CDC56" w14:textId="77777777" w:rsidR="00B46BF5" w:rsidRPr="00B46BF5" w:rsidRDefault="00B46BF5" w:rsidP="00B46BF5">
      <w:pPr>
        <w:rPr>
          <w:rFonts w:ascii="Times New Roman" w:hAnsi="Times New Roman"/>
          <w:szCs w:val="20"/>
        </w:rPr>
      </w:pPr>
      <w:r w:rsidRPr="00B46BF5">
        <w:rPr>
          <w:rFonts w:ascii="Times New Roman" w:hAnsi="Times New Roman"/>
          <w:szCs w:val="20"/>
        </w:rPr>
        <w:t>Note: up to companies to report the configuration of the Rel-15/16/17 features</w:t>
      </w:r>
    </w:p>
    <w:p w14:paraId="653AA0D9" w14:textId="3E73A943" w:rsidR="00B46BF5" w:rsidRDefault="00B46BF5" w:rsidP="0052265B">
      <w:pPr>
        <w:rPr>
          <w:lang w:eastAsia="x-none"/>
        </w:rPr>
      </w:pPr>
    </w:p>
    <w:p w14:paraId="76315131" w14:textId="5D04CD8B" w:rsidR="004E7AB7" w:rsidRDefault="004E7AB7" w:rsidP="0052265B">
      <w:pPr>
        <w:rPr>
          <w:lang w:eastAsia="x-none"/>
        </w:rPr>
      </w:pPr>
    </w:p>
    <w:p w14:paraId="0021FF12" w14:textId="7A1CEAB0" w:rsidR="004E7AB7" w:rsidRDefault="001B5688" w:rsidP="004E7AB7">
      <w:pPr>
        <w:rPr>
          <w:lang w:eastAsia="x-none"/>
        </w:rPr>
      </w:pPr>
      <w:hyperlink r:id="rId2805" w:history="1">
        <w:r w:rsidR="000B5C49">
          <w:rPr>
            <w:rStyle w:val="Hyperlink"/>
            <w:lang w:eastAsia="x-none"/>
          </w:rPr>
          <w:t>R1-2205410</w:t>
        </w:r>
      </w:hyperlink>
      <w:r w:rsidR="004E7AB7">
        <w:rPr>
          <w:lang w:eastAsia="x-none"/>
        </w:rPr>
        <w:tab/>
        <w:t>Moderator Summary#2 on XR specific power saving techniques</w:t>
      </w:r>
      <w:r w:rsidR="004E7AB7">
        <w:rPr>
          <w:lang w:eastAsia="x-none"/>
        </w:rPr>
        <w:tab/>
        <w:t>Moderator (Qualcomm)</w:t>
      </w:r>
    </w:p>
    <w:p w14:paraId="3342FDA0" w14:textId="5E4396C9" w:rsidR="004E7AB7" w:rsidRPr="00CF51EF" w:rsidRDefault="001B5688" w:rsidP="004E7AB7">
      <w:pPr>
        <w:rPr>
          <w:b/>
          <w:bCs/>
          <w:lang w:eastAsia="x-none"/>
        </w:rPr>
      </w:pPr>
      <w:hyperlink r:id="rId2806" w:history="1">
        <w:r w:rsidR="000B5C49">
          <w:rPr>
            <w:rStyle w:val="Hyperlink"/>
            <w:b/>
            <w:bCs/>
            <w:lang w:eastAsia="x-none"/>
          </w:rPr>
          <w:t>R1-2205411</w:t>
        </w:r>
      </w:hyperlink>
      <w:r w:rsidR="004E7AB7" w:rsidRPr="00CF51EF">
        <w:rPr>
          <w:b/>
          <w:bCs/>
          <w:lang w:eastAsia="x-none"/>
        </w:rPr>
        <w:tab/>
        <w:t>Moderator Summary#3 on XR specific power saving techniques</w:t>
      </w:r>
      <w:r w:rsidR="004E7AB7" w:rsidRPr="00CF51EF">
        <w:rPr>
          <w:b/>
          <w:bCs/>
          <w:lang w:eastAsia="x-none"/>
        </w:rPr>
        <w:tab/>
        <w:t>Moderator (Qualcomm)</w:t>
      </w:r>
    </w:p>
    <w:p w14:paraId="6D4B85CC" w14:textId="01636BF4" w:rsidR="00CF51EF" w:rsidRDefault="00CF51EF" w:rsidP="004E7AB7">
      <w:pPr>
        <w:rPr>
          <w:lang w:eastAsia="x-none"/>
        </w:rPr>
      </w:pPr>
      <w:r>
        <w:rPr>
          <w:lang w:eastAsia="x-none"/>
        </w:rPr>
        <w:t>From May 19</w:t>
      </w:r>
      <w:r w:rsidRPr="00CF51EF">
        <w:rPr>
          <w:vertAlign w:val="superscript"/>
          <w:lang w:eastAsia="x-none"/>
        </w:rPr>
        <w:t>th</w:t>
      </w:r>
      <w:r>
        <w:rPr>
          <w:lang w:eastAsia="x-none"/>
        </w:rPr>
        <w:t xml:space="preserve"> GTW session</w:t>
      </w:r>
    </w:p>
    <w:p w14:paraId="65FAB089" w14:textId="77777777" w:rsidR="00A6257E" w:rsidRPr="00B46BF5" w:rsidRDefault="00A6257E" w:rsidP="00A6257E">
      <w:pPr>
        <w:rPr>
          <w:rFonts w:ascii="Times New Roman" w:hAnsi="Times New Roman"/>
          <w:szCs w:val="20"/>
          <w:highlight w:val="green"/>
        </w:rPr>
      </w:pPr>
      <w:r>
        <w:rPr>
          <w:rFonts w:ascii="Times New Roman" w:hAnsi="Times New Roman"/>
          <w:szCs w:val="20"/>
          <w:highlight w:val="green"/>
        </w:rPr>
        <w:lastRenderedPageBreak/>
        <w:t>Agreement</w:t>
      </w:r>
      <w:r w:rsidRPr="00B46BF5">
        <w:rPr>
          <w:rFonts w:ascii="Times New Roman" w:hAnsi="Times New Roman"/>
          <w:szCs w:val="20"/>
          <w:highlight w:val="green"/>
        </w:rPr>
        <w:t>:</w:t>
      </w:r>
    </w:p>
    <w:p w14:paraId="0179970A" w14:textId="77777777" w:rsidR="00CF51EF" w:rsidRPr="00A6257E" w:rsidRDefault="00CF51EF" w:rsidP="00CF51EF">
      <w:r w:rsidRPr="00A6257E">
        <w:t>For power saving study of Rel-18 XR SI, CDRX enhancements to evaluate in this study item are to be selected from the following:</w:t>
      </w:r>
    </w:p>
    <w:p w14:paraId="30A40591" w14:textId="77777777" w:rsidR="00CF51EF" w:rsidRPr="00E43813" w:rsidRDefault="00CF51EF" w:rsidP="00CF6E6D">
      <w:pPr>
        <w:pStyle w:val="ListParagraph"/>
        <w:numPr>
          <w:ilvl w:val="0"/>
          <w:numId w:val="354"/>
        </w:numPr>
      </w:pPr>
      <w:r>
        <w:rPr>
          <w:b/>
          <w:bCs/>
        </w:rPr>
        <w:t>High priority</w:t>
      </w:r>
      <w:r w:rsidRPr="00E43813">
        <w:rPr>
          <w:b/>
          <w:bCs/>
        </w:rPr>
        <w:t xml:space="preserve"> Issue 1-1</w:t>
      </w:r>
      <w:r w:rsidRPr="00E43813">
        <w:t>: Alignment between CDRX and XR traffic for resolving the mismatch between CDRX cycle and XR traffic periodicity</w:t>
      </w:r>
      <w:r>
        <w:t xml:space="preserve"> for each flow</w:t>
      </w:r>
    </w:p>
    <w:p w14:paraId="1F766897" w14:textId="77777777" w:rsidR="00CF51EF" w:rsidRPr="00E43813" w:rsidRDefault="00CF51EF" w:rsidP="00CF6E6D">
      <w:pPr>
        <w:pStyle w:val="ListParagraph"/>
        <w:numPr>
          <w:ilvl w:val="0"/>
          <w:numId w:val="354"/>
        </w:numPr>
      </w:pPr>
      <w:r>
        <w:rPr>
          <w:b/>
          <w:bCs/>
        </w:rPr>
        <w:t>High priority</w:t>
      </w:r>
      <w:r w:rsidRPr="00E43813">
        <w:rPr>
          <w:b/>
          <w:bCs/>
        </w:rPr>
        <w:t xml:space="preserve"> Issue 1-2</w:t>
      </w:r>
      <w:r w:rsidRPr="00E43813">
        <w:t>: C-DRX enhancements to handle jitter</w:t>
      </w:r>
    </w:p>
    <w:p w14:paraId="1C9730D4" w14:textId="77777777" w:rsidR="00CF51EF" w:rsidRPr="00E43813" w:rsidRDefault="00CF51EF" w:rsidP="00CF6E6D">
      <w:pPr>
        <w:pStyle w:val="ListParagraph"/>
        <w:numPr>
          <w:ilvl w:val="0"/>
          <w:numId w:val="354"/>
        </w:numPr>
      </w:pPr>
      <w:r>
        <w:rPr>
          <w:b/>
          <w:bCs/>
        </w:rPr>
        <w:t>Medium priority</w:t>
      </w:r>
      <w:r w:rsidRPr="00E43813">
        <w:rPr>
          <w:b/>
          <w:bCs/>
        </w:rPr>
        <w:t xml:space="preserve"> Issue 1-3</w:t>
      </w:r>
      <w:r w:rsidRPr="00E43813">
        <w:t>: CDRX enhancements for multiple XR traffic flows</w:t>
      </w:r>
      <w:r>
        <w:t xml:space="preserve"> </w:t>
      </w:r>
      <w:r w:rsidRPr="00CF51EF">
        <w:t>[Note 2]</w:t>
      </w:r>
    </w:p>
    <w:p w14:paraId="6F38E72D" w14:textId="77777777" w:rsidR="00CF51EF" w:rsidRDefault="00CF51EF" w:rsidP="00CF6E6D">
      <w:pPr>
        <w:pStyle w:val="ListParagraph"/>
        <w:numPr>
          <w:ilvl w:val="0"/>
          <w:numId w:val="354"/>
        </w:numPr>
      </w:pPr>
      <w:r>
        <w:rPr>
          <w:b/>
          <w:bCs/>
        </w:rPr>
        <w:t>Low priority</w:t>
      </w:r>
      <w:r w:rsidRPr="00E43813">
        <w:rPr>
          <w:b/>
          <w:bCs/>
        </w:rPr>
        <w:t xml:space="preserve"> Issue 1-4:</w:t>
      </w:r>
      <w:r w:rsidRPr="00E43813">
        <w:t xml:space="preserve"> CDRX enhancements to adjust to variable burst </w:t>
      </w:r>
      <w:r w:rsidRPr="001D048E">
        <w:t>sizes and frame rate</w:t>
      </w:r>
    </w:p>
    <w:p w14:paraId="7509ADB5" w14:textId="77777777" w:rsidR="00CF51EF" w:rsidRPr="00E43813" w:rsidRDefault="00CF51EF" w:rsidP="00CF6E6D">
      <w:pPr>
        <w:pStyle w:val="ListParagraph"/>
        <w:numPr>
          <w:ilvl w:val="1"/>
          <w:numId w:val="354"/>
        </w:numPr>
        <w:spacing w:after="0"/>
      </w:pPr>
      <w:r w:rsidRPr="00A96EDE">
        <w:rPr>
          <w:bCs/>
        </w:rPr>
        <w:t>Note:</w:t>
      </w:r>
      <w:r>
        <w:rPr>
          <w:bCs/>
        </w:rPr>
        <w:t xml:space="preserve"> Some</w:t>
      </w:r>
      <w:r w:rsidRPr="00A96EDE">
        <w:rPr>
          <w:bCs/>
        </w:rPr>
        <w:t xml:space="preserve"> </w:t>
      </w:r>
      <w:r>
        <w:rPr>
          <w:bCs/>
        </w:rPr>
        <w:t>c</w:t>
      </w:r>
      <w:r w:rsidRPr="00A96EDE">
        <w:rPr>
          <w:bCs/>
        </w:rPr>
        <w:t xml:space="preserve">ompanies think </w:t>
      </w:r>
      <w:r>
        <w:rPr>
          <w:bCs/>
        </w:rPr>
        <w:t xml:space="preserve">the adjustment for </w:t>
      </w:r>
      <w:r w:rsidRPr="00E43813">
        <w:t xml:space="preserve">variable burst </w:t>
      </w:r>
      <w:r w:rsidRPr="001D048E">
        <w:t>sizes</w:t>
      </w:r>
      <w:r w:rsidRPr="00A96EDE">
        <w:rPr>
          <w:bCs/>
        </w:rPr>
        <w:t xml:space="preserve"> can be realized by existing spec already</w:t>
      </w:r>
    </w:p>
    <w:p w14:paraId="0F59E0D5" w14:textId="77777777" w:rsidR="00CF51EF" w:rsidRPr="00E43813" w:rsidRDefault="00CF51EF" w:rsidP="00CF6E6D">
      <w:pPr>
        <w:pStyle w:val="ListParagraph"/>
        <w:numPr>
          <w:ilvl w:val="0"/>
          <w:numId w:val="354"/>
        </w:numPr>
      </w:pPr>
      <w:r w:rsidRPr="00BF0A30">
        <w:rPr>
          <w:b/>
          <w:bCs/>
        </w:rPr>
        <w:t>Low priority Issue 1-5</w:t>
      </w:r>
      <w:r w:rsidRPr="00E43813">
        <w:t>: low latency handling</w:t>
      </w:r>
      <w:r>
        <w:t xml:space="preserve"> </w:t>
      </w:r>
    </w:p>
    <w:p w14:paraId="06130A66" w14:textId="77777777" w:rsidR="00CF51EF" w:rsidRPr="00E43813" w:rsidRDefault="00CF51EF" w:rsidP="00CF6E6D">
      <w:pPr>
        <w:pStyle w:val="ListParagraph"/>
        <w:numPr>
          <w:ilvl w:val="0"/>
          <w:numId w:val="354"/>
        </w:numPr>
        <w:spacing w:after="0"/>
        <w:ind w:left="714" w:hanging="357"/>
      </w:pPr>
      <w:r>
        <w:rPr>
          <w:b/>
          <w:bCs/>
        </w:rPr>
        <w:t>Low priority</w:t>
      </w:r>
      <w:r w:rsidRPr="00E43813">
        <w:rPr>
          <w:b/>
          <w:bCs/>
        </w:rPr>
        <w:t xml:space="preserve"> Issue 1-6</w:t>
      </w:r>
      <w:r w:rsidRPr="00E43813">
        <w:t>: SFN wraparound mismatch</w:t>
      </w:r>
      <w:r>
        <w:t xml:space="preserve"> (if handled in RAN1)</w:t>
      </w:r>
    </w:p>
    <w:p w14:paraId="23829551" w14:textId="77777777" w:rsidR="00CF51EF" w:rsidRPr="00E43813" w:rsidRDefault="00CF51EF" w:rsidP="00A6257E">
      <w:r w:rsidRPr="00E43813">
        <w:rPr>
          <w:lang w:eastAsia="zh-CN"/>
        </w:rPr>
        <w:t>FFS</w:t>
      </w:r>
      <w:r>
        <w:rPr>
          <w:lang w:eastAsia="zh-CN"/>
        </w:rPr>
        <w:t>:</w:t>
      </w:r>
      <w:r w:rsidRPr="00E43813">
        <w:rPr>
          <w:lang w:eastAsia="zh-CN"/>
        </w:rPr>
        <w:t xml:space="preserve"> how the solutions or the combination of the solutions can handle all the identified issues.</w:t>
      </w:r>
    </w:p>
    <w:p w14:paraId="63A708FC" w14:textId="77777777" w:rsidR="00CF51EF" w:rsidRPr="00E43813" w:rsidRDefault="00CF51EF" w:rsidP="00A6257E">
      <w:r w:rsidRPr="00E43813">
        <w:t>Note</w:t>
      </w:r>
      <w:r>
        <w:t xml:space="preserve"> 1</w:t>
      </w:r>
      <w:r w:rsidRPr="00E43813">
        <w:t xml:space="preserve">: Other </w:t>
      </w:r>
      <w:r>
        <w:rPr>
          <w:rFonts w:eastAsia="DengXian"/>
          <w:lang w:eastAsia="zh-CN"/>
        </w:rPr>
        <w:t>considerations</w:t>
      </w:r>
      <w:r w:rsidRPr="00E43813">
        <w:rPr>
          <w:rFonts w:eastAsia="DengXian"/>
          <w:lang w:eastAsia="zh-CN"/>
        </w:rPr>
        <w:t xml:space="preserve"> </w:t>
      </w:r>
      <w:r w:rsidRPr="00E43813">
        <w:t>are not precluded</w:t>
      </w:r>
    </w:p>
    <w:p w14:paraId="1A108D1B" w14:textId="77777777" w:rsidR="00CF51EF" w:rsidRDefault="00CF51EF" w:rsidP="00A6257E">
      <w:r>
        <w:t xml:space="preserve">Note 2: </w:t>
      </w:r>
      <w:r>
        <w:rPr>
          <w:rFonts w:eastAsia="DengXian"/>
          <w:lang w:eastAsia="zh-CN"/>
        </w:rPr>
        <w:t>I</w:t>
      </w:r>
      <w:r w:rsidRPr="00E43813">
        <w:rPr>
          <w:rFonts w:eastAsia="DengXian"/>
          <w:lang w:eastAsia="zh-CN"/>
        </w:rPr>
        <w:t>t can also be adopted for addressing issue 1-1</w:t>
      </w:r>
    </w:p>
    <w:p w14:paraId="08020B52" w14:textId="77777777" w:rsidR="00CF51EF" w:rsidRDefault="00CF51EF" w:rsidP="00A6257E">
      <w:r w:rsidRPr="004A3A50">
        <w:t>Note</w:t>
      </w:r>
      <w:r>
        <w:t xml:space="preserve"> 3</w:t>
      </w:r>
      <w:r w:rsidRPr="004A3A50">
        <w:t>: Companies are encou</w:t>
      </w:r>
      <w:r>
        <w:t>ra</w:t>
      </w:r>
      <w:r w:rsidRPr="004A3A50">
        <w:t>ged to clarify or provide more details of the proposed solutions, for addressing concerns from the group.</w:t>
      </w:r>
    </w:p>
    <w:p w14:paraId="5178F958" w14:textId="27A58A4E" w:rsidR="00CF51EF" w:rsidRPr="004A3A50" w:rsidRDefault="00CF51EF" w:rsidP="00CF51EF">
      <w:r w:rsidRPr="00223C94">
        <w:t xml:space="preserve">Additional details can be found in </w:t>
      </w:r>
      <w:hyperlink r:id="rId2807" w:history="1">
        <w:r w:rsidR="000B5C49">
          <w:rPr>
            <w:rStyle w:val="Hyperlink"/>
          </w:rPr>
          <w:t>R1-2205411</w:t>
        </w:r>
      </w:hyperlink>
      <w:r w:rsidRPr="00223C94">
        <w:t>.</w:t>
      </w:r>
    </w:p>
    <w:p w14:paraId="2902736C" w14:textId="77777777" w:rsidR="00CF51EF" w:rsidRDefault="00CF51EF" w:rsidP="00CF51EF">
      <w:pPr>
        <w:rPr>
          <w:lang w:eastAsia="x-none"/>
        </w:rPr>
      </w:pPr>
    </w:p>
    <w:p w14:paraId="5D5355CE" w14:textId="77777777" w:rsidR="00A6257E" w:rsidRPr="00B46BF5" w:rsidRDefault="00A6257E" w:rsidP="00A6257E">
      <w:pPr>
        <w:rPr>
          <w:rFonts w:ascii="Times New Roman" w:hAnsi="Times New Roman"/>
          <w:szCs w:val="20"/>
          <w:highlight w:val="green"/>
        </w:rPr>
      </w:pPr>
      <w:r>
        <w:rPr>
          <w:rFonts w:ascii="Times New Roman" w:hAnsi="Times New Roman"/>
          <w:szCs w:val="20"/>
          <w:highlight w:val="green"/>
        </w:rPr>
        <w:t>Agreement</w:t>
      </w:r>
      <w:r w:rsidRPr="00B46BF5">
        <w:rPr>
          <w:rFonts w:ascii="Times New Roman" w:hAnsi="Times New Roman"/>
          <w:szCs w:val="20"/>
          <w:highlight w:val="green"/>
        </w:rPr>
        <w:t>:</w:t>
      </w:r>
    </w:p>
    <w:p w14:paraId="56433E9B" w14:textId="77777777" w:rsidR="00CF51EF" w:rsidRPr="00A6257E" w:rsidRDefault="00CF51EF" w:rsidP="00CF51EF">
      <w:r w:rsidRPr="00A6257E">
        <w:t>For power saving study of Rel-18 XR SI, PDCCH monitoring enhancements to evaluate in this study item are to be selected from the following</w:t>
      </w:r>
    </w:p>
    <w:p w14:paraId="6CC5A4DC" w14:textId="77777777" w:rsidR="00CF51EF" w:rsidRPr="003A0F12" w:rsidRDefault="00CF51EF" w:rsidP="00CF6E6D">
      <w:pPr>
        <w:pStyle w:val="ListParagraph"/>
        <w:numPr>
          <w:ilvl w:val="0"/>
          <w:numId w:val="355"/>
        </w:numPr>
        <w:rPr>
          <w:bCs/>
        </w:rPr>
      </w:pPr>
      <w:r w:rsidRPr="003A0F12">
        <w:rPr>
          <w:b/>
        </w:rPr>
        <w:t>Low priority Issue 2-1</w:t>
      </w:r>
      <w:r w:rsidRPr="003A0F12">
        <w:t xml:space="preserve">: Alignment between PDCCH monitoring and XR traffic to resolve the mismatch between PDCCH monitoring periodicity and XR traffic periodicity. </w:t>
      </w:r>
    </w:p>
    <w:p w14:paraId="755282FB" w14:textId="77777777" w:rsidR="00CF51EF" w:rsidRPr="003A0F12" w:rsidRDefault="00CF51EF" w:rsidP="00CF6E6D">
      <w:pPr>
        <w:pStyle w:val="ListParagraph"/>
        <w:numPr>
          <w:ilvl w:val="1"/>
          <w:numId w:val="355"/>
        </w:numPr>
        <w:rPr>
          <w:bCs/>
        </w:rPr>
      </w:pPr>
      <w:r w:rsidRPr="003A0F12">
        <w:t>Note: some companies think Rel-17 PDCCH monitoring adaptation can solve issue 2-1 or achieve similar intended outcome</w:t>
      </w:r>
    </w:p>
    <w:p w14:paraId="7977C925" w14:textId="77777777" w:rsidR="00CF51EF" w:rsidRPr="003A0F12" w:rsidRDefault="00CF51EF" w:rsidP="00CF6E6D">
      <w:pPr>
        <w:pStyle w:val="ListParagraph"/>
        <w:numPr>
          <w:ilvl w:val="1"/>
          <w:numId w:val="355"/>
        </w:numPr>
        <w:rPr>
          <w:bCs/>
        </w:rPr>
      </w:pPr>
      <w:r w:rsidRPr="003A0F12">
        <w:t>Note: Solutions proposed for Issue 2-1 and those proposed for Issue 1-1 are motivated by the same issue, namely non-integer XR traffic periodicity. It is to be studied how they compare in in terms of power saving gain and capacity, (a) solutions proposed for Issue 1-1; (b) solutions proposed for Issue 2-1.</w:t>
      </w:r>
    </w:p>
    <w:p w14:paraId="036C9B4A" w14:textId="77777777" w:rsidR="00CF51EF" w:rsidRPr="003A0F12" w:rsidRDefault="00CF51EF" w:rsidP="00CF6E6D">
      <w:pPr>
        <w:pStyle w:val="ListParagraph"/>
        <w:numPr>
          <w:ilvl w:val="0"/>
          <w:numId w:val="355"/>
        </w:numPr>
      </w:pPr>
      <w:r w:rsidRPr="003A0F12">
        <w:rPr>
          <w:b/>
        </w:rPr>
        <w:t>Low priority Issue 2-2</w:t>
      </w:r>
      <w:r w:rsidRPr="003A0F12">
        <w:t xml:space="preserve">: XR-dedicated PDCCH monitoring window to supplement CDRX for multi-flow traffic. </w:t>
      </w:r>
    </w:p>
    <w:p w14:paraId="788E0952" w14:textId="77777777" w:rsidR="00CF51EF" w:rsidRPr="003A0F12" w:rsidRDefault="00CF51EF" w:rsidP="00CF6E6D">
      <w:pPr>
        <w:pStyle w:val="ListParagraph"/>
        <w:numPr>
          <w:ilvl w:val="1"/>
          <w:numId w:val="355"/>
        </w:numPr>
      </w:pPr>
      <w:r w:rsidRPr="003A0F12">
        <w:t>Note: some companies think Rel-17 PDCCH monitoring adaptation can solve issue 2-2 or achieve similar intended outcome</w:t>
      </w:r>
    </w:p>
    <w:p w14:paraId="7C088BC4" w14:textId="77777777" w:rsidR="00CF51EF" w:rsidRPr="003A0F12" w:rsidRDefault="00CF51EF" w:rsidP="00CF6E6D">
      <w:pPr>
        <w:pStyle w:val="ListParagraph"/>
        <w:numPr>
          <w:ilvl w:val="1"/>
          <w:numId w:val="355"/>
        </w:numPr>
      </w:pPr>
      <w:r w:rsidRPr="003A0F12">
        <w:t>Note: Solutions proposed for Issue 2-2 and those proposed for Issue 1-3 are motivated by the same issue, namely multiple XR traffic flows. It is to be studied how they compare in in terms of power saving gain and capacity, (a) solutions proposed for Issue 1-3; (b) solutions proposed for Issue 2-2.</w:t>
      </w:r>
    </w:p>
    <w:p w14:paraId="6EE6DD81" w14:textId="77777777" w:rsidR="00CF51EF" w:rsidRPr="003A0F12" w:rsidRDefault="00CF51EF" w:rsidP="00CF6E6D">
      <w:pPr>
        <w:pStyle w:val="ListParagraph"/>
        <w:numPr>
          <w:ilvl w:val="0"/>
          <w:numId w:val="355"/>
        </w:numPr>
      </w:pPr>
      <w:r>
        <w:rPr>
          <w:b/>
        </w:rPr>
        <w:t xml:space="preserve">High priority </w:t>
      </w:r>
      <w:r w:rsidRPr="003A0F12">
        <w:rPr>
          <w:b/>
        </w:rPr>
        <w:t>Issue 2-3</w:t>
      </w:r>
      <w:r w:rsidRPr="003A0F12">
        <w:t xml:space="preserve">: Enhancements to Rel-17 PDCCH monitoring adaptation. </w:t>
      </w:r>
    </w:p>
    <w:p w14:paraId="29CC8F15" w14:textId="77777777" w:rsidR="00CF51EF" w:rsidRPr="000F52B6" w:rsidRDefault="00CF51EF" w:rsidP="00CF6E6D">
      <w:pPr>
        <w:pStyle w:val="ListParagraph"/>
        <w:numPr>
          <w:ilvl w:val="1"/>
          <w:numId w:val="355"/>
        </w:numPr>
        <w:spacing w:after="0"/>
      </w:pPr>
      <w:r w:rsidRPr="000F52B6">
        <w:t>Note: Discussion on some enhancements may depend on the outcome of Rel-17 PDCCH monitoring adaptation maintenance</w:t>
      </w:r>
    </w:p>
    <w:p w14:paraId="2799DDCA" w14:textId="77777777" w:rsidR="00CF51EF" w:rsidRPr="003A0F12" w:rsidRDefault="00CF51EF" w:rsidP="00CF6E6D">
      <w:pPr>
        <w:pStyle w:val="ListParagraph"/>
        <w:numPr>
          <w:ilvl w:val="1"/>
          <w:numId w:val="355"/>
        </w:numPr>
        <w:spacing w:after="0"/>
      </w:pPr>
      <w:r>
        <w:t xml:space="preserve">Note: </w:t>
      </w:r>
      <w:r>
        <w:rPr>
          <w:rFonts w:eastAsia="DengXian"/>
          <w:lang w:eastAsia="zh-CN"/>
        </w:rPr>
        <w:t>T</w:t>
      </w:r>
      <w:r w:rsidRPr="00FF0688">
        <w:rPr>
          <w:rFonts w:eastAsia="DengXian"/>
          <w:lang w:eastAsia="zh-CN"/>
        </w:rPr>
        <w:t>he study on enhancement to R17 PDCCH monitoring adaptation should focus on the techniques that are used for addressing XR-specific issues, e.g., jitter</w:t>
      </w:r>
    </w:p>
    <w:p w14:paraId="54DE5AF5" w14:textId="77777777" w:rsidR="00CF51EF" w:rsidRDefault="00CF51EF" w:rsidP="00A6257E">
      <w:r>
        <w:t xml:space="preserve">Note 1: </w:t>
      </w:r>
      <w:r w:rsidRPr="003A0F12">
        <w:t>Other considerations are not precluded</w:t>
      </w:r>
    </w:p>
    <w:p w14:paraId="71545B44" w14:textId="77777777" w:rsidR="00CF51EF" w:rsidRPr="00E43813" w:rsidRDefault="00CF51EF" w:rsidP="00A6257E">
      <w:r>
        <w:t xml:space="preserve">Note 2: </w:t>
      </w:r>
      <w:r w:rsidRPr="004A3A50">
        <w:t>Companies are encou</w:t>
      </w:r>
      <w:r>
        <w:t>ra</w:t>
      </w:r>
      <w:r w:rsidRPr="004A3A50">
        <w:t xml:space="preserve">ged to clarify or provide more details of the proposed solutions, for addressing concerns from the group. </w:t>
      </w:r>
    </w:p>
    <w:p w14:paraId="4C3E3FFB" w14:textId="77777777" w:rsidR="00CF51EF" w:rsidRDefault="00CF51EF" w:rsidP="00CF51EF">
      <w:pPr>
        <w:rPr>
          <w:lang w:eastAsia="x-none"/>
        </w:rPr>
      </w:pPr>
    </w:p>
    <w:p w14:paraId="610F981A" w14:textId="77777777" w:rsidR="00A6257E" w:rsidRPr="00B46BF5" w:rsidRDefault="00A6257E" w:rsidP="00A6257E">
      <w:pPr>
        <w:rPr>
          <w:rFonts w:ascii="Times New Roman" w:hAnsi="Times New Roman"/>
          <w:szCs w:val="20"/>
          <w:highlight w:val="green"/>
        </w:rPr>
      </w:pPr>
      <w:r>
        <w:rPr>
          <w:rFonts w:ascii="Times New Roman" w:hAnsi="Times New Roman"/>
          <w:szCs w:val="20"/>
          <w:highlight w:val="green"/>
        </w:rPr>
        <w:t>Agreement</w:t>
      </w:r>
      <w:r w:rsidRPr="00B46BF5">
        <w:rPr>
          <w:rFonts w:ascii="Times New Roman" w:hAnsi="Times New Roman"/>
          <w:szCs w:val="20"/>
          <w:highlight w:val="green"/>
        </w:rPr>
        <w:t>:</w:t>
      </w:r>
    </w:p>
    <w:p w14:paraId="4C416BEC" w14:textId="77777777" w:rsidR="00CF51EF" w:rsidRPr="00223C94" w:rsidRDefault="00CF51EF" w:rsidP="00CF51EF">
      <w:r w:rsidRPr="00223C94">
        <w:t>For Rel-18 XR power saving enhancements, RAN1 further discusses by RAN1 #110 whether the issues below are to be addressed, and if so, which solutions should be selected for evaluation in this study item. These issues are low priority.</w:t>
      </w:r>
    </w:p>
    <w:p w14:paraId="04D60B57" w14:textId="77777777" w:rsidR="00CF51EF" w:rsidRPr="00223C94" w:rsidRDefault="00CF51EF" w:rsidP="00CF6E6D">
      <w:pPr>
        <w:pStyle w:val="ListParagraph"/>
        <w:numPr>
          <w:ilvl w:val="0"/>
          <w:numId w:val="355"/>
        </w:numPr>
        <w:spacing w:after="0"/>
        <w:ind w:hanging="357"/>
      </w:pPr>
      <w:r w:rsidRPr="00223C94">
        <w:t xml:space="preserve">Issue 3-1: Misaligned UE transmission and reception. </w:t>
      </w:r>
    </w:p>
    <w:p w14:paraId="227DAA7A" w14:textId="77777777" w:rsidR="00CF51EF" w:rsidRPr="00223C94" w:rsidRDefault="00CF51EF" w:rsidP="00CF6E6D">
      <w:pPr>
        <w:pStyle w:val="ListParagraph"/>
        <w:numPr>
          <w:ilvl w:val="0"/>
          <w:numId w:val="355"/>
        </w:numPr>
        <w:spacing w:after="0"/>
        <w:ind w:hanging="357"/>
      </w:pPr>
      <w:r w:rsidRPr="00223C94">
        <w:t>Issue 3-2: Power saving by XR-aware scheduling.</w:t>
      </w:r>
    </w:p>
    <w:p w14:paraId="4A01C1B1" w14:textId="77777777" w:rsidR="00CF51EF" w:rsidRPr="00223C94" w:rsidRDefault="00CF51EF" w:rsidP="00CF6E6D">
      <w:pPr>
        <w:pStyle w:val="ListParagraph"/>
        <w:numPr>
          <w:ilvl w:val="1"/>
          <w:numId w:val="355"/>
        </w:numPr>
        <w:spacing w:after="0"/>
        <w:ind w:hanging="357"/>
      </w:pPr>
      <w:r w:rsidRPr="00223C94">
        <w:t>Note 1b: XR SI objective has XR-awareness in RAN listed as a specific topic of RAN2 study</w:t>
      </w:r>
    </w:p>
    <w:p w14:paraId="4070860E" w14:textId="77777777" w:rsidR="00CF51EF" w:rsidRPr="00223C94" w:rsidRDefault="00CF51EF" w:rsidP="00CF6E6D">
      <w:pPr>
        <w:pStyle w:val="ListParagraph"/>
        <w:numPr>
          <w:ilvl w:val="0"/>
          <w:numId w:val="355"/>
        </w:numPr>
        <w:spacing w:after="0"/>
        <w:ind w:hanging="357"/>
      </w:pPr>
      <w:r w:rsidRPr="00223C94">
        <w:t xml:space="preserve">Issue 3-3: Unnecessary data transmission in allocated resources. </w:t>
      </w:r>
    </w:p>
    <w:p w14:paraId="37D3B05C" w14:textId="77777777" w:rsidR="00CF51EF" w:rsidRDefault="00CF51EF" w:rsidP="00A6257E">
      <w:r w:rsidRPr="0030343C">
        <w:t>Note 1: Rel-18 XR SI objective only has CDRX enhancements and PDCCH monitoring enhancements</w:t>
      </w:r>
      <w:r>
        <w:t xml:space="preserve"> explicitly listed</w:t>
      </w:r>
      <w:r w:rsidRPr="0030343C">
        <w:t xml:space="preserve"> as focus of RAN1 study</w:t>
      </w:r>
    </w:p>
    <w:p w14:paraId="4F219B21" w14:textId="77777777" w:rsidR="00CF51EF" w:rsidRPr="0030343C" w:rsidRDefault="00CF51EF" w:rsidP="00A6257E">
      <w:r w:rsidRPr="0030343C">
        <w:t xml:space="preserve">Note </w:t>
      </w:r>
      <w:r>
        <w:t>2</w:t>
      </w:r>
      <w:r w:rsidRPr="0030343C">
        <w:t>: Other considerations are not precluded</w:t>
      </w:r>
    </w:p>
    <w:p w14:paraId="5749156E" w14:textId="77777777" w:rsidR="00CF51EF" w:rsidRDefault="00CF51EF" w:rsidP="00CF51EF">
      <w:pPr>
        <w:rPr>
          <w:lang w:eastAsia="x-none"/>
        </w:rPr>
      </w:pPr>
    </w:p>
    <w:p w14:paraId="29C81200" w14:textId="1CF2C244" w:rsidR="00CF51EF" w:rsidRDefault="00CF51EF" w:rsidP="00CF51EF">
      <w:pPr>
        <w:rPr>
          <w:lang w:eastAsia="x-none"/>
        </w:rPr>
      </w:pPr>
    </w:p>
    <w:p w14:paraId="28135BC8" w14:textId="2B6CBD98" w:rsidR="00223C94" w:rsidRDefault="00223C94" w:rsidP="00CF51EF">
      <w:pPr>
        <w:rPr>
          <w:lang w:eastAsia="x-none"/>
        </w:rPr>
      </w:pPr>
      <w:r w:rsidRPr="00223C94">
        <w:rPr>
          <w:b/>
          <w:bCs/>
          <w:lang w:eastAsia="x-none"/>
        </w:rPr>
        <w:t>Decision</w:t>
      </w:r>
      <w:r>
        <w:rPr>
          <w:lang w:eastAsia="x-none"/>
        </w:rPr>
        <w:t>: As per email decision posted on May 21</w:t>
      </w:r>
      <w:r w:rsidRPr="00223C94">
        <w:rPr>
          <w:vertAlign w:val="superscript"/>
          <w:lang w:eastAsia="x-none"/>
        </w:rPr>
        <w:t>st</w:t>
      </w:r>
      <w:r>
        <w:rPr>
          <w:lang w:eastAsia="x-none"/>
        </w:rPr>
        <w:t>,</w:t>
      </w:r>
    </w:p>
    <w:p w14:paraId="1A41A57A" w14:textId="77777777" w:rsidR="00223C94" w:rsidRPr="00223C94" w:rsidRDefault="00223C94" w:rsidP="00223C94">
      <w:pPr>
        <w:rPr>
          <w:rFonts w:ascii="Times New Roman" w:eastAsia="Gulim" w:hAnsi="Times New Roman"/>
          <w:bCs/>
          <w:szCs w:val="22"/>
          <w:u w:val="single"/>
          <w:lang w:val="en-US" w:eastAsia="ko-KR"/>
        </w:rPr>
      </w:pPr>
      <w:r w:rsidRPr="00223C94">
        <w:rPr>
          <w:rFonts w:ascii="Times New Roman" w:hAnsi="Times New Roman"/>
          <w:bCs/>
          <w:szCs w:val="22"/>
          <w:u w:val="single"/>
        </w:rPr>
        <w:t>Conclusion</w:t>
      </w:r>
    </w:p>
    <w:p w14:paraId="6375E620" w14:textId="77777777" w:rsidR="00223C94" w:rsidRPr="00574D44" w:rsidRDefault="00223C94" w:rsidP="00CF6E6D">
      <w:pPr>
        <w:pStyle w:val="ListParagraph"/>
        <w:numPr>
          <w:ilvl w:val="0"/>
          <w:numId w:val="591"/>
        </w:numPr>
      </w:pPr>
      <w:r w:rsidRPr="00574D44">
        <w:t>If no evaluation result is provided by any company for an issue, the issue is deprioritized. The issue and proposed enhancements for the issue will not be captured by RAN1 in TR 38.835.</w:t>
      </w:r>
    </w:p>
    <w:p w14:paraId="3D0A4B4B" w14:textId="77777777" w:rsidR="00223C94" w:rsidRPr="00574D44" w:rsidRDefault="00223C94" w:rsidP="00CF6E6D">
      <w:pPr>
        <w:pStyle w:val="ListParagraph"/>
        <w:numPr>
          <w:ilvl w:val="0"/>
          <w:numId w:val="591"/>
        </w:numPr>
      </w:pPr>
      <w:r w:rsidRPr="00574D44">
        <w:t>If no evaluation result is provided by the proponent company for a proposed enhancement, the proposed enhancement is deprioritized. The proposed enhancement will not be captured by RAN1 in TR 38.835.</w:t>
      </w:r>
    </w:p>
    <w:p w14:paraId="4EF744C7" w14:textId="77777777" w:rsidR="00223C94" w:rsidRPr="00574D44" w:rsidRDefault="00223C94" w:rsidP="00CF6E6D">
      <w:pPr>
        <w:pStyle w:val="ListParagraph"/>
        <w:numPr>
          <w:ilvl w:val="0"/>
          <w:numId w:val="591"/>
        </w:numPr>
      </w:pPr>
      <w:r w:rsidRPr="00574D44">
        <w:lastRenderedPageBreak/>
        <w:t>If multiple enhancement techniques are proposed for the same issue, there can be down selection among them for the consideration of candidate enhancement for study item recommendation by RAN1 at least based on performance (power saving and capacity), spec impact, signaling overhead and implementation complexity.</w:t>
      </w:r>
    </w:p>
    <w:p w14:paraId="7F165989" w14:textId="77777777" w:rsidR="00223C94" w:rsidRPr="00574D44" w:rsidRDefault="00223C94" w:rsidP="00CF6E6D">
      <w:pPr>
        <w:pStyle w:val="ListParagraph"/>
        <w:numPr>
          <w:ilvl w:val="0"/>
          <w:numId w:val="591"/>
        </w:numPr>
      </w:pPr>
      <w:r w:rsidRPr="00574D44">
        <w:t>Companies are encouraged to provide detailed information for both the proposed enhancement and the existing power saving features used as the performance reference so that the evaluation results for both can be reproduced by other companies.</w:t>
      </w:r>
    </w:p>
    <w:p w14:paraId="1775D568" w14:textId="77777777" w:rsidR="00223C94" w:rsidRPr="00574D44" w:rsidRDefault="00223C94" w:rsidP="00CF6E6D">
      <w:pPr>
        <w:pStyle w:val="ListParagraph"/>
        <w:numPr>
          <w:ilvl w:val="0"/>
          <w:numId w:val="591"/>
        </w:numPr>
      </w:pPr>
      <w:r w:rsidRPr="00574D44">
        <w:t>When using existing power saving features as the performance reference, companies are encouraged to configure the existing power saving features to achieve the best performance.</w:t>
      </w:r>
    </w:p>
    <w:p w14:paraId="1E88BB58" w14:textId="77777777" w:rsidR="00223C94" w:rsidRPr="00574D44" w:rsidRDefault="00223C94" w:rsidP="00CF6E6D">
      <w:pPr>
        <w:pStyle w:val="ListParagraph"/>
        <w:numPr>
          <w:ilvl w:val="0"/>
          <w:numId w:val="591"/>
        </w:numPr>
      </w:pPr>
      <w:r w:rsidRPr="00574D44">
        <w:t>For evaluation of a proposed enhancement and evaluation of the existing power saving features as performance reference, companies are encouraged to provide the high load case (as defined in TR 38.838, Section A.2) results. Results for low load case can also be reported optionally.</w:t>
      </w:r>
    </w:p>
    <w:p w14:paraId="2C6C6A4B" w14:textId="77777777" w:rsidR="00CF51EF" w:rsidRDefault="00CF51EF" w:rsidP="004E7AB7">
      <w:pPr>
        <w:rPr>
          <w:lang w:eastAsia="x-none"/>
        </w:rPr>
      </w:pPr>
    </w:p>
    <w:p w14:paraId="2C08C3C9" w14:textId="4D00AE67" w:rsidR="004E7AB7" w:rsidRPr="00223C94" w:rsidRDefault="001B5688" w:rsidP="004E7AB7">
      <w:pPr>
        <w:rPr>
          <w:b/>
          <w:bCs/>
          <w:lang w:eastAsia="x-none"/>
        </w:rPr>
      </w:pPr>
      <w:hyperlink r:id="rId2808" w:history="1">
        <w:r w:rsidR="000B5C49">
          <w:rPr>
            <w:rStyle w:val="Hyperlink"/>
            <w:b/>
            <w:bCs/>
            <w:lang w:eastAsia="x-none"/>
          </w:rPr>
          <w:t>R1-2205412</w:t>
        </w:r>
      </w:hyperlink>
      <w:r w:rsidR="004E7AB7" w:rsidRPr="00223C94">
        <w:rPr>
          <w:b/>
          <w:bCs/>
          <w:lang w:eastAsia="x-none"/>
        </w:rPr>
        <w:tab/>
        <w:t>Final Moderator Summary on XR specific power saving techniques</w:t>
      </w:r>
      <w:r w:rsidR="004E7AB7" w:rsidRPr="00223C94">
        <w:rPr>
          <w:b/>
          <w:bCs/>
          <w:lang w:eastAsia="x-none"/>
        </w:rPr>
        <w:tab/>
        <w:t>Moderator (Qualcomm)</w:t>
      </w:r>
    </w:p>
    <w:p w14:paraId="1C4E3A5F" w14:textId="77777777" w:rsidR="004E7AB7" w:rsidRDefault="004E7AB7" w:rsidP="0052265B">
      <w:pPr>
        <w:rPr>
          <w:lang w:eastAsia="x-none"/>
        </w:rPr>
      </w:pPr>
    </w:p>
    <w:p w14:paraId="6E9662B8" w14:textId="77777777" w:rsidR="0052265B" w:rsidRDefault="0052265B" w:rsidP="0052265B">
      <w:pPr>
        <w:rPr>
          <w:lang w:eastAsia="x-none"/>
        </w:rPr>
      </w:pPr>
    </w:p>
    <w:p w14:paraId="72B187AA" w14:textId="77777777" w:rsidR="0052265B" w:rsidRPr="00016466" w:rsidRDefault="0052265B" w:rsidP="00223C94">
      <w:pPr>
        <w:pBdr>
          <w:top w:val="single" w:sz="4" w:space="1" w:color="auto"/>
        </w:pBdr>
        <w:rPr>
          <w:lang w:val="fr-FR" w:eastAsia="x-none"/>
        </w:rPr>
      </w:pPr>
      <w:r w:rsidRPr="00016466">
        <w:rPr>
          <w:lang w:val="fr-FR" w:eastAsia="x-none"/>
        </w:rPr>
        <w:t>[109-e-R18-XR-03] – Huilin (Qualcomm)</w:t>
      </w:r>
    </w:p>
    <w:p w14:paraId="775EFEBD" w14:textId="3F7C3002" w:rsidR="0052265B" w:rsidRPr="00016466" w:rsidRDefault="0052265B" w:rsidP="0052265B">
      <w:pPr>
        <w:rPr>
          <w:lang w:eastAsia="x-none"/>
        </w:rPr>
      </w:pPr>
      <w:r w:rsidRPr="00016466">
        <w:rPr>
          <w:lang w:eastAsia="x-none"/>
        </w:rPr>
        <w:t>Email discussion on incoming LS (</w:t>
      </w:r>
      <w:hyperlink r:id="rId2809" w:history="1">
        <w:r w:rsidR="000B5C49">
          <w:rPr>
            <w:rStyle w:val="Hyperlink"/>
            <w:lang w:eastAsia="x-none"/>
          </w:rPr>
          <w:t>R1-2203219</w:t>
        </w:r>
      </w:hyperlink>
      <w:r w:rsidRPr="00016466">
        <w:rPr>
          <w:lang w:eastAsia="x-none"/>
        </w:rPr>
        <w:t>) on UE Power Saving for XR and Media Services by May 18</w:t>
      </w:r>
    </w:p>
    <w:p w14:paraId="125F7DF7" w14:textId="77777777" w:rsidR="0052265B" w:rsidRPr="00016466" w:rsidRDefault="0052265B" w:rsidP="00842CF4">
      <w:pPr>
        <w:numPr>
          <w:ilvl w:val="0"/>
          <w:numId w:val="104"/>
        </w:numPr>
        <w:rPr>
          <w:lang w:eastAsia="x-none"/>
        </w:rPr>
      </w:pPr>
      <w:r w:rsidRPr="00016466">
        <w:rPr>
          <w:lang w:eastAsia="x-none"/>
        </w:rPr>
        <w:t>Email discussion to start on May 10</w:t>
      </w:r>
    </w:p>
    <w:p w14:paraId="74703662" w14:textId="6E2F0EFA" w:rsidR="0052265B" w:rsidRPr="00016466" w:rsidRDefault="0052265B" w:rsidP="00842CF4">
      <w:pPr>
        <w:numPr>
          <w:ilvl w:val="0"/>
          <w:numId w:val="104"/>
        </w:numPr>
        <w:rPr>
          <w:lang w:eastAsia="x-none"/>
        </w:rPr>
      </w:pPr>
      <w:r w:rsidRPr="00016466">
        <w:rPr>
          <w:lang w:eastAsia="x-none"/>
        </w:rPr>
        <w:t xml:space="preserve">Relevant tdocs: </w:t>
      </w:r>
      <w:hyperlink r:id="rId2810" w:history="1">
        <w:r w:rsidR="000B5C49">
          <w:rPr>
            <w:rStyle w:val="Hyperlink"/>
            <w:lang w:eastAsia="x-none"/>
          </w:rPr>
          <w:t>R1-2203395</w:t>
        </w:r>
      </w:hyperlink>
      <w:r w:rsidRPr="00016466">
        <w:rPr>
          <w:lang w:eastAsia="x-none"/>
        </w:rPr>
        <w:t xml:space="preserve">, </w:t>
      </w:r>
      <w:hyperlink r:id="rId2811" w:history="1">
        <w:r w:rsidR="000B5C49">
          <w:rPr>
            <w:rStyle w:val="Hyperlink"/>
            <w:lang w:eastAsia="x-none"/>
          </w:rPr>
          <w:t>R1-2203487</w:t>
        </w:r>
      </w:hyperlink>
      <w:r w:rsidRPr="00016466">
        <w:rPr>
          <w:lang w:eastAsia="x-none"/>
        </w:rPr>
        <w:t xml:space="preserve">, </w:t>
      </w:r>
      <w:hyperlink r:id="rId2812" w:history="1">
        <w:r w:rsidR="000B5C49">
          <w:rPr>
            <w:rStyle w:val="Hyperlink"/>
            <w:lang w:eastAsia="x-none"/>
          </w:rPr>
          <w:t>R1-2203591</w:t>
        </w:r>
      </w:hyperlink>
      <w:r w:rsidRPr="00016466">
        <w:rPr>
          <w:lang w:eastAsia="x-none"/>
        </w:rPr>
        <w:t xml:space="preserve">, </w:t>
      </w:r>
      <w:hyperlink r:id="rId2813" w:history="1">
        <w:r w:rsidR="000B5C49">
          <w:rPr>
            <w:rStyle w:val="Hyperlink"/>
            <w:lang w:eastAsia="x-none"/>
          </w:rPr>
          <w:t>R1-2203592</w:t>
        </w:r>
      </w:hyperlink>
      <w:r w:rsidRPr="00016466">
        <w:rPr>
          <w:lang w:eastAsia="x-none"/>
        </w:rPr>
        <w:t xml:space="preserve">, </w:t>
      </w:r>
      <w:hyperlink r:id="rId2814" w:history="1">
        <w:r w:rsidR="000B5C49">
          <w:rPr>
            <w:rStyle w:val="Hyperlink"/>
            <w:lang w:eastAsia="x-none"/>
          </w:rPr>
          <w:t>R1-2204126</w:t>
        </w:r>
      </w:hyperlink>
      <w:r w:rsidRPr="00016466">
        <w:rPr>
          <w:lang w:eastAsia="x-none"/>
        </w:rPr>
        <w:t xml:space="preserve">, </w:t>
      </w:r>
      <w:hyperlink r:id="rId2815" w:history="1">
        <w:r w:rsidR="000B5C49">
          <w:rPr>
            <w:rStyle w:val="Hyperlink"/>
            <w:lang w:eastAsia="x-none"/>
          </w:rPr>
          <w:t>R1-2204926</w:t>
        </w:r>
      </w:hyperlink>
      <w:r w:rsidRPr="00016466">
        <w:rPr>
          <w:lang w:eastAsia="x-none"/>
        </w:rPr>
        <w:t xml:space="preserve">, </w:t>
      </w:r>
      <w:hyperlink r:id="rId2816" w:history="1">
        <w:r w:rsidR="000B5C49">
          <w:rPr>
            <w:rStyle w:val="Hyperlink"/>
            <w:lang w:eastAsia="x-none"/>
          </w:rPr>
          <w:t>R1-2204969</w:t>
        </w:r>
      </w:hyperlink>
    </w:p>
    <w:p w14:paraId="09248E34" w14:textId="12CDDF7F" w:rsidR="004E7AB7" w:rsidRDefault="001B5688" w:rsidP="004E7AB7">
      <w:pPr>
        <w:rPr>
          <w:lang w:eastAsia="x-none"/>
        </w:rPr>
      </w:pPr>
      <w:hyperlink r:id="rId2817" w:history="1">
        <w:r w:rsidR="000B5C49">
          <w:rPr>
            <w:rStyle w:val="Hyperlink"/>
            <w:lang w:eastAsia="x-none"/>
          </w:rPr>
          <w:t>R1-2205413</w:t>
        </w:r>
      </w:hyperlink>
      <w:r w:rsidR="004E7AB7">
        <w:rPr>
          <w:lang w:eastAsia="x-none"/>
        </w:rPr>
        <w:tab/>
        <w:t>Draft Reply LS on UE Power Saving for XR and Media Services</w:t>
      </w:r>
      <w:r w:rsidR="004E7AB7">
        <w:rPr>
          <w:lang w:eastAsia="x-none"/>
        </w:rPr>
        <w:tab/>
        <w:t>Moderator (Qualcomm)</w:t>
      </w:r>
    </w:p>
    <w:p w14:paraId="7CFF5DEA" w14:textId="77777777" w:rsidR="00016466" w:rsidRDefault="00016466" w:rsidP="00A6257E">
      <w:pPr>
        <w:rPr>
          <w:lang w:eastAsia="x-none"/>
        </w:rPr>
      </w:pPr>
      <w:r>
        <w:rPr>
          <w:lang w:eastAsia="x-none"/>
        </w:rPr>
        <w:t>Further revised in</w:t>
      </w:r>
    </w:p>
    <w:p w14:paraId="1933DC9F" w14:textId="1036FC9E" w:rsidR="00A6257E" w:rsidRPr="00016466" w:rsidRDefault="001B5688" w:rsidP="00A6257E">
      <w:pPr>
        <w:rPr>
          <w:b/>
          <w:bCs/>
          <w:lang w:eastAsia="x-none"/>
        </w:rPr>
      </w:pPr>
      <w:hyperlink r:id="rId2818" w:history="1">
        <w:r w:rsidR="000B5C49">
          <w:rPr>
            <w:rStyle w:val="Hyperlink"/>
            <w:b/>
            <w:bCs/>
            <w:lang w:eastAsia="x-none"/>
          </w:rPr>
          <w:t>R1-2205530</w:t>
        </w:r>
      </w:hyperlink>
      <w:r w:rsidR="00A6257E" w:rsidRPr="00016466">
        <w:rPr>
          <w:b/>
          <w:bCs/>
          <w:lang w:eastAsia="x-none"/>
        </w:rPr>
        <w:tab/>
        <w:t>Draft Reply LS on UE Power Saving for XR and Media Services</w:t>
      </w:r>
      <w:r w:rsidR="00A6257E" w:rsidRPr="00016466">
        <w:rPr>
          <w:b/>
          <w:bCs/>
          <w:lang w:eastAsia="x-none"/>
        </w:rPr>
        <w:tab/>
        <w:t>Moderator (Qualcomm)</w:t>
      </w:r>
    </w:p>
    <w:p w14:paraId="29F2C121" w14:textId="12DC05C3" w:rsidR="00016466" w:rsidRDefault="00016466" w:rsidP="00A6257E">
      <w:pPr>
        <w:rPr>
          <w:lang w:eastAsia="x-none"/>
        </w:rPr>
      </w:pPr>
      <w:r w:rsidRPr="00016466">
        <w:rPr>
          <w:b/>
          <w:bCs/>
          <w:lang w:eastAsia="x-none"/>
        </w:rPr>
        <w:t>Decision</w:t>
      </w:r>
      <w:r>
        <w:rPr>
          <w:lang w:eastAsia="x-none"/>
        </w:rPr>
        <w:t xml:space="preserve"> from May 19</w:t>
      </w:r>
      <w:r w:rsidRPr="00016466">
        <w:rPr>
          <w:vertAlign w:val="superscript"/>
          <w:lang w:eastAsia="x-none"/>
        </w:rPr>
        <w:t>th</w:t>
      </w:r>
      <w:r>
        <w:rPr>
          <w:lang w:eastAsia="x-none"/>
        </w:rPr>
        <w:t xml:space="preserve"> GTW session: The draft reply LS to SA2 is endorsed with the following correction</w:t>
      </w:r>
    </w:p>
    <w:p w14:paraId="2A87CCB7" w14:textId="77777777" w:rsidR="00016466" w:rsidRPr="00016466" w:rsidRDefault="00016466" w:rsidP="00CF6E6D">
      <w:pPr>
        <w:pStyle w:val="ListParagraph"/>
        <w:numPr>
          <w:ilvl w:val="0"/>
          <w:numId w:val="356"/>
        </w:numPr>
        <w:rPr>
          <w:rFonts w:ascii="Arial" w:hAnsi="Arial" w:cs="Arial"/>
          <w:sz w:val="16"/>
          <w:szCs w:val="16"/>
        </w:rPr>
      </w:pPr>
      <w:r w:rsidRPr="00016466">
        <w:rPr>
          <w:rFonts w:ascii="Arial" w:hAnsi="Arial" w:cs="Arial"/>
          <w:sz w:val="16"/>
          <w:szCs w:val="16"/>
        </w:rPr>
        <w:t xml:space="preserve">PDU set size </w:t>
      </w:r>
      <w:r w:rsidRPr="00016466">
        <w:rPr>
          <w:rFonts w:ascii="Arial" w:hAnsi="Arial" w:cs="Arial"/>
          <w:color w:val="FF0000"/>
          <w:sz w:val="16"/>
          <w:szCs w:val="16"/>
        </w:rPr>
        <w:t>(number of bits)</w:t>
      </w:r>
      <w:r w:rsidRPr="00016466">
        <w:rPr>
          <w:rFonts w:ascii="Arial" w:hAnsi="Arial" w:cs="Arial"/>
          <w:sz w:val="16"/>
          <w:szCs w:val="16"/>
        </w:rPr>
        <w:t xml:space="preserve"> or number of PDUs in a PDU set: RAN1’s understanding is that in comparison to the statistical information, real-time </w:t>
      </w:r>
      <w:r w:rsidRPr="00016466">
        <w:rPr>
          <w:rFonts w:ascii="Arial" w:eastAsia="PMingLiU" w:hAnsi="Arial" w:cs="Arial"/>
          <w:sz w:val="16"/>
          <w:szCs w:val="16"/>
          <w:lang w:eastAsia="zh-TW"/>
        </w:rPr>
        <w:t xml:space="preserve">or dynamic </w:t>
      </w:r>
      <w:r w:rsidRPr="00016466">
        <w:rPr>
          <w:rFonts w:ascii="Arial" w:hAnsi="Arial" w:cs="Arial"/>
          <w:sz w:val="16"/>
          <w:szCs w:val="16"/>
        </w:rPr>
        <w:t xml:space="preserve">information </w:t>
      </w:r>
      <w:r w:rsidRPr="00016466">
        <w:rPr>
          <w:rFonts w:ascii="Arial" w:eastAsia="PMingLiU" w:hAnsi="Arial" w:cs="Arial"/>
          <w:sz w:val="16"/>
          <w:szCs w:val="16"/>
          <w:lang w:eastAsia="zh-TW"/>
        </w:rPr>
        <w:t>provided to gNB</w:t>
      </w:r>
      <w:r w:rsidRPr="00016466">
        <w:rPr>
          <w:rFonts w:ascii="Arial" w:hAnsi="Arial" w:cs="Arial"/>
          <w:sz w:val="16"/>
          <w:szCs w:val="16"/>
        </w:rPr>
        <w:t xml:space="preserve">, if possible, can help scheduler make more efficient scheduling decision to enable UE power saving. </w:t>
      </w:r>
    </w:p>
    <w:p w14:paraId="1DD5B4DA" w14:textId="5B3F0656" w:rsidR="00016466" w:rsidRDefault="00016466" w:rsidP="00A6257E">
      <w:pPr>
        <w:rPr>
          <w:lang w:eastAsia="x-none"/>
        </w:rPr>
      </w:pPr>
      <w:r>
        <w:rPr>
          <w:lang w:eastAsia="x-none"/>
        </w:rPr>
        <w:t>Final LS is approved in</w:t>
      </w:r>
    </w:p>
    <w:p w14:paraId="05ECDC6B" w14:textId="1EBD5AE1" w:rsidR="00A6257E" w:rsidRDefault="001B5688" w:rsidP="00A6257E">
      <w:pPr>
        <w:rPr>
          <w:b/>
          <w:bCs/>
          <w:lang w:eastAsia="x-none"/>
        </w:rPr>
      </w:pPr>
      <w:hyperlink r:id="rId2819" w:history="1">
        <w:r w:rsidR="000B5C49">
          <w:rPr>
            <w:rStyle w:val="Hyperlink"/>
            <w:b/>
            <w:bCs/>
            <w:highlight w:val="green"/>
            <w:lang w:eastAsia="x-none"/>
          </w:rPr>
          <w:t>R1-2205531</w:t>
        </w:r>
      </w:hyperlink>
      <w:r w:rsidR="00A6257E" w:rsidRPr="00016466">
        <w:rPr>
          <w:b/>
          <w:bCs/>
          <w:lang w:eastAsia="x-none"/>
        </w:rPr>
        <w:tab/>
        <w:t>Reply LS on UE Power Saving for XR and Media Services</w:t>
      </w:r>
      <w:r w:rsidR="00A6257E" w:rsidRPr="00016466">
        <w:rPr>
          <w:b/>
          <w:bCs/>
          <w:lang w:eastAsia="x-none"/>
        </w:rPr>
        <w:tab/>
        <w:t>RAN1, Qualcomm</w:t>
      </w:r>
    </w:p>
    <w:p w14:paraId="0D2AB2AD" w14:textId="2C410AF2" w:rsidR="00561587" w:rsidRPr="00561587" w:rsidRDefault="00561587" w:rsidP="00A6257E">
      <w:pPr>
        <w:rPr>
          <w:lang w:eastAsia="x-none"/>
        </w:rPr>
      </w:pPr>
      <w:r w:rsidRPr="00561587">
        <w:rPr>
          <w:highlight w:val="magenta"/>
          <w:lang w:eastAsia="x-none"/>
        </w:rPr>
        <w:t>MCC: Inform SA2/RAN2 that source still shows "Qualcomm [RAN WG1]", and should be corrected to "RAN1".</w:t>
      </w:r>
    </w:p>
    <w:p w14:paraId="308EB7C6" w14:textId="77777777" w:rsidR="008F4B8C" w:rsidRDefault="008F4B8C" w:rsidP="00BD073D">
      <w:pPr>
        <w:pStyle w:val="Heading3"/>
      </w:pPr>
      <w:bookmarkStart w:id="401" w:name="_Toc101357104"/>
      <w:bookmarkStart w:id="402" w:name="_Toc105521442"/>
      <w:r w:rsidRPr="003B3DC0">
        <w:t>XR-specific capacity enhancement</w:t>
      </w:r>
      <w:r>
        <w:t xml:space="preserve">s </w:t>
      </w:r>
      <w:r w:rsidRPr="003B3DC0">
        <w:t>technique</w:t>
      </w:r>
      <w:r>
        <w:t>s</w:t>
      </w:r>
      <w:bookmarkEnd w:id="401"/>
      <w:bookmarkEnd w:id="402"/>
    </w:p>
    <w:p w14:paraId="6E2CFE4B" w14:textId="31D599E4" w:rsidR="008F4B8C" w:rsidRDefault="001B5688" w:rsidP="008F4B8C">
      <w:pPr>
        <w:rPr>
          <w:lang w:eastAsia="x-none"/>
        </w:rPr>
      </w:pPr>
      <w:hyperlink r:id="rId2820" w:history="1">
        <w:r w:rsidR="000B5C49">
          <w:rPr>
            <w:rStyle w:val="Hyperlink"/>
            <w:lang w:eastAsia="x-none"/>
          </w:rPr>
          <w:t>R1-2203065</w:t>
        </w:r>
      </w:hyperlink>
      <w:r w:rsidR="008F4B8C">
        <w:rPr>
          <w:lang w:eastAsia="x-none"/>
        </w:rPr>
        <w:tab/>
        <w:t>XR Capacity Evaluation and Enhancements</w:t>
      </w:r>
      <w:r w:rsidR="008F4B8C">
        <w:rPr>
          <w:lang w:eastAsia="x-none"/>
        </w:rPr>
        <w:tab/>
        <w:t>FUTUREWEI</w:t>
      </w:r>
    </w:p>
    <w:p w14:paraId="4F247B81" w14:textId="31426FF4" w:rsidR="008F4B8C" w:rsidRDefault="001B5688" w:rsidP="008F4B8C">
      <w:pPr>
        <w:rPr>
          <w:lang w:eastAsia="x-none"/>
        </w:rPr>
      </w:pPr>
      <w:hyperlink r:id="rId2821" w:history="1">
        <w:r w:rsidR="000B5C49">
          <w:rPr>
            <w:rStyle w:val="Hyperlink"/>
            <w:lang w:eastAsia="x-none"/>
          </w:rPr>
          <w:t>R1-2203132</w:t>
        </w:r>
      </w:hyperlink>
      <w:r w:rsidR="008F4B8C">
        <w:rPr>
          <w:lang w:eastAsia="x-none"/>
        </w:rPr>
        <w:tab/>
        <w:t>Discussion on XR-specific capacity  enhancements techniques</w:t>
      </w:r>
      <w:r w:rsidR="008F4B8C">
        <w:rPr>
          <w:lang w:eastAsia="x-none"/>
        </w:rPr>
        <w:tab/>
        <w:t>Huawei, HiSilicon</w:t>
      </w:r>
    </w:p>
    <w:p w14:paraId="1733B0A1" w14:textId="7E2D7340" w:rsidR="008F4B8C" w:rsidRDefault="001B5688" w:rsidP="008F4B8C">
      <w:pPr>
        <w:rPr>
          <w:lang w:eastAsia="x-none"/>
        </w:rPr>
      </w:pPr>
      <w:hyperlink r:id="rId2822" w:history="1">
        <w:r w:rsidR="000B5C49">
          <w:rPr>
            <w:rStyle w:val="Hyperlink"/>
            <w:lang w:eastAsia="x-none"/>
          </w:rPr>
          <w:t>R1-2203349</w:t>
        </w:r>
      </w:hyperlink>
      <w:r w:rsidR="008F4B8C">
        <w:rPr>
          <w:lang w:eastAsia="x-none"/>
        </w:rPr>
        <w:tab/>
        <w:t>XR capacity consideration</w:t>
      </w:r>
      <w:r w:rsidR="008F4B8C">
        <w:rPr>
          <w:lang w:eastAsia="x-none"/>
        </w:rPr>
        <w:tab/>
        <w:t>Spreadtrum Communications</w:t>
      </w:r>
    </w:p>
    <w:p w14:paraId="350BD93F" w14:textId="55656415" w:rsidR="008F4B8C" w:rsidRDefault="001B5688" w:rsidP="008F4B8C">
      <w:pPr>
        <w:rPr>
          <w:lang w:eastAsia="x-none"/>
        </w:rPr>
      </w:pPr>
      <w:hyperlink r:id="rId2823" w:history="1">
        <w:r w:rsidR="000B5C49">
          <w:rPr>
            <w:rStyle w:val="Hyperlink"/>
            <w:lang w:eastAsia="x-none"/>
          </w:rPr>
          <w:t>R1-2203485</w:t>
        </w:r>
      </w:hyperlink>
      <w:r w:rsidR="008F4B8C">
        <w:rPr>
          <w:lang w:eastAsia="x-none"/>
        </w:rPr>
        <w:tab/>
        <w:t>NR enhancement for XR capacity improvement</w:t>
      </w:r>
      <w:r w:rsidR="008F4B8C">
        <w:rPr>
          <w:lang w:eastAsia="x-none"/>
        </w:rPr>
        <w:tab/>
        <w:t>CATT</w:t>
      </w:r>
    </w:p>
    <w:p w14:paraId="229A07AD" w14:textId="12BCD0FE" w:rsidR="008F4B8C" w:rsidRDefault="001B5688" w:rsidP="008F4B8C">
      <w:pPr>
        <w:rPr>
          <w:lang w:eastAsia="x-none"/>
        </w:rPr>
      </w:pPr>
      <w:hyperlink r:id="rId2824" w:history="1">
        <w:r w:rsidR="000B5C49">
          <w:rPr>
            <w:rStyle w:val="Hyperlink"/>
            <w:lang w:eastAsia="x-none"/>
          </w:rPr>
          <w:t>R1-2203586</w:t>
        </w:r>
      </w:hyperlink>
      <w:r w:rsidR="008F4B8C">
        <w:rPr>
          <w:lang w:eastAsia="x-none"/>
        </w:rPr>
        <w:tab/>
        <w:t>Discussion on XR specific capacity enhancements</w:t>
      </w:r>
      <w:r w:rsidR="008F4B8C">
        <w:rPr>
          <w:lang w:eastAsia="x-none"/>
        </w:rPr>
        <w:tab/>
        <w:t>vivo</w:t>
      </w:r>
    </w:p>
    <w:p w14:paraId="0A253DC2" w14:textId="3696979C" w:rsidR="008F4B8C" w:rsidRDefault="001B5688" w:rsidP="008F4B8C">
      <w:pPr>
        <w:rPr>
          <w:lang w:eastAsia="x-none"/>
        </w:rPr>
      </w:pPr>
      <w:hyperlink r:id="rId2825" w:history="1">
        <w:r w:rsidR="000B5C49">
          <w:rPr>
            <w:rStyle w:val="Hyperlink"/>
            <w:lang w:eastAsia="x-none"/>
          </w:rPr>
          <w:t>R1-2203607</w:t>
        </w:r>
      </w:hyperlink>
      <w:r w:rsidR="008F4B8C">
        <w:rPr>
          <w:lang w:eastAsia="x-none"/>
        </w:rPr>
        <w:tab/>
        <w:t>Discussion on XR specific capacity enhancements techniques</w:t>
      </w:r>
      <w:r w:rsidR="008F4B8C">
        <w:rPr>
          <w:lang w:eastAsia="x-none"/>
        </w:rPr>
        <w:tab/>
        <w:t>ZTE, Sanechips</w:t>
      </w:r>
    </w:p>
    <w:p w14:paraId="51BF0102" w14:textId="65BBE31B" w:rsidR="008F4B8C" w:rsidRDefault="001B5688" w:rsidP="008F4B8C">
      <w:pPr>
        <w:rPr>
          <w:lang w:eastAsia="x-none"/>
        </w:rPr>
      </w:pPr>
      <w:hyperlink r:id="rId2826" w:history="1">
        <w:r w:rsidR="000B5C49">
          <w:rPr>
            <w:rStyle w:val="Hyperlink"/>
            <w:lang w:eastAsia="x-none"/>
          </w:rPr>
          <w:t>R1-2203639</w:t>
        </w:r>
      </w:hyperlink>
      <w:r w:rsidR="008F4B8C">
        <w:rPr>
          <w:lang w:eastAsia="x-none"/>
        </w:rPr>
        <w:tab/>
        <w:t>Discussion on capacity enhancements for XR</w:t>
      </w:r>
      <w:r w:rsidR="008F4B8C">
        <w:rPr>
          <w:lang w:eastAsia="x-none"/>
        </w:rPr>
        <w:tab/>
        <w:t>Ericsson</w:t>
      </w:r>
    </w:p>
    <w:p w14:paraId="27969926" w14:textId="7BB32732" w:rsidR="008F4B8C" w:rsidRDefault="001B5688" w:rsidP="008F4B8C">
      <w:pPr>
        <w:rPr>
          <w:lang w:eastAsia="x-none"/>
        </w:rPr>
      </w:pPr>
      <w:hyperlink r:id="rId2827" w:history="1">
        <w:r w:rsidR="000B5C49">
          <w:rPr>
            <w:rStyle w:val="Hyperlink"/>
            <w:lang w:eastAsia="x-none"/>
          </w:rPr>
          <w:t>R1-2203689</w:t>
        </w:r>
      </w:hyperlink>
      <w:r w:rsidR="008F4B8C">
        <w:rPr>
          <w:lang w:eastAsia="x-none"/>
        </w:rPr>
        <w:tab/>
        <w:t>Discussion on XR-specific capacity enhancements</w:t>
      </w:r>
      <w:r w:rsidR="008F4B8C">
        <w:rPr>
          <w:lang w:eastAsia="x-none"/>
        </w:rPr>
        <w:tab/>
        <w:t>NEC</w:t>
      </w:r>
    </w:p>
    <w:p w14:paraId="577DFE1A" w14:textId="36FA1E52" w:rsidR="008F4B8C" w:rsidRDefault="001B5688" w:rsidP="008F4B8C">
      <w:pPr>
        <w:rPr>
          <w:lang w:eastAsia="x-none"/>
        </w:rPr>
      </w:pPr>
      <w:hyperlink r:id="rId2828" w:history="1">
        <w:r w:rsidR="000B5C49">
          <w:rPr>
            <w:rStyle w:val="Hyperlink"/>
            <w:lang w:eastAsia="x-none"/>
          </w:rPr>
          <w:t>R1-2203745</w:t>
        </w:r>
      </w:hyperlink>
      <w:r w:rsidR="008F4B8C">
        <w:rPr>
          <w:lang w:eastAsia="x-none"/>
        </w:rPr>
        <w:tab/>
        <w:t>Considerations on capacity enhancements techniques for XR</w:t>
      </w:r>
      <w:r w:rsidR="008F4B8C">
        <w:rPr>
          <w:lang w:eastAsia="x-none"/>
        </w:rPr>
        <w:tab/>
        <w:t>Sony</w:t>
      </w:r>
    </w:p>
    <w:p w14:paraId="25444FD5" w14:textId="22B4F8BB" w:rsidR="008F4B8C" w:rsidRDefault="001B5688" w:rsidP="008F4B8C">
      <w:pPr>
        <w:rPr>
          <w:lang w:eastAsia="x-none"/>
        </w:rPr>
      </w:pPr>
      <w:hyperlink r:id="rId2829" w:history="1">
        <w:r w:rsidR="000B5C49">
          <w:rPr>
            <w:rStyle w:val="Hyperlink"/>
            <w:lang w:eastAsia="x-none"/>
          </w:rPr>
          <w:t>R1-2203928</w:t>
        </w:r>
      </w:hyperlink>
      <w:r w:rsidR="008F4B8C">
        <w:rPr>
          <w:lang w:eastAsia="x-none"/>
        </w:rPr>
        <w:tab/>
        <w:t>Considerations on XR Capacity Improvements</w:t>
      </w:r>
      <w:r w:rsidR="008F4B8C">
        <w:rPr>
          <w:lang w:eastAsia="x-none"/>
        </w:rPr>
        <w:tab/>
        <w:t>Samsung</w:t>
      </w:r>
    </w:p>
    <w:p w14:paraId="48B75959" w14:textId="0C3F0597" w:rsidR="008F4B8C" w:rsidRDefault="001B5688" w:rsidP="008F4B8C">
      <w:pPr>
        <w:rPr>
          <w:lang w:eastAsia="x-none"/>
        </w:rPr>
      </w:pPr>
      <w:hyperlink r:id="rId2830" w:history="1">
        <w:r w:rsidR="000B5C49">
          <w:rPr>
            <w:rStyle w:val="Hyperlink"/>
            <w:lang w:eastAsia="x-none"/>
          </w:rPr>
          <w:t>R1-2203934</w:t>
        </w:r>
      </w:hyperlink>
      <w:r w:rsidR="008F4B8C">
        <w:rPr>
          <w:lang w:eastAsia="x-none"/>
        </w:rPr>
        <w:tab/>
        <w:t>Discussion on XR specific capacity improvement techniques</w:t>
      </w:r>
      <w:r w:rsidR="008F4B8C">
        <w:rPr>
          <w:lang w:eastAsia="x-none"/>
        </w:rPr>
        <w:tab/>
        <w:t>Panasonic</w:t>
      </w:r>
    </w:p>
    <w:p w14:paraId="3CEB834C" w14:textId="5205862C" w:rsidR="008F4B8C" w:rsidRDefault="001B5688" w:rsidP="008F4B8C">
      <w:pPr>
        <w:rPr>
          <w:lang w:eastAsia="x-none"/>
        </w:rPr>
      </w:pPr>
      <w:hyperlink r:id="rId2831" w:history="1">
        <w:r w:rsidR="000B5C49">
          <w:rPr>
            <w:rStyle w:val="Hyperlink"/>
            <w:lang w:eastAsia="x-none"/>
          </w:rPr>
          <w:t>R1-2204029</w:t>
        </w:r>
      </w:hyperlink>
      <w:r w:rsidR="008F4B8C">
        <w:rPr>
          <w:lang w:eastAsia="x-none"/>
        </w:rPr>
        <w:tab/>
        <w:t>Discussion on XR specific capacity enhancements techniques</w:t>
      </w:r>
      <w:r w:rsidR="008F4B8C">
        <w:rPr>
          <w:lang w:eastAsia="x-none"/>
        </w:rPr>
        <w:tab/>
        <w:t>OPPO</w:t>
      </w:r>
    </w:p>
    <w:p w14:paraId="3218DDE4" w14:textId="34FB6046" w:rsidR="008F4B8C" w:rsidRDefault="001B5688" w:rsidP="008F4B8C">
      <w:pPr>
        <w:rPr>
          <w:lang w:eastAsia="x-none"/>
        </w:rPr>
      </w:pPr>
      <w:hyperlink r:id="rId2832" w:history="1">
        <w:r w:rsidR="000B5C49">
          <w:rPr>
            <w:rStyle w:val="Hyperlink"/>
            <w:lang w:eastAsia="x-none"/>
          </w:rPr>
          <w:t>R1-2204124</w:t>
        </w:r>
      </w:hyperlink>
      <w:r w:rsidR="008F4B8C">
        <w:rPr>
          <w:lang w:eastAsia="x-none"/>
        </w:rPr>
        <w:tab/>
        <w:t>Discussion on XR specific capacity enhancements</w:t>
      </w:r>
      <w:r w:rsidR="008F4B8C">
        <w:rPr>
          <w:lang w:eastAsia="x-none"/>
        </w:rPr>
        <w:tab/>
        <w:t>InterDigital, Inc.</w:t>
      </w:r>
    </w:p>
    <w:p w14:paraId="7F054127" w14:textId="3A76E236" w:rsidR="008F4B8C" w:rsidRDefault="001B5688" w:rsidP="008F4B8C">
      <w:pPr>
        <w:rPr>
          <w:lang w:eastAsia="x-none"/>
        </w:rPr>
      </w:pPr>
      <w:hyperlink r:id="rId2833" w:history="1">
        <w:r w:rsidR="000B5C49">
          <w:rPr>
            <w:rStyle w:val="Hyperlink"/>
            <w:lang w:eastAsia="x-none"/>
          </w:rPr>
          <w:t>R1-2204129</w:t>
        </w:r>
      </w:hyperlink>
      <w:r w:rsidR="008F4B8C">
        <w:rPr>
          <w:lang w:eastAsia="x-none"/>
        </w:rPr>
        <w:tab/>
        <w:t>Discussion on XR specific capacity enhancements techniques</w:t>
      </w:r>
      <w:r w:rsidR="008F4B8C">
        <w:rPr>
          <w:lang w:eastAsia="x-none"/>
        </w:rPr>
        <w:tab/>
        <w:t>III</w:t>
      </w:r>
    </w:p>
    <w:p w14:paraId="07A16065" w14:textId="617FD962" w:rsidR="008F4B8C" w:rsidRDefault="001B5688" w:rsidP="008F4B8C">
      <w:pPr>
        <w:rPr>
          <w:lang w:eastAsia="x-none"/>
        </w:rPr>
      </w:pPr>
      <w:hyperlink r:id="rId2834" w:history="1">
        <w:r w:rsidR="000B5C49">
          <w:rPr>
            <w:rStyle w:val="Hyperlink"/>
            <w:lang w:eastAsia="x-none"/>
          </w:rPr>
          <w:t>R1-2204178</w:t>
        </w:r>
      </w:hyperlink>
      <w:r w:rsidR="008F4B8C">
        <w:rPr>
          <w:lang w:eastAsia="x-none"/>
        </w:rPr>
        <w:tab/>
        <w:t>XR-specific capacity enhancements techniques</w:t>
      </w:r>
      <w:r w:rsidR="008F4B8C">
        <w:rPr>
          <w:lang w:eastAsia="x-none"/>
        </w:rPr>
        <w:tab/>
        <w:t>TCL Communication Ltd.</w:t>
      </w:r>
    </w:p>
    <w:p w14:paraId="54FBB378" w14:textId="7E58B528" w:rsidR="008F4B8C" w:rsidRDefault="001B5688" w:rsidP="008F4B8C">
      <w:pPr>
        <w:rPr>
          <w:lang w:eastAsia="x-none"/>
        </w:rPr>
      </w:pPr>
      <w:hyperlink r:id="rId2835" w:history="1">
        <w:r w:rsidR="000B5C49">
          <w:rPr>
            <w:rStyle w:val="Hyperlink"/>
            <w:lang w:eastAsia="x-none"/>
          </w:rPr>
          <w:t>R1-2204265</w:t>
        </w:r>
      </w:hyperlink>
      <w:r w:rsidR="008F4B8C">
        <w:rPr>
          <w:lang w:eastAsia="x-none"/>
        </w:rPr>
        <w:tab/>
        <w:t>Views on XR specific capacity enhancements techniques</w:t>
      </w:r>
      <w:r w:rsidR="008F4B8C">
        <w:rPr>
          <w:lang w:eastAsia="x-none"/>
        </w:rPr>
        <w:tab/>
        <w:t>Apple</w:t>
      </w:r>
    </w:p>
    <w:p w14:paraId="5720E5F3" w14:textId="58F23528" w:rsidR="008F4B8C" w:rsidRDefault="001B5688" w:rsidP="008F4B8C">
      <w:pPr>
        <w:rPr>
          <w:lang w:eastAsia="x-none"/>
        </w:rPr>
      </w:pPr>
      <w:hyperlink r:id="rId2836" w:history="1">
        <w:r w:rsidR="000B5C49">
          <w:rPr>
            <w:rStyle w:val="Hyperlink"/>
            <w:lang w:eastAsia="x-none"/>
          </w:rPr>
          <w:t>R1-2204327</w:t>
        </w:r>
      </w:hyperlink>
      <w:r w:rsidR="008F4B8C">
        <w:rPr>
          <w:lang w:eastAsia="x-none"/>
        </w:rPr>
        <w:tab/>
        <w:t>Discussion on XR-specific capacity enhancements techniques</w:t>
      </w:r>
      <w:r w:rsidR="008F4B8C">
        <w:rPr>
          <w:lang w:eastAsia="x-none"/>
        </w:rPr>
        <w:tab/>
        <w:t>CMCC</w:t>
      </w:r>
    </w:p>
    <w:p w14:paraId="24226F93" w14:textId="4775F18C" w:rsidR="008F4B8C" w:rsidRDefault="001B5688" w:rsidP="008F4B8C">
      <w:pPr>
        <w:rPr>
          <w:lang w:eastAsia="x-none"/>
        </w:rPr>
      </w:pPr>
      <w:hyperlink r:id="rId2837" w:history="1">
        <w:r w:rsidR="000B5C49">
          <w:rPr>
            <w:rStyle w:val="Hyperlink"/>
            <w:lang w:eastAsia="x-none"/>
          </w:rPr>
          <w:t>R1-2204401</w:t>
        </w:r>
      </w:hyperlink>
      <w:r w:rsidR="008F4B8C">
        <w:rPr>
          <w:lang w:eastAsia="x-none"/>
        </w:rPr>
        <w:tab/>
        <w:t>Discussion on XR specific capacity improvement enhancements</w:t>
      </w:r>
      <w:r w:rsidR="008F4B8C">
        <w:rPr>
          <w:lang w:eastAsia="x-none"/>
        </w:rPr>
        <w:tab/>
        <w:t>NTT DOCOMO, INC.</w:t>
      </w:r>
    </w:p>
    <w:p w14:paraId="581F1B24" w14:textId="6EF57F35" w:rsidR="008F4B8C" w:rsidRDefault="001B5688" w:rsidP="008F4B8C">
      <w:pPr>
        <w:rPr>
          <w:lang w:eastAsia="x-none"/>
        </w:rPr>
      </w:pPr>
      <w:hyperlink r:id="rId2838" w:history="1">
        <w:r w:rsidR="000B5C49">
          <w:rPr>
            <w:rStyle w:val="Hyperlink"/>
            <w:lang w:eastAsia="x-none"/>
          </w:rPr>
          <w:t>R1-2204415</w:t>
        </w:r>
      </w:hyperlink>
      <w:r w:rsidR="008F4B8C">
        <w:rPr>
          <w:lang w:eastAsia="x-none"/>
        </w:rPr>
        <w:tab/>
        <w:t>XR-specific capacity enhancement techniques</w:t>
      </w:r>
      <w:r w:rsidR="008F4B8C">
        <w:rPr>
          <w:lang w:eastAsia="x-none"/>
        </w:rPr>
        <w:tab/>
        <w:t>Lenovo</w:t>
      </w:r>
    </w:p>
    <w:p w14:paraId="15D6BCE3" w14:textId="7B50D5B5" w:rsidR="008F4B8C" w:rsidRDefault="001B5688" w:rsidP="008F4B8C">
      <w:pPr>
        <w:rPr>
          <w:lang w:eastAsia="x-none"/>
        </w:rPr>
      </w:pPr>
      <w:hyperlink r:id="rId2839" w:history="1">
        <w:r w:rsidR="000B5C49">
          <w:rPr>
            <w:rStyle w:val="Hyperlink"/>
            <w:lang w:eastAsia="x-none"/>
          </w:rPr>
          <w:t>R1-2204634</w:t>
        </w:r>
      </w:hyperlink>
      <w:r w:rsidR="008F4B8C">
        <w:rPr>
          <w:lang w:eastAsia="x-none"/>
        </w:rPr>
        <w:tab/>
        <w:t>Discussion on XR-specific capacity enhancement techniques</w:t>
      </w:r>
      <w:r w:rsidR="008F4B8C">
        <w:rPr>
          <w:lang w:eastAsia="x-none"/>
        </w:rPr>
        <w:tab/>
        <w:t>LG Electronics</w:t>
      </w:r>
    </w:p>
    <w:p w14:paraId="6A1912C6" w14:textId="2161689F" w:rsidR="008F4B8C" w:rsidRDefault="001B5688" w:rsidP="008F4B8C">
      <w:pPr>
        <w:rPr>
          <w:lang w:eastAsia="x-none"/>
        </w:rPr>
      </w:pPr>
      <w:hyperlink r:id="rId2840" w:history="1">
        <w:r w:rsidR="000B5C49">
          <w:rPr>
            <w:rStyle w:val="Hyperlink"/>
            <w:lang w:eastAsia="x-none"/>
          </w:rPr>
          <w:t>R1-2204656</w:t>
        </w:r>
      </w:hyperlink>
      <w:r w:rsidR="008F4B8C">
        <w:rPr>
          <w:lang w:eastAsia="x-none"/>
        </w:rPr>
        <w:tab/>
        <w:t>Discussion on capacity enhancements techniques for XR</w:t>
      </w:r>
      <w:r w:rsidR="008F4B8C">
        <w:rPr>
          <w:lang w:eastAsia="x-none"/>
        </w:rPr>
        <w:tab/>
        <w:t>ETRI</w:t>
      </w:r>
    </w:p>
    <w:p w14:paraId="5EF22C9D" w14:textId="6C0552BE" w:rsidR="008F4B8C" w:rsidRDefault="001B5688" w:rsidP="008F4B8C">
      <w:pPr>
        <w:rPr>
          <w:lang w:eastAsia="x-none"/>
        </w:rPr>
      </w:pPr>
      <w:hyperlink r:id="rId2841" w:history="1">
        <w:r w:rsidR="000B5C49">
          <w:rPr>
            <w:rStyle w:val="Hyperlink"/>
            <w:lang w:eastAsia="x-none"/>
          </w:rPr>
          <w:t>R1-2204675</w:t>
        </w:r>
      </w:hyperlink>
      <w:r w:rsidR="008F4B8C">
        <w:rPr>
          <w:lang w:eastAsia="x-none"/>
        </w:rPr>
        <w:tab/>
        <w:t>Discussion on XR-specific capacity enhancements</w:t>
      </w:r>
      <w:r w:rsidR="008F4B8C">
        <w:rPr>
          <w:lang w:eastAsia="x-none"/>
        </w:rPr>
        <w:tab/>
        <w:t>Nokia, Nokia Shanghai Bell</w:t>
      </w:r>
    </w:p>
    <w:p w14:paraId="0BA67874" w14:textId="3BA39F18" w:rsidR="008F4B8C" w:rsidRDefault="001B5688" w:rsidP="008F4B8C">
      <w:pPr>
        <w:rPr>
          <w:lang w:eastAsia="x-none"/>
        </w:rPr>
      </w:pPr>
      <w:hyperlink r:id="rId2842" w:history="1">
        <w:r w:rsidR="000B5C49">
          <w:rPr>
            <w:rStyle w:val="Hyperlink"/>
            <w:lang w:eastAsia="x-none"/>
          </w:rPr>
          <w:t>R1-2204699</w:t>
        </w:r>
      </w:hyperlink>
      <w:r w:rsidR="008F4B8C">
        <w:rPr>
          <w:lang w:eastAsia="x-none"/>
        </w:rPr>
        <w:tab/>
        <w:t>On XR specific capacity improvement enhancements</w:t>
      </w:r>
      <w:r w:rsidR="008F4B8C">
        <w:rPr>
          <w:lang w:eastAsia="x-none"/>
        </w:rPr>
        <w:tab/>
        <w:t>MediaTek Inc.</w:t>
      </w:r>
    </w:p>
    <w:p w14:paraId="0C679F75" w14:textId="2431F9B6" w:rsidR="008F4B8C" w:rsidRDefault="001B5688" w:rsidP="008F4B8C">
      <w:pPr>
        <w:rPr>
          <w:lang w:eastAsia="x-none"/>
        </w:rPr>
      </w:pPr>
      <w:hyperlink r:id="rId2843" w:history="1">
        <w:r w:rsidR="000B5C49">
          <w:rPr>
            <w:rStyle w:val="Hyperlink"/>
            <w:lang w:eastAsia="x-none"/>
          </w:rPr>
          <w:t>R1-2204759</w:t>
        </w:r>
      </w:hyperlink>
      <w:r w:rsidR="008F4B8C">
        <w:rPr>
          <w:lang w:eastAsia="x-none"/>
        </w:rPr>
        <w:tab/>
        <w:t>Discussion on potential SPS enhancements for XR</w:t>
      </w:r>
      <w:r w:rsidR="008F4B8C">
        <w:rPr>
          <w:lang w:eastAsia="x-none"/>
        </w:rPr>
        <w:tab/>
        <w:t>CEWiT</w:t>
      </w:r>
    </w:p>
    <w:p w14:paraId="7E5D1082" w14:textId="3404138E" w:rsidR="008F4B8C" w:rsidRDefault="001B5688" w:rsidP="008F4B8C">
      <w:pPr>
        <w:rPr>
          <w:lang w:eastAsia="x-none"/>
        </w:rPr>
      </w:pPr>
      <w:hyperlink r:id="rId2844" w:history="1">
        <w:r w:rsidR="000B5C49">
          <w:rPr>
            <w:rStyle w:val="Hyperlink"/>
            <w:lang w:eastAsia="x-none"/>
          </w:rPr>
          <w:t>R1-2204819</w:t>
        </w:r>
      </w:hyperlink>
      <w:r w:rsidR="008F4B8C">
        <w:rPr>
          <w:lang w:eastAsia="x-none"/>
        </w:rPr>
        <w:tab/>
        <w:t>Discussion on capacity enhancements for XR applications</w:t>
      </w:r>
      <w:r w:rsidR="008F4B8C">
        <w:rPr>
          <w:lang w:eastAsia="x-none"/>
        </w:rPr>
        <w:tab/>
        <w:t>Intel Corporation</w:t>
      </w:r>
    </w:p>
    <w:p w14:paraId="534F5698" w14:textId="31F3CF48" w:rsidR="008F4B8C" w:rsidRDefault="001B5688" w:rsidP="008F4B8C">
      <w:pPr>
        <w:rPr>
          <w:lang w:eastAsia="x-none"/>
        </w:rPr>
      </w:pPr>
      <w:hyperlink r:id="rId2845" w:history="1">
        <w:r w:rsidR="000B5C49">
          <w:rPr>
            <w:rStyle w:val="Hyperlink"/>
            <w:lang w:eastAsia="x-none"/>
          </w:rPr>
          <w:t>R1-2205056</w:t>
        </w:r>
      </w:hyperlink>
      <w:r w:rsidR="008F4B8C">
        <w:rPr>
          <w:lang w:eastAsia="x-none"/>
        </w:rPr>
        <w:tab/>
        <w:t>Capacity enhancement techniques for XR</w:t>
      </w:r>
      <w:r w:rsidR="008F4B8C">
        <w:rPr>
          <w:lang w:eastAsia="x-none"/>
        </w:rPr>
        <w:tab/>
        <w:t>Qualcomm Incorporated</w:t>
      </w:r>
    </w:p>
    <w:p w14:paraId="25B9D95D" w14:textId="207E6CC4" w:rsidR="008F4B8C" w:rsidRDefault="001B5688" w:rsidP="008F4B8C">
      <w:pPr>
        <w:rPr>
          <w:lang w:eastAsia="x-none"/>
        </w:rPr>
      </w:pPr>
      <w:hyperlink r:id="rId2846" w:history="1">
        <w:r w:rsidR="000B5C49">
          <w:rPr>
            <w:rStyle w:val="Hyperlink"/>
            <w:lang w:eastAsia="x-none"/>
          </w:rPr>
          <w:t>R1-2205072</w:t>
        </w:r>
      </w:hyperlink>
      <w:r w:rsidR="008F4B8C">
        <w:rPr>
          <w:lang w:eastAsia="x-none"/>
        </w:rPr>
        <w:tab/>
        <w:t>Dis</w:t>
      </w:r>
      <w:r w:rsidR="00BD073D">
        <w:rPr>
          <w:lang w:eastAsia="x-none"/>
        </w:rPr>
        <w:t xml:space="preserve">cussion </w:t>
      </w:r>
      <w:r w:rsidR="008F4B8C">
        <w:rPr>
          <w:lang w:eastAsia="x-none"/>
        </w:rPr>
        <w:t>on XR-specific capacity enhancements techniques</w:t>
      </w:r>
      <w:r w:rsidR="008F4B8C">
        <w:rPr>
          <w:lang w:eastAsia="x-none"/>
        </w:rPr>
        <w:tab/>
        <w:t>FGI</w:t>
      </w:r>
    </w:p>
    <w:p w14:paraId="17B876C1" w14:textId="1AB08562" w:rsidR="0052265B" w:rsidRDefault="0052265B" w:rsidP="008F4B8C">
      <w:pPr>
        <w:rPr>
          <w:lang w:eastAsia="x-none"/>
        </w:rPr>
      </w:pPr>
    </w:p>
    <w:p w14:paraId="44AA21DA" w14:textId="77777777" w:rsidR="0052265B" w:rsidRPr="004E7AB7" w:rsidRDefault="0052265B" w:rsidP="0052265B">
      <w:pPr>
        <w:rPr>
          <w:color w:val="FF0000"/>
          <w:lang w:eastAsia="x-none"/>
        </w:rPr>
      </w:pPr>
      <w:r w:rsidRPr="004E7AB7">
        <w:rPr>
          <w:color w:val="FF0000"/>
          <w:lang w:eastAsia="x-none"/>
        </w:rPr>
        <w:t>//This one is to use NWM – please use RAN1-109-e-NWM-R18-XR-04 as the document name</w:t>
      </w:r>
    </w:p>
    <w:p w14:paraId="4052E591" w14:textId="77777777" w:rsidR="004E7AB7" w:rsidRPr="004E7AB7" w:rsidRDefault="0052265B" w:rsidP="0052265B">
      <w:pPr>
        <w:rPr>
          <w:lang w:eastAsia="x-none"/>
        </w:rPr>
      </w:pPr>
      <w:r w:rsidRPr="004E7AB7">
        <w:rPr>
          <w:lang w:eastAsia="x-none"/>
        </w:rPr>
        <w:t xml:space="preserve">[109-e-R18-XR-04] </w:t>
      </w:r>
      <w:r w:rsidR="004E7AB7" w:rsidRPr="004E7AB7">
        <w:rPr>
          <w:lang w:eastAsia="x-none"/>
        </w:rPr>
        <w:t>– Sorour (Ericsson)</w:t>
      </w:r>
    </w:p>
    <w:p w14:paraId="4DE18837" w14:textId="394FAAA9" w:rsidR="0052265B" w:rsidRPr="004E7AB7" w:rsidRDefault="0052265B" w:rsidP="0052265B">
      <w:pPr>
        <w:rPr>
          <w:lang w:eastAsia="x-none"/>
        </w:rPr>
      </w:pPr>
      <w:r w:rsidRPr="004E7AB7">
        <w:rPr>
          <w:lang w:eastAsia="x-none"/>
        </w:rPr>
        <w:lastRenderedPageBreak/>
        <w:t>Email discussion on XR capacity enhancement by May 20</w:t>
      </w:r>
    </w:p>
    <w:p w14:paraId="60338A3C" w14:textId="77777777" w:rsidR="0052265B" w:rsidRPr="004E7AB7" w:rsidRDefault="0052265B" w:rsidP="00842CF4">
      <w:pPr>
        <w:numPr>
          <w:ilvl w:val="0"/>
          <w:numId w:val="104"/>
        </w:numPr>
        <w:rPr>
          <w:lang w:eastAsia="x-none"/>
        </w:rPr>
      </w:pPr>
      <w:r w:rsidRPr="004E7AB7">
        <w:rPr>
          <w:lang w:eastAsia="x-none"/>
        </w:rPr>
        <w:t>Check points: May 13, May 20</w:t>
      </w:r>
    </w:p>
    <w:p w14:paraId="351E2C2C" w14:textId="5962B4E5" w:rsidR="004E7AB7" w:rsidRPr="004E7AB7" w:rsidRDefault="001B5688" w:rsidP="004E7AB7">
      <w:pPr>
        <w:rPr>
          <w:b/>
          <w:bCs/>
          <w:lang w:eastAsia="x-none"/>
        </w:rPr>
      </w:pPr>
      <w:hyperlink r:id="rId2847" w:history="1">
        <w:r w:rsidR="000B5C49">
          <w:rPr>
            <w:rStyle w:val="Hyperlink"/>
            <w:b/>
            <w:bCs/>
            <w:lang w:eastAsia="x-none"/>
          </w:rPr>
          <w:t>R1-2205265</w:t>
        </w:r>
      </w:hyperlink>
      <w:r w:rsidR="004E7AB7" w:rsidRPr="004E7AB7">
        <w:rPr>
          <w:b/>
          <w:bCs/>
          <w:lang w:eastAsia="x-none"/>
        </w:rPr>
        <w:tab/>
        <w:t>FL Summary#1 – Study on XR Specific Capacity Improvements</w:t>
      </w:r>
      <w:r w:rsidR="004E7AB7" w:rsidRPr="004E7AB7">
        <w:rPr>
          <w:b/>
          <w:bCs/>
          <w:lang w:eastAsia="x-none"/>
        </w:rPr>
        <w:tab/>
        <w:t>Moderator (Ericsson)</w:t>
      </w:r>
    </w:p>
    <w:p w14:paraId="537D9B84" w14:textId="77777777" w:rsidR="004E7AB7" w:rsidRDefault="004E7AB7" w:rsidP="004E7AB7">
      <w:pPr>
        <w:rPr>
          <w:lang w:eastAsia="x-none"/>
        </w:rPr>
      </w:pPr>
      <w:r>
        <w:rPr>
          <w:lang w:eastAsia="x-none"/>
        </w:rPr>
        <w:t>From May 13</w:t>
      </w:r>
      <w:r w:rsidRPr="00B46BF5">
        <w:rPr>
          <w:vertAlign w:val="superscript"/>
          <w:lang w:eastAsia="x-none"/>
        </w:rPr>
        <w:t>th</w:t>
      </w:r>
      <w:r>
        <w:rPr>
          <w:lang w:eastAsia="x-none"/>
        </w:rPr>
        <w:t xml:space="preserve"> GTW session</w:t>
      </w:r>
    </w:p>
    <w:p w14:paraId="7BBF8A06" w14:textId="77777777" w:rsidR="004E7AB7" w:rsidRPr="004E7AB7" w:rsidRDefault="004E7AB7" w:rsidP="004E7AB7">
      <w:pPr>
        <w:rPr>
          <w:rFonts w:ascii="Times New Roman" w:hAnsi="Times New Roman"/>
          <w:highlight w:val="green"/>
        </w:rPr>
      </w:pPr>
      <w:r w:rsidRPr="004E7AB7">
        <w:rPr>
          <w:rFonts w:ascii="Times New Roman" w:hAnsi="Times New Roman"/>
          <w:highlight w:val="green"/>
        </w:rPr>
        <w:t>Agreement</w:t>
      </w:r>
    </w:p>
    <w:p w14:paraId="7E1F102C" w14:textId="77777777" w:rsidR="004E7AB7" w:rsidRPr="004E7AB7" w:rsidRDefault="004E7AB7" w:rsidP="004E7AB7">
      <w:pPr>
        <w:rPr>
          <w:rFonts w:ascii="Times New Roman" w:eastAsia="SimSun" w:hAnsi="Times New Roman"/>
          <w:sz w:val="24"/>
          <w:lang w:val="en-US" w:eastAsia="zh-CN"/>
        </w:rPr>
      </w:pPr>
      <w:r w:rsidRPr="004E7AB7">
        <w:rPr>
          <w:rFonts w:ascii="Times New Roman" w:eastAsia="SimSun" w:hAnsi="Times New Roman"/>
        </w:rPr>
        <w:t>Rel-17 evaluation methodology for XR capacity enhancement captured in TR 38.838 is used as the baseline evaluation methodology for XR capacity enhancement of Rel-18 SI on XR enhancements.</w:t>
      </w:r>
    </w:p>
    <w:p w14:paraId="08BC5BE7" w14:textId="77777777" w:rsidR="004E7AB7" w:rsidRPr="004E7AB7" w:rsidRDefault="004E7AB7" w:rsidP="004E7AB7">
      <w:pPr>
        <w:rPr>
          <w:rFonts w:ascii="Times New Roman" w:hAnsi="Times New Roman"/>
          <w:lang w:val="en-US"/>
        </w:rPr>
      </w:pPr>
    </w:p>
    <w:p w14:paraId="6B04512D" w14:textId="16492F85" w:rsidR="004E7AB7" w:rsidRDefault="004E7AB7" w:rsidP="004E7AB7">
      <w:pPr>
        <w:rPr>
          <w:lang w:eastAsia="x-none"/>
        </w:rPr>
      </w:pPr>
    </w:p>
    <w:p w14:paraId="6191553F" w14:textId="30AE9F8F" w:rsidR="004E7AB7" w:rsidRPr="007B5C06" w:rsidRDefault="001B5688" w:rsidP="004E7AB7">
      <w:pPr>
        <w:rPr>
          <w:b/>
          <w:bCs/>
          <w:lang w:eastAsia="x-none"/>
        </w:rPr>
      </w:pPr>
      <w:hyperlink r:id="rId2848" w:history="1">
        <w:r w:rsidR="000B5C49">
          <w:rPr>
            <w:rStyle w:val="Hyperlink"/>
            <w:b/>
            <w:bCs/>
            <w:lang w:eastAsia="x-none"/>
          </w:rPr>
          <w:t>R1-2205266</w:t>
        </w:r>
      </w:hyperlink>
      <w:r w:rsidR="004E7AB7" w:rsidRPr="007B5C06">
        <w:rPr>
          <w:b/>
          <w:bCs/>
          <w:lang w:eastAsia="x-none"/>
        </w:rPr>
        <w:tab/>
        <w:t>FL Summary#2 – Study on XR Specific Capacity Improvements</w:t>
      </w:r>
      <w:r w:rsidR="004E7AB7" w:rsidRPr="007B5C06">
        <w:rPr>
          <w:b/>
          <w:bCs/>
          <w:lang w:eastAsia="x-none"/>
        </w:rPr>
        <w:tab/>
        <w:t>Moderator (Ericsson)</w:t>
      </w:r>
    </w:p>
    <w:p w14:paraId="4F71EA94" w14:textId="07757EBD" w:rsidR="007B5C06" w:rsidRDefault="007B5C06" w:rsidP="004E7AB7">
      <w:pPr>
        <w:rPr>
          <w:lang w:eastAsia="x-none"/>
        </w:rPr>
      </w:pPr>
      <w:r>
        <w:rPr>
          <w:lang w:eastAsia="x-none"/>
        </w:rPr>
        <w:t>From May 17</w:t>
      </w:r>
      <w:r w:rsidRPr="007B5C06">
        <w:rPr>
          <w:vertAlign w:val="superscript"/>
          <w:lang w:eastAsia="x-none"/>
        </w:rPr>
        <w:t>th</w:t>
      </w:r>
      <w:r>
        <w:rPr>
          <w:lang w:eastAsia="x-none"/>
        </w:rPr>
        <w:t xml:space="preserve"> GTW session</w:t>
      </w:r>
    </w:p>
    <w:p w14:paraId="230C7353" w14:textId="77777777" w:rsidR="00D74817" w:rsidRPr="00D74817" w:rsidRDefault="00D74817" w:rsidP="00D74817">
      <w:pPr>
        <w:rPr>
          <w:rFonts w:ascii="Times New Roman" w:hAnsi="Times New Roman"/>
          <w:szCs w:val="20"/>
          <w:u w:val="single"/>
          <w:lang w:val="en-US" w:eastAsia="x-none"/>
        </w:rPr>
      </w:pPr>
      <w:r w:rsidRPr="00D74817">
        <w:rPr>
          <w:rFonts w:ascii="Times New Roman" w:hAnsi="Times New Roman"/>
          <w:szCs w:val="20"/>
          <w:u w:val="single"/>
          <w:lang w:val="en-US" w:eastAsia="x-none"/>
        </w:rPr>
        <w:t>Conclusion</w:t>
      </w:r>
    </w:p>
    <w:p w14:paraId="2FB10980" w14:textId="77777777" w:rsidR="00D74817" w:rsidRPr="00D74817" w:rsidRDefault="00D74817" w:rsidP="00D74817">
      <w:pPr>
        <w:rPr>
          <w:rFonts w:ascii="Times New Roman" w:hAnsi="Times New Roman"/>
          <w:szCs w:val="20"/>
          <w:lang w:eastAsia="x-none"/>
        </w:rPr>
      </w:pPr>
      <w:r w:rsidRPr="00D74817">
        <w:rPr>
          <w:rFonts w:ascii="Times New Roman" w:hAnsi="Times New Roman"/>
          <w:szCs w:val="20"/>
          <w:lang w:eastAsia="ja-JP"/>
        </w:rPr>
        <w:t>Study of network coding for capacity enhancements during Rel-18 XR SI is down prioritized in RAN1.</w:t>
      </w:r>
    </w:p>
    <w:p w14:paraId="35C63EE1" w14:textId="77777777" w:rsidR="00D74817" w:rsidRPr="00D74817" w:rsidRDefault="00D74817" w:rsidP="00D74817">
      <w:pPr>
        <w:rPr>
          <w:rFonts w:ascii="Times New Roman" w:hAnsi="Times New Roman"/>
          <w:szCs w:val="20"/>
          <w:lang w:eastAsia="x-none"/>
        </w:rPr>
      </w:pPr>
    </w:p>
    <w:p w14:paraId="418BCB50" w14:textId="77777777" w:rsidR="007B5C06" w:rsidRDefault="007B5C06" w:rsidP="004E7AB7">
      <w:pPr>
        <w:rPr>
          <w:lang w:eastAsia="x-none"/>
        </w:rPr>
      </w:pPr>
    </w:p>
    <w:p w14:paraId="1F8033BF" w14:textId="24FB03AD" w:rsidR="004E7AB7" w:rsidRPr="008E2848" w:rsidRDefault="001B5688" w:rsidP="004E7AB7">
      <w:pPr>
        <w:rPr>
          <w:b/>
          <w:bCs/>
          <w:lang w:eastAsia="x-none"/>
        </w:rPr>
      </w:pPr>
      <w:hyperlink r:id="rId2849" w:history="1">
        <w:r w:rsidR="000B5C49">
          <w:rPr>
            <w:rStyle w:val="Hyperlink"/>
            <w:b/>
            <w:bCs/>
            <w:lang w:eastAsia="x-none"/>
          </w:rPr>
          <w:t>R1-2205267</w:t>
        </w:r>
      </w:hyperlink>
      <w:r w:rsidR="004E7AB7" w:rsidRPr="008E2848">
        <w:rPr>
          <w:b/>
          <w:bCs/>
          <w:lang w:eastAsia="x-none"/>
        </w:rPr>
        <w:tab/>
        <w:t>FL Summary#3 – Study on XR Specific Capacity Improvements</w:t>
      </w:r>
      <w:r w:rsidR="004E7AB7" w:rsidRPr="008E2848">
        <w:rPr>
          <w:b/>
          <w:bCs/>
          <w:lang w:eastAsia="x-none"/>
        </w:rPr>
        <w:tab/>
        <w:t>Moderator (Ericsson)</w:t>
      </w:r>
    </w:p>
    <w:p w14:paraId="32C8D8AC" w14:textId="484212EC" w:rsidR="008E2848" w:rsidRDefault="008E2848" w:rsidP="004E7AB7">
      <w:pPr>
        <w:rPr>
          <w:lang w:eastAsia="x-none"/>
        </w:rPr>
      </w:pPr>
      <w:r>
        <w:rPr>
          <w:lang w:eastAsia="x-none"/>
        </w:rPr>
        <w:t>From May 19</w:t>
      </w:r>
      <w:r w:rsidRPr="008E2848">
        <w:rPr>
          <w:vertAlign w:val="superscript"/>
          <w:lang w:eastAsia="x-none"/>
        </w:rPr>
        <w:t>th</w:t>
      </w:r>
      <w:r>
        <w:rPr>
          <w:lang w:eastAsia="x-none"/>
        </w:rPr>
        <w:t xml:space="preserve"> GTW session</w:t>
      </w:r>
    </w:p>
    <w:p w14:paraId="72F9034E" w14:textId="77777777" w:rsidR="008E2848" w:rsidRPr="008E2848" w:rsidRDefault="008E2848" w:rsidP="008E2848">
      <w:pPr>
        <w:rPr>
          <w:highlight w:val="green"/>
        </w:rPr>
      </w:pPr>
      <w:r w:rsidRPr="008E2848">
        <w:rPr>
          <w:highlight w:val="green"/>
        </w:rPr>
        <w:t>Agreement</w:t>
      </w:r>
    </w:p>
    <w:p w14:paraId="5E1F49FE" w14:textId="77777777" w:rsidR="00223C94" w:rsidRPr="00E735BE" w:rsidRDefault="00223C94" w:rsidP="00CF6E6D">
      <w:pPr>
        <w:pStyle w:val="xmsonormal"/>
        <w:numPr>
          <w:ilvl w:val="0"/>
          <w:numId w:val="593"/>
        </w:numPr>
        <w:spacing w:before="0" w:beforeAutospacing="0" w:after="0" w:afterAutospacing="0"/>
        <w:rPr>
          <w:rFonts w:ascii="Times" w:eastAsia="Times New Roman" w:hAnsi="Times" w:cs="Times"/>
          <w:sz w:val="20"/>
          <w:szCs w:val="20"/>
        </w:rPr>
      </w:pPr>
      <w:r w:rsidRPr="00E735BE">
        <w:rPr>
          <w:rFonts w:ascii="Times" w:eastAsia="Times New Roman" w:hAnsi="Times" w:cs="Times"/>
          <w:sz w:val="20"/>
          <w:szCs w:val="20"/>
        </w:rPr>
        <w:t xml:space="preserve">For each candidate capacity enhancement technique for XR traffic, companies are encouraged to consider the following </w:t>
      </w:r>
      <w:r w:rsidRPr="00E735BE">
        <w:rPr>
          <w:rStyle w:val="Emphasis"/>
          <w:rFonts w:ascii="Times" w:eastAsia="Times New Roman" w:hAnsi="Times" w:cs="Times"/>
          <w:sz w:val="20"/>
          <w:szCs w:val="20"/>
        </w:rPr>
        <w:t>common principle for assessment of the candidate capacity enhancement technique</w:t>
      </w:r>
      <w:r w:rsidRPr="00E735BE">
        <w:rPr>
          <w:rFonts w:ascii="Times" w:eastAsia="Times New Roman" w:hAnsi="Times" w:cs="Times"/>
          <w:sz w:val="20"/>
          <w:szCs w:val="20"/>
        </w:rPr>
        <w:t>:</w:t>
      </w:r>
    </w:p>
    <w:p w14:paraId="716687B0" w14:textId="77777777" w:rsidR="00223C94" w:rsidRPr="00E735BE" w:rsidRDefault="00223C94" w:rsidP="00CF6E6D">
      <w:pPr>
        <w:pStyle w:val="xmsonormal"/>
        <w:numPr>
          <w:ilvl w:val="1"/>
          <w:numId w:val="593"/>
        </w:numPr>
        <w:spacing w:before="0" w:beforeAutospacing="0" w:after="0" w:afterAutospacing="0"/>
        <w:rPr>
          <w:rFonts w:ascii="Times" w:eastAsia="Times New Roman" w:hAnsi="Times" w:cs="Times"/>
          <w:sz w:val="20"/>
          <w:szCs w:val="20"/>
        </w:rPr>
      </w:pPr>
      <w:r w:rsidRPr="00E735BE">
        <w:rPr>
          <w:rFonts w:ascii="Times" w:eastAsia="Times New Roman" w:hAnsi="Times" w:cs="Times"/>
          <w:sz w:val="20"/>
          <w:szCs w:val="20"/>
        </w:rPr>
        <w:t>Identify the XR-specific issue(s) that the enhancement technique is addressing</w:t>
      </w:r>
    </w:p>
    <w:p w14:paraId="057052CB" w14:textId="77777777" w:rsidR="00223C94" w:rsidRPr="00E735BE" w:rsidRDefault="00223C94" w:rsidP="00CF6E6D">
      <w:pPr>
        <w:pStyle w:val="xmsonormal"/>
        <w:numPr>
          <w:ilvl w:val="1"/>
          <w:numId w:val="593"/>
        </w:numPr>
        <w:spacing w:before="0" w:beforeAutospacing="0" w:after="0" w:afterAutospacing="0"/>
        <w:rPr>
          <w:rFonts w:ascii="Times" w:eastAsia="Times New Roman" w:hAnsi="Times" w:cs="Times"/>
          <w:sz w:val="20"/>
          <w:szCs w:val="20"/>
        </w:rPr>
      </w:pPr>
      <w:r w:rsidRPr="00E735BE">
        <w:rPr>
          <w:rFonts w:ascii="Times" w:eastAsia="Times New Roman" w:hAnsi="Times" w:cs="Times"/>
          <w:sz w:val="20"/>
          <w:szCs w:val="20"/>
        </w:rPr>
        <w:t>Identify the necessity of the enhancement technique to address the issues</w:t>
      </w:r>
    </w:p>
    <w:p w14:paraId="4124DFEE" w14:textId="77777777" w:rsidR="00223C94" w:rsidRPr="00E735BE" w:rsidRDefault="00223C94" w:rsidP="00CF6E6D">
      <w:pPr>
        <w:pStyle w:val="xmsonormal"/>
        <w:numPr>
          <w:ilvl w:val="1"/>
          <w:numId w:val="593"/>
        </w:numPr>
        <w:spacing w:before="0" w:beforeAutospacing="0" w:after="0" w:afterAutospacing="0"/>
        <w:rPr>
          <w:rFonts w:ascii="Times" w:eastAsia="Times New Roman" w:hAnsi="Times" w:cs="Times"/>
          <w:sz w:val="20"/>
          <w:szCs w:val="20"/>
        </w:rPr>
      </w:pPr>
      <w:r w:rsidRPr="00E735BE">
        <w:rPr>
          <w:rFonts w:ascii="Times" w:eastAsia="Times New Roman" w:hAnsi="Times" w:cs="Times"/>
          <w:sz w:val="20"/>
          <w:szCs w:val="20"/>
        </w:rPr>
        <w:t>Identify whether/how the enhancements provide benefit/performance capacity gain.</w:t>
      </w:r>
    </w:p>
    <w:p w14:paraId="3EAF916A" w14:textId="77777777" w:rsidR="00223C94" w:rsidRPr="00E735BE" w:rsidRDefault="00223C94" w:rsidP="00CF6E6D">
      <w:pPr>
        <w:pStyle w:val="xmsonormal"/>
        <w:numPr>
          <w:ilvl w:val="2"/>
          <w:numId w:val="593"/>
        </w:numPr>
        <w:spacing w:before="0" w:beforeAutospacing="0" w:after="0" w:afterAutospacing="0"/>
        <w:rPr>
          <w:rFonts w:ascii="Times" w:eastAsia="Times New Roman" w:hAnsi="Times" w:cs="Times"/>
          <w:sz w:val="20"/>
          <w:szCs w:val="20"/>
        </w:rPr>
      </w:pPr>
      <w:r w:rsidRPr="00E735BE">
        <w:rPr>
          <w:rFonts w:ascii="Times" w:eastAsia="Times New Roman" w:hAnsi="Times" w:cs="Times"/>
          <w:sz w:val="20"/>
          <w:szCs w:val="20"/>
        </w:rPr>
        <w:t>Consider at least feasibility, complexity, and system level performance evaluations in comparing the enhancement techniques.</w:t>
      </w:r>
      <w:r w:rsidRPr="00E735BE">
        <w:rPr>
          <w:rFonts w:ascii="Times" w:hAnsi="Times" w:cs="Times"/>
          <w:sz w:val="20"/>
          <w:szCs w:val="20"/>
        </w:rPr>
        <w:t xml:space="preserve"> </w:t>
      </w:r>
      <w:r w:rsidRPr="00E735BE">
        <w:rPr>
          <w:rFonts w:ascii="Times" w:eastAsia="Times New Roman" w:hAnsi="Times" w:cs="Times"/>
          <w:sz w:val="20"/>
          <w:szCs w:val="20"/>
        </w:rPr>
        <w:t>Power saving gains for a given enhancement technique can optionally be evaluated and considered in addition to these other aspects.</w:t>
      </w:r>
    </w:p>
    <w:p w14:paraId="706A752F" w14:textId="77777777" w:rsidR="00223C94" w:rsidRPr="00E735BE" w:rsidRDefault="00223C94" w:rsidP="00CF6E6D">
      <w:pPr>
        <w:pStyle w:val="xmsonormal"/>
        <w:numPr>
          <w:ilvl w:val="0"/>
          <w:numId w:val="593"/>
        </w:numPr>
        <w:spacing w:before="0" w:beforeAutospacing="0" w:after="0" w:afterAutospacing="0"/>
        <w:rPr>
          <w:rFonts w:ascii="Times" w:eastAsia="Times New Roman" w:hAnsi="Times" w:cs="Times"/>
          <w:sz w:val="20"/>
          <w:szCs w:val="20"/>
        </w:rPr>
      </w:pPr>
      <w:r w:rsidRPr="00E735BE">
        <w:rPr>
          <w:rFonts w:ascii="Times" w:eastAsia="Times New Roman" w:hAnsi="Times" w:cs="Times"/>
          <w:sz w:val="20"/>
          <w:szCs w:val="20"/>
        </w:rPr>
        <w:t>The baseline scheduling scheme when comparing the proposed capacity enhancements techniques is:</w:t>
      </w:r>
    </w:p>
    <w:p w14:paraId="3F1E7892" w14:textId="77777777" w:rsidR="00223C94" w:rsidRPr="00E735BE" w:rsidRDefault="00223C94" w:rsidP="00CF6E6D">
      <w:pPr>
        <w:pStyle w:val="xmsonormal"/>
        <w:numPr>
          <w:ilvl w:val="1"/>
          <w:numId w:val="593"/>
        </w:numPr>
        <w:spacing w:before="0" w:beforeAutospacing="0" w:after="0" w:afterAutospacing="0"/>
        <w:rPr>
          <w:rFonts w:ascii="Times" w:eastAsia="Times New Roman" w:hAnsi="Times" w:cs="Times"/>
          <w:sz w:val="20"/>
          <w:szCs w:val="20"/>
        </w:rPr>
      </w:pPr>
      <w:r w:rsidRPr="00E735BE">
        <w:rPr>
          <w:rFonts w:ascii="Times" w:eastAsia="Times New Roman" w:hAnsi="Times" w:cs="Times"/>
          <w:sz w:val="20"/>
          <w:szCs w:val="20"/>
        </w:rPr>
        <w:t>Dynamic scheduling and/or</w:t>
      </w:r>
    </w:p>
    <w:p w14:paraId="0F04537B" w14:textId="77777777" w:rsidR="00223C94" w:rsidRPr="00E735BE" w:rsidRDefault="00223C94" w:rsidP="00CF6E6D">
      <w:pPr>
        <w:pStyle w:val="xmsonormal"/>
        <w:numPr>
          <w:ilvl w:val="1"/>
          <w:numId w:val="593"/>
        </w:numPr>
        <w:spacing w:before="0" w:beforeAutospacing="0" w:after="0" w:afterAutospacing="0"/>
        <w:rPr>
          <w:rFonts w:ascii="Times" w:eastAsia="Times New Roman" w:hAnsi="Times" w:cs="Times"/>
          <w:sz w:val="20"/>
          <w:szCs w:val="20"/>
        </w:rPr>
      </w:pPr>
      <w:r w:rsidRPr="00E735BE">
        <w:rPr>
          <w:rFonts w:ascii="Times" w:eastAsia="Times New Roman" w:hAnsi="Times" w:cs="Times"/>
          <w:sz w:val="20"/>
          <w:szCs w:val="20"/>
        </w:rPr>
        <w:t>Semi-persistent scheduling / Configured grant scheduling</w:t>
      </w:r>
    </w:p>
    <w:p w14:paraId="34035260" w14:textId="77777777" w:rsidR="00223C94" w:rsidRPr="00E735BE" w:rsidRDefault="00223C94" w:rsidP="00CF6E6D">
      <w:pPr>
        <w:pStyle w:val="NormalWeb"/>
        <w:numPr>
          <w:ilvl w:val="2"/>
          <w:numId w:val="593"/>
        </w:numPr>
        <w:spacing w:before="0" w:beforeAutospacing="0" w:after="0" w:afterAutospacing="0"/>
        <w:jc w:val="both"/>
        <w:rPr>
          <w:rFonts w:ascii="Times" w:eastAsia="Times New Roman" w:hAnsi="Times" w:cs="Times"/>
          <w:color w:val="auto"/>
          <w:sz w:val="20"/>
          <w:szCs w:val="20"/>
        </w:rPr>
      </w:pPr>
      <w:r w:rsidRPr="00E735BE">
        <w:rPr>
          <w:rFonts w:ascii="Times" w:eastAsia="Times New Roman" w:hAnsi="Times" w:cs="Times"/>
          <w:color w:val="auto"/>
          <w:sz w:val="20"/>
          <w:szCs w:val="20"/>
        </w:rPr>
        <w:t xml:space="preserve">Note: </w:t>
      </w:r>
      <w:r w:rsidRPr="00E735BE">
        <w:rPr>
          <w:rFonts w:ascii="Times" w:eastAsia="Times New Roman" w:hAnsi="Times" w:cs="Times"/>
          <w:bCs/>
          <w:color w:val="auto"/>
          <w:sz w:val="20"/>
          <w:szCs w:val="20"/>
        </w:rPr>
        <w:t>Companies are encouraged to additionally use DG scheduling as the baseline scheduling scheme when showing the capacity performance gain</w:t>
      </w:r>
    </w:p>
    <w:p w14:paraId="7E7C0BA8" w14:textId="45A0EA6F" w:rsidR="00223C94" w:rsidRDefault="00223C94" w:rsidP="00EB1CA3"/>
    <w:p w14:paraId="494E758C" w14:textId="40F945EF" w:rsidR="00EB1CA3" w:rsidRDefault="00EB1CA3" w:rsidP="00EB1CA3"/>
    <w:p w14:paraId="35FCCABA" w14:textId="666C5631" w:rsidR="00EB1CA3" w:rsidRDefault="00EB1CA3" w:rsidP="00EB1CA3">
      <w:r w:rsidRPr="00EB1CA3">
        <w:rPr>
          <w:b/>
          <w:bCs/>
        </w:rPr>
        <w:t>Decision:</w:t>
      </w:r>
      <w:r>
        <w:t xml:space="preserve"> As per email decision posted on May 20</w:t>
      </w:r>
      <w:r w:rsidRPr="00EB1CA3">
        <w:rPr>
          <w:vertAlign w:val="superscript"/>
        </w:rPr>
        <w:t>th</w:t>
      </w:r>
      <w:r>
        <w:t>,</w:t>
      </w:r>
    </w:p>
    <w:p w14:paraId="77D8239D" w14:textId="77777777" w:rsidR="00223C94" w:rsidRPr="00EB1CA3" w:rsidRDefault="00223C94" w:rsidP="00223C94">
      <w:pPr>
        <w:rPr>
          <w:rFonts w:cs="Times"/>
          <w:highlight w:val="green"/>
          <w:lang w:eastAsia="x-none"/>
        </w:rPr>
      </w:pPr>
      <w:r w:rsidRPr="00EB1CA3">
        <w:rPr>
          <w:rFonts w:cs="Times"/>
          <w:highlight w:val="green"/>
          <w:lang w:eastAsia="x-none"/>
        </w:rPr>
        <w:t>Agreement</w:t>
      </w:r>
    </w:p>
    <w:p w14:paraId="39DB3A58" w14:textId="77777777" w:rsidR="00223C94" w:rsidRDefault="00223C94" w:rsidP="00CF6E6D">
      <w:pPr>
        <w:pStyle w:val="ListParagraph"/>
        <w:numPr>
          <w:ilvl w:val="0"/>
          <w:numId w:val="594"/>
        </w:numPr>
      </w:pPr>
      <w:r>
        <w:t>To support a candidate capacity enhancement technique for XR traffic, capacity performance gain by the technique as compared to baseline should be shown.</w:t>
      </w:r>
    </w:p>
    <w:p w14:paraId="2A5A02A2" w14:textId="77777777" w:rsidR="00223C94" w:rsidRDefault="00223C94" w:rsidP="00CF6E6D">
      <w:pPr>
        <w:pStyle w:val="ListParagraph"/>
        <w:numPr>
          <w:ilvl w:val="1"/>
          <w:numId w:val="594"/>
        </w:numPr>
      </w:pPr>
      <w:r>
        <w:t>Capacity performance gain by the candidate technique as compared to baseline is a necessary condition to consider supporting the candidate technique.</w:t>
      </w:r>
    </w:p>
    <w:p w14:paraId="2B223A24" w14:textId="77777777" w:rsidR="00223C94" w:rsidRPr="00EB1CA3" w:rsidRDefault="00223C94" w:rsidP="00223C94">
      <w:pPr>
        <w:rPr>
          <w:rFonts w:cs="Times"/>
          <w:szCs w:val="20"/>
          <w:u w:val="single"/>
        </w:rPr>
      </w:pPr>
      <w:r w:rsidRPr="00EB1CA3">
        <w:rPr>
          <w:rFonts w:cs="Times"/>
          <w:szCs w:val="20"/>
          <w:u w:val="single"/>
        </w:rPr>
        <w:t xml:space="preserve">Conclusion </w:t>
      </w:r>
    </w:p>
    <w:p w14:paraId="5B1D3A83" w14:textId="77777777" w:rsidR="00223C94" w:rsidRPr="00E430F9" w:rsidRDefault="00223C94" w:rsidP="00223C94">
      <w:pPr>
        <w:pStyle w:val="ListParagraph"/>
        <w:ind w:left="0"/>
        <w:jc w:val="both"/>
        <w:rPr>
          <w:rFonts w:cs="Times"/>
        </w:rPr>
      </w:pPr>
      <w:r w:rsidRPr="00E430F9">
        <w:rPr>
          <w:rFonts w:cs="Times"/>
        </w:rPr>
        <w:t>Companies are encouraged to use the capacity Excel sheet attached with TR 38.838 in</w:t>
      </w:r>
      <w:r>
        <w:rPr>
          <w:rFonts w:cs="Times"/>
        </w:rPr>
        <w:t xml:space="preserve"> </w:t>
      </w:r>
      <w:r w:rsidRPr="00E430F9">
        <w:rPr>
          <w:rFonts w:cs="Times"/>
        </w:rPr>
        <w:t>RP-213652 for recording the simulation results that are provided in their contributions.</w:t>
      </w:r>
    </w:p>
    <w:p w14:paraId="0B5A9FB7" w14:textId="77777777" w:rsidR="00223C94" w:rsidRPr="00EB1CA3" w:rsidRDefault="00223C94" w:rsidP="00EB1CA3"/>
    <w:p w14:paraId="2EADE714" w14:textId="77777777" w:rsidR="00223C94" w:rsidRPr="00EB1CA3" w:rsidRDefault="00223C94" w:rsidP="00223C94">
      <w:pPr>
        <w:rPr>
          <w:rFonts w:cs="Times"/>
          <w:highlight w:val="green"/>
          <w:lang w:eastAsia="x-none"/>
        </w:rPr>
      </w:pPr>
      <w:r w:rsidRPr="00EB1CA3">
        <w:rPr>
          <w:rFonts w:cs="Times"/>
          <w:highlight w:val="green"/>
          <w:lang w:eastAsia="x-none"/>
        </w:rPr>
        <w:t>Agreement</w:t>
      </w:r>
    </w:p>
    <w:p w14:paraId="6086BB90" w14:textId="77777777" w:rsidR="00223C94" w:rsidRPr="00FC05C9" w:rsidRDefault="00223C94" w:rsidP="00223C94">
      <w:pPr>
        <w:pStyle w:val="ListParagraph"/>
        <w:ind w:left="0"/>
        <w:rPr>
          <w:rFonts w:cs="Times"/>
        </w:rPr>
      </w:pPr>
      <w:r w:rsidRPr="00FC05C9">
        <w:rPr>
          <w:rFonts w:cs="Times"/>
        </w:rPr>
        <w:t>To study whether/how to support a candidate capacity enhancement technique for XR traffic based SPS/CG transmissions, companies are encouraged to consider the following studies:</w:t>
      </w:r>
    </w:p>
    <w:p w14:paraId="2BD6603A" w14:textId="1D450B5C" w:rsidR="00223C94" w:rsidRPr="00EB1CA3" w:rsidRDefault="00223C94" w:rsidP="00CF6E6D">
      <w:pPr>
        <w:pStyle w:val="ListParagraph"/>
        <w:numPr>
          <w:ilvl w:val="0"/>
          <w:numId w:val="592"/>
        </w:numPr>
        <w:overflowPunct/>
        <w:autoSpaceDE/>
        <w:autoSpaceDN/>
        <w:adjustRightInd/>
        <w:spacing w:after="0"/>
        <w:contextualSpacing w:val="0"/>
        <w:jc w:val="both"/>
        <w:textAlignment w:val="auto"/>
        <w:rPr>
          <w:rFonts w:cs="Times"/>
        </w:rPr>
      </w:pPr>
      <w:r w:rsidRPr="00EB1CA3">
        <w:rPr>
          <w:rFonts w:cs="Times"/>
        </w:rPr>
        <w:t>Study enhancements related to m</w:t>
      </w:r>
      <w:r w:rsidRPr="00EB1CA3">
        <w:rPr>
          <w:rFonts w:cs="Times"/>
          <w:lang w:eastAsia="zh-CN"/>
        </w:rPr>
        <w:t>ultiple P</w:t>
      </w:r>
      <w:r w:rsidRPr="00EB1CA3">
        <w:rPr>
          <w:rFonts w:cs="Times"/>
        </w:rPr>
        <w:t>D</w:t>
      </w:r>
      <w:r w:rsidRPr="00EB1CA3">
        <w:rPr>
          <w:rFonts w:cs="Times"/>
          <w:lang w:eastAsia="zh-CN"/>
        </w:rPr>
        <w:t>SCHs</w:t>
      </w:r>
      <w:r w:rsidRPr="00EB1CA3">
        <w:rPr>
          <w:rFonts w:cs="Times"/>
        </w:rPr>
        <w:t xml:space="preserve"> SPS</w:t>
      </w:r>
      <w:r w:rsidRPr="00EB1CA3">
        <w:rPr>
          <w:rFonts w:cs="Times"/>
          <w:strike/>
        </w:rPr>
        <w:t xml:space="preserve"> </w:t>
      </w:r>
      <w:r w:rsidRPr="00EB1CA3">
        <w:rPr>
          <w:rFonts w:cs="Times"/>
        </w:rPr>
        <w:t>transmission occasions in a period</w:t>
      </w:r>
    </w:p>
    <w:p w14:paraId="5A364D89" w14:textId="77777777" w:rsidR="00223C94" w:rsidRPr="00EB1CA3" w:rsidRDefault="00223C94" w:rsidP="00CF6E6D">
      <w:pPr>
        <w:pStyle w:val="ListParagraph"/>
        <w:numPr>
          <w:ilvl w:val="0"/>
          <w:numId w:val="592"/>
        </w:numPr>
        <w:overflowPunct/>
        <w:autoSpaceDE/>
        <w:autoSpaceDN/>
        <w:adjustRightInd/>
        <w:spacing w:after="0"/>
        <w:contextualSpacing w:val="0"/>
        <w:jc w:val="both"/>
        <w:textAlignment w:val="auto"/>
        <w:rPr>
          <w:rFonts w:cs="Times"/>
        </w:rPr>
      </w:pPr>
      <w:r w:rsidRPr="00EB1CA3">
        <w:rPr>
          <w:rFonts w:cs="Times"/>
        </w:rPr>
        <w:t>Study enhancements related to m</w:t>
      </w:r>
      <w:r w:rsidRPr="00EB1CA3">
        <w:rPr>
          <w:rFonts w:cs="Times"/>
          <w:lang w:eastAsia="zh-CN"/>
        </w:rPr>
        <w:t>ultiple P</w:t>
      </w:r>
      <w:r w:rsidRPr="00EB1CA3">
        <w:rPr>
          <w:rFonts w:cs="Times"/>
        </w:rPr>
        <w:t>U</w:t>
      </w:r>
      <w:r w:rsidRPr="00EB1CA3">
        <w:rPr>
          <w:rFonts w:cs="Times"/>
          <w:lang w:eastAsia="zh-CN"/>
        </w:rPr>
        <w:t>SCHs</w:t>
      </w:r>
      <w:r w:rsidRPr="00EB1CA3">
        <w:rPr>
          <w:rFonts w:cs="Times"/>
        </w:rPr>
        <w:t xml:space="preserve"> CG transmission occasions in a period</w:t>
      </w:r>
    </w:p>
    <w:p w14:paraId="70497102" w14:textId="77777777" w:rsidR="00223C94" w:rsidRPr="00EB1CA3" w:rsidRDefault="00223C94" w:rsidP="00CF6E6D">
      <w:pPr>
        <w:pStyle w:val="ListParagraph"/>
        <w:numPr>
          <w:ilvl w:val="0"/>
          <w:numId w:val="592"/>
        </w:numPr>
        <w:overflowPunct/>
        <w:autoSpaceDE/>
        <w:autoSpaceDN/>
        <w:adjustRightInd/>
        <w:spacing w:after="0"/>
        <w:contextualSpacing w:val="0"/>
        <w:jc w:val="both"/>
        <w:textAlignment w:val="auto"/>
        <w:rPr>
          <w:rFonts w:cs="Times"/>
        </w:rPr>
      </w:pPr>
      <w:r w:rsidRPr="00EB1CA3">
        <w:rPr>
          <w:rFonts w:cs="Times"/>
        </w:rPr>
        <w:t>Study enhancements related to dynamic adaptation of SPS/CG parameters/configurations</w:t>
      </w:r>
    </w:p>
    <w:p w14:paraId="4C815DAD" w14:textId="77777777" w:rsidR="00223C94" w:rsidRPr="00EB1CA3" w:rsidRDefault="00223C94" w:rsidP="00CF6E6D">
      <w:pPr>
        <w:pStyle w:val="ListParagraph"/>
        <w:numPr>
          <w:ilvl w:val="0"/>
          <w:numId w:val="592"/>
        </w:numPr>
        <w:overflowPunct/>
        <w:autoSpaceDE/>
        <w:autoSpaceDN/>
        <w:adjustRightInd/>
        <w:spacing w:after="0"/>
        <w:contextualSpacing w:val="0"/>
        <w:jc w:val="both"/>
        <w:textAlignment w:val="auto"/>
        <w:rPr>
          <w:rFonts w:cs="Times"/>
        </w:rPr>
      </w:pPr>
      <w:r w:rsidRPr="00EB1CA3">
        <w:rPr>
          <w:rFonts w:cs="Times"/>
        </w:rPr>
        <w:t xml:space="preserve">Study enhancements related to </w:t>
      </w:r>
      <w:r w:rsidRPr="00EB1CA3">
        <w:rPr>
          <w:rFonts w:cs="Times"/>
          <w:lang w:eastAsia="zh-CN"/>
        </w:rPr>
        <w:t>non-integer periodicity for SPS/C</w:t>
      </w:r>
      <w:r w:rsidRPr="00EB1CA3">
        <w:rPr>
          <w:rFonts w:cs="Times"/>
        </w:rPr>
        <w:t>G transmissions</w:t>
      </w:r>
      <w:r w:rsidRPr="00EB1CA3">
        <w:rPr>
          <w:rFonts w:cs="Times"/>
          <w:lang w:eastAsia="zh-CN"/>
        </w:rPr>
        <w:t>.</w:t>
      </w:r>
    </w:p>
    <w:p w14:paraId="19F38ABE" w14:textId="77777777" w:rsidR="00223C94" w:rsidRPr="00EB1CA3" w:rsidRDefault="00223C94" w:rsidP="00CF6E6D">
      <w:pPr>
        <w:pStyle w:val="ListParagraph"/>
        <w:numPr>
          <w:ilvl w:val="0"/>
          <w:numId w:val="592"/>
        </w:numPr>
        <w:overflowPunct/>
        <w:autoSpaceDE/>
        <w:autoSpaceDN/>
        <w:adjustRightInd/>
        <w:spacing w:after="0"/>
        <w:contextualSpacing w:val="0"/>
        <w:jc w:val="both"/>
        <w:textAlignment w:val="auto"/>
        <w:rPr>
          <w:rFonts w:cs="Times"/>
        </w:rPr>
      </w:pPr>
      <w:r w:rsidRPr="00EB1CA3">
        <w:rPr>
          <w:rFonts w:cs="Times"/>
        </w:rPr>
        <w:t>Note: Other studies are not precluded, as well as the combination of the above studies.</w:t>
      </w:r>
    </w:p>
    <w:p w14:paraId="2F1E6D25" w14:textId="489646EC" w:rsidR="00223C94" w:rsidRPr="00FC05C9" w:rsidRDefault="00223C94" w:rsidP="00223C94">
      <w:pPr>
        <w:pStyle w:val="ListParagraph"/>
        <w:ind w:left="0"/>
        <w:jc w:val="both"/>
        <w:rPr>
          <w:rFonts w:cs="Times"/>
          <w:iCs/>
          <w:lang w:eastAsia="ko-KR"/>
        </w:rPr>
      </w:pPr>
      <w:r w:rsidRPr="00FC05C9">
        <w:rPr>
          <w:rFonts w:cs="Times"/>
        </w:rPr>
        <w:t xml:space="preserve">Follow the </w:t>
      </w:r>
      <w:r w:rsidRPr="00EB1CA3">
        <w:rPr>
          <w:rFonts w:cs="Times"/>
          <w:i/>
        </w:rPr>
        <w:t>common principle for assessment of the candidate capacity enhancement technique</w:t>
      </w:r>
      <w:r w:rsidR="00EB1CA3">
        <w:rPr>
          <w:rFonts w:cs="Times"/>
          <w:i/>
        </w:rPr>
        <w:t>.</w:t>
      </w:r>
    </w:p>
    <w:p w14:paraId="3D4E0147" w14:textId="77777777" w:rsidR="00223C94" w:rsidRPr="00EB1CA3" w:rsidRDefault="00223C94" w:rsidP="00EB1CA3"/>
    <w:p w14:paraId="7493DCA7" w14:textId="77777777" w:rsidR="00223C94" w:rsidRPr="00EB1CA3" w:rsidRDefault="00223C94" w:rsidP="00223C94">
      <w:pPr>
        <w:rPr>
          <w:rFonts w:cs="Times"/>
          <w:highlight w:val="green"/>
          <w:lang w:eastAsia="x-none"/>
        </w:rPr>
      </w:pPr>
      <w:r w:rsidRPr="00EB1CA3">
        <w:rPr>
          <w:rFonts w:cs="Times"/>
          <w:highlight w:val="green"/>
          <w:lang w:eastAsia="x-none"/>
        </w:rPr>
        <w:t>Agreement</w:t>
      </w:r>
    </w:p>
    <w:p w14:paraId="6784E708" w14:textId="77777777" w:rsidR="00223C94" w:rsidRPr="00E430F9" w:rsidRDefault="00223C94" w:rsidP="00223C94">
      <w:pPr>
        <w:pStyle w:val="ListParagraph"/>
        <w:ind w:left="0"/>
        <w:rPr>
          <w:rFonts w:cs="Times"/>
        </w:rPr>
      </w:pPr>
      <w:r w:rsidRPr="00E430F9">
        <w:rPr>
          <w:rFonts w:cs="Times"/>
        </w:rPr>
        <w:t>To study whether/how to support a candidate capacity enhancement technique for XR traffic based dynamic scheduling/grant transmissions, companies are encouraged to consider the following studies:</w:t>
      </w:r>
    </w:p>
    <w:p w14:paraId="709FFB30" w14:textId="77777777" w:rsidR="00223C94" w:rsidRPr="00E430F9" w:rsidRDefault="00223C94" w:rsidP="00CF6E6D">
      <w:pPr>
        <w:pStyle w:val="ListParagraph"/>
        <w:numPr>
          <w:ilvl w:val="0"/>
          <w:numId w:val="592"/>
        </w:numPr>
        <w:overflowPunct/>
        <w:autoSpaceDE/>
        <w:autoSpaceDN/>
        <w:adjustRightInd/>
        <w:spacing w:after="0"/>
        <w:contextualSpacing w:val="0"/>
        <w:jc w:val="both"/>
        <w:textAlignment w:val="auto"/>
        <w:rPr>
          <w:rFonts w:cs="Times"/>
        </w:rPr>
      </w:pPr>
      <w:r w:rsidRPr="00E430F9">
        <w:rPr>
          <w:rFonts w:cs="Times"/>
        </w:rPr>
        <w:t xml:space="preserve">Study enhancements related to extending capability of </w:t>
      </w:r>
      <w:r w:rsidRPr="00E430F9">
        <w:rPr>
          <w:rFonts w:cs="Times"/>
          <w:lang w:eastAsia="zh-CN"/>
        </w:rPr>
        <w:t>single DCI scheduling multi-PDSCHs/PUSCHs</w:t>
      </w:r>
      <w:r w:rsidRPr="00E430F9">
        <w:rPr>
          <w:rFonts w:cs="Times"/>
        </w:rPr>
        <w:t xml:space="preserve"> for FR2-2 to FR1/FR2.</w:t>
      </w:r>
    </w:p>
    <w:p w14:paraId="4474661C" w14:textId="77777777" w:rsidR="00223C94" w:rsidRPr="00E430F9" w:rsidRDefault="00223C94" w:rsidP="00CF6E6D">
      <w:pPr>
        <w:pStyle w:val="ListParagraph"/>
        <w:numPr>
          <w:ilvl w:val="1"/>
          <w:numId w:val="592"/>
        </w:numPr>
        <w:overflowPunct/>
        <w:autoSpaceDE/>
        <w:autoSpaceDN/>
        <w:adjustRightInd/>
        <w:spacing w:after="0"/>
        <w:contextualSpacing w:val="0"/>
        <w:textAlignment w:val="auto"/>
        <w:rPr>
          <w:rFonts w:cs="Times"/>
        </w:rPr>
      </w:pPr>
      <w:r w:rsidRPr="00E430F9">
        <w:rPr>
          <w:rFonts w:cs="Times"/>
        </w:rPr>
        <w:lastRenderedPageBreak/>
        <w:t>Note: whether and how to discuss enhancements may depend on the outcome of Rel-17 B52.6G UE feature discussion</w:t>
      </w:r>
    </w:p>
    <w:p w14:paraId="407E1BCF" w14:textId="77777777" w:rsidR="00223C94" w:rsidRPr="00E430F9" w:rsidRDefault="00223C94" w:rsidP="00CF6E6D">
      <w:pPr>
        <w:pStyle w:val="ListParagraph"/>
        <w:numPr>
          <w:ilvl w:val="0"/>
          <w:numId w:val="592"/>
        </w:numPr>
        <w:overflowPunct/>
        <w:autoSpaceDE/>
        <w:autoSpaceDN/>
        <w:adjustRightInd/>
        <w:spacing w:after="0"/>
        <w:contextualSpacing w:val="0"/>
        <w:jc w:val="both"/>
        <w:textAlignment w:val="auto"/>
        <w:rPr>
          <w:rFonts w:cs="Times"/>
        </w:rPr>
      </w:pPr>
      <w:r w:rsidRPr="00E430F9">
        <w:rPr>
          <w:rFonts w:cs="Times"/>
        </w:rPr>
        <w:t xml:space="preserve">Study enhancements related to </w:t>
      </w:r>
      <w:r w:rsidRPr="00E430F9">
        <w:rPr>
          <w:rFonts w:cs="Times"/>
          <w:lang w:eastAsia="zh-CN"/>
        </w:rPr>
        <w:t>HARQ-ACK and/or CBG transmissions for single DCI scheduling one or multi PDSCH(s).</w:t>
      </w:r>
    </w:p>
    <w:p w14:paraId="40FDB3A8" w14:textId="77777777" w:rsidR="00223C94" w:rsidRPr="00E430F9" w:rsidRDefault="00223C94" w:rsidP="00CF6E6D">
      <w:pPr>
        <w:pStyle w:val="ListParagraph"/>
        <w:numPr>
          <w:ilvl w:val="0"/>
          <w:numId w:val="592"/>
        </w:numPr>
        <w:overflowPunct/>
        <w:autoSpaceDE/>
        <w:autoSpaceDN/>
        <w:adjustRightInd/>
        <w:spacing w:after="0"/>
        <w:contextualSpacing w:val="0"/>
        <w:jc w:val="both"/>
        <w:textAlignment w:val="auto"/>
        <w:rPr>
          <w:rFonts w:cs="Times"/>
          <w:strike/>
        </w:rPr>
      </w:pPr>
      <w:r w:rsidRPr="00E430F9">
        <w:rPr>
          <w:rFonts w:cs="Times"/>
        </w:rPr>
        <w:t>Study enhancements related to allowing d</w:t>
      </w:r>
      <w:r w:rsidRPr="00E430F9">
        <w:rPr>
          <w:rFonts w:cs="Times"/>
          <w:lang w:eastAsia="zh-CN"/>
        </w:rPr>
        <w:t>ifferent configurations per PDSCH/PUSCH</w:t>
      </w:r>
    </w:p>
    <w:p w14:paraId="5FE21D9B" w14:textId="77777777" w:rsidR="00223C94" w:rsidRPr="00E430F9" w:rsidRDefault="00223C94" w:rsidP="00CF6E6D">
      <w:pPr>
        <w:pStyle w:val="ListParagraph"/>
        <w:numPr>
          <w:ilvl w:val="0"/>
          <w:numId w:val="592"/>
        </w:numPr>
        <w:overflowPunct/>
        <w:autoSpaceDE/>
        <w:autoSpaceDN/>
        <w:adjustRightInd/>
        <w:spacing w:after="0"/>
        <w:contextualSpacing w:val="0"/>
        <w:jc w:val="both"/>
        <w:textAlignment w:val="auto"/>
        <w:rPr>
          <w:rFonts w:cs="Times"/>
        </w:rPr>
      </w:pPr>
      <w:r w:rsidRPr="00E430F9">
        <w:rPr>
          <w:rFonts w:cs="Times"/>
        </w:rPr>
        <w:t xml:space="preserve">Study </w:t>
      </w:r>
      <w:r w:rsidRPr="00E430F9">
        <w:rPr>
          <w:rFonts w:cs="Times"/>
          <w:lang w:eastAsia="zh-CN"/>
        </w:rPr>
        <w:t xml:space="preserve">enhancement </w:t>
      </w:r>
      <w:r w:rsidRPr="00E430F9">
        <w:rPr>
          <w:rFonts w:cs="Times"/>
        </w:rPr>
        <w:t xml:space="preserve">related to </w:t>
      </w:r>
      <w:r w:rsidRPr="00E430F9">
        <w:rPr>
          <w:rFonts w:cs="Times"/>
          <w:lang w:eastAsia="zh-CN"/>
        </w:rPr>
        <w:t>scheduling request</w:t>
      </w:r>
      <w:r w:rsidRPr="00E430F9">
        <w:rPr>
          <w:rFonts w:cs="Times"/>
        </w:rPr>
        <w:t xml:space="preserve"> and/or BSR with the focus on L1 enhancements.</w:t>
      </w:r>
    </w:p>
    <w:p w14:paraId="00969A88" w14:textId="77777777" w:rsidR="00223C94" w:rsidRPr="00E430F9" w:rsidRDefault="00223C94" w:rsidP="00CF6E6D">
      <w:pPr>
        <w:pStyle w:val="ListParagraph"/>
        <w:numPr>
          <w:ilvl w:val="0"/>
          <w:numId w:val="592"/>
        </w:numPr>
        <w:overflowPunct/>
        <w:autoSpaceDE/>
        <w:autoSpaceDN/>
        <w:adjustRightInd/>
        <w:spacing w:after="0"/>
        <w:contextualSpacing w:val="0"/>
        <w:jc w:val="both"/>
        <w:textAlignment w:val="auto"/>
        <w:rPr>
          <w:rFonts w:cs="Times"/>
        </w:rPr>
      </w:pPr>
      <w:r w:rsidRPr="00E430F9">
        <w:rPr>
          <w:rFonts w:cs="Times"/>
        </w:rPr>
        <w:t>Note: Other studies are not precluded as well as the combination of the above studies.</w:t>
      </w:r>
    </w:p>
    <w:p w14:paraId="2CB2F101" w14:textId="77777777" w:rsidR="00223C94" w:rsidRPr="00E430F9" w:rsidRDefault="00223C94" w:rsidP="00EB1CA3">
      <w:pPr>
        <w:rPr>
          <w:lang w:eastAsia="ja-JP"/>
        </w:rPr>
      </w:pPr>
      <w:r w:rsidRPr="00E430F9">
        <w:rPr>
          <w:lang w:eastAsia="ja-JP"/>
        </w:rPr>
        <w:t xml:space="preserve">Follow the </w:t>
      </w:r>
      <w:r w:rsidRPr="00EB1CA3">
        <w:rPr>
          <w:i/>
          <w:iCs/>
        </w:rPr>
        <w:t>common principle for assessment of the candidate capacity enhancement technique</w:t>
      </w:r>
      <w:r w:rsidRPr="00E430F9">
        <w:t>.</w:t>
      </w:r>
    </w:p>
    <w:p w14:paraId="67D48389" w14:textId="77777777" w:rsidR="00223C94" w:rsidRPr="00EB1CA3" w:rsidRDefault="00223C94" w:rsidP="00223C94">
      <w:pPr>
        <w:rPr>
          <w:rFonts w:cs="Times"/>
          <w:szCs w:val="20"/>
          <w:lang w:eastAsia="ja-JP"/>
        </w:rPr>
      </w:pPr>
    </w:p>
    <w:p w14:paraId="5EC711BF" w14:textId="77777777" w:rsidR="00223C94" w:rsidRPr="00EB1CA3" w:rsidRDefault="00223C94" w:rsidP="00223C94">
      <w:pPr>
        <w:rPr>
          <w:rFonts w:cs="Times"/>
          <w:szCs w:val="20"/>
          <w:u w:val="single"/>
          <w:lang w:val="en-US" w:eastAsia="ja-JP"/>
        </w:rPr>
      </w:pPr>
      <w:r w:rsidRPr="00EB1CA3">
        <w:rPr>
          <w:rFonts w:cs="Times"/>
          <w:szCs w:val="20"/>
          <w:u w:val="single"/>
          <w:lang w:eastAsia="ja-JP"/>
        </w:rPr>
        <w:t>Conclusion</w:t>
      </w:r>
    </w:p>
    <w:p w14:paraId="1600AEFF" w14:textId="77777777" w:rsidR="00223C94" w:rsidRPr="00EB1CA3" w:rsidRDefault="00223C94" w:rsidP="00EB1CA3">
      <w:pPr>
        <w:rPr>
          <w:rFonts w:ascii="Times New Roman" w:hAnsi="Times New Roman"/>
          <w:szCs w:val="20"/>
        </w:rPr>
      </w:pPr>
      <w:r w:rsidRPr="00EB1CA3">
        <w:rPr>
          <w:rFonts w:ascii="Times New Roman" w:hAnsi="Times New Roman"/>
          <w:szCs w:val="20"/>
        </w:rPr>
        <w:t>It is common understanding that studying of RAN2 proposed techniques for XR-awareness information to improve XR capacity can be studied in RAN1 upon request from RAN2.</w:t>
      </w:r>
    </w:p>
    <w:p w14:paraId="3346219D" w14:textId="77777777" w:rsidR="00223C94" w:rsidRPr="00EB1CA3" w:rsidRDefault="00223C94" w:rsidP="00EB1CA3">
      <w:pPr>
        <w:rPr>
          <w:rFonts w:ascii="Times New Roman" w:hAnsi="Times New Roman"/>
          <w:szCs w:val="20"/>
        </w:rPr>
      </w:pPr>
    </w:p>
    <w:p w14:paraId="2484479F" w14:textId="77777777" w:rsidR="00223C94" w:rsidRPr="00EB1CA3" w:rsidRDefault="00223C94" w:rsidP="00EB1CA3">
      <w:pPr>
        <w:rPr>
          <w:rStyle w:val="Strong"/>
          <w:rFonts w:ascii="Times New Roman" w:hAnsi="Times New Roman"/>
          <w:b w:val="0"/>
          <w:bCs w:val="0"/>
          <w:szCs w:val="20"/>
          <w:lang w:eastAsia="ja-JP"/>
        </w:rPr>
      </w:pPr>
      <w:r w:rsidRPr="00EB1CA3">
        <w:rPr>
          <w:rStyle w:val="Strong"/>
          <w:rFonts w:ascii="Times New Roman" w:hAnsi="Times New Roman"/>
          <w:b w:val="0"/>
          <w:bCs w:val="0"/>
          <w:szCs w:val="20"/>
          <w:highlight w:val="green"/>
          <w:lang w:eastAsia="ja-JP"/>
        </w:rPr>
        <w:t>Agreement</w:t>
      </w:r>
    </w:p>
    <w:p w14:paraId="01BC7276" w14:textId="77777777" w:rsidR="00223C94" w:rsidRPr="00EB1CA3" w:rsidRDefault="00223C94" w:rsidP="00EB1CA3">
      <w:pPr>
        <w:rPr>
          <w:rFonts w:ascii="Times New Roman" w:hAnsi="Times New Roman"/>
          <w:szCs w:val="20"/>
          <w:lang w:val="en-US"/>
        </w:rPr>
      </w:pPr>
      <w:r w:rsidRPr="00EB1CA3">
        <w:rPr>
          <w:rFonts w:ascii="Times New Roman" w:hAnsi="Times New Roman"/>
          <w:szCs w:val="20"/>
        </w:rPr>
        <w:t>The following lists the candidate enhancements techniques for link adaptation to improve XR capacity that are proposed</w:t>
      </w:r>
      <w:r w:rsidRPr="00EB1CA3">
        <w:rPr>
          <w:rFonts w:ascii="Times New Roman" w:hAnsi="Times New Roman"/>
          <w:color w:val="FF0000"/>
          <w:szCs w:val="20"/>
        </w:rPr>
        <w:t xml:space="preserve"> </w:t>
      </w:r>
      <w:r w:rsidRPr="00EB1CA3">
        <w:rPr>
          <w:rFonts w:ascii="Times New Roman" w:hAnsi="Times New Roman"/>
          <w:szCs w:val="20"/>
        </w:rPr>
        <w:t xml:space="preserve">by companies RAN1#109-e. </w:t>
      </w:r>
    </w:p>
    <w:p w14:paraId="357FC839" w14:textId="77777777" w:rsidR="00223C94" w:rsidRPr="00EB1CA3" w:rsidRDefault="00223C94" w:rsidP="00CF6E6D">
      <w:pPr>
        <w:pStyle w:val="ListParagraph"/>
        <w:numPr>
          <w:ilvl w:val="0"/>
          <w:numId w:val="594"/>
        </w:numPr>
      </w:pPr>
      <w:r w:rsidRPr="00EB1CA3">
        <w:t xml:space="preserve">At least the proponents are encouraged to justify the corresponding capacity benefits for XR traffic for considering potential study of these candidate enhancements techniques.  </w:t>
      </w:r>
    </w:p>
    <w:p w14:paraId="023104C3" w14:textId="77777777" w:rsidR="00223C94" w:rsidRPr="00EB1CA3" w:rsidRDefault="00223C94" w:rsidP="00CF6E6D">
      <w:pPr>
        <w:pStyle w:val="ListParagraph"/>
        <w:numPr>
          <w:ilvl w:val="1"/>
          <w:numId w:val="594"/>
        </w:numPr>
        <w:rPr>
          <w:lang w:eastAsia="zh-CN"/>
        </w:rPr>
      </w:pPr>
      <w:r w:rsidRPr="00EB1CA3">
        <w:t>Delta MCS</w:t>
      </w:r>
    </w:p>
    <w:p w14:paraId="2D904CFC" w14:textId="77777777" w:rsidR="00223C94" w:rsidRPr="00EB1CA3" w:rsidRDefault="00223C94" w:rsidP="00CF6E6D">
      <w:pPr>
        <w:pStyle w:val="ListParagraph"/>
        <w:numPr>
          <w:ilvl w:val="1"/>
          <w:numId w:val="594"/>
        </w:numPr>
        <w:rPr>
          <w:lang w:eastAsia="zh-CN"/>
        </w:rPr>
      </w:pPr>
      <w:r w:rsidRPr="00EB1CA3">
        <w:t>S</w:t>
      </w:r>
      <w:r w:rsidRPr="00EB1CA3">
        <w:rPr>
          <w:lang w:eastAsia="zh-CN"/>
        </w:rPr>
        <w:t>oft HARQ-ACK feedback</w:t>
      </w:r>
    </w:p>
    <w:p w14:paraId="13E63678" w14:textId="77777777" w:rsidR="00223C94" w:rsidRPr="00EB1CA3" w:rsidRDefault="00223C94" w:rsidP="00CF6E6D">
      <w:pPr>
        <w:pStyle w:val="ListParagraph"/>
        <w:numPr>
          <w:ilvl w:val="1"/>
          <w:numId w:val="594"/>
        </w:numPr>
        <w:rPr>
          <w:lang w:eastAsia="zh-CN"/>
        </w:rPr>
      </w:pPr>
      <w:r w:rsidRPr="00EB1CA3">
        <w:rPr>
          <w:lang w:eastAsia="zh-CN"/>
        </w:rPr>
        <w:t>Cooperative MIMO scheme via precoding technique - bi-directional training</w:t>
      </w:r>
    </w:p>
    <w:p w14:paraId="01C458B0" w14:textId="77777777" w:rsidR="00223C94" w:rsidRPr="00EB1CA3" w:rsidRDefault="00223C94" w:rsidP="00CF6E6D">
      <w:pPr>
        <w:pStyle w:val="ListParagraph"/>
        <w:numPr>
          <w:ilvl w:val="1"/>
          <w:numId w:val="594"/>
        </w:numPr>
        <w:rPr>
          <w:lang w:eastAsia="zh-CN"/>
        </w:rPr>
      </w:pPr>
      <w:r w:rsidRPr="00EB1CA3">
        <w:t>Enhanced link adaptation for CBG-based transmission</w:t>
      </w:r>
    </w:p>
    <w:p w14:paraId="648B092A" w14:textId="77777777" w:rsidR="00223C94" w:rsidRPr="00EB1CA3" w:rsidRDefault="00223C94" w:rsidP="00CF6E6D">
      <w:pPr>
        <w:pStyle w:val="ListParagraph"/>
        <w:numPr>
          <w:ilvl w:val="1"/>
          <w:numId w:val="594"/>
        </w:numPr>
        <w:rPr>
          <w:lang w:eastAsia="zh-CN"/>
        </w:rPr>
      </w:pPr>
      <w:r w:rsidRPr="00EB1CA3">
        <w:rPr>
          <w:lang w:eastAsia="zh-CN"/>
        </w:rPr>
        <w:t>CSI report enhancements to address the different BLER requirements of different XR flow</w:t>
      </w:r>
      <w:r w:rsidRPr="00EB1CA3">
        <w:t>s</w:t>
      </w:r>
    </w:p>
    <w:p w14:paraId="44EB7710" w14:textId="77777777" w:rsidR="00223C94" w:rsidRPr="00EB1CA3" w:rsidRDefault="00223C94" w:rsidP="00CF6E6D">
      <w:pPr>
        <w:pStyle w:val="ListParagraph"/>
        <w:numPr>
          <w:ilvl w:val="0"/>
          <w:numId w:val="594"/>
        </w:numPr>
      </w:pPr>
      <w:r w:rsidRPr="00EB1CA3">
        <w:t xml:space="preserve">Follow the </w:t>
      </w:r>
      <w:r w:rsidRPr="00EB1CA3">
        <w:rPr>
          <w:i/>
          <w:iCs/>
        </w:rPr>
        <w:t>common principle for assessment of the candidate capacity enhancement technique</w:t>
      </w:r>
      <w:r w:rsidRPr="00EB1CA3">
        <w:t>.</w:t>
      </w:r>
    </w:p>
    <w:p w14:paraId="18437363" w14:textId="77777777" w:rsidR="00223C94" w:rsidRPr="00EB1CA3" w:rsidRDefault="00223C94" w:rsidP="00EB1CA3">
      <w:pPr>
        <w:rPr>
          <w:rFonts w:ascii="Times New Roman" w:hAnsi="Times New Roman"/>
          <w:szCs w:val="20"/>
          <w:highlight w:val="yellow"/>
        </w:rPr>
      </w:pPr>
    </w:p>
    <w:p w14:paraId="6EAE56E2" w14:textId="77777777" w:rsidR="00223C94" w:rsidRPr="00EB1CA3" w:rsidRDefault="00223C94" w:rsidP="00EB1CA3">
      <w:pPr>
        <w:rPr>
          <w:rStyle w:val="Strong"/>
          <w:rFonts w:ascii="Times New Roman" w:hAnsi="Times New Roman"/>
          <w:b w:val="0"/>
          <w:bCs w:val="0"/>
          <w:szCs w:val="20"/>
          <w:lang w:eastAsia="ja-JP"/>
        </w:rPr>
      </w:pPr>
      <w:r w:rsidRPr="00EB1CA3">
        <w:rPr>
          <w:rStyle w:val="Strong"/>
          <w:rFonts w:ascii="Times New Roman" w:hAnsi="Times New Roman"/>
          <w:b w:val="0"/>
          <w:bCs w:val="0"/>
          <w:szCs w:val="20"/>
          <w:highlight w:val="green"/>
          <w:lang w:eastAsia="ja-JP"/>
        </w:rPr>
        <w:t>Agreement</w:t>
      </w:r>
    </w:p>
    <w:p w14:paraId="3148059A" w14:textId="77777777" w:rsidR="00223C94" w:rsidRPr="00EB1CA3" w:rsidRDefault="00223C94" w:rsidP="00EB1CA3">
      <w:pPr>
        <w:rPr>
          <w:rFonts w:ascii="Times New Roman" w:hAnsi="Times New Roman"/>
          <w:szCs w:val="20"/>
          <w:highlight w:val="green"/>
        </w:rPr>
      </w:pPr>
      <w:r w:rsidRPr="00EB1CA3">
        <w:rPr>
          <w:rFonts w:ascii="Times New Roman" w:hAnsi="Times New Roman"/>
          <w:szCs w:val="20"/>
        </w:rPr>
        <w:t xml:space="preserve">The following lists the candidate enhancements techniques based on measurement-gap link to improve XR capacity that are proposed by companies RAN1#109-e. </w:t>
      </w:r>
    </w:p>
    <w:p w14:paraId="330BB532" w14:textId="77777777" w:rsidR="00223C94" w:rsidRPr="00EB1CA3" w:rsidRDefault="00223C94" w:rsidP="00CF6E6D">
      <w:pPr>
        <w:pStyle w:val="ListParagraph"/>
        <w:numPr>
          <w:ilvl w:val="0"/>
          <w:numId w:val="595"/>
        </w:numPr>
      </w:pPr>
      <w:r w:rsidRPr="00EB1CA3">
        <w:t xml:space="preserve">At least the proponents are encouraged to justify the corresponding capacity benefits for XR traffic for considering potential study of these candidate enhancements techniques.  </w:t>
      </w:r>
    </w:p>
    <w:p w14:paraId="6333073E" w14:textId="77777777" w:rsidR="00223C94" w:rsidRPr="00EB1CA3" w:rsidRDefault="00223C94" w:rsidP="00CF6E6D">
      <w:pPr>
        <w:pStyle w:val="ListParagraph"/>
        <w:numPr>
          <w:ilvl w:val="1"/>
          <w:numId w:val="595"/>
        </w:numPr>
        <w:rPr>
          <w:lang w:eastAsia="zh-CN"/>
        </w:rPr>
      </w:pPr>
      <w:r w:rsidRPr="00EB1CA3">
        <w:rPr>
          <w:lang w:val="en-AU"/>
        </w:rPr>
        <w:t>Dynamic L1 based MG activation/deactivation.</w:t>
      </w:r>
      <w:r w:rsidRPr="00EB1CA3">
        <w:rPr>
          <w:lang w:val="en-AU" w:eastAsia="zh-CN"/>
        </w:rPr>
        <w:t xml:space="preserve"> </w:t>
      </w:r>
    </w:p>
    <w:p w14:paraId="37A9CBB0" w14:textId="77777777" w:rsidR="00223C94" w:rsidRPr="00EB1CA3" w:rsidRDefault="00223C94" w:rsidP="00CF6E6D">
      <w:pPr>
        <w:pStyle w:val="ListParagraph"/>
        <w:numPr>
          <w:ilvl w:val="1"/>
          <w:numId w:val="595"/>
        </w:numPr>
        <w:rPr>
          <w:lang w:eastAsia="zh-CN"/>
        </w:rPr>
      </w:pPr>
      <w:r w:rsidRPr="00EB1CA3">
        <w:rPr>
          <w:lang w:val="en-AU" w:eastAsia="zh-CN"/>
        </w:rPr>
        <w:t>Reuse current R16/R17 RRM relaxation condition to allow scheduling in MG to transform the R16/R17 RRM power saving gain into capacity gain.</w:t>
      </w:r>
    </w:p>
    <w:p w14:paraId="07F7E393" w14:textId="77777777" w:rsidR="00223C94" w:rsidRPr="00EB1CA3" w:rsidRDefault="00223C94" w:rsidP="00CF6E6D">
      <w:pPr>
        <w:pStyle w:val="ListParagraph"/>
        <w:numPr>
          <w:ilvl w:val="0"/>
          <w:numId w:val="595"/>
        </w:numPr>
      </w:pPr>
      <w:r w:rsidRPr="00EB1CA3">
        <w:t xml:space="preserve">Follow the </w:t>
      </w:r>
      <w:r w:rsidRPr="00EB1CA3">
        <w:rPr>
          <w:i/>
          <w:iCs/>
        </w:rPr>
        <w:t>common principle for assessment of the candidate capacity enhancement technique</w:t>
      </w:r>
      <w:r w:rsidRPr="00EB1CA3">
        <w:t>.</w:t>
      </w:r>
    </w:p>
    <w:p w14:paraId="08893DB3" w14:textId="77777777" w:rsidR="00EB1CA3" w:rsidRDefault="00EB1CA3" w:rsidP="00EB1CA3">
      <w:pPr>
        <w:rPr>
          <w:rStyle w:val="Strong"/>
          <w:rFonts w:ascii="Times New Roman" w:hAnsi="Times New Roman"/>
          <w:b w:val="0"/>
          <w:bCs w:val="0"/>
          <w:szCs w:val="20"/>
          <w:highlight w:val="green"/>
          <w:lang w:eastAsia="ja-JP"/>
        </w:rPr>
      </w:pPr>
    </w:p>
    <w:p w14:paraId="1410AB16" w14:textId="2CAEDDDA" w:rsidR="00EB1CA3" w:rsidRDefault="00EB1CA3" w:rsidP="00EB1CA3">
      <w:r w:rsidRPr="00EB1CA3">
        <w:rPr>
          <w:b/>
          <w:bCs/>
        </w:rPr>
        <w:t>Decision:</w:t>
      </w:r>
      <w:r>
        <w:t xml:space="preserve"> As per email decision posted on May 21</w:t>
      </w:r>
      <w:r w:rsidRPr="00EB1CA3">
        <w:rPr>
          <w:vertAlign w:val="superscript"/>
        </w:rPr>
        <w:t>st</w:t>
      </w:r>
      <w:r>
        <w:t>,</w:t>
      </w:r>
    </w:p>
    <w:p w14:paraId="41D3BD10" w14:textId="5E80A6BB" w:rsidR="00223C94" w:rsidRPr="00EB1CA3" w:rsidRDefault="00223C94" w:rsidP="00EB1CA3">
      <w:pPr>
        <w:rPr>
          <w:rStyle w:val="Strong"/>
          <w:rFonts w:ascii="Times New Roman" w:hAnsi="Times New Roman"/>
          <w:b w:val="0"/>
          <w:bCs w:val="0"/>
          <w:szCs w:val="20"/>
          <w:highlight w:val="green"/>
          <w:lang w:eastAsia="ja-JP"/>
        </w:rPr>
      </w:pPr>
      <w:r w:rsidRPr="00EB1CA3">
        <w:rPr>
          <w:rStyle w:val="Strong"/>
          <w:rFonts w:ascii="Times New Roman" w:hAnsi="Times New Roman"/>
          <w:b w:val="0"/>
          <w:bCs w:val="0"/>
          <w:szCs w:val="20"/>
          <w:highlight w:val="green"/>
          <w:lang w:eastAsia="ja-JP"/>
        </w:rPr>
        <w:t>Agreement</w:t>
      </w:r>
    </w:p>
    <w:p w14:paraId="7308E61A" w14:textId="77777777" w:rsidR="00223C94" w:rsidRPr="00EB1CA3" w:rsidRDefault="00223C94" w:rsidP="00EB1CA3">
      <w:pPr>
        <w:rPr>
          <w:rFonts w:ascii="Times New Roman" w:eastAsia="Malgun Gothic" w:hAnsi="Times New Roman"/>
          <w:szCs w:val="20"/>
          <w:lang w:val="en-US" w:eastAsia="zh-TW"/>
        </w:rPr>
      </w:pPr>
      <w:r w:rsidRPr="00EB1CA3">
        <w:rPr>
          <w:rFonts w:ascii="Times New Roman" w:hAnsi="Times New Roman"/>
          <w:szCs w:val="20"/>
        </w:rPr>
        <w:t>The following lists the candidate enhancements techniques to improve XR capacity that are proposed by companies RAN1#109-e.</w:t>
      </w:r>
    </w:p>
    <w:p w14:paraId="377064BD" w14:textId="77777777" w:rsidR="00223C94" w:rsidRPr="00EB1CA3" w:rsidRDefault="00223C94" w:rsidP="00CF6E6D">
      <w:pPr>
        <w:pStyle w:val="ListParagraph"/>
        <w:numPr>
          <w:ilvl w:val="0"/>
          <w:numId w:val="596"/>
        </w:numPr>
        <w:rPr>
          <w:lang w:eastAsia="zh-TW"/>
        </w:rPr>
      </w:pPr>
      <w:r w:rsidRPr="00EB1CA3">
        <w:t xml:space="preserve">At least the proponents are encouraged to justify the corresponding capacity benefits for XR traffic for considering potential study of these candidate enhancements techniques.  </w:t>
      </w:r>
    </w:p>
    <w:p w14:paraId="6DD572B6" w14:textId="77777777" w:rsidR="00223C94" w:rsidRPr="00EB1CA3" w:rsidRDefault="00223C94" w:rsidP="00CF6E6D">
      <w:pPr>
        <w:pStyle w:val="ListParagraph"/>
        <w:numPr>
          <w:ilvl w:val="1"/>
          <w:numId w:val="596"/>
        </w:numPr>
        <w:rPr>
          <w:lang w:eastAsia="zh-TW"/>
        </w:rPr>
      </w:pPr>
      <w:r w:rsidRPr="00EB1CA3">
        <w:rPr>
          <w:lang w:eastAsia="zh-CN"/>
        </w:rPr>
        <w:t>I</w:t>
      </w:r>
      <w:r w:rsidRPr="00EB1CA3">
        <w:rPr>
          <w:lang w:eastAsia="zh-TW"/>
        </w:rPr>
        <w:t>nt</w:t>
      </w:r>
      <w:r w:rsidRPr="00EB1CA3">
        <w:rPr>
          <w:lang w:eastAsia="zh-CN"/>
        </w:rPr>
        <w:t>er</w:t>
      </w:r>
      <w:r w:rsidRPr="00EB1CA3">
        <w:rPr>
          <w:lang w:eastAsia="zh-TW"/>
        </w:rPr>
        <w:t>-UE</w:t>
      </w:r>
      <w:r w:rsidRPr="00EB1CA3">
        <w:rPr>
          <w:lang w:eastAsia="zh-CN"/>
        </w:rPr>
        <w:t>/intra-UE</w:t>
      </w:r>
      <w:r w:rsidRPr="00EB1CA3">
        <w:rPr>
          <w:lang w:eastAsia="zh-TW"/>
        </w:rPr>
        <w:t xml:space="preserve"> multiplexing</w:t>
      </w:r>
      <w:r w:rsidRPr="00EB1CA3">
        <w:rPr>
          <w:lang w:eastAsia="zh-CN"/>
        </w:rPr>
        <w:t xml:space="preserve"> techniques, including e.g. finer granularity preemption indication</w:t>
      </w:r>
    </w:p>
    <w:p w14:paraId="309E97F8" w14:textId="77777777" w:rsidR="00223C94" w:rsidRPr="00EB1CA3" w:rsidRDefault="00223C94" w:rsidP="00CF6E6D">
      <w:pPr>
        <w:pStyle w:val="ListParagraph"/>
        <w:numPr>
          <w:ilvl w:val="0"/>
          <w:numId w:val="596"/>
        </w:numPr>
        <w:rPr>
          <w:lang w:eastAsia="zh-TW"/>
        </w:rPr>
      </w:pPr>
      <w:r w:rsidRPr="00EB1CA3">
        <w:t xml:space="preserve">Follow the </w:t>
      </w:r>
      <w:r w:rsidRPr="00EB1CA3">
        <w:rPr>
          <w:rStyle w:val="Emphasis"/>
          <w:lang w:eastAsia="zh-TW"/>
        </w:rPr>
        <w:t>common principle for assessment of the candidate capacity enhancement technique.</w:t>
      </w:r>
    </w:p>
    <w:p w14:paraId="5C8AF142" w14:textId="77777777" w:rsidR="00223C94" w:rsidRPr="008E2848" w:rsidRDefault="00223C94" w:rsidP="004E7AB7">
      <w:pPr>
        <w:rPr>
          <w:lang w:eastAsia="x-none"/>
        </w:rPr>
      </w:pPr>
    </w:p>
    <w:p w14:paraId="60ABD107" w14:textId="0B9EB406" w:rsidR="004E7AB7" w:rsidRDefault="001B5688" w:rsidP="004E7AB7">
      <w:pPr>
        <w:rPr>
          <w:lang w:eastAsia="x-none"/>
        </w:rPr>
      </w:pPr>
      <w:hyperlink r:id="rId2850" w:history="1">
        <w:r w:rsidR="000B5C49">
          <w:rPr>
            <w:rStyle w:val="Hyperlink"/>
            <w:lang w:eastAsia="x-none"/>
          </w:rPr>
          <w:t>R1-2205268</w:t>
        </w:r>
      </w:hyperlink>
      <w:r w:rsidR="004E7AB7">
        <w:rPr>
          <w:lang w:eastAsia="x-none"/>
        </w:rPr>
        <w:tab/>
        <w:t>FL Summary#4 – Study on XR Specific Capacity Improvements</w:t>
      </w:r>
      <w:r w:rsidR="004E7AB7">
        <w:rPr>
          <w:lang w:eastAsia="x-none"/>
        </w:rPr>
        <w:tab/>
        <w:t>Moderator (Ericsson)</w:t>
      </w:r>
    </w:p>
    <w:p w14:paraId="38344B3A" w14:textId="7B73DC77" w:rsidR="00A34F4F" w:rsidRDefault="00A34F4F" w:rsidP="00A34F4F">
      <w:pPr>
        <w:pStyle w:val="Heading3"/>
      </w:pPr>
      <w:bookmarkStart w:id="403" w:name="_Toc105521443"/>
      <w:r w:rsidRPr="003B3DC0">
        <w:t>Other</w:t>
      </w:r>
      <w:bookmarkEnd w:id="403"/>
    </w:p>
    <w:p w14:paraId="1104EC0D" w14:textId="3CE5AF93" w:rsidR="00A34F4F" w:rsidRDefault="001B5688" w:rsidP="00A34F4F">
      <w:pPr>
        <w:rPr>
          <w:lang w:eastAsia="x-none"/>
        </w:rPr>
      </w:pPr>
      <w:hyperlink r:id="rId2851" w:history="1">
        <w:r w:rsidR="000B5C49">
          <w:rPr>
            <w:rStyle w:val="Hyperlink"/>
            <w:lang w:eastAsia="x-none"/>
          </w:rPr>
          <w:t>R1-2203486</w:t>
        </w:r>
      </w:hyperlink>
      <w:r w:rsidR="00A34F4F">
        <w:rPr>
          <w:lang w:eastAsia="x-none"/>
        </w:rPr>
        <w:tab/>
        <w:t>XR awareness scheduling and QoS control</w:t>
      </w:r>
      <w:r w:rsidR="00A34F4F">
        <w:rPr>
          <w:lang w:eastAsia="x-none"/>
        </w:rPr>
        <w:tab/>
        <w:t>CATT</w:t>
      </w:r>
    </w:p>
    <w:p w14:paraId="04E06C51" w14:textId="2FD73AAE" w:rsidR="00A34F4F" w:rsidRDefault="001B5688" w:rsidP="00A34F4F">
      <w:pPr>
        <w:rPr>
          <w:lang w:eastAsia="x-none"/>
        </w:rPr>
      </w:pPr>
      <w:hyperlink r:id="rId2852" w:history="1">
        <w:r w:rsidR="000B5C49">
          <w:rPr>
            <w:rStyle w:val="Hyperlink"/>
            <w:lang w:eastAsia="x-none"/>
          </w:rPr>
          <w:t>R1-2203587</w:t>
        </w:r>
      </w:hyperlink>
      <w:r w:rsidR="00A34F4F">
        <w:rPr>
          <w:lang w:eastAsia="x-none"/>
        </w:rPr>
        <w:tab/>
        <w:t>Discussion on other aspects for XR specific RAN enhancements</w:t>
      </w:r>
      <w:r w:rsidR="00A34F4F">
        <w:rPr>
          <w:lang w:eastAsia="x-none"/>
        </w:rPr>
        <w:tab/>
        <w:t>vivo</w:t>
      </w:r>
    </w:p>
    <w:p w14:paraId="30A81EBE" w14:textId="056FC8F3" w:rsidR="00A34F4F" w:rsidRDefault="001B5688" w:rsidP="00A34F4F">
      <w:pPr>
        <w:rPr>
          <w:lang w:eastAsia="x-none"/>
        </w:rPr>
      </w:pPr>
      <w:hyperlink r:id="rId2853" w:history="1">
        <w:r w:rsidR="000B5C49">
          <w:rPr>
            <w:rStyle w:val="Hyperlink"/>
            <w:lang w:eastAsia="x-none"/>
          </w:rPr>
          <w:t>R1-2203608</w:t>
        </w:r>
      </w:hyperlink>
      <w:r w:rsidR="00A34F4F">
        <w:rPr>
          <w:lang w:eastAsia="x-none"/>
        </w:rPr>
        <w:tab/>
        <w:t>Consideration about XR services</w:t>
      </w:r>
      <w:r w:rsidR="00A34F4F">
        <w:rPr>
          <w:lang w:eastAsia="x-none"/>
        </w:rPr>
        <w:tab/>
        <w:t>ZTE, Sanechips</w:t>
      </w:r>
    </w:p>
    <w:p w14:paraId="3CB02528" w14:textId="691B052B" w:rsidR="00A34F4F" w:rsidRDefault="001B5688" w:rsidP="00A34F4F">
      <w:pPr>
        <w:rPr>
          <w:lang w:eastAsia="x-none"/>
        </w:rPr>
      </w:pPr>
      <w:hyperlink r:id="rId2854" w:history="1">
        <w:r w:rsidR="000B5C49">
          <w:rPr>
            <w:rStyle w:val="Hyperlink"/>
            <w:lang w:eastAsia="x-none"/>
          </w:rPr>
          <w:t>R1-2203640</w:t>
        </w:r>
      </w:hyperlink>
      <w:r w:rsidR="00A34F4F">
        <w:rPr>
          <w:lang w:eastAsia="x-none"/>
        </w:rPr>
        <w:tab/>
        <w:t>Discussion on XR-Awareness</w:t>
      </w:r>
      <w:r w:rsidR="00A34F4F">
        <w:rPr>
          <w:lang w:eastAsia="x-none"/>
        </w:rPr>
        <w:tab/>
        <w:t>Ericsson</w:t>
      </w:r>
    </w:p>
    <w:p w14:paraId="4C8E49F8" w14:textId="2410A3C4" w:rsidR="00A34F4F" w:rsidRDefault="001B5688" w:rsidP="00A34F4F">
      <w:pPr>
        <w:rPr>
          <w:lang w:eastAsia="x-none"/>
        </w:rPr>
      </w:pPr>
      <w:hyperlink r:id="rId2855" w:history="1">
        <w:r w:rsidR="000B5C49">
          <w:rPr>
            <w:rStyle w:val="Hyperlink"/>
            <w:lang w:eastAsia="x-none"/>
          </w:rPr>
          <w:t>R1-2204125</w:t>
        </w:r>
      </w:hyperlink>
      <w:r w:rsidR="00A34F4F">
        <w:rPr>
          <w:lang w:eastAsia="x-none"/>
        </w:rPr>
        <w:tab/>
        <w:t xml:space="preserve">Discussion on XR-Awareness </w:t>
      </w:r>
      <w:r w:rsidR="00A34F4F">
        <w:rPr>
          <w:lang w:eastAsia="x-none"/>
        </w:rPr>
        <w:tab/>
        <w:t>InterDigital, Inc.</w:t>
      </w:r>
    </w:p>
    <w:p w14:paraId="09B89227" w14:textId="15C2C32F" w:rsidR="00A34F4F" w:rsidRDefault="001B5688" w:rsidP="00A34F4F">
      <w:pPr>
        <w:rPr>
          <w:lang w:eastAsia="x-none"/>
        </w:rPr>
      </w:pPr>
      <w:hyperlink r:id="rId2856" w:history="1">
        <w:r w:rsidR="000B5C49">
          <w:rPr>
            <w:rStyle w:val="Hyperlink"/>
            <w:lang w:eastAsia="x-none"/>
          </w:rPr>
          <w:t>R1-2204266</w:t>
        </w:r>
      </w:hyperlink>
      <w:r w:rsidR="00A34F4F">
        <w:rPr>
          <w:lang w:eastAsia="x-none"/>
        </w:rPr>
        <w:tab/>
        <w:t>Considerations on enhancements for XR</w:t>
      </w:r>
      <w:r w:rsidR="00A34F4F">
        <w:rPr>
          <w:lang w:eastAsia="x-none"/>
        </w:rPr>
        <w:tab/>
        <w:t>Apple</w:t>
      </w:r>
    </w:p>
    <w:p w14:paraId="08CB9A98" w14:textId="2CC43388" w:rsidR="00A34F4F" w:rsidRDefault="001B5688" w:rsidP="00A34F4F">
      <w:pPr>
        <w:rPr>
          <w:lang w:eastAsia="x-none"/>
        </w:rPr>
      </w:pPr>
      <w:hyperlink r:id="rId2857" w:history="1">
        <w:r w:rsidR="000B5C49">
          <w:rPr>
            <w:rStyle w:val="Hyperlink"/>
            <w:lang w:eastAsia="x-none"/>
          </w:rPr>
          <w:t>R1-2204635</w:t>
        </w:r>
      </w:hyperlink>
      <w:r w:rsidR="00A34F4F">
        <w:rPr>
          <w:lang w:eastAsia="x-none"/>
        </w:rPr>
        <w:tab/>
        <w:t>Other aspects of XR enhancements for NR</w:t>
      </w:r>
      <w:r w:rsidR="00A34F4F">
        <w:rPr>
          <w:lang w:eastAsia="x-none"/>
        </w:rPr>
        <w:tab/>
        <w:t>LG Electronics</w:t>
      </w:r>
    </w:p>
    <w:p w14:paraId="05F66415" w14:textId="2EA45915" w:rsidR="00A34F4F" w:rsidRDefault="001B5688" w:rsidP="00A34F4F">
      <w:pPr>
        <w:rPr>
          <w:lang w:eastAsia="x-none"/>
        </w:rPr>
      </w:pPr>
      <w:hyperlink r:id="rId2858" w:history="1">
        <w:r w:rsidR="000B5C49">
          <w:rPr>
            <w:rStyle w:val="Hyperlink"/>
            <w:lang w:eastAsia="x-none"/>
          </w:rPr>
          <w:t>R1-2204676</w:t>
        </w:r>
      </w:hyperlink>
      <w:r w:rsidR="00A34F4F">
        <w:rPr>
          <w:lang w:eastAsia="x-none"/>
        </w:rPr>
        <w:tab/>
        <w:t>Performance results of XR-related enhancements</w:t>
      </w:r>
      <w:r w:rsidR="00A34F4F">
        <w:rPr>
          <w:lang w:eastAsia="x-none"/>
        </w:rPr>
        <w:tab/>
        <w:t>Nokia, Nokia Shanghai Bell</w:t>
      </w:r>
    </w:p>
    <w:p w14:paraId="586A2935" w14:textId="67341C8D" w:rsidR="00A34F4F" w:rsidRDefault="001B5688" w:rsidP="00A34F4F">
      <w:pPr>
        <w:rPr>
          <w:lang w:eastAsia="x-none"/>
        </w:rPr>
      </w:pPr>
      <w:hyperlink r:id="rId2859" w:history="1">
        <w:r w:rsidR="000B5C49">
          <w:rPr>
            <w:rStyle w:val="Hyperlink"/>
            <w:lang w:eastAsia="x-none"/>
          </w:rPr>
          <w:t>R1-2204820</w:t>
        </w:r>
      </w:hyperlink>
      <w:r w:rsidR="00A34F4F">
        <w:rPr>
          <w:lang w:eastAsia="x-none"/>
        </w:rPr>
        <w:tab/>
        <w:t>Views on XR specific RAN enhancement in QoS</w:t>
      </w:r>
      <w:r w:rsidR="00A34F4F">
        <w:rPr>
          <w:lang w:eastAsia="x-none"/>
        </w:rPr>
        <w:tab/>
        <w:t>III</w:t>
      </w:r>
    </w:p>
    <w:p w14:paraId="7BBBBD34" w14:textId="3B2C1CB9" w:rsidR="00A34F4F" w:rsidRDefault="001B5688" w:rsidP="00A34F4F">
      <w:pPr>
        <w:rPr>
          <w:lang w:eastAsia="x-none"/>
        </w:rPr>
      </w:pPr>
      <w:hyperlink r:id="rId2860" w:history="1">
        <w:r w:rsidR="000B5C49">
          <w:rPr>
            <w:rStyle w:val="Hyperlink"/>
            <w:lang w:eastAsia="x-none"/>
          </w:rPr>
          <w:t>R1-2204908</w:t>
        </w:r>
      </w:hyperlink>
      <w:r w:rsidR="00A34F4F">
        <w:rPr>
          <w:lang w:eastAsia="x-none"/>
        </w:rPr>
        <w:tab/>
        <w:t>Discussion on XR-specific capacity and power issues based on SA2 outcome</w:t>
      </w:r>
      <w:r w:rsidR="00A34F4F">
        <w:rPr>
          <w:lang w:eastAsia="x-none"/>
        </w:rPr>
        <w:tab/>
        <w:t>Huawei, HiSilicon</w:t>
      </w:r>
    </w:p>
    <w:p w14:paraId="3CB25DA2" w14:textId="77777777" w:rsidR="001A1F25" w:rsidRPr="003B3DC0" w:rsidRDefault="001A1F25" w:rsidP="001A1F25">
      <w:pPr>
        <w:pStyle w:val="Heading2"/>
      </w:pPr>
      <w:bookmarkStart w:id="404" w:name="_Toc101357106"/>
      <w:bookmarkStart w:id="405" w:name="_Toc105521444"/>
      <w:bookmarkStart w:id="406" w:name="_Toc101357105"/>
      <w:r w:rsidRPr="003B3DC0">
        <w:t>NTN (Non-Terrestrial Networks) enhancements</w:t>
      </w:r>
      <w:bookmarkEnd w:id="404"/>
      <w:bookmarkEnd w:id="405"/>
    </w:p>
    <w:p w14:paraId="21BEE340" w14:textId="77777777" w:rsidR="001A1F25" w:rsidRDefault="001A1F25" w:rsidP="001A1F25">
      <w:pPr>
        <w:rPr>
          <w:i/>
          <w:iCs/>
        </w:rPr>
      </w:pPr>
      <w:r w:rsidRPr="003B3DC0">
        <w:rPr>
          <w:i/>
          <w:iCs/>
        </w:rPr>
        <w:t xml:space="preserve">Please refer to </w:t>
      </w:r>
      <w:hyperlink r:id="rId2861" w:history="1">
        <w:r w:rsidRPr="001A235A">
          <w:rPr>
            <w:rStyle w:val="Hyperlink"/>
            <w:i/>
            <w:iCs/>
          </w:rPr>
          <w:t>RP-220953</w:t>
        </w:r>
      </w:hyperlink>
      <w:r w:rsidRPr="003B3DC0">
        <w:rPr>
          <w:i/>
          <w:iCs/>
        </w:rPr>
        <w:t xml:space="preserve"> for detailed scope of the WI on NR NTN enhancements. Please refer to </w:t>
      </w:r>
      <w:hyperlink r:id="rId2862" w:history="1">
        <w:r w:rsidRPr="001A235A">
          <w:rPr>
            <w:rStyle w:val="Hyperlink"/>
            <w:i/>
            <w:iCs/>
          </w:rPr>
          <w:t>RP-220979</w:t>
        </w:r>
      </w:hyperlink>
      <w:r w:rsidRPr="003B3DC0">
        <w:rPr>
          <w:i/>
          <w:iCs/>
        </w:rPr>
        <w:t xml:space="preserve"> for detailed scope of the WI on IoT NTN enhancements.</w:t>
      </w:r>
    </w:p>
    <w:p w14:paraId="3320C819" w14:textId="4115AF08" w:rsidR="001A1F25" w:rsidRDefault="001A1F25" w:rsidP="001A1F25"/>
    <w:p w14:paraId="5046C6B7" w14:textId="3247F303" w:rsidR="001A1F25" w:rsidRPr="001A1F25" w:rsidRDefault="001B5688" w:rsidP="001A1F25">
      <w:pPr>
        <w:rPr>
          <w:b/>
          <w:bCs/>
        </w:rPr>
      </w:pPr>
      <w:hyperlink r:id="rId2863" w:history="1">
        <w:r w:rsidR="000B5C49">
          <w:rPr>
            <w:rStyle w:val="Hyperlink"/>
            <w:b/>
            <w:bCs/>
          </w:rPr>
          <w:t>R1-2205577</w:t>
        </w:r>
      </w:hyperlink>
      <w:r w:rsidR="001A1F25" w:rsidRPr="001A1F25">
        <w:rPr>
          <w:b/>
          <w:bCs/>
        </w:rPr>
        <w:tab/>
        <w:t>Session notes for 9.12 (NTN (Non-Terrestrial Networks) enhancements)</w:t>
      </w:r>
      <w:r w:rsidR="001A1F25" w:rsidRPr="001A1F25">
        <w:rPr>
          <w:b/>
          <w:bCs/>
        </w:rPr>
        <w:tab/>
        <w:t>Ad-Hoc Chair (Huawei)</w:t>
      </w:r>
    </w:p>
    <w:p w14:paraId="77E89B8C" w14:textId="77777777" w:rsidR="001A1F25" w:rsidRDefault="001A1F25" w:rsidP="001A1F25"/>
    <w:p w14:paraId="0BA92341" w14:textId="1EE78E2E" w:rsidR="001A1F25" w:rsidRPr="002216DD" w:rsidRDefault="001B5688" w:rsidP="001A1F25">
      <w:pPr>
        <w:rPr>
          <w:iCs/>
        </w:rPr>
      </w:pPr>
      <w:hyperlink r:id="rId2864" w:history="1">
        <w:r w:rsidR="000B5C49">
          <w:rPr>
            <w:rStyle w:val="Hyperlink"/>
            <w:iCs/>
          </w:rPr>
          <w:t>R1-2204564</w:t>
        </w:r>
      </w:hyperlink>
      <w:r w:rsidR="001A1F25" w:rsidRPr="002216DD">
        <w:rPr>
          <w:iCs/>
        </w:rPr>
        <w:tab/>
        <w:t>Work plan for NR NTN enhancements</w:t>
      </w:r>
      <w:r w:rsidR="001A1F25" w:rsidRPr="002216DD">
        <w:rPr>
          <w:iCs/>
        </w:rPr>
        <w:tab/>
        <w:t>THALES</w:t>
      </w:r>
    </w:p>
    <w:p w14:paraId="72BA229E" w14:textId="77777777" w:rsidR="001A1F25" w:rsidRDefault="001A1F25" w:rsidP="001A1F25">
      <w:pPr>
        <w:pStyle w:val="Heading3"/>
      </w:pPr>
      <w:bookmarkStart w:id="407" w:name="_Toc101357107"/>
      <w:bookmarkStart w:id="408" w:name="_Toc105521445"/>
      <w:r w:rsidRPr="003B3DC0">
        <w:t>Coverage enhancement for NR NTN</w:t>
      </w:r>
      <w:bookmarkEnd w:id="407"/>
      <w:bookmarkEnd w:id="408"/>
    </w:p>
    <w:p w14:paraId="69CEF577" w14:textId="7EA4BF30" w:rsidR="001A1F25" w:rsidRDefault="001B5688" w:rsidP="001A1F25">
      <w:pPr>
        <w:rPr>
          <w:b/>
          <w:bCs/>
          <w:lang w:eastAsia="x-none"/>
        </w:rPr>
      </w:pPr>
      <w:hyperlink r:id="rId2865" w:history="1">
        <w:r w:rsidR="000B5C49">
          <w:rPr>
            <w:rStyle w:val="Hyperlink"/>
            <w:b/>
            <w:bCs/>
            <w:lang w:eastAsia="x-none"/>
          </w:rPr>
          <w:t>R1-2204545</w:t>
        </w:r>
      </w:hyperlink>
      <w:r w:rsidR="001A1F25" w:rsidRPr="00DA717B">
        <w:rPr>
          <w:b/>
          <w:bCs/>
          <w:lang w:eastAsia="x-none"/>
        </w:rPr>
        <w:tab/>
        <w:t>Discussion on NR NTN coverage enhancement</w:t>
      </w:r>
      <w:r w:rsidR="001A1F25" w:rsidRPr="00DA717B">
        <w:rPr>
          <w:b/>
          <w:bCs/>
          <w:lang w:eastAsia="x-none"/>
        </w:rPr>
        <w:tab/>
        <w:t>THALES</w:t>
      </w:r>
    </w:p>
    <w:p w14:paraId="43ABCFFD" w14:textId="77777777" w:rsidR="001A1F25" w:rsidRPr="00DA717B" w:rsidRDefault="001A1F25" w:rsidP="001A1F25">
      <w:pPr>
        <w:pStyle w:val="ListParagraph"/>
        <w:numPr>
          <w:ilvl w:val="0"/>
          <w:numId w:val="100"/>
        </w:numPr>
        <w:spacing w:after="0"/>
        <w:ind w:left="714" w:hanging="357"/>
        <w:rPr>
          <w:bCs/>
          <w:sz w:val="18"/>
          <w:szCs w:val="18"/>
        </w:rPr>
      </w:pPr>
      <w:r w:rsidRPr="00DA717B">
        <w:rPr>
          <w:bCs/>
          <w:sz w:val="18"/>
          <w:szCs w:val="18"/>
        </w:rPr>
        <w:t>Proposal 1: The following target data rates are considered for MBB and VoNR performance evaluation:</w:t>
      </w:r>
    </w:p>
    <w:p w14:paraId="3156FD1F" w14:textId="77777777" w:rsidR="001A1F25" w:rsidRPr="00DA717B" w:rsidRDefault="001A1F25" w:rsidP="001A1F25">
      <w:pPr>
        <w:pStyle w:val="ListParagraph"/>
        <w:numPr>
          <w:ilvl w:val="1"/>
          <w:numId w:val="100"/>
        </w:numPr>
        <w:overflowPunct/>
        <w:autoSpaceDE/>
        <w:autoSpaceDN/>
        <w:adjustRightInd/>
        <w:spacing w:after="0"/>
        <w:contextualSpacing w:val="0"/>
        <w:jc w:val="both"/>
        <w:textAlignment w:val="auto"/>
        <w:rPr>
          <w:bCs/>
          <w:sz w:val="18"/>
          <w:szCs w:val="18"/>
        </w:rPr>
      </w:pPr>
      <w:r w:rsidRPr="00DA717B">
        <w:rPr>
          <w:bCs/>
          <w:sz w:val="18"/>
          <w:szCs w:val="18"/>
        </w:rPr>
        <w:t>For VoNR,  a packet size of 344 bits every 20ms i.e. a data rate of 17.2 kbps</w:t>
      </w:r>
    </w:p>
    <w:p w14:paraId="71394A6D" w14:textId="77777777" w:rsidR="001A1F25" w:rsidRPr="00DA717B" w:rsidRDefault="001A1F25" w:rsidP="001A1F25">
      <w:pPr>
        <w:pStyle w:val="ListParagraph"/>
        <w:numPr>
          <w:ilvl w:val="1"/>
          <w:numId w:val="100"/>
        </w:numPr>
        <w:overflowPunct/>
        <w:autoSpaceDE/>
        <w:autoSpaceDN/>
        <w:adjustRightInd/>
        <w:spacing w:after="0"/>
        <w:contextualSpacing w:val="0"/>
        <w:jc w:val="both"/>
        <w:textAlignment w:val="auto"/>
        <w:rPr>
          <w:bCs/>
          <w:sz w:val="18"/>
          <w:szCs w:val="18"/>
        </w:rPr>
      </w:pPr>
      <w:r w:rsidRPr="00DA717B">
        <w:rPr>
          <w:bCs/>
          <w:sz w:val="18"/>
          <w:szCs w:val="18"/>
        </w:rPr>
        <w:t>For MBB, 1 Mbit/s in the DL and 100 kbit/s in the UL.</w:t>
      </w:r>
    </w:p>
    <w:p w14:paraId="3DE93255" w14:textId="77777777" w:rsidR="001A1F25" w:rsidRPr="00DA717B" w:rsidRDefault="001A1F25" w:rsidP="001A1F25">
      <w:pPr>
        <w:pStyle w:val="ListParagraph"/>
        <w:numPr>
          <w:ilvl w:val="0"/>
          <w:numId w:val="100"/>
        </w:numPr>
        <w:spacing w:after="0"/>
        <w:ind w:left="714" w:hanging="357"/>
        <w:rPr>
          <w:bCs/>
          <w:sz w:val="18"/>
          <w:szCs w:val="18"/>
        </w:rPr>
      </w:pPr>
      <w:r w:rsidRPr="00DA717B">
        <w:rPr>
          <w:bCs/>
          <w:sz w:val="18"/>
          <w:szCs w:val="18"/>
        </w:rPr>
        <w:t xml:space="preserve">Proposal 2: The satellite parameters used for the NTN coverage enhancement study are provided by the two tables in section 2.2 of this contribution.  </w:t>
      </w:r>
    </w:p>
    <w:p w14:paraId="363CAEBC" w14:textId="77777777" w:rsidR="001A1F25" w:rsidRPr="00DA717B" w:rsidRDefault="001A1F25" w:rsidP="001A1F25">
      <w:pPr>
        <w:pStyle w:val="ListParagraph"/>
        <w:numPr>
          <w:ilvl w:val="0"/>
          <w:numId w:val="100"/>
        </w:numPr>
        <w:spacing w:after="0"/>
        <w:ind w:left="714" w:hanging="357"/>
        <w:rPr>
          <w:bCs/>
          <w:sz w:val="18"/>
          <w:szCs w:val="18"/>
        </w:rPr>
      </w:pPr>
      <w:r w:rsidRPr="00DA717B">
        <w:rPr>
          <w:bCs/>
          <w:sz w:val="18"/>
          <w:szCs w:val="18"/>
        </w:rPr>
        <w:t>Proposal 3: The UE characteristics used for the NTN coverage enhancement study are provided by the table in section 2.3 of this contribution.</w:t>
      </w:r>
    </w:p>
    <w:p w14:paraId="5108438E" w14:textId="77777777" w:rsidR="001A1F25" w:rsidRPr="00DA717B" w:rsidRDefault="001A1F25" w:rsidP="001A1F25">
      <w:pPr>
        <w:pStyle w:val="ListParagraph"/>
        <w:numPr>
          <w:ilvl w:val="0"/>
          <w:numId w:val="100"/>
        </w:numPr>
        <w:spacing w:after="0"/>
        <w:ind w:left="714" w:hanging="357"/>
        <w:rPr>
          <w:bCs/>
          <w:sz w:val="18"/>
          <w:szCs w:val="18"/>
        </w:rPr>
      </w:pPr>
      <w:r w:rsidRPr="00DA717B">
        <w:rPr>
          <w:bCs/>
          <w:sz w:val="18"/>
          <w:szCs w:val="18"/>
        </w:rPr>
        <w:t>Proposal 4: The coverage study cases used for the NTN coverage enhancement study and targeting the smartphones UEs are provided by the table in section 2.4  of this contribution.</w:t>
      </w:r>
    </w:p>
    <w:p w14:paraId="45146F95" w14:textId="77777777" w:rsidR="001A1F25" w:rsidRPr="00DA717B" w:rsidRDefault="001A1F25" w:rsidP="001A1F25">
      <w:pPr>
        <w:pStyle w:val="ListParagraph"/>
        <w:numPr>
          <w:ilvl w:val="0"/>
          <w:numId w:val="100"/>
        </w:numPr>
        <w:spacing w:after="0"/>
        <w:ind w:left="714" w:hanging="357"/>
        <w:rPr>
          <w:bCs/>
          <w:sz w:val="18"/>
          <w:szCs w:val="18"/>
        </w:rPr>
      </w:pPr>
      <w:r w:rsidRPr="00DA717B">
        <w:rPr>
          <w:bCs/>
          <w:sz w:val="18"/>
          <w:szCs w:val="18"/>
        </w:rPr>
        <w:t>Proposal 5: The following two options should be considered for the evaluation methodology:</w:t>
      </w:r>
    </w:p>
    <w:p w14:paraId="3C098E88" w14:textId="77777777" w:rsidR="001A1F25" w:rsidRPr="00DA717B" w:rsidRDefault="001A1F25" w:rsidP="001A1F25">
      <w:pPr>
        <w:pStyle w:val="Prop1"/>
        <w:numPr>
          <w:ilvl w:val="1"/>
          <w:numId w:val="100"/>
        </w:numPr>
        <w:rPr>
          <w:b w:val="0"/>
          <w:bCs/>
          <w:sz w:val="18"/>
          <w:szCs w:val="18"/>
        </w:rPr>
      </w:pPr>
      <w:r w:rsidRPr="00DA717B">
        <w:rPr>
          <w:b w:val="0"/>
          <w:bCs/>
          <w:sz w:val="18"/>
          <w:szCs w:val="18"/>
        </w:rPr>
        <w:t>Option 1: Based on link-level simulation:</w:t>
      </w:r>
    </w:p>
    <w:p w14:paraId="55ADC45B" w14:textId="77777777" w:rsidR="001A1F25" w:rsidRPr="00DA717B" w:rsidRDefault="001A1F25" w:rsidP="001A1F25">
      <w:pPr>
        <w:pStyle w:val="Prop1"/>
        <w:numPr>
          <w:ilvl w:val="2"/>
          <w:numId w:val="100"/>
        </w:numPr>
        <w:rPr>
          <w:b w:val="0"/>
          <w:bCs/>
          <w:sz w:val="18"/>
          <w:szCs w:val="18"/>
        </w:rPr>
      </w:pPr>
      <w:r w:rsidRPr="00DA717B">
        <w:rPr>
          <w:b w:val="0"/>
          <w:bCs/>
          <w:sz w:val="18"/>
          <w:szCs w:val="18"/>
        </w:rPr>
        <w:t>Obtain the required SINR for the physical channels under target scenarios and service/reliability requirements.</w:t>
      </w:r>
    </w:p>
    <w:p w14:paraId="0652C5CE" w14:textId="77777777" w:rsidR="001A1F25" w:rsidRPr="00DA717B" w:rsidRDefault="001A1F25" w:rsidP="001A1F25">
      <w:pPr>
        <w:pStyle w:val="Prop1"/>
        <w:numPr>
          <w:ilvl w:val="2"/>
          <w:numId w:val="100"/>
        </w:numPr>
        <w:rPr>
          <w:b w:val="0"/>
          <w:bCs/>
          <w:sz w:val="18"/>
          <w:szCs w:val="18"/>
        </w:rPr>
      </w:pPr>
      <w:r w:rsidRPr="00DA717B">
        <w:rPr>
          <w:b w:val="0"/>
          <w:bCs/>
          <w:sz w:val="18"/>
          <w:szCs w:val="18"/>
        </w:rPr>
        <w:t>Obtain the baseline performance based on required SINR and link budget template.</w:t>
      </w:r>
    </w:p>
    <w:p w14:paraId="307B3525" w14:textId="77777777" w:rsidR="001A1F25" w:rsidRPr="00DA717B" w:rsidRDefault="001A1F25" w:rsidP="001A1F25">
      <w:pPr>
        <w:pStyle w:val="Prop1"/>
        <w:numPr>
          <w:ilvl w:val="2"/>
          <w:numId w:val="100"/>
        </w:numPr>
        <w:rPr>
          <w:b w:val="0"/>
          <w:bCs/>
          <w:sz w:val="18"/>
          <w:szCs w:val="18"/>
        </w:rPr>
      </w:pPr>
      <w:r w:rsidRPr="00DA717B">
        <w:rPr>
          <w:b w:val="0"/>
          <w:bCs/>
          <w:sz w:val="18"/>
          <w:szCs w:val="18"/>
        </w:rPr>
        <w:t>Identify target performance and coverage bottlenecks based on target performance metric.</w:t>
      </w:r>
    </w:p>
    <w:p w14:paraId="01B2A6F5" w14:textId="77777777" w:rsidR="001A1F25" w:rsidRPr="00DA717B" w:rsidRDefault="001A1F25" w:rsidP="001A1F25">
      <w:pPr>
        <w:pStyle w:val="ListParagraph"/>
        <w:numPr>
          <w:ilvl w:val="1"/>
          <w:numId w:val="100"/>
        </w:numPr>
        <w:spacing w:after="0"/>
        <w:rPr>
          <w:bCs/>
          <w:sz w:val="18"/>
          <w:szCs w:val="18"/>
          <w:lang w:eastAsia="zh-CN"/>
        </w:rPr>
      </w:pPr>
      <w:r w:rsidRPr="00DA717B">
        <w:rPr>
          <w:bCs/>
          <w:sz w:val="18"/>
          <w:szCs w:val="18"/>
          <w:lang w:eastAsia="zh-CN"/>
        </w:rPr>
        <w:t>Option 2: Based on link- level and system-level simulation</w:t>
      </w:r>
    </w:p>
    <w:p w14:paraId="3DBBC8AA" w14:textId="77777777" w:rsidR="001A1F25" w:rsidRPr="00DA717B" w:rsidRDefault="001A1F25" w:rsidP="001A1F25">
      <w:pPr>
        <w:pStyle w:val="Prop1"/>
        <w:numPr>
          <w:ilvl w:val="2"/>
          <w:numId w:val="100"/>
        </w:numPr>
        <w:rPr>
          <w:b w:val="0"/>
          <w:bCs/>
          <w:sz w:val="18"/>
          <w:szCs w:val="18"/>
        </w:rPr>
      </w:pPr>
      <w:r w:rsidRPr="00DA717B">
        <w:rPr>
          <w:b w:val="0"/>
          <w:bCs/>
          <w:sz w:val="18"/>
          <w:szCs w:val="18"/>
        </w:rPr>
        <w:t>Obtain the required SINR for the given target data rate based on link-level simulation.</w:t>
      </w:r>
    </w:p>
    <w:p w14:paraId="680DFC6C" w14:textId="77777777" w:rsidR="001A1F25" w:rsidRPr="00DA717B" w:rsidRDefault="001A1F25" w:rsidP="001A1F25">
      <w:pPr>
        <w:pStyle w:val="Prop1"/>
        <w:numPr>
          <w:ilvl w:val="2"/>
          <w:numId w:val="100"/>
        </w:numPr>
        <w:rPr>
          <w:b w:val="0"/>
          <w:bCs/>
          <w:sz w:val="18"/>
          <w:szCs w:val="18"/>
        </w:rPr>
      </w:pPr>
      <w:r w:rsidRPr="00DA717B">
        <w:rPr>
          <w:b w:val="0"/>
          <w:bCs/>
          <w:sz w:val="18"/>
          <w:szCs w:val="18"/>
        </w:rPr>
        <w:t>Obtain the target performance based on system-level simulation (i.e. the 5th percentile downlink or uplink SINR value in CDF curve).</w:t>
      </w:r>
    </w:p>
    <w:p w14:paraId="7B99A3D5" w14:textId="77777777" w:rsidR="001A1F25" w:rsidRPr="00DA717B" w:rsidRDefault="001A1F25" w:rsidP="001A1F25">
      <w:pPr>
        <w:pStyle w:val="ListParagraph"/>
        <w:numPr>
          <w:ilvl w:val="0"/>
          <w:numId w:val="100"/>
        </w:numPr>
        <w:spacing w:after="0"/>
        <w:ind w:left="714" w:hanging="357"/>
        <w:rPr>
          <w:bCs/>
          <w:sz w:val="18"/>
          <w:szCs w:val="18"/>
        </w:rPr>
      </w:pPr>
      <w:r w:rsidRPr="00DA717B">
        <w:rPr>
          <w:bCs/>
          <w:sz w:val="18"/>
          <w:szCs w:val="18"/>
        </w:rPr>
        <w:t>Proposal 6: For link level simulation, adopt the parameters for PRACH provided by the table in section 4.1</w:t>
      </w:r>
    </w:p>
    <w:p w14:paraId="502F1219" w14:textId="77777777" w:rsidR="001A1F25" w:rsidRPr="00DA717B" w:rsidRDefault="001A1F25" w:rsidP="001A1F25">
      <w:pPr>
        <w:pStyle w:val="ListParagraph"/>
        <w:numPr>
          <w:ilvl w:val="0"/>
          <w:numId w:val="100"/>
        </w:numPr>
        <w:spacing w:after="0"/>
        <w:ind w:left="714" w:hanging="357"/>
        <w:rPr>
          <w:bCs/>
          <w:sz w:val="18"/>
          <w:szCs w:val="18"/>
        </w:rPr>
      </w:pPr>
      <w:r w:rsidRPr="00DA717B">
        <w:rPr>
          <w:bCs/>
          <w:sz w:val="18"/>
          <w:szCs w:val="18"/>
        </w:rPr>
        <w:t>Proposal 7: The parameters for PUSCH and PUCCH to be used for link level simulation are given the table in section 4.2 of this contribution.</w:t>
      </w:r>
    </w:p>
    <w:p w14:paraId="38D61C54" w14:textId="77777777" w:rsidR="001A1F25" w:rsidRPr="00DA717B" w:rsidRDefault="001A1F25" w:rsidP="001A1F25">
      <w:pPr>
        <w:pStyle w:val="ListParagraph"/>
        <w:numPr>
          <w:ilvl w:val="0"/>
          <w:numId w:val="100"/>
        </w:numPr>
        <w:spacing w:after="0"/>
        <w:ind w:left="714" w:hanging="357"/>
        <w:rPr>
          <w:bCs/>
          <w:sz w:val="18"/>
          <w:szCs w:val="18"/>
        </w:rPr>
      </w:pPr>
      <w:r w:rsidRPr="00DA717B">
        <w:rPr>
          <w:bCs/>
          <w:sz w:val="18"/>
          <w:szCs w:val="18"/>
        </w:rPr>
        <w:t>Proposal 8: For link level simulation, adopt the channel-specific parameters for PUSCH provided by the Table in section 4.2.1 of this contribution.</w:t>
      </w:r>
    </w:p>
    <w:p w14:paraId="090994CA" w14:textId="77777777" w:rsidR="001A1F25" w:rsidRPr="00DA717B" w:rsidRDefault="001A1F25" w:rsidP="001A1F25">
      <w:pPr>
        <w:pStyle w:val="ListParagraph"/>
        <w:numPr>
          <w:ilvl w:val="0"/>
          <w:numId w:val="100"/>
        </w:numPr>
        <w:spacing w:after="0"/>
        <w:ind w:left="714" w:hanging="357"/>
        <w:rPr>
          <w:bCs/>
          <w:sz w:val="18"/>
          <w:szCs w:val="18"/>
        </w:rPr>
      </w:pPr>
      <w:r w:rsidRPr="00DA717B">
        <w:rPr>
          <w:bCs/>
          <w:sz w:val="18"/>
          <w:szCs w:val="18"/>
        </w:rPr>
        <w:t>Proposal 9: For link level simulation, adopt the channel-specific parameters for PUCCH provided by the Table in section 4.2.2 of this contribution.</w:t>
      </w:r>
    </w:p>
    <w:p w14:paraId="4F9DCDCB" w14:textId="77777777" w:rsidR="001A1F25" w:rsidRPr="00DA717B" w:rsidRDefault="001A1F25" w:rsidP="001A1F25">
      <w:pPr>
        <w:pStyle w:val="ListParagraph"/>
        <w:numPr>
          <w:ilvl w:val="0"/>
          <w:numId w:val="100"/>
        </w:numPr>
        <w:spacing w:after="0"/>
        <w:ind w:left="714" w:hanging="357"/>
        <w:rPr>
          <w:bCs/>
          <w:sz w:val="18"/>
          <w:szCs w:val="18"/>
        </w:rPr>
      </w:pPr>
      <w:r w:rsidRPr="00DA717B">
        <w:rPr>
          <w:rFonts w:eastAsia="Batang"/>
          <w:bCs/>
          <w:sz w:val="18"/>
          <w:szCs w:val="18"/>
        </w:rPr>
        <w:t xml:space="preserve">Proposal 10: </w:t>
      </w:r>
      <w:r w:rsidRPr="00DA717B">
        <w:rPr>
          <w:bCs/>
          <w:sz w:val="18"/>
          <w:szCs w:val="18"/>
        </w:rPr>
        <w:t>For link level simulation, adopt the parameters for PUSCH msg3 provided by the Table in section 4.3 of this contribution.</w:t>
      </w:r>
    </w:p>
    <w:p w14:paraId="73ECB85D" w14:textId="77777777" w:rsidR="001A1F25" w:rsidRPr="00DA717B" w:rsidRDefault="001A1F25" w:rsidP="001A1F25">
      <w:pPr>
        <w:pStyle w:val="ListParagraph"/>
        <w:numPr>
          <w:ilvl w:val="0"/>
          <w:numId w:val="100"/>
        </w:numPr>
        <w:spacing w:after="0"/>
        <w:ind w:left="714" w:hanging="357"/>
        <w:rPr>
          <w:bCs/>
          <w:sz w:val="18"/>
          <w:szCs w:val="18"/>
        </w:rPr>
      </w:pPr>
      <w:r w:rsidRPr="00DA717B">
        <w:rPr>
          <w:bCs/>
          <w:sz w:val="18"/>
          <w:szCs w:val="18"/>
        </w:rPr>
        <w:t>Proposal 11: For link level simulation, adopt the parameters for SSB provided by the Table in section 4.4 of this contribution</w:t>
      </w:r>
    </w:p>
    <w:p w14:paraId="5B69BCE6" w14:textId="77777777" w:rsidR="001A1F25" w:rsidRPr="00DA717B" w:rsidRDefault="001A1F25" w:rsidP="001A1F25">
      <w:pPr>
        <w:pStyle w:val="ListParagraph"/>
        <w:numPr>
          <w:ilvl w:val="0"/>
          <w:numId w:val="100"/>
        </w:numPr>
        <w:spacing w:after="0"/>
        <w:ind w:left="714" w:hanging="357"/>
        <w:rPr>
          <w:bCs/>
          <w:sz w:val="18"/>
          <w:szCs w:val="18"/>
        </w:rPr>
      </w:pPr>
      <w:r w:rsidRPr="00DA717B">
        <w:rPr>
          <w:bCs/>
          <w:sz w:val="18"/>
          <w:szCs w:val="18"/>
        </w:rPr>
        <w:t>Proposal 12: For link level simulation, adopt the parameters for PDSCH provided by the Table in section 4.5 of this contribution.</w:t>
      </w:r>
    </w:p>
    <w:p w14:paraId="028099CD" w14:textId="77777777" w:rsidR="001A1F25" w:rsidRPr="00DA717B" w:rsidRDefault="001A1F25" w:rsidP="001A1F25">
      <w:pPr>
        <w:pStyle w:val="ListParagraph"/>
        <w:numPr>
          <w:ilvl w:val="0"/>
          <w:numId w:val="100"/>
        </w:numPr>
        <w:spacing w:after="0"/>
        <w:ind w:left="714" w:hanging="357"/>
        <w:rPr>
          <w:bCs/>
          <w:sz w:val="18"/>
          <w:szCs w:val="18"/>
        </w:rPr>
      </w:pPr>
      <w:r w:rsidRPr="00DA717B">
        <w:rPr>
          <w:bCs/>
          <w:sz w:val="18"/>
          <w:szCs w:val="18"/>
        </w:rPr>
        <w:t>Proposal 13: For link level simulation, adopt the channel-specific parameters for PDSCH provided by the Table in section 4.5.1 of this contribution.</w:t>
      </w:r>
    </w:p>
    <w:p w14:paraId="1A990393" w14:textId="77777777" w:rsidR="001A1F25" w:rsidRPr="00DA717B" w:rsidRDefault="001A1F25" w:rsidP="001A1F25">
      <w:pPr>
        <w:pStyle w:val="ListParagraph"/>
        <w:numPr>
          <w:ilvl w:val="0"/>
          <w:numId w:val="100"/>
        </w:numPr>
        <w:spacing w:after="0"/>
        <w:ind w:left="714" w:hanging="357"/>
        <w:rPr>
          <w:bCs/>
          <w:sz w:val="18"/>
          <w:szCs w:val="18"/>
        </w:rPr>
      </w:pPr>
      <w:r w:rsidRPr="00DA717B">
        <w:rPr>
          <w:bCs/>
          <w:sz w:val="18"/>
          <w:szCs w:val="18"/>
        </w:rPr>
        <w:t>Proposal 14: For link level simulation, adopt the channel-specific parameters for PDCCH provided by the Table in section 4.6 of this contribution.</w:t>
      </w:r>
    </w:p>
    <w:p w14:paraId="7B2AD76C" w14:textId="77777777" w:rsidR="001A1F25" w:rsidRDefault="001A1F25" w:rsidP="001A1F25">
      <w:pPr>
        <w:rPr>
          <w:lang w:val="en-US" w:eastAsia="ko-KR"/>
        </w:rPr>
      </w:pPr>
      <w:r w:rsidRPr="005B48B9">
        <w:rPr>
          <w:b/>
          <w:bCs/>
          <w:lang w:val="en-US" w:eastAsia="ko-KR"/>
        </w:rPr>
        <w:t>Decision:</w:t>
      </w:r>
      <w:r>
        <w:rPr>
          <w:lang w:val="en-US" w:eastAsia="ko-KR"/>
        </w:rPr>
        <w:t xml:space="preserve"> The document is noted.</w:t>
      </w:r>
    </w:p>
    <w:p w14:paraId="359743D8" w14:textId="77777777" w:rsidR="001A1F25" w:rsidRPr="00DA717B" w:rsidRDefault="001A1F25" w:rsidP="001A1F25">
      <w:pPr>
        <w:rPr>
          <w:lang w:val="en-US"/>
        </w:rPr>
      </w:pPr>
    </w:p>
    <w:p w14:paraId="071287D2" w14:textId="549506DB" w:rsidR="001A1F25" w:rsidRDefault="001B5688" w:rsidP="001A1F25">
      <w:pPr>
        <w:rPr>
          <w:b/>
          <w:bCs/>
          <w:lang w:eastAsia="x-none"/>
        </w:rPr>
      </w:pPr>
      <w:hyperlink r:id="rId2866" w:history="1">
        <w:r w:rsidR="000B5C49">
          <w:rPr>
            <w:rStyle w:val="Hyperlink"/>
            <w:b/>
            <w:bCs/>
            <w:lang w:eastAsia="x-none"/>
          </w:rPr>
          <w:t>R1-2204267</w:t>
        </w:r>
      </w:hyperlink>
      <w:r w:rsidR="001A1F25" w:rsidRPr="00DA717B">
        <w:rPr>
          <w:b/>
          <w:bCs/>
          <w:lang w:eastAsia="x-none"/>
        </w:rPr>
        <w:tab/>
        <w:t>On coverage enhancement for NR NTN</w:t>
      </w:r>
      <w:r w:rsidR="001A1F25" w:rsidRPr="00DA717B">
        <w:rPr>
          <w:b/>
          <w:bCs/>
          <w:lang w:eastAsia="x-none"/>
        </w:rPr>
        <w:tab/>
        <w:t>Apple</w:t>
      </w:r>
    </w:p>
    <w:p w14:paraId="6CF1284D" w14:textId="77777777" w:rsidR="001A1F25" w:rsidRPr="00A3108D" w:rsidRDefault="001A1F25" w:rsidP="001A1F25">
      <w:pPr>
        <w:pStyle w:val="ListParagraph"/>
        <w:numPr>
          <w:ilvl w:val="0"/>
          <w:numId w:val="101"/>
        </w:numPr>
        <w:spacing w:after="0"/>
        <w:rPr>
          <w:sz w:val="18"/>
          <w:szCs w:val="18"/>
        </w:rPr>
      </w:pPr>
      <w:r w:rsidRPr="00A3108D">
        <w:rPr>
          <w:sz w:val="18"/>
          <w:szCs w:val="18"/>
        </w:rPr>
        <w:t xml:space="preserve">Proposal 1: The evaluation of the NR NTN coverage performance is only on FR1. </w:t>
      </w:r>
    </w:p>
    <w:p w14:paraId="7AA407D5" w14:textId="77777777" w:rsidR="001A1F25" w:rsidRPr="00A3108D" w:rsidRDefault="001A1F25" w:rsidP="001A1F25">
      <w:pPr>
        <w:pStyle w:val="ListParagraph"/>
        <w:numPr>
          <w:ilvl w:val="0"/>
          <w:numId w:val="101"/>
        </w:numPr>
        <w:spacing w:after="0"/>
        <w:rPr>
          <w:sz w:val="18"/>
          <w:szCs w:val="18"/>
        </w:rPr>
      </w:pPr>
      <w:r w:rsidRPr="00A3108D">
        <w:rPr>
          <w:sz w:val="18"/>
          <w:szCs w:val="18"/>
        </w:rPr>
        <w:t xml:space="preserve">Proposal 2: The evaluation of the NR NTN coverage performance has the assumptions of </w:t>
      </w:r>
    </w:p>
    <w:p w14:paraId="01CD6BF2" w14:textId="77777777" w:rsidR="001A1F25" w:rsidRPr="00A3108D" w:rsidRDefault="001A1F25" w:rsidP="001A1F25">
      <w:pPr>
        <w:pStyle w:val="ListParagraph"/>
        <w:numPr>
          <w:ilvl w:val="1"/>
          <w:numId w:val="101"/>
        </w:numPr>
        <w:spacing w:after="0"/>
        <w:rPr>
          <w:sz w:val="18"/>
          <w:szCs w:val="18"/>
        </w:rPr>
      </w:pPr>
      <w:r w:rsidRPr="00A3108D">
        <w:rPr>
          <w:sz w:val="18"/>
          <w:szCs w:val="18"/>
        </w:rPr>
        <w:t>satellite orbital: GEO, LEO-1200 and LEO-600</w:t>
      </w:r>
    </w:p>
    <w:p w14:paraId="40B2D63D" w14:textId="77777777" w:rsidR="001A1F25" w:rsidRPr="00A3108D" w:rsidRDefault="001A1F25" w:rsidP="001A1F25">
      <w:pPr>
        <w:pStyle w:val="ListParagraph"/>
        <w:numPr>
          <w:ilvl w:val="1"/>
          <w:numId w:val="101"/>
        </w:numPr>
        <w:spacing w:after="0"/>
        <w:rPr>
          <w:sz w:val="18"/>
          <w:szCs w:val="18"/>
        </w:rPr>
      </w:pPr>
      <w:r w:rsidRPr="00A3108D">
        <w:rPr>
          <w:sz w:val="18"/>
          <w:szCs w:val="18"/>
        </w:rPr>
        <w:t>frequency: 2 GHz</w:t>
      </w:r>
    </w:p>
    <w:p w14:paraId="27D1CC43" w14:textId="77777777" w:rsidR="001A1F25" w:rsidRPr="00A3108D" w:rsidRDefault="001A1F25" w:rsidP="001A1F25">
      <w:pPr>
        <w:pStyle w:val="ListParagraph"/>
        <w:numPr>
          <w:ilvl w:val="1"/>
          <w:numId w:val="101"/>
        </w:numPr>
        <w:spacing w:after="0"/>
        <w:rPr>
          <w:sz w:val="18"/>
          <w:szCs w:val="18"/>
        </w:rPr>
      </w:pPr>
      <w:r w:rsidRPr="00A3108D">
        <w:rPr>
          <w:sz w:val="18"/>
          <w:szCs w:val="18"/>
        </w:rPr>
        <w:t>VoIP service: 320 bits with 20 ms data arriving interval</w:t>
      </w:r>
    </w:p>
    <w:p w14:paraId="3695F89D" w14:textId="77777777" w:rsidR="001A1F25" w:rsidRPr="00A3108D" w:rsidRDefault="001A1F25" w:rsidP="001A1F25">
      <w:pPr>
        <w:pStyle w:val="ListParagraph"/>
        <w:numPr>
          <w:ilvl w:val="1"/>
          <w:numId w:val="101"/>
        </w:numPr>
        <w:spacing w:after="0"/>
        <w:rPr>
          <w:sz w:val="18"/>
          <w:szCs w:val="18"/>
        </w:rPr>
      </w:pPr>
      <w:r w:rsidRPr="00A3108D">
        <w:rPr>
          <w:sz w:val="18"/>
          <w:szCs w:val="18"/>
        </w:rPr>
        <w:t>Low-data rate service: 100 kbps for downlink and 50 kbps for uplink</w:t>
      </w:r>
    </w:p>
    <w:p w14:paraId="326F6372" w14:textId="77777777" w:rsidR="001A1F25" w:rsidRPr="00A3108D" w:rsidRDefault="001A1F25" w:rsidP="001A1F25">
      <w:pPr>
        <w:pStyle w:val="ListParagraph"/>
        <w:numPr>
          <w:ilvl w:val="1"/>
          <w:numId w:val="101"/>
        </w:numPr>
        <w:spacing w:after="0"/>
        <w:rPr>
          <w:sz w:val="18"/>
          <w:szCs w:val="18"/>
        </w:rPr>
      </w:pPr>
      <w:r w:rsidRPr="00A3108D">
        <w:rPr>
          <w:sz w:val="18"/>
          <w:szCs w:val="18"/>
        </w:rPr>
        <w:t>link-level channel model: NTN-TDL-C</w:t>
      </w:r>
    </w:p>
    <w:p w14:paraId="7646E008" w14:textId="77777777" w:rsidR="001A1F25" w:rsidRPr="00A3108D" w:rsidRDefault="001A1F25" w:rsidP="001A1F25">
      <w:pPr>
        <w:pStyle w:val="ListParagraph"/>
        <w:numPr>
          <w:ilvl w:val="1"/>
          <w:numId w:val="101"/>
        </w:numPr>
        <w:spacing w:after="0"/>
        <w:rPr>
          <w:sz w:val="18"/>
          <w:szCs w:val="18"/>
        </w:rPr>
      </w:pPr>
      <w:r w:rsidRPr="00A3108D">
        <w:rPr>
          <w:sz w:val="18"/>
          <w:szCs w:val="18"/>
        </w:rPr>
        <w:t>delay spread: 100 ns</w:t>
      </w:r>
    </w:p>
    <w:p w14:paraId="180D8806" w14:textId="77777777" w:rsidR="001A1F25" w:rsidRPr="00A3108D" w:rsidRDefault="001A1F25" w:rsidP="001A1F25">
      <w:pPr>
        <w:pStyle w:val="ListParagraph"/>
        <w:numPr>
          <w:ilvl w:val="1"/>
          <w:numId w:val="101"/>
        </w:numPr>
        <w:spacing w:after="0"/>
        <w:rPr>
          <w:sz w:val="18"/>
          <w:szCs w:val="18"/>
        </w:rPr>
      </w:pPr>
      <w:r w:rsidRPr="00A3108D">
        <w:rPr>
          <w:sz w:val="18"/>
          <w:szCs w:val="18"/>
        </w:rPr>
        <w:t>channel bandwidth: 20 MHz</w:t>
      </w:r>
    </w:p>
    <w:p w14:paraId="5A27FE0F" w14:textId="77777777" w:rsidR="001A1F25" w:rsidRPr="00A3108D" w:rsidRDefault="001A1F25" w:rsidP="001A1F25">
      <w:pPr>
        <w:pStyle w:val="ListParagraph"/>
        <w:numPr>
          <w:ilvl w:val="1"/>
          <w:numId w:val="101"/>
        </w:numPr>
        <w:spacing w:after="0"/>
        <w:rPr>
          <w:sz w:val="18"/>
          <w:szCs w:val="18"/>
        </w:rPr>
      </w:pPr>
      <w:r w:rsidRPr="00A3108D">
        <w:rPr>
          <w:sz w:val="18"/>
          <w:szCs w:val="18"/>
        </w:rPr>
        <w:t xml:space="preserve">UE velocity: 3 km/h </w:t>
      </w:r>
    </w:p>
    <w:p w14:paraId="4B4A61E9" w14:textId="77777777" w:rsidR="001A1F25" w:rsidRPr="00A3108D" w:rsidRDefault="001A1F25" w:rsidP="001A1F25">
      <w:pPr>
        <w:pStyle w:val="ListParagraph"/>
        <w:numPr>
          <w:ilvl w:val="1"/>
          <w:numId w:val="101"/>
        </w:numPr>
        <w:spacing w:after="0"/>
        <w:rPr>
          <w:sz w:val="18"/>
          <w:szCs w:val="18"/>
        </w:rPr>
      </w:pPr>
      <w:r w:rsidRPr="00A3108D">
        <w:rPr>
          <w:sz w:val="18"/>
          <w:szCs w:val="18"/>
        </w:rPr>
        <w:t>shadowing: 3 dB</w:t>
      </w:r>
    </w:p>
    <w:p w14:paraId="7F9B0706" w14:textId="77777777" w:rsidR="001A1F25" w:rsidRPr="00A3108D" w:rsidRDefault="001A1F25" w:rsidP="001A1F25">
      <w:pPr>
        <w:pStyle w:val="ListParagraph"/>
        <w:numPr>
          <w:ilvl w:val="1"/>
          <w:numId w:val="101"/>
        </w:numPr>
        <w:spacing w:after="0"/>
        <w:rPr>
          <w:sz w:val="18"/>
          <w:szCs w:val="18"/>
        </w:rPr>
      </w:pPr>
      <w:r w:rsidRPr="00A3108D">
        <w:rPr>
          <w:sz w:val="18"/>
          <w:szCs w:val="18"/>
        </w:rPr>
        <w:t>atmospheric path loss: 0.2 dB for GEO, 0.1 dB for LEO-1200 and LEO-600</w:t>
      </w:r>
    </w:p>
    <w:p w14:paraId="79697A25" w14:textId="77777777" w:rsidR="001A1F25" w:rsidRPr="00A3108D" w:rsidRDefault="001A1F25" w:rsidP="001A1F25">
      <w:pPr>
        <w:pStyle w:val="ListParagraph"/>
        <w:numPr>
          <w:ilvl w:val="1"/>
          <w:numId w:val="101"/>
        </w:numPr>
        <w:spacing w:after="0"/>
        <w:rPr>
          <w:sz w:val="18"/>
          <w:szCs w:val="18"/>
        </w:rPr>
      </w:pPr>
      <w:r w:rsidRPr="00A3108D">
        <w:rPr>
          <w:sz w:val="18"/>
          <w:szCs w:val="18"/>
        </w:rPr>
        <w:t>scintillation loss: 2.2 dB</w:t>
      </w:r>
    </w:p>
    <w:p w14:paraId="5E7FDF24" w14:textId="77777777" w:rsidR="001A1F25" w:rsidRPr="00A3108D" w:rsidRDefault="001A1F25" w:rsidP="001A1F25">
      <w:pPr>
        <w:pStyle w:val="ListParagraph"/>
        <w:numPr>
          <w:ilvl w:val="1"/>
          <w:numId w:val="101"/>
        </w:numPr>
        <w:spacing w:after="0"/>
        <w:rPr>
          <w:sz w:val="18"/>
          <w:szCs w:val="18"/>
        </w:rPr>
      </w:pPr>
      <w:r w:rsidRPr="00A3108D">
        <w:rPr>
          <w:sz w:val="18"/>
          <w:szCs w:val="18"/>
        </w:rPr>
        <w:t>polarization loss: 3 dB</w:t>
      </w:r>
    </w:p>
    <w:p w14:paraId="6AA05219" w14:textId="77777777" w:rsidR="001A1F25" w:rsidRPr="00A3108D" w:rsidRDefault="001A1F25" w:rsidP="001A1F25">
      <w:pPr>
        <w:pStyle w:val="ListParagraph"/>
        <w:numPr>
          <w:ilvl w:val="0"/>
          <w:numId w:val="101"/>
        </w:numPr>
        <w:spacing w:after="0"/>
        <w:rPr>
          <w:sz w:val="18"/>
          <w:szCs w:val="18"/>
        </w:rPr>
      </w:pPr>
      <w:r w:rsidRPr="00A3108D">
        <w:rPr>
          <w:sz w:val="18"/>
          <w:szCs w:val="18"/>
        </w:rPr>
        <w:t xml:space="preserve">Proposal 3: The evaluation of the NR NTN coverage performance has the assumption of set-1 or set-2 satellite parameters (i.e., satellite EIRP density and G/T) as reference. </w:t>
      </w:r>
    </w:p>
    <w:p w14:paraId="237A8A1C" w14:textId="77777777" w:rsidR="001A1F25" w:rsidRPr="00A3108D" w:rsidRDefault="001A1F25" w:rsidP="001A1F25">
      <w:pPr>
        <w:pStyle w:val="ListParagraph"/>
        <w:numPr>
          <w:ilvl w:val="0"/>
          <w:numId w:val="101"/>
        </w:numPr>
        <w:spacing w:after="0"/>
        <w:rPr>
          <w:sz w:val="18"/>
          <w:szCs w:val="18"/>
        </w:rPr>
      </w:pPr>
      <w:r w:rsidRPr="00A3108D">
        <w:rPr>
          <w:sz w:val="18"/>
          <w:szCs w:val="18"/>
        </w:rPr>
        <w:t>Proposal 4: In the evaluation of the NR NTN coverage performance, the satellite EIRP density is adjusted to satisfy ITU regulation of PFD limitation.</w:t>
      </w:r>
    </w:p>
    <w:p w14:paraId="2F1125C5" w14:textId="77777777" w:rsidR="001A1F25" w:rsidRPr="00A3108D" w:rsidRDefault="001A1F25" w:rsidP="001A1F25">
      <w:pPr>
        <w:pStyle w:val="ListParagraph"/>
        <w:numPr>
          <w:ilvl w:val="1"/>
          <w:numId w:val="101"/>
        </w:numPr>
        <w:spacing w:after="0"/>
        <w:rPr>
          <w:sz w:val="18"/>
          <w:szCs w:val="18"/>
        </w:rPr>
      </w:pPr>
      <w:r w:rsidRPr="00A3108D">
        <w:rPr>
          <w:sz w:val="18"/>
          <w:szCs w:val="18"/>
        </w:rPr>
        <w:t xml:space="preserve">With the consideration of ITU regulation of PFD limitation, the satellite EIRP density is adjusted to 44 dBW/MHz, 20 dBW/MHz and 14 dBW/MHz in GEO, LEO-1200, LEO-600, respectively. </w:t>
      </w:r>
    </w:p>
    <w:p w14:paraId="3FE2C8FD" w14:textId="77777777" w:rsidR="001A1F25" w:rsidRPr="00A3108D" w:rsidRDefault="001A1F25" w:rsidP="001A1F25">
      <w:pPr>
        <w:pStyle w:val="ListParagraph"/>
        <w:numPr>
          <w:ilvl w:val="0"/>
          <w:numId w:val="101"/>
        </w:numPr>
        <w:spacing w:after="0"/>
        <w:rPr>
          <w:sz w:val="18"/>
          <w:szCs w:val="18"/>
        </w:rPr>
      </w:pPr>
      <w:r w:rsidRPr="00A3108D">
        <w:rPr>
          <w:sz w:val="18"/>
          <w:szCs w:val="18"/>
        </w:rPr>
        <w:t>Proposal 5: In the evaluation of NR NTN coverage performance, the MIL is used to identify the bottleneck physical layer channel.</w:t>
      </w:r>
    </w:p>
    <w:p w14:paraId="7A456441" w14:textId="77777777" w:rsidR="001A1F25" w:rsidRPr="00A3108D" w:rsidRDefault="001A1F25" w:rsidP="001A1F25">
      <w:pPr>
        <w:pStyle w:val="ListParagraph"/>
        <w:numPr>
          <w:ilvl w:val="0"/>
          <w:numId w:val="101"/>
        </w:numPr>
        <w:spacing w:after="0"/>
        <w:rPr>
          <w:sz w:val="18"/>
          <w:szCs w:val="18"/>
        </w:rPr>
      </w:pPr>
      <w:bookmarkStart w:id="409" w:name="OLE_LINK3"/>
      <w:bookmarkStart w:id="410" w:name="OLE_LINK4"/>
      <w:r w:rsidRPr="00A3108D">
        <w:rPr>
          <w:sz w:val="18"/>
          <w:szCs w:val="18"/>
        </w:rPr>
        <w:t>Proposal 6: The evaluation of the NR NTN coverage performance at least examines the physical channels of PDCCH, PDSCH, Msg 2 PDSCH, Msg 3 PUSCH, Msg 4 PDSCH and Msg 4 HARQ-ACK.</w:t>
      </w:r>
    </w:p>
    <w:bookmarkEnd w:id="409"/>
    <w:bookmarkEnd w:id="410"/>
    <w:p w14:paraId="5324035B" w14:textId="77777777" w:rsidR="001A1F25" w:rsidRPr="00A3108D" w:rsidRDefault="001A1F25" w:rsidP="001A1F25">
      <w:pPr>
        <w:pStyle w:val="ListParagraph"/>
        <w:numPr>
          <w:ilvl w:val="0"/>
          <w:numId w:val="101"/>
        </w:numPr>
        <w:spacing w:after="0"/>
        <w:rPr>
          <w:sz w:val="18"/>
          <w:szCs w:val="18"/>
        </w:rPr>
      </w:pPr>
      <w:r w:rsidRPr="00A3108D">
        <w:rPr>
          <w:sz w:val="18"/>
          <w:szCs w:val="18"/>
        </w:rPr>
        <w:t>Proposal 7: For the evaluation assumption for each physical channel, reuse Tables A.1-2 - A.1-8 in TR 38.830 as much as possible.</w:t>
      </w:r>
    </w:p>
    <w:p w14:paraId="27A189B6" w14:textId="77777777" w:rsidR="001A1F25" w:rsidRDefault="001A1F25" w:rsidP="001A1F25">
      <w:pPr>
        <w:rPr>
          <w:lang w:val="en-US" w:eastAsia="ko-KR"/>
        </w:rPr>
      </w:pPr>
      <w:r w:rsidRPr="005B48B9">
        <w:rPr>
          <w:b/>
          <w:bCs/>
          <w:lang w:val="en-US" w:eastAsia="ko-KR"/>
        </w:rPr>
        <w:lastRenderedPageBreak/>
        <w:t>Decision:</w:t>
      </w:r>
      <w:r>
        <w:rPr>
          <w:lang w:val="en-US" w:eastAsia="ko-KR"/>
        </w:rPr>
        <w:t xml:space="preserve"> The document is noted.</w:t>
      </w:r>
    </w:p>
    <w:p w14:paraId="7B2CC1D0" w14:textId="77777777" w:rsidR="001A1F25" w:rsidRPr="00DA717B" w:rsidRDefault="001A1F25" w:rsidP="001A1F25">
      <w:pPr>
        <w:rPr>
          <w:lang w:val="en-US"/>
        </w:rPr>
      </w:pPr>
    </w:p>
    <w:p w14:paraId="7F143953" w14:textId="67D87DF9" w:rsidR="001A1F25" w:rsidRDefault="001B5688" w:rsidP="001A1F25">
      <w:pPr>
        <w:rPr>
          <w:b/>
          <w:bCs/>
          <w:lang w:eastAsia="x-none"/>
        </w:rPr>
      </w:pPr>
      <w:hyperlink r:id="rId2867" w:history="1">
        <w:r w:rsidR="000B5C49">
          <w:rPr>
            <w:rStyle w:val="Hyperlink"/>
            <w:b/>
            <w:bCs/>
            <w:lang w:eastAsia="x-none"/>
          </w:rPr>
          <w:t>R1-2203588</w:t>
        </w:r>
      </w:hyperlink>
      <w:r w:rsidR="001A1F25" w:rsidRPr="00DA717B">
        <w:rPr>
          <w:b/>
          <w:bCs/>
          <w:lang w:eastAsia="x-none"/>
        </w:rPr>
        <w:tab/>
        <w:t>Discussions on coverage enhancement for NR NTN</w:t>
      </w:r>
      <w:r w:rsidR="001A1F25" w:rsidRPr="00DA717B">
        <w:rPr>
          <w:b/>
          <w:bCs/>
          <w:lang w:eastAsia="x-none"/>
        </w:rPr>
        <w:tab/>
        <w:t>vivo</w:t>
      </w:r>
    </w:p>
    <w:p w14:paraId="45E83397" w14:textId="77777777" w:rsidR="001A1F25" w:rsidRPr="00A5351C" w:rsidRDefault="001A1F25" w:rsidP="001A1F25">
      <w:pPr>
        <w:pStyle w:val="ListParagraph"/>
        <w:numPr>
          <w:ilvl w:val="0"/>
          <w:numId w:val="102"/>
        </w:numPr>
        <w:rPr>
          <w:rFonts w:eastAsiaTheme="minorEastAsia"/>
          <w:sz w:val="18"/>
          <w:szCs w:val="18"/>
        </w:rPr>
      </w:pPr>
      <w:r w:rsidRPr="00A5351C">
        <w:rPr>
          <w:sz w:val="18"/>
          <w:szCs w:val="18"/>
          <w:lang w:eastAsia="zh-CN"/>
        </w:rPr>
        <w:t xml:space="preserve">Proposal 1: </w:t>
      </w:r>
      <w:r w:rsidRPr="00A5351C">
        <w:rPr>
          <w:rFonts w:eastAsiaTheme="minorEastAsia"/>
          <w:sz w:val="18"/>
          <w:szCs w:val="18"/>
        </w:rPr>
        <w:t>Reuse the link budget calculation methodology used in NR Rel-16 for NTN coverage study in NR Rel-18.</w:t>
      </w:r>
    </w:p>
    <w:p w14:paraId="78100D3B" w14:textId="77777777" w:rsidR="001A1F25" w:rsidRPr="00A5351C" w:rsidRDefault="001A1F25" w:rsidP="001A1F25">
      <w:pPr>
        <w:pStyle w:val="ListParagraph"/>
        <w:numPr>
          <w:ilvl w:val="0"/>
          <w:numId w:val="102"/>
        </w:numPr>
        <w:rPr>
          <w:rFonts w:eastAsiaTheme="minorEastAsia"/>
          <w:sz w:val="18"/>
          <w:szCs w:val="18"/>
        </w:rPr>
      </w:pPr>
      <w:r w:rsidRPr="00A5351C">
        <w:rPr>
          <w:sz w:val="18"/>
          <w:szCs w:val="18"/>
          <w:lang w:eastAsia="zh-CN"/>
        </w:rPr>
        <w:t xml:space="preserve">Proposal 2: </w:t>
      </w:r>
      <w:r w:rsidRPr="00A5351C">
        <w:rPr>
          <w:rFonts w:eastAsiaTheme="minorEastAsia"/>
          <w:sz w:val="18"/>
          <w:szCs w:val="18"/>
        </w:rPr>
        <w:t>Reuse the simulation assumptions agreed in Rel-16 NR NTN study, except that at least following assumptions should be updated for link budget analysis for coverage evaluation in NR NTN in Rel-18:</w:t>
      </w:r>
    </w:p>
    <w:p w14:paraId="1AD8876C" w14:textId="77777777" w:rsidR="001A1F25" w:rsidRPr="00A5351C" w:rsidRDefault="001A1F25" w:rsidP="001A1F25">
      <w:pPr>
        <w:pStyle w:val="ListParagraph"/>
        <w:numPr>
          <w:ilvl w:val="1"/>
          <w:numId w:val="102"/>
        </w:numPr>
        <w:rPr>
          <w:rFonts w:eastAsiaTheme="minorEastAsia"/>
          <w:sz w:val="18"/>
          <w:szCs w:val="18"/>
        </w:rPr>
      </w:pPr>
      <w:r w:rsidRPr="00A5351C">
        <w:rPr>
          <w:rFonts w:eastAsiaTheme="minorEastAsia"/>
          <w:sz w:val="18"/>
          <w:szCs w:val="18"/>
        </w:rPr>
        <w:t>A value of -5dBi UE TX antenna gain,</w:t>
      </w:r>
      <w:r w:rsidRPr="00A5351C" w:rsidDel="002A3281">
        <w:rPr>
          <w:rFonts w:eastAsiaTheme="minorEastAsia"/>
          <w:sz w:val="18"/>
          <w:szCs w:val="18"/>
        </w:rPr>
        <w:t xml:space="preserve"> </w:t>
      </w:r>
    </w:p>
    <w:p w14:paraId="7FCFFECA" w14:textId="77777777" w:rsidR="001A1F25" w:rsidRPr="00A5351C" w:rsidRDefault="001A1F25" w:rsidP="001A1F25">
      <w:pPr>
        <w:pStyle w:val="ListParagraph"/>
        <w:numPr>
          <w:ilvl w:val="1"/>
          <w:numId w:val="102"/>
        </w:numPr>
        <w:rPr>
          <w:rFonts w:eastAsiaTheme="minorEastAsia"/>
          <w:sz w:val="18"/>
          <w:szCs w:val="18"/>
        </w:rPr>
      </w:pPr>
      <w:r w:rsidRPr="00A5351C">
        <w:rPr>
          <w:rFonts w:eastAsiaTheme="minorEastAsia"/>
          <w:sz w:val="18"/>
          <w:szCs w:val="18"/>
        </w:rPr>
        <w:t xml:space="preserve">A wide range of elevation angles varying from 10 degrees to 90 degrees. </w:t>
      </w:r>
    </w:p>
    <w:p w14:paraId="696E934D" w14:textId="77777777" w:rsidR="001A1F25" w:rsidRPr="00A5351C" w:rsidRDefault="001A1F25" w:rsidP="001A1F25">
      <w:pPr>
        <w:pStyle w:val="ListParagraph"/>
        <w:numPr>
          <w:ilvl w:val="0"/>
          <w:numId w:val="102"/>
        </w:numPr>
        <w:rPr>
          <w:rFonts w:eastAsiaTheme="minorEastAsia"/>
          <w:sz w:val="18"/>
          <w:szCs w:val="18"/>
        </w:rPr>
      </w:pPr>
      <w:r w:rsidRPr="00A5351C">
        <w:rPr>
          <w:sz w:val="18"/>
          <w:szCs w:val="18"/>
          <w:lang w:eastAsia="zh-CN"/>
        </w:rPr>
        <w:t xml:space="preserve">Proposal 3: </w:t>
      </w:r>
      <w:r w:rsidRPr="00A5351C">
        <w:rPr>
          <w:rFonts w:eastAsiaTheme="minorEastAsia"/>
          <w:sz w:val="18"/>
          <w:szCs w:val="18"/>
        </w:rPr>
        <w:t>Select 4.75kbps AMR data rate for voice coverage study in NTN.</w:t>
      </w:r>
    </w:p>
    <w:p w14:paraId="5215DDFE" w14:textId="77777777" w:rsidR="001A1F25" w:rsidRPr="00A5351C" w:rsidRDefault="001A1F25" w:rsidP="001A1F25">
      <w:pPr>
        <w:pStyle w:val="ListParagraph"/>
        <w:numPr>
          <w:ilvl w:val="0"/>
          <w:numId w:val="102"/>
        </w:numPr>
        <w:rPr>
          <w:rFonts w:eastAsiaTheme="minorEastAsia"/>
          <w:sz w:val="18"/>
          <w:szCs w:val="18"/>
        </w:rPr>
      </w:pPr>
      <w:r w:rsidRPr="00A5351C">
        <w:rPr>
          <w:rFonts w:eastAsiaTheme="minorEastAsia"/>
          <w:sz w:val="18"/>
          <w:szCs w:val="18"/>
        </w:rPr>
        <w:t>Proposal 4: Focus on the LEO satellite to support VoIP in NTN.</w:t>
      </w:r>
    </w:p>
    <w:p w14:paraId="2BF23E21" w14:textId="77777777" w:rsidR="001A1F25" w:rsidRPr="00A5351C" w:rsidRDefault="001A1F25" w:rsidP="001A1F25">
      <w:pPr>
        <w:pStyle w:val="ListParagraph"/>
        <w:numPr>
          <w:ilvl w:val="0"/>
          <w:numId w:val="102"/>
        </w:numPr>
        <w:rPr>
          <w:rFonts w:eastAsiaTheme="minorEastAsia"/>
          <w:sz w:val="18"/>
          <w:szCs w:val="18"/>
        </w:rPr>
      </w:pPr>
      <w:r w:rsidRPr="00A5351C">
        <w:rPr>
          <w:rFonts w:eastAsiaTheme="minorEastAsia"/>
          <w:sz w:val="18"/>
          <w:szCs w:val="18"/>
        </w:rPr>
        <w:t xml:space="preserve">Proposal </w:t>
      </w:r>
      <w:r w:rsidRPr="00A5351C">
        <w:rPr>
          <w:rFonts w:eastAsiaTheme="minorEastAsia"/>
          <w:iCs/>
          <w:sz w:val="18"/>
          <w:szCs w:val="18"/>
        </w:rPr>
        <w:t xml:space="preserve">5: </w:t>
      </w:r>
      <w:r w:rsidRPr="00A5351C">
        <w:rPr>
          <w:rFonts w:eastAsiaTheme="minorEastAsia"/>
          <w:sz w:val="18"/>
          <w:szCs w:val="18"/>
        </w:rPr>
        <w:t>A feasible target data rate should be determined based on link budget analysis in GEO scenario.</w:t>
      </w:r>
    </w:p>
    <w:p w14:paraId="07463E33" w14:textId="77777777" w:rsidR="001A1F25" w:rsidRPr="00A5351C" w:rsidRDefault="001A1F25" w:rsidP="001A1F25">
      <w:pPr>
        <w:pStyle w:val="ListParagraph"/>
        <w:numPr>
          <w:ilvl w:val="0"/>
          <w:numId w:val="102"/>
        </w:numPr>
        <w:rPr>
          <w:rFonts w:eastAsiaTheme="minorEastAsia"/>
          <w:iCs/>
          <w:sz w:val="18"/>
          <w:szCs w:val="18"/>
        </w:rPr>
      </w:pPr>
      <w:r w:rsidRPr="00A5351C">
        <w:rPr>
          <w:rFonts w:eastAsiaTheme="minorEastAsia"/>
          <w:sz w:val="18"/>
          <w:szCs w:val="18"/>
        </w:rPr>
        <w:t xml:space="preserve">Proposal </w:t>
      </w:r>
      <w:r w:rsidRPr="00A5351C">
        <w:rPr>
          <w:rFonts w:eastAsiaTheme="minorEastAsia"/>
          <w:iCs/>
          <w:sz w:val="18"/>
          <w:szCs w:val="18"/>
        </w:rPr>
        <w:t xml:space="preserve">6: </w:t>
      </w:r>
      <w:r w:rsidRPr="00A5351C">
        <w:rPr>
          <w:rFonts w:eastAsiaTheme="minorEastAsia"/>
          <w:sz w:val="18"/>
          <w:szCs w:val="18"/>
        </w:rPr>
        <w:t>Send a</w:t>
      </w:r>
      <w:r w:rsidRPr="00A5351C">
        <w:rPr>
          <w:rFonts w:eastAsiaTheme="minorEastAsia"/>
          <w:sz w:val="18"/>
          <w:szCs w:val="18"/>
          <w:lang w:eastAsia="zh-CN"/>
        </w:rPr>
        <w:t>n</w:t>
      </w:r>
      <w:r w:rsidRPr="00A5351C">
        <w:rPr>
          <w:rFonts w:eastAsiaTheme="minorEastAsia"/>
          <w:sz w:val="18"/>
          <w:szCs w:val="18"/>
        </w:rPr>
        <w:t xml:space="preserve"> LS to RAN2 to ask the maximum RAN protocol overhead that can be reduced for voice packet transmission in NR NTN with a reasonable complexity.</w:t>
      </w:r>
    </w:p>
    <w:p w14:paraId="2CCCE593" w14:textId="77777777" w:rsidR="001A1F25" w:rsidRPr="00A5351C" w:rsidRDefault="001A1F25" w:rsidP="001A1F25">
      <w:pPr>
        <w:pStyle w:val="ListParagraph"/>
        <w:numPr>
          <w:ilvl w:val="0"/>
          <w:numId w:val="102"/>
        </w:numPr>
        <w:rPr>
          <w:sz w:val="18"/>
          <w:szCs w:val="18"/>
        </w:rPr>
      </w:pPr>
      <w:r w:rsidRPr="00A5351C">
        <w:rPr>
          <w:rFonts w:eastAsiaTheme="minorEastAsia"/>
          <w:sz w:val="18"/>
          <w:szCs w:val="18"/>
        </w:rPr>
        <w:t>Proposal</w:t>
      </w:r>
      <w:r w:rsidRPr="00A5351C">
        <w:rPr>
          <w:rFonts w:eastAsiaTheme="minorEastAsia"/>
          <w:iCs/>
          <w:sz w:val="18"/>
          <w:szCs w:val="18"/>
        </w:rPr>
        <w:t xml:space="preserve"> 7</w:t>
      </w:r>
      <w:r w:rsidRPr="00A5351C">
        <w:rPr>
          <w:rFonts w:eastAsiaTheme="minorEastAsia"/>
          <w:sz w:val="18"/>
          <w:szCs w:val="18"/>
        </w:rPr>
        <w:t xml:space="preserve">: Circular polarization enhancement on DL Tx diversity could be further studied. </w:t>
      </w:r>
    </w:p>
    <w:p w14:paraId="4B8FF0F9" w14:textId="77777777" w:rsidR="001A1F25" w:rsidRPr="00A5351C" w:rsidRDefault="001A1F25" w:rsidP="001A1F25">
      <w:pPr>
        <w:pStyle w:val="ListParagraph"/>
        <w:numPr>
          <w:ilvl w:val="0"/>
          <w:numId w:val="102"/>
        </w:numPr>
        <w:spacing w:after="0"/>
        <w:ind w:left="714" w:hanging="357"/>
        <w:rPr>
          <w:sz w:val="18"/>
          <w:szCs w:val="18"/>
        </w:rPr>
      </w:pPr>
      <w:r w:rsidRPr="00A5351C">
        <w:rPr>
          <w:rFonts w:eastAsiaTheme="minorEastAsia"/>
          <w:sz w:val="18"/>
          <w:szCs w:val="18"/>
        </w:rPr>
        <w:t>Proposal</w:t>
      </w:r>
      <w:r w:rsidRPr="00A5351C">
        <w:rPr>
          <w:rFonts w:eastAsiaTheme="minorEastAsia"/>
          <w:iCs/>
          <w:sz w:val="18"/>
          <w:szCs w:val="18"/>
        </w:rPr>
        <w:t xml:space="preserve"> 8: </w:t>
      </w:r>
      <w:r w:rsidRPr="00A5351C">
        <w:rPr>
          <w:rFonts w:eastAsiaTheme="minorEastAsia"/>
          <w:sz w:val="18"/>
          <w:szCs w:val="18"/>
        </w:rPr>
        <w:t>Try to reuse the coverage enhancement techniques introduced in NR Rel-17 coverage enhancement topic for coverage enhancement in NTN to minimize the work load in NTN, and study whether any NTN specific changes are needed.</w:t>
      </w:r>
    </w:p>
    <w:p w14:paraId="6C1C5F9D" w14:textId="77777777" w:rsidR="001A1F25" w:rsidRDefault="001A1F25" w:rsidP="001A1F25">
      <w:pPr>
        <w:rPr>
          <w:lang w:val="en-US" w:eastAsia="ko-KR"/>
        </w:rPr>
      </w:pPr>
      <w:r w:rsidRPr="005B48B9">
        <w:rPr>
          <w:b/>
          <w:bCs/>
          <w:lang w:val="en-US" w:eastAsia="ko-KR"/>
        </w:rPr>
        <w:t>Decision:</w:t>
      </w:r>
      <w:r>
        <w:rPr>
          <w:lang w:val="en-US" w:eastAsia="ko-KR"/>
        </w:rPr>
        <w:t xml:space="preserve"> The document is noted.</w:t>
      </w:r>
    </w:p>
    <w:p w14:paraId="178CFE1A" w14:textId="77777777" w:rsidR="001A1F25" w:rsidRPr="00DA717B" w:rsidRDefault="001A1F25" w:rsidP="001A1F25">
      <w:pPr>
        <w:rPr>
          <w:lang w:val="en-US"/>
        </w:rPr>
      </w:pPr>
    </w:p>
    <w:p w14:paraId="16FCECDC" w14:textId="2FCD0EF1" w:rsidR="001A1F25" w:rsidRDefault="001B5688" w:rsidP="001A1F25">
      <w:pPr>
        <w:rPr>
          <w:lang w:eastAsia="x-none"/>
        </w:rPr>
      </w:pPr>
      <w:hyperlink r:id="rId2868" w:history="1">
        <w:r w:rsidR="000B5C49">
          <w:rPr>
            <w:rStyle w:val="Hyperlink"/>
            <w:lang w:eastAsia="x-none"/>
          </w:rPr>
          <w:t>R1-2203159</w:t>
        </w:r>
      </w:hyperlink>
      <w:r w:rsidR="001A1F25">
        <w:rPr>
          <w:lang w:eastAsia="x-none"/>
        </w:rPr>
        <w:tab/>
        <w:t>Discussion on coverage enhancement for NR NTN</w:t>
      </w:r>
      <w:r w:rsidR="001A1F25">
        <w:rPr>
          <w:lang w:eastAsia="x-none"/>
        </w:rPr>
        <w:tab/>
        <w:t>Huawei, HiSilicon</w:t>
      </w:r>
    </w:p>
    <w:p w14:paraId="00177D5B" w14:textId="028DC88F" w:rsidR="001A1F25" w:rsidRDefault="001B5688" w:rsidP="001A1F25">
      <w:pPr>
        <w:rPr>
          <w:lang w:eastAsia="x-none"/>
        </w:rPr>
      </w:pPr>
      <w:hyperlink r:id="rId2869" w:history="1">
        <w:r w:rsidR="000B5C49">
          <w:rPr>
            <w:rStyle w:val="Hyperlink"/>
            <w:lang w:eastAsia="x-none"/>
          </w:rPr>
          <w:t>R1-2203240</w:t>
        </w:r>
      </w:hyperlink>
      <w:r w:rsidR="001A1F25">
        <w:rPr>
          <w:lang w:eastAsia="x-none"/>
        </w:rPr>
        <w:tab/>
        <w:t>Discussion on coverage enhancement for NTN</w:t>
      </w:r>
      <w:r w:rsidR="001A1F25">
        <w:rPr>
          <w:lang w:eastAsia="x-none"/>
        </w:rPr>
        <w:tab/>
        <w:t>ZTE</w:t>
      </w:r>
    </w:p>
    <w:p w14:paraId="2030BFD6" w14:textId="3250C4DE" w:rsidR="001A1F25" w:rsidRDefault="001B5688" w:rsidP="001A1F25">
      <w:pPr>
        <w:rPr>
          <w:lang w:eastAsia="x-none"/>
        </w:rPr>
      </w:pPr>
      <w:hyperlink r:id="rId2870" w:history="1">
        <w:r w:rsidR="000B5C49">
          <w:rPr>
            <w:rStyle w:val="Hyperlink"/>
            <w:lang w:eastAsia="x-none"/>
          </w:rPr>
          <w:t>R1-2203350</w:t>
        </w:r>
      </w:hyperlink>
      <w:r w:rsidR="001A1F25">
        <w:rPr>
          <w:lang w:eastAsia="x-none"/>
        </w:rPr>
        <w:tab/>
        <w:t>Consideration on coverage enhancement for NR NTN</w:t>
      </w:r>
      <w:r w:rsidR="001A1F25">
        <w:rPr>
          <w:lang w:eastAsia="x-none"/>
        </w:rPr>
        <w:tab/>
        <w:t>Spreadtrum Communications</w:t>
      </w:r>
    </w:p>
    <w:p w14:paraId="093C3BEE" w14:textId="6299346C" w:rsidR="001A1F25" w:rsidRDefault="001B5688" w:rsidP="001A1F25">
      <w:pPr>
        <w:rPr>
          <w:lang w:eastAsia="x-none"/>
        </w:rPr>
      </w:pPr>
      <w:hyperlink r:id="rId2871" w:history="1">
        <w:r w:rsidR="000B5C49">
          <w:rPr>
            <w:rStyle w:val="Hyperlink"/>
            <w:lang w:eastAsia="x-none"/>
          </w:rPr>
          <w:t>R1-2203389</w:t>
        </w:r>
      </w:hyperlink>
      <w:r w:rsidR="001A1F25">
        <w:rPr>
          <w:lang w:eastAsia="x-none"/>
        </w:rPr>
        <w:tab/>
        <w:t>Coverage enhancement for NR NTN</w:t>
      </w:r>
      <w:r w:rsidR="001A1F25">
        <w:rPr>
          <w:lang w:eastAsia="x-none"/>
        </w:rPr>
        <w:tab/>
        <w:t>MediaTek Inc.</w:t>
      </w:r>
    </w:p>
    <w:p w14:paraId="66D3C9A3" w14:textId="7A55474C" w:rsidR="001A1F25" w:rsidRDefault="001B5688" w:rsidP="001A1F25">
      <w:pPr>
        <w:rPr>
          <w:lang w:eastAsia="x-none"/>
        </w:rPr>
      </w:pPr>
      <w:hyperlink r:id="rId2872" w:history="1">
        <w:r w:rsidR="000B5C49">
          <w:rPr>
            <w:rStyle w:val="Hyperlink"/>
            <w:lang w:eastAsia="x-none"/>
          </w:rPr>
          <w:t>R1-2203669</w:t>
        </w:r>
      </w:hyperlink>
      <w:r w:rsidR="001A1F25">
        <w:rPr>
          <w:lang w:eastAsia="x-none"/>
        </w:rPr>
        <w:tab/>
        <w:t>Discussion on NTN coverage enhancement</w:t>
      </w:r>
      <w:r w:rsidR="001A1F25">
        <w:rPr>
          <w:lang w:eastAsia="x-none"/>
        </w:rPr>
        <w:tab/>
        <w:t>Panasonic</w:t>
      </w:r>
    </w:p>
    <w:p w14:paraId="65EB6A8C" w14:textId="2CA71F91" w:rsidR="001A1F25" w:rsidRDefault="001B5688" w:rsidP="001A1F25">
      <w:pPr>
        <w:rPr>
          <w:lang w:eastAsia="x-none"/>
        </w:rPr>
      </w:pPr>
      <w:hyperlink r:id="rId2873" w:history="1">
        <w:r w:rsidR="000B5C49">
          <w:rPr>
            <w:rStyle w:val="Hyperlink"/>
            <w:lang w:eastAsia="x-none"/>
          </w:rPr>
          <w:t>R1-2203746</w:t>
        </w:r>
      </w:hyperlink>
      <w:r w:rsidR="001A1F25">
        <w:rPr>
          <w:lang w:eastAsia="x-none"/>
        </w:rPr>
        <w:tab/>
        <w:t>Considerations on improving NR NTN Coverage</w:t>
      </w:r>
      <w:r w:rsidR="001A1F25">
        <w:rPr>
          <w:lang w:eastAsia="x-none"/>
        </w:rPr>
        <w:tab/>
        <w:t>Sony</w:t>
      </w:r>
    </w:p>
    <w:p w14:paraId="13637220" w14:textId="3F1B642F" w:rsidR="001A1F25" w:rsidRDefault="001B5688" w:rsidP="001A1F25">
      <w:pPr>
        <w:rPr>
          <w:lang w:eastAsia="x-none"/>
        </w:rPr>
      </w:pPr>
      <w:hyperlink r:id="rId2874" w:history="1">
        <w:r w:rsidR="000B5C49">
          <w:rPr>
            <w:rStyle w:val="Hyperlink"/>
            <w:lang w:eastAsia="x-none"/>
          </w:rPr>
          <w:t>R1-2203757</w:t>
        </w:r>
      </w:hyperlink>
      <w:r w:rsidR="001A1F25">
        <w:rPr>
          <w:lang w:eastAsia="x-none"/>
        </w:rPr>
        <w:tab/>
        <w:t>Discussion on coverage enhancement for NR NTN</w:t>
      </w:r>
      <w:r w:rsidR="001A1F25">
        <w:rPr>
          <w:lang w:eastAsia="x-none"/>
        </w:rPr>
        <w:tab/>
        <w:t>CATT</w:t>
      </w:r>
    </w:p>
    <w:p w14:paraId="691DF35D" w14:textId="0796514E" w:rsidR="001A1F25" w:rsidRDefault="001B5688" w:rsidP="001A1F25">
      <w:pPr>
        <w:rPr>
          <w:lang w:eastAsia="x-none"/>
        </w:rPr>
      </w:pPr>
      <w:hyperlink r:id="rId2875" w:history="1">
        <w:r w:rsidR="000B5C49">
          <w:rPr>
            <w:rStyle w:val="Hyperlink"/>
            <w:lang w:eastAsia="x-none"/>
          </w:rPr>
          <w:t>R1-2203804</w:t>
        </w:r>
      </w:hyperlink>
      <w:r w:rsidR="001A1F25">
        <w:rPr>
          <w:lang w:eastAsia="x-none"/>
        </w:rPr>
        <w:tab/>
        <w:t>Discussion on coverage enhancement for NR-NTN</w:t>
      </w:r>
      <w:r w:rsidR="001A1F25">
        <w:rPr>
          <w:lang w:eastAsia="x-none"/>
        </w:rPr>
        <w:tab/>
        <w:t>xiaomi</w:t>
      </w:r>
    </w:p>
    <w:p w14:paraId="3D0E2A66" w14:textId="493110A4" w:rsidR="001A1F25" w:rsidRDefault="001B5688" w:rsidP="001A1F25">
      <w:pPr>
        <w:rPr>
          <w:lang w:eastAsia="x-none"/>
        </w:rPr>
      </w:pPr>
      <w:hyperlink r:id="rId2876" w:history="1">
        <w:r w:rsidR="000B5C49">
          <w:rPr>
            <w:rStyle w:val="Hyperlink"/>
            <w:lang w:eastAsia="x-none"/>
          </w:rPr>
          <w:t>R1-2203844</w:t>
        </w:r>
      </w:hyperlink>
      <w:r w:rsidR="001A1F25">
        <w:rPr>
          <w:lang w:eastAsia="x-none"/>
        </w:rPr>
        <w:tab/>
        <w:t>Solutions for coverage enhancements in NR over NTN</w:t>
      </w:r>
      <w:r w:rsidR="001A1F25">
        <w:rPr>
          <w:lang w:eastAsia="x-none"/>
        </w:rPr>
        <w:tab/>
        <w:t>Nokia, Nokia Shanghai Bell</w:t>
      </w:r>
    </w:p>
    <w:p w14:paraId="637D6F4F" w14:textId="6D078642" w:rsidR="001A1F25" w:rsidRDefault="001B5688" w:rsidP="001A1F25">
      <w:pPr>
        <w:rPr>
          <w:lang w:eastAsia="x-none"/>
        </w:rPr>
      </w:pPr>
      <w:hyperlink r:id="rId2877" w:history="1">
        <w:r w:rsidR="000B5C49">
          <w:rPr>
            <w:rStyle w:val="Hyperlink"/>
            <w:lang w:eastAsia="x-none"/>
          </w:rPr>
          <w:t>R1-2203929</w:t>
        </w:r>
      </w:hyperlink>
      <w:r w:rsidR="001A1F25">
        <w:rPr>
          <w:lang w:eastAsia="x-none"/>
        </w:rPr>
        <w:tab/>
        <w:t>On coverage enhancement for NR NTN</w:t>
      </w:r>
      <w:r w:rsidR="001A1F25">
        <w:rPr>
          <w:lang w:eastAsia="x-none"/>
        </w:rPr>
        <w:tab/>
        <w:t>Samsung</w:t>
      </w:r>
    </w:p>
    <w:p w14:paraId="5E2404E3" w14:textId="54DEF9D6" w:rsidR="001A1F25" w:rsidRDefault="001B5688" w:rsidP="001A1F25">
      <w:pPr>
        <w:rPr>
          <w:lang w:eastAsia="x-none"/>
        </w:rPr>
      </w:pPr>
      <w:hyperlink r:id="rId2878" w:history="1">
        <w:r w:rsidR="000B5C49">
          <w:rPr>
            <w:rStyle w:val="Hyperlink"/>
            <w:lang w:eastAsia="x-none"/>
          </w:rPr>
          <w:t>R1-2203946</w:t>
        </w:r>
      </w:hyperlink>
      <w:r w:rsidR="001A1F25">
        <w:rPr>
          <w:lang w:eastAsia="x-none"/>
        </w:rPr>
        <w:tab/>
        <w:t>Discussion on coverage enhancements aspects for NR NTN</w:t>
      </w:r>
      <w:r w:rsidR="001A1F25">
        <w:rPr>
          <w:lang w:eastAsia="x-none"/>
        </w:rPr>
        <w:tab/>
        <w:t>NEC</w:t>
      </w:r>
    </w:p>
    <w:p w14:paraId="26DC547B" w14:textId="21888588" w:rsidR="001A1F25" w:rsidRDefault="001B5688" w:rsidP="001A1F25">
      <w:pPr>
        <w:rPr>
          <w:lang w:eastAsia="x-none"/>
        </w:rPr>
      </w:pPr>
      <w:hyperlink r:id="rId2879" w:history="1">
        <w:r w:rsidR="000B5C49">
          <w:rPr>
            <w:rStyle w:val="Hyperlink"/>
            <w:lang w:eastAsia="x-none"/>
          </w:rPr>
          <w:t>R1-2204011</w:t>
        </w:r>
      </w:hyperlink>
      <w:r w:rsidR="001A1F25">
        <w:rPr>
          <w:lang w:eastAsia="x-none"/>
        </w:rPr>
        <w:tab/>
        <w:t>Discussion on coverage enhancement for NR NTN</w:t>
      </w:r>
      <w:r w:rsidR="001A1F25">
        <w:rPr>
          <w:lang w:eastAsia="x-none"/>
        </w:rPr>
        <w:tab/>
        <w:t>OPPO</w:t>
      </w:r>
    </w:p>
    <w:p w14:paraId="6DA1A841" w14:textId="54E90DC1" w:rsidR="001A1F25" w:rsidRDefault="001B5688" w:rsidP="001A1F25">
      <w:pPr>
        <w:rPr>
          <w:lang w:eastAsia="x-none"/>
        </w:rPr>
      </w:pPr>
      <w:hyperlink r:id="rId2880" w:history="1">
        <w:r w:rsidR="000B5C49">
          <w:rPr>
            <w:rStyle w:val="Hyperlink"/>
            <w:lang w:eastAsia="x-none"/>
          </w:rPr>
          <w:t>R1-2204079</w:t>
        </w:r>
      </w:hyperlink>
      <w:r w:rsidR="001A1F25">
        <w:rPr>
          <w:lang w:eastAsia="x-none"/>
        </w:rPr>
        <w:tab/>
        <w:t>Consideration on coverage enhancement for NR NTN</w:t>
      </w:r>
      <w:r w:rsidR="001A1F25">
        <w:rPr>
          <w:lang w:eastAsia="x-none"/>
        </w:rPr>
        <w:tab/>
        <w:t>Lockheed Martin</w:t>
      </w:r>
    </w:p>
    <w:p w14:paraId="6DC0C0F1" w14:textId="54B07224" w:rsidR="001A1F25" w:rsidRDefault="001B5688" w:rsidP="001A1F25">
      <w:pPr>
        <w:rPr>
          <w:lang w:eastAsia="x-none"/>
        </w:rPr>
      </w:pPr>
      <w:hyperlink r:id="rId2881" w:history="1">
        <w:r w:rsidR="000B5C49">
          <w:rPr>
            <w:rStyle w:val="Hyperlink"/>
            <w:lang w:eastAsia="x-none"/>
          </w:rPr>
          <w:t>R1-2204328</w:t>
        </w:r>
      </w:hyperlink>
      <w:r w:rsidR="001A1F25">
        <w:rPr>
          <w:lang w:eastAsia="x-none"/>
        </w:rPr>
        <w:tab/>
        <w:t>Discussion on coverage enhancement for NR NTN</w:t>
      </w:r>
      <w:r w:rsidR="001A1F25">
        <w:rPr>
          <w:lang w:eastAsia="x-none"/>
        </w:rPr>
        <w:tab/>
        <w:t>CMCC</w:t>
      </w:r>
    </w:p>
    <w:p w14:paraId="16B6DD28" w14:textId="4924B414" w:rsidR="001A1F25" w:rsidRDefault="001B5688" w:rsidP="001A1F25">
      <w:pPr>
        <w:rPr>
          <w:lang w:eastAsia="x-none"/>
        </w:rPr>
      </w:pPr>
      <w:hyperlink r:id="rId2882" w:history="1">
        <w:r w:rsidR="000B5C49">
          <w:rPr>
            <w:rStyle w:val="Hyperlink"/>
            <w:lang w:eastAsia="x-none"/>
          </w:rPr>
          <w:t>R1-2204402</w:t>
        </w:r>
      </w:hyperlink>
      <w:r w:rsidR="001A1F25">
        <w:rPr>
          <w:lang w:eastAsia="x-none"/>
        </w:rPr>
        <w:tab/>
        <w:t>Discussions on coverage enhancement for NR NTN</w:t>
      </w:r>
      <w:r w:rsidR="001A1F25">
        <w:rPr>
          <w:lang w:eastAsia="x-none"/>
        </w:rPr>
        <w:tab/>
        <w:t>NTT DOCOMO, INC.</w:t>
      </w:r>
    </w:p>
    <w:p w14:paraId="004F07E6" w14:textId="171827E4" w:rsidR="001A1F25" w:rsidRDefault="001B5688" w:rsidP="001A1F25">
      <w:pPr>
        <w:rPr>
          <w:lang w:eastAsia="x-none"/>
        </w:rPr>
      </w:pPr>
      <w:hyperlink r:id="rId2883" w:history="1">
        <w:r w:rsidR="000B5C49">
          <w:rPr>
            <w:rStyle w:val="Hyperlink"/>
            <w:lang w:eastAsia="x-none"/>
          </w:rPr>
          <w:t>R1-2204515</w:t>
        </w:r>
      </w:hyperlink>
      <w:r w:rsidR="001A1F25">
        <w:rPr>
          <w:lang w:eastAsia="x-none"/>
        </w:rPr>
        <w:tab/>
        <w:t>Discussion on coverage enhancement for NR NTN</w:t>
      </w:r>
      <w:r w:rsidR="001A1F25">
        <w:rPr>
          <w:lang w:eastAsia="x-none"/>
        </w:rPr>
        <w:tab/>
        <w:t>Lenovo</w:t>
      </w:r>
    </w:p>
    <w:p w14:paraId="72EEB727" w14:textId="04BC2CCE" w:rsidR="001A1F25" w:rsidRDefault="001B5688" w:rsidP="001A1F25">
      <w:pPr>
        <w:rPr>
          <w:lang w:eastAsia="x-none"/>
        </w:rPr>
      </w:pPr>
      <w:hyperlink r:id="rId2884" w:history="1">
        <w:r w:rsidR="000B5C49">
          <w:rPr>
            <w:rStyle w:val="Hyperlink"/>
            <w:lang w:eastAsia="x-none"/>
          </w:rPr>
          <w:t>R1-2204521</w:t>
        </w:r>
      </w:hyperlink>
      <w:r w:rsidR="001A1F25">
        <w:rPr>
          <w:lang w:eastAsia="x-none"/>
        </w:rPr>
        <w:tab/>
        <w:t>Discussion on coverage enhancement for NR NTN</w:t>
      </w:r>
      <w:r w:rsidR="001A1F25">
        <w:rPr>
          <w:lang w:eastAsia="x-none"/>
        </w:rPr>
        <w:tab/>
        <w:t>LG Electronics</w:t>
      </w:r>
    </w:p>
    <w:p w14:paraId="4AF540A4" w14:textId="0111775C" w:rsidR="001A1F25" w:rsidRDefault="001B5688" w:rsidP="001A1F25">
      <w:pPr>
        <w:rPr>
          <w:lang w:eastAsia="x-none"/>
        </w:rPr>
      </w:pPr>
      <w:hyperlink r:id="rId2885" w:history="1">
        <w:r w:rsidR="000B5C49">
          <w:rPr>
            <w:rStyle w:val="Hyperlink"/>
            <w:lang w:eastAsia="x-none"/>
          </w:rPr>
          <w:t>R1-2204645</w:t>
        </w:r>
      </w:hyperlink>
      <w:r w:rsidR="001A1F25">
        <w:rPr>
          <w:lang w:eastAsia="x-none"/>
        </w:rPr>
        <w:tab/>
        <w:t>Discussions on Coverage enhancement for NR NTN</w:t>
      </w:r>
      <w:r w:rsidR="001A1F25">
        <w:rPr>
          <w:lang w:eastAsia="x-none"/>
        </w:rPr>
        <w:tab/>
        <w:t>Sharp</w:t>
      </w:r>
    </w:p>
    <w:p w14:paraId="3DBDA3FA" w14:textId="4845C710" w:rsidR="001A1F25" w:rsidRDefault="001B5688" w:rsidP="001A1F25">
      <w:pPr>
        <w:rPr>
          <w:lang w:eastAsia="x-none"/>
        </w:rPr>
      </w:pPr>
      <w:hyperlink r:id="rId2886" w:history="1">
        <w:r w:rsidR="000B5C49">
          <w:rPr>
            <w:rStyle w:val="Hyperlink"/>
            <w:lang w:eastAsia="x-none"/>
          </w:rPr>
          <w:t>R1-2204662</w:t>
        </w:r>
      </w:hyperlink>
      <w:r w:rsidR="001A1F25">
        <w:rPr>
          <w:lang w:eastAsia="x-none"/>
        </w:rPr>
        <w:tab/>
        <w:t>On coverage enhancement for NR NTN</w:t>
      </w:r>
      <w:r w:rsidR="001A1F25">
        <w:rPr>
          <w:lang w:eastAsia="x-none"/>
        </w:rPr>
        <w:tab/>
        <w:t>Ericsson</w:t>
      </w:r>
    </w:p>
    <w:p w14:paraId="0BF696AA" w14:textId="3180DD03" w:rsidR="001A1F25" w:rsidRDefault="001B5688" w:rsidP="001A1F25">
      <w:pPr>
        <w:rPr>
          <w:lang w:eastAsia="x-none"/>
        </w:rPr>
      </w:pPr>
      <w:hyperlink r:id="rId2887" w:history="1">
        <w:r w:rsidR="000B5C49">
          <w:rPr>
            <w:rStyle w:val="Hyperlink"/>
            <w:lang w:eastAsia="x-none"/>
          </w:rPr>
          <w:t>R1-2205058</w:t>
        </w:r>
      </w:hyperlink>
      <w:r w:rsidR="001A1F25">
        <w:rPr>
          <w:lang w:eastAsia="x-none"/>
        </w:rPr>
        <w:tab/>
        <w:t>Coverage enhancements for NR NTN</w:t>
      </w:r>
      <w:r w:rsidR="001A1F25">
        <w:rPr>
          <w:lang w:eastAsia="x-none"/>
        </w:rPr>
        <w:tab/>
        <w:t>Qualcomm Incorporated</w:t>
      </w:r>
    </w:p>
    <w:p w14:paraId="0DFEBD25" w14:textId="77777777" w:rsidR="001A1F25" w:rsidRDefault="001A1F25" w:rsidP="001A1F25">
      <w:pPr>
        <w:rPr>
          <w:lang w:eastAsia="x-none"/>
        </w:rPr>
      </w:pPr>
    </w:p>
    <w:p w14:paraId="00AAEF90" w14:textId="77777777" w:rsidR="001A1F25" w:rsidRPr="00883253" w:rsidRDefault="001A1F25" w:rsidP="001A1F25">
      <w:pPr>
        <w:rPr>
          <w:lang w:eastAsia="x-none"/>
        </w:rPr>
      </w:pPr>
      <w:r w:rsidRPr="00883253">
        <w:rPr>
          <w:lang w:eastAsia="x-none"/>
        </w:rPr>
        <w:t>[109-e-R18-NTN-01] – Shohei (NTT DOCOMO)</w:t>
      </w:r>
    </w:p>
    <w:p w14:paraId="38B526DA" w14:textId="77777777" w:rsidR="001A1F25" w:rsidRPr="00883253" w:rsidRDefault="001A1F25" w:rsidP="001A1F25">
      <w:pPr>
        <w:rPr>
          <w:lang w:eastAsia="x-none"/>
        </w:rPr>
      </w:pPr>
      <w:r w:rsidRPr="00883253">
        <w:rPr>
          <w:lang w:eastAsia="x-none"/>
        </w:rPr>
        <w:t>Email discussion on coverage enhancement for NR NTN by May 20</w:t>
      </w:r>
    </w:p>
    <w:p w14:paraId="18A0543D" w14:textId="77777777" w:rsidR="001A1F25" w:rsidRPr="00883253" w:rsidRDefault="001A1F25" w:rsidP="001A1F25">
      <w:pPr>
        <w:numPr>
          <w:ilvl w:val="0"/>
          <w:numId w:val="78"/>
        </w:numPr>
        <w:rPr>
          <w:lang w:eastAsia="x-none"/>
        </w:rPr>
      </w:pPr>
      <w:r w:rsidRPr="00883253">
        <w:rPr>
          <w:lang w:eastAsia="x-none"/>
        </w:rPr>
        <w:t>Check points: May 16, May 20</w:t>
      </w:r>
    </w:p>
    <w:p w14:paraId="59CC5B56" w14:textId="77777777" w:rsidR="001A1F25" w:rsidRDefault="001A1F25" w:rsidP="001A1F25">
      <w:pPr>
        <w:rPr>
          <w:lang w:eastAsia="x-none"/>
        </w:rPr>
      </w:pPr>
      <w:r w:rsidRPr="00883253">
        <w:rPr>
          <w:b/>
          <w:bCs/>
          <w:lang w:eastAsia="x-none"/>
        </w:rPr>
        <w:t>Decision:</w:t>
      </w:r>
      <w:r>
        <w:rPr>
          <w:lang w:eastAsia="x-none"/>
        </w:rPr>
        <w:t xml:space="preserve"> As per email decision posted on May 12</w:t>
      </w:r>
      <w:r w:rsidRPr="00883253">
        <w:rPr>
          <w:vertAlign w:val="superscript"/>
          <w:lang w:eastAsia="x-none"/>
        </w:rPr>
        <w:t>th</w:t>
      </w:r>
      <w:r>
        <w:rPr>
          <w:lang w:eastAsia="x-none"/>
        </w:rPr>
        <w:t>,</w:t>
      </w:r>
    </w:p>
    <w:p w14:paraId="0FD8CE68" w14:textId="77777777" w:rsidR="001A1F25" w:rsidRPr="006F6792" w:rsidRDefault="001A1F25" w:rsidP="001A1F25">
      <w:r w:rsidRPr="006F6792">
        <w:rPr>
          <w:rFonts w:hint="eastAsia"/>
          <w:highlight w:val="green"/>
        </w:rPr>
        <w:t>Agreement</w:t>
      </w:r>
    </w:p>
    <w:p w14:paraId="0B732F4C" w14:textId="77777777" w:rsidR="001A1F25" w:rsidRPr="006F6792" w:rsidRDefault="001A1F25" w:rsidP="001A1F25">
      <w:r w:rsidRPr="006F6792">
        <w:t>For NR NTN coverage enhancement, evaluate only handset terminals as UE type.</w:t>
      </w:r>
    </w:p>
    <w:p w14:paraId="5CEA1CF9" w14:textId="77777777" w:rsidR="001A1F25" w:rsidRDefault="001A1F25" w:rsidP="00CF6E6D">
      <w:pPr>
        <w:pStyle w:val="ListParagraph"/>
        <w:numPr>
          <w:ilvl w:val="0"/>
          <w:numId w:val="195"/>
        </w:numPr>
      </w:pPr>
      <w:r w:rsidRPr="006F6792">
        <w:t>i.e., VSAT is not considered.</w:t>
      </w:r>
    </w:p>
    <w:p w14:paraId="1C66564C" w14:textId="77777777" w:rsidR="001A1F25" w:rsidRPr="00F658FD" w:rsidRDefault="001A1F25" w:rsidP="001A1F25">
      <w:pPr>
        <w:rPr>
          <w:lang w:eastAsia="x-none"/>
        </w:rPr>
      </w:pPr>
    </w:p>
    <w:p w14:paraId="1D097349" w14:textId="77777777" w:rsidR="001A1F25" w:rsidRDefault="001A1F25" w:rsidP="001A1F25">
      <w:pPr>
        <w:rPr>
          <w:lang w:eastAsia="x-none"/>
        </w:rPr>
      </w:pPr>
      <w:r w:rsidRPr="00883253">
        <w:rPr>
          <w:b/>
          <w:bCs/>
          <w:lang w:eastAsia="x-none"/>
        </w:rPr>
        <w:t>Decision:</w:t>
      </w:r>
      <w:r>
        <w:rPr>
          <w:lang w:eastAsia="x-none"/>
        </w:rPr>
        <w:t xml:space="preserve"> As per email decision posted on May 17</w:t>
      </w:r>
      <w:r w:rsidRPr="00883253">
        <w:rPr>
          <w:vertAlign w:val="superscript"/>
          <w:lang w:eastAsia="x-none"/>
        </w:rPr>
        <w:t>th</w:t>
      </w:r>
      <w:r>
        <w:rPr>
          <w:lang w:eastAsia="x-none"/>
        </w:rPr>
        <w:t>,</w:t>
      </w:r>
    </w:p>
    <w:p w14:paraId="0E986A8D" w14:textId="77777777" w:rsidR="001A1F25" w:rsidRPr="00F658FD" w:rsidRDefault="001A1F25" w:rsidP="001A1F25">
      <w:pPr>
        <w:rPr>
          <w:bCs/>
          <w:lang w:eastAsia="x-none"/>
        </w:rPr>
      </w:pPr>
      <w:r w:rsidRPr="00F658FD">
        <w:rPr>
          <w:rFonts w:hint="eastAsia"/>
          <w:bCs/>
          <w:highlight w:val="green"/>
          <w:lang w:eastAsia="x-none"/>
        </w:rPr>
        <w:t>Agreement</w:t>
      </w:r>
    </w:p>
    <w:p w14:paraId="083C4B17" w14:textId="77777777" w:rsidR="001A1F25" w:rsidRPr="00D9192A" w:rsidRDefault="001A1F25" w:rsidP="001A1F25">
      <w:pPr>
        <w:rPr>
          <w:rFonts w:ascii="Times New Roman" w:hAnsi="Times New Roman"/>
          <w:szCs w:val="20"/>
        </w:rPr>
      </w:pPr>
      <w:r w:rsidRPr="00D9192A">
        <w:rPr>
          <w:rFonts w:ascii="Times New Roman" w:hAnsi="Times New Roman"/>
          <w:szCs w:val="20"/>
        </w:rPr>
        <w:t>Coverage performance in NR NTN is evaluated according to the following steps.</w:t>
      </w:r>
    </w:p>
    <w:p w14:paraId="0C1956C0" w14:textId="77777777" w:rsidR="001A1F25" w:rsidRPr="00D9192A" w:rsidRDefault="001A1F25" w:rsidP="00CF6E6D">
      <w:pPr>
        <w:pStyle w:val="ListParagraph"/>
        <w:numPr>
          <w:ilvl w:val="0"/>
          <w:numId w:val="301"/>
        </w:numPr>
        <w:overflowPunct/>
        <w:autoSpaceDE/>
        <w:autoSpaceDN/>
        <w:adjustRightInd/>
        <w:spacing w:after="0"/>
        <w:ind w:left="720" w:hanging="360"/>
        <w:contextualSpacing w:val="0"/>
        <w:textAlignment w:val="auto"/>
      </w:pPr>
      <w:r w:rsidRPr="00D9192A">
        <w:t>Step 1: CNR is calculated as defined in 6.1.3.1 of TR38.821</w:t>
      </w:r>
    </w:p>
    <w:p w14:paraId="4321A95D" w14:textId="77777777" w:rsidR="001A1F25" w:rsidRPr="00D9192A" w:rsidRDefault="001A1F25" w:rsidP="00CF6E6D">
      <w:pPr>
        <w:numPr>
          <w:ilvl w:val="1"/>
          <w:numId w:val="301"/>
        </w:numPr>
        <w:rPr>
          <w:rFonts w:ascii="Times New Roman" w:hAnsi="Times New Roman"/>
          <w:szCs w:val="20"/>
          <w:lang w:eastAsia="ja-JP"/>
        </w:rPr>
      </w:pPr>
      <w:r w:rsidRPr="00D9192A">
        <w:rPr>
          <w:rFonts w:ascii="Times New Roman" w:hAnsi="Times New Roman"/>
          <w:szCs w:val="20"/>
          <w:lang w:eastAsia="ja-JP"/>
        </w:rPr>
        <w:t>For polarization loss,</w:t>
      </w:r>
    </w:p>
    <w:p w14:paraId="7D6B35AA" w14:textId="77777777" w:rsidR="001A1F25" w:rsidRPr="00D9192A" w:rsidRDefault="001A1F25" w:rsidP="00CF6E6D">
      <w:pPr>
        <w:numPr>
          <w:ilvl w:val="2"/>
          <w:numId w:val="301"/>
        </w:numPr>
        <w:rPr>
          <w:rFonts w:ascii="Times New Roman" w:hAnsi="Times New Roman"/>
          <w:szCs w:val="20"/>
          <w:lang w:eastAsia="ja-JP"/>
        </w:rPr>
      </w:pPr>
      <w:r w:rsidRPr="00D9192A">
        <w:rPr>
          <w:rFonts w:ascii="Times New Roman" w:hAnsi="Times New Roman"/>
          <w:szCs w:val="20"/>
          <w:lang w:eastAsia="ja-JP"/>
        </w:rPr>
        <w:t>3 dB polarization loss is assumed as baseline, and companies are encouraged to report the value and corresponding justification if other value is used</w:t>
      </w:r>
    </w:p>
    <w:p w14:paraId="14F6B5A5" w14:textId="77777777" w:rsidR="001A1F25" w:rsidRPr="00D9192A" w:rsidRDefault="001A1F25" w:rsidP="00CF6E6D">
      <w:pPr>
        <w:pStyle w:val="ListParagraph"/>
        <w:numPr>
          <w:ilvl w:val="0"/>
          <w:numId w:val="301"/>
        </w:numPr>
        <w:overflowPunct/>
        <w:autoSpaceDE/>
        <w:autoSpaceDN/>
        <w:adjustRightInd/>
        <w:spacing w:after="0"/>
        <w:ind w:left="720" w:hanging="360"/>
        <w:contextualSpacing w:val="0"/>
        <w:textAlignment w:val="auto"/>
      </w:pPr>
      <w:r w:rsidRPr="00D9192A">
        <w:t>Step 2: Required SNR of target service is evaluated by LLS</w:t>
      </w:r>
    </w:p>
    <w:p w14:paraId="57A32A38" w14:textId="77777777" w:rsidR="001A1F25" w:rsidRPr="00D9192A" w:rsidRDefault="001A1F25" w:rsidP="00CF6E6D">
      <w:pPr>
        <w:pStyle w:val="ListParagraph"/>
        <w:numPr>
          <w:ilvl w:val="0"/>
          <w:numId w:val="301"/>
        </w:numPr>
        <w:overflowPunct/>
        <w:autoSpaceDE/>
        <w:autoSpaceDN/>
        <w:adjustRightInd/>
        <w:spacing w:after="0"/>
        <w:ind w:left="720" w:hanging="360"/>
        <w:contextualSpacing w:val="0"/>
        <w:textAlignment w:val="auto"/>
      </w:pPr>
      <w:r w:rsidRPr="00D9192A">
        <w:t>Step 3: The CNR and the required SNR are compared</w:t>
      </w:r>
    </w:p>
    <w:p w14:paraId="299797C9" w14:textId="77777777" w:rsidR="001A1F25" w:rsidRPr="00F658FD" w:rsidRDefault="001A1F25" w:rsidP="001A1F25">
      <w:pPr>
        <w:rPr>
          <w:bCs/>
          <w:lang w:eastAsia="x-none"/>
        </w:rPr>
      </w:pPr>
    </w:p>
    <w:p w14:paraId="37A6D402" w14:textId="77777777" w:rsidR="001A1F25" w:rsidRPr="00F658FD" w:rsidRDefault="001A1F25" w:rsidP="001A1F25">
      <w:pPr>
        <w:rPr>
          <w:bCs/>
          <w:lang w:eastAsia="x-none"/>
        </w:rPr>
      </w:pPr>
      <w:r w:rsidRPr="00F658FD">
        <w:rPr>
          <w:rFonts w:hint="eastAsia"/>
          <w:bCs/>
          <w:highlight w:val="green"/>
          <w:lang w:eastAsia="x-none"/>
        </w:rPr>
        <w:t>Agreement</w:t>
      </w:r>
    </w:p>
    <w:p w14:paraId="16203057" w14:textId="77777777" w:rsidR="001A1F25" w:rsidRPr="00D9192A" w:rsidRDefault="001A1F25" w:rsidP="001A1F25">
      <w:pPr>
        <w:rPr>
          <w:rFonts w:ascii="Times New Roman" w:hAnsi="Times New Roman"/>
          <w:szCs w:val="20"/>
        </w:rPr>
      </w:pPr>
      <w:r w:rsidRPr="00D9192A">
        <w:rPr>
          <w:rFonts w:ascii="Times New Roman" w:hAnsi="Times New Roman"/>
          <w:szCs w:val="20"/>
        </w:rPr>
        <w:t>Coverage performance in NR NTN is evaluated for GEO/LEO-1200/LEO-600 scenarios.</w:t>
      </w:r>
    </w:p>
    <w:p w14:paraId="6BEB2463" w14:textId="77777777" w:rsidR="001A1F25" w:rsidRPr="00D9192A" w:rsidRDefault="001A1F25" w:rsidP="00CF6E6D">
      <w:pPr>
        <w:pStyle w:val="ListParagraph"/>
        <w:numPr>
          <w:ilvl w:val="0"/>
          <w:numId w:val="301"/>
        </w:numPr>
        <w:overflowPunct/>
        <w:autoSpaceDE/>
        <w:autoSpaceDN/>
        <w:adjustRightInd/>
        <w:spacing w:after="0"/>
        <w:ind w:left="720" w:hanging="360"/>
        <w:contextualSpacing w:val="0"/>
        <w:textAlignment w:val="auto"/>
      </w:pPr>
      <w:r w:rsidRPr="00D9192A">
        <w:t>Note: Service type for each scenario is discussed separately</w:t>
      </w:r>
    </w:p>
    <w:p w14:paraId="36DFDF4E" w14:textId="77777777" w:rsidR="001A1F25" w:rsidRPr="00D9192A" w:rsidRDefault="001A1F25" w:rsidP="00CF6E6D">
      <w:pPr>
        <w:pStyle w:val="ListParagraph"/>
        <w:numPr>
          <w:ilvl w:val="0"/>
          <w:numId w:val="301"/>
        </w:numPr>
        <w:overflowPunct/>
        <w:autoSpaceDE/>
        <w:autoSpaceDN/>
        <w:adjustRightInd/>
        <w:spacing w:after="0"/>
        <w:ind w:left="720" w:hanging="360"/>
        <w:contextualSpacing w:val="0"/>
        <w:textAlignment w:val="auto"/>
      </w:pPr>
      <w:r w:rsidRPr="00D9192A">
        <w:t>Note: Parameter set (Set-1/2) is discussed separately</w:t>
      </w:r>
    </w:p>
    <w:p w14:paraId="45867832" w14:textId="77777777" w:rsidR="001A1F25" w:rsidRPr="00D9192A" w:rsidRDefault="001A1F25" w:rsidP="00CF6E6D">
      <w:pPr>
        <w:pStyle w:val="ListParagraph"/>
        <w:numPr>
          <w:ilvl w:val="0"/>
          <w:numId w:val="301"/>
        </w:numPr>
        <w:overflowPunct/>
        <w:autoSpaceDE/>
        <w:autoSpaceDN/>
        <w:adjustRightInd/>
        <w:spacing w:after="0"/>
        <w:ind w:left="720" w:hanging="360"/>
        <w:contextualSpacing w:val="0"/>
        <w:textAlignment w:val="auto"/>
      </w:pPr>
      <w:r w:rsidRPr="00D9192A">
        <w:t>Note: MEO can be evaluated optionally</w:t>
      </w:r>
    </w:p>
    <w:p w14:paraId="52BDED3B" w14:textId="77777777" w:rsidR="001A1F25" w:rsidRPr="00D9192A" w:rsidRDefault="001A1F25" w:rsidP="001A1F25">
      <w:pPr>
        <w:rPr>
          <w:lang w:eastAsia="x-none"/>
        </w:rPr>
      </w:pPr>
    </w:p>
    <w:p w14:paraId="5B42CCD2" w14:textId="77777777" w:rsidR="001A1F25" w:rsidRDefault="001A1F25" w:rsidP="001A1F25">
      <w:pPr>
        <w:rPr>
          <w:lang w:eastAsia="x-none"/>
        </w:rPr>
      </w:pPr>
    </w:p>
    <w:p w14:paraId="2CB86CB5" w14:textId="14F6BD7E" w:rsidR="001A1F25" w:rsidRPr="00C01140" w:rsidRDefault="001B5688" w:rsidP="001A1F25">
      <w:pPr>
        <w:rPr>
          <w:b/>
          <w:bCs/>
          <w:lang w:eastAsia="x-none"/>
        </w:rPr>
      </w:pPr>
      <w:hyperlink r:id="rId2888" w:history="1">
        <w:r w:rsidR="000B5C49">
          <w:rPr>
            <w:rStyle w:val="Hyperlink"/>
            <w:b/>
            <w:bCs/>
            <w:lang w:eastAsia="x-none"/>
          </w:rPr>
          <w:t>R1-2205210</w:t>
        </w:r>
      </w:hyperlink>
      <w:r w:rsidR="001A1F25" w:rsidRPr="00C01140">
        <w:rPr>
          <w:b/>
          <w:bCs/>
          <w:lang w:eastAsia="x-none"/>
        </w:rPr>
        <w:tab/>
        <w:t>Summary #1 on 9.12.1 Coverage enhancement for NR NTN</w:t>
      </w:r>
      <w:r w:rsidR="001A1F25" w:rsidRPr="00C01140">
        <w:rPr>
          <w:b/>
          <w:bCs/>
          <w:lang w:eastAsia="x-none"/>
        </w:rPr>
        <w:tab/>
        <w:t>Moderator (NTT DOCOMO)</w:t>
      </w:r>
    </w:p>
    <w:p w14:paraId="3A2F1C1E" w14:textId="77777777" w:rsidR="001A1F25" w:rsidRDefault="001A1F25" w:rsidP="001A1F25">
      <w:pPr>
        <w:rPr>
          <w:lang w:eastAsia="x-none"/>
        </w:rPr>
      </w:pPr>
      <w:r>
        <w:rPr>
          <w:lang w:eastAsia="x-none"/>
        </w:rPr>
        <w:t>From May 17</w:t>
      </w:r>
      <w:r w:rsidRPr="00C01140">
        <w:rPr>
          <w:vertAlign w:val="superscript"/>
          <w:lang w:eastAsia="x-none"/>
        </w:rPr>
        <w:t>th</w:t>
      </w:r>
      <w:r>
        <w:rPr>
          <w:lang w:eastAsia="x-none"/>
        </w:rPr>
        <w:t xml:space="preserve"> GTW session</w:t>
      </w:r>
    </w:p>
    <w:p w14:paraId="3C5685DD" w14:textId="77777777" w:rsidR="001A1F25" w:rsidRPr="00F658FD" w:rsidRDefault="001A1F25" w:rsidP="001A1F25">
      <w:pPr>
        <w:rPr>
          <w:rFonts w:ascii="Times New Roman" w:hAnsi="Times New Roman"/>
          <w:bCs/>
          <w:szCs w:val="20"/>
          <w:lang w:eastAsia="x-none"/>
        </w:rPr>
      </w:pPr>
      <w:r w:rsidRPr="00F658FD">
        <w:rPr>
          <w:rFonts w:ascii="Times New Roman" w:hAnsi="Times New Roman"/>
          <w:bCs/>
          <w:szCs w:val="20"/>
          <w:highlight w:val="green"/>
          <w:lang w:eastAsia="x-none"/>
        </w:rPr>
        <w:t>Agreement</w:t>
      </w:r>
    </w:p>
    <w:p w14:paraId="5E5A3664" w14:textId="77777777" w:rsidR="001A1F25" w:rsidRPr="00AC1214" w:rsidRDefault="001A1F25" w:rsidP="001A1F25">
      <w:pPr>
        <w:rPr>
          <w:rFonts w:ascii="Times New Roman" w:eastAsia="MS Gothic" w:hAnsi="Times New Roman"/>
          <w:szCs w:val="20"/>
          <w:lang w:eastAsia="zh-CN"/>
        </w:rPr>
      </w:pPr>
      <w:r w:rsidRPr="00AC1214">
        <w:rPr>
          <w:rFonts w:ascii="Times New Roman" w:eastAsia="MS Gothic" w:hAnsi="Times New Roman"/>
          <w:szCs w:val="20"/>
          <w:lang w:eastAsia="zh-CN"/>
        </w:rPr>
        <w:t>For evaluation of coverage performance in NR NTN,</w:t>
      </w:r>
    </w:p>
    <w:p w14:paraId="45E582A1" w14:textId="77777777" w:rsidR="001A1F25" w:rsidRPr="00AC1214" w:rsidRDefault="001A1F25" w:rsidP="00CF6E6D">
      <w:pPr>
        <w:pStyle w:val="ListParagraph"/>
        <w:numPr>
          <w:ilvl w:val="0"/>
          <w:numId w:val="301"/>
        </w:numPr>
        <w:overflowPunct/>
        <w:autoSpaceDE/>
        <w:autoSpaceDN/>
        <w:adjustRightInd/>
        <w:spacing w:after="0"/>
        <w:ind w:left="720" w:hanging="360"/>
        <w:contextualSpacing w:val="0"/>
        <w:textAlignment w:val="auto"/>
      </w:pPr>
      <w:r w:rsidRPr="00AC1214">
        <w:t>It is assumed that carrier bandwidth is sufficiently large to transmit each channel.</w:t>
      </w:r>
    </w:p>
    <w:p w14:paraId="10D12E56" w14:textId="77777777" w:rsidR="001A1F25" w:rsidRPr="00AC1214" w:rsidRDefault="001A1F25" w:rsidP="00CF6E6D">
      <w:pPr>
        <w:pStyle w:val="ListParagraph"/>
        <w:numPr>
          <w:ilvl w:val="0"/>
          <w:numId w:val="301"/>
        </w:numPr>
        <w:overflowPunct/>
        <w:autoSpaceDE/>
        <w:autoSpaceDN/>
        <w:adjustRightInd/>
        <w:spacing w:after="0"/>
        <w:ind w:left="720" w:hanging="360"/>
        <w:contextualSpacing w:val="0"/>
        <w:textAlignment w:val="auto"/>
      </w:pPr>
      <w:r w:rsidRPr="00AC1214">
        <w:t>Companies are encouraged to report BWP bandwidth, when necessary (e.g. for frequency hopping).</w:t>
      </w:r>
    </w:p>
    <w:p w14:paraId="43EB5689" w14:textId="77777777" w:rsidR="001A1F25" w:rsidRPr="00AC1214" w:rsidRDefault="001A1F25" w:rsidP="00CF6E6D">
      <w:pPr>
        <w:pStyle w:val="ListParagraph"/>
        <w:numPr>
          <w:ilvl w:val="0"/>
          <w:numId w:val="301"/>
        </w:numPr>
        <w:overflowPunct/>
        <w:autoSpaceDE/>
        <w:autoSpaceDN/>
        <w:adjustRightInd/>
        <w:spacing w:after="0"/>
        <w:ind w:left="720" w:hanging="360"/>
        <w:contextualSpacing w:val="0"/>
        <w:textAlignment w:val="auto"/>
      </w:pPr>
      <w:r w:rsidRPr="00AC1214">
        <w:t>Note: each channel bandwidth is discussed separately.</w:t>
      </w:r>
    </w:p>
    <w:p w14:paraId="36638F93" w14:textId="77777777" w:rsidR="001A1F25" w:rsidRPr="00F658FD" w:rsidRDefault="001A1F25" w:rsidP="001A1F25">
      <w:pPr>
        <w:rPr>
          <w:rFonts w:ascii="Times New Roman" w:hAnsi="Times New Roman"/>
          <w:bCs/>
          <w:szCs w:val="20"/>
          <w:lang w:eastAsia="x-none"/>
        </w:rPr>
      </w:pPr>
    </w:p>
    <w:p w14:paraId="2487D105" w14:textId="77777777" w:rsidR="001A1F25" w:rsidRPr="00F658FD" w:rsidRDefault="001A1F25" w:rsidP="001A1F25">
      <w:pPr>
        <w:rPr>
          <w:rFonts w:ascii="Times New Roman" w:eastAsia="MS Gothic" w:hAnsi="Times New Roman"/>
          <w:bCs/>
          <w:szCs w:val="20"/>
          <w:lang w:eastAsia="zh-CN"/>
        </w:rPr>
      </w:pPr>
      <w:r w:rsidRPr="00F658FD">
        <w:rPr>
          <w:rFonts w:ascii="Times New Roman" w:eastAsia="MS Gothic" w:hAnsi="Times New Roman"/>
          <w:bCs/>
          <w:szCs w:val="20"/>
          <w:highlight w:val="green"/>
          <w:lang w:eastAsia="zh-CN"/>
        </w:rPr>
        <w:t>Agreement</w:t>
      </w:r>
    </w:p>
    <w:p w14:paraId="096A85C3" w14:textId="77777777" w:rsidR="001A1F25" w:rsidRPr="00AC1214" w:rsidRDefault="001A1F25" w:rsidP="001A1F25">
      <w:pPr>
        <w:rPr>
          <w:rFonts w:ascii="Times New Roman" w:eastAsia="MS Gothic" w:hAnsi="Times New Roman"/>
          <w:szCs w:val="20"/>
          <w:lang w:eastAsia="zh-CN"/>
        </w:rPr>
      </w:pPr>
      <w:r w:rsidRPr="00AC1214">
        <w:rPr>
          <w:rFonts w:ascii="Times New Roman" w:eastAsia="MS Gothic" w:hAnsi="Times New Roman"/>
          <w:szCs w:val="20"/>
          <w:lang w:eastAsia="zh-CN"/>
        </w:rPr>
        <w:t>For VoIP, AMR 4.75 kbps (TBS of 184 bits without CRC in physical layer) with 20 ms data arriving interval is used in the evaluations.</w:t>
      </w:r>
    </w:p>
    <w:p w14:paraId="569A2E41" w14:textId="77777777" w:rsidR="001A1F25" w:rsidRPr="00AC1214" w:rsidRDefault="001A1F25" w:rsidP="00A2291D">
      <w:pPr>
        <w:pStyle w:val="ListParagraph"/>
        <w:numPr>
          <w:ilvl w:val="0"/>
          <w:numId w:val="598"/>
        </w:numPr>
        <w:overflowPunct/>
        <w:autoSpaceDE/>
        <w:autoSpaceDN/>
        <w:adjustRightInd/>
        <w:spacing w:after="0"/>
        <w:contextualSpacing w:val="0"/>
        <w:textAlignment w:val="auto"/>
        <w:rPr>
          <w:rFonts w:eastAsia="MS Gothic"/>
        </w:rPr>
      </w:pPr>
      <w:r w:rsidRPr="00AC1214">
        <w:rPr>
          <w:rFonts w:eastAsia="MS Gothic"/>
        </w:rPr>
        <w:t>Each packet is transmitted within 20 ms, if packet combining is not used.</w:t>
      </w:r>
    </w:p>
    <w:p w14:paraId="73ED5817" w14:textId="77777777" w:rsidR="001A1F25" w:rsidRPr="00AC1214" w:rsidRDefault="001A1F25" w:rsidP="00A2291D">
      <w:pPr>
        <w:pStyle w:val="ListParagraph"/>
        <w:numPr>
          <w:ilvl w:val="1"/>
          <w:numId w:val="598"/>
        </w:numPr>
        <w:overflowPunct/>
        <w:autoSpaceDE/>
        <w:autoSpaceDN/>
        <w:adjustRightInd/>
        <w:spacing w:after="0"/>
        <w:contextualSpacing w:val="0"/>
        <w:textAlignment w:val="auto"/>
        <w:rPr>
          <w:rFonts w:eastAsia="MS Gothic"/>
        </w:rPr>
      </w:pPr>
      <w:r w:rsidRPr="00AC1214">
        <w:rPr>
          <w:rFonts w:eastAsia="MS Gothic"/>
        </w:rPr>
        <w:t>Companies are encouraged to evaluate at least packet transmission without combining</w:t>
      </w:r>
    </w:p>
    <w:p w14:paraId="73595A72" w14:textId="77777777" w:rsidR="001A1F25" w:rsidRPr="00AC1214" w:rsidRDefault="001A1F25" w:rsidP="00A2291D">
      <w:pPr>
        <w:pStyle w:val="ListParagraph"/>
        <w:numPr>
          <w:ilvl w:val="1"/>
          <w:numId w:val="598"/>
        </w:numPr>
        <w:overflowPunct/>
        <w:autoSpaceDE/>
        <w:autoSpaceDN/>
        <w:adjustRightInd/>
        <w:spacing w:after="0"/>
        <w:contextualSpacing w:val="0"/>
        <w:textAlignment w:val="auto"/>
        <w:rPr>
          <w:rFonts w:eastAsia="MS Gothic"/>
        </w:rPr>
      </w:pPr>
      <w:r w:rsidRPr="00AC1214">
        <w:rPr>
          <w:rFonts w:eastAsia="MS Gothic"/>
        </w:rPr>
        <w:t>Companies are encouraged to report how to apply packet combining, if used.</w:t>
      </w:r>
    </w:p>
    <w:p w14:paraId="45EFBD6D" w14:textId="77777777" w:rsidR="001A1F25" w:rsidRPr="00AC1214" w:rsidRDefault="001A1F25" w:rsidP="00A2291D">
      <w:pPr>
        <w:pStyle w:val="ListParagraph"/>
        <w:numPr>
          <w:ilvl w:val="1"/>
          <w:numId w:val="598"/>
        </w:numPr>
        <w:overflowPunct/>
        <w:autoSpaceDE/>
        <w:autoSpaceDN/>
        <w:adjustRightInd/>
        <w:spacing w:after="0"/>
        <w:contextualSpacing w:val="0"/>
        <w:textAlignment w:val="auto"/>
        <w:rPr>
          <w:rFonts w:eastAsia="MS Gothic"/>
        </w:rPr>
      </w:pPr>
      <w:r w:rsidRPr="00AC1214">
        <w:rPr>
          <w:rFonts w:eastAsia="MS Gothic"/>
        </w:rPr>
        <w:t xml:space="preserve">Note: </w:t>
      </w:r>
      <w:r>
        <w:rPr>
          <w:rFonts w:eastAsia="MS Gothic"/>
        </w:rPr>
        <w:t>i</w:t>
      </w:r>
      <w:r w:rsidRPr="00AC1214">
        <w:rPr>
          <w:rFonts w:eastAsia="MS Gothic"/>
        </w:rPr>
        <w:t xml:space="preserve">n packet combining, two packets can be combined into a single packet at TX side </w:t>
      </w:r>
    </w:p>
    <w:p w14:paraId="1942DBBC" w14:textId="77777777" w:rsidR="001A1F25" w:rsidRPr="00AC1214" w:rsidRDefault="001A1F25" w:rsidP="00A2291D">
      <w:pPr>
        <w:pStyle w:val="ListParagraph"/>
        <w:numPr>
          <w:ilvl w:val="2"/>
          <w:numId w:val="598"/>
        </w:numPr>
        <w:overflowPunct/>
        <w:autoSpaceDE/>
        <w:autoSpaceDN/>
        <w:adjustRightInd/>
        <w:spacing w:after="0"/>
        <w:contextualSpacing w:val="0"/>
        <w:textAlignment w:val="auto"/>
        <w:rPr>
          <w:rFonts w:eastAsia="MS Gothic"/>
        </w:rPr>
      </w:pPr>
      <w:r w:rsidRPr="00AC1214">
        <w:rPr>
          <w:rFonts w:eastAsia="MS Gothic"/>
        </w:rPr>
        <w:t>Companies should report the impact on E2E latency</w:t>
      </w:r>
    </w:p>
    <w:p w14:paraId="34F48CAC" w14:textId="77777777" w:rsidR="001A1F25" w:rsidRPr="00AC1214" w:rsidRDefault="001A1F25" w:rsidP="00A2291D">
      <w:pPr>
        <w:pStyle w:val="ListParagraph"/>
        <w:numPr>
          <w:ilvl w:val="0"/>
          <w:numId w:val="598"/>
        </w:numPr>
        <w:overflowPunct/>
        <w:autoSpaceDE/>
        <w:autoSpaceDN/>
        <w:adjustRightInd/>
        <w:spacing w:after="0"/>
        <w:contextualSpacing w:val="0"/>
        <w:textAlignment w:val="auto"/>
        <w:rPr>
          <w:rFonts w:eastAsia="MS Gothic"/>
        </w:rPr>
      </w:pPr>
      <w:r w:rsidRPr="00AC1214">
        <w:rPr>
          <w:rFonts w:eastAsia="MS Gothic"/>
        </w:rPr>
        <w:t>VoIP is evaluated only in LEO scenario.</w:t>
      </w:r>
    </w:p>
    <w:p w14:paraId="24C56001" w14:textId="77777777" w:rsidR="001A1F25" w:rsidRPr="00AC1214" w:rsidRDefault="001A1F25" w:rsidP="00A2291D">
      <w:pPr>
        <w:pStyle w:val="ListParagraph"/>
        <w:numPr>
          <w:ilvl w:val="0"/>
          <w:numId w:val="598"/>
        </w:numPr>
        <w:overflowPunct/>
        <w:autoSpaceDE/>
        <w:autoSpaceDN/>
        <w:adjustRightInd/>
        <w:spacing w:after="0"/>
        <w:contextualSpacing w:val="0"/>
        <w:textAlignment w:val="auto"/>
        <w:rPr>
          <w:rFonts w:eastAsia="MS Gothic"/>
        </w:rPr>
      </w:pPr>
      <w:r w:rsidRPr="00AC1214">
        <w:rPr>
          <w:rFonts w:eastAsia="MS Gothic"/>
        </w:rPr>
        <w:t>Note 1: PRB/MCS/TBS determinations are discussed separately</w:t>
      </w:r>
    </w:p>
    <w:p w14:paraId="4300BEB6" w14:textId="77777777" w:rsidR="001A1F25" w:rsidRPr="00AC1214" w:rsidRDefault="001A1F25" w:rsidP="00A2291D">
      <w:pPr>
        <w:pStyle w:val="ListParagraph"/>
        <w:numPr>
          <w:ilvl w:val="0"/>
          <w:numId w:val="598"/>
        </w:numPr>
        <w:overflowPunct/>
        <w:autoSpaceDE/>
        <w:autoSpaceDN/>
        <w:adjustRightInd/>
        <w:spacing w:after="0"/>
        <w:contextualSpacing w:val="0"/>
        <w:textAlignment w:val="auto"/>
        <w:rPr>
          <w:rFonts w:eastAsia="MS Gothic"/>
        </w:rPr>
      </w:pPr>
      <w:r w:rsidRPr="00AC1214">
        <w:rPr>
          <w:rFonts w:eastAsia="MS Gothic"/>
        </w:rPr>
        <w:t>Note 2: companies should report if HARQ is used in the evaluations, and if evaluations depart from the assumption that each packet is transmitted within 20 ms</w:t>
      </w:r>
    </w:p>
    <w:p w14:paraId="0EA11660" w14:textId="77777777" w:rsidR="001A1F25" w:rsidRPr="00F658FD" w:rsidRDefault="001A1F25" w:rsidP="001A1F25">
      <w:pPr>
        <w:rPr>
          <w:lang w:val="en-US" w:eastAsia="x-none"/>
        </w:rPr>
      </w:pPr>
    </w:p>
    <w:p w14:paraId="54E41493" w14:textId="77777777" w:rsidR="001A1F25" w:rsidRPr="00F658FD" w:rsidRDefault="001A1F25" w:rsidP="001A1F25">
      <w:pPr>
        <w:rPr>
          <w:rFonts w:ascii="Times New Roman" w:eastAsia="MS PGothic" w:hAnsi="Times New Roman"/>
          <w:szCs w:val="20"/>
          <w:lang w:val="en-US" w:eastAsia="ja-JP"/>
        </w:rPr>
      </w:pPr>
      <w:r w:rsidRPr="00F658FD">
        <w:rPr>
          <w:rFonts w:ascii="Times New Roman" w:eastAsia="MS PGothic" w:hAnsi="Times New Roman"/>
          <w:szCs w:val="20"/>
          <w:highlight w:val="green"/>
          <w:lang w:eastAsia="zh-CN"/>
        </w:rPr>
        <w:t>Agreement</w:t>
      </w:r>
    </w:p>
    <w:p w14:paraId="4CF631FB" w14:textId="77777777" w:rsidR="001A1F25" w:rsidRPr="00AC1214" w:rsidRDefault="001A1F25" w:rsidP="001A1F25">
      <w:pPr>
        <w:rPr>
          <w:rFonts w:ascii="Times New Roman" w:eastAsia="MS PGothic" w:hAnsi="Times New Roman"/>
          <w:szCs w:val="20"/>
          <w:lang w:val="en-US" w:eastAsia="ja-JP"/>
        </w:rPr>
      </w:pPr>
      <w:r w:rsidRPr="00AC1214">
        <w:rPr>
          <w:rFonts w:ascii="Times New Roman" w:eastAsia="MS PGothic" w:hAnsi="Times New Roman"/>
          <w:szCs w:val="20"/>
          <w:lang w:eastAsia="zh-CN"/>
        </w:rPr>
        <w:t>Reuse Set-1/2 satellite parameters as in table 6.1.1.1-1/2 of TR38.821 for GEO/LEO-1200/LEO-600 and S-band, and as in table 6.1.1.1-1/2 of RP-220590 for MEO and S-band.</w:t>
      </w:r>
    </w:p>
    <w:p w14:paraId="1BE83736" w14:textId="77777777" w:rsidR="001A1F25" w:rsidRPr="00AC1214" w:rsidRDefault="001A1F25" w:rsidP="00CF6E6D">
      <w:pPr>
        <w:pStyle w:val="ListParagraph"/>
        <w:numPr>
          <w:ilvl w:val="0"/>
          <w:numId w:val="301"/>
        </w:numPr>
        <w:overflowPunct/>
        <w:autoSpaceDE/>
        <w:autoSpaceDN/>
        <w:adjustRightInd/>
        <w:spacing w:after="0"/>
        <w:ind w:left="720" w:hanging="360"/>
        <w:contextualSpacing w:val="0"/>
        <w:textAlignment w:val="auto"/>
        <w:rPr>
          <w:rFonts w:eastAsia="MS PGothic"/>
          <w:lang w:val="en-US"/>
        </w:rPr>
      </w:pPr>
      <w:r w:rsidRPr="00AC1214">
        <w:rPr>
          <w:rFonts w:eastAsia="MS PGothic"/>
          <w:lang w:val="en-US"/>
        </w:rPr>
        <w:t xml:space="preserve">In addition, evaluations assuming relevant </w:t>
      </w:r>
      <w:r w:rsidRPr="00AC1214">
        <w:rPr>
          <w:rFonts w:eastAsia="MS PGothic"/>
        </w:rPr>
        <w:t>ITU regulatory limitations on power flux density can be reported in the study phase.</w:t>
      </w:r>
    </w:p>
    <w:p w14:paraId="369AE1F8" w14:textId="77777777" w:rsidR="001A1F25" w:rsidRPr="00AC1214" w:rsidRDefault="001A1F25" w:rsidP="00CF6E6D">
      <w:pPr>
        <w:pStyle w:val="ListParagraph"/>
        <w:numPr>
          <w:ilvl w:val="1"/>
          <w:numId w:val="301"/>
        </w:numPr>
        <w:overflowPunct/>
        <w:autoSpaceDE/>
        <w:autoSpaceDN/>
        <w:adjustRightInd/>
        <w:spacing w:after="0"/>
        <w:contextualSpacing w:val="0"/>
        <w:textAlignment w:val="auto"/>
        <w:rPr>
          <w:rFonts w:eastAsia="MS PGothic"/>
          <w:lang w:val="en-US"/>
        </w:rPr>
      </w:pPr>
      <w:r w:rsidRPr="00AC1214">
        <w:rPr>
          <w:rFonts w:eastAsia="MS PGothic"/>
          <w:lang w:val="en-US"/>
        </w:rPr>
        <w:t>Companies should report which value of EIRP density is used and corresponding justification.</w:t>
      </w:r>
    </w:p>
    <w:p w14:paraId="6EDBA847" w14:textId="77777777" w:rsidR="001A1F25" w:rsidRPr="009C29E7" w:rsidRDefault="001A1F25" w:rsidP="001A1F25">
      <w:pPr>
        <w:rPr>
          <w:lang w:val="en-US" w:eastAsia="x-none"/>
        </w:rPr>
      </w:pPr>
    </w:p>
    <w:p w14:paraId="0ED64FF1" w14:textId="3EC99409" w:rsidR="00555881" w:rsidRDefault="00555881" w:rsidP="00555881">
      <w:pPr>
        <w:rPr>
          <w:lang w:eastAsia="x-none"/>
        </w:rPr>
      </w:pPr>
      <w:r w:rsidRPr="00883253">
        <w:rPr>
          <w:b/>
          <w:bCs/>
          <w:lang w:eastAsia="x-none"/>
        </w:rPr>
        <w:t>Decision:</w:t>
      </w:r>
      <w:r>
        <w:rPr>
          <w:lang w:eastAsia="x-none"/>
        </w:rPr>
        <w:t xml:space="preserve"> As per email decision posted on May 19</w:t>
      </w:r>
      <w:r w:rsidRPr="00883253">
        <w:rPr>
          <w:vertAlign w:val="superscript"/>
          <w:lang w:eastAsia="x-none"/>
        </w:rPr>
        <w:t>th</w:t>
      </w:r>
      <w:r>
        <w:rPr>
          <w:lang w:eastAsia="x-none"/>
        </w:rPr>
        <w:t>,</w:t>
      </w:r>
    </w:p>
    <w:p w14:paraId="697591AA" w14:textId="77777777" w:rsidR="00555881" w:rsidRPr="004A700E" w:rsidRDefault="00555881" w:rsidP="00555881">
      <w:pPr>
        <w:rPr>
          <w:rFonts w:ascii="Times New Roman" w:eastAsia="MS PGothic" w:hAnsi="Times New Roman"/>
          <w:szCs w:val="20"/>
          <w:lang w:val="en-US" w:eastAsia="ja-JP"/>
        </w:rPr>
      </w:pPr>
      <w:r w:rsidRPr="004A700E">
        <w:rPr>
          <w:rFonts w:ascii="Times New Roman" w:eastAsia="MS PGothic" w:hAnsi="Times New Roman"/>
          <w:szCs w:val="20"/>
          <w:highlight w:val="green"/>
          <w:lang w:eastAsia="zh-CN"/>
        </w:rPr>
        <w:t>Agreement</w:t>
      </w:r>
    </w:p>
    <w:p w14:paraId="5E62193F" w14:textId="77777777" w:rsidR="00555881" w:rsidRDefault="00555881" w:rsidP="004A700E">
      <w:pPr>
        <w:spacing w:after="180"/>
        <w:rPr>
          <w:lang w:eastAsia="ja-JP"/>
        </w:rPr>
      </w:pPr>
      <w:r>
        <w:rPr>
          <w:rFonts w:ascii="Times New Roman" w:hAnsi="Times New Roman"/>
        </w:rPr>
        <w:t>For link budget calculation, parameters in the following table is assumed.</w:t>
      </w:r>
    </w:p>
    <w:tbl>
      <w:tblPr>
        <w:tblW w:w="0" w:type="auto"/>
        <w:jc w:val="center"/>
        <w:tblCellMar>
          <w:left w:w="0" w:type="dxa"/>
          <w:right w:w="0" w:type="dxa"/>
        </w:tblCellMar>
        <w:tblLook w:val="04A0" w:firstRow="1" w:lastRow="0" w:firstColumn="1" w:lastColumn="0" w:noHBand="0" w:noVBand="1"/>
      </w:tblPr>
      <w:tblGrid>
        <w:gridCol w:w="3256"/>
        <w:gridCol w:w="6657"/>
      </w:tblGrid>
      <w:tr w:rsidR="00555881" w:rsidRPr="004A700E" w14:paraId="25BCD973" w14:textId="77777777" w:rsidTr="00A2291D">
        <w:trPr>
          <w:jc w:val="center"/>
        </w:trPr>
        <w:tc>
          <w:tcPr>
            <w:tcW w:w="325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46F74B4" w14:textId="77777777" w:rsidR="00555881" w:rsidRPr="004A700E" w:rsidRDefault="00555881" w:rsidP="00C663CA">
            <w:pPr>
              <w:jc w:val="center"/>
              <w:rPr>
                <w:rFonts w:ascii="Arial" w:hAnsi="Arial" w:cs="Arial"/>
                <w:sz w:val="16"/>
                <w:szCs w:val="16"/>
                <w:lang w:eastAsia="zh-CN"/>
              </w:rPr>
            </w:pPr>
            <w:r w:rsidRPr="004A700E">
              <w:rPr>
                <w:rFonts w:ascii="Arial" w:hAnsi="Arial" w:cs="Arial"/>
                <w:sz w:val="16"/>
                <w:szCs w:val="16"/>
              </w:rPr>
              <w:t>Parameters</w:t>
            </w:r>
          </w:p>
        </w:tc>
        <w:tc>
          <w:tcPr>
            <w:tcW w:w="665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2DD1007" w14:textId="77777777" w:rsidR="00555881" w:rsidRPr="004A700E" w:rsidRDefault="00555881" w:rsidP="00C663CA">
            <w:pPr>
              <w:jc w:val="center"/>
              <w:rPr>
                <w:rFonts w:ascii="Arial" w:hAnsi="Arial" w:cs="Arial"/>
                <w:sz w:val="16"/>
                <w:szCs w:val="16"/>
              </w:rPr>
            </w:pPr>
            <w:r w:rsidRPr="004A700E">
              <w:rPr>
                <w:rFonts w:ascii="Arial" w:hAnsi="Arial" w:cs="Arial"/>
                <w:sz w:val="16"/>
                <w:szCs w:val="16"/>
              </w:rPr>
              <w:t>Notes</w:t>
            </w:r>
          </w:p>
        </w:tc>
      </w:tr>
      <w:tr w:rsidR="00555881" w:rsidRPr="004A700E" w14:paraId="61E8644C" w14:textId="77777777" w:rsidTr="00A2291D">
        <w:trPr>
          <w:jc w:val="center"/>
        </w:trPr>
        <w:tc>
          <w:tcPr>
            <w:tcW w:w="325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8EEE2D3" w14:textId="77777777" w:rsidR="00555881" w:rsidRPr="004A700E" w:rsidRDefault="00555881" w:rsidP="00C663CA">
            <w:pPr>
              <w:jc w:val="center"/>
              <w:rPr>
                <w:rFonts w:ascii="Arial" w:hAnsi="Arial" w:cs="Arial"/>
                <w:sz w:val="16"/>
                <w:szCs w:val="16"/>
              </w:rPr>
            </w:pPr>
            <w:r w:rsidRPr="004A700E">
              <w:rPr>
                <w:rFonts w:ascii="Arial" w:hAnsi="Arial" w:cs="Arial"/>
                <w:sz w:val="16"/>
                <w:szCs w:val="16"/>
              </w:rPr>
              <w:t>Carrier frequency</w:t>
            </w:r>
          </w:p>
        </w:tc>
        <w:tc>
          <w:tcPr>
            <w:tcW w:w="6657" w:type="dxa"/>
            <w:tcBorders>
              <w:top w:val="nil"/>
              <w:left w:val="nil"/>
              <w:bottom w:val="single" w:sz="8" w:space="0" w:color="auto"/>
              <w:right w:val="single" w:sz="8" w:space="0" w:color="auto"/>
            </w:tcBorders>
            <w:tcMar>
              <w:top w:w="0" w:type="dxa"/>
              <w:left w:w="108" w:type="dxa"/>
              <w:bottom w:w="0" w:type="dxa"/>
              <w:right w:w="108" w:type="dxa"/>
            </w:tcMar>
            <w:hideMark/>
          </w:tcPr>
          <w:p w14:paraId="5F808E85" w14:textId="77777777" w:rsidR="00555881" w:rsidRPr="004A700E" w:rsidRDefault="00555881" w:rsidP="00C663CA">
            <w:pPr>
              <w:jc w:val="center"/>
              <w:rPr>
                <w:rFonts w:ascii="Arial" w:hAnsi="Arial" w:cs="Arial"/>
                <w:sz w:val="16"/>
                <w:szCs w:val="16"/>
              </w:rPr>
            </w:pPr>
            <w:r w:rsidRPr="004A700E">
              <w:rPr>
                <w:rFonts w:ascii="Arial" w:hAnsi="Arial" w:cs="Arial"/>
                <w:sz w:val="16"/>
                <w:szCs w:val="16"/>
              </w:rPr>
              <w:t>2 GHz for DL and UL (S-band)</w:t>
            </w:r>
          </w:p>
        </w:tc>
      </w:tr>
      <w:tr w:rsidR="00555881" w:rsidRPr="004A700E" w14:paraId="52B00302" w14:textId="77777777" w:rsidTr="00A2291D">
        <w:trPr>
          <w:jc w:val="center"/>
        </w:trPr>
        <w:tc>
          <w:tcPr>
            <w:tcW w:w="325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B5CAB9A" w14:textId="77777777" w:rsidR="00555881" w:rsidRPr="004A700E" w:rsidRDefault="00555881" w:rsidP="00C663CA">
            <w:pPr>
              <w:jc w:val="center"/>
              <w:rPr>
                <w:rFonts w:ascii="Arial" w:hAnsi="Arial" w:cs="Arial"/>
                <w:sz w:val="16"/>
                <w:szCs w:val="16"/>
              </w:rPr>
            </w:pPr>
            <w:r w:rsidRPr="004A700E">
              <w:rPr>
                <w:rFonts w:ascii="Arial" w:hAnsi="Arial" w:cs="Arial"/>
                <w:sz w:val="16"/>
                <w:szCs w:val="16"/>
              </w:rPr>
              <w:t>Channel bandwidth</w:t>
            </w:r>
          </w:p>
        </w:tc>
        <w:tc>
          <w:tcPr>
            <w:tcW w:w="6657" w:type="dxa"/>
            <w:tcBorders>
              <w:top w:val="nil"/>
              <w:left w:val="nil"/>
              <w:bottom w:val="single" w:sz="8" w:space="0" w:color="auto"/>
              <w:right w:val="single" w:sz="8" w:space="0" w:color="auto"/>
            </w:tcBorders>
            <w:tcMar>
              <w:top w:w="0" w:type="dxa"/>
              <w:left w:w="108" w:type="dxa"/>
              <w:bottom w:w="0" w:type="dxa"/>
              <w:right w:w="108" w:type="dxa"/>
            </w:tcMar>
            <w:hideMark/>
          </w:tcPr>
          <w:p w14:paraId="1D2FED51" w14:textId="77777777" w:rsidR="00555881" w:rsidRPr="004A700E" w:rsidRDefault="00555881" w:rsidP="00C663CA">
            <w:pPr>
              <w:jc w:val="center"/>
              <w:rPr>
                <w:rFonts w:ascii="Arial" w:hAnsi="Arial" w:cs="Arial"/>
                <w:sz w:val="16"/>
                <w:szCs w:val="16"/>
              </w:rPr>
            </w:pPr>
            <w:r w:rsidRPr="004A700E">
              <w:rPr>
                <w:rFonts w:ascii="Arial" w:hAnsi="Arial" w:cs="Arial"/>
                <w:sz w:val="16"/>
                <w:szCs w:val="16"/>
              </w:rPr>
              <w:t>FFS</w:t>
            </w:r>
          </w:p>
        </w:tc>
      </w:tr>
      <w:tr w:rsidR="00555881" w:rsidRPr="004A700E" w14:paraId="3F7246D1" w14:textId="77777777" w:rsidTr="00A2291D">
        <w:trPr>
          <w:jc w:val="center"/>
        </w:trPr>
        <w:tc>
          <w:tcPr>
            <w:tcW w:w="325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570419D" w14:textId="77777777" w:rsidR="00555881" w:rsidRPr="004A700E" w:rsidRDefault="00555881" w:rsidP="00C663CA">
            <w:pPr>
              <w:jc w:val="center"/>
              <w:rPr>
                <w:rFonts w:ascii="Arial" w:hAnsi="Arial" w:cs="Arial"/>
                <w:sz w:val="16"/>
                <w:szCs w:val="16"/>
              </w:rPr>
            </w:pPr>
            <w:r w:rsidRPr="004A700E">
              <w:rPr>
                <w:rFonts w:ascii="Arial" w:hAnsi="Arial" w:cs="Arial"/>
                <w:sz w:val="16"/>
                <w:szCs w:val="16"/>
              </w:rPr>
              <w:t>Satellite altitude</w:t>
            </w:r>
          </w:p>
        </w:tc>
        <w:tc>
          <w:tcPr>
            <w:tcW w:w="6657" w:type="dxa"/>
            <w:tcBorders>
              <w:top w:val="nil"/>
              <w:left w:val="nil"/>
              <w:bottom w:val="single" w:sz="8" w:space="0" w:color="auto"/>
              <w:right w:val="single" w:sz="8" w:space="0" w:color="auto"/>
            </w:tcBorders>
            <w:tcMar>
              <w:top w:w="0" w:type="dxa"/>
              <w:left w:w="108" w:type="dxa"/>
              <w:bottom w:w="0" w:type="dxa"/>
              <w:right w:w="108" w:type="dxa"/>
            </w:tcMar>
            <w:hideMark/>
          </w:tcPr>
          <w:p w14:paraId="7E91EE5C" w14:textId="77777777" w:rsidR="00555881" w:rsidRPr="004A700E" w:rsidRDefault="00555881" w:rsidP="00C663CA">
            <w:pPr>
              <w:jc w:val="center"/>
              <w:rPr>
                <w:rFonts w:ascii="Arial" w:hAnsi="Arial" w:cs="Arial"/>
                <w:sz w:val="16"/>
                <w:szCs w:val="16"/>
              </w:rPr>
            </w:pPr>
            <w:r w:rsidRPr="004A700E">
              <w:rPr>
                <w:rFonts w:ascii="Arial" w:hAnsi="Arial" w:cs="Arial"/>
                <w:sz w:val="16"/>
                <w:szCs w:val="16"/>
              </w:rPr>
              <w:t>600 km, 1200 km, 10000 km, 35786 km</w:t>
            </w:r>
          </w:p>
        </w:tc>
      </w:tr>
      <w:tr w:rsidR="00555881" w:rsidRPr="004A700E" w14:paraId="70E1F714" w14:textId="77777777" w:rsidTr="00A2291D">
        <w:trPr>
          <w:jc w:val="center"/>
        </w:trPr>
        <w:tc>
          <w:tcPr>
            <w:tcW w:w="325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E13A275" w14:textId="77777777" w:rsidR="00555881" w:rsidRPr="004A700E" w:rsidRDefault="00555881" w:rsidP="00C663CA">
            <w:pPr>
              <w:jc w:val="center"/>
              <w:rPr>
                <w:rFonts w:ascii="Arial" w:hAnsi="Arial" w:cs="Arial"/>
                <w:sz w:val="16"/>
                <w:szCs w:val="16"/>
              </w:rPr>
            </w:pPr>
            <w:r w:rsidRPr="004A700E">
              <w:rPr>
                <w:rFonts w:ascii="Arial" w:hAnsi="Arial" w:cs="Arial"/>
                <w:sz w:val="16"/>
                <w:szCs w:val="16"/>
              </w:rPr>
              <w:t>Target elevation angle</w:t>
            </w:r>
          </w:p>
        </w:tc>
        <w:tc>
          <w:tcPr>
            <w:tcW w:w="6657" w:type="dxa"/>
            <w:tcBorders>
              <w:top w:val="nil"/>
              <w:left w:val="nil"/>
              <w:bottom w:val="single" w:sz="8" w:space="0" w:color="auto"/>
              <w:right w:val="single" w:sz="8" w:space="0" w:color="auto"/>
            </w:tcBorders>
            <w:tcMar>
              <w:top w:w="0" w:type="dxa"/>
              <w:left w:w="108" w:type="dxa"/>
              <w:bottom w:w="0" w:type="dxa"/>
              <w:right w:w="108" w:type="dxa"/>
            </w:tcMar>
            <w:hideMark/>
          </w:tcPr>
          <w:p w14:paraId="724C36DF" w14:textId="77777777" w:rsidR="00555881" w:rsidRPr="004A700E" w:rsidRDefault="00555881" w:rsidP="00C663CA">
            <w:pPr>
              <w:jc w:val="center"/>
              <w:rPr>
                <w:rFonts w:ascii="Arial" w:hAnsi="Arial" w:cs="Arial"/>
                <w:sz w:val="16"/>
                <w:szCs w:val="16"/>
              </w:rPr>
            </w:pPr>
            <w:r w:rsidRPr="004A700E">
              <w:rPr>
                <w:rFonts w:ascii="Arial" w:hAnsi="Arial" w:cs="Arial"/>
                <w:sz w:val="16"/>
                <w:szCs w:val="16"/>
              </w:rPr>
              <w:t>[30</w:t>
            </w:r>
            <w:r w:rsidRPr="004A700E">
              <w:rPr>
                <w:rFonts w:ascii="Arial" w:hAnsi="Arial" w:cs="Arial"/>
                <w:sz w:val="16"/>
                <w:szCs w:val="16"/>
              </w:rPr>
              <w:t> (LEO), 12.5</w:t>
            </w:r>
            <w:r w:rsidRPr="004A700E">
              <w:rPr>
                <w:rFonts w:ascii="Arial" w:hAnsi="Arial" w:cs="Arial"/>
                <w:sz w:val="16"/>
                <w:szCs w:val="16"/>
              </w:rPr>
              <w:t> (GEO-Set 1) , 20° (GEO –Set 2), 30° (MEO)]</w:t>
            </w:r>
          </w:p>
        </w:tc>
      </w:tr>
      <w:tr w:rsidR="00555881" w:rsidRPr="004A700E" w14:paraId="1E44DA5E" w14:textId="77777777" w:rsidTr="00A2291D">
        <w:trPr>
          <w:jc w:val="center"/>
        </w:trPr>
        <w:tc>
          <w:tcPr>
            <w:tcW w:w="325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7D0B407" w14:textId="77777777" w:rsidR="00555881" w:rsidRPr="004A700E" w:rsidRDefault="00555881" w:rsidP="00C663CA">
            <w:pPr>
              <w:jc w:val="center"/>
              <w:rPr>
                <w:rFonts w:ascii="Arial" w:hAnsi="Arial" w:cs="Arial"/>
                <w:sz w:val="16"/>
                <w:szCs w:val="16"/>
              </w:rPr>
            </w:pPr>
            <w:r w:rsidRPr="004A700E">
              <w:rPr>
                <w:rFonts w:ascii="Arial" w:hAnsi="Arial" w:cs="Arial"/>
                <w:sz w:val="16"/>
                <w:szCs w:val="16"/>
              </w:rPr>
              <w:t>Atmospheric loss</w:t>
            </w:r>
          </w:p>
        </w:tc>
        <w:tc>
          <w:tcPr>
            <w:tcW w:w="6657" w:type="dxa"/>
            <w:tcBorders>
              <w:top w:val="nil"/>
              <w:left w:val="nil"/>
              <w:bottom w:val="single" w:sz="8" w:space="0" w:color="auto"/>
              <w:right w:val="single" w:sz="8" w:space="0" w:color="auto"/>
            </w:tcBorders>
            <w:tcMar>
              <w:top w:w="0" w:type="dxa"/>
              <w:left w:w="108" w:type="dxa"/>
              <w:bottom w:w="0" w:type="dxa"/>
              <w:right w:w="108" w:type="dxa"/>
            </w:tcMar>
            <w:hideMark/>
          </w:tcPr>
          <w:p w14:paraId="0C972A77" w14:textId="77777777" w:rsidR="00555881" w:rsidRPr="004A700E" w:rsidRDefault="00555881" w:rsidP="00C663CA">
            <w:pPr>
              <w:jc w:val="center"/>
              <w:rPr>
                <w:rFonts w:ascii="Arial" w:hAnsi="Arial" w:cs="Arial"/>
                <w:sz w:val="16"/>
                <w:szCs w:val="16"/>
              </w:rPr>
            </w:pPr>
            <w:r w:rsidRPr="004A700E">
              <w:rPr>
                <w:rFonts w:ascii="Arial" w:hAnsi="Arial" w:cs="Arial"/>
                <w:sz w:val="16"/>
                <w:szCs w:val="16"/>
              </w:rPr>
              <w:t>Equation (6.6-8) in [2]</w:t>
            </w:r>
          </w:p>
        </w:tc>
      </w:tr>
      <w:tr w:rsidR="00555881" w:rsidRPr="004A700E" w14:paraId="6C5F1383" w14:textId="77777777" w:rsidTr="00A2291D">
        <w:trPr>
          <w:jc w:val="center"/>
        </w:trPr>
        <w:tc>
          <w:tcPr>
            <w:tcW w:w="325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27A1865" w14:textId="77777777" w:rsidR="00555881" w:rsidRPr="004A700E" w:rsidRDefault="00555881" w:rsidP="00C663CA">
            <w:pPr>
              <w:jc w:val="center"/>
              <w:rPr>
                <w:rFonts w:ascii="Arial" w:hAnsi="Arial" w:cs="Arial"/>
                <w:sz w:val="16"/>
                <w:szCs w:val="16"/>
              </w:rPr>
            </w:pPr>
            <w:r w:rsidRPr="004A700E">
              <w:rPr>
                <w:rFonts w:ascii="Arial" w:hAnsi="Arial" w:cs="Arial"/>
                <w:sz w:val="16"/>
                <w:szCs w:val="16"/>
              </w:rPr>
              <w:t>Shadowing margin</w:t>
            </w:r>
          </w:p>
        </w:tc>
        <w:tc>
          <w:tcPr>
            <w:tcW w:w="6657" w:type="dxa"/>
            <w:tcBorders>
              <w:top w:val="nil"/>
              <w:left w:val="nil"/>
              <w:bottom w:val="single" w:sz="8" w:space="0" w:color="auto"/>
              <w:right w:val="single" w:sz="8" w:space="0" w:color="auto"/>
            </w:tcBorders>
            <w:tcMar>
              <w:top w:w="0" w:type="dxa"/>
              <w:left w:w="108" w:type="dxa"/>
              <w:bottom w:w="0" w:type="dxa"/>
              <w:right w:w="108" w:type="dxa"/>
            </w:tcMar>
            <w:hideMark/>
          </w:tcPr>
          <w:p w14:paraId="3106C923" w14:textId="77777777" w:rsidR="00555881" w:rsidRPr="004A700E" w:rsidRDefault="00555881" w:rsidP="00C663CA">
            <w:pPr>
              <w:jc w:val="center"/>
              <w:rPr>
                <w:rFonts w:ascii="Arial" w:hAnsi="Arial" w:cs="Arial"/>
                <w:sz w:val="16"/>
                <w:szCs w:val="16"/>
              </w:rPr>
            </w:pPr>
            <w:r w:rsidRPr="004A700E">
              <w:rPr>
                <w:rFonts w:ascii="Arial" w:hAnsi="Arial" w:cs="Arial"/>
                <w:sz w:val="16"/>
                <w:szCs w:val="16"/>
              </w:rPr>
              <w:t>3 dB</w:t>
            </w:r>
          </w:p>
        </w:tc>
      </w:tr>
      <w:tr w:rsidR="00555881" w:rsidRPr="004A700E" w14:paraId="4A1B9401" w14:textId="77777777" w:rsidTr="00A2291D">
        <w:trPr>
          <w:jc w:val="center"/>
        </w:trPr>
        <w:tc>
          <w:tcPr>
            <w:tcW w:w="325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67C7397" w14:textId="77777777" w:rsidR="00555881" w:rsidRPr="004A700E" w:rsidRDefault="00555881" w:rsidP="00C663CA">
            <w:pPr>
              <w:jc w:val="center"/>
              <w:rPr>
                <w:rFonts w:ascii="Arial" w:hAnsi="Arial" w:cs="Arial"/>
                <w:sz w:val="16"/>
                <w:szCs w:val="16"/>
              </w:rPr>
            </w:pPr>
            <w:r w:rsidRPr="004A700E">
              <w:rPr>
                <w:rFonts w:ascii="Arial" w:hAnsi="Arial" w:cs="Arial"/>
                <w:sz w:val="16"/>
                <w:szCs w:val="16"/>
              </w:rPr>
              <w:t>Scintillation loss</w:t>
            </w:r>
          </w:p>
        </w:tc>
        <w:tc>
          <w:tcPr>
            <w:tcW w:w="6657" w:type="dxa"/>
            <w:tcBorders>
              <w:top w:val="nil"/>
              <w:left w:val="nil"/>
              <w:bottom w:val="single" w:sz="8" w:space="0" w:color="auto"/>
              <w:right w:val="single" w:sz="8" w:space="0" w:color="auto"/>
            </w:tcBorders>
            <w:tcMar>
              <w:top w:w="0" w:type="dxa"/>
              <w:left w:w="108" w:type="dxa"/>
              <w:bottom w:w="0" w:type="dxa"/>
              <w:right w:w="108" w:type="dxa"/>
            </w:tcMar>
            <w:hideMark/>
          </w:tcPr>
          <w:p w14:paraId="3F6B2A04" w14:textId="77777777" w:rsidR="00555881" w:rsidRPr="004A700E" w:rsidRDefault="00555881" w:rsidP="00C663CA">
            <w:pPr>
              <w:jc w:val="center"/>
              <w:rPr>
                <w:rFonts w:ascii="Arial" w:hAnsi="Arial" w:cs="Arial"/>
                <w:sz w:val="16"/>
                <w:szCs w:val="16"/>
              </w:rPr>
            </w:pPr>
            <w:r w:rsidRPr="004A700E">
              <w:rPr>
                <w:rFonts w:ascii="Arial" w:hAnsi="Arial" w:cs="Arial"/>
                <w:sz w:val="16"/>
                <w:szCs w:val="16"/>
              </w:rPr>
              <w:t>Section 6.6.6 in [2]</w:t>
            </w:r>
          </w:p>
          <w:p w14:paraId="0D37C435" w14:textId="77777777" w:rsidR="00555881" w:rsidRPr="004A700E" w:rsidRDefault="00555881" w:rsidP="00C663CA">
            <w:pPr>
              <w:jc w:val="center"/>
              <w:rPr>
                <w:rFonts w:ascii="Arial" w:hAnsi="Arial" w:cs="Arial"/>
                <w:sz w:val="16"/>
                <w:szCs w:val="16"/>
              </w:rPr>
            </w:pPr>
            <w:r w:rsidRPr="004A700E">
              <w:rPr>
                <w:rFonts w:ascii="Arial" w:hAnsi="Arial" w:cs="Arial"/>
                <w:sz w:val="16"/>
                <w:szCs w:val="16"/>
              </w:rPr>
              <w:t xml:space="preserve">Ionospheric loss: </w:t>
            </w:r>
            <w:r w:rsidRPr="004A700E">
              <w:rPr>
                <w:rFonts w:ascii="Arial" w:hAnsi="Arial" w:cs="Arial"/>
                <w:sz w:val="16"/>
                <w:szCs w:val="16"/>
                <w:lang w:val="en-US" w:eastAsia="ko-KR"/>
              </w:rPr>
              <w:fldChar w:fldCharType="begin"/>
            </w:r>
            <w:r w:rsidRPr="004A700E">
              <w:rPr>
                <w:rFonts w:ascii="Arial" w:hAnsi="Arial" w:cs="Arial"/>
                <w:sz w:val="16"/>
                <w:szCs w:val="16"/>
                <w:lang w:val="en-US" w:eastAsia="ko-KR"/>
              </w:rPr>
              <w:instrText xml:space="preserve"> INCLUDEPICTURE  "cid:image001.png@01D86B64.CB773B00" \* MERGEFORMATINET </w:instrText>
            </w:r>
            <w:r w:rsidRPr="004A700E">
              <w:rPr>
                <w:rFonts w:ascii="Arial" w:hAnsi="Arial" w:cs="Arial"/>
                <w:sz w:val="16"/>
                <w:szCs w:val="16"/>
                <w:lang w:val="en-US" w:eastAsia="ko-KR"/>
              </w:rPr>
              <w:fldChar w:fldCharType="separate"/>
            </w:r>
            <w:r w:rsidR="003E398B">
              <w:rPr>
                <w:rFonts w:ascii="Arial" w:hAnsi="Arial" w:cs="Arial"/>
                <w:sz w:val="16"/>
                <w:szCs w:val="16"/>
                <w:lang w:eastAsia="ko-KR"/>
              </w:rPr>
              <w:fldChar w:fldCharType="begin"/>
            </w:r>
            <w:r w:rsidR="003E398B">
              <w:rPr>
                <w:rFonts w:ascii="Arial" w:hAnsi="Arial" w:cs="Arial"/>
                <w:sz w:val="16"/>
                <w:szCs w:val="16"/>
                <w:lang w:eastAsia="ko-KR"/>
              </w:rPr>
              <w:instrText xml:space="preserve"> INCLUDEPICTURE  "cid:image001.png@01D86B64.CB773B00" \* MERGEFORMATINET </w:instrText>
            </w:r>
            <w:r w:rsidR="003E398B">
              <w:rPr>
                <w:rFonts w:ascii="Arial" w:hAnsi="Arial" w:cs="Arial"/>
                <w:sz w:val="16"/>
                <w:szCs w:val="16"/>
                <w:lang w:eastAsia="ko-KR"/>
              </w:rPr>
              <w:fldChar w:fldCharType="separate"/>
            </w:r>
            <w:r w:rsidR="00C3309E">
              <w:rPr>
                <w:rFonts w:ascii="Arial" w:hAnsi="Arial" w:cs="Arial"/>
                <w:sz w:val="16"/>
                <w:szCs w:val="16"/>
                <w:lang w:eastAsia="ko-KR"/>
              </w:rPr>
              <w:fldChar w:fldCharType="begin"/>
            </w:r>
            <w:r w:rsidR="00C3309E">
              <w:rPr>
                <w:rFonts w:ascii="Arial" w:hAnsi="Arial" w:cs="Arial"/>
                <w:sz w:val="16"/>
                <w:szCs w:val="16"/>
                <w:lang w:eastAsia="ko-KR"/>
              </w:rPr>
              <w:instrText xml:space="preserve"> INCLUDEPICTURE  "cid:image001.png@01D86B64.CB773B00" \* MERGEFORMATINET </w:instrText>
            </w:r>
            <w:r w:rsidR="00C3309E">
              <w:rPr>
                <w:rFonts w:ascii="Arial" w:hAnsi="Arial" w:cs="Arial"/>
                <w:sz w:val="16"/>
                <w:szCs w:val="16"/>
                <w:lang w:eastAsia="ko-KR"/>
              </w:rPr>
              <w:fldChar w:fldCharType="separate"/>
            </w:r>
            <w:r w:rsidR="00D72430">
              <w:rPr>
                <w:rFonts w:ascii="Arial" w:hAnsi="Arial" w:cs="Arial"/>
                <w:sz w:val="16"/>
                <w:szCs w:val="16"/>
                <w:lang w:eastAsia="ko-KR"/>
              </w:rPr>
              <w:fldChar w:fldCharType="begin"/>
            </w:r>
            <w:r w:rsidR="00D72430">
              <w:rPr>
                <w:rFonts w:ascii="Arial" w:hAnsi="Arial" w:cs="Arial"/>
                <w:sz w:val="16"/>
                <w:szCs w:val="16"/>
                <w:lang w:eastAsia="ko-KR"/>
              </w:rPr>
              <w:instrText xml:space="preserve"> INCLUDEPICTURE  "cid:image001.png@01D86B64.CB773B00" \* MERGEFORMATINET </w:instrText>
            </w:r>
            <w:r w:rsidR="00D72430">
              <w:rPr>
                <w:rFonts w:ascii="Arial" w:hAnsi="Arial" w:cs="Arial"/>
                <w:sz w:val="16"/>
                <w:szCs w:val="16"/>
                <w:lang w:eastAsia="ko-KR"/>
              </w:rPr>
              <w:fldChar w:fldCharType="separate"/>
            </w:r>
            <w:r w:rsidR="00660A87">
              <w:rPr>
                <w:rFonts w:ascii="Arial" w:hAnsi="Arial" w:cs="Arial"/>
                <w:sz w:val="16"/>
                <w:szCs w:val="16"/>
                <w:lang w:eastAsia="ko-KR"/>
              </w:rPr>
              <w:fldChar w:fldCharType="begin"/>
            </w:r>
            <w:r w:rsidR="00660A87">
              <w:rPr>
                <w:rFonts w:ascii="Arial" w:hAnsi="Arial" w:cs="Arial"/>
                <w:sz w:val="16"/>
                <w:szCs w:val="16"/>
                <w:lang w:eastAsia="ko-KR"/>
              </w:rPr>
              <w:instrText xml:space="preserve"> INCLUDEPICTURE  "cid:image001.png@01D86B64.CB773B00" \* MERGEFORMATINET </w:instrText>
            </w:r>
            <w:r w:rsidR="00660A87">
              <w:rPr>
                <w:rFonts w:ascii="Arial" w:hAnsi="Arial" w:cs="Arial"/>
                <w:sz w:val="16"/>
                <w:szCs w:val="16"/>
                <w:lang w:eastAsia="ko-KR"/>
              </w:rPr>
              <w:fldChar w:fldCharType="separate"/>
            </w:r>
            <w:r w:rsidR="00C5156D">
              <w:rPr>
                <w:rFonts w:ascii="Arial" w:hAnsi="Arial" w:cs="Arial"/>
                <w:sz w:val="16"/>
                <w:szCs w:val="16"/>
                <w:lang w:eastAsia="ko-KR"/>
              </w:rPr>
              <w:fldChar w:fldCharType="begin"/>
            </w:r>
            <w:r w:rsidR="00C5156D">
              <w:rPr>
                <w:rFonts w:ascii="Arial" w:hAnsi="Arial" w:cs="Arial"/>
                <w:sz w:val="16"/>
                <w:szCs w:val="16"/>
                <w:lang w:eastAsia="ko-KR"/>
              </w:rPr>
              <w:instrText xml:space="preserve"> INCLUDEPICTURE  "cid:image001.png@01D86B64.CB773B00" \* MERGEFORMATINET </w:instrText>
            </w:r>
            <w:r w:rsidR="00C5156D">
              <w:rPr>
                <w:rFonts w:ascii="Arial" w:hAnsi="Arial" w:cs="Arial"/>
                <w:sz w:val="16"/>
                <w:szCs w:val="16"/>
                <w:lang w:eastAsia="ko-KR"/>
              </w:rPr>
              <w:fldChar w:fldCharType="separate"/>
            </w:r>
            <w:r w:rsidR="009E4FD9">
              <w:rPr>
                <w:rFonts w:ascii="Arial" w:hAnsi="Arial" w:cs="Arial"/>
                <w:sz w:val="16"/>
                <w:szCs w:val="16"/>
                <w:lang w:eastAsia="ko-KR"/>
              </w:rPr>
              <w:fldChar w:fldCharType="begin"/>
            </w:r>
            <w:r w:rsidR="009E4FD9">
              <w:rPr>
                <w:rFonts w:ascii="Arial" w:hAnsi="Arial" w:cs="Arial"/>
                <w:sz w:val="16"/>
                <w:szCs w:val="16"/>
                <w:lang w:eastAsia="ko-KR"/>
              </w:rPr>
              <w:instrText xml:space="preserve"> INCLUDEPICTURE  "cid:image001.png@01D86B64.CB773B00" \* MERGEFORMATINET </w:instrText>
            </w:r>
            <w:r w:rsidR="009E4FD9">
              <w:rPr>
                <w:rFonts w:ascii="Arial" w:hAnsi="Arial" w:cs="Arial"/>
                <w:sz w:val="16"/>
                <w:szCs w:val="16"/>
                <w:lang w:eastAsia="ko-KR"/>
              </w:rPr>
              <w:fldChar w:fldCharType="separate"/>
            </w:r>
            <w:r w:rsidR="001024E3">
              <w:rPr>
                <w:rFonts w:ascii="Arial" w:hAnsi="Arial" w:cs="Arial"/>
                <w:sz w:val="16"/>
                <w:szCs w:val="16"/>
                <w:lang w:eastAsia="ko-KR"/>
              </w:rPr>
              <w:fldChar w:fldCharType="begin"/>
            </w:r>
            <w:r w:rsidR="001024E3">
              <w:rPr>
                <w:rFonts w:ascii="Arial" w:hAnsi="Arial" w:cs="Arial"/>
                <w:sz w:val="16"/>
                <w:szCs w:val="16"/>
                <w:lang w:eastAsia="ko-KR"/>
              </w:rPr>
              <w:instrText xml:space="preserve"> INCLUDEPICTURE  "cid:image001.png@01D86B64.CB773B00" \* MERGEFORMATINET </w:instrText>
            </w:r>
            <w:r w:rsidR="001024E3">
              <w:rPr>
                <w:rFonts w:ascii="Arial" w:hAnsi="Arial" w:cs="Arial"/>
                <w:sz w:val="16"/>
                <w:szCs w:val="16"/>
                <w:lang w:eastAsia="ko-KR"/>
              </w:rPr>
              <w:fldChar w:fldCharType="separate"/>
            </w:r>
            <w:r w:rsidR="00D32EF9">
              <w:rPr>
                <w:rFonts w:ascii="Arial" w:hAnsi="Arial" w:cs="Arial"/>
                <w:sz w:val="16"/>
                <w:szCs w:val="16"/>
                <w:lang w:eastAsia="ko-KR"/>
              </w:rPr>
              <w:fldChar w:fldCharType="begin"/>
            </w:r>
            <w:r w:rsidR="00D32EF9">
              <w:rPr>
                <w:rFonts w:ascii="Arial" w:hAnsi="Arial" w:cs="Arial"/>
                <w:sz w:val="16"/>
                <w:szCs w:val="16"/>
                <w:lang w:eastAsia="ko-KR"/>
              </w:rPr>
              <w:instrText xml:space="preserve"> INCLUDEPICTURE  "cid:image001.png@01D86B64.CB773B00" \* MERGEFORMATINET </w:instrText>
            </w:r>
            <w:r w:rsidR="00D32EF9">
              <w:rPr>
                <w:rFonts w:ascii="Arial" w:hAnsi="Arial" w:cs="Arial"/>
                <w:sz w:val="16"/>
                <w:szCs w:val="16"/>
                <w:lang w:eastAsia="ko-KR"/>
              </w:rPr>
              <w:fldChar w:fldCharType="separate"/>
            </w:r>
            <w:r w:rsidR="003C7D60">
              <w:rPr>
                <w:rFonts w:ascii="Arial" w:hAnsi="Arial" w:cs="Arial"/>
                <w:sz w:val="16"/>
                <w:szCs w:val="16"/>
                <w:lang w:eastAsia="ko-KR"/>
              </w:rPr>
              <w:fldChar w:fldCharType="begin"/>
            </w:r>
            <w:r w:rsidR="003C7D60">
              <w:rPr>
                <w:rFonts w:ascii="Arial" w:hAnsi="Arial" w:cs="Arial"/>
                <w:sz w:val="16"/>
                <w:szCs w:val="16"/>
                <w:lang w:eastAsia="ko-KR"/>
              </w:rPr>
              <w:instrText xml:space="preserve"> INCLUDEPICTURE  "cid:image001.png@01D86B64.CB773B00" \* MERGEFORMATINET </w:instrText>
            </w:r>
            <w:r w:rsidR="003C7D60">
              <w:rPr>
                <w:rFonts w:ascii="Arial" w:hAnsi="Arial" w:cs="Arial"/>
                <w:sz w:val="16"/>
                <w:szCs w:val="16"/>
                <w:lang w:eastAsia="ko-KR"/>
              </w:rPr>
              <w:fldChar w:fldCharType="separate"/>
            </w:r>
            <w:r w:rsidR="00842CF4">
              <w:rPr>
                <w:rFonts w:ascii="Arial" w:hAnsi="Arial" w:cs="Arial"/>
                <w:sz w:val="16"/>
                <w:szCs w:val="16"/>
                <w:lang w:eastAsia="ko-KR"/>
              </w:rPr>
              <w:fldChar w:fldCharType="begin"/>
            </w:r>
            <w:r w:rsidR="00842CF4">
              <w:rPr>
                <w:rFonts w:ascii="Arial" w:hAnsi="Arial" w:cs="Arial"/>
                <w:sz w:val="16"/>
                <w:szCs w:val="16"/>
                <w:lang w:eastAsia="ko-KR"/>
              </w:rPr>
              <w:instrText xml:space="preserve"> INCLUDEPICTURE  "cid:image001.png@01D86B64.CB773B00" \* MERGEFORMATINET </w:instrText>
            </w:r>
            <w:r w:rsidR="00842CF4">
              <w:rPr>
                <w:rFonts w:ascii="Arial" w:hAnsi="Arial" w:cs="Arial"/>
                <w:sz w:val="16"/>
                <w:szCs w:val="16"/>
                <w:lang w:eastAsia="ko-KR"/>
              </w:rPr>
              <w:fldChar w:fldCharType="separate"/>
            </w:r>
            <w:r w:rsidR="00E046B7">
              <w:rPr>
                <w:rFonts w:ascii="Arial" w:hAnsi="Arial" w:cs="Arial"/>
                <w:sz w:val="16"/>
                <w:szCs w:val="16"/>
                <w:lang w:eastAsia="ko-KR"/>
              </w:rPr>
              <w:fldChar w:fldCharType="begin"/>
            </w:r>
            <w:r w:rsidR="00E046B7">
              <w:rPr>
                <w:rFonts w:ascii="Arial" w:hAnsi="Arial" w:cs="Arial"/>
                <w:sz w:val="16"/>
                <w:szCs w:val="16"/>
                <w:lang w:eastAsia="ko-KR"/>
              </w:rPr>
              <w:instrText xml:space="preserve"> INCLUDEPICTURE  "cid:image001.png@01D86B64.CB773B00" \* MERGEFORMATINET </w:instrText>
            </w:r>
            <w:r w:rsidR="00E046B7">
              <w:rPr>
                <w:rFonts w:ascii="Arial" w:hAnsi="Arial" w:cs="Arial"/>
                <w:sz w:val="16"/>
                <w:szCs w:val="16"/>
                <w:lang w:eastAsia="ko-KR"/>
              </w:rPr>
              <w:fldChar w:fldCharType="separate"/>
            </w:r>
            <w:r w:rsidR="00CF6E6D">
              <w:rPr>
                <w:rFonts w:ascii="Arial" w:hAnsi="Arial" w:cs="Arial"/>
                <w:sz w:val="16"/>
                <w:szCs w:val="16"/>
                <w:lang w:eastAsia="ko-KR"/>
              </w:rPr>
              <w:fldChar w:fldCharType="begin"/>
            </w:r>
            <w:r w:rsidR="00CF6E6D">
              <w:rPr>
                <w:rFonts w:ascii="Arial" w:hAnsi="Arial" w:cs="Arial"/>
                <w:sz w:val="16"/>
                <w:szCs w:val="16"/>
                <w:lang w:eastAsia="ko-KR"/>
              </w:rPr>
              <w:instrText xml:space="preserve"> INCLUDEPICTURE  "cid:image001.png@01D86B64.CB773B00" \* MERGEFORMATINET </w:instrText>
            </w:r>
            <w:r w:rsidR="00CF6E6D">
              <w:rPr>
                <w:rFonts w:ascii="Arial" w:hAnsi="Arial" w:cs="Arial"/>
                <w:sz w:val="16"/>
                <w:szCs w:val="16"/>
                <w:lang w:eastAsia="ko-KR"/>
              </w:rPr>
              <w:fldChar w:fldCharType="separate"/>
            </w:r>
            <w:r w:rsidR="00067092">
              <w:rPr>
                <w:rFonts w:ascii="Arial" w:hAnsi="Arial" w:cs="Arial"/>
                <w:sz w:val="16"/>
                <w:szCs w:val="16"/>
                <w:lang w:eastAsia="ko-KR"/>
              </w:rPr>
              <w:fldChar w:fldCharType="begin"/>
            </w:r>
            <w:r w:rsidR="00067092">
              <w:rPr>
                <w:rFonts w:ascii="Arial" w:hAnsi="Arial" w:cs="Arial"/>
                <w:sz w:val="16"/>
                <w:szCs w:val="16"/>
                <w:lang w:eastAsia="ko-KR"/>
              </w:rPr>
              <w:instrText xml:space="preserve"> INCLUDEPICTURE  "cid:image001.png@01D86B64.CB773B00" \* MERGEFORMATINET </w:instrText>
            </w:r>
            <w:r w:rsidR="00067092">
              <w:rPr>
                <w:rFonts w:ascii="Arial" w:hAnsi="Arial" w:cs="Arial"/>
                <w:sz w:val="16"/>
                <w:szCs w:val="16"/>
                <w:lang w:eastAsia="ko-KR"/>
              </w:rPr>
              <w:fldChar w:fldCharType="separate"/>
            </w:r>
            <w:r w:rsidR="009B7098">
              <w:rPr>
                <w:rFonts w:ascii="Arial" w:hAnsi="Arial" w:cs="Arial"/>
                <w:sz w:val="16"/>
                <w:szCs w:val="16"/>
                <w:lang w:eastAsia="ko-KR"/>
              </w:rPr>
              <w:fldChar w:fldCharType="begin"/>
            </w:r>
            <w:r w:rsidR="009B7098">
              <w:rPr>
                <w:rFonts w:ascii="Arial" w:hAnsi="Arial" w:cs="Arial"/>
                <w:sz w:val="16"/>
                <w:szCs w:val="16"/>
                <w:lang w:eastAsia="ko-KR"/>
              </w:rPr>
              <w:instrText xml:space="preserve"> INCLUDEPICTURE  "cid:image001.png@01D86B64.CB773B00" \* MERGEFORMATINET </w:instrText>
            </w:r>
            <w:r w:rsidR="009B7098">
              <w:rPr>
                <w:rFonts w:ascii="Arial" w:hAnsi="Arial" w:cs="Arial"/>
                <w:sz w:val="16"/>
                <w:szCs w:val="16"/>
                <w:lang w:eastAsia="ko-KR"/>
              </w:rPr>
              <w:fldChar w:fldCharType="separate"/>
            </w:r>
            <w:r w:rsidR="00B532F7">
              <w:rPr>
                <w:rFonts w:ascii="Arial" w:hAnsi="Arial" w:cs="Arial"/>
                <w:sz w:val="16"/>
                <w:szCs w:val="16"/>
                <w:lang w:eastAsia="ko-KR"/>
              </w:rPr>
              <w:fldChar w:fldCharType="begin"/>
            </w:r>
            <w:r w:rsidR="00B532F7">
              <w:rPr>
                <w:rFonts w:ascii="Arial" w:hAnsi="Arial" w:cs="Arial"/>
                <w:sz w:val="16"/>
                <w:szCs w:val="16"/>
                <w:lang w:eastAsia="ko-KR"/>
              </w:rPr>
              <w:instrText xml:space="preserve"> INCLUDEPICTURE  "cid:image001.png@01D86B64.CB773B00" \* MERGEFORMATINET </w:instrText>
            </w:r>
            <w:r w:rsidR="00B532F7">
              <w:rPr>
                <w:rFonts w:ascii="Arial" w:hAnsi="Arial" w:cs="Arial"/>
                <w:sz w:val="16"/>
                <w:szCs w:val="16"/>
                <w:lang w:eastAsia="ko-KR"/>
              </w:rPr>
              <w:fldChar w:fldCharType="separate"/>
            </w:r>
            <w:r w:rsidR="00F12D53">
              <w:rPr>
                <w:rFonts w:ascii="Arial" w:hAnsi="Arial" w:cs="Arial"/>
                <w:sz w:val="16"/>
                <w:szCs w:val="16"/>
                <w:lang w:eastAsia="ko-KR"/>
              </w:rPr>
              <w:fldChar w:fldCharType="begin"/>
            </w:r>
            <w:r w:rsidR="00F12D53">
              <w:rPr>
                <w:rFonts w:ascii="Arial" w:hAnsi="Arial" w:cs="Arial"/>
                <w:sz w:val="16"/>
                <w:szCs w:val="16"/>
                <w:lang w:eastAsia="ko-KR"/>
              </w:rPr>
              <w:instrText xml:space="preserve"> INCLUDEPICTURE  "cid:image001.png@01D86B64.CB773B00" \* MERGEFORMATINET </w:instrText>
            </w:r>
            <w:r w:rsidR="00F12D53">
              <w:rPr>
                <w:rFonts w:ascii="Arial" w:hAnsi="Arial" w:cs="Arial"/>
                <w:sz w:val="16"/>
                <w:szCs w:val="16"/>
                <w:lang w:eastAsia="ko-KR"/>
              </w:rPr>
              <w:fldChar w:fldCharType="separate"/>
            </w:r>
            <w:r w:rsidR="001B5688">
              <w:rPr>
                <w:rFonts w:ascii="Arial" w:hAnsi="Arial" w:cs="Arial"/>
                <w:sz w:val="16"/>
                <w:szCs w:val="16"/>
                <w:lang w:eastAsia="ko-KR"/>
              </w:rPr>
              <w:fldChar w:fldCharType="begin"/>
            </w:r>
            <w:r w:rsidR="001B5688">
              <w:rPr>
                <w:rFonts w:ascii="Arial" w:hAnsi="Arial" w:cs="Arial"/>
                <w:sz w:val="16"/>
                <w:szCs w:val="16"/>
                <w:lang w:eastAsia="ko-KR"/>
              </w:rPr>
              <w:instrText xml:space="preserve"> </w:instrText>
            </w:r>
            <w:r w:rsidR="001B5688">
              <w:rPr>
                <w:rFonts w:ascii="Arial" w:hAnsi="Arial" w:cs="Arial"/>
                <w:sz w:val="16"/>
                <w:szCs w:val="16"/>
                <w:lang w:eastAsia="ko-KR"/>
              </w:rPr>
              <w:instrText>INCLUDEPICTURE  "cid:image001.png@01D86B64.CB773B00" \* MERGEFORMATINET</w:instrText>
            </w:r>
            <w:r w:rsidR="001B5688">
              <w:rPr>
                <w:rFonts w:ascii="Arial" w:hAnsi="Arial" w:cs="Arial"/>
                <w:sz w:val="16"/>
                <w:szCs w:val="16"/>
                <w:lang w:eastAsia="ko-KR"/>
              </w:rPr>
              <w:instrText xml:space="preserve"> </w:instrText>
            </w:r>
            <w:r w:rsidR="001B5688">
              <w:rPr>
                <w:rFonts w:ascii="Arial" w:hAnsi="Arial" w:cs="Arial"/>
                <w:sz w:val="16"/>
                <w:szCs w:val="16"/>
                <w:lang w:eastAsia="ko-KR"/>
              </w:rPr>
              <w:fldChar w:fldCharType="separate"/>
            </w:r>
            <w:r w:rsidR="002256D2">
              <w:rPr>
                <w:rFonts w:ascii="Arial" w:hAnsi="Arial" w:cs="Arial"/>
                <w:sz w:val="16"/>
                <w:szCs w:val="16"/>
                <w:lang w:eastAsia="ko-KR"/>
              </w:rPr>
              <w:pict w14:anchorId="5640EF04">
                <v:shape id="図 6" o:spid="_x0000_i1051" type="#_x0000_t75" style="width:21.75pt;height:21.75pt">
                  <v:imagedata r:id="rId2889" r:href="rId2890"/>
                </v:shape>
              </w:pict>
            </w:r>
            <w:r w:rsidR="001B5688">
              <w:rPr>
                <w:rFonts w:ascii="Arial" w:hAnsi="Arial" w:cs="Arial"/>
                <w:sz w:val="16"/>
                <w:szCs w:val="16"/>
                <w:lang w:eastAsia="ko-KR"/>
              </w:rPr>
              <w:fldChar w:fldCharType="end"/>
            </w:r>
            <w:r w:rsidR="00F12D53">
              <w:rPr>
                <w:rFonts w:ascii="Arial" w:hAnsi="Arial" w:cs="Arial"/>
                <w:sz w:val="16"/>
                <w:szCs w:val="16"/>
                <w:lang w:eastAsia="ko-KR"/>
              </w:rPr>
              <w:fldChar w:fldCharType="end"/>
            </w:r>
            <w:r w:rsidR="00B532F7">
              <w:rPr>
                <w:rFonts w:ascii="Arial" w:hAnsi="Arial" w:cs="Arial"/>
                <w:sz w:val="16"/>
                <w:szCs w:val="16"/>
                <w:lang w:eastAsia="ko-KR"/>
              </w:rPr>
              <w:fldChar w:fldCharType="end"/>
            </w:r>
            <w:r w:rsidR="009B7098">
              <w:rPr>
                <w:rFonts w:ascii="Arial" w:hAnsi="Arial" w:cs="Arial"/>
                <w:sz w:val="16"/>
                <w:szCs w:val="16"/>
                <w:lang w:eastAsia="ko-KR"/>
              </w:rPr>
              <w:fldChar w:fldCharType="end"/>
            </w:r>
            <w:r w:rsidR="00067092">
              <w:rPr>
                <w:rFonts w:ascii="Arial" w:hAnsi="Arial" w:cs="Arial"/>
                <w:sz w:val="16"/>
                <w:szCs w:val="16"/>
                <w:lang w:eastAsia="ko-KR"/>
              </w:rPr>
              <w:fldChar w:fldCharType="end"/>
            </w:r>
            <w:r w:rsidR="00CF6E6D">
              <w:rPr>
                <w:rFonts w:ascii="Arial" w:hAnsi="Arial" w:cs="Arial"/>
                <w:sz w:val="16"/>
                <w:szCs w:val="16"/>
                <w:lang w:eastAsia="ko-KR"/>
              </w:rPr>
              <w:fldChar w:fldCharType="end"/>
            </w:r>
            <w:r w:rsidR="00E046B7">
              <w:rPr>
                <w:rFonts w:ascii="Arial" w:hAnsi="Arial" w:cs="Arial"/>
                <w:sz w:val="16"/>
                <w:szCs w:val="16"/>
                <w:lang w:eastAsia="ko-KR"/>
              </w:rPr>
              <w:fldChar w:fldCharType="end"/>
            </w:r>
            <w:r w:rsidR="00842CF4">
              <w:rPr>
                <w:rFonts w:ascii="Arial" w:hAnsi="Arial" w:cs="Arial"/>
                <w:sz w:val="16"/>
                <w:szCs w:val="16"/>
                <w:lang w:eastAsia="ko-KR"/>
              </w:rPr>
              <w:fldChar w:fldCharType="end"/>
            </w:r>
            <w:r w:rsidR="003C7D60">
              <w:rPr>
                <w:rFonts w:ascii="Arial" w:hAnsi="Arial" w:cs="Arial"/>
                <w:sz w:val="16"/>
                <w:szCs w:val="16"/>
                <w:lang w:eastAsia="ko-KR"/>
              </w:rPr>
              <w:fldChar w:fldCharType="end"/>
            </w:r>
            <w:r w:rsidR="00D32EF9">
              <w:rPr>
                <w:rFonts w:ascii="Arial" w:hAnsi="Arial" w:cs="Arial"/>
                <w:sz w:val="16"/>
                <w:szCs w:val="16"/>
                <w:lang w:eastAsia="ko-KR"/>
              </w:rPr>
              <w:fldChar w:fldCharType="end"/>
            </w:r>
            <w:r w:rsidR="001024E3">
              <w:rPr>
                <w:rFonts w:ascii="Arial" w:hAnsi="Arial" w:cs="Arial"/>
                <w:sz w:val="16"/>
                <w:szCs w:val="16"/>
                <w:lang w:eastAsia="ko-KR"/>
              </w:rPr>
              <w:fldChar w:fldCharType="end"/>
            </w:r>
            <w:r w:rsidR="009E4FD9">
              <w:rPr>
                <w:rFonts w:ascii="Arial" w:hAnsi="Arial" w:cs="Arial"/>
                <w:sz w:val="16"/>
                <w:szCs w:val="16"/>
                <w:lang w:eastAsia="ko-KR"/>
              </w:rPr>
              <w:fldChar w:fldCharType="end"/>
            </w:r>
            <w:r w:rsidR="00C5156D">
              <w:rPr>
                <w:rFonts w:ascii="Arial" w:hAnsi="Arial" w:cs="Arial"/>
                <w:sz w:val="16"/>
                <w:szCs w:val="16"/>
                <w:lang w:eastAsia="ko-KR"/>
              </w:rPr>
              <w:fldChar w:fldCharType="end"/>
            </w:r>
            <w:r w:rsidR="00660A87">
              <w:rPr>
                <w:rFonts w:ascii="Arial" w:hAnsi="Arial" w:cs="Arial"/>
                <w:sz w:val="16"/>
                <w:szCs w:val="16"/>
                <w:lang w:eastAsia="ko-KR"/>
              </w:rPr>
              <w:fldChar w:fldCharType="end"/>
            </w:r>
            <w:r w:rsidR="00D72430">
              <w:rPr>
                <w:rFonts w:ascii="Arial" w:hAnsi="Arial" w:cs="Arial"/>
                <w:sz w:val="16"/>
                <w:szCs w:val="16"/>
                <w:lang w:eastAsia="ko-KR"/>
              </w:rPr>
              <w:fldChar w:fldCharType="end"/>
            </w:r>
            <w:r w:rsidR="00C3309E">
              <w:rPr>
                <w:rFonts w:ascii="Arial" w:hAnsi="Arial" w:cs="Arial"/>
                <w:sz w:val="16"/>
                <w:szCs w:val="16"/>
                <w:lang w:eastAsia="ko-KR"/>
              </w:rPr>
              <w:fldChar w:fldCharType="end"/>
            </w:r>
            <w:r w:rsidR="003E398B">
              <w:rPr>
                <w:rFonts w:ascii="Arial" w:hAnsi="Arial" w:cs="Arial"/>
                <w:sz w:val="16"/>
                <w:szCs w:val="16"/>
                <w:lang w:eastAsia="ko-KR"/>
              </w:rPr>
              <w:fldChar w:fldCharType="end"/>
            </w:r>
            <w:r w:rsidRPr="004A700E">
              <w:rPr>
                <w:rFonts w:ascii="Arial" w:hAnsi="Arial" w:cs="Arial"/>
                <w:sz w:val="16"/>
                <w:szCs w:val="16"/>
                <w:lang w:val="en-US" w:eastAsia="ko-KR"/>
              </w:rPr>
              <w:fldChar w:fldCharType="end"/>
            </w:r>
            <w:r w:rsidRPr="004A700E">
              <w:rPr>
                <w:rFonts w:ascii="Arial" w:hAnsi="Arial" w:cs="Arial"/>
                <w:sz w:val="16"/>
                <w:szCs w:val="16"/>
              </w:rPr>
              <w:t>= 2.2 dB (note 1)</w:t>
            </w:r>
          </w:p>
          <w:p w14:paraId="2F6ED62F" w14:textId="77777777" w:rsidR="00555881" w:rsidRPr="004A700E" w:rsidRDefault="00555881" w:rsidP="00C663CA">
            <w:pPr>
              <w:jc w:val="center"/>
              <w:rPr>
                <w:rFonts w:ascii="Arial" w:hAnsi="Arial" w:cs="Arial"/>
                <w:sz w:val="16"/>
                <w:szCs w:val="16"/>
              </w:rPr>
            </w:pPr>
            <w:r w:rsidRPr="004A700E">
              <w:rPr>
                <w:rFonts w:ascii="Arial" w:hAnsi="Arial" w:cs="Arial"/>
                <w:sz w:val="16"/>
                <w:szCs w:val="16"/>
              </w:rPr>
              <w:t>Tropospheric loss: Table 6.6.6.2.1-1 of [2]</w:t>
            </w:r>
          </w:p>
        </w:tc>
      </w:tr>
      <w:tr w:rsidR="00555881" w:rsidRPr="004A700E" w14:paraId="0E89E1D3" w14:textId="77777777" w:rsidTr="00A2291D">
        <w:trPr>
          <w:jc w:val="center"/>
        </w:trPr>
        <w:tc>
          <w:tcPr>
            <w:tcW w:w="325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F09B66B" w14:textId="77777777" w:rsidR="00555881" w:rsidRPr="004A700E" w:rsidRDefault="00555881" w:rsidP="00C663CA">
            <w:pPr>
              <w:jc w:val="center"/>
              <w:rPr>
                <w:rFonts w:ascii="Arial" w:hAnsi="Arial" w:cs="Arial"/>
                <w:sz w:val="16"/>
                <w:szCs w:val="16"/>
              </w:rPr>
            </w:pPr>
            <w:r w:rsidRPr="004A700E">
              <w:rPr>
                <w:rFonts w:ascii="Arial" w:hAnsi="Arial" w:cs="Arial"/>
                <w:sz w:val="16"/>
                <w:szCs w:val="16"/>
              </w:rPr>
              <w:t>Additional loss</w:t>
            </w:r>
          </w:p>
        </w:tc>
        <w:tc>
          <w:tcPr>
            <w:tcW w:w="6657" w:type="dxa"/>
            <w:tcBorders>
              <w:top w:val="nil"/>
              <w:left w:val="nil"/>
              <w:bottom w:val="single" w:sz="8" w:space="0" w:color="auto"/>
              <w:right w:val="single" w:sz="8" w:space="0" w:color="auto"/>
            </w:tcBorders>
            <w:tcMar>
              <w:top w:w="0" w:type="dxa"/>
              <w:left w:w="108" w:type="dxa"/>
              <w:bottom w:w="0" w:type="dxa"/>
              <w:right w:w="108" w:type="dxa"/>
            </w:tcMar>
            <w:hideMark/>
          </w:tcPr>
          <w:p w14:paraId="52A7E85C" w14:textId="77777777" w:rsidR="00555881" w:rsidRPr="004A700E" w:rsidRDefault="00555881" w:rsidP="00C663CA">
            <w:pPr>
              <w:jc w:val="center"/>
              <w:rPr>
                <w:rFonts w:ascii="Arial" w:hAnsi="Arial" w:cs="Arial"/>
                <w:sz w:val="16"/>
                <w:szCs w:val="16"/>
              </w:rPr>
            </w:pPr>
            <w:r w:rsidRPr="004A700E">
              <w:rPr>
                <w:rFonts w:ascii="Arial" w:hAnsi="Arial" w:cs="Arial"/>
                <w:sz w:val="16"/>
                <w:szCs w:val="16"/>
              </w:rPr>
              <w:t>0 dB</w:t>
            </w:r>
          </w:p>
        </w:tc>
      </w:tr>
      <w:tr w:rsidR="00555881" w:rsidRPr="004A700E" w14:paraId="4B54B25C" w14:textId="77777777" w:rsidTr="00A2291D">
        <w:trPr>
          <w:jc w:val="center"/>
        </w:trPr>
        <w:tc>
          <w:tcPr>
            <w:tcW w:w="325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AA90B4E" w14:textId="77777777" w:rsidR="00555881" w:rsidRPr="004A700E" w:rsidRDefault="00555881" w:rsidP="00C663CA">
            <w:pPr>
              <w:jc w:val="center"/>
              <w:rPr>
                <w:rFonts w:ascii="Arial" w:hAnsi="Arial" w:cs="Arial"/>
                <w:sz w:val="16"/>
                <w:szCs w:val="16"/>
              </w:rPr>
            </w:pPr>
            <w:r w:rsidRPr="004A700E">
              <w:rPr>
                <w:rFonts w:ascii="Arial" w:hAnsi="Arial" w:cs="Arial"/>
                <w:sz w:val="16"/>
                <w:szCs w:val="16"/>
              </w:rPr>
              <w:t>Clear sky conditions</w:t>
            </w:r>
          </w:p>
        </w:tc>
        <w:tc>
          <w:tcPr>
            <w:tcW w:w="6657" w:type="dxa"/>
            <w:tcBorders>
              <w:top w:val="nil"/>
              <w:left w:val="nil"/>
              <w:bottom w:val="single" w:sz="8" w:space="0" w:color="auto"/>
              <w:right w:val="single" w:sz="8" w:space="0" w:color="auto"/>
            </w:tcBorders>
            <w:tcMar>
              <w:top w:w="0" w:type="dxa"/>
              <w:left w:w="108" w:type="dxa"/>
              <w:bottom w:w="0" w:type="dxa"/>
              <w:right w:w="108" w:type="dxa"/>
            </w:tcMar>
            <w:hideMark/>
          </w:tcPr>
          <w:p w14:paraId="22239D42" w14:textId="77777777" w:rsidR="00555881" w:rsidRPr="004A700E" w:rsidRDefault="00555881" w:rsidP="00C663CA">
            <w:pPr>
              <w:jc w:val="center"/>
              <w:rPr>
                <w:rFonts w:ascii="Arial" w:hAnsi="Arial" w:cs="Arial"/>
                <w:sz w:val="16"/>
                <w:szCs w:val="16"/>
              </w:rPr>
            </w:pPr>
            <w:r w:rsidRPr="004A700E">
              <w:rPr>
                <w:rFonts w:ascii="Arial" w:hAnsi="Arial" w:cs="Arial"/>
                <w:sz w:val="16"/>
                <w:szCs w:val="16"/>
              </w:rPr>
              <w:t>Yes</w:t>
            </w:r>
          </w:p>
        </w:tc>
      </w:tr>
      <w:tr w:rsidR="00555881" w:rsidRPr="004A700E" w14:paraId="3009DE54" w14:textId="77777777" w:rsidTr="00A2291D">
        <w:trPr>
          <w:jc w:val="center"/>
        </w:trPr>
        <w:tc>
          <w:tcPr>
            <w:tcW w:w="325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B4B54E8" w14:textId="77777777" w:rsidR="00555881" w:rsidRPr="004A700E" w:rsidRDefault="00555881" w:rsidP="00C663CA">
            <w:pPr>
              <w:jc w:val="center"/>
              <w:rPr>
                <w:rFonts w:ascii="Arial" w:hAnsi="Arial" w:cs="Arial"/>
                <w:sz w:val="16"/>
                <w:szCs w:val="16"/>
              </w:rPr>
            </w:pPr>
            <w:r w:rsidRPr="004A700E">
              <w:rPr>
                <w:rFonts w:ascii="Arial" w:hAnsi="Arial" w:cs="Arial"/>
                <w:sz w:val="16"/>
                <w:szCs w:val="16"/>
              </w:rPr>
              <w:t>Satellite antenna polarization</w:t>
            </w:r>
          </w:p>
        </w:tc>
        <w:tc>
          <w:tcPr>
            <w:tcW w:w="6657" w:type="dxa"/>
            <w:tcBorders>
              <w:top w:val="nil"/>
              <w:left w:val="nil"/>
              <w:bottom w:val="single" w:sz="8" w:space="0" w:color="auto"/>
              <w:right w:val="single" w:sz="8" w:space="0" w:color="auto"/>
            </w:tcBorders>
            <w:tcMar>
              <w:top w:w="0" w:type="dxa"/>
              <w:left w:w="108" w:type="dxa"/>
              <w:bottom w:w="0" w:type="dxa"/>
              <w:right w:w="108" w:type="dxa"/>
            </w:tcMar>
            <w:hideMark/>
          </w:tcPr>
          <w:p w14:paraId="640507D2" w14:textId="77777777" w:rsidR="00555881" w:rsidRPr="004A700E" w:rsidRDefault="00555881" w:rsidP="00C663CA">
            <w:pPr>
              <w:jc w:val="center"/>
              <w:rPr>
                <w:rFonts w:ascii="Arial" w:hAnsi="Arial" w:cs="Arial"/>
                <w:sz w:val="16"/>
                <w:szCs w:val="16"/>
              </w:rPr>
            </w:pPr>
            <w:r w:rsidRPr="004A700E">
              <w:rPr>
                <w:rFonts w:ascii="Arial" w:hAnsi="Arial" w:cs="Arial"/>
                <w:sz w:val="16"/>
                <w:szCs w:val="16"/>
              </w:rPr>
              <w:t>Circular polarization</w:t>
            </w:r>
          </w:p>
        </w:tc>
      </w:tr>
      <w:tr w:rsidR="00555881" w:rsidRPr="004A700E" w14:paraId="7E18587C" w14:textId="77777777" w:rsidTr="00A2291D">
        <w:trPr>
          <w:jc w:val="center"/>
        </w:trPr>
        <w:tc>
          <w:tcPr>
            <w:tcW w:w="325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5A30A98" w14:textId="77777777" w:rsidR="00555881" w:rsidRPr="004A700E" w:rsidRDefault="00555881" w:rsidP="00C663CA">
            <w:pPr>
              <w:jc w:val="center"/>
              <w:rPr>
                <w:rFonts w:ascii="Arial" w:hAnsi="Arial" w:cs="Arial"/>
                <w:sz w:val="16"/>
                <w:szCs w:val="16"/>
              </w:rPr>
            </w:pPr>
            <w:r w:rsidRPr="004A700E">
              <w:rPr>
                <w:rFonts w:ascii="Arial" w:hAnsi="Arial" w:cs="Arial"/>
                <w:sz w:val="16"/>
                <w:szCs w:val="16"/>
              </w:rPr>
              <w:t>Terminal type</w:t>
            </w:r>
          </w:p>
        </w:tc>
        <w:tc>
          <w:tcPr>
            <w:tcW w:w="6657" w:type="dxa"/>
            <w:tcBorders>
              <w:top w:val="nil"/>
              <w:left w:val="nil"/>
              <w:bottom w:val="single" w:sz="8" w:space="0" w:color="auto"/>
              <w:right w:val="single" w:sz="8" w:space="0" w:color="auto"/>
            </w:tcBorders>
            <w:tcMar>
              <w:top w:w="0" w:type="dxa"/>
              <w:left w:w="108" w:type="dxa"/>
              <w:bottom w:w="0" w:type="dxa"/>
              <w:right w:w="108" w:type="dxa"/>
            </w:tcMar>
            <w:hideMark/>
          </w:tcPr>
          <w:p w14:paraId="5ADA2709" w14:textId="77777777" w:rsidR="00555881" w:rsidRPr="004A700E" w:rsidRDefault="00555881" w:rsidP="00C663CA">
            <w:pPr>
              <w:jc w:val="center"/>
              <w:rPr>
                <w:rFonts w:ascii="Arial" w:hAnsi="Arial" w:cs="Arial"/>
                <w:sz w:val="16"/>
                <w:szCs w:val="16"/>
              </w:rPr>
            </w:pPr>
            <w:r w:rsidRPr="004A700E">
              <w:rPr>
                <w:rFonts w:ascii="Arial" w:hAnsi="Arial" w:cs="Arial"/>
                <w:sz w:val="16"/>
                <w:szCs w:val="16"/>
              </w:rPr>
              <w:t>[S band: (M, N, P) = (1,1,2)]</w:t>
            </w:r>
          </w:p>
        </w:tc>
      </w:tr>
      <w:tr w:rsidR="00555881" w:rsidRPr="004A700E" w14:paraId="3FE852CF" w14:textId="77777777" w:rsidTr="00A2291D">
        <w:trPr>
          <w:jc w:val="center"/>
        </w:trPr>
        <w:tc>
          <w:tcPr>
            <w:tcW w:w="325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707938C" w14:textId="77777777" w:rsidR="00555881" w:rsidRPr="004A700E" w:rsidRDefault="00555881" w:rsidP="00C663CA">
            <w:pPr>
              <w:jc w:val="center"/>
              <w:rPr>
                <w:rFonts w:ascii="Arial" w:hAnsi="Arial" w:cs="Arial"/>
                <w:sz w:val="16"/>
                <w:szCs w:val="16"/>
              </w:rPr>
            </w:pPr>
            <w:r w:rsidRPr="004A700E">
              <w:rPr>
                <w:rFonts w:ascii="Arial" w:hAnsi="Arial" w:cs="Arial"/>
                <w:sz w:val="16"/>
                <w:szCs w:val="16"/>
              </w:rPr>
              <w:t>Free space path loss</w:t>
            </w:r>
          </w:p>
        </w:tc>
        <w:tc>
          <w:tcPr>
            <w:tcW w:w="6657" w:type="dxa"/>
            <w:tcBorders>
              <w:top w:val="nil"/>
              <w:left w:val="nil"/>
              <w:bottom w:val="single" w:sz="8" w:space="0" w:color="auto"/>
              <w:right w:val="single" w:sz="8" w:space="0" w:color="auto"/>
            </w:tcBorders>
            <w:tcMar>
              <w:top w:w="0" w:type="dxa"/>
              <w:left w:w="108" w:type="dxa"/>
              <w:bottom w:w="0" w:type="dxa"/>
              <w:right w:w="108" w:type="dxa"/>
            </w:tcMar>
            <w:hideMark/>
          </w:tcPr>
          <w:p w14:paraId="48B41722" w14:textId="77777777" w:rsidR="00555881" w:rsidRPr="004A700E" w:rsidRDefault="00555881" w:rsidP="00C663CA">
            <w:pPr>
              <w:jc w:val="center"/>
              <w:rPr>
                <w:rFonts w:ascii="Arial" w:hAnsi="Arial" w:cs="Arial"/>
                <w:sz w:val="16"/>
                <w:szCs w:val="16"/>
              </w:rPr>
            </w:pPr>
            <w:r w:rsidRPr="004A700E">
              <w:rPr>
                <w:rFonts w:ascii="Arial" w:hAnsi="Arial" w:cs="Arial"/>
                <w:sz w:val="16"/>
                <w:szCs w:val="16"/>
              </w:rPr>
              <w:t>Equation (6.6-2) in [2]</w:t>
            </w:r>
          </w:p>
        </w:tc>
      </w:tr>
      <w:tr w:rsidR="00555881" w:rsidRPr="004A700E" w14:paraId="74C384C3" w14:textId="77777777" w:rsidTr="00A2291D">
        <w:trPr>
          <w:jc w:val="center"/>
        </w:trPr>
        <w:tc>
          <w:tcPr>
            <w:tcW w:w="325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EBDB8C6" w14:textId="77777777" w:rsidR="00555881" w:rsidRPr="004A700E" w:rsidRDefault="00555881" w:rsidP="00C663CA">
            <w:pPr>
              <w:jc w:val="center"/>
              <w:rPr>
                <w:rFonts w:ascii="Arial" w:hAnsi="Arial" w:cs="Arial"/>
                <w:sz w:val="16"/>
                <w:szCs w:val="16"/>
              </w:rPr>
            </w:pPr>
            <w:r w:rsidRPr="004A700E">
              <w:rPr>
                <w:rFonts w:ascii="Arial" w:hAnsi="Arial" w:cs="Arial"/>
                <w:sz w:val="16"/>
                <w:szCs w:val="16"/>
              </w:rPr>
              <w:t>Terminal RF parameters</w:t>
            </w:r>
          </w:p>
        </w:tc>
        <w:tc>
          <w:tcPr>
            <w:tcW w:w="6657" w:type="dxa"/>
            <w:tcBorders>
              <w:top w:val="nil"/>
              <w:left w:val="nil"/>
              <w:bottom w:val="single" w:sz="8" w:space="0" w:color="auto"/>
              <w:right w:val="single" w:sz="8" w:space="0" w:color="auto"/>
            </w:tcBorders>
            <w:tcMar>
              <w:top w:w="0" w:type="dxa"/>
              <w:left w:w="108" w:type="dxa"/>
              <w:bottom w:w="0" w:type="dxa"/>
              <w:right w:w="108" w:type="dxa"/>
            </w:tcMar>
            <w:hideMark/>
          </w:tcPr>
          <w:p w14:paraId="5F665B25" w14:textId="77777777" w:rsidR="00555881" w:rsidRPr="004A700E" w:rsidRDefault="00555881" w:rsidP="00C663CA">
            <w:pPr>
              <w:jc w:val="center"/>
              <w:rPr>
                <w:rFonts w:ascii="Arial" w:hAnsi="Arial" w:cs="Arial"/>
                <w:sz w:val="16"/>
                <w:szCs w:val="16"/>
              </w:rPr>
            </w:pPr>
            <w:r w:rsidRPr="004A700E">
              <w:rPr>
                <w:rFonts w:ascii="Arial" w:hAnsi="Arial" w:cs="Arial"/>
                <w:sz w:val="16"/>
                <w:szCs w:val="16"/>
              </w:rPr>
              <w:t>FFS</w:t>
            </w:r>
          </w:p>
        </w:tc>
      </w:tr>
      <w:tr w:rsidR="00555881" w:rsidRPr="004A700E" w14:paraId="5DC96D5B" w14:textId="77777777" w:rsidTr="00A2291D">
        <w:trPr>
          <w:jc w:val="center"/>
        </w:trPr>
        <w:tc>
          <w:tcPr>
            <w:tcW w:w="325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BC92361" w14:textId="77777777" w:rsidR="00555881" w:rsidRPr="004A700E" w:rsidRDefault="00555881" w:rsidP="00C663CA">
            <w:pPr>
              <w:jc w:val="center"/>
              <w:rPr>
                <w:rFonts w:ascii="Arial" w:hAnsi="Arial" w:cs="Arial"/>
                <w:sz w:val="16"/>
                <w:szCs w:val="16"/>
              </w:rPr>
            </w:pPr>
            <w:r w:rsidRPr="004A700E">
              <w:rPr>
                <w:rFonts w:ascii="Arial" w:hAnsi="Arial" w:cs="Arial"/>
                <w:sz w:val="16"/>
                <w:szCs w:val="16"/>
              </w:rPr>
              <w:t>Satellite RF parameters</w:t>
            </w:r>
          </w:p>
        </w:tc>
        <w:tc>
          <w:tcPr>
            <w:tcW w:w="6657" w:type="dxa"/>
            <w:tcBorders>
              <w:top w:val="nil"/>
              <w:left w:val="nil"/>
              <w:bottom w:val="single" w:sz="8" w:space="0" w:color="auto"/>
              <w:right w:val="single" w:sz="8" w:space="0" w:color="auto"/>
            </w:tcBorders>
            <w:tcMar>
              <w:top w:w="0" w:type="dxa"/>
              <w:left w:w="108" w:type="dxa"/>
              <w:bottom w:w="0" w:type="dxa"/>
              <w:right w:w="108" w:type="dxa"/>
            </w:tcMar>
            <w:hideMark/>
          </w:tcPr>
          <w:p w14:paraId="3E5F0180" w14:textId="77777777" w:rsidR="00555881" w:rsidRPr="004A700E" w:rsidRDefault="00555881" w:rsidP="00C663CA">
            <w:pPr>
              <w:jc w:val="center"/>
              <w:rPr>
                <w:rFonts w:ascii="Arial" w:hAnsi="Arial" w:cs="Arial"/>
                <w:sz w:val="16"/>
                <w:szCs w:val="16"/>
              </w:rPr>
            </w:pPr>
            <w:r w:rsidRPr="004A700E">
              <w:rPr>
                <w:rFonts w:ascii="Arial" w:hAnsi="Arial" w:cs="Arial"/>
                <w:sz w:val="16"/>
                <w:szCs w:val="16"/>
              </w:rPr>
              <w:t>FFS</w:t>
            </w:r>
          </w:p>
        </w:tc>
      </w:tr>
      <w:tr w:rsidR="00555881" w:rsidRPr="004A700E" w14:paraId="7DE2B3FE" w14:textId="77777777" w:rsidTr="00A2291D">
        <w:trPr>
          <w:jc w:val="center"/>
        </w:trPr>
        <w:tc>
          <w:tcPr>
            <w:tcW w:w="325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3751E71" w14:textId="77777777" w:rsidR="00555881" w:rsidRPr="004A700E" w:rsidRDefault="00555881" w:rsidP="00C663CA">
            <w:pPr>
              <w:jc w:val="center"/>
              <w:rPr>
                <w:rFonts w:ascii="Arial" w:hAnsi="Arial" w:cs="Arial"/>
                <w:sz w:val="16"/>
                <w:szCs w:val="16"/>
              </w:rPr>
            </w:pPr>
            <w:r w:rsidRPr="004A700E">
              <w:rPr>
                <w:rFonts w:ascii="Arial" w:hAnsi="Arial" w:cs="Arial"/>
                <w:sz w:val="16"/>
                <w:szCs w:val="16"/>
              </w:rPr>
              <w:t>Polarization loss</w:t>
            </w:r>
          </w:p>
        </w:tc>
        <w:tc>
          <w:tcPr>
            <w:tcW w:w="6657" w:type="dxa"/>
            <w:tcBorders>
              <w:top w:val="nil"/>
              <w:left w:val="nil"/>
              <w:bottom w:val="single" w:sz="8" w:space="0" w:color="auto"/>
              <w:right w:val="single" w:sz="8" w:space="0" w:color="auto"/>
            </w:tcBorders>
            <w:tcMar>
              <w:top w:w="0" w:type="dxa"/>
              <w:left w:w="108" w:type="dxa"/>
              <w:bottom w:w="0" w:type="dxa"/>
              <w:right w:w="108" w:type="dxa"/>
            </w:tcMar>
            <w:hideMark/>
          </w:tcPr>
          <w:p w14:paraId="0F1D9B7D" w14:textId="77777777" w:rsidR="00555881" w:rsidRPr="004A700E" w:rsidRDefault="00555881" w:rsidP="00C663CA">
            <w:pPr>
              <w:jc w:val="center"/>
              <w:rPr>
                <w:rFonts w:ascii="Arial" w:hAnsi="Arial" w:cs="Arial"/>
                <w:sz w:val="16"/>
                <w:szCs w:val="16"/>
              </w:rPr>
            </w:pPr>
            <w:r w:rsidRPr="004A700E">
              <w:rPr>
                <w:rFonts w:ascii="Arial" w:hAnsi="Arial" w:cs="Arial"/>
                <w:sz w:val="16"/>
                <w:szCs w:val="16"/>
              </w:rPr>
              <w:t>As agreed separately</w:t>
            </w:r>
          </w:p>
        </w:tc>
      </w:tr>
      <w:tr w:rsidR="00555881" w:rsidRPr="004A700E" w14:paraId="62B9AE15" w14:textId="77777777" w:rsidTr="00A2291D">
        <w:trPr>
          <w:jc w:val="center"/>
        </w:trPr>
        <w:tc>
          <w:tcPr>
            <w:tcW w:w="325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D201034" w14:textId="77777777" w:rsidR="00555881" w:rsidRPr="004A700E" w:rsidRDefault="00555881" w:rsidP="00C663CA">
            <w:pPr>
              <w:jc w:val="center"/>
              <w:rPr>
                <w:rFonts w:ascii="Arial" w:hAnsi="Arial" w:cs="Arial"/>
                <w:sz w:val="16"/>
                <w:szCs w:val="16"/>
              </w:rPr>
            </w:pPr>
            <w:r w:rsidRPr="004A700E">
              <w:rPr>
                <w:rFonts w:ascii="Arial" w:hAnsi="Arial" w:cs="Arial"/>
                <w:sz w:val="16"/>
                <w:szCs w:val="16"/>
              </w:rPr>
              <w:t>Outcome</w:t>
            </w:r>
          </w:p>
        </w:tc>
        <w:tc>
          <w:tcPr>
            <w:tcW w:w="6657" w:type="dxa"/>
            <w:tcBorders>
              <w:top w:val="nil"/>
              <w:left w:val="nil"/>
              <w:bottom w:val="single" w:sz="8" w:space="0" w:color="auto"/>
              <w:right w:val="single" w:sz="8" w:space="0" w:color="auto"/>
            </w:tcBorders>
            <w:tcMar>
              <w:top w:w="0" w:type="dxa"/>
              <w:left w:w="108" w:type="dxa"/>
              <w:bottom w:w="0" w:type="dxa"/>
              <w:right w:w="108" w:type="dxa"/>
            </w:tcMar>
            <w:hideMark/>
          </w:tcPr>
          <w:p w14:paraId="521AA1B0" w14:textId="77777777" w:rsidR="00555881" w:rsidRPr="004A700E" w:rsidRDefault="00555881" w:rsidP="00C663CA">
            <w:pPr>
              <w:jc w:val="center"/>
              <w:rPr>
                <w:rFonts w:ascii="Arial" w:hAnsi="Arial" w:cs="Arial"/>
                <w:sz w:val="16"/>
                <w:szCs w:val="16"/>
              </w:rPr>
            </w:pPr>
            <w:r w:rsidRPr="004A700E">
              <w:rPr>
                <w:rFonts w:ascii="Arial" w:hAnsi="Arial" w:cs="Arial"/>
                <w:sz w:val="16"/>
                <w:szCs w:val="16"/>
              </w:rPr>
              <w:t>CNR</w:t>
            </w:r>
          </w:p>
        </w:tc>
      </w:tr>
      <w:tr w:rsidR="00555881" w:rsidRPr="004A700E" w14:paraId="55FB015C" w14:textId="77777777" w:rsidTr="00A2291D">
        <w:trPr>
          <w:jc w:val="center"/>
        </w:trPr>
        <w:tc>
          <w:tcPr>
            <w:tcW w:w="9913"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85850F8" w14:textId="54780E9D" w:rsidR="00555881" w:rsidRPr="004A700E" w:rsidRDefault="00555881" w:rsidP="00CF6E6D">
            <w:pPr>
              <w:numPr>
                <w:ilvl w:val="0"/>
                <w:numId w:val="381"/>
              </w:numPr>
              <w:ind w:left="851" w:hanging="851"/>
              <w:rPr>
                <w:rFonts w:ascii="Arial" w:hAnsi="Arial" w:cs="Arial"/>
                <w:sz w:val="16"/>
                <w:szCs w:val="16"/>
              </w:rPr>
            </w:pPr>
            <w:r w:rsidRPr="004A700E">
              <w:rPr>
                <w:rFonts w:ascii="Arial" w:hAnsi="Arial" w:cs="Arial"/>
                <w:sz w:val="16"/>
                <w:szCs w:val="16"/>
              </w:rPr>
              <w:t>NOTE 1: Based on P3 curve for 1% of time from Figure 6.6.6.1.4-1 of [2] after frequency scaling.</w:t>
            </w:r>
          </w:p>
          <w:p w14:paraId="3F26FECE" w14:textId="637D2EBB" w:rsidR="00555881" w:rsidRPr="004A700E" w:rsidRDefault="00555881" w:rsidP="00CF6E6D">
            <w:pPr>
              <w:numPr>
                <w:ilvl w:val="0"/>
                <w:numId w:val="381"/>
              </w:numPr>
              <w:ind w:left="851" w:hanging="851"/>
              <w:rPr>
                <w:rFonts w:ascii="Arial" w:hAnsi="Arial" w:cs="Arial"/>
                <w:sz w:val="16"/>
                <w:szCs w:val="16"/>
              </w:rPr>
            </w:pPr>
            <w:r w:rsidRPr="004A700E">
              <w:rPr>
                <w:rFonts w:ascii="Arial" w:hAnsi="Arial" w:cs="Arial"/>
                <w:sz w:val="16"/>
                <w:szCs w:val="16"/>
                <w:lang w:eastAsia="ko-KR"/>
              </w:rPr>
              <w:fldChar w:fldCharType="begin"/>
            </w:r>
            <w:r w:rsidRPr="004A700E">
              <w:rPr>
                <w:rFonts w:ascii="Arial" w:hAnsi="Arial" w:cs="Arial"/>
                <w:sz w:val="16"/>
                <w:szCs w:val="16"/>
                <w:lang w:eastAsia="ko-KR"/>
              </w:rPr>
              <w:instrText xml:space="preserve"> INCLUDEPICTURE  "cid:image002.png@01D86B64.CB773B00" \* MERGEFORMATINET </w:instrText>
            </w:r>
            <w:r w:rsidRPr="004A700E">
              <w:rPr>
                <w:rFonts w:ascii="Arial" w:hAnsi="Arial" w:cs="Arial"/>
                <w:sz w:val="16"/>
                <w:szCs w:val="16"/>
                <w:lang w:eastAsia="ko-KR"/>
              </w:rPr>
              <w:fldChar w:fldCharType="separate"/>
            </w:r>
            <w:r w:rsidR="003E398B">
              <w:rPr>
                <w:rFonts w:ascii="Arial" w:hAnsi="Arial" w:cs="Arial"/>
                <w:sz w:val="16"/>
                <w:szCs w:val="16"/>
                <w:lang w:eastAsia="ko-KR"/>
              </w:rPr>
              <w:fldChar w:fldCharType="begin"/>
            </w:r>
            <w:r w:rsidR="003E398B">
              <w:rPr>
                <w:rFonts w:ascii="Arial" w:hAnsi="Arial" w:cs="Arial"/>
                <w:sz w:val="16"/>
                <w:szCs w:val="16"/>
                <w:lang w:eastAsia="ko-KR"/>
              </w:rPr>
              <w:instrText xml:space="preserve"> INCLUDEPICTURE  "cid:image002.png@01D86B64.CB773B00" \* MERGEFORMATINET </w:instrText>
            </w:r>
            <w:r w:rsidR="003E398B">
              <w:rPr>
                <w:rFonts w:ascii="Arial" w:hAnsi="Arial" w:cs="Arial"/>
                <w:sz w:val="16"/>
                <w:szCs w:val="16"/>
                <w:lang w:eastAsia="ko-KR"/>
              </w:rPr>
              <w:fldChar w:fldCharType="separate"/>
            </w:r>
            <w:r w:rsidR="00C3309E">
              <w:rPr>
                <w:rFonts w:ascii="Arial" w:hAnsi="Arial" w:cs="Arial"/>
                <w:sz w:val="16"/>
                <w:szCs w:val="16"/>
                <w:lang w:eastAsia="ko-KR"/>
              </w:rPr>
              <w:fldChar w:fldCharType="begin"/>
            </w:r>
            <w:r w:rsidR="00C3309E">
              <w:rPr>
                <w:rFonts w:ascii="Arial" w:hAnsi="Arial" w:cs="Arial"/>
                <w:sz w:val="16"/>
                <w:szCs w:val="16"/>
                <w:lang w:eastAsia="ko-KR"/>
              </w:rPr>
              <w:instrText xml:space="preserve"> INCLUDEPICTURE  "cid:image002.png@01D86B64.CB773B00" \* MERGEFORMATINET </w:instrText>
            </w:r>
            <w:r w:rsidR="00C3309E">
              <w:rPr>
                <w:rFonts w:ascii="Arial" w:hAnsi="Arial" w:cs="Arial"/>
                <w:sz w:val="16"/>
                <w:szCs w:val="16"/>
                <w:lang w:eastAsia="ko-KR"/>
              </w:rPr>
              <w:fldChar w:fldCharType="separate"/>
            </w:r>
            <w:r w:rsidR="00D72430">
              <w:rPr>
                <w:rFonts w:ascii="Arial" w:hAnsi="Arial" w:cs="Arial"/>
                <w:sz w:val="16"/>
                <w:szCs w:val="16"/>
                <w:lang w:eastAsia="ko-KR"/>
              </w:rPr>
              <w:fldChar w:fldCharType="begin"/>
            </w:r>
            <w:r w:rsidR="00D72430">
              <w:rPr>
                <w:rFonts w:ascii="Arial" w:hAnsi="Arial" w:cs="Arial"/>
                <w:sz w:val="16"/>
                <w:szCs w:val="16"/>
                <w:lang w:eastAsia="ko-KR"/>
              </w:rPr>
              <w:instrText xml:space="preserve"> INCLUDEPICTURE  "cid:image002.png@01D86B64.CB773B00" \* MERGEFORMATINET </w:instrText>
            </w:r>
            <w:r w:rsidR="00D72430">
              <w:rPr>
                <w:rFonts w:ascii="Arial" w:hAnsi="Arial" w:cs="Arial"/>
                <w:sz w:val="16"/>
                <w:szCs w:val="16"/>
                <w:lang w:eastAsia="ko-KR"/>
              </w:rPr>
              <w:fldChar w:fldCharType="separate"/>
            </w:r>
            <w:r w:rsidR="00660A87">
              <w:rPr>
                <w:rFonts w:ascii="Arial" w:hAnsi="Arial" w:cs="Arial"/>
                <w:sz w:val="16"/>
                <w:szCs w:val="16"/>
                <w:lang w:eastAsia="ko-KR"/>
              </w:rPr>
              <w:fldChar w:fldCharType="begin"/>
            </w:r>
            <w:r w:rsidR="00660A87">
              <w:rPr>
                <w:rFonts w:ascii="Arial" w:hAnsi="Arial" w:cs="Arial"/>
                <w:sz w:val="16"/>
                <w:szCs w:val="16"/>
                <w:lang w:eastAsia="ko-KR"/>
              </w:rPr>
              <w:instrText xml:space="preserve"> INCLUDEPICTURE  "cid:image002.png@01D86B64.CB773B00" \* MERGEFORMATINET </w:instrText>
            </w:r>
            <w:r w:rsidR="00660A87">
              <w:rPr>
                <w:rFonts w:ascii="Arial" w:hAnsi="Arial" w:cs="Arial"/>
                <w:sz w:val="16"/>
                <w:szCs w:val="16"/>
                <w:lang w:eastAsia="ko-KR"/>
              </w:rPr>
              <w:fldChar w:fldCharType="separate"/>
            </w:r>
            <w:r w:rsidR="00C5156D">
              <w:rPr>
                <w:rFonts w:ascii="Arial" w:hAnsi="Arial" w:cs="Arial"/>
                <w:sz w:val="16"/>
                <w:szCs w:val="16"/>
                <w:lang w:eastAsia="ko-KR"/>
              </w:rPr>
              <w:fldChar w:fldCharType="begin"/>
            </w:r>
            <w:r w:rsidR="00C5156D">
              <w:rPr>
                <w:rFonts w:ascii="Arial" w:hAnsi="Arial" w:cs="Arial"/>
                <w:sz w:val="16"/>
                <w:szCs w:val="16"/>
                <w:lang w:eastAsia="ko-KR"/>
              </w:rPr>
              <w:instrText xml:space="preserve"> INCLUDEPICTURE  "cid:image002.png@01D86B64.CB773B00" \* MERGEFORMATINET </w:instrText>
            </w:r>
            <w:r w:rsidR="00C5156D">
              <w:rPr>
                <w:rFonts w:ascii="Arial" w:hAnsi="Arial" w:cs="Arial"/>
                <w:sz w:val="16"/>
                <w:szCs w:val="16"/>
                <w:lang w:eastAsia="ko-KR"/>
              </w:rPr>
              <w:fldChar w:fldCharType="separate"/>
            </w:r>
            <w:r w:rsidR="009E4FD9">
              <w:rPr>
                <w:rFonts w:ascii="Arial" w:hAnsi="Arial" w:cs="Arial"/>
                <w:sz w:val="16"/>
                <w:szCs w:val="16"/>
                <w:lang w:eastAsia="ko-KR"/>
              </w:rPr>
              <w:fldChar w:fldCharType="begin"/>
            </w:r>
            <w:r w:rsidR="009E4FD9">
              <w:rPr>
                <w:rFonts w:ascii="Arial" w:hAnsi="Arial" w:cs="Arial"/>
                <w:sz w:val="16"/>
                <w:szCs w:val="16"/>
                <w:lang w:eastAsia="ko-KR"/>
              </w:rPr>
              <w:instrText xml:space="preserve"> INCLUDEPICTURE  "cid:image002.png@01D86B64.CB773B00" \* MERGEFORMATINET </w:instrText>
            </w:r>
            <w:r w:rsidR="009E4FD9">
              <w:rPr>
                <w:rFonts w:ascii="Arial" w:hAnsi="Arial" w:cs="Arial"/>
                <w:sz w:val="16"/>
                <w:szCs w:val="16"/>
                <w:lang w:eastAsia="ko-KR"/>
              </w:rPr>
              <w:fldChar w:fldCharType="separate"/>
            </w:r>
            <w:r w:rsidR="001024E3">
              <w:rPr>
                <w:rFonts w:ascii="Arial" w:hAnsi="Arial" w:cs="Arial"/>
                <w:sz w:val="16"/>
                <w:szCs w:val="16"/>
                <w:lang w:eastAsia="ko-KR"/>
              </w:rPr>
              <w:fldChar w:fldCharType="begin"/>
            </w:r>
            <w:r w:rsidR="001024E3">
              <w:rPr>
                <w:rFonts w:ascii="Arial" w:hAnsi="Arial" w:cs="Arial"/>
                <w:sz w:val="16"/>
                <w:szCs w:val="16"/>
                <w:lang w:eastAsia="ko-KR"/>
              </w:rPr>
              <w:instrText xml:space="preserve"> INCLUDEPICTURE  "cid:image002.png@01D86B64.CB773B00" \* MERGEFORMATINET </w:instrText>
            </w:r>
            <w:r w:rsidR="001024E3">
              <w:rPr>
                <w:rFonts w:ascii="Arial" w:hAnsi="Arial" w:cs="Arial"/>
                <w:sz w:val="16"/>
                <w:szCs w:val="16"/>
                <w:lang w:eastAsia="ko-KR"/>
              </w:rPr>
              <w:fldChar w:fldCharType="separate"/>
            </w:r>
            <w:r w:rsidR="00D32EF9">
              <w:rPr>
                <w:rFonts w:ascii="Arial" w:hAnsi="Arial" w:cs="Arial"/>
                <w:sz w:val="16"/>
                <w:szCs w:val="16"/>
                <w:lang w:eastAsia="ko-KR"/>
              </w:rPr>
              <w:fldChar w:fldCharType="begin"/>
            </w:r>
            <w:r w:rsidR="00D32EF9">
              <w:rPr>
                <w:rFonts w:ascii="Arial" w:hAnsi="Arial" w:cs="Arial"/>
                <w:sz w:val="16"/>
                <w:szCs w:val="16"/>
                <w:lang w:eastAsia="ko-KR"/>
              </w:rPr>
              <w:instrText xml:space="preserve"> INCLUDEPICTURE  "cid:image002.png@01D86B64.CB773B00" \* MERGEFORMATINET </w:instrText>
            </w:r>
            <w:r w:rsidR="00D32EF9">
              <w:rPr>
                <w:rFonts w:ascii="Arial" w:hAnsi="Arial" w:cs="Arial"/>
                <w:sz w:val="16"/>
                <w:szCs w:val="16"/>
                <w:lang w:eastAsia="ko-KR"/>
              </w:rPr>
              <w:fldChar w:fldCharType="separate"/>
            </w:r>
            <w:r w:rsidR="003C7D60">
              <w:rPr>
                <w:rFonts w:ascii="Arial" w:hAnsi="Arial" w:cs="Arial"/>
                <w:sz w:val="16"/>
                <w:szCs w:val="16"/>
                <w:lang w:eastAsia="ko-KR"/>
              </w:rPr>
              <w:fldChar w:fldCharType="begin"/>
            </w:r>
            <w:r w:rsidR="003C7D60">
              <w:rPr>
                <w:rFonts w:ascii="Arial" w:hAnsi="Arial" w:cs="Arial"/>
                <w:sz w:val="16"/>
                <w:szCs w:val="16"/>
                <w:lang w:eastAsia="ko-KR"/>
              </w:rPr>
              <w:instrText xml:space="preserve"> INCLUDEPICTURE  "cid:image002.png@01D86B64.CB773B00" \* MERGEFORMATINET </w:instrText>
            </w:r>
            <w:r w:rsidR="003C7D60">
              <w:rPr>
                <w:rFonts w:ascii="Arial" w:hAnsi="Arial" w:cs="Arial"/>
                <w:sz w:val="16"/>
                <w:szCs w:val="16"/>
                <w:lang w:eastAsia="ko-KR"/>
              </w:rPr>
              <w:fldChar w:fldCharType="separate"/>
            </w:r>
            <w:r w:rsidR="00842CF4">
              <w:rPr>
                <w:rFonts w:ascii="Arial" w:hAnsi="Arial" w:cs="Arial"/>
                <w:sz w:val="16"/>
                <w:szCs w:val="16"/>
                <w:lang w:eastAsia="ko-KR"/>
              </w:rPr>
              <w:fldChar w:fldCharType="begin"/>
            </w:r>
            <w:r w:rsidR="00842CF4">
              <w:rPr>
                <w:rFonts w:ascii="Arial" w:hAnsi="Arial" w:cs="Arial"/>
                <w:sz w:val="16"/>
                <w:szCs w:val="16"/>
                <w:lang w:eastAsia="ko-KR"/>
              </w:rPr>
              <w:instrText xml:space="preserve"> INCLUDEPICTURE  "cid:image002.png@01D86B64.CB773B00" \* MERGEFORMATINET </w:instrText>
            </w:r>
            <w:r w:rsidR="00842CF4">
              <w:rPr>
                <w:rFonts w:ascii="Arial" w:hAnsi="Arial" w:cs="Arial"/>
                <w:sz w:val="16"/>
                <w:szCs w:val="16"/>
                <w:lang w:eastAsia="ko-KR"/>
              </w:rPr>
              <w:fldChar w:fldCharType="separate"/>
            </w:r>
            <w:r w:rsidR="00E046B7">
              <w:rPr>
                <w:rFonts w:ascii="Arial" w:hAnsi="Arial" w:cs="Arial"/>
                <w:sz w:val="16"/>
                <w:szCs w:val="16"/>
                <w:lang w:eastAsia="ko-KR"/>
              </w:rPr>
              <w:fldChar w:fldCharType="begin"/>
            </w:r>
            <w:r w:rsidR="00E046B7">
              <w:rPr>
                <w:rFonts w:ascii="Arial" w:hAnsi="Arial" w:cs="Arial"/>
                <w:sz w:val="16"/>
                <w:szCs w:val="16"/>
                <w:lang w:eastAsia="ko-KR"/>
              </w:rPr>
              <w:instrText xml:space="preserve"> INCLUDEPICTURE  "cid:image002.png@01D86B64.CB773B00" \* MERGEFORMATINET </w:instrText>
            </w:r>
            <w:r w:rsidR="00E046B7">
              <w:rPr>
                <w:rFonts w:ascii="Arial" w:hAnsi="Arial" w:cs="Arial"/>
                <w:sz w:val="16"/>
                <w:szCs w:val="16"/>
                <w:lang w:eastAsia="ko-KR"/>
              </w:rPr>
              <w:fldChar w:fldCharType="separate"/>
            </w:r>
            <w:r w:rsidR="00CF6E6D">
              <w:rPr>
                <w:rFonts w:ascii="Arial" w:hAnsi="Arial" w:cs="Arial"/>
                <w:sz w:val="16"/>
                <w:szCs w:val="16"/>
                <w:lang w:eastAsia="ko-KR"/>
              </w:rPr>
              <w:fldChar w:fldCharType="begin"/>
            </w:r>
            <w:r w:rsidR="00CF6E6D">
              <w:rPr>
                <w:rFonts w:ascii="Arial" w:hAnsi="Arial" w:cs="Arial"/>
                <w:sz w:val="16"/>
                <w:szCs w:val="16"/>
                <w:lang w:eastAsia="ko-KR"/>
              </w:rPr>
              <w:instrText xml:space="preserve"> INCLUDEPICTURE  "cid:image002.png@01D86B64.CB773B00" \* MERGEFORMATINET </w:instrText>
            </w:r>
            <w:r w:rsidR="00CF6E6D">
              <w:rPr>
                <w:rFonts w:ascii="Arial" w:hAnsi="Arial" w:cs="Arial"/>
                <w:sz w:val="16"/>
                <w:szCs w:val="16"/>
                <w:lang w:eastAsia="ko-KR"/>
              </w:rPr>
              <w:fldChar w:fldCharType="separate"/>
            </w:r>
            <w:r w:rsidR="00067092">
              <w:rPr>
                <w:rFonts w:ascii="Arial" w:hAnsi="Arial" w:cs="Arial"/>
                <w:sz w:val="16"/>
                <w:szCs w:val="16"/>
                <w:lang w:eastAsia="ko-KR"/>
              </w:rPr>
              <w:fldChar w:fldCharType="begin"/>
            </w:r>
            <w:r w:rsidR="00067092">
              <w:rPr>
                <w:rFonts w:ascii="Arial" w:hAnsi="Arial" w:cs="Arial"/>
                <w:sz w:val="16"/>
                <w:szCs w:val="16"/>
                <w:lang w:eastAsia="ko-KR"/>
              </w:rPr>
              <w:instrText xml:space="preserve"> INCLUDEPICTURE  "cid:image002.png@01D86B64.CB773B00" \* MERGEFORMATINET </w:instrText>
            </w:r>
            <w:r w:rsidR="00067092">
              <w:rPr>
                <w:rFonts w:ascii="Arial" w:hAnsi="Arial" w:cs="Arial"/>
                <w:sz w:val="16"/>
                <w:szCs w:val="16"/>
                <w:lang w:eastAsia="ko-KR"/>
              </w:rPr>
              <w:fldChar w:fldCharType="separate"/>
            </w:r>
            <w:r w:rsidR="009B7098">
              <w:rPr>
                <w:rFonts w:ascii="Arial" w:hAnsi="Arial" w:cs="Arial"/>
                <w:sz w:val="16"/>
                <w:szCs w:val="16"/>
                <w:lang w:eastAsia="ko-KR"/>
              </w:rPr>
              <w:fldChar w:fldCharType="begin"/>
            </w:r>
            <w:r w:rsidR="009B7098">
              <w:rPr>
                <w:rFonts w:ascii="Arial" w:hAnsi="Arial" w:cs="Arial"/>
                <w:sz w:val="16"/>
                <w:szCs w:val="16"/>
                <w:lang w:eastAsia="ko-KR"/>
              </w:rPr>
              <w:instrText xml:space="preserve"> INCLUDEPICTURE  "cid:image002.png@01D86B64.CB773B00" \* MERGEFORMATINET </w:instrText>
            </w:r>
            <w:r w:rsidR="009B7098">
              <w:rPr>
                <w:rFonts w:ascii="Arial" w:hAnsi="Arial" w:cs="Arial"/>
                <w:sz w:val="16"/>
                <w:szCs w:val="16"/>
                <w:lang w:eastAsia="ko-KR"/>
              </w:rPr>
              <w:fldChar w:fldCharType="separate"/>
            </w:r>
            <w:r w:rsidR="00B532F7">
              <w:rPr>
                <w:rFonts w:ascii="Arial" w:hAnsi="Arial" w:cs="Arial"/>
                <w:sz w:val="16"/>
                <w:szCs w:val="16"/>
                <w:lang w:eastAsia="ko-KR"/>
              </w:rPr>
              <w:fldChar w:fldCharType="begin"/>
            </w:r>
            <w:r w:rsidR="00B532F7">
              <w:rPr>
                <w:rFonts w:ascii="Arial" w:hAnsi="Arial" w:cs="Arial"/>
                <w:sz w:val="16"/>
                <w:szCs w:val="16"/>
                <w:lang w:eastAsia="ko-KR"/>
              </w:rPr>
              <w:instrText xml:space="preserve"> INCLUDEPICTURE  "cid:image002.png@01D86B64.CB773B00" \* MERGEFORMATINET </w:instrText>
            </w:r>
            <w:r w:rsidR="00B532F7">
              <w:rPr>
                <w:rFonts w:ascii="Arial" w:hAnsi="Arial" w:cs="Arial"/>
                <w:sz w:val="16"/>
                <w:szCs w:val="16"/>
                <w:lang w:eastAsia="ko-KR"/>
              </w:rPr>
              <w:fldChar w:fldCharType="separate"/>
            </w:r>
            <w:r w:rsidR="00F12D53">
              <w:rPr>
                <w:rFonts w:ascii="Arial" w:hAnsi="Arial" w:cs="Arial"/>
                <w:sz w:val="16"/>
                <w:szCs w:val="16"/>
                <w:lang w:eastAsia="ko-KR"/>
              </w:rPr>
              <w:fldChar w:fldCharType="begin"/>
            </w:r>
            <w:r w:rsidR="00F12D53">
              <w:rPr>
                <w:rFonts w:ascii="Arial" w:hAnsi="Arial" w:cs="Arial"/>
                <w:sz w:val="16"/>
                <w:szCs w:val="16"/>
                <w:lang w:eastAsia="ko-KR"/>
              </w:rPr>
              <w:instrText xml:space="preserve"> INCLUDEPICTURE  "cid:image002.png@01D86B64.CB773B00" \* MERGEFORMATINET </w:instrText>
            </w:r>
            <w:r w:rsidR="00F12D53">
              <w:rPr>
                <w:rFonts w:ascii="Arial" w:hAnsi="Arial" w:cs="Arial"/>
                <w:sz w:val="16"/>
                <w:szCs w:val="16"/>
                <w:lang w:eastAsia="ko-KR"/>
              </w:rPr>
              <w:fldChar w:fldCharType="separate"/>
            </w:r>
            <w:r w:rsidR="001B5688">
              <w:rPr>
                <w:rFonts w:ascii="Arial" w:hAnsi="Arial" w:cs="Arial"/>
                <w:sz w:val="16"/>
                <w:szCs w:val="16"/>
                <w:lang w:eastAsia="ko-KR"/>
              </w:rPr>
              <w:fldChar w:fldCharType="begin"/>
            </w:r>
            <w:r w:rsidR="001B5688">
              <w:rPr>
                <w:rFonts w:ascii="Arial" w:hAnsi="Arial" w:cs="Arial"/>
                <w:sz w:val="16"/>
                <w:szCs w:val="16"/>
                <w:lang w:eastAsia="ko-KR"/>
              </w:rPr>
              <w:instrText xml:space="preserve"> </w:instrText>
            </w:r>
            <w:r w:rsidR="001B5688">
              <w:rPr>
                <w:rFonts w:ascii="Arial" w:hAnsi="Arial" w:cs="Arial"/>
                <w:sz w:val="16"/>
                <w:szCs w:val="16"/>
                <w:lang w:eastAsia="ko-KR"/>
              </w:rPr>
              <w:instrText>INCLUDEPICTURE  "cid:image002.png@01</w:instrText>
            </w:r>
            <w:r w:rsidR="001B5688">
              <w:rPr>
                <w:rFonts w:ascii="Arial" w:hAnsi="Arial" w:cs="Arial"/>
                <w:sz w:val="16"/>
                <w:szCs w:val="16"/>
                <w:lang w:eastAsia="ko-KR"/>
              </w:rPr>
              <w:instrText>D86B64.CB773B00" \* MERGEFORMATINET</w:instrText>
            </w:r>
            <w:r w:rsidR="001B5688">
              <w:rPr>
                <w:rFonts w:ascii="Arial" w:hAnsi="Arial" w:cs="Arial"/>
                <w:sz w:val="16"/>
                <w:szCs w:val="16"/>
                <w:lang w:eastAsia="ko-KR"/>
              </w:rPr>
              <w:instrText xml:space="preserve"> </w:instrText>
            </w:r>
            <w:r w:rsidR="001B5688">
              <w:rPr>
                <w:rFonts w:ascii="Arial" w:hAnsi="Arial" w:cs="Arial"/>
                <w:sz w:val="16"/>
                <w:szCs w:val="16"/>
                <w:lang w:eastAsia="ko-KR"/>
              </w:rPr>
              <w:fldChar w:fldCharType="separate"/>
            </w:r>
            <w:r w:rsidR="002256D2">
              <w:rPr>
                <w:rFonts w:ascii="Arial" w:hAnsi="Arial" w:cs="Arial"/>
                <w:sz w:val="16"/>
                <w:szCs w:val="16"/>
                <w:lang w:eastAsia="ko-KR"/>
              </w:rPr>
              <w:pict w14:anchorId="141E4CD0">
                <v:shape id="図 5" o:spid="_x0000_i1052" type="#_x0000_t75" style="width:225pt;height:18pt">
                  <v:imagedata r:id="rId2891" r:href="rId2892"/>
                </v:shape>
              </w:pict>
            </w:r>
            <w:r w:rsidR="001B5688">
              <w:rPr>
                <w:rFonts w:ascii="Arial" w:hAnsi="Arial" w:cs="Arial"/>
                <w:sz w:val="16"/>
                <w:szCs w:val="16"/>
                <w:lang w:eastAsia="ko-KR"/>
              </w:rPr>
              <w:fldChar w:fldCharType="end"/>
            </w:r>
            <w:r w:rsidR="00F12D53">
              <w:rPr>
                <w:rFonts w:ascii="Arial" w:hAnsi="Arial" w:cs="Arial"/>
                <w:sz w:val="16"/>
                <w:szCs w:val="16"/>
                <w:lang w:eastAsia="ko-KR"/>
              </w:rPr>
              <w:fldChar w:fldCharType="end"/>
            </w:r>
            <w:r w:rsidR="00B532F7">
              <w:rPr>
                <w:rFonts w:ascii="Arial" w:hAnsi="Arial" w:cs="Arial"/>
                <w:sz w:val="16"/>
                <w:szCs w:val="16"/>
                <w:lang w:eastAsia="ko-KR"/>
              </w:rPr>
              <w:fldChar w:fldCharType="end"/>
            </w:r>
            <w:r w:rsidR="009B7098">
              <w:rPr>
                <w:rFonts w:ascii="Arial" w:hAnsi="Arial" w:cs="Arial"/>
                <w:sz w:val="16"/>
                <w:szCs w:val="16"/>
                <w:lang w:eastAsia="ko-KR"/>
              </w:rPr>
              <w:fldChar w:fldCharType="end"/>
            </w:r>
            <w:r w:rsidR="00067092">
              <w:rPr>
                <w:rFonts w:ascii="Arial" w:hAnsi="Arial" w:cs="Arial"/>
                <w:sz w:val="16"/>
                <w:szCs w:val="16"/>
                <w:lang w:eastAsia="ko-KR"/>
              </w:rPr>
              <w:fldChar w:fldCharType="end"/>
            </w:r>
            <w:r w:rsidR="00CF6E6D">
              <w:rPr>
                <w:rFonts w:ascii="Arial" w:hAnsi="Arial" w:cs="Arial"/>
                <w:sz w:val="16"/>
                <w:szCs w:val="16"/>
                <w:lang w:eastAsia="ko-KR"/>
              </w:rPr>
              <w:fldChar w:fldCharType="end"/>
            </w:r>
            <w:r w:rsidR="00E046B7">
              <w:rPr>
                <w:rFonts w:ascii="Arial" w:hAnsi="Arial" w:cs="Arial"/>
                <w:sz w:val="16"/>
                <w:szCs w:val="16"/>
                <w:lang w:eastAsia="ko-KR"/>
              </w:rPr>
              <w:fldChar w:fldCharType="end"/>
            </w:r>
            <w:r w:rsidR="00842CF4">
              <w:rPr>
                <w:rFonts w:ascii="Arial" w:hAnsi="Arial" w:cs="Arial"/>
                <w:sz w:val="16"/>
                <w:szCs w:val="16"/>
                <w:lang w:eastAsia="ko-KR"/>
              </w:rPr>
              <w:fldChar w:fldCharType="end"/>
            </w:r>
            <w:r w:rsidR="003C7D60">
              <w:rPr>
                <w:rFonts w:ascii="Arial" w:hAnsi="Arial" w:cs="Arial"/>
                <w:sz w:val="16"/>
                <w:szCs w:val="16"/>
                <w:lang w:eastAsia="ko-KR"/>
              </w:rPr>
              <w:fldChar w:fldCharType="end"/>
            </w:r>
            <w:r w:rsidR="00D32EF9">
              <w:rPr>
                <w:rFonts w:ascii="Arial" w:hAnsi="Arial" w:cs="Arial"/>
                <w:sz w:val="16"/>
                <w:szCs w:val="16"/>
                <w:lang w:eastAsia="ko-KR"/>
              </w:rPr>
              <w:fldChar w:fldCharType="end"/>
            </w:r>
            <w:r w:rsidR="001024E3">
              <w:rPr>
                <w:rFonts w:ascii="Arial" w:hAnsi="Arial" w:cs="Arial"/>
                <w:sz w:val="16"/>
                <w:szCs w:val="16"/>
                <w:lang w:eastAsia="ko-KR"/>
              </w:rPr>
              <w:fldChar w:fldCharType="end"/>
            </w:r>
            <w:r w:rsidR="009E4FD9">
              <w:rPr>
                <w:rFonts w:ascii="Arial" w:hAnsi="Arial" w:cs="Arial"/>
                <w:sz w:val="16"/>
                <w:szCs w:val="16"/>
                <w:lang w:eastAsia="ko-KR"/>
              </w:rPr>
              <w:fldChar w:fldCharType="end"/>
            </w:r>
            <w:r w:rsidR="00C5156D">
              <w:rPr>
                <w:rFonts w:ascii="Arial" w:hAnsi="Arial" w:cs="Arial"/>
                <w:sz w:val="16"/>
                <w:szCs w:val="16"/>
                <w:lang w:eastAsia="ko-KR"/>
              </w:rPr>
              <w:fldChar w:fldCharType="end"/>
            </w:r>
            <w:r w:rsidR="00660A87">
              <w:rPr>
                <w:rFonts w:ascii="Arial" w:hAnsi="Arial" w:cs="Arial"/>
                <w:sz w:val="16"/>
                <w:szCs w:val="16"/>
                <w:lang w:eastAsia="ko-KR"/>
              </w:rPr>
              <w:fldChar w:fldCharType="end"/>
            </w:r>
            <w:r w:rsidR="00D72430">
              <w:rPr>
                <w:rFonts w:ascii="Arial" w:hAnsi="Arial" w:cs="Arial"/>
                <w:sz w:val="16"/>
                <w:szCs w:val="16"/>
                <w:lang w:eastAsia="ko-KR"/>
              </w:rPr>
              <w:fldChar w:fldCharType="end"/>
            </w:r>
            <w:r w:rsidR="00C3309E">
              <w:rPr>
                <w:rFonts w:ascii="Arial" w:hAnsi="Arial" w:cs="Arial"/>
                <w:sz w:val="16"/>
                <w:szCs w:val="16"/>
                <w:lang w:eastAsia="ko-KR"/>
              </w:rPr>
              <w:fldChar w:fldCharType="end"/>
            </w:r>
            <w:r w:rsidR="003E398B">
              <w:rPr>
                <w:rFonts w:ascii="Arial" w:hAnsi="Arial" w:cs="Arial"/>
                <w:sz w:val="16"/>
                <w:szCs w:val="16"/>
                <w:lang w:eastAsia="ko-KR"/>
              </w:rPr>
              <w:fldChar w:fldCharType="end"/>
            </w:r>
            <w:r w:rsidRPr="004A700E">
              <w:rPr>
                <w:rFonts w:ascii="Arial" w:hAnsi="Arial" w:cs="Arial"/>
                <w:sz w:val="16"/>
                <w:szCs w:val="16"/>
                <w:lang w:eastAsia="ko-KR"/>
              </w:rPr>
              <w:fldChar w:fldCharType="end"/>
            </w:r>
            <w:r w:rsidRPr="004A700E">
              <w:rPr>
                <w:rFonts w:ascii="Arial" w:hAnsi="Arial" w:cs="Arial"/>
                <w:sz w:val="16"/>
                <w:szCs w:val="16"/>
              </w:rPr>
              <w:t>dB</w:t>
            </w:r>
          </w:p>
          <w:p w14:paraId="5609EDF7" w14:textId="1EDF185D" w:rsidR="00555881" w:rsidRPr="004A700E" w:rsidRDefault="00555881" w:rsidP="00CF6E6D">
            <w:pPr>
              <w:numPr>
                <w:ilvl w:val="0"/>
                <w:numId w:val="381"/>
              </w:numPr>
              <w:ind w:left="851" w:hanging="851"/>
              <w:rPr>
                <w:rFonts w:ascii="Arial" w:hAnsi="Arial" w:cs="Arial"/>
                <w:sz w:val="16"/>
                <w:szCs w:val="16"/>
              </w:rPr>
            </w:pPr>
            <w:r w:rsidRPr="004A700E">
              <w:rPr>
                <w:rFonts w:ascii="Arial" w:hAnsi="Arial" w:cs="Arial"/>
                <w:sz w:val="16"/>
                <w:szCs w:val="16"/>
              </w:rPr>
              <w:t>NOTE 2: [2] in this table is 3GPP TR 38.811 v15.2.0: "Study on New Radio (NR) to support non-terrestrial networks (Release 15)</w:t>
            </w:r>
          </w:p>
        </w:tc>
      </w:tr>
    </w:tbl>
    <w:p w14:paraId="196FFE17" w14:textId="3AA60F02" w:rsidR="00555881" w:rsidRPr="004A700E" w:rsidRDefault="00555881" w:rsidP="004A700E">
      <w:pPr>
        <w:rPr>
          <w:rFonts w:ascii="Times New Roman" w:eastAsia="SimSun" w:hAnsi="Times New Roman"/>
          <w:szCs w:val="20"/>
          <w:lang w:eastAsia="ja-JP"/>
        </w:rPr>
      </w:pPr>
    </w:p>
    <w:p w14:paraId="78737FC2" w14:textId="0F9A8D48" w:rsidR="00555881" w:rsidRPr="004A700E" w:rsidRDefault="00555881" w:rsidP="004A700E">
      <w:pPr>
        <w:rPr>
          <w:rFonts w:ascii="Times New Roman" w:eastAsia="MS PGothic" w:hAnsi="Times New Roman"/>
          <w:szCs w:val="20"/>
          <w:lang w:val="en-US" w:eastAsia="ja-JP"/>
        </w:rPr>
      </w:pPr>
      <w:r w:rsidRPr="004A700E">
        <w:rPr>
          <w:rFonts w:ascii="Times New Roman" w:eastAsia="MS PGothic" w:hAnsi="Times New Roman"/>
          <w:szCs w:val="20"/>
          <w:highlight w:val="green"/>
          <w:lang w:eastAsia="zh-CN"/>
        </w:rPr>
        <w:t>Agreement</w:t>
      </w:r>
    </w:p>
    <w:p w14:paraId="01F939A7" w14:textId="77777777" w:rsidR="00555881" w:rsidRPr="004A700E" w:rsidRDefault="00555881" w:rsidP="004A700E">
      <w:pPr>
        <w:rPr>
          <w:rFonts w:ascii="Times New Roman" w:hAnsi="Times New Roman"/>
          <w:szCs w:val="20"/>
          <w:lang w:eastAsia="ja-JP"/>
        </w:rPr>
      </w:pPr>
      <w:r w:rsidRPr="004A700E">
        <w:rPr>
          <w:rFonts w:ascii="Times New Roman" w:hAnsi="Times New Roman"/>
          <w:szCs w:val="20"/>
          <w:lang w:eastAsia="ja-JP"/>
        </w:rPr>
        <w:t>If corresponding channel (including SCS) is agreed as evaluation target channel,</w:t>
      </w:r>
      <w:r w:rsidRPr="004A700E">
        <w:rPr>
          <w:rFonts w:ascii="Times New Roman" w:hAnsi="Times New Roman"/>
          <w:szCs w:val="20"/>
        </w:rPr>
        <w:t xml:space="preserve"> the following features introduced in Rel-17 Coverage enhancement WI can be applied in coverage evaluation of NR NTN.</w:t>
      </w:r>
    </w:p>
    <w:p w14:paraId="51257F07" w14:textId="77777777" w:rsidR="00555881" w:rsidRPr="004A700E" w:rsidRDefault="00555881" w:rsidP="00CF6E6D">
      <w:pPr>
        <w:pStyle w:val="ListParagraph"/>
        <w:numPr>
          <w:ilvl w:val="0"/>
          <w:numId w:val="195"/>
        </w:numPr>
      </w:pPr>
      <w:r w:rsidRPr="004A700E">
        <w:t>For VoIP, max 20 PUSCH repetitions if SCS = 15 kHz and packet combining/HARQ are not applied; otherwise, max 32 PUSCH repetitions with consideration of the impact on E2E latency</w:t>
      </w:r>
    </w:p>
    <w:p w14:paraId="268714B3" w14:textId="77777777" w:rsidR="00555881" w:rsidRPr="004A700E" w:rsidRDefault="00555881" w:rsidP="00CF6E6D">
      <w:pPr>
        <w:pStyle w:val="ListParagraph"/>
        <w:numPr>
          <w:ilvl w:val="0"/>
          <w:numId w:val="195"/>
        </w:numPr>
      </w:pPr>
      <w:r w:rsidRPr="004A700E">
        <w:lastRenderedPageBreak/>
        <w:t>For low-data rate service, max 32 PUSCH repetitions</w:t>
      </w:r>
    </w:p>
    <w:p w14:paraId="2731E9C0" w14:textId="77777777" w:rsidR="00555881" w:rsidRPr="004A700E" w:rsidRDefault="00555881" w:rsidP="00CF6E6D">
      <w:pPr>
        <w:pStyle w:val="ListParagraph"/>
        <w:numPr>
          <w:ilvl w:val="0"/>
          <w:numId w:val="195"/>
        </w:numPr>
      </w:pPr>
      <w:r w:rsidRPr="004A700E">
        <w:t>TBoMS</w:t>
      </w:r>
    </w:p>
    <w:p w14:paraId="40E1329B" w14:textId="77777777" w:rsidR="00555881" w:rsidRPr="004A700E" w:rsidRDefault="00555881" w:rsidP="00CF6E6D">
      <w:pPr>
        <w:pStyle w:val="ListParagraph"/>
        <w:numPr>
          <w:ilvl w:val="0"/>
          <w:numId w:val="195"/>
        </w:numPr>
      </w:pPr>
      <w:r w:rsidRPr="004A700E">
        <w:t>Joint channel estimation (DMRS bundling)</w:t>
      </w:r>
    </w:p>
    <w:p w14:paraId="1A5F4591" w14:textId="77777777" w:rsidR="00555881" w:rsidRPr="004A700E" w:rsidRDefault="00555881" w:rsidP="00CF6E6D">
      <w:pPr>
        <w:pStyle w:val="ListParagraph"/>
        <w:numPr>
          <w:ilvl w:val="1"/>
          <w:numId w:val="195"/>
        </w:numPr>
      </w:pPr>
      <w:r w:rsidRPr="004A700E">
        <w:t>Companies are encouraged to report how to apply</w:t>
      </w:r>
    </w:p>
    <w:p w14:paraId="53FC9CAC" w14:textId="77777777" w:rsidR="00555881" w:rsidRPr="004A700E" w:rsidRDefault="00555881" w:rsidP="00CF6E6D">
      <w:pPr>
        <w:pStyle w:val="ListParagraph"/>
        <w:numPr>
          <w:ilvl w:val="0"/>
          <w:numId w:val="195"/>
        </w:numPr>
      </w:pPr>
      <w:r w:rsidRPr="004A700E">
        <w:t>Max 16 Msg.3 PUSCH repetitions</w:t>
      </w:r>
    </w:p>
    <w:p w14:paraId="7BD3AD0A" w14:textId="77777777" w:rsidR="001A1F25" w:rsidRPr="004A700E" w:rsidRDefault="001A1F25" w:rsidP="004A700E">
      <w:pPr>
        <w:rPr>
          <w:rFonts w:ascii="Times New Roman" w:hAnsi="Times New Roman"/>
        </w:rPr>
      </w:pPr>
    </w:p>
    <w:p w14:paraId="02A26594" w14:textId="3F59440E" w:rsidR="001A1F25" w:rsidRPr="00A2291D" w:rsidRDefault="001B5688" w:rsidP="001A1F25">
      <w:pPr>
        <w:rPr>
          <w:b/>
          <w:bCs/>
          <w:lang w:eastAsia="x-none"/>
        </w:rPr>
      </w:pPr>
      <w:hyperlink r:id="rId2893" w:history="1">
        <w:r w:rsidR="000B5C49">
          <w:rPr>
            <w:rStyle w:val="Hyperlink"/>
            <w:b/>
            <w:bCs/>
            <w:lang w:eastAsia="x-none"/>
          </w:rPr>
          <w:t>R1-2205211</w:t>
        </w:r>
      </w:hyperlink>
      <w:r w:rsidR="001A1F25" w:rsidRPr="00A2291D">
        <w:rPr>
          <w:b/>
          <w:bCs/>
          <w:lang w:eastAsia="x-none"/>
        </w:rPr>
        <w:tab/>
        <w:t>Summary #2 on 9.12.1 Coverage enhancement for NR NTN</w:t>
      </w:r>
      <w:r w:rsidR="001A1F25" w:rsidRPr="00A2291D">
        <w:rPr>
          <w:b/>
          <w:bCs/>
          <w:lang w:eastAsia="x-none"/>
        </w:rPr>
        <w:tab/>
        <w:t>Moderator (NTT DOCOMO)</w:t>
      </w:r>
    </w:p>
    <w:p w14:paraId="61BC015D" w14:textId="631DA95A" w:rsidR="00A2291D" w:rsidRDefault="00A2291D" w:rsidP="00A2291D">
      <w:pPr>
        <w:rPr>
          <w:lang w:eastAsia="x-none"/>
        </w:rPr>
      </w:pPr>
      <w:r>
        <w:rPr>
          <w:lang w:eastAsia="x-none"/>
        </w:rPr>
        <w:t>From May 20</w:t>
      </w:r>
      <w:r w:rsidRPr="00C01140">
        <w:rPr>
          <w:vertAlign w:val="superscript"/>
          <w:lang w:eastAsia="x-none"/>
        </w:rPr>
        <w:t>th</w:t>
      </w:r>
      <w:r>
        <w:rPr>
          <w:lang w:eastAsia="x-none"/>
        </w:rPr>
        <w:t xml:space="preserve"> GTW session</w:t>
      </w:r>
    </w:p>
    <w:p w14:paraId="327D9C50" w14:textId="77777777" w:rsidR="00A34F4F" w:rsidRPr="00A2291D" w:rsidRDefault="00A34F4F" w:rsidP="00A34F4F">
      <w:pPr>
        <w:rPr>
          <w:rFonts w:ascii="Times New Roman" w:eastAsia="MS PGothic" w:hAnsi="Times New Roman"/>
          <w:szCs w:val="20"/>
          <w:lang w:val="en-US" w:eastAsia="ja-JP"/>
        </w:rPr>
      </w:pPr>
      <w:r w:rsidRPr="00A2291D">
        <w:rPr>
          <w:rFonts w:ascii="Times New Roman" w:eastAsia="MS PGothic" w:hAnsi="Times New Roman"/>
          <w:szCs w:val="20"/>
          <w:highlight w:val="green"/>
          <w:lang w:eastAsia="zh-CN"/>
        </w:rPr>
        <w:t>Agreement</w:t>
      </w:r>
    </w:p>
    <w:p w14:paraId="17E268D4" w14:textId="77777777" w:rsidR="00A34F4F" w:rsidRPr="00A2291D" w:rsidRDefault="00A34F4F" w:rsidP="00A34F4F">
      <w:pPr>
        <w:rPr>
          <w:rFonts w:ascii="Times New Roman" w:hAnsi="Times New Roman"/>
          <w:szCs w:val="20"/>
        </w:rPr>
      </w:pPr>
      <w:r w:rsidRPr="00A2291D">
        <w:rPr>
          <w:rFonts w:ascii="Times New Roman" w:hAnsi="Times New Roman"/>
          <w:szCs w:val="20"/>
          <w:lang w:eastAsia="zh-CN"/>
        </w:rPr>
        <w:t>For low-data rate service, the following target data rate is assumed.</w:t>
      </w:r>
    </w:p>
    <w:p w14:paraId="63DC5698" w14:textId="77777777" w:rsidR="00A34F4F" w:rsidRPr="00A2291D" w:rsidRDefault="00A34F4F" w:rsidP="00CF6E6D">
      <w:pPr>
        <w:pStyle w:val="ListParagraph"/>
        <w:numPr>
          <w:ilvl w:val="0"/>
          <w:numId w:val="301"/>
        </w:numPr>
        <w:overflowPunct/>
        <w:autoSpaceDE/>
        <w:autoSpaceDN/>
        <w:adjustRightInd/>
        <w:spacing w:after="0"/>
        <w:ind w:left="720" w:hanging="360"/>
        <w:contextualSpacing w:val="0"/>
        <w:textAlignment w:val="auto"/>
      </w:pPr>
      <w:r w:rsidRPr="00A2291D">
        <w:t>For DL, 3 kbps if satellite EIRP density lower than values in table 6.1.1.1-1/2 of TR38.821 for GEO/LEO-1200/LEO-600 and S-band, or values in table 6.1.1.1-1/2 of RP-220590 for MEO and S-band due to ITU regulatory limitations on power flux density is considered; otherwise, 1 Mbps</w:t>
      </w:r>
    </w:p>
    <w:p w14:paraId="16F2ED4C" w14:textId="77777777" w:rsidR="00A34F4F" w:rsidRPr="00A2291D" w:rsidRDefault="00A34F4F" w:rsidP="00CF6E6D">
      <w:pPr>
        <w:pStyle w:val="ListParagraph"/>
        <w:numPr>
          <w:ilvl w:val="0"/>
          <w:numId w:val="301"/>
        </w:numPr>
        <w:overflowPunct/>
        <w:autoSpaceDE/>
        <w:autoSpaceDN/>
        <w:adjustRightInd/>
        <w:spacing w:after="0"/>
        <w:ind w:left="720" w:hanging="360"/>
        <w:contextualSpacing w:val="0"/>
        <w:textAlignment w:val="auto"/>
      </w:pPr>
      <w:r w:rsidRPr="00A2291D">
        <w:t>For UL, 3 kbps and 100 kbps</w:t>
      </w:r>
    </w:p>
    <w:p w14:paraId="00863B8E" w14:textId="77777777" w:rsidR="00A34F4F" w:rsidRPr="00A2291D" w:rsidRDefault="00A34F4F" w:rsidP="00CF6E6D">
      <w:pPr>
        <w:pStyle w:val="ListParagraph"/>
        <w:numPr>
          <w:ilvl w:val="1"/>
          <w:numId w:val="301"/>
        </w:numPr>
        <w:overflowPunct/>
        <w:autoSpaceDE/>
        <w:autoSpaceDN/>
        <w:adjustRightInd/>
        <w:spacing w:after="0"/>
        <w:ind w:left="1276" w:hanging="283"/>
        <w:contextualSpacing w:val="0"/>
        <w:textAlignment w:val="auto"/>
      </w:pPr>
      <w:r w:rsidRPr="00A2291D">
        <w:t>FFS: which data rate applies for GEO/MEO/LEO</w:t>
      </w:r>
    </w:p>
    <w:p w14:paraId="38A759E1" w14:textId="77777777" w:rsidR="00A34F4F" w:rsidRPr="001F39D4" w:rsidRDefault="00A34F4F" w:rsidP="00A34F4F">
      <w:pPr>
        <w:rPr>
          <w:lang w:eastAsia="x-none"/>
        </w:rPr>
      </w:pPr>
    </w:p>
    <w:p w14:paraId="072FD56C" w14:textId="77777777" w:rsidR="00A34F4F" w:rsidRPr="001F39D4" w:rsidRDefault="00A34F4F" w:rsidP="00A34F4F">
      <w:pPr>
        <w:rPr>
          <w:rFonts w:ascii="Times New Roman" w:eastAsia="MS PGothic" w:hAnsi="Times New Roman"/>
          <w:szCs w:val="20"/>
          <w:lang w:val="en-US" w:eastAsia="ja-JP"/>
        </w:rPr>
      </w:pPr>
      <w:r w:rsidRPr="001F39D4">
        <w:rPr>
          <w:rFonts w:ascii="Times New Roman" w:eastAsia="MS PGothic" w:hAnsi="Times New Roman"/>
          <w:szCs w:val="20"/>
          <w:highlight w:val="green"/>
          <w:lang w:eastAsia="zh-CN"/>
        </w:rPr>
        <w:t>Agreement</w:t>
      </w:r>
    </w:p>
    <w:p w14:paraId="511B5684" w14:textId="77777777" w:rsidR="00A34F4F" w:rsidRPr="00865665" w:rsidRDefault="00A34F4F" w:rsidP="00A34F4F">
      <w:pPr>
        <w:rPr>
          <w:rFonts w:eastAsia="Yu Gothic"/>
          <w:szCs w:val="22"/>
          <w:lang w:eastAsia="zh-CN"/>
        </w:rPr>
      </w:pPr>
      <w:r w:rsidRPr="00865665">
        <w:rPr>
          <w:rFonts w:eastAsia="Yu Gothic"/>
          <w:szCs w:val="22"/>
          <w:lang w:eastAsia="zh-CN"/>
        </w:rPr>
        <w:t>For NR NTN coverage enhancement, the following channels/signals can be evaluated.</w:t>
      </w:r>
    </w:p>
    <w:p w14:paraId="20D2EE55" w14:textId="77777777" w:rsidR="00A34F4F" w:rsidRPr="000C2BF9" w:rsidRDefault="00A34F4F" w:rsidP="001F39D4">
      <w:pPr>
        <w:pStyle w:val="ListParagraph"/>
        <w:numPr>
          <w:ilvl w:val="0"/>
          <w:numId w:val="599"/>
        </w:numPr>
      </w:pPr>
      <w:r w:rsidRPr="000C2BF9">
        <w:t>PUSCH for VoIP</w:t>
      </w:r>
    </w:p>
    <w:p w14:paraId="570DE754" w14:textId="77777777" w:rsidR="00A34F4F" w:rsidRPr="000C2BF9" w:rsidRDefault="00A34F4F" w:rsidP="001F39D4">
      <w:pPr>
        <w:pStyle w:val="ListParagraph"/>
        <w:numPr>
          <w:ilvl w:val="0"/>
          <w:numId w:val="599"/>
        </w:numPr>
      </w:pPr>
      <w:r w:rsidRPr="000C2BF9">
        <w:t>PUSCH for low data rate service</w:t>
      </w:r>
    </w:p>
    <w:p w14:paraId="4B70610C" w14:textId="77777777" w:rsidR="00A34F4F" w:rsidRPr="000C2BF9" w:rsidRDefault="00A34F4F" w:rsidP="001F39D4">
      <w:pPr>
        <w:pStyle w:val="ListParagraph"/>
        <w:numPr>
          <w:ilvl w:val="0"/>
          <w:numId w:val="599"/>
        </w:numPr>
      </w:pPr>
      <w:r w:rsidRPr="000C2BF9">
        <w:t xml:space="preserve">PUCCH format 1 with 2 bits </w:t>
      </w:r>
    </w:p>
    <w:p w14:paraId="3147F9E7" w14:textId="77777777" w:rsidR="00A34F4F" w:rsidRPr="000C2BF9" w:rsidRDefault="00A34F4F" w:rsidP="001F39D4">
      <w:pPr>
        <w:pStyle w:val="ListParagraph"/>
        <w:numPr>
          <w:ilvl w:val="0"/>
          <w:numId w:val="599"/>
        </w:numPr>
      </w:pPr>
      <w:r w:rsidRPr="000C2BF9">
        <w:t xml:space="preserve">PUCCH format 3 with 11 bits </w:t>
      </w:r>
    </w:p>
    <w:p w14:paraId="314AE604" w14:textId="77777777" w:rsidR="00A34F4F" w:rsidRPr="000C2BF9" w:rsidRDefault="00A34F4F" w:rsidP="001F39D4">
      <w:pPr>
        <w:pStyle w:val="ListParagraph"/>
        <w:numPr>
          <w:ilvl w:val="0"/>
          <w:numId w:val="599"/>
        </w:numPr>
      </w:pPr>
      <w:r w:rsidRPr="000C2BF9">
        <w:t>PRACH format 0</w:t>
      </w:r>
    </w:p>
    <w:p w14:paraId="2166EBCA" w14:textId="77777777" w:rsidR="00A34F4F" w:rsidRPr="000C2BF9" w:rsidRDefault="00A34F4F" w:rsidP="001F39D4">
      <w:pPr>
        <w:pStyle w:val="ListParagraph"/>
        <w:numPr>
          <w:ilvl w:val="0"/>
          <w:numId w:val="599"/>
        </w:numPr>
      </w:pPr>
      <w:r w:rsidRPr="000C2BF9">
        <w:t>PRACH format 2</w:t>
      </w:r>
    </w:p>
    <w:p w14:paraId="0470710A" w14:textId="77777777" w:rsidR="00A34F4F" w:rsidRPr="000C2BF9" w:rsidRDefault="00A34F4F" w:rsidP="001F39D4">
      <w:pPr>
        <w:pStyle w:val="ListParagraph"/>
        <w:numPr>
          <w:ilvl w:val="0"/>
          <w:numId w:val="599"/>
        </w:numPr>
      </w:pPr>
      <w:r w:rsidRPr="000C2BF9">
        <w:t xml:space="preserve">PRACH format B4 </w:t>
      </w:r>
    </w:p>
    <w:p w14:paraId="68AD3923" w14:textId="77777777" w:rsidR="00A34F4F" w:rsidRPr="000C2BF9" w:rsidRDefault="00A34F4F" w:rsidP="001F39D4">
      <w:pPr>
        <w:pStyle w:val="ListParagraph"/>
        <w:numPr>
          <w:ilvl w:val="0"/>
          <w:numId w:val="599"/>
        </w:numPr>
      </w:pPr>
      <w:r w:rsidRPr="000C2BF9">
        <w:t>PUSCH Msg.3</w:t>
      </w:r>
    </w:p>
    <w:p w14:paraId="5875EFDF" w14:textId="77777777" w:rsidR="00A34F4F" w:rsidRPr="000C2BF9" w:rsidRDefault="00A34F4F" w:rsidP="001F39D4">
      <w:pPr>
        <w:pStyle w:val="ListParagraph"/>
        <w:numPr>
          <w:ilvl w:val="0"/>
          <w:numId w:val="599"/>
        </w:numPr>
      </w:pPr>
      <w:r w:rsidRPr="000C2BF9">
        <w:t xml:space="preserve">PUCCH for Msg.4 HARQ-ACK </w:t>
      </w:r>
    </w:p>
    <w:p w14:paraId="3F801707" w14:textId="77777777" w:rsidR="00A34F4F" w:rsidRPr="000C2BF9" w:rsidRDefault="00A34F4F" w:rsidP="001F39D4">
      <w:pPr>
        <w:pStyle w:val="ListParagraph"/>
        <w:numPr>
          <w:ilvl w:val="0"/>
          <w:numId w:val="599"/>
        </w:numPr>
      </w:pPr>
      <w:r w:rsidRPr="000C2BF9">
        <w:t>SSB</w:t>
      </w:r>
    </w:p>
    <w:p w14:paraId="3000394B" w14:textId="77777777" w:rsidR="00A34F4F" w:rsidRPr="000C2BF9" w:rsidRDefault="00A34F4F" w:rsidP="001F39D4">
      <w:pPr>
        <w:pStyle w:val="ListParagraph"/>
        <w:numPr>
          <w:ilvl w:val="0"/>
          <w:numId w:val="599"/>
        </w:numPr>
      </w:pPr>
      <w:r w:rsidRPr="000C2BF9">
        <w:t>PDSCH for VoIP</w:t>
      </w:r>
    </w:p>
    <w:p w14:paraId="13A2AC3E" w14:textId="77777777" w:rsidR="00A34F4F" w:rsidRPr="000C2BF9" w:rsidRDefault="00A34F4F" w:rsidP="001F39D4">
      <w:pPr>
        <w:pStyle w:val="ListParagraph"/>
        <w:numPr>
          <w:ilvl w:val="0"/>
          <w:numId w:val="599"/>
        </w:numPr>
      </w:pPr>
      <w:r w:rsidRPr="000C2BF9">
        <w:t>PDSCH for low data rate service</w:t>
      </w:r>
    </w:p>
    <w:p w14:paraId="62B690A0" w14:textId="77777777" w:rsidR="00A34F4F" w:rsidRPr="000C2BF9" w:rsidRDefault="00A34F4F" w:rsidP="001F39D4">
      <w:pPr>
        <w:pStyle w:val="ListParagraph"/>
        <w:numPr>
          <w:ilvl w:val="0"/>
          <w:numId w:val="599"/>
        </w:numPr>
      </w:pPr>
      <w:r w:rsidRPr="000C2BF9">
        <w:t xml:space="preserve">PDSCH Msg.2 </w:t>
      </w:r>
    </w:p>
    <w:p w14:paraId="10D73C9E" w14:textId="77777777" w:rsidR="00A34F4F" w:rsidRPr="000C2BF9" w:rsidRDefault="00A34F4F" w:rsidP="001F39D4">
      <w:pPr>
        <w:pStyle w:val="ListParagraph"/>
        <w:numPr>
          <w:ilvl w:val="0"/>
          <w:numId w:val="599"/>
        </w:numPr>
      </w:pPr>
      <w:r w:rsidRPr="000C2BF9">
        <w:t>PDSCH Msg.4</w:t>
      </w:r>
    </w:p>
    <w:p w14:paraId="2C3D41DB" w14:textId="77777777" w:rsidR="00A34F4F" w:rsidRPr="000C2BF9" w:rsidRDefault="00A34F4F" w:rsidP="001F39D4">
      <w:pPr>
        <w:pStyle w:val="ListParagraph"/>
        <w:numPr>
          <w:ilvl w:val="0"/>
          <w:numId w:val="599"/>
        </w:numPr>
      </w:pPr>
      <w:r w:rsidRPr="000C2BF9">
        <w:t>PDCCH</w:t>
      </w:r>
    </w:p>
    <w:p w14:paraId="45143AD6" w14:textId="77777777" w:rsidR="00A34F4F" w:rsidRPr="000C2BF9" w:rsidRDefault="00A34F4F" w:rsidP="001F39D4">
      <w:pPr>
        <w:pStyle w:val="ListParagraph"/>
        <w:numPr>
          <w:ilvl w:val="0"/>
          <w:numId w:val="599"/>
        </w:numPr>
      </w:pPr>
      <w:r w:rsidRPr="000C2BF9">
        <w:t xml:space="preserve">Broadcast PDCCH (PDCCH of Msg.2) </w:t>
      </w:r>
    </w:p>
    <w:p w14:paraId="1685D4C1" w14:textId="77777777" w:rsidR="00A34F4F" w:rsidRPr="001F39D4" w:rsidRDefault="00A34F4F" w:rsidP="00A34F4F">
      <w:pPr>
        <w:rPr>
          <w:rFonts w:ascii="Times New Roman" w:eastAsia="MS PGothic" w:hAnsi="Times New Roman"/>
          <w:szCs w:val="20"/>
          <w:lang w:val="en-US" w:eastAsia="ja-JP"/>
        </w:rPr>
      </w:pPr>
      <w:r w:rsidRPr="001F39D4">
        <w:rPr>
          <w:rFonts w:ascii="Times New Roman" w:eastAsia="MS PGothic" w:hAnsi="Times New Roman"/>
          <w:szCs w:val="20"/>
          <w:highlight w:val="green"/>
          <w:lang w:eastAsia="zh-CN"/>
        </w:rPr>
        <w:t>Agreement</w:t>
      </w:r>
    </w:p>
    <w:p w14:paraId="273FA0E5" w14:textId="77777777" w:rsidR="00A34F4F" w:rsidRPr="00865665" w:rsidRDefault="00A34F4F" w:rsidP="00A34F4F">
      <w:pPr>
        <w:rPr>
          <w:szCs w:val="18"/>
          <w:lang w:eastAsia="zh-CN"/>
        </w:rPr>
      </w:pPr>
      <w:r w:rsidRPr="00865665">
        <w:rPr>
          <w:szCs w:val="18"/>
          <w:lang w:eastAsia="zh-CN"/>
        </w:rPr>
        <w:t>Evaluate coverage performance for the following UE characteristics as in Table 6.1.1.1-3 of TR38.821 with update of polarization, Tx/Rx antenna gain, and antenna type and configuration.</w:t>
      </w:r>
    </w:p>
    <w:p w14:paraId="4F0C2E2F" w14:textId="77777777" w:rsidR="00A34F4F" w:rsidRPr="00865665" w:rsidRDefault="00A34F4F" w:rsidP="00A34F4F">
      <w:pPr>
        <w:rPr>
          <w:szCs w:val="18"/>
          <w:lang w:eastAsia="zh-CN"/>
        </w:rPr>
      </w:pPr>
    </w:p>
    <w:tbl>
      <w:tblPr>
        <w:tblW w:w="372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1"/>
        <w:gridCol w:w="5182"/>
      </w:tblGrid>
      <w:tr w:rsidR="00A34F4F" w:rsidRPr="001F39D4" w14:paraId="3DDC54B1" w14:textId="77777777" w:rsidTr="001F39D4">
        <w:trPr>
          <w:jc w:val="center"/>
        </w:trPr>
        <w:tc>
          <w:tcPr>
            <w:tcW w:w="1675" w:type="pct"/>
          </w:tcPr>
          <w:p w14:paraId="2154955F" w14:textId="77777777" w:rsidR="00A34F4F" w:rsidRPr="001F39D4" w:rsidRDefault="00A34F4F" w:rsidP="004D3980">
            <w:pPr>
              <w:widowControl w:val="0"/>
              <w:jc w:val="center"/>
              <w:rPr>
                <w:rFonts w:ascii="Arial" w:eastAsia="Yu Mincho" w:hAnsi="Arial" w:cs="Arial"/>
                <w:sz w:val="16"/>
                <w:szCs w:val="16"/>
              </w:rPr>
            </w:pPr>
            <w:r w:rsidRPr="001F39D4">
              <w:rPr>
                <w:rFonts w:ascii="Arial" w:eastAsia="Yu Mincho" w:hAnsi="Arial" w:cs="Arial"/>
                <w:sz w:val="16"/>
                <w:szCs w:val="16"/>
              </w:rPr>
              <w:t>Characteristics</w:t>
            </w:r>
          </w:p>
        </w:tc>
        <w:tc>
          <w:tcPr>
            <w:tcW w:w="3325" w:type="pct"/>
          </w:tcPr>
          <w:p w14:paraId="44F31E40" w14:textId="77777777" w:rsidR="00A34F4F" w:rsidRPr="001F39D4" w:rsidRDefault="00A34F4F" w:rsidP="004D3980">
            <w:pPr>
              <w:widowControl w:val="0"/>
              <w:jc w:val="center"/>
              <w:rPr>
                <w:rFonts w:ascii="Arial" w:eastAsia="Yu Mincho" w:hAnsi="Arial" w:cs="Arial"/>
                <w:sz w:val="16"/>
                <w:szCs w:val="16"/>
              </w:rPr>
            </w:pPr>
            <w:r w:rsidRPr="001F39D4">
              <w:rPr>
                <w:rFonts w:ascii="Arial" w:eastAsia="Yu Mincho" w:hAnsi="Arial" w:cs="Arial"/>
                <w:sz w:val="16"/>
                <w:szCs w:val="16"/>
              </w:rPr>
              <w:t>Handheld</w:t>
            </w:r>
          </w:p>
        </w:tc>
      </w:tr>
      <w:tr w:rsidR="00A34F4F" w:rsidRPr="001F39D4" w14:paraId="21EFE090" w14:textId="77777777" w:rsidTr="001F39D4">
        <w:trPr>
          <w:jc w:val="center"/>
        </w:trPr>
        <w:tc>
          <w:tcPr>
            <w:tcW w:w="1675" w:type="pct"/>
          </w:tcPr>
          <w:p w14:paraId="48A9E32A" w14:textId="77777777" w:rsidR="00A34F4F" w:rsidRPr="001F39D4" w:rsidRDefault="00A34F4F" w:rsidP="004D3980">
            <w:pPr>
              <w:widowControl w:val="0"/>
              <w:jc w:val="center"/>
              <w:rPr>
                <w:rFonts w:ascii="Arial" w:eastAsia="Yu Mincho" w:hAnsi="Arial" w:cs="Arial"/>
                <w:sz w:val="16"/>
                <w:szCs w:val="16"/>
              </w:rPr>
            </w:pPr>
            <w:r w:rsidRPr="001F39D4">
              <w:rPr>
                <w:rFonts w:ascii="Arial" w:eastAsia="Yu Mincho" w:hAnsi="Arial" w:cs="Arial"/>
                <w:sz w:val="16"/>
                <w:szCs w:val="16"/>
              </w:rPr>
              <w:t>Frequency band</w:t>
            </w:r>
          </w:p>
        </w:tc>
        <w:tc>
          <w:tcPr>
            <w:tcW w:w="3325" w:type="pct"/>
          </w:tcPr>
          <w:p w14:paraId="387CAC6F" w14:textId="77777777" w:rsidR="00A34F4F" w:rsidRPr="001F39D4" w:rsidRDefault="00A34F4F" w:rsidP="004D3980">
            <w:pPr>
              <w:widowControl w:val="0"/>
              <w:jc w:val="center"/>
              <w:rPr>
                <w:rFonts w:ascii="Arial" w:eastAsia="Yu Mincho" w:hAnsi="Arial" w:cs="Arial"/>
                <w:sz w:val="16"/>
                <w:szCs w:val="16"/>
              </w:rPr>
            </w:pPr>
            <w:r w:rsidRPr="001F39D4">
              <w:rPr>
                <w:rFonts w:ascii="Arial" w:eastAsia="Yu Mincho" w:hAnsi="Arial" w:cs="Arial"/>
                <w:sz w:val="16"/>
                <w:szCs w:val="16"/>
              </w:rPr>
              <w:t>S band (i.e. 2 GHz)</w:t>
            </w:r>
          </w:p>
        </w:tc>
      </w:tr>
      <w:tr w:rsidR="00A34F4F" w:rsidRPr="001F39D4" w14:paraId="446DCDD4" w14:textId="77777777" w:rsidTr="001F39D4">
        <w:trPr>
          <w:jc w:val="center"/>
        </w:trPr>
        <w:tc>
          <w:tcPr>
            <w:tcW w:w="1675" w:type="pct"/>
          </w:tcPr>
          <w:p w14:paraId="0A86BDAC" w14:textId="77777777" w:rsidR="00A34F4F" w:rsidRPr="001F39D4" w:rsidRDefault="00A34F4F" w:rsidP="004D3980">
            <w:pPr>
              <w:widowControl w:val="0"/>
              <w:jc w:val="center"/>
              <w:rPr>
                <w:rFonts w:ascii="Arial" w:eastAsia="Yu Mincho" w:hAnsi="Arial" w:cs="Arial"/>
                <w:sz w:val="16"/>
                <w:szCs w:val="16"/>
              </w:rPr>
            </w:pPr>
            <w:r w:rsidRPr="001F39D4">
              <w:rPr>
                <w:rFonts w:ascii="Arial" w:eastAsia="Yu Mincho" w:hAnsi="Arial" w:cs="Arial"/>
                <w:sz w:val="16"/>
                <w:szCs w:val="16"/>
              </w:rPr>
              <w:t>Antenna type and configuration</w:t>
            </w:r>
          </w:p>
        </w:tc>
        <w:tc>
          <w:tcPr>
            <w:tcW w:w="3325" w:type="pct"/>
          </w:tcPr>
          <w:p w14:paraId="6E271C4A" w14:textId="77777777" w:rsidR="00A34F4F" w:rsidRPr="001F39D4" w:rsidRDefault="00A34F4F" w:rsidP="004D3980">
            <w:pPr>
              <w:widowControl w:val="0"/>
              <w:jc w:val="center"/>
              <w:rPr>
                <w:rFonts w:ascii="Arial" w:eastAsia="Yu Mincho" w:hAnsi="Arial" w:cs="Arial"/>
                <w:sz w:val="16"/>
                <w:szCs w:val="16"/>
              </w:rPr>
            </w:pPr>
            <w:r w:rsidRPr="001F39D4">
              <w:rPr>
                <w:rFonts w:ascii="Arial" w:eastAsia="Yu Mincho" w:hAnsi="Arial" w:cs="Arial"/>
                <w:sz w:val="16"/>
                <w:szCs w:val="16"/>
              </w:rPr>
              <w:t>1 TX, 2TX (optional) / 2 RX with omni-directional antenna element</w:t>
            </w:r>
          </w:p>
          <w:p w14:paraId="6D75348C" w14:textId="77777777" w:rsidR="00A34F4F" w:rsidRPr="001F39D4" w:rsidRDefault="00A34F4F" w:rsidP="004D3980">
            <w:pPr>
              <w:widowControl w:val="0"/>
              <w:jc w:val="center"/>
              <w:rPr>
                <w:rFonts w:ascii="Arial" w:eastAsia="Yu Mincho" w:hAnsi="Arial" w:cs="Arial"/>
                <w:sz w:val="16"/>
                <w:szCs w:val="16"/>
              </w:rPr>
            </w:pPr>
            <w:r w:rsidRPr="001F39D4">
              <w:rPr>
                <w:rFonts w:ascii="Arial" w:eastAsia="Yu Mincho" w:hAnsi="Arial" w:cs="Arial"/>
                <w:sz w:val="16"/>
                <w:szCs w:val="16"/>
              </w:rPr>
              <w:t>Note: companies should provide their assumption on polarization</w:t>
            </w:r>
          </w:p>
        </w:tc>
      </w:tr>
      <w:tr w:rsidR="00A34F4F" w:rsidRPr="001F39D4" w14:paraId="147D722C" w14:textId="77777777" w:rsidTr="001F39D4">
        <w:trPr>
          <w:jc w:val="center"/>
        </w:trPr>
        <w:tc>
          <w:tcPr>
            <w:tcW w:w="1675" w:type="pct"/>
          </w:tcPr>
          <w:p w14:paraId="437E184E" w14:textId="77777777" w:rsidR="00A34F4F" w:rsidRPr="001F39D4" w:rsidRDefault="00A34F4F" w:rsidP="004D3980">
            <w:pPr>
              <w:widowControl w:val="0"/>
              <w:jc w:val="center"/>
              <w:rPr>
                <w:rFonts w:ascii="Arial" w:eastAsia="Yu Mincho" w:hAnsi="Arial" w:cs="Arial"/>
                <w:sz w:val="16"/>
                <w:szCs w:val="16"/>
              </w:rPr>
            </w:pPr>
            <w:r w:rsidRPr="001F39D4">
              <w:rPr>
                <w:rFonts w:ascii="Arial" w:eastAsia="Yu Mincho" w:hAnsi="Arial" w:cs="Arial"/>
                <w:sz w:val="16"/>
                <w:szCs w:val="16"/>
              </w:rPr>
              <w:t>Polarisation</w:t>
            </w:r>
          </w:p>
        </w:tc>
        <w:tc>
          <w:tcPr>
            <w:tcW w:w="3325" w:type="pct"/>
          </w:tcPr>
          <w:p w14:paraId="57773D74" w14:textId="77777777" w:rsidR="00A34F4F" w:rsidRPr="001F39D4" w:rsidRDefault="00A34F4F" w:rsidP="004D3980">
            <w:pPr>
              <w:widowControl w:val="0"/>
              <w:jc w:val="center"/>
              <w:rPr>
                <w:rFonts w:ascii="Arial" w:eastAsia="Yu Mincho" w:hAnsi="Arial" w:cs="Arial"/>
                <w:sz w:val="16"/>
                <w:szCs w:val="16"/>
              </w:rPr>
            </w:pPr>
            <w:r w:rsidRPr="001F39D4">
              <w:rPr>
                <w:rFonts w:ascii="Arial" w:hAnsi="Arial" w:cs="Arial"/>
                <w:sz w:val="16"/>
                <w:szCs w:val="16"/>
              </w:rPr>
              <w:t>Linear</w:t>
            </w:r>
          </w:p>
        </w:tc>
      </w:tr>
      <w:tr w:rsidR="00A34F4F" w:rsidRPr="001F39D4" w14:paraId="76DC7030" w14:textId="77777777" w:rsidTr="001F39D4">
        <w:trPr>
          <w:jc w:val="center"/>
        </w:trPr>
        <w:tc>
          <w:tcPr>
            <w:tcW w:w="1675" w:type="pct"/>
          </w:tcPr>
          <w:p w14:paraId="2B91AC18" w14:textId="77777777" w:rsidR="00A34F4F" w:rsidRPr="001F39D4" w:rsidRDefault="00A34F4F" w:rsidP="004D3980">
            <w:pPr>
              <w:widowControl w:val="0"/>
              <w:jc w:val="center"/>
              <w:rPr>
                <w:rFonts w:ascii="Arial" w:eastAsia="Yu Mincho" w:hAnsi="Arial" w:cs="Arial"/>
                <w:sz w:val="16"/>
                <w:szCs w:val="16"/>
              </w:rPr>
            </w:pPr>
            <w:r w:rsidRPr="001F39D4">
              <w:rPr>
                <w:rFonts w:ascii="Arial" w:eastAsia="Yu Mincho" w:hAnsi="Arial" w:cs="Arial"/>
                <w:sz w:val="16"/>
                <w:szCs w:val="16"/>
              </w:rPr>
              <w:t xml:space="preserve">Rx Antenna gain </w:t>
            </w:r>
          </w:p>
        </w:tc>
        <w:tc>
          <w:tcPr>
            <w:tcW w:w="3325" w:type="pct"/>
          </w:tcPr>
          <w:p w14:paraId="0E83F1B5" w14:textId="77777777" w:rsidR="00A34F4F" w:rsidRPr="001F39D4" w:rsidRDefault="00A34F4F" w:rsidP="004D3980">
            <w:pPr>
              <w:widowControl w:val="0"/>
              <w:jc w:val="center"/>
              <w:rPr>
                <w:rFonts w:ascii="Arial" w:eastAsia="Yu Mincho" w:hAnsi="Arial" w:cs="Arial"/>
                <w:sz w:val="16"/>
                <w:szCs w:val="16"/>
              </w:rPr>
            </w:pPr>
            <w:r w:rsidRPr="001F39D4">
              <w:rPr>
                <w:rFonts w:ascii="Arial" w:eastAsia="Yu Mincho" w:hAnsi="Arial" w:cs="Arial"/>
                <w:sz w:val="16"/>
                <w:szCs w:val="16"/>
              </w:rPr>
              <w:t>[X] dBi per element</w:t>
            </w:r>
          </w:p>
        </w:tc>
      </w:tr>
      <w:tr w:rsidR="00A34F4F" w:rsidRPr="001F39D4" w14:paraId="26CBCFD1" w14:textId="77777777" w:rsidTr="001F39D4">
        <w:trPr>
          <w:jc w:val="center"/>
        </w:trPr>
        <w:tc>
          <w:tcPr>
            <w:tcW w:w="1675" w:type="pct"/>
          </w:tcPr>
          <w:p w14:paraId="01C8CD90" w14:textId="77777777" w:rsidR="00A34F4F" w:rsidRPr="001F39D4" w:rsidRDefault="00A34F4F" w:rsidP="004D3980">
            <w:pPr>
              <w:widowControl w:val="0"/>
              <w:jc w:val="center"/>
              <w:rPr>
                <w:rFonts w:ascii="Arial" w:eastAsia="Yu Mincho" w:hAnsi="Arial" w:cs="Arial"/>
                <w:sz w:val="16"/>
                <w:szCs w:val="16"/>
              </w:rPr>
            </w:pPr>
            <w:r w:rsidRPr="001F39D4">
              <w:rPr>
                <w:rFonts w:ascii="Arial" w:eastAsia="Yu Mincho" w:hAnsi="Arial" w:cs="Arial"/>
                <w:sz w:val="16"/>
                <w:szCs w:val="16"/>
              </w:rPr>
              <w:t>Antenna temperature</w:t>
            </w:r>
          </w:p>
        </w:tc>
        <w:tc>
          <w:tcPr>
            <w:tcW w:w="3325" w:type="pct"/>
          </w:tcPr>
          <w:p w14:paraId="0F82C4FD" w14:textId="77777777" w:rsidR="00A34F4F" w:rsidRPr="001F39D4" w:rsidRDefault="00A34F4F" w:rsidP="004D3980">
            <w:pPr>
              <w:widowControl w:val="0"/>
              <w:jc w:val="center"/>
              <w:rPr>
                <w:rFonts w:ascii="Arial" w:eastAsia="Yu Mincho" w:hAnsi="Arial" w:cs="Arial"/>
                <w:sz w:val="16"/>
                <w:szCs w:val="16"/>
              </w:rPr>
            </w:pPr>
            <w:r w:rsidRPr="001F39D4">
              <w:rPr>
                <w:rFonts w:ascii="Arial" w:eastAsia="Yu Mincho" w:hAnsi="Arial" w:cs="Arial"/>
                <w:sz w:val="16"/>
                <w:szCs w:val="16"/>
              </w:rPr>
              <w:t>290 K</w:t>
            </w:r>
          </w:p>
        </w:tc>
      </w:tr>
      <w:tr w:rsidR="00A34F4F" w:rsidRPr="001F39D4" w14:paraId="058512CA" w14:textId="77777777" w:rsidTr="001F39D4">
        <w:trPr>
          <w:jc w:val="center"/>
        </w:trPr>
        <w:tc>
          <w:tcPr>
            <w:tcW w:w="1675" w:type="pct"/>
          </w:tcPr>
          <w:p w14:paraId="73F04E5A" w14:textId="77777777" w:rsidR="00A34F4F" w:rsidRPr="001F39D4" w:rsidRDefault="00A34F4F" w:rsidP="004D3980">
            <w:pPr>
              <w:widowControl w:val="0"/>
              <w:jc w:val="center"/>
              <w:rPr>
                <w:rFonts w:ascii="Arial" w:eastAsia="Yu Mincho" w:hAnsi="Arial" w:cs="Arial"/>
                <w:sz w:val="16"/>
                <w:szCs w:val="16"/>
              </w:rPr>
            </w:pPr>
            <w:r w:rsidRPr="001F39D4">
              <w:rPr>
                <w:rFonts w:ascii="Arial" w:eastAsia="Yu Mincho" w:hAnsi="Arial" w:cs="Arial"/>
                <w:sz w:val="16"/>
                <w:szCs w:val="16"/>
              </w:rPr>
              <w:t>Noise figure</w:t>
            </w:r>
          </w:p>
        </w:tc>
        <w:tc>
          <w:tcPr>
            <w:tcW w:w="3325" w:type="pct"/>
          </w:tcPr>
          <w:p w14:paraId="64FAD332" w14:textId="77777777" w:rsidR="00A34F4F" w:rsidRPr="001F39D4" w:rsidRDefault="00A34F4F" w:rsidP="004D3980">
            <w:pPr>
              <w:widowControl w:val="0"/>
              <w:jc w:val="center"/>
              <w:rPr>
                <w:rFonts w:ascii="Arial" w:eastAsia="Yu Mincho" w:hAnsi="Arial" w:cs="Arial"/>
                <w:sz w:val="16"/>
                <w:szCs w:val="16"/>
              </w:rPr>
            </w:pPr>
            <w:r w:rsidRPr="001F39D4">
              <w:rPr>
                <w:rFonts w:ascii="Arial" w:eastAsia="Yu Mincho" w:hAnsi="Arial" w:cs="Arial"/>
                <w:sz w:val="16"/>
                <w:szCs w:val="16"/>
              </w:rPr>
              <w:t>7 dB</w:t>
            </w:r>
          </w:p>
        </w:tc>
      </w:tr>
      <w:tr w:rsidR="00A34F4F" w:rsidRPr="001F39D4" w14:paraId="7984B426" w14:textId="77777777" w:rsidTr="001F39D4">
        <w:trPr>
          <w:jc w:val="center"/>
        </w:trPr>
        <w:tc>
          <w:tcPr>
            <w:tcW w:w="1675" w:type="pct"/>
          </w:tcPr>
          <w:p w14:paraId="5D2E78E4" w14:textId="77777777" w:rsidR="00A34F4F" w:rsidRPr="001F39D4" w:rsidRDefault="00A34F4F" w:rsidP="004D3980">
            <w:pPr>
              <w:widowControl w:val="0"/>
              <w:jc w:val="center"/>
              <w:rPr>
                <w:rFonts w:ascii="Arial" w:eastAsia="Yu Mincho" w:hAnsi="Arial" w:cs="Arial"/>
                <w:sz w:val="16"/>
                <w:szCs w:val="16"/>
              </w:rPr>
            </w:pPr>
            <w:r w:rsidRPr="001F39D4">
              <w:rPr>
                <w:rFonts w:ascii="Arial" w:eastAsia="Yu Mincho" w:hAnsi="Arial" w:cs="Arial"/>
                <w:sz w:val="16"/>
                <w:szCs w:val="16"/>
              </w:rPr>
              <w:t>Tx transmit power</w:t>
            </w:r>
          </w:p>
        </w:tc>
        <w:tc>
          <w:tcPr>
            <w:tcW w:w="3325" w:type="pct"/>
          </w:tcPr>
          <w:p w14:paraId="5AE0B4CB" w14:textId="77777777" w:rsidR="00A34F4F" w:rsidRPr="001F39D4" w:rsidRDefault="00A34F4F" w:rsidP="004D3980">
            <w:pPr>
              <w:widowControl w:val="0"/>
              <w:jc w:val="center"/>
              <w:rPr>
                <w:rFonts w:ascii="Arial" w:eastAsia="Yu Mincho" w:hAnsi="Arial" w:cs="Arial"/>
                <w:sz w:val="16"/>
                <w:szCs w:val="16"/>
              </w:rPr>
            </w:pPr>
            <w:r w:rsidRPr="001F39D4">
              <w:rPr>
                <w:rFonts w:ascii="Arial" w:eastAsia="Yu Mincho" w:hAnsi="Arial" w:cs="Arial"/>
                <w:sz w:val="16"/>
                <w:szCs w:val="16"/>
              </w:rPr>
              <w:t>200 mW (23 dBm)</w:t>
            </w:r>
          </w:p>
        </w:tc>
      </w:tr>
      <w:tr w:rsidR="00A34F4F" w:rsidRPr="001F39D4" w14:paraId="79EEC810" w14:textId="77777777" w:rsidTr="001F39D4">
        <w:trPr>
          <w:jc w:val="center"/>
        </w:trPr>
        <w:tc>
          <w:tcPr>
            <w:tcW w:w="1675" w:type="pct"/>
          </w:tcPr>
          <w:p w14:paraId="72FFFEED" w14:textId="77777777" w:rsidR="00A34F4F" w:rsidRPr="001F39D4" w:rsidRDefault="00A34F4F" w:rsidP="004D3980">
            <w:pPr>
              <w:widowControl w:val="0"/>
              <w:jc w:val="center"/>
              <w:rPr>
                <w:rFonts w:ascii="Arial" w:eastAsia="Yu Mincho" w:hAnsi="Arial" w:cs="Arial"/>
                <w:sz w:val="16"/>
                <w:szCs w:val="16"/>
              </w:rPr>
            </w:pPr>
            <w:r w:rsidRPr="001F39D4">
              <w:rPr>
                <w:rFonts w:ascii="Arial" w:eastAsia="Yu Mincho" w:hAnsi="Arial" w:cs="Arial"/>
                <w:sz w:val="16"/>
                <w:szCs w:val="16"/>
              </w:rPr>
              <w:t>Tx antenna gain</w:t>
            </w:r>
          </w:p>
        </w:tc>
        <w:tc>
          <w:tcPr>
            <w:tcW w:w="3325" w:type="pct"/>
          </w:tcPr>
          <w:p w14:paraId="61E3C44E" w14:textId="77777777" w:rsidR="00A34F4F" w:rsidRPr="001F39D4" w:rsidRDefault="00A34F4F" w:rsidP="004D3980">
            <w:pPr>
              <w:widowControl w:val="0"/>
              <w:jc w:val="center"/>
              <w:rPr>
                <w:rFonts w:ascii="Arial" w:eastAsia="Yu Mincho" w:hAnsi="Arial" w:cs="Arial"/>
                <w:sz w:val="16"/>
                <w:szCs w:val="16"/>
              </w:rPr>
            </w:pPr>
            <w:r w:rsidRPr="001F39D4">
              <w:rPr>
                <w:rFonts w:ascii="Arial" w:eastAsia="Yu Mincho" w:hAnsi="Arial" w:cs="Arial"/>
                <w:sz w:val="16"/>
                <w:szCs w:val="16"/>
              </w:rPr>
              <w:t>[X] dBi per element</w:t>
            </w:r>
          </w:p>
        </w:tc>
      </w:tr>
    </w:tbl>
    <w:p w14:paraId="587E04F3" w14:textId="77777777" w:rsidR="00A34F4F" w:rsidRPr="00865665" w:rsidRDefault="00A34F4F" w:rsidP="001F39D4">
      <w:pPr>
        <w:numPr>
          <w:ilvl w:val="0"/>
          <w:numId w:val="600"/>
        </w:numPr>
        <w:rPr>
          <w:szCs w:val="18"/>
        </w:rPr>
      </w:pPr>
      <w:r w:rsidRPr="00865665">
        <w:rPr>
          <w:rFonts w:hint="eastAsia"/>
          <w:szCs w:val="18"/>
        </w:rPr>
        <w:t>X</w:t>
      </w:r>
      <w:r w:rsidRPr="00865665">
        <w:rPr>
          <w:szCs w:val="18"/>
        </w:rPr>
        <w:t xml:space="preserve"> = -5 as </w:t>
      </w:r>
      <w:r w:rsidRPr="001F39D4">
        <w:rPr>
          <w:szCs w:val="18"/>
          <w:highlight w:val="darkYellow"/>
        </w:rPr>
        <w:t>working assumption</w:t>
      </w:r>
    </w:p>
    <w:p w14:paraId="7590B0EC" w14:textId="77777777" w:rsidR="00A34F4F" w:rsidRPr="00865665" w:rsidRDefault="00A34F4F" w:rsidP="00431DDF">
      <w:pPr>
        <w:numPr>
          <w:ilvl w:val="1"/>
          <w:numId w:val="600"/>
        </w:numPr>
        <w:spacing w:after="180"/>
        <w:ind w:left="1434" w:hanging="357"/>
        <w:rPr>
          <w:szCs w:val="18"/>
        </w:rPr>
      </w:pPr>
      <w:r w:rsidRPr="00135C2E">
        <w:rPr>
          <w:szCs w:val="18"/>
        </w:rPr>
        <w:t>Send an LS to RAN4</w:t>
      </w:r>
      <w:r w:rsidRPr="00865665">
        <w:rPr>
          <w:szCs w:val="18"/>
        </w:rPr>
        <w:t xml:space="preserve"> to ask whether above antenna gain is valid and if invalid, appropriate value.</w:t>
      </w:r>
    </w:p>
    <w:p w14:paraId="6F8C370F" w14:textId="77777777" w:rsidR="00A34F4F" w:rsidRPr="001F39D4" w:rsidRDefault="00A34F4F" w:rsidP="00A34F4F">
      <w:pPr>
        <w:rPr>
          <w:rFonts w:ascii="Times New Roman" w:eastAsia="MS PGothic" w:hAnsi="Times New Roman"/>
          <w:szCs w:val="20"/>
          <w:lang w:val="en-US" w:eastAsia="ja-JP"/>
        </w:rPr>
      </w:pPr>
      <w:r w:rsidRPr="001F39D4">
        <w:rPr>
          <w:rFonts w:ascii="Times New Roman" w:eastAsia="MS PGothic" w:hAnsi="Times New Roman"/>
          <w:szCs w:val="20"/>
          <w:highlight w:val="green"/>
          <w:lang w:eastAsia="zh-CN"/>
        </w:rPr>
        <w:t>Agreement</w:t>
      </w:r>
    </w:p>
    <w:p w14:paraId="71293302" w14:textId="77777777" w:rsidR="00A34F4F" w:rsidRPr="00865665" w:rsidRDefault="00A34F4F" w:rsidP="00A34F4F">
      <w:pPr>
        <w:rPr>
          <w:szCs w:val="18"/>
          <w:lang w:eastAsia="zh-CN"/>
        </w:rPr>
      </w:pPr>
      <w:r w:rsidRPr="00865665">
        <w:rPr>
          <w:szCs w:val="18"/>
          <w:lang w:eastAsia="zh-CN"/>
        </w:rPr>
        <w:t>For coverage performance evaluation, the following elevation angle is assumed.</w:t>
      </w:r>
    </w:p>
    <w:p w14:paraId="5496B79B" w14:textId="77777777" w:rsidR="00A34F4F" w:rsidRPr="00865665" w:rsidRDefault="00A34F4F" w:rsidP="00CF6E6D">
      <w:pPr>
        <w:pStyle w:val="ListParagraph"/>
        <w:numPr>
          <w:ilvl w:val="0"/>
          <w:numId w:val="301"/>
        </w:numPr>
        <w:overflowPunct/>
        <w:autoSpaceDE/>
        <w:autoSpaceDN/>
        <w:adjustRightInd/>
        <w:spacing w:after="0"/>
        <w:ind w:left="720" w:hanging="360"/>
        <w:contextualSpacing w:val="0"/>
        <w:textAlignment w:val="auto"/>
      </w:pPr>
      <w:r w:rsidRPr="00865665">
        <w:t>30 deg for LEO, 12.5 deg for GEO-Set 1, 20 deg for GEO-Set 2, as in in Table 6.1.3.2-1 of TR38.821</w:t>
      </w:r>
    </w:p>
    <w:p w14:paraId="350E9418" w14:textId="77777777" w:rsidR="00A34F4F" w:rsidRPr="00865665" w:rsidRDefault="00A34F4F" w:rsidP="00CF6E6D">
      <w:pPr>
        <w:pStyle w:val="ListParagraph"/>
        <w:numPr>
          <w:ilvl w:val="1"/>
          <w:numId w:val="301"/>
        </w:numPr>
        <w:overflowPunct/>
        <w:autoSpaceDE/>
        <w:autoSpaceDN/>
        <w:adjustRightInd/>
        <w:spacing w:after="0"/>
        <w:ind w:left="1276" w:hanging="283"/>
        <w:contextualSpacing w:val="0"/>
        <w:textAlignment w:val="auto"/>
      </w:pPr>
      <w:r w:rsidRPr="00865665">
        <w:t>Note: For GEO-Set 1, channel parameters for 10 deg is used in LLS.</w:t>
      </w:r>
    </w:p>
    <w:p w14:paraId="0B542DF2" w14:textId="77777777" w:rsidR="00A34F4F" w:rsidRPr="00865665" w:rsidRDefault="00A34F4F" w:rsidP="00CF6E6D">
      <w:pPr>
        <w:pStyle w:val="ListParagraph"/>
        <w:numPr>
          <w:ilvl w:val="0"/>
          <w:numId w:val="301"/>
        </w:numPr>
        <w:overflowPunct/>
        <w:autoSpaceDE/>
        <w:autoSpaceDN/>
        <w:adjustRightInd/>
        <w:spacing w:after="0"/>
        <w:ind w:left="720" w:hanging="360"/>
        <w:contextualSpacing w:val="0"/>
        <w:textAlignment w:val="auto"/>
      </w:pPr>
      <w:r w:rsidRPr="00865665">
        <w:t>30 deg for MEO</w:t>
      </w:r>
    </w:p>
    <w:p w14:paraId="37734C7F" w14:textId="77777777" w:rsidR="00A34F4F" w:rsidRPr="00865665" w:rsidRDefault="00A34F4F" w:rsidP="00CF6E6D">
      <w:pPr>
        <w:pStyle w:val="ListParagraph"/>
        <w:numPr>
          <w:ilvl w:val="0"/>
          <w:numId w:val="301"/>
        </w:numPr>
        <w:overflowPunct/>
        <w:autoSpaceDE/>
        <w:autoSpaceDN/>
        <w:adjustRightInd/>
        <w:spacing w:after="0"/>
        <w:ind w:left="720" w:hanging="360"/>
        <w:contextualSpacing w:val="0"/>
        <w:textAlignment w:val="auto"/>
      </w:pPr>
      <w:r w:rsidRPr="00865665">
        <w:t>Other elevation angles can be evaluated as optional</w:t>
      </w:r>
    </w:p>
    <w:p w14:paraId="5D4A64B9" w14:textId="77777777" w:rsidR="00A34F4F" w:rsidRPr="00865665" w:rsidRDefault="00A34F4F" w:rsidP="00CF6E6D">
      <w:pPr>
        <w:pStyle w:val="ListParagraph"/>
        <w:numPr>
          <w:ilvl w:val="0"/>
          <w:numId w:val="301"/>
        </w:numPr>
        <w:overflowPunct/>
        <w:autoSpaceDE/>
        <w:autoSpaceDN/>
        <w:adjustRightInd/>
        <w:spacing w:after="0"/>
        <w:ind w:left="720" w:hanging="360"/>
        <w:contextualSpacing w:val="0"/>
        <w:textAlignment w:val="auto"/>
      </w:pPr>
      <w:r w:rsidRPr="00865665">
        <w:t>Note: these values are elevation angles at the edge of the edge beam.</w:t>
      </w:r>
    </w:p>
    <w:p w14:paraId="0A06FD14" w14:textId="77777777" w:rsidR="00A34F4F" w:rsidRPr="001F39D4" w:rsidRDefault="00A34F4F" w:rsidP="00A34F4F">
      <w:pPr>
        <w:rPr>
          <w:lang w:eastAsia="x-none"/>
        </w:rPr>
      </w:pPr>
    </w:p>
    <w:p w14:paraId="4927A302" w14:textId="77777777" w:rsidR="00A34F4F" w:rsidRPr="001F39D4" w:rsidRDefault="00A34F4F" w:rsidP="00A34F4F">
      <w:pPr>
        <w:rPr>
          <w:rFonts w:ascii="Times New Roman" w:eastAsia="MS PGothic" w:hAnsi="Times New Roman"/>
          <w:szCs w:val="20"/>
          <w:lang w:val="en-US" w:eastAsia="ja-JP"/>
        </w:rPr>
      </w:pPr>
      <w:r w:rsidRPr="001F39D4">
        <w:rPr>
          <w:rFonts w:ascii="Times New Roman" w:eastAsia="MS PGothic" w:hAnsi="Times New Roman"/>
          <w:szCs w:val="20"/>
          <w:highlight w:val="green"/>
          <w:lang w:eastAsia="zh-CN"/>
        </w:rPr>
        <w:t>Agreement</w:t>
      </w:r>
    </w:p>
    <w:p w14:paraId="10A56D27" w14:textId="77777777" w:rsidR="00A34F4F" w:rsidRPr="00865665" w:rsidRDefault="00A34F4F" w:rsidP="00A34F4F">
      <w:pPr>
        <w:rPr>
          <w:rFonts w:ascii="굴  림" w:eastAsia="Yu Gothic" w:hAnsi="굴  림" w:cs="Calibri" w:hint="eastAsia"/>
          <w:sz w:val="16"/>
          <w:lang w:val="en-US" w:eastAsia="ko-KR"/>
        </w:rPr>
      </w:pPr>
      <w:r w:rsidRPr="00865665">
        <w:rPr>
          <w:rFonts w:eastAsia="Yu Gothic"/>
          <w:szCs w:val="22"/>
          <w:lang w:eastAsia="zh-CN"/>
        </w:rPr>
        <w:t>For NR NTN coverage enhancement, evaluate the following cases.</w:t>
      </w:r>
    </w:p>
    <w:tbl>
      <w:tblPr>
        <w:tblW w:w="0" w:type="auto"/>
        <w:tblCellMar>
          <w:left w:w="0" w:type="dxa"/>
          <w:right w:w="0" w:type="dxa"/>
        </w:tblCellMar>
        <w:tblLook w:val="04A0" w:firstRow="1" w:lastRow="0" w:firstColumn="1" w:lastColumn="0" w:noHBand="0" w:noVBand="1"/>
      </w:tblPr>
      <w:tblGrid>
        <w:gridCol w:w="1410"/>
        <w:gridCol w:w="1403"/>
        <w:gridCol w:w="1413"/>
        <w:gridCol w:w="1409"/>
        <w:gridCol w:w="1018"/>
        <w:gridCol w:w="1026"/>
        <w:gridCol w:w="2212"/>
      </w:tblGrid>
      <w:tr w:rsidR="00A34F4F" w:rsidRPr="001F39D4" w14:paraId="5232BA82" w14:textId="77777777" w:rsidTr="001F39D4">
        <w:tc>
          <w:tcPr>
            <w:tcW w:w="141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5593A73" w14:textId="77777777" w:rsidR="00A34F4F" w:rsidRPr="001F39D4" w:rsidRDefault="00A34F4F" w:rsidP="001F39D4">
            <w:pPr>
              <w:overflowPunct w:val="0"/>
              <w:autoSpaceDE w:val="0"/>
              <w:autoSpaceDN w:val="0"/>
              <w:textAlignment w:val="baseline"/>
              <w:rPr>
                <w:rFonts w:ascii="Arial" w:eastAsia="Yu Gothic" w:hAnsi="Arial" w:cs="Arial"/>
                <w:sz w:val="16"/>
                <w:szCs w:val="16"/>
                <w:lang w:val="en-US" w:eastAsia="ko-KR"/>
              </w:rPr>
            </w:pPr>
            <w:r w:rsidRPr="001F39D4">
              <w:rPr>
                <w:rFonts w:ascii="Arial" w:eastAsia="Yu Gothic" w:hAnsi="Arial" w:cs="Arial"/>
                <w:b/>
                <w:bCs/>
                <w:sz w:val="16"/>
                <w:szCs w:val="16"/>
                <w:lang w:val="en-US" w:eastAsia="zh-CN"/>
              </w:rPr>
              <w:lastRenderedPageBreak/>
              <w:t>Case</w:t>
            </w:r>
          </w:p>
        </w:tc>
        <w:tc>
          <w:tcPr>
            <w:tcW w:w="140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B2419FB" w14:textId="77777777" w:rsidR="00A34F4F" w:rsidRPr="001F39D4" w:rsidRDefault="00A34F4F" w:rsidP="001F39D4">
            <w:pPr>
              <w:overflowPunct w:val="0"/>
              <w:autoSpaceDE w:val="0"/>
              <w:autoSpaceDN w:val="0"/>
              <w:textAlignment w:val="baseline"/>
              <w:rPr>
                <w:rFonts w:ascii="Arial" w:eastAsia="Yu Gothic" w:hAnsi="Arial" w:cs="Arial"/>
                <w:sz w:val="16"/>
                <w:szCs w:val="16"/>
                <w:lang w:val="en-US" w:eastAsia="ko-KR"/>
              </w:rPr>
            </w:pPr>
            <w:r w:rsidRPr="001F39D4">
              <w:rPr>
                <w:rFonts w:ascii="Arial" w:eastAsia="Yu Gothic" w:hAnsi="Arial" w:cs="Arial"/>
                <w:b/>
                <w:bCs/>
                <w:sz w:val="16"/>
                <w:szCs w:val="16"/>
                <w:lang w:val="en-US" w:eastAsia="zh-CN"/>
              </w:rPr>
              <w:t>Satellite orbit</w:t>
            </w:r>
          </w:p>
        </w:tc>
        <w:tc>
          <w:tcPr>
            <w:tcW w:w="141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305819B" w14:textId="77777777" w:rsidR="00A34F4F" w:rsidRPr="001F39D4" w:rsidRDefault="00A34F4F" w:rsidP="001F39D4">
            <w:pPr>
              <w:overflowPunct w:val="0"/>
              <w:autoSpaceDE w:val="0"/>
              <w:autoSpaceDN w:val="0"/>
              <w:textAlignment w:val="baseline"/>
              <w:rPr>
                <w:rFonts w:ascii="Arial" w:eastAsia="Yu Gothic" w:hAnsi="Arial" w:cs="Arial"/>
                <w:sz w:val="16"/>
                <w:szCs w:val="16"/>
                <w:lang w:val="en-US" w:eastAsia="ko-KR"/>
              </w:rPr>
            </w:pPr>
            <w:r w:rsidRPr="001F39D4">
              <w:rPr>
                <w:rFonts w:ascii="Arial" w:eastAsia="Yu Gothic" w:hAnsi="Arial" w:cs="Arial"/>
                <w:b/>
                <w:bCs/>
                <w:sz w:val="16"/>
                <w:szCs w:val="16"/>
                <w:lang w:val="en-US" w:eastAsia="zh-CN"/>
              </w:rPr>
              <w:t>Satellite parameter set</w:t>
            </w:r>
          </w:p>
        </w:tc>
        <w:tc>
          <w:tcPr>
            <w:tcW w:w="1409"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54A05D4" w14:textId="77777777" w:rsidR="00A34F4F" w:rsidRPr="001F39D4" w:rsidRDefault="00A34F4F" w:rsidP="001F39D4">
            <w:pPr>
              <w:overflowPunct w:val="0"/>
              <w:autoSpaceDE w:val="0"/>
              <w:autoSpaceDN w:val="0"/>
              <w:textAlignment w:val="baseline"/>
              <w:rPr>
                <w:rFonts w:ascii="Arial" w:eastAsia="Yu Gothic" w:hAnsi="Arial" w:cs="Arial"/>
                <w:sz w:val="16"/>
                <w:szCs w:val="16"/>
                <w:lang w:val="en-US" w:eastAsia="ko-KR"/>
              </w:rPr>
            </w:pPr>
            <w:r w:rsidRPr="001F39D4">
              <w:rPr>
                <w:rFonts w:ascii="Arial" w:eastAsia="Yu Gothic" w:hAnsi="Arial" w:cs="Arial"/>
                <w:b/>
                <w:bCs/>
                <w:sz w:val="16"/>
                <w:szCs w:val="16"/>
                <w:lang w:val="en-US" w:eastAsia="zh-CN"/>
              </w:rPr>
              <w:t>Elevation angle (deg)</w:t>
            </w:r>
          </w:p>
        </w:tc>
        <w:tc>
          <w:tcPr>
            <w:tcW w:w="101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3CE6CDB" w14:textId="77777777" w:rsidR="00A34F4F" w:rsidRPr="001F39D4" w:rsidRDefault="00A34F4F" w:rsidP="001F39D4">
            <w:pPr>
              <w:overflowPunct w:val="0"/>
              <w:autoSpaceDE w:val="0"/>
              <w:autoSpaceDN w:val="0"/>
              <w:textAlignment w:val="baseline"/>
              <w:rPr>
                <w:rFonts w:ascii="Arial" w:eastAsia="Yu Gothic" w:hAnsi="Arial" w:cs="Arial"/>
                <w:sz w:val="16"/>
                <w:szCs w:val="16"/>
                <w:lang w:val="en-US" w:eastAsia="ko-KR"/>
              </w:rPr>
            </w:pPr>
            <w:r w:rsidRPr="001F39D4">
              <w:rPr>
                <w:rFonts w:ascii="Arial" w:eastAsia="Yu Gothic" w:hAnsi="Arial" w:cs="Arial"/>
                <w:b/>
                <w:bCs/>
                <w:sz w:val="16"/>
                <w:szCs w:val="16"/>
                <w:lang w:val="en-US" w:eastAsia="zh-CN"/>
              </w:rPr>
              <w:t>Terminal</w:t>
            </w:r>
          </w:p>
        </w:tc>
        <w:tc>
          <w:tcPr>
            <w:tcW w:w="992"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132FB67" w14:textId="77777777" w:rsidR="00A34F4F" w:rsidRPr="001F39D4" w:rsidRDefault="00A34F4F" w:rsidP="001F39D4">
            <w:pPr>
              <w:overflowPunct w:val="0"/>
              <w:autoSpaceDE w:val="0"/>
              <w:autoSpaceDN w:val="0"/>
              <w:textAlignment w:val="baseline"/>
              <w:rPr>
                <w:rFonts w:ascii="Arial" w:eastAsia="Yu Gothic" w:hAnsi="Arial" w:cs="Arial"/>
                <w:sz w:val="16"/>
                <w:szCs w:val="16"/>
                <w:lang w:val="en-US" w:eastAsia="ko-KR"/>
              </w:rPr>
            </w:pPr>
            <w:r w:rsidRPr="001F39D4">
              <w:rPr>
                <w:rFonts w:ascii="Arial" w:eastAsia="Yu Gothic" w:hAnsi="Arial" w:cs="Arial"/>
                <w:b/>
                <w:bCs/>
                <w:sz w:val="16"/>
                <w:szCs w:val="16"/>
                <w:lang w:val="en-US" w:eastAsia="zh-CN"/>
              </w:rPr>
              <w:t>Frequency band</w:t>
            </w:r>
          </w:p>
        </w:tc>
        <w:tc>
          <w:tcPr>
            <w:tcW w:w="2212"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BE38359" w14:textId="77777777" w:rsidR="00A34F4F" w:rsidRPr="001F39D4" w:rsidRDefault="00A34F4F" w:rsidP="001F39D4">
            <w:pPr>
              <w:overflowPunct w:val="0"/>
              <w:autoSpaceDE w:val="0"/>
              <w:autoSpaceDN w:val="0"/>
              <w:textAlignment w:val="baseline"/>
              <w:rPr>
                <w:rFonts w:ascii="Arial" w:eastAsia="Yu Gothic" w:hAnsi="Arial" w:cs="Arial"/>
                <w:sz w:val="16"/>
                <w:szCs w:val="16"/>
                <w:lang w:val="en-US" w:eastAsia="ko-KR"/>
              </w:rPr>
            </w:pPr>
            <w:r w:rsidRPr="001F39D4">
              <w:rPr>
                <w:rFonts w:ascii="Arial" w:eastAsia="Yu Gothic" w:hAnsi="Arial" w:cs="Arial"/>
                <w:b/>
                <w:bCs/>
                <w:sz w:val="16"/>
                <w:szCs w:val="16"/>
                <w:lang w:val="en-US" w:eastAsia="zh-CN"/>
              </w:rPr>
              <w:t>Service type</w:t>
            </w:r>
          </w:p>
        </w:tc>
      </w:tr>
      <w:tr w:rsidR="00A34F4F" w:rsidRPr="001F39D4" w14:paraId="74FF7EB9" w14:textId="77777777" w:rsidTr="001F39D4">
        <w:tc>
          <w:tcPr>
            <w:tcW w:w="141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F29EA82" w14:textId="77777777" w:rsidR="00A34F4F" w:rsidRPr="001F39D4" w:rsidRDefault="00A34F4F" w:rsidP="001F39D4">
            <w:pPr>
              <w:overflowPunct w:val="0"/>
              <w:autoSpaceDE w:val="0"/>
              <w:autoSpaceDN w:val="0"/>
              <w:textAlignment w:val="baseline"/>
              <w:rPr>
                <w:rFonts w:ascii="Arial" w:eastAsia="Yu Gothic" w:hAnsi="Arial" w:cs="Arial"/>
                <w:sz w:val="16"/>
                <w:szCs w:val="16"/>
                <w:lang w:val="en-US" w:eastAsia="ko-KR"/>
              </w:rPr>
            </w:pPr>
            <w:r w:rsidRPr="001F39D4">
              <w:rPr>
                <w:rFonts w:ascii="Arial" w:eastAsia="Yu Gothic" w:hAnsi="Arial" w:cs="Arial"/>
                <w:sz w:val="16"/>
                <w:szCs w:val="16"/>
                <w:lang w:val="en-US" w:eastAsia="zh-CN"/>
              </w:rPr>
              <w:t>1</w:t>
            </w:r>
          </w:p>
        </w:tc>
        <w:tc>
          <w:tcPr>
            <w:tcW w:w="1403" w:type="dxa"/>
            <w:tcBorders>
              <w:top w:val="nil"/>
              <w:left w:val="nil"/>
              <w:bottom w:val="single" w:sz="8" w:space="0" w:color="auto"/>
              <w:right w:val="single" w:sz="8" w:space="0" w:color="auto"/>
            </w:tcBorders>
            <w:tcMar>
              <w:top w:w="0" w:type="dxa"/>
              <w:left w:w="108" w:type="dxa"/>
              <w:bottom w:w="0" w:type="dxa"/>
              <w:right w:w="108" w:type="dxa"/>
            </w:tcMar>
            <w:hideMark/>
          </w:tcPr>
          <w:p w14:paraId="061682E7" w14:textId="77777777" w:rsidR="00A34F4F" w:rsidRPr="001F39D4" w:rsidRDefault="00A34F4F" w:rsidP="001F39D4">
            <w:pPr>
              <w:overflowPunct w:val="0"/>
              <w:autoSpaceDE w:val="0"/>
              <w:autoSpaceDN w:val="0"/>
              <w:textAlignment w:val="baseline"/>
              <w:rPr>
                <w:rFonts w:ascii="Arial" w:eastAsia="Yu Gothic" w:hAnsi="Arial" w:cs="Arial"/>
                <w:sz w:val="16"/>
                <w:szCs w:val="16"/>
                <w:lang w:val="en-US" w:eastAsia="ko-KR"/>
              </w:rPr>
            </w:pPr>
            <w:r w:rsidRPr="001F39D4">
              <w:rPr>
                <w:rFonts w:ascii="Arial" w:eastAsia="Yu Gothic" w:hAnsi="Arial" w:cs="Arial"/>
                <w:sz w:val="16"/>
                <w:szCs w:val="16"/>
                <w:lang w:val="en-US" w:eastAsia="zh-CN"/>
              </w:rPr>
              <w:t>GEO</w:t>
            </w:r>
          </w:p>
        </w:tc>
        <w:tc>
          <w:tcPr>
            <w:tcW w:w="1413" w:type="dxa"/>
            <w:tcBorders>
              <w:top w:val="nil"/>
              <w:left w:val="nil"/>
              <w:bottom w:val="single" w:sz="8" w:space="0" w:color="auto"/>
              <w:right w:val="single" w:sz="8" w:space="0" w:color="auto"/>
            </w:tcBorders>
            <w:tcMar>
              <w:top w:w="0" w:type="dxa"/>
              <w:left w:w="108" w:type="dxa"/>
              <w:bottom w:w="0" w:type="dxa"/>
              <w:right w:w="108" w:type="dxa"/>
            </w:tcMar>
            <w:hideMark/>
          </w:tcPr>
          <w:p w14:paraId="28A88D32" w14:textId="77777777" w:rsidR="00A34F4F" w:rsidRPr="001F39D4" w:rsidRDefault="00A34F4F" w:rsidP="001F39D4">
            <w:pPr>
              <w:overflowPunct w:val="0"/>
              <w:autoSpaceDE w:val="0"/>
              <w:autoSpaceDN w:val="0"/>
              <w:textAlignment w:val="baseline"/>
              <w:rPr>
                <w:rFonts w:ascii="Arial" w:eastAsia="Yu Gothic" w:hAnsi="Arial" w:cs="Arial"/>
                <w:sz w:val="16"/>
                <w:szCs w:val="16"/>
                <w:lang w:val="en-US" w:eastAsia="ko-KR"/>
              </w:rPr>
            </w:pPr>
            <w:r w:rsidRPr="001F39D4">
              <w:rPr>
                <w:rFonts w:ascii="Arial" w:eastAsia="Yu Gothic" w:hAnsi="Arial" w:cs="Arial"/>
                <w:sz w:val="16"/>
                <w:szCs w:val="16"/>
                <w:lang w:val="en-US" w:eastAsia="zh-CN"/>
              </w:rPr>
              <w:t>1</w:t>
            </w:r>
          </w:p>
        </w:tc>
        <w:tc>
          <w:tcPr>
            <w:tcW w:w="1409" w:type="dxa"/>
            <w:tcBorders>
              <w:top w:val="nil"/>
              <w:left w:val="nil"/>
              <w:bottom w:val="single" w:sz="8" w:space="0" w:color="auto"/>
              <w:right w:val="single" w:sz="8" w:space="0" w:color="auto"/>
            </w:tcBorders>
            <w:tcMar>
              <w:top w:w="0" w:type="dxa"/>
              <w:left w:w="108" w:type="dxa"/>
              <w:bottom w:w="0" w:type="dxa"/>
              <w:right w:w="108" w:type="dxa"/>
            </w:tcMar>
            <w:hideMark/>
          </w:tcPr>
          <w:p w14:paraId="653D7042" w14:textId="77777777" w:rsidR="00A34F4F" w:rsidRPr="001F39D4" w:rsidRDefault="00A34F4F" w:rsidP="001F39D4">
            <w:pPr>
              <w:overflowPunct w:val="0"/>
              <w:autoSpaceDE w:val="0"/>
              <w:autoSpaceDN w:val="0"/>
              <w:textAlignment w:val="baseline"/>
              <w:rPr>
                <w:rFonts w:ascii="Arial" w:eastAsia="Yu Gothic" w:hAnsi="Arial" w:cs="Arial"/>
                <w:sz w:val="16"/>
                <w:szCs w:val="16"/>
                <w:lang w:val="en-US" w:eastAsia="ko-KR"/>
              </w:rPr>
            </w:pPr>
            <w:r w:rsidRPr="001F39D4">
              <w:rPr>
                <w:rFonts w:ascii="Arial" w:eastAsia="Yu Gothic" w:hAnsi="Arial" w:cs="Arial"/>
                <w:sz w:val="16"/>
                <w:szCs w:val="16"/>
                <w:lang w:val="en-US" w:eastAsia="zh-CN"/>
              </w:rPr>
              <w:t>12.5</w:t>
            </w:r>
          </w:p>
        </w:tc>
        <w:tc>
          <w:tcPr>
            <w:tcW w:w="1018" w:type="dxa"/>
            <w:tcBorders>
              <w:top w:val="nil"/>
              <w:left w:val="nil"/>
              <w:bottom w:val="single" w:sz="8" w:space="0" w:color="auto"/>
              <w:right w:val="single" w:sz="8" w:space="0" w:color="auto"/>
            </w:tcBorders>
            <w:tcMar>
              <w:top w:w="0" w:type="dxa"/>
              <w:left w:w="108" w:type="dxa"/>
              <w:bottom w:w="0" w:type="dxa"/>
              <w:right w:w="108" w:type="dxa"/>
            </w:tcMar>
            <w:hideMark/>
          </w:tcPr>
          <w:p w14:paraId="01087D8E" w14:textId="77777777" w:rsidR="00A34F4F" w:rsidRPr="001F39D4" w:rsidRDefault="00A34F4F" w:rsidP="001F39D4">
            <w:pPr>
              <w:overflowPunct w:val="0"/>
              <w:autoSpaceDE w:val="0"/>
              <w:autoSpaceDN w:val="0"/>
              <w:textAlignment w:val="baseline"/>
              <w:rPr>
                <w:rFonts w:ascii="Arial" w:eastAsia="Yu Gothic" w:hAnsi="Arial" w:cs="Arial"/>
                <w:sz w:val="16"/>
                <w:szCs w:val="16"/>
                <w:lang w:val="en-US" w:eastAsia="ko-KR"/>
              </w:rPr>
            </w:pPr>
            <w:r w:rsidRPr="001F39D4">
              <w:rPr>
                <w:rFonts w:ascii="Arial" w:eastAsia="Yu Gothic" w:hAnsi="Arial" w:cs="Arial"/>
                <w:sz w:val="16"/>
                <w:szCs w:val="16"/>
                <w:lang w:val="en-US" w:eastAsia="zh-CN"/>
              </w:rPr>
              <w:t>Handset</w:t>
            </w:r>
          </w:p>
        </w:tc>
        <w:tc>
          <w:tcPr>
            <w:tcW w:w="992" w:type="dxa"/>
            <w:tcBorders>
              <w:top w:val="nil"/>
              <w:left w:val="nil"/>
              <w:bottom w:val="single" w:sz="8" w:space="0" w:color="auto"/>
              <w:right w:val="single" w:sz="8" w:space="0" w:color="auto"/>
            </w:tcBorders>
            <w:tcMar>
              <w:top w:w="0" w:type="dxa"/>
              <w:left w:w="108" w:type="dxa"/>
              <w:bottom w:w="0" w:type="dxa"/>
              <w:right w:w="108" w:type="dxa"/>
            </w:tcMar>
            <w:hideMark/>
          </w:tcPr>
          <w:p w14:paraId="3DC56171" w14:textId="77777777" w:rsidR="00A34F4F" w:rsidRPr="001F39D4" w:rsidRDefault="00A34F4F" w:rsidP="001F39D4">
            <w:pPr>
              <w:overflowPunct w:val="0"/>
              <w:autoSpaceDE w:val="0"/>
              <w:autoSpaceDN w:val="0"/>
              <w:textAlignment w:val="baseline"/>
              <w:rPr>
                <w:rFonts w:ascii="Arial" w:eastAsia="Yu Gothic" w:hAnsi="Arial" w:cs="Arial"/>
                <w:sz w:val="16"/>
                <w:szCs w:val="16"/>
                <w:lang w:val="en-US" w:eastAsia="ko-KR"/>
              </w:rPr>
            </w:pPr>
            <w:r w:rsidRPr="001F39D4">
              <w:rPr>
                <w:rFonts w:ascii="Arial" w:eastAsia="Yu Gothic" w:hAnsi="Arial" w:cs="Arial"/>
                <w:sz w:val="16"/>
                <w:szCs w:val="16"/>
                <w:lang w:val="en-US" w:eastAsia="zh-CN"/>
              </w:rPr>
              <w:t>S-band</w:t>
            </w:r>
          </w:p>
        </w:tc>
        <w:tc>
          <w:tcPr>
            <w:tcW w:w="2212" w:type="dxa"/>
            <w:tcBorders>
              <w:top w:val="nil"/>
              <w:left w:val="nil"/>
              <w:bottom w:val="single" w:sz="8" w:space="0" w:color="auto"/>
              <w:right w:val="single" w:sz="8" w:space="0" w:color="auto"/>
            </w:tcBorders>
            <w:tcMar>
              <w:top w:w="0" w:type="dxa"/>
              <w:left w:w="108" w:type="dxa"/>
              <w:bottom w:w="0" w:type="dxa"/>
              <w:right w:w="108" w:type="dxa"/>
            </w:tcMar>
            <w:hideMark/>
          </w:tcPr>
          <w:p w14:paraId="5837F003" w14:textId="77777777" w:rsidR="00A34F4F" w:rsidRPr="001F39D4" w:rsidRDefault="00A34F4F" w:rsidP="001F39D4">
            <w:pPr>
              <w:overflowPunct w:val="0"/>
              <w:autoSpaceDE w:val="0"/>
              <w:autoSpaceDN w:val="0"/>
              <w:textAlignment w:val="baseline"/>
              <w:rPr>
                <w:rFonts w:ascii="Arial" w:eastAsia="Yu Gothic" w:hAnsi="Arial" w:cs="Arial"/>
                <w:sz w:val="16"/>
                <w:szCs w:val="16"/>
                <w:lang w:val="en-US" w:eastAsia="ko-KR"/>
              </w:rPr>
            </w:pPr>
            <w:r w:rsidRPr="001F39D4">
              <w:rPr>
                <w:rFonts w:ascii="Arial" w:eastAsia="Yu Gothic" w:hAnsi="Arial" w:cs="Arial"/>
                <w:sz w:val="16"/>
                <w:szCs w:val="16"/>
                <w:lang w:val="en-US" w:eastAsia="zh-CN"/>
              </w:rPr>
              <w:t>Low-data rate service</w:t>
            </w:r>
          </w:p>
        </w:tc>
      </w:tr>
      <w:tr w:rsidR="00A34F4F" w:rsidRPr="001F39D4" w14:paraId="13C1116F" w14:textId="77777777" w:rsidTr="001F39D4">
        <w:tc>
          <w:tcPr>
            <w:tcW w:w="141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8AD8508" w14:textId="77777777" w:rsidR="00A34F4F" w:rsidRPr="001F39D4" w:rsidRDefault="00A34F4F" w:rsidP="001F39D4">
            <w:pPr>
              <w:overflowPunct w:val="0"/>
              <w:autoSpaceDE w:val="0"/>
              <w:autoSpaceDN w:val="0"/>
              <w:textAlignment w:val="baseline"/>
              <w:rPr>
                <w:rFonts w:ascii="Arial" w:eastAsia="Yu Gothic" w:hAnsi="Arial" w:cs="Arial"/>
                <w:sz w:val="16"/>
                <w:szCs w:val="16"/>
                <w:lang w:val="en-US" w:eastAsia="ko-KR"/>
              </w:rPr>
            </w:pPr>
            <w:r w:rsidRPr="001F39D4">
              <w:rPr>
                <w:rFonts w:ascii="Arial" w:eastAsia="Yu Gothic" w:hAnsi="Arial" w:cs="Arial"/>
                <w:sz w:val="16"/>
                <w:szCs w:val="16"/>
                <w:lang w:val="en-US" w:eastAsia="zh-CN"/>
              </w:rPr>
              <w:t>2</w:t>
            </w:r>
          </w:p>
        </w:tc>
        <w:tc>
          <w:tcPr>
            <w:tcW w:w="1403" w:type="dxa"/>
            <w:tcBorders>
              <w:top w:val="nil"/>
              <w:left w:val="nil"/>
              <w:bottom w:val="single" w:sz="8" w:space="0" w:color="auto"/>
              <w:right w:val="single" w:sz="8" w:space="0" w:color="auto"/>
            </w:tcBorders>
            <w:tcMar>
              <w:top w:w="0" w:type="dxa"/>
              <w:left w:w="108" w:type="dxa"/>
              <w:bottom w:w="0" w:type="dxa"/>
              <w:right w:w="108" w:type="dxa"/>
            </w:tcMar>
            <w:hideMark/>
          </w:tcPr>
          <w:p w14:paraId="03D54745" w14:textId="77777777" w:rsidR="00A34F4F" w:rsidRPr="001F39D4" w:rsidRDefault="00A34F4F" w:rsidP="001F39D4">
            <w:pPr>
              <w:overflowPunct w:val="0"/>
              <w:autoSpaceDE w:val="0"/>
              <w:autoSpaceDN w:val="0"/>
              <w:textAlignment w:val="baseline"/>
              <w:rPr>
                <w:rFonts w:ascii="Arial" w:eastAsia="Yu Gothic" w:hAnsi="Arial" w:cs="Arial"/>
                <w:sz w:val="16"/>
                <w:szCs w:val="16"/>
                <w:lang w:val="en-US" w:eastAsia="ko-KR"/>
              </w:rPr>
            </w:pPr>
            <w:r w:rsidRPr="001F39D4">
              <w:rPr>
                <w:rFonts w:ascii="Arial" w:eastAsia="Yu Gothic" w:hAnsi="Arial" w:cs="Arial"/>
                <w:sz w:val="16"/>
                <w:szCs w:val="16"/>
                <w:lang w:val="en-US" w:eastAsia="zh-CN"/>
              </w:rPr>
              <w:t>GEO</w:t>
            </w:r>
          </w:p>
        </w:tc>
        <w:tc>
          <w:tcPr>
            <w:tcW w:w="1413" w:type="dxa"/>
            <w:tcBorders>
              <w:top w:val="nil"/>
              <w:left w:val="nil"/>
              <w:bottom w:val="single" w:sz="8" w:space="0" w:color="auto"/>
              <w:right w:val="single" w:sz="8" w:space="0" w:color="auto"/>
            </w:tcBorders>
            <w:tcMar>
              <w:top w:w="0" w:type="dxa"/>
              <w:left w:w="108" w:type="dxa"/>
              <w:bottom w:w="0" w:type="dxa"/>
              <w:right w:w="108" w:type="dxa"/>
            </w:tcMar>
            <w:hideMark/>
          </w:tcPr>
          <w:p w14:paraId="281BE0DC" w14:textId="77777777" w:rsidR="00A34F4F" w:rsidRPr="001F39D4" w:rsidRDefault="00A34F4F" w:rsidP="001F39D4">
            <w:pPr>
              <w:overflowPunct w:val="0"/>
              <w:autoSpaceDE w:val="0"/>
              <w:autoSpaceDN w:val="0"/>
              <w:textAlignment w:val="baseline"/>
              <w:rPr>
                <w:rFonts w:ascii="Arial" w:eastAsia="Yu Gothic" w:hAnsi="Arial" w:cs="Arial"/>
                <w:sz w:val="16"/>
                <w:szCs w:val="16"/>
                <w:lang w:val="en-US" w:eastAsia="ko-KR"/>
              </w:rPr>
            </w:pPr>
            <w:r w:rsidRPr="001F39D4">
              <w:rPr>
                <w:rFonts w:ascii="Arial" w:eastAsia="Yu Gothic" w:hAnsi="Arial" w:cs="Arial"/>
                <w:sz w:val="16"/>
                <w:szCs w:val="16"/>
                <w:lang w:val="en-US" w:eastAsia="zh-CN"/>
              </w:rPr>
              <w:t>2</w:t>
            </w:r>
          </w:p>
        </w:tc>
        <w:tc>
          <w:tcPr>
            <w:tcW w:w="1409" w:type="dxa"/>
            <w:tcBorders>
              <w:top w:val="nil"/>
              <w:left w:val="nil"/>
              <w:bottom w:val="single" w:sz="8" w:space="0" w:color="auto"/>
              <w:right w:val="single" w:sz="8" w:space="0" w:color="auto"/>
            </w:tcBorders>
            <w:tcMar>
              <w:top w:w="0" w:type="dxa"/>
              <w:left w:w="108" w:type="dxa"/>
              <w:bottom w:w="0" w:type="dxa"/>
              <w:right w:w="108" w:type="dxa"/>
            </w:tcMar>
            <w:hideMark/>
          </w:tcPr>
          <w:p w14:paraId="508E13A4" w14:textId="77777777" w:rsidR="00A34F4F" w:rsidRPr="001F39D4" w:rsidRDefault="00A34F4F" w:rsidP="001F39D4">
            <w:pPr>
              <w:overflowPunct w:val="0"/>
              <w:autoSpaceDE w:val="0"/>
              <w:autoSpaceDN w:val="0"/>
              <w:textAlignment w:val="baseline"/>
              <w:rPr>
                <w:rFonts w:ascii="Arial" w:eastAsia="Yu Gothic" w:hAnsi="Arial" w:cs="Arial"/>
                <w:sz w:val="16"/>
                <w:szCs w:val="16"/>
                <w:lang w:val="en-US" w:eastAsia="ko-KR"/>
              </w:rPr>
            </w:pPr>
            <w:r w:rsidRPr="001F39D4">
              <w:rPr>
                <w:rFonts w:ascii="Arial" w:eastAsia="Yu Gothic" w:hAnsi="Arial" w:cs="Arial"/>
                <w:sz w:val="16"/>
                <w:szCs w:val="16"/>
                <w:lang w:val="en-US" w:eastAsia="zh-CN"/>
              </w:rPr>
              <w:t>20</w:t>
            </w:r>
          </w:p>
        </w:tc>
        <w:tc>
          <w:tcPr>
            <w:tcW w:w="1018" w:type="dxa"/>
            <w:tcBorders>
              <w:top w:val="nil"/>
              <w:left w:val="nil"/>
              <w:bottom w:val="single" w:sz="8" w:space="0" w:color="auto"/>
              <w:right w:val="single" w:sz="8" w:space="0" w:color="auto"/>
            </w:tcBorders>
            <w:tcMar>
              <w:top w:w="0" w:type="dxa"/>
              <w:left w:w="108" w:type="dxa"/>
              <w:bottom w:w="0" w:type="dxa"/>
              <w:right w:w="108" w:type="dxa"/>
            </w:tcMar>
            <w:hideMark/>
          </w:tcPr>
          <w:p w14:paraId="75944B7F" w14:textId="77777777" w:rsidR="00A34F4F" w:rsidRPr="001F39D4" w:rsidRDefault="00A34F4F" w:rsidP="001F39D4">
            <w:pPr>
              <w:overflowPunct w:val="0"/>
              <w:autoSpaceDE w:val="0"/>
              <w:autoSpaceDN w:val="0"/>
              <w:textAlignment w:val="baseline"/>
              <w:rPr>
                <w:rFonts w:ascii="Arial" w:eastAsia="Yu Gothic" w:hAnsi="Arial" w:cs="Arial"/>
                <w:sz w:val="16"/>
                <w:szCs w:val="16"/>
                <w:lang w:val="en-US" w:eastAsia="ko-KR"/>
              </w:rPr>
            </w:pPr>
            <w:r w:rsidRPr="001F39D4">
              <w:rPr>
                <w:rFonts w:ascii="Arial" w:eastAsia="Yu Gothic" w:hAnsi="Arial" w:cs="Arial"/>
                <w:sz w:val="16"/>
                <w:szCs w:val="16"/>
                <w:lang w:val="en-US" w:eastAsia="zh-CN"/>
              </w:rPr>
              <w:t>Handset</w:t>
            </w:r>
          </w:p>
        </w:tc>
        <w:tc>
          <w:tcPr>
            <w:tcW w:w="992" w:type="dxa"/>
            <w:tcBorders>
              <w:top w:val="nil"/>
              <w:left w:val="nil"/>
              <w:bottom w:val="single" w:sz="8" w:space="0" w:color="auto"/>
              <w:right w:val="single" w:sz="8" w:space="0" w:color="auto"/>
            </w:tcBorders>
            <w:tcMar>
              <w:top w:w="0" w:type="dxa"/>
              <w:left w:w="108" w:type="dxa"/>
              <w:bottom w:w="0" w:type="dxa"/>
              <w:right w:w="108" w:type="dxa"/>
            </w:tcMar>
            <w:hideMark/>
          </w:tcPr>
          <w:p w14:paraId="55214DEF" w14:textId="77777777" w:rsidR="00A34F4F" w:rsidRPr="001F39D4" w:rsidRDefault="00A34F4F" w:rsidP="001F39D4">
            <w:pPr>
              <w:overflowPunct w:val="0"/>
              <w:autoSpaceDE w:val="0"/>
              <w:autoSpaceDN w:val="0"/>
              <w:textAlignment w:val="baseline"/>
              <w:rPr>
                <w:rFonts w:ascii="Arial" w:eastAsia="Yu Gothic" w:hAnsi="Arial" w:cs="Arial"/>
                <w:sz w:val="16"/>
                <w:szCs w:val="16"/>
                <w:lang w:val="en-US" w:eastAsia="ko-KR"/>
              </w:rPr>
            </w:pPr>
            <w:r w:rsidRPr="001F39D4">
              <w:rPr>
                <w:rFonts w:ascii="Arial" w:eastAsia="Yu Gothic" w:hAnsi="Arial" w:cs="Arial"/>
                <w:sz w:val="16"/>
                <w:szCs w:val="16"/>
                <w:lang w:val="en-US" w:eastAsia="zh-CN"/>
              </w:rPr>
              <w:t>S-band</w:t>
            </w:r>
          </w:p>
        </w:tc>
        <w:tc>
          <w:tcPr>
            <w:tcW w:w="2212" w:type="dxa"/>
            <w:tcBorders>
              <w:top w:val="nil"/>
              <w:left w:val="nil"/>
              <w:bottom w:val="single" w:sz="8" w:space="0" w:color="auto"/>
              <w:right w:val="single" w:sz="8" w:space="0" w:color="auto"/>
            </w:tcBorders>
            <w:tcMar>
              <w:top w:w="0" w:type="dxa"/>
              <w:left w:w="108" w:type="dxa"/>
              <w:bottom w:w="0" w:type="dxa"/>
              <w:right w:w="108" w:type="dxa"/>
            </w:tcMar>
            <w:hideMark/>
          </w:tcPr>
          <w:p w14:paraId="79B79AF8" w14:textId="77777777" w:rsidR="00A34F4F" w:rsidRPr="001F39D4" w:rsidRDefault="00A34F4F" w:rsidP="001F39D4">
            <w:pPr>
              <w:overflowPunct w:val="0"/>
              <w:autoSpaceDE w:val="0"/>
              <w:autoSpaceDN w:val="0"/>
              <w:textAlignment w:val="baseline"/>
              <w:rPr>
                <w:rFonts w:ascii="Arial" w:eastAsia="Yu Gothic" w:hAnsi="Arial" w:cs="Arial"/>
                <w:sz w:val="16"/>
                <w:szCs w:val="16"/>
                <w:lang w:val="en-US" w:eastAsia="ko-KR"/>
              </w:rPr>
            </w:pPr>
            <w:r w:rsidRPr="001F39D4">
              <w:rPr>
                <w:rFonts w:ascii="Arial" w:eastAsia="Yu Gothic" w:hAnsi="Arial" w:cs="Arial"/>
                <w:sz w:val="16"/>
                <w:szCs w:val="16"/>
                <w:lang w:val="en-US" w:eastAsia="zh-CN"/>
              </w:rPr>
              <w:t>Low-data rate service</w:t>
            </w:r>
          </w:p>
        </w:tc>
      </w:tr>
      <w:tr w:rsidR="00A34F4F" w:rsidRPr="001F39D4" w14:paraId="35B0079A" w14:textId="77777777" w:rsidTr="001F39D4">
        <w:tc>
          <w:tcPr>
            <w:tcW w:w="141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0C6942E" w14:textId="77777777" w:rsidR="00A34F4F" w:rsidRPr="001F39D4" w:rsidRDefault="00A34F4F" w:rsidP="001F39D4">
            <w:pPr>
              <w:overflowPunct w:val="0"/>
              <w:autoSpaceDE w:val="0"/>
              <w:autoSpaceDN w:val="0"/>
              <w:textAlignment w:val="baseline"/>
              <w:rPr>
                <w:rFonts w:ascii="Arial" w:eastAsia="Yu Gothic" w:hAnsi="Arial" w:cs="Arial"/>
                <w:sz w:val="16"/>
                <w:szCs w:val="16"/>
                <w:lang w:val="en-US" w:eastAsia="ko-KR"/>
              </w:rPr>
            </w:pPr>
            <w:r w:rsidRPr="001F39D4">
              <w:rPr>
                <w:rFonts w:ascii="Arial" w:eastAsia="Yu Gothic" w:hAnsi="Arial" w:cs="Arial"/>
                <w:sz w:val="16"/>
                <w:szCs w:val="16"/>
                <w:lang w:val="en-US" w:eastAsia="zh-CN"/>
              </w:rPr>
              <w:t>3 (Optional)</w:t>
            </w:r>
          </w:p>
        </w:tc>
        <w:tc>
          <w:tcPr>
            <w:tcW w:w="1403" w:type="dxa"/>
            <w:tcBorders>
              <w:top w:val="nil"/>
              <w:left w:val="nil"/>
              <w:bottom w:val="single" w:sz="8" w:space="0" w:color="auto"/>
              <w:right w:val="single" w:sz="8" w:space="0" w:color="auto"/>
            </w:tcBorders>
            <w:tcMar>
              <w:top w:w="0" w:type="dxa"/>
              <w:left w:w="108" w:type="dxa"/>
              <w:bottom w:w="0" w:type="dxa"/>
              <w:right w:w="108" w:type="dxa"/>
            </w:tcMar>
            <w:hideMark/>
          </w:tcPr>
          <w:p w14:paraId="0D2FA625" w14:textId="77777777" w:rsidR="00A34F4F" w:rsidRPr="001F39D4" w:rsidRDefault="00A34F4F" w:rsidP="001F39D4">
            <w:pPr>
              <w:overflowPunct w:val="0"/>
              <w:autoSpaceDE w:val="0"/>
              <w:autoSpaceDN w:val="0"/>
              <w:textAlignment w:val="baseline"/>
              <w:rPr>
                <w:rFonts w:ascii="Arial" w:eastAsia="Yu Gothic" w:hAnsi="Arial" w:cs="Arial"/>
                <w:sz w:val="16"/>
                <w:szCs w:val="16"/>
                <w:lang w:val="en-US" w:eastAsia="ko-KR"/>
              </w:rPr>
            </w:pPr>
            <w:r w:rsidRPr="001F39D4">
              <w:rPr>
                <w:rFonts w:ascii="Arial" w:eastAsia="Yu Gothic" w:hAnsi="Arial" w:cs="Arial"/>
                <w:sz w:val="16"/>
                <w:szCs w:val="16"/>
                <w:lang w:val="en-US" w:eastAsia="zh-CN"/>
              </w:rPr>
              <w:t>LEO-1200</w:t>
            </w:r>
          </w:p>
        </w:tc>
        <w:tc>
          <w:tcPr>
            <w:tcW w:w="1413" w:type="dxa"/>
            <w:tcBorders>
              <w:top w:val="nil"/>
              <w:left w:val="nil"/>
              <w:bottom w:val="single" w:sz="8" w:space="0" w:color="auto"/>
              <w:right w:val="single" w:sz="8" w:space="0" w:color="auto"/>
            </w:tcBorders>
            <w:tcMar>
              <w:top w:w="0" w:type="dxa"/>
              <w:left w:w="108" w:type="dxa"/>
              <w:bottom w:w="0" w:type="dxa"/>
              <w:right w:w="108" w:type="dxa"/>
            </w:tcMar>
            <w:hideMark/>
          </w:tcPr>
          <w:p w14:paraId="78058F9D" w14:textId="77777777" w:rsidR="00A34F4F" w:rsidRPr="001F39D4" w:rsidRDefault="00A34F4F" w:rsidP="001F39D4">
            <w:pPr>
              <w:overflowPunct w:val="0"/>
              <w:autoSpaceDE w:val="0"/>
              <w:autoSpaceDN w:val="0"/>
              <w:textAlignment w:val="baseline"/>
              <w:rPr>
                <w:rFonts w:ascii="Arial" w:eastAsia="Yu Gothic" w:hAnsi="Arial" w:cs="Arial"/>
                <w:sz w:val="16"/>
                <w:szCs w:val="16"/>
                <w:lang w:val="en-US" w:eastAsia="ko-KR"/>
              </w:rPr>
            </w:pPr>
            <w:r w:rsidRPr="001F39D4">
              <w:rPr>
                <w:rFonts w:ascii="Arial" w:eastAsia="Yu Gothic" w:hAnsi="Arial" w:cs="Arial"/>
                <w:sz w:val="16"/>
                <w:szCs w:val="16"/>
                <w:lang w:val="en-US" w:eastAsia="zh-CN"/>
              </w:rPr>
              <w:t>1</w:t>
            </w:r>
          </w:p>
        </w:tc>
        <w:tc>
          <w:tcPr>
            <w:tcW w:w="1409" w:type="dxa"/>
            <w:tcBorders>
              <w:top w:val="nil"/>
              <w:left w:val="nil"/>
              <w:bottom w:val="single" w:sz="8" w:space="0" w:color="auto"/>
              <w:right w:val="single" w:sz="8" w:space="0" w:color="auto"/>
            </w:tcBorders>
            <w:tcMar>
              <w:top w:w="0" w:type="dxa"/>
              <w:left w:w="108" w:type="dxa"/>
              <w:bottom w:w="0" w:type="dxa"/>
              <w:right w:w="108" w:type="dxa"/>
            </w:tcMar>
            <w:hideMark/>
          </w:tcPr>
          <w:p w14:paraId="08636064" w14:textId="77777777" w:rsidR="00A34F4F" w:rsidRPr="001F39D4" w:rsidRDefault="00A34F4F" w:rsidP="001F39D4">
            <w:pPr>
              <w:overflowPunct w:val="0"/>
              <w:autoSpaceDE w:val="0"/>
              <w:autoSpaceDN w:val="0"/>
              <w:textAlignment w:val="baseline"/>
              <w:rPr>
                <w:rFonts w:ascii="Arial" w:eastAsia="Yu Gothic" w:hAnsi="Arial" w:cs="Arial"/>
                <w:sz w:val="16"/>
                <w:szCs w:val="16"/>
                <w:lang w:val="en-US" w:eastAsia="ko-KR"/>
              </w:rPr>
            </w:pPr>
            <w:r w:rsidRPr="001F39D4">
              <w:rPr>
                <w:rFonts w:ascii="Arial" w:eastAsia="Yu Gothic" w:hAnsi="Arial" w:cs="Arial"/>
                <w:sz w:val="16"/>
                <w:szCs w:val="16"/>
                <w:lang w:val="en-US" w:eastAsia="zh-CN"/>
              </w:rPr>
              <w:t>30</w:t>
            </w:r>
          </w:p>
        </w:tc>
        <w:tc>
          <w:tcPr>
            <w:tcW w:w="1018" w:type="dxa"/>
            <w:tcBorders>
              <w:top w:val="nil"/>
              <w:left w:val="nil"/>
              <w:bottom w:val="single" w:sz="8" w:space="0" w:color="auto"/>
              <w:right w:val="single" w:sz="8" w:space="0" w:color="auto"/>
            </w:tcBorders>
            <w:tcMar>
              <w:top w:w="0" w:type="dxa"/>
              <w:left w:w="108" w:type="dxa"/>
              <w:bottom w:w="0" w:type="dxa"/>
              <w:right w:w="108" w:type="dxa"/>
            </w:tcMar>
            <w:hideMark/>
          </w:tcPr>
          <w:p w14:paraId="67759499" w14:textId="77777777" w:rsidR="00A34F4F" w:rsidRPr="001F39D4" w:rsidRDefault="00A34F4F" w:rsidP="001F39D4">
            <w:pPr>
              <w:overflowPunct w:val="0"/>
              <w:autoSpaceDE w:val="0"/>
              <w:autoSpaceDN w:val="0"/>
              <w:textAlignment w:val="baseline"/>
              <w:rPr>
                <w:rFonts w:ascii="Arial" w:eastAsia="Yu Gothic" w:hAnsi="Arial" w:cs="Arial"/>
                <w:sz w:val="16"/>
                <w:szCs w:val="16"/>
                <w:lang w:val="en-US" w:eastAsia="ko-KR"/>
              </w:rPr>
            </w:pPr>
            <w:r w:rsidRPr="001F39D4">
              <w:rPr>
                <w:rFonts w:ascii="Arial" w:eastAsia="Yu Gothic" w:hAnsi="Arial" w:cs="Arial"/>
                <w:sz w:val="16"/>
                <w:szCs w:val="16"/>
                <w:lang w:val="en-US" w:eastAsia="zh-CN"/>
              </w:rPr>
              <w:t>Handset</w:t>
            </w:r>
          </w:p>
        </w:tc>
        <w:tc>
          <w:tcPr>
            <w:tcW w:w="992" w:type="dxa"/>
            <w:tcBorders>
              <w:top w:val="nil"/>
              <w:left w:val="nil"/>
              <w:bottom w:val="single" w:sz="8" w:space="0" w:color="auto"/>
              <w:right w:val="single" w:sz="8" w:space="0" w:color="auto"/>
            </w:tcBorders>
            <w:tcMar>
              <w:top w:w="0" w:type="dxa"/>
              <w:left w:w="108" w:type="dxa"/>
              <w:bottom w:w="0" w:type="dxa"/>
              <w:right w:w="108" w:type="dxa"/>
            </w:tcMar>
            <w:hideMark/>
          </w:tcPr>
          <w:p w14:paraId="24D29B3C" w14:textId="77777777" w:rsidR="00A34F4F" w:rsidRPr="001F39D4" w:rsidRDefault="00A34F4F" w:rsidP="001F39D4">
            <w:pPr>
              <w:overflowPunct w:val="0"/>
              <w:autoSpaceDE w:val="0"/>
              <w:autoSpaceDN w:val="0"/>
              <w:textAlignment w:val="baseline"/>
              <w:rPr>
                <w:rFonts w:ascii="Arial" w:eastAsia="Yu Gothic" w:hAnsi="Arial" w:cs="Arial"/>
                <w:sz w:val="16"/>
                <w:szCs w:val="16"/>
                <w:lang w:val="en-US" w:eastAsia="ko-KR"/>
              </w:rPr>
            </w:pPr>
            <w:r w:rsidRPr="001F39D4">
              <w:rPr>
                <w:rFonts w:ascii="Arial" w:eastAsia="Yu Gothic" w:hAnsi="Arial" w:cs="Arial"/>
                <w:sz w:val="16"/>
                <w:szCs w:val="16"/>
                <w:lang w:val="en-US" w:eastAsia="zh-CN"/>
              </w:rPr>
              <w:t>S-band</w:t>
            </w:r>
          </w:p>
        </w:tc>
        <w:tc>
          <w:tcPr>
            <w:tcW w:w="2212" w:type="dxa"/>
            <w:tcBorders>
              <w:top w:val="nil"/>
              <w:left w:val="nil"/>
              <w:bottom w:val="single" w:sz="8" w:space="0" w:color="auto"/>
              <w:right w:val="single" w:sz="8" w:space="0" w:color="auto"/>
            </w:tcBorders>
            <w:tcMar>
              <w:top w:w="0" w:type="dxa"/>
              <w:left w:w="108" w:type="dxa"/>
              <w:bottom w:w="0" w:type="dxa"/>
              <w:right w:w="108" w:type="dxa"/>
            </w:tcMar>
            <w:hideMark/>
          </w:tcPr>
          <w:p w14:paraId="3E9A049E" w14:textId="77777777" w:rsidR="00A34F4F" w:rsidRPr="001F39D4" w:rsidRDefault="00A34F4F" w:rsidP="001F39D4">
            <w:pPr>
              <w:overflowPunct w:val="0"/>
              <w:autoSpaceDE w:val="0"/>
              <w:autoSpaceDN w:val="0"/>
              <w:textAlignment w:val="baseline"/>
              <w:rPr>
                <w:rFonts w:ascii="Arial" w:eastAsia="Yu Gothic" w:hAnsi="Arial" w:cs="Arial"/>
                <w:sz w:val="16"/>
                <w:szCs w:val="16"/>
                <w:lang w:val="en-US" w:eastAsia="ko-KR"/>
              </w:rPr>
            </w:pPr>
            <w:r w:rsidRPr="001F39D4">
              <w:rPr>
                <w:rFonts w:ascii="Arial" w:eastAsia="Yu Gothic" w:hAnsi="Arial" w:cs="Arial"/>
                <w:sz w:val="16"/>
                <w:szCs w:val="16"/>
                <w:lang w:val="en-US" w:eastAsia="zh-CN"/>
              </w:rPr>
              <w:t>VoIP</w:t>
            </w:r>
          </w:p>
        </w:tc>
      </w:tr>
      <w:tr w:rsidR="00A34F4F" w:rsidRPr="001F39D4" w14:paraId="1CC85A6F" w14:textId="77777777" w:rsidTr="001F39D4">
        <w:tc>
          <w:tcPr>
            <w:tcW w:w="141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D206F7E" w14:textId="77777777" w:rsidR="00A34F4F" w:rsidRPr="001F39D4" w:rsidRDefault="00A34F4F" w:rsidP="001F39D4">
            <w:pPr>
              <w:overflowPunct w:val="0"/>
              <w:autoSpaceDE w:val="0"/>
              <w:autoSpaceDN w:val="0"/>
              <w:textAlignment w:val="baseline"/>
              <w:rPr>
                <w:rFonts w:ascii="Arial" w:eastAsia="Yu Gothic" w:hAnsi="Arial" w:cs="Arial"/>
                <w:sz w:val="16"/>
                <w:szCs w:val="16"/>
                <w:lang w:val="en-US" w:eastAsia="ko-KR"/>
              </w:rPr>
            </w:pPr>
            <w:r w:rsidRPr="001F39D4">
              <w:rPr>
                <w:rFonts w:ascii="Arial" w:eastAsia="Yu Gothic" w:hAnsi="Arial" w:cs="Arial"/>
                <w:sz w:val="16"/>
                <w:szCs w:val="16"/>
                <w:lang w:val="en-US" w:eastAsia="zh-CN"/>
              </w:rPr>
              <w:t>4</w:t>
            </w:r>
          </w:p>
        </w:tc>
        <w:tc>
          <w:tcPr>
            <w:tcW w:w="1403" w:type="dxa"/>
            <w:tcBorders>
              <w:top w:val="nil"/>
              <w:left w:val="nil"/>
              <w:bottom w:val="single" w:sz="8" w:space="0" w:color="auto"/>
              <w:right w:val="single" w:sz="8" w:space="0" w:color="auto"/>
            </w:tcBorders>
            <w:tcMar>
              <w:top w:w="0" w:type="dxa"/>
              <w:left w:w="108" w:type="dxa"/>
              <w:bottom w:w="0" w:type="dxa"/>
              <w:right w:w="108" w:type="dxa"/>
            </w:tcMar>
            <w:hideMark/>
          </w:tcPr>
          <w:p w14:paraId="206218BB" w14:textId="77777777" w:rsidR="00A34F4F" w:rsidRPr="001F39D4" w:rsidRDefault="00A34F4F" w:rsidP="001F39D4">
            <w:pPr>
              <w:overflowPunct w:val="0"/>
              <w:autoSpaceDE w:val="0"/>
              <w:autoSpaceDN w:val="0"/>
              <w:textAlignment w:val="baseline"/>
              <w:rPr>
                <w:rFonts w:ascii="Arial" w:eastAsia="Yu Gothic" w:hAnsi="Arial" w:cs="Arial"/>
                <w:sz w:val="16"/>
                <w:szCs w:val="16"/>
                <w:lang w:val="en-US" w:eastAsia="ko-KR"/>
              </w:rPr>
            </w:pPr>
            <w:r w:rsidRPr="001F39D4">
              <w:rPr>
                <w:rFonts w:ascii="Arial" w:eastAsia="Yu Gothic" w:hAnsi="Arial" w:cs="Arial"/>
                <w:sz w:val="16"/>
                <w:szCs w:val="16"/>
                <w:lang w:val="en-US" w:eastAsia="zh-CN"/>
              </w:rPr>
              <w:t>LEO-1200</w:t>
            </w:r>
          </w:p>
        </w:tc>
        <w:tc>
          <w:tcPr>
            <w:tcW w:w="1413" w:type="dxa"/>
            <w:tcBorders>
              <w:top w:val="nil"/>
              <w:left w:val="nil"/>
              <w:bottom w:val="single" w:sz="8" w:space="0" w:color="auto"/>
              <w:right w:val="single" w:sz="8" w:space="0" w:color="auto"/>
            </w:tcBorders>
            <w:tcMar>
              <w:top w:w="0" w:type="dxa"/>
              <w:left w:w="108" w:type="dxa"/>
              <w:bottom w:w="0" w:type="dxa"/>
              <w:right w:w="108" w:type="dxa"/>
            </w:tcMar>
            <w:hideMark/>
          </w:tcPr>
          <w:p w14:paraId="6E5B7D3F" w14:textId="77777777" w:rsidR="00A34F4F" w:rsidRPr="001F39D4" w:rsidRDefault="00A34F4F" w:rsidP="001F39D4">
            <w:pPr>
              <w:overflowPunct w:val="0"/>
              <w:autoSpaceDE w:val="0"/>
              <w:autoSpaceDN w:val="0"/>
              <w:textAlignment w:val="baseline"/>
              <w:rPr>
                <w:rFonts w:ascii="Arial" w:eastAsia="Yu Gothic" w:hAnsi="Arial" w:cs="Arial"/>
                <w:sz w:val="16"/>
                <w:szCs w:val="16"/>
                <w:lang w:val="en-US" w:eastAsia="ko-KR"/>
              </w:rPr>
            </w:pPr>
            <w:r w:rsidRPr="001F39D4">
              <w:rPr>
                <w:rFonts w:ascii="Arial" w:eastAsia="Yu Gothic" w:hAnsi="Arial" w:cs="Arial"/>
                <w:sz w:val="16"/>
                <w:szCs w:val="16"/>
                <w:lang w:val="en-US" w:eastAsia="zh-CN"/>
              </w:rPr>
              <w:t>2</w:t>
            </w:r>
          </w:p>
        </w:tc>
        <w:tc>
          <w:tcPr>
            <w:tcW w:w="1409" w:type="dxa"/>
            <w:tcBorders>
              <w:top w:val="nil"/>
              <w:left w:val="nil"/>
              <w:bottom w:val="single" w:sz="8" w:space="0" w:color="auto"/>
              <w:right w:val="single" w:sz="8" w:space="0" w:color="auto"/>
            </w:tcBorders>
            <w:tcMar>
              <w:top w:w="0" w:type="dxa"/>
              <w:left w:w="108" w:type="dxa"/>
              <w:bottom w:w="0" w:type="dxa"/>
              <w:right w:w="108" w:type="dxa"/>
            </w:tcMar>
            <w:hideMark/>
          </w:tcPr>
          <w:p w14:paraId="46E0C662" w14:textId="77777777" w:rsidR="00A34F4F" w:rsidRPr="001F39D4" w:rsidRDefault="00A34F4F" w:rsidP="001F39D4">
            <w:pPr>
              <w:overflowPunct w:val="0"/>
              <w:autoSpaceDE w:val="0"/>
              <w:autoSpaceDN w:val="0"/>
              <w:textAlignment w:val="baseline"/>
              <w:rPr>
                <w:rFonts w:ascii="Arial" w:eastAsia="Yu Gothic" w:hAnsi="Arial" w:cs="Arial"/>
                <w:sz w:val="16"/>
                <w:szCs w:val="16"/>
                <w:lang w:val="en-US" w:eastAsia="ko-KR"/>
              </w:rPr>
            </w:pPr>
            <w:r w:rsidRPr="001F39D4">
              <w:rPr>
                <w:rFonts w:ascii="Arial" w:eastAsia="Yu Gothic" w:hAnsi="Arial" w:cs="Arial"/>
                <w:sz w:val="16"/>
                <w:szCs w:val="16"/>
                <w:lang w:val="en-US" w:eastAsia="zh-CN"/>
              </w:rPr>
              <w:t>30</w:t>
            </w:r>
          </w:p>
        </w:tc>
        <w:tc>
          <w:tcPr>
            <w:tcW w:w="1018" w:type="dxa"/>
            <w:tcBorders>
              <w:top w:val="nil"/>
              <w:left w:val="nil"/>
              <w:bottom w:val="single" w:sz="8" w:space="0" w:color="auto"/>
              <w:right w:val="single" w:sz="8" w:space="0" w:color="auto"/>
            </w:tcBorders>
            <w:tcMar>
              <w:top w:w="0" w:type="dxa"/>
              <w:left w:w="108" w:type="dxa"/>
              <w:bottom w:w="0" w:type="dxa"/>
              <w:right w:w="108" w:type="dxa"/>
            </w:tcMar>
            <w:hideMark/>
          </w:tcPr>
          <w:p w14:paraId="3827780A" w14:textId="77777777" w:rsidR="00A34F4F" w:rsidRPr="001F39D4" w:rsidRDefault="00A34F4F" w:rsidP="001F39D4">
            <w:pPr>
              <w:overflowPunct w:val="0"/>
              <w:autoSpaceDE w:val="0"/>
              <w:autoSpaceDN w:val="0"/>
              <w:textAlignment w:val="baseline"/>
              <w:rPr>
                <w:rFonts w:ascii="Arial" w:eastAsia="Yu Gothic" w:hAnsi="Arial" w:cs="Arial"/>
                <w:sz w:val="16"/>
                <w:szCs w:val="16"/>
                <w:lang w:val="en-US" w:eastAsia="ko-KR"/>
              </w:rPr>
            </w:pPr>
            <w:r w:rsidRPr="001F39D4">
              <w:rPr>
                <w:rFonts w:ascii="Arial" w:eastAsia="Yu Gothic" w:hAnsi="Arial" w:cs="Arial"/>
                <w:sz w:val="16"/>
                <w:szCs w:val="16"/>
                <w:lang w:val="en-US" w:eastAsia="zh-CN"/>
              </w:rPr>
              <w:t>Handset</w:t>
            </w:r>
          </w:p>
        </w:tc>
        <w:tc>
          <w:tcPr>
            <w:tcW w:w="992" w:type="dxa"/>
            <w:tcBorders>
              <w:top w:val="nil"/>
              <w:left w:val="nil"/>
              <w:bottom w:val="single" w:sz="8" w:space="0" w:color="auto"/>
              <w:right w:val="single" w:sz="8" w:space="0" w:color="auto"/>
            </w:tcBorders>
            <w:tcMar>
              <w:top w:w="0" w:type="dxa"/>
              <w:left w:w="108" w:type="dxa"/>
              <w:bottom w:w="0" w:type="dxa"/>
              <w:right w:w="108" w:type="dxa"/>
            </w:tcMar>
            <w:hideMark/>
          </w:tcPr>
          <w:p w14:paraId="5D34FAB0" w14:textId="77777777" w:rsidR="00A34F4F" w:rsidRPr="001F39D4" w:rsidRDefault="00A34F4F" w:rsidP="001F39D4">
            <w:pPr>
              <w:overflowPunct w:val="0"/>
              <w:autoSpaceDE w:val="0"/>
              <w:autoSpaceDN w:val="0"/>
              <w:textAlignment w:val="baseline"/>
              <w:rPr>
                <w:rFonts w:ascii="Arial" w:eastAsia="Yu Gothic" w:hAnsi="Arial" w:cs="Arial"/>
                <w:sz w:val="16"/>
                <w:szCs w:val="16"/>
                <w:lang w:val="en-US" w:eastAsia="ko-KR"/>
              </w:rPr>
            </w:pPr>
            <w:r w:rsidRPr="001F39D4">
              <w:rPr>
                <w:rFonts w:ascii="Arial" w:eastAsia="Yu Gothic" w:hAnsi="Arial" w:cs="Arial"/>
                <w:sz w:val="16"/>
                <w:szCs w:val="16"/>
                <w:lang w:val="en-US" w:eastAsia="zh-CN"/>
              </w:rPr>
              <w:t>S-band</w:t>
            </w:r>
          </w:p>
        </w:tc>
        <w:tc>
          <w:tcPr>
            <w:tcW w:w="2212" w:type="dxa"/>
            <w:tcBorders>
              <w:top w:val="nil"/>
              <w:left w:val="nil"/>
              <w:bottom w:val="single" w:sz="8" w:space="0" w:color="auto"/>
              <w:right w:val="single" w:sz="8" w:space="0" w:color="auto"/>
            </w:tcBorders>
            <w:tcMar>
              <w:top w:w="0" w:type="dxa"/>
              <w:left w:w="108" w:type="dxa"/>
              <w:bottom w:w="0" w:type="dxa"/>
              <w:right w:w="108" w:type="dxa"/>
            </w:tcMar>
            <w:hideMark/>
          </w:tcPr>
          <w:p w14:paraId="548210B9" w14:textId="77777777" w:rsidR="00A34F4F" w:rsidRPr="001F39D4" w:rsidRDefault="00A34F4F" w:rsidP="001F39D4">
            <w:pPr>
              <w:overflowPunct w:val="0"/>
              <w:autoSpaceDE w:val="0"/>
              <w:autoSpaceDN w:val="0"/>
              <w:textAlignment w:val="baseline"/>
              <w:rPr>
                <w:rFonts w:ascii="Arial" w:eastAsia="Yu Gothic" w:hAnsi="Arial" w:cs="Arial"/>
                <w:sz w:val="16"/>
                <w:szCs w:val="16"/>
                <w:lang w:val="en-US" w:eastAsia="ko-KR"/>
              </w:rPr>
            </w:pPr>
            <w:r w:rsidRPr="001F39D4">
              <w:rPr>
                <w:rFonts w:ascii="Arial" w:eastAsia="Yu Gothic" w:hAnsi="Arial" w:cs="Arial"/>
                <w:sz w:val="16"/>
                <w:szCs w:val="16"/>
                <w:lang w:val="en-US" w:eastAsia="zh-CN"/>
              </w:rPr>
              <w:t>VoIP</w:t>
            </w:r>
          </w:p>
        </w:tc>
      </w:tr>
      <w:tr w:rsidR="00A34F4F" w:rsidRPr="001F39D4" w14:paraId="13B4CBBE" w14:textId="77777777" w:rsidTr="001F39D4">
        <w:tc>
          <w:tcPr>
            <w:tcW w:w="141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D4203E7" w14:textId="44E81474" w:rsidR="00A34F4F" w:rsidRPr="001F39D4" w:rsidRDefault="00A34F4F" w:rsidP="001F39D4">
            <w:pPr>
              <w:overflowPunct w:val="0"/>
              <w:autoSpaceDE w:val="0"/>
              <w:autoSpaceDN w:val="0"/>
              <w:textAlignment w:val="baseline"/>
              <w:rPr>
                <w:rFonts w:ascii="Arial" w:eastAsia="Yu Gothic" w:hAnsi="Arial" w:cs="Arial"/>
                <w:sz w:val="16"/>
                <w:szCs w:val="16"/>
                <w:lang w:val="en-US" w:eastAsia="ko-KR"/>
              </w:rPr>
            </w:pPr>
            <w:r w:rsidRPr="001F39D4">
              <w:rPr>
                <w:rFonts w:ascii="Arial" w:eastAsia="Yu Gothic" w:hAnsi="Arial" w:cs="Arial"/>
                <w:sz w:val="16"/>
                <w:szCs w:val="16"/>
                <w:lang w:val="en-US" w:eastAsia="zh-CN"/>
              </w:rPr>
              <w:t>5</w:t>
            </w:r>
          </w:p>
        </w:tc>
        <w:tc>
          <w:tcPr>
            <w:tcW w:w="1403" w:type="dxa"/>
            <w:tcBorders>
              <w:top w:val="nil"/>
              <w:left w:val="nil"/>
              <w:bottom w:val="single" w:sz="8" w:space="0" w:color="auto"/>
              <w:right w:val="single" w:sz="8" w:space="0" w:color="auto"/>
            </w:tcBorders>
            <w:tcMar>
              <w:top w:w="0" w:type="dxa"/>
              <w:left w:w="108" w:type="dxa"/>
              <w:bottom w:w="0" w:type="dxa"/>
              <w:right w:w="108" w:type="dxa"/>
            </w:tcMar>
            <w:hideMark/>
          </w:tcPr>
          <w:p w14:paraId="789C9BDE" w14:textId="77777777" w:rsidR="00A34F4F" w:rsidRPr="001F39D4" w:rsidRDefault="00A34F4F" w:rsidP="001F39D4">
            <w:pPr>
              <w:overflowPunct w:val="0"/>
              <w:autoSpaceDE w:val="0"/>
              <w:autoSpaceDN w:val="0"/>
              <w:textAlignment w:val="baseline"/>
              <w:rPr>
                <w:rFonts w:ascii="Arial" w:eastAsia="Yu Gothic" w:hAnsi="Arial" w:cs="Arial"/>
                <w:sz w:val="16"/>
                <w:szCs w:val="16"/>
                <w:lang w:val="en-US" w:eastAsia="ko-KR"/>
              </w:rPr>
            </w:pPr>
            <w:r w:rsidRPr="001F39D4">
              <w:rPr>
                <w:rFonts w:ascii="Arial" w:eastAsia="Yu Gothic" w:hAnsi="Arial" w:cs="Arial"/>
                <w:sz w:val="16"/>
                <w:szCs w:val="16"/>
                <w:lang w:val="en-US" w:eastAsia="zh-CN"/>
              </w:rPr>
              <w:t>LEO-1200</w:t>
            </w:r>
          </w:p>
        </w:tc>
        <w:tc>
          <w:tcPr>
            <w:tcW w:w="1413" w:type="dxa"/>
            <w:tcBorders>
              <w:top w:val="nil"/>
              <w:left w:val="nil"/>
              <w:bottom w:val="single" w:sz="8" w:space="0" w:color="auto"/>
              <w:right w:val="single" w:sz="8" w:space="0" w:color="auto"/>
            </w:tcBorders>
            <w:tcMar>
              <w:top w:w="0" w:type="dxa"/>
              <w:left w:w="108" w:type="dxa"/>
              <w:bottom w:w="0" w:type="dxa"/>
              <w:right w:w="108" w:type="dxa"/>
            </w:tcMar>
            <w:hideMark/>
          </w:tcPr>
          <w:p w14:paraId="2B148385" w14:textId="77777777" w:rsidR="00A34F4F" w:rsidRPr="001F39D4" w:rsidRDefault="00A34F4F" w:rsidP="001F39D4">
            <w:pPr>
              <w:overflowPunct w:val="0"/>
              <w:autoSpaceDE w:val="0"/>
              <w:autoSpaceDN w:val="0"/>
              <w:textAlignment w:val="baseline"/>
              <w:rPr>
                <w:rFonts w:ascii="Arial" w:eastAsia="Yu Gothic" w:hAnsi="Arial" w:cs="Arial"/>
                <w:sz w:val="16"/>
                <w:szCs w:val="16"/>
                <w:lang w:val="en-US" w:eastAsia="ko-KR"/>
              </w:rPr>
            </w:pPr>
            <w:r w:rsidRPr="001F39D4">
              <w:rPr>
                <w:rFonts w:ascii="Arial" w:eastAsia="Yu Gothic" w:hAnsi="Arial" w:cs="Arial"/>
                <w:sz w:val="16"/>
                <w:szCs w:val="16"/>
                <w:lang w:val="en-US" w:eastAsia="zh-CN"/>
              </w:rPr>
              <w:t>2</w:t>
            </w:r>
          </w:p>
        </w:tc>
        <w:tc>
          <w:tcPr>
            <w:tcW w:w="1409" w:type="dxa"/>
            <w:tcBorders>
              <w:top w:val="nil"/>
              <w:left w:val="nil"/>
              <w:bottom w:val="single" w:sz="8" w:space="0" w:color="auto"/>
              <w:right w:val="single" w:sz="8" w:space="0" w:color="auto"/>
            </w:tcBorders>
            <w:tcMar>
              <w:top w:w="0" w:type="dxa"/>
              <w:left w:w="108" w:type="dxa"/>
              <w:bottom w:w="0" w:type="dxa"/>
              <w:right w:w="108" w:type="dxa"/>
            </w:tcMar>
            <w:hideMark/>
          </w:tcPr>
          <w:p w14:paraId="4D064022" w14:textId="77777777" w:rsidR="00A34F4F" w:rsidRPr="001F39D4" w:rsidRDefault="00A34F4F" w:rsidP="001F39D4">
            <w:pPr>
              <w:overflowPunct w:val="0"/>
              <w:autoSpaceDE w:val="0"/>
              <w:autoSpaceDN w:val="0"/>
              <w:textAlignment w:val="baseline"/>
              <w:rPr>
                <w:rFonts w:ascii="Arial" w:eastAsia="Yu Gothic" w:hAnsi="Arial" w:cs="Arial"/>
                <w:sz w:val="16"/>
                <w:szCs w:val="16"/>
                <w:lang w:val="en-US" w:eastAsia="ko-KR"/>
              </w:rPr>
            </w:pPr>
            <w:r w:rsidRPr="001F39D4">
              <w:rPr>
                <w:rFonts w:ascii="Arial" w:eastAsia="Yu Gothic" w:hAnsi="Arial" w:cs="Arial"/>
                <w:sz w:val="16"/>
                <w:szCs w:val="16"/>
                <w:lang w:val="en-US" w:eastAsia="zh-CN"/>
              </w:rPr>
              <w:t>30</w:t>
            </w:r>
          </w:p>
        </w:tc>
        <w:tc>
          <w:tcPr>
            <w:tcW w:w="1018" w:type="dxa"/>
            <w:tcBorders>
              <w:top w:val="nil"/>
              <w:left w:val="nil"/>
              <w:bottom w:val="single" w:sz="8" w:space="0" w:color="auto"/>
              <w:right w:val="single" w:sz="8" w:space="0" w:color="auto"/>
            </w:tcBorders>
            <w:tcMar>
              <w:top w:w="0" w:type="dxa"/>
              <w:left w:w="108" w:type="dxa"/>
              <w:bottom w:w="0" w:type="dxa"/>
              <w:right w:w="108" w:type="dxa"/>
            </w:tcMar>
            <w:hideMark/>
          </w:tcPr>
          <w:p w14:paraId="03D748BF" w14:textId="77777777" w:rsidR="00A34F4F" w:rsidRPr="001F39D4" w:rsidRDefault="00A34F4F" w:rsidP="001F39D4">
            <w:pPr>
              <w:overflowPunct w:val="0"/>
              <w:autoSpaceDE w:val="0"/>
              <w:autoSpaceDN w:val="0"/>
              <w:textAlignment w:val="baseline"/>
              <w:rPr>
                <w:rFonts w:ascii="Arial" w:eastAsia="Yu Gothic" w:hAnsi="Arial" w:cs="Arial"/>
                <w:sz w:val="16"/>
                <w:szCs w:val="16"/>
                <w:lang w:val="en-US" w:eastAsia="ko-KR"/>
              </w:rPr>
            </w:pPr>
            <w:r w:rsidRPr="001F39D4">
              <w:rPr>
                <w:rFonts w:ascii="Arial" w:eastAsia="Yu Gothic" w:hAnsi="Arial" w:cs="Arial"/>
                <w:sz w:val="16"/>
                <w:szCs w:val="16"/>
                <w:lang w:val="en-US" w:eastAsia="zh-CN"/>
              </w:rPr>
              <w:t>Handset</w:t>
            </w:r>
          </w:p>
        </w:tc>
        <w:tc>
          <w:tcPr>
            <w:tcW w:w="992" w:type="dxa"/>
            <w:tcBorders>
              <w:top w:val="nil"/>
              <w:left w:val="nil"/>
              <w:bottom w:val="single" w:sz="8" w:space="0" w:color="auto"/>
              <w:right w:val="single" w:sz="8" w:space="0" w:color="auto"/>
            </w:tcBorders>
            <w:tcMar>
              <w:top w:w="0" w:type="dxa"/>
              <w:left w:w="108" w:type="dxa"/>
              <w:bottom w:w="0" w:type="dxa"/>
              <w:right w:w="108" w:type="dxa"/>
            </w:tcMar>
            <w:hideMark/>
          </w:tcPr>
          <w:p w14:paraId="750E8C8B" w14:textId="77777777" w:rsidR="00A34F4F" w:rsidRPr="001F39D4" w:rsidRDefault="00A34F4F" w:rsidP="001F39D4">
            <w:pPr>
              <w:overflowPunct w:val="0"/>
              <w:autoSpaceDE w:val="0"/>
              <w:autoSpaceDN w:val="0"/>
              <w:textAlignment w:val="baseline"/>
              <w:rPr>
                <w:rFonts w:ascii="Arial" w:eastAsia="Yu Gothic" w:hAnsi="Arial" w:cs="Arial"/>
                <w:sz w:val="16"/>
                <w:szCs w:val="16"/>
                <w:lang w:val="en-US" w:eastAsia="ko-KR"/>
              </w:rPr>
            </w:pPr>
            <w:r w:rsidRPr="001F39D4">
              <w:rPr>
                <w:rFonts w:ascii="Arial" w:eastAsia="Yu Gothic" w:hAnsi="Arial" w:cs="Arial"/>
                <w:sz w:val="16"/>
                <w:szCs w:val="16"/>
                <w:lang w:val="en-US" w:eastAsia="zh-CN"/>
              </w:rPr>
              <w:t>S-band</w:t>
            </w:r>
          </w:p>
        </w:tc>
        <w:tc>
          <w:tcPr>
            <w:tcW w:w="2212" w:type="dxa"/>
            <w:tcBorders>
              <w:top w:val="nil"/>
              <w:left w:val="nil"/>
              <w:bottom w:val="single" w:sz="8" w:space="0" w:color="auto"/>
              <w:right w:val="single" w:sz="8" w:space="0" w:color="auto"/>
            </w:tcBorders>
            <w:tcMar>
              <w:top w:w="0" w:type="dxa"/>
              <w:left w:w="108" w:type="dxa"/>
              <w:bottom w:w="0" w:type="dxa"/>
              <w:right w:w="108" w:type="dxa"/>
            </w:tcMar>
            <w:hideMark/>
          </w:tcPr>
          <w:p w14:paraId="4A32A370" w14:textId="77777777" w:rsidR="00A34F4F" w:rsidRPr="001F39D4" w:rsidRDefault="00A34F4F" w:rsidP="001F39D4">
            <w:pPr>
              <w:overflowPunct w:val="0"/>
              <w:autoSpaceDE w:val="0"/>
              <w:autoSpaceDN w:val="0"/>
              <w:textAlignment w:val="baseline"/>
              <w:rPr>
                <w:rFonts w:ascii="Arial" w:eastAsia="Yu Gothic" w:hAnsi="Arial" w:cs="Arial"/>
                <w:sz w:val="16"/>
                <w:szCs w:val="16"/>
                <w:lang w:val="en-US" w:eastAsia="ko-KR"/>
              </w:rPr>
            </w:pPr>
            <w:r w:rsidRPr="001F39D4">
              <w:rPr>
                <w:rFonts w:ascii="Arial" w:eastAsia="Yu Gothic" w:hAnsi="Arial" w:cs="Arial"/>
                <w:sz w:val="16"/>
                <w:szCs w:val="16"/>
                <w:lang w:val="en-US" w:eastAsia="zh-CN"/>
              </w:rPr>
              <w:t>Low-data rate service</w:t>
            </w:r>
          </w:p>
        </w:tc>
      </w:tr>
      <w:tr w:rsidR="00A34F4F" w:rsidRPr="001F39D4" w14:paraId="607B6687" w14:textId="77777777" w:rsidTr="001F39D4">
        <w:tc>
          <w:tcPr>
            <w:tcW w:w="141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9F8F983" w14:textId="77777777" w:rsidR="00A34F4F" w:rsidRPr="001F39D4" w:rsidRDefault="00A34F4F" w:rsidP="001F39D4">
            <w:pPr>
              <w:overflowPunct w:val="0"/>
              <w:autoSpaceDE w:val="0"/>
              <w:autoSpaceDN w:val="0"/>
              <w:textAlignment w:val="baseline"/>
              <w:rPr>
                <w:rFonts w:ascii="Arial" w:eastAsia="Yu Gothic" w:hAnsi="Arial" w:cs="Arial"/>
                <w:sz w:val="16"/>
                <w:szCs w:val="16"/>
                <w:lang w:val="en-US" w:eastAsia="ko-KR"/>
              </w:rPr>
            </w:pPr>
            <w:r w:rsidRPr="001F39D4">
              <w:rPr>
                <w:rFonts w:ascii="Arial" w:eastAsia="Yu Gothic" w:hAnsi="Arial" w:cs="Arial"/>
                <w:sz w:val="16"/>
                <w:szCs w:val="16"/>
                <w:lang w:val="en-US" w:eastAsia="zh-CN"/>
              </w:rPr>
              <w:t>6 (Optional)</w:t>
            </w:r>
          </w:p>
        </w:tc>
        <w:tc>
          <w:tcPr>
            <w:tcW w:w="1403" w:type="dxa"/>
            <w:tcBorders>
              <w:top w:val="nil"/>
              <w:left w:val="nil"/>
              <w:bottom w:val="single" w:sz="8" w:space="0" w:color="auto"/>
              <w:right w:val="single" w:sz="8" w:space="0" w:color="auto"/>
            </w:tcBorders>
            <w:tcMar>
              <w:top w:w="0" w:type="dxa"/>
              <w:left w:w="108" w:type="dxa"/>
              <w:bottom w:w="0" w:type="dxa"/>
              <w:right w:w="108" w:type="dxa"/>
            </w:tcMar>
            <w:hideMark/>
          </w:tcPr>
          <w:p w14:paraId="7F88E6FC" w14:textId="77777777" w:rsidR="00A34F4F" w:rsidRPr="001F39D4" w:rsidRDefault="00A34F4F" w:rsidP="001F39D4">
            <w:pPr>
              <w:overflowPunct w:val="0"/>
              <w:autoSpaceDE w:val="0"/>
              <w:autoSpaceDN w:val="0"/>
              <w:textAlignment w:val="baseline"/>
              <w:rPr>
                <w:rFonts w:ascii="Arial" w:eastAsia="Yu Gothic" w:hAnsi="Arial" w:cs="Arial"/>
                <w:sz w:val="16"/>
                <w:szCs w:val="16"/>
                <w:lang w:val="en-US" w:eastAsia="ko-KR"/>
              </w:rPr>
            </w:pPr>
            <w:r w:rsidRPr="001F39D4">
              <w:rPr>
                <w:rFonts w:ascii="Arial" w:eastAsia="Yu Gothic" w:hAnsi="Arial" w:cs="Arial"/>
                <w:sz w:val="16"/>
                <w:szCs w:val="16"/>
                <w:lang w:val="en-US" w:eastAsia="zh-CN"/>
              </w:rPr>
              <w:t>LEO-600</w:t>
            </w:r>
          </w:p>
        </w:tc>
        <w:tc>
          <w:tcPr>
            <w:tcW w:w="1413" w:type="dxa"/>
            <w:tcBorders>
              <w:top w:val="nil"/>
              <w:left w:val="nil"/>
              <w:bottom w:val="single" w:sz="8" w:space="0" w:color="auto"/>
              <w:right w:val="single" w:sz="8" w:space="0" w:color="auto"/>
            </w:tcBorders>
            <w:tcMar>
              <w:top w:w="0" w:type="dxa"/>
              <w:left w:w="108" w:type="dxa"/>
              <w:bottom w:w="0" w:type="dxa"/>
              <w:right w:w="108" w:type="dxa"/>
            </w:tcMar>
            <w:hideMark/>
          </w:tcPr>
          <w:p w14:paraId="42124DEE" w14:textId="77777777" w:rsidR="00A34F4F" w:rsidRPr="001F39D4" w:rsidRDefault="00A34F4F" w:rsidP="001F39D4">
            <w:pPr>
              <w:overflowPunct w:val="0"/>
              <w:autoSpaceDE w:val="0"/>
              <w:autoSpaceDN w:val="0"/>
              <w:textAlignment w:val="baseline"/>
              <w:rPr>
                <w:rFonts w:ascii="Arial" w:eastAsia="Yu Gothic" w:hAnsi="Arial" w:cs="Arial"/>
                <w:sz w:val="16"/>
                <w:szCs w:val="16"/>
                <w:lang w:val="en-US" w:eastAsia="ko-KR"/>
              </w:rPr>
            </w:pPr>
            <w:r w:rsidRPr="001F39D4">
              <w:rPr>
                <w:rFonts w:ascii="Arial" w:eastAsia="Yu Gothic" w:hAnsi="Arial" w:cs="Arial"/>
                <w:sz w:val="16"/>
                <w:szCs w:val="16"/>
                <w:lang w:val="en-US" w:eastAsia="zh-CN"/>
              </w:rPr>
              <w:t>1</w:t>
            </w:r>
          </w:p>
        </w:tc>
        <w:tc>
          <w:tcPr>
            <w:tcW w:w="1409" w:type="dxa"/>
            <w:tcBorders>
              <w:top w:val="nil"/>
              <w:left w:val="nil"/>
              <w:bottom w:val="single" w:sz="8" w:space="0" w:color="auto"/>
              <w:right w:val="single" w:sz="8" w:space="0" w:color="auto"/>
            </w:tcBorders>
            <w:tcMar>
              <w:top w:w="0" w:type="dxa"/>
              <w:left w:w="108" w:type="dxa"/>
              <w:bottom w:w="0" w:type="dxa"/>
              <w:right w:w="108" w:type="dxa"/>
            </w:tcMar>
            <w:hideMark/>
          </w:tcPr>
          <w:p w14:paraId="53446B04" w14:textId="77777777" w:rsidR="00A34F4F" w:rsidRPr="001F39D4" w:rsidRDefault="00A34F4F" w:rsidP="001F39D4">
            <w:pPr>
              <w:overflowPunct w:val="0"/>
              <w:autoSpaceDE w:val="0"/>
              <w:autoSpaceDN w:val="0"/>
              <w:textAlignment w:val="baseline"/>
              <w:rPr>
                <w:rFonts w:ascii="Arial" w:eastAsia="Yu Gothic" w:hAnsi="Arial" w:cs="Arial"/>
                <w:sz w:val="16"/>
                <w:szCs w:val="16"/>
                <w:lang w:val="en-US" w:eastAsia="ko-KR"/>
              </w:rPr>
            </w:pPr>
            <w:r w:rsidRPr="001F39D4">
              <w:rPr>
                <w:rFonts w:ascii="Arial" w:eastAsia="Yu Gothic" w:hAnsi="Arial" w:cs="Arial"/>
                <w:sz w:val="16"/>
                <w:szCs w:val="16"/>
                <w:lang w:val="en-US" w:eastAsia="zh-CN"/>
              </w:rPr>
              <w:t>30</w:t>
            </w:r>
          </w:p>
        </w:tc>
        <w:tc>
          <w:tcPr>
            <w:tcW w:w="1018" w:type="dxa"/>
            <w:tcBorders>
              <w:top w:val="nil"/>
              <w:left w:val="nil"/>
              <w:bottom w:val="single" w:sz="8" w:space="0" w:color="auto"/>
              <w:right w:val="single" w:sz="8" w:space="0" w:color="auto"/>
            </w:tcBorders>
            <w:tcMar>
              <w:top w:w="0" w:type="dxa"/>
              <w:left w:w="108" w:type="dxa"/>
              <w:bottom w:w="0" w:type="dxa"/>
              <w:right w:w="108" w:type="dxa"/>
            </w:tcMar>
            <w:hideMark/>
          </w:tcPr>
          <w:p w14:paraId="02CA6434" w14:textId="77777777" w:rsidR="00A34F4F" w:rsidRPr="001F39D4" w:rsidRDefault="00A34F4F" w:rsidP="001F39D4">
            <w:pPr>
              <w:overflowPunct w:val="0"/>
              <w:autoSpaceDE w:val="0"/>
              <w:autoSpaceDN w:val="0"/>
              <w:textAlignment w:val="baseline"/>
              <w:rPr>
                <w:rFonts w:ascii="Arial" w:eastAsia="Yu Gothic" w:hAnsi="Arial" w:cs="Arial"/>
                <w:sz w:val="16"/>
                <w:szCs w:val="16"/>
                <w:lang w:val="en-US" w:eastAsia="ko-KR"/>
              </w:rPr>
            </w:pPr>
            <w:r w:rsidRPr="001F39D4">
              <w:rPr>
                <w:rFonts w:ascii="Arial" w:eastAsia="Yu Gothic" w:hAnsi="Arial" w:cs="Arial"/>
                <w:sz w:val="16"/>
                <w:szCs w:val="16"/>
                <w:lang w:val="en-US" w:eastAsia="zh-CN"/>
              </w:rPr>
              <w:t>Handset</w:t>
            </w:r>
          </w:p>
        </w:tc>
        <w:tc>
          <w:tcPr>
            <w:tcW w:w="992" w:type="dxa"/>
            <w:tcBorders>
              <w:top w:val="nil"/>
              <w:left w:val="nil"/>
              <w:bottom w:val="single" w:sz="8" w:space="0" w:color="auto"/>
              <w:right w:val="single" w:sz="8" w:space="0" w:color="auto"/>
            </w:tcBorders>
            <w:tcMar>
              <w:top w:w="0" w:type="dxa"/>
              <w:left w:w="108" w:type="dxa"/>
              <w:bottom w:w="0" w:type="dxa"/>
              <w:right w:w="108" w:type="dxa"/>
            </w:tcMar>
            <w:hideMark/>
          </w:tcPr>
          <w:p w14:paraId="2972DA03" w14:textId="77777777" w:rsidR="00A34F4F" w:rsidRPr="001F39D4" w:rsidRDefault="00A34F4F" w:rsidP="001F39D4">
            <w:pPr>
              <w:overflowPunct w:val="0"/>
              <w:autoSpaceDE w:val="0"/>
              <w:autoSpaceDN w:val="0"/>
              <w:textAlignment w:val="baseline"/>
              <w:rPr>
                <w:rFonts w:ascii="Arial" w:eastAsia="Yu Gothic" w:hAnsi="Arial" w:cs="Arial"/>
                <w:sz w:val="16"/>
                <w:szCs w:val="16"/>
                <w:lang w:val="en-US" w:eastAsia="ko-KR"/>
              </w:rPr>
            </w:pPr>
            <w:r w:rsidRPr="001F39D4">
              <w:rPr>
                <w:rFonts w:ascii="Arial" w:eastAsia="Yu Gothic" w:hAnsi="Arial" w:cs="Arial"/>
                <w:sz w:val="16"/>
                <w:szCs w:val="16"/>
                <w:lang w:val="en-US" w:eastAsia="zh-CN"/>
              </w:rPr>
              <w:t>S-band</w:t>
            </w:r>
          </w:p>
        </w:tc>
        <w:tc>
          <w:tcPr>
            <w:tcW w:w="2212" w:type="dxa"/>
            <w:tcBorders>
              <w:top w:val="nil"/>
              <w:left w:val="nil"/>
              <w:bottom w:val="single" w:sz="8" w:space="0" w:color="auto"/>
              <w:right w:val="single" w:sz="8" w:space="0" w:color="auto"/>
            </w:tcBorders>
            <w:tcMar>
              <w:top w:w="0" w:type="dxa"/>
              <w:left w:w="108" w:type="dxa"/>
              <w:bottom w:w="0" w:type="dxa"/>
              <w:right w:w="108" w:type="dxa"/>
            </w:tcMar>
            <w:hideMark/>
          </w:tcPr>
          <w:p w14:paraId="362264A2" w14:textId="77777777" w:rsidR="00A34F4F" w:rsidRPr="001F39D4" w:rsidRDefault="00A34F4F" w:rsidP="001F39D4">
            <w:pPr>
              <w:overflowPunct w:val="0"/>
              <w:autoSpaceDE w:val="0"/>
              <w:autoSpaceDN w:val="0"/>
              <w:textAlignment w:val="baseline"/>
              <w:rPr>
                <w:rFonts w:ascii="Arial" w:eastAsia="Yu Gothic" w:hAnsi="Arial" w:cs="Arial"/>
                <w:sz w:val="16"/>
                <w:szCs w:val="16"/>
                <w:lang w:val="en-US" w:eastAsia="ko-KR"/>
              </w:rPr>
            </w:pPr>
            <w:r w:rsidRPr="001F39D4">
              <w:rPr>
                <w:rFonts w:ascii="Arial" w:eastAsia="Yu Gothic" w:hAnsi="Arial" w:cs="Arial"/>
                <w:sz w:val="16"/>
                <w:szCs w:val="16"/>
                <w:lang w:val="en-US" w:eastAsia="zh-CN"/>
              </w:rPr>
              <w:t>VoIP</w:t>
            </w:r>
          </w:p>
        </w:tc>
      </w:tr>
      <w:tr w:rsidR="00A34F4F" w:rsidRPr="001F39D4" w14:paraId="4A17D7F3" w14:textId="77777777" w:rsidTr="001F39D4">
        <w:tc>
          <w:tcPr>
            <w:tcW w:w="141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9193469" w14:textId="1665848E" w:rsidR="00A34F4F" w:rsidRPr="001F39D4" w:rsidRDefault="00A34F4F" w:rsidP="001F39D4">
            <w:pPr>
              <w:overflowPunct w:val="0"/>
              <w:autoSpaceDE w:val="0"/>
              <w:autoSpaceDN w:val="0"/>
              <w:textAlignment w:val="baseline"/>
              <w:rPr>
                <w:rFonts w:ascii="Arial" w:eastAsia="Yu Gothic" w:hAnsi="Arial" w:cs="Arial"/>
                <w:sz w:val="16"/>
                <w:szCs w:val="16"/>
                <w:lang w:val="en-US" w:eastAsia="ko-KR"/>
              </w:rPr>
            </w:pPr>
            <w:r w:rsidRPr="001F39D4">
              <w:rPr>
                <w:rFonts w:ascii="Arial" w:eastAsia="Yu Gothic" w:hAnsi="Arial" w:cs="Arial"/>
                <w:sz w:val="16"/>
                <w:szCs w:val="16"/>
                <w:lang w:val="en-US" w:eastAsia="zh-CN"/>
              </w:rPr>
              <w:t>7</w:t>
            </w:r>
          </w:p>
        </w:tc>
        <w:tc>
          <w:tcPr>
            <w:tcW w:w="1403" w:type="dxa"/>
            <w:tcBorders>
              <w:top w:val="nil"/>
              <w:left w:val="nil"/>
              <w:bottom w:val="single" w:sz="8" w:space="0" w:color="auto"/>
              <w:right w:val="single" w:sz="8" w:space="0" w:color="auto"/>
            </w:tcBorders>
            <w:tcMar>
              <w:top w:w="0" w:type="dxa"/>
              <w:left w:w="108" w:type="dxa"/>
              <w:bottom w:w="0" w:type="dxa"/>
              <w:right w:w="108" w:type="dxa"/>
            </w:tcMar>
            <w:hideMark/>
          </w:tcPr>
          <w:p w14:paraId="56FCAB83" w14:textId="77777777" w:rsidR="00A34F4F" w:rsidRPr="001F39D4" w:rsidRDefault="00A34F4F" w:rsidP="001F39D4">
            <w:pPr>
              <w:overflowPunct w:val="0"/>
              <w:autoSpaceDE w:val="0"/>
              <w:autoSpaceDN w:val="0"/>
              <w:textAlignment w:val="baseline"/>
              <w:rPr>
                <w:rFonts w:ascii="Arial" w:eastAsia="Yu Gothic" w:hAnsi="Arial" w:cs="Arial"/>
                <w:sz w:val="16"/>
                <w:szCs w:val="16"/>
                <w:lang w:val="en-US" w:eastAsia="ko-KR"/>
              </w:rPr>
            </w:pPr>
            <w:r w:rsidRPr="001F39D4">
              <w:rPr>
                <w:rFonts w:ascii="Arial" w:eastAsia="Yu Gothic" w:hAnsi="Arial" w:cs="Arial"/>
                <w:sz w:val="16"/>
                <w:szCs w:val="16"/>
                <w:lang w:val="en-US" w:eastAsia="zh-CN"/>
              </w:rPr>
              <w:t>LEO-600</w:t>
            </w:r>
          </w:p>
        </w:tc>
        <w:tc>
          <w:tcPr>
            <w:tcW w:w="1413" w:type="dxa"/>
            <w:tcBorders>
              <w:top w:val="nil"/>
              <w:left w:val="nil"/>
              <w:bottom w:val="single" w:sz="8" w:space="0" w:color="auto"/>
              <w:right w:val="single" w:sz="8" w:space="0" w:color="auto"/>
            </w:tcBorders>
            <w:tcMar>
              <w:top w:w="0" w:type="dxa"/>
              <w:left w:w="108" w:type="dxa"/>
              <w:bottom w:w="0" w:type="dxa"/>
              <w:right w:w="108" w:type="dxa"/>
            </w:tcMar>
            <w:hideMark/>
          </w:tcPr>
          <w:p w14:paraId="364C94BC" w14:textId="77777777" w:rsidR="00A34F4F" w:rsidRPr="001F39D4" w:rsidRDefault="00A34F4F" w:rsidP="001F39D4">
            <w:pPr>
              <w:overflowPunct w:val="0"/>
              <w:autoSpaceDE w:val="0"/>
              <w:autoSpaceDN w:val="0"/>
              <w:textAlignment w:val="baseline"/>
              <w:rPr>
                <w:rFonts w:ascii="Arial" w:eastAsia="Yu Gothic" w:hAnsi="Arial" w:cs="Arial"/>
                <w:sz w:val="16"/>
                <w:szCs w:val="16"/>
                <w:lang w:val="en-US" w:eastAsia="ko-KR"/>
              </w:rPr>
            </w:pPr>
            <w:r w:rsidRPr="001F39D4">
              <w:rPr>
                <w:rFonts w:ascii="Arial" w:eastAsia="Yu Gothic" w:hAnsi="Arial" w:cs="Arial"/>
                <w:sz w:val="16"/>
                <w:szCs w:val="16"/>
                <w:lang w:val="en-US" w:eastAsia="zh-CN"/>
              </w:rPr>
              <w:t>2</w:t>
            </w:r>
          </w:p>
        </w:tc>
        <w:tc>
          <w:tcPr>
            <w:tcW w:w="1409" w:type="dxa"/>
            <w:tcBorders>
              <w:top w:val="nil"/>
              <w:left w:val="nil"/>
              <w:bottom w:val="single" w:sz="8" w:space="0" w:color="auto"/>
              <w:right w:val="single" w:sz="8" w:space="0" w:color="auto"/>
            </w:tcBorders>
            <w:tcMar>
              <w:top w:w="0" w:type="dxa"/>
              <w:left w:w="108" w:type="dxa"/>
              <w:bottom w:w="0" w:type="dxa"/>
              <w:right w:w="108" w:type="dxa"/>
            </w:tcMar>
            <w:hideMark/>
          </w:tcPr>
          <w:p w14:paraId="32F2C976" w14:textId="77777777" w:rsidR="00A34F4F" w:rsidRPr="001F39D4" w:rsidRDefault="00A34F4F" w:rsidP="001F39D4">
            <w:pPr>
              <w:overflowPunct w:val="0"/>
              <w:autoSpaceDE w:val="0"/>
              <w:autoSpaceDN w:val="0"/>
              <w:textAlignment w:val="baseline"/>
              <w:rPr>
                <w:rFonts w:ascii="Arial" w:eastAsia="Yu Gothic" w:hAnsi="Arial" w:cs="Arial"/>
                <w:sz w:val="16"/>
                <w:szCs w:val="16"/>
                <w:lang w:val="en-US" w:eastAsia="ko-KR"/>
              </w:rPr>
            </w:pPr>
            <w:r w:rsidRPr="001F39D4">
              <w:rPr>
                <w:rFonts w:ascii="Arial" w:eastAsia="Yu Gothic" w:hAnsi="Arial" w:cs="Arial"/>
                <w:sz w:val="16"/>
                <w:szCs w:val="16"/>
                <w:lang w:val="en-US" w:eastAsia="zh-CN"/>
              </w:rPr>
              <w:t>30</w:t>
            </w:r>
          </w:p>
        </w:tc>
        <w:tc>
          <w:tcPr>
            <w:tcW w:w="1018" w:type="dxa"/>
            <w:tcBorders>
              <w:top w:val="nil"/>
              <w:left w:val="nil"/>
              <w:bottom w:val="single" w:sz="8" w:space="0" w:color="auto"/>
              <w:right w:val="single" w:sz="8" w:space="0" w:color="auto"/>
            </w:tcBorders>
            <w:tcMar>
              <w:top w:w="0" w:type="dxa"/>
              <w:left w:w="108" w:type="dxa"/>
              <w:bottom w:w="0" w:type="dxa"/>
              <w:right w:w="108" w:type="dxa"/>
            </w:tcMar>
            <w:hideMark/>
          </w:tcPr>
          <w:p w14:paraId="2727938D" w14:textId="77777777" w:rsidR="00A34F4F" w:rsidRPr="001F39D4" w:rsidRDefault="00A34F4F" w:rsidP="001F39D4">
            <w:pPr>
              <w:overflowPunct w:val="0"/>
              <w:autoSpaceDE w:val="0"/>
              <w:autoSpaceDN w:val="0"/>
              <w:textAlignment w:val="baseline"/>
              <w:rPr>
                <w:rFonts w:ascii="Arial" w:eastAsia="Yu Gothic" w:hAnsi="Arial" w:cs="Arial"/>
                <w:sz w:val="16"/>
                <w:szCs w:val="16"/>
                <w:lang w:val="en-US" w:eastAsia="ko-KR"/>
              </w:rPr>
            </w:pPr>
            <w:r w:rsidRPr="001F39D4">
              <w:rPr>
                <w:rFonts w:ascii="Arial" w:eastAsia="Yu Gothic" w:hAnsi="Arial" w:cs="Arial"/>
                <w:sz w:val="16"/>
                <w:szCs w:val="16"/>
                <w:lang w:val="en-US" w:eastAsia="zh-CN"/>
              </w:rPr>
              <w:t>Handset</w:t>
            </w:r>
          </w:p>
        </w:tc>
        <w:tc>
          <w:tcPr>
            <w:tcW w:w="992" w:type="dxa"/>
            <w:tcBorders>
              <w:top w:val="nil"/>
              <w:left w:val="nil"/>
              <w:bottom w:val="single" w:sz="8" w:space="0" w:color="auto"/>
              <w:right w:val="single" w:sz="8" w:space="0" w:color="auto"/>
            </w:tcBorders>
            <w:tcMar>
              <w:top w:w="0" w:type="dxa"/>
              <w:left w:w="108" w:type="dxa"/>
              <w:bottom w:w="0" w:type="dxa"/>
              <w:right w:w="108" w:type="dxa"/>
            </w:tcMar>
            <w:hideMark/>
          </w:tcPr>
          <w:p w14:paraId="34546057" w14:textId="77777777" w:rsidR="00A34F4F" w:rsidRPr="001F39D4" w:rsidRDefault="00A34F4F" w:rsidP="001F39D4">
            <w:pPr>
              <w:overflowPunct w:val="0"/>
              <w:autoSpaceDE w:val="0"/>
              <w:autoSpaceDN w:val="0"/>
              <w:textAlignment w:val="baseline"/>
              <w:rPr>
                <w:rFonts w:ascii="Arial" w:eastAsia="Yu Gothic" w:hAnsi="Arial" w:cs="Arial"/>
                <w:sz w:val="16"/>
                <w:szCs w:val="16"/>
                <w:lang w:val="en-US" w:eastAsia="ko-KR"/>
              </w:rPr>
            </w:pPr>
            <w:r w:rsidRPr="001F39D4">
              <w:rPr>
                <w:rFonts w:ascii="Arial" w:eastAsia="Yu Gothic" w:hAnsi="Arial" w:cs="Arial"/>
                <w:sz w:val="16"/>
                <w:szCs w:val="16"/>
                <w:lang w:val="en-US" w:eastAsia="zh-CN"/>
              </w:rPr>
              <w:t>S-band</w:t>
            </w:r>
          </w:p>
        </w:tc>
        <w:tc>
          <w:tcPr>
            <w:tcW w:w="2212" w:type="dxa"/>
            <w:tcBorders>
              <w:top w:val="nil"/>
              <w:left w:val="nil"/>
              <w:bottom w:val="single" w:sz="8" w:space="0" w:color="auto"/>
              <w:right w:val="single" w:sz="8" w:space="0" w:color="auto"/>
            </w:tcBorders>
            <w:tcMar>
              <w:top w:w="0" w:type="dxa"/>
              <w:left w:w="108" w:type="dxa"/>
              <w:bottom w:w="0" w:type="dxa"/>
              <w:right w:w="108" w:type="dxa"/>
            </w:tcMar>
            <w:hideMark/>
          </w:tcPr>
          <w:p w14:paraId="2400B476" w14:textId="77777777" w:rsidR="00A34F4F" w:rsidRPr="001F39D4" w:rsidRDefault="00A34F4F" w:rsidP="001F39D4">
            <w:pPr>
              <w:overflowPunct w:val="0"/>
              <w:autoSpaceDE w:val="0"/>
              <w:autoSpaceDN w:val="0"/>
              <w:textAlignment w:val="baseline"/>
              <w:rPr>
                <w:rFonts w:ascii="Arial" w:eastAsia="Yu Gothic" w:hAnsi="Arial" w:cs="Arial"/>
                <w:sz w:val="16"/>
                <w:szCs w:val="16"/>
                <w:lang w:val="en-US" w:eastAsia="ko-KR"/>
              </w:rPr>
            </w:pPr>
            <w:r w:rsidRPr="001F39D4">
              <w:rPr>
                <w:rFonts w:ascii="Arial" w:eastAsia="Yu Gothic" w:hAnsi="Arial" w:cs="Arial"/>
                <w:sz w:val="16"/>
                <w:szCs w:val="16"/>
                <w:lang w:val="en-US" w:eastAsia="zh-CN"/>
              </w:rPr>
              <w:t>VoIP</w:t>
            </w:r>
          </w:p>
        </w:tc>
      </w:tr>
      <w:tr w:rsidR="00A34F4F" w:rsidRPr="001F39D4" w14:paraId="086B45B9" w14:textId="77777777" w:rsidTr="001F39D4">
        <w:tc>
          <w:tcPr>
            <w:tcW w:w="141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FC47141" w14:textId="77777777" w:rsidR="00A34F4F" w:rsidRPr="001F39D4" w:rsidRDefault="00A34F4F" w:rsidP="001F39D4">
            <w:pPr>
              <w:overflowPunct w:val="0"/>
              <w:autoSpaceDE w:val="0"/>
              <w:autoSpaceDN w:val="0"/>
              <w:textAlignment w:val="baseline"/>
              <w:rPr>
                <w:rFonts w:ascii="Arial" w:eastAsia="Yu Gothic" w:hAnsi="Arial" w:cs="Arial"/>
                <w:sz w:val="16"/>
                <w:szCs w:val="16"/>
                <w:lang w:val="en-US" w:eastAsia="ko-KR"/>
              </w:rPr>
            </w:pPr>
            <w:r w:rsidRPr="001F39D4">
              <w:rPr>
                <w:rFonts w:ascii="Arial" w:eastAsia="Yu Gothic" w:hAnsi="Arial" w:cs="Arial"/>
                <w:sz w:val="16"/>
                <w:szCs w:val="16"/>
                <w:lang w:val="en-US" w:eastAsia="zh-CN"/>
              </w:rPr>
              <w:t>8 (Optional)</w:t>
            </w:r>
          </w:p>
        </w:tc>
        <w:tc>
          <w:tcPr>
            <w:tcW w:w="1403" w:type="dxa"/>
            <w:tcBorders>
              <w:top w:val="nil"/>
              <w:left w:val="nil"/>
              <w:bottom w:val="single" w:sz="8" w:space="0" w:color="auto"/>
              <w:right w:val="single" w:sz="8" w:space="0" w:color="auto"/>
            </w:tcBorders>
            <w:tcMar>
              <w:top w:w="0" w:type="dxa"/>
              <w:left w:w="108" w:type="dxa"/>
              <w:bottom w:w="0" w:type="dxa"/>
              <w:right w:w="108" w:type="dxa"/>
            </w:tcMar>
            <w:hideMark/>
          </w:tcPr>
          <w:p w14:paraId="7E397445" w14:textId="77777777" w:rsidR="00A34F4F" w:rsidRPr="001F39D4" w:rsidRDefault="00A34F4F" w:rsidP="001F39D4">
            <w:pPr>
              <w:overflowPunct w:val="0"/>
              <w:autoSpaceDE w:val="0"/>
              <w:autoSpaceDN w:val="0"/>
              <w:textAlignment w:val="baseline"/>
              <w:rPr>
                <w:rFonts w:ascii="Arial" w:eastAsia="Yu Gothic" w:hAnsi="Arial" w:cs="Arial"/>
                <w:sz w:val="16"/>
                <w:szCs w:val="16"/>
                <w:lang w:val="en-US" w:eastAsia="ko-KR"/>
              </w:rPr>
            </w:pPr>
            <w:r w:rsidRPr="001F39D4">
              <w:rPr>
                <w:rFonts w:ascii="Arial" w:eastAsia="Yu Gothic" w:hAnsi="Arial" w:cs="Arial"/>
                <w:sz w:val="16"/>
                <w:szCs w:val="16"/>
                <w:lang w:val="en-US" w:eastAsia="zh-CN"/>
              </w:rPr>
              <w:t>LEO-600</w:t>
            </w:r>
          </w:p>
        </w:tc>
        <w:tc>
          <w:tcPr>
            <w:tcW w:w="1413" w:type="dxa"/>
            <w:tcBorders>
              <w:top w:val="nil"/>
              <w:left w:val="nil"/>
              <w:bottom w:val="single" w:sz="8" w:space="0" w:color="auto"/>
              <w:right w:val="single" w:sz="8" w:space="0" w:color="auto"/>
            </w:tcBorders>
            <w:tcMar>
              <w:top w:w="0" w:type="dxa"/>
              <w:left w:w="108" w:type="dxa"/>
              <w:bottom w:w="0" w:type="dxa"/>
              <w:right w:w="108" w:type="dxa"/>
            </w:tcMar>
            <w:hideMark/>
          </w:tcPr>
          <w:p w14:paraId="7D2E7AF7" w14:textId="77777777" w:rsidR="00A34F4F" w:rsidRPr="001F39D4" w:rsidRDefault="00A34F4F" w:rsidP="001F39D4">
            <w:pPr>
              <w:overflowPunct w:val="0"/>
              <w:autoSpaceDE w:val="0"/>
              <w:autoSpaceDN w:val="0"/>
              <w:textAlignment w:val="baseline"/>
              <w:rPr>
                <w:rFonts w:ascii="Arial" w:eastAsia="Yu Gothic" w:hAnsi="Arial" w:cs="Arial"/>
                <w:sz w:val="16"/>
                <w:szCs w:val="16"/>
                <w:lang w:val="en-US" w:eastAsia="ko-KR"/>
              </w:rPr>
            </w:pPr>
            <w:r w:rsidRPr="001F39D4">
              <w:rPr>
                <w:rFonts w:ascii="Arial" w:eastAsia="Yu Gothic" w:hAnsi="Arial" w:cs="Arial"/>
                <w:sz w:val="16"/>
                <w:szCs w:val="16"/>
                <w:lang w:val="en-US" w:eastAsia="zh-CN"/>
              </w:rPr>
              <w:t>2</w:t>
            </w:r>
          </w:p>
        </w:tc>
        <w:tc>
          <w:tcPr>
            <w:tcW w:w="1409" w:type="dxa"/>
            <w:tcBorders>
              <w:top w:val="nil"/>
              <w:left w:val="nil"/>
              <w:bottom w:val="single" w:sz="8" w:space="0" w:color="auto"/>
              <w:right w:val="single" w:sz="8" w:space="0" w:color="auto"/>
            </w:tcBorders>
            <w:tcMar>
              <w:top w:w="0" w:type="dxa"/>
              <w:left w:w="108" w:type="dxa"/>
              <w:bottom w:w="0" w:type="dxa"/>
              <w:right w:w="108" w:type="dxa"/>
            </w:tcMar>
            <w:hideMark/>
          </w:tcPr>
          <w:p w14:paraId="7B305854" w14:textId="77777777" w:rsidR="00A34F4F" w:rsidRPr="001F39D4" w:rsidRDefault="00A34F4F" w:rsidP="001F39D4">
            <w:pPr>
              <w:overflowPunct w:val="0"/>
              <w:autoSpaceDE w:val="0"/>
              <w:autoSpaceDN w:val="0"/>
              <w:textAlignment w:val="baseline"/>
              <w:rPr>
                <w:rFonts w:ascii="Arial" w:eastAsia="Yu Gothic" w:hAnsi="Arial" w:cs="Arial"/>
                <w:sz w:val="16"/>
                <w:szCs w:val="16"/>
                <w:lang w:val="en-US" w:eastAsia="ko-KR"/>
              </w:rPr>
            </w:pPr>
            <w:r w:rsidRPr="001F39D4">
              <w:rPr>
                <w:rFonts w:ascii="Arial" w:eastAsia="Yu Gothic" w:hAnsi="Arial" w:cs="Arial"/>
                <w:sz w:val="16"/>
                <w:szCs w:val="16"/>
                <w:lang w:val="en-US" w:eastAsia="zh-CN"/>
              </w:rPr>
              <w:t>30</w:t>
            </w:r>
          </w:p>
        </w:tc>
        <w:tc>
          <w:tcPr>
            <w:tcW w:w="1018" w:type="dxa"/>
            <w:tcBorders>
              <w:top w:val="nil"/>
              <w:left w:val="nil"/>
              <w:bottom w:val="single" w:sz="8" w:space="0" w:color="auto"/>
              <w:right w:val="single" w:sz="8" w:space="0" w:color="auto"/>
            </w:tcBorders>
            <w:tcMar>
              <w:top w:w="0" w:type="dxa"/>
              <w:left w:w="108" w:type="dxa"/>
              <w:bottom w:w="0" w:type="dxa"/>
              <w:right w:w="108" w:type="dxa"/>
            </w:tcMar>
            <w:hideMark/>
          </w:tcPr>
          <w:p w14:paraId="08B97F70" w14:textId="77777777" w:rsidR="00A34F4F" w:rsidRPr="001F39D4" w:rsidRDefault="00A34F4F" w:rsidP="001F39D4">
            <w:pPr>
              <w:overflowPunct w:val="0"/>
              <w:autoSpaceDE w:val="0"/>
              <w:autoSpaceDN w:val="0"/>
              <w:textAlignment w:val="baseline"/>
              <w:rPr>
                <w:rFonts w:ascii="Arial" w:eastAsia="Yu Gothic" w:hAnsi="Arial" w:cs="Arial"/>
                <w:sz w:val="16"/>
                <w:szCs w:val="16"/>
                <w:lang w:val="en-US" w:eastAsia="ko-KR"/>
              </w:rPr>
            </w:pPr>
            <w:r w:rsidRPr="001F39D4">
              <w:rPr>
                <w:rFonts w:ascii="Arial" w:eastAsia="Yu Gothic" w:hAnsi="Arial" w:cs="Arial"/>
                <w:sz w:val="16"/>
                <w:szCs w:val="16"/>
                <w:lang w:val="en-US" w:eastAsia="zh-CN"/>
              </w:rPr>
              <w:t>Handset</w:t>
            </w:r>
          </w:p>
        </w:tc>
        <w:tc>
          <w:tcPr>
            <w:tcW w:w="992" w:type="dxa"/>
            <w:tcBorders>
              <w:top w:val="nil"/>
              <w:left w:val="nil"/>
              <w:bottom w:val="single" w:sz="8" w:space="0" w:color="auto"/>
              <w:right w:val="single" w:sz="8" w:space="0" w:color="auto"/>
            </w:tcBorders>
            <w:tcMar>
              <w:top w:w="0" w:type="dxa"/>
              <w:left w:w="108" w:type="dxa"/>
              <w:bottom w:w="0" w:type="dxa"/>
              <w:right w:w="108" w:type="dxa"/>
            </w:tcMar>
            <w:hideMark/>
          </w:tcPr>
          <w:p w14:paraId="4F5A94F9" w14:textId="77777777" w:rsidR="00A34F4F" w:rsidRPr="001F39D4" w:rsidRDefault="00A34F4F" w:rsidP="001F39D4">
            <w:pPr>
              <w:overflowPunct w:val="0"/>
              <w:autoSpaceDE w:val="0"/>
              <w:autoSpaceDN w:val="0"/>
              <w:textAlignment w:val="baseline"/>
              <w:rPr>
                <w:rFonts w:ascii="Arial" w:eastAsia="Yu Gothic" w:hAnsi="Arial" w:cs="Arial"/>
                <w:sz w:val="16"/>
                <w:szCs w:val="16"/>
                <w:lang w:val="en-US" w:eastAsia="ko-KR"/>
              </w:rPr>
            </w:pPr>
            <w:r w:rsidRPr="001F39D4">
              <w:rPr>
                <w:rFonts w:ascii="Arial" w:eastAsia="Yu Gothic" w:hAnsi="Arial" w:cs="Arial"/>
                <w:sz w:val="16"/>
                <w:szCs w:val="16"/>
                <w:lang w:val="en-US" w:eastAsia="zh-CN"/>
              </w:rPr>
              <w:t>S-band</w:t>
            </w:r>
          </w:p>
        </w:tc>
        <w:tc>
          <w:tcPr>
            <w:tcW w:w="2212" w:type="dxa"/>
            <w:tcBorders>
              <w:top w:val="nil"/>
              <w:left w:val="nil"/>
              <w:bottom w:val="single" w:sz="8" w:space="0" w:color="auto"/>
              <w:right w:val="single" w:sz="8" w:space="0" w:color="auto"/>
            </w:tcBorders>
            <w:tcMar>
              <w:top w:w="0" w:type="dxa"/>
              <w:left w:w="108" w:type="dxa"/>
              <w:bottom w:w="0" w:type="dxa"/>
              <w:right w:w="108" w:type="dxa"/>
            </w:tcMar>
            <w:hideMark/>
          </w:tcPr>
          <w:p w14:paraId="6111F184" w14:textId="77777777" w:rsidR="00A34F4F" w:rsidRPr="001F39D4" w:rsidRDefault="00A34F4F" w:rsidP="001F39D4">
            <w:pPr>
              <w:overflowPunct w:val="0"/>
              <w:autoSpaceDE w:val="0"/>
              <w:autoSpaceDN w:val="0"/>
              <w:textAlignment w:val="baseline"/>
              <w:rPr>
                <w:rFonts w:ascii="Arial" w:eastAsia="Yu Gothic" w:hAnsi="Arial" w:cs="Arial"/>
                <w:sz w:val="16"/>
                <w:szCs w:val="16"/>
                <w:lang w:val="en-US" w:eastAsia="ko-KR"/>
              </w:rPr>
            </w:pPr>
            <w:r w:rsidRPr="001F39D4">
              <w:rPr>
                <w:rFonts w:ascii="Arial" w:eastAsia="Yu Gothic" w:hAnsi="Arial" w:cs="Arial"/>
                <w:sz w:val="16"/>
                <w:szCs w:val="16"/>
                <w:lang w:val="en-US" w:eastAsia="zh-CN"/>
              </w:rPr>
              <w:t>Low-data rate service</w:t>
            </w:r>
          </w:p>
        </w:tc>
      </w:tr>
      <w:tr w:rsidR="00A34F4F" w:rsidRPr="001F39D4" w14:paraId="218C283B" w14:textId="77777777" w:rsidTr="001F39D4">
        <w:tc>
          <w:tcPr>
            <w:tcW w:w="141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65E8BD9" w14:textId="77777777" w:rsidR="00A34F4F" w:rsidRPr="001F39D4" w:rsidRDefault="00A34F4F" w:rsidP="001F39D4">
            <w:pPr>
              <w:overflowPunct w:val="0"/>
              <w:autoSpaceDE w:val="0"/>
              <w:autoSpaceDN w:val="0"/>
              <w:textAlignment w:val="baseline"/>
              <w:rPr>
                <w:rFonts w:ascii="Arial" w:eastAsia="Yu Gothic" w:hAnsi="Arial" w:cs="Arial"/>
                <w:sz w:val="16"/>
                <w:szCs w:val="16"/>
                <w:lang w:val="en-US" w:eastAsia="ko-KR"/>
              </w:rPr>
            </w:pPr>
            <w:r w:rsidRPr="001F39D4">
              <w:rPr>
                <w:rFonts w:ascii="Arial" w:eastAsia="Yu Gothic" w:hAnsi="Arial" w:cs="Arial"/>
                <w:sz w:val="16"/>
                <w:szCs w:val="16"/>
                <w:lang w:val="en-US"/>
              </w:rPr>
              <w:t>9 (Optional, with higher priority than case 10)</w:t>
            </w:r>
          </w:p>
        </w:tc>
        <w:tc>
          <w:tcPr>
            <w:tcW w:w="1403" w:type="dxa"/>
            <w:tcBorders>
              <w:top w:val="nil"/>
              <w:left w:val="nil"/>
              <w:bottom w:val="single" w:sz="8" w:space="0" w:color="auto"/>
              <w:right w:val="single" w:sz="8" w:space="0" w:color="auto"/>
            </w:tcBorders>
            <w:tcMar>
              <w:top w:w="0" w:type="dxa"/>
              <w:left w:w="108" w:type="dxa"/>
              <w:bottom w:w="0" w:type="dxa"/>
              <w:right w:w="108" w:type="dxa"/>
            </w:tcMar>
            <w:hideMark/>
          </w:tcPr>
          <w:p w14:paraId="4427BBCE" w14:textId="77777777" w:rsidR="00A34F4F" w:rsidRPr="001F39D4" w:rsidRDefault="00A34F4F" w:rsidP="001F39D4">
            <w:pPr>
              <w:overflowPunct w:val="0"/>
              <w:autoSpaceDE w:val="0"/>
              <w:autoSpaceDN w:val="0"/>
              <w:textAlignment w:val="baseline"/>
              <w:rPr>
                <w:rFonts w:ascii="Arial" w:eastAsia="Yu Gothic" w:hAnsi="Arial" w:cs="Arial"/>
                <w:sz w:val="16"/>
                <w:szCs w:val="16"/>
                <w:lang w:val="en-US" w:eastAsia="ko-KR"/>
              </w:rPr>
            </w:pPr>
            <w:r w:rsidRPr="001F39D4">
              <w:rPr>
                <w:rFonts w:ascii="Arial" w:eastAsia="Yu Gothic" w:hAnsi="Arial" w:cs="Arial"/>
                <w:sz w:val="16"/>
                <w:szCs w:val="16"/>
                <w:lang w:val="en-US"/>
              </w:rPr>
              <w:t>MEO</w:t>
            </w:r>
          </w:p>
        </w:tc>
        <w:tc>
          <w:tcPr>
            <w:tcW w:w="1413" w:type="dxa"/>
            <w:tcBorders>
              <w:top w:val="nil"/>
              <w:left w:val="nil"/>
              <w:bottom w:val="single" w:sz="8" w:space="0" w:color="auto"/>
              <w:right w:val="single" w:sz="8" w:space="0" w:color="auto"/>
            </w:tcBorders>
            <w:tcMar>
              <w:top w:w="0" w:type="dxa"/>
              <w:left w:w="108" w:type="dxa"/>
              <w:bottom w:w="0" w:type="dxa"/>
              <w:right w:w="108" w:type="dxa"/>
            </w:tcMar>
            <w:hideMark/>
          </w:tcPr>
          <w:p w14:paraId="435C9B9D" w14:textId="77777777" w:rsidR="00A34F4F" w:rsidRPr="001F39D4" w:rsidRDefault="00A34F4F" w:rsidP="001F39D4">
            <w:pPr>
              <w:overflowPunct w:val="0"/>
              <w:autoSpaceDE w:val="0"/>
              <w:autoSpaceDN w:val="0"/>
              <w:textAlignment w:val="baseline"/>
              <w:rPr>
                <w:rFonts w:ascii="Arial" w:eastAsia="Yu Gothic" w:hAnsi="Arial" w:cs="Arial"/>
                <w:sz w:val="16"/>
                <w:szCs w:val="16"/>
                <w:lang w:val="en-US" w:eastAsia="ko-KR"/>
              </w:rPr>
            </w:pPr>
            <w:r w:rsidRPr="001F39D4">
              <w:rPr>
                <w:rFonts w:ascii="Arial" w:eastAsia="Yu Gothic" w:hAnsi="Arial" w:cs="Arial"/>
                <w:sz w:val="16"/>
                <w:szCs w:val="16"/>
                <w:lang w:val="en-US" w:eastAsia="zh-CN"/>
              </w:rPr>
              <w:t>1</w:t>
            </w:r>
          </w:p>
        </w:tc>
        <w:tc>
          <w:tcPr>
            <w:tcW w:w="1409" w:type="dxa"/>
            <w:tcBorders>
              <w:top w:val="nil"/>
              <w:left w:val="nil"/>
              <w:bottom w:val="single" w:sz="8" w:space="0" w:color="auto"/>
              <w:right w:val="single" w:sz="8" w:space="0" w:color="auto"/>
            </w:tcBorders>
            <w:tcMar>
              <w:top w:w="0" w:type="dxa"/>
              <w:left w:w="108" w:type="dxa"/>
              <w:bottom w:w="0" w:type="dxa"/>
              <w:right w:w="108" w:type="dxa"/>
            </w:tcMar>
            <w:hideMark/>
          </w:tcPr>
          <w:p w14:paraId="52CA9E57" w14:textId="77777777" w:rsidR="00A34F4F" w:rsidRPr="001F39D4" w:rsidRDefault="00A34F4F" w:rsidP="001F39D4">
            <w:pPr>
              <w:overflowPunct w:val="0"/>
              <w:autoSpaceDE w:val="0"/>
              <w:autoSpaceDN w:val="0"/>
              <w:textAlignment w:val="baseline"/>
              <w:rPr>
                <w:rFonts w:ascii="Arial" w:eastAsia="Yu Gothic" w:hAnsi="Arial" w:cs="Arial"/>
                <w:sz w:val="16"/>
                <w:szCs w:val="16"/>
                <w:lang w:val="en-US" w:eastAsia="ko-KR"/>
              </w:rPr>
            </w:pPr>
            <w:r w:rsidRPr="001F39D4">
              <w:rPr>
                <w:rFonts w:ascii="Arial" w:eastAsia="Yu Gothic" w:hAnsi="Arial" w:cs="Arial"/>
                <w:sz w:val="16"/>
                <w:szCs w:val="16"/>
                <w:lang w:val="en-US" w:eastAsia="zh-CN"/>
              </w:rPr>
              <w:t>30</w:t>
            </w:r>
          </w:p>
        </w:tc>
        <w:tc>
          <w:tcPr>
            <w:tcW w:w="1018" w:type="dxa"/>
            <w:tcBorders>
              <w:top w:val="nil"/>
              <w:left w:val="nil"/>
              <w:bottom w:val="single" w:sz="8" w:space="0" w:color="auto"/>
              <w:right w:val="single" w:sz="8" w:space="0" w:color="auto"/>
            </w:tcBorders>
            <w:tcMar>
              <w:top w:w="0" w:type="dxa"/>
              <w:left w:w="108" w:type="dxa"/>
              <w:bottom w:w="0" w:type="dxa"/>
              <w:right w:w="108" w:type="dxa"/>
            </w:tcMar>
            <w:hideMark/>
          </w:tcPr>
          <w:p w14:paraId="4229544F" w14:textId="77777777" w:rsidR="00A34F4F" w:rsidRPr="001F39D4" w:rsidRDefault="00A34F4F" w:rsidP="001F39D4">
            <w:pPr>
              <w:overflowPunct w:val="0"/>
              <w:autoSpaceDE w:val="0"/>
              <w:autoSpaceDN w:val="0"/>
              <w:textAlignment w:val="baseline"/>
              <w:rPr>
                <w:rFonts w:ascii="Arial" w:eastAsia="Yu Gothic" w:hAnsi="Arial" w:cs="Arial"/>
                <w:sz w:val="16"/>
                <w:szCs w:val="16"/>
                <w:lang w:val="en-US" w:eastAsia="ko-KR"/>
              </w:rPr>
            </w:pPr>
            <w:r w:rsidRPr="001F39D4">
              <w:rPr>
                <w:rFonts w:ascii="Arial" w:eastAsia="Yu Gothic" w:hAnsi="Arial" w:cs="Arial"/>
                <w:sz w:val="16"/>
                <w:szCs w:val="16"/>
                <w:lang w:val="en-US" w:eastAsia="zh-CN"/>
              </w:rPr>
              <w:t>Handset</w:t>
            </w:r>
          </w:p>
        </w:tc>
        <w:tc>
          <w:tcPr>
            <w:tcW w:w="992" w:type="dxa"/>
            <w:tcBorders>
              <w:top w:val="nil"/>
              <w:left w:val="nil"/>
              <w:bottom w:val="single" w:sz="8" w:space="0" w:color="auto"/>
              <w:right w:val="single" w:sz="8" w:space="0" w:color="auto"/>
            </w:tcBorders>
            <w:tcMar>
              <w:top w:w="0" w:type="dxa"/>
              <w:left w:w="108" w:type="dxa"/>
              <w:bottom w:w="0" w:type="dxa"/>
              <w:right w:w="108" w:type="dxa"/>
            </w:tcMar>
            <w:hideMark/>
          </w:tcPr>
          <w:p w14:paraId="46943955" w14:textId="77777777" w:rsidR="00A34F4F" w:rsidRPr="001F39D4" w:rsidRDefault="00A34F4F" w:rsidP="001F39D4">
            <w:pPr>
              <w:overflowPunct w:val="0"/>
              <w:autoSpaceDE w:val="0"/>
              <w:autoSpaceDN w:val="0"/>
              <w:textAlignment w:val="baseline"/>
              <w:rPr>
                <w:rFonts w:ascii="Arial" w:eastAsia="Yu Gothic" w:hAnsi="Arial" w:cs="Arial"/>
                <w:sz w:val="16"/>
                <w:szCs w:val="16"/>
                <w:lang w:val="en-US" w:eastAsia="ko-KR"/>
              </w:rPr>
            </w:pPr>
            <w:r w:rsidRPr="001F39D4">
              <w:rPr>
                <w:rFonts w:ascii="Arial" w:eastAsia="Yu Gothic" w:hAnsi="Arial" w:cs="Arial"/>
                <w:sz w:val="16"/>
                <w:szCs w:val="16"/>
                <w:lang w:val="en-US" w:eastAsia="zh-CN"/>
              </w:rPr>
              <w:t>S-band</w:t>
            </w:r>
          </w:p>
        </w:tc>
        <w:tc>
          <w:tcPr>
            <w:tcW w:w="2212" w:type="dxa"/>
            <w:tcBorders>
              <w:top w:val="nil"/>
              <w:left w:val="nil"/>
              <w:bottom w:val="single" w:sz="8" w:space="0" w:color="auto"/>
              <w:right w:val="single" w:sz="8" w:space="0" w:color="auto"/>
            </w:tcBorders>
            <w:tcMar>
              <w:top w:w="0" w:type="dxa"/>
              <w:left w:w="108" w:type="dxa"/>
              <w:bottom w:w="0" w:type="dxa"/>
              <w:right w:w="108" w:type="dxa"/>
            </w:tcMar>
            <w:hideMark/>
          </w:tcPr>
          <w:p w14:paraId="3F685B87" w14:textId="77777777" w:rsidR="00A34F4F" w:rsidRPr="001F39D4" w:rsidRDefault="00A34F4F" w:rsidP="001F39D4">
            <w:pPr>
              <w:overflowPunct w:val="0"/>
              <w:autoSpaceDE w:val="0"/>
              <w:autoSpaceDN w:val="0"/>
              <w:textAlignment w:val="baseline"/>
              <w:rPr>
                <w:rFonts w:ascii="Arial" w:eastAsia="Yu Gothic" w:hAnsi="Arial" w:cs="Arial"/>
                <w:sz w:val="16"/>
                <w:szCs w:val="16"/>
                <w:lang w:val="en-US" w:eastAsia="ko-KR"/>
              </w:rPr>
            </w:pPr>
            <w:r w:rsidRPr="001F39D4">
              <w:rPr>
                <w:rFonts w:ascii="Arial" w:eastAsia="Yu Gothic" w:hAnsi="Arial" w:cs="Arial"/>
                <w:sz w:val="16"/>
                <w:szCs w:val="16"/>
                <w:lang w:val="en-US" w:eastAsia="zh-CN"/>
              </w:rPr>
              <w:t>Low-data rate service</w:t>
            </w:r>
          </w:p>
        </w:tc>
      </w:tr>
      <w:tr w:rsidR="00A34F4F" w:rsidRPr="001F39D4" w14:paraId="22122CE9" w14:textId="77777777" w:rsidTr="001F39D4">
        <w:tc>
          <w:tcPr>
            <w:tcW w:w="141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8F01F46" w14:textId="77777777" w:rsidR="00A34F4F" w:rsidRPr="001F39D4" w:rsidRDefault="00A34F4F" w:rsidP="001F39D4">
            <w:pPr>
              <w:overflowPunct w:val="0"/>
              <w:autoSpaceDE w:val="0"/>
              <w:autoSpaceDN w:val="0"/>
              <w:textAlignment w:val="baseline"/>
              <w:rPr>
                <w:rFonts w:ascii="Arial" w:eastAsia="Yu Gothic" w:hAnsi="Arial" w:cs="Arial"/>
                <w:sz w:val="16"/>
                <w:szCs w:val="16"/>
                <w:lang w:val="en-US" w:eastAsia="ko-KR"/>
              </w:rPr>
            </w:pPr>
            <w:r w:rsidRPr="001F39D4">
              <w:rPr>
                <w:rFonts w:ascii="Arial" w:eastAsia="Yu Gothic" w:hAnsi="Arial" w:cs="Arial"/>
                <w:sz w:val="16"/>
                <w:szCs w:val="16"/>
                <w:lang w:val="en-US"/>
              </w:rPr>
              <w:t>10 (Optional)</w:t>
            </w:r>
          </w:p>
        </w:tc>
        <w:tc>
          <w:tcPr>
            <w:tcW w:w="1403" w:type="dxa"/>
            <w:tcBorders>
              <w:top w:val="nil"/>
              <w:left w:val="nil"/>
              <w:bottom w:val="single" w:sz="8" w:space="0" w:color="auto"/>
              <w:right w:val="single" w:sz="8" w:space="0" w:color="auto"/>
            </w:tcBorders>
            <w:tcMar>
              <w:top w:w="0" w:type="dxa"/>
              <w:left w:w="108" w:type="dxa"/>
              <w:bottom w:w="0" w:type="dxa"/>
              <w:right w:w="108" w:type="dxa"/>
            </w:tcMar>
            <w:hideMark/>
          </w:tcPr>
          <w:p w14:paraId="4EEC90FA" w14:textId="77777777" w:rsidR="00A34F4F" w:rsidRPr="001F39D4" w:rsidRDefault="00A34F4F" w:rsidP="001F39D4">
            <w:pPr>
              <w:overflowPunct w:val="0"/>
              <w:autoSpaceDE w:val="0"/>
              <w:autoSpaceDN w:val="0"/>
              <w:textAlignment w:val="baseline"/>
              <w:rPr>
                <w:rFonts w:ascii="Arial" w:eastAsia="Yu Gothic" w:hAnsi="Arial" w:cs="Arial"/>
                <w:sz w:val="16"/>
                <w:szCs w:val="16"/>
                <w:lang w:val="en-US" w:eastAsia="ko-KR"/>
              </w:rPr>
            </w:pPr>
            <w:r w:rsidRPr="001F39D4">
              <w:rPr>
                <w:rFonts w:ascii="Arial" w:eastAsia="Yu Gothic" w:hAnsi="Arial" w:cs="Arial"/>
                <w:sz w:val="16"/>
                <w:szCs w:val="16"/>
                <w:lang w:val="en-US"/>
              </w:rPr>
              <w:t>MEO</w:t>
            </w:r>
          </w:p>
        </w:tc>
        <w:tc>
          <w:tcPr>
            <w:tcW w:w="1413" w:type="dxa"/>
            <w:tcBorders>
              <w:top w:val="nil"/>
              <w:left w:val="nil"/>
              <w:bottom w:val="single" w:sz="8" w:space="0" w:color="auto"/>
              <w:right w:val="single" w:sz="8" w:space="0" w:color="auto"/>
            </w:tcBorders>
            <w:tcMar>
              <w:top w:w="0" w:type="dxa"/>
              <w:left w:w="108" w:type="dxa"/>
              <w:bottom w:w="0" w:type="dxa"/>
              <w:right w:w="108" w:type="dxa"/>
            </w:tcMar>
            <w:hideMark/>
          </w:tcPr>
          <w:p w14:paraId="6482AAC6" w14:textId="77777777" w:rsidR="00A34F4F" w:rsidRPr="001F39D4" w:rsidRDefault="00A34F4F" w:rsidP="001F39D4">
            <w:pPr>
              <w:overflowPunct w:val="0"/>
              <w:autoSpaceDE w:val="0"/>
              <w:autoSpaceDN w:val="0"/>
              <w:textAlignment w:val="baseline"/>
              <w:rPr>
                <w:rFonts w:ascii="Arial" w:eastAsia="Yu Gothic" w:hAnsi="Arial" w:cs="Arial"/>
                <w:sz w:val="16"/>
                <w:szCs w:val="16"/>
                <w:lang w:val="en-US" w:eastAsia="ko-KR"/>
              </w:rPr>
            </w:pPr>
            <w:r w:rsidRPr="001F39D4">
              <w:rPr>
                <w:rFonts w:ascii="Arial" w:eastAsia="Yu Gothic" w:hAnsi="Arial" w:cs="Arial"/>
                <w:sz w:val="16"/>
                <w:szCs w:val="16"/>
                <w:lang w:val="en-US" w:eastAsia="zh-CN"/>
              </w:rPr>
              <w:t>2</w:t>
            </w:r>
          </w:p>
        </w:tc>
        <w:tc>
          <w:tcPr>
            <w:tcW w:w="1409" w:type="dxa"/>
            <w:tcBorders>
              <w:top w:val="nil"/>
              <w:left w:val="nil"/>
              <w:bottom w:val="single" w:sz="8" w:space="0" w:color="auto"/>
              <w:right w:val="single" w:sz="8" w:space="0" w:color="auto"/>
            </w:tcBorders>
            <w:tcMar>
              <w:top w:w="0" w:type="dxa"/>
              <w:left w:w="108" w:type="dxa"/>
              <w:bottom w:w="0" w:type="dxa"/>
              <w:right w:w="108" w:type="dxa"/>
            </w:tcMar>
            <w:hideMark/>
          </w:tcPr>
          <w:p w14:paraId="03DE539D" w14:textId="77777777" w:rsidR="00A34F4F" w:rsidRPr="001F39D4" w:rsidRDefault="00A34F4F" w:rsidP="001F39D4">
            <w:pPr>
              <w:overflowPunct w:val="0"/>
              <w:autoSpaceDE w:val="0"/>
              <w:autoSpaceDN w:val="0"/>
              <w:textAlignment w:val="baseline"/>
              <w:rPr>
                <w:rFonts w:ascii="Arial" w:eastAsia="Yu Gothic" w:hAnsi="Arial" w:cs="Arial"/>
                <w:sz w:val="16"/>
                <w:szCs w:val="16"/>
                <w:lang w:val="en-US" w:eastAsia="ko-KR"/>
              </w:rPr>
            </w:pPr>
            <w:r w:rsidRPr="001F39D4">
              <w:rPr>
                <w:rFonts w:ascii="Arial" w:eastAsia="Yu Gothic" w:hAnsi="Arial" w:cs="Arial"/>
                <w:sz w:val="16"/>
                <w:szCs w:val="16"/>
                <w:lang w:val="en-US" w:eastAsia="zh-CN"/>
              </w:rPr>
              <w:t>30</w:t>
            </w:r>
          </w:p>
        </w:tc>
        <w:tc>
          <w:tcPr>
            <w:tcW w:w="1018" w:type="dxa"/>
            <w:tcBorders>
              <w:top w:val="nil"/>
              <w:left w:val="nil"/>
              <w:bottom w:val="single" w:sz="8" w:space="0" w:color="auto"/>
              <w:right w:val="single" w:sz="8" w:space="0" w:color="auto"/>
            </w:tcBorders>
            <w:tcMar>
              <w:top w:w="0" w:type="dxa"/>
              <w:left w:w="108" w:type="dxa"/>
              <w:bottom w:w="0" w:type="dxa"/>
              <w:right w:w="108" w:type="dxa"/>
            </w:tcMar>
            <w:hideMark/>
          </w:tcPr>
          <w:p w14:paraId="033A4DCF" w14:textId="77777777" w:rsidR="00A34F4F" w:rsidRPr="001F39D4" w:rsidRDefault="00A34F4F" w:rsidP="001F39D4">
            <w:pPr>
              <w:overflowPunct w:val="0"/>
              <w:autoSpaceDE w:val="0"/>
              <w:autoSpaceDN w:val="0"/>
              <w:textAlignment w:val="baseline"/>
              <w:rPr>
                <w:rFonts w:ascii="Arial" w:eastAsia="Yu Gothic" w:hAnsi="Arial" w:cs="Arial"/>
                <w:sz w:val="16"/>
                <w:szCs w:val="16"/>
                <w:lang w:val="en-US" w:eastAsia="ko-KR"/>
              </w:rPr>
            </w:pPr>
            <w:r w:rsidRPr="001F39D4">
              <w:rPr>
                <w:rFonts w:ascii="Arial" w:eastAsia="Yu Gothic" w:hAnsi="Arial" w:cs="Arial"/>
                <w:sz w:val="16"/>
                <w:szCs w:val="16"/>
                <w:lang w:val="en-US" w:eastAsia="zh-CN"/>
              </w:rPr>
              <w:t>Handset</w:t>
            </w:r>
          </w:p>
        </w:tc>
        <w:tc>
          <w:tcPr>
            <w:tcW w:w="992" w:type="dxa"/>
            <w:tcBorders>
              <w:top w:val="nil"/>
              <w:left w:val="nil"/>
              <w:bottom w:val="single" w:sz="8" w:space="0" w:color="auto"/>
              <w:right w:val="single" w:sz="8" w:space="0" w:color="auto"/>
            </w:tcBorders>
            <w:tcMar>
              <w:top w:w="0" w:type="dxa"/>
              <w:left w:w="108" w:type="dxa"/>
              <w:bottom w:w="0" w:type="dxa"/>
              <w:right w:w="108" w:type="dxa"/>
            </w:tcMar>
            <w:hideMark/>
          </w:tcPr>
          <w:p w14:paraId="6EC7B246" w14:textId="77777777" w:rsidR="00A34F4F" w:rsidRPr="001F39D4" w:rsidRDefault="00A34F4F" w:rsidP="001F39D4">
            <w:pPr>
              <w:overflowPunct w:val="0"/>
              <w:autoSpaceDE w:val="0"/>
              <w:autoSpaceDN w:val="0"/>
              <w:textAlignment w:val="baseline"/>
              <w:rPr>
                <w:rFonts w:ascii="Arial" w:eastAsia="Yu Gothic" w:hAnsi="Arial" w:cs="Arial"/>
                <w:sz w:val="16"/>
                <w:szCs w:val="16"/>
                <w:lang w:val="en-US" w:eastAsia="ko-KR"/>
              </w:rPr>
            </w:pPr>
            <w:r w:rsidRPr="001F39D4">
              <w:rPr>
                <w:rFonts w:ascii="Arial" w:eastAsia="Yu Gothic" w:hAnsi="Arial" w:cs="Arial"/>
                <w:sz w:val="16"/>
                <w:szCs w:val="16"/>
                <w:lang w:val="en-US" w:eastAsia="zh-CN"/>
              </w:rPr>
              <w:t>S-band</w:t>
            </w:r>
          </w:p>
        </w:tc>
        <w:tc>
          <w:tcPr>
            <w:tcW w:w="2212" w:type="dxa"/>
            <w:tcBorders>
              <w:top w:val="nil"/>
              <w:left w:val="nil"/>
              <w:bottom w:val="single" w:sz="8" w:space="0" w:color="auto"/>
              <w:right w:val="single" w:sz="8" w:space="0" w:color="auto"/>
            </w:tcBorders>
            <w:tcMar>
              <w:top w:w="0" w:type="dxa"/>
              <w:left w:w="108" w:type="dxa"/>
              <w:bottom w:w="0" w:type="dxa"/>
              <w:right w:w="108" w:type="dxa"/>
            </w:tcMar>
            <w:hideMark/>
          </w:tcPr>
          <w:p w14:paraId="7E0F0A7C" w14:textId="77777777" w:rsidR="00A34F4F" w:rsidRPr="001F39D4" w:rsidRDefault="00A34F4F" w:rsidP="001F39D4">
            <w:pPr>
              <w:overflowPunct w:val="0"/>
              <w:autoSpaceDE w:val="0"/>
              <w:autoSpaceDN w:val="0"/>
              <w:textAlignment w:val="baseline"/>
              <w:rPr>
                <w:rFonts w:ascii="Arial" w:eastAsia="Yu Gothic" w:hAnsi="Arial" w:cs="Arial"/>
                <w:sz w:val="16"/>
                <w:szCs w:val="16"/>
                <w:lang w:val="en-US" w:eastAsia="ko-KR"/>
              </w:rPr>
            </w:pPr>
            <w:r w:rsidRPr="001F39D4">
              <w:rPr>
                <w:rFonts w:ascii="Arial" w:eastAsia="Yu Gothic" w:hAnsi="Arial" w:cs="Arial"/>
                <w:sz w:val="16"/>
                <w:szCs w:val="16"/>
                <w:lang w:val="en-US" w:eastAsia="zh-CN"/>
              </w:rPr>
              <w:t>Low-data rate service</w:t>
            </w:r>
          </w:p>
        </w:tc>
      </w:tr>
    </w:tbl>
    <w:p w14:paraId="2E51B5D8" w14:textId="1745BE8F" w:rsidR="00A34F4F" w:rsidRDefault="00A34F4F" w:rsidP="00A34F4F">
      <w:pPr>
        <w:rPr>
          <w:lang w:eastAsia="x-none"/>
        </w:rPr>
      </w:pPr>
    </w:p>
    <w:p w14:paraId="2ABEE745" w14:textId="77777777" w:rsidR="00431DDF" w:rsidRDefault="00431DDF" w:rsidP="00431DDF">
      <w:pPr>
        <w:rPr>
          <w:lang w:eastAsia="x-none"/>
        </w:rPr>
      </w:pPr>
    </w:p>
    <w:p w14:paraId="39928E57" w14:textId="45BB58E0" w:rsidR="00431DDF" w:rsidRPr="00431DDF" w:rsidRDefault="001B5688" w:rsidP="00431DDF">
      <w:pPr>
        <w:rPr>
          <w:b/>
          <w:bCs/>
          <w:lang w:eastAsia="x-none"/>
        </w:rPr>
      </w:pPr>
      <w:hyperlink r:id="rId2894" w:history="1">
        <w:r w:rsidR="000B5C49">
          <w:rPr>
            <w:rStyle w:val="Hyperlink"/>
            <w:b/>
            <w:bCs/>
            <w:lang w:eastAsia="x-none"/>
          </w:rPr>
          <w:t>R1-2205622</w:t>
        </w:r>
      </w:hyperlink>
      <w:r w:rsidR="00431DDF" w:rsidRPr="00431DDF">
        <w:rPr>
          <w:b/>
          <w:bCs/>
          <w:lang w:eastAsia="x-none"/>
        </w:rPr>
        <w:tab/>
        <w:t>[Draft] LS on UE antenna gain for NR NTN coverage enhancement</w:t>
      </w:r>
      <w:r w:rsidR="00431DDF" w:rsidRPr="00431DDF">
        <w:rPr>
          <w:b/>
          <w:bCs/>
          <w:lang w:eastAsia="x-none"/>
        </w:rPr>
        <w:tab/>
        <w:t>Moderator (NTT DOCOMO, INC.)</w:t>
      </w:r>
    </w:p>
    <w:p w14:paraId="207B85FD" w14:textId="7CFFD0CF" w:rsidR="00431DDF" w:rsidRDefault="00431DDF" w:rsidP="00431DDF">
      <w:pPr>
        <w:rPr>
          <w:lang w:eastAsia="x-none"/>
        </w:rPr>
      </w:pPr>
      <w:r w:rsidRPr="00883253">
        <w:rPr>
          <w:b/>
          <w:bCs/>
          <w:lang w:eastAsia="x-none"/>
        </w:rPr>
        <w:t>Decision:</w:t>
      </w:r>
      <w:r>
        <w:rPr>
          <w:lang w:eastAsia="x-none"/>
        </w:rPr>
        <w:t xml:space="preserve"> As per email decision posted on May 21</w:t>
      </w:r>
      <w:r w:rsidRPr="00A2291D">
        <w:rPr>
          <w:vertAlign w:val="superscript"/>
          <w:lang w:eastAsia="x-none"/>
        </w:rPr>
        <w:t>st</w:t>
      </w:r>
      <w:r>
        <w:rPr>
          <w:lang w:eastAsia="x-none"/>
        </w:rPr>
        <w:t xml:space="preserve">, the draft LS is endorsed. </w:t>
      </w:r>
      <w:r w:rsidRPr="00431DDF">
        <w:rPr>
          <w:highlight w:val="green"/>
          <w:lang w:eastAsia="x-none"/>
        </w:rPr>
        <w:t xml:space="preserve">Approved in </w:t>
      </w:r>
      <w:hyperlink r:id="rId2895" w:history="1">
        <w:r w:rsidR="000B5C49">
          <w:rPr>
            <w:rStyle w:val="Hyperlink"/>
            <w:highlight w:val="green"/>
            <w:lang w:eastAsia="x-none"/>
          </w:rPr>
          <w:t>R1-2205623</w:t>
        </w:r>
      </w:hyperlink>
      <w:r>
        <w:rPr>
          <w:lang w:eastAsia="x-none"/>
        </w:rPr>
        <w:t>.</w:t>
      </w:r>
    </w:p>
    <w:p w14:paraId="69AC2BEB" w14:textId="77777777" w:rsidR="00A2291D" w:rsidRDefault="00A2291D" w:rsidP="00A34F4F">
      <w:pPr>
        <w:rPr>
          <w:lang w:eastAsia="x-none"/>
        </w:rPr>
      </w:pPr>
    </w:p>
    <w:p w14:paraId="6D41FAF7" w14:textId="77777777" w:rsidR="00A2291D" w:rsidRDefault="00A2291D" w:rsidP="00A2291D">
      <w:pPr>
        <w:rPr>
          <w:lang w:eastAsia="x-none"/>
        </w:rPr>
      </w:pPr>
      <w:r w:rsidRPr="00883253">
        <w:rPr>
          <w:b/>
          <w:bCs/>
          <w:lang w:eastAsia="x-none"/>
        </w:rPr>
        <w:t>Decision:</w:t>
      </w:r>
      <w:r>
        <w:rPr>
          <w:lang w:eastAsia="x-none"/>
        </w:rPr>
        <w:t xml:space="preserve"> As per email decision posted on May 21</w:t>
      </w:r>
      <w:r w:rsidRPr="00A2291D">
        <w:rPr>
          <w:vertAlign w:val="superscript"/>
          <w:lang w:eastAsia="x-none"/>
        </w:rPr>
        <w:t>st</w:t>
      </w:r>
      <w:r>
        <w:rPr>
          <w:lang w:eastAsia="x-none"/>
        </w:rPr>
        <w:t>,</w:t>
      </w:r>
    </w:p>
    <w:p w14:paraId="0FB9F916" w14:textId="77777777" w:rsidR="00A34F4F" w:rsidRPr="00A2291D" w:rsidRDefault="00A34F4F" w:rsidP="00A34F4F">
      <w:pPr>
        <w:rPr>
          <w:rFonts w:ascii="Times New Roman" w:eastAsia="MS PGothic" w:hAnsi="Times New Roman"/>
          <w:szCs w:val="20"/>
          <w:lang w:val="en-US" w:eastAsia="ja-JP"/>
        </w:rPr>
      </w:pPr>
      <w:r w:rsidRPr="00A2291D">
        <w:rPr>
          <w:rFonts w:ascii="Times New Roman" w:eastAsia="MS PGothic" w:hAnsi="Times New Roman"/>
          <w:szCs w:val="20"/>
          <w:highlight w:val="green"/>
          <w:lang w:eastAsia="zh-CN"/>
        </w:rPr>
        <w:t>Agreement</w:t>
      </w:r>
    </w:p>
    <w:p w14:paraId="6C957DC2" w14:textId="77777777" w:rsidR="00A34F4F" w:rsidRDefault="00A34F4F" w:rsidP="00A34F4F">
      <w:r>
        <w:rPr>
          <w:lang w:eastAsia="ja-JP"/>
        </w:rPr>
        <w:t>For coverage performance evaluation, the following are assumed for all channels/signals</w:t>
      </w:r>
    </w:p>
    <w:p w14:paraId="3E06613B" w14:textId="77777777" w:rsidR="00A34F4F" w:rsidRPr="000357CE" w:rsidRDefault="00A34F4F" w:rsidP="00CF6E6D">
      <w:pPr>
        <w:pStyle w:val="ListParagraph"/>
        <w:numPr>
          <w:ilvl w:val="0"/>
          <w:numId w:val="301"/>
        </w:numPr>
        <w:overflowPunct/>
        <w:autoSpaceDE/>
        <w:autoSpaceDN/>
        <w:adjustRightInd/>
        <w:spacing w:after="0"/>
        <w:ind w:left="720" w:hanging="360"/>
        <w:contextualSpacing w:val="0"/>
        <w:textAlignment w:val="auto"/>
      </w:pPr>
      <w:r w:rsidRPr="000357CE">
        <w:t>Channel model/Delay spread</w:t>
      </w:r>
    </w:p>
    <w:p w14:paraId="15CCE1B0" w14:textId="77777777" w:rsidR="00A34F4F" w:rsidRPr="000357CE" w:rsidRDefault="00A34F4F" w:rsidP="00CF6E6D">
      <w:pPr>
        <w:pStyle w:val="ListParagraph"/>
        <w:numPr>
          <w:ilvl w:val="1"/>
          <w:numId w:val="301"/>
        </w:numPr>
        <w:overflowPunct/>
        <w:autoSpaceDE/>
        <w:autoSpaceDN/>
        <w:adjustRightInd/>
        <w:spacing w:after="0"/>
        <w:ind w:left="1276" w:hanging="283"/>
        <w:contextualSpacing w:val="0"/>
        <w:textAlignment w:val="auto"/>
      </w:pPr>
      <w:r w:rsidRPr="000357CE">
        <w:t>Channel model as in Table 6.1.2-4 of TR38.821, assuming NTN-TDL-A (NLOS) and NTN-TDL-C (LOS)</w:t>
      </w:r>
    </w:p>
    <w:p w14:paraId="6FFADAD3" w14:textId="77777777" w:rsidR="00A34F4F" w:rsidRPr="000357CE" w:rsidRDefault="00A34F4F" w:rsidP="00CF6E6D">
      <w:pPr>
        <w:pStyle w:val="ListParagraph"/>
        <w:numPr>
          <w:ilvl w:val="0"/>
          <w:numId w:val="301"/>
        </w:numPr>
        <w:overflowPunct/>
        <w:autoSpaceDE/>
        <w:autoSpaceDN/>
        <w:adjustRightInd/>
        <w:spacing w:after="0"/>
        <w:ind w:left="720" w:hanging="360"/>
        <w:contextualSpacing w:val="0"/>
        <w:textAlignment w:val="auto"/>
      </w:pPr>
      <w:r w:rsidRPr="000357CE">
        <w:t>Evaluation scenario</w:t>
      </w:r>
    </w:p>
    <w:p w14:paraId="05A9D235" w14:textId="77777777" w:rsidR="00A34F4F" w:rsidRPr="000357CE" w:rsidRDefault="00A34F4F" w:rsidP="00CF6E6D">
      <w:pPr>
        <w:pStyle w:val="ListParagraph"/>
        <w:numPr>
          <w:ilvl w:val="1"/>
          <w:numId w:val="301"/>
        </w:numPr>
        <w:overflowPunct/>
        <w:autoSpaceDE/>
        <w:autoSpaceDN/>
        <w:adjustRightInd/>
        <w:spacing w:after="0"/>
        <w:ind w:left="1276" w:hanging="283"/>
        <w:contextualSpacing w:val="0"/>
        <w:textAlignment w:val="auto"/>
      </w:pPr>
      <w:r w:rsidRPr="000357CE">
        <w:t>Rural (LOS/NLOS)</w:t>
      </w:r>
    </w:p>
    <w:p w14:paraId="5EF1F0FA" w14:textId="77777777" w:rsidR="00A34F4F" w:rsidRPr="000357CE" w:rsidRDefault="00A34F4F" w:rsidP="00CF6E6D">
      <w:pPr>
        <w:pStyle w:val="ListParagraph"/>
        <w:numPr>
          <w:ilvl w:val="1"/>
          <w:numId w:val="301"/>
        </w:numPr>
        <w:overflowPunct/>
        <w:autoSpaceDE/>
        <w:autoSpaceDN/>
        <w:adjustRightInd/>
        <w:spacing w:after="0"/>
        <w:ind w:left="1276" w:hanging="283"/>
        <w:contextualSpacing w:val="0"/>
        <w:textAlignment w:val="auto"/>
      </w:pPr>
      <w:r w:rsidRPr="000357CE">
        <w:t>Sub-urban (LOS/NLOS) (optional)</w:t>
      </w:r>
    </w:p>
    <w:p w14:paraId="02B689BB" w14:textId="77777777" w:rsidR="00A34F4F" w:rsidRPr="000357CE" w:rsidRDefault="00A34F4F" w:rsidP="00CF6E6D">
      <w:pPr>
        <w:pStyle w:val="ListParagraph"/>
        <w:numPr>
          <w:ilvl w:val="0"/>
          <w:numId w:val="301"/>
        </w:numPr>
        <w:overflowPunct/>
        <w:autoSpaceDE/>
        <w:autoSpaceDN/>
        <w:adjustRightInd/>
        <w:spacing w:after="0"/>
        <w:ind w:left="720" w:hanging="360"/>
        <w:contextualSpacing w:val="0"/>
        <w:textAlignment w:val="auto"/>
      </w:pPr>
      <w:r w:rsidRPr="000357CE">
        <w:t>Channel estimation: Realistic estimation</w:t>
      </w:r>
    </w:p>
    <w:p w14:paraId="2FCE756B" w14:textId="77777777" w:rsidR="00A34F4F" w:rsidRPr="000357CE" w:rsidRDefault="00A34F4F" w:rsidP="00CF6E6D">
      <w:pPr>
        <w:pStyle w:val="ListParagraph"/>
        <w:numPr>
          <w:ilvl w:val="1"/>
          <w:numId w:val="301"/>
        </w:numPr>
        <w:overflowPunct/>
        <w:autoSpaceDE/>
        <w:autoSpaceDN/>
        <w:adjustRightInd/>
        <w:spacing w:after="0"/>
        <w:ind w:left="1276" w:hanging="283"/>
        <w:contextualSpacing w:val="0"/>
        <w:textAlignment w:val="auto"/>
      </w:pPr>
      <w:r w:rsidRPr="000357CE">
        <w:t>Companies are encouraged to report channel estimation method.</w:t>
      </w:r>
    </w:p>
    <w:p w14:paraId="1E7B6357" w14:textId="77777777" w:rsidR="00A34F4F" w:rsidRPr="000357CE" w:rsidRDefault="00A34F4F" w:rsidP="00CF6E6D">
      <w:pPr>
        <w:pStyle w:val="ListParagraph"/>
        <w:numPr>
          <w:ilvl w:val="0"/>
          <w:numId w:val="301"/>
        </w:numPr>
        <w:overflowPunct/>
        <w:autoSpaceDE/>
        <w:autoSpaceDN/>
        <w:adjustRightInd/>
        <w:spacing w:after="0"/>
        <w:ind w:left="720" w:hanging="360"/>
        <w:contextualSpacing w:val="0"/>
        <w:textAlignment w:val="auto"/>
      </w:pPr>
      <w:r w:rsidRPr="000357CE">
        <w:t>SCS</w:t>
      </w:r>
    </w:p>
    <w:p w14:paraId="7E9EC66F" w14:textId="77777777" w:rsidR="00A34F4F" w:rsidRPr="000357CE" w:rsidRDefault="00A34F4F" w:rsidP="00CF6E6D">
      <w:pPr>
        <w:pStyle w:val="ListParagraph"/>
        <w:numPr>
          <w:ilvl w:val="1"/>
          <w:numId w:val="301"/>
        </w:numPr>
        <w:overflowPunct/>
        <w:autoSpaceDE/>
        <w:autoSpaceDN/>
        <w:adjustRightInd/>
        <w:spacing w:after="0"/>
        <w:ind w:left="1276" w:hanging="283"/>
        <w:contextualSpacing w:val="0"/>
        <w:textAlignment w:val="auto"/>
      </w:pPr>
      <w:r w:rsidRPr="000357CE">
        <w:t>15 kHz only</w:t>
      </w:r>
    </w:p>
    <w:p w14:paraId="2C2F9B9E" w14:textId="77777777" w:rsidR="00A34F4F" w:rsidRPr="000357CE" w:rsidRDefault="00A34F4F" w:rsidP="00CF6E6D">
      <w:pPr>
        <w:pStyle w:val="ListParagraph"/>
        <w:numPr>
          <w:ilvl w:val="0"/>
          <w:numId w:val="301"/>
        </w:numPr>
        <w:overflowPunct/>
        <w:autoSpaceDE/>
        <w:autoSpaceDN/>
        <w:adjustRightInd/>
        <w:spacing w:after="0"/>
        <w:ind w:left="720" w:hanging="360"/>
        <w:contextualSpacing w:val="0"/>
        <w:textAlignment w:val="auto"/>
      </w:pPr>
      <w:r w:rsidRPr="000357CE">
        <w:t>UE speed: 3 km/h</w:t>
      </w:r>
    </w:p>
    <w:p w14:paraId="3971C9A6" w14:textId="77777777" w:rsidR="00A34F4F" w:rsidRPr="000357CE" w:rsidRDefault="00A34F4F" w:rsidP="00CF6E6D">
      <w:pPr>
        <w:pStyle w:val="ListParagraph"/>
        <w:numPr>
          <w:ilvl w:val="0"/>
          <w:numId w:val="301"/>
        </w:numPr>
        <w:overflowPunct/>
        <w:autoSpaceDE/>
        <w:autoSpaceDN/>
        <w:adjustRightInd/>
        <w:spacing w:after="0"/>
        <w:ind w:left="720" w:hanging="360"/>
        <w:contextualSpacing w:val="0"/>
        <w:textAlignment w:val="auto"/>
      </w:pPr>
      <w:r w:rsidRPr="000357CE">
        <w:t>Frequency drift: Not assumed</w:t>
      </w:r>
    </w:p>
    <w:p w14:paraId="5D51C98F" w14:textId="77777777" w:rsidR="00A34F4F" w:rsidRPr="000357CE" w:rsidRDefault="00A34F4F" w:rsidP="00CF6E6D">
      <w:pPr>
        <w:pStyle w:val="ListParagraph"/>
        <w:numPr>
          <w:ilvl w:val="0"/>
          <w:numId w:val="301"/>
        </w:numPr>
        <w:overflowPunct/>
        <w:autoSpaceDE/>
        <w:autoSpaceDN/>
        <w:adjustRightInd/>
        <w:spacing w:after="0"/>
        <w:ind w:left="720" w:hanging="360"/>
        <w:contextualSpacing w:val="0"/>
        <w:textAlignment w:val="auto"/>
      </w:pPr>
      <w:r w:rsidRPr="000357CE">
        <w:t>Frequency offset: 0.1 ppm</w:t>
      </w:r>
    </w:p>
    <w:p w14:paraId="25AE4E24" w14:textId="77777777" w:rsidR="00A34F4F" w:rsidRPr="00A2291D" w:rsidRDefault="00A34F4F" w:rsidP="00A34F4F">
      <w:pPr>
        <w:rPr>
          <w:lang w:eastAsia="x-none"/>
        </w:rPr>
      </w:pPr>
    </w:p>
    <w:p w14:paraId="2AF870BA" w14:textId="77777777" w:rsidR="00A34F4F" w:rsidRPr="00A2291D" w:rsidRDefault="00A34F4F" w:rsidP="00A34F4F">
      <w:pPr>
        <w:rPr>
          <w:rFonts w:ascii="Times New Roman" w:eastAsia="MS PGothic" w:hAnsi="Times New Roman"/>
          <w:szCs w:val="20"/>
          <w:lang w:val="en-US" w:eastAsia="ja-JP"/>
        </w:rPr>
      </w:pPr>
      <w:r w:rsidRPr="00A2291D">
        <w:rPr>
          <w:rFonts w:ascii="Times New Roman" w:eastAsia="MS PGothic" w:hAnsi="Times New Roman"/>
          <w:szCs w:val="20"/>
          <w:highlight w:val="green"/>
          <w:lang w:eastAsia="zh-CN"/>
        </w:rPr>
        <w:t>Agreement</w:t>
      </w:r>
    </w:p>
    <w:p w14:paraId="18096B83" w14:textId="77777777" w:rsidR="00A34F4F" w:rsidRDefault="00A34F4F" w:rsidP="00A34F4F">
      <w:r>
        <w:t>For coverage evaluation of PUSCH in NR NTN, the following table is assumed.</w:t>
      </w:r>
    </w:p>
    <w:tbl>
      <w:tblPr>
        <w:tblW w:w="9067" w:type="dxa"/>
        <w:jc w:val="center"/>
        <w:tblCellMar>
          <w:left w:w="0" w:type="dxa"/>
          <w:right w:w="0" w:type="dxa"/>
        </w:tblCellMar>
        <w:tblLook w:val="04A0" w:firstRow="1" w:lastRow="0" w:firstColumn="1" w:lastColumn="0" w:noHBand="0" w:noVBand="1"/>
      </w:tblPr>
      <w:tblGrid>
        <w:gridCol w:w="3114"/>
        <w:gridCol w:w="5953"/>
      </w:tblGrid>
      <w:tr w:rsidR="00A34F4F" w:rsidRPr="00A2291D" w14:paraId="529A1854" w14:textId="77777777" w:rsidTr="00A2291D">
        <w:trPr>
          <w:trHeight w:val="20"/>
          <w:jc w:val="center"/>
        </w:trPr>
        <w:tc>
          <w:tcPr>
            <w:tcW w:w="3114" w:type="dxa"/>
            <w:tcBorders>
              <w:top w:val="single" w:sz="8" w:space="0" w:color="auto"/>
              <w:left w:val="single" w:sz="8" w:space="0" w:color="auto"/>
              <w:bottom w:val="single" w:sz="8" w:space="0" w:color="auto"/>
              <w:right w:val="single" w:sz="8" w:space="0" w:color="auto"/>
            </w:tcBorders>
            <w:shd w:val="clear" w:color="auto" w:fill="D9E2F3"/>
            <w:tcMar>
              <w:top w:w="0" w:type="dxa"/>
              <w:left w:w="108" w:type="dxa"/>
              <w:bottom w:w="0" w:type="dxa"/>
              <w:right w:w="108" w:type="dxa"/>
            </w:tcMar>
            <w:vAlign w:val="center"/>
            <w:hideMark/>
          </w:tcPr>
          <w:p w14:paraId="3C6E2F32" w14:textId="77777777" w:rsidR="00A34F4F" w:rsidRPr="00A2291D" w:rsidRDefault="00A34F4F" w:rsidP="004D3980">
            <w:pPr>
              <w:overflowPunct w:val="0"/>
              <w:autoSpaceDE w:val="0"/>
              <w:autoSpaceDN w:val="0"/>
              <w:jc w:val="center"/>
              <w:textAlignment w:val="baseline"/>
              <w:rPr>
                <w:rFonts w:ascii="Arial" w:hAnsi="Arial" w:cs="Arial"/>
                <w:b/>
                <w:bCs/>
                <w:sz w:val="16"/>
                <w:szCs w:val="16"/>
              </w:rPr>
            </w:pPr>
            <w:r w:rsidRPr="00A2291D">
              <w:rPr>
                <w:rFonts w:ascii="Arial" w:hAnsi="Arial" w:cs="Arial"/>
                <w:b/>
                <w:bCs/>
                <w:color w:val="000000"/>
                <w:sz w:val="16"/>
                <w:szCs w:val="16"/>
              </w:rPr>
              <w:t>Parameter</w:t>
            </w:r>
          </w:p>
        </w:tc>
        <w:tc>
          <w:tcPr>
            <w:tcW w:w="5953" w:type="dxa"/>
            <w:tcBorders>
              <w:top w:val="single" w:sz="8" w:space="0" w:color="auto"/>
              <w:left w:val="nil"/>
              <w:bottom w:val="single" w:sz="8" w:space="0" w:color="auto"/>
              <w:right w:val="single" w:sz="8" w:space="0" w:color="auto"/>
            </w:tcBorders>
            <w:shd w:val="clear" w:color="auto" w:fill="D9E2F3"/>
            <w:tcMar>
              <w:top w:w="0" w:type="dxa"/>
              <w:left w:w="108" w:type="dxa"/>
              <w:bottom w:w="0" w:type="dxa"/>
              <w:right w:w="108" w:type="dxa"/>
            </w:tcMar>
            <w:vAlign w:val="center"/>
            <w:hideMark/>
          </w:tcPr>
          <w:p w14:paraId="6A156A40" w14:textId="77777777" w:rsidR="00A34F4F" w:rsidRPr="00A2291D" w:rsidRDefault="00A34F4F" w:rsidP="004D3980">
            <w:pPr>
              <w:overflowPunct w:val="0"/>
              <w:autoSpaceDE w:val="0"/>
              <w:autoSpaceDN w:val="0"/>
              <w:jc w:val="center"/>
              <w:textAlignment w:val="baseline"/>
              <w:rPr>
                <w:rFonts w:ascii="Arial" w:hAnsi="Arial" w:cs="Arial"/>
                <w:b/>
                <w:bCs/>
                <w:sz w:val="16"/>
                <w:szCs w:val="16"/>
              </w:rPr>
            </w:pPr>
            <w:r w:rsidRPr="00A2291D">
              <w:rPr>
                <w:rFonts w:ascii="Arial" w:hAnsi="Arial" w:cs="Arial"/>
                <w:b/>
                <w:bCs/>
                <w:color w:val="000000"/>
                <w:sz w:val="16"/>
                <w:szCs w:val="16"/>
              </w:rPr>
              <w:t>Value</w:t>
            </w:r>
          </w:p>
        </w:tc>
      </w:tr>
      <w:tr w:rsidR="00A34F4F" w:rsidRPr="00A2291D" w14:paraId="1035A7FA" w14:textId="77777777" w:rsidTr="00A2291D">
        <w:trPr>
          <w:trHeight w:val="20"/>
          <w:jc w:val="center"/>
        </w:trPr>
        <w:tc>
          <w:tcPr>
            <w:tcW w:w="31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CA42AC0" w14:textId="77777777" w:rsidR="00A34F4F" w:rsidRPr="00A2291D" w:rsidRDefault="00A34F4F" w:rsidP="004D3980">
            <w:pPr>
              <w:rPr>
                <w:rFonts w:ascii="Arial" w:hAnsi="Arial" w:cs="Arial"/>
                <w:sz w:val="16"/>
                <w:szCs w:val="16"/>
              </w:rPr>
            </w:pPr>
            <w:r w:rsidRPr="00A2291D">
              <w:rPr>
                <w:rFonts w:ascii="Arial" w:hAnsi="Arial" w:cs="Arial"/>
                <w:sz w:val="16"/>
                <w:szCs w:val="16"/>
              </w:rPr>
              <w:t xml:space="preserve">Frequency hopping </w:t>
            </w:r>
          </w:p>
        </w:tc>
        <w:tc>
          <w:tcPr>
            <w:tcW w:w="595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108F898" w14:textId="77777777" w:rsidR="00A34F4F" w:rsidRPr="00A2291D" w:rsidRDefault="00A34F4F" w:rsidP="004D3980">
            <w:pPr>
              <w:spacing w:before="20" w:after="20" w:line="276" w:lineRule="auto"/>
              <w:rPr>
                <w:rFonts w:ascii="Arial" w:hAnsi="Arial" w:cs="Arial"/>
                <w:sz w:val="16"/>
                <w:szCs w:val="16"/>
              </w:rPr>
            </w:pPr>
            <w:r w:rsidRPr="00A2291D">
              <w:rPr>
                <w:rFonts w:ascii="Arial" w:hAnsi="Arial" w:cs="Arial"/>
                <w:sz w:val="16"/>
                <w:szCs w:val="16"/>
              </w:rPr>
              <w:t>w/ or w/o frequency hopping</w:t>
            </w:r>
          </w:p>
        </w:tc>
      </w:tr>
      <w:tr w:rsidR="00A34F4F" w:rsidRPr="00A2291D" w14:paraId="23C87CB0" w14:textId="77777777" w:rsidTr="00A2291D">
        <w:trPr>
          <w:trHeight w:val="20"/>
          <w:jc w:val="center"/>
        </w:trPr>
        <w:tc>
          <w:tcPr>
            <w:tcW w:w="31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579E39B" w14:textId="77777777" w:rsidR="00A34F4F" w:rsidRPr="00A2291D" w:rsidRDefault="00A34F4F" w:rsidP="004D3980">
            <w:pPr>
              <w:rPr>
                <w:rFonts w:ascii="Arial" w:hAnsi="Arial" w:cs="Arial"/>
                <w:sz w:val="16"/>
                <w:szCs w:val="16"/>
              </w:rPr>
            </w:pPr>
            <w:r w:rsidRPr="00A2291D">
              <w:rPr>
                <w:rFonts w:ascii="Arial" w:hAnsi="Arial" w:cs="Arial"/>
                <w:sz w:val="16"/>
                <w:szCs w:val="16"/>
              </w:rPr>
              <w:t>BLER</w:t>
            </w:r>
          </w:p>
        </w:tc>
        <w:tc>
          <w:tcPr>
            <w:tcW w:w="595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01D9D94" w14:textId="77777777" w:rsidR="00A34F4F" w:rsidRPr="00A2291D" w:rsidRDefault="00A34F4F" w:rsidP="004D3980">
            <w:pPr>
              <w:spacing w:before="20" w:after="20" w:line="276" w:lineRule="auto"/>
              <w:rPr>
                <w:rFonts w:ascii="Arial" w:hAnsi="Arial" w:cs="Arial"/>
                <w:sz w:val="16"/>
                <w:szCs w:val="16"/>
              </w:rPr>
            </w:pPr>
            <w:r w:rsidRPr="00A2291D">
              <w:rPr>
                <w:rFonts w:ascii="Arial" w:hAnsi="Arial" w:cs="Arial"/>
                <w:sz w:val="16"/>
                <w:szCs w:val="16"/>
              </w:rPr>
              <w:t>For low data rate service, w/ HARQ, 10% iBLER; w/o HARQ, 10% iBLER.</w:t>
            </w:r>
          </w:p>
          <w:p w14:paraId="6B3322BC" w14:textId="77777777" w:rsidR="00A34F4F" w:rsidRPr="00A2291D" w:rsidRDefault="00A34F4F" w:rsidP="004D3980">
            <w:pPr>
              <w:spacing w:before="20" w:after="20" w:line="276" w:lineRule="auto"/>
              <w:rPr>
                <w:rFonts w:ascii="Arial" w:hAnsi="Arial" w:cs="Arial"/>
                <w:sz w:val="16"/>
                <w:szCs w:val="16"/>
                <w:lang w:val="da-DK"/>
              </w:rPr>
            </w:pPr>
            <w:r w:rsidRPr="00A2291D">
              <w:rPr>
                <w:rFonts w:ascii="Arial" w:hAnsi="Arial" w:cs="Arial"/>
                <w:sz w:val="16"/>
                <w:szCs w:val="16"/>
                <w:lang w:val="da-DK"/>
              </w:rPr>
              <w:t>For VoIP, 2% rBLER.</w:t>
            </w:r>
          </w:p>
        </w:tc>
      </w:tr>
      <w:tr w:rsidR="00A34F4F" w:rsidRPr="00A2291D" w14:paraId="5D9ED189" w14:textId="77777777" w:rsidTr="00A2291D">
        <w:trPr>
          <w:trHeight w:val="20"/>
          <w:jc w:val="center"/>
        </w:trPr>
        <w:tc>
          <w:tcPr>
            <w:tcW w:w="31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D641F1D" w14:textId="77777777" w:rsidR="00A34F4F" w:rsidRPr="00A2291D" w:rsidRDefault="00A34F4F" w:rsidP="004D3980">
            <w:pPr>
              <w:rPr>
                <w:rFonts w:ascii="Arial" w:hAnsi="Arial" w:cs="Arial"/>
                <w:sz w:val="16"/>
                <w:szCs w:val="16"/>
              </w:rPr>
            </w:pPr>
            <w:r w:rsidRPr="00A2291D">
              <w:rPr>
                <w:rFonts w:ascii="Arial" w:hAnsi="Arial" w:cs="Arial"/>
                <w:sz w:val="16"/>
                <w:szCs w:val="16"/>
              </w:rPr>
              <w:t xml:space="preserve">Number of UE transmit chains </w:t>
            </w:r>
          </w:p>
        </w:tc>
        <w:tc>
          <w:tcPr>
            <w:tcW w:w="595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50A77B2" w14:textId="77777777" w:rsidR="00A34F4F" w:rsidRPr="00A2291D" w:rsidRDefault="00A34F4F" w:rsidP="004D3980">
            <w:pPr>
              <w:spacing w:before="20" w:after="20" w:line="276" w:lineRule="auto"/>
              <w:rPr>
                <w:rFonts w:ascii="Arial" w:hAnsi="Arial" w:cs="Arial"/>
                <w:sz w:val="16"/>
                <w:szCs w:val="16"/>
              </w:rPr>
            </w:pPr>
            <w:r w:rsidRPr="00A2291D">
              <w:rPr>
                <w:rFonts w:ascii="Arial" w:hAnsi="Arial" w:cs="Arial"/>
                <w:sz w:val="16"/>
                <w:szCs w:val="16"/>
              </w:rPr>
              <w:t xml:space="preserve">1, 2 (optional) </w:t>
            </w:r>
          </w:p>
        </w:tc>
      </w:tr>
      <w:tr w:rsidR="00A34F4F" w:rsidRPr="00A2291D" w14:paraId="6B99C37B" w14:textId="77777777" w:rsidTr="00A2291D">
        <w:trPr>
          <w:trHeight w:val="20"/>
          <w:jc w:val="center"/>
        </w:trPr>
        <w:tc>
          <w:tcPr>
            <w:tcW w:w="31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0D967DC" w14:textId="77777777" w:rsidR="00A34F4F" w:rsidRPr="00A2291D" w:rsidRDefault="00A34F4F" w:rsidP="004D3980">
            <w:pPr>
              <w:rPr>
                <w:rFonts w:ascii="Arial" w:hAnsi="Arial" w:cs="Arial"/>
                <w:sz w:val="16"/>
                <w:szCs w:val="16"/>
              </w:rPr>
            </w:pPr>
            <w:r w:rsidRPr="00A2291D">
              <w:rPr>
                <w:rFonts w:ascii="Arial" w:hAnsi="Arial" w:cs="Arial"/>
                <w:sz w:val="16"/>
                <w:szCs w:val="16"/>
              </w:rPr>
              <w:t xml:space="preserve">DMRS configuration </w:t>
            </w:r>
          </w:p>
        </w:tc>
        <w:tc>
          <w:tcPr>
            <w:tcW w:w="595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F723CC3" w14:textId="77777777" w:rsidR="00A34F4F" w:rsidRPr="00A2291D" w:rsidRDefault="00A34F4F" w:rsidP="004D3980">
            <w:pPr>
              <w:spacing w:before="20" w:after="20" w:line="276" w:lineRule="auto"/>
              <w:rPr>
                <w:rFonts w:ascii="Arial" w:hAnsi="Arial" w:cs="Arial"/>
                <w:sz w:val="16"/>
                <w:szCs w:val="16"/>
              </w:rPr>
            </w:pPr>
            <w:r w:rsidRPr="00A2291D">
              <w:rPr>
                <w:rFonts w:ascii="Arial" w:hAnsi="Arial" w:cs="Arial"/>
                <w:sz w:val="16"/>
                <w:szCs w:val="16"/>
              </w:rPr>
              <w:t>For 3km/h: Type I, 1 or 2 DMRS symbol, no multiplexing with data.</w:t>
            </w:r>
          </w:p>
          <w:p w14:paraId="7C91D682" w14:textId="77777777" w:rsidR="00A34F4F" w:rsidRPr="00A2291D" w:rsidRDefault="00A34F4F" w:rsidP="004D3980">
            <w:pPr>
              <w:spacing w:before="20" w:after="20" w:line="276" w:lineRule="auto"/>
              <w:rPr>
                <w:rFonts w:ascii="Arial" w:hAnsi="Arial" w:cs="Arial"/>
                <w:sz w:val="16"/>
                <w:szCs w:val="16"/>
              </w:rPr>
            </w:pPr>
            <w:r w:rsidRPr="00A2291D">
              <w:rPr>
                <w:rFonts w:ascii="Arial" w:hAnsi="Arial" w:cs="Arial"/>
                <w:sz w:val="16"/>
                <w:szCs w:val="16"/>
              </w:rPr>
              <w:t>For frequency hopping: Type I, 1 or 2 DMRS symbol for each hop, no multiplexing with data.</w:t>
            </w:r>
          </w:p>
          <w:p w14:paraId="01DF38FC" w14:textId="77777777" w:rsidR="00A34F4F" w:rsidRPr="00A2291D" w:rsidRDefault="00A34F4F" w:rsidP="004D3980">
            <w:pPr>
              <w:spacing w:before="20" w:after="20" w:line="276" w:lineRule="auto"/>
              <w:rPr>
                <w:rFonts w:ascii="Arial" w:hAnsi="Arial" w:cs="Arial"/>
                <w:sz w:val="16"/>
                <w:szCs w:val="16"/>
              </w:rPr>
            </w:pPr>
            <w:r w:rsidRPr="00A2291D">
              <w:rPr>
                <w:rFonts w:ascii="Arial" w:hAnsi="Arial" w:cs="Arial"/>
                <w:sz w:val="16"/>
                <w:szCs w:val="16"/>
              </w:rPr>
              <w:t>PUSCH mapping Type, the number of DMRS symbols and DMRS position(s) are reported by companies.</w:t>
            </w:r>
          </w:p>
        </w:tc>
      </w:tr>
      <w:tr w:rsidR="00A34F4F" w:rsidRPr="00A2291D" w14:paraId="0B6A0FAA" w14:textId="77777777" w:rsidTr="00A2291D">
        <w:trPr>
          <w:trHeight w:val="20"/>
          <w:jc w:val="center"/>
        </w:trPr>
        <w:tc>
          <w:tcPr>
            <w:tcW w:w="31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4ED3EC6" w14:textId="77777777" w:rsidR="00A34F4F" w:rsidRPr="00A2291D" w:rsidRDefault="00A34F4F" w:rsidP="004D3980">
            <w:pPr>
              <w:rPr>
                <w:rFonts w:ascii="Arial" w:hAnsi="Arial" w:cs="Arial"/>
                <w:sz w:val="16"/>
                <w:szCs w:val="16"/>
              </w:rPr>
            </w:pPr>
            <w:r w:rsidRPr="00A2291D">
              <w:rPr>
                <w:rFonts w:ascii="Arial" w:hAnsi="Arial" w:cs="Arial"/>
                <w:sz w:val="16"/>
                <w:szCs w:val="16"/>
              </w:rPr>
              <w:t>Waveform</w:t>
            </w:r>
          </w:p>
        </w:tc>
        <w:tc>
          <w:tcPr>
            <w:tcW w:w="595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C8DEA81" w14:textId="77777777" w:rsidR="00A34F4F" w:rsidRPr="00A2291D" w:rsidRDefault="00A34F4F" w:rsidP="004D3980">
            <w:pPr>
              <w:spacing w:before="20" w:after="20" w:line="276" w:lineRule="auto"/>
              <w:rPr>
                <w:rFonts w:ascii="Arial" w:hAnsi="Arial" w:cs="Arial"/>
                <w:sz w:val="16"/>
                <w:szCs w:val="16"/>
              </w:rPr>
            </w:pPr>
            <w:r w:rsidRPr="00A2291D">
              <w:rPr>
                <w:rFonts w:ascii="Arial" w:hAnsi="Arial" w:cs="Arial"/>
                <w:sz w:val="16"/>
                <w:szCs w:val="16"/>
              </w:rPr>
              <w:t>DFT-s-OFDM, CP-OFDM (optional)</w:t>
            </w:r>
          </w:p>
        </w:tc>
      </w:tr>
      <w:tr w:rsidR="00A34F4F" w:rsidRPr="00A2291D" w14:paraId="6B32A5B2" w14:textId="77777777" w:rsidTr="00A2291D">
        <w:trPr>
          <w:trHeight w:val="20"/>
          <w:jc w:val="center"/>
        </w:trPr>
        <w:tc>
          <w:tcPr>
            <w:tcW w:w="31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EE79417" w14:textId="5B342609" w:rsidR="00A34F4F" w:rsidRPr="00A2291D" w:rsidRDefault="00A34F4F" w:rsidP="004D3980">
            <w:pPr>
              <w:rPr>
                <w:rFonts w:ascii="Arial" w:hAnsi="Arial" w:cs="Arial"/>
                <w:sz w:val="16"/>
                <w:szCs w:val="16"/>
              </w:rPr>
            </w:pPr>
            <w:r w:rsidRPr="00A2291D">
              <w:rPr>
                <w:rFonts w:ascii="Arial" w:hAnsi="Arial" w:cs="Arial"/>
                <w:sz w:val="16"/>
                <w:szCs w:val="16"/>
              </w:rPr>
              <w:t>PUSCH duration</w:t>
            </w:r>
          </w:p>
        </w:tc>
        <w:tc>
          <w:tcPr>
            <w:tcW w:w="595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529446C" w14:textId="77777777" w:rsidR="00A34F4F" w:rsidRPr="00A2291D" w:rsidRDefault="00A34F4F" w:rsidP="004D3980">
            <w:pPr>
              <w:spacing w:before="20" w:after="20" w:line="276" w:lineRule="auto"/>
              <w:rPr>
                <w:rFonts w:ascii="Arial" w:hAnsi="Arial" w:cs="Arial"/>
                <w:sz w:val="16"/>
                <w:szCs w:val="16"/>
              </w:rPr>
            </w:pPr>
            <w:r w:rsidRPr="00A2291D">
              <w:rPr>
                <w:rFonts w:ascii="Arial" w:hAnsi="Arial" w:cs="Arial"/>
                <w:sz w:val="16"/>
                <w:szCs w:val="16"/>
              </w:rPr>
              <w:t>14 OS</w:t>
            </w:r>
          </w:p>
        </w:tc>
      </w:tr>
      <w:tr w:rsidR="00A34F4F" w:rsidRPr="00A2291D" w14:paraId="4B39A8DD" w14:textId="77777777" w:rsidTr="00A2291D">
        <w:trPr>
          <w:trHeight w:val="20"/>
          <w:jc w:val="center"/>
        </w:trPr>
        <w:tc>
          <w:tcPr>
            <w:tcW w:w="31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10B7BED" w14:textId="77777777" w:rsidR="00A34F4F" w:rsidRPr="00A2291D" w:rsidRDefault="00A34F4F" w:rsidP="004D3980">
            <w:pPr>
              <w:rPr>
                <w:rFonts w:ascii="Arial" w:hAnsi="Arial" w:cs="Arial"/>
                <w:sz w:val="16"/>
                <w:szCs w:val="16"/>
              </w:rPr>
            </w:pPr>
            <w:r w:rsidRPr="00A2291D">
              <w:rPr>
                <w:rFonts w:ascii="Arial" w:hAnsi="Arial" w:cs="Arial"/>
                <w:sz w:val="16"/>
                <w:szCs w:val="16"/>
              </w:rPr>
              <w:t xml:space="preserve">Repetitions </w:t>
            </w:r>
          </w:p>
        </w:tc>
        <w:tc>
          <w:tcPr>
            <w:tcW w:w="595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09DFA0F" w14:textId="77777777" w:rsidR="00A34F4F" w:rsidRPr="00A2291D" w:rsidRDefault="00A34F4F" w:rsidP="004D3980">
            <w:pPr>
              <w:spacing w:before="20" w:after="20" w:line="276" w:lineRule="auto"/>
              <w:rPr>
                <w:rFonts w:ascii="Arial" w:hAnsi="Arial" w:cs="Arial"/>
                <w:sz w:val="16"/>
                <w:szCs w:val="16"/>
              </w:rPr>
            </w:pPr>
            <w:r w:rsidRPr="00A2291D">
              <w:rPr>
                <w:rFonts w:ascii="Arial" w:hAnsi="Arial" w:cs="Arial"/>
                <w:sz w:val="16"/>
                <w:szCs w:val="16"/>
              </w:rPr>
              <w:t>w/ type A repetition, optional for type B repetition.</w:t>
            </w:r>
          </w:p>
          <w:p w14:paraId="478EC573" w14:textId="77777777" w:rsidR="00A34F4F" w:rsidRPr="00A2291D" w:rsidRDefault="00A34F4F" w:rsidP="004D3980">
            <w:pPr>
              <w:spacing w:before="20" w:after="20" w:line="276" w:lineRule="auto"/>
              <w:rPr>
                <w:rFonts w:ascii="Arial" w:hAnsi="Arial" w:cs="Arial"/>
                <w:sz w:val="16"/>
                <w:szCs w:val="16"/>
              </w:rPr>
            </w:pPr>
            <w:r w:rsidRPr="00A2291D">
              <w:rPr>
                <w:rFonts w:ascii="Arial" w:hAnsi="Arial" w:cs="Arial"/>
                <w:sz w:val="16"/>
                <w:szCs w:val="16"/>
              </w:rPr>
              <w:t>The actual number of repetitions is reported by companies.</w:t>
            </w:r>
          </w:p>
        </w:tc>
      </w:tr>
      <w:tr w:rsidR="00A34F4F" w:rsidRPr="00A2291D" w14:paraId="5FB99C0A" w14:textId="77777777" w:rsidTr="00A2291D">
        <w:trPr>
          <w:trHeight w:val="20"/>
          <w:jc w:val="center"/>
        </w:trPr>
        <w:tc>
          <w:tcPr>
            <w:tcW w:w="31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E1014A7" w14:textId="77777777" w:rsidR="00A34F4F" w:rsidRPr="00A2291D" w:rsidRDefault="00A34F4F" w:rsidP="004D3980">
            <w:pPr>
              <w:rPr>
                <w:rFonts w:ascii="Arial" w:hAnsi="Arial" w:cs="Arial"/>
                <w:sz w:val="16"/>
                <w:szCs w:val="16"/>
              </w:rPr>
            </w:pPr>
            <w:r w:rsidRPr="00A2291D">
              <w:rPr>
                <w:rFonts w:ascii="Arial" w:hAnsi="Arial" w:cs="Arial"/>
                <w:sz w:val="16"/>
                <w:szCs w:val="16"/>
              </w:rPr>
              <w:t xml:space="preserve">HARQ configuration </w:t>
            </w:r>
          </w:p>
        </w:tc>
        <w:tc>
          <w:tcPr>
            <w:tcW w:w="595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9F539DC" w14:textId="77777777" w:rsidR="00A34F4F" w:rsidRPr="00A2291D" w:rsidRDefault="00A34F4F" w:rsidP="004D3980">
            <w:pPr>
              <w:spacing w:before="20" w:after="20" w:line="276" w:lineRule="auto"/>
              <w:rPr>
                <w:rFonts w:ascii="Arial" w:hAnsi="Arial" w:cs="Arial"/>
                <w:sz w:val="16"/>
                <w:szCs w:val="16"/>
              </w:rPr>
            </w:pPr>
            <w:r w:rsidRPr="00A2291D">
              <w:rPr>
                <w:rFonts w:ascii="Arial" w:hAnsi="Arial" w:cs="Arial"/>
                <w:sz w:val="16"/>
                <w:szCs w:val="16"/>
              </w:rPr>
              <w:t xml:space="preserve">Whether/How HARQ is adopted is reported by companies. </w:t>
            </w:r>
          </w:p>
        </w:tc>
      </w:tr>
      <w:tr w:rsidR="00A34F4F" w:rsidRPr="00A2291D" w14:paraId="48559590" w14:textId="77777777" w:rsidTr="00A2291D">
        <w:trPr>
          <w:trHeight w:val="20"/>
          <w:jc w:val="center"/>
        </w:trPr>
        <w:tc>
          <w:tcPr>
            <w:tcW w:w="31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EA413C8" w14:textId="77777777" w:rsidR="00A34F4F" w:rsidRPr="00A2291D" w:rsidRDefault="00A34F4F" w:rsidP="004D3980">
            <w:pPr>
              <w:rPr>
                <w:rFonts w:ascii="Arial" w:hAnsi="Arial" w:cs="Arial"/>
                <w:sz w:val="16"/>
                <w:szCs w:val="16"/>
              </w:rPr>
            </w:pPr>
            <w:r w:rsidRPr="00A2291D">
              <w:rPr>
                <w:rFonts w:ascii="Arial" w:hAnsi="Arial" w:cs="Arial"/>
                <w:sz w:val="16"/>
                <w:szCs w:val="16"/>
              </w:rPr>
              <w:t>PRBs/TBS/MCS for low data rate service</w:t>
            </w:r>
          </w:p>
        </w:tc>
        <w:tc>
          <w:tcPr>
            <w:tcW w:w="595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797CBEE" w14:textId="77777777" w:rsidR="00A34F4F" w:rsidRPr="00A2291D" w:rsidRDefault="00A34F4F" w:rsidP="004D3980">
            <w:pPr>
              <w:spacing w:before="20" w:after="20" w:line="276" w:lineRule="auto"/>
              <w:rPr>
                <w:rFonts w:ascii="Arial" w:hAnsi="Arial" w:cs="Arial"/>
                <w:sz w:val="16"/>
                <w:szCs w:val="16"/>
              </w:rPr>
            </w:pPr>
            <w:r w:rsidRPr="00A2291D">
              <w:rPr>
                <w:rFonts w:ascii="Arial" w:hAnsi="Arial" w:cs="Arial"/>
                <w:sz w:val="16"/>
                <w:szCs w:val="16"/>
              </w:rPr>
              <w:t xml:space="preserve">Any value of PRBs, and corresponding MCS index, reported by companies will be considered in the discussion. </w:t>
            </w:r>
          </w:p>
          <w:p w14:paraId="05772F13" w14:textId="77777777" w:rsidR="00A34F4F" w:rsidRPr="00A2291D" w:rsidRDefault="00A34F4F" w:rsidP="004D3980">
            <w:pPr>
              <w:spacing w:before="20" w:after="20" w:line="276" w:lineRule="auto"/>
              <w:rPr>
                <w:rFonts w:ascii="Arial" w:hAnsi="Arial" w:cs="Arial"/>
                <w:sz w:val="16"/>
                <w:szCs w:val="16"/>
              </w:rPr>
            </w:pPr>
            <w:r w:rsidRPr="00A2291D">
              <w:rPr>
                <w:rFonts w:ascii="Arial" w:hAnsi="Arial" w:cs="Arial"/>
                <w:sz w:val="16"/>
                <w:szCs w:val="16"/>
              </w:rPr>
              <w:t>TBS can be calculated based on e.g. the number of PRBs, target data rate, frame structure and overhead.</w:t>
            </w:r>
          </w:p>
        </w:tc>
      </w:tr>
      <w:tr w:rsidR="00A34F4F" w:rsidRPr="00A2291D" w14:paraId="71AD3E8C" w14:textId="77777777" w:rsidTr="00A2291D">
        <w:trPr>
          <w:trHeight w:val="20"/>
          <w:jc w:val="center"/>
        </w:trPr>
        <w:tc>
          <w:tcPr>
            <w:tcW w:w="3114" w:type="dxa"/>
            <w:tcBorders>
              <w:top w:val="nil"/>
              <w:left w:val="single" w:sz="8" w:space="0" w:color="auto"/>
              <w:bottom w:val="single" w:sz="4" w:space="0" w:color="auto"/>
              <w:right w:val="single" w:sz="8" w:space="0" w:color="auto"/>
            </w:tcBorders>
            <w:tcMar>
              <w:top w:w="0" w:type="dxa"/>
              <w:left w:w="108" w:type="dxa"/>
              <w:bottom w:w="0" w:type="dxa"/>
              <w:right w:w="108" w:type="dxa"/>
            </w:tcMar>
            <w:vAlign w:val="center"/>
            <w:hideMark/>
          </w:tcPr>
          <w:p w14:paraId="16578EDB" w14:textId="77777777" w:rsidR="00A34F4F" w:rsidRPr="00A2291D" w:rsidRDefault="00A34F4F" w:rsidP="004D3980">
            <w:pPr>
              <w:rPr>
                <w:rFonts w:ascii="Arial" w:hAnsi="Arial" w:cs="Arial"/>
                <w:sz w:val="16"/>
                <w:szCs w:val="16"/>
              </w:rPr>
            </w:pPr>
            <w:r w:rsidRPr="00A2291D">
              <w:rPr>
                <w:rFonts w:ascii="Arial" w:hAnsi="Arial" w:cs="Arial"/>
                <w:sz w:val="16"/>
                <w:szCs w:val="16"/>
              </w:rPr>
              <w:t>PRBs/MCS for VoIP</w:t>
            </w:r>
          </w:p>
        </w:tc>
        <w:tc>
          <w:tcPr>
            <w:tcW w:w="5953" w:type="dxa"/>
            <w:tcBorders>
              <w:top w:val="nil"/>
              <w:left w:val="nil"/>
              <w:bottom w:val="single" w:sz="4" w:space="0" w:color="auto"/>
              <w:right w:val="single" w:sz="8" w:space="0" w:color="auto"/>
            </w:tcBorders>
            <w:tcMar>
              <w:top w:w="0" w:type="dxa"/>
              <w:left w:w="108" w:type="dxa"/>
              <w:bottom w:w="0" w:type="dxa"/>
              <w:right w:w="108" w:type="dxa"/>
            </w:tcMar>
            <w:vAlign w:val="center"/>
            <w:hideMark/>
          </w:tcPr>
          <w:p w14:paraId="38101D5C" w14:textId="77777777" w:rsidR="00A34F4F" w:rsidRPr="00A2291D" w:rsidRDefault="00A34F4F" w:rsidP="004D3980">
            <w:pPr>
              <w:spacing w:before="20" w:after="20" w:line="276" w:lineRule="auto"/>
              <w:rPr>
                <w:rFonts w:ascii="Arial" w:hAnsi="Arial" w:cs="Arial"/>
                <w:sz w:val="16"/>
                <w:szCs w:val="16"/>
              </w:rPr>
            </w:pPr>
            <w:r w:rsidRPr="00A2291D">
              <w:rPr>
                <w:rFonts w:ascii="Arial" w:hAnsi="Arial" w:cs="Arial"/>
                <w:sz w:val="16"/>
                <w:szCs w:val="16"/>
              </w:rPr>
              <w:t>Any value of PRBs reported by companies will be considered in the discussion.</w:t>
            </w:r>
          </w:p>
          <w:p w14:paraId="5D4315EE" w14:textId="77777777" w:rsidR="00A34F4F" w:rsidRPr="00A2291D" w:rsidRDefault="00A34F4F" w:rsidP="004D3980">
            <w:pPr>
              <w:spacing w:before="20" w:after="20" w:line="276" w:lineRule="auto"/>
              <w:rPr>
                <w:rFonts w:ascii="Arial" w:hAnsi="Arial" w:cs="Arial"/>
                <w:sz w:val="16"/>
                <w:szCs w:val="16"/>
              </w:rPr>
            </w:pPr>
            <w:r w:rsidRPr="00A2291D">
              <w:rPr>
                <w:rFonts w:ascii="Arial" w:hAnsi="Arial" w:cs="Arial"/>
                <w:sz w:val="16"/>
                <w:szCs w:val="16"/>
              </w:rPr>
              <w:t>QPSK, pi/2 BPSK (optional)</w:t>
            </w:r>
          </w:p>
        </w:tc>
      </w:tr>
      <w:tr w:rsidR="00A34F4F" w:rsidRPr="00A2291D" w14:paraId="05A29250" w14:textId="77777777" w:rsidTr="00A2291D">
        <w:trPr>
          <w:trHeight w:val="20"/>
          <w:jc w:val="center"/>
        </w:trPr>
        <w:tc>
          <w:tcPr>
            <w:tcW w:w="3114" w:type="dxa"/>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vAlign w:val="center"/>
          </w:tcPr>
          <w:p w14:paraId="1E458110" w14:textId="77777777" w:rsidR="00A34F4F" w:rsidRPr="00A2291D" w:rsidRDefault="00A34F4F" w:rsidP="004D3980">
            <w:pPr>
              <w:rPr>
                <w:rFonts w:ascii="Arial" w:hAnsi="Arial" w:cs="Arial"/>
                <w:sz w:val="16"/>
                <w:szCs w:val="16"/>
              </w:rPr>
            </w:pPr>
            <w:r w:rsidRPr="00A2291D">
              <w:rPr>
                <w:rFonts w:ascii="Arial" w:hAnsi="Arial" w:cs="Arial"/>
                <w:sz w:val="16"/>
                <w:szCs w:val="16"/>
              </w:rPr>
              <w:t>Other parameters</w:t>
            </w:r>
          </w:p>
        </w:tc>
        <w:tc>
          <w:tcPr>
            <w:tcW w:w="5953" w:type="dxa"/>
            <w:tcBorders>
              <w:top w:val="single" w:sz="4" w:space="0" w:color="auto"/>
              <w:left w:val="nil"/>
              <w:bottom w:val="single" w:sz="4" w:space="0" w:color="auto"/>
              <w:right w:val="single" w:sz="8" w:space="0" w:color="auto"/>
            </w:tcBorders>
            <w:tcMar>
              <w:top w:w="0" w:type="dxa"/>
              <w:left w:w="108" w:type="dxa"/>
              <w:bottom w:w="0" w:type="dxa"/>
              <w:right w:w="108" w:type="dxa"/>
            </w:tcMar>
            <w:vAlign w:val="center"/>
          </w:tcPr>
          <w:p w14:paraId="6B75148F" w14:textId="77777777" w:rsidR="00A34F4F" w:rsidRPr="00A2291D" w:rsidRDefault="00A34F4F" w:rsidP="004D3980">
            <w:pPr>
              <w:spacing w:before="20" w:after="20" w:line="276" w:lineRule="auto"/>
              <w:rPr>
                <w:rFonts w:ascii="Arial" w:hAnsi="Arial" w:cs="Arial"/>
                <w:sz w:val="16"/>
                <w:szCs w:val="16"/>
              </w:rPr>
            </w:pPr>
            <w:r w:rsidRPr="00A2291D">
              <w:rPr>
                <w:rFonts w:ascii="Arial" w:hAnsi="Arial" w:cs="Arial"/>
                <w:sz w:val="16"/>
                <w:szCs w:val="16"/>
              </w:rPr>
              <w:t>Reported by companies</w:t>
            </w:r>
          </w:p>
        </w:tc>
      </w:tr>
    </w:tbl>
    <w:p w14:paraId="48D3AAF4" w14:textId="77777777" w:rsidR="00A34F4F" w:rsidRPr="00A2291D" w:rsidRDefault="00A34F4F" w:rsidP="00A34F4F"/>
    <w:p w14:paraId="7B522CB3" w14:textId="77777777" w:rsidR="00A34F4F" w:rsidRPr="00A2291D" w:rsidRDefault="00A34F4F" w:rsidP="00A34F4F">
      <w:pPr>
        <w:rPr>
          <w:rFonts w:ascii="Times New Roman" w:eastAsia="MS PGothic" w:hAnsi="Times New Roman"/>
          <w:szCs w:val="20"/>
          <w:lang w:val="en-US" w:eastAsia="ja-JP"/>
        </w:rPr>
      </w:pPr>
      <w:r w:rsidRPr="00A2291D">
        <w:rPr>
          <w:rFonts w:ascii="Times New Roman" w:eastAsia="MS PGothic" w:hAnsi="Times New Roman"/>
          <w:szCs w:val="20"/>
          <w:highlight w:val="green"/>
          <w:lang w:eastAsia="zh-CN"/>
        </w:rPr>
        <w:t>Agreement</w:t>
      </w:r>
    </w:p>
    <w:p w14:paraId="1A89DBF8" w14:textId="77777777" w:rsidR="00A34F4F" w:rsidRDefault="00A34F4F" w:rsidP="00A34F4F">
      <w:r>
        <w:t xml:space="preserve">For coverage evaluation of </w:t>
      </w:r>
      <w:r>
        <w:rPr>
          <w:lang w:eastAsia="ja-JP"/>
        </w:rPr>
        <w:t xml:space="preserve">PUCCH </w:t>
      </w:r>
      <w:r>
        <w:t>in NR NTN, the following table is assumed.</w:t>
      </w:r>
    </w:p>
    <w:tbl>
      <w:tblPr>
        <w:tblW w:w="9067" w:type="dxa"/>
        <w:jc w:val="center"/>
        <w:tblCellMar>
          <w:left w:w="0" w:type="dxa"/>
          <w:right w:w="0" w:type="dxa"/>
        </w:tblCellMar>
        <w:tblLook w:val="04A0" w:firstRow="1" w:lastRow="0" w:firstColumn="1" w:lastColumn="0" w:noHBand="0" w:noVBand="1"/>
      </w:tblPr>
      <w:tblGrid>
        <w:gridCol w:w="3114"/>
        <w:gridCol w:w="5953"/>
      </w:tblGrid>
      <w:tr w:rsidR="00A34F4F" w:rsidRPr="00A2291D" w14:paraId="35590C1D" w14:textId="77777777" w:rsidTr="00A2291D">
        <w:trPr>
          <w:trHeight w:val="20"/>
          <w:jc w:val="center"/>
        </w:trPr>
        <w:tc>
          <w:tcPr>
            <w:tcW w:w="3114" w:type="dxa"/>
            <w:tcBorders>
              <w:top w:val="single" w:sz="8" w:space="0" w:color="auto"/>
              <w:left w:val="single" w:sz="8" w:space="0" w:color="auto"/>
              <w:bottom w:val="single" w:sz="8" w:space="0" w:color="auto"/>
              <w:right w:val="single" w:sz="8" w:space="0" w:color="auto"/>
            </w:tcBorders>
            <w:shd w:val="clear" w:color="auto" w:fill="D9E2F3"/>
            <w:tcMar>
              <w:top w:w="0" w:type="dxa"/>
              <w:left w:w="108" w:type="dxa"/>
              <w:bottom w:w="0" w:type="dxa"/>
              <w:right w:w="108" w:type="dxa"/>
            </w:tcMar>
            <w:vAlign w:val="center"/>
            <w:hideMark/>
          </w:tcPr>
          <w:p w14:paraId="35C88632" w14:textId="77777777" w:rsidR="00A34F4F" w:rsidRPr="00A2291D" w:rsidRDefault="00A34F4F" w:rsidP="00A2291D">
            <w:pPr>
              <w:overflowPunct w:val="0"/>
              <w:autoSpaceDE w:val="0"/>
              <w:autoSpaceDN w:val="0"/>
              <w:jc w:val="center"/>
              <w:textAlignment w:val="baseline"/>
              <w:rPr>
                <w:rFonts w:ascii="Arial" w:hAnsi="Arial" w:cs="Arial"/>
                <w:b/>
                <w:bCs/>
                <w:sz w:val="16"/>
                <w:szCs w:val="16"/>
              </w:rPr>
            </w:pPr>
            <w:r w:rsidRPr="00A2291D">
              <w:rPr>
                <w:rFonts w:ascii="Arial" w:hAnsi="Arial" w:cs="Arial"/>
                <w:b/>
                <w:bCs/>
                <w:color w:val="000000"/>
                <w:sz w:val="16"/>
                <w:szCs w:val="16"/>
              </w:rPr>
              <w:lastRenderedPageBreak/>
              <w:t>Parameter</w:t>
            </w:r>
          </w:p>
        </w:tc>
        <w:tc>
          <w:tcPr>
            <w:tcW w:w="5953" w:type="dxa"/>
            <w:tcBorders>
              <w:top w:val="single" w:sz="8" w:space="0" w:color="auto"/>
              <w:left w:val="nil"/>
              <w:bottom w:val="single" w:sz="8" w:space="0" w:color="auto"/>
              <w:right w:val="single" w:sz="8" w:space="0" w:color="auto"/>
            </w:tcBorders>
            <w:shd w:val="clear" w:color="auto" w:fill="D9E2F3"/>
            <w:tcMar>
              <w:top w:w="0" w:type="dxa"/>
              <w:left w:w="108" w:type="dxa"/>
              <w:bottom w:w="0" w:type="dxa"/>
              <w:right w:w="108" w:type="dxa"/>
            </w:tcMar>
            <w:vAlign w:val="center"/>
            <w:hideMark/>
          </w:tcPr>
          <w:p w14:paraId="68D1027B" w14:textId="77777777" w:rsidR="00A34F4F" w:rsidRPr="00A2291D" w:rsidRDefault="00A34F4F" w:rsidP="00A2291D">
            <w:pPr>
              <w:overflowPunct w:val="0"/>
              <w:autoSpaceDE w:val="0"/>
              <w:autoSpaceDN w:val="0"/>
              <w:jc w:val="center"/>
              <w:textAlignment w:val="baseline"/>
              <w:rPr>
                <w:rFonts w:ascii="Arial" w:hAnsi="Arial" w:cs="Arial"/>
                <w:b/>
                <w:bCs/>
                <w:sz w:val="16"/>
                <w:szCs w:val="16"/>
              </w:rPr>
            </w:pPr>
            <w:r w:rsidRPr="00A2291D">
              <w:rPr>
                <w:rFonts w:ascii="Arial" w:hAnsi="Arial" w:cs="Arial"/>
                <w:b/>
                <w:bCs/>
                <w:color w:val="000000"/>
                <w:sz w:val="16"/>
                <w:szCs w:val="16"/>
              </w:rPr>
              <w:t>Value</w:t>
            </w:r>
          </w:p>
        </w:tc>
      </w:tr>
      <w:tr w:rsidR="00A34F4F" w:rsidRPr="002256D2" w14:paraId="722EF753" w14:textId="77777777" w:rsidTr="00A2291D">
        <w:trPr>
          <w:trHeight w:val="20"/>
          <w:jc w:val="center"/>
        </w:trPr>
        <w:tc>
          <w:tcPr>
            <w:tcW w:w="31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4328FCD" w14:textId="77777777" w:rsidR="00A34F4F" w:rsidRPr="00A2291D" w:rsidRDefault="00A34F4F" w:rsidP="00A2291D">
            <w:pPr>
              <w:rPr>
                <w:rFonts w:ascii="Arial" w:hAnsi="Arial" w:cs="Arial"/>
                <w:sz w:val="16"/>
                <w:szCs w:val="16"/>
              </w:rPr>
            </w:pPr>
            <w:r w:rsidRPr="00A2291D">
              <w:rPr>
                <w:rFonts w:ascii="Arial" w:hAnsi="Arial" w:cs="Arial"/>
                <w:sz w:val="16"/>
                <w:szCs w:val="16"/>
              </w:rPr>
              <w:t xml:space="preserve">PUCCH format </w:t>
            </w:r>
          </w:p>
        </w:tc>
        <w:tc>
          <w:tcPr>
            <w:tcW w:w="595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2C36818" w14:textId="77777777" w:rsidR="00A34F4F" w:rsidRPr="00A2291D" w:rsidRDefault="00A34F4F" w:rsidP="00A2291D">
            <w:pPr>
              <w:spacing w:line="276" w:lineRule="auto"/>
              <w:rPr>
                <w:rFonts w:ascii="Arial" w:hAnsi="Arial" w:cs="Arial"/>
                <w:sz w:val="16"/>
                <w:szCs w:val="16"/>
                <w:lang w:val="de-DE"/>
              </w:rPr>
            </w:pPr>
            <w:r w:rsidRPr="00A2291D">
              <w:rPr>
                <w:rFonts w:ascii="Arial" w:hAnsi="Arial" w:cs="Arial"/>
                <w:sz w:val="16"/>
                <w:szCs w:val="16"/>
                <w:lang w:val="de-DE"/>
              </w:rPr>
              <w:t>Format 1, 2bits UCI.</w:t>
            </w:r>
          </w:p>
          <w:p w14:paraId="6D7D122B" w14:textId="77777777" w:rsidR="00A34F4F" w:rsidRPr="00A2291D" w:rsidRDefault="00A34F4F" w:rsidP="00A2291D">
            <w:pPr>
              <w:spacing w:line="276" w:lineRule="auto"/>
              <w:rPr>
                <w:rFonts w:ascii="Arial" w:hAnsi="Arial" w:cs="Arial"/>
                <w:sz w:val="16"/>
                <w:szCs w:val="16"/>
                <w:lang w:val="de-DE"/>
              </w:rPr>
            </w:pPr>
            <w:r w:rsidRPr="00A2291D">
              <w:rPr>
                <w:rFonts w:ascii="Arial" w:hAnsi="Arial" w:cs="Arial"/>
                <w:sz w:val="16"/>
                <w:szCs w:val="16"/>
                <w:lang w:val="de-DE"/>
              </w:rPr>
              <w:t>Format 3, 11 bits UCI</w:t>
            </w:r>
          </w:p>
        </w:tc>
      </w:tr>
      <w:tr w:rsidR="00A34F4F" w:rsidRPr="00A2291D" w14:paraId="61247C51" w14:textId="77777777" w:rsidTr="00A2291D">
        <w:trPr>
          <w:trHeight w:val="20"/>
          <w:jc w:val="center"/>
        </w:trPr>
        <w:tc>
          <w:tcPr>
            <w:tcW w:w="31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ED32729" w14:textId="77777777" w:rsidR="00A34F4F" w:rsidRPr="00A2291D" w:rsidRDefault="00A34F4F" w:rsidP="00A2291D">
            <w:pPr>
              <w:rPr>
                <w:rFonts w:ascii="Arial" w:hAnsi="Arial" w:cs="Arial"/>
                <w:sz w:val="16"/>
                <w:szCs w:val="16"/>
              </w:rPr>
            </w:pPr>
            <w:r w:rsidRPr="00A2291D">
              <w:rPr>
                <w:rFonts w:ascii="Arial" w:hAnsi="Arial" w:cs="Arial"/>
                <w:sz w:val="16"/>
                <w:szCs w:val="16"/>
              </w:rPr>
              <w:t>Frequency hopping</w:t>
            </w:r>
          </w:p>
        </w:tc>
        <w:tc>
          <w:tcPr>
            <w:tcW w:w="595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5921B0C" w14:textId="77777777" w:rsidR="00A34F4F" w:rsidRPr="00A2291D" w:rsidRDefault="00A34F4F" w:rsidP="00A2291D">
            <w:pPr>
              <w:spacing w:line="276" w:lineRule="auto"/>
              <w:rPr>
                <w:rFonts w:ascii="Arial" w:hAnsi="Arial" w:cs="Arial"/>
                <w:sz w:val="16"/>
                <w:szCs w:val="16"/>
              </w:rPr>
            </w:pPr>
            <w:r w:rsidRPr="00A2291D">
              <w:rPr>
                <w:rFonts w:ascii="Arial" w:hAnsi="Arial" w:cs="Arial"/>
                <w:sz w:val="16"/>
                <w:szCs w:val="16"/>
              </w:rPr>
              <w:t>w/ frequency hopping</w:t>
            </w:r>
          </w:p>
        </w:tc>
      </w:tr>
      <w:tr w:rsidR="00A34F4F" w:rsidRPr="00A2291D" w14:paraId="45A868C6" w14:textId="77777777" w:rsidTr="00A2291D">
        <w:trPr>
          <w:trHeight w:val="20"/>
          <w:jc w:val="center"/>
        </w:trPr>
        <w:tc>
          <w:tcPr>
            <w:tcW w:w="31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FC20AEA" w14:textId="77777777" w:rsidR="00A34F4F" w:rsidRPr="00A2291D" w:rsidRDefault="00A34F4F" w:rsidP="00A2291D">
            <w:pPr>
              <w:rPr>
                <w:rFonts w:ascii="Arial" w:hAnsi="Arial" w:cs="Arial"/>
                <w:sz w:val="16"/>
                <w:szCs w:val="16"/>
              </w:rPr>
            </w:pPr>
            <w:r w:rsidRPr="00A2291D">
              <w:rPr>
                <w:rFonts w:ascii="Arial" w:hAnsi="Arial" w:cs="Arial"/>
                <w:sz w:val="16"/>
                <w:szCs w:val="16"/>
              </w:rPr>
              <w:t>BLER</w:t>
            </w:r>
          </w:p>
        </w:tc>
        <w:tc>
          <w:tcPr>
            <w:tcW w:w="595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2298487" w14:textId="77777777" w:rsidR="00A34F4F" w:rsidRPr="00A2291D" w:rsidRDefault="00A34F4F" w:rsidP="00A2291D">
            <w:pPr>
              <w:spacing w:line="276" w:lineRule="auto"/>
              <w:ind w:left="568" w:hanging="284"/>
              <w:rPr>
                <w:rFonts w:ascii="Arial" w:hAnsi="Arial" w:cs="Arial"/>
                <w:sz w:val="16"/>
                <w:szCs w:val="16"/>
              </w:rPr>
            </w:pPr>
            <w:r w:rsidRPr="00A2291D">
              <w:rPr>
                <w:rFonts w:ascii="Arial" w:hAnsi="Arial" w:cs="Arial"/>
                <w:sz w:val="16"/>
                <w:szCs w:val="16"/>
              </w:rPr>
              <w:t xml:space="preserve">-     For PUCCH format 1: </w:t>
            </w:r>
          </w:p>
          <w:p w14:paraId="6DCE20DB" w14:textId="77777777" w:rsidR="00A34F4F" w:rsidRPr="00A2291D" w:rsidRDefault="00A34F4F" w:rsidP="00A2291D">
            <w:pPr>
              <w:overflowPunct w:val="0"/>
              <w:autoSpaceDE w:val="0"/>
              <w:autoSpaceDN w:val="0"/>
              <w:spacing w:line="276" w:lineRule="auto"/>
              <w:ind w:left="851" w:hanging="284"/>
              <w:textAlignment w:val="baseline"/>
              <w:rPr>
                <w:rFonts w:ascii="Arial" w:hAnsi="Arial" w:cs="Arial"/>
                <w:sz w:val="16"/>
                <w:szCs w:val="16"/>
              </w:rPr>
            </w:pPr>
            <w:r w:rsidRPr="00A2291D">
              <w:rPr>
                <w:rFonts w:ascii="Arial" w:hAnsi="Arial" w:cs="Arial"/>
                <w:sz w:val="16"/>
                <w:szCs w:val="16"/>
              </w:rPr>
              <w:t>DTX to ACK probability: 1%. NACK to ACK probability: 0.1%.</w:t>
            </w:r>
          </w:p>
          <w:p w14:paraId="17CF6E64" w14:textId="77777777" w:rsidR="00A34F4F" w:rsidRPr="00A2291D" w:rsidRDefault="00A34F4F" w:rsidP="00A2291D">
            <w:pPr>
              <w:overflowPunct w:val="0"/>
              <w:autoSpaceDE w:val="0"/>
              <w:autoSpaceDN w:val="0"/>
              <w:spacing w:line="276" w:lineRule="auto"/>
              <w:ind w:left="851" w:hanging="284"/>
              <w:textAlignment w:val="baseline"/>
              <w:rPr>
                <w:rFonts w:ascii="Arial" w:hAnsi="Arial" w:cs="Arial"/>
                <w:sz w:val="16"/>
                <w:szCs w:val="16"/>
              </w:rPr>
            </w:pPr>
            <w:r w:rsidRPr="00A2291D">
              <w:rPr>
                <w:rFonts w:ascii="Arial" w:hAnsi="Arial" w:cs="Arial"/>
                <w:sz w:val="16"/>
                <w:szCs w:val="16"/>
              </w:rPr>
              <w:t>ACK missed detection probability: 1%.</w:t>
            </w:r>
          </w:p>
          <w:p w14:paraId="0BCABD7C" w14:textId="77777777" w:rsidR="00A34F4F" w:rsidRPr="00A2291D" w:rsidRDefault="00A34F4F" w:rsidP="00A2291D">
            <w:pPr>
              <w:spacing w:line="276" w:lineRule="auto"/>
              <w:ind w:left="568" w:hanging="284"/>
              <w:rPr>
                <w:rFonts w:ascii="Arial" w:hAnsi="Arial" w:cs="Arial"/>
                <w:sz w:val="16"/>
                <w:szCs w:val="16"/>
                <w:lang w:val="da-DK"/>
              </w:rPr>
            </w:pPr>
            <w:r w:rsidRPr="00A2291D">
              <w:rPr>
                <w:rFonts w:ascii="Arial" w:hAnsi="Arial" w:cs="Arial"/>
                <w:sz w:val="16"/>
                <w:szCs w:val="16"/>
                <w:lang w:val="da-DK"/>
              </w:rPr>
              <w:t xml:space="preserve">-     For PUCCH format 3: </w:t>
            </w:r>
          </w:p>
          <w:p w14:paraId="7BD3F8A3" w14:textId="77777777" w:rsidR="00A34F4F" w:rsidRPr="00A2291D" w:rsidRDefault="00A34F4F" w:rsidP="00A2291D">
            <w:pPr>
              <w:overflowPunct w:val="0"/>
              <w:autoSpaceDE w:val="0"/>
              <w:autoSpaceDN w:val="0"/>
              <w:spacing w:line="276" w:lineRule="auto"/>
              <w:ind w:left="851" w:hanging="284"/>
              <w:textAlignment w:val="baseline"/>
              <w:rPr>
                <w:rFonts w:ascii="Arial" w:hAnsi="Arial" w:cs="Arial"/>
                <w:sz w:val="16"/>
                <w:szCs w:val="16"/>
                <w:lang w:val="da-DK"/>
              </w:rPr>
            </w:pPr>
            <w:r w:rsidRPr="00A2291D">
              <w:rPr>
                <w:rFonts w:ascii="Arial" w:hAnsi="Arial" w:cs="Arial"/>
                <w:sz w:val="16"/>
                <w:szCs w:val="16"/>
                <w:lang w:val="da-DK"/>
              </w:rPr>
              <w:t>BLER for Ack/Nack, SR: 1%</w:t>
            </w:r>
          </w:p>
          <w:p w14:paraId="0DF68712" w14:textId="77777777" w:rsidR="00A34F4F" w:rsidRPr="00A2291D" w:rsidRDefault="00A34F4F" w:rsidP="00A2291D">
            <w:pPr>
              <w:overflowPunct w:val="0"/>
              <w:autoSpaceDE w:val="0"/>
              <w:autoSpaceDN w:val="0"/>
              <w:spacing w:line="276" w:lineRule="auto"/>
              <w:ind w:left="851" w:hanging="284"/>
              <w:textAlignment w:val="baseline"/>
              <w:rPr>
                <w:rFonts w:ascii="Arial" w:hAnsi="Arial" w:cs="Arial"/>
                <w:sz w:val="16"/>
                <w:szCs w:val="16"/>
                <w:lang w:val="da-DK"/>
              </w:rPr>
            </w:pPr>
            <w:r w:rsidRPr="00A2291D">
              <w:rPr>
                <w:rFonts w:ascii="Arial" w:hAnsi="Arial" w:cs="Arial"/>
                <w:sz w:val="16"/>
                <w:szCs w:val="16"/>
                <w:lang w:val="da-DK"/>
              </w:rPr>
              <w:t>BLER for CSI: 1%, optional for 10%.</w:t>
            </w:r>
          </w:p>
        </w:tc>
      </w:tr>
      <w:tr w:rsidR="00A34F4F" w:rsidRPr="00A2291D" w14:paraId="36441A60" w14:textId="77777777" w:rsidTr="00A2291D">
        <w:trPr>
          <w:trHeight w:val="20"/>
          <w:jc w:val="center"/>
        </w:trPr>
        <w:tc>
          <w:tcPr>
            <w:tcW w:w="31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8C84659" w14:textId="77777777" w:rsidR="00A34F4F" w:rsidRPr="00A2291D" w:rsidRDefault="00A34F4F" w:rsidP="00A2291D">
            <w:pPr>
              <w:rPr>
                <w:rFonts w:ascii="Arial" w:hAnsi="Arial" w:cs="Arial"/>
                <w:sz w:val="16"/>
                <w:szCs w:val="16"/>
              </w:rPr>
            </w:pPr>
            <w:r w:rsidRPr="00A2291D">
              <w:rPr>
                <w:rFonts w:ascii="Arial" w:hAnsi="Arial" w:cs="Arial"/>
                <w:sz w:val="16"/>
                <w:szCs w:val="16"/>
              </w:rPr>
              <w:t>Number of UE transmit chains</w:t>
            </w:r>
          </w:p>
        </w:tc>
        <w:tc>
          <w:tcPr>
            <w:tcW w:w="595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63FBD0A" w14:textId="4D72B428" w:rsidR="00A34F4F" w:rsidRPr="00A2291D" w:rsidRDefault="00A34F4F" w:rsidP="00A2291D">
            <w:pPr>
              <w:spacing w:line="276" w:lineRule="auto"/>
              <w:rPr>
                <w:rFonts w:ascii="Arial" w:hAnsi="Arial" w:cs="Arial"/>
                <w:sz w:val="16"/>
                <w:szCs w:val="16"/>
              </w:rPr>
            </w:pPr>
            <w:r w:rsidRPr="00A2291D">
              <w:rPr>
                <w:rFonts w:ascii="Arial" w:hAnsi="Arial" w:cs="Arial"/>
                <w:sz w:val="16"/>
                <w:szCs w:val="16"/>
              </w:rPr>
              <w:t>1</w:t>
            </w:r>
          </w:p>
        </w:tc>
      </w:tr>
      <w:tr w:rsidR="00A34F4F" w:rsidRPr="00A2291D" w14:paraId="5942C0A5" w14:textId="77777777" w:rsidTr="00A2291D">
        <w:trPr>
          <w:trHeight w:val="20"/>
          <w:jc w:val="center"/>
        </w:trPr>
        <w:tc>
          <w:tcPr>
            <w:tcW w:w="31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DB4A45F" w14:textId="77777777" w:rsidR="00A34F4F" w:rsidRPr="00A2291D" w:rsidRDefault="00A34F4F" w:rsidP="00A2291D">
            <w:pPr>
              <w:rPr>
                <w:rFonts w:ascii="Arial" w:hAnsi="Arial" w:cs="Arial"/>
                <w:sz w:val="16"/>
                <w:szCs w:val="16"/>
              </w:rPr>
            </w:pPr>
            <w:r w:rsidRPr="00A2291D">
              <w:rPr>
                <w:rFonts w:ascii="Arial" w:hAnsi="Arial" w:cs="Arial"/>
                <w:sz w:val="16"/>
                <w:szCs w:val="16"/>
              </w:rPr>
              <w:t xml:space="preserve">DMRS configuration </w:t>
            </w:r>
          </w:p>
        </w:tc>
        <w:tc>
          <w:tcPr>
            <w:tcW w:w="595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612C600" w14:textId="77777777" w:rsidR="00A34F4F" w:rsidRPr="00A2291D" w:rsidRDefault="00A34F4F" w:rsidP="00A2291D">
            <w:pPr>
              <w:spacing w:line="276" w:lineRule="auto"/>
              <w:rPr>
                <w:rFonts w:ascii="Arial" w:hAnsi="Arial" w:cs="Arial"/>
                <w:sz w:val="16"/>
                <w:szCs w:val="16"/>
              </w:rPr>
            </w:pPr>
            <w:r w:rsidRPr="00A2291D">
              <w:rPr>
                <w:rFonts w:ascii="Arial" w:hAnsi="Arial" w:cs="Arial"/>
                <w:sz w:val="16"/>
                <w:szCs w:val="16"/>
              </w:rPr>
              <w:t>Number of DMRS symbols for PUCCH Format 3: Reported by companies</w:t>
            </w:r>
          </w:p>
        </w:tc>
      </w:tr>
      <w:tr w:rsidR="00A34F4F" w:rsidRPr="00A2291D" w14:paraId="705312AB" w14:textId="77777777" w:rsidTr="00A2291D">
        <w:trPr>
          <w:trHeight w:val="20"/>
          <w:jc w:val="center"/>
        </w:trPr>
        <w:tc>
          <w:tcPr>
            <w:tcW w:w="31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0E56131" w14:textId="77777777" w:rsidR="00A34F4F" w:rsidRPr="00A2291D" w:rsidRDefault="00A34F4F" w:rsidP="00A2291D">
            <w:pPr>
              <w:rPr>
                <w:rFonts w:ascii="Arial" w:hAnsi="Arial" w:cs="Arial"/>
                <w:sz w:val="16"/>
                <w:szCs w:val="16"/>
              </w:rPr>
            </w:pPr>
            <w:r w:rsidRPr="00A2291D">
              <w:rPr>
                <w:rFonts w:ascii="Arial" w:hAnsi="Arial" w:cs="Arial"/>
                <w:sz w:val="16"/>
                <w:szCs w:val="16"/>
              </w:rPr>
              <w:t>Repetitions</w:t>
            </w:r>
          </w:p>
        </w:tc>
        <w:tc>
          <w:tcPr>
            <w:tcW w:w="595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ACE7A2E" w14:textId="77777777" w:rsidR="00A34F4F" w:rsidRPr="00A2291D" w:rsidRDefault="00A34F4F" w:rsidP="00A2291D">
            <w:pPr>
              <w:spacing w:line="276" w:lineRule="auto"/>
              <w:rPr>
                <w:rFonts w:ascii="Arial" w:hAnsi="Arial" w:cs="Arial"/>
                <w:sz w:val="16"/>
                <w:szCs w:val="16"/>
              </w:rPr>
            </w:pPr>
            <w:r w:rsidRPr="00A2291D">
              <w:rPr>
                <w:rFonts w:ascii="Arial" w:hAnsi="Arial" w:cs="Arial"/>
                <w:sz w:val="16"/>
                <w:szCs w:val="16"/>
              </w:rPr>
              <w:t>w/ repetition.</w:t>
            </w:r>
          </w:p>
          <w:p w14:paraId="4E320768" w14:textId="77777777" w:rsidR="00A34F4F" w:rsidRPr="00A2291D" w:rsidRDefault="00A34F4F" w:rsidP="00A2291D">
            <w:pPr>
              <w:spacing w:line="276" w:lineRule="auto"/>
              <w:rPr>
                <w:rFonts w:ascii="Arial" w:hAnsi="Arial" w:cs="Arial"/>
                <w:sz w:val="16"/>
                <w:szCs w:val="16"/>
              </w:rPr>
            </w:pPr>
            <w:r w:rsidRPr="00A2291D">
              <w:rPr>
                <w:rFonts w:ascii="Arial" w:hAnsi="Arial" w:cs="Arial"/>
                <w:sz w:val="16"/>
                <w:szCs w:val="16"/>
              </w:rPr>
              <w:t>The maximum number of repetitions is 8.</w:t>
            </w:r>
          </w:p>
        </w:tc>
      </w:tr>
      <w:tr w:rsidR="00A34F4F" w:rsidRPr="00A2291D" w14:paraId="0358C9AB" w14:textId="77777777" w:rsidTr="00A2291D">
        <w:trPr>
          <w:trHeight w:val="20"/>
          <w:jc w:val="center"/>
        </w:trPr>
        <w:tc>
          <w:tcPr>
            <w:tcW w:w="31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E002DEC" w14:textId="4D37F76C" w:rsidR="00A34F4F" w:rsidRPr="00A2291D" w:rsidRDefault="00A34F4F" w:rsidP="00A2291D">
            <w:pPr>
              <w:rPr>
                <w:rFonts w:ascii="Arial" w:hAnsi="Arial" w:cs="Arial"/>
                <w:sz w:val="16"/>
                <w:szCs w:val="16"/>
              </w:rPr>
            </w:pPr>
            <w:r w:rsidRPr="00A2291D">
              <w:rPr>
                <w:rFonts w:ascii="Arial" w:hAnsi="Arial" w:cs="Arial"/>
                <w:sz w:val="16"/>
                <w:szCs w:val="16"/>
              </w:rPr>
              <w:t>PUCCH duration</w:t>
            </w:r>
          </w:p>
        </w:tc>
        <w:tc>
          <w:tcPr>
            <w:tcW w:w="595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7EE7DB1" w14:textId="77777777" w:rsidR="00A34F4F" w:rsidRPr="00A2291D" w:rsidRDefault="00A34F4F" w:rsidP="00A2291D">
            <w:pPr>
              <w:rPr>
                <w:rFonts w:ascii="Arial" w:hAnsi="Arial" w:cs="Arial"/>
                <w:sz w:val="16"/>
                <w:szCs w:val="16"/>
              </w:rPr>
            </w:pPr>
            <w:r w:rsidRPr="00A2291D">
              <w:rPr>
                <w:rFonts w:ascii="Arial" w:hAnsi="Arial" w:cs="Arial"/>
                <w:sz w:val="16"/>
                <w:szCs w:val="16"/>
              </w:rPr>
              <w:t>14 OS</w:t>
            </w:r>
          </w:p>
        </w:tc>
      </w:tr>
      <w:tr w:rsidR="00A34F4F" w:rsidRPr="00A2291D" w14:paraId="53CF7AB9" w14:textId="77777777" w:rsidTr="00A2291D">
        <w:trPr>
          <w:trHeight w:val="20"/>
          <w:jc w:val="center"/>
        </w:trPr>
        <w:tc>
          <w:tcPr>
            <w:tcW w:w="31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3D5AD9" w14:textId="77777777" w:rsidR="00A34F4F" w:rsidRPr="00A2291D" w:rsidRDefault="00A34F4F" w:rsidP="00A2291D">
            <w:pPr>
              <w:rPr>
                <w:rFonts w:ascii="Arial" w:hAnsi="Arial" w:cs="Arial"/>
                <w:sz w:val="16"/>
                <w:szCs w:val="16"/>
              </w:rPr>
            </w:pPr>
            <w:r w:rsidRPr="00A2291D">
              <w:rPr>
                <w:rFonts w:ascii="Arial" w:hAnsi="Arial" w:cs="Arial"/>
                <w:sz w:val="16"/>
                <w:szCs w:val="16"/>
              </w:rPr>
              <w:t>Number of PRBs</w:t>
            </w:r>
          </w:p>
        </w:tc>
        <w:tc>
          <w:tcPr>
            <w:tcW w:w="595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CD2F360" w14:textId="77777777" w:rsidR="00A34F4F" w:rsidRPr="00A2291D" w:rsidRDefault="00A34F4F" w:rsidP="00A2291D">
            <w:pPr>
              <w:spacing w:line="276" w:lineRule="auto"/>
              <w:rPr>
                <w:rFonts w:ascii="Arial" w:hAnsi="Arial" w:cs="Arial"/>
                <w:sz w:val="16"/>
                <w:szCs w:val="16"/>
              </w:rPr>
            </w:pPr>
            <w:r w:rsidRPr="00A2291D">
              <w:rPr>
                <w:rFonts w:ascii="Arial" w:hAnsi="Arial" w:cs="Arial"/>
                <w:sz w:val="16"/>
                <w:szCs w:val="16"/>
              </w:rPr>
              <w:t>1 PRB</w:t>
            </w:r>
          </w:p>
        </w:tc>
      </w:tr>
      <w:tr w:rsidR="00A34F4F" w:rsidRPr="00A2291D" w14:paraId="650098D9" w14:textId="77777777" w:rsidTr="00A2291D">
        <w:trPr>
          <w:trHeight w:val="20"/>
          <w:jc w:val="center"/>
        </w:trPr>
        <w:tc>
          <w:tcPr>
            <w:tcW w:w="31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9A3F30E" w14:textId="77777777" w:rsidR="00A34F4F" w:rsidRPr="00A2291D" w:rsidRDefault="00A34F4F" w:rsidP="00A2291D">
            <w:pPr>
              <w:rPr>
                <w:rFonts w:ascii="Arial" w:hAnsi="Arial" w:cs="Arial"/>
                <w:sz w:val="16"/>
                <w:szCs w:val="16"/>
              </w:rPr>
            </w:pPr>
            <w:r w:rsidRPr="00A2291D">
              <w:rPr>
                <w:rFonts w:ascii="Arial" w:hAnsi="Arial" w:cs="Arial"/>
                <w:sz w:val="16"/>
                <w:szCs w:val="16"/>
              </w:rPr>
              <w:t>Other parameters</w:t>
            </w:r>
          </w:p>
        </w:tc>
        <w:tc>
          <w:tcPr>
            <w:tcW w:w="595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1B056DA" w14:textId="77777777" w:rsidR="00A34F4F" w:rsidRPr="00A2291D" w:rsidRDefault="00A34F4F" w:rsidP="00A2291D">
            <w:pPr>
              <w:spacing w:line="276" w:lineRule="auto"/>
              <w:rPr>
                <w:rFonts w:ascii="Arial" w:hAnsi="Arial" w:cs="Arial"/>
                <w:sz w:val="16"/>
                <w:szCs w:val="16"/>
              </w:rPr>
            </w:pPr>
            <w:r w:rsidRPr="00A2291D">
              <w:rPr>
                <w:rFonts w:ascii="Arial" w:hAnsi="Arial" w:cs="Arial"/>
                <w:sz w:val="16"/>
                <w:szCs w:val="16"/>
              </w:rPr>
              <w:t>Reported by companies</w:t>
            </w:r>
          </w:p>
        </w:tc>
      </w:tr>
    </w:tbl>
    <w:p w14:paraId="62F4AAC1" w14:textId="77777777" w:rsidR="00A34F4F" w:rsidRPr="00A2291D" w:rsidRDefault="00A34F4F" w:rsidP="00A34F4F"/>
    <w:p w14:paraId="5F478A80" w14:textId="77777777" w:rsidR="00A34F4F" w:rsidRPr="00A2291D" w:rsidRDefault="00A34F4F" w:rsidP="00A34F4F">
      <w:pPr>
        <w:rPr>
          <w:rFonts w:ascii="Times New Roman" w:eastAsia="MS PGothic" w:hAnsi="Times New Roman"/>
          <w:szCs w:val="20"/>
          <w:lang w:val="en-US" w:eastAsia="ja-JP"/>
        </w:rPr>
      </w:pPr>
      <w:r w:rsidRPr="00A2291D">
        <w:rPr>
          <w:rFonts w:ascii="Times New Roman" w:eastAsia="MS PGothic" w:hAnsi="Times New Roman"/>
          <w:szCs w:val="20"/>
          <w:highlight w:val="green"/>
          <w:lang w:eastAsia="zh-CN"/>
        </w:rPr>
        <w:t>Agreement</w:t>
      </w:r>
    </w:p>
    <w:p w14:paraId="569928EA" w14:textId="77777777" w:rsidR="00A34F4F" w:rsidRDefault="00A34F4F" w:rsidP="00A34F4F">
      <w:r>
        <w:t xml:space="preserve">For coverage evaluation of </w:t>
      </w:r>
      <w:r>
        <w:rPr>
          <w:lang w:eastAsia="ja-JP"/>
        </w:rPr>
        <w:t xml:space="preserve">PRACH </w:t>
      </w:r>
      <w:r>
        <w:t>in NR NTN, the following table is assumed.</w:t>
      </w:r>
    </w:p>
    <w:tbl>
      <w:tblPr>
        <w:tblW w:w="9067" w:type="dxa"/>
        <w:jc w:val="center"/>
        <w:tblCellMar>
          <w:left w:w="0" w:type="dxa"/>
          <w:right w:w="0" w:type="dxa"/>
        </w:tblCellMar>
        <w:tblLook w:val="04A0" w:firstRow="1" w:lastRow="0" w:firstColumn="1" w:lastColumn="0" w:noHBand="0" w:noVBand="1"/>
      </w:tblPr>
      <w:tblGrid>
        <w:gridCol w:w="3114"/>
        <w:gridCol w:w="5953"/>
      </w:tblGrid>
      <w:tr w:rsidR="00A34F4F" w:rsidRPr="00A2291D" w14:paraId="6B4A1372" w14:textId="77777777" w:rsidTr="00A2291D">
        <w:trPr>
          <w:trHeight w:val="20"/>
          <w:jc w:val="center"/>
        </w:trPr>
        <w:tc>
          <w:tcPr>
            <w:tcW w:w="3114" w:type="dxa"/>
            <w:tcBorders>
              <w:top w:val="single" w:sz="8" w:space="0" w:color="auto"/>
              <w:left w:val="single" w:sz="8" w:space="0" w:color="auto"/>
              <w:bottom w:val="single" w:sz="8" w:space="0" w:color="auto"/>
              <w:right w:val="single" w:sz="8" w:space="0" w:color="auto"/>
            </w:tcBorders>
            <w:shd w:val="clear" w:color="auto" w:fill="D9E2F3"/>
            <w:tcMar>
              <w:top w:w="0" w:type="dxa"/>
              <w:left w:w="108" w:type="dxa"/>
              <w:bottom w:w="0" w:type="dxa"/>
              <w:right w:w="108" w:type="dxa"/>
            </w:tcMar>
            <w:vAlign w:val="center"/>
            <w:hideMark/>
          </w:tcPr>
          <w:p w14:paraId="4CC37FBC" w14:textId="77777777" w:rsidR="00A34F4F" w:rsidRPr="00A2291D" w:rsidRDefault="00A34F4F" w:rsidP="00A2291D">
            <w:pPr>
              <w:overflowPunct w:val="0"/>
              <w:autoSpaceDE w:val="0"/>
              <w:autoSpaceDN w:val="0"/>
              <w:jc w:val="center"/>
              <w:textAlignment w:val="baseline"/>
              <w:rPr>
                <w:rFonts w:ascii="Arial" w:hAnsi="Arial" w:cs="Arial"/>
                <w:b/>
                <w:bCs/>
                <w:sz w:val="16"/>
                <w:szCs w:val="16"/>
              </w:rPr>
            </w:pPr>
            <w:r w:rsidRPr="00A2291D">
              <w:rPr>
                <w:rFonts w:ascii="Arial" w:hAnsi="Arial" w:cs="Arial"/>
                <w:b/>
                <w:bCs/>
                <w:color w:val="000000"/>
                <w:sz w:val="16"/>
                <w:szCs w:val="16"/>
              </w:rPr>
              <w:t>Parameter</w:t>
            </w:r>
          </w:p>
        </w:tc>
        <w:tc>
          <w:tcPr>
            <w:tcW w:w="5953" w:type="dxa"/>
            <w:tcBorders>
              <w:top w:val="single" w:sz="8" w:space="0" w:color="auto"/>
              <w:left w:val="nil"/>
              <w:bottom w:val="single" w:sz="8" w:space="0" w:color="auto"/>
              <w:right w:val="single" w:sz="8" w:space="0" w:color="auto"/>
            </w:tcBorders>
            <w:shd w:val="clear" w:color="auto" w:fill="D9E2F3"/>
            <w:tcMar>
              <w:top w:w="0" w:type="dxa"/>
              <w:left w:w="108" w:type="dxa"/>
              <w:bottom w:w="0" w:type="dxa"/>
              <w:right w:w="108" w:type="dxa"/>
            </w:tcMar>
            <w:vAlign w:val="center"/>
            <w:hideMark/>
          </w:tcPr>
          <w:p w14:paraId="03082A44" w14:textId="77777777" w:rsidR="00A34F4F" w:rsidRPr="00A2291D" w:rsidRDefault="00A34F4F" w:rsidP="00A2291D">
            <w:pPr>
              <w:overflowPunct w:val="0"/>
              <w:autoSpaceDE w:val="0"/>
              <w:autoSpaceDN w:val="0"/>
              <w:jc w:val="center"/>
              <w:textAlignment w:val="baseline"/>
              <w:rPr>
                <w:rFonts w:ascii="Arial" w:hAnsi="Arial" w:cs="Arial"/>
                <w:b/>
                <w:bCs/>
                <w:sz w:val="16"/>
                <w:szCs w:val="16"/>
              </w:rPr>
            </w:pPr>
            <w:r w:rsidRPr="00A2291D">
              <w:rPr>
                <w:rFonts w:ascii="Arial" w:hAnsi="Arial" w:cs="Arial"/>
                <w:b/>
                <w:bCs/>
                <w:color w:val="000000"/>
                <w:sz w:val="16"/>
                <w:szCs w:val="16"/>
              </w:rPr>
              <w:t>Value</w:t>
            </w:r>
          </w:p>
        </w:tc>
      </w:tr>
      <w:tr w:rsidR="00A34F4F" w:rsidRPr="00A2291D" w14:paraId="474CEFF9" w14:textId="77777777" w:rsidTr="00A2291D">
        <w:trPr>
          <w:trHeight w:val="20"/>
          <w:jc w:val="center"/>
        </w:trPr>
        <w:tc>
          <w:tcPr>
            <w:tcW w:w="31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3D8E4B8" w14:textId="77777777" w:rsidR="00A34F4F" w:rsidRPr="00A2291D" w:rsidRDefault="00A34F4F" w:rsidP="00A2291D">
            <w:pPr>
              <w:rPr>
                <w:rFonts w:ascii="Arial" w:hAnsi="Arial" w:cs="Arial"/>
                <w:sz w:val="16"/>
                <w:szCs w:val="16"/>
              </w:rPr>
            </w:pPr>
            <w:r w:rsidRPr="00A2291D">
              <w:rPr>
                <w:rFonts w:ascii="Arial" w:hAnsi="Arial" w:cs="Arial"/>
                <w:sz w:val="16"/>
                <w:szCs w:val="16"/>
              </w:rPr>
              <w:t>Format</w:t>
            </w:r>
          </w:p>
        </w:tc>
        <w:tc>
          <w:tcPr>
            <w:tcW w:w="595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2CB2B68" w14:textId="77777777" w:rsidR="00A34F4F" w:rsidRPr="00A2291D" w:rsidRDefault="00A34F4F" w:rsidP="00A2291D">
            <w:pPr>
              <w:spacing w:line="276" w:lineRule="auto"/>
              <w:rPr>
                <w:rFonts w:ascii="Arial" w:hAnsi="Arial" w:cs="Arial"/>
                <w:sz w:val="16"/>
                <w:szCs w:val="16"/>
                <w:lang w:val="da-DK"/>
              </w:rPr>
            </w:pPr>
            <w:r w:rsidRPr="00A2291D">
              <w:rPr>
                <w:rFonts w:ascii="Arial" w:hAnsi="Arial" w:cs="Arial"/>
                <w:sz w:val="16"/>
                <w:szCs w:val="16"/>
                <w:lang w:val="da-DK"/>
              </w:rPr>
              <w:t>Format 0, Format B4, Format 2</w:t>
            </w:r>
          </w:p>
        </w:tc>
      </w:tr>
      <w:tr w:rsidR="00A34F4F" w:rsidRPr="00A2291D" w14:paraId="2DAE1226" w14:textId="77777777" w:rsidTr="00A2291D">
        <w:trPr>
          <w:trHeight w:val="20"/>
          <w:jc w:val="center"/>
        </w:trPr>
        <w:tc>
          <w:tcPr>
            <w:tcW w:w="31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D9F1054" w14:textId="77777777" w:rsidR="00A34F4F" w:rsidRPr="00A2291D" w:rsidRDefault="00A34F4F" w:rsidP="00A2291D">
            <w:pPr>
              <w:rPr>
                <w:rFonts w:ascii="Arial" w:hAnsi="Arial" w:cs="Arial"/>
                <w:sz w:val="16"/>
                <w:szCs w:val="16"/>
              </w:rPr>
            </w:pPr>
            <w:r w:rsidRPr="00A2291D">
              <w:rPr>
                <w:rFonts w:ascii="Arial" w:hAnsi="Arial" w:cs="Arial"/>
                <w:sz w:val="16"/>
                <w:szCs w:val="16"/>
              </w:rPr>
              <w:t>SCS</w:t>
            </w:r>
          </w:p>
        </w:tc>
        <w:tc>
          <w:tcPr>
            <w:tcW w:w="595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A425470" w14:textId="77777777" w:rsidR="00A34F4F" w:rsidRPr="00A2291D" w:rsidRDefault="00A34F4F" w:rsidP="00A2291D">
            <w:pPr>
              <w:spacing w:line="276" w:lineRule="auto"/>
              <w:rPr>
                <w:rFonts w:ascii="Arial" w:hAnsi="Arial" w:cs="Arial"/>
                <w:sz w:val="16"/>
                <w:szCs w:val="16"/>
              </w:rPr>
            </w:pPr>
            <w:r w:rsidRPr="00A2291D">
              <w:rPr>
                <w:rFonts w:ascii="Arial" w:hAnsi="Arial" w:cs="Arial"/>
                <w:sz w:val="16"/>
                <w:szCs w:val="16"/>
              </w:rPr>
              <w:t>Reported by companies.</w:t>
            </w:r>
          </w:p>
        </w:tc>
      </w:tr>
      <w:tr w:rsidR="00A34F4F" w:rsidRPr="00A2291D" w14:paraId="2E7D3F8C" w14:textId="77777777" w:rsidTr="00A2291D">
        <w:trPr>
          <w:trHeight w:val="20"/>
          <w:jc w:val="center"/>
        </w:trPr>
        <w:tc>
          <w:tcPr>
            <w:tcW w:w="31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9FAFDE5" w14:textId="77777777" w:rsidR="00A34F4F" w:rsidRPr="00A2291D" w:rsidRDefault="00A34F4F" w:rsidP="00A2291D">
            <w:pPr>
              <w:spacing w:line="276" w:lineRule="auto"/>
              <w:rPr>
                <w:rFonts w:ascii="Arial" w:hAnsi="Arial" w:cs="Arial"/>
                <w:sz w:val="16"/>
                <w:szCs w:val="16"/>
              </w:rPr>
            </w:pPr>
            <w:r w:rsidRPr="00A2291D">
              <w:rPr>
                <w:rFonts w:ascii="Arial" w:hAnsi="Arial" w:cs="Arial"/>
                <w:sz w:val="16"/>
                <w:szCs w:val="16"/>
              </w:rPr>
              <w:t>Performance metric</w:t>
            </w:r>
          </w:p>
        </w:tc>
        <w:tc>
          <w:tcPr>
            <w:tcW w:w="595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CEAF59B" w14:textId="77777777" w:rsidR="00A34F4F" w:rsidRPr="00A2291D" w:rsidRDefault="00A34F4F" w:rsidP="00A2291D">
            <w:pPr>
              <w:spacing w:line="276" w:lineRule="auto"/>
              <w:rPr>
                <w:rFonts w:ascii="Arial" w:hAnsi="Arial" w:cs="Arial"/>
                <w:sz w:val="16"/>
                <w:szCs w:val="16"/>
              </w:rPr>
            </w:pPr>
            <w:r w:rsidRPr="00A2291D">
              <w:rPr>
                <w:rFonts w:ascii="Arial" w:hAnsi="Arial" w:cs="Arial"/>
                <w:sz w:val="16"/>
                <w:szCs w:val="16"/>
              </w:rPr>
              <w:t>1% missed detection at 0.1% false alarm probability</w:t>
            </w:r>
          </w:p>
          <w:p w14:paraId="5CDD3D15" w14:textId="77777777" w:rsidR="00A34F4F" w:rsidRPr="00A2291D" w:rsidRDefault="00A34F4F" w:rsidP="00A2291D">
            <w:pPr>
              <w:spacing w:line="276" w:lineRule="auto"/>
              <w:rPr>
                <w:rFonts w:ascii="Arial" w:hAnsi="Arial" w:cs="Arial"/>
                <w:sz w:val="16"/>
                <w:szCs w:val="16"/>
              </w:rPr>
            </w:pPr>
            <w:r w:rsidRPr="00A2291D">
              <w:rPr>
                <w:rFonts w:ascii="Arial" w:hAnsi="Arial" w:cs="Arial"/>
                <w:sz w:val="16"/>
                <w:szCs w:val="16"/>
              </w:rPr>
              <w:t>10% missed detection: reported by companies if this value is used</w:t>
            </w:r>
          </w:p>
        </w:tc>
      </w:tr>
      <w:tr w:rsidR="00A34F4F" w:rsidRPr="00A2291D" w14:paraId="78F54465" w14:textId="77777777" w:rsidTr="00A2291D">
        <w:trPr>
          <w:trHeight w:val="20"/>
          <w:jc w:val="center"/>
        </w:trPr>
        <w:tc>
          <w:tcPr>
            <w:tcW w:w="31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5FBAD70" w14:textId="77777777" w:rsidR="00A34F4F" w:rsidRPr="00A2291D" w:rsidRDefault="00A34F4F" w:rsidP="00A2291D">
            <w:pPr>
              <w:rPr>
                <w:rFonts w:ascii="Arial" w:hAnsi="Arial" w:cs="Arial"/>
                <w:sz w:val="16"/>
                <w:szCs w:val="16"/>
              </w:rPr>
            </w:pPr>
            <w:r w:rsidRPr="00A2291D">
              <w:rPr>
                <w:rFonts w:ascii="Arial" w:hAnsi="Arial" w:cs="Arial"/>
                <w:sz w:val="16"/>
                <w:szCs w:val="16"/>
              </w:rPr>
              <w:t>Number of UE transmit chains</w:t>
            </w:r>
          </w:p>
        </w:tc>
        <w:tc>
          <w:tcPr>
            <w:tcW w:w="595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339516A" w14:textId="77777777" w:rsidR="00A34F4F" w:rsidRPr="00A2291D" w:rsidRDefault="00A34F4F" w:rsidP="00A2291D">
            <w:pPr>
              <w:rPr>
                <w:rFonts w:ascii="Arial" w:hAnsi="Arial" w:cs="Arial"/>
                <w:sz w:val="16"/>
                <w:szCs w:val="16"/>
              </w:rPr>
            </w:pPr>
            <w:r w:rsidRPr="00A2291D">
              <w:rPr>
                <w:rFonts w:ascii="Arial" w:hAnsi="Arial" w:cs="Arial"/>
                <w:sz w:val="16"/>
                <w:szCs w:val="16"/>
              </w:rPr>
              <w:t>1, 2 (optional)</w:t>
            </w:r>
          </w:p>
        </w:tc>
      </w:tr>
      <w:tr w:rsidR="00A34F4F" w:rsidRPr="00A2291D" w14:paraId="223F8B7C" w14:textId="77777777" w:rsidTr="00A2291D">
        <w:trPr>
          <w:trHeight w:val="20"/>
          <w:jc w:val="center"/>
        </w:trPr>
        <w:tc>
          <w:tcPr>
            <w:tcW w:w="31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44DBE50" w14:textId="77777777" w:rsidR="00A34F4F" w:rsidRPr="00A2291D" w:rsidRDefault="00A34F4F" w:rsidP="00A2291D">
            <w:pPr>
              <w:spacing w:line="276" w:lineRule="auto"/>
              <w:rPr>
                <w:rFonts w:ascii="Arial" w:hAnsi="Arial" w:cs="Arial"/>
                <w:sz w:val="16"/>
                <w:szCs w:val="16"/>
              </w:rPr>
            </w:pPr>
            <w:r w:rsidRPr="00A2291D">
              <w:rPr>
                <w:rFonts w:ascii="Arial" w:hAnsi="Arial" w:cs="Arial"/>
                <w:sz w:val="16"/>
                <w:szCs w:val="16"/>
              </w:rPr>
              <w:t>Other parameters</w:t>
            </w:r>
          </w:p>
        </w:tc>
        <w:tc>
          <w:tcPr>
            <w:tcW w:w="595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58B0B5B" w14:textId="77777777" w:rsidR="00A34F4F" w:rsidRPr="00A2291D" w:rsidRDefault="00A34F4F" w:rsidP="00A2291D">
            <w:pPr>
              <w:spacing w:line="276" w:lineRule="auto"/>
              <w:rPr>
                <w:rFonts w:ascii="Arial" w:hAnsi="Arial" w:cs="Arial"/>
                <w:sz w:val="16"/>
                <w:szCs w:val="16"/>
              </w:rPr>
            </w:pPr>
            <w:r w:rsidRPr="00A2291D">
              <w:rPr>
                <w:rFonts w:ascii="Arial" w:hAnsi="Arial" w:cs="Arial"/>
                <w:sz w:val="16"/>
                <w:szCs w:val="16"/>
              </w:rPr>
              <w:t>Reported by companies.</w:t>
            </w:r>
          </w:p>
        </w:tc>
      </w:tr>
    </w:tbl>
    <w:p w14:paraId="7AD6DD53" w14:textId="77777777" w:rsidR="00A34F4F" w:rsidRPr="00A2291D" w:rsidRDefault="00A34F4F" w:rsidP="00A34F4F"/>
    <w:p w14:paraId="1FF5ABB8" w14:textId="77777777" w:rsidR="00A34F4F" w:rsidRPr="00A2291D" w:rsidRDefault="00A34F4F" w:rsidP="00A34F4F">
      <w:pPr>
        <w:rPr>
          <w:rFonts w:ascii="Times New Roman" w:eastAsia="MS PGothic" w:hAnsi="Times New Roman"/>
          <w:szCs w:val="20"/>
          <w:lang w:val="en-US" w:eastAsia="ja-JP"/>
        </w:rPr>
      </w:pPr>
      <w:r w:rsidRPr="00A2291D">
        <w:rPr>
          <w:rFonts w:ascii="Times New Roman" w:eastAsia="MS PGothic" w:hAnsi="Times New Roman"/>
          <w:szCs w:val="20"/>
          <w:highlight w:val="green"/>
          <w:lang w:eastAsia="zh-CN"/>
        </w:rPr>
        <w:t>Agreement</w:t>
      </w:r>
    </w:p>
    <w:p w14:paraId="2EC98158" w14:textId="77777777" w:rsidR="00A34F4F" w:rsidRDefault="00A34F4F" w:rsidP="00A34F4F">
      <w:r>
        <w:t xml:space="preserve">For coverage evaluation of </w:t>
      </w:r>
      <w:r>
        <w:rPr>
          <w:lang w:eastAsia="ja-JP"/>
        </w:rPr>
        <w:t>PUSCH Msg.3</w:t>
      </w:r>
      <w:r>
        <w:t xml:space="preserve"> in NR NTN, the following table is assumed.</w:t>
      </w:r>
    </w:p>
    <w:tbl>
      <w:tblPr>
        <w:tblW w:w="9067" w:type="dxa"/>
        <w:jc w:val="center"/>
        <w:tblCellMar>
          <w:left w:w="0" w:type="dxa"/>
          <w:right w:w="0" w:type="dxa"/>
        </w:tblCellMar>
        <w:tblLook w:val="04A0" w:firstRow="1" w:lastRow="0" w:firstColumn="1" w:lastColumn="0" w:noHBand="0" w:noVBand="1"/>
      </w:tblPr>
      <w:tblGrid>
        <w:gridCol w:w="3114"/>
        <w:gridCol w:w="5953"/>
      </w:tblGrid>
      <w:tr w:rsidR="00A34F4F" w:rsidRPr="00A2291D" w14:paraId="43577209" w14:textId="77777777" w:rsidTr="00A2291D">
        <w:trPr>
          <w:trHeight w:val="20"/>
          <w:jc w:val="center"/>
        </w:trPr>
        <w:tc>
          <w:tcPr>
            <w:tcW w:w="3114" w:type="dxa"/>
            <w:tcBorders>
              <w:top w:val="single" w:sz="8" w:space="0" w:color="auto"/>
              <w:left w:val="single" w:sz="8" w:space="0" w:color="auto"/>
              <w:bottom w:val="single" w:sz="8" w:space="0" w:color="auto"/>
              <w:right w:val="single" w:sz="8" w:space="0" w:color="auto"/>
            </w:tcBorders>
            <w:shd w:val="clear" w:color="auto" w:fill="D9E2F3"/>
            <w:tcMar>
              <w:top w:w="0" w:type="dxa"/>
              <w:left w:w="108" w:type="dxa"/>
              <w:bottom w:w="0" w:type="dxa"/>
              <w:right w:w="108" w:type="dxa"/>
            </w:tcMar>
            <w:vAlign w:val="center"/>
            <w:hideMark/>
          </w:tcPr>
          <w:p w14:paraId="0373DC19" w14:textId="77777777" w:rsidR="00A34F4F" w:rsidRPr="00A2291D" w:rsidRDefault="00A34F4F" w:rsidP="00A2291D">
            <w:pPr>
              <w:overflowPunct w:val="0"/>
              <w:autoSpaceDE w:val="0"/>
              <w:autoSpaceDN w:val="0"/>
              <w:jc w:val="center"/>
              <w:textAlignment w:val="baseline"/>
              <w:rPr>
                <w:rFonts w:ascii="Arial" w:hAnsi="Arial" w:cs="Arial"/>
                <w:b/>
                <w:bCs/>
                <w:sz w:val="16"/>
                <w:szCs w:val="16"/>
              </w:rPr>
            </w:pPr>
            <w:r w:rsidRPr="00A2291D">
              <w:rPr>
                <w:rFonts w:ascii="Arial" w:hAnsi="Arial" w:cs="Arial"/>
                <w:b/>
                <w:bCs/>
                <w:color w:val="000000"/>
                <w:sz w:val="16"/>
                <w:szCs w:val="16"/>
              </w:rPr>
              <w:t>Parameter</w:t>
            </w:r>
          </w:p>
        </w:tc>
        <w:tc>
          <w:tcPr>
            <w:tcW w:w="5953" w:type="dxa"/>
            <w:tcBorders>
              <w:top w:val="single" w:sz="8" w:space="0" w:color="auto"/>
              <w:left w:val="nil"/>
              <w:bottom w:val="single" w:sz="8" w:space="0" w:color="auto"/>
              <w:right w:val="single" w:sz="8" w:space="0" w:color="auto"/>
            </w:tcBorders>
            <w:shd w:val="clear" w:color="auto" w:fill="D9E2F3"/>
            <w:tcMar>
              <w:top w:w="0" w:type="dxa"/>
              <w:left w:w="108" w:type="dxa"/>
              <w:bottom w:w="0" w:type="dxa"/>
              <w:right w:w="108" w:type="dxa"/>
            </w:tcMar>
            <w:vAlign w:val="center"/>
            <w:hideMark/>
          </w:tcPr>
          <w:p w14:paraId="0ECF575E" w14:textId="77777777" w:rsidR="00A34F4F" w:rsidRPr="00A2291D" w:rsidRDefault="00A34F4F" w:rsidP="00A2291D">
            <w:pPr>
              <w:overflowPunct w:val="0"/>
              <w:autoSpaceDE w:val="0"/>
              <w:autoSpaceDN w:val="0"/>
              <w:jc w:val="center"/>
              <w:textAlignment w:val="baseline"/>
              <w:rPr>
                <w:rFonts w:ascii="Arial" w:hAnsi="Arial" w:cs="Arial"/>
                <w:b/>
                <w:bCs/>
                <w:sz w:val="16"/>
                <w:szCs w:val="16"/>
              </w:rPr>
            </w:pPr>
            <w:r w:rsidRPr="00A2291D">
              <w:rPr>
                <w:rFonts w:ascii="Arial" w:hAnsi="Arial" w:cs="Arial"/>
                <w:b/>
                <w:bCs/>
                <w:color w:val="000000"/>
                <w:sz w:val="16"/>
                <w:szCs w:val="16"/>
              </w:rPr>
              <w:t>Value</w:t>
            </w:r>
          </w:p>
        </w:tc>
      </w:tr>
      <w:tr w:rsidR="00A34F4F" w:rsidRPr="00A2291D" w14:paraId="2BBB4706" w14:textId="77777777" w:rsidTr="00A2291D">
        <w:trPr>
          <w:trHeight w:val="20"/>
          <w:jc w:val="center"/>
        </w:trPr>
        <w:tc>
          <w:tcPr>
            <w:tcW w:w="31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CBEA8A7" w14:textId="77777777" w:rsidR="00A34F4F" w:rsidRPr="00A2291D" w:rsidRDefault="00A34F4F" w:rsidP="00A2291D">
            <w:pPr>
              <w:rPr>
                <w:rFonts w:ascii="Arial" w:hAnsi="Arial" w:cs="Arial"/>
                <w:sz w:val="16"/>
                <w:szCs w:val="16"/>
              </w:rPr>
            </w:pPr>
            <w:r w:rsidRPr="00A2291D">
              <w:rPr>
                <w:rFonts w:ascii="Arial" w:hAnsi="Arial" w:cs="Arial"/>
                <w:sz w:val="16"/>
                <w:szCs w:val="16"/>
              </w:rPr>
              <w:t>Frequency hopping</w:t>
            </w:r>
          </w:p>
        </w:tc>
        <w:tc>
          <w:tcPr>
            <w:tcW w:w="595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958B8EE" w14:textId="77777777" w:rsidR="00A34F4F" w:rsidRPr="00A2291D" w:rsidRDefault="00A34F4F" w:rsidP="00A2291D">
            <w:pPr>
              <w:spacing w:line="276" w:lineRule="auto"/>
              <w:rPr>
                <w:rFonts w:ascii="Arial" w:hAnsi="Arial" w:cs="Arial"/>
                <w:sz w:val="16"/>
                <w:szCs w:val="16"/>
              </w:rPr>
            </w:pPr>
            <w:r w:rsidRPr="00A2291D">
              <w:rPr>
                <w:rFonts w:ascii="Arial" w:hAnsi="Arial" w:cs="Arial"/>
                <w:sz w:val="16"/>
                <w:szCs w:val="16"/>
              </w:rPr>
              <w:t>w/ or w/o frequency hopping</w:t>
            </w:r>
          </w:p>
        </w:tc>
      </w:tr>
      <w:tr w:rsidR="00A34F4F" w:rsidRPr="00A2291D" w14:paraId="17C03785" w14:textId="77777777" w:rsidTr="00A2291D">
        <w:trPr>
          <w:trHeight w:val="20"/>
          <w:jc w:val="center"/>
        </w:trPr>
        <w:tc>
          <w:tcPr>
            <w:tcW w:w="31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AA06C5F" w14:textId="77777777" w:rsidR="00A34F4F" w:rsidRPr="00A2291D" w:rsidRDefault="00A34F4F" w:rsidP="00A2291D">
            <w:pPr>
              <w:rPr>
                <w:rFonts w:ascii="Arial" w:hAnsi="Arial" w:cs="Arial"/>
                <w:sz w:val="16"/>
                <w:szCs w:val="16"/>
              </w:rPr>
            </w:pPr>
            <w:r w:rsidRPr="00A2291D">
              <w:rPr>
                <w:rFonts w:ascii="Arial" w:hAnsi="Arial" w:cs="Arial"/>
                <w:sz w:val="16"/>
                <w:szCs w:val="16"/>
              </w:rPr>
              <w:t>Number of UE transmit chains</w:t>
            </w:r>
          </w:p>
        </w:tc>
        <w:tc>
          <w:tcPr>
            <w:tcW w:w="595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76A6563" w14:textId="77777777" w:rsidR="00A34F4F" w:rsidRPr="00A2291D" w:rsidRDefault="00A34F4F" w:rsidP="00A2291D">
            <w:pPr>
              <w:spacing w:line="276" w:lineRule="auto"/>
              <w:rPr>
                <w:rFonts w:ascii="Arial" w:hAnsi="Arial" w:cs="Arial"/>
                <w:sz w:val="16"/>
                <w:szCs w:val="16"/>
              </w:rPr>
            </w:pPr>
            <w:r w:rsidRPr="00A2291D">
              <w:rPr>
                <w:rFonts w:ascii="Arial" w:hAnsi="Arial" w:cs="Arial"/>
                <w:sz w:val="16"/>
                <w:szCs w:val="16"/>
              </w:rPr>
              <w:t>1, 2 (optional)</w:t>
            </w:r>
          </w:p>
        </w:tc>
      </w:tr>
      <w:tr w:rsidR="00A34F4F" w:rsidRPr="00A2291D" w14:paraId="77E6AC8F" w14:textId="77777777" w:rsidTr="00A2291D">
        <w:trPr>
          <w:trHeight w:val="20"/>
          <w:jc w:val="center"/>
        </w:trPr>
        <w:tc>
          <w:tcPr>
            <w:tcW w:w="31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41EB7C4" w14:textId="77777777" w:rsidR="00A34F4F" w:rsidRPr="00A2291D" w:rsidRDefault="00A34F4F" w:rsidP="00A2291D">
            <w:pPr>
              <w:rPr>
                <w:rFonts w:ascii="Arial" w:hAnsi="Arial" w:cs="Arial"/>
                <w:sz w:val="16"/>
                <w:szCs w:val="16"/>
              </w:rPr>
            </w:pPr>
            <w:r w:rsidRPr="00A2291D">
              <w:rPr>
                <w:rFonts w:ascii="Arial" w:hAnsi="Arial" w:cs="Arial"/>
                <w:sz w:val="16"/>
                <w:szCs w:val="16"/>
              </w:rPr>
              <w:t>Number of DMRS symbol</w:t>
            </w:r>
          </w:p>
        </w:tc>
        <w:tc>
          <w:tcPr>
            <w:tcW w:w="595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97CBADC" w14:textId="77777777" w:rsidR="00A34F4F" w:rsidRPr="00A2291D" w:rsidRDefault="00A34F4F" w:rsidP="00A2291D">
            <w:pPr>
              <w:spacing w:line="276" w:lineRule="auto"/>
              <w:rPr>
                <w:rFonts w:ascii="Arial" w:hAnsi="Arial" w:cs="Arial"/>
                <w:sz w:val="16"/>
                <w:szCs w:val="16"/>
              </w:rPr>
            </w:pPr>
            <w:r w:rsidRPr="00A2291D">
              <w:rPr>
                <w:rFonts w:ascii="Arial" w:hAnsi="Arial" w:cs="Arial"/>
                <w:sz w:val="16"/>
                <w:szCs w:val="16"/>
              </w:rPr>
              <w:t>w/o frequency hopping: 3,</w:t>
            </w:r>
          </w:p>
          <w:p w14:paraId="71196FE6" w14:textId="77777777" w:rsidR="00A34F4F" w:rsidRPr="00A2291D" w:rsidRDefault="00A34F4F" w:rsidP="00A2291D">
            <w:pPr>
              <w:spacing w:line="276" w:lineRule="auto"/>
              <w:rPr>
                <w:rFonts w:ascii="Arial" w:hAnsi="Arial" w:cs="Arial"/>
                <w:sz w:val="16"/>
                <w:szCs w:val="16"/>
              </w:rPr>
            </w:pPr>
            <w:r w:rsidRPr="00A2291D">
              <w:rPr>
                <w:rFonts w:ascii="Arial" w:hAnsi="Arial" w:cs="Arial"/>
                <w:sz w:val="16"/>
                <w:szCs w:val="16"/>
              </w:rPr>
              <w:t>w/ frequency hopping: 2 for each hop</w:t>
            </w:r>
          </w:p>
        </w:tc>
      </w:tr>
      <w:tr w:rsidR="00A34F4F" w:rsidRPr="00A2291D" w14:paraId="00DD5F8D" w14:textId="77777777" w:rsidTr="00A2291D">
        <w:trPr>
          <w:trHeight w:val="20"/>
          <w:jc w:val="center"/>
        </w:trPr>
        <w:tc>
          <w:tcPr>
            <w:tcW w:w="31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776DA44" w14:textId="77777777" w:rsidR="00A34F4F" w:rsidRPr="00A2291D" w:rsidRDefault="00A34F4F" w:rsidP="00A2291D">
            <w:pPr>
              <w:rPr>
                <w:rFonts w:ascii="Arial" w:hAnsi="Arial" w:cs="Arial"/>
                <w:sz w:val="16"/>
                <w:szCs w:val="16"/>
              </w:rPr>
            </w:pPr>
            <w:r w:rsidRPr="00A2291D">
              <w:rPr>
                <w:rFonts w:ascii="Arial" w:hAnsi="Arial" w:cs="Arial"/>
                <w:sz w:val="16"/>
                <w:szCs w:val="16"/>
              </w:rPr>
              <w:t xml:space="preserve">Waveform </w:t>
            </w:r>
          </w:p>
        </w:tc>
        <w:tc>
          <w:tcPr>
            <w:tcW w:w="595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5A04755" w14:textId="77777777" w:rsidR="00A34F4F" w:rsidRPr="00A2291D" w:rsidRDefault="00A34F4F" w:rsidP="00A2291D">
            <w:pPr>
              <w:spacing w:line="276" w:lineRule="auto"/>
              <w:rPr>
                <w:rFonts w:ascii="Arial" w:hAnsi="Arial" w:cs="Arial"/>
                <w:sz w:val="16"/>
                <w:szCs w:val="16"/>
              </w:rPr>
            </w:pPr>
            <w:r w:rsidRPr="00A2291D">
              <w:rPr>
                <w:rFonts w:ascii="Arial" w:hAnsi="Arial" w:cs="Arial"/>
                <w:sz w:val="16"/>
                <w:szCs w:val="16"/>
              </w:rPr>
              <w:t>DFT-s-OFDM</w:t>
            </w:r>
          </w:p>
        </w:tc>
      </w:tr>
      <w:tr w:rsidR="00A34F4F" w:rsidRPr="00A2291D" w14:paraId="19DAD9C8" w14:textId="77777777" w:rsidTr="00A2291D">
        <w:trPr>
          <w:trHeight w:val="20"/>
          <w:jc w:val="center"/>
        </w:trPr>
        <w:tc>
          <w:tcPr>
            <w:tcW w:w="31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7A74544" w14:textId="77777777" w:rsidR="00A34F4F" w:rsidRPr="00A2291D" w:rsidRDefault="00A34F4F" w:rsidP="00A2291D">
            <w:pPr>
              <w:rPr>
                <w:rFonts w:ascii="Arial" w:hAnsi="Arial" w:cs="Arial"/>
                <w:sz w:val="16"/>
                <w:szCs w:val="16"/>
              </w:rPr>
            </w:pPr>
            <w:r w:rsidRPr="00A2291D">
              <w:rPr>
                <w:rFonts w:ascii="Arial" w:hAnsi="Arial" w:cs="Arial"/>
                <w:sz w:val="16"/>
                <w:szCs w:val="16"/>
              </w:rPr>
              <w:t>HARQ configuration</w:t>
            </w:r>
          </w:p>
        </w:tc>
        <w:tc>
          <w:tcPr>
            <w:tcW w:w="595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7191F83" w14:textId="77777777" w:rsidR="00A34F4F" w:rsidRPr="00A2291D" w:rsidRDefault="00A34F4F" w:rsidP="00A2291D">
            <w:pPr>
              <w:spacing w:line="276" w:lineRule="auto"/>
              <w:rPr>
                <w:rFonts w:ascii="Arial" w:hAnsi="Arial" w:cs="Arial"/>
                <w:sz w:val="16"/>
                <w:szCs w:val="16"/>
              </w:rPr>
            </w:pPr>
            <w:r w:rsidRPr="00A2291D">
              <w:rPr>
                <w:rFonts w:ascii="Arial" w:hAnsi="Arial" w:cs="Arial"/>
                <w:sz w:val="16"/>
                <w:szCs w:val="16"/>
              </w:rPr>
              <w:t>Whether/How is adopted is reported by companies.</w:t>
            </w:r>
          </w:p>
        </w:tc>
      </w:tr>
      <w:tr w:rsidR="00A34F4F" w:rsidRPr="00A2291D" w14:paraId="0CB13DE9" w14:textId="77777777" w:rsidTr="00A2291D">
        <w:trPr>
          <w:trHeight w:val="20"/>
          <w:jc w:val="center"/>
        </w:trPr>
        <w:tc>
          <w:tcPr>
            <w:tcW w:w="31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BE1846D" w14:textId="66C361D3" w:rsidR="00A34F4F" w:rsidRPr="00A2291D" w:rsidRDefault="00A34F4F" w:rsidP="00A2291D">
            <w:pPr>
              <w:spacing w:line="276" w:lineRule="auto"/>
              <w:rPr>
                <w:rFonts w:ascii="Arial" w:hAnsi="Arial" w:cs="Arial"/>
                <w:sz w:val="16"/>
                <w:szCs w:val="16"/>
              </w:rPr>
            </w:pPr>
            <w:r w:rsidRPr="00A2291D">
              <w:rPr>
                <w:rFonts w:ascii="Arial" w:hAnsi="Arial" w:cs="Arial"/>
                <w:sz w:val="16"/>
                <w:szCs w:val="16"/>
              </w:rPr>
              <w:t>PUSCH duration</w:t>
            </w:r>
          </w:p>
        </w:tc>
        <w:tc>
          <w:tcPr>
            <w:tcW w:w="595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5A24156" w14:textId="77777777" w:rsidR="00A34F4F" w:rsidRPr="00A2291D" w:rsidRDefault="00A34F4F" w:rsidP="00A2291D">
            <w:pPr>
              <w:spacing w:line="276" w:lineRule="auto"/>
              <w:rPr>
                <w:rFonts w:ascii="Arial" w:hAnsi="Arial" w:cs="Arial"/>
                <w:sz w:val="16"/>
                <w:szCs w:val="16"/>
              </w:rPr>
            </w:pPr>
            <w:r w:rsidRPr="00A2291D">
              <w:rPr>
                <w:rFonts w:ascii="Arial" w:hAnsi="Arial" w:cs="Arial"/>
                <w:sz w:val="16"/>
                <w:szCs w:val="16"/>
              </w:rPr>
              <w:t>14 OS</w:t>
            </w:r>
          </w:p>
        </w:tc>
      </w:tr>
      <w:tr w:rsidR="00A34F4F" w:rsidRPr="00A2291D" w14:paraId="073D99C6" w14:textId="77777777" w:rsidTr="00A2291D">
        <w:trPr>
          <w:trHeight w:val="20"/>
          <w:jc w:val="center"/>
        </w:trPr>
        <w:tc>
          <w:tcPr>
            <w:tcW w:w="31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6A0D9EE" w14:textId="77777777" w:rsidR="00A34F4F" w:rsidRPr="00A2291D" w:rsidRDefault="00A34F4F" w:rsidP="00A2291D">
            <w:pPr>
              <w:spacing w:line="276" w:lineRule="auto"/>
              <w:rPr>
                <w:rFonts w:ascii="Arial" w:hAnsi="Arial" w:cs="Arial"/>
                <w:sz w:val="16"/>
                <w:szCs w:val="16"/>
              </w:rPr>
            </w:pPr>
            <w:r w:rsidRPr="00A2291D">
              <w:rPr>
                <w:rFonts w:ascii="Arial" w:hAnsi="Arial" w:cs="Arial"/>
                <w:sz w:val="16"/>
                <w:szCs w:val="16"/>
              </w:rPr>
              <w:t>Number of PRBs</w:t>
            </w:r>
          </w:p>
        </w:tc>
        <w:tc>
          <w:tcPr>
            <w:tcW w:w="595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3D54179" w14:textId="77777777" w:rsidR="00A34F4F" w:rsidRPr="00A2291D" w:rsidRDefault="00A34F4F" w:rsidP="00A2291D">
            <w:pPr>
              <w:spacing w:line="276" w:lineRule="auto"/>
              <w:rPr>
                <w:rFonts w:ascii="Arial" w:hAnsi="Arial" w:cs="Arial"/>
                <w:sz w:val="16"/>
                <w:szCs w:val="16"/>
              </w:rPr>
            </w:pPr>
            <w:r w:rsidRPr="00A2291D">
              <w:rPr>
                <w:rFonts w:ascii="Arial" w:hAnsi="Arial" w:cs="Arial"/>
                <w:sz w:val="16"/>
                <w:szCs w:val="16"/>
              </w:rPr>
              <w:t>2</w:t>
            </w:r>
          </w:p>
        </w:tc>
      </w:tr>
      <w:tr w:rsidR="00A34F4F" w:rsidRPr="00A2291D" w14:paraId="44C4AA38" w14:textId="77777777" w:rsidTr="00A2291D">
        <w:trPr>
          <w:trHeight w:val="20"/>
          <w:jc w:val="center"/>
        </w:trPr>
        <w:tc>
          <w:tcPr>
            <w:tcW w:w="31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140FA19" w14:textId="77777777" w:rsidR="00A34F4F" w:rsidRPr="00A2291D" w:rsidRDefault="00A34F4F" w:rsidP="00A2291D">
            <w:pPr>
              <w:rPr>
                <w:rFonts w:ascii="Arial" w:hAnsi="Arial" w:cs="Arial"/>
                <w:sz w:val="16"/>
                <w:szCs w:val="16"/>
              </w:rPr>
            </w:pPr>
            <w:r w:rsidRPr="00A2291D">
              <w:rPr>
                <w:rFonts w:ascii="Arial" w:hAnsi="Arial" w:cs="Arial"/>
                <w:sz w:val="16"/>
                <w:szCs w:val="16"/>
              </w:rPr>
              <w:t>TBS</w:t>
            </w:r>
          </w:p>
        </w:tc>
        <w:tc>
          <w:tcPr>
            <w:tcW w:w="595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4C781A1" w14:textId="77777777" w:rsidR="00A34F4F" w:rsidRPr="00A2291D" w:rsidRDefault="00A34F4F" w:rsidP="00A2291D">
            <w:pPr>
              <w:spacing w:line="276" w:lineRule="auto"/>
              <w:rPr>
                <w:rFonts w:ascii="Arial" w:hAnsi="Arial" w:cs="Arial"/>
                <w:sz w:val="16"/>
                <w:szCs w:val="16"/>
              </w:rPr>
            </w:pPr>
            <w:r w:rsidRPr="00A2291D">
              <w:rPr>
                <w:rFonts w:ascii="Arial" w:hAnsi="Arial" w:cs="Arial"/>
                <w:sz w:val="16"/>
                <w:szCs w:val="16"/>
              </w:rPr>
              <w:t>56 bits</w:t>
            </w:r>
          </w:p>
        </w:tc>
      </w:tr>
      <w:tr w:rsidR="00A34F4F" w:rsidRPr="00A2291D" w14:paraId="1F06762D" w14:textId="77777777" w:rsidTr="00A2291D">
        <w:trPr>
          <w:trHeight w:val="20"/>
          <w:jc w:val="center"/>
        </w:trPr>
        <w:tc>
          <w:tcPr>
            <w:tcW w:w="31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7C3110B" w14:textId="77777777" w:rsidR="00A34F4F" w:rsidRPr="00A2291D" w:rsidRDefault="00A34F4F" w:rsidP="00A2291D">
            <w:pPr>
              <w:rPr>
                <w:rFonts w:ascii="Arial" w:hAnsi="Arial" w:cs="Arial"/>
                <w:sz w:val="16"/>
                <w:szCs w:val="16"/>
              </w:rPr>
            </w:pPr>
            <w:r w:rsidRPr="00A2291D">
              <w:rPr>
                <w:rFonts w:ascii="Arial" w:hAnsi="Arial" w:cs="Arial"/>
                <w:sz w:val="16"/>
                <w:szCs w:val="16"/>
              </w:rPr>
              <w:t>Other parameters</w:t>
            </w:r>
          </w:p>
        </w:tc>
        <w:tc>
          <w:tcPr>
            <w:tcW w:w="595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1719FA6" w14:textId="77777777" w:rsidR="00A34F4F" w:rsidRPr="00A2291D" w:rsidRDefault="00A34F4F" w:rsidP="00A2291D">
            <w:pPr>
              <w:spacing w:line="276" w:lineRule="auto"/>
              <w:rPr>
                <w:rFonts w:ascii="Arial" w:hAnsi="Arial" w:cs="Arial"/>
                <w:sz w:val="16"/>
                <w:szCs w:val="16"/>
              </w:rPr>
            </w:pPr>
            <w:r w:rsidRPr="00A2291D">
              <w:rPr>
                <w:rFonts w:ascii="Arial" w:hAnsi="Arial" w:cs="Arial"/>
                <w:sz w:val="16"/>
                <w:szCs w:val="16"/>
              </w:rPr>
              <w:t>Reported by companies.</w:t>
            </w:r>
          </w:p>
        </w:tc>
      </w:tr>
    </w:tbl>
    <w:p w14:paraId="55F07224" w14:textId="77777777" w:rsidR="00A34F4F" w:rsidRPr="00A2291D" w:rsidRDefault="00A34F4F" w:rsidP="00A34F4F"/>
    <w:p w14:paraId="0457A819" w14:textId="77777777" w:rsidR="00A34F4F" w:rsidRPr="00A2291D" w:rsidRDefault="00A34F4F" w:rsidP="00A34F4F">
      <w:pPr>
        <w:rPr>
          <w:rFonts w:ascii="Times New Roman" w:eastAsia="MS PGothic" w:hAnsi="Times New Roman"/>
          <w:szCs w:val="20"/>
          <w:lang w:val="en-US" w:eastAsia="ja-JP"/>
        </w:rPr>
      </w:pPr>
      <w:r w:rsidRPr="00A2291D">
        <w:rPr>
          <w:rFonts w:ascii="Times New Roman" w:eastAsia="MS PGothic" w:hAnsi="Times New Roman"/>
          <w:szCs w:val="20"/>
          <w:highlight w:val="green"/>
          <w:lang w:eastAsia="zh-CN"/>
        </w:rPr>
        <w:t>Agreement</w:t>
      </w:r>
    </w:p>
    <w:p w14:paraId="31D87277" w14:textId="77777777" w:rsidR="00A34F4F" w:rsidRDefault="00A34F4F" w:rsidP="00A34F4F">
      <w:r>
        <w:t xml:space="preserve">For coverage evaluation of </w:t>
      </w:r>
      <w:r>
        <w:rPr>
          <w:lang w:eastAsia="ja-JP"/>
        </w:rPr>
        <w:t>SSB</w:t>
      </w:r>
      <w:r>
        <w:t xml:space="preserve"> in NR NTN, the following table is assumed.</w:t>
      </w:r>
    </w:p>
    <w:tbl>
      <w:tblPr>
        <w:tblW w:w="9067" w:type="dxa"/>
        <w:jc w:val="center"/>
        <w:tblCellMar>
          <w:left w:w="0" w:type="dxa"/>
          <w:right w:w="0" w:type="dxa"/>
        </w:tblCellMar>
        <w:tblLook w:val="04A0" w:firstRow="1" w:lastRow="0" w:firstColumn="1" w:lastColumn="0" w:noHBand="0" w:noVBand="1"/>
      </w:tblPr>
      <w:tblGrid>
        <w:gridCol w:w="3114"/>
        <w:gridCol w:w="5953"/>
      </w:tblGrid>
      <w:tr w:rsidR="00A34F4F" w:rsidRPr="00A2291D" w14:paraId="42D2827F" w14:textId="77777777" w:rsidTr="00A2291D">
        <w:trPr>
          <w:trHeight w:val="20"/>
          <w:jc w:val="center"/>
        </w:trPr>
        <w:tc>
          <w:tcPr>
            <w:tcW w:w="3114" w:type="dxa"/>
            <w:tcBorders>
              <w:top w:val="single" w:sz="8" w:space="0" w:color="auto"/>
              <w:left w:val="single" w:sz="8" w:space="0" w:color="auto"/>
              <w:bottom w:val="single" w:sz="8" w:space="0" w:color="auto"/>
              <w:right w:val="single" w:sz="8" w:space="0" w:color="auto"/>
            </w:tcBorders>
            <w:shd w:val="clear" w:color="auto" w:fill="D9E2F3"/>
            <w:tcMar>
              <w:top w:w="0" w:type="dxa"/>
              <w:left w:w="108" w:type="dxa"/>
              <w:bottom w:w="0" w:type="dxa"/>
              <w:right w:w="108" w:type="dxa"/>
            </w:tcMar>
            <w:vAlign w:val="center"/>
            <w:hideMark/>
          </w:tcPr>
          <w:p w14:paraId="57AC1F96" w14:textId="77777777" w:rsidR="00A34F4F" w:rsidRPr="00A2291D" w:rsidRDefault="00A34F4F" w:rsidP="004D3980">
            <w:pPr>
              <w:overflowPunct w:val="0"/>
              <w:autoSpaceDE w:val="0"/>
              <w:autoSpaceDN w:val="0"/>
              <w:jc w:val="center"/>
              <w:textAlignment w:val="baseline"/>
              <w:rPr>
                <w:rFonts w:ascii="Arial" w:hAnsi="Arial" w:cs="Arial"/>
                <w:b/>
                <w:bCs/>
                <w:sz w:val="16"/>
                <w:szCs w:val="16"/>
              </w:rPr>
            </w:pPr>
            <w:r w:rsidRPr="00A2291D">
              <w:rPr>
                <w:rFonts w:ascii="Arial" w:hAnsi="Arial" w:cs="Arial"/>
                <w:b/>
                <w:bCs/>
                <w:color w:val="000000"/>
                <w:sz w:val="16"/>
                <w:szCs w:val="16"/>
              </w:rPr>
              <w:t>Parameter</w:t>
            </w:r>
          </w:p>
        </w:tc>
        <w:tc>
          <w:tcPr>
            <w:tcW w:w="5953" w:type="dxa"/>
            <w:tcBorders>
              <w:top w:val="single" w:sz="8" w:space="0" w:color="auto"/>
              <w:left w:val="nil"/>
              <w:bottom w:val="single" w:sz="8" w:space="0" w:color="auto"/>
              <w:right w:val="single" w:sz="8" w:space="0" w:color="auto"/>
            </w:tcBorders>
            <w:shd w:val="clear" w:color="auto" w:fill="D9E2F3"/>
            <w:tcMar>
              <w:top w:w="0" w:type="dxa"/>
              <w:left w:w="108" w:type="dxa"/>
              <w:bottom w:w="0" w:type="dxa"/>
              <w:right w:w="108" w:type="dxa"/>
            </w:tcMar>
            <w:vAlign w:val="center"/>
            <w:hideMark/>
          </w:tcPr>
          <w:p w14:paraId="0144ADF7" w14:textId="77777777" w:rsidR="00A34F4F" w:rsidRPr="00A2291D" w:rsidRDefault="00A34F4F" w:rsidP="004D3980">
            <w:pPr>
              <w:overflowPunct w:val="0"/>
              <w:autoSpaceDE w:val="0"/>
              <w:autoSpaceDN w:val="0"/>
              <w:jc w:val="center"/>
              <w:textAlignment w:val="baseline"/>
              <w:rPr>
                <w:rFonts w:ascii="Arial" w:hAnsi="Arial" w:cs="Arial"/>
                <w:b/>
                <w:bCs/>
                <w:sz w:val="16"/>
                <w:szCs w:val="16"/>
              </w:rPr>
            </w:pPr>
            <w:r w:rsidRPr="00A2291D">
              <w:rPr>
                <w:rFonts w:ascii="Arial" w:hAnsi="Arial" w:cs="Arial"/>
                <w:b/>
                <w:bCs/>
                <w:color w:val="000000"/>
                <w:sz w:val="16"/>
                <w:szCs w:val="16"/>
              </w:rPr>
              <w:t>Value</w:t>
            </w:r>
          </w:p>
        </w:tc>
      </w:tr>
      <w:tr w:rsidR="00A34F4F" w:rsidRPr="00A2291D" w14:paraId="22CCEBBF" w14:textId="77777777" w:rsidTr="00A2291D">
        <w:trPr>
          <w:trHeight w:val="20"/>
          <w:jc w:val="center"/>
        </w:trPr>
        <w:tc>
          <w:tcPr>
            <w:tcW w:w="31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0E50A99" w14:textId="77777777" w:rsidR="00A34F4F" w:rsidRPr="00A2291D" w:rsidRDefault="00A34F4F" w:rsidP="004D3980">
            <w:pPr>
              <w:rPr>
                <w:rFonts w:ascii="Arial" w:hAnsi="Arial" w:cs="Arial"/>
                <w:sz w:val="16"/>
                <w:szCs w:val="16"/>
              </w:rPr>
            </w:pPr>
            <w:r w:rsidRPr="00A2291D">
              <w:rPr>
                <w:rFonts w:ascii="Arial" w:hAnsi="Arial" w:cs="Arial"/>
                <w:sz w:val="16"/>
                <w:szCs w:val="16"/>
              </w:rPr>
              <w:t>Number of UE receive chains</w:t>
            </w:r>
          </w:p>
        </w:tc>
        <w:tc>
          <w:tcPr>
            <w:tcW w:w="595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DD440F7" w14:textId="77777777" w:rsidR="00A34F4F" w:rsidRPr="00A2291D" w:rsidRDefault="00A34F4F" w:rsidP="004D3980">
            <w:pPr>
              <w:spacing w:before="20" w:after="20" w:line="276" w:lineRule="auto"/>
              <w:rPr>
                <w:rFonts w:ascii="Arial" w:hAnsi="Arial" w:cs="Arial"/>
                <w:sz w:val="16"/>
                <w:szCs w:val="16"/>
              </w:rPr>
            </w:pPr>
            <w:r w:rsidRPr="00A2291D">
              <w:rPr>
                <w:rFonts w:ascii="Arial" w:hAnsi="Arial" w:cs="Arial"/>
                <w:sz w:val="16"/>
                <w:szCs w:val="16"/>
              </w:rPr>
              <w:t>2 for 2GHz</w:t>
            </w:r>
          </w:p>
        </w:tc>
      </w:tr>
      <w:tr w:rsidR="00A34F4F" w:rsidRPr="00A2291D" w14:paraId="6962889C" w14:textId="77777777" w:rsidTr="00A2291D">
        <w:trPr>
          <w:trHeight w:val="20"/>
          <w:jc w:val="center"/>
        </w:trPr>
        <w:tc>
          <w:tcPr>
            <w:tcW w:w="31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A7CB1B7" w14:textId="77777777" w:rsidR="00A34F4F" w:rsidRPr="00A2291D" w:rsidRDefault="00A34F4F" w:rsidP="004D3980">
            <w:pPr>
              <w:rPr>
                <w:rFonts w:ascii="Arial" w:hAnsi="Arial" w:cs="Arial"/>
                <w:sz w:val="16"/>
                <w:szCs w:val="16"/>
              </w:rPr>
            </w:pPr>
            <w:r w:rsidRPr="00A2291D">
              <w:rPr>
                <w:rFonts w:ascii="Arial" w:hAnsi="Arial" w:cs="Arial"/>
                <w:sz w:val="16"/>
                <w:szCs w:val="16"/>
              </w:rPr>
              <w:t>Periodicity</w:t>
            </w:r>
          </w:p>
        </w:tc>
        <w:tc>
          <w:tcPr>
            <w:tcW w:w="595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CBA7D38" w14:textId="77777777" w:rsidR="00A34F4F" w:rsidRPr="00A2291D" w:rsidRDefault="00A34F4F" w:rsidP="004D3980">
            <w:pPr>
              <w:spacing w:before="20" w:after="20" w:line="276" w:lineRule="auto"/>
              <w:rPr>
                <w:rFonts w:ascii="Arial" w:hAnsi="Arial" w:cs="Arial"/>
                <w:sz w:val="16"/>
                <w:szCs w:val="16"/>
              </w:rPr>
            </w:pPr>
            <w:r w:rsidRPr="00A2291D">
              <w:rPr>
                <w:rFonts w:ascii="Arial" w:hAnsi="Arial" w:cs="Arial"/>
                <w:sz w:val="16"/>
                <w:szCs w:val="16"/>
              </w:rPr>
              <w:t>20ms</w:t>
            </w:r>
          </w:p>
        </w:tc>
      </w:tr>
      <w:tr w:rsidR="00A34F4F" w:rsidRPr="00A2291D" w14:paraId="302B7685" w14:textId="77777777" w:rsidTr="00A2291D">
        <w:trPr>
          <w:trHeight w:val="20"/>
          <w:jc w:val="center"/>
        </w:trPr>
        <w:tc>
          <w:tcPr>
            <w:tcW w:w="31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41FBC84" w14:textId="77777777" w:rsidR="00A34F4F" w:rsidRPr="00A2291D" w:rsidRDefault="00A34F4F" w:rsidP="004D3980">
            <w:pPr>
              <w:rPr>
                <w:rFonts w:ascii="Arial" w:hAnsi="Arial" w:cs="Arial"/>
                <w:sz w:val="16"/>
                <w:szCs w:val="16"/>
              </w:rPr>
            </w:pPr>
            <w:r w:rsidRPr="00A2291D">
              <w:rPr>
                <w:rFonts w:ascii="Arial" w:hAnsi="Arial" w:cs="Arial"/>
                <w:sz w:val="16"/>
                <w:szCs w:val="16"/>
              </w:rPr>
              <w:t>Performance metric</w:t>
            </w:r>
          </w:p>
        </w:tc>
        <w:tc>
          <w:tcPr>
            <w:tcW w:w="595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08FC063" w14:textId="77777777" w:rsidR="00A34F4F" w:rsidRPr="00A2291D" w:rsidRDefault="00A34F4F" w:rsidP="004D3980">
            <w:pPr>
              <w:spacing w:before="20" w:after="20" w:line="276" w:lineRule="auto"/>
              <w:rPr>
                <w:rFonts w:ascii="Arial" w:hAnsi="Arial" w:cs="Arial"/>
                <w:sz w:val="16"/>
                <w:szCs w:val="16"/>
              </w:rPr>
            </w:pPr>
            <w:r w:rsidRPr="00A2291D">
              <w:rPr>
                <w:rFonts w:ascii="Arial" w:hAnsi="Arial" w:cs="Arial"/>
                <w:sz w:val="16"/>
                <w:szCs w:val="16"/>
              </w:rPr>
              <w:t>Combination of 4 SSBs in 80ms.</w:t>
            </w:r>
          </w:p>
          <w:p w14:paraId="35D464CA" w14:textId="77777777" w:rsidR="00A34F4F" w:rsidRPr="00A2291D" w:rsidRDefault="00A34F4F" w:rsidP="004D3980">
            <w:pPr>
              <w:spacing w:before="20" w:after="20" w:line="276" w:lineRule="auto"/>
              <w:rPr>
                <w:rFonts w:ascii="Arial" w:hAnsi="Arial" w:cs="Arial"/>
                <w:sz w:val="16"/>
                <w:szCs w:val="16"/>
              </w:rPr>
            </w:pPr>
            <w:r w:rsidRPr="00A2291D">
              <w:rPr>
                <w:rFonts w:ascii="Arial" w:hAnsi="Arial" w:cs="Arial"/>
                <w:sz w:val="16"/>
                <w:szCs w:val="16"/>
              </w:rPr>
              <w:t>Note: UE is not assumed to know the SS/PBCH block index</w:t>
            </w:r>
          </w:p>
        </w:tc>
      </w:tr>
      <w:tr w:rsidR="00A34F4F" w:rsidRPr="00A2291D" w14:paraId="6E23CCA2" w14:textId="77777777" w:rsidTr="00A2291D">
        <w:trPr>
          <w:trHeight w:val="20"/>
          <w:jc w:val="center"/>
        </w:trPr>
        <w:tc>
          <w:tcPr>
            <w:tcW w:w="31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E6E9DB1" w14:textId="77777777" w:rsidR="00A34F4F" w:rsidRPr="00A2291D" w:rsidRDefault="00A34F4F" w:rsidP="004D3980">
            <w:pPr>
              <w:rPr>
                <w:rFonts w:ascii="Arial" w:hAnsi="Arial" w:cs="Arial"/>
                <w:sz w:val="16"/>
                <w:szCs w:val="16"/>
              </w:rPr>
            </w:pPr>
            <w:r w:rsidRPr="00A2291D">
              <w:rPr>
                <w:rFonts w:ascii="Arial" w:hAnsi="Arial" w:cs="Arial"/>
                <w:sz w:val="16"/>
                <w:szCs w:val="16"/>
              </w:rPr>
              <w:t>Other parameters</w:t>
            </w:r>
          </w:p>
        </w:tc>
        <w:tc>
          <w:tcPr>
            <w:tcW w:w="595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4A44CD1" w14:textId="77777777" w:rsidR="00A34F4F" w:rsidRPr="00A2291D" w:rsidRDefault="00A34F4F" w:rsidP="004D3980">
            <w:pPr>
              <w:spacing w:before="20" w:after="20" w:line="276" w:lineRule="auto"/>
              <w:rPr>
                <w:rFonts w:ascii="Arial" w:hAnsi="Arial" w:cs="Arial"/>
                <w:sz w:val="16"/>
                <w:szCs w:val="16"/>
              </w:rPr>
            </w:pPr>
            <w:r w:rsidRPr="00A2291D">
              <w:rPr>
                <w:rFonts w:ascii="Arial" w:hAnsi="Arial" w:cs="Arial"/>
                <w:sz w:val="16"/>
                <w:szCs w:val="16"/>
              </w:rPr>
              <w:t>Reported by companies.</w:t>
            </w:r>
          </w:p>
        </w:tc>
      </w:tr>
    </w:tbl>
    <w:p w14:paraId="6E6E5377" w14:textId="77777777" w:rsidR="00A34F4F" w:rsidRPr="00A2291D" w:rsidRDefault="00A34F4F" w:rsidP="00A34F4F"/>
    <w:p w14:paraId="1984FCBC" w14:textId="77777777" w:rsidR="00A34F4F" w:rsidRPr="00A2291D" w:rsidRDefault="00A34F4F" w:rsidP="00A34F4F">
      <w:pPr>
        <w:rPr>
          <w:rFonts w:ascii="Times New Roman" w:eastAsia="MS PGothic" w:hAnsi="Times New Roman"/>
          <w:szCs w:val="20"/>
          <w:lang w:val="en-US" w:eastAsia="ja-JP"/>
        </w:rPr>
      </w:pPr>
      <w:r w:rsidRPr="00A2291D">
        <w:rPr>
          <w:rFonts w:ascii="Times New Roman" w:eastAsia="MS PGothic" w:hAnsi="Times New Roman"/>
          <w:szCs w:val="20"/>
          <w:highlight w:val="green"/>
          <w:lang w:eastAsia="zh-CN"/>
        </w:rPr>
        <w:t>Agreement</w:t>
      </w:r>
    </w:p>
    <w:p w14:paraId="1DE07F8E" w14:textId="77777777" w:rsidR="00A34F4F" w:rsidRDefault="00A34F4F" w:rsidP="00A34F4F">
      <w:r>
        <w:t xml:space="preserve">For coverage evaluation of </w:t>
      </w:r>
      <w:r>
        <w:rPr>
          <w:lang w:eastAsia="ja-JP"/>
        </w:rPr>
        <w:t>PDSCH</w:t>
      </w:r>
      <w:r>
        <w:t xml:space="preserve"> in NR NTN, the following table is assumed.</w:t>
      </w:r>
    </w:p>
    <w:tbl>
      <w:tblPr>
        <w:tblW w:w="9067" w:type="dxa"/>
        <w:jc w:val="center"/>
        <w:tblCellMar>
          <w:left w:w="0" w:type="dxa"/>
          <w:right w:w="0" w:type="dxa"/>
        </w:tblCellMar>
        <w:tblLook w:val="04A0" w:firstRow="1" w:lastRow="0" w:firstColumn="1" w:lastColumn="0" w:noHBand="0" w:noVBand="1"/>
      </w:tblPr>
      <w:tblGrid>
        <w:gridCol w:w="3114"/>
        <w:gridCol w:w="5953"/>
      </w:tblGrid>
      <w:tr w:rsidR="00A34F4F" w:rsidRPr="00A2291D" w14:paraId="42A6BBFF" w14:textId="77777777" w:rsidTr="004D3980">
        <w:trPr>
          <w:trHeight w:val="379"/>
          <w:jc w:val="center"/>
        </w:trPr>
        <w:tc>
          <w:tcPr>
            <w:tcW w:w="3114" w:type="dxa"/>
            <w:tcBorders>
              <w:top w:val="single" w:sz="8" w:space="0" w:color="auto"/>
              <w:left w:val="single" w:sz="8" w:space="0" w:color="auto"/>
              <w:bottom w:val="single" w:sz="8" w:space="0" w:color="auto"/>
              <w:right w:val="single" w:sz="8" w:space="0" w:color="auto"/>
            </w:tcBorders>
            <w:shd w:val="clear" w:color="auto" w:fill="D9E2F3"/>
            <w:tcMar>
              <w:top w:w="0" w:type="dxa"/>
              <w:left w:w="108" w:type="dxa"/>
              <w:bottom w:w="0" w:type="dxa"/>
              <w:right w:w="108" w:type="dxa"/>
            </w:tcMar>
            <w:vAlign w:val="center"/>
            <w:hideMark/>
          </w:tcPr>
          <w:p w14:paraId="488A3A76" w14:textId="77777777" w:rsidR="00A34F4F" w:rsidRPr="00A2291D" w:rsidRDefault="00A34F4F" w:rsidP="004D3980">
            <w:pPr>
              <w:overflowPunct w:val="0"/>
              <w:autoSpaceDE w:val="0"/>
              <w:autoSpaceDN w:val="0"/>
              <w:jc w:val="center"/>
              <w:textAlignment w:val="baseline"/>
              <w:rPr>
                <w:rFonts w:ascii="Arial" w:hAnsi="Arial" w:cs="Arial"/>
                <w:b/>
                <w:bCs/>
                <w:sz w:val="16"/>
                <w:szCs w:val="16"/>
              </w:rPr>
            </w:pPr>
            <w:r w:rsidRPr="00A2291D">
              <w:rPr>
                <w:rFonts w:ascii="Arial" w:hAnsi="Arial" w:cs="Arial"/>
                <w:b/>
                <w:bCs/>
                <w:color w:val="000000"/>
                <w:sz w:val="16"/>
                <w:szCs w:val="16"/>
              </w:rPr>
              <w:t>Parameter</w:t>
            </w:r>
          </w:p>
        </w:tc>
        <w:tc>
          <w:tcPr>
            <w:tcW w:w="5953" w:type="dxa"/>
            <w:tcBorders>
              <w:top w:val="single" w:sz="8" w:space="0" w:color="auto"/>
              <w:left w:val="nil"/>
              <w:bottom w:val="single" w:sz="8" w:space="0" w:color="auto"/>
              <w:right w:val="single" w:sz="8" w:space="0" w:color="auto"/>
            </w:tcBorders>
            <w:shd w:val="clear" w:color="auto" w:fill="D9E2F3"/>
            <w:tcMar>
              <w:top w:w="0" w:type="dxa"/>
              <w:left w:w="108" w:type="dxa"/>
              <w:bottom w:w="0" w:type="dxa"/>
              <w:right w:w="108" w:type="dxa"/>
            </w:tcMar>
            <w:vAlign w:val="center"/>
            <w:hideMark/>
          </w:tcPr>
          <w:p w14:paraId="79F18C77" w14:textId="77777777" w:rsidR="00A34F4F" w:rsidRPr="00A2291D" w:rsidRDefault="00A34F4F" w:rsidP="004D3980">
            <w:pPr>
              <w:overflowPunct w:val="0"/>
              <w:autoSpaceDE w:val="0"/>
              <w:autoSpaceDN w:val="0"/>
              <w:jc w:val="center"/>
              <w:textAlignment w:val="baseline"/>
              <w:rPr>
                <w:rFonts w:ascii="Arial" w:hAnsi="Arial" w:cs="Arial"/>
                <w:b/>
                <w:bCs/>
                <w:sz w:val="16"/>
                <w:szCs w:val="16"/>
              </w:rPr>
            </w:pPr>
            <w:r w:rsidRPr="00A2291D">
              <w:rPr>
                <w:rFonts w:ascii="Arial" w:hAnsi="Arial" w:cs="Arial"/>
                <w:b/>
                <w:bCs/>
                <w:color w:val="000000"/>
                <w:sz w:val="16"/>
                <w:szCs w:val="16"/>
              </w:rPr>
              <w:t>Value</w:t>
            </w:r>
          </w:p>
        </w:tc>
      </w:tr>
      <w:tr w:rsidR="00A34F4F" w:rsidRPr="00A2291D" w14:paraId="0FC5725A" w14:textId="77777777" w:rsidTr="004D3980">
        <w:trPr>
          <w:trHeight w:val="147"/>
          <w:jc w:val="center"/>
        </w:trPr>
        <w:tc>
          <w:tcPr>
            <w:tcW w:w="31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1870EC4" w14:textId="77777777" w:rsidR="00A34F4F" w:rsidRPr="00A2291D" w:rsidRDefault="00A34F4F" w:rsidP="004D3980">
            <w:pPr>
              <w:rPr>
                <w:rFonts w:ascii="Arial" w:hAnsi="Arial" w:cs="Arial"/>
                <w:sz w:val="16"/>
                <w:szCs w:val="16"/>
              </w:rPr>
            </w:pPr>
            <w:r w:rsidRPr="00A2291D">
              <w:rPr>
                <w:rFonts w:ascii="Arial" w:hAnsi="Arial" w:cs="Arial"/>
                <w:sz w:val="16"/>
                <w:szCs w:val="16"/>
              </w:rPr>
              <w:t>BLER</w:t>
            </w:r>
          </w:p>
        </w:tc>
        <w:tc>
          <w:tcPr>
            <w:tcW w:w="595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54E229D" w14:textId="77777777" w:rsidR="00A34F4F" w:rsidRPr="00A2291D" w:rsidRDefault="00A34F4F" w:rsidP="004D3980">
            <w:pPr>
              <w:spacing w:before="20" w:after="20" w:line="276" w:lineRule="auto"/>
              <w:rPr>
                <w:rFonts w:ascii="Arial" w:hAnsi="Arial" w:cs="Arial"/>
                <w:sz w:val="16"/>
                <w:szCs w:val="16"/>
              </w:rPr>
            </w:pPr>
            <w:r w:rsidRPr="00A2291D">
              <w:rPr>
                <w:rFonts w:ascii="Arial" w:hAnsi="Arial" w:cs="Arial"/>
                <w:sz w:val="16"/>
                <w:szCs w:val="16"/>
              </w:rPr>
              <w:t>For low data rate service, w/ HARQ, 10% iBLER; w/o HARQ, 10% iBLER.</w:t>
            </w:r>
          </w:p>
          <w:p w14:paraId="2192975C" w14:textId="77777777" w:rsidR="00A34F4F" w:rsidRPr="00A2291D" w:rsidRDefault="00A34F4F" w:rsidP="004D3980">
            <w:pPr>
              <w:spacing w:before="20" w:after="20" w:line="276" w:lineRule="auto"/>
              <w:rPr>
                <w:rFonts w:ascii="Arial" w:hAnsi="Arial" w:cs="Arial"/>
                <w:sz w:val="16"/>
                <w:szCs w:val="16"/>
                <w:lang w:val="da-DK"/>
              </w:rPr>
            </w:pPr>
            <w:r w:rsidRPr="00A2291D">
              <w:rPr>
                <w:rFonts w:ascii="Arial" w:hAnsi="Arial" w:cs="Arial"/>
                <w:sz w:val="16"/>
                <w:szCs w:val="16"/>
                <w:lang w:val="da-DK"/>
              </w:rPr>
              <w:t>For VoIP, 2% rBLER.</w:t>
            </w:r>
          </w:p>
        </w:tc>
      </w:tr>
      <w:tr w:rsidR="00A34F4F" w:rsidRPr="00A2291D" w14:paraId="18803AAC" w14:textId="77777777" w:rsidTr="004D3980">
        <w:trPr>
          <w:trHeight w:val="147"/>
          <w:jc w:val="center"/>
        </w:trPr>
        <w:tc>
          <w:tcPr>
            <w:tcW w:w="31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4C09694" w14:textId="77777777" w:rsidR="00A34F4F" w:rsidRPr="00A2291D" w:rsidRDefault="00A34F4F" w:rsidP="004D3980">
            <w:pPr>
              <w:rPr>
                <w:rFonts w:ascii="Arial" w:hAnsi="Arial" w:cs="Arial"/>
                <w:sz w:val="16"/>
                <w:szCs w:val="16"/>
              </w:rPr>
            </w:pPr>
            <w:r w:rsidRPr="00A2291D">
              <w:rPr>
                <w:rFonts w:ascii="Arial" w:hAnsi="Arial" w:cs="Arial"/>
                <w:sz w:val="16"/>
                <w:szCs w:val="16"/>
              </w:rPr>
              <w:t>Waveform</w:t>
            </w:r>
          </w:p>
        </w:tc>
        <w:tc>
          <w:tcPr>
            <w:tcW w:w="595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B5D61DE" w14:textId="77777777" w:rsidR="00A34F4F" w:rsidRPr="00A2291D" w:rsidRDefault="00A34F4F" w:rsidP="004D3980">
            <w:pPr>
              <w:spacing w:before="20" w:after="20" w:line="276" w:lineRule="auto"/>
              <w:rPr>
                <w:rFonts w:ascii="Arial" w:hAnsi="Arial" w:cs="Arial"/>
                <w:sz w:val="16"/>
                <w:szCs w:val="16"/>
              </w:rPr>
            </w:pPr>
            <w:r w:rsidRPr="00A2291D">
              <w:rPr>
                <w:rFonts w:ascii="Arial" w:hAnsi="Arial" w:cs="Arial"/>
                <w:sz w:val="16"/>
                <w:szCs w:val="16"/>
              </w:rPr>
              <w:t>CP-OFDM</w:t>
            </w:r>
          </w:p>
        </w:tc>
      </w:tr>
      <w:tr w:rsidR="00A34F4F" w:rsidRPr="00A2291D" w14:paraId="379E743B" w14:textId="77777777" w:rsidTr="004D3980">
        <w:trPr>
          <w:trHeight w:val="147"/>
          <w:jc w:val="center"/>
        </w:trPr>
        <w:tc>
          <w:tcPr>
            <w:tcW w:w="31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A5794BB" w14:textId="77777777" w:rsidR="00A34F4F" w:rsidRPr="00A2291D" w:rsidRDefault="00A34F4F" w:rsidP="004D3980">
            <w:pPr>
              <w:rPr>
                <w:rFonts w:ascii="Arial" w:hAnsi="Arial" w:cs="Arial"/>
                <w:sz w:val="16"/>
                <w:szCs w:val="16"/>
              </w:rPr>
            </w:pPr>
            <w:r w:rsidRPr="00A2291D">
              <w:rPr>
                <w:rFonts w:ascii="Arial" w:hAnsi="Arial" w:cs="Arial"/>
                <w:sz w:val="16"/>
                <w:szCs w:val="16"/>
              </w:rPr>
              <w:t>Number of UE receive chains</w:t>
            </w:r>
          </w:p>
        </w:tc>
        <w:tc>
          <w:tcPr>
            <w:tcW w:w="595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CF17EE8" w14:textId="77777777" w:rsidR="00A34F4F" w:rsidRPr="00A2291D" w:rsidRDefault="00A34F4F" w:rsidP="004D3980">
            <w:pPr>
              <w:spacing w:before="20" w:after="20" w:line="276" w:lineRule="auto"/>
              <w:rPr>
                <w:rFonts w:ascii="Arial" w:hAnsi="Arial" w:cs="Arial"/>
                <w:sz w:val="16"/>
                <w:szCs w:val="16"/>
              </w:rPr>
            </w:pPr>
            <w:r w:rsidRPr="00A2291D">
              <w:rPr>
                <w:rFonts w:ascii="Arial" w:hAnsi="Arial" w:cs="Arial"/>
                <w:sz w:val="16"/>
                <w:szCs w:val="16"/>
              </w:rPr>
              <w:t>2 for 2GHz</w:t>
            </w:r>
          </w:p>
        </w:tc>
      </w:tr>
      <w:tr w:rsidR="00A34F4F" w:rsidRPr="00A2291D" w14:paraId="6921C3CC" w14:textId="77777777" w:rsidTr="004D3980">
        <w:trPr>
          <w:trHeight w:val="147"/>
          <w:jc w:val="center"/>
        </w:trPr>
        <w:tc>
          <w:tcPr>
            <w:tcW w:w="31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4DDCF21" w14:textId="77777777" w:rsidR="00A34F4F" w:rsidRPr="00A2291D" w:rsidRDefault="00A34F4F" w:rsidP="004D3980">
            <w:pPr>
              <w:rPr>
                <w:rFonts w:ascii="Arial" w:hAnsi="Arial" w:cs="Arial"/>
                <w:sz w:val="16"/>
                <w:szCs w:val="16"/>
              </w:rPr>
            </w:pPr>
            <w:r w:rsidRPr="00A2291D">
              <w:rPr>
                <w:rFonts w:ascii="Arial" w:hAnsi="Arial" w:cs="Arial"/>
                <w:sz w:val="16"/>
                <w:szCs w:val="16"/>
              </w:rPr>
              <w:t>HARQ configuration</w:t>
            </w:r>
          </w:p>
        </w:tc>
        <w:tc>
          <w:tcPr>
            <w:tcW w:w="595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C5FFAB4" w14:textId="77777777" w:rsidR="00A34F4F" w:rsidRPr="00A2291D" w:rsidRDefault="00A34F4F" w:rsidP="004D3980">
            <w:pPr>
              <w:spacing w:before="20" w:after="20" w:line="276" w:lineRule="auto"/>
              <w:rPr>
                <w:rFonts w:ascii="Arial" w:hAnsi="Arial" w:cs="Arial"/>
                <w:sz w:val="16"/>
                <w:szCs w:val="16"/>
              </w:rPr>
            </w:pPr>
            <w:r w:rsidRPr="00A2291D">
              <w:rPr>
                <w:rFonts w:ascii="Arial" w:hAnsi="Arial" w:cs="Arial"/>
                <w:sz w:val="16"/>
                <w:szCs w:val="16"/>
              </w:rPr>
              <w:t>Whether/How HARQ is adopted is reported by companies.</w:t>
            </w:r>
          </w:p>
        </w:tc>
      </w:tr>
      <w:tr w:rsidR="00A34F4F" w:rsidRPr="00A2291D" w14:paraId="12EDE275" w14:textId="77777777" w:rsidTr="004D3980">
        <w:trPr>
          <w:trHeight w:val="147"/>
          <w:jc w:val="center"/>
        </w:trPr>
        <w:tc>
          <w:tcPr>
            <w:tcW w:w="31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F616557" w14:textId="77777777" w:rsidR="00A34F4F" w:rsidRPr="00A2291D" w:rsidRDefault="00A34F4F" w:rsidP="004D3980">
            <w:pPr>
              <w:rPr>
                <w:rFonts w:ascii="Arial" w:hAnsi="Arial" w:cs="Arial"/>
                <w:sz w:val="16"/>
                <w:szCs w:val="16"/>
              </w:rPr>
            </w:pPr>
            <w:r w:rsidRPr="00A2291D">
              <w:rPr>
                <w:rFonts w:ascii="Arial" w:hAnsi="Arial" w:cs="Arial"/>
                <w:sz w:val="16"/>
                <w:szCs w:val="16"/>
              </w:rPr>
              <w:t>DMRS configuration</w:t>
            </w:r>
          </w:p>
        </w:tc>
        <w:tc>
          <w:tcPr>
            <w:tcW w:w="595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6799A96" w14:textId="77777777" w:rsidR="00A34F4F" w:rsidRPr="00A2291D" w:rsidRDefault="00A34F4F" w:rsidP="004D3980">
            <w:pPr>
              <w:spacing w:before="20" w:after="20" w:line="276" w:lineRule="auto"/>
              <w:rPr>
                <w:rFonts w:ascii="Arial" w:hAnsi="Arial" w:cs="Arial"/>
                <w:sz w:val="16"/>
                <w:szCs w:val="16"/>
              </w:rPr>
            </w:pPr>
            <w:r w:rsidRPr="00A2291D">
              <w:rPr>
                <w:rFonts w:ascii="Arial" w:hAnsi="Arial" w:cs="Arial"/>
                <w:sz w:val="16"/>
                <w:szCs w:val="16"/>
              </w:rPr>
              <w:t>3 DMRS symbols is used for PDSCH of Msg.2.</w:t>
            </w:r>
          </w:p>
          <w:p w14:paraId="622C607B" w14:textId="77777777" w:rsidR="00A34F4F" w:rsidRPr="00A2291D" w:rsidRDefault="00A34F4F" w:rsidP="004D3980">
            <w:pPr>
              <w:spacing w:before="20" w:after="20" w:line="276" w:lineRule="auto"/>
              <w:rPr>
                <w:rFonts w:ascii="Arial" w:hAnsi="Arial" w:cs="Arial"/>
                <w:sz w:val="16"/>
                <w:szCs w:val="16"/>
              </w:rPr>
            </w:pPr>
            <w:r w:rsidRPr="00A2291D">
              <w:rPr>
                <w:rFonts w:ascii="Arial" w:hAnsi="Arial" w:cs="Arial"/>
                <w:sz w:val="16"/>
                <w:szCs w:val="16"/>
              </w:rPr>
              <w:t>For 3km/h: Type I, 1 or 2 DMRS symbol, no multiplexing with data.</w:t>
            </w:r>
          </w:p>
          <w:p w14:paraId="5B7E2F6A" w14:textId="77777777" w:rsidR="00A34F4F" w:rsidRPr="00A2291D" w:rsidRDefault="00A34F4F" w:rsidP="004D3980">
            <w:pPr>
              <w:spacing w:before="20" w:after="20" w:line="276" w:lineRule="auto"/>
              <w:rPr>
                <w:rFonts w:ascii="Arial" w:hAnsi="Arial" w:cs="Arial"/>
                <w:sz w:val="16"/>
                <w:szCs w:val="16"/>
              </w:rPr>
            </w:pPr>
            <w:r w:rsidRPr="00A2291D">
              <w:rPr>
                <w:rFonts w:ascii="Arial" w:hAnsi="Arial" w:cs="Arial"/>
                <w:sz w:val="16"/>
                <w:szCs w:val="16"/>
              </w:rPr>
              <w:lastRenderedPageBreak/>
              <w:t>PDSCH mapping Type, the number of DMRS symbols and DMRS position(s) are reported by companies.</w:t>
            </w:r>
          </w:p>
        </w:tc>
      </w:tr>
      <w:tr w:rsidR="00A34F4F" w:rsidRPr="00A2291D" w14:paraId="4CBDEC74" w14:textId="77777777" w:rsidTr="004D3980">
        <w:trPr>
          <w:trHeight w:val="147"/>
          <w:jc w:val="center"/>
        </w:trPr>
        <w:tc>
          <w:tcPr>
            <w:tcW w:w="31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4B155A07" w14:textId="77777777" w:rsidR="00A34F4F" w:rsidRPr="00A2291D" w:rsidRDefault="00A34F4F" w:rsidP="004D3980">
            <w:pPr>
              <w:rPr>
                <w:rFonts w:ascii="Arial" w:eastAsia="DengXian" w:hAnsi="Arial" w:cs="Arial"/>
                <w:sz w:val="16"/>
                <w:szCs w:val="16"/>
              </w:rPr>
            </w:pPr>
            <w:r w:rsidRPr="00A2291D">
              <w:rPr>
                <w:rFonts w:ascii="Arial" w:hAnsi="Arial" w:cs="Arial"/>
                <w:sz w:val="16"/>
                <w:szCs w:val="16"/>
              </w:rPr>
              <w:lastRenderedPageBreak/>
              <w:t>PRBs/TBS/MCS for low data rate service</w:t>
            </w:r>
          </w:p>
        </w:tc>
        <w:tc>
          <w:tcPr>
            <w:tcW w:w="5953" w:type="dxa"/>
            <w:tcBorders>
              <w:top w:val="nil"/>
              <w:left w:val="nil"/>
              <w:bottom w:val="single" w:sz="8" w:space="0" w:color="auto"/>
              <w:right w:val="single" w:sz="8" w:space="0" w:color="auto"/>
            </w:tcBorders>
            <w:tcMar>
              <w:top w:w="0" w:type="dxa"/>
              <w:left w:w="108" w:type="dxa"/>
              <w:bottom w:w="0" w:type="dxa"/>
              <w:right w:w="108" w:type="dxa"/>
            </w:tcMar>
            <w:vAlign w:val="center"/>
          </w:tcPr>
          <w:p w14:paraId="0D2B88E0" w14:textId="77777777" w:rsidR="00A34F4F" w:rsidRPr="00A2291D" w:rsidRDefault="00A34F4F" w:rsidP="004D3980">
            <w:pPr>
              <w:spacing w:before="20" w:after="20" w:line="276" w:lineRule="auto"/>
              <w:rPr>
                <w:rFonts w:ascii="Arial" w:hAnsi="Arial" w:cs="Arial"/>
                <w:sz w:val="16"/>
                <w:szCs w:val="16"/>
              </w:rPr>
            </w:pPr>
            <w:r w:rsidRPr="00A2291D">
              <w:rPr>
                <w:rFonts w:ascii="Arial" w:hAnsi="Arial" w:cs="Arial"/>
                <w:sz w:val="16"/>
                <w:szCs w:val="16"/>
              </w:rPr>
              <w:t xml:space="preserve">Any value of PRBs, and corresponding MCS index, reported by companies will be considered in the discussion. </w:t>
            </w:r>
          </w:p>
          <w:p w14:paraId="5A2EB40B" w14:textId="77777777" w:rsidR="00A34F4F" w:rsidRPr="00A2291D" w:rsidRDefault="00A34F4F" w:rsidP="004D3980">
            <w:pPr>
              <w:spacing w:before="20" w:after="20" w:line="276" w:lineRule="auto"/>
              <w:rPr>
                <w:rFonts w:ascii="Arial" w:hAnsi="Arial" w:cs="Arial"/>
                <w:sz w:val="16"/>
                <w:szCs w:val="16"/>
              </w:rPr>
            </w:pPr>
            <w:r w:rsidRPr="00A2291D">
              <w:rPr>
                <w:rFonts w:ascii="Arial" w:hAnsi="Arial" w:cs="Arial"/>
                <w:sz w:val="16"/>
                <w:szCs w:val="16"/>
              </w:rPr>
              <w:t>TBS can be calculated based on e.g. the number of PRBs, target data rate, frame structure and overhead.</w:t>
            </w:r>
          </w:p>
        </w:tc>
      </w:tr>
      <w:tr w:rsidR="00A34F4F" w:rsidRPr="00A2291D" w14:paraId="1E0729EC" w14:textId="77777777" w:rsidTr="004D3980">
        <w:trPr>
          <w:trHeight w:val="147"/>
          <w:jc w:val="center"/>
        </w:trPr>
        <w:tc>
          <w:tcPr>
            <w:tcW w:w="31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2D24EB8B" w14:textId="77777777" w:rsidR="00A34F4F" w:rsidRPr="00A2291D" w:rsidRDefault="00A34F4F" w:rsidP="004D3980">
            <w:pPr>
              <w:rPr>
                <w:rFonts w:ascii="Arial" w:hAnsi="Arial" w:cs="Arial"/>
                <w:sz w:val="16"/>
                <w:szCs w:val="16"/>
              </w:rPr>
            </w:pPr>
            <w:r w:rsidRPr="00A2291D">
              <w:rPr>
                <w:rFonts w:ascii="Arial" w:hAnsi="Arial" w:cs="Arial"/>
                <w:sz w:val="16"/>
                <w:szCs w:val="16"/>
              </w:rPr>
              <w:t>PRBs/MCS for VoIP</w:t>
            </w:r>
          </w:p>
        </w:tc>
        <w:tc>
          <w:tcPr>
            <w:tcW w:w="5953" w:type="dxa"/>
            <w:tcBorders>
              <w:top w:val="nil"/>
              <w:left w:val="nil"/>
              <w:bottom w:val="single" w:sz="8" w:space="0" w:color="auto"/>
              <w:right w:val="single" w:sz="8" w:space="0" w:color="auto"/>
            </w:tcBorders>
            <w:tcMar>
              <w:top w:w="0" w:type="dxa"/>
              <w:left w:w="108" w:type="dxa"/>
              <w:bottom w:w="0" w:type="dxa"/>
              <w:right w:w="108" w:type="dxa"/>
            </w:tcMar>
            <w:vAlign w:val="center"/>
          </w:tcPr>
          <w:p w14:paraId="7C6CFF52" w14:textId="77777777" w:rsidR="00A34F4F" w:rsidRPr="00A2291D" w:rsidRDefault="00A34F4F" w:rsidP="004D3980">
            <w:pPr>
              <w:spacing w:before="20" w:after="20" w:line="276" w:lineRule="auto"/>
              <w:rPr>
                <w:rFonts w:ascii="Arial" w:hAnsi="Arial" w:cs="Arial"/>
                <w:sz w:val="16"/>
                <w:szCs w:val="16"/>
              </w:rPr>
            </w:pPr>
            <w:r w:rsidRPr="00A2291D">
              <w:rPr>
                <w:rFonts w:ascii="Arial" w:hAnsi="Arial" w:cs="Arial"/>
                <w:sz w:val="16"/>
                <w:szCs w:val="16"/>
              </w:rPr>
              <w:t>Any value of PRBs reported by companies will be considered in the discussion.</w:t>
            </w:r>
          </w:p>
          <w:p w14:paraId="7C8BE618" w14:textId="77777777" w:rsidR="00A34F4F" w:rsidRPr="00A2291D" w:rsidRDefault="00A34F4F" w:rsidP="004D3980">
            <w:pPr>
              <w:spacing w:before="20" w:after="20" w:line="276" w:lineRule="auto"/>
              <w:rPr>
                <w:rFonts w:ascii="Arial" w:hAnsi="Arial" w:cs="Arial"/>
                <w:sz w:val="16"/>
                <w:szCs w:val="16"/>
              </w:rPr>
            </w:pPr>
            <w:r w:rsidRPr="00A2291D">
              <w:rPr>
                <w:rFonts w:ascii="Arial" w:hAnsi="Arial" w:cs="Arial"/>
                <w:sz w:val="16"/>
                <w:szCs w:val="16"/>
              </w:rPr>
              <w:t>QPSK</w:t>
            </w:r>
          </w:p>
        </w:tc>
      </w:tr>
      <w:tr w:rsidR="00A34F4F" w:rsidRPr="00A2291D" w14:paraId="19705037" w14:textId="77777777" w:rsidTr="004D3980">
        <w:trPr>
          <w:trHeight w:val="147"/>
          <w:jc w:val="center"/>
        </w:trPr>
        <w:tc>
          <w:tcPr>
            <w:tcW w:w="31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3DFF850" w14:textId="77777777" w:rsidR="00A34F4F" w:rsidRPr="00A2291D" w:rsidRDefault="00A34F4F" w:rsidP="004D3980">
            <w:pPr>
              <w:rPr>
                <w:rFonts w:ascii="Arial" w:hAnsi="Arial" w:cs="Arial"/>
                <w:sz w:val="16"/>
                <w:szCs w:val="16"/>
              </w:rPr>
            </w:pPr>
            <w:r w:rsidRPr="00A2291D">
              <w:rPr>
                <w:rFonts w:ascii="Arial" w:hAnsi="Arial" w:cs="Arial"/>
                <w:sz w:val="16"/>
                <w:szCs w:val="16"/>
              </w:rPr>
              <w:t>PDSCH duration</w:t>
            </w:r>
          </w:p>
        </w:tc>
        <w:tc>
          <w:tcPr>
            <w:tcW w:w="595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245C3AC" w14:textId="77777777" w:rsidR="00A34F4F" w:rsidRPr="00A2291D" w:rsidRDefault="00A34F4F" w:rsidP="004D3980">
            <w:pPr>
              <w:spacing w:before="20" w:after="20" w:line="276" w:lineRule="auto"/>
              <w:rPr>
                <w:rFonts w:ascii="Arial" w:hAnsi="Arial" w:cs="Arial"/>
                <w:sz w:val="16"/>
                <w:szCs w:val="16"/>
                <w:lang w:val="da-DK"/>
              </w:rPr>
            </w:pPr>
            <w:r w:rsidRPr="00A2291D">
              <w:rPr>
                <w:rFonts w:ascii="Arial" w:hAnsi="Arial" w:cs="Arial"/>
                <w:sz w:val="16"/>
                <w:szCs w:val="16"/>
                <w:lang w:val="da-DK"/>
              </w:rPr>
              <w:t>12 OS</w:t>
            </w:r>
          </w:p>
        </w:tc>
      </w:tr>
      <w:tr w:rsidR="00A34F4F" w:rsidRPr="00A2291D" w14:paraId="3665DE61" w14:textId="77777777" w:rsidTr="004D3980">
        <w:trPr>
          <w:trHeight w:val="147"/>
          <w:jc w:val="center"/>
        </w:trPr>
        <w:tc>
          <w:tcPr>
            <w:tcW w:w="31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4C20056" w14:textId="77777777" w:rsidR="00A34F4F" w:rsidRPr="00A2291D" w:rsidRDefault="00A34F4F" w:rsidP="004D3980">
            <w:pPr>
              <w:rPr>
                <w:rFonts w:ascii="Arial" w:hAnsi="Arial" w:cs="Arial"/>
                <w:sz w:val="16"/>
                <w:szCs w:val="16"/>
              </w:rPr>
            </w:pPr>
            <w:r w:rsidRPr="00A2291D">
              <w:rPr>
                <w:rFonts w:ascii="Arial" w:hAnsi="Arial" w:cs="Arial"/>
                <w:sz w:val="16"/>
                <w:szCs w:val="16"/>
              </w:rPr>
              <w:t>Payload size for PDSCH of Msg.4</w:t>
            </w:r>
          </w:p>
        </w:tc>
        <w:tc>
          <w:tcPr>
            <w:tcW w:w="595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193991E" w14:textId="77777777" w:rsidR="00A34F4F" w:rsidRPr="00A2291D" w:rsidRDefault="00A34F4F" w:rsidP="004D3980">
            <w:pPr>
              <w:spacing w:before="20" w:after="20" w:line="276" w:lineRule="auto"/>
              <w:rPr>
                <w:rFonts w:ascii="Arial" w:hAnsi="Arial" w:cs="Arial"/>
                <w:sz w:val="16"/>
                <w:szCs w:val="16"/>
                <w:lang w:val="da-DK"/>
              </w:rPr>
            </w:pPr>
            <w:r w:rsidRPr="00A2291D">
              <w:rPr>
                <w:rFonts w:ascii="Arial" w:hAnsi="Arial" w:cs="Arial"/>
                <w:sz w:val="16"/>
                <w:szCs w:val="16"/>
              </w:rPr>
              <w:t>1040 bits</w:t>
            </w:r>
          </w:p>
        </w:tc>
      </w:tr>
      <w:tr w:rsidR="00A34F4F" w:rsidRPr="00A2291D" w14:paraId="32914EBA" w14:textId="77777777" w:rsidTr="004D3980">
        <w:trPr>
          <w:trHeight w:val="147"/>
          <w:jc w:val="center"/>
        </w:trPr>
        <w:tc>
          <w:tcPr>
            <w:tcW w:w="31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D10F7D7" w14:textId="77777777" w:rsidR="00A34F4F" w:rsidRPr="00A2291D" w:rsidRDefault="00A34F4F" w:rsidP="004D3980">
            <w:pPr>
              <w:rPr>
                <w:rFonts w:ascii="Arial" w:hAnsi="Arial" w:cs="Arial"/>
                <w:sz w:val="16"/>
                <w:szCs w:val="16"/>
              </w:rPr>
            </w:pPr>
            <w:r w:rsidRPr="00A2291D">
              <w:rPr>
                <w:rFonts w:ascii="Arial" w:hAnsi="Arial" w:cs="Arial"/>
                <w:sz w:val="16"/>
                <w:szCs w:val="16"/>
              </w:rPr>
              <w:t>Other parameters</w:t>
            </w:r>
          </w:p>
        </w:tc>
        <w:tc>
          <w:tcPr>
            <w:tcW w:w="595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F00F3B0" w14:textId="77777777" w:rsidR="00A34F4F" w:rsidRPr="00A2291D" w:rsidRDefault="00A34F4F" w:rsidP="004D3980">
            <w:pPr>
              <w:spacing w:before="20" w:after="20" w:line="276" w:lineRule="auto"/>
              <w:rPr>
                <w:rFonts w:ascii="Arial" w:hAnsi="Arial" w:cs="Arial"/>
                <w:sz w:val="16"/>
                <w:szCs w:val="16"/>
              </w:rPr>
            </w:pPr>
            <w:r w:rsidRPr="00A2291D">
              <w:rPr>
                <w:rFonts w:ascii="Arial" w:hAnsi="Arial" w:cs="Arial"/>
                <w:sz w:val="16"/>
                <w:szCs w:val="16"/>
              </w:rPr>
              <w:t>Reported by companies.</w:t>
            </w:r>
          </w:p>
        </w:tc>
      </w:tr>
      <w:tr w:rsidR="00A34F4F" w:rsidRPr="00A2291D" w14:paraId="5C83F00A" w14:textId="77777777" w:rsidTr="004D3980">
        <w:trPr>
          <w:trHeight w:val="147"/>
          <w:jc w:val="center"/>
        </w:trPr>
        <w:tc>
          <w:tcPr>
            <w:tcW w:w="31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B85FA5C" w14:textId="77777777" w:rsidR="00A34F4F" w:rsidRPr="00A2291D" w:rsidRDefault="00A34F4F" w:rsidP="004D3980">
            <w:pPr>
              <w:rPr>
                <w:rFonts w:ascii="Arial" w:hAnsi="Arial" w:cs="Arial"/>
                <w:sz w:val="16"/>
                <w:szCs w:val="16"/>
              </w:rPr>
            </w:pPr>
            <w:r w:rsidRPr="00A2291D">
              <w:rPr>
                <w:rFonts w:ascii="Arial" w:hAnsi="Arial" w:cs="Arial"/>
                <w:sz w:val="16"/>
                <w:szCs w:val="16"/>
              </w:rPr>
              <w:t>Other parameters</w:t>
            </w:r>
          </w:p>
        </w:tc>
        <w:tc>
          <w:tcPr>
            <w:tcW w:w="595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DE24529" w14:textId="77777777" w:rsidR="00A34F4F" w:rsidRPr="00A2291D" w:rsidRDefault="00A34F4F" w:rsidP="004D3980">
            <w:pPr>
              <w:spacing w:before="20" w:after="20" w:line="276" w:lineRule="auto"/>
              <w:rPr>
                <w:rFonts w:ascii="Arial" w:hAnsi="Arial" w:cs="Arial"/>
                <w:sz w:val="16"/>
                <w:szCs w:val="16"/>
              </w:rPr>
            </w:pPr>
            <w:r w:rsidRPr="00A2291D">
              <w:rPr>
                <w:rFonts w:ascii="Arial" w:hAnsi="Arial" w:cs="Arial"/>
                <w:sz w:val="16"/>
                <w:szCs w:val="16"/>
              </w:rPr>
              <w:t>Reported by companies</w:t>
            </w:r>
          </w:p>
        </w:tc>
      </w:tr>
    </w:tbl>
    <w:p w14:paraId="4C9C87AC" w14:textId="77777777" w:rsidR="00A34F4F" w:rsidRPr="00A2291D" w:rsidRDefault="00A34F4F" w:rsidP="00A34F4F"/>
    <w:p w14:paraId="2C0DBBBC" w14:textId="77777777" w:rsidR="00A34F4F" w:rsidRPr="00A2291D" w:rsidRDefault="00A34F4F" w:rsidP="00A34F4F">
      <w:pPr>
        <w:rPr>
          <w:rFonts w:ascii="Times New Roman" w:eastAsia="MS PGothic" w:hAnsi="Times New Roman"/>
          <w:szCs w:val="20"/>
          <w:lang w:val="en-US" w:eastAsia="ja-JP"/>
        </w:rPr>
      </w:pPr>
      <w:r w:rsidRPr="00A2291D">
        <w:rPr>
          <w:rFonts w:ascii="Times New Roman" w:eastAsia="MS PGothic" w:hAnsi="Times New Roman"/>
          <w:szCs w:val="20"/>
          <w:highlight w:val="green"/>
          <w:lang w:eastAsia="zh-CN"/>
        </w:rPr>
        <w:t>Agreement</w:t>
      </w:r>
    </w:p>
    <w:p w14:paraId="25E7E481" w14:textId="77777777" w:rsidR="00A34F4F" w:rsidRDefault="00A34F4F" w:rsidP="00A34F4F">
      <w:r>
        <w:t xml:space="preserve">For coverage evaluation of </w:t>
      </w:r>
      <w:r>
        <w:rPr>
          <w:lang w:eastAsia="ja-JP"/>
        </w:rPr>
        <w:t>PDCCH</w:t>
      </w:r>
      <w:r>
        <w:t xml:space="preserve"> in NR NTN, the following table is assumed.</w:t>
      </w:r>
    </w:p>
    <w:tbl>
      <w:tblPr>
        <w:tblW w:w="9067" w:type="dxa"/>
        <w:jc w:val="center"/>
        <w:tblCellMar>
          <w:left w:w="0" w:type="dxa"/>
          <w:right w:w="0" w:type="dxa"/>
        </w:tblCellMar>
        <w:tblLook w:val="04A0" w:firstRow="1" w:lastRow="0" w:firstColumn="1" w:lastColumn="0" w:noHBand="0" w:noVBand="1"/>
      </w:tblPr>
      <w:tblGrid>
        <w:gridCol w:w="3114"/>
        <w:gridCol w:w="5953"/>
      </w:tblGrid>
      <w:tr w:rsidR="00A34F4F" w:rsidRPr="00A2291D" w14:paraId="1EE3D046" w14:textId="77777777" w:rsidTr="00A2291D">
        <w:trPr>
          <w:trHeight w:val="20"/>
          <w:jc w:val="center"/>
        </w:trPr>
        <w:tc>
          <w:tcPr>
            <w:tcW w:w="3114" w:type="dxa"/>
            <w:tcBorders>
              <w:top w:val="single" w:sz="8" w:space="0" w:color="auto"/>
              <w:left w:val="single" w:sz="8" w:space="0" w:color="auto"/>
              <w:bottom w:val="single" w:sz="8" w:space="0" w:color="auto"/>
              <w:right w:val="single" w:sz="8" w:space="0" w:color="auto"/>
            </w:tcBorders>
            <w:shd w:val="clear" w:color="auto" w:fill="D9E2F3"/>
            <w:tcMar>
              <w:top w:w="0" w:type="dxa"/>
              <w:left w:w="108" w:type="dxa"/>
              <w:bottom w:w="0" w:type="dxa"/>
              <w:right w:w="108" w:type="dxa"/>
            </w:tcMar>
            <w:vAlign w:val="center"/>
            <w:hideMark/>
          </w:tcPr>
          <w:p w14:paraId="4C35EE19" w14:textId="77777777" w:rsidR="00A34F4F" w:rsidRPr="00A2291D" w:rsidRDefault="00A34F4F" w:rsidP="004D3980">
            <w:pPr>
              <w:overflowPunct w:val="0"/>
              <w:autoSpaceDE w:val="0"/>
              <w:autoSpaceDN w:val="0"/>
              <w:jc w:val="center"/>
              <w:textAlignment w:val="baseline"/>
              <w:rPr>
                <w:rFonts w:ascii="Arial" w:hAnsi="Arial" w:cs="Arial"/>
                <w:b/>
                <w:bCs/>
                <w:sz w:val="16"/>
                <w:szCs w:val="16"/>
              </w:rPr>
            </w:pPr>
            <w:r w:rsidRPr="00A2291D">
              <w:rPr>
                <w:rFonts w:ascii="Arial" w:hAnsi="Arial" w:cs="Arial"/>
                <w:b/>
                <w:bCs/>
                <w:color w:val="000000"/>
                <w:sz w:val="16"/>
                <w:szCs w:val="16"/>
              </w:rPr>
              <w:t>Parameter</w:t>
            </w:r>
          </w:p>
        </w:tc>
        <w:tc>
          <w:tcPr>
            <w:tcW w:w="5953" w:type="dxa"/>
            <w:tcBorders>
              <w:top w:val="single" w:sz="8" w:space="0" w:color="auto"/>
              <w:left w:val="nil"/>
              <w:bottom w:val="single" w:sz="8" w:space="0" w:color="auto"/>
              <w:right w:val="single" w:sz="8" w:space="0" w:color="auto"/>
            </w:tcBorders>
            <w:shd w:val="clear" w:color="auto" w:fill="D9E2F3"/>
            <w:tcMar>
              <w:top w:w="0" w:type="dxa"/>
              <w:left w:w="108" w:type="dxa"/>
              <w:bottom w:w="0" w:type="dxa"/>
              <w:right w:w="108" w:type="dxa"/>
            </w:tcMar>
            <w:vAlign w:val="center"/>
            <w:hideMark/>
          </w:tcPr>
          <w:p w14:paraId="4BFC08A0" w14:textId="77777777" w:rsidR="00A34F4F" w:rsidRPr="00A2291D" w:rsidRDefault="00A34F4F" w:rsidP="004D3980">
            <w:pPr>
              <w:overflowPunct w:val="0"/>
              <w:autoSpaceDE w:val="0"/>
              <w:autoSpaceDN w:val="0"/>
              <w:jc w:val="center"/>
              <w:textAlignment w:val="baseline"/>
              <w:rPr>
                <w:rFonts w:ascii="Arial" w:hAnsi="Arial" w:cs="Arial"/>
                <w:b/>
                <w:bCs/>
                <w:sz w:val="16"/>
                <w:szCs w:val="16"/>
              </w:rPr>
            </w:pPr>
            <w:r w:rsidRPr="00A2291D">
              <w:rPr>
                <w:rFonts w:ascii="Arial" w:hAnsi="Arial" w:cs="Arial"/>
                <w:b/>
                <w:bCs/>
                <w:color w:val="000000"/>
                <w:sz w:val="16"/>
                <w:szCs w:val="16"/>
              </w:rPr>
              <w:t>Value</w:t>
            </w:r>
          </w:p>
        </w:tc>
      </w:tr>
      <w:tr w:rsidR="00A34F4F" w:rsidRPr="00A2291D" w14:paraId="59D6C65F" w14:textId="77777777" w:rsidTr="00A2291D">
        <w:trPr>
          <w:trHeight w:val="20"/>
          <w:jc w:val="center"/>
        </w:trPr>
        <w:tc>
          <w:tcPr>
            <w:tcW w:w="31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4B9C15B" w14:textId="77777777" w:rsidR="00A34F4F" w:rsidRPr="00A2291D" w:rsidRDefault="00A34F4F" w:rsidP="004D3980">
            <w:pPr>
              <w:rPr>
                <w:rFonts w:ascii="Arial" w:hAnsi="Arial" w:cs="Arial"/>
                <w:sz w:val="16"/>
                <w:szCs w:val="16"/>
              </w:rPr>
            </w:pPr>
            <w:r w:rsidRPr="00A2291D">
              <w:rPr>
                <w:rFonts w:ascii="Arial" w:hAnsi="Arial" w:cs="Arial"/>
                <w:sz w:val="16"/>
                <w:szCs w:val="16"/>
              </w:rPr>
              <w:t>Number of UE receive chains</w:t>
            </w:r>
          </w:p>
        </w:tc>
        <w:tc>
          <w:tcPr>
            <w:tcW w:w="595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53B952E" w14:textId="77777777" w:rsidR="00A34F4F" w:rsidRPr="00A2291D" w:rsidRDefault="00A34F4F" w:rsidP="004D3980">
            <w:pPr>
              <w:spacing w:before="20" w:after="20" w:line="276" w:lineRule="auto"/>
              <w:rPr>
                <w:rFonts w:ascii="Arial" w:hAnsi="Arial" w:cs="Arial"/>
                <w:sz w:val="16"/>
                <w:szCs w:val="16"/>
              </w:rPr>
            </w:pPr>
            <w:r w:rsidRPr="00A2291D">
              <w:rPr>
                <w:rFonts w:ascii="Arial" w:hAnsi="Arial" w:cs="Arial"/>
                <w:sz w:val="16"/>
                <w:szCs w:val="16"/>
              </w:rPr>
              <w:t>2 for 2GHz</w:t>
            </w:r>
          </w:p>
        </w:tc>
      </w:tr>
      <w:tr w:rsidR="00A34F4F" w:rsidRPr="00A2291D" w14:paraId="7F137D39" w14:textId="77777777" w:rsidTr="00A2291D">
        <w:trPr>
          <w:trHeight w:val="20"/>
          <w:jc w:val="center"/>
        </w:trPr>
        <w:tc>
          <w:tcPr>
            <w:tcW w:w="31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F85215A" w14:textId="77777777" w:rsidR="00A34F4F" w:rsidRPr="00A2291D" w:rsidRDefault="00A34F4F" w:rsidP="004D3980">
            <w:pPr>
              <w:rPr>
                <w:rFonts w:ascii="Arial" w:hAnsi="Arial" w:cs="Arial"/>
                <w:sz w:val="16"/>
                <w:szCs w:val="16"/>
              </w:rPr>
            </w:pPr>
            <w:r w:rsidRPr="00A2291D">
              <w:rPr>
                <w:rFonts w:ascii="Arial" w:hAnsi="Arial" w:cs="Arial"/>
                <w:sz w:val="16"/>
                <w:szCs w:val="16"/>
              </w:rPr>
              <w:t>Aggregation level</w:t>
            </w:r>
          </w:p>
        </w:tc>
        <w:tc>
          <w:tcPr>
            <w:tcW w:w="595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15D3051" w14:textId="77777777" w:rsidR="00A34F4F" w:rsidRPr="00A2291D" w:rsidRDefault="00A34F4F" w:rsidP="004D3980">
            <w:pPr>
              <w:spacing w:before="20" w:after="20" w:line="276" w:lineRule="auto"/>
              <w:rPr>
                <w:rFonts w:ascii="Arial" w:hAnsi="Arial" w:cs="Arial"/>
                <w:sz w:val="16"/>
                <w:szCs w:val="16"/>
              </w:rPr>
            </w:pPr>
            <w:r w:rsidRPr="00A2291D">
              <w:rPr>
                <w:rFonts w:ascii="Arial" w:hAnsi="Arial" w:cs="Arial"/>
                <w:sz w:val="16"/>
                <w:szCs w:val="16"/>
              </w:rPr>
              <w:t>16</w:t>
            </w:r>
          </w:p>
        </w:tc>
      </w:tr>
      <w:tr w:rsidR="00A34F4F" w:rsidRPr="00A2291D" w14:paraId="7C7918FC" w14:textId="77777777" w:rsidTr="00A2291D">
        <w:trPr>
          <w:trHeight w:val="20"/>
          <w:jc w:val="center"/>
        </w:trPr>
        <w:tc>
          <w:tcPr>
            <w:tcW w:w="31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9B7DFD5" w14:textId="77777777" w:rsidR="00A34F4F" w:rsidRPr="00A2291D" w:rsidRDefault="00A34F4F" w:rsidP="004D3980">
            <w:pPr>
              <w:rPr>
                <w:rFonts w:ascii="Arial" w:hAnsi="Arial" w:cs="Arial"/>
                <w:sz w:val="16"/>
                <w:szCs w:val="16"/>
              </w:rPr>
            </w:pPr>
            <w:r w:rsidRPr="00A2291D">
              <w:rPr>
                <w:rFonts w:ascii="Arial" w:hAnsi="Arial" w:cs="Arial"/>
                <w:sz w:val="16"/>
                <w:szCs w:val="16"/>
              </w:rPr>
              <w:t>Payload</w:t>
            </w:r>
          </w:p>
        </w:tc>
        <w:tc>
          <w:tcPr>
            <w:tcW w:w="595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E12A60E" w14:textId="77777777" w:rsidR="00A34F4F" w:rsidRPr="00A2291D" w:rsidRDefault="00A34F4F" w:rsidP="004D3980">
            <w:pPr>
              <w:spacing w:before="20" w:after="20" w:line="276" w:lineRule="auto"/>
              <w:rPr>
                <w:rFonts w:ascii="Arial" w:hAnsi="Arial" w:cs="Arial"/>
                <w:sz w:val="16"/>
                <w:szCs w:val="16"/>
              </w:rPr>
            </w:pPr>
            <w:r w:rsidRPr="00A2291D">
              <w:rPr>
                <w:rFonts w:ascii="Arial" w:hAnsi="Arial" w:cs="Arial"/>
                <w:sz w:val="16"/>
                <w:szCs w:val="16"/>
              </w:rPr>
              <w:t>40 bits</w:t>
            </w:r>
          </w:p>
        </w:tc>
      </w:tr>
      <w:tr w:rsidR="00A34F4F" w:rsidRPr="00A2291D" w14:paraId="40BB8C07" w14:textId="77777777" w:rsidTr="00A2291D">
        <w:trPr>
          <w:trHeight w:val="20"/>
          <w:jc w:val="center"/>
        </w:trPr>
        <w:tc>
          <w:tcPr>
            <w:tcW w:w="31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CC07AB3" w14:textId="77777777" w:rsidR="00A34F4F" w:rsidRPr="00A2291D" w:rsidRDefault="00A34F4F" w:rsidP="004D3980">
            <w:pPr>
              <w:rPr>
                <w:rFonts w:ascii="Arial" w:hAnsi="Arial" w:cs="Arial"/>
                <w:sz w:val="16"/>
                <w:szCs w:val="16"/>
              </w:rPr>
            </w:pPr>
            <w:r w:rsidRPr="00A2291D">
              <w:rPr>
                <w:rFonts w:ascii="Arial" w:hAnsi="Arial" w:cs="Arial"/>
                <w:sz w:val="16"/>
                <w:szCs w:val="16"/>
              </w:rPr>
              <w:t>CORESET size</w:t>
            </w:r>
          </w:p>
        </w:tc>
        <w:tc>
          <w:tcPr>
            <w:tcW w:w="595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F300850" w14:textId="77777777" w:rsidR="00A34F4F" w:rsidRPr="00A2291D" w:rsidRDefault="00A34F4F" w:rsidP="004D3980">
            <w:pPr>
              <w:spacing w:before="20" w:after="20" w:line="276" w:lineRule="auto"/>
              <w:rPr>
                <w:rFonts w:ascii="Arial" w:hAnsi="Arial" w:cs="Arial"/>
                <w:sz w:val="16"/>
                <w:szCs w:val="16"/>
              </w:rPr>
            </w:pPr>
            <w:r w:rsidRPr="00A2291D">
              <w:rPr>
                <w:rFonts w:ascii="Arial" w:hAnsi="Arial" w:cs="Arial"/>
                <w:sz w:val="16"/>
                <w:szCs w:val="16"/>
              </w:rPr>
              <w:t>2 symbols, 48 PRBs</w:t>
            </w:r>
          </w:p>
        </w:tc>
      </w:tr>
      <w:tr w:rsidR="00A34F4F" w:rsidRPr="00A2291D" w14:paraId="33F8B496" w14:textId="77777777" w:rsidTr="00A2291D">
        <w:trPr>
          <w:trHeight w:val="20"/>
          <w:jc w:val="center"/>
        </w:trPr>
        <w:tc>
          <w:tcPr>
            <w:tcW w:w="31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5F7AD66" w14:textId="77777777" w:rsidR="00A34F4F" w:rsidRPr="00A2291D" w:rsidRDefault="00A34F4F" w:rsidP="004D3980">
            <w:pPr>
              <w:rPr>
                <w:rFonts w:ascii="Arial" w:hAnsi="Arial" w:cs="Arial"/>
                <w:sz w:val="16"/>
                <w:szCs w:val="16"/>
              </w:rPr>
            </w:pPr>
            <w:r w:rsidRPr="00A2291D">
              <w:rPr>
                <w:rFonts w:ascii="Arial" w:hAnsi="Arial" w:cs="Arial"/>
                <w:sz w:val="16"/>
                <w:szCs w:val="16"/>
              </w:rPr>
              <w:t>Tx Diversity</w:t>
            </w:r>
          </w:p>
        </w:tc>
        <w:tc>
          <w:tcPr>
            <w:tcW w:w="595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9C41F7C" w14:textId="77777777" w:rsidR="00A34F4F" w:rsidRPr="00A2291D" w:rsidRDefault="00A34F4F" w:rsidP="004D3980">
            <w:pPr>
              <w:spacing w:before="20" w:after="20" w:line="276" w:lineRule="auto"/>
              <w:rPr>
                <w:rFonts w:ascii="Arial" w:hAnsi="Arial" w:cs="Arial"/>
                <w:sz w:val="16"/>
                <w:szCs w:val="16"/>
              </w:rPr>
            </w:pPr>
            <w:r w:rsidRPr="00A2291D">
              <w:rPr>
                <w:rFonts w:ascii="Arial" w:hAnsi="Arial" w:cs="Arial"/>
                <w:sz w:val="16"/>
                <w:szCs w:val="16"/>
              </w:rPr>
              <w:t>Reported by companies</w:t>
            </w:r>
          </w:p>
        </w:tc>
      </w:tr>
      <w:tr w:rsidR="00A34F4F" w:rsidRPr="00A2291D" w14:paraId="026E274F" w14:textId="77777777" w:rsidTr="00A2291D">
        <w:trPr>
          <w:trHeight w:val="20"/>
          <w:jc w:val="center"/>
        </w:trPr>
        <w:tc>
          <w:tcPr>
            <w:tcW w:w="31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7349E7B" w14:textId="77777777" w:rsidR="00A34F4F" w:rsidRPr="00A2291D" w:rsidRDefault="00A34F4F" w:rsidP="004D3980">
            <w:pPr>
              <w:rPr>
                <w:rFonts w:ascii="Arial" w:hAnsi="Arial" w:cs="Arial"/>
                <w:sz w:val="16"/>
                <w:szCs w:val="16"/>
              </w:rPr>
            </w:pPr>
            <w:r w:rsidRPr="00A2291D">
              <w:rPr>
                <w:rFonts w:ascii="Arial" w:hAnsi="Arial" w:cs="Arial"/>
                <w:sz w:val="16"/>
                <w:szCs w:val="16"/>
              </w:rPr>
              <w:t>BLER</w:t>
            </w:r>
          </w:p>
        </w:tc>
        <w:tc>
          <w:tcPr>
            <w:tcW w:w="595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8B0B32A" w14:textId="77777777" w:rsidR="00A34F4F" w:rsidRPr="00A2291D" w:rsidRDefault="00A34F4F" w:rsidP="004D3980">
            <w:pPr>
              <w:spacing w:before="20" w:after="20" w:line="276" w:lineRule="auto"/>
              <w:rPr>
                <w:rFonts w:ascii="Arial" w:hAnsi="Arial" w:cs="Arial"/>
                <w:sz w:val="16"/>
                <w:szCs w:val="16"/>
              </w:rPr>
            </w:pPr>
            <w:r w:rsidRPr="00A2291D">
              <w:rPr>
                <w:rFonts w:ascii="Arial" w:hAnsi="Arial" w:cs="Arial"/>
                <w:sz w:val="16"/>
                <w:szCs w:val="16"/>
              </w:rPr>
              <w:t>1% BLER</w:t>
            </w:r>
          </w:p>
          <w:p w14:paraId="5DD65455" w14:textId="77777777" w:rsidR="00A34F4F" w:rsidRPr="00A2291D" w:rsidRDefault="00A34F4F" w:rsidP="004D3980">
            <w:pPr>
              <w:spacing w:before="20" w:after="20" w:line="276" w:lineRule="auto"/>
              <w:rPr>
                <w:rFonts w:ascii="Arial" w:hAnsi="Arial" w:cs="Arial"/>
                <w:sz w:val="16"/>
                <w:szCs w:val="16"/>
              </w:rPr>
            </w:pPr>
            <w:r w:rsidRPr="00A2291D">
              <w:rPr>
                <w:rFonts w:ascii="Arial" w:hAnsi="Arial" w:cs="Arial"/>
                <w:sz w:val="16"/>
                <w:szCs w:val="16"/>
              </w:rPr>
              <w:t>optional for 10% BLER</w:t>
            </w:r>
          </w:p>
        </w:tc>
      </w:tr>
      <w:tr w:rsidR="00A34F4F" w:rsidRPr="00A2291D" w14:paraId="36F03A43" w14:textId="77777777" w:rsidTr="00A2291D">
        <w:trPr>
          <w:trHeight w:val="20"/>
          <w:jc w:val="center"/>
        </w:trPr>
        <w:tc>
          <w:tcPr>
            <w:tcW w:w="31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6E6C0CA" w14:textId="77777777" w:rsidR="00A34F4F" w:rsidRPr="00A2291D" w:rsidRDefault="00A34F4F" w:rsidP="004D3980">
            <w:pPr>
              <w:rPr>
                <w:rFonts w:ascii="Arial" w:hAnsi="Arial" w:cs="Arial"/>
                <w:sz w:val="16"/>
                <w:szCs w:val="16"/>
              </w:rPr>
            </w:pPr>
            <w:r w:rsidRPr="00A2291D">
              <w:rPr>
                <w:rFonts w:ascii="Arial" w:hAnsi="Arial" w:cs="Arial"/>
                <w:sz w:val="16"/>
                <w:szCs w:val="16"/>
              </w:rPr>
              <w:t>Number of SSB for broadcast PDCCH of Msg.2</w:t>
            </w:r>
          </w:p>
        </w:tc>
        <w:tc>
          <w:tcPr>
            <w:tcW w:w="595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D7EDCF9" w14:textId="77777777" w:rsidR="00A34F4F" w:rsidRPr="00A2291D" w:rsidRDefault="00A34F4F" w:rsidP="004D3980">
            <w:pPr>
              <w:spacing w:before="20" w:after="20" w:line="276" w:lineRule="auto"/>
              <w:rPr>
                <w:rFonts w:ascii="Arial" w:hAnsi="Arial" w:cs="Arial"/>
                <w:sz w:val="16"/>
                <w:szCs w:val="16"/>
              </w:rPr>
            </w:pPr>
            <w:r w:rsidRPr="00A2291D">
              <w:rPr>
                <w:rFonts w:ascii="Arial" w:hAnsi="Arial" w:cs="Arial"/>
                <w:sz w:val="16"/>
                <w:szCs w:val="16"/>
              </w:rPr>
              <w:t>Reported by companies</w:t>
            </w:r>
          </w:p>
        </w:tc>
      </w:tr>
      <w:tr w:rsidR="00A34F4F" w:rsidRPr="00A2291D" w14:paraId="0849D64F" w14:textId="77777777" w:rsidTr="00A2291D">
        <w:trPr>
          <w:trHeight w:val="20"/>
          <w:jc w:val="center"/>
        </w:trPr>
        <w:tc>
          <w:tcPr>
            <w:tcW w:w="31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8F7F548" w14:textId="77777777" w:rsidR="00A34F4F" w:rsidRPr="00A2291D" w:rsidRDefault="00A34F4F" w:rsidP="004D3980">
            <w:pPr>
              <w:rPr>
                <w:rFonts w:ascii="Arial" w:hAnsi="Arial" w:cs="Arial"/>
                <w:sz w:val="16"/>
                <w:szCs w:val="16"/>
              </w:rPr>
            </w:pPr>
            <w:r w:rsidRPr="00A2291D">
              <w:rPr>
                <w:rFonts w:ascii="Arial" w:hAnsi="Arial" w:cs="Arial"/>
                <w:sz w:val="16"/>
                <w:szCs w:val="16"/>
              </w:rPr>
              <w:t>Other parameters</w:t>
            </w:r>
          </w:p>
        </w:tc>
        <w:tc>
          <w:tcPr>
            <w:tcW w:w="595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B8995F0" w14:textId="77777777" w:rsidR="00A34F4F" w:rsidRPr="00A2291D" w:rsidRDefault="00A34F4F" w:rsidP="004D3980">
            <w:pPr>
              <w:spacing w:before="20" w:after="20" w:line="276" w:lineRule="auto"/>
              <w:rPr>
                <w:rFonts w:ascii="Arial" w:hAnsi="Arial" w:cs="Arial"/>
                <w:sz w:val="16"/>
                <w:szCs w:val="16"/>
              </w:rPr>
            </w:pPr>
            <w:r w:rsidRPr="00A2291D">
              <w:rPr>
                <w:rFonts w:ascii="Arial" w:hAnsi="Arial" w:cs="Arial"/>
                <w:sz w:val="16"/>
                <w:szCs w:val="16"/>
              </w:rPr>
              <w:t>Reported by companies</w:t>
            </w:r>
          </w:p>
        </w:tc>
      </w:tr>
    </w:tbl>
    <w:p w14:paraId="13AF3812" w14:textId="2A7B4DBE" w:rsidR="00A34F4F" w:rsidRDefault="00A34F4F" w:rsidP="00A34F4F">
      <w:pPr>
        <w:rPr>
          <w:lang w:eastAsia="x-none"/>
        </w:rPr>
      </w:pPr>
    </w:p>
    <w:p w14:paraId="57622BDE" w14:textId="77777777" w:rsidR="00A2291D" w:rsidRDefault="00A2291D" w:rsidP="00A34F4F">
      <w:pPr>
        <w:rPr>
          <w:lang w:eastAsia="x-none"/>
        </w:rPr>
      </w:pPr>
    </w:p>
    <w:p w14:paraId="45704D42" w14:textId="6D7F0EE3" w:rsidR="00A34F4F" w:rsidRPr="002216DD" w:rsidRDefault="00A2291D" w:rsidP="001A1F25">
      <w:pPr>
        <w:rPr>
          <w:lang w:eastAsia="x-none"/>
        </w:rPr>
      </w:pPr>
      <w:r>
        <w:rPr>
          <w:lang w:eastAsia="x-none"/>
        </w:rPr>
        <w:t xml:space="preserve">Final summary in </w:t>
      </w:r>
      <w:hyperlink r:id="rId2896" w:history="1">
        <w:r w:rsidR="000B5C49">
          <w:rPr>
            <w:rStyle w:val="Hyperlink"/>
            <w:lang w:eastAsia="x-none"/>
          </w:rPr>
          <w:t>R1-2205212</w:t>
        </w:r>
      </w:hyperlink>
      <w:r>
        <w:rPr>
          <w:lang w:eastAsia="x-none"/>
        </w:rPr>
        <w:t>.</w:t>
      </w:r>
    </w:p>
    <w:p w14:paraId="73517C2E" w14:textId="77777777" w:rsidR="001A1F25" w:rsidRDefault="001A1F25" w:rsidP="001A1F25">
      <w:pPr>
        <w:pStyle w:val="Heading3"/>
      </w:pPr>
      <w:bookmarkStart w:id="411" w:name="_Toc101357108"/>
      <w:bookmarkStart w:id="412" w:name="_Toc105521446"/>
      <w:r w:rsidRPr="003B3DC0">
        <w:t>Disabling of HARQ feedback for IoT NTN</w:t>
      </w:r>
      <w:bookmarkEnd w:id="411"/>
      <w:bookmarkEnd w:id="412"/>
    </w:p>
    <w:p w14:paraId="1815EB26" w14:textId="25044511" w:rsidR="001A1F25" w:rsidRDefault="001B5688" w:rsidP="001A1F25">
      <w:pPr>
        <w:rPr>
          <w:b/>
          <w:bCs/>
          <w:lang w:eastAsia="x-none"/>
        </w:rPr>
      </w:pPr>
      <w:hyperlink r:id="rId2897" w:history="1">
        <w:r w:rsidR="000B5C49">
          <w:rPr>
            <w:rStyle w:val="Hyperlink"/>
            <w:b/>
            <w:bCs/>
            <w:lang w:eastAsia="x-none"/>
          </w:rPr>
          <w:t>R1-2204935</w:t>
        </w:r>
      </w:hyperlink>
      <w:r w:rsidR="001A1F25" w:rsidRPr="00EA540F">
        <w:rPr>
          <w:b/>
          <w:bCs/>
          <w:lang w:eastAsia="x-none"/>
        </w:rPr>
        <w:tab/>
        <w:t>On disabling HARQ feedback for IOT-NTN</w:t>
      </w:r>
      <w:r w:rsidR="001A1F25" w:rsidRPr="00EA540F">
        <w:rPr>
          <w:b/>
          <w:bCs/>
          <w:lang w:eastAsia="x-none"/>
        </w:rPr>
        <w:tab/>
        <w:t>Mavenir</w:t>
      </w:r>
    </w:p>
    <w:p w14:paraId="1BEABCCA" w14:textId="77777777" w:rsidR="001A1F25" w:rsidRPr="00EA540F" w:rsidRDefault="001A1F25" w:rsidP="00CF6E6D">
      <w:pPr>
        <w:pStyle w:val="ListParagraph"/>
        <w:numPr>
          <w:ilvl w:val="0"/>
          <w:numId w:val="174"/>
        </w:numPr>
        <w:overflowPunct/>
        <w:snapToGrid w:val="0"/>
        <w:spacing w:after="0"/>
        <w:ind w:hanging="357"/>
        <w:contextualSpacing w:val="0"/>
        <w:jc w:val="both"/>
        <w:textAlignment w:val="auto"/>
        <w:rPr>
          <w:b/>
          <w:sz w:val="18"/>
          <w:szCs w:val="18"/>
        </w:rPr>
      </w:pPr>
      <w:r w:rsidRPr="00EA540F">
        <w:rPr>
          <w:sz w:val="18"/>
          <w:szCs w:val="18"/>
        </w:rPr>
        <w:t>Subsequently transmitting PDSCH after k0 msec with NDI toggling can be regarded as “standard transparent” HARQ disabling, and allows the network to achieve reasonable DL throughput.</w:t>
      </w:r>
    </w:p>
    <w:p w14:paraId="17595CC3" w14:textId="77777777" w:rsidR="001A1F25" w:rsidRPr="00EA540F" w:rsidRDefault="001A1F25" w:rsidP="00CF6E6D">
      <w:pPr>
        <w:pStyle w:val="ListParagraph"/>
        <w:numPr>
          <w:ilvl w:val="1"/>
          <w:numId w:val="174"/>
        </w:numPr>
        <w:overflowPunct/>
        <w:snapToGrid w:val="0"/>
        <w:spacing w:after="0"/>
        <w:ind w:hanging="357"/>
        <w:contextualSpacing w:val="0"/>
        <w:jc w:val="both"/>
        <w:textAlignment w:val="auto"/>
        <w:rPr>
          <w:bCs/>
          <w:sz w:val="18"/>
          <w:szCs w:val="18"/>
        </w:rPr>
      </w:pPr>
      <w:r w:rsidRPr="00EA540F">
        <w:rPr>
          <w:bCs/>
          <w:sz w:val="18"/>
          <w:szCs w:val="18"/>
        </w:rPr>
        <w:t>Although HARQ feedback is not used for determining HARQ retransmission decision, the ACK/NACK is still useful for network’s link adaptation.</w:t>
      </w:r>
    </w:p>
    <w:p w14:paraId="5A487456" w14:textId="77777777" w:rsidR="001A1F25" w:rsidRPr="00EA540F" w:rsidRDefault="001A1F25" w:rsidP="00CF6E6D">
      <w:pPr>
        <w:pStyle w:val="ListParagraph"/>
        <w:numPr>
          <w:ilvl w:val="0"/>
          <w:numId w:val="174"/>
        </w:numPr>
        <w:overflowPunct/>
        <w:snapToGrid w:val="0"/>
        <w:spacing w:after="0"/>
        <w:ind w:hanging="357"/>
        <w:contextualSpacing w:val="0"/>
        <w:jc w:val="both"/>
        <w:textAlignment w:val="auto"/>
        <w:rPr>
          <w:b/>
          <w:sz w:val="18"/>
          <w:szCs w:val="18"/>
        </w:rPr>
      </w:pPr>
      <w:r w:rsidRPr="00EA540F">
        <w:rPr>
          <w:sz w:val="18"/>
          <w:szCs w:val="18"/>
        </w:rPr>
        <w:t>Further studies are needed if any extra specification is necessary for HARQ disabling.</w:t>
      </w:r>
    </w:p>
    <w:p w14:paraId="28A3FCBB" w14:textId="77777777" w:rsidR="001A1F25" w:rsidRDefault="001A1F25" w:rsidP="001A1F25">
      <w:pPr>
        <w:rPr>
          <w:lang w:val="en-US" w:eastAsia="ko-KR"/>
        </w:rPr>
      </w:pPr>
      <w:r w:rsidRPr="005B48B9">
        <w:rPr>
          <w:b/>
          <w:bCs/>
          <w:lang w:val="en-US" w:eastAsia="ko-KR"/>
        </w:rPr>
        <w:t>Decision:</w:t>
      </w:r>
      <w:r>
        <w:rPr>
          <w:lang w:val="en-US" w:eastAsia="ko-KR"/>
        </w:rPr>
        <w:t xml:space="preserve"> The document is noted.</w:t>
      </w:r>
    </w:p>
    <w:p w14:paraId="36236495" w14:textId="77777777" w:rsidR="001A1F25" w:rsidRPr="00DA717B" w:rsidRDefault="001A1F25" w:rsidP="001A1F25">
      <w:pPr>
        <w:rPr>
          <w:lang w:val="en-US"/>
        </w:rPr>
      </w:pPr>
    </w:p>
    <w:p w14:paraId="06D66905" w14:textId="427FDEF0" w:rsidR="001A1F25" w:rsidRPr="00EA540F" w:rsidRDefault="001B5688" w:rsidP="001A1F25">
      <w:pPr>
        <w:rPr>
          <w:b/>
          <w:bCs/>
          <w:lang w:eastAsia="x-none"/>
        </w:rPr>
      </w:pPr>
      <w:hyperlink r:id="rId2898" w:history="1">
        <w:r w:rsidR="000B5C49">
          <w:rPr>
            <w:rStyle w:val="Hyperlink"/>
            <w:b/>
            <w:bCs/>
            <w:lang w:eastAsia="x-none"/>
          </w:rPr>
          <w:t>R1-2203160</w:t>
        </w:r>
      </w:hyperlink>
      <w:r w:rsidR="001A1F25" w:rsidRPr="00EA540F">
        <w:rPr>
          <w:b/>
          <w:bCs/>
          <w:lang w:eastAsia="x-none"/>
        </w:rPr>
        <w:tab/>
        <w:t>Discussion on disabling of HARQ feedback for IoT NTN</w:t>
      </w:r>
      <w:r w:rsidR="001A1F25" w:rsidRPr="00EA540F">
        <w:rPr>
          <w:b/>
          <w:bCs/>
          <w:lang w:eastAsia="x-none"/>
        </w:rPr>
        <w:tab/>
        <w:t>Huawei, HiSilicon</w:t>
      </w:r>
    </w:p>
    <w:p w14:paraId="6A87A3D4" w14:textId="77777777" w:rsidR="001A1F25" w:rsidRPr="00EA540F" w:rsidRDefault="001A1F25" w:rsidP="00CF6E6D">
      <w:pPr>
        <w:pStyle w:val="ListParagraph"/>
        <w:numPr>
          <w:ilvl w:val="0"/>
          <w:numId w:val="175"/>
        </w:numPr>
        <w:spacing w:after="0"/>
        <w:rPr>
          <w:bCs/>
          <w:sz w:val="18"/>
          <w:szCs w:val="18"/>
        </w:rPr>
      </w:pPr>
      <w:r w:rsidRPr="00EA540F">
        <w:rPr>
          <w:bCs/>
          <w:sz w:val="18"/>
          <w:szCs w:val="18"/>
          <w:lang w:val="en-US" w:eastAsia="zh-CN"/>
        </w:rPr>
        <w:t>For IoT NTN</w:t>
      </w:r>
      <w:r w:rsidRPr="00EA540F">
        <w:rPr>
          <w:bCs/>
          <w:sz w:val="18"/>
          <w:szCs w:val="18"/>
        </w:rPr>
        <w:t xml:space="preserve"> with disabling HARQ mechanism</w:t>
      </w:r>
      <w:r w:rsidRPr="00EA540F">
        <w:rPr>
          <w:bCs/>
          <w:sz w:val="18"/>
          <w:szCs w:val="18"/>
          <w:lang w:val="en-US" w:eastAsia="zh-CN"/>
        </w:rPr>
        <w:t xml:space="preserve">, </w:t>
      </w:r>
      <w:r w:rsidRPr="00EA540F">
        <w:rPr>
          <w:bCs/>
          <w:sz w:val="18"/>
          <w:szCs w:val="18"/>
        </w:rPr>
        <w:t>the peak rate for different scenarios can be greatly increased, and the data rate of LEOs is comparable with that of TN.</w:t>
      </w:r>
    </w:p>
    <w:p w14:paraId="70A4F300" w14:textId="77777777" w:rsidR="001A1F25" w:rsidRPr="00EA540F" w:rsidRDefault="001A1F25" w:rsidP="00CF6E6D">
      <w:pPr>
        <w:pStyle w:val="ListParagraph"/>
        <w:numPr>
          <w:ilvl w:val="0"/>
          <w:numId w:val="175"/>
        </w:numPr>
        <w:spacing w:after="0"/>
        <w:rPr>
          <w:bCs/>
          <w:sz w:val="18"/>
          <w:szCs w:val="18"/>
          <w:lang w:eastAsia="zh-CN"/>
        </w:rPr>
      </w:pPr>
      <w:r w:rsidRPr="00EA540F">
        <w:rPr>
          <w:bCs/>
          <w:sz w:val="18"/>
          <w:szCs w:val="18"/>
          <w:lang w:val="en-US" w:eastAsia="zh-CN"/>
        </w:rPr>
        <w:t>When repetition is taken into consideration, the stalling issues may not exist when UE is configured with 2 HARQ processes and each HARQ process schedules one TB as the NPDSCH scheduling by the second HARQ process can fill the stalling of the NPDSCH scheduling by the first HARQ process.</w:t>
      </w:r>
    </w:p>
    <w:p w14:paraId="030B31ED" w14:textId="77777777" w:rsidR="001A1F25" w:rsidRPr="00EA540F" w:rsidRDefault="001A1F25" w:rsidP="00CF6E6D">
      <w:pPr>
        <w:pStyle w:val="ListParagraph"/>
        <w:numPr>
          <w:ilvl w:val="0"/>
          <w:numId w:val="175"/>
        </w:numPr>
        <w:spacing w:after="0"/>
        <w:rPr>
          <w:bCs/>
          <w:sz w:val="18"/>
          <w:szCs w:val="18"/>
          <w:lang w:eastAsia="zh-CN"/>
        </w:rPr>
      </w:pPr>
      <w:r w:rsidRPr="00EA540F">
        <w:rPr>
          <w:bCs/>
          <w:sz w:val="18"/>
          <w:szCs w:val="18"/>
          <w:lang w:eastAsia="zh-CN"/>
        </w:rPr>
        <w:t>In IoT NTN, the maximum data rate can be greatly impacted in the case when large number of repetition is used for link budget improvement.</w:t>
      </w:r>
    </w:p>
    <w:p w14:paraId="5F870C5D" w14:textId="77777777" w:rsidR="001A1F25" w:rsidRPr="00EA540F" w:rsidRDefault="001A1F25" w:rsidP="00CF6E6D">
      <w:pPr>
        <w:pStyle w:val="ListParagraph"/>
        <w:numPr>
          <w:ilvl w:val="0"/>
          <w:numId w:val="175"/>
        </w:numPr>
        <w:spacing w:after="0"/>
        <w:rPr>
          <w:bCs/>
          <w:sz w:val="18"/>
          <w:szCs w:val="18"/>
          <w:lang w:eastAsia="zh-CN"/>
        </w:rPr>
      </w:pPr>
      <w:r w:rsidRPr="00EA540F">
        <w:rPr>
          <w:bCs/>
          <w:sz w:val="18"/>
          <w:szCs w:val="18"/>
          <w:lang w:eastAsia="zh-CN"/>
        </w:rPr>
        <w:t>For repetition scenario, due to the long duration of NPDCCH and NPDSCH transmission, the performance improvement by HARQ disabling is small.</w:t>
      </w:r>
    </w:p>
    <w:p w14:paraId="5AF23FA0" w14:textId="77777777" w:rsidR="001A1F25" w:rsidRPr="00EA540F" w:rsidRDefault="001A1F25" w:rsidP="00CF6E6D">
      <w:pPr>
        <w:pStyle w:val="ListParagraph"/>
        <w:numPr>
          <w:ilvl w:val="0"/>
          <w:numId w:val="175"/>
        </w:numPr>
        <w:spacing w:after="0"/>
        <w:rPr>
          <w:bCs/>
          <w:sz w:val="18"/>
          <w:szCs w:val="18"/>
          <w:lang w:val="en-US" w:eastAsia="zh-CN"/>
        </w:rPr>
      </w:pPr>
      <w:r w:rsidRPr="00EA540F">
        <w:rPr>
          <w:bCs/>
          <w:sz w:val="18"/>
          <w:szCs w:val="18"/>
          <w:lang w:val="en-US" w:eastAsia="zh-CN"/>
        </w:rPr>
        <w:t>For the cases that can meet service requirement, power consumption can be saved due to disabling of feedback.</w:t>
      </w:r>
    </w:p>
    <w:p w14:paraId="1A7FC6ED" w14:textId="77777777" w:rsidR="001A1F25" w:rsidRPr="00EA540F" w:rsidRDefault="001A1F25" w:rsidP="00CF6E6D">
      <w:pPr>
        <w:pStyle w:val="ListParagraph"/>
        <w:numPr>
          <w:ilvl w:val="0"/>
          <w:numId w:val="175"/>
        </w:numPr>
        <w:spacing w:after="0"/>
        <w:rPr>
          <w:bCs/>
          <w:sz w:val="18"/>
          <w:szCs w:val="18"/>
          <w:lang w:val="en-US" w:eastAsia="zh-CN"/>
        </w:rPr>
      </w:pPr>
      <w:r w:rsidRPr="00EA540F">
        <w:rPr>
          <w:bCs/>
          <w:sz w:val="18"/>
          <w:szCs w:val="18"/>
          <w:lang w:val="en-US" w:eastAsia="zh-CN"/>
        </w:rPr>
        <w:t>For the cases that cannot meet service requirement, with disabling HARQ mechanism, eNB can schedule new TB after 12ms from the ending of PDSCH transmission to improve the throughput.</w:t>
      </w:r>
    </w:p>
    <w:p w14:paraId="32FF37DB" w14:textId="77777777" w:rsidR="001A1F25" w:rsidRDefault="001A1F25" w:rsidP="001A1F25">
      <w:pPr>
        <w:rPr>
          <w:lang w:val="en-US" w:eastAsia="ko-KR"/>
        </w:rPr>
      </w:pPr>
      <w:r w:rsidRPr="005B48B9">
        <w:rPr>
          <w:b/>
          <w:bCs/>
          <w:lang w:val="en-US" w:eastAsia="ko-KR"/>
        </w:rPr>
        <w:t>Decision:</w:t>
      </w:r>
      <w:r>
        <w:rPr>
          <w:lang w:val="en-US" w:eastAsia="ko-KR"/>
        </w:rPr>
        <w:t xml:space="preserve"> The document is noted.</w:t>
      </w:r>
    </w:p>
    <w:p w14:paraId="040EAA86" w14:textId="77777777" w:rsidR="001A1F25" w:rsidRPr="00DA717B" w:rsidRDefault="001A1F25" w:rsidP="001A1F25">
      <w:pPr>
        <w:rPr>
          <w:lang w:val="en-US"/>
        </w:rPr>
      </w:pPr>
    </w:p>
    <w:p w14:paraId="41B0819D" w14:textId="5C474645" w:rsidR="001A1F25" w:rsidRPr="00EA540F" w:rsidRDefault="001B5688" w:rsidP="001A1F25">
      <w:pPr>
        <w:rPr>
          <w:b/>
          <w:bCs/>
          <w:lang w:eastAsia="x-none"/>
        </w:rPr>
      </w:pPr>
      <w:hyperlink r:id="rId2899" w:history="1">
        <w:r w:rsidR="000B5C49">
          <w:rPr>
            <w:rStyle w:val="Hyperlink"/>
            <w:b/>
            <w:bCs/>
            <w:lang w:eastAsia="x-none"/>
          </w:rPr>
          <w:t>R1-2203805</w:t>
        </w:r>
      </w:hyperlink>
      <w:r w:rsidR="001A1F25" w:rsidRPr="00EA540F">
        <w:rPr>
          <w:b/>
          <w:bCs/>
          <w:lang w:eastAsia="x-none"/>
        </w:rPr>
        <w:tab/>
        <w:t>Discussion on HARQ operation for IoT NTN</w:t>
      </w:r>
      <w:r w:rsidR="001A1F25" w:rsidRPr="00EA540F">
        <w:rPr>
          <w:b/>
          <w:bCs/>
          <w:lang w:eastAsia="x-none"/>
        </w:rPr>
        <w:tab/>
        <w:t>xiaomi</w:t>
      </w:r>
    </w:p>
    <w:p w14:paraId="2B6940F3" w14:textId="77777777" w:rsidR="001A1F25" w:rsidRPr="001734B0" w:rsidRDefault="001A1F25" w:rsidP="00CF6E6D">
      <w:pPr>
        <w:pStyle w:val="ListParagraph"/>
        <w:numPr>
          <w:ilvl w:val="0"/>
          <w:numId w:val="176"/>
        </w:numPr>
        <w:spacing w:after="0"/>
        <w:ind w:left="714" w:hanging="357"/>
        <w:rPr>
          <w:sz w:val="18"/>
          <w:szCs w:val="18"/>
          <w:lang w:eastAsia="zh-CN"/>
        </w:rPr>
      </w:pPr>
      <w:r w:rsidRPr="001734B0">
        <w:rPr>
          <w:sz w:val="18"/>
          <w:szCs w:val="18"/>
          <w:lang w:eastAsia="zh-CN"/>
        </w:rPr>
        <w:t>Proposal 1: The HARQ disabling can be supported for at least for the IoT UE that is only configured/capable of single HARQ process.</w:t>
      </w:r>
    </w:p>
    <w:p w14:paraId="7FED66BE" w14:textId="77777777" w:rsidR="001A1F25" w:rsidRPr="001734B0" w:rsidRDefault="001A1F25" w:rsidP="00CF6E6D">
      <w:pPr>
        <w:pStyle w:val="ListParagraph"/>
        <w:numPr>
          <w:ilvl w:val="0"/>
          <w:numId w:val="176"/>
        </w:numPr>
        <w:spacing w:after="0"/>
        <w:ind w:left="714" w:hanging="357"/>
        <w:rPr>
          <w:sz w:val="18"/>
          <w:szCs w:val="18"/>
          <w:lang w:eastAsia="zh-CN"/>
        </w:rPr>
      </w:pPr>
      <w:r w:rsidRPr="001734B0">
        <w:rPr>
          <w:sz w:val="18"/>
          <w:szCs w:val="18"/>
          <w:lang w:eastAsia="zh-CN"/>
        </w:rPr>
        <w:t>Proposal 2: Dynamic HARQ disabling can be supported at least for the IoT UE configured/capable of one HARQ process.</w:t>
      </w:r>
    </w:p>
    <w:p w14:paraId="518B7744" w14:textId="77777777" w:rsidR="001A1F25" w:rsidRDefault="001A1F25" w:rsidP="001A1F25">
      <w:pPr>
        <w:rPr>
          <w:lang w:val="en-US" w:eastAsia="ko-KR"/>
        </w:rPr>
      </w:pPr>
      <w:r w:rsidRPr="005B48B9">
        <w:rPr>
          <w:b/>
          <w:bCs/>
          <w:lang w:val="en-US" w:eastAsia="ko-KR"/>
        </w:rPr>
        <w:t>Decision:</w:t>
      </w:r>
      <w:r>
        <w:rPr>
          <w:lang w:val="en-US" w:eastAsia="ko-KR"/>
        </w:rPr>
        <w:t xml:space="preserve"> The document is noted.</w:t>
      </w:r>
    </w:p>
    <w:p w14:paraId="6E6B4970" w14:textId="77777777" w:rsidR="001A1F25" w:rsidRPr="00DA717B" w:rsidRDefault="001A1F25" w:rsidP="001A1F25">
      <w:pPr>
        <w:rPr>
          <w:lang w:val="en-US"/>
        </w:rPr>
      </w:pPr>
    </w:p>
    <w:p w14:paraId="24ED3072" w14:textId="7B3532ED" w:rsidR="001A1F25" w:rsidRPr="00EA540F" w:rsidRDefault="001B5688" w:rsidP="001A1F25">
      <w:pPr>
        <w:rPr>
          <w:b/>
          <w:bCs/>
          <w:lang w:eastAsia="x-none"/>
        </w:rPr>
      </w:pPr>
      <w:hyperlink r:id="rId2900" w:history="1">
        <w:r w:rsidR="000B5C49">
          <w:rPr>
            <w:rStyle w:val="Hyperlink"/>
            <w:b/>
            <w:bCs/>
            <w:lang w:eastAsia="x-none"/>
          </w:rPr>
          <w:t>R1-2204080</w:t>
        </w:r>
      </w:hyperlink>
      <w:r w:rsidR="001A1F25" w:rsidRPr="00EA540F">
        <w:rPr>
          <w:b/>
          <w:bCs/>
          <w:lang w:eastAsia="x-none"/>
        </w:rPr>
        <w:tab/>
        <w:t>On disabling HARQ feedback for IoT NTN</w:t>
      </w:r>
      <w:r w:rsidR="001A1F25" w:rsidRPr="00EA540F">
        <w:rPr>
          <w:b/>
          <w:bCs/>
          <w:lang w:eastAsia="x-none"/>
        </w:rPr>
        <w:tab/>
        <w:t>Ericsson</w:t>
      </w:r>
    </w:p>
    <w:p w14:paraId="3A68487A" w14:textId="77777777" w:rsidR="001A1F25" w:rsidRPr="001734B0" w:rsidRDefault="001A1F25" w:rsidP="00CF6E6D">
      <w:pPr>
        <w:pStyle w:val="ListParagraph"/>
        <w:numPr>
          <w:ilvl w:val="0"/>
          <w:numId w:val="177"/>
        </w:numPr>
        <w:spacing w:after="0"/>
        <w:ind w:left="714" w:hanging="357"/>
        <w:rPr>
          <w:sz w:val="18"/>
          <w:szCs w:val="18"/>
          <w:lang w:eastAsia="ko-KR"/>
        </w:rPr>
      </w:pPr>
      <w:r w:rsidRPr="001734B0">
        <w:rPr>
          <w:sz w:val="18"/>
          <w:szCs w:val="18"/>
          <w:lang w:eastAsia="ko-KR"/>
        </w:rPr>
        <w:lastRenderedPageBreak/>
        <w:t>Proposal 1: For LTE-MTC NTN, RAN1 should discuss and consider not disabling the HARQ feedback at least for LEO satellites, since non-negligible data rates in the order of hundreds of kbps are achievable using “ce-PDSCH-14HARQ-Config-r17” and “ce-PDSCH-maxTBS”.</w:t>
      </w:r>
    </w:p>
    <w:p w14:paraId="4DB1399A" w14:textId="77777777" w:rsidR="001A1F25" w:rsidRPr="001734B0" w:rsidRDefault="001A1F25" w:rsidP="00CF6E6D">
      <w:pPr>
        <w:pStyle w:val="ListParagraph"/>
        <w:numPr>
          <w:ilvl w:val="0"/>
          <w:numId w:val="177"/>
        </w:numPr>
        <w:spacing w:after="0"/>
        <w:ind w:left="714" w:hanging="357"/>
        <w:rPr>
          <w:sz w:val="18"/>
          <w:szCs w:val="18"/>
          <w:lang w:eastAsia="ko-KR"/>
        </w:rPr>
      </w:pPr>
      <w:r w:rsidRPr="001734B0">
        <w:rPr>
          <w:sz w:val="18"/>
          <w:szCs w:val="18"/>
          <w:lang w:eastAsia="ko-KR"/>
        </w:rPr>
        <w:t>Proposal 2: For NB-IoT NTN, RAN1 should discuss and consider not disabling the HARQ feedback at least for LEO satellites, since non-negligible data rates in the order of hundreds of kbps are achievable using “npdsch-16QAM-Config-r17”.</w:t>
      </w:r>
    </w:p>
    <w:p w14:paraId="22FB9526" w14:textId="77777777" w:rsidR="001A1F25" w:rsidRDefault="001A1F25" w:rsidP="001A1F25">
      <w:pPr>
        <w:rPr>
          <w:lang w:val="en-US" w:eastAsia="ko-KR"/>
        </w:rPr>
      </w:pPr>
      <w:r w:rsidRPr="005B48B9">
        <w:rPr>
          <w:b/>
          <w:bCs/>
          <w:lang w:val="en-US" w:eastAsia="ko-KR"/>
        </w:rPr>
        <w:t>Decision:</w:t>
      </w:r>
      <w:r>
        <w:rPr>
          <w:lang w:val="en-US" w:eastAsia="ko-KR"/>
        </w:rPr>
        <w:t xml:space="preserve"> The document is noted.</w:t>
      </w:r>
    </w:p>
    <w:p w14:paraId="2895A23B" w14:textId="77777777" w:rsidR="001A1F25" w:rsidRPr="00DA717B" w:rsidRDefault="001A1F25" w:rsidP="001A1F25">
      <w:pPr>
        <w:rPr>
          <w:lang w:val="en-US"/>
        </w:rPr>
      </w:pPr>
    </w:p>
    <w:p w14:paraId="0F7D7998" w14:textId="1A0CB6D6" w:rsidR="001A1F25" w:rsidRDefault="001B5688" w:rsidP="001A1F25">
      <w:pPr>
        <w:rPr>
          <w:lang w:eastAsia="x-none"/>
        </w:rPr>
      </w:pPr>
      <w:hyperlink r:id="rId2901" w:history="1">
        <w:r w:rsidR="000B5C49">
          <w:rPr>
            <w:rStyle w:val="Hyperlink"/>
            <w:lang w:eastAsia="x-none"/>
          </w:rPr>
          <w:t>R1-2203241</w:t>
        </w:r>
      </w:hyperlink>
      <w:r w:rsidR="001A1F25">
        <w:rPr>
          <w:lang w:eastAsia="x-none"/>
        </w:rPr>
        <w:tab/>
        <w:t>Discussion on disabling of HARQ feedback for IoT-NTN</w:t>
      </w:r>
      <w:r w:rsidR="001A1F25">
        <w:rPr>
          <w:lang w:eastAsia="x-none"/>
        </w:rPr>
        <w:tab/>
        <w:t>ZTE</w:t>
      </w:r>
    </w:p>
    <w:p w14:paraId="5BAE6C9F" w14:textId="3EA7D105" w:rsidR="001A1F25" w:rsidRDefault="001B5688" w:rsidP="001A1F25">
      <w:pPr>
        <w:rPr>
          <w:lang w:eastAsia="x-none"/>
        </w:rPr>
      </w:pPr>
      <w:hyperlink r:id="rId2902" w:history="1">
        <w:r w:rsidR="000B5C49">
          <w:rPr>
            <w:rStyle w:val="Hyperlink"/>
            <w:lang w:eastAsia="x-none"/>
          </w:rPr>
          <w:t>R1-2203351</w:t>
        </w:r>
      </w:hyperlink>
      <w:r w:rsidR="001A1F25">
        <w:rPr>
          <w:lang w:eastAsia="x-none"/>
        </w:rPr>
        <w:tab/>
        <w:t>Discussion on disabling of HARQ feedback for IoT NTN</w:t>
      </w:r>
      <w:r w:rsidR="001A1F25">
        <w:rPr>
          <w:lang w:eastAsia="x-none"/>
        </w:rPr>
        <w:tab/>
        <w:t>Spreadtrum Communications</w:t>
      </w:r>
    </w:p>
    <w:p w14:paraId="4D89F6A3" w14:textId="4993DA4A" w:rsidR="001A1F25" w:rsidRDefault="001B5688" w:rsidP="001A1F25">
      <w:pPr>
        <w:rPr>
          <w:lang w:eastAsia="x-none"/>
        </w:rPr>
      </w:pPr>
      <w:hyperlink r:id="rId2903" w:history="1">
        <w:r w:rsidR="000B5C49">
          <w:rPr>
            <w:rStyle w:val="Hyperlink"/>
            <w:lang w:eastAsia="x-none"/>
          </w:rPr>
          <w:t>R1-2203390</w:t>
        </w:r>
      </w:hyperlink>
      <w:r w:rsidR="001A1F25">
        <w:rPr>
          <w:lang w:eastAsia="x-none"/>
        </w:rPr>
        <w:tab/>
        <w:t>Disabling of HARQ for IoT NTN</w:t>
      </w:r>
      <w:r w:rsidR="001A1F25">
        <w:rPr>
          <w:lang w:eastAsia="x-none"/>
        </w:rPr>
        <w:tab/>
        <w:t>MediaTek Inc.</w:t>
      </w:r>
    </w:p>
    <w:p w14:paraId="40C7B41D" w14:textId="340ADAF7" w:rsidR="001A1F25" w:rsidRDefault="001B5688" w:rsidP="001A1F25">
      <w:pPr>
        <w:rPr>
          <w:lang w:eastAsia="x-none"/>
        </w:rPr>
      </w:pPr>
      <w:hyperlink r:id="rId2904" w:history="1">
        <w:r w:rsidR="000B5C49">
          <w:rPr>
            <w:rStyle w:val="Hyperlink"/>
            <w:lang w:eastAsia="x-none"/>
          </w:rPr>
          <w:t>R1-2203392</w:t>
        </w:r>
      </w:hyperlink>
      <w:r w:rsidR="001A1F25">
        <w:rPr>
          <w:lang w:eastAsia="x-none"/>
        </w:rPr>
        <w:tab/>
        <w:t>Disabling of HARQ for IoT NTN</w:t>
      </w:r>
      <w:r w:rsidR="001A1F25">
        <w:rPr>
          <w:lang w:eastAsia="x-none"/>
        </w:rPr>
        <w:tab/>
        <w:t>Lockheed Martin</w:t>
      </w:r>
    </w:p>
    <w:p w14:paraId="4855A1C3" w14:textId="4485377C" w:rsidR="001A1F25" w:rsidRDefault="001B5688" w:rsidP="001A1F25">
      <w:pPr>
        <w:rPr>
          <w:lang w:eastAsia="x-none"/>
        </w:rPr>
      </w:pPr>
      <w:hyperlink r:id="rId2905" w:history="1">
        <w:r w:rsidR="000B5C49">
          <w:rPr>
            <w:rStyle w:val="Hyperlink"/>
            <w:lang w:eastAsia="x-none"/>
          </w:rPr>
          <w:t>R1-2203747</w:t>
        </w:r>
      </w:hyperlink>
      <w:r w:rsidR="001A1F25">
        <w:rPr>
          <w:lang w:eastAsia="x-none"/>
        </w:rPr>
        <w:tab/>
        <w:t>On disabling HARQ feedback for IoT-NTN</w:t>
      </w:r>
      <w:r w:rsidR="001A1F25">
        <w:rPr>
          <w:lang w:eastAsia="x-none"/>
        </w:rPr>
        <w:tab/>
        <w:t>Sony</w:t>
      </w:r>
    </w:p>
    <w:p w14:paraId="182B9EE4" w14:textId="34338FB1" w:rsidR="001A1F25" w:rsidRDefault="001B5688" w:rsidP="001A1F25">
      <w:pPr>
        <w:rPr>
          <w:lang w:eastAsia="x-none"/>
        </w:rPr>
      </w:pPr>
      <w:hyperlink r:id="rId2906" w:history="1">
        <w:r w:rsidR="000B5C49">
          <w:rPr>
            <w:rStyle w:val="Hyperlink"/>
            <w:lang w:eastAsia="x-none"/>
          </w:rPr>
          <w:t>R1-2203755</w:t>
        </w:r>
      </w:hyperlink>
      <w:r w:rsidR="001A1F25">
        <w:rPr>
          <w:lang w:eastAsia="x-none"/>
        </w:rPr>
        <w:tab/>
        <w:t>Disabling of HARQ feedback for IoT NTN</w:t>
      </w:r>
      <w:r w:rsidR="001A1F25">
        <w:rPr>
          <w:lang w:eastAsia="x-none"/>
        </w:rPr>
        <w:tab/>
        <w:t>Nordic Semiconductor ASA</w:t>
      </w:r>
    </w:p>
    <w:p w14:paraId="5C7B5DA1" w14:textId="7CCD3E36" w:rsidR="001A1F25" w:rsidRDefault="001B5688" w:rsidP="001A1F25">
      <w:pPr>
        <w:rPr>
          <w:lang w:eastAsia="x-none"/>
        </w:rPr>
      </w:pPr>
      <w:hyperlink r:id="rId2907" w:history="1">
        <w:r w:rsidR="000B5C49">
          <w:rPr>
            <w:rStyle w:val="Hyperlink"/>
            <w:lang w:eastAsia="x-none"/>
          </w:rPr>
          <w:t>R1-2203758</w:t>
        </w:r>
      </w:hyperlink>
      <w:r w:rsidR="001A1F25">
        <w:rPr>
          <w:lang w:eastAsia="x-none"/>
        </w:rPr>
        <w:tab/>
        <w:t>HARQ feedback disabling for IoT NTN</w:t>
      </w:r>
      <w:r w:rsidR="001A1F25">
        <w:rPr>
          <w:lang w:eastAsia="x-none"/>
        </w:rPr>
        <w:tab/>
        <w:t>CATT</w:t>
      </w:r>
    </w:p>
    <w:p w14:paraId="03C3CA4D" w14:textId="2AD09976" w:rsidR="001A1F25" w:rsidRDefault="001B5688" w:rsidP="001A1F25">
      <w:pPr>
        <w:rPr>
          <w:lang w:eastAsia="x-none"/>
        </w:rPr>
      </w:pPr>
      <w:hyperlink r:id="rId2908" w:history="1">
        <w:r w:rsidR="000B5C49">
          <w:rPr>
            <w:rStyle w:val="Hyperlink"/>
            <w:lang w:eastAsia="x-none"/>
          </w:rPr>
          <w:t>R1-2203840</w:t>
        </w:r>
      </w:hyperlink>
      <w:r w:rsidR="001A1F25">
        <w:rPr>
          <w:lang w:eastAsia="x-none"/>
        </w:rPr>
        <w:tab/>
        <w:t>Disabling of HARQ feedback for NB-IoT/eMTC over NTN</w:t>
      </w:r>
      <w:r w:rsidR="001A1F25">
        <w:rPr>
          <w:lang w:eastAsia="x-none"/>
        </w:rPr>
        <w:tab/>
        <w:t>Nokia, Nokia Shanghai Bell</w:t>
      </w:r>
    </w:p>
    <w:p w14:paraId="0934932A" w14:textId="0107CE78" w:rsidR="001A1F25" w:rsidRDefault="001B5688" w:rsidP="001A1F25">
      <w:pPr>
        <w:rPr>
          <w:lang w:eastAsia="x-none"/>
        </w:rPr>
      </w:pPr>
      <w:hyperlink r:id="rId2909" w:history="1">
        <w:r w:rsidR="000B5C49">
          <w:rPr>
            <w:rStyle w:val="Hyperlink"/>
            <w:lang w:eastAsia="x-none"/>
          </w:rPr>
          <w:t>R1-2203930</w:t>
        </w:r>
      </w:hyperlink>
      <w:r w:rsidR="001A1F25">
        <w:rPr>
          <w:lang w:eastAsia="x-none"/>
        </w:rPr>
        <w:tab/>
        <w:t>Disabling of HARQ feedback for IoT NTN</w:t>
      </w:r>
      <w:r w:rsidR="001A1F25">
        <w:rPr>
          <w:lang w:eastAsia="x-none"/>
        </w:rPr>
        <w:tab/>
        <w:t>Samsung</w:t>
      </w:r>
    </w:p>
    <w:p w14:paraId="40FE65A9" w14:textId="48D22FD0" w:rsidR="001A1F25" w:rsidRDefault="001B5688" w:rsidP="001A1F25">
      <w:pPr>
        <w:rPr>
          <w:lang w:eastAsia="x-none"/>
        </w:rPr>
      </w:pPr>
      <w:hyperlink r:id="rId2910" w:history="1">
        <w:r w:rsidR="000B5C49">
          <w:rPr>
            <w:rStyle w:val="Hyperlink"/>
            <w:lang w:eastAsia="x-none"/>
          </w:rPr>
          <w:t>R1-2203937</w:t>
        </w:r>
      </w:hyperlink>
      <w:r w:rsidR="001A1F25">
        <w:rPr>
          <w:lang w:eastAsia="x-none"/>
        </w:rPr>
        <w:tab/>
        <w:t>Disabling of HARQ feedback for IoT NTN</w:t>
      </w:r>
      <w:r w:rsidR="001A1F25">
        <w:rPr>
          <w:lang w:eastAsia="x-none"/>
        </w:rPr>
        <w:tab/>
        <w:t>NEC</w:t>
      </w:r>
    </w:p>
    <w:p w14:paraId="7A8ECF18" w14:textId="19D85362" w:rsidR="001A1F25" w:rsidRDefault="001B5688" w:rsidP="001A1F25">
      <w:pPr>
        <w:rPr>
          <w:lang w:eastAsia="x-none"/>
        </w:rPr>
      </w:pPr>
      <w:hyperlink r:id="rId2911" w:history="1">
        <w:r w:rsidR="000B5C49">
          <w:rPr>
            <w:rStyle w:val="Hyperlink"/>
            <w:lang w:eastAsia="x-none"/>
          </w:rPr>
          <w:t>R1-2204012</w:t>
        </w:r>
      </w:hyperlink>
      <w:r w:rsidR="001A1F25">
        <w:rPr>
          <w:lang w:eastAsia="x-none"/>
        </w:rPr>
        <w:tab/>
        <w:t>Discussion on disabling of HARQ feedback for IoT NTN</w:t>
      </w:r>
      <w:r w:rsidR="001A1F25">
        <w:rPr>
          <w:lang w:eastAsia="x-none"/>
        </w:rPr>
        <w:tab/>
        <w:t>OPPO</w:t>
      </w:r>
    </w:p>
    <w:p w14:paraId="53ABCF97" w14:textId="3DC26D52" w:rsidR="001A1F25" w:rsidRDefault="001B5688" w:rsidP="001A1F25">
      <w:pPr>
        <w:rPr>
          <w:lang w:eastAsia="x-none"/>
        </w:rPr>
      </w:pPr>
      <w:hyperlink r:id="rId2912" w:history="1">
        <w:r w:rsidR="000B5C49">
          <w:rPr>
            <w:rStyle w:val="Hyperlink"/>
            <w:lang w:eastAsia="x-none"/>
          </w:rPr>
          <w:t>R1-2204268</w:t>
        </w:r>
      </w:hyperlink>
      <w:r w:rsidR="001A1F25">
        <w:rPr>
          <w:lang w:eastAsia="x-none"/>
        </w:rPr>
        <w:tab/>
        <w:t>On disabling of HARQ feedback for IoT NTN</w:t>
      </w:r>
      <w:r w:rsidR="001A1F25">
        <w:rPr>
          <w:lang w:eastAsia="x-none"/>
        </w:rPr>
        <w:tab/>
        <w:t>Apple</w:t>
      </w:r>
    </w:p>
    <w:p w14:paraId="0147C813" w14:textId="2C88A76C" w:rsidR="001A1F25" w:rsidRDefault="001B5688" w:rsidP="001A1F25">
      <w:pPr>
        <w:rPr>
          <w:lang w:eastAsia="x-none"/>
        </w:rPr>
      </w:pPr>
      <w:hyperlink r:id="rId2913" w:history="1">
        <w:r w:rsidR="000B5C49">
          <w:rPr>
            <w:rStyle w:val="Hyperlink"/>
            <w:lang w:eastAsia="x-none"/>
          </w:rPr>
          <w:t>R1-2204329</w:t>
        </w:r>
      </w:hyperlink>
      <w:r w:rsidR="001A1F25">
        <w:rPr>
          <w:lang w:eastAsia="x-none"/>
        </w:rPr>
        <w:tab/>
        <w:t>Discussion on disabling of HARQ feedback for IoT NTN</w:t>
      </w:r>
      <w:r w:rsidR="001A1F25">
        <w:rPr>
          <w:lang w:eastAsia="x-none"/>
        </w:rPr>
        <w:tab/>
        <w:t>CMCC</w:t>
      </w:r>
    </w:p>
    <w:p w14:paraId="39D329D0" w14:textId="72AA7C66" w:rsidR="001A1F25" w:rsidRDefault="001B5688" w:rsidP="001A1F25">
      <w:pPr>
        <w:rPr>
          <w:lang w:eastAsia="x-none"/>
        </w:rPr>
      </w:pPr>
      <w:hyperlink r:id="rId2914" w:history="1">
        <w:r w:rsidR="000B5C49">
          <w:rPr>
            <w:rStyle w:val="Hyperlink"/>
            <w:lang w:eastAsia="x-none"/>
          </w:rPr>
          <w:t>R1-2204516</w:t>
        </w:r>
      </w:hyperlink>
      <w:r w:rsidR="001A1F25">
        <w:rPr>
          <w:lang w:eastAsia="x-none"/>
        </w:rPr>
        <w:tab/>
        <w:t>Disabling of HARQ feedback for IoT NTN</w:t>
      </w:r>
      <w:r w:rsidR="001A1F25">
        <w:rPr>
          <w:lang w:eastAsia="x-none"/>
        </w:rPr>
        <w:tab/>
        <w:t>Lenovo</w:t>
      </w:r>
    </w:p>
    <w:p w14:paraId="74F7F125" w14:textId="14FDE526" w:rsidR="001A1F25" w:rsidRDefault="001B5688" w:rsidP="001A1F25">
      <w:pPr>
        <w:rPr>
          <w:lang w:eastAsia="x-none"/>
        </w:rPr>
      </w:pPr>
      <w:hyperlink r:id="rId2915" w:history="1">
        <w:r w:rsidR="000B5C49">
          <w:rPr>
            <w:rStyle w:val="Hyperlink"/>
            <w:lang w:eastAsia="x-none"/>
          </w:rPr>
          <w:t>R1-2204646</w:t>
        </w:r>
      </w:hyperlink>
      <w:r w:rsidR="001A1F25">
        <w:rPr>
          <w:lang w:eastAsia="x-none"/>
        </w:rPr>
        <w:tab/>
        <w:t>Discussions on Disabling of HARQ feedback for IoT NTN</w:t>
      </w:r>
      <w:r w:rsidR="001A1F25">
        <w:rPr>
          <w:lang w:eastAsia="x-none"/>
        </w:rPr>
        <w:tab/>
        <w:t>Sharp</w:t>
      </w:r>
    </w:p>
    <w:p w14:paraId="66EB02EA" w14:textId="08313C67" w:rsidR="001A1F25" w:rsidRDefault="001B5688" w:rsidP="001A1F25">
      <w:pPr>
        <w:rPr>
          <w:lang w:eastAsia="x-none"/>
        </w:rPr>
      </w:pPr>
      <w:hyperlink r:id="rId2916" w:history="1">
        <w:r w:rsidR="000B5C49">
          <w:rPr>
            <w:rStyle w:val="Hyperlink"/>
            <w:lang w:eastAsia="x-none"/>
          </w:rPr>
          <w:t>R1-2205059</w:t>
        </w:r>
      </w:hyperlink>
      <w:r w:rsidR="001A1F25">
        <w:rPr>
          <w:lang w:eastAsia="x-none"/>
        </w:rPr>
        <w:tab/>
        <w:t>Disabling HARQ Feedback for IoT-NTN</w:t>
      </w:r>
      <w:r w:rsidR="001A1F25">
        <w:rPr>
          <w:lang w:eastAsia="x-none"/>
        </w:rPr>
        <w:tab/>
        <w:t>Qualcomm Incorporated</w:t>
      </w:r>
    </w:p>
    <w:p w14:paraId="60DBA931" w14:textId="77777777" w:rsidR="001A1F25" w:rsidRDefault="001A1F25" w:rsidP="001A1F25">
      <w:pPr>
        <w:rPr>
          <w:lang w:eastAsia="x-none"/>
        </w:rPr>
      </w:pPr>
    </w:p>
    <w:p w14:paraId="0EE22520" w14:textId="77777777" w:rsidR="00021C49" w:rsidRPr="00021C49" w:rsidRDefault="001A1F25" w:rsidP="001A1F25">
      <w:pPr>
        <w:rPr>
          <w:lang w:val="fr-FR" w:eastAsia="x-none"/>
        </w:rPr>
      </w:pPr>
      <w:r w:rsidRPr="00021C49">
        <w:rPr>
          <w:lang w:val="fr-FR" w:eastAsia="x-none"/>
        </w:rPr>
        <w:t xml:space="preserve">[109-e-R18-NTN-02] </w:t>
      </w:r>
      <w:r w:rsidR="00021C49" w:rsidRPr="00021C49">
        <w:rPr>
          <w:lang w:val="fr-FR" w:eastAsia="x-none"/>
        </w:rPr>
        <w:t>– Zhi (Lenovo)</w:t>
      </w:r>
    </w:p>
    <w:p w14:paraId="65F6A300" w14:textId="53A57E11" w:rsidR="001A1F25" w:rsidRPr="00021C49" w:rsidRDefault="001A1F25" w:rsidP="001A1F25">
      <w:pPr>
        <w:rPr>
          <w:lang w:eastAsia="x-none"/>
        </w:rPr>
      </w:pPr>
      <w:r w:rsidRPr="00021C49">
        <w:rPr>
          <w:lang w:eastAsia="x-none"/>
        </w:rPr>
        <w:t>Email discussion on disabling of HARQ feedback for IoT NTN by May 20</w:t>
      </w:r>
    </w:p>
    <w:p w14:paraId="41D82DE9" w14:textId="77777777" w:rsidR="001A1F25" w:rsidRPr="00021C49" w:rsidRDefault="001A1F25" w:rsidP="001A1F25">
      <w:pPr>
        <w:numPr>
          <w:ilvl w:val="0"/>
          <w:numId w:val="78"/>
        </w:numPr>
        <w:rPr>
          <w:lang w:eastAsia="x-none"/>
        </w:rPr>
      </w:pPr>
      <w:r w:rsidRPr="00021C49">
        <w:rPr>
          <w:lang w:eastAsia="x-none"/>
        </w:rPr>
        <w:t>Check points: May 16, May 20</w:t>
      </w:r>
    </w:p>
    <w:p w14:paraId="63969C31" w14:textId="458016F2" w:rsidR="00021C49" w:rsidRDefault="001B5688" w:rsidP="00021C49">
      <w:pPr>
        <w:rPr>
          <w:lang w:eastAsia="x-none"/>
        </w:rPr>
      </w:pPr>
      <w:hyperlink r:id="rId2917" w:history="1">
        <w:r w:rsidR="000B5C49">
          <w:rPr>
            <w:rStyle w:val="Hyperlink"/>
            <w:lang w:eastAsia="x-none"/>
          </w:rPr>
          <w:t>R1-2205415</w:t>
        </w:r>
      </w:hyperlink>
      <w:r w:rsidR="00021C49">
        <w:rPr>
          <w:lang w:eastAsia="x-none"/>
        </w:rPr>
        <w:tab/>
        <w:t>Feature lead summary #1 on disabling of HARQ feedback for IoT NTN</w:t>
      </w:r>
      <w:r w:rsidR="00021C49">
        <w:rPr>
          <w:lang w:eastAsia="x-none"/>
        </w:rPr>
        <w:tab/>
        <w:t>Moderator (Lenovo)</w:t>
      </w:r>
    </w:p>
    <w:p w14:paraId="23F2DCBE" w14:textId="167BBB2E" w:rsidR="00021C49" w:rsidRPr="00021C49" w:rsidRDefault="001B5688" w:rsidP="00021C49">
      <w:pPr>
        <w:rPr>
          <w:b/>
          <w:bCs/>
          <w:lang w:eastAsia="x-none"/>
        </w:rPr>
      </w:pPr>
      <w:hyperlink r:id="rId2918" w:history="1">
        <w:r w:rsidR="000B5C49">
          <w:rPr>
            <w:rStyle w:val="Hyperlink"/>
            <w:b/>
            <w:bCs/>
            <w:lang w:eastAsia="x-none"/>
          </w:rPr>
          <w:t>R1-2205473</w:t>
        </w:r>
      </w:hyperlink>
      <w:r w:rsidR="00021C49" w:rsidRPr="00021C49">
        <w:rPr>
          <w:b/>
          <w:bCs/>
          <w:lang w:eastAsia="x-none"/>
        </w:rPr>
        <w:tab/>
        <w:t>Feature lead summary #2 on disabling of HARQ feedback for IoT NTN</w:t>
      </w:r>
      <w:r w:rsidR="00021C49" w:rsidRPr="00021C49">
        <w:rPr>
          <w:b/>
          <w:bCs/>
          <w:lang w:eastAsia="x-none"/>
        </w:rPr>
        <w:tab/>
        <w:t>Moderator (Lenovo)</w:t>
      </w:r>
    </w:p>
    <w:p w14:paraId="13DDCB48" w14:textId="0D59DFB6" w:rsidR="00021C49" w:rsidRDefault="00021C49" w:rsidP="00021C49">
      <w:pPr>
        <w:rPr>
          <w:lang w:eastAsia="x-none"/>
        </w:rPr>
      </w:pPr>
      <w:r>
        <w:rPr>
          <w:lang w:eastAsia="x-none"/>
        </w:rPr>
        <w:t>From May 19</w:t>
      </w:r>
      <w:r w:rsidRPr="00021C49">
        <w:rPr>
          <w:vertAlign w:val="superscript"/>
          <w:lang w:eastAsia="x-none"/>
        </w:rPr>
        <w:t>th</w:t>
      </w:r>
      <w:r>
        <w:rPr>
          <w:lang w:eastAsia="x-none"/>
        </w:rPr>
        <w:t xml:space="preserve"> GTW session</w:t>
      </w:r>
    </w:p>
    <w:p w14:paraId="2005F05B" w14:textId="77777777" w:rsidR="00021C49" w:rsidRPr="00021C49" w:rsidRDefault="00021C49" w:rsidP="00021C49">
      <w:pPr>
        <w:rPr>
          <w:rFonts w:cs="Times"/>
          <w:szCs w:val="20"/>
        </w:rPr>
      </w:pPr>
      <w:r w:rsidRPr="00021C49">
        <w:rPr>
          <w:rFonts w:cs="Times"/>
          <w:szCs w:val="20"/>
          <w:highlight w:val="green"/>
          <w:lang w:eastAsia="zh-CN"/>
        </w:rPr>
        <w:t>Agreement</w:t>
      </w:r>
    </w:p>
    <w:p w14:paraId="1EE2857D" w14:textId="77777777" w:rsidR="00021C49" w:rsidRPr="00D44F1C" w:rsidRDefault="00021C49" w:rsidP="00021C49">
      <w:pPr>
        <w:rPr>
          <w:rFonts w:cs="Times"/>
          <w:szCs w:val="20"/>
          <w:lang w:eastAsia="zh-CN"/>
        </w:rPr>
      </w:pPr>
      <w:r w:rsidRPr="00D44F1C">
        <w:rPr>
          <w:rFonts w:cs="Times"/>
          <w:color w:val="000000"/>
          <w:szCs w:val="20"/>
          <w:lang w:eastAsia="zh-CN"/>
        </w:rPr>
        <w:t xml:space="preserve">For IoT NTN, to configure/indicate </w:t>
      </w:r>
      <w:r w:rsidRPr="00D44F1C">
        <w:rPr>
          <w:rFonts w:cs="Times"/>
          <w:szCs w:val="20"/>
          <w:lang w:eastAsia="zh-CN"/>
        </w:rPr>
        <w:t xml:space="preserve">enabling/disabling on </w:t>
      </w:r>
      <w:r w:rsidRPr="00D44F1C">
        <w:rPr>
          <w:rFonts w:cs="Times"/>
          <w:szCs w:val="20"/>
        </w:rPr>
        <w:t xml:space="preserve">HARQ feedback </w:t>
      </w:r>
      <w:r w:rsidRPr="00D44F1C">
        <w:rPr>
          <w:rFonts w:cs="Times"/>
          <w:szCs w:val="20"/>
          <w:lang w:eastAsia="zh-CN"/>
        </w:rPr>
        <w:t>for downlink transmission, one or more of the following options can be considered:</w:t>
      </w:r>
    </w:p>
    <w:p w14:paraId="7327C940" w14:textId="77777777" w:rsidR="00021C49" w:rsidRPr="00021C49" w:rsidRDefault="00021C49" w:rsidP="00CF6E6D">
      <w:pPr>
        <w:pStyle w:val="ListParagraph"/>
        <w:numPr>
          <w:ilvl w:val="0"/>
          <w:numId w:val="382"/>
        </w:numPr>
        <w:spacing w:after="0"/>
        <w:ind w:left="714" w:hanging="357"/>
        <w:rPr>
          <w:lang w:val="en-US"/>
        </w:rPr>
      </w:pPr>
      <w:r w:rsidRPr="00021C49">
        <w:rPr>
          <w:lang w:val="en-US"/>
        </w:rPr>
        <w:t>Option 1: per HARQ process via UE specific RRC signaling</w:t>
      </w:r>
    </w:p>
    <w:p w14:paraId="586088F8" w14:textId="77777777" w:rsidR="00021C49" w:rsidRPr="00021C49" w:rsidRDefault="00021C49" w:rsidP="00CF6E6D">
      <w:pPr>
        <w:pStyle w:val="ListParagraph"/>
        <w:numPr>
          <w:ilvl w:val="0"/>
          <w:numId w:val="382"/>
        </w:numPr>
        <w:spacing w:after="0"/>
        <w:ind w:left="714" w:hanging="357"/>
        <w:rPr>
          <w:lang w:val="en-US"/>
        </w:rPr>
      </w:pPr>
      <w:r w:rsidRPr="00021C49">
        <w:rPr>
          <w:lang w:val="en-US"/>
        </w:rPr>
        <w:t>Option 2: per HARQ process via SIB signaling</w:t>
      </w:r>
    </w:p>
    <w:p w14:paraId="0A738184" w14:textId="77777777" w:rsidR="00021C49" w:rsidRPr="00021C49" w:rsidRDefault="00021C49" w:rsidP="00CF6E6D">
      <w:pPr>
        <w:pStyle w:val="ListParagraph"/>
        <w:numPr>
          <w:ilvl w:val="0"/>
          <w:numId w:val="382"/>
        </w:numPr>
        <w:spacing w:after="0"/>
        <w:ind w:left="714" w:hanging="357"/>
        <w:rPr>
          <w:lang w:val="en-US"/>
        </w:rPr>
      </w:pPr>
      <w:r w:rsidRPr="00021C49">
        <w:rPr>
          <w:lang w:val="en-US"/>
        </w:rPr>
        <w:t>Option 3: explicitly indicated by DCI (e.g., new field or reusing existing field)</w:t>
      </w:r>
    </w:p>
    <w:p w14:paraId="0C3C5C41" w14:textId="77777777" w:rsidR="00021C49" w:rsidRPr="00021C49" w:rsidRDefault="00021C49" w:rsidP="00CF6E6D">
      <w:pPr>
        <w:pStyle w:val="ListParagraph"/>
        <w:numPr>
          <w:ilvl w:val="0"/>
          <w:numId w:val="382"/>
        </w:numPr>
        <w:spacing w:after="0"/>
        <w:ind w:left="714" w:hanging="357"/>
        <w:rPr>
          <w:lang w:val="en-US"/>
        </w:rPr>
      </w:pPr>
      <w:r w:rsidRPr="00021C49">
        <w:rPr>
          <w:lang w:val="en-US"/>
        </w:rPr>
        <w:t>Option 4: implicitly determined by existing configured/indicated parameter(s) (e.g., repetition number, TBS)</w:t>
      </w:r>
    </w:p>
    <w:p w14:paraId="02ABDF0B" w14:textId="77777777" w:rsidR="00021C49" w:rsidRPr="00021C49" w:rsidRDefault="00021C49" w:rsidP="00CF6E6D">
      <w:pPr>
        <w:pStyle w:val="ListParagraph"/>
        <w:numPr>
          <w:ilvl w:val="0"/>
          <w:numId w:val="382"/>
        </w:numPr>
        <w:spacing w:after="0"/>
        <w:ind w:left="714" w:hanging="357"/>
        <w:rPr>
          <w:lang w:val="en-US"/>
        </w:rPr>
      </w:pPr>
      <w:r w:rsidRPr="00021C49">
        <w:rPr>
          <w:lang w:val="en-US"/>
        </w:rPr>
        <w:t>Option 5: per HARQ process via MAC CE</w:t>
      </w:r>
    </w:p>
    <w:p w14:paraId="169849AB" w14:textId="77777777" w:rsidR="00021C49" w:rsidRPr="00021C49" w:rsidRDefault="00021C49" w:rsidP="00CF6E6D">
      <w:pPr>
        <w:pStyle w:val="ListParagraph"/>
        <w:numPr>
          <w:ilvl w:val="0"/>
          <w:numId w:val="382"/>
        </w:numPr>
        <w:spacing w:after="0"/>
        <w:ind w:left="714" w:hanging="357"/>
        <w:rPr>
          <w:lang w:val="en-US"/>
        </w:rPr>
      </w:pPr>
      <w:r w:rsidRPr="00021C49">
        <w:rPr>
          <w:lang w:val="en-US"/>
        </w:rPr>
        <w:t>Other options or combinations are not excluded</w:t>
      </w:r>
    </w:p>
    <w:p w14:paraId="6B4EE017" w14:textId="77777777" w:rsidR="00021C49" w:rsidRPr="00D44F1C" w:rsidRDefault="00021C49" w:rsidP="00021C49">
      <w:pPr>
        <w:rPr>
          <w:rFonts w:cs="Times"/>
          <w:szCs w:val="20"/>
          <w:lang w:eastAsia="zh-CN"/>
        </w:rPr>
      </w:pPr>
      <w:r w:rsidRPr="00D44F1C">
        <w:rPr>
          <w:rFonts w:cs="Times"/>
          <w:szCs w:val="20"/>
          <w:lang w:eastAsia="zh-CN"/>
        </w:rPr>
        <w:t>Note: Option(s) for eMTC and NBIoT can be separately discussed.</w:t>
      </w:r>
    </w:p>
    <w:p w14:paraId="4BF7C153" w14:textId="77777777" w:rsidR="00021C49" w:rsidRPr="00021C49" w:rsidRDefault="00021C49" w:rsidP="00021C49">
      <w:pPr>
        <w:rPr>
          <w:rFonts w:cs="Times"/>
          <w:bCs/>
          <w:lang w:eastAsia="x-none"/>
        </w:rPr>
      </w:pPr>
    </w:p>
    <w:p w14:paraId="7AC06770" w14:textId="77777777" w:rsidR="00021C49" w:rsidRPr="00021C49" w:rsidRDefault="00021C49" w:rsidP="00021C49">
      <w:pPr>
        <w:rPr>
          <w:rFonts w:cs="Times"/>
          <w:bCs/>
          <w:szCs w:val="20"/>
        </w:rPr>
      </w:pPr>
      <w:r w:rsidRPr="00021C49">
        <w:rPr>
          <w:rFonts w:cs="Times"/>
          <w:bCs/>
          <w:color w:val="000000"/>
          <w:szCs w:val="20"/>
          <w:highlight w:val="green"/>
          <w:lang w:eastAsia="zh-CN"/>
        </w:rPr>
        <w:t>Agreement</w:t>
      </w:r>
    </w:p>
    <w:p w14:paraId="424D2F2B" w14:textId="77777777" w:rsidR="00021C49" w:rsidRPr="00D44F1C" w:rsidRDefault="00021C49" w:rsidP="00021C49">
      <w:pPr>
        <w:rPr>
          <w:rFonts w:cs="Times"/>
          <w:color w:val="000000"/>
          <w:szCs w:val="20"/>
          <w:lang w:eastAsia="zh-CN"/>
        </w:rPr>
      </w:pPr>
      <w:r w:rsidRPr="00D44F1C">
        <w:rPr>
          <w:rFonts w:cs="Times"/>
          <w:color w:val="000000"/>
          <w:szCs w:val="20"/>
          <w:lang w:eastAsia="zh-CN"/>
        </w:rPr>
        <w:t>For IoT NTN, further study the potential issues due to enabling/disabling on HARQ feedback for downlink transmission</w:t>
      </w:r>
    </w:p>
    <w:p w14:paraId="26176BA6" w14:textId="77777777" w:rsidR="00021C49" w:rsidRPr="00D44F1C" w:rsidRDefault="00021C49" w:rsidP="00CF6E6D">
      <w:pPr>
        <w:pStyle w:val="ListParagraph"/>
        <w:numPr>
          <w:ilvl w:val="0"/>
          <w:numId w:val="301"/>
        </w:numPr>
        <w:overflowPunct/>
        <w:autoSpaceDE/>
        <w:autoSpaceDN/>
        <w:adjustRightInd/>
        <w:spacing w:after="0"/>
        <w:ind w:left="720" w:hanging="360"/>
        <w:contextualSpacing w:val="0"/>
        <w:textAlignment w:val="auto"/>
        <w:rPr>
          <w:rFonts w:eastAsia="MS PGothic" w:cs="Times"/>
          <w:lang w:val="en-US"/>
        </w:rPr>
      </w:pPr>
      <w:r w:rsidRPr="00D44F1C">
        <w:rPr>
          <w:rFonts w:eastAsia="MS PGothic" w:cs="Times"/>
          <w:lang w:val="en-US"/>
        </w:rPr>
        <w:t>Issue A: SPS PDSCH</w:t>
      </w:r>
    </w:p>
    <w:p w14:paraId="6B898FC6" w14:textId="77777777" w:rsidR="00021C49" w:rsidRPr="00D44F1C" w:rsidRDefault="00021C49" w:rsidP="00CF6E6D">
      <w:pPr>
        <w:pStyle w:val="ListParagraph"/>
        <w:numPr>
          <w:ilvl w:val="0"/>
          <w:numId w:val="301"/>
        </w:numPr>
        <w:overflowPunct/>
        <w:autoSpaceDE/>
        <w:autoSpaceDN/>
        <w:adjustRightInd/>
        <w:spacing w:after="0"/>
        <w:ind w:left="720" w:hanging="360"/>
        <w:contextualSpacing w:val="0"/>
        <w:textAlignment w:val="auto"/>
        <w:rPr>
          <w:rFonts w:eastAsia="MS PGothic" w:cs="Times"/>
          <w:lang w:val="en-US"/>
        </w:rPr>
      </w:pPr>
      <w:r w:rsidRPr="00D44F1C">
        <w:rPr>
          <w:rFonts w:eastAsia="MS PGothic" w:cs="Times"/>
          <w:lang w:val="en-US"/>
        </w:rPr>
        <w:t>Issue B: (N)PDSCH/(N)PDCCH scheduling restriction</w:t>
      </w:r>
    </w:p>
    <w:p w14:paraId="175DA248" w14:textId="77777777" w:rsidR="00021C49" w:rsidRPr="00D44F1C" w:rsidRDefault="00021C49" w:rsidP="00CF6E6D">
      <w:pPr>
        <w:pStyle w:val="ListParagraph"/>
        <w:numPr>
          <w:ilvl w:val="0"/>
          <w:numId w:val="301"/>
        </w:numPr>
        <w:overflowPunct/>
        <w:autoSpaceDE/>
        <w:autoSpaceDN/>
        <w:adjustRightInd/>
        <w:spacing w:after="0"/>
        <w:ind w:left="720" w:hanging="360"/>
        <w:contextualSpacing w:val="0"/>
        <w:textAlignment w:val="auto"/>
        <w:rPr>
          <w:rFonts w:eastAsia="MS PGothic" w:cs="Times"/>
          <w:lang w:val="en-US"/>
        </w:rPr>
      </w:pPr>
      <w:r w:rsidRPr="00D44F1C">
        <w:rPr>
          <w:rFonts w:eastAsia="MS PGothic" w:cs="Times"/>
          <w:lang w:val="en-US"/>
        </w:rPr>
        <w:t>Issue C: HARQ feedback for scheduling multiple TB</w:t>
      </w:r>
    </w:p>
    <w:p w14:paraId="7E2767AA" w14:textId="77777777" w:rsidR="00021C49" w:rsidRPr="00D44F1C" w:rsidRDefault="00021C49" w:rsidP="00CF6E6D">
      <w:pPr>
        <w:pStyle w:val="ListParagraph"/>
        <w:numPr>
          <w:ilvl w:val="0"/>
          <w:numId w:val="301"/>
        </w:numPr>
        <w:overflowPunct/>
        <w:autoSpaceDE/>
        <w:autoSpaceDN/>
        <w:adjustRightInd/>
        <w:spacing w:after="0"/>
        <w:ind w:left="720" w:hanging="360"/>
        <w:contextualSpacing w:val="0"/>
        <w:textAlignment w:val="auto"/>
        <w:rPr>
          <w:rFonts w:eastAsia="MS PGothic" w:cs="Times"/>
          <w:lang w:val="en-US"/>
        </w:rPr>
      </w:pPr>
      <w:r w:rsidRPr="00D44F1C">
        <w:rPr>
          <w:rFonts w:eastAsia="MS PGothic" w:cs="Times"/>
          <w:lang w:val="en-US"/>
        </w:rPr>
        <w:t>Issue D: HARQ bundling for eMTC HD-FDD</w:t>
      </w:r>
    </w:p>
    <w:p w14:paraId="48C0D7D9" w14:textId="77777777" w:rsidR="00021C49" w:rsidRPr="00D44F1C" w:rsidRDefault="00021C49" w:rsidP="00CF6E6D">
      <w:pPr>
        <w:pStyle w:val="ListParagraph"/>
        <w:numPr>
          <w:ilvl w:val="0"/>
          <w:numId w:val="301"/>
        </w:numPr>
        <w:overflowPunct/>
        <w:autoSpaceDE/>
        <w:autoSpaceDN/>
        <w:adjustRightInd/>
        <w:spacing w:after="0"/>
        <w:ind w:left="720" w:hanging="360"/>
        <w:contextualSpacing w:val="0"/>
        <w:textAlignment w:val="auto"/>
        <w:rPr>
          <w:rFonts w:eastAsia="MS PGothic" w:cs="Times"/>
          <w:lang w:val="en-US"/>
        </w:rPr>
      </w:pPr>
      <w:r w:rsidRPr="00D44F1C">
        <w:rPr>
          <w:rFonts w:eastAsia="MS PGothic" w:cs="Times"/>
          <w:lang w:val="en-US"/>
        </w:rPr>
        <w:t>Issue F: NPRACH capacity</w:t>
      </w:r>
    </w:p>
    <w:p w14:paraId="292579AC" w14:textId="77777777" w:rsidR="00021C49" w:rsidRPr="00D44F1C" w:rsidRDefault="00021C49" w:rsidP="00CF6E6D">
      <w:pPr>
        <w:pStyle w:val="ListParagraph"/>
        <w:numPr>
          <w:ilvl w:val="0"/>
          <w:numId w:val="301"/>
        </w:numPr>
        <w:overflowPunct/>
        <w:autoSpaceDE/>
        <w:autoSpaceDN/>
        <w:adjustRightInd/>
        <w:spacing w:after="0"/>
        <w:ind w:left="720" w:hanging="360"/>
        <w:contextualSpacing w:val="0"/>
        <w:textAlignment w:val="auto"/>
        <w:rPr>
          <w:rFonts w:eastAsia="MS PGothic" w:cs="Times"/>
          <w:lang w:val="en-US"/>
        </w:rPr>
      </w:pPr>
      <w:r w:rsidRPr="00D44F1C">
        <w:rPr>
          <w:rFonts w:eastAsia="MS PGothic" w:cs="Times"/>
          <w:lang w:val="en-US"/>
        </w:rPr>
        <w:t>Issue G: Serving cell/satellite change during data transfer (FFS: for eMTC and/or NB-IoT)</w:t>
      </w:r>
    </w:p>
    <w:p w14:paraId="1DB98D29" w14:textId="77777777" w:rsidR="00021C49" w:rsidRPr="00D44F1C" w:rsidRDefault="00021C49" w:rsidP="00CF6E6D">
      <w:pPr>
        <w:pStyle w:val="ListParagraph"/>
        <w:numPr>
          <w:ilvl w:val="0"/>
          <w:numId w:val="301"/>
        </w:numPr>
        <w:overflowPunct/>
        <w:autoSpaceDE/>
        <w:autoSpaceDN/>
        <w:adjustRightInd/>
        <w:spacing w:after="0"/>
        <w:ind w:left="720" w:hanging="360"/>
        <w:contextualSpacing w:val="0"/>
        <w:textAlignment w:val="auto"/>
        <w:rPr>
          <w:rFonts w:eastAsia="MS PGothic" w:cs="Times"/>
          <w:lang w:val="en-US"/>
        </w:rPr>
      </w:pPr>
      <w:r w:rsidRPr="00D44F1C">
        <w:rPr>
          <w:rFonts w:eastAsia="MS PGothic" w:cs="Times"/>
          <w:lang w:val="en-US"/>
        </w:rPr>
        <w:t>Other issues are not excluded</w:t>
      </w:r>
    </w:p>
    <w:p w14:paraId="726910EB" w14:textId="77777777" w:rsidR="00021C49" w:rsidRPr="00D44F1C" w:rsidRDefault="00021C49" w:rsidP="00021C49">
      <w:pPr>
        <w:rPr>
          <w:rFonts w:cs="Times"/>
          <w:lang w:eastAsia="zh-CN"/>
        </w:rPr>
      </w:pPr>
      <w:r w:rsidRPr="00D44F1C">
        <w:rPr>
          <w:rFonts w:cs="Times"/>
          <w:szCs w:val="20"/>
          <w:lang w:eastAsia="zh-CN"/>
        </w:rPr>
        <w:t>Note: The “Issues” in common for eMTC and NB-IoT can be separately discussed.</w:t>
      </w:r>
    </w:p>
    <w:p w14:paraId="43BAFBF6" w14:textId="77777777" w:rsidR="00021C49" w:rsidRPr="002216DD" w:rsidRDefault="00021C49" w:rsidP="00021C49">
      <w:pPr>
        <w:rPr>
          <w:lang w:eastAsia="x-none"/>
        </w:rPr>
      </w:pPr>
    </w:p>
    <w:p w14:paraId="4BE801D6" w14:textId="77777777" w:rsidR="00021C49" w:rsidRDefault="00021C49" w:rsidP="00021C49">
      <w:pPr>
        <w:rPr>
          <w:lang w:eastAsia="x-none"/>
        </w:rPr>
      </w:pPr>
    </w:p>
    <w:p w14:paraId="3B30240C" w14:textId="11EE038A" w:rsidR="00021C49" w:rsidRPr="002216DD" w:rsidRDefault="008F1E8B" w:rsidP="00021C49">
      <w:pPr>
        <w:rPr>
          <w:lang w:eastAsia="x-none"/>
        </w:rPr>
      </w:pPr>
      <w:r>
        <w:rPr>
          <w:lang w:eastAsia="x-none"/>
        </w:rPr>
        <w:t xml:space="preserve">Final summary in </w:t>
      </w:r>
      <w:hyperlink r:id="rId2919" w:history="1">
        <w:r w:rsidR="000B5C49">
          <w:rPr>
            <w:rStyle w:val="Hyperlink"/>
            <w:lang w:eastAsia="x-none"/>
          </w:rPr>
          <w:t>R1-2205555</w:t>
        </w:r>
      </w:hyperlink>
      <w:r>
        <w:rPr>
          <w:lang w:eastAsia="x-none"/>
        </w:rPr>
        <w:t>.</w:t>
      </w:r>
    </w:p>
    <w:p w14:paraId="7309FE42" w14:textId="77777777" w:rsidR="001A1F25" w:rsidRDefault="001A1F25" w:rsidP="001A1F25">
      <w:pPr>
        <w:pStyle w:val="Heading3"/>
      </w:pPr>
      <w:bookmarkStart w:id="413" w:name="_Toc101357109"/>
      <w:bookmarkStart w:id="414" w:name="_Toc105521447"/>
      <w:r w:rsidRPr="003B3DC0">
        <w:t>Improved GNSS operations for IoT NTN</w:t>
      </w:r>
      <w:bookmarkEnd w:id="413"/>
      <w:bookmarkEnd w:id="414"/>
    </w:p>
    <w:p w14:paraId="616C1679" w14:textId="61216DDC" w:rsidR="001A1F25" w:rsidRDefault="001B5688" w:rsidP="001A1F25">
      <w:pPr>
        <w:rPr>
          <w:b/>
          <w:bCs/>
          <w:lang w:eastAsia="x-none"/>
        </w:rPr>
      </w:pPr>
      <w:hyperlink r:id="rId2920" w:history="1">
        <w:r w:rsidR="000B5C49">
          <w:rPr>
            <w:rStyle w:val="Hyperlink"/>
            <w:b/>
            <w:bCs/>
            <w:lang w:eastAsia="x-none"/>
          </w:rPr>
          <w:t>R1-2203391</w:t>
        </w:r>
      </w:hyperlink>
      <w:r w:rsidR="001A1F25" w:rsidRPr="0097230E">
        <w:rPr>
          <w:b/>
          <w:bCs/>
          <w:lang w:eastAsia="x-none"/>
        </w:rPr>
        <w:tab/>
        <w:t>Improved GNSS operations for IoT NTN</w:t>
      </w:r>
      <w:r w:rsidR="001A1F25" w:rsidRPr="0097230E">
        <w:rPr>
          <w:b/>
          <w:bCs/>
          <w:lang w:eastAsia="x-none"/>
        </w:rPr>
        <w:tab/>
        <w:t>MediaTek Inc.</w:t>
      </w:r>
    </w:p>
    <w:p w14:paraId="0AA6FA66" w14:textId="77777777" w:rsidR="001A1F25" w:rsidRPr="00CF5891" w:rsidRDefault="001A1F25" w:rsidP="00CF6E6D">
      <w:pPr>
        <w:pStyle w:val="ListParagraph"/>
        <w:numPr>
          <w:ilvl w:val="0"/>
          <w:numId w:val="196"/>
        </w:numPr>
        <w:rPr>
          <w:rFonts w:eastAsiaTheme="minorEastAsia"/>
          <w:bCs/>
          <w:sz w:val="18"/>
          <w:szCs w:val="18"/>
          <w:lang w:eastAsia="zh-CN"/>
        </w:rPr>
      </w:pPr>
      <w:r w:rsidRPr="00CF5891">
        <w:rPr>
          <w:rFonts w:eastAsiaTheme="minorEastAsia"/>
          <w:bCs/>
          <w:sz w:val="18"/>
          <w:szCs w:val="18"/>
          <w:lang w:eastAsia="zh-CN"/>
        </w:rPr>
        <w:t xml:space="preserve">Proposal 1: RAN1 to study pros and cons of Options to </w:t>
      </w:r>
      <w:r w:rsidRPr="00CF5891">
        <w:rPr>
          <w:bCs/>
          <w:sz w:val="18"/>
          <w:szCs w:val="18"/>
        </w:rPr>
        <w:t>optimize the GNSS operation in RRC_CONNECTED and UE power efficiency</w:t>
      </w:r>
      <w:r w:rsidRPr="00CF5891">
        <w:rPr>
          <w:rFonts w:eastAsiaTheme="minorEastAsia"/>
          <w:bCs/>
          <w:sz w:val="18"/>
          <w:szCs w:val="18"/>
          <w:lang w:eastAsia="zh-CN"/>
        </w:rPr>
        <w:t xml:space="preserve">: </w:t>
      </w:r>
    </w:p>
    <w:p w14:paraId="42E0D7BF" w14:textId="77777777" w:rsidR="001A1F25" w:rsidRPr="00CF5891" w:rsidRDefault="001A1F25" w:rsidP="00CF6E6D">
      <w:pPr>
        <w:pStyle w:val="ListParagraph"/>
        <w:numPr>
          <w:ilvl w:val="1"/>
          <w:numId w:val="196"/>
        </w:numPr>
        <w:rPr>
          <w:rFonts w:eastAsiaTheme="minorEastAsia"/>
          <w:bCs/>
          <w:sz w:val="18"/>
          <w:szCs w:val="18"/>
          <w:lang w:eastAsia="zh-CN"/>
        </w:rPr>
      </w:pPr>
      <w:r w:rsidRPr="00CF5891">
        <w:rPr>
          <w:rFonts w:eastAsiaTheme="minorEastAsia"/>
          <w:bCs/>
          <w:sz w:val="18"/>
          <w:szCs w:val="18"/>
          <w:lang w:eastAsia="zh-CN"/>
        </w:rPr>
        <w:t xml:space="preserve">Option 1: “UE re-acquire GNSS position fix during RLF procedure” </w:t>
      </w:r>
    </w:p>
    <w:p w14:paraId="46C1992C" w14:textId="77777777" w:rsidR="001A1F25" w:rsidRPr="00CF5891" w:rsidRDefault="001A1F25" w:rsidP="00CF6E6D">
      <w:pPr>
        <w:pStyle w:val="ListParagraph"/>
        <w:numPr>
          <w:ilvl w:val="1"/>
          <w:numId w:val="196"/>
        </w:numPr>
        <w:rPr>
          <w:rFonts w:eastAsiaTheme="minorEastAsia"/>
          <w:bCs/>
          <w:sz w:val="18"/>
          <w:szCs w:val="18"/>
          <w:lang w:eastAsia="zh-CN"/>
        </w:rPr>
      </w:pPr>
      <w:r w:rsidRPr="00CF5891">
        <w:rPr>
          <w:rFonts w:eastAsiaTheme="minorEastAsia"/>
          <w:bCs/>
          <w:sz w:val="18"/>
          <w:szCs w:val="18"/>
          <w:lang w:eastAsia="zh-CN"/>
        </w:rPr>
        <w:t xml:space="preserve">Option 2: eNB configures a scheduling gap to re-acquire GNSS position fix </w:t>
      </w:r>
    </w:p>
    <w:p w14:paraId="0C1DFE36" w14:textId="77777777" w:rsidR="001A1F25" w:rsidRPr="00CF5891" w:rsidRDefault="001A1F25" w:rsidP="00CF6E6D">
      <w:pPr>
        <w:pStyle w:val="ListParagraph"/>
        <w:numPr>
          <w:ilvl w:val="1"/>
          <w:numId w:val="196"/>
        </w:numPr>
        <w:rPr>
          <w:rFonts w:eastAsiaTheme="minorEastAsia"/>
          <w:bCs/>
          <w:sz w:val="18"/>
          <w:szCs w:val="18"/>
          <w:lang w:eastAsia="zh-CN"/>
        </w:rPr>
      </w:pPr>
      <w:r w:rsidRPr="00CF5891">
        <w:rPr>
          <w:rFonts w:eastAsiaTheme="minorEastAsia"/>
          <w:bCs/>
          <w:sz w:val="18"/>
          <w:szCs w:val="18"/>
          <w:lang w:eastAsia="zh-CN"/>
        </w:rPr>
        <w:t>Option 3: “Improved scheduling operations with existing Closed Loop time adjustment”</w:t>
      </w:r>
    </w:p>
    <w:p w14:paraId="75AE0D32" w14:textId="77777777" w:rsidR="001A1F25" w:rsidRPr="00CF5891" w:rsidRDefault="001A1F25" w:rsidP="00CF6E6D">
      <w:pPr>
        <w:pStyle w:val="ListParagraph"/>
        <w:numPr>
          <w:ilvl w:val="1"/>
          <w:numId w:val="196"/>
        </w:numPr>
        <w:rPr>
          <w:rFonts w:eastAsiaTheme="minorEastAsia"/>
          <w:bCs/>
          <w:sz w:val="18"/>
          <w:szCs w:val="18"/>
          <w:lang w:eastAsia="zh-CN"/>
        </w:rPr>
      </w:pPr>
      <w:r w:rsidRPr="00CF5891">
        <w:rPr>
          <w:rFonts w:eastAsiaTheme="minorEastAsia"/>
          <w:bCs/>
          <w:sz w:val="18"/>
          <w:szCs w:val="18"/>
          <w:lang w:eastAsia="zh-CN"/>
        </w:rPr>
        <w:lastRenderedPageBreak/>
        <w:t xml:space="preserve">Option 4: “Closed-loop frequency adjustment” </w:t>
      </w:r>
    </w:p>
    <w:p w14:paraId="313D1E1E" w14:textId="77777777" w:rsidR="001A1F25" w:rsidRPr="00CF5891" w:rsidRDefault="001A1F25" w:rsidP="00CF6E6D">
      <w:pPr>
        <w:pStyle w:val="ListParagraph"/>
        <w:numPr>
          <w:ilvl w:val="0"/>
          <w:numId w:val="196"/>
        </w:numPr>
        <w:spacing w:after="0"/>
        <w:ind w:left="714" w:hanging="357"/>
        <w:rPr>
          <w:rFonts w:eastAsiaTheme="minorEastAsia"/>
          <w:bCs/>
          <w:sz w:val="18"/>
          <w:szCs w:val="18"/>
          <w:lang w:eastAsia="zh-CN"/>
        </w:rPr>
      </w:pPr>
      <w:r w:rsidRPr="00CF5891">
        <w:rPr>
          <w:rFonts w:eastAsiaTheme="minorEastAsia"/>
          <w:bCs/>
          <w:sz w:val="18"/>
          <w:szCs w:val="18"/>
          <w:lang w:eastAsia="zh-CN"/>
        </w:rPr>
        <w:t>Proposal 2: Option 1 “UE re-acquire GNSS position fix during RLF procedure” is baseline for improved GNSS operations.</w:t>
      </w:r>
    </w:p>
    <w:p w14:paraId="10B92E8E" w14:textId="77777777" w:rsidR="001A1F25" w:rsidRDefault="001A1F25" w:rsidP="001A1F25">
      <w:pPr>
        <w:rPr>
          <w:lang w:val="en-US" w:eastAsia="ko-KR"/>
        </w:rPr>
      </w:pPr>
      <w:r w:rsidRPr="005B48B9">
        <w:rPr>
          <w:b/>
          <w:bCs/>
          <w:lang w:val="en-US" w:eastAsia="ko-KR"/>
        </w:rPr>
        <w:t>Decision:</w:t>
      </w:r>
      <w:r>
        <w:rPr>
          <w:lang w:val="en-US" w:eastAsia="ko-KR"/>
        </w:rPr>
        <w:t xml:space="preserve"> The document is noted.</w:t>
      </w:r>
    </w:p>
    <w:p w14:paraId="2B3BC645" w14:textId="77777777" w:rsidR="001A1F25" w:rsidRPr="0097230E" w:rsidRDefault="001A1F25" w:rsidP="001A1F25">
      <w:pPr>
        <w:rPr>
          <w:lang w:val="en-US" w:eastAsia="x-none"/>
        </w:rPr>
      </w:pPr>
    </w:p>
    <w:p w14:paraId="2F31FFE3" w14:textId="30915077" w:rsidR="001A1F25" w:rsidRDefault="001B5688" w:rsidP="001A1F25">
      <w:pPr>
        <w:rPr>
          <w:b/>
          <w:bCs/>
          <w:lang w:eastAsia="x-none"/>
        </w:rPr>
      </w:pPr>
      <w:hyperlink r:id="rId2921" w:history="1">
        <w:r w:rsidR="000B5C49">
          <w:rPr>
            <w:rStyle w:val="Hyperlink"/>
            <w:b/>
            <w:bCs/>
            <w:lang w:eastAsia="x-none"/>
          </w:rPr>
          <w:t>R1-2203841</w:t>
        </w:r>
      </w:hyperlink>
      <w:r w:rsidR="001A1F25" w:rsidRPr="0097230E">
        <w:rPr>
          <w:b/>
          <w:bCs/>
          <w:lang w:eastAsia="x-none"/>
        </w:rPr>
        <w:tab/>
        <w:t>Enhancements for long connections in NB-IoT/eMTC over NTN</w:t>
      </w:r>
      <w:r w:rsidR="001A1F25" w:rsidRPr="0097230E">
        <w:rPr>
          <w:b/>
          <w:bCs/>
          <w:lang w:eastAsia="x-none"/>
        </w:rPr>
        <w:tab/>
        <w:t>Nokia, Nokia Shanghai Bell</w:t>
      </w:r>
    </w:p>
    <w:p w14:paraId="2C32717F" w14:textId="77777777" w:rsidR="001A1F25" w:rsidRPr="00CF5891" w:rsidRDefault="001A1F25" w:rsidP="00CF6E6D">
      <w:pPr>
        <w:pStyle w:val="ListParagraph"/>
        <w:numPr>
          <w:ilvl w:val="0"/>
          <w:numId w:val="197"/>
        </w:numPr>
        <w:spacing w:after="0"/>
        <w:ind w:left="714" w:hanging="357"/>
        <w:rPr>
          <w:sz w:val="18"/>
          <w:szCs w:val="18"/>
        </w:rPr>
      </w:pPr>
      <w:r w:rsidRPr="00CF5891">
        <w:rPr>
          <w:sz w:val="18"/>
          <w:szCs w:val="18"/>
        </w:rPr>
        <w:t>Proposal 1: GNSS measurement window in CONNECTED mode should be specified for a new GNSS measurement when GNSS position is about to outdated.</w:t>
      </w:r>
    </w:p>
    <w:p w14:paraId="2638DA4C" w14:textId="77777777" w:rsidR="001A1F25" w:rsidRPr="00CF5891" w:rsidRDefault="001A1F25" w:rsidP="00CF6E6D">
      <w:pPr>
        <w:pStyle w:val="ListParagraph"/>
        <w:numPr>
          <w:ilvl w:val="0"/>
          <w:numId w:val="197"/>
        </w:numPr>
        <w:spacing w:after="0"/>
        <w:ind w:left="714" w:hanging="357"/>
        <w:rPr>
          <w:sz w:val="18"/>
          <w:szCs w:val="18"/>
        </w:rPr>
      </w:pPr>
      <w:r w:rsidRPr="00CF5891">
        <w:rPr>
          <w:sz w:val="18"/>
          <w:szCs w:val="18"/>
        </w:rPr>
        <w:t>Proposal 2: Overhead reduction should be considered for selection of GNSS measurement window and coordination between UE and eNB.</w:t>
      </w:r>
    </w:p>
    <w:p w14:paraId="6E1B622F" w14:textId="77777777" w:rsidR="001A1F25" w:rsidRPr="00CF5891" w:rsidRDefault="001A1F25" w:rsidP="00CF6E6D">
      <w:pPr>
        <w:pStyle w:val="ListParagraph"/>
        <w:numPr>
          <w:ilvl w:val="0"/>
          <w:numId w:val="197"/>
        </w:numPr>
        <w:spacing w:after="0"/>
        <w:ind w:left="714" w:hanging="357"/>
        <w:rPr>
          <w:sz w:val="18"/>
          <w:szCs w:val="18"/>
        </w:rPr>
      </w:pPr>
      <w:r w:rsidRPr="00CF5891">
        <w:rPr>
          <w:sz w:val="18"/>
          <w:szCs w:val="18"/>
        </w:rPr>
        <w:t>Proposal 3: UE report the GNSS measurement gap should be the specified, to keep a low overhead.</w:t>
      </w:r>
    </w:p>
    <w:p w14:paraId="2B929757" w14:textId="77777777" w:rsidR="001A1F25" w:rsidRPr="00CF5891" w:rsidRDefault="001A1F25" w:rsidP="00CF6E6D">
      <w:pPr>
        <w:pStyle w:val="ListParagraph"/>
        <w:numPr>
          <w:ilvl w:val="0"/>
          <w:numId w:val="197"/>
        </w:numPr>
        <w:spacing w:after="0"/>
        <w:ind w:left="714" w:hanging="357"/>
        <w:rPr>
          <w:bCs/>
          <w:sz w:val="18"/>
          <w:szCs w:val="18"/>
        </w:rPr>
      </w:pPr>
      <w:r w:rsidRPr="00CF5891">
        <w:rPr>
          <w:bCs/>
          <w:sz w:val="18"/>
          <w:szCs w:val="18"/>
        </w:rPr>
        <w:t>Proposal 4: GNSS error because of UE-unaware movement should be studied and solved.</w:t>
      </w:r>
    </w:p>
    <w:p w14:paraId="31C4BE98" w14:textId="77777777" w:rsidR="001A1F25" w:rsidRPr="00CF5891" w:rsidRDefault="001A1F25" w:rsidP="00CF6E6D">
      <w:pPr>
        <w:pStyle w:val="ListParagraph"/>
        <w:numPr>
          <w:ilvl w:val="0"/>
          <w:numId w:val="197"/>
        </w:numPr>
        <w:spacing w:after="0"/>
        <w:ind w:left="714" w:hanging="357"/>
        <w:rPr>
          <w:bCs/>
          <w:sz w:val="18"/>
          <w:szCs w:val="18"/>
        </w:rPr>
      </w:pPr>
      <w:r w:rsidRPr="00CF5891">
        <w:rPr>
          <w:bCs/>
          <w:sz w:val="18"/>
          <w:szCs w:val="18"/>
        </w:rPr>
        <w:t>Proposal 5: To save power consumption and latency, keeping RRC connection and new UL synchronization after re-acquiring GNSS should be considered for long term connection, instead of going back to IDLE mode.</w:t>
      </w:r>
    </w:p>
    <w:p w14:paraId="63D0ACD3" w14:textId="77777777" w:rsidR="001A1F25" w:rsidRPr="00CF5891" w:rsidRDefault="001A1F25" w:rsidP="00CF6E6D">
      <w:pPr>
        <w:pStyle w:val="ListParagraph"/>
        <w:numPr>
          <w:ilvl w:val="0"/>
          <w:numId w:val="197"/>
        </w:numPr>
        <w:spacing w:after="0"/>
        <w:ind w:left="714" w:hanging="357"/>
        <w:rPr>
          <w:bCs/>
          <w:sz w:val="18"/>
          <w:szCs w:val="18"/>
        </w:rPr>
      </w:pPr>
      <w:r w:rsidRPr="00CF5891">
        <w:rPr>
          <w:bCs/>
          <w:sz w:val="18"/>
          <w:szCs w:val="18"/>
        </w:rPr>
        <w:t>Proposal 6: How to solve the issue as GNSS expire during the long repetition for IoT should be studied.</w:t>
      </w:r>
    </w:p>
    <w:p w14:paraId="57831229" w14:textId="77777777" w:rsidR="001A1F25" w:rsidRPr="00CF5891" w:rsidRDefault="001A1F25" w:rsidP="00CF6E6D">
      <w:pPr>
        <w:pStyle w:val="ListParagraph"/>
        <w:numPr>
          <w:ilvl w:val="0"/>
          <w:numId w:val="197"/>
        </w:numPr>
        <w:spacing w:after="0"/>
        <w:ind w:left="714" w:hanging="357"/>
        <w:rPr>
          <w:sz w:val="18"/>
          <w:szCs w:val="18"/>
        </w:rPr>
      </w:pPr>
      <w:r w:rsidRPr="00CF5891">
        <w:rPr>
          <w:rFonts w:eastAsia="Calibri"/>
          <w:sz w:val="18"/>
          <w:szCs w:val="18"/>
        </w:rPr>
        <w:t xml:space="preserve">Proposal 7: </w:t>
      </w:r>
      <w:r w:rsidRPr="00CF5891">
        <w:rPr>
          <w:rFonts w:eastAsia="Calibri"/>
          <w:bCs/>
          <w:sz w:val="18"/>
          <w:szCs w:val="18"/>
        </w:rPr>
        <w:t>RAN1 to discuss how to configure multiple</w:t>
      </w:r>
      <w:r w:rsidRPr="00CF5891">
        <w:rPr>
          <w:rFonts w:eastAsia="Calibri"/>
          <w:sz w:val="18"/>
          <w:szCs w:val="18"/>
        </w:rPr>
        <w:t xml:space="preserve"> segment sizes </w:t>
      </w:r>
      <w:r w:rsidRPr="00CF5891">
        <w:rPr>
          <w:rFonts w:eastAsia="Calibri"/>
          <w:bCs/>
          <w:sz w:val="18"/>
          <w:szCs w:val="18"/>
        </w:rPr>
        <w:t>for an uplink transmission</w:t>
      </w:r>
      <w:r w:rsidRPr="00CF5891">
        <w:rPr>
          <w:rFonts w:eastAsia="Calibri"/>
          <w:sz w:val="18"/>
          <w:szCs w:val="18"/>
        </w:rPr>
        <w:t xml:space="preserve">. </w:t>
      </w:r>
    </w:p>
    <w:p w14:paraId="5A5CA43B" w14:textId="77777777" w:rsidR="001A1F25" w:rsidRPr="00CF5891" w:rsidRDefault="001A1F25" w:rsidP="00CF6E6D">
      <w:pPr>
        <w:pStyle w:val="ListParagraph"/>
        <w:numPr>
          <w:ilvl w:val="0"/>
          <w:numId w:val="197"/>
        </w:numPr>
        <w:spacing w:after="0"/>
        <w:ind w:left="714" w:hanging="357"/>
        <w:rPr>
          <w:bCs/>
          <w:sz w:val="18"/>
          <w:szCs w:val="18"/>
        </w:rPr>
      </w:pPr>
      <w:r w:rsidRPr="00CF5891">
        <w:rPr>
          <w:bCs/>
          <w:sz w:val="18"/>
          <w:szCs w:val="18"/>
        </w:rPr>
        <w:t xml:space="preserve">Proposal 8: How to reduce the TA error for repetitions in the segment should be considered and discussed. </w:t>
      </w:r>
    </w:p>
    <w:p w14:paraId="2F155682" w14:textId="77777777" w:rsidR="001A1F25" w:rsidRPr="00CF5891" w:rsidRDefault="001A1F25" w:rsidP="00CF6E6D">
      <w:pPr>
        <w:pStyle w:val="ListParagraph"/>
        <w:numPr>
          <w:ilvl w:val="0"/>
          <w:numId w:val="197"/>
        </w:numPr>
        <w:spacing w:after="0"/>
        <w:ind w:left="714" w:hanging="357"/>
        <w:rPr>
          <w:rFonts w:eastAsiaTheme="minorHAnsi"/>
          <w:bCs/>
          <w:sz w:val="18"/>
          <w:szCs w:val="18"/>
        </w:rPr>
      </w:pPr>
      <w:r w:rsidRPr="00CF5891">
        <w:rPr>
          <w:rFonts w:eastAsiaTheme="minorHAnsi"/>
          <w:bCs/>
          <w:sz w:val="18"/>
          <w:szCs w:val="18"/>
        </w:rPr>
        <w:t xml:space="preserve">Proposal 9: </w:t>
      </w:r>
      <w:r w:rsidRPr="00CF5891">
        <w:rPr>
          <w:bCs/>
          <w:sz w:val="18"/>
          <w:szCs w:val="18"/>
        </w:rPr>
        <w:t>How to require ephemeris and update TA during the long repetition should be studied.</w:t>
      </w:r>
    </w:p>
    <w:p w14:paraId="60A4825B" w14:textId="77777777" w:rsidR="001A1F25" w:rsidRPr="00CF5891" w:rsidRDefault="001A1F25" w:rsidP="00CF6E6D">
      <w:pPr>
        <w:pStyle w:val="ListParagraph"/>
        <w:numPr>
          <w:ilvl w:val="0"/>
          <w:numId w:val="197"/>
        </w:numPr>
        <w:spacing w:after="0"/>
        <w:ind w:left="714" w:hanging="357"/>
        <w:rPr>
          <w:rFonts w:eastAsiaTheme="minorHAnsi"/>
          <w:sz w:val="18"/>
          <w:szCs w:val="18"/>
        </w:rPr>
      </w:pPr>
      <w:r w:rsidRPr="00CF5891">
        <w:rPr>
          <w:sz w:val="18"/>
          <w:szCs w:val="18"/>
        </w:rPr>
        <w:t xml:space="preserve">Proposal 10: RAN1 should discuss the issue of repetition continuation between two NTN cells. </w:t>
      </w:r>
    </w:p>
    <w:p w14:paraId="2229C1B0" w14:textId="77777777" w:rsidR="001A1F25" w:rsidRDefault="001A1F25" w:rsidP="001A1F25">
      <w:pPr>
        <w:rPr>
          <w:lang w:val="en-US" w:eastAsia="ko-KR"/>
        </w:rPr>
      </w:pPr>
      <w:r w:rsidRPr="005B48B9">
        <w:rPr>
          <w:b/>
          <w:bCs/>
          <w:lang w:val="en-US" w:eastAsia="ko-KR"/>
        </w:rPr>
        <w:t>Decision:</w:t>
      </w:r>
      <w:r>
        <w:rPr>
          <w:lang w:val="en-US" w:eastAsia="ko-KR"/>
        </w:rPr>
        <w:t xml:space="preserve"> The document is noted.</w:t>
      </w:r>
    </w:p>
    <w:p w14:paraId="36F8549B" w14:textId="77777777" w:rsidR="001A1F25" w:rsidRPr="0097230E" w:rsidRDefault="001A1F25" w:rsidP="001A1F25">
      <w:pPr>
        <w:rPr>
          <w:lang w:val="en-US" w:eastAsia="x-none"/>
        </w:rPr>
      </w:pPr>
    </w:p>
    <w:p w14:paraId="6FD285B6" w14:textId="56F1CDA9" w:rsidR="001A1F25" w:rsidRDefault="001B5688" w:rsidP="001A1F25">
      <w:pPr>
        <w:rPr>
          <w:b/>
          <w:bCs/>
          <w:lang w:eastAsia="x-none"/>
        </w:rPr>
      </w:pPr>
      <w:hyperlink r:id="rId2922" w:history="1">
        <w:r w:rsidR="000B5C49">
          <w:rPr>
            <w:rStyle w:val="Hyperlink"/>
            <w:b/>
            <w:bCs/>
            <w:lang w:eastAsia="x-none"/>
          </w:rPr>
          <w:t>R1-2203931</w:t>
        </w:r>
      </w:hyperlink>
      <w:r w:rsidR="001A1F25" w:rsidRPr="0097230E">
        <w:rPr>
          <w:b/>
          <w:bCs/>
          <w:lang w:eastAsia="x-none"/>
        </w:rPr>
        <w:tab/>
        <w:t>Improved GNSS operations for IoT NTN</w:t>
      </w:r>
      <w:r w:rsidR="001A1F25" w:rsidRPr="0097230E">
        <w:rPr>
          <w:b/>
          <w:bCs/>
          <w:lang w:eastAsia="x-none"/>
        </w:rPr>
        <w:tab/>
        <w:t>Samsung</w:t>
      </w:r>
    </w:p>
    <w:p w14:paraId="7A609B4A" w14:textId="77777777" w:rsidR="001A1F25" w:rsidRPr="00183282" w:rsidRDefault="001A1F25" w:rsidP="00CF6E6D">
      <w:pPr>
        <w:pStyle w:val="ListParagraph"/>
        <w:numPr>
          <w:ilvl w:val="0"/>
          <w:numId w:val="198"/>
        </w:numPr>
        <w:spacing w:after="0"/>
        <w:ind w:left="714" w:hanging="357"/>
        <w:rPr>
          <w:sz w:val="18"/>
          <w:szCs w:val="18"/>
          <w:lang w:eastAsia="ko-KR"/>
        </w:rPr>
      </w:pPr>
      <w:r w:rsidRPr="00183282">
        <w:rPr>
          <w:sz w:val="18"/>
          <w:szCs w:val="18"/>
          <w:lang w:eastAsia="ko-KR"/>
        </w:rPr>
        <w:t>Proposal 1: Triggering of a new GNSS position fix can be reduced by maintaining UL synchronization via closed loop control, e.g., closed loop TA command, and closed loop pre-compensated frequency offset command.</w:t>
      </w:r>
    </w:p>
    <w:p w14:paraId="67324F9B" w14:textId="77777777" w:rsidR="001A1F25" w:rsidRPr="00183282" w:rsidRDefault="001A1F25" w:rsidP="00CF6E6D">
      <w:pPr>
        <w:pStyle w:val="ListParagraph"/>
        <w:numPr>
          <w:ilvl w:val="0"/>
          <w:numId w:val="198"/>
        </w:numPr>
        <w:spacing w:after="0"/>
        <w:ind w:left="714" w:hanging="357"/>
        <w:rPr>
          <w:sz w:val="18"/>
          <w:szCs w:val="18"/>
          <w:lang w:eastAsia="ko-KR"/>
        </w:rPr>
      </w:pPr>
      <w:r w:rsidRPr="00183282">
        <w:rPr>
          <w:sz w:val="18"/>
          <w:szCs w:val="18"/>
          <w:lang w:eastAsia="ko-KR"/>
        </w:rPr>
        <w:t xml:space="preserve">Proposal 2: Acquiring a new GNSS position fix during a long connection time can be triggered by UE when there are UL data to transmit and the UL synchronization is lost. </w:t>
      </w:r>
    </w:p>
    <w:p w14:paraId="1024D28A" w14:textId="77777777" w:rsidR="001A1F25" w:rsidRPr="00183282" w:rsidRDefault="001A1F25" w:rsidP="00CF6E6D">
      <w:pPr>
        <w:pStyle w:val="ListParagraph"/>
        <w:numPr>
          <w:ilvl w:val="0"/>
          <w:numId w:val="198"/>
        </w:numPr>
        <w:spacing w:after="0"/>
        <w:ind w:left="714" w:hanging="357"/>
        <w:rPr>
          <w:sz w:val="18"/>
          <w:szCs w:val="18"/>
          <w:lang w:eastAsia="ko-KR"/>
        </w:rPr>
      </w:pPr>
      <w:r w:rsidRPr="00183282">
        <w:rPr>
          <w:sz w:val="18"/>
          <w:szCs w:val="18"/>
          <w:lang w:eastAsia="ko-KR"/>
        </w:rPr>
        <w:t>Proposal 3: Acquiring a new GNSS position fix during a long connection time can be triggered by eNB when there are DL data to transmit and the UL synchronization is lost.</w:t>
      </w:r>
    </w:p>
    <w:p w14:paraId="6FADBAD1" w14:textId="77777777" w:rsidR="001A1F25" w:rsidRPr="00183282" w:rsidRDefault="001A1F25" w:rsidP="00CF6E6D">
      <w:pPr>
        <w:pStyle w:val="ListParagraph"/>
        <w:numPr>
          <w:ilvl w:val="0"/>
          <w:numId w:val="198"/>
        </w:numPr>
        <w:spacing w:after="0"/>
        <w:ind w:left="714" w:hanging="357"/>
        <w:rPr>
          <w:sz w:val="18"/>
          <w:szCs w:val="18"/>
          <w:lang w:eastAsia="ko-KR"/>
        </w:rPr>
      </w:pPr>
      <w:r w:rsidRPr="00183282">
        <w:rPr>
          <w:sz w:val="18"/>
          <w:szCs w:val="18"/>
          <w:lang w:eastAsia="ko-KR"/>
        </w:rPr>
        <w:t>Proposal 4: For the case that a new GNSS position fix is triggered by eNB, a GNSS measurement window needs to be defined.</w:t>
      </w:r>
    </w:p>
    <w:p w14:paraId="76E4D716" w14:textId="77777777" w:rsidR="001A1F25" w:rsidRPr="00183282" w:rsidRDefault="001A1F25" w:rsidP="00CF6E6D">
      <w:pPr>
        <w:pStyle w:val="ListParagraph"/>
        <w:numPr>
          <w:ilvl w:val="0"/>
          <w:numId w:val="198"/>
        </w:numPr>
        <w:spacing w:after="0"/>
        <w:ind w:left="714" w:hanging="357"/>
        <w:rPr>
          <w:sz w:val="18"/>
          <w:szCs w:val="18"/>
          <w:lang w:eastAsia="ko-KR"/>
        </w:rPr>
      </w:pPr>
      <w:r w:rsidRPr="00183282">
        <w:rPr>
          <w:sz w:val="18"/>
          <w:szCs w:val="18"/>
          <w:lang w:eastAsia="ko-KR"/>
        </w:rPr>
        <w:t>Proposal 5: Following information can be reported to eNB to assist GNSS operation:</w:t>
      </w:r>
    </w:p>
    <w:p w14:paraId="441C6E3D" w14:textId="77777777" w:rsidR="001A1F25" w:rsidRPr="00183282" w:rsidRDefault="001A1F25" w:rsidP="00CF6E6D">
      <w:pPr>
        <w:pStyle w:val="ListParagraph"/>
        <w:numPr>
          <w:ilvl w:val="1"/>
          <w:numId w:val="198"/>
        </w:numPr>
        <w:spacing w:after="0"/>
        <w:rPr>
          <w:sz w:val="18"/>
          <w:szCs w:val="18"/>
          <w:lang w:eastAsia="ko-KR"/>
        </w:rPr>
      </w:pPr>
      <w:r w:rsidRPr="00183282">
        <w:rPr>
          <w:sz w:val="18"/>
          <w:szCs w:val="18"/>
          <w:lang w:eastAsia="ko-KR"/>
        </w:rPr>
        <w:t>Whether UE’s GNSS position is fixed or not;</w:t>
      </w:r>
    </w:p>
    <w:p w14:paraId="11BDEEC2" w14:textId="77777777" w:rsidR="001A1F25" w:rsidRPr="00183282" w:rsidRDefault="001A1F25" w:rsidP="00CF6E6D">
      <w:pPr>
        <w:pStyle w:val="ListParagraph"/>
        <w:numPr>
          <w:ilvl w:val="1"/>
          <w:numId w:val="198"/>
        </w:numPr>
        <w:spacing w:after="0"/>
        <w:rPr>
          <w:sz w:val="18"/>
          <w:szCs w:val="18"/>
          <w:lang w:eastAsia="ko-KR"/>
        </w:rPr>
      </w:pPr>
      <w:r w:rsidRPr="00183282">
        <w:rPr>
          <w:rFonts w:hint="eastAsia"/>
          <w:sz w:val="18"/>
          <w:szCs w:val="18"/>
          <w:lang w:eastAsia="zh-CN"/>
        </w:rPr>
        <w:t>W</w:t>
      </w:r>
      <w:r w:rsidRPr="00183282">
        <w:rPr>
          <w:sz w:val="18"/>
          <w:szCs w:val="18"/>
          <w:lang w:eastAsia="zh-CN"/>
        </w:rPr>
        <w:t>hether UE’s GNSS position is available in IoT application layer or not;</w:t>
      </w:r>
    </w:p>
    <w:p w14:paraId="3E7D3EBA" w14:textId="77777777" w:rsidR="001A1F25" w:rsidRPr="00183282" w:rsidRDefault="001A1F25" w:rsidP="00CF6E6D">
      <w:pPr>
        <w:pStyle w:val="ListParagraph"/>
        <w:numPr>
          <w:ilvl w:val="1"/>
          <w:numId w:val="198"/>
        </w:numPr>
        <w:spacing w:after="0"/>
        <w:rPr>
          <w:sz w:val="18"/>
          <w:szCs w:val="18"/>
          <w:lang w:eastAsia="ko-KR"/>
        </w:rPr>
      </w:pPr>
      <w:r w:rsidRPr="00183282">
        <w:rPr>
          <w:sz w:val="18"/>
          <w:szCs w:val="18"/>
          <w:lang w:eastAsia="zh-CN"/>
        </w:rPr>
        <w:t>UE capability on GNSS measurement, e.g., preferred length of GNSS measurement window;</w:t>
      </w:r>
    </w:p>
    <w:p w14:paraId="65DC2C87" w14:textId="77777777" w:rsidR="001A1F25" w:rsidRDefault="001A1F25" w:rsidP="001A1F25">
      <w:pPr>
        <w:rPr>
          <w:lang w:val="en-US" w:eastAsia="ko-KR"/>
        </w:rPr>
      </w:pPr>
      <w:r w:rsidRPr="005B48B9">
        <w:rPr>
          <w:b/>
          <w:bCs/>
          <w:lang w:val="en-US" w:eastAsia="ko-KR"/>
        </w:rPr>
        <w:t>Decision:</w:t>
      </w:r>
      <w:r>
        <w:rPr>
          <w:lang w:val="en-US" w:eastAsia="ko-KR"/>
        </w:rPr>
        <w:t xml:space="preserve"> The document is noted.</w:t>
      </w:r>
    </w:p>
    <w:p w14:paraId="4AA51168" w14:textId="77777777" w:rsidR="001A1F25" w:rsidRPr="0097230E" w:rsidRDefault="001A1F25" w:rsidP="001A1F25">
      <w:pPr>
        <w:rPr>
          <w:lang w:val="en-US" w:eastAsia="x-none"/>
        </w:rPr>
      </w:pPr>
    </w:p>
    <w:p w14:paraId="39999EDE" w14:textId="609C5D7E" w:rsidR="001A1F25" w:rsidRDefault="001B5688" w:rsidP="001A1F25">
      <w:pPr>
        <w:rPr>
          <w:b/>
          <w:bCs/>
          <w:lang w:eastAsia="x-none"/>
        </w:rPr>
      </w:pPr>
      <w:hyperlink r:id="rId2923" w:history="1">
        <w:r w:rsidR="000B5C49">
          <w:rPr>
            <w:rStyle w:val="Hyperlink"/>
            <w:b/>
            <w:bCs/>
            <w:lang w:eastAsia="x-none"/>
          </w:rPr>
          <w:t>R1-2205060</w:t>
        </w:r>
      </w:hyperlink>
      <w:r w:rsidR="001A1F25" w:rsidRPr="0097230E">
        <w:rPr>
          <w:b/>
          <w:bCs/>
          <w:lang w:eastAsia="x-none"/>
        </w:rPr>
        <w:tab/>
        <w:t>Improved GNSS Operations for IoT-NTN</w:t>
      </w:r>
      <w:r w:rsidR="001A1F25" w:rsidRPr="0097230E">
        <w:rPr>
          <w:b/>
          <w:bCs/>
          <w:lang w:eastAsia="x-none"/>
        </w:rPr>
        <w:tab/>
        <w:t>Qualcomm Incorporated</w:t>
      </w:r>
    </w:p>
    <w:p w14:paraId="55708D8E" w14:textId="77777777" w:rsidR="001A1F25" w:rsidRPr="003E5912" w:rsidRDefault="001A1F25" w:rsidP="00CF6E6D">
      <w:pPr>
        <w:pStyle w:val="ListParagraph"/>
        <w:numPr>
          <w:ilvl w:val="0"/>
          <w:numId w:val="199"/>
        </w:numPr>
        <w:rPr>
          <w:sz w:val="18"/>
          <w:szCs w:val="18"/>
        </w:rPr>
      </w:pPr>
      <w:r w:rsidRPr="003E5912">
        <w:rPr>
          <w:sz w:val="18"/>
          <w:szCs w:val="18"/>
        </w:rPr>
        <w:t>Proposal 1: RAN1 to consider specifying (N)PRACH-driven closed-loop time and frequency corrections, to mitigate UE power consumption on account of GNSS fixes.</w:t>
      </w:r>
    </w:p>
    <w:p w14:paraId="59F3516F" w14:textId="77777777" w:rsidR="001A1F25" w:rsidRPr="003E5912" w:rsidRDefault="001A1F25" w:rsidP="00CF6E6D">
      <w:pPr>
        <w:pStyle w:val="ListParagraph"/>
        <w:numPr>
          <w:ilvl w:val="0"/>
          <w:numId w:val="199"/>
        </w:numPr>
        <w:rPr>
          <w:sz w:val="18"/>
          <w:szCs w:val="18"/>
        </w:rPr>
      </w:pPr>
      <w:r w:rsidRPr="003E5912">
        <w:rPr>
          <w:sz w:val="18"/>
          <w:szCs w:val="18"/>
          <w:lang w:val="en-US"/>
        </w:rPr>
        <w:t xml:space="preserve">Proposal 2: </w:t>
      </w:r>
      <w:r w:rsidRPr="003E5912">
        <w:rPr>
          <w:sz w:val="18"/>
          <w:szCs w:val="18"/>
        </w:rPr>
        <w:t>RAN1 to consider specifying (at least a subset of) NPRACH resources with increased robustness to time and frequency errors, to facilitate:</w:t>
      </w:r>
    </w:p>
    <w:p w14:paraId="6687E8C9" w14:textId="77777777" w:rsidR="001A1F25" w:rsidRPr="003E5912" w:rsidRDefault="001A1F25" w:rsidP="00CF6E6D">
      <w:pPr>
        <w:pStyle w:val="ListParagraph"/>
        <w:numPr>
          <w:ilvl w:val="1"/>
          <w:numId w:val="199"/>
        </w:numPr>
        <w:rPr>
          <w:sz w:val="18"/>
          <w:szCs w:val="18"/>
        </w:rPr>
      </w:pPr>
      <w:r w:rsidRPr="003E5912">
        <w:rPr>
          <w:sz w:val="18"/>
          <w:szCs w:val="18"/>
        </w:rPr>
        <w:t>Accessing a cell from IDLE mode, while relaxing the requirement of an “immediately preceding” GNSS fix in all instances.</w:t>
      </w:r>
    </w:p>
    <w:p w14:paraId="06FA6295" w14:textId="77777777" w:rsidR="001A1F25" w:rsidRPr="003E5912" w:rsidRDefault="001A1F25" w:rsidP="00CF6E6D">
      <w:pPr>
        <w:pStyle w:val="ListParagraph"/>
        <w:numPr>
          <w:ilvl w:val="1"/>
          <w:numId w:val="199"/>
        </w:numPr>
        <w:rPr>
          <w:sz w:val="18"/>
          <w:szCs w:val="18"/>
        </w:rPr>
      </w:pPr>
      <w:r w:rsidRPr="003E5912">
        <w:rPr>
          <w:sz w:val="18"/>
          <w:szCs w:val="18"/>
        </w:rPr>
        <w:t>Closed-loop corrections (e.g., after periods of UE inactivity), thereby reducing the number of GNSS fixes required during a connection.</w:t>
      </w:r>
    </w:p>
    <w:p w14:paraId="4EA48F66" w14:textId="77777777" w:rsidR="001A1F25" w:rsidRDefault="001A1F25" w:rsidP="001A1F25">
      <w:pPr>
        <w:rPr>
          <w:lang w:val="en-US" w:eastAsia="ko-KR"/>
        </w:rPr>
      </w:pPr>
      <w:r w:rsidRPr="005B48B9">
        <w:rPr>
          <w:b/>
          <w:bCs/>
          <w:lang w:val="en-US" w:eastAsia="ko-KR"/>
        </w:rPr>
        <w:t>Decision:</w:t>
      </w:r>
      <w:r>
        <w:rPr>
          <w:lang w:val="en-US" w:eastAsia="ko-KR"/>
        </w:rPr>
        <w:t xml:space="preserve"> The document is noted.</w:t>
      </w:r>
    </w:p>
    <w:p w14:paraId="1A1E0869" w14:textId="77777777" w:rsidR="001A1F25" w:rsidRPr="0097230E" w:rsidRDefault="001A1F25" w:rsidP="001A1F25">
      <w:pPr>
        <w:rPr>
          <w:lang w:val="en-US" w:eastAsia="x-none"/>
        </w:rPr>
      </w:pPr>
    </w:p>
    <w:p w14:paraId="0D355B25" w14:textId="1F0480FF" w:rsidR="001A1F25" w:rsidRDefault="001B5688" w:rsidP="001A1F25">
      <w:pPr>
        <w:rPr>
          <w:lang w:eastAsia="x-none"/>
        </w:rPr>
      </w:pPr>
      <w:hyperlink r:id="rId2924" w:history="1">
        <w:r w:rsidR="000B5C49">
          <w:rPr>
            <w:rStyle w:val="Hyperlink"/>
            <w:lang w:eastAsia="x-none"/>
          </w:rPr>
          <w:t>R1-2203161</w:t>
        </w:r>
      </w:hyperlink>
      <w:r w:rsidR="001A1F25">
        <w:rPr>
          <w:lang w:eastAsia="x-none"/>
        </w:rPr>
        <w:tab/>
        <w:t>Discussion on improved GNSS operations for IoT NTN</w:t>
      </w:r>
      <w:r w:rsidR="001A1F25">
        <w:rPr>
          <w:lang w:eastAsia="x-none"/>
        </w:rPr>
        <w:tab/>
        <w:t>Huawei, HiSilicon</w:t>
      </w:r>
    </w:p>
    <w:p w14:paraId="52F65A5B" w14:textId="3411F40F" w:rsidR="001A1F25" w:rsidRDefault="001B5688" w:rsidP="001A1F25">
      <w:pPr>
        <w:rPr>
          <w:lang w:eastAsia="x-none"/>
        </w:rPr>
      </w:pPr>
      <w:hyperlink r:id="rId2925" w:history="1">
        <w:r w:rsidR="000B5C49">
          <w:rPr>
            <w:rStyle w:val="Hyperlink"/>
            <w:lang w:eastAsia="x-none"/>
          </w:rPr>
          <w:t>R1-2203242</w:t>
        </w:r>
      </w:hyperlink>
      <w:r w:rsidR="001A1F25">
        <w:rPr>
          <w:lang w:eastAsia="x-none"/>
        </w:rPr>
        <w:tab/>
        <w:t>Discussion on improved GNSS operation for IoT-NTN</w:t>
      </w:r>
      <w:r w:rsidR="001A1F25">
        <w:rPr>
          <w:lang w:eastAsia="x-none"/>
        </w:rPr>
        <w:tab/>
        <w:t>ZTE</w:t>
      </w:r>
    </w:p>
    <w:p w14:paraId="4FF52C93" w14:textId="29BEFA81" w:rsidR="001A1F25" w:rsidRDefault="001B5688" w:rsidP="001A1F25">
      <w:pPr>
        <w:rPr>
          <w:lang w:eastAsia="x-none"/>
        </w:rPr>
      </w:pPr>
      <w:hyperlink r:id="rId2926" w:history="1">
        <w:r w:rsidR="000B5C49">
          <w:rPr>
            <w:rStyle w:val="Hyperlink"/>
            <w:lang w:eastAsia="x-none"/>
          </w:rPr>
          <w:t>R1-2203352</w:t>
        </w:r>
      </w:hyperlink>
      <w:r w:rsidR="001A1F25">
        <w:rPr>
          <w:lang w:eastAsia="x-none"/>
        </w:rPr>
        <w:tab/>
        <w:t>Discussion on improved GNSS operations for IoT NTN</w:t>
      </w:r>
      <w:r w:rsidR="001A1F25">
        <w:rPr>
          <w:lang w:eastAsia="x-none"/>
        </w:rPr>
        <w:tab/>
        <w:t>Spreadtrum Communications</w:t>
      </w:r>
    </w:p>
    <w:p w14:paraId="0BBBE33D" w14:textId="14D576B1" w:rsidR="001A1F25" w:rsidRDefault="001B5688" w:rsidP="001A1F25">
      <w:pPr>
        <w:rPr>
          <w:lang w:eastAsia="x-none"/>
        </w:rPr>
      </w:pPr>
      <w:hyperlink r:id="rId2927" w:history="1">
        <w:r w:rsidR="000B5C49">
          <w:rPr>
            <w:rStyle w:val="Hyperlink"/>
            <w:lang w:eastAsia="x-none"/>
          </w:rPr>
          <w:t>R1-2203759</w:t>
        </w:r>
      </w:hyperlink>
      <w:r w:rsidR="001A1F25">
        <w:rPr>
          <w:lang w:eastAsia="x-none"/>
        </w:rPr>
        <w:tab/>
        <w:t>GNSS operation issues for IoT NTN</w:t>
      </w:r>
      <w:r w:rsidR="001A1F25">
        <w:rPr>
          <w:lang w:eastAsia="x-none"/>
        </w:rPr>
        <w:tab/>
        <w:t>CATT</w:t>
      </w:r>
    </w:p>
    <w:p w14:paraId="42095AD9" w14:textId="28DB7A6C" w:rsidR="001A1F25" w:rsidRDefault="001B5688" w:rsidP="001A1F25">
      <w:pPr>
        <w:rPr>
          <w:lang w:eastAsia="x-none"/>
        </w:rPr>
      </w:pPr>
      <w:hyperlink r:id="rId2928" w:history="1">
        <w:r w:rsidR="000B5C49">
          <w:rPr>
            <w:rStyle w:val="Hyperlink"/>
            <w:lang w:eastAsia="x-none"/>
          </w:rPr>
          <w:t>R1-2203806</w:t>
        </w:r>
      </w:hyperlink>
      <w:r w:rsidR="001A1F25">
        <w:rPr>
          <w:lang w:eastAsia="x-none"/>
        </w:rPr>
        <w:tab/>
        <w:t>Discussion on improved GNSS operation for IoT NTN</w:t>
      </w:r>
      <w:r w:rsidR="001A1F25">
        <w:rPr>
          <w:lang w:eastAsia="x-none"/>
        </w:rPr>
        <w:tab/>
        <w:t>xiaomi</w:t>
      </w:r>
    </w:p>
    <w:p w14:paraId="7BEF1FCE" w14:textId="12D740EB" w:rsidR="001A1F25" w:rsidRDefault="001B5688" w:rsidP="001A1F25">
      <w:pPr>
        <w:rPr>
          <w:lang w:eastAsia="x-none"/>
        </w:rPr>
      </w:pPr>
      <w:hyperlink r:id="rId2929" w:history="1">
        <w:r w:rsidR="000B5C49">
          <w:rPr>
            <w:rStyle w:val="Hyperlink"/>
            <w:lang w:eastAsia="x-none"/>
          </w:rPr>
          <w:t>R1-2203933</w:t>
        </w:r>
      </w:hyperlink>
      <w:r w:rsidR="001A1F25">
        <w:rPr>
          <w:lang w:eastAsia="x-none"/>
        </w:rPr>
        <w:tab/>
        <w:t>Improved GNSS operations for IoT NTN</w:t>
      </w:r>
      <w:r w:rsidR="001A1F25">
        <w:rPr>
          <w:lang w:eastAsia="x-none"/>
        </w:rPr>
        <w:tab/>
        <w:t>Nordic Semiconductor ASA</w:t>
      </w:r>
    </w:p>
    <w:p w14:paraId="1FA40E09" w14:textId="378AAE30" w:rsidR="001A1F25" w:rsidRDefault="001B5688" w:rsidP="001A1F25">
      <w:pPr>
        <w:rPr>
          <w:lang w:eastAsia="x-none"/>
        </w:rPr>
      </w:pPr>
      <w:hyperlink r:id="rId2930" w:history="1">
        <w:r w:rsidR="000B5C49">
          <w:rPr>
            <w:rStyle w:val="Hyperlink"/>
            <w:lang w:eastAsia="x-none"/>
          </w:rPr>
          <w:t>R1-2204013</w:t>
        </w:r>
      </w:hyperlink>
      <w:r w:rsidR="001A1F25">
        <w:rPr>
          <w:lang w:eastAsia="x-none"/>
        </w:rPr>
        <w:tab/>
        <w:t>Discussion on improved GNSS operations for IoT NTN</w:t>
      </w:r>
      <w:r w:rsidR="001A1F25">
        <w:rPr>
          <w:lang w:eastAsia="x-none"/>
        </w:rPr>
        <w:tab/>
        <w:t>OPPO</w:t>
      </w:r>
    </w:p>
    <w:p w14:paraId="73BB2DD5" w14:textId="4701A9D4" w:rsidR="001A1F25" w:rsidRDefault="001B5688" w:rsidP="001A1F25">
      <w:pPr>
        <w:rPr>
          <w:lang w:eastAsia="x-none"/>
        </w:rPr>
      </w:pPr>
      <w:hyperlink r:id="rId2931" w:history="1">
        <w:r w:rsidR="000B5C49">
          <w:rPr>
            <w:rStyle w:val="Hyperlink"/>
            <w:lang w:eastAsia="x-none"/>
          </w:rPr>
          <w:t>R1-2204269</w:t>
        </w:r>
      </w:hyperlink>
      <w:r w:rsidR="001A1F25">
        <w:rPr>
          <w:lang w:eastAsia="x-none"/>
        </w:rPr>
        <w:tab/>
        <w:t>On improved GNSS operations for IoT NTN</w:t>
      </w:r>
      <w:r w:rsidR="001A1F25">
        <w:rPr>
          <w:lang w:eastAsia="x-none"/>
        </w:rPr>
        <w:tab/>
        <w:t>Apple</w:t>
      </w:r>
    </w:p>
    <w:p w14:paraId="6EDA37EA" w14:textId="3EC12B47" w:rsidR="001A1F25" w:rsidRDefault="001B5688" w:rsidP="001A1F25">
      <w:pPr>
        <w:rPr>
          <w:lang w:eastAsia="x-none"/>
        </w:rPr>
      </w:pPr>
      <w:hyperlink r:id="rId2932" w:history="1">
        <w:r w:rsidR="000B5C49">
          <w:rPr>
            <w:rStyle w:val="Hyperlink"/>
            <w:lang w:eastAsia="x-none"/>
          </w:rPr>
          <w:t>R1-2204330</w:t>
        </w:r>
      </w:hyperlink>
      <w:r w:rsidR="001A1F25">
        <w:rPr>
          <w:lang w:eastAsia="x-none"/>
        </w:rPr>
        <w:tab/>
        <w:t>Discussion on improved GNSS operations for IoT NTN</w:t>
      </w:r>
      <w:r w:rsidR="001A1F25">
        <w:rPr>
          <w:lang w:eastAsia="x-none"/>
        </w:rPr>
        <w:tab/>
        <w:t>CMCC</w:t>
      </w:r>
    </w:p>
    <w:p w14:paraId="44A00FCF" w14:textId="6BD11459" w:rsidR="001A1F25" w:rsidRDefault="001B5688" w:rsidP="001A1F25">
      <w:pPr>
        <w:rPr>
          <w:lang w:eastAsia="x-none"/>
        </w:rPr>
      </w:pPr>
      <w:hyperlink r:id="rId2933" w:history="1">
        <w:r w:rsidR="000B5C49">
          <w:rPr>
            <w:rStyle w:val="Hyperlink"/>
            <w:lang w:eastAsia="x-none"/>
          </w:rPr>
          <w:t>R1-2204517</w:t>
        </w:r>
      </w:hyperlink>
      <w:r w:rsidR="001A1F25">
        <w:rPr>
          <w:lang w:eastAsia="x-none"/>
        </w:rPr>
        <w:tab/>
        <w:t>Improved GNSS operations for IoT NTN</w:t>
      </w:r>
      <w:r w:rsidR="001A1F25">
        <w:rPr>
          <w:lang w:eastAsia="x-none"/>
        </w:rPr>
        <w:tab/>
        <w:t>Lenovo</w:t>
      </w:r>
    </w:p>
    <w:p w14:paraId="4B8B3F28" w14:textId="6A83F3FF" w:rsidR="001A1F25" w:rsidRDefault="001B5688" w:rsidP="001A1F25">
      <w:pPr>
        <w:rPr>
          <w:lang w:eastAsia="x-none"/>
        </w:rPr>
      </w:pPr>
      <w:hyperlink r:id="rId2934" w:history="1">
        <w:r w:rsidR="000B5C49">
          <w:rPr>
            <w:rStyle w:val="Hyperlink"/>
            <w:lang w:eastAsia="x-none"/>
          </w:rPr>
          <w:t>R1-2204827</w:t>
        </w:r>
      </w:hyperlink>
      <w:r w:rsidR="001A1F25">
        <w:rPr>
          <w:lang w:eastAsia="x-none"/>
        </w:rPr>
        <w:tab/>
        <w:t>On improved GNSS operation for IoT NTN</w:t>
      </w:r>
      <w:r w:rsidR="001A1F25">
        <w:rPr>
          <w:lang w:eastAsia="x-none"/>
        </w:rPr>
        <w:tab/>
        <w:t>Ericsson Telecomunicazioni SpA</w:t>
      </w:r>
    </w:p>
    <w:p w14:paraId="3802BBE5" w14:textId="77777777" w:rsidR="001A1F25" w:rsidRDefault="001A1F25" w:rsidP="001A1F25">
      <w:pPr>
        <w:rPr>
          <w:lang w:eastAsia="x-none"/>
        </w:rPr>
      </w:pPr>
    </w:p>
    <w:p w14:paraId="5BEF1C47" w14:textId="77777777" w:rsidR="001A1F25" w:rsidRPr="00F96DAA" w:rsidRDefault="001A1F25" w:rsidP="001A1F25">
      <w:pPr>
        <w:rPr>
          <w:lang w:eastAsia="x-none"/>
        </w:rPr>
      </w:pPr>
      <w:r w:rsidRPr="00F96DAA">
        <w:rPr>
          <w:lang w:eastAsia="x-none"/>
        </w:rPr>
        <w:t>[109-e-R18-NTN-03] – Wen (MediaTek)</w:t>
      </w:r>
    </w:p>
    <w:p w14:paraId="7F1CB2B2" w14:textId="77777777" w:rsidR="001A1F25" w:rsidRPr="00F96DAA" w:rsidRDefault="001A1F25" w:rsidP="001A1F25">
      <w:pPr>
        <w:rPr>
          <w:lang w:eastAsia="x-none"/>
        </w:rPr>
      </w:pPr>
      <w:r w:rsidRPr="00F96DAA">
        <w:rPr>
          <w:lang w:eastAsia="x-none"/>
        </w:rPr>
        <w:t>Email discussion on improved GNSS operation for IoT NTN by May 20</w:t>
      </w:r>
    </w:p>
    <w:p w14:paraId="0B004DE1" w14:textId="77777777" w:rsidR="001A1F25" w:rsidRPr="00F96DAA" w:rsidRDefault="001A1F25" w:rsidP="001A1F25">
      <w:pPr>
        <w:numPr>
          <w:ilvl w:val="0"/>
          <w:numId w:val="78"/>
        </w:numPr>
        <w:rPr>
          <w:lang w:eastAsia="x-none"/>
        </w:rPr>
      </w:pPr>
      <w:r w:rsidRPr="00F96DAA">
        <w:rPr>
          <w:lang w:eastAsia="x-none"/>
        </w:rPr>
        <w:t>Check points: May 16, May 20</w:t>
      </w:r>
    </w:p>
    <w:p w14:paraId="2DDDE42C" w14:textId="1E98720A" w:rsidR="001A1F25" w:rsidRDefault="001B5688" w:rsidP="001A1F25">
      <w:pPr>
        <w:rPr>
          <w:b/>
          <w:bCs/>
          <w:lang w:eastAsia="x-none"/>
        </w:rPr>
      </w:pPr>
      <w:hyperlink r:id="rId2935" w:history="1">
        <w:r w:rsidR="000B5C49">
          <w:rPr>
            <w:rStyle w:val="Hyperlink"/>
            <w:b/>
            <w:bCs/>
            <w:lang w:eastAsia="x-none"/>
          </w:rPr>
          <w:t>R1-2205203</w:t>
        </w:r>
      </w:hyperlink>
      <w:r w:rsidR="001A1F25" w:rsidRPr="00F96DAA">
        <w:rPr>
          <w:b/>
          <w:bCs/>
          <w:lang w:eastAsia="x-none"/>
        </w:rPr>
        <w:tab/>
        <w:t>Feature lead summary#1 of AI 9.12.3 on improved GNSS operations</w:t>
      </w:r>
      <w:r w:rsidR="001A1F25" w:rsidRPr="00F96DAA">
        <w:rPr>
          <w:b/>
          <w:bCs/>
          <w:lang w:eastAsia="x-none"/>
        </w:rPr>
        <w:tab/>
        <w:t>Moderator (MediaTek)</w:t>
      </w:r>
    </w:p>
    <w:p w14:paraId="21AD8E29" w14:textId="152479A3" w:rsidR="00F96DAA" w:rsidRDefault="00F96DAA" w:rsidP="001A1F25">
      <w:pPr>
        <w:rPr>
          <w:lang w:eastAsia="x-none"/>
        </w:rPr>
      </w:pPr>
      <w:r>
        <w:rPr>
          <w:lang w:eastAsia="x-none"/>
        </w:rPr>
        <w:t>From May 19</w:t>
      </w:r>
      <w:r w:rsidRPr="00F96DAA">
        <w:rPr>
          <w:vertAlign w:val="superscript"/>
          <w:lang w:eastAsia="x-none"/>
        </w:rPr>
        <w:t>th</w:t>
      </w:r>
      <w:r>
        <w:rPr>
          <w:lang w:eastAsia="x-none"/>
        </w:rPr>
        <w:t xml:space="preserve"> GTW session</w:t>
      </w:r>
    </w:p>
    <w:p w14:paraId="5AD3E074" w14:textId="77777777" w:rsidR="00F96DAA" w:rsidRPr="00F96DAA" w:rsidRDefault="00F96DAA" w:rsidP="00F96DAA">
      <w:pPr>
        <w:rPr>
          <w:rFonts w:ascii="Times New Roman" w:hAnsi="Times New Roman"/>
          <w:bCs/>
          <w:u w:val="single"/>
        </w:rPr>
      </w:pPr>
      <w:r w:rsidRPr="00F96DAA">
        <w:rPr>
          <w:rFonts w:ascii="Times New Roman" w:hAnsi="Times New Roman"/>
          <w:u w:val="single"/>
        </w:rPr>
        <w:t>Conclusion</w:t>
      </w:r>
    </w:p>
    <w:p w14:paraId="0D56B8E8" w14:textId="77777777" w:rsidR="00F96DAA" w:rsidRPr="00F96DAA" w:rsidRDefault="00F96DAA" w:rsidP="00F96DAA">
      <w:pPr>
        <w:rPr>
          <w:rFonts w:ascii="Times New Roman" w:hAnsi="Times New Roman"/>
          <w:bCs/>
        </w:rPr>
      </w:pPr>
      <w:r w:rsidRPr="00F96DAA">
        <w:rPr>
          <w:rFonts w:ascii="Times New Roman" w:hAnsi="Times New Roman"/>
        </w:rPr>
        <w:t>IoT NTN UE</w:t>
      </w:r>
      <w:r w:rsidRPr="00F96DAA">
        <w:rPr>
          <w:rFonts w:ascii="Times New Roman" w:eastAsia="SimSun" w:hAnsi="Times New Roman"/>
          <w:bCs/>
          <w:lang w:eastAsia="zh-CN"/>
        </w:rPr>
        <w:t xml:space="preserve"> may need to re-acquire</w:t>
      </w:r>
      <w:r w:rsidRPr="00F96DAA">
        <w:rPr>
          <w:rFonts w:ascii="Times New Roman" w:hAnsi="Times New Roman"/>
        </w:rPr>
        <w:t xml:space="preserve"> a valid GNSS position fix in long connection time</w:t>
      </w:r>
      <w:r w:rsidRPr="00F96DAA">
        <w:rPr>
          <w:rFonts w:ascii="Times New Roman" w:eastAsia="SimSun" w:hAnsi="Times New Roman"/>
          <w:bCs/>
          <w:lang w:eastAsia="zh-CN"/>
        </w:rPr>
        <w:t>.</w:t>
      </w:r>
      <w:r w:rsidRPr="00F96DAA">
        <w:rPr>
          <w:rFonts w:ascii="Times New Roman" w:hAnsi="Times New Roman"/>
          <w:bCs/>
        </w:rPr>
        <w:t xml:space="preserve"> </w:t>
      </w:r>
    </w:p>
    <w:p w14:paraId="53004BEF" w14:textId="59EFBE8A" w:rsidR="00F96DAA" w:rsidRPr="00F96DAA" w:rsidRDefault="00F96DAA" w:rsidP="00CF6E6D">
      <w:pPr>
        <w:pStyle w:val="ListParagraph"/>
        <w:numPr>
          <w:ilvl w:val="0"/>
          <w:numId w:val="383"/>
        </w:numPr>
        <w:rPr>
          <w:bCs/>
        </w:rPr>
      </w:pPr>
      <w:r w:rsidRPr="00F96DAA">
        <w:rPr>
          <w:bCs/>
        </w:rPr>
        <w:t>FFS: Whether and how to update or reduce the need to update GNSS position fix in long connection time</w:t>
      </w:r>
      <w:r>
        <w:rPr>
          <w:bCs/>
        </w:rPr>
        <w:t>.</w:t>
      </w:r>
    </w:p>
    <w:p w14:paraId="0FAC4DC6" w14:textId="77777777" w:rsidR="00F96DAA" w:rsidRPr="00F96DAA" w:rsidRDefault="00F96DAA" w:rsidP="00F96DAA">
      <w:pPr>
        <w:rPr>
          <w:rFonts w:ascii="Times New Roman" w:hAnsi="Times New Roman"/>
          <w:szCs w:val="20"/>
        </w:rPr>
      </w:pPr>
      <w:r w:rsidRPr="00F96DAA">
        <w:rPr>
          <w:rFonts w:ascii="Times New Roman" w:hAnsi="Times New Roman"/>
          <w:color w:val="000000"/>
          <w:szCs w:val="20"/>
          <w:highlight w:val="green"/>
          <w:lang w:eastAsia="zh-CN"/>
        </w:rPr>
        <w:lastRenderedPageBreak/>
        <w:t>Agreement</w:t>
      </w:r>
    </w:p>
    <w:p w14:paraId="6030600C" w14:textId="1C99F8F0" w:rsidR="00F96DAA" w:rsidRPr="00F96DAA" w:rsidRDefault="00F96DAA" w:rsidP="00F96DAA">
      <w:pPr>
        <w:rPr>
          <w:rFonts w:ascii="Times New Roman" w:hAnsi="Times New Roman"/>
          <w:lang w:eastAsia="x-none"/>
        </w:rPr>
      </w:pPr>
      <w:r w:rsidRPr="00F96DAA">
        <w:rPr>
          <w:rFonts w:ascii="Times New Roman" w:hAnsi="Times New Roman"/>
          <w:lang w:eastAsia="x-none"/>
        </w:rPr>
        <w:t>Closed loop time and frequency correction, with potential enhancements, for IoT-NTN is considered to reduce the need for UE to update GNSS position fix in long connection time</w:t>
      </w:r>
      <w:r>
        <w:rPr>
          <w:rFonts w:ascii="Times New Roman" w:hAnsi="Times New Roman"/>
          <w:lang w:eastAsia="x-none"/>
        </w:rPr>
        <w:t>.</w:t>
      </w:r>
    </w:p>
    <w:p w14:paraId="3AE19243" w14:textId="77777777" w:rsidR="00F96DAA" w:rsidRPr="00F96DAA" w:rsidRDefault="00F96DAA" w:rsidP="00F96DAA">
      <w:pPr>
        <w:rPr>
          <w:rFonts w:ascii="Times New Roman" w:hAnsi="Times New Roman"/>
        </w:rPr>
      </w:pPr>
    </w:p>
    <w:p w14:paraId="7AB4EF60" w14:textId="77777777" w:rsidR="00F96DAA" w:rsidRPr="00F96DAA" w:rsidRDefault="00F96DAA" w:rsidP="00F96DAA">
      <w:pPr>
        <w:rPr>
          <w:rFonts w:ascii="Times New Roman" w:hAnsi="Times New Roman"/>
          <w:szCs w:val="20"/>
        </w:rPr>
      </w:pPr>
      <w:r w:rsidRPr="00F96DAA">
        <w:rPr>
          <w:rFonts w:ascii="Times New Roman" w:hAnsi="Times New Roman"/>
          <w:color w:val="000000"/>
          <w:szCs w:val="20"/>
          <w:highlight w:val="green"/>
          <w:lang w:eastAsia="zh-CN"/>
        </w:rPr>
        <w:t>Agreement</w:t>
      </w:r>
    </w:p>
    <w:p w14:paraId="0A502A51" w14:textId="77777777" w:rsidR="00F96DAA" w:rsidRPr="00F96DAA" w:rsidRDefault="00F96DAA" w:rsidP="00F96DAA">
      <w:pPr>
        <w:rPr>
          <w:rFonts w:ascii="Times New Roman" w:hAnsi="Times New Roman"/>
          <w:bCs/>
        </w:rPr>
      </w:pPr>
      <w:r w:rsidRPr="00F96DAA">
        <w:rPr>
          <w:rFonts w:ascii="Times New Roman" w:hAnsi="Times New Roman"/>
          <w:bCs/>
        </w:rPr>
        <w:t xml:space="preserve">At least the following options can be considered on GNSS measurement in connected for potential enhancements for improved GNSS operations: </w:t>
      </w:r>
    </w:p>
    <w:p w14:paraId="40742364" w14:textId="77777777" w:rsidR="00F96DAA" w:rsidRPr="00F96DAA" w:rsidRDefault="00F96DAA" w:rsidP="00CF6E6D">
      <w:pPr>
        <w:pStyle w:val="ListParagraph"/>
        <w:numPr>
          <w:ilvl w:val="0"/>
          <w:numId w:val="383"/>
        </w:numPr>
        <w:spacing w:after="0"/>
        <w:ind w:left="714" w:hanging="357"/>
        <w:rPr>
          <w:bCs/>
        </w:rPr>
      </w:pPr>
      <w:r w:rsidRPr="00F96DAA">
        <w:rPr>
          <w:bCs/>
        </w:rPr>
        <w:t>Option 1: UE re-acquires GNSS position fix during RLF procedure</w:t>
      </w:r>
    </w:p>
    <w:p w14:paraId="427E957C" w14:textId="5D6DAC8B" w:rsidR="00F96DAA" w:rsidRPr="00F96DAA" w:rsidRDefault="00F96DAA" w:rsidP="00CF6E6D">
      <w:pPr>
        <w:pStyle w:val="ListParagraph"/>
        <w:numPr>
          <w:ilvl w:val="0"/>
          <w:numId w:val="383"/>
        </w:numPr>
        <w:spacing w:after="0"/>
        <w:ind w:left="714" w:hanging="357"/>
        <w:rPr>
          <w:bCs/>
        </w:rPr>
      </w:pPr>
      <w:r w:rsidRPr="00F96DAA">
        <w:rPr>
          <w:bCs/>
        </w:rPr>
        <w:t>Option 2: UE re-acquires GNSS position fix with a new gap</w:t>
      </w:r>
    </w:p>
    <w:p w14:paraId="0D398DF1" w14:textId="77777777" w:rsidR="00F96DAA" w:rsidRPr="00F96DAA" w:rsidRDefault="00F96DAA" w:rsidP="00F96DAA">
      <w:pPr>
        <w:rPr>
          <w:rFonts w:ascii="Times New Roman" w:hAnsi="Times New Roman"/>
          <w:bCs/>
        </w:rPr>
      </w:pPr>
      <w:r w:rsidRPr="00F96DAA">
        <w:rPr>
          <w:rFonts w:ascii="Times New Roman" w:hAnsi="Times New Roman"/>
          <w:bCs/>
        </w:rPr>
        <w:t>Note: this does not imply that a Rel-18 IoT NTN UE is mandated to support one or both of the options.</w:t>
      </w:r>
    </w:p>
    <w:p w14:paraId="335B28A6" w14:textId="2ABACD5B" w:rsidR="00F96DAA" w:rsidRDefault="00F96DAA" w:rsidP="00F96DAA">
      <w:pPr>
        <w:rPr>
          <w:rFonts w:ascii="Times New Roman" w:hAnsi="Times New Roman"/>
          <w:lang w:eastAsia="x-none"/>
        </w:rPr>
      </w:pPr>
    </w:p>
    <w:p w14:paraId="5B64D407" w14:textId="77777777" w:rsidR="004C6B58" w:rsidRDefault="004C6B58" w:rsidP="00F96DAA">
      <w:pPr>
        <w:rPr>
          <w:rFonts w:ascii="Times New Roman" w:hAnsi="Times New Roman"/>
          <w:lang w:eastAsia="x-none"/>
        </w:rPr>
      </w:pPr>
    </w:p>
    <w:p w14:paraId="4A4F83D1" w14:textId="140DA869" w:rsidR="004C6B58" w:rsidRDefault="004C6B58" w:rsidP="004C6B58">
      <w:pPr>
        <w:rPr>
          <w:lang w:eastAsia="x-none"/>
        </w:rPr>
      </w:pPr>
      <w:r w:rsidRPr="00883253">
        <w:rPr>
          <w:b/>
          <w:bCs/>
          <w:lang w:eastAsia="x-none"/>
        </w:rPr>
        <w:t>Decision:</w:t>
      </w:r>
      <w:r>
        <w:rPr>
          <w:lang w:eastAsia="x-none"/>
        </w:rPr>
        <w:t xml:space="preserve"> As per email decision posted on May 20</w:t>
      </w:r>
      <w:r w:rsidRPr="004C6B58">
        <w:rPr>
          <w:vertAlign w:val="superscript"/>
          <w:lang w:eastAsia="x-none"/>
        </w:rPr>
        <w:t>th</w:t>
      </w:r>
      <w:r>
        <w:rPr>
          <w:lang w:eastAsia="x-none"/>
        </w:rPr>
        <w:t>,</w:t>
      </w:r>
    </w:p>
    <w:p w14:paraId="6F0C7251" w14:textId="77777777" w:rsidR="00A34F4F" w:rsidRPr="004C6B58" w:rsidRDefault="00A34F4F" w:rsidP="00A34F4F">
      <w:pPr>
        <w:rPr>
          <w:rFonts w:cs="Times"/>
          <w:bCs/>
          <w:szCs w:val="20"/>
        </w:rPr>
      </w:pPr>
      <w:r w:rsidRPr="004C6B58">
        <w:rPr>
          <w:rFonts w:cs="Times"/>
          <w:bCs/>
          <w:color w:val="000000"/>
          <w:szCs w:val="20"/>
          <w:highlight w:val="green"/>
          <w:lang w:eastAsia="zh-CN"/>
        </w:rPr>
        <w:t>Agreement</w:t>
      </w:r>
    </w:p>
    <w:p w14:paraId="4B8A847D" w14:textId="77777777" w:rsidR="00A34F4F" w:rsidRPr="0033386B" w:rsidRDefault="00A34F4F" w:rsidP="00A34F4F">
      <w:pPr>
        <w:rPr>
          <w:bCs/>
        </w:rPr>
      </w:pPr>
      <w:r w:rsidRPr="0033386B">
        <w:rPr>
          <w:bCs/>
        </w:rPr>
        <w:t xml:space="preserve">UE reports additional GNSS assistance information and further study the detailed GNSS assistance information, including e.g. GNSS position fix measurement time </w:t>
      </w:r>
    </w:p>
    <w:p w14:paraId="1C097B04" w14:textId="77777777" w:rsidR="00A34F4F" w:rsidRPr="0033386B" w:rsidRDefault="00A34F4F" w:rsidP="004C6B58">
      <w:pPr>
        <w:pStyle w:val="ListParagraph"/>
        <w:numPr>
          <w:ilvl w:val="0"/>
          <w:numId w:val="601"/>
        </w:numPr>
      </w:pPr>
      <w:r w:rsidRPr="0033386B">
        <w:t>Note: Since RAN1 agreed that GNSS validity duration is reported by UE in Rel-17, it is already included in GNSS assistance information.</w:t>
      </w:r>
    </w:p>
    <w:p w14:paraId="3222F8E6" w14:textId="77777777" w:rsidR="00A34F4F" w:rsidRPr="004C6B58" w:rsidRDefault="00A34F4F" w:rsidP="00A34F4F">
      <w:pPr>
        <w:rPr>
          <w:rFonts w:cs="Times"/>
          <w:bCs/>
          <w:szCs w:val="20"/>
        </w:rPr>
      </w:pPr>
      <w:r w:rsidRPr="004C6B58">
        <w:rPr>
          <w:rFonts w:cs="Times"/>
          <w:bCs/>
          <w:color w:val="000000"/>
          <w:szCs w:val="20"/>
          <w:highlight w:val="green"/>
          <w:lang w:eastAsia="zh-CN"/>
        </w:rPr>
        <w:t>Agreement</w:t>
      </w:r>
    </w:p>
    <w:p w14:paraId="02B36354" w14:textId="77777777" w:rsidR="00A34F4F" w:rsidRPr="0033386B" w:rsidRDefault="00A34F4F" w:rsidP="00A34F4F">
      <w:pPr>
        <w:rPr>
          <w:bCs/>
        </w:rPr>
      </w:pPr>
      <w:r w:rsidRPr="0033386B">
        <w:rPr>
          <w:bCs/>
        </w:rPr>
        <w:t>Further study on whether there is a need for potential enhancements on the following for long connection time</w:t>
      </w:r>
    </w:p>
    <w:p w14:paraId="36F643D7" w14:textId="77777777" w:rsidR="00A34F4F" w:rsidRPr="0033386B" w:rsidRDefault="00A34F4F" w:rsidP="004C6B58">
      <w:pPr>
        <w:pStyle w:val="ListParagraph"/>
        <w:numPr>
          <w:ilvl w:val="0"/>
          <w:numId w:val="601"/>
        </w:numPr>
      </w:pPr>
      <w:r w:rsidRPr="0033386B">
        <w:t>UE triggered GNSS measurement.</w:t>
      </w:r>
    </w:p>
    <w:p w14:paraId="20955D09" w14:textId="77777777" w:rsidR="00A34F4F" w:rsidRPr="0033386B" w:rsidRDefault="00A34F4F" w:rsidP="004C6B58">
      <w:pPr>
        <w:pStyle w:val="ListParagraph"/>
        <w:numPr>
          <w:ilvl w:val="0"/>
          <w:numId w:val="601"/>
        </w:numPr>
      </w:pPr>
      <w:r w:rsidRPr="0033386B">
        <w:t xml:space="preserve">Network triggered GNSS measurement. </w:t>
      </w:r>
    </w:p>
    <w:p w14:paraId="4CC02BB6" w14:textId="462704AF" w:rsidR="00A34F4F" w:rsidRDefault="00A34F4F" w:rsidP="00F96DAA">
      <w:pPr>
        <w:rPr>
          <w:rFonts w:ascii="Times New Roman" w:hAnsi="Times New Roman"/>
          <w:lang w:eastAsia="x-none"/>
        </w:rPr>
      </w:pPr>
    </w:p>
    <w:p w14:paraId="61EB75E1" w14:textId="03535BE4" w:rsidR="004C6B58" w:rsidRPr="006C6AF2" w:rsidRDefault="006C6AF2" w:rsidP="00F96DAA">
      <w:pPr>
        <w:rPr>
          <w:lang w:eastAsia="x-none"/>
        </w:rPr>
      </w:pPr>
      <w:r>
        <w:rPr>
          <w:lang w:eastAsia="x-none"/>
        </w:rPr>
        <w:t xml:space="preserve">Final summary in </w:t>
      </w:r>
      <w:hyperlink r:id="rId2936" w:history="1">
        <w:r w:rsidR="000B5C49">
          <w:rPr>
            <w:rStyle w:val="Hyperlink"/>
            <w:lang w:eastAsia="x-none"/>
          </w:rPr>
          <w:t>R1-2205553</w:t>
        </w:r>
      </w:hyperlink>
      <w:r>
        <w:rPr>
          <w:lang w:eastAsia="x-none"/>
        </w:rPr>
        <w:t>.</w:t>
      </w:r>
    </w:p>
    <w:p w14:paraId="34872F7F" w14:textId="77777777" w:rsidR="001A1F25" w:rsidRDefault="001A1F25" w:rsidP="001A1F25">
      <w:pPr>
        <w:pStyle w:val="Heading3"/>
      </w:pPr>
      <w:bookmarkStart w:id="415" w:name="_Toc101357110"/>
      <w:bookmarkStart w:id="416" w:name="_Toc105521448"/>
      <w:r w:rsidRPr="003B3DC0">
        <w:t>Other</w:t>
      </w:r>
      <w:bookmarkEnd w:id="415"/>
      <w:bookmarkEnd w:id="416"/>
    </w:p>
    <w:p w14:paraId="4135E7DD" w14:textId="6EE80E8F" w:rsidR="001A1F25" w:rsidRDefault="001B5688" w:rsidP="001A1F25">
      <w:pPr>
        <w:rPr>
          <w:lang w:eastAsia="x-none"/>
        </w:rPr>
      </w:pPr>
      <w:hyperlink r:id="rId2937" w:history="1">
        <w:r w:rsidR="000B5C49">
          <w:rPr>
            <w:rStyle w:val="Hyperlink"/>
            <w:lang w:eastAsia="x-none"/>
          </w:rPr>
          <w:t>R1-2203243</w:t>
        </w:r>
      </w:hyperlink>
      <w:r w:rsidR="001A1F25">
        <w:rPr>
          <w:lang w:eastAsia="x-none"/>
        </w:rPr>
        <w:tab/>
        <w:t>Discussion on other issues for Rel-18 NTN</w:t>
      </w:r>
      <w:r w:rsidR="001A1F25">
        <w:rPr>
          <w:lang w:eastAsia="x-none"/>
        </w:rPr>
        <w:tab/>
        <w:t>ZTE</w:t>
      </w:r>
    </w:p>
    <w:p w14:paraId="4C0CE320" w14:textId="0EE387C1" w:rsidR="001A1F25" w:rsidRDefault="001B5688" w:rsidP="001A1F25">
      <w:pPr>
        <w:rPr>
          <w:lang w:eastAsia="x-none"/>
        </w:rPr>
      </w:pPr>
      <w:hyperlink r:id="rId2938" w:history="1">
        <w:r w:rsidR="000B5C49">
          <w:rPr>
            <w:rStyle w:val="Hyperlink"/>
            <w:lang w:eastAsia="x-none"/>
          </w:rPr>
          <w:t>R1-2203589</w:t>
        </w:r>
      </w:hyperlink>
      <w:r w:rsidR="001A1F25">
        <w:rPr>
          <w:lang w:eastAsia="x-none"/>
        </w:rPr>
        <w:tab/>
        <w:t>Other issues for NR NTN enhancements</w:t>
      </w:r>
      <w:r w:rsidR="001A1F25">
        <w:rPr>
          <w:lang w:eastAsia="x-none"/>
        </w:rPr>
        <w:tab/>
        <w:t>vivo</w:t>
      </w:r>
    </w:p>
    <w:p w14:paraId="2572144C" w14:textId="0FDBDB18" w:rsidR="001A1F25" w:rsidRDefault="001B5688" w:rsidP="001A1F25">
      <w:pPr>
        <w:rPr>
          <w:lang w:eastAsia="x-none"/>
        </w:rPr>
      </w:pPr>
      <w:hyperlink r:id="rId2939" w:history="1">
        <w:r w:rsidR="000B5C49">
          <w:rPr>
            <w:rStyle w:val="Hyperlink"/>
            <w:lang w:eastAsia="x-none"/>
          </w:rPr>
          <w:t>R1-2203760</w:t>
        </w:r>
      </w:hyperlink>
      <w:r w:rsidR="001A1F25">
        <w:rPr>
          <w:lang w:eastAsia="x-none"/>
        </w:rPr>
        <w:tab/>
        <w:t>Others issues for NR NTN</w:t>
      </w:r>
      <w:r w:rsidR="001A1F25">
        <w:rPr>
          <w:lang w:eastAsia="x-none"/>
        </w:rPr>
        <w:tab/>
        <w:t>CATT</w:t>
      </w:r>
    </w:p>
    <w:p w14:paraId="24818100" w14:textId="46DA1E46" w:rsidR="001A1F25" w:rsidRDefault="001B5688" w:rsidP="001A1F25">
      <w:pPr>
        <w:rPr>
          <w:lang w:eastAsia="x-none"/>
        </w:rPr>
      </w:pPr>
      <w:hyperlink r:id="rId2940" w:history="1">
        <w:r w:rsidR="000B5C49">
          <w:rPr>
            <w:rStyle w:val="Hyperlink"/>
            <w:lang w:eastAsia="x-none"/>
          </w:rPr>
          <w:t>R1-2203845</w:t>
        </w:r>
      </w:hyperlink>
      <w:r w:rsidR="001A1F25">
        <w:rPr>
          <w:lang w:eastAsia="x-none"/>
        </w:rPr>
        <w:tab/>
        <w:t>Other aspects related to NTN operation for Rel-18</w:t>
      </w:r>
      <w:r w:rsidR="001A1F25">
        <w:rPr>
          <w:lang w:eastAsia="x-none"/>
        </w:rPr>
        <w:tab/>
        <w:t>Nokia, Nokia Shanghai Bell</w:t>
      </w:r>
    </w:p>
    <w:p w14:paraId="173EAB3A" w14:textId="23EB54A6" w:rsidR="001A1F25" w:rsidRDefault="001B5688" w:rsidP="001A1F25">
      <w:pPr>
        <w:rPr>
          <w:lang w:eastAsia="x-none"/>
        </w:rPr>
      </w:pPr>
      <w:hyperlink r:id="rId2941" w:history="1">
        <w:r w:rsidR="000B5C49">
          <w:rPr>
            <w:rStyle w:val="Hyperlink"/>
            <w:lang w:eastAsia="x-none"/>
          </w:rPr>
          <w:t>R1-2203932</w:t>
        </w:r>
      </w:hyperlink>
      <w:r w:rsidR="001A1F25">
        <w:rPr>
          <w:lang w:eastAsia="x-none"/>
        </w:rPr>
        <w:tab/>
        <w:t>On TA control enhancement for NTN</w:t>
      </w:r>
      <w:r w:rsidR="001A1F25">
        <w:rPr>
          <w:lang w:eastAsia="x-none"/>
        </w:rPr>
        <w:tab/>
        <w:t>Samsung</w:t>
      </w:r>
    </w:p>
    <w:p w14:paraId="5A3B9BD2" w14:textId="4954F429" w:rsidR="001A1F25" w:rsidRDefault="001B5688" w:rsidP="001A1F25">
      <w:pPr>
        <w:rPr>
          <w:lang w:eastAsia="x-none"/>
        </w:rPr>
      </w:pPr>
      <w:hyperlink r:id="rId2942" w:history="1">
        <w:r w:rsidR="000B5C49">
          <w:rPr>
            <w:rStyle w:val="Hyperlink"/>
            <w:lang w:eastAsia="x-none"/>
          </w:rPr>
          <w:t>R1-2203938</w:t>
        </w:r>
      </w:hyperlink>
      <w:r w:rsidR="001A1F25">
        <w:rPr>
          <w:lang w:eastAsia="x-none"/>
        </w:rPr>
        <w:tab/>
        <w:t>Discussions on NR and IoT NTN</w:t>
      </w:r>
      <w:r w:rsidR="001A1F25">
        <w:rPr>
          <w:lang w:eastAsia="x-none"/>
        </w:rPr>
        <w:tab/>
        <w:t>NEC</w:t>
      </w:r>
    </w:p>
    <w:p w14:paraId="3BD5B9A1" w14:textId="43454E3D" w:rsidR="001A1F25" w:rsidRDefault="001B5688" w:rsidP="001A1F25">
      <w:pPr>
        <w:rPr>
          <w:lang w:eastAsia="x-none"/>
        </w:rPr>
      </w:pPr>
      <w:hyperlink r:id="rId2943" w:history="1">
        <w:r w:rsidR="000B5C49">
          <w:rPr>
            <w:rStyle w:val="Hyperlink"/>
            <w:lang w:eastAsia="x-none"/>
          </w:rPr>
          <w:t>R1-2204672</w:t>
        </w:r>
      </w:hyperlink>
      <w:r w:rsidR="001A1F25">
        <w:rPr>
          <w:lang w:eastAsia="x-none"/>
        </w:rPr>
        <w:tab/>
        <w:t>On other aspects of NTN enhancements</w:t>
      </w:r>
      <w:r w:rsidR="001A1F25">
        <w:rPr>
          <w:lang w:eastAsia="x-none"/>
        </w:rPr>
        <w:tab/>
        <w:t>Ericsson</w:t>
      </w:r>
    </w:p>
    <w:p w14:paraId="113F3660" w14:textId="1D24A93B" w:rsidR="001A1F25" w:rsidRPr="00E67062" w:rsidRDefault="001B5688" w:rsidP="001A1F25">
      <w:pPr>
        <w:rPr>
          <w:lang w:eastAsia="x-none"/>
        </w:rPr>
      </w:pPr>
      <w:hyperlink r:id="rId2944" w:history="1">
        <w:r w:rsidR="000B5C49">
          <w:rPr>
            <w:rStyle w:val="Hyperlink"/>
            <w:lang w:eastAsia="x-none"/>
          </w:rPr>
          <w:t>R1-2204915</w:t>
        </w:r>
      </w:hyperlink>
      <w:r w:rsidR="001A1F25">
        <w:rPr>
          <w:lang w:eastAsia="x-none"/>
        </w:rPr>
        <w:tab/>
        <w:t>Further simulation results on coverage enhancement</w:t>
      </w:r>
      <w:r w:rsidR="001A1F25">
        <w:rPr>
          <w:lang w:eastAsia="x-none"/>
        </w:rPr>
        <w:tab/>
        <w:t>Huawei, HiSilicon</w:t>
      </w:r>
    </w:p>
    <w:p w14:paraId="18991B2D" w14:textId="77777777" w:rsidR="008F4B8C" w:rsidRPr="00282066" w:rsidRDefault="008F4B8C" w:rsidP="00347CBA">
      <w:pPr>
        <w:pStyle w:val="Heading2"/>
      </w:pPr>
      <w:bookmarkStart w:id="417" w:name="_Toc101357111"/>
      <w:bookmarkStart w:id="418" w:name="_Toc105521449"/>
      <w:bookmarkEnd w:id="406"/>
      <w:r w:rsidRPr="00282066">
        <w:t>Further NR mobility enhancements</w:t>
      </w:r>
      <w:bookmarkEnd w:id="417"/>
      <w:bookmarkEnd w:id="418"/>
    </w:p>
    <w:p w14:paraId="44B4477E" w14:textId="77777777" w:rsidR="008F4B8C" w:rsidRPr="00347CBA" w:rsidRDefault="008F4B8C" w:rsidP="008F4B8C">
      <w:pPr>
        <w:rPr>
          <w:i/>
          <w:iCs/>
        </w:rPr>
      </w:pPr>
      <w:r w:rsidRPr="00347CBA">
        <w:rPr>
          <w:i/>
          <w:iCs/>
        </w:rPr>
        <w:t xml:space="preserve">Please refer to </w:t>
      </w:r>
      <w:hyperlink r:id="rId2945" w:history="1">
        <w:r w:rsidRPr="00347CBA">
          <w:rPr>
            <w:rStyle w:val="Hyperlink"/>
            <w:i/>
            <w:iCs/>
            <w:color w:val="auto"/>
          </w:rPr>
          <w:t>RP-213565</w:t>
        </w:r>
      </w:hyperlink>
      <w:r w:rsidRPr="00347CBA">
        <w:rPr>
          <w:i/>
          <w:iCs/>
        </w:rPr>
        <w:t xml:space="preserve"> for detailed scope of the WI on further NR mobility enhancements. </w:t>
      </w:r>
    </w:p>
    <w:p w14:paraId="532784D0" w14:textId="7E87EC6E" w:rsidR="008F4B8C" w:rsidRPr="00347CBA" w:rsidRDefault="008F4B8C" w:rsidP="008F4B8C">
      <w:pPr>
        <w:rPr>
          <w:iCs/>
          <w:lang w:eastAsia="x-none"/>
        </w:rPr>
      </w:pPr>
      <w:r w:rsidRPr="00347CBA">
        <w:rPr>
          <w:iCs/>
          <w:lang w:eastAsia="x-none"/>
        </w:rPr>
        <w:t>This agenda item w</w:t>
      </w:r>
      <w:r w:rsidR="00347CBA">
        <w:rPr>
          <w:iCs/>
          <w:lang w:eastAsia="x-none"/>
        </w:rPr>
        <w:t>as</w:t>
      </w:r>
      <w:r w:rsidRPr="00347CBA">
        <w:rPr>
          <w:iCs/>
          <w:lang w:eastAsia="x-none"/>
        </w:rPr>
        <w:t xml:space="preserve"> not treated in RAN1#109-e.</w:t>
      </w:r>
    </w:p>
    <w:p w14:paraId="71EE9A98" w14:textId="77777777" w:rsidR="008F4B8C" w:rsidRPr="0069360C" w:rsidRDefault="008F4B8C" w:rsidP="00347CBA">
      <w:pPr>
        <w:pStyle w:val="Heading2"/>
      </w:pPr>
      <w:bookmarkStart w:id="419" w:name="_Toc101357115"/>
      <w:bookmarkStart w:id="420" w:name="_Toc105521450"/>
      <w:r w:rsidRPr="0069360C">
        <w:t>Study on low-power wake-up signal and receiver for NR</w:t>
      </w:r>
      <w:bookmarkEnd w:id="419"/>
      <w:bookmarkEnd w:id="420"/>
    </w:p>
    <w:p w14:paraId="69ADB9DE" w14:textId="77777777" w:rsidR="008F4B8C" w:rsidRPr="00347CBA" w:rsidRDefault="008F4B8C" w:rsidP="008F4B8C">
      <w:pPr>
        <w:rPr>
          <w:i/>
          <w:iCs/>
        </w:rPr>
      </w:pPr>
      <w:r w:rsidRPr="00347CBA">
        <w:rPr>
          <w:i/>
          <w:iCs/>
        </w:rPr>
        <w:t xml:space="preserve">Please refer to </w:t>
      </w:r>
      <w:hyperlink r:id="rId2946" w:history="1">
        <w:r w:rsidRPr="00347CBA">
          <w:rPr>
            <w:rStyle w:val="Hyperlink"/>
            <w:i/>
            <w:iCs/>
            <w:color w:val="auto"/>
          </w:rPr>
          <w:t>RP-213645</w:t>
        </w:r>
      </w:hyperlink>
      <w:r w:rsidRPr="00347CBA">
        <w:rPr>
          <w:i/>
          <w:iCs/>
        </w:rPr>
        <w:t xml:space="preserve"> for detailed scope of the SI on low power WUS and receiver for NR. </w:t>
      </w:r>
    </w:p>
    <w:p w14:paraId="185C9515" w14:textId="77777777" w:rsidR="00347CBA" w:rsidRPr="00347CBA" w:rsidRDefault="00347CBA" w:rsidP="00347CBA">
      <w:bookmarkStart w:id="421" w:name="_Toc101357116"/>
      <w:r w:rsidRPr="00347CBA">
        <w:t>This agenda item was not treated in RAN1#109-e.</w:t>
      </w:r>
    </w:p>
    <w:p w14:paraId="4ED1DAD1" w14:textId="77777777" w:rsidR="008F4B8C" w:rsidRPr="00347CBA" w:rsidRDefault="008F4B8C" w:rsidP="00347CBA">
      <w:pPr>
        <w:pStyle w:val="Heading2"/>
      </w:pPr>
      <w:bookmarkStart w:id="422" w:name="_Toc101357120"/>
      <w:bookmarkStart w:id="423" w:name="_Toc105521451"/>
      <w:bookmarkEnd w:id="421"/>
      <w:r w:rsidRPr="00347CBA">
        <w:t>Further NR coverage enhancements</w:t>
      </w:r>
      <w:bookmarkEnd w:id="422"/>
      <w:bookmarkEnd w:id="423"/>
    </w:p>
    <w:p w14:paraId="63C46927" w14:textId="77777777" w:rsidR="008F4B8C" w:rsidRPr="00347CBA" w:rsidRDefault="008F4B8C" w:rsidP="008F4B8C">
      <w:pPr>
        <w:rPr>
          <w:i/>
          <w:iCs/>
        </w:rPr>
      </w:pPr>
      <w:r w:rsidRPr="00347CBA">
        <w:rPr>
          <w:i/>
          <w:iCs/>
        </w:rPr>
        <w:t xml:space="preserve">Please refer to </w:t>
      </w:r>
      <w:hyperlink r:id="rId2947" w:history="1">
        <w:r w:rsidRPr="00347CBA">
          <w:rPr>
            <w:rStyle w:val="Hyperlink"/>
            <w:i/>
            <w:iCs/>
            <w:color w:val="auto"/>
          </w:rPr>
          <w:t>RP-220937</w:t>
        </w:r>
      </w:hyperlink>
      <w:r w:rsidRPr="00347CBA">
        <w:rPr>
          <w:i/>
          <w:iCs/>
        </w:rPr>
        <w:t xml:space="preserve"> for detailed scope of the WI on further NR coverage enhancements. </w:t>
      </w:r>
    </w:p>
    <w:p w14:paraId="27ECFF93" w14:textId="77777777" w:rsidR="00347CBA" w:rsidRPr="00347CBA" w:rsidRDefault="00347CBA" w:rsidP="00347CBA">
      <w:bookmarkStart w:id="424" w:name="_Toc101357125"/>
      <w:r w:rsidRPr="00347CBA">
        <w:t>This agenda item was not treated in RAN1#109-e.</w:t>
      </w:r>
    </w:p>
    <w:p w14:paraId="596AD135" w14:textId="77777777" w:rsidR="008F4B8C" w:rsidRPr="00347CBA" w:rsidRDefault="008F4B8C" w:rsidP="00347CBA">
      <w:pPr>
        <w:pStyle w:val="Heading2"/>
      </w:pPr>
      <w:bookmarkStart w:id="425" w:name="_Toc105521452"/>
      <w:r w:rsidRPr="00347CBA">
        <w:t>NR support for UAV (Uncrewed Aerial Vehicles)</w:t>
      </w:r>
      <w:bookmarkEnd w:id="424"/>
      <w:bookmarkEnd w:id="425"/>
    </w:p>
    <w:p w14:paraId="71E8D5C3" w14:textId="77777777" w:rsidR="008F4B8C" w:rsidRPr="00347CBA" w:rsidRDefault="008F4B8C" w:rsidP="008F4B8C">
      <w:pPr>
        <w:rPr>
          <w:i/>
          <w:iCs/>
        </w:rPr>
      </w:pPr>
      <w:r w:rsidRPr="00347CBA">
        <w:rPr>
          <w:i/>
          <w:iCs/>
        </w:rPr>
        <w:t xml:space="preserve">Please refer to </w:t>
      </w:r>
      <w:hyperlink r:id="rId2948" w:history="1">
        <w:r w:rsidRPr="00347CBA">
          <w:rPr>
            <w:rStyle w:val="Hyperlink"/>
            <w:i/>
            <w:iCs/>
            <w:color w:val="auto"/>
          </w:rPr>
          <w:t>RP-213600</w:t>
        </w:r>
      </w:hyperlink>
      <w:r w:rsidRPr="00347CBA">
        <w:rPr>
          <w:i/>
          <w:iCs/>
        </w:rPr>
        <w:t xml:space="preserve"> for detailed scope of the WI on NR support for UAV. </w:t>
      </w:r>
    </w:p>
    <w:p w14:paraId="20F15D9E" w14:textId="77777777" w:rsidR="00347CBA" w:rsidRPr="00347CBA" w:rsidRDefault="00347CBA" w:rsidP="00347CBA">
      <w:bookmarkStart w:id="426" w:name="_Toc101357128"/>
      <w:r w:rsidRPr="00347CBA">
        <w:t>This agenda item was not treated in RAN1#109-e.</w:t>
      </w:r>
    </w:p>
    <w:p w14:paraId="2DBE3C59" w14:textId="77777777" w:rsidR="008F4B8C" w:rsidRPr="00347CBA" w:rsidRDefault="008F4B8C" w:rsidP="00347CBA">
      <w:pPr>
        <w:pStyle w:val="Heading2"/>
      </w:pPr>
      <w:bookmarkStart w:id="427" w:name="_Toc105521453"/>
      <w:r w:rsidRPr="00347CBA">
        <w:t>NR support for dedicated spectrum less than 5MHz for FR1</w:t>
      </w:r>
      <w:bookmarkEnd w:id="426"/>
      <w:bookmarkEnd w:id="427"/>
    </w:p>
    <w:p w14:paraId="761DE251" w14:textId="77777777" w:rsidR="008F4B8C" w:rsidRPr="00347CBA" w:rsidRDefault="008F4B8C" w:rsidP="008F4B8C">
      <w:pPr>
        <w:rPr>
          <w:i/>
          <w:iCs/>
        </w:rPr>
      </w:pPr>
      <w:r w:rsidRPr="00347CBA">
        <w:rPr>
          <w:i/>
          <w:iCs/>
        </w:rPr>
        <w:t xml:space="preserve">Please refer to </w:t>
      </w:r>
      <w:hyperlink r:id="rId2949" w:history="1">
        <w:r w:rsidRPr="00347CBA">
          <w:rPr>
            <w:rStyle w:val="Hyperlink"/>
            <w:i/>
            <w:iCs/>
            <w:color w:val="auto"/>
          </w:rPr>
          <w:t>RP-213603</w:t>
        </w:r>
      </w:hyperlink>
      <w:r w:rsidRPr="00347CBA">
        <w:rPr>
          <w:i/>
          <w:iCs/>
        </w:rPr>
        <w:t xml:space="preserve"> for detailed scope of the WI on NR support for dedicated spectrum less than 5MHz for FR1. </w:t>
      </w:r>
    </w:p>
    <w:p w14:paraId="2C53D61D" w14:textId="77777777" w:rsidR="00347CBA" w:rsidRPr="00347CBA" w:rsidRDefault="00347CBA" w:rsidP="00347CBA">
      <w:bookmarkStart w:id="428" w:name="_Toc101357131"/>
      <w:r w:rsidRPr="00347CBA">
        <w:t>This agenda item was not treated in RAN1#109-e.</w:t>
      </w:r>
    </w:p>
    <w:p w14:paraId="5A4BEE14" w14:textId="71758A95" w:rsidR="008F4B8C" w:rsidRDefault="008F4B8C" w:rsidP="00347CBA">
      <w:pPr>
        <w:pStyle w:val="Heading2"/>
      </w:pPr>
      <w:bookmarkStart w:id="429" w:name="_Toc105521454"/>
      <w:r w:rsidRPr="00347CBA">
        <w:t>Other</w:t>
      </w:r>
      <w:bookmarkEnd w:id="428"/>
      <w:bookmarkEnd w:id="429"/>
    </w:p>
    <w:p w14:paraId="45525CDB" w14:textId="150C9BFE" w:rsidR="00347CBA" w:rsidRPr="00347CBA" w:rsidRDefault="00347CBA" w:rsidP="00347CBA">
      <w:r>
        <w:t>None.</w:t>
      </w:r>
    </w:p>
    <w:p w14:paraId="141E80D3" w14:textId="1643BDDA" w:rsidR="008F4B8C" w:rsidRPr="00936DF7" w:rsidRDefault="008F4B8C" w:rsidP="00FF25B0">
      <w:pPr>
        <w:pStyle w:val="Heading1"/>
      </w:pPr>
      <w:bookmarkStart w:id="430" w:name="_Toc101357132"/>
      <w:bookmarkStart w:id="431" w:name="_Toc105521455"/>
      <w:r w:rsidRPr="0052548E">
        <w:lastRenderedPageBreak/>
        <w:t>Closing of the meeting</w:t>
      </w:r>
      <w:bookmarkEnd w:id="430"/>
      <w:bookmarkEnd w:id="431"/>
    </w:p>
    <w:p w14:paraId="24D134FB" w14:textId="7BDA6ECF" w:rsidR="00A2145B" w:rsidRPr="00A95C10" w:rsidRDefault="00A2145B" w:rsidP="00A2145B">
      <w:pPr>
        <w:rPr>
          <w:kern w:val="2"/>
        </w:rPr>
      </w:pPr>
      <w:r w:rsidRPr="00144B66">
        <w:rPr>
          <w:rFonts w:eastAsia="MS Mincho"/>
          <w:szCs w:val="20"/>
        </w:rPr>
        <w:t>Meeting was</w:t>
      </w:r>
      <w:r w:rsidRPr="00144B66">
        <w:rPr>
          <w:rFonts w:ascii="Times New Roman" w:eastAsia="SimSun" w:hAnsi="Times New Roman"/>
          <w:kern w:val="2"/>
          <w:szCs w:val="20"/>
        </w:rPr>
        <w:t xml:space="preserve"> officially </w:t>
      </w:r>
      <w:r w:rsidRPr="00144B66">
        <w:rPr>
          <w:rFonts w:eastAsia="MS Mincho"/>
          <w:szCs w:val="20"/>
        </w:rPr>
        <w:t>closed on Ma</w:t>
      </w:r>
      <w:r>
        <w:rPr>
          <w:rFonts w:eastAsia="MS Mincho"/>
          <w:szCs w:val="20"/>
        </w:rPr>
        <w:t>y 20</w:t>
      </w:r>
      <w:r w:rsidRPr="00A2145B">
        <w:rPr>
          <w:rFonts w:eastAsia="MS Mincho"/>
          <w:szCs w:val="20"/>
          <w:vertAlign w:val="superscript"/>
        </w:rPr>
        <w:t>th</w:t>
      </w:r>
      <w:r>
        <w:rPr>
          <w:rFonts w:eastAsia="MS Mincho"/>
          <w:szCs w:val="20"/>
        </w:rPr>
        <w:t xml:space="preserve"> </w:t>
      </w:r>
      <w:r w:rsidRPr="00144B66">
        <w:rPr>
          <w:rFonts w:eastAsia="MS Mincho"/>
          <w:szCs w:val="20"/>
        </w:rPr>
        <w:t>17:0</w:t>
      </w:r>
      <w:r>
        <w:rPr>
          <w:rFonts w:eastAsia="MS Mincho"/>
          <w:szCs w:val="20"/>
        </w:rPr>
        <w:t>0</w:t>
      </w:r>
      <w:r w:rsidRPr="00144B66">
        <w:rPr>
          <w:rFonts w:eastAsia="MS Mincho"/>
          <w:szCs w:val="20"/>
        </w:rPr>
        <w:t xml:space="preserve"> UTC (excluding post email discussions on </w:t>
      </w:r>
      <w:r>
        <w:rPr>
          <w:rFonts w:eastAsia="MS Mincho"/>
          <w:szCs w:val="20"/>
        </w:rPr>
        <w:t>evaluation results templates for redcap and DSS</w:t>
      </w:r>
      <w:r w:rsidRPr="00144B66">
        <w:rPr>
          <w:rFonts w:eastAsia="MS Mincho"/>
          <w:szCs w:val="20"/>
        </w:rPr>
        <w:t>).</w:t>
      </w:r>
    </w:p>
    <w:p w14:paraId="08EA4393" w14:textId="77777777" w:rsidR="00A2145B" w:rsidRDefault="00A2145B" w:rsidP="00A2145B">
      <w:pPr>
        <w:rPr>
          <w:rFonts w:eastAsia="MS Mincho"/>
          <w:szCs w:val="20"/>
        </w:rPr>
      </w:pPr>
    </w:p>
    <w:p w14:paraId="7140CEE7" w14:textId="77777777" w:rsidR="008F4B8C" w:rsidRDefault="008F4B8C" w:rsidP="008F4B8C"/>
    <w:p w14:paraId="0F05D84E" w14:textId="77777777" w:rsidR="00144B66" w:rsidRDefault="00144B66" w:rsidP="00D92DF7">
      <w:pPr>
        <w:rPr>
          <w:rFonts w:eastAsia="MS Mincho"/>
          <w:szCs w:val="20"/>
        </w:rPr>
      </w:pPr>
    </w:p>
    <w:p w14:paraId="24CBA290" w14:textId="77777777" w:rsidR="00F701E1" w:rsidRPr="00BA48F8" w:rsidRDefault="00F701E1" w:rsidP="00D92DF7">
      <w:pPr>
        <w:rPr>
          <w:rFonts w:eastAsia="MS Mincho"/>
          <w:szCs w:val="20"/>
        </w:rPr>
      </w:pPr>
    </w:p>
    <w:p w14:paraId="1A527666" w14:textId="1FBE7F51" w:rsidR="000C3D87" w:rsidRPr="000B1042" w:rsidRDefault="000C3D87" w:rsidP="009643F7">
      <w:pPr>
        <w:rPr>
          <w:rFonts w:ascii="Times New Roman" w:eastAsia="MS Mincho" w:hAnsi="Times New Roman"/>
          <w:szCs w:val="20"/>
        </w:rPr>
        <w:sectPr w:rsidR="000C3D87" w:rsidRPr="000B1042" w:rsidSect="00066B44">
          <w:headerReference w:type="default" r:id="rId2950"/>
          <w:footerReference w:type="default" r:id="rId2951"/>
          <w:pgSz w:w="11907" w:h="16840" w:code="9"/>
          <w:pgMar w:top="720" w:right="720" w:bottom="720" w:left="720" w:header="709" w:footer="578" w:gutter="0"/>
          <w:cols w:space="720"/>
          <w:docGrid w:linePitch="272"/>
        </w:sectPr>
      </w:pPr>
    </w:p>
    <w:p w14:paraId="6894D6A2" w14:textId="3D8BF1C2" w:rsidR="007A5AC0" w:rsidRPr="000B1042" w:rsidRDefault="007A5AC0" w:rsidP="009643F7">
      <w:pPr>
        <w:pStyle w:val="Heading1"/>
        <w:numPr>
          <w:ilvl w:val="0"/>
          <w:numId w:val="0"/>
        </w:numPr>
        <w:spacing w:before="0" w:after="0"/>
        <w:rPr>
          <w:rFonts w:ascii="Times New Roman" w:hAnsi="Times New Roman" w:cs="Times New Roman"/>
          <w:sz w:val="20"/>
          <w:szCs w:val="20"/>
        </w:rPr>
      </w:pPr>
      <w:bookmarkStart w:id="433" w:name="_Toc105521456"/>
      <w:r w:rsidRPr="000B1042">
        <w:rPr>
          <w:rFonts w:ascii="Times New Roman" w:hAnsi="Times New Roman" w:cs="Times New Roman"/>
          <w:sz w:val="20"/>
          <w:szCs w:val="20"/>
        </w:rPr>
        <w:lastRenderedPageBreak/>
        <w:t>Annex</w:t>
      </w:r>
      <w:r w:rsidR="00233210">
        <w:rPr>
          <w:rFonts w:ascii="Times New Roman" w:hAnsi="Times New Roman" w:cs="Times New Roman"/>
          <w:sz w:val="20"/>
          <w:szCs w:val="20"/>
        </w:rPr>
        <w:t xml:space="preserve"> </w:t>
      </w:r>
      <w:r w:rsidRPr="000B1042">
        <w:rPr>
          <w:rFonts w:ascii="Times New Roman" w:hAnsi="Times New Roman" w:cs="Times New Roman"/>
          <w:sz w:val="20"/>
          <w:szCs w:val="20"/>
        </w:rPr>
        <w:t>A:</w:t>
      </w:r>
      <w:r w:rsidRPr="000B1042">
        <w:rPr>
          <w:rFonts w:ascii="Times New Roman" w:hAnsi="Times New Roman" w:cs="Times New Roman"/>
          <w:sz w:val="20"/>
          <w:szCs w:val="20"/>
        </w:rPr>
        <w:tab/>
        <w:t>List</w:t>
      </w:r>
      <w:r w:rsidR="00233210">
        <w:rPr>
          <w:rFonts w:ascii="Times New Roman" w:hAnsi="Times New Roman" w:cs="Times New Roman"/>
          <w:sz w:val="20"/>
          <w:szCs w:val="20"/>
        </w:rPr>
        <w:t xml:space="preserve"> </w:t>
      </w:r>
      <w:r w:rsidRPr="000B1042">
        <w:rPr>
          <w:rFonts w:ascii="Times New Roman" w:hAnsi="Times New Roman" w:cs="Times New Roman"/>
          <w:sz w:val="20"/>
          <w:szCs w:val="20"/>
        </w:rPr>
        <w:t>of</w:t>
      </w:r>
      <w:r w:rsidR="00233210">
        <w:rPr>
          <w:rFonts w:ascii="Times New Roman" w:hAnsi="Times New Roman" w:cs="Times New Roman"/>
          <w:sz w:val="20"/>
          <w:szCs w:val="20"/>
        </w:rPr>
        <w:t xml:space="preserve"> </w:t>
      </w:r>
      <w:r w:rsidRPr="000B1042">
        <w:rPr>
          <w:rFonts w:ascii="Times New Roman" w:hAnsi="Times New Roman" w:cs="Times New Roman"/>
          <w:sz w:val="20"/>
          <w:szCs w:val="20"/>
        </w:rPr>
        <w:t>Tdocs</w:t>
      </w:r>
      <w:r w:rsidR="00233210">
        <w:rPr>
          <w:rFonts w:ascii="Times New Roman" w:hAnsi="Times New Roman" w:cs="Times New Roman"/>
          <w:sz w:val="20"/>
          <w:szCs w:val="20"/>
        </w:rPr>
        <w:t xml:space="preserve"> </w:t>
      </w:r>
      <w:r w:rsidRPr="000B1042">
        <w:rPr>
          <w:rFonts w:ascii="Times New Roman" w:hAnsi="Times New Roman" w:cs="Times New Roman"/>
          <w:sz w:val="20"/>
          <w:szCs w:val="20"/>
        </w:rPr>
        <w:t>at</w:t>
      </w:r>
      <w:r w:rsidR="00233210">
        <w:rPr>
          <w:rFonts w:ascii="Times New Roman" w:hAnsi="Times New Roman" w:cs="Times New Roman"/>
          <w:sz w:val="20"/>
          <w:szCs w:val="20"/>
        </w:rPr>
        <w:t xml:space="preserve"> </w:t>
      </w:r>
      <w:r w:rsidR="00F2328C">
        <w:rPr>
          <w:rFonts w:ascii="Times New Roman" w:hAnsi="Times New Roman" w:cs="Times New Roman"/>
          <w:sz w:val="20"/>
          <w:szCs w:val="20"/>
        </w:rPr>
        <w:t>RAN1</w:t>
      </w:r>
      <w:r w:rsidR="00233210">
        <w:rPr>
          <w:rFonts w:ascii="Times New Roman" w:hAnsi="Times New Roman" w:cs="Times New Roman"/>
          <w:sz w:val="20"/>
          <w:szCs w:val="20"/>
        </w:rPr>
        <w:t xml:space="preserve"> </w:t>
      </w:r>
      <w:r w:rsidR="008F4B8C">
        <w:rPr>
          <w:rFonts w:ascii="Times New Roman" w:hAnsi="Times New Roman" w:cs="Times New Roman"/>
          <w:sz w:val="20"/>
          <w:szCs w:val="20"/>
        </w:rPr>
        <w:t>#109-e</w:t>
      </w:r>
      <w:bookmarkEnd w:id="433"/>
    </w:p>
    <w:p w14:paraId="20896DE6" w14:textId="77777777" w:rsidR="005C5573" w:rsidRPr="000B1042" w:rsidRDefault="005C5573" w:rsidP="009643F7">
      <w:pPr>
        <w:rPr>
          <w:rFonts w:ascii="Times New Roman" w:eastAsia="SimSun" w:hAnsi="Times New Roman"/>
          <w:kern w:val="2"/>
          <w:szCs w:val="20"/>
        </w:rPr>
      </w:pPr>
    </w:p>
    <w:p w14:paraId="30FAEBCE" w14:textId="784D0926" w:rsidR="007A5AC0" w:rsidRPr="000B1042" w:rsidRDefault="007A5AC0" w:rsidP="009643F7">
      <w:pPr>
        <w:rPr>
          <w:rFonts w:ascii="Times New Roman" w:eastAsia="SimSun" w:hAnsi="Times New Roman"/>
          <w:kern w:val="2"/>
          <w:szCs w:val="20"/>
        </w:rPr>
      </w:pPr>
      <w:r w:rsidRPr="000B1042">
        <w:rPr>
          <w:rFonts w:ascii="Times New Roman" w:eastAsia="SimSun" w:hAnsi="Times New Roman"/>
          <w:kern w:val="2"/>
          <w:szCs w:val="20"/>
        </w:rPr>
        <w:t>Please</w:t>
      </w:r>
      <w:r w:rsidR="00233210">
        <w:rPr>
          <w:rFonts w:ascii="Times New Roman" w:eastAsia="SimSun" w:hAnsi="Times New Roman"/>
          <w:kern w:val="2"/>
          <w:szCs w:val="20"/>
        </w:rPr>
        <w:t xml:space="preserve"> </w:t>
      </w:r>
      <w:r w:rsidRPr="000B1042">
        <w:rPr>
          <w:rFonts w:ascii="Times New Roman" w:eastAsia="SimSun" w:hAnsi="Times New Roman"/>
          <w:kern w:val="2"/>
          <w:szCs w:val="20"/>
        </w:rPr>
        <w:t>see</w:t>
      </w:r>
      <w:r w:rsidR="00233210">
        <w:rPr>
          <w:rFonts w:ascii="Times New Roman" w:eastAsia="SimSun" w:hAnsi="Times New Roman"/>
          <w:kern w:val="2"/>
          <w:szCs w:val="20"/>
        </w:rPr>
        <w:t xml:space="preserve"> </w:t>
      </w:r>
      <w:r w:rsidRPr="000B1042">
        <w:rPr>
          <w:rFonts w:ascii="Times New Roman" w:eastAsia="SimSun" w:hAnsi="Times New Roman"/>
          <w:kern w:val="2"/>
          <w:szCs w:val="20"/>
        </w:rPr>
        <w:t>excel</w:t>
      </w:r>
      <w:r w:rsidR="00233210">
        <w:rPr>
          <w:rFonts w:ascii="Times New Roman" w:eastAsia="SimSun" w:hAnsi="Times New Roman"/>
          <w:kern w:val="2"/>
          <w:szCs w:val="20"/>
        </w:rPr>
        <w:t xml:space="preserve"> </w:t>
      </w:r>
      <w:r w:rsidRPr="000B1042">
        <w:rPr>
          <w:rFonts w:ascii="Times New Roman" w:eastAsia="SimSun" w:hAnsi="Times New Roman"/>
          <w:kern w:val="2"/>
          <w:szCs w:val="20"/>
        </w:rPr>
        <w:t>file</w:t>
      </w:r>
      <w:r w:rsidR="00233210">
        <w:rPr>
          <w:rFonts w:ascii="Times New Roman" w:eastAsia="SimSun" w:hAnsi="Times New Roman"/>
          <w:kern w:val="2"/>
          <w:szCs w:val="20"/>
        </w:rPr>
        <w:t xml:space="preserve"> </w:t>
      </w:r>
      <w:r w:rsidRPr="000B1042">
        <w:rPr>
          <w:rFonts w:ascii="Times New Roman" w:eastAsia="SimSun" w:hAnsi="Times New Roman"/>
          <w:kern w:val="2"/>
          <w:szCs w:val="20"/>
        </w:rPr>
        <w:t>attached</w:t>
      </w:r>
      <w:r w:rsidR="00233210">
        <w:rPr>
          <w:rFonts w:ascii="Times New Roman" w:eastAsia="SimSun" w:hAnsi="Times New Roman"/>
          <w:kern w:val="2"/>
          <w:szCs w:val="20"/>
        </w:rPr>
        <w:t xml:space="preserve"> </w:t>
      </w:r>
      <w:r w:rsidRPr="000B1042">
        <w:rPr>
          <w:rFonts w:ascii="Times New Roman" w:eastAsia="SimSun" w:hAnsi="Times New Roman"/>
          <w:kern w:val="2"/>
          <w:szCs w:val="20"/>
        </w:rPr>
        <w:t>to</w:t>
      </w:r>
      <w:r w:rsidR="00233210">
        <w:rPr>
          <w:rFonts w:ascii="Times New Roman" w:eastAsia="SimSun" w:hAnsi="Times New Roman"/>
          <w:kern w:val="2"/>
          <w:szCs w:val="20"/>
        </w:rPr>
        <w:t xml:space="preserve"> </w:t>
      </w:r>
      <w:r w:rsidRPr="000B1042">
        <w:rPr>
          <w:rFonts w:ascii="Times New Roman" w:eastAsia="SimSun" w:hAnsi="Times New Roman"/>
          <w:kern w:val="2"/>
          <w:szCs w:val="20"/>
        </w:rPr>
        <w:t>this</w:t>
      </w:r>
      <w:r w:rsidR="00233210">
        <w:rPr>
          <w:rFonts w:ascii="Times New Roman" w:eastAsia="SimSun" w:hAnsi="Times New Roman"/>
          <w:kern w:val="2"/>
          <w:szCs w:val="20"/>
        </w:rPr>
        <w:t xml:space="preserve"> </w:t>
      </w:r>
      <w:r w:rsidRPr="000B1042">
        <w:rPr>
          <w:rFonts w:ascii="Times New Roman" w:eastAsia="SimSun" w:hAnsi="Times New Roman"/>
          <w:kern w:val="2"/>
          <w:szCs w:val="20"/>
        </w:rPr>
        <w:t>report</w:t>
      </w:r>
    </w:p>
    <w:p w14:paraId="7E6775B6" w14:textId="1B5DE8A6" w:rsidR="007A5AC0" w:rsidRDefault="007A5AC0" w:rsidP="00BA48F8"/>
    <w:p w14:paraId="7597CE76" w14:textId="77777777" w:rsidR="00BA48F8" w:rsidRDefault="00BA48F8">
      <w:pPr>
        <w:rPr>
          <w:rFonts w:ascii="Times New Roman" w:hAnsi="Times New Roman"/>
          <w:b/>
          <w:bCs/>
          <w:kern w:val="32"/>
          <w:szCs w:val="20"/>
        </w:rPr>
      </w:pPr>
      <w:r>
        <w:rPr>
          <w:rFonts w:ascii="Times New Roman" w:hAnsi="Times New Roman"/>
          <w:szCs w:val="20"/>
        </w:rPr>
        <w:br w:type="page"/>
      </w:r>
    </w:p>
    <w:p w14:paraId="7A6A8F62" w14:textId="24097708" w:rsidR="00BA48F8" w:rsidRDefault="00BA48F8" w:rsidP="00BA48F8">
      <w:pPr>
        <w:pStyle w:val="Heading1"/>
        <w:numPr>
          <w:ilvl w:val="0"/>
          <w:numId w:val="0"/>
        </w:numPr>
        <w:spacing w:before="0" w:after="0"/>
        <w:rPr>
          <w:rFonts w:ascii="Times New Roman" w:hAnsi="Times New Roman" w:cs="Times New Roman"/>
          <w:sz w:val="20"/>
          <w:szCs w:val="20"/>
        </w:rPr>
      </w:pPr>
      <w:bookmarkStart w:id="434" w:name="_Toc105521457"/>
      <w:r w:rsidRPr="000B1042">
        <w:rPr>
          <w:rFonts w:ascii="Times New Roman" w:hAnsi="Times New Roman" w:cs="Times New Roman"/>
          <w:sz w:val="20"/>
          <w:szCs w:val="20"/>
        </w:rPr>
        <w:lastRenderedPageBreak/>
        <w:t>Annex</w:t>
      </w:r>
      <w:r w:rsidR="00233210">
        <w:rPr>
          <w:rFonts w:ascii="Times New Roman" w:hAnsi="Times New Roman" w:cs="Times New Roman"/>
          <w:sz w:val="20"/>
          <w:szCs w:val="20"/>
        </w:rPr>
        <w:t xml:space="preserve"> </w:t>
      </w:r>
      <w:r>
        <w:rPr>
          <w:rFonts w:ascii="Times New Roman" w:hAnsi="Times New Roman" w:cs="Times New Roman"/>
          <w:sz w:val="20"/>
          <w:szCs w:val="20"/>
        </w:rPr>
        <w:t>B</w:t>
      </w:r>
      <w:r w:rsidRPr="000B1042">
        <w:rPr>
          <w:rFonts w:ascii="Times New Roman" w:hAnsi="Times New Roman" w:cs="Times New Roman"/>
          <w:sz w:val="20"/>
          <w:szCs w:val="20"/>
        </w:rPr>
        <w:t>:</w:t>
      </w:r>
      <w:r w:rsidRPr="000B1042">
        <w:rPr>
          <w:rFonts w:ascii="Times New Roman" w:hAnsi="Times New Roman" w:cs="Times New Roman"/>
          <w:sz w:val="20"/>
          <w:szCs w:val="20"/>
        </w:rPr>
        <w:tab/>
        <w:t>List</w:t>
      </w:r>
      <w:r w:rsidR="00233210">
        <w:rPr>
          <w:rFonts w:ascii="Times New Roman" w:hAnsi="Times New Roman" w:cs="Times New Roman"/>
          <w:sz w:val="20"/>
          <w:szCs w:val="20"/>
        </w:rPr>
        <w:t xml:space="preserve"> </w:t>
      </w:r>
      <w:r w:rsidRPr="000B1042">
        <w:rPr>
          <w:rFonts w:ascii="Times New Roman" w:hAnsi="Times New Roman" w:cs="Times New Roman"/>
          <w:sz w:val="20"/>
          <w:szCs w:val="20"/>
        </w:rPr>
        <w:t>of</w:t>
      </w:r>
      <w:r w:rsidR="00233210">
        <w:rPr>
          <w:rFonts w:ascii="Times New Roman" w:hAnsi="Times New Roman" w:cs="Times New Roman"/>
          <w:sz w:val="20"/>
          <w:szCs w:val="20"/>
        </w:rPr>
        <w:t xml:space="preserve"> </w:t>
      </w:r>
      <w:r w:rsidRPr="000B1042">
        <w:rPr>
          <w:rFonts w:ascii="Times New Roman" w:hAnsi="Times New Roman" w:cs="Times New Roman"/>
          <w:sz w:val="20"/>
          <w:szCs w:val="20"/>
        </w:rPr>
        <w:t>CRs</w:t>
      </w:r>
      <w:r w:rsidR="00233210">
        <w:rPr>
          <w:rFonts w:ascii="Times New Roman" w:hAnsi="Times New Roman" w:cs="Times New Roman"/>
          <w:sz w:val="20"/>
          <w:szCs w:val="20"/>
        </w:rPr>
        <w:t xml:space="preserve"> </w:t>
      </w:r>
      <w:r w:rsidRPr="000B1042">
        <w:rPr>
          <w:rFonts w:ascii="Times New Roman" w:hAnsi="Times New Roman" w:cs="Times New Roman"/>
          <w:sz w:val="20"/>
          <w:szCs w:val="20"/>
        </w:rPr>
        <w:t>agreed</w:t>
      </w:r>
      <w:r w:rsidR="00233210">
        <w:rPr>
          <w:rFonts w:ascii="Times New Roman" w:hAnsi="Times New Roman" w:cs="Times New Roman"/>
          <w:sz w:val="20"/>
          <w:szCs w:val="20"/>
        </w:rPr>
        <w:t xml:space="preserve"> </w:t>
      </w:r>
      <w:r w:rsidRPr="000B1042">
        <w:rPr>
          <w:rFonts w:ascii="Times New Roman" w:hAnsi="Times New Roman" w:cs="Times New Roman"/>
          <w:sz w:val="20"/>
          <w:szCs w:val="20"/>
        </w:rPr>
        <w:t>at</w:t>
      </w:r>
      <w:r w:rsidR="00233210">
        <w:rPr>
          <w:rFonts w:ascii="Times New Roman" w:hAnsi="Times New Roman" w:cs="Times New Roman"/>
          <w:sz w:val="20"/>
          <w:szCs w:val="20"/>
        </w:rPr>
        <w:t xml:space="preserve"> </w:t>
      </w:r>
      <w:r w:rsidR="00F2328C">
        <w:rPr>
          <w:rFonts w:ascii="Times New Roman" w:hAnsi="Times New Roman" w:cs="Times New Roman"/>
          <w:sz w:val="20"/>
          <w:szCs w:val="20"/>
        </w:rPr>
        <w:t>RAN1</w:t>
      </w:r>
      <w:r w:rsidR="00233210">
        <w:rPr>
          <w:rFonts w:ascii="Times New Roman" w:hAnsi="Times New Roman" w:cs="Times New Roman"/>
          <w:sz w:val="20"/>
          <w:szCs w:val="20"/>
        </w:rPr>
        <w:t xml:space="preserve"> </w:t>
      </w:r>
      <w:r w:rsidR="008F4B8C">
        <w:rPr>
          <w:rFonts w:ascii="Times New Roman" w:hAnsi="Times New Roman" w:cs="Times New Roman"/>
          <w:sz w:val="20"/>
          <w:szCs w:val="20"/>
        </w:rPr>
        <w:t>#109-e</w:t>
      </w:r>
      <w:bookmarkEnd w:id="434"/>
    </w:p>
    <w:p w14:paraId="220FF2CC" w14:textId="77777777" w:rsidR="00FD5B1A" w:rsidRPr="00FD5B1A" w:rsidRDefault="00FD5B1A" w:rsidP="00FD5B1A"/>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0"/>
        <w:gridCol w:w="2919"/>
        <w:gridCol w:w="2527"/>
        <w:gridCol w:w="742"/>
        <w:gridCol w:w="1010"/>
        <w:gridCol w:w="1071"/>
        <w:gridCol w:w="2125"/>
        <w:gridCol w:w="823"/>
        <w:gridCol w:w="798"/>
        <w:gridCol w:w="739"/>
      </w:tblGrid>
      <w:tr w:rsidR="00434897" w:rsidRPr="0010284B" w14:paraId="5715D0FF" w14:textId="77777777" w:rsidTr="00587408">
        <w:trPr>
          <w:trHeight w:val="20"/>
          <w:tblHeader/>
        </w:trPr>
        <w:tc>
          <w:tcPr>
            <w:tcW w:w="427" w:type="pct"/>
            <w:shd w:val="clear" w:color="000000" w:fill="F3F3F3"/>
            <w:vAlign w:val="center"/>
          </w:tcPr>
          <w:p w14:paraId="12B0FC90" w14:textId="14EEE58F" w:rsidR="00FF7F9A" w:rsidRPr="0010284B" w:rsidRDefault="00FF7F9A" w:rsidP="00FF7F9A">
            <w:pPr>
              <w:pStyle w:val="TAH"/>
              <w:rPr>
                <w:rFonts w:cs="Arial"/>
                <w:sz w:val="14"/>
                <w:szCs w:val="14"/>
              </w:rPr>
            </w:pPr>
            <w:r w:rsidRPr="0010284B">
              <w:rPr>
                <w:rFonts w:cs="Arial"/>
                <w:sz w:val="14"/>
                <w:szCs w:val="14"/>
              </w:rPr>
              <w:t>TD#</w:t>
            </w:r>
          </w:p>
        </w:tc>
        <w:tc>
          <w:tcPr>
            <w:tcW w:w="1047" w:type="pct"/>
            <w:shd w:val="clear" w:color="000000" w:fill="F3F3F3"/>
            <w:vAlign w:val="center"/>
          </w:tcPr>
          <w:p w14:paraId="7D4C5BAD" w14:textId="24C62DBA" w:rsidR="00FF7F9A" w:rsidRPr="0010284B" w:rsidRDefault="00FF7F9A" w:rsidP="00FF7F9A">
            <w:pPr>
              <w:pStyle w:val="TAH"/>
              <w:rPr>
                <w:rFonts w:cs="Arial"/>
                <w:sz w:val="14"/>
                <w:szCs w:val="14"/>
              </w:rPr>
            </w:pPr>
            <w:r w:rsidRPr="0010284B">
              <w:rPr>
                <w:rFonts w:cs="Arial"/>
                <w:sz w:val="14"/>
                <w:szCs w:val="14"/>
              </w:rPr>
              <w:t>Title</w:t>
            </w:r>
          </w:p>
        </w:tc>
        <w:tc>
          <w:tcPr>
            <w:tcW w:w="906" w:type="pct"/>
            <w:shd w:val="clear" w:color="000000" w:fill="F3F3F3"/>
            <w:vAlign w:val="center"/>
          </w:tcPr>
          <w:p w14:paraId="2571EF0B" w14:textId="331D9EBB" w:rsidR="00FF7F9A" w:rsidRPr="0010284B" w:rsidRDefault="00FF7F9A" w:rsidP="00FF7F9A">
            <w:pPr>
              <w:pStyle w:val="TAH"/>
              <w:rPr>
                <w:rFonts w:cs="Arial"/>
                <w:sz w:val="14"/>
                <w:szCs w:val="14"/>
              </w:rPr>
            </w:pPr>
            <w:r w:rsidRPr="0010284B">
              <w:rPr>
                <w:rFonts w:cs="Arial"/>
                <w:sz w:val="14"/>
                <w:szCs w:val="14"/>
              </w:rPr>
              <w:t>Source to WG</w:t>
            </w:r>
          </w:p>
        </w:tc>
        <w:tc>
          <w:tcPr>
            <w:tcW w:w="266" w:type="pct"/>
            <w:shd w:val="clear" w:color="000000" w:fill="F3F3F3"/>
            <w:vAlign w:val="center"/>
          </w:tcPr>
          <w:p w14:paraId="718CA30C" w14:textId="6DEE7308" w:rsidR="00FF7F9A" w:rsidRPr="0010284B" w:rsidRDefault="00FF7F9A" w:rsidP="00FF7F9A">
            <w:pPr>
              <w:pStyle w:val="TAH"/>
              <w:rPr>
                <w:rFonts w:cs="Arial"/>
                <w:sz w:val="14"/>
                <w:szCs w:val="14"/>
              </w:rPr>
            </w:pPr>
            <w:r w:rsidRPr="0010284B">
              <w:rPr>
                <w:rFonts w:cs="Arial"/>
                <w:sz w:val="14"/>
                <w:szCs w:val="14"/>
              </w:rPr>
              <w:t>Rel</w:t>
            </w:r>
          </w:p>
        </w:tc>
        <w:tc>
          <w:tcPr>
            <w:tcW w:w="362" w:type="pct"/>
            <w:shd w:val="clear" w:color="000000" w:fill="F3F3F3"/>
            <w:vAlign w:val="center"/>
            <w:hideMark/>
          </w:tcPr>
          <w:p w14:paraId="4305A905" w14:textId="1983D4EF" w:rsidR="00FF7F9A" w:rsidRPr="0010284B" w:rsidRDefault="00FF7F9A" w:rsidP="00FF7F9A">
            <w:pPr>
              <w:pStyle w:val="TAH"/>
              <w:rPr>
                <w:rFonts w:cs="Arial"/>
                <w:sz w:val="14"/>
                <w:szCs w:val="14"/>
              </w:rPr>
            </w:pPr>
            <w:r w:rsidRPr="0010284B">
              <w:rPr>
                <w:rFonts w:cs="Arial"/>
                <w:sz w:val="14"/>
                <w:szCs w:val="14"/>
              </w:rPr>
              <w:t>TS</w:t>
            </w:r>
          </w:p>
        </w:tc>
        <w:tc>
          <w:tcPr>
            <w:tcW w:w="384" w:type="pct"/>
            <w:shd w:val="clear" w:color="000000" w:fill="F3F3F3"/>
            <w:vAlign w:val="center"/>
            <w:hideMark/>
          </w:tcPr>
          <w:p w14:paraId="750C4230" w14:textId="77777777" w:rsidR="00FF7F9A" w:rsidRPr="0010284B" w:rsidRDefault="00FF7F9A" w:rsidP="00FF7F9A">
            <w:pPr>
              <w:pStyle w:val="TAH"/>
              <w:rPr>
                <w:rFonts w:cs="Arial"/>
                <w:sz w:val="14"/>
                <w:szCs w:val="14"/>
              </w:rPr>
            </w:pPr>
            <w:r w:rsidRPr="0010284B">
              <w:rPr>
                <w:rFonts w:cs="Arial"/>
                <w:sz w:val="14"/>
                <w:szCs w:val="14"/>
              </w:rPr>
              <w:t>Vsn</w:t>
            </w:r>
          </w:p>
        </w:tc>
        <w:tc>
          <w:tcPr>
            <w:tcW w:w="762" w:type="pct"/>
            <w:shd w:val="clear" w:color="000000" w:fill="F3F3F3"/>
            <w:vAlign w:val="center"/>
          </w:tcPr>
          <w:p w14:paraId="44090BED" w14:textId="51C804AD" w:rsidR="00FF7F9A" w:rsidRPr="0010284B" w:rsidRDefault="00FF7F9A" w:rsidP="00FF7F9A">
            <w:pPr>
              <w:pStyle w:val="TAH"/>
              <w:rPr>
                <w:rFonts w:cs="Arial"/>
                <w:sz w:val="14"/>
                <w:szCs w:val="14"/>
              </w:rPr>
            </w:pPr>
            <w:r w:rsidRPr="0010284B">
              <w:rPr>
                <w:rFonts w:cs="Arial"/>
                <w:sz w:val="14"/>
                <w:szCs w:val="14"/>
              </w:rPr>
              <w:t>Work Item</w:t>
            </w:r>
          </w:p>
        </w:tc>
        <w:tc>
          <w:tcPr>
            <w:tcW w:w="295" w:type="pct"/>
            <w:shd w:val="clear" w:color="000000" w:fill="F3F3F3"/>
            <w:vAlign w:val="center"/>
          </w:tcPr>
          <w:p w14:paraId="488FA54D" w14:textId="196147B8" w:rsidR="00FF7F9A" w:rsidRPr="0010284B" w:rsidRDefault="00FF7F9A" w:rsidP="00FF7F9A">
            <w:pPr>
              <w:pStyle w:val="TAH"/>
              <w:rPr>
                <w:rFonts w:cs="Arial"/>
                <w:sz w:val="14"/>
                <w:szCs w:val="14"/>
              </w:rPr>
            </w:pPr>
            <w:r w:rsidRPr="0010284B">
              <w:rPr>
                <w:rFonts w:cs="Arial"/>
                <w:sz w:val="14"/>
                <w:szCs w:val="14"/>
              </w:rPr>
              <w:t>CR</w:t>
            </w:r>
          </w:p>
        </w:tc>
        <w:tc>
          <w:tcPr>
            <w:tcW w:w="286" w:type="pct"/>
            <w:shd w:val="clear" w:color="000000" w:fill="F3F3F3"/>
            <w:vAlign w:val="center"/>
          </w:tcPr>
          <w:p w14:paraId="49C5655F" w14:textId="1C5F1A16" w:rsidR="00FF7F9A" w:rsidRPr="0010284B" w:rsidRDefault="00FF7F9A" w:rsidP="00FF7F9A">
            <w:pPr>
              <w:pStyle w:val="TAH"/>
              <w:rPr>
                <w:rFonts w:cs="Arial"/>
                <w:sz w:val="14"/>
                <w:szCs w:val="14"/>
              </w:rPr>
            </w:pPr>
            <w:r w:rsidRPr="0010284B">
              <w:rPr>
                <w:rFonts w:cs="Arial"/>
                <w:sz w:val="14"/>
                <w:szCs w:val="14"/>
              </w:rPr>
              <w:t>Rev</w:t>
            </w:r>
          </w:p>
        </w:tc>
        <w:tc>
          <w:tcPr>
            <w:tcW w:w="265" w:type="pct"/>
            <w:shd w:val="clear" w:color="000000" w:fill="F3F3F3"/>
            <w:vAlign w:val="center"/>
          </w:tcPr>
          <w:p w14:paraId="34CEC4A8" w14:textId="07786C87" w:rsidR="00FF7F9A" w:rsidRPr="0010284B" w:rsidRDefault="00FF7F9A" w:rsidP="00FF7F9A">
            <w:pPr>
              <w:pStyle w:val="TAH"/>
              <w:rPr>
                <w:rFonts w:cs="Arial"/>
                <w:sz w:val="14"/>
                <w:szCs w:val="14"/>
              </w:rPr>
            </w:pPr>
            <w:r w:rsidRPr="0010284B">
              <w:rPr>
                <w:rFonts w:cs="Arial"/>
                <w:sz w:val="14"/>
                <w:szCs w:val="14"/>
              </w:rPr>
              <w:t>Cat</w:t>
            </w:r>
          </w:p>
        </w:tc>
      </w:tr>
      <w:tr w:rsidR="0010284B" w:rsidRPr="0010284B" w14:paraId="5DDFFA2E" w14:textId="77777777" w:rsidTr="00587408">
        <w:trPr>
          <w:trHeight w:val="20"/>
        </w:trPr>
        <w:tc>
          <w:tcPr>
            <w:tcW w:w="427" w:type="pct"/>
          </w:tcPr>
          <w:p w14:paraId="69F6A95C" w14:textId="6B85FB53" w:rsidR="0010284B" w:rsidRPr="0010284B" w:rsidRDefault="001B5688" w:rsidP="0010284B">
            <w:pPr>
              <w:rPr>
                <w:rFonts w:ascii="Arial" w:eastAsia="Times New Roman" w:hAnsi="Arial" w:cs="Arial"/>
                <w:color w:val="000000"/>
                <w:sz w:val="14"/>
                <w:szCs w:val="14"/>
                <w:lang w:eastAsia="en-GB"/>
              </w:rPr>
            </w:pPr>
            <w:hyperlink r:id="rId2952" w:history="1">
              <w:r w:rsidR="000B5C49">
                <w:rPr>
                  <w:rStyle w:val="Hyperlink"/>
                  <w:rFonts w:ascii="Arial" w:hAnsi="Arial" w:cs="Arial"/>
                  <w:b/>
                  <w:bCs/>
                  <w:sz w:val="14"/>
                  <w:szCs w:val="14"/>
                </w:rPr>
                <w:t>R1-2205663</w:t>
              </w:r>
            </w:hyperlink>
          </w:p>
        </w:tc>
        <w:tc>
          <w:tcPr>
            <w:tcW w:w="1047" w:type="pct"/>
          </w:tcPr>
          <w:p w14:paraId="629C165A" w14:textId="57C10D70"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Correction to NB-IoT and LTE-MTC over NTN</w:t>
            </w:r>
          </w:p>
        </w:tc>
        <w:tc>
          <w:tcPr>
            <w:tcW w:w="906" w:type="pct"/>
          </w:tcPr>
          <w:p w14:paraId="6991E02A" w14:textId="242D71B5"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Ericsson</w:t>
            </w:r>
          </w:p>
        </w:tc>
        <w:tc>
          <w:tcPr>
            <w:tcW w:w="266" w:type="pct"/>
          </w:tcPr>
          <w:p w14:paraId="38711560" w14:textId="5E96E7A3" w:rsidR="0010284B" w:rsidRPr="0010284B" w:rsidRDefault="001B5688" w:rsidP="0010284B">
            <w:pPr>
              <w:rPr>
                <w:rFonts w:ascii="Arial" w:eastAsia="Times New Roman" w:hAnsi="Arial" w:cs="Arial"/>
                <w:color w:val="000000"/>
                <w:sz w:val="14"/>
                <w:szCs w:val="14"/>
                <w:lang w:eastAsia="en-GB"/>
              </w:rPr>
            </w:pPr>
            <w:hyperlink r:id="rId2953" w:history="1">
              <w:r w:rsidR="0010284B" w:rsidRPr="0010284B">
                <w:rPr>
                  <w:rStyle w:val="Hyperlink"/>
                  <w:rFonts w:ascii="Arial" w:hAnsi="Arial" w:cs="Arial"/>
                  <w:b/>
                  <w:bCs/>
                  <w:sz w:val="14"/>
                  <w:szCs w:val="14"/>
                </w:rPr>
                <w:t>Rel-17</w:t>
              </w:r>
            </w:hyperlink>
          </w:p>
        </w:tc>
        <w:tc>
          <w:tcPr>
            <w:tcW w:w="362" w:type="pct"/>
            <w:shd w:val="clear" w:color="auto" w:fill="auto"/>
          </w:tcPr>
          <w:p w14:paraId="020D150B" w14:textId="5E415019" w:rsidR="0010284B" w:rsidRPr="0010284B" w:rsidRDefault="001B5688" w:rsidP="0010284B">
            <w:pPr>
              <w:rPr>
                <w:rFonts w:ascii="Arial" w:eastAsia="Times New Roman" w:hAnsi="Arial" w:cs="Arial"/>
                <w:color w:val="000000"/>
                <w:sz w:val="14"/>
                <w:szCs w:val="14"/>
                <w:lang w:eastAsia="en-GB"/>
              </w:rPr>
            </w:pPr>
            <w:hyperlink r:id="rId2954" w:history="1">
              <w:r w:rsidR="0010284B" w:rsidRPr="0010284B">
                <w:rPr>
                  <w:rStyle w:val="Hyperlink"/>
                  <w:rFonts w:ascii="Arial" w:hAnsi="Arial" w:cs="Arial"/>
                  <w:b/>
                  <w:bCs/>
                  <w:sz w:val="14"/>
                  <w:szCs w:val="14"/>
                </w:rPr>
                <w:t>36.211</w:t>
              </w:r>
            </w:hyperlink>
          </w:p>
        </w:tc>
        <w:tc>
          <w:tcPr>
            <w:tcW w:w="384" w:type="pct"/>
            <w:shd w:val="clear" w:color="auto" w:fill="auto"/>
          </w:tcPr>
          <w:p w14:paraId="748CC7BC" w14:textId="0AAAC0E7"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17.1.0</w:t>
            </w:r>
          </w:p>
        </w:tc>
        <w:tc>
          <w:tcPr>
            <w:tcW w:w="762" w:type="pct"/>
          </w:tcPr>
          <w:p w14:paraId="751CE820" w14:textId="53B70E05" w:rsidR="0010284B" w:rsidRPr="0010284B" w:rsidRDefault="001B5688" w:rsidP="0010284B">
            <w:pPr>
              <w:rPr>
                <w:rFonts w:ascii="Arial" w:eastAsia="Times New Roman" w:hAnsi="Arial" w:cs="Arial"/>
                <w:color w:val="000000"/>
                <w:sz w:val="14"/>
                <w:szCs w:val="14"/>
                <w:lang w:val="fr-FR" w:eastAsia="en-GB"/>
              </w:rPr>
            </w:pPr>
            <w:hyperlink r:id="rId2955" w:history="1">
              <w:r w:rsidR="0010284B" w:rsidRPr="0010284B">
                <w:rPr>
                  <w:rStyle w:val="Hyperlink"/>
                  <w:rFonts w:ascii="Arial" w:hAnsi="Arial" w:cs="Arial"/>
                  <w:b/>
                  <w:bCs/>
                  <w:sz w:val="14"/>
                  <w:szCs w:val="14"/>
                  <w:lang w:val="fr-FR"/>
                </w:rPr>
                <w:t>LTE_NBIOT_eMTC_NTN-Core</w:t>
              </w:r>
            </w:hyperlink>
          </w:p>
        </w:tc>
        <w:tc>
          <w:tcPr>
            <w:tcW w:w="295" w:type="pct"/>
          </w:tcPr>
          <w:p w14:paraId="719BA079" w14:textId="30A1C72F"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0568</w:t>
            </w:r>
          </w:p>
        </w:tc>
        <w:tc>
          <w:tcPr>
            <w:tcW w:w="286" w:type="pct"/>
          </w:tcPr>
          <w:p w14:paraId="7A682921" w14:textId="49632918"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 </w:t>
            </w:r>
          </w:p>
        </w:tc>
        <w:tc>
          <w:tcPr>
            <w:tcW w:w="265" w:type="pct"/>
          </w:tcPr>
          <w:p w14:paraId="08FEDBD7" w14:textId="7C2C6172"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F</w:t>
            </w:r>
          </w:p>
        </w:tc>
      </w:tr>
      <w:tr w:rsidR="0010284B" w:rsidRPr="0010284B" w14:paraId="43EBE6B9" w14:textId="77777777" w:rsidTr="00587408">
        <w:trPr>
          <w:trHeight w:val="20"/>
        </w:trPr>
        <w:tc>
          <w:tcPr>
            <w:tcW w:w="427" w:type="pct"/>
          </w:tcPr>
          <w:p w14:paraId="51004EFD" w14:textId="212933C7" w:rsidR="0010284B" w:rsidRPr="0010284B" w:rsidRDefault="001B5688" w:rsidP="0010284B">
            <w:pPr>
              <w:rPr>
                <w:rFonts w:ascii="Arial" w:eastAsia="Times New Roman" w:hAnsi="Arial" w:cs="Arial"/>
                <w:color w:val="000000"/>
                <w:sz w:val="14"/>
                <w:szCs w:val="14"/>
                <w:lang w:eastAsia="en-GB"/>
              </w:rPr>
            </w:pPr>
            <w:hyperlink r:id="rId2956" w:history="1">
              <w:r w:rsidR="000B5C49">
                <w:rPr>
                  <w:rStyle w:val="Hyperlink"/>
                  <w:rFonts w:ascii="Arial" w:hAnsi="Arial" w:cs="Arial"/>
                  <w:b/>
                  <w:bCs/>
                  <w:sz w:val="14"/>
                  <w:szCs w:val="14"/>
                </w:rPr>
                <w:t>R1-2205664</w:t>
              </w:r>
            </w:hyperlink>
          </w:p>
        </w:tc>
        <w:tc>
          <w:tcPr>
            <w:tcW w:w="1047" w:type="pct"/>
          </w:tcPr>
          <w:p w14:paraId="70EB4A4C" w14:textId="28278482"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Correction to additional enhancements for NB-IoT and eMTC</w:t>
            </w:r>
          </w:p>
        </w:tc>
        <w:tc>
          <w:tcPr>
            <w:tcW w:w="906" w:type="pct"/>
          </w:tcPr>
          <w:p w14:paraId="01AA9C62" w14:textId="0F133955"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Ericsson</w:t>
            </w:r>
          </w:p>
        </w:tc>
        <w:tc>
          <w:tcPr>
            <w:tcW w:w="266" w:type="pct"/>
          </w:tcPr>
          <w:p w14:paraId="7399512E" w14:textId="4DA3498D" w:rsidR="0010284B" w:rsidRPr="0010284B" w:rsidRDefault="001B5688" w:rsidP="0010284B">
            <w:pPr>
              <w:rPr>
                <w:rFonts w:ascii="Arial" w:eastAsia="Times New Roman" w:hAnsi="Arial" w:cs="Arial"/>
                <w:color w:val="000000"/>
                <w:sz w:val="14"/>
                <w:szCs w:val="14"/>
                <w:lang w:eastAsia="en-GB"/>
              </w:rPr>
            </w:pPr>
            <w:hyperlink r:id="rId2957" w:history="1">
              <w:r w:rsidR="0010284B" w:rsidRPr="0010284B">
                <w:rPr>
                  <w:rStyle w:val="Hyperlink"/>
                  <w:rFonts w:ascii="Arial" w:hAnsi="Arial" w:cs="Arial"/>
                  <w:b/>
                  <w:bCs/>
                  <w:sz w:val="14"/>
                  <w:szCs w:val="14"/>
                </w:rPr>
                <w:t>Rel-17</w:t>
              </w:r>
            </w:hyperlink>
          </w:p>
        </w:tc>
        <w:tc>
          <w:tcPr>
            <w:tcW w:w="362" w:type="pct"/>
            <w:shd w:val="clear" w:color="auto" w:fill="auto"/>
          </w:tcPr>
          <w:p w14:paraId="748D9CAF" w14:textId="0C4978DF" w:rsidR="0010284B" w:rsidRPr="0010284B" w:rsidRDefault="001B5688" w:rsidP="0010284B">
            <w:pPr>
              <w:rPr>
                <w:rFonts w:ascii="Arial" w:eastAsia="Times New Roman" w:hAnsi="Arial" w:cs="Arial"/>
                <w:color w:val="000000"/>
                <w:sz w:val="14"/>
                <w:szCs w:val="14"/>
                <w:lang w:eastAsia="en-GB"/>
              </w:rPr>
            </w:pPr>
            <w:hyperlink r:id="rId2958" w:history="1">
              <w:r w:rsidR="0010284B" w:rsidRPr="0010284B">
                <w:rPr>
                  <w:rStyle w:val="Hyperlink"/>
                  <w:rFonts w:ascii="Arial" w:hAnsi="Arial" w:cs="Arial"/>
                  <w:b/>
                  <w:bCs/>
                  <w:sz w:val="14"/>
                  <w:szCs w:val="14"/>
                </w:rPr>
                <w:t>36.211</w:t>
              </w:r>
            </w:hyperlink>
          </w:p>
        </w:tc>
        <w:tc>
          <w:tcPr>
            <w:tcW w:w="384" w:type="pct"/>
            <w:shd w:val="clear" w:color="auto" w:fill="auto"/>
          </w:tcPr>
          <w:p w14:paraId="6EC79F50" w14:textId="79AEC3E5"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17.1.0</w:t>
            </w:r>
          </w:p>
        </w:tc>
        <w:tc>
          <w:tcPr>
            <w:tcW w:w="762" w:type="pct"/>
          </w:tcPr>
          <w:p w14:paraId="77B6DE13" w14:textId="409E33EF" w:rsidR="0010284B" w:rsidRPr="0010284B" w:rsidRDefault="001B5688" w:rsidP="0010284B">
            <w:pPr>
              <w:rPr>
                <w:rFonts w:ascii="Arial" w:eastAsia="Times New Roman" w:hAnsi="Arial" w:cs="Arial"/>
                <w:color w:val="000000"/>
                <w:sz w:val="14"/>
                <w:szCs w:val="14"/>
                <w:lang w:val="fr-FR" w:eastAsia="en-GB"/>
              </w:rPr>
            </w:pPr>
            <w:hyperlink r:id="rId2959" w:history="1">
              <w:r w:rsidR="0010284B" w:rsidRPr="0010284B">
                <w:rPr>
                  <w:rStyle w:val="Hyperlink"/>
                  <w:rFonts w:ascii="Arial" w:hAnsi="Arial" w:cs="Arial"/>
                  <w:b/>
                  <w:bCs/>
                  <w:sz w:val="14"/>
                  <w:szCs w:val="14"/>
                  <w:lang w:val="fr-FR"/>
                </w:rPr>
                <w:t>NB_IOTenh4_LTE_eMTC6-Core</w:t>
              </w:r>
            </w:hyperlink>
          </w:p>
        </w:tc>
        <w:tc>
          <w:tcPr>
            <w:tcW w:w="295" w:type="pct"/>
          </w:tcPr>
          <w:p w14:paraId="426A3470" w14:textId="103B2886"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0569</w:t>
            </w:r>
          </w:p>
        </w:tc>
        <w:tc>
          <w:tcPr>
            <w:tcW w:w="286" w:type="pct"/>
          </w:tcPr>
          <w:p w14:paraId="7F6A8E04" w14:textId="488E6835"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 </w:t>
            </w:r>
          </w:p>
        </w:tc>
        <w:tc>
          <w:tcPr>
            <w:tcW w:w="265" w:type="pct"/>
          </w:tcPr>
          <w:p w14:paraId="35D72DC8" w14:textId="1A4096B1"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F</w:t>
            </w:r>
          </w:p>
        </w:tc>
      </w:tr>
      <w:tr w:rsidR="0010284B" w:rsidRPr="0010284B" w14:paraId="390B0A39" w14:textId="77777777" w:rsidTr="00587408">
        <w:trPr>
          <w:trHeight w:val="20"/>
        </w:trPr>
        <w:tc>
          <w:tcPr>
            <w:tcW w:w="427" w:type="pct"/>
          </w:tcPr>
          <w:p w14:paraId="0A0F300C" w14:textId="34444D73" w:rsidR="0010284B" w:rsidRPr="0010284B" w:rsidRDefault="001B5688" w:rsidP="0010284B">
            <w:pPr>
              <w:rPr>
                <w:rFonts w:ascii="Arial" w:eastAsia="Times New Roman" w:hAnsi="Arial" w:cs="Arial"/>
                <w:color w:val="000000"/>
                <w:sz w:val="14"/>
                <w:szCs w:val="14"/>
                <w:lang w:eastAsia="en-GB"/>
              </w:rPr>
            </w:pPr>
            <w:hyperlink r:id="rId2960" w:history="1">
              <w:r w:rsidR="000B5C49">
                <w:rPr>
                  <w:rStyle w:val="Hyperlink"/>
                  <w:rFonts w:ascii="Arial" w:hAnsi="Arial" w:cs="Arial"/>
                  <w:b/>
                  <w:bCs/>
                  <w:sz w:val="14"/>
                  <w:szCs w:val="14"/>
                </w:rPr>
                <w:t>R1-2205665</w:t>
              </w:r>
            </w:hyperlink>
          </w:p>
        </w:tc>
        <w:tc>
          <w:tcPr>
            <w:tcW w:w="1047" w:type="pct"/>
          </w:tcPr>
          <w:p w14:paraId="269D485D" w14:textId="4BD69B2F"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Corrections to NB-IoT/eMTC support for Non-Terrestrial Networks</w:t>
            </w:r>
          </w:p>
        </w:tc>
        <w:tc>
          <w:tcPr>
            <w:tcW w:w="906" w:type="pct"/>
          </w:tcPr>
          <w:p w14:paraId="2C81E7B1" w14:textId="030C266E"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Motorola Mobility</w:t>
            </w:r>
          </w:p>
        </w:tc>
        <w:tc>
          <w:tcPr>
            <w:tcW w:w="266" w:type="pct"/>
          </w:tcPr>
          <w:p w14:paraId="47DCB646" w14:textId="3AE1CB2F" w:rsidR="0010284B" w:rsidRPr="0010284B" w:rsidRDefault="001B5688" w:rsidP="0010284B">
            <w:pPr>
              <w:rPr>
                <w:rFonts w:ascii="Arial" w:eastAsia="Times New Roman" w:hAnsi="Arial" w:cs="Arial"/>
                <w:color w:val="000000"/>
                <w:sz w:val="14"/>
                <w:szCs w:val="14"/>
                <w:lang w:eastAsia="en-GB"/>
              </w:rPr>
            </w:pPr>
            <w:hyperlink r:id="rId2961" w:history="1">
              <w:r w:rsidR="0010284B" w:rsidRPr="0010284B">
                <w:rPr>
                  <w:rStyle w:val="Hyperlink"/>
                  <w:rFonts w:ascii="Arial" w:hAnsi="Arial" w:cs="Arial"/>
                  <w:b/>
                  <w:bCs/>
                  <w:sz w:val="14"/>
                  <w:szCs w:val="14"/>
                </w:rPr>
                <w:t>Rel-17</w:t>
              </w:r>
            </w:hyperlink>
          </w:p>
        </w:tc>
        <w:tc>
          <w:tcPr>
            <w:tcW w:w="362" w:type="pct"/>
            <w:shd w:val="clear" w:color="auto" w:fill="auto"/>
          </w:tcPr>
          <w:p w14:paraId="4BFF1A87" w14:textId="033C9D79" w:rsidR="0010284B" w:rsidRPr="0010284B" w:rsidRDefault="001B5688" w:rsidP="0010284B">
            <w:pPr>
              <w:rPr>
                <w:rFonts w:ascii="Arial" w:eastAsia="Times New Roman" w:hAnsi="Arial" w:cs="Arial"/>
                <w:color w:val="000000"/>
                <w:sz w:val="14"/>
                <w:szCs w:val="14"/>
                <w:lang w:eastAsia="en-GB"/>
              </w:rPr>
            </w:pPr>
            <w:hyperlink r:id="rId2962" w:history="1">
              <w:r w:rsidR="0010284B" w:rsidRPr="0010284B">
                <w:rPr>
                  <w:rStyle w:val="Hyperlink"/>
                  <w:rFonts w:ascii="Arial" w:hAnsi="Arial" w:cs="Arial"/>
                  <w:b/>
                  <w:bCs/>
                  <w:sz w:val="14"/>
                  <w:szCs w:val="14"/>
                </w:rPr>
                <w:t>36.213</w:t>
              </w:r>
            </w:hyperlink>
          </w:p>
        </w:tc>
        <w:tc>
          <w:tcPr>
            <w:tcW w:w="384" w:type="pct"/>
            <w:shd w:val="clear" w:color="auto" w:fill="auto"/>
          </w:tcPr>
          <w:p w14:paraId="49C5B4FB" w14:textId="4771E4CD"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17.1.0</w:t>
            </w:r>
          </w:p>
        </w:tc>
        <w:tc>
          <w:tcPr>
            <w:tcW w:w="762" w:type="pct"/>
          </w:tcPr>
          <w:p w14:paraId="688F2E13" w14:textId="77636F01" w:rsidR="0010284B" w:rsidRPr="0010284B" w:rsidRDefault="001B5688" w:rsidP="0010284B">
            <w:pPr>
              <w:rPr>
                <w:rFonts w:ascii="Arial" w:eastAsia="Times New Roman" w:hAnsi="Arial" w:cs="Arial"/>
                <w:color w:val="000000"/>
                <w:sz w:val="14"/>
                <w:szCs w:val="14"/>
                <w:lang w:val="fr-FR" w:eastAsia="en-GB"/>
              </w:rPr>
            </w:pPr>
            <w:hyperlink r:id="rId2963" w:history="1">
              <w:r w:rsidR="0010284B" w:rsidRPr="0010284B">
                <w:rPr>
                  <w:rStyle w:val="Hyperlink"/>
                  <w:rFonts w:ascii="Arial" w:hAnsi="Arial" w:cs="Arial"/>
                  <w:b/>
                  <w:bCs/>
                  <w:sz w:val="14"/>
                  <w:szCs w:val="14"/>
                  <w:lang w:val="fr-FR"/>
                </w:rPr>
                <w:t>LTE_NBIOT_eMTC_NTN-Core</w:t>
              </w:r>
            </w:hyperlink>
          </w:p>
        </w:tc>
        <w:tc>
          <w:tcPr>
            <w:tcW w:w="295" w:type="pct"/>
          </w:tcPr>
          <w:p w14:paraId="0B756842" w14:textId="3CA664BC"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1419</w:t>
            </w:r>
          </w:p>
        </w:tc>
        <w:tc>
          <w:tcPr>
            <w:tcW w:w="286" w:type="pct"/>
          </w:tcPr>
          <w:p w14:paraId="322D6898" w14:textId="56736560"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 </w:t>
            </w:r>
          </w:p>
        </w:tc>
        <w:tc>
          <w:tcPr>
            <w:tcW w:w="265" w:type="pct"/>
          </w:tcPr>
          <w:p w14:paraId="1312670A" w14:textId="2404EEFD"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F</w:t>
            </w:r>
          </w:p>
        </w:tc>
      </w:tr>
      <w:tr w:rsidR="0010284B" w:rsidRPr="0010284B" w14:paraId="0CA91FFF" w14:textId="77777777" w:rsidTr="00587408">
        <w:trPr>
          <w:trHeight w:val="20"/>
        </w:trPr>
        <w:tc>
          <w:tcPr>
            <w:tcW w:w="427" w:type="pct"/>
          </w:tcPr>
          <w:p w14:paraId="02A1F6AD" w14:textId="25D42418" w:rsidR="0010284B" w:rsidRPr="0010284B" w:rsidRDefault="001B5688" w:rsidP="0010284B">
            <w:pPr>
              <w:rPr>
                <w:rFonts w:ascii="Arial" w:eastAsia="Times New Roman" w:hAnsi="Arial" w:cs="Arial"/>
                <w:color w:val="000000"/>
                <w:sz w:val="14"/>
                <w:szCs w:val="14"/>
                <w:lang w:eastAsia="en-GB"/>
              </w:rPr>
            </w:pPr>
            <w:hyperlink r:id="rId2964" w:history="1">
              <w:r w:rsidR="000B5C49">
                <w:rPr>
                  <w:rStyle w:val="Hyperlink"/>
                  <w:rFonts w:ascii="Arial" w:hAnsi="Arial" w:cs="Arial"/>
                  <w:b/>
                  <w:bCs/>
                  <w:sz w:val="14"/>
                  <w:szCs w:val="14"/>
                </w:rPr>
                <w:t>R1-2205666</w:t>
              </w:r>
            </w:hyperlink>
          </w:p>
        </w:tc>
        <w:tc>
          <w:tcPr>
            <w:tcW w:w="1047" w:type="pct"/>
          </w:tcPr>
          <w:p w14:paraId="10EBEBE2" w14:textId="00D09D4A"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Corrections to Additional Enhancements for NB-IoT and LTE-MTC</w:t>
            </w:r>
          </w:p>
        </w:tc>
        <w:tc>
          <w:tcPr>
            <w:tcW w:w="906" w:type="pct"/>
          </w:tcPr>
          <w:p w14:paraId="01742D70" w14:textId="5E2EC1AA"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Motorola Mobility</w:t>
            </w:r>
          </w:p>
        </w:tc>
        <w:tc>
          <w:tcPr>
            <w:tcW w:w="266" w:type="pct"/>
          </w:tcPr>
          <w:p w14:paraId="14D3AAD5" w14:textId="6C5134F4" w:rsidR="0010284B" w:rsidRPr="0010284B" w:rsidRDefault="001B5688" w:rsidP="0010284B">
            <w:pPr>
              <w:rPr>
                <w:rFonts w:ascii="Arial" w:eastAsia="Times New Roman" w:hAnsi="Arial" w:cs="Arial"/>
                <w:color w:val="000000"/>
                <w:sz w:val="14"/>
                <w:szCs w:val="14"/>
                <w:lang w:eastAsia="en-GB"/>
              </w:rPr>
            </w:pPr>
            <w:hyperlink r:id="rId2965" w:history="1">
              <w:r w:rsidR="0010284B" w:rsidRPr="0010284B">
                <w:rPr>
                  <w:rStyle w:val="Hyperlink"/>
                  <w:rFonts w:ascii="Arial" w:hAnsi="Arial" w:cs="Arial"/>
                  <w:b/>
                  <w:bCs/>
                  <w:sz w:val="14"/>
                  <w:szCs w:val="14"/>
                </w:rPr>
                <w:t>Rel-17</w:t>
              </w:r>
            </w:hyperlink>
          </w:p>
        </w:tc>
        <w:tc>
          <w:tcPr>
            <w:tcW w:w="362" w:type="pct"/>
            <w:shd w:val="clear" w:color="auto" w:fill="auto"/>
          </w:tcPr>
          <w:p w14:paraId="7793F349" w14:textId="026954B4" w:rsidR="0010284B" w:rsidRPr="0010284B" w:rsidRDefault="001B5688" w:rsidP="0010284B">
            <w:pPr>
              <w:rPr>
                <w:rFonts w:ascii="Arial" w:eastAsia="Times New Roman" w:hAnsi="Arial" w:cs="Arial"/>
                <w:color w:val="000000"/>
                <w:sz w:val="14"/>
                <w:szCs w:val="14"/>
                <w:lang w:eastAsia="en-GB"/>
              </w:rPr>
            </w:pPr>
            <w:hyperlink r:id="rId2966" w:history="1">
              <w:r w:rsidR="0010284B" w:rsidRPr="0010284B">
                <w:rPr>
                  <w:rStyle w:val="Hyperlink"/>
                  <w:rFonts w:ascii="Arial" w:hAnsi="Arial" w:cs="Arial"/>
                  <w:b/>
                  <w:bCs/>
                  <w:sz w:val="14"/>
                  <w:szCs w:val="14"/>
                </w:rPr>
                <w:t>36.213</w:t>
              </w:r>
            </w:hyperlink>
          </w:p>
        </w:tc>
        <w:tc>
          <w:tcPr>
            <w:tcW w:w="384" w:type="pct"/>
            <w:shd w:val="clear" w:color="auto" w:fill="auto"/>
          </w:tcPr>
          <w:p w14:paraId="38DBA1C9" w14:textId="1DE32BC6"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17.1.0</w:t>
            </w:r>
          </w:p>
        </w:tc>
        <w:tc>
          <w:tcPr>
            <w:tcW w:w="762" w:type="pct"/>
          </w:tcPr>
          <w:p w14:paraId="694FF1A4" w14:textId="2F130F1E" w:rsidR="0010284B" w:rsidRPr="0010284B" w:rsidRDefault="001B5688" w:rsidP="0010284B">
            <w:pPr>
              <w:rPr>
                <w:rFonts w:ascii="Arial" w:eastAsia="Times New Roman" w:hAnsi="Arial" w:cs="Arial"/>
                <w:color w:val="000000"/>
                <w:sz w:val="14"/>
                <w:szCs w:val="14"/>
                <w:lang w:val="fr-FR" w:eastAsia="en-GB"/>
              </w:rPr>
            </w:pPr>
            <w:hyperlink r:id="rId2967" w:history="1">
              <w:r w:rsidR="0010284B" w:rsidRPr="0010284B">
                <w:rPr>
                  <w:rStyle w:val="Hyperlink"/>
                  <w:rFonts w:ascii="Arial" w:hAnsi="Arial" w:cs="Arial"/>
                  <w:b/>
                  <w:bCs/>
                  <w:sz w:val="14"/>
                  <w:szCs w:val="14"/>
                  <w:lang w:val="fr-FR"/>
                </w:rPr>
                <w:t>NB_IOTenh4_LTE_eMTC6-Core</w:t>
              </w:r>
            </w:hyperlink>
          </w:p>
        </w:tc>
        <w:tc>
          <w:tcPr>
            <w:tcW w:w="295" w:type="pct"/>
          </w:tcPr>
          <w:p w14:paraId="729CF19A" w14:textId="0937C79F"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1420</w:t>
            </w:r>
          </w:p>
        </w:tc>
        <w:tc>
          <w:tcPr>
            <w:tcW w:w="286" w:type="pct"/>
          </w:tcPr>
          <w:p w14:paraId="09ED8B6C" w14:textId="3BF1CA72"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 </w:t>
            </w:r>
          </w:p>
        </w:tc>
        <w:tc>
          <w:tcPr>
            <w:tcW w:w="265" w:type="pct"/>
          </w:tcPr>
          <w:p w14:paraId="790A660E" w14:textId="45F04D48"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F</w:t>
            </w:r>
          </w:p>
        </w:tc>
      </w:tr>
      <w:tr w:rsidR="0010284B" w:rsidRPr="0010284B" w14:paraId="7AE2DC15" w14:textId="77777777" w:rsidTr="00587408">
        <w:trPr>
          <w:trHeight w:val="20"/>
        </w:trPr>
        <w:tc>
          <w:tcPr>
            <w:tcW w:w="427" w:type="pct"/>
          </w:tcPr>
          <w:p w14:paraId="62D47A60" w14:textId="120A9618" w:rsidR="0010284B" w:rsidRPr="0010284B" w:rsidRDefault="001B5688" w:rsidP="0010284B">
            <w:pPr>
              <w:rPr>
                <w:rFonts w:ascii="Arial" w:eastAsia="Times New Roman" w:hAnsi="Arial" w:cs="Arial"/>
                <w:color w:val="000000"/>
                <w:sz w:val="14"/>
                <w:szCs w:val="14"/>
                <w:lang w:eastAsia="en-GB"/>
              </w:rPr>
            </w:pPr>
            <w:hyperlink r:id="rId2968" w:history="1">
              <w:r w:rsidR="000B5C49">
                <w:rPr>
                  <w:rStyle w:val="Hyperlink"/>
                  <w:rFonts w:ascii="Arial" w:hAnsi="Arial" w:cs="Arial"/>
                  <w:b/>
                  <w:bCs/>
                  <w:sz w:val="14"/>
                  <w:szCs w:val="14"/>
                </w:rPr>
                <w:t>R1-2205652</w:t>
              </w:r>
            </w:hyperlink>
          </w:p>
        </w:tc>
        <w:tc>
          <w:tcPr>
            <w:tcW w:w="1047" w:type="pct"/>
          </w:tcPr>
          <w:p w14:paraId="31BB1381" w14:textId="21950C27"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Corrections of the features extending NR operation to 71 GHz</w:t>
            </w:r>
          </w:p>
        </w:tc>
        <w:tc>
          <w:tcPr>
            <w:tcW w:w="906" w:type="pct"/>
          </w:tcPr>
          <w:p w14:paraId="50C877B2" w14:textId="6DFFEAB7"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Ericsson</w:t>
            </w:r>
          </w:p>
        </w:tc>
        <w:tc>
          <w:tcPr>
            <w:tcW w:w="266" w:type="pct"/>
          </w:tcPr>
          <w:p w14:paraId="105B2E48" w14:textId="2ED1A324" w:rsidR="0010284B" w:rsidRPr="0010284B" w:rsidRDefault="001B5688" w:rsidP="0010284B">
            <w:pPr>
              <w:rPr>
                <w:rFonts w:ascii="Arial" w:eastAsia="Times New Roman" w:hAnsi="Arial" w:cs="Arial"/>
                <w:color w:val="000000"/>
                <w:sz w:val="14"/>
                <w:szCs w:val="14"/>
                <w:lang w:eastAsia="en-GB"/>
              </w:rPr>
            </w:pPr>
            <w:hyperlink r:id="rId2969" w:history="1">
              <w:r w:rsidR="0010284B" w:rsidRPr="0010284B">
                <w:rPr>
                  <w:rStyle w:val="Hyperlink"/>
                  <w:rFonts w:ascii="Arial" w:hAnsi="Arial" w:cs="Arial"/>
                  <w:b/>
                  <w:bCs/>
                  <w:sz w:val="14"/>
                  <w:szCs w:val="14"/>
                </w:rPr>
                <w:t>Rel-17</w:t>
              </w:r>
            </w:hyperlink>
          </w:p>
        </w:tc>
        <w:tc>
          <w:tcPr>
            <w:tcW w:w="362" w:type="pct"/>
            <w:shd w:val="clear" w:color="auto" w:fill="auto"/>
          </w:tcPr>
          <w:p w14:paraId="4F3D32F5" w14:textId="3B6C69B4" w:rsidR="0010284B" w:rsidRPr="0010284B" w:rsidRDefault="001B5688" w:rsidP="0010284B">
            <w:pPr>
              <w:rPr>
                <w:rFonts w:ascii="Arial" w:eastAsia="Times New Roman" w:hAnsi="Arial" w:cs="Arial"/>
                <w:color w:val="000000"/>
                <w:sz w:val="14"/>
                <w:szCs w:val="14"/>
                <w:lang w:eastAsia="en-GB"/>
              </w:rPr>
            </w:pPr>
            <w:hyperlink r:id="rId2970" w:history="1">
              <w:r w:rsidR="0010284B" w:rsidRPr="0010284B">
                <w:rPr>
                  <w:rStyle w:val="Hyperlink"/>
                  <w:rFonts w:ascii="Arial" w:hAnsi="Arial" w:cs="Arial"/>
                  <w:b/>
                  <w:bCs/>
                  <w:sz w:val="14"/>
                  <w:szCs w:val="14"/>
                </w:rPr>
                <w:t>37.213</w:t>
              </w:r>
            </w:hyperlink>
          </w:p>
        </w:tc>
        <w:tc>
          <w:tcPr>
            <w:tcW w:w="384" w:type="pct"/>
            <w:shd w:val="clear" w:color="auto" w:fill="auto"/>
          </w:tcPr>
          <w:p w14:paraId="2D23DC54" w14:textId="491FFF1F"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17.1.0</w:t>
            </w:r>
          </w:p>
        </w:tc>
        <w:tc>
          <w:tcPr>
            <w:tcW w:w="762" w:type="pct"/>
          </w:tcPr>
          <w:p w14:paraId="0F124D4E" w14:textId="6B8B3535" w:rsidR="0010284B" w:rsidRPr="0010284B" w:rsidRDefault="001B5688" w:rsidP="0010284B">
            <w:pPr>
              <w:rPr>
                <w:rFonts w:ascii="Arial" w:eastAsia="Times New Roman" w:hAnsi="Arial" w:cs="Arial"/>
                <w:color w:val="000000"/>
                <w:sz w:val="14"/>
                <w:szCs w:val="14"/>
                <w:lang w:eastAsia="en-GB"/>
              </w:rPr>
            </w:pPr>
            <w:hyperlink r:id="rId2971" w:history="1">
              <w:r w:rsidR="0010284B" w:rsidRPr="0010284B">
                <w:rPr>
                  <w:rStyle w:val="Hyperlink"/>
                  <w:rFonts w:ascii="Arial" w:hAnsi="Arial" w:cs="Arial"/>
                  <w:b/>
                  <w:bCs/>
                  <w:sz w:val="14"/>
                  <w:szCs w:val="14"/>
                </w:rPr>
                <w:t>NR_ext_to_71GHz-Core</w:t>
              </w:r>
            </w:hyperlink>
          </w:p>
        </w:tc>
        <w:tc>
          <w:tcPr>
            <w:tcW w:w="295" w:type="pct"/>
          </w:tcPr>
          <w:p w14:paraId="79DCA06D" w14:textId="56851023"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0031</w:t>
            </w:r>
          </w:p>
        </w:tc>
        <w:tc>
          <w:tcPr>
            <w:tcW w:w="286" w:type="pct"/>
          </w:tcPr>
          <w:p w14:paraId="20037FEB" w14:textId="49C8FF7B"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 </w:t>
            </w:r>
          </w:p>
        </w:tc>
        <w:tc>
          <w:tcPr>
            <w:tcW w:w="265" w:type="pct"/>
          </w:tcPr>
          <w:p w14:paraId="414F19D6" w14:textId="3EFDF9AF"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F</w:t>
            </w:r>
          </w:p>
        </w:tc>
      </w:tr>
      <w:tr w:rsidR="0010284B" w:rsidRPr="0010284B" w14:paraId="5CE1AAF5" w14:textId="77777777" w:rsidTr="00587408">
        <w:trPr>
          <w:trHeight w:val="20"/>
        </w:trPr>
        <w:tc>
          <w:tcPr>
            <w:tcW w:w="427" w:type="pct"/>
          </w:tcPr>
          <w:p w14:paraId="7E3F189A" w14:textId="5E4857CE" w:rsidR="0010284B" w:rsidRPr="0010284B" w:rsidRDefault="001B5688" w:rsidP="0010284B">
            <w:pPr>
              <w:rPr>
                <w:rFonts w:ascii="Arial" w:eastAsia="Times New Roman" w:hAnsi="Arial" w:cs="Arial"/>
                <w:color w:val="000000"/>
                <w:sz w:val="14"/>
                <w:szCs w:val="14"/>
                <w:lang w:eastAsia="en-GB"/>
              </w:rPr>
            </w:pPr>
            <w:hyperlink r:id="rId2972" w:history="1">
              <w:r w:rsidR="000B5C49">
                <w:rPr>
                  <w:rStyle w:val="Hyperlink"/>
                  <w:rFonts w:ascii="Arial" w:hAnsi="Arial" w:cs="Arial"/>
                  <w:b/>
                  <w:bCs/>
                  <w:sz w:val="14"/>
                  <w:szCs w:val="14"/>
                </w:rPr>
                <w:t>R1-2205653</w:t>
              </w:r>
            </w:hyperlink>
          </w:p>
        </w:tc>
        <w:tc>
          <w:tcPr>
            <w:tcW w:w="1047" w:type="pct"/>
          </w:tcPr>
          <w:p w14:paraId="11593A4B" w14:textId="58283404"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Correction to semi-static channel access procedures for PUSCH scheduled via RAR</w:t>
            </w:r>
          </w:p>
        </w:tc>
        <w:tc>
          <w:tcPr>
            <w:tcW w:w="906" w:type="pct"/>
          </w:tcPr>
          <w:p w14:paraId="0C0ACA43" w14:textId="19606202"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Ericsson</w:t>
            </w:r>
          </w:p>
        </w:tc>
        <w:tc>
          <w:tcPr>
            <w:tcW w:w="266" w:type="pct"/>
          </w:tcPr>
          <w:p w14:paraId="6D26F8B9" w14:textId="30608CE9" w:rsidR="0010284B" w:rsidRPr="0010284B" w:rsidRDefault="001B5688" w:rsidP="0010284B">
            <w:pPr>
              <w:rPr>
                <w:rFonts w:ascii="Arial" w:eastAsia="Times New Roman" w:hAnsi="Arial" w:cs="Arial"/>
                <w:color w:val="000000"/>
                <w:sz w:val="14"/>
                <w:szCs w:val="14"/>
                <w:lang w:eastAsia="en-GB"/>
              </w:rPr>
            </w:pPr>
            <w:hyperlink r:id="rId2973" w:history="1">
              <w:r w:rsidR="0010284B" w:rsidRPr="0010284B">
                <w:rPr>
                  <w:rStyle w:val="Hyperlink"/>
                  <w:rFonts w:ascii="Arial" w:hAnsi="Arial" w:cs="Arial"/>
                  <w:b/>
                  <w:bCs/>
                  <w:sz w:val="14"/>
                  <w:szCs w:val="14"/>
                </w:rPr>
                <w:t>Rel-17</w:t>
              </w:r>
            </w:hyperlink>
          </w:p>
        </w:tc>
        <w:tc>
          <w:tcPr>
            <w:tcW w:w="362" w:type="pct"/>
            <w:shd w:val="clear" w:color="auto" w:fill="auto"/>
          </w:tcPr>
          <w:p w14:paraId="6C221ABF" w14:textId="030A946D" w:rsidR="0010284B" w:rsidRPr="0010284B" w:rsidRDefault="001B5688" w:rsidP="0010284B">
            <w:pPr>
              <w:rPr>
                <w:rFonts w:ascii="Arial" w:eastAsia="Times New Roman" w:hAnsi="Arial" w:cs="Arial"/>
                <w:color w:val="000000"/>
                <w:sz w:val="14"/>
                <w:szCs w:val="14"/>
                <w:lang w:eastAsia="en-GB"/>
              </w:rPr>
            </w:pPr>
            <w:hyperlink r:id="rId2974" w:history="1">
              <w:r w:rsidR="0010284B" w:rsidRPr="0010284B">
                <w:rPr>
                  <w:rStyle w:val="Hyperlink"/>
                  <w:rFonts w:ascii="Arial" w:hAnsi="Arial" w:cs="Arial"/>
                  <w:b/>
                  <w:bCs/>
                  <w:sz w:val="14"/>
                  <w:szCs w:val="14"/>
                </w:rPr>
                <w:t>37.213</w:t>
              </w:r>
            </w:hyperlink>
          </w:p>
        </w:tc>
        <w:tc>
          <w:tcPr>
            <w:tcW w:w="384" w:type="pct"/>
            <w:shd w:val="clear" w:color="auto" w:fill="auto"/>
          </w:tcPr>
          <w:p w14:paraId="3AABD5D0" w14:textId="47ECBB8A"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17.1.0</w:t>
            </w:r>
          </w:p>
        </w:tc>
        <w:tc>
          <w:tcPr>
            <w:tcW w:w="762" w:type="pct"/>
          </w:tcPr>
          <w:p w14:paraId="5F94EAD7" w14:textId="5FE381D6" w:rsidR="0010284B" w:rsidRPr="0010284B" w:rsidRDefault="001B5688" w:rsidP="0010284B">
            <w:pPr>
              <w:rPr>
                <w:rFonts w:ascii="Arial" w:eastAsia="Times New Roman" w:hAnsi="Arial" w:cs="Arial"/>
                <w:color w:val="000000"/>
                <w:sz w:val="14"/>
                <w:szCs w:val="14"/>
                <w:lang w:eastAsia="en-GB"/>
              </w:rPr>
            </w:pPr>
            <w:hyperlink r:id="rId2975" w:history="1">
              <w:r w:rsidR="0010284B" w:rsidRPr="0010284B">
                <w:rPr>
                  <w:rStyle w:val="Hyperlink"/>
                  <w:rFonts w:ascii="Arial" w:hAnsi="Arial" w:cs="Arial"/>
                  <w:b/>
                  <w:bCs/>
                  <w:sz w:val="14"/>
                  <w:szCs w:val="14"/>
                </w:rPr>
                <w:t>NR_IIOT_URLLC_enh-Core</w:t>
              </w:r>
            </w:hyperlink>
          </w:p>
        </w:tc>
        <w:tc>
          <w:tcPr>
            <w:tcW w:w="295" w:type="pct"/>
          </w:tcPr>
          <w:p w14:paraId="7808CFC1" w14:textId="35F8E461"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0032</w:t>
            </w:r>
          </w:p>
        </w:tc>
        <w:tc>
          <w:tcPr>
            <w:tcW w:w="286" w:type="pct"/>
          </w:tcPr>
          <w:p w14:paraId="05172949" w14:textId="285E3DD3"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 </w:t>
            </w:r>
          </w:p>
        </w:tc>
        <w:tc>
          <w:tcPr>
            <w:tcW w:w="265" w:type="pct"/>
          </w:tcPr>
          <w:p w14:paraId="649786E5" w14:textId="4276804C"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F</w:t>
            </w:r>
          </w:p>
        </w:tc>
      </w:tr>
      <w:tr w:rsidR="0010284B" w:rsidRPr="0010284B" w14:paraId="5E807713" w14:textId="77777777" w:rsidTr="00587408">
        <w:trPr>
          <w:trHeight w:val="20"/>
        </w:trPr>
        <w:tc>
          <w:tcPr>
            <w:tcW w:w="427" w:type="pct"/>
          </w:tcPr>
          <w:p w14:paraId="6F05B883" w14:textId="5C6A66B0" w:rsidR="0010284B" w:rsidRPr="0010284B" w:rsidRDefault="001B5688" w:rsidP="0010284B">
            <w:pPr>
              <w:rPr>
                <w:rFonts w:ascii="Arial" w:eastAsia="Times New Roman" w:hAnsi="Arial" w:cs="Arial"/>
                <w:color w:val="000000"/>
                <w:sz w:val="14"/>
                <w:szCs w:val="14"/>
                <w:lang w:eastAsia="en-GB"/>
              </w:rPr>
            </w:pPr>
            <w:hyperlink r:id="rId2976" w:history="1">
              <w:r w:rsidR="000B5C49">
                <w:rPr>
                  <w:rStyle w:val="Hyperlink"/>
                  <w:rFonts w:ascii="Arial" w:hAnsi="Arial" w:cs="Arial"/>
                  <w:b/>
                  <w:bCs/>
                  <w:sz w:val="14"/>
                  <w:szCs w:val="14"/>
                </w:rPr>
                <w:t>R1-2205684</w:t>
              </w:r>
            </w:hyperlink>
          </w:p>
        </w:tc>
        <w:tc>
          <w:tcPr>
            <w:tcW w:w="1047" w:type="pct"/>
          </w:tcPr>
          <w:p w14:paraId="443BD1D0" w14:textId="14359C21"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Rel-16 editorial corrections for TS 37.213</w:t>
            </w:r>
          </w:p>
        </w:tc>
        <w:tc>
          <w:tcPr>
            <w:tcW w:w="906" w:type="pct"/>
          </w:tcPr>
          <w:p w14:paraId="77648093" w14:textId="67B3550F"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Ericsson</w:t>
            </w:r>
          </w:p>
        </w:tc>
        <w:tc>
          <w:tcPr>
            <w:tcW w:w="266" w:type="pct"/>
          </w:tcPr>
          <w:p w14:paraId="03AFCAAC" w14:textId="5724C9BC" w:rsidR="0010284B" w:rsidRPr="0010284B" w:rsidRDefault="001B5688" w:rsidP="0010284B">
            <w:pPr>
              <w:rPr>
                <w:rFonts w:ascii="Arial" w:eastAsia="Times New Roman" w:hAnsi="Arial" w:cs="Arial"/>
                <w:color w:val="000000"/>
                <w:sz w:val="14"/>
                <w:szCs w:val="14"/>
                <w:lang w:eastAsia="en-GB"/>
              </w:rPr>
            </w:pPr>
            <w:hyperlink r:id="rId2977" w:history="1">
              <w:r w:rsidR="0010284B" w:rsidRPr="0010284B">
                <w:rPr>
                  <w:rStyle w:val="Hyperlink"/>
                  <w:rFonts w:ascii="Arial" w:hAnsi="Arial" w:cs="Arial"/>
                  <w:b/>
                  <w:bCs/>
                  <w:sz w:val="14"/>
                  <w:szCs w:val="14"/>
                </w:rPr>
                <w:t>Rel-16</w:t>
              </w:r>
            </w:hyperlink>
          </w:p>
        </w:tc>
        <w:tc>
          <w:tcPr>
            <w:tcW w:w="362" w:type="pct"/>
            <w:shd w:val="clear" w:color="auto" w:fill="auto"/>
          </w:tcPr>
          <w:p w14:paraId="5868589C" w14:textId="395C213E" w:rsidR="0010284B" w:rsidRPr="0010284B" w:rsidRDefault="001B5688" w:rsidP="0010284B">
            <w:pPr>
              <w:rPr>
                <w:rFonts w:ascii="Arial" w:eastAsia="Times New Roman" w:hAnsi="Arial" w:cs="Arial"/>
                <w:color w:val="000000"/>
                <w:sz w:val="14"/>
                <w:szCs w:val="14"/>
                <w:lang w:eastAsia="en-GB"/>
              </w:rPr>
            </w:pPr>
            <w:hyperlink r:id="rId2978" w:history="1">
              <w:r w:rsidR="0010284B" w:rsidRPr="0010284B">
                <w:rPr>
                  <w:rStyle w:val="Hyperlink"/>
                  <w:rFonts w:ascii="Arial" w:hAnsi="Arial" w:cs="Arial"/>
                  <w:b/>
                  <w:bCs/>
                  <w:sz w:val="14"/>
                  <w:szCs w:val="14"/>
                </w:rPr>
                <w:t>37.213</w:t>
              </w:r>
            </w:hyperlink>
          </w:p>
        </w:tc>
        <w:tc>
          <w:tcPr>
            <w:tcW w:w="384" w:type="pct"/>
            <w:shd w:val="clear" w:color="auto" w:fill="auto"/>
          </w:tcPr>
          <w:p w14:paraId="2F11B4FF" w14:textId="1E74093D"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16.8.0</w:t>
            </w:r>
          </w:p>
        </w:tc>
        <w:tc>
          <w:tcPr>
            <w:tcW w:w="762" w:type="pct"/>
          </w:tcPr>
          <w:p w14:paraId="420B2B50" w14:textId="64932819" w:rsidR="0010284B" w:rsidRPr="0010284B" w:rsidRDefault="001B5688" w:rsidP="0010284B">
            <w:pPr>
              <w:rPr>
                <w:rFonts w:ascii="Arial" w:eastAsia="Times New Roman" w:hAnsi="Arial" w:cs="Arial"/>
                <w:color w:val="000000"/>
                <w:sz w:val="14"/>
                <w:szCs w:val="14"/>
                <w:lang w:eastAsia="en-GB"/>
              </w:rPr>
            </w:pPr>
            <w:hyperlink r:id="rId2979" w:history="1">
              <w:r w:rsidR="0010284B" w:rsidRPr="0010284B">
                <w:rPr>
                  <w:rStyle w:val="Hyperlink"/>
                  <w:rFonts w:ascii="Arial" w:hAnsi="Arial" w:cs="Arial"/>
                  <w:b/>
                  <w:bCs/>
                  <w:sz w:val="14"/>
                  <w:szCs w:val="14"/>
                </w:rPr>
                <w:t>NR_unlic-Core</w:t>
              </w:r>
            </w:hyperlink>
          </w:p>
        </w:tc>
        <w:tc>
          <w:tcPr>
            <w:tcW w:w="295" w:type="pct"/>
          </w:tcPr>
          <w:p w14:paraId="5280CB26" w14:textId="7C763719"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0033</w:t>
            </w:r>
          </w:p>
        </w:tc>
        <w:tc>
          <w:tcPr>
            <w:tcW w:w="286" w:type="pct"/>
          </w:tcPr>
          <w:p w14:paraId="31FE5AE8" w14:textId="5E2CA920"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 </w:t>
            </w:r>
          </w:p>
        </w:tc>
        <w:tc>
          <w:tcPr>
            <w:tcW w:w="265" w:type="pct"/>
          </w:tcPr>
          <w:p w14:paraId="05F2318E" w14:textId="726111F4"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F</w:t>
            </w:r>
          </w:p>
        </w:tc>
      </w:tr>
      <w:tr w:rsidR="0010284B" w:rsidRPr="0010284B" w14:paraId="7246F304" w14:textId="77777777" w:rsidTr="00587408">
        <w:trPr>
          <w:trHeight w:val="20"/>
        </w:trPr>
        <w:tc>
          <w:tcPr>
            <w:tcW w:w="427" w:type="pct"/>
          </w:tcPr>
          <w:p w14:paraId="770DF76C" w14:textId="7863CEE7" w:rsidR="0010284B" w:rsidRPr="0010284B" w:rsidRDefault="001B5688" w:rsidP="0010284B">
            <w:pPr>
              <w:rPr>
                <w:rFonts w:ascii="Arial" w:eastAsia="Times New Roman" w:hAnsi="Arial" w:cs="Arial"/>
                <w:color w:val="000000"/>
                <w:sz w:val="14"/>
                <w:szCs w:val="14"/>
                <w:lang w:eastAsia="en-GB"/>
              </w:rPr>
            </w:pPr>
            <w:hyperlink r:id="rId2980" w:history="1">
              <w:r w:rsidR="000B5C49">
                <w:rPr>
                  <w:rStyle w:val="Hyperlink"/>
                  <w:rFonts w:ascii="Arial" w:hAnsi="Arial" w:cs="Arial"/>
                  <w:b/>
                  <w:bCs/>
                  <w:sz w:val="14"/>
                  <w:szCs w:val="14"/>
                </w:rPr>
                <w:t>R1-2205685</w:t>
              </w:r>
            </w:hyperlink>
          </w:p>
        </w:tc>
        <w:tc>
          <w:tcPr>
            <w:tcW w:w="1047" w:type="pct"/>
          </w:tcPr>
          <w:p w14:paraId="2C8F7CF0" w14:textId="6CC1390F"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Rel-16 editorial corrections for TS 37.213 (mirrored to Rel-17)</w:t>
            </w:r>
          </w:p>
        </w:tc>
        <w:tc>
          <w:tcPr>
            <w:tcW w:w="906" w:type="pct"/>
          </w:tcPr>
          <w:p w14:paraId="16E63E60" w14:textId="4BB6D4A8"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Ericsson</w:t>
            </w:r>
          </w:p>
        </w:tc>
        <w:tc>
          <w:tcPr>
            <w:tcW w:w="266" w:type="pct"/>
          </w:tcPr>
          <w:p w14:paraId="12DE8BCF" w14:textId="10FABBF9" w:rsidR="0010284B" w:rsidRPr="0010284B" w:rsidRDefault="001B5688" w:rsidP="0010284B">
            <w:pPr>
              <w:rPr>
                <w:rFonts w:ascii="Arial" w:eastAsia="Times New Roman" w:hAnsi="Arial" w:cs="Arial"/>
                <w:color w:val="000000"/>
                <w:sz w:val="14"/>
                <w:szCs w:val="14"/>
                <w:lang w:eastAsia="en-GB"/>
              </w:rPr>
            </w:pPr>
            <w:hyperlink r:id="rId2981" w:history="1">
              <w:r w:rsidR="0010284B" w:rsidRPr="0010284B">
                <w:rPr>
                  <w:rStyle w:val="Hyperlink"/>
                  <w:rFonts w:ascii="Arial" w:hAnsi="Arial" w:cs="Arial"/>
                  <w:b/>
                  <w:bCs/>
                  <w:sz w:val="14"/>
                  <w:szCs w:val="14"/>
                </w:rPr>
                <w:t>Rel-17</w:t>
              </w:r>
            </w:hyperlink>
          </w:p>
        </w:tc>
        <w:tc>
          <w:tcPr>
            <w:tcW w:w="362" w:type="pct"/>
            <w:shd w:val="clear" w:color="auto" w:fill="auto"/>
          </w:tcPr>
          <w:p w14:paraId="016505A6" w14:textId="7E09FC85" w:rsidR="0010284B" w:rsidRPr="0010284B" w:rsidRDefault="001B5688" w:rsidP="0010284B">
            <w:pPr>
              <w:rPr>
                <w:rFonts w:ascii="Arial" w:eastAsia="Times New Roman" w:hAnsi="Arial" w:cs="Arial"/>
                <w:color w:val="000000"/>
                <w:sz w:val="14"/>
                <w:szCs w:val="14"/>
                <w:lang w:eastAsia="en-GB"/>
              </w:rPr>
            </w:pPr>
            <w:hyperlink r:id="rId2982" w:history="1">
              <w:r w:rsidR="0010284B" w:rsidRPr="0010284B">
                <w:rPr>
                  <w:rStyle w:val="Hyperlink"/>
                  <w:rFonts w:ascii="Arial" w:hAnsi="Arial" w:cs="Arial"/>
                  <w:b/>
                  <w:bCs/>
                  <w:sz w:val="14"/>
                  <w:szCs w:val="14"/>
                </w:rPr>
                <w:t>37.213</w:t>
              </w:r>
            </w:hyperlink>
          </w:p>
        </w:tc>
        <w:tc>
          <w:tcPr>
            <w:tcW w:w="384" w:type="pct"/>
            <w:shd w:val="clear" w:color="auto" w:fill="auto"/>
          </w:tcPr>
          <w:p w14:paraId="7A15C708" w14:textId="60297BF1"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17.1.0</w:t>
            </w:r>
          </w:p>
        </w:tc>
        <w:tc>
          <w:tcPr>
            <w:tcW w:w="762" w:type="pct"/>
          </w:tcPr>
          <w:p w14:paraId="51D8EC73" w14:textId="3284AFAF" w:rsidR="0010284B" w:rsidRPr="0010284B" w:rsidRDefault="001B5688" w:rsidP="0010284B">
            <w:pPr>
              <w:rPr>
                <w:rFonts w:ascii="Arial" w:eastAsia="Times New Roman" w:hAnsi="Arial" w:cs="Arial"/>
                <w:color w:val="000000"/>
                <w:sz w:val="14"/>
                <w:szCs w:val="14"/>
                <w:lang w:eastAsia="en-GB"/>
              </w:rPr>
            </w:pPr>
            <w:hyperlink r:id="rId2983" w:history="1">
              <w:r w:rsidR="0010284B" w:rsidRPr="0010284B">
                <w:rPr>
                  <w:rStyle w:val="Hyperlink"/>
                  <w:rFonts w:ascii="Arial" w:hAnsi="Arial" w:cs="Arial"/>
                  <w:b/>
                  <w:bCs/>
                  <w:sz w:val="14"/>
                  <w:szCs w:val="14"/>
                </w:rPr>
                <w:t>NR_unlic-Core</w:t>
              </w:r>
            </w:hyperlink>
          </w:p>
        </w:tc>
        <w:tc>
          <w:tcPr>
            <w:tcW w:w="295" w:type="pct"/>
          </w:tcPr>
          <w:p w14:paraId="082494D4" w14:textId="27548BF7"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0034</w:t>
            </w:r>
          </w:p>
        </w:tc>
        <w:tc>
          <w:tcPr>
            <w:tcW w:w="286" w:type="pct"/>
          </w:tcPr>
          <w:p w14:paraId="7E6E3179" w14:textId="718A4FD4"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 </w:t>
            </w:r>
          </w:p>
        </w:tc>
        <w:tc>
          <w:tcPr>
            <w:tcW w:w="265" w:type="pct"/>
          </w:tcPr>
          <w:p w14:paraId="646CF274" w14:textId="622574B2"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A</w:t>
            </w:r>
          </w:p>
        </w:tc>
      </w:tr>
      <w:tr w:rsidR="0010284B" w:rsidRPr="0010284B" w14:paraId="1E6B647B" w14:textId="77777777" w:rsidTr="00587408">
        <w:trPr>
          <w:trHeight w:val="20"/>
        </w:trPr>
        <w:tc>
          <w:tcPr>
            <w:tcW w:w="427" w:type="pct"/>
          </w:tcPr>
          <w:p w14:paraId="5BD2BEB5" w14:textId="29B6210F" w:rsidR="0010284B" w:rsidRPr="0010284B" w:rsidRDefault="001B5688" w:rsidP="0010284B">
            <w:pPr>
              <w:rPr>
                <w:rFonts w:ascii="Arial" w:eastAsia="Times New Roman" w:hAnsi="Arial" w:cs="Arial"/>
                <w:color w:val="000000"/>
                <w:sz w:val="14"/>
                <w:szCs w:val="14"/>
                <w:lang w:eastAsia="en-GB"/>
              </w:rPr>
            </w:pPr>
            <w:hyperlink r:id="rId2984" w:history="1">
              <w:r w:rsidR="000B5C49">
                <w:rPr>
                  <w:rStyle w:val="Hyperlink"/>
                  <w:rFonts w:ascii="Arial" w:hAnsi="Arial" w:cs="Arial"/>
                  <w:b/>
                  <w:bCs/>
                  <w:sz w:val="14"/>
                  <w:szCs w:val="14"/>
                </w:rPr>
                <w:t>R1-2205654</w:t>
              </w:r>
            </w:hyperlink>
          </w:p>
        </w:tc>
        <w:tc>
          <w:tcPr>
            <w:tcW w:w="1047" w:type="pct"/>
          </w:tcPr>
          <w:p w14:paraId="28F033A2" w14:textId="37404FAF"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Corrections to NR support of multicast and broadcast services</w:t>
            </w:r>
          </w:p>
        </w:tc>
        <w:tc>
          <w:tcPr>
            <w:tcW w:w="906" w:type="pct"/>
          </w:tcPr>
          <w:p w14:paraId="30C225E1" w14:textId="393DB448"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Qualcomm</w:t>
            </w:r>
          </w:p>
        </w:tc>
        <w:tc>
          <w:tcPr>
            <w:tcW w:w="266" w:type="pct"/>
          </w:tcPr>
          <w:p w14:paraId="48C9E3FF" w14:textId="51FAB418" w:rsidR="0010284B" w:rsidRPr="0010284B" w:rsidRDefault="001B5688" w:rsidP="0010284B">
            <w:pPr>
              <w:rPr>
                <w:rFonts w:ascii="Arial" w:eastAsia="Times New Roman" w:hAnsi="Arial" w:cs="Arial"/>
                <w:color w:val="000000"/>
                <w:sz w:val="14"/>
                <w:szCs w:val="14"/>
                <w:lang w:eastAsia="en-GB"/>
              </w:rPr>
            </w:pPr>
            <w:hyperlink r:id="rId2985" w:history="1">
              <w:r w:rsidR="0010284B" w:rsidRPr="0010284B">
                <w:rPr>
                  <w:rStyle w:val="Hyperlink"/>
                  <w:rFonts w:ascii="Arial" w:hAnsi="Arial" w:cs="Arial"/>
                  <w:b/>
                  <w:bCs/>
                  <w:sz w:val="14"/>
                  <w:szCs w:val="14"/>
                </w:rPr>
                <w:t>Rel-17</w:t>
              </w:r>
            </w:hyperlink>
          </w:p>
        </w:tc>
        <w:tc>
          <w:tcPr>
            <w:tcW w:w="362" w:type="pct"/>
            <w:shd w:val="clear" w:color="auto" w:fill="auto"/>
          </w:tcPr>
          <w:p w14:paraId="26E5D45E" w14:textId="19DBD7FC" w:rsidR="0010284B" w:rsidRPr="0010284B" w:rsidRDefault="001B5688" w:rsidP="0010284B">
            <w:pPr>
              <w:rPr>
                <w:rFonts w:ascii="Arial" w:eastAsia="Times New Roman" w:hAnsi="Arial" w:cs="Arial"/>
                <w:color w:val="000000"/>
                <w:sz w:val="14"/>
                <w:szCs w:val="14"/>
                <w:lang w:eastAsia="en-GB"/>
              </w:rPr>
            </w:pPr>
            <w:hyperlink r:id="rId2986" w:history="1">
              <w:r w:rsidR="0010284B" w:rsidRPr="0010284B">
                <w:rPr>
                  <w:rStyle w:val="Hyperlink"/>
                  <w:rFonts w:ascii="Arial" w:hAnsi="Arial" w:cs="Arial"/>
                  <w:b/>
                  <w:bCs/>
                  <w:sz w:val="14"/>
                  <w:szCs w:val="14"/>
                </w:rPr>
                <w:t>38.202</w:t>
              </w:r>
            </w:hyperlink>
          </w:p>
        </w:tc>
        <w:tc>
          <w:tcPr>
            <w:tcW w:w="384" w:type="pct"/>
            <w:shd w:val="clear" w:color="auto" w:fill="auto"/>
          </w:tcPr>
          <w:p w14:paraId="4531A23A" w14:textId="21F99B2B"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17.1.0</w:t>
            </w:r>
          </w:p>
        </w:tc>
        <w:tc>
          <w:tcPr>
            <w:tcW w:w="762" w:type="pct"/>
          </w:tcPr>
          <w:p w14:paraId="6CE80799" w14:textId="7FC27212" w:rsidR="0010284B" w:rsidRPr="0010284B" w:rsidRDefault="001B5688" w:rsidP="0010284B">
            <w:pPr>
              <w:rPr>
                <w:rFonts w:ascii="Arial" w:eastAsia="Times New Roman" w:hAnsi="Arial" w:cs="Arial"/>
                <w:color w:val="000000"/>
                <w:sz w:val="14"/>
                <w:szCs w:val="14"/>
                <w:lang w:eastAsia="en-GB"/>
              </w:rPr>
            </w:pPr>
            <w:hyperlink r:id="rId2987" w:history="1">
              <w:r w:rsidR="0010284B" w:rsidRPr="0010284B">
                <w:rPr>
                  <w:rStyle w:val="Hyperlink"/>
                  <w:rFonts w:ascii="Arial" w:hAnsi="Arial" w:cs="Arial"/>
                  <w:b/>
                  <w:bCs/>
                  <w:sz w:val="14"/>
                  <w:szCs w:val="14"/>
                </w:rPr>
                <w:t>NR_MBS-Core</w:t>
              </w:r>
            </w:hyperlink>
          </w:p>
        </w:tc>
        <w:tc>
          <w:tcPr>
            <w:tcW w:w="295" w:type="pct"/>
          </w:tcPr>
          <w:p w14:paraId="4CA1AC20" w14:textId="619F183E"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0024</w:t>
            </w:r>
          </w:p>
        </w:tc>
        <w:tc>
          <w:tcPr>
            <w:tcW w:w="286" w:type="pct"/>
          </w:tcPr>
          <w:p w14:paraId="71552236" w14:textId="2F71FE88"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 </w:t>
            </w:r>
          </w:p>
        </w:tc>
        <w:tc>
          <w:tcPr>
            <w:tcW w:w="265" w:type="pct"/>
          </w:tcPr>
          <w:p w14:paraId="6A0E629B" w14:textId="433E727C"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F</w:t>
            </w:r>
          </w:p>
        </w:tc>
      </w:tr>
      <w:tr w:rsidR="0010284B" w:rsidRPr="0010284B" w14:paraId="049CDF56" w14:textId="77777777" w:rsidTr="00587408">
        <w:trPr>
          <w:trHeight w:val="20"/>
        </w:trPr>
        <w:tc>
          <w:tcPr>
            <w:tcW w:w="427" w:type="pct"/>
          </w:tcPr>
          <w:p w14:paraId="5964AFFE" w14:textId="5F88A283" w:rsidR="0010284B" w:rsidRPr="0010284B" w:rsidRDefault="001B5688" w:rsidP="0010284B">
            <w:pPr>
              <w:rPr>
                <w:rFonts w:ascii="Arial" w:eastAsia="Times New Roman" w:hAnsi="Arial" w:cs="Arial"/>
                <w:color w:val="000000"/>
                <w:sz w:val="14"/>
                <w:szCs w:val="14"/>
                <w:lang w:eastAsia="en-GB"/>
              </w:rPr>
            </w:pPr>
            <w:hyperlink r:id="rId2988" w:history="1">
              <w:r w:rsidR="000B5C49">
                <w:rPr>
                  <w:rStyle w:val="Hyperlink"/>
                  <w:rFonts w:ascii="Arial" w:hAnsi="Arial" w:cs="Arial"/>
                  <w:b/>
                  <w:bCs/>
                  <w:sz w:val="14"/>
                  <w:szCs w:val="14"/>
                </w:rPr>
                <w:t>R1-2205667</w:t>
              </w:r>
            </w:hyperlink>
          </w:p>
        </w:tc>
        <w:tc>
          <w:tcPr>
            <w:tcW w:w="1047" w:type="pct"/>
          </w:tcPr>
          <w:p w14:paraId="7D9DF145" w14:textId="3F577E8F"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Corrections on NR UE Power Saving Enhancements</w:t>
            </w:r>
          </w:p>
        </w:tc>
        <w:tc>
          <w:tcPr>
            <w:tcW w:w="906" w:type="pct"/>
          </w:tcPr>
          <w:p w14:paraId="1ABBB750" w14:textId="1A9F1A9B"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Ericsson</w:t>
            </w:r>
          </w:p>
        </w:tc>
        <w:tc>
          <w:tcPr>
            <w:tcW w:w="266" w:type="pct"/>
          </w:tcPr>
          <w:p w14:paraId="1F5FF96E" w14:textId="4DBAD909" w:rsidR="0010284B" w:rsidRPr="0010284B" w:rsidRDefault="001B5688" w:rsidP="0010284B">
            <w:pPr>
              <w:rPr>
                <w:rFonts w:ascii="Arial" w:eastAsia="Times New Roman" w:hAnsi="Arial" w:cs="Arial"/>
                <w:color w:val="000000"/>
                <w:sz w:val="14"/>
                <w:szCs w:val="14"/>
                <w:lang w:eastAsia="en-GB"/>
              </w:rPr>
            </w:pPr>
            <w:hyperlink r:id="rId2989" w:history="1">
              <w:r w:rsidR="0010284B" w:rsidRPr="0010284B">
                <w:rPr>
                  <w:rStyle w:val="Hyperlink"/>
                  <w:rFonts w:ascii="Arial" w:hAnsi="Arial" w:cs="Arial"/>
                  <w:b/>
                  <w:bCs/>
                  <w:sz w:val="14"/>
                  <w:szCs w:val="14"/>
                </w:rPr>
                <w:t>Rel-17</w:t>
              </w:r>
            </w:hyperlink>
          </w:p>
        </w:tc>
        <w:tc>
          <w:tcPr>
            <w:tcW w:w="362" w:type="pct"/>
            <w:shd w:val="clear" w:color="auto" w:fill="auto"/>
          </w:tcPr>
          <w:p w14:paraId="18FA77CF" w14:textId="14250DE2" w:rsidR="0010284B" w:rsidRPr="0010284B" w:rsidRDefault="001B5688" w:rsidP="0010284B">
            <w:pPr>
              <w:rPr>
                <w:rFonts w:ascii="Arial" w:eastAsia="Times New Roman" w:hAnsi="Arial" w:cs="Arial"/>
                <w:color w:val="000000"/>
                <w:sz w:val="14"/>
                <w:szCs w:val="14"/>
                <w:lang w:eastAsia="en-GB"/>
              </w:rPr>
            </w:pPr>
            <w:hyperlink r:id="rId2990" w:history="1">
              <w:r w:rsidR="0010284B" w:rsidRPr="0010284B">
                <w:rPr>
                  <w:rStyle w:val="Hyperlink"/>
                  <w:rFonts w:ascii="Arial" w:hAnsi="Arial" w:cs="Arial"/>
                  <w:b/>
                  <w:bCs/>
                  <w:sz w:val="14"/>
                  <w:szCs w:val="14"/>
                </w:rPr>
                <w:t>38.211</w:t>
              </w:r>
            </w:hyperlink>
          </w:p>
        </w:tc>
        <w:tc>
          <w:tcPr>
            <w:tcW w:w="384" w:type="pct"/>
            <w:shd w:val="clear" w:color="auto" w:fill="auto"/>
          </w:tcPr>
          <w:p w14:paraId="3F5F65A6" w14:textId="6C9241E2"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17.1.0</w:t>
            </w:r>
          </w:p>
        </w:tc>
        <w:tc>
          <w:tcPr>
            <w:tcW w:w="762" w:type="pct"/>
          </w:tcPr>
          <w:p w14:paraId="52FE1CF1" w14:textId="41F67071" w:rsidR="0010284B" w:rsidRPr="0010284B" w:rsidRDefault="001B5688" w:rsidP="0010284B">
            <w:pPr>
              <w:rPr>
                <w:rFonts w:ascii="Arial" w:eastAsia="Times New Roman" w:hAnsi="Arial" w:cs="Arial"/>
                <w:color w:val="000000"/>
                <w:sz w:val="14"/>
                <w:szCs w:val="14"/>
                <w:lang w:eastAsia="en-GB"/>
              </w:rPr>
            </w:pPr>
            <w:hyperlink r:id="rId2991" w:history="1">
              <w:r w:rsidR="0010284B" w:rsidRPr="0010284B">
                <w:rPr>
                  <w:rStyle w:val="Hyperlink"/>
                  <w:rFonts w:ascii="Arial" w:hAnsi="Arial" w:cs="Arial"/>
                  <w:b/>
                  <w:bCs/>
                  <w:sz w:val="14"/>
                  <w:szCs w:val="14"/>
                </w:rPr>
                <w:t>NR_UE_pow_sav_enh-Core</w:t>
              </w:r>
            </w:hyperlink>
          </w:p>
        </w:tc>
        <w:tc>
          <w:tcPr>
            <w:tcW w:w="295" w:type="pct"/>
          </w:tcPr>
          <w:p w14:paraId="590BFCF3" w14:textId="264463E9"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0095</w:t>
            </w:r>
          </w:p>
        </w:tc>
        <w:tc>
          <w:tcPr>
            <w:tcW w:w="286" w:type="pct"/>
          </w:tcPr>
          <w:p w14:paraId="3BF3EB8A" w14:textId="28B9B8B7"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 </w:t>
            </w:r>
          </w:p>
        </w:tc>
        <w:tc>
          <w:tcPr>
            <w:tcW w:w="265" w:type="pct"/>
          </w:tcPr>
          <w:p w14:paraId="179FF13D" w14:textId="77EFFA80"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F</w:t>
            </w:r>
          </w:p>
        </w:tc>
      </w:tr>
      <w:tr w:rsidR="0010284B" w:rsidRPr="0010284B" w14:paraId="0F4A232C" w14:textId="77777777" w:rsidTr="00587408">
        <w:trPr>
          <w:trHeight w:val="20"/>
        </w:trPr>
        <w:tc>
          <w:tcPr>
            <w:tcW w:w="427" w:type="pct"/>
          </w:tcPr>
          <w:p w14:paraId="2227CC3A" w14:textId="35E3AB14" w:rsidR="0010284B" w:rsidRPr="0010284B" w:rsidRDefault="001B5688" w:rsidP="0010284B">
            <w:pPr>
              <w:rPr>
                <w:rFonts w:ascii="Arial" w:eastAsia="Times New Roman" w:hAnsi="Arial" w:cs="Arial"/>
                <w:color w:val="000000"/>
                <w:sz w:val="14"/>
                <w:szCs w:val="14"/>
                <w:lang w:eastAsia="en-GB"/>
              </w:rPr>
            </w:pPr>
            <w:hyperlink r:id="rId2992" w:history="1">
              <w:r w:rsidR="000B5C49">
                <w:rPr>
                  <w:rStyle w:val="Hyperlink"/>
                  <w:rFonts w:ascii="Arial" w:hAnsi="Arial" w:cs="Arial"/>
                  <w:b/>
                  <w:bCs/>
                  <w:sz w:val="14"/>
                  <w:szCs w:val="14"/>
                </w:rPr>
                <w:t>R1-2205668</w:t>
              </w:r>
            </w:hyperlink>
          </w:p>
        </w:tc>
        <w:tc>
          <w:tcPr>
            <w:tcW w:w="1047" w:type="pct"/>
          </w:tcPr>
          <w:p w14:paraId="713AA18A" w14:textId="0EA33DC8"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Corrections to MIMO enhancements</w:t>
            </w:r>
          </w:p>
        </w:tc>
        <w:tc>
          <w:tcPr>
            <w:tcW w:w="906" w:type="pct"/>
          </w:tcPr>
          <w:p w14:paraId="3E5489A7" w14:textId="2785E338"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Ericsson</w:t>
            </w:r>
          </w:p>
        </w:tc>
        <w:tc>
          <w:tcPr>
            <w:tcW w:w="266" w:type="pct"/>
          </w:tcPr>
          <w:p w14:paraId="0DA7B0F3" w14:textId="4C69FF47" w:rsidR="0010284B" w:rsidRPr="0010284B" w:rsidRDefault="001B5688" w:rsidP="0010284B">
            <w:pPr>
              <w:rPr>
                <w:rFonts w:ascii="Arial" w:eastAsia="Times New Roman" w:hAnsi="Arial" w:cs="Arial"/>
                <w:color w:val="000000"/>
                <w:sz w:val="14"/>
                <w:szCs w:val="14"/>
                <w:lang w:eastAsia="en-GB"/>
              </w:rPr>
            </w:pPr>
            <w:hyperlink r:id="rId2993" w:history="1">
              <w:r w:rsidR="0010284B" w:rsidRPr="0010284B">
                <w:rPr>
                  <w:rStyle w:val="Hyperlink"/>
                  <w:rFonts w:ascii="Arial" w:hAnsi="Arial" w:cs="Arial"/>
                  <w:b/>
                  <w:bCs/>
                  <w:sz w:val="14"/>
                  <w:szCs w:val="14"/>
                </w:rPr>
                <w:t>Rel-17</w:t>
              </w:r>
            </w:hyperlink>
          </w:p>
        </w:tc>
        <w:tc>
          <w:tcPr>
            <w:tcW w:w="362" w:type="pct"/>
            <w:shd w:val="clear" w:color="auto" w:fill="auto"/>
          </w:tcPr>
          <w:p w14:paraId="11309274" w14:textId="19732D86" w:rsidR="0010284B" w:rsidRPr="0010284B" w:rsidRDefault="001B5688" w:rsidP="0010284B">
            <w:pPr>
              <w:rPr>
                <w:rFonts w:ascii="Arial" w:eastAsia="Times New Roman" w:hAnsi="Arial" w:cs="Arial"/>
                <w:color w:val="000000"/>
                <w:sz w:val="14"/>
                <w:szCs w:val="14"/>
                <w:lang w:eastAsia="en-GB"/>
              </w:rPr>
            </w:pPr>
            <w:hyperlink r:id="rId2994" w:history="1">
              <w:r w:rsidR="0010284B" w:rsidRPr="0010284B">
                <w:rPr>
                  <w:rStyle w:val="Hyperlink"/>
                  <w:rFonts w:ascii="Arial" w:hAnsi="Arial" w:cs="Arial"/>
                  <w:b/>
                  <w:bCs/>
                  <w:sz w:val="14"/>
                  <w:szCs w:val="14"/>
                </w:rPr>
                <w:t>38.211</w:t>
              </w:r>
            </w:hyperlink>
          </w:p>
        </w:tc>
        <w:tc>
          <w:tcPr>
            <w:tcW w:w="384" w:type="pct"/>
            <w:shd w:val="clear" w:color="auto" w:fill="auto"/>
          </w:tcPr>
          <w:p w14:paraId="3032BC3C" w14:textId="72A62247"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17.1.0</w:t>
            </w:r>
          </w:p>
        </w:tc>
        <w:tc>
          <w:tcPr>
            <w:tcW w:w="762" w:type="pct"/>
          </w:tcPr>
          <w:p w14:paraId="685529C8" w14:textId="6A7DEB43" w:rsidR="0010284B" w:rsidRPr="0010284B" w:rsidRDefault="001B5688" w:rsidP="0010284B">
            <w:pPr>
              <w:rPr>
                <w:rFonts w:ascii="Arial" w:eastAsia="Times New Roman" w:hAnsi="Arial" w:cs="Arial"/>
                <w:color w:val="000000"/>
                <w:sz w:val="14"/>
                <w:szCs w:val="14"/>
                <w:lang w:eastAsia="en-GB"/>
              </w:rPr>
            </w:pPr>
            <w:hyperlink r:id="rId2995" w:history="1">
              <w:r w:rsidR="0010284B" w:rsidRPr="0010284B">
                <w:rPr>
                  <w:rStyle w:val="Hyperlink"/>
                  <w:rFonts w:ascii="Arial" w:hAnsi="Arial" w:cs="Arial"/>
                  <w:b/>
                  <w:bCs/>
                  <w:sz w:val="14"/>
                  <w:szCs w:val="14"/>
                </w:rPr>
                <w:t>NR_feMIMO-Core</w:t>
              </w:r>
            </w:hyperlink>
          </w:p>
        </w:tc>
        <w:tc>
          <w:tcPr>
            <w:tcW w:w="295" w:type="pct"/>
          </w:tcPr>
          <w:p w14:paraId="245C6667" w14:textId="7BB751B6"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0096</w:t>
            </w:r>
          </w:p>
        </w:tc>
        <w:tc>
          <w:tcPr>
            <w:tcW w:w="286" w:type="pct"/>
          </w:tcPr>
          <w:p w14:paraId="07D13265" w14:textId="42C6B44B"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 </w:t>
            </w:r>
          </w:p>
        </w:tc>
        <w:tc>
          <w:tcPr>
            <w:tcW w:w="265" w:type="pct"/>
          </w:tcPr>
          <w:p w14:paraId="7F871046" w14:textId="5BFF80C7"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F</w:t>
            </w:r>
          </w:p>
        </w:tc>
      </w:tr>
      <w:tr w:rsidR="0010284B" w:rsidRPr="0010284B" w14:paraId="3936A53C" w14:textId="77777777" w:rsidTr="00587408">
        <w:trPr>
          <w:trHeight w:val="20"/>
        </w:trPr>
        <w:tc>
          <w:tcPr>
            <w:tcW w:w="427" w:type="pct"/>
          </w:tcPr>
          <w:p w14:paraId="06AE401F" w14:textId="4E2E7D1C" w:rsidR="0010284B" w:rsidRPr="0010284B" w:rsidRDefault="001B5688" w:rsidP="0010284B">
            <w:pPr>
              <w:rPr>
                <w:rFonts w:ascii="Arial" w:eastAsia="Times New Roman" w:hAnsi="Arial" w:cs="Arial"/>
                <w:color w:val="000000"/>
                <w:sz w:val="14"/>
                <w:szCs w:val="14"/>
                <w:lang w:eastAsia="en-GB"/>
              </w:rPr>
            </w:pPr>
            <w:hyperlink r:id="rId2996" w:history="1">
              <w:r w:rsidR="000B5C49">
                <w:rPr>
                  <w:rStyle w:val="Hyperlink"/>
                  <w:rFonts w:ascii="Arial" w:hAnsi="Arial" w:cs="Arial"/>
                  <w:b/>
                  <w:bCs/>
                  <w:sz w:val="14"/>
                  <w:szCs w:val="14"/>
                </w:rPr>
                <w:t>R1-2205669</w:t>
              </w:r>
            </w:hyperlink>
          </w:p>
        </w:tc>
        <w:tc>
          <w:tcPr>
            <w:tcW w:w="1047" w:type="pct"/>
          </w:tcPr>
          <w:p w14:paraId="43350967" w14:textId="5656C203"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Corrections to timing advance for NTN</w:t>
            </w:r>
          </w:p>
        </w:tc>
        <w:tc>
          <w:tcPr>
            <w:tcW w:w="906" w:type="pct"/>
          </w:tcPr>
          <w:p w14:paraId="26B8A8A2" w14:textId="595DDB62"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Ericsson</w:t>
            </w:r>
          </w:p>
        </w:tc>
        <w:tc>
          <w:tcPr>
            <w:tcW w:w="266" w:type="pct"/>
          </w:tcPr>
          <w:p w14:paraId="1CB1ADBC" w14:textId="73FC42D5" w:rsidR="0010284B" w:rsidRPr="0010284B" w:rsidRDefault="001B5688" w:rsidP="0010284B">
            <w:pPr>
              <w:rPr>
                <w:rFonts w:ascii="Arial" w:eastAsia="Times New Roman" w:hAnsi="Arial" w:cs="Arial"/>
                <w:color w:val="000000"/>
                <w:sz w:val="14"/>
                <w:szCs w:val="14"/>
                <w:lang w:eastAsia="en-GB"/>
              </w:rPr>
            </w:pPr>
            <w:hyperlink r:id="rId2997" w:history="1">
              <w:r w:rsidR="0010284B" w:rsidRPr="0010284B">
                <w:rPr>
                  <w:rStyle w:val="Hyperlink"/>
                  <w:rFonts w:ascii="Arial" w:hAnsi="Arial" w:cs="Arial"/>
                  <w:b/>
                  <w:bCs/>
                  <w:sz w:val="14"/>
                  <w:szCs w:val="14"/>
                </w:rPr>
                <w:t>Rel-17</w:t>
              </w:r>
            </w:hyperlink>
          </w:p>
        </w:tc>
        <w:tc>
          <w:tcPr>
            <w:tcW w:w="362" w:type="pct"/>
            <w:shd w:val="clear" w:color="auto" w:fill="auto"/>
          </w:tcPr>
          <w:p w14:paraId="2A34108C" w14:textId="2F9CDED7" w:rsidR="0010284B" w:rsidRPr="0010284B" w:rsidRDefault="001B5688" w:rsidP="0010284B">
            <w:pPr>
              <w:rPr>
                <w:rFonts w:ascii="Arial" w:eastAsia="Times New Roman" w:hAnsi="Arial" w:cs="Arial"/>
                <w:color w:val="000000"/>
                <w:sz w:val="14"/>
                <w:szCs w:val="14"/>
                <w:lang w:eastAsia="en-GB"/>
              </w:rPr>
            </w:pPr>
            <w:hyperlink r:id="rId2998" w:history="1">
              <w:r w:rsidR="0010284B" w:rsidRPr="0010284B">
                <w:rPr>
                  <w:rStyle w:val="Hyperlink"/>
                  <w:rFonts w:ascii="Arial" w:hAnsi="Arial" w:cs="Arial"/>
                  <w:b/>
                  <w:bCs/>
                  <w:sz w:val="14"/>
                  <w:szCs w:val="14"/>
                </w:rPr>
                <w:t>38.211</w:t>
              </w:r>
            </w:hyperlink>
          </w:p>
        </w:tc>
        <w:tc>
          <w:tcPr>
            <w:tcW w:w="384" w:type="pct"/>
            <w:shd w:val="clear" w:color="auto" w:fill="auto"/>
          </w:tcPr>
          <w:p w14:paraId="3F7242F5" w14:textId="301DA284"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17.1.0</w:t>
            </w:r>
          </w:p>
        </w:tc>
        <w:tc>
          <w:tcPr>
            <w:tcW w:w="762" w:type="pct"/>
          </w:tcPr>
          <w:p w14:paraId="3B8854EC" w14:textId="7BF07592" w:rsidR="0010284B" w:rsidRPr="0010284B" w:rsidRDefault="001B5688" w:rsidP="0010284B">
            <w:pPr>
              <w:rPr>
                <w:rFonts w:ascii="Arial" w:eastAsia="Times New Roman" w:hAnsi="Arial" w:cs="Arial"/>
                <w:color w:val="000000"/>
                <w:sz w:val="14"/>
                <w:szCs w:val="14"/>
                <w:lang w:eastAsia="en-GB"/>
              </w:rPr>
            </w:pPr>
            <w:hyperlink r:id="rId2999" w:history="1">
              <w:r w:rsidR="0010284B" w:rsidRPr="0010284B">
                <w:rPr>
                  <w:rStyle w:val="Hyperlink"/>
                  <w:rFonts w:ascii="Arial" w:hAnsi="Arial" w:cs="Arial"/>
                  <w:b/>
                  <w:bCs/>
                  <w:sz w:val="14"/>
                  <w:szCs w:val="14"/>
                </w:rPr>
                <w:t>NR_NTN_solutions-Core</w:t>
              </w:r>
            </w:hyperlink>
          </w:p>
        </w:tc>
        <w:tc>
          <w:tcPr>
            <w:tcW w:w="295" w:type="pct"/>
          </w:tcPr>
          <w:p w14:paraId="362B5C34" w14:textId="52DB5727"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0097</w:t>
            </w:r>
          </w:p>
        </w:tc>
        <w:tc>
          <w:tcPr>
            <w:tcW w:w="286" w:type="pct"/>
          </w:tcPr>
          <w:p w14:paraId="387D0FFB" w14:textId="43AB4969"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 </w:t>
            </w:r>
          </w:p>
        </w:tc>
        <w:tc>
          <w:tcPr>
            <w:tcW w:w="265" w:type="pct"/>
          </w:tcPr>
          <w:p w14:paraId="30DAE8E6" w14:textId="1D2C1D9C"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F</w:t>
            </w:r>
          </w:p>
        </w:tc>
      </w:tr>
      <w:tr w:rsidR="0010284B" w:rsidRPr="0010284B" w14:paraId="7A66578E" w14:textId="77777777" w:rsidTr="00587408">
        <w:trPr>
          <w:trHeight w:val="20"/>
        </w:trPr>
        <w:tc>
          <w:tcPr>
            <w:tcW w:w="427" w:type="pct"/>
          </w:tcPr>
          <w:p w14:paraId="25BEF18B" w14:textId="524C7473" w:rsidR="0010284B" w:rsidRPr="0010284B" w:rsidRDefault="001B5688" w:rsidP="0010284B">
            <w:pPr>
              <w:rPr>
                <w:rFonts w:ascii="Arial" w:eastAsia="Times New Roman" w:hAnsi="Arial" w:cs="Arial"/>
                <w:color w:val="000000"/>
                <w:sz w:val="14"/>
                <w:szCs w:val="14"/>
                <w:lang w:eastAsia="en-GB"/>
              </w:rPr>
            </w:pPr>
            <w:hyperlink r:id="rId3000" w:history="1">
              <w:r w:rsidR="000B5C49">
                <w:rPr>
                  <w:rStyle w:val="Hyperlink"/>
                  <w:rFonts w:ascii="Arial" w:hAnsi="Arial" w:cs="Arial"/>
                  <w:b/>
                  <w:bCs/>
                  <w:sz w:val="14"/>
                  <w:szCs w:val="14"/>
                </w:rPr>
                <w:t>R1-2205690</w:t>
              </w:r>
            </w:hyperlink>
          </w:p>
        </w:tc>
        <w:tc>
          <w:tcPr>
            <w:tcW w:w="1047" w:type="pct"/>
          </w:tcPr>
          <w:p w14:paraId="4AEF467A" w14:textId="66FC5FE4"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Clarification of PUSCH DM-RS generation</w:t>
            </w:r>
          </w:p>
        </w:tc>
        <w:tc>
          <w:tcPr>
            <w:tcW w:w="906" w:type="pct"/>
          </w:tcPr>
          <w:p w14:paraId="0CDB0650" w14:textId="7AF7959A"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Ericsson</w:t>
            </w:r>
          </w:p>
        </w:tc>
        <w:tc>
          <w:tcPr>
            <w:tcW w:w="266" w:type="pct"/>
          </w:tcPr>
          <w:p w14:paraId="54093690" w14:textId="4078A2B1" w:rsidR="0010284B" w:rsidRPr="0010284B" w:rsidRDefault="001B5688" w:rsidP="0010284B">
            <w:pPr>
              <w:rPr>
                <w:rFonts w:ascii="Arial" w:eastAsia="Times New Roman" w:hAnsi="Arial" w:cs="Arial"/>
                <w:color w:val="000000"/>
                <w:sz w:val="14"/>
                <w:szCs w:val="14"/>
                <w:lang w:eastAsia="en-GB"/>
              </w:rPr>
            </w:pPr>
            <w:hyperlink r:id="rId3001" w:history="1">
              <w:r w:rsidR="0010284B" w:rsidRPr="0010284B">
                <w:rPr>
                  <w:rStyle w:val="Hyperlink"/>
                  <w:rFonts w:ascii="Arial" w:hAnsi="Arial" w:cs="Arial"/>
                  <w:b/>
                  <w:bCs/>
                  <w:sz w:val="14"/>
                  <w:szCs w:val="14"/>
                </w:rPr>
                <w:t>Rel-16</w:t>
              </w:r>
            </w:hyperlink>
          </w:p>
        </w:tc>
        <w:tc>
          <w:tcPr>
            <w:tcW w:w="362" w:type="pct"/>
            <w:shd w:val="clear" w:color="auto" w:fill="auto"/>
          </w:tcPr>
          <w:p w14:paraId="006DC1F9" w14:textId="6F0642E7" w:rsidR="0010284B" w:rsidRPr="0010284B" w:rsidRDefault="001B5688" w:rsidP="0010284B">
            <w:pPr>
              <w:rPr>
                <w:rFonts w:ascii="Arial" w:eastAsia="Times New Roman" w:hAnsi="Arial" w:cs="Arial"/>
                <w:color w:val="000000"/>
                <w:sz w:val="14"/>
                <w:szCs w:val="14"/>
                <w:lang w:eastAsia="en-GB"/>
              </w:rPr>
            </w:pPr>
            <w:hyperlink r:id="rId3002" w:history="1">
              <w:r w:rsidR="0010284B" w:rsidRPr="0010284B">
                <w:rPr>
                  <w:rStyle w:val="Hyperlink"/>
                  <w:rFonts w:ascii="Arial" w:hAnsi="Arial" w:cs="Arial"/>
                  <w:b/>
                  <w:bCs/>
                  <w:sz w:val="14"/>
                  <w:szCs w:val="14"/>
                </w:rPr>
                <w:t>38.211</w:t>
              </w:r>
            </w:hyperlink>
          </w:p>
        </w:tc>
        <w:tc>
          <w:tcPr>
            <w:tcW w:w="384" w:type="pct"/>
            <w:shd w:val="clear" w:color="auto" w:fill="auto"/>
          </w:tcPr>
          <w:p w14:paraId="31734E3B" w14:textId="5E41999E"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16.9.0</w:t>
            </w:r>
          </w:p>
        </w:tc>
        <w:tc>
          <w:tcPr>
            <w:tcW w:w="762" w:type="pct"/>
          </w:tcPr>
          <w:p w14:paraId="336BCD40" w14:textId="15AF2C6D"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color w:val="000000"/>
                <w:sz w:val="14"/>
                <w:szCs w:val="14"/>
              </w:rPr>
              <w:t>TEI16, NR_newRAT-Core</w:t>
            </w:r>
          </w:p>
        </w:tc>
        <w:tc>
          <w:tcPr>
            <w:tcW w:w="295" w:type="pct"/>
          </w:tcPr>
          <w:p w14:paraId="12D6853A" w14:textId="7C4805E5"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0098</w:t>
            </w:r>
          </w:p>
        </w:tc>
        <w:tc>
          <w:tcPr>
            <w:tcW w:w="286" w:type="pct"/>
          </w:tcPr>
          <w:p w14:paraId="4AC1CAAD" w14:textId="72171A26"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 </w:t>
            </w:r>
          </w:p>
        </w:tc>
        <w:tc>
          <w:tcPr>
            <w:tcW w:w="265" w:type="pct"/>
          </w:tcPr>
          <w:p w14:paraId="07892911" w14:textId="7B531CA9"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F</w:t>
            </w:r>
          </w:p>
        </w:tc>
      </w:tr>
      <w:tr w:rsidR="0010284B" w:rsidRPr="0010284B" w14:paraId="75156430" w14:textId="77777777" w:rsidTr="00587408">
        <w:trPr>
          <w:trHeight w:val="20"/>
        </w:trPr>
        <w:tc>
          <w:tcPr>
            <w:tcW w:w="427" w:type="pct"/>
          </w:tcPr>
          <w:p w14:paraId="5DBD7E09" w14:textId="4796EC10" w:rsidR="0010284B" w:rsidRPr="0010284B" w:rsidRDefault="001B5688" w:rsidP="0010284B">
            <w:pPr>
              <w:rPr>
                <w:rFonts w:ascii="Arial" w:eastAsia="Times New Roman" w:hAnsi="Arial" w:cs="Arial"/>
                <w:color w:val="000000"/>
                <w:sz w:val="14"/>
                <w:szCs w:val="14"/>
                <w:lang w:eastAsia="en-GB"/>
              </w:rPr>
            </w:pPr>
            <w:hyperlink r:id="rId3003" w:history="1">
              <w:r w:rsidR="000B5C49">
                <w:rPr>
                  <w:rStyle w:val="Hyperlink"/>
                  <w:rFonts w:ascii="Arial" w:hAnsi="Arial" w:cs="Arial"/>
                  <w:b/>
                  <w:bCs/>
                  <w:sz w:val="14"/>
                  <w:szCs w:val="14"/>
                </w:rPr>
                <w:t>R1-2205691</w:t>
              </w:r>
            </w:hyperlink>
          </w:p>
        </w:tc>
        <w:tc>
          <w:tcPr>
            <w:tcW w:w="1047" w:type="pct"/>
          </w:tcPr>
          <w:p w14:paraId="49341B00" w14:textId="51CD0D16"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Clarification of PUSCH DM-RS generation</w:t>
            </w:r>
          </w:p>
        </w:tc>
        <w:tc>
          <w:tcPr>
            <w:tcW w:w="906" w:type="pct"/>
          </w:tcPr>
          <w:p w14:paraId="6411F51F" w14:textId="427BE8CC"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Ericsson</w:t>
            </w:r>
          </w:p>
        </w:tc>
        <w:tc>
          <w:tcPr>
            <w:tcW w:w="266" w:type="pct"/>
          </w:tcPr>
          <w:p w14:paraId="2632B822" w14:textId="3E7F7F26" w:rsidR="0010284B" w:rsidRPr="0010284B" w:rsidRDefault="001B5688" w:rsidP="0010284B">
            <w:pPr>
              <w:rPr>
                <w:rFonts w:ascii="Arial" w:eastAsia="Times New Roman" w:hAnsi="Arial" w:cs="Arial"/>
                <w:color w:val="000000"/>
                <w:sz w:val="14"/>
                <w:szCs w:val="14"/>
                <w:lang w:eastAsia="en-GB"/>
              </w:rPr>
            </w:pPr>
            <w:hyperlink r:id="rId3004" w:history="1">
              <w:r w:rsidR="0010284B" w:rsidRPr="0010284B">
                <w:rPr>
                  <w:rStyle w:val="Hyperlink"/>
                  <w:rFonts w:ascii="Arial" w:hAnsi="Arial" w:cs="Arial"/>
                  <w:b/>
                  <w:bCs/>
                  <w:sz w:val="14"/>
                  <w:szCs w:val="14"/>
                </w:rPr>
                <w:t>Rel-17</w:t>
              </w:r>
            </w:hyperlink>
          </w:p>
        </w:tc>
        <w:tc>
          <w:tcPr>
            <w:tcW w:w="362" w:type="pct"/>
            <w:shd w:val="clear" w:color="auto" w:fill="auto"/>
          </w:tcPr>
          <w:p w14:paraId="4339EACE" w14:textId="3C3DA31B" w:rsidR="0010284B" w:rsidRPr="0010284B" w:rsidRDefault="001B5688" w:rsidP="0010284B">
            <w:pPr>
              <w:rPr>
                <w:rFonts w:ascii="Arial" w:eastAsia="Times New Roman" w:hAnsi="Arial" w:cs="Arial"/>
                <w:color w:val="000000"/>
                <w:sz w:val="14"/>
                <w:szCs w:val="14"/>
                <w:lang w:eastAsia="en-GB"/>
              </w:rPr>
            </w:pPr>
            <w:hyperlink r:id="rId3005" w:history="1">
              <w:r w:rsidR="0010284B" w:rsidRPr="0010284B">
                <w:rPr>
                  <w:rStyle w:val="Hyperlink"/>
                  <w:rFonts w:ascii="Arial" w:hAnsi="Arial" w:cs="Arial"/>
                  <w:b/>
                  <w:bCs/>
                  <w:sz w:val="14"/>
                  <w:szCs w:val="14"/>
                </w:rPr>
                <w:t>38.211</w:t>
              </w:r>
            </w:hyperlink>
          </w:p>
        </w:tc>
        <w:tc>
          <w:tcPr>
            <w:tcW w:w="384" w:type="pct"/>
            <w:shd w:val="clear" w:color="auto" w:fill="auto"/>
          </w:tcPr>
          <w:p w14:paraId="12292FC7" w14:textId="23A71588"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17.1.0</w:t>
            </w:r>
          </w:p>
        </w:tc>
        <w:tc>
          <w:tcPr>
            <w:tcW w:w="762" w:type="pct"/>
          </w:tcPr>
          <w:p w14:paraId="2BE3F51A" w14:textId="5BF1CA43"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color w:val="000000"/>
                <w:sz w:val="14"/>
                <w:szCs w:val="14"/>
              </w:rPr>
              <w:t>TEI16, NR_newRAT-Core</w:t>
            </w:r>
          </w:p>
        </w:tc>
        <w:tc>
          <w:tcPr>
            <w:tcW w:w="295" w:type="pct"/>
          </w:tcPr>
          <w:p w14:paraId="763F8083" w14:textId="65E94D98"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0099</w:t>
            </w:r>
          </w:p>
        </w:tc>
        <w:tc>
          <w:tcPr>
            <w:tcW w:w="286" w:type="pct"/>
          </w:tcPr>
          <w:p w14:paraId="7D32180C" w14:textId="4252B794"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 </w:t>
            </w:r>
          </w:p>
        </w:tc>
        <w:tc>
          <w:tcPr>
            <w:tcW w:w="265" w:type="pct"/>
          </w:tcPr>
          <w:p w14:paraId="05D18B4F" w14:textId="7A59902A"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A</w:t>
            </w:r>
          </w:p>
        </w:tc>
      </w:tr>
      <w:tr w:rsidR="0010284B" w:rsidRPr="0010284B" w14:paraId="65C96DDF" w14:textId="77777777" w:rsidTr="00587408">
        <w:trPr>
          <w:trHeight w:val="20"/>
        </w:trPr>
        <w:tc>
          <w:tcPr>
            <w:tcW w:w="427" w:type="pct"/>
          </w:tcPr>
          <w:p w14:paraId="108D4B53" w14:textId="4A879894" w:rsidR="0010284B" w:rsidRPr="0010284B" w:rsidRDefault="001B5688" w:rsidP="0010284B">
            <w:pPr>
              <w:rPr>
                <w:rFonts w:ascii="Arial" w:eastAsia="Times New Roman" w:hAnsi="Arial" w:cs="Arial"/>
                <w:color w:val="000000"/>
                <w:sz w:val="14"/>
                <w:szCs w:val="14"/>
                <w:lang w:eastAsia="en-GB"/>
              </w:rPr>
            </w:pPr>
            <w:hyperlink r:id="rId3006" w:history="1">
              <w:r w:rsidR="000B5C49">
                <w:rPr>
                  <w:rStyle w:val="Hyperlink"/>
                  <w:rFonts w:ascii="Arial" w:hAnsi="Arial" w:cs="Arial"/>
                  <w:b/>
                  <w:bCs/>
                  <w:sz w:val="14"/>
                  <w:szCs w:val="14"/>
                </w:rPr>
                <w:t>R1-2205322</w:t>
              </w:r>
            </w:hyperlink>
          </w:p>
        </w:tc>
        <w:tc>
          <w:tcPr>
            <w:tcW w:w="1047" w:type="pct"/>
          </w:tcPr>
          <w:p w14:paraId="6DAC945D" w14:textId="0017389F"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Clarification of TPMI indication for UL full power transm</w:t>
            </w:r>
            <w:r>
              <w:rPr>
                <w:rFonts w:ascii="Arial" w:hAnsi="Arial" w:cs="Arial"/>
                <w:sz w:val="14"/>
                <w:szCs w:val="14"/>
              </w:rPr>
              <w:t>i</w:t>
            </w:r>
            <w:r w:rsidRPr="0010284B">
              <w:rPr>
                <w:rFonts w:ascii="Arial" w:hAnsi="Arial" w:cs="Arial"/>
                <w:sz w:val="14"/>
                <w:szCs w:val="14"/>
              </w:rPr>
              <w:t>ssion</w:t>
            </w:r>
          </w:p>
        </w:tc>
        <w:tc>
          <w:tcPr>
            <w:tcW w:w="906" w:type="pct"/>
          </w:tcPr>
          <w:p w14:paraId="2900CE74" w14:textId="44E3A8BA"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Moderator(CATT), Huawei, HiSilicon, Ericsson</w:t>
            </w:r>
          </w:p>
        </w:tc>
        <w:tc>
          <w:tcPr>
            <w:tcW w:w="266" w:type="pct"/>
          </w:tcPr>
          <w:p w14:paraId="4FE5315B" w14:textId="58FC8E92" w:rsidR="0010284B" w:rsidRPr="0010284B" w:rsidRDefault="001B5688" w:rsidP="0010284B">
            <w:pPr>
              <w:rPr>
                <w:rFonts w:ascii="Arial" w:eastAsia="Times New Roman" w:hAnsi="Arial" w:cs="Arial"/>
                <w:color w:val="000000"/>
                <w:sz w:val="14"/>
                <w:szCs w:val="14"/>
                <w:lang w:eastAsia="en-GB"/>
              </w:rPr>
            </w:pPr>
            <w:hyperlink r:id="rId3007" w:history="1">
              <w:r w:rsidR="0010284B" w:rsidRPr="0010284B">
                <w:rPr>
                  <w:rStyle w:val="Hyperlink"/>
                  <w:rFonts w:ascii="Arial" w:hAnsi="Arial" w:cs="Arial"/>
                  <w:b/>
                  <w:bCs/>
                  <w:sz w:val="14"/>
                  <w:szCs w:val="14"/>
                </w:rPr>
                <w:t>Rel-16</w:t>
              </w:r>
            </w:hyperlink>
          </w:p>
        </w:tc>
        <w:tc>
          <w:tcPr>
            <w:tcW w:w="362" w:type="pct"/>
            <w:shd w:val="clear" w:color="auto" w:fill="auto"/>
          </w:tcPr>
          <w:p w14:paraId="50B185CA" w14:textId="6BF665DB" w:rsidR="0010284B" w:rsidRPr="0010284B" w:rsidRDefault="001B5688" w:rsidP="0010284B">
            <w:pPr>
              <w:rPr>
                <w:rFonts w:ascii="Arial" w:eastAsia="Times New Roman" w:hAnsi="Arial" w:cs="Arial"/>
                <w:color w:val="000000"/>
                <w:sz w:val="14"/>
                <w:szCs w:val="14"/>
                <w:lang w:eastAsia="en-GB"/>
              </w:rPr>
            </w:pPr>
            <w:hyperlink r:id="rId3008" w:history="1">
              <w:r w:rsidR="0010284B" w:rsidRPr="0010284B">
                <w:rPr>
                  <w:rStyle w:val="Hyperlink"/>
                  <w:rFonts w:ascii="Arial" w:hAnsi="Arial" w:cs="Arial"/>
                  <w:b/>
                  <w:bCs/>
                  <w:sz w:val="14"/>
                  <w:szCs w:val="14"/>
                </w:rPr>
                <w:t>38.212</w:t>
              </w:r>
            </w:hyperlink>
          </w:p>
        </w:tc>
        <w:tc>
          <w:tcPr>
            <w:tcW w:w="384" w:type="pct"/>
            <w:shd w:val="clear" w:color="auto" w:fill="auto"/>
          </w:tcPr>
          <w:p w14:paraId="2682187A" w14:textId="66AE7532"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16.9.0</w:t>
            </w:r>
          </w:p>
        </w:tc>
        <w:tc>
          <w:tcPr>
            <w:tcW w:w="762" w:type="pct"/>
          </w:tcPr>
          <w:p w14:paraId="79E7BC3D" w14:textId="4DD2FC12" w:rsidR="0010284B" w:rsidRPr="0010284B" w:rsidRDefault="001B5688" w:rsidP="0010284B">
            <w:pPr>
              <w:rPr>
                <w:rFonts w:ascii="Arial" w:eastAsia="Times New Roman" w:hAnsi="Arial" w:cs="Arial"/>
                <w:color w:val="000000"/>
                <w:sz w:val="14"/>
                <w:szCs w:val="14"/>
                <w:lang w:eastAsia="en-GB"/>
              </w:rPr>
            </w:pPr>
            <w:hyperlink r:id="rId3009" w:history="1">
              <w:r w:rsidR="0010284B" w:rsidRPr="0010284B">
                <w:rPr>
                  <w:rStyle w:val="Hyperlink"/>
                  <w:rFonts w:ascii="Arial" w:hAnsi="Arial" w:cs="Arial"/>
                  <w:b/>
                  <w:bCs/>
                  <w:sz w:val="14"/>
                  <w:szCs w:val="14"/>
                </w:rPr>
                <w:t>NR_eMIMO-Core</w:t>
              </w:r>
            </w:hyperlink>
          </w:p>
        </w:tc>
        <w:tc>
          <w:tcPr>
            <w:tcW w:w="295" w:type="pct"/>
          </w:tcPr>
          <w:p w14:paraId="12680BF8" w14:textId="321D1083"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0107</w:t>
            </w:r>
          </w:p>
        </w:tc>
        <w:tc>
          <w:tcPr>
            <w:tcW w:w="286" w:type="pct"/>
          </w:tcPr>
          <w:p w14:paraId="3C9FEE8E" w14:textId="200F407E"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 </w:t>
            </w:r>
          </w:p>
        </w:tc>
        <w:tc>
          <w:tcPr>
            <w:tcW w:w="265" w:type="pct"/>
          </w:tcPr>
          <w:p w14:paraId="5E8F7FAC" w14:textId="0429DF85"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F</w:t>
            </w:r>
          </w:p>
        </w:tc>
      </w:tr>
      <w:tr w:rsidR="0010284B" w:rsidRPr="0010284B" w14:paraId="03743B8B" w14:textId="77777777" w:rsidTr="00587408">
        <w:trPr>
          <w:trHeight w:val="20"/>
        </w:trPr>
        <w:tc>
          <w:tcPr>
            <w:tcW w:w="427" w:type="pct"/>
          </w:tcPr>
          <w:p w14:paraId="73CA4085" w14:textId="4B5B6A3D" w:rsidR="0010284B" w:rsidRPr="0010284B" w:rsidRDefault="001B5688" w:rsidP="0010284B">
            <w:pPr>
              <w:rPr>
                <w:rFonts w:ascii="Arial" w:eastAsia="Times New Roman" w:hAnsi="Arial" w:cs="Arial"/>
                <w:color w:val="000000"/>
                <w:sz w:val="14"/>
                <w:szCs w:val="14"/>
                <w:lang w:eastAsia="en-GB"/>
              </w:rPr>
            </w:pPr>
            <w:hyperlink r:id="rId3010" w:history="1">
              <w:r w:rsidR="000B5C49">
                <w:rPr>
                  <w:rStyle w:val="Hyperlink"/>
                  <w:rFonts w:ascii="Arial" w:hAnsi="Arial" w:cs="Arial"/>
                  <w:b/>
                  <w:bCs/>
                  <w:sz w:val="14"/>
                  <w:szCs w:val="14"/>
                </w:rPr>
                <w:t>R1-2205323</w:t>
              </w:r>
            </w:hyperlink>
          </w:p>
        </w:tc>
        <w:tc>
          <w:tcPr>
            <w:tcW w:w="1047" w:type="pct"/>
          </w:tcPr>
          <w:p w14:paraId="6048FB8F" w14:textId="15E3DC3E"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Clarification of TPMI indication for UL full power transm</w:t>
            </w:r>
            <w:r>
              <w:rPr>
                <w:rFonts w:ascii="Arial" w:hAnsi="Arial" w:cs="Arial"/>
                <w:sz w:val="14"/>
                <w:szCs w:val="14"/>
              </w:rPr>
              <w:t>i</w:t>
            </w:r>
            <w:r w:rsidRPr="0010284B">
              <w:rPr>
                <w:rFonts w:ascii="Arial" w:hAnsi="Arial" w:cs="Arial"/>
                <w:sz w:val="14"/>
                <w:szCs w:val="14"/>
              </w:rPr>
              <w:t>ssion</w:t>
            </w:r>
          </w:p>
        </w:tc>
        <w:tc>
          <w:tcPr>
            <w:tcW w:w="906" w:type="pct"/>
          </w:tcPr>
          <w:p w14:paraId="6C7409B1" w14:textId="4169AFAA"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Moderator(CATT), Huawei, HiSilicon, Ericsson</w:t>
            </w:r>
          </w:p>
        </w:tc>
        <w:tc>
          <w:tcPr>
            <w:tcW w:w="266" w:type="pct"/>
          </w:tcPr>
          <w:p w14:paraId="62F92260" w14:textId="55709834" w:rsidR="0010284B" w:rsidRPr="0010284B" w:rsidRDefault="001B5688" w:rsidP="0010284B">
            <w:pPr>
              <w:rPr>
                <w:rFonts w:ascii="Arial" w:eastAsia="Times New Roman" w:hAnsi="Arial" w:cs="Arial"/>
                <w:color w:val="000000"/>
                <w:sz w:val="14"/>
                <w:szCs w:val="14"/>
                <w:lang w:eastAsia="en-GB"/>
              </w:rPr>
            </w:pPr>
            <w:hyperlink r:id="rId3011" w:history="1">
              <w:r w:rsidR="0010284B" w:rsidRPr="0010284B">
                <w:rPr>
                  <w:rStyle w:val="Hyperlink"/>
                  <w:rFonts w:ascii="Arial" w:hAnsi="Arial" w:cs="Arial"/>
                  <w:b/>
                  <w:bCs/>
                  <w:sz w:val="14"/>
                  <w:szCs w:val="14"/>
                </w:rPr>
                <w:t>Rel-17</w:t>
              </w:r>
            </w:hyperlink>
          </w:p>
        </w:tc>
        <w:tc>
          <w:tcPr>
            <w:tcW w:w="362" w:type="pct"/>
            <w:shd w:val="clear" w:color="auto" w:fill="auto"/>
          </w:tcPr>
          <w:p w14:paraId="7B88F85F" w14:textId="5B8BE725" w:rsidR="0010284B" w:rsidRPr="0010284B" w:rsidRDefault="001B5688" w:rsidP="0010284B">
            <w:pPr>
              <w:rPr>
                <w:rFonts w:ascii="Arial" w:eastAsia="Times New Roman" w:hAnsi="Arial" w:cs="Arial"/>
                <w:color w:val="000000"/>
                <w:sz w:val="14"/>
                <w:szCs w:val="14"/>
                <w:lang w:eastAsia="en-GB"/>
              </w:rPr>
            </w:pPr>
            <w:hyperlink r:id="rId3012" w:history="1">
              <w:r w:rsidR="0010284B" w:rsidRPr="0010284B">
                <w:rPr>
                  <w:rStyle w:val="Hyperlink"/>
                  <w:rFonts w:ascii="Arial" w:hAnsi="Arial" w:cs="Arial"/>
                  <w:b/>
                  <w:bCs/>
                  <w:sz w:val="14"/>
                  <w:szCs w:val="14"/>
                </w:rPr>
                <w:t>38.212</w:t>
              </w:r>
            </w:hyperlink>
          </w:p>
        </w:tc>
        <w:tc>
          <w:tcPr>
            <w:tcW w:w="384" w:type="pct"/>
            <w:shd w:val="clear" w:color="auto" w:fill="auto"/>
          </w:tcPr>
          <w:p w14:paraId="1D658937" w14:textId="212F51A2"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17.1.0</w:t>
            </w:r>
          </w:p>
        </w:tc>
        <w:tc>
          <w:tcPr>
            <w:tcW w:w="762" w:type="pct"/>
          </w:tcPr>
          <w:p w14:paraId="4C816E6D" w14:textId="2F5B6980" w:rsidR="0010284B" w:rsidRPr="0010284B" w:rsidRDefault="001B5688" w:rsidP="0010284B">
            <w:pPr>
              <w:rPr>
                <w:rFonts w:ascii="Arial" w:eastAsia="Times New Roman" w:hAnsi="Arial" w:cs="Arial"/>
                <w:color w:val="000000"/>
                <w:sz w:val="14"/>
                <w:szCs w:val="14"/>
                <w:lang w:eastAsia="en-GB"/>
              </w:rPr>
            </w:pPr>
            <w:hyperlink r:id="rId3013" w:history="1">
              <w:r w:rsidR="0010284B" w:rsidRPr="0010284B">
                <w:rPr>
                  <w:rStyle w:val="Hyperlink"/>
                  <w:rFonts w:ascii="Arial" w:hAnsi="Arial" w:cs="Arial"/>
                  <w:b/>
                  <w:bCs/>
                  <w:sz w:val="14"/>
                  <w:szCs w:val="14"/>
                </w:rPr>
                <w:t>NR_eMIMO-Core</w:t>
              </w:r>
            </w:hyperlink>
          </w:p>
        </w:tc>
        <w:tc>
          <w:tcPr>
            <w:tcW w:w="295" w:type="pct"/>
          </w:tcPr>
          <w:p w14:paraId="257FCB1E" w14:textId="60EB2F6F"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0108</w:t>
            </w:r>
          </w:p>
        </w:tc>
        <w:tc>
          <w:tcPr>
            <w:tcW w:w="286" w:type="pct"/>
          </w:tcPr>
          <w:p w14:paraId="32A00874" w14:textId="3987B0A8"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 </w:t>
            </w:r>
          </w:p>
        </w:tc>
        <w:tc>
          <w:tcPr>
            <w:tcW w:w="265" w:type="pct"/>
          </w:tcPr>
          <w:p w14:paraId="407119B7" w14:textId="2590F61F"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A</w:t>
            </w:r>
          </w:p>
        </w:tc>
      </w:tr>
      <w:tr w:rsidR="0010284B" w:rsidRPr="0010284B" w14:paraId="508D768A" w14:textId="77777777" w:rsidTr="00587408">
        <w:trPr>
          <w:trHeight w:val="20"/>
        </w:trPr>
        <w:tc>
          <w:tcPr>
            <w:tcW w:w="427" w:type="pct"/>
          </w:tcPr>
          <w:p w14:paraId="508F2311" w14:textId="26B87E58" w:rsidR="0010284B" w:rsidRPr="0010284B" w:rsidRDefault="001B5688" w:rsidP="0010284B">
            <w:pPr>
              <w:rPr>
                <w:rFonts w:ascii="Arial" w:eastAsia="Times New Roman" w:hAnsi="Arial" w:cs="Arial"/>
                <w:color w:val="000000"/>
                <w:sz w:val="14"/>
                <w:szCs w:val="14"/>
                <w:lang w:eastAsia="en-GB"/>
              </w:rPr>
            </w:pPr>
            <w:hyperlink r:id="rId3014" w:history="1">
              <w:r w:rsidR="000B5C49">
                <w:rPr>
                  <w:rStyle w:val="Hyperlink"/>
                  <w:rFonts w:ascii="Arial" w:hAnsi="Arial" w:cs="Arial"/>
                  <w:b/>
                  <w:bCs/>
                  <w:sz w:val="14"/>
                  <w:szCs w:val="14"/>
                </w:rPr>
                <w:t>R1-2205660</w:t>
              </w:r>
            </w:hyperlink>
          </w:p>
        </w:tc>
        <w:tc>
          <w:tcPr>
            <w:tcW w:w="1047" w:type="pct"/>
          </w:tcPr>
          <w:p w14:paraId="4F45F837" w14:textId="1B8C6D63"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Corrections on enhanced IIoT and URLLC in 38.212</w:t>
            </w:r>
          </w:p>
        </w:tc>
        <w:tc>
          <w:tcPr>
            <w:tcW w:w="906" w:type="pct"/>
          </w:tcPr>
          <w:p w14:paraId="5C2627F4" w14:textId="754D261C"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Huawei</w:t>
            </w:r>
          </w:p>
        </w:tc>
        <w:tc>
          <w:tcPr>
            <w:tcW w:w="266" w:type="pct"/>
          </w:tcPr>
          <w:p w14:paraId="00D8BA16" w14:textId="453EDBFA" w:rsidR="0010284B" w:rsidRPr="0010284B" w:rsidRDefault="001B5688" w:rsidP="0010284B">
            <w:pPr>
              <w:rPr>
                <w:rFonts w:ascii="Arial" w:eastAsia="Times New Roman" w:hAnsi="Arial" w:cs="Arial"/>
                <w:color w:val="000000"/>
                <w:sz w:val="14"/>
                <w:szCs w:val="14"/>
                <w:lang w:eastAsia="en-GB"/>
              </w:rPr>
            </w:pPr>
            <w:hyperlink r:id="rId3015" w:history="1">
              <w:r w:rsidR="0010284B" w:rsidRPr="0010284B">
                <w:rPr>
                  <w:rStyle w:val="Hyperlink"/>
                  <w:rFonts w:ascii="Arial" w:hAnsi="Arial" w:cs="Arial"/>
                  <w:b/>
                  <w:bCs/>
                  <w:sz w:val="14"/>
                  <w:szCs w:val="14"/>
                </w:rPr>
                <w:t>Rel-17</w:t>
              </w:r>
            </w:hyperlink>
          </w:p>
        </w:tc>
        <w:tc>
          <w:tcPr>
            <w:tcW w:w="362" w:type="pct"/>
            <w:shd w:val="clear" w:color="auto" w:fill="auto"/>
          </w:tcPr>
          <w:p w14:paraId="1D1D04FC" w14:textId="1789E20F" w:rsidR="0010284B" w:rsidRPr="0010284B" w:rsidRDefault="001B5688" w:rsidP="0010284B">
            <w:pPr>
              <w:rPr>
                <w:rFonts w:ascii="Arial" w:eastAsia="Times New Roman" w:hAnsi="Arial" w:cs="Arial"/>
                <w:color w:val="000000"/>
                <w:sz w:val="14"/>
                <w:szCs w:val="14"/>
                <w:lang w:eastAsia="en-GB"/>
              </w:rPr>
            </w:pPr>
            <w:hyperlink r:id="rId3016" w:history="1">
              <w:r w:rsidR="0010284B" w:rsidRPr="0010284B">
                <w:rPr>
                  <w:rStyle w:val="Hyperlink"/>
                  <w:rFonts w:ascii="Arial" w:hAnsi="Arial" w:cs="Arial"/>
                  <w:b/>
                  <w:bCs/>
                  <w:sz w:val="14"/>
                  <w:szCs w:val="14"/>
                </w:rPr>
                <w:t>38.212</w:t>
              </w:r>
            </w:hyperlink>
          </w:p>
        </w:tc>
        <w:tc>
          <w:tcPr>
            <w:tcW w:w="384" w:type="pct"/>
            <w:shd w:val="clear" w:color="auto" w:fill="auto"/>
          </w:tcPr>
          <w:p w14:paraId="2FD6D372" w14:textId="1FB223EE"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17.1.0</w:t>
            </w:r>
          </w:p>
        </w:tc>
        <w:tc>
          <w:tcPr>
            <w:tcW w:w="762" w:type="pct"/>
          </w:tcPr>
          <w:p w14:paraId="7EEE042C" w14:textId="10192A12" w:rsidR="0010284B" w:rsidRPr="0010284B" w:rsidRDefault="001B5688" w:rsidP="0010284B">
            <w:pPr>
              <w:rPr>
                <w:rFonts w:ascii="Arial" w:eastAsia="Times New Roman" w:hAnsi="Arial" w:cs="Arial"/>
                <w:color w:val="000000"/>
                <w:sz w:val="14"/>
                <w:szCs w:val="14"/>
                <w:lang w:eastAsia="en-GB"/>
              </w:rPr>
            </w:pPr>
            <w:hyperlink r:id="rId3017" w:history="1">
              <w:r w:rsidR="0010284B" w:rsidRPr="0010284B">
                <w:rPr>
                  <w:rStyle w:val="Hyperlink"/>
                  <w:rFonts w:ascii="Arial" w:hAnsi="Arial" w:cs="Arial"/>
                  <w:b/>
                  <w:bCs/>
                  <w:sz w:val="14"/>
                  <w:szCs w:val="14"/>
                </w:rPr>
                <w:t>NR_IIOT_URLLC_enh-Core</w:t>
              </w:r>
            </w:hyperlink>
          </w:p>
        </w:tc>
        <w:tc>
          <w:tcPr>
            <w:tcW w:w="295" w:type="pct"/>
          </w:tcPr>
          <w:p w14:paraId="31D070EE" w14:textId="306FA864"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0109</w:t>
            </w:r>
          </w:p>
        </w:tc>
        <w:tc>
          <w:tcPr>
            <w:tcW w:w="286" w:type="pct"/>
          </w:tcPr>
          <w:p w14:paraId="24891BBA" w14:textId="469BD27A"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 </w:t>
            </w:r>
          </w:p>
        </w:tc>
        <w:tc>
          <w:tcPr>
            <w:tcW w:w="265" w:type="pct"/>
          </w:tcPr>
          <w:p w14:paraId="3AF96A10" w14:textId="62E67D77"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F</w:t>
            </w:r>
          </w:p>
        </w:tc>
      </w:tr>
      <w:tr w:rsidR="0010284B" w:rsidRPr="0010284B" w14:paraId="09E9D3ED" w14:textId="77777777" w:rsidTr="00587408">
        <w:trPr>
          <w:trHeight w:val="20"/>
        </w:trPr>
        <w:tc>
          <w:tcPr>
            <w:tcW w:w="427" w:type="pct"/>
          </w:tcPr>
          <w:p w14:paraId="46306F87" w14:textId="2646E933" w:rsidR="0010284B" w:rsidRPr="0010284B" w:rsidRDefault="001B5688" w:rsidP="0010284B">
            <w:pPr>
              <w:rPr>
                <w:rFonts w:ascii="Arial" w:eastAsia="Times New Roman" w:hAnsi="Arial" w:cs="Arial"/>
                <w:color w:val="000000"/>
                <w:sz w:val="14"/>
                <w:szCs w:val="14"/>
                <w:lang w:eastAsia="en-GB"/>
              </w:rPr>
            </w:pPr>
            <w:hyperlink r:id="rId3018" w:history="1">
              <w:r w:rsidR="000B5C49">
                <w:rPr>
                  <w:rStyle w:val="Hyperlink"/>
                  <w:rFonts w:ascii="Arial" w:hAnsi="Arial" w:cs="Arial"/>
                  <w:b/>
                  <w:bCs/>
                  <w:sz w:val="14"/>
                  <w:szCs w:val="14"/>
                </w:rPr>
                <w:t>R1-2205661</w:t>
              </w:r>
            </w:hyperlink>
          </w:p>
        </w:tc>
        <w:tc>
          <w:tcPr>
            <w:tcW w:w="1047" w:type="pct"/>
          </w:tcPr>
          <w:p w14:paraId="017B1AA3" w14:textId="649B4950"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Corrections on NR Multicast and Broadcast Services in 38.212</w:t>
            </w:r>
          </w:p>
        </w:tc>
        <w:tc>
          <w:tcPr>
            <w:tcW w:w="906" w:type="pct"/>
          </w:tcPr>
          <w:p w14:paraId="7442CB2A" w14:textId="3458699D"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Huawei</w:t>
            </w:r>
          </w:p>
        </w:tc>
        <w:tc>
          <w:tcPr>
            <w:tcW w:w="266" w:type="pct"/>
          </w:tcPr>
          <w:p w14:paraId="42D1286C" w14:textId="3F6834B1" w:rsidR="0010284B" w:rsidRPr="0010284B" w:rsidRDefault="001B5688" w:rsidP="0010284B">
            <w:pPr>
              <w:rPr>
                <w:rFonts w:ascii="Arial" w:eastAsia="Times New Roman" w:hAnsi="Arial" w:cs="Arial"/>
                <w:color w:val="000000"/>
                <w:sz w:val="14"/>
                <w:szCs w:val="14"/>
                <w:lang w:eastAsia="en-GB"/>
              </w:rPr>
            </w:pPr>
            <w:hyperlink r:id="rId3019" w:history="1">
              <w:r w:rsidR="0010284B" w:rsidRPr="0010284B">
                <w:rPr>
                  <w:rStyle w:val="Hyperlink"/>
                  <w:rFonts w:ascii="Arial" w:hAnsi="Arial" w:cs="Arial"/>
                  <w:b/>
                  <w:bCs/>
                  <w:sz w:val="14"/>
                  <w:szCs w:val="14"/>
                </w:rPr>
                <w:t>Rel-17</w:t>
              </w:r>
            </w:hyperlink>
          </w:p>
        </w:tc>
        <w:tc>
          <w:tcPr>
            <w:tcW w:w="362" w:type="pct"/>
            <w:shd w:val="clear" w:color="auto" w:fill="auto"/>
          </w:tcPr>
          <w:p w14:paraId="5E096393" w14:textId="1BBA4AD0" w:rsidR="0010284B" w:rsidRPr="0010284B" w:rsidRDefault="001B5688" w:rsidP="0010284B">
            <w:pPr>
              <w:rPr>
                <w:rFonts w:ascii="Arial" w:eastAsia="Times New Roman" w:hAnsi="Arial" w:cs="Arial"/>
                <w:color w:val="000000"/>
                <w:sz w:val="14"/>
                <w:szCs w:val="14"/>
                <w:lang w:eastAsia="en-GB"/>
              </w:rPr>
            </w:pPr>
            <w:hyperlink r:id="rId3020" w:history="1">
              <w:r w:rsidR="0010284B" w:rsidRPr="0010284B">
                <w:rPr>
                  <w:rStyle w:val="Hyperlink"/>
                  <w:rFonts w:ascii="Arial" w:hAnsi="Arial" w:cs="Arial"/>
                  <w:b/>
                  <w:bCs/>
                  <w:sz w:val="14"/>
                  <w:szCs w:val="14"/>
                </w:rPr>
                <w:t>38.212</w:t>
              </w:r>
            </w:hyperlink>
          </w:p>
        </w:tc>
        <w:tc>
          <w:tcPr>
            <w:tcW w:w="384" w:type="pct"/>
            <w:shd w:val="clear" w:color="auto" w:fill="auto"/>
          </w:tcPr>
          <w:p w14:paraId="015D48C6" w14:textId="54D4BF3D"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17.1.0</w:t>
            </w:r>
          </w:p>
        </w:tc>
        <w:tc>
          <w:tcPr>
            <w:tcW w:w="762" w:type="pct"/>
          </w:tcPr>
          <w:p w14:paraId="345E643A" w14:textId="00B9716A" w:rsidR="0010284B" w:rsidRPr="0010284B" w:rsidRDefault="001B5688" w:rsidP="0010284B">
            <w:pPr>
              <w:rPr>
                <w:rFonts w:ascii="Arial" w:eastAsia="Times New Roman" w:hAnsi="Arial" w:cs="Arial"/>
                <w:color w:val="000000"/>
                <w:sz w:val="14"/>
                <w:szCs w:val="14"/>
                <w:lang w:eastAsia="en-GB"/>
              </w:rPr>
            </w:pPr>
            <w:hyperlink r:id="rId3021" w:history="1">
              <w:r w:rsidR="0010284B" w:rsidRPr="0010284B">
                <w:rPr>
                  <w:rStyle w:val="Hyperlink"/>
                  <w:rFonts w:ascii="Arial" w:hAnsi="Arial" w:cs="Arial"/>
                  <w:b/>
                  <w:bCs/>
                  <w:sz w:val="14"/>
                  <w:szCs w:val="14"/>
                </w:rPr>
                <w:t>NR_MBS-Core</w:t>
              </w:r>
            </w:hyperlink>
          </w:p>
        </w:tc>
        <w:tc>
          <w:tcPr>
            <w:tcW w:w="295" w:type="pct"/>
          </w:tcPr>
          <w:p w14:paraId="3B67A699" w14:textId="65409259"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0110</w:t>
            </w:r>
          </w:p>
        </w:tc>
        <w:tc>
          <w:tcPr>
            <w:tcW w:w="286" w:type="pct"/>
          </w:tcPr>
          <w:p w14:paraId="126F0B89" w14:textId="793B4BED"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 </w:t>
            </w:r>
          </w:p>
        </w:tc>
        <w:tc>
          <w:tcPr>
            <w:tcW w:w="265" w:type="pct"/>
          </w:tcPr>
          <w:p w14:paraId="491A32FA" w14:textId="72DCC878"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F</w:t>
            </w:r>
          </w:p>
        </w:tc>
      </w:tr>
      <w:tr w:rsidR="0010284B" w:rsidRPr="0010284B" w14:paraId="6E29E213" w14:textId="77777777" w:rsidTr="00587408">
        <w:trPr>
          <w:trHeight w:val="20"/>
        </w:trPr>
        <w:tc>
          <w:tcPr>
            <w:tcW w:w="427" w:type="pct"/>
          </w:tcPr>
          <w:p w14:paraId="0BC69611" w14:textId="13643913" w:rsidR="0010284B" w:rsidRPr="0010284B" w:rsidRDefault="001B5688" w:rsidP="0010284B">
            <w:pPr>
              <w:rPr>
                <w:rFonts w:ascii="Arial" w:eastAsia="Times New Roman" w:hAnsi="Arial" w:cs="Arial"/>
                <w:color w:val="000000"/>
                <w:sz w:val="14"/>
                <w:szCs w:val="14"/>
                <w:lang w:eastAsia="en-GB"/>
              </w:rPr>
            </w:pPr>
            <w:hyperlink r:id="rId3022" w:history="1">
              <w:r w:rsidR="000B5C49">
                <w:rPr>
                  <w:rStyle w:val="Hyperlink"/>
                  <w:rFonts w:ascii="Arial" w:hAnsi="Arial" w:cs="Arial"/>
                  <w:b/>
                  <w:bCs/>
                  <w:sz w:val="14"/>
                  <w:szCs w:val="14"/>
                </w:rPr>
                <w:t>R1-2205662</w:t>
              </w:r>
            </w:hyperlink>
          </w:p>
        </w:tc>
        <w:tc>
          <w:tcPr>
            <w:tcW w:w="1047" w:type="pct"/>
          </w:tcPr>
          <w:p w14:paraId="6C8DDE5A" w14:textId="13BCF23D"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Corrections on UE power saving enhancements in 38.212</w:t>
            </w:r>
          </w:p>
        </w:tc>
        <w:tc>
          <w:tcPr>
            <w:tcW w:w="906" w:type="pct"/>
          </w:tcPr>
          <w:p w14:paraId="5B7383F6" w14:textId="52A5D438"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Huawei</w:t>
            </w:r>
          </w:p>
        </w:tc>
        <w:tc>
          <w:tcPr>
            <w:tcW w:w="266" w:type="pct"/>
          </w:tcPr>
          <w:p w14:paraId="799D4B1C" w14:textId="1B0389B9" w:rsidR="0010284B" w:rsidRPr="0010284B" w:rsidRDefault="001B5688" w:rsidP="0010284B">
            <w:pPr>
              <w:rPr>
                <w:rFonts w:ascii="Arial" w:eastAsia="Times New Roman" w:hAnsi="Arial" w:cs="Arial"/>
                <w:color w:val="000000"/>
                <w:sz w:val="14"/>
                <w:szCs w:val="14"/>
                <w:lang w:eastAsia="en-GB"/>
              </w:rPr>
            </w:pPr>
            <w:hyperlink r:id="rId3023" w:history="1">
              <w:r w:rsidR="0010284B" w:rsidRPr="0010284B">
                <w:rPr>
                  <w:rStyle w:val="Hyperlink"/>
                  <w:rFonts w:ascii="Arial" w:hAnsi="Arial" w:cs="Arial"/>
                  <w:b/>
                  <w:bCs/>
                  <w:sz w:val="14"/>
                  <w:szCs w:val="14"/>
                </w:rPr>
                <w:t>Rel-17</w:t>
              </w:r>
            </w:hyperlink>
          </w:p>
        </w:tc>
        <w:tc>
          <w:tcPr>
            <w:tcW w:w="362" w:type="pct"/>
            <w:shd w:val="clear" w:color="auto" w:fill="auto"/>
          </w:tcPr>
          <w:p w14:paraId="6A73E6D0" w14:textId="71C747DC" w:rsidR="0010284B" w:rsidRPr="0010284B" w:rsidRDefault="001B5688" w:rsidP="0010284B">
            <w:pPr>
              <w:rPr>
                <w:rFonts w:ascii="Arial" w:eastAsia="Times New Roman" w:hAnsi="Arial" w:cs="Arial"/>
                <w:color w:val="000000"/>
                <w:sz w:val="14"/>
                <w:szCs w:val="14"/>
                <w:lang w:eastAsia="en-GB"/>
              </w:rPr>
            </w:pPr>
            <w:hyperlink r:id="rId3024" w:history="1">
              <w:r w:rsidR="0010284B" w:rsidRPr="0010284B">
                <w:rPr>
                  <w:rStyle w:val="Hyperlink"/>
                  <w:rFonts w:ascii="Arial" w:hAnsi="Arial" w:cs="Arial"/>
                  <w:b/>
                  <w:bCs/>
                  <w:sz w:val="14"/>
                  <w:szCs w:val="14"/>
                </w:rPr>
                <w:t>38.212</w:t>
              </w:r>
            </w:hyperlink>
          </w:p>
        </w:tc>
        <w:tc>
          <w:tcPr>
            <w:tcW w:w="384" w:type="pct"/>
            <w:shd w:val="clear" w:color="auto" w:fill="auto"/>
          </w:tcPr>
          <w:p w14:paraId="629115CB" w14:textId="051CB1F8"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17.1.0</w:t>
            </w:r>
          </w:p>
        </w:tc>
        <w:tc>
          <w:tcPr>
            <w:tcW w:w="762" w:type="pct"/>
          </w:tcPr>
          <w:p w14:paraId="0D640E59" w14:textId="38E43210" w:rsidR="0010284B" w:rsidRPr="0010284B" w:rsidRDefault="001B5688" w:rsidP="0010284B">
            <w:pPr>
              <w:rPr>
                <w:rFonts w:ascii="Arial" w:eastAsia="Times New Roman" w:hAnsi="Arial" w:cs="Arial"/>
                <w:color w:val="000000"/>
                <w:sz w:val="14"/>
                <w:szCs w:val="14"/>
                <w:lang w:eastAsia="en-GB"/>
              </w:rPr>
            </w:pPr>
            <w:hyperlink r:id="rId3025" w:history="1">
              <w:r w:rsidR="0010284B" w:rsidRPr="0010284B">
                <w:rPr>
                  <w:rStyle w:val="Hyperlink"/>
                  <w:rFonts w:ascii="Arial" w:hAnsi="Arial" w:cs="Arial"/>
                  <w:b/>
                  <w:bCs/>
                  <w:sz w:val="14"/>
                  <w:szCs w:val="14"/>
                </w:rPr>
                <w:t>NR_UE_pow_sav_enh-Core</w:t>
              </w:r>
            </w:hyperlink>
          </w:p>
        </w:tc>
        <w:tc>
          <w:tcPr>
            <w:tcW w:w="295" w:type="pct"/>
          </w:tcPr>
          <w:p w14:paraId="7FBFABF1" w14:textId="256167C8"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0111</w:t>
            </w:r>
          </w:p>
        </w:tc>
        <w:tc>
          <w:tcPr>
            <w:tcW w:w="286" w:type="pct"/>
          </w:tcPr>
          <w:p w14:paraId="77343329" w14:textId="24D72093"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 </w:t>
            </w:r>
          </w:p>
        </w:tc>
        <w:tc>
          <w:tcPr>
            <w:tcW w:w="265" w:type="pct"/>
          </w:tcPr>
          <w:p w14:paraId="289B9A6A" w14:textId="6C0974BA"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F</w:t>
            </w:r>
          </w:p>
        </w:tc>
      </w:tr>
      <w:tr w:rsidR="0010284B" w:rsidRPr="0010284B" w14:paraId="20CD090B" w14:textId="77777777" w:rsidTr="00587408">
        <w:trPr>
          <w:trHeight w:val="20"/>
        </w:trPr>
        <w:tc>
          <w:tcPr>
            <w:tcW w:w="427" w:type="pct"/>
          </w:tcPr>
          <w:p w14:paraId="76B6B83A" w14:textId="19A329C2" w:rsidR="0010284B" w:rsidRPr="0010284B" w:rsidRDefault="001B5688" w:rsidP="0010284B">
            <w:pPr>
              <w:rPr>
                <w:rFonts w:ascii="Arial" w:eastAsia="Times New Roman" w:hAnsi="Arial" w:cs="Arial"/>
                <w:color w:val="000000"/>
                <w:sz w:val="14"/>
                <w:szCs w:val="14"/>
                <w:lang w:eastAsia="en-GB"/>
              </w:rPr>
            </w:pPr>
            <w:hyperlink r:id="rId3026" w:history="1">
              <w:r w:rsidR="000B5C49">
                <w:rPr>
                  <w:rStyle w:val="Hyperlink"/>
                  <w:rFonts w:ascii="Arial" w:hAnsi="Arial" w:cs="Arial"/>
                  <w:b/>
                  <w:bCs/>
                  <w:sz w:val="14"/>
                  <w:szCs w:val="14"/>
                </w:rPr>
                <w:t>R1-2205681</w:t>
              </w:r>
            </w:hyperlink>
          </w:p>
        </w:tc>
        <w:tc>
          <w:tcPr>
            <w:tcW w:w="1047" w:type="pct"/>
          </w:tcPr>
          <w:p w14:paraId="785AF318" w14:textId="15C281BE"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Correction on extension of current NR operation to 71 GHz in 38.212</w:t>
            </w:r>
          </w:p>
        </w:tc>
        <w:tc>
          <w:tcPr>
            <w:tcW w:w="906" w:type="pct"/>
          </w:tcPr>
          <w:p w14:paraId="30B12DAD" w14:textId="61F80E11"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Huawei</w:t>
            </w:r>
          </w:p>
        </w:tc>
        <w:tc>
          <w:tcPr>
            <w:tcW w:w="266" w:type="pct"/>
          </w:tcPr>
          <w:p w14:paraId="0D2CDE14" w14:textId="41CFEECB" w:rsidR="0010284B" w:rsidRPr="0010284B" w:rsidRDefault="001B5688" w:rsidP="0010284B">
            <w:pPr>
              <w:rPr>
                <w:rFonts w:ascii="Arial" w:eastAsia="Times New Roman" w:hAnsi="Arial" w:cs="Arial"/>
                <w:color w:val="000000"/>
                <w:sz w:val="14"/>
                <w:szCs w:val="14"/>
                <w:lang w:eastAsia="en-GB"/>
              </w:rPr>
            </w:pPr>
            <w:hyperlink r:id="rId3027" w:history="1">
              <w:r w:rsidR="0010284B" w:rsidRPr="0010284B">
                <w:rPr>
                  <w:rStyle w:val="Hyperlink"/>
                  <w:rFonts w:ascii="Arial" w:hAnsi="Arial" w:cs="Arial"/>
                  <w:b/>
                  <w:bCs/>
                  <w:sz w:val="14"/>
                  <w:szCs w:val="14"/>
                </w:rPr>
                <w:t>Rel-17</w:t>
              </w:r>
            </w:hyperlink>
          </w:p>
        </w:tc>
        <w:tc>
          <w:tcPr>
            <w:tcW w:w="362" w:type="pct"/>
            <w:shd w:val="clear" w:color="auto" w:fill="auto"/>
          </w:tcPr>
          <w:p w14:paraId="57D2D8CE" w14:textId="6108B8E3" w:rsidR="0010284B" w:rsidRPr="0010284B" w:rsidRDefault="001B5688" w:rsidP="0010284B">
            <w:pPr>
              <w:rPr>
                <w:rFonts w:ascii="Arial" w:eastAsia="Times New Roman" w:hAnsi="Arial" w:cs="Arial"/>
                <w:color w:val="000000"/>
                <w:sz w:val="14"/>
                <w:szCs w:val="14"/>
                <w:lang w:eastAsia="en-GB"/>
              </w:rPr>
            </w:pPr>
            <w:hyperlink r:id="rId3028" w:history="1">
              <w:r w:rsidR="0010284B" w:rsidRPr="0010284B">
                <w:rPr>
                  <w:rStyle w:val="Hyperlink"/>
                  <w:rFonts w:ascii="Arial" w:hAnsi="Arial" w:cs="Arial"/>
                  <w:b/>
                  <w:bCs/>
                  <w:sz w:val="14"/>
                  <w:szCs w:val="14"/>
                </w:rPr>
                <w:t>38.212</w:t>
              </w:r>
            </w:hyperlink>
          </w:p>
        </w:tc>
        <w:tc>
          <w:tcPr>
            <w:tcW w:w="384" w:type="pct"/>
            <w:shd w:val="clear" w:color="auto" w:fill="auto"/>
          </w:tcPr>
          <w:p w14:paraId="34863FAB" w14:textId="26A9BFD2"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17.1.0</w:t>
            </w:r>
          </w:p>
        </w:tc>
        <w:tc>
          <w:tcPr>
            <w:tcW w:w="762" w:type="pct"/>
          </w:tcPr>
          <w:p w14:paraId="24BC7B4C" w14:textId="5930AF95" w:rsidR="0010284B" w:rsidRPr="0010284B" w:rsidRDefault="001B5688" w:rsidP="0010284B">
            <w:pPr>
              <w:rPr>
                <w:rFonts w:ascii="Arial" w:eastAsia="Times New Roman" w:hAnsi="Arial" w:cs="Arial"/>
                <w:color w:val="000000"/>
                <w:sz w:val="14"/>
                <w:szCs w:val="14"/>
                <w:lang w:eastAsia="en-GB"/>
              </w:rPr>
            </w:pPr>
            <w:hyperlink r:id="rId3029" w:history="1">
              <w:r w:rsidR="0010284B" w:rsidRPr="0010284B">
                <w:rPr>
                  <w:rStyle w:val="Hyperlink"/>
                  <w:rFonts w:ascii="Arial" w:hAnsi="Arial" w:cs="Arial"/>
                  <w:b/>
                  <w:bCs/>
                  <w:sz w:val="14"/>
                  <w:szCs w:val="14"/>
                </w:rPr>
                <w:t>NR_ext_to_71GHz-Core</w:t>
              </w:r>
            </w:hyperlink>
          </w:p>
        </w:tc>
        <w:tc>
          <w:tcPr>
            <w:tcW w:w="295" w:type="pct"/>
          </w:tcPr>
          <w:p w14:paraId="60DD632D" w14:textId="3BCCCE3B"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0112</w:t>
            </w:r>
          </w:p>
        </w:tc>
        <w:tc>
          <w:tcPr>
            <w:tcW w:w="286" w:type="pct"/>
          </w:tcPr>
          <w:p w14:paraId="28329A47" w14:textId="3B1084E0"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 </w:t>
            </w:r>
          </w:p>
        </w:tc>
        <w:tc>
          <w:tcPr>
            <w:tcW w:w="265" w:type="pct"/>
          </w:tcPr>
          <w:p w14:paraId="385562F8" w14:textId="03C65E3E"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F</w:t>
            </w:r>
          </w:p>
        </w:tc>
      </w:tr>
      <w:tr w:rsidR="0010284B" w:rsidRPr="0010284B" w14:paraId="15058BF0" w14:textId="77777777" w:rsidTr="00587408">
        <w:trPr>
          <w:trHeight w:val="20"/>
        </w:trPr>
        <w:tc>
          <w:tcPr>
            <w:tcW w:w="427" w:type="pct"/>
          </w:tcPr>
          <w:p w14:paraId="0D8FF3FA" w14:textId="04D2A725" w:rsidR="0010284B" w:rsidRPr="0010284B" w:rsidRDefault="001B5688" w:rsidP="0010284B">
            <w:pPr>
              <w:rPr>
                <w:rFonts w:ascii="Arial" w:eastAsia="Times New Roman" w:hAnsi="Arial" w:cs="Arial"/>
                <w:color w:val="000000"/>
                <w:sz w:val="14"/>
                <w:szCs w:val="14"/>
                <w:lang w:eastAsia="en-GB"/>
              </w:rPr>
            </w:pPr>
            <w:hyperlink r:id="rId3030" w:history="1">
              <w:r w:rsidR="000B5C49">
                <w:rPr>
                  <w:rStyle w:val="Hyperlink"/>
                  <w:rFonts w:ascii="Arial" w:hAnsi="Arial" w:cs="Arial"/>
                  <w:b/>
                  <w:bCs/>
                  <w:sz w:val="14"/>
                  <w:szCs w:val="14"/>
                </w:rPr>
                <w:t>R1-2205682</w:t>
              </w:r>
            </w:hyperlink>
          </w:p>
        </w:tc>
        <w:tc>
          <w:tcPr>
            <w:tcW w:w="1047" w:type="pct"/>
          </w:tcPr>
          <w:p w14:paraId="5888D334" w14:textId="3DDEBDB4"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Corrections on Further enhancements on MIMO for NR in TS 38.212</w:t>
            </w:r>
          </w:p>
        </w:tc>
        <w:tc>
          <w:tcPr>
            <w:tcW w:w="906" w:type="pct"/>
          </w:tcPr>
          <w:p w14:paraId="53EB4C25" w14:textId="25208779"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Huawei</w:t>
            </w:r>
          </w:p>
        </w:tc>
        <w:tc>
          <w:tcPr>
            <w:tcW w:w="266" w:type="pct"/>
          </w:tcPr>
          <w:p w14:paraId="5D46EFC1" w14:textId="6C1A3455" w:rsidR="0010284B" w:rsidRPr="0010284B" w:rsidRDefault="001B5688" w:rsidP="0010284B">
            <w:pPr>
              <w:rPr>
                <w:rFonts w:ascii="Arial" w:eastAsia="Times New Roman" w:hAnsi="Arial" w:cs="Arial"/>
                <w:color w:val="000000"/>
                <w:sz w:val="14"/>
                <w:szCs w:val="14"/>
                <w:lang w:eastAsia="en-GB"/>
              </w:rPr>
            </w:pPr>
            <w:hyperlink r:id="rId3031" w:history="1">
              <w:r w:rsidR="0010284B" w:rsidRPr="0010284B">
                <w:rPr>
                  <w:rStyle w:val="Hyperlink"/>
                  <w:rFonts w:ascii="Arial" w:hAnsi="Arial" w:cs="Arial"/>
                  <w:b/>
                  <w:bCs/>
                  <w:sz w:val="14"/>
                  <w:szCs w:val="14"/>
                </w:rPr>
                <w:t>Rel-17</w:t>
              </w:r>
            </w:hyperlink>
          </w:p>
        </w:tc>
        <w:tc>
          <w:tcPr>
            <w:tcW w:w="362" w:type="pct"/>
            <w:shd w:val="clear" w:color="auto" w:fill="auto"/>
          </w:tcPr>
          <w:p w14:paraId="74E0B82B" w14:textId="4456897B" w:rsidR="0010284B" w:rsidRPr="0010284B" w:rsidRDefault="001B5688" w:rsidP="0010284B">
            <w:pPr>
              <w:rPr>
                <w:rFonts w:ascii="Arial" w:eastAsia="Times New Roman" w:hAnsi="Arial" w:cs="Arial"/>
                <w:color w:val="000000"/>
                <w:sz w:val="14"/>
                <w:szCs w:val="14"/>
                <w:lang w:eastAsia="en-GB"/>
              </w:rPr>
            </w:pPr>
            <w:hyperlink r:id="rId3032" w:history="1">
              <w:r w:rsidR="0010284B" w:rsidRPr="0010284B">
                <w:rPr>
                  <w:rStyle w:val="Hyperlink"/>
                  <w:rFonts w:ascii="Arial" w:hAnsi="Arial" w:cs="Arial"/>
                  <w:b/>
                  <w:bCs/>
                  <w:sz w:val="14"/>
                  <w:szCs w:val="14"/>
                </w:rPr>
                <w:t>38.212</w:t>
              </w:r>
            </w:hyperlink>
          </w:p>
        </w:tc>
        <w:tc>
          <w:tcPr>
            <w:tcW w:w="384" w:type="pct"/>
            <w:shd w:val="clear" w:color="auto" w:fill="auto"/>
          </w:tcPr>
          <w:p w14:paraId="4A1C6E9D" w14:textId="46E4FD0A"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17.1.0</w:t>
            </w:r>
          </w:p>
        </w:tc>
        <w:tc>
          <w:tcPr>
            <w:tcW w:w="762" w:type="pct"/>
          </w:tcPr>
          <w:p w14:paraId="4B00206A" w14:textId="59CC3BCD" w:rsidR="0010284B" w:rsidRPr="0010284B" w:rsidRDefault="001B5688" w:rsidP="0010284B">
            <w:pPr>
              <w:rPr>
                <w:rFonts w:ascii="Arial" w:eastAsia="Times New Roman" w:hAnsi="Arial" w:cs="Arial"/>
                <w:color w:val="000000"/>
                <w:sz w:val="14"/>
                <w:szCs w:val="14"/>
                <w:lang w:eastAsia="en-GB"/>
              </w:rPr>
            </w:pPr>
            <w:hyperlink r:id="rId3033" w:history="1">
              <w:r w:rsidR="0010284B" w:rsidRPr="0010284B">
                <w:rPr>
                  <w:rStyle w:val="Hyperlink"/>
                  <w:rFonts w:ascii="Arial" w:hAnsi="Arial" w:cs="Arial"/>
                  <w:b/>
                  <w:bCs/>
                  <w:sz w:val="14"/>
                  <w:szCs w:val="14"/>
                </w:rPr>
                <w:t>NR_feMIMO-Core</w:t>
              </w:r>
            </w:hyperlink>
          </w:p>
        </w:tc>
        <w:tc>
          <w:tcPr>
            <w:tcW w:w="295" w:type="pct"/>
          </w:tcPr>
          <w:p w14:paraId="4BB5E58C" w14:textId="0B1F1924"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0113</w:t>
            </w:r>
          </w:p>
        </w:tc>
        <w:tc>
          <w:tcPr>
            <w:tcW w:w="286" w:type="pct"/>
          </w:tcPr>
          <w:p w14:paraId="1C340780" w14:textId="4314429C"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 </w:t>
            </w:r>
          </w:p>
        </w:tc>
        <w:tc>
          <w:tcPr>
            <w:tcW w:w="265" w:type="pct"/>
          </w:tcPr>
          <w:p w14:paraId="13107299" w14:textId="7B4C2DEA"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F</w:t>
            </w:r>
          </w:p>
        </w:tc>
      </w:tr>
      <w:tr w:rsidR="0010284B" w:rsidRPr="0010284B" w14:paraId="5F898165" w14:textId="77777777" w:rsidTr="00587408">
        <w:trPr>
          <w:trHeight w:val="20"/>
        </w:trPr>
        <w:tc>
          <w:tcPr>
            <w:tcW w:w="427" w:type="pct"/>
          </w:tcPr>
          <w:p w14:paraId="274AEA2C" w14:textId="14ABF64E" w:rsidR="0010284B" w:rsidRPr="0010284B" w:rsidRDefault="001B5688" w:rsidP="0010284B">
            <w:pPr>
              <w:rPr>
                <w:rFonts w:ascii="Arial" w:eastAsia="Times New Roman" w:hAnsi="Arial" w:cs="Arial"/>
                <w:color w:val="000000"/>
                <w:sz w:val="14"/>
                <w:szCs w:val="14"/>
                <w:lang w:eastAsia="en-GB"/>
              </w:rPr>
            </w:pPr>
            <w:hyperlink r:id="rId3034" w:history="1">
              <w:r w:rsidR="000B5C49">
                <w:rPr>
                  <w:rStyle w:val="Hyperlink"/>
                  <w:rFonts w:ascii="Arial" w:hAnsi="Arial" w:cs="Arial"/>
                  <w:b/>
                  <w:bCs/>
                  <w:sz w:val="14"/>
                  <w:szCs w:val="14"/>
                </w:rPr>
                <w:t>R1-2205686</w:t>
              </w:r>
            </w:hyperlink>
          </w:p>
        </w:tc>
        <w:tc>
          <w:tcPr>
            <w:tcW w:w="1047" w:type="pct"/>
          </w:tcPr>
          <w:p w14:paraId="75913DF9" w14:textId="6C54B1CC"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Rel-16 editorial corrections for TS 38.212</w:t>
            </w:r>
          </w:p>
        </w:tc>
        <w:tc>
          <w:tcPr>
            <w:tcW w:w="906" w:type="pct"/>
          </w:tcPr>
          <w:p w14:paraId="7DB85521" w14:textId="0835BF3F"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Huawei</w:t>
            </w:r>
          </w:p>
        </w:tc>
        <w:tc>
          <w:tcPr>
            <w:tcW w:w="266" w:type="pct"/>
          </w:tcPr>
          <w:p w14:paraId="1D91C2D6" w14:textId="348A62A5" w:rsidR="0010284B" w:rsidRPr="0010284B" w:rsidRDefault="001B5688" w:rsidP="0010284B">
            <w:pPr>
              <w:rPr>
                <w:rFonts w:ascii="Arial" w:eastAsia="Times New Roman" w:hAnsi="Arial" w:cs="Arial"/>
                <w:color w:val="000000"/>
                <w:sz w:val="14"/>
                <w:szCs w:val="14"/>
                <w:lang w:eastAsia="en-GB"/>
              </w:rPr>
            </w:pPr>
            <w:hyperlink r:id="rId3035" w:history="1">
              <w:r w:rsidR="0010284B" w:rsidRPr="0010284B">
                <w:rPr>
                  <w:rStyle w:val="Hyperlink"/>
                  <w:rFonts w:ascii="Arial" w:hAnsi="Arial" w:cs="Arial"/>
                  <w:b/>
                  <w:bCs/>
                  <w:sz w:val="14"/>
                  <w:szCs w:val="14"/>
                </w:rPr>
                <w:t>Rel-16</w:t>
              </w:r>
            </w:hyperlink>
          </w:p>
        </w:tc>
        <w:tc>
          <w:tcPr>
            <w:tcW w:w="362" w:type="pct"/>
            <w:shd w:val="clear" w:color="auto" w:fill="auto"/>
          </w:tcPr>
          <w:p w14:paraId="10D639EE" w14:textId="3BF71880" w:rsidR="0010284B" w:rsidRPr="0010284B" w:rsidRDefault="001B5688" w:rsidP="0010284B">
            <w:pPr>
              <w:rPr>
                <w:rFonts w:ascii="Arial" w:eastAsia="Times New Roman" w:hAnsi="Arial" w:cs="Arial"/>
                <w:color w:val="000000"/>
                <w:sz w:val="14"/>
                <w:szCs w:val="14"/>
                <w:lang w:eastAsia="en-GB"/>
              </w:rPr>
            </w:pPr>
            <w:hyperlink r:id="rId3036" w:history="1">
              <w:r w:rsidR="0010284B" w:rsidRPr="0010284B">
                <w:rPr>
                  <w:rStyle w:val="Hyperlink"/>
                  <w:rFonts w:ascii="Arial" w:hAnsi="Arial" w:cs="Arial"/>
                  <w:b/>
                  <w:bCs/>
                  <w:sz w:val="14"/>
                  <w:szCs w:val="14"/>
                </w:rPr>
                <w:t>38.212</w:t>
              </w:r>
            </w:hyperlink>
          </w:p>
        </w:tc>
        <w:tc>
          <w:tcPr>
            <w:tcW w:w="384" w:type="pct"/>
            <w:shd w:val="clear" w:color="auto" w:fill="auto"/>
          </w:tcPr>
          <w:p w14:paraId="172257A5" w14:textId="1173C80F"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16.9.0</w:t>
            </w:r>
          </w:p>
        </w:tc>
        <w:tc>
          <w:tcPr>
            <w:tcW w:w="762" w:type="pct"/>
          </w:tcPr>
          <w:p w14:paraId="11206B8B" w14:textId="21CEADF5"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color w:val="000000"/>
                <w:sz w:val="14"/>
                <w:szCs w:val="14"/>
              </w:rPr>
              <w:t>NR_unlic-Core, 5G_V2X_NRSL-Core</w:t>
            </w:r>
          </w:p>
        </w:tc>
        <w:tc>
          <w:tcPr>
            <w:tcW w:w="295" w:type="pct"/>
          </w:tcPr>
          <w:p w14:paraId="6D55B4F6" w14:textId="10F466ED"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0114</w:t>
            </w:r>
          </w:p>
        </w:tc>
        <w:tc>
          <w:tcPr>
            <w:tcW w:w="286" w:type="pct"/>
          </w:tcPr>
          <w:p w14:paraId="0C0C2BB2" w14:textId="0B1D3A30"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 </w:t>
            </w:r>
          </w:p>
        </w:tc>
        <w:tc>
          <w:tcPr>
            <w:tcW w:w="265" w:type="pct"/>
          </w:tcPr>
          <w:p w14:paraId="49F4F58C" w14:textId="7B4DFDBA"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F</w:t>
            </w:r>
          </w:p>
        </w:tc>
      </w:tr>
      <w:tr w:rsidR="0010284B" w:rsidRPr="0010284B" w14:paraId="3AF59837" w14:textId="77777777" w:rsidTr="00587408">
        <w:trPr>
          <w:trHeight w:val="20"/>
        </w:trPr>
        <w:tc>
          <w:tcPr>
            <w:tcW w:w="427" w:type="pct"/>
          </w:tcPr>
          <w:p w14:paraId="0FF2B5B8" w14:textId="026E3063" w:rsidR="0010284B" w:rsidRPr="0010284B" w:rsidRDefault="001B5688" w:rsidP="0010284B">
            <w:pPr>
              <w:rPr>
                <w:rFonts w:ascii="Arial" w:eastAsia="Times New Roman" w:hAnsi="Arial" w:cs="Arial"/>
                <w:color w:val="000000"/>
                <w:sz w:val="14"/>
                <w:szCs w:val="14"/>
                <w:lang w:eastAsia="en-GB"/>
              </w:rPr>
            </w:pPr>
            <w:hyperlink r:id="rId3037" w:history="1">
              <w:r w:rsidR="000B5C49">
                <w:rPr>
                  <w:rStyle w:val="Hyperlink"/>
                  <w:rFonts w:ascii="Arial" w:hAnsi="Arial" w:cs="Arial"/>
                  <w:b/>
                  <w:bCs/>
                  <w:sz w:val="14"/>
                  <w:szCs w:val="14"/>
                </w:rPr>
                <w:t>R1-2205687</w:t>
              </w:r>
            </w:hyperlink>
          </w:p>
        </w:tc>
        <w:tc>
          <w:tcPr>
            <w:tcW w:w="1047" w:type="pct"/>
          </w:tcPr>
          <w:p w14:paraId="0102F2B3" w14:textId="5CF8C95A"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Rel-16 editorial corrections for TS 38.212 (mirrored to Rel-17)</w:t>
            </w:r>
          </w:p>
        </w:tc>
        <w:tc>
          <w:tcPr>
            <w:tcW w:w="906" w:type="pct"/>
          </w:tcPr>
          <w:p w14:paraId="53F4FA0B" w14:textId="4F516B45"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Huawei</w:t>
            </w:r>
          </w:p>
        </w:tc>
        <w:tc>
          <w:tcPr>
            <w:tcW w:w="266" w:type="pct"/>
          </w:tcPr>
          <w:p w14:paraId="30B53F5B" w14:textId="7A0BD4E8" w:rsidR="0010284B" w:rsidRPr="0010284B" w:rsidRDefault="001B5688" w:rsidP="0010284B">
            <w:pPr>
              <w:rPr>
                <w:rFonts w:ascii="Arial" w:eastAsia="Times New Roman" w:hAnsi="Arial" w:cs="Arial"/>
                <w:color w:val="000000"/>
                <w:sz w:val="14"/>
                <w:szCs w:val="14"/>
                <w:lang w:eastAsia="en-GB"/>
              </w:rPr>
            </w:pPr>
            <w:hyperlink r:id="rId3038" w:history="1">
              <w:r w:rsidR="0010284B" w:rsidRPr="0010284B">
                <w:rPr>
                  <w:rStyle w:val="Hyperlink"/>
                  <w:rFonts w:ascii="Arial" w:hAnsi="Arial" w:cs="Arial"/>
                  <w:b/>
                  <w:bCs/>
                  <w:sz w:val="14"/>
                  <w:szCs w:val="14"/>
                </w:rPr>
                <w:t>Rel-17</w:t>
              </w:r>
            </w:hyperlink>
          </w:p>
        </w:tc>
        <w:tc>
          <w:tcPr>
            <w:tcW w:w="362" w:type="pct"/>
            <w:shd w:val="clear" w:color="auto" w:fill="auto"/>
          </w:tcPr>
          <w:p w14:paraId="3935DEC7" w14:textId="32F3D0BA" w:rsidR="0010284B" w:rsidRPr="0010284B" w:rsidRDefault="001B5688" w:rsidP="0010284B">
            <w:pPr>
              <w:rPr>
                <w:rFonts w:ascii="Arial" w:eastAsia="Times New Roman" w:hAnsi="Arial" w:cs="Arial"/>
                <w:color w:val="000000"/>
                <w:sz w:val="14"/>
                <w:szCs w:val="14"/>
                <w:lang w:eastAsia="en-GB"/>
              </w:rPr>
            </w:pPr>
            <w:hyperlink r:id="rId3039" w:history="1">
              <w:r w:rsidR="0010284B" w:rsidRPr="0010284B">
                <w:rPr>
                  <w:rStyle w:val="Hyperlink"/>
                  <w:rFonts w:ascii="Arial" w:hAnsi="Arial" w:cs="Arial"/>
                  <w:b/>
                  <w:bCs/>
                  <w:sz w:val="14"/>
                  <w:szCs w:val="14"/>
                </w:rPr>
                <w:t>38.212</w:t>
              </w:r>
            </w:hyperlink>
          </w:p>
        </w:tc>
        <w:tc>
          <w:tcPr>
            <w:tcW w:w="384" w:type="pct"/>
            <w:shd w:val="clear" w:color="auto" w:fill="auto"/>
          </w:tcPr>
          <w:p w14:paraId="0E285158" w14:textId="4E9B4091"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17.1.0</w:t>
            </w:r>
          </w:p>
        </w:tc>
        <w:tc>
          <w:tcPr>
            <w:tcW w:w="762" w:type="pct"/>
          </w:tcPr>
          <w:p w14:paraId="29F68C70" w14:textId="3508E214"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color w:val="000000"/>
                <w:sz w:val="14"/>
                <w:szCs w:val="14"/>
              </w:rPr>
              <w:t>NR_unlic-Core, 5G_V2X_NRSL-Core</w:t>
            </w:r>
          </w:p>
        </w:tc>
        <w:tc>
          <w:tcPr>
            <w:tcW w:w="295" w:type="pct"/>
          </w:tcPr>
          <w:p w14:paraId="34358223" w14:textId="30D5E638"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0115</w:t>
            </w:r>
          </w:p>
        </w:tc>
        <w:tc>
          <w:tcPr>
            <w:tcW w:w="286" w:type="pct"/>
          </w:tcPr>
          <w:p w14:paraId="03CE3D5A" w14:textId="18EDBABA"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 </w:t>
            </w:r>
          </w:p>
        </w:tc>
        <w:tc>
          <w:tcPr>
            <w:tcW w:w="265" w:type="pct"/>
          </w:tcPr>
          <w:p w14:paraId="1A1467DC" w14:textId="732136E0"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A</w:t>
            </w:r>
          </w:p>
        </w:tc>
      </w:tr>
      <w:tr w:rsidR="0010284B" w:rsidRPr="0010284B" w14:paraId="7CE39930" w14:textId="77777777" w:rsidTr="00587408">
        <w:trPr>
          <w:trHeight w:val="20"/>
        </w:trPr>
        <w:tc>
          <w:tcPr>
            <w:tcW w:w="427" w:type="pct"/>
          </w:tcPr>
          <w:p w14:paraId="34A5C4BA" w14:textId="694E103C" w:rsidR="0010284B" w:rsidRPr="0010284B" w:rsidRDefault="001B5688" w:rsidP="0010284B">
            <w:pPr>
              <w:rPr>
                <w:rFonts w:ascii="Arial" w:eastAsia="Times New Roman" w:hAnsi="Arial" w:cs="Arial"/>
                <w:color w:val="000000"/>
                <w:sz w:val="14"/>
                <w:szCs w:val="14"/>
                <w:lang w:eastAsia="en-GB"/>
              </w:rPr>
            </w:pPr>
            <w:hyperlink r:id="rId3040" w:history="1">
              <w:r w:rsidR="000B5C49">
                <w:rPr>
                  <w:rStyle w:val="Hyperlink"/>
                  <w:rFonts w:ascii="Arial" w:hAnsi="Arial" w:cs="Arial"/>
                  <w:b/>
                  <w:bCs/>
                  <w:sz w:val="14"/>
                  <w:szCs w:val="14"/>
                </w:rPr>
                <w:t>R1-2205274</w:t>
              </w:r>
            </w:hyperlink>
          </w:p>
        </w:tc>
        <w:tc>
          <w:tcPr>
            <w:tcW w:w="1047" w:type="pct"/>
          </w:tcPr>
          <w:p w14:paraId="5B937F75" w14:textId="1B436D7B"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Correction on Rel-16 SRS power control with 2-step RACH</w:t>
            </w:r>
          </w:p>
        </w:tc>
        <w:tc>
          <w:tcPr>
            <w:tcW w:w="906" w:type="pct"/>
          </w:tcPr>
          <w:p w14:paraId="66F590BA" w14:textId="04CBD7DD"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Moderator (MediaTek Inc.)</w:t>
            </w:r>
          </w:p>
        </w:tc>
        <w:tc>
          <w:tcPr>
            <w:tcW w:w="266" w:type="pct"/>
          </w:tcPr>
          <w:p w14:paraId="6CBDBDA0" w14:textId="5C433040" w:rsidR="0010284B" w:rsidRPr="0010284B" w:rsidRDefault="001B5688" w:rsidP="0010284B">
            <w:pPr>
              <w:rPr>
                <w:rFonts w:ascii="Arial" w:eastAsia="Times New Roman" w:hAnsi="Arial" w:cs="Arial"/>
                <w:color w:val="000000"/>
                <w:sz w:val="14"/>
                <w:szCs w:val="14"/>
                <w:lang w:eastAsia="en-GB"/>
              </w:rPr>
            </w:pPr>
            <w:hyperlink r:id="rId3041" w:history="1">
              <w:r w:rsidR="0010284B" w:rsidRPr="0010284B">
                <w:rPr>
                  <w:rStyle w:val="Hyperlink"/>
                  <w:rFonts w:ascii="Arial" w:hAnsi="Arial" w:cs="Arial"/>
                  <w:b/>
                  <w:bCs/>
                  <w:sz w:val="14"/>
                  <w:szCs w:val="14"/>
                </w:rPr>
                <w:t>Rel-16</w:t>
              </w:r>
            </w:hyperlink>
          </w:p>
        </w:tc>
        <w:tc>
          <w:tcPr>
            <w:tcW w:w="362" w:type="pct"/>
            <w:shd w:val="clear" w:color="auto" w:fill="auto"/>
          </w:tcPr>
          <w:p w14:paraId="7ADD585C" w14:textId="189EF147" w:rsidR="0010284B" w:rsidRPr="0010284B" w:rsidRDefault="001B5688" w:rsidP="0010284B">
            <w:pPr>
              <w:rPr>
                <w:rFonts w:ascii="Arial" w:eastAsia="Times New Roman" w:hAnsi="Arial" w:cs="Arial"/>
                <w:color w:val="000000"/>
                <w:sz w:val="14"/>
                <w:szCs w:val="14"/>
                <w:lang w:eastAsia="en-GB"/>
              </w:rPr>
            </w:pPr>
            <w:hyperlink r:id="rId3042" w:history="1">
              <w:r w:rsidR="0010284B" w:rsidRPr="0010284B">
                <w:rPr>
                  <w:rStyle w:val="Hyperlink"/>
                  <w:rFonts w:ascii="Arial" w:hAnsi="Arial" w:cs="Arial"/>
                  <w:b/>
                  <w:bCs/>
                  <w:sz w:val="14"/>
                  <w:szCs w:val="14"/>
                </w:rPr>
                <w:t>38.213</w:t>
              </w:r>
            </w:hyperlink>
          </w:p>
        </w:tc>
        <w:tc>
          <w:tcPr>
            <w:tcW w:w="384" w:type="pct"/>
            <w:shd w:val="clear" w:color="auto" w:fill="auto"/>
          </w:tcPr>
          <w:p w14:paraId="782ED924" w14:textId="249AE518"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16.9.0</w:t>
            </w:r>
          </w:p>
        </w:tc>
        <w:tc>
          <w:tcPr>
            <w:tcW w:w="762" w:type="pct"/>
          </w:tcPr>
          <w:p w14:paraId="43153E6D" w14:textId="65539B50" w:rsidR="0010284B" w:rsidRPr="0010284B" w:rsidRDefault="001B5688" w:rsidP="0010284B">
            <w:pPr>
              <w:rPr>
                <w:rFonts w:ascii="Arial" w:eastAsia="Times New Roman" w:hAnsi="Arial" w:cs="Arial"/>
                <w:color w:val="000000"/>
                <w:sz w:val="14"/>
                <w:szCs w:val="14"/>
                <w:lang w:eastAsia="en-GB"/>
              </w:rPr>
            </w:pPr>
            <w:hyperlink r:id="rId3043" w:history="1">
              <w:r w:rsidR="0010284B" w:rsidRPr="0010284B">
                <w:rPr>
                  <w:rStyle w:val="Hyperlink"/>
                  <w:rFonts w:ascii="Arial" w:hAnsi="Arial" w:cs="Arial"/>
                  <w:b/>
                  <w:bCs/>
                  <w:sz w:val="14"/>
                  <w:szCs w:val="14"/>
                </w:rPr>
                <w:t>NR_2step_RACH-Core</w:t>
              </w:r>
            </w:hyperlink>
          </w:p>
        </w:tc>
        <w:tc>
          <w:tcPr>
            <w:tcW w:w="295" w:type="pct"/>
          </w:tcPr>
          <w:p w14:paraId="27611EFE" w14:textId="537A44D9"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0304</w:t>
            </w:r>
          </w:p>
        </w:tc>
        <w:tc>
          <w:tcPr>
            <w:tcW w:w="286" w:type="pct"/>
          </w:tcPr>
          <w:p w14:paraId="53EEC133" w14:textId="14B00B2E"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 </w:t>
            </w:r>
          </w:p>
        </w:tc>
        <w:tc>
          <w:tcPr>
            <w:tcW w:w="265" w:type="pct"/>
          </w:tcPr>
          <w:p w14:paraId="0976B3F2" w14:textId="40A9AF17"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F</w:t>
            </w:r>
          </w:p>
        </w:tc>
      </w:tr>
      <w:tr w:rsidR="0010284B" w:rsidRPr="0010284B" w14:paraId="2AD7DF64" w14:textId="77777777" w:rsidTr="00587408">
        <w:trPr>
          <w:trHeight w:val="20"/>
        </w:trPr>
        <w:tc>
          <w:tcPr>
            <w:tcW w:w="427" w:type="pct"/>
          </w:tcPr>
          <w:p w14:paraId="7894A2AD" w14:textId="32EDD4C3" w:rsidR="0010284B" w:rsidRPr="0010284B" w:rsidRDefault="001B5688" w:rsidP="0010284B">
            <w:pPr>
              <w:rPr>
                <w:rFonts w:ascii="Arial" w:eastAsia="Times New Roman" w:hAnsi="Arial" w:cs="Arial"/>
                <w:color w:val="000000"/>
                <w:sz w:val="14"/>
                <w:szCs w:val="14"/>
                <w:lang w:eastAsia="en-GB"/>
              </w:rPr>
            </w:pPr>
            <w:hyperlink r:id="rId3044" w:history="1">
              <w:r w:rsidR="000B5C49">
                <w:rPr>
                  <w:rStyle w:val="Hyperlink"/>
                  <w:rFonts w:ascii="Arial" w:hAnsi="Arial" w:cs="Arial"/>
                  <w:b/>
                  <w:bCs/>
                  <w:sz w:val="14"/>
                  <w:szCs w:val="14"/>
                </w:rPr>
                <w:t>R1-2205275</w:t>
              </w:r>
            </w:hyperlink>
          </w:p>
        </w:tc>
        <w:tc>
          <w:tcPr>
            <w:tcW w:w="1047" w:type="pct"/>
          </w:tcPr>
          <w:p w14:paraId="08466458" w14:textId="70A06D56"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Correction on Rel-16 SRS power control with 2-step RACH</w:t>
            </w:r>
          </w:p>
        </w:tc>
        <w:tc>
          <w:tcPr>
            <w:tcW w:w="906" w:type="pct"/>
          </w:tcPr>
          <w:p w14:paraId="1A58A655" w14:textId="558F6747"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Moderator (MediaTek Inc.)</w:t>
            </w:r>
          </w:p>
        </w:tc>
        <w:tc>
          <w:tcPr>
            <w:tcW w:w="266" w:type="pct"/>
          </w:tcPr>
          <w:p w14:paraId="6D491DB5" w14:textId="48AED4DB" w:rsidR="0010284B" w:rsidRPr="0010284B" w:rsidRDefault="001B5688" w:rsidP="0010284B">
            <w:pPr>
              <w:rPr>
                <w:rFonts w:ascii="Arial" w:eastAsia="Times New Roman" w:hAnsi="Arial" w:cs="Arial"/>
                <w:color w:val="000000"/>
                <w:sz w:val="14"/>
                <w:szCs w:val="14"/>
                <w:lang w:eastAsia="en-GB"/>
              </w:rPr>
            </w:pPr>
            <w:hyperlink r:id="rId3045" w:history="1">
              <w:r w:rsidR="0010284B" w:rsidRPr="0010284B">
                <w:rPr>
                  <w:rStyle w:val="Hyperlink"/>
                  <w:rFonts w:ascii="Arial" w:hAnsi="Arial" w:cs="Arial"/>
                  <w:b/>
                  <w:bCs/>
                  <w:sz w:val="14"/>
                  <w:szCs w:val="14"/>
                </w:rPr>
                <w:t>Rel-17</w:t>
              </w:r>
            </w:hyperlink>
          </w:p>
        </w:tc>
        <w:tc>
          <w:tcPr>
            <w:tcW w:w="362" w:type="pct"/>
            <w:shd w:val="clear" w:color="auto" w:fill="auto"/>
          </w:tcPr>
          <w:p w14:paraId="4278AFA3" w14:textId="7628A4AE" w:rsidR="0010284B" w:rsidRPr="0010284B" w:rsidRDefault="001B5688" w:rsidP="0010284B">
            <w:pPr>
              <w:rPr>
                <w:rFonts w:ascii="Arial" w:eastAsia="Times New Roman" w:hAnsi="Arial" w:cs="Arial"/>
                <w:color w:val="000000"/>
                <w:sz w:val="14"/>
                <w:szCs w:val="14"/>
                <w:lang w:eastAsia="en-GB"/>
              </w:rPr>
            </w:pPr>
            <w:hyperlink r:id="rId3046" w:history="1">
              <w:r w:rsidR="0010284B" w:rsidRPr="0010284B">
                <w:rPr>
                  <w:rStyle w:val="Hyperlink"/>
                  <w:rFonts w:ascii="Arial" w:hAnsi="Arial" w:cs="Arial"/>
                  <w:b/>
                  <w:bCs/>
                  <w:sz w:val="14"/>
                  <w:szCs w:val="14"/>
                </w:rPr>
                <w:t>38.213</w:t>
              </w:r>
            </w:hyperlink>
          </w:p>
        </w:tc>
        <w:tc>
          <w:tcPr>
            <w:tcW w:w="384" w:type="pct"/>
            <w:shd w:val="clear" w:color="auto" w:fill="auto"/>
          </w:tcPr>
          <w:p w14:paraId="14553ED9" w14:textId="1042A039"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17.1.0</w:t>
            </w:r>
          </w:p>
        </w:tc>
        <w:tc>
          <w:tcPr>
            <w:tcW w:w="762" w:type="pct"/>
          </w:tcPr>
          <w:p w14:paraId="67DA47B3" w14:textId="67096BAB" w:rsidR="0010284B" w:rsidRPr="0010284B" w:rsidRDefault="001B5688" w:rsidP="0010284B">
            <w:pPr>
              <w:rPr>
                <w:rFonts w:ascii="Arial" w:eastAsia="Times New Roman" w:hAnsi="Arial" w:cs="Arial"/>
                <w:color w:val="000000"/>
                <w:sz w:val="14"/>
                <w:szCs w:val="14"/>
                <w:lang w:eastAsia="en-GB"/>
              </w:rPr>
            </w:pPr>
            <w:hyperlink r:id="rId3047" w:history="1">
              <w:r w:rsidR="0010284B" w:rsidRPr="0010284B">
                <w:rPr>
                  <w:rStyle w:val="Hyperlink"/>
                  <w:rFonts w:ascii="Arial" w:hAnsi="Arial" w:cs="Arial"/>
                  <w:b/>
                  <w:bCs/>
                  <w:sz w:val="14"/>
                  <w:szCs w:val="14"/>
                </w:rPr>
                <w:t>NR_2step_RACH-Core</w:t>
              </w:r>
            </w:hyperlink>
          </w:p>
        </w:tc>
        <w:tc>
          <w:tcPr>
            <w:tcW w:w="295" w:type="pct"/>
          </w:tcPr>
          <w:p w14:paraId="60029BD0" w14:textId="6F746B77"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0305</w:t>
            </w:r>
          </w:p>
        </w:tc>
        <w:tc>
          <w:tcPr>
            <w:tcW w:w="286" w:type="pct"/>
          </w:tcPr>
          <w:p w14:paraId="5F2076F1" w14:textId="604BA718"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 </w:t>
            </w:r>
          </w:p>
        </w:tc>
        <w:tc>
          <w:tcPr>
            <w:tcW w:w="265" w:type="pct"/>
          </w:tcPr>
          <w:p w14:paraId="7B7FE978" w14:textId="51562F17"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A</w:t>
            </w:r>
          </w:p>
        </w:tc>
      </w:tr>
      <w:tr w:rsidR="0010284B" w:rsidRPr="0010284B" w14:paraId="5C71B87A" w14:textId="77777777" w:rsidTr="00587408">
        <w:trPr>
          <w:trHeight w:val="20"/>
        </w:trPr>
        <w:tc>
          <w:tcPr>
            <w:tcW w:w="427" w:type="pct"/>
          </w:tcPr>
          <w:p w14:paraId="0318ED38" w14:textId="03D89187" w:rsidR="0010284B" w:rsidRPr="0010284B" w:rsidRDefault="001B5688" w:rsidP="0010284B">
            <w:pPr>
              <w:rPr>
                <w:rFonts w:ascii="Arial" w:eastAsia="Times New Roman" w:hAnsi="Arial" w:cs="Arial"/>
                <w:color w:val="000000"/>
                <w:sz w:val="14"/>
                <w:szCs w:val="14"/>
                <w:lang w:eastAsia="en-GB"/>
              </w:rPr>
            </w:pPr>
            <w:hyperlink r:id="rId3048" w:history="1">
              <w:r w:rsidR="000B5C49">
                <w:rPr>
                  <w:rStyle w:val="Hyperlink"/>
                  <w:rFonts w:ascii="Arial" w:hAnsi="Arial" w:cs="Arial"/>
                  <w:b/>
                  <w:bCs/>
                  <w:sz w:val="14"/>
                  <w:szCs w:val="14"/>
                </w:rPr>
                <w:t>R1-2205299</w:t>
              </w:r>
            </w:hyperlink>
          </w:p>
        </w:tc>
        <w:tc>
          <w:tcPr>
            <w:tcW w:w="1047" w:type="pct"/>
          </w:tcPr>
          <w:p w14:paraId="615DBEE8" w14:textId="54BBE213"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CR on reporting sidelink HARQ-ACK on uplink for SL CG Type 2 PSSCH transmission</w:t>
            </w:r>
          </w:p>
        </w:tc>
        <w:tc>
          <w:tcPr>
            <w:tcW w:w="906" w:type="pct"/>
          </w:tcPr>
          <w:p w14:paraId="3659F825" w14:textId="46DCD788"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Moderator (NEC)</w:t>
            </w:r>
          </w:p>
        </w:tc>
        <w:tc>
          <w:tcPr>
            <w:tcW w:w="266" w:type="pct"/>
          </w:tcPr>
          <w:p w14:paraId="588038B7" w14:textId="72596A5B" w:rsidR="0010284B" w:rsidRPr="0010284B" w:rsidRDefault="001B5688" w:rsidP="0010284B">
            <w:pPr>
              <w:rPr>
                <w:rFonts w:ascii="Arial" w:eastAsia="Times New Roman" w:hAnsi="Arial" w:cs="Arial"/>
                <w:color w:val="000000"/>
                <w:sz w:val="14"/>
                <w:szCs w:val="14"/>
                <w:lang w:eastAsia="en-GB"/>
              </w:rPr>
            </w:pPr>
            <w:hyperlink r:id="rId3049" w:history="1">
              <w:r w:rsidR="0010284B" w:rsidRPr="0010284B">
                <w:rPr>
                  <w:rStyle w:val="Hyperlink"/>
                  <w:rFonts w:ascii="Arial" w:hAnsi="Arial" w:cs="Arial"/>
                  <w:b/>
                  <w:bCs/>
                  <w:sz w:val="14"/>
                  <w:szCs w:val="14"/>
                </w:rPr>
                <w:t>Rel-16</w:t>
              </w:r>
            </w:hyperlink>
          </w:p>
        </w:tc>
        <w:tc>
          <w:tcPr>
            <w:tcW w:w="362" w:type="pct"/>
            <w:shd w:val="clear" w:color="auto" w:fill="auto"/>
          </w:tcPr>
          <w:p w14:paraId="36A1D712" w14:textId="6B521F90" w:rsidR="0010284B" w:rsidRPr="0010284B" w:rsidRDefault="001B5688" w:rsidP="0010284B">
            <w:pPr>
              <w:rPr>
                <w:rFonts w:ascii="Arial" w:eastAsia="Times New Roman" w:hAnsi="Arial" w:cs="Arial"/>
                <w:color w:val="000000"/>
                <w:sz w:val="14"/>
                <w:szCs w:val="14"/>
                <w:lang w:eastAsia="en-GB"/>
              </w:rPr>
            </w:pPr>
            <w:hyperlink r:id="rId3050" w:history="1">
              <w:r w:rsidR="0010284B" w:rsidRPr="0010284B">
                <w:rPr>
                  <w:rStyle w:val="Hyperlink"/>
                  <w:rFonts w:ascii="Arial" w:hAnsi="Arial" w:cs="Arial"/>
                  <w:b/>
                  <w:bCs/>
                  <w:sz w:val="14"/>
                  <w:szCs w:val="14"/>
                </w:rPr>
                <w:t>38.213</w:t>
              </w:r>
            </w:hyperlink>
          </w:p>
        </w:tc>
        <w:tc>
          <w:tcPr>
            <w:tcW w:w="384" w:type="pct"/>
            <w:shd w:val="clear" w:color="auto" w:fill="auto"/>
          </w:tcPr>
          <w:p w14:paraId="26727953" w14:textId="4891D6EA"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16.9.0</w:t>
            </w:r>
          </w:p>
        </w:tc>
        <w:tc>
          <w:tcPr>
            <w:tcW w:w="762" w:type="pct"/>
          </w:tcPr>
          <w:p w14:paraId="09B7E59D" w14:textId="1DEEB5BD" w:rsidR="0010284B" w:rsidRPr="0010284B" w:rsidRDefault="001B5688" w:rsidP="0010284B">
            <w:pPr>
              <w:rPr>
                <w:rFonts w:ascii="Arial" w:eastAsia="Times New Roman" w:hAnsi="Arial" w:cs="Arial"/>
                <w:color w:val="000000"/>
                <w:sz w:val="14"/>
                <w:szCs w:val="14"/>
                <w:lang w:eastAsia="en-GB"/>
              </w:rPr>
            </w:pPr>
            <w:hyperlink r:id="rId3051" w:history="1">
              <w:r w:rsidR="0010284B" w:rsidRPr="0010284B">
                <w:rPr>
                  <w:rStyle w:val="Hyperlink"/>
                  <w:rFonts w:ascii="Arial" w:hAnsi="Arial" w:cs="Arial"/>
                  <w:b/>
                  <w:bCs/>
                  <w:sz w:val="14"/>
                  <w:szCs w:val="14"/>
                </w:rPr>
                <w:t>5G_V2X_NRSL-Core</w:t>
              </w:r>
            </w:hyperlink>
          </w:p>
        </w:tc>
        <w:tc>
          <w:tcPr>
            <w:tcW w:w="295" w:type="pct"/>
          </w:tcPr>
          <w:p w14:paraId="4910C73D" w14:textId="69BEC842"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0306</w:t>
            </w:r>
          </w:p>
        </w:tc>
        <w:tc>
          <w:tcPr>
            <w:tcW w:w="286" w:type="pct"/>
          </w:tcPr>
          <w:p w14:paraId="23B83CB7" w14:textId="57157972"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 </w:t>
            </w:r>
          </w:p>
        </w:tc>
        <w:tc>
          <w:tcPr>
            <w:tcW w:w="265" w:type="pct"/>
          </w:tcPr>
          <w:p w14:paraId="6DFDEBE1" w14:textId="6DE0F2B6"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F</w:t>
            </w:r>
          </w:p>
        </w:tc>
      </w:tr>
      <w:tr w:rsidR="0010284B" w:rsidRPr="0010284B" w14:paraId="643B2999" w14:textId="77777777" w:rsidTr="00587408">
        <w:trPr>
          <w:trHeight w:val="20"/>
        </w:trPr>
        <w:tc>
          <w:tcPr>
            <w:tcW w:w="427" w:type="pct"/>
          </w:tcPr>
          <w:p w14:paraId="3B1881FB" w14:textId="78DD7CAD" w:rsidR="0010284B" w:rsidRPr="0010284B" w:rsidRDefault="001B5688" w:rsidP="0010284B">
            <w:pPr>
              <w:rPr>
                <w:rFonts w:ascii="Arial" w:eastAsia="Times New Roman" w:hAnsi="Arial" w:cs="Arial"/>
                <w:color w:val="000000"/>
                <w:sz w:val="14"/>
                <w:szCs w:val="14"/>
                <w:lang w:eastAsia="en-GB"/>
              </w:rPr>
            </w:pPr>
            <w:hyperlink r:id="rId3052" w:history="1">
              <w:r w:rsidR="000B5C49">
                <w:rPr>
                  <w:rStyle w:val="Hyperlink"/>
                  <w:rFonts w:ascii="Arial" w:hAnsi="Arial" w:cs="Arial"/>
                  <w:b/>
                  <w:bCs/>
                  <w:sz w:val="14"/>
                  <w:szCs w:val="14"/>
                </w:rPr>
                <w:t>R1-2205300</w:t>
              </w:r>
            </w:hyperlink>
          </w:p>
        </w:tc>
        <w:tc>
          <w:tcPr>
            <w:tcW w:w="1047" w:type="pct"/>
          </w:tcPr>
          <w:p w14:paraId="7B1E97FA" w14:textId="7BB7244E"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CR on reporting sidelink HARQ-ACK on uplink for SL CG Type 2 PSSCH transmission</w:t>
            </w:r>
          </w:p>
        </w:tc>
        <w:tc>
          <w:tcPr>
            <w:tcW w:w="906" w:type="pct"/>
          </w:tcPr>
          <w:p w14:paraId="4B944F6F" w14:textId="3BF8C883"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Moderator (NEC)</w:t>
            </w:r>
          </w:p>
        </w:tc>
        <w:tc>
          <w:tcPr>
            <w:tcW w:w="266" w:type="pct"/>
          </w:tcPr>
          <w:p w14:paraId="6095A7CC" w14:textId="69CC2A53" w:rsidR="0010284B" w:rsidRPr="0010284B" w:rsidRDefault="001B5688" w:rsidP="0010284B">
            <w:pPr>
              <w:rPr>
                <w:rFonts w:ascii="Arial" w:eastAsia="Times New Roman" w:hAnsi="Arial" w:cs="Arial"/>
                <w:color w:val="000000"/>
                <w:sz w:val="14"/>
                <w:szCs w:val="14"/>
                <w:lang w:eastAsia="en-GB"/>
              </w:rPr>
            </w:pPr>
            <w:hyperlink r:id="rId3053" w:history="1">
              <w:r w:rsidR="0010284B" w:rsidRPr="0010284B">
                <w:rPr>
                  <w:rStyle w:val="Hyperlink"/>
                  <w:rFonts w:ascii="Arial" w:hAnsi="Arial" w:cs="Arial"/>
                  <w:b/>
                  <w:bCs/>
                  <w:sz w:val="14"/>
                  <w:szCs w:val="14"/>
                </w:rPr>
                <w:t>Rel-17</w:t>
              </w:r>
            </w:hyperlink>
          </w:p>
        </w:tc>
        <w:tc>
          <w:tcPr>
            <w:tcW w:w="362" w:type="pct"/>
            <w:shd w:val="clear" w:color="auto" w:fill="auto"/>
          </w:tcPr>
          <w:p w14:paraId="11BF1A4F" w14:textId="588095E1" w:rsidR="0010284B" w:rsidRPr="0010284B" w:rsidRDefault="001B5688" w:rsidP="0010284B">
            <w:pPr>
              <w:rPr>
                <w:rFonts w:ascii="Arial" w:eastAsia="Times New Roman" w:hAnsi="Arial" w:cs="Arial"/>
                <w:color w:val="000000"/>
                <w:sz w:val="14"/>
                <w:szCs w:val="14"/>
                <w:lang w:eastAsia="en-GB"/>
              </w:rPr>
            </w:pPr>
            <w:hyperlink r:id="rId3054" w:history="1">
              <w:r w:rsidR="0010284B" w:rsidRPr="0010284B">
                <w:rPr>
                  <w:rStyle w:val="Hyperlink"/>
                  <w:rFonts w:ascii="Arial" w:hAnsi="Arial" w:cs="Arial"/>
                  <w:b/>
                  <w:bCs/>
                  <w:sz w:val="14"/>
                  <w:szCs w:val="14"/>
                </w:rPr>
                <w:t>38.213</w:t>
              </w:r>
            </w:hyperlink>
          </w:p>
        </w:tc>
        <w:tc>
          <w:tcPr>
            <w:tcW w:w="384" w:type="pct"/>
            <w:shd w:val="clear" w:color="auto" w:fill="auto"/>
          </w:tcPr>
          <w:p w14:paraId="001F771A" w14:textId="5802CFE0"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17.1.0</w:t>
            </w:r>
          </w:p>
        </w:tc>
        <w:tc>
          <w:tcPr>
            <w:tcW w:w="762" w:type="pct"/>
          </w:tcPr>
          <w:p w14:paraId="1681E779" w14:textId="7EED96DE" w:rsidR="0010284B" w:rsidRPr="0010284B" w:rsidRDefault="001B5688" w:rsidP="0010284B">
            <w:pPr>
              <w:rPr>
                <w:rFonts w:ascii="Arial" w:eastAsia="Times New Roman" w:hAnsi="Arial" w:cs="Arial"/>
                <w:color w:val="000000"/>
                <w:sz w:val="14"/>
                <w:szCs w:val="14"/>
                <w:lang w:eastAsia="en-GB"/>
              </w:rPr>
            </w:pPr>
            <w:hyperlink r:id="rId3055" w:history="1">
              <w:r w:rsidR="0010284B" w:rsidRPr="0010284B">
                <w:rPr>
                  <w:rStyle w:val="Hyperlink"/>
                  <w:rFonts w:ascii="Arial" w:hAnsi="Arial" w:cs="Arial"/>
                  <w:b/>
                  <w:bCs/>
                  <w:sz w:val="14"/>
                  <w:szCs w:val="14"/>
                </w:rPr>
                <w:t>5G_V2X_NRSL-Core</w:t>
              </w:r>
            </w:hyperlink>
          </w:p>
        </w:tc>
        <w:tc>
          <w:tcPr>
            <w:tcW w:w="295" w:type="pct"/>
          </w:tcPr>
          <w:p w14:paraId="0FEB476D" w14:textId="7BC1C253"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0307</w:t>
            </w:r>
          </w:p>
        </w:tc>
        <w:tc>
          <w:tcPr>
            <w:tcW w:w="286" w:type="pct"/>
          </w:tcPr>
          <w:p w14:paraId="501FCF0D" w14:textId="5348D7C6"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 </w:t>
            </w:r>
          </w:p>
        </w:tc>
        <w:tc>
          <w:tcPr>
            <w:tcW w:w="265" w:type="pct"/>
          </w:tcPr>
          <w:p w14:paraId="6F57173D" w14:textId="2C8A96E1"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A</w:t>
            </w:r>
          </w:p>
        </w:tc>
      </w:tr>
      <w:tr w:rsidR="0010284B" w:rsidRPr="0010284B" w14:paraId="144DF6E2" w14:textId="77777777" w:rsidTr="00587408">
        <w:trPr>
          <w:trHeight w:val="20"/>
        </w:trPr>
        <w:tc>
          <w:tcPr>
            <w:tcW w:w="427" w:type="pct"/>
          </w:tcPr>
          <w:p w14:paraId="37F72B4C" w14:textId="6A397ABD" w:rsidR="0010284B" w:rsidRPr="0010284B" w:rsidRDefault="001B5688" w:rsidP="0010284B">
            <w:pPr>
              <w:rPr>
                <w:rFonts w:ascii="Arial" w:eastAsia="Times New Roman" w:hAnsi="Arial" w:cs="Arial"/>
                <w:color w:val="000000"/>
                <w:sz w:val="14"/>
                <w:szCs w:val="14"/>
                <w:lang w:eastAsia="en-GB"/>
              </w:rPr>
            </w:pPr>
            <w:hyperlink r:id="rId3056" w:history="1">
              <w:r w:rsidR="000B5C49">
                <w:rPr>
                  <w:rStyle w:val="Hyperlink"/>
                  <w:rFonts w:ascii="Arial" w:hAnsi="Arial" w:cs="Arial"/>
                  <w:b/>
                  <w:bCs/>
                  <w:sz w:val="14"/>
                  <w:szCs w:val="14"/>
                </w:rPr>
                <w:t>R1-2205348</w:t>
              </w:r>
            </w:hyperlink>
          </w:p>
        </w:tc>
        <w:tc>
          <w:tcPr>
            <w:tcW w:w="1047" w:type="pct"/>
          </w:tcPr>
          <w:p w14:paraId="619E182B" w14:textId="3ECAAB6E"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Correction on PDCCH reception with last symbol aligning with the first symbol of UL CI for Rel-16</w:t>
            </w:r>
          </w:p>
        </w:tc>
        <w:tc>
          <w:tcPr>
            <w:tcW w:w="906" w:type="pct"/>
          </w:tcPr>
          <w:p w14:paraId="1ACB3D62" w14:textId="001F7D0C"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Moderator (ZTE)</w:t>
            </w:r>
          </w:p>
        </w:tc>
        <w:tc>
          <w:tcPr>
            <w:tcW w:w="266" w:type="pct"/>
          </w:tcPr>
          <w:p w14:paraId="58170944" w14:textId="5BCB084F" w:rsidR="0010284B" w:rsidRPr="0010284B" w:rsidRDefault="001B5688" w:rsidP="0010284B">
            <w:pPr>
              <w:rPr>
                <w:rFonts w:ascii="Arial" w:eastAsia="Times New Roman" w:hAnsi="Arial" w:cs="Arial"/>
                <w:color w:val="000000"/>
                <w:sz w:val="14"/>
                <w:szCs w:val="14"/>
                <w:lang w:eastAsia="en-GB"/>
              </w:rPr>
            </w:pPr>
            <w:hyperlink r:id="rId3057" w:history="1">
              <w:r w:rsidR="0010284B" w:rsidRPr="0010284B">
                <w:rPr>
                  <w:rStyle w:val="Hyperlink"/>
                  <w:rFonts w:ascii="Arial" w:hAnsi="Arial" w:cs="Arial"/>
                  <w:b/>
                  <w:bCs/>
                  <w:sz w:val="14"/>
                  <w:szCs w:val="14"/>
                </w:rPr>
                <w:t>Rel-16</w:t>
              </w:r>
            </w:hyperlink>
          </w:p>
        </w:tc>
        <w:tc>
          <w:tcPr>
            <w:tcW w:w="362" w:type="pct"/>
            <w:shd w:val="clear" w:color="auto" w:fill="auto"/>
          </w:tcPr>
          <w:p w14:paraId="4CB7B304" w14:textId="170A9EFC" w:rsidR="0010284B" w:rsidRPr="0010284B" w:rsidRDefault="001B5688" w:rsidP="0010284B">
            <w:pPr>
              <w:rPr>
                <w:rFonts w:ascii="Arial" w:eastAsia="Times New Roman" w:hAnsi="Arial" w:cs="Arial"/>
                <w:color w:val="000000"/>
                <w:sz w:val="14"/>
                <w:szCs w:val="14"/>
                <w:lang w:eastAsia="en-GB"/>
              </w:rPr>
            </w:pPr>
            <w:hyperlink r:id="rId3058" w:history="1">
              <w:r w:rsidR="0010284B" w:rsidRPr="0010284B">
                <w:rPr>
                  <w:rStyle w:val="Hyperlink"/>
                  <w:rFonts w:ascii="Arial" w:hAnsi="Arial" w:cs="Arial"/>
                  <w:b/>
                  <w:bCs/>
                  <w:sz w:val="14"/>
                  <w:szCs w:val="14"/>
                </w:rPr>
                <w:t>38.213</w:t>
              </w:r>
            </w:hyperlink>
          </w:p>
        </w:tc>
        <w:tc>
          <w:tcPr>
            <w:tcW w:w="384" w:type="pct"/>
            <w:shd w:val="clear" w:color="auto" w:fill="auto"/>
          </w:tcPr>
          <w:p w14:paraId="5918AC62" w14:textId="0D81ECB0"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16.9.0</w:t>
            </w:r>
          </w:p>
        </w:tc>
        <w:tc>
          <w:tcPr>
            <w:tcW w:w="762" w:type="pct"/>
          </w:tcPr>
          <w:p w14:paraId="78F90BA5" w14:textId="4C61C5D2" w:rsidR="0010284B" w:rsidRPr="0010284B" w:rsidRDefault="001B5688" w:rsidP="0010284B">
            <w:pPr>
              <w:rPr>
                <w:rFonts w:ascii="Arial" w:eastAsia="Times New Roman" w:hAnsi="Arial" w:cs="Arial"/>
                <w:color w:val="000000"/>
                <w:sz w:val="14"/>
                <w:szCs w:val="14"/>
                <w:lang w:eastAsia="en-GB"/>
              </w:rPr>
            </w:pPr>
            <w:hyperlink r:id="rId3059" w:history="1">
              <w:r w:rsidR="0010284B" w:rsidRPr="0010284B">
                <w:rPr>
                  <w:rStyle w:val="Hyperlink"/>
                  <w:rFonts w:ascii="Arial" w:hAnsi="Arial" w:cs="Arial"/>
                  <w:b/>
                  <w:bCs/>
                  <w:sz w:val="14"/>
                  <w:szCs w:val="14"/>
                </w:rPr>
                <w:t>NR_L1enh_URLLC-Core</w:t>
              </w:r>
            </w:hyperlink>
          </w:p>
        </w:tc>
        <w:tc>
          <w:tcPr>
            <w:tcW w:w="295" w:type="pct"/>
          </w:tcPr>
          <w:p w14:paraId="172B3A8A" w14:textId="5DEEF7BB"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0308</w:t>
            </w:r>
          </w:p>
        </w:tc>
        <w:tc>
          <w:tcPr>
            <w:tcW w:w="286" w:type="pct"/>
          </w:tcPr>
          <w:p w14:paraId="7071794D" w14:textId="33A2B719"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 </w:t>
            </w:r>
          </w:p>
        </w:tc>
        <w:tc>
          <w:tcPr>
            <w:tcW w:w="265" w:type="pct"/>
          </w:tcPr>
          <w:p w14:paraId="4C476F84" w14:textId="0456FEB8"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F</w:t>
            </w:r>
          </w:p>
        </w:tc>
      </w:tr>
      <w:tr w:rsidR="0010284B" w:rsidRPr="0010284B" w14:paraId="00D4B924" w14:textId="77777777" w:rsidTr="00587408">
        <w:trPr>
          <w:trHeight w:val="20"/>
        </w:trPr>
        <w:tc>
          <w:tcPr>
            <w:tcW w:w="427" w:type="pct"/>
          </w:tcPr>
          <w:p w14:paraId="0E28A9AD" w14:textId="7B414115" w:rsidR="0010284B" w:rsidRPr="0010284B" w:rsidRDefault="001B5688" w:rsidP="0010284B">
            <w:pPr>
              <w:rPr>
                <w:rFonts w:ascii="Arial" w:eastAsia="Times New Roman" w:hAnsi="Arial" w:cs="Arial"/>
                <w:color w:val="000000"/>
                <w:sz w:val="14"/>
                <w:szCs w:val="14"/>
                <w:lang w:eastAsia="en-GB"/>
              </w:rPr>
            </w:pPr>
            <w:hyperlink r:id="rId3060" w:history="1">
              <w:r w:rsidR="000B5C49">
                <w:rPr>
                  <w:rStyle w:val="Hyperlink"/>
                  <w:rFonts w:ascii="Arial" w:hAnsi="Arial" w:cs="Arial"/>
                  <w:b/>
                  <w:bCs/>
                  <w:sz w:val="14"/>
                  <w:szCs w:val="14"/>
                </w:rPr>
                <w:t>R1-2205349</w:t>
              </w:r>
            </w:hyperlink>
          </w:p>
        </w:tc>
        <w:tc>
          <w:tcPr>
            <w:tcW w:w="1047" w:type="pct"/>
          </w:tcPr>
          <w:p w14:paraId="16D30CBC" w14:textId="2FF71ACE"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Correction on PDCCH reception with last symbol aligning with the first symbol of UL CI for Rel-17</w:t>
            </w:r>
          </w:p>
        </w:tc>
        <w:tc>
          <w:tcPr>
            <w:tcW w:w="906" w:type="pct"/>
          </w:tcPr>
          <w:p w14:paraId="1E3C6256" w14:textId="35CC304C"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Moderator (ZTE)</w:t>
            </w:r>
          </w:p>
        </w:tc>
        <w:tc>
          <w:tcPr>
            <w:tcW w:w="266" w:type="pct"/>
          </w:tcPr>
          <w:p w14:paraId="4177F081" w14:textId="18769B02" w:rsidR="0010284B" w:rsidRPr="0010284B" w:rsidRDefault="001B5688" w:rsidP="0010284B">
            <w:pPr>
              <w:rPr>
                <w:rFonts w:ascii="Arial" w:eastAsia="Times New Roman" w:hAnsi="Arial" w:cs="Arial"/>
                <w:color w:val="000000"/>
                <w:sz w:val="14"/>
                <w:szCs w:val="14"/>
                <w:lang w:eastAsia="en-GB"/>
              </w:rPr>
            </w:pPr>
            <w:hyperlink r:id="rId3061" w:history="1">
              <w:r w:rsidR="0010284B" w:rsidRPr="0010284B">
                <w:rPr>
                  <w:rStyle w:val="Hyperlink"/>
                  <w:rFonts w:ascii="Arial" w:hAnsi="Arial" w:cs="Arial"/>
                  <w:b/>
                  <w:bCs/>
                  <w:sz w:val="14"/>
                  <w:szCs w:val="14"/>
                </w:rPr>
                <w:t>Rel-17</w:t>
              </w:r>
            </w:hyperlink>
          </w:p>
        </w:tc>
        <w:tc>
          <w:tcPr>
            <w:tcW w:w="362" w:type="pct"/>
            <w:shd w:val="clear" w:color="auto" w:fill="auto"/>
          </w:tcPr>
          <w:p w14:paraId="0E04F713" w14:textId="19255E1E" w:rsidR="0010284B" w:rsidRPr="0010284B" w:rsidRDefault="001B5688" w:rsidP="0010284B">
            <w:pPr>
              <w:rPr>
                <w:rFonts w:ascii="Arial" w:eastAsia="Times New Roman" w:hAnsi="Arial" w:cs="Arial"/>
                <w:color w:val="000000"/>
                <w:sz w:val="14"/>
                <w:szCs w:val="14"/>
                <w:lang w:eastAsia="en-GB"/>
              </w:rPr>
            </w:pPr>
            <w:hyperlink r:id="rId3062" w:history="1">
              <w:r w:rsidR="0010284B" w:rsidRPr="0010284B">
                <w:rPr>
                  <w:rStyle w:val="Hyperlink"/>
                  <w:rFonts w:ascii="Arial" w:hAnsi="Arial" w:cs="Arial"/>
                  <w:b/>
                  <w:bCs/>
                  <w:sz w:val="14"/>
                  <w:szCs w:val="14"/>
                </w:rPr>
                <w:t>38.213</w:t>
              </w:r>
            </w:hyperlink>
          </w:p>
        </w:tc>
        <w:tc>
          <w:tcPr>
            <w:tcW w:w="384" w:type="pct"/>
            <w:shd w:val="clear" w:color="auto" w:fill="auto"/>
          </w:tcPr>
          <w:p w14:paraId="0C420D5A" w14:textId="499855D4"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17.1.0</w:t>
            </w:r>
          </w:p>
        </w:tc>
        <w:tc>
          <w:tcPr>
            <w:tcW w:w="762" w:type="pct"/>
          </w:tcPr>
          <w:p w14:paraId="1C03751C" w14:textId="742170F1" w:rsidR="0010284B" w:rsidRPr="0010284B" w:rsidRDefault="001B5688" w:rsidP="0010284B">
            <w:pPr>
              <w:rPr>
                <w:rFonts w:ascii="Arial" w:eastAsia="Times New Roman" w:hAnsi="Arial" w:cs="Arial"/>
                <w:color w:val="000000"/>
                <w:sz w:val="14"/>
                <w:szCs w:val="14"/>
                <w:lang w:eastAsia="en-GB"/>
              </w:rPr>
            </w:pPr>
            <w:hyperlink r:id="rId3063" w:history="1">
              <w:r w:rsidR="0010284B" w:rsidRPr="0010284B">
                <w:rPr>
                  <w:rStyle w:val="Hyperlink"/>
                  <w:rFonts w:ascii="Arial" w:hAnsi="Arial" w:cs="Arial"/>
                  <w:b/>
                  <w:bCs/>
                  <w:sz w:val="14"/>
                  <w:szCs w:val="14"/>
                </w:rPr>
                <w:t>NR_L1enh_URLLC-Core</w:t>
              </w:r>
            </w:hyperlink>
          </w:p>
        </w:tc>
        <w:tc>
          <w:tcPr>
            <w:tcW w:w="295" w:type="pct"/>
          </w:tcPr>
          <w:p w14:paraId="3EF7ECCD" w14:textId="41F6BFF7"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0309</w:t>
            </w:r>
          </w:p>
        </w:tc>
        <w:tc>
          <w:tcPr>
            <w:tcW w:w="286" w:type="pct"/>
          </w:tcPr>
          <w:p w14:paraId="48443908" w14:textId="322F4EA8"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 </w:t>
            </w:r>
          </w:p>
        </w:tc>
        <w:tc>
          <w:tcPr>
            <w:tcW w:w="265" w:type="pct"/>
          </w:tcPr>
          <w:p w14:paraId="7C4CC976" w14:textId="5BE95A65"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A</w:t>
            </w:r>
          </w:p>
        </w:tc>
      </w:tr>
      <w:tr w:rsidR="0010284B" w:rsidRPr="0010284B" w14:paraId="7E62298C" w14:textId="77777777" w:rsidTr="00587408">
        <w:trPr>
          <w:trHeight w:val="20"/>
        </w:trPr>
        <w:tc>
          <w:tcPr>
            <w:tcW w:w="427" w:type="pct"/>
          </w:tcPr>
          <w:p w14:paraId="6CE69A95" w14:textId="47A1F6E6" w:rsidR="0010284B" w:rsidRPr="0010284B" w:rsidRDefault="001B5688" w:rsidP="0010284B">
            <w:pPr>
              <w:rPr>
                <w:rFonts w:ascii="Arial" w:eastAsia="Times New Roman" w:hAnsi="Arial" w:cs="Arial"/>
                <w:color w:val="000000"/>
                <w:sz w:val="14"/>
                <w:szCs w:val="14"/>
                <w:lang w:eastAsia="en-GB"/>
              </w:rPr>
            </w:pPr>
            <w:hyperlink r:id="rId3064" w:history="1">
              <w:r w:rsidR="000B5C49">
                <w:rPr>
                  <w:rStyle w:val="Hyperlink"/>
                  <w:rFonts w:ascii="Arial" w:hAnsi="Arial" w:cs="Arial"/>
                  <w:b/>
                  <w:bCs/>
                  <w:sz w:val="14"/>
                  <w:szCs w:val="14"/>
                </w:rPr>
                <w:t>R1-2205387</w:t>
              </w:r>
            </w:hyperlink>
          </w:p>
        </w:tc>
        <w:tc>
          <w:tcPr>
            <w:tcW w:w="1047" w:type="pct"/>
          </w:tcPr>
          <w:p w14:paraId="3C293005" w14:textId="5557CD81"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Timeline requirement for retransmitting MSG1</w:t>
            </w:r>
          </w:p>
        </w:tc>
        <w:tc>
          <w:tcPr>
            <w:tcW w:w="906" w:type="pct"/>
          </w:tcPr>
          <w:p w14:paraId="30835F9F" w14:textId="2473B830"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Moderator (vivo)</w:t>
            </w:r>
          </w:p>
        </w:tc>
        <w:tc>
          <w:tcPr>
            <w:tcW w:w="266" w:type="pct"/>
          </w:tcPr>
          <w:p w14:paraId="3ED45EE7" w14:textId="223DCCF4" w:rsidR="0010284B" w:rsidRPr="0010284B" w:rsidRDefault="001B5688" w:rsidP="0010284B">
            <w:pPr>
              <w:rPr>
                <w:rFonts w:ascii="Arial" w:eastAsia="Times New Roman" w:hAnsi="Arial" w:cs="Arial"/>
                <w:color w:val="000000"/>
                <w:sz w:val="14"/>
                <w:szCs w:val="14"/>
                <w:lang w:eastAsia="en-GB"/>
              </w:rPr>
            </w:pPr>
            <w:hyperlink r:id="rId3065" w:history="1">
              <w:r w:rsidR="0010284B" w:rsidRPr="0010284B">
                <w:rPr>
                  <w:rStyle w:val="Hyperlink"/>
                  <w:rFonts w:ascii="Arial" w:hAnsi="Arial" w:cs="Arial"/>
                  <w:b/>
                  <w:bCs/>
                  <w:sz w:val="14"/>
                  <w:szCs w:val="14"/>
                </w:rPr>
                <w:t>Rel-15</w:t>
              </w:r>
            </w:hyperlink>
          </w:p>
        </w:tc>
        <w:tc>
          <w:tcPr>
            <w:tcW w:w="362" w:type="pct"/>
            <w:shd w:val="clear" w:color="auto" w:fill="auto"/>
          </w:tcPr>
          <w:p w14:paraId="7BCF4CF3" w14:textId="37EC7493" w:rsidR="0010284B" w:rsidRPr="0010284B" w:rsidRDefault="001B5688" w:rsidP="0010284B">
            <w:pPr>
              <w:rPr>
                <w:rFonts w:ascii="Arial" w:eastAsia="Times New Roman" w:hAnsi="Arial" w:cs="Arial"/>
                <w:color w:val="000000"/>
                <w:sz w:val="14"/>
                <w:szCs w:val="14"/>
                <w:lang w:eastAsia="en-GB"/>
              </w:rPr>
            </w:pPr>
            <w:hyperlink r:id="rId3066" w:history="1">
              <w:r w:rsidR="0010284B" w:rsidRPr="0010284B">
                <w:rPr>
                  <w:rStyle w:val="Hyperlink"/>
                  <w:rFonts w:ascii="Arial" w:hAnsi="Arial" w:cs="Arial"/>
                  <w:b/>
                  <w:bCs/>
                  <w:sz w:val="14"/>
                  <w:szCs w:val="14"/>
                </w:rPr>
                <w:t>38.213</w:t>
              </w:r>
            </w:hyperlink>
          </w:p>
        </w:tc>
        <w:tc>
          <w:tcPr>
            <w:tcW w:w="384" w:type="pct"/>
            <w:shd w:val="clear" w:color="auto" w:fill="auto"/>
          </w:tcPr>
          <w:p w14:paraId="48F688B4" w14:textId="0540ED45"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15.14.0</w:t>
            </w:r>
          </w:p>
        </w:tc>
        <w:tc>
          <w:tcPr>
            <w:tcW w:w="762" w:type="pct"/>
          </w:tcPr>
          <w:p w14:paraId="4A5E9477" w14:textId="26DB1695" w:rsidR="0010284B" w:rsidRPr="0010284B" w:rsidRDefault="001B5688" w:rsidP="0010284B">
            <w:pPr>
              <w:rPr>
                <w:rFonts w:ascii="Arial" w:eastAsia="Times New Roman" w:hAnsi="Arial" w:cs="Arial"/>
                <w:color w:val="000000"/>
                <w:sz w:val="14"/>
                <w:szCs w:val="14"/>
                <w:lang w:eastAsia="en-GB"/>
              </w:rPr>
            </w:pPr>
            <w:hyperlink r:id="rId3067" w:history="1">
              <w:r w:rsidR="0010284B" w:rsidRPr="0010284B">
                <w:rPr>
                  <w:rStyle w:val="Hyperlink"/>
                  <w:rFonts w:ascii="Arial" w:hAnsi="Arial" w:cs="Arial"/>
                  <w:b/>
                  <w:bCs/>
                  <w:sz w:val="14"/>
                  <w:szCs w:val="14"/>
                </w:rPr>
                <w:t>NR_newRAT-Core</w:t>
              </w:r>
            </w:hyperlink>
          </w:p>
        </w:tc>
        <w:tc>
          <w:tcPr>
            <w:tcW w:w="295" w:type="pct"/>
          </w:tcPr>
          <w:p w14:paraId="3FF849A7" w14:textId="3DFE138B"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0310</w:t>
            </w:r>
          </w:p>
        </w:tc>
        <w:tc>
          <w:tcPr>
            <w:tcW w:w="286" w:type="pct"/>
          </w:tcPr>
          <w:p w14:paraId="332E6116" w14:textId="574084ED"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 </w:t>
            </w:r>
          </w:p>
        </w:tc>
        <w:tc>
          <w:tcPr>
            <w:tcW w:w="265" w:type="pct"/>
          </w:tcPr>
          <w:p w14:paraId="154F6588" w14:textId="6138523C"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F</w:t>
            </w:r>
          </w:p>
        </w:tc>
      </w:tr>
      <w:tr w:rsidR="0010284B" w:rsidRPr="0010284B" w14:paraId="152D8A0C" w14:textId="77777777" w:rsidTr="00587408">
        <w:trPr>
          <w:trHeight w:val="20"/>
        </w:trPr>
        <w:tc>
          <w:tcPr>
            <w:tcW w:w="427" w:type="pct"/>
          </w:tcPr>
          <w:p w14:paraId="58E66221" w14:textId="475DDD4B" w:rsidR="0010284B" w:rsidRPr="0010284B" w:rsidRDefault="001B5688" w:rsidP="0010284B">
            <w:pPr>
              <w:rPr>
                <w:rFonts w:ascii="Arial" w:eastAsia="Times New Roman" w:hAnsi="Arial" w:cs="Arial"/>
                <w:color w:val="000000"/>
                <w:sz w:val="14"/>
                <w:szCs w:val="14"/>
                <w:lang w:eastAsia="en-GB"/>
              </w:rPr>
            </w:pPr>
            <w:hyperlink r:id="rId3068" w:history="1">
              <w:r w:rsidR="000B5C49">
                <w:rPr>
                  <w:rStyle w:val="Hyperlink"/>
                  <w:rFonts w:ascii="Arial" w:hAnsi="Arial" w:cs="Arial"/>
                  <w:b/>
                  <w:bCs/>
                  <w:sz w:val="14"/>
                  <w:szCs w:val="14"/>
                </w:rPr>
                <w:t>R1-2205388</w:t>
              </w:r>
            </w:hyperlink>
          </w:p>
        </w:tc>
        <w:tc>
          <w:tcPr>
            <w:tcW w:w="1047" w:type="pct"/>
          </w:tcPr>
          <w:p w14:paraId="6A005347" w14:textId="3F421D26"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Timeline requirement for retransmit MSG1/MSGA</w:t>
            </w:r>
          </w:p>
        </w:tc>
        <w:tc>
          <w:tcPr>
            <w:tcW w:w="906" w:type="pct"/>
          </w:tcPr>
          <w:p w14:paraId="5DACBE48" w14:textId="66650EB9"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Moderator (vivo)</w:t>
            </w:r>
          </w:p>
        </w:tc>
        <w:tc>
          <w:tcPr>
            <w:tcW w:w="266" w:type="pct"/>
          </w:tcPr>
          <w:p w14:paraId="443C2F6B" w14:textId="48B7B558" w:rsidR="0010284B" w:rsidRPr="0010284B" w:rsidRDefault="001B5688" w:rsidP="0010284B">
            <w:pPr>
              <w:rPr>
                <w:rFonts w:ascii="Arial" w:eastAsia="Times New Roman" w:hAnsi="Arial" w:cs="Arial"/>
                <w:color w:val="000000"/>
                <w:sz w:val="14"/>
                <w:szCs w:val="14"/>
                <w:lang w:eastAsia="en-GB"/>
              </w:rPr>
            </w:pPr>
            <w:hyperlink r:id="rId3069" w:history="1">
              <w:r w:rsidR="0010284B" w:rsidRPr="0010284B">
                <w:rPr>
                  <w:rStyle w:val="Hyperlink"/>
                  <w:rFonts w:ascii="Arial" w:hAnsi="Arial" w:cs="Arial"/>
                  <w:b/>
                  <w:bCs/>
                  <w:sz w:val="14"/>
                  <w:szCs w:val="14"/>
                </w:rPr>
                <w:t>Rel-16</w:t>
              </w:r>
            </w:hyperlink>
          </w:p>
        </w:tc>
        <w:tc>
          <w:tcPr>
            <w:tcW w:w="362" w:type="pct"/>
            <w:shd w:val="clear" w:color="auto" w:fill="auto"/>
          </w:tcPr>
          <w:p w14:paraId="16E0D054" w14:textId="4AB4B9E0" w:rsidR="0010284B" w:rsidRPr="0010284B" w:rsidRDefault="001B5688" w:rsidP="0010284B">
            <w:pPr>
              <w:rPr>
                <w:rFonts w:ascii="Arial" w:eastAsia="Times New Roman" w:hAnsi="Arial" w:cs="Arial"/>
                <w:color w:val="000000"/>
                <w:sz w:val="14"/>
                <w:szCs w:val="14"/>
                <w:lang w:eastAsia="en-GB"/>
              </w:rPr>
            </w:pPr>
            <w:hyperlink r:id="rId3070" w:history="1">
              <w:r w:rsidR="0010284B" w:rsidRPr="0010284B">
                <w:rPr>
                  <w:rStyle w:val="Hyperlink"/>
                  <w:rFonts w:ascii="Arial" w:hAnsi="Arial" w:cs="Arial"/>
                  <w:b/>
                  <w:bCs/>
                  <w:sz w:val="14"/>
                  <w:szCs w:val="14"/>
                </w:rPr>
                <w:t>38.213</w:t>
              </w:r>
            </w:hyperlink>
          </w:p>
        </w:tc>
        <w:tc>
          <w:tcPr>
            <w:tcW w:w="384" w:type="pct"/>
            <w:shd w:val="clear" w:color="auto" w:fill="auto"/>
          </w:tcPr>
          <w:p w14:paraId="17868C48" w14:textId="124B961A"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16.9.0</w:t>
            </w:r>
          </w:p>
        </w:tc>
        <w:tc>
          <w:tcPr>
            <w:tcW w:w="762" w:type="pct"/>
          </w:tcPr>
          <w:p w14:paraId="292ACEE4" w14:textId="78CA211C"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color w:val="000000"/>
                <w:sz w:val="14"/>
                <w:szCs w:val="14"/>
              </w:rPr>
              <w:t>TEI16, NR_newRAT-Core</w:t>
            </w:r>
          </w:p>
        </w:tc>
        <w:tc>
          <w:tcPr>
            <w:tcW w:w="295" w:type="pct"/>
          </w:tcPr>
          <w:p w14:paraId="14F24B2E" w14:textId="7D651BD1"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0311</w:t>
            </w:r>
          </w:p>
        </w:tc>
        <w:tc>
          <w:tcPr>
            <w:tcW w:w="286" w:type="pct"/>
          </w:tcPr>
          <w:p w14:paraId="2E3AD910" w14:textId="2AE90974"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 </w:t>
            </w:r>
          </w:p>
        </w:tc>
        <w:tc>
          <w:tcPr>
            <w:tcW w:w="265" w:type="pct"/>
          </w:tcPr>
          <w:p w14:paraId="22A5FAE1" w14:textId="491C699A"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F</w:t>
            </w:r>
          </w:p>
        </w:tc>
      </w:tr>
      <w:tr w:rsidR="0010284B" w:rsidRPr="0010284B" w14:paraId="5298A845" w14:textId="77777777" w:rsidTr="00587408">
        <w:trPr>
          <w:trHeight w:val="20"/>
        </w:trPr>
        <w:tc>
          <w:tcPr>
            <w:tcW w:w="427" w:type="pct"/>
          </w:tcPr>
          <w:p w14:paraId="17DC925A" w14:textId="071EA399" w:rsidR="0010284B" w:rsidRPr="0010284B" w:rsidRDefault="001B5688" w:rsidP="0010284B">
            <w:pPr>
              <w:rPr>
                <w:rFonts w:ascii="Arial" w:eastAsia="Times New Roman" w:hAnsi="Arial" w:cs="Arial"/>
                <w:color w:val="000000"/>
                <w:sz w:val="14"/>
                <w:szCs w:val="14"/>
                <w:lang w:eastAsia="en-GB"/>
              </w:rPr>
            </w:pPr>
            <w:hyperlink r:id="rId3071" w:history="1">
              <w:r w:rsidR="000B5C49">
                <w:rPr>
                  <w:rStyle w:val="Hyperlink"/>
                  <w:rFonts w:ascii="Arial" w:hAnsi="Arial" w:cs="Arial"/>
                  <w:b/>
                  <w:bCs/>
                  <w:sz w:val="14"/>
                  <w:szCs w:val="14"/>
                </w:rPr>
                <w:t>R1-2205389</w:t>
              </w:r>
            </w:hyperlink>
          </w:p>
        </w:tc>
        <w:tc>
          <w:tcPr>
            <w:tcW w:w="1047" w:type="pct"/>
          </w:tcPr>
          <w:p w14:paraId="55C075A2" w14:textId="73CFE60F"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Timeline requirement for retransmit MSG1/MSGA</w:t>
            </w:r>
          </w:p>
        </w:tc>
        <w:tc>
          <w:tcPr>
            <w:tcW w:w="906" w:type="pct"/>
          </w:tcPr>
          <w:p w14:paraId="4CF38106" w14:textId="09B9CACF"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Moderator (vivo)</w:t>
            </w:r>
          </w:p>
        </w:tc>
        <w:tc>
          <w:tcPr>
            <w:tcW w:w="266" w:type="pct"/>
          </w:tcPr>
          <w:p w14:paraId="53C6BA87" w14:textId="620C1734" w:rsidR="0010284B" w:rsidRPr="0010284B" w:rsidRDefault="001B5688" w:rsidP="0010284B">
            <w:pPr>
              <w:rPr>
                <w:rFonts w:ascii="Arial" w:eastAsia="Times New Roman" w:hAnsi="Arial" w:cs="Arial"/>
                <w:color w:val="000000"/>
                <w:sz w:val="14"/>
                <w:szCs w:val="14"/>
                <w:lang w:eastAsia="en-GB"/>
              </w:rPr>
            </w:pPr>
            <w:hyperlink r:id="rId3072" w:history="1">
              <w:r w:rsidR="0010284B" w:rsidRPr="0010284B">
                <w:rPr>
                  <w:rStyle w:val="Hyperlink"/>
                  <w:rFonts w:ascii="Arial" w:hAnsi="Arial" w:cs="Arial"/>
                  <w:b/>
                  <w:bCs/>
                  <w:sz w:val="14"/>
                  <w:szCs w:val="14"/>
                </w:rPr>
                <w:t>Rel-17</w:t>
              </w:r>
            </w:hyperlink>
          </w:p>
        </w:tc>
        <w:tc>
          <w:tcPr>
            <w:tcW w:w="362" w:type="pct"/>
            <w:shd w:val="clear" w:color="auto" w:fill="auto"/>
          </w:tcPr>
          <w:p w14:paraId="0F15A1C3" w14:textId="04E31311" w:rsidR="0010284B" w:rsidRPr="0010284B" w:rsidRDefault="001B5688" w:rsidP="0010284B">
            <w:pPr>
              <w:rPr>
                <w:rFonts w:ascii="Arial" w:eastAsia="Times New Roman" w:hAnsi="Arial" w:cs="Arial"/>
                <w:color w:val="000000"/>
                <w:sz w:val="14"/>
                <w:szCs w:val="14"/>
                <w:lang w:eastAsia="en-GB"/>
              </w:rPr>
            </w:pPr>
            <w:hyperlink r:id="rId3073" w:history="1">
              <w:r w:rsidR="0010284B" w:rsidRPr="0010284B">
                <w:rPr>
                  <w:rStyle w:val="Hyperlink"/>
                  <w:rFonts w:ascii="Arial" w:hAnsi="Arial" w:cs="Arial"/>
                  <w:b/>
                  <w:bCs/>
                  <w:sz w:val="14"/>
                  <w:szCs w:val="14"/>
                </w:rPr>
                <w:t>38.213</w:t>
              </w:r>
            </w:hyperlink>
          </w:p>
        </w:tc>
        <w:tc>
          <w:tcPr>
            <w:tcW w:w="384" w:type="pct"/>
            <w:shd w:val="clear" w:color="auto" w:fill="auto"/>
          </w:tcPr>
          <w:p w14:paraId="598CB5BB" w14:textId="165F193E"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17.1.0</w:t>
            </w:r>
          </w:p>
        </w:tc>
        <w:tc>
          <w:tcPr>
            <w:tcW w:w="762" w:type="pct"/>
          </w:tcPr>
          <w:p w14:paraId="116E275C" w14:textId="59581D7D"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color w:val="000000"/>
                <w:sz w:val="14"/>
                <w:szCs w:val="14"/>
              </w:rPr>
              <w:t>TEI16, NR_newRAT-Core</w:t>
            </w:r>
          </w:p>
        </w:tc>
        <w:tc>
          <w:tcPr>
            <w:tcW w:w="295" w:type="pct"/>
          </w:tcPr>
          <w:p w14:paraId="2474C49C" w14:textId="24702691"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0312</w:t>
            </w:r>
          </w:p>
        </w:tc>
        <w:tc>
          <w:tcPr>
            <w:tcW w:w="286" w:type="pct"/>
          </w:tcPr>
          <w:p w14:paraId="2EA7551D" w14:textId="7D846090"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 </w:t>
            </w:r>
          </w:p>
        </w:tc>
        <w:tc>
          <w:tcPr>
            <w:tcW w:w="265" w:type="pct"/>
          </w:tcPr>
          <w:p w14:paraId="6478F51A" w14:textId="5A7976FC"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A</w:t>
            </w:r>
          </w:p>
        </w:tc>
      </w:tr>
      <w:tr w:rsidR="0010284B" w:rsidRPr="0010284B" w14:paraId="65B340FE" w14:textId="77777777" w:rsidTr="00587408">
        <w:trPr>
          <w:trHeight w:val="20"/>
        </w:trPr>
        <w:tc>
          <w:tcPr>
            <w:tcW w:w="427" w:type="pct"/>
          </w:tcPr>
          <w:p w14:paraId="5A338A32" w14:textId="2AFE21CC" w:rsidR="0010284B" w:rsidRPr="0010284B" w:rsidRDefault="001B5688" w:rsidP="0010284B">
            <w:pPr>
              <w:rPr>
                <w:rFonts w:ascii="Arial" w:eastAsia="Times New Roman" w:hAnsi="Arial" w:cs="Arial"/>
                <w:color w:val="000000"/>
                <w:sz w:val="14"/>
                <w:szCs w:val="14"/>
                <w:lang w:eastAsia="en-GB"/>
              </w:rPr>
            </w:pPr>
            <w:hyperlink r:id="rId3074" w:history="1">
              <w:r w:rsidR="000B5C49">
                <w:rPr>
                  <w:rStyle w:val="Hyperlink"/>
                  <w:rFonts w:ascii="Arial" w:hAnsi="Arial" w:cs="Arial"/>
                  <w:b/>
                  <w:bCs/>
                  <w:sz w:val="14"/>
                  <w:szCs w:val="14"/>
                </w:rPr>
                <w:t>R1-2205395</w:t>
              </w:r>
            </w:hyperlink>
          </w:p>
        </w:tc>
        <w:tc>
          <w:tcPr>
            <w:tcW w:w="1047" w:type="pct"/>
          </w:tcPr>
          <w:p w14:paraId="2FBB76A8" w14:textId="79B37804"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Correction on SL HARQ-ACK reporting</w:t>
            </w:r>
          </w:p>
        </w:tc>
        <w:tc>
          <w:tcPr>
            <w:tcW w:w="906" w:type="pct"/>
          </w:tcPr>
          <w:p w14:paraId="68BA88D7" w14:textId="75103A0B"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Moderator (vivo), ZTE, Sanechips, Ericsson, Huawei, HiSilicon, OPPO, Nokia, Nokia Shanghai Bell</w:t>
            </w:r>
          </w:p>
        </w:tc>
        <w:tc>
          <w:tcPr>
            <w:tcW w:w="266" w:type="pct"/>
          </w:tcPr>
          <w:p w14:paraId="22AA879B" w14:textId="00D6995D" w:rsidR="0010284B" w:rsidRPr="0010284B" w:rsidRDefault="001B5688" w:rsidP="0010284B">
            <w:pPr>
              <w:rPr>
                <w:rFonts w:ascii="Arial" w:eastAsia="Times New Roman" w:hAnsi="Arial" w:cs="Arial"/>
                <w:color w:val="000000"/>
                <w:sz w:val="14"/>
                <w:szCs w:val="14"/>
                <w:lang w:eastAsia="en-GB"/>
              </w:rPr>
            </w:pPr>
            <w:hyperlink r:id="rId3075" w:history="1">
              <w:r w:rsidR="0010284B" w:rsidRPr="0010284B">
                <w:rPr>
                  <w:rStyle w:val="Hyperlink"/>
                  <w:rFonts w:ascii="Arial" w:hAnsi="Arial" w:cs="Arial"/>
                  <w:b/>
                  <w:bCs/>
                  <w:sz w:val="14"/>
                  <w:szCs w:val="14"/>
                </w:rPr>
                <w:t>Rel-16</w:t>
              </w:r>
            </w:hyperlink>
          </w:p>
        </w:tc>
        <w:tc>
          <w:tcPr>
            <w:tcW w:w="362" w:type="pct"/>
            <w:shd w:val="clear" w:color="auto" w:fill="auto"/>
          </w:tcPr>
          <w:p w14:paraId="457C5142" w14:textId="43C622E8" w:rsidR="0010284B" w:rsidRPr="0010284B" w:rsidRDefault="001B5688" w:rsidP="0010284B">
            <w:pPr>
              <w:rPr>
                <w:rFonts w:ascii="Arial" w:eastAsia="Times New Roman" w:hAnsi="Arial" w:cs="Arial"/>
                <w:color w:val="000000"/>
                <w:sz w:val="14"/>
                <w:szCs w:val="14"/>
                <w:lang w:eastAsia="en-GB"/>
              </w:rPr>
            </w:pPr>
            <w:hyperlink r:id="rId3076" w:history="1">
              <w:r w:rsidR="0010284B" w:rsidRPr="0010284B">
                <w:rPr>
                  <w:rStyle w:val="Hyperlink"/>
                  <w:rFonts w:ascii="Arial" w:hAnsi="Arial" w:cs="Arial"/>
                  <w:b/>
                  <w:bCs/>
                  <w:sz w:val="14"/>
                  <w:szCs w:val="14"/>
                </w:rPr>
                <w:t>38.213</w:t>
              </w:r>
            </w:hyperlink>
          </w:p>
        </w:tc>
        <w:tc>
          <w:tcPr>
            <w:tcW w:w="384" w:type="pct"/>
            <w:shd w:val="clear" w:color="auto" w:fill="auto"/>
          </w:tcPr>
          <w:p w14:paraId="1511091A" w14:textId="2335F8DF"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16.9.0</w:t>
            </w:r>
          </w:p>
        </w:tc>
        <w:tc>
          <w:tcPr>
            <w:tcW w:w="762" w:type="pct"/>
          </w:tcPr>
          <w:p w14:paraId="0088F12F" w14:textId="6899591A" w:rsidR="0010284B" w:rsidRPr="0010284B" w:rsidRDefault="001B5688" w:rsidP="0010284B">
            <w:pPr>
              <w:rPr>
                <w:rFonts w:ascii="Arial" w:eastAsia="Times New Roman" w:hAnsi="Arial" w:cs="Arial"/>
                <w:color w:val="000000"/>
                <w:sz w:val="14"/>
                <w:szCs w:val="14"/>
                <w:lang w:eastAsia="en-GB"/>
              </w:rPr>
            </w:pPr>
            <w:hyperlink r:id="rId3077" w:history="1">
              <w:r w:rsidR="0010284B" w:rsidRPr="0010284B">
                <w:rPr>
                  <w:rStyle w:val="Hyperlink"/>
                  <w:rFonts w:ascii="Arial" w:hAnsi="Arial" w:cs="Arial"/>
                  <w:b/>
                  <w:bCs/>
                  <w:sz w:val="14"/>
                  <w:szCs w:val="14"/>
                </w:rPr>
                <w:t>5G_V2X_NRSL-Core</w:t>
              </w:r>
            </w:hyperlink>
          </w:p>
        </w:tc>
        <w:tc>
          <w:tcPr>
            <w:tcW w:w="295" w:type="pct"/>
          </w:tcPr>
          <w:p w14:paraId="69B3876B" w14:textId="5DFC2F55"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0313</w:t>
            </w:r>
          </w:p>
        </w:tc>
        <w:tc>
          <w:tcPr>
            <w:tcW w:w="286" w:type="pct"/>
          </w:tcPr>
          <w:p w14:paraId="275F0A8F" w14:textId="2EB0B782"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 </w:t>
            </w:r>
          </w:p>
        </w:tc>
        <w:tc>
          <w:tcPr>
            <w:tcW w:w="265" w:type="pct"/>
          </w:tcPr>
          <w:p w14:paraId="0424DF01" w14:textId="4C7CB1B8"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F</w:t>
            </w:r>
          </w:p>
        </w:tc>
      </w:tr>
      <w:tr w:rsidR="0010284B" w:rsidRPr="0010284B" w14:paraId="60AB5BE7" w14:textId="77777777" w:rsidTr="00587408">
        <w:trPr>
          <w:trHeight w:val="20"/>
        </w:trPr>
        <w:tc>
          <w:tcPr>
            <w:tcW w:w="427" w:type="pct"/>
          </w:tcPr>
          <w:p w14:paraId="4EA609D5" w14:textId="54DC426C" w:rsidR="0010284B" w:rsidRPr="0010284B" w:rsidRDefault="001B5688" w:rsidP="0010284B">
            <w:pPr>
              <w:rPr>
                <w:rFonts w:ascii="Arial" w:eastAsia="Times New Roman" w:hAnsi="Arial" w:cs="Arial"/>
                <w:color w:val="000000"/>
                <w:sz w:val="14"/>
                <w:szCs w:val="14"/>
                <w:lang w:eastAsia="en-GB"/>
              </w:rPr>
            </w:pPr>
            <w:hyperlink r:id="rId3078" w:history="1">
              <w:r w:rsidR="000B5C49">
                <w:rPr>
                  <w:rStyle w:val="Hyperlink"/>
                  <w:rFonts w:ascii="Arial" w:hAnsi="Arial" w:cs="Arial"/>
                  <w:b/>
                  <w:bCs/>
                  <w:sz w:val="14"/>
                  <w:szCs w:val="14"/>
                </w:rPr>
                <w:t>R1-2205396</w:t>
              </w:r>
            </w:hyperlink>
          </w:p>
        </w:tc>
        <w:tc>
          <w:tcPr>
            <w:tcW w:w="1047" w:type="pct"/>
          </w:tcPr>
          <w:p w14:paraId="03A6996D" w14:textId="475DC57B"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Correction on SL HARQ-ACK reporting</w:t>
            </w:r>
          </w:p>
        </w:tc>
        <w:tc>
          <w:tcPr>
            <w:tcW w:w="906" w:type="pct"/>
          </w:tcPr>
          <w:p w14:paraId="19316E32" w14:textId="736DD45A"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Moderator (vivo), ZTE, Sanechips, Ericsson, Huawei, HiSilicon, OPPO, Nokia, Nokia Shanghai Bell</w:t>
            </w:r>
          </w:p>
        </w:tc>
        <w:tc>
          <w:tcPr>
            <w:tcW w:w="266" w:type="pct"/>
          </w:tcPr>
          <w:p w14:paraId="23D53E9B" w14:textId="66BAC239" w:rsidR="0010284B" w:rsidRPr="0010284B" w:rsidRDefault="001B5688" w:rsidP="0010284B">
            <w:pPr>
              <w:rPr>
                <w:rFonts w:ascii="Arial" w:eastAsia="Times New Roman" w:hAnsi="Arial" w:cs="Arial"/>
                <w:color w:val="000000"/>
                <w:sz w:val="14"/>
                <w:szCs w:val="14"/>
                <w:lang w:eastAsia="en-GB"/>
              </w:rPr>
            </w:pPr>
            <w:hyperlink r:id="rId3079" w:history="1">
              <w:r w:rsidR="0010284B" w:rsidRPr="0010284B">
                <w:rPr>
                  <w:rStyle w:val="Hyperlink"/>
                  <w:rFonts w:ascii="Arial" w:hAnsi="Arial" w:cs="Arial"/>
                  <w:b/>
                  <w:bCs/>
                  <w:sz w:val="14"/>
                  <w:szCs w:val="14"/>
                </w:rPr>
                <w:t>Rel-17</w:t>
              </w:r>
            </w:hyperlink>
          </w:p>
        </w:tc>
        <w:tc>
          <w:tcPr>
            <w:tcW w:w="362" w:type="pct"/>
            <w:shd w:val="clear" w:color="auto" w:fill="auto"/>
          </w:tcPr>
          <w:p w14:paraId="28D13D5F" w14:textId="25B9F181" w:rsidR="0010284B" w:rsidRPr="0010284B" w:rsidRDefault="001B5688" w:rsidP="0010284B">
            <w:pPr>
              <w:rPr>
                <w:rFonts w:ascii="Arial" w:eastAsia="Times New Roman" w:hAnsi="Arial" w:cs="Arial"/>
                <w:color w:val="000000"/>
                <w:sz w:val="14"/>
                <w:szCs w:val="14"/>
                <w:lang w:eastAsia="en-GB"/>
              </w:rPr>
            </w:pPr>
            <w:hyperlink r:id="rId3080" w:history="1">
              <w:r w:rsidR="0010284B" w:rsidRPr="0010284B">
                <w:rPr>
                  <w:rStyle w:val="Hyperlink"/>
                  <w:rFonts w:ascii="Arial" w:hAnsi="Arial" w:cs="Arial"/>
                  <w:b/>
                  <w:bCs/>
                  <w:sz w:val="14"/>
                  <w:szCs w:val="14"/>
                </w:rPr>
                <w:t>38.213</w:t>
              </w:r>
            </w:hyperlink>
          </w:p>
        </w:tc>
        <w:tc>
          <w:tcPr>
            <w:tcW w:w="384" w:type="pct"/>
            <w:shd w:val="clear" w:color="auto" w:fill="auto"/>
          </w:tcPr>
          <w:p w14:paraId="1C3F86F1" w14:textId="6972B1CF"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17.1.0</w:t>
            </w:r>
          </w:p>
        </w:tc>
        <w:tc>
          <w:tcPr>
            <w:tcW w:w="762" w:type="pct"/>
          </w:tcPr>
          <w:p w14:paraId="333F1A0B" w14:textId="701C4B22" w:rsidR="0010284B" w:rsidRPr="0010284B" w:rsidRDefault="001B5688" w:rsidP="0010284B">
            <w:pPr>
              <w:rPr>
                <w:rFonts w:ascii="Arial" w:eastAsia="Times New Roman" w:hAnsi="Arial" w:cs="Arial"/>
                <w:color w:val="000000"/>
                <w:sz w:val="14"/>
                <w:szCs w:val="14"/>
                <w:lang w:eastAsia="en-GB"/>
              </w:rPr>
            </w:pPr>
            <w:hyperlink r:id="rId3081" w:history="1">
              <w:r w:rsidR="0010284B" w:rsidRPr="0010284B">
                <w:rPr>
                  <w:rStyle w:val="Hyperlink"/>
                  <w:rFonts w:ascii="Arial" w:hAnsi="Arial" w:cs="Arial"/>
                  <w:b/>
                  <w:bCs/>
                  <w:sz w:val="14"/>
                  <w:szCs w:val="14"/>
                </w:rPr>
                <w:t>5G_V2X_NRSL-Core</w:t>
              </w:r>
            </w:hyperlink>
          </w:p>
        </w:tc>
        <w:tc>
          <w:tcPr>
            <w:tcW w:w="295" w:type="pct"/>
          </w:tcPr>
          <w:p w14:paraId="2F84AE39" w14:textId="087B37A3"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0314</w:t>
            </w:r>
          </w:p>
        </w:tc>
        <w:tc>
          <w:tcPr>
            <w:tcW w:w="286" w:type="pct"/>
          </w:tcPr>
          <w:p w14:paraId="101C7F5A" w14:textId="7A122B6C"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 </w:t>
            </w:r>
          </w:p>
        </w:tc>
        <w:tc>
          <w:tcPr>
            <w:tcW w:w="265" w:type="pct"/>
          </w:tcPr>
          <w:p w14:paraId="304E4D7A" w14:textId="2618CBD1"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A</w:t>
            </w:r>
          </w:p>
        </w:tc>
      </w:tr>
      <w:tr w:rsidR="0010284B" w:rsidRPr="0010284B" w14:paraId="6610B7FD" w14:textId="77777777" w:rsidTr="00587408">
        <w:trPr>
          <w:trHeight w:val="20"/>
        </w:trPr>
        <w:tc>
          <w:tcPr>
            <w:tcW w:w="427" w:type="pct"/>
          </w:tcPr>
          <w:p w14:paraId="2CFA681C" w14:textId="54CC898F" w:rsidR="0010284B" w:rsidRPr="0010284B" w:rsidRDefault="001B5688" w:rsidP="0010284B">
            <w:pPr>
              <w:rPr>
                <w:rFonts w:ascii="Arial" w:eastAsia="Times New Roman" w:hAnsi="Arial" w:cs="Arial"/>
                <w:color w:val="000000"/>
                <w:sz w:val="14"/>
                <w:szCs w:val="14"/>
                <w:lang w:eastAsia="en-GB"/>
              </w:rPr>
            </w:pPr>
            <w:hyperlink r:id="rId3082" w:history="1">
              <w:r w:rsidR="000B5C49">
                <w:rPr>
                  <w:rStyle w:val="Hyperlink"/>
                  <w:rFonts w:ascii="Arial" w:hAnsi="Arial" w:cs="Arial"/>
                  <w:b/>
                  <w:bCs/>
                  <w:sz w:val="14"/>
                  <w:szCs w:val="14"/>
                </w:rPr>
                <w:t>R1-2205628</w:t>
              </w:r>
            </w:hyperlink>
          </w:p>
        </w:tc>
        <w:tc>
          <w:tcPr>
            <w:tcW w:w="1047" w:type="pct"/>
          </w:tcPr>
          <w:p w14:paraId="46B53C16" w14:textId="40ABBAB4"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Correction for HARQ-ACK multiplexing on PUSCH in the absence of PUCCH</w:t>
            </w:r>
          </w:p>
        </w:tc>
        <w:tc>
          <w:tcPr>
            <w:tcW w:w="906" w:type="pct"/>
          </w:tcPr>
          <w:p w14:paraId="47C0FC05" w14:textId="17266D1A"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Moderator (Apple), Ericsson, CATT</w:t>
            </w:r>
          </w:p>
        </w:tc>
        <w:tc>
          <w:tcPr>
            <w:tcW w:w="266" w:type="pct"/>
          </w:tcPr>
          <w:p w14:paraId="231AA659" w14:textId="204FD4E3" w:rsidR="0010284B" w:rsidRPr="0010284B" w:rsidRDefault="001B5688" w:rsidP="0010284B">
            <w:pPr>
              <w:rPr>
                <w:rFonts w:ascii="Arial" w:eastAsia="Times New Roman" w:hAnsi="Arial" w:cs="Arial"/>
                <w:color w:val="000000"/>
                <w:sz w:val="14"/>
                <w:szCs w:val="14"/>
                <w:lang w:eastAsia="en-GB"/>
              </w:rPr>
            </w:pPr>
            <w:hyperlink r:id="rId3083" w:history="1">
              <w:r w:rsidR="0010284B" w:rsidRPr="0010284B">
                <w:rPr>
                  <w:rStyle w:val="Hyperlink"/>
                  <w:rFonts w:ascii="Arial" w:hAnsi="Arial" w:cs="Arial"/>
                  <w:b/>
                  <w:bCs/>
                  <w:sz w:val="14"/>
                  <w:szCs w:val="14"/>
                </w:rPr>
                <w:t>Rel-16</w:t>
              </w:r>
            </w:hyperlink>
          </w:p>
        </w:tc>
        <w:tc>
          <w:tcPr>
            <w:tcW w:w="362" w:type="pct"/>
            <w:shd w:val="clear" w:color="auto" w:fill="auto"/>
          </w:tcPr>
          <w:p w14:paraId="28F18E7A" w14:textId="31A6D8A4" w:rsidR="0010284B" w:rsidRPr="0010284B" w:rsidRDefault="001B5688" w:rsidP="0010284B">
            <w:pPr>
              <w:rPr>
                <w:rFonts w:ascii="Arial" w:eastAsia="Times New Roman" w:hAnsi="Arial" w:cs="Arial"/>
                <w:color w:val="000000"/>
                <w:sz w:val="14"/>
                <w:szCs w:val="14"/>
                <w:lang w:eastAsia="en-GB"/>
              </w:rPr>
            </w:pPr>
            <w:hyperlink r:id="rId3084" w:history="1">
              <w:r w:rsidR="0010284B" w:rsidRPr="0010284B">
                <w:rPr>
                  <w:rStyle w:val="Hyperlink"/>
                  <w:rFonts w:ascii="Arial" w:hAnsi="Arial" w:cs="Arial"/>
                  <w:b/>
                  <w:bCs/>
                  <w:sz w:val="14"/>
                  <w:szCs w:val="14"/>
                </w:rPr>
                <w:t>38.213</w:t>
              </w:r>
            </w:hyperlink>
          </w:p>
        </w:tc>
        <w:tc>
          <w:tcPr>
            <w:tcW w:w="384" w:type="pct"/>
            <w:shd w:val="clear" w:color="auto" w:fill="auto"/>
          </w:tcPr>
          <w:p w14:paraId="77508AFD" w14:textId="68D1CCB0"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16.9.0</w:t>
            </w:r>
          </w:p>
        </w:tc>
        <w:tc>
          <w:tcPr>
            <w:tcW w:w="762" w:type="pct"/>
          </w:tcPr>
          <w:p w14:paraId="4F5A5CBA" w14:textId="53A67638"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color w:val="000000"/>
                <w:sz w:val="14"/>
                <w:szCs w:val="14"/>
              </w:rPr>
              <w:t>TEI16, NR_newRAT-Core</w:t>
            </w:r>
          </w:p>
        </w:tc>
        <w:tc>
          <w:tcPr>
            <w:tcW w:w="295" w:type="pct"/>
          </w:tcPr>
          <w:p w14:paraId="43A7E6BB" w14:textId="34122CF8"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0316</w:t>
            </w:r>
          </w:p>
        </w:tc>
        <w:tc>
          <w:tcPr>
            <w:tcW w:w="286" w:type="pct"/>
          </w:tcPr>
          <w:p w14:paraId="1B4B6C0D" w14:textId="3853EBC7"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 </w:t>
            </w:r>
          </w:p>
        </w:tc>
        <w:tc>
          <w:tcPr>
            <w:tcW w:w="265" w:type="pct"/>
          </w:tcPr>
          <w:p w14:paraId="377CF994" w14:textId="0689084A"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F</w:t>
            </w:r>
          </w:p>
        </w:tc>
      </w:tr>
      <w:tr w:rsidR="0010284B" w:rsidRPr="0010284B" w14:paraId="5A93F83E" w14:textId="77777777" w:rsidTr="00587408">
        <w:trPr>
          <w:trHeight w:val="20"/>
        </w:trPr>
        <w:tc>
          <w:tcPr>
            <w:tcW w:w="427" w:type="pct"/>
          </w:tcPr>
          <w:p w14:paraId="3E1FB7A2" w14:textId="627D6478" w:rsidR="0010284B" w:rsidRPr="0010284B" w:rsidRDefault="001B5688" w:rsidP="0010284B">
            <w:pPr>
              <w:rPr>
                <w:rFonts w:ascii="Arial" w:eastAsia="Times New Roman" w:hAnsi="Arial" w:cs="Arial"/>
                <w:color w:val="000000"/>
                <w:sz w:val="14"/>
                <w:szCs w:val="14"/>
                <w:lang w:eastAsia="en-GB"/>
              </w:rPr>
            </w:pPr>
            <w:hyperlink r:id="rId3085" w:history="1">
              <w:r w:rsidR="000B5C49">
                <w:rPr>
                  <w:rStyle w:val="Hyperlink"/>
                  <w:rFonts w:ascii="Arial" w:hAnsi="Arial" w:cs="Arial"/>
                  <w:b/>
                  <w:bCs/>
                  <w:sz w:val="14"/>
                  <w:szCs w:val="14"/>
                </w:rPr>
                <w:t>R1-2205629</w:t>
              </w:r>
            </w:hyperlink>
          </w:p>
        </w:tc>
        <w:tc>
          <w:tcPr>
            <w:tcW w:w="1047" w:type="pct"/>
          </w:tcPr>
          <w:p w14:paraId="688847EC" w14:textId="449D05B8"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Correction for HARQ-ACK multiplexing on PUSCH in the absence of PUCCH</w:t>
            </w:r>
          </w:p>
        </w:tc>
        <w:tc>
          <w:tcPr>
            <w:tcW w:w="906" w:type="pct"/>
          </w:tcPr>
          <w:p w14:paraId="47029F5A" w14:textId="56F1330B"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Moderator (Apple), Ericsson, CATT</w:t>
            </w:r>
          </w:p>
        </w:tc>
        <w:tc>
          <w:tcPr>
            <w:tcW w:w="266" w:type="pct"/>
          </w:tcPr>
          <w:p w14:paraId="68CD4238" w14:textId="520FADF0" w:rsidR="0010284B" w:rsidRPr="0010284B" w:rsidRDefault="001B5688" w:rsidP="0010284B">
            <w:pPr>
              <w:rPr>
                <w:rFonts w:ascii="Arial" w:eastAsia="Times New Roman" w:hAnsi="Arial" w:cs="Arial"/>
                <w:color w:val="000000"/>
                <w:sz w:val="14"/>
                <w:szCs w:val="14"/>
                <w:lang w:eastAsia="en-GB"/>
              </w:rPr>
            </w:pPr>
            <w:hyperlink r:id="rId3086" w:history="1">
              <w:r w:rsidR="0010284B" w:rsidRPr="0010284B">
                <w:rPr>
                  <w:rStyle w:val="Hyperlink"/>
                  <w:rFonts w:ascii="Arial" w:hAnsi="Arial" w:cs="Arial"/>
                  <w:b/>
                  <w:bCs/>
                  <w:sz w:val="14"/>
                  <w:szCs w:val="14"/>
                </w:rPr>
                <w:t>Rel-17</w:t>
              </w:r>
            </w:hyperlink>
          </w:p>
        </w:tc>
        <w:tc>
          <w:tcPr>
            <w:tcW w:w="362" w:type="pct"/>
            <w:shd w:val="clear" w:color="auto" w:fill="auto"/>
          </w:tcPr>
          <w:p w14:paraId="2A6F5E38" w14:textId="3E90ACB9" w:rsidR="0010284B" w:rsidRPr="0010284B" w:rsidRDefault="001B5688" w:rsidP="0010284B">
            <w:pPr>
              <w:rPr>
                <w:rFonts w:ascii="Arial" w:eastAsia="Times New Roman" w:hAnsi="Arial" w:cs="Arial"/>
                <w:color w:val="000000"/>
                <w:sz w:val="14"/>
                <w:szCs w:val="14"/>
                <w:lang w:eastAsia="en-GB"/>
              </w:rPr>
            </w:pPr>
            <w:hyperlink r:id="rId3087" w:history="1">
              <w:r w:rsidR="0010284B" w:rsidRPr="0010284B">
                <w:rPr>
                  <w:rStyle w:val="Hyperlink"/>
                  <w:rFonts w:ascii="Arial" w:hAnsi="Arial" w:cs="Arial"/>
                  <w:b/>
                  <w:bCs/>
                  <w:sz w:val="14"/>
                  <w:szCs w:val="14"/>
                </w:rPr>
                <w:t>38.213</w:t>
              </w:r>
            </w:hyperlink>
          </w:p>
        </w:tc>
        <w:tc>
          <w:tcPr>
            <w:tcW w:w="384" w:type="pct"/>
            <w:shd w:val="clear" w:color="auto" w:fill="auto"/>
          </w:tcPr>
          <w:p w14:paraId="3B7769DE" w14:textId="4F3F1B8F"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17.1.0</w:t>
            </w:r>
          </w:p>
        </w:tc>
        <w:tc>
          <w:tcPr>
            <w:tcW w:w="762" w:type="pct"/>
          </w:tcPr>
          <w:p w14:paraId="2EB01286" w14:textId="43111B6F"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color w:val="000000"/>
                <w:sz w:val="14"/>
                <w:szCs w:val="14"/>
              </w:rPr>
              <w:t>TEI16, NR_newRAT-Core</w:t>
            </w:r>
          </w:p>
        </w:tc>
        <w:tc>
          <w:tcPr>
            <w:tcW w:w="295" w:type="pct"/>
          </w:tcPr>
          <w:p w14:paraId="42BFDBCE" w14:textId="02564D0A"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0317</w:t>
            </w:r>
          </w:p>
        </w:tc>
        <w:tc>
          <w:tcPr>
            <w:tcW w:w="286" w:type="pct"/>
          </w:tcPr>
          <w:p w14:paraId="55603DDC" w14:textId="43D638B2"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 </w:t>
            </w:r>
          </w:p>
        </w:tc>
        <w:tc>
          <w:tcPr>
            <w:tcW w:w="265" w:type="pct"/>
          </w:tcPr>
          <w:p w14:paraId="6831FA76" w14:textId="0C49EA1F"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A</w:t>
            </w:r>
          </w:p>
        </w:tc>
      </w:tr>
      <w:tr w:rsidR="0010284B" w:rsidRPr="0010284B" w14:paraId="14ED8300" w14:textId="77777777" w:rsidTr="00587408">
        <w:trPr>
          <w:trHeight w:val="20"/>
        </w:trPr>
        <w:tc>
          <w:tcPr>
            <w:tcW w:w="427" w:type="pct"/>
          </w:tcPr>
          <w:p w14:paraId="365CB057" w14:textId="645D0F58" w:rsidR="0010284B" w:rsidRPr="0010284B" w:rsidRDefault="001B5688" w:rsidP="0010284B">
            <w:pPr>
              <w:rPr>
                <w:rFonts w:ascii="Arial" w:eastAsia="Times New Roman" w:hAnsi="Arial" w:cs="Arial"/>
                <w:color w:val="000000"/>
                <w:sz w:val="14"/>
                <w:szCs w:val="14"/>
                <w:lang w:eastAsia="en-GB"/>
              </w:rPr>
            </w:pPr>
            <w:hyperlink r:id="rId3088" w:history="1">
              <w:r w:rsidR="000B5C49">
                <w:rPr>
                  <w:rStyle w:val="Hyperlink"/>
                  <w:rFonts w:ascii="Arial" w:hAnsi="Arial" w:cs="Arial"/>
                  <w:b/>
                  <w:bCs/>
                  <w:sz w:val="14"/>
                  <w:szCs w:val="14"/>
                </w:rPr>
                <w:t>R1-2205645</w:t>
              </w:r>
            </w:hyperlink>
          </w:p>
        </w:tc>
        <w:tc>
          <w:tcPr>
            <w:tcW w:w="1047" w:type="pct"/>
          </w:tcPr>
          <w:p w14:paraId="50D8FDEC" w14:textId="794A71CD"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Rel-16 editorial corrections for TS 38.213</w:t>
            </w:r>
          </w:p>
        </w:tc>
        <w:tc>
          <w:tcPr>
            <w:tcW w:w="906" w:type="pct"/>
          </w:tcPr>
          <w:p w14:paraId="2DD44F59" w14:textId="37FCAB4D"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Samsung</w:t>
            </w:r>
          </w:p>
        </w:tc>
        <w:tc>
          <w:tcPr>
            <w:tcW w:w="266" w:type="pct"/>
          </w:tcPr>
          <w:p w14:paraId="2F93932E" w14:textId="0AA76F7F" w:rsidR="0010284B" w:rsidRPr="0010284B" w:rsidRDefault="001B5688" w:rsidP="0010284B">
            <w:pPr>
              <w:rPr>
                <w:rFonts w:ascii="Arial" w:eastAsia="Times New Roman" w:hAnsi="Arial" w:cs="Arial"/>
                <w:color w:val="000000"/>
                <w:sz w:val="14"/>
                <w:szCs w:val="14"/>
                <w:lang w:eastAsia="en-GB"/>
              </w:rPr>
            </w:pPr>
            <w:hyperlink r:id="rId3089" w:history="1">
              <w:r w:rsidR="0010284B" w:rsidRPr="0010284B">
                <w:rPr>
                  <w:rStyle w:val="Hyperlink"/>
                  <w:rFonts w:ascii="Arial" w:hAnsi="Arial" w:cs="Arial"/>
                  <w:b/>
                  <w:bCs/>
                  <w:sz w:val="14"/>
                  <w:szCs w:val="14"/>
                </w:rPr>
                <w:t>Rel-16</w:t>
              </w:r>
            </w:hyperlink>
          </w:p>
        </w:tc>
        <w:tc>
          <w:tcPr>
            <w:tcW w:w="362" w:type="pct"/>
            <w:shd w:val="clear" w:color="auto" w:fill="auto"/>
          </w:tcPr>
          <w:p w14:paraId="79A74EB7" w14:textId="546D1282" w:rsidR="0010284B" w:rsidRPr="0010284B" w:rsidRDefault="001B5688" w:rsidP="0010284B">
            <w:pPr>
              <w:rPr>
                <w:rFonts w:ascii="Arial" w:eastAsia="Times New Roman" w:hAnsi="Arial" w:cs="Arial"/>
                <w:color w:val="000000"/>
                <w:sz w:val="14"/>
                <w:szCs w:val="14"/>
                <w:lang w:eastAsia="en-GB"/>
              </w:rPr>
            </w:pPr>
            <w:hyperlink r:id="rId3090" w:history="1">
              <w:r w:rsidR="0010284B" w:rsidRPr="0010284B">
                <w:rPr>
                  <w:rStyle w:val="Hyperlink"/>
                  <w:rFonts w:ascii="Arial" w:hAnsi="Arial" w:cs="Arial"/>
                  <w:b/>
                  <w:bCs/>
                  <w:sz w:val="14"/>
                  <w:szCs w:val="14"/>
                </w:rPr>
                <w:t>38.213</w:t>
              </w:r>
            </w:hyperlink>
          </w:p>
        </w:tc>
        <w:tc>
          <w:tcPr>
            <w:tcW w:w="384" w:type="pct"/>
            <w:shd w:val="clear" w:color="auto" w:fill="auto"/>
          </w:tcPr>
          <w:p w14:paraId="38013A8A" w14:textId="776BE7FB"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16.9.0</w:t>
            </w:r>
          </w:p>
        </w:tc>
        <w:tc>
          <w:tcPr>
            <w:tcW w:w="762" w:type="pct"/>
          </w:tcPr>
          <w:p w14:paraId="69A63E02" w14:textId="01AF7176"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color w:val="000000"/>
                <w:sz w:val="14"/>
                <w:szCs w:val="14"/>
              </w:rPr>
              <w:t>NR_unlic-Core, 5G_V2X_NRSL-Core, NR_L1enh_URLLC-Core</w:t>
            </w:r>
          </w:p>
        </w:tc>
        <w:tc>
          <w:tcPr>
            <w:tcW w:w="295" w:type="pct"/>
          </w:tcPr>
          <w:p w14:paraId="3897BF6B" w14:textId="42A07749"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0318</w:t>
            </w:r>
          </w:p>
        </w:tc>
        <w:tc>
          <w:tcPr>
            <w:tcW w:w="286" w:type="pct"/>
          </w:tcPr>
          <w:p w14:paraId="30973899" w14:textId="210D06F0"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 </w:t>
            </w:r>
          </w:p>
        </w:tc>
        <w:tc>
          <w:tcPr>
            <w:tcW w:w="265" w:type="pct"/>
          </w:tcPr>
          <w:p w14:paraId="34631F6C" w14:textId="0BCFE062"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F</w:t>
            </w:r>
          </w:p>
        </w:tc>
      </w:tr>
      <w:tr w:rsidR="0010284B" w:rsidRPr="0010284B" w14:paraId="3280D40A" w14:textId="77777777" w:rsidTr="00587408">
        <w:trPr>
          <w:trHeight w:val="20"/>
        </w:trPr>
        <w:tc>
          <w:tcPr>
            <w:tcW w:w="427" w:type="pct"/>
          </w:tcPr>
          <w:p w14:paraId="3904618B" w14:textId="60A0A1AA" w:rsidR="0010284B" w:rsidRPr="0010284B" w:rsidRDefault="001B5688" w:rsidP="0010284B">
            <w:pPr>
              <w:rPr>
                <w:rFonts w:ascii="Arial" w:eastAsia="Times New Roman" w:hAnsi="Arial" w:cs="Arial"/>
                <w:color w:val="000000"/>
                <w:sz w:val="14"/>
                <w:szCs w:val="14"/>
                <w:lang w:eastAsia="en-GB"/>
              </w:rPr>
            </w:pPr>
            <w:hyperlink r:id="rId3091" w:history="1">
              <w:r w:rsidR="000B5C49">
                <w:rPr>
                  <w:rStyle w:val="Hyperlink"/>
                  <w:rFonts w:ascii="Arial" w:hAnsi="Arial" w:cs="Arial"/>
                  <w:b/>
                  <w:bCs/>
                  <w:sz w:val="14"/>
                  <w:szCs w:val="14"/>
                </w:rPr>
                <w:t>R1-2205646</w:t>
              </w:r>
            </w:hyperlink>
          </w:p>
        </w:tc>
        <w:tc>
          <w:tcPr>
            <w:tcW w:w="1047" w:type="pct"/>
          </w:tcPr>
          <w:p w14:paraId="1309E3D0" w14:textId="2580C111"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Rel-16 editorial corrections for TS 38.213 (mirrored to Rel-17)</w:t>
            </w:r>
          </w:p>
        </w:tc>
        <w:tc>
          <w:tcPr>
            <w:tcW w:w="906" w:type="pct"/>
          </w:tcPr>
          <w:p w14:paraId="003D91DC" w14:textId="577B62A5"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Samsung</w:t>
            </w:r>
          </w:p>
        </w:tc>
        <w:tc>
          <w:tcPr>
            <w:tcW w:w="266" w:type="pct"/>
          </w:tcPr>
          <w:p w14:paraId="582CE352" w14:textId="40DFD61C" w:rsidR="0010284B" w:rsidRPr="0010284B" w:rsidRDefault="001B5688" w:rsidP="0010284B">
            <w:pPr>
              <w:rPr>
                <w:rFonts w:ascii="Arial" w:eastAsia="Times New Roman" w:hAnsi="Arial" w:cs="Arial"/>
                <w:color w:val="000000"/>
                <w:sz w:val="14"/>
                <w:szCs w:val="14"/>
                <w:lang w:eastAsia="en-GB"/>
              </w:rPr>
            </w:pPr>
            <w:hyperlink r:id="rId3092" w:history="1">
              <w:r w:rsidR="0010284B" w:rsidRPr="0010284B">
                <w:rPr>
                  <w:rStyle w:val="Hyperlink"/>
                  <w:rFonts w:ascii="Arial" w:hAnsi="Arial" w:cs="Arial"/>
                  <w:b/>
                  <w:bCs/>
                  <w:sz w:val="14"/>
                  <w:szCs w:val="14"/>
                </w:rPr>
                <w:t>Rel-17</w:t>
              </w:r>
            </w:hyperlink>
          </w:p>
        </w:tc>
        <w:tc>
          <w:tcPr>
            <w:tcW w:w="362" w:type="pct"/>
            <w:shd w:val="clear" w:color="auto" w:fill="auto"/>
          </w:tcPr>
          <w:p w14:paraId="76C75FC1" w14:textId="6625C716" w:rsidR="0010284B" w:rsidRPr="0010284B" w:rsidRDefault="001B5688" w:rsidP="0010284B">
            <w:pPr>
              <w:rPr>
                <w:rFonts w:ascii="Arial" w:eastAsia="Times New Roman" w:hAnsi="Arial" w:cs="Arial"/>
                <w:color w:val="000000"/>
                <w:sz w:val="14"/>
                <w:szCs w:val="14"/>
                <w:lang w:eastAsia="en-GB"/>
              </w:rPr>
            </w:pPr>
            <w:hyperlink r:id="rId3093" w:history="1">
              <w:r w:rsidR="0010284B" w:rsidRPr="0010284B">
                <w:rPr>
                  <w:rStyle w:val="Hyperlink"/>
                  <w:rFonts w:ascii="Arial" w:hAnsi="Arial" w:cs="Arial"/>
                  <w:b/>
                  <w:bCs/>
                  <w:sz w:val="14"/>
                  <w:szCs w:val="14"/>
                </w:rPr>
                <w:t>38.213</w:t>
              </w:r>
            </w:hyperlink>
          </w:p>
        </w:tc>
        <w:tc>
          <w:tcPr>
            <w:tcW w:w="384" w:type="pct"/>
            <w:shd w:val="clear" w:color="auto" w:fill="auto"/>
          </w:tcPr>
          <w:p w14:paraId="337548C4" w14:textId="52538BCE"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17.1.0</w:t>
            </w:r>
          </w:p>
        </w:tc>
        <w:tc>
          <w:tcPr>
            <w:tcW w:w="762" w:type="pct"/>
          </w:tcPr>
          <w:p w14:paraId="57216295" w14:textId="6A273E7E"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color w:val="000000"/>
                <w:sz w:val="14"/>
                <w:szCs w:val="14"/>
              </w:rPr>
              <w:t>NR_unlic-Core, 5G_V2X_NRSL-Core, NR_L1enh_URLLC-Core</w:t>
            </w:r>
          </w:p>
        </w:tc>
        <w:tc>
          <w:tcPr>
            <w:tcW w:w="295" w:type="pct"/>
          </w:tcPr>
          <w:p w14:paraId="336EF4AC" w14:textId="7E954DBF"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0319</w:t>
            </w:r>
          </w:p>
        </w:tc>
        <w:tc>
          <w:tcPr>
            <w:tcW w:w="286" w:type="pct"/>
          </w:tcPr>
          <w:p w14:paraId="42AD38B6" w14:textId="40D4A0C2"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 </w:t>
            </w:r>
          </w:p>
        </w:tc>
        <w:tc>
          <w:tcPr>
            <w:tcW w:w="265" w:type="pct"/>
          </w:tcPr>
          <w:p w14:paraId="0A6569E0" w14:textId="3827FC6E"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A</w:t>
            </w:r>
          </w:p>
        </w:tc>
      </w:tr>
      <w:tr w:rsidR="0010284B" w:rsidRPr="0010284B" w14:paraId="1DAD4398" w14:textId="77777777" w:rsidTr="00587408">
        <w:trPr>
          <w:trHeight w:val="20"/>
        </w:trPr>
        <w:tc>
          <w:tcPr>
            <w:tcW w:w="427" w:type="pct"/>
          </w:tcPr>
          <w:p w14:paraId="52BBD07F" w14:textId="65A928B6" w:rsidR="0010284B" w:rsidRPr="0010284B" w:rsidRDefault="001B5688" w:rsidP="0010284B">
            <w:pPr>
              <w:rPr>
                <w:rFonts w:ascii="Arial" w:eastAsia="Times New Roman" w:hAnsi="Arial" w:cs="Arial"/>
                <w:color w:val="000000"/>
                <w:sz w:val="14"/>
                <w:szCs w:val="14"/>
                <w:lang w:eastAsia="en-GB"/>
              </w:rPr>
            </w:pPr>
            <w:hyperlink r:id="rId3094" w:history="1">
              <w:r w:rsidR="000B5C49">
                <w:rPr>
                  <w:rStyle w:val="Hyperlink"/>
                  <w:rFonts w:ascii="Arial" w:hAnsi="Arial" w:cs="Arial"/>
                  <w:b/>
                  <w:bCs/>
                  <w:sz w:val="14"/>
                  <w:szCs w:val="14"/>
                </w:rPr>
                <w:t>R1-2205647</w:t>
              </w:r>
            </w:hyperlink>
          </w:p>
        </w:tc>
        <w:tc>
          <w:tcPr>
            <w:tcW w:w="1047" w:type="pct"/>
          </w:tcPr>
          <w:p w14:paraId="18E5B5A5" w14:textId="72B1AE3F"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Corrections on extending NR operation to 71 GHz</w:t>
            </w:r>
          </w:p>
        </w:tc>
        <w:tc>
          <w:tcPr>
            <w:tcW w:w="906" w:type="pct"/>
          </w:tcPr>
          <w:p w14:paraId="170E607F" w14:textId="25769316"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Samsung</w:t>
            </w:r>
          </w:p>
        </w:tc>
        <w:tc>
          <w:tcPr>
            <w:tcW w:w="266" w:type="pct"/>
          </w:tcPr>
          <w:p w14:paraId="6AD4FE14" w14:textId="710BEC83" w:rsidR="0010284B" w:rsidRPr="0010284B" w:rsidRDefault="001B5688" w:rsidP="0010284B">
            <w:pPr>
              <w:rPr>
                <w:rFonts w:ascii="Arial" w:eastAsia="Times New Roman" w:hAnsi="Arial" w:cs="Arial"/>
                <w:color w:val="000000"/>
                <w:sz w:val="14"/>
                <w:szCs w:val="14"/>
                <w:lang w:eastAsia="en-GB"/>
              </w:rPr>
            </w:pPr>
            <w:hyperlink r:id="rId3095" w:history="1">
              <w:r w:rsidR="0010284B" w:rsidRPr="0010284B">
                <w:rPr>
                  <w:rStyle w:val="Hyperlink"/>
                  <w:rFonts w:ascii="Arial" w:hAnsi="Arial" w:cs="Arial"/>
                  <w:b/>
                  <w:bCs/>
                  <w:sz w:val="14"/>
                  <w:szCs w:val="14"/>
                </w:rPr>
                <w:t>Rel-17</w:t>
              </w:r>
            </w:hyperlink>
          </w:p>
        </w:tc>
        <w:tc>
          <w:tcPr>
            <w:tcW w:w="362" w:type="pct"/>
            <w:shd w:val="clear" w:color="auto" w:fill="auto"/>
          </w:tcPr>
          <w:p w14:paraId="1353583B" w14:textId="717D54A6" w:rsidR="0010284B" w:rsidRPr="0010284B" w:rsidRDefault="001B5688" w:rsidP="0010284B">
            <w:pPr>
              <w:rPr>
                <w:rFonts w:ascii="Arial" w:eastAsia="Times New Roman" w:hAnsi="Arial" w:cs="Arial"/>
                <w:color w:val="000000"/>
                <w:sz w:val="14"/>
                <w:szCs w:val="14"/>
                <w:lang w:eastAsia="en-GB"/>
              </w:rPr>
            </w:pPr>
            <w:hyperlink r:id="rId3096" w:history="1">
              <w:r w:rsidR="0010284B" w:rsidRPr="0010284B">
                <w:rPr>
                  <w:rStyle w:val="Hyperlink"/>
                  <w:rFonts w:ascii="Arial" w:hAnsi="Arial" w:cs="Arial"/>
                  <w:b/>
                  <w:bCs/>
                  <w:sz w:val="14"/>
                  <w:szCs w:val="14"/>
                </w:rPr>
                <w:t>38.213</w:t>
              </w:r>
            </w:hyperlink>
          </w:p>
        </w:tc>
        <w:tc>
          <w:tcPr>
            <w:tcW w:w="384" w:type="pct"/>
            <w:shd w:val="clear" w:color="auto" w:fill="auto"/>
          </w:tcPr>
          <w:p w14:paraId="241F7AA4" w14:textId="70255645"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17.1.0</w:t>
            </w:r>
          </w:p>
        </w:tc>
        <w:tc>
          <w:tcPr>
            <w:tcW w:w="762" w:type="pct"/>
          </w:tcPr>
          <w:p w14:paraId="5FC95DA3" w14:textId="636B798B" w:rsidR="0010284B" w:rsidRPr="0010284B" w:rsidRDefault="001B5688" w:rsidP="0010284B">
            <w:pPr>
              <w:rPr>
                <w:rFonts w:ascii="Arial" w:eastAsia="Times New Roman" w:hAnsi="Arial" w:cs="Arial"/>
                <w:color w:val="000000"/>
                <w:sz w:val="14"/>
                <w:szCs w:val="14"/>
                <w:lang w:eastAsia="en-GB"/>
              </w:rPr>
            </w:pPr>
            <w:hyperlink r:id="rId3097" w:history="1">
              <w:r w:rsidR="0010284B" w:rsidRPr="0010284B">
                <w:rPr>
                  <w:rStyle w:val="Hyperlink"/>
                  <w:rFonts w:ascii="Arial" w:hAnsi="Arial" w:cs="Arial"/>
                  <w:b/>
                  <w:bCs/>
                  <w:sz w:val="14"/>
                  <w:szCs w:val="14"/>
                </w:rPr>
                <w:t>NR_ext_to_71GHz-Core</w:t>
              </w:r>
            </w:hyperlink>
          </w:p>
        </w:tc>
        <w:tc>
          <w:tcPr>
            <w:tcW w:w="295" w:type="pct"/>
          </w:tcPr>
          <w:p w14:paraId="3624D9CB" w14:textId="2D22B9AA"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0320</w:t>
            </w:r>
          </w:p>
        </w:tc>
        <w:tc>
          <w:tcPr>
            <w:tcW w:w="286" w:type="pct"/>
          </w:tcPr>
          <w:p w14:paraId="3EC41557" w14:textId="28398560"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 </w:t>
            </w:r>
          </w:p>
        </w:tc>
        <w:tc>
          <w:tcPr>
            <w:tcW w:w="265" w:type="pct"/>
          </w:tcPr>
          <w:p w14:paraId="03738739" w14:textId="41BE8CD1"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F</w:t>
            </w:r>
          </w:p>
        </w:tc>
      </w:tr>
      <w:tr w:rsidR="0010284B" w:rsidRPr="0010284B" w14:paraId="7723859A" w14:textId="77777777" w:rsidTr="00587408">
        <w:trPr>
          <w:trHeight w:val="20"/>
        </w:trPr>
        <w:tc>
          <w:tcPr>
            <w:tcW w:w="427" w:type="pct"/>
          </w:tcPr>
          <w:p w14:paraId="7DA6A756" w14:textId="3C2E9C05" w:rsidR="0010284B" w:rsidRPr="0010284B" w:rsidRDefault="001B5688" w:rsidP="0010284B">
            <w:pPr>
              <w:rPr>
                <w:rFonts w:ascii="Arial" w:eastAsia="Times New Roman" w:hAnsi="Arial" w:cs="Arial"/>
                <w:color w:val="000000"/>
                <w:sz w:val="14"/>
                <w:szCs w:val="14"/>
                <w:lang w:eastAsia="en-GB"/>
              </w:rPr>
            </w:pPr>
            <w:hyperlink r:id="rId3098" w:history="1">
              <w:r w:rsidR="000B5C49">
                <w:rPr>
                  <w:rStyle w:val="Hyperlink"/>
                  <w:rFonts w:ascii="Arial" w:hAnsi="Arial" w:cs="Arial"/>
                  <w:b/>
                  <w:bCs/>
                  <w:sz w:val="14"/>
                  <w:szCs w:val="14"/>
                </w:rPr>
                <w:t>R1-2205648</w:t>
              </w:r>
            </w:hyperlink>
          </w:p>
        </w:tc>
        <w:tc>
          <w:tcPr>
            <w:tcW w:w="1047" w:type="pct"/>
          </w:tcPr>
          <w:p w14:paraId="35553FBB" w14:textId="7312481F"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Corrections on IIoT/URLLC enhancements in NR</w:t>
            </w:r>
          </w:p>
        </w:tc>
        <w:tc>
          <w:tcPr>
            <w:tcW w:w="906" w:type="pct"/>
          </w:tcPr>
          <w:p w14:paraId="03D5B95B" w14:textId="1F65D0EA"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Samsung</w:t>
            </w:r>
          </w:p>
        </w:tc>
        <w:tc>
          <w:tcPr>
            <w:tcW w:w="266" w:type="pct"/>
          </w:tcPr>
          <w:p w14:paraId="7230C246" w14:textId="462CF8B4" w:rsidR="0010284B" w:rsidRPr="0010284B" w:rsidRDefault="001B5688" w:rsidP="0010284B">
            <w:pPr>
              <w:rPr>
                <w:rFonts w:ascii="Arial" w:eastAsia="Times New Roman" w:hAnsi="Arial" w:cs="Arial"/>
                <w:color w:val="000000"/>
                <w:sz w:val="14"/>
                <w:szCs w:val="14"/>
                <w:lang w:eastAsia="en-GB"/>
              </w:rPr>
            </w:pPr>
            <w:hyperlink r:id="rId3099" w:history="1">
              <w:r w:rsidR="0010284B" w:rsidRPr="0010284B">
                <w:rPr>
                  <w:rStyle w:val="Hyperlink"/>
                  <w:rFonts w:ascii="Arial" w:hAnsi="Arial" w:cs="Arial"/>
                  <w:b/>
                  <w:bCs/>
                  <w:sz w:val="14"/>
                  <w:szCs w:val="14"/>
                </w:rPr>
                <w:t>Rel-17</w:t>
              </w:r>
            </w:hyperlink>
          </w:p>
        </w:tc>
        <w:tc>
          <w:tcPr>
            <w:tcW w:w="362" w:type="pct"/>
            <w:shd w:val="clear" w:color="auto" w:fill="auto"/>
          </w:tcPr>
          <w:p w14:paraId="1B06D704" w14:textId="464DF5DF" w:rsidR="0010284B" w:rsidRPr="0010284B" w:rsidRDefault="001B5688" w:rsidP="0010284B">
            <w:pPr>
              <w:rPr>
                <w:rFonts w:ascii="Arial" w:eastAsia="Times New Roman" w:hAnsi="Arial" w:cs="Arial"/>
                <w:color w:val="000000"/>
                <w:sz w:val="14"/>
                <w:szCs w:val="14"/>
                <w:lang w:eastAsia="en-GB"/>
              </w:rPr>
            </w:pPr>
            <w:hyperlink r:id="rId3100" w:history="1">
              <w:r w:rsidR="0010284B" w:rsidRPr="0010284B">
                <w:rPr>
                  <w:rStyle w:val="Hyperlink"/>
                  <w:rFonts w:ascii="Arial" w:hAnsi="Arial" w:cs="Arial"/>
                  <w:b/>
                  <w:bCs/>
                  <w:sz w:val="14"/>
                  <w:szCs w:val="14"/>
                </w:rPr>
                <w:t>38.213</w:t>
              </w:r>
            </w:hyperlink>
          </w:p>
        </w:tc>
        <w:tc>
          <w:tcPr>
            <w:tcW w:w="384" w:type="pct"/>
            <w:shd w:val="clear" w:color="auto" w:fill="auto"/>
          </w:tcPr>
          <w:p w14:paraId="46196D98" w14:textId="37DE35BE"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17.1.0</w:t>
            </w:r>
          </w:p>
        </w:tc>
        <w:tc>
          <w:tcPr>
            <w:tcW w:w="762" w:type="pct"/>
          </w:tcPr>
          <w:p w14:paraId="46A983EC" w14:textId="62C089AC" w:rsidR="0010284B" w:rsidRPr="0010284B" w:rsidRDefault="001B5688" w:rsidP="0010284B">
            <w:pPr>
              <w:rPr>
                <w:rFonts w:ascii="Arial" w:eastAsia="Times New Roman" w:hAnsi="Arial" w:cs="Arial"/>
                <w:color w:val="000000"/>
                <w:sz w:val="14"/>
                <w:szCs w:val="14"/>
                <w:lang w:eastAsia="en-GB"/>
              </w:rPr>
            </w:pPr>
            <w:hyperlink r:id="rId3101" w:history="1">
              <w:r w:rsidR="0010284B" w:rsidRPr="0010284B">
                <w:rPr>
                  <w:rStyle w:val="Hyperlink"/>
                  <w:rFonts w:ascii="Arial" w:hAnsi="Arial" w:cs="Arial"/>
                  <w:b/>
                  <w:bCs/>
                  <w:sz w:val="14"/>
                  <w:szCs w:val="14"/>
                </w:rPr>
                <w:t>NR_IIOT_URLLC_enh-Core</w:t>
              </w:r>
            </w:hyperlink>
          </w:p>
        </w:tc>
        <w:tc>
          <w:tcPr>
            <w:tcW w:w="295" w:type="pct"/>
          </w:tcPr>
          <w:p w14:paraId="4F8B0256" w14:textId="0F6E688C"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0321</w:t>
            </w:r>
          </w:p>
        </w:tc>
        <w:tc>
          <w:tcPr>
            <w:tcW w:w="286" w:type="pct"/>
          </w:tcPr>
          <w:p w14:paraId="22E57955" w14:textId="19AD8D44"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 </w:t>
            </w:r>
          </w:p>
        </w:tc>
        <w:tc>
          <w:tcPr>
            <w:tcW w:w="265" w:type="pct"/>
          </w:tcPr>
          <w:p w14:paraId="586C856C" w14:textId="32112B57"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F</w:t>
            </w:r>
          </w:p>
        </w:tc>
      </w:tr>
      <w:tr w:rsidR="0010284B" w:rsidRPr="0010284B" w14:paraId="6FFD7B5B" w14:textId="77777777" w:rsidTr="00587408">
        <w:trPr>
          <w:trHeight w:val="20"/>
        </w:trPr>
        <w:tc>
          <w:tcPr>
            <w:tcW w:w="427" w:type="pct"/>
          </w:tcPr>
          <w:p w14:paraId="14478994" w14:textId="46B24CC9" w:rsidR="0010284B" w:rsidRPr="0010284B" w:rsidRDefault="001B5688" w:rsidP="0010284B">
            <w:pPr>
              <w:rPr>
                <w:rFonts w:ascii="Arial" w:eastAsia="Times New Roman" w:hAnsi="Arial" w:cs="Arial"/>
                <w:color w:val="000000"/>
                <w:sz w:val="14"/>
                <w:szCs w:val="14"/>
                <w:lang w:eastAsia="en-GB"/>
              </w:rPr>
            </w:pPr>
            <w:hyperlink r:id="rId3102" w:history="1">
              <w:r w:rsidR="000B5C49">
                <w:rPr>
                  <w:rStyle w:val="Hyperlink"/>
                  <w:rFonts w:ascii="Arial" w:hAnsi="Arial" w:cs="Arial"/>
                  <w:b/>
                  <w:bCs/>
                  <w:sz w:val="14"/>
                  <w:szCs w:val="14"/>
                </w:rPr>
                <w:t>R1-2205649</w:t>
              </w:r>
            </w:hyperlink>
          </w:p>
        </w:tc>
        <w:tc>
          <w:tcPr>
            <w:tcW w:w="1047" w:type="pct"/>
          </w:tcPr>
          <w:p w14:paraId="5AB1760C" w14:textId="14E6A127"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Corrections on the introduction of multicast-broadcast services in NR</w:t>
            </w:r>
          </w:p>
        </w:tc>
        <w:tc>
          <w:tcPr>
            <w:tcW w:w="906" w:type="pct"/>
          </w:tcPr>
          <w:p w14:paraId="3038B42D" w14:textId="6EC10A24"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Samsung</w:t>
            </w:r>
          </w:p>
        </w:tc>
        <w:tc>
          <w:tcPr>
            <w:tcW w:w="266" w:type="pct"/>
          </w:tcPr>
          <w:p w14:paraId="50D2A0CF" w14:textId="57B886F0" w:rsidR="0010284B" w:rsidRPr="0010284B" w:rsidRDefault="001B5688" w:rsidP="0010284B">
            <w:pPr>
              <w:rPr>
                <w:rFonts w:ascii="Arial" w:eastAsia="Times New Roman" w:hAnsi="Arial" w:cs="Arial"/>
                <w:color w:val="000000"/>
                <w:sz w:val="14"/>
                <w:szCs w:val="14"/>
                <w:lang w:eastAsia="en-GB"/>
              </w:rPr>
            </w:pPr>
            <w:hyperlink r:id="rId3103" w:history="1">
              <w:r w:rsidR="0010284B" w:rsidRPr="0010284B">
                <w:rPr>
                  <w:rStyle w:val="Hyperlink"/>
                  <w:rFonts w:ascii="Arial" w:hAnsi="Arial" w:cs="Arial"/>
                  <w:b/>
                  <w:bCs/>
                  <w:sz w:val="14"/>
                  <w:szCs w:val="14"/>
                </w:rPr>
                <w:t>Rel-17</w:t>
              </w:r>
            </w:hyperlink>
          </w:p>
        </w:tc>
        <w:tc>
          <w:tcPr>
            <w:tcW w:w="362" w:type="pct"/>
            <w:shd w:val="clear" w:color="auto" w:fill="auto"/>
          </w:tcPr>
          <w:p w14:paraId="28C94FCB" w14:textId="5D1D9953" w:rsidR="0010284B" w:rsidRPr="0010284B" w:rsidRDefault="001B5688" w:rsidP="0010284B">
            <w:pPr>
              <w:rPr>
                <w:rFonts w:ascii="Arial" w:eastAsia="Times New Roman" w:hAnsi="Arial" w:cs="Arial"/>
                <w:color w:val="000000"/>
                <w:sz w:val="14"/>
                <w:szCs w:val="14"/>
                <w:lang w:eastAsia="en-GB"/>
              </w:rPr>
            </w:pPr>
            <w:hyperlink r:id="rId3104" w:history="1">
              <w:r w:rsidR="0010284B" w:rsidRPr="0010284B">
                <w:rPr>
                  <w:rStyle w:val="Hyperlink"/>
                  <w:rFonts w:ascii="Arial" w:hAnsi="Arial" w:cs="Arial"/>
                  <w:b/>
                  <w:bCs/>
                  <w:sz w:val="14"/>
                  <w:szCs w:val="14"/>
                </w:rPr>
                <w:t>38.213</w:t>
              </w:r>
            </w:hyperlink>
          </w:p>
        </w:tc>
        <w:tc>
          <w:tcPr>
            <w:tcW w:w="384" w:type="pct"/>
            <w:shd w:val="clear" w:color="auto" w:fill="auto"/>
          </w:tcPr>
          <w:p w14:paraId="1763CCA4" w14:textId="538FF3D2"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17.1.0</w:t>
            </w:r>
          </w:p>
        </w:tc>
        <w:tc>
          <w:tcPr>
            <w:tcW w:w="762" w:type="pct"/>
          </w:tcPr>
          <w:p w14:paraId="042951DA" w14:textId="5489A3FE" w:rsidR="0010284B" w:rsidRPr="0010284B" w:rsidRDefault="001B5688" w:rsidP="0010284B">
            <w:pPr>
              <w:rPr>
                <w:rFonts w:ascii="Arial" w:eastAsia="Times New Roman" w:hAnsi="Arial" w:cs="Arial"/>
                <w:color w:val="000000"/>
                <w:sz w:val="14"/>
                <w:szCs w:val="14"/>
                <w:lang w:eastAsia="en-GB"/>
              </w:rPr>
            </w:pPr>
            <w:hyperlink r:id="rId3105" w:history="1">
              <w:r w:rsidR="0010284B" w:rsidRPr="0010284B">
                <w:rPr>
                  <w:rStyle w:val="Hyperlink"/>
                  <w:rFonts w:ascii="Arial" w:hAnsi="Arial" w:cs="Arial"/>
                  <w:b/>
                  <w:bCs/>
                  <w:sz w:val="14"/>
                  <w:szCs w:val="14"/>
                </w:rPr>
                <w:t>NR_MBS-Core</w:t>
              </w:r>
            </w:hyperlink>
          </w:p>
        </w:tc>
        <w:tc>
          <w:tcPr>
            <w:tcW w:w="295" w:type="pct"/>
          </w:tcPr>
          <w:p w14:paraId="0D625988" w14:textId="3F6525E9"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0322</w:t>
            </w:r>
          </w:p>
        </w:tc>
        <w:tc>
          <w:tcPr>
            <w:tcW w:w="286" w:type="pct"/>
          </w:tcPr>
          <w:p w14:paraId="1111652A" w14:textId="266C1EEF"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 </w:t>
            </w:r>
          </w:p>
        </w:tc>
        <w:tc>
          <w:tcPr>
            <w:tcW w:w="265" w:type="pct"/>
          </w:tcPr>
          <w:p w14:paraId="6362BCEB" w14:textId="1CEB6EA6"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F</w:t>
            </w:r>
          </w:p>
        </w:tc>
      </w:tr>
      <w:tr w:rsidR="0010284B" w:rsidRPr="0010284B" w14:paraId="265370A1" w14:textId="77777777" w:rsidTr="00587408">
        <w:trPr>
          <w:trHeight w:val="20"/>
        </w:trPr>
        <w:tc>
          <w:tcPr>
            <w:tcW w:w="427" w:type="pct"/>
          </w:tcPr>
          <w:p w14:paraId="1A404A20" w14:textId="30C4387D" w:rsidR="0010284B" w:rsidRPr="0010284B" w:rsidRDefault="001B5688" w:rsidP="0010284B">
            <w:pPr>
              <w:rPr>
                <w:rFonts w:ascii="Arial" w:eastAsia="Times New Roman" w:hAnsi="Arial" w:cs="Arial"/>
                <w:color w:val="000000"/>
                <w:sz w:val="14"/>
                <w:szCs w:val="14"/>
                <w:lang w:eastAsia="en-GB"/>
              </w:rPr>
            </w:pPr>
            <w:hyperlink r:id="rId3106" w:history="1">
              <w:r w:rsidR="000B5C49">
                <w:rPr>
                  <w:rStyle w:val="Hyperlink"/>
                  <w:rFonts w:ascii="Arial" w:hAnsi="Arial" w:cs="Arial"/>
                  <w:b/>
                  <w:bCs/>
                  <w:sz w:val="14"/>
                  <w:szCs w:val="14"/>
                </w:rPr>
                <w:t>R1-2205650</w:t>
              </w:r>
            </w:hyperlink>
          </w:p>
        </w:tc>
        <w:tc>
          <w:tcPr>
            <w:tcW w:w="1047" w:type="pct"/>
          </w:tcPr>
          <w:p w14:paraId="63837BE6" w14:textId="18616D64"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Corrections on sidelink enhancements in NR</w:t>
            </w:r>
          </w:p>
        </w:tc>
        <w:tc>
          <w:tcPr>
            <w:tcW w:w="906" w:type="pct"/>
          </w:tcPr>
          <w:p w14:paraId="5BF853F7" w14:textId="6CAE52B1"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Samsung</w:t>
            </w:r>
          </w:p>
        </w:tc>
        <w:tc>
          <w:tcPr>
            <w:tcW w:w="266" w:type="pct"/>
          </w:tcPr>
          <w:p w14:paraId="51AF1EC7" w14:textId="0F009626" w:rsidR="0010284B" w:rsidRPr="0010284B" w:rsidRDefault="001B5688" w:rsidP="0010284B">
            <w:pPr>
              <w:rPr>
                <w:rFonts w:ascii="Arial" w:eastAsia="Times New Roman" w:hAnsi="Arial" w:cs="Arial"/>
                <w:color w:val="000000"/>
                <w:sz w:val="14"/>
                <w:szCs w:val="14"/>
                <w:lang w:eastAsia="en-GB"/>
              </w:rPr>
            </w:pPr>
            <w:hyperlink r:id="rId3107" w:history="1">
              <w:r w:rsidR="0010284B" w:rsidRPr="0010284B">
                <w:rPr>
                  <w:rStyle w:val="Hyperlink"/>
                  <w:rFonts w:ascii="Arial" w:hAnsi="Arial" w:cs="Arial"/>
                  <w:b/>
                  <w:bCs/>
                  <w:sz w:val="14"/>
                  <w:szCs w:val="14"/>
                </w:rPr>
                <w:t>Rel-17</w:t>
              </w:r>
            </w:hyperlink>
          </w:p>
        </w:tc>
        <w:tc>
          <w:tcPr>
            <w:tcW w:w="362" w:type="pct"/>
            <w:shd w:val="clear" w:color="auto" w:fill="auto"/>
          </w:tcPr>
          <w:p w14:paraId="6A7238A2" w14:textId="248CD9FE" w:rsidR="0010284B" w:rsidRPr="0010284B" w:rsidRDefault="001B5688" w:rsidP="0010284B">
            <w:pPr>
              <w:rPr>
                <w:rFonts w:ascii="Arial" w:eastAsia="Times New Roman" w:hAnsi="Arial" w:cs="Arial"/>
                <w:color w:val="000000"/>
                <w:sz w:val="14"/>
                <w:szCs w:val="14"/>
                <w:lang w:eastAsia="en-GB"/>
              </w:rPr>
            </w:pPr>
            <w:hyperlink r:id="rId3108" w:history="1">
              <w:r w:rsidR="0010284B" w:rsidRPr="0010284B">
                <w:rPr>
                  <w:rStyle w:val="Hyperlink"/>
                  <w:rFonts w:ascii="Arial" w:hAnsi="Arial" w:cs="Arial"/>
                  <w:b/>
                  <w:bCs/>
                  <w:sz w:val="14"/>
                  <w:szCs w:val="14"/>
                </w:rPr>
                <w:t>38.213</w:t>
              </w:r>
            </w:hyperlink>
          </w:p>
        </w:tc>
        <w:tc>
          <w:tcPr>
            <w:tcW w:w="384" w:type="pct"/>
            <w:shd w:val="clear" w:color="auto" w:fill="auto"/>
          </w:tcPr>
          <w:p w14:paraId="6F500EDE" w14:textId="4A93A2DD"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17.1.0</w:t>
            </w:r>
          </w:p>
        </w:tc>
        <w:tc>
          <w:tcPr>
            <w:tcW w:w="762" w:type="pct"/>
          </w:tcPr>
          <w:p w14:paraId="6929EA4B" w14:textId="1CDBDDF7" w:rsidR="0010284B" w:rsidRPr="0010284B" w:rsidRDefault="001B5688" w:rsidP="0010284B">
            <w:pPr>
              <w:rPr>
                <w:rFonts w:ascii="Arial" w:eastAsia="Times New Roman" w:hAnsi="Arial" w:cs="Arial"/>
                <w:color w:val="000000"/>
                <w:sz w:val="14"/>
                <w:szCs w:val="14"/>
                <w:lang w:eastAsia="en-GB"/>
              </w:rPr>
            </w:pPr>
            <w:hyperlink r:id="rId3109" w:history="1">
              <w:r w:rsidR="0010284B" w:rsidRPr="0010284B">
                <w:rPr>
                  <w:rStyle w:val="Hyperlink"/>
                  <w:rFonts w:ascii="Arial" w:hAnsi="Arial" w:cs="Arial"/>
                  <w:b/>
                  <w:bCs/>
                  <w:sz w:val="14"/>
                  <w:szCs w:val="14"/>
                </w:rPr>
                <w:t>NR_SL_enh-Core</w:t>
              </w:r>
            </w:hyperlink>
          </w:p>
        </w:tc>
        <w:tc>
          <w:tcPr>
            <w:tcW w:w="295" w:type="pct"/>
          </w:tcPr>
          <w:p w14:paraId="53BB203D" w14:textId="39DF12DD"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0323</w:t>
            </w:r>
          </w:p>
        </w:tc>
        <w:tc>
          <w:tcPr>
            <w:tcW w:w="286" w:type="pct"/>
          </w:tcPr>
          <w:p w14:paraId="4CD0ADF5" w14:textId="3DE382B9"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 </w:t>
            </w:r>
          </w:p>
        </w:tc>
        <w:tc>
          <w:tcPr>
            <w:tcW w:w="265" w:type="pct"/>
          </w:tcPr>
          <w:p w14:paraId="7CAE7C1F" w14:textId="5C1AD643"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F</w:t>
            </w:r>
          </w:p>
        </w:tc>
      </w:tr>
      <w:tr w:rsidR="0010284B" w:rsidRPr="0010284B" w14:paraId="0CBEBCC0" w14:textId="77777777" w:rsidTr="00587408">
        <w:trPr>
          <w:trHeight w:val="20"/>
        </w:trPr>
        <w:tc>
          <w:tcPr>
            <w:tcW w:w="427" w:type="pct"/>
          </w:tcPr>
          <w:p w14:paraId="54619D19" w14:textId="2E8A18FC" w:rsidR="0010284B" w:rsidRPr="0010284B" w:rsidRDefault="001B5688" w:rsidP="0010284B">
            <w:pPr>
              <w:rPr>
                <w:rFonts w:ascii="Arial" w:eastAsia="Times New Roman" w:hAnsi="Arial" w:cs="Arial"/>
                <w:color w:val="000000"/>
                <w:sz w:val="14"/>
                <w:szCs w:val="14"/>
                <w:lang w:eastAsia="en-GB"/>
              </w:rPr>
            </w:pPr>
            <w:hyperlink r:id="rId3110" w:history="1">
              <w:r w:rsidR="000B5C49">
                <w:rPr>
                  <w:rStyle w:val="Hyperlink"/>
                  <w:rFonts w:ascii="Arial" w:hAnsi="Arial" w:cs="Arial"/>
                  <w:b/>
                  <w:bCs/>
                  <w:sz w:val="14"/>
                  <w:szCs w:val="14"/>
                </w:rPr>
                <w:t>R1-2205651</w:t>
              </w:r>
            </w:hyperlink>
          </w:p>
        </w:tc>
        <w:tc>
          <w:tcPr>
            <w:tcW w:w="1047" w:type="pct"/>
          </w:tcPr>
          <w:p w14:paraId="7D6AD12F" w14:textId="0A6C6656"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Corrections on UE power savings enhancements in NR</w:t>
            </w:r>
          </w:p>
        </w:tc>
        <w:tc>
          <w:tcPr>
            <w:tcW w:w="906" w:type="pct"/>
          </w:tcPr>
          <w:p w14:paraId="5EC65EBF" w14:textId="7B9EB234"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Samsung</w:t>
            </w:r>
          </w:p>
        </w:tc>
        <w:tc>
          <w:tcPr>
            <w:tcW w:w="266" w:type="pct"/>
          </w:tcPr>
          <w:p w14:paraId="20B5A660" w14:textId="0C9AA721" w:rsidR="0010284B" w:rsidRPr="0010284B" w:rsidRDefault="001B5688" w:rsidP="0010284B">
            <w:pPr>
              <w:rPr>
                <w:rFonts w:ascii="Arial" w:eastAsia="Times New Roman" w:hAnsi="Arial" w:cs="Arial"/>
                <w:color w:val="000000"/>
                <w:sz w:val="14"/>
                <w:szCs w:val="14"/>
                <w:lang w:eastAsia="en-GB"/>
              </w:rPr>
            </w:pPr>
            <w:hyperlink r:id="rId3111" w:history="1">
              <w:r w:rsidR="0010284B" w:rsidRPr="0010284B">
                <w:rPr>
                  <w:rStyle w:val="Hyperlink"/>
                  <w:rFonts w:ascii="Arial" w:hAnsi="Arial" w:cs="Arial"/>
                  <w:b/>
                  <w:bCs/>
                  <w:sz w:val="14"/>
                  <w:szCs w:val="14"/>
                </w:rPr>
                <w:t>Rel-17</w:t>
              </w:r>
            </w:hyperlink>
          </w:p>
        </w:tc>
        <w:tc>
          <w:tcPr>
            <w:tcW w:w="362" w:type="pct"/>
            <w:shd w:val="clear" w:color="auto" w:fill="auto"/>
          </w:tcPr>
          <w:p w14:paraId="6A14A215" w14:textId="240A47D9" w:rsidR="0010284B" w:rsidRPr="0010284B" w:rsidRDefault="001B5688" w:rsidP="0010284B">
            <w:pPr>
              <w:rPr>
                <w:rFonts w:ascii="Arial" w:eastAsia="Times New Roman" w:hAnsi="Arial" w:cs="Arial"/>
                <w:color w:val="000000"/>
                <w:sz w:val="14"/>
                <w:szCs w:val="14"/>
                <w:lang w:eastAsia="en-GB"/>
              </w:rPr>
            </w:pPr>
            <w:hyperlink r:id="rId3112" w:history="1">
              <w:r w:rsidR="0010284B" w:rsidRPr="0010284B">
                <w:rPr>
                  <w:rStyle w:val="Hyperlink"/>
                  <w:rFonts w:ascii="Arial" w:hAnsi="Arial" w:cs="Arial"/>
                  <w:b/>
                  <w:bCs/>
                  <w:sz w:val="14"/>
                  <w:szCs w:val="14"/>
                </w:rPr>
                <w:t>38.213</w:t>
              </w:r>
            </w:hyperlink>
          </w:p>
        </w:tc>
        <w:tc>
          <w:tcPr>
            <w:tcW w:w="384" w:type="pct"/>
            <w:shd w:val="clear" w:color="auto" w:fill="auto"/>
          </w:tcPr>
          <w:p w14:paraId="5CF83954" w14:textId="397325C7"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17.1.0</w:t>
            </w:r>
          </w:p>
        </w:tc>
        <w:tc>
          <w:tcPr>
            <w:tcW w:w="762" w:type="pct"/>
          </w:tcPr>
          <w:p w14:paraId="24FE37F4" w14:textId="117D03E2" w:rsidR="0010284B" w:rsidRPr="0010284B" w:rsidRDefault="001B5688" w:rsidP="0010284B">
            <w:pPr>
              <w:rPr>
                <w:rFonts w:ascii="Arial" w:eastAsia="Times New Roman" w:hAnsi="Arial" w:cs="Arial"/>
                <w:color w:val="000000"/>
                <w:sz w:val="14"/>
                <w:szCs w:val="14"/>
                <w:lang w:eastAsia="en-GB"/>
              </w:rPr>
            </w:pPr>
            <w:hyperlink r:id="rId3113" w:history="1">
              <w:r w:rsidR="0010284B" w:rsidRPr="0010284B">
                <w:rPr>
                  <w:rStyle w:val="Hyperlink"/>
                  <w:rFonts w:ascii="Arial" w:hAnsi="Arial" w:cs="Arial"/>
                  <w:b/>
                  <w:bCs/>
                  <w:sz w:val="14"/>
                  <w:szCs w:val="14"/>
                </w:rPr>
                <w:t>NR_UE_pow_sav_enh-Core</w:t>
              </w:r>
            </w:hyperlink>
          </w:p>
        </w:tc>
        <w:tc>
          <w:tcPr>
            <w:tcW w:w="295" w:type="pct"/>
          </w:tcPr>
          <w:p w14:paraId="4A2F0CF0" w14:textId="040ABE9C"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0324</w:t>
            </w:r>
          </w:p>
        </w:tc>
        <w:tc>
          <w:tcPr>
            <w:tcW w:w="286" w:type="pct"/>
          </w:tcPr>
          <w:p w14:paraId="0A103E0A" w14:textId="2B3F216B"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 </w:t>
            </w:r>
          </w:p>
        </w:tc>
        <w:tc>
          <w:tcPr>
            <w:tcW w:w="265" w:type="pct"/>
          </w:tcPr>
          <w:p w14:paraId="2C28B9DC" w14:textId="2FF1C8EF"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F</w:t>
            </w:r>
          </w:p>
        </w:tc>
      </w:tr>
      <w:tr w:rsidR="0010284B" w:rsidRPr="0010284B" w14:paraId="7ED3CBC2" w14:textId="77777777" w:rsidTr="00587408">
        <w:trPr>
          <w:trHeight w:val="20"/>
        </w:trPr>
        <w:tc>
          <w:tcPr>
            <w:tcW w:w="427" w:type="pct"/>
          </w:tcPr>
          <w:p w14:paraId="5A913533" w14:textId="257B8832" w:rsidR="0010284B" w:rsidRPr="0010284B" w:rsidRDefault="001B5688" w:rsidP="0010284B">
            <w:pPr>
              <w:rPr>
                <w:rFonts w:ascii="Arial" w:eastAsia="Times New Roman" w:hAnsi="Arial" w:cs="Arial"/>
                <w:color w:val="000000"/>
                <w:sz w:val="14"/>
                <w:szCs w:val="14"/>
                <w:lang w:eastAsia="en-GB"/>
              </w:rPr>
            </w:pPr>
            <w:hyperlink r:id="rId3114" w:history="1">
              <w:r w:rsidR="000B5C49">
                <w:rPr>
                  <w:rStyle w:val="Hyperlink"/>
                  <w:rFonts w:ascii="Arial" w:hAnsi="Arial" w:cs="Arial"/>
                  <w:b/>
                  <w:bCs/>
                  <w:sz w:val="14"/>
                  <w:szCs w:val="14"/>
                </w:rPr>
                <w:t>R1-2205670</w:t>
              </w:r>
            </w:hyperlink>
          </w:p>
        </w:tc>
        <w:tc>
          <w:tcPr>
            <w:tcW w:w="1047" w:type="pct"/>
          </w:tcPr>
          <w:p w14:paraId="2DD95CCD" w14:textId="0BCA2DD1"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Corrections on eIAB</w:t>
            </w:r>
          </w:p>
        </w:tc>
        <w:tc>
          <w:tcPr>
            <w:tcW w:w="906" w:type="pct"/>
          </w:tcPr>
          <w:p w14:paraId="24D4311C" w14:textId="664C576E"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Samsung</w:t>
            </w:r>
          </w:p>
        </w:tc>
        <w:tc>
          <w:tcPr>
            <w:tcW w:w="266" w:type="pct"/>
          </w:tcPr>
          <w:p w14:paraId="1DC73DD8" w14:textId="69B6421A" w:rsidR="0010284B" w:rsidRPr="0010284B" w:rsidRDefault="001B5688" w:rsidP="0010284B">
            <w:pPr>
              <w:rPr>
                <w:rFonts w:ascii="Arial" w:eastAsia="Times New Roman" w:hAnsi="Arial" w:cs="Arial"/>
                <w:color w:val="000000"/>
                <w:sz w:val="14"/>
                <w:szCs w:val="14"/>
                <w:lang w:eastAsia="en-GB"/>
              </w:rPr>
            </w:pPr>
            <w:hyperlink r:id="rId3115" w:history="1">
              <w:r w:rsidR="0010284B" w:rsidRPr="0010284B">
                <w:rPr>
                  <w:rStyle w:val="Hyperlink"/>
                  <w:rFonts w:ascii="Arial" w:hAnsi="Arial" w:cs="Arial"/>
                  <w:b/>
                  <w:bCs/>
                  <w:sz w:val="14"/>
                  <w:szCs w:val="14"/>
                </w:rPr>
                <w:t>Rel-17</w:t>
              </w:r>
            </w:hyperlink>
          </w:p>
        </w:tc>
        <w:tc>
          <w:tcPr>
            <w:tcW w:w="362" w:type="pct"/>
            <w:shd w:val="clear" w:color="auto" w:fill="auto"/>
          </w:tcPr>
          <w:p w14:paraId="0C5BC6A7" w14:textId="1012D204" w:rsidR="0010284B" w:rsidRPr="0010284B" w:rsidRDefault="001B5688" w:rsidP="0010284B">
            <w:pPr>
              <w:rPr>
                <w:rFonts w:ascii="Arial" w:eastAsia="Times New Roman" w:hAnsi="Arial" w:cs="Arial"/>
                <w:color w:val="000000"/>
                <w:sz w:val="14"/>
                <w:szCs w:val="14"/>
                <w:lang w:eastAsia="en-GB"/>
              </w:rPr>
            </w:pPr>
            <w:hyperlink r:id="rId3116" w:history="1">
              <w:r w:rsidR="0010284B" w:rsidRPr="0010284B">
                <w:rPr>
                  <w:rStyle w:val="Hyperlink"/>
                  <w:rFonts w:ascii="Arial" w:hAnsi="Arial" w:cs="Arial"/>
                  <w:b/>
                  <w:bCs/>
                  <w:sz w:val="14"/>
                  <w:szCs w:val="14"/>
                </w:rPr>
                <w:t>38.213</w:t>
              </w:r>
            </w:hyperlink>
          </w:p>
        </w:tc>
        <w:tc>
          <w:tcPr>
            <w:tcW w:w="384" w:type="pct"/>
            <w:shd w:val="clear" w:color="auto" w:fill="auto"/>
          </w:tcPr>
          <w:p w14:paraId="42B4ADD8" w14:textId="3D0F8C84"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17.1.0</w:t>
            </w:r>
          </w:p>
        </w:tc>
        <w:tc>
          <w:tcPr>
            <w:tcW w:w="762" w:type="pct"/>
          </w:tcPr>
          <w:p w14:paraId="10852517" w14:textId="188E6C1D" w:rsidR="0010284B" w:rsidRPr="0010284B" w:rsidRDefault="001B5688" w:rsidP="0010284B">
            <w:pPr>
              <w:rPr>
                <w:rFonts w:ascii="Arial" w:eastAsia="Times New Roman" w:hAnsi="Arial" w:cs="Arial"/>
                <w:color w:val="000000"/>
                <w:sz w:val="14"/>
                <w:szCs w:val="14"/>
                <w:lang w:eastAsia="en-GB"/>
              </w:rPr>
            </w:pPr>
            <w:hyperlink r:id="rId3117" w:history="1">
              <w:r w:rsidR="0010284B" w:rsidRPr="0010284B">
                <w:rPr>
                  <w:rStyle w:val="Hyperlink"/>
                  <w:rFonts w:ascii="Arial" w:hAnsi="Arial" w:cs="Arial"/>
                  <w:b/>
                  <w:bCs/>
                  <w:sz w:val="14"/>
                  <w:szCs w:val="14"/>
                </w:rPr>
                <w:t>NR_IAB_enh-Core</w:t>
              </w:r>
            </w:hyperlink>
          </w:p>
        </w:tc>
        <w:tc>
          <w:tcPr>
            <w:tcW w:w="295" w:type="pct"/>
          </w:tcPr>
          <w:p w14:paraId="091BB2C5" w14:textId="2AD644F1"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0325</w:t>
            </w:r>
          </w:p>
        </w:tc>
        <w:tc>
          <w:tcPr>
            <w:tcW w:w="286" w:type="pct"/>
          </w:tcPr>
          <w:p w14:paraId="06A5DB2E" w14:textId="791F9210"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 </w:t>
            </w:r>
          </w:p>
        </w:tc>
        <w:tc>
          <w:tcPr>
            <w:tcW w:w="265" w:type="pct"/>
          </w:tcPr>
          <w:p w14:paraId="23D61C40" w14:textId="4B3358B6"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F</w:t>
            </w:r>
          </w:p>
        </w:tc>
      </w:tr>
      <w:tr w:rsidR="0010284B" w:rsidRPr="0010284B" w14:paraId="2C630B9D" w14:textId="77777777" w:rsidTr="00587408">
        <w:trPr>
          <w:trHeight w:val="20"/>
        </w:trPr>
        <w:tc>
          <w:tcPr>
            <w:tcW w:w="427" w:type="pct"/>
          </w:tcPr>
          <w:p w14:paraId="5913776C" w14:textId="50D8A9A3" w:rsidR="0010284B" w:rsidRPr="0010284B" w:rsidRDefault="001B5688" w:rsidP="0010284B">
            <w:pPr>
              <w:rPr>
                <w:rFonts w:ascii="Arial" w:eastAsia="Times New Roman" w:hAnsi="Arial" w:cs="Arial"/>
                <w:color w:val="000000"/>
                <w:sz w:val="14"/>
                <w:szCs w:val="14"/>
                <w:lang w:eastAsia="en-GB"/>
              </w:rPr>
            </w:pPr>
            <w:hyperlink r:id="rId3118" w:history="1">
              <w:r w:rsidR="000B5C49">
                <w:rPr>
                  <w:rStyle w:val="Hyperlink"/>
                  <w:rFonts w:ascii="Arial" w:hAnsi="Arial" w:cs="Arial"/>
                  <w:b/>
                  <w:bCs/>
                  <w:sz w:val="14"/>
                  <w:szCs w:val="14"/>
                </w:rPr>
                <w:t>R1-2205671</w:t>
              </w:r>
            </w:hyperlink>
          </w:p>
        </w:tc>
        <w:tc>
          <w:tcPr>
            <w:tcW w:w="1047" w:type="pct"/>
          </w:tcPr>
          <w:p w14:paraId="0D4AFEF4" w14:textId="6BC13EE9"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Corrections on further enhancements on MIMO for NR</w:t>
            </w:r>
          </w:p>
        </w:tc>
        <w:tc>
          <w:tcPr>
            <w:tcW w:w="906" w:type="pct"/>
          </w:tcPr>
          <w:p w14:paraId="159B0A22" w14:textId="6F9768C1"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Samsung</w:t>
            </w:r>
          </w:p>
        </w:tc>
        <w:tc>
          <w:tcPr>
            <w:tcW w:w="266" w:type="pct"/>
          </w:tcPr>
          <w:p w14:paraId="28E15854" w14:textId="0BDF2359" w:rsidR="0010284B" w:rsidRPr="0010284B" w:rsidRDefault="001B5688" w:rsidP="0010284B">
            <w:pPr>
              <w:rPr>
                <w:rFonts w:ascii="Arial" w:eastAsia="Times New Roman" w:hAnsi="Arial" w:cs="Arial"/>
                <w:color w:val="000000"/>
                <w:sz w:val="14"/>
                <w:szCs w:val="14"/>
                <w:lang w:eastAsia="en-GB"/>
              </w:rPr>
            </w:pPr>
            <w:hyperlink r:id="rId3119" w:history="1">
              <w:r w:rsidR="0010284B" w:rsidRPr="0010284B">
                <w:rPr>
                  <w:rStyle w:val="Hyperlink"/>
                  <w:rFonts w:ascii="Arial" w:hAnsi="Arial" w:cs="Arial"/>
                  <w:b/>
                  <w:bCs/>
                  <w:sz w:val="14"/>
                  <w:szCs w:val="14"/>
                </w:rPr>
                <w:t>Rel-17</w:t>
              </w:r>
            </w:hyperlink>
          </w:p>
        </w:tc>
        <w:tc>
          <w:tcPr>
            <w:tcW w:w="362" w:type="pct"/>
            <w:shd w:val="clear" w:color="auto" w:fill="auto"/>
          </w:tcPr>
          <w:p w14:paraId="1E3CD068" w14:textId="0A5BD006" w:rsidR="0010284B" w:rsidRPr="0010284B" w:rsidRDefault="001B5688" w:rsidP="0010284B">
            <w:pPr>
              <w:rPr>
                <w:rFonts w:ascii="Arial" w:eastAsia="Times New Roman" w:hAnsi="Arial" w:cs="Arial"/>
                <w:color w:val="000000"/>
                <w:sz w:val="14"/>
                <w:szCs w:val="14"/>
                <w:lang w:eastAsia="en-GB"/>
              </w:rPr>
            </w:pPr>
            <w:hyperlink r:id="rId3120" w:history="1">
              <w:r w:rsidR="0010284B" w:rsidRPr="0010284B">
                <w:rPr>
                  <w:rStyle w:val="Hyperlink"/>
                  <w:rFonts w:ascii="Arial" w:hAnsi="Arial" w:cs="Arial"/>
                  <w:b/>
                  <w:bCs/>
                  <w:sz w:val="14"/>
                  <w:szCs w:val="14"/>
                </w:rPr>
                <w:t>38.213</w:t>
              </w:r>
            </w:hyperlink>
          </w:p>
        </w:tc>
        <w:tc>
          <w:tcPr>
            <w:tcW w:w="384" w:type="pct"/>
            <w:shd w:val="clear" w:color="auto" w:fill="auto"/>
          </w:tcPr>
          <w:p w14:paraId="74390F50" w14:textId="7F481C9D"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17.1.0</w:t>
            </w:r>
          </w:p>
        </w:tc>
        <w:tc>
          <w:tcPr>
            <w:tcW w:w="762" w:type="pct"/>
          </w:tcPr>
          <w:p w14:paraId="3523FDE6" w14:textId="0C7EBA36" w:rsidR="0010284B" w:rsidRPr="0010284B" w:rsidRDefault="001B5688" w:rsidP="0010284B">
            <w:pPr>
              <w:rPr>
                <w:rFonts w:ascii="Arial" w:eastAsia="Times New Roman" w:hAnsi="Arial" w:cs="Arial"/>
                <w:color w:val="000000"/>
                <w:sz w:val="14"/>
                <w:szCs w:val="14"/>
                <w:lang w:eastAsia="en-GB"/>
              </w:rPr>
            </w:pPr>
            <w:hyperlink r:id="rId3121" w:history="1">
              <w:r w:rsidR="0010284B" w:rsidRPr="0010284B">
                <w:rPr>
                  <w:rStyle w:val="Hyperlink"/>
                  <w:rFonts w:ascii="Arial" w:hAnsi="Arial" w:cs="Arial"/>
                  <w:b/>
                  <w:bCs/>
                  <w:sz w:val="14"/>
                  <w:szCs w:val="14"/>
                </w:rPr>
                <w:t>NR_feMIMO-Core</w:t>
              </w:r>
            </w:hyperlink>
          </w:p>
        </w:tc>
        <w:tc>
          <w:tcPr>
            <w:tcW w:w="295" w:type="pct"/>
          </w:tcPr>
          <w:p w14:paraId="5C8F5D86" w14:textId="74BA50CD"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0326</w:t>
            </w:r>
          </w:p>
        </w:tc>
        <w:tc>
          <w:tcPr>
            <w:tcW w:w="286" w:type="pct"/>
          </w:tcPr>
          <w:p w14:paraId="0303C1F0" w14:textId="2ABAC89A"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 </w:t>
            </w:r>
          </w:p>
        </w:tc>
        <w:tc>
          <w:tcPr>
            <w:tcW w:w="265" w:type="pct"/>
          </w:tcPr>
          <w:p w14:paraId="4233C903" w14:textId="5AAE86CC"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F</w:t>
            </w:r>
          </w:p>
        </w:tc>
      </w:tr>
      <w:tr w:rsidR="0010284B" w:rsidRPr="0010284B" w14:paraId="6F30AAE0" w14:textId="77777777" w:rsidTr="00587408">
        <w:trPr>
          <w:trHeight w:val="20"/>
        </w:trPr>
        <w:tc>
          <w:tcPr>
            <w:tcW w:w="427" w:type="pct"/>
          </w:tcPr>
          <w:p w14:paraId="5B5D66DA" w14:textId="6FEB0054" w:rsidR="0010284B" w:rsidRPr="0010284B" w:rsidRDefault="001B5688" w:rsidP="0010284B">
            <w:pPr>
              <w:rPr>
                <w:rFonts w:ascii="Arial" w:eastAsia="Times New Roman" w:hAnsi="Arial" w:cs="Arial"/>
                <w:color w:val="000000"/>
                <w:sz w:val="14"/>
                <w:szCs w:val="14"/>
                <w:lang w:eastAsia="en-GB"/>
              </w:rPr>
            </w:pPr>
            <w:hyperlink r:id="rId3122" w:history="1">
              <w:r w:rsidR="000B5C49">
                <w:rPr>
                  <w:rStyle w:val="Hyperlink"/>
                  <w:rFonts w:ascii="Arial" w:hAnsi="Arial" w:cs="Arial"/>
                  <w:b/>
                  <w:bCs/>
                  <w:sz w:val="14"/>
                  <w:szCs w:val="14"/>
                </w:rPr>
                <w:t>R1-2205672</w:t>
              </w:r>
            </w:hyperlink>
          </w:p>
        </w:tc>
        <w:tc>
          <w:tcPr>
            <w:tcW w:w="1047" w:type="pct"/>
          </w:tcPr>
          <w:p w14:paraId="1E30F325" w14:textId="2B419002"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Corrections on dynamic spectrum sharing enhancements in NR</w:t>
            </w:r>
          </w:p>
        </w:tc>
        <w:tc>
          <w:tcPr>
            <w:tcW w:w="906" w:type="pct"/>
          </w:tcPr>
          <w:p w14:paraId="78D3A4D2" w14:textId="0D3E6BB4"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Samsung</w:t>
            </w:r>
          </w:p>
        </w:tc>
        <w:tc>
          <w:tcPr>
            <w:tcW w:w="266" w:type="pct"/>
          </w:tcPr>
          <w:p w14:paraId="54EA6A41" w14:textId="74762B8E" w:rsidR="0010284B" w:rsidRPr="0010284B" w:rsidRDefault="001B5688" w:rsidP="0010284B">
            <w:pPr>
              <w:rPr>
                <w:rFonts w:ascii="Arial" w:eastAsia="Times New Roman" w:hAnsi="Arial" w:cs="Arial"/>
                <w:color w:val="000000"/>
                <w:sz w:val="14"/>
                <w:szCs w:val="14"/>
                <w:lang w:eastAsia="en-GB"/>
              </w:rPr>
            </w:pPr>
            <w:hyperlink r:id="rId3123" w:history="1">
              <w:r w:rsidR="0010284B" w:rsidRPr="0010284B">
                <w:rPr>
                  <w:rStyle w:val="Hyperlink"/>
                  <w:rFonts w:ascii="Arial" w:hAnsi="Arial" w:cs="Arial"/>
                  <w:b/>
                  <w:bCs/>
                  <w:sz w:val="14"/>
                  <w:szCs w:val="14"/>
                </w:rPr>
                <w:t>Rel-17</w:t>
              </w:r>
            </w:hyperlink>
          </w:p>
        </w:tc>
        <w:tc>
          <w:tcPr>
            <w:tcW w:w="362" w:type="pct"/>
            <w:shd w:val="clear" w:color="auto" w:fill="auto"/>
          </w:tcPr>
          <w:p w14:paraId="6EC15A2D" w14:textId="7471D28E" w:rsidR="0010284B" w:rsidRPr="0010284B" w:rsidRDefault="001B5688" w:rsidP="0010284B">
            <w:pPr>
              <w:rPr>
                <w:rFonts w:ascii="Arial" w:eastAsia="Times New Roman" w:hAnsi="Arial" w:cs="Arial"/>
                <w:color w:val="000000"/>
                <w:sz w:val="14"/>
                <w:szCs w:val="14"/>
                <w:lang w:eastAsia="en-GB"/>
              </w:rPr>
            </w:pPr>
            <w:hyperlink r:id="rId3124" w:history="1">
              <w:r w:rsidR="0010284B" w:rsidRPr="0010284B">
                <w:rPr>
                  <w:rStyle w:val="Hyperlink"/>
                  <w:rFonts w:ascii="Arial" w:hAnsi="Arial" w:cs="Arial"/>
                  <w:b/>
                  <w:bCs/>
                  <w:sz w:val="14"/>
                  <w:szCs w:val="14"/>
                </w:rPr>
                <w:t>38.213</w:t>
              </w:r>
            </w:hyperlink>
          </w:p>
        </w:tc>
        <w:tc>
          <w:tcPr>
            <w:tcW w:w="384" w:type="pct"/>
            <w:shd w:val="clear" w:color="auto" w:fill="auto"/>
          </w:tcPr>
          <w:p w14:paraId="6D14081E" w14:textId="4DA7880C"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17.1.0</w:t>
            </w:r>
          </w:p>
        </w:tc>
        <w:tc>
          <w:tcPr>
            <w:tcW w:w="762" w:type="pct"/>
          </w:tcPr>
          <w:p w14:paraId="0BA2B14E" w14:textId="2F1B14F1" w:rsidR="0010284B" w:rsidRPr="0010284B" w:rsidRDefault="001B5688" w:rsidP="0010284B">
            <w:pPr>
              <w:rPr>
                <w:rFonts w:ascii="Arial" w:eastAsia="Times New Roman" w:hAnsi="Arial" w:cs="Arial"/>
                <w:color w:val="000000"/>
                <w:sz w:val="14"/>
                <w:szCs w:val="14"/>
                <w:lang w:eastAsia="en-GB"/>
              </w:rPr>
            </w:pPr>
            <w:hyperlink r:id="rId3125" w:history="1">
              <w:r w:rsidR="0010284B" w:rsidRPr="0010284B">
                <w:rPr>
                  <w:rStyle w:val="Hyperlink"/>
                  <w:rFonts w:ascii="Arial" w:hAnsi="Arial" w:cs="Arial"/>
                  <w:b/>
                  <w:bCs/>
                  <w:sz w:val="14"/>
                  <w:szCs w:val="14"/>
                </w:rPr>
                <w:t>NR_DSS-Core</w:t>
              </w:r>
            </w:hyperlink>
          </w:p>
        </w:tc>
        <w:tc>
          <w:tcPr>
            <w:tcW w:w="295" w:type="pct"/>
          </w:tcPr>
          <w:p w14:paraId="15AE5C63" w14:textId="3CFF408F"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0327</w:t>
            </w:r>
          </w:p>
        </w:tc>
        <w:tc>
          <w:tcPr>
            <w:tcW w:w="286" w:type="pct"/>
          </w:tcPr>
          <w:p w14:paraId="5D1B0DDE" w14:textId="275C9414"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 </w:t>
            </w:r>
          </w:p>
        </w:tc>
        <w:tc>
          <w:tcPr>
            <w:tcW w:w="265" w:type="pct"/>
          </w:tcPr>
          <w:p w14:paraId="71EFD78F" w14:textId="25A98CD9"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F</w:t>
            </w:r>
          </w:p>
        </w:tc>
      </w:tr>
      <w:tr w:rsidR="0010284B" w:rsidRPr="0010284B" w14:paraId="2E83C969" w14:textId="77777777" w:rsidTr="00587408">
        <w:trPr>
          <w:trHeight w:val="20"/>
        </w:trPr>
        <w:tc>
          <w:tcPr>
            <w:tcW w:w="427" w:type="pct"/>
          </w:tcPr>
          <w:p w14:paraId="062F5AFF" w14:textId="0459C185" w:rsidR="0010284B" w:rsidRPr="0010284B" w:rsidRDefault="001B5688" w:rsidP="0010284B">
            <w:pPr>
              <w:rPr>
                <w:rFonts w:ascii="Arial" w:eastAsia="Times New Roman" w:hAnsi="Arial" w:cs="Arial"/>
                <w:color w:val="000000"/>
                <w:sz w:val="14"/>
                <w:szCs w:val="14"/>
                <w:lang w:eastAsia="en-GB"/>
              </w:rPr>
            </w:pPr>
            <w:hyperlink r:id="rId3126" w:history="1">
              <w:r w:rsidR="000B5C49">
                <w:rPr>
                  <w:rStyle w:val="Hyperlink"/>
                  <w:rFonts w:ascii="Arial" w:hAnsi="Arial" w:cs="Arial"/>
                  <w:b/>
                  <w:bCs/>
                  <w:sz w:val="14"/>
                  <w:szCs w:val="14"/>
                </w:rPr>
                <w:t>R1-2205673</w:t>
              </w:r>
            </w:hyperlink>
          </w:p>
        </w:tc>
        <w:tc>
          <w:tcPr>
            <w:tcW w:w="1047" w:type="pct"/>
          </w:tcPr>
          <w:p w14:paraId="4FF07F75" w14:textId="2EB5B794"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Corrections on non-terrestrial network operation in NR</w:t>
            </w:r>
          </w:p>
        </w:tc>
        <w:tc>
          <w:tcPr>
            <w:tcW w:w="906" w:type="pct"/>
          </w:tcPr>
          <w:p w14:paraId="0E291198" w14:textId="0C506709"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Samsung</w:t>
            </w:r>
          </w:p>
        </w:tc>
        <w:tc>
          <w:tcPr>
            <w:tcW w:w="266" w:type="pct"/>
          </w:tcPr>
          <w:p w14:paraId="1DE71602" w14:textId="748D228B" w:rsidR="0010284B" w:rsidRPr="0010284B" w:rsidRDefault="001B5688" w:rsidP="0010284B">
            <w:pPr>
              <w:rPr>
                <w:rFonts w:ascii="Arial" w:eastAsia="Times New Roman" w:hAnsi="Arial" w:cs="Arial"/>
                <w:color w:val="000000"/>
                <w:sz w:val="14"/>
                <w:szCs w:val="14"/>
                <w:lang w:eastAsia="en-GB"/>
              </w:rPr>
            </w:pPr>
            <w:hyperlink r:id="rId3127" w:history="1">
              <w:r w:rsidR="0010284B" w:rsidRPr="0010284B">
                <w:rPr>
                  <w:rStyle w:val="Hyperlink"/>
                  <w:rFonts w:ascii="Arial" w:hAnsi="Arial" w:cs="Arial"/>
                  <w:b/>
                  <w:bCs/>
                  <w:sz w:val="14"/>
                  <w:szCs w:val="14"/>
                </w:rPr>
                <w:t>Rel-17</w:t>
              </w:r>
            </w:hyperlink>
          </w:p>
        </w:tc>
        <w:tc>
          <w:tcPr>
            <w:tcW w:w="362" w:type="pct"/>
            <w:shd w:val="clear" w:color="auto" w:fill="auto"/>
          </w:tcPr>
          <w:p w14:paraId="391842F2" w14:textId="657313CC" w:rsidR="0010284B" w:rsidRPr="0010284B" w:rsidRDefault="001B5688" w:rsidP="0010284B">
            <w:pPr>
              <w:rPr>
                <w:rFonts w:ascii="Arial" w:eastAsia="Times New Roman" w:hAnsi="Arial" w:cs="Arial"/>
                <w:color w:val="000000"/>
                <w:sz w:val="14"/>
                <w:szCs w:val="14"/>
                <w:lang w:eastAsia="en-GB"/>
              </w:rPr>
            </w:pPr>
            <w:hyperlink r:id="rId3128" w:history="1">
              <w:r w:rsidR="0010284B" w:rsidRPr="0010284B">
                <w:rPr>
                  <w:rStyle w:val="Hyperlink"/>
                  <w:rFonts w:ascii="Arial" w:hAnsi="Arial" w:cs="Arial"/>
                  <w:b/>
                  <w:bCs/>
                  <w:sz w:val="14"/>
                  <w:szCs w:val="14"/>
                </w:rPr>
                <w:t>38.213</w:t>
              </w:r>
            </w:hyperlink>
          </w:p>
        </w:tc>
        <w:tc>
          <w:tcPr>
            <w:tcW w:w="384" w:type="pct"/>
            <w:shd w:val="clear" w:color="auto" w:fill="auto"/>
          </w:tcPr>
          <w:p w14:paraId="6B671250" w14:textId="0ACB6921"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17.1.0</w:t>
            </w:r>
          </w:p>
        </w:tc>
        <w:tc>
          <w:tcPr>
            <w:tcW w:w="762" w:type="pct"/>
          </w:tcPr>
          <w:p w14:paraId="5E244441" w14:textId="388CDFAB" w:rsidR="0010284B" w:rsidRPr="0010284B" w:rsidRDefault="001B5688" w:rsidP="0010284B">
            <w:pPr>
              <w:rPr>
                <w:rFonts w:ascii="Arial" w:eastAsia="Times New Roman" w:hAnsi="Arial" w:cs="Arial"/>
                <w:color w:val="000000"/>
                <w:sz w:val="14"/>
                <w:szCs w:val="14"/>
                <w:lang w:eastAsia="en-GB"/>
              </w:rPr>
            </w:pPr>
            <w:hyperlink r:id="rId3129" w:history="1">
              <w:r w:rsidR="0010284B" w:rsidRPr="0010284B">
                <w:rPr>
                  <w:rStyle w:val="Hyperlink"/>
                  <w:rFonts w:ascii="Arial" w:hAnsi="Arial" w:cs="Arial"/>
                  <w:b/>
                  <w:bCs/>
                  <w:sz w:val="14"/>
                  <w:szCs w:val="14"/>
                </w:rPr>
                <w:t>NR_NTN_solutions-Core</w:t>
              </w:r>
            </w:hyperlink>
          </w:p>
        </w:tc>
        <w:tc>
          <w:tcPr>
            <w:tcW w:w="295" w:type="pct"/>
          </w:tcPr>
          <w:p w14:paraId="02C570FD" w14:textId="0F6D844E"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0328</w:t>
            </w:r>
          </w:p>
        </w:tc>
        <w:tc>
          <w:tcPr>
            <w:tcW w:w="286" w:type="pct"/>
          </w:tcPr>
          <w:p w14:paraId="6B8C491D" w14:textId="77796E5D"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 </w:t>
            </w:r>
          </w:p>
        </w:tc>
        <w:tc>
          <w:tcPr>
            <w:tcW w:w="265" w:type="pct"/>
          </w:tcPr>
          <w:p w14:paraId="7FDDC802" w14:textId="088BD150"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F</w:t>
            </w:r>
          </w:p>
        </w:tc>
      </w:tr>
      <w:tr w:rsidR="0010284B" w:rsidRPr="0010284B" w14:paraId="35F2FC71" w14:textId="77777777" w:rsidTr="00587408">
        <w:trPr>
          <w:trHeight w:val="20"/>
        </w:trPr>
        <w:tc>
          <w:tcPr>
            <w:tcW w:w="427" w:type="pct"/>
          </w:tcPr>
          <w:p w14:paraId="04D73496" w14:textId="2C84FA16" w:rsidR="0010284B" w:rsidRPr="0010284B" w:rsidRDefault="001B5688" w:rsidP="0010284B">
            <w:pPr>
              <w:rPr>
                <w:rFonts w:ascii="Arial" w:eastAsia="Times New Roman" w:hAnsi="Arial" w:cs="Arial"/>
                <w:color w:val="000000"/>
                <w:sz w:val="14"/>
                <w:szCs w:val="14"/>
                <w:lang w:eastAsia="en-GB"/>
              </w:rPr>
            </w:pPr>
            <w:hyperlink r:id="rId3130" w:history="1">
              <w:r w:rsidR="000B5C49">
                <w:rPr>
                  <w:rStyle w:val="Hyperlink"/>
                  <w:rFonts w:ascii="Arial" w:hAnsi="Arial" w:cs="Arial"/>
                  <w:b/>
                  <w:bCs/>
                  <w:sz w:val="14"/>
                  <w:szCs w:val="14"/>
                </w:rPr>
                <w:t>R1-2205674</w:t>
              </w:r>
            </w:hyperlink>
          </w:p>
        </w:tc>
        <w:tc>
          <w:tcPr>
            <w:tcW w:w="1047" w:type="pct"/>
          </w:tcPr>
          <w:p w14:paraId="0C265D0C" w14:textId="64E44FCF"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Corrections on the introduction of UEs with reduced capabilities in NR</w:t>
            </w:r>
          </w:p>
        </w:tc>
        <w:tc>
          <w:tcPr>
            <w:tcW w:w="906" w:type="pct"/>
          </w:tcPr>
          <w:p w14:paraId="594E50B5" w14:textId="25D69603"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Samsung</w:t>
            </w:r>
          </w:p>
        </w:tc>
        <w:tc>
          <w:tcPr>
            <w:tcW w:w="266" w:type="pct"/>
          </w:tcPr>
          <w:p w14:paraId="5C2B662F" w14:textId="76E99059" w:rsidR="0010284B" w:rsidRPr="0010284B" w:rsidRDefault="001B5688" w:rsidP="0010284B">
            <w:pPr>
              <w:rPr>
                <w:rFonts w:ascii="Arial" w:eastAsia="Times New Roman" w:hAnsi="Arial" w:cs="Arial"/>
                <w:color w:val="000000"/>
                <w:sz w:val="14"/>
                <w:szCs w:val="14"/>
                <w:lang w:eastAsia="en-GB"/>
              </w:rPr>
            </w:pPr>
            <w:hyperlink r:id="rId3131" w:history="1">
              <w:r w:rsidR="0010284B" w:rsidRPr="0010284B">
                <w:rPr>
                  <w:rStyle w:val="Hyperlink"/>
                  <w:rFonts w:ascii="Arial" w:hAnsi="Arial" w:cs="Arial"/>
                  <w:b/>
                  <w:bCs/>
                  <w:sz w:val="14"/>
                  <w:szCs w:val="14"/>
                </w:rPr>
                <w:t>Rel-17</w:t>
              </w:r>
            </w:hyperlink>
          </w:p>
        </w:tc>
        <w:tc>
          <w:tcPr>
            <w:tcW w:w="362" w:type="pct"/>
            <w:shd w:val="clear" w:color="auto" w:fill="auto"/>
          </w:tcPr>
          <w:p w14:paraId="10D29C30" w14:textId="79539F90" w:rsidR="0010284B" w:rsidRPr="0010284B" w:rsidRDefault="001B5688" w:rsidP="0010284B">
            <w:pPr>
              <w:rPr>
                <w:rFonts w:ascii="Arial" w:eastAsia="Times New Roman" w:hAnsi="Arial" w:cs="Arial"/>
                <w:color w:val="000000"/>
                <w:sz w:val="14"/>
                <w:szCs w:val="14"/>
                <w:lang w:eastAsia="en-GB"/>
              </w:rPr>
            </w:pPr>
            <w:hyperlink r:id="rId3132" w:history="1">
              <w:r w:rsidR="0010284B" w:rsidRPr="0010284B">
                <w:rPr>
                  <w:rStyle w:val="Hyperlink"/>
                  <w:rFonts w:ascii="Arial" w:hAnsi="Arial" w:cs="Arial"/>
                  <w:b/>
                  <w:bCs/>
                  <w:sz w:val="14"/>
                  <w:szCs w:val="14"/>
                </w:rPr>
                <w:t>38.213</w:t>
              </w:r>
            </w:hyperlink>
          </w:p>
        </w:tc>
        <w:tc>
          <w:tcPr>
            <w:tcW w:w="384" w:type="pct"/>
            <w:shd w:val="clear" w:color="auto" w:fill="auto"/>
          </w:tcPr>
          <w:p w14:paraId="661E874A" w14:textId="181D539F"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17.1.0</w:t>
            </w:r>
          </w:p>
        </w:tc>
        <w:tc>
          <w:tcPr>
            <w:tcW w:w="762" w:type="pct"/>
          </w:tcPr>
          <w:p w14:paraId="3A0B6B92" w14:textId="381DBB6D" w:rsidR="0010284B" w:rsidRPr="0010284B" w:rsidRDefault="001B5688" w:rsidP="0010284B">
            <w:pPr>
              <w:rPr>
                <w:rFonts w:ascii="Arial" w:eastAsia="Times New Roman" w:hAnsi="Arial" w:cs="Arial"/>
                <w:color w:val="000000"/>
                <w:sz w:val="14"/>
                <w:szCs w:val="14"/>
                <w:lang w:eastAsia="en-GB"/>
              </w:rPr>
            </w:pPr>
            <w:hyperlink r:id="rId3133" w:history="1">
              <w:r w:rsidR="0010284B" w:rsidRPr="0010284B">
                <w:rPr>
                  <w:rStyle w:val="Hyperlink"/>
                  <w:rFonts w:ascii="Arial" w:hAnsi="Arial" w:cs="Arial"/>
                  <w:b/>
                  <w:bCs/>
                  <w:sz w:val="14"/>
                  <w:szCs w:val="14"/>
                </w:rPr>
                <w:t>NR_redcap-Core</w:t>
              </w:r>
            </w:hyperlink>
          </w:p>
        </w:tc>
        <w:tc>
          <w:tcPr>
            <w:tcW w:w="295" w:type="pct"/>
          </w:tcPr>
          <w:p w14:paraId="406DB359" w14:textId="67AC1512"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0329</w:t>
            </w:r>
          </w:p>
        </w:tc>
        <w:tc>
          <w:tcPr>
            <w:tcW w:w="286" w:type="pct"/>
          </w:tcPr>
          <w:p w14:paraId="4B8639DE" w14:textId="4FB13086"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 </w:t>
            </w:r>
          </w:p>
        </w:tc>
        <w:tc>
          <w:tcPr>
            <w:tcW w:w="265" w:type="pct"/>
          </w:tcPr>
          <w:p w14:paraId="7766DFFF" w14:textId="5B9F6E7A"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F</w:t>
            </w:r>
          </w:p>
        </w:tc>
      </w:tr>
      <w:tr w:rsidR="0010284B" w:rsidRPr="0010284B" w14:paraId="428EB839" w14:textId="77777777" w:rsidTr="00587408">
        <w:trPr>
          <w:trHeight w:val="20"/>
        </w:trPr>
        <w:tc>
          <w:tcPr>
            <w:tcW w:w="427" w:type="pct"/>
          </w:tcPr>
          <w:p w14:paraId="2A5964E3" w14:textId="724D6CD6" w:rsidR="0010284B" w:rsidRPr="0010284B" w:rsidRDefault="001B5688" w:rsidP="0010284B">
            <w:pPr>
              <w:rPr>
                <w:rFonts w:ascii="Arial" w:eastAsia="Times New Roman" w:hAnsi="Arial" w:cs="Arial"/>
                <w:color w:val="000000"/>
                <w:sz w:val="14"/>
                <w:szCs w:val="14"/>
                <w:lang w:eastAsia="en-GB"/>
              </w:rPr>
            </w:pPr>
            <w:hyperlink r:id="rId3134" w:history="1">
              <w:r w:rsidR="000B5C49">
                <w:rPr>
                  <w:rStyle w:val="Hyperlink"/>
                  <w:rFonts w:ascii="Arial" w:hAnsi="Arial" w:cs="Arial"/>
                  <w:b/>
                  <w:bCs/>
                  <w:sz w:val="14"/>
                  <w:szCs w:val="14"/>
                </w:rPr>
                <w:t>R1-2205675</w:t>
              </w:r>
            </w:hyperlink>
          </w:p>
        </w:tc>
        <w:tc>
          <w:tcPr>
            <w:tcW w:w="1047" w:type="pct"/>
          </w:tcPr>
          <w:p w14:paraId="565AE82E" w14:textId="712884EE"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Corrections on small data transmission in RRC_INACTIVE state for NR</w:t>
            </w:r>
          </w:p>
        </w:tc>
        <w:tc>
          <w:tcPr>
            <w:tcW w:w="906" w:type="pct"/>
          </w:tcPr>
          <w:p w14:paraId="07CFB686" w14:textId="3A80808B"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Samsung</w:t>
            </w:r>
          </w:p>
        </w:tc>
        <w:tc>
          <w:tcPr>
            <w:tcW w:w="266" w:type="pct"/>
          </w:tcPr>
          <w:p w14:paraId="679D0CF0" w14:textId="0E5E2A72" w:rsidR="0010284B" w:rsidRPr="0010284B" w:rsidRDefault="001B5688" w:rsidP="0010284B">
            <w:pPr>
              <w:rPr>
                <w:rFonts w:ascii="Arial" w:eastAsia="Times New Roman" w:hAnsi="Arial" w:cs="Arial"/>
                <w:color w:val="000000"/>
                <w:sz w:val="14"/>
                <w:szCs w:val="14"/>
                <w:lang w:eastAsia="en-GB"/>
              </w:rPr>
            </w:pPr>
            <w:hyperlink r:id="rId3135" w:history="1">
              <w:r w:rsidR="0010284B" w:rsidRPr="0010284B">
                <w:rPr>
                  <w:rStyle w:val="Hyperlink"/>
                  <w:rFonts w:ascii="Arial" w:hAnsi="Arial" w:cs="Arial"/>
                  <w:b/>
                  <w:bCs/>
                  <w:sz w:val="14"/>
                  <w:szCs w:val="14"/>
                </w:rPr>
                <w:t>Rel-17</w:t>
              </w:r>
            </w:hyperlink>
          </w:p>
        </w:tc>
        <w:tc>
          <w:tcPr>
            <w:tcW w:w="362" w:type="pct"/>
            <w:shd w:val="clear" w:color="auto" w:fill="auto"/>
          </w:tcPr>
          <w:p w14:paraId="45CB5B7C" w14:textId="4D8F0F03" w:rsidR="0010284B" w:rsidRPr="0010284B" w:rsidRDefault="001B5688" w:rsidP="0010284B">
            <w:pPr>
              <w:rPr>
                <w:rFonts w:ascii="Arial" w:eastAsia="Times New Roman" w:hAnsi="Arial" w:cs="Arial"/>
                <w:color w:val="000000"/>
                <w:sz w:val="14"/>
                <w:szCs w:val="14"/>
                <w:lang w:eastAsia="en-GB"/>
              </w:rPr>
            </w:pPr>
            <w:hyperlink r:id="rId3136" w:history="1">
              <w:r w:rsidR="0010284B" w:rsidRPr="0010284B">
                <w:rPr>
                  <w:rStyle w:val="Hyperlink"/>
                  <w:rFonts w:ascii="Arial" w:hAnsi="Arial" w:cs="Arial"/>
                  <w:b/>
                  <w:bCs/>
                  <w:sz w:val="14"/>
                  <w:szCs w:val="14"/>
                </w:rPr>
                <w:t>38.213</w:t>
              </w:r>
            </w:hyperlink>
          </w:p>
        </w:tc>
        <w:tc>
          <w:tcPr>
            <w:tcW w:w="384" w:type="pct"/>
            <w:shd w:val="clear" w:color="auto" w:fill="auto"/>
          </w:tcPr>
          <w:p w14:paraId="4B3DA01A" w14:textId="043FB764"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17.1.0</w:t>
            </w:r>
          </w:p>
        </w:tc>
        <w:tc>
          <w:tcPr>
            <w:tcW w:w="762" w:type="pct"/>
          </w:tcPr>
          <w:p w14:paraId="7435E038" w14:textId="1B6B2DE1" w:rsidR="0010284B" w:rsidRPr="0010284B" w:rsidRDefault="001B5688" w:rsidP="0010284B">
            <w:pPr>
              <w:rPr>
                <w:rFonts w:ascii="Arial" w:eastAsia="Times New Roman" w:hAnsi="Arial" w:cs="Arial"/>
                <w:color w:val="000000"/>
                <w:sz w:val="14"/>
                <w:szCs w:val="14"/>
                <w:lang w:eastAsia="en-GB"/>
              </w:rPr>
            </w:pPr>
            <w:hyperlink r:id="rId3137" w:history="1">
              <w:r w:rsidR="0010284B" w:rsidRPr="0010284B">
                <w:rPr>
                  <w:rStyle w:val="Hyperlink"/>
                  <w:rFonts w:ascii="Arial" w:hAnsi="Arial" w:cs="Arial"/>
                  <w:b/>
                  <w:bCs/>
                  <w:sz w:val="14"/>
                  <w:szCs w:val="14"/>
                </w:rPr>
                <w:t>NR_SmallData_INACTIVE-Core</w:t>
              </w:r>
            </w:hyperlink>
          </w:p>
        </w:tc>
        <w:tc>
          <w:tcPr>
            <w:tcW w:w="295" w:type="pct"/>
          </w:tcPr>
          <w:p w14:paraId="2AE5F6D6" w14:textId="79CBCD34"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0330</w:t>
            </w:r>
          </w:p>
        </w:tc>
        <w:tc>
          <w:tcPr>
            <w:tcW w:w="286" w:type="pct"/>
          </w:tcPr>
          <w:p w14:paraId="533B36C6" w14:textId="1A8C3423"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 </w:t>
            </w:r>
          </w:p>
        </w:tc>
        <w:tc>
          <w:tcPr>
            <w:tcW w:w="265" w:type="pct"/>
          </w:tcPr>
          <w:p w14:paraId="21B12B44" w14:textId="0FB8DA17"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F</w:t>
            </w:r>
          </w:p>
        </w:tc>
      </w:tr>
      <w:tr w:rsidR="0010284B" w:rsidRPr="0010284B" w14:paraId="0C84D06A" w14:textId="77777777" w:rsidTr="00587408">
        <w:trPr>
          <w:trHeight w:val="20"/>
        </w:trPr>
        <w:tc>
          <w:tcPr>
            <w:tcW w:w="427" w:type="pct"/>
          </w:tcPr>
          <w:p w14:paraId="49BDBB87" w14:textId="7A06F5DF" w:rsidR="0010284B" w:rsidRPr="0010284B" w:rsidRDefault="001B5688" w:rsidP="0010284B">
            <w:pPr>
              <w:rPr>
                <w:rFonts w:ascii="Arial" w:eastAsia="Times New Roman" w:hAnsi="Arial" w:cs="Arial"/>
                <w:color w:val="000000"/>
                <w:sz w:val="14"/>
                <w:szCs w:val="14"/>
                <w:lang w:eastAsia="en-GB"/>
              </w:rPr>
            </w:pPr>
            <w:hyperlink r:id="rId3138" w:history="1">
              <w:r w:rsidR="000B5C49">
                <w:rPr>
                  <w:rStyle w:val="Hyperlink"/>
                  <w:rFonts w:ascii="Arial" w:hAnsi="Arial" w:cs="Arial"/>
                  <w:b/>
                  <w:bCs/>
                  <w:sz w:val="14"/>
                  <w:szCs w:val="14"/>
                </w:rPr>
                <w:t>R1-2205683</w:t>
              </w:r>
            </w:hyperlink>
          </w:p>
        </w:tc>
        <w:tc>
          <w:tcPr>
            <w:tcW w:w="1047" w:type="pct"/>
          </w:tcPr>
          <w:p w14:paraId="63E7ACD9" w14:textId="423B3A2D"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Corrections on further Multi-RAT Dual-Connectivity enhancements</w:t>
            </w:r>
          </w:p>
        </w:tc>
        <w:tc>
          <w:tcPr>
            <w:tcW w:w="906" w:type="pct"/>
          </w:tcPr>
          <w:p w14:paraId="18590721" w14:textId="75339D4C"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Samsung</w:t>
            </w:r>
          </w:p>
        </w:tc>
        <w:tc>
          <w:tcPr>
            <w:tcW w:w="266" w:type="pct"/>
          </w:tcPr>
          <w:p w14:paraId="7C2529C3" w14:textId="419360BF" w:rsidR="0010284B" w:rsidRPr="0010284B" w:rsidRDefault="001B5688" w:rsidP="0010284B">
            <w:pPr>
              <w:rPr>
                <w:rFonts w:ascii="Arial" w:eastAsia="Times New Roman" w:hAnsi="Arial" w:cs="Arial"/>
                <w:color w:val="000000"/>
                <w:sz w:val="14"/>
                <w:szCs w:val="14"/>
                <w:lang w:eastAsia="en-GB"/>
              </w:rPr>
            </w:pPr>
            <w:hyperlink r:id="rId3139" w:history="1">
              <w:r w:rsidR="0010284B" w:rsidRPr="0010284B">
                <w:rPr>
                  <w:rStyle w:val="Hyperlink"/>
                  <w:rFonts w:ascii="Arial" w:hAnsi="Arial" w:cs="Arial"/>
                  <w:b/>
                  <w:bCs/>
                  <w:sz w:val="14"/>
                  <w:szCs w:val="14"/>
                </w:rPr>
                <w:t>Rel-17</w:t>
              </w:r>
            </w:hyperlink>
          </w:p>
        </w:tc>
        <w:tc>
          <w:tcPr>
            <w:tcW w:w="362" w:type="pct"/>
            <w:shd w:val="clear" w:color="auto" w:fill="auto"/>
          </w:tcPr>
          <w:p w14:paraId="783E4409" w14:textId="4DF368A9" w:rsidR="0010284B" w:rsidRPr="0010284B" w:rsidRDefault="001B5688" w:rsidP="0010284B">
            <w:pPr>
              <w:rPr>
                <w:rFonts w:ascii="Arial" w:eastAsia="Times New Roman" w:hAnsi="Arial" w:cs="Arial"/>
                <w:color w:val="000000"/>
                <w:sz w:val="14"/>
                <w:szCs w:val="14"/>
                <w:lang w:eastAsia="en-GB"/>
              </w:rPr>
            </w:pPr>
            <w:hyperlink r:id="rId3140" w:history="1">
              <w:r w:rsidR="0010284B" w:rsidRPr="0010284B">
                <w:rPr>
                  <w:rStyle w:val="Hyperlink"/>
                  <w:rFonts w:ascii="Arial" w:hAnsi="Arial" w:cs="Arial"/>
                  <w:b/>
                  <w:bCs/>
                  <w:sz w:val="14"/>
                  <w:szCs w:val="14"/>
                </w:rPr>
                <w:t>38.213</w:t>
              </w:r>
            </w:hyperlink>
          </w:p>
        </w:tc>
        <w:tc>
          <w:tcPr>
            <w:tcW w:w="384" w:type="pct"/>
            <w:shd w:val="clear" w:color="auto" w:fill="auto"/>
          </w:tcPr>
          <w:p w14:paraId="2131701A" w14:textId="0E02FD1B"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17.1.0</w:t>
            </w:r>
          </w:p>
        </w:tc>
        <w:tc>
          <w:tcPr>
            <w:tcW w:w="762" w:type="pct"/>
          </w:tcPr>
          <w:p w14:paraId="4080A23B" w14:textId="23B4A2E4" w:rsidR="0010284B" w:rsidRPr="0010284B" w:rsidRDefault="001B5688" w:rsidP="0010284B">
            <w:pPr>
              <w:rPr>
                <w:rFonts w:ascii="Arial" w:eastAsia="Times New Roman" w:hAnsi="Arial" w:cs="Arial"/>
                <w:color w:val="000000"/>
                <w:sz w:val="14"/>
                <w:szCs w:val="14"/>
                <w:lang w:val="fr-FR" w:eastAsia="en-GB"/>
              </w:rPr>
            </w:pPr>
            <w:hyperlink r:id="rId3141" w:history="1">
              <w:r w:rsidR="0010284B" w:rsidRPr="0010284B">
                <w:rPr>
                  <w:rStyle w:val="Hyperlink"/>
                  <w:rFonts w:ascii="Arial" w:hAnsi="Arial" w:cs="Arial"/>
                  <w:b/>
                  <w:bCs/>
                  <w:sz w:val="14"/>
                  <w:szCs w:val="14"/>
                  <w:lang w:val="fr-FR"/>
                </w:rPr>
                <w:t>LTE_NR_DC_enh2-Core</w:t>
              </w:r>
            </w:hyperlink>
          </w:p>
        </w:tc>
        <w:tc>
          <w:tcPr>
            <w:tcW w:w="295" w:type="pct"/>
          </w:tcPr>
          <w:p w14:paraId="2DCE709E" w14:textId="63D9D380"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0331</w:t>
            </w:r>
          </w:p>
        </w:tc>
        <w:tc>
          <w:tcPr>
            <w:tcW w:w="286" w:type="pct"/>
          </w:tcPr>
          <w:p w14:paraId="63C32AB9" w14:textId="3693CB10"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 </w:t>
            </w:r>
          </w:p>
        </w:tc>
        <w:tc>
          <w:tcPr>
            <w:tcW w:w="265" w:type="pct"/>
          </w:tcPr>
          <w:p w14:paraId="514AE66E" w14:textId="5EE1FE6D"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F</w:t>
            </w:r>
          </w:p>
        </w:tc>
      </w:tr>
      <w:tr w:rsidR="0010284B" w:rsidRPr="0010284B" w14:paraId="1CADE69B" w14:textId="77777777" w:rsidTr="00587408">
        <w:trPr>
          <w:trHeight w:val="20"/>
        </w:trPr>
        <w:tc>
          <w:tcPr>
            <w:tcW w:w="427" w:type="pct"/>
          </w:tcPr>
          <w:p w14:paraId="5C7F8ECA" w14:textId="644D9F90" w:rsidR="0010284B" w:rsidRPr="0010284B" w:rsidRDefault="001B5688" w:rsidP="0010284B">
            <w:pPr>
              <w:rPr>
                <w:rFonts w:ascii="Arial" w:eastAsia="Times New Roman" w:hAnsi="Arial" w:cs="Arial"/>
                <w:color w:val="000000"/>
                <w:sz w:val="14"/>
                <w:szCs w:val="14"/>
                <w:lang w:eastAsia="en-GB"/>
              </w:rPr>
            </w:pPr>
            <w:hyperlink r:id="rId3142" w:history="1">
              <w:r w:rsidR="000B5C49">
                <w:rPr>
                  <w:rStyle w:val="Hyperlink"/>
                  <w:rFonts w:ascii="Arial" w:hAnsi="Arial" w:cs="Arial"/>
                  <w:b/>
                  <w:bCs/>
                  <w:sz w:val="14"/>
                  <w:szCs w:val="14"/>
                </w:rPr>
                <w:t>R1-2205294</w:t>
              </w:r>
            </w:hyperlink>
          </w:p>
        </w:tc>
        <w:tc>
          <w:tcPr>
            <w:tcW w:w="1047" w:type="pct"/>
          </w:tcPr>
          <w:p w14:paraId="076BF3A8" w14:textId="528B7784"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Clarification of PUSCH with SP-CSI overlapping with PUSCH with data</w:t>
            </w:r>
          </w:p>
        </w:tc>
        <w:tc>
          <w:tcPr>
            <w:tcW w:w="906" w:type="pct"/>
          </w:tcPr>
          <w:p w14:paraId="22645C65" w14:textId="4B74EB67"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Moderator (CATT), Ericsson</w:t>
            </w:r>
          </w:p>
        </w:tc>
        <w:tc>
          <w:tcPr>
            <w:tcW w:w="266" w:type="pct"/>
          </w:tcPr>
          <w:p w14:paraId="3C3F29E6" w14:textId="1EEA7EBB" w:rsidR="0010284B" w:rsidRPr="0010284B" w:rsidRDefault="001B5688" w:rsidP="0010284B">
            <w:pPr>
              <w:rPr>
                <w:rFonts w:ascii="Arial" w:eastAsia="Times New Roman" w:hAnsi="Arial" w:cs="Arial"/>
                <w:color w:val="000000"/>
                <w:sz w:val="14"/>
                <w:szCs w:val="14"/>
                <w:lang w:eastAsia="en-GB"/>
              </w:rPr>
            </w:pPr>
            <w:hyperlink r:id="rId3143" w:history="1">
              <w:r w:rsidR="0010284B" w:rsidRPr="0010284B">
                <w:rPr>
                  <w:rStyle w:val="Hyperlink"/>
                  <w:rFonts w:ascii="Arial" w:hAnsi="Arial" w:cs="Arial"/>
                  <w:b/>
                  <w:bCs/>
                  <w:sz w:val="14"/>
                  <w:szCs w:val="14"/>
                </w:rPr>
                <w:t>Rel-16</w:t>
              </w:r>
            </w:hyperlink>
          </w:p>
        </w:tc>
        <w:tc>
          <w:tcPr>
            <w:tcW w:w="362" w:type="pct"/>
            <w:shd w:val="clear" w:color="auto" w:fill="auto"/>
          </w:tcPr>
          <w:p w14:paraId="5E3C3019" w14:textId="250C8B53" w:rsidR="0010284B" w:rsidRPr="0010284B" w:rsidRDefault="001B5688" w:rsidP="0010284B">
            <w:pPr>
              <w:rPr>
                <w:rFonts w:ascii="Arial" w:eastAsia="Times New Roman" w:hAnsi="Arial" w:cs="Arial"/>
                <w:color w:val="000000"/>
                <w:sz w:val="14"/>
                <w:szCs w:val="14"/>
                <w:lang w:eastAsia="en-GB"/>
              </w:rPr>
            </w:pPr>
            <w:hyperlink r:id="rId3144" w:history="1">
              <w:r w:rsidR="0010284B" w:rsidRPr="0010284B">
                <w:rPr>
                  <w:rStyle w:val="Hyperlink"/>
                  <w:rFonts w:ascii="Arial" w:hAnsi="Arial" w:cs="Arial"/>
                  <w:b/>
                  <w:bCs/>
                  <w:sz w:val="14"/>
                  <w:szCs w:val="14"/>
                </w:rPr>
                <w:t>38.214</w:t>
              </w:r>
            </w:hyperlink>
          </w:p>
        </w:tc>
        <w:tc>
          <w:tcPr>
            <w:tcW w:w="384" w:type="pct"/>
            <w:shd w:val="clear" w:color="auto" w:fill="auto"/>
          </w:tcPr>
          <w:p w14:paraId="326CD2B5" w14:textId="6D49BC40"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16.9.0</w:t>
            </w:r>
          </w:p>
        </w:tc>
        <w:tc>
          <w:tcPr>
            <w:tcW w:w="762" w:type="pct"/>
          </w:tcPr>
          <w:p w14:paraId="256A6782" w14:textId="40C7DFEE"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color w:val="000000"/>
                <w:sz w:val="14"/>
                <w:szCs w:val="14"/>
              </w:rPr>
              <w:t>NR_newRAT-Core, TEI16</w:t>
            </w:r>
          </w:p>
        </w:tc>
        <w:tc>
          <w:tcPr>
            <w:tcW w:w="295" w:type="pct"/>
          </w:tcPr>
          <w:p w14:paraId="08A3A5EF" w14:textId="4EE690E4"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0272</w:t>
            </w:r>
          </w:p>
        </w:tc>
        <w:tc>
          <w:tcPr>
            <w:tcW w:w="286" w:type="pct"/>
          </w:tcPr>
          <w:p w14:paraId="092173E1" w14:textId="7E515616"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 </w:t>
            </w:r>
          </w:p>
        </w:tc>
        <w:tc>
          <w:tcPr>
            <w:tcW w:w="265" w:type="pct"/>
          </w:tcPr>
          <w:p w14:paraId="63673F1A" w14:textId="11609357"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F</w:t>
            </w:r>
          </w:p>
        </w:tc>
      </w:tr>
      <w:tr w:rsidR="0010284B" w:rsidRPr="0010284B" w14:paraId="4E3D61C6" w14:textId="77777777" w:rsidTr="00587408">
        <w:trPr>
          <w:trHeight w:val="20"/>
        </w:trPr>
        <w:tc>
          <w:tcPr>
            <w:tcW w:w="427" w:type="pct"/>
          </w:tcPr>
          <w:p w14:paraId="4F97584D" w14:textId="7BECA7AB" w:rsidR="0010284B" w:rsidRPr="0010284B" w:rsidRDefault="001B5688" w:rsidP="0010284B">
            <w:pPr>
              <w:rPr>
                <w:rFonts w:ascii="Arial" w:eastAsia="Times New Roman" w:hAnsi="Arial" w:cs="Arial"/>
                <w:color w:val="000000"/>
                <w:sz w:val="14"/>
                <w:szCs w:val="14"/>
                <w:lang w:eastAsia="en-GB"/>
              </w:rPr>
            </w:pPr>
            <w:hyperlink r:id="rId3145" w:history="1">
              <w:r w:rsidR="000B5C49">
                <w:rPr>
                  <w:rStyle w:val="Hyperlink"/>
                  <w:rFonts w:ascii="Arial" w:hAnsi="Arial" w:cs="Arial"/>
                  <w:b/>
                  <w:bCs/>
                  <w:sz w:val="14"/>
                  <w:szCs w:val="14"/>
                </w:rPr>
                <w:t>R1-2205295</w:t>
              </w:r>
            </w:hyperlink>
          </w:p>
        </w:tc>
        <w:tc>
          <w:tcPr>
            <w:tcW w:w="1047" w:type="pct"/>
          </w:tcPr>
          <w:p w14:paraId="7C236207" w14:textId="0DAF6FF1"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Clarification of PUSCH with SP-CSI overlapping with PUSCH with data</w:t>
            </w:r>
          </w:p>
        </w:tc>
        <w:tc>
          <w:tcPr>
            <w:tcW w:w="906" w:type="pct"/>
          </w:tcPr>
          <w:p w14:paraId="7474A17F" w14:textId="1E663B1B"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Moderator (CATT), Ericsson</w:t>
            </w:r>
          </w:p>
        </w:tc>
        <w:tc>
          <w:tcPr>
            <w:tcW w:w="266" w:type="pct"/>
          </w:tcPr>
          <w:p w14:paraId="39648830" w14:textId="41012222" w:rsidR="0010284B" w:rsidRPr="0010284B" w:rsidRDefault="001B5688" w:rsidP="0010284B">
            <w:pPr>
              <w:rPr>
                <w:rFonts w:ascii="Arial" w:eastAsia="Times New Roman" w:hAnsi="Arial" w:cs="Arial"/>
                <w:color w:val="000000"/>
                <w:sz w:val="14"/>
                <w:szCs w:val="14"/>
                <w:lang w:eastAsia="en-GB"/>
              </w:rPr>
            </w:pPr>
            <w:hyperlink r:id="rId3146" w:history="1">
              <w:r w:rsidR="0010284B" w:rsidRPr="0010284B">
                <w:rPr>
                  <w:rStyle w:val="Hyperlink"/>
                  <w:rFonts w:ascii="Arial" w:hAnsi="Arial" w:cs="Arial"/>
                  <w:b/>
                  <w:bCs/>
                  <w:sz w:val="14"/>
                  <w:szCs w:val="14"/>
                </w:rPr>
                <w:t>Rel-17</w:t>
              </w:r>
            </w:hyperlink>
          </w:p>
        </w:tc>
        <w:tc>
          <w:tcPr>
            <w:tcW w:w="362" w:type="pct"/>
            <w:shd w:val="clear" w:color="auto" w:fill="auto"/>
          </w:tcPr>
          <w:p w14:paraId="60C96770" w14:textId="63874EA9" w:rsidR="0010284B" w:rsidRPr="0010284B" w:rsidRDefault="001B5688" w:rsidP="0010284B">
            <w:pPr>
              <w:rPr>
                <w:rFonts w:ascii="Arial" w:eastAsia="Times New Roman" w:hAnsi="Arial" w:cs="Arial"/>
                <w:color w:val="000000"/>
                <w:sz w:val="14"/>
                <w:szCs w:val="14"/>
                <w:lang w:eastAsia="en-GB"/>
              </w:rPr>
            </w:pPr>
            <w:hyperlink r:id="rId3147" w:history="1">
              <w:r w:rsidR="0010284B" w:rsidRPr="0010284B">
                <w:rPr>
                  <w:rStyle w:val="Hyperlink"/>
                  <w:rFonts w:ascii="Arial" w:hAnsi="Arial" w:cs="Arial"/>
                  <w:b/>
                  <w:bCs/>
                  <w:sz w:val="14"/>
                  <w:szCs w:val="14"/>
                </w:rPr>
                <w:t>38.214</w:t>
              </w:r>
            </w:hyperlink>
          </w:p>
        </w:tc>
        <w:tc>
          <w:tcPr>
            <w:tcW w:w="384" w:type="pct"/>
            <w:shd w:val="clear" w:color="auto" w:fill="auto"/>
          </w:tcPr>
          <w:p w14:paraId="299210E6" w14:textId="58E1A134"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17.1.0</w:t>
            </w:r>
          </w:p>
        </w:tc>
        <w:tc>
          <w:tcPr>
            <w:tcW w:w="762" w:type="pct"/>
          </w:tcPr>
          <w:p w14:paraId="639F1FE5" w14:textId="62F232BD"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color w:val="000000"/>
                <w:sz w:val="14"/>
                <w:szCs w:val="14"/>
              </w:rPr>
              <w:t>NR_newRAT-Core, TEI16</w:t>
            </w:r>
          </w:p>
        </w:tc>
        <w:tc>
          <w:tcPr>
            <w:tcW w:w="295" w:type="pct"/>
          </w:tcPr>
          <w:p w14:paraId="6A9773F3" w14:textId="00915741"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0273</w:t>
            </w:r>
          </w:p>
        </w:tc>
        <w:tc>
          <w:tcPr>
            <w:tcW w:w="286" w:type="pct"/>
          </w:tcPr>
          <w:p w14:paraId="4F48105C" w14:textId="62CCFCE0"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 </w:t>
            </w:r>
          </w:p>
        </w:tc>
        <w:tc>
          <w:tcPr>
            <w:tcW w:w="265" w:type="pct"/>
          </w:tcPr>
          <w:p w14:paraId="1AA88685" w14:textId="6D0E1A47"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A</w:t>
            </w:r>
          </w:p>
        </w:tc>
      </w:tr>
      <w:tr w:rsidR="0010284B" w:rsidRPr="0010284B" w14:paraId="79C5D033" w14:textId="77777777" w:rsidTr="00587408">
        <w:trPr>
          <w:trHeight w:val="20"/>
        </w:trPr>
        <w:tc>
          <w:tcPr>
            <w:tcW w:w="427" w:type="pct"/>
          </w:tcPr>
          <w:p w14:paraId="23DCD162" w14:textId="2C33D741" w:rsidR="0010284B" w:rsidRPr="0010284B" w:rsidRDefault="001B5688" w:rsidP="0010284B">
            <w:pPr>
              <w:rPr>
                <w:rFonts w:ascii="Arial" w:eastAsia="Times New Roman" w:hAnsi="Arial" w:cs="Arial"/>
                <w:color w:val="000000"/>
                <w:sz w:val="14"/>
                <w:szCs w:val="14"/>
                <w:lang w:eastAsia="en-GB"/>
              </w:rPr>
            </w:pPr>
            <w:hyperlink r:id="rId3148" w:history="1">
              <w:r w:rsidR="000B5C49">
                <w:rPr>
                  <w:rStyle w:val="Hyperlink"/>
                  <w:rFonts w:ascii="Arial" w:hAnsi="Arial" w:cs="Arial"/>
                  <w:b/>
                  <w:bCs/>
                  <w:sz w:val="14"/>
                  <w:szCs w:val="14"/>
                </w:rPr>
                <w:t>R1-2205437</w:t>
              </w:r>
            </w:hyperlink>
          </w:p>
        </w:tc>
        <w:tc>
          <w:tcPr>
            <w:tcW w:w="1047" w:type="pct"/>
          </w:tcPr>
          <w:p w14:paraId="69595804" w14:textId="4D9067B2"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Correction on SRS resource set with 'antennaSwitching' and ‘beamManagement’</w:t>
            </w:r>
          </w:p>
        </w:tc>
        <w:tc>
          <w:tcPr>
            <w:tcW w:w="906" w:type="pct"/>
          </w:tcPr>
          <w:p w14:paraId="2392933B" w14:textId="37E6E631"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Moderator (Huawei), HiSilicon, Nokia, Nokia Shanghai Bell</w:t>
            </w:r>
          </w:p>
        </w:tc>
        <w:tc>
          <w:tcPr>
            <w:tcW w:w="266" w:type="pct"/>
          </w:tcPr>
          <w:p w14:paraId="492708FD" w14:textId="51131997" w:rsidR="0010284B" w:rsidRPr="0010284B" w:rsidRDefault="001B5688" w:rsidP="0010284B">
            <w:pPr>
              <w:rPr>
                <w:rFonts w:ascii="Arial" w:eastAsia="Times New Roman" w:hAnsi="Arial" w:cs="Arial"/>
                <w:color w:val="000000"/>
                <w:sz w:val="14"/>
                <w:szCs w:val="14"/>
                <w:lang w:eastAsia="en-GB"/>
              </w:rPr>
            </w:pPr>
            <w:hyperlink r:id="rId3149" w:history="1">
              <w:r w:rsidR="0010284B" w:rsidRPr="0010284B">
                <w:rPr>
                  <w:rStyle w:val="Hyperlink"/>
                  <w:rFonts w:ascii="Arial" w:hAnsi="Arial" w:cs="Arial"/>
                  <w:b/>
                  <w:bCs/>
                  <w:sz w:val="14"/>
                  <w:szCs w:val="14"/>
                </w:rPr>
                <w:t>Rel-16</w:t>
              </w:r>
            </w:hyperlink>
          </w:p>
        </w:tc>
        <w:tc>
          <w:tcPr>
            <w:tcW w:w="362" w:type="pct"/>
            <w:shd w:val="clear" w:color="auto" w:fill="auto"/>
          </w:tcPr>
          <w:p w14:paraId="7990A17B" w14:textId="64C9A32D" w:rsidR="0010284B" w:rsidRPr="0010284B" w:rsidRDefault="001B5688" w:rsidP="0010284B">
            <w:pPr>
              <w:rPr>
                <w:rFonts w:ascii="Arial" w:eastAsia="Times New Roman" w:hAnsi="Arial" w:cs="Arial"/>
                <w:color w:val="000000"/>
                <w:sz w:val="14"/>
                <w:szCs w:val="14"/>
                <w:lang w:eastAsia="en-GB"/>
              </w:rPr>
            </w:pPr>
            <w:hyperlink r:id="rId3150" w:history="1">
              <w:r w:rsidR="0010284B" w:rsidRPr="0010284B">
                <w:rPr>
                  <w:rStyle w:val="Hyperlink"/>
                  <w:rFonts w:ascii="Arial" w:hAnsi="Arial" w:cs="Arial"/>
                  <w:b/>
                  <w:bCs/>
                  <w:sz w:val="14"/>
                  <w:szCs w:val="14"/>
                </w:rPr>
                <w:t>38.214</w:t>
              </w:r>
            </w:hyperlink>
          </w:p>
        </w:tc>
        <w:tc>
          <w:tcPr>
            <w:tcW w:w="384" w:type="pct"/>
            <w:shd w:val="clear" w:color="auto" w:fill="auto"/>
          </w:tcPr>
          <w:p w14:paraId="3C8FE824" w14:textId="2685CFB7"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16.9.0</w:t>
            </w:r>
          </w:p>
        </w:tc>
        <w:tc>
          <w:tcPr>
            <w:tcW w:w="762" w:type="pct"/>
          </w:tcPr>
          <w:p w14:paraId="77C97BAD" w14:textId="767E5533" w:rsidR="0010284B" w:rsidRPr="0010284B" w:rsidRDefault="001B5688" w:rsidP="0010284B">
            <w:pPr>
              <w:rPr>
                <w:rFonts w:ascii="Arial" w:eastAsia="Times New Roman" w:hAnsi="Arial" w:cs="Arial"/>
                <w:color w:val="000000"/>
                <w:sz w:val="14"/>
                <w:szCs w:val="14"/>
                <w:lang w:eastAsia="en-GB"/>
              </w:rPr>
            </w:pPr>
            <w:hyperlink r:id="rId3151" w:history="1">
              <w:r w:rsidR="0010284B" w:rsidRPr="0010284B">
                <w:rPr>
                  <w:rStyle w:val="Hyperlink"/>
                  <w:rFonts w:ascii="Arial" w:hAnsi="Arial" w:cs="Arial"/>
                  <w:b/>
                  <w:bCs/>
                  <w:sz w:val="14"/>
                  <w:szCs w:val="14"/>
                </w:rPr>
                <w:t>NR_L1enh_URLLC-Core</w:t>
              </w:r>
            </w:hyperlink>
          </w:p>
        </w:tc>
        <w:tc>
          <w:tcPr>
            <w:tcW w:w="295" w:type="pct"/>
          </w:tcPr>
          <w:p w14:paraId="079A8A72" w14:textId="67978ECB"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0274</w:t>
            </w:r>
          </w:p>
        </w:tc>
        <w:tc>
          <w:tcPr>
            <w:tcW w:w="286" w:type="pct"/>
          </w:tcPr>
          <w:p w14:paraId="4EBDEEC9" w14:textId="3C4DF8F5"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 </w:t>
            </w:r>
          </w:p>
        </w:tc>
        <w:tc>
          <w:tcPr>
            <w:tcW w:w="265" w:type="pct"/>
          </w:tcPr>
          <w:p w14:paraId="677E77C6" w14:textId="1654A879"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F</w:t>
            </w:r>
          </w:p>
        </w:tc>
      </w:tr>
      <w:tr w:rsidR="0010284B" w:rsidRPr="0010284B" w14:paraId="26ABAE56" w14:textId="77777777" w:rsidTr="00587408">
        <w:trPr>
          <w:trHeight w:val="20"/>
        </w:trPr>
        <w:tc>
          <w:tcPr>
            <w:tcW w:w="427" w:type="pct"/>
          </w:tcPr>
          <w:p w14:paraId="34D13C99" w14:textId="36B5A8FC" w:rsidR="0010284B" w:rsidRPr="0010284B" w:rsidRDefault="001B5688" w:rsidP="0010284B">
            <w:pPr>
              <w:rPr>
                <w:rFonts w:ascii="Arial" w:eastAsia="Times New Roman" w:hAnsi="Arial" w:cs="Arial"/>
                <w:color w:val="000000"/>
                <w:sz w:val="14"/>
                <w:szCs w:val="14"/>
                <w:lang w:eastAsia="en-GB"/>
              </w:rPr>
            </w:pPr>
            <w:hyperlink r:id="rId3152" w:history="1">
              <w:r w:rsidR="000B5C49">
                <w:rPr>
                  <w:rStyle w:val="Hyperlink"/>
                  <w:rFonts w:ascii="Arial" w:hAnsi="Arial" w:cs="Arial"/>
                  <w:b/>
                  <w:bCs/>
                  <w:sz w:val="14"/>
                  <w:szCs w:val="14"/>
                </w:rPr>
                <w:t>R1-2205438</w:t>
              </w:r>
            </w:hyperlink>
          </w:p>
        </w:tc>
        <w:tc>
          <w:tcPr>
            <w:tcW w:w="1047" w:type="pct"/>
          </w:tcPr>
          <w:p w14:paraId="5A0E8E06" w14:textId="632AF2AB"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Correction on SRS resource set with 'antennaSwitching' and ‘beamManagement’</w:t>
            </w:r>
          </w:p>
        </w:tc>
        <w:tc>
          <w:tcPr>
            <w:tcW w:w="906" w:type="pct"/>
          </w:tcPr>
          <w:p w14:paraId="7B6B7137" w14:textId="01AC6C82"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Moderator (Huawei), HiSilicon, Nokia, Nokia Shanghai Bell</w:t>
            </w:r>
          </w:p>
        </w:tc>
        <w:tc>
          <w:tcPr>
            <w:tcW w:w="266" w:type="pct"/>
          </w:tcPr>
          <w:p w14:paraId="63E3408B" w14:textId="48CFD8C9" w:rsidR="0010284B" w:rsidRPr="0010284B" w:rsidRDefault="001B5688" w:rsidP="0010284B">
            <w:pPr>
              <w:rPr>
                <w:rFonts w:ascii="Arial" w:eastAsia="Times New Roman" w:hAnsi="Arial" w:cs="Arial"/>
                <w:color w:val="000000"/>
                <w:sz w:val="14"/>
                <w:szCs w:val="14"/>
                <w:lang w:eastAsia="en-GB"/>
              </w:rPr>
            </w:pPr>
            <w:hyperlink r:id="rId3153" w:history="1">
              <w:r w:rsidR="0010284B" w:rsidRPr="0010284B">
                <w:rPr>
                  <w:rStyle w:val="Hyperlink"/>
                  <w:rFonts w:ascii="Arial" w:hAnsi="Arial" w:cs="Arial"/>
                  <w:b/>
                  <w:bCs/>
                  <w:sz w:val="14"/>
                  <w:szCs w:val="14"/>
                </w:rPr>
                <w:t>Rel-17</w:t>
              </w:r>
            </w:hyperlink>
          </w:p>
        </w:tc>
        <w:tc>
          <w:tcPr>
            <w:tcW w:w="362" w:type="pct"/>
            <w:shd w:val="clear" w:color="auto" w:fill="auto"/>
          </w:tcPr>
          <w:p w14:paraId="202FEE30" w14:textId="68BC8503" w:rsidR="0010284B" w:rsidRPr="0010284B" w:rsidRDefault="001B5688" w:rsidP="0010284B">
            <w:pPr>
              <w:rPr>
                <w:rFonts w:ascii="Arial" w:eastAsia="Times New Roman" w:hAnsi="Arial" w:cs="Arial"/>
                <w:color w:val="000000"/>
                <w:sz w:val="14"/>
                <w:szCs w:val="14"/>
                <w:lang w:eastAsia="en-GB"/>
              </w:rPr>
            </w:pPr>
            <w:hyperlink r:id="rId3154" w:history="1">
              <w:r w:rsidR="0010284B" w:rsidRPr="0010284B">
                <w:rPr>
                  <w:rStyle w:val="Hyperlink"/>
                  <w:rFonts w:ascii="Arial" w:hAnsi="Arial" w:cs="Arial"/>
                  <w:b/>
                  <w:bCs/>
                  <w:sz w:val="14"/>
                  <w:szCs w:val="14"/>
                </w:rPr>
                <w:t>38.214</w:t>
              </w:r>
            </w:hyperlink>
          </w:p>
        </w:tc>
        <w:tc>
          <w:tcPr>
            <w:tcW w:w="384" w:type="pct"/>
            <w:shd w:val="clear" w:color="auto" w:fill="auto"/>
          </w:tcPr>
          <w:p w14:paraId="69D16B2C" w14:textId="2347B6CF"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17.1.0</w:t>
            </w:r>
          </w:p>
        </w:tc>
        <w:tc>
          <w:tcPr>
            <w:tcW w:w="762" w:type="pct"/>
          </w:tcPr>
          <w:p w14:paraId="2209589E" w14:textId="113CDA33" w:rsidR="0010284B" w:rsidRPr="0010284B" w:rsidRDefault="001B5688" w:rsidP="0010284B">
            <w:pPr>
              <w:rPr>
                <w:rFonts w:ascii="Arial" w:eastAsia="Times New Roman" w:hAnsi="Arial" w:cs="Arial"/>
                <w:color w:val="000000"/>
                <w:sz w:val="14"/>
                <w:szCs w:val="14"/>
                <w:lang w:eastAsia="en-GB"/>
              </w:rPr>
            </w:pPr>
            <w:hyperlink r:id="rId3155" w:history="1">
              <w:r w:rsidR="0010284B" w:rsidRPr="0010284B">
                <w:rPr>
                  <w:rStyle w:val="Hyperlink"/>
                  <w:rFonts w:ascii="Arial" w:hAnsi="Arial" w:cs="Arial"/>
                  <w:b/>
                  <w:bCs/>
                  <w:sz w:val="14"/>
                  <w:szCs w:val="14"/>
                </w:rPr>
                <w:t>NR_L1enh_URLLC-Core</w:t>
              </w:r>
            </w:hyperlink>
          </w:p>
        </w:tc>
        <w:tc>
          <w:tcPr>
            <w:tcW w:w="295" w:type="pct"/>
          </w:tcPr>
          <w:p w14:paraId="5B9972DF" w14:textId="668B9670"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0275</w:t>
            </w:r>
          </w:p>
        </w:tc>
        <w:tc>
          <w:tcPr>
            <w:tcW w:w="286" w:type="pct"/>
          </w:tcPr>
          <w:p w14:paraId="28D8CE2C" w14:textId="14174492"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 </w:t>
            </w:r>
          </w:p>
        </w:tc>
        <w:tc>
          <w:tcPr>
            <w:tcW w:w="265" w:type="pct"/>
          </w:tcPr>
          <w:p w14:paraId="206A3CD0" w14:textId="5BAE4E82"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A</w:t>
            </w:r>
          </w:p>
        </w:tc>
      </w:tr>
      <w:tr w:rsidR="0010284B" w:rsidRPr="0010284B" w14:paraId="7EF85B11" w14:textId="77777777" w:rsidTr="00587408">
        <w:trPr>
          <w:trHeight w:val="20"/>
        </w:trPr>
        <w:tc>
          <w:tcPr>
            <w:tcW w:w="427" w:type="pct"/>
          </w:tcPr>
          <w:p w14:paraId="234BEA9E" w14:textId="32DEA74B" w:rsidR="0010284B" w:rsidRPr="0010284B" w:rsidRDefault="001B5688" w:rsidP="0010284B">
            <w:pPr>
              <w:rPr>
                <w:rFonts w:ascii="Arial" w:eastAsia="Times New Roman" w:hAnsi="Arial" w:cs="Arial"/>
                <w:color w:val="000000"/>
                <w:sz w:val="14"/>
                <w:szCs w:val="14"/>
                <w:lang w:eastAsia="en-GB"/>
              </w:rPr>
            </w:pPr>
            <w:hyperlink r:id="rId3156" w:history="1">
              <w:r w:rsidR="000B5C49">
                <w:rPr>
                  <w:rStyle w:val="Hyperlink"/>
                  <w:rFonts w:ascii="Arial" w:hAnsi="Arial" w:cs="Arial"/>
                  <w:b/>
                  <w:bCs/>
                  <w:sz w:val="14"/>
                  <w:szCs w:val="14"/>
                </w:rPr>
                <w:t>R1-2205585</w:t>
              </w:r>
            </w:hyperlink>
          </w:p>
        </w:tc>
        <w:tc>
          <w:tcPr>
            <w:tcW w:w="1047" w:type="pct"/>
          </w:tcPr>
          <w:p w14:paraId="32746CEA" w14:textId="69E0CE8F"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Correction for parallel transmission of SRS and PUSCH/PUCCH</w:t>
            </w:r>
          </w:p>
        </w:tc>
        <w:tc>
          <w:tcPr>
            <w:tcW w:w="906" w:type="pct"/>
          </w:tcPr>
          <w:p w14:paraId="37832BB8" w14:textId="70612D85"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Moderator (Ericsson), Apple, Nokia, Nokia Shanghai Bell, LG Electronics, NTT DOCOMO INC., Fujitsu</w:t>
            </w:r>
          </w:p>
        </w:tc>
        <w:tc>
          <w:tcPr>
            <w:tcW w:w="266" w:type="pct"/>
          </w:tcPr>
          <w:p w14:paraId="3E30FC19" w14:textId="4906B747" w:rsidR="0010284B" w:rsidRPr="0010284B" w:rsidRDefault="001B5688" w:rsidP="0010284B">
            <w:pPr>
              <w:rPr>
                <w:rFonts w:ascii="Arial" w:eastAsia="Times New Roman" w:hAnsi="Arial" w:cs="Arial"/>
                <w:color w:val="000000"/>
                <w:sz w:val="14"/>
                <w:szCs w:val="14"/>
                <w:lang w:eastAsia="en-GB"/>
              </w:rPr>
            </w:pPr>
            <w:hyperlink r:id="rId3157" w:history="1">
              <w:r w:rsidR="0010284B" w:rsidRPr="0010284B">
                <w:rPr>
                  <w:rStyle w:val="Hyperlink"/>
                  <w:rFonts w:ascii="Arial" w:hAnsi="Arial" w:cs="Arial"/>
                  <w:b/>
                  <w:bCs/>
                  <w:sz w:val="14"/>
                  <w:szCs w:val="14"/>
                </w:rPr>
                <w:t>Rel-16</w:t>
              </w:r>
            </w:hyperlink>
          </w:p>
        </w:tc>
        <w:tc>
          <w:tcPr>
            <w:tcW w:w="362" w:type="pct"/>
            <w:shd w:val="clear" w:color="auto" w:fill="auto"/>
          </w:tcPr>
          <w:p w14:paraId="78442525" w14:textId="21B207C5" w:rsidR="0010284B" w:rsidRPr="0010284B" w:rsidRDefault="001B5688" w:rsidP="0010284B">
            <w:pPr>
              <w:rPr>
                <w:rFonts w:ascii="Arial" w:eastAsia="Times New Roman" w:hAnsi="Arial" w:cs="Arial"/>
                <w:color w:val="000000"/>
                <w:sz w:val="14"/>
                <w:szCs w:val="14"/>
                <w:lang w:eastAsia="en-GB"/>
              </w:rPr>
            </w:pPr>
            <w:hyperlink r:id="rId3158" w:history="1">
              <w:r w:rsidR="0010284B" w:rsidRPr="0010284B">
                <w:rPr>
                  <w:rStyle w:val="Hyperlink"/>
                  <w:rFonts w:ascii="Arial" w:hAnsi="Arial" w:cs="Arial"/>
                  <w:b/>
                  <w:bCs/>
                  <w:sz w:val="14"/>
                  <w:szCs w:val="14"/>
                </w:rPr>
                <w:t>38.214</w:t>
              </w:r>
            </w:hyperlink>
          </w:p>
        </w:tc>
        <w:tc>
          <w:tcPr>
            <w:tcW w:w="384" w:type="pct"/>
            <w:shd w:val="clear" w:color="auto" w:fill="auto"/>
          </w:tcPr>
          <w:p w14:paraId="6951E304" w14:textId="45E0D666"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16.9.0</w:t>
            </w:r>
          </w:p>
        </w:tc>
        <w:tc>
          <w:tcPr>
            <w:tcW w:w="762" w:type="pct"/>
          </w:tcPr>
          <w:p w14:paraId="057F03EC" w14:textId="5D8DEBFB"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color w:val="000000"/>
                <w:sz w:val="14"/>
                <w:szCs w:val="14"/>
              </w:rPr>
              <w:t>TEI16, NR_newRAT-Core</w:t>
            </w:r>
          </w:p>
        </w:tc>
        <w:tc>
          <w:tcPr>
            <w:tcW w:w="295" w:type="pct"/>
          </w:tcPr>
          <w:p w14:paraId="74C624B0" w14:textId="28A2EFBA"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0276</w:t>
            </w:r>
          </w:p>
        </w:tc>
        <w:tc>
          <w:tcPr>
            <w:tcW w:w="286" w:type="pct"/>
          </w:tcPr>
          <w:p w14:paraId="707A575D" w14:textId="0DD3697F"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 </w:t>
            </w:r>
          </w:p>
        </w:tc>
        <w:tc>
          <w:tcPr>
            <w:tcW w:w="265" w:type="pct"/>
          </w:tcPr>
          <w:p w14:paraId="20768C7D" w14:textId="0282E616"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F</w:t>
            </w:r>
          </w:p>
        </w:tc>
      </w:tr>
      <w:tr w:rsidR="0010284B" w:rsidRPr="0010284B" w14:paraId="7C284259" w14:textId="77777777" w:rsidTr="00587408">
        <w:trPr>
          <w:trHeight w:val="20"/>
        </w:trPr>
        <w:tc>
          <w:tcPr>
            <w:tcW w:w="427" w:type="pct"/>
          </w:tcPr>
          <w:p w14:paraId="18CA9C34" w14:textId="39572B5A" w:rsidR="0010284B" w:rsidRPr="0010284B" w:rsidRDefault="001B5688" w:rsidP="0010284B">
            <w:pPr>
              <w:rPr>
                <w:rFonts w:ascii="Arial" w:eastAsia="Times New Roman" w:hAnsi="Arial" w:cs="Arial"/>
                <w:color w:val="000000"/>
                <w:sz w:val="14"/>
                <w:szCs w:val="14"/>
                <w:lang w:eastAsia="en-GB"/>
              </w:rPr>
            </w:pPr>
            <w:hyperlink r:id="rId3159" w:history="1">
              <w:r w:rsidR="000B5C49">
                <w:rPr>
                  <w:rStyle w:val="Hyperlink"/>
                  <w:rFonts w:ascii="Arial" w:hAnsi="Arial" w:cs="Arial"/>
                  <w:b/>
                  <w:bCs/>
                  <w:sz w:val="14"/>
                  <w:szCs w:val="14"/>
                </w:rPr>
                <w:t>R1-2205586</w:t>
              </w:r>
            </w:hyperlink>
          </w:p>
        </w:tc>
        <w:tc>
          <w:tcPr>
            <w:tcW w:w="1047" w:type="pct"/>
          </w:tcPr>
          <w:p w14:paraId="2FD748A4" w14:textId="668BEF83"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Correction for parallel transmission of SRS and PUSCH/PUCCH</w:t>
            </w:r>
          </w:p>
        </w:tc>
        <w:tc>
          <w:tcPr>
            <w:tcW w:w="906" w:type="pct"/>
          </w:tcPr>
          <w:p w14:paraId="710A7592" w14:textId="21706B21"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Moderator (Ericsson), Apple, Nokia, Nokia Shanghai Bell, LG Electronics, NTT DOCOMO INC., Fujitsu</w:t>
            </w:r>
          </w:p>
        </w:tc>
        <w:tc>
          <w:tcPr>
            <w:tcW w:w="266" w:type="pct"/>
          </w:tcPr>
          <w:p w14:paraId="394D5282" w14:textId="72C18F43" w:rsidR="0010284B" w:rsidRPr="0010284B" w:rsidRDefault="001B5688" w:rsidP="0010284B">
            <w:pPr>
              <w:rPr>
                <w:rFonts w:ascii="Arial" w:eastAsia="Times New Roman" w:hAnsi="Arial" w:cs="Arial"/>
                <w:color w:val="000000"/>
                <w:sz w:val="14"/>
                <w:szCs w:val="14"/>
                <w:lang w:eastAsia="en-GB"/>
              </w:rPr>
            </w:pPr>
            <w:hyperlink r:id="rId3160" w:history="1">
              <w:r w:rsidR="0010284B" w:rsidRPr="0010284B">
                <w:rPr>
                  <w:rStyle w:val="Hyperlink"/>
                  <w:rFonts w:ascii="Arial" w:hAnsi="Arial" w:cs="Arial"/>
                  <w:b/>
                  <w:bCs/>
                  <w:sz w:val="14"/>
                  <w:szCs w:val="14"/>
                </w:rPr>
                <w:t>Rel-17</w:t>
              </w:r>
            </w:hyperlink>
          </w:p>
        </w:tc>
        <w:tc>
          <w:tcPr>
            <w:tcW w:w="362" w:type="pct"/>
            <w:shd w:val="clear" w:color="auto" w:fill="auto"/>
          </w:tcPr>
          <w:p w14:paraId="6663116D" w14:textId="06A2032B" w:rsidR="0010284B" w:rsidRPr="0010284B" w:rsidRDefault="001B5688" w:rsidP="0010284B">
            <w:pPr>
              <w:rPr>
                <w:rFonts w:ascii="Arial" w:eastAsia="Times New Roman" w:hAnsi="Arial" w:cs="Arial"/>
                <w:color w:val="000000"/>
                <w:sz w:val="14"/>
                <w:szCs w:val="14"/>
                <w:lang w:eastAsia="en-GB"/>
              </w:rPr>
            </w:pPr>
            <w:hyperlink r:id="rId3161" w:history="1">
              <w:r w:rsidR="0010284B" w:rsidRPr="0010284B">
                <w:rPr>
                  <w:rStyle w:val="Hyperlink"/>
                  <w:rFonts w:ascii="Arial" w:hAnsi="Arial" w:cs="Arial"/>
                  <w:b/>
                  <w:bCs/>
                  <w:sz w:val="14"/>
                  <w:szCs w:val="14"/>
                </w:rPr>
                <w:t>38.214</w:t>
              </w:r>
            </w:hyperlink>
          </w:p>
        </w:tc>
        <w:tc>
          <w:tcPr>
            <w:tcW w:w="384" w:type="pct"/>
            <w:shd w:val="clear" w:color="auto" w:fill="auto"/>
          </w:tcPr>
          <w:p w14:paraId="01A07864" w14:textId="10603C8D"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17.1.0</w:t>
            </w:r>
          </w:p>
        </w:tc>
        <w:tc>
          <w:tcPr>
            <w:tcW w:w="762" w:type="pct"/>
          </w:tcPr>
          <w:p w14:paraId="04373620" w14:textId="56FF9BFA"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color w:val="000000"/>
                <w:sz w:val="14"/>
                <w:szCs w:val="14"/>
              </w:rPr>
              <w:t>TEI16, NR_newRAT-Core</w:t>
            </w:r>
          </w:p>
        </w:tc>
        <w:tc>
          <w:tcPr>
            <w:tcW w:w="295" w:type="pct"/>
          </w:tcPr>
          <w:p w14:paraId="55241A07" w14:textId="270FACD9"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0277</w:t>
            </w:r>
          </w:p>
        </w:tc>
        <w:tc>
          <w:tcPr>
            <w:tcW w:w="286" w:type="pct"/>
          </w:tcPr>
          <w:p w14:paraId="650770EA" w14:textId="1F66D14F"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 </w:t>
            </w:r>
          </w:p>
        </w:tc>
        <w:tc>
          <w:tcPr>
            <w:tcW w:w="265" w:type="pct"/>
          </w:tcPr>
          <w:p w14:paraId="6983B0F3" w14:textId="46787A52"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A</w:t>
            </w:r>
          </w:p>
        </w:tc>
      </w:tr>
      <w:tr w:rsidR="0010284B" w:rsidRPr="0010284B" w14:paraId="38F5FCEC" w14:textId="77777777" w:rsidTr="00587408">
        <w:trPr>
          <w:trHeight w:val="20"/>
        </w:trPr>
        <w:tc>
          <w:tcPr>
            <w:tcW w:w="427" w:type="pct"/>
          </w:tcPr>
          <w:p w14:paraId="2F865C00" w14:textId="3AF0CD62" w:rsidR="0010284B" w:rsidRPr="0010284B" w:rsidRDefault="001B5688" w:rsidP="0010284B">
            <w:pPr>
              <w:rPr>
                <w:rFonts w:ascii="Arial" w:eastAsia="Times New Roman" w:hAnsi="Arial" w:cs="Arial"/>
                <w:color w:val="000000"/>
                <w:sz w:val="14"/>
                <w:szCs w:val="14"/>
                <w:lang w:eastAsia="en-GB"/>
              </w:rPr>
            </w:pPr>
            <w:hyperlink r:id="rId3162" w:history="1">
              <w:r w:rsidR="000B5C49">
                <w:rPr>
                  <w:rStyle w:val="Hyperlink"/>
                  <w:rFonts w:ascii="Arial" w:hAnsi="Arial" w:cs="Arial"/>
                  <w:b/>
                  <w:bCs/>
                  <w:sz w:val="14"/>
                  <w:szCs w:val="14"/>
                </w:rPr>
                <w:t>R1-2205605</w:t>
              </w:r>
            </w:hyperlink>
          </w:p>
        </w:tc>
        <w:tc>
          <w:tcPr>
            <w:tcW w:w="1047" w:type="pct"/>
          </w:tcPr>
          <w:p w14:paraId="508435A7" w14:textId="2653C35E"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Corrections on SRS carrier switching</w:t>
            </w:r>
          </w:p>
        </w:tc>
        <w:tc>
          <w:tcPr>
            <w:tcW w:w="906" w:type="pct"/>
          </w:tcPr>
          <w:p w14:paraId="7B0B36B5" w14:textId="767AB168"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Moderator (vivo), CATT, Samsung, Apple, Qualcomm, ZTE</w:t>
            </w:r>
          </w:p>
        </w:tc>
        <w:tc>
          <w:tcPr>
            <w:tcW w:w="266" w:type="pct"/>
          </w:tcPr>
          <w:p w14:paraId="783EC54C" w14:textId="16F98597" w:rsidR="0010284B" w:rsidRPr="0010284B" w:rsidRDefault="001B5688" w:rsidP="0010284B">
            <w:pPr>
              <w:rPr>
                <w:rFonts w:ascii="Arial" w:eastAsia="Times New Roman" w:hAnsi="Arial" w:cs="Arial"/>
                <w:color w:val="000000"/>
                <w:sz w:val="14"/>
                <w:szCs w:val="14"/>
                <w:lang w:eastAsia="en-GB"/>
              </w:rPr>
            </w:pPr>
            <w:hyperlink r:id="rId3163" w:history="1">
              <w:r w:rsidR="0010284B" w:rsidRPr="0010284B">
                <w:rPr>
                  <w:rStyle w:val="Hyperlink"/>
                  <w:rFonts w:ascii="Arial" w:hAnsi="Arial" w:cs="Arial"/>
                  <w:b/>
                  <w:bCs/>
                  <w:sz w:val="14"/>
                  <w:szCs w:val="14"/>
                </w:rPr>
                <w:t>Rel-17</w:t>
              </w:r>
            </w:hyperlink>
          </w:p>
        </w:tc>
        <w:tc>
          <w:tcPr>
            <w:tcW w:w="362" w:type="pct"/>
            <w:shd w:val="clear" w:color="auto" w:fill="auto"/>
          </w:tcPr>
          <w:p w14:paraId="1B23E514" w14:textId="7D86B79C" w:rsidR="0010284B" w:rsidRPr="0010284B" w:rsidRDefault="001B5688" w:rsidP="0010284B">
            <w:pPr>
              <w:rPr>
                <w:rFonts w:ascii="Arial" w:eastAsia="Times New Roman" w:hAnsi="Arial" w:cs="Arial"/>
                <w:color w:val="000000"/>
                <w:sz w:val="14"/>
                <w:szCs w:val="14"/>
                <w:lang w:eastAsia="en-GB"/>
              </w:rPr>
            </w:pPr>
            <w:hyperlink r:id="rId3164" w:history="1">
              <w:r w:rsidR="0010284B" w:rsidRPr="0010284B">
                <w:rPr>
                  <w:rStyle w:val="Hyperlink"/>
                  <w:rFonts w:ascii="Arial" w:hAnsi="Arial" w:cs="Arial"/>
                  <w:b/>
                  <w:bCs/>
                  <w:sz w:val="14"/>
                  <w:szCs w:val="14"/>
                </w:rPr>
                <w:t>38.214</w:t>
              </w:r>
            </w:hyperlink>
          </w:p>
        </w:tc>
        <w:tc>
          <w:tcPr>
            <w:tcW w:w="384" w:type="pct"/>
            <w:shd w:val="clear" w:color="auto" w:fill="auto"/>
          </w:tcPr>
          <w:p w14:paraId="4B17FC78" w14:textId="343EDFFF"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17.1.0</w:t>
            </w:r>
          </w:p>
        </w:tc>
        <w:tc>
          <w:tcPr>
            <w:tcW w:w="762" w:type="pct"/>
          </w:tcPr>
          <w:p w14:paraId="723D5704" w14:textId="6B240B15"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color w:val="000000"/>
                <w:sz w:val="14"/>
                <w:szCs w:val="14"/>
              </w:rPr>
              <w:t>NR_newRAT-Core, TEI17</w:t>
            </w:r>
          </w:p>
        </w:tc>
        <w:tc>
          <w:tcPr>
            <w:tcW w:w="295" w:type="pct"/>
          </w:tcPr>
          <w:p w14:paraId="364022F9" w14:textId="60CA0F7A"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0278</w:t>
            </w:r>
          </w:p>
        </w:tc>
        <w:tc>
          <w:tcPr>
            <w:tcW w:w="286" w:type="pct"/>
          </w:tcPr>
          <w:p w14:paraId="558A814C" w14:textId="42C0960F"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 </w:t>
            </w:r>
          </w:p>
        </w:tc>
        <w:tc>
          <w:tcPr>
            <w:tcW w:w="265" w:type="pct"/>
          </w:tcPr>
          <w:p w14:paraId="3D8F2E74" w14:textId="71499603"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F</w:t>
            </w:r>
          </w:p>
        </w:tc>
      </w:tr>
      <w:tr w:rsidR="0010284B" w:rsidRPr="0010284B" w14:paraId="5A2561AF" w14:textId="77777777" w:rsidTr="00587408">
        <w:trPr>
          <w:trHeight w:val="20"/>
        </w:trPr>
        <w:tc>
          <w:tcPr>
            <w:tcW w:w="427" w:type="pct"/>
          </w:tcPr>
          <w:p w14:paraId="4FF4A8F9" w14:textId="2B7D3CA3" w:rsidR="0010284B" w:rsidRPr="0010284B" w:rsidRDefault="001B5688" w:rsidP="0010284B">
            <w:pPr>
              <w:rPr>
                <w:rFonts w:ascii="Arial" w:eastAsia="Times New Roman" w:hAnsi="Arial" w:cs="Arial"/>
                <w:color w:val="000000"/>
                <w:sz w:val="14"/>
                <w:szCs w:val="14"/>
                <w:lang w:eastAsia="en-GB"/>
              </w:rPr>
            </w:pPr>
            <w:hyperlink r:id="rId3165" w:history="1">
              <w:r w:rsidR="000B5C49">
                <w:rPr>
                  <w:rStyle w:val="Hyperlink"/>
                  <w:rFonts w:ascii="Arial" w:hAnsi="Arial" w:cs="Arial"/>
                  <w:b/>
                  <w:bCs/>
                  <w:sz w:val="14"/>
                  <w:szCs w:val="14"/>
                </w:rPr>
                <w:t>R1-2205625</w:t>
              </w:r>
            </w:hyperlink>
          </w:p>
        </w:tc>
        <w:tc>
          <w:tcPr>
            <w:tcW w:w="1047" w:type="pct"/>
          </w:tcPr>
          <w:p w14:paraId="78033DFB" w14:textId="59AF7228"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Simultaneous transmission of SRS and other channels for intra-band non-contiguous carrier aggregation</w:t>
            </w:r>
          </w:p>
        </w:tc>
        <w:tc>
          <w:tcPr>
            <w:tcW w:w="906" w:type="pct"/>
          </w:tcPr>
          <w:p w14:paraId="2F6DCB1C" w14:textId="3ABB4BE3"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Moderator (Qualcomm), Ericsson, NTT DOCOMO, INC.</w:t>
            </w:r>
          </w:p>
        </w:tc>
        <w:tc>
          <w:tcPr>
            <w:tcW w:w="266" w:type="pct"/>
          </w:tcPr>
          <w:p w14:paraId="2215ADA4" w14:textId="2F0CE5C1" w:rsidR="0010284B" w:rsidRPr="0010284B" w:rsidRDefault="001B5688" w:rsidP="0010284B">
            <w:pPr>
              <w:rPr>
                <w:rFonts w:ascii="Arial" w:eastAsia="Times New Roman" w:hAnsi="Arial" w:cs="Arial"/>
                <w:color w:val="000000"/>
                <w:sz w:val="14"/>
                <w:szCs w:val="14"/>
                <w:lang w:eastAsia="en-GB"/>
              </w:rPr>
            </w:pPr>
            <w:hyperlink r:id="rId3166" w:history="1">
              <w:r w:rsidR="0010284B" w:rsidRPr="0010284B">
                <w:rPr>
                  <w:rStyle w:val="Hyperlink"/>
                  <w:rFonts w:ascii="Arial" w:hAnsi="Arial" w:cs="Arial"/>
                  <w:b/>
                  <w:bCs/>
                  <w:sz w:val="14"/>
                  <w:szCs w:val="14"/>
                </w:rPr>
                <w:t>Rel-17</w:t>
              </w:r>
            </w:hyperlink>
          </w:p>
        </w:tc>
        <w:tc>
          <w:tcPr>
            <w:tcW w:w="362" w:type="pct"/>
            <w:shd w:val="clear" w:color="auto" w:fill="auto"/>
          </w:tcPr>
          <w:p w14:paraId="34B33675" w14:textId="1CD6EFE9" w:rsidR="0010284B" w:rsidRPr="0010284B" w:rsidRDefault="001B5688" w:rsidP="0010284B">
            <w:pPr>
              <w:rPr>
                <w:rFonts w:ascii="Arial" w:eastAsia="Times New Roman" w:hAnsi="Arial" w:cs="Arial"/>
                <w:color w:val="000000"/>
                <w:sz w:val="14"/>
                <w:szCs w:val="14"/>
                <w:lang w:eastAsia="en-GB"/>
              </w:rPr>
            </w:pPr>
            <w:hyperlink r:id="rId3167" w:history="1">
              <w:r w:rsidR="0010284B" w:rsidRPr="0010284B">
                <w:rPr>
                  <w:rStyle w:val="Hyperlink"/>
                  <w:rFonts w:ascii="Arial" w:hAnsi="Arial" w:cs="Arial"/>
                  <w:b/>
                  <w:bCs/>
                  <w:sz w:val="14"/>
                  <w:szCs w:val="14"/>
                </w:rPr>
                <w:t>38.214</w:t>
              </w:r>
            </w:hyperlink>
          </w:p>
        </w:tc>
        <w:tc>
          <w:tcPr>
            <w:tcW w:w="384" w:type="pct"/>
            <w:shd w:val="clear" w:color="auto" w:fill="auto"/>
          </w:tcPr>
          <w:p w14:paraId="5A3D0417" w14:textId="7CBE8C77"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17.1.0</w:t>
            </w:r>
          </w:p>
        </w:tc>
        <w:tc>
          <w:tcPr>
            <w:tcW w:w="762" w:type="pct"/>
          </w:tcPr>
          <w:p w14:paraId="71D2BB2C" w14:textId="351FB4BB"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color w:val="000000"/>
                <w:sz w:val="14"/>
                <w:szCs w:val="14"/>
              </w:rPr>
              <w:t>TEI17, NR_newRAT-Core</w:t>
            </w:r>
          </w:p>
        </w:tc>
        <w:tc>
          <w:tcPr>
            <w:tcW w:w="295" w:type="pct"/>
          </w:tcPr>
          <w:p w14:paraId="3C637880" w14:textId="1C653B62"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0279</w:t>
            </w:r>
          </w:p>
        </w:tc>
        <w:tc>
          <w:tcPr>
            <w:tcW w:w="286" w:type="pct"/>
          </w:tcPr>
          <w:p w14:paraId="4F12A788" w14:textId="72A3E315"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 </w:t>
            </w:r>
          </w:p>
        </w:tc>
        <w:tc>
          <w:tcPr>
            <w:tcW w:w="265" w:type="pct"/>
          </w:tcPr>
          <w:p w14:paraId="19B1EEDD" w14:textId="144B9D95"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F</w:t>
            </w:r>
          </w:p>
        </w:tc>
      </w:tr>
      <w:tr w:rsidR="0010284B" w:rsidRPr="0010284B" w14:paraId="0CD6A378" w14:textId="77777777" w:rsidTr="00587408">
        <w:trPr>
          <w:trHeight w:val="20"/>
        </w:trPr>
        <w:tc>
          <w:tcPr>
            <w:tcW w:w="427" w:type="pct"/>
          </w:tcPr>
          <w:p w14:paraId="672168C3" w14:textId="1E1FE8B0" w:rsidR="0010284B" w:rsidRPr="0010284B" w:rsidRDefault="001B5688" w:rsidP="0010284B">
            <w:pPr>
              <w:rPr>
                <w:rFonts w:ascii="Arial" w:eastAsia="Times New Roman" w:hAnsi="Arial" w:cs="Arial"/>
                <w:color w:val="000000"/>
                <w:sz w:val="14"/>
                <w:szCs w:val="14"/>
                <w:lang w:eastAsia="en-GB"/>
              </w:rPr>
            </w:pPr>
            <w:hyperlink r:id="rId3168" w:history="1">
              <w:r w:rsidR="000B5C49">
                <w:rPr>
                  <w:rStyle w:val="Hyperlink"/>
                  <w:rFonts w:ascii="Arial" w:hAnsi="Arial" w:cs="Arial"/>
                  <w:b/>
                  <w:bCs/>
                  <w:sz w:val="14"/>
                  <w:szCs w:val="14"/>
                </w:rPr>
                <w:t>R1-2205655</w:t>
              </w:r>
            </w:hyperlink>
          </w:p>
        </w:tc>
        <w:tc>
          <w:tcPr>
            <w:tcW w:w="1047" w:type="pct"/>
          </w:tcPr>
          <w:p w14:paraId="07BCFA27" w14:textId="47AB5494"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Corrections on NR coverage enhancements</w:t>
            </w:r>
          </w:p>
        </w:tc>
        <w:tc>
          <w:tcPr>
            <w:tcW w:w="906" w:type="pct"/>
          </w:tcPr>
          <w:p w14:paraId="77D56090" w14:textId="12D88936"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Nokia</w:t>
            </w:r>
          </w:p>
        </w:tc>
        <w:tc>
          <w:tcPr>
            <w:tcW w:w="266" w:type="pct"/>
          </w:tcPr>
          <w:p w14:paraId="4FE66F92" w14:textId="33E927D5" w:rsidR="0010284B" w:rsidRPr="0010284B" w:rsidRDefault="001B5688" w:rsidP="0010284B">
            <w:pPr>
              <w:rPr>
                <w:rFonts w:ascii="Arial" w:eastAsia="Times New Roman" w:hAnsi="Arial" w:cs="Arial"/>
                <w:color w:val="000000"/>
                <w:sz w:val="14"/>
                <w:szCs w:val="14"/>
                <w:lang w:eastAsia="en-GB"/>
              </w:rPr>
            </w:pPr>
            <w:hyperlink r:id="rId3169" w:history="1">
              <w:r w:rsidR="0010284B" w:rsidRPr="0010284B">
                <w:rPr>
                  <w:rStyle w:val="Hyperlink"/>
                  <w:rFonts w:ascii="Arial" w:hAnsi="Arial" w:cs="Arial"/>
                  <w:b/>
                  <w:bCs/>
                  <w:sz w:val="14"/>
                  <w:szCs w:val="14"/>
                </w:rPr>
                <w:t>Rel-17</w:t>
              </w:r>
            </w:hyperlink>
          </w:p>
        </w:tc>
        <w:tc>
          <w:tcPr>
            <w:tcW w:w="362" w:type="pct"/>
            <w:shd w:val="clear" w:color="auto" w:fill="auto"/>
          </w:tcPr>
          <w:p w14:paraId="5653063C" w14:textId="12A9F3E4" w:rsidR="0010284B" w:rsidRPr="0010284B" w:rsidRDefault="001B5688" w:rsidP="0010284B">
            <w:pPr>
              <w:rPr>
                <w:rFonts w:ascii="Arial" w:eastAsia="Times New Roman" w:hAnsi="Arial" w:cs="Arial"/>
                <w:color w:val="000000"/>
                <w:sz w:val="14"/>
                <w:szCs w:val="14"/>
                <w:lang w:eastAsia="en-GB"/>
              </w:rPr>
            </w:pPr>
            <w:hyperlink r:id="rId3170" w:history="1">
              <w:r w:rsidR="0010284B" w:rsidRPr="0010284B">
                <w:rPr>
                  <w:rStyle w:val="Hyperlink"/>
                  <w:rFonts w:ascii="Arial" w:hAnsi="Arial" w:cs="Arial"/>
                  <w:b/>
                  <w:bCs/>
                  <w:sz w:val="14"/>
                  <w:szCs w:val="14"/>
                </w:rPr>
                <w:t>38.214</w:t>
              </w:r>
            </w:hyperlink>
          </w:p>
        </w:tc>
        <w:tc>
          <w:tcPr>
            <w:tcW w:w="384" w:type="pct"/>
            <w:shd w:val="clear" w:color="auto" w:fill="auto"/>
          </w:tcPr>
          <w:p w14:paraId="4A230F9A" w14:textId="1CFE3FAE"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17.1.0</w:t>
            </w:r>
          </w:p>
        </w:tc>
        <w:tc>
          <w:tcPr>
            <w:tcW w:w="762" w:type="pct"/>
          </w:tcPr>
          <w:p w14:paraId="3E1A5EB0" w14:textId="60DDC57C" w:rsidR="0010284B" w:rsidRPr="0010284B" w:rsidRDefault="001B5688" w:rsidP="0010284B">
            <w:pPr>
              <w:rPr>
                <w:rFonts w:ascii="Arial" w:eastAsia="Times New Roman" w:hAnsi="Arial" w:cs="Arial"/>
                <w:color w:val="000000"/>
                <w:sz w:val="14"/>
                <w:szCs w:val="14"/>
                <w:lang w:eastAsia="en-GB"/>
              </w:rPr>
            </w:pPr>
            <w:hyperlink r:id="rId3171" w:history="1">
              <w:r w:rsidR="0010284B" w:rsidRPr="0010284B">
                <w:rPr>
                  <w:rStyle w:val="Hyperlink"/>
                  <w:rFonts w:ascii="Arial" w:hAnsi="Arial" w:cs="Arial"/>
                  <w:b/>
                  <w:bCs/>
                  <w:sz w:val="14"/>
                  <w:szCs w:val="14"/>
                </w:rPr>
                <w:t>NR_cov_enh-Core</w:t>
              </w:r>
            </w:hyperlink>
          </w:p>
        </w:tc>
        <w:tc>
          <w:tcPr>
            <w:tcW w:w="295" w:type="pct"/>
          </w:tcPr>
          <w:p w14:paraId="14AF5451" w14:textId="36EE06A1"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0280</w:t>
            </w:r>
          </w:p>
        </w:tc>
        <w:tc>
          <w:tcPr>
            <w:tcW w:w="286" w:type="pct"/>
          </w:tcPr>
          <w:p w14:paraId="25425AC1" w14:textId="64812D7F"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 </w:t>
            </w:r>
          </w:p>
        </w:tc>
        <w:tc>
          <w:tcPr>
            <w:tcW w:w="265" w:type="pct"/>
          </w:tcPr>
          <w:p w14:paraId="7DA061D8" w14:textId="4ABB4743"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F</w:t>
            </w:r>
          </w:p>
        </w:tc>
      </w:tr>
      <w:tr w:rsidR="0010284B" w:rsidRPr="0010284B" w14:paraId="0520B937" w14:textId="77777777" w:rsidTr="00587408">
        <w:trPr>
          <w:trHeight w:val="20"/>
        </w:trPr>
        <w:tc>
          <w:tcPr>
            <w:tcW w:w="427" w:type="pct"/>
          </w:tcPr>
          <w:p w14:paraId="2149D9C9" w14:textId="6D1E9C5C" w:rsidR="0010284B" w:rsidRPr="0010284B" w:rsidRDefault="001B5688" w:rsidP="0010284B">
            <w:pPr>
              <w:rPr>
                <w:rFonts w:ascii="Arial" w:eastAsia="Times New Roman" w:hAnsi="Arial" w:cs="Arial"/>
                <w:color w:val="000000"/>
                <w:sz w:val="14"/>
                <w:szCs w:val="14"/>
                <w:lang w:eastAsia="en-GB"/>
              </w:rPr>
            </w:pPr>
            <w:hyperlink r:id="rId3172" w:history="1">
              <w:r w:rsidR="000B5C49">
                <w:rPr>
                  <w:rStyle w:val="Hyperlink"/>
                  <w:rFonts w:ascii="Arial" w:hAnsi="Arial" w:cs="Arial"/>
                  <w:b/>
                  <w:bCs/>
                  <w:sz w:val="14"/>
                  <w:szCs w:val="14"/>
                </w:rPr>
                <w:t>R1-2205656</w:t>
              </w:r>
            </w:hyperlink>
          </w:p>
        </w:tc>
        <w:tc>
          <w:tcPr>
            <w:tcW w:w="1047" w:type="pct"/>
          </w:tcPr>
          <w:p w14:paraId="2934A76C" w14:textId="67C35C12"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Corrections on NR extensions of current NR operation to 71GHz</w:t>
            </w:r>
          </w:p>
        </w:tc>
        <w:tc>
          <w:tcPr>
            <w:tcW w:w="906" w:type="pct"/>
          </w:tcPr>
          <w:p w14:paraId="6407A4F0" w14:textId="4CB00723"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Nokia</w:t>
            </w:r>
          </w:p>
        </w:tc>
        <w:tc>
          <w:tcPr>
            <w:tcW w:w="266" w:type="pct"/>
          </w:tcPr>
          <w:p w14:paraId="144F68B3" w14:textId="0DA9C549" w:rsidR="0010284B" w:rsidRPr="0010284B" w:rsidRDefault="001B5688" w:rsidP="0010284B">
            <w:pPr>
              <w:rPr>
                <w:rFonts w:ascii="Arial" w:eastAsia="Times New Roman" w:hAnsi="Arial" w:cs="Arial"/>
                <w:color w:val="000000"/>
                <w:sz w:val="14"/>
                <w:szCs w:val="14"/>
                <w:lang w:eastAsia="en-GB"/>
              </w:rPr>
            </w:pPr>
            <w:hyperlink r:id="rId3173" w:history="1">
              <w:r w:rsidR="0010284B" w:rsidRPr="0010284B">
                <w:rPr>
                  <w:rStyle w:val="Hyperlink"/>
                  <w:rFonts w:ascii="Arial" w:hAnsi="Arial" w:cs="Arial"/>
                  <w:b/>
                  <w:bCs/>
                  <w:sz w:val="14"/>
                  <w:szCs w:val="14"/>
                </w:rPr>
                <w:t>Rel-17</w:t>
              </w:r>
            </w:hyperlink>
          </w:p>
        </w:tc>
        <w:tc>
          <w:tcPr>
            <w:tcW w:w="362" w:type="pct"/>
            <w:shd w:val="clear" w:color="auto" w:fill="auto"/>
          </w:tcPr>
          <w:p w14:paraId="457068E1" w14:textId="4502433B" w:rsidR="0010284B" w:rsidRPr="0010284B" w:rsidRDefault="001B5688" w:rsidP="0010284B">
            <w:pPr>
              <w:rPr>
                <w:rFonts w:ascii="Arial" w:eastAsia="Times New Roman" w:hAnsi="Arial" w:cs="Arial"/>
                <w:color w:val="000000"/>
                <w:sz w:val="14"/>
                <w:szCs w:val="14"/>
                <w:lang w:eastAsia="en-GB"/>
              </w:rPr>
            </w:pPr>
            <w:hyperlink r:id="rId3174" w:history="1">
              <w:r w:rsidR="0010284B" w:rsidRPr="0010284B">
                <w:rPr>
                  <w:rStyle w:val="Hyperlink"/>
                  <w:rFonts w:ascii="Arial" w:hAnsi="Arial" w:cs="Arial"/>
                  <w:b/>
                  <w:bCs/>
                  <w:sz w:val="14"/>
                  <w:szCs w:val="14"/>
                </w:rPr>
                <w:t>38.214</w:t>
              </w:r>
            </w:hyperlink>
          </w:p>
        </w:tc>
        <w:tc>
          <w:tcPr>
            <w:tcW w:w="384" w:type="pct"/>
            <w:shd w:val="clear" w:color="auto" w:fill="auto"/>
          </w:tcPr>
          <w:p w14:paraId="04744F04" w14:textId="02DA13BE"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17.1.0</w:t>
            </w:r>
          </w:p>
        </w:tc>
        <w:tc>
          <w:tcPr>
            <w:tcW w:w="762" w:type="pct"/>
          </w:tcPr>
          <w:p w14:paraId="7D0806AB" w14:textId="03340352" w:rsidR="0010284B" w:rsidRPr="0010284B" w:rsidRDefault="001B5688" w:rsidP="0010284B">
            <w:pPr>
              <w:rPr>
                <w:rFonts w:ascii="Arial" w:eastAsia="Times New Roman" w:hAnsi="Arial" w:cs="Arial"/>
                <w:color w:val="000000"/>
                <w:sz w:val="14"/>
                <w:szCs w:val="14"/>
                <w:lang w:eastAsia="en-GB"/>
              </w:rPr>
            </w:pPr>
            <w:hyperlink r:id="rId3175" w:history="1">
              <w:r w:rsidR="0010284B" w:rsidRPr="0010284B">
                <w:rPr>
                  <w:rStyle w:val="Hyperlink"/>
                  <w:rFonts w:ascii="Arial" w:hAnsi="Arial" w:cs="Arial"/>
                  <w:b/>
                  <w:bCs/>
                  <w:sz w:val="14"/>
                  <w:szCs w:val="14"/>
                </w:rPr>
                <w:t>NR_ext_to_71GHz-Core</w:t>
              </w:r>
            </w:hyperlink>
          </w:p>
        </w:tc>
        <w:tc>
          <w:tcPr>
            <w:tcW w:w="295" w:type="pct"/>
          </w:tcPr>
          <w:p w14:paraId="37F4D37F" w14:textId="7D70031B"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0281</w:t>
            </w:r>
          </w:p>
        </w:tc>
        <w:tc>
          <w:tcPr>
            <w:tcW w:w="286" w:type="pct"/>
          </w:tcPr>
          <w:p w14:paraId="46626EE7" w14:textId="4D341AFD"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 </w:t>
            </w:r>
          </w:p>
        </w:tc>
        <w:tc>
          <w:tcPr>
            <w:tcW w:w="265" w:type="pct"/>
          </w:tcPr>
          <w:p w14:paraId="49455D7F" w14:textId="62FC3BBE"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F</w:t>
            </w:r>
          </w:p>
        </w:tc>
      </w:tr>
      <w:tr w:rsidR="0010284B" w:rsidRPr="0010284B" w14:paraId="097A51D8" w14:textId="77777777" w:rsidTr="00587408">
        <w:trPr>
          <w:trHeight w:val="20"/>
        </w:trPr>
        <w:tc>
          <w:tcPr>
            <w:tcW w:w="427" w:type="pct"/>
          </w:tcPr>
          <w:p w14:paraId="536E31EB" w14:textId="0C4B6D3B" w:rsidR="0010284B" w:rsidRPr="0010284B" w:rsidRDefault="001B5688" w:rsidP="0010284B">
            <w:pPr>
              <w:rPr>
                <w:rFonts w:ascii="Arial" w:eastAsia="Times New Roman" w:hAnsi="Arial" w:cs="Arial"/>
                <w:color w:val="000000"/>
                <w:sz w:val="14"/>
                <w:szCs w:val="14"/>
                <w:lang w:eastAsia="en-GB"/>
              </w:rPr>
            </w:pPr>
            <w:hyperlink r:id="rId3176" w:history="1">
              <w:r w:rsidR="000B5C49">
                <w:rPr>
                  <w:rStyle w:val="Hyperlink"/>
                  <w:rFonts w:ascii="Arial" w:hAnsi="Arial" w:cs="Arial"/>
                  <w:b/>
                  <w:bCs/>
                  <w:sz w:val="14"/>
                  <w:szCs w:val="14"/>
                </w:rPr>
                <w:t>R1-2205657</w:t>
              </w:r>
            </w:hyperlink>
          </w:p>
        </w:tc>
        <w:tc>
          <w:tcPr>
            <w:tcW w:w="1047" w:type="pct"/>
          </w:tcPr>
          <w:p w14:paraId="457DF464" w14:textId="07ECAA80"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Corrections on enhanced Industrial Internet of Things (IoT) and ultra-reliable and low latency communication (URLLC) support for NR</w:t>
            </w:r>
          </w:p>
        </w:tc>
        <w:tc>
          <w:tcPr>
            <w:tcW w:w="906" w:type="pct"/>
          </w:tcPr>
          <w:p w14:paraId="0C156903" w14:textId="1D559571"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Nokia</w:t>
            </w:r>
          </w:p>
        </w:tc>
        <w:tc>
          <w:tcPr>
            <w:tcW w:w="266" w:type="pct"/>
          </w:tcPr>
          <w:p w14:paraId="2C6A52E9" w14:textId="018CCE14" w:rsidR="0010284B" w:rsidRPr="0010284B" w:rsidRDefault="001B5688" w:rsidP="0010284B">
            <w:pPr>
              <w:rPr>
                <w:rFonts w:ascii="Arial" w:eastAsia="Times New Roman" w:hAnsi="Arial" w:cs="Arial"/>
                <w:color w:val="000000"/>
                <w:sz w:val="14"/>
                <w:szCs w:val="14"/>
                <w:lang w:eastAsia="en-GB"/>
              </w:rPr>
            </w:pPr>
            <w:hyperlink r:id="rId3177" w:history="1">
              <w:r w:rsidR="0010284B" w:rsidRPr="0010284B">
                <w:rPr>
                  <w:rStyle w:val="Hyperlink"/>
                  <w:rFonts w:ascii="Arial" w:hAnsi="Arial" w:cs="Arial"/>
                  <w:b/>
                  <w:bCs/>
                  <w:sz w:val="14"/>
                  <w:szCs w:val="14"/>
                </w:rPr>
                <w:t>Rel-17</w:t>
              </w:r>
            </w:hyperlink>
          </w:p>
        </w:tc>
        <w:tc>
          <w:tcPr>
            <w:tcW w:w="362" w:type="pct"/>
            <w:shd w:val="clear" w:color="auto" w:fill="auto"/>
          </w:tcPr>
          <w:p w14:paraId="05FB7EAD" w14:textId="11CA97E1" w:rsidR="0010284B" w:rsidRPr="0010284B" w:rsidRDefault="001B5688" w:rsidP="0010284B">
            <w:pPr>
              <w:rPr>
                <w:rFonts w:ascii="Arial" w:eastAsia="Times New Roman" w:hAnsi="Arial" w:cs="Arial"/>
                <w:color w:val="000000"/>
                <w:sz w:val="14"/>
                <w:szCs w:val="14"/>
                <w:lang w:eastAsia="en-GB"/>
              </w:rPr>
            </w:pPr>
            <w:hyperlink r:id="rId3178" w:history="1">
              <w:r w:rsidR="0010284B" w:rsidRPr="0010284B">
                <w:rPr>
                  <w:rStyle w:val="Hyperlink"/>
                  <w:rFonts w:ascii="Arial" w:hAnsi="Arial" w:cs="Arial"/>
                  <w:b/>
                  <w:bCs/>
                  <w:sz w:val="14"/>
                  <w:szCs w:val="14"/>
                </w:rPr>
                <w:t>38.214</w:t>
              </w:r>
            </w:hyperlink>
          </w:p>
        </w:tc>
        <w:tc>
          <w:tcPr>
            <w:tcW w:w="384" w:type="pct"/>
            <w:shd w:val="clear" w:color="auto" w:fill="auto"/>
          </w:tcPr>
          <w:p w14:paraId="1C377802" w14:textId="24315893"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17.1.0</w:t>
            </w:r>
          </w:p>
        </w:tc>
        <w:tc>
          <w:tcPr>
            <w:tcW w:w="762" w:type="pct"/>
          </w:tcPr>
          <w:p w14:paraId="1703B14E" w14:textId="141FC979" w:rsidR="0010284B" w:rsidRPr="0010284B" w:rsidRDefault="001B5688" w:rsidP="0010284B">
            <w:pPr>
              <w:rPr>
                <w:rFonts w:ascii="Arial" w:eastAsia="Times New Roman" w:hAnsi="Arial" w:cs="Arial"/>
                <w:color w:val="000000"/>
                <w:sz w:val="14"/>
                <w:szCs w:val="14"/>
                <w:lang w:eastAsia="en-GB"/>
              </w:rPr>
            </w:pPr>
            <w:hyperlink r:id="rId3179" w:history="1">
              <w:r w:rsidR="0010284B" w:rsidRPr="0010284B">
                <w:rPr>
                  <w:rStyle w:val="Hyperlink"/>
                  <w:rFonts w:ascii="Arial" w:hAnsi="Arial" w:cs="Arial"/>
                  <w:b/>
                  <w:bCs/>
                  <w:sz w:val="14"/>
                  <w:szCs w:val="14"/>
                </w:rPr>
                <w:t>NR_IIOT_URLLC_enh-Core</w:t>
              </w:r>
            </w:hyperlink>
          </w:p>
        </w:tc>
        <w:tc>
          <w:tcPr>
            <w:tcW w:w="295" w:type="pct"/>
          </w:tcPr>
          <w:p w14:paraId="03B5C93E" w14:textId="2280DC6C"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0282</w:t>
            </w:r>
          </w:p>
        </w:tc>
        <w:tc>
          <w:tcPr>
            <w:tcW w:w="286" w:type="pct"/>
          </w:tcPr>
          <w:p w14:paraId="6FF60312" w14:textId="4494D292"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 </w:t>
            </w:r>
          </w:p>
        </w:tc>
        <w:tc>
          <w:tcPr>
            <w:tcW w:w="265" w:type="pct"/>
          </w:tcPr>
          <w:p w14:paraId="4BE0C88B" w14:textId="1C5EF722"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F</w:t>
            </w:r>
          </w:p>
        </w:tc>
      </w:tr>
      <w:tr w:rsidR="0010284B" w:rsidRPr="0010284B" w14:paraId="550A40BE" w14:textId="77777777" w:rsidTr="00587408">
        <w:trPr>
          <w:trHeight w:val="20"/>
        </w:trPr>
        <w:tc>
          <w:tcPr>
            <w:tcW w:w="427" w:type="pct"/>
          </w:tcPr>
          <w:p w14:paraId="34A27AAD" w14:textId="1E1C25FB" w:rsidR="0010284B" w:rsidRPr="0010284B" w:rsidRDefault="001B5688" w:rsidP="0010284B">
            <w:pPr>
              <w:rPr>
                <w:rFonts w:ascii="Arial" w:eastAsia="Times New Roman" w:hAnsi="Arial" w:cs="Arial"/>
                <w:color w:val="000000"/>
                <w:sz w:val="14"/>
                <w:szCs w:val="14"/>
                <w:lang w:eastAsia="en-GB"/>
              </w:rPr>
            </w:pPr>
            <w:hyperlink r:id="rId3180" w:history="1">
              <w:r w:rsidR="000B5C49">
                <w:rPr>
                  <w:rStyle w:val="Hyperlink"/>
                  <w:rFonts w:ascii="Arial" w:hAnsi="Arial" w:cs="Arial"/>
                  <w:b/>
                  <w:bCs/>
                  <w:sz w:val="14"/>
                  <w:szCs w:val="14"/>
                </w:rPr>
                <w:t>R1-2205658</w:t>
              </w:r>
            </w:hyperlink>
          </w:p>
        </w:tc>
        <w:tc>
          <w:tcPr>
            <w:tcW w:w="1047" w:type="pct"/>
          </w:tcPr>
          <w:p w14:paraId="584902F5" w14:textId="404B9F60"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Corrections on NR  Multicast and Broadcast Services</w:t>
            </w:r>
          </w:p>
        </w:tc>
        <w:tc>
          <w:tcPr>
            <w:tcW w:w="906" w:type="pct"/>
          </w:tcPr>
          <w:p w14:paraId="04034F1E" w14:textId="302DF839"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Nokia</w:t>
            </w:r>
          </w:p>
        </w:tc>
        <w:tc>
          <w:tcPr>
            <w:tcW w:w="266" w:type="pct"/>
          </w:tcPr>
          <w:p w14:paraId="0DFEEAC6" w14:textId="023B851C" w:rsidR="0010284B" w:rsidRPr="0010284B" w:rsidRDefault="001B5688" w:rsidP="0010284B">
            <w:pPr>
              <w:rPr>
                <w:rFonts w:ascii="Arial" w:eastAsia="Times New Roman" w:hAnsi="Arial" w:cs="Arial"/>
                <w:color w:val="000000"/>
                <w:sz w:val="14"/>
                <w:szCs w:val="14"/>
                <w:lang w:eastAsia="en-GB"/>
              </w:rPr>
            </w:pPr>
            <w:hyperlink r:id="rId3181" w:history="1">
              <w:r w:rsidR="0010284B" w:rsidRPr="0010284B">
                <w:rPr>
                  <w:rStyle w:val="Hyperlink"/>
                  <w:rFonts w:ascii="Arial" w:hAnsi="Arial" w:cs="Arial"/>
                  <w:b/>
                  <w:bCs/>
                  <w:sz w:val="14"/>
                  <w:szCs w:val="14"/>
                </w:rPr>
                <w:t>Rel-17</w:t>
              </w:r>
            </w:hyperlink>
          </w:p>
        </w:tc>
        <w:tc>
          <w:tcPr>
            <w:tcW w:w="362" w:type="pct"/>
            <w:shd w:val="clear" w:color="auto" w:fill="auto"/>
          </w:tcPr>
          <w:p w14:paraId="07815C3D" w14:textId="406E27AA" w:rsidR="0010284B" w:rsidRPr="0010284B" w:rsidRDefault="001B5688" w:rsidP="0010284B">
            <w:pPr>
              <w:rPr>
                <w:rFonts w:ascii="Arial" w:eastAsia="Times New Roman" w:hAnsi="Arial" w:cs="Arial"/>
                <w:color w:val="000000"/>
                <w:sz w:val="14"/>
                <w:szCs w:val="14"/>
                <w:lang w:eastAsia="en-GB"/>
              </w:rPr>
            </w:pPr>
            <w:hyperlink r:id="rId3182" w:history="1">
              <w:r w:rsidR="0010284B" w:rsidRPr="0010284B">
                <w:rPr>
                  <w:rStyle w:val="Hyperlink"/>
                  <w:rFonts w:ascii="Arial" w:hAnsi="Arial" w:cs="Arial"/>
                  <w:b/>
                  <w:bCs/>
                  <w:sz w:val="14"/>
                  <w:szCs w:val="14"/>
                </w:rPr>
                <w:t>38.214</w:t>
              </w:r>
            </w:hyperlink>
          </w:p>
        </w:tc>
        <w:tc>
          <w:tcPr>
            <w:tcW w:w="384" w:type="pct"/>
            <w:shd w:val="clear" w:color="auto" w:fill="auto"/>
          </w:tcPr>
          <w:p w14:paraId="08BC4D61" w14:textId="5CF469D8"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17.1.0</w:t>
            </w:r>
          </w:p>
        </w:tc>
        <w:tc>
          <w:tcPr>
            <w:tcW w:w="762" w:type="pct"/>
          </w:tcPr>
          <w:p w14:paraId="3AF14513" w14:textId="278D6015" w:rsidR="0010284B" w:rsidRPr="0010284B" w:rsidRDefault="001B5688" w:rsidP="0010284B">
            <w:pPr>
              <w:rPr>
                <w:rFonts w:ascii="Arial" w:eastAsia="Times New Roman" w:hAnsi="Arial" w:cs="Arial"/>
                <w:color w:val="000000"/>
                <w:sz w:val="14"/>
                <w:szCs w:val="14"/>
                <w:lang w:val="fr-FR" w:eastAsia="en-GB"/>
              </w:rPr>
            </w:pPr>
            <w:hyperlink r:id="rId3183" w:history="1">
              <w:r w:rsidR="0010284B" w:rsidRPr="0010284B">
                <w:rPr>
                  <w:rStyle w:val="Hyperlink"/>
                  <w:rFonts w:ascii="Arial" w:hAnsi="Arial" w:cs="Arial"/>
                  <w:b/>
                  <w:bCs/>
                  <w:sz w:val="14"/>
                  <w:szCs w:val="14"/>
                </w:rPr>
                <w:t>NR_MBS-Core</w:t>
              </w:r>
            </w:hyperlink>
          </w:p>
        </w:tc>
        <w:tc>
          <w:tcPr>
            <w:tcW w:w="295" w:type="pct"/>
          </w:tcPr>
          <w:p w14:paraId="54F3C4A4" w14:textId="75ABCC95"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0283</w:t>
            </w:r>
          </w:p>
        </w:tc>
        <w:tc>
          <w:tcPr>
            <w:tcW w:w="286" w:type="pct"/>
          </w:tcPr>
          <w:p w14:paraId="26CBA025" w14:textId="5AD470DB"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 </w:t>
            </w:r>
          </w:p>
        </w:tc>
        <w:tc>
          <w:tcPr>
            <w:tcW w:w="265" w:type="pct"/>
          </w:tcPr>
          <w:p w14:paraId="6CCB79BD" w14:textId="22FA5DCC"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F</w:t>
            </w:r>
          </w:p>
        </w:tc>
      </w:tr>
      <w:tr w:rsidR="0010284B" w:rsidRPr="0010284B" w14:paraId="783FE026" w14:textId="77777777" w:rsidTr="00587408">
        <w:trPr>
          <w:trHeight w:val="20"/>
        </w:trPr>
        <w:tc>
          <w:tcPr>
            <w:tcW w:w="427" w:type="pct"/>
          </w:tcPr>
          <w:p w14:paraId="0562A73F" w14:textId="60668E93" w:rsidR="0010284B" w:rsidRPr="0010284B" w:rsidRDefault="001B5688" w:rsidP="0010284B">
            <w:pPr>
              <w:rPr>
                <w:rFonts w:ascii="Arial" w:eastAsia="Times New Roman" w:hAnsi="Arial" w:cs="Arial"/>
                <w:color w:val="000000"/>
                <w:sz w:val="14"/>
                <w:szCs w:val="14"/>
                <w:lang w:eastAsia="en-GB"/>
              </w:rPr>
            </w:pPr>
            <w:hyperlink r:id="rId3184" w:history="1">
              <w:r w:rsidR="000B5C49">
                <w:rPr>
                  <w:rStyle w:val="Hyperlink"/>
                  <w:rFonts w:ascii="Arial" w:hAnsi="Arial" w:cs="Arial"/>
                  <w:b/>
                  <w:bCs/>
                  <w:sz w:val="14"/>
                  <w:szCs w:val="14"/>
                </w:rPr>
                <w:t>R1-2205659</w:t>
              </w:r>
            </w:hyperlink>
          </w:p>
        </w:tc>
        <w:tc>
          <w:tcPr>
            <w:tcW w:w="1047" w:type="pct"/>
          </w:tcPr>
          <w:p w14:paraId="34B6D6C8" w14:textId="68C4117D"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Corrections on NR Sidelink enhancements</w:t>
            </w:r>
          </w:p>
        </w:tc>
        <w:tc>
          <w:tcPr>
            <w:tcW w:w="906" w:type="pct"/>
          </w:tcPr>
          <w:p w14:paraId="655A87A7" w14:textId="44DFDDF9"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Nokia</w:t>
            </w:r>
          </w:p>
        </w:tc>
        <w:tc>
          <w:tcPr>
            <w:tcW w:w="266" w:type="pct"/>
          </w:tcPr>
          <w:p w14:paraId="5D12F911" w14:textId="79ED2596" w:rsidR="0010284B" w:rsidRPr="0010284B" w:rsidRDefault="001B5688" w:rsidP="0010284B">
            <w:pPr>
              <w:rPr>
                <w:rFonts w:ascii="Arial" w:eastAsia="Times New Roman" w:hAnsi="Arial" w:cs="Arial"/>
                <w:color w:val="000000"/>
                <w:sz w:val="14"/>
                <w:szCs w:val="14"/>
                <w:lang w:eastAsia="en-GB"/>
              </w:rPr>
            </w:pPr>
            <w:hyperlink r:id="rId3185" w:history="1">
              <w:r w:rsidR="0010284B" w:rsidRPr="0010284B">
                <w:rPr>
                  <w:rStyle w:val="Hyperlink"/>
                  <w:rFonts w:ascii="Arial" w:hAnsi="Arial" w:cs="Arial"/>
                  <w:b/>
                  <w:bCs/>
                  <w:sz w:val="14"/>
                  <w:szCs w:val="14"/>
                </w:rPr>
                <w:t>Rel-17</w:t>
              </w:r>
            </w:hyperlink>
          </w:p>
        </w:tc>
        <w:tc>
          <w:tcPr>
            <w:tcW w:w="362" w:type="pct"/>
            <w:shd w:val="clear" w:color="auto" w:fill="auto"/>
          </w:tcPr>
          <w:p w14:paraId="3BE9F47E" w14:textId="19C7DA77" w:rsidR="0010284B" w:rsidRPr="0010284B" w:rsidRDefault="001B5688" w:rsidP="0010284B">
            <w:pPr>
              <w:rPr>
                <w:rFonts w:ascii="Arial" w:eastAsia="Times New Roman" w:hAnsi="Arial" w:cs="Arial"/>
                <w:color w:val="000000"/>
                <w:sz w:val="14"/>
                <w:szCs w:val="14"/>
                <w:lang w:eastAsia="en-GB"/>
              </w:rPr>
            </w:pPr>
            <w:hyperlink r:id="rId3186" w:history="1">
              <w:r w:rsidR="0010284B" w:rsidRPr="0010284B">
                <w:rPr>
                  <w:rStyle w:val="Hyperlink"/>
                  <w:rFonts w:ascii="Arial" w:hAnsi="Arial" w:cs="Arial"/>
                  <w:b/>
                  <w:bCs/>
                  <w:sz w:val="14"/>
                  <w:szCs w:val="14"/>
                </w:rPr>
                <w:t>38.214</w:t>
              </w:r>
            </w:hyperlink>
          </w:p>
        </w:tc>
        <w:tc>
          <w:tcPr>
            <w:tcW w:w="384" w:type="pct"/>
            <w:shd w:val="clear" w:color="auto" w:fill="auto"/>
          </w:tcPr>
          <w:p w14:paraId="19554E28" w14:textId="2314BB28"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17.1.0</w:t>
            </w:r>
          </w:p>
        </w:tc>
        <w:tc>
          <w:tcPr>
            <w:tcW w:w="762" w:type="pct"/>
          </w:tcPr>
          <w:p w14:paraId="78A419D6" w14:textId="6D5CC2A6" w:rsidR="0010284B" w:rsidRPr="0010284B" w:rsidRDefault="001B5688" w:rsidP="0010284B">
            <w:pPr>
              <w:rPr>
                <w:rFonts w:ascii="Arial" w:eastAsia="Times New Roman" w:hAnsi="Arial" w:cs="Arial"/>
                <w:color w:val="000000"/>
                <w:sz w:val="14"/>
                <w:szCs w:val="14"/>
                <w:lang w:val="fr-FR" w:eastAsia="en-GB"/>
              </w:rPr>
            </w:pPr>
            <w:hyperlink r:id="rId3187" w:history="1">
              <w:r w:rsidR="0010284B" w:rsidRPr="0010284B">
                <w:rPr>
                  <w:rStyle w:val="Hyperlink"/>
                  <w:rFonts w:ascii="Arial" w:hAnsi="Arial" w:cs="Arial"/>
                  <w:b/>
                  <w:bCs/>
                  <w:sz w:val="14"/>
                  <w:szCs w:val="14"/>
                </w:rPr>
                <w:t>NR_SL_enh-Core</w:t>
              </w:r>
            </w:hyperlink>
          </w:p>
        </w:tc>
        <w:tc>
          <w:tcPr>
            <w:tcW w:w="295" w:type="pct"/>
          </w:tcPr>
          <w:p w14:paraId="4A80279E" w14:textId="1AA44155"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0284</w:t>
            </w:r>
          </w:p>
        </w:tc>
        <w:tc>
          <w:tcPr>
            <w:tcW w:w="286" w:type="pct"/>
          </w:tcPr>
          <w:p w14:paraId="317CC26C" w14:textId="2A6B2A6E"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 </w:t>
            </w:r>
          </w:p>
        </w:tc>
        <w:tc>
          <w:tcPr>
            <w:tcW w:w="265" w:type="pct"/>
          </w:tcPr>
          <w:p w14:paraId="1A3B83E6" w14:textId="6C477B8D"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F</w:t>
            </w:r>
          </w:p>
        </w:tc>
      </w:tr>
      <w:tr w:rsidR="0010284B" w:rsidRPr="0010284B" w14:paraId="6517BBFC" w14:textId="77777777" w:rsidTr="00587408">
        <w:trPr>
          <w:trHeight w:val="20"/>
        </w:trPr>
        <w:tc>
          <w:tcPr>
            <w:tcW w:w="427" w:type="pct"/>
          </w:tcPr>
          <w:p w14:paraId="45870A97" w14:textId="4418AAE3" w:rsidR="0010284B" w:rsidRPr="0010284B" w:rsidRDefault="001B5688" w:rsidP="0010284B">
            <w:pPr>
              <w:rPr>
                <w:rFonts w:ascii="Arial" w:eastAsia="Times New Roman" w:hAnsi="Arial" w:cs="Arial"/>
                <w:color w:val="000000"/>
                <w:sz w:val="14"/>
                <w:szCs w:val="14"/>
                <w:lang w:eastAsia="en-GB"/>
              </w:rPr>
            </w:pPr>
            <w:hyperlink r:id="rId3188" w:history="1">
              <w:r w:rsidR="000B5C49">
                <w:rPr>
                  <w:rStyle w:val="Hyperlink"/>
                  <w:rFonts w:ascii="Arial" w:hAnsi="Arial" w:cs="Arial"/>
                  <w:b/>
                  <w:bCs/>
                  <w:sz w:val="14"/>
                  <w:szCs w:val="14"/>
                </w:rPr>
                <w:t>R1-2205676</w:t>
              </w:r>
            </w:hyperlink>
          </w:p>
        </w:tc>
        <w:tc>
          <w:tcPr>
            <w:tcW w:w="1047" w:type="pct"/>
          </w:tcPr>
          <w:p w14:paraId="68AE1533" w14:textId="2B725CAC"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Corrections on further Multi-RAT Dual-Connectivity enhancements</w:t>
            </w:r>
          </w:p>
        </w:tc>
        <w:tc>
          <w:tcPr>
            <w:tcW w:w="906" w:type="pct"/>
          </w:tcPr>
          <w:p w14:paraId="79703744" w14:textId="5D59F1DF"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Nokia</w:t>
            </w:r>
          </w:p>
        </w:tc>
        <w:tc>
          <w:tcPr>
            <w:tcW w:w="266" w:type="pct"/>
          </w:tcPr>
          <w:p w14:paraId="61052190" w14:textId="0D5BB5E7" w:rsidR="0010284B" w:rsidRPr="0010284B" w:rsidRDefault="001B5688" w:rsidP="0010284B">
            <w:pPr>
              <w:rPr>
                <w:rFonts w:ascii="Arial" w:eastAsia="Times New Roman" w:hAnsi="Arial" w:cs="Arial"/>
                <w:color w:val="000000"/>
                <w:sz w:val="14"/>
                <w:szCs w:val="14"/>
                <w:lang w:eastAsia="en-GB"/>
              </w:rPr>
            </w:pPr>
            <w:hyperlink r:id="rId3189" w:history="1">
              <w:r w:rsidR="0010284B" w:rsidRPr="0010284B">
                <w:rPr>
                  <w:rStyle w:val="Hyperlink"/>
                  <w:rFonts w:ascii="Arial" w:hAnsi="Arial" w:cs="Arial"/>
                  <w:b/>
                  <w:bCs/>
                  <w:sz w:val="14"/>
                  <w:szCs w:val="14"/>
                </w:rPr>
                <w:t>Rel-17</w:t>
              </w:r>
            </w:hyperlink>
          </w:p>
        </w:tc>
        <w:tc>
          <w:tcPr>
            <w:tcW w:w="362" w:type="pct"/>
            <w:shd w:val="clear" w:color="auto" w:fill="auto"/>
          </w:tcPr>
          <w:p w14:paraId="1CE586E1" w14:textId="125E2521" w:rsidR="0010284B" w:rsidRPr="0010284B" w:rsidRDefault="001B5688" w:rsidP="0010284B">
            <w:pPr>
              <w:rPr>
                <w:rFonts w:ascii="Arial" w:eastAsia="Times New Roman" w:hAnsi="Arial" w:cs="Arial"/>
                <w:color w:val="000000"/>
                <w:sz w:val="14"/>
                <w:szCs w:val="14"/>
                <w:lang w:eastAsia="en-GB"/>
              </w:rPr>
            </w:pPr>
            <w:hyperlink r:id="rId3190" w:history="1">
              <w:r w:rsidR="0010284B" w:rsidRPr="0010284B">
                <w:rPr>
                  <w:rStyle w:val="Hyperlink"/>
                  <w:rFonts w:ascii="Arial" w:hAnsi="Arial" w:cs="Arial"/>
                  <w:b/>
                  <w:bCs/>
                  <w:sz w:val="14"/>
                  <w:szCs w:val="14"/>
                </w:rPr>
                <w:t>38.214</w:t>
              </w:r>
            </w:hyperlink>
          </w:p>
        </w:tc>
        <w:tc>
          <w:tcPr>
            <w:tcW w:w="384" w:type="pct"/>
            <w:shd w:val="clear" w:color="auto" w:fill="auto"/>
          </w:tcPr>
          <w:p w14:paraId="2C7418FE" w14:textId="40C31E08"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17.1.0</w:t>
            </w:r>
          </w:p>
        </w:tc>
        <w:tc>
          <w:tcPr>
            <w:tcW w:w="762" w:type="pct"/>
          </w:tcPr>
          <w:p w14:paraId="7CEF8509" w14:textId="1863F7D8" w:rsidR="0010284B" w:rsidRPr="0010284B" w:rsidRDefault="001B5688" w:rsidP="0010284B">
            <w:pPr>
              <w:rPr>
                <w:rFonts w:ascii="Arial" w:eastAsia="Times New Roman" w:hAnsi="Arial" w:cs="Arial"/>
                <w:color w:val="000000"/>
                <w:sz w:val="14"/>
                <w:szCs w:val="14"/>
                <w:lang w:val="fr-FR" w:eastAsia="en-GB"/>
              </w:rPr>
            </w:pPr>
            <w:hyperlink r:id="rId3191" w:history="1">
              <w:r w:rsidR="0010284B" w:rsidRPr="0010284B">
                <w:rPr>
                  <w:rStyle w:val="Hyperlink"/>
                  <w:rFonts w:ascii="Arial" w:hAnsi="Arial" w:cs="Arial"/>
                  <w:b/>
                  <w:bCs/>
                  <w:sz w:val="14"/>
                  <w:szCs w:val="14"/>
                  <w:lang w:val="fr-FR"/>
                </w:rPr>
                <w:t>LTE_NR_DC_enh2-Core</w:t>
              </w:r>
            </w:hyperlink>
          </w:p>
        </w:tc>
        <w:tc>
          <w:tcPr>
            <w:tcW w:w="295" w:type="pct"/>
          </w:tcPr>
          <w:p w14:paraId="0BCFB664" w14:textId="4E27D244"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0285</w:t>
            </w:r>
          </w:p>
        </w:tc>
        <w:tc>
          <w:tcPr>
            <w:tcW w:w="286" w:type="pct"/>
          </w:tcPr>
          <w:p w14:paraId="3A94C137" w14:textId="68BA4867"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 </w:t>
            </w:r>
          </w:p>
        </w:tc>
        <w:tc>
          <w:tcPr>
            <w:tcW w:w="265" w:type="pct"/>
          </w:tcPr>
          <w:p w14:paraId="77C53F3B" w14:textId="4D787F1E"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F</w:t>
            </w:r>
          </w:p>
        </w:tc>
      </w:tr>
      <w:tr w:rsidR="0010284B" w:rsidRPr="0010284B" w14:paraId="42D23F3B" w14:textId="77777777" w:rsidTr="00587408">
        <w:trPr>
          <w:trHeight w:val="20"/>
        </w:trPr>
        <w:tc>
          <w:tcPr>
            <w:tcW w:w="427" w:type="pct"/>
          </w:tcPr>
          <w:p w14:paraId="5A938EA2" w14:textId="52DFAF66" w:rsidR="0010284B" w:rsidRPr="0010284B" w:rsidRDefault="001B5688" w:rsidP="0010284B">
            <w:pPr>
              <w:rPr>
                <w:rFonts w:ascii="Arial" w:eastAsia="Times New Roman" w:hAnsi="Arial" w:cs="Arial"/>
                <w:color w:val="000000"/>
                <w:sz w:val="14"/>
                <w:szCs w:val="14"/>
                <w:lang w:eastAsia="en-GB"/>
              </w:rPr>
            </w:pPr>
            <w:hyperlink r:id="rId3192" w:history="1">
              <w:r w:rsidR="000B5C49">
                <w:rPr>
                  <w:rStyle w:val="Hyperlink"/>
                  <w:rFonts w:ascii="Arial" w:hAnsi="Arial" w:cs="Arial"/>
                  <w:b/>
                  <w:bCs/>
                  <w:sz w:val="14"/>
                  <w:szCs w:val="14"/>
                </w:rPr>
                <w:t>R1-2205677</w:t>
              </w:r>
            </w:hyperlink>
          </w:p>
        </w:tc>
        <w:tc>
          <w:tcPr>
            <w:tcW w:w="1047" w:type="pct"/>
          </w:tcPr>
          <w:p w14:paraId="69D3BFC1" w14:textId="5E767DA3"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Corrections on eIAB</w:t>
            </w:r>
          </w:p>
        </w:tc>
        <w:tc>
          <w:tcPr>
            <w:tcW w:w="906" w:type="pct"/>
          </w:tcPr>
          <w:p w14:paraId="7B704652" w14:textId="02BEB9A6"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Nokia</w:t>
            </w:r>
          </w:p>
        </w:tc>
        <w:tc>
          <w:tcPr>
            <w:tcW w:w="266" w:type="pct"/>
          </w:tcPr>
          <w:p w14:paraId="1D46B79F" w14:textId="22B18ABA" w:rsidR="0010284B" w:rsidRPr="0010284B" w:rsidRDefault="001B5688" w:rsidP="0010284B">
            <w:pPr>
              <w:rPr>
                <w:rFonts w:ascii="Arial" w:eastAsia="Times New Roman" w:hAnsi="Arial" w:cs="Arial"/>
                <w:color w:val="000000"/>
                <w:sz w:val="14"/>
                <w:szCs w:val="14"/>
                <w:lang w:eastAsia="en-GB"/>
              </w:rPr>
            </w:pPr>
            <w:hyperlink r:id="rId3193" w:history="1">
              <w:r w:rsidR="0010284B" w:rsidRPr="0010284B">
                <w:rPr>
                  <w:rStyle w:val="Hyperlink"/>
                  <w:rFonts w:ascii="Arial" w:hAnsi="Arial" w:cs="Arial"/>
                  <w:b/>
                  <w:bCs/>
                  <w:sz w:val="14"/>
                  <w:szCs w:val="14"/>
                </w:rPr>
                <w:t>Rel-17</w:t>
              </w:r>
            </w:hyperlink>
          </w:p>
        </w:tc>
        <w:tc>
          <w:tcPr>
            <w:tcW w:w="362" w:type="pct"/>
            <w:shd w:val="clear" w:color="auto" w:fill="auto"/>
          </w:tcPr>
          <w:p w14:paraId="3CFEFDBE" w14:textId="1023B978" w:rsidR="0010284B" w:rsidRPr="0010284B" w:rsidRDefault="001B5688" w:rsidP="0010284B">
            <w:pPr>
              <w:rPr>
                <w:rFonts w:ascii="Arial" w:eastAsia="Times New Roman" w:hAnsi="Arial" w:cs="Arial"/>
                <w:color w:val="000000"/>
                <w:sz w:val="14"/>
                <w:szCs w:val="14"/>
                <w:lang w:eastAsia="en-GB"/>
              </w:rPr>
            </w:pPr>
            <w:hyperlink r:id="rId3194" w:history="1">
              <w:r w:rsidR="0010284B" w:rsidRPr="0010284B">
                <w:rPr>
                  <w:rStyle w:val="Hyperlink"/>
                  <w:rFonts w:ascii="Arial" w:hAnsi="Arial" w:cs="Arial"/>
                  <w:b/>
                  <w:bCs/>
                  <w:sz w:val="14"/>
                  <w:szCs w:val="14"/>
                </w:rPr>
                <w:t>38.214</w:t>
              </w:r>
            </w:hyperlink>
          </w:p>
        </w:tc>
        <w:tc>
          <w:tcPr>
            <w:tcW w:w="384" w:type="pct"/>
            <w:shd w:val="clear" w:color="auto" w:fill="auto"/>
          </w:tcPr>
          <w:p w14:paraId="1D593798" w14:textId="458EF767"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17.1.0</w:t>
            </w:r>
          </w:p>
        </w:tc>
        <w:tc>
          <w:tcPr>
            <w:tcW w:w="762" w:type="pct"/>
          </w:tcPr>
          <w:p w14:paraId="02B68655" w14:textId="18B5F6D9" w:rsidR="0010284B" w:rsidRPr="0010284B" w:rsidRDefault="001B5688" w:rsidP="0010284B">
            <w:pPr>
              <w:rPr>
                <w:rFonts w:ascii="Arial" w:eastAsia="Times New Roman" w:hAnsi="Arial" w:cs="Arial"/>
                <w:color w:val="000000"/>
                <w:sz w:val="14"/>
                <w:szCs w:val="14"/>
                <w:lang w:val="fr-FR" w:eastAsia="en-GB"/>
              </w:rPr>
            </w:pPr>
            <w:hyperlink r:id="rId3195" w:history="1">
              <w:r w:rsidR="0010284B" w:rsidRPr="0010284B">
                <w:rPr>
                  <w:rStyle w:val="Hyperlink"/>
                  <w:rFonts w:ascii="Arial" w:hAnsi="Arial" w:cs="Arial"/>
                  <w:b/>
                  <w:bCs/>
                  <w:sz w:val="14"/>
                  <w:szCs w:val="14"/>
                </w:rPr>
                <w:t>NR_IAB_enh-Core</w:t>
              </w:r>
            </w:hyperlink>
          </w:p>
        </w:tc>
        <w:tc>
          <w:tcPr>
            <w:tcW w:w="295" w:type="pct"/>
          </w:tcPr>
          <w:p w14:paraId="2F4C22A0" w14:textId="17CBA0CD"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0286</w:t>
            </w:r>
          </w:p>
        </w:tc>
        <w:tc>
          <w:tcPr>
            <w:tcW w:w="286" w:type="pct"/>
          </w:tcPr>
          <w:p w14:paraId="16D9335D" w14:textId="79E49443"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 </w:t>
            </w:r>
          </w:p>
        </w:tc>
        <w:tc>
          <w:tcPr>
            <w:tcW w:w="265" w:type="pct"/>
          </w:tcPr>
          <w:p w14:paraId="25943C19" w14:textId="5118CC98"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F</w:t>
            </w:r>
          </w:p>
        </w:tc>
      </w:tr>
      <w:tr w:rsidR="0010284B" w:rsidRPr="0010284B" w14:paraId="5554C486" w14:textId="77777777" w:rsidTr="00587408">
        <w:trPr>
          <w:trHeight w:val="20"/>
        </w:trPr>
        <w:tc>
          <w:tcPr>
            <w:tcW w:w="427" w:type="pct"/>
          </w:tcPr>
          <w:p w14:paraId="16D0A476" w14:textId="119CC664" w:rsidR="0010284B" w:rsidRPr="0010284B" w:rsidRDefault="001B5688" w:rsidP="0010284B">
            <w:pPr>
              <w:rPr>
                <w:rFonts w:ascii="Arial" w:eastAsia="Times New Roman" w:hAnsi="Arial" w:cs="Arial"/>
                <w:color w:val="000000"/>
                <w:sz w:val="14"/>
                <w:szCs w:val="14"/>
                <w:lang w:eastAsia="en-GB"/>
              </w:rPr>
            </w:pPr>
            <w:hyperlink r:id="rId3196" w:history="1">
              <w:r w:rsidR="000B5C49">
                <w:rPr>
                  <w:rStyle w:val="Hyperlink"/>
                  <w:rFonts w:ascii="Arial" w:hAnsi="Arial" w:cs="Arial"/>
                  <w:b/>
                  <w:bCs/>
                  <w:sz w:val="14"/>
                  <w:szCs w:val="14"/>
                </w:rPr>
                <w:t>R1-2205678</w:t>
              </w:r>
            </w:hyperlink>
          </w:p>
        </w:tc>
        <w:tc>
          <w:tcPr>
            <w:tcW w:w="1047" w:type="pct"/>
          </w:tcPr>
          <w:p w14:paraId="5D41F72A" w14:textId="092E0FE0"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Correction on further enhancements on MIMO for NR</w:t>
            </w:r>
          </w:p>
        </w:tc>
        <w:tc>
          <w:tcPr>
            <w:tcW w:w="906" w:type="pct"/>
          </w:tcPr>
          <w:p w14:paraId="46B3FE38" w14:textId="4723CCD5"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Nokia</w:t>
            </w:r>
          </w:p>
        </w:tc>
        <w:tc>
          <w:tcPr>
            <w:tcW w:w="266" w:type="pct"/>
          </w:tcPr>
          <w:p w14:paraId="022C7CC5" w14:textId="3F6DBF9B" w:rsidR="0010284B" w:rsidRPr="0010284B" w:rsidRDefault="001B5688" w:rsidP="0010284B">
            <w:pPr>
              <w:rPr>
                <w:rFonts w:ascii="Arial" w:eastAsia="Times New Roman" w:hAnsi="Arial" w:cs="Arial"/>
                <w:color w:val="000000"/>
                <w:sz w:val="14"/>
                <w:szCs w:val="14"/>
                <w:lang w:eastAsia="en-GB"/>
              </w:rPr>
            </w:pPr>
            <w:hyperlink r:id="rId3197" w:history="1">
              <w:r w:rsidR="0010284B" w:rsidRPr="0010284B">
                <w:rPr>
                  <w:rStyle w:val="Hyperlink"/>
                  <w:rFonts w:ascii="Arial" w:hAnsi="Arial" w:cs="Arial"/>
                  <w:b/>
                  <w:bCs/>
                  <w:sz w:val="14"/>
                  <w:szCs w:val="14"/>
                </w:rPr>
                <w:t>Rel-17</w:t>
              </w:r>
            </w:hyperlink>
          </w:p>
        </w:tc>
        <w:tc>
          <w:tcPr>
            <w:tcW w:w="362" w:type="pct"/>
            <w:shd w:val="clear" w:color="auto" w:fill="auto"/>
          </w:tcPr>
          <w:p w14:paraId="7FBB3D8C" w14:textId="705C75B9" w:rsidR="0010284B" w:rsidRPr="0010284B" w:rsidRDefault="001B5688" w:rsidP="0010284B">
            <w:pPr>
              <w:rPr>
                <w:rFonts w:ascii="Arial" w:eastAsia="Times New Roman" w:hAnsi="Arial" w:cs="Arial"/>
                <w:color w:val="000000"/>
                <w:sz w:val="14"/>
                <w:szCs w:val="14"/>
                <w:lang w:eastAsia="en-GB"/>
              </w:rPr>
            </w:pPr>
            <w:hyperlink r:id="rId3198" w:history="1">
              <w:r w:rsidR="0010284B" w:rsidRPr="0010284B">
                <w:rPr>
                  <w:rStyle w:val="Hyperlink"/>
                  <w:rFonts w:ascii="Arial" w:hAnsi="Arial" w:cs="Arial"/>
                  <w:b/>
                  <w:bCs/>
                  <w:sz w:val="14"/>
                  <w:szCs w:val="14"/>
                </w:rPr>
                <w:t>38.214</w:t>
              </w:r>
            </w:hyperlink>
          </w:p>
        </w:tc>
        <w:tc>
          <w:tcPr>
            <w:tcW w:w="384" w:type="pct"/>
            <w:shd w:val="clear" w:color="auto" w:fill="auto"/>
          </w:tcPr>
          <w:p w14:paraId="4D35159A" w14:textId="261D20F0"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17.1.0</w:t>
            </w:r>
          </w:p>
        </w:tc>
        <w:tc>
          <w:tcPr>
            <w:tcW w:w="762" w:type="pct"/>
          </w:tcPr>
          <w:p w14:paraId="088A9B87" w14:textId="46854BDD" w:rsidR="0010284B" w:rsidRPr="0010284B" w:rsidRDefault="001B5688" w:rsidP="0010284B">
            <w:pPr>
              <w:rPr>
                <w:rFonts w:ascii="Arial" w:eastAsia="Times New Roman" w:hAnsi="Arial" w:cs="Arial"/>
                <w:color w:val="000000"/>
                <w:sz w:val="14"/>
                <w:szCs w:val="14"/>
                <w:lang w:val="fr-FR" w:eastAsia="en-GB"/>
              </w:rPr>
            </w:pPr>
            <w:hyperlink r:id="rId3199" w:history="1">
              <w:r w:rsidR="0010284B" w:rsidRPr="0010284B">
                <w:rPr>
                  <w:rStyle w:val="Hyperlink"/>
                  <w:rFonts w:ascii="Arial" w:hAnsi="Arial" w:cs="Arial"/>
                  <w:b/>
                  <w:bCs/>
                  <w:sz w:val="14"/>
                  <w:szCs w:val="14"/>
                </w:rPr>
                <w:t>NR_feMIMO-Core</w:t>
              </w:r>
            </w:hyperlink>
          </w:p>
        </w:tc>
        <w:tc>
          <w:tcPr>
            <w:tcW w:w="295" w:type="pct"/>
          </w:tcPr>
          <w:p w14:paraId="487D30B5" w14:textId="02BC2B5D"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0287</w:t>
            </w:r>
          </w:p>
        </w:tc>
        <w:tc>
          <w:tcPr>
            <w:tcW w:w="286" w:type="pct"/>
          </w:tcPr>
          <w:p w14:paraId="05C25F1B" w14:textId="07D84C9B"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 </w:t>
            </w:r>
          </w:p>
        </w:tc>
        <w:tc>
          <w:tcPr>
            <w:tcW w:w="265" w:type="pct"/>
          </w:tcPr>
          <w:p w14:paraId="0CC75000" w14:textId="0FFF842C"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F</w:t>
            </w:r>
          </w:p>
        </w:tc>
      </w:tr>
      <w:tr w:rsidR="0010284B" w:rsidRPr="0010284B" w14:paraId="6DF7746C" w14:textId="77777777" w:rsidTr="00587408">
        <w:trPr>
          <w:trHeight w:val="20"/>
        </w:trPr>
        <w:tc>
          <w:tcPr>
            <w:tcW w:w="427" w:type="pct"/>
          </w:tcPr>
          <w:p w14:paraId="30042F2F" w14:textId="6758FDEC" w:rsidR="0010284B" w:rsidRPr="0010284B" w:rsidRDefault="001B5688" w:rsidP="0010284B">
            <w:pPr>
              <w:rPr>
                <w:rFonts w:ascii="Arial" w:eastAsia="Times New Roman" w:hAnsi="Arial" w:cs="Arial"/>
                <w:color w:val="000000"/>
                <w:sz w:val="14"/>
                <w:szCs w:val="14"/>
                <w:lang w:eastAsia="en-GB"/>
              </w:rPr>
            </w:pPr>
            <w:hyperlink r:id="rId3200" w:history="1">
              <w:r w:rsidR="000B5C49">
                <w:rPr>
                  <w:rStyle w:val="Hyperlink"/>
                  <w:rFonts w:ascii="Arial" w:hAnsi="Arial" w:cs="Arial"/>
                  <w:b/>
                  <w:bCs/>
                  <w:sz w:val="14"/>
                  <w:szCs w:val="14"/>
                </w:rPr>
                <w:t>R1-2205679</w:t>
              </w:r>
            </w:hyperlink>
          </w:p>
        </w:tc>
        <w:tc>
          <w:tcPr>
            <w:tcW w:w="1047" w:type="pct"/>
          </w:tcPr>
          <w:p w14:paraId="2B92E422" w14:textId="1A45AA6D"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Correction on NR Positioning Enhancements</w:t>
            </w:r>
          </w:p>
        </w:tc>
        <w:tc>
          <w:tcPr>
            <w:tcW w:w="906" w:type="pct"/>
          </w:tcPr>
          <w:p w14:paraId="3D46BFD2" w14:textId="7DA7DBA1"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Nokia</w:t>
            </w:r>
          </w:p>
        </w:tc>
        <w:tc>
          <w:tcPr>
            <w:tcW w:w="266" w:type="pct"/>
          </w:tcPr>
          <w:p w14:paraId="5E39C277" w14:textId="587E3662" w:rsidR="0010284B" w:rsidRPr="0010284B" w:rsidRDefault="001B5688" w:rsidP="0010284B">
            <w:pPr>
              <w:rPr>
                <w:rFonts w:ascii="Arial" w:eastAsia="Times New Roman" w:hAnsi="Arial" w:cs="Arial"/>
                <w:color w:val="000000"/>
                <w:sz w:val="14"/>
                <w:szCs w:val="14"/>
                <w:lang w:eastAsia="en-GB"/>
              </w:rPr>
            </w:pPr>
            <w:hyperlink r:id="rId3201" w:history="1">
              <w:r w:rsidR="0010284B" w:rsidRPr="0010284B">
                <w:rPr>
                  <w:rStyle w:val="Hyperlink"/>
                  <w:rFonts w:ascii="Arial" w:hAnsi="Arial" w:cs="Arial"/>
                  <w:b/>
                  <w:bCs/>
                  <w:sz w:val="14"/>
                  <w:szCs w:val="14"/>
                </w:rPr>
                <w:t>Rel-17</w:t>
              </w:r>
            </w:hyperlink>
          </w:p>
        </w:tc>
        <w:tc>
          <w:tcPr>
            <w:tcW w:w="362" w:type="pct"/>
            <w:shd w:val="clear" w:color="auto" w:fill="auto"/>
          </w:tcPr>
          <w:p w14:paraId="68E62DA3" w14:textId="7CF93736" w:rsidR="0010284B" w:rsidRPr="0010284B" w:rsidRDefault="001B5688" w:rsidP="0010284B">
            <w:pPr>
              <w:rPr>
                <w:rFonts w:ascii="Arial" w:eastAsia="Times New Roman" w:hAnsi="Arial" w:cs="Arial"/>
                <w:color w:val="000000"/>
                <w:sz w:val="14"/>
                <w:szCs w:val="14"/>
                <w:lang w:eastAsia="en-GB"/>
              </w:rPr>
            </w:pPr>
            <w:hyperlink r:id="rId3202" w:history="1">
              <w:r w:rsidR="0010284B" w:rsidRPr="0010284B">
                <w:rPr>
                  <w:rStyle w:val="Hyperlink"/>
                  <w:rFonts w:ascii="Arial" w:hAnsi="Arial" w:cs="Arial"/>
                  <w:b/>
                  <w:bCs/>
                  <w:sz w:val="14"/>
                  <w:szCs w:val="14"/>
                </w:rPr>
                <w:t>38.214</w:t>
              </w:r>
            </w:hyperlink>
          </w:p>
        </w:tc>
        <w:tc>
          <w:tcPr>
            <w:tcW w:w="384" w:type="pct"/>
            <w:shd w:val="clear" w:color="auto" w:fill="auto"/>
          </w:tcPr>
          <w:p w14:paraId="6171C152" w14:textId="7FC80075"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17.1.0</w:t>
            </w:r>
          </w:p>
        </w:tc>
        <w:tc>
          <w:tcPr>
            <w:tcW w:w="762" w:type="pct"/>
          </w:tcPr>
          <w:p w14:paraId="64125156" w14:textId="36C693CC" w:rsidR="0010284B" w:rsidRPr="0010284B" w:rsidRDefault="001B5688" w:rsidP="0010284B">
            <w:pPr>
              <w:rPr>
                <w:rFonts w:ascii="Arial" w:eastAsia="Times New Roman" w:hAnsi="Arial" w:cs="Arial"/>
                <w:color w:val="000000"/>
                <w:sz w:val="14"/>
                <w:szCs w:val="14"/>
                <w:lang w:eastAsia="en-GB"/>
              </w:rPr>
            </w:pPr>
            <w:hyperlink r:id="rId3203" w:history="1">
              <w:r w:rsidR="0010284B" w:rsidRPr="0010284B">
                <w:rPr>
                  <w:rStyle w:val="Hyperlink"/>
                  <w:rFonts w:ascii="Arial" w:hAnsi="Arial" w:cs="Arial"/>
                  <w:b/>
                  <w:bCs/>
                  <w:sz w:val="14"/>
                  <w:szCs w:val="14"/>
                </w:rPr>
                <w:t>NR_pos_enh-Core</w:t>
              </w:r>
            </w:hyperlink>
          </w:p>
        </w:tc>
        <w:tc>
          <w:tcPr>
            <w:tcW w:w="295" w:type="pct"/>
          </w:tcPr>
          <w:p w14:paraId="2DC73552" w14:textId="7B20C65B"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0288</w:t>
            </w:r>
          </w:p>
        </w:tc>
        <w:tc>
          <w:tcPr>
            <w:tcW w:w="286" w:type="pct"/>
          </w:tcPr>
          <w:p w14:paraId="4E5565E7" w14:textId="33669BAD"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 </w:t>
            </w:r>
          </w:p>
        </w:tc>
        <w:tc>
          <w:tcPr>
            <w:tcW w:w="265" w:type="pct"/>
          </w:tcPr>
          <w:p w14:paraId="3D3323F6" w14:textId="026F1730"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F</w:t>
            </w:r>
          </w:p>
        </w:tc>
      </w:tr>
      <w:tr w:rsidR="0010284B" w:rsidRPr="0010284B" w14:paraId="375D9395" w14:textId="77777777" w:rsidTr="00587408">
        <w:trPr>
          <w:trHeight w:val="20"/>
        </w:trPr>
        <w:tc>
          <w:tcPr>
            <w:tcW w:w="427" w:type="pct"/>
          </w:tcPr>
          <w:p w14:paraId="493A4E31" w14:textId="2336A7AB" w:rsidR="0010284B" w:rsidRPr="0010284B" w:rsidRDefault="001B5688" w:rsidP="0010284B">
            <w:pPr>
              <w:rPr>
                <w:rFonts w:ascii="Arial" w:eastAsia="Times New Roman" w:hAnsi="Arial" w:cs="Arial"/>
                <w:color w:val="000000"/>
                <w:sz w:val="14"/>
                <w:szCs w:val="14"/>
                <w:lang w:eastAsia="en-GB"/>
              </w:rPr>
            </w:pPr>
            <w:hyperlink r:id="rId3204" w:history="1">
              <w:r w:rsidR="000B5C49">
                <w:rPr>
                  <w:rStyle w:val="Hyperlink"/>
                  <w:rFonts w:ascii="Arial" w:hAnsi="Arial" w:cs="Arial"/>
                  <w:b/>
                  <w:bCs/>
                  <w:sz w:val="14"/>
                  <w:szCs w:val="14"/>
                </w:rPr>
                <w:t>R1-2205680</w:t>
              </w:r>
            </w:hyperlink>
          </w:p>
        </w:tc>
        <w:tc>
          <w:tcPr>
            <w:tcW w:w="1047" w:type="pct"/>
          </w:tcPr>
          <w:p w14:paraId="5CD68A7C" w14:textId="74766FB3"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Corrections on UL Tx Switching enhancements</w:t>
            </w:r>
          </w:p>
        </w:tc>
        <w:tc>
          <w:tcPr>
            <w:tcW w:w="906" w:type="pct"/>
          </w:tcPr>
          <w:p w14:paraId="2D8BAB56" w14:textId="7EA827A6"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Nokia</w:t>
            </w:r>
          </w:p>
        </w:tc>
        <w:tc>
          <w:tcPr>
            <w:tcW w:w="266" w:type="pct"/>
          </w:tcPr>
          <w:p w14:paraId="6238D87C" w14:textId="7AD95005" w:rsidR="0010284B" w:rsidRPr="0010284B" w:rsidRDefault="001B5688" w:rsidP="0010284B">
            <w:pPr>
              <w:rPr>
                <w:rFonts w:ascii="Arial" w:eastAsia="Times New Roman" w:hAnsi="Arial" w:cs="Arial"/>
                <w:color w:val="000000"/>
                <w:sz w:val="14"/>
                <w:szCs w:val="14"/>
                <w:lang w:eastAsia="en-GB"/>
              </w:rPr>
            </w:pPr>
            <w:hyperlink r:id="rId3205" w:history="1">
              <w:r w:rsidR="0010284B" w:rsidRPr="0010284B">
                <w:rPr>
                  <w:rStyle w:val="Hyperlink"/>
                  <w:rFonts w:ascii="Arial" w:hAnsi="Arial" w:cs="Arial"/>
                  <w:b/>
                  <w:bCs/>
                  <w:sz w:val="14"/>
                  <w:szCs w:val="14"/>
                </w:rPr>
                <w:t>Rel-17</w:t>
              </w:r>
            </w:hyperlink>
          </w:p>
        </w:tc>
        <w:tc>
          <w:tcPr>
            <w:tcW w:w="362" w:type="pct"/>
            <w:shd w:val="clear" w:color="auto" w:fill="auto"/>
          </w:tcPr>
          <w:p w14:paraId="39D5E982" w14:textId="7DDFC9E0" w:rsidR="0010284B" w:rsidRPr="0010284B" w:rsidRDefault="001B5688" w:rsidP="0010284B">
            <w:pPr>
              <w:rPr>
                <w:rFonts w:ascii="Arial" w:eastAsia="Times New Roman" w:hAnsi="Arial" w:cs="Arial"/>
                <w:color w:val="000000"/>
                <w:sz w:val="14"/>
                <w:szCs w:val="14"/>
                <w:lang w:eastAsia="en-GB"/>
              </w:rPr>
            </w:pPr>
            <w:hyperlink r:id="rId3206" w:history="1">
              <w:r w:rsidR="0010284B" w:rsidRPr="0010284B">
                <w:rPr>
                  <w:rStyle w:val="Hyperlink"/>
                  <w:rFonts w:ascii="Arial" w:hAnsi="Arial" w:cs="Arial"/>
                  <w:b/>
                  <w:bCs/>
                  <w:sz w:val="14"/>
                  <w:szCs w:val="14"/>
                </w:rPr>
                <w:t>38.214</w:t>
              </w:r>
            </w:hyperlink>
          </w:p>
        </w:tc>
        <w:tc>
          <w:tcPr>
            <w:tcW w:w="384" w:type="pct"/>
            <w:shd w:val="clear" w:color="auto" w:fill="auto"/>
          </w:tcPr>
          <w:p w14:paraId="5E6BFF9C" w14:textId="0D508319"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17.1.0</w:t>
            </w:r>
          </w:p>
        </w:tc>
        <w:tc>
          <w:tcPr>
            <w:tcW w:w="762" w:type="pct"/>
          </w:tcPr>
          <w:p w14:paraId="7039E646" w14:textId="64C21F23" w:rsidR="0010284B" w:rsidRPr="0010284B" w:rsidRDefault="001B5688" w:rsidP="0010284B">
            <w:pPr>
              <w:rPr>
                <w:rFonts w:ascii="Arial" w:eastAsia="Times New Roman" w:hAnsi="Arial" w:cs="Arial"/>
                <w:color w:val="000000"/>
                <w:sz w:val="14"/>
                <w:szCs w:val="14"/>
                <w:lang w:eastAsia="en-GB"/>
              </w:rPr>
            </w:pPr>
            <w:hyperlink r:id="rId3207" w:history="1">
              <w:r w:rsidR="0010284B" w:rsidRPr="0010284B">
                <w:rPr>
                  <w:rStyle w:val="Hyperlink"/>
                  <w:rFonts w:ascii="Arial" w:hAnsi="Arial" w:cs="Arial"/>
                  <w:b/>
                  <w:bCs/>
                  <w:sz w:val="14"/>
                  <w:szCs w:val="14"/>
                </w:rPr>
                <w:t>NR_RF_FR1_enh-Core</w:t>
              </w:r>
            </w:hyperlink>
          </w:p>
        </w:tc>
        <w:tc>
          <w:tcPr>
            <w:tcW w:w="295" w:type="pct"/>
          </w:tcPr>
          <w:p w14:paraId="78440D21" w14:textId="06315F61"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0289</w:t>
            </w:r>
          </w:p>
        </w:tc>
        <w:tc>
          <w:tcPr>
            <w:tcW w:w="286" w:type="pct"/>
          </w:tcPr>
          <w:p w14:paraId="65B89503" w14:textId="2F24C1AA"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 </w:t>
            </w:r>
          </w:p>
        </w:tc>
        <w:tc>
          <w:tcPr>
            <w:tcW w:w="265" w:type="pct"/>
          </w:tcPr>
          <w:p w14:paraId="75396ED3" w14:textId="30265DCB"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F</w:t>
            </w:r>
          </w:p>
        </w:tc>
      </w:tr>
      <w:tr w:rsidR="0010284B" w:rsidRPr="0010284B" w14:paraId="7EB8D37D" w14:textId="77777777" w:rsidTr="00587408">
        <w:trPr>
          <w:trHeight w:val="20"/>
        </w:trPr>
        <w:tc>
          <w:tcPr>
            <w:tcW w:w="427" w:type="pct"/>
          </w:tcPr>
          <w:p w14:paraId="1BF38995" w14:textId="1B60E38D" w:rsidR="0010284B" w:rsidRPr="0010284B" w:rsidRDefault="001B5688" w:rsidP="0010284B">
            <w:pPr>
              <w:rPr>
                <w:rFonts w:ascii="Arial" w:eastAsia="Times New Roman" w:hAnsi="Arial" w:cs="Arial"/>
                <w:color w:val="000000"/>
                <w:sz w:val="14"/>
                <w:szCs w:val="14"/>
                <w:lang w:eastAsia="en-GB"/>
              </w:rPr>
            </w:pPr>
            <w:hyperlink r:id="rId3208" w:history="1">
              <w:r w:rsidR="000B5C49">
                <w:rPr>
                  <w:rStyle w:val="Hyperlink"/>
                  <w:rFonts w:ascii="Arial" w:hAnsi="Arial" w:cs="Arial"/>
                  <w:b/>
                  <w:bCs/>
                  <w:sz w:val="14"/>
                  <w:szCs w:val="14"/>
                </w:rPr>
                <w:t>R1-2205688</w:t>
              </w:r>
            </w:hyperlink>
          </w:p>
        </w:tc>
        <w:tc>
          <w:tcPr>
            <w:tcW w:w="1047" w:type="pct"/>
          </w:tcPr>
          <w:p w14:paraId="68F1D36C" w14:textId="4858BBF0"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Rel-16 editorial corrections for TS 38.214</w:t>
            </w:r>
          </w:p>
        </w:tc>
        <w:tc>
          <w:tcPr>
            <w:tcW w:w="906" w:type="pct"/>
          </w:tcPr>
          <w:p w14:paraId="2048BC37" w14:textId="0F2EBA43"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Nokia</w:t>
            </w:r>
          </w:p>
        </w:tc>
        <w:tc>
          <w:tcPr>
            <w:tcW w:w="266" w:type="pct"/>
          </w:tcPr>
          <w:p w14:paraId="216945A0" w14:textId="4AE8EFB7" w:rsidR="0010284B" w:rsidRPr="0010284B" w:rsidRDefault="001B5688" w:rsidP="0010284B">
            <w:pPr>
              <w:rPr>
                <w:rFonts w:ascii="Arial" w:eastAsia="Times New Roman" w:hAnsi="Arial" w:cs="Arial"/>
                <w:color w:val="000000"/>
                <w:sz w:val="14"/>
                <w:szCs w:val="14"/>
                <w:lang w:eastAsia="en-GB"/>
              </w:rPr>
            </w:pPr>
            <w:hyperlink r:id="rId3209" w:history="1">
              <w:r w:rsidR="0010284B" w:rsidRPr="0010284B">
                <w:rPr>
                  <w:rStyle w:val="Hyperlink"/>
                  <w:rFonts w:ascii="Arial" w:hAnsi="Arial" w:cs="Arial"/>
                  <w:b/>
                  <w:bCs/>
                  <w:sz w:val="14"/>
                  <w:szCs w:val="14"/>
                </w:rPr>
                <w:t>Rel-16</w:t>
              </w:r>
            </w:hyperlink>
          </w:p>
        </w:tc>
        <w:tc>
          <w:tcPr>
            <w:tcW w:w="362" w:type="pct"/>
            <w:shd w:val="clear" w:color="auto" w:fill="auto"/>
          </w:tcPr>
          <w:p w14:paraId="5EA0D514" w14:textId="65411772" w:rsidR="0010284B" w:rsidRPr="0010284B" w:rsidRDefault="001B5688" w:rsidP="0010284B">
            <w:pPr>
              <w:rPr>
                <w:rFonts w:ascii="Arial" w:eastAsia="Times New Roman" w:hAnsi="Arial" w:cs="Arial"/>
                <w:color w:val="000000"/>
                <w:sz w:val="14"/>
                <w:szCs w:val="14"/>
                <w:lang w:eastAsia="en-GB"/>
              </w:rPr>
            </w:pPr>
            <w:hyperlink r:id="rId3210" w:history="1">
              <w:r w:rsidR="0010284B" w:rsidRPr="0010284B">
                <w:rPr>
                  <w:rStyle w:val="Hyperlink"/>
                  <w:rFonts w:ascii="Arial" w:hAnsi="Arial" w:cs="Arial"/>
                  <w:b/>
                  <w:bCs/>
                  <w:sz w:val="14"/>
                  <w:szCs w:val="14"/>
                </w:rPr>
                <w:t>38.214</w:t>
              </w:r>
            </w:hyperlink>
          </w:p>
        </w:tc>
        <w:tc>
          <w:tcPr>
            <w:tcW w:w="384" w:type="pct"/>
            <w:shd w:val="clear" w:color="auto" w:fill="auto"/>
          </w:tcPr>
          <w:p w14:paraId="5B1B44D1" w14:textId="0D2D53B3"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16.9.0</w:t>
            </w:r>
          </w:p>
        </w:tc>
        <w:tc>
          <w:tcPr>
            <w:tcW w:w="762" w:type="pct"/>
          </w:tcPr>
          <w:p w14:paraId="402BFCFD" w14:textId="1EF0A0FE"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color w:val="000000"/>
                <w:sz w:val="14"/>
                <w:szCs w:val="14"/>
              </w:rPr>
              <w:t>5G_V2X_NRSL-Core, NR_L1enh_URLLC-Core</w:t>
            </w:r>
          </w:p>
        </w:tc>
        <w:tc>
          <w:tcPr>
            <w:tcW w:w="295" w:type="pct"/>
          </w:tcPr>
          <w:p w14:paraId="7295416F" w14:textId="105CF523"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0290</w:t>
            </w:r>
          </w:p>
        </w:tc>
        <w:tc>
          <w:tcPr>
            <w:tcW w:w="286" w:type="pct"/>
          </w:tcPr>
          <w:p w14:paraId="62FC431F" w14:textId="5934F06B"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 </w:t>
            </w:r>
          </w:p>
        </w:tc>
        <w:tc>
          <w:tcPr>
            <w:tcW w:w="265" w:type="pct"/>
          </w:tcPr>
          <w:p w14:paraId="02A7E996" w14:textId="5EF81542"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F</w:t>
            </w:r>
          </w:p>
        </w:tc>
      </w:tr>
      <w:tr w:rsidR="0010284B" w:rsidRPr="0010284B" w14:paraId="05BF685F" w14:textId="77777777" w:rsidTr="00587408">
        <w:trPr>
          <w:trHeight w:val="20"/>
        </w:trPr>
        <w:tc>
          <w:tcPr>
            <w:tcW w:w="427" w:type="pct"/>
          </w:tcPr>
          <w:p w14:paraId="139664DE" w14:textId="710EEC51" w:rsidR="0010284B" w:rsidRPr="0010284B" w:rsidRDefault="001B5688" w:rsidP="0010284B">
            <w:pPr>
              <w:rPr>
                <w:rFonts w:ascii="Arial" w:eastAsia="Times New Roman" w:hAnsi="Arial" w:cs="Arial"/>
                <w:color w:val="000000"/>
                <w:sz w:val="14"/>
                <w:szCs w:val="14"/>
                <w:lang w:eastAsia="en-GB"/>
              </w:rPr>
            </w:pPr>
            <w:hyperlink r:id="rId3211" w:history="1">
              <w:r w:rsidR="000B5C49">
                <w:rPr>
                  <w:rStyle w:val="Hyperlink"/>
                  <w:rFonts w:ascii="Arial" w:hAnsi="Arial" w:cs="Arial"/>
                  <w:b/>
                  <w:bCs/>
                  <w:sz w:val="14"/>
                  <w:szCs w:val="14"/>
                </w:rPr>
                <w:t>R1-2205689</w:t>
              </w:r>
            </w:hyperlink>
          </w:p>
        </w:tc>
        <w:tc>
          <w:tcPr>
            <w:tcW w:w="1047" w:type="pct"/>
          </w:tcPr>
          <w:p w14:paraId="0BA845D5" w14:textId="0259A3CB"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Rel-16 editorial corrections for TS 38.214 (mirrored to Rel-17)</w:t>
            </w:r>
          </w:p>
        </w:tc>
        <w:tc>
          <w:tcPr>
            <w:tcW w:w="906" w:type="pct"/>
          </w:tcPr>
          <w:p w14:paraId="518BC429" w14:textId="43ED5420"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Nokia</w:t>
            </w:r>
          </w:p>
        </w:tc>
        <w:tc>
          <w:tcPr>
            <w:tcW w:w="266" w:type="pct"/>
          </w:tcPr>
          <w:p w14:paraId="79F1332E" w14:textId="6E545D64" w:rsidR="0010284B" w:rsidRPr="0010284B" w:rsidRDefault="001B5688" w:rsidP="0010284B">
            <w:pPr>
              <w:rPr>
                <w:rFonts w:ascii="Arial" w:eastAsia="Times New Roman" w:hAnsi="Arial" w:cs="Arial"/>
                <w:color w:val="000000"/>
                <w:sz w:val="14"/>
                <w:szCs w:val="14"/>
                <w:lang w:eastAsia="en-GB"/>
              </w:rPr>
            </w:pPr>
            <w:hyperlink r:id="rId3212" w:history="1">
              <w:r w:rsidR="0010284B" w:rsidRPr="0010284B">
                <w:rPr>
                  <w:rStyle w:val="Hyperlink"/>
                  <w:rFonts w:ascii="Arial" w:hAnsi="Arial" w:cs="Arial"/>
                  <w:b/>
                  <w:bCs/>
                  <w:sz w:val="14"/>
                  <w:szCs w:val="14"/>
                </w:rPr>
                <w:t>Rel-17</w:t>
              </w:r>
            </w:hyperlink>
          </w:p>
        </w:tc>
        <w:tc>
          <w:tcPr>
            <w:tcW w:w="362" w:type="pct"/>
            <w:shd w:val="clear" w:color="auto" w:fill="auto"/>
          </w:tcPr>
          <w:p w14:paraId="35456732" w14:textId="358FAC0E" w:rsidR="0010284B" w:rsidRPr="0010284B" w:rsidRDefault="001B5688" w:rsidP="0010284B">
            <w:pPr>
              <w:rPr>
                <w:rFonts w:ascii="Arial" w:eastAsia="Times New Roman" w:hAnsi="Arial" w:cs="Arial"/>
                <w:color w:val="000000"/>
                <w:sz w:val="14"/>
                <w:szCs w:val="14"/>
                <w:lang w:eastAsia="en-GB"/>
              </w:rPr>
            </w:pPr>
            <w:hyperlink r:id="rId3213" w:history="1">
              <w:r w:rsidR="0010284B" w:rsidRPr="0010284B">
                <w:rPr>
                  <w:rStyle w:val="Hyperlink"/>
                  <w:rFonts w:ascii="Arial" w:hAnsi="Arial" w:cs="Arial"/>
                  <w:b/>
                  <w:bCs/>
                  <w:sz w:val="14"/>
                  <w:szCs w:val="14"/>
                </w:rPr>
                <w:t>38.214</w:t>
              </w:r>
            </w:hyperlink>
          </w:p>
        </w:tc>
        <w:tc>
          <w:tcPr>
            <w:tcW w:w="384" w:type="pct"/>
            <w:shd w:val="clear" w:color="auto" w:fill="auto"/>
          </w:tcPr>
          <w:p w14:paraId="4294A9D4" w14:textId="63C8701F"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17.1.0</w:t>
            </w:r>
          </w:p>
        </w:tc>
        <w:tc>
          <w:tcPr>
            <w:tcW w:w="762" w:type="pct"/>
          </w:tcPr>
          <w:p w14:paraId="5C43FA7D" w14:textId="1B8249B4"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color w:val="000000"/>
                <w:sz w:val="14"/>
                <w:szCs w:val="14"/>
              </w:rPr>
              <w:t>5G_V2X_NRSL-Core, NR_L1enh_URLLC-Core</w:t>
            </w:r>
          </w:p>
        </w:tc>
        <w:tc>
          <w:tcPr>
            <w:tcW w:w="295" w:type="pct"/>
          </w:tcPr>
          <w:p w14:paraId="36ED6A66" w14:textId="70523C34"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0291</w:t>
            </w:r>
          </w:p>
        </w:tc>
        <w:tc>
          <w:tcPr>
            <w:tcW w:w="286" w:type="pct"/>
          </w:tcPr>
          <w:p w14:paraId="4D178E7D" w14:textId="1DDC917A"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 </w:t>
            </w:r>
          </w:p>
        </w:tc>
        <w:tc>
          <w:tcPr>
            <w:tcW w:w="265" w:type="pct"/>
          </w:tcPr>
          <w:p w14:paraId="1BC23D89" w14:textId="31C5AF17" w:rsidR="0010284B" w:rsidRPr="0010284B" w:rsidRDefault="0010284B" w:rsidP="0010284B">
            <w:pPr>
              <w:rPr>
                <w:rFonts w:ascii="Arial" w:eastAsia="Times New Roman" w:hAnsi="Arial" w:cs="Arial"/>
                <w:color w:val="000000"/>
                <w:sz w:val="14"/>
                <w:szCs w:val="14"/>
                <w:lang w:eastAsia="en-GB"/>
              </w:rPr>
            </w:pPr>
            <w:r w:rsidRPr="0010284B">
              <w:rPr>
                <w:rFonts w:ascii="Arial" w:hAnsi="Arial" w:cs="Arial"/>
                <w:sz w:val="14"/>
                <w:szCs w:val="14"/>
              </w:rPr>
              <w:t>A</w:t>
            </w:r>
          </w:p>
        </w:tc>
      </w:tr>
    </w:tbl>
    <w:p w14:paraId="45A28BEF" w14:textId="77777777" w:rsidR="00D5529D" w:rsidRPr="009F78DA" w:rsidRDefault="00D5529D" w:rsidP="009643F7">
      <w:pPr>
        <w:rPr>
          <w:rFonts w:ascii="Times New Roman" w:hAnsi="Times New Roman"/>
          <w:szCs w:val="20"/>
        </w:rPr>
      </w:pPr>
    </w:p>
    <w:p w14:paraId="39609A58" w14:textId="14C88DE9" w:rsidR="007A5AC0" w:rsidRPr="000B1042" w:rsidRDefault="007A5AC0" w:rsidP="009643F7">
      <w:pPr>
        <w:pStyle w:val="Heading1"/>
        <w:numPr>
          <w:ilvl w:val="0"/>
          <w:numId w:val="0"/>
        </w:numPr>
        <w:spacing w:before="0" w:after="0"/>
        <w:rPr>
          <w:rFonts w:ascii="Times New Roman" w:hAnsi="Times New Roman" w:cs="Times New Roman"/>
          <w:sz w:val="20"/>
          <w:szCs w:val="20"/>
        </w:rPr>
      </w:pPr>
      <w:r w:rsidRPr="00F250FC">
        <w:rPr>
          <w:rFonts w:ascii="Times New Roman" w:hAnsi="Times New Roman" w:cs="Times New Roman"/>
          <w:sz w:val="20"/>
          <w:szCs w:val="20"/>
        </w:rPr>
        <w:br w:type="page"/>
      </w:r>
      <w:bookmarkStart w:id="435" w:name="_Toc105521458"/>
      <w:r w:rsidRPr="000B1042">
        <w:rPr>
          <w:rFonts w:ascii="Times New Roman" w:hAnsi="Times New Roman" w:cs="Times New Roman"/>
          <w:sz w:val="20"/>
          <w:szCs w:val="20"/>
        </w:rPr>
        <w:lastRenderedPageBreak/>
        <w:t>Annex</w:t>
      </w:r>
      <w:r w:rsidR="00233210">
        <w:rPr>
          <w:rFonts w:ascii="Times New Roman" w:hAnsi="Times New Roman" w:cs="Times New Roman"/>
          <w:sz w:val="20"/>
          <w:szCs w:val="20"/>
        </w:rPr>
        <w:t xml:space="preserve"> </w:t>
      </w:r>
      <w:r w:rsidRPr="000B1042">
        <w:rPr>
          <w:rFonts w:ascii="Times New Roman" w:hAnsi="Times New Roman" w:cs="Times New Roman"/>
          <w:sz w:val="20"/>
          <w:szCs w:val="20"/>
        </w:rPr>
        <w:t>C</w:t>
      </w:r>
      <w:r w:rsidRPr="000B1042">
        <w:rPr>
          <w:rFonts w:ascii="Times New Roman" w:eastAsia="MS Mincho" w:hAnsi="Times New Roman" w:cs="Times New Roman"/>
          <w:sz w:val="20"/>
          <w:szCs w:val="20"/>
          <w:lang w:eastAsia="ja-JP"/>
        </w:rPr>
        <w:t>-1</w:t>
      </w:r>
      <w:r w:rsidRPr="000B1042">
        <w:rPr>
          <w:rFonts w:ascii="Times New Roman" w:hAnsi="Times New Roman" w:cs="Times New Roman"/>
          <w:sz w:val="20"/>
          <w:szCs w:val="20"/>
        </w:rPr>
        <w:t>:</w:t>
      </w:r>
      <w:r w:rsidRPr="000B1042">
        <w:rPr>
          <w:rFonts w:ascii="Times New Roman" w:hAnsi="Times New Roman" w:cs="Times New Roman"/>
          <w:sz w:val="20"/>
          <w:szCs w:val="20"/>
        </w:rPr>
        <w:tab/>
        <w:t>List</w:t>
      </w:r>
      <w:r w:rsidR="00233210">
        <w:rPr>
          <w:rFonts w:ascii="Times New Roman" w:hAnsi="Times New Roman" w:cs="Times New Roman"/>
          <w:sz w:val="20"/>
          <w:szCs w:val="20"/>
        </w:rPr>
        <w:t xml:space="preserve"> </w:t>
      </w:r>
      <w:r w:rsidRPr="000B1042">
        <w:rPr>
          <w:rFonts w:ascii="Times New Roman" w:hAnsi="Times New Roman" w:cs="Times New Roman"/>
          <w:sz w:val="20"/>
          <w:szCs w:val="20"/>
        </w:rPr>
        <w:t>of</w:t>
      </w:r>
      <w:r w:rsidR="00233210">
        <w:rPr>
          <w:rFonts w:ascii="Times New Roman" w:hAnsi="Times New Roman" w:cs="Times New Roman"/>
          <w:sz w:val="20"/>
          <w:szCs w:val="20"/>
        </w:rPr>
        <w:t xml:space="preserve"> </w:t>
      </w:r>
      <w:r w:rsidRPr="000B1042">
        <w:rPr>
          <w:rFonts w:ascii="Times New Roman" w:hAnsi="Times New Roman" w:cs="Times New Roman"/>
          <w:sz w:val="20"/>
          <w:szCs w:val="20"/>
        </w:rPr>
        <w:t>Outgoing</w:t>
      </w:r>
      <w:r w:rsidR="00233210">
        <w:rPr>
          <w:rFonts w:ascii="Times New Roman" w:hAnsi="Times New Roman" w:cs="Times New Roman"/>
          <w:sz w:val="20"/>
          <w:szCs w:val="20"/>
        </w:rPr>
        <w:t xml:space="preserve"> </w:t>
      </w:r>
      <w:r w:rsidRPr="000B1042">
        <w:rPr>
          <w:rFonts w:ascii="Times New Roman" w:hAnsi="Times New Roman" w:cs="Times New Roman"/>
          <w:sz w:val="20"/>
          <w:szCs w:val="20"/>
        </w:rPr>
        <w:t>LSs</w:t>
      </w:r>
      <w:r w:rsidR="00233210">
        <w:rPr>
          <w:rFonts w:ascii="Times New Roman" w:eastAsia="MS Mincho" w:hAnsi="Times New Roman" w:cs="Times New Roman"/>
          <w:sz w:val="20"/>
          <w:szCs w:val="20"/>
          <w:lang w:eastAsia="ja-JP"/>
        </w:rPr>
        <w:t xml:space="preserve"> </w:t>
      </w:r>
      <w:r w:rsidRPr="000B1042">
        <w:rPr>
          <w:rFonts w:ascii="Times New Roman" w:eastAsia="MS Mincho" w:hAnsi="Times New Roman" w:cs="Times New Roman"/>
          <w:sz w:val="20"/>
          <w:szCs w:val="20"/>
          <w:lang w:eastAsia="ja-JP"/>
        </w:rPr>
        <w:t>from</w:t>
      </w:r>
      <w:r w:rsidR="00233210">
        <w:rPr>
          <w:rFonts w:ascii="Times New Roman" w:eastAsia="MS Mincho" w:hAnsi="Times New Roman" w:cs="Times New Roman"/>
          <w:sz w:val="20"/>
          <w:szCs w:val="20"/>
          <w:lang w:eastAsia="ja-JP"/>
        </w:rPr>
        <w:t xml:space="preserve"> </w:t>
      </w:r>
      <w:r w:rsidR="00F2328C">
        <w:rPr>
          <w:rFonts w:ascii="Times New Roman" w:hAnsi="Times New Roman" w:cs="Times New Roman"/>
          <w:sz w:val="20"/>
          <w:szCs w:val="20"/>
        </w:rPr>
        <w:t>RAN1</w:t>
      </w:r>
      <w:r w:rsidR="00233210">
        <w:rPr>
          <w:rFonts w:ascii="Times New Roman" w:hAnsi="Times New Roman" w:cs="Times New Roman"/>
          <w:sz w:val="20"/>
          <w:szCs w:val="20"/>
        </w:rPr>
        <w:t xml:space="preserve"> </w:t>
      </w:r>
      <w:r w:rsidR="008F4B8C">
        <w:rPr>
          <w:rFonts w:ascii="Times New Roman" w:hAnsi="Times New Roman" w:cs="Times New Roman"/>
          <w:sz w:val="20"/>
          <w:szCs w:val="20"/>
        </w:rPr>
        <w:t>#109-e</w:t>
      </w:r>
      <w:bookmarkEnd w:id="435"/>
    </w:p>
    <w:p w14:paraId="5349C5C1" w14:textId="77777777" w:rsidR="005C5573" w:rsidRPr="000B1042" w:rsidRDefault="005C5573" w:rsidP="005C5573">
      <w:pPr>
        <w:rPr>
          <w:szCs w:val="20"/>
        </w:rPr>
      </w:pPr>
    </w:p>
    <w:tbl>
      <w:tblPr>
        <w:tblStyle w:val="TableGrid"/>
        <w:tblW w:w="14067" w:type="dxa"/>
        <w:jc w:val="center"/>
        <w:tblLayout w:type="fixed"/>
        <w:tblLook w:val="04A0" w:firstRow="1" w:lastRow="0" w:firstColumn="1" w:lastColumn="0" w:noHBand="0" w:noVBand="1"/>
      </w:tblPr>
      <w:tblGrid>
        <w:gridCol w:w="1094"/>
        <w:gridCol w:w="2646"/>
        <w:gridCol w:w="1583"/>
        <w:gridCol w:w="813"/>
        <w:gridCol w:w="2696"/>
        <w:gridCol w:w="1065"/>
        <w:gridCol w:w="994"/>
        <w:gridCol w:w="994"/>
        <w:gridCol w:w="1120"/>
        <w:gridCol w:w="1062"/>
      </w:tblGrid>
      <w:tr w:rsidR="00BA2E22" w:rsidRPr="00587408" w14:paraId="1CF70865" w14:textId="77777777" w:rsidTr="002E42C4">
        <w:trPr>
          <w:trHeight w:val="20"/>
          <w:tblHeader/>
          <w:jc w:val="center"/>
        </w:trPr>
        <w:tc>
          <w:tcPr>
            <w:tcW w:w="1094" w:type="dxa"/>
            <w:shd w:val="clear" w:color="auto" w:fill="BFBFBF" w:themeFill="background1" w:themeFillShade="BF"/>
            <w:hideMark/>
          </w:tcPr>
          <w:p w14:paraId="2A0CD22B" w14:textId="656990E9" w:rsidR="003D240D" w:rsidRPr="00587408" w:rsidRDefault="003D240D" w:rsidP="00266384">
            <w:pPr>
              <w:rPr>
                <w:rFonts w:ascii="Arial" w:hAnsi="Arial" w:cs="Arial"/>
                <w:bCs/>
                <w:sz w:val="14"/>
                <w:szCs w:val="14"/>
              </w:rPr>
            </w:pPr>
            <w:r w:rsidRPr="00587408">
              <w:rPr>
                <w:rFonts w:ascii="Arial" w:hAnsi="Arial" w:cs="Arial"/>
                <w:bCs/>
                <w:sz w:val="14"/>
                <w:szCs w:val="14"/>
              </w:rPr>
              <w:t>TDoc</w:t>
            </w:r>
            <w:r w:rsidR="00233210" w:rsidRPr="00587408">
              <w:rPr>
                <w:rFonts w:ascii="Arial" w:hAnsi="Arial" w:cs="Arial"/>
                <w:bCs/>
                <w:sz w:val="14"/>
                <w:szCs w:val="14"/>
              </w:rPr>
              <w:t xml:space="preserve"> </w:t>
            </w:r>
            <w:r w:rsidRPr="00587408">
              <w:rPr>
                <w:rFonts w:ascii="Arial" w:hAnsi="Arial" w:cs="Arial"/>
                <w:bCs/>
                <w:sz w:val="14"/>
                <w:szCs w:val="14"/>
              </w:rPr>
              <w:t>#</w:t>
            </w:r>
          </w:p>
        </w:tc>
        <w:tc>
          <w:tcPr>
            <w:tcW w:w="2646" w:type="dxa"/>
            <w:shd w:val="clear" w:color="auto" w:fill="BFBFBF" w:themeFill="background1" w:themeFillShade="BF"/>
            <w:hideMark/>
          </w:tcPr>
          <w:p w14:paraId="48E79649" w14:textId="77777777" w:rsidR="003D240D" w:rsidRPr="00587408" w:rsidRDefault="003D240D" w:rsidP="00266384">
            <w:pPr>
              <w:rPr>
                <w:rFonts w:ascii="Arial" w:hAnsi="Arial" w:cs="Arial"/>
                <w:bCs/>
                <w:sz w:val="14"/>
                <w:szCs w:val="14"/>
              </w:rPr>
            </w:pPr>
            <w:r w:rsidRPr="00587408">
              <w:rPr>
                <w:rFonts w:ascii="Arial" w:hAnsi="Arial" w:cs="Arial"/>
                <w:bCs/>
                <w:sz w:val="14"/>
                <w:szCs w:val="14"/>
              </w:rPr>
              <w:t>Title</w:t>
            </w:r>
          </w:p>
        </w:tc>
        <w:tc>
          <w:tcPr>
            <w:tcW w:w="1583" w:type="dxa"/>
            <w:shd w:val="clear" w:color="auto" w:fill="BFBFBF" w:themeFill="background1" w:themeFillShade="BF"/>
            <w:hideMark/>
          </w:tcPr>
          <w:p w14:paraId="777D401D" w14:textId="77777777" w:rsidR="003D240D" w:rsidRPr="00587408" w:rsidRDefault="003D240D" w:rsidP="00266384">
            <w:pPr>
              <w:rPr>
                <w:rFonts w:ascii="Arial" w:hAnsi="Arial" w:cs="Arial"/>
                <w:bCs/>
                <w:sz w:val="14"/>
                <w:szCs w:val="14"/>
              </w:rPr>
            </w:pPr>
            <w:r w:rsidRPr="00587408">
              <w:rPr>
                <w:rFonts w:ascii="Arial" w:hAnsi="Arial" w:cs="Arial"/>
                <w:bCs/>
                <w:sz w:val="14"/>
                <w:szCs w:val="14"/>
              </w:rPr>
              <w:t>Source</w:t>
            </w:r>
          </w:p>
        </w:tc>
        <w:tc>
          <w:tcPr>
            <w:tcW w:w="813" w:type="dxa"/>
            <w:shd w:val="clear" w:color="auto" w:fill="BFBFBF" w:themeFill="background1" w:themeFillShade="BF"/>
            <w:hideMark/>
          </w:tcPr>
          <w:p w14:paraId="1B119152" w14:textId="77777777" w:rsidR="003D240D" w:rsidRPr="00587408" w:rsidRDefault="003D240D" w:rsidP="00266384">
            <w:pPr>
              <w:rPr>
                <w:rFonts w:ascii="Arial" w:hAnsi="Arial" w:cs="Arial"/>
                <w:bCs/>
                <w:sz w:val="14"/>
                <w:szCs w:val="14"/>
              </w:rPr>
            </w:pPr>
            <w:r w:rsidRPr="00587408">
              <w:rPr>
                <w:rFonts w:ascii="Arial" w:hAnsi="Arial" w:cs="Arial"/>
                <w:bCs/>
                <w:sz w:val="14"/>
                <w:szCs w:val="14"/>
              </w:rPr>
              <w:t>Release</w:t>
            </w:r>
          </w:p>
        </w:tc>
        <w:tc>
          <w:tcPr>
            <w:tcW w:w="2696" w:type="dxa"/>
            <w:shd w:val="clear" w:color="auto" w:fill="BFBFBF" w:themeFill="background1" w:themeFillShade="BF"/>
            <w:hideMark/>
          </w:tcPr>
          <w:p w14:paraId="0C00C924" w14:textId="17020E54" w:rsidR="003D240D" w:rsidRPr="00587408" w:rsidRDefault="003D240D" w:rsidP="00266384">
            <w:pPr>
              <w:rPr>
                <w:rFonts w:ascii="Arial" w:hAnsi="Arial" w:cs="Arial"/>
                <w:bCs/>
                <w:sz w:val="14"/>
                <w:szCs w:val="14"/>
              </w:rPr>
            </w:pPr>
            <w:r w:rsidRPr="00587408">
              <w:rPr>
                <w:rFonts w:ascii="Arial" w:hAnsi="Arial" w:cs="Arial"/>
                <w:bCs/>
                <w:sz w:val="14"/>
                <w:szCs w:val="14"/>
              </w:rPr>
              <w:t>Related</w:t>
            </w:r>
            <w:r w:rsidR="00233210" w:rsidRPr="00587408">
              <w:rPr>
                <w:rFonts w:ascii="Arial" w:hAnsi="Arial" w:cs="Arial"/>
                <w:bCs/>
                <w:sz w:val="14"/>
                <w:szCs w:val="14"/>
              </w:rPr>
              <w:t xml:space="preserve"> </w:t>
            </w:r>
            <w:r w:rsidRPr="00587408">
              <w:rPr>
                <w:rFonts w:ascii="Arial" w:hAnsi="Arial" w:cs="Arial"/>
                <w:bCs/>
                <w:sz w:val="14"/>
                <w:szCs w:val="14"/>
              </w:rPr>
              <w:t>WIs</w:t>
            </w:r>
          </w:p>
        </w:tc>
        <w:tc>
          <w:tcPr>
            <w:tcW w:w="1065" w:type="dxa"/>
            <w:shd w:val="clear" w:color="auto" w:fill="BFBFBF" w:themeFill="background1" w:themeFillShade="BF"/>
            <w:hideMark/>
          </w:tcPr>
          <w:p w14:paraId="15310F18" w14:textId="3A25D0B7" w:rsidR="003D240D" w:rsidRPr="00587408" w:rsidRDefault="003D240D" w:rsidP="00266384">
            <w:pPr>
              <w:rPr>
                <w:rFonts w:ascii="Arial" w:hAnsi="Arial" w:cs="Arial"/>
                <w:bCs/>
                <w:sz w:val="14"/>
                <w:szCs w:val="14"/>
              </w:rPr>
            </w:pPr>
            <w:r w:rsidRPr="00587408">
              <w:rPr>
                <w:rFonts w:ascii="Arial" w:hAnsi="Arial" w:cs="Arial"/>
                <w:bCs/>
                <w:sz w:val="14"/>
                <w:szCs w:val="14"/>
              </w:rPr>
              <w:t>Reply</w:t>
            </w:r>
            <w:r w:rsidR="00233210" w:rsidRPr="00587408">
              <w:rPr>
                <w:rFonts w:ascii="Arial" w:hAnsi="Arial" w:cs="Arial"/>
                <w:bCs/>
                <w:sz w:val="14"/>
                <w:szCs w:val="14"/>
              </w:rPr>
              <w:t xml:space="preserve"> </w:t>
            </w:r>
            <w:r w:rsidRPr="00587408">
              <w:rPr>
                <w:rFonts w:ascii="Arial" w:hAnsi="Arial" w:cs="Arial"/>
                <w:bCs/>
                <w:sz w:val="14"/>
                <w:szCs w:val="14"/>
              </w:rPr>
              <w:t>to</w:t>
            </w:r>
          </w:p>
        </w:tc>
        <w:tc>
          <w:tcPr>
            <w:tcW w:w="994" w:type="dxa"/>
            <w:shd w:val="clear" w:color="auto" w:fill="BFBFBF" w:themeFill="background1" w:themeFillShade="BF"/>
            <w:hideMark/>
          </w:tcPr>
          <w:p w14:paraId="161CDB38" w14:textId="77777777" w:rsidR="003D240D" w:rsidRPr="00587408" w:rsidRDefault="003D240D" w:rsidP="00266384">
            <w:pPr>
              <w:rPr>
                <w:rFonts w:ascii="Arial" w:hAnsi="Arial" w:cs="Arial"/>
                <w:bCs/>
                <w:sz w:val="14"/>
                <w:szCs w:val="14"/>
              </w:rPr>
            </w:pPr>
            <w:r w:rsidRPr="00587408">
              <w:rPr>
                <w:rFonts w:ascii="Arial" w:hAnsi="Arial" w:cs="Arial"/>
                <w:bCs/>
                <w:sz w:val="14"/>
                <w:szCs w:val="14"/>
              </w:rPr>
              <w:t>To</w:t>
            </w:r>
          </w:p>
        </w:tc>
        <w:tc>
          <w:tcPr>
            <w:tcW w:w="994" w:type="dxa"/>
            <w:shd w:val="clear" w:color="auto" w:fill="BFBFBF" w:themeFill="background1" w:themeFillShade="BF"/>
            <w:hideMark/>
          </w:tcPr>
          <w:p w14:paraId="6C12C277" w14:textId="77777777" w:rsidR="003D240D" w:rsidRPr="00587408" w:rsidRDefault="003D240D" w:rsidP="00266384">
            <w:pPr>
              <w:rPr>
                <w:rFonts w:ascii="Arial" w:hAnsi="Arial" w:cs="Arial"/>
                <w:bCs/>
                <w:sz w:val="14"/>
                <w:szCs w:val="14"/>
              </w:rPr>
            </w:pPr>
            <w:r w:rsidRPr="00587408">
              <w:rPr>
                <w:rFonts w:ascii="Arial" w:hAnsi="Arial" w:cs="Arial"/>
                <w:bCs/>
                <w:sz w:val="14"/>
                <w:szCs w:val="14"/>
              </w:rPr>
              <w:t>Cc</w:t>
            </w:r>
          </w:p>
        </w:tc>
        <w:tc>
          <w:tcPr>
            <w:tcW w:w="1120" w:type="dxa"/>
            <w:shd w:val="clear" w:color="auto" w:fill="BFBFBF" w:themeFill="background1" w:themeFillShade="BF"/>
            <w:hideMark/>
          </w:tcPr>
          <w:p w14:paraId="26BB483E" w14:textId="3403091C" w:rsidR="003D240D" w:rsidRPr="00587408" w:rsidRDefault="003D240D" w:rsidP="00266384">
            <w:pPr>
              <w:rPr>
                <w:rFonts w:ascii="Arial" w:hAnsi="Arial" w:cs="Arial"/>
                <w:bCs/>
                <w:sz w:val="14"/>
                <w:szCs w:val="14"/>
              </w:rPr>
            </w:pPr>
            <w:r w:rsidRPr="00587408">
              <w:rPr>
                <w:rFonts w:ascii="Arial" w:hAnsi="Arial" w:cs="Arial"/>
                <w:bCs/>
                <w:sz w:val="14"/>
                <w:szCs w:val="14"/>
              </w:rPr>
              <w:t>Original</w:t>
            </w:r>
            <w:r w:rsidR="00233210" w:rsidRPr="00587408">
              <w:rPr>
                <w:rFonts w:ascii="Arial" w:hAnsi="Arial" w:cs="Arial"/>
                <w:bCs/>
                <w:sz w:val="14"/>
                <w:szCs w:val="14"/>
              </w:rPr>
              <w:t xml:space="preserve"> </w:t>
            </w:r>
            <w:r w:rsidRPr="00587408">
              <w:rPr>
                <w:rFonts w:ascii="Arial" w:hAnsi="Arial" w:cs="Arial"/>
                <w:bCs/>
                <w:sz w:val="14"/>
                <w:szCs w:val="14"/>
              </w:rPr>
              <w:t>LS</w:t>
            </w:r>
          </w:p>
        </w:tc>
        <w:tc>
          <w:tcPr>
            <w:tcW w:w="1062" w:type="dxa"/>
            <w:shd w:val="clear" w:color="auto" w:fill="BFBFBF" w:themeFill="background1" w:themeFillShade="BF"/>
            <w:hideMark/>
          </w:tcPr>
          <w:p w14:paraId="79CF337C" w14:textId="42F992AB" w:rsidR="003D240D" w:rsidRPr="00587408" w:rsidRDefault="003D240D" w:rsidP="00266384">
            <w:pPr>
              <w:rPr>
                <w:rFonts w:ascii="Arial" w:hAnsi="Arial" w:cs="Arial"/>
                <w:bCs/>
                <w:sz w:val="14"/>
                <w:szCs w:val="14"/>
              </w:rPr>
            </w:pPr>
            <w:r w:rsidRPr="00587408">
              <w:rPr>
                <w:rFonts w:ascii="Arial" w:hAnsi="Arial" w:cs="Arial"/>
                <w:bCs/>
                <w:sz w:val="14"/>
                <w:szCs w:val="14"/>
              </w:rPr>
              <w:t>Reply</w:t>
            </w:r>
            <w:r w:rsidR="00233210" w:rsidRPr="00587408">
              <w:rPr>
                <w:rFonts w:ascii="Arial" w:hAnsi="Arial" w:cs="Arial"/>
                <w:bCs/>
                <w:sz w:val="14"/>
                <w:szCs w:val="14"/>
              </w:rPr>
              <w:t xml:space="preserve"> </w:t>
            </w:r>
            <w:r w:rsidRPr="00587408">
              <w:rPr>
                <w:rFonts w:ascii="Arial" w:hAnsi="Arial" w:cs="Arial"/>
                <w:bCs/>
                <w:sz w:val="14"/>
                <w:szCs w:val="14"/>
              </w:rPr>
              <w:t>in</w:t>
            </w:r>
          </w:p>
        </w:tc>
      </w:tr>
      <w:tr w:rsidR="00587408" w:rsidRPr="00587408" w14:paraId="73A3646D" w14:textId="77777777" w:rsidTr="00EF3281">
        <w:trPr>
          <w:trHeight w:val="20"/>
          <w:jc w:val="center"/>
        </w:trPr>
        <w:tc>
          <w:tcPr>
            <w:tcW w:w="1094" w:type="dxa"/>
          </w:tcPr>
          <w:p w14:paraId="04D34008" w14:textId="34B48029" w:rsidR="00587408" w:rsidRPr="00587408" w:rsidRDefault="001B5688" w:rsidP="00587408">
            <w:pPr>
              <w:rPr>
                <w:rFonts w:ascii="Arial" w:hAnsi="Arial" w:cs="Arial"/>
                <w:sz w:val="14"/>
                <w:szCs w:val="14"/>
              </w:rPr>
            </w:pPr>
            <w:hyperlink r:id="rId3214" w:history="1">
              <w:r w:rsidR="000B5C49">
                <w:rPr>
                  <w:rStyle w:val="Hyperlink"/>
                  <w:rFonts w:ascii="Arial" w:hAnsi="Arial" w:cs="Arial"/>
                  <w:b/>
                  <w:bCs/>
                  <w:sz w:val="14"/>
                  <w:szCs w:val="14"/>
                </w:rPr>
                <w:t>R1-2205168</w:t>
              </w:r>
            </w:hyperlink>
          </w:p>
        </w:tc>
        <w:tc>
          <w:tcPr>
            <w:tcW w:w="2646" w:type="dxa"/>
          </w:tcPr>
          <w:p w14:paraId="374C384A" w14:textId="7C07BA53" w:rsidR="00587408" w:rsidRPr="00587408" w:rsidRDefault="00587408" w:rsidP="00587408">
            <w:pPr>
              <w:rPr>
                <w:rFonts w:ascii="Arial" w:hAnsi="Arial" w:cs="Arial"/>
                <w:sz w:val="14"/>
                <w:szCs w:val="14"/>
              </w:rPr>
            </w:pPr>
            <w:r w:rsidRPr="00587408">
              <w:rPr>
                <w:rFonts w:ascii="Arial" w:hAnsi="Arial" w:cs="Arial"/>
                <w:sz w:val="14"/>
                <w:szCs w:val="14"/>
              </w:rPr>
              <w:t>LS response on feMIMO RRC parameters</w:t>
            </w:r>
          </w:p>
        </w:tc>
        <w:tc>
          <w:tcPr>
            <w:tcW w:w="1583" w:type="dxa"/>
          </w:tcPr>
          <w:p w14:paraId="0218505E" w14:textId="4F84037A" w:rsidR="00587408" w:rsidRPr="00587408" w:rsidRDefault="00587408" w:rsidP="00587408">
            <w:pPr>
              <w:rPr>
                <w:rFonts w:ascii="Arial" w:hAnsi="Arial" w:cs="Arial"/>
                <w:sz w:val="14"/>
                <w:szCs w:val="14"/>
              </w:rPr>
            </w:pPr>
            <w:r w:rsidRPr="00587408">
              <w:rPr>
                <w:rFonts w:ascii="Arial" w:hAnsi="Arial" w:cs="Arial"/>
                <w:sz w:val="14"/>
                <w:szCs w:val="14"/>
              </w:rPr>
              <w:t>RAN1, Samsung</w:t>
            </w:r>
          </w:p>
        </w:tc>
        <w:tc>
          <w:tcPr>
            <w:tcW w:w="813" w:type="dxa"/>
          </w:tcPr>
          <w:p w14:paraId="79CFE5AF" w14:textId="1C31A31C" w:rsidR="00587408" w:rsidRPr="00587408" w:rsidRDefault="001B5688" w:rsidP="00587408">
            <w:pPr>
              <w:rPr>
                <w:rFonts w:ascii="Arial" w:hAnsi="Arial" w:cs="Arial"/>
                <w:bCs/>
                <w:sz w:val="14"/>
                <w:szCs w:val="14"/>
              </w:rPr>
            </w:pPr>
            <w:hyperlink r:id="rId3215" w:history="1">
              <w:r w:rsidR="00587408" w:rsidRPr="00587408">
                <w:rPr>
                  <w:rStyle w:val="Hyperlink"/>
                  <w:rFonts w:ascii="Arial" w:hAnsi="Arial" w:cs="Arial"/>
                  <w:b/>
                  <w:bCs/>
                  <w:sz w:val="14"/>
                  <w:szCs w:val="14"/>
                </w:rPr>
                <w:t>Rel-17</w:t>
              </w:r>
            </w:hyperlink>
          </w:p>
        </w:tc>
        <w:tc>
          <w:tcPr>
            <w:tcW w:w="2696" w:type="dxa"/>
          </w:tcPr>
          <w:p w14:paraId="37AB6BFB" w14:textId="2822368F" w:rsidR="00587408" w:rsidRPr="00587408" w:rsidRDefault="001B5688" w:rsidP="00587408">
            <w:pPr>
              <w:rPr>
                <w:rFonts w:ascii="Arial" w:hAnsi="Arial" w:cs="Arial"/>
                <w:sz w:val="14"/>
                <w:szCs w:val="14"/>
              </w:rPr>
            </w:pPr>
            <w:hyperlink r:id="rId3216" w:history="1">
              <w:r w:rsidR="00587408" w:rsidRPr="00587408">
                <w:rPr>
                  <w:rStyle w:val="Hyperlink"/>
                  <w:rFonts w:ascii="Arial" w:hAnsi="Arial" w:cs="Arial"/>
                  <w:b/>
                  <w:bCs/>
                  <w:sz w:val="14"/>
                  <w:szCs w:val="14"/>
                </w:rPr>
                <w:t>NR_feMIMO-Core</w:t>
              </w:r>
            </w:hyperlink>
          </w:p>
        </w:tc>
        <w:tc>
          <w:tcPr>
            <w:tcW w:w="1065" w:type="dxa"/>
          </w:tcPr>
          <w:p w14:paraId="465A3AE6" w14:textId="2817332D" w:rsidR="00587408" w:rsidRPr="00587408" w:rsidRDefault="00587408" w:rsidP="00587408">
            <w:pPr>
              <w:rPr>
                <w:rFonts w:ascii="Arial" w:hAnsi="Arial" w:cs="Arial"/>
                <w:sz w:val="14"/>
                <w:szCs w:val="14"/>
              </w:rPr>
            </w:pPr>
            <w:r w:rsidRPr="00587408">
              <w:rPr>
                <w:rFonts w:ascii="Arial" w:hAnsi="Arial" w:cs="Arial"/>
                <w:sz w:val="14"/>
                <w:szCs w:val="14"/>
              </w:rPr>
              <w:t>R2-2204361</w:t>
            </w:r>
          </w:p>
        </w:tc>
        <w:tc>
          <w:tcPr>
            <w:tcW w:w="994" w:type="dxa"/>
          </w:tcPr>
          <w:p w14:paraId="0E9264AC" w14:textId="1D130929" w:rsidR="00587408" w:rsidRPr="00587408" w:rsidRDefault="00587408" w:rsidP="00587408">
            <w:pPr>
              <w:rPr>
                <w:rFonts w:ascii="Arial" w:hAnsi="Arial" w:cs="Arial"/>
                <w:sz w:val="14"/>
                <w:szCs w:val="14"/>
              </w:rPr>
            </w:pPr>
            <w:r w:rsidRPr="00587408">
              <w:rPr>
                <w:rFonts w:ascii="Arial" w:hAnsi="Arial" w:cs="Arial"/>
                <w:sz w:val="14"/>
                <w:szCs w:val="14"/>
              </w:rPr>
              <w:t>RAN2</w:t>
            </w:r>
          </w:p>
        </w:tc>
        <w:tc>
          <w:tcPr>
            <w:tcW w:w="994" w:type="dxa"/>
          </w:tcPr>
          <w:p w14:paraId="212CC92B" w14:textId="7E532C21" w:rsidR="00587408" w:rsidRPr="00587408" w:rsidRDefault="00587408" w:rsidP="00587408">
            <w:pPr>
              <w:rPr>
                <w:rFonts w:ascii="Arial" w:hAnsi="Arial" w:cs="Arial"/>
                <w:sz w:val="14"/>
                <w:szCs w:val="14"/>
              </w:rPr>
            </w:pPr>
            <w:r w:rsidRPr="00587408">
              <w:rPr>
                <w:rFonts w:ascii="Arial" w:hAnsi="Arial" w:cs="Arial"/>
                <w:sz w:val="14"/>
                <w:szCs w:val="14"/>
              </w:rPr>
              <w:t> </w:t>
            </w:r>
          </w:p>
        </w:tc>
        <w:tc>
          <w:tcPr>
            <w:tcW w:w="1120" w:type="dxa"/>
          </w:tcPr>
          <w:p w14:paraId="4E2E3051" w14:textId="77777777" w:rsidR="00587408" w:rsidRPr="00587408" w:rsidRDefault="00587408" w:rsidP="00587408">
            <w:pPr>
              <w:rPr>
                <w:rFonts w:ascii="Arial" w:hAnsi="Arial" w:cs="Arial"/>
                <w:sz w:val="14"/>
                <w:szCs w:val="14"/>
              </w:rPr>
            </w:pPr>
          </w:p>
        </w:tc>
        <w:tc>
          <w:tcPr>
            <w:tcW w:w="1062" w:type="dxa"/>
          </w:tcPr>
          <w:p w14:paraId="5D006805" w14:textId="77777777" w:rsidR="00587408" w:rsidRPr="00587408" w:rsidRDefault="00587408" w:rsidP="00587408">
            <w:pPr>
              <w:rPr>
                <w:rFonts w:ascii="Arial" w:hAnsi="Arial" w:cs="Arial"/>
                <w:sz w:val="14"/>
                <w:szCs w:val="14"/>
              </w:rPr>
            </w:pPr>
          </w:p>
        </w:tc>
      </w:tr>
      <w:tr w:rsidR="00587408" w:rsidRPr="00587408" w14:paraId="06EEB5ED" w14:textId="77777777" w:rsidTr="00EF3281">
        <w:trPr>
          <w:trHeight w:val="20"/>
          <w:jc w:val="center"/>
        </w:trPr>
        <w:tc>
          <w:tcPr>
            <w:tcW w:w="1094" w:type="dxa"/>
          </w:tcPr>
          <w:p w14:paraId="5E5096EB" w14:textId="13B7D541" w:rsidR="00587408" w:rsidRPr="00587408" w:rsidRDefault="001B5688" w:rsidP="00587408">
            <w:pPr>
              <w:rPr>
                <w:rFonts w:ascii="Arial" w:hAnsi="Arial" w:cs="Arial"/>
                <w:bCs/>
                <w:sz w:val="14"/>
                <w:szCs w:val="14"/>
              </w:rPr>
            </w:pPr>
            <w:hyperlink r:id="rId3217" w:history="1">
              <w:r w:rsidR="000B5C49">
                <w:rPr>
                  <w:rStyle w:val="Hyperlink"/>
                  <w:rFonts w:ascii="Arial" w:hAnsi="Arial" w:cs="Arial"/>
                  <w:b/>
                  <w:bCs/>
                  <w:sz w:val="14"/>
                  <w:szCs w:val="14"/>
                </w:rPr>
                <w:t>R1-2205215</w:t>
              </w:r>
            </w:hyperlink>
          </w:p>
        </w:tc>
        <w:tc>
          <w:tcPr>
            <w:tcW w:w="2646" w:type="dxa"/>
          </w:tcPr>
          <w:p w14:paraId="54BA8FCF" w14:textId="3942896D" w:rsidR="00587408" w:rsidRPr="00587408" w:rsidRDefault="00587408" w:rsidP="00587408">
            <w:pPr>
              <w:rPr>
                <w:rFonts w:ascii="Arial" w:hAnsi="Arial" w:cs="Arial"/>
                <w:sz w:val="14"/>
                <w:szCs w:val="14"/>
              </w:rPr>
            </w:pPr>
            <w:r w:rsidRPr="00587408">
              <w:rPr>
                <w:rFonts w:ascii="Arial" w:hAnsi="Arial" w:cs="Arial"/>
                <w:sz w:val="14"/>
                <w:szCs w:val="14"/>
              </w:rPr>
              <w:t>Reply LS on HARQ process for MCCH and Broadcast MTCH(s)</w:t>
            </w:r>
          </w:p>
        </w:tc>
        <w:tc>
          <w:tcPr>
            <w:tcW w:w="1583" w:type="dxa"/>
          </w:tcPr>
          <w:p w14:paraId="142BDB42" w14:textId="489EE633" w:rsidR="00587408" w:rsidRPr="00587408" w:rsidRDefault="00587408" w:rsidP="00587408">
            <w:pPr>
              <w:rPr>
                <w:rFonts w:ascii="Arial" w:hAnsi="Arial" w:cs="Arial"/>
                <w:sz w:val="14"/>
                <w:szCs w:val="14"/>
              </w:rPr>
            </w:pPr>
            <w:r w:rsidRPr="00587408">
              <w:rPr>
                <w:rFonts w:ascii="Arial" w:hAnsi="Arial" w:cs="Arial"/>
                <w:sz w:val="14"/>
                <w:szCs w:val="14"/>
              </w:rPr>
              <w:t>RAN1, BBC</w:t>
            </w:r>
          </w:p>
        </w:tc>
        <w:tc>
          <w:tcPr>
            <w:tcW w:w="813" w:type="dxa"/>
          </w:tcPr>
          <w:p w14:paraId="71872B65" w14:textId="374B251E" w:rsidR="00587408" w:rsidRPr="00587408" w:rsidRDefault="001B5688" w:rsidP="00587408">
            <w:pPr>
              <w:rPr>
                <w:rFonts w:ascii="Arial" w:hAnsi="Arial" w:cs="Arial"/>
                <w:bCs/>
                <w:sz w:val="14"/>
                <w:szCs w:val="14"/>
              </w:rPr>
            </w:pPr>
            <w:hyperlink r:id="rId3218" w:history="1">
              <w:r w:rsidR="00587408" w:rsidRPr="00587408">
                <w:rPr>
                  <w:rStyle w:val="Hyperlink"/>
                  <w:rFonts w:ascii="Arial" w:hAnsi="Arial" w:cs="Arial"/>
                  <w:b/>
                  <w:bCs/>
                  <w:sz w:val="14"/>
                  <w:szCs w:val="14"/>
                </w:rPr>
                <w:t>Rel-17</w:t>
              </w:r>
            </w:hyperlink>
          </w:p>
        </w:tc>
        <w:tc>
          <w:tcPr>
            <w:tcW w:w="2696" w:type="dxa"/>
          </w:tcPr>
          <w:p w14:paraId="6998B946" w14:textId="4393E377" w:rsidR="00587408" w:rsidRPr="00587408" w:rsidRDefault="001B5688" w:rsidP="00587408">
            <w:pPr>
              <w:rPr>
                <w:rFonts w:ascii="Arial" w:hAnsi="Arial" w:cs="Arial"/>
                <w:bCs/>
                <w:sz w:val="14"/>
                <w:szCs w:val="14"/>
              </w:rPr>
            </w:pPr>
            <w:hyperlink r:id="rId3219" w:history="1">
              <w:r w:rsidR="00587408" w:rsidRPr="00587408">
                <w:rPr>
                  <w:rStyle w:val="Hyperlink"/>
                  <w:rFonts w:ascii="Arial" w:hAnsi="Arial" w:cs="Arial"/>
                  <w:b/>
                  <w:bCs/>
                  <w:sz w:val="14"/>
                  <w:szCs w:val="14"/>
                </w:rPr>
                <w:t>NR_MBS-Core</w:t>
              </w:r>
            </w:hyperlink>
          </w:p>
        </w:tc>
        <w:tc>
          <w:tcPr>
            <w:tcW w:w="1065" w:type="dxa"/>
          </w:tcPr>
          <w:p w14:paraId="2308AEBD" w14:textId="57D0DDB5" w:rsidR="00587408" w:rsidRPr="00587408" w:rsidRDefault="00587408" w:rsidP="00587408">
            <w:pPr>
              <w:rPr>
                <w:rFonts w:ascii="Arial" w:hAnsi="Arial" w:cs="Arial"/>
                <w:sz w:val="14"/>
                <w:szCs w:val="14"/>
              </w:rPr>
            </w:pPr>
            <w:r w:rsidRPr="00587408">
              <w:rPr>
                <w:rFonts w:ascii="Arial" w:hAnsi="Arial" w:cs="Arial"/>
                <w:sz w:val="14"/>
                <w:szCs w:val="14"/>
              </w:rPr>
              <w:t>R2-2204017</w:t>
            </w:r>
          </w:p>
        </w:tc>
        <w:tc>
          <w:tcPr>
            <w:tcW w:w="994" w:type="dxa"/>
          </w:tcPr>
          <w:p w14:paraId="1F244940" w14:textId="02D63C01" w:rsidR="00587408" w:rsidRPr="00587408" w:rsidRDefault="00587408" w:rsidP="00587408">
            <w:pPr>
              <w:rPr>
                <w:rFonts w:ascii="Arial" w:hAnsi="Arial" w:cs="Arial"/>
                <w:sz w:val="14"/>
                <w:szCs w:val="14"/>
              </w:rPr>
            </w:pPr>
            <w:r w:rsidRPr="00587408">
              <w:rPr>
                <w:rFonts w:ascii="Arial" w:hAnsi="Arial" w:cs="Arial"/>
                <w:sz w:val="14"/>
                <w:szCs w:val="14"/>
              </w:rPr>
              <w:t>RAN2</w:t>
            </w:r>
          </w:p>
        </w:tc>
        <w:tc>
          <w:tcPr>
            <w:tcW w:w="994" w:type="dxa"/>
          </w:tcPr>
          <w:p w14:paraId="4E1AE5C1" w14:textId="6FC89E45" w:rsidR="00587408" w:rsidRPr="00587408" w:rsidRDefault="00587408" w:rsidP="00587408">
            <w:pPr>
              <w:rPr>
                <w:rFonts w:ascii="Arial" w:hAnsi="Arial" w:cs="Arial"/>
                <w:sz w:val="14"/>
                <w:szCs w:val="14"/>
              </w:rPr>
            </w:pPr>
            <w:r w:rsidRPr="00587408">
              <w:rPr>
                <w:rFonts w:ascii="Arial" w:hAnsi="Arial" w:cs="Arial"/>
                <w:sz w:val="14"/>
                <w:szCs w:val="14"/>
              </w:rPr>
              <w:t> </w:t>
            </w:r>
          </w:p>
        </w:tc>
        <w:tc>
          <w:tcPr>
            <w:tcW w:w="1120" w:type="dxa"/>
          </w:tcPr>
          <w:p w14:paraId="78ECFE38" w14:textId="77777777" w:rsidR="00587408" w:rsidRPr="00587408" w:rsidRDefault="00587408" w:rsidP="00587408">
            <w:pPr>
              <w:rPr>
                <w:rFonts w:ascii="Arial" w:hAnsi="Arial" w:cs="Arial"/>
                <w:sz w:val="14"/>
                <w:szCs w:val="14"/>
              </w:rPr>
            </w:pPr>
          </w:p>
        </w:tc>
        <w:tc>
          <w:tcPr>
            <w:tcW w:w="1062" w:type="dxa"/>
          </w:tcPr>
          <w:p w14:paraId="36E193C5" w14:textId="77777777" w:rsidR="00587408" w:rsidRPr="00587408" w:rsidRDefault="00587408" w:rsidP="00587408">
            <w:pPr>
              <w:rPr>
                <w:rFonts w:ascii="Arial" w:hAnsi="Arial" w:cs="Arial"/>
                <w:sz w:val="14"/>
                <w:szCs w:val="14"/>
              </w:rPr>
            </w:pPr>
          </w:p>
        </w:tc>
      </w:tr>
      <w:tr w:rsidR="00587408" w:rsidRPr="00587408" w14:paraId="507E407A" w14:textId="77777777" w:rsidTr="00EF3281">
        <w:trPr>
          <w:trHeight w:val="20"/>
          <w:jc w:val="center"/>
        </w:trPr>
        <w:tc>
          <w:tcPr>
            <w:tcW w:w="1094" w:type="dxa"/>
          </w:tcPr>
          <w:p w14:paraId="0EC5F1E8" w14:textId="4419B9BA" w:rsidR="00587408" w:rsidRPr="00587408" w:rsidRDefault="001B5688" w:rsidP="00587408">
            <w:pPr>
              <w:rPr>
                <w:rFonts w:ascii="Arial" w:hAnsi="Arial" w:cs="Arial"/>
                <w:bCs/>
                <w:sz w:val="14"/>
                <w:szCs w:val="14"/>
              </w:rPr>
            </w:pPr>
            <w:hyperlink r:id="rId3220" w:history="1">
              <w:r w:rsidR="000B5C49">
                <w:rPr>
                  <w:rStyle w:val="Hyperlink"/>
                  <w:rFonts w:ascii="Arial" w:hAnsi="Arial" w:cs="Arial"/>
                  <w:b/>
                  <w:bCs/>
                  <w:sz w:val="14"/>
                  <w:szCs w:val="14"/>
                </w:rPr>
                <w:t>R1-2205247</w:t>
              </w:r>
            </w:hyperlink>
          </w:p>
        </w:tc>
        <w:tc>
          <w:tcPr>
            <w:tcW w:w="2646" w:type="dxa"/>
          </w:tcPr>
          <w:p w14:paraId="5ADE1C95" w14:textId="6C669195" w:rsidR="00587408" w:rsidRPr="00587408" w:rsidRDefault="00587408" w:rsidP="00587408">
            <w:pPr>
              <w:rPr>
                <w:rFonts w:ascii="Arial" w:hAnsi="Arial" w:cs="Arial"/>
                <w:sz w:val="14"/>
                <w:szCs w:val="14"/>
              </w:rPr>
            </w:pPr>
            <w:r w:rsidRPr="00587408">
              <w:rPr>
                <w:rFonts w:ascii="Arial" w:hAnsi="Arial" w:cs="Arial"/>
                <w:sz w:val="14"/>
                <w:szCs w:val="14"/>
              </w:rPr>
              <w:t>LS response on TCI state signaling for SRS resource</w:t>
            </w:r>
          </w:p>
        </w:tc>
        <w:tc>
          <w:tcPr>
            <w:tcW w:w="1583" w:type="dxa"/>
          </w:tcPr>
          <w:p w14:paraId="15FB6F07" w14:textId="35EBFB43" w:rsidR="00587408" w:rsidRPr="00587408" w:rsidRDefault="00587408" w:rsidP="00587408">
            <w:pPr>
              <w:rPr>
                <w:rFonts w:ascii="Arial" w:hAnsi="Arial" w:cs="Arial"/>
                <w:sz w:val="14"/>
                <w:szCs w:val="14"/>
              </w:rPr>
            </w:pPr>
            <w:r w:rsidRPr="00587408">
              <w:rPr>
                <w:rFonts w:ascii="Arial" w:hAnsi="Arial" w:cs="Arial"/>
                <w:sz w:val="14"/>
                <w:szCs w:val="14"/>
              </w:rPr>
              <w:t>RAN1, OPPO</w:t>
            </w:r>
          </w:p>
        </w:tc>
        <w:tc>
          <w:tcPr>
            <w:tcW w:w="813" w:type="dxa"/>
          </w:tcPr>
          <w:p w14:paraId="69DF0C6C" w14:textId="58DBAF5D" w:rsidR="00587408" w:rsidRPr="00587408" w:rsidRDefault="001B5688" w:rsidP="00587408">
            <w:pPr>
              <w:rPr>
                <w:rFonts w:ascii="Arial" w:hAnsi="Arial" w:cs="Arial"/>
                <w:bCs/>
                <w:sz w:val="14"/>
                <w:szCs w:val="14"/>
              </w:rPr>
            </w:pPr>
            <w:hyperlink r:id="rId3221" w:history="1">
              <w:r w:rsidR="00587408" w:rsidRPr="00587408">
                <w:rPr>
                  <w:rStyle w:val="Hyperlink"/>
                  <w:rFonts w:ascii="Arial" w:hAnsi="Arial" w:cs="Arial"/>
                  <w:b/>
                  <w:bCs/>
                  <w:sz w:val="14"/>
                  <w:szCs w:val="14"/>
                </w:rPr>
                <w:t>Rel-17</w:t>
              </w:r>
            </w:hyperlink>
          </w:p>
        </w:tc>
        <w:tc>
          <w:tcPr>
            <w:tcW w:w="2696" w:type="dxa"/>
          </w:tcPr>
          <w:p w14:paraId="2CEC83DF" w14:textId="1B8A2C11" w:rsidR="00587408" w:rsidRPr="00587408" w:rsidRDefault="001B5688" w:rsidP="00587408">
            <w:pPr>
              <w:rPr>
                <w:rFonts w:ascii="Arial" w:hAnsi="Arial" w:cs="Arial"/>
                <w:bCs/>
                <w:sz w:val="14"/>
                <w:szCs w:val="14"/>
              </w:rPr>
            </w:pPr>
            <w:hyperlink r:id="rId3222" w:history="1">
              <w:r w:rsidR="00587408" w:rsidRPr="00587408">
                <w:rPr>
                  <w:rStyle w:val="Hyperlink"/>
                  <w:rFonts w:ascii="Arial" w:hAnsi="Arial" w:cs="Arial"/>
                  <w:b/>
                  <w:bCs/>
                  <w:sz w:val="14"/>
                  <w:szCs w:val="14"/>
                </w:rPr>
                <w:t>NR_feMIMO-Core</w:t>
              </w:r>
            </w:hyperlink>
          </w:p>
        </w:tc>
        <w:tc>
          <w:tcPr>
            <w:tcW w:w="1065" w:type="dxa"/>
          </w:tcPr>
          <w:p w14:paraId="088BC66D" w14:textId="7E6CA7D7" w:rsidR="00587408" w:rsidRPr="00587408" w:rsidRDefault="00587408" w:rsidP="00587408">
            <w:pPr>
              <w:rPr>
                <w:rFonts w:ascii="Arial" w:hAnsi="Arial" w:cs="Arial"/>
                <w:sz w:val="14"/>
                <w:szCs w:val="14"/>
              </w:rPr>
            </w:pPr>
            <w:r w:rsidRPr="00587408">
              <w:rPr>
                <w:rFonts w:ascii="Arial" w:hAnsi="Arial" w:cs="Arial"/>
                <w:sz w:val="14"/>
                <w:szCs w:val="14"/>
              </w:rPr>
              <w:t>R2-2206356</w:t>
            </w:r>
          </w:p>
        </w:tc>
        <w:tc>
          <w:tcPr>
            <w:tcW w:w="994" w:type="dxa"/>
          </w:tcPr>
          <w:p w14:paraId="7547F0DA" w14:textId="296FCDBB" w:rsidR="00587408" w:rsidRPr="00587408" w:rsidRDefault="00587408" w:rsidP="00587408">
            <w:pPr>
              <w:rPr>
                <w:rFonts w:ascii="Arial" w:hAnsi="Arial" w:cs="Arial"/>
                <w:sz w:val="14"/>
                <w:szCs w:val="14"/>
              </w:rPr>
            </w:pPr>
            <w:r w:rsidRPr="00587408">
              <w:rPr>
                <w:rFonts w:ascii="Arial" w:hAnsi="Arial" w:cs="Arial"/>
                <w:sz w:val="14"/>
                <w:szCs w:val="14"/>
              </w:rPr>
              <w:t>RAN2</w:t>
            </w:r>
          </w:p>
        </w:tc>
        <w:tc>
          <w:tcPr>
            <w:tcW w:w="994" w:type="dxa"/>
          </w:tcPr>
          <w:p w14:paraId="63EFD04E" w14:textId="413444B1" w:rsidR="00587408" w:rsidRPr="00587408" w:rsidRDefault="00587408" w:rsidP="00587408">
            <w:pPr>
              <w:rPr>
                <w:rFonts w:ascii="Arial" w:hAnsi="Arial" w:cs="Arial"/>
                <w:sz w:val="14"/>
                <w:szCs w:val="14"/>
              </w:rPr>
            </w:pPr>
            <w:r w:rsidRPr="00587408">
              <w:rPr>
                <w:rFonts w:ascii="Arial" w:hAnsi="Arial" w:cs="Arial"/>
                <w:sz w:val="14"/>
                <w:szCs w:val="14"/>
              </w:rPr>
              <w:t> </w:t>
            </w:r>
          </w:p>
        </w:tc>
        <w:tc>
          <w:tcPr>
            <w:tcW w:w="1120" w:type="dxa"/>
          </w:tcPr>
          <w:p w14:paraId="02173CF2" w14:textId="77777777" w:rsidR="00587408" w:rsidRPr="00587408" w:rsidRDefault="00587408" w:rsidP="00587408">
            <w:pPr>
              <w:rPr>
                <w:rFonts w:ascii="Arial" w:hAnsi="Arial" w:cs="Arial"/>
                <w:sz w:val="14"/>
                <w:szCs w:val="14"/>
              </w:rPr>
            </w:pPr>
          </w:p>
        </w:tc>
        <w:tc>
          <w:tcPr>
            <w:tcW w:w="1062" w:type="dxa"/>
          </w:tcPr>
          <w:p w14:paraId="5089C603" w14:textId="77777777" w:rsidR="00587408" w:rsidRPr="00587408" w:rsidRDefault="00587408" w:rsidP="00587408">
            <w:pPr>
              <w:rPr>
                <w:rFonts w:ascii="Arial" w:hAnsi="Arial" w:cs="Arial"/>
                <w:sz w:val="14"/>
                <w:szCs w:val="14"/>
              </w:rPr>
            </w:pPr>
          </w:p>
        </w:tc>
      </w:tr>
      <w:tr w:rsidR="00587408" w:rsidRPr="00587408" w14:paraId="51CA6EB8" w14:textId="77777777" w:rsidTr="00EF3281">
        <w:trPr>
          <w:trHeight w:val="20"/>
          <w:jc w:val="center"/>
        </w:trPr>
        <w:tc>
          <w:tcPr>
            <w:tcW w:w="1094" w:type="dxa"/>
          </w:tcPr>
          <w:p w14:paraId="167C5B92" w14:textId="3736BD5D" w:rsidR="00587408" w:rsidRPr="00587408" w:rsidRDefault="001B5688" w:rsidP="00587408">
            <w:pPr>
              <w:rPr>
                <w:rFonts w:ascii="Arial" w:hAnsi="Arial" w:cs="Arial"/>
                <w:bCs/>
                <w:sz w:val="14"/>
                <w:szCs w:val="14"/>
              </w:rPr>
            </w:pPr>
            <w:hyperlink r:id="rId3223" w:history="1">
              <w:r w:rsidR="000B5C49">
                <w:rPr>
                  <w:rStyle w:val="Hyperlink"/>
                  <w:rFonts w:ascii="Arial" w:hAnsi="Arial" w:cs="Arial"/>
                  <w:b/>
                  <w:bCs/>
                  <w:sz w:val="14"/>
                  <w:szCs w:val="14"/>
                </w:rPr>
                <w:t>R1-2205293</w:t>
              </w:r>
            </w:hyperlink>
          </w:p>
        </w:tc>
        <w:tc>
          <w:tcPr>
            <w:tcW w:w="2646" w:type="dxa"/>
          </w:tcPr>
          <w:p w14:paraId="3BD19BF3" w14:textId="2C469836" w:rsidR="00587408" w:rsidRPr="00587408" w:rsidRDefault="00587408" w:rsidP="00587408">
            <w:pPr>
              <w:rPr>
                <w:rFonts w:ascii="Arial" w:hAnsi="Arial" w:cs="Arial"/>
                <w:sz w:val="14"/>
                <w:szCs w:val="14"/>
              </w:rPr>
            </w:pPr>
            <w:r w:rsidRPr="00587408">
              <w:rPr>
                <w:rFonts w:ascii="Arial" w:hAnsi="Arial" w:cs="Arial"/>
                <w:sz w:val="14"/>
                <w:szCs w:val="14"/>
              </w:rPr>
              <w:t>Reply LS on eIAB MAC CEs</w:t>
            </w:r>
          </w:p>
        </w:tc>
        <w:tc>
          <w:tcPr>
            <w:tcW w:w="1583" w:type="dxa"/>
          </w:tcPr>
          <w:p w14:paraId="73587DAF" w14:textId="2B4A1D9E" w:rsidR="00587408" w:rsidRPr="00587408" w:rsidRDefault="00587408" w:rsidP="00587408">
            <w:pPr>
              <w:rPr>
                <w:rFonts w:ascii="Arial" w:hAnsi="Arial" w:cs="Arial"/>
                <w:sz w:val="14"/>
                <w:szCs w:val="14"/>
              </w:rPr>
            </w:pPr>
            <w:r w:rsidRPr="00587408">
              <w:rPr>
                <w:rFonts w:ascii="Arial" w:hAnsi="Arial" w:cs="Arial"/>
                <w:sz w:val="14"/>
                <w:szCs w:val="14"/>
              </w:rPr>
              <w:t>RAN1, Qualcomm</w:t>
            </w:r>
          </w:p>
        </w:tc>
        <w:tc>
          <w:tcPr>
            <w:tcW w:w="813" w:type="dxa"/>
          </w:tcPr>
          <w:p w14:paraId="24DA9C8F" w14:textId="7EE356DA" w:rsidR="00587408" w:rsidRPr="00587408" w:rsidRDefault="001B5688" w:rsidP="00587408">
            <w:pPr>
              <w:rPr>
                <w:rFonts w:ascii="Arial" w:hAnsi="Arial" w:cs="Arial"/>
                <w:bCs/>
                <w:sz w:val="14"/>
                <w:szCs w:val="14"/>
              </w:rPr>
            </w:pPr>
            <w:hyperlink r:id="rId3224" w:history="1">
              <w:r w:rsidR="00587408" w:rsidRPr="00587408">
                <w:rPr>
                  <w:rStyle w:val="Hyperlink"/>
                  <w:rFonts w:ascii="Arial" w:hAnsi="Arial" w:cs="Arial"/>
                  <w:b/>
                  <w:bCs/>
                  <w:sz w:val="14"/>
                  <w:szCs w:val="14"/>
                </w:rPr>
                <w:t>Rel-17</w:t>
              </w:r>
            </w:hyperlink>
          </w:p>
        </w:tc>
        <w:tc>
          <w:tcPr>
            <w:tcW w:w="2696" w:type="dxa"/>
          </w:tcPr>
          <w:p w14:paraId="71B4E8B2" w14:textId="1EC947DE" w:rsidR="00587408" w:rsidRPr="00587408" w:rsidRDefault="001B5688" w:rsidP="00587408">
            <w:pPr>
              <w:rPr>
                <w:rFonts w:ascii="Arial" w:hAnsi="Arial" w:cs="Arial"/>
                <w:bCs/>
                <w:sz w:val="14"/>
                <w:szCs w:val="14"/>
                <w:lang w:val="fr-FR"/>
              </w:rPr>
            </w:pPr>
            <w:hyperlink r:id="rId3225" w:history="1">
              <w:r w:rsidR="00587408" w:rsidRPr="00587408">
                <w:rPr>
                  <w:rStyle w:val="Hyperlink"/>
                  <w:rFonts w:ascii="Arial" w:hAnsi="Arial" w:cs="Arial"/>
                  <w:b/>
                  <w:bCs/>
                  <w:sz w:val="14"/>
                  <w:szCs w:val="14"/>
                </w:rPr>
                <w:t>NR_IAB_enh-Core</w:t>
              </w:r>
            </w:hyperlink>
          </w:p>
        </w:tc>
        <w:tc>
          <w:tcPr>
            <w:tcW w:w="1065" w:type="dxa"/>
          </w:tcPr>
          <w:p w14:paraId="444FF132" w14:textId="0D3C1844" w:rsidR="00587408" w:rsidRPr="00587408" w:rsidRDefault="00587408" w:rsidP="00587408">
            <w:pPr>
              <w:rPr>
                <w:rFonts w:ascii="Arial" w:hAnsi="Arial" w:cs="Arial"/>
                <w:sz w:val="14"/>
                <w:szCs w:val="14"/>
                <w:lang w:val="fr-FR"/>
              </w:rPr>
            </w:pPr>
            <w:r w:rsidRPr="00587408">
              <w:rPr>
                <w:rFonts w:ascii="Arial" w:hAnsi="Arial" w:cs="Arial"/>
                <w:sz w:val="14"/>
                <w:szCs w:val="14"/>
              </w:rPr>
              <w:t>R2-2206358</w:t>
            </w:r>
          </w:p>
        </w:tc>
        <w:tc>
          <w:tcPr>
            <w:tcW w:w="994" w:type="dxa"/>
          </w:tcPr>
          <w:p w14:paraId="49E4E0CF" w14:textId="557B93A3" w:rsidR="00587408" w:rsidRPr="00587408" w:rsidRDefault="00587408" w:rsidP="00587408">
            <w:pPr>
              <w:rPr>
                <w:rFonts w:ascii="Arial" w:hAnsi="Arial" w:cs="Arial"/>
                <w:sz w:val="14"/>
                <w:szCs w:val="14"/>
                <w:lang w:val="fr-FR"/>
              </w:rPr>
            </w:pPr>
            <w:r w:rsidRPr="00587408">
              <w:rPr>
                <w:rFonts w:ascii="Arial" w:hAnsi="Arial" w:cs="Arial"/>
                <w:sz w:val="14"/>
                <w:szCs w:val="14"/>
              </w:rPr>
              <w:t>RAN2</w:t>
            </w:r>
          </w:p>
        </w:tc>
        <w:tc>
          <w:tcPr>
            <w:tcW w:w="994" w:type="dxa"/>
          </w:tcPr>
          <w:p w14:paraId="6C913046" w14:textId="00DBB121" w:rsidR="00587408" w:rsidRPr="00587408" w:rsidRDefault="00587408" w:rsidP="00587408">
            <w:pPr>
              <w:rPr>
                <w:rFonts w:ascii="Arial" w:hAnsi="Arial" w:cs="Arial"/>
                <w:sz w:val="14"/>
                <w:szCs w:val="14"/>
                <w:lang w:val="fr-FR"/>
              </w:rPr>
            </w:pPr>
            <w:r w:rsidRPr="00587408">
              <w:rPr>
                <w:rFonts w:ascii="Arial" w:hAnsi="Arial" w:cs="Arial"/>
                <w:sz w:val="14"/>
                <w:szCs w:val="14"/>
              </w:rPr>
              <w:t>RAN4</w:t>
            </w:r>
          </w:p>
        </w:tc>
        <w:tc>
          <w:tcPr>
            <w:tcW w:w="1120" w:type="dxa"/>
          </w:tcPr>
          <w:p w14:paraId="18F5EDC9" w14:textId="77777777" w:rsidR="00587408" w:rsidRPr="00587408" w:rsidRDefault="00587408" w:rsidP="00587408">
            <w:pPr>
              <w:rPr>
                <w:rFonts w:ascii="Arial" w:hAnsi="Arial" w:cs="Arial"/>
                <w:sz w:val="14"/>
                <w:szCs w:val="14"/>
                <w:lang w:val="fr-FR"/>
              </w:rPr>
            </w:pPr>
          </w:p>
        </w:tc>
        <w:tc>
          <w:tcPr>
            <w:tcW w:w="1062" w:type="dxa"/>
          </w:tcPr>
          <w:p w14:paraId="2DAFF157" w14:textId="77777777" w:rsidR="00587408" w:rsidRPr="00587408" w:rsidRDefault="00587408" w:rsidP="00587408">
            <w:pPr>
              <w:rPr>
                <w:rFonts w:ascii="Arial" w:hAnsi="Arial" w:cs="Arial"/>
                <w:sz w:val="14"/>
                <w:szCs w:val="14"/>
                <w:lang w:val="fr-FR"/>
              </w:rPr>
            </w:pPr>
          </w:p>
        </w:tc>
      </w:tr>
      <w:tr w:rsidR="00587408" w:rsidRPr="00587408" w14:paraId="746A5B87" w14:textId="77777777" w:rsidTr="00EF3281">
        <w:trPr>
          <w:trHeight w:val="20"/>
          <w:jc w:val="center"/>
        </w:trPr>
        <w:tc>
          <w:tcPr>
            <w:tcW w:w="1094" w:type="dxa"/>
          </w:tcPr>
          <w:p w14:paraId="5E067A0F" w14:textId="0F77E548" w:rsidR="00587408" w:rsidRPr="00587408" w:rsidRDefault="001B5688" w:rsidP="00587408">
            <w:pPr>
              <w:rPr>
                <w:rFonts w:ascii="Arial" w:hAnsi="Arial" w:cs="Arial"/>
                <w:bCs/>
                <w:sz w:val="14"/>
                <w:szCs w:val="14"/>
              </w:rPr>
            </w:pPr>
            <w:hyperlink r:id="rId3226" w:history="1">
              <w:r w:rsidR="000B5C49">
                <w:rPr>
                  <w:rStyle w:val="Hyperlink"/>
                  <w:rFonts w:ascii="Arial" w:hAnsi="Arial" w:cs="Arial"/>
                  <w:b/>
                  <w:bCs/>
                  <w:sz w:val="14"/>
                  <w:szCs w:val="14"/>
                </w:rPr>
                <w:t>R1-2205320</w:t>
              </w:r>
            </w:hyperlink>
          </w:p>
        </w:tc>
        <w:tc>
          <w:tcPr>
            <w:tcW w:w="2646" w:type="dxa"/>
          </w:tcPr>
          <w:p w14:paraId="39857CE6" w14:textId="3B802003" w:rsidR="00587408" w:rsidRPr="00587408" w:rsidRDefault="00587408" w:rsidP="00587408">
            <w:pPr>
              <w:rPr>
                <w:rFonts w:ascii="Arial" w:hAnsi="Arial" w:cs="Arial"/>
                <w:sz w:val="14"/>
                <w:szCs w:val="14"/>
              </w:rPr>
            </w:pPr>
            <w:r w:rsidRPr="00587408">
              <w:rPr>
                <w:rFonts w:ascii="Arial" w:hAnsi="Arial" w:cs="Arial"/>
                <w:sz w:val="14"/>
                <w:szCs w:val="14"/>
              </w:rPr>
              <w:t>Reply LS on PDCCH Blind Detection in CA</w:t>
            </w:r>
          </w:p>
        </w:tc>
        <w:tc>
          <w:tcPr>
            <w:tcW w:w="1583" w:type="dxa"/>
          </w:tcPr>
          <w:p w14:paraId="5115492A" w14:textId="3D58F2D9" w:rsidR="00587408" w:rsidRPr="00587408" w:rsidRDefault="00587408" w:rsidP="00587408">
            <w:pPr>
              <w:rPr>
                <w:rFonts w:ascii="Arial" w:hAnsi="Arial" w:cs="Arial"/>
                <w:sz w:val="14"/>
                <w:szCs w:val="14"/>
              </w:rPr>
            </w:pPr>
            <w:r w:rsidRPr="00587408">
              <w:rPr>
                <w:rFonts w:ascii="Arial" w:hAnsi="Arial" w:cs="Arial"/>
                <w:sz w:val="14"/>
                <w:szCs w:val="14"/>
              </w:rPr>
              <w:t>RAN1, Huawei</w:t>
            </w:r>
          </w:p>
        </w:tc>
        <w:tc>
          <w:tcPr>
            <w:tcW w:w="813" w:type="dxa"/>
          </w:tcPr>
          <w:p w14:paraId="38A4A048" w14:textId="7287E1C1" w:rsidR="00587408" w:rsidRPr="00587408" w:rsidRDefault="001B5688" w:rsidP="00587408">
            <w:pPr>
              <w:rPr>
                <w:rFonts w:ascii="Arial" w:hAnsi="Arial" w:cs="Arial"/>
                <w:bCs/>
                <w:sz w:val="14"/>
                <w:szCs w:val="14"/>
              </w:rPr>
            </w:pPr>
            <w:hyperlink r:id="rId3227" w:history="1">
              <w:r w:rsidR="00587408" w:rsidRPr="00587408">
                <w:rPr>
                  <w:rStyle w:val="Hyperlink"/>
                  <w:rFonts w:ascii="Arial" w:hAnsi="Arial" w:cs="Arial"/>
                  <w:b/>
                  <w:bCs/>
                  <w:sz w:val="14"/>
                  <w:szCs w:val="14"/>
                </w:rPr>
                <w:t>Rel-16</w:t>
              </w:r>
            </w:hyperlink>
          </w:p>
        </w:tc>
        <w:tc>
          <w:tcPr>
            <w:tcW w:w="2696" w:type="dxa"/>
          </w:tcPr>
          <w:p w14:paraId="1EA5C3B3" w14:textId="2AD6D243" w:rsidR="00587408" w:rsidRPr="00587408" w:rsidRDefault="001B5688" w:rsidP="00587408">
            <w:pPr>
              <w:rPr>
                <w:rFonts w:ascii="Arial" w:hAnsi="Arial" w:cs="Arial"/>
                <w:bCs/>
                <w:sz w:val="14"/>
                <w:szCs w:val="14"/>
              </w:rPr>
            </w:pPr>
            <w:hyperlink r:id="rId3228" w:history="1">
              <w:r w:rsidR="00587408" w:rsidRPr="00587408">
                <w:rPr>
                  <w:rStyle w:val="Hyperlink"/>
                  <w:rFonts w:ascii="Arial" w:hAnsi="Arial" w:cs="Arial"/>
                  <w:b/>
                  <w:bCs/>
                  <w:sz w:val="14"/>
                  <w:szCs w:val="14"/>
                </w:rPr>
                <w:t>NR_L1enh_URLLC-Core</w:t>
              </w:r>
            </w:hyperlink>
          </w:p>
        </w:tc>
        <w:tc>
          <w:tcPr>
            <w:tcW w:w="1065" w:type="dxa"/>
          </w:tcPr>
          <w:p w14:paraId="58515FD3" w14:textId="0726FB76" w:rsidR="00587408" w:rsidRPr="00587408" w:rsidRDefault="00587408" w:rsidP="00587408">
            <w:pPr>
              <w:rPr>
                <w:rFonts w:ascii="Arial" w:hAnsi="Arial" w:cs="Arial"/>
                <w:sz w:val="14"/>
                <w:szCs w:val="14"/>
              </w:rPr>
            </w:pPr>
            <w:r w:rsidRPr="00587408">
              <w:rPr>
                <w:rFonts w:ascii="Arial" w:hAnsi="Arial" w:cs="Arial"/>
                <w:sz w:val="14"/>
                <w:szCs w:val="14"/>
              </w:rPr>
              <w:t>R2-2204055</w:t>
            </w:r>
          </w:p>
        </w:tc>
        <w:tc>
          <w:tcPr>
            <w:tcW w:w="994" w:type="dxa"/>
          </w:tcPr>
          <w:p w14:paraId="44D60B87" w14:textId="7D898162" w:rsidR="00587408" w:rsidRPr="00587408" w:rsidRDefault="00587408" w:rsidP="00587408">
            <w:pPr>
              <w:rPr>
                <w:rFonts w:ascii="Arial" w:hAnsi="Arial" w:cs="Arial"/>
                <w:sz w:val="14"/>
                <w:szCs w:val="14"/>
              </w:rPr>
            </w:pPr>
            <w:r w:rsidRPr="00587408">
              <w:rPr>
                <w:rFonts w:ascii="Arial" w:hAnsi="Arial" w:cs="Arial"/>
                <w:sz w:val="14"/>
                <w:szCs w:val="14"/>
              </w:rPr>
              <w:t>RAN2</w:t>
            </w:r>
          </w:p>
        </w:tc>
        <w:tc>
          <w:tcPr>
            <w:tcW w:w="994" w:type="dxa"/>
          </w:tcPr>
          <w:p w14:paraId="628506C5" w14:textId="1F3575B1" w:rsidR="00587408" w:rsidRPr="00587408" w:rsidRDefault="00587408" w:rsidP="00587408">
            <w:pPr>
              <w:rPr>
                <w:rFonts w:ascii="Arial" w:hAnsi="Arial" w:cs="Arial"/>
                <w:sz w:val="14"/>
                <w:szCs w:val="14"/>
              </w:rPr>
            </w:pPr>
            <w:r w:rsidRPr="00587408">
              <w:rPr>
                <w:rFonts w:ascii="Arial" w:hAnsi="Arial" w:cs="Arial"/>
                <w:sz w:val="14"/>
                <w:szCs w:val="14"/>
              </w:rPr>
              <w:t> </w:t>
            </w:r>
          </w:p>
        </w:tc>
        <w:tc>
          <w:tcPr>
            <w:tcW w:w="1120" w:type="dxa"/>
          </w:tcPr>
          <w:p w14:paraId="24618D68" w14:textId="77777777" w:rsidR="00587408" w:rsidRPr="00587408" w:rsidRDefault="00587408" w:rsidP="00587408">
            <w:pPr>
              <w:rPr>
                <w:rFonts w:ascii="Arial" w:hAnsi="Arial" w:cs="Arial"/>
                <w:sz w:val="14"/>
                <w:szCs w:val="14"/>
              </w:rPr>
            </w:pPr>
          </w:p>
        </w:tc>
        <w:tc>
          <w:tcPr>
            <w:tcW w:w="1062" w:type="dxa"/>
          </w:tcPr>
          <w:p w14:paraId="4D7AA074" w14:textId="77777777" w:rsidR="00587408" w:rsidRPr="00587408" w:rsidRDefault="00587408" w:rsidP="00587408">
            <w:pPr>
              <w:rPr>
                <w:rFonts w:ascii="Arial" w:hAnsi="Arial" w:cs="Arial"/>
                <w:sz w:val="14"/>
                <w:szCs w:val="14"/>
              </w:rPr>
            </w:pPr>
          </w:p>
        </w:tc>
      </w:tr>
      <w:tr w:rsidR="00587408" w:rsidRPr="00587408" w14:paraId="5B42A7B9" w14:textId="77777777" w:rsidTr="00EF3281">
        <w:trPr>
          <w:trHeight w:val="20"/>
          <w:jc w:val="center"/>
        </w:trPr>
        <w:tc>
          <w:tcPr>
            <w:tcW w:w="1094" w:type="dxa"/>
          </w:tcPr>
          <w:p w14:paraId="2F463EA2" w14:textId="26375985" w:rsidR="00587408" w:rsidRPr="00587408" w:rsidRDefault="001B5688" w:rsidP="00587408">
            <w:pPr>
              <w:rPr>
                <w:rFonts w:ascii="Arial" w:hAnsi="Arial" w:cs="Arial"/>
                <w:sz w:val="14"/>
                <w:szCs w:val="14"/>
              </w:rPr>
            </w:pPr>
            <w:hyperlink r:id="rId3229" w:history="1">
              <w:r w:rsidR="000B5C49">
                <w:rPr>
                  <w:rStyle w:val="Hyperlink"/>
                  <w:rFonts w:ascii="Arial" w:hAnsi="Arial" w:cs="Arial"/>
                  <w:b/>
                  <w:bCs/>
                  <w:sz w:val="14"/>
                  <w:szCs w:val="14"/>
                </w:rPr>
                <w:t>R1-2205326</w:t>
              </w:r>
            </w:hyperlink>
          </w:p>
        </w:tc>
        <w:tc>
          <w:tcPr>
            <w:tcW w:w="2646" w:type="dxa"/>
          </w:tcPr>
          <w:p w14:paraId="34DD989B" w14:textId="1ADEF71B" w:rsidR="00587408" w:rsidRPr="00587408" w:rsidRDefault="00587408" w:rsidP="00587408">
            <w:pPr>
              <w:rPr>
                <w:rFonts w:ascii="Arial" w:hAnsi="Arial" w:cs="Arial"/>
                <w:sz w:val="14"/>
                <w:szCs w:val="14"/>
              </w:rPr>
            </w:pPr>
            <w:r w:rsidRPr="00587408">
              <w:rPr>
                <w:rFonts w:ascii="Arial" w:hAnsi="Arial" w:cs="Arial"/>
                <w:sz w:val="14"/>
                <w:szCs w:val="14"/>
              </w:rPr>
              <w:t>LS on updated Rel-17 RAN1 UE features list for LTE</w:t>
            </w:r>
          </w:p>
        </w:tc>
        <w:tc>
          <w:tcPr>
            <w:tcW w:w="1583" w:type="dxa"/>
          </w:tcPr>
          <w:p w14:paraId="34343E49" w14:textId="76BA8C44" w:rsidR="00587408" w:rsidRPr="00587408" w:rsidRDefault="00587408" w:rsidP="00587408">
            <w:pPr>
              <w:rPr>
                <w:rFonts w:ascii="Arial" w:hAnsi="Arial" w:cs="Arial"/>
                <w:sz w:val="14"/>
                <w:szCs w:val="14"/>
              </w:rPr>
            </w:pPr>
            <w:r w:rsidRPr="00587408">
              <w:rPr>
                <w:rFonts w:ascii="Arial" w:hAnsi="Arial" w:cs="Arial"/>
                <w:sz w:val="14"/>
                <w:szCs w:val="14"/>
              </w:rPr>
              <w:t>RAN1, AT&amp;T, NTT DOCOMO, INC.</w:t>
            </w:r>
          </w:p>
        </w:tc>
        <w:tc>
          <w:tcPr>
            <w:tcW w:w="813" w:type="dxa"/>
          </w:tcPr>
          <w:p w14:paraId="53465767" w14:textId="61EC8CFE" w:rsidR="00587408" w:rsidRPr="00587408" w:rsidRDefault="001B5688" w:rsidP="00587408">
            <w:pPr>
              <w:rPr>
                <w:rFonts w:ascii="Arial" w:hAnsi="Arial" w:cs="Arial"/>
                <w:sz w:val="14"/>
                <w:szCs w:val="14"/>
              </w:rPr>
            </w:pPr>
            <w:hyperlink r:id="rId3230" w:history="1">
              <w:r w:rsidR="00587408" w:rsidRPr="00587408">
                <w:rPr>
                  <w:rStyle w:val="Hyperlink"/>
                  <w:rFonts w:ascii="Arial" w:hAnsi="Arial" w:cs="Arial"/>
                  <w:b/>
                  <w:bCs/>
                  <w:sz w:val="14"/>
                  <w:szCs w:val="14"/>
                </w:rPr>
                <w:t>Rel-17</w:t>
              </w:r>
            </w:hyperlink>
          </w:p>
        </w:tc>
        <w:tc>
          <w:tcPr>
            <w:tcW w:w="2696" w:type="dxa"/>
          </w:tcPr>
          <w:p w14:paraId="4C93DEF0" w14:textId="0E4D1A2D" w:rsidR="00587408" w:rsidRPr="00587408" w:rsidRDefault="00587408" w:rsidP="00587408">
            <w:pPr>
              <w:rPr>
                <w:rFonts w:ascii="Arial" w:hAnsi="Arial" w:cs="Arial"/>
                <w:sz w:val="14"/>
                <w:szCs w:val="14"/>
              </w:rPr>
            </w:pPr>
            <w:r w:rsidRPr="00587408">
              <w:rPr>
                <w:rFonts w:ascii="Arial" w:hAnsi="Arial" w:cs="Arial"/>
                <w:color w:val="000000"/>
                <w:sz w:val="14"/>
                <w:szCs w:val="14"/>
              </w:rPr>
              <w:t>NB_IOTenh4_LTE_eMTC6, LTE_NBIOT_eMTC_NTN, LTE_terr_bcast_bands_part1, NR_SL_enh</w:t>
            </w:r>
          </w:p>
        </w:tc>
        <w:tc>
          <w:tcPr>
            <w:tcW w:w="1065" w:type="dxa"/>
          </w:tcPr>
          <w:p w14:paraId="5FDC72D4" w14:textId="60F0C484" w:rsidR="00587408" w:rsidRPr="00587408" w:rsidRDefault="00587408" w:rsidP="00587408">
            <w:pPr>
              <w:rPr>
                <w:rFonts w:ascii="Arial" w:hAnsi="Arial" w:cs="Arial"/>
                <w:sz w:val="14"/>
                <w:szCs w:val="14"/>
              </w:rPr>
            </w:pPr>
            <w:r w:rsidRPr="00587408">
              <w:rPr>
                <w:rFonts w:ascii="Arial" w:hAnsi="Arial" w:cs="Arial"/>
                <w:sz w:val="14"/>
                <w:szCs w:val="14"/>
              </w:rPr>
              <w:t> </w:t>
            </w:r>
          </w:p>
        </w:tc>
        <w:tc>
          <w:tcPr>
            <w:tcW w:w="994" w:type="dxa"/>
          </w:tcPr>
          <w:p w14:paraId="272E2075" w14:textId="0FAFE528" w:rsidR="00587408" w:rsidRPr="00587408" w:rsidRDefault="00587408" w:rsidP="00587408">
            <w:pPr>
              <w:rPr>
                <w:rFonts w:ascii="Arial" w:hAnsi="Arial" w:cs="Arial"/>
                <w:sz w:val="14"/>
                <w:szCs w:val="14"/>
              </w:rPr>
            </w:pPr>
            <w:r w:rsidRPr="00587408">
              <w:rPr>
                <w:rFonts w:ascii="Arial" w:hAnsi="Arial" w:cs="Arial"/>
                <w:sz w:val="14"/>
                <w:szCs w:val="14"/>
              </w:rPr>
              <w:t>RAN2</w:t>
            </w:r>
          </w:p>
        </w:tc>
        <w:tc>
          <w:tcPr>
            <w:tcW w:w="994" w:type="dxa"/>
          </w:tcPr>
          <w:p w14:paraId="2FA0027E" w14:textId="69F6E3E7" w:rsidR="00587408" w:rsidRPr="00587408" w:rsidRDefault="00587408" w:rsidP="00587408">
            <w:pPr>
              <w:rPr>
                <w:rFonts w:ascii="Arial" w:hAnsi="Arial" w:cs="Arial"/>
                <w:sz w:val="14"/>
                <w:szCs w:val="14"/>
              </w:rPr>
            </w:pPr>
            <w:r w:rsidRPr="00587408">
              <w:rPr>
                <w:rFonts w:ascii="Arial" w:hAnsi="Arial" w:cs="Arial"/>
                <w:sz w:val="14"/>
                <w:szCs w:val="14"/>
              </w:rPr>
              <w:t>RAN4</w:t>
            </w:r>
          </w:p>
        </w:tc>
        <w:tc>
          <w:tcPr>
            <w:tcW w:w="1120" w:type="dxa"/>
          </w:tcPr>
          <w:p w14:paraId="288C7B62" w14:textId="77777777" w:rsidR="00587408" w:rsidRPr="00587408" w:rsidRDefault="00587408" w:rsidP="00587408">
            <w:pPr>
              <w:rPr>
                <w:rFonts w:ascii="Arial" w:hAnsi="Arial" w:cs="Arial"/>
                <w:sz w:val="14"/>
                <w:szCs w:val="14"/>
              </w:rPr>
            </w:pPr>
          </w:p>
        </w:tc>
        <w:tc>
          <w:tcPr>
            <w:tcW w:w="1062" w:type="dxa"/>
          </w:tcPr>
          <w:p w14:paraId="30662FC0" w14:textId="77777777" w:rsidR="00587408" w:rsidRPr="00587408" w:rsidRDefault="00587408" w:rsidP="00587408">
            <w:pPr>
              <w:rPr>
                <w:rFonts w:ascii="Arial" w:hAnsi="Arial" w:cs="Arial"/>
                <w:sz w:val="14"/>
                <w:szCs w:val="14"/>
              </w:rPr>
            </w:pPr>
          </w:p>
        </w:tc>
      </w:tr>
      <w:tr w:rsidR="00587408" w:rsidRPr="00587408" w14:paraId="11914BE9" w14:textId="77777777" w:rsidTr="00EF3281">
        <w:trPr>
          <w:trHeight w:val="20"/>
          <w:jc w:val="center"/>
        </w:trPr>
        <w:tc>
          <w:tcPr>
            <w:tcW w:w="1094" w:type="dxa"/>
          </w:tcPr>
          <w:p w14:paraId="27294F48" w14:textId="5C9E707B" w:rsidR="00587408" w:rsidRPr="00587408" w:rsidRDefault="001B5688" w:rsidP="00587408">
            <w:pPr>
              <w:rPr>
                <w:rFonts w:ascii="Arial" w:hAnsi="Arial" w:cs="Arial"/>
                <w:bCs/>
                <w:sz w:val="14"/>
                <w:szCs w:val="14"/>
              </w:rPr>
            </w:pPr>
            <w:hyperlink r:id="rId3231" w:history="1">
              <w:r w:rsidR="000B5C49">
                <w:rPr>
                  <w:rStyle w:val="Hyperlink"/>
                  <w:rFonts w:ascii="Arial" w:hAnsi="Arial" w:cs="Arial"/>
                  <w:b/>
                  <w:bCs/>
                  <w:sz w:val="14"/>
                  <w:szCs w:val="14"/>
                </w:rPr>
                <w:t>R1-2205328</w:t>
              </w:r>
            </w:hyperlink>
          </w:p>
        </w:tc>
        <w:tc>
          <w:tcPr>
            <w:tcW w:w="2646" w:type="dxa"/>
          </w:tcPr>
          <w:p w14:paraId="76D34649" w14:textId="4600BB19" w:rsidR="00587408" w:rsidRPr="00587408" w:rsidRDefault="00587408" w:rsidP="00587408">
            <w:pPr>
              <w:rPr>
                <w:rFonts w:ascii="Arial" w:hAnsi="Arial" w:cs="Arial"/>
                <w:sz w:val="14"/>
                <w:szCs w:val="14"/>
              </w:rPr>
            </w:pPr>
            <w:r w:rsidRPr="00587408">
              <w:rPr>
                <w:rFonts w:ascii="Arial" w:hAnsi="Arial" w:cs="Arial"/>
                <w:sz w:val="14"/>
                <w:szCs w:val="14"/>
              </w:rPr>
              <w:t>LS on updated Rel-17 RAN1 UE features list for NR</w:t>
            </w:r>
          </w:p>
        </w:tc>
        <w:tc>
          <w:tcPr>
            <w:tcW w:w="1583" w:type="dxa"/>
          </w:tcPr>
          <w:p w14:paraId="223C4326" w14:textId="25169782" w:rsidR="00587408" w:rsidRPr="00587408" w:rsidRDefault="00587408" w:rsidP="00587408">
            <w:pPr>
              <w:rPr>
                <w:rFonts w:ascii="Arial" w:hAnsi="Arial" w:cs="Arial"/>
                <w:sz w:val="14"/>
                <w:szCs w:val="14"/>
              </w:rPr>
            </w:pPr>
            <w:r w:rsidRPr="00587408">
              <w:rPr>
                <w:rFonts w:ascii="Arial" w:hAnsi="Arial" w:cs="Arial"/>
                <w:sz w:val="14"/>
                <w:szCs w:val="14"/>
              </w:rPr>
              <w:t>RAN1, AT&amp;T, NTT DOCOMO, INC.</w:t>
            </w:r>
          </w:p>
        </w:tc>
        <w:tc>
          <w:tcPr>
            <w:tcW w:w="813" w:type="dxa"/>
          </w:tcPr>
          <w:p w14:paraId="7CE8E08B" w14:textId="4AE9CB0F" w:rsidR="00587408" w:rsidRPr="00587408" w:rsidRDefault="001B5688" w:rsidP="00587408">
            <w:pPr>
              <w:rPr>
                <w:rFonts w:ascii="Arial" w:hAnsi="Arial" w:cs="Arial"/>
                <w:bCs/>
                <w:sz w:val="14"/>
                <w:szCs w:val="14"/>
              </w:rPr>
            </w:pPr>
            <w:hyperlink r:id="rId3232" w:history="1">
              <w:r w:rsidR="00587408" w:rsidRPr="00587408">
                <w:rPr>
                  <w:rStyle w:val="Hyperlink"/>
                  <w:rFonts w:ascii="Arial" w:hAnsi="Arial" w:cs="Arial"/>
                  <w:b/>
                  <w:bCs/>
                  <w:sz w:val="14"/>
                  <w:szCs w:val="14"/>
                </w:rPr>
                <w:t>Rel-17</w:t>
              </w:r>
            </w:hyperlink>
          </w:p>
        </w:tc>
        <w:tc>
          <w:tcPr>
            <w:tcW w:w="2696" w:type="dxa"/>
          </w:tcPr>
          <w:p w14:paraId="0CFB293D" w14:textId="3EF1EEEA" w:rsidR="00587408" w:rsidRPr="00587408" w:rsidRDefault="00587408" w:rsidP="00587408">
            <w:pPr>
              <w:rPr>
                <w:rFonts w:ascii="Arial" w:hAnsi="Arial" w:cs="Arial"/>
                <w:bCs/>
                <w:sz w:val="14"/>
                <w:szCs w:val="14"/>
              </w:rPr>
            </w:pPr>
            <w:r w:rsidRPr="00587408">
              <w:rPr>
                <w:rFonts w:ascii="Arial" w:hAnsi="Arial" w:cs="Arial"/>
                <w:color w:val="000000"/>
                <w:sz w:val="14"/>
                <w:szCs w:val="14"/>
              </w:rPr>
              <w:t>NR_feMIMO, NR_ext_to_71GHz, NR_IIOT_URLLC_enh, NR_NTN_solutions, NR_pos_enh, NR_redcap, NR_UE_pow_sav_enh, NR_cov_enh, NR_IAB_enh, NR_SL_enh, NR_MBS, NR_DSS, LTE_NR_DC_enh2, NR_DL1024QAM_FR1, NR_RF_FR1_enh, NR_SmallData_INACTIVE</w:t>
            </w:r>
          </w:p>
        </w:tc>
        <w:tc>
          <w:tcPr>
            <w:tcW w:w="1065" w:type="dxa"/>
          </w:tcPr>
          <w:p w14:paraId="1A69BCA3" w14:textId="3F9213D9" w:rsidR="00587408" w:rsidRPr="00587408" w:rsidRDefault="00587408" w:rsidP="00587408">
            <w:pPr>
              <w:rPr>
                <w:rFonts w:ascii="Arial" w:hAnsi="Arial" w:cs="Arial"/>
                <w:sz w:val="14"/>
                <w:szCs w:val="14"/>
              </w:rPr>
            </w:pPr>
            <w:r w:rsidRPr="00587408">
              <w:rPr>
                <w:rFonts w:ascii="Arial" w:hAnsi="Arial" w:cs="Arial"/>
                <w:sz w:val="14"/>
                <w:szCs w:val="14"/>
              </w:rPr>
              <w:t> </w:t>
            </w:r>
          </w:p>
        </w:tc>
        <w:tc>
          <w:tcPr>
            <w:tcW w:w="994" w:type="dxa"/>
          </w:tcPr>
          <w:p w14:paraId="65768AE2" w14:textId="62103A21" w:rsidR="00587408" w:rsidRPr="00587408" w:rsidRDefault="00587408" w:rsidP="00587408">
            <w:pPr>
              <w:rPr>
                <w:rFonts w:ascii="Arial" w:hAnsi="Arial" w:cs="Arial"/>
                <w:sz w:val="14"/>
                <w:szCs w:val="14"/>
              </w:rPr>
            </w:pPr>
            <w:r w:rsidRPr="00587408">
              <w:rPr>
                <w:rFonts w:ascii="Arial" w:hAnsi="Arial" w:cs="Arial"/>
                <w:sz w:val="14"/>
                <w:szCs w:val="14"/>
              </w:rPr>
              <w:t>RAN2</w:t>
            </w:r>
          </w:p>
        </w:tc>
        <w:tc>
          <w:tcPr>
            <w:tcW w:w="994" w:type="dxa"/>
          </w:tcPr>
          <w:p w14:paraId="0FBAFFDC" w14:textId="2392FD13" w:rsidR="00587408" w:rsidRPr="00587408" w:rsidRDefault="00587408" w:rsidP="00587408">
            <w:pPr>
              <w:rPr>
                <w:rFonts w:ascii="Arial" w:hAnsi="Arial" w:cs="Arial"/>
                <w:sz w:val="14"/>
                <w:szCs w:val="14"/>
              </w:rPr>
            </w:pPr>
            <w:r w:rsidRPr="00587408">
              <w:rPr>
                <w:rFonts w:ascii="Arial" w:hAnsi="Arial" w:cs="Arial"/>
                <w:sz w:val="14"/>
                <w:szCs w:val="14"/>
              </w:rPr>
              <w:t>RAN4</w:t>
            </w:r>
          </w:p>
        </w:tc>
        <w:tc>
          <w:tcPr>
            <w:tcW w:w="1120" w:type="dxa"/>
          </w:tcPr>
          <w:p w14:paraId="13F642C9" w14:textId="77777777" w:rsidR="00587408" w:rsidRPr="00587408" w:rsidRDefault="00587408" w:rsidP="00587408">
            <w:pPr>
              <w:rPr>
                <w:rFonts w:ascii="Arial" w:hAnsi="Arial" w:cs="Arial"/>
                <w:sz w:val="14"/>
                <w:szCs w:val="14"/>
              </w:rPr>
            </w:pPr>
          </w:p>
        </w:tc>
        <w:tc>
          <w:tcPr>
            <w:tcW w:w="1062" w:type="dxa"/>
          </w:tcPr>
          <w:p w14:paraId="696CE4C5" w14:textId="77777777" w:rsidR="00587408" w:rsidRPr="00587408" w:rsidRDefault="00587408" w:rsidP="00587408">
            <w:pPr>
              <w:rPr>
                <w:rFonts w:ascii="Arial" w:hAnsi="Arial" w:cs="Arial"/>
                <w:sz w:val="14"/>
                <w:szCs w:val="14"/>
              </w:rPr>
            </w:pPr>
          </w:p>
        </w:tc>
      </w:tr>
      <w:tr w:rsidR="00587408" w:rsidRPr="00587408" w14:paraId="0A661822" w14:textId="77777777" w:rsidTr="00EF3281">
        <w:trPr>
          <w:trHeight w:val="20"/>
          <w:jc w:val="center"/>
        </w:trPr>
        <w:tc>
          <w:tcPr>
            <w:tcW w:w="1094" w:type="dxa"/>
          </w:tcPr>
          <w:p w14:paraId="0E19E42B" w14:textId="438CF100" w:rsidR="00587408" w:rsidRPr="00587408" w:rsidRDefault="001B5688" w:rsidP="00587408">
            <w:pPr>
              <w:rPr>
                <w:rFonts w:ascii="Arial" w:hAnsi="Arial" w:cs="Arial"/>
                <w:bCs/>
                <w:sz w:val="14"/>
                <w:szCs w:val="14"/>
              </w:rPr>
            </w:pPr>
            <w:hyperlink r:id="rId3233" w:history="1">
              <w:r w:rsidR="000B5C49">
                <w:rPr>
                  <w:rStyle w:val="Hyperlink"/>
                  <w:rFonts w:ascii="Arial" w:hAnsi="Arial" w:cs="Arial"/>
                  <w:b/>
                  <w:bCs/>
                  <w:sz w:val="14"/>
                  <w:szCs w:val="14"/>
                </w:rPr>
                <w:t>R1-2205336</w:t>
              </w:r>
            </w:hyperlink>
          </w:p>
        </w:tc>
        <w:tc>
          <w:tcPr>
            <w:tcW w:w="2646" w:type="dxa"/>
          </w:tcPr>
          <w:p w14:paraId="1252F3C8" w14:textId="35288A6E" w:rsidR="00587408" w:rsidRPr="00587408" w:rsidRDefault="00587408" w:rsidP="00587408">
            <w:pPr>
              <w:rPr>
                <w:rFonts w:ascii="Arial" w:hAnsi="Arial" w:cs="Arial"/>
                <w:sz w:val="14"/>
                <w:szCs w:val="14"/>
              </w:rPr>
            </w:pPr>
            <w:r w:rsidRPr="00587408">
              <w:rPr>
                <w:rFonts w:ascii="Arial" w:hAnsi="Arial" w:cs="Arial"/>
                <w:sz w:val="14"/>
                <w:szCs w:val="14"/>
              </w:rPr>
              <w:t>LS on NR MBS TP for TS 38.300</w:t>
            </w:r>
          </w:p>
        </w:tc>
        <w:tc>
          <w:tcPr>
            <w:tcW w:w="1583" w:type="dxa"/>
          </w:tcPr>
          <w:p w14:paraId="135EEEF0" w14:textId="6F536D75" w:rsidR="00587408" w:rsidRPr="00587408" w:rsidRDefault="00587408" w:rsidP="00587408">
            <w:pPr>
              <w:rPr>
                <w:rFonts w:ascii="Arial" w:hAnsi="Arial" w:cs="Arial"/>
                <w:sz w:val="14"/>
                <w:szCs w:val="14"/>
              </w:rPr>
            </w:pPr>
            <w:r w:rsidRPr="00587408">
              <w:rPr>
                <w:rFonts w:ascii="Arial" w:hAnsi="Arial" w:cs="Arial"/>
                <w:sz w:val="14"/>
                <w:szCs w:val="14"/>
              </w:rPr>
              <w:t>RAN1, Huawei</w:t>
            </w:r>
          </w:p>
        </w:tc>
        <w:tc>
          <w:tcPr>
            <w:tcW w:w="813" w:type="dxa"/>
          </w:tcPr>
          <w:p w14:paraId="3C013844" w14:textId="061FCFAD" w:rsidR="00587408" w:rsidRPr="00587408" w:rsidRDefault="001B5688" w:rsidP="00587408">
            <w:pPr>
              <w:rPr>
                <w:rFonts w:ascii="Arial" w:hAnsi="Arial" w:cs="Arial"/>
                <w:bCs/>
                <w:sz w:val="14"/>
                <w:szCs w:val="14"/>
              </w:rPr>
            </w:pPr>
            <w:hyperlink r:id="rId3234" w:history="1">
              <w:r w:rsidR="00587408" w:rsidRPr="00587408">
                <w:rPr>
                  <w:rStyle w:val="Hyperlink"/>
                  <w:rFonts w:ascii="Arial" w:hAnsi="Arial" w:cs="Arial"/>
                  <w:b/>
                  <w:bCs/>
                  <w:sz w:val="14"/>
                  <w:szCs w:val="14"/>
                </w:rPr>
                <w:t>Rel-17</w:t>
              </w:r>
            </w:hyperlink>
          </w:p>
        </w:tc>
        <w:tc>
          <w:tcPr>
            <w:tcW w:w="2696" w:type="dxa"/>
          </w:tcPr>
          <w:p w14:paraId="15D862B2" w14:textId="6267542F" w:rsidR="00587408" w:rsidRPr="00587408" w:rsidRDefault="001B5688" w:rsidP="00587408">
            <w:pPr>
              <w:rPr>
                <w:rFonts w:ascii="Arial" w:hAnsi="Arial" w:cs="Arial"/>
                <w:bCs/>
                <w:sz w:val="14"/>
                <w:szCs w:val="14"/>
                <w:lang w:val="fr-FR"/>
              </w:rPr>
            </w:pPr>
            <w:hyperlink r:id="rId3235" w:history="1">
              <w:r w:rsidR="00587408" w:rsidRPr="00587408">
                <w:rPr>
                  <w:rStyle w:val="Hyperlink"/>
                  <w:rFonts w:ascii="Arial" w:hAnsi="Arial" w:cs="Arial"/>
                  <w:b/>
                  <w:bCs/>
                  <w:sz w:val="14"/>
                  <w:szCs w:val="14"/>
                </w:rPr>
                <w:t>NR_MBS-Core</w:t>
              </w:r>
            </w:hyperlink>
          </w:p>
        </w:tc>
        <w:tc>
          <w:tcPr>
            <w:tcW w:w="1065" w:type="dxa"/>
          </w:tcPr>
          <w:p w14:paraId="294EFFE9" w14:textId="590389C2" w:rsidR="00587408" w:rsidRPr="00587408" w:rsidRDefault="00587408" w:rsidP="00587408">
            <w:pPr>
              <w:rPr>
                <w:rFonts w:ascii="Arial" w:hAnsi="Arial" w:cs="Arial"/>
                <w:sz w:val="14"/>
                <w:szCs w:val="14"/>
                <w:lang w:val="fr-FR"/>
              </w:rPr>
            </w:pPr>
            <w:r w:rsidRPr="00587408">
              <w:rPr>
                <w:rFonts w:ascii="Arial" w:hAnsi="Arial" w:cs="Arial"/>
                <w:sz w:val="14"/>
                <w:szCs w:val="14"/>
              </w:rPr>
              <w:t> </w:t>
            </w:r>
          </w:p>
        </w:tc>
        <w:tc>
          <w:tcPr>
            <w:tcW w:w="994" w:type="dxa"/>
          </w:tcPr>
          <w:p w14:paraId="56BC5ECA" w14:textId="77C8B8BB" w:rsidR="00587408" w:rsidRPr="00587408" w:rsidRDefault="00587408" w:rsidP="00587408">
            <w:pPr>
              <w:rPr>
                <w:rFonts w:ascii="Arial" w:hAnsi="Arial" w:cs="Arial"/>
                <w:sz w:val="14"/>
                <w:szCs w:val="14"/>
                <w:lang w:val="fr-FR"/>
              </w:rPr>
            </w:pPr>
            <w:r w:rsidRPr="00587408">
              <w:rPr>
                <w:rFonts w:ascii="Arial" w:hAnsi="Arial" w:cs="Arial"/>
                <w:sz w:val="14"/>
                <w:szCs w:val="14"/>
              </w:rPr>
              <w:t>RAN2</w:t>
            </w:r>
          </w:p>
        </w:tc>
        <w:tc>
          <w:tcPr>
            <w:tcW w:w="994" w:type="dxa"/>
          </w:tcPr>
          <w:p w14:paraId="138D60B9" w14:textId="6A63D54B" w:rsidR="00587408" w:rsidRPr="00587408" w:rsidRDefault="00587408" w:rsidP="00587408">
            <w:pPr>
              <w:rPr>
                <w:rFonts w:ascii="Arial" w:hAnsi="Arial" w:cs="Arial"/>
                <w:sz w:val="14"/>
                <w:szCs w:val="14"/>
                <w:lang w:val="fr-FR"/>
              </w:rPr>
            </w:pPr>
            <w:r w:rsidRPr="00587408">
              <w:rPr>
                <w:rFonts w:ascii="Arial" w:hAnsi="Arial" w:cs="Arial"/>
                <w:sz w:val="14"/>
                <w:szCs w:val="14"/>
              </w:rPr>
              <w:t> </w:t>
            </w:r>
          </w:p>
        </w:tc>
        <w:tc>
          <w:tcPr>
            <w:tcW w:w="1120" w:type="dxa"/>
          </w:tcPr>
          <w:p w14:paraId="31C45DEB" w14:textId="77777777" w:rsidR="00587408" w:rsidRPr="00587408" w:rsidRDefault="00587408" w:rsidP="00587408">
            <w:pPr>
              <w:rPr>
                <w:rFonts w:ascii="Arial" w:hAnsi="Arial" w:cs="Arial"/>
                <w:sz w:val="14"/>
                <w:szCs w:val="14"/>
                <w:lang w:val="fr-FR"/>
              </w:rPr>
            </w:pPr>
          </w:p>
        </w:tc>
        <w:tc>
          <w:tcPr>
            <w:tcW w:w="1062" w:type="dxa"/>
          </w:tcPr>
          <w:p w14:paraId="5553C980" w14:textId="77777777" w:rsidR="00587408" w:rsidRPr="00587408" w:rsidRDefault="00587408" w:rsidP="00587408">
            <w:pPr>
              <w:rPr>
                <w:rFonts w:ascii="Arial" w:hAnsi="Arial" w:cs="Arial"/>
                <w:sz w:val="14"/>
                <w:szCs w:val="14"/>
                <w:lang w:val="fr-FR"/>
              </w:rPr>
            </w:pPr>
          </w:p>
        </w:tc>
      </w:tr>
      <w:tr w:rsidR="00587408" w:rsidRPr="00587408" w14:paraId="5F88436D" w14:textId="77777777" w:rsidTr="00EF3281">
        <w:trPr>
          <w:trHeight w:val="20"/>
          <w:jc w:val="center"/>
        </w:trPr>
        <w:tc>
          <w:tcPr>
            <w:tcW w:w="1094" w:type="dxa"/>
          </w:tcPr>
          <w:p w14:paraId="09B881A8" w14:textId="3ABB336F" w:rsidR="00587408" w:rsidRPr="00587408" w:rsidRDefault="001B5688" w:rsidP="00587408">
            <w:pPr>
              <w:rPr>
                <w:rFonts w:ascii="Arial" w:hAnsi="Arial" w:cs="Arial"/>
                <w:sz w:val="14"/>
                <w:szCs w:val="14"/>
              </w:rPr>
            </w:pPr>
            <w:hyperlink r:id="rId3236" w:history="1">
              <w:r w:rsidR="000B5C49">
                <w:rPr>
                  <w:rStyle w:val="Hyperlink"/>
                  <w:rFonts w:ascii="Arial" w:hAnsi="Arial" w:cs="Arial"/>
                  <w:b/>
                  <w:bCs/>
                  <w:sz w:val="14"/>
                  <w:szCs w:val="14"/>
                </w:rPr>
                <w:t>R1-2205341</w:t>
              </w:r>
            </w:hyperlink>
          </w:p>
        </w:tc>
        <w:tc>
          <w:tcPr>
            <w:tcW w:w="2646" w:type="dxa"/>
          </w:tcPr>
          <w:p w14:paraId="0652D171" w14:textId="4ECDE0EB" w:rsidR="00587408" w:rsidRPr="00587408" w:rsidRDefault="00587408" w:rsidP="00587408">
            <w:pPr>
              <w:rPr>
                <w:rFonts w:ascii="Arial" w:hAnsi="Arial" w:cs="Arial"/>
                <w:sz w:val="14"/>
                <w:szCs w:val="14"/>
              </w:rPr>
            </w:pPr>
            <w:r w:rsidRPr="00587408">
              <w:rPr>
                <w:rFonts w:ascii="Arial" w:hAnsi="Arial" w:cs="Arial"/>
                <w:sz w:val="14"/>
                <w:szCs w:val="14"/>
              </w:rPr>
              <w:t>Reply LS on updated Rel-17 RAN1 UE features list for NR</w:t>
            </w:r>
          </w:p>
        </w:tc>
        <w:tc>
          <w:tcPr>
            <w:tcW w:w="1583" w:type="dxa"/>
          </w:tcPr>
          <w:p w14:paraId="32399380" w14:textId="4B3A7EB2" w:rsidR="00587408" w:rsidRPr="00587408" w:rsidRDefault="00587408" w:rsidP="00587408">
            <w:pPr>
              <w:rPr>
                <w:rFonts w:ascii="Arial" w:hAnsi="Arial" w:cs="Arial"/>
                <w:sz w:val="14"/>
                <w:szCs w:val="14"/>
              </w:rPr>
            </w:pPr>
            <w:r w:rsidRPr="00587408">
              <w:rPr>
                <w:rFonts w:ascii="Arial" w:hAnsi="Arial" w:cs="Arial"/>
                <w:sz w:val="14"/>
                <w:szCs w:val="14"/>
              </w:rPr>
              <w:t>RAN1, vivo</w:t>
            </w:r>
          </w:p>
        </w:tc>
        <w:tc>
          <w:tcPr>
            <w:tcW w:w="813" w:type="dxa"/>
          </w:tcPr>
          <w:p w14:paraId="65DC58DC" w14:textId="0D6ECF6E" w:rsidR="00587408" w:rsidRPr="00587408" w:rsidRDefault="001B5688" w:rsidP="00587408">
            <w:pPr>
              <w:rPr>
                <w:rFonts w:ascii="Arial" w:hAnsi="Arial" w:cs="Arial"/>
                <w:bCs/>
                <w:sz w:val="14"/>
                <w:szCs w:val="14"/>
              </w:rPr>
            </w:pPr>
            <w:hyperlink r:id="rId3237" w:history="1">
              <w:r w:rsidR="00587408" w:rsidRPr="00587408">
                <w:rPr>
                  <w:rStyle w:val="Hyperlink"/>
                  <w:rFonts w:ascii="Arial" w:hAnsi="Arial" w:cs="Arial"/>
                  <w:b/>
                  <w:bCs/>
                  <w:sz w:val="14"/>
                  <w:szCs w:val="14"/>
                </w:rPr>
                <w:t>Rel-17</w:t>
              </w:r>
            </w:hyperlink>
          </w:p>
        </w:tc>
        <w:tc>
          <w:tcPr>
            <w:tcW w:w="2696" w:type="dxa"/>
          </w:tcPr>
          <w:p w14:paraId="5149D513" w14:textId="31156C5C" w:rsidR="00587408" w:rsidRPr="00587408" w:rsidRDefault="00587408" w:rsidP="00587408">
            <w:pPr>
              <w:rPr>
                <w:rFonts w:ascii="Arial" w:hAnsi="Arial" w:cs="Arial"/>
                <w:sz w:val="14"/>
                <w:szCs w:val="14"/>
              </w:rPr>
            </w:pPr>
            <w:r w:rsidRPr="00587408">
              <w:rPr>
                <w:rFonts w:ascii="Arial" w:hAnsi="Arial" w:cs="Arial"/>
                <w:color w:val="000000"/>
                <w:sz w:val="14"/>
                <w:szCs w:val="14"/>
              </w:rPr>
              <w:t>NR_feMIMO, NR_ext_to_71GHz, NR_SL_enh, NR_DSS, NR_IIOT_URLLC_enh, NR_NTN_solutions, NR_UE_pow_sav_enh, NR_MBS, LTE_NR_DC_enh2, NR_IAB_enh, NR_SmallData_INACTIVE, NR_DL1024QAM_FR1, NR_RF_FR1_enh, NR_pos_enh, NR_cov_enh, NR_redcap</w:t>
            </w:r>
          </w:p>
        </w:tc>
        <w:tc>
          <w:tcPr>
            <w:tcW w:w="1065" w:type="dxa"/>
          </w:tcPr>
          <w:p w14:paraId="18801BFC" w14:textId="12FA85BA" w:rsidR="00587408" w:rsidRPr="00587408" w:rsidRDefault="00587408" w:rsidP="00587408">
            <w:pPr>
              <w:rPr>
                <w:rFonts w:ascii="Arial" w:hAnsi="Arial" w:cs="Arial"/>
                <w:sz w:val="14"/>
                <w:szCs w:val="14"/>
              </w:rPr>
            </w:pPr>
            <w:r w:rsidRPr="00587408">
              <w:rPr>
                <w:rFonts w:ascii="Arial" w:hAnsi="Arial" w:cs="Arial"/>
                <w:sz w:val="14"/>
                <w:szCs w:val="14"/>
              </w:rPr>
              <w:t>R2-2204360</w:t>
            </w:r>
          </w:p>
        </w:tc>
        <w:tc>
          <w:tcPr>
            <w:tcW w:w="994" w:type="dxa"/>
          </w:tcPr>
          <w:p w14:paraId="05BE6379" w14:textId="2FE8DE21" w:rsidR="00587408" w:rsidRPr="00587408" w:rsidRDefault="00587408" w:rsidP="00587408">
            <w:pPr>
              <w:rPr>
                <w:rFonts w:ascii="Arial" w:hAnsi="Arial" w:cs="Arial"/>
                <w:sz w:val="14"/>
                <w:szCs w:val="14"/>
              </w:rPr>
            </w:pPr>
            <w:r w:rsidRPr="00587408">
              <w:rPr>
                <w:rFonts w:ascii="Arial" w:hAnsi="Arial" w:cs="Arial"/>
                <w:sz w:val="14"/>
                <w:szCs w:val="14"/>
              </w:rPr>
              <w:t>RAN2</w:t>
            </w:r>
          </w:p>
        </w:tc>
        <w:tc>
          <w:tcPr>
            <w:tcW w:w="994" w:type="dxa"/>
          </w:tcPr>
          <w:p w14:paraId="73FAD306" w14:textId="139E5C40" w:rsidR="00587408" w:rsidRPr="00587408" w:rsidRDefault="00587408" w:rsidP="00587408">
            <w:pPr>
              <w:rPr>
                <w:rFonts w:ascii="Arial" w:hAnsi="Arial" w:cs="Arial"/>
                <w:sz w:val="14"/>
                <w:szCs w:val="14"/>
              </w:rPr>
            </w:pPr>
            <w:r w:rsidRPr="00587408">
              <w:rPr>
                <w:rFonts w:ascii="Arial" w:hAnsi="Arial" w:cs="Arial"/>
                <w:sz w:val="14"/>
                <w:szCs w:val="14"/>
              </w:rPr>
              <w:t> </w:t>
            </w:r>
          </w:p>
        </w:tc>
        <w:tc>
          <w:tcPr>
            <w:tcW w:w="1120" w:type="dxa"/>
          </w:tcPr>
          <w:p w14:paraId="787E849D" w14:textId="77777777" w:rsidR="00587408" w:rsidRPr="00587408" w:rsidRDefault="00587408" w:rsidP="00587408">
            <w:pPr>
              <w:rPr>
                <w:rFonts w:ascii="Arial" w:hAnsi="Arial" w:cs="Arial"/>
                <w:sz w:val="14"/>
                <w:szCs w:val="14"/>
              </w:rPr>
            </w:pPr>
          </w:p>
        </w:tc>
        <w:tc>
          <w:tcPr>
            <w:tcW w:w="1062" w:type="dxa"/>
          </w:tcPr>
          <w:p w14:paraId="28B2698E" w14:textId="77777777" w:rsidR="00587408" w:rsidRPr="00587408" w:rsidRDefault="00587408" w:rsidP="00587408">
            <w:pPr>
              <w:rPr>
                <w:rFonts w:ascii="Arial" w:hAnsi="Arial" w:cs="Arial"/>
                <w:sz w:val="14"/>
                <w:szCs w:val="14"/>
              </w:rPr>
            </w:pPr>
          </w:p>
        </w:tc>
      </w:tr>
      <w:tr w:rsidR="00587408" w:rsidRPr="00587408" w14:paraId="4A2B936A" w14:textId="77777777" w:rsidTr="00EF3281">
        <w:trPr>
          <w:trHeight w:val="20"/>
          <w:jc w:val="center"/>
        </w:trPr>
        <w:tc>
          <w:tcPr>
            <w:tcW w:w="1094" w:type="dxa"/>
          </w:tcPr>
          <w:p w14:paraId="098F9A72" w14:textId="42E1504A" w:rsidR="00587408" w:rsidRPr="00587408" w:rsidRDefault="001B5688" w:rsidP="00587408">
            <w:pPr>
              <w:rPr>
                <w:rFonts w:ascii="Arial" w:hAnsi="Arial" w:cs="Arial"/>
                <w:bCs/>
                <w:sz w:val="14"/>
                <w:szCs w:val="14"/>
              </w:rPr>
            </w:pPr>
            <w:hyperlink r:id="rId3238" w:history="1">
              <w:r w:rsidR="000B5C49">
                <w:rPr>
                  <w:rStyle w:val="Hyperlink"/>
                  <w:rFonts w:ascii="Arial" w:hAnsi="Arial" w:cs="Arial"/>
                  <w:b/>
                  <w:bCs/>
                  <w:sz w:val="14"/>
                  <w:szCs w:val="14"/>
                </w:rPr>
                <w:t>R1-2205347</w:t>
              </w:r>
            </w:hyperlink>
          </w:p>
        </w:tc>
        <w:tc>
          <w:tcPr>
            <w:tcW w:w="2646" w:type="dxa"/>
          </w:tcPr>
          <w:p w14:paraId="6524C5D4" w14:textId="1B18C298" w:rsidR="00587408" w:rsidRPr="00587408" w:rsidRDefault="00587408" w:rsidP="00587408">
            <w:pPr>
              <w:rPr>
                <w:rFonts w:ascii="Arial" w:hAnsi="Arial" w:cs="Arial"/>
                <w:sz w:val="14"/>
                <w:szCs w:val="14"/>
              </w:rPr>
            </w:pPr>
            <w:r w:rsidRPr="00587408">
              <w:rPr>
                <w:rFonts w:ascii="Arial" w:hAnsi="Arial" w:cs="Arial"/>
                <w:sz w:val="14"/>
                <w:szCs w:val="14"/>
              </w:rPr>
              <w:t>LS on CG period values for small data transmission</w:t>
            </w:r>
          </w:p>
        </w:tc>
        <w:tc>
          <w:tcPr>
            <w:tcW w:w="1583" w:type="dxa"/>
          </w:tcPr>
          <w:p w14:paraId="4EC63B9E" w14:textId="1FEE0628" w:rsidR="00587408" w:rsidRPr="00587408" w:rsidRDefault="00587408" w:rsidP="00587408">
            <w:pPr>
              <w:rPr>
                <w:rFonts w:ascii="Arial" w:hAnsi="Arial" w:cs="Arial"/>
                <w:sz w:val="14"/>
                <w:szCs w:val="14"/>
              </w:rPr>
            </w:pPr>
            <w:r w:rsidRPr="00587408">
              <w:rPr>
                <w:rFonts w:ascii="Arial" w:hAnsi="Arial" w:cs="Arial"/>
                <w:sz w:val="14"/>
                <w:szCs w:val="14"/>
              </w:rPr>
              <w:t>RAN1, ZTE</w:t>
            </w:r>
          </w:p>
        </w:tc>
        <w:tc>
          <w:tcPr>
            <w:tcW w:w="813" w:type="dxa"/>
          </w:tcPr>
          <w:p w14:paraId="25EA01EE" w14:textId="6F186F8C" w:rsidR="00587408" w:rsidRPr="00587408" w:rsidRDefault="001B5688" w:rsidP="00587408">
            <w:pPr>
              <w:rPr>
                <w:rFonts w:ascii="Arial" w:hAnsi="Arial" w:cs="Arial"/>
                <w:bCs/>
                <w:sz w:val="14"/>
                <w:szCs w:val="14"/>
              </w:rPr>
            </w:pPr>
            <w:hyperlink r:id="rId3239" w:history="1">
              <w:r w:rsidR="00587408" w:rsidRPr="00587408">
                <w:rPr>
                  <w:rStyle w:val="Hyperlink"/>
                  <w:rFonts w:ascii="Arial" w:hAnsi="Arial" w:cs="Arial"/>
                  <w:b/>
                  <w:bCs/>
                  <w:sz w:val="14"/>
                  <w:szCs w:val="14"/>
                </w:rPr>
                <w:t>Rel-17</w:t>
              </w:r>
            </w:hyperlink>
          </w:p>
        </w:tc>
        <w:tc>
          <w:tcPr>
            <w:tcW w:w="2696" w:type="dxa"/>
          </w:tcPr>
          <w:p w14:paraId="1D58BFA9" w14:textId="1DEAE4BC" w:rsidR="00587408" w:rsidRPr="00587408" w:rsidRDefault="001B5688" w:rsidP="00587408">
            <w:pPr>
              <w:rPr>
                <w:rFonts w:ascii="Arial" w:hAnsi="Arial" w:cs="Arial"/>
                <w:bCs/>
                <w:sz w:val="14"/>
                <w:szCs w:val="14"/>
              </w:rPr>
            </w:pPr>
            <w:hyperlink r:id="rId3240" w:history="1">
              <w:r w:rsidR="00587408" w:rsidRPr="00587408">
                <w:rPr>
                  <w:rStyle w:val="Hyperlink"/>
                  <w:rFonts w:ascii="Arial" w:hAnsi="Arial" w:cs="Arial"/>
                  <w:b/>
                  <w:bCs/>
                  <w:sz w:val="14"/>
                  <w:szCs w:val="14"/>
                </w:rPr>
                <w:t>NR_SmallData_INACTIVE-Core</w:t>
              </w:r>
            </w:hyperlink>
          </w:p>
        </w:tc>
        <w:tc>
          <w:tcPr>
            <w:tcW w:w="1065" w:type="dxa"/>
          </w:tcPr>
          <w:p w14:paraId="70BD72B6" w14:textId="3D45C8EF" w:rsidR="00587408" w:rsidRPr="00587408" w:rsidRDefault="00587408" w:rsidP="00587408">
            <w:pPr>
              <w:rPr>
                <w:rFonts w:ascii="Arial" w:hAnsi="Arial" w:cs="Arial"/>
                <w:sz w:val="14"/>
                <w:szCs w:val="14"/>
              </w:rPr>
            </w:pPr>
            <w:r w:rsidRPr="00587408">
              <w:rPr>
                <w:rFonts w:ascii="Arial" w:hAnsi="Arial" w:cs="Arial"/>
                <w:sz w:val="14"/>
                <w:szCs w:val="14"/>
              </w:rPr>
              <w:t> </w:t>
            </w:r>
          </w:p>
        </w:tc>
        <w:tc>
          <w:tcPr>
            <w:tcW w:w="994" w:type="dxa"/>
          </w:tcPr>
          <w:p w14:paraId="2EE6926D" w14:textId="393A4FD1" w:rsidR="00587408" w:rsidRPr="00587408" w:rsidRDefault="00587408" w:rsidP="00587408">
            <w:pPr>
              <w:rPr>
                <w:rFonts w:ascii="Arial" w:hAnsi="Arial" w:cs="Arial"/>
                <w:sz w:val="14"/>
                <w:szCs w:val="14"/>
              </w:rPr>
            </w:pPr>
            <w:r w:rsidRPr="00587408">
              <w:rPr>
                <w:rFonts w:ascii="Arial" w:hAnsi="Arial" w:cs="Arial"/>
                <w:sz w:val="14"/>
                <w:szCs w:val="14"/>
              </w:rPr>
              <w:t>RAN2</w:t>
            </w:r>
          </w:p>
        </w:tc>
        <w:tc>
          <w:tcPr>
            <w:tcW w:w="994" w:type="dxa"/>
          </w:tcPr>
          <w:p w14:paraId="5E8C1F0F" w14:textId="0D14DA59" w:rsidR="00587408" w:rsidRPr="00587408" w:rsidRDefault="00587408" w:rsidP="00587408">
            <w:pPr>
              <w:rPr>
                <w:rFonts w:ascii="Arial" w:hAnsi="Arial" w:cs="Arial"/>
                <w:sz w:val="14"/>
                <w:szCs w:val="14"/>
              </w:rPr>
            </w:pPr>
            <w:r w:rsidRPr="00587408">
              <w:rPr>
                <w:rFonts w:ascii="Arial" w:hAnsi="Arial" w:cs="Arial"/>
                <w:sz w:val="14"/>
                <w:szCs w:val="14"/>
              </w:rPr>
              <w:t> </w:t>
            </w:r>
          </w:p>
        </w:tc>
        <w:tc>
          <w:tcPr>
            <w:tcW w:w="1120" w:type="dxa"/>
          </w:tcPr>
          <w:p w14:paraId="40907CE2" w14:textId="77777777" w:rsidR="00587408" w:rsidRPr="00587408" w:rsidRDefault="00587408" w:rsidP="00587408">
            <w:pPr>
              <w:rPr>
                <w:rFonts w:ascii="Arial" w:hAnsi="Arial" w:cs="Arial"/>
                <w:sz w:val="14"/>
                <w:szCs w:val="14"/>
              </w:rPr>
            </w:pPr>
          </w:p>
        </w:tc>
        <w:tc>
          <w:tcPr>
            <w:tcW w:w="1062" w:type="dxa"/>
          </w:tcPr>
          <w:p w14:paraId="0213BC4D" w14:textId="77777777" w:rsidR="00587408" w:rsidRPr="00587408" w:rsidRDefault="00587408" w:rsidP="00587408">
            <w:pPr>
              <w:rPr>
                <w:rFonts w:ascii="Arial" w:hAnsi="Arial" w:cs="Arial"/>
                <w:sz w:val="14"/>
                <w:szCs w:val="14"/>
              </w:rPr>
            </w:pPr>
          </w:p>
        </w:tc>
      </w:tr>
      <w:tr w:rsidR="00587408" w:rsidRPr="00587408" w14:paraId="5E0ABF31" w14:textId="77777777" w:rsidTr="00EF3281">
        <w:trPr>
          <w:trHeight w:val="20"/>
          <w:jc w:val="center"/>
        </w:trPr>
        <w:tc>
          <w:tcPr>
            <w:tcW w:w="1094" w:type="dxa"/>
          </w:tcPr>
          <w:p w14:paraId="04C32141" w14:textId="3AB3F2EA" w:rsidR="00587408" w:rsidRPr="00587408" w:rsidRDefault="001B5688" w:rsidP="00587408">
            <w:pPr>
              <w:rPr>
                <w:rFonts w:ascii="Arial" w:hAnsi="Arial" w:cs="Arial"/>
                <w:bCs/>
                <w:sz w:val="14"/>
                <w:szCs w:val="14"/>
              </w:rPr>
            </w:pPr>
            <w:hyperlink r:id="rId3241" w:history="1">
              <w:r w:rsidR="000B5C49">
                <w:rPr>
                  <w:rStyle w:val="Hyperlink"/>
                  <w:rFonts w:ascii="Arial" w:hAnsi="Arial" w:cs="Arial"/>
                  <w:b/>
                  <w:bCs/>
                  <w:sz w:val="14"/>
                  <w:szCs w:val="14"/>
                </w:rPr>
                <w:t>R1-2205369</w:t>
              </w:r>
            </w:hyperlink>
          </w:p>
        </w:tc>
        <w:tc>
          <w:tcPr>
            <w:tcW w:w="2646" w:type="dxa"/>
          </w:tcPr>
          <w:p w14:paraId="4CDF79A1" w14:textId="7E357727" w:rsidR="00587408" w:rsidRPr="00587408" w:rsidRDefault="00587408" w:rsidP="00587408">
            <w:pPr>
              <w:rPr>
                <w:rFonts w:ascii="Arial" w:hAnsi="Arial" w:cs="Arial"/>
                <w:sz w:val="14"/>
                <w:szCs w:val="14"/>
              </w:rPr>
            </w:pPr>
            <w:r w:rsidRPr="00587408">
              <w:rPr>
                <w:rFonts w:ascii="Arial" w:hAnsi="Arial" w:cs="Arial"/>
                <w:sz w:val="14"/>
                <w:szCs w:val="14"/>
              </w:rPr>
              <w:t>LS on TCI indication in multicast DCI</w:t>
            </w:r>
          </w:p>
        </w:tc>
        <w:tc>
          <w:tcPr>
            <w:tcW w:w="1583" w:type="dxa"/>
          </w:tcPr>
          <w:p w14:paraId="3449E61D" w14:textId="64291252" w:rsidR="00587408" w:rsidRPr="00587408" w:rsidRDefault="00587408" w:rsidP="00587408">
            <w:pPr>
              <w:rPr>
                <w:rFonts w:ascii="Arial" w:hAnsi="Arial" w:cs="Arial"/>
                <w:sz w:val="14"/>
                <w:szCs w:val="14"/>
              </w:rPr>
            </w:pPr>
            <w:r w:rsidRPr="00587408">
              <w:rPr>
                <w:rFonts w:ascii="Arial" w:hAnsi="Arial" w:cs="Arial"/>
                <w:sz w:val="14"/>
                <w:szCs w:val="14"/>
              </w:rPr>
              <w:t>RAN1, CMCC</w:t>
            </w:r>
          </w:p>
        </w:tc>
        <w:tc>
          <w:tcPr>
            <w:tcW w:w="813" w:type="dxa"/>
          </w:tcPr>
          <w:p w14:paraId="120DAB19" w14:textId="177C3DBB" w:rsidR="00587408" w:rsidRPr="00587408" w:rsidRDefault="001B5688" w:rsidP="00587408">
            <w:pPr>
              <w:rPr>
                <w:rFonts w:ascii="Arial" w:hAnsi="Arial" w:cs="Arial"/>
                <w:bCs/>
                <w:sz w:val="14"/>
                <w:szCs w:val="14"/>
              </w:rPr>
            </w:pPr>
            <w:hyperlink r:id="rId3242" w:history="1">
              <w:r w:rsidR="00587408" w:rsidRPr="00587408">
                <w:rPr>
                  <w:rStyle w:val="Hyperlink"/>
                  <w:rFonts w:ascii="Arial" w:hAnsi="Arial" w:cs="Arial"/>
                  <w:b/>
                  <w:bCs/>
                  <w:sz w:val="14"/>
                  <w:szCs w:val="14"/>
                </w:rPr>
                <w:t>Rel-17</w:t>
              </w:r>
            </w:hyperlink>
          </w:p>
        </w:tc>
        <w:tc>
          <w:tcPr>
            <w:tcW w:w="2696" w:type="dxa"/>
          </w:tcPr>
          <w:p w14:paraId="31699947" w14:textId="5755B592" w:rsidR="00587408" w:rsidRPr="00587408" w:rsidRDefault="001B5688" w:rsidP="00587408">
            <w:pPr>
              <w:rPr>
                <w:rFonts w:ascii="Arial" w:hAnsi="Arial" w:cs="Arial"/>
                <w:bCs/>
                <w:sz w:val="14"/>
                <w:szCs w:val="14"/>
              </w:rPr>
            </w:pPr>
            <w:hyperlink r:id="rId3243" w:history="1">
              <w:r w:rsidR="00587408" w:rsidRPr="00587408">
                <w:rPr>
                  <w:rStyle w:val="Hyperlink"/>
                  <w:rFonts w:ascii="Arial" w:hAnsi="Arial" w:cs="Arial"/>
                  <w:b/>
                  <w:bCs/>
                  <w:sz w:val="14"/>
                  <w:szCs w:val="14"/>
                </w:rPr>
                <w:t>NR_MBS-Core</w:t>
              </w:r>
            </w:hyperlink>
          </w:p>
        </w:tc>
        <w:tc>
          <w:tcPr>
            <w:tcW w:w="1065" w:type="dxa"/>
          </w:tcPr>
          <w:p w14:paraId="3B29FF4D" w14:textId="74093E81" w:rsidR="00587408" w:rsidRPr="00587408" w:rsidRDefault="00587408" w:rsidP="00587408">
            <w:pPr>
              <w:rPr>
                <w:rFonts w:ascii="Arial" w:hAnsi="Arial" w:cs="Arial"/>
                <w:sz w:val="14"/>
                <w:szCs w:val="14"/>
              </w:rPr>
            </w:pPr>
            <w:r w:rsidRPr="00587408">
              <w:rPr>
                <w:rFonts w:ascii="Arial" w:hAnsi="Arial" w:cs="Arial"/>
                <w:sz w:val="14"/>
                <w:szCs w:val="14"/>
              </w:rPr>
              <w:t> </w:t>
            </w:r>
          </w:p>
        </w:tc>
        <w:tc>
          <w:tcPr>
            <w:tcW w:w="994" w:type="dxa"/>
          </w:tcPr>
          <w:p w14:paraId="553403E3" w14:textId="21AFC138" w:rsidR="00587408" w:rsidRPr="00587408" w:rsidRDefault="00587408" w:rsidP="00587408">
            <w:pPr>
              <w:rPr>
                <w:rFonts w:ascii="Arial" w:hAnsi="Arial" w:cs="Arial"/>
                <w:sz w:val="14"/>
                <w:szCs w:val="14"/>
              </w:rPr>
            </w:pPr>
            <w:r w:rsidRPr="00587408">
              <w:rPr>
                <w:rFonts w:ascii="Arial" w:hAnsi="Arial" w:cs="Arial"/>
                <w:sz w:val="14"/>
                <w:szCs w:val="14"/>
              </w:rPr>
              <w:t>RAN2</w:t>
            </w:r>
          </w:p>
        </w:tc>
        <w:tc>
          <w:tcPr>
            <w:tcW w:w="994" w:type="dxa"/>
          </w:tcPr>
          <w:p w14:paraId="47861047" w14:textId="6E94399D" w:rsidR="00587408" w:rsidRPr="00587408" w:rsidRDefault="00587408" w:rsidP="00587408">
            <w:pPr>
              <w:rPr>
                <w:rFonts w:ascii="Arial" w:hAnsi="Arial" w:cs="Arial"/>
                <w:sz w:val="14"/>
                <w:szCs w:val="14"/>
              </w:rPr>
            </w:pPr>
            <w:r w:rsidRPr="00587408">
              <w:rPr>
                <w:rFonts w:ascii="Arial" w:hAnsi="Arial" w:cs="Arial"/>
                <w:sz w:val="14"/>
                <w:szCs w:val="14"/>
              </w:rPr>
              <w:t> </w:t>
            </w:r>
          </w:p>
        </w:tc>
        <w:tc>
          <w:tcPr>
            <w:tcW w:w="1120" w:type="dxa"/>
          </w:tcPr>
          <w:p w14:paraId="7D2B5472" w14:textId="77777777" w:rsidR="00587408" w:rsidRPr="00587408" w:rsidRDefault="00587408" w:rsidP="00587408">
            <w:pPr>
              <w:rPr>
                <w:rFonts w:ascii="Arial" w:hAnsi="Arial" w:cs="Arial"/>
                <w:sz w:val="14"/>
                <w:szCs w:val="14"/>
              </w:rPr>
            </w:pPr>
          </w:p>
        </w:tc>
        <w:tc>
          <w:tcPr>
            <w:tcW w:w="1062" w:type="dxa"/>
          </w:tcPr>
          <w:p w14:paraId="0253A5C2" w14:textId="77777777" w:rsidR="00587408" w:rsidRPr="00587408" w:rsidRDefault="00587408" w:rsidP="00587408">
            <w:pPr>
              <w:rPr>
                <w:rFonts w:ascii="Arial" w:hAnsi="Arial" w:cs="Arial"/>
                <w:sz w:val="14"/>
                <w:szCs w:val="14"/>
              </w:rPr>
            </w:pPr>
          </w:p>
        </w:tc>
      </w:tr>
      <w:tr w:rsidR="00587408" w:rsidRPr="00587408" w14:paraId="0E5693AF" w14:textId="77777777" w:rsidTr="00EF3281">
        <w:trPr>
          <w:trHeight w:val="20"/>
          <w:jc w:val="center"/>
        </w:trPr>
        <w:tc>
          <w:tcPr>
            <w:tcW w:w="1094" w:type="dxa"/>
          </w:tcPr>
          <w:p w14:paraId="5D55B216" w14:textId="5236344F" w:rsidR="00587408" w:rsidRPr="00587408" w:rsidRDefault="001B5688" w:rsidP="00587408">
            <w:pPr>
              <w:rPr>
                <w:rFonts w:ascii="Arial" w:hAnsi="Arial" w:cs="Arial"/>
                <w:bCs/>
                <w:sz w:val="14"/>
                <w:szCs w:val="14"/>
              </w:rPr>
            </w:pPr>
            <w:hyperlink r:id="rId3244" w:history="1">
              <w:r w:rsidR="000B5C49">
                <w:rPr>
                  <w:rStyle w:val="Hyperlink"/>
                  <w:rFonts w:ascii="Arial" w:hAnsi="Arial" w:cs="Arial"/>
                  <w:b/>
                  <w:bCs/>
                  <w:sz w:val="14"/>
                  <w:szCs w:val="14"/>
                </w:rPr>
                <w:t>R1-2205380</w:t>
              </w:r>
            </w:hyperlink>
          </w:p>
        </w:tc>
        <w:tc>
          <w:tcPr>
            <w:tcW w:w="2646" w:type="dxa"/>
          </w:tcPr>
          <w:p w14:paraId="3B9DED6E" w14:textId="146BFADE" w:rsidR="00587408" w:rsidRPr="00587408" w:rsidRDefault="00587408" w:rsidP="00587408">
            <w:pPr>
              <w:rPr>
                <w:rFonts w:ascii="Arial" w:hAnsi="Arial" w:cs="Arial"/>
                <w:sz w:val="14"/>
                <w:szCs w:val="14"/>
              </w:rPr>
            </w:pPr>
            <w:r w:rsidRPr="00587408">
              <w:rPr>
                <w:rFonts w:ascii="Arial" w:hAnsi="Arial" w:cs="Arial"/>
                <w:sz w:val="14"/>
                <w:szCs w:val="14"/>
              </w:rPr>
              <w:t>LS to RAN2 on RRC parameter update for NR up to 71GHz</w:t>
            </w:r>
          </w:p>
        </w:tc>
        <w:tc>
          <w:tcPr>
            <w:tcW w:w="1583" w:type="dxa"/>
          </w:tcPr>
          <w:p w14:paraId="34AA5CF8" w14:textId="0D83DB83" w:rsidR="00587408" w:rsidRPr="00587408" w:rsidRDefault="00587408" w:rsidP="00587408">
            <w:pPr>
              <w:rPr>
                <w:rFonts w:ascii="Arial" w:hAnsi="Arial" w:cs="Arial"/>
                <w:sz w:val="14"/>
                <w:szCs w:val="14"/>
              </w:rPr>
            </w:pPr>
            <w:r w:rsidRPr="00587408">
              <w:rPr>
                <w:rFonts w:ascii="Arial" w:hAnsi="Arial" w:cs="Arial"/>
                <w:sz w:val="14"/>
                <w:szCs w:val="14"/>
              </w:rPr>
              <w:t>RAN1, Qualcomm</w:t>
            </w:r>
          </w:p>
        </w:tc>
        <w:tc>
          <w:tcPr>
            <w:tcW w:w="813" w:type="dxa"/>
          </w:tcPr>
          <w:p w14:paraId="06BD5EEE" w14:textId="1458E9C1" w:rsidR="00587408" w:rsidRPr="00587408" w:rsidRDefault="001B5688" w:rsidP="00587408">
            <w:pPr>
              <w:rPr>
                <w:rFonts w:ascii="Arial" w:hAnsi="Arial" w:cs="Arial"/>
                <w:bCs/>
                <w:sz w:val="14"/>
                <w:szCs w:val="14"/>
              </w:rPr>
            </w:pPr>
            <w:hyperlink r:id="rId3245" w:history="1">
              <w:r w:rsidR="00587408" w:rsidRPr="00587408">
                <w:rPr>
                  <w:rStyle w:val="Hyperlink"/>
                  <w:rFonts w:ascii="Arial" w:hAnsi="Arial" w:cs="Arial"/>
                  <w:b/>
                  <w:bCs/>
                  <w:sz w:val="14"/>
                  <w:szCs w:val="14"/>
                </w:rPr>
                <w:t>Rel-17</w:t>
              </w:r>
            </w:hyperlink>
          </w:p>
        </w:tc>
        <w:tc>
          <w:tcPr>
            <w:tcW w:w="2696" w:type="dxa"/>
          </w:tcPr>
          <w:p w14:paraId="29EF72DB" w14:textId="0E238180" w:rsidR="00587408" w:rsidRPr="00587408" w:rsidRDefault="001B5688" w:rsidP="00587408">
            <w:pPr>
              <w:rPr>
                <w:rFonts w:ascii="Arial" w:hAnsi="Arial" w:cs="Arial"/>
                <w:bCs/>
                <w:sz w:val="14"/>
                <w:szCs w:val="14"/>
              </w:rPr>
            </w:pPr>
            <w:hyperlink r:id="rId3246" w:history="1">
              <w:r w:rsidR="00587408" w:rsidRPr="00587408">
                <w:rPr>
                  <w:rStyle w:val="Hyperlink"/>
                  <w:rFonts w:ascii="Arial" w:hAnsi="Arial" w:cs="Arial"/>
                  <w:b/>
                  <w:bCs/>
                  <w:sz w:val="14"/>
                  <w:szCs w:val="14"/>
                </w:rPr>
                <w:t>NR_ext_to_71GHz-Core</w:t>
              </w:r>
            </w:hyperlink>
          </w:p>
        </w:tc>
        <w:tc>
          <w:tcPr>
            <w:tcW w:w="1065" w:type="dxa"/>
          </w:tcPr>
          <w:p w14:paraId="6215FD58" w14:textId="477325AF" w:rsidR="00587408" w:rsidRPr="00587408" w:rsidRDefault="00587408" w:rsidP="00587408">
            <w:pPr>
              <w:rPr>
                <w:rFonts w:ascii="Arial" w:hAnsi="Arial" w:cs="Arial"/>
                <w:sz w:val="14"/>
                <w:szCs w:val="14"/>
              </w:rPr>
            </w:pPr>
            <w:r w:rsidRPr="00587408">
              <w:rPr>
                <w:rFonts w:ascii="Arial" w:hAnsi="Arial" w:cs="Arial"/>
                <w:sz w:val="14"/>
                <w:szCs w:val="14"/>
              </w:rPr>
              <w:t> </w:t>
            </w:r>
          </w:p>
        </w:tc>
        <w:tc>
          <w:tcPr>
            <w:tcW w:w="994" w:type="dxa"/>
          </w:tcPr>
          <w:p w14:paraId="00A5053F" w14:textId="277988E9" w:rsidR="00587408" w:rsidRPr="00587408" w:rsidRDefault="00587408" w:rsidP="00587408">
            <w:pPr>
              <w:rPr>
                <w:rFonts w:ascii="Arial" w:hAnsi="Arial" w:cs="Arial"/>
                <w:sz w:val="14"/>
                <w:szCs w:val="14"/>
              </w:rPr>
            </w:pPr>
            <w:r w:rsidRPr="00587408">
              <w:rPr>
                <w:rFonts w:ascii="Arial" w:hAnsi="Arial" w:cs="Arial"/>
                <w:sz w:val="14"/>
                <w:szCs w:val="14"/>
              </w:rPr>
              <w:t>RAN2</w:t>
            </w:r>
          </w:p>
        </w:tc>
        <w:tc>
          <w:tcPr>
            <w:tcW w:w="994" w:type="dxa"/>
          </w:tcPr>
          <w:p w14:paraId="55C6E10E" w14:textId="7C86206B" w:rsidR="00587408" w:rsidRPr="00587408" w:rsidRDefault="00587408" w:rsidP="00587408">
            <w:pPr>
              <w:rPr>
                <w:rFonts w:ascii="Arial" w:hAnsi="Arial" w:cs="Arial"/>
                <w:sz w:val="14"/>
                <w:szCs w:val="14"/>
              </w:rPr>
            </w:pPr>
            <w:r w:rsidRPr="00587408">
              <w:rPr>
                <w:rFonts w:ascii="Arial" w:hAnsi="Arial" w:cs="Arial"/>
                <w:sz w:val="14"/>
                <w:szCs w:val="14"/>
              </w:rPr>
              <w:t> </w:t>
            </w:r>
          </w:p>
        </w:tc>
        <w:tc>
          <w:tcPr>
            <w:tcW w:w="1120" w:type="dxa"/>
          </w:tcPr>
          <w:p w14:paraId="49B4C581" w14:textId="77777777" w:rsidR="00587408" w:rsidRPr="00587408" w:rsidRDefault="00587408" w:rsidP="00587408">
            <w:pPr>
              <w:rPr>
                <w:rFonts w:ascii="Arial" w:hAnsi="Arial" w:cs="Arial"/>
                <w:sz w:val="14"/>
                <w:szCs w:val="14"/>
              </w:rPr>
            </w:pPr>
          </w:p>
        </w:tc>
        <w:tc>
          <w:tcPr>
            <w:tcW w:w="1062" w:type="dxa"/>
          </w:tcPr>
          <w:p w14:paraId="3709CEFD" w14:textId="77777777" w:rsidR="00587408" w:rsidRPr="00587408" w:rsidRDefault="00587408" w:rsidP="00587408">
            <w:pPr>
              <w:rPr>
                <w:rFonts w:ascii="Arial" w:hAnsi="Arial" w:cs="Arial"/>
                <w:sz w:val="14"/>
                <w:szCs w:val="14"/>
              </w:rPr>
            </w:pPr>
          </w:p>
        </w:tc>
      </w:tr>
      <w:tr w:rsidR="00587408" w:rsidRPr="00587408" w14:paraId="115AD1DD" w14:textId="77777777" w:rsidTr="00EF3281">
        <w:trPr>
          <w:trHeight w:val="20"/>
          <w:jc w:val="center"/>
        </w:trPr>
        <w:tc>
          <w:tcPr>
            <w:tcW w:w="1094" w:type="dxa"/>
          </w:tcPr>
          <w:p w14:paraId="2A6C56E6" w14:textId="506EB752" w:rsidR="00587408" w:rsidRPr="00587408" w:rsidRDefault="001B5688" w:rsidP="00587408">
            <w:pPr>
              <w:rPr>
                <w:rFonts w:ascii="Arial" w:hAnsi="Arial" w:cs="Arial"/>
                <w:bCs/>
                <w:sz w:val="14"/>
                <w:szCs w:val="14"/>
              </w:rPr>
            </w:pPr>
            <w:hyperlink r:id="rId3247" w:history="1">
              <w:r w:rsidR="000B5C49">
                <w:rPr>
                  <w:rStyle w:val="Hyperlink"/>
                  <w:rFonts w:ascii="Arial" w:hAnsi="Arial" w:cs="Arial"/>
                  <w:b/>
                  <w:bCs/>
                  <w:sz w:val="14"/>
                  <w:szCs w:val="14"/>
                </w:rPr>
                <w:t>R1-2205382</w:t>
              </w:r>
            </w:hyperlink>
          </w:p>
        </w:tc>
        <w:tc>
          <w:tcPr>
            <w:tcW w:w="2646" w:type="dxa"/>
          </w:tcPr>
          <w:p w14:paraId="194E837C" w14:textId="1C37D6A3" w:rsidR="00587408" w:rsidRPr="00587408" w:rsidRDefault="00587408" w:rsidP="00587408">
            <w:pPr>
              <w:rPr>
                <w:rFonts w:ascii="Arial" w:hAnsi="Arial" w:cs="Arial"/>
                <w:sz w:val="14"/>
                <w:szCs w:val="14"/>
              </w:rPr>
            </w:pPr>
            <w:r w:rsidRPr="00587408">
              <w:rPr>
                <w:rFonts w:ascii="Arial" w:hAnsi="Arial" w:cs="Arial"/>
                <w:sz w:val="14"/>
                <w:szCs w:val="14"/>
              </w:rPr>
              <w:t>Reply LS on the UE/TRP TEG framework</w:t>
            </w:r>
          </w:p>
        </w:tc>
        <w:tc>
          <w:tcPr>
            <w:tcW w:w="1583" w:type="dxa"/>
          </w:tcPr>
          <w:p w14:paraId="7416DBEC" w14:textId="2531DD45" w:rsidR="00587408" w:rsidRPr="00587408" w:rsidRDefault="00587408" w:rsidP="00587408">
            <w:pPr>
              <w:rPr>
                <w:rFonts w:ascii="Arial" w:hAnsi="Arial" w:cs="Arial"/>
                <w:sz w:val="14"/>
                <w:szCs w:val="14"/>
              </w:rPr>
            </w:pPr>
            <w:r w:rsidRPr="00587408">
              <w:rPr>
                <w:rFonts w:ascii="Arial" w:hAnsi="Arial" w:cs="Arial"/>
                <w:sz w:val="14"/>
                <w:szCs w:val="14"/>
              </w:rPr>
              <w:t>RAN1, CATT</w:t>
            </w:r>
          </w:p>
        </w:tc>
        <w:tc>
          <w:tcPr>
            <w:tcW w:w="813" w:type="dxa"/>
          </w:tcPr>
          <w:p w14:paraId="2BFFEF90" w14:textId="320C5B25" w:rsidR="00587408" w:rsidRPr="00587408" w:rsidRDefault="001B5688" w:rsidP="00587408">
            <w:pPr>
              <w:rPr>
                <w:rFonts w:ascii="Arial" w:hAnsi="Arial" w:cs="Arial"/>
                <w:bCs/>
                <w:sz w:val="14"/>
                <w:szCs w:val="14"/>
              </w:rPr>
            </w:pPr>
            <w:hyperlink r:id="rId3248" w:history="1">
              <w:r w:rsidR="00587408" w:rsidRPr="00587408">
                <w:rPr>
                  <w:rStyle w:val="Hyperlink"/>
                  <w:rFonts w:ascii="Arial" w:hAnsi="Arial" w:cs="Arial"/>
                  <w:b/>
                  <w:bCs/>
                  <w:sz w:val="14"/>
                  <w:szCs w:val="14"/>
                </w:rPr>
                <w:t>Rel-17</w:t>
              </w:r>
            </w:hyperlink>
          </w:p>
        </w:tc>
        <w:tc>
          <w:tcPr>
            <w:tcW w:w="2696" w:type="dxa"/>
          </w:tcPr>
          <w:p w14:paraId="1496207C" w14:textId="032BCEB7" w:rsidR="00587408" w:rsidRPr="00587408" w:rsidRDefault="001B5688" w:rsidP="00587408">
            <w:pPr>
              <w:rPr>
                <w:rFonts w:ascii="Arial" w:hAnsi="Arial" w:cs="Arial"/>
                <w:bCs/>
                <w:sz w:val="14"/>
                <w:szCs w:val="14"/>
                <w:lang w:val="fr-FR"/>
              </w:rPr>
            </w:pPr>
            <w:hyperlink r:id="rId3249" w:history="1">
              <w:r w:rsidR="00587408" w:rsidRPr="00587408">
                <w:rPr>
                  <w:rStyle w:val="Hyperlink"/>
                  <w:rFonts w:ascii="Arial" w:hAnsi="Arial" w:cs="Arial"/>
                  <w:b/>
                  <w:bCs/>
                  <w:sz w:val="14"/>
                  <w:szCs w:val="14"/>
                </w:rPr>
                <w:t>NR_pos_enh-Core</w:t>
              </w:r>
            </w:hyperlink>
          </w:p>
        </w:tc>
        <w:tc>
          <w:tcPr>
            <w:tcW w:w="1065" w:type="dxa"/>
          </w:tcPr>
          <w:p w14:paraId="5E68FF39" w14:textId="4096978A" w:rsidR="00587408" w:rsidRPr="00587408" w:rsidRDefault="00587408" w:rsidP="00587408">
            <w:pPr>
              <w:rPr>
                <w:rFonts w:ascii="Arial" w:hAnsi="Arial" w:cs="Arial"/>
                <w:sz w:val="14"/>
                <w:szCs w:val="14"/>
              </w:rPr>
            </w:pPr>
            <w:r w:rsidRPr="00587408">
              <w:rPr>
                <w:rFonts w:ascii="Arial" w:hAnsi="Arial" w:cs="Arial"/>
                <w:sz w:val="14"/>
                <w:szCs w:val="14"/>
              </w:rPr>
              <w:t>R4-2206998</w:t>
            </w:r>
          </w:p>
        </w:tc>
        <w:tc>
          <w:tcPr>
            <w:tcW w:w="994" w:type="dxa"/>
          </w:tcPr>
          <w:p w14:paraId="7D14272A" w14:textId="6C406DE9" w:rsidR="00587408" w:rsidRPr="00587408" w:rsidRDefault="00587408" w:rsidP="00587408">
            <w:pPr>
              <w:rPr>
                <w:rFonts w:ascii="Arial" w:hAnsi="Arial" w:cs="Arial"/>
                <w:sz w:val="14"/>
                <w:szCs w:val="14"/>
              </w:rPr>
            </w:pPr>
            <w:r w:rsidRPr="00587408">
              <w:rPr>
                <w:rFonts w:ascii="Arial" w:hAnsi="Arial" w:cs="Arial"/>
                <w:sz w:val="14"/>
                <w:szCs w:val="14"/>
              </w:rPr>
              <w:t>RAN4, RAN2, RAN3</w:t>
            </w:r>
          </w:p>
        </w:tc>
        <w:tc>
          <w:tcPr>
            <w:tcW w:w="994" w:type="dxa"/>
          </w:tcPr>
          <w:p w14:paraId="092F60F6" w14:textId="7EC5693E" w:rsidR="00587408" w:rsidRPr="00587408" w:rsidRDefault="00587408" w:rsidP="00587408">
            <w:pPr>
              <w:rPr>
                <w:rFonts w:ascii="Arial" w:hAnsi="Arial" w:cs="Arial"/>
                <w:sz w:val="14"/>
                <w:szCs w:val="14"/>
              </w:rPr>
            </w:pPr>
            <w:r w:rsidRPr="00587408">
              <w:rPr>
                <w:rFonts w:ascii="Arial" w:hAnsi="Arial" w:cs="Arial"/>
                <w:sz w:val="14"/>
                <w:szCs w:val="14"/>
              </w:rPr>
              <w:t> </w:t>
            </w:r>
          </w:p>
        </w:tc>
        <w:tc>
          <w:tcPr>
            <w:tcW w:w="1120" w:type="dxa"/>
          </w:tcPr>
          <w:p w14:paraId="79A763A7" w14:textId="77777777" w:rsidR="00587408" w:rsidRPr="00587408" w:rsidRDefault="00587408" w:rsidP="00587408">
            <w:pPr>
              <w:rPr>
                <w:rFonts w:ascii="Arial" w:hAnsi="Arial" w:cs="Arial"/>
                <w:sz w:val="14"/>
                <w:szCs w:val="14"/>
              </w:rPr>
            </w:pPr>
          </w:p>
        </w:tc>
        <w:tc>
          <w:tcPr>
            <w:tcW w:w="1062" w:type="dxa"/>
          </w:tcPr>
          <w:p w14:paraId="25A6F6E7" w14:textId="77777777" w:rsidR="00587408" w:rsidRPr="00587408" w:rsidRDefault="00587408" w:rsidP="00587408">
            <w:pPr>
              <w:rPr>
                <w:rFonts w:ascii="Arial" w:hAnsi="Arial" w:cs="Arial"/>
                <w:sz w:val="14"/>
                <w:szCs w:val="14"/>
              </w:rPr>
            </w:pPr>
          </w:p>
        </w:tc>
      </w:tr>
      <w:tr w:rsidR="00587408" w:rsidRPr="00587408" w14:paraId="2C12C9A2" w14:textId="77777777" w:rsidTr="00EF3281">
        <w:trPr>
          <w:trHeight w:val="20"/>
          <w:jc w:val="center"/>
        </w:trPr>
        <w:tc>
          <w:tcPr>
            <w:tcW w:w="1094" w:type="dxa"/>
          </w:tcPr>
          <w:p w14:paraId="6431CBDF" w14:textId="3382774F" w:rsidR="00587408" w:rsidRPr="00587408" w:rsidRDefault="001B5688" w:rsidP="00587408">
            <w:pPr>
              <w:rPr>
                <w:rFonts w:ascii="Arial" w:hAnsi="Arial" w:cs="Arial"/>
                <w:bCs/>
                <w:sz w:val="14"/>
                <w:szCs w:val="14"/>
              </w:rPr>
            </w:pPr>
            <w:hyperlink r:id="rId3250" w:history="1">
              <w:r w:rsidR="000B5C49">
                <w:rPr>
                  <w:rStyle w:val="Hyperlink"/>
                  <w:rFonts w:ascii="Arial" w:hAnsi="Arial" w:cs="Arial"/>
                  <w:b/>
                  <w:bCs/>
                  <w:sz w:val="14"/>
                  <w:szCs w:val="14"/>
                </w:rPr>
                <w:t>R1-2205400</w:t>
              </w:r>
            </w:hyperlink>
          </w:p>
        </w:tc>
        <w:tc>
          <w:tcPr>
            <w:tcW w:w="2646" w:type="dxa"/>
          </w:tcPr>
          <w:p w14:paraId="656719E1" w14:textId="473A36EC" w:rsidR="00587408" w:rsidRPr="00587408" w:rsidRDefault="00587408" w:rsidP="00587408">
            <w:pPr>
              <w:rPr>
                <w:rFonts w:ascii="Arial" w:hAnsi="Arial" w:cs="Arial"/>
                <w:sz w:val="14"/>
                <w:szCs w:val="14"/>
              </w:rPr>
            </w:pPr>
            <w:r w:rsidRPr="00587408">
              <w:rPr>
                <w:rFonts w:ascii="Arial" w:hAnsi="Arial" w:cs="Arial"/>
                <w:sz w:val="14"/>
                <w:szCs w:val="14"/>
              </w:rPr>
              <w:t>Reply LS on the inter-UE coordination mechanism</w:t>
            </w:r>
          </w:p>
        </w:tc>
        <w:tc>
          <w:tcPr>
            <w:tcW w:w="1583" w:type="dxa"/>
          </w:tcPr>
          <w:p w14:paraId="3F58ADD9" w14:textId="1F59E935" w:rsidR="00587408" w:rsidRPr="00587408" w:rsidRDefault="00587408" w:rsidP="00587408">
            <w:pPr>
              <w:rPr>
                <w:rFonts w:ascii="Arial" w:hAnsi="Arial" w:cs="Arial"/>
                <w:sz w:val="14"/>
                <w:szCs w:val="14"/>
              </w:rPr>
            </w:pPr>
            <w:r w:rsidRPr="00587408">
              <w:rPr>
                <w:rFonts w:ascii="Arial" w:hAnsi="Arial" w:cs="Arial"/>
                <w:sz w:val="14"/>
                <w:szCs w:val="14"/>
              </w:rPr>
              <w:t>RAN1, vivo</w:t>
            </w:r>
          </w:p>
        </w:tc>
        <w:tc>
          <w:tcPr>
            <w:tcW w:w="813" w:type="dxa"/>
          </w:tcPr>
          <w:p w14:paraId="481220E5" w14:textId="1F115F9A" w:rsidR="00587408" w:rsidRPr="00587408" w:rsidRDefault="001B5688" w:rsidP="00587408">
            <w:pPr>
              <w:rPr>
                <w:rFonts w:ascii="Arial" w:hAnsi="Arial" w:cs="Arial"/>
                <w:bCs/>
                <w:sz w:val="14"/>
                <w:szCs w:val="14"/>
              </w:rPr>
            </w:pPr>
            <w:hyperlink r:id="rId3251" w:history="1">
              <w:r w:rsidR="00587408" w:rsidRPr="00587408">
                <w:rPr>
                  <w:rStyle w:val="Hyperlink"/>
                  <w:rFonts w:ascii="Arial" w:hAnsi="Arial" w:cs="Arial"/>
                  <w:b/>
                  <w:bCs/>
                  <w:sz w:val="14"/>
                  <w:szCs w:val="14"/>
                </w:rPr>
                <w:t>Rel-17</w:t>
              </w:r>
            </w:hyperlink>
          </w:p>
        </w:tc>
        <w:tc>
          <w:tcPr>
            <w:tcW w:w="2696" w:type="dxa"/>
          </w:tcPr>
          <w:p w14:paraId="7A84BA78" w14:textId="42A5F355" w:rsidR="00587408" w:rsidRPr="00587408" w:rsidRDefault="001B5688" w:rsidP="00587408">
            <w:pPr>
              <w:rPr>
                <w:rFonts w:ascii="Arial" w:hAnsi="Arial" w:cs="Arial"/>
                <w:bCs/>
                <w:sz w:val="14"/>
                <w:szCs w:val="14"/>
              </w:rPr>
            </w:pPr>
            <w:hyperlink r:id="rId3252" w:history="1">
              <w:r w:rsidR="00587408" w:rsidRPr="00587408">
                <w:rPr>
                  <w:rStyle w:val="Hyperlink"/>
                  <w:rFonts w:ascii="Arial" w:hAnsi="Arial" w:cs="Arial"/>
                  <w:b/>
                  <w:bCs/>
                  <w:sz w:val="14"/>
                  <w:szCs w:val="14"/>
                </w:rPr>
                <w:t>NR_SL_enh-Core</w:t>
              </w:r>
            </w:hyperlink>
          </w:p>
        </w:tc>
        <w:tc>
          <w:tcPr>
            <w:tcW w:w="1065" w:type="dxa"/>
          </w:tcPr>
          <w:p w14:paraId="50F28029" w14:textId="76637B69" w:rsidR="00587408" w:rsidRPr="00587408" w:rsidRDefault="00587408" w:rsidP="00587408">
            <w:pPr>
              <w:rPr>
                <w:rFonts w:ascii="Arial" w:hAnsi="Arial" w:cs="Arial"/>
                <w:sz w:val="14"/>
                <w:szCs w:val="14"/>
              </w:rPr>
            </w:pPr>
            <w:r w:rsidRPr="00587408">
              <w:rPr>
                <w:rFonts w:ascii="Arial" w:hAnsi="Arial" w:cs="Arial"/>
                <w:sz w:val="14"/>
                <w:szCs w:val="14"/>
              </w:rPr>
              <w:t>R2-2203695</w:t>
            </w:r>
          </w:p>
        </w:tc>
        <w:tc>
          <w:tcPr>
            <w:tcW w:w="994" w:type="dxa"/>
          </w:tcPr>
          <w:p w14:paraId="022B7466" w14:textId="61827024" w:rsidR="00587408" w:rsidRPr="00587408" w:rsidRDefault="00587408" w:rsidP="00587408">
            <w:pPr>
              <w:rPr>
                <w:rFonts w:ascii="Arial" w:hAnsi="Arial" w:cs="Arial"/>
                <w:sz w:val="14"/>
                <w:szCs w:val="14"/>
              </w:rPr>
            </w:pPr>
            <w:r w:rsidRPr="00587408">
              <w:rPr>
                <w:rFonts w:ascii="Arial" w:hAnsi="Arial" w:cs="Arial"/>
                <w:sz w:val="14"/>
                <w:szCs w:val="14"/>
              </w:rPr>
              <w:t>RAN2</w:t>
            </w:r>
          </w:p>
        </w:tc>
        <w:tc>
          <w:tcPr>
            <w:tcW w:w="994" w:type="dxa"/>
          </w:tcPr>
          <w:p w14:paraId="581D15D1" w14:textId="6414FECD" w:rsidR="00587408" w:rsidRPr="00587408" w:rsidRDefault="00587408" w:rsidP="00587408">
            <w:pPr>
              <w:rPr>
                <w:rFonts w:ascii="Arial" w:hAnsi="Arial" w:cs="Arial"/>
                <w:sz w:val="14"/>
                <w:szCs w:val="14"/>
              </w:rPr>
            </w:pPr>
            <w:r w:rsidRPr="00587408">
              <w:rPr>
                <w:rFonts w:ascii="Arial" w:hAnsi="Arial" w:cs="Arial"/>
                <w:sz w:val="14"/>
                <w:szCs w:val="14"/>
              </w:rPr>
              <w:t> </w:t>
            </w:r>
          </w:p>
        </w:tc>
        <w:tc>
          <w:tcPr>
            <w:tcW w:w="1120" w:type="dxa"/>
          </w:tcPr>
          <w:p w14:paraId="6EDAC592" w14:textId="77777777" w:rsidR="00587408" w:rsidRPr="00587408" w:rsidRDefault="00587408" w:rsidP="00587408">
            <w:pPr>
              <w:rPr>
                <w:rFonts w:ascii="Arial" w:hAnsi="Arial" w:cs="Arial"/>
                <w:sz w:val="14"/>
                <w:szCs w:val="14"/>
              </w:rPr>
            </w:pPr>
          </w:p>
        </w:tc>
        <w:tc>
          <w:tcPr>
            <w:tcW w:w="1062" w:type="dxa"/>
          </w:tcPr>
          <w:p w14:paraId="59DA704B" w14:textId="77777777" w:rsidR="00587408" w:rsidRPr="00587408" w:rsidRDefault="00587408" w:rsidP="00587408">
            <w:pPr>
              <w:rPr>
                <w:rFonts w:ascii="Arial" w:hAnsi="Arial" w:cs="Arial"/>
                <w:sz w:val="14"/>
                <w:szCs w:val="14"/>
              </w:rPr>
            </w:pPr>
          </w:p>
        </w:tc>
      </w:tr>
      <w:tr w:rsidR="00587408" w:rsidRPr="00587408" w14:paraId="1854E87A" w14:textId="77777777" w:rsidTr="00EF3281">
        <w:trPr>
          <w:trHeight w:val="20"/>
          <w:jc w:val="center"/>
        </w:trPr>
        <w:tc>
          <w:tcPr>
            <w:tcW w:w="1094" w:type="dxa"/>
          </w:tcPr>
          <w:p w14:paraId="67CE2444" w14:textId="67A8DAF3" w:rsidR="00587408" w:rsidRPr="00587408" w:rsidRDefault="001B5688" w:rsidP="00587408">
            <w:pPr>
              <w:rPr>
                <w:rFonts w:ascii="Arial" w:hAnsi="Arial" w:cs="Arial"/>
                <w:bCs/>
                <w:sz w:val="14"/>
                <w:szCs w:val="14"/>
              </w:rPr>
            </w:pPr>
            <w:hyperlink r:id="rId3253" w:history="1">
              <w:r w:rsidR="000B5C49">
                <w:rPr>
                  <w:rStyle w:val="Hyperlink"/>
                  <w:rFonts w:ascii="Arial" w:hAnsi="Arial" w:cs="Arial"/>
                  <w:b/>
                  <w:bCs/>
                  <w:sz w:val="14"/>
                  <w:szCs w:val="14"/>
                </w:rPr>
                <w:t>R1-2205406</w:t>
              </w:r>
            </w:hyperlink>
          </w:p>
        </w:tc>
        <w:tc>
          <w:tcPr>
            <w:tcW w:w="2646" w:type="dxa"/>
          </w:tcPr>
          <w:p w14:paraId="6A522B6D" w14:textId="59C823A5" w:rsidR="00587408" w:rsidRPr="00587408" w:rsidRDefault="00587408" w:rsidP="00587408">
            <w:pPr>
              <w:rPr>
                <w:rFonts w:ascii="Arial" w:hAnsi="Arial" w:cs="Arial"/>
                <w:sz w:val="14"/>
                <w:szCs w:val="14"/>
              </w:rPr>
            </w:pPr>
            <w:r w:rsidRPr="00587408">
              <w:rPr>
                <w:rFonts w:ascii="Arial" w:hAnsi="Arial" w:cs="Arial"/>
                <w:sz w:val="14"/>
                <w:szCs w:val="14"/>
              </w:rPr>
              <w:t>LS on updates of RRC parameters for Rel-17 positioning enhancements</w:t>
            </w:r>
          </w:p>
        </w:tc>
        <w:tc>
          <w:tcPr>
            <w:tcW w:w="1583" w:type="dxa"/>
          </w:tcPr>
          <w:p w14:paraId="6D58F5EC" w14:textId="6E0C5498" w:rsidR="00587408" w:rsidRPr="00587408" w:rsidRDefault="00587408" w:rsidP="00587408">
            <w:pPr>
              <w:rPr>
                <w:rFonts w:ascii="Arial" w:hAnsi="Arial" w:cs="Arial"/>
                <w:sz w:val="14"/>
                <w:szCs w:val="14"/>
              </w:rPr>
            </w:pPr>
            <w:r w:rsidRPr="00587408">
              <w:rPr>
                <w:rFonts w:ascii="Arial" w:hAnsi="Arial" w:cs="Arial"/>
                <w:sz w:val="14"/>
                <w:szCs w:val="14"/>
              </w:rPr>
              <w:t>RAN1, CATT</w:t>
            </w:r>
          </w:p>
        </w:tc>
        <w:tc>
          <w:tcPr>
            <w:tcW w:w="813" w:type="dxa"/>
          </w:tcPr>
          <w:p w14:paraId="08DF4C35" w14:textId="788D6385" w:rsidR="00587408" w:rsidRPr="00587408" w:rsidRDefault="001B5688" w:rsidP="00587408">
            <w:pPr>
              <w:rPr>
                <w:rFonts w:ascii="Arial" w:hAnsi="Arial" w:cs="Arial"/>
                <w:bCs/>
                <w:sz w:val="14"/>
                <w:szCs w:val="14"/>
              </w:rPr>
            </w:pPr>
            <w:hyperlink r:id="rId3254" w:history="1">
              <w:r w:rsidR="00587408" w:rsidRPr="00587408">
                <w:rPr>
                  <w:rStyle w:val="Hyperlink"/>
                  <w:rFonts w:ascii="Arial" w:hAnsi="Arial" w:cs="Arial"/>
                  <w:b/>
                  <w:bCs/>
                  <w:sz w:val="14"/>
                  <w:szCs w:val="14"/>
                </w:rPr>
                <w:t>Rel-17</w:t>
              </w:r>
            </w:hyperlink>
          </w:p>
        </w:tc>
        <w:tc>
          <w:tcPr>
            <w:tcW w:w="2696" w:type="dxa"/>
          </w:tcPr>
          <w:p w14:paraId="797B4F43" w14:textId="7374EE34" w:rsidR="00587408" w:rsidRPr="00587408" w:rsidRDefault="001B5688" w:rsidP="00587408">
            <w:pPr>
              <w:rPr>
                <w:rFonts w:ascii="Arial" w:hAnsi="Arial" w:cs="Arial"/>
                <w:bCs/>
                <w:sz w:val="14"/>
                <w:szCs w:val="14"/>
                <w:lang w:val="fr-FR"/>
              </w:rPr>
            </w:pPr>
            <w:hyperlink r:id="rId3255" w:history="1">
              <w:r w:rsidR="00587408" w:rsidRPr="00587408">
                <w:rPr>
                  <w:rStyle w:val="Hyperlink"/>
                  <w:rFonts w:ascii="Arial" w:hAnsi="Arial" w:cs="Arial"/>
                  <w:b/>
                  <w:bCs/>
                  <w:sz w:val="14"/>
                  <w:szCs w:val="14"/>
                </w:rPr>
                <w:t>NR_pos_enh-Core</w:t>
              </w:r>
            </w:hyperlink>
          </w:p>
        </w:tc>
        <w:tc>
          <w:tcPr>
            <w:tcW w:w="1065" w:type="dxa"/>
          </w:tcPr>
          <w:p w14:paraId="0A9CBE85" w14:textId="147FE3A1" w:rsidR="00587408" w:rsidRPr="00587408" w:rsidRDefault="00587408" w:rsidP="00587408">
            <w:pPr>
              <w:rPr>
                <w:rFonts w:ascii="Arial" w:hAnsi="Arial" w:cs="Arial"/>
                <w:sz w:val="14"/>
                <w:szCs w:val="14"/>
                <w:lang w:val="fr-FR"/>
              </w:rPr>
            </w:pPr>
            <w:r w:rsidRPr="00587408">
              <w:rPr>
                <w:rFonts w:ascii="Arial" w:hAnsi="Arial" w:cs="Arial"/>
                <w:sz w:val="14"/>
                <w:szCs w:val="14"/>
              </w:rPr>
              <w:t> </w:t>
            </w:r>
          </w:p>
        </w:tc>
        <w:tc>
          <w:tcPr>
            <w:tcW w:w="994" w:type="dxa"/>
          </w:tcPr>
          <w:p w14:paraId="3A45AD7D" w14:textId="094C5336" w:rsidR="00587408" w:rsidRPr="00587408" w:rsidRDefault="00587408" w:rsidP="00587408">
            <w:pPr>
              <w:rPr>
                <w:rFonts w:ascii="Arial" w:hAnsi="Arial" w:cs="Arial"/>
                <w:sz w:val="14"/>
                <w:szCs w:val="14"/>
                <w:lang w:val="fr-FR"/>
              </w:rPr>
            </w:pPr>
            <w:r w:rsidRPr="00587408">
              <w:rPr>
                <w:rFonts w:ascii="Arial" w:hAnsi="Arial" w:cs="Arial"/>
                <w:sz w:val="14"/>
                <w:szCs w:val="14"/>
              </w:rPr>
              <w:t>RAN2, RAN3</w:t>
            </w:r>
          </w:p>
        </w:tc>
        <w:tc>
          <w:tcPr>
            <w:tcW w:w="994" w:type="dxa"/>
          </w:tcPr>
          <w:p w14:paraId="1E1D5E97" w14:textId="5020E92D" w:rsidR="00587408" w:rsidRPr="00587408" w:rsidRDefault="00587408" w:rsidP="00587408">
            <w:pPr>
              <w:rPr>
                <w:rFonts w:ascii="Arial" w:hAnsi="Arial" w:cs="Arial"/>
                <w:sz w:val="14"/>
                <w:szCs w:val="14"/>
                <w:lang w:val="fr-FR"/>
              </w:rPr>
            </w:pPr>
            <w:r w:rsidRPr="00587408">
              <w:rPr>
                <w:rFonts w:ascii="Arial" w:hAnsi="Arial" w:cs="Arial"/>
                <w:sz w:val="14"/>
                <w:szCs w:val="14"/>
              </w:rPr>
              <w:t>RAN4</w:t>
            </w:r>
          </w:p>
        </w:tc>
        <w:tc>
          <w:tcPr>
            <w:tcW w:w="1120" w:type="dxa"/>
          </w:tcPr>
          <w:p w14:paraId="67C299F3" w14:textId="77777777" w:rsidR="00587408" w:rsidRPr="00587408" w:rsidRDefault="00587408" w:rsidP="00587408">
            <w:pPr>
              <w:rPr>
                <w:rFonts w:ascii="Arial" w:hAnsi="Arial" w:cs="Arial"/>
                <w:sz w:val="14"/>
                <w:szCs w:val="14"/>
                <w:lang w:val="fr-FR"/>
              </w:rPr>
            </w:pPr>
          </w:p>
        </w:tc>
        <w:tc>
          <w:tcPr>
            <w:tcW w:w="1062" w:type="dxa"/>
          </w:tcPr>
          <w:p w14:paraId="2F98E9FA" w14:textId="77777777" w:rsidR="00587408" w:rsidRPr="00587408" w:rsidRDefault="00587408" w:rsidP="00587408">
            <w:pPr>
              <w:rPr>
                <w:rFonts w:ascii="Arial" w:hAnsi="Arial" w:cs="Arial"/>
                <w:sz w:val="14"/>
                <w:szCs w:val="14"/>
                <w:lang w:val="fr-FR"/>
              </w:rPr>
            </w:pPr>
          </w:p>
        </w:tc>
      </w:tr>
      <w:tr w:rsidR="00587408" w:rsidRPr="00587408" w14:paraId="609DEDC0" w14:textId="77777777" w:rsidTr="00EF3281">
        <w:trPr>
          <w:trHeight w:val="20"/>
          <w:jc w:val="center"/>
        </w:trPr>
        <w:tc>
          <w:tcPr>
            <w:tcW w:w="1094" w:type="dxa"/>
          </w:tcPr>
          <w:p w14:paraId="0C673CD5" w14:textId="2E1F8169" w:rsidR="00587408" w:rsidRPr="00587408" w:rsidRDefault="001B5688" w:rsidP="00587408">
            <w:pPr>
              <w:rPr>
                <w:rFonts w:ascii="Arial" w:hAnsi="Arial" w:cs="Arial"/>
                <w:bCs/>
                <w:sz w:val="14"/>
                <w:szCs w:val="14"/>
              </w:rPr>
            </w:pPr>
            <w:hyperlink r:id="rId3256" w:history="1">
              <w:r w:rsidR="000B5C49">
                <w:rPr>
                  <w:rStyle w:val="Hyperlink"/>
                  <w:rFonts w:ascii="Arial" w:hAnsi="Arial" w:cs="Arial"/>
                  <w:b/>
                  <w:bCs/>
                  <w:sz w:val="14"/>
                  <w:szCs w:val="14"/>
                </w:rPr>
                <w:t>R1-2205443</w:t>
              </w:r>
            </w:hyperlink>
          </w:p>
        </w:tc>
        <w:tc>
          <w:tcPr>
            <w:tcW w:w="2646" w:type="dxa"/>
          </w:tcPr>
          <w:p w14:paraId="6F9566CE" w14:textId="71F11BA7" w:rsidR="00587408" w:rsidRPr="00587408" w:rsidRDefault="00587408" w:rsidP="00587408">
            <w:pPr>
              <w:rPr>
                <w:rFonts w:ascii="Arial" w:hAnsi="Arial" w:cs="Arial"/>
                <w:sz w:val="14"/>
                <w:szCs w:val="14"/>
              </w:rPr>
            </w:pPr>
            <w:r w:rsidRPr="00587408">
              <w:rPr>
                <w:rFonts w:ascii="Arial" w:hAnsi="Arial" w:cs="Arial"/>
                <w:sz w:val="14"/>
                <w:szCs w:val="14"/>
              </w:rPr>
              <w:t>LS on draft TR 38.835 skeleton</w:t>
            </w:r>
          </w:p>
        </w:tc>
        <w:tc>
          <w:tcPr>
            <w:tcW w:w="1583" w:type="dxa"/>
          </w:tcPr>
          <w:p w14:paraId="5195EC37" w14:textId="49BEDBF0" w:rsidR="00587408" w:rsidRPr="00587408" w:rsidRDefault="00587408" w:rsidP="00587408">
            <w:pPr>
              <w:rPr>
                <w:rFonts w:ascii="Arial" w:hAnsi="Arial" w:cs="Arial"/>
                <w:sz w:val="14"/>
                <w:szCs w:val="14"/>
              </w:rPr>
            </w:pPr>
            <w:r w:rsidRPr="00587408">
              <w:rPr>
                <w:rFonts w:ascii="Arial" w:hAnsi="Arial" w:cs="Arial"/>
                <w:sz w:val="14"/>
                <w:szCs w:val="14"/>
              </w:rPr>
              <w:t>RAN1, Nokia</w:t>
            </w:r>
          </w:p>
        </w:tc>
        <w:tc>
          <w:tcPr>
            <w:tcW w:w="813" w:type="dxa"/>
          </w:tcPr>
          <w:p w14:paraId="7F93CBB9" w14:textId="632FD795" w:rsidR="00587408" w:rsidRPr="00587408" w:rsidRDefault="001B5688" w:rsidP="00587408">
            <w:pPr>
              <w:rPr>
                <w:rFonts w:ascii="Arial" w:hAnsi="Arial" w:cs="Arial"/>
                <w:bCs/>
                <w:sz w:val="14"/>
                <w:szCs w:val="14"/>
              </w:rPr>
            </w:pPr>
            <w:hyperlink r:id="rId3257" w:history="1">
              <w:r w:rsidR="00587408" w:rsidRPr="00587408">
                <w:rPr>
                  <w:rStyle w:val="Hyperlink"/>
                  <w:rFonts w:ascii="Arial" w:hAnsi="Arial" w:cs="Arial"/>
                  <w:b/>
                  <w:bCs/>
                  <w:sz w:val="14"/>
                  <w:szCs w:val="14"/>
                </w:rPr>
                <w:t>Rel-18</w:t>
              </w:r>
            </w:hyperlink>
          </w:p>
        </w:tc>
        <w:tc>
          <w:tcPr>
            <w:tcW w:w="2696" w:type="dxa"/>
          </w:tcPr>
          <w:p w14:paraId="63FB7EED" w14:textId="67E32811" w:rsidR="00587408" w:rsidRPr="00587408" w:rsidRDefault="001B5688" w:rsidP="00587408">
            <w:pPr>
              <w:rPr>
                <w:rFonts w:ascii="Arial" w:hAnsi="Arial" w:cs="Arial"/>
                <w:bCs/>
                <w:sz w:val="14"/>
                <w:szCs w:val="14"/>
                <w:lang w:val="fr-FR"/>
              </w:rPr>
            </w:pPr>
            <w:hyperlink r:id="rId3258" w:history="1">
              <w:r w:rsidR="00587408" w:rsidRPr="00587408">
                <w:rPr>
                  <w:rStyle w:val="Hyperlink"/>
                  <w:rFonts w:ascii="Arial" w:hAnsi="Arial" w:cs="Arial"/>
                  <w:b/>
                  <w:bCs/>
                  <w:sz w:val="14"/>
                  <w:szCs w:val="14"/>
                </w:rPr>
                <w:t>FS_NR_XR_enh</w:t>
              </w:r>
            </w:hyperlink>
          </w:p>
        </w:tc>
        <w:tc>
          <w:tcPr>
            <w:tcW w:w="1065" w:type="dxa"/>
          </w:tcPr>
          <w:p w14:paraId="42413AB7" w14:textId="199E43C8" w:rsidR="00587408" w:rsidRPr="00587408" w:rsidRDefault="00587408" w:rsidP="00587408">
            <w:pPr>
              <w:rPr>
                <w:rFonts w:ascii="Arial" w:hAnsi="Arial" w:cs="Arial"/>
                <w:sz w:val="14"/>
                <w:szCs w:val="14"/>
                <w:lang w:val="fr-FR"/>
              </w:rPr>
            </w:pPr>
            <w:r w:rsidRPr="00587408">
              <w:rPr>
                <w:rFonts w:ascii="Arial" w:hAnsi="Arial" w:cs="Arial"/>
                <w:sz w:val="14"/>
                <w:szCs w:val="14"/>
              </w:rPr>
              <w:t> </w:t>
            </w:r>
          </w:p>
        </w:tc>
        <w:tc>
          <w:tcPr>
            <w:tcW w:w="994" w:type="dxa"/>
          </w:tcPr>
          <w:p w14:paraId="5B76588B" w14:textId="679B20BA" w:rsidR="00587408" w:rsidRPr="00587408" w:rsidRDefault="00587408" w:rsidP="00587408">
            <w:pPr>
              <w:rPr>
                <w:rFonts w:ascii="Arial" w:hAnsi="Arial" w:cs="Arial"/>
                <w:sz w:val="14"/>
                <w:szCs w:val="14"/>
                <w:lang w:val="fr-FR"/>
              </w:rPr>
            </w:pPr>
            <w:r w:rsidRPr="00587408">
              <w:rPr>
                <w:rFonts w:ascii="Arial" w:hAnsi="Arial" w:cs="Arial"/>
                <w:sz w:val="14"/>
                <w:szCs w:val="14"/>
              </w:rPr>
              <w:t>RAN2</w:t>
            </w:r>
          </w:p>
        </w:tc>
        <w:tc>
          <w:tcPr>
            <w:tcW w:w="994" w:type="dxa"/>
          </w:tcPr>
          <w:p w14:paraId="662FB312" w14:textId="45436DF1" w:rsidR="00587408" w:rsidRPr="00587408" w:rsidRDefault="00587408" w:rsidP="00587408">
            <w:pPr>
              <w:rPr>
                <w:rFonts w:ascii="Arial" w:hAnsi="Arial" w:cs="Arial"/>
                <w:sz w:val="14"/>
                <w:szCs w:val="14"/>
                <w:lang w:val="fr-FR"/>
              </w:rPr>
            </w:pPr>
            <w:r w:rsidRPr="00587408">
              <w:rPr>
                <w:rFonts w:ascii="Arial" w:hAnsi="Arial" w:cs="Arial"/>
                <w:sz w:val="14"/>
                <w:szCs w:val="14"/>
              </w:rPr>
              <w:t> </w:t>
            </w:r>
          </w:p>
        </w:tc>
        <w:tc>
          <w:tcPr>
            <w:tcW w:w="1120" w:type="dxa"/>
          </w:tcPr>
          <w:p w14:paraId="4EF5ACEE" w14:textId="77777777" w:rsidR="00587408" w:rsidRPr="00587408" w:rsidRDefault="00587408" w:rsidP="00587408">
            <w:pPr>
              <w:rPr>
                <w:rFonts w:ascii="Arial" w:hAnsi="Arial" w:cs="Arial"/>
                <w:sz w:val="14"/>
                <w:szCs w:val="14"/>
                <w:lang w:val="fr-FR"/>
              </w:rPr>
            </w:pPr>
          </w:p>
        </w:tc>
        <w:tc>
          <w:tcPr>
            <w:tcW w:w="1062" w:type="dxa"/>
          </w:tcPr>
          <w:p w14:paraId="41F7F5CF" w14:textId="77777777" w:rsidR="00587408" w:rsidRPr="00587408" w:rsidRDefault="00587408" w:rsidP="00587408">
            <w:pPr>
              <w:rPr>
                <w:rFonts w:ascii="Arial" w:hAnsi="Arial" w:cs="Arial"/>
                <w:sz w:val="14"/>
                <w:szCs w:val="14"/>
                <w:lang w:val="fr-FR"/>
              </w:rPr>
            </w:pPr>
          </w:p>
        </w:tc>
      </w:tr>
      <w:tr w:rsidR="00587408" w:rsidRPr="00587408" w14:paraId="4058A085" w14:textId="77777777" w:rsidTr="00EF3281">
        <w:trPr>
          <w:trHeight w:val="20"/>
          <w:jc w:val="center"/>
        </w:trPr>
        <w:tc>
          <w:tcPr>
            <w:tcW w:w="1094" w:type="dxa"/>
          </w:tcPr>
          <w:p w14:paraId="25B6B9A4" w14:textId="3F18A27C" w:rsidR="00587408" w:rsidRPr="00587408" w:rsidRDefault="001B5688" w:rsidP="00587408">
            <w:pPr>
              <w:rPr>
                <w:rFonts w:ascii="Arial" w:hAnsi="Arial" w:cs="Arial"/>
                <w:bCs/>
                <w:sz w:val="14"/>
                <w:szCs w:val="14"/>
              </w:rPr>
            </w:pPr>
            <w:hyperlink r:id="rId3259" w:history="1">
              <w:r w:rsidR="000B5C49">
                <w:rPr>
                  <w:rStyle w:val="Hyperlink"/>
                  <w:rFonts w:ascii="Arial" w:hAnsi="Arial" w:cs="Arial"/>
                  <w:b/>
                  <w:bCs/>
                  <w:sz w:val="14"/>
                  <w:szCs w:val="14"/>
                </w:rPr>
                <w:t>R1-2205448</w:t>
              </w:r>
            </w:hyperlink>
          </w:p>
        </w:tc>
        <w:tc>
          <w:tcPr>
            <w:tcW w:w="2646" w:type="dxa"/>
          </w:tcPr>
          <w:p w14:paraId="6DFC88B7" w14:textId="71389D1B" w:rsidR="00587408" w:rsidRPr="00587408" w:rsidRDefault="00587408" w:rsidP="00587408">
            <w:pPr>
              <w:rPr>
                <w:rFonts w:ascii="Arial" w:hAnsi="Arial" w:cs="Arial"/>
                <w:sz w:val="14"/>
                <w:szCs w:val="14"/>
              </w:rPr>
            </w:pPr>
            <w:r w:rsidRPr="00587408">
              <w:rPr>
                <w:rFonts w:ascii="Arial" w:hAnsi="Arial" w:cs="Arial"/>
                <w:sz w:val="14"/>
                <w:szCs w:val="14"/>
              </w:rPr>
              <w:t>Reply LS on power control for NR-DC</w:t>
            </w:r>
          </w:p>
        </w:tc>
        <w:tc>
          <w:tcPr>
            <w:tcW w:w="1583" w:type="dxa"/>
          </w:tcPr>
          <w:p w14:paraId="0C15C0E8" w14:textId="23F00162" w:rsidR="00587408" w:rsidRPr="00587408" w:rsidRDefault="00587408" w:rsidP="00587408">
            <w:pPr>
              <w:rPr>
                <w:rFonts w:ascii="Arial" w:hAnsi="Arial" w:cs="Arial"/>
                <w:sz w:val="14"/>
                <w:szCs w:val="14"/>
              </w:rPr>
            </w:pPr>
            <w:r w:rsidRPr="00587408">
              <w:rPr>
                <w:rFonts w:ascii="Arial" w:hAnsi="Arial" w:cs="Arial"/>
                <w:sz w:val="14"/>
                <w:szCs w:val="14"/>
              </w:rPr>
              <w:t>RAN1, Nokia</w:t>
            </w:r>
          </w:p>
        </w:tc>
        <w:tc>
          <w:tcPr>
            <w:tcW w:w="813" w:type="dxa"/>
          </w:tcPr>
          <w:p w14:paraId="39963177" w14:textId="3D6E491E" w:rsidR="00587408" w:rsidRPr="00587408" w:rsidRDefault="001B5688" w:rsidP="00587408">
            <w:pPr>
              <w:rPr>
                <w:rFonts w:ascii="Arial" w:hAnsi="Arial" w:cs="Arial"/>
                <w:bCs/>
                <w:sz w:val="14"/>
                <w:szCs w:val="14"/>
              </w:rPr>
            </w:pPr>
            <w:hyperlink r:id="rId3260" w:history="1">
              <w:r w:rsidR="00587408" w:rsidRPr="00587408">
                <w:rPr>
                  <w:rStyle w:val="Hyperlink"/>
                  <w:rFonts w:ascii="Arial" w:hAnsi="Arial" w:cs="Arial"/>
                  <w:b/>
                  <w:bCs/>
                  <w:sz w:val="14"/>
                  <w:szCs w:val="14"/>
                </w:rPr>
                <w:t>Rel-16</w:t>
              </w:r>
            </w:hyperlink>
          </w:p>
        </w:tc>
        <w:tc>
          <w:tcPr>
            <w:tcW w:w="2696" w:type="dxa"/>
          </w:tcPr>
          <w:p w14:paraId="51F46A03" w14:textId="1084F2AA" w:rsidR="00587408" w:rsidRPr="00587408" w:rsidRDefault="001B5688" w:rsidP="00587408">
            <w:pPr>
              <w:rPr>
                <w:rFonts w:ascii="Arial" w:hAnsi="Arial" w:cs="Arial"/>
                <w:bCs/>
                <w:sz w:val="14"/>
                <w:szCs w:val="14"/>
                <w:lang w:val="fr-FR"/>
              </w:rPr>
            </w:pPr>
            <w:hyperlink r:id="rId3261" w:history="1">
              <w:r w:rsidR="00587408" w:rsidRPr="00587408">
                <w:rPr>
                  <w:rStyle w:val="Hyperlink"/>
                  <w:rFonts w:ascii="Arial" w:hAnsi="Arial" w:cs="Arial"/>
                  <w:b/>
                  <w:bCs/>
                  <w:sz w:val="14"/>
                  <w:szCs w:val="14"/>
                  <w:lang w:val="fr-FR"/>
                </w:rPr>
                <w:t>LTE_NR_DC_CA_enh-Core</w:t>
              </w:r>
            </w:hyperlink>
          </w:p>
        </w:tc>
        <w:tc>
          <w:tcPr>
            <w:tcW w:w="1065" w:type="dxa"/>
          </w:tcPr>
          <w:p w14:paraId="2893CF61" w14:textId="46DD7F62" w:rsidR="00587408" w:rsidRPr="00587408" w:rsidRDefault="00587408" w:rsidP="00587408">
            <w:pPr>
              <w:rPr>
                <w:rFonts w:ascii="Arial" w:hAnsi="Arial" w:cs="Arial"/>
                <w:sz w:val="14"/>
                <w:szCs w:val="14"/>
                <w:lang w:val="fr-FR"/>
              </w:rPr>
            </w:pPr>
            <w:r w:rsidRPr="00587408">
              <w:rPr>
                <w:rFonts w:ascii="Arial" w:hAnsi="Arial" w:cs="Arial"/>
                <w:sz w:val="14"/>
                <w:szCs w:val="14"/>
              </w:rPr>
              <w:t>R4-2206566</w:t>
            </w:r>
          </w:p>
        </w:tc>
        <w:tc>
          <w:tcPr>
            <w:tcW w:w="994" w:type="dxa"/>
          </w:tcPr>
          <w:p w14:paraId="4987915B" w14:textId="3A6C9B5C" w:rsidR="00587408" w:rsidRPr="00587408" w:rsidRDefault="00587408" w:rsidP="00587408">
            <w:pPr>
              <w:rPr>
                <w:rFonts w:ascii="Arial" w:hAnsi="Arial" w:cs="Arial"/>
                <w:sz w:val="14"/>
                <w:szCs w:val="14"/>
                <w:lang w:val="fr-FR"/>
              </w:rPr>
            </w:pPr>
            <w:r w:rsidRPr="00587408">
              <w:rPr>
                <w:rFonts w:ascii="Arial" w:hAnsi="Arial" w:cs="Arial"/>
                <w:sz w:val="14"/>
                <w:szCs w:val="14"/>
              </w:rPr>
              <w:t>RAN2, RAN4</w:t>
            </w:r>
          </w:p>
        </w:tc>
        <w:tc>
          <w:tcPr>
            <w:tcW w:w="994" w:type="dxa"/>
          </w:tcPr>
          <w:p w14:paraId="70E03715" w14:textId="7390DA35" w:rsidR="00587408" w:rsidRPr="00587408" w:rsidRDefault="00587408" w:rsidP="00587408">
            <w:pPr>
              <w:rPr>
                <w:rFonts w:ascii="Arial" w:hAnsi="Arial" w:cs="Arial"/>
                <w:sz w:val="14"/>
                <w:szCs w:val="14"/>
                <w:lang w:val="fr-FR"/>
              </w:rPr>
            </w:pPr>
            <w:r w:rsidRPr="00587408">
              <w:rPr>
                <w:rFonts w:ascii="Arial" w:hAnsi="Arial" w:cs="Arial"/>
                <w:sz w:val="14"/>
                <w:szCs w:val="14"/>
              </w:rPr>
              <w:t> </w:t>
            </w:r>
          </w:p>
        </w:tc>
        <w:tc>
          <w:tcPr>
            <w:tcW w:w="1120" w:type="dxa"/>
          </w:tcPr>
          <w:p w14:paraId="64AE1777" w14:textId="77777777" w:rsidR="00587408" w:rsidRPr="00587408" w:rsidRDefault="00587408" w:rsidP="00587408">
            <w:pPr>
              <w:rPr>
                <w:rFonts w:ascii="Arial" w:hAnsi="Arial" w:cs="Arial"/>
                <w:sz w:val="14"/>
                <w:szCs w:val="14"/>
                <w:lang w:val="fr-FR"/>
              </w:rPr>
            </w:pPr>
          </w:p>
        </w:tc>
        <w:tc>
          <w:tcPr>
            <w:tcW w:w="1062" w:type="dxa"/>
          </w:tcPr>
          <w:p w14:paraId="05C70D5F" w14:textId="77777777" w:rsidR="00587408" w:rsidRPr="00587408" w:rsidRDefault="00587408" w:rsidP="00587408">
            <w:pPr>
              <w:rPr>
                <w:rFonts w:ascii="Arial" w:hAnsi="Arial" w:cs="Arial"/>
                <w:sz w:val="14"/>
                <w:szCs w:val="14"/>
                <w:lang w:val="fr-FR"/>
              </w:rPr>
            </w:pPr>
          </w:p>
        </w:tc>
      </w:tr>
      <w:tr w:rsidR="00587408" w:rsidRPr="00587408" w14:paraId="26631211" w14:textId="77777777" w:rsidTr="00EF3281">
        <w:trPr>
          <w:trHeight w:val="20"/>
          <w:jc w:val="center"/>
        </w:trPr>
        <w:tc>
          <w:tcPr>
            <w:tcW w:w="1094" w:type="dxa"/>
          </w:tcPr>
          <w:p w14:paraId="2312F233" w14:textId="35808B8D" w:rsidR="00587408" w:rsidRPr="00587408" w:rsidRDefault="001B5688" w:rsidP="00587408">
            <w:pPr>
              <w:rPr>
                <w:rFonts w:ascii="Arial" w:hAnsi="Arial" w:cs="Arial"/>
                <w:bCs/>
                <w:sz w:val="14"/>
                <w:szCs w:val="14"/>
              </w:rPr>
            </w:pPr>
            <w:hyperlink r:id="rId3262" w:history="1">
              <w:r w:rsidR="000B5C49">
                <w:rPr>
                  <w:rStyle w:val="Hyperlink"/>
                  <w:rFonts w:ascii="Arial" w:hAnsi="Arial" w:cs="Arial"/>
                  <w:b/>
                  <w:bCs/>
                  <w:sz w:val="14"/>
                  <w:szCs w:val="14"/>
                </w:rPr>
                <w:t>R1-2205450</w:t>
              </w:r>
            </w:hyperlink>
          </w:p>
        </w:tc>
        <w:tc>
          <w:tcPr>
            <w:tcW w:w="2646" w:type="dxa"/>
          </w:tcPr>
          <w:p w14:paraId="28E246E0" w14:textId="2D07C3BF" w:rsidR="00587408" w:rsidRPr="00587408" w:rsidRDefault="00587408" w:rsidP="00587408">
            <w:pPr>
              <w:rPr>
                <w:rFonts w:ascii="Arial" w:hAnsi="Arial" w:cs="Arial"/>
                <w:sz w:val="14"/>
                <w:szCs w:val="14"/>
              </w:rPr>
            </w:pPr>
            <w:r w:rsidRPr="00587408">
              <w:rPr>
                <w:rFonts w:ascii="Arial" w:hAnsi="Arial" w:cs="Arial"/>
                <w:sz w:val="14"/>
                <w:szCs w:val="14"/>
              </w:rPr>
              <w:t>Reply LS on lower Rx beam sweeping factor for latency improvement</w:t>
            </w:r>
          </w:p>
        </w:tc>
        <w:tc>
          <w:tcPr>
            <w:tcW w:w="1583" w:type="dxa"/>
          </w:tcPr>
          <w:p w14:paraId="0BC5C9A2" w14:textId="1DED516D" w:rsidR="00587408" w:rsidRPr="00587408" w:rsidRDefault="00587408" w:rsidP="00587408">
            <w:pPr>
              <w:rPr>
                <w:rFonts w:ascii="Arial" w:hAnsi="Arial" w:cs="Arial"/>
                <w:sz w:val="14"/>
                <w:szCs w:val="14"/>
              </w:rPr>
            </w:pPr>
            <w:r w:rsidRPr="00587408">
              <w:rPr>
                <w:rFonts w:ascii="Arial" w:hAnsi="Arial" w:cs="Arial"/>
                <w:sz w:val="14"/>
                <w:szCs w:val="14"/>
              </w:rPr>
              <w:t>RAN1, Huawei</w:t>
            </w:r>
          </w:p>
        </w:tc>
        <w:tc>
          <w:tcPr>
            <w:tcW w:w="813" w:type="dxa"/>
          </w:tcPr>
          <w:p w14:paraId="3DD4FF8D" w14:textId="4AF7E382" w:rsidR="00587408" w:rsidRPr="00587408" w:rsidRDefault="001B5688" w:rsidP="00587408">
            <w:pPr>
              <w:rPr>
                <w:rFonts w:ascii="Arial" w:hAnsi="Arial" w:cs="Arial"/>
                <w:bCs/>
                <w:sz w:val="14"/>
                <w:szCs w:val="14"/>
              </w:rPr>
            </w:pPr>
            <w:hyperlink r:id="rId3263" w:history="1">
              <w:r w:rsidR="00587408" w:rsidRPr="00587408">
                <w:rPr>
                  <w:rStyle w:val="Hyperlink"/>
                  <w:rFonts w:ascii="Arial" w:hAnsi="Arial" w:cs="Arial"/>
                  <w:b/>
                  <w:bCs/>
                  <w:sz w:val="14"/>
                  <w:szCs w:val="14"/>
                </w:rPr>
                <w:t>Rel-17</w:t>
              </w:r>
            </w:hyperlink>
          </w:p>
        </w:tc>
        <w:tc>
          <w:tcPr>
            <w:tcW w:w="2696" w:type="dxa"/>
          </w:tcPr>
          <w:p w14:paraId="2F5CAACD" w14:textId="575E191B" w:rsidR="00587408" w:rsidRPr="00587408" w:rsidRDefault="001B5688" w:rsidP="00587408">
            <w:pPr>
              <w:rPr>
                <w:rFonts w:ascii="Arial" w:hAnsi="Arial" w:cs="Arial"/>
                <w:bCs/>
                <w:sz w:val="14"/>
                <w:szCs w:val="14"/>
                <w:lang w:val="fr-FR"/>
              </w:rPr>
            </w:pPr>
            <w:hyperlink r:id="rId3264" w:history="1">
              <w:r w:rsidR="00587408" w:rsidRPr="00587408">
                <w:rPr>
                  <w:rStyle w:val="Hyperlink"/>
                  <w:rFonts w:ascii="Arial" w:hAnsi="Arial" w:cs="Arial"/>
                  <w:b/>
                  <w:bCs/>
                  <w:sz w:val="14"/>
                  <w:szCs w:val="14"/>
                </w:rPr>
                <w:t>NR_pos_enh-Core</w:t>
              </w:r>
            </w:hyperlink>
          </w:p>
        </w:tc>
        <w:tc>
          <w:tcPr>
            <w:tcW w:w="1065" w:type="dxa"/>
          </w:tcPr>
          <w:p w14:paraId="11114781" w14:textId="17100F87" w:rsidR="00587408" w:rsidRPr="00587408" w:rsidRDefault="00587408" w:rsidP="00587408">
            <w:pPr>
              <w:rPr>
                <w:rFonts w:ascii="Arial" w:hAnsi="Arial" w:cs="Arial"/>
                <w:sz w:val="14"/>
                <w:szCs w:val="14"/>
                <w:lang w:val="fr-FR"/>
              </w:rPr>
            </w:pPr>
            <w:r w:rsidRPr="00587408">
              <w:rPr>
                <w:rFonts w:ascii="Arial" w:hAnsi="Arial" w:cs="Arial"/>
                <w:sz w:val="14"/>
                <w:szCs w:val="14"/>
              </w:rPr>
              <w:t>R4-2206980</w:t>
            </w:r>
          </w:p>
        </w:tc>
        <w:tc>
          <w:tcPr>
            <w:tcW w:w="994" w:type="dxa"/>
          </w:tcPr>
          <w:p w14:paraId="5EF0C8D9" w14:textId="5E3073A6" w:rsidR="00587408" w:rsidRPr="00587408" w:rsidRDefault="00587408" w:rsidP="00587408">
            <w:pPr>
              <w:rPr>
                <w:rFonts w:ascii="Arial" w:hAnsi="Arial" w:cs="Arial"/>
                <w:sz w:val="14"/>
                <w:szCs w:val="14"/>
                <w:lang w:val="fr-FR"/>
              </w:rPr>
            </w:pPr>
            <w:r w:rsidRPr="00587408">
              <w:rPr>
                <w:rFonts w:ascii="Arial" w:hAnsi="Arial" w:cs="Arial"/>
                <w:sz w:val="14"/>
                <w:szCs w:val="14"/>
              </w:rPr>
              <w:t>RAN4</w:t>
            </w:r>
          </w:p>
        </w:tc>
        <w:tc>
          <w:tcPr>
            <w:tcW w:w="994" w:type="dxa"/>
          </w:tcPr>
          <w:p w14:paraId="56561462" w14:textId="03D19DB2" w:rsidR="00587408" w:rsidRPr="00587408" w:rsidRDefault="00587408" w:rsidP="00587408">
            <w:pPr>
              <w:rPr>
                <w:rFonts w:ascii="Arial" w:hAnsi="Arial" w:cs="Arial"/>
                <w:sz w:val="14"/>
                <w:szCs w:val="14"/>
                <w:lang w:val="fr-FR"/>
              </w:rPr>
            </w:pPr>
            <w:r w:rsidRPr="00587408">
              <w:rPr>
                <w:rFonts w:ascii="Arial" w:hAnsi="Arial" w:cs="Arial"/>
                <w:sz w:val="14"/>
                <w:szCs w:val="14"/>
              </w:rPr>
              <w:t>RAN2</w:t>
            </w:r>
          </w:p>
        </w:tc>
        <w:tc>
          <w:tcPr>
            <w:tcW w:w="1120" w:type="dxa"/>
          </w:tcPr>
          <w:p w14:paraId="3F58CE7D" w14:textId="77777777" w:rsidR="00587408" w:rsidRPr="00587408" w:rsidRDefault="00587408" w:rsidP="00587408">
            <w:pPr>
              <w:rPr>
                <w:rFonts w:ascii="Arial" w:hAnsi="Arial" w:cs="Arial"/>
                <w:sz w:val="14"/>
                <w:szCs w:val="14"/>
                <w:lang w:val="fr-FR"/>
              </w:rPr>
            </w:pPr>
          </w:p>
        </w:tc>
        <w:tc>
          <w:tcPr>
            <w:tcW w:w="1062" w:type="dxa"/>
          </w:tcPr>
          <w:p w14:paraId="4CF677E9" w14:textId="77777777" w:rsidR="00587408" w:rsidRPr="00587408" w:rsidRDefault="00587408" w:rsidP="00587408">
            <w:pPr>
              <w:rPr>
                <w:rFonts w:ascii="Arial" w:hAnsi="Arial" w:cs="Arial"/>
                <w:sz w:val="14"/>
                <w:szCs w:val="14"/>
                <w:lang w:val="fr-FR"/>
              </w:rPr>
            </w:pPr>
          </w:p>
        </w:tc>
      </w:tr>
      <w:tr w:rsidR="00587408" w:rsidRPr="00587408" w14:paraId="3EBE1E1B" w14:textId="77777777" w:rsidTr="00EF3281">
        <w:trPr>
          <w:trHeight w:val="20"/>
          <w:jc w:val="center"/>
        </w:trPr>
        <w:tc>
          <w:tcPr>
            <w:tcW w:w="1094" w:type="dxa"/>
          </w:tcPr>
          <w:p w14:paraId="41B8E9A5" w14:textId="75B40D85" w:rsidR="00587408" w:rsidRPr="00587408" w:rsidRDefault="001B5688" w:rsidP="00587408">
            <w:pPr>
              <w:rPr>
                <w:rFonts w:ascii="Arial" w:hAnsi="Arial" w:cs="Arial"/>
                <w:bCs/>
                <w:sz w:val="14"/>
                <w:szCs w:val="14"/>
              </w:rPr>
            </w:pPr>
            <w:hyperlink r:id="rId3265" w:history="1">
              <w:r w:rsidR="000B5C49">
                <w:rPr>
                  <w:rStyle w:val="Hyperlink"/>
                  <w:rFonts w:ascii="Arial" w:hAnsi="Arial" w:cs="Arial"/>
                  <w:b/>
                  <w:bCs/>
                  <w:sz w:val="14"/>
                  <w:szCs w:val="14"/>
                </w:rPr>
                <w:t>R1-2205452</w:t>
              </w:r>
            </w:hyperlink>
          </w:p>
        </w:tc>
        <w:tc>
          <w:tcPr>
            <w:tcW w:w="2646" w:type="dxa"/>
          </w:tcPr>
          <w:p w14:paraId="6DE8461D" w14:textId="6B0FFAA9" w:rsidR="00587408" w:rsidRPr="00587408" w:rsidRDefault="00587408" w:rsidP="00587408">
            <w:pPr>
              <w:rPr>
                <w:rFonts w:ascii="Arial" w:hAnsi="Arial" w:cs="Arial"/>
                <w:sz w:val="14"/>
                <w:szCs w:val="14"/>
              </w:rPr>
            </w:pPr>
            <w:r w:rsidRPr="00587408">
              <w:rPr>
                <w:rFonts w:ascii="Arial" w:hAnsi="Arial" w:cs="Arial"/>
                <w:sz w:val="14"/>
                <w:szCs w:val="14"/>
              </w:rPr>
              <w:t>Reply LS on applicable number of PFL for the gapless PRS measurement</w:t>
            </w:r>
          </w:p>
        </w:tc>
        <w:tc>
          <w:tcPr>
            <w:tcW w:w="1583" w:type="dxa"/>
          </w:tcPr>
          <w:p w14:paraId="02D6CB50" w14:textId="5F101FFA" w:rsidR="00587408" w:rsidRPr="00587408" w:rsidRDefault="00587408" w:rsidP="00587408">
            <w:pPr>
              <w:rPr>
                <w:rFonts w:ascii="Arial" w:hAnsi="Arial" w:cs="Arial"/>
                <w:sz w:val="14"/>
                <w:szCs w:val="14"/>
              </w:rPr>
            </w:pPr>
            <w:r w:rsidRPr="00587408">
              <w:rPr>
                <w:rFonts w:ascii="Arial" w:hAnsi="Arial" w:cs="Arial"/>
                <w:sz w:val="14"/>
                <w:szCs w:val="14"/>
              </w:rPr>
              <w:t>RAN1, Huawei</w:t>
            </w:r>
          </w:p>
        </w:tc>
        <w:tc>
          <w:tcPr>
            <w:tcW w:w="813" w:type="dxa"/>
          </w:tcPr>
          <w:p w14:paraId="05426A72" w14:textId="22DFC360" w:rsidR="00587408" w:rsidRPr="00587408" w:rsidRDefault="001B5688" w:rsidP="00587408">
            <w:pPr>
              <w:rPr>
                <w:rFonts w:ascii="Arial" w:hAnsi="Arial" w:cs="Arial"/>
                <w:bCs/>
                <w:sz w:val="14"/>
                <w:szCs w:val="14"/>
              </w:rPr>
            </w:pPr>
            <w:hyperlink r:id="rId3266" w:history="1">
              <w:r w:rsidR="00587408" w:rsidRPr="00587408">
                <w:rPr>
                  <w:rStyle w:val="Hyperlink"/>
                  <w:rFonts w:ascii="Arial" w:hAnsi="Arial" w:cs="Arial"/>
                  <w:b/>
                  <w:bCs/>
                  <w:sz w:val="14"/>
                  <w:szCs w:val="14"/>
                </w:rPr>
                <w:t>Rel-17</w:t>
              </w:r>
            </w:hyperlink>
          </w:p>
        </w:tc>
        <w:tc>
          <w:tcPr>
            <w:tcW w:w="2696" w:type="dxa"/>
          </w:tcPr>
          <w:p w14:paraId="5FFA5B99" w14:textId="4FF6073C" w:rsidR="00587408" w:rsidRPr="00587408" w:rsidRDefault="001B5688" w:rsidP="00587408">
            <w:pPr>
              <w:rPr>
                <w:rFonts w:ascii="Arial" w:hAnsi="Arial" w:cs="Arial"/>
                <w:bCs/>
                <w:sz w:val="14"/>
                <w:szCs w:val="14"/>
              </w:rPr>
            </w:pPr>
            <w:hyperlink r:id="rId3267" w:history="1">
              <w:r w:rsidR="00587408" w:rsidRPr="00587408">
                <w:rPr>
                  <w:rStyle w:val="Hyperlink"/>
                  <w:rFonts w:ascii="Arial" w:hAnsi="Arial" w:cs="Arial"/>
                  <w:b/>
                  <w:bCs/>
                  <w:sz w:val="14"/>
                  <w:szCs w:val="14"/>
                </w:rPr>
                <w:t>NR_pos_enh-Core</w:t>
              </w:r>
            </w:hyperlink>
          </w:p>
        </w:tc>
        <w:tc>
          <w:tcPr>
            <w:tcW w:w="1065" w:type="dxa"/>
          </w:tcPr>
          <w:p w14:paraId="2298F8A8" w14:textId="1B9B68D8" w:rsidR="00587408" w:rsidRPr="00587408" w:rsidRDefault="00587408" w:rsidP="00587408">
            <w:pPr>
              <w:rPr>
                <w:rFonts w:ascii="Arial" w:hAnsi="Arial" w:cs="Arial"/>
                <w:sz w:val="14"/>
                <w:szCs w:val="14"/>
              </w:rPr>
            </w:pPr>
            <w:r w:rsidRPr="00587408">
              <w:rPr>
                <w:rFonts w:ascii="Arial" w:hAnsi="Arial" w:cs="Arial"/>
                <w:sz w:val="14"/>
                <w:szCs w:val="14"/>
              </w:rPr>
              <w:t>R4-2207098</w:t>
            </w:r>
          </w:p>
        </w:tc>
        <w:tc>
          <w:tcPr>
            <w:tcW w:w="994" w:type="dxa"/>
          </w:tcPr>
          <w:p w14:paraId="618807CA" w14:textId="3411DC45" w:rsidR="00587408" w:rsidRPr="00587408" w:rsidRDefault="00587408" w:rsidP="00587408">
            <w:pPr>
              <w:rPr>
                <w:rFonts w:ascii="Arial" w:hAnsi="Arial" w:cs="Arial"/>
                <w:sz w:val="14"/>
                <w:szCs w:val="14"/>
                <w:lang w:val="fr-FR"/>
              </w:rPr>
            </w:pPr>
            <w:r w:rsidRPr="00587408">
              <w:rPr>
                <w:rFonts w:ascii="Arial" w:hAnsi="Arial" w:cs="Arial"/>
                <w:sz w:val="14"/>
                <w:szCs w:val="14"/>
              </w:rPr>
              <w:t>RAN4</w:t>
            </w:r>
          </w:p>
        </w:tc>
        <w:tc>
          <w:tcPr>
            <w:tcW w:w="994" w:type="dxa"/>
          </w:tcPr>
          <w:p w14:paraId="3A9FCA84" w14:textId="2C3C0694" w:rsidR="00587408" w:rsidRPr="00587408" w:rsidRDefault="00587408" w:rsidP="00587408">
            <w:pPr>
              <w:rPr>
                <w:rFonts w:ascii="Arial" w:hAnsi="Arial" w:cs="Arial"/>
                <w:sz w:val="14"/>
                <w:szCs w:val="14"/>
                <w:lang w:val="fr-FR"/>
              </w:rPr>
            </w:pPr>
            <w:r w:rsidRPr="00587408">
              <w:rPr>
                <w:rFonts w:ascii="Arial" w:hAnsi="Arial" w:cs="Arial"/>
                <w:sz w:val="14"/>
                <w:szCs w:val="14"/>
              </w:rPr>
              <w:t> </w:t>
            </w:r>
          </w:p>
        </w:tc>
        <w:tc>
          <w:tcPr>
            <w:tcW w:w="1120" w:type="dxa"/>
          </w:tcPr>
          <w:p w14:paraId="1F2906A4" w14:textId="77777777" w:rsidR="00587408" w:rsidRPr="00587408" w:rsidRDefault="00587408" w:rsidP="00587408">
            <w:pPr>
              <w:rPr>
                <w:rFonts w:ascii="Arial" w:hAnsi="Arial" w:cs="Arial"/>
                <w:sz w:val="14"/>
                <w:szCs w:val="14"/>
                <w:lang w:val="fr-FR"/>
              </w:rPr>
            </w:pPr>
          </w:p>
        </w:tc>
        <w:tc>
          <w:tcPr>
            <w:tcW w:w="1062" w:type="dxa"/>
          </w:tcPr>
          <w:p w14:paraId="03F08F82" w14:textId="77777777" w:rsidR="00587408" w:rsidRPr="00587408" w:rsidRDefault="00587408" w:rsidP="00587408">
            <w:pPr>
              <w:rPr>
                <w:rFonts w:ascii="Arial" w:hAnsi="Arial" w:cs="Arial"/>
                <w:sz w:val="14"/>
                <w:szCs w:val="14"/>
                <w:lang w:val="fr-FR"/>
              </w:rPr>
            </w:pPr>
          </w:p>
        </w:tc>
      </w:tr>
      <w:tr w:rsidR="00587408" w:rsidRPr="00587408" w14:paraId="08F78F24" w14:textId="77777777" w:rsidTr="00EF3281">
        <w:trPr>
          <w:trHeight w:val="20"/>
          <w:jc w:val="center"/>
        </w:trPr>
        <w:tc>
          <w:tcPr>
            <w:tcW w:w="1094" w:type="dxa"/>
          </w:tcPr>
          <w:p w14:paraId="1E95CE46" w14:textId="1B23495C" w:rsidR="00587408" w:rsidRPr="00587408" w:rsidRDefault="001B5688" w:rsidP="00587408">
            <w:pPr>
              <w:rPr>
                <w:rFonts w:ascii="Arial" w:hAnsi="Arial" w:cs="Arial"/>
                <w:bCs/>
                <w:sz w:val="14"/>
                <w:szCs w:val="14"/>
              </w:rPr>
            </w:pPr>
            <w:hyperlink r:id="rId3268" w:history="1">
              <w:r w:rsidR="000B5C49">
                <w:rPr>
                  <w:rStyle w:val="Hyperlink"/>
                  <w:rFonts w:ascii="Arial" w:hAnsi="Arial" w:cs="Arial"/>
                  <w:b/>
                  <w:bCs/>
                  <w:sz w:val="14"/>
                  <w:szCs w:val="14"/>
                </w:rPr>
                <w:t>R1-2205461</w:t>
              </w:r>
            </w:hyperlink>
          </w:p>
        </w:tc>
        <w:tc>
          <w:tcPr>
            <w:tcW w:w="2646" w:type="dxa"/>
          </w:tcPr>
          <w:p w14:paraId="74170C73" w14:textId="20CA0135" w:rsidR="00587408" w:rsidRPr="00587408" w:rsidRDefault="00587408" w:rsidP="00587408">
            <w:pPr>
              <w:rPr>
                <w:rFonts w:ascii="Arial" w:hAnsi="Arial" w:cs="Arial"/>
                <w:sz w:val="14"/>
                <w:szCs w:val="14"/>
              </w:rPr>
            </w:pPr>
            <w:r w:rsidRPr="00587408">
              <w:rPr>
                <w:rFonts w:ascii="Arial" w:hAnsi="Arial" w:cs="Arial"/>
                <w:sz w:val="14"/>
                <w:szCs w:val="14"/>
              </w:rPr>
              <w:t>Reply LS on UE capabilities of MBS</w:t>
            </w:r>
          </w:p>
        </w:tc>
        <w:tc>
          <w:tcPr>
            <w:tcW w:w="1583" w:type="dxa"/>
          </w:tcPr>
          <w:p w14:paraId="33457A62" w14:textId="009D0063" w:rsidR="00587408" w:rsidRPr="00587408" w:rsidRDefault="00587408" w:rsidP="00587408">
            <w:pPr>
              <w:rPr>
                <w:rFonts w:ascii="Arial" w:hAnsi="Arial" w:cs="Arial"/>
                <w:sz w:val="14"/>
                <w:szCs w:val="14"/>
              </w:rPr>
            </w:pPr>
            <w:r w:rsidRPr="00587408">
              <w:rPr>
                <w:rFonts w:ascii="Arial" w:hAnsi="Arial" w:cs="Arial"/>
                <w:sz w:val="14"/>
                <w:szCs w:val="14"/>
              </w:rPr>
              <w:t>RAN1, Qualcomm Incorporated</w:t>
            </w:r>
          </w:p>
        </w:tc>
        <w:tc>
          <w:tcPr>
            <w:tcW w:w="813" w:type="dxa"/>
          </w:tcPr>
          <w:p w14:paraId="0B74DCF1" w14:textId="7D5708D9" w:rsidR="00587408" w:rsidRPr="00587408" w:rsidRDefault="001B5688" w:rsidP="00587408">
            <w:pPr>
              <w:rPr>
                <w:rFonts w:ascii="Arial" w:hAnsi="Arial" w:cs="Arial"/>
                <w:bCs/>
                <w:sz w:val="14"/>
                <w:szCs w:val="14"/>
              </w:rPr>
            </w:pPr>
            <w:hyperlink r:id="rId3269" w:history="1">
              <w:r w:rsidR="00587408" w:rsidRPr="00587408">
                <w:rPr>
                  <w:rStyle w:val="Hyperlink"/>
                  <w:rFonts w:ascii="Arial" w:hAnsi="Arial" w:cs="Arial"/>
                  <w:b/>
                  <w:bCs/>
                  <w:sz w:val="14"/>
                  <w:szCs w:val="14"/>
                </w:rPr>
                <w:t>Rel-18</w:t>
              </w:r>
            </w:hyperlink>
          </w:p>
        </w:tc>
        <w:tc>
          <w:tcPr>
            <w:tcW w:w="2696" w:type="dxa"/>
          </w:tcPr>
          <w:p w14:paraId="1D4CCD23" w14:textId="2C806E40" w:rsidR="00587408" w:rsidRPr="00587408" w:rsidRDefault="001B5688" w:rsidP="00587408">
            <w:pPr>
              <w:rPr>
                <w:rFonts w:ascii="Arial" w:hAnsi="Arial" w:cs="Arial"/>
                <w:bCs/>
                <w:sz w:val="14"/>
                <w:szCs w:val="14"/>
              </w:rPr>
            </w:pPr>
            <w:hyperlink r:id="rId3270" w:history="1">
              <w:r w:rsidR="00587408" w:rsidRPr="00587408">
                <w:rPr>
                  <w:rStyle w:val="Hyperlink"/>
                  <w:rFonts w:ascii="Arial" w:hAnsi="Arial" w:cs="Arial"/>
                  <w:b/>
                  <w:bCs/>
                  <w:sz w:val="14"/>
                  <w:szCs w:val="14"/>
                </w:rPr>
                <w:t>FS_5MBS_Ph2</w:t>
              </w:r>
            </w:hyperlink>
          </w:p>
        </w:tc>
        <w:tc>
          <w:tcPr>
            <w:tcW w:w="1065" w:type="dxa"/>
          </w:tcPr>
          <w:p w14:paraId="26668B69" w14:textId="15D5287F" w:rsidR="00587408" w:rsidRPr="00587408" w:rsidRDefault="00587408" w:rsidP="00587408">
            <w:pPr>
              <w:rPr>
                <w:rFonts w:ascii="Arial" w:hAnsi="Arial" w:cs="Arial"/>
                <w:sz w:val="14"/>
                <w:szCs w:val="14"/>
              </w:rPr>
            </w:pPr>
            <w:r w:rsidRPr="00587408">
              <w:rPr>
                <w:rFonts w:ascii="Arial" w:hAnsi="Arial" w:cs="Arial"/>
                <w:sz w:val="14"/>
                <w:szCs w:val="14"/>
              </w:rPr>
              <w:t>S2-2203020</w:t>
            </w:r>
          </w:p>
        </w:tc>
        <w:tc>
          <w:tcPr>
            <w:tcW w:w="994" w:type="dxa"/>
          </w:tcPr>
          <w:p w14:paraId="46FF10DD" w14:textId="2D7F439D" w:rsidR="00587408" w:rsidRPr="00587408" w:rsidRDefault="00587408" w:rsidP="00587408">
            <w:pPr>
              <w:rPr>
                <w:rFonts w:ascii="Arial" w:hAnsi="Arial" w:cs="Arial"/>
                <w:sz w:val="14"/>
                <w:szCs w:val="14"/>
                <w:lang w:val="fr-FR"/>
              </w:rPr>
            </w:pPr>
            <w:r w:rsidRPr="00587408">
              <w:rPr>
                <w:rFonts w:ascii="Arial" w:hAnsi="Arial" w:cs="Arial"/>
                <w:sz w:val="14"/>
                <w:szCs w:val="14"/>
              </w:rPr>
              <w:t>SA2</w:t>
            </w:r>
          </w:p>
        </w:tc>
        <w:tc>
          <w:tcPr>
            <w:tcW w:w="994" w:type="dxa"/>
          </w:tcPr>
          <w:p w14:paraId="4236C055" w14:textId="0651AFB6" w:rsidR="00587408" w:rsidRPr="00587408" w:rsidRDefault="00587408" w:rsidP="00587408">
            <w:pPr>
              <w:rPr>
                <w:rFonts w:ascii="Arial" w:hAnsi="Arial" w:cs="Arial"/>
                <w:sz w:val="14"/>
                <w:szCs w:val="14"/>
                <w:lang w:val="fr-FR"/>
              </w:rPr>
            </w:pPr>
            <w:r w:rsidRPr="00587408">
              <w:rPr>
                <w:rFonts w:ascii="Arial" w:hAnsi="Arial" w:cs="Arial"/>
                <w:sz w:val="14"/>
                <w:szCs w:val="14"/>
              </w:rPr>
              <w:t>RAN</w:t>
            </w:r>
          </w:p>
        </w:tc>
        <w:tc>
          <w:tcPr>
            <w:tcW w:w="1120" w:type="dxa"/>
          </w:tcPr>
          <w:p w14:paraId="497D52BF" w14:textId="77777777" w:rsidR="00587408" w:rsidRPr="00587408" w:rsidRDefault="00587408" w:rsidP="00587408">
            <w:pPr>
              <w:rPr>
                <w:rFonts w:ascii="Arial" w:hAnsi="Arial" w:cs="Arial"/>
                <w:sz w:val="14"/>
                <w:szCs w:val="14"/>
                <w:lang w:val="fr-FR"/>
              </w:rPr>
            </w:pPr>
          </w:p>
        </w:tc>
        <w:tc>
          <w:tcPr>
            <w:tcW w:w="1062" w:type="dxa"/>
          </w:tcPr>
          <w:p w14:paraId="67DC495E" w14:textId="77777777" w:rsidR="00587408" w:rsidRPr="00587408" w:rsidRDefault="00587408" w:rsidP="00587408">
            <w:pPr>
              <w:rPr>
                <w:rFonts w:ascii="Arial" w:hAnsi="Arial" w:cs="Arial"/>
                <w:sz w:val="14"/>
                <w:szCs w:val="14"/>
                <w:lang w:val="fr-FR"/>
              </w:rPr>
            </w:pPr>
          </w:p>
        </w:tc>
      </w:tr>
      <w:tr w:rsidR="00587408" w:rsidRPr="00587408" w14:paraId="7196CECA" w14:textId="77777777" w:rsidTr="00EF3281">
        <w:trPr>
          <w:trHeight w:val="20"/>
          <w:jc w:val="center"/>
        </w:trPr>
        <w:tc>
          <w:tcPr>
            <w:tcW w:w="1094" w:type="dxa"/>
          </w:tcPr>
          <w:p w14:paraId="1C3B1273" w14:textId="73A7E72B" w:rsidR="00587408" w:rsidRPr="00587408" w:rsidRDefault="001B5688" w:rsidP="00587408">
            <w:pPr>
              <w:rPr>
                <w:rFonts w:ascii="Arial" w:hAnsi="Arial" w:cs="Arial"/>
                <w:sz w:val="14"/>
                <w:szCs w:val="14"/>
              </w:rPr>
            </w:pPr>
            <w:hyperlink r:id="rId3271" w:history="1">
              <w:r w:rsidR="000B5C49">
                <w:rPr>
                  <w:rStyle w:val="Hyperlink"/>
                  <w:rFonts w:ascii="Arial" w:hAnsi="Arial" w:cs="Arial"/>
                  <w:b/>
                  <w:bCs/>
                  <w:sz w:val="14"/>
                  <w:szCs w:val="14"/>
                </w:rPr>
                <w:t>R1-2205463</w:t>
              </w:r>
            </w:hyperlink>
          </w:p>
        </w:tc>
        <w:tc>
          <w:tcPr>
            <w:tcW w:w="2646" w:type="dxa"/>
          </w:tcPr>
          <w:p w14:paraId="213F8C5D" w14:textId="6BF385AA" w:rsidR="00587408" w:rsidRPr="00587408" w:rsidRDefault="00587408" w:rsidP="00587408">
            <w:pPr>
              <w:rPr>
                <w:rFonts w:ascii="Arial" w:hAnsi="Arial" w:cs="Arial"/>
                <w:sz w:val="14"/>
                <w:szCs w:val="14"/>
              </w:rPr>
            </w:pPr>
            <w:r w:rsidRPr="00587408">
              <w:rPr>
                <w:rFonts w:ascii="Arial" w:hAnsi="Arial" w:cs="Arial"/>
                <w:sz w:val="14"/>
                <w:szCs w:val="14"/>
              </w:rPr>
              <w:t>Reply LS on beam information of PUCCH SCell in PUCCH SCell activation procedure</w:t>
            </w:r>
          </w:p>
        </w:tc>
        <w:tc>
          <w:tcPr>
            <w:tcW w:w="1583" w:type="dxa"/>
          </w:tcPr>
          <w:p w14:paraId="1DF8834F" w14:textId="785BC41A" w:rsidR="00587408" w:rsidRPr="00587408" w:rsidRDefault="00587408" w:rsidP="00587408">
            <w:pPr>
              <w:rPr>
                <w:rFonts w:ascii="Arial" w:hAnsi="Arial" w:cs="Arial"/>
                <w:sz w:val="14"/>
                <w:szCs w:val="14"/>
              </w:rPr>
            </w:pPr>
            <w:r w:rsidRPr="00587408">
              <w:rPr>
                <w:rFonts w:ascii="Arial" w:hAnsi="Arial" w:cs="Arial"/>
                <w:sz w:val="14"/>
                <w:szCs w:val="14"/>
              </w:rPr>
              <w:t>RAN1, Huawei</w:t>
            </w:r>
          </w:p>
        </w:tc>
        <w:tc>
          <w:tcPr>
            <w:tcW w:w="813" w:type="dxa"/>
          </w:tcPr>
          <w:p w14:paraId="61D23807" w14:textId="0EFB57E8" w:rsidR="00587408" w:rsidRPr="00587408" w:rsidRDefault="001B5688" w:rsidP="00587408">
            <w:pPr>
              <w:rPr>
                <w:rFonts w:ascii="Arial" w:hAnsi="Arial" w:cs="Arial"/>
                <w:bCs/>
                <w:sz w:val="14"/>
                <w:szCs w:val="14"/>
              </w:rPr>
            </w:pPr>
            <w:hyperlink r:id="rId3272" w:history="1">
              <w:r w:rsidR="00587408" w:rsidRPr="00587408">
                <w:rPr>
                  <w:rStyle w:val="Hyperlink"/>
                  <w:rFonts w:ascii="Arial" w:hAnsi="Arial" w:cs="Arial"/>
                  <w:b/>
                  <w:bCs/>
                  <w:sz w:val="14"/>
                  <w:szCs w:val="14"/>
                </w:rPr>
                <w:t>Rel-17</w:t>
              </w:r>
            </w:hyperlink>
          </w:p>
        </w:tc>
        <w:tc>
          <w:tcPr>
            <w:tcW w:w="2696" w:type="dxa"/>
          </w:tcPr>
          <w:p w14:paraId="58BC4593" w14:textId="561264D7" w:rsidR="00587408" w:rsidRPr="00587408" w:rsidRDefault="001B5688" w:rsidP="00587408">
            <w:pPr>
              <w:rPr>
                <w:rFonts w:ascii="Arial" w:hAnsi="Arial" w:cs="Arial"/>
                <w:sz w:val="14"/>
                <w:szCs w:val="14"/>
              </w:rPr>
            </w:pPr>
            <w:hyperlink r:id="rId3273" w:history="1">
              <w:r w:rsidR="00587408" w:rsidRPr="00587408">
                <w:rPr>
                  <w:rStyle w:val="Hyperlink"/>
                  <w:rFonts w:ascii="Arial" w:hAnsi="Arial" w:cs="Arial"/>
                  <w:b/>
                  <w:bCs/>
                  <w:sz w:val="14"/>
                  <w:szCs w:val="14"/>
                </w:rPr>
                <w:t>NR_RRM_enh2-Core</w:t>
              </w:r>
            </w:hyperlink>
          </w:p>
        </w:tc>
        <w:tc>
          <w:tcPr>
            <w:tcW w:w="1065" w:type="dxa"/>
          </w:tcPr>
          <w:p w14:paraId="49C5FADC" w14:textId="06CE8C26" w:rsidR="00587408" w:rsidRPr="00587408" w:rsidRDefault="00587408" w:rsidP="00587408">
            <w:pPr>
              <w:rPr>
                <w:rFonts w:ascii="Arial" w:hAnsi="Arial" w:cs="Arial"/>
                <w:sz w:val="14"/>
                <w:szCs w:val="14"/>
              </w:rPr>
            </w:pPr>
            <w:r w:rsidRPr="00587408">
              <w:rPr>
                <w:rFonts w:ascii="Arial" w:hAnsi="Arial" w:cs="Arial"/>
                <w:sz w:val="14"/>
                <w:szCs w:val="14"/>
              </w:rPr>
              <w:t>R4-2115339</w:t>
            </w:r>
          </w:p>
        </w:tc>
        <w:tc>
          <w:tcPr>
            <w:tcW w:w="994" w:type="dxa"/>
          </w:tcPr>
          <w:p w14:paraId="4B359753" w14:textId="3CE335AB" w:rsidR="00587408" w:rsidRPr="00587408" w:rsidRDefault="00587408" w:rsidP="00587408">
            <w:pPr>
              <w:rPr>
                <w:rFonts w:ascii="Arial" w:hAnsi="Arial" w:cs="Arial"/>
                <w:sz w:val="14"/>
                <w:szCs w:val="14"/>
              </w:rPr>
            </w:pPr>
            <w:r w:rsidRPr="00587408">
              <w:rPr>
                <w:rFonts w:ascii="Arial" w:hAnsi="Arial" w:cs="Arial"/>
                <w:sz w:val="14"/>
                <w:szCs w:val="14"/>
              </w:rPr>
              <w:t>RAN2, RAN4</w:t>
            </w:r>
          </w:p>
        </w:tc>
        <w:tc>
          <w:tcPr>
            <w:tcW w:w="994" w:type="dxa"/>
          </w:tcPr>
          <w:p w14:paraId="61FB16FA" w14:textId="738EACDF" w:rsidR="00587408" w:rsidRPr="00587408" w:rsidRDefault="00587408" w:rsidP="00587408">
            <w:pPr>
              <w:rPr>
                <w:rFonts w:ascii="Arial" w:hAnsi="Arial" w:cs="Arial"/>
                <w:sz w:val="14"/>
                <w:szCs w:val="14"/>
              </w:rPr>
            </w:pPr>
            <w:r w:rsidRPr="00587408">
              <w:rPr>
                <w:rFonts w:ascii="Arial" w:hAnsi="Arial" w:cs="Arial"/>
                <w:sz w:val="14"/>
                <w:szCs w:val="14"/>
              </w:rPr>
              <w:t> </w:t>
            </w:r>
          </w:p>
        </w:tc>
        <w:tc>
          <w:tcPr>
            <w:tcW w:w="1120" w:type="dxa"/>
          </w:tcPr>
          <w:p w14:paraId="78AD6E20" w14:textId="77777777" w:rsidR="00587408" w:rsidRPr="00587408" w:rsidRDefault="00587408" w:rsidP="00587408">
            <w:pPr>
              <w:rPr>
                <w:rFonts w:ascii="Arial" w:hAnsi="Arial" w:cs="Arial"/>
                <w:sz w:val="14"/>
                <w:szCs w:val="14"/>
              </w:rPr>
            </w:pPr>
          </w:p>
        </w:tc>
        <w:tc>
          <w:tcPr>
            <w:tcW w:w="1062" w:type="dxa"/>
          </w:tcPr>
          <w:p w14:paraId="3066C4C0" w14:textId="77777777" w:rsidR="00587408" w:rsidRPr="00587408" w:rsidRDefault="00587408" w:rsidP="00587408">
            <w:pPr>
              <w:rPr>
                <w:rFonts w:ascii="Arial" w:hAnsi="Arial" w:cs="Arial"/>
                <w:sz w:val="14"/>
                <w:szCs w:val="14"/>
              </w:rPr>
            </w:pPr>
          </w:p>
        </w:tc>
      </w:tr>
      <w:tr w:rsidR="00587408" w:rsidRPr="00587408" w14:paraId="7FBE1132" w14:textId="77777777" w:rsidTr="00EF3281">
        <w:trPr>
          <w:trHeight w:val="20"/>
          <w:jc w:val="center"/>
        </w:trPr>
        <w:tc>
          <w:tcPr>
            <w:tcW w:w="1094" w:type="dxa"/>
          </w:tcPr>
          <w:p w14:paraId="0ADDB0AA" w14:textId="5D4F06C8" w:rsidR="00587408" w:rsidRPr="00587408" w:rsidRDefault="001B5688" w:rsidP="00587408">
            <w:pPr>
              <w:rPr>
                <w:rFonts w:ascii="Arial" w:hAnsi="Arial" w:cs="Arial"/>
                <w:sz w:val="14"/>
                <w:szCs w:val="14"/>
              </w:rPr>
            </w:pPr>
            <w:hyperlink r:id="rId3274" w:history="1">
              <w:r w:rsidR="000B5C49">
                <w:rPr>
                  <w:rStyle w:val="Hyperlink"/>
                  <w:rFonts w:ascii="Arial" w:hAnsi="Arial" w:cs="Arial"/>
                  <w:b/>
                  <w:bCs/>
                  <w:sz w:val="14"/>
                  <w:szCs w:val="14"/>
                </w:rPr>
                <w:t>R1-2205465</w:t>
              </w:r>
            </w:hyperlink>
          </w:p>
        </w:tc>
        <w:tc>
          <w:tcPr>
            <w:tcW w:w="2646" w:type="dxa"/>
          </w:tcPr>
          <w:p w14:paraId="75CF3296" w14:textId="6C1F1D09" w:rsidR="00587408" w:rsidRPr="00587408" w:rsidRDefault="00587408" w:rsidP="00587408">
            <w:pPr>
              <w:rPr>
                <w:rFonts w:ascii="Arial" w:hAnsi="Arial" w:cs="Arial"/>
                <w:sz w:val="14"/>
                <w:szCs w:val="14"/>
              </w:rPr>
            </w:pPr>
            <w:r w:rsidRPr="00587408">
              <w:rPr>
                <w:rFonts w:ascii="Arial" w:hAnsi="Arial" w:cs="Arial"/>
                <w:sz w:val="14"/>
                <w:szCs w:val="14"/>
              </w:rPr>
              <w:t>Reply LS on configuration of p-MaxEUTRA and p-NR-FR1</w:t>
            </w:r>
          </w:p>
        </w:tc>
        <w:tc>
          <w:tcPr>
            <w:tcW w:w="1583" w:type="dxa"/>
          </w:tcPr>
          <w:p w14:paraId="28D4939D" w14:textId="00A9CCBF" w:rsidR="00587408" w:rsidRPr="00587408" w:rsidRDefault="00587408" w:rsidP="00587408">
            <w:pPr>
              <w:rPr>
                <w:rFonts w:ascii="Arial" w:hAnsi="Arial" w:cs="Arial"/>
                <w:sz w:val="14"/>
                <w:szCs w:val="14"/>
              </w:rPr>
            </w:pPr>
            <w:r w:rsidRPr="00587408">
              <w:rPr>
                <w:rFonts w:ascii="Arial" w:hAnsi="Arial" w:cs="Arial"/>
                <w:sz w:val="14"/>
                <w:szCs w:val="14"/>
              </w:rPr>
              <w:t>RAN1, Huawei</w:t>
            </w:r>
          </w:p>
        </w:tc>
        <w:tc>
          <w:tcPr>
            <w:tcW w:w="813" w:type="dxa"/>
          </w:tcPr>
          <w:p w14:paraId="7E2FAFE5" w14:textId="5B68287C" w:rsidR="00587408" w:rsidRPr="00587408" w:rsidRDefault="001B5688" w:rsidP="00587408">
            <w:pPr>
              <w:rPr>
                <w:rFonts w:ascii="Arial" w:hAnsi="Arial" w:cs="Arial"/>
                <w:bCs/>
                <w:sz w:val="14"/>
                <w:szCs w:val="14"/>
              </w:rPr>
            </w:pPr>
            <w:hyperlink r:id="rId3275" w:history="1">
              <w:r w:rsidR="00587408" w:rsidRPr="00587408">
                <w:rPr>
                  <w:rStyle w:val="Hyperlink"/>
                  <w:rFonts w:ascii="Arial" w:hAnsi="Arial" w:cs="Arial"/>
                  <w:b/>
                  <w:bCs/>
                  <w:sz w:val="14"/>
                  <w:szCs w:val="14"/>
                </w:rPr>
                <w:t>Rel-15</w:t>
              </w:r>
            </w:hyperlink>
          </w:p>
        </w:tc>
        <w:tc>
          <w:tcPr>
            <w:tcW w:w="2696" w:type="dxa"/>
          </w:tcPr>
          <w:p w14:paraId="067BD76F" w14:textId="1AB372E9" w:rsidR="00587408" w:rsidRPr="00587408" w:rsidRDefault="001B5688" w:rsidP="00587408">
            <w:pPr>
              <w:rPr>
                <w:rFonts w:ascii="Arial" w:hAnsi="Arial" w:cs="Arial"/>
                <w:sz w:val="14"/>
                <w:szCs w:val="14"/>
              </w:rPr>
            </w:pPr>
            <w:hyperlink r:id="rId3276" w:history="1">
              <w:r w:rsidR="00587408" w:rsidRPr="00587408">
                <w:rPr>
                  <w:rStyle w:val="Hyperlink"/>
                  <w:rFonts w:ascii="Arial" w:hAnsi="Arial" w:cs="Arial"/>
                  <w:b/>
                  <w:bCs/>
                  <w:sz w:val="14"/>
                  <w:szCs w:val="14"/>
                </w:rPr>
                <w:t>NR_newRAT-Core</w:t>
              </w:r>
            </w:hyperlink>
          </w:p>
        </w:tc>
        <w:tc>
          <w:tcPr>
            <w:tcW w:w="1065" w:type="dxa"/>
          </w:tcPr>
          <w:p w14:paraId="58047EE3" w14:textId="438AD95A" w:rsidR="00587408" w:rsidRPr="00587408" w:rsidRDefault="00587408" w:rsidP="00587408">
            <w:pPr>
              <w:rPr>
                <w:rFonts w:ascii="Arial" w:hAnsi="Arial" w:cs="Arial"/>
                <w:sz w:val="14"/>
                <w:szCs w:val="14"/>
              </w:rPr>
            </w:pPr>
            <w:r w:rsidRPr="00587408">
              <w:rPr>
                <w:rFonts w:ascii="Arial" w:hAnsi="Arial" w:cs="Arial"/>
                <w:sz w:val="14"/>
                <w:szCs w:val="14"/>
              </w:rPr>
              <w:t>R4-2206567, R5-217995</w:t>
            </w:r>
          </w:p>
        </w:tc>
        <w:tc>
          <w:tcPr>
            <w:tcW w:w="994" w:type="dxa"/>
          </w:tcPr>
          <w:p w14:paraId="3F84A1D5" w14:textId="40C132BA" w:rsidR="00587408" w:rsidRPr="00587408" w:rsidRDefault="00587408" w:rsidP="00587408">
            <w:pPr>
              <w:rPr>
                <w:rFonts w:ascii="Arial" w:hAnsi="Arial" w:cs="Arial"/>
                <w:sz w:val="14"/>
                <w:szCs w:val="14"/>
              </w:rPr>
            </w:pPr>
            <w:r w:rsidRPr="00587408">
              <w:rPr>
                <w:rFonts w:ascii="Arial" w:hAnsi="Arial" w:cs="Arial"/>
                <w:sz w:val="14"/>
                <w:szCs w:val="14"/>
              </w:rPr>
              <w:t>RAN5</w:t>
            </w:r>
          </w:p>
        </w:tc>
        <w:tc>
          <w:tcPr>
            <w:tcW w:w="994" w:type="dxa"/>
          </w:tcPr>
          <w:p w14:paraId="5E413A46" w14:textId="4EC3EC07" w:rsidR="00587408" w:rsidRPr="00587408" w:rsidRDefault="00587408" w:rsidP="00587408">
            <w:pPr>
              <w:rPr>
                <w:rFonts w:ascii="Arial" w:hAnsi="Arial" w:cs="Arial"/>
                <w:sz w:val="14"/>
                <w:szCs w:val="14"/>
              </w:rPr>
            </w:pPr>
            <w:r w:rsidRPr="00587408">
              <w:rPr>
                <w:rFonts w:ascii="Arial" w:hAnsi="Arial" w:cs="Arial"/>
                <w:sz w:val="14"/>
                <w:szCs w:val="14"/>
              </w:rPr>
              <w:t>RAN2, RAN4</w:t>
            </w:r>
          </w:p>
        </w:tc>
        <w:tc>
          <w:tcPr>
            <w:tcW w:w="1120" w:type="dxa"/>
          </w:tcPr>
          <w:p w14:paraId="07657DBA" w14:textId="77777777" w:rsidR="00587408" w:rsidRPr="00587408" w:rsidRDefault="00587408" w:rsidP="00587408">
            <w:pPr>
              <w:rPr>
                <w:rFonts w:ascii="Arial" w:hAnsi="Arial" w:cs="Arial"/>
                <w:sz w:val="14"/>
                <w:szCs w:val="14"/>
              </w:rPr>
            </w:pPr>
          </w:p>
        </w:tc>
        <w:tc>
          <w:tcPr>
            <w:tcW w:w="1062" w:type="dxa"/>
          </w:tcPr>
          <w:p w14:paraId="5B950A6E" w14:textId="77777777" w:rsidR="00587408" w:rsidRPr="00587408" w:rsidRDefault="00587408" w:rsidP="00587408">
            <w:pPr>
              <w:rPr>
                <w:rFonts w:ascii="Arial" w:hAnsi="Arial" w:cs="Arial"/>
                <w:sz w:val="14"/>
                <w:szCs w:val="14"/>
              </w:rPr>
            </w:pPr>
          </w:p>
        </w:tc>
      </w:tr>
      <w:tr w:rsidR="00587408" w:rsidRPr="00587408" w14:paraId="4FFAB4E7" w14:textId="77777777" w:rsidTr="00EF3281">
        <w:trPr>
          <w:trHeight w:val="20"/>
          <w:jc w:val="center"/>
        </w:trPr>
        <w:tc>
          <w:tcPr>
            <w:tcW w:w="1094" w:type="dxa"/>
          </w:tcPr>
          <w:p w14:paraId="39A6B94E" w14:textId="72E7FAD7" w:rsidR="00587408" w:rsidRPr="00587408" w:rsidRDefault="001B5688" w:rsidP="00587408">
            <w:pPr>
              <w:rPr>
                <w:rFonts w:ascii="Arial" w:hAnsi="Arial" w:cs="Arial"/>
                <w:bCs/>
                <w:sz w:val="14"/>
                <w:szCs w:val="14"/>
              </w:rPr>
            </w:pPr>
            <w:hyperlink r:id="rId3277" w:history="1">
              <w:r w:rsidR="000B5C49">
                <w:rPr>
                  <w:rStyle w:val="Hyperlink"/>
                  <w:rFonts w:ascii="Arial" w:hAnsi="Arial" w:cs="Arial"/>
                  <w:b/>
                  <w:bCs/>
                  <w:sz w:val="14"/>
                  <w:szCs w:val="14"/>
                </w:rPr>
                <w:t>R1-2205502</w:t>
              </w:r>
            </w:hyperlink>
          </w:p>
        </w:tc>
        <w:tc>
          <w:tcPr>
            <w:tcW w:w="2646" w:type="dxa"/>
          </w:tcPr>
          <w:p w14:paraId="4C1FAED7" w14:textId="30F09E75" w:rsidR="00587408" w:rsidRPr="00587408" w:rsidRDefault="00587408" w:rsidP="00587408">
            <w:pPr>
              <w:rPr>
                <w:rFonts w:ascii="Arial" w:hAnsi="Arial" w:cs="Arial"/>
                <w:sz w:val="14"/>
                <w:szCs w:val="14"/>
              </w:rPr>
            </w:pPr>
            <w:r w:rsidRPr="00587408">
              <w:rPr>
                <w:rFonts w:ascii="Arial" w:hAnsi="Arial" w:cs="Arial"/>
                <w:sz w:val="14"/>
                <w:szCs w:val="14"/>
              </w:rPr>
              <w:t>LS on UL Tx switching across 3 or 4 bands in Rel-18</w:t>
            </w:r>
          </w:p>
        </w:tc>
        <w:tc>
          <w:tcPr>
            <w:tcW w:w="1583" w:type="dxa"/>
          </w:tcPr>
          <w:p w14:paraId="76834F36" w14:textId="19FBCA8E" w:rsidR="00587408" w:rsidRPr="00587408" w:rsidRDefault="00587408" w:rsidP="00587408">
            <w:pPr>
              <w:rPr>
                <w:rFonts w:ascii="Arial" w:hAnsi="Arial" w:cs="Arial"/>
                <w:sz w:val="14"/>
                <w:szCs w:val="14"/>
              </w:rPr>
            </w:pPr>
            <w:r w:rsidRPr="00587408">
              <w:rPr>
                <w:rFonts w:ascii="Arial" w:hAnsi="Arial" w:cs="Arial"/>
                <w:sz w:val="14"/>
                <w:szCs w:val="14"/>
              </w:rPr>
              <w:t>RAN1, NTT DOCOMO</w:t>
            </w:r>
          </w:p>
        </w:tc>
        <w:tc>
          <w:tcPr>
            <w:tcW w:w="813" w:type="dxa"/>
          </w:tcPr>
          <w:p w14:paraId="2682B40B" w14:textId="45E608A5" w:rsidR="00587408" w:rsidRPr="00587408" w:rsidRDefault="001B5688" w:rsidP="00587408">
            <w:pPr>
              <w:rPr>
                <w:rFonts w:ascii="Arial" w:hAnsi="Arial" w:cs="Arial"/>
                <w:bCs/>
                <w:sz w:val="14"/>
                <w:szCs w:val="14"/>
              </w:rPr>
            </w:pPr>
            <w:hyperlink r:id="rId3278" w:history="1">
              <w:r w:rsidR="00587408" w:rsidRPr="00587408">
                <w:rPr>
                  <w:rStyle w:val="Hyperlink"/>
                  <w:rFonts w:ascii="Arial" w:hAnsi="Arial" w:cs="Arial"/>
                  <w:b/>
                  <w:bCs/>
                  <w:sz w:val="14"/>
                  <w:szCs w:val="14"/>
                </w:rPr>
                <w:t>Rel-18</w:t>
              </w:r>
            </w:hyperlink>
          </w:p>
        </w:tc>
        <w:tc>
          <w:tcPr>
            <w:tcW w:w="2696" w:type="dxa"/>
          </w:tcPr>
          <w:p w14:paraId="7F41D359" w14:textId="714C1036" w:rsidR="00587408" w:rsidRPr="00587408" w:rsidRDefault="001B5688" w:rsidP="00587408">
            <w:pPr>
              <w:rPr>
                <w:rFonts w:ascii="Arial" w:hAnsi="Arial" w:cs="Arial"/>
                <w:bCs/>
                <w:sz w:val="14"/>
                <w:szCs w:val="14"/>
              </w:rPr>
            </w:pPr>
            <w:hyperlink r:id="rId3279" w:history="1">
              <w:r w:rsidR="00587408" w:rsidRPr="00587408">
                <w:rPr>
                  <w:rStyle w:val="Hyperlink"/>
                  <w:rFonts w:ascii="Arial" w:hAnsi="Arial" w:cs="Arial"/>
                  <w:b/>
                  <w:bCs/>
                  <w:sz w:val="14"/>
                  <w:szCs w:val="14"/>
                </w:rPr>
                <w:t>NR_MC_enh-Core</w:t>
              </w:r>
            </w:hyperlink>
          </w:p>
        </w:tc>
        <w:tc>
          <w:tcPr>
            <w:tcW w:w="1065" w:type="dxa"/>
          </w:tcPr>
          <w:p w14:paraId="1B55F6DE" w14:textId="4D4295F2" w:rsidR="00587408" w:rsidRPr="00587408" w:rsidRDefault="00587408" w:rsidP="00587408">
            <w:pPr>
              <w:rPr>
                <w:rFonts w:ascii="Arial" w:hAnsi="Arial" w:cs="Arial"/>
                <w:sz w:val="14"/>
                <w:szCs w:val="14"/>
              </w:rPr>
            </w:pPr>
            <w:r w:rsidRPr="00587408">
              <w:rPr>
                <w:rFonts w:ascii="Arial" w:hAnsi="Arial" w:cs="Arial"/>
                <w:sz w:val="14"/>
                <w:szCs w:val="14"/>
              </w:rPr>
              <w:t> </w:t>
            </w:r>
          </w:p>
        </w:tc>
        <w:tc>
          <w:tcPr>
            <w:tcW w:w="994" w:type="dxa"/>
          </w:tcPr>
          <w:p w14:paraId="4BEC6E1A" w14:textId="0E7F30BF" w:rsidR="00587408" w:rsidRPr="00587408" w:rsidRDefault="00587408" w:rsidP="00587408">
            <w:pPr>
              <w:rPr>
                <w:rFonts w:ascii="Arial" w:hAnsi="Arial" w:cs="Arial"/>
                <w:sz w:val="14"/>
                <w:szCs w:val="14"/>
              </w:rPr>
            </w:pPr>
            <w:r w:rsidRPr="00587408">
              <w:rPr>
                <w:rFonts w:ascii="Arial" w:hAnsi="Arial" w:cs="Arial"/>
                <w:sz w:val="14"/>
                <w:szCs w:val="14"/>
              </w:rPr>
              <w:t>RAN4</w:t>
            </w:r>
          </w:p>
        </w:tc>
        <w:tc>
          <w:tcPr>
            <w:tcW w:w="994" w:type="dxa"/>
          </w:tcPr>
          <w:p w14:paraId="4848B1EA" w14:textId="407DBBF8" w:rsidR="00587408" w:rsidRPr="00587408" w:rsidRDefault="00587408" w:rsidP="00587408">
            <w:pPr>
              <w:rPr>
                <w:rFonts w:ascii="Arial" w:hAnsi="Arial" w:cs="Arial"/>
                <w:sz w:val="14"/>
                <w:szCs w:val="14"/>
              </w:rPr>
            </w:pPr>
            <w:r w:rsidRPr="00587408">
              <w:rPr>
                <w:rFonts w:ascii="Arial" w:hAnsi="Arial" w:cs="Arial"/>
                <w:sz w:val="14"/>
                <w:szCs w:val="14"/>
              </w:rPr>
              <w:t> </w:t>
            </w:r>
          </w:p>
        </w:tc>
        <w:tc>
          <w:tcPr>
            <w:tcW w:w="1120" w:type="dxa"/>
          </w:tcPr>
          <w:p w14:paraId="27DE2903" w14:textId="77777777" w:rsidR="00587408" w:rsidRPr="00587408" w:rsidRDefault="00587408" w:rsidP="00587408">
            <w:pPr>
              <w:rPr>
                <w:rFonts w:ascii="Arial" w:hAnsi="Arial" w:cs="Arial"/>
                <w:sz w:val="14"/>
                <w:szCs w:val="14"/>
              </w:rPr>
            </w:pPr>
          </w:p>
        </w:tc>
        <w:tc>
          <w:tcPr>
            <w:tcW w:w="1062" w:type="dxa"/>
          </w:tcPr>
          <w:p w14:paraId="10D82B1D" w14:textId="77777777" w:rsidR="00587408" w:rsidRPr="00587408" w:rsidRDefault="00587408" w:rsidP="00587408">
            <w:pPr>
              <w:rPr>
                <w:rFonts w:ascii="Arial" w:hAnsi="Arial" w:cs="Arial"/>
                <w:sz w:val="14"/>
                <w:szCs w:val="14"/>
              </w:rPr>
            </w:pPr>
          </w:p>
        </w:tc>
      </w:tr>
      <w:tr w:rsidR="00587408" w:rsidRPr="00587408" w14:paraId="6951EB8D" w14:textId="77777777" w:rsidTr="00EF3281">
        <w:trPr>
          <w:trHeight w:val="20"/>
          <w:jc w:val="center"/>
        </w:trPr>
        <w:tc>
          <w:tcPr>
            <w:tcW w:w="1094" w:type="dxa"/>
          </w:tcPr>
          <w:p w14:paraId="5FFAD2B0" w14:textId="74EB6628" w:rsidR="00587408" w:rsidRPr="00587408" w:rsidRDefault="001B5688" w:rsidP="00587408">
            <w:pPr>
              <w:rPr>
                <w:rFonts w:ascii="Arial" w:hAnsi="Arial" w:cs="Arial"/>
                <w:bCs/>
                <w:sz w:val="14"/>
                <w:szCs w:val="14"/>
              </w:rPr>
            </w:pPr>
            <w:hyperlink r:id="rId3280" w:history="1">
              <w:r w:rsidR="000B5C49">
                <w:rPr>
                  <w:rStyle w:val="Hyperlink"/>
                  <w:rFonts w:ascii="Arial" w:hAnsi="Arial" w:cs="Arial"/>
                  <w:b/>
                  <w:bCs/>
                  <w:sz w:val="14"/>
                  <w:szCs w:val="14"/>
                </w:rPr>
                <w:t>R1-2205507</w:t>
              </w:r>
            </w:hyperlink>
          </w:p>
        </w:tc>
        <w:tc>
          <w:tcPr>
            <w:tcW w:w="2646" w:type="dxa"/>
          </w:tcPr>
          <w:p w14:paraId="3471A2CC" w14:textId="063305BF" w:rsidR="00587408" w:rsidRPr="00587408" w:rsidRDefault="00587408" w:rsidP="00587408">
            <w:pPr>
              <w:rPr>
                <w:rFonts w:ascii="Arial" w:hAnsi="Arial" w:cs="Arial"/>
                <w:sz w:val="14"/>
                <w:szCs w:val="14"/>
              </w:rPr>
            </w:pPr>
            <w:r w:rsidRPr="00587408">
              <w:rPr>
                <w:rFonts w:ascii="Arial" w:hAnsi="Arial" w:cs="Arial"/>
                <w:sz w:val="14"/>
                <w:szCs w:val="14"/>
              </w:rPr>
              <w:t>LS on Rel-17 URLLC/IIoT RRC parameter updates</w:t>
            </w:r>
          </w:p>
        </w:tc>
        <w:tc>
          <w:tcPr>
            <w:tcW w:w="1583" w:type="dxa"/>
          </w:tcPr>
          <w:p w14:paraId="067F456E" w14:textId="6E702369" w:rsidR="00587408" w:rsidRPr="00587408" w:rsidRDefault="00587408" w:rsidP="00587408">
            <w:pPr>
              <w:rPr>
                <w:rFonts w:ascii="Arial" w:hAnsi="Arial" w:cs="Arial"/>
                <w:sz w:val="14"/>
                <w:szCs w:val="14"/>
              </w:rPr>
            </w:pPr>
            <w:r w:rsidRPr="00587408">
              <w:rPr>
                <w:rFonts w:ascii="Arial" w:hAnsi="Arial" w:cs="Arial"/>
                <w:sz w:val="14"/>
                <w:szCs w:val="14"/>
              </w:rPr>
              <w:t>RAN1, Nokia</w:t>
            </w:r>
          </w:p>
        </w:tc>
        <w:tc>
          <w:tcPr>
            <w:tcW w:w="813" w:type="dxa"/>
          </w:tcPr>
          <w:p w14:paraId="5B972DDA" w14:textId="24E6757D" w:rsidR="00587408" w:rsidRPr="00587408" w:rsidRDefault="001B5688" w:rsidP="00587408">
            <w:pPr>
              <w:rPr>
                <w:rFonts w:ascii="Arial" w:hAnsi="Arial" w:cs="Arial"/>
                <w:bCs/>
                <w:sz w:val="14"/>
                <w:szCs w:val="14"/>
              </w:rPr>
            </w:pPr>
            <w:hyperlink r:id="rId3281" w:history="1">
              <w:r w:rsidR="00587408" w:rsidRPr="00587408">
                <w:rPr>
                  <w:rStyle w:val="Hyperlink"/>
                  <w:rFonts w:ascii="Arial" w:hAnsi="Arial" w:cs="Arial"/>
                  <w:b/>
                  <w:bCs/>
                  <w:sz w:val="14"/>
                  <w:szCs w:val="14"/>
                </w:rPr>
                <w:t>Rel-17</w:t>
              </w:r>
            </w:hyperlink>
          </w:p>
        </w:tc>
        <w:tc>
          <w:tcPr>
            <w:tcW w:w="2696" w:type="dxa"/>
          </w:tcPr>
          <w:p w14:paraId="51C6FA6E" w14:textId="0E16D0F8" w:rsidR="00587408" w:rsidRPr="00587408" w:rsidRDefault="001B5688" w:rsidP="00587408">
            <w:pPr>
              <w:rPr>
                <w:rFonts w:ascii="Arial" w:hAnsi="Arial" w:cs="Arial"/>
                <w:bCs/>
                <w:sz w:val="14"/>
                <w:szCs w:val="14"/>
              </w:rPr>
            </w:pPr>
            <w:hyperlink r:id="rId3282" w:history="1">
              <w:r w:rsidR="00587408" w:rsidRPr="00587408">
                <w:rPr>
                  <w:rStyle w:val="Hyperlink"/>
                  <w:rFonts w:ascii="Arial" w:hAnsi="Arial" w:cs="Arial"/>
                  <w:b/>
                  <w:bCs/>
                  <w:sz w:val="14"/>
                  <w:szCs w:val="14"/>
                </w:rPr>
                <w:t>NR_IIOT_URLLC_enh-Core</w:t>
              </w:r>
            </w:hyperlink>
          </w:p>
        </w:tc>
        <w:tc>
          <w:tcPr>
            <w:tcW w:w="1065" w:type="dxa"/>
          </w:tcPr>
          <w:p w14:paraId="59823FED" w14:textId="32A0F5DB" w:rsidR="00587408" w:rsidRPr="00587408" w:rsidRDefault="00587408" w:rsidP="00587408">
            <w:pPr>
              <w:rPr>
                <w:rFonts w:ascii="Arial" w:hAnsi="Arial" w:cs="Arial"/>
                <w:sz w:val="14"/>
                <w:szCs w:val="14"/>
              </w:rPr>
            </w:pPr>
            <w:r w:rsidRPr="00587408">
              <w:rPr>
                <w:rFonts w:ascii="Arial" w:hAnsi="Arial" w:cs="Arial"/>
                <w:sz w:val="14"/>
                <w:szCs w:val="14"/>
              </w:rPr>
              <w:t> </w:t>
            </w:r>
          </w:p>
        </w:tc>
        <w:tc>
          <w:tcPr>
            <w:tcW w:w="994" w:type="dxa"/>
          </w:tcPr>
          <w:p w14:paraId="74DB4B80" w14:textId="6404A773" w:rsidR="00587408" w:rsidRPr="00587408" w:rsidRDefault="00587408" w:rsidP="00587408">
            <w:pPr>
              <w:rPr>
                <w:rFonts w:ascii="Arial" w:hAnsi="Arial" w:cs="Arial"/>
                <w:sz w:val="14"/>
                <w:szCs w:val="14"/>
              </w:rPr>
            </w:pPr>
            <w:r w:rsidRPr="00587408">
              <w:rPr>
                <w:rFonts w:ascii="Arial" w:hAnsi="Arial" w:cs="Arial"/>
                <w:sz w:val="14"/>
                <w:szCs w:val="14"/>
              </w:rPr>
              <w:t>RAN2</w:t>
            </w:r>
          </w:p>
        </w:tc>
        <w:tc>
          <w:tcPr>
            <w:tcW w:w="994" w:type="dxa"/>
          </w:tcPr>
          <w:p w14:paraId="1BEC56A0" w14:textId="2198DF44" w:rsidR="00587408" w:rsidRPr="00587408" w:rsidRDefault="00587408" w:rsidP="00587408">
            <w:pPr>
              <w:rPr>
                <w:rFonts w:ascii="Arial" w:hAnsi="Arial" w:cs="Arial"/>
                <w:sz w:val="14"/>
                <w:szCs w:val="14"/>
              </w:rPr>
            </w:pPr>
            <w:r w:rsidRPr="00587408">
              <w:rPr>
                <w:rFonts w:ascii="Arial" w:hAnsi="Arial" w:cs="Arial"/>
                <w:sz w:val="14"/>
                <w:szCs w:val="14"/>
              </w:rPr>
              <w:t> </w:t>
            </w:r>
          </w:p>
        </w:tc>
        <w:tc>
          <w:tcPr>
            <w:tcW w:w="1120" w:type="dxa"/>
          </w:tcPr>
          <w:p w14:paraId="54C40BF8" w14:textId="77777777" w:rsidR="00587408" w:rsidRPr="00587408" w:rsidRDefault="00587408" w:rsidP="00587408">
            <w:pPr>
              <w:rPr>
                <w:rFonts w:ascii="Arial" w:hAnsi="Arial" w:cs="Arial"/>
                <w:sz w:val="14"/>
                <w:szCs w:val="14"/>
              </w:rPr>
            </w:pPr>
          </w:p>
        </w:tc>
        <w:tc>
          <w:tcPr>
            <w:tcW w:w="1062" w:type="dxa"/>
          </w:tcPr>
          <w:p w14:paraId="000C0CC1" w14:textId="77777777" w:rsidR="00587408" w:rsidRPr="00587408" w:rsidRDefault="00587408" w:rsidP="00587408">
            <w:pPr>
              <w:rPr>
                <w:rFonts w:ascii="Arial" w:hAnsi="Arial" w:cs="Arial"/>
                <w:sz w:val="14"/>
                <w:szCs w:val="14"/>
              </w:rPr>
            </w:pPr>
          </w:p>
        </w:tc>
      </w:tr>
      <w:tr w:rsidR="00587408" w:rsidRPr="00587408" w14:paraId="129743B3" w14:textId="77777777" w:rsidTr="00EF3281">
        <w:trPr>
          <w:trHeight w:val="20"/>
          <w:jc w:val="center"/>
        </w:trPr>
        <w:tc>
          <w:tcPr>
            <w:tcW w:w="1094" w:type="dxa"/>
          </w:tcPr>
          <w:p w14:paraId="06C67D35" w14:textId="3ECF08A7" w:rsidR="00587408" w:rsidRPr="00587408" w:rsidRDefault="001B5688" w:rsidP="00587408">
            <w:pPr>
              <w:rPr>
                <w:rFonts w:ascii="Arial" w:hAnsi="Arial" w:cs="Arial"/>
                <w:bCs/>
                <w:sz w:val="14"/>
                <w:szCs w:val="14"/>
              </w:rPr>
            </w:pPr>
            <w:hyperlink r:id="rId3283" w:history="1">
              <w:r w:rsidR="000B5C49">
                <w:rPr>
                  <w:rStyle w:val="Hyperlink"/>
                  <w:rFonts w:ascii="Arial" w:hAnsi="Arial" w:cs="Arial"/>
                  <w:b/>
                  <w:bCs/>
                  <w:sz w:val="14"/>
                  <w:szCs w:val="14"/>
                </w:rPr>
                <w:t>R1-2205531</w:t>
              </w:r>
            </w:hyperlink>
          </w:p>
        </w:tc>
        <w:tc>
          <w:tcPr>
            <w:tcW w:w="2646" w:type="dxa"/>
          </w:tcPr>
          <w:p w14:paraId="07BE1A79" w14:textId="5397630C" w:rsidR="00587408" w:rsidRPr="00587408" w:rsidRDefault="00587408" w:rsidP="00587408">
            <w:pPr>
              <w:rPr>
                <w:rFonts w:ascii="Arial" w:hAnsi="Arial" w:cs="Arial"/>
                <w:sz w:val="14"/>
                <w:szCs w:val="14"/>
              </w:rPr>
            </w:pPr>
            <w:r w:rsidRPr="00587408">
              <w:rPr>
                <w:rFonts w:ascii="Arial" w:hAnsi="Arial" w:cs="Arial"/>
                <w:sz w:val="14"/>
                <w:szCs w:val="14"/>
              </w:rPr>
              <w:t>Reply LS on UE Power Saving for XR and Media Services</w:t>
            </w:r>
          </w:p>
        </w:tc>
        <w:tc>
          <w:tcPr>
            <w:tcW w:w="1583" w:type="dxa"/>
          </w:tcPr>
          <w:p w14:paraId="230A3A9F" w14:textId="71BFB5B2" w:rsidR="00587408" w:rsidRPr="00587408" w:rsidRDefault="00587408" w:rsidP="00587408">
            <w:pPr>
              <w:rPr>
                <w:rFonts w:ascii="Arial" w:hAnsi="Arial" w:cs="Arial"/>
                <w:sz w:val="14"/>
                <w:szCs w:val="14"/>
              </w:rPr>
            </w:pPr>
            <w:r w:rsidRPr="00587408">
              <w:rPr>
                <w:rFonts w:ascii="Arial" w:hAnsi="Arial" w:cs="Arial"/>
                <w:sz w:val="14"/>
                <w:szCs w:val="14"/>
              </w:rPr>
              <w:t>RAN1, Qualcomm</w:t>
            </w:r>
          </w:p>
        </w:tc>
        <w:tc>
          <w:tcPr>
            <w:tcW w:w="813" w:type="dxa"/>
          </w:tcPr>
          <w:p w14:paraId="5A77B51C" w14:textId="38360431" w:rsidR="00587408" w:rsidRPr="00587408" w:rsidRDefault="001B5688" w:rsidP="00587408">
            <w:pPr>
              <w:rPr>
                <w:rFonts w:ascii="Arial" w:hAnsi="Arial" w:cs="Arial"/>
                <w:bCs/>
                <w:sz w:val="14"/>
                <w:szCs w:val="14"/>
              </w:rPr>
            </w:pPr>
            <w:hyperlink r:id="rId3284" w:history="1">
              <w:r w:rsidR="00587408" w:rsidRPr="00587408">
                <w:rPr>
                  <w:rStyle w:val="Hyperlink"/>
                  <w:rFonts w:ascii="Arial" w:hAnsi="Arial" w:cs="Arial"/>
                  <w:b/>
                  <w:bCs/>
                  <w:sz w:val="14"/>
                  <w:szCs w:val="14"/>
                </w:rPr>
                <w:t>Rel-18</w:t>
              </w:r>
            </w:hyperlink>
          </w:p>
        </w:tc>
        <w:tc>
          <w:tcPr>
            <w:tcW w:w="2696" w:type="dxa"/>
          </w:tcPr>
          <w:p w14:paraId="3D6BDAB9" w14:textId="1C5B7C8F" w:rsidR="00587408" w:rsidRPr="00587408" w:rsidRDefault="00587408" w:rsidP="00587408">
            <w:pPr>
              <w:rPr>
                <w:rFonts w:ascii="Arial" w:hAnsi="Arial" w:cs="Arial"/>
                <w:bCs/>
                <w:sz w:val="14"/>
                <w:szCs w:val="14"/>
              </w:rPr>
            </w:pPr>
            <w:r w:rsidRPr="00587408">
              <w:rPr>
                <w:rFonts w:ascii="Arial" w:hAnsi="Arial" w:cs="Arial"/>
                <w:color w:val="000000"/>
                <w:sz w:val="14"/>
                <w:szCs w:val="14"/>
              </w:rPr>
              <w:t>FS_XRM, FS_NR_XR_enh</w:t>
            </w:r>
          </w:p>
        </w:tc>
        <w:tc>
          <w:tcPr>
            <w:tcW w:w="1065" w:type="dxa"/>
          </w:tcPr>
          <w:p w14:paraId="6DB2C618" w14:textId="00B9EA2E" w:rsidR="00587408" w:rsidRPr="00587408" w:rsidRDefault="00587408" w:rsidP="00587408">
            <w:pPr>
              <w:rPr>
                <w:rFonts w:ascii="Arial" w:hAnsi="Arial" w:cs="Arial"/>
                <w:sz w:val="14"/>
                <w:szCs w:val="14"/>
              </w:rPr>
            </w:pPr>
            <w:r w:rsidRPr="00587408">
              <w:rPr>
                <w:rFonts w:ascii="Arial" w:hAnsi="Arial" w:cs="Arial"/>
                <w:sz w:val="14"/>
                <w:szCs w:val="14"/>
              </w:rPr>
              <w:t>S2-2203418</w:t>
            </w:r>
          </w:p>
        </w:tc>
        <w:tc>
          <w:tcPr>
            <w:tcW w:w="994" w:type="dxa"/>
          </w:tcPr>
          <w:p w14:paraId="7E666D38" w14:textId="77599C35" w:rsidR="00587408" w:rsidRPr="00587408" w:rsidRDefault="00587408" w:rsidP="00587408">
            <w:pPr>
              <w:rPr>
                <w:rFonts w:ascii="Arial" w:hAnsi="Arial" w:cs="Arial"/>
                <w:sz w:val="14"/>
                <w:szCs w:val="14"/>
              </w:rPr>
            </w:pPr>
            <w:r w:rsidRPr="00587408">
              <w:rPr>
                <w:rFonts w:ascii="Arial" w:hAnsi="Arial" w:cs="Arial"/>
                <w:sz w:val="14"/>
                <w:szCs w:val="14"/>
              </w:rPr>
              <w:t>SA2, RAN2</w:t>
            </w:r>
          </w:p>
        </w:tc>
        <w:tc>
          <w:tcPr>
            <w:tcW w:w="994" w:type="dxa"/>
          </w:tcPr>
          <w:p w14:paraId="3A78E9C4" w14:textId="43CA919E" w:rsidR="00587408" w:rsidRPr="00587408" w:rsidRDefault="00587408" w:rsidP="00587408">
            <w:pPr>
              <w:rPr>
                <w:rFonts w:ascii="Arial" w:hAnsi="Arial" w:cs="Arial"/>
                <w:sz w:val="14"/>
                <w:szCs w:val="14"/>
              </w:rPr>
            </w:pPr>
            <w:r w:rsidRPr="00587408">
              <w:rPr>
                <w:rFonts w:ascii="Arial" w:hAnsi="Arial" w:cs="Arial"/>
                <w:sz w:val="14"/>
                <w:szCs w:val="14"/>
              </w:rPr>
              <w:t> </w:t>
            </w:r>
          </w:p>
        </w:tc>
        <w:tc>
          <w:tcPr>
            <w:tcW w:w="1120" w:type="dxa"/>
          </w:tcPr>
          <w:p w14:paraId="4BACD7BF" w14:textId="77777777" w:rsidR="00587408" w:rsidRPr="00587408" w:rsidRDefault="00587408" w:rsidP="00587408">
            <w:pPr>
              <w:rPr>
                <w:rFonts w:ascii="Arial" w:hAnsi="Arial" w:cs="Arial"/>
                <w:sz w:val="14"/>
                <w:szCs w:val="14"/>
              </w:rPr>
            </w:pPr>
          </w:p>
        </w:tc>
        <w:tc>
          <w:tcPr>
            <w:tcW w:w="1062" w:type="dxa"/>
          </w:tcPr>
          <w:p w14:paraId="40DDA888" w14:textId="77777777" w:rsidR="00587408" w:rsidRPr="00587408" w:rsidRDefault="00587408" w:rsidP="00587408">
            <w:pPr>
              <w:rPr>
                <w:rFonts w:ascii="Arial" w:hAnsi="Arial" w:cs="Arial"/>
                <w:sz w:val="14"/>
                <w:szCs w:val="14"/>
              </w:rPr>
            </w:pPr>
          </w:p>
        </w:tc>
      </w:tr>
      <w:tr w:rsidR="00587408" w:rsidRPr="00587408" w14:paraId="7E20B05B" w14:textId="77777777" w:rsidTr="00EF3281">
        <w:trPr>
          <w:trHeight w:val="20"/>
          <w:jc w:val="center"/>
        </w:trPr>
        <w:tc>
          <w:tcPr>
            <w:tcW w:w="1094" w:type="dxa"/>
          </w:tcPr>
          <w:p w14:paraId="500CD8C8" w14:textId="05227D77" w:rsidR="00587408" w:rsidRPr="00587408" w:rsidRDefault="001B5688" w:rsidP="00587408">
            <w:pPr>
              <w:rPr>
                <w:rFonts w:ascii="Arial" w:hAnsi="Arial" w:cs="Arial"/>
                <w:bCs/>
                <w:sz w:val="14"/>
                <w:szCs w:val="14"/>
              </w:rPr>
            </w:pPr>
            <w:hyperlink r:id="rId3285" w:history="1">
              <w:r w:rsidR="000B5C49">
                <w:rPr>
                  <w:rStyle w:val="Hyperlink"/>
                  <w:rFonts w:ascii="Arial" w:hAnsi="Arial" w:cs="Arial"/>
                  <w:b/>
                  <w:bCs/>
                  <w:sz w:val="14"/>
                  <w:szCs w:val="14"/>
                </w:rPr>
                <w:t>R1-2205535</w:t>
              </w:r>
            </w:hyperlink>
          </w:p>
        </w:tc>
        <w:tc>
          <w:tcPr>
            <w:tcW w:w="2646" w:type="dxa"/>
          </w:tcPr>
          <w:p w14:paraId="17E557AF" w14:textId="4053E33D" w:rsidR="00587408" w:rsidRPr="00587408" w:rsidRDefault="00587408" w:rsidP="00587408">
            <w:pPr>
              <w:rPr>
                <w:rFonts w:ascii="Arial" w:hAnsi="Arial" w:cs="Arial"/>
                <w:sz w:val="14"/>
                <w:szCs w:val="14"/>
              </w:rPr>
            </w:pPr>
            <w:r w:rsidRPr="00587408">
              <w:rPr>
                <w:rFonts w:ascii="Arial" w:hAnsi="Arial" w:cs="Arial"/>
                <w:sz w:val="14"/>
                <w:szCs w:val="14"/>
              </w:rPr>
              <w:t>Reply LS on introduction of an offset to transmit CD-SSB and NCD-SSB at different times</w:t>
            </w:r>
          </w:p>
        </w:tc>
        <w:tc>
          <w:tcPr>
            <w:tcW w:w="1583" w:type="dxa"/>
          </w:tcPr>
          <w:p w14:paraId="5461A50C" w14:textId="6D4177C5" w:rsidR="00587408" w:rsidRPr="00587408" w:rsidRDefault="00587408" w:rsidP="00587408">
            <w:pPr>
              <w:rPr>
                <w:rFonts w:ascii="Arial" w:hAnsi="Arial" w:cs="Arial"/>
                <w:sz w:val="14"/>
                <w:szCs w:val="14"/>
              </w:rPr>
            </w:pPr>
            <w:r w:rsidRPr="00587408">
              <w:rPr>
                <w:rFonts w:ascii="Arial" w:hAnsi="Arial" w:cs="Arial"/>
                <w:sz w:val="14"/>
                <w:szCs w:val="14"/>
              </w:rPr>
              <w:t>RAN1, Ericsson</w:t>
            </w:r>
          </w:p>
        </w:tc>
        <w:tc>
          <w:tcPr>
            <w:tcW w:w="813" w:type="dxa"/>
          </w:tcPr>
          <w:p w14:paraId="41059A58" w14:textId="0B4BA618" w:rsidR="00587408" w:rsidRPr="00587408" w:rsidRDefault="001B5688" w:rsidP="00587408">
            <w:pPr>
              <w:rPr>
                <w:rFonts w:ascii="Arial" w:hAnsi="Arial" w:cs="Arial"/>
                <w:bCs/>
                <w:sz w:val="14"/>
                <w:szCs w:val="14"/>
              </w:rPr>
            </w:pPr>
            <w:hyperlink r:id="rId3286" w:history="1">
              <w:r w:rsidR="00587408" w:rsidRPr="00587408">
                <w:rPr>
                  <w:rStyle w:val="Hyperlink"/>
                  <w:rFonts w:ascii="Arial" w:hAnsi="Arial" w:cs="Arial"/>
                  <w:b/>
                  <w:bCs/>
                  <w:sz w:val="14"/>
                  <w:szCs w:val="14"/>
                </w:rPr>
                <w:t>Rel-17</w:t>
              </w:r>
            </w:hyperlink>
          </w:p>
        </w:tc>
        <w:tc>
          <w:tcPr>
            <w:tcW w:w="2696" w:type="dxa"/>
          </w:tcPr>
          <w:p w14:paraId="0EFF0BC5" w14:textId="7CC631D8" w:rsidR="00587408" w:rsidRPr="00587408" w:rsidRDefault="001B5688" w:rsidP="00587408">
            <w:pPr>
              <w:rPr>
                <w:rFonts w:ascii="Arial" w:hAnsi="Arial" w:cs="Arial"/>
                <w:bCs/>
                <w:sz w:val="14"/>
                <w:szCs w:val="14"/>
              </w:rPr>
            </w:pPr>
            <w:hyperlink r:id="rId3287" w:history="1">
              <w:r w:rsidR="00587408" w:rsidRPr="00587408">
                <w:rPr>
                  <w:rStyle w:val="Hyperlink"/>
                  <w:rFonts w:ascii="Arial" w:hAnsi="Arial" w:cs="Arial"/>
                  <w:b/>
                  <w:bCs/>
                  <w:sz w:val="14"/>
                  <w:szCs w:val="14"/>
                </w:rPr>
                <w:t>NR_redcap-Core</w:t>
              </w:r>
            </w:hyperlink>
          </w:p>
        </w:tc>
        <w:tc>
          <w:tcPr>
            <w:tcW w:w="1065" w:type="dxa"/>
          </w:tcPr>
          <w:p w14:paraId="69734A53" w14:textId="4D414339" w:rsidR="00587408" w:rsidRPr="00587408" w:rsidRDefault="00587408" w:rsidP="00587408">
            <w:pPr>
              <w:rPr>
                <w:rFonts w:ascii="Arial" w:hAnsi="Arial" w:cs="Arial"/>
                <w:sz w:val="14"/>
                <w:szCs w:val="14"/>
              </w:rPr>
            </w:pPr>
            <w:r w:rsidRPr="00587408">
              <w:rPr>
                <w:rFonts w:ascii="Arial" w:hAnsi="Arial" w:cs="Arial"/>
                <w:sz w:val="14"/>
                <w:szCs w:val="14"/>
              </w:rPr>
              <w:t>R2-2204115</w:t>
            </w:r>
          </w:p>
        </w:tc>
        <w:tc>
          <w:tcPr>
            <w:tcW w:w="994" w:type="dxa"/>
          </w:tcPr>
          <w:p w14:paraId="06F7301E" w14:textId="5BBCBFF7" w:rsidR="00587408" w:rsidRPr="00587408" w:rsidRDefault="00587408" w:rsidP="00587408">
            <w:pPr>
              <w:rPr>
                <w:rFonts w:ascii="Arial" w:hAnsi="Arial" w:cs="Arial"/>
                <w:sz w:val="14"/>
                <w:szCs w:val="14"/>
              </w:rPr>
            </w:pPr>
            <w:r w:rsidRPr="00587408">
              <w:rPr>
                <w:rFonts w:ascii="Arial" w:hAnsi="Arial" w:cs="Arial"/>
                <w:sz w:val="14"/>
                <w:szCs w:val="14"/>
              </w:rPr>
              <w:t>RAN2</w:t>
            </w:r>
          </w:p>
        </w:tc>
        <w:tc>
          <w:tcPr>
            <w:tcW w:w="994" w:type="dxa"/>
          </w:tcPr>
          <w:p w14:paraId="53FD99D5" w14:textId="731D53E6" w:rsidR="00587408" w:rsidRPr="00587408" w:rsidRDefault="00587408" w:rsidP="00587408">
            <w:pPr>
              <w:rPr>
                <w:rFonts w:ascii="Arial" w:hAnsi="Arial" w:cs="Arial"/>
                <w:sz w:val="14"/>
                <w:szCs w:val="14"/>
              </w:rPr>
            </w:pPr>
            <w:r w:rsidRPr="00587408">
              <w:rPr>
                <w:rFonts w:ascii="Arial" w:hAnsi="Arial" w:cs="Arial"/>
                <w:sz w:val="14"/>
                <w:szCs w:val="14"/>
              </w:rPr>
              <w:t>RAN4</w:t>
            </w:r>
          </w:p>
        </w:tc>
        <w:tc>
          <w:tcPr>
            <w:tcW w:w="1120" w:type="dxa"/>
          </w:tcPr>
          <w:p w14:paraId="43035D4A" w14:textId="77777777" w:rsidR="00587408" w:rsidRPr="00587408" w:rsidRDefault="00587408" w:rsidP="00587408">
            <w:pPr>
              <w:rPr>
                <w:rFonts w:ascii="Arial" w:hAnsi="Arial" w:cs="Arial"/>
                <w:sz w:val="14"/>
                <w:szCs w:val="14"/>
              </w:rPr>
            </w:pPr>
          </w:p>
        </w:tc>
        <w:tc>
          <w:tcPr>
            <w:tcW w:w="1062" w:type="dxa"/>
          </w:tcPr>
          <w:p w14:paraId="731EC2B6" w14:textId="77777777" w:rsidR="00587408" w:rsidRPr="00587408" w:rsidRDefault="00587408" w:rsidP="00587408">
            <w:pPr>
              <w:rPr>
                <w:rFonts w:ascii="Arial" w:hAnsi="Arial" w:cs="Arial"/>
                <w:sz w:val="14"/>
                <w:szCs w:val="14"/>
              </w:rPr>
            </w:pPr>
          </w:p>
        </w:tc>
      </w:tr>
      <w:tr w:rsidR="00587408" w:rsidRPr="00587408" w14:paraId="2F642B1D" w14:textId="77777777" w:rsidTr="00EF3281">
        <w:trPr>
          <w:trHeight w:val="20"/>
          <w:jc w:val="center"/>
        </w:trPr>
        <w:tc>
          <w:tcPr>
            <w:tcW w:w="1094" w:type="dxa"/>
          </w:tcPr>
          <w:p w14:paraId="471A9728" w14:textId="6B1D96A0" w:rsidR="00587408" w:rsidRPr="00587408" w:rsidRDefault="001B5688" w:rsidP="00587408">
            <w:pPr>
              <w:rPr>
                <w:rFonts w:ascii="Arial" w:hAnsi="Arial" w:cs="Arial"/>
                <w:sz w:val="14"/>
                <w:szCs w:val="14"/>
              </w:rPr>
            </w:pPr>
            <w:hyperlink r:id="rId3288" w:history="1">
              <w:r w:rsidR="000B5C49">
                <w:rPr>
                  <w:rStyle w:val="Hyperlink"/>
                  <w:rFonts w:ascii="Arial" w:hAnsi="Arial" w:cs="Arial"/>
                  <w:b/>
                  <w:bCs/>
                  <w:sz w:val="14"/>
                  <w:szCs w:val="14"/>
                </w:rPr>
                <w:t>R1-2205543</w:t>
              </w:r>
            </w:hyperlink>
          </w:p>
        </w:tc>
        <w:tc>
          <w:tcPr>
            <w:tcW w:w="2646" w:type="dxa"/>
          </w:tcPr>
          <w:p w14:paraId="6225BC5C" w14:textId="2CC7B7E8" w:rsidR="00587408" w:rsidRPr="00587408" w:rsidRDefault="00587408" w:rsidP="00587408">
            <w:pPr>
              <w:rPr>
                <w:rFonts w:ascii="Arial" w:hAnsi="Arial" w:cs="Arial"/>
                <w:sz w:val="14"/>
                <w:szCs w:val="14"/>
              </w:rPr>
            </w:pPr>
            <w:r w:rsidRPr="00587408">
              <w:rPr>
                <w:rFonts w:ascii="Arial" w:hAnsi="Arial" w:cs="Arial"/>
                <w:sz w:val="14"/>
                <w:szCs w:val="14"/>
              </w:rPr>
              <w:t>LS on interference modelling for duplex evolution</w:t>
            </w:r>
          </w:p>
        </w:tc>
        <w:tc>
          <w:tcPr>
            <w:tcW w:w="1583" w:type="dxa"/>
          </w:tcPr>
          <w:p w14:paraId="5CB805AA" w14:textId="04E6FBFA" w:rsidR="00587408" w:rsidRPr="00587408" w:rsidRDefault="00587408" w:rsidP="00587408">
            <w:pPr>
              <w:rPr>
                <w:rFonts w:ascii="Arial" w:hAnsi="Arial" w:cs="Arial"/>
                <w:sz w:val="14"/>
                <w:szCs w:val="14"/>
              </w:rPr>
            </w:pPr>
            <w:r w:rsidRPr="00587408">
              <w:rPr>
                <w:rFonts w:ascii="Arial" w:hAnsi="Arial" w:cs="Arial"/>
                <w:sz w:val="14"/>
                <w:szCs w:val="14"/>
              </w:rPr>
              <w:t>RAN1, CMCC</w:t>
            </w:r>
          </w:p>
        </w:tc>
        <w:tc>
          <w:tcPr>
            <w:tcW w:w="813" w:type="dxa"/>
          </w:tcPr>
          <w:p w14:paraId="1ABE2859" w14:textId="702F9579" w:rsidR="00587408" w:rsidRPr="00587408" w:rsidRDefault="001B5688" w:rsidP="00587408">
            <w:pPr>
              <w:rPr>
                <w:rFonts w:ascii="Arial" w:hAnsi="Arial" w:cs="Arial"/>
                <w:sz w:val="14"/>
                <w:szCs w:val="14"/>
              </w:rPr>
            </w:pPr>
            <w:hyperlink r:id="rId3289" w:history="1">
              <w:r w:rsidR="00587408" w:rsidRPr="00587408">
                <w:rPr>
                  <w:rStyle w:val="Hyperlink"/>
                  <w:rFonts w:ascii="Arial" w:hAnsi="Arial" w:cs="Arial"/>
                  <w:b/>
                  <w:bCs/>
                  <w:sz w:val="14"/>
                  <w:szCs w:val="14"/>
                </w:rPr>
                <w:t>Rel-18</w:t>
              </w:r>
            </w:hyperlink>
          </w:p>
        </w:tc>
        <w:tc>
          <w:tcPr>
            <w:tcW w:w="2696" w:type="dxa"/>
          </w:tcPr>
          <w:p w14:paraId="0C1E8CCB" w14:textId="5A7318A3" w:rsidR="00587408" w:rsidRPr="00587408" w:rsidRDefault="001B5688" w:rsidP="00587408">
            <w:pPr>
              <w:rPr>
                <w:rFonts w:ascii="Arial" w:hAnsi="Arial" w:cs="Arial"/>
                <w:sz w:val="14"/>
                <w:szCs w:val="14"/>
              </w:rPr>
            </w:pPr>
            <w:hyperlink r:id="rId3290" w:history="1">
              <w:r w:rsidR="00587408" w:rsidRPr="00587408">
                <w:rPr>
                  <w:rStyle w:val="Hyperlink"/>
                  <w:rFonts w:ascii="Arial" w:hAnsi="Arial" w:cs="Arial"/>
                  <w:b/>
                  <w:bCs/>
                  <w:sz w:val="14"/>
                  <w:szCs w:val="14"/>
                </w:rPr>
                <w:t>FS_NR_duplex_evo</w:t>
              </w:r>
            </w:hyperlink>
          </w:p>
        </w:tc>
        <w:tc>
          <w:tcPr>
            <w:tcW w:w="1065" w:type="dxa"/>
          </w:tcPr>
          <w:p w14:paraId="0B0BEC8A" w14:textId="47289158" w:rsidR="00587408" w:rsidRPr="00587408" w:rsidRDefault="00587408" w:rsidP="00587408">
            <w:pPr>
              <w:rPr>
                <w:rFonts w:ascii="Arial" w:hAnsi="Arial" w:cs="Arial"/>
                <w:sz w:val="14"/>
                <w:szCs w:val="14"/>
              </w:rPr>
            </w:pPr>
            <w:r w:rsidRPr="00587408">
              <w:rPr>
                <w:rFonts w:ascii="Arial" w:hAnsi="Arial" w:cs="Arial"/>
                <w:sz w:val="14"/>
                <w:szCs w:val="14"/>
              </w:rPr>
              <w:t> </w:t>
            </w:r>
          </w:p>
        </w:tc>
        <w:tc>
          <w:tcPr>
            <w:tcW w:w="994" w:type="dxa"/>
          </w:tcPr>
          <w:p w14:paraId="637E24BA" w14:textId="7A5CC14B" w:rsidR="00587408" w:rsidRPr="00587408" w:rsidRDefault="00587408" w:rsidP="00587408">
            <w:pPr>
              <w:rPr>
                <w:rFonts w:ascii="Arial" w:hAnsi="Arial" w:cs="Arial"/>
                <w:sz w:val="14"/>
                <w:szCs w:val="14"/>
              </w:rPr>
            </w:pPr>
            <w:r w:rsidRPr="00587408">
              <w:rPr>
                <w:rFonts w:ascii="Arial" w:hAnsi="Arial" w:cs="Arial"/>
                <w:sz w:val="14"/>
                <w:szCs w:val="14"/>
              </w:rPr>
              <w:t>RAN4</w:t>
            </w:r>
          </w:p>
        </w:tc>
        <w:tc>
          <w:tcPr>
            <w:tcW w:w="994" w:type="dxa"/>
          </w:tcPr>
          <w:p w14:paraId="7953CF0E" w14:textId="537062C4" w:rsidR="00587408" w:rsidRPr="00587408" w:rsidRDefault="00587408" w:rsidP="00587408">
            <w:pPr>
              <w:rPr>
                <w:rFonts w:ascii="Arial" w:hAnsi="Arial" w:cs="Arial"/>
                <w:sz w:val="14"/>
                <w:szCs w:val="14"/>
              </w:rPr>
            </w:pPr>
            <w:r w:rsidRPr="00587408">
              <w:rPr>
                <w:rFonts w:ascii="Arial" w:hAnsi="Arial" w:cs="Arial"/>
                <w:sz w:val="14"/>
                <w:szCs w:val="14"/>
              </w:rPr>
              <w:t> </w:t>
            </w:r>
          </w:p>
        </w:tc>
        <w:tc>
          <w:tcPr>
            <w:tcW w:w="1120" w:type="dxa"/>
          </w:tcPr>
          <w:p w14:paraId="1F3B43F9" w14:textId="77777777" w:rsidR="00587408" w:rsidRPr="00587408" w:rsidRDefault="00587408" w:rsidP="00587408">
            <w:pPr>
              <w:rPr>
                <w:rFonts w:ascii="Arial" w:hAnsi="Arial" w:cs="Arial"/>
                <w:sz w:val="14"/>
                <w:szCs w:val="14"/>
              </w:rPr>
            </w:pPr>
          </w:p>
        </w:tc>
        <w:tc>
          <w:tcPr>
            <w:tcW w:w="1062" w:type="dxa"/>
          </w:tcPr>
          <w:p w14:paraId="3FAB72E9" w14:textId="77777777" w:rsidR="00587408" w:rsidRPr="00587408" w:rsidRDefault="00587408" w:rsidP="00587408">
            <w:pPr>
              <w:rPr>
                <w:rFonts w:ascii="Arial" w:hAnsi="Arial" w:cs="Arial"/>
                <w:sz w:val="14"/>
                <w:szCs w:val="14"/>
              </w:rPr>
            </w:pPr>
          </w:p>
        </w:tc>
      </w:tr>
      <w:tr w:rsidR="00587408" w:rsidRPr="00587408" w14:paraId="6CC673FE" w14:textId="77777777" w:rsidTr="00EF3281">
        <w:trPr>
          <w:trHeight w:val="20"/>
          <w:jc w:val="center"/>
        </w:trPr>
        <w:tc>
          <w:tcPr>
            <w:tcW w:w="1094" w:type="dxa"/>
          </w:tcPr>
          <w:p w14:paraId="30D6C28A" w14:textId="0EFD4DE0" w:rsidR="00587408" w:rsidRPr="00587408" w:rsidRDefault="001B5688" w:rsidP="00587408">
            <w:pPr>
              <w:rPr>
                <w:rFonts w:ascii="Arial" w:hAnsi="Arial" w:cs="Arial"/>
                <w:bCs/>
                <w:sz w:val="14"/>
                <w:szCs w:val="14"/>
              </w:rPr>
            </w:pPr>
            <w:hyperlink r:id="rId3291" w:history="1">
              <w:r w:rsidR="000B5C49">
                <w:rPr>
                  <w:rStyle w:val="Hyperlink"/>
                  <w:rFonts w:ascii="Arial" w:hAnsi="Arial" w:cs="Arial"/>
                  <w:b/>
                  <w:bCs/>
                  <w:sz w:val="14"/>
                  <w:szCs w:val="14"/>
                </w:rPr>
                <w:t>R1-2205582</w:t>
              </w:r>
            </w:hyperlink>
          </w:p>
        </w:tc>
        <w:tc>
          <w:tcPr>
            <w:tcW w:w="2646" w:type="dxa"/>
          </w:tcPr>
          <w:p w14:paraId="39F1FB27" w14:textId="14F541C0" w:rsidR="00587408" w:rsidRPr="00587408" w:rsidRDefault="00587408" w:rsidP="00587408">
            <w:pPr>
              <w:rPr>
                <w:rFonts w:ascii="Arial" w:hAnsi="Arial" w:cs="Arial"/>
                <w:sz w:val="14"/>
                <w:szCs w:val="14"/>
              </w:rPr>
            </w:pPr>
            <w:r w:rsidRPr="00587408">
              <w:rPr>
                <w:rFonts w:ascii="Arial" w:hAnsi="Arial" w:cs="Arial"/>
                <w:sz w:val="14"/>
                <w:szCs w:val="14"/>
              </w:rPr>
              <w:t>LS on TCI assumption for RSSI measurement in FR2-2</w:t>
            </w:r>
          </w:p>
        </w:tc>
        <w:tc>
          <w:tcPr>
            <w:tcW w:w="1583" w:type="dxa"/>
          </w:tcPr>
          <w:p w14:paraId="133CEAE7" w14:textId="1FE81255" w:rsidR="00587408" w:rsidRPr="00587408" w:rsidRDefault="00587408" w:rsidP="00587408">
            <w:pPr>
              <w:rPr>
                <w:rFonts w:ascii="Arial" w:hAnsi="Arial" w:cs="Arial"/>
                <w:sz w:val="14"/>
                <w:szCs w:val="14"/>
              </w:rPr>
            </w:pPr>
            <w:r w:rsidRPr="00587408">
              <w:rPr>
                <w:rFonts w:ascii="Arial" w:hAnsi="Arial" w:cs="Arial"/>
                <w:sz w:val="14"/>
                <w:szCs w:val="14"/>
              </w:rPr>
              <w:t>RAN1, Qualcomm</w:t>
            </w:r>
          </w:p>
        </w:tc>
        <w:tc>
          <w:tcPr>
            <w:tcW w:w="813" w:type="dxa"/>
          </w:tcPr>
          <w:p w14:paraId="230C4A54" w14:textId="6C8629FB" w:rsidR="00587408" w:rsidRPr="00587408" w:rsidRDefault="001B5688" w:rsidP="00587408">
            <w:pPr>
              <w:rPr>
                <w:rFonts w:ascii="Arial" w:hAnsi="Arial" w:cs="Arial"/>
                <w:bCs/>
                <w:sz w:val="14"/>
                <w:szCs w:val="14"/>
              </w:rPr>
            </w:pPr>
            <w:hyperlink r:id="rId3292" w:history="1">
              <w:r w:rsidR="00587408" w:rsidRPr="00587408">
                <w:rPr>
                  <w:rStyle w:val="Hyperlink"/>
                  <w:rFonts w:ascii="Arial" w:hAnsi="Arial" w:cs="Arial"/>
                  <w:b/>
                  <w:bCs/>
                  <w:sz w:val="14"/>
                  <w:szCs w:val="14"/>
                </w:rPr>
                <w:t>Rel-17</w:t>
              </w:r>
            </w:hyperlink>
          </w:p>
        </w:tc>
        <w:tc>
          <w:tcPr>
            <w:tcW w:w="2696" w:type="dxa"/>
          </w:tcPr>
          <w:p w14:paraId="298C4B03" w14:textId="0C851815" w:rsidR="00587408" w:rsidRPr="00587408" w:rsidRDefault="001B5688" w:rsidP="00587408">
            <w:pPr>
              <w:rPr>
                <w:rFonts w:ascii="Arial" w:hAnsi="Arial" w:cs="Arial"/>
                <w:bCs/>
                <w:sz w:val="14"/>
                <w:szCs w:val="14"/>
              </w:rPr>
            </w:pPr>
            <w:hyperlink r:id="rId3293" w:history="1">
              <w:r w:rsidR="00587408" w:rsidRPr="00587408">
                <w:rPr>
                  <w:rStyle w:val="Hyperlink"/>
                  <w:rFonts w:ascii="Arial" w:hAnsi="Arial" w:cs="Arial"/>
                  <w:b/>
                  <w:bCs/>
                  <w:sz w:val="14"/>
                  <w:szCs w:val="14"/>
                </w:rPr>
                <w:t>NR_ext_to_71GHz-Core</w:t>
              </w:r>
            </w:hyperlink>
          </w:p>
        </w:tc>
        <w:tc>
          <w:tcPr>
            <w:tcW w:w="1065" w:type="dxa"/>
          </w:tcPr>
          <w:p w14:paraId="06268B69" w14:textId="1989D13F" w:rsidR="00587408" w:rsidRPr="00587408" w:rsidRDefault="00587408" w:rsidP="00587408">
            <w:pPr>
              <w:rPr>
                <w:rFonts w:ascii="Arial" w:hAnsi="Arial" w:cs="Arial"/>
                <w:sz w:val="14"/>
                <w:szCs w:val="14"/>
              </w:rPr>
            </w:pPr>
            <w:r w:rsidRPr="00587408">
              <w:rPr>
                <w:rFonts w:ascii="Arial" w:hAnsi="Arial" w:cs="Arial"/>
                <w:sz w:val="14"/>
                <w:szCs w:val="14"/>
              </w:rPr>
              <w:t> </w:t>
            </w:r>
          </w:p>
        </w:tc>
        <w:tc>
          <w:tcPr>
            <w:tcW w:w="994" w:type="dxa"/>
          </w:tcPr>
          <w:p w14:paraId="0FBEDC0B" w14:textId="572D21C5" w:rsidR="00587408" w:rsidRPr="00587408" w:rsidRDefault="00587408" w:rsidP="00587408">
            <w:pPr>
              <w:rPr>
                <w:rFonts w:ascii="Arial" w:hAnsi="Arial" w:cs="Arial"/>
                <w:sz w:val="14"/>
                <w:szCs w:val="14"/>
              </w:rPr>
            </w:pPr>
            <w:r w:rsidRPr="00587408">
              <w:rPr>
                <w:rFonts w:ascii="Arial" w:hAnsi="Arial" w:cs="Arial"/>
                <w:sz w:val="14"/>
                <w:szCs w:val="14"/>
              </w:rPr>
              <w:t>RAN4, RAN2</w:t>
            </w:r>
          </w:p>
        </w:tc>
        <w:tc>
          <w:tcPr>
            <w:tcW w:w="994" w:type="dxa"/>
          </w:tcPr>
          <w:p w14:paraId="280C3B82" w14:textId="79757222" w:rsidR="00587408" w:rsidRPr="00587408" w:rsidRDefault="00587408" w:rsidP="00587408">
            <w:pPr>
              <w:rPr>
                <w:rFonts w:ascii="Arial" w:hAnsi="Arial" w:cs="Arial"/>
                <w:sz w:val="14"/>
                <w:szCs w:val="14"/>
              </w:rPr>
            </w:pPr>
            <w:r w:rsidRPr="00587408">
              <w:rPr>
                <w:rFonts w:ascii="Arial" w:hAnsi="Arial" w:cs="Arial"/>
                <w:sz w:val="14"/>
                <w:szCs w:val="14"/>
              </w:rPr>
              <w:t> </w:t>
            </w:r>
          </w:p>
        </w:tc>
        <w:tc>
          <w:tcPr>
            <w:tcW w:w="1120" w:type="dxa"/>
          </w:tcPr>
          <w:p w14:paraId="7853B5D3" w14:textId="77777777" w:rsidR="00587408" w:rsidRPr="00587408" w:rsidRDefault="00587408" w:rsidP="00587408">
            <w:pPr>
              <w:rPr>
                <w:rFonts w:ascii="Arial" w:hAnsi="Arial" w:cs="Arial"/>
                <w:sz w:val="14"/>
                <w:szCs w:val="14"/>
              </w:rPr>
            </w:pPr>
          </w:p>
        </w:tc>
        <w:tc>
          <w:tcPr>
            <w:tcW w:w="1062" w:type="dxa"/>
          </w:tcPr>
          <w:p w14:paraId="3E736A6C" w14:textId="77777777" w:rsidR="00587408" w:rsidRPr="00587408" w:rsidRDefault="00587408" w:rsidP="00587408">
            <w:pPr>
              <w:rPr>
                <w:rFonts w:ascii="Arial" w:hAnsi="Arial" w:cs="Arial"/>
                <w:sz w:val="14"/>
                <w:szCs w:val="14"/>
              </w:rPr>
            </w:pPr>
          </w:p>
        </w:tc>
      </w:tr>
      <w:tr w:rsidR="00587408" w:rsidRPr="00587408" w14:paraId="64C189BC" w14:textId="77777777" w:rsidTr="00EF3281">
        <w:trPr>
          <w:trHeight w:val="20"/>
          <w:jc w:val="center"/>
        </w:trPr>
        <w:tc>
          <w:tcPr>
            <w:tcW w:w="1094" w:type="dxa"/>
          </w:tcPr>
          <w:p w14:paraId="145CD169" w14:textId="04E98437" w:rsidR="00587408" w:rsidRPr="00587408" w:rsidRDefault="001B5688" w:rsidP="00587408">
            <w:pPr>
              <w:rPr>
                <w:rFonts w:ascii="Arial" w:hAnsi="Arial" w:cs="Arial"/>
                <w:bCs/>
                <w:sz w:val="14"/>
                <w:szCs w:val="14"/>
              </w:rPr>
            </w:pPr>
            <w:hyperlink r:id="rId3294" w:history="1">
              <w:r w:rsidR="000B5C49">
                <w:rPr>
                  <w:rStyle w:val="Hyperlink"/>
                  <w:rFonts w:ascii="Arial" w:hAnsi="Arial" w:cs="Arial"/>
                  <w:b/>
                  <w:bCs/>
                  <w:sz w:val="14"/>
                  <w:szCs w:val="14"/>
                </w:rPr>
                <w:t>R1-2205591</w:t>
              </w:r>
            </w:hyperlink>
          </w:p>
        </w:tc>
        <w:tc>
          <w:tcPr>
            <w:tcW w:w="2646" w:type="dxa"/>
          </w:tcPr>
          <w:p w14:paraId="47DA5F9E" w14:textId="0C6F501A" w:rsidR="00587408" w:rsidRPr="00587408" w:rsidRDefault="00587408" w:rsidP="00587408">
            <w:pPr>
              <w:rPr>
                <w:rFonts w:ascii="Arial" w:hAnsi="Arial" w:cs="Arial"/>
                <w:sz w:val="14"/>
                <w:szCs w:val="14"/>
              </w:rPr>
            </w:pPr>
            <w:r w:rsidRPr="00587408">
              <w:rPr>
                <w:rFonts w:ascii="Arial" w:hAnsi="Arial" w:cs="Arial"/>
                <w:sz w:val="14"/>
                <w:szCs w:val="14"/>
              </w:rPr>
              <w:t>LS on RAN1#109-e agreements with RAN2 impact</w:t>
            </w:r>
          </w:p>
        </w:tc>
        <w:tc>
          <w:tcPr>
            <w:tcW w:w="1583" w:type="dxa"/>
          </w:tcPr>
          <w:p w14:paraId="1F930C43" w14:textId="2560B031" w:rsidR="00587408" w:rsidRPr="00587408" w:rsidRDefault="00587408" w:rsidP="00587408">
            <w:pPr>
              <w:rPr>
                <w:rFonts w:ascii="Arial" w:hAnsi="Arial" w:cs="Arial"/>
                <w:sz w:val="14"/>
                <w:szCs w:val="14"/>
              </w:rPr>
            </w:pPr>
            <w:r w:rsidRPr="00587408">
              <w:rPr>
                <w:rFonts w:ascii="Arial" w:hAnsi="Arial" w:cs="Arial"/>
                <w:sz w:val="14"/>
                <w:szCs w:val="14"/>
              </w:rPr>
              <w:t>RAN1, Samsung</w:t>
            </w:r>
          </w:p>
        </w:tc>
        <w:tc>
          <w:tcPr>
            <w:tcW w:w="813" w:type="dxa"/>
          </w:tcPr>
          <w:p w14:paraId="674A3457" w14:textId="72057918" w:rsidR="00587408" w:rsidRPr="00587408" w:rsidRDefault="001B5688" w:rsidP="00587408">
            <w:pPr>
              <w:rPr>
                <w:rFonts w:ascii="Arial" w:hAnsi="Arial" w:cs="Arial"/>
                <w:bCs/>
                <w:sz w:val="14"/>
                <w:szCs w:val="14"/>
              </w:rPr>
            </w:pPr>
            <w:hyperlink r:id="rId3295" w:history="1">
              <w:r w:rsidR="00587408" w:rsidRPr="00587408">
                <w:rPr>
                  <w:rStyle w:val="Hyperlink"/>
                  <w:rFonts w:ascii="Arial" w:hAnsi="Arial" w:cs="Arial"/>
                  <w:b/>
                  <w:bCs/>
                  <w:sz w:val="14"/>
                  <w:szCs w:val="14"/>
                </w:rPr>
                <w:t>Rel-17</w:t>
              </w:r>
            </w:hyperlink>
          </w:p>
        </w:tc>
        <w:tc>
          <w:tcPr>
            <w:tcW w:w="2696" w:type="dxa"/>
          </w:tcPr>
          <w:p w14:paraId="24C6CAD1" w14:textId="68F9A290" w:rsidR="00587408" w:rsidRPr="00587408" w:rsidRDefault="001B5688" w:rsidP="00587408">
            <w:pPr>
              <w:rPr>
                <w:rFonts w:ascii="Arial" w:hAnsi="Arial" w:cs="Arial"/>
                <w:bCs/>
                <w:sz w:val="14"/>
                <w:szCs w:val="14"/>
                <w:lang w:val="fr-FR"/>
              </w:rPr>
            </w:pPr>
            <w:hyperlink r:id="rId3296" w:history="1">
              <w:r w:rsidR="00587408" w:rsidRPr="00587408">
                <w:rPr>
                  <w:rStyle w:val="Hyperlink"/>
                  <w:rFonts w:ascii="Arial" w:hAnsi="Arial" w:cs="Arial"/>
                  <w:b/>
                  <w:bCs/>
                  <w:sz w:val="14"/>
                  <w:szCs w:val="14"/>
                </w:rPr>
                <w:t>NR_feMIMO-Core</w:t>
              </w:r>
            </w:hyperlink>
          </w:p>
        </w:tc>
        <w:tc>
          <w:tcPr>
            <w:tcW w:w="1065" w:type="dxa"/>
          </w:tcPr>
          <w:p w14:paraId="795F8C43" w14:textId="29A86DF3" w:rsidR="00587408" w:rsidRPr="00587408" w:rsidRDefault="00587408" w:rsidP="00587408">
            <w:pPr>
              <w:rPr>
                <w:rFonts w:ascii="Arial" w:hAnsi="Arial" w:cs="Arial"/>
                <w:sz w:val="14"/>
                <w:szCs w:val="14"/>
                <w:lang w:val="fr-FR"/>
              </w:rPr>
            </w:pPr>
            <w:r w:rsidRPr="00587408">
              <w:rPr>
                <w:rFonts w:ascii="Arial" w:hAnsi="Arial" w:cs="Arial"/>
                <w:sz w:val="14"/>
                <w:szCs w:val="14"/>
              </w:rPr>
              <w:t> </w:t>
            </w:r>
          </w:p>
        </w:tc>
        <w:tc>
          <w:tcPr>
            <w:tcW w:w="994" w:type="dxa"/>
          </w:tcPr>
          <w:p w14:paraId="6194EC76" w14:textId="3D8ED6D3" w:rsidR="00587408" w:rsidRPr="00587408" w:rsidRDefault="00587408" w:rsidP="00587408">
            <w:pPr>
              <w:rPr>
                <w:rFonts w:ascii="Arial" w:hAnsi="Arial" w:cs="Arial"/>
                <w:sz w:val="14"/>
                <w:szCs w:val="14"/>
                <w:lang w:val="fr-FR"/>
              </w:rPr>
            </w:pPr>
            <w:r w:rsidRPr="00587408">
              <w:rPr>
                <w:rFonts w:ascii="Arial" w:hAnsi="Arial" w:cs="Arial"/>
                <w:sz w:val="14"/>
                <w:szCs w:val="14"/>
              </w:rPr>
              <w:t>RAN2</w:t>
            </w:r>
          </w:p>
        </w:tc>
        <w:tc>
          <w:tcPr>
            <w:tcW w:w="994" w:type="dxa"/>
          </w:tcPr>
          <w:p w14:paraId="29404A1A" w14:textId="2BD4246F" w:rsidR="00587408" w:rsidRPr="00587408" w:rsidRDefault="00587408" w:rsidP="00587408">
            <w:pPr>
              <w:rPr>
                <w:rFonts w:ascii="Arial" w:hAnsi="Arial" w:cs="Arial"/>
                <w:sz w:val="14"/>
                <w:szCs w:val="14"/>
                <w:lang w:val="fr-FR"/>
              </w:rPr>
            </w:pPr>
            <w:r w:rsidRPr="00587408">
              <w:rPr>
                <w:rFonts w:ascii="Arial" w:hAnsi="Arial" w:cs="Arial"/>
                <w:sz w:val="14"/>
                <w:szCs w:val="14"/>
              </w:rPr>
              <w:t> </w:t>
            </w:r>
          </w:p>
        </w:tc>
        <w:tc>
          <w:tcPr>
            <w:tcW w:w="1120" w:type="dxa"/>
          </w:tcPr>
          <w:p w14:paraId="22679C1E" w14:textId="77777777" w:rsidR="00587408" w:rsidRPr="00587408" w:rsidRDefault="00587408" w:rsidP="00587408">
            <w:pPr>
              <w:rPr>
                <w:rFonts w:ascii="Arial" w:hAnsi="Arial" w:cs="Arial"/>
                <w:sz w:val="14"/>
                <w:szCs w:val="14"/>
                <w:lang w:val="fr-FR"/>
              </w:rPr>
            </w:pPr>
          </w:p>
        </w:tc>
        <w:tc>
          <w:tcPr>
            <w:tcW w:w="1062" w:type="dxa"/>
          </w:tcPr>
          <w:p w14:paraId="7BDCE81D" w14:textId="77777777" w:rsidR="00587408" w:rsidRPr="00587408" w:rsidRDefault="00587408" w:rsidP="00587408">
            <w:pPr>
              <w:rPr>
                <w:rFonts w:ascii="Arial" w:hAnsi="Arial" w:cs="Arial"/>
                <w:sz w:val="14"/>
                <w:szCs w:val="14"/>
                <w:lang w:val="fr-FR"/>
              </w:rPr>
            </w:pPr>
          </w:p>
        </w:tc>
      </w:tr>
      <w:tr w:rsidR="00587408" w:rsidRPr="00587408" w14:paraId="2EF14D2C" w14:textId="77777777" w:rsidTr="00EF3281">
        <w:trPr>
          <w:trHeight w:val="20"/>
          <w:jc w:val="center"/>
        </w:trPr>
        <w:tc>
          <w:tcPr>
            <w:tcW w:w="1094" w:type="dxa"/>
          </w:tcPr>
          <w:p w14:paraId="6FCDCC08" w14:textId="4FD5BC21" w:rsidR="00587408" w:rsidRPr="00587408" w:rsidRDefault="001B5688" w:rsidP="00587408">
            <w:pPr>
              <w:rPr>
                <w:rFonts w:ascii="Arial" w:hAnsi="Arial" w:cs="Arial"/>
                <w:sz w:val="14"/>
                <w:szCs w:val="14"/>
              </w:rPr>
            </w:pPr>
            <w:hyperlink r:id="rId3297" w:history="1">
              <w:r w:rsidR="000B5C49">
                <w:rPr>
                  <w:rStyle w:val="Hyperlink"/>
                  <w:rFonts w:ascii="Arial" w:hAnsi="Arial" w:cs="Arial"/>
                  <w:b/>
                  <w:bCs/>
                  <w:sz w:val="14"/>
                  <w:szCs w:val="14"/>
                </w:rPr>
                <w:t>R1-2205593</w:t>
              </w:r>
            </w:hyperlink>
          </w:p>
        </w:tc>
        <w:tc>
          <w:tcPr>
            <w:tcW w:w="2646" w:type="dxa"/>
          </w:tcPr>
          <w:p w14:paraId="45194DD6" w14:textId="78318990" w:rsidR="00587408" w:rsidRPr="00587408" w:rsidRDefault="00587408" w:rsidP="00587408">
            <w:pPr>
              <w:rPr>
                <w:rFonts w:ascii="Arial" w:hAnsi="Arial" w:cs="Arial"/>
                <w:sz w:val="14"/>
                <w:szCs w:val="14"/>
              </w:rPr>
            </w:pPr>
            <w:r w:rsidRPr="00587408">
              <w:rPr>
                <w:rFonts w:ascii="Arial" w:hAnsi="Arial" w:cs="Arial"/>
                <w:sz w:val="14"/>
                <w:szCs w:val="14"/>
              </w:rPr>
              <w:t>LS on maximum uplink timing difference for Multi-DCI Multi-TRP with two TAs</w:t>
            </w:r>
          </w:p>
        </w:tc>
        <w:tc>
          <w:tcPr>
            <w:tcW w:w="1583" w:type="dxa"/>
          </w:tcPr>
          <w:p w14:paraId="76CBD930" w14:textId="1F774BE1" w:rsidR="00587408" w:rsidRPr="00587408" w:rsidRDefault="00587408" w:rsidP="00587408">
            <w:pPr>
              <w:rPr>
                <w:rFonts w:ascii="Arial" w:hAnsi="Arial" w:cs="Arial"/>
                <w:sz w:val="14"/>
                <w:szCs w:val="14"/>
              </w:rPr>
            </w:pPr>
            <w:r w:rsidRPr="00587408">
              <w:rPr>
                <w:rFonts w:ascii="Arial" w:hAnsi="Arial" w:cs="Arial"/>
                <w:sz w:val="14"/>
                <w:szCs w:val="14"/>
              </w:rPr>
              <w:t>RAN1, Ericsson</w:t>
            </w:r>
          </w:p>
        </w:tc>
        <w:tc>
          <w:tcPr>
            <w:tcW w:w="813" w:type="dxa"/>
          </w:tcPr>
          <w:p w14:paraId="05580D76" w14:textId="570371BF" w:rsidR="00587408" w:rsidRPr="00587408" w:rsidRDefault="001B5688" w:rsidP="00587408">
            <w:pPr>
              <w:rPr>
                <w:rFonts w:ascii="Arial" w:hAnsi="Arial" w:cs="Arial"/>
                <w:bCs/>
                <w:sz w:val="14"/>
                <w:szCs w:val="14"/>
              </w:rPr>
            </w:pPr>
            <w:hyperlink r:id="rId3298" w:history="1">
              <w:r w:rsidR="00587408" w:rsidRPr="00587408">
                <w:rPr>
                  <w:rStyle w:val="Hyperlink"/>
                  <w:rFonts w:ascii="Arial" w:hAnsi="Arial" w:cs="Arial"/>
                  <w:b/>
                  <w:bCs/>
                  <w:sz w:val="14"/>
                  <w:szCs w:val="14"/>
                </w:rPr>
                <w:t>Rel-18</w:t>
              </w:r>
            </w:hyperlink>
          </w:p>
        </w:tc>
        <w:tc>
          <w:tcPr>
            <w:tcW w:w="2696" w:type="dxa"/>
          </w:tcPr>
          <w:p w14:paraId="1E0927A2" w14:textId="4BDE4C59" w:rsidR="00587408" w:rsidRPr="00587408" w:rsidRDefault="001B5688" w:rsidP="00587408">
            <w:pPr>
              <w:rPr>
                <w:rFonts w:ascii="Arial" w:hAnsi="Arial" w:cs="Arial"/>
                <w:sz w:val="14"/>
                <w:szCs w:val="14"/>
              </w:rPr>
            </w:pPr>
            <w:hyperlink r:id="rId3299" w:history="1">
              <w:r w:rsidR="00587408" w:rsidRPr="00587408">
                <w:rPr>
                  <w:rStyle w:val="Hyperlink"/>
                  <w:rFonts w:ascii="Arial" w:hAnsi="Arial" w:cs="Arial"/>
                  <w:b/>
                  <w:bCs/>
                  <w:sz w:val="14"/>
                  <w:szCs w:val="14"/>
                </w:rPr>
                <w:t>NR_MIMO_evo_DL_UL-Core</w:t>
              </w:r>
            </w:hyperlink>
          </w:p>
        </w:tc>
        <w:tc>
          <w:tcPr>
            <w:tcW w:w="1065" w:type="dxa"/>
          </w:tcPr>
          <w:p w14:paraId="60423B6E" w14:textId="0486909E" w:rsidR="00587408" w:rsidRPr="00587408" w:rsidRDefault="00587408" w:rsidP="00587408">
            <w:pPr>
              <w:rPr>
                <w:rFonts w:ascii="Arial" w:hAnsi="Arial" w:cs="Arial"/>
                <w:sz w:val="14"/>
                <w:szCs w:val="14"/>
              </w:rPr>
            </w:pPr>
            <w:r w:rsidRPr="00587408">
              <w:rPr>
                <w:rFonts w:ascii="Arial" w:hAnsi="Arial" w:cs="Arial"/>
                <w:sz w:val="14"/>
                <w:szCs w:val="14"/>
              </w:rPr>
              <w:t> </w:t>
            </w:r>
          </w:p>
        </w:tc>
        <w:tc>
          <w:tcPr>
            <w:tcW w:w="994" w:type="dxa"/>
          </w:tcPr>
          <w:p w14:paraId="67EED309" w14:textId="3966AC28" w:rsidR="00587408" w:rsidRPr="00587408" w:rsidRDefault="00587408" w:rsidP="00587408">
            <w:pPr>
              <w:rPr>
                <w:rFonts w:ascii="Arial" w:hAnsi="Arial" w:cs="Arial"/>
                <w:sz w:val="14"/>
                <w:szCs w:val="14"/>
              </w:rPr>
            </w:pPr>
            <w:r w:rsidRPr="00587408">
              <w:rPr>
                <w:rFonts w:ascii="Arial" w:hAnsi="Arial" w:cs="Arial"/>
                <w:sz w:val="14"/>
                <w:szCs w:val="14"/>
              </w:rPr>
              <w:t>RAN4</w:t>
            </w:r>
          </w:p>
        </w:tc>
        <w:tc>
          <w:tcPr>
            <w:tcW w:w="994" w:type="dxa"/>
          </w:tcPr>
          <w:p w14:paraId="5022E592" w14:textId="32E73B32" w:rsidR="00587408" w:rsidRPr="00587408" w:rsidRDefault="00587408" w:rsidP="00587408">
            <w:pPr>
              <w:rPr>
                <w:rFonts w:ascii="Arial" w:hAnsi="Arial" w:cs="Arial"/>
                <w:sz w:val="14"/>
                <w:szCs w:val="14"/>
              </w:rPr>
            </w:pPr>
            <w:r w:rsidRPr="00587408">
              <w:rPr>
                <w:rFonts w:ascii="Arial" w:hAnsi="Arial" w:cs="Arial"/>
                <w:sz w:val="14"/>
                <w:szCs w:val="14"/>
              </w:rPr>
              <w:t> </w:t>
            </w:r>
          </w:p>
        </w:tc>
        <w:tc>
          <w:tcPr>
            <w:tcW w:w="1120" w:type="dxa"/>
          </w:tcPr>
          <w:p w14:paraId="65CE020E" w14:textId="77777777" w:rsidR="00587408" w:rsidRPr="00587408" w:rsidRDefault="00587408" w:rsidP="00587408">
            <w:pPr>
              <w:rPr>
                <w:rFonts w:ascii="Arial" w:hAnsi="Arial" w:cs="Arial"/>
                <w:sz w:val="14"/>
                <w:szCs w:val="14"/>
              </w:rPr>
            </w:pPr>
          </w:p>
        </w:tc>
        <w:tc>
          <w:tcPr>
            <w:tcW w:w="1062" w:type="dxa"/>
          </w:tcPr>
          <w:p w14:paraId="2B31C222" w14:textId="77777777" w:rsidR="00587408" w:rsidRPr="00587408" w:rsidRDefault="00587408" w:rsidP="00587408">
            <w:pPr>
              <w:rPr>
                <w:rFonts w:ascii="Arial" w:hAnsi="Arial" w:cs="Arial"/>
                <w:sz w:val="14"/>
                <w:szCs w:val="14"/>
              </w:rPr>
            </w:pPr>
          </w:p>
        </w:tc>
      </w:tr>
      <w:tr w:rsidR="00587408" w:rsidRPr="00587408" w14:paraId="09A39868" w14:textId="77777777" w:rsidTr="00EF3281">
        <w:trPr>
          <w:trHeight w:val="20"/>
          <w:jc w:val="center"/>
        </w:trPr>
        <w:tc>
          <w:tcPr>
            <w:tcW w:w="1094" w:type="dxa"/>
          </w:tcPr>
          <w:p w14:paraId="7A2A5B03" w14:textId="3A6B0C0C" w:rsidR="00587408" w:rsidRPr="00587408" w:rsidRDefault="001B5688" w:rsidP="00587408">
            <w:pPr>
              <w:rPr>
                <w:rFonts w:ascii="Arial" w:hAnsi="Arial" w:cs="Arial"/>
                <w:bCs/>
                <w:sz w:val="14"/>
                <w:szCs w:val="14"/>
              </w:rPr>
            </w:pPr>
            <w:hyperlink r:id="rId3300" w:history="1">
              <w:r w:rsidR="000B5C49">
                <w:rPr>
                  <w:rStyle w:val="Hyperlink"/>
                  <w:rFonts w:ascii="Arial" w:hAnsi="Arial" w:cs="Arial"/>
                  <w:b/>
                  <w:bCs/>
                  <w:sz w:val="14"/>
                  <w:szCs w:val="14"/>
                </w:rPr>
                <w:t>R1-2205602</w:t>
              </w:r>
            </w:hyperlink>
          </w:p>
        </w:tc>
        <w:tc>
          <w:tcPr>
            <w:tcW w:w="2646" w:type="dxa"/>
          </w:tcPr>
          <w:p w14:paraId="45F26D9D" w14:textId="1F0FE149" w:rsidR="00587408" w:rsidRPr="00587408" w:rsidRDefault="00587408" w:rsidP="00587408">
            <w:pPr>
              <w:rPr>
                <w:rFonts w:ascii="Arial" w:hAnsi="Arial" w:cs="Arial"/>
                <w:sz w:val="14"/>
                <w:szCs w:val="14"/>
              </w:rPr>
            </w:pPr>
            <w:r w:rsidRPr="00587408">
              <w:rPr>
                <w:rFonts w:ascii="Arial" w:hAnsi="Arial" w:cs="Arial"/>
                <w:sz w:val="14"/>
                <w:szCs w:val="14"/>
              </w:rPr>
              <w:t>LS reply on questions concerning the implementation of RAN1 agreements in NRPPa</w:t>
            </w:r>
          </w:p>
        </w:tc>
        <w:tc>
          <w:tcPr>
            <w:tcW w:w="1583" w:type="dxa"/>
          </w:tcPr>
          <w:p w14:paraId="0063ECB1" w14:textId="3F42802A" w:rsidR="00587408" w:rsidRPr="00587408" w:rsidRDefault="00587408" w:rsidP="00587408">
            <w:pPr>
              <w:rPr>
                <w:rFonts w:ascii="Arial" w:hAnsi="Arial" w:cs="Arial"/>
                <w:sz w:val="14"/>
                <w:szCs w:val="14"/>
              </w:rPr>
            </w:pPr>
            <w:r w:rsidRPr="00587408">
              <w:rPr>
                <w:rFonts w:ascii="Arial" w:hAnsi="Arial" w:cs="Arial"/>
                <w:sz w:val="14"/>
                <w:szCs w:val="14"/>
              </w:rPr>
              <w:t>RAN1, Ericsson</w:t>
            </w:r>
          </w:p>
        </w:tc>
        <w:tc>
          <w:tcPr>
            <w:tcW w:w="813" w:type="dxa"/>
          </w:tcPr>
          <w:p w14:paraId="147BEED0" w14:textId="3A2F991C" w:rsidR="00587408" w:rsidRPr="00587408" w:rsidRDefault="001B5688" w:rsidP="00587408">
            <w:pPr>
              <w:rPr>
                <w:rFonts w:ascii="Arial" w:hAnsi="Arial" w:cs="Arial"/>
                <w:bCs/>
                <w:sz w:val="14"/>
                <w:szCs w:val="14"/>
              </w:rPr>
            </w:pPr>
            <w:hyperlink r:id="rId3301" w:history="1">
              <w:r w:rsidR="00587408" w:rsidRPr="00587408">
                <w:rPr>
                  <w:rStyle w:val="Hyperlink"/>
                  <w:rFonts w:ascii="Arial" w:hAnsi="Arial" w:cs="Arial"/>
                  <w:b/>
                  <w:bCs/>
                  <w:sz w:val="14"/>
                  <w:szCs w:val="14"/>
                </w:rPr>
                <w:t>Rel-17</w:t>
              </w:r>
            </w:hyperlink>
          </w:p>
        </w:tc>
        <w:tc>
          <w:tcPr>
            <w:tcW w:w="2696" w:type="dxa"/>
          </w:tcPr>
          <w:p w14:paraId="718550FE" w14:textId="2A23CA99" w:rsidR="00587408" w:rsidRPr="00587408" w:rsidRDefault="001B5688" w:rsidP="00587408">
            <w:pPr>
              <w:rPr>
                <w:rFonts w:ascii="Arial" w:hAnsi="Arial" w:cs="Arial"/>
                <w:bCs/>
                <w:sz w:val="14"/>
                <w:szCs w:val="14"/>
              </w:rPr>
            </w:pPr>
            <w:hyperlink r:id="rId3302" w:history="1">
              <w:r w:rsidR="00587408" w:rsidRPr="00587408">
                <w:rPr>
                  <w:rStyle w:val="Hyperlink"/>
                  <w:rFonts w:ascii="Arial" w:hAnsi="Arial" w:cs="Arial"/>
                  <w:b/>
                  <w:bCs/>
                  <w:sz w:val="14"/>
                  <w:szCs w:val="14"/>
                </w:rPr>
                <w:t>NR_pos_enh-Core</w:t>
              </w:r>
            </w:hyperlink>
          </w:p>
        </w:tc>
        <w:tc>
          <w:tcPr>
            <w:tcW w:w="1065" w:type="dxa"/>
          </w:tcPr>
          <w:p w14:paraId="228107A8" w14:textId="6BD6BDA2" w:rsidR="00587408" w:rsidRPr="00587408" w:rsidRDefault="00587408" w:rsidP="00587408">
            <w:pPr>
              <w:rPr>
                <w:rFonts w:ascii="Arial" w:hAnsi="Arial" w:cs="Arial"/>
                <w:sz w:val="14"/>
                <w:szCs w:val="14"/>
              </w:rPr>
            </w:pPr>
            <w:r w:rsidRPr="00587408">
              <w:rPr>
                <w:rFonts w:ascii="Arial" w:hAnsi="Arial" w:cs="Arial"/>
                <w:sz w:val="14"/>
                <w:szCs w:val="14"/>
              </w:rPr>
              <w:t>R3-222721</w:t>
            </w:r>
          </w:p>
        </w:tc>
        <w:tc>
          <w:tcPr>
            <w:tcW w:w="994" w:type="dxa"/>
          </w:tcPr>
          <w:p w14:paraId="4B0F8CED" w14:textId="2835F334" w:rsidR="00587408" w:rsidRPr="00587408" w:rsidRDefault="00587408" w:rsidP="00587408">
            <w:pPr>
              <w:rPr>
                <w:rFonts w:ascii="Arial" w:hAnsi="Arial" w:cs="Arial"/>
                <w:sz w:val="14"/>
                <w:szCs w:val="14"/>
              </w:rPr>
            </w:pPr>
            <w:r w:rsidRPr="00587408">
              <w:rPr>
                <w:rFonts w:ascii="Arial" w:hAnsi="Arial" w:cs="Arial"/>
                <w:sz w:val="14"/>
                <w:szCs w:val="14"/>
              </w:rPr>
              <w:t>RAN3</w:t>
            </w:r>
          </w:p>
        </w:tc>
        <w:tc>
          <w:tcPr>
            <w:tcW w:w="994" w:type="dxa"/>
          </w:tcPr>
          <w:p w14:paraId="2E9E3238" w14:textId="38BFD567" w:rsidR="00587408" w:rsidRPr="00587408" w:rsidRDefault="00587408" w:rsidP="00587408">
            <w:pPr>
              <w:rPr>
                <w:rFonts w:ascii="Arial" w:hAnsi="Arial" w:cs="Arial"/>
                <w:sz w:val="14"/>
                <w:szCs w:val="14"/>
              </w:rPr>
            </w:pPr>
            <w:r w:rsidRPr="00587408">
              <w:rPr>
                <w:rFonts w:ascii="Arial" w:hAnsi="Arial" w:cs="Arial"/>
                <w:sz w:val="14"/>
                <w:szCs w:val="14"/>
              </w:rPr>
              <w:t> </w:t>
            </w:r>
          </w:p>
        </w:tc>
        <w:tc>
          <w:tcPr>
            <w:tcW w:w="1120" w:type="dxa"/>
          </w:tcPr>
          <w:p w14:paraId="05F96B2F" w14:textId="77777777" w:rsidR="00587408" w:rsidRPr="00587408" w:rsidRDefault="00587408" w:rsidP="00587408">
            <w:pPr>
              <w:rPr>
                <w:rFonts w:ascii="Arial" w:hAnsi="Arial" w:cs="Arial"/>
                <w:sz w:val="14"/>
                <w:szCs w:val="14"/>
              </w:rPr>
            </w:pPr>
          </w:p>
        </w:tc>
        <w:tc>
          <w:tcPr>
            <w:tcW w:w="1062" w:type="dxa"/>
          </w:tcPr>
          <w:p w14:paraId="4C919F93" w14:textId="77777777" w:rsidR="00587408" w:rsidRPr="00587408" w:rsidRDefault="00587408" w:rsidP="00587408">
            <w:pPr>
              <w:rPr>
                <w:rFonts w:ascii="Arial" w:hAnsi="Arial" w:cs="Arial"/>
                <w:sz w:val="14"/>
                <w:szCs w:val="14"/>
              </w:rPr>
            </w:pPr>
          </w:p>
        </w:tc>
      </w:tr>
      <w:tr w:rsidR="00587408" w:rsidRPr="00587408" w14:paraId="656A9A42" w14:textId="77777777" w:rsidTr="00EF3281">
        <w:trPr>
          <w:trHeight w:val="20"/>
          <w:jc w:val="center"/>
        </w:trPr>
        <w:tc>
          <w:tcPr>
            <w:tcW w:w="1094" w:type="dxa"/>
          </w:tcPr>
          <w:p w14:paraId="641A84A0" w14:textId="2F2788EA" w:rsidR="00587408" w:rsidRPr="00587408" w:rsidRDefault="001B5688" w:rsidP="00587408">
            <w:pPr>
              <w:rPr>
                <w:rFonts w:ascii="Arial" w:hAnsi="Arial" w:cs="Arial"/>
                <w:bCs/>
                <w:sz w:val="14"/>
                <w:szCs w:val="14"/>
              </w:rPr>
            </w:pPr>
            <w:hyperlink r:id="rId3303" w:history="1">
              <w:r w:rsidR="000B5C49">
                <w:rPr>
                  <w:rStyle w:val="Hyperlink"/>
                  <w:rFonts w:ascii="Arial" w:hAnsi="Arial" w:cs="Arial"/>
                  <w:b/>
                  <w:bCs/>
                  <w:sz w:val="14"/>
                  <w:szCs w:val="14"/>
                </w:rPr>
                <w:t>R1-2205609</w:t>
              </w:r>
            </w:hyperlink>
          </w:p>
        </w:tc>
        <w:tc>
          <w:tcPr>
            <w:tcW w:w="2646" w:type="dxa"/>
          </w:tcPr>
          <w:p w14:paraId="685EECD4" w14:textId="0E3C0A9C" w:rsidR="00587408" w:rsidRPr="00587408" w:rsidRDefault="00587408" w:rsidP="00587408">
            <w:pPr>
              <w:rPr>
                <w:rFonts w:ascii="Arial" w:hAnsi="Arial" w:cs="Arial"/>
                <w:sz w:val="14"/>
                <w:szCs w:val="14"/>
              </w:rPr>
            </w:pPr>
            <w:r w:rsidRPr="00587408">
              <w:rPr>
                <w:rFonts w:ascii="Arial" w:hAnsi="Arial" w:cs="Arial"/>
                <w:sz w:val="14"/>
                <w:szCs w:val="14"/>
              </w:rPr>
              <w:t>LS on updated Rel-17 RAN1 UE features list for NR</w:t>
            </w:r>
          </w:p>
        </w:tc>
        <w:tc>
          <w:tcPr>
            <w:tcW w:w="1583" w:type="dxa"/>
          </w:tcPr>
          <w:p w14:paraId="1CB060C7" w14:textId="306FAD02" w:rsidR="00587408" w:rsidRPr="00587408" w:rsidRDefault="00587408" w:rsidP="00587408">
            <w:pPr>
              <w:rPr>
                <w:rFonts w:ascii="Arial" w:hAnsi="Arial" w:cs="Arial"/>
                <w:sz w:val="14"/>
                <w:szCs w:val="14"/>
              </w:rPr>
            </w:pPr>
            <w:r w:rsidRPr="00587408">
              <w:rPr>
                <w:rFonts w:ascii="Arial" w:hAnsi="Arial" w:cs="Arial"/>
                <w:sz w:val="14"/>
                <w:szCs w:val="14"/>
              </w:rPr>
              <w:t>RAN1, AT&amp;T, NTT DOCOMO, INC.</w:t>
            </w:r>
          </w:p>
        </w:tc>
        <w:tc>
          <w:tcPr>
            <w:tcW w:w="813" w:type="dxa"/>
          </w:tcPr>
          <w:p w14:paraId="357D6B04" w14:textId="4F119027" w:rsidR="00587408" w:rsidRPr="00587408" w:rsidRDefault="001B5688" w:rsidP="00587408">
            <w:pPr>
              <w:rPr>
                <w:rFonts w:ascii="Arial" w:hAnsi="Arial" w:cs="Arial"/>
                <w:bCs/>
                <w:sz w:val="14"/>
                <w:szCs w:val="14"/>
              </w:rPr>
            </w:pPr>
            <w:hyperlink r:id="rId3304" w:history="1">
              <w:r w:rsidR="00587408" w:rsidRPr="00587408">
                <w:rPr>
                  <w:rStyle w:val="Hyperlink"/>
                  <w:rFonts w:ascii="Arial" w:hAnsi="Arial" w:cs="Arial"/>
                  <w:b/>
                  <w:bCs/>
                  <w:sz w:val="14"/>
                  <w:szCs w:val="14"/>
                </w:rPr>
                <w:t>Rel-17</w:t>
              </w:r>
            </w:hyperlink>
          </w:p>
        </w:tc>
        <w:tc>
          <w:tcPr>
            <w:tcW w:w="2696" w:type="dxa"/>
          </w:tcPr>
          <w:p w14:paraId="277F3F30" w14:textId="3A20285F" w:rsidR="00587408" w:rsidRPr="00587408" w:rsidRDefault="00587408" w:rsidP="00587408">
            <w:pPr>
              <w:rPr>
                <w:rFonts w:ascii="Arial" w:hAnsi="Arial" w:cs="Arial"/>
                <w:bCs/>
                <w:sz w:val="14"/>
                <w:szCs w:val="14"/>
              </w:rPr>
            </w:pPr>
            <w:r w:rsidRPr="00587408">
              <w:rPr>
                <w:rFonts w:ascii="Arial" w:hAnsi="Arial" w:cs="Arial"/>
                <w:color w:val="000000"/>
                <w:sz w:val="14"/>
                <w:szCs w:val="14"/>
              </w:rPr>
              <w:t>NR_feMIMO, NR_ext_to_71GHz, NR_IIOT_URLLC_enh, NR_NTN_solutions, NR_pos_enh, NR_redcap, NR_UE_pow_sav_enh, NR_cov_enh, NR_IAB_enh, NR_SL_enh, NR_MBS, NR_DSS, LTE_NR_DC_enh2, NR_DL1024QAM_FR1, NR_RF_FR1_enh, NR_SmallData_INACTIVE, TEI17, NR_newRAT</w:t>
            </w:r>
          </w:p>
        </w:tc>
        <w:tc>
          <w:tcPr>
            <w:tcW w:w="1065" w:type="dxa"/>
          </w:tcPr>
          <w:p w14:paraId="57A7D9E5" w14:textId="326A9D25" w:rsidR="00587408" w:rsidRPr="00587408" w:rsidRDefault="00587408" w:rsidP="00587408">
            <w:pPr>
              <w:rPr>
                <w:rFonts w:ascii="Arial" w:hAnsi="Arial" w:cs="Arial"/>
                <w:sz w:val="14"/>
                <w:szCs w:val="14"/>
              </w:rPr>
            </w:pPr>
            <w:r w:rsidRPr="00587408">
              <w:rPr>
                <w:rFonts w:ascii="Arial" w:hAnsi="Arial" w:cs="Arial"/>
                <w:sz w:val="14"/>
                <w:szCs w:val="14"/>
              </w:rPr>
              <w:t> </w:t>
            </w:r>
          </w:p>
        </w:tc>
        <w:tc>
          <w:tcPr>
            <w:tcW w:w="994" w:type="dxa"/>
          </w:tcPr>
          <w:p w14:paraId="5D5F0EA4" w14:textId="3F1B6E48" w:rsidR="00587408" w:rsidRPr="00587408" w:rsidRDefault="00587408" w:rsidP="00587408">
            <w:pPr>
              <w:rPr>
                <w:rFonts w:ascii="Arial" w:hAnsi="Arial" w:cs="Arial"/>
                <w:sz w:val="14"/>
                <w:szCs w:val="14"/>
              </w:rPr>
            </w:pPr>
            <w:r w:rsidRPr="00587408">
              <w:rPr>
                <w:rFonts w:ascii="Arial" w:hAnsi="Arial" w:cs="Arial"/>
                <w:sz w:val="14"/>
                <w:szCs w:val="14"/>
              </w:rPr>
              <w:t>RAN2</w:t>
            </w:r>
          </w:p>
        </w:tc>
        <w:tc>
          <w:tcPr>
            <w:tcW w:w="994" w:type="dxa"/>
          </w:tcPr>
          <w:p w14:paraId="22C18B5D" w14:textId="1A6291D5" w:rsidR="00587408" w:rsidRPr="00587408" w:rsidRDefault="00587408" w:rsidP="00587408">
            <w:pPr>
              <w:rPr>
                <w:rFonts w:ascii="Arial" w:hAnsi="Arial" w:cs="Arial"/>
                <w:sz w:val="14"/>
                <w:szCs w:val="14"/>
              </w:rPr>
            </w:pPr>
            <w:r w:rsidRPr="00587408">
              <w:rPr>
                <w:rFonts w:ascii="Arial" w:hAnsi="Arial" w:cs="Arial"/>
                <w:sz w:val="14"/>
                <w:szCs w:val="14"/>
              </w:rPr>
              <w:t>RAN4</w:t>
            </w:r>
          </w:p>
        </w:tc>
        <w:tc>
          <w:tcPr>
            <w:tcW w:w="1120" w:type="dxa"/>
          </w:tcPr>
          <w:p w14:paraId="760C23D5" w14:textId="77777777" w:rsidR="00587408" w:rsidRPr="00587408" w:rsidRDefault="00587408" w:rsidP="00587408">
            <w:pPr>
              <w:rPr>
                <w:rFonts w:ascii="Arial" w:hAnsi="Arial" w:cs="Arial"/>
                <w:sz w:val="14"/>
                <w:szCs w:val="14"/>
              </w:rPr>
            </w:pPr>
          </w:p>
        </w:tc>
        <w:tc>
          <w:tcPr>
            <w:tcW w:w="1062" w:type="dxa"/>
          </w:tcPr>
          <w:p w14:paraId="4AC7934C" w14:textId="77777777" w:rsidR="00587408" w:rsidRPr="00587408" w:rsidRDefault="00587408" w:rsidP="00587408">
            <w:pPr>
              <w:rPr>
                <w:rFonts w:ascii="Arial" w:hAnsi="Arial" w:cs="Arial"/>
                <w:sz w:val="14"/>
                <w:szCs w:val="14"/>
              </w:rPr>
            </w:pPr>
          </w:p>
        </w:tc>
      </w:tr>
      <w:tr w:rsidR="00587408" w:rsidRPr="00587408" w14:paraId="3C12BDE6" w14:textId="77777777" w:rsidTr="00EF3281">
        <w:trPr>
          <w:trHeight w:val="20"/>
          <w:jc w:val="center"/>
        </w:trPr>
        <w:tc>
          <w:tcPr>
            <w:tcW w:w="1094" w:type="dxa"/>
          </w:tcPr>
          <w:p w14:paraId="45ACB30A" w14:textId="7E15202B" w:rsidR="00587408" w:rsidRPr="00587408" w:rsidRDefault="001B5688" w:rsidP="00587408">
            <w:pPr>
              <w:rPr>
                <w:rFonts w:ascii="Arial" w:hAnsi="Arial" w:cs="Arial"/>
                <w:bCs/>
                <w:sz w:val="14"/>
                <w:szCs w:val="14"/>
              </w:rPr>
            </w:pPr>
            <w:hyperlink r:id="rId3305" w:history="1">
              <w:r w:rsidR="000B5C49">
                <w:rPr>
                  <w:rStyle w:val="Hyperlink"/>
                  <w:rFonts w:ascii="Arial" w:hAnsi="Arial" w:cs="Arial"/>
                  <w:b/>
                  <w:bCs/>
                  <w:sz w:val="14"/>
                  <w:szCs w:val="14"/>
                </w:rPr>
                <w:t>R1-2205612</w:t>
              </w:r>
            </w:hyperlink>
          </w:p>
        </w:tc>
        <w:tc>
          <w:tcPr>
            <w:tcW w:w="2646" w:type="dxa"/>
          </w:tcPr>
          <w:p w14:paraId="0D5D510A" w14:textId="6DD0280C" w:rsidR="00587408" w:rsidRPr="00587408" w:rsidRDefault="00587408" w:rsidP="00587408">
            <w:pPr>
              <w:rPr>
                <w:rFonts w:ascii="Arial" w:hAnsi="Arial" w:cs="Arial"/>
                <w:sz w:val="14"/>
                <w:szCs w:val="14"/>
              </w:rPr>
            </w:pPr>
            <w:r w:rsidRPr="00587408">
              <w:rPr>
                <w:rFonts w:ascii="Arial" w:hAnsi="Arial" w:cs="Arial"/>
                <w:sz w:val="14"/>
                <w:szCs w:val="14"/>
              </w:rPr>
              <w:t>LS on updated Rel-17 RAN1 UE features list for LTE</w:t>
            </w:r>
          </w:p>
        </w:tc>
        <w:tc>
          <w:tcPr>
            <w:tcW w:w="1583" w:type="dxa"/>
          </w:tcPr>
          <w:p w14:paraId="4FFAAE45" w14:textId="659D419A" w:rsidR="00587408" w:rsidRPr="00587408" w:rsidRDefault="00587408" w:rsidP="00587408">
            <w:pPr>
              <w:rPr>
                <w:rFonts w:ascii="Arial" w:hAnsi="Arial" w:cs="Arial"/>
                <w:sz w:val="14"/>
                <w:szCs w:val="14"/>
              </w:rPr>
            </w:pPr>
            <w:r w:rsidRPr="00587408">
              <w:rPr>
                <w:rFonts w:ascii="Arial" w:hAnsi="Arial" w:cs="Arial"/>
                <w:sz w:val="14"/>
                <w:szCs w:val="14"/>
              </w:rPr>
              <w:t>RAN1, AT&amp;T, NTT DOCOMO, INC.</w:t>
            </w:r>
          </w:p>
        </w:tc>
        <w:tc>
          <w:tcPr>
            <w:tcW w:w="813" w:type="dxa"/>
          </w:tcPr>
          <w:p w14:paraId="5EFC6B66" w14:textId="6FD3FEDB" w:rsidR="00587408" w:rsidRPr="00587408" w:rsidRDefault="001B5688" w:rsidP="00587408">
            <w:pPr>
              <w:rPr>
                <w:rFonts w:ascii="Arial" w:hAnsi="Arial" w:cs="Arial"/>
                <w:bCs/>
                <w:sz w:val="14"/>
                <w:szCs w:val="14"/>
              </w:rPr>
            </w:pPr>
            <w:hyperlink r:id="rId3306" w:history="1">
              <w:r w:rsidR="00587408" w:rsidRPr="00587408">
                <w:rPr>
                  <w:rStyle w:val="Hyperlink"/>
                  <w:rFonts w:ascii="Arial" w:hAnsi="Arial" w:cs="Arial"/>
                  <w:b/>
                  <w:bCs/>
                  <w:sz w:val="14"/>
                  <w:szCs w:val="14"/>
                </w:rPr>
                <w:t>Rel-17</w:t>
              </w:r>
            </w:hyperlink>
          </w:p>
        </w:tc>
        <w:tc>
          <w:tcPr>
            <w:tcW w:w="2696" w:type="dxa"/>
          </w:tcPr>
          <w:p w14:paraId="14B11C32" w14:textId="7EB9A7B7" w:rsidR="00587408" w:rsidRPr="00587408" w:rsidRDefault="00587408" w:rsidP="00587408">
            <w:pPr>
              <w:rPr>
                <w:rFonts w:ascii="Arial" w:hAnsi="Arial" w:cs="Arial"/>
                <w:bCs/>
                <w:sz w:val="14"/>
                <w:szCs w:val="14"/>
              </w:rPr>
            </w:pPr>
            <w:r w:rsidRPr="00587408">
              <w:rPr>
                <w:rFonts w:ascii="Arial" w:hAnsi="Arial" w:cs="Arial"/>
                <w:color w:val="000000"/>
                <w:sz w:val="14"/>
                <w:szCs w:val="14"/>
              </w:rPr>
              <w:t>NB_IOTenh4_LTE_eMTC6, LTE_NBIOT_eMTC_NTN, LTE_terr_bcast_bands_part1, NR_SL_enh</w:t>
            </w:r>
          </w:p>
        </w:tc>
        <w:tc>
          <w:tcPr>
            <w:tcW w:w="1065" w:type="dxa"/>
          </w:tcPr>
          <w:p w14:paraId="69937278" w14:textId="52814B67" w:rsidR="00587408" w:rsidRPr="00587408" w:rsidRDefault="00587408" w:rsidP="00587408">
            <w:pPr>
              <w:rPr>
                <w:rFonts w:ascii="Arial" w:hAnsi="Arial" w:cs="Arial"/>
                <w:sz w:val="14"/>
                <w:szCs w:val="14"/>
              </w:rPr>
            </w:pPr>
            <w:r w:rsidRPr="00587408">
              <w:rPr>
                <w:rFonts w:ascii="Arial" w:hAnsi="Arial" w:cs="Arial"/>
                <w:sz w:val="14"/>
                <w:szCs w:val="14"/>
              </w:rPr>
              <w:t> </w:t>
            </w:r>
          </w:p>
        </w:tc>
        <w:tc>
          <w:tcPr>
            <w:tcW w:w="994" w:type="dxa"/>
          </w:tcPr>
          <w:p w14:paraId="589B4A4C" w14:textId="4536A302" w:rsidR="00587408" w:rsidRPr="00587408" w:rsidRDefault="00587408" w:rsidP="00587408">
            <w:pPr>
              <w:rPr>
                <w:rFonts w:ascii="Arial" w:hAnsi="Arial" w:cs="Arial"/>
                <w:sz w:val="14"/>
                <w:szCs w:val="14"/>
              </w:rPr>
            </w:pPr>
            <w:r w:rsidRPr="00587408">
              <w:rPr>
                <w:rFonts w:ascii="Arial" w:hAnsi="Arial" w:cs="Arial"/>
                <w:sz w:val="14"/>
                <w:szCs w:val="14"/>
              </w:rPr>
              <w:t>RAN2</w:t>
            </w:r>
          </w:p>
        </w:tc>
        <w:tc>
          <w:tcPr>
            <w:tcW w:w="994" w:type="dxa"/>
          </w:tcPr>
          <w:p w14:paraId="587E243E" w14:textId="5C184F7A" w:rsidR="00587408" w:rsidRPr="00587408" w:rsidRDefault="00587408" w:rsidP="00587408">
            <w:pPr>
              <w:rPr>
                <w:rFonts w:ascii="Arial" w:hAnsi="Arial" w:cs="Arial"/>
                <w:sz w:val="14"/>
                <w:szCs w:val="14"/>
              </w:rPr>
            </w:pPr>
            <w:r w:rsidRPr="00587408">
              <w:rPr>
                <w:rFonts w:ascii="Arial" w:hAnsi="Arial" w:cs="Arial"/>
                <w:sz w:val="14"/>
                <w:szCs w:val="14"/>
              </w:rPr>
              <w:t>RAN4</w:t>
            </w:r>
          </w:p>
        </w:tc>
        <w:tc>
          <w:tcPr>
            <w:tcW w:w="1120" w:type="dxa"/>
          </w:tcPr>
          <w:p w14:paraId="7A41482B" w14:textId="77777777" w:rsidR="00587408" w:rsidRPr="00587408" w:rsidRDefault="00587408" w:rsidP="00587408">
            <w:pPr>
              <w:rPr>
                <w:rFonts w:ascii="Arial" w:hAnsi="Arial" w:cs="Arial"/>
                <w:sz w:val="14"/>
                <w:szCs w:val="14"/>
              </w:rPr>
            </w:pPr>
          </w:p>
        </w:tc>
        <w:tc>
          <w:tcPr>
            <w:tcW w:w="1062" w:type="dxa"/>
          </w:tcPr>
          <w:p w14:paraId="357A9E2C" w14:textId="77777777" w:rsidR="00587408" w:rsidRPr="00587408" w:rsidRDefault="00587408" w:rsidP="00587408">
            <w:pPr>
              <w:rPr>
                <w:rFonts w:ascii="Arial" w:hAnsi="Arial" w:cs="Arial"/>
                <w:sz w:val="14"/>
                <w:szCs w:val="14"/>
              </w:rPr>
            </w:pPr>
          </w:p>
        </w:tc>
      </w:tr>
      <w:tr w:rsidR="00587408" w:rsidRPr="00587408" w14:paraId="05FB1613" w14:textId="77777777" w:rsidTr="00EF3281">
        <w:trPr>
          <w:trHeight w:val="20"/>
          <w:jc w:val="center"/>
        </w:trPr>
        <w:tc>
          <w:tcPr>
            <w:tcW w:w="1094" w:type="dxa"/>
          </w:tcPr>
          <w:p w14:paraId="360BF812" w14:textId="344360ED" w:rsidR="00587408" w:rsidRPr="00587408" w:rsidRDefault="001B5688" w:rsidP="00587408">
            <w:pPr>
              <w:rPr>
                <w:rFonts w:ascii="Arial" w:hAnsi="Arial" w:cs="Arial"/>
                <w:bCs/>
                <w:sz w:val="14"/>
                <w:szCs w:val="14"/>
              </w:rPr>
            </w:pPr>
            <w:hyperlink r:id="rId3307" w:history="1">
              <w:r w:rsidR="000B5C49">
                <w:rPr>
                  <w:rStyle w:val="Hyperlink"/>
                  <w:rFonts w:ascii="Arial" w:hAnsi="Arial" w:cs="Arial"/>
                  <w:b/>
                  <w:bCs/>
                  <w:sz w:val="14"/>
                  <w:szCs w:val="14"/>
                </w:rPr>
                <w:t>R1-2205619</w:t>
              </w:r>
            </w:hyperlink>
          </w:p>
        </w:tc>
        <w:tc>
          <w:tcPr>
            <w:tcW w:w="2646" w:type="dxa"/>
          </w:tcPr>
          <w:p w14:paraId="0438AA60" w14:textId="31A95B57" w:rsidR="00587408" w:rsidRPr="00587408" w:rsidRDefault="00587408" w:rsidP="00587408">
            <w:pPr>
              <w:rPr>
                <w:rFonts w:ascii="Arial" w:hAnsi="Arial" w:cs="Arial"/>
                <w:sz w:val="14"/>
                <w:szCs w:val="14"/>
              </w:rPr>
            </w:pPr>
            <w:r w:rsidRPr="00587408">
              <w:rPr>
                <w:rFonts w:ascii="Arial" w:hAnsi="Arial" w:cs="Arial"/>
                <w:sz w:val="14"/>
                <w:szCs w:val="14"/>
              </w:rPr>
              <w:t>Reply LS on expected AoA and AoD parameters</w:t>
            </w:r>
          </w:p>
        </w:tc>
        <w:tc>
          <w:tcPr>
            <w:tcW w:w="1583" w:type="dxa"/>
          </w:tcPr>
          <w:p w14:paraId="0CECE491" w14:textId="4921F2E5" w:rsidR="00587408" w:rsidRPr="00587408" w:rsidRDefault="00587408" w:rsidP="00587408">
            <w:pPr>
              <w:rPr>
                <w:rFonts w:ascii="Arial" w:hAnsi="Arial" w:cs="Arial"/>
                <w:sz w:val="14"/>
                <w:szCs w:val="14"/>
              </w:rPr>
            </w:pPr>
            <w:r w:rsidRPr="00587408">
              <w:rPr>
                <w:rFonts w:ascii="Arial" w:hAnsi="Arial" w:cs="Arial"/>
                <w:sz w:val="14"/>
                <w:szCs w:val="14"/>
              </w:rPr>
              <w:t>RAN1, Nokia</w:t>
            </w:r>
          </w:p>
        </w:tc>
        <w:tc>
          <w:tcPr>
            <w:tcW w:w="813" w:type="dxa"/>
          </w:tcPr>
          <w:p w14:paraId="77095149" w14:textId="32E51DD5" w:rsidR="00587408" w:rsidRPr="00587408" w:rsidRDefault="001B5688" w:rsidP="00587408">
            <w:pPr>
              <w:rPr>
                <w:rFonts w:ascii="Arial" w:hAnsi="Arial" w:cs="Arial"/>
                <w:bCs/>
                <w:sz w:val="14"/>
                <w:szCs w:val="14"/>
              </w:rPr>
            </w:pPr>
            <w:hyperlink r:id="rId3308" w:history="1">
              <w:r w:rsidR="00587408" w:rsidRPr="00587408">
                <w:rPr>
                  <w:rStyle w:val="Hyperlink"/>
                  <w:rFonts w:ascii="Arial" w:hAnsi="Arial" w:cs="Arial"/>
                  <w:b/>
                  <w:bCs/>
                  <w:sz w:val="14"/>
                  <w:szCs w:val="14"/>
                </w:rPr>
                <w:t>Rel-17</w:t>
              </w:r>
            </w:hyperlink>
          </w:p>
        </w:tc>
        <w:tc>
          <w:tcPr>
            <w:tcW w:w="2696" w:type="dxa"/>
          </w:tcPr>
          <w:p w14:paraId="3B8049B7" w14:textId="33640434" w:rsidR="00587408" w:rsidRPr="00587408" w:rsidRDefault="001B5688" w:rsidP="00587408">
            <w:pPr>
              <w:rPr>
                <w:rFonts w:ascii="Arial" w:hAnsi="Arial" w:cs="Arial"/>
                <w:bCs/>
                <w:sz w:val="14"/>
                <w:szCs w:val="14"/>
              </w:rPr>
            </w:pPr>
            <w:hyperlink r:id="rId3309" w:history="1">
              <w:r w:rsidR="00587408" w:rsidRPr="00587408">
                <w:rPr>
                  <w:rStyle w:val="Hyperlink"/>
                  <w:rFonts w:ascii="Arial" w:hAnsi="Arial" w:cs="Arial"/>
                  <w:b/>
                  <w:bCs/>
                  <w:sz w:val="14"/>
                  <w:szCs w:val="14"/>
                </w:rPr>
                <w:t>NR_pos_enh-Core</w:t>
              </w:r>
            </w:hyperlink>
          </w:p>
        </w:tc>
        <w:tc>
          <w:tcPr>
            <w:tcW w:w="1065" w:type="dxa"/>
          </w:tcPr>
          <w:p w14:paraId="4398D669" w14:textId="2BADEDAA" w:rsidR="00587408" w:rsidRPr="00587408" w:rsidRDefault="00587408" w:rsidP="00587408">
            <w:pPr>
              <w:rPr>
                <w:rFonts w:ascii="Arial" w:hAnsi="Arial" w:cs="Arial"/>
                <w:sz w:val="14"/>
                <w:szCs w:val="14"/>
              </w:rPr>
            </w:pPr>
            <w:r w:rsidRPr="00587408">
              <w:rPr>
                <w:rFonts w:ascii="Arial" w:hAnsi="Arial" w:cs="Arial"/>
                <w:sz w:val="14"/>
                <w:szCs w:val="14"/>
              </w:rPr>
              <w:t>R2-2206390</w:t>
            </w:r>
          </w:p>
        </w:tc>
        <w:tc>
          <w:tcPr>
            <w:tcW w:w="994" w:type="dxa"/>
          </w:tcPr>
          <w:p w14:paraId="59664752" w14:textId="4A834D47" w:rsidR="00587408" w:rsidRPr="00587408" w:rsidRDefault="00587408" w:rsidP="00587408">
            <w:pPr>
              <w:rPr>
                <w:rFonts w:ascii="Arial" w:hAnsi="Arial" w:cs="Arial"/>
                <w:sz w:val="14"/>
                <w:szCs w:val="14"/>
              </w:rPr>
            </w:pPr>
            <w:r w:rsidRPr="00587408">
              <w:rPr>
                <w:rFonts w:ascii="Arial" w:hAnsi="Arial" w:cs="Arial"/>
                <w:sz w:val="14"/>
                <w:szCs w:val="14"/>
              </w:rPr>
              <w:t>RAN2</w:t>
            </w:r>
          </w:p>
        </w:tc>
        <w:tc>
          <w:tcPr>
            <w:tcW w:w="994" w:type="dxa"/>
          </w:tcPr>
          <w:p w14:paraId="43CAF213" w14:textId="2A387150" w:rsidR="00587408" w:rsidRPr="00587408" w:rsidRDefault="00587408" w:rsidP="00587408">
            <w:pPr>
              <w:rPr>
                <w:rFonts w:ascii="Arial" w:hAnsi="Arial" w:cs="Arial"/>
                <w:sz w:val="14"/>
                <w:szCs w:val="14"/>
              </w:rPr>
            </w:pPr>
            <w:r w:rsidRPr="00587408">
              <w:rPr>
                <w:rFonts w:ascii="Arial" w:hAnsi="Arial" w:cs="Arial"/>
                <w:sz w:val="14"/>
                <w:szCs w:val="14"/>
              </w:rPr>
              <w:t>RAN3</w:t>
            </w:r>
          </w:p>
        </w:tc>
        <w:tc>
          <w:tcPr>
            <w:tcW w:w="1120" w:type="dxa"/>
          </w:tcPr>
          <w:p w14:paraId="5BB5A236" w14:textId="77777777" w:rsidR="00587408" w:rsidRPr="00587408" w:rsidRDefault="00587408" w:rsidP="00587408">
            <w:pPr>
              <w:rPr>
                <w:rFonts w:ascii="Arial" w:hAnsi="Arial" w:cs="Arial"/>
                <w:sz w:val="14"/>
                <w:szCs w:val="14"/>
              </w:rPr>
            </w:pPr>
          </w:p>
        </w:tc>
        <w:tc>
          <w:tcPr>
            <w:tcW w:w="1062" w:type="dxa"/>
          </w:tcPr>
          <w:p w14:paraId="621CCD41" w14:textId="77777777" w:rsidR="00587408" w:rsidRPr="00587408" w:rsidRDefault="00587408" w:rsidP="00587408">
            <w:pPr>
              <w:rPr>
                <w:rFonts w:ascii="Arial" w:hAnsi="Arial" w:cs="Arial"/>
                <w:sz w:val="14"/>
                <w:szCs w:val="14"/>
              </w:rPr>
            </w:pPr>
          </w:p>
        </w:tc>
      </w:tr>
      <w:tr w:rsidR="00587408" w:rsidRPr="00587408" w14:paraId="2B8A02C9" w14:textId="77777777" w:rsidTr="00EF3281">
        <w:trPr>
          <w:trHeight w:val="20"/>
          <w:jc w:val="center"/>
        </w:trPr>
        <w:tc>
          <w:tcPr>
            <w:tcW w:w="1094" w:type="dxa"/>
          </w:tcPr>
          <w:p w14:paraId="0C8A9A1E" w14:textId="168A5A38" w:rsidR="00587408" w:rsidRPr="00587408" w:rsidRDefault="001B5688" w:rsidP="00587408">
            <w:pPr>
              <w:rPr>
                <w:rFonts w:ascii="Arial" w:hAnsi="Arial" w:cs="Arial"/>
                <w:bCs/>
                <w:sz w:val="14"/>
                <w:szCs w:val="14"/>
              </w:rPr>
            </w:pPr>
            <w:hyperlink r:id="rId3310" w:history="1">
              <w:r w:rsidR="000B5C49">
                <w:rPr>
                  <w:rStyle w:val="Hyperlink"/>
                  <w:rFonts w:ascii="Arial" w:hAnsi="Arial" w:cs="Arial"/>
                  <w:b/>
                  <w:bCs/>
                  <w:sz w:val="14"/>
                  <w:szCs w:val="14"/>
                </w:rPr>
                <w:t>R1-2205623</w:t>
              </w:r>
            </w:hyperlink>
          </w:p>
        </w:tc>
        <w:tc>
          <w:tcPr>
            <w:tcW w:w="2646" w:type="dxa"/>
          </w:tcPr>
          <w:p w14:paraId="3C4721C1" w14:textId="042E8DBB" w:rsidR="00587408" w:rsidRPr="00587408" w:rsidRDefault="00587408" w:rsidP="00587408">
            <w:pPr>
              <w:rPr>
                <w:rFonts w:ascii="Arial" w:hAnsi="Arial" w:cs="Arial"/>
                <w:sz w:val="14"/>
                <w:szCs w:val="14"/>
              </w:rPr>
            </w:pPr>
            <w:r w:rsidRPr="00587408">
              <w:rPr>
                <w:rFonts w:ascii="Arial" w:hAnsi="Arial" w:cs="Arial"/>
                <w:sz w:val="14"/>
                <w:szCs w:val="14"/>
              </w:rPr>
              <w:t>LS on UE antenna gain for NR NTN coverage enhancement</w:t>
            </w:r>
          </w:p>
        </w:tc>
        <w:tc>
          <w:tcPr>
            <w:tcW w:w="1583" w:type="dxa"/>
          </w:tcPr>
          <w:p w14:paraId="0FE6AD14" w14:textId="08FFE90C" w:rsidR="00587408" w:rsidRPr="00587408" w:rsidRDefault="00587408" w:rsidP="00587408">
            <w:pPr>
              <w:rPr>
                <w:rFonts w:ascii="Arial" w:hAnsi="Arial" w:cs="Arial"/>
                <w:sz w:val="14"/>
                <w:szCs w:val="14"/>
              </w:rPr>
            </w:pPr>
            <w:r w:rsidRPr="00587408">
              <w:rPr>
                <w:rFonts w:ascii="Arial" w:hAnsi="Arial" w:cs="Arial"/>
                <w:sz w:val="14"/>
                <w:szCs w:val="14"/>
              </w:rPr>
              <w:t>RAN1, NTT DOCOMO, INC.</w:t>
            </w:r>
          </w:p>
        </w:tc>
        <w:tc>
          <w:tcPr>
            <w:tcW w:w="813" w:type="dxa"/>
          </w:tcPr>
          <w:p w14:paraId="1F8A8214" w14:textId="1AB63B0A" w:rsidR="00587408" w:rsidRPr="00587408" w:rsidRDefault="001B5688" w:rsidP="00587408">
            <w:pPr>
              <w:rPr>
                <w:rFonts w:ascii="Arial" w:hAnsi="Arial" w:cs="Arial"/>
                <w:bCs/>
                <w:sz w:val="14"/>
                <w:szCs w:val="14"/>
              </w:rPr>
            </w:pPr>
            <w:hyperlink r:id="rId3311" w:history="1">
              <w:r w:rsidR="00587408" w:rsidRPr="00587408">
                <w:rPr>
                  <w:rStyle w:val="Hyperlink"/>
                  <w:rFonts w:ascii="Arial" w:hAnsi="Arial" w:cs="Arial"/>
                  <w:b/>
                  <w:bCs/>
                  <w:sz w:val="14"/>
                  <w:szCs w:val="14"/>
                </w:rPr>
                <w:t>Rel-18</w:t>
              </w:r>
            </w:hyperlink>
          </w:p>
        </w:tc>
        <w:tc>
          <w:tcPr>
            <w:tcW w:w="2696" w:type="dxa"/>
          </w:tcPr>
          <w:p w14:paraId="1FACFA61" w14:textId="1F0207F3" w:rsidR="00587408" w:rsidRPr="00587408" w:rsidRDefault="001B5688" w:rsidP="00587408">
            <w:pPr>
              <w:rPr>
                <w:rFonts w:ascii="Arial" w:hAnsi="Arial" w:cs="Arial"/>
                <w:bCs/>
                <w:sz w:val="14"/>
                <w:szCs w:val="14"/>
              </w:rPr>
            </w:pPr>
            <w:hyperlink r:id="rId3312" w:history="1">
              <w:r w:rsidR="00587408" w:rsidRPr="00587408">
                <w:rPr>
                  <w:rStyle w:val="Hyperlink"/>
                  <w:rFonts w:ascii="Arial" w:hAnsi="Arial" w:cs="Arial"/>
                  <w:b/>
                  <w:bCs/>
                  <w:sz w:val="14"/>
                  <w:szCs w:val="14"/>
                </w:rPr>
                <w:t>NR_NTN_enh-Core</w:t>
              </w:r>
            </w:hyperlink>
          </w:p>
        </w:tc>
        <w:tc>
          <w:tcPr>
            <w:tcW w:w="1065" w:type="dxa"/>
          </w:tcPr>
          <w:p w14:paraId="4A0E2F28" w14:textId="525FDFB4" w:rsidR="00587408" w:rsidRPr="00587408" w:rsidRDefault="00587408" w:rsidP="00587408">
            <w:pPr>
              <w:rPr>
                <w:rFonts w:ascii="Arial" w:hAnsi="Arial" w:cs="Arial"/>
                <w:sz w:val="14"/>
                <w:szCs w:val="14"/>
              </w:rPr>
            </w:pPr>
            <w:r w:rsidRPr="00587408">
              <w:rPr>
                <w:rFonts w:ascii="Arial" w:hAnsi="Arial" w:cs="Arial"/>
                <w:sz w:val="14"/>
                <w:szCs w:val="14"/>
              </w:rPr>
              <w:t> </w:t>
            </w:r>
          </w:p>
        </w:tc>
        <w:tc>
          <w:tcPr>
            <w:tcW w:w="994" w:type="dxa"/>
          </w:tcPr>
          <w:p w14:paraId="1D33FC28" w14:textId="4315EDD5" w:rsidR="00587408" w:rsidRPr="00587408" w:rsidRDefault="00587408" w:rsidP="00587408">
            <w:pPr>
              <w:rPr>
                <w:rFonts w:ascii="Arial" w:hAnsi="Arial" w:cs="Arial"/>
                <w:sz w:val="14"/>
                <w:szCs w:val="14"/>
              </w:rPr>
            </w:pPr>
            <w:r w:rsidRPr="00587408">
              <w:rPr>
                <w:rFonts w:ascii="Arial" w:hAnsi="Arial" w:cs="Arial"/>
                <w:sz w:val="14"/>
                <w:szCs w:val="14"/>
              </w:rPr>
              <w:t>RAN4</w:t>
            </w:r>
          </w:p>
        </w:tc>
        <w:tc>
          <w:tcPr>
            <w:tcW w:w="994" w:type="dxa"/>
          </w:tcPr>
          <w:p w14:paraId="6E5D5036" w14:textId="3B51DE5E" w:rsidR="00587408" w:rsidRPr="00587408" w:rsidRDefault="00587408" w:rsidP="00587408">
            <w:pPr>
              <w:rPr>
                <w:rFonts w:ascii="Arial" w:hAnsi="Arial" w:cs="Arial"/>
                <w:sz w:val="14"/>
                <w:szCs w:val="14"/>
              </w:rPr>
            </w:pPr>
            <w:r w:rsidRPr="00587408">
              <w:rPr>
                <w:rFonts w:ascii="Arial" w:hAnsi="Arial" w:cs="Arial"/>
                <w:sz w:val="14"/>
                <w:szCs w:val="14"/>
              </w:rPr>
              <w:t> </w:t>
            </w:r>
          </w:p>
        </w:tc>
        <w:tc>
          <w:tcPr>
            <w:tcW w:w="1120" w:type="dxa"/>
          </w:tcPr>
          <w:p w14:paraId="0CDB24FA" w14:textId="77777777" w:rsidR="00587408" w:rsidRPr="00587408" w:rsidRDefault="00587408" w:rsidP="00587408">
            <w:pPr>
              <w:rPr>
                <w:rFonts w:ascii="Arial" w:hAnsi="Arial" w:cs="Arial"/>
                <w:sz w:val="14"/>
                <w:szCs w:val="14"/>
              </w:rPr>
            </w:pPr>
          </w:p>
        </w:tc>
        <w:tc>
          <w:tcPr>
            <w:tcW w:w="1062" w:type="dxa"/>
          </w:tcPr>
          <w:p w14:paraId="4E2639F3" w14:textId="77777777" w:rsidR="00587408" w:rsidRPr="00587408" w:rsidRDefault="00587408" w:rsidP="00587408">
            <w:pPr>
              <w:rPr>
                <w:rFonts w:ascii="Arial" w:hAnsi="Arial" w:cs="Arial"/>
                <w:sz w:val="14"/>
                <w:szCs w:val="14"/>
              </w:rPr>
            </w:pPr>
          </w:p>
        </w:tc>
      </w:tr>
      <w:tr w:rsidR="00587408" w:rsidRPr="00587408" w14:paraId="6C1B175A" w14:textId="77777777" w:rsidTr="00EF3281">
        <w:trPr>
          <w:trHeight w:val="20"/>
          <w:jc w:val="center"/>
        </w:trPr>
        <w:tc>
          <w:tcPr>
            <w:tcW w:w="1094" w:type="dxa"/>
          </w:tcPr>
          <w:p w14:paraId="689994E3" w14:textId="0C6758CA" w:rsidR="00587408" w:rsidRPr="00587408" w:rsidRDefault="001B5688" w:rsidP="00587408">
            <w:pPr>
              <w:rPr>
                <w:rFonts w:ascii="Arial" w:hAnsi="Arial" w:cs="Arial"/>
                <w:bCs/>
                <w:sz w:val="14"/>
                <w:szCs w:val="14"/>
              </w:rPr>
            </w:pPr>
            <w:hyperlink r:id="rId3313" w:history="1">
              <w:r w:rsidR="000B5C49">
                <w:rPr>
                  <w:rStyle w:val="Hyperlink"/>
                  <w:rFonts w:ascii="Arial" w:hAnsi="Arial" w:cs="Arial"/>
                  <w:b/>
                  <w:bCs/>
                  <w:sz w:val="14"/>
                  <w:szCs w:val="14"/>
                </w:rPr>
                <w:t>R1-2205634</w:t>
              </w:r>
            </w:hyperlink>
          </w:p>
        </w:tc>
        <w:tc>
          <w:tcPr>
            <w:tcW w:w="2646" w:type="dxa"/>
          </w:tcPr>
          <w:p w14:paraId="66F1A752" w14:textId="6DB6B1FB" w:rsidR="00587408" w:rsidRPr="00587408" w:rsidRDefault="00587408" w:rsidP="00587408">
            <w:pPr>
              <w:rPr>
                <w:rFonts w:ascii="Arial" w:hAnsi="Arial" w:cs="Arial"/>
                <w:sz w:val="14"/>
                <w:szCs w:val="14"/>
              </w:rPr>
            </w:pPr>
            <w:r w:rsidRPr="00587408">
              <w:rPr>
                <w:rFonts w:ascii="Arial" w:hAnsi="Arial" w:cs="Arial"/>
                <w:sz w:val="14"/>
                <w:szCs w:val="14"/>
              </w:rPr>
              <w:t>LS on New UE Feature for HARQ-ACK multiplexing on PUSCH in the absence of PUCCH</w:t>
            </w:r>
          </w:p>
        </w:tc>
        <w:tc>
          <w:tcPr>
            <w:tcW w:w="1583" w:type="dxa"/>
          </w:tcPr>
          <w:p w14:paraId="5FACF357" w14:textId="14D6D64F" w:rsidR="00587408" w:rsidRPr="00587408" w:rsidRDefault="00587408" w:rsidP="00587408">
            <w:pPr>
              <w:rPr>
                <w:rFonts w:ascii="Arial" w:hAnsi="Arial" w:cs="Arial"/>
                <w:sz w:val="14"/>
                <w:szCs w:val="14"/>
              </w:rPr>
            </w:pPr>
            <w:r w:rsidRPr="00587408">
              <w:rPr>
                <w:rFonts w:ascii="Arial" w:hAnsi="Arial" w:cs="Arial"/>
                <w:sz w:val="14"/>
                <w:szCs w:val="14"/>
              </w:rPr>
              <w:t>RAN1, Apple</w:t>
            </w:r>
          </w:p>
        </w:tc>
        <w:tc>
          <w:tcPr>
            <w:tcW w:w="813" w:type="dxa"/>
          </w:tcPr>
          <w:p w14:paraId="090048CB" w14:textId="5C03AD1F" w:rsidR="00587408" w:rsidRPr="00587408" w:rsidRDefault="001B5688" w:rsidP="00587408">
            <w:pPr>
              <w:rPr>
                <w:rFonts w:ascii="Arial" w:hAnsi="Arial" w:cs="Arial"/>
                <w:bCs/>
                <w:sz w:val="14"/>
                <w:szCs w:val="14"/>
              </w:rPr>
            </w:pPr>
            <w:hyperlink r:id="rId3314" w:history="1">
              <w:r w:rsidR="00587408" w:rsidRPr="00587408">
                <w:rPr>
                  <w:rStyle w:val="Hyperlink"/>
                  <w:rFonts w:ascii="Arial" w:hAnsi="Arial" w:cs="Arial"/>
                  <w:b/>
                  <w:bCs/>
                  <w:sz w:val="14"/>
                  <w:szCs w:val="14"/>
                </w:rPr>
                <w:t>Rel-16</w:t>
              </w:r>
            </w:hyperlink>
          </w:p>
        </w:tc>
        <w:tc>
          <w:tcPr>
            <w:tcW w:w="2696" w:type="dxa"/>
          </w:tcPr>
          <w:p w14:paraId="6AF554B5" w14:textId="2BF7AC93" w:rsidR="00587408" w:rsidRPr="00587408" w:rsidRDefault="00587408" w:rsidP="00587408">
            <w:pPr>
              <w:rPr>
                <w:rFonts w:ascii="Arial" w:hAnsi="Arial" w:cs="Arial"/>
                <w:bCs/>
                <w:sz w:val="14"/>
                <w:szCs w:val="14"/>
                <w:lang w:val="fr-FR"/>
              </w:rPr>
            </w:pPr>
            <w:r w:rsidRPr="00587408">
              <w:rPr>
                <w:rFonts w:ascii="Arial" w:hAnsi="Arial" w:cs="Arial"/>
                <w:color w:val="000000"/>
                <w:sz w:val="14"/>
                <w:szCs w:val="14"/>
              </w:rPr>
              <w:t>NR_newRAT-Core, TEI16</w:t>
            </w:r>
          </w:p>
        </w:tc>
        <w:tc>
          <w:tcPr>
            <w:tcW w:w="1065" w:type="dxa"/>
          </w:tcPr>
          <w:p w14:paraId="60BF9019" w14:textId="4ECC9BC2" w:rsidR="00587408" w:rsidRPr="00587408" w:rsidRDefault="00587408" w:rsidP="00587408">
            <w:pPr>
              <w:rPr>
                <w:rFonts w:ascii="Arial" w:hAnsi="Arial" w:cs="Arial"/>
                <w:sz w:val="14"/>
                <w:szCs w:val="14"/>
                <w:lang w:val="fr-FR"/>
              </w:rPr>
            </w:pPr>
            <w:r w:rsidRPr="00587408">
              <w:rPr>
                <w:rFonts w:ascii="Arial" w:hAnsi="Arial" w:cs="Arial"/>
                <w:sz w:val="14"/>
                <w:szCs w:val="14"/>
              </w:rPr>
              <w:t> </w:t>
            </w:r>
          </w:p>
        </w:tc>
        <w:tc>
          <w:tcPr>
            <w:tcW w:w="994" w:type="dxa"/>
          </w:tcPr>
          <w:p w14:paraId="30080219" w14:textId="1A8032A0" w:rsidR="00587408" w:rsidRPr="00587408" w:rsidRDefault="00587408" w:rsidP="00587408">
            <w:pPr>
              <w:rPr>
                <w:rFonts w:ascii="Arial" w:hAnsi="Arial" w:cs="Arial"/>
                <w:sz w:val="14"/>
                <w:szCs w:val="14"/>
                <w:lang w:val="fr-FR"/>
              </w:rPr>
            </w:pPr>
            <w:r w:rsidRPr="00587408">
              <w:rPr>
                <w:rFonts w:ascii="Arial" w:hAnsi="Arial" w:cs="Arial"/>
                <w:sz w:val="14"/>
                <w:szCs w:val="14"/>
              </w:rPr>
              <w:t>RAN2</w:t>
            </w:r>
          </w:p>
        </w:tc>
        <w:tc>
          <w:tcPr>
            <w:tcW w:w="994" w:type="dxa"/>
          </w:tcPr>
          <w:p w14:paraId="3E454BF4" w14:textId="4322F319" w:rsidR="00587408" w:rsidRPr="00587408" w:rsidRDefault="00587408" w:rsidP="00587408">
            <w:pPr>
              <w:rPr>
                <w:rFonts w:ascii="Arial" w:hAnsi="Arial" w:cs="Arial"/>
                <w:sz w:val="14"/>
                <w:szCs w:val="14"/>
                <w:lang w:val="fr-FR"/>
              </w:rPr>
            </w:pPr>
            <w:r w:rsidRPr="00587408">
              <w:rPr>
                <w:rFonts w:ascii="Arial" w:hAnsi="Arial" w:cs="Arial"/>
                <w:sz w:val="14"/>
                <w:szCs w:val="14"/>
              </w:rPr>
              <w:t> </w:t>
            </w:r>
          </w:p>
        </w:tc>
        <w:tc>
          <w:tcPr>
            <w:tcW w:w="1120" w:type="dxa"/>
          </w:tcPr>
          <w:p w14:paraId="037FA570" w14:textId="77777777" w:rsidR="00587408" w:rsidRPr="00587408" w:rsidRDefault="00587408" w:rsidP="00587408">
            <w:pPr>
              <w:rPr>
                <w:rFonts w:ascii="Arial" w:hAnsi="Arial" w:cs="Arial"/>
                <w:sz w:val="14"/>
                <w:szCs w:val="14"/>
                <w:lang w:val="fr-FR"/>
              </w:rPr>
            </w:pPr>
          </w:p>
        </w:tc>
        <w:tc>
          <w:tcPr>
            <w:tcW w:w="1062" w:type="dxa"/>
          </w:tcPr>
          <w:p w14:paraId="52FA6C57" w14:textId="77777777" w:rsidR="00587408" w:rsidRPr="00587408" w:rsidRDefault="00587408" w:rsidP="00587408">
            <w:pPr>
              <w:rPr>
                <w:rFonts w:ascii="Arial" w:hAnsi="Arial" w:cs="Arial"/>
                <w:sz w:val="14"/>
                <w:szCs w:val="14"/>
                <w:lang w:val="fr-FR"/>
              </w:rPr>
            </w:pPr>
          </w:p>
        </w:tc>
      </w:tr>
      <w:tr w:rsidR="00587408" w:rsidRPr="00587408" w14:paraId="26EC1BAA" w14:textId="77777777" w:rsidTr="00EF3281">
        <w:trPr>
          <w:trHeight w:val="20"/>
          <w:jc w:val="center"/>
        </w:trPr>
        <w:tc>
          <w:tcPr>
            <w:tcW w:w="1094" w:type="dxa"/>
          </w:tcPr>
          <w:p w14:paraId="665BB80D" w14:textId="5394631A" w:rsidR="00587408" w:rsidRPr="00587408" w:rsidRDefault="001B5688" w:rsidP="00587408">
            <w:pPr>
              <w:rPr>
                <w:rFonts w:ascii="Arial" w:hAnsi="Arial" w:cs="Arial"/>
                <w:bCs/>
                <w:sz w:val="14"/>
                <w:szCs w:val="14"/>
              </w:rPr>
            </w:pPr>
            <w:hyperlink r:id="rId3315" w:history="1">
              <w:r w:rsidR="000B5C49">
                <w:rPr>
                  <w:rStyle w:val="Hyperlink"/>
                  <w:rFonts w:ascii="Arial" w:hAnsi="Arial" w:cs="Arial"/>
                  <w:b/>
                  <w:bCs/>
                  <w:sz w:val="14"/>
                  <w:szCs w:val="14"/>
                </w:rPr>
                <w:t>R1-2205639</w:t>
              </w:r>
            </w:hyperlink>
          </w:p>
        </w:tc>
        <w:tc>
          <w:tcPr>
            <w:tcW w:w="2646" w:type="dxa"/>
          </w:tcPr>
          <w:p w14:paraId="67B0BB56" w14:textId="3AC6B0C7" w:rsidR="00587408" w:rsidRPr="00587408" w:rsidRDefault="00587408" w:rsidP="00587408">
            <w:pPr>
              <w:rPr>
                <w:rFonts w:ascii="Arial" w:hAnsi="Arial" w:cs="Arial"/>
                <w:sz w:val="14"/>
                <w:szCs w:val="14"/>
              </w:rPr>
            </w:pPr>
            <w:r w:rsidRPr="00587408">
              <w:rPr>
                <w:rFonts w:ascii="Arial" w:hAnsi="Arial" w:cs="Arial"/>
                <w:sz w:val="14"/>
                <w:szCs w:val="14"/>
              </w:rPr>
              <w:t>LS on UE power limitation for STxMP in FR2</w:t>
            </w:r>
          </w:p>
        </w:tc>
        <w:tc>
          <w:tcPr>
            <w:tcW w:w="1583" w:type="dxa"/>
          </w:tcPr>
          <w:p w14:paraId="020FD2AC" w14:textId="73789B15" w:rsidR="00587408" w:rsidRPr="00587408" w:rsidRDefault="00587408" w:rsidP="00587408">
            <w:pPr>
              <w:rPr>
                <w:rFonts w:ascii="Arial" w:hAnsi="Arial" w:cs="Arial"/>
                <w:sz w:val="14"/>
                <w:szCs w:val="14"/>
              </w:rPr>
            </w:pPr>
            <w:r w:rsidRPr="00587408">
              <w:rPr>
                <w:rFonts w:ascii="Arial" w:hAnsi="Arial" w:cs="Arial"/>
                <w:sz w:val="14"/>
                <w:szCs w:val="14"/>
              </w:rPr>
              <w:t>RAN1, MediaTek</w:t>
            </w:r>
          </w:p>
        </w:tc>
        <w:tc>
          <w:tcPr>
            <w:tcW w:w="813" w:type="dxa"/>
          </w:tcPr>
          <w:p w14:paraId="3411D0B3" w14:textId="14156AD6" w:rsidR="00587408" w:rsidRPr="00587408" w:rsidRDefault="001B5688" w:rsidP="00587408">
            <w:pPr>
              <w:rPr>
                <w:rFonts w:ascii="Arial" w:hAnsi="Arial" w:cs="Arial"/>
                <w:bCs/>
                <w:sz w:val="14"/>
                <w:szCs w:val="14"/>
              </w:rPr>
            </w:pPr>
            <w:hyperlink r:id="rId3316" w:history="1">
              <w:r w:rsidR="00587408" w:rsidRPr="00587408">
                <w:rPr>
                  <w:rStyle w:val="Hyperlink"/>
                  <w:rFonts w:ascii="Arial" w:hAnsi="Arial" w:cs="Arial"/>
                  <w:b/>
                  <w:bCs/>
                  <w:sz w:val="14"/>
                  <w:szCs w:val="14"/>
                </w:rPr>
                <w:t>Rel-18</w:t>
              </w:r>
            </w:hyperlink>
          </w:p>
        </w:tc>
        <w:tc>
          <w:tcPr>
            <w:tcW w:w="2696" w:type="dxa"/>
          </w:tcPr>
          <w:p w14:paraId="2A80300F" w14:textId="57A45F30" w:rsidR="00587408" w:rsidRPr="00587408" w:rsidRDefault="001B5688" w:rsidP="00587408">
            <w:pPr>
              <w:rPr>
                <w:rFonts w:ascii="Arial" w:hAnsi="Arial" w:cs="Arial"/>
                <w:bCs/>
                <w:sz w:val="14"/>
                <w:szCs w:val="14"/>
              </w:rPr>
            </w:pPr>
            <w:hyperlink r:id="rId3317" w:history="1">
              <w:r w:rsidR="00587408" w:rsidRPr="00587408">
                <w:rPr>
                  <w:rStyle w:val="Hyperlink"/>
                  <w:rFonts w:ascii="Arial" w:hAnsi="Arial" w:cs="Arial"/>
                  <w:b/>
                  <w:bCs/>
                  <w:sz w:val="14"/>
                  <w:szCs w:val="14"/>
                </w:rPr>
                <w:t>NR_MIMO_evo_DL_UL-Core</w:t>
              </w:r>
            </w:hyperlink>
          </w:p>
        </w:tc>
        <w:tc>
          <w:tcPr>
            <w:tcW w:w="1065" w:type="dxa"/>
          </w:tcPr>
          <w:p w14:paraId="12C06F71" w14:textId="2ED4F128" w:rsidR="00587408" w:rsidRPr="00587408" w:rsidRDefault="00587408" w:rsidP="00587408">
            <w:pPr>
              <w:rPr>
                <w:rFonts w:ascii="Arial" w:hAnsi="Arial" w:cs="Arial"/>
                <w:sz w:val="14"/>
                <w:szCs w:val="14"/>
              </w:rPr>
            </w:pPr>
            <w:r w:rsidRPr="00587408">
              <w:rPr>
                <w:rFonts w:ascii="Arial" w:hAnsi="Arial" w:cs="Arial"/>
                <w:sz w:val="14"/>
                <w:szCs w:val="14"/>
              </w:rPr>
              <w:t> </w:t>
            </w:r>
          </w:p>
        </w:tc>
        <w:tc>
          <w:tcPr>
            <w:tcW w:w="994" w:type="dxa"/>
          </w:tcPr>
          <w:p w14:paraId="7B7FFA2B" w14:textId="3A3454A9" w:rsidR="00587408" w:rsidRPr="00587408" w:rsidRDefault="00587408" w:rsidP="00587408">
            <w:pPr>
              <w:rPr>
                <w:rFonts w:ascii="Arial" w:hAnsi="Arial" w:cs="Arial"/>
                <w:sz w:val="14"/>
                <w:szCs w:val="14"/>
              </w:rPr>
            </w:pPr>
            <w:r w:rsidRPr="00587408">
              <w:rPr>
                <w:rFonts w:ascii="Arial" w:hAnsi="Arial" w:cs="Arial"/>
                <w:sz w:val="14"/>
                <w:szCs w:val="14"/>
              </w:rPr>
              <w:t>RAN4</w:t>
            </w:r>
          </w:p>
        </w:tc>
        <w:tc>
          <w:tcPr>
            <w:tcW w:w="994" w:type="dxa"/>
          </w:tcPr>
          <w:p w14:paraId="77AD45B2" w14:textId="04A0BC07" w:rsidR="00587408" w:rsidRPr="00587408" w:rsidRDefault="00587408" w:rsidP="00587408">
            <w:pPr>
              <w:rPr>
                <w:rFonts w:ascii="Arial" w:hAnsi="Arial" w:cs="Arial"/>
                <w:sz w:val="14"/>
                <w:szCs w:val="14"/>
              </w:rPr>
            </w:pPr>
            <w:r w:rsidRPr="00587408">
              <w:rPr>
                <w:rFonts w:ascii="Arial" w:hAnsi="Arial" w:cs="Arial"/>
                <w:sz w:val="14"/>
                <w:szCs w:val="14"/>
              </w:rPr>
              <w:t> </w:t>
            </w:r>
          </w:p>
        </w:tc>
        <w:tc>
          <w:tcPr>
            <w:tcW w:w="1120" w:type="dxa"/>
          </w:tcPr>
          <w:p w14:paraId="4D57A417" w14:textId="77777777" w:rsidR="00587408" w:rsidRPr="00587408" w:rsidRDefault="00587408" w:rsidP="00587408">
            <w:pPr>
              <w:rPr>
                <w:rFonts w:ascii="Arial" w:hAnsi="Arial" w:cs="Arial"/>
                <w:sz w:val="14"/>
                <w:szCs w:val="14"/>
              </w:rPr>
            </w:pPr>
          </w:p>
        </w:tc>
        <w:tc>
          <w:tcPr>
            <w:tcW w:w="1062" w:type="dxa"/>
          </w:tcPr>
          <w:p w14:paraId="363EEBE2" w14:textId="77777777" w:rsidR="00587408" w:rsidRPr="00587408" w:rsidRDefault="00587408" w:rsidP="00587408">
            <w:pPr>
              <w:rPr>
                <w:rFonts w:ascii="Arial" w:hAnsi="Arial" w:cs="Arial"/>
                <w:sz w:val="14"/>
                <w:szCs w:val="14"/>
              </w:rPr>
            </w:pPr>
          </w:p>
        </w:tc>
      </w:tr>
      <w:tr w:rsidR="00587408" w:rsidRPr="00587408" w14:paraId="6EA466F7" w14:textId="77777777" w:rsidTr="00EF3281">
        <w:trPr>
          <w:trHeight w:val="20"/>
          <w:jc w:val="center"/>
        </w:trPr>
        <w:tc>
          <w:tcPr>
            <w:tcW w:w="1094" w:type="dxa"/>
          </w:tcPr>
          <w:p w14:paraId="4AEE0513" w14:textId="6C817C16" w:rsidR="00587408" w:rsidRPr="00587408" w:rsidRDefault="001B5688" w:rsidP="00587408">
            <w:pPr>
              <w:rPr>
                <w:rFonts w:ascii="Arial" w:hAnsi="Arial" w:cs="Arial"/>
                <w:bCs/>
                <w:sz w:val="14"/>
                <w:szCs w:val="14"/>
              </w:rPr>
            </w:pPr>
            <w:hyperlink r:id="rId3318" w:history="1">
              <w:r w:rsidR="000B5C49">
                <w:rPr>
                  <w:rStyle w:val="Hyperlink"/>
                  <w:rFonts w:ascii="Arial" w:hAnsi="Arial" w:cs="Arial"/>
                  <w:b/>
                  <w:bCs/>
                  <w:sz w:val="14"/>
                  <w:szCs w:val="14"/>
                </w:rPr>
                <w:t>R1-2205640</w:t>
              </w:r>
            </w:hyperlink>
          </w:p>
        </w:tc>
        <w:tc>
          <w:tcPr>
            <w:tcW w:w="2646" w:type="dxa"/>
          </w:tcPr>
          <w:p w14:paraId="28458C36" w14:textId="2A50731A" w:rsidR="00587408" w:rsidRPr="00587408" w:rsidRDefault="00587408" w:rsidP="00587408">
            <w:pPr>
              <w:rPr>
                <w:rFonts w:ascii="Arial" w:hAnsi="Arial" w:cs="Arial"/>
                <w:sz w:val="14"/>
                <w:szCs w:val="14"/>
              </w:rPr>
            </w:pPr>
            <w:r w:rsidRPr="00587408">
              <w:rPr>
                <w:rFonts w:ascii="Arial" w:hAnsi="Arial" w:cs="Arial"/>
                <w:sz w:val="14"/>
                <w:szCs w:val="14"/>
              </w:rPr>
              <w:t>LS to RAN4 on SSB measurement for L1-RSRP on inter-cell beam management</w:t>
            </w:r>
          </w:p>
        </w:tc>
        <w:tc>
          <w:tcPr>
            <w:tcW w:w="1583" w:type="dxa"/>
          </w:tcPr>
          <w:p w14:paraId="0F20B316" w14:textId="6B5C7580" w:rsidR="00587408" w:rsidRPr="00587408" w:rsidRDefault="00587408" w:rsidP="00587408">
            <w:pPr>
              <w:rPr>
                <w:rFonts w:ascii="Arial" w:hAnsi="Arial" w:cs="Arial"/>
                <w:sz w:val="14"/>
                <w:szCs w:val="14"/>
              </w:rPr>
            </w:pPr>
            <w:r w:rsidRPr="00587408">
              <w:rPr>
                <w:rFonts w:ascii="Arial" w:hAnsi="Arial" w:cs="Arial"/>
                <w:sz w:val="14"/>
                <w:szCs w:val="14"/>
              </w:rPr>
              <w:t>RAN1, ZTE</w:t>
            </w:r>
          </w:p>
        </w:tc>
        <w:tc>
          <w:tcPr>
            <w:tcW w:w="813" w:type="dxa"/>
          </w:tcPr>
          <w:p w14:paraId="748300B2" w14:textId="14B04ECA" w:rsidR="00587408" w:rsidRPr="00587408" w:rsidRDefault="001B5688" w:rsidP="00587408">
            <w:pPr>
              <w:rPr>
                <w:rFonts w:ascii="Arial" w:hAnsi="Arial" w:cs="Arial"/>
                <w:bCs/>
                <w:sz w:val="14"/>
                <w:szCs w:val="14"/>
              </w:rPr>
            </w:pPr>
            <w:hyperlink r:id="rId3319" w:history="1">
              <w:r w:rsidR="00587408" w:rsidRPr="00587408">
                <w:rPr>
                  <w:rStyle w:val="Hyperlink"/>
                  <w:rFonts w:ascii="Arial" w:hAnsi="Arial" w:cs="Arial"/>
                  <w:b/>
                  <w:bCs/>
                  <w:sz w:val="14"/>
                  <w:szCs w:val="14"/>
                </w:rPr>
                <w:t>Rel-17</w:t>
              </w:r>
            </w:hyperlink>
          </w:p>
        </w:tc>
        <w:tc>
          <w:tcPr>
            <w:tcW w:w="2696" w:type="dxa"/>
          </w:tcPr>
          <w:p w14:paraId="60BEA539" w14:textId="57E4A1D5" w:rsidR="00587408" w:rsidRPr="00587408" w:rsidRDefault="001B5688" w:rsidP="00587408">
            <w:pPr>
              <w:rPr>
                <w:rFonts w:ascii="Arial" w:hAnsi="Arial" w:cs="Arial"/>
                <w:bCs/>
                <w:sz w:val="14"/>
                <w:szCs w:val="14"/>
                <w:lang w:val="fr-FR"/>
              </w:rPr>
            </w:pPr>
            <w:hyperlink r:id="rId3320" w:history="1">
              <w:r w:rsidR="00587408" w:rsidRPr="00587408">
                <w:rPr>
                  <w:rStyle w:val="Hyperlink"/>
                  <w:rFonts w:ascii="Arial" w:hAnsi="Arial" w:cs="Arial"/>
                  <w:b/>
                  <w:bCs/>
                  <w:sz w:val="14"/>
                  <w:szCs w:val="14"/>
                </w:rPr>
                <w:t>NR_feMIMO-Core</w:t>
              </w:r>
            </w:hyperlink>
          </w:p>
        </w:tc>
        <w:tc>
          <w:tcPr>
            <w:tcW w:w="1065" w:type="dxa"/>
          </w:tcPr>
          <w:p w14:paraId="0CD55F97" w14:textId="255A09D9" w:rsidR="00587408" w:rsidRPr="00587408" w:rsidRDefault="00587408" w:rsidP="00587408">
            <w:pPr>
              <w:rPr>
                <w:rFonts w:ascii="Arial" w:hAnsi="Arial" w:cs="Arial"/>
                <w:sz w:val="14"/>
                <w:szCs w:val="14"/>
                <w:lang w:val="fr-FR"/>
              </w:rPr>
            </w:pPr>
            <w:r w:rsidRPr="00587408">
              <w:rPr>
                <w:rFonts w:ascii="Arial" w:hAnsi="Arial" w:cs="Arial"/>
                <w:sz w:val="14"/>
                <w:szCs w:val="14"/>
              </w:rPr>
              <w:t> </w:t>
            </w:r>
          </w:p>
        </w:tc>
        <w:tc>
          <w:tcPr>
            <w:tcW w:w="994" w:type="dxa"/>
          </w:tcPr>
          <w:p w14:paraId="70C0DC33" w14:textId="0A38913E" w:rsidR="00587408" w:rsidRPr="00587408" w:rsidRDefault="00587408" w:rsidP="00587408">
            <w:pPr>
              <w:rPr>
                <w:rFonts w:ascii="Arial" w:hAnsi="Arial" w:cs="Arial"/>
                <w:sz w:val="14"/>
                <w:szCs w:val="14"/>
                <w:lang w:val="fr-FR"/>
              </w:rPr>
            </w:pPr>
            <w:r w:rsidRPr="00587408">
              <w:rPr>
                <w:rFonts w:ascii="Arial" w:hAnsi="Arial" w:cs="Arial"/>
                <w:sz w:val="14"/>
                <w:szCs w:val="14"/>
              </w:rPr>
              <w:t>RAN4</w:t>
            </w:r>
          </w:p>
        </w:tc>
        <w:tc>
          <w:tcPr>
            <w:tcW w:w="994" w:type="dxa"/>
          </w:tcPr>
          <w:p w14:paraId="31CC8125" w14:textId="3728AEF9" w:rsidR="00587408" w:rsidRPr="00587408" w:rsidRDefault="00587408" w:rsidP="00587408">
            <w:pPr>
              <w:rPr>
                <w:rFonts w:ascii="Arial" w:hAnsi="Arial" w:cs="Arial"/>
                <w:sz w:val="14"/>
                <w:szCs w:val="14"/>
                <w:lang w:val="fr-FR"/>
              </w:rPr>
            </w:pPr>
            <w:r w:rsidRPr="00587408">
              <w:rPr>
                <w:rFonts w:ascii="Arial" w:hAnsi="Arial" w:cs="Arial"/>
                <w:sz w:val="14"/>
                <w:szCs w:val="14"/>
              </w:rPr>
              <w:t> </w:t>
            </w:r>
          </w:p>
        </w:tc>
        <w:tc>
          <w:tcPr>
            <w:tcW w:w="1120" w:type="dxa"/>
          </w:tcPr>
          <w:p w14:paraId="0D834295" w14:textId="77777777" w:rsidR="00587408" w:rsidRPr="00587408" w:rsidRDefault="00587408" w:rsidP="00587408">
            <w:pPr>
              <w:rPr>
                <w:rFonts w:ascii="Arial" w:hAnsi="Arial" w:cs="Arial"/>
                <w:sz w:val="14"/>
                <w:szCs w:val="14"/>
                <w:lang w:val="fr-FR"/>
              </w:rPr>
            </w:pPr>
          </w:p>
        </w:tc>
        <w:tc>
          <w:tcPr>
            <w:tcW w:w="1062" w:type="dxa"/>
          </w:tcPr>
          <w:p w14:paraId="7F9E154F" w14:textId="77777777" w:rsidR="00587408" w:rsidRPr="00587408" w:rsidRDefault="00587408" w:rsidP="00587408">
            <w:pPr>
              <w:rPr>
                <w:rFonts w:ascii="Arial" w:hAnsi="Arial" w:cs="Arial"/>
                <w:sz w:val="14"/>
                <w:szCs w:val="14"/>
                <w:lang w:val="fr-FR"/>
              </w:rPr>
            </w:pPr>
          </w:p>
        </w:tc>
      </w:tr>
      <w:tr w:rsidR="00587408" w:rsidRPr="00587408" w14:paraId="22BAB885" w14:textId="77777777" w:rsidTr="00EF3281">
        <w:trPr>
          <w:trHeight w:val="20"/>
          <w:jc w:val="center"/>
        </w:trPr>
        <w:tc>
          <w:tcPr>
            <w:tcW w:w="1094" w:type="dxa"/>
          </w:tcPr>
          <w:p w14:paraId="340F07E5" w14:textId="2D4C447D" w:rsidR="00587408" w:rsidRPr="00587408" w:rsidRDefault="001B5688" w:rsidP="00587408">
            <w:pPr>
              <w:rPr>
                <w:rFonts w:ascii="Arial" w:hAnsi="Arial" w:cs="Arial"/>
                <w:bCs/>
                <w:sz w:val="14"/>
                <w:szCs w:val="14"/>
              </w:rPr>
            </w:pPr>
            <w:hyperlink r:id="rId3321" w:history="1">
              <w:r w:rsidR="000B5C49">
                <w:rPr>
                  <w:rStyle w:val="Hyperlink"/>
                  <w:rFonts w:ascii="Arial" w:hAnsi="Arial" w:cs="Arial"/>
                  <w:b/>
                  <w:bCs/>
                  <w:sz w:val="14"/>
                  <w:szCs w:val="14"/>
                </w:rPr>
                <w:t>R1-2205642</w:t>
              </w:r>
            </w:hyperlink>
          </w:p>
        </w:tc>
        <w:tc>
          <w:tcPr>
            <w:tcW w:w="2646" w:type="dxa"/>
          </w:tcPr>
          <w:p w14:paraId="3FAEA0E7" w14:textId="107839D6" w:rsidR="00587408" w:rsidRPr="00587408" w:rsidRDefault="00587408" w:rsidP="00587408">
            <w:pPr>
              <w:rPr>
                <w:rFonts w:ascii="Arial" w:hAnsi="Arial" w:cs="Arial"/>
                <w:sz w:val="14"/>
                <w:szCs w:val="14"/>
              </w:rPr>
            </w:pPr>
            <w:r w:rsidRPr="00587408">
              <w:rPr>
                <w:rFonts w:ascii="Arial" w:hAnsi="Arial" w:cs="Arial"/>
                <w:sz w:val="14"/>
                <w:szCs w:val="14"/>
              </w:rPr>
              <w:t>LS on UL Segmented Transmission for UL synchronization for IoT NTN</w:t>
            </w:r>
          </w:p>
        </w:tc>
        <w:tc>
          <w:tcPr>
            <w:tcW w:w="1583" w:type="dxa"/>
          </w:tcPr>
          <w:p w14:paraId="295F870D" w14:textId="6F4F7558" w:rsidR="00587408" w:rsidRPr="00587408" w:rsidRDefault="00587408" w:rsidP="00587408">
            <w:pPr>
              <w:rPr>
                <w:rFonts w:ascii="Arial" w:hAnsi="Arial" w:cs="Arial"/>
                <w:sz w:val="14"/>
                <w:szCs w:val="14"/>
              </w:rPr>
            </w:pPr>
            <w:r w:rsidRPr="00587408">
              <w:rPr>
                <w:rFonts w:ascii="Arial" w:hAnsi="Arial" w:cs="Arial"/>
                <w:sz w:val="14"/>
                <w:szCs w:val="14"/>
              </w:rPr>
              <w:t>RAN1, MediaTek</w:t>
            </w:r>
          </w:p>
        </w:tc>
        <w:tc>
          <w:tcPr>
            <w:tcW w:w="813" w:type="dxa"/>
          </w:tcPr>
          <w:p w14:paraId="50CCBBFD" w14:textId="4ACB53F4" w:rsidR="00587408" w:rsidRPr="00587408" w:rsidRDefault="001B5688" w:rsidP="00587408">
            <w:pPr>
              <w:rPr>
                <w:rFonts w:ascii="Arial" w:hAnsi="Arial" w:cs="Arial"/>
                <w:bCs/>
                <w:sz w:val="14"/>
                <w:szCs w:val="14"/>
              </w:rPr>
            </w:pPr>
            <w:hyperlink r:id="rId3322" w:history="1">
              <w:r w:rsidR="00587408" w:rsidRPr="00587408">
                <w:rPr>
                  <w:rStyle w:val="Hyperlink"/>
                  <w:rFonts w:ascii="Arial" w:hAnsi="Arial" w:cs="Arial"/>
                  <w:b/>
                  <w:bCs/>
                  <w:sz w:val="14"/>
                  <w:szCs w:val="14"/>
                </w:rPr>
                <w:t>Rel-17</w:t>
              </w:r>
            </w:hyperlink>
          </w:p>
        </w:tc>
        <w:tc>
          <w:tcPr>
            <w:tcW w:w="2696" w:type="dxa"/>
          </w:tcPr>
          <w:p w14:paraId="5954B093" w14:textId="792149B5" w:rsidR="00587408" w:rsidRPr="00587408" w:rsidRDefault="001B5688" w:rsidP="00587408">
            <w:pPr>
              <w:rPr>
                <w:rFonts w:ascii="Arial" w:hAnsi="Arial" w:cs="Arial"/>
                <w:bCs/>
                <w:sz w:val="14"/>
                <w:szCs w:val="14"/>
                <w:lang w:val="fr-FR"/>
              </w:rPr>
            </w:pPr>
            <w:hyperlink r:id="rId3323" w:history="1">
              <w:r w:rsidR="00587408" w:rsidRPr="00587408">
                <w:rPr>
                  <w:rStyle w:val="Hyperlink"/>
                  <w:rFonts w:ascii="Arial" w:hAnsi="Arial" w:cs="Arial"/>
                  <w:b/>
                  <w:bCs/>
                  <w:sz w:val="14"/>
                  <w:szCs w:val="14"/>
                  <w:lang w:val="fr-FR"/>
                </w:rPr>
                <w:t>LTE_NBIOT_eMTC_NTN-Core</w:t>
              </w:r>
            </w:hyperlink>
          </w:p>
        </w:tc>
        <w:tc>
          <w:tcPr>
            <w:tcW w:w="1065" w:type="dxa"/>
          </w:tcPr>
          <w:p w14:paraId="2106E52D" w14:textId="2ECD49D2" w:rsidR="00587408" w:rsidRPr="00587408" w:rsidRDefault="00587408" w:rsidP="00587408">
            <w:pPr>
              <w:rPr>
                <w:rFonts w:ascii="Arial" w:hAnsi="Arial" w:cs="Arial"/>
                <w:sz w:val="14"/>
                <w:szCs w:val="14"/>
                <w:lang w:val="fr-FR"/>
              </w:rPr>
            </w:pPr>
            <w:r w:rsidRPr="00921C67">
              <w:rPr>
                <w:rFonts w:ascii="Arial" w:hAnsi="Arial" w:cs="Arial"/>
                <w:sz w:val="14"/>
                <w:szCs w:val="14"/>
                <w:lang w:val="fr-FR"/>
              </w:rPr>
              <w:t> </w:t>
            </w:r>
          </w:p>
        </w:tc>
        <w:tc>
          <w:tcPr>
            <w:tcW w:w="994" w:type="dxa"/>
          </w:tcPr>
          <w:p w14:paraId="2092A6CC" w14:textId="1495BC15" w:rsidR="00587408" w:rsidRPr="00587408" w:rsidRDefault="00587408" w:rsidP="00587408">
            <w:pPr>
              <w:rPr>
                <w:rFonts w:ascii="Arial" w:hAnsi="Arial" w:cs="Arial"/>
                <w:sz w:val="14"/>
                <w:szCs w:val="14"/>
                <w:lang w:val="fr-FR"/>
              </w:rPr>
            </w:pPr>
            <w:r w:rsidRPr="00587408">
              <w:rPr>
                <w:rFonts w:ascii="Arial" w:hAnsi="Arial" w:cs="Arial"/>
                <w:sz w:val="14"/>
                <w:szCs w:val="14"/>
              </w:rPr>
              <w:t>RAN4</w:t>
            </w:r>
          </w:p>
        </w:tc>
        <w:tc>
          <w:tcPr>
            <w:tcW w:w="994" w:type="dxa"/>
          </w:tcPr>
          <w:p w14:paraId="3515A379" w14:textId="4F5D2D59" w:rsidR="00587408" w:rsidRPr="00587408" w:rsidRDefault="00587408" w:rsidP="00587408">
            <w:pPr>
              <w:rPr>
                <w:rFonts w:ascii="Arial" w:hAnsi="Arial" w:cs="Arial"/>
                <w:sz w:val="14"/>
                <w:szCs w:val="14"/>
                <w:lang w:val="fr-FR"/>
              </w:rPr>
            </w:pPr>
            <w:r w:rsidRPr="00587408">
              <w:rPr>
                <w:rFonts w:ascii="Arial" w:hAnsi="Arial" w:cs="Arial"/>
                <w:sz w:val="14"/>
                <w:szCs w:val="14"/>
              </w:rPr>
              <w:t> </w:t>
            </w:r>
          </w:p>
        </w:tc>
        <w:tc>
          <w:tcPr>
            <w:tcW w:w="1120" w:type="dxa"/>
          </w:tcPr>
          <w:p w14:paraId="1A2D17C0" w14:textId="77777777" w:rsidR="00587408" w:rsidRPr="00587408" w:rsidRDefault="00587408" w:rsidP="00587408">
            <w:pPr>
              <w:rPr>
                <w:rFonts w:ascii="Arial" w:hAnsi="Arial" w:cs="Arial"/>
                <w:sz w:val="14"/>
                <w:szCs w:val="14"/>
                <w:lang w:val="fr-FR"/>
              </w:rPr>
            </w:pPr>
          </w:p>
        </w:tc>
        <w:tc>
          <w:tcPr>
            <w:tcW w:w="1062" w:type="dxa"/>
          </w:tcPr>
          <w:p w14:paraId="4EF4DC78" w14:textId="77777777" w:rsidR="00587408" w:rsidRPr="00587408" w:rsidRDefault="00587408" w:rsidP="00587408">
            <w:pPr>
              <w:rPr>
                <w:rFonts w:ascii="Arial" w:hAnsi="Arial" w:cs="Arial"/>
                <w:sz w:val="14"/>
                <w:szCs w:val="14"/>
                <w:lang w:val="fr-FR"/>
              </w:rPr>
            </w:pPr>
          </w:p>
        </w:tc>
      </w:tr>
      <w:tr w:rsidR="00587408" w:rsidRPr="00587408" w14:paraId="5033282A" w14:textId="77777777" w:rsidTr="00EF3281">
        <w:trPr>
          <w:trHeight w:val="20"/>
          <w:jc w:val="center"/>
        </w:trPr>
        <w:tc>
          <w:tcPr>
            <w:tcW w:w="1094" w:type="dxa"/>
          </w:tcPr>
          <w:p w14:paraId="70458062" w14:textId="01D1FAC8" w:rsidR="00587408" w:rsidRPr="00587408" w:rsidRDefault="001B5688" w:rsidP="00587408">
            <w:pPr>
              <w:rPr>
                <w:rFonts w:ascii="Arial" w:hAnsi="Arial" w:cs="Arial"/>
                <w:bCs/>
                <w:sz w:val="14"/>
                <w:szCs w:val="14"/>
              </w:rPr>
            </w:pPr>
            <w:hyperlink r:id="rId3324" w:history="1">
              <w:r w:rsidR="000B5C49">
                <w:rPr>
                  <w:rStyle w:val="Hyperlink"/>
                  <w:rFonts w:ascii="Arial" w:hAnsi="Arial" w:cs="Arial"/>
                  <w:b/>
                  <w:bCs/>
                  <w:sz w:val="14"/>
                  <w:szCs w:val="14"/>
                </w:rPr>
                <w:t>R1-2205644</w:t>
              </w:r>
            </w:hyperlink>
          </w:p>
        </w:tc>
        <w:tc>
          <w:tcPr>
            <w:tcW w:w="2646" w:type="dxa"/>
          </w:tcPr>
          <w:p w14:paraId="355B270A" w14:textId="305DF807" w:rsidR="00587408" w:rsidRPr="00587408" w:rsidRDefault="00587408" w:rsidP="00587408">
            <w:pPr>
              <w:rPr>
                <w:rFonts w:ascii="Arial" w:hAnsi="Arial" w:cs="Arial"/>
                <w:sz w:val="14"/>
                <w:szCs w:val="14"/>
              </w:rPr>
            </w:pPr>
            <w:r w:rsidRPr="00587408">
              <w:rPr>
                <w:rFonts w:ascii="Arial" w:hAnsi="Arial" w:cs="Arial"/>
                <w:sz w:val="14"/>
                <w:szCs w:val="14"/>
              </w:rPr>
              <w:t>LS on upper layers parameters for Rel-17 eIAB</w:t>
            </w:r>
          </w:p>
        </w:tc>
        <w:tc>
          <w:tcPr>
            <w:tcW w:w="1583" w:type="dxa"/>
          </w:tcPr>
          <w:p w14:paraId="04F572CB" w14:textId="2000E163" w:rsidR="00587408" w:rsidRPr="00587408" w:rsidRDefault="00587408" w:rsidP="00587408">
            <w:pPr>
              <w:rPr>
                <w:rFonts w:ascii="Arial" w:hAnsi="Arial" w:cs="Arial"/>
                <w:sz w:val="14"/>
                <w:szCs w:val="14"/>
              </w:rPr>
            </w:pPr>
            <w:r w:rsidRPr="00587408">
              <w:rPr>
                <w:rFonts w:ascii="Arial" w:hAnsi="Arial" w:cs="Arial"/>
                <w:sz w:val="14"/>
                <w:szCs w:val="14"/>
              </w:rPr>
              <w:t>RAN1, AT&amp;T</w:t>
            </w:r>
          </w:p>
        </w:tc>
        <w:tc>
          <w:tcPr>
            <w:tcW w:w="813" w:type="dxa"/>
          </w:tcPr>
          <w:p w14:paraId="57418626" w14:textId="756096CC" w:rsidR="00587408" w:rsidRPr="00587408" w:rsidRDefault="001B5688" w:rsidP="00587408">
            <w:pPr>
              <w:rPr>
                <w:rFonts w:ascii="Arial" w:hAnsi="Arial" w:cs="Arial"/>
                <w:bCs/>
                <w:sz w:val="14"/>
                <w:szCs w:val="14"/>
              </w:rPr>
            </w:pPr>
            <w:hyperlink r:id="rId3325" w:history="1">
              <w:r w:rsidR="00587408" w:rsidRPr="00587408">
                <w:rPr>
                  <w:rStyle w:val="Hyperlink"/>
                  <w:rFonts w:ascii="Arial" w:hAnsi="Arial" w:cs="Arial"/>
                  <w:b/>
                  <w:bCs/>
                  <w:sz w:val="14"/>
                  <w:szCs w:val="14"/>
                </w:rPr>
                <w:t>Rel-17</w:t>
              </w:r>
            </w:hyperlink>
          </w:p>
        </w:tc>
        <w:tc>
          <w:tcPr>
            <w:tcW w:w="2696" w:type="dxa"/>
          </w:tcPr>
          <w:p w14:paraId="07C446AF" w14:textId="0D15A316" w:rsidR="00587408" w:rsidRPr="00587408" w:rsidRDefault="001B5688" w:rsidP="00587408">
            <w:pPr>
              <w:rPr>
                <w:rFonts w:ascii="Arial" w:hAnsi="Arial" w:cs="Arial"/>
                <w:bCs/>
                <w:sz w:val="14"/>
                <w:szCs w:val="14"/>
                <w:lang w:val="fr-FR"/>
              </w:rPr>
            </w:pPr>
            <w:hyperlink r:id="rId3326" w:history="1">
              <w:r w:rsidR="00587408" w:rsidRPr="00587408">
                <w:rPr>
                  <w:rStyle w:val="Hyperlink"/>
                  <w:rFonts w:ascii="Arial" w:hAnsi="Arial" w:cs="Arial"/>
                  <w:b/>
                  <w:bCs/>
                  <w:sz w:val="14"/>
                  <w:szCs w:val="14"/>
                </w:rPr>
                <w:t>NR_IAB_enh-Core</w:t>
              </w:r>
            </w:hyperlink>
          </w:p>
        </w:tc>
        <w:tc>
          <w:tcPr>
            <w:tcW w:w="1065" w:type="dxa"/>
          </w:tcPr>
          <w:p w14:paraId="0FD86A1D" w14:textId="44A18041" w:rsidR="00587408" w:rsidRPr="00587408" w:rsidRDefault="00587408" w:rsidP="00587408">
            <w:pPr>
              <w:rPr>
                <w:rFonts w:ascii="Arial" w:hAnsi="Arial" w:cs="Arial"/>
                <w:sz w:val="14"/>
                <w:szCs w:val="14"/>
                <w:lang w:val="fr-FR"/>
              </w:rPr>
            </w:pPr>
            <w:r w:rsidRPr="00587408">
              <w:rPr>
                <w:rFonts w:ascii="Arial" w:hAnsi="Arial" w:cs="Arial"/>
                <w:sz w:val="14"/>
                <w:szCs w:val="14"/>
              </w:rPr>
              <w:t> </w:t>
            </w:r>
          </w:p>
        </w:tc>
        <w:tc>
          <w:tcPr>
            <w:tcW w:w="994" w:type="dxa"/>
          </w:tcPr>
          <w:p w14:paraId="7C6B9966" w14:textId="02C21E0D" w:rsidR="00587408" w:rsidRPr="00587408" w:rsidRDefault="00587408" w:rsidP="00587408">
            <w:pPr>
              <w:rPr>
                <w:rFonts w:ascii="Arial" w:hAnsi="Arial" w:cs="Arial"/>
                <w:sz w:val="14"/>
                <w:szCs w:val="14"/>
                <w:lang w:val="fr-FR"/>
              </w:rPr>
            </w:pPr>
            <w:r w:rsidRPr="00587408">
              <w:rPr>
                <w:rFonts w:ascii="Arial" w:hAnsi="Arial" w:cs="Arial"/>
                <w:sz w:val="14"/>
                <w:szCs w:val="14"/>
              </w:rPr>
              <w:t>RAN2, RAN3</w:t>
            </w:r>
          </w:p>
        </w:tc>
        <w:tc>
          <w:tcPr>
            <w:tcW w:w="994" w:type="dxa"/>
          </w:tcPr>
          <w:p w14:paraId="46E8C71B" w14:textId="6C07836E" w:rsidR="00587408" w:rsidRPr="00587408" w:rsidRDefault="00587408" w:rsidP="00587408">
            <w:pPr>
              <w:rPr>
                <w:rFonts w:ascii="Arial" w:hAnsi="Arial" w:cs="Arial"/>
                <w:sz w:val="14"/>
                <w:szCs w:val="14"/>
                <w:lang w:val="fr-FR"/>
              </w:rPr>
            </w:pPr>
            <w:r w:rsidRPr="00587408">
              <w:rPr>
                <w:rFonts w:ascii="Arial" w:hAnsi="Arial" w:cs="Arial"/>
                <w:sz w:val="14"/>
                <w:szCs w:val="14"/>
              </w:rPr>
              <w:t> </w:t>
            </w:r>
          </w:p>
        </w:tc>
        <w:tc>
          <w:tcPr>
            <w:tcW w:w="1120" w:type="dxa"/>
          </w:tcPr>
          <w:p w14:paraId="6B2B23C2" w14:textId="77777777" w:rsidR="00587408" w:rsidRPr="00587408" w:rsidRDefault="00587408" w:rsidP="00587408">
            <w:pPr>
              <w:rPr>
                <w:rFonts w:ascii="Arial" w:hAnsi="Arial" w:cs="Arial"/>
                <w:sz w:val="14"/>
                <w:szCs w:val="14"/>
                <w:lang w:val="fr-FR"/>
              </w:rPr>
            </w:pPr>
          </w:p>
        </w:tc>
        <w:tc>
          <w:tcPr>
            <w:tcW w:w="1062" w:type="dxa"/>
          </w:tcPr>
          <w:p w14:paraId="7107B838" w14:textId="77777777" w:rsidR="00587408" w:rsidRPr="00587408" w:rsidRDefault="00587408" w:rsidP="00587408">
            <w:pPr>
              <w:rPr>
                <w:rFonts w:ascii="Arial" w:hAnsi="Arial" w:cs="Arial"/>
                <w:sz w:val="14"/>
                <w:szCs w:val="14"/>
                <w:lang w:val="fr-FR"/>
              </w:rPr>
            </w:pPr>
          </w:p>
        </w:tc>
      </w:tr>
    </w:tbl>
    <w:p w14:paraId="26DCC5E9" w14:textId="204D9E5A" w:rsidR="007A5AC0" w:rsidRDefault="007A5AC0" w:rsidP="009643F7">
      <w:pPr>
        <w:pStyle w:val="Heading1"/>
        <w:numPr>
          <w:ilvl w:val="0"/>
          <w:numId w:val="0"/>
        </w:numPr>
        <w:spacing w:before="0" w:after="0"/>
        <w:rPr>
          <w:rFonts w:ascii="Times New Roman" w:hAnsi="Times New Roman" w:cs="Times New Roman"/>
          <w:sz w:val="20"/>
          <w:szCs w:val="20"/>
        </w:rPr>
      </w:pPr>
      <w:r w:rsidRPr="00283C3B">
        <w:rPr>
          <w:rFonts w:ascii="Times New Roman" w:hAnsi="Times New Roman" w:cs="Times New Roman"/>
          <w:sz w:val="20"/>
          <w:szCs w:val="20"/>
        </w:rPr>
        <w:br w:type="page"/>
      </w:r>
      <w:bookmarkStart w:id="436" w:name="_Toc105521459"/>
      <w:r w:rsidRPr="000B1042">
        <w:rPr>
          <w:rFonts w:ascii="Times New Roman" w:hAnsi="Times New Roman" w:cs="Times New Roman"/>
          <w:sz w:val="20"/>
          <w:szCs w:val="20"/>
        </w:rPr>
        <w:lastRenderedPageBreak/>
        <w:t>Annex</w:t>
      </w:r>
      <w:r w:rsidR="00233210">
        <w:rPr>
          <w:rFonts w:ascii="Times New Roman" w:hAnsi="Times New Roman" w:cs="Times New Roman"/>
          <w:sz w:val="20"/>
          <w:szCs w:val="20"/>
        </w:rPr>
        <w:t xml:space="preserve"> </w:t>
      </w:r>
      <w:r w:rsidRPr="000B1042">
        <w:rPr>
          <w:rFonts w:ascii="Times New Roman" w:eastAsia="MS Mincho" w:hAnsi="Times New Roman" w:cs="Times New Roman"/>
          <w:sz w:val="20"/>
          <w:szCs w:val="20"/>
          <w:lang w:eastAsia="ja-JP"/>
        </w:rPr>
        <w:t>C-2</w:t>
      </w:r>
      <w:r w:rsidRPr="000B1042">
        <w:rPr>
          <w:rFonts w:ascii="Times New Roman" w:hAnsi="Times New Roman" w:cs="Times New Roman"/>
          <w:sz w:val="20"/>
          <w:szCs w:val="20"/>
        </w:rPr>
        <w:t>:</w:t>
      </w:r>
      <w:r w:rsidRPr="000B1042">
        <w:rPr>
          <w:rFonts w:ascii="Times New Roman" w:hAnsi="Times New Roman" w:cs="Times New Roman"/>
          <w:sz w:val="20"/>
          <w:szCs w:val="20"/>
        </w:rPr>
        <w:tab/>
        <w:t>List</w:t>
      </w:r>
      <w:r w:rsidR="00233210">
        <w:rPr>
          <w:rFonts w:ascii="Times New Roman" w:hAnsi="Times New Roman" w:cs="Times New Roman"/>
          <w:sz w:val="20"/>
          <w:szCs w:val="20"/>
        </w:rPr>
        <w:t xml:space="preserve"> </w:t>
      </w:r>
      <w:r w:rsidRPr="000B1042">
        <w:rPr>
          <w:rFonts w:ascii="Times New Roman" w:hAnsi="Times New Roman" w:cs="Times New Roman"/>
          <w:sz w:val="20"/>
          <w:szCs w:val="20"/>
        </w:rPr>
        <w:t>of</w:t>
      </w:r>
      <w:r w:rsidR="00233210">
        <w:rPr>
          <w:rFonts w:ascii="Times New Roman" w:hAnsi="Times New Roman" w:cs="Times New Roman"/>
          <w:sz w:val="20"/>
          <w:szCs w:val="20"/>
        </w:rPr>
        <w:t xml:space="preserve"> </w:t>
      </w:r>
      <w:r w:rsidRPr="000B1042">
        <w:rPr>
          <w:rFonts w:ascii="Times New Roman" w:hAnsi="Times New Roman" w:cs="Times New Roman"/>
          <w:sz w:val="20"/>
          <w:szCs w:val="20"/>
        </w:rPr>
        <w:t>Incoming</w:t>
      </w:r>
      <w:r w:rsidR="00233210">
        <w:rPr>
          <w:rFonts w:ascii="Times New Roman" w:hAnsi="Times New Roman" w:cs="Times New Roman"/>
          <w:sz w:val="20"/>
          <w:szCs w:val="20"/>
        </w:rPr>
        <w:t xml:space="preserve"> </w:t>
      </w:r>
      <w:r w:rsidRPr="000B1042">
        <w:rPr>
          <w:rFonts w:ascii="Times New Roman" w:hAnsi="Times New Roman" w:cs="Times New Roman"/>
          <w:sz w:val="20"/>
          <w:szCs w:val="20"/>
        </w:rPr>
        <w:t>LSs</w:t>
      </w:r>
      <w:r w:rsidR="00233210">
        <w:rPr>
          <w:rFonts w:ascii="Times New Roman" w:eastAsia="MS Mincho" w:hAnsi="Times New Roman" w:cs="Times New Roman"/>
          <w:sz w:val="20"/>
          <w:szCs w:val="20"/>
          <w:lang w:eastAsia="ja-JP"/>
        </w:rPr>
        <w:t xml:space="preserve"> </w:t>
      </w:r>
      <w:r w:rsidRPr="000B1042">
        <w:rPr>
          <w:rFonts w:ascii="Times New Roman" w:eastAsia="MS Mincho" w:hAnsi="Times New Roman" w:cs="Times New Roman"/>
          <w:sz w:val="20"/>
          <w:szCs w:val="20"/>
          <w:lang w:eastAsia="ja-JP"/>
        </w:rPr>
        <w:t>from</w:t>
      </w:r>
      <w:r w:rsidR="00233210">
        <w:rPr>
          <w:rFonts w:ascii="Times New Roman" w:eastAsia="MS Mincho" w:hAnsi="Times New Roman" w:cs="Times New Roman"/>
          <w:sz w:val="20"/>
          <w:szCs w:val="20"/>
          <w:lang w:eastAsia="ja-JP"/>
        </w:rPr>
        <w:t xml:space="preserve"> </w:t>
      </w:r>
      <w:r w:rsidR="00F2328C">
        <w:rPr>
          <w:rFonts w:ascii="Times New Roman" w:hAnsi="Times New Roman" w:cs="Times New Roman"/>
          <w:sz w:val="20"/>
          <w:szCs w:val="20"/>
        </w:rPr>
        <w:t>RAN1</w:t>
      </w:r>
      <w:r w:rsidR="00233210">
        <w:rPr>
          <w:rFonts w:ascii="Times New Roman" w:hAnsi="Times New Roman" w:cs="Times New Roman"/>
          <w:sz w:val="20"/>
          <w:szCs w:val="20"/>
        </w:rPr>
        <w:t xml:space="preserve"> </w:t>
      </w:r>
      <w:r w:rsidR="008F4B8C">
        <w:rPr>
          <w:rFonts w:ascii="Times New Roman" w:hAnsi="Times New Roman" w:cs="Times New Roman"/>
          <w:sz w:val="20"/>
          <w:szCs w:val="20"/>
        </w:rPr>
        <w:t>#109-e</w:t>
      </w:r>
      <w:bookmarkEnd w:id="436"/>
    </w:p>
    <w:p w14:paraId="37A1C420" w14:textId="77777777" w:rsidR="000D7152" w:rsidRPr="000D7152" w:rsidRDefault="000D7152" w:rsidP="000D7152"/>
    <w:tbl>
      <w:tblPr>
        <w:tblStyle w:val="TableGrid"/>
        <w:tblW w:w="14067" w:type="dxa"/>
        <w:jc w:val="center"/>
        <w:tblLayout w:type="fixed"/>
        <w:tblLook w:val="04A0" w:firstRow="1" w:lastRow="0" w:firstColumn="1" w:lastColumn="0" w:noHBand="0" w:noVBand="1"/>
      </w:tblPr>
      <w:tblGrid>
        <w:gridCol w:w="1094"/>
        <w:gridCol w:w="2646"/>
        <w:gridCol w:w="1583"/>
        <w:gridCol w:w="909"/>
        <w:gridCol w:w="2600"/>
        <w:gridCol w:w="1065"/>
        <w:gridCol w:w="994"/>
        <w:gridCol w:w="994"/>
        <w:gridCol w:w="1120"/>
        <w:gridCol w:w="1062"/>
      </w:tblGrid>
      <w:tr w:rsidR="000D7152" w:rsidRPr="00625958" w14:paraId="4DEEA9B2" w14:textId="77777777" w:rsidTr="00350D33">
        <w:trPr>
          <w:trHeight w:val="20"/>
          <w:tblHeader/>
          <w:jc w:val="center"/>
        </w:trPr>
        <w:tc>
          <w:tcPr>
            <w:tcW w:w="1094" w:type="dxa"/>
            <w:shd w:val="clear" w:color="auto" w:fill="BFBFBF" w:themeFill="background1" w:themeFillShade="BF"/>
            <w:hideMark/>
          </w:tcPr>
          <w:p w14:paraId="6D2843F2" w14:textId="73391C45" w:rsidR="007B422F" w:rsidRPr="00625958" w:rsidRDefault="007B422F" w:rsidP="000D7152">
            <w:pPr>
              <w:pStyle w:val="TAH"/>
              <w:rPr>
                <w:rFonts w:cs="Arial"/>
                <w:sz w:val="14"/>
                <w:szCs w:val="14"/>
              </w:rPr>
            </w:pPr>
            <w:r w:rsidRPr="00625958">
              <w:rPr>
                <w:rFonts w:cs="Arial"/>
                <w:sz w:val="14"/>
                <w:szCs w:val="14"/>
              </w:rPr>
              <w:t>TDoc</w:t>
            </w:r>
            <w:r w:rsidR="00233210" w:rsidRPr="00625958">
              <w:rPr>
                <w:rFonts w:cs="Arial"/>
                <w:sz w:val="14"/>
                <w:szCs w:val="14"/>
              </w:rPr>
              <w:t xml:space="preserve"> </w:t>
            </w:r>
            <w:r w:rsidRPr="00625958">
              <w:rPr>
                <w:rFonts w:cs="Arial"/>
                <w:sz w:val="14"/>
                <w:szCs w:val="14"/>
              </w:rPr>
              <w:t>#</w:t>
            </w:r>
          </w:p>
        </w:tc>
        <w:tc>
          <w:tcPr>
            <w:tcW w:w="2646" w:type="dxa"/>
            <w:shd w:val="clear" w:color="auto" w:fill="BFBFBF" w:themeFill="background1" w:themeFillShade="BF"/>
            <w:hideMark/>
          </w:tcPr>
          <w:p w14:paraId="3CC39652" w14:textId="77777777" w:rsidR="007B422F" w:rsidRPr="00625958" w:rsidRDefault="007B422F" w:rsidP="000D7152">
            <w:pPr>
              <w:pStyle w:val="TAH"/>
              <w:rPr>
                <w:rFonts w:cs="Arial"/>
                <w:sz w:val="14"/>
                <w:szCs w:val="14"/>
              </w:rPr>
            </w:pPr>
            <w:r w:rsidRPr="00625958">
              <w:rPr>
                <w:rFonts w:cs="Arial"/>
                <w:sz w:val="14"/>
                <w:szCs w:val="14"/>
              </w:rPr>
              <w:t>Title</w:t>
            </w:r>
          </w:p>
        </w:tc>
        <w:tc>
          <w:tcPr>
            <w:tcW w:w="1583" w:type="dxa"/>
            <w:shd w:val="clear" w:color="auto" w:fill="BFBFBF" w:themeFill="background1" w:themeFillShade="BF"/>
            <w:hideMark/>
          </w:tcPr>
          <w:p w14:paraId="366AA7EC" w14:textId="77777777" w:rsidR="007B422F" w:rsidRPr="00625958" w:rsidRDefault="007B422F" w:rsidP="000D7152">
            <w:pPr>
              <w:pStyle w:val="TAH"/>
              <w:rPr>
                <w:rFonts w:cs="Arial"/>
                <w:sz w:val="14"/>
                <w:szCs w:val="14"/>
              </w:rPr>
            </w:pPr>
            <w:r w:rsidRPr="00625958">
              <w:rPr>
                <w:rFonts w:cs="Arial"/>
                <w:sz w:val="14"/>
                <w:szCs w:val="14"/>
              </w:rPr>
              <w:t>Source</w:t>
            </w:r>
          </w:p>
        </w:tc>
        <w:tc>
          <w:tcPr>
            <w:tcW w:w="909" w:type="dxa"/>
            <w:shd w:val="clear" w:color="auto" w:fill="BFBFBF" w:themeFill="background1" w:themeFillShade="BF"/>
            <w:hideMark/>
          </w:tcPr>
          <w:p w14:paraId="34B8E44C" w14:textId="77777777" w:rsidR="007B422F" w:rsidRPr="00625958" w:rsidRDefault="007B422F" w:rsidP="000D7152">
            <w:pPr>
              <w:pStyle w:val="TAH"/>
              <w:rPr>
                <w:rFonts w:cs="Arial"/>
                <w:sz w:val="14"/>
                <w:szCs w:val="14"/>
              </w:rPr>
            </w:pPr>
            <w:r w:rsidRPr="00625958">
              <w:rPr>
                <w:rFonts w:cs="Arial"/>
                <w:sz w:val="14"/>
                <w:szCs w:val="14"/>
              </w:rPr>
              <w:t>Release</w:t>
            </w:r>
          </w:p>
        </w:tc>
        <w:tc>
          <w:tcPr>
            <w:tcW w:w="2600" w:type="dxa"/>
            <w:shd w:val="clear" w:color="auto" w:fill="BFBFBF" w:themeFill="background1" w:themeFillShade="BF"/>
            <w:hideMark/>
          </w:tcPr>
          <w:p w14:paraId="341B101A" w14:textId="6CBCF9E1" w:rsidR="007B422F" w:rsidRPr="00625958" w:rsidRDefault="007B422F" w:rsidP="000D7152">
            <w:pPr>
              <w:pStyle w:val="TAH"/>
              <w:rPr>
                <w:rFonts w:cs="Arial"/>
                <w:sz w:val="14"/>
                <w:szCs w:val="14"/>
              </w:rPr>
            </w:pPr>
            <w:r w:rsidRPr="00625958">
              <w:rPr>
                <w:rFonts w:cs="Arial"/>
                <w:sz w:val="14"/>
                <w:szCs w:val="14"/>
              </w:rPr>
              <w:t>Related</w:t>
            </w:r>
            <w:r w:rsidR="00233210" w:rsidRPr="00625958">
              <w:rPr>
                <w:rFonts w:cs="Arial"/>
                <w:sz w:val="14"/>
                <w:szCs w:val="14"/>
              </w:rPr>
              <w:t xml:space="preserve"> </w:t>
            </w:r>
            <w:r w:rsidRPr="00625958">
              <w:rPr>
                <w:rFonts w:cs="Arial"/>
                <w:sz w:val="14"/>
                <w:szCs w:val="14"/>
              </w:rPr>
              <w:t>WIs</w:t>
            </w:r>
          </w:p>
        </w:tc>
        <w:tc>
          <w:tcPr>
            <w:tcW w:w="1065" w:type="dxa"/>
            <w:shd w:val="clear" w:color="auto" w:fill="BFBFBF" w:themeFill="background1" w:themeFillShade="BF"/>
            <w:hideMark/>
          </w:tcPr>
          <w:p w14:paraId="0D457CC8" w14:textId="15376EEC" w:rsidR="007B422F" w:rsidRPr="00625958" w:rsidRDefault="007B422F" w:rsidP="000D7152">
            <w:pPr>
              <w:pStyle w:val="TAH"/>
              <w:rPr>
                <w:rFonts w:cs="Arial"/>
                <w:sz w:val="14"/>
                <w:szCs w:val="14"/>
              </w:rPr>
            </w:pPr>
            <w:r w:rsidRPr="00625958">
              <w:rPr>
                <w:rFonts w:cs="Arial"/>
                <w:sz w:val="14"/>
                <w:szCs w:val="14"/>
              </w:rPr>
              <w:t>Reply</w:t>
            </w:r>
            <w:r w:rsidR="00233210" w:rsidRPr="00625958">
              <w:rPr>
                <w:rFonts w:cs="Arial"/>
                <w:sz w:val="14"/>
                <w:szCs w:val="14"/>
              </w:rPr>
              <w:t xml:space="preserve"> </w:t>
            </w:r>
            <w:r w:rsidRPr="00625958">
              <w:rPr>
                <w:rFonts w:cs="Arial"/>
                <w:sz w:val="14"/>
                <w:szCs w:val="14"/>
              </w:rPr>
              <w:t>to</w:t>
            </w:r>
          </w:p>
        </w:tc>
        <w:tc>
          <w:tcPr>
            <w:tcW w:w="994" w:type="dxa"/>
            <w:shd w:val="clear" w:color="auto" w:fill="BFBFBF" w:themeFill="background1" w:themeFillShade="BF"/>
            <w:hideMark/>
          </w:tcPr>
          <w:p w14:paraId="3DD0B523" w14:textId="77777777" w:rsidR="007B422F" w:rsidRPr="00625958" w:rsidRDefault="007B422F" w:rsidP="000D7152">
            <w:pPr>
              <w:pStyle w:val="TAH"/>
              <w:rPr>
                <w:rFonts w:cs="Arial"/>
                <w:sz w:val="14"/>
                <w:szCs w:val="14"/>
              </w:rPr>
            </w:pPr>
            <w:r w:rsidRPr="00625958">
              <w:rPr>
                <w:rFonts w:cs="Arial"/>
                <w:sz w:val="14"/>
                <w:szCs w:val="14"/>
              </w:rPr>
              <w:t>To</w:t>
            </w:r>
          </w:p>
        </w:tc>
        <w:tc>
          <w:tcPr>
            <w:tcW w:w="994" w:type="dxa"/>
            <w:shd w:val="clear" w:color="auto" w:fill="BFBFBF" w:themeFill="background1" w:themeFillShade="BF"/>
            <w:hideMark/>
          </w:tcPr>
          <w:p w14:paraId="0AC1C733" w14:textId="77777777" w:rsidR="007B422F" w:rsidRPr="00625958" w:rsidRDefault="007B422F" w:rsidP="000D7152">
            <w:pPr>
              <w:pStyle w:val="TAH"/>
              <w:rPr>
                <w:rFonts w:cs="Arial"/>
                <w:sz w:val="14"/>
                <w:szCs w:val="14"/>
              </w:rPr>
            </w:pPr>
            <w:r w:rsidRPr="00625958">
              <w:rPr>
                <w:rFonts w:cs="Arial"/>
                <w:sz w:val="14"/>
                <w:szCs w:val="14"/>
              </w:rPr>
              <w:t>Cc</w:t>
            </w:r>
          </w:p>
        </w:tc>
        <w:tc>
          <w:tcPr>
            <w:tcW w:w="1120" w:type="dxa"/>
            <w:shd w:val="clear" w:color="auto" w:fill="BFBFBF" w:themeFill="background1" w:themeFillShade="BF"/>
            <w:hideMark/>
          </w:tcPr>
          <w:p w14:paraId="4703ADF1" w14:textId="45D20885" w:rsidR="007B422F" w:rsidRPr="00625958" w:rsidRDefault="007B422F" w:rsidP="000D7152">
            <w:pPr>
              <w:pStyle w:val="TAH"/>
              <w:rPr>
                <w:rFonts w:cs="Arial"/>
                <w:sz w:val="14"/>
                <w:szCs w:val="14"/>
              </w:rPr>
            </w:pPr>
            <w:r w:rsidRPr="00625958">
              <w:rPr>
                <w:rFonts w:cs="Arial"/>
                <w:sz w:val="14"/>
                <w:szCs w:val="14"/>
              </w:rPr>
              <w:t>Original</w:t>
            </w:r>
            <w:r w:rsidR="00233210" w:rsidRPr="00625958">
              <w:rPr>
                <w:rFonts w:cs="Arial"/>
                <w:sz w:val="14"/>
                <w:szCs w:val="14"/>
              </w:rPr>
              <w:t xml:space="preserve"> </w:t>
            </w:r>
            <w:r w:rsidRPr="00625958">
              <w:rPr>
                <w:rFonts w:cs="Arial"/>
                <w:sz w:val="14"/>
                <w:szCs w:val="14"/>
              </w:rPr>
              <w:t>LS</w:t>
            </w:r>
          </w:p>
        </w:tc>
        <w:tc>
          <w:tcPr>
            <w:tcW w:w="1062" w:type="dxa"/>
            <w:shd w:val="clear" w:color="auto" w:fill="BFBFBF" w:themeFill="background1" w:themeFillShade="BF"/>
            <w:hideMark/>
          </w:tcPr>
          <w:p w14:paraId="7334DC27" w14:textId="2EB5121C" w:rsidR="007B422F" w:rsidRPr="00625958" w:rsidRDefault="007B422F" w:rsidP="000D7152">
            <w:pPr>
              <w:pStyle w:val="TAH"/>
              <w:rPr>
                <w:rFonts w:cs="Arial"/>
                <w:sz w:val="14"/>
                <w:szCs w:val="14"/>
              </w:rPr>
            </w:pPr>
            <w:r w:rsidRPr="00625958">
              <w:rPr>
                <w:rFonts w:cs="Arial"/>
                <w:sz w:val="14"/>
                <w:szCs w:val="14"/>
              </w:rPr>
              <w:t>Reply</w:t>
            </w:r>
            <w:r w:rsidR="00233210" w:rsidRPr="00625958">
              <w:rPr>
                <w:rFonts w:cs="Arial"/>
                <w:sz w:val="14"/>
                <w:szCs w:val="14"/>
              </w:rPr>
              <w:t xml:space="preserve"> </w:t>
            </w:r>
            <w:r w:rsidRPr="00625958">
              <w:rPr>
                <w:rFonts w:cs="Arial"/>
                <w:sz w:val="14"/>
                <w:szCs w:val="14"/>
              </w:rPr>
              <w:t>in</w:t>
            </w:r>
          </w:p>
        </w:tc>
      </w:tr>
      <w:tr w:rsidR="00625958" w:rsidRPr="00625958" w14:paraId="57000AB1" w14:textId="77777777" w:rsidTr="00EF3281">
        <w:trPr>
          <w:trHeight w:val="20"/>
          <w:jc w:val="center"/>
        </w:trPr>
        <w:tc>
          <w:tcPr>
            <w:tcW w:w="1094" w:type="dxa"/>
            <w:shd w:val="clear" w:color="auto" w:fill="auto"/>
          </w:tcPr>
          <w:p w14:paraId="56D31422" w14:textId="6C6CCF0C" w:rsidR="00625958" w:rsidRPr="00625958" w:rsidRDefault="001B5688" w:rsidP="00625958">
            <w:pPr>
              <w:rPr>
                <w:rFonts w:ascii="Arial" w:hAnsi="Arial" w:cs="Arial"/>
                <w:bCs/>
                <w:sz w:val="14"/>
                <w:szCs w:val="14"/>
              </w:rPr>
            </w:pPr>
            <w:hyperlink r:id="rId3327" w:history="1">
              <w:r w:rsidR="000B5C49">
                <w:rPr>
                  <w:rStyle w:val="Hyperlink"/>
                  <w:rFonts w:ascii="Arial" w:hAnsi="Arial" w:cs="Arial"/>
                  <w:b/>
                  <w:bCs/>
                  <w:sz w:val="14"/>
                  <w:szCs w:val="14"/>
                </w:rPr>
                <w:t>R1-2203014</w:t>
              </w:r>
            </w:hyperlink>
          </w:p>
        </w:tc>
        <w:tc>
          <w:tcPr>
            <w:tcW w:w="2646" w:type="dxa"/>
            <w:shd w:val="clear" w:color="auto" w:fill="auto"/>
          </w:tcPr>
          <w:p w14:paraId="7AB851D6" w14:textId="2D6489F9" w:rsidR="00625958" w:rsidRPr="00625958" w:rsidRDefault="00625958" w:rsidP="00625958">
            <w:pPr>
              <w:rPr>
                <w:rFonts w:ascii="Arial" w:hAnsi="Arial" w:cs="Arial"/>
                <w:bCs/>
                <w:sz w:val="14"/>
                <w:szCs w:val="14"/>
              </w:rPr>
            </w:pPr>
            <w:r w:rsidRPr="00625958">
              <w:rPr>
                <w:rFonts w:ascii="Arial" w:hAnsi="Arial" w:cs="Arial"/>
                <w:sz w:val="14"/>
                <w:szCs w:val="14"/>
              </w:rPr>
              <w:t>Response LS on determination of location estimates in local co-ordinates</w:t>
            </w:r>
          </w:p>
        </w:tc>
        <w:tc>
          <w:tcPr>
            <w:tcW w:w="1583" w:type="dxa"/>
            <w:shd w:val="clear" w:color="auto" w:fill="auto"/>
          </w:tcPr>
          <w:p w14:paraId="0C2877C1" w14:textId="050DEBC7" w:rsidR="00625958" w:rsidRPr="00625958" w:rsidRDefault="00625958" w:rsidP="00625958">
            <w:pPr>
              <w:rPr>
                <w:rFonts w:ascii="Arial" w:hAnsi="Arial" w:cs="Arial"/>
                <w:bCs/>
                <w:sz w:val="14"/>
                <w:szCs w:val="14"/>
              </w:rPr>
            </w:pPr>
            <w:r w:rsidRPr="00625958">
              <w:rPr>
                <w:rFonts w:ascii="Arial" w:hAnsi="Arial" w:cs="Arial"/>
                <w:sz w:val="14"/>
                <w:szCs w:val="14"/>
              </w:rPr>
              <w:t>SA2, Ericsson</w:t>
            </w:r>
          </w:p>
        </w:tc>
        <w:tc>
          <w:tcPr>
            <w:tcW w:w="909" w:type="dxa"/>
            <w:shd w:val="clear" w:color="auto" w:fill="auto"/>
          </w:tcPr>
          <w:p w14:paraId="0786E814" w14:textId="28B2A0C0" w:rsidR="00625958" w:rsidRPr="00625958" w:rsidRDefault="00625958" w:rsidP="00625958">
            <w:pPr>
              <w:rPr>
                <w:rFonts w:ascii="Arial" w:hAnsi="Arial" w:cs="Arial"/>
                <w:bCs/>
                <w:sz w:val="14"/>
                <w:szCs w:val="14"/>
              </w:rPr>
            </w:pPr>
            <w:r w:rsidRPr="00625958">
              <w:rPr>
                <w:rFonts w:ascii="Arial" w:hAnsi="Arial" w:cs="Arial"/>
                <w:sz w:val="14"/>
                <w:szCs w:val="14"/>
              </w:rPr>
              <w:t>Rel-17</w:t>
            </w:r>
          </w:p>
        </w:tc>
        <w:tc>
          <w:tcPr>
            <w:tcW w:w="2600" w:type="dxa"/>
            <w:shd w:val="clear" w:color="auto" w:fill="auto"/>
          </w:tcPr>
          <w:p w14:paraId="5D820D3F" w14:textId="01363412" w:rsidR="00625958" w:rsidRPr="00625958" w:rsidRDefault="00625958" w:rsidP="00625958">
            <w:pPr>
              <w:rPr>
                <w:rFonts w:ascii="Arial" w:hAnsi="Arial" w:cs="Arial"/>
                <w:bCs/>
                <w:sz w:val="14"/>
                <w:szCs w:val="14"/>
                <w:lang w:val="fr-FR"/>
              </w:rPr>
            </w:pPr>
            <w:r w:rsidRPr="00625958">
              <w:rPr>
                <w:rFonts w:ascii="Arial" w:hAnsi="Arial" w:cs="Arial"/>
                <w:sz w:val="14"/>
                <w:szCs w:val="14"/>
              </w:rPr>
              <w:t>5G_eLCS_ph2</w:t>
            </w:r>
          </w:p>
        </w:tc>
        <w:tc>
          <w:tcPr>
            <w:tcW w:w="1065" w:type="dxa"/>
            <w:shd w:val="clear" w:color="auto" w:fill="auto"/>
          </w:tcPr>
          <w:p w14:paraId="61431CC0" w14:textId="73A68206" w:rsidR="00625958" w:rsidRPr="00625958" w:rsidRDefault="00625958" w:rsidP="00625958">
            <w:pPr>
              <w:rPr>
                <w:rFonts w:ascii="Arial" w:hAnsi="Arial" w:cs="Arial"/>
                <w:bCs/>
                <w:sz w:val="14"/>
                <w:szCs w:val="14"/>
                <w:lang w:val="fr-FR"/>
              </w:rPr>
            </w:pPr>
            <w:r w:rsidRPr="00625958">
              <w:rPr>
                <w:rFonts w:ascii="Arial" w:hAnsi="Arial" w:cs="Arial"/>
                <w:sz w:val="14"/>
                <w:szCs w:val="14"/>
              </w:rPr>
              <w:t>R2-2108957</w:t>
            </w:r>
          </w:p>
        </w:tc>
        <w:tc>
          <w:tcPr>
            <w:tcW w:w="994" w:type="dxa"/>
            <w:shd w:val="clear" w:color="auto" w:fill="auto"/>
          </w:tcPr>
          <w:p w14:paraId="66B2DD0C" w14:textId="55D724CD" w:rsidR="00625958" w:rsidRPr="00625958" w:rsidRDefault="00625958" w:rsidP="00625958">
            <w:pPr>
              <w:rPr>
                <w:rFonts w:ascii="Arial" w:hAnsi="Arial" w:cs="Arial"/>
                <w:bCs/>
                <w:sz w:val="14"/>
                <w:szCs w:val="14"/>
                <w:lang w:val="fr-FR"/>
              </w:rPr>
            </w:pPr>
            <w:r w:rsidRPr="00625958">
              <w:rPr>
                <w:rFonts w:ascii="Arial" w:hAnsi="Arial" w:cs="Arial"/>
                <w:sz w:val="14"/>
                <w:szCs w:val="14"/>
              </w:rPr>
              <w:t>RAN2</w:t>
            </w:r>
          </w:p>
        </w:tc>
        <w:tc>
          <w:tcPr>
            <w:tcW w:w="994" w:type="dxa"/>
            <w:shd w:val="clear" w:color="auto" w:fill="auto"/>
          </w:tcPr>
          <w:p w14:paraId="76D6F364" w14:textId="39ABB9CB" w:rsidR="00625958" w:rsidRPr="00625958" w:rsidRDefault="00625958" w:rsidP="00625958">
            <w:pPr>
              <w:rPr>
                <w:rFonts w:ascii="Arial" w:hAnsi="Arial" w:cs="Arial"/>
                <w:bCs/>
                <w:sz w:val="14"/>
                <w:szCs w:val="14"/>
                <w:lang w:val="fr-FR"/>
              </w:rPr>
            </w:pPr>
            <w:r w:rsidRPr="00625958">
              <w:rPr>
                <w:rFonts w:ascii="Arial" w:hAnsi="Arial" w:cs="Arial"/>
                <w:sz w:val="14"/>
                <w:szCs w:val="14"/>
              </w:rPr>
              <w:t>RAN1, RAN3</w:t>
            </w:r>
          </w:p>
        </w:tc>
        <w:tc>
          <w:tcPr>
            <w:tcW w:w="1120" w:type="dxa"/>
            <w:shd w:val="clear" w:color="auto" w:fill="auto"/>
          </w:tcPr>
          <w:p w14:paraId="2F4441F5" w14:textId="0C037B1D" w:rsidR="00625958" w:rsidRPr="00625958" w:rsidRDefault="00625958" w:rsidP="00625958">
            <w:pPr>
              <w:rPr>
                <w:rFonts w:ascii="Arial" w:hAnsi="Arial" w:cs="Arial"/>
                <w:bCs/>
                <w:sz w:val="14"/>
                <w:szCs w:val="14"/>
                <w:lang w:val="fr-FR"/>
              </w:rPr>
            </w:pPr>
            <w:r w:rsidRPr="00625958">
              <w:rPr>
                <w:rFonts w:ascii="Arial" w:hAnsi="Arial" w:cs="Arial"/>
                <w:sz w:val="14"/>
                <w:szCs w:val="14"/>
              </w:rPr>
              <w:t>S2-2201545</w:t>
            </w:r>
          </w:p>
        </w:tc>
        <w:tc>
          <w:tcPr>
            <w:tcW w:w="1062" w:type="dxa"/>
            <w:shd w:val="clear" w:color="auto" w:fill="auto"/>
          </w:tcPr>
          <w:p w14:paraId="68A32CF1" w14:textId="77777777" w:rsidR="00625958" w:rsidRPr="00625958" w:rsidRDefault="00625958" w:rsidP="00625958">
            <w:pPr>
              <w:rPr>
                <w:rFonts w:ascii="Arial" w:hAnsi="Arial" w:cs="Arial"/>
                <w:bCs/>
                <w:sz w:val="14"/>
                <w:szCs w:val="14"/>
                <w:lang w:val="fr-FR"/>
              </w:rPr>
            </w:pPr>
          </w:p>
        </w:tc>
      </w:tr>
      <w:tr w:rsidR="00625958" w:rsidRPr="00625958" w14:paraId="7709966B" w14:textId="77777777" w:rsidTr="00EF3281">
        <w:trPr>
          <w:trHeight w:val="20"/>
          <w:jc w:val="center"/>
        </w:trPr>
        <w:tc>
          <w:tcPr>
            <w:tcW w:w="1094" w:type="dxa"/>
            <w:shd w:val="clear" w:color="auto" w:fill="auto"/>
          </w:tcPr>
          <w:p w14:paraId="37A70CC8" w14:textId="6D33A193" w:rsidR="00625958" w:rsidRPr="00625958" w:rsidRDefault="001B5688" w:rsidP="00625958">
            <w:pPr>
              <w:rPr>
                <w:rFonts w:ascii="Arial" w:hAnsi="Arial" w:cs="Arial"/>
                <w:bCs/>
                <w:sz w:val="14"/>
                <w:szCs w:val="14"/>
              </w:rPr>
            </w:pPr>
            <w:hyperlink r:id="rId3328" w:history="1">
              <w:r w:rsidR="000B5C49">
                <w:rPr>
                  <w:rStyle w:val="Hyperlink"/>
                  <w:rFonts w:ascii="Arial" w:hAnsi="Arial" w:cs="Arial"/>
                  <w:b/>
                  <w:bCs/>
                  <w:sz w:val="14"/>
                  <w:szCs w:val="14"/>
                </w:rPr>
                <w:t>R1-2203015</w:t>
              </w:r>
            </w:hyperlink>
          </w:p>
        </w:tc>
        <w:tc>
          <w:tcPr>
            <w:tcW w:w="2646" w:type="dxa"/>
            <w:shd w:val="clear" w:color="auto" w:fill="auto"/>
          </w:tcPr>
          <w:p w14:paraId="1EA21E63" w14:textId="5E371AAF" w:rsidR="00625958" w:rsidRPr="00625958" w:rsidRDefault="00625958" w:rsidP="00625958">
            <w:pPr>
              <w:rPr>
                <w:rFonts w:ascii="Arial" w:hAnsi="Arial" w:cs="Arial"/>
                <w:bCs/>
                <w:sz w:val="14"/>
                <w:szCs w:val="14"/>
              </w:rPr>
            </w:pPr>
            <w:r w:rsidRPr="00625958">
              <w:rPr>
                <w:rFonts w:ascii="Arial" w:hAnsi="Arial" w:cs="Arial"/>
                <w:sz w:val="14"/>
                <w:szCs w:val="14"/>
              </w:rPr>
              <w:t>LS on RAN feedback for low latency</w:t>
            </w:r>
          </w:p>
        </w:tc>
        <w:tc>
          <w:tcPr>
            <w:tcW w:w="1583" w:type="dxa"/>
            <w:shd w:val="clear" w:color="auto" w:fill="auto"/>
          </w:tcPr>
          <w:p w14:paraId="4C748B9D" w14:textId="03078E90" w:rsidR="00625958" w:rsidRPr="00625958" w:rsidRDefault="00625958" w:rsidP="00625958">
            <w:pPr>
              <w:rPr>
                <w:rFonts w:ascii="Arial" w:hAnsi="Arial" w:cs="Arial"/>
                <w:bCs/>
                <w:sz w:val="14"/>
                <w:szCs w:val="14"/>
              </w:rPr>
            </w:pPr>
            <w:r w:rsidRPr="00625958">
              <w:rPr>
                <w:rFonts w:ascii="Arial" w:hAnsi="Arial" w:cs="Arial"/>
                <w:sz w:val="14"/>
                <w:szCs w:val="14"/>
              </w:rPr>
              <w:t>SA2, Huawei</w:t>
            </w:r>
          </w:p>
        </w:tc>
        <w:tc>
          <w:tcPr>
            <w:tcW w:w="909" w:type="dxa"/>
            <w:shd w:val="clear" w:color="auto" w:fill="auto"/>
          </w:tcPr>
          <w:p w14:paraId="2E1CE319" w14:textId="67CDBDDD" w:rsidR="00625958" w:rsidRPr="00625958" w:rsidRDefault="00625958" w:rsidP="00625958">
            <w:pPr>
              <w:rPr>
                <w:rFonts w:ascii="Arial" w:hAnsi="Arial" w:cs="Arial"/>
                <w:bCs/>
                <w:sz w:val="14"/>
                <w:szCs w:val="14"/>
              </w:rPr>
            </w:pPr>
            <w:r w:rsidRPr="00625958">
              <w:rPr>
                <w:rFonts w:ascii="Arial" w:hAnsi="Arial" w:cs="Arial"/>
                <w:sz w:val="14"/>
                <w:szCs w:val="14"/>
              </w:rPr>
              <w:t>Rel-18</w:t>
            </w:r>
          </w:p>
        </w:tc>
        <w:tc>
          <w:tcPr>
            <w:tcW w:w="2600" w:type="dxa"/>
            <w:shd w:val="clear" w:color="auto" w:fill="auto"/>
          </w:tcPr>
          <w:p w14:paraId="2541007D" w14:textId="17785302" w:rsidR="00625958" w:rsidRPr="00625958" w:rsidRDefault="00625958" w:rsidP="00625958">
            <w:pPr>
              <w:rPr>
                <w:rFonts w:ascii="Arial" w:hAnsi="Arial" w:cs="Arial"/>
                <w:bCs/>
                <w:sz w:val="14"/>
                <w:szCs w:val="14"/>
              </w:rPr>
            </w:pPr>
            <w:r w:rsidRPr="00625958">
              <w:rPr>
                <w:rFonts w:ascii="Arial" w:hAnsi="Arial" w:cs="Arial"/>
                <w:sz w:val="14"/>
                <w:szCs w:val="14"/>
              </w:rPr>
              <w:t>FS_5TRS_URLLC</w:t>
            </w:r>
          </w:p>
        </w:tc>
        <w:tc>
          <w:tcPr>
            <w:tcW w:w="1065" w:type="dxa"/>
            <w:shd w:val="clear" w:color="auto" w:fill="auto"/>
          </w:tcPr>
          <w:p w14:paraId="49BC7D0C" w14:textId="7C96BD41" w:rsidR="00625958" w:rsidRPr="00625958" w:rsidRDefault="00625958" w:rsidP="00625958">
            <w:pPr>
              <w:rPr>
                <w:rFonts w:ascii="Arial" w:hAnsi="Arial" w:cs="Arial"/>
                <w:bCs/>
                <w:sz w:val="14"/>
                <w:szCs w:val="14"/>
              </w:rPr>
            </w:pPr>
            <w:r w:rsidRPr="00625958">
              <w:rPr>
                <w:rFonts w:ascii="Arial" w:hAnsi="Arial" w:cs="Arial"/>
                <w:sz w:val="14"/>
                <w:szCs w:val="14"/>
              </w:rPr>
              <w:t> </w:t>
            </w:r>
          </w:p>
        </w:tc>
        <w:tc>
          <w:tcPr>
            <w:tcW w:w="994" w:type="dxa"/>
            <w:shd w:val="clear" w:color="auto" w:fill="auto"/>
          </w:tcPr>
          <w:p w14:paraId="5F1613B1" w14:textId="3DE76FE2" w:rsidR="00625958" w:rsidRPr="00625958" w:rsidRDefault="00625958" w:rsidP="00625958">
            <w:pPr>
              <w:rPr>
                <w:rFonts w:ascii="Arial" w:hAnsi="Arial" w:cs="Arial"/>
                <w:bCs/>
                <w:sz w:val="14"/>
                <w:szCs w:val="14"/>
              </w:rPr>
            </w:pPr>
            <w:r w:rsidRPr="00625958">
              <w:rPr>
                <w:rFonts w:ascii="Arial" w:hAnsi="Arial" w:cs="Arial"/>
                <w:sz w:val="14"/>
                <w:szCs w:val="14"/>
              </w:rPr>
              <w:t>RAN2</w:t>
            </w:r>
          </w:p>
        </w:tc>
        <w:tc>
          <w:tcPr>
            <w:tcW w:w="994" w:type="dxa"/>
            <w:shd w:val="clear" w:color="auto" w:fill="auto"/>
          </w:tcPr>
          <w:p w14:paraId="6CFE6170" w14:textId="72BC01F2" w:rsidR="00625958" w:rsidRPr="00625958" w:rsidRDefault="00625958" w:rsidP="00625958">
            <w:pPr>
              <w:rPr>
                <w:rFonts w:ascii="Arial" w:hAnsi="Arial" w:cs="Arial"/>
                <w:bCs/>
                <w:sz w:val="14"/>
                <w:szCs w:val="14"/>
              </w:rPr>
            </w:pPr>
            <w:r w:rsidRPr="00625958">
              <w:rPr>
                <w:rFonts w:ascii="Arial" w:hAnsi="Arial" w:cs="Arial"/>
                <w:sz w:val="14"/>
                <w:szCs w:val="14"/>
              </w:rPr>
              <w:t>RAN1, RAN3</w:t>
            </w:r>
          </w:p>
        </w:tc>
        <w:tc>
          <w:tcPr>
            <w:tcW w:w="1120" w:type="dxa"/>
            <w:shd w:val="clear" w:color="auto" w:fill="auto"/>
          </w:tcPr>
          <w:p w14:paraId="75ECF45B" w14:textId="31A3A0BE" w:rsidR="00625958" w:rsidRPr="00625958" w:rsidRDefault="00625958" w:rsidP="00625958">
            <w:pPr>
              <w:rPr>
                <w:rFonts w:ascii="Arial" w:hAnsi="Arial" w:cs="Arial"/>
                <w:bCs/>
                <w:sz w:val="14"/>
                <w:szCs w:val="14"/>
              </w:rPr>
            </w:pPr>
            <w:r w:rsidRPr="00625958">
              <w:rPr>
                <w:rFonts w:ascii="Arial" w:hAnsi="Arial" w:cs="Arial"/>
                <w:sz w:val="14"/>
                <w:szCs w:val="14"/>
              </w:rPr>
              <w:t>S2-2201767</w:t>
            </w:r>
          </w:p>
        </w:tc>
        <w:tc>
          <w:tcPr>
            <w:tcW w:w="1062" w:type="dxa"/>
            <w:shd w:val="clear" w:color="auto" w:fill="auto"/>
          </w:tcPr>
          <w:p w14:paraId="1E672BD7" w14:textId="77777777" w:rsidR="00625958" w:rsidRPr="00625958" w:rsidRDefault="00625958" w:rsidP="00625958">
            <w:pPr>
              <w:rPr>
                <w:rFonts w:ascii="Arial" w:hAnsi="Arial" w:cs="Arial"/>
                <w:bCs/>
                <w:sz w:val="14"/>
                <w:szCs w:val="14"/>
              </w:rPr>
            </w:pPr>
          </w:p>
        </w:tc>
      </w:tr>
      <w:tr w:rsidR="00625958" w:rsidRPr="00625958" w14:paraId="5AD54A03" w14:textId="77777777" w:rsidTr="00EF3281">
        <w:trPr>
          <w:trHeight w:val="20"/>
          <w:jc w:val="center"/>
        </w:trPr>
        <w:tc>
          <w:tcPr>
            <w:tcW w:w="1094" w:type="dxa"/>
          </w:tcPr>
          <w:p w14:paraId="45DC735E" w14:textId="1F7215B6" w:rsidR="00625958" w:rsidRPr="00625958" w:rsidRDefault="001B5688" w:rsidP="00625958">
            <w:pPr>
              <w:rPr>
                <w:rFonts w:ascii="Arial" w:hAnsi="Arial" w:cs="Arial"/>
                <w:bCs/>
                <w:sz w:val="14"/>
                <w:szCs w:val="14"/>
              </w:rPr>
            </w:pPr>
            <w:hyperlink r:id="rId3329" w:history="1">
              <w:r w:rsidR="000B5C49">
                <w:rPr>
                  <w:rStyle w:val="Hyperlink"/>
                  <w:rFonts w:ascii="Arial" w:hAnsi="Arial" w:cs="Arial"/>
                  <w:b/>
                  <w:bCs/>
                  <w:sz w:val="14"/>
                  <w:szCs w:val="14"/>
                </w:rPr>
                <w:t>R1-2203016</w:t>
              </w:r>
            </w:hyperlink>
          </w:p>
        </w:tc>
        <w:tc>
          <w:tcPr>
            <w:tcW w:w="2646" w:type="dxa"/>
          </w:tcPr>
          <w:p w14:paraId="3542B796" w14:textId="71527E0F" w:rsidR="00625958" w:rsidRPr="00625958" w:rsidRDefault="00625958" w:rsidP="00625958">
            <w:pPr>
              <w:rPr>
                <w:rFonts w:ascii="Arial" w:hAnsi="Arial" w:cs="Arial"/>
                <w:sz w:val="14"/>
                <w:szCs w:val="14"/>
              </w:rPr>
            </w:pPr>
            <w:r w:rsidRPr="00625958">
              <w:rPr>
                <w:rFonts w:ascii="Arial" w:hAnsi="Arial" w:cs="Arial"/>
                <w:sz w:val="14"/>
                <w:szCs w:val="14"/>
              </w:rPr>
              <w:t>LS on QoS support with PDU Set granularity</w:t>
            </w:r>
          </w:p>
        </w:tc>
        <w:tc>
          <w:tcPr>
            <w:tcW w:w="1583" w:type="dxa"/>
          </w:tcPr>
          <w:p w14:paraId="5B89D88C" w14:textId="04BAF2D9" w:rsidR="00625958" w:rsidRPr="00625958" w:rsidRDefault="00625958" w:rsidP="00625958">
            <w:pPr>
              <w:rPr>
                <w:rFonts w:ascii="Arial" w:hAnsi="Arial" w:cs="Arial"/>
                <w:sz w:val="14"/>
                <w:szCs w:val="14"/>
              </w:rPr>
            </w:pPr>
            <w:r w:rsidRPr="00625958">
              <w:rPr>
                <w:rFonts w:ascii="Arial" w:hAnsi="Arial" w:cs="Arial"/>
                <w:sz w:val="14"/>
                <w:szCs w:val="14"/>
              </w:rPr>
              <w:t>SA2, Intel</w:t>
            </w:r>
          </w:p>
        </w:tc>
        <w:tc>
          <w:tcPr>
            <w:tcW w:w="909" w:type="dxa"/>
          </w:tcPr>
          <w:p w14:paraId="524551A5" w14:textId="5AF9B880" w:rsidR="00625958" w:rsidRPr="00625958" w:rsidRDefault="00625958" w:rsidP="00625958">
            <w:pPr>
              <w:rPr>
                <w:rFonts w:ascii="Arial" w:hAnsi="Arial" w:cs="Arial"/>
                <w:bCs/>
                <w:sz w:val="14"/>
                <w:szCs w:val="14"/>
              </w:rPr>
            </w:pPr>
            <w:r w:rsidRPr="00625958">
              <w:rPr>
                <w:rFonts w:ascii="Arial" w:hAnsi="Arial" w:cs="Arial"/>
                <w:sz w:val="14"/>
                <w:szCs w:val="14"/>
              </w:rPr>
              <w:t>Rel-18</w:t>
            </w:r>
          </w:p>
        </w:tc>
        <w:tc>
          <w:tcPr>
            <w:tcW w:w="2600" w:type="dxa"/>
          </w:tcPr>
          <w:p w14:paraId="4859F82A" w14:textId="7E153D9B" w:rsidR="00625958" w:rsidRPr="00625958" w:rsidRDefault="00625958" w:rsidP="00625958">
            <w:pPr>
              <w:rPr>
                <w:rFonts w:ascii="Arial" w:hAnsi="Arial" w:cs="Arial"/>
                <w:bCs/>
                <w:sz w:val="14"/>
                <w:szCs w:val="14"/>
                <w:lang w:val="fr-FR"/>
              </w:rPr>
            </w:pPr>
            <w:r w:rsidRPr="00625958">
              <w:rPr>
                <w:rFonts w:ascii="Arial" w:hAnsi="Arial" w:cs="Arial"/>
                <w:sz w:val="14"/>
                <w:szCs w:val="14"/>
              </w:rPr>
              <w:t>FS_XRM</w:t>
            </w:r>
          </w:p>
        </w:tc>
        <w:tc>
          <w:tcPr>
            <w:tcW w:w="1065" w:type="dxa"/>
          </w:tcPr>
          <w:p w14:paraId="3E923933" w14:textId="6D5A6E5D" w:rsidR="00625958" w:rsidRPr="00625958" w:rsidRDefault="00625958" w:rsidP="00625958">
            <w:pPr>
              <w:rPr>
                <w:rFonts w:ascii="Arial" w:hAnsi="Arial" w:cs="Arial"/>
                <w:sz w:val="14"/>
                <w:szCs w:val="14"/>
                <w:lang w:val="fr-FR"/>
              </w:rPr>
            </w:pPr>
            <w:r w:rsidRPr="00625958">
              <w:rPr>
                <w:rFonts w:ascii="Arial" w:hAnsi="Arial" w:cs="Arial"/>
                <w:sz w:val="14"/>
                <w:szCs w:val="14"/>
              </w:rPr>
              <w:t> </w:t>
            </w:r>
          </w:p>
        </w:tc>
        <w:tc>
          <w:tcPr>
            <w:tcW w:w="994" w:type="dxa"/>
          </w:tcPr>
          <w:p w14:paraId="0AA9407B" w14:textId="4148E1B8" w:rsidR="00625958" w:rsidRPr="00625958" w:rsidRDefault="00625958" w:rsidP="00625958">
            <w:pPr>
              <w:rPr>
                <w:rFonts w:ascii="Arial" w:hAnsi="Arial" w:cs="Arial"/>
                <w:sz w:val="14"/>
                <w:szCs w:val="14"/>
                <w:lang w:val="fr-FR"/>
              </w:rPr>
            </w:pPr>
            <w:r w:rsidRPr="00625958">
              <w:rPr>
                <w:rFonts w:ascii="Arial" w:hAnsi="Arial" w:cs="Arial"/>
                <w:sz w:val="14"/>
                <w:szCs w:val="14"/>
              </w:rPr>
              <w:t>SA4</w:t>
            </w:r>
          </w:p>
        </w:tc>
        <w:tc>
          <w:tcPr>
            <w:tcW w:w="994" w:type="dxa"/>
          </w:tcPr>
          <w:p w14:paraId="1A1B7831" w14:textId="2408141B" w:rsidR="00625958" w:rsidRPr="00625958" w:rsidRDefault="00625958" w:rsidP="00625958">
            <w:pPr>
              <w:rPr>
                <w:rFonts w:ascii="Arial" w:hAnsi="Arial" w:cs="Arial"/>
                <w:sz w:val="14"/>
                <w:szCs w:val="14"/>
                <w:lang w:val="fr-FR"/>
              </w:rPr>
            </w:pPr>
            <w:r w:rsidRPr="00625958">
              <w:rPr>
                <w:rFonts w:ascii="Arial" w:hAnsi="Arial" w:cs="Arial"/>
                <w:sz w:val="14"/>
                <w:szCs w:val="14"/>
              </w:rPr>
              <w:t>RAN1, RAN2, RAN3</w:t>
            </w:r>
          </w:p>
        </w:tc>
        <w:tc>
          <w:tcPr>
            <w:tcW w:w="1120" w:type="dxa"/>
          </w:tcPr>
          <w:p w14:paraId="2ADEAA8C" w14:textId="64F8157D" w:rsidR="00625958" w:rsidRPr="00625958" w:rsidRDefault="00625958" w:rsidP="00625958">
            <w:pPr>
              <w:rPr>
                <w:rFonts w:ascii="Arial" w:hAnsi="Arial" w:cs="Arial"/>
                <w:sz w:val="14"/>
                <w:szCs w:val="14"/>
                <w:lang w:val="fr-FR"/>
              </w:rPr>
            </w:pPr>
            <w:r w:rsidRPr="00625958">
              <w:rPr>
                <w:rFonts w:ascii="Arial" w:hAnsi="Arial" w:cs="Arial"/>
                <w:sz w:val="14"/>
                <w:szCs w:val="14"/>
              </w:rPr>
              <w:t>S2-2201803</w:t>
            </w:r>
          </w:p>
        </w:tc>
        <w:tc>
          <w:tcPr>
            <w:tcW w:w="1062" w:type="dxa"/>
          </w:tcPr>
          <w:p w14:paraId="3B417FEC" w14:textId="77777777" w:rsidR="00625958" w:rsidRPr="00625958" w:rsidRDefault="00625958" w:rsidP="00625958">
            <w:pPr>
              <w:rPr>
                <w:rFonts w:ascii="Arial" w:hAnsi="Arial" w:cs="Arial"/>
                <w:sz w:val="14"/>
                <w:szCs w:val="14"/>
                <w:lang w:val="fr-FR"/>
              </w:rPr>
            </w:pPr>
          </w:p>
        </w:tc>
      </w:tr>
      <w:tr w:rsidR="00625958" w:rsidRPr="00625958" w14:paraId="47749D8F" w14:textId="77777777" w:rsidTr="00EF3281">
        <w:trPr>
          <w:trHeight w:val="20"/>
          <w:jc w:val="center"/>
        </w:trPr>
        <w:tc>
          <w:tcPr>
            <w:tcW w:w="1094" w:type="dxa"/>
          </w:tcPr>
          <w:p w14:paraId="438547A8" w14:textId="05C26C4F" w:rsidR="00625958" w:rsidRPr="00625958" w:rsidRDefault="001B5688" w:rsidP="00625958">
            <w:pPr>
              <w:rPr>
                <w:rFonts w:ascii="Arial" w:hAnsi="Arial" w:cs="Arial"/>
                <w:bCs/>
                <w:sz w:val="14"/>
                <w:szCs w:val="14"/>
              </w:rPr>
            </w:pPr>
            <w:hyperlink r:id="rId3330" w:history="1">
              <w:r w:rsidR="000B5C49">
                <w:rPr>
                  <w:rStyle w:val="Hyperlink"/>
                  <w:rFonts w:ascii="Arial" w:hAnsi="Arial" w:cs="Arial"/>
                  <w:b/>
                  <w:bCs/>
                  <w:sz w:val="14"/>
                  <w:szCs w:val="14"/>
                </w:rPr>
                <w:t>R1-2203017</w:t>
              </w:r>
            </w:hyperlink>
          </w:p>
        </w:tc>
        <w:tc>
          <w:tcPr>
            <w:tcW w:w="2646" w:type="dxa"/>
          </w:tcPr>
          <w:p w14:paraId="6B1AC774" w14:textId="7B67756F" w:rsidR="00625958" w:rsidRPr="00625958" w:rsidRDefault="00625958" w:rsidP="00625958">
            <w:pPr>
              <w:rPr>
                <w:rFonts w:ascii="Arial" w:hAnsi="Arial" w:cs="Arial"/>
                <w:sz w:val="14"/>
                <w:szCs w:val="14"/>
              </w:rPr>
            </w:pPr>
            <w:r w:rsidRPr="00625958">
              <w:rPr>
                <w:rFonts w:ascii="Arial" w:hAnsi="Arial" w:cs="Arial"/>
                <w:sz w:val="14"/>
                <w:szCs w:val="14"/>
              </w:rPr>
              <w:t>Reply LS on beam correspondence with SDT in RRC_INACTIVE</w:t>
            </w:r>
          </w:p>
        </w:tc>
        <w:tc>
          <w:tcPr>
            <w:tcW w:w="1583" w:type="dxa"/>
          </w:tcPr>
          <w:p w14:paraId="7D629BA8" w14:textId="4B112CF8" w:rsidR="00625958" w:rsidRPr="00625958" w:rsidRDefault="00625958" w:rsidP="00625958">
            <w:pPr>
              <w:rPr>
                <w:rFonts w:ascii="Arial" w:hAnsi="Arial" w:cs="Arial"/>
                <w:sz w:val="14"/>
                <w:szCs w:val="14"/>
              </w:rPr>
            </w:pPr>
            <w:r w:rsidRPr="00625958">
              <w:rPr>
                <w:rFonts w:ascii="Arial" w:hAnsi="Arial" w:cs="Arial"/>
                <w:sz w:val="14"/>
                <w:szCs w:val="14"/>
              </w:rPr>
              <w:t>RAN4, Huawei</w:t>
            </w:r>
          </w:p>
        </w:tc>
        <w:tc>
          <w:tcPr>
            <w:tcW w:w="909" w:type="dxa"/>
          </w:tcPr>
          <w:p w14:paraId="4AFA793C" w14:textId="3927F1F3" w:rsidR="00625958" w:rsidRPr="00625958" w:rsidRDefault="00625958" w:rsidP="00625958">
            <w:pPr>
              <w:rPr>
                <w:rFonts w:ascii="Arial" w:hAnsi="Arial" w:cs="Arial"/>
                <w:bCs/>
                <w:sz w:val="14"/>
                <w:szCs w:val="14"/>
              </w:rPr>
            </w:pPr>
            <w:r w:rsidRPr="00625958">
              <w:rPr>
                <w:rFonts w:ascii="Arial" w:hAnsi="Arial" w:cs="Arial"/>
                <w:sz w:val="14"/>
                <w:szCs w:val="14"/>
              </w:rPr>
              <w:t>Rel-17</w:t>
            </w:r>
          </w:p>
        </w:tc>
        <w:tc>
          <w:tcPr>
            <w:tcW w:w="2600" w:type="dxa"/>
          </w:tcPr>
          <w:p w14:paraId="0609E0B8" w14:textId="0FE94C66" w:rsidR="00625958" w:rsidRPr="00625958" w:rsidRDefault="00625958" w:rsidP="00625958">
            <w:pPr>
              <w:rPr>
                <w:rFonts w:ascii="Arial" w:hAnsi="Arial" w:cs="Arial"/>
                <w:bCs/>
                <w:sz w:val="14"/>
                <w:szCs w:val="14"/>
                <w:lang w:val="fr-FR"/>
              </w:rPr>
            </w:pPr>
            <w:r w:rsidRPr="00625958">
              <w:rPr>
                <w:rFonts w:ascii="Arial" w:hAnsi="Arial" w:cs="Arial"/>
                <w:sz w:val="14"/>
                <w:szCs w:val="14"/>
              </w:rPr>
              <w:t>NR_SmallData_INACTIVE-Core</w:t>
            </w:r>
          </w:p>
        </w:tc>
        <w:tc>
          <w:tcPr>
            <w:tcW w:w="1065" w:type="dxa"/>
          </w:tcPr>
          <w:p w14:paraId="43FEB83A" w14:textId="1C5D59C5" w:rsidR="00625958" w:rsidRPr="00625958" w:rsidRDefault="00625958" w:rsidP="00625958">
            <w:pPr>
              <w:rPr>
                <w:rFonts w:ascii="Arial" w:hAnsi="Arial" w:cs="Arial"/>
                <w:sz w:val="14"/>
                <w:szCs w:val="14"/>
                <w:lang w:val="fr-FR"/>
              </w:rPr>
            </w:pPr>
            <w:r w:rsidRPr="00625958">
              <w:rPr>
                <w:rFonts w:ascii="Arial" w:hAnsi="Arial" w:cs="Arial"/>
                <w:sz w:val="14"/>
                <w:szCs w:val="14"/>
              </w:rPr>
              <w:t>R1-2106309</w:t>
            </w:r>
          </w:p>
        </w:tc>
        <w:tc>
          <w:tcPr>
            <w:tcW w:w="994" w:type="dxa"/>
          </w:tcPr>
          <w:p w14:paraId="1DEE6A8E" w14:textId="4449899F" w:rsidR="00625958" w:rsidRPr="00625958" w:rsidRDefault="00625958" w:rsidP="00625958">
            <w:pPr>
              <w:rPr>
                <w:rFonts w:ascii="Arial" w:hAnsi="Arial" w:cs="Arial"/>
                <w:sz w:val="14"/>
                <w:szCs w:val="14"/>
                <w:lang w:val="fr-FR"/>
              </w:rPr>
            </w:pPr>
            <w:r w:rsidRPr="00625958">
              <w:rPr>
                <w:rFonts w:ascii="Arial" w:hAnsi="Arial" w:cs="Arial"/>
                <w:sz w:val="14"/>
                <w:szCs w:val="14"/>
              </w:rPr>
              <w:t>RAN1</w:t>
            </w:r>
          </w:p>
        </w:tc>
        <w:tc>
          <w:tcPr>
            <w:tcW w:w="994" w:type="dxa"/>
          </w:tcPr>
          <w:p w14:paraId="5E7A8920" w14:textId="5431754C" w:rsidR="00625958" w:rsidRPr="00625958" w:rsidRDefault="00625958" w:rsidP="00625958">
            <w:pPr>
              <w:rPr>
                <w:rFonts w:ascii="Arial" w:hAnsi="Arial" w:cs="Arial"/>
                <w:sz w:val="14"/>
                <w:szCs w:val="14"/>
                <w:lang w:val="fr-FR"/>
              </w:rPr>
            </w:pPr>
            <w:r w:rsidRPr="00625958">
              <w:rPr>
                <w:rFonts w:ascii="Arial" w:hAnsi="Arial" w:cs="Arial"/>
                <w:sz w:val="14"/>
                <w:szCs w:val="14"/>
              </w:rPr>
              <w:t> </w:t>
            </w:r>
          </w:p>
        </w:tc>
        <w:tc>
          <w:tcPr>
            <w:tcW w:w="1120" w:type="dxa"/>
          </w:tcPr>
          <w:p w14:paraId="1DEB6BAA" w14:textId="086DCAF7" w:rsidR="00625958" w:rsidRPr="00625958" w:rsidRDefault="00625958" w:rsidP="00625958">
            <w:pPr>
              <w:rPr>
                <w:rFonts w:ascii="Arial" w:hAnsi="Arial" w:cs="Arial"/>
                <w:sz w:val="14"/>
                <w:szCs w:val="14"/>
                <w:lang w:val="fr-FR"/>
              </w:rPr>
            </w:pPr>
            <w:r w:rsidRPr="00625958">
              <w:rPr>
                <w:rFonts w:ascii="Arial" w:hAnsi="Arial" w:cs="Arial"/>
                <w:sz w:val="14"/>
                <w:szCs w:val="14"/>
              </w:rPr>
              <w:t>R4-2206586</w:t>
            </w:r>
          </w:p>
        </w:tc>
        <w:tc>
          <w:tcPr>
            <w:tcW w:w="1062" w:type="dxa"/>
          </w:tcPr>
          <w:p w14:paraId="6B8E26D5" w14:textId="77777777" w:rsidR="00625958" w:rsidRPr="00625958" w:rsidRDefault="00625958" w:rsidP="00625958">
            <w:pPr>
              <w:rPr>
                <w:rFonts w:ascii="Arial" w:hAnsi="Arial" w:cs="Arial"/>
                <w:sz w:val="14"/>
                <w:szCs w:val="14"/>
                <w:lang w:val="fr-FR"/>
              </w:rPr>
            </w:pPr>
          </w:p>
        </w:tc>
      </w:tr>
      <w:tr w:rsidR="00625958" w:rsidRPr="00625958" w14:paraId="180CA049" w14:textId="77777777" w:rsidTr="00EF3281">
        <w:trPr>
          <w:trHeight w:val="20"/>
          <w:jc w:val="center"/>
        </w:trPr>
        <w:tc>
          <w:tcPr>
            <w:tcW w:w="1094" w:type="dxa"/>
          </w:tcPr>
          <w:p w14:paraId="5FCD4B3E" w14:textId="384459A1" w:rsidR="00625958" w:rsidRPr="00625958" w:rsidRDefault="001B5688" w:rsidP="00625958">
            <w:pPr>
              <w:rPr>
                <w:rFonts w:ascii="Arial" w:hAnsi="Arial" w:cs="Arial"/>
                <w:bCs/>
                <w:sz w:val="14"/>
                <w:szCs w:val="14"/>
              </w:rPr>
            </w:pPr>
            <w:hyperlink r:id="rId3331" w:history="1">
              <w:r w:rsidR="000B5C49">
                <w:rPr>
                  <w:rStyle w:val="Hyperlink"/>
                  <w:rFonts w:ascii="Arial" w:hAnsi="Arial" w:cs="Arial"/>
                  <w:b/>
                  <w:bCs/>
                  <w:sz w:val="14"/>
                  <w:szCs w:val="14"/>
                </w:rPr>
                <w:t>R1-2203018</w:t>
              </w:r>
            </w:hyperlink>
          </w:p>
        </w:tc>
        <w:tc>
          <w:tcPr>
            <w:tcW w:w="2646" w:type="dxa"/>
          </w:tcPr>
          <w:p w14:paraId="61CC709F" w14:textId="58E81AF7" w:rsidR="00625958" w:rsidRPr="00625958" w:rsidRDefault="00625958" w:rsidP="00625958">
            <w:pPr>
              <w:rPr>
                <w:rFonts w:ascii="Arial" w:hAnsi="Arial" w:cs="Arial"/>
                <w:sz w:val="14"/>
                <w:szCs w:val="14"/>
              </w:rPr>
            </w:pPr>
            <w:r w:rsidRPr="00625958">
              <w:rPr>
                <w:rFonts w:ascii="Arial" w:hAnsi="Arial" w:cs="Arial"/>
                <w:sz w:val="14"/>
                <w:szCs w:val="14"/>
              </w:rPr>
              <w:t>LS on the applicability of mixed numerology on UE capability maxNumberCSI-RS-RRM-RS-SINR</w:t>
            </w:r>
          </w:p>
        </w:tc>
        <w:tc>
          <w:tcPr>
            <w:tcW w:w="1583" w:type="dxa"/>
          </w:tcPr>
          <w:p w14:paraId="7B098190" w14:textId="5B5F48AD" w:rsidR="00625958" w:rsidRPr="00625958" w:rsidRDefault="00625958" w:rsidP="00625958">
            <w:pPr>
              <w:rPr>
                <w:rFonts w:ascii="Arial" w:hAnsi="Arial" w:cs="Arial"/>
                <w:sz w:val="14"/>
                <w:szCs w:val="14"/>
              </w:rPr>
            </w:pPr>
            <w:r w:rsidRPr="00625958">
              <w:rPr>
                <w:rFonts w:ascii="Arial" w:hAnsi="Arial" w:cs="Arial"/>
                <w:sz w:val="14"/>
                <w:szCs w:val="14"/>
              </w:rPr>
              <w:t>RAN4, Apple</w:t>
            </w:r>
          </w:p>
        </w:tc>
        <w:tc>
          <w:tcPr>
            <w:tcW w:w="909" w:type="dxa"/>
          </w:tcPr>
          <w:p w14:paraId="36BC708B" w14:textId="4C79BCE3" w:rsidR="00625958" w:rsidRPr="00625958" w:rsidRDefault="00625958" w:rsidP="00625958">
            <w:pPr>
              <w:rPr>
                <w:rFonts w:ascii="Arial" w:hAnsi="Arial" w:cs="Arial"/>
                <w:bCs/>
                <w:sz w:val="14"/>
                <w:szCs w:val="14"/>
              </w:rPr>
            </w:pPr>
            <w:r w:rsidRPr="00625958">
              <w:rPr>
                <w:rFonts w:ascii="Arial" w:hAnsi="Arial" w:cs="Arial"/>
                <w:sz w:val="14"/>
                <w:szCs w:val="14"/>
              </w:rPr>
              <w:t>Rel-17</w:t>
            </w:r>
          </w:p>
        </w:tc>
        <w:tc>
          <w:tcPr>
            <w:tcW w:w="2600" w:type="dxa"/>
          </w:tcPr>
          <w:p w14:paraId="76364874" w14:textId="0424A246" w:rsidR="00625958" w:rsidRPr="00625958" w:rsidRDefault="00625958" w:rsidP="00625958">
            <w:pPr>
              <w:rPr>
                <w:rFonts w:ascii="Arial" w:hAnsi="Arial" w:cs="Arial"/>
                <w:bCs/>
                <w:sz w:val="14"/>
                <w:szCs w:val="14"/>
              </w:rPr>
            </w:pPr>
            <w:r w:rsidRPr="00625958">
              <w:rPr>
                <w:rFonts w:ascii="Arial" w:hAnsi="Arial" w:cs="Arial"/>
                <w:sz w:val="14"/>
                <w:szCs w:val="14"/>
              </w:rPr>
              <w:t>NR_CSIRS_L3meas</w:t>
            </w:r>
          </w:p>
        </w:tc>
        <w:tc>
          <w:tcPr>
            <w:tcW w:w="1065" w:type="dxa"/>
          </w:tcPr>
          <w:p w14:paraId="1B8680AE" w14:textId="77101DD9" w:rsidR="00625958" w:rsidRPr="00625958" w:rsidRDefault="00625958" w:rsidP="00625958">
            <w:pPr>
              <w:rPr>
                <w:rFonts w:ascii="Arial" w:hAnsi="Arial" w:cs="Arial"/>
                <w:sz w:val="14"/>
                <w:szCs w:val="14"/>
              </w:rPr>
            </w:pPr>
            <w:r w:rsidRPr="00625958">
              <w:rPr>
                <w:rFonts w:ascii="Arial" w:hAnsi="Arial" w:cs="Arial"/>
                <w:sz w:val="14"/>
                <w:szCs w:val="14"/>
              </w:rPr>
              <w:t> </w:t>
            </w:r>
          </w:p>
        </w:tc>
        <w:tc>
          <w:tcPr>
            <w:tcW w:w="994" w:type="dxa"/>
          </w:tcPr>
          <w:p w14:paraId="1203547A" w14:textId="40560FE8" w:rsidR="00625958" w:rsidRPr="00625958" w:rsidRDefault="00625958" w:rsidP="00625958">
            <w:pPr>
              <w:rPr>
                <w:rFonts w:ascii="Arial" w:hAnsi="Arial" w:cs="Arial"/>
                <w:sz w:val="14"/>
                <w:szCs w:val="14"/>
              </w:rPr>
            </w:pPr>
            <w:r w:rsidRPr="00625958">
              <w:rPr>
                <w:rFonts w:ascii="Arial" w:hAnsi="Arial" w:cs="Arial"/>
                <w:sz w:val="14"/>
                <w:szCs w:val="14"/>
              </w:rPr>
              <w:t>RAN1, RAN2</w:t>
            </w:r>
          </w:p>
        </w:tc>
        <w:tc>
          <w:tcPr>
            <w:tcW w:w="994" w:type="dxa"/>
          </w:tcPr>
          <w:p w14:paraId="24CC87D1" w14:textId="40AD1DB5" w:rsidR="00625958" w:rsidRPr="00625958" w:rsidRDefault="00625958" w:rsidP="00625958">
            <w:pPr>
              <w:rPr>
                <w:rFonts w:ascii="Arial" w:hAnsi="Arial" w:cs="Arial"/>
                <w:sz w:val="14"/>
                <w:szCs w:val="14"/>
              </w:rPr>
            </w:pPr>
            <w:r w:rsidRPr="00625958">
              <w:rPr>
                <w:rFonts w:ascii="Arial" w:hAnsi="Arial" w:cs="Arial"/>
                <w:sz w:val="14"/>
                <w:szCs w:val="14"/>
              </w:rPr>
              <w:t> </w:t>
            </w:r>
          </w:p>
        </w:tc>
        <w:tc>
          <w:tcPr>
            <w:tcW w:w="1120" w:type="dxa"/>
          </w:tcPr>
          <w:p w14:paraId="558318F1" w14:textId="4C598E35" w:rsidR="00625958" w:rsidRPr="00625958" w:rsidRDefault="00625958" w:rsidP="00625958">
            <w:pPr>
              <w:rPr>
                <w:rFonts w:ascii="Arial" w:hAnsi="Arial" w:cs="Arial"/>
                <w:sz w:val="14"/>
                <w:szCs w:val="14"/>
              </w:rPr>
            </w:pPr>
            <w:r w:rsidRPr="00625958">
              <w:rPr>
                <w:rFonts w:ascii="Arial" w:hAnsi="Arial" w:cs="Arial"/>
                <w:sz w:val="14"/>
                <w:szCs w:val="14"/>
              </w:rPr>
              <w:t>R4-2206828</w:t>
            </w:r>
          </w:p>
        </w:tc>
        <w:tc>
          <w:tcPr>
            <w:tcW w:w="1062" w:type="dxa"/>
          </w:tcPr>
          <w:p w14:paraId="2160C259" w14:textId="77777777" w:rsidR="00625958" w:rsidRPr="00625958" w:rsidRDefault="00625958" w:rsidP="00625958">
            <w:pPr>
              <w:rPr>
                <w:rFonts w:ascii="Arial" w:hAnsi="Arial" w:cs="Arial"/>
                <w:sz w:val="14"/>
                <w:szCs w:val="14"/>
              </w:rPr>
            </w:pPr>
          </w:p>
        </w:tc>
      </w:tr>
      <w:tr w:rsidR="00625958" w:rsidRPr="00625958" w14:paraId="2F145F04" w14:textId="77777777" w:rsidTr="00EF3281">
        <w:trPr>
          <w:trHeight w:val="20"/>
          <w:jc w:val="center"/>
        </w:trPr>
        <w:tc>
          <w:tcPr>
            <w:tcW w:w="1094" w:type="dxa"/>
          </w:tcPr>
          <w:p w14:paraId="376DBCBA" w14:textId="213A667E" w:rsidR="00625958" w:rsidRPr="00625958" w:rsidRDefault="001B5688" w:rsidP="00625958">
            <w:pPr>
              <w:rPr>
                <w:rFonts w:ascii="Arial" w:hAnsi="Arial" w:cs="Arial"/>
                <w:bCs/>
                <w:sz w:val="14"/>
                <w:szCs w:val="14"/>
              </w:rPr>
            </w:pPr>
            <w:hyperlink r:id="rId3332" w:history="1">
              <w:r w:rsidR="000B5C49">
                <w:rPr>
                  <w:rStyle w:val="Hyperlink"/>
                  <w:rFonts w:ascii="Arial" w:hAnsi="Arial" w:cs="Arial"/>
                  <w:b/>
                  <w:bCs/>
                  <w:sz w:val="14"/>
                  <w:szCs w:val="14"/>
                </w:rPr>
                <w:t>R1-2203019</w:t>
              </w:r>
            </w:hyperlink>
          </w:p>
        </w:tc>
        <w:tc>
          <w:tcPr>
            <w:tcW w:w="2646" w:type="dxa"/>
          </w:tcPr>
          <w:p w14:paraId="07EE0BDB" w14:textId="0808C292" w:rsidR="00625958" w:rsidRPr="00625958" w:rsidRDefault="00625958" w:rsidP="00625958">
            <w:pPr>
              <w:rPr>
                <w:rFonts w:ascii="Arial" w:hAnsi="Arial" w:cs="Arial"/>
                <w:sz w:val="14"/>
                <w:szCs w:val="14"/>
              </w:rPr>
            </w:pPr>
            <w:r w:rsidRPr="00625958">
              <w:rPr>
                <w:rFonts w:ascii="Arial" w:hAnsi="Arial" w:cs="Arial"/>
                <w:sz w:val="14"/>
                <w:szCs w:val="14"/>
              </w:rPr>
              <w:t>Reply LS on NTN UL time and frequency synchronization requirements</w:t>
            </w:r>
          </w:p>
        </w:tc>
        <w:tc>
          <w:tcPr>
            <w:tcW w:w="1583" w:type="dxa"/>
          </w:tcPr>
          <w:p w14:paraId="524993B2" w14:textId="531D06DF" w:rsidR="00625958" w:rsidRPr="00625958" w:rsidRDefault="00625958" w:rsidP="00625958">
            <w:pPr>
              <w:rPr>
                <w:rFonts w:ascii="Arial" w:hAnsi="Arial" w:cs="Arial"/>
                <w:sz w:val="14"/>
                <w:szCs w:val="14"/>
              </w:rPr>
            </w:pPr>
            <w:r w:rsidRPr="00625958">
              <w:rPr>
                <w:rFonts w:ascii="Arial" w:hAnsi="Arial" w:cs="Arial"/>
                <w:sz w:val="14"/>
                <w:szCs w:val="14"/>
              </w:rPr>
              <w:t>RAN4, Xiaomi</w:t>
            </w:r>
          </w:p>
        </w:tc>
        <w:tc>
          <w:tcPr>
            <w:tcW w:w="909" w:type="dxa"/>
          </w:tcPr>
          <w:p w14:paraId="6BB3E3E9" w14:textId="7550207C" w:rsidR="00625958" w:rsidRPr="00625958" w:rsidRDefault="00625958" w:rsidP="00625958">
            <w:pPr>
              <w:rPr>
                <w:rFonts w:ascii="Arial" w:hAnsi="Arial" w:cs="Arial"/>
                <w:bCs/>
                <w:sz w:val="14"/>
                <w:szCs w:val="14"/>
              </w:rPr>
            </w:pPr>
            <w:r w:rsidRPr="00625958">
              <w:rPr>
                <w:rFonts w:ascii="Arial" w:hAnsi="Arial" w:cs="Arial"/>
                <w:sz w:val="14"/>
                <w:szCs w:val="14"/>
              </w:rPr>
              <w:t>Rel-17</w:t>
            </w:r>
          </w:p>
        </w:tc>
        <w:tc>
          <w:tcPr>
            <w:tcW w:w="2600" w:type="dxa"/>
          </w:tcPr>
          <w:p w14:paraId="6F3B5016" w14:textId="0C721A45" w:rsidR="00625958" w:rsidRPr="00625958" w:rsidRDefault="00625958" w:rsidP="00625958">
            <w:pPr>
              <w:rPr>
                <w:rFonts w:ascii="Arial" w:hAnsi="Arial" w:cs="Arial"/>
                <w:bCs/>
                <w:sz w:val="14"/>
                <w:szCs w:val="14"/>
              </w:rPr>
            </w:pPr>
            <w:r w:rsidRPr="00625958">
              <w:rPr>
                <w:rFonts w:ascii="Arial" w:hAnsi="Arial" w:cs="Arial"/>
                <w:sz w:val="14"/>
                <w:szCs w:val="14"/>
              </w:rPr>
              <w:t>NR_NTN_solutions-Core</w:t>
            </w:r>
          </w:p>
        </w:tc>
        <w:tc>
          <w:tcPr>
            <w:tcW w:w="1065" w:type="dxa"/>
          </w:tcPr>
          <w:p w14:paraId="517C524E" w14:textId="22B15ED9" w:rsidR="00625958" w:rsidRPr="00625958" w:rsidRDefault="00625958" w:rsidP="00625958">
            <w:pPr>
              <w:rPr>
                <w:rFonts w:ascii="Arial" w:hAnsi="Arial" w:cs="Arial"/>
                <w:sz w:val="14"/>
                <w:szCs w:val="14"/>
              </w:rPr>
            </w:pPr>
            <w:r w:rsidRPr="00625958">
              <w:rPr>
                <w:rFonts w:ascii="Arial" w:hAnsi="Arial" w:cs="Arial"/>
                <w:sz w:val="14"/>
                <w:szCs w:val="14"/>
              </w:rPr>
              <w:t>R1-2102263</w:t>
            </w:r>
          </w:p>
        </w:tc>
        <w:tc>
          <w:tcPr>
            <w:tcW w:w="994" w:type="dxa"/>
          </w:tcPr>
          <w:p w14:paraId="296E4CFC" w14:textId="09906B46" w:rsidR="00625958" w:rsidRPr="00625958" w:rsidRDefault="00625958" w:rsidP="00625958">
            <w:pPr>
              <w:rPr>
                <w:rFonts w:ascii="Arial" w:hAnsi="Arial" w:cs="Arial"/>
                <w:sz w:val="14"/>
                <w:szCs w:val="14"/>
              </w:rPr>
            </w:pPr>
            <w:r w:rsidRPr="00625958">
              <w:rPr>
                <w:rFonts w:ascii="Arial" w:hAnsi="Arial" w:cs="Arial"/>
                <w:sz w:val="14"/>
                <w:szCs w:val="14"/>
              </w:rPr>
              <w:t>RAN1</w:t>
            </w:r>
          </w:p>
        </w:tc>
        <w:tc>
          <w:tcPr>
            <w:tcW w:w="994" w:type="dxa"/>
          </w:tcPr>
          <w:p w14:paraId="078C2070" w14:textId="04701800" w:rsidR="00625958" w:rsidRPr="00625958" w:rsidRDefault="00625958" w:rsidP="00625958">
            <w:pPr>
              <w:rPr>
                <w:rFonts w:ascii="Arial" w:hAnsi="Arial" w:cs="Arial"/>
                <w:sz w:val="14"/>
                <w:szCs w:val="14"/>
              </w:rPr>
            </w:pPr>
            <w:r w:rsidRPr="00625958">
              <w:rPr>
                <w:rFonts w:ascii="Arial" w:hAnsi="Arial" w:cs="Arial"/>
                <w:sz w:val="14"/>
                <w:szCs w:val="14"/>
              </w:rPr>
              <w:t> </w:t>
            </w:r>
          </w:p>
        </w:tc>
        <w:tc>
          <w:tcPr>
            <w:tcW w:w="1120" w:type="dxa"/>
          </w:tcPr>
          <w:p w14:paraId="25C527B4" w14:textId="5B557AFC" w:rsidR="00625958" w:rsidRPr="00625958" w:rsidRDefault="00625958" w:rsidP="00625958">
            <w:pPr>
              <w:rPr>
                <w:rFonts w:ascii="Arial" w:hAnsi="Arial" w:cs="Arial"/>
                <w:sz w:val="14"/>
                <w:szCs w:val="14"/>
              </w:rPr>
            </w:pPr>
            <w:r w:rsidRPr="00625958">
              <w:rPr>
                <w:rFonts w:ascii="Arial" w:hAnsi="Arial" w:cs="Arial"/>
                <w:sz w:val="14"/>
                <w:szCs w:val="14"/>
              </w:rPr>
              <w:t>R4-2206904</w:t>
            </w:r>
          </w:p>
        </w:tc>
        <w:tc>
          <w:tcPr>
            <w:tcW w:w="1062" w:type="dxa"/>
          </w:tcPr>
          <w:p w14:paraId="1790F504" w14:textId="77777777" w:rsidR="00625958" w:rsidRPr="00625958" w:rsidRDefault="00625958" w:rsidP="00625958">
            <w:pPr>
              <w:rPr>
                <w:rFonts w:ascii="Arial" w:hAnsi="Arial" w:cs="Arial"/>
                <w:sz w:val="14"/>
                <w:szCs w:val="14"/>
              </w:rPr>
            </w:pPr>
          </w:p>
        </w:tc>
      </w:tr>
      <w:tr w:rsidR="00625958" w:rsidRPr="00625958" w14:paraId="3E3A0D64" w14:textId="77777777" w:rsidTr="00EF3281">
        <w:trPr>
          <w:trHeight w:val="20"/>
          <w:jc w:val="center"/>
        </w:trPr>
        <w:tc>
          <w:tcPr>
            <w:tcW w:w="1094" w:type="dxa"/>
          </w:tcPr>
          <w:p w14:paraId="3B8DD7A6" w14:textId="2280E742" w:rsidR="00625958" w:rsidRPr="00625958" w:rsidRDefault="001B5688" w:rsidP="00625958">
            <w:pPr>
              <w:rPr>
                <w:rFonts w:ascii="Arial" w:hAnsi="Arial" w:cs="Arial"/>
                <w:sz w:val="14"/>
                <w:szCs w:val="14"/>
              </w:rPr>
            </w:pPr>
            <w:hyperlink r:id="rId3333" w:history="1">
              <w:r w:rsidR="000B5C49">
                <w:rPr>
                  <w:rStyle w:val="Hyperlink"/>
                  <w:rFonts w:ascii="Arial" w:hAnsi="Arial" w:cs="Arial"/>
                  <w:b/>
                  <w:bCs/>
                  <w:sz w:val="14"/>
                  <w:szCs w:val="14"/>
                </w:rPr>
                <w:t>R1-2203020</w:t>
              </w:r>
            </w:hyperlink>
          </w:p>
        </w:tc>
        <w:tc>
          <w:tcPr>
            <w:tcW w:w="2646" w:type="dxa"/>
          </w:tcPr>
          <w:p w14:paraId="4B96C1D0" w14:textId="03CA35AC" w:rsidR="00625958" w:rsidRPr="00625958" w:rsidRDefault="00625958" w:rsidP="00625958">
            <w:pPr>
              <w:rPr>
                <w:rFonts w:ascii="Arial" w:hAnsi="Arial" w:cs="Arial"/>
                <w:sz w:val="14"/>
                <w:szCs w:val="14"/>
              </w:rPr>
            </w:pPr>
            <w:r w:rsidRPr="00625958">
              <w:rPr>
                <w:rFonts w:ascii="Arial" w:hAnsi="Arial" w:cs="Arial"/>
                <w:sz w:val="14"/>
                <w:szCs w:val="14"/>
              </w:rPr>
              <w:t>Reply LS on combination of open and closed loop TA control in NTN</w:t>
            </w:r>
          </w:p>
        </w:tc>
        <w:tc>
          <w:tcPr>
            <w:tcW w:w="1583" w:type="dxa"/>
          </w:tcPr>
          <w:p w14:paraId="71961F7A" w14:textId="7F79AF7E" w:rsidR="00625958" w:rsidRPr="00625958" w:rsidRDefault="00625958" w:rsidP="00625958">
            <w:pPr>
              <w:rPr>
                <w:rFonts w:ascii="Arial" w:hAnsi="Arial" w:cs="Arial"/>
                <w:sz w:val="14"/>
                <w:szCs w:val="14"/>
              </w:rPr>
            </w:pPr>
            <w:r w:rsidRPr="00625958">
              <w:rPr>
                <w:rFonts w:ascii="Arial" w:hAnsi="Arial" w:cs="Arial"/>
                <w:sz w:val="14"/>
                <w:szCs w:val="14"/>
              </w:rPr>
              <w:t>RAN4, Qualcomm</w:t>
            </w:r>
          </w:p>
        </w:tc>
        <w:tc>
          <w:tcPr>
            <w:tcW w:w="909" w:type="dxa"/>
          </w:tcPr>
          <w:p w14:paraId="27428023" w14:textId="1DFB34F4" w:rsidR="00625958" w:rsidRPr="00625958" w:rsidRDefault="00625958" w:rsidP="00625958">
            <w:pPr>
              <w:rPr>
                <w:rFonts w:ascii="Arial" w:hAnsi="Arial" w:cs="Arial"/>
                <w:sz w:val="14"/>
                <w:szCs w:val="14"/>
              </w:rPr>
            </w:pPr>
            <w:r w:rsidRPr="00625958">
              <w:rPr>
                <w:rFonts w:ascii="Arial" w:hAnsi="Arial" w:cs="Arial"/>
                <w:sz w:val="14"/>
                <w:szCs w:val="14"/>
              </w:rPr>
              <w:t>Rel-17</w:t>
            </w:r>
          </w:p>
        </w:tc>
        <w:tc>
          <w:tcPr>
            <w:tcW w:w="2600" w:type="dxa"/>
          </w:tcPr>
          <w:p w14:paraId="3D3A7916" w14:textId="10667D72" w:rsidR="00625958" w:rsidRPr="00625958" w:rsidRDefault="00625958" w:rsidP="00625958">
            <w:pPr>
              <w:rPr>
                <w:rFonts w:ascii="Arial" w:hAnsi="Arial" w:cs="Arial"/>
                <w:sz w:val="14"/>
                <w:szCs w:val="14"/>
                <w:lang w:val="fr-FR"/>
              </w:rPr>
            </w:pPr>
            <w:r w:rsidRPr="00625958">
              <w:rPr>
                <w:rFonts w:ascii="Arial" w:hAnsi="Arial" w:cs="Arial"/>
                <w:sz w:val="14"/>
                <w:szCs w:val="14"/>
              </w:rPr>
              <w:t>NR_NTN_solutions-Core</w:t>
            </w:r>
          </w:p>
        </w:tc>
        <w:tc>
          <w:tcPr>
            <w:tcW w:w="1065" w:type="dxa"/>
          </w:tcPr>
          <w:p w14:paraId="07440794" w14:textId="795BFE38" w:rsidR="00625958" w:rsidRPr="00625958" w:rsidRDefault="00625958" w:rsidP="00625958">
            <w:pPr>
              <w:rPr>
                <w:rFonts w:ascii="Arial" w:hAnsi="Arial" w:cs="Arial"/>
                <w:sz w:val="14"/>
                <w:szCs w:val="14"/>
                <w:lang w:val="fr-FR"/>
              </w:rPr>
            </w:pPr>
            <w:r w:rsidRPr="00625958">
              <w:rPr>
                <w:rFonts w:ascii="Arial" w:hAnsi="Arial" w:cs="Arial"/>
                <w:sz w:val="14"/>
                <w:szCs w:val="14"/>
              </w:rPr>
              <w:t>R1-2110604</w:t>
            </w:r>
          </w:p>
        </w:tc>
        <w:tc>
          <w:tcPr>
            <w:tcW w:w="994" w:type="dxa"/>
          </w:tcPr>
          <w:p w14:paraId="57E37049" w14:textId="5934A107" w:rsidR="00625958" w:rsidRPr="00625958" w:rsidRDefault="00625958" w:rsidP="00625958">
            <w:pPr>
              <w:rPr>
                <w:rFonts w:ascii="Arial" w:hAnsi="Arial" w:cs="Arial"/>
                <w:sz w:val="14"/>
                <w:szCs w:val="14"/>
              </w:rPr>
            </w:pPr>
            <w:r w:rsidRPr="00625958">
              <w:rPr>
                <w:rFonts w:ascii="Arial" w:hAnsi="Arial" w:cs="Arial"/>
                <w:sz w:val="14"/>
                <w:szCs w:val="14"/>
              </w:rPr>
              <w:t>RAN1</w:t>
            </w:r>
          </w:p>
        </w:tc>
        <w:tc>
          <w:tcPr>
            <w:tcW w:w="994" w:type="dxa"/>
          </w:tcPr>
          <w:p w14:paraId="4B579136" w14:textId="53127EF4" w:rsidR="00625958" w:rsidRPr="00625958" w:rsidRDefault="00625958" w:rsidP="00625958">
            <w:pPr>
              <w:rPr>
                <w:rFonts w:ascii="Arial" w:hAnsi="Arial" w:cs="Arial"/>
                <w:sz w:val="14"/>
                <w:szCs w:val="14"/>
              </w:rPr>
            </w:pPr>
            <w:r w:rsidRPr="00625958">
              <w:rPr>
                <w:rFonts w:ascii="Arial" w:hAnsi="Arial" w:cs="Arial"/>
                <w:sz w:val="14"/>
                <w:szCs w:val="14"/>
              </w:rPr>
              <w:t> </w:t>
            </w:r>
          </w:p>
        </w:tc>
        <w:tc>
          <w:tcPr>
            <w:tcW w:w="1120" w:type="dxa"/>
          </w:tcPr>
          <w:p w14:paraId="796AA5A5" w14:textId="079D48AF" w:rsidR="00625958" w:rsidRPr="00625958" w:rsidRDefault="00625958" w:rsidP="00625958">
            <w:pPr>
              <w:rPr>
                <w:rFonts w:ascii="Arial" w:hAnsi="Arial" w:cs="Arial"/>
                <w:sz w:val="14"/>
                <w:szCs w:val="14"/>
              </w:rPr>
            </w:pPr>
            <w:r w:rsidRPr="00625958">
              <w:rPr>
                <w:rFonts w:ascii="Arial" w:hAnsi="Arial" w:cs="Arial"/>
                <w:sz w:val="14"/>
                <w:szCs w:val="14"/>
              </w:rPr>
              <w:t>R4-2206905</w:t>
            </w:r>
          </w:p>
        </w:tc>
        <w:tc>
          <w:tcPr>
            <w:tcW w:w="1062" w:type="dxa"/>
          </w:tcPr>
          <w:p w14:paraId="0B61B3C4" w14:textId="77777777" w:rsidR="00625958" w:rsidRPr="00625958" w:rsidRDefault="00625958" w:rsidP="00625958">
            <w:pPr>
              <w:rPr>
                <w:rFonts w:ascii="Arial" w:hAnsi="Arial" w:cs="Arial"/>
                <w:sz w:val="14"/>
                <w:szCs w:val="14"/>
              </w:rPr>
            </w:pPr>
          </w:p>
        </w:tc>
      </w:tr>
      <w:tr w:rsidR="00625958" w:rsidRPr="00625958" w14:paraId="3D951EF0" w14:textId="77777777" w:rsidTr="00EF3281">
        <w:trPr>
          <w:trHeight w:val="20"/>
          <w:jc w:val="center"/>
        </w:trPr>
        <w:tc>
          <w:tcPr>
            <w:tcW w:w="1094" w:type="dxa"/>
          </w:tcPr>
          <w:p w14:paraId="54208F17" w14:textId="7C60375E" w:rsidR="00625958" w:rsidRPr="00625958" w:rsidRDefault="001B5688" w:rsidP="00625958">
            <w:pPr>
              <w:rPr>
                <w:rFonts w:ascii="Arial" w:hAnsi="Arial" w:cs="Arial"/>
                <w:bCs/>
                <w:sz w:val="14"/>
                <w:szCs w:val="14"/>
              </w:rPr>
            </w:pPr>
            <w:hyperlink r:id="rId3334" w:history="1">
              <w:r w:rsidR="000B5C49">
                <w:rPr>
                  <w:rStyle w:val="Hyperlink"/>
                  <w:rFonts w:ascii="Arial" w:hAnsi="Arial" w:cs="Arial"/>
                  <w:b/>
                  <w:bCs/>
                  <w:sz w:val="14"/>
                  <w:szCs w:val="14"/>
                </w:rPr>
                <w:t>R1-2203021</w:t>
              </w:r>
            </w:hyperlink>
          </w:p>
        </w:tc>
        <w:tc>
          <w:tcPr>
            <w:tcW w:w="2646" w:type="dxa"/>
          </w:tcPr>
          <w:p w14:paraId="001E566D" w14:textId="2EE4ACD4" w:rsidR="00625958" w:rsidRPr="00625958" w:rsidRDefault="00625958" w:rsidP="00625958">
            <w:pPr>
              <w:rPr>
                <w:rFonts w:ascii="Arial" w:hAnsi="Arial" w:cs="Arial"/>
                <w:sz w:val="14"/>
                <w:szCs w:val="14"/>
              </w:rPr>
            </w:pPr>
            <w:r w:rsidRPr="00625958">
              <w:rPr>
                <w:rFonts w:ascii="Arial" w:hAnsi="Arial" w:cs="Arial"/>
                <w:sz w:val="14"/>
                <w:szCs w:val="14"/>
              </w:rPr>
              <w:t>ReplyLS on L1-RSRP measurement behaviour when SSBs associated with different PCIs overlap</w:t>
            </w:r>
          </w:p>
        </w:tc>
        <w:tc>
          <w:tcPr>
            <w:tcW w:w="1583" w:type="dxa"/>
          </w:tcPr>
          <w:p w14:paraId="26E64ABF" w14:textId="15C70354" w:rsidR="00625958" w:rsidRPr="00625958" w:rsidRDefault="00625958" w:rsidP="00625958">
            <w:pPr>
              <w:rPr>
                <w:rFonts w:ascii="Arial" w:hAnsi="Arial" w:cs="Arial"/>
                <w:sz w:val="14"/>
                <w:szCs w:val="14"/>
              </w:rPr>
            </w:pPr>
            <w:r w:rsidRPr="00625958">
              <w:rPr>
                <w:rFonts w:ascii="Arial" w:hAnsi="Arial" w:cs="Arial"/>
                <w:sz w:val="14"/>
                <w:szCs w:val="14"/>
              </w:rPr>
              <w:t>RAN4, vivo</w:t>
            </w:r>
          </w:p>
        </w:tc>
        <w:tc>
          <w:tcPr>
            <w:tcW w:w="909" w:type="dxa"/>
          </w:tcPr>
          <w:p w14:paraId="6BCE4F3D" w14:textId="492B2A84" w:rsidR="00625958" w:rsidRPr="00625958" w:rsidRDefault="00625958" w:rsidP="00625958">
            <w:pPr>
              <w:rPr>
                <w:rFonts w:ascii="Arial" w:hAnsi="Arial" w:cs="Arial"/>
                <w:bCs/>
                <w:sz w:val="14"/>
                <w:szCs w:val="14"/>
              </w:rPr>
            </w:pPr>
            <w:r w:rsidRPr="00625958">
              <w:rPr>
                <w:rFonts w:ascii="Arial" w:hAnsi="Arial" w:cs="Arial"/>
                <w:sz w:val="14"/>
                <w:szCs w:val="14"/>
              </w:rPr>
              <w:t>Rel-17</w:t>
            </w:r>
          </w:p>
        </w:tc>
        <w:tc>
          <w:tcPr>
            <w:tcW w:w="2600" w:type="dxa"/>
          </w:tcPr>
          <w:p w14:paraId="64C2B4D2" w14:textId="46E7309E" w:rsidR="00625958" w:rsidRPr="00625958" w:rsidRDefault="00625958" w:rsidP="00625958">
            <w:pPr>
              <w:rPr>
                <w:rFonts w:ascii="Arial" w:hAnsi="Arial" w:cs="Arial"/>
                <w:bCs/>
                <w:sz w:val="14"/>
                <w:szCs w:val="14"/>
                <w:lang w:val="fr-FR"/>
              </w:rPr>
            </w:pPr>
            <w:r w:rsidRPr="00625958">
              <w:rPr>
                <w:rFonts w:ascii="Arial" w:hAnsi="Arial" w:cs="Arial"/>
                <w:sz w:val="14"/>
                <w:szCs w:val="14"/>
              </w:rPr>
              <w:t>NR_feMIMO-Core</w:t>
            </w:r>
          </w:p>
        </w:tc>
        <w:tc>
          <w:tcPr>
            <w:tcW w:w="1065" w:type="dxa"/>
          </w:tcPr>
          <w:p w14:paraId="1C9FB83B" w14:textId="37FA2696" w:rsidR="00625958" w:rsidRPr="00625958" w:rsidRDefault="00625958" w:rsidP="00625958">
            <w:pPr>
              <w:rPr>
                <w:rFonts w:ascii="Arial" w:hAnsi="Arial" w:cs="Arial"/>
                <w:sz w:val="14"/>
                <w:szCs w:val="14"/>
              </w:rPr>
            </w:pPr>
            <w:r w:rsidRPr="00625958">
              <w:rPr>
                <w:rFonts w:ascii="Arial" w:hAnsi="Arial" w:cs="Arial"/>
                <w:sz w:val="14"/>
                <w:szCs w:val="14"/>
              </w:rPr>
              <w:t>R1-2112762</w:t>
            </w:r>
          </w:p>
        </w:tc>
        <w:tc>
          <w:tcPr>
            <w:tcW w:w="994" w:type="dxa"/>
          </w:tcPr>
          <w:p w14:paraId="366B5E0A" w14:textId="12A70723" w:rsidR="00625958" w:rsidRPr="00625958" w:rsidRDefault="00625958" w:rsidP="00625958">
            <w:pPr>
              <w:rPr>
                <w:rFonts w:ascii="Arial" w:hAnsi="Arial" w:cs="Arial"/>
                <w:sz w:val="14"/>
                <w:szCs w:val="14"/>
              </w:rPr>
            </w:pPr>
            <w:r w:rsidRPr="00625958">
              <w:rPr>
                <w:rFonts w:ascii="Arial" w:hAnsi="Arial" w:cs="Arial"/>
                <w:sz w:val="14"/>
                <w:szCs w:val="14"/>
              </w:rPr>
              <w:t>RAN1</w:t>
            </w:r>
          </w:p>
        </w:tc>
        <w:tc>
          <w:tcPr>
            <w:tcW w:w="994" w:type="dxa"/>
          </w:tcPr>
          <w:p w14:paraId="50037EB9" w14:textId="2CC9777F" w:rsidR="00625958" w:rsidRPr="00625958" w:rsidRDefault="00625958" w:rsidP="00625958">
            <w:pPr>
              <w:rPr>
                <w:rFonts w:ascii="Arial" w:hAnsi="Arial" w:cs="Arial"/>
                <w:sz w:val="14"/>
                <w:szCs w:val="14"/>
              </w:rPr>
            </w:pPr>
            <w:r w:rsidRPr="00625958">
              <w:rPr>
                <w:rFonts w:ascii="Arial" w:hAnsi="Arial" w:cs="Arial"/>
                <w:sz w:val="14"/>
                <w:szCs w:val="14"/>
              </w:rPr>
              <w:t> </w:t>
            </w:r>
          </w:p>
        </w:tc>
        <w:tc>
          <w:tcPr>
            <w:tcW w:w="1120" w:type="dxa"/>
          </w:tcPr>
          <w:p w14:paraId="312157EC" w14:textId="47FA1C4D" w:rsidR="00625958" w:rsidRPr="00625958" w:rsidRDefault="00625958" w:rsidP="00625958">
            <w:pPr>
              <w:rPr>
                <w:rFonts w:ascii="Arial" w:hAnsi="Arial" w:cs="Arial"/>
                <w:sz w:val="14"/>
                <w:szCs w:val="14"/>
              </w:rPr>
            </w:pPr>
            <w:r w:rsidRPr="00625958">
              <w:rPr>
                <w:rFonts w:ascii="Arial" w:hAnsi="Arial" w:cs="Arial"/>
                <w:sz w:val="14"/>
                <w:szCs w:val="14"/>
              </w:rPr>
              <w:t>R4-2206936</w:t>
            </w:r>
          </w:p>
        </w:tc>
        <w:tc>
          <w:tcPr>
            <w:tcW w:w="1062" w:type="dxa"/>
          </w:tcPr>
          <w:p w14:paraId="6736D4F8" w14:textId="77777777" w:rsidR="00625958" w:rsidRPr="00625958" w:rsidRDefault="00625958" w:rsidP="00625958">
            <w:pPr>
              <w:rPr>
                <w:rFonts w:ascii="Arial" w:hAnsi="Arial" w:cs="Arial"/>
                <w:sz w:val="14"/>
                <w:szCs w:val="14"/>
              </w:rPr>
            </w:pPr>
          </w:p>
        </w:tc>
      </w:tr>
      <w:tr w:rsidR="00625958" w:rsidRPr="00625958" w14:paraId="444C5A7F" w14:textId="77777777" w:rsidTr="00EF3281">
        <w:trPr>
          <w:trHeight w:val="20"/>
          <w:jc w:val="center"/>
        </w:trPr>
        <w:tc>
          <w:tcPr>
            <w:tcW w:w="1094" w:type="dxa"/>
          </w:tcPr>
          <w:p w14:paraId="1CD0A5CC" w14:textId="1A95EBCE" w:rsidR="00625958" w:rsidRPr="00625958" w:rsidRDefault="001B5688" w:rsidP="00625958">
            <w:pPr>
              <w:rPr>
                <w:rFonts w:ascii="Arial" w:hAnsi="Arial" w:cs="Arial"/>
                <w:bCs/>
                <w:sz w:val="14"/>
                <w:szCs w:val="14"/>
              </w:rPr>
            </w:pPr>
            <w:hyperlink r:id="rId3335" w:history="1">
              <w:r w:rsidR="000B5C49">
                <w:rPr>
                  <w:rStyle w:val="Hyperlink"/>
                  <w:rFonts w:ascii="Arial" w:hAnsi="Arial" w:cs="Arial"/>
                  <w:b/>
                  <w:bCs/>
                  <w:sz w:val="14"/>
                  <w:szCs w:val="14"/>
                </w:rPr>
                <w:t>R1-2203022</w:t>
              </w:r>
            </w:hyperlink>
          </w:p>
        </w:tc>
        <w:tc>
          <w:tcPr>
            <w:tcW w:w="2646" w:type="dxa"/>
          </w:tcPr>
          <w:p w14:paraId="0B7536F7" w14:textId="7C037027" w:rsidR="00625958" w:rsidRPr="00625958" w:rsidRDefault="00625958" w:rsidP="00625958">
            <w:pPr>
              <w:rPr>
                <w:rFonts w:ascii="Arial" w:hAnsi="Arial" w:cs="Arial"/>
                <w:sz w:val="14"/>
                <w:szCs w:val="14"/>
              </w:rPr>
            </w:pPr>
            <w:r w:rsidRPr="00625958">
              <w:rPr>
                <w:rFonts w:ascii="Arial" w:hAnsi="Arial" w:cs="Arial"/>
                <w:sz w:val="14"/>
                <w:szCs w:val="14"/>
              </w:rPr>
              <w:t>LS on lower Rx beam sweeping factor for latency improvement</w:t>
            </w:r>
          </w:p>
        </w:tc>
        <w:tc>
          <w:tcPr>
            <w:tcW w:w="1583" w:type="dxa"/>
          </w:tcPr>
          <w:p w14:paraId="2ACA4985" w14:textId="2AF27A36" w:rsidR="00625958" w:rsidRPr="00625958" w:rsidRDefault="00625958" w:rsidP="00625958">
            <w:pPr>
              <w:rPr>
                <w:rFonts w:ascii="Arial" w:hAnsi="Arial" w:cs="Arial"/>
                <w:sz w:val="14"/>
                <w:szCs w:val="14"/>
              </w:rPr>
            </w:pPr>
            <w:r w:rsidRPr="00625958">
              <w:rPr>
                <w:rFonts w:ascii="Arial" w:hAnsi="Arial" w:cs="Arial"/>
                <w:sz w:val="14"/>
                <w:szCs w:val="14"/>
              </w:rPr>
              <w:t>RAN4, Intel</w:t>
            </w:r>
          </w:p>
        </w:tc>
        <w:tc>
          <w:tcPr>
            <w:tcW w:w="909" w:type="dxa"/>
          </w:tcPr>
          <w:p w14:paraId="2D73381A" w14:textId="180AD46F" w:rsidR="00625958" w:rsidRPr="00625958" w:rsidRDefault="00625958" w:rsidP="00625958">
            <w:pPr>
              <w:rPr>
                <w:rFonts w:ascii="Arial" w:hAnsi="Arial" w:cs="Arial"/>
                <w:bCs/>
                <w:sz w:val="14"/>
                <w:szCs w:val="14"/>
              </w:rPr>
            </w:pPr>
            <w:r w:rsidRPr="00625958">
              <w:rPr>
                <w:rFonts w:ascii="Arial" w:hAnsi="Arial" w:cs="Arial"/>
                <w:sz w:val="14"/>
                <w:szCs w:val="14"/>
              </w:rPr>
              <w:t>Rel-17</w:t>
            </w:r>
          </w:p>
        </w:tc>
        <w:tc>
          <w:tcPr>
            <w:tcW w:w="2600" w:type="dxa"/>
          </w:tcPr>
          <w:p w14:paraId="383C0D8B" w14:textId="2E40EBB3" w:rsidR="00625958" w:rsidRPr="00625958" w:rsidRDefault="00625958" w:rsidP="00625958">
            <w:pPr>
              <w:rPr>
                <w:rFonts w:ascii="Arial" w:hAnsi="Arial" w:cs="Arial"/>
                <w:bCs/>
                <w:sz w:val="14"/>
                <w:szCs w:val="14"/>
              </w:rPr>
            </w:pPr>
            <w:r w:rsidRPr="00625958">
              <w:rPr>
                <w:rFonts w:ascii="Arial" w:hAnsi="Arial" w:cs="Arial"/>
                <w:sz w:val="14"/>
                <w:szCs w:val="14"/>
              </w:rPr>
              <w:t>NR_pos_enh-Core</w:t>
            </w:r>
          </w:p>
        </w:tc>
        <w:tc>
          <w:tcPr>
            <w:tcW w:w="1065" w:type="dxa"/>
          </w:tcPr>
          <w:p w14:paraId="72E06E00" w14:textId="611C95A8" w:rsidR="00625958" w:rsidRPr="00625958" w:rsidRDefault="00625958" w:rsidP="00625958">
            <w:pPr>
              <w:rPr>
                <w:rFonts w:ascii="Arial" w:hAnsi="Arial" w:cs="Arial"/>
                <w:sz w:val="14"/>
                <w:szCs w:val="14"/>
              </w:rPr>
            </w:pPr>
            <w:r w:rsidRPr="00625958">
              <w:rPr>
                <w:rFonts w:ascii="Arial" w:hAnsi="Arial" w:cs="Arial"/>
                <w:sz w:val="14"/>
                <w:szCs w:val="14"/>
              </w:rPr>
              <w:t>R1-2112767</w:t>
            </w:r>
          </w:p>
        </w:tc>
        <w:tc>
          <w:tcPr>
            <w:tcW w:w="994" w:type="dxa"/>
          </w:tcPr>
          <w:p w14:paraId="26E8F468" w14:textId="20A62626" w:rsidR="00625958" w:rsidRPr="00625958" w:rsidRDefault="00625958" w:rsidP="00625958">
            <w:pPr>
              <w:rPr>
                <w:rFonts w:ascii="Arial" w:hAnsi="Arial" w:cs="Arial"/>
                <w:sz w:val="14"/>
                <w:szCs w:val="14"/>
              </w:rPr>
            </w:pPr>
            <w:r w:rsidRPr="00625958">
              <w:rPr>
                <w:rFonts w:ascii="Arial" w:hAnsi="Arial" w:cs="Arial"/>
                <w:sz w:val="14"/>
                <w:szCs w:val="14"/>
              </w:rPr>
              <w:t>RAN1</w:t>
            </w:r>
          </w:p>
        </w:tc>
        <w:tc>
          <w:tcPr>
            <w:tcW w:w="994" w:type="dxa"/>
          </w:tcPr>
          <w:p w14:paraId="51F4FDBE" w14:textId="21124AA9" w:rsidR="00625958" w:rsidRPr="00625958" w:rsidRDefault="00625958" w:rsidP="00625958">
            <w:pPr>
              <w:rPr>
                <w:rFonts w:ascii="Arial" w:hAnsi="Arial" w:cs="Arial"/>
                <w:sz w:val="14"/>
                <w:szCs w:val="14"/>
              </w:rPr>
            </w:pPr>
            <w:r w:rsidRPr="00625958">
              <w:rPr>
                <w:rFonts w:ascii="Arial" w:hAnsi="Arial" w:cs="Arial"/>
                <w:sz w:val="14"/>
                <w:szCs w:val="14"/>
              </w:rPr>
              <w:t>RAN2</w:t>
            </w:r>
          </w:p>
        </w:tc>
        <w:tc>
          <w:tcPr>
            <w:tcW w:w="1120" w:type="dxa"/>
          </w:tcPr>
          <w:p w14:paraId="3EB73232" w14:textId="55C6FA7A" w:rsidR="00625958" w:rsidRPr="00625958" w:rsidRDefault="00625958" w:rsidP="00625958">
            <w:pPr>
              <w:rPr>
                <w:rFonts w:ascii="Arial" w:hAnsi="Arial" w:cs="Arial"/>
                <w:sz w:val="14"/>
                <w:szCs w:val="14"/>
              </w:rPr>
            </w:pPr>
            <w:r w:rsidRPr="00625958">
              <w:rPr>
                <w:rFonts w:ascii="Arial" w:hAnsi="Arial" w:cs="Arial"/>
                <w:sz w:val="14"/>
                <w:szCs w:val="14"/>
              </w:rPr>
              <w:t>R4-2206980</w:t>
            </w:r>
          </w:p>
        </w:tc>
        <w:tc>
          <w:tcPr>
            <w:tcW w:w="1062" w:type="dxa"/>
          </w:tcPr>
          <w:p w14:paraId="150D8FA5" w14:textId="77777777" w:rsidR="00625958" w:rsidRPr="00625958" w:rsidRDefault="00625958" w:rsidP="00625958">
            <w:pPr>
              <w:rPr>
                <w:rFonts w:ascii="Arial" w:hAnsi="Arial" w:cs="Arial"/>
                <w:sz w:val="14"/>
                <w:szCs w:val="14"/>
              </w:rPr>
            </w:pPr>
          </w:p>
        </w:tc>
      </w:tr>
      <w:tr w:rsidR="00625958" w:rsidRPr="00625958" w14:paraId="47AC2BC0" w14:textId="77777777" w:rsidTr="00EF3281">
        <w:trPr>
          <w:trHeight w:val="20"/>
          <w:jc w:val="center"/>
        </w:trPr>
        <w:tc>
          <w:tcPr>
            <w:tcW w:w="1094" w:type="dxa"/>
          </w:tcPr>
          <w:p w14:paraId="4038A4C3" w14:textId="65DB0B4E" w:rsidR="00625958" w:rsidRPr="00625958" w:rsidRDefault="001B5688" w:rsidP="00625958">
            <w:pPr>
              <w:rPr>
                <w:rFonts w:ascii="Arial" w:hAnsi="Arial" w:cs="Arial"/>
                <w:bCs/>
                <w:sz w:val="14"/>
                <w:szCs w:val="14"/>
              </w:rPr>
            </w:pPr>
            <w:hyperlink r:id="rId3336" w:history="1">
              <w:r w:rsidR="000B5C49">
                <w:rPr>
                  <w:rStyle w:val="Hyperlink"/>
                  <w:rFonts w:ascii="Arial" w:hAnsi="Arial" w:cs="Arial"/>
                  <w:b/>
                  <w:bCs/>
                  <w:sz w:val="14"/>
                  <w:szCs w:val="14"/>
                </w:rPr>
                <w:t>R1-2203023</w:t>
              </w:r>
            </w:hyperlink>
          </w:p>
        </w:tc>
        <w:tc>
          <w:tcPr>
            <w:tcW w:w="2646" w:type="dxa"/>
          </w:tcPr>
          <w:p w14:paraId="58159286" w14:textId="4CDA54DF" w:rsidR="00625958" w:rsidRPr="00625958" w:rsidRDefault="00625958" w:rsidP="00625958">
            <w:pPr>
              <w:rPr>
                <w:rFonts w:ascii="Arial" w:hAnsi="Arial" w:cs="Arial"/>
                <w:sz w:val="14"/>
                <w:szCs w:val="14"/>
              </w:rPr>
            </w:pPr>
            <w:r w:rsidRPr="00625958">
              <w:rPr>
                <w:rFonts w:ascii="Arial" w:hAnsi="Arial" w:cs="Arial"/>
                <w:sz w:val="14"/>
                <w:szCs w:val="14"/>
              </w:rPr>
              <w:t>LS reply on condition of PRS measurement outside MG</w:t>
            </w:r>
          </w:p>
        </w:tc>
        <w:tc>
          <w:tcPr>
            <w:tcW w:w="1583" w:type="dxa"/>
          </w:tcPr>
          <w:p w14:paraId="4EA2F5AC" w14:textId="6EF6BAE9" w:rsidR="00625958" w:rsidRPr="00625958" w:rsidRDefault="00625958" w:rsidP="00625958">
            <w:pPr>
              <w:rPr>
                <w:rFonts w:ascii="Arial" w:hAnsi="Arial" w:cs="Arial"/>
                <w:sz w:val="14"/>
                <w:szCs w:val="14"/>
              </w:rPr>
            </w:pPr>
            <w:r w:rsidRPr="00625958">
              <w:rPr>
                <w:rFonts w:ascii="Arial" w:hAnsi="Arial" w:cs="Arial"/>
                <w:sz w:val="14"/>
                <w:szCs w:val="14"/>
              </w:rPr>
              <w:t>RAN4, vivo</w:t>
            </w:r>
          </w:p>
        </w:tc>
        <w:tc>
          <w:tcPr>
            <w:tcW w:w="909" w:type="dxa"/>
          </w:tcPr>
          <w:p w14:paraId="5CB79CE7" w14:textId="72846EED" w:rsidR="00625958" w:rsidRPr="00625958" w:rsidRDefault="00625958" w:rsidP="00625958">
            <w:pPr>
              <w:rPr>
                <w:rFonts w:ascii="Arial" w:hAnsi="Arial" w:cs="Arial"/>
                <w:bCs/>
                <w:sz w:val="14"/>
                <w:szCs w:val="14"/>
              </w:rPr>
            </w:pPr>
            <w:r w:rsidRPr="00625958">
              <w:rPr>
                <w:rFonts w:ascii="Arial" w:hAnsi="Arial" w:cs="Arial"/>
                <w:sz w:val="14"/>
                <w:szCs w:val="14"/>
              </w:rPr>
              <w:t>Rel-17</w:t>
            </w:r>
          </w:p>
        </w:tc>
        <w:tc>
          <w:tcPr>
            <w:tcW w:w="2600" w:type="dxa"/>
          </w:tcPr>
          <w:p w14:paraId="0B0B2675" w14:textId="0B9F04C0" w:rsidR="00625958" w:rsidRPr="00625958" w:rsidRDefault="00625958" w:rsidP="00625958">
            <w:pPr>
              <w:rPr>
                <w:rFonts w:ascii="Arial" w:hAnsi="Arial" w:cs="Arial"/>
                <w:bCs/>
                <w:sz w:val="14"/>
                <w:szCs w:val="14"/>
                <w:lang w:val="fr-FR"/>
              </w:rPr>
            </w:pPr>
            <w:r w:rsidRPr="00625958">
              <w:rPr>
                <w:rFonts w:ascii="Arial" w:hAnsi="Arial" w:cs="Arial"/>
                <w:sz w:val="14"/>
                <w:szCs w:val="14"/>
              </w:rPr>
              <w:t>NR_pos_enh-Core</w:t>
            </w:r>
          </w:p>
        </w:tc>
        <w:tc>
          <w:tcPr>
            <w:tcW w:w="1065" w:type="dxa"/>
          </w:tcPr>
          <w:p w14:paraId="45CF167E" w14:textId="4D84064B" w:rsidR="00625958" w:rsidRPr="00625958" w:rsidRDefault="00625958" w:rsidP="00625958">
            <w:pPr>
              <w:rPr>
                <w:rFonts w:ascii="Arial" w:hAnsi="Arial" w:cs="Arial"/>
                <w:sz w:val="14"/>
                <w:szCs w:val="14"/>
                <w:lang w:val="fr-FR"/>
              </w:rPr>
            </w:pPr>
            <w:r w:rsidRPr="00625958">
              <w:rPr>
                <w:rFonts w:ascii="Arial" w:hAnsi="Arial" w:cs="Arial"/>
                <w:sz w:val="14"/>
                <w:szCs w:val="14"/>
              </w:rPr>
              <w:t>R1-2112883</w:t>
            </w:r>
          </w:p>
        </w:tc>
        <w:tc>
          <w:tcPr>
            <w:tcW w:w="994" w:type="dxa"/>
          </w:tcPr>
          <w:p w14:paraId="349EBE42" w14:textId="5CF23B45" w:rsidR="00625958" w:rsidRPr="00625958" w:rsidRDefault="00625958" w:rsidP="00625958">
            <w:pPr>
              <w:rPr>
                <w:rFonts w:ascii="Arial" w:hAnsi="Arial" w:cs="Arial"/>
                <w:sz w:val="14"/>
                <w:szCs w:val="14"/>
                <w:lang w:val="fr-FR"/>
              </w:rPr>
            </w:pPr>
            <w:r w:rsidRPr="00625958">
              <w:rPr>
                <w:rFonts w:ascii="Arial" w:hAnsi="Arial" w:cs="Arial"/>
                <w:sz w:val="14"/>
                <w:szCs w:val="14"/>
              </w:rPr>
              <w:t>RAN1</w:t>
            </w:r>
          </w:p>
        </w:tc>
        <w:tc>
          <w:tcPr>
            <w:tcW w:w="994" w:type="dxa"/>
          </w:tcPr>
          <w:p w14:paraId="48F5C5B0" w14:textId="53D89F9B" w:rsidR="00625958" w:rsidRPr="00625958" w:rsidRDefault="00625958" w:rsidP="00625958">
            <w:pPr>
              <w:rPr>
                <w:rFonts w:ascii="Arial" w:hAnsi="Arial" w:cs="Arial"/>
                <w:sz w:val="14"/>
                <w:szCs w:val="14"/>
                <w:lang w:val="fr-FR"/>
              </w:rPr>
            </w:pPr>
            <w:r w:rsidRPr="00625958">
              <w:rPr>
                <w:rFonts w:ascii="Arial" w:hAnsi="Arial" w:cs="Arial"/>
                <w:sz w:val="14"/>
                <w:szCs w:val="14"/>
              </w:rPr>
              <w:t> </w:t>
            </w:r>
          </w:p>
        </w:tc>
        <w:tc>
          <w:tcPr>
            <w:tcW w:w="1120" w:type="dxa"/>
          </w:tcPr>
          <w:p w14:paraId="17ADD75E" w14:textId="386FD979" w:rsidR="00625958" w:rsidRPr="00625958" w:rsidRDefault="00625958" w:rsidP="00625958">
            <w:pPr>
              <w:rPr>
                <w:rFonts w:ascii="Arial" w:hAnsi="Arial" w:cs="Arial"/>
                <w:sz w:val="14"/>
                <w:szCs w:val="14"/>
                <w:lang w:val="fr-FR"/>
              </w:rPr>
            </w:pPr>
            <w:r w:rsidRPr="00625958">
              <w:rPr>
                <w:rFonts w:ascii="Arial" w:hAnsi="Arial" w:cs="Arial"/>
                <w:sz w:val="14"/>
                <w:szCs w:val="14"/>
              </w:rPr>
              <w:t>R4-2206981</w:t>
            </w:r>
          </w:p>
        </w:tc>
        <w:tc>
          <w:tcPr>
            <w:tcW w:w="1062" w:type="dxa"/>
          </w:tcPr>
          <w:p w14:paraId="032BF03E" w14:textId="77777777" w:rsidR="00625958" w:rsidRPr="00625958" w:rsidRDefault="00625958" w:rsidP="00625958">
            <w:pPr>
              <w:rPr>
                <w:rFonts w:ascii="Arial" w:hAnsi="Arial" w:cs="Arial"/>
                <w:sz w:val="14"/>
                <w:szCs w:val="14"/>
                <w:lang w:val="fr-FR"/>
              </w:rPr>
            </w:pPr>
          </w:p>
        </w:tc>
      </w:tr>
      <w:tr w:rsidR="00625958" w:rsidRPr="00625958" w14:paraId="7DD2F7FC" w14:textId="77777777" w:rsidTr="00EF3281">
        <w:trPr>
          <w:trHeight w:val="20"/>
          <w:jc w:val="center"/>
        </w:trPr>
        <w:tc>
          <w:tcPr>
            <w:tcW w:w="1094" w:type="dxa"/>
          </w:tcPr>
          <w:p w14:paraId="33174B8E" w14:textId="0DFE5B35" w:rsidR="00625958" w:rsidRPr="00625958" w:rsidRDefault="001B5688" w:rsidP="00625958">
            <w:pPr>
              <w:rPr>
                <w:rFonts w:ascii="Arial" w:hAnsi="Arial" w:cs="Arial"/>
                <w:bCs/>
                <w:sz w:val="14"/>
                <w:szCs w:val="14"/>
              </w:rPr>
            </w:pPr>
            <w:hyperlink r:id="rId3337" w:history="1">
              <w:r w:rsidR="000B5C49">
                <w:rPr>
                  <w:rStyle w:val="Hyperlink"/>
                  <w:rFonts w:ascii="Arial" w:hAnsi="Arial" w:cs="Arial"/>
                  <w:b/>
                  <w:bCs/>
                  <w:sz w:val="14"/>
                  <w:szCs w:val="14"/>
                </w:rPr>
                <w:t>R1-2203024</w:t>
              </w:r>
            </w:hyperlink>
          </w:p>
        </w:tc>
        <w:tc>
          <w:tcPr>
            <w:tcW w:w="2646" w:type="dxa"/>
          </w:tcPr>
          <w:p w14:paraId="1FBA5929" w14:textId="255E4260" w:rsidR="00625958" w:rsidRPr="00625958" w:rsidRDefault="00625958" w:rsidP="00625958">
            <w:pPr>
              <w:rPr>
                <w:rFonts w:ascii="Arial" w:hAnsi="Arial" w:cs="Arial"/>
                <w:sz w:val="14"/>
                <w:szCs w:val="14"/>
              </w:rPr>
            </w:pPr>
            <w:r w:rsidRPr="00625958">
              <w:rPr>
                <w:rFonts w:ascii="Arial" w:hAnsi="Arial" w:cs="Arial"/>
                <w:sz w:val="14"/>
                <w:szCs w:val="14"/>
              </w:rPr>
              <w:t>LS on the UE/TRP TEG framework</w:t>
            </w:r>
          </w:p>
        </w:tc>
        <w:tc>
          <w:tcPr>
            <w:tcW w:w="1583" w:type="dxa"/>
          </w:tcPr>
          <w:p w14:paraId="4AFB33D0" w14:textId="2C253225" w:rsidR="00625958" w:rsidRPr="00625958" w:rsidRDefault="00625958" w:rsidP="00625958">
            <w:pPr>
              <w:rPr>
                <w:rFonts w:ascii="Arial" w:hAnsi="Arial" w:cs="Arial"/>
                <w:sz w:val="14"/>
                <w:szCs w:val="14"/>
              </w:rPr>
            </w:pPr>
            <w:r w:rsidRPr="00625958">
              <w:rPr>
                <w:rFonts w:ascii="Arial" w:hAnsi="Arial" w:cs="Arial"/>
                <w:sz w:val="14"/>
                <w:szCs w:val="14"/>
              </w:rPr>
              <w:t>RAN4, CATT</w:t>
            </w:r>
          </w:p>
        </w:tc>
        <w:tc>
          <w:tcPr>
            <w:tcW w:w="909" w:type="dxa"/>
          </w:tcPr>
          <w:p w14:paraId="21FF9C10" w14:textId="5DA07AAC" w:rsidR="00625958" w:rsidRPr="00625958" w:rsidRDefault="00625958" w:rsidP="00625958">
            <w:pPr>
              <w:rPr>
                <w:rFonts w:ascii="Arial" w:hAnsi="Arial" w:cs="Arial"/>
                <w:bCs/>
                <w:sz w:val="14"/>
                <w:szCs w:val="14"/>
              </w:rPr>
            </w:pPr>
            <w:r w:rsidRPr="00625958">
              <w:rPr>
                <w:rFonts w:ascii="Arial" w:hAnsi="Arial" w:cs="Arial"/>
                <w:sz w:val="14"/>
                <w:szCs w:val="14"/>
              </w:rPr>
              <w:t>Rel-17</w:t>
            </w:r>
          </w:p>
        </w:tc>
        <w:tc>
          <w:tcPr>
            <w:tcW w:w="2600" w:type="dxa"/>
          </w:tcPr>
          <w:p w14:paraId="6612E20F" w14:textId="6E86019B" w:rsidR="00625958" w:rsidRPr="00625958" w:rsidRDefault="00625958" w:rsidP="00625958">
            <w:pPr>
              <w:rPr>
                <w:rFonts w:ascii="Arial" w:hAnsi="Arial" w:cs="Arial"/>
                <w:bCs/>
                <w:sz w:val="14"/>
                <w:szCs w:val="14"/>
                <w:lang w:val="fr-FR"/>
              </w:rPr>
            </w:pPr>
            <w:r w:rsidRPr="00625958">
              <w:rPr>
                <w:rFonts w:ascii="Arial" w:hAnsi="Arial" w:cs="Arial"/>
                <w:sz w:val="14"/>
                <w:szCs w:val="14"/>
              </w:rPr>
              <w:t>NR_pos_enh-Core</w:t>
            </w:r>
          </w:p>
        </w:tc>
        <w:tc>
          <w:tcPr>
            <w:tcW w:w="1065" w:type="dxa"/>
          </w:tcPr>
          <w:p w14:paraId="7D7747E4" w14:textId="35F6BA78" w:rsidR="00625958" w:rsidRPr="00625958" w:rsidRDefault="00625958" w:rsidP="00625958">
            <w:pPr>
              <w:rPr>
                <w:rFonts w:ascii="Arial" w:hAnsi="Arial" w:cs="Arial"/>
                <w:sz w:val="14"/>
                <w:szCs w:val="14"/>
                <w:lang w:val="fr-FR"/>
              </w:rPr>
            </w:pPr>
            <w:r w:rsidRPr="00625958">
              <w:rPr>
                <w:rFonts w:ascii="Arial" w:hAnsi="Arial" w:cs="Arial"/>
                <w:sz w:val="14"/>
                <w:szCs w:val="14"/>
              </w:rPr>
              <w:t> </w:t>
            </w:r>
          </w:p>
        </w:tc>
        <w:tc>
          <w:tcPr>
            <w:tcW w:w="994" w:type="dxa"/>
          </w:tcPr>
          <w:p w14:paraId="640DEBFD" w14:textId="555C5A52" w:rsidR="00625958" w:rsidRPr="00625958" w:rsidRDefault="00625958" w:rsidP="00625958">
            <w:pPr>
              <w:rPr>
                <w:rFonts w:ascii="Arial" w:hAnsi="Arial" w:cs="Arial"/>
                <w:sz w:val="14"/>
                <w:szCs w:val="14"/>
                <w:lang w:val="fr-FR"/>
              </w:rPr>
            </w:pPr>
            <w:r w:rsidRPr="00625958">
              <w:rPr>
                <w:rFonts w:ascii="Arial" w:hAnsi="Arial" w:cs="Arial"/>
                <w:sz w:val="14"/>
                <w:szCs w:val="14"/>
              </w:rPr>
              <w:t>RAN1, RAN2</w:t>
            </w:r>
          </w:p>
        </w:tc>
        <w:tc>
          <w:tcPr>
            <w:tcW w:w="994" w:type="dxa"/>
          </w:tcPr>
          <w:p w14:paraId="052333FD" w14:textId="5301D5A1" w:rsidR="00625958" w:rsidRPr="00625958" w:rsidRDefault="00625958" w:rsidP="00625958">
            <w:pPr>
              <w:rPr>
                <w:rFonts w:ascii="Arial" w:hAnsi="Arial" w:cs="Arial"/>
                <w:sz w:val="14"/>
                <w:szCs w:val="14"/>
                <w:lang w:val="fr-FR"/>
              </w:rPr>
            </w:pPr>
            <w:r w:rsidRPr="00625958">
              <w:rPr>
                <w:rFonts w:ascii="Arial" w:hAnsi="Arial" w:cs="Arial"/>
                <w:sz w:val="14"/>
                <w:szCs w:val="14"/>
              </w:rPr>
              <w:t> </w:t>
            </w:r>
          </w:p>
        </w:tc>
        <w:tc>
          <w:tcPr>
            <w:tcW w:w="1120" w:type="dxa"/>
          </w:tcPr>
          <w:p w14:paraId="328E13AE" w14:textId="086D532A" w:rsidR="00625958" w:rsidRPr="00625958" w:rsidRDefault="00625958" w:rsidP="00625958">
            <w:pPr>
              <w:rPr>
                <w:rFonts w:ascii="Arial" w:hAnsi="Arial" w:cs="Arial"/>
                <w:sz w:val="14"/>
                <w:szCs w:val="14"/>
                <w:lang w:val="fr-FR"/>
              </w:rPr>
            </w:pPr>
            <w:r w:rsidRPr="00625958">
              <w:rPr>
                <w:rFonts w:ascii="Arial" w:hAnsi="Arial" w:cs="Arial"/>
                <w:sz w:val="14"/>
                <w:szCs w:val="14"/>
              </w:rPr>
              <w:t>R4-2206998</w:t>
            </w:r>
          </w:p>
        </w:tc>
        <w:tc>
          <w:tcPr>
            <w:tcW w:w="1062" w:type="dxa"/>
          </w:tcPr>
          <w:p w14:paraId="0F95B87B" w14:textId="77777777" w:rsidR="00625958" w:rsidRPr="00625958" w:rsidRDefault="00625958" w:rsidP="00625958">
            <w:pPr>
              <w:rPr>
                <w:rFonts w:ascii="Arial" w:hAnsi="Arial" w:cs="Arial"/>
                <w:sz w:val="14"/>
                <w:szCs w:val="14"/>
                <w:lang w:val="fr-FR"/>
              </w:rPr>
            </w:pPr>
          </w:p>
        </w:tc>
      </w:tr>
      <w:tr w:rsidR="00625958" w:rsidRPr="00625958" w14:paraId="0D2BCC8E" w14:textId="77777777" w:rsidTr="00EF3281">
        <w:trPr>
          <w:trHeight w:val="20"/>
          <w:jc w:val="center"/>
        </w:trPr>
        <w:tc>
          <w:tcPr>
            <w:tcW w:w="1094" w:type="dxa"/>
          </w:tcPr>
          <w:p w14:paraId="21806C52" w14:textId="6336EDBB" w:rsidR="00625958" w:rsidRPr="00625958" w:rsidRDefault="001B5688" w:rsidP="00625958">
            <w:pPr>
              <w:rPr>
                <w:rFonts w:ascii="Arial" w:hAnsi="Arial" w:cs="Arial"/>
                <w:bCs/>
                <w:sz w:val="14"/>
                <w:szCs w:val="14"/>
              </w:rPr>
            </w:pPr>
            <w:hyperlink r:id="rId3338" w:history="1">
              <w:r w:rsidR="000B5C49">
                <w:rPr>
                  <w:rStyle w:val="Hyperlink"/>
                  <w:rFonts w:ascii="Arial" w:hAnsi="Arial" w:cs="Arial"/>
                  <w:b/>
                  <w:bCs/>
                  <w:sz w:val="14"/>
                  <w:szCs w:val="14"/>
                </w:rPr>
                <w:t>R1-2203025</w:t>
              </w:r>
            </w:hyperlink>
          </w:p>
        </w:tc>
        <w:tc>
          <w:tcPr>
            <w:tcW w:w="2646" w:type="dxa"/>
          </w:tcPr>
          <w:p w14:paraId="56C83D4F" w14:textId="1733623B" w:rsidR="00625958" w:rsidRPr="00625958" w:rsidRDefault="00625958" w:rsidP="00625958">
            <w:pPr>
              <w:rPr>
                <w:rFonts w:ascii="Arial" w:hAnsi="Arial" w:cs="Arial"/>
                <w:sz w:val="14"/>
                <w:szCs w:val="14"/>
              </w:rPr>
            </w:pPr>
            <w:r w:rsidRPr="00625958">
              <w:rPr>
                <w:rFonts w:ascii="Arial" w:hAnsi="Arial" w:cs="Arial"/>
                <w:sz w:val="14"/>
                <w:szCs w:val="14"/>
              </w:rPr>
              <w:t>Reply LS on propagation delay compensation</w:t>
            </w:r>
          </w:p>
        </w:tc>
        <w:tc>
          <w:tcPr>
            <w:tcW w:w="1583" w:type="dxa"/>
          </w:tcPr>
          <w:p w14:paraId="5AE4F064" w14:textId="294C28CF" w:rsidR="00625958" w:rsidRPr="00625958" w:rsidRDefault="00625958" w:rsidP="00625958">
            <w:pPr>
              <w:rPr>
                <w:rFonts w:ascii="Arial" w:hAnsi="Arial" w:cs="Arial"/>
                <w:sz w:val="14"/>
                <w:szCs w:val="14"/>
              </w:rPr>
            </w:pPr>
            <w:r w:rsidRPr="00625958">
              <w:rPr>
                <w:rFonts w:ascii="Arial" w:hAnsi="Arial" w:cs="Arial"/>
                <w:sz w:val="14"/>
                <w:szCs w:val="14"/>
              </w:rPr>
              <w:t>RAN4, Huawei</w:t>
            </w:r>
          </w:p>
        </w:tc>
        <w:tc>
          <w:tcPr>
            <w:tcW w:w="909" w:type="dxa"/>
          </w:tcPr>
          <w:p w14:paraId="1BE70D5D" w14:textId="708F0CFF" w:rsidR="00625958" w:rsidRPr="00625958" w:rsidRDefault="00625958" w:rsidP="00625958">
            <w:pPr>
              <w:rPr>
                <w:rFonts w:ascii="Arial" w:hAnsi="Arial" w:cs="Arial"/>
                <w:bCs/>
                <w:sz w:val="14"/>
                <w:szCs w:val="14"/>
              </w:rPr>
            </w:pPr>
            <w:r w:rsidRPr="00625958">
              <w:rPr>
                <w:rFonts w:ascii="Arial" w:hAnsi="Arial" w:cs="Arial"/>
                <w:sz w:val="14"/>
                <w:szCs w:val="14"/>
              </w:rPr>
              <w:t>Rel-17</w:t>
            </w:r>
          </w:p>
        </w:tc>
        <w:tc>
          <w:tcPr>
            <w:tcW w:w="2600" w:type="dxa"/>
          </w:tcPr>
          <w:p w14:paraId="09F864E2" w14:textId="25F87891" w:rsidR="00625958" w:rsidRPr="00625958" w:rsidRDefault="00625958" w:rsidP="00625958">
            <w:pPr>
              <w:rPr>
                <w:rFonts w:ascii="Arial" w:hAnsi="Arial" w:cs="Arial"/>
                <w:bCs/>
                <w:sz w:val="14"/>
                <w:szCs w:val="14"/>
                <w:lang w:val="fr-FR"/>
              </w:rPr>
            </w:pPr>
            <w:r w:rsidRPr="00625958">
              <w:rPr>
                <w:rFonts w:ascii="Arial" w:hAnsi="Arial" w:cs="Arial"/>
                <w:sz w:val="14"/>
                <w:szCs w:val="14"/>
              </w:rPr>
              <w:t>NR_IIOT_URLLC_enh-Core</w:t>
            </w:r>
          </w:p>
        </w:tc>
        <w:tc>
          <w:tcPr>
            <w:tcW w:w="1065" w:type="dxa"/>
          </w:tcPr>
          <w:p w14:paraId="1942D924" w14:textId="651C2548" w:rsidR="00625958" w:rsidRPr="00625958" w:rsidRDefault="00625958" w:rsidP="00625958">
            <w:pPr>
              <w:rPr>
                <w:rFonts w:ascii="Arial" w:hAnsi="Arial" w:cs="Arial"/>
                <w:sz w:val="14"/>
                <w:szCs w:val="14"/>
                <w:lang w:val="fr-FR"/>
              </w:rPr>
            </w:pPr>
            <w:r w:rsidRPr="00625958">
              <w:rPr>
                <w:rFonts w:ascii="Arial" w:hAnsi="Arial" w:cs="Arial"/>
                <w:sz w:val="14"/>
                <w:szCs w:val="14"/>
              </w:rPr>
              <w:t>R1-2112834</w:t>
            </w:r>
          </w:p>
        </w:tc>
        <w:tc>
          <w:tcPr>
            <w:tcW w:w="994" w:type="dxa"/>
          </w:tcPr>
          <w:p w14:paraId="349105E8" w14:textId="03CF2FC0" w:rsidR="00625958" w:rsidRPr="00625958" w:rsidRDefault="00625958" w:rsidP="00625958">
            <w:pPr>
              <w:rPr>
                <w:rFonts w:ascii="Arial" w:hAnsi="Arial" w:cs="Arial"/>
                <w:sz w:val="14"/>
                <w:szCs w:val="14"/>
                <w:lang w:val="fr-FR"/>
              </w:rPr>
            </w:pPr>
            <w:r w:rsidRPr="00625958">
              <w:rPr>
                <w:rFonts w:ascii="Arial" w:hAnsi="Arial" w:cs="Arial"/>
                <w:sz w:val="14"/>
                <w:szCs w:val="14"/>
              </w:rPr>
              <w:t>RAN1, RAN2</w:t>
            </w:r>
          </w:p>
        </w:tc>
        <w:tc>
          <w:tcPr>
            <w:tcW w:w="994" w:type="dxa"/>
          </w:tcPr>
          <w:p w14:paraId="3A9C683A" w14:textId="3E677E24" w:rsidR="00625958" w:rsidRPr="00625958" w:rsidRDefault="00625958" w:rsidP="00625958">
            <w:pPr>
              <w:rPr>
                <w:rFonts w:ascii="Arial" w:hAnsi="Arial" w:cs="Arial"/>
                <w:sz w:val="14"/>
                <w:szCs w:val="14"/>
                <w:lang w:val="fr-FR"/>
              </w:rPr>
            </w:pPr>
            <w:r w:rsidRPr="00625958">
              <w:rPr>
                <w:rFonts w:ascii="Arial" w:hAnsi="Arial" w:cs="Arial"/>
                <w:sz w:val="14"/>
                <w:szCs w:val="14"/>
              </w:rPr>
              <w:t> </w:t>
            </w:r>
          </w:p>
        </w:tc>
        <w:tc>
          <w:tcPr>
            <w:tcW w:w="1120" w:type="dxa"/>
          </w:tcPr>
          <w:p w14:paraId="1D5755D5" w14:textId="235EF70F" w:rsidR="00625958" w:rsidRPr="00625958" w:rsidRDefault="00625958" w:rsidP="00625958">
            <w:pPr>
              <w:rPr>
                <w:rFonts w:ascii="Arial" w:hAnsi="Arial" w:cs="Arial"/>
                <w:sz w:val="14"/>
                <w:szCs w:val="14"/>
                <w:lang w:val="fr-FR"/>
              </w:rPr>
            </w:pPr>
            <w:r w:rsidRPr="00625958">
              <w:rPr>
                <w:rFonts w:ascii="Arial" w:hAnsi="Arial" w:cs="Arial"/>
                <w:sz w:val="14"/>
                <w:szCs w:val="14"/>
              </w:rPr>
              <w:t>R4-2207021</w:t>
            </w:r>
          </w:p>
        </w:tc>
        <w:tc>
          <w:tcPr>
            <w:tcW w:w="1062" w:type="dxa"/>
          </w:tcPr>
          <w:p w14:paraId="3A84A146" w14:textId="77777777" w:rsidR="00625958" w:rsidRPr="00625958" w:rsidRDefault="00625958" w:rsidP="00625958">
            <w:pPr>
              <w:rPr>
                <w:rFonts w:ascii="Arial" w:hAnsi="Arial" w:cs="Arial"/>
                <w:sz w:val="14"/>
                <w:szCs w:val="14"/>
                <w:lang w:val="fr-FR"/>
              </w:rPr>
            </w:pPr>
          </w:p>
        </w:tc>
      </w:tr>
      <w:tr w:rsidR="00625958" w:rsidRPr="00625958" w14:paraId="59D16550" w14:textId="77777777" w:rsidTr="00EF3281">
        <w:trPr>
          <w:trHeight w:val="20"/>
          <w:jc w:val="center"/>
        </w:trPr>
        <w:tc>
          <w:tcPr>
            <w:tcW w:w="1094" w:type="dxa"/>
          </w:tcPr>
          <w:p w14:paraId="64531A0F" w14:textId="6D381FB3" w:rsidR="00625958" w:rsidRPr="00625958" w:rsidRDefault="001B5688" w:rsidP="00625958">
            <w:pPr>
              <w:rPr>
                <w:rFonts w:ascii="Arial" w:hAnsi="Arial" w:cs="Arial"/>
                <w:bCs/>
                <w:sz w:val="14"/>
                <w:szCs w:val="14"/>
              </w:rPr>
            </w:pPr>
            <w:hyperlink r:id="rId3339" w:history="1">
              <w:r w:rsidR="000B5C49">
                <w:rPr>
                  <w:rStyle w:val="Hyperlink"/>
                  <w:rFonts w:ascii="Arial" w:hAnsi="Arial" w:cs="Arial"/>
                  <w:b/>
                  <w:bCs/>
                  <w:sz w:val="14"/>
                  <w:szCs w:val="14"/>
                </w:rPr>
                <w:t>R1-2203026</w:t>
              </w:r>
            </w:hyperlink>
          </w:p>
        </w:tc>
        <w:tc>
          <w:tcPr>
            <w:tcW w:w="2646" w:type="dxa"/>
          </w:tcPr>
          <w:p w14:paraId="631B8D4F" w14:textId="77020F20" w:rsidR="00625958" w:rsidRPr="00625958" w:rsidRDefault="00625958" w:rsidP="00625958">
            <w:pPr>
              <w:rPr>
                <w:rFonts w:ascii="Arial" w:hAnsi="Arial" w:cs="Arial"/>
                <w:sz w:val="14"/>
                <w:szCs w:val="14"/>
              </w:rPr>
            </w:pPr>
            <w:r w:rsidRPr="00625958">
              <w:rPr>
                <w:rFonts w:ascii="Arial" w:hAnsi="Arial" w:cs="Arial"/>
                <w:sz w:val="14"/>
                <w:szCs w:val="14"/>
              </w:rPr>
              <w:t>On applicable number of PFL for the gapless PRS measurement</w:t>
            </w:r>
          </w:p>
        </w:tc>
        <w:tc>
          <w:tcPr>
            <w:tcW w:w="1583" w:type="dxa"/>
          </w:tcPr>
          <w:p w14:paraId="33090410" w14:textId="250B46B2" w:rsidR="00625958" w:rsidRPr="00625958" w:rsidRDefault="00625958" w:rsidP="00625958">
            <w:pPr>
              <w:rPr>
                <w:rFonts w:ascii="Arial" w:hAnsi="Arial" w:cs="Arial"/>
                <w:sz w:val="14"/>
                <w:szCs w:val="14"/>
              </w:rPr>
            </w:pPr>
            <w:r w:rsidRPr="00625958">
              <w:rPr>
                <w:rFonts w:ascii="Arial" w:hAnsi="Arial" w:cs="Arial"/>
                <w:sz w:val="14"/>
                <w:szCs w:val="14"/>
              </w:rPr>
              <w:t>RAN4, Ericsson</w:t>
            </w:r>
          </w:p>
        </w:tc>
        <w:tc>
          <w:tcPr>
            <w:tcW w:w="909" w:type="dxa"/>
          </w:tcPr>
          <w:p w14:paraId="7BEDB705" w14:textId="3AF27DC9" w:rsidR="00625958" w:rsidRPr="00625958" w:rsidRDefault="00625958" w:rsidP="00625958">
            <w:pPr>
              <w:rPr>
                <w:rFonts w:ascii="Arial" w:hAnsi="Arial" w:cs="Arial"/>
                <w:bCs/>
                <w:sz w:val="14"/>
                <w:szCs w:val="14"/>
              </w:rPr>
            </w:pPr>
            <w:r w:rsidRPr="00625958">
              <w:rPr>
                <w:rFonts w:ascii="Arial" w:hAnsi="Arial" w:cs="Arial"/>
                <w:sz w:val="14"/>
                <w:szCs w:val="14"/>
              </w:rPr>
              <w:t>Rel-17</w:t>
            </w:r>
          </w:p>
        </w:tc>
        <w:tc>
          <w:tcPr>
            <w:tcW w:w="2600" w:type="dxa"/>
          </w:tcPr>
          <w:p w14:paraId="69933985" w14:textId="483623D3" w:rsidR="00625958" w:rsidRPr="00625958" w:rsidRDefault="00625958" w:rsidP="00625958">
            <w:pPr>
              <w:rPr>
                <w:rFonts w:ascii="Arial" w:hAnsi="Arial" w:cs="Arial"/>
                <w:bCs/>
                <w:sz w:val="14"/>
                <w:szCs w:val="14"/>
                <w:lang w:val="fr-FR"/>
              </w:rPr>
            </w:pPr>
            <w:r w:rsidRPr="00625958">
              <w:rPr>
                <w:rFonts w:ascii="Arial" w:hAnsi="Arial" w:cs="Arial"/>
                <w:sz w:val="14"/>
                <w:szCs w:val="14"/>
              </w:rPr>
              <w:t>NR_pos_enh-Core</w:t>
            </w:r>
          </w:p>
        </w:tc>
        <w:tc>
          <w:tcPr>
            <w:tcW w:w="1065" w:type="dxa"/>
          </w:tcPr>
          <w:p w14:paraId="50128326" w14:textId="0D38B4F9" w:rsidR="00625958" w:rsidRPr="00625958" w:rsidRDefault="00625958" w:rsidP="00625958">
            <w:pPr>
              <w:rPr>
                <w:rFonts w:ascii="Arial" w:hAnsi="Arial" w:cs="Arial"/>
                <w:sz w:val="14"/>
                <w:szCs w:val="14"/>
                <w:lang w:val="fr-FR"/>
              </w:rPr>
            </w:pPr>
            <w:r w:rsidRPr="00625958">
              <w:rPr>
                <w:rFonts w:ascii="Arial" w:hAnsi="Arial" w:cs="Arial"/>
                <w:sz w:val="14"/>
                <w:szCs w:val="14"/>
              </w:rPr>
              <w:t> </w:t>
            </w:r>
          </w:p>
        </w:tc>
        <w:tc>
          <w:tcPr>
            <w:tcW w:w="994" w:type="dxa"/>
          </w:tcPr>
          <w:p w14:paraId="713E2EDB" w14:textId="5383629D" w:rsidR="00625958" w:rsidRPr="00625958" w:rsidRDefault="00625958" w:rsidP="00625958">
            <w:pPr>
              <w:rPr>
                <w:rFonts w:ascii="Arial" w:hAnsi="Arial" w:cs="Arial"/>
                <w:sz w:val="14"/>
                <w:szCs w:val="14"/>
                <w:lang w:val="fr-FR"/>
              </w:rPr>
            </w:pPr>
            <w:r w:rsidRPr="00625958">
              <w:rPr>
                <w:rFonts w:ascii="Arial" w:hAnsi="Arial" w:cs="Arial"/>
                <w:sz w:val="14"/>
                <w:szCs w:val="14"/>
              </w:rPr>
              <w:t>RAN1</w:t>
            </w:r>
          </w:p>
        </w:tc>
        <w:tc>
          <w:tcPr>
            <w:tcW w:w="994" w:type="dxa"/>
          </w:tcPr>
          <w:p w14:paraId="79987088" w14:textId="726AF6AD" w:rsidR="00625958" w:rsidRPr="00625958" w:rsidRDefault="00625958" w:rsidP="00625958">
            <w:pPr>
              <w:rPr>
                <w:rFonts w:ascii="Arial" w:hAnsi="Arial" w:cs="Arial"/>
                <w:sz w:val="14"/>
                <w:szCs w:val="14"/>
                <w:lang w:val="fr-FR"/>
              </w:rPr>
            </w:pPr>
            <w:r w:rsidRPr="00625958">
              <w:rPr>
                <w:rFonts w:ascii="Arial" w:hAnsi="Arial" w:cs="Arial"/>
                <w:sz w:val="14"/>
                <w:szCs w:val="14"/>
              </w:rPr>
              <w:t> </w:t>
            </w:r>
          </w:p>
        </w:tc>
        <w:tc>
          <w:tcPr>
            <w:tcW w:w="1120" w:type="dxa"/>
          </w:tcPr>
          <w:p w14:paraId="6821FDAD" w14:textId="0C863C4B" w:rsidR="00625958" w:rsidRPr="00625958" w:rsidRDefault="00625958" w:rsidP="00625958">
            <w:pPr>
              <w:rPr>
                <w:rFonts w:ascii="Arial" w:hAnsi="Arial" w:cs="Arial"/>
                <w:sz w:val="14"/>
                <w:szCs w:val="14"/>
                <w:lang w:val="fr-FR"/>
              </w:rPr>
            </w:pPr>
            <w:r w:rsidRPr="00625958">
              <w:rPr>
                <w:rFonts w:ascii="Arial" w:hAnsi="Arial" w:cs="Arial"/>
                <w:sz w:val="14"/>
                <w:szCs w:val="14"/>
              </w:rPr>
              <w:t>R4-2207098</w:t>
            </w:r>
          </w:p>
        </w:tc>
        <w:tc>
          <w:tcPr>
            <w:tcW w:w="1062" w:type="dxa"/>
          </w:tcPr>
          <w:p w14:paraId="7B0DC1D1" w14:textId="77777777" w:rsidR="00625958" w:rsidRPr="00625958" w:rsidRDefault="00625958" w:rsidP="00625958">
            <w:pPr>
              <w:rPr>
                <w:rFonts w:ascii="Arial" w:hAnsi="Arial" w:cs="Arial"/>
                <w:sz w:val="14"/>
                <w:szCs w:val="14"/>
                <w:lang w:val="fr-FR"/>
              </w:rPr>
            </w:pPr>
          </w:p>
        </w:tc>
      </w:tr>
      <w:tr w:rsidR="00625958" w:rsidRPr="00625958" w14:paraId="549DE98F" w14:textId="77777777" w:rsidTr="00EF3281">
        <w:trPr>
          <w:trHeight w:val="20"/>
          <w:jc w:val="center"/>
        </w:trPr>
        <w:tc>
          <w:tcPr>
            <w:tcW w:w="1094" w:type="dxa"/>
          </w:tcPr>
          <w:p w14:paraId="5128879A" w14:textId="3DAFFDFE" w:rsidR="00625958" w:rsidRPr="00625958" w:rsidRDefault="001B5688" w:rsidP="00625958">
            <w:pPr>
              <w:rPr>
                <w:rFonts w:ascii="Arial" w:hAnsi="Arial" w:cs="Arial"/>
                <w:sz w:val="14"/>
                <w:szCs w:val="14"/>
              </w:rPr>
            </w:pPr>
            <w:hyperlink r:id="rId3340" w:history="1">
              <w:r w:rsidR="000B5C49">
                <w:rPr>
                  <w:rStyle w:val="Hyperlink"/>
                  <w:rFonts w:ascii="Arial" w:hAnsi="Arial" w:cs="Arial"/>
                  <w:b/>
                  <w:bCs/>
                  <w:sz w:val="14"/>
                  <w:szCs w:val="14"/>
                </w:rPr>
                <w:t>R1-2203027</w:t>
              </w:r>
            </w:hyperlink>
          </w:p>
        </w:tc>
        <w:tc>
          <w:tcPr>
            <w:tcW w:w="2646" w:type="dxa"/>
          </w:tcPr>
          <w:p w14:paraId="1AE6FB1C" w14:textId="7818D3D8" w:rsidR="00625958" w:rsidRPr="00625958" w:rsidRDefault="00625958" w:rsidP="00625958">
            <w:pPr>
              <w:rPr>
                <w:rFonts w:ascii="Arial" w:hAnsi="Arial" w:cs="Arial"/>
                <w:sz w:val="14"/>
                <w:szCs w:val="14"/>
              </w:rPr>
            </w:pPr>
            <w:r w:rsidRPr="00625958">
              <w:rPr>
                <w:rFonts w:ascii="Arial" w:hAnsi="Arial" w:cs="Arial"/>
                <w:sz w:val="14"/>
                <w:szCs w:val="14"/>
              </w:rPr>
              <w:t>LS to RAN1 on sensing beam characteristics</w:t>
            </w:r>
          </w:p>
        </w:tc>
        <w:tc>
          <w:tcPr>
            <w:tcW w:w="1583" w:type="dxa"/>
          </w:tcPr>
          <w:p w14:paraId="2A3C24AF" w14:textId="6B83FB07" w:rsidR="00625958" w:rsidRPr="00625958" w:rsidRDefault="00625958" w:rsidP="00625958">
            <w:pPr>
              <w:rPr>
                <w:rFonts w:ascii="Arial" w:hAnsi="Arial" w:cs="Arial"/>
                <w:sz w:val="14"/>
                <w:szCs w:val="14"/>
              </w:rPr>
            </w:pPr>
            <w:r w:rsidRPr="00625958">
              <w:rPr>
                <w:rFonts w:ascii="Arial" w:hAnsi="Arial" w:cs="Arial"/>
                <w:sz w:val="14"/>
                <w:szCs w:val="14"/>
              </w:rPr>
              <w:t>RAN4, Ericsson</w:t>
            </w:r>
          </w:p>
        </w:tc>
        <w:tc>
          <w:tcPr>
            <w:tcW w:w="909" w:type="dxa"/>
          </w:tcPr>
          <w:p w14:paraId="60581A4D" w14:textId="03D05846" w:rsidR="00625958" w:rsidRPr="00625958" w:rsidRDefault="00625958" w:rsidP="00625958">
            <w:pPr>
              <w:rPr>
                <w:rFonts w:ascii="Arial" w:hAnsi="Arial" w:cs="Arial"/>
                <w:sz w:val="14"/>
                <w:szCs w:val="14"/>
              </w:rPr>
            </w:pPr>
            <w:r w:rsidRPr="00625958">
              <w:rPr>
                <w:rFonts w:ascii="Arial" w:hAnsi="Arial" w:cs="Arial"/>
                <w:sz w:val="14"/>
                <w:szCs w:val="14"/>
              </w:rPr>
              <w:t>Rel-17</w:t>
            </w:r>
          </w:p>
        </w:tc>
        <w:tc>
          <w:tcPr>
            <w:tcW w:w="2600" w:type="dxa"/>
          </w:tcPr>
          <w:p w14:paraId="2EF5D5D0" w14:textId="600924A0" w:rsidR="00625958" w:rsidRPr="00625958" w:rsidRDefault="00625958" w:rsidP="00625958">
            <w:pPr>
              <w:rPr>
                <w:rFonts w:ascii="Arial" w:hAnsi="Arial" w:cs="Arial"/>
                <w:sz w:val="14"/>
                <w:szCs w:val="14"/>
              </w:rPr>
            </w:pPr>
            <w:r w:rsidRPr="00625958">
              <w:rPr>
                <w:rFonts w:ascii="Arial" w:hAnsi="Arial" w:cs="Arial"/>
                <w:sz w:val="14"/>
                <w:szCs w:val="14"/>
              </w:rPr>
              <w:t>NR_ext_to_71GHz-Core</w:t>
            </w:r>
          </w:p>
        </w:tc>
        <w:tc>
          <w:tcPr>
            <w:tcW w:w="1065" w:type="dxa"/>
          </w:tcPr>
          <w:p w14:paraId="28185E3C" w14:textId="14C3BD06" w:rsidR="00625958" w:rsidRPr="00625958" w:rsidRDefault="00625958" w:rsidP="00625958">
            <w:pPr>
              <w:rPr>
                <w:rFonts w:ascii="Arial" w:hAnsi="Arial" w:cs="Arial"/>
                <w:sz w:val="14"/>
                <w:szCs w:val="14"/>
              </w:rPr>
            </w:pPr>
            <w:r w:rsidRPr="00625958">
              <w:rPr>
                <w:rFonts w:ascii="Arial" w:hAnsi="Arial" w:cs="Arial"/>
                <w:sz w:val="14"/>
                <w:szCs w:val="14"/>
              </w:rPr>
              <w:t> </w:t>
            </w:r>
          </w:p>
        </w:tc>
        <w:tc>
          <w:tcPr>
            <w:tcW w:w="994" w:type="dxa"/>
          </w:tcPr>
          <w:p w14:paraId="49E3FD30" w14:textId="3437565D" w:rsidR="00625958" w:rsidRPr="00625958" w:rsidRDefault="00625958" w:rsidP="00625958">
            <w:pPr>
              <w:rPr>
                <w:rFonts w:ascii="Arial" w:hAnsi="Arial" w:cs="Arial"/>
                <w:sz w:val="14"/>
                <w:szCs w:val="14"/>
              </w:rPr>
            </w:pPr>
            <w:r w:rsidRPr="00625958">
              <w:rPr>
                <w:rFonts w:ascii="Arial" w:hAnsi="Arial" w:cs="Arial"/>
                <w:sz w:val="14"/>
                <w:szCs w:val="14"/>
              </w:rPr>
              <w:t>RAN1</w:t>
            </w:r>
          </w:p>
        </w:tc>
        <w:tc>
          <w:tcPr>
            <w:tcW w:w="994" w:type="dxa"/>
          </w:tcPr>
          <w:p w14:paraId="4A74E8AA" w14:textId="49F8F6B1" w:rsidR="00625958" w:rsidRPr="00625958" w:rsidRDefault="00625958" w:rsidP="00625958">
            <w:pPr>
              <w:rPr>
                <w:rFonts w:ascii="Arial" w:hAnsi="Arial" w:cs="Arial"/>
                <w:sz w:val="14"/>
                <w:szCs w:val="14"/>
              </w:rPr>
            </w:pPr>
            <w:r w:rsidRPr="00625958">
              <w:rPr>
                <w:rFonts w:ascii="Arial" w:hAnsi="Arial" w:cs="Arial"/>
                <w:sz w:val="14"/>
                <w:szCs w:val="14"/>
              </w:rPr>
              <w:t>RAN</w:t>
            </w:r>
          </w:p>
        </w:tc>
        <w:tc>
          <w:tcPr>
            <w:tcW w:w="1120" w:type="dxa"/>
          </w:tcPr>
          <w:p w14:paraId="020E8D84" w14:textId="6F1CB406" w:rsidR="00625958" w:rsidRPr="00625958" w:rsidRDefault="00625958" w:rsidP="00625958">
            <w:pPr>
              <w:rPr>
                <w:rFonts w:ascii="Arial" w:hAnsi="Arial" w:cs="Arial"/>
                <w:sz w:val="14"/>
                <w:szCs w:val="14"/>
              </w:rPr>
            </w:pPr>
            <w:r w:rsidRPr="00625958">
              <w:rPr>
                <w:rFonts w:ascii="Arial" w:hAnsi="Arial" w:cs="Arial"/>
                <w:sz w:val="14"/>
                <w:szCs w:val="14"/>
              </w:rPr>
              <w:t>R4-2206533</w:t>
            </w:r>
          </w:p>
        </w:tc>
        <w:tc>
          <w:tcPr>
            <w:tcW w:w="1062" w:type="dxa"/>
          </w:tcPr>
          <w:p w14:paraId="0357A692" w14:textId="77777777" w:rsidR="00625958" w:rsidRPr="00625958" w:rsidRDefault="00625958" w:rsidP="00625958">
            <w:pPr>
              <w:rPr>
                <w:rFonts w:ascii="Arial" w:hAnsi="Arial" w:cs="Arial"/>
                <w:sz w:val="14"/>
                <w:szCs w:val="14"/>
              </w:rPr>
            </w:pPr>
          </w:p>
        </w:tc>
      </w:tr>
      <w:tr w:rsidR="00625958" w:rsidRPr="00625958" w14:paraId="10620A43" w14:textId="77777777" w:rsidTr="00EF3281">
        <w:trPr>
          <w:trHeight w:val="20"/>
          <w:jc w:val="center"/>
        </w:trPr>
        <w:tc>
          <w:tcPr>
            <w:tcW w:w="1094" w:type="dxa"/>
          </w:tcPr>
          <w:p w14:paraId="4915FE76" w14:textId="50C7C2FC" w:rsidR="00625958" w:rsidRPr="00625958" w:rsidRDefault="001B5688" w:rsidP="00625958">
            <w:pPr>
              <w:rPr>
                <w:rFonts w:ascii="Arial" w:hAnsi="Arial" w:cs="Arial"/>
                <w:bCs/>
                <w:sz w:val="14"/>
                <w:szCs w:val="14"/>
              </w:rPr>
            </w:pPr>
            <w:hyperlink r:id="rId3341" w:history="1">
              <w:r w:rsidR="000B5C49">
                <w:rPr>
                  <w:rStyle w:val="Hyperlink"/>
                  <w:rFonts w:ascii="Arial" w:hAnsi="Arial" w:cs="Arial"/>
                  <w:b/>
                  <w:bCs/>
                  <w:sz w:val="14"/>
                  <w:szCs w:val="14"/>
                </w:rPr>
                <w:t>R1-2203028</w:t>
              </w:r>
            </w:hyperlink>
          </w:p>
        </w:tc>
        <w:tc>
          <w:tcPr>
            <w:tcW w:w="2646" w:type="dxa"/>
          </w:tcPr>
          <w:p w14:paraId="6BCFD885" w14:textId="24F52065" w:rsidR="00625958" w:rsidRPr="00625958" w:rsidRDefault="00625958" w:rsidP="00625958">
            <w:pPr>
              <w:rPr>
                <w:rFonts w:ascii="Arial" w:hAnsi="Arial" w:cs="Arial"/>
                <w:sz w:val="14"/>
                <w:szCs w:val="14"/>
              </w:rPr>
            </w:pPr>
            <w:r w:rsidRPr="00625958">
              <w:rPr>
                <w:rFonts w:ascii="Arial" w:hAnsi="Arial" w:cs="Arial"/>
                <w:sz w:val="14"/>
                <w:szCs w:val="14"/>
              </w:rPr>
              <w:t>Reply LS on latency improvement for PRS measurement with MG</w:t>
            </w:r>
          </w:p>
        </w:tc>
        <w:tc>
          <w:tcPr>
            <w:tcW w:w="1583" w:type="dxa"/>
          </w:tcPr>
          <w:p w14:paraId="1FB2567D" w14:textId="6AE884ED" w:rsidR="00625958" w:rsidRPr="00625958" w:rsidRDefault="00625958" w:rsidP="00625958">
            <w:pPr>
              <w:rPr>
                <w:rFonts w:ascii="Arial" w:hAnsi="Arial" w:cs="Arial"/>
                <w:sz w:val="14"/>
                <w:szCs w:val="14"/>
              </w:rPr>
            </w:pPr>
            <w:r w:rsidRPr="00625958">
              <w:rPr>
                <w:rFonts w:ascii="Arial" w:hAnsi="Arial" w:cs="Arial"/>
                <w:sz w:val="14"/>
                <w:szCs w:val="14"/>
              </w:rPr>
              <w:t>RAN4, Huawei</w:t>
            </w:r>
          </w:p>
        </w:tc>
        <w:tc>
          <w:tcPr>
            <w:tcW w:w="909" w:type="dxa"/>
          </w:tcPr>
          <w:p w14:paraId="17ACA9BE" w14:textId="6AD71725" w:rsidR="00625958" w:rsidRPr="00625958" w:rsidRDefault="00625958" w:rsidP="00625958">
            <w:pPr>
              <w:rPr>
                <w:rFonts w:ascii="Arial" w:hAnsi="Arial" w:cs="Arial"/>
                <w:bCs/>
                <w:sz w:val="14"/>
                <w:szCs w:val="14"/>
              </w:rPr>
            </w:pPr>
            <w:r w:rsidRPr="00625958">
              <w:rPr>
                <w:rFonts w:ascii="Arial" w:hAnsi="Arial" w:cs="Arial"/>
                <w:sz w:val="14"/>
                <w:szCs w:val="14"/>
              </w:rPr>
              <w:t>Rel-17</w:t>
            </w:r>
          </w:p>
        </w:tc>
        <w:tc>
          <w:tcPr>
            <w:tcW w:w="2600" w:type="dxa"/>
          </w:tcPr>
          <w:p w14:paraId="55F89791" w14:textId="59CEF932" w:rsidR="00625958" w:rsidRPr="00625958" w:rsidRDefault="00625958" w:rsidP="00625958">
            <w:pPr>
              <w:rPr>
                <w:rFonts w:ascii="Arial" w:hAnsi="Arial" w:cs="Arial"/>
                <w:bCs/>
                <w:sz w:val="14"/>
                <w:szCs w:val="14"/>
                <w:lang w:val="fr-FR"/>
              </w:rPr>
            </w:pPr>
            <w:r w:rsidRPr="00625958">
              <w:rPr>
                <w:rFonts w:ascii="Arial" w:hAnsi="Arial" w:cs="Arial"/>
                <w:sz w:val="14"/>
                <w:szCs w:val="14"/>
              </w:rPr>
              <w:t>NR_pos_enh-Core</w:t>
            </w:r>
          </w:p>
        </w:tc>
        <w:tc>
          <w:tcPr>
            <w:tcW w:w="1065" w:type="dxa"/>
          </w:tcPr>
          <w:p w14:paraId="3CDB82B2" w14:textId="3B332E36" w:rsidR="00625958" w:rsidRPr="00625958" w:rsidRDefault="00625958" w:rsidP="00625958">
            <w:pPr>
              <w:rPr>
                <w:rFonts w:ascii="Arial" w:hAnsi="Arial" w:cs="Arial"/>
                <w:sz w:val="14"/>
                <w:szCs w:val="14"/>
                <w:lang w:val="fr-FR"/>
              </w:rPr>
            </w:pPr>
            <w:r w:rsidRPr="00625958">
              <w:rPr>
                <w:rFonts w:ascii="Arial" w:hAnsi="Arial" w:cs="Arial"/>
                <w:sz w:val="14"/>
                <w:szCs w:val="14"/>
              </w:rPr>
              <w:t>R2-2202052</w:t>
            </w:r>
          </w:p>
        </w:tc>
        <w:tc>
          <w:tcPr>
            <w:tcW w:w="994" w:type="dxa"/>
          </w:tcPr>
          <w:p w14:paraId="4C31CB84" w14:textId="358093FA" w:rsidR="00625958" w:rsidRPr="00625958" w:rsidRDefault="00625958" w:rsidP="00625958">
            <w:pPr>
              <w:rPr>
                <w:rFonts w:ascii="Arial" w:hAnsi="Arial" w:cs="Arial"/>
                <w:sz w:val="14"/>
                <w:szCs w:val="14"/>
                <w:lang w:val="fr-FR"/>
              </w:rPr>
            </w:pPr>
            <w:r w:rsidRPr="00625958">
              <w:rPr>
                <w:rFonts w:ascii="Arial" w:hAnsi="Arial" w:cs="Arial"/>
                <w:sz w:val="14"/>
                <w:szCs w:val="14"/>
              </w:rPr>
              <w:t>RAN1, RAN2</w:t>
            </w:r>
          </w:p>
        </w:tc>
        <w:tc>
          <w:tcPr>
            <w:tcW w:w="994" w:type="dxa"/>
          </w:tcPr>
          <w:p w14:paraId="2D597387" w14:textId="20B9A6CD" w:rsidR="00625958" w:rsidRPr="00625958" w:rsidRDefault="00625958" w:rsidP="00625958">
            <w:pPr>
              <w:rPr>
                <w:rFonts w:ascii="Arial" w:hAnsi="Arial" w:cs="Arial"/>
                <w:sz w:val="14"/>
                <w:szCs w:val="14"/>
                <w:lang w:val="fr-FR"/>
              </w:rPr>
            </w:pPr>
            <w:r w:rsidRPr="00625958">
              <w:rPr>
                <w:rFonts w:ascii="Arial" w:hAnsi="Arial" w:cs="Arial"/>
                <w:sz w:val="14"/>
                <w:szCs w:val="14"/>
              </w:rPr>
              <w:t>RAN3</w:t>
            </w:r>
          </w:p>
        </w:tc>
        <w:tc>
          <w:tcPr>
            <w:tcW w:w="1120" w:type="dxa"/>
          </w:tcPr>
          <w:p w14:paraId="5BB1BD16" w14:textId="0D40DD2B" w:rsidR="00625958" w:rsidRPr="00625958" w:rsidRDefault="00625958" w:rsidP="00625958">
            <w:pPr>
              <w:rPr>
                <w:rFonts w:ascii="Arial" w:hAnsi="Arial" w:cs="Arial"/>
                <w:sz w:val="14"/>
                <w:szCs w:val="14"/>
                <w:lang w:val="fr-FR"/>
              </w:rPr>
            </w:pPr>
            <w:r w:rsidRPr="00625958">
              <w:rPr>
                <w:rFonts w:ascii="Arial" w:hAnsi="Arial" w:cs="Arial"/>
                <w:sz w:val="14"/>
                <w:szCs w:val="14"/>
              </w:rPr>
              <w:t>R4-2207088</w:t>
            </w:r>
          </w:p>
        </w:tc>
        <w:tc>
          <w:tcPr>
            <w:tcW w:w="1062" w:type="dxa"/>
          </w:tcPr>
          <w:p w14:paraId="4CAFD3ED" w14:textId="77777777" w:rsidR="00625958" w:rsidRPr="00625958" w:rsidRDefault="00625958" w:rsidP="00625958">
            <w:pPr>
              <w:rPr>
                <w:rFonts w:ascii="Arial" w:hAnsi="Arial" w:cs="Arial"/>
                <w:sz w:val="14"/>
                <w:szCs w:val="14"/>
                <w:lang w:val="fr-FR"/>
              </w:rPr>
            </w:pPr>
          </w:p>
        </w:tc>
      </w:tr>
      <w:tr w:rsidR="00625958" w:rsidRPr="00625958" w14:paraId="4A3407BE" w14:textId="77777777" w:rsidTr="00EF3281">
        <w:trPr>
          <w:trHeight w:val="20"/>
          <w:jc w:val="center"/>
        </w:trPr>
        <w:tc>
          <w:tcPr>
            <w:tcW w:w="1094" w:type="dxa"/>
          </w:tcPr>
          <w:p w14:paraId="1C3053AE" w14:textId="3D6302BB" w:rsidR="00625958" w:rsidRPr="00625958" w:rsidRDefault="001B5688" w:rsidP="00625958">
            <w:pPr>
              <w:rPr>
                <w:rFonts w:ascii="Arial" w:hAnsi="Arial" w:cs="Arial"/>
                <w:bCs/>
                <w:sz w:val="14"/>
                <w:szCs w:val="14"/>
              </w:rPr>
            </w:pPr>
            <w:hyperlink r:id="rId3342" w:history="1">
              <w:r w:rsidR="000B5C49">
                <w:rPr>
                  <w:rStyle w:val="Hyperlink"/>
                  <w:rFonts w:ascii="Arial" w:hAnsi="Arial" w:cs="Arial"/>
                  <w:b/>
                  <w:bCs/>
                  <w:sz w:val="14"/>
                  <w:szCs w:val="14"/>
                </w:rPr>
                <w:t>R1-2203029</w:t>
              </w:r>
            </w:hyperlink>
          </w:p>
        </w:tc>
        <w:tc>
          <w:tcPr>
            <w:tcW w:w="2646" w:type="dxa"/>
          </w:tcPr>
          <w:p w14:paraId="0506FB8D" w14:textId="42DB902C" w:rsidR="00625958" w:rsidRPr="00625958" w:rsidRDefault="00625958" w:rsidP="00625958">
            <w:pPr>
              <w:rPr>
                <w:rFonts w:ascii="Arial" w:hAnsi="Arial" w:cs="Arial"/>
                <w:sz w:val="14"/>
                <w:szCs w:val="14"/>
              </w:rPr>
            </w:pPr>
            <w:r w:rsidRPr="00625958">
              <w:rPr>
                <w:rFonts w:ascii="Arial" w:hAnsi="Arial" w:cs="Arial"/>
                <w:sz w:val="14"/>
                <w:szCs w:val="14"/>
              </w:rPr>
              <w:t>Reply LS on Length of Maximum duration for TDD</w:t>
            </w:r>
          </w:p>
        </w:tc>
        <w:tc>
          <w:tcPr>
            <w:tcW w:w="1583" w:type="dxa"/>
          </w:tcPr>
          <w:p w14:paraId="77ED12AE" w14:textId="7C36BA54" w:rsidR="00625958" w:rsidRPr="00625958" w:rsidRDefault="00625958" w:rsidP="00625958">
            <w:pPr>
              <w:rPr>
                <w:rFonts w:ascii="Arial" w:hAnsi="Arial" w:cs="Arial"/>
                <w:sz w:val="14"/>
                <w:szCs w:val="14"/>
              </w:rPr>
            </w:pPr>
            <w:r w:rsidRPr="00625958">
              <w:rPr>
                <w:rFonts w:ascii="Arial" w:hAnsi="Arial" w:cs="Arial"/>
                <w:sz w:val="14"/>
                <w:szCs w:val="14"/>
              </w:rPr>
              <w:t>RAN4, China Telecom</w:t>
            </w:r>
          </w:p>
        </w:tc>
        <w:tc>
          <w:tcPr>
            <w:tcW w:w="909" w:type="dxa"/>
          </w:tcPr>
          <w:p w14:paraId="5CF2A1D5" w14:textId="589FDC9A" w:rsidR="00625958" w:rsidRPr="00625958" w:rsidRDefault="00625958" w:rsidP="00625958">
            <w:pPr>
              <w:rPr>
                <w:rFonts w:ascii="Arial" w:hAnsi="Arial" w:cs="Arial"/>
                <w:bCs/>
                <w:sz w:val="14"/>
                <w:szCs w:val="14"/>
              </w:rPr>
            </w:pPr>
            <w:r w:rsidRPr="00625958">
              <w:rPr>
                <w:rFonts w:ascii="Arial" w:hAnsi="Arial" w:cs="Arial"/>
                <w:sz w:val="14"/>
                <w:szCs w:val="14"/>
              </w:rPr>
              <w:t>Rel-17</w:t>
            </w:r>
          </w:p>
        </w:tc>
        <w:tc>
          <w:tcPr>
            <w:tcW w:w="2600" w:type="dxa"/>
          </w:tcPr>
          <w:p w14:paraId="633755B3" w14:textId="743AE2A8" w:rsidR="00625958" w:rsidRPr="00625958" w:rsidRDefault="00625958" w:rsidP="00625958">
            <w:pPr>
              <w:rPr>
                <w:rFonts w:ascii="Arial" w:hAnsi="Arial" w:cs="Arial"/>
                <w:bCs/>
                <w:sz w:val="14"/>
                <w:szCs w:val="14"/>
                <w:lang w:val="fr-FR"/>
              </w:rPr>
            </w:pPr>
            <w:r w:rsidRPr="00625958">
              <w:rPr>
                <w:rFonts w:ascii="Arial" w:hAnsi="Arial" w:cs="Arial"/>
                <w:sz w:val="14"/>
                <w:szCs w:val="14"/>
              </w:rPr>
              <w:t>NR_cov_enh-Core</w:t>
            </w:r>
          </w:p>
        </w:tc>
        <w:tc>
          <w:tcPr>
            <w:tcW w:w="1065" w:type="dxa"/>
          </w:tcPr>
          <w:p w14:paraId="5CDF8E64" w14:textId="0C71742B" w:rsidR="00625958" w:rsidRPr="00625958" w:rsidRDefault="00625958" w:rsidP="00625958">
            <w:pPr>
              <w:rPr>
                <w:rFonts w:ascii="Arial" w:hAnsi="Arial" w:cs="Arial"/>
                <w:sz w:val="14"/>
                <w:szCs w:val="14"/>
                <w:lang w:val="fr-FR"/>
              </w:rPr>
            </w:pPr>
            <w:r w:rsidRPr="00625958">
              <w:rPr>
                <w:rFonts w:ascii="Arial" w:hAnsi="Arial" w:cs="Arial"/>
                <w:sz w:val="14"/>
                <w:szCs w:val="14"/>
              </w:rPr>
              <w:t>R1-2106212</w:t>
            </w:r>
          </w:p>
        </w:tc>
        <w:tc>
          <w:tcPr>
            <w:tcW w:w="994" w:type="dxa"/>
          </w:tcPr>
          <w:p w14:paraId="07666E6B" w14:textId="77825C47" w:rsidR="00625958" w:rsidRPr="00625958" w:rsidRDefault="00625958" w:rsidP="00625958">
            <w:pPr>
              <w:rPr>
                <w:rFonts w:ascii="Arial" w:hAnsi="Arial" w:cs="Arial"/>
                <w:sz w:val="14"/>
                <w:szCs w:val="14"/>
                <w:lang w:val="fr-FR"/>
              </w:rPr>
            </w:pPr>
            <w:r w:rsidRPr="00625958">
              <w:rPr>
                <w:rFonts w:ascii="Arial" w:hAnsi="Arial" w:cs="Arial"/>
                <w:sz w:val="14"/>
                <w:szCs w:val="14"/>
              </w:rPr>
              <w:t>RAN1, RAN2</w:t>
            </w:r>
          </w:p>
        </w:tc>
        <w:tc>
          <w:tcPr>
            <w:tcW w:w="994" w:type="dxa"/>
          </w:tcPr>
          <w:p w14:paraId="7FA6BB69" w14:textId="5F1AF4A5" w:rsidR="00625958" w:rsidRPr="00625958" w:rsidRDefault="00625958" w:rsidP="00625958">
            <w:pPr>
              <w:rPr>
                <w:rFonts w:ascii="Arial" w:hAnsi="Arial" w:cs="Arial"/>
                <w:sz w:val="14"/>
                <w:szCs w:val="14"/>
                <w:lang w:val="fr-FR"/>
              </w:rPr>
            </w:pPr>
            <w:r w:rsidRPr="00625958">
              <w:rPr>
                <w:rFonts w:ascii="Arial" w:hAnsi="Arial" w:cs="Arial"/>
                <w:sz w:val="14"/>
                <w:szCs w:val="14"/>
              </w:rPr>
              <w:t> </w:t>
            </w:r>
          </w:p>
        </w:tc>
        <w:tc>
          <w:tcPr>
            <w:tcW w:w="1120" w:type="dxa"/>
          </w:tcPr>
          <w:p w14:paraId="3A70A25B" w14:textId="28284AAA" w:rsidR="00625958" w:rsidRPr="00625958" w:rsidRDefault="00625958" w:rsidP="00625958">
            <w:pPr>
              <w:rPr>
                <w:rFonts w:ascii="Arial" w:hAnsi="Arial" w:cs="Arial"/>
                <w:sz w:val="14"/>
                <w:szCs w:val="14"/>
                <w:lang w:val="fr-FR"/>
              </w:rPr>
            </w:pPr>
            <w:r w:rsidRPr="00625958">
              <w:rPr>
                <w:rFonts w:ascii="Arial" w:hAnsi="Arial" w:cs="Arial"/>
                <w:sz w:val="14"/>
                <w:szCs w:val="14"/>
              </w:rPr>
              <w:t>R4-2206580</w:t>
            </w:r>
          </w:p>
        </w:tc>
        <w:tc>
          <w:tcPr>
            <w:tcW w:w="1062" w:type="dxa"/>
          </w:tcPr>
          <w:p w14:paraId="0E11569A" w14:textId="77777777" w:rsidR="00625958" w:rsidRPr="00625958" w:rsidRDefault="00625958" w:rsidP="00625958">
            <w:pPr>
              <w:rPr>
                <w:rFonts w:ascii="Arial" w:hAnsi="Arial" w:cs="Arial"/>
                <w:sz w:val="14"/>
                <w:szCs w:val="14"/>
                <w:lang w:val="fr-FR"/>
              </w:rPr>
            </w:pPr>
          </w:p>
        </w:tc>
      </w:tr>
      <w:tr w:rsidR="00625958" w:rsidRPr="00625958" w14:paraId="017788B3" w14:textId="77777777" w:rsidTr="00EF3281">
        <w:trPr>
          <w:trHeight w:val="20"/>
          <w:jc w:val="center"/>
        </w:trPr>
        <w:tc>
          <w:tcPr>
            <w:tcW w:w="1094" w:type="dxa"/>
          </w:tcPr>
          <w:p w14:paraId="4919EDE6" w14:textId="45F99877" w:rsidR="00625958" w:rsidRPr="00625958" w:rsidRDefault="001B5688" w:rsidP="00625958">
            <w:pPr>
              <w:rPr>
                <w:rFonts w:ascii="Arial" w:hAnsi="Arial" w:cs="Arial"/>
                <w:sz w:val="14"/>
                <w:szCs w:val="14"/>
              </w:rPr>
            </w:pPr>
            <w:hyperlink r:id="rId3343" w:history="1">
              <w:r w:rsidR="000B5C49">
                <w:rPr>
                  <w:rStyle w:val="Hyperlink"/>
                  <w:rFonts w:ascii="Arial" w:hAnsi="Arial" w:cs="Arial"/>
                  <w:b/>
                  <w:bCs/>
                  <w:sz w:val="14"/>
                  <w:szCs w:val="14"/>
                </w:rPr>
                <w:t>R1-2203030</w:t>
              </w:r>
            </w:hyperlink>
          </w:p>
        </w:tc>
        <w:tc>
          <w:tcPr>
            <w:tcW w:w="2646" w:type="dxa"/>
          </w:tcPr>
          <w:p w14:paraId="02C85D49" w14:textId="71D7259F" w:rsidR="00625958" w:rsidRPr="00625958" w:rsidRDefault="00625958" w:rsidP="00625958">
            <w:pPr>
              <w:rPr>
                <w:rFonts w:ascii="Arial" w:hAnsi="Arial" w:cs="Arial"/>
                <w:sz w:val="14"/>
                <w:szCs w:val="14"/>
              </w:rPr>
            </w:pPr>
            <w:r w:rsidRPr="00625958">
              <w:rPr>
                <w:rFonts w:ascii="Arial" w:hAnsi="Arial" w:cs="Arial"/>
                <w:sz w:val="14"/>
                <w:szCs w:val="14"/>
              </w:rPr>
              <w:t>Reply LS on power control for NR-DC</w:t>
            </w:r>
          </w:p>
        </w:tc>
        <w:tc>
          <w:tcPr>
            <w:tcW w:w="1583" w:type="dxa"/>
          </w:tcPr>
          <w:p w14:paraId="5BAF6CFE" w14:textId="65CB482F" w:rsidR="00625958" w:rsidRPr="00625958" w:rsidRDefault="00625958" w:rsidP="00625958">
            <w:pPr>
              <w:rPr>
                <w:rFonts w:ascii="Arial" w:hAnsi="Arial" w:cs="Arial"/>
                <w:sz w:val="14"/>
                <w:szCs w:val="14"/>
              </w:rPr>
            </w:pPr>
            <w:r w:rsidRPr="00625958">
              <w:rPr>
                <w:rFonts w:ascii="Arial" w:hAnsi="Arial" w:cs="Arial"/>
                <w:sz w:val="14"/>
                <w:szCs w:val="14"/>
              </w:rPr>
              <w:t>RAN4, OPPO, vivo</w:t>
            </w:r>
          </w:p>
        </w:tc>
        <w:tc>
          <w:tcPr>
            <w:tcW w:w="909" w:type="dxa"/>
          </w:tcPr>
          <w:p w14:paraId="73F5444F" w14:textId="07DEEB06" w:rsidR="00625958" w:rsidRPr="00625958" w:rsidRDefault="00625958" w:rsidP="00625958">
            <w:pPr>
              <w:rPr>
                <w:rStyle w:val="Hyperlink"/>
                <w:rFonts w:ascii="Arial" w:hAnsi="Arial" w:cs="Arial"/>
                <w:bCs/>
                <w:color w:val="auto"/>
                <w:sz w:val="14"/>
                <w:szCs w:val="14"/>
                <w:u w:val="none"/>
              </w:rPr>
            </w:pPr>
            <w:r w:rsidRPr="00625958">
              <w:rPr>
                <w:rFonts w:ascii="Arial" w:hAnsi="Arial" w:cs="Arial"/>
                <w:sz w:val="14"/>
                <w:szCs w:val="14"/>
              </w:rPr>
              <w:t>Rel-16</w:t>
            </w:r>
          </w:p>
        </w:tc>
        <w:tc>
          <w:tcPr>
            <w:tcW w:w="2600" w:type="dxa"/>
          </w:tcPr>
          <w:p w14:paraId="234A7B18" w14:textId="12162BAA" w:rsidR="00625958" w:rsidRPr="00625958" w:rsidRDefault="00625958" w:rsidP="00625958">
            <w:pPr>
              <w:rPr>
                <w:rStyle w:val="Hyperlink"/>
                <w:rFonts w:ascii="Arial" w:hAnsi="Arial" w:cs="Arial"/>
                <w:bCs/>
                <w:color w:val="auto"/>
                <w:sz w:val="14"/>
                <w:szCs w:val="14"/>
                <w:u w:val="none"/>
                <w:lang w:val="fr-FR"/>
              </w:rPr>
            </w:pPr>
            <w:r w:rsidRPr="00625958">
              <w:rPr>
                <w:rFonts w:ascii="Arial" w:hAnsi="Arial" w:cs="Arial"/>
                <w:sz w:val="14"/>
                <w:szCs w:val="14"/>
                <w:lang w:val="fr-FR"/>
              </w:rPr>
              <w:t>LTE_NR_DC_CA_enh-Core</w:t>
            </w:r>
          </w:p>
        </w:tc>
        <w:tc>
          <w:tcPr>
            <w:tcW w:w="1065" w:type="dxa"/>
          </w:tcPr>
          <w:p w14:paraId="7B610CE0" w14:textId="2CC524BD" w:rsidR="00625958" w:rsidRPr="00625958" w:rsidRDefault="00625958" w:rsidP="00625958">
            <w:pPr>
              <w:rPr>
                <w:rFonts w:ascii="Arial" w:hAnsi="Arial" w:cs="Arial"/>
                <w:sz w:val="14"/>
                <w:szCs w:val="14"/>
                <w:lang w:val="fr-FR"/>
              </w:rPr>
            </w:pPr>
            <w:r w:rsidRPr="00625958">
              <w:rPr>
                <w:rFonts w:ascii="Arial" w:hAnsi="Arial" w:cs="Arial"/>
                <w:sz w:val="14"/>
                <w:szCs w:val="14"/>
              </w:rPr>
              <w:t>R1-2104018</w:t>
            </w:r>
          </w:p>
        </w:tc>
        <w:tc>
          <w:tcPr>
            <w:tcW w:w="994" w:type="dxa"/>
          </w:tcPr>
          <w:p w14:paraId="5537E050" w14:textId="221F3D5B" w:rsidR="00625958" w:rsidRPr="00625958" w:rsidRDefault="00625958" w:rsidP="00625958">
            <w:pPr>
              <w:rPr>
                <w:rFonts w:ascii="Arial" w:hAnsi="Arial" w:cs="Arial"/>
                <w:sz w:val="14"/>
                <w:szCs w:val="14"/>
                <w:lang w:val="fr-FR"/>
              </w:rPr>
            </w:pPr>
            <w:r w:rsidRPr="00625958">
              <w:rPr>
                <w:rFonts w:ascii="Arial" w:hAnsi="Arial" w:cs="Arial"/>
                <w:sz w:val="14"/>
                <w:szCs w:val="14"/>
              </w:rPr>
              <w:t>RAN1</w:t>
            </w:r>
          </w:p>
        </w:tc>
        <w:tc>
          <w:tcPr>
            <w:tcW w:w="994" w:type="dxa"/>
          </w:tcPr>
          <w:p w14:paraId="5BA54F7A" w14:textId="2381859B" w:rsidR="00625958" w:rsidRPr="00625958" w:rsidRDefault="00625958" w:rsidP="00625958">
            <w:pPr>
              <w:rPr>
                <w:rFonts w:ascii="Arial" w:hAnsi="Arial" w:cs="Arial"/>
                <w:sz w:val="14"/>
                <w:szCs w:val="14"/>
                <w:lang w:val="fr-FR"/>
              </w:rPr>
            </w:pPr>
            <w:r w:rsidRPr="00625958">
              <w:rPr>
                <w:rFonts w:ascii="Arial" w:hAnsi="Arial" w:cs="Arial"/>
                <w:sz w:val="14"/>
                <w:szCs w:val="14"/>
              </w:rPr>
              <w:t>RAN2</w:t>
            </w:r>
          </w:p>
        </w:tc>
        <w:tc>
          <w:tcPr>
            <w:tcW w:w="1120" w:type="dxa"/>
          </w:tcPr>
          <w:p w14:paraId="6FE6E32B" w14:textId="3AEF51F7" w:rsidR="00625958" w:rsidRPr="00625958" w:rsidRDefault="00625958" w:rsidP="00625958">
            <w:pPr>
              <w:rPr>
                <w:rFonts w:ascii="Arial" w:hAnsi="Arial" w:cs="Arial"/>
                <w:sz w:val="14"/>
                <w:szCs w:val="14"/>
                <w:lang w:val="fr-FR"/>
              </w:rPr>
            </w:pPr>
            <w:r w:rsidRPr="00625958">
              <w:rPr>
                <w:rFonts w:ascii="Arial" w:hAnsi="Arial" w:cs="Arial"/>
                <w:sz w:val="14"/>
                <w:szCs w:val="14"/>
              </w:rPr>
              <w:t>R4-2206566</w:t>
            </w:r>
          </w:p>
        </w:tc>
        <w:tc>
          <w:tcPr>
            <w:tcW w:w="1062" w:type="dxa"/>
          </w:tcPr>
          <w:p w14:paraId="07A5DF63" w14:textId="77777777" w:rsidR="00625958" w:rsidRPr="00625958" w:rsidRDefault="00625958" w:rsidP="00625958">
            <w:pPr>
              <w:rPr>
                <w:rFonts w:ascii="Arial" w:hAnsi="Arial" w:cs="Arial"/>
                <w:sz w:val="14"/>
                <w:szCs w:val="14"/>
                <w:lang w:val="fr-FR"/>
              </w:rPr>
            </w:pPr>
          </w:p>
        </w:tc>
      </w:tr>
      <w:tr w:rsidR="00625958" w:rsidRPr="00625958" w14:paraId="31F9F6B7" w14:textId="77777777" w:rsidTr="00EF3281">
        <w:trPr>
          <w:trHeight w:val="20"/>
          <w:jc w:val="center"/>
        </w:trPr>
        <w:tc>
          <w:tcPr>
            <w:tcW w:w="1094" w:type="dxa"/>
          </w:tcPr>
          <w:p w14:paraId="61C3E330" w14:textId="52F39D1A" w:rsidR="00625958" w:rsidRPr="00625958" w:rsidRDefault="001B5688" w:rsidP="00625958">
            <w:pPr>
              <w:rPr>
                <w:rFonts w:ascii="Arial" w:hAnsi="Arial" w:cs="Arial"/>
                <w:sz w:val="14"/>
                <w:szCs w:val="14"/>
              </w:rPr>
            </w:pPr>
            <w:hyperlink r:id="rId3344" w:history="1">
              <w:r w:rsidR="000B5C49">
                <w:rPr>
                  <w:rStyle w:val="Hyperlink"/>
                  <w:rFonts w:ascii="Arial" w:hAnsi="Arial" w:cs="Arial"/>
                  <w:b/>
                  <w:bCs/>
                  <w:sz w:val="14"/>
                  <w:szCs w:val="14"/>
                </w:rPr>
                <w:t>R1-2203031</w:t>
              </w:r>
            </w:hyperlink>
          </w:p>
        </w:tc>
        <w:tc>
          <w:tcPr>
            <w:tcW w:w="2646" w:type="dxa"/>
          </w:tcPr>
          <w:p w14:paraId="32EF9011" w14:textId="217A96D9" w:rsidR="00625958" w:rsidRPr="00625958" w:rsidRDefault="00625958" w:rsidP="00625958">
            <w:pPr>
              <w:rPr>
                <w:rFonts w:ascii="Arial" w:hAnsi="Arial" w:cs="Arial"/>
                <w:sz w:val="14"/>
                <w:szCs w:val="14"/>
              </w:rPr>
            </w:pPr>
            <w:r w:rsidRPr="00625958">
              <w:rPr>
                <w:rFonts w:ascii="Arial" w:hAnsi="Arial" w:cs="Arial"/>
                <w:sz w:val="14"/>
                <w:szCs w:val="14"/>
              </w:rPr>
              <w:t>LS on Rel-17 RAN4 UE feature list for NR</w:t>
            </w:r>
          </w:p>
        </w:tc>
        <w:tc>
          <w:tcPr>
            <w:tcW w:w="1583" w:type="dxa"/>
          </w:tcPr>
          <w:p w14:paraId="2B76A322" w14:textId="76F9D8EC" w:rsidR="00625958" w:rsidRPr="00625958" w:rsidRDefault="00625958" w:rsidP="00625958">
            <w:pPr>
              <w:rPr>
                <w:rFonts w:ascii="Arial" w:hAnsi="Arial" w:cs="Arial"/>
                <w:sz w:val="14"/>
                <w:szCs w:val="14"/>
              </w:rPr>
            </w:pPr>
            <w:r w:rsidRPr="00625958">
              <w:rPr>
                <w:rFonts w:ascii="Arial" w:hAnsi="Arial" w:cs="Arial"/>
                <w:sz w:val="14"/>
                <w:szCs w:val="14"/>
              </w:rPr>
              <w:t>RAN4, CMCC</w:t>
            </w:r>
          </w:p>
        </w:tc>
        <w:tc>
          <w:tcPr>
            <w:tcW w:w="909" w:type="dxa"/>
          </w:tcPr>
          <w:p w14:paraId="015D29B8" w14:textId="0DEAE7F3" w:rsidR="00625958" w:rsidRPr="00625958" w:rsidRDefault="00625958" w:rsidP="00625958">
            <w:pPr>
              <w:rPr>
                <w:rStyle w:val="Hyperlink"/>
                <w:rFonts w:ascii="Arial" w:hAnsi="Arial" w:cs="Arial"/>
                <w:bCs/>
                <w:color w:val="auto"/>
                <w:sz w:val="14"/>
                <w:szCs w:val="14"/>
                <w:u w:val="none"/>
              </w:rPr>
            </w:pPr>
            <w:r w:rsidRPr="00625958">
              <w:rPr>
                <w:rFonts w:ascii="Arial" w:hAnsi="Arial" w:cs="Arial"/>
                <w:sz w:val="14"/>
                <w:szCs w:val="14"/>
              </w:rPr>
              <w:t>Rel-17</w:t>
            </w:r>
          </w:p>
        </w:tc>
        <w:tc>
          <w:tcPr>
            <w:tcW w:w="2600" w:type="dxa"/>
          </w:tcPr>
          <w:p w14:paraId="6E162D91" w14:textId="6BFC723C" w:rsidR="00625958" w:rsidRPr="00625958" w:rsidRDefault="00625958" w:rsidP="00625958">
            <w:pPr>
              <w:rPr>
                <w:rStyle w:val="Hyperlink"/>
                <w:rFonts w:ascii="Arial" w:hAnsi="Arial" w:cs="Arial"/>
                <w:bCs/>
                <w:color w:val="auto"/>
                <w:sz w:val="14"/>
                <w:szCs w:val="14"/>
                <w:u w:val="none"/>
              </w:rPr>
            </w:pPr>
          </w:p>
        </w:tc>
        <w:tc>
          <w:tcPr>
            <w:tcW w:w="1065" w:type="dxa"/>
          </w:tcPr>
          <w:p w14:paraId="63DEF695" w14:textId="0A285596" w:rsidR="00625958" w:rsidRPr="00625958" w:rsidRDefault="00625958" w:rsidP="00625958">
            <w:pPr>
              <w:rPr>
                <w:rFonts w:ascii="Arial" w:hAnsi="Arial" w:cs="Arial"/>
                <w:sz w:val="14"/>
                <w:szCs w:val="14"/>
              </w:rPr>
            </w:pPr>
            <w:r w:rsidRPr="00625958">
              <w:rPr>
                <w:rFonts w:ascii="Arial" w:hAnsi="Arial" w:cs="Arial"/>
                <w:sz w:val="14"/>
                <w:szCs w:val="14"/>
              </w:rPr>
              <w:t> </w:t>
            </w:r>
          </w:p>
        </w:tc>
        <w:tc>
          <w:tcPr>
            <w:tcW w:w="994" w:type="dxa"/>
          </w:tcPr>
          <w:p w14:paraId="7BA68E83" w14:textId="486821B3" w:rsidR="00625958" w:rsidRPr="00625958" w:rsidRDefault="00625958" w:rsidP="00625958">
            <w:pPr>
              <w:rPr>
                <w:rFonts w:ascii="Arial" w:hAnsi="Arial" w:cs="Arial"/>
                <w:sz w:val="14"/>
                <w:szCs w:val="14"/>
                <w:lang w:val="fr-FR"/>
              </w:rPr>
            </w:pPr>
            <w:r w:rsidRPr="00625958">
              <w:rPr>
                <w:rFonts w:ascii="Arial" w:hAnsi="Arial" w:cs="Arial"/>
                <w:sz w:val="14"/>
                <w:szCs w:val="14"/>
              </w:rPr>
              <w:t>RAN2</w:t>
            </w:r>
          </w:p>
        </w:tc>
        <w:tc>
          <w:tcPr>
            <w:tcW w:w="994" w:type="dxa"/>
          </w:tcPr>
          <w:p w14:paraId="3FB6365E" w14:textId="5DE1B16F" w:rsidR="00625958" w:rsidRPr="00625958" w:rsidRDefault="00625958" w:rsidP="00625958">
            <w:pPr>
              <w:rPr>
                <w:rFonts w:ascii="Arial" w:hAnsi="Arial" w:cs="Arial"/>
                <w:sz w:val="14"/>
                <w:szCs w:val="14"/>
                <w:lang w:val="fr-FR"/>
              </w:rPr>
            </w:pPr>
            <w:r w:rsidRPr="00625958">
              <w:rPr>
                <w:rFonts w:ascii="Arial" w:hAnsi="Arial" w:cs="Arial"/>
                <w:sz w:val="14"/>
                <w:szCs w:val="14"/>
              </w:rPr>
              <w:t>RAN1</w:t>
            </w:r>
          </w:p>
        </w:tc>
        <w:tc>
          <w:tcPr>
            <w:tcW w:w="1120" w:type="dxa"/>
          </w:tcPr>
          <w:p w14:paraId="4C509AE0" w14:textId="3660CE42" w:rsidR="00625958" w:rsidRPr="00625958" w:rsidRDefault="00625958" w:rsidP="00625958">
            <w:pPr>
              <w:rPr>
                <w:rFonts w:ascii="Arial" w:hAnsi="Arial" w:cs="Arial"/>
                <w:sz w:val="14"/>
                <w:szCs w:val="14"/>
                <w:lang w:val="fr-FR"/>
              </w:rPr>
            </w:pPr>
            <w:r w:rsidRPr="00625958">
              <w:rPr>
                <w:rFonts w:ascii="Arial" w:hAnsi="Arial" w:cs="Arial"/>
                <w:sz w:val="14"/>
                <w:szCs w:val="14"/>
              </w:rPr>
              <w:t>R4-2206282</w:t>
            </w:r>
          </w:p>
        </w:tc>
        <w:tc>
          <w:tcPr>
            <w:tcW w:w="1062" w:type="dxa"/>
          </w:tcPr>
          <w:p w14:paraId="4B525E56" w14:textId="77777777" w:rsidR="00625958" w:rsidRPr="00625958" w:rsidRDefault="00625958" w:rsidP="00625958">
            <w:pPr>
              <w:rPr>
                <w:rFonts w:ascii="Arial" w:hAnsi="Arial" w:cs="Arial"/>
                <w:sz w:val="14"/>
                <w:szCs w:val="14"/>
                <w:lang w:val="fr-FR"/>
              </w:rPr>
            </w:pPr>
          </w:p>
        </w:tc>
      </w:tr>
      <w:tr w:rsidR="00625958" w:rsidRPr="00625958" w14:paraId="739E9D82" w14:textId="77777777" w:rsidTr="00EF3281">
        <w:trPr>
          <w:trHeight w:val="20"/>
          <w:jc w:val="center"/>
        </w:trPr>
        <w:tc>
          <w:tcPr>
            <w:tcW w:w="1094" w:type="dxa"/>
          </w:tcPr>
          <w:p w14:paraId="5D7A8C6A" w14:textId="17016A26" w:rsidR="00625958" w:rsidRPr="00625958" w:rsidRDefault="001B5688" w:rsidP="00625958">
            <w:pPr>
              <w:rPr>
                <w:rFonts w:ascii="Arial" w:hAnsi="Arial" w:cs="Arial"/>
                <w:sz w:val="14"/>
                <w:szCs w:val="14"/>
              </w:rPr>
            </w:pPr>
            <w:hyperlink r:id="rId3345" w:history="1">
              <w:r w:rsidR="000B5C49">
                <w:rPr>
                  <w:rStyle w:val="Hyperlink"/>
                  <w:rFonts w:ascii="Arial" w:hAnsi="Arial" w:cs="Arial"/>
                  <w:b/>
                  <w:bCs/>
                  <w:sz w:val="14"/>
                  <w:szCs w:val="14"/>
                </w:rPr>
                <w:t>R1-2203032</w:t>
              </w:r>
            </w:hyperlink>
          </w:p>
        </w:tc>
        <w:tc>
          <w:tcPr>
            <w:tcW w:w="2646" w:type="dxa"/>
          </w:tcPr>
          <w:p w14:paraId="4169B8B7" w14:textId="2E811D64" w:rsidR="00625958" w:rsidRPr="00625958" w:rsidRDefault="00625958" w:rsidP="00625958">
            <w:pPr>
              <w:rPr>
                <w:rFonts w:ascii="Arial" w:hAnsi="Arial" w:cs="Arial"/>
                <w:sz w:val="14"/>
                <w:szCs w:val="14"/>
              </w:rPr>
            </w:pPr>
            <w:r w:rsidRPr="00625958">
              <w:rPr>
                <w:rFonts w:ascii="Arial" w:hAnsi="Arial" w:cs="Arial"/>
                <w:sz w:val="14"/>
                <w:szCs w:val="14"/>
              </w:rPr>
              <w:t>LS on Rel-17 RAN4 UE feature list for NR</w:t>
            </w:r>
          </w:p>
        </w:tc>
        <w:tc>
          <w:tcPr>
            <w:tcW w:w="1583" w:type="dxa"/>
          </w:tcPr>
          <w:p w14:paraId="0FE02823" w14:textId="2A5140D3" w:rsidR="00625958" w:rsidRPr="00625958" w:rsidRDefault="00625958" w:rsidP="00625958">
            <w:pPr>
              <w:rPr>
                <w:rFonts w:ascii="Arial" w:hAnsi="Arial" w:cs="Arial"/>
                <w:sz w:val="14"/>
                <w:szCs w:val="14"/>
              </w:rPr>
            </w:pPr>
            <w:r w:rsidRPr="00625958">
              <w:rPr>
                <w:rFonts w:ascii="Arial" w:hAnsi="Arial" w:cs="Arial"/>
                <w:sz w:val="14"/>
                <w:szCs w:val="14"/>
              </w:rPr>
              <w:t>RAN4, CMCC</w:t>
            </w:r>
          </w:p>
        </w:tc>
        <w:tc>
          <w:tcPr>
            <w:tcW w:w="909" w:type="dxa"/>
          </w:tcPr>
          <w:p w14:paraId="25709085" w14:textId="07D1138C" w:rsidR="00625958" w:rsidRPr="00625958" w:rsidRDefault="00625958" w:rsidP="00625958">
            <w:pPr>
              <w:rPr>
                <w:rStyle w:val="Hyperlink"/>
                <w:rFonts w:ascii="Arial" w:hAnsi="Arial" w:cs="Arial"/>
                <w:bCs/>
                <w:color w:val="auto"/>
                <w:sz w:val="14"/>
                <w:szCs w:val="14"/>
                <w:u w:val="none"/>
              </w:rPr>
            </w:pPr>
            <w:r w:rsidRPr="00625958">
              <w:rPr>
                <w:rFonts w:ascii="Arial" w:hAnsi="Arial" w:cs="Arial"/>
                <w:sz w:val="14"/>
                <w:szCs w:val="14"/>
              </w:rPr>
              <w:t>Rel-17</w:t>
            </w:r>
          </w:p>
        </w:tc>
        <w:tc>
          <w:tcPr>
            <w:tcW w:w="2600" w:type="dxa"/>
          </w:tcPr>
          <w:p w14:paraId="6A6514EE" w14:textId="2CEEAC2C" w:rsidR="00625958" w:rsidRPr="00625958" w:rsidRDefault="00625958" w:rsidP="00625958">
            <w:pPr>
              <w:rPr>
                <w:rStyle w:val="Hyperlink"/>
                <w:rFonts w:ascii="Arial" w:hAnsi="Arial" w:cs="Arial"/>
                <w:bCs/>
                <w:color w:val="auto"/>
                <w:sz w:val="14"/>
                <w:szCs w:val="14"/>
                <w:u w:val="none"/>
                <w:lang w:val="fr-FR"/>
              </w:rPr>
            </w:pPr>
          </w:p>
        </w:tc>
        <w:tc>
          <w:tcPr>
            <w:tcW w:w="1065" w:type="dxa"/>
          </w:tcPr>
          <w:p w14:paraId="42E0EDC4" w14:textId="3AD59923" w:rsidR="00625958" w:rsidRPr="00625958" w:rsidRDefault="00625958" w:rsidP="00625958">
            <w:pPr>
              <w:rPr>
                <w:rFonts w:ascii="Arial" w:hAnsi="Arial" w:cs="Arial"/>
                <w:sz w:val="14"/>
                <w:szCs w:val="14"/>
              </w:rPr>
            </w:pPr>
            <w:r w:rsidRPr="00625958">
              <w:rPr>
                <w:rFonts w:ascii="Arial" w:hAnsi="Arial" w:cs="Arial"/>
                <w:sz w:val="14"/>
                <w:szCs w:val="14"/>
              </w:rPr>
              <w:t> </w:t>
            </w:r>
          </w:p>
        </w:tc>
        <w:tc>
          <w:tcPr>
            <w:tcW w:w="994" w:type="dxa"/>
          </w:tcPr>
          <w:p w14:paraId="4A0E42FB" w14:textId="2F60A16B" w:rsidR="00625958" w:rsidRPr="00625958" w:rsidRDefault="00625958" w:rsidP="00625958">
            <w:pPr>
              <w:rPr>
                <w:rFonts w:ascii="Arial" w:hAnsi="Arial" w:cs="Arial"/>
                <w:sz w:val="14"/>
                <w:szCs w:val="14"/>
                <w:lang w:val="fr-FR"/>
              </w:rPr>
            </w:pPr>
            <w:r w:rsidRPr="00625958">
              <w:rPr>
                <w:rFonts w:ascii="Arial" w:hAnsi="Arial" w:cs="Arial"/>
                <w:sz w:val="14"/>
                <w:szCs w:val="14"/>
              </w:rPr>
              <w:t>RAN2</w:t>
            </w:r>
          </w:p>
        </w:tc>
        <w:tc>
          <w:tcPr>
            <w:tcW w:w="994" w:type="dxa"/>
          </w:tcPr>
          <w:p w14:paraId="202C7BAA" w14:textId="291D4736" w:rsidR="00625958" w:rsidRPr="00625958" w:rsidRDefault="00625958" w:rsidP="00625958">
            <w:pPr>
              <w:rPr>
                <w:rFonts w:ascii="Arial" w:hAnsi="Arial" w:cs="Arial"/>
                <w:sz w:val="14"/>
                <w:szCs w:val="14"/>
              </w:rPr>
            </w:pPr>
            <w:r w:rsidRPr="00625958">
              <w:rPr>
                <w:rFonts w:ascii="Arial" w:hAnsi="Arial" w:cs="Arial"/>
                <w:sz w:val="14"/>
                <w:szCs w:val="14"/>
              </w:rPr>
              <w:t>RAN1</w:t>
            </w:r>
          </w:p>
        </w:tc>
        <w:tc>
          <w:tcPr>
            <w:tcW w:w="1120" w:type="dxa"/>
          </w:tcPr>
          <w:p w14:paraId="6590F27C" w14:textId="6341A514" w:rsidR="00625958" w:rsidRPr="00625958" w:rsidRDefault="00625958" w:rsidP="00625958">
            <w:pPr>
              <w:rPr>
                <w:rFonts w:ascii="Arial" w:hAnsi="Arial" w:cs="Arial"/>
                <w:sz w:val="14"/>
                <w:szCs w:val="14"/>
              </w:rPr>
            </w:pPr>
            <w:r w:rsidRPr="00625958">
              <w:rPr>
                <w:rFonts w:ascii="Arial" w:hAnsi="Arial" w:cs="Arial"/>
                <w:sz w:val="14"/>
                <w:szCs w:val="14"/>
              </w:rPr>
              <w:t>R4-2206572</w:t>
            </w:r>
          </w:p>
        </w:tc>
        <w:tc>
          <w:tcPr>
            <w:tcW w:w="1062" w:type="dxa"/>
          </w:tcPr>
          <w:p w14:paraId="04B37510" w14:textId="77777777" w:rsidR="00625958" w:rsidRPr="00625958" w:rsidRDefault="00625958" w:rsidP="00625958">
            <w:pPr>
              <w:rPr>
                <w:rFonts w:ascii="Arial" w:hAnsi="Arial" w:cs="Arial"/>
                <w:sz w:val="14"/>
                <w:szCs w:val="14"/>
              </w:rPr>
            </w:pPr>
          </w:p>
        </w:tc>
      </w:tr>
      <w:tr w:rsidR="00625958" w:rsidRPr="00625958" w14:paraId="11BD333E" w14:textId="77777777" w:rsidTr="00EF3281">
        <w:trPr>
          <w:trHeight w:val="20"/>
          <w:jc w:val="center"/>
        </w:trPr>
        <w:tc>
          <w:tcPr>
            <w:tcW w:w="1094" w:type="dxa"/>
          </w:tcPr>
          <w:p w14:paraId="270D74FF" w14:textId="5037E36F" w:rsidR="00625958" w:rsidRPr="00625958" w:rsidRDefault="001B5688" w:rsidP="00625958">
            <w:pPr>
              <w:rPr>
                <w:rFonts w:ascii="Arial" w:hAnsi="Arial" w:cs="Arial"/>
                <w:sz w:val="14"/>
                <w:szCs w:val="14"/>
              </w:rPr>
            </w:pPr>
            <w:hyperlink r:id="rId3346" w:history="1">
              <w:r w:rsidR="000B5C49">
                <w:rPr>
                  <w:rStyle w:val="Hyperlink"/>
                  <w:rFonts w:ascii="Arial" w:hAnsi="Arial" w:cs="Arial"/>
                  <w:b/>
                  <w:bCs/>
                  <w:sz w:val="14"/>
                  <w:szCs w:val="14"/>
                </w:rPr>
                <w:t>R1-2203033</w:t>
              </w:r>
            </w:hyperlink>
          </w:p>
        </w:tc>
        <w:tc>
          <w:tcPr>
            <w:tcW w:w="2646" w:type="dxa"/>
          </w:tcPr>
          <w:p w14:paraId="4A4E1C59" w14:textId="05AA7EEC" w:rsidR="00625958" w:rsidRPr="00625958" w:rsidRDefault="00625958" w:rsidP="00625958">
            <w:pPr>
              <w:rPr>
                <w:rFonts w:ascii="Arial" w:hAnsi="Arial" w:cs="Arial"/>
                <w:sz w:val="14"/>
                <w:szCs w:val="14"/>
              </w:rPr>
            </w:pPr>
            <w:r w:rsidRPr="00625958">
              <w:rPr>
                <w:rFonts w:ascii="Arial" w:hAnsi="Arial" w:cs="Arial"/>
                <w:sz w:val="14"/>
                <w:szCs w:val="14"/>
              </w:rPr>
              <w:t>LS on collision handling of concurrent MGs</w:t>
            </w:r>
          </w:p>
        </w:tc>
        <w:tc>
          <w:tcPr>
            <w:tcW w:w="1583" w:type="dxa"/>
          </w:tcPr>
          <w:p w14:paraId="31A267A3" w14:textId="78D3CD51" w:rsidR="00625958" w:rsidRPr="00625958" w:rsidRDefault="00625958" w:rsidP="00625958">
            <w:pPr>
              <w:rPr>
                <w:rFonts w:ascii="Arial" w:hAnsi="Arial" w:cs="Arial"/>
                <w:sz w:val="14"/>
                <w:szCs w:val="14"/>
              </w:rPr>
            </w:pPr>
            <w:r w:rsidRPr="00625958">
              <w:rPr>
                <w:rFonts w:ascii="Arial" w:hAnsi="Arial" w:cs="Arial"/>
                <w:sz w:val="14"/>
                <w:szCs w:val="14"/>
              </w:rPr>
              <w:t>RAN4, MediaTek inc.</w:t>
            </w:r>
          </w:p>
        </w:tc>
        <w:tc>
          <w:tcPr>
            <w:tcW w:w="909" w:type="dxa"/>
          </w:tcPr>
          <w:p w14:paraId="3E6EA1DF" w14:textId="7AE79329" w:rsidR="00625958" w:rsidRPr="00625958" w:rsidRDefault="00625958" w:rsidP="00625958">
            <w:pPr>
              <w:rPr>
                <w:rStyle w:val="Hyperlink"/>
                <w:rFonts w:ascii="Arial" w:hAnsi="Arial" w:cs="Arial"/>
                <w:bCs/>
                <w:color w:val="auto"/>
                <w:sz w:val="14"/>
                <w:szCs w:val="14"/>
                <w:u w:val="none"/>
              </w:rPr>
            </w:pPr>
            <w:r w:rsidRPr="00625958">
              <w:rPr>
                <w:rFonts w:ascii="Arial" w:hAnsi="Arial" w:cs="Arial"/>
                <w:sz w:val="14"/>
                <w:szCs w:val="14"/>
              </w:rPr>
              <w:t>Rel-17</w:t>
            </w:r>
          </w:p>
        </w:tc>
        <w:tc>
          <w:tcPr>
            <w:tcW w:w="2600" w:type="dxa"/>
          </w:tcPr>
          <w:p w14:paraId="3544B0B1" w14:textId="7795CA22" w:rsidR="00625958" w:rsidRPr="00625958" w:rsidRDefault="00625958" w:rsidP="00625958">
            <w:pPr>
              <w:rPr>
                <w:rStyle w:val="Hyperlink"/>
                <w:rFonts w:ascii="Arial" w:hAnsi="Arial" w:cs="Arial"/>
                <w:bCs/>
                <w:color w:val="auto"/>
                <w:sz w:val="14"/>
                <w:szCs w:val="14"/>
                <w:u w:val="none"/>
              </w:rPr>
            </w:pPr>
            <w:r w:rsidRPr="00625958">
              <w:rPr>
                <w:rFonts w:ascii="Arial" w:hAnsi="Arial" w:cs="Arial"/>
                <w:sz w:val="14"/>
                <w:szCs w:val="14"/>
              </w:rPr>
              <w:t>NR_MG_enh-Core</w:t>
            </w:r>
          </w:p>
        </w:tc>
        <w:tc>
          <w:tcPr>
            <w:tcW w:w="1065" w:type="dxa"/>
          </w:tcPr>
          <w:p w14:paraId="273B577C" w14:textId="6866CE86" w:rsidR="00625958" w:rsidRPr="00625958" w:rsidRDefault="00625958" w:rsidP="00625958">
            <w:pPr>
              <w:rPr>
                <w:rFonts w:ascii="Arial" w:hAnsi="Arial" w:cs="Arial"/>
                <w:sz w:val="14"/>
                <w:szCs w:val="14"/>
              </w:rPr>
            </w:pPr>
            <w:r w:rsidRPr="00625958">
              <w:rPr>
                <w:rFonts w:ascii="Arial" w:hAnsi="Arial" w:cs="Arial"/>
                <w:sz w:val="14"/>
                <w:szCs w:val="14"/>
              </w:rPr>
              <w:t> </w:t>
            </w:r>
          </w:p>
        </w:tc>
        <w:tc>
          <w:tcPr>
            <w:tcW w:w="994" w:type="dxa"/>
          </w:tcPr>
          <w:p w14:paraId="2A97FA14" w14:textId="4B0DD7DA" w:rsidR="00625958" w:rsidRPr="00625958" w:rsidRDefault="00625958" w:rsidP="00625958">
            <w:pPr>
              <w:rPr>
                <w:rFonts w:ascii="Arial" w:hAnsi="Arial" w:cs="Arial"/>
                <w:sz w:val="14"/>
                <w:szCs w:val="14"/>
                <w:lang w:val="fr-FR"/>
              </w:rPr>
            </w:pPr>
            <w:r w:rsidRPr="00625958">
              <w:rPr>
                <w:rFonts w:ascii="Arial" w:hAnsi="Arial" w:cs="Arial"/>
                <w:sz w:val="14"/>
                <w:szCs w:val="14"/>
              </w:rPr>
              <w:t>RAN2</w:t>
            </w:r>
          </w:p>
        </w:tc>
        <w:tc>
          <w:tcPr>
            <w:tcW w:w="994" w:type="dxa"/>
          </w:tcPr>
          <w:p w14:paraId="2361966D" w14:textId="6D1E929F" w:rsidR="00625958" w:rsidRPr="00625958" w:rsidRDefault="00625958" w:rsidP="00625958">
            <w:pPr>
              <w:rPr>
                <w:rFonts w:ascii="Arial" w:hAnsi="Arial" w:cs="Arial"/>
                <w:sz w:val="14"/>
                <w:szCs w:val="14"/>
              </w:rPr>
            </w:pPr>
            <w:r w:rsidRPr="00625958">
              <w:rPr>
                <w:rFonts w:ascii="Arial" w:hAnsi="Arial" w:cs="Arial"/>
                <w:sz w:val="14"/>
                <w:szCs w:val="14"/>
              </w:rPr>
              <w:t>RAN1</w:t>
            </w:r>
          </w:p>
        </w:tc>
        <w:tc>
          <w:tcPr>
            <w:tcW w:w="1120" w:type="dxa"/>
          </w:tcPr>
          <w:p w14:paraId="71D4A02C" w14:textId="48EBC217" w:rsidR="00625958" w:rsidRPr="00625958" w:rsidRDefault="00625958" w:rsidP="00625958">
            <w:pPr>
              <w:rPr>
                <w:rFonts w:ascii="Arial" w:hAnsi="Arial" w:cs="Arial"/>
                <w:sz w:val="14"/>
                <w:szCs w:val="14"/>
              </w:rPr>
            </w:pPr>
            <w:r w:rsidRPr="00625958">
              <w:rPr>
                <w:rFonts w:ascii="Arial" w:hAnsi="Arial" w:cs="Arial"/>
                <w:sz w:val="14"/>
                <w:szCs w:val="14"/>
              </w:rPr>
              <w:t>R4-2206788</w:t>
            </w:r>
          </w:p>
        </w:tc>
        <w:tc>
          <w:tcPr>
            <w:tcW w:w="1062" w:type="dxa"/>
          </w:tcPr>
          <w:p w14:paraId="0511AA41" w14:textId="77777777" w:rsidR="00625958" w:rsidRPr="00625958" w:rsidRDefault="00625958" w:rsidP="00625958">
            <w:pPr>
              <w:rPr>
                <w:rFonts w:ascii="Arial" w:hAnsi="Arial" w:cs="Arial"/>
                <w:sz w:val="14"/>
                <w:szCs w:val="14"/>
              </w:rPr>
            </w:pPr>
          </w:p>
        </w:tc>
      </w:tr>
      <w:tr w:rsidR="00625958" w:rsidRPr="00625958" w14:paraId="3B3395E2" w14:textId="77777777" w:rsidTr="00EF3281">
        <w:trPr>
          <w:trHeight w:val="20"/>
          <w:jc w:val="center"/>
        </w:trPr>
        <w:tc>
          <w:tcPr>
            <w:tcW w:w="1094" w:type="dxa"/>
          </w:tcPr>
          <w:p w14:paraId="22638AC5" w14:textId="5F18E856" w:rsidR="00625958" w:rsidRPr="00625958" w:rsidRDefault="001B5688" w:rsidP="00625958">
            <w:pPr>
              <w:rPr>
                <w:rFonts w:ascii="Arial" w:hAnsi="Arial" w:cs="Arial"/>
                <w:sz w:val="14"/>
                <w:szCs w:val="14"/>
              </w:rPr>
            </w:pPr>
            <w:hyperlink r:id="rId3347" w:history="1">
              <w:r w:rsidR="000B5C49">
                <w:rPr>
                  <w:rStyle w:val="Hyperlink"/>
                  <w:rFonts w:ascii="Arial" w:hAnsi="Arial" w:cs="Arial"/>
                  <w:b/>
                  <w:bCs/>
                  <w:sz w:val="14"/>
                  <w:szCs w:val="14"/>
                </w:rPr>
                <w:t>R1-2203034</w:t>
              </w:r>
            </w:hyperlink>
          </w:p>
        </w:tc>
        <w:tc>
          <w:tcPr>
            <w:tcW w:w="2646" w:type="dxa"/>
          </w:tcPr>
          <w:p w14:paraId="5FCF78B6" w14:textId="5D06CADA" w:rsidR="00625958" w:rsidRPr="00625958" w:rsidRDefault="00625958" w:rsidP="00625958">
            <w:pPr>
              <w:rPr>
                <w:rFonts w:ascii="Arial" w:hAnsi="Arial" w:cs="Arial"/>
                <w:sz w:val="14"/>
                <w:szCs w:val="14"/>
              </w:rPr>
            </w:pPr>
            <w:r w:rsidRPr="00625958">
              <w:rPr>
                <w:rFonts w:ascii="Arial" w:hAnsi="Arial" w:cs="Arial"/>
                <w:sz w:val="14"/>
                <w:szCs w:val="14"/>
              </w:rPr>
              <w:t>LS on R17 MG enhancement - NCSG</w:t>
            </w:r>
          </w:p>
        </w:tc>
        <w:tc>
          <w:tcPr>
            <w:tcW w:w="1583" w:type="dxa"/>
          </w:tcPr>
          <w:p w14:paraId="3556D375" w14:textId="68A104B4" w:rsidR="00625958" w:rsidRPr="00625958" w:rsidRDefault="00625958" w:rsidP="00625958">
            <w:pPr>
              <w:rPr>
                <w:rFonts w:ascii="Arial" w:hAnsi="Arial" w:cs="Arial"/>
                <w:sz w:val="14"/>
                <w:szCs w:val="14"/>
              </w:rPr>
            </w:pPr>
            <w:r w:rsidRPr="00625958">
              <w:rPr>
                <w:rFonts w:ascii="Arial" w:hAnsi="Arial" w:cs="Arial"/>
                <w:sz w:val="14"/>
                <w:szCs w:val="14"/>
              </w:rPr>
              <w:t>RAN4, Apple</w:t>
            </w:r>
          </w:p>
        </w:tc>
        <w:tc>
          <w:tcPr>
            <w:tcW w:w="909" w:type="dxa"/>
          </w:tcPr>
          <w:p w14:paraId="5EFAF436" w14:textId="210579AB" w:rsidR="00625958" w:rsidRPr="00625958" w:rsidRDefault="00625958" w:rsidP="00625958">
            <w:pPr>
              <w:rPr>
                <w:rStyle w:val="Hyperlink"/>
                <w:rFonts w:ascii="Arial" w:hAnsi="Arial" w:cs="Arial"/>
                <w:bCs/>
                <w:color w:val="auto"/>
                <w:sz w:val="14"/>
                <w:szCs w:val="14"/>
                <w:u w:val="none"/>
              </w:rPr>
            </w:pPr>
            <w:r w:rsidRPr="00625958">
              <w:rPr>
                <w:rFonts w:ascii="Arial" w:hAnsi="Arial" w:cs="Arial"/>
                <w:sz w:val="14"/>
                <w:szCs w:val="14"/>
              </w:rPr>
              <w:t>Rel-17</w:t>
            </w:r>
          </w:p>
        </w:tc>
        <w:tc>
          <w:tcPr>
            <w:tcW w:w="2600" w:type="dxa"/>
          </w:tcPr>
          <w:p w14:paraId="5C77AB1C" w14:textId="48786F17" w:rsidR="00625958" w:rsidRPr="00625958" w:rsidRDefault="00625958" w:rsidP="00625958">
            <w:pPr>
              <w:rPr>
                <w:rStyle w:val="Hyperlink"/>
                <w:rFonts w:ascii="Arial" w:hAnsi="Arial" w:cs="Arial"/>
                <w:bCs/>
                <w:color w:val="auto"/>
                <w:sz w:val="14"/>
                <w:szCs w:val="14"/>
                <w:u w:val="none"/>
              </w:rPr>
            </w:pPr>
            <w:r w:rsidRPr="00625958">
              <w:rPr>
                <w:rFonts w:ascii="Arial" w:hAnsi="Arial" w:cs="Arial"/>
                <w:sz w:val="14"/>
                <w:szCs w:val="14"/>
              </w:rPr>
              <w:t>NR_MG_enh-Core</w:t>
            </w:r>
          </w:p>
        </w:tc>
        <w:tc>
          <w:tcPr>
            <w:tcW w:w="1065" w:type="dxa"/>
          </w:tcPr>
          <w:p w14:paraId="75EC35CC" w14:textId="1781CE97" w:rsidR="00625958" w:rsidRPr="00625958" w:rsidRDefault="00625958" w:rsidP="00625958">
            <w:pPr>
              <w:rPr>
                <w:rFonts w:ascii="Arial" w:hAnsi="Arial" w:cs="Arial"/>
                <w:sz w:val="14"/>
                <w:szCs w:val="14"/>
              </w:rPr>
            </w:pPr>
            <w:r w:rsidRPr="00625958">
              <w:rPr>
                <w:rFonts w:ascii="Arial" w:hAnsi="Arial" w:cs="Arial"/>
                <w:sz w:val="14"/>
                <w:szCs w:val="14"/>
              </w:rPr>
              <w:t> </w:t>
            </w:r>
          </w:p>
        </w:tc>
        <w:tc>
          <w:tcPr>
            <w:tcW w:w="994" w:type="dxa"/>
          </w:tcPr>
          <w:p w14:paraId="01D8D125" w14:textId="69DF2F59" w:rsidR="00625958" w:rsidRPr="00625958" w:rsidRDefault="00625958" w:rsidP="00625958">
            <w:pPr>
              <w:rPr>
                <w:rFonts w:ascii="Arial" w:hAnsi="Arial" w:cs="Arial"/>
                <w:sz w:val="14"/>
                <w:szCs w:val="14"/>
              </w:rPr>
            </w:pPr>
            <w:r w:rsidRPr="00625958">
              <w:rPr>
                <w:rFonts w:ascii="Arial" w:hAnsi="Arial" w:cs="Arial"/>
                <w:sz w:val="14"/>
                <w:szCs w:val="14"/>
              </w:rPr>
              <w:t>RAN2</w:t>
            </w:r>
          </w:p>
        </w:tc>
        <w:tc>
          <w:tcPr>
            <w:tcW w:w="994" w:type="dxa"/>
          </w:tcPr>
          <w:p w14:paraId="75DC19A2" w14:textId="322867E3" w:rsidR="00625958" w:rsidRPr="00625958" w:rsidRDefault="00625958" w:rsidP="00625958">
            <w:pPr>
              <w:rPr>
                <w:rFonts w:ascii="Arial" w:hAnsi="Arial" w:cs="Arial"/>
                <w:sz w:val="14"/>
                <w:szCs w:val="14"/>
              </w:rPr>
            </w:pPr>
            <w:r w:rsidRPr="00625958">
              <w:rPr>
                <w:rFonts w:ascii="Arial" w:hAnsi="Arial" w:cs="Arial"/>
                <w:sz w:val="14"/>
                <w:szCs w:val="14"/>
              </w:rPr>
              <w:t>RAN1</w:t>
            </w:r>
          </w:p>
        </w:tc>
        <w:tc>
          <w:tcPr>
            <w:tcW w:w="1120" w:type="dxa"/>
          </w:tcPr>
          <w:p w14:paraId="17D0479B" w14:textId="53264149" w:rsidR="00625958" w:rsidRPr="00625958" w:rsidRDefault="00625958" w:rsidP="00625958">
            <w:pPr>
              <w:rPr>
                <w:rFonts w:ascii="Arial" w:hAnsi="Arial" w:cs="Arial"/>
                <w:sz w:val="14"/>
                <w:szCs w:val="14"/>
              </w:rPr>
            </w:pPr>
            <w:r w:rsidRPr="00625958">
              <w:rPr>
                <w:rFonts w:ascii="Arial" w:hAnsi="Arial" w:cs="Arial"/>
                <w:sz w:val="14"/>
                <w:szCs w:val="14"/>
              </w:rPr>
              <w:t>R4-2206890</w:t>
            </w:r>
          </w:p>
        </w:tc>
        <w:tc>
          <w:tcPr>
            <w:tcW w:w="1062" w:type="dxa"/>
          </w:tcPr>
          <w:p w14:paraId="2C57B125" w14:textId="77777777" w:rsidR="00625958" w:rsidRPr="00625958" w:rsidRDefault="00625958" w:rsidP="00625958">
            <w:pPr>
              <w:rPr>
                <w:rFonts w:ascii="Arial" w:hAnsi="Arial" w:cs="Arial"/>
                <w:sz w:val="14"/>
                <w:szCs w:val="14"/>
              </w:rPr>
            </w:pPr>
          </w:p>
        </w:tc>
      </w:tr>
      <w:tr w:rsidR="00625958" w:rsidRPr="00625958" w14:paraId="53144C83" w14:textId="77777777" w:rsidTr="00EF3281">
        <w:trPr>
          <w:trHeight w:val="20"/>
          <w:jc w:val="center"/>
        </w:trPr>
        <w:tc>
          <w:tcPr>
            <w:tcW w:w="1094" w:type="dxa"/>
          </w:tcPr>
          <w:p w14:paraId="4509D6D8" w14:textId="0644D18F" w:rsidR="00625958" w:rsidRPr="00625958" w:rsidRDefault="001B5688" w:rsidP="00625958">
            <w:pPr>
              <w:rPr>
                <w:rFonts w:ascii="Arial" w:hAnsi="Arial" w:cs="Arial"/>
                <w:sz w:val="14"/>
                <w:szCs w:val="14"/>
              </w:rPr>
            </w:pPr>
            <w:hyperlink r:id="rId3348" w:history="1">
              <w:r w:rsidR="000B5C49">
                <w:rPr>
                  <w:rStyle w:val="Hyperlink"/>
                  <w:rFonts w:ascii="Arial" w:hAnsi="Arial" w:cs="Arial"/>
                  <w:b/>
                  <w:bCs/>
                  <w:sz w:val="14"/>
                  <w:szCs w:val="14"/>
                </w:rPr>
                <w:t>R1-2203035</w:t>
              </w:r>
            </w:hyperlink>
          </w:p>
        </w:tc>
        <w:tc>
          <w:tcPr>
            <w:tcW w:w="2646" w:type="dxa"/>
          </w:tcPr>
          <w:p w14:paraId="2583EAD8" w14:textId="685E64A4" w:rsidR="00625958" w:rsidRPr="00625958" w:rsidRDefault="00625958" w:rsidP="00625958">
            <w:pPr>
              <w:rPr>
                <w:rFonts w:ascii="Arial" w:hAnsi="Arial" w:cs="Arial"/>
                <w:sz w:val="14"/>
                <w:szCs w:val="14"/>
              </w:rPr>
            </w:pPr>
            <w:r w:rsidRPr="00625958">
              <w:rPr>
                <w:rFonts w:ascii="Arial" w:hAnsi="Arial" w:cs="Arial"/>
                <w:sz w:val="14"/>
                <w:szCs w:val="14"/>
              </w:rPr>
              <w:t>Reply LS on UE capabilities for RedCap from RRM perspective</w:t>
            </w:r>
          </w:p>
        </w:tc>
        <w:tc>
          <w:tcPr>
            <w:tcW w:w="1583" w:type="dxa"/>
          </w:tcPr>
          <w:p w14:paraId="50D53A28" w14:textId="0847D713" w:rsidR="00625958" w:rsidRPr="00625958" w:rsidRDefault="00625958" w:rsidP="00625958">
            <w:pPr>
              <w:rPr>
                <w:rFonts w:ascii="Arial" w:hAnsi="Arial" w:cs="Arial"/>
                <w:sz w:val="14"/>
                <w:szCs w:val="14"/>
              </w:rPr>
            </w:pPr>
            <w:r w:rsidRPr="00625958">
              <w:rPr>
                <w:rFonts w:ascii="Arial" w:hAnsi="Arial" w:cs="Arial"/>
                <w:sz w:val="14"/>
                <w:szCs w:val="14"/>
              </w:rPr>
              <w:t>RAN4, Ericsson</w:t>
            </w:r>
          </w:p>
        </w:tc>
        <w:tc>
          <w:tcPr>
            <w:tcW w:w="909" w:type="dxa"/>
          </w:tcPr>
          <w:p w14:paraId="1F24FAA2" w14:textId="6A194CA4" w:rsidR="00625958" w:rsidRPr="00625958" w:rsidRDefault="00625958" w:rsidP="00625958">
            <w:pPr>
              <w:rPr>
                <w:rStyle w:val="Hyperlink"/>
                <w:rFonts w:ascii="Arial" w:hAnsi="Arial" w:cs="Arial"/>
                <w:bCs/>
                <w:color w:val="auto"/>
                <w:sz w:val="14"/>
                <w:szCs w:val="14"/>
                <w:u w:val="none"/>
              </w:rPr>
            </w:pPr>
            <w:r w:rsidRPr="00625958">
              <w:rPr>
                <w:rFonts w:ascii="Arial" w:hAnsi="Arial" w:cs="Arial"/>
                <w:sz w:val="14"/>
                <w:szCs w:val="14"/>
              </w:rPr>
              <w:t>Rel-17</w:t>
            </w:r>
          </w:p>
        </w:tc>
        <w:tc>
          <w:tcPr>
            <w:tcW w:w="2600" w:type="dxa"/>
          </w:tcPr>
          <w:p w14:paraId="68AFD41E" w14:textId="4F4A9F32" w:rsidR="00625958" w:rsidRPr="00625958" w:rsidRDefault="00625958" w:rsidP="00625958">
            <w:pPr>
              <w:rPr>
                <w:rStyle w:val="Hyperlink"/>
                <w:rFonts w:ascii="Arial" w:hAnsi="Arial" w:cs="Arial"/>
                <w:bCs/>
                <w:color w:val="auto"/>
                <w:sz w:val="14"/>
                <w:szCs w:val="14"/>
                <w:u w:val="none"/>
                <w:lang w:val="fr-FR"/>
              </w:rPr>
            </w:pPr>
            <w:r w:rsidRPr="00625958">
              <w:rPr>
                <w:rFonts w:ascii="Arial" w:hAnsi="Arial" w:cs="Arial"/>
                <w:sz w:val="14"/>
                <w:szCs w:val="14"/>
              </w:rPr>
              <w:t>NR_redcap-Core</w:t>
            </w:r>
          </w:p>
        </w:tc>
        <w:tc>
          <w:tcPr>
            <w:tcW w:w="1065" w:type="dxa"/>
          </w:tcPr>
          <w:p w14:paraId="3C6976BD" w14:textId="7DA374D8" w:rsidR="00625958" w:rsidRPr="00625958" w:rsidRDefault="00625958" w:rsidP="00625958">
            <w:pPr>
              <w:rPr>
                <w:rFonts w:ascii="Arial" w:hAnsi="Arial" w:cs="Arial"/>
                <w:sz w:val="14"/>
                <w:szCs w:val="14"/>
              </w:rPr>
            </w:pPr>
            <w:r w:rsidRPr="00625958">
              <w:rPr>
                <w:rFonts w:ascii="Arial" w:hAnsi="Arial" w:cs="Arial"/>
                <w:sz w:val="14"/>
                <w:szCs w:val="14"/>
              </w:rPr>
              <w:t>R2-2109218</w:t>
            </w:r>
          </w:p>
        </w:tc>
        <w:tc>
          <w:tcPr>
            <w:tcW w:w="994" w:type="dxa"/>
          </w:tcPr>
          <w:p w14:paraId="34FD0375" w14:textId="02C66ED2" w:rsidR="00625958" w:rsidRPr="00625958" w:rsidRDefault="00625958" w:rsidP="00625958">
            <w:pPr>
              <w:rPr>
                <w:rFonts w:ascii="Arial" w:hAnsi="Arial" w:cs="Arial"/>
                <w:sz w:val="14"/>
                <w:szCs w:val="14"/>
                <w:lang w:val="fr-FR"/>
              </w:rPr>
            </w:pPr>
            <w:r w:rsidRPr="00625958">
              <w:rPr>
                <w:rFonts w:ascii="Arial" w:hAnsi="Arial" w:cs="Arial"/>
                <w:sz w:val="14"/>
                <w:szCs w:val="14"/>
              </w:rPr>
              <w:t>RAN2</w:t>
            </w:r>
          </w:p>
        </w:tc>
        <w:tc>
          <w:tcPr>
            <w:tcW w:w="994" w:type="dxa"/>
          </w:tcPr>
          <w:p w14:paraId="697A6E54" w14:textId="11961495" w:rsidR="00625958" w:rsidRPr="00625958" w:rsidRDefault="00625958" w:rsidP="00625958">
            <w:pPr>
              <w:rPr>
                <w:rFonts w:ascii="Arial" w:hAnsi="Arial" w:cs="Arial"/>
                <w:sz w:val="14"/>
                <w:szCs w:val="14"/>
              </w:rPr>
            </w:pPr>
            <w:r w:rsidRPr="00625958">
              <w:rPr>
                <w:rFonts w:ascii="Arial" w:hAnsi="Arial" w:cs="Arial"/>
                <w:sz w:val="14"/>
                <w:szCs w:val="14"/>
              </w:rPr>
              <w:t>RAN1</w:t>
            </w:r>
          </w:p>
        </w:tc>
        <w:tc>
          <w:tcPr>
            <w:tcW w:w="1120" w:type="dxa"/>
          </w:tcPr>
          <w:p w14:paraId="18E769A7" w14:textId="45A044A3" w:rsidR="00625958" w:rsidRPr="00625958" w:rsidRDefault="00625958" w:rsidP="00625958">
            <w:pPr>
              <w:rPr>
                <w:rFonts w:ascii="Arial" w:hAnsi="Arial" w:cs="Arial"/>
                <w:sz w:val="14"/>
                <w:szCs w:val="14"/>
              </w:rPr>
            </w:pPr>
            <w:r w:rsidRPr="00625958">
              <w:rPr>
                <w:rFonts w:ascii="Arial" w:hAnsi="Arial" w:cs="Arial"/>
                <w:sz w:val="14"/>
                <w:szCs w:val="14"/>
              </w:rPr>
              <w:t>R4-2206977</w:t>
            </w:r>
          </w:p>
        </w:tc>
        <w:tc>
          <w:tcPr>
            <w:tcW w:w="1062" w:type="dxa"/>
          </w:tcPr>
          <w:p w14:paraId="00CCFD0B" w14:textId="77777777" w:rsidR="00625958" w:rsidRPr="00625958" w:rsidRDefault="00625958" w:rsidP="00625958">
            <w:pPr>
              <w:rPr>
                <w:rFonts w:ascii="Arial" w:hAnsi="Arial" w:cs="Arial"/>
                <w:sz w:val="14"/>
                <w:szCs w:val="14"/>
              </w:rPr>
            </w:pPr>
          </w:p>
        </w:tc>
      </w:tr>
      <w:tr w:rsidR="00625958" w:rsidRPr="00625958" w14:paraId="16A12212" w14:textId="77777777" w:rsidTr="00EF3281">
        <w:trPr>
          <w:trHeight w:val="20"/>
          <w:jc w:val="center"/>
        </w:trPr>
        <w:tc>
          <w:tcPr>
            <w:tcW w:w="1094" w:type="dxa"/>
          </w:tcPr>
          <w:p w14:paraId="4CC81C4D" w14:textId="680933C6" w:rsidR="00625958" w:rsidRPr="00625958" w:rsidRDefault="001B5688" w:rsidP="00625958">
            <w:pPr>
              <w:rPr>
                <w:rFonts w:ascii="Arial" w:hAnsi="Arial" w:cs="Arial"/>
                <w:sz w:val="14"/>
                <w:szCs w:val="14"/>
              </w:rPr>
            </w:pPr>
            <w:hyperlink r:id="rId3349" w:history="1">
              <w:r w:rsidR="000B5C49">
                <w:rPr>
                  <w:rStyle w:val="Hyperlink"/>
                  <w:rFonts w:ascii="Arial" w:hAnsi="Arial" w:cs="Arial"/>
                  <w:b/>
                  <w:bCs/>
                  <w:sz w:val="14"/>
                  <w:szCs w:val="14"/>
                </w:rPr>
                <w:t>R1-2203036</w:t>
              </w:r>
            </w:hyperlink>
          </w:p>
        </w:tc>
        <w:tc>
          <w:tcPr>
            <w:tcW w:w="2646" w:type="dxa"/>
          </w:tcPr>
          <w:p w14:paraId="33F28BB1" w14:textId="3349F34A" w:rsidR="00625958" w:rsidRPr="00625958" w:rsidRDefault="00625958" w:rsidP="00625958">
            <w:pPr>
              <w:rPr>
                <w:rFonts w:ascii="Arial" w:hAnsi="Arial" w:cs="Arial"/>
                <w:sz w:val="14"/>
                <w:szCs w:val="14"/>
              </w:rPr>
            </w:pPr>
            <w:r w:rsidRPr="00625958">
              <w:rPr>
                <w:rFonts w:ascii="Arial" w:hAnsi="Arial" w:cs="Arial"/>
                <w:sz w:val="14"/>
                <w:szCs w:val="14"/>
              </w:rPr>
              <w:t>Reply LS to RAN2 on RLM/BFD relaxation for ePowSav</w:t>
            </w:r>
          </w:p>
        </w:tc>
        <w:tc>
          <w:tcPr>
            <w:tcW w:w="1583" w:type="dxa"/>
          </w:tcPr>
          <w:p w14:paraId="7AE5D758" w14:textId="3707254A" w:rsidR="00625958" w:rsidRPr="00625958" w:rsidRDefault="00625958" w:rsidP="00625958">
            <w:pPr>
              <w:rPr>
                <w:rFonts w:ascii="Arial" w:hAnsi="Arial" w:cs="Arial"/>
                <w:sz w:val="14"/>
                <w:szCs w:val="14"/>
              </w:rPr>
            </w:pPr>
            <w:r w:rsidRPr="00625958">
              <w:rPr>
                <w:rFonts w:ascii="Arial" w:hAnsi="Arial" w:cs="Arial"/>
                <w:sz w:val="14"/>
                <w:szCs w:val="14"/>
              </w:rPr>
              <w:t>RAN4, vivo</w:t>
            </w:r>
          </w:p>
        </w:tc>
        <w:tc>
          <w:tcPr>
            <w:tcW w:w="909" w:type="dxa"/>
          </w:tcPr>
          <w:p w14:paraId="5E834733" w14:textId="679E2045" w:rsidR="00625958" w:rsidRPr="00625958" w:rsidRDefault="00625958" w:rsidP="00625958">
            <w:pPr>
              <w:rPr>
                <w:rStyle w:val="Hyperlink"/>
                <w:rFonts w:ascii="Arial" w:hAnsi="Arial" w:cs="Arial"/>
                <w:bCs/>
                <w:color w:val="auto"/>
                <w:sz w:val="14"/>
                <w:szCs w:val="14"/>
                <w:u w:val="none"/>
              </w:rPr>
            </w:pPr>
            <w:r w:rsidRPr="00625958">
              <w:rPr>
                <w:rFonts w:ascii="Arial" w:hAnsi="Arial" w:cs="Arial"/>
                <w:sz w:val="14"/>
                <w:szCs w:val="14"/>
              </w:rPr>
              <w:t>Rel-17</w:t>
            </w:r>
          </w:p>
        </w:tc>
        <w:tc>
          <w:tcPr>
            <w:tcW w:w="2600" w:type="dxa"/>
          </w:tcPr>
          <w:p w14:paraId="6D4F4FA8" w14:textId="7CCA12D5" w:rsidR="00625958" w:rsidRPr="00625958" w:rsidRDefault="00625958" w:rsidP="00625958">
            <w:pPr>
              <w:rPr>
                <w:rStyle w:val="Hyperlink"/>
                <w:rFonts w:ascii="Arial" w:hAnsi="Arial" w:cs="Arial"/>
                <w:bCs/>
                <w:color w:val="auto"/>
                <w:sz w:val="14"/>
                <w:szCs w:val="14"/>
                <w:u w:val="none"/>
              </w:rPr>
            </w:pPr>
            <w:r w:rsidRPr="00625958">
              <w:rPr>
                <w:rFonts w:ascii="Arial" w:hAnsi="Arial" w:cs="Arial"/>
                <w:sz w:val="14"/>
                <w:szCs w:val="14"/>
              </w:rPr>
              <w:t>NR_UE_pow_sav_enh-Core</w:t>
            </w:r>
          </w:p>
        </w:tc>
        <w:tc>
          <w:tcPr>
            <w:tcW w:w="1065" w:type="dxa"/>
          </w:tcPr>
          <w:p w14:paraId="16AFE1F6" w14:textId="30760E03" w:rsidR="00625958" w:rsidRPr="00625958" w:rsidRDefault="00625958" w:rsidP="00625958">
            <w:pPr>
              <w:rPr>
                <w:rFonts w:ascii="Arial" w:hAnsi="Arial" w:cs="Arial"/>
                <w:sz w:val="14"/>
                <w:szCs w:val="14"/>
              </w:rPr>
            </w:pPr>
            <w:r w:rsidRPr="00625958">
              <w:rPr>
                <w:rFonts w:ascii="Arial" w:hAnsi="Arial" w:cs="Arial"/>
                <w:sz w:val="14"/>
                <w:szCs w:val="14"/>
              </w:rPr>
              <w:t>R2-2201989</w:t>
            </w:r>
          </w:p>
        </w:tc>
        <w:tc>
          <w:tcPr>
            <w:tcW w:w="994" w:type="dxa"/>
          </w:tcPr>
          <w:p w14:paraId="747C4CA4" w14:textId="3C04590A" w:rsidR="00625958" w:rsidRPr="00625958" w:rsidRDefault="00625958" w:rsidP="00625958">
            <w:pPr>
              <w:rPr>
                <w:rFonts w:ascii="Arial" w:hAnsi="Arial" w:cs="Arial"/>
                <w:sz w:val="14"/>
                <w:szCs w:val="14"/>
              </w:rPr>
            </w:pPr>
            <w:r w:rsidRPr="00625958">
              <w:rPr>
                <w:rFonts w:ascii="Arial" w:hAnsi="Arial" w:cs="Arial"/>
                <w:sz w:val="14"/>
                <w:szCs w:val="14"/>
              </w:rPr>
              <w:t>RAN2</w:t>
            </w:r>
          </w:p>
        </w:tc>
        <w:tc>
          <w:tcPr>
            <w:tcW w:w="994" w:type="dxa"/>
          </w:tcPr>
          <w:p w14:paraId="5F952B35" w14:textId="0DD8A735" w:rsidR="00625958" w:rsidRPr="00625958" w:rsidRDefault="00625958" w:rsidP="00625958">
            <w:pPr>
              <w:rPr>
                <w:rFonts w:ascii="Arial" w:hAnsi="Arial" w:cs="Arial"/>
                <w:sz w:val="14"/>
                <w:szCs w:val="14"/>
              </w:rPr>
            </w:pPr>
            <w:r w:rsidRPr="00625958">
              <w:rPr>
                <w:rFonts w:ascii="Arial" w:hAnsi="Arial" w:cs="Arial"/>
                <w:sz w:val="14"/>
                <w:szCs w:val="14"/>
              </w:rPr>
              <w:t>RAN1</w:t>
            </w:r>
          </w:p>
        </w:tc>
        <w:tc>
          <w:tcPr>
            <w:tcW w:w="1120" w:type="dxa"/>
          </w:tcPr>
          <w:p w14:paraId="78A7855D" w14:textId="4B93562C" w:rsidR="00625958" w:rsidRPr="00625958" w:rsidRDefault="00625958" w:rsidP="00625958">
            <w:pPr>
              <w:rPr>
                <w:rFonts w:ascii="Arial" w:hAnsi="Arial" w:cs="Arial"/>
                <w:sz w:val="14"/>
                <w:szCs w:val="14"/>
              </w:rPr>
            </w:pPr>
            <w:r w:rsidRPr="00625958">
              <w:rPr>
                <w:rFonts w:ascii="Arial" w:hAnsi="Arial" w:cs="Arial"/>
                <w:sz w:val="14"/>
                <w:szCs w:val="14"/>
              </w:rPr>
              <w:t>R4-2207087</w:t>
            </w:r>
          </w:p>
        </w:tc>
        <w:tc>
          <w:tcPr>
            <w:tcW w:w="1062" w:type="dxa"/>
          </w:tcPr>
          <w:p w14:paraId="4DB43D51" w14:textId="77777777" w:rsidR="00625958" w:rsidRPr="00625958" w:rsidRDefault="00625958" w:rsidP="00625958">
            <w:pPr>
              <w:rPr>
                <w:rFonts w:ascii="Arial" w:hAnsi="Arial" w:cs="Arial"/>
                <w:sz w:val="14"/>
                <w:szCs w:val="14"/>
              </w:rPr>
            </w:pPr>
          </w:p>
        </w:tc>
      </w:tr>
      <w:tr w:rsidR="00625958" w:rsidRPr="00625958" w14:paraId="0B085D6A" w14:textId="77777777" w:rsidTr="00EF3281">
        <w:trPr>
          <w:trHeight w:val="20"/>
          <w:jc w:val="center"/>
        </w:trPr>
        <w:tc>
          <w:tcPr>
            <w:tcW w:w="1094" w:type="dxa"/>
          </w:tcPr>
          <w:p w14:paraId="3EA4D79E" w14:textId="5B6C10A4" w:rsidR="00625958" w:rsidRPr="00625958" w:rsidRDefault="001B5688" w:rsidP="00625958">
            <w:pPr>
              <w:rPr>
                <w:rFonts w:ascii="Arial" w:hAnsi="Arial" w:cs="Arial"/>
                <w:sz w:val="14"/>
                <w:szCs w:val="14"/>
              </w:rPr>
            </w:pPr>
            <w:hyperlink r:id="rId3350" w:history="1">
              <w:r w:rsidR="000B5C49">
                <w:rPr>
                  <w:rStyle w:val="Hyperlink"/>
                  <w:rFonts w:ascii="Arial" w:hAnsi="Arial" w:cs="Arial"/>
                  <w:b/>
                  <w:bCs/>
                  <w:sz w:val="14"/>
                  <w:szCs w:val="14"/>
                </w:rPr>
                <w:t>R1-2203037</w:t>
              </w:r>
            </w:hyperlink>
          </w:p>
        </w:tc>
        <w:tc>
          <w:tcPr>
            <w:tcW w:w="2646" w:type="dxa"/>
          </w:tcPr>
          <w:p w14:paraId="54F0A263" w14:textId="17002107" w:rsidR="00625958" w:rsidRPr="00625958" w:rsidRDefault="00625958" w:rsidP="00625958">
            <w:pPr>
              <w:rPr>
                <w:rFonts w:ascii="Arial" w:hAnsi="Arial" w:cs="Arial"/>
                <w:sz w:val="14"/>
                <w:szCs w:val="14"/>
              </w:rPr>
            </w:pPr>
            <w:r w:rsidRPr="00625958">
              <w:rPr>
                <w:rFonts w:ascii="Arial" w:hAnsi="Arial" w:cs="Arial"/>
                <w:sz w:val="14"/>
                <w:szCs w:val="14"/>
              </w:rPr>
              <w:t>LS to RAN2 on UL gap in FR2 RF enhancement</w:t>
            </w:r>
          </w:p>
        </w:tc>
        <w:tc>
          <w:tcPr>
            <w:tcW w:w="1583" w:type="dxa"/>
          </w:tcPr>
          <w:p w14:paraId="2E928F93" w14:textId="7AFFC854" w:rsidR="00625958" w:rsidRPr="00625958" w:rsidRDefault="00625958" w:rsidP="00625958">
            <w:pPr>
              <w:rPr>
                <w:rFonts w:ascii="Arial" w:hAnsi="Arial" w:cs="Arial"/>
                <w:sz w:val="14"/>
                <w:szCs w:val="14"/>
              </w:rPr>
            </w:pPr>
            <w:r w:rsidRPr="00625958">
              <w:rPr>
                <w:rFonts w:ascii="Arial" w:hAnsi="Arial" w:cs="Arial"/>
                <w:sz w:val="14"/>
                <w:szCs w:val="14"/>
              </w:rPr>
              <w:t>RAN4, Apple</w:t>
            </w:r>
          </w:p>
        </w:tc>
        <w:tc>
          <w:tcPr>
            <w:tcW w:w="909" w:type="dxa"/>
          </w:tcPr>
          <w:p w14:paraId="479ACB8D" w14:textId="3848D819" w:rsidR="00625958" w:rsidRPr="00625958" w:rsidRDefault="00625958" w:rsidP="00625958">
            <w:pPr>
              <w:rPr>
                <w:rStyle w:val="Hyperlink"/>
                <w:rFonts w:ascii="Arial" w:hAnsi="Arial" w:cs="Arial"/>
                <w:bCs/>
                <w:color w:val="auto"/>
                <w:sz w:val="14"/>
                <w:szCs w:val="14"/>
                <w:u w:val="none"/>
              </w:rPr>
            </w:pPr>
            <w:r w:rsidRPr="00625958">
              <w:rPr>
                <w:rFonts w:ascii="Arial" w:hAnsi="Arial" w:cs="Arial"/>
                <w:sz w:val="14"/>
                <w:szCs w:val="14"/>
              </w:rPr>
              <w:t>Rel-17</w:t>
            </w:r>
          </w:p>
        </w:tc>
        <w:tc>
          <w:tcPr>
            <w:tcW w:w="2600" w:type="dxa"/>
          </w:tcPr>
          <w:p w14:paraId="187FAF33" w14:textId="6F417521" w:rsidR="00625958" w:rsidRPr="00625958" w:rsidRDefault="00625958" w:rsidP="00625958">
            <w:pPr>
              <w:rPr>
                <w:rStyle w:val="Hyperlink"/>
                <w:rFonts w:ascii="Arial" w:hAnsi="Arial" w:cs="Arial"/>
                <w:bCs/>
                <w:color w:val="auto"/>
                <w:sz w:val="14"/>
                <w:szCs w:val="14"/>
                <w:u w:val="none"/>
                <w:lang w:val="fr-FR"/>
              </w:rPr>
            </w:pPr>
            <w:r w:rsidRPr="00625958">
              <w:rPr>
                <w:rFonts w:ascii="Arial" w:hAnsi="Arial" w:cs="Arial"/>
                <w:sz w:val="14"/>
                <w:szCs w:val="14"/>
              </w:rPr>
              <w:t>NR_RF_FR2_req_enh2</w:t>
            </w:r>
          </w:p>
        </w:tc>
        <w:tc>
          <w:tcPr>
            <w:tcW w:w="1065" w:type="dxa"/>
          </w:tcPr>
          <w:p w14:paraId="7570FC3C" w14:textId="6E5DBF7B" w:rsidR="00625958" w:rsidRPr="00625958" w:rsidRDefault="00625958" w:rsidP="00625958">
            <w:pPr>
              <w:rPr>
                <w:rFonts w:ascii="Arial" w:hAnsi="Arial" w:cs="Arial"/>
                <w:sz w:val="14"/>
                <w:szCs w:val="14"/>
              </w:rPr>
            </w:pPr>
            <w:r w:rsidRPr="00625958">
              <w:rPr>
                <w:rFonts w:ascii="Arial" w:hAnsi="Arial" w:cs="Arial"/>
                <w:sz w:val="14"/>
                <w:szCs w:val="14"/>
              </w:rPr>
              <w:t> </w:t>
            </w:r>
          </w:p>
        </w:tc>
        <w:tc>
          <w:tcPr>
            <w:tcW w:w="994" w:type="dxa"/>
          </w:tcPr>
          <w:p w14:paraId="0A89794B" w14:textId="1D87C84C" w:rsidR="00625958" w:rsidRPr="00625958" w:rsidRDefault="00625958" w:rsidP="00625958">
            <w:pPr>
              <w:rPr>
                <w:rFonts w:ascii="Arial" w:hAnsi="Arial" w:cs="Arial"/>
                <w:sz w:val="14"/>
                <w:szCs w:val="14"/>
                <w:lang w:val="fr-FR"/>
              </w:rPr>
            </w:pPr>
            <w:r w:rsidRPr="00625958">
              <w:rPr>
                <w:rFonts w:ascii="Arial" w:hAnsi="Arial" w:cs="Arial"/>
                <w:sz w:val="14"/>
                <w:szCs w:val="14"/>
              </w:rPr>
              <w:t>RAN2</w:t>
            </w:r>
          </w:p>
        </w:tc>
        <w:tc>
          <w:tcPr>
            <w:tcW w:w="994" w:type="dxa"/>
          </w:tcPr>
          <w:p w14:paraId="56FEF083" w14:textId="7D1BD3C3" w:rsidR="00625958" w:rsidRPr="00625958" w:rsidRDefault="00625958" w:rsidP="00625958">
            <w:pPr>
              <w:rPr>
                <w:rFonts w:ascii="Arial" w:hAnsi="Arial" w:cs="Arial"/>
                <w:sz w:val="14"/>
                <w:szCs w:val="14"/>
              </w:rPr>
            </w:pPr>
            <w:r w:rsidRPr="00625958">
              <w:rPr>
                <w:rFonts w:ascii="Arial" w:hAnsi="Arial" w:cs="Arial"/>
                <w:sz w:val="14"/>
                <w:szCs w:val="14"/>
              </w:rPr>
              <w:t>RAN1</w:t>
            </w:r>
          </w:p>
        </w:tc>
        <w:tc>
          <w:tcPr>
            <w:tcW w:w="1120" w:type="dxa"/>
          </w:tcPr>
          <w:p w14:paraId="0D5DA942" w14:textId="2F97DCF9" w:rsidR="00625958" w:rsidRPr="00625958" w:rsidRDefault="00625958" w:rsidP="00625958">
            <w:pPr>
              <w:rPr>
                <w:rFonts w:ascii="Arial" w:hAnsi="Arial" w:cs="Arial"/>
                <w:sz w:val="14"/>
                <w:szCs w:val="14"/>
              </w:rPr>
            </w:pPr>
            <w:r w:rsidRPr="00625958">
              <w:rPr>
                <w:rFonts w:ascii="Arial" w:hAnsi="Arial" w:cs="Arial"/>
                <w:sz w:val="14"/>
                <w:szCs w:val="14"/>
              </w:rPr>
              <w:t>R4-2206608</w:t>
            </w:r>
          </w:p>
        </w:tc>
        <w:tc>
          <w:tcPr>
            <w:tcW w:w="1062" w:type="dxa"/>
          </w:tcPr>
          <w:p w14:paraId="5D331062" w14:textId="77777777" w:rsidR="00625958" w:rsidRPr="00625958" w:rsidRDefault="00625958" w:rsidP="00625958">
            <w:pPr>
              <w:rPr>
                <w:rFonts w:ascii="Arial" w:hAnsi="Arial" w:cs="Arial"/>
                <w:sz w:val="14"/>
                <w:szCs w:val="14"/>
              </w:rPr>
            </w:pPr>
          </w:p>
        </w:tc>
      </w:tr>
      <w:tr w:rsidR="00625958" w:rsidRPr="00625958" w14:paraId="72D576D3" w14:textId="77777777" w:rsidTr="00EF3281">
        <w:trPr>
          <w:trHeight w:val="20"/>
          <w:jc w:val="center"/>
        </w:trPr>
        <w:tc>
          <w:tcPr>
            <w:tcW w:w="1094" w:type="dxa"/>
          </w:tcPr>
          <w:p w14:paraId="5AF46EDE" w14:textId="6F8E584F" w:rsidR="00625958" w:rsidRPr="00625958" w:rsidRDefault="001B5688" w:rsidP="00625958">
            <w:pPr>
              <w:rPr>
                <w:rFonts w:ascii="Arial" w:hAnsi="Arial" w:cs="Arial"/>
                <w:sz w:val="14"/>
                <w:szCs w:val="14"/>
              </w:rPr>
            </w:pPr>
            <w:hyperlink r:id="rId3351" w:history="1">
              <w:r w:rsidR="000B5C49">
                <w:rPr>
                  <w:rStyle w:val="Hyperlink"/>
                  <w:rFonts w:ascii="Arial" w:hAnsi="Arial" w:cs="Arial"/>
                  <w:b/>
                  <w:bCs/>
                  <w:sz w:val="14"/>
                  <w:szCs w:val="14"/>
                </w:rPr>
                <w:t>R1-2203038</w:t>
              </w:r>
            </w:hyperlink>
          </w:p>
        </w:tc>
        <w:tc>
          <w:tcPr>
            <w:tcW w:w="2646" w:type="dxa"/>
          </w:tcPr>
          <w:p w14:paraId="6E4E1FCD" w14:textId="62701C5D" w:rsidR="00625958" w:rsidRPr="00625958" w:rsidRDefault="00625958" w:rsidP="00625958">
            <w:pPr>
              <w:rPr>
                <w:rFonts w:ascii="Arial" w:hAnsi="Arial" w:cs="Arial"/>
                <w:sz w:val="14"/>
                <w:szCs w:val="14"/>
              </w:rPr>
            </w:pPr>
            <w:r w:rsidRPr="00625958">
              <w:rPr>
                <w:rFonts w:ascii="Arial" w:hAnsi="Arial" w:cs="Arial"/>
                <w:sz w:val="14"/>
                <w:szCs w:val="14"/>
              </w:rPr>
              <w:t>Reply LS on configuration of p-MaxEUTRA and p-NR-FR1</w:t>
            </w:r>
          </w:p>
        </w:tc>
        <w:tc>
          <w:tcPr>
            <w:tcW w:w="1583" w:type="dxa"/>
          </w:tcPr>
          <w:p w14:paraId="4626DD8E" w14:textId="01FD0331" w:rsidR="00625958" w:rsidRPr="00625958" w:rsidRDefault="00625958" w:rsidP="00625958">
            <w:pPr>
              <w:rPr>
                <w:rFonts w:ascii="Arial" w:hAnsi="Arial" w:cs="Arial"/>
                <w:sz w:val="14"/>
                <w:szCs w:val="14"/>
              </w:rPr>
            </w:pPr>
            <w:r w:rsidRPr="00625958">
              <w:rPr>
                <w:rFonts w:ascii="Arial" w:hAnsi="Arial" w:cs="Arial"/>
                <w:sz w:val="14"/>
                <w:szCs w:val="14"/>
              </w:rPr>
              <w:t>RAN4, Huawei</w:t>
            </w:r>
          </w:p>
        </w:tc>
        <w:tc>
          <w:tcPr>
            <w:tcW w:w="909" w:type="dxa"/>
          </w:tcPr>
          <w:p w14:paraId="5C0E6195" w14:textId="5D971989" w:rsidR="00625958" w:rsidRPr="00625958" w:rsidRDefault="00625958" w:rsidP="00625958">
            <w:pPr>
              <w:rPr>
                <w:rStyle w:val="Hyperlink"/>
                <w:rFonts w:ascii="Arial" w:hAnsi="Arial" w:cs="Arial"/>
                <w:bCs/>
                <w:color w:val="auto"/>
                <w:sz w:val="14"/>
                <w:szCs w:val="14"/>
                <w:u w:val="none"/>
              </w:rPr>
            </w:pPr>
            <w:r w:rsidRPr="00625958">
              <w:rPr>
                <w:rFonts w:ascii="Arial" w:hAnsi="Arial" w:cs="Arial"/>
                <w:sz w:val="14"/>
                <w:szCs w:val="14"/>
              </w:rPr>
              <w:t>Rel-15</w:t>
            </w:r>
          </w:p>
        </w:tc>
        <w:tc>
          <w:tcPr>
            <w:tcW w:w="2600" w:type="dxa"/>
          </w:tcPr>
          <w:p w14:paraId="2EC27888" w14:textId="3D3767A7" w:rsidR="00625958" w:rsidRPr="00625958" w:rsidRDefault="00625958" w:rsidP="00625958">
            <w:pPr>
              <w:rPr>
                <w:rStyle w:val="Hyperlink"/>
                <w:rFonts w:ascii="Arial" w:hAnsi="Arial" w:cs="Arial"/>
                <w:bCs/>
                <w:color w:val="auto"/>
                <w:sz w:val="14"/>
                <w:szCs w:val="14"/>
                <w:u w:val="none"/>
                <w:lang w:val="fr-FR"/>
              </w:rPr>
            </w:pPr>
            <w:r w:rsidRPr="00625958">
              <w:rPr>
                <w:rFonts w:ascii="Arial" w:hAnsi="Arial" w:cs="Arial"/>
                <w:sz w:val="14"/>
                <w:szCs w:val="14"/>
              </w:rPr>
              <w:t>NR_newRAT-Core</w:t>
            </w:r>
          </w:p>
        </w:tc>
        <w:tc>
          <w:tcPr>
            <w:tcW w:w="1065" w:type="dxa"/>
          </w:tcPr>
          <w:p w14:paraId="7596C65B" w14:textId="7004FD1E" w:rsidR="00625958" w:rsidRPr="00625958" w:rsidRDefault="00625958" w:rsidP="00625958">
            <w:pPr>
              <w:rPr>
                <w:rFonts w:ascii="Arial" w:hAnsi="Arial" w:cs="Arial"/>
                <w:sz w:val="14"/>
                <w:szCs w:val="14"/>
              </w:rPr>
            </w:pPr>
            <w:r w:rsidRPr="00625958">
              <w:rPr>
                <w:rFonts w:ascii="Arial" w:hAnsi="Arial" w:cs="Arial"/>
                <w:sz w:val="14"/>
                <w:szCs w:val="14"/>
              </w:rPr>
              <w:t>R5-217995</w:t>
            </w:r>
          </w:p>
        </w:tc>
        <w:tc>
          <w:tcPr>
            <w:tcW w:w="994" w:type="dxa"/>
          </w:tcPr>
          <w:p w14:paraId="34447FCE" w14:textId="0A6F5EBD" w:rsidR="00625958" w:rsidRPr="00625958" w:rsidRDefault="00625958" w:rsidP="00625958">
            <w:pPr>
              <w:rPr>
                <w:rFonts w:ascii="Arial" w:hAnsi="Arial" w:cs="Arial"/>
                <w:sz w:val="14"/>
                <w:szCs w:val="14"/>
                <w:lang w:val="fr-FR"/>
              </w:rPr>
            </w:pPr>
            <w:r w:rsidRPr="00625958">
              <w:rPr>
                <w:rFonts w:ascii="Arial" w:hAnsi="Arial" w:cs="Arial"/>
                <w:sz w:val="14"/>
                <w:szCs w:val="14"/>
              </w:rPr>
              <w:t>RAN5</w:t>
            </w:r>
          </w:p>
        </w:tc>
        <w:tc>
          <w:tcPr>
            <w:tcW w:w="994" w:type="dxa"/>
          </w:tcPr>
          <w:p w14:paraId="42E7C74B" w14:textId="6D922F6E" w:rsidR="00625958" w:rsidRPr="00625958" w:rsidRDefault="00625958" w:rsidP="00625958">
            <w:pPr>
              <w:rPr>
                <w:rFonts w:ascii="Arial" w:hAnsi="Arial" w:cs="Arial"/>
                <w:sz w:val="14"/>
                <w:szCs w:val="14"/>
              </w:rPr>
            </w:pPr>
            <w:r w:rsidRPr="00625958">
              <w:rPr>
                <w:rFonts w:ascii="Arial" w:hAnsi="Arial" w:cs="Arial"/>
                <w:sz w:val="14"/>
                <w:szCs w:val="14"/>
              </w:rPr>
              <w:t>RAN1, RAN2</w:t>
            </w:r>
          </w:p>
        </w:tc>
        <w:tc>
          <w:tcPr>
            <w:tcW w:w="1120" w:type="dxa"/>
          </w:tcPr>
          <w:p w14:paraId="50D570B2" w14:textId="1C3286B3" w:rsidR="00625958" w:rsidRPr="00625958" w:rsidRDefault="00625958" w:rsidP="00625958">
            <w:pPr>
              <w:rPr>
                <w:rFonts w:ascii="Arial" w:hAnsi="Arial" w:cs="Arial"/>
                <w:sz w:val="14"/>
                <w:szCs w:val="14"/>
              </w:rPr>
            </w:pPr>
            <w:r w:rsidRPr="00625958">
              <w:rPr>
                <w:rFonts w:ascii="Arial" w:hAnsi="Arial" w:cs="Arial"/>
                <w:sz w:val="14"/>
                <w:szCs w:val="14"/>
              </w:rPr>
              <w:t>R4-2206567</w:t>
            </w:r>
          </w:p>
        </w:tc>
        <w:tc>
          <w:tcPr>
            <w:tcW w:w="1062" w:type="dxa"/>
          </w:tcPr>
          <w:p w14:paraId="27513E73" w14:textId="77777777" w:rsidR="00625958" w:rsidRPr="00625958" w:rsidRDefault="00625958" w:rsidP="00625958">
            <w:pPr>
              <w:rPr>
                <w:rFonts w:ascii="Arial" w:hAnsi="Arial" w:cs="Arial"/>
                <w:sz w:val="14"/>
                <w:szCs w:val="14"/>
              </w:rPr>
            </w:pPr>
          </w:p>
        </w:tc>
      </w:tr>
      <w:tr w:rsidR="00625958" w:rsidRPr="00625958" w14:paraId="4BBBA047" w14:textId="77777777" w:rsidTr="00EF3281">
        <w:trPr>
          <w:trHeight w:val="20"/>
          <w:jc w:val="center"/>
        </w:trPr>
        <w:tc>
          <w:tcPr>
            <w:tcW w:w="1094" w:type="dxa"/>
          </w:tcPr>
          <w:p w14:paraId="023C6D93" w14:textId="0A479002" w:rsidR="00625958" w:rsidRPr="00625958" w:rsidRDefault="001B5688" w:rsidP="00625958">
            <w:pPr>
              <w:rPr>
                <w:rFonts w:ascii="Arial" w:hAnsi="Arial" w:cs="Arial"/>
                <w:sz w:val="14"/>
                <w:szCs w:val="14"/>
              </w:rPr>
            </w:pPr>
            <w:hyperlink r:id="rId3352" w:history="1">
              <w:r w:rsidR="000B5C49">
                <w:rPr>
                  <w:rStyle w:val="Hyperlink"/>
                  <w:rFonts w:ascii="Arial" w:hAnsi="Arial" w:cs="Arial"/>
                  <w:b/>
                  <w:bCs/>
                  <w:sz w:val="14"/>
                  <w:szCs w:val="14"/>
                </w:rPr>
                <w:t>R1-2203039</w:t>
              </w:r>
            </w:hyperlink>
          </w:p>
        </w:tc>
        <w:tc>
          <w:tcPr>
            <w:tcW w:w="2646" w:type="dxa"/>
          </w:tcPr>
          <w:p w14:paraId="634449B0" w14:textId="00F165B7" w:rsidR="00625958" w:rsidRPr="00625958" w:rsidRDefault="00625958" w:rsidP="00625958">
            <w:pPr>
              <w:rPr>
                <w:rFonts w:ascii="Arial" w:hAnsi="Arial" w:cs="Arial"/>
                <w:sz w:val="14"/>
                <w:szCs w:val="14"/>
              </w:rPr>
            </w:pPr>
            <w:r w:rsidRPr="00625958">
              <w:rPr>
                <w:rFonts w:ascii="Arial" w:hAnsi="Arial" w:cs="Arial"/>
                <w:sz w:val="14"/>
                <w:szCs w:val="14"/>
              </w:rPr>
              <w:t>LS on FR2 RedCap UE</w:t>
            </w:r>
          </w:p>
        </w:tc>
        <w:tc>
          <w:tcPr>
            <w:tcW w:w="1583" w:type="dxa"/>
          </w:tcPr>
          <w:p w14:paraId="4DCBC200" w14:textId="47D7D36E" w:rsidR="00625958" w:rsidRPr="00625958" w:rsidRDefault="00625958" w:rsidP="00625958">
            <w:pPr>
              <w:rPr>
                <w:rFonts w:ascii="Arial" w:hAnsi="Arial" w:cs="Arial"/>
                <w:sz w:val="14"/>
                <w:szCs w:val="14"/>
              </w:rPr>
            </w:pPr>
            <w:r w:rsidRPr="00625958">
              <w:rPr>
                <w:rFonts w:ascii="Arial" w:hAnsi="Arial" w:cs="Arial"/>
                <w:sz w:val="14"/>
                <w:szCs w:val="14"/>
              </w:rPr>
              <w:t>RAN4, Ericsson</w:t>
            </w:r>
          </w:p>
        </w:tc>
        <w:tc>
          <w:tcPr>
            <w:tcW w:w="909" w:type="dxa"/>
          </w:tcPr>
          <w:p w14:paraId="1CDE5B69" w14:textId="08BB908A" w:rsidR="00625958" w:rsidRPr="00625958" w:rsidRDefault="00625958" w:rsidP="00625958">
            <w:pPr>
              <w:rPr>
                <w:rStyle w:val="Hyperlink"/>
                <w:rFonts w:ascii="Arial" w:hAnsi="Arial" w:cs="Arial"/>
                <w:bCs/>
                <w:color w:val="auto"/>
                <w:sz w:val="14"/>
                <w:szCs w:val="14"/>
                <w:u w:val="none"/>
              </w:rPr>
            </w:pPr>
            <w:r w:rsidRPr="00625958">
              <w:rPr>
                <w:rFonts w:ascii="Arial" w:hAnsi="Arial" w:cs="Arial"/>
                <w:sz w:val="14"/>
                <w:szCs w:val="14"/>
              </w:rPr>
              <w:t>Rel-17</w:t>
            </w:r>
          </w:p>
        </w:tc>
        <w:tc>
          <w:tcPr>
            <w:tcW w:w="2600" w:type="dxa"/>
          </w:tcPr>
          <w:p w14:paraId="196583B8" w14:textId="11904478" w:rsidR="00625958" w:rsidRPr="00625958" w:rsidRDefault="00625958" w:rsidP="00625958">
            <w:pPr>
              <w:rPr>
                <w:rStyle w:val="Hyperlink"/>
                <w:rFonts w:ascii="Arial" w:hAnsi="Arial" w:cs="Arial"/>
                <w:bCs/>
                <w:color w:val="auto"/>
                <w:sz w:val="14"/>
                <w:szCs w:val="14"/>
                <w:u w:val="none"/>
                <w:lang w:val="fr-FR"/>
              </w:rPr>
            </w:pPr>
            <w:r w:rsidRPr="00625958">
              <w:rPr>
                <w:rFonts w:ascii="Arial" w:hAnsi="Arial" w:cs="Arial"/>
                <w:sz w:val="14"/>
                <w:szCs w:val="14"/>
              </w:rPr>
              <w:t>NR_redcap-Core</w:t>
            </w:r>
          </w:p>
        </w:tc>
        <w:tc>
          <w:tcPr>
            <w:tcW w:w="1065" w:type="dxa"/>
          </w:tcPr>
          <w:p w14:paraId="667AE2A3" w14:textId="59663EB1" w:rsidR="00625958" w:rsidRPr="00625958" w:rsidRDefault="00625958" w:rsidP="00625958">
            <w:pPr>
              <w:rPr>
                <w:rFonts w:ascii="Arial" w:hAnsi="Arial" w:cs="Arial"/>
                <w:sz w:val="14"/>
                <w:szCs w:val="14"/>
              </w:rPr>
            </w:pPr>
            <w:r w:rsidRPr="00625958">
              <w:rPr>
                <w:rFonts w:ascii="Arial" w:hAnsi="Arial" w:cs="Arial"/>
                <w:sz w:val="14"/>
                <w:szCs w:val="14"/>
              </w:rPr>
              <w:t> </w:t>
            </w:r>
          </w:p>
        </w:tc>
        <w:tc>
          <w:tcPr>
            <w:tcW w:w="994" w:type="dxa"/>
          </w:tcPr>
          <w:p w14:paraId="13557B48" w14:textId="427FF8F2" w:rsidR="00625958" w:rsidRPr="00625958" w:rsidRDefault="00625958" w:rsidP="00625958">
            <w:pPr>
              <w:rPr>
                <w:rFonts w:ascii="Arial" w:hAnsi="Arial" w:cs="Arial"/>
                <w:sz w:val="14"/>
                <w:szCs w:val="14"/>
                <w:lang w:val="fr-FR"/>
              </w:rPr>
            </w:pPr>
            <w:r w:rsidRPr="00625958">
              <w:rPr>
                <w:rFonts w:ascii="Arial" w:hAnsi="Arial" w:cs="Arial"/>
                <w:sz w:val="14"/>
                <w:szCs w:val="14"/>
              </w:rPr>
              <w:t>RAN2</w:t>
            </w:r>
          </w:p>
        </w:tc>
        <w:tc>
          <w:tcPr>
            <w:tcW w:w="994" w:type="dxa"/>
          </w:tcPr>
          <w:p w14:paraId="51673A7E" w14:textId="427E444A" w:rsidR="00625958" w:rsidRPr="00625958" w:rsidRDefault="00625958" w:rsidP="00625958">
            <w:pPr>
              <w:rPr>
                <w:rFonts w:ascii="Arial" w:hAnsi="Arial" w:cs="Arial"/>
                <w:sz w:val="14"/>
                <w:szCs w:val="14"/>
              </w:rPr>
            </w:pPr>
            <w:r w:rsidRPr="00625958">
              <w:rPr>
                <w:rFonts w:ascii="Arial" w:hAnsi="Arial" w:cs="Arial"/>
                <w:sz w:val="14"/>
                <w:szCs w:val="14"/>
              </w:rPr>
              <w:t>RAN1</w:t>
            </w:r>
          </w:p>
        </w:tc>
        <w:tc>
          <w:tcPr>
            <w:tcW w:w="1120" w:type="dxa"/>
          </w:tcPr>
          <w:p w14:paraId="003BDC9A" w14:textId="010EA5B3" w:rsidR="00625958" w:rsidRPr="00625958" w:rsidRDefault="00625958" w:rsidP="00625958">
            <w:pPr>
              <w:rPr>
                <w:rFonts w:ascii="Arial" w:hAnsi="Arial" w:cs="Arial"/>
                <w:sz w:val="14"/>
                <w:szCs w:val="14"/>
              </w:rPr>
            </w:pPr>
            <w:r w:rsidRPr="00625958">
              <w:rPr>
                <w:rFonts w:ascii="Arial" w:hAnsi="Arial" w:cs="Arial"/>
                <w:sz w:val="14"/>
                <w:szCs w:val="14"/>
              </w:rPr>
              <w:t>R4-2206545</w:t>
            </w:r>
          </w:p>
        </w:tc>
        <w:tc>
          <w:tcPr>
            <w:tcW w:w="1062" w:type="dxa"/>
          </w:tcPr>
          <w:p w14:paraId="138AB7D8" w14:textId="77777777" w:rsidR="00625958" w:rsidRPr="00625958" w:rsidRDefault="00625958" w:rsidP="00625958">
            <w:pPr>
              <w:rPr>
                <w:rFonts w:ascii="Arial" w:hAnsi="Arial" w:cs="Arial"/>
                <w:sz w:val="14"/>
                <w:szCs w:val="14"/>
              </w:rPr>
            </w:pPr>
          </w:p>
        </w:tc>
      </w:tr>
      <w:tr w:rsidR="00625958" w:rsidRPr="00625958" w14:paraId="2D7A5A3B" w14:textId="77777777" w:rsidTr="00EF3281">
        <w:trPr>
          <w:trHeight w:val="20"/>
          <w:jc w:val="center"/>
        </w:trPr>
        <w:tc>
          <w:tcPr>
            <w:tcW w:w="1094" w:type="dxa"/>
          </w:tcPr>
          <w:p w14:paraId="78009E96" w14:textId="7BA8F76E" w:rsidR="00625958" w:rsidRPr="00625958" w:rsidRDefault="001B5688" w:rsidP="00625958">
            <w:pPr>
              <w:rPr>
                <w:rFonts w:ascii="Arial" w:hAnsi="Arial" w:cs="Arial"/>
                <w:sz w:val="14"/>
                <w:szCs w:val="14"/>
              </w:rPr>
            </w:pPr>
            <w:hyperlink r:id="rId3353" w:history="1">
              <w:r w:rsidR="000B5C49">
                <w:rPr>
                  <w:rStyle w:val="Hyperlink"/>
                  <w:rFonts w:ascii="Arial" w:hAnsi="Arial" w:cs="Arial"/>
                  <w:b/>
                  <w:bCs/>
                  <w:sz w:val="14"/>
                  <w:szCs w:val="14"/>
                </w:rPr>
                <w:t>R1-2203040</w:t>
              </w:r>
            </w:hyperlink>
          </w:p>
        </w:tc>
        <w:tc>
          <w:tcPr>
            <w:tcW w:w="2646" w:type="dxa"/>
          </w:tcPr>
          <w:p w14:paraId="4AD0C7E5" w14:textId="7A6B3017" w:rsidR="00625958" w:rsidRPr="00625958" w:rsidRDefault="00625958" w:rsidP="00625958">
            <w:pPr>
              <w:rPr>
                <w:rFonts w:ascii="Arial" w:hAnsi="Arial" w:cs="Arial"/>
                <w:sz w:val="14"/>
                <w:szCs w:val="14"/>
              </w:rPr>
            </w:pPr>
            <w:r w:rsidRPr="00625958">
              <w:rPr>
                <w:rFonts w:ascii="Arial" w:hAnsi="Arial" w:cs="Arial"/>
                <w:sz w:val="14"/>
                <w:szCs w:val="14"/>
              </w:rPr>
              <w:t>Questions concerning the implementation of RAN1 agreements in NRPPa</w:t>
            </w:r>
          </w:p>
        </w:tc>
        <w:tc>
          <w:tcPr>
            <w:tcW w:w="1583" w:type="dxa"/>
          </w:tcPr>
          <w:p w14:paraId="46916925" w14:textId="7D20DB49" w:rsidR="00625958" w:rsidRPr="00625958" w:rsidRDefault="00625958" w:rsidP="00625958">
            <w:pPr>
              <w:rPr>
                <w:rFonts w:ascii="Arial" w:hAnsi="Arial" w:cs="Arial"/>
                <w:sz w:val="14"/>
                <w:szCs w:val="14"/>
              </w:rPr>
            </w:pPr>
            <w:r w:rsidRPr="00625958">
              <w:rPr>
                <w:rFonts w:ascii="Arial" w:hAnsi="Arial" w:cs="Arial"/>
                <w:sz w:val="14"/>
                <w:szCs w:val="14"/>
              </w:rPr>
              <w:t>RAN3, Ericsson</w:t>
            </w:r>
          </w:p>
        </w:tc>
        <w:tc>
          <w:tcPr>
            <w:tcW w:w="909" w:type="dxa"/>
          </w:tcPr>
          <w:p w14:paraId="537B78D2" w14:textId="1EA4A399" w:rsidR="00625958" w:rsidRPr="00625958" w:rsidRDefault="00625958" w:rsidP="00625958">
            <w:pPr>
              <w:rPr>
                <w:rStyle w:val="Hyperlink"/>
                <w:rFonts w:ascii="Arial" w:hAnsi="Arial" w:cs="Arial"/>
                <w:bCs/>
                <w:color w:val="auto"/>
                <w:sz w:val="14"/>
                <w:szCs w:val="14"/>
                <w:u w:val="none"/>
              </w:rPr>
            </w:pPr>
            <w:r w:rsidRPr="00625958">
              <w:rPr>
                <w:rFonts w:ascii="Arial" w:hAnsi="Arial" w:cs="Arial"/>
                <w:sz w:val="14"/>
                <w:szCs w:val="14"/>
              </w:rPr>
              <w:t>Rel-17</w:t>
            </w:r>
          </w:p>
        </w:tc>
        <w:tc>
          <w:tcPr>
            <w:tcW w:w="2600" w:type="dxa"/>
          </w:tcPr>
          <w:p w14:paraId="42D6FBF6" w14:textId="669F580E" w:rsidR="00625958" w:rsidRPr="00625958" w:rsidRDefault="00625958" w:rsidP="00625958">
            <w:pPr>
              <w:rPr>
                <w:rStyle w:val="Hyperlink"/>
                <w:rFonts w:ascii="Arial" w:hAnsi="Arial" w:cs="Arial"/>
                <w:bCs/>
                <w:color w:val="auto"/>
                <w:sz w:val="14"/>
                <w:szCs w:val="14"/>
                <w:u w:val="none"/>
              </w:rPr>
            </w:pPr>
            <w:r w:rsidRPr="00625958">
              <w:rPr>
                <w:rFonts w:ascii="Arial" w:hAnsi="Arial" w:cs="Arial"/>
                <w:sz w:val="14"/>
                <w:szCs w:val="14"/>
              </w:rPr>
              <w:t>NR_pos_enh-Core</w:t>
            </w:r>
          </w:p>
        </w:tc>
        <w:tc>
          <w:tcPr>
            <w:tcW w:w="1065" w:type="dxa"/>
          </w:tcPr>
          <w:p w14:paraId="4C8CE6E1" w14:textId="29F77D33" w:rsidR="00625958" w:rsidRPr="00625958" w:rsidRDefault="00625958" w:rsidP="00625958">
            <w:pPr>
              <w:rPr>
                <w:rFonts w:ascii="Arial" w:hAnsi="Arial" w:cs="Arial"/>
                <w:sz w:val="14"/>
                <w:szCs w:val="14"/>
              </w:rPr>
            </w:pPr>
            <w:r w:rsidRPr="00625958">
              <w:rPr>
                <w:rFonts w:ascii="Arial" w:hAnsi="Arial" w:cs="Arial"/>
                <w:sz w:val="14"/>
                <w:szCs w:val="14"/>
              </w:rPr>
              <w:t> </w:t>
            </w:r>
          </w:p>
        </w:tc>
        <w:tc>
          <w:tcPr>
            <w:tcW w:w="994" w:type="dxa"/>
          </w:tcPr>
          <w:p w14:paraId="54822FC3" w14:textId="168AD7B6" w:rsidR="00625958" w:rsidRPr="00625958" w:rsidRDefault="00625958" w:rsidP="00625958">
            <w:pPr>
              <w:rPr>
                <w:rFonts w:ascii="Arial" w:hAnsi="Arial" w:cs="Arial"/>
                <w:sz w:val="14"/>
                <w:szCs w:val="14"/>
              </w:rPr>
            </w:pPr>
            <w:r w:rsidRPr="00625958">
              <w:rPr>
                <w:rFonts w:ascii="Arial" w:hAnsi="Arial" w:cs="Arial"/>
                <w:sz w:val="14"/>
                <w:szCs w:val="14"/>
              </w:rPr>
              <w:t>RAN1, RAN2</w:t>
            </w:r>
          </w:p>
        </w:tc>
        <w:tc>
          <w:tcPr>
            <w:tcW w:w="994" w:type="dxa"/>
          </w:tcPr>
          <w:p w14:paraId="216F2681" w14:textId="67821959" w:rsidR="00625958" w:rsidRPr="00625958" w:rsidRDefault="00625958" w:rsidP="00625958">
            <w:pPr>
              <w:rPr>
                <w:rFonts w:ascii="Arial" w:hAnsi="Arial" w:cs="Arial"/>
                <w:sz w:val="14"/>
                <w:szCs w:val="14"/>
              </w:rPr>
            </w:pPr>
            <w:r w:rsidRPr="00625958">
              <w:rPr>
                <w:rFonts w:ascii="Arial" w:hAnsi="Arial" w:cs="Arial"/>
                <w:sz w:val="14"/>
                <w:szCs w:val="14"/>
              </w:rPr>
              <w:t>RAN4</w:t>
            </w:r>
          </w:p>
        </w:tc>
        <w:tc>
          <w:tcPr>
            <w:tcW w:w="1120" w:type="dxa"/>
          </w:tcPr>
          <w:p w14:paraId="4024F476" w14:textId="051364AF" w:rsidR="00625958" w:rsidRPr="00625958" w:rsidRDefault="00625958" w:rsidP="00625958">
            <w:pPr>
              <w:rPr>
                <w:rFonts w:ascii="Arial" w:hAnsi="Arial" w:cs="Arial"/>
                <w:sz w:val="14"/>
                <w:szCs w:val="14"/>
              </w:rPr>
            </w:pPr>
            <w:r w:rsidRPr="00625958">
              <w:rPr>
                <w:rFonts w:ascii="Arial" w:hAnsi="Arial" w:cs="Arial"/>
                <w:sz w:val="14"/>
                <w:szCs w:val="14"/>
              </w:rPr>
              <w:t>R3-222721</w:t>
            </w:r>
          </w:p>
        </w:tc>
        <w:tc>
          <w:tcPr>
            <w:tcW w:w="1062" w:type="dxa"/>
          </w:tcPr>
          <w:p w14:paraId="64C32549" w14:textId="77777777" w:rsidR="00625958" w:rsidRPr="00625958" w:rsidRDefault="00625958" w:rsidP="00625958">
            <w:pPr>
              <w:rPr>
                <w:rFonts w:ascii="Arial" w:hAnsi="Arial" w:cs="Arial"/>
                <w:sz w:val="14"/>
                <w:szCs w:val="14"/>
              </w:rPr>
            </w:pPr>
          </w:p>
        </w:tc>
      </w:tr>
      <w:tr w:rsidR="00625958" w:rsidRPr="00625958" w14:paraId="6A0631BB" w14:textId="77777777" w:rsidTr="00EF3281">
        <w:trPr>
          <w:trHeight w:val="20"/>
          <w:jc w:val="center"/>
        </w:trPr>
        <w:tc>
          <w:tcPr>
            <w:tcW w:w="1094" w:type="dxa"/>
          </w:tcPr>
          <w:p w14:paraId="49E454D0" w14:textId="38F5142F" w:rsidR="00625958" w:rsidRPr="00625958" w:rsidRDefault="001B5688" w:rsidP="00625958">
            <w:pPr>
              <w:rPr>
                <w:rFonts w:ascii="Arial" w:hAnsi="Arial" w:cs="Arial"/>
                <w:sz w:val="14"/>
                <w:szCs w:val="14"/>
              </w:rPr>
            </w:pPr>
            <w:hyperlink r:id="rId3354" w:history="1">
              <w:r w:rsidR="000B5C49">
                <w:rPr>
                  <w:rStyle w:val="Hyperlink"/>
                  <w:rFonts w:ascii="Arial" w:hAnsi="Arial" w:cs="Arial"/>
                  <w:b/>
                  <w:bCs/>
                  <w:sz w:val="14"/>
                  <w:szCs w:val="14"/>
                </w:rPr>
                <w:t>R1-2203041</w:t>
              </w:r>
            </w:hyperlink>
          </w:p>
        </w:tc>
        <w:tc>
          <w:tcPr>
            <w:tcW w:w="2646" w:type="dxa"/>
          </w:tcPr>
          <w:p w14:paraId="57967F0F" w14:textId="66F2A292" w:rsidR="00625958" w:rsidRPr="00625958" w:rsidRDefault="00625958" w:rsidP="00625958">
            <w:pPr>
              <w:rPr>
                <w:rFonts w:ascii="Arial" w:hAnsi="Arial" w:cs="Arial"/>
                <w:sz w:val="14"/>
                <w:szCs w:val="14"/>
              </w:rPr>
            </w:pPr>
            <w:r w:rsidRPr="00625958">
              <w:rPr>
                <w:rFonts w:ascii="Arial" w:hAnsi="Arial" w:cs="Arial"/>
                <w:sz w:val="14"/>
                <w:szCs w:val="14"/>
              </w:rPr>
              <w:t>Reply LS on paging subgrouping and PEI</w:t>
            </w:r>
          </w:p>
        </w:tc>
        <w:tc>
          <w:tcPr>
            <w:tcW w:w="1583" w:type="dxa"/>
          </w:tcPr>
          <w:p w14:paraId="439557F0" w14:textId="0553B075" w:rsidR="00625958" w:rsidRPr="00625958" w:rsidRDefault="00625958" w:rsidP="00625958">
            <w:pPr>
              <w:rPr>
                <w:rFonts w:ascii="Arial" w:hAnsi="Arial" w:cs="Arial"/>
                <w:sz w:val="14"/>
                <w:szCs w:val="14"/>
              </w:rPr>
            </w:pPr>
            <w:r w:rsidRPr="00625958">
              <w:rPr>
                <w:rFonts w:ascii="Arial" w:hAnsi="Arial" w:cs="Arial"/>
                <w:sz w:val="14"/>
                <w:szCs w:val="14"/>
              </w:rPr>
              <w:t>RAN3, ZTE</w:t>
            </w:r>
          </w:p>
        </w:tc>
        <w:tc>
          <w:tcPr>
            <w:tcW w:w="909" w:type="dxa"/>
          </w:tcPr>
          <w:p w14:paraId="535B64D5" w14:textId="2D24F787" w:rsidR="00625958" w:rsidRPr="00625958" w:rsidRDefault="00625958" w:rsidP="00625958">
            <w:pPr>
              <w:rPr>
                <w:rStyle w:val="Hyperlink"/>
                <w:rFonts w:ascii="Arial" w:hAnsi="Arial" w:cs="Arial"/>
                <w:bCs/>
                <w:color w:val="auto"/>
                <w:sz w:val="14"/>
                <w:szCs w:val="14"/>
                <w:u w:val="none"/>
              </w:rPr>
            </w:pPr>
            <w:r w:rsidRPr="00625958">
              <w:rPr>
                <w:rFonts w:ascii="Arial" w:hAnsi="Arial" w:cs="Arial"/>
                <w:sz w:val="14"/>
                <w:szCs w:val="14"/>
              </w:rPr>
              <w:t>Rel-17</w:t>
            </w:r>
          </w:p>
        </w:tc>
        <w:tc>
          <w:tcPr>
            <w:tcW w:w="2600" w:type="dxa"/>
          </w:tcPr>
          <w:p w14:paraId="743826A1" w14:textId="0A01EE3A" w:rsidR="00625958" w:rsidRPr="00625958" w:rsidRDefault="00625958" w:rsidP="00625958">
            <w:pPr>
              <w:rPr>
                <w:rStyle w:val="Hyperlink"/>
                <w:rFonts w:ascii="Arial" w:hAnsi="Arial" w:cs="Arial"/>
                <w:bCs/>
                <w:color w:val="auto"/>
                <w:sz w:val="14"/>
                <w:szCs w:val="14"/>
                <w:u w:val="none"/>
              </w:rPr>
            </w:pPr>
            <w:r w:rsidRPr="00625958">
              <w:rPr>
                <w:rFonts w:ascii="Arial" w:hAnsi="Arial" w:cs="Arial"/>
                <w:sz w:val="14"/>
                <w:szCs w:val="14"/>
              </w:rPr>
              <w:t>NR_UE_pow_sav_enh-Core</w:t>
            </w:r>
          </w:p>
        </w:tc>
        <w:tc>
          <w:tcPr>
            <w:tcW w:w="1065" w:type="dxa"/>
          </w:tcPr>
          <w:p w14:paraId="292ED3DE" w14:textId="540A343C" w:rsidR="00625958" w:rsidRPr="00625958" w:rsidRDefault="00625958" w:rsidP="00625958">
            <w:pPr>
              <w:rPr>
                <w:rFonts w:ascii="Arial" w:hAnsi="Arial" w:cs="Arial"/>
                <w:sz w:val="14"/>
                <w:szCs w:val="14"/>
              </w:rPr>
            </w:pPr>
            <w:r w:rsidRPr="00625958">
              <w:rPr>
                <w:rFonts w:ascii="Arial" w:hAnsi="Arial" w:cs="Arial"/>
                <w:sz w:val="14"/>
                <w:szCs w:val="14"/>
              </w:rPr>
              <w:t>R2-2111415</w:t>
            </w:r>
          </w:p>
        </w:tc>
        <w:tc>
          <w:tcPr>
            <w:tcW w:w="994" w:type="dxa"/>
          </w:tcPr>
          <w:p w14:paraId="0482BC5A" w14:textId="2682D783" w:rsidR="00625958" w:rsidRPr="00625958" w:rsidRDefault="00625958" w:rsidP="00625958">
            <w:pPr>
              <w:rPr>
                <w:rFonts w:ascii="Arial" w:hAnsi="Arial" w:cs="Arial"/>
                <w:sz w:val="14"/>
                <w:szCs w:val="14"/>
              </w:rPr>
            </w:pPr>
            <w:r w:rsidRPr="00625958">
              <w:rPr>
                <w:rFonts w:ascii="Arial" w:hAnsi="Arial" w:cs="Arial"/>
                <w:sz w:val="14"/>
                <w:szCs w:val="14"/>
              </w:rPr>
              <w:t>RAN2</w:t>
            </w:r>
          </w:p>
        </w:tc>
        <w:tc>
          <w:tcPr>
            <w:tcW w:w="994" w:type="dxa"/>
          </w:tcPr>
          <w:p w14:paraId="26806DDD" w14:textId="04927DC8" w:rsidR="00625958" w:rsidRPr="00625958" w:rsidRDefault="00625958" w:rsidP="00625958">
            <w:pPr>
              <w:rPr>
                <w:rFonts w:ascii="Arial" w:hAnsi="Arial" w:cs="Arial"/>
                <w:sz w:val="14"/>
                <w:szCs w:val="14"/>
              </w:rPr>
            </w:pPr>
            <w:r w:rsidRPr="00625958">
              <w:rPr>
                <w:rFonts w:ascii="Arial" w:hAnsi="Arial" w:cs="Arial"/>
                <w:sz w:val="14"/>
                <w:szCs w:val="14"/>
              </w:rPr>
              <w:t>SA2, CT1, RAN1</w:t>
            </w:r>
          </w:p>
        </w:tc>
        <w:tc>
          <w:tcPr>
            <w:tcW w:w="1120" w:type="dxa"/>
          </w:tcPr>
          <w:p w14:paraId="28036E5C" w14:textId="02F0162F" w:rsidR="00625958" w:rsidRPr="00625958" w:rsidRDefault="00625958" w:rsidP="00625958">
            <w:pPr>
              <w:rPr>
                <w:rFonts w:ascii="Arial" w:hAnsi="Arial" w:cs="Arial"/>
                <w:sz w:val="14"/>
                <w:szCs w:val="14"/>
              </w:rPr>
            </w:pPr>
            <w:r w:rsidRPr="00625958">
              <w:rPr>
                <w:rFonts w:ascii="Arial" w:hAnsi="Arial" w:cs="Arial"/>
                <w:sz w:val="14"/>
                <w:szCs w:val="14"/>
              </w:rPr>
              <w:t>R3-222874</w:t>
            </w:r>
          </w:p>
        </w:tc>
        <w:tc>
          <w:tcPr>
            <w:tcW w:w="1062" w:type="dxa"/>
          </w:tcPr>
          <w:p w14:paraId="26AD864E" w14:textId="77777777" w:rsidR="00625958" w:rsidRPr="00625958" w:rsidRDefault="00625958" w:rsidP="00625958">
            <w:pPr>
              <w:rPr>
                <w:rFonts w:ascii="Arial" w:hAnsi="Arial" w:cs="Arial"/>
                <w:sz w:val="14"/>
                <w:szCs w:val="14"/>
              </w:rPr>
            </w:pPr>
          </w:p>
        </w:tc>
      </w:tr>
      <w:tr w:rsidR="00625958" w:rsidRPr="00625958" w14:paraId="4604016A" w14:textId="77777777" w:rsidTr="00EF3281">
        <w:trPr>
          <w:trHeight w:val="20"/>
          <w:jc w:val="center"/>
        </w:trPr>
        <w:tc>
          <w:tcPr>
            <w:tcW w:w="1094" w:type="dxa"/>
          </w:tcPr>
          <w:p w14:paraId="0AAEB325" w14:textId="724583DF" w:rsidR="00625958" w:rsidRPr="00625958" w:rsidRDefault="001B5688" w:rsidP="00625958">
            <w:pPr>
              <w:rPr>
                <w:rFonts w:ascii="Arial" w:hAnsi="Arial" w:cs="Arial"/>
                <w:sz w:val="14"/>
                <w:szCs w:val="14"/>
              </w:rPr>
            </w:pPr>
            <w:hyperlink r:id="rId3355" w:history="1">
              <w:r w:rsidR="000B5C49">
                <w:rPr>
                  <w:rStyle w:val="Hyperlink"/>
                  <w:rFonts w:ascii="Arial" w:hAnsi="Arial" w:cs="Arial"/>
                  <w:b/>
                  <w:bCs/>
                  <w:sz w:val="14"/>
                  <w:szCs w:val="14"/>
                </w:rPr>
                <w:t>R1-2203042</w:t>
              </w:r>
            </w:hyperlink>
          </w:p>
        </w:tc>
        <w:tc>
          <w:tcPr>
            <w:tcW w:w="2646" w:type="dxa"/>
          </w:tcPr>
          <w:p w14:paraId="6B1B4E9B" w14:textId="3775C64D" w:rsidR="00625958" w:rsidRPr="00625958" w:rsidRDefault="00625958" w:rsidP="00625958">
            <w:pPr>
              <w:rPr>
                <w:rFonts w:ascii="Arial" w:hAnsi="Arial" w:cs="Arial"/>
                <w:sz w:val="14"/>
                <w:szCs w:val="14"/>
              </w:rPr>
            </w:pPr>
            <w:r w:rsidRPr="00625958">
              <w:rPr>
                <w:rFonts w:ascii="Arial" w:hAnsi="Arial" w:cs="Arial"/>
                <w:sz w:val="14"/>
                <w:szCs w:val="14"/>
              </w:rPr>
              <w:t>LS to RAN1 on the inter-UE coordination mechanism</w:t>
            </w:r>
          </w:p>
        </w:tc>
        <w:tc>
          <w:tcPr>
            <w:tcW w:w="1583" w:type="dxa"/>
          </w:tcPr>
          <w:p w14:paraId="11A38B0B" w14:textId="3C4536B0" w:rsidR="00625958" w:rsidRPr="00625958" w:rsidRDefault="00625958" w:rsidP="00625958">
            <w:pPr>
              <w:rPr>
                <w:rFonts w:ascii="Arial" w:hAnsi="Arial" w:cs="Arial"/>
                <w:sz w:val="14"/>
                <w:szCs w:val="14"/>
              </w:rPr>
            </w:pPr>
            <w:r w:rsidRPr="00625958">
              <w:rPr>
                <w:rFonts w:ascii="Arial" w:hAnsi="Arial" w:cs="Arial"/>
                <w:sz w:val="14"/>
                <w:szCs w:val="14"/>
              </w:rPr>
              <w:t>RAN2, vivo</w:t>
            </w:r>
          </w:p>
        </w:tc>
        <w:tc>
          <w:tcPr>
            <w:tcW w:w="909" w:type="dxa"/>
          </w:tcPr>
          <w:p w14:paraId="4A19ECDA" w14:textId="7E38D2CD" w:rsidR="00625958" w:rsidRPr="00625958" w:rsidRDefault="00625958" w:rsidP="00625958">
            <w:pPr>
              <w:rPr>
                <w:rStyle w:val="Hyperlink"/>
                <w:rFonts w:ascii="Arial" w:hAnsi="Arial" w:cs="Arial"/>
                <w:bCs/>
                <w:color w:val="auto"/>
                <w:sz w:val="14"/>
                <w:szCs w:val="14"/>
                <w:u w:val="none"/>
              </w:rPr>
            </w:pPr>
            <w:r w:rsidRPr="00625958">
              <w:rPr>
                <w:rFonts w:ascii="Arial" w:hAnsi="Arial" w:cs="Arial"/>
                <w:sz w:val="14"/>
                <w:szCs w:val="14"/>
              </w:rPr>
              <w:t>Rel-17</w:t>
            </w:r>
          </w:p>
        </w:tc>
        <w:tc>
          <w:tcPr>
            <w:tcW w:w="2600" w:type="dxa"/>
          </w:tcPr>
          <w:p w14:paraId="5FA04873" w14:textId="071CD215" w:rsidR="00625958" w:rsidRPr="00625958" w:rsidRDefault="00625958" w:rsidP="00625958">
            <w:pPr>
              <w:rPr>
                <w:rStyle w:val="Hyperlink"/>
                <w:rFonts w:ascii="Arial" w:hAnsi="Arial" w:cs="Arial"/>
                <w:bCs/>
                <w:color w:val="auto"/>
                <w:sz w:val="14"/>
                <w:szCs w:val="14"/>
                <w:u w:val="none"/>
                <w:lang w:val="fr-FR"/>
              </w:rPr>
            </w:pPr>
            <w:r w:rsidRPr="00625958">
              <w:rPr>
                <w:rFonts w:ascii="Arial" w:hAnsi="Arial" w:cs="Arial"/>
                <w:sz w:val="14"/>
                <w:szCs w:val="14"/>
              </w:rPr>
              <w:t>NR_SL_enh-Core</w:t>
            </w:r>
          </w:p>
        </w:tc>
        <w:tc>
          <w:tcPr>
            <w:tcW w:w="1065" w:type="dxa"/>
          </w:tcPr>
          <w:p w14:paraId="23085B24" w14:textId="4F8FC936" w:rsidR="00625958" w:rsidRPr="00625958" w:rsidRDefault="00625958" w:rsidP="00625958">
            <w:pPr>
              <w:rPr>
                <w:rFonts w:ascii="Arial" w:hAnsi="Arial" w:cs="Arial"/>
                <w:sz w:val="14"/>
                <w:szCs w:val="14"/>
              </w:rPr>
            </w:pPr>
            <w:r w:rsidRPr="00625958">
              <w:rPr>
                <w:rFonts w:ascii="Arial" w:hAnsi="Arial" w:cs="Arial"/>
                <w:sz w:val="14"/>
                <w:szCs w:val="14"/>
              </w:rPr>
              <w:t> </w:t>
            </w:r>
          </w:p>
        </w:tc>
        <w:tc>
          <w:tcPr>
            <w:tcW w:w="994" w:type="dxa"/>
          </w:tcPr>
          <w:p w14:paraId="129D351E" w14:textId="5A27090A" w:rsidR="00625958" w:rsidRPr="00625958" w:rsidRDefault="00625958" w:rsidP="00625958">
            <w:pPr>
              <w:rPr>
                <w:rFonts w:ascii="Arial" w:hAnsi="Arial" w:cs="Arial"/>
                <w:sz w:val="14"/>
                <w:szCs w:val="14"/>
                <w:lang w:val="fr-FR"/>
              </w:rPr>
            </w:pPr>
            <w:r w:rsidRPr="00625958">
              <w:rPr>
                <w:rFonts w:ascii="Arial" w:hAnsi="Arial" w:cs="Arial"/>
                <w:sz w:val="14"/>
                <w:szCs w:val="14"/>
              </w:rPr>
              <w:t>RAN1</w:t>
            </w:r>
          </w:p>
        </w:tc>
        <w:tc>
          <w:tcPr>
            <w:tcW w:w="994" w:type="dxa"/>
          </w:tcPr>
          <w:p w14:paraId="340B8CDA" w14:textId="2692AF1C" w:rsidR="00625958" w:rsidRPr="00625958" w:rsidRDefault="00625958" w:rsidP="00625958">
            <w:pPr>
              <w:rPr>
                <w:rFonts w:ascii="Arial" w:hAnsi="Arial" w:cs="Arial"/>
                <w:sz w:val="14"/>
                <w:szCs w:val="14"/>
              </w:rPr>
            </w:pPr>
            <w:r w:rsidRPr="00625958">
              <w:rPr>
                <w:rFonts w:ascii="Arial" w:hAnsi="Arial" w:cs="Arial"/>
                <w:sz w:val="14"/>
                <w:szCs w:val="14"/>
              </w:rPr>
              <w:t> </w:t>
            </w:r>
          </w:p>
        </w:tc>
        <w:tc>
          <w:tcPr>
            <w:tcW w:w="1120" w:type="dxa"/>
          </w:tcPr>
          <w:p w14:paraId="3A274F94" w14:textId="64547CEB" w:rsidR="00625958" w:rsidRPr="00625958" w:rsidRDefault="00625958" w:rsidP="00625958">
            <w:pPr>
              <w:rPr>
                <w:rFonts w:ascii="Arial" w:hAnsi="Arial" w:cs="Arial"/>
                <w:sz w:val="14"/>
                <w:szCs w:val="14"/>
              </w:rPr>
            </w:pPr>
            <w:r w:rsidRPr="00625958">
              <w:rPr>
                <w:rFonts w:ascii="Arial" w:hAnsi="Arial" w:cs="Arial"/>
                <w:sz w:val="14"/>
                <w:szCs w:val="14"/>
              </w:rPr>
              <w:t>R2-2203695</w:t>
            </w:r>
          </w:p>
        </w:tc>
        <w:tc>
          <w:tcPr>
            <w:tcW w:w="1062" w:type="dxa"/>
          </w:tcPr>
          <w:p w14:paraId="1124A614" w14:textId="77777777" w:rsidR="00625958" w:rsidRPr="00625958" w:rsidRDefault="00625958" w:rsidP="00625958">
            <w:pPr>
              <w:rPr>
                <w:rFonts w:ascii="Arial" w:hAnsi="Arial" w:cs="Arial"/>
                <w:sz w:val="14"/>
                <w:szCs w:val="14"/>
              </w:rPr>
            </w:pPr>
          </w:p>
        </w:tc>
      </w:tr>
      <w:tr w:rsidR="00625958" w:rsidRPr="00625958" w14:paraId="25FA248A" w14:textId="77777777" w:rsidTr="00EF3281">
        <w:trPr>
          <w:trHeight w:val="20"/>
          <w:jc w:val="center"/>
        </w:trPr>
        <w:tc>
          <w:tcPr>
            <w:tcW w:w="1094" w:type="dxa"/>
          </w:tcPr>
          <w:p w14:paraId="22B72989" w14:textId="786A5AE4" w:rsidR="00625958" w:rsidRPr="00625958" w:rsidRDefault="001B5688" w:rsidP="00625958">
            <w:pPr>
              <w:rPr>
                <w:rFonts w:ascii="Arial" w:hAnsi="Arial" w:cs="Arial"/>
                <w:sz w:val="14"/>
                <w:szCs w:val="14"/>
              </w:rPr>
            </w:pPr>
            <w:hyperlink r:id="rId3356" w:history="1">
              <w:r w:rsidR="000B5C49">
                <w:rPr>
                  <w:rStyle w:val="Hyperlink"/>
                  <w:rFonts w:ascii="Arial" w:hAnsi="Arial" w:cs="Arial"/>
                  <w:b/>
                  <w:bCs/>
                  <w:sz w:val="14"/>
                  <w:szCs w:val="14"/>
                </w:rPr>
                <w:t>R1-2203043</w:t>
              </w:r>
            </w:hyperlink>
          </w:p>
        </w:tc>
        <w:tc>
          <w:tcPr>
            <w:tcW w:w="2646" w:type="dxa"/>
          </w:tcPr>
          <w:p w14:paraId="67C12111" w14:textId="00469CC5" w:rsidR="00625958" w:rsidRPr="00625958" w:rsidRDefault="00625958" w:rsidP="00625958">
            <w:pPr>
              <w:rPr>
                <w:rFonts w:ascii="Arial" w:hAnsi="Arial" w:cs="Arial"/>
                <w:sz w:val="14"/>
                <w:szCs w:val="14"/>
              </w:rPr>
            </w:pPr>
            <w:r w:rsidRPr="00625958">
              <w:rPr>
                <w:rFonts w:ascii="Arial" w:hAnsi="Arial" w:cs="Arial"/>
                <w:sz w:val="14"/>
                <w:szCs w:val="14"/>
              </w:rPr>
              <w:t>LS on BWP operation without bandwidth restriction</w:t>
            </w:r>
          </w:p>
        </w:tc>
        <w:tc>
          <w:tcPr>
            <w:tcW w:w="1583" w:type="dxa"/>
          </w:tcPr>
          <w:p w14:paraId="771E8122" w14:textId="2FF8EB43" w:rsidR="00625958" w:rsidRPr="00625958" w:rsidRDefault="00625958" w:rsidP="00625958">
            <w:pPr>
              <w:rPr>
                <w:rFonts w:ascii="Arial" w:hAnsi="Arial" w:cs="Arial"/>
                <w:sz w:val="14"/>
                <w:szCs w:val="14"/>
              </w:rPr>
            </w:pPr>
            <w:r w:rsidRPr="00625958">
              <w:rPr>
                <w:rFonts w:ascii="Arial" w:hAnsi="Arial" w:cs="Arial"/>
                <w:sz w:val="14"/>
                <w:szCs w:val="14"/>
              </w:rPr>
              <w:t>RAN2, Qualcomm</w:t>
            </w:r>
          </w:p>
        </w:tc>
        <w:tc>
          <w:tcPr>
            <w:tcW w:w="909" w:type="dxa"/>
          </w:tcPr>
          <w:p w14:paraId="684CEE22" w14:textId="64FBFDBA" w:rsidR="00625958" w:rsidRPr="00625958" w:rsidRDefault="00625958" w:rsidP="00625958">
            <w:pPr>
              <w:rPr>
                <w:rStyle w:val="Hyperlink"/>
                <w:rFonts w:ascii="Arial" w:hAnsi="Arial" w:cs="Arial"/>
                <w:bCs/>
                <w:color w:val="auto"/>
                <w:sz w:val="14"/>
                <w:szCs w:val="14"/>
                <w:u w:val="none"/>
              </w:rPr>
            </w:pPr>
            <w:r w:rsidRPr="00625958">
              <w:rPr>
                <w:rFonts w:ascii="Arial" w:hAnsi="Arial" w:cs="Arial"/>
                <w:sz w:val="14"/>
                <w:szCs w:val="14"/>
              </w:rPr>
              <w:t>Rel-16</w:t>
            </w:r>
          </w:p>
        </w:tc>
        <w:tc>
          <w:tcPr>
            <w:tcW w:w="2600" w:type="dxa"/>
          </w:tcPr>
          <w:p w14:paraId="6A58870F" w14:textId="77B42D24" w:rsidR="00625958" w:rsidRPr="00625958" w:rsidRDefault="00625958" w:rsidP="00625958">
            <w:pPr>
              <w:rPr>
                <w:rStyle w:val="Hyperlink"/>
                <w:rFonts w:ascii="Arial" w:hAnsi="Arial" w:cs="Arial"/>
                <w:bCs/>
                <w:color w:val="auto"/>
                <w:sz w:val="14"/>
                <w:szCs w:val="14"/>
                <w:u w:val="none"/>
                <w:lang w:val="fr-FR"/>
              </w:rPr>
            </w:pPr>
            <w:r w:rsidRPr="00625958">
              <w:rPr>
                <w:rFonts w:ascii="Arial" w:hAnsi="Arial" w:cs="Arial"/>
                <w:sz w:val="14"/>
                <w:szCs w:val="14"/>
              </w:rPr>
              <w:t>NR_newRAT-Core, TEI16</w:t>
            </w:r>
          </w:p>
        </w:tc>
        <w:tc>
          <w:tcPr>
            <w:tcW w:w="1065" w:type="dxa"/>
          </w:tcPr>
          <w:p w14:paraId="61423C30" w14:textId="1849229C" w:rsidR="00625958" w:rsidRPr="00625958" w:rsidRDefault="00625958" w:rsidP="00625958">
            <w:pPr>
              <w:rPr>
                <w:rFonts w:ascii="Arial" w:hAnsi="Arial" w:cs="Arial"/>
                <w:sz w:val="14"/>
                <w:szCs w:val="14"/>
              </w:rPr>
            </w:pPr>
            <w:r w:rsidRPr="00625958">
              <w:rPr>
                <w:rFonts w:ascii="Arial" w:hAnsi="Arial" w:cs="Arial"/>
                <w:sz w:val="14"/>
                <w:szCs w:val="14"/>
              </w:rPr>
              <w:t> </w:t>
            </w:r>
          </w:p>
        </w:tc>
        <w:tc>
          <w:tcPr>
            <w:tcW w:w="994" w:type="dxa"/>
          </w:tcPr>
          <w:p w14:paraId="450BF34D" w14:textId="48C168FA" w:rsidR="00625958" w:rsidRPr="00625958" w:rsidRDefault="00625958" w:rsidP="00625958">
            <w:pPr>
              <w:rPr>
                <w:rFonts w:ascii="Arial" w:hAnsi="Arial" w:cs="Arial"/>
                <w:sz w:val="14"/>
                <w:szCs w:val="14"/>
                <w:lang w:val="fr-FR"/>
              </w:rPr>
            </w:pPr>
            <w:r w:rsidRPr="00625958">
              <w:rPr>
                <w:rFonts w:ascii="Arial" w:hAnsi="Arial" w:cs="Arial"/>
                <w:sz w:val="14"/>
                <w:szCs w:val="14"/>
              </w:rPr>
              <w:t>RAN1, RAN4</w:t>
            </w:r>
          </w:p>
        </w:tc>
        <w:tc>
          <w:tcPr>
            <w:tcW w:w="994" w:type="dxa"/>
          </w:tcPr>
          <w:p w14:paraId="7681A018" w14:textId="3EE52267" w:rsidR="00625958" w:rsidRPr="00625958" w:rsidRDefault="00625958" w:rsidP="00625958">
            <w:pPr>
              <w:rPr>
                <w:rFonts w:ascii="Arial" w:hAnsi="Arial" w:cs="Arial"/>
                <w:sz w:val="14"/>
                <w:szCs w:val="14"/>
              </w:rPr>
            </w:pPr>
            <w:r w:rsidRPr="00625958">
              <w:rPr>
                <w:rFonts w:ascii="Arial" w:hAnsi="Arial" w:cs="Arial"/>
                <w:sz w:val="14"/>
                <w:szCs w:val="14"/>
              </w:rPr>
              <w:t> </w:t>
            </w:r>
          </w:p>
        </w:tc>
        <w:tc>
          <w:tcPr>
            <w:tcW w:w="1120" w:type="dxa"/>
          </w:tcPr>
          <w:p w14:paraId="65E7B1BA" w14:textId="77658C40" w:rsidR="00625958" w:rsidRPr="00625958" w:rsidRDefault="00625958" w:rsidP="00625958">
            <w:pPr>
              <w:rPr>
                <w:rFonts w:ascii="Arial" w:hAnsi="Arial" w:cs="Arial"/>
                <w:sz w:val="14"/>
                <w:szCs w:val="14"/>
              </w:rPr>
            </w:pPr>
            <w:r w:rsidRPr="00625958">
              <w:rPr>
                <w:rFonts w:ascii="Arial" w:hAnsi="Arial" w:cs="Arial"/>
                <w:sz w:val="14"/>
                <w:szCs w:val="14"/>
              </w:rPr>
              <w:t>R2-2204009</w:t>
            </w:r>
          </w:p>
        </w:tc>
        <w:tc>
          <w:tcPr>
            <w:tcW w:w="1062" w:type="dxa"/>
          </w:tcPr>
          <w:p w14:paraId="049A13E6" w14:textId="77777777" w:rsidR="00625958" w:rsidRPr="00625958" w:rsidRDefault="00625958" w:rsidP="00625958">
            <w:pPr>
              <w:rPr>
                <w:rFonts w:ascii="Arial" w:hAnsi="Arial" w:cs="Arial"/>
                <w:sz w:val="14"/>
                <w:szCs w:val="14"/>
              </w:rPr>
            </w:pPr>
          </w:p>
        </w:tc>
      </w:tr>
      <w:tr w:rsidR="00625958" w:rsidRPr="00625958" w14:paraId="3E2CBBDF" w14:textId="77777777" w:rsidTr="00EF3281">
        <w:trPr>
          <w:trHeight w:val="20"/>
          <w:jc w:val="center"/>
        </w:trPr>
        <w:tc>
          <w:tcPr>
            <w:tcW w:w="1094" w:type="dxa"/>
            <w:shd w:val="clear" w:color="auto" w:fill="auto"/>
          </w:tcPr>
          <w:p w14:paraId="08588EA3" w14:textId="0AB53B4F" w:rsidR="00625958" w:rsidRPr="00625958" w:rsidRDefault="001B5688" w:rsidP="00625958">
            <w:pPr>
              <w:rPr>
                <w:rFonts w:ascii="Arial" w:hAnsi="Arial" w:cs="Arial"/>
                <w:bCs/>
                <w:sz w:val="14"/>
                <w:szCs w:val="14"/>
              </w:rPr>
            </w:pPr>
            <w:hyperlink r:id="rId3357" w:history="1">
              <w:r w:rsidR="000B5C49">
                <w:rPr>
                  <w:rStyle w:val="Hyperlink"/>
                  <w:rFonts w:ascii="Arial" w:hAnsi="Arial" w:cs="Arial"/>
                  <w:b/>
                  <w:bCs/>
                  <w:sz w:val="14"/>
                  <w:szCs w:val="14"/>
                </w:rPr>
                <w:t>R1-2203044</w:t>
              </w:r>
            </w:hyperlink>
          </w:p>
        </w:tc>
        <w:tc>
          <w:tcPr>
            <w:tcW w:w="2646" w:type="dxa"/>
            <w:shd w:val="clear" w:color="auto" w:fill="auto"/>
          </w:tcPr>
          <w:p w14:paraId="4864C826" w14:textId="1C62E4D3" w:rsidR="00625958" w:rsidRPr="00625958" w:rsidRDefault="00625958" w:rsidP="00625958">
            <w:pPr>
              <w:rPr>
                <w:rFonts w:ascii="Arial" w:hAnsi="Arial" w:cs="Arial"/>
                <w:bCs/>
                <w:sz w:val="14"/>
                <w:szCs w:val="14"/>
              </w:rPr>
            </w:pPr>
            <w:r w:rsidRPr="00625958">
              <w:rPr>
                <w:rFonts w:ascii="Arial" w:hAnsi="Arial" w:cs="Arial"/>
                <w:sz w:val="14"/>
                <w:szCs w:val="14"/>
              </w:rPr>
              <w:t>LS on HARQ process for MCCH and Broadcast MTCH(s)</w:t>
            </w:r>
          </w:p>
        </w:tc>
        <w:tc>
          <w:tcPr>
            <w:tcW w:w="1583" w:type="dxa"/>
            <w:shd w:val="clear" w:color="auto" w:fill="auto"/>
          </w:tcPr>
          <w:p w14:paraId="5D5F37D7" w14:textId="18F134D1" w:rsidR="00625958" w:rsidRPr="00625958" w:rsidRDefault="00625958" w:rsidP="00625958">
            <w:pPr>
              <w:rPr>
                <w:rFonts w:ascii="Arial" w:hAnsi="Arial" w:cs="Arial"/>
                <w:bCs/>
                <w:sz w:val="14"/>
                <w:szCs w:val="14"/>
              </w:rPr>
            </w:pPr>
            <w:r w:rsidRPr="00625958">
              <w:rPr>
                <w:rFonts w:ascii="Arial" w:hAnsi="Arial" w:cs="Arial"/>
                <w:sz w:val="14"/>
                <w:szCs w:val="14"/>
              </w:rPr>
              <w:t>RAN2, Samsung</w:t>
            </w:r>
          </w:p>
        </w:tc>
        <w:tc>
          <w:tcPr>
            <w:tcW w:w="909" w:type="dxa"/>
            <w:shd w:val="clear" w:color="auto" w:fill="auto"/>
          </w:tcPr>
          <w:p w14:paraId="28EE0B5F" w14:textId="3241C122" w:rsidR="00625958" w:rsidRPr="00625958" w:rsidRDefault="00625958" w:rsidP="00625958">
            <w:pPr>
              <w:rPr>
                <w:rFonts w:ascii="Arial" w:hAnsi="Arial" w:cs="Arial"/>
                <w:bCs/>
                <w:sz w:val="14"/>
                <w:szCs w:val="14"/>
              </w:rPr>
            </w:pPr>
            <w:r w:rsidRPr="00625958">
              <w:rPr>
                <w:rFonts w:ascii="Arial" w:hAnsi="Arial" w:cs="Arial"/>
                <w:sz w:val="14"/>
                <w:szCs w:val="14"/>
              </w:rPr>
              <w:t>Rel-17</w:t>
            </w:r>
          </w:p>
        </w:tc>
        <w:tc>
          <w:tcPr>
            <w:tcW w:w="2600" w:type="dxa"/>
            <w:shd w:val="clear" w:color="auto" w:fill="auto"/>
          </w:tcPr>
          <w:p w14:paraId="4F37144D" w14:textId="5634C326" w:rsidR="00625958" w:rsidRPr="00625958" w:rsidRDefault="00625958" w:rsidP="00625958">
            <w:pPr>
              <w:rPr>
                <w:rFonts w:ascii="Arial" w:hAnsi="Arial" w:cs="Arial"/>
                <w:bCs/>
                <w:sz w:val="14"/>
                <w:szCs w:val="14"/>
              </w:rPr>
            </w:pPr>
            <w:r w:rsidRPr="00625958">
              <w:rPr>
                <w:rFonts w:ascii="Arial" w:hAnsi="Arial" w:cs="Arial"/>
                <w:sz w:val="14"/>
                <w:szCs w:val="14"/>
              </w:rPr>
              <w:t>NR_MBS-Core</w:t>
            </w:r>
          </w:p>
        </w:tc>
        <w:tc>
          <w:tcPr>
            <w:tcW w:w="1065" w:type="dxa"/>
            <w:shd w:val="clear" w:color="auto" w:fill="auto"/>
          </w:tcPr>
          <w:p w14:paraId="0F12B12E" w14:textId="0DC2745B" w:rsidR="00625958" w:rsidRPr="00625958" w:rsidRDefault="00625958" w:rsidP="00625958">
            <w:pPr>
              <w:rPr>
                <w:rFonts w:ascii="Arial" w:hAnsi="Arial" w:cs="Arial"/>
                <w:bCs/>
                <w:sz w:val="14"/>
                <w:szCs w:val="14"/>
              </w:rPr>
            </w:pPr>
            <w:r w:rsidRPr="00625958">
              <w:rPr>
                <w:rFonts w:ascii="Arial" w:hAnsi="Arial" w:cs="Arial"/>
                <w:sz w:val="14"/>
                <w:szCs w:val="14"/>
              </w:rPr>
              <w:t> </w:t>
            </w:r>
          </w:p>
        </w:tc>
        <w:tc>
          <w:tcPr>
            <w:tcW w:w="994" w:type="dxa"/>
            <w:shd w:val="clear" w:color="auto" w:fill="auto"/>
          </w:tcPr>
          <w:p w14:paraId="5B23F811" w14:textId="77F67955" w:rsidR="00625958" w:rsidRPr="00625958" w:rsidRDefault="00625958" w:rsidP="00625958">
            <w:pPr>
              <w:rPr>
                <w:rFonts w:ascii="Arial" w:hAnsi="Arial" w:cs="Arial"/>
                <w:bCs/>
                <w:sz w:val="14"/>
                <w:szCs w:val="14"/>
                <w:lang w:val="fr-FR"/>
              </w:rPr>
            </w:pPr>
            <w:r w:rsidRPr="00625958">
              <w:rPr>
                <w:rFonts w:ascii="Arial" w:hAnsi="Arial" w:cs="Arial"/>
                <w:sz w:val="14"/>
                <w:szCs w:val="14"/>
              </w:rPr>
              <w:t>RAN1</w:t>
            </w:r>
          </w:p>
        </w:tc>
        <w:tc>
          <w:tcPr>
            <w:tcW w:w="994" w:type="dxa"/>
            <w:shd w:val="clear" w:color="auto" w:fill="auto"/>
          </w:tcPr>
          <w:p w14:paraId="0DF09386" w14:textId="4599AD83" w:rsidR="00625958" w:rsidRPr="00625958" w:rsidRDefault="00625958" w:rsidP="00625958">
            <w:pPr>
              <w:rPr>
                <w:rFonts w:ascii="Arial" w:hAnsi="Arial" w:cs="Arial"/>
                <w:bCs/>
                <w:sz w:val="14"/>
                <w:szCs w:val="14"/>
                <w:lang w:val="fr-FR"/>
              </w:rPr>
            </w:pPr>
            <w:r w:rsidRPr="00625958">
              <w:rPr>
                <w:rFonts w:ascii="Arial" w:hAnsi="Arial" w:cs="Arial"/>
                <w:sz w:val="14"/>
                <w:szCs w:val="14"/>
              </w:rPr>
              <w:t> </w:t>
            </w:r>
          </w:p>
        </w:tc>
        <w:tc>
          <w:tcPr>
            <w:tcW w:w="1120" w:type="dxa"/>
            <w:shd w:val="clear" w:color="auto" w:fill="auto"/>
          </w:tcPr>
          <w:p w14:paraId="61582C02" w14:textId="33A24957" w:rsidR="00625958" w:rsidRPr="00625958" w:rsidRDefault="00625958" w:rsidP="00625958">
            <w:pPr>
              <w:rPr>
                <w:rFonts w:ascii="Arial" w:hAnsi="Arial" w:cs="Arial"/>
                <w:bCs/>
                <w:sz w:val="14"/>
                <w:szCs w:val="14"/>
                <w:lang w:val="fr-FR"/>
              </w:rPr>
            </w:pPr>
            <w:r w:rsidRPr="00625958">
              <w:rPr>
                <w:rFonts w:ascii="Arial" w:hAnsi="Arial" w:cs="Arial"/>
                <w:sz w:val="14"/>
                <w:szCs w:val="14"/>
              </w:rPr>
              <w:t>R2-2204017</w:t>
            </w:r>
          </w:p>
        </w:tc>
        <w:tc>
          <w:tcPr>
            <w:tcW w:w="1062" w:type="dxa"/>
            <w:shd w:val="clear" w:color="auto" w:fill="auto"/>
          </w:tcPr>
          <w:p w14:paraId="0E9D28A3" w14:textId="77777777" w:rsidR="00625958" w:rsidRPr="00625958" w:rsidRDefault="00625958" w:rsidP="00625958">
            <w:pPr>
              <w:rPr>
                <w:rFonts w:ascii="Arial" w:hAnsi="Arial" w:cs="Arial"/>
                <w:bCs/>
                <w:sz w:val="14"/>
                <w:szCs w:val="14"/>
                <w:lang w:val="fr-FR"/>
              </w:rPr>
            </w:pPr>
          </w:p>
        </w:tc>
      </w:tr>
      <w:tr w:rsidR="00625958" w:rsidRPr="00625958" w14:paraId="7FFBB336" w14:textId="77777777" w:rsidTr="00EF3281">
        <w:trPr>
          <w:trHeight w:val="20"/>
          <w:jc w:val="center"/>
        </w:trPr>
        <w:tc>
          <w:tcPr>
            <w:tcW w:w="1094" w:type="dxa"/>
            <w:shd w:val="clear" w:color="auto" w:fill="auto"/>
          </w:tcPr>
          <w:p w14:paraId="55303EDD" w14:textId="298C2115" w:rsidR="00625958" w:rsidRPr="00625958" w:rsidRDefault="001B5688" w:rsidP="00625958">
            <w:pPr>
              <w:rPr>
                <w:rFonts w:ascii="Arial" w:hAnsi="Arial" w:cs="Arial"/>
                <w:bCs/>
                <w:sz w:val="14"/>
                <w:szCs w:val="14"/>
              </w:rPr>
            </w:pPr>
            <w:hyperlink r:id="rId3358" w:history="1">
              <w:r w:rsidR="000B5C49">
                <w:rPr>
                  <w:rStyle w:val="Hyperlink"/>
                  <w:rFonts w:ascii="Arial" w:hAnsi="Arial" w:cs="Arial"/>
                  <w:b/>
                  <w:bCs/>
                  <w:sz w:val="14"/>
                  <w:szCs w:val="14"/>
                </w:rPr>
                <w:t>R1-2203045</w:t>
              </w:r>
            </w:hyperlink>
          </w:p>
        </w:tc>
        <w:tc>
          <w:tcPr>
            <w:tcW w:w="2646" w:type="dxa"/>
            <w:shd w:val="clear" w:color="auto" w:fill="auto"/>
          </w:tcPr>
          <w:p w14:paraId="36E890DB" w14:textId="79D9EC5A" w:rsidR="00625958" w:rsidRPr="00625958" w:rsidRDefault="00625958" w:rsidP="00625958">
            <w:pPr>
              <w:rPr>
                <w:rFonts w:ascii="Arial" w:hAnsi="Arial" w:cs="Arial"/>
                <w:bCs/>
                <w:sz w:val="14"/>
                <w:szCs w:val="14"/>
              </w:rPr>
            </w:pPr>
            <w:r w:rsidRPr="00625958">
              <w:rPr>
                <w:rFonts w:ascii="Arial" w:hAnsi="Arial" w:cs="Arial"/>
                <w:sz w:val="14"/>
                <w:szCs w:val="14"/>
              </w:rPr>
              <w:t>Reply LS on PDCCH Blind Detection in CA</w:t>
            </w:r>
          </w:p>
        </w:tc>
        <w:tc>
          <w:tcPr>
            <w:tcW w:w="1583" w:type="dxa"/>
            <w:shd w:val="clear" w:color="auto" w:fill="auto"/>
          </w:tcPr>
          <w:p w14:paraId="130A02F8" w14:textId="384D2A10" w:rsidR="00625958" w:rsidRPr="00625958" w:rsidRDefault="00625958" w:rsidP="00625958">
            <w:pPr>
              <w:rPr>
                <w:rFonts w:ascii="Arial" w:hAnsi="Arial" w:cs="Arial"/>
                <w:bCs/>
                <w:sz w:val="14"/>
                <w:szCs w:val="14"/>
              </w:rPr>
            </w:pPr>
            <w:r w:rsidRPr="00625958">
              <w:rPr>
                <w:rFonts w:ascii="Arial" w:hAnsi="Arial" w:cs="Arial"/>
                <w:sz w:val="14"/>
                <w:szCs w:val="14"/>
              </w:rPr>
              <w:t>RAN2, HiSilicon</w:t>
            </w:r>
          </w:p>
        </w:tc>
        <w:tc>
          <w:tcPr>
            <w:tcW w:w="909" w:type="dxa"/>
            <w:shd w:val="clear" w:color="auto" w:fill="auto"/>
          </w:tcPr>
          <w:p w14:paraId="02209CAB" w14:textId="1F9AF2CC" w:rsidR="00625958" w:rsidRPr="00625958" w:rsidRDefault="00625958" w:rsidP="00625958">
            <w:pPr>
              <w:rPr>
                <w:rFonts w:ascii="Arial" w:hAnsi="Arial" w:cs="Arial"/>
                <w:bCs/>
                <w:sz w:val="14"/>
                <w:szCs w:val="14"/>
              </w:rPr>
            </w:pPr>
            <w:r w:rsidRPr="00625958">
              <w:rPr>
                <w:rFonts w:ascii="Arial" w:hAnsi="Arial" w:cs="Arial"/>
                <w:sz w:val="14"/>
                <w:szCs w:val="14"/>
              </w:rPr>
              <w:t>Rel-16</w:t>
            </w:r>
          </w:p>
        </w:tc>
        <w:tc>
          <w:tcPr>
            <w:tcW w:w="2600" w:type="dxa"/>
            <w:shd w:val="clear" w:color="auto" w:fill="auto"/>
          </w:tcPr>
          <w:p w14:paraId="382704EB" w14:textId="412F796C" w:rsidR="00625958" w:rsidRPr="00625958" w:rsidRDefault="00625958" w:rsidP="00625958">
            <w:pPr>
              <w:rPr>
                <w:rFonts w:ascii="Arial" w:hAnsi="Arial" w:cs="Arial"/>
                <w:bCs/>
                <w:sz w:val="14"/>
                <w:szCs w:val="14"/>
              </w:rPr>
            </w:pPr>
            <w:r w:rsidRPr="00625958">
              <w:rPr>
                <w:rFonts w:ascii="Arial" w:hAnsi="Arial" w:cs="Arial"/>
                <w:sz w:val="14"/>
                <w:szCs w:val="14"/>
              </w:rPr>
              <w:t>NR_L1enh_URLLC-Core</w:t>
            </w:r>
          </w:p>
        </w:tc>
        <w:tc>
          <w:tcPr>
            <w:tcW w:w="1065" w:type="dxa"/>
            <w:shd w:val="clear" w:color="auto" w:fill="auto"/>
          </w:tcPr>
          <w:p w14:paraId="4BF47913" w14:textId="73E464C5" w:rsidR="00625958" w:rsidRPr="00625958" w:rsidRDefault="00625958" w:rsidP="00625958">
            <w:pPr>
              <w:rPr>
                <w:rFonts w:ascii="Arial" w:hAnsi="Arial" w:cs="Arial"/>
                <w:bCs/>
                <w:sz w:val="14"/>
                <w:szCs w:val="14"/>
              </w:rPr>
            </w:pPr>
            <w:r w:rsidRPr="00625958">
              <w:rPr>
                <w:rFonts w:ascii="Arial" w:hAnsi="Arial" w:cs="Arial"/>
                <w:sz w:val="14"/>
                <w:szCs w:val="14"/>
              </w:rPr>
              <w:t>R1-2112833</w:t>
            </w:r>
          </w:p>
        </w:tc>
        <w:tc>
          <w:tcPr>
            <w:tcW w:w="994" w:type="dxa"/>
            <w:shd w:val="clear" w:color="auto" w:fill="auto"/>
          </w:tcPr>
          <w:p w14:paraId="7CD5A63D" w14:textId="1BFAD56D" w:rsidR="00625958" w:rsidRPr="00625958" w:rsidRDefault="00625958" w:rsidP="00625958">
            <w:pPr>
              <w:rPr>
                <w:rFonts w:ascii="Arial" w:hAnsi="Arial" w:cs="Arial"/>
                <w:bCs/>
                <w:sz w:val="14"/>
                <w:szCs w:val="14"/>
              </w:rPr>
            </w:pPr>
            <w:r w:rsidRPr="00625958">
              <w:rPr>
                <w:rFonts w:ascii="Arial" w:hAnsi="Arial" w:cs="Arial"/>
                <w:sz w:val="14"/>
                <w:szCs w:val="14"/>
              </w:rPr>
              <w:t>RAN1</w:t>
            </w:r>
          </w:p>
        </w:tc>
        <w:tc>
          <w:tcPr>
            <w:tcW w:w="994" w:type="dxa"/>
            <w:shd w:val="clear" w:color="auto" w:fill="auto"/>
          </w:tcPr>
          <w:p w14:paraId="2B577849" w14:textId="00DA73D1" w:rsidR="00625958" w:rsidRPr="00625958" w:rsidRDefault="00625958" w:rsidP="00625958">
            <w:pPr>
              <w:rPr>
                <w:rFonts w:ascii="Arial" w:hAnsi="Arial" w:cs="Arial"/>
                <w:bCs/>
                <w:sz w:val="14"/>
                <w:szCs w:val="14"/>
              </w:rPr>
            </w:pPr>
            <w:r w:rsidRPr="00625958">
              <w:rPr>
                <w:rFonts w:ascii="Arial" w:hAnsi="Arial" w:cs="Arial"/>
                <w:sz w:val="14"/>
                <w:szCs w:val="14"/>
              </w:rPr>
              <w:t> </w:t>
            </w:r>
          </w:p>
        </w:tc>
        <w:tc>
          <w:tcPr>
            <w:tcW w:w="1120" w:type="dxa"/>
            <w:shd w:val="clear" w:color="auto" w:fill="auto"/>
          </w:tcPr>
          <w:p w14:paraId="55AE4164" w14:textId="5799DBC3" w:rsidR="00625958" w:rsidRPr="00625958" w:rsidRDefault="00625958" w:rsidP="00625958">
            <w:pPr>
              <w:rPr>
                <w:rFonts w:ascii="Arial" w:hAnsi="Arial" w:cs="Arial"/>
                <w:bCs/>
                <w:sz w:val="14"/>
                <w:szCs w:val="14"/>
              </w:rPr>
            </w:pPr>
            <w:r w:rsidRPr="00625958">
              <w:rPr>
                <w:rFonts w:ascii="Arial" w:hAnsi="Arial" w:cs="Arial"/>
                <w:sz w:val="14"/>
                <w:szCs w:val="14"/>
              </w:rPr>
              <w:t>R2-2204055</w:t>
            </w:r>
          </w:p>
        </w:tc>
        <w:tc>
          <w:tcPr>
            <w:tcW w:w="1062" w:type="dxa"/>
            <w:shd w:val="clear" w:color="auto" w:fill="auto"/>
          </w:tcPr>
          <w:p w14:paraId="190F6E00" w14:textId="77777777" w:rsidR="00625958" w:rsidRPr="00625958" w:rsidRDefault="00625958" w:rsidP="00625958">
            <w:pPr>
              <w:rPr>
                <w:rFonts w:ascii="Arial" w:hAnsi="Arial" w:cs="Arial"/>
                <w:bCs/>
                <w:sz w:val="14"/>
                <w:szCs w:val="14"/>
              </w:rPr>
            </w:pPr>
          </w:p>
        </w:tc>
      </w:tr>
      <w:tr w:rsidR="00625958" w:rsidRPr="00625958" w14:paraId="5EE187D7" w14:textId="77777777" w:rsidTr="00EF3281">
        <w:trPr>
          <w:trHeight w:val="20"/>
          <w:jc w:val="center"/>
        </w:trPr>
        <w:tc>
          <w:tcPr>
            <w:tcW w:w="1094" w:type="dxa"/>
          </w:tcPr>
          <w:p w14:paraId="76172E2D" w14:textId="6A402C42" w:rsidR="00625958" w:rsidRPr="00625958" w:rsidRDefault="001B5688" w:rsidP="00625958">
            <w:pPr>
              <w:rPr>
                <w:rFonts w:ascii="Arial" w:hAnsi="Arial" w:cs="Arial"/>
                <w:bCs/>
                <w:sz w:val="14"/>
                <w:szCs w:val="14"/>
              </w:rPr>
            </w:pPr>
            <w:hyperlink r:id="rId3359" w:history="1">
              <w:r w:rsidR="000B5C49">
                <w:rPr>
                  <w:rStyle w:val="Hyperlink"/>
                  <w:rFonts w:ascii="Arial" w:hAnsi="Arial" w:cs="Arial"/>
                  <w:b/>
                  <w:bCs/>
                  <w:sz w:val="14"/>
                  <w:szCs w:val="14"/>
                </w:rPr>
                <w:t>R1-2203046</w:t>
              </w:r>
            </w:hyperlink>
          </w:p>
        </w:tc>
        <w:tc>
          <w:tcPr>
            <w:tcW w:w="2646" w:type="dxa"/>
          </w:tcPr>
          <w:p w14:paraId="72537572" w14:textId="349F00FB" w:rsidR="00625958" w:rsidRPr="00625958" w:rsidRDefault="00625958" w:rsidP="00625958">
            <w:pPr>
              <w:rPr>
                <w:rFonts w:ascii="Arial" w:hAnsi="Arial" w:cs="Arial"/>
                <w:sz w:val="14"/>
                <w:szCs w:val="14"/>
              </w:rPr>
            </w:pPr>
            <w:r w:rsidRPr="00625958">
              <w:rPr>
                <w:rFonts w:ascii="Arial" w:hAnsi="Arial" w:cs="Arial"/>
                <w:sz w:val="14"/>
                <w:szCs w:val="14"/>
              </w:rPr>
              <w:t>LS on introduction of an offset to transmit CD-SSB and NCD-SSB at different times</w:t>
            </w:r>
          </w:p>
        </w:tc>
        <w:tc>
          <w:tcPr>
            <w:tcW w:w="1583" w:type="dxa"/>
          </w:tcPr>
          <w:p w14:paraId="06CD956C" w14:textId="52F569D6" w:rsidR="00625958" w:rsidRPr="00625958" w:rsidRDefault="00625958" w:rsidP="00625958">
            <w:pPr>
              <w:rPr>
                <w:rFonts w:ascii="Arial" w:hAnsi="Arial" w:cs="Arial"/>
                <w:sz w:val="14"/>
                <w:szCs w:val="14"/>
              </w:rPr>
            </w:pPr>
            <w:r w:rsidRPr="00625958">
              <w:rPr>
                <w:rFonts w:ascii="Arial" w:hAnsi="Arial" w:cs="Arial"/>
                <w:sz w:val="14"/>
                <w:szCs w:val="14"/>
              </w:rPr>
              <w:t>RAN2, Ericsson</w:t>
            </w:r>
          </w:p>
        </w:tc>
        <w:tc>
          <w:tcPr>
            <w:tcW w:w="909" w:type="dxa"/>
          </w:tcPr>
          <w:p w14:paraId="17E9FF38" w14:textId="16612D7D" w:rsidR="00625958" w:rsidRPr="00625958" w:rsidRDefault="00625958" w:rsidP="00625958">
            <w:pPr>
              <w:rPr>
                <w:rFonts w:ascii="Arial" w:hAnsi="Arial" w:cs="Arial"/>
                <w:bCs/>
                <w:sz w:val="14"/>
                <w:szCs w:val="14"/>
              </w:rPr>
            </w:pPr>
            <w:r w:rsidRPr="00625958">
              <w:rPr>
                <w:rFonts w:ascii="Arial" w:hAnsi="Arial" w:cs="Arial"/>
                <w:sz w:val="14"/>
                <w:szCs w:val="14"/>
              </w:rPr>
              <w:t>Rel-17</w:t>
            </w:r>
          </w:p>
        </w:tc>
        <w:tc>
          <w:tcPr>
            <w:tcW w:w="2600" w:type="dxa"/>
          </w:tcPr>
          <w:p w14:paraId="06F0B68D" w14:textId="5551FE4C" w:rsidR="00625958" w:rsidRPr="00625958" w:rsidRDefault="00625958" w:rsidP="00625958">
            <w:pPr>
              <w:rPr>
                <w:rFonts w:ascii="Arial" w:hAnsi="Arial" w:cs="Arial"/>
                <w:bCs/>
                <w:sz w:val="14"/>
                <w:szCs w:val="14"/>
                <w:lang w:val="fr-FR"/>
              </w:rPr>
            </w:pPr>
            <w:r w:rsidRPr="00625958">
              <w:rPr>
                <w:rFonts w:ascii="Arial" w:hAnsi="Arial" w:cs="Arial"/>
                <w:sz w:val="14"/>
                <w:szCs w:val="14"/>
              </w:rPr>
              <w:t>NR_redcap-Core</w:t>
            </w:r>
          </w:p>
        </w:tc>
        <w:tc>
          <w:tcPr>
            <w:tcW w:w="1065" w:type="dxa"/>
          </w:tcPr>
          <w:p w14:paraId="5B980355" w14:textId="4490A294" w:rsidR="00625958" w:rsidRPr="00625958" w:rsidRDefault="00625958" w:rsidP="00625958">
            <w:pPr>
              <w:rPr>
                <w:rFonts w:ascii="Arial" w:hAnsi="Arial" w:cs="Arial"/>
                <w:sz w:val="14"/>
                <w:szCs w:val="14"/>
                <w:lang w:val="fr-FR"/>
              </w:rPr>
            </w:pPr>
            <w:r w:rsidRPr="00625958">
              <w:rPr>
                <w:rFonts w:ascii="Arial" w:hAnsi="Arial" w:cs="Arial"/>
                <w:sz w:val="14"/>
                <w:szCs w:val="14"/>
              </w:rPr>
              <w:t> </w:t>
            </w:r>
          </w:p>
        </w:tc>
        <w:tc>
          <w:tcPr>
            <w:tcW w:w="994" w:type="dxa"/>
          </w:tcPr>
          <w:p w14:paraId="71C4B1FC" w14:textId="7BB9EBCB" w:rsidR="00625958" w:rsidRPr="00625958" w:rsidRDefault="00625958" w:rsidP="00625958">
            <w:pPr>
              <w:rPr>
                <w:rFonts w:ascii="Arial" w:hAnsi="Arial" w:cs="Arial"/>
                <w:sz w:val="14"/>
                <w:szCs w:val="14"/>
                <w:lang w:val="fr-FR"/>
              </w:rPr>
            </w:pPr>
            <w:r w:rsidRPr="00625958">
              <w:rPr>
                <w:rFonts w:ascii="Arial" w:hAnsi="Arial" w:cs="Arial"/>
                <w:sz w:val="14"/>
                <w:szCs w:val="14"/>
              </w:rPr>
              <w:t>RAN1, RAN4</w:t>
            </w:r>
          </w:p>
        </w:tc>
        <w:tc>
          <w:tcPr>
            <w:tcW w:w="994" w:type="dxa"/>
          </w:tcPr>
          <w:p w14:paraId="21ED1625" w14:textId="2697B765" w:rsidR="00625958" w:rsidRPr="00625958" w:rsidRDefault="00625958" w:rsidP="00625958">
            <w:pPr>
              <w:rPr>
                <w:rFonts w:ascii="Arial" w:hAnsi="Arial" w:cs="Arial"/>
                <w:sz w:val="14"/>
                <w:szCs w:val="14"/>
                <w:lang w:val="fr-FR"/>
              </w:rPr>
            </w:pPr>
            <w:r w:rsidRPr="00625958">
              <w:rPr>
                <w:rFonts w:ascii="Arial" w:hAnsi="Arial" w:cs="Arial"/>
                <w:sz w:val="14"/>
                <w:szCs w:val="14"/>
              </w:rPr>
              <w:t> </w:t>
            </w:r>
          </w:p>
        </w:tc>
        <w:tc>
          <w:tcPr>
            <w:tcW w:w="1120" w:type="dxa"/>
          </w:tcPr>
          <w:p w14:paraId="1F775E30" w14:textId="25635FDB" w:rsidR="00625958" w:rsidRPr="00625958" w:rsidRDefault="00625958" w:rsidP="00625958">
            <w:pPr>
              <w:rPr>
                <w:rFonts w:ascii="Arial" w:hAnsi="Arial" w:cs="Arial"/>
                <w:sz w:val="14"/>
                <w:szCs w:val="14"/>
                <w:lang w:val="fr-FR"/>
              </w:rPr>
            </w:pPr>
            <w:r w:rsidRPr="00625958">
              <w:rPr>
                <w:rFonts w:ascii="Arial" w:hAnsi="Arial" w:cs="Arial"/>
                <w:sz w:val="14"/>
                <w:szCs w:val="14"/>
              </w:rPr>
              <w:t>R2-2204115</w:t>
            </w:r>
          </w:p>
        </w:tc>
        <w:tc>
          <w:tcPr>
            <w:tcW w:w="1062" w:type="dxa"/>
          </w:tcPr>
          <w:p w14:paraId="41651B9F" w14:textId="77777777" w:rsidR="00625958" w:rsidRPr="00625958" w:rsidRDefault="00625958" w:rsidP="00625958">
            <w:pPr>
              <w:rPr>
                <w:rFonts w:ascii="Arial" w:hAnsi="Arial" w:cs="Arial"/>
                <w:sz w:val="14"/>
                <w:szCs w:val="14"/>
                <w:lang w:val="fr-FR"/>
              </w:rPr>
            </w:pPr>
          </w:p>
        </w:tc>
      </w:tr>
      <w:tr w:rsidR="00625958" w:rsidRPr="00625958" w14:paraId="4D48B2FB" w14:textId="77777777" w:rsidTr="00EF3281">
        <w:trPr>
          <w:trHeight w:val="20"/>
          <w:jc w:val="center"/>
        </w:trPr>
        <w:tc>
          <w:tcPr>
            <w:tcW w:w="1094" w:type="dxa"/>
          </w:tcPr>
          <w:p w14:paraId="0D251E39" w14:textId="18171EC8" w:rsidR="00625958" w:rsidRPr="00625958" w:rsidRDefault="001B5688" w:rsidP="00625958">
            <w:pPr>
              <w:rPr>
                <w:rFonts w:ascii="Arial" w:hAnsi="Arial" w:cs="Arial"/>
                <w:bCs/>
                <w:sz w:val="14"/>
                <w:szCs w:val="14"/>
              </w:rPr>
            </w:pPr>
            <w:hyperlink r:id="rId3360" w:history="1">
              <w:r w:rsidR="000B5C49">
                <w:rPr>
                  <w:rStyle w:val="Hyperlink"/>
                  <w:rFonts w:ascii="Arial" w:hAnsi="Arial" w:cs="Arial"/>
                  <w:b/>
                  <w:bCs/>
                  <w:sz w:val="14"/>
                  <w:szCs w:val="14"/>
                </w:rPr>
                <w:t>R1-2203047</w:t>
              </w:r>
            </w:hyperlink>
          </w:p>
        </w:tc>
        <w:tc>
          <w:tcPr>
            <w:tcW w:w="2646" w:type="dxa"/>
          </w:tcPr>
          <w:p w14:paraId="64051F63" w14:textId="4FF21A20" w:rsidR="00625958" w:rsidRPr="00625958" w:rsidRDefault="00625958" w:rsidP="00625958">
            <w:pPr>
              <w:rPr>
                <w:rFonts w:ascii="Arial" w:hAnsi="Arial" w:cs="Arial"/>
                <w:sz w:val="14"/>
                <w:szCs w:val="14"/>
              </w:rPr>
            </w:pPr>
            <w:r w:rsidRPr="00625958">
              <w:rPr>
                <w:rFonts w:ascii="Arial" w:hAnsi="Arial" w:cs="Arial"/>
                <w:sz w:val="14"/>
                <w:szCs w:val="14"/>
              </w:rPr>
              <w:t>Reply LS on Signalling of PC2 V2X intra-band concurrent operation</w:t>
            </w:r>
          </w:p>
        </w:tc>
        <w:tc>
          <w:tcPr>
            <w:tcW w:w="1583" w:type="dxa"/>
          </w:tcPr>
          <w:p w14:paraId="3391F906" w14:textId="15E11778" w:rsidR="00625958" w:rsidRPr="00625958" w:rsidRDefault="00625958" w:rsidP="00625958">
            <w:pPr>
              <w:rPr>
                <w:rFonts w:ascii="Arial" w:hAnsi="Arial" w:cs="Arial"/>
                <w:sz w:val="14"/>
                <w:szCs w:val="14"/>
              </w:rPr>
            </w:pPr>
            <w:r w:rsidRPr="00625958">
              <w:rPr>
                <w:rFonts w:ascii="Arial" w:hAnsi="Arial" w:cs="Arial"/>
                <w:sz w:val="14"/>
                <w:szCs w:val="14"/>
              </w:rPr>
              <w:t>RAN2, Xiaomi</w:t>
            </w:r>
          </w:p>
        </w:tc>
        <w:tc>
          <w:tcPr>
            <w:tcW w:w="909" w:type="dxa"/>
          </w:tcPr>
          <w:p w14:paraId="020B2FC7" w14:textId="291AE2C9" w:rsidR="00625958" w:rsidRPr="00625958" w:rsidRDefault="00625958" w:rsidP="00625958">
            <w:pPr>
              <w:rPr>
                <w:rFonts w:ascii="Arial" w:hAnsi="Arial" w:cs="Arial"/>
                <w:bCs/>
                <w:sz w:val="14"/>
                <w:szCs w:val="14"/>
              </w:rPr>
            </w:pPr>
            <w:r w:rsidRPr="00625958">
              <w:rPr>
                <w:rFonts w:ascii="Arial" w:hAnsi="Arial" w:cs="Arial"/>
                <w:sz w:val="14"/>
                <w:szCs w:val="14"/>
              </w:rPr>
              <w:t>Rel-16</w:t>
            </w:r>
          </w:p>
        </w:tc>
        <w:tc>
          <w:tcPr>
            <w:tcW w:w="2600" w:type="dxa"/>
          </w:tcPr>
          <w:p w14:paraId="02349B8C" w14:textId="45959030" w:rsidR="00625958" w:rsidRPr="00625958" w:rsidRDefault="00625958" w:rsidP="00625958">
            <w:pPr>
              <w:rPr>
                <w:rFonts w:ascii="Arial" w:hAnsi="Arial" w:cs="Arial"/>
                <w:bCs/>
                <w:sz w:val="14"/>
                <w:szCs w:val="14"/>
                <w:lang w:val="fr-FR"/>
              </w:rPr>
            </w:pPr>
            <w:r w:rsidRPr="00625958">
              <w:rPr>
                <w:rFonts w:ascii="Arial" w:hAnsi="Arial" w:cs="Arial"/>
                <w:sz w:val="14"/>
                <w:szCs w:val="14"/>
              </w:rPr>
              <w:t>5G_V2X_NRSL-Core</w:t>
            </w:r>
          </w:p>
        </w:tc>
        <w:tc>
          <w:tcPr>
            <w:tcW w:w="1065" w:type="dxa"/>
          </w:tcPr>
          <w:p w14:paraId="373FEA75" w14:textId="706116F1" w:rsidR="00625958" w:rsidRPr="00625958" w:rsidRDefault="00625958" w:rsidP="00625958">
            <w:pPr>
              <w:rPr>
                <w:rFonts w:ascii="Arial" w:hAnsi="Arial" w:cs="Arial"/>
                <w:sz w:val="14"/>
                <w:szCs w:val="14"/>
                <w:lang w:val="fr-FR"/>
              </w:rPr>
            </w:pPr>
            <w:r w:rsidRPr="00625958">
              <w:rPr>
                <w:rFonts w:ascii="Arial" w:hAnsi="Arial" w:cs="Arial"/>
                <w:sz w:val="14"/>
                <w:szCs w:val="14"/>
              </w:rPr>
              <w:t>R4-2119992</w:t>
            </w:r>
          </w:p>
        </w:tc>
        <w:tc>
          <w:tcPr>
            <w:tcW w:w="994" w:type="dxa"/>
          </w:tcPr>
          <w:p w14:paraId="2A125581" w14:textId="57BA1934" w:rsidR="00625958" w:rsidRPr="00625958" w:rsidRDefault="00625958" w:rsidP="00625958">
            <w:pPr>
              <w:rPr>
                <w:rFonts w:ascii="Arial" w:hAnsi="Arial" w:cs="Arial"/>
                <w:sz w:val="14"/>
                <w:szCs w:val="14"/>
                <w:lang w:val="fr-FR"/>
              </w:rPr>
            </w:pPr>
            <w:r w:rsidRPr="00625958">
              <w:rPr>
                <w:rFonts w:ascii="Arial" w:hAnsi="Arial" w:cs="Arial"/>
                <w:sz w:val="14"/>
                <w:szCs w:val="14"/>
              </w:rPr>
              <w:t>RAN4</w:t>
            </w:r>
          </w:p>
        </w:tc>
        <w:tc>
          <w:tcPr>
            <w:tcW w:w="994" w:type="dxa"/>
          </w:tcPr>
          <w:p w14:paraId="1C67013E" w14:textId="1965D143" w:rsidR="00625958" w:rsidRPr="00625958" w:rsidRDefault="00625958" w:rsidP="00625958">
            <w:pPr>
              <w:rPr>
                <w:rFonts w:ascii="Arial" w:hAnsi="Arial" w:cs="Arial"/>
                <w:sz w:val="14"/>
                <w:szCs w:val="14"/>
                <w:lang w:val="fr-FR"/>
              </w:rPr>
            </w:pPr>
            <w:r w:rsidRPr="00625958">
              <w:rPr>
                <w:rFonts w:ascii="Arial" w:hAnsi="Arial" w:cs="Arial"/>
                <w:sz w:val="14"/>
                <w:szCs w:val="14"/>
              </w:rPr>
              <w:t>RAN1</w:t>
            </w:r>
          </w:p>
        </w:tc>
        <w:tc>
          <w:tcPr>
            <w:tcW w:w="1120" w:type="dxa"/>
          </w:tcPr>
          <w:p w14:paraId="36A77706" w14:textId="7219A3FF" w:rsidR="00625958" w:rsidRPr="00625958" w:rsidRDefault="00625958" w:rsidP="00625958">
            <w:pPr>
              <w:rPr>
                <w:rFonts w:ascii="Arial" w:hAnsi="Arial" w:cs="Arial"/>
                <w:sz w:val="14"/>
                <w:szCs w:val="14"/>
                <w:lang w:val="fr-FR"/>
              </w:rPr>
            </w:pPr>
            <w:r w:rsidRPr="00625958">
              <w:rPr>
                <w:rFonts w:ascii="Arial" w:hAnsi="Arial" w:cs="Arial"/>
                <w:sz w:val="14"/>
                <w:szCs w:val="14"/>
              </w:rPr>
              <w:t>R2-2203686</w:t>
            </w:r>
          </w:p>
        </w:tc>
        <w:tc>
          <w:tcPr>
            <w:tcW w:w="1062" w:type="dxa"/>
          </w:tcPr>
          <w:p w14:paraId="518DF04E" w14:textId="12E740CC" w:rsidR="00625958" w:rsidRPr="00625958" w:rsidRDefault="00625958" w:rsidP="00625958">
            <w:pPr>
              <w:rPr>
                <w:rFonts w:ascii="Arial" w:hAnsi="Arial" w:cs="Arial"/>
                <w:sz w:val="14"/>
                <w:szCs w:val="14"/>
                <w:lang w:val="fr-FR"/>
              </w:rPr>
            </w:pPr>
          </w:p>
        </w:tc>
      </w:tr>
      <w:tr w:rsidR="00625958" w:rsidRPr="00625958" w14:paraId="2BBCAA32" w14:textId="77777777" w:rsidTr="00EF3281">
        <w:trPr>
          <w:trHeight w:val="20"/>
          <w:jc w:val="center"/>
        </w:trPr>
        <w:tc>
          <w:tcPr>
            <w:tcW w:w="1094" w:type="dxa"/>
          </w:tcPr>
          <w:p w14:paraId="79072E6E" w14:textId="0A71BA87" w:rsidR="00625958" w:rsidRPr="00625958" w:rsidRDefault="001B5688" w:rsidP="00625958">
            <w:pPr>
              <w:rPr>
                <w:rFonts w:ascii="Arial" w:hAnsi="Arial" w:cs="Arial"/>
                <w:bCs/>
                <w:sz w:val="14"/>
                <w:szCs w:val="14"/>
              </w:rPr>
            </w:pPr>
            <w:hyperlink r:id="rId3361" w:history="1">
              <w:r w:rsidR="000B5C49">
                <w:rPr>
                  <w:rStyle w:val="Hyperlink"/>
                  <w:rFonts w:ascii="Arial" w:hAnsi="Arial" w:cs="Arial"/>
                  <w:b/>
                  <w:bCs/>
                  <w:sz w:val="14"/>
                  <w:szCs w:val="14"/>
                </w:rPr>
                <w:t>R1-2203048</w:t>
              </w:r>
            </w:hyperlink>
          </w:p>
        </w:tc>
        <w:tc>
          <w:tcPr>
            <w:tcW w:w="2646" w:type="dxa"/>
          </w:tcPr>
          <w:p w14:paraId="238D3DB4" w14:textId="06ABD450" w:rsidR="00625958" w:rsidRPr="00625958" w:rsidRDefault="00625958" w:rsidP="00625958">
            <w:pPr>
              <w:rPr>
                <w:rFonts w:ascii="Arial" w:hAnsi="Arial" w:cs="Arial"/>
                <w:sz w:val="14"/>
                <w:szCs w:val="14"/>
              </w:rPr>
            </w:pPr>
            <w:r w:rsidRPr="00625958">
              <w:rPr>
                <w:rFonts w:ascii="Arial" w:hAnsi="Arial" w:cs="Arial"/>
                <w:sz w:val="14"/>
                <w:szCs w:val="14"/>
              </w:rPr>
              <w:t>Reply LS on Pemax for NR-V2X</w:t>
            </w:r>
          </w:p>
        </w:tc>
        <w:tc>
          <w:tcPr>
            <w:tcW w:w="1583" w:type="dxa"/>
          </w:tcPr>
          <w:p w14:paraId="7C84F316" w14:textId="08FCA901" w:rsidR="00625958" w:rsidRPr="00625958" w:rsidRDefault="00625958" w:rsidP="00625958">
            <w:pPr>
              <w:rPr>
                <w:rFonts w:ascii="Arial" w:hAnsi="Arial" w:cs="Arial"/>
                <w:sz w:val="14"/>
                <w:szCs w:val="14"/>
              </w:rPr>
            </w:pPr>
            <w:r w:rsidRPr="00625958">
              <w:rPr>
                <w:rFonts w:ascii="Arial" w:hAnsi="Arial" w:cs="Arial"/>
                <w:sz w:val="14"/>
                <w:szCs w:val="14"/>
              </w:rPr>
              <w:t>RAN2, Huawei, CATT</w:t>
            </w:r>
          </w:p>
        </w:tc>
        <w:tc>
          <w:tcPr>
            <w:tcW w:w="909" w:type="dxa"/>
          </w:tcPr>
          <w:p w14:paraId="136E84E3" w14:textId="077B12B6" w:rsidR="00625958" w:rsidRPr="00625958" w:rsidRDefault="00625958" w:rsidP="00625958">
            <w:pPr>
              <w:rPr>
                <w:rFonts w:ascii="Arial" w:hAnsi="Arial" w:cs="Arial"/>
                <w:bCs/>
                <w:sz w:val="14"/>
                <w:szCs w:val="14"/>
              </w:rPr>
            </w:pPr>
            <w:r w:rsidRPr="00625958">
              <w:rPr>
                <w:rFonts w:ascii="Arial" w:hAnsi="Arial" w:cs="Arial"/>
                <w:sz w:val="14"/>
                <w:szCs w:val="14"/>
              </w:rPr>
              <w:t>Rel-16</w:t>
            </w:r>
          </w:p>
        </w:tc>
        <w:tc>
          <w:tcPr>
            <w:tcW w:w="2600" w:type="dxa"/>
          </w:tcPr>
          <w:p w14:paraId="11ECAF8A" w14:textId="15C94E77" w:rsidR="00625958" w:rsidRPr="00625958" w:rsidRDefault="00625958" w:rsidP="00625958">
            <w:pPr>
              <w:rPr>
                <w:rFonts w:ascii="Arial" w:hAnsi="Arial" w:cs="Arial"/>
                <w:bCs/>
                <w:sz w:val="14"/>
                <w:szCs w:val="14"/>
              </w:rPr>
            </w:pPr>
            <w:r w:rsidRPr="00625958">
              <w:rPr>
                <w:rFonts w:ascii="Arial" w:hAnsi="Arial" w:cs="Arial"/>
                <w:sz w:val="14"/>
                <w:szCs w:val="14"/>
              </w:rPr>
              <w:t>5G_V2X_NRSL-Core</w:t>
            </w:r>
          </w:p>
        </w:tc>
        <w:tc>
          <w:tcPr>
            <w:tcW w:w="1065" w:type="dxa"/>
          </w:tcPr>
          <w:p w14:paraId="40170804" w14:textId="5CB5515D" w:rsidR="00625958" w:rsidRPr="00625958" w:rsidRDefault="00625958" w:rsidP="00625958">
            <w:pPr>
              <w:rPr>
                <w:rFonts w:ascii="Arial" w:hAnsi="Arial" w:cs="Arial"/>
                <w:sz w:val="14"/>
                <w:szCs w:val="14"/>
              </w:rPr>
            </w:pPr>
            <w:r w:rsidRPr="00625958">
              <w:rPr>
                <w:rFonts w:ascii="Arial" w:hAnsi="Arial" w:cs="Arial"/>
                <w:sz w:val="14"/>
                <w:szCs w:val="14"/>
              </w:rPr>
              <w:t>R4-2120047</w:t>
            </w:r>
          </w:p>
        </w:tc>
        <w:tc>
          <w:tcPr>
            <w:tcW w:w="994" w:type="dxa"/>
          </w:tcPr>
          <w:p w14:paraId="4E9B54D9" w14:textId="32FF53FF" w:rsidR="00625958" w:rsidRPr="00625958" w:rsidRDefault="00625958" w:rsidP="00625958">
            <w:pPr>
              <w:rPr>
                <w:rFonts w:ascii="Arial" w:hAnsi="Arial" w:cs="Arial"/>
                <w:sz w:val="14"/>
                <w:szCs w:val="14"/>
              </w:rPr>
            </w:pPr>
            <w:r w:rsidRPr="00625958">
              <w:rPr>
                <w:rFonts w:ascii="Arial" w:hAnsi="Arial" w:cs="Arial"/>
                <w:sz w:val="14"/>
                <w:szCs w:val="14"/>
              </w:rPr>
              <w:t>RAN4</w:t>
            </w:r>
          </w:p>
        </w:tc>
        <w:tc>
          <w:tcPr>
            <w:tcW w:w="994" w:type="dxa"/>
          </w:tcPr>
          <w:p w14:paraId="3812E90A" w14:textId="0846371B" w:rsidR="00625958" w:rsidRPr="00625958" w:rsidRDefault="00625958" w:rsidP="00625958">
            <w:pPr>
              <w:rPr>
                <w:rFonts w:ascii="Arial" w:hAnsi="Arial" w:cs="Arial"/>
                <w:sz w:val="14"/>
                <w:szCs w:val="14"/>
              </w:rPr>
            </w:pPr>
            <w:r w:rsidRPr="00625958">
              <w:rPr>
                <w:rFonts w:ascii="Arial" w:hAnsi="Arial" w:cs="Arial"/>
                <w:sz w:val="14"/>
                <w:szCs w:val="14"/>
              </w:rPr>
              <w:t>RAN1</w:t>
            </w:r>
          </w:p>
        </w:tc>
        <w:tc>
          <w:tcPr>
            <w:tcW w:w="1120" w:type="dxa"/>
          </w:tcPr>
          <w:p w14:paraId="4883072A" w14:textId="08BCB5A4" w:rsidR="00625958" w:rsidRPr="00625958" w:rsidRDefault="00625958" w:rsidP="00625958">
            <w:pPr>
              <w:rPr>
                <w:rFonts w:ascii="Arial" w:hAnsi="Arial" w:cs="Arial"/>
                <w:sz w:val="14"/>
                <w:szCs w:val="14"/>
              </w:rPr>
            </w:pPr>
            <w:r w:rsidRPr="00625958">
              <w:rPr>
                <w:rFonts w:ascii="Arial" w:hAnsi="Arial" w:cs="Arial"/>
                <w:sz w:val="14"/>
                <w:szCs w:val="14"/>
              </w:rPr>
              <w:t>R2-2203687</w:t>
            </w:r>
          </w:p>
        </w:tc>
        <w:tc>
          <w:tcPr>
            <w:tcW w:w="1062" w:type="dxa"/>
          </w:tcPr>
          <w:p w14:paraId="65B6AAA0" w14:textId="77777777" w:rsidR="00625958" w:rsidRPr="00625958" w:rsidRDefault="00625958" w:rsidP="00625958">
            <w:pPr>
              <w:rPr>
                <w:rFonts w:ascii="Arial" w:hAnsi="Arial" w:cs="Arial"/>
                <w:sz w:val="14"/>
                <w:szCs w:val="14"/>
              </w:rPr>
            </w:pPr>
          </w:p>
        </w:tc>
      </w:tr>
      <w:tr w:rsidR="00625958" w:rsidRPr="00625958" w14:paraId="0C583B70" w14:textId="77777777" w:rsidTr="00EF3281">
        <w:trPr>
          <w:trHeight w:val="20"/>
          <w:jc w:val="center"/>
        </w:trPr>
        <w:tc>
          <w:tcPr>
            <w:tcW w:w="1094" w:type="dxa"/>
          </w:tcPr>
          <w:p w14:paraId="7FDA137B" w14:textId="18F3489B" w:rsidR="00625958" w:rsidRPr="00625958" w:rsidRDefault="001B5688" w:rsidP="00625958">
            <w:pPr>
              <w:rPr>
                <w:rFonts w:ascii="Arial" w:hAnsi="Arial" w:cs="Arial"/>
                <w:bCs/>
                <w:sz w:val="14"/>
                <w:szCs w:val="14"/>
              </w:rPr>
            </w:pPr>
            <w:hyperlink r:id="rId3362" w:history="1">
              <w:r w:rsidR="000B5C49">
                <w:rPr>
                  <w:rStyle w:val="Hyperlink"/>
                  <w:rFonts w:ascii="Arial" w:hAnsi="Arial" w:cs="Arial"/>
                  <w:b/>
                  <w:bCs/>
                  <w:sz w:val="14"/>
                  <w:szCs w:val="14"/>
                </w:rPr>
                <w:t>R1-2203049</w:t>
              </w:r>
            </w:hyperlink>
          </w:p>
        </w:tc>
        <w:tc>
          <w:tcPr>
            <w:tcW w:w="2646" w:type="dxa"/>
          </w:tcPr>
          <w:p w14:paraId="6C2A5549" w14:textId="04227C11" w:rsidR="00625958" w:rsidRPr="00625958" w:rsidRDefault="00625958" w:rsidP="00625958">
            <w:pPr>
              <w:rPr>
                <w:rFonts w:ascii="Arial" w:hAnsi="Arial" w:cs="Arial"/>
                <w:sz w:val="14"/>
                <w:szCs w:val="14"/>
              </w:rPr>
            </w:pPr>
            <w:r w:rsidRPr="00625958">
              <w:rPr>
                <w:rFonts w:ascii="Arial" w:hAnsi="Arial" w:cs="Arial"/>
                <w:sz w:val="14"/>
                <w:szCs w:val="14"/>
              </w:rPr>
              <w:t>Reply LS on interruption for PUCCH Scell activation in invalid TA case</w:t>
            </w:r>
          </w:p>
        </w:tc>
        <w:tc>
          <w:tcPr>
            <w:tcW w:w="1583" w:type="dxa"/>
          </w:tcPr>
          <w:p w14:paraId="2F16B83F" w14:textId="39FE5312" w:rsidR="00625958" w:rsidRPr="00625958" w:rsidRDefault="00625958" w:rsidP="00625958">
            <w:pPr>
              <w:rPr>
                <w:rFonts w:ascii="Arial" w:hAnsi="Arial" w:cs="Arial"/>
                <w:sz w:val="14"/>
                <w:szCs w:val="14"/>
              </w:rPr>
            </w:pPr>
            <w:r w:rsidRPr="00625958">
              <w:rPr>
                <w:rFonts w:ascii="Arial" w:hAnsi="Arial" w:cs="Arial"/>
                <w:sz w:val="14"/>
                <w:szCs w:val="14"/>
              </w:rPr>
              <w:t>RAN2, CATT</w:t>
            </w:r>
          </w:p>
        </w:tc>
        <w:tc>
          <w:tcPr>
            <w:tcW w:w="909" w:type="dxa"/>
          </w:tcPr>
          <w:p w14:paraId="15A723ED" w14:textId="178993DB" w:rsidR="00625958" w:rsidRPr="00625958" w:rsidRDefault="00625958" w:rsidP="00625958">
            <w:pPr>
              <w:rPr>
                <w:rFonts w:ascii="Arial" w:hAnsi="Arial" w:cs="Arial"/>
                <w:bCs/>
                <w:sz w:val="14"/>
                <w:szCs w:val="14"/>
              </w:rPr>
            </w:pPr>
            <w:r w:rsidRPr="00625958">
              <w:rPr>
                <w:rFonts w:ascii="Arial" w:hAnsi="Arial" w:cs="Arial"/>
                <w:sz w:val="14"/>
                <w:szCs w:val="14"/>
              </w:rPr>
              <w:t>Rel-17</w:t>
            </w:r>
          </w:p>
        </w:tc>
        <w:tc>
          <w:tcPr>
            <w:tcW w:w="2600" w:type="dxa"/>
          </w:tcPr>
          <w:p w14:paraId="481A092C" w14:textId="66D3FA94" w:rsidR="00625958" w:rsidRPr="00625958" w:rsidRDefault="00625958" w:rsidP="00625958">
            <w:pPr>
              <w:rPr>
                <w:rFonts w:ascii="Arial" w:hAnsi="Arial" w:cs="Arial"/>
                <w:bCs/>
                <w:sz w:val="14"/>
                <w:szCs w:val="14"/>
              </w:rPr>
            </w:pPr>
            <w:r w:rsidRPr="00625958">
              <w:rPr>
                <w:rFonts w:ascii="Arial" w:hAnsi="Arial" w:cs="Arial"/>
                <w:sz w:val="14"/>
                <w:szCs w:val="14"/>
              </w:rPr>
              <w:t>NR_RRM_enh2-Core</w:t>
            </w:r>
          </w:p>
        </w:tc>
        <w:tc>
          <w:tcPr>
            <w:tcW w:w="1065" w:type="dxa"/>
          </w:tcPr>
          <w:p w14:paraId="29DEC12A" w14:textId="4A911C36" w:rsidR="00625958" w:rsidRPr="00625958" w:rsidRDefault="00625958" w:rsidP="00625958">
            <w:pPr>
              <w:rPr>
                <w:rFonts w:ascii="Arial" w:hAnsi="Arial" w:cs="Arial"/>
                <w:sz w:val="14"/>
                <w:szCs w:val="14"/>
              </w:rPr>
            </w:pPr>
            <w:r w:rsidRPr="00625958">
              <w:rPr>
                <w:rFonts w:ascii="Arial" w:hAnsi="Arial" w:cs="Arial"/>
                <w:sz w:val="14"/>
                <w:szCs w:val="14"/>
              </w:rPr>
              <w:t>R4-2120420</w:t>
            </w:r>
          </w:p>
        </w:tc>
        <w:tc>
          <w:tcPr>
            <w:tcW w:w="994" w:type="dxa"/>
          </w:tcPr>
          <w:p w14:paraId="61A53C7A" w14:textId="3BF40FF8" w:rsidR="00625958" w:rsidRPr="00625958" w:rsidRDefault="00625958" w:rsidP="00625958">
            <w:pPr>
              <w:rPr>
                <w:rFonts w:ascii="Arial" w:hAnsi="Arial" w:cs="Arial"/>
                <w:sz w:val="14"/>
                <w:szCs w:val="14"/>
              </w:rPr>
            </w:pPr>
            <w:r w:rsidRPr="00625958">
              <w:rPr>
                <w:rFonts w:ascii="Arial" w:hAnsi="Arial" w:cs="Arial"/>
                <w:sz w:val="14"/>
                <w:szCs w:val="14"/>
              </w:rPr>
              <w:t>RAN4</w:t>
            </w:r>
          </w:p>
        </w:tc>
        <w:tc>
          <w:tcPr>
            <w:tcW w:w="994" w:type="dxa"/>
          </w:tcPr>
          <w:p w14:paraId="1B0DF475" w14:textId="1D157A75" w:rsidR="00625958" w:rsidRPr="00625958" w:rsidRDefault="00625958" w:rsidP="00625958">
            <w:pPr>
              <w:rPr>
                <w:rFonts w:ascii="Arial" w:hAnsi="Arial" w:cs="Arial"/>
                <w:sz w:val="14"/>
                <w:szCs w:val="14"/>
              </w:rPr>
            </w:pPr>
            <w:r w:rsidRPr="00625958">
              <w:rPr>
                <w:rFonts w:ascii="Arial" w:hAnsi="Arial" w:cs="Arial"/>
                <w:sz w:val="14"/>
                <w:szCs w:val="14"/>
              </w:rPr>
              <w:t>RAN1</w:t>
            </w:r>
          </w:p>
        </w:tc>
        <w:tc>
          <w:tcPr>
            <w:tcW w:w="1120" w:type="dxa"/>
          </w:tcPr>
          <w:p w14:paraId="0167E1B5" w14:textId="5C079A6B" w:rsidR="00625958" w:rsidRPr="00625958" w:rsidRDefault="00625958" w:rsidP="00625958">
            <w:pPr>
              <w:rPr>
                <w:rFonts w:ascii="Arial" w:hAnsi="Arial" w:cs="Arial"/>
                <w:sz w:val="14"/>
                <w:szCs w:val="14"/>
              </w:rPr>
            </w:pPr>
            <w:r w:rsidRPr="00625958">
              <w:rPr>
                <w:rFonts w:ascii="Arial" w:hAnsi="Arial" w:cs="Arial"/>
                <w:sz w:val="14"/>
                <w:szCs w:val="14"/>
              </w:rPr>
              <w:t>R2-2203835</w:t>
            </w:r>
          </w:p>
        </w:tc>
        <w:tc>
          <w:tcPr>
            <w:tcW w:w="1062" w:type="dxa"/>
          </w:tcPr>
          <w:p w14:paraId="094A8EE2" w14:textId="77777777" w:rsidR="00625958" w:rsidRPr="00625958" w:rsidRDefault="00625958" w:rsidP="00625958">
            <w:pPr>
              <w:rPr>
                <w:rFonts w:ascii="Arial" w:hAnsi="Arial" w:cs="Arial"/>
                <w:sz w:val="14"/>
                <w:szCs w:val="14"/>
              </w:rPr>
            </w:pPr>
          </w:p>
        </w:tc>
      </w:tr>
      <w:tr w:rsidR="00625958" w:rsidRPr="00625958" w14:paraId="21B44353" w14:textId="77777777" w:rsidTr="00EF3281">
        <w:trPr>
          <w:trHeight w:val="20"/>
          <w:jc w:val="center"/>
        </w:trPr>
        <w:tc>
          <w:tcPr>
            <w:tcW w:w="1094" w:type="dxa"/>
          </w:tcPr>
          <w:p w14:paraId="2FECF3AB" w14:textId="622F5E6F" w:rsidR="00625958" w:rsidRPr="00625958" w:rsidRDefault="001B5688" w:rsidP="00625958">
            <w:pPr>
              <w:rPr>
                <w:rFonts w:ascii="Arial" w:hAnsi="Arial" w:cs="Arial"/>
                <w:sz w:val="14"/>
                <w:szCs w:val="14"/>
              </w:rPr>
            </w:pPr>
            <w:hyperlink r:id="rId3363" w:history="1">
              <w:r w:rsidR="000B5C49">
                <w:rPr>
                  <w:rStyle w:val="Hyperlink"/>
                  <w:rFonts w:ascii="Arial" w:hAnsi="Arial" w:cs="Arial"/>
                  <w:b/>
                  <w:bCs/>
                  <w:sz w:val="14"/>
                  <w:szCs w:val="14"/>
                </w:rPr>
                <w:t>R1-2203050</w:t>
              </w:r>
            </w:hyperlink>
          </w:p>
        </w:tc>
        <w:tc>
          <w:tcPr>
            <w:tcW w:w="2646" w:type="dxa"/>
          </w:tcPr>
          <w:p w14:paraId="304CBD41" w14:textId="762C312B" w:rsidR="00625958" w:rsidRPr="00625958" w:rsidRDefault="00625958" w:rsidP="00625958">
            <w:pPr>
              <w:rPr>
                <w:rFonts w:ascii="Arial" w:hAnsi="Arial" w:cs="Arial"/>
                <w:sz w:val="14"/>
                <w:szCs w:val="14"/>
              </w:rPr>
            </w:pPr>
            <w:r w:rsidRPr="00625958">
              <w:rPr>
                <w:rFonts w:ascii="Arial" w:hAnsi="Arial" w:cs="Arial"/>
                <w:sz w:val="14"/>
                <w:szCs w:val="14"/>
              </w:rPr>
              <w:t>LS on coordination of R17 gap features</w:t>
            </w:r>
          </w:p>
        </w:tc>
        <w:tc>
          <w:tcPr>
            <w:tcW w:w="1583" w:type="dxa"/>
          </w:tcPr>
          <w:p w14:paraId="0B052572" w14:textId="186731F0" w:rsidR="00625958" w:rsidRPr="00625958" w:rsidRDefault="00625958" w:rsidP="00625958">
            <w:pPr>
              <w:rPr>
                <w:rFonts w:ascii="Arial" w:hAnsi="Arial" w:cs="Arial"/>
                <w:sz w:val="14"/>
                <w:szCs w:val="14"/>
              </w:rPr>
            </w:pPr>
            <w:r w:rsidRPr="00625958">
              <w:rPr>
                <w:rFonts w:ascii="Arial" w:hAnsi="Arial" w:cs="Arial"/>
                <w:sz w:val="14"/>
                <w:szCs w:val="14"/>
              </w:rPr>
              <w:t>RAN2, MediaTek</w:t>
            </w:r>
          </w:p>
        </w:tc>
        <w:tc>
          <w:tcPr>
            <w:tcW w:w="909" w:type="dxa"/>
          </w:tcPr>
          <w:p w14:paraId="5F7A326F" w14:textId="13F9F3D4" w:rsidR="00625958" w:rsidRPr="00625958" w:rsidRDefault="00625958" w:rsidP="00625958">
            <w:pPr>
              <w:rPr>
                <w:rFonts w:ascii="Arial" w:hAnsi="Arial" w:cs="Arial"/>
                <w:sz w:val="14"/>
                <w:szCs w:val="14"/>
              </w:rPr>
            </w:pPr>
            <w:r w:rsidRPr="00625958">
              <w:rPr>
                <w:rFonts w:ascii="Arial" w:hAnsi="Arial" w:cs="Arial"/>
                <w:sz w:val="14"/>
                <w:szCs w:val="14"/>
              </w:rPr>
              <w:t>Rel-17</w:t>
            </w:r>
          </w:p>
        </w:tc>
        <w:tc>
          <w:tcPr>
            <w:tcW w:w="2600" w:type="dxa"/>
          </w:tcPr>
          <w:p w14:paraId="6DEDAE5E" w14:textId="6D40E750" w:rsidR="00625958" w:rsidRPr="00625958" w:rsidRDefault="00625958" w:rsidP="00625958">
            <w:pPr>
              <w:rPr>
                <w:rFonts w:ascii="Arial" w:hAnsi="Arial" w:cs="Arial"/>
                <w:sz w:val="14"/>
                <w:szCs w:val="14"/>
                <w:lang w:val="fr-FR"/>
              </w:rPr>
            </w:pPr>
            <w:r w:rsidRPr="00625958">
              <w:rPr>
                <w:rFonts w:ascii="Arial" w:hAnsi="Arial" w:cs="Arial"/>
                <w:sz w:val="14"/>
                <w:szCs w:val="14"/>
              </w:rPr>
              <w:t>NR_MG_enh-Core, LTE_NR_MUSIM-Core, NR_pos_enh-Core, NR_NTN_solutions-Core</w:t>
            </w:r>
          </w:p>
        </w:tc>
        <w:tc>
          <w:tcPr>
            <w:tcW w:w="1065" w:type="dxa"/>
          </w:tcPr>
          <w:p w14:paraId="52472CCE" w14:textId="2ABBD264" w:rsidR="00625958" w:rsidRPr="00625958" w:rsidRDefault="00625958" w:rsidP="00625958">
            <w:pPr>
              <w:rPr>
                <w:rFonts w:ascii="Arial" w:hAnsi="Arial" w:cs="Arial"/>
                <w:sz w:val="14"/>
                <w:szCs w:val="14"/>
                <w:lang w:val="fr-FR"/>
              </w:rPr>
            </w:pPr>
            <w:r w:rsidRPr="00625958">
              <w:rPr>
                <w:rFonts w:ascii="Arial" w:hAnsi="Arial" w:cs="Arial"/>
                <w:sz w:val="14"/>
                <w:szCs w:val="14"/>
              </w:rPr>
              <w:t> </w:t>
            </w:r>
          </w:p>
        </w:tc>
        <w:tc>
          <w:tcPr>
            <w:tcW w:w="994" w:type="dxa"/>
          </w:tcPr>
          <w:p w14:paraId="0F8EC0F7" w14:textId="0282FFCD" w:rsidR="00625958" w:rsidRPr="00625958" w:rsidRDefault="00625958" w:rsidP="00625958">
            <w:pPr>
              <w:rPr>
                <w:rFonts w:ascii="Arial" w:hAnsi="Arial" w:cs="Arial"/>
                <w:sz w:val="14"/>
                <w:szCs w:val="14"/>
              </w:rPr>
            </w:pPr>
            <w:r w:rsidRPr="00625958">
              <w:rPr>
                <w:rFonts w:ascii="Arial" w:hAnsi="Arial" w:cs="Arial"/>
                <w:sz w:val="14"/>
                <w:szCs w:val="14"/>
              </w:rPr>
              <w:t>RAN4</w:t>
            </w:r>
          </w:p>
        </w:tc>
        <w:tc>
          <w:tcPr>
            <w:tcW w:w="994" w:type="dxa"/>
          </w:tcPr>
          <w:p w14:paraId="728D8D4F" w14:textId="769C1B29" w:rsidR="00625958" w:rsidRPr="00625958" w:rsidRDefault="00625958" w:rsidP="00625958">
            <w:pPr>
              <w:rPr>
                <w:rFonts w:ascii="Arial" w:hAnsi="Arial" w:cs="Arial"/>
                <w:sz w:val="14"/>
                <w:szCs w:val="14"/>
              </w:rPr>
            </w:pPr>
            <w:r w:rsidRPr="00625958">
              <w:rPr>
                <w:rFonts w:ascii="Arial" w:hAnsi="Arial" w:cs="Arial"/>
                <w:sz w:val="14"/>
                <w:szCs w:val="14"/>
              </w:rPr>
              <w:t>RAN1</w:t>
            </w:r>
          </w:p>
        </w:tc>
        <w:tc>
          <w:tcPr>
            <w:tcW w:w="1120" w:type="dxa"/>
          </w:tcPr>
          <w:p w14:paraId="3B72F7C6" w14:textId="5DCADCDF" w:rsidR="00625958" w:rsidRPr="00625958" w:rsidRDefault="00625958" w:rsidP="00625958">
            <w:pPr>
              <w:rPr>
                <w:rFonts w:ascii="Arial" w:hAnsi="Arial" w:cs="Arial"/>
                <w:sz w:val="14"/>
                <w:szCs w:val="14"/>
              </w:rPr>
            </w:pPr>
            <w:r w:rsidRPr="00625958">
              <w:rPr>
                <w:rFonts w:ascii="Arial" w:hAnsi="Arial" w:cs="Arial"/>
                <w:sz w:val="14"/>
                <w:szCs w:val="14"/>
              </w:rPr>
              <w:t>R2-2203879</w:t>
            </w:r>
          </w:p>
        </w:tc>
        <w:tc>
          <w:tcPr>
            <w:tcW w:w="1062" w:type="dxa"/>
          </w:tcPr>
          <w:p w14:paraId="44984C4F" w14:textId="77777777" w:rsidR="00625958" w:rsidRPr="00625958" w:rsidRDefault="00625958" w:rsidP="00625958">
            <w:pPr>
              <w:rPr>
                <w:rFonts w:ascii="Arial" w:hAnsi="Arial" w:cs="Arial"/>
                <w:sz w:val="14"/>
                <w:szCs w:val="14"/>
              </w:rPr>
            </w:pPr>
          </w:p>
        </w:tc>
      </w:tr>
      <w:tr w:rsidR="00625958" w:rsidRPr="00625958" w14:paraId="10EEAF46" w14:textId="77777777" w:rsidTr="00EF3281">
        <w:trPr>
          <w:trHeight w:val="20"/>
          <w:jc w:val="center"/>
        </w:trPr>
        <w:tc>
          <w:tcPr>
            <w:tcW w:w="1094" w:type="dxa"/>
          </w:tcPr>
          <w:p w14:paraId="1B878BB7" w14:textId="242CE126" w:rsidR="00625958" w:rsidRPr="00625958" w:rsidRDefault="001B5688" w:rsidP="00625958">
            <w:pPr>
              <w:rPr>
                <w:rFonts w:ascii="Arial" w:hAnsi="Arial" w:cs="Arial"/>
                <w:bCs/>
                <w:sz w:val="14"/>
                <w:szCs w:val="14"/>
              </w:rPr>
            </w:pPr>
            <w:hyperlink r:id="rId3364" w:history="1">
              <w:r w:rsidR="000B5C49">
                <w:rPr>
                  <w:rStyle w:val="Hyperlink"/>
                  <w:rFonts w:ascii="Arial" w:hAnsi="Arial" w:cs="Arial"/>
                  <w:b/>
                  <w:bCs/>
                  <w:sz w:val="14"/>
                  <w:szCs w:val="14"/>
                </w:rPr>
                <w:t>R1-2203051</w:t>
              </w:r>
            </w:hyperlink>
          </w:p>
        </w:tc>
        <w:tc>
          <w:tcPr>
            <w:tcW w:w="2646" w:type="dxa"/>
          </w:tcPr>
          <w:p w14:paraId="3A07A6AD" w14:textId="1F676239" w:rsidR="00625958" w:rsidRPr="00625958" w:rsidRDefault="00625958" w:rsidP="00625958">
            <w:pPr>
              <w:rPr>
                <w:rFonts w:ascii="Arial" w:hAnsi="Arial" w:cs="Arial"/>
                <w:sz w:val="14"/>
                <w:szCs w:val="14"/>
              </w:rPr>
            </w:pPr>
            <w:r w:rsidRPr="00625958">
              <w:rPr>
                <w:rFonts w:ascii="Arial" w:hAnsi="Arial" w:cs="Arial"/>
                <w:sz w:val="14"/>
                <w:szCs w:val="14"/>
              </w:rPr>
              <w:t>LS on TCI state indication</w:t>
            </w:r>
          </w:p>
        </w:tc>
        <w:tc>
          <w:tcPr>
            <w:tcW w:w="1583" w:type="dxa"/>
          </w:tcPr>
          <w:p w14:paraId="5292015B" w14:textId="5C2FD4BC" w:rsidR="00625958" w:rsidRPr="00625958" w:rsidRDefault="00625958" w:rsidP="00625958">
            <w:pPr>
              <w:rPr>
                <w:rFonts w:ascii="Arial" w:hAnsi="Arial" w:cs="Arial"/>
                <w:sz w:val="14"/>
                <w:szCs w:val="14"/>
              </w:rPr>
            </w:pPr>
            <w:r w:rsidRPr="00625958">
              <w:rPr>
                <w:rFonts w:ascii="Arial" w:hAnsi="Arial" w:cs="Arial"/>
                <w:sz w:val="14"/>
                <w:szCs w:val="14"/>
              </w:rPr>
              <w:t>RAN2, MediaTek</w:t>
            </w:r>
          </w:p>
        </w:tc>
        <w:tc>
          <w:tcPr>
            <w:tcW w:w="909" w:type="dxa"/>
          </w:tcPr>
          <w:p w14:paraId="464AD6FA" w14:textId="770BD97D" w:rsidR="00625958" w:rsidRPr="00625958" w:rsidRDefault="00625958" w:rsidP="00625958">
            <w:pPr>
              <w:rPr>
                <w:rFonts w:ascii="Arial" w:hAnsi="Arial" w:cs="Arial"/>
                <w:bCs/>
                <w:sz w:val="14"/>
                <w:szCs w:val="14"/>
              </w:rPr>
            </w:pPr>
            <w:r w:rsidRPr="00625958">
              <w:rPr>
                <w:rFonts w:ascii="Arial" w:hAnsi="Arial" w:cs="Arial"/>
                <w:sz w:val="14"/>
                <w:szCs w:val="14"/>
              </w:rPr>
              <w:t>Rel-17</w:t>
            </w:r>
          </w:p>
        </w:tc>
        <w:tc>
          <w:tcPr>
            <w:tcW w:w="2600" w:type="dxa"/>
          </w:tcPr>
          <w:p w14:paraId="40260345" w14:textId="6DF6E950" w:rsidR="00625958" w:rsidRPr="00625958" w:rsidRDefault="00625958" w:rsidP="00625958">
            <w:pPr>
              <w:rPr>
                <w:rFonts w:ascii="Arial" w:hAnsi="Arial" w:cs="Arial"/>
                <w:bCs/>
                <w:sz w:val="14"/>
                <w:szCs w:val="14"/>
                <w:lang w:val="fr-FR"/>
              </w:rPr>
            </w:pPr>
            <w:r w:rsidRPr="00625958">
              <w:rPr>
                <w:rFonts w:ascii="Arial" w:hAnsi="Arial" w:cs="Arial"/>
                <w:sz w:val="14"/>
                <w:szCs w:val="14"/>
                <w:lang w:val="fr-FR"/>
              </w:rPr>
              <w:t>LTE_NR_DC_enh2-Core</w:t>
            </w:r>
          </w:p>
        </w:tc>
        <w:tc>
          <w:tcPr>
            <w:tcW w:w="1065" w:type="dxa"/>
          </w:tcPr>
          <w:p w14:paraId="0D584EBA" w14:textId="4A8833D9" w:rsidR="00625958" w:rsidRPr="00625958" w:rsidRDefault="00625958" w:rsidP="00625958">
            <w:pPr>
              <w:rPr>
                <w:rFonts w:ascii="Arial" w:hAnsi="Arial" w:cs="Arial"/>
                <w:sz w:val="14"/>
                <w:szCs w:val="14"/>
                <w:lang w:val="fr-FR"/>
              </w:rPr>
            </w:pPr>
            <w:r w:rsidRPr="00921C67">
              <w:rPr>
                <w:rFonts w:ascii="Arial" w:hAnsi="Arial" w:cs="Arial"/>
                <w:sz w:val="14"/>
                <w:szCs w:val="14"/>
                <w:lang w:val="fr-FR"/>
              </w:rPr>
              <w:t> </w:t>
            </w:r>
          </w:p>
        </w:tc>
        <w:tc>
          <w:tcPr>
            <w:tcW w:w="994" w:type="dxa"/>
          </w:tcPr>
          <w:p w14:paraId="0FD0F530" w14:textId="6639E7B1" w:rsidR="00625958" w:rsidRPr="00625958" w:rsidRDefault="00625958" w:rsidP="00625958">
            <w:pPr>
              <w:rPr>
                <w:rFonts w:ascii="Arial" w:hAnsi="Arial" w:cs="Arial"/>
                <w:sz w:val="14"/>
                <w:szCs w:val="14"/>
                <w:lang w:val="fr-FR"/>
              </w:rPr>
            </w:pPr>
            <w:r w:rsidRPr="00625958">
              <w:rPr>
                <w:rFonts w:ascii="Arial" w:hAnsi="Arial" w:cs="Arial"/>
                <w:sz w:val="14"/>
                <w:szCs w:val="14"/>
              </w:rPr>
              <w:t>RAN4</w:t>
            </w:r>
          </w:p>
        </w:tc>
        <w:tc>
          <w:tcPr>
            <w:tcW w:w="994" w:type="dxa"/>
          </w:tcPr>
          <w:p w14:paraId="5E5AEE14" w14:textId="567A65AA" w:rsidR="00625958" w:rsidRPr="00625958" w:rsidRDefault="00625958" w:rsidP="00625958">
            <w:pPr>
              <w:rPr>
                <w:rFonts w:ascii="Arial" w:hAnsi="Arial" w:cs="Arial"/>
                <w:sz w:val="14"/>
                <w:szCs w:val="14"/>
                <w:lang w:val="fr-FR"/>
              </w:rPr>
            </w:pPr>
            <w:r w:rsidRPr="00625958">
              <w:rPr>
                <w:rFonts w:ascii="Arial" w:hAnsi="Arial" w:cs="Arial"/>
                <w:sz w:val="14"/>
                <w:szCs w:val="14"/>
              </w:rPr>
              <w:t>RAN1</w:t>
            </w:r>
          </w:p>
        </w:tc>
        <w:tc>
          <w:tcPr>
            <w:tcW w:w="1120" w:type="dxa"/>
          </w:tcPr>
          <w:p w14:paraId="616C6595" w14:textId="309B07F8" w:rsidR="00625958" w:rsidRPr="00625958" w:rsidRDefault="00625958" w:rsidP="00625958">
            <w:pPr>
              <w:rPr>
                <w:rFonts w:ascii="Arial" w:hAnsi="Arial" w:cs="Arial"/>
                <w:sz w:val="14"/>
                <w:szCs w:val="14"/>
                <w:lang w:val="fr-FR"/>
              </w:rPr>
            </w:pPr>
            <w:r w:rsidRPr="00625958">
              <w:rPr>
                <w:rFonts w:ascii="Arial" w:hAnsi="Arial" w:cs="Arial"/>
                <w:sz w:val="14"/>
                <w:szCs w:val="14"/>
              </w:rPr>
              <w:t>R2-2203803</w:t>
            </w:r>
          </w:p>
        </w:tc>
        <w:tc>
          <w:tcPr>
            <w:tcW w:w="1062" w:type="dxa"/>
          </w:tcPr>
          <w:p w14:paraId="1681E9AF" w14:textId="77777777" w:rsidR="00625958" w:rsidRPr="00625958" w:rsidRDefault="00625958" w:rsidP="00625958">
            <w:pPr>
              <w:rPr>
                <w:rFonts w:ascii="Arial" w:hAnsi="Arial" w:cs="Arial"/>
                <w:sz w:val="14"/>
                <w:szCs w:val="14"/>
                <w:lang w:val="fr-FR"/>
              </w:rPr>
            </w:pPr>
          </w:p>
        </w:tc>
      </w:tr>
      <w:tr w:rsidR="00625958" w:rsidRPr="002256D2" w14:paraId="0860D1D1" w14:textId="77777777" w:rsidTr="00EF3281">
        <w:trPr>
          <w:trHeight w:val="20"/>
          <w:jc w:val="center"/>
        </w:trPr>
        <w:tc>
          <w:tcPr>
            <w:tcW w:w="1094" w:type="dxa"/>
          </w:tcPr>
          <w:p w14:paraId="2FC6DBF5" w14:textId="50FFEB59" w:rsidR="00625958" w:rsidRPr="00625958" w:rsidRDefault="001B5688" w:rsidP="00625958">
            <w:pPr>
              <w:rPr>
                <w:rFonts w:ascii="Arial" w:hAnsi="Arial" w:cs="Arial"/>
                <w:bCs/>
                <w:sz w:val="14"/>
                <w:szCs w:val="14"/>
              </w:rPr>
            </w:pPr>
            <w:hyperlink r:id="rId3365" w:history="1">
              <w:r w:rsidR="000B5C49">
                <w:rPr>
                  <w:rStyle w:val="Hyperlink"/>
                  <w:rFonts w:ascii="Arial" w:hAnsi="Arial" w:cs="Arial"/>
                  <w:b/>
                  <w:bCs/>
                  <w:sz w:val="14"/>
                  <w:szCs w:val="14"/>
                </w:rPr>
                <w:t>R1-2203052</w:t>
              </w:r>
            </w:hyperlink>
          </w:p>
        </w:tc>
        <w:tc>
          <w:tcPr>
            <w:tcW w:w="2646" w:type="dxa"/>
          </w:tcPr>
          <w:p w14:paraId="7AF12370" w14:textId="6F69F5CE" w:rsidR="00625958" w:rsidRPr="00625958" w:rsidRDefault="00625958" w:rsidP="00625958">
            <w:pPr>
              <w:rPr>
                <w:rFonts w:ascii="Arial" w:hAnsi="Arial" w:cs="Arial"/>
                <w:sz w:val="14"/>
                <w:szCs w:val="14"/>
              </w:rPr>
            </w:pPr>
            <w:r w:rsidRPr="00625958">
              <w:rPr>
                <w:rFonts w:ascii="Arial" w:hAnsi="Arial" w:cs="Arial"/>
                <w:sz w:val="14"/>
                <w:szCs w:val="14"/>
              </w:rPr>
              <w:t>LS on presentation of EUWENA and involvement in 3GPP on Non Public Network</w:t>
            </w:r>
          </w:p>
        </w:tc>
        <w:tc>
          <w:tcPr>
            <w:tcW w:w="1583" w:type="dxa"/>
          </w:tcPr>
          <w:p w14:paraId="0FE96CF0" w14:textId="4F07C331" w:rsidR="00625958" w:rsidRPr="00625958" w:rsidRDefault="00625958" w:rsidP="00625958">
            <w:pPr>
              <w:rPr>
                <w:rFonts w:ascii="Arial" w:hAnsi="Arial" w:cs="Arial"/>
                <w:sz w:val="14"/>
                <w:szCs w:val="14"/>
              </w:rPr>
            </w:pPr>
            <w:r w:rsidRPr="00625958">
              <w:rPr>
                <w:rFonts w:ascii="Arial" w:hAnsi="Arial" w:cs="Arial"/>
                <w:sz w:val="14"/>
                <w:szCs w:val="14"/>
              </w:rPr>
              <w:t>EUWENA (European Users Wireless Enterprise Network Association</w:t>
            </w:r>
          </w:p>
        </w:tc>
        <w:tc>
          <w:tcPr>
            <w:tcW w:w="909" w:type="dxa"/>
          </w:tcPr>
          <w:p w14:paraId="0904E05F" w14:textId="3660185E" w:rsidR="00625958" w:rsidRPr="00625958" w:rsidRDefault="00625958" w:rsidP="00625958">
            <w:pPr>
              <w:rPr>
                <w:rFonts w:ascii="Arial" w:hAnsi="Arial" w:cs="Arial"/>
                <w:bCs/>
                <w:sz w:val="14"/>
                <w:szCs w:val="14"/>
              </w:rPr>
            </w:pPr>
          </w:p>
        </w:tc>
        <w:tc>
          <w:tcPr>
            <w:tcW w:w="2600" w:type="dxa"/>
          </w:tcPr>
          <w:p w14:paraId="1B20644C" w14:textId="34FBAE72" w:rsidR="00625958" w:rsidRPr="00625958" w:rsidRDefault="00625958" w:rsidP="00625958">
            <w:pPr>
              <w:rPr>
                <w:rFonts w:ascii="Arial" w:hAnsi="Arial" w:cs="Arial"/>
                <w:bCs/>
                <w:sz w:val="14"/>
                <w:szCs w:val="14"/>
              </w:rPr>
            </w:pPr>
          </w:p>
        </w:tc>
        <w:tc>
          <w:tcPr>
            <w:tcW w:w="1065" w:type="dxa"/>
          </w:tcPr>
          <w:p w14:paraId="44B46B89" w14:textId="468D8D6F" w:rsidR="00625958" w:rsidRPr="00625958" w:rsidRDefault="00625958" w:rsidP="00625958">
            <w:pPr>
              <w:rPr>
                <w:rFonts w:ascii="Arial" w:hAnsi="Arial" w:cs="Arial"/>
                <w:sz w:val="14"/>
                <w:szCs w:val="14"/>
              </w:rPr>
            </w:pPr>
            <w:r w:rsidRPr="00625958">
              <w:rPr>
                <w:rFonts w:ascii="Arial" w:hAnsi="Arial" w:cs="Arial"/>
                <w:sz w:val="14"/>
                <w:szCs w:val="14"/>
              </w:rPr>
              <w:t> </w:t>
            </w:r>
          </w:p>
        </w:tc>
        <w:tc>
          <w:tcPr>
            <w:tcW w:w="994" w:type="dxa"/>
          </w:tcPr>
          <w:p w14:paraId="588E3BE3" w14:textId="3F77BB15" w:rsidR="00625958" w:rsidRPr="00625958" w:rsidRDefault="00625958" w:rsidP="00625958">
            <w:pPr>
              <w:rPr>
                <w:rFonts w:ascii="Arial" w:hAnsi="Arial" w:cs="Arial"/>
                <w:sz w:val="14"/>
                <w:szCs w:val="14"/>
              </w:rPr>
            </w:pPr>
            <w:r w:rsidRPr="00625958">
              <w:rPr>
                <w:rFonts w:ascii="Arial" w:hAnsi="Arial" w:cs="Arial"/>
                <w:sz w:val="14"/>
                <w:szCs w:val="14"/>
              </w:rPr>
              <w:t>SA, RAN, CT</w:t>
            </w:r>
          </w:p>
        </w:tc>
        <w:tc>
          <w:tcPr>
            <w:tcW w:w="994" w:type="dxa"/>
          </w:tcPr>
          <w:p w14:paraId="639C5A7D" w14:textId="6F50F3B6" w:rsidR="00625958" w:rsidRPr="00625958" w:rsidRDefault="00625958" w:rsidP="00625958">
            <w:pPr>
              <w:rPr>
                <w:rFonts w:ascii="Arial" w:hAnsi="Arial" w:cs="Arial"/>
                <w:sz w:val="14"/>
                <w:szCs w:val="14"/>
                <w:lang w:val="fr-FR"/>
              </w:rPr>
            </w:pPr>
            <w:r w:rsidRPr="00625958">
              <w:rPr>
                <w:rFonts w:ascii="Arial" w:hAnsi="Arial" w:cs="Arial"/>
                <w:sz w:val="14"/>
                <w:szCs w:val="14"/>
                <w:lang w:val="fr-FR"/>
              </w:rPr>
              <w:t>SA1, SA2, SA6, RAN1, RAN2, RAN3, RAN4, CT1, CT6</w:t>
            </w:r>
          </w:p>
        </w:tc>
        <w:tc>
          <w:tcPr>
            <w:tcW w:w="1120" w:type="dxa"/>
          </w:tcPr>
          <w:p w14:paraId="00486440" w14:textId="0FA27A37" w:rsidR="00625958" w:rsidRPr="00625958" w:rsidRDefault="00625958" w:rsidP="00625958">
            <w:pPr>
              <w:rPr>
                <w:rFonts w:ascii="Arial" w:hAnsi="Arial" w:cs="Arial"/>
                <w:sz w:val="14"/>
                <w:szCs w:val="14"/>
                <w:lang w:val="fr-FR"/>
              </w:rPr>
            </w:pPr>
            <w:r w:rsidRPr="00625958">
              <w:rPr>
                <w:rFonts w:ascii="Arial" w:hAnsi="Arial" w:cs="Arial"/>
                <w:sz w:val="14"/>
                <w:szCs w:val="14"/>
                <w:lang w:val="fr-FR"/>
              </w:rPr>
              <w:t> </w:t>
            </w:r>
          </w:p>
        </w:tc>
        <w:tc>
          <w:tcPr>
            <w:tcW w:w="1062" w:type="dxa"/>
          </w:tcPr>
          <w:p w14:paraId="743AA1DF" w14:textId="77777777" w:rsidR="00625958" w:rsidRPr="00625958" w:rsidRDefault="00625958" w:rsidP="00625958">
            <w:pPr>
              <w:rPr>
                <w:rFonts w:ascii="Arial" w:hAnsi="Arial" w:cs="Arial"/>
                <w:sz w:val="14"/>
                <w:szCs w:val="14"/>
                <w:lang w:val="fr-FR"/>
              </w:rPr>
            </w:pPr>
          </w:p>
        </w:tc>
      </w:tr>
      <w:tr w:rsidR="00625958" w:rsidRPr="00625958" w14:paraId="79DD93E8" w14:textId="77777777" w:rsidTr="00EF3281">
        <w:trPr>
          <w:trHeight w:val="20"/>
          <w:jc w:val="center"/>
        </w:trPr>
        <w:tc>
          <w:tcPr>
            <w:tcW w:w="1094" w:type="dxa"/>
          </w:tcPr>
          <w:p w14:paraId="055DECB6" w14:textId="2998A466" w:rsidR="00625958" w:rsidRPr="00625958" w:rsidRDefault="001B5688" w:rsidP="00625958">
            <w:pPr>
              <w:rPr>
                <w:rFonts w:ascii="Arial" w:hAnsi="Arial" w:cs="Arial"/>
                <w:bCs/>
                <w:sz w:val="14"/>
                <w:szCs w:val="14"/>
              </w:rPr>
            </w:pPr>
            <w:hyperlink r:id="rId3366" w:history="1">
              <w:r w:rsidR="000B5C49">
                <w:rPr>
                  <w:rStyle w:val="Hyperlink"/>
                  <w:rFonts w:ascii="Arial" w:hAnsi="Arial" w:cs="Arial"/>
                  <w:b/>
                  <w:bCs/>
                  <w:sz w:val="14"/>
                  <w:szCs w:val="14"/>
                </w:rPr>
                <w:t>R1-2203218</w:t>
              </w:r>
            </w:hyperlink>
          </w:p>
        </w:tc>
        <w:tc>
          <w:tcPr>
            <w:tcW w:w="2646" w:type="dxa"/>
          </w:tcPr>
          <w:p w14:paraId="7F4EB4EA" w14:textId="35015690" w:rsidR="00625958" w:rsidRPr="00625958" w:rsidRDefault="00625958" w:rsidP="00625958">
            <w:pPr>
              <w:rPr>
                <w:rFonts w:ascii="Arial" w:hAnsi="Arial" w:cs="Arial"/>
                <w:sz w:val="14"/>
                <w:szCs w:val="14"/>
              </w:rPr>
            </w:pPr>
            <w:r w:rsidRPr="00625958">
              <w:rPr>
                <w:rFonts w:ascii="Arial" w:hAnsi="Arial" w:cs="Arial"/>
                <w:sz w:val="14"/>
                <w:szCs w:val="14"/>
              </w:rPr>
              <w:t>UE capabilities for MBS</w:t>
            </w:r>
          </w:p>
        </w:tc>
        <w:tc>
          <w:tcPr>
            <w:tcW w:w="1583" w:type="dxa"/>
          </w:tcPr>
          <w:p w14:paraId="097F7B0F" w14:textId="0F62A1AA" w:rsidR="00625958" w:rsidRPr="00625958" w:rsidRDefault="00625958" w:rsidP="00625958">
            <w:pPr>
              <w:rPr>
                <w:rFonts w:ascii="Arial" w:hAnsi="Arial" w:cs="Arial"/>
                <w:sz w:val="14"/>
                <w:szCs w:val="14"/>
              </w:rPr>
            </w:pPr>
            <w:r w:rsidRPr="00625958">
              <w:rPr>
                <w:rFonts w:ascii="Arial" w:hAnsi="Arial" w:cs="Arial"/>
                <w:sz w:val="14"/>
                <w:szCs w:val="14"/>
              </w:rPr>
              <w:t>SA2, Qualcomm</w:t>
            </w:r>
          </w:p>
        </w:tc>
        <w:tc>
          <w:tcPr>
            <w:tcW w:w="909" w:type="dxa"/>
          </w:tcPr>
          <w:p w14:paraId="7AA0A046" w14:textId="1CA38992" w:rsidR="00625958" w:rsidRPr="00625958" w:rsidRDefault="00625958" w:rsidP="00625958">
            <w:pPr>
              <w:rPr>
                <w:rFonts w:ascii="Arial" w:hAnsi="Arial" w:cs="Arial"/>
                <w:bCs/>
                <w:sz w:val="14"/>
                <w:szCs w:val="14"/>
              </w:rPr>
            </w:pPr>
            <w:r w:rsidRPr="00625958">
              <w:rPr>
                <w:rFonts w:ascii="Arial" w:hAnsi="Arial" w:cs="Arial"/>
                <w:sz w:val="14"/>
                <w:szCs w:val="14"/>
              </w:rPr>
              <w:t>Rel-18</w:t>
            </w:r>
          </w:p>
        </w:tc>
        <w:tc>
          <w:tcPr>
            <w:tcW w:w="2600" w:type="dxa"/>
          </w:tcPr>
          <w:p w14:paraId="7F31959C" w14:textId="346188A4" w:rsidR="00625958" w:rsidRPr="00625958" w:rsidRDefault="00625958" w:rsidP="00625958">
            <w:pPr>
              <w:rPr>
                <w:rFonts w:ascii="Arial" w:hAnsi="Arial" w:cs="Arial"/>
                <w:bCs/>
                <w:sz w:val="14"/>
                <w:szCs w:val="14"/>
              </w:rPr>
            </w:pPr>
            <w:r w:rsidRPr="00625958">
              <w:rPr>
                <w:rFonts w:ascii="Arial" w:hAnsi="Arial" w:cs="Arial"/>
                <w:sz w:val="14"/>
                <w:szCs w:val="14"/>
              </w:rPr>
              <w:t>FS_5MBS_Ph2</w:t>
            </w:r>
          </w:p>
        </w:tc>
        <w:tc>
          <w:tcPr>
            <w:tcW w:w="1065" w:type="dxa"/>
          </w:tcPr>
          <w:p w14:paraId="2C458F5D" w14:textId="67375570" w:rsidR="00625958" w:rsidRPr="00625958" w:rsidRDefault="00625958" w:rsidP="00625958">
            <w:pPr>
              <w:rPr>
                <w:rFonts w:ascii="Arial" w:hAnsi="Arial" w:cs="Arial"/>
                <w:sz w:val="14"/>
                <w:szCs w:val="14"/>
              </w:rPr>
            </w:pPr>
            <w:r w:rsidRPr="00625958">
              <w:rPr>
                <w:rFonts w:ascii="Arial" w:hAnsi="Arial" w:cs="Arial"/>
                <w:sz w:val="14"/>
                <w:szCs w:val="14"/>
              </w:rPr>
              <w:t> </w:t>
            </w:r>
          </w:p>
        </w:tc>
        <w:tc>
          <w:tcPr>
            <w:tcW w:w="994" w:type="dxa"/>
          </w:tcPr>
          <w:p w14:paraId="0399A8D9" w14:textId="50D59223" w:rsidR="00625958" w:rsidRPr="00625958" w:rsidRDefault="00625958" w:rsidP="00625958">
            <w:pPr>
              <w:rPr>
                <w:rFonts w:ascii="Arial" w:hAnsi="Arial" w:cs="Arial"/>
                <w:sz w:val="14"/>
                <w:szCs w:val="14"/>
                <w:lang w:val="fr-FR"/>
              </w:rPr>
            </w:pPr>
            <w:r w:rsidRPr="00625958">
              <w:rPr>
                <w:rFonts w:ascii="Arial" w:hAnsi="Arial" w:cs="Arial"/>
                <w:sz w:val="14"/>
                <w:szCs w:val="14"/>
              </w:rPr>
              <w:t>RAN1</w:t>
            </w:r>
          </w:p>
        </w:tc>
        <w:tc>
          <w:tcPr>
            <w:tcW w:w="994" w:type="dxa"/>
          </w:tcPr>
          <w:p w14:paraId="38EF39F1" w14:textId="2C542A7F" w:rsidR="00625958" w:rsidRPr="00625958" w:rsidRDefault="00625958" w:rsidP="00625958">
            <w:pPr>
              <w:rPr>
                <w:rFonts w:ascii="Arial" w:hAnsi="Arial" w:cs="Arial"/>
                <w:sz w:val="14"/>
                <w:szCs w:val="14"/>
                <w:lang w:val="fr-FR"/>
              </w:rPr>
            </w:pPr>
            <w:r w:rsidRPr="00625958">
              <w:rPr>
                <w:rFonts w:ascii="Arial" w:hAnsi="Arial" w:cs="Arial"/>
                <w:sz w:val="14"/>
                <w:szCs w:val="14"/>
              </w:rPr>
              <w:t>RAN, RAN2, RAN3</w:t>
            </w:r>
          </w:p>
        </w:tc>
        <w:tc>
          <w:tcPr>
            <w:tcW w:w="1120" w:type="dxa"/>
          </w:tcPr>
          <w:p w14:paraId="4C8E935D" w14:textId="33EF258D" w:rsidR="00625958" w:rsidRPr="00625958" w:rsidRDefault="00625958" w:rsidP="00625958">
            <w:pPr>
              <w:rPr>
                <w:rFonts w:ascii="Arial" w:hAnsi="Arial" w:cs="Arial"/>
                <w:sz w:val="14"/>
                <w:szCs w:val="14"/>
                <w:lang w:val="fr-FR"/>
              </w:rPr>
            </w:pPr>
            <w:r w:rsidRPr="00625958">
              <w:rPr>
                <w:rFonts w:ascii="Arial" w:hAnsi="Arial" w:cs="Arial"/>
                <w:sz w:val="14"/>
                <w:szCs w:val="14"/>
              </w:rPr>
              <w:t>S2-2203020</w:t>
            </w:r>
          </w:p>
        </w:tc>
        <w:tc>
          <w:tcPr>
            <w:tcW w:w="1062" w:type="dxa"/>
          </w:tcPr>
          <w:p w14:paraId="14B83533" w14:textId="77777777" w:rsidR="00625958" w:rsidRPr="00625958" w:rsidRDefault="00625958" w:rsidP="00625958">
            <w:pPr>
              <w:rPr>
                <w:rFonts w:ascii="Arial" w:hAnsi="Arial" w:cs="Arial"/>
                <w:sz w:val="14"/>
                <w:szCs w:val="14"/>
                <w:lang w:val="fr-FR"/>
              </w:rPr>
            </w:pPr>
          </w:p>
        </w:tc>
      </w:tr>
      <w:tr w:rsidR="00625958" w:rsidRPr="00625958" w14:paraId="71BE6DC8" w14:textId="77777777" w:rsidTr="00EF3281">
        <w:trPr>
          <w:trHeight w:val="20"/>
          <w:jc w:val="center"/>
        </w:trPr>
        <w:tc>
          <w:tcPr>
            <w:tcW w:w="1094" w:type="dxa"/>
          </w:tcPr>
          <w:p w14:paraId="448015D4" w14:textId="154DA5DC" w:rsidR="00625958" w:rsidRPr="00625958" w:rsidRDefault="001B5688" w:rsidP="00625958">
            <w:pPr>
              <w:rPr>
                <w:rFonts w:ascii="Arial" w:hAnsi="Arial" w:cs="Arial"/>
                <w:bCs/>
                <w:sz w:val="14"/>
                <w:szCs w:val="14"/>
              </w:rPr>
            </w:pPr>
            <w:hyperlink r:id="rId3367" w:history="1">
              <w:r w:rsidR="000B5C49">
                <w:rPr>
                  <w:rStyle w:val="Hyperlink"/>
                  <w:rFonts w:ascii="Arial" w:hAnsi="Arial" w:cs="Arial"/>
                  <w:b/>
                  <w:bCs/>
                  <w:sz w:val="14"/>
                  <w:szCs w:val="14"/>
                </w:rPr>
                <w:t>R1-2203219</w:t>
              </w:r>
            </w:hyperlink>
          </w:p>
        </w:tc>
        <w:tc>
          <w:tcPr>
            <w:tcW w:w="2646" w:type="dxa"/>
          </w:tcPr>
          <w:p w14:paraId="00D24B3F" w14:textId="28FD99CE" w:rsidR="00625958" w:rsidRPr="00625958" w:rsidRDefault="00625958" w:rsidP="00625958">
            <w:pPr>
              <w:rPr>
                <w:rFonts w:ascii="Arial" w:hAnsi="Arial" w:cs="Arial"/>
                <w:sz w:val="14"/>
                <w:szCs w:val="14"/>
              </w:rPr>
            </w:pPr>
            <w:r w:rsidRPr="00625958">
              <w:rPr>
                <w:rFonts w:ascii="Arial" w:hAnsi="Arial" w:cs="Arial"/>
                <w:sz w:val="14"/>
                <w:szCs w:val="14"/>
              </w:rPr>
              <w:t>LS on UE Power Saving for XR and Media Services</w:t>
            </w:r>
          </w:p>
        </w:tc>
        <w:tc>
          <w:tcPr>
            <w:tcW w:w="1583" w:type="dxa"/>
          </w:tcPr>
          <w:p w14:paraId="1E9D7293" w14:textId="240233FA" w:rsidR="00625958" w:rsidRPr="00625958" w:rsidRDefault="00625958" w:rsidP="00625958">
            <w:pPr>
              <w:rPr>
                <w:rFonts w:ascii="Arial" w:hAnsi="Arial" w:cs="Arial"/>
                <w:sz w:val="14"/>
                <w:szCs w:val="14"/>
              </w:rPr>
            </w:pPr>
            <w:r w:rsidRPr="00625958">
              <w:rPr>
                <w:rFonts w:ascii="Arial" w:hAnsi="Arial" w:cs="Arial"/>
                <w:sz w:val="14"/>
                <w:szCs w:val="14"/>
              </w:rPr>
              <w:t>SA2, Nokia</w:t>
            </w:r>
          </w:p>
        </w:tc>
        <w:tc>
          <w:tcPr>
            <w:tcW w:w="909" w:type="dxa"/>
          </w:tcPr>
          <w:p w14:paraId="19413E35" w14:textId="48E174F0" w:rsidR="00625958" w:rsidRPr="00625958" w:rsidRDefault="00625958" w:rsidP="00625958">
            <w:pPr>
              <w:rPr>
                <w:rFonts w:ascii="Arial" w:hAnsi="Arial" w:cs="Arial"/>
                <w:bCs/>
                <w:sz w:val="14"/>
                <w:szCs w:val="14"/>
              </w:rPr>
            </w:pPr>
            <w:r w:rsidRPr="00625958">
              <w:rPr>
                <w:rFonts w:ascii="Arial" w:hAnsi="Arial" w:cs="Arial"/>
                <w:sz w:val="14"/>
                <w:szCs w:val="14"/>
              </w:rPr>
              <w:t>Rel-18</w:t>
            </w:r>
          </w:p>
        </w:tc>
        <w:tc>
          <w:tcPr>
            <w:tcW w:w="2600" w:type="dxa"/>
          </w:tcPr>
          <w:p w14:paraId="76FC3D32" w14:textId="1CC3C8AF" w:rsidR="00625958" w:rsidRPr="00625958" w:rsidRDefault="00625958" w:rsidP="00625958">
            <w:pPr>
              <w:rPr>
                <w:rFonts w:ascii="Arial" w:hAnsi="Arial" w:cs="Arial"/>
                <w:bCs/>
                <w:sz w:val="14"/>
                <w:szCs w:val="14"/>
              </w:rPr>
            </w:pPr>
            <w:r w:rsidRPr="00625958">
              <w:rPr>
                <w:rFonts w:ascii="Arial" w:hAnsi="Arial" w:cs="Arial"/>
                <w:sz w:val="14"/>
                <w:szCs w:val="14"/>
              </w:rPr>
              <w:t>FS_XRM</w:t>
            </w:r>
          </w:p>
        </w:tc>
        <w:tc>
          <w:tcPr>
            <w:tcW w:w="1065" w:type="dxa"/>
          </w:tcPr>
          <w:p w14:paraId="45C4A9BA" w14:textId="78805CC6" w:rsidR="00625958" w:rsidRPr="00625958" w:rsidRDefault="00625958" w:rsidP="00625958">
            <w:pPr>
              <w:rPr>
                <w:rFonts w:ascii="Arial" w:hAnsi="Arial" w:cs="Arial"/>
                <w:sz w:val="14"/>
                <w:szCs w:val="14"/>
              </w:rPr>
            </w:pPr>
            <w:r w:rsidRPr="00625958">
              <w:rPr>
                <w:rFonts w:ascii="Arial" w:hAnsi="Arial" w:cs="Arial"/>
                <w:sz w:val="14"/>
                <w:szCs w:val="14"/>
              </w:rPr>
              <w:t> </w:t>
            </w:r>
          </w:p>
        </w:tc>
        <w:tc>
          <w:tcPr>
            <w:tcW w:w="994" w:type="dxa"/>
          </w:tcPr>
          <w:p w14:paraId="24B01EDC" w14:textId="6F740DDD" w:rsidR="00625958" w:rsidRPr="00625958" w:rsidRDefault="00625958" w:rsidP="00625958">
            <w:pPr>
              <w:rPr>
                <w:rFonts w:ascii="Arial" w:hAnsi="Arial" w:cs="Arial"/>
                <w:sz w:val="14"/>
                <w:szCs w:val="14"/>
                <w:lang w:val="fr-FR"/>
              </w:rPr>
            </w:pPr>
            <w:r w:rsidRPr="00625958">
              <w:rPr>
                <w:rFonts w:ascii="Arial" w:hAnsi="Arial" w:cs="Arial"/>
                <w:sz w:val="14"/>
                <w:szCs w:val="14"/>
              </w:rPr>
              <w:t>RAN1, RAN2</w:t>
            </w:r>
          </w:p>
        </w:tc>
        <w:tc>
          <w:tcPr>
            <w:tcW w:w="994" w:type="dxa"/>
          </w:tcPr>
          <w:p w14:paraId="139CB30B" w14:textId="5244D3E4" w:rsidR="00625958" w:rsidRPr="00625958" w:rsidRDefault="00625958" w:rsidP="00625958">
            <w:pPr>
              <w:rPr>
                <w:rFonts w:ascii="Arial" w:hAnsi="Arial" w:cs="Arial"/>
                <w:sz w:val="14"/>
                <w:szCs w:val="14"/>
                <w:lang w:val="fr-FR"/>
              </w:rPr>
            </w:pPr>
            <w:r w:rsidRPr="00625958">
              <w:rPr>
                <w:rFonts w:ascii="Arial" w:hAnsi="Arial" w:cs="Arial"/>
                <w:sz w:val="14"/>
                <w:szCs w:val="14"/>
              </w:rPr>
              <w:t> </w:t>
            </w:r>
          </w:p>
        </w:tc>
        <w:tc>
          <w:tcPr>
            <w:tcW w:w="1120" w:type="dxa"/>
          </w:tcPr>
          <w:p w14:paraId="7D8D6DA8" w14:textId="3581AE5E" w:rsidR="00625958" w:rsidRPr="00625958" w:rsidRDefault="00625958" w:rsidP="00625958">
            <w:pPr>
              <w:rPr>
                <w:rFonts w:ascii="Arial" w:hAnsi="Arial" w:cs="Arial"/>
                <w:sz w:val="14"/>
                <w:szCs w:val="14"/>
                <w:lang w:val="fr-FR"/>
              </w:rPr>
            </w:pPr>
            <w:r w:rsidRPr="00625958">
              <w:rPr>
                <w:rFonts w:ascii="Arial" w:hAnsi="Arial" w:cs="Arial"/>
                <w:sz w:val="14"/>
                <w:szCs w:val="14"/>
              </w:rPr>
              <w:t>S2-2203418</w:t>
            </w:r>
          </w:p>
        </w:tc>
        <w:tc>
          <w:tcPr>
            <w:tcW w:w="1062" w:type="dxa"/>
          </w:tcPr>
          <w:p w14:paraId="35B4BCDE" w14:textId="77777777" w:rsidR="00625958" w:rsidRPr="00625958" w:rsidRDefault="00625958" w:rsidP="00625958">
            <w:pPr>
              <w:rPr>
                <w:rFonts w:ascii="Arial" w:hAnsi="Arial" w:cs="Arial"/>
                <w:sz w:val="14"/>
                <w:szCs w:val="14"/>
                <w:lang w:val="fr-FR"/>
              </w:rPr>
            </w:pPr>
          </w:p>
        </w:tc>
      </w:tr>
      <w:tr w:rsidR="00625958" w:rsidRPr="00625958" w14:paraId="41F64154" w14:textId="77777777" w:rsidTr="00EF3281">
        <w:trPr>
          <w:trHeight w:val="20"/>
          <w:jc w:val="center"/>
        </w:trPr>
        <w:tc>
          <w:tcPr>
            <w:tcW w:w="1094" w:type="dxa"/>
          </w:tcPr>
          <w:p w14:paraId="31868965" w14:textId="5F848D32" w:rsidR="00625958" w:rsidRPr="00625958" w:rsidRDefault="001B5688" w:rsidP="00625958">
            <w:pPr>
              <w:rPr>
                <w:rFonts w:ascii="Arial" w:hAnsi="Arial" w:cs="Arial"/>
                <w:bCs/>
                <w:sz w:val="14"/>
                <w:szCs w:val="14"/>
              </w:rPr>
            </w:pPr>
            <w:hyperlink r:id="rId3368" w:history="1">
              <w:r w:rsidR="000B5C49">
                <w:rPr>
                  <w:rStyle w:val="Hyperlink"/>
                  <w:rFonts w:ascii="Arial" w:hAnsi="Arial" w:cs="Arial"/>
                  <w:b/>
                  <w:bCs/>
                  <w:sz w:val="14"/>
                  <w:szCs w:val="14"/>
                </w:rPr>
                <w:t>R1-2205090</w:t>
              </w:r>
            </w:hyperlink>
          </w:p>
        </w:tc>
        <w:tc>
          <w:tcPr>
            <w:tcW w:w="2646" w:type="dxa"/>
          </w:tcPr>
          <w:p w14:paraId="1151A55C" w14:textId="63B76235" w:rsidR="00625958" w:rsidRPr="00625958" w:rsidRDefault="00625958" w:rsidP="00625958">
            <w:pPr>
              <w:rPr>
                <w:rFonts w:ascii="Arial" w:hAnsi="Arial" w:cs="Arial"/>
                <w:sz w:val="14"/>
                <w:szCs w:val="14"/>
              </w:rPr>
            </w:pPr>
            <w:r w:rsidRPr="00625958">
              <w:rPr>
                <w:rFonts w:ascii="Arial" w:hAnsi="Arial" w:cs="Arial"/>
                <w:sz w:val="14"/>
                <w:szCs w:val="14"/>
              </w:rPr>
              <w:t>Reply LS on updated Rel-17 RAN1 UE features list for NR</w:t>
            </w:r>
          </w:p>
        </w:tc>
        <w:tc>
          <w:tcPr>
            <w:tcW w:w="1583" w:type="dxa"/>
          </w:tcPr>
          <w:p w14:paraId="044180B5" w14:textId="0D3F726F" w:rsidR="00625958" w:rsidRPr="00625958" w:rsidRDefault="00625958" w:rsidP="00625958">
            <w:pPr>
              <w:rPr>
                <w:rFonts w:ascii="Arial" w:hAnsi="Arial" w:cs="Arial"/>
                <w:sz w:val="14"/>
                <w:szCs w:val="14"/>
              </w:rPr>
            </w:pPr>
            <w:r w:rsidRPr="00625958">
              <w:rPr>
                <w:rFonts w:ascii="Arial" w:hAnsi="Arial" w:cs="Arial"/>
                <w:sz w:val="14"/>
                <w:szCs w:val="14"/>
              </w:rPr>
              <w:t>RAN2, Intel</w:t>
            </w:r>
          </w:p>
        </w:tc>
        <w:tc>
          <w:tcPr>
            <w:tcW w:w="909" w:type="dxa"/>
          </w:tcPr>
          <w:p w14:paraId="5FF361C4" w14:textId="0C4FFF4C" w:rsidR="00625958" w:rsidRPr="00625958" w:rsidRDefault="00625958" w:rsidP="00625958">
            <w:pPr>
              <w:rPr>
                <w:rFonts w:ascii="Arial" w:hAnsi="Arial" w:cs="Arial"/>
                <w:bCs/>
                <w:sz w:val="14"/>
                <w:szCs w:val="14"/>
              </w:rPr>
            </w:pPr>
            <w:r w:rsidRPr="00625958">
              <w:rPr>
                <w:rFonts w:ascii="Arial" w:hAnsi="Arial" w:cs="Arial"/>
                <w:sz w:val="14"/>
                <w:szCs w:val="14"/>
              </w:rPr>
              <w:t>Rel-17</w:t>
            </w:r>
          </w:p>
        </w:tc>
        <w:tc>
          <w:tcPr>
            <w:tcW w:w="2600" w:type="dxa"/>
          </w:tcPr>
          <w:p w14:paraId="16FA7705" w14:textId="1DF69188" w:rsidR="00625958" w:rsidRPr="00625958" w:rsidRDefault="00625958" w:rsidP="00625958">
            <w:pPr>
              <w:rPr>
                <w:rFonts w:ascii="Arial" w:hAnsi="Arial" w:cs="Arial"/>
                <w:bCs/>
                <w:sz w:val="14"/>
                <w:szCs w:val="14"/>
              </w:rPr>
            </w:pPr>
            <w:r w:rsidRPr="00625958">
              <w:rPr>
                <w:rFonts w:ascii="Arial" w:hAnsi="Arial" w:cs="Arial"/>
                <w:sz w:val="14"/>
                <w:szCs w:val="14"/>
              </w:rPr>
              <w:t>NR_feMIMO, NR_ext_to_71GHz, NR_SL_enh, NR_DSS, NR_IIOT_URLLC_enh, NR_NTN_solutions, NR_UE_pow_sav_enh, NR_MBS, LTE_NR_DC_enh2, NR_IAB_enh, NR_SmallData_INACTIVE, NR_DL1024QAM_FR1, NR_RF_FR1_enh, NR_pos_enh, NR_cov_enh, NR_redcap</w:t>
            </w:r>
          </w:p>
        </w:tc>
        <w:tc>
          <w:tcPr>
            <w:tcW w:w="1065" w:type="dxa"/>
          </w:tcPr>
          <w:p w14:paraId="21B4B3FD" w14:textId="4B0B0C23" w:rsidR="00625958" w:rsidRPr="00625958" w:rsidRDefault="00625958" w:rsidP="00625958">
            <w:pPr>
              <w:rPr>
                <w:rFonts w:ascii="Arial" w:hAnsi="Arial" w:cs="Arial"/>
                <w:sz w:val="14"/>
                <w:szCs w:val="14"/>
              </w:rPr>
            </w:pPr>
            <w:r w:rsidRPr="00625958">
              <w:rPr>
                <w:rFonts w:ascii="Arial" w:hAnsi="Arial" w:cs="Arial"/>
                <w:sz w:val="14"/>
                <w:szCs w:val="14"/>
              </w:rPr>
              <w:t> </w:t>
            </w:r>
          </w:p>
        </w:tc>
        <w:tc>
          <w:tcPr>
            <w:tcW w:w="994" w:type="dxa"/>
          </w:tcPr>
          <w:p w14:paraId="2C69BB17" w14:textId="01DD7934" w:rsidR="00625958" w:rsidRPr="00625958" w:rsidRDefault="00625958" w:rsidP="00625958">
            <w:pPr>
              <w:rPr>
                <w:rFonts w:ascii="Arial" w:hAnsi="Arial" w:cs="Arial"/>
                <w:sz w:val="14"/>
                <w:szCs w:val="14"/>
              </w:rPr>
            </w:pPr>
            <w:r w:rsidRPr="00625958">
              <w:rPr>
                <w:rFonts w:ascii="Arial" w:hAnsi="Arial" w:cs="Arial"/>
                <w:sz w:val="14"/>
                <w:szCs w:val="14"/>
              </w:rPr>
              <w:t>RAN1</w:t>
            </w:r>
          </w:p>
        </w:tc>
        <w:tc>
          <w:tcPr>
            <w:tcW w:w="994" w:type="dxa"/>
          </w:tcPr>
          <w:p w14:paraId="6F3B3473" w14:textId="287F753E" w:rsidR="00625958" w:rsidRPr="00625958" w:rsidRDefault="00625958" w:rsidP="00625958">
            <w:pPr>
              <w:rPr>
                <w:rFonts w:ascii="Arial" w:hAnsi="Arial" w:cs="Arial"/>
                <w:sz w:val="14"/>
                <w:szCs w:val="14"/>
              </w:rPr>
            </w:pPr>
            <w:r w:rsidRPr="00625958">
              <w:rPr>
                <w:rFonts w:ascii="Arial" w:hAnsi="Arial" w:cs="Arial"/>
                <w:sz w:val="14"/>
                <w:szCs w:val="14"/>
              </w:rPr>
              <w:t> </w:t>
            </w:r>
          </w:p>
        </w:tc>
        <w:tc>
          <w:tcPr>
            <w:tcW w:w="1120" w:type="dxa"/>
          </w:tcPr>
          <w:p w14:paraId="4D580A7A" w14:textId="3CC18B97" w:rsidR="00625958" w:rsidRPr="00625958" w:rsidRDefault="00625958" w:rsidP="00625958">
            <w:pPr>
              <w:rPr>
                <w:rFonts w:ascii="Arial" w:hAnsi="Arial" w:cs="Arial"/>
                <w:sz w:val="14"/>
                <w:szCs w:val="14"/>
              </w:rPr>
            </w:pPr>
            <w:r w:rsidRPr="00625958">
              <w:rPr>
                <w:rFonts w:ascii="Arial" w:hAnsi="Arial" w:cs="Arial"/>
                <w:sz w:val="14"/>
                <w:szCs w:val="14"/>
              </w:rPr>
              <w:t>R2-2204360</w:t>
            </w:r>
          </w:p>
        </w:tc>
        <w:tc>
          <w:tcPr>
            <w:tcW w:w="1062" w:type="dxa"/>
          </w:tcPr>
          <w:p w14:paraId="4596B6F9" w14:textId="77777777" w:rsidR="00625958" w:rsidRPr="00625958" w:rsidRDefault="00625958" w:rsidP="00625958">
            <w:pPr>
              <w:rPr>
                <w:rFonts w:ascii="Arial" w:hAnsi="Arial" w:cs="Arial"/>
                <w:sz w:val="14"/>
                <w:szCs w:val="14"/>
              </w:rPr>
            </w:pPr>
          </w:p>
        </w:tc>
      </w:tr>
      <w:tr w:rsidR="00625958" w:rsidRPr="00625958" w14:paraId="0076FA6B" w14:textId="77777777" w:rsidTr="00EF3281">
        <w:trPr>
          <w:trHeight w:val="20"/>
          <w:jc w:val="center"/>
        </w:trPr>
        <w:tc>
          <w:tcPr>
            <w:tcW w:w="1094" w:type="dxa"/>
          </w:tcPr>
          <w:p w14:paraId="1F350950" w14:textId="7DBED168" w:rsidR="00625958" w:rsidRPr="00625958" w:rsidRDefault="001B5688" w:rsidP="00625958">
            <w:pPr>
              <w:rPr>
                <w:rFonts w:ascii="Arial" w:hAnsi="Arial" w:cs="Arial"/>
                <w:bCs/>
                <w:sz w:val="14"/>
                <w:szCs w:val="14"/>
              </w:rPr>
            </w:pPr>
            <w:hyperlink r:id="rId3369" w:history="1">
              <w:r w:rsidR="000B5C49">
                <w:rPr>
                  <w:rStyle w:val="Hyperlink"/>
                  <w:rFonts w:ascii="Arial" w:hAnsi="Arial" w:cs="Arial"/>
                  <w:b/>
                  <w:bCs/>
                  <w:sz w:val="14"/>
                  <w:szCs w:val="14"/>
                </w:rPr>
                <w:t>R1-2205091</w:t>
              </w:r>
            </w:hyperlink>
          </w:p>
        </w:tc>
        <w:tc>
          <w:tcPr>
            <w:tcW w:w="2646" w:type="dxa"/>
          </w:tcPr>
          <w:p w14:paraId="50B2F4B7" w14:textId="1C1B4542" w:rsidR="00625958" w:rsidRPr="00625958" w:rsidRDefault="00625958" w:rsidP="00625958">
            <w:pPr>
              <w:rPr>
                <w:rFonts w:ascii="Arial" w:hAnsi="Arial" w:cs="Arial"/>
                <w:sz w:val="14"/>
                <w:szCs w:val="14"/>
              </w:rPr>
            </w:pPr>
            <w:r w:rsidRPr="00625958">
              <w:rPr>
                <w:rFonts w:ascii="Arial" w:hAnsi="Arial" w:cs="Arial"/>
                <w:sz w:val="14"/>
                <w:szCs w:val="14"/>
              </w:rPr>
              <w:t>LS on further questions on feMIMO RRC parameters</w:t>
            </w:r>
          </w:p>
        </w:tc>
        <w:tc>
          <w:tcPr>
            <w:tcW w:w="1583" w:type="dxa"/>
          </w:tcPr>
          <w:p w14:paraId="7C62E239" w14:textId="5D3CB929" w:rsidR="00625958" w:rsidRPr="00625958" w:rsidRDefault="00625958" w:rsidP="00625958">
            <w:pPr>
              <w:rPr>
                <w:rFonts w:ascii="Arial" w:hAnsi="Arial" w:cs="Arial"/>
                <w:sz w:val="14"/>
                <w:szCs w:val="14"/>
              </w:rPr>
            </w:pPr>
            <w:r w:rsidRPr="00625958">
              <w:rPr>
                <w:rFonts w:ascii="Arial" w:hAnsi="Arial" w:cs="Arial"/>
                <w:sz w:val="14"/>
                <w:szCs w:val="14"/>
              </w:rPr>
              <w:t>RAN2, Ericsson</w:t>
            </w:r>
          </w:p>
        </w:tc>
        <w:tc>
          <w:tcPr>
            <w:tcW w:w="909" w:type="dxa"/>
          </w:tcPr>
          <w:p w14:paraId="788DAB6D" w14:textId="7401AD7F" w:rsidR="00625958" w:rsidRPr="00625958" w:rsidRDefault="00625958" w:rsidP="00625958">
            <w:pPr>
              <w:rPr>
                <w:rFonts w:ascii="Arial" w:hAnsi="Arial" w:cs="Arial"/>
                <w:bCs/>
                <w:sz w:val="14"/>
                <w:szCs w:val="14"/>
              </w:rPr>
            </w:pPr>
            <w:r w:rsidRPr="00625958">
              <w:rPr>
                <w:rFonts w:ascii="Arial" w:hAnsi="Arial" w:cs="Arial"/>
                <w:sz w:val="14"/>
                <w:szCs w:val="14"/>
              </w:rPr>
              <w:t>Rel-17</w:t>
            </w:r>
          </w:p>
        </w:tc>
        <w:tc>
          <w:tcPr>
            <w:tcW w:w="2600" w:type="dxa"/>
          </w:tcPr>
          <w:p w14:paraId="6DF66536" w14:textId="1739CB7A" w:rsidR="00625958" w:rsidRPr="00625958" w:rsidRDefault="00625958" w:rsidP="00625958">
            <w:pPr>
              <w:rPr>
                <w:rFonts w:ascii="Arial" w:hAnsi="Arial" w:cs="Arial"/>
                <w:bCs/>
                <w:sz w:val="14"/>
                <w:szCs w:val="14"/>
                <w:lang w:val="fr-FR"/>
              </w:rPr>
            </w:pPr>
            <w:r w:rsidRPr="00625958">
              <w:rPr>
                <w:rFonts w:ascii="Arial" w:hAnsi="Arial" w:cs="Arial"/>
                <w:sz w:val="14"/>
                <w:szCs w:val="14"/>
              </w:rPr>
              <w:t>NR_feMIMO-Core</w:t>
            </w:r>
          </w:p>
        </w:tc>
        <w:tc>
          <w:tcPr>
            <w:tcW w:w="1065" w:type="dxa"/>
          </w:tcPr>
          <w:p w14:paraId="2095C91F" w14:textId="6814F5F2" w:rsidR="00625958" w:rsidRPr="00625958" w:rsidRDefault="00625958" w:rsidP="00625958">
            <w:pPr>
              <w:rPr>
                <w:rFonts w:ascii="Arial" w:hAnsi="Arial" w:cs="Arial"/>
                <w:sz w:val="14"/>
                <w:szCs w:val="14"/>
                <w:lang w:val="fr-FR"/>
              </w:rPr>
            </w:pPr>
            <w:r w:rsidRPr="00625958">
              <w:rPr>
                <w:rFonts w:ascii="Arial" w:hAnsi="Arial" w:cs="Arial"/>
                <w:sz w:val="14"/>
                <w:szCs w:val="14"/>
              </w:rPr>
              <w:t> </w:t>
            </w:r>
          </w:p>
        </w:tc>
        <w:tc>
          <w:tcPr>
            <w:tcW w:w="994" w:type="dxa"/>
          </w:tcPr>
          <w:p w14:paraId="2D517185" w14:textId="072C39CE" w:rsidR="00625958" w:rsidRPr="00625958" w:rsidRDefault="00625958" w:rsidP="00625958">
            <w:pPr>
              <w:rPr>
                <w:rFonts w:ascii="Arial" w:hAnsi="Arial" w:cs="Arial"/>
                <w:sz w:val="14"/>
                <w:szCs w:val="14"/>
                <w:lang w:val="fr-FR"/>
              </w:rPr>
            </w:pPr>
            <w:r w:rsidRPr="00625958">
              <w:rPr>
                <w:rFonts w:ascii="Arial" w:hAnsi="Arial" w:cs="Arial"/>
                <w:sz w:val="14"/>
                <w:szCs w:val="14"/>
              </w:rPr>
              <w:t>RAN1</w:t>
            </w:r>
          </w:p>
        </w:tc>
        <w:tc>
          <w:tcPr>
            <w:tcW w:w="994" w:type="dxa"/>
          </w:tcPr>
          <w:p w14:paraId="287CCB31" w14:textId="46B25519" w:rsidR="00625958" w:rsidRPr="00625958" w:rsidRDefault="00625958" w:rsidP="00625958">
            <w:pPr>
              <w:rPr>
                <w:rFonts w:ascii="Arial" w:hAnsi="Arial" w:cs="Arial"/>
                <w:sz w:val="14"/>
                <w:szCs w:val="14"/>
                <w:lang w:val="fr-FR"/>
              </w:rPr>
            </w:pPr>
            <w:r w:rsidRPr="00625958">
              <w:rPr>
                <w:rFonts w:ascii="Arial" w:hAnsi="Arial" w:cs="Arial"/>
                <w:sz w:val="14"/>
                <w:szCs w:val="14"/>
              </w:rPr>
              <w:t> </w:t>
            </w:r>
          </w:p>
        </w:tc>
        <w:tc>
          <w:tcPr>
            <w:tcW w:w="1120" w:type="dxa"/>
          </w:tcPr>
          <w:p w14:paraId="568BE267" w14:textId="427781F0" w:rsidR="00625958" w:rsidRPr="00625958" w:rsidRDefault="00625958" w:rsidP="00625958">
            <w:pPr>
              <w:rPr>
                <w:rFonts w:ascii="Arial" w:hAnsi="Arial" w:cs="Arial"/>
                <w:sz w:val="14"/>
                <w:szCs w:val="14"/>
                <w:lang w:val="fr-FR"/>
              </w:rPr>
            </w:pPr>
            <w:r w:rsidRPr="00625958">
              <w:rPr>
                <w:rFonts w:ascii="Arial" w:hAnsi="Arial" w:cs="Arial"/>
                <w:sz w:val="14"/>
                <w:szCs w:val="14"/>
              </w:rPr>
              <w:t>R2-2204361</w:t>
            </w:r>
          </w:p>
        </w:tc>
        <w:tc>
          <w:tcPr>
            <w:tcW w:w="1062" w:type="dxa"/>
          </w:tcPr>
          <w:p w14:paraId="4F796DD2" w14:textId="77777777" w:rsidR="00625958" w:rsidRPr="00625958" w:rsidRDefault="00625958" w:rsidP="00625958">
            <w:pPr>
              <w:rPr>
                <w:rFonts w:ascii="Arial" w:hAnsi="Arial" w:cs="Arial"/>
                <w:sz w:val="14"/>
                <w:szCs w:val="14"/>
                <w:lang w:val="fr-FR"/>
              </w:rPr>
            </w:pPr>
          </w:p>
        </w:tc>
      </w:tr>
      <w:tr w:rsidR="00625958" w:rsidRPr="00625958" w14:paraId="243CCE6E" w14:textId="77777777" w:rsidTr="00EF3281">
        <w:trPr>
          <w:trHeight w:val="20"/>
          <w:jc w:val="center"/>
        </w:trPr>
        <w:tc>
          <w:tcPr>
            <w:tcW w:w="1094" w:type="dxa"/>
          </w:tcPr>
          <w:p w14:paraId="6F718846" w14:textId="3D36061D" w:rsidR="00625958" w:rsidRPr="00625958" w:rsidRDefault="001B5688" w:rsidP="00625958">
            <w:pPr>
              <w:rPr>
                <w:rFonts w:ascii="Arial" w:hAnsi="Arial" w:cs="Arial"/>
                <w:sz w:val="14"/>
                <w:szCs w:val="14"/>
              </w:rPr>
            </w:pPr>
            <w:hyperlink r:id="rId3370" w:history="1">
              <w:r w:rsidR="000B5C49">
                <w:rPr>
                  <w:rStyle w:val="Hyperlink"/>
                  <w:rFonts w:ascii="Arial" w:hAnsi="Arial" w:cs="Arial"/>
                  <w:b/>
                  <w:bCs/>
                  <w:sz w:val="14"/>
                  <w:szCs w:val="14"/>
                </w:rPr>
                <w:t>R1-2205116</w:t>
              </w:r>
            </w:hyperlink>
          </w:p>
        </w:tc>
        <w:tc>
          <w:tcPr>
            <w:tcW w:w="2646" w:type="dxa"/>
          </w:tcPr>
          <w:p w14:paraId="7185E87A" w14:textId="54B4B192" w:rsidR="00625958" w:rsidRPr="00625958" w:rsidRDefault="00625958" w:rsidP="00625958">
            <w:pPr>
              <w:rPr>
                <w:rFonts w:ascii="Arial" w:hAnsi="Arial" w:cs="Arial"/>
                <w:sz w:val="14"/>
                <w:szCs w:val="14"/>
              </w:rPr>
            </w:pPr>
            <w:r w:rsidRPr="00625958">
              <w:rPr>
                <w:rFonts w:ascii="Arial" w:hAnsi="Arial" w:cs="Arial"/>
                <w:sz w:val="14"/>
                <w:szCs w:val="14"/>
              </w:rPr>
              <w:t>LS on Rel-18 WI related to vehicular distributed antenna systems</w:t>
            </w:r>
          </w:p>
        </w:tc>
        <w:tc>
          <w:tcPr>
            <w:tcW w:w="1583" w:type="dxa"/>
          </w:tcPr>
          <w:p w14:paraId="39349039" w14:textId="330D0315" w:rsidR="00625958" w:rsidRPr="00625958" w:rsidRDefault="00625958" w:rsidP="00625958">
            <w:pPr>
              <w:rPr>
                <w:rFonts w:ascii="Arial" w:hAnsi="Arial" w:cs="Arial"/>
                <w:sz w:val="14"/>
                <w:szCs w:val="14"/>
              </w:rPr>
            </w:pPr>
            <w:r w:rsidRPr="00625958">
              <w:rPr>
                <w:rFonts w:ascii="Arial" w:hAnsi="Arial" w:cs="Arial"/>
                <w:sz w:val="14"/>
                <w:szCs w:val="14"/>
              </w:rPr>
              <w:t>5GAA WG4, LG Electronics</w:t>
            </w:r>
          </w:p>
        </w:tc>
        <w:tc>
          <w:tcPr>
            <w:tcW w:w="909" w:type="dxa"/>
          </w:tcPr>
          <w:p w14:paraId="308DB6F2" w14:textId="7F69C563" w:rsidR="00625958" w:rsidRPr="00625958" w:rsidRDefault="00625958" w:rsidP="00625958">
            <w:pPr>
              <w:rPr>
                <w:rFonts w:ascii="Arial" w:hAnsi="Arial" w:cs="Arial"/>
                <w:sz w:val="14"/>
                <w:szCs w:val="14"/>
              </w:rPr>
            </w:pPr>
            <w:r w:rsidRPr="00625958">
              <w:rPr>
                <w:rFonts w:ascii="Arial" w:hAnsi="Arial" w:cs="Arial"/>
                <w:sz w:val="14"/>
                <w:szCs w:val="14"/>
              </w:rPr>
              <w:t>Rel-18</w:t>
            </w:r>
          </w:p>
        </w:tc>
        <w:tc>
          <w:tcPr>
            <w:tcW w:w="2600" w:type="dxa"/>
          </w:tcPr>
          <w:p w14:paraId="47B02C65" w14:textId="1F3FBC39" w:rsidR="00625958" w:rsidRPr="00625958" w:rsidRDefault="00625958" w:rsidP="00625958">
            <w:pPr>
              <w:rPr>
                <w:rFonts w:ascii="Arial" w:hAnsi="Arial" w:cs="Arial"/>
                <w:sz w:val="14"/>
                <w:szCs w:val="14"/>
              </w:rPr>
            </w:pPr>
            <w:r w:rsidRPr="00625958">
              <w:rPr>
                <w:rFonts w:ascii="Arial" w:hAnsi="Arial" w:cs="Arial"/>
                <w:sz w:val="14"/>
                <w:szCs w:val="14"/>
              </w:rPr>
              <w:t>NR_MIMO_evo_DL_UL-Core</w:t>
            </w:r>
          </w:p>
        </w:tc>
        <w:tc>
          <w:tcPr>
            <w:tcW w:w="1065" w:type="dxa"/>
          </w:tcPr>
          <w:p w14:paraId="4CA3E74C" w14:textId="7DC0B691" w:rsidR="00625958" w:rsidRPr="00625958" w:rsidRDefault="00625958" w:rsidP="00625958">
            <w:pPr>
              <w:rPr>
                <w:rFonts w:ascii="Arial" w:hAnsi="Arial" w:cs="Arial"/>
                <w:sz w:val="14"/>
                <w:szCs w:val="14"/>
              </w:rPr>
            </w:pPr>
            <w:r w:rsidRPr="00625958">
              <w:rPr>
                <w:rFonts w:ascii="Arial" w:hAnsi="Arial" w:cs="Arial"/>
                <w:sz w:val="14"/>
                <w:szCs w:val="14"/>
              </w:rPr>
              <w:t> </w:t>
            </w:r>
          </w:p>
        </w:tc>
        <w:tc>
          <w:tcPr>
            <w:tcW w:w="994" w:type="dxa"/>
          </w:tcPr>
          <w:p w14:paraId="46ED28D3" w14:textId="6528C578" w:rsidR="00625958" w:rsidRPr="00625958" w:rsidRDefault="00625958" w:rsidP="00625958">
            <w:pPr>
              <w:rPr>
                <w:rFonts w:ascii="Arial" w:hAnsi="Arial" w:cs="Arial"/>
                <w:sz w:val="14"/>
                <w:szCs w:val="14"/>
              </w:rPr>
            </w:pPr>
            <w:r w:rsidRPr="00625958">
              <w:rPr>
                <w:rFonts w:ascii="Arial" w:hAnsi="Arial" w:cs="Arial"/>
                <w:sz w:val="14"/>
                <w:szCs w:val="14"/>
              </w:rPr>
              <w:t>RAN1</w:t>
            </w:r>
          </w:p>
        </w:tc>
        <w:tc>
          <w:tcPr>
            <w:tcW w:w="994" w:type="dxa"/>
          </w:tcPr>
          <w:p w14:paraId="1343F4CE" w14:textId="682C82E7" w:rsidR="00625958" w:rsidRPr="00625958" w:rsidRDefault="00625958" w:rsidP="00625958">
            <w:pPr>
              <w:rPr>
                <w:rFonts w:ascii="Arial" w:hAnsi="Arial" w:cs="Arial"/>
                <w:sz w:val="14"/>
                <w:szCs w:val="14"/>
              </w:rPr>
            </w:pPr>
            <w:r w:rsidRPr="00625958">
              <w:rPr>
                <w:rFonts w:ascii="Arial" w:hAnsi="Arial" w:cs="Arial"/>
                <w:sz w:val="14"/>
                <w:szCs w:val="14"/>
              </w:rPr>
              <w:t>RAN, RAN2, RAN4</w:t>
            </w:r>
          </w:p>
        </w:tc>
        <w:tc>
          <w:tcPr>
            <w:tcW w:w="1120" w:type="dxa"/>
          </w:tcPr>
          <w:p w14:paraId="3113479F" w14:textId="0EA6D0DB" w:rsidR="00625958" w:rsidRPr="00625958" w:rsidRDefault="00625958" w:rsidP="00625958">
            <w:pPr>
              <w:rPr>
                <w:rFonts w:ascii="Arial" w:hAnsi="Arial" w:cs="Arial"/>
                <w:sz w:val="14"/>
                <w:szCs w:val="14"/>
              </w:rPr>
            </w:pPr>
            <w:r w:rsidRPr="00625958">
              <w:rPr>
                <w:rFonts w:ascii="Arial" w:hAnsi="Arial" w:cs="Arial"/>
                <w:sz w:val="14"/>
                <w:szCs w:val="14"/>
              </w:rPr>
              <w:t>S-220026</w:t>
            </w:r>
          </w:p>
        </w:tc>
        <w:tc>
          <w:tcPr>
            <w:tcW w:w="1062" w:type="dxa"/>
          </w:tcPr>
          <w:p w14:paraId="4BAF6EDC" w14:textId="77777777" w:rsidR="00625958" w:rsidRPr="00625958" w:rsidRDefault="00625958" w:rsidP="00625958">
            <w:pPr>
              <w:rPr>
                <w:rFonts w:ascii="Arial" w:hAnsi="Arial" w:cs="Arial"/>
                <w:sz w:val="14"/>
                <w:szCs w:val="14"/>
              </w:rPr>
            </w:pPr>
          </w:p>
        </w:tc>
      </w:tr>
      <w:tr w:rsidR="00625958" w:rsidRPr="00625958" w14:paraId="565762F3" w14:textId="77777777" w:rsidTr="00EF3281">
        <w:trPr>
          <w:trHeight w:val="20"/>
          <w:jc w:val="center"/>
        </w:trPr>
        <w:tc>
          <w:tcPr>
            <w:tcW w:w="1094" w:type="dxa"/>
          </w:tcPr>
          <w:p w14:paraId="4BC82A00" w14:textId="088A6D15" w:rsidR="00625958" w:rsidRPr="00625958" w:rsidRDefault="001B5688" w:rsidP="00625958">
            <w:pPr>
              <w:rPr>
                <w:rFonts w:ascii="Arial" w:hAnsi="Arial" w:cs="Arial"/>
                <w:bCs/>
                <w:sz w:val="14"/>
                <w:szCs w:val="14"/>
              </w:rPr>
            </w:pPr>
            <w:hyperlink r:id="rId3371" w:history="1">
              <w:r w:rsidR="000B5C49">
                <w:rPr>
                  <w:rStyle w:val="Hyperlink"/>
                  <w:rFonts w:ascii="Arial" w:hAnsi="Arial" w:cs="Arial"/>
                  <w:b/>
                  <w:bCs/>
                  <w:sz w:val="14"/>
                  <w:szCs w:val="14"/>
                </w:rPr>
                <w:t>R1-2205243</w:t>
              </w:r>
            </w:hyperlink>
          </w:p>
        </w:tc>
        <w:tc>
          <w:tcPr>
            <w:tcW w:w="2646" w:type="dxa"/>
          </w:tcPr>
          <w:p w14:paraId="59002C3F" w14:textId="3E256088" w:rsidR="00625958" w:rsidRPr="00625958" w:rsidRDefault="00625958" w:rsidP="00625958">
            <w:pPr>
              <w:rPr>
                <w:rFonts w:ascii="Arial" w:hAnsi="Arial" w:cs="Arial"/>
                <w:sz w:val="14"/>
                <w:szCs w:val="14"/>
              </w:rPr>
            </w:pPr>
            <w:r w:rsidRPr="00625958">
              <w:rPr>
                <w:rFonts w:ascii="Arial" w:hAnsi="Arial" w:cs="Arial"/>
                <w:sz w:val="14"/>
                <w:szCs w:val="14"/>
              </w:rPr>
              <w:t>LS on TCI state signalling for SRS resource</w:t>
            </w:r>
          </w:p>
        </w:tc>
        <w:tc>
          <w:tcPr>
            <w:tcW w:w="1583" w:type="dxa"/>
          </w:tcPr>
          <w:p w14:paraId="76AE5C74" w14:textId="3AF51E05" w:rsidR="00625958" w:rsidRPr="00625958" w:rsidRDefault="00625958" w:rsidP="00625958">
            <w:pPr>
              <w:rPr>
                <w:rFonts w:ascii="Arial" w:hAnsi="Arial" w:cs="Arial"/>
                <w:sz w:val="14"/>
                <w:szCs w:val="14"/>
              </w:rPr>
            </w:pPr>
            <w:r w:rsidRPr="00625958">
              <w:rPr>
                <w:rFonts w:ascii="Arial" w:hAnsi="Arial" w:cs="Arial"/>
                <w:sz w:val="14"/>
                <w:szCs w:val="14"/>
              </w:rPr>
              <w:t>RAN2, OPPO</w:t>
            </w:r>
          </w:p>
        </w:tc>
        <w:tc>
          <w:tcPr>
            <w:tcW w:w="909" w:type="dxa"/>
          </w:tcPr>
          <w:p w14:paraId="1A1DB9BE" w14:textId="17C668AB" w:rsidR="00625958" w:rsidRPr="00625958" w:rsidRDefault="00625958" w:rsidP="00625958">
            <w:pPr>
              <w:rPr>
                <w:rFonts w:ascii="Arial" w:hAnsi="Arial" w:cs="Arial"/>
                <w:bCs/>
                <w:sz w:val="14"/>
                <w:szCs w:val="14"/>
              </w:rPr>
            </w:pPr>
            <w:r w:rsidRPr="00625958">
              <w:rPr>
                <w:rFonts w:ascii="Arial" w:hAnsi="Arial" w:cs="Arial"/>
                <w:sz w:val="14"/>
                <w:szCs w:val="14"/>
              </w:rPr>
              <w:t>Rel-17</w:t>
            </w:r>
          </w:p>
        </w:tc>
        <w:tc>
          <w:tcPr>
            <w:tcW w:w="2600" w:type="dxa"/>
          </w:tcPr>
          <w:p w14:paraId="016B5B36" w14:textId="6B249352" w:rsidR="00625958" w:rsidRPr="00625958" w:rsidRDefault="00625958" w:rsidP="00625958">
            <w:pPr>
              <w:rPr>
                <w:rFonts w:ascii="Arial" w:hAnsi="Arial" w:cs="Arial"/>
                <w:bCs/>
                <w:sz w:val="14"/>
                <w:szCs w:val="14"/>
                <w:lang w:val="fr-FR"/>
              </w:rPr>
            </w:pPr>
            <w:r w:rsidRPr="00625958">
              <w:rPr>
                <w:rFonts w:ascii="Arial" w:hAnsi="Arial" w:cs="Arial"/>
                <w:sz w:val="14"/>
                <w:szCs w:val="14"/>
              </w:rPr>
              <w:t>NR_feMIMO-Core</w:t>
            </w:r>
          </w:p>
        </w:tc>
        <w:tc>
          <w:tcPr>
            <w:tcW w:w="1065" w:type="dxa"/>
          </w:tcPr>
          <w:p w14:paraId="0E96C80A" w14:textId="30A71B7B" w:rsidR="00625958" w:rsidRPr="00625958" w:rsidRDefault="00625958" w:rsidP="00625958">
            <w:pPr>
              <w:rPr>
                <w:rFonts w:ascii="Arial" w:hAnsi="Arial" w:cs="Arial"/>
                <w:sz w:val="14"/>
                <w:szCs w:val="14"/>
                <w:lang w:val="fr-FR"/>
              </w:rPr>
            </w:pPr>
            <w:r w:rsidRPr="00625958">
              <w:rPr>
                <w:rFonts w:ascii="Arial" w:hAnsi="Arial" w:cs="Arial"/>
                <w:sz w:val="14"/>
                <w:szCs w:val="14"/>
              </w:rPr>
              <w:t> </w:t>
            </w:r>
          </w:p>
        </w:tc>
        <w:tc>
          <w:tcPr>
            <w:tcW w:w="994" w:type="dxa"/>
          </w:tcPr>
          <w:p w14:paraId="4984DB8F" w14:textId="15D600D2" w:rsidR="00625958" w:rsidRPr="00625958" w:rsidRDefault="00625958" w:rsidP="00625958">
            <w:pPr>
              <w:rPr>
                <w:rFonts w:ascii="Arial" w:hAnsi="Arial" w:cs="Arial"/>
                <w:sz w:val="14"/>
                <w:szCs w:val="14"/>
                <w:lang w:val="fr-FR"/>
              </w:rPr>
            </w:pPr>
            <w:r w:rsidRPr="00625958">
              <w:rPr>
                <w:rFonts w:ascii="Arial" w:hAnsi="Arial" w:cs="Arial"/>
                <w:sz w:val="14"/>
                <w:szCs w:val="14"/>
              </w:rPr>
              <w:t>RAN1</w:t>
            </w:r>
          </w:p>
        </w:tc>
        <w:tc>
          <w:tcPr>
            <w:tcW w:w="994" w:type="dxa"/>
          </w:tcPr>
          <w:p w14:paraId="08E7DD93" w14:textId="4DEA4889" w:rsidR="00625958" w:rsidRPr="00625958" w:rsidRDefault="00625958" w:rsidP="00625958">
            <w:pPr>
              <w:rPr>
                <w:rFonts w:ascii="Arial" w:hAnsi="Arial" w:cs="Arial"/>
                <w:sz w:val="14"/>
                <w:szCs w:val="14"/>
                <w:lang w:val="fr-FR"/>
              </w:rPr>
            </w:pPr>
            <w:r w:rsidRPr="00625958">
              <w:rPr>
                <w:rFonts w:ascii="Arial" w:hAnsi="Arial" w:cs="Arial"/>
                <w:sz w:val="14"/>
                <w:szCs w:val="14"/>
              </w:rPr>
              <w:t> </w:t>
            </w:r>
          </w:p>
        </w:tc>
        <w:tc>
          <w:tcPr>
            <w:tcW w:w="1120" w:type="dxa"/>
          </w:tcPr>
          <w:p w14:paraId="422BF950" w14:textId="2FED9E37" w:rsidR="00625958" w:rsidRPr="00625958" w:rsidRDefault="00625958" w:rsidP="00625958">
            <w:pPr>
              <w:rPr>
                <w:rFonts w:ascii="Arial" w:hAnsi="Arial" w:cs="Arial"/>
                <w:sz w:val="14"/>
                <w:szCs w:val="14"/>
                <w:lang w:val="fr-FR"/>
              </w:rPr>
            </w:pPr>
            <w:r w:rsidRPr="00625958">
              <w:rPr>
                <w:rFonts w:ascii="Arial" w:hAnsi="Arial" w:cs="Arial"/>
                <w:sz w:val="14"/>
                <w:szCs w:val="14"/>
              </w:rPr>
              <w:t>R2-2206356</w:t>
            </w:r>
          </w:p>
        </w:tc>
        <w:tc>
          <w:tcPr>
            <w:tcW w:w="1062" w:type="dxa"/>
          </w:tcPr>
          <w:p w14:paraId="2C0852A6" w14:textId="77777777" w:rsidR="00625958" w:rsidRPr="00625958" w:rsidRDefault="00625958" w:rsidP="00625958">
            <w:pPr>
              <w:rPr>
                <w:rFonts w:ascii="Arial" w:hAnsi="Arial" w:cs="Arial"/>
                <w:sz w:val="14"/>
                <w:szCs w:val="14"/>
                <w:lang w:val="fr-FR"/>
              </w:rPr>
            </w:pPr>
          </w:p>
        </w:tc>
      </w:tr>
      <w:tr w:rsidR="00625958" w:rsidRPr="00625958" w14:paraId="1DB6AFBF" w14:textId="77777777" w:rsidTr="00EF3281">
        <w:trPr>
          <w:trHeight w:val="20"/>
          <w:jc w:val="center"/>
        </w:trPr>
        <w:tc>
          <w:tcPr>
            <w:tcW w:w="1094" w:type="dxa"/>
          </w:tcPr>
          <w:p w14:paraId="717BEA67" w14:textId="0DA9748D" w:rsidR="00625958" w:rsidRPr="00625958" w:rsidRDefault="001B5688" w:rsidP="00625958">
            <w:pPr>
              <w:rPr>
                <w:rFonts w:ascii="Arial" w:hAnsi="Arial" w:cs="Arial"/>
                <w:bCs/>
                <w:sz w:val="14"/>
                <w:szCs w:val="14"/>
              </w:rPr>
            </w:pPr>
            <w:hyperlink r:id="rId3372" w:history="1">
              <w:r w:rsidR="000B5C49">
                <w:rPr>
                  <w:rStyle w:val="Hyperlink"/>
                  <w:rFonts w:ascii="Arial" w:hAnsi="Arial" w:cs="Arial"/>
                  <w:b/>
                  <w:bCs/>
                  <w:sz w:val="14"/>
                  <w:szCs w:val="14"/>
                </w:rPr>
                <w:t>R1-2205250</w:t>
              </w:r>
            </w:hyperlink>
          </w:p>
        </w:tc>
        <w:tc>
          <w:tcPr>
            <w:tcW w:w="2646" w:type="dxa"/>
          </w:tcPr>
          <w:p w14:paraId="39DC615D" w14:textId="1492C24C" w:rsidR="00625958" w:rsidRPr="00625958" w:rsidRDefault="00625958" w:rsidP="00625958">
            <w:pPr>
              <w:rPr>
                <w:rFonts w:ascii="Arial" w:hAnsi="Arial" w:cs="Arial"/>
                <w:sz w:val="14"/>
                <w:szCs w:val="14"/>
                <w:lang w:val="fr-FR"/>
              </w:rPr>
            </w:pPr>
            <w:r w:rsidRPr="00625958">
              <w:rPr>
                <w:rFonts w:ascii="Arial" w:hAnsi="Arial" w:cs="Arial"/>
                <w:sz w:val="14"/>
                <w:szCs w:val="14"/>
                <w:lang w:val="fr-FR"/>
              </w:rPr>
              <w:t>LS on eIAB MAC CEs</w:t>
            </w:r>
          </w:p>
        </w:tc>
        <w:tc>
          <w:tcPr>
            <w:tcW w:w="1583" w:type="dxa"/>
          </w:tcPr>
          <w:p w14:paraId="568FEEA5" w14:textId="5D349355" w:rsidR="00625958" w:rsidRPr="00625958" w:rsidRDefault="00625958" w:rsidP="00625958">
            <w:pPr>
              <w:rPr>
                <w:rFonts w:ascii="Arial" w:hAnsi="Arial" w:cs="Arial"/>
                <w:sz w:val="14"/>
                <w:szCs w:val="14"/>
              </w:rPr>
            </w:pPr>
            <w:r w:rsidRPr="00625958">
              <w:rPr>
                <w:rFonts w:ascii="Arial" w:hAnsi="Arial" w:cs="Arial"/>
                <w:sz w:val="14"/>
                <w:szCs w:val="14"/>
              </w:rPr>
              <w:t>RAN2, Samsung</w:t>
            </w:r>
          </w:p>
        </w:tc>
        <w:tc>
          <w:tcPr>
            <w:tcW w:w="909" w:type="dxa"/>
          </w:tcPr>
          <w:p w14:paraId="6AC3232E" w14:textId="31AA2BC8" w:rsidR="00625958" w:rsidRPr="00625958" w:rsidRDefault="00625958" w:rsidP="00625958">
            <w:pPr>
              <w:rPr>
                <w:rFonts w:ascii="Arial" w:hAnsi="Arial" w:cs="Arial"/>
                <w:bCs/>
                <w:sz w:val="14"/>
                <w:szCs w:val="14"/>
              </w:rPr>
            </w:pPr>
            <w:r w:rsidRPr="00625958">
              <w:rPr>
                <w:rFonts w:ascii="Arial" w:hAnsi="Arial" w:cs="Arial"/>
                <w:sz w:val="14"/>
                <w:szCs w:val="14"/>
              </w:rPr>
              <w:t>Rel-17</w:t>
            </w:r>
          </w:p>
        </w:tc>
        <w:tc>
          <w:tcPr>
            <w:tcW w:w="2600" w:type="dxa"/>
          </w:tcPr>
          <w:p w14:paraId="5B29837C" w14:textId="7534AEF7" w:rsidR="00625958" w:rsidRPr="00625958" w:rsidRDefault="00625958" w:rsidP="00625958">
            <w:pPr>
              <w:rPr>
                <w:rFonts w:ascii="Arial" w:hAnsi="Arial" w:cs="Arial"/>
                <w:bCs/>
                <w:sz w:val="14"/>
                <w:szCs w:val="14"/>
                <w:lang w:val="fr-FR"/>
              </w:rPr>
            </w:pPr>
            <w:r w:rsidRPr="00625958">
              <w:rPr>
                <w:rFonts w:ascii="Arial" w:hAnsi="Arial" w:cs="Arial"/>
                <w:sz w:val="14"/>
                <w:szCs w:val="14"/>
              </w:rPr>
              <w:t>NR_IAB_enh-Core</w:t>
            </w:r>
          </w:p>
        </w:tc>
        <w:tc>
          <w:tcPr>
            <w:tcW w:w="1065" w:type="dxa"/>
          </w:tcPr>
          <w:p w14:paraId="62A61BD7" w14:textId="49DB73C7" w:rsidR="00625958" w:rsidRPr="00625958" w:rsidRDefault="00625958" w:rsidP="00625958">
            <w:pPr>
              <w:rPr>
                <w:rFonts w:ascii="Arial" w:hAnsi="Arial" w:cs="Arial"/>
                <w:sz w:val="14"/>
                <w:szCs w:val="14"/>
                <w:lang w:val="fr-FR"/>
              </w:rPr>
            </w:pPr>
            <w:r w:rsidRPr="00625958">
              <w:rPr>
                <w:rFonts w:ascii="Arial" w:hAnsi="Arial" w:cs="Arial"/>
                <w:sz w:val="14"/>
                <w:szCs w:val="14"/>
              </w:rPr>
              <w:t> </w:t>
            </w:r>
          </w:p>
        </w:tc>
        <w:tc>
          <w:tcPr>
            <w:tcW w:w="994" w:type="dxa"/>
          </w:tcPr>
          <w:p w14:paraId="1986E13F" w14:textId="02F5844B" w:rsidR="00625958" w:rsidRPr="00625958" w:rsidRDefault="00625958" w:rsidP="00625958">
            <w:pPr>
              <w:rPr>
                <w:rFonts w:ascii="Arial" w:hAnsi="Arial" w:cs="Arial"/>
                <w:sz w:val="14"/>
                <w:szCs w:val="14"/>
                <w:lang w:val="fr-FR"/>
              </w:rPr>
            </w:pPr>
            <w:r w:rsidRPr="00625958">
              <w:rPr>
                <w:rFonts w:ascii="Arial" w:hAnsi="Arial" w:cs="Arial"/>
                <w:sz w:val="14"/>
                <w:szCs w:val="14"/>
              </w:rPr>
              <w:t>RAN1</w:t>
            </w:r>
          </w:p>
        </w:tc>
        <w:tc>
          <w:tcPr>
            <w:tcW w:w="994" w:type="dxa"/>
          </w:tcPr>
          <w:p w14:paraId="667BF511" w14:textId="1FE0F369" w:rsidR="00625958" w:rsidRPr="00625958" w:rsidRDefault="00625958" w:rsidP="00625958">
            <w:pPr>
              <w:rPr>
                <w:rFonts w:ascii="Arial" w:hAnsi="Arial" w:cs="Arial"/>
                <w:sz w:val="14"/>
                <w:szCs w:val="14"/>
                <w:lang w:val="fr-FR"/>
              </w:rPr>
            </w:pPr>
            <w:r w:rsidRPr="00625958">
              <w:rPr>
                <w:rFonts w:ascii="Arial" w:hAnsi="Arial" w:cs="Arial"/>
                <w:sz w:val="14"/>
                <w:szCs w:val="14"/>
              </w:rPr>
              <w:t>RAN4</w:t>
            </w:r>
          </w:p>
        </w:tc>
        <w:tc>
          <w:tcPr>
            <w:tcW w:w="1120" w:type="dxa"/>
          </w:tcPr>
          <w:p w14:paraId="3C757C72" w14:textId="13E6C589" w:rsidR="00625958" w:rsidRPr="00625958" w:rsidRDefault="00625958" w:rsidP="00625958">
            <w:pPr>
              <w:rPr>
                <w:rFonts w:ascii="Arial" w:hAnsi="Arial" w:cs="Arial"/>
                <w:sz w:val="14"/>
                <w:szCs w:val="14"/>
                <w:lang w:val="fr-FR"/>
              </w:rPr>
            </w:pPr>
            <w:r w:rsidRPr="00625958">
              <w:rPr>
                <w:rFonts w:ascii="Arial" w:hAnsi="Arial" w:cs="Arial"/>
                <w:sz w:val="14"/>
                <w:szCs w:val="14"/>
              </w:rPr>
              <w:t>R2-2206358</w:t>
            </w:r>
          </w:p>
        </w:tc>
        <w:tc>
          <w:tcPr>
            <w:tcW w:w="1062" w:type="dxa"/>
          </w:tcPr>
          <w:p w14:paraId="0233F124" w14:textId="77777777" w:rsidR="00625958" w:rsidRPr="00625958" w:rsidRDefault="00625958" w:rsidP="00625958">
            <w:pPr>
              <w:rPr>
                <w:rFonts w:ascii="Arial" w:hAnsi="Arial" w:cs="Arial"/>
                <w:sz w:val="14"/>
                <w:szCs w:val="14"/>
                <w:lang w:val="fr-FR"/>
              </w:rPr>
            </w:pPr>
          </w:p>
        </w:tc>
      </w:tr>
      <w:tr w:rsidR="00625958" w:rsidRPr="00625958" w14:paraId="2DA4BE1F" w14:textId="77777777" w:rsidTr="00EF3281">
        <w:trPr>
          <w:trHeight w:val="20"/>
          <w:jc w:val="center"/>
        </w:trPr>
        <w:tc>
          <w:tcPr>
            <w:tcW w:w="1094" w:type="dxa"/>
          </w:tcPr>
          <w:p w14:paraId="0480F8AD" w14:textId="2CCEE95E" w:rsidR="00625958" w:rsidRPr="00625958" w:rsidRDefault="001B5688" w:rsidP="00625958">
            <w:pPr>
              <w:rPr>
                <w:rFonts w:ascii="Arial" w:hAnsi="Arial" w:cs="Arial"/>
                <w:sz w:val="14"/>
                <w:szCs w:val="14"/>
              </w:rPr>
            </w:pPr>
            <w:hyperlink r:id="rId3373" w:history="1">
              <w:r w:rsidR="000B5C49">
                <w:rPr>
                  <w:rStyle w:val="Hyperlink"/>
                  <w:rFonts w:ascii="Arial" w:hAnsi="Arial" w:cs="Arial"/>
                  <w:b/>
                  <w:bCs/>
                  <w:sz w:val="14"/>
                  <w:szCs w:val="14"/>
                </w:rPr>
                <w:t>R1-2205493</w:t>
              </w:r>
            </w:hyperlink>
          </w:p>
        </w:tc>
        <w:tc>
          <w:tcPr>
            <w:tcW w:w="2646" w:type="dxa"/>
          </w:tcPr>
          <w:p w14:paraId="62D0B77F" w14:textId="6CE21DDD" w:rsidR="00625958" w:rsidRPr="00625958" w:rsidRDefault="00625958" w:rsidP="00625958">
            <w:pPr>
              <w:rPr>
                <w:rFonts w:ascii="Arial" w:hAnsi="Arial" w:cs="Arial"/>
                <w:sz w:val="14"/>
                <w:szCs w:val="14"/>
              </w:rPr>
            </w:pPr>
            <w:r w:rsidRPr="00625958">
              <w:rPr>
                <w:rFonts w:ascii="Arial" w:hAnsi="Arial" w:cs="Arial"/>
                <w:sz w:val="14"/>
                <w:szCs w:val="14"/>
              </w:rPr>
              <w:t>LS on expected AoA and AoD parameters</w:t>
            </w:r>
          </w:p>
        </w:tc>
        <w:tc>
          <w:tcPr>
            <w:tcW w:w="1583" w:type="dxa"/>
          </w:tcPr>
          <w:p w14:paraId="7C1C7B3E" w14:textId="39A0A71D" w:rsidR="00625958" w:rsidRPr="00625958" w:rsidRDefault="00625958" w:rsidP="00625958">
            <w:pPr>
              <w:rPr>
                <w:rFonts w:ascii="Arial" w:hAnsi="Arial" w:cs="Arial"/>
                <w:sz w:val="14"/>
                <w:szCs w:val="14"/>
              </w:rPr>
            </w:pPr>
            <w:r w:rsidRPr="00625958">
              <w:rPr>
                <w:rFonts w:ascii="Arial" w:hAnsi="Arial" w:cs="Arial"/>
                <w:sz w:val="14"/>
                <w:szCs w:val="14"/>
              </w:rPr>
              <w:t>RAN2, Huawei</w:t>
            </w:r>
          </w:p>
        </w:tc>
        <w:tc>
          <w:tcPr>
            <w:tcW w:w="909" w:type="dxa"/>
          </w:tcPr>
          <w:p w14:paraId="6BB1003E" w14:textId="685E7251" w:rsidR="00625958" w:rsidRPr="00625958" w:rsidRDefault="00625958" w:rsidP="00625958">
            <w:pPr>
              <w:rPr>
                <w:rStyle w:val="Hyperlink"/>
                <w:rFonts w:ascii="Arial" w:hAnsi="Arial" w:cs="Arial"/>
                <w:bCs/>
                <w:color w:val="auto"/>
                <w:sz w:val="14"/>
                <w:szCs w:val="14"/>
                <w:u w:val="none"/>
              </w:rPr>
            </w:pPr>
            <w:r w:rsidRPr="00625958">
              <w:rPr>
                <w:rFonts w:ascii="Arial" w:hAnsi="Arial" w:cs="Arial"/>
                <w:sz w:val="14"/>
                <w:szCs w:val="14"/>
              </w:rPr>
              <w:t>Rel-17</w:t>
            </w:r>
          </w:p>
        </w:tc>
        <w:tc>
          <w:tcPr>
            <w:tcW w:w="2600" w:type="dxa"/>
          </w:tcPr>
          <w:p w14:paraId="00633B25" w14:textId="01293571" w:rsidR="00625958" w:rsidRPr="00625958" w:rsidRDefault="00625958" w:rsidP="00625958">
            <w:pPr>
              <w:rPr>
                <w:rStyle w:val="Hyperlink"/>
                <w:rFonts w:ascii="Arial" w:hAnsi="Arial" w:cs="Arial"/>
                <w:bCs/>
                <w:color w:val="auto"/>
                <w:sz w:val="14"/>
                <w:szCs w:val="14"/>
                <w:u w:val="none"/>
                <w:lang w:val="fr-FR"/>
              </w:rPr>
            </w:pPr>
            <w:r w:rsidRPr="00625958">
              <w:rPr>
                <w:rFonts w:ascii="Arial" w:hAnsi="Arial" w:cs="Arial"/>
                <w:sz w:val="14"/>
                <w:szCs w:val="14"/>
              </w:rPr>
              <w:t>NR_pos_enh-Core</w:t>
            </w:r>
          </w:p>
        </w:tc>
        <w:tc>
          <w:tcPr>
            <w:tcW w:w="1065" w:type="dxa"/>
          </w:tcPr>
          <w:p w14:paraId="79E0AE37" w14:textId="1734E0B4" w:rsidR="00625958" w:rsidRPr="00625958" w:rsidRDefault="00625958" w:rsidP="00625958">
            <w:pPr>
              <w:rPr>
                <w:rFonts w:ascii="Arial" w:hAnsi="Arial" w:cs="Arial"/>
                <w:sz w:val="14"/>
                <w:szCs w:val="14"/>
                <w:lang w:val="fr-FR"/>
              </w:rPr>
            </w:pPr>
            <w:r w:rsidRPr="00625958">
              <w:rPr>
                <w:rFonts w:ascii="Arial" w:hAnsi="Arial" w:cs="Arial"/>
                <w:sz w:val="14"/>
                <w:szCs w:val="14"/>
              </w:rPr>
              <w:t> </w:t>
            </w:r>
          </w:p>
        </w:tc>
        <w:tc>
          <w:tcPr>
            <w:tcW w:w="994" w:type="dxa"/>
          </w:tcPr>
          <w:p w14:paraId="3B886187" w14:textId="629D1B40" w:rsidR="00625958" w:rsidRPr="00625958" w:rsidRDefault="00625958" w:rsidP="00625958">
            <w:pPr>
              <w:rPr>
                <w:rFonts w:ascii="Arial" w:hAnsi="Arial" w:cs="Arial"/>
                <w:sz w:val="14"/>
                <w:szCs w:val="14"/>
                <w:lang w:val="fr-FR"/>
              </w:rPr>
            </w:pPr>
            <w:r w:rsidRPr="00625958">
              <w:rPr>
                <w:rFonts w:ascii="Arial" w:hAnsi="Arial" w:cs="Arial"/>
                <w:sz w:val="14"/>
                <w:szCs w:val="14"/>
              </w:rPr>
              <w:t>RAN1</w:t>
            </w:r>
          </w:p>
        </w:tc>
        <w:tc>
          <w:tcPr>
            <w:tcW w:w="994" w:type="dxa"/>
          </w:tcPr>
          <w:p w14:paraId="7A124F55" w14:textId="402B597D" w:rsidR="00625958" w:rsidRPr="00625958" w:rsidRDefault="00625958" w:rsidP="00625958">
            <w:pPr>
              <w:rPr>
                <w:rFonts w:ascii="Arial" w:hAnsi="Arial" w:cs="Arial"/>
                <w:sz w:val="14"/>
                <w:szCs w:val="14"/>
                <w:lang w:val="fr-FR"/>
              </w:rPr>
            </w:pPr>
            <w:r w:rsidRPr="00625958">
              <w:rPr>
                <w:rFonts w:ascii="Arial" w:hAnsi="Arial" w:cs="Arial"/>
                <w:sz w:val="14"/>
                <w:szCs w:val="14"/>
              </w:rPr>
              <w:t>RAN3</w:t>
            </w:r>
          </w:p>
        </w:tc>
        <w:tc>
          <w:tcPr>
            <w:tcW w:w="1120" w:type="dxa"/>
          </w:tcPr>
          <w:p w14:paraId="2B7A612C" w14:textId="5A14F82F" w:rsidR="00625958" w:rsidRPr="00625958" w:rsidRDefault="00625958" w:rsidP="00625958">
            <w:pPr>
              <w:rPr>
                <w:rFonts w:ascii="Arial" w:hAnsi="Arial" w:cs="Arial"/>
                <w:sz w:val="14"/>
                <w:szCs w:val="14"/>
                <w:lang w:val="fr-FR"/>
              </w:rPr>
            </w:pPr>
            <w:r w:rsidRPr="00625958">
              <w:rPr>
                <w:rFonts w:ascii="Arial" w:hAnsi="Arial" w:cs="Arial"/>
                <w:sz w:val="14"/>
                <w:szCs w:val="14"/>
              </w:rPr>
              <w:t>R2-2206390</w:t>
            </w:r>
          </w:p>
        </w:tc>
        <w:tc>
          <w:tcPr>
            <w:tcW w:w="1062" w:type="dxa"/>
          </w:tcPr>
          <w:p w14:paraId="10EEA10A" w14:textId="77777777" w:rsidR="00625958" w:rsidRPr="00625958" w:rsidRDefault="00625958" w:rsidP="00625958">
            <w:pPr>
              <w:rPr>
                <w:rFonts w:ascii="Arial" w:hAnsi="Arial" w:cs="Arial"/>
                <w:sz w:val="14"/>
                <w:szCs w:val="14"/>
                <w:lang w:val="fr-FR"/>
              </w:rPr>
            </w:pPr>
          </w:p>
        </w:tc>
      </w:tr>
      <w:tr w:rsidR="00625958" w:rsidRPr="00625958" w14:paraId="77A9CD30" w14:textId="77777777" w:rsidTr="00EF3281">
        <w:trPr>
          <w:trHeight w:val="20"/>
          <w:jc w:val="center"/>
        </w:trPr>
        <w:tc>
          <w:tcPr>
            <w:tcW w:w="1094" w:type="dxa"/>
          </w:tcPr>
          <w:p w14:paraId="241E7BA9" w14:textId="74066090" w:rsidR="00625958" w:rsidRPr="00625958" w:rsidRDefault="001B5688" w:rsidP="00625958">
            <w:pPr>
              <w:rPr>
                <w:rFonts w:ascii="Arial" w:hAnsi="Arial" w:cs="Arial"/>
                <w:sz w:val="14"/>
                <w:szCs w:val="14"/>
              </w:rPr>
            </w:pPr>
            <w:hyperlink r:id="rId3374" w:history="1">
              <w:r w:rsidR="000B5C49">
                <w:rPr>
                  <w:rStyle w:val="Hyperlink"/>
                  <w:rFonts w:ascii="Arial" w:hAnsi="Arial" w:cs="Arial"/>
                  <w:b/>
                  <w:bCs/>
                  <w:sz w:val="14"/>
                  <w:szCs w:val="14"/>
                </w:rPr>
                <w:t>R1-2205545</w:t>
              </w:r>
            </w:hyperlink>
          </w:p>
        </w:tc>
        <w:tc>
          <w:tcPr>
            <w:tcW w:w="2646" w:type="dxa"/>
          </w:tcPr>
          <w:p w14:paraId="407AD86A" w14:textId="7088054E" w:rsidR="00625958" w:rsidRPr="00625958" w:rsidRDefault="00625958" w:rsidP="00625958">
            <w:pPr>
              <w:rPr>
                <w:rFonts w:ascii="Arial" w:hAnsi="Arial" w:cs="Arial"/>
                <w:sz w:val="14"/>
                <w:szCs w:val="14"/>
              </w:rPr>
            </w:pPr>
            <w:r w:rsidRPr="00625958">
              <w:rPr>
                <w:rFonts w:ascii="Arial" w:hAnsi="Arial" w:cs="Arial"/>
                <w:sz w:val="14"/>
                <w:szCs w:val="14"/>
              </w:rPr>
              <w:t>Reply LS on operation with and without SSB for RedCap UE</w:t>
            </w:r>
          </w:p>
        </w:tc>
        <w:tc>
          <w:tcPr>
            <w:tcW w:w="1583" w:type="dxa"/>
          </w:tcPr>
          <w:p w14:paraId="43CD2210" w14:textId="2D406BCF" w:rsidR="00625958" w:rsidRPr="00625958" w:rsidRDefault="00625958" w:rsidP="00625958">
            <w:pPr>
              <w:rPr>
                <w:rFonts w:ascii="Arial" w:hAnsi="Arial" w:cs="Arial"/>
                <w:sz w:val="14"/>
                <w:szCs w:val="14"/>
              </w:rPr>
            </w:pPr>
            <w:r w:rsidRPr="00625958">
              <w:rPr>
                <w:rFonts w:ascii="Arial" w:hAnsi="Arial" w:cs="Arial"/>
                <w:sz w:val="14"/>
                <w:szCs w:val="14"/>
              </w:rPr>
              <w:t>RAN2, ZTE</w:t>
            </w:r>
          </w:p>
        </w:tc>
        <w:tc>
          <w:tcPr>
            <w:tcW w:w="909" w:type="dxa"/>
          </w:tcPr>
          <w:p w14:paraId="2FA0AB90" w14:textId="0A548564" w:rsidR="00625958" w:rsidRPr="00625958" w:rsidRDefault="00625958" w:rsidP="00625958">
            <w:pPr>
              <w:rPr>
                <w:rStyle w:val="Hyperlink"/>
                <w:rFonts w:ascii="Arial" w:hAnsi="Arial" w:cs="Arial"/>
                <w:bCs/>
                <w:color w:val="auto"/>
                <w:sz w:val="14"/>
                <w:szCs w:val="14"/>
                <w:u w:val="none"/>
              </w:rPr>
            </w:pPr>
            <w:r w:rsidRPr="00625958">
              <w:rPr>
                <w:rFonts w:ascii="Arial" w:hAnsi="Arial" w:cs="Arial"/>
                <w:sz w:val="14"/>
                <w:szCs w:val="14"/>
              </w:rPr>
              <w:t>Rel-17</w:t>
            </w:r>
          </w:p>
        </w:tc>
        <w:tc>
          <w:tcPr>
            <w:tcW w:w="2600" w:type="dxa"/>
          </w:tcPr>
          <w:p w14:paraId="41E26E6E" w14:textId="24F3DF55" w:rsidR="00625958" w:rsidRPr="00625958" w:rsidRDefault="00625958" w:rsidP="00625958">
            <w:pPr>
              <w:rPr>
                <w:rStyle w:val="Hyperlink"/>
                <w:rFonts w:ascii="Arial" w:hAnsi="Arial" w:cs="Arial"/>
                <w:bCs/>
                <w:color w:val="auto"/>
                <w:sz w:val="14"/>
                <w:szCs w:val="14"/>
                <w:u w:val="none"/>
              </w:rPr>
            </w:pPr>
            <w:r w:rsidRPr="00625958">
              <w:rPr>
                <w:rFonts w:ascii="Arial" w:hAnsi="Arial" w:cs="Arial"/>
                <w:sz w:val="14"/>
                <w:szCs w:val="14"/>
              </w:rPr>
              <w:t>NR_redcap-Core</w:t>
            </w:r>
          </w:p>
        </w:tc>
        <w:tc>
          <w:tcPr>
            <w:tcW w:w="1065" w:type="dxa"/>
          </w:tcPr>
          <w:p w14:paraId="26B357DE" w14:textId="35B7AAAB" w:rsidR="00625958" w:rsidRPr="00625958" w:rsidRDefault="001B5688" w:rsidP="00625958">
            <w:pPr>
              <w:rPr>
                <w:rFonts w:ascii="Arial" w:hAnsi="Arial" w:cs="Arial"/>
                <w:sz w:val="14"/>
                <w:szCs w:val="14"/>
              </w:rPr>
            </w:pPr>
            <w:hyperlink r:id="rId3375" w:history="1">
              <w:r w:rsidR="000B5C49">
                <w:rPr>
                  <w:rStyle w:val="Hyperlink"/>
                  <w:rFonts w:ascii="Arial" w:hAnsi="Arial" w:cs="Arial"/>
                  <w:sz w:val="14"/>
                  <w:szCs w:val="14"/>
                </w:rPr>
                <w:t>R1-2202886</w:t>
              </w:r>
            </w:hyperlink>
          </w:p>
        </w:tc>
        <w:tc>
          <w:tcPr>
            <w:tcW w:w="994" w:type="dxa"/>
          </w:tcPr>
          <w:p w14:paraId="493E9453" w14:textId="261AA8CA" w:rsidR="00625958" w:rsidRPr="00625958" w:rsidRDefault="00625958" w:rsidP="00625958">
            <w:pPr>
              <w:rPr>
                <w:rFonts w:ascii="Arial" w:hAnsi="Arial" w:cs="Arial"/>
                <w:sz w:val="14"/>
                <w:szCs w:val="14"/>
                <w:lang w:val="fr-FR"/>
              </w:rPr>
            </w:pPr>
            <w:r w:rsidRPr="00625958">
              <w:rPr>
                <w:rFonts w:ascii="Arial" w:hAnsi="Arial" w:cs="Arial"/>
                <w:sz w:val="14"/>
                <w:szCs w:val="14"/>
              </w:rPr>
              <w:t>RAN1, RAN4</w:t>
            </w:r>
          </w:p>
        </w:tc>
        <w:tc>
          <w:tcPr>
            <w:tcW w:w="994" w:type="dxa"/>
          </w:tcPr>
          <w:p w14:paraId="00CD023B" w14:textId="67CA14A3" w:rsidR="00625958" w:rsidRPr="00625958" w:rsidRDefault="00625958" w:rsidP="00625958">
            <w:pPr>
              <w:rPr>
                <w:rFonts w:ascii="Arial" w:hAnsi="Arial" w:cs="Arial"/>
                <w:sz w:val="14"/>
                <w:szCs w:val="14"/>
                <w:lang w:val="fr-FR"/>
              </w:rPr>
            </w:pPr>
            <w:r w:rsidRPr="00625958">
              <w:rPr>
                <w:rFonts w:ascii="Arial" w:hAnsi="Arial" w:cs="Arial"/>
                <w:sz w:val="14"/>
                <w:szCs w:val="14"/>
              </w:rPr>
              <w:t> </w:t>
            </w:r>
          </w:p>
        </w:tc>
        <w:tc>
          <w:tcPr>
            <w:tcW w:w="1120" w:type="dxa"/>
          </w:tcPr>
          <w:p w14:paraId="53DB4F40" w14:textId="4E86A773" w:rsidR="00625958" w:rsidRPr="00625958" w:rsidRDefault="00625958" w:rsidP="00625958">
            <w:pPr>
              <w:rPr>
                <w:rFonts w:ascii="Arial" w:hAnsi="Arial" w:cs="Arial"/>
                <w:sz w:val="14"/>
                <w:szCs w:val="14"/>
                <w:lang w:val="fr-FR"/>
              </w:rPr>
            </w:pPr>
            <w:r w:rsidRPr="00625958">
              <w:rPr>
                <w:rFonts w:ascii="Arial" w:hAnsi="Arial" w:cs="Arial"/>
                <w:sz w:val="14"/>
                <w:szCs w:val="14"/>
              </w:rPr>
              <w:t> </w:t>
            </w:r>
          </w:p>
        </w:tc>
        <w:tc>
          <w:tcPr>
            <w:tcW w:w="1062" w:type="dxa"/>
          </w:tcPr>
          <w:p w14:paraId="1F7C1E79" w14:textId="77777777" w:rsidR="00625958" w:rsidRPr="00625958" w:rsidRDefault="00625958" w:rsidP="00625958">
            <w:pPr>
              <w:rPr>
                <w:rFonts w:ascii="Arial" w:hAnsi="Arial" w:cs="Arial"/>
                <w:sz w:val="14"/>
                <w:szCs w:val="14"/>
                <w:lang w:val="fr-FR"/>
              </w:rPr>
            </w:pPr>
          </w:p>
        </w:tc>
      </w:tr>
    </w:tbl>
    <w:p w14:paraId="50EC24DA" w14:textId="77777777" w:rsidR="00853B87" w:rsidRPr="000B1042" w:rsidRDefault="00853B87" w:rsidP="009643F7">
      <w:pPr>
        <w:rPr>
          <w:rFonts w:ascii="Times New Roman" w:hAnsi="Times New Roman"/>
          <w:szCs w:val="20"/>
        </w:rPr>
      </w:pPr>
    </w:p>
    <w:p w14:paraId="77D091CD" w14:textId="200B9B71" w:rsidR="007A5AC0" w:rsidRPr="000B1042" w:rsidRDefault="007A5AC0" w:rsidP="009643F7">
      <w:pPr>
        <w:pStyle w:val="Heading1"/>
        <w:numPr>
          <w:ilvl w:val="0"/>
          <w:numId w:val="0"/>
        </w:numPr>
        <w:spacing w:before="0" w:after="0"/>
        <w:rPr>
          <w:rFonts w:ascii="Times New Roman" w:hAnsi="Times New Roman" w:cs="Times New Roman"/>
          <w:sz w:val="20"/>
          <w:szCs w:val="20"/>
        </w:rPr>
      </w:pPr>
      <w:r w:rsidRPr="000B1042">
        <w:rPr>
          <w:rFonts w:ascii="Times New Roman" w:hAnsi="Times New Roman" w:cs="Times New Roman"/>
          <w:sz w:val="20"/>
          <w:szCs w:val="20"/>
        </w:rPr>
        <w:br w:type="page"/>
      </w:r>
      <w:bookmarkStart w:id="437" w:name="_Toc105521460"/>
      <w:r w:rsidRPr="000B1042">
        <w:rPr>
          <w:rFonts w:ascii="Times New Roman" w:hAnsi="Times New Roman" w:cs="Times New Roman"/>
          <w:sz w:val="20"/>
          <w:szCs w:val="20"/>
        </w:rPr>
        <w:lastRenderedPageBreak/>
        <w:t>Annex</w:t>
      </w:r>
      <w:r w:rsidR="00233210">
        <w:rPr>
          <w:rFonts w:ascii="Times New Roman" w:hAnsi="Times New Roman" w:cs="Times New Roman"/>
          <w:sz w:val="20"/>
          <w:szCs w:val="20"/>
        </w:rPr>
        <w:t xml:space="preserve"> </w:t>
      </w:r>
      <w:r w:rsidRPr="000B1042">
        <w:rPr>
          <w:rFonts w:ascii="Times New Roman" w:hAnsi="Times New Roman" w:cs="Times New Roman"/>
          <w:sz w:val="20"/>
          <w:szCs w:val="20"/>
        </w:rPr>
        <w:t>D:</w:t>
      </w:r>
      <w:r w:rsidRPr="000B1042">
        <w:rPr>
          <w:rFonts w:ascii="Times New Roman" w:hAnsi="Times New Roman" w:cs="Times New Roman"/>
          <w:sz w:val="20"/>
          <w:szCs w:val="20"/>
        </w:rPr>
        <w:tab/>
        <w:t>List</w:t>
      </w:r>
      <w:r w:rsidR="00233210">
        <w:rPr>
          <w:rFonts w:ascii="Times New Roman" w:hAnsi="Times New Roman" w:cs="Times New Roman"/>
          <w:sz w:val="20"/>
          <w:szCs w:val="20"/>
        </w:rPr>
        <w:t xml:space="preserve"> </w:t>
      </w:r>
      <w:r w:rsidRPr="000B1042">
        <w:rPr>
          <w:rFonts w:ascii="Times New Roman" w:hAnsi="Times New Roman" w:cs="Times New Roman"/>
          <w:sz w:val="20"/>
          <w:szCs w:val="20"/>
        </w:rPr>
        <w:t>of</w:t>
      </w:r>
      <w:r w:rsidR="00233210">
        <w:rPr>
          <w:rFonts w:ascii="Times New Roman" w:hAnsi="Times New Roman" w:cs="Times New Roman"/>
          <w:sz w:val="20"/>
          <w:szCs w:val="20"/>
        </w:rPr>
        <w:t xml:space="preserve"> </w:t>
      </w:r>
      <w:r w:rsidRPr="000B1042">
        <w:rPr>
          <w:rFonts w:ascii="Times New Roman" w:hAnsi="Times New Roman" w:cs="Times New Roman"/>
          <w:sz w:val="20"/>
          <w:szCs w:val="20"/>
        </w:rPr>
        <w:t>Approved</w:t>
      </w:r>
      <w:r w:rsidR="00233210">
        <w:rPr>
          <w:rFonts w:ascii="Times New Roman" w:hAnsi="Times New Roman" w:cs="Times New Roman"/>
          <w:sz w:val="20"/>
          <w:szCs w:val="20"/>
        </w:rPr>
        <w:t xml:space="preserve"> </w:t>
      </w:r>
      <w:r w:rsidRPr="000B1042">
        <w:rPr>
          <w:rFonts w:ascii="Times New Roman" w:hAnsi="Times New Roman" w:cs="Times New Roman"/>
          <w:sz w:val="20"/>
          <w:szCs w:val="20"/>
        </w:rPr>
        <w:t>updated</w:t>
      </w:r>
      <w:r w:rsidR="00233210">
        <w:rPr>
          <w:rFonts w:ascii="Times New Roman" w:hAnsi="Times New Roman" w:cs="Times New Roman"/>
          <w:sz w:val="20"/>
          <w:szCs w:val="20"/>
        </w:rPr>
        <w:t xml:space="preserve"> </w:t>
      </w:r>
      <w:r w:rsidRPr="000B1042">
        <w:rPr>
          <w:rFonts w:ascii="Times New Roman" w:hAnsi="Times New Roman" w:cs="Times New Roman"/>
          <w:sz w:val="20"/>
          <w:szCs w:val="20"/>
        </w:rPr>
        <w:t>WIDs</w:t>
      </w:r>
      <w:bookmarkEnd w:id="437"/>
    </w:p>
    <w:p w14:paraId="19A169FA" w14:textId="77777777" w:rsidR="005C5573" w:rsidRPr="000B1042" w:rsidRDefault="005C5573" w:rsidP="005C5573">
      <w:pPr>
        <w:rPr>
          <w:szCs w:val="20"/>
        </w:rPr>
      </w:pPr>
    </w:p>
    <w:p w14:paraId="17765E43" w14:textId="77777777" w:rsidR="007A5AC0" w:rsidRPr="000B1042" w:rsidRDefault="007A5AC0" w:rsidP="009643F7">
      <w:pPr>
        <w:rPr>
          <w:rFonts w:ascii="Times New Roman" w:eastAsia="SimSun" w:hAnsi="Times New Roman"/>
          <w:kern w:val="2"/>
          <w:szCs w:val="20"/>
        </w:rPr>
      </w:pPr>
      <w:r w:rsidRPr="000B1042">
        <w:rPr>
          <w:rFonts w:ascii="Times New Roman" w:eastAsia="SimSun" w:hAnsi="Times New Roman"/>
          <w:kern w:val="2"/>
          <w:szCs w:val="20"/>
        </w:rPr>
        <w:t>None</w:t>
      </w:r>
    </w:p>
    <w:p w14:paraId="330ADC53" w14:textId="77777777" w:rsidR="007A5AC0" w:rsidRPr="000B1042" w:rsidRDefault="007A5AC0" w:rsidP="009643F7">
      <w:pPr>
        <w:rPr>
          <w:rFonts w:ascii="Times New Roman" w:eastAsia="SimSun" w:hAnsi="Times New Roman"/>
          <w:kern w:val="2"/>
          <w:szCs w:val="20"/>
        </w:rPr>
      </w:pPr>
    </w:p>
    <w:p w14:paraId="42B32788" w14:textId="650E537B" w:rsidR="007A5AC0" w:rsidRPr="000B1042" w:rsidRDefault="007A5AC0" w:rsidP="009643F7">
      <w:pPr>
        <w:pStyle w:val="Heading1"/>
        <w:numPr>
          <w:ilvl w:val="0"/>
          <w:numId w:val="0"/>
        </w:numPr>
        <w:spacing w:before="0" w:after="0"/>
        <w:rPr>
          <w:rFonts w:ascii="Times New Roman" w:hAnsi="Times New Roman" w:cs="Times New Roman"/>
          <w:sz w:val="20"/>
          <w:szCs w:val="20"/>
        </w:rPr>
      </w:pPr>
      <w:r w:rsidRPr="000B1042">
        <w:rPr>
          <w:rFonts w:ascii="Times New Roman" w:hAnsi="Times New Roman" w:cs="Times New Roman"/>
          <w:sz w:val="20"/>
          <w:szCs w:val="20"/>
        </w:rPr>
        <w:br w:type="page"/>
      </w:r>
      <w:bookmarkStart w:id="438" w:name="_Toc105521461"/>
      <w:r w:rsidRPr="000B1042">
        <w:rPr>
          <w:rFonts w:ascii="Times New Roman" w:hAnsi="Times New Roman" w:cs="Times New Roman"/>
          <w:sz w:val="20"/>
          <w:szCs w:val="20"/>
        </w:rPr>
        <w:lastRenderedPageBreak/>
        <w:t>Annex</w:t>
      </w:r>
      <w:r w:rsidR="00233210">
        <w:rPr>
          <w:rFonts w:ascii="Times New Roman" w:hAnsi="Times New Roman" w:cs="Times New Roman"/>
          <w:sz w:val="20"/>
          <w:szCs w:val="20"/>
        </w:rPr>
        <w:t xml:space="preserve"> </w:t>
      </w:r>
      <w:r w:rsidRPr="000B1042">
        <w:rPr>
          <w:rFonts w:ascii="Times New Roman" w:hAnsi="Times New Roman" w:cs="Times New Roman"/>
          <w:sz w:val="20"/>
          <w:szCs w:val="20"/>
        </w:rPr>
        <w:t>E:</w:t>
      </w:r>
      <w:r w:rsidRPr="000B1042">
        <w:rPr>
          <w:rFonts w:ascii="Times New Roman" w:hAnsi="Times New Roman" w:cs="Times New Roman"/>
          <w:sz w:val="20"/>
          <w:szCs w:val="20"/>
        </w:rPr>
        <w:tab/>
        <w:t>List</w:t>
      </w:r>
      <w:r w:rsidR="00233210">
        <w:rPr>
          <w:rFonts w:ascii="Times New Roman" w:hAnsi="Times New Roman" w:cs="Times New Roman"/>
          <w:sz w:val="20"/>
          <w:szCs w:val="20"/>
        </w:rPr>
        <w:t xml:space="preserve"> </w:t>
      </w:r>
      <w:r w:rsidRPr="000B1042">
        <w:rPr>
          <w:rFonts w:ascii="Times New Roman" w:hAnsi="Times New Roman" w:cs="Times New Roman"/>
          <w:sz w:val="20"/>
          <w:szCs w:val="20"/>
        </w:rPr>
        <w:t>of</w:t>
      </w:r>
      <w:r w:rsidR="00233210">
        <w:rPr>
          <w:rFonts w:ascii="Times New Roman" w:hAnsi="Times New Roman" w:cs="Times New Roman"/>
          <w:sz w:val="20"/>
          <w:szCs w:val="20"/>
        </w:rPr>
        <w:t xml:space="preserve"> </w:t>
      </w:r>
      <w:r w:rsidRPr="000B1042">
        <w:rPr>
          <w:rFonts w:ascii="Times New Roman" w:hAnsi="Times New Roman" w:cs="Times New Roman"/>
          <w:sz w:val="20"/>
          <w:szCs w:val="20"/>
        </w:rPr>
        <w:t>draft</w:t>
      </w:r>
      <w:r w:rsidR="00233210">
        <w:rPr>
          <w:rFonts w:ascii="Times New Roman" w:hAnsi="Times New Roman" w:cs="Times New Roman"/>
          <w:sz w:val="20"/>
          <w:szCs w:val="20"/>
        </w:rPr>
        <w:t xml:space="preserve"> </w:t>
      </w:r>
      <w:r w:rsidRPr="000B1042">
        <w:rPr>
          <w:rFonts w:ascii="Times New Roman" w:hAnsi="Times New Roman" w:cs="Times New Roman"/>
          <w:sz w:val="20"/>
          <w:szCs w:val="20"/>
        </w:rPr>
        <w:t>TSs/TRs</w:t>
      </w:r>
      <w:r w:rsidR="00233210">
        <w:rPr>
          <w:rFonts w:ascii="Times New Roman" w:hAnsi="Times New Roman" w:cs="Times New Roman"/>
          <w:sz w:val="20"/>
          <w:szCs w:val="20"/>
        </w:rPr>
        <w:t xml:space="preserve"> </w:t>
      </w:r>
      <w:r w:rsidRPr="000B1042">
        <w:rPr>
          <w:rFonts w:ascii="Times New Roman" w:hAnsi="Times New Roman" w:cs="Times New Roman"/>
          <w:sz w:val="20"/>
          <w:szCs w:val="20"/>
        </w:rPr>
        <w:t>agreed</w:t>
      </w:r>
      <w:r w:rsidR="00233210">
        <w:rPr>
          <w:rFonts w:ascii="Times New Roman" w:hAnsi="Times New Roman" w:cs="Times New Roman"/>
          <w:sz w:val="20"/>
          <w:szCs w:val="20"/>
        </w:rPr>
        <w:t xml:space="preserve"> </w:t>
      </w:r>
      <w:r w:rsidRPr="000B1042">
        <w:rPr>
          <w:rFonts w:ascii="Times New Roman" w:hAnsi="Times New Roman" w:cs="Times New Roman"/>
          <w:sz w:val="20"/>
          <w:szCs w:val="20"/>
        </w:rPr>
        <w:t>at</w:t>
      </w:r>
      <w:r w:rsidR="00233210">
        <w:rPr>
          <w:rFonts w:ascii="Times New Roman" w:hAnsi="Times New Roman" w:cs="Times New Roman"/>
          <w:sz w:val="20"/>
          <w:szCs w:val="20"/>
        </w:rPr>
        <w:t xml:space="preserve"> </w:t>
      </w:r>
      <w:r w:rsidR="00F2328C">
        <w:rPr>
          <w:rFonts w:ascii="Times New Roman" w:hAnsi="Times New Roman" w:cs="Times New Roman"/>
          <w:sz w:val="20"/>
          <w:szCs w:val="20"/>
        </w:rPr>
        <w:t>RAN1</w:t>
      </w:r>
      <w:r w:rsidR="00233210">
        <w:rPr>
          <w:rFonts w:ascii="Times New Roman" w:hAnsi="Times New Roman" w:cs="Times New Roman"/>
          <w:sz w:val="20"/>
          <w:szCs w:val="20"/>
        </w:rPr>
        <w:t xml:space="preserve"> </w:t>
      </w:r>
      <w:r w:rsidR="008F4B8C">
        <w:rPr>
          <w:rFonts w:ascii="Times New Roman" w:hAnsi="Times New Roman" w:cs="Times New Roman"/>
          <w:sz w:val="20"/>
          <w:szCs w:val="20"/>
        </w:rPr>
        <w:t>#109-e</w:t>
      </w:r>
      <w:bookmarkEnd w:id="438"/>
    </w:p>
    <w:p w14:paraId="606B555D" w14:textId="77777777" w:rsidR="005C5573" w:rsidRPr="000B1042" w:rsidRDefault="005C5573" w:rsidP="005C5573">
      <w:pPr>
        <w:rPr>
          <w:szCs w:val="20"/>
        </w:rPr>
      </w:pPr>
    </w:p>
    <w:tbl>
      <w:tblPr>
        <w:tblW w:w="13708" w:type="dxa"/>
        <w:tblInd w:w="216" w:type="dxa"/>
        <w:tblLayout w:type="fixed"/>
        <w:tblLook w:val="0000" w:firstRow="0" w:lastRow="0" w:firstColumn="0" w:lastColumn="0" w:noHBand="0" w:noVBand="0"/>
      </w:tblPr>
      <w:tblGrid>
        <w:gridCol w:w="1612"/>
        <w:gridCol w:w="5242"/>
        <w:gridCol w:w="2554"/>
        <w:gridCol w:w="4300"/>
      </w:tblGrid>
      <w:tr w:rsidR="000B1042" w:rsidRPr="00C45C42" w14:paraId="54770836" w14:textId="77777777" w:rsidTr="00EB2F97">
        <w:trPr>
          <w:trHeight w:val="480"/>
        </w:trPr>
        <w:tc>
          <w:tcPr>
            <w:tcW w:w="1612" w:type="dxa"/>
            <w:tcBorders>
              <w:top w:val="single" w:sz="12" w:space="0" w:color="auto"/>
              <w:left w:val="single" w:sz="12" w:space="0" w:color="auto"/>
              <w:bottom w:val="single" w:sz="4" w:space="0" w:color="auto"/>
              <w:right w:val="single" w:sz="12" w:space="0" w:color="auto"/>
            </w:tcBorders>
            <w:shd w:val="clear" w:color="auto" w:fill="C0C0C0"/>
            <w:vAlign w:val="center"/>
          </w:tcPr>
          <w:p w14:paraId="6E005BE7" w14:textId="0BD4F396" w:rsidR="007A5AC0" w:rsidRPr="00C45C42" w:rsidRDefault="007A5AC0" w:rsidP="009643F7">
            <w:pPr>
              <w:rPr>
                <w:rFonts w:ascii="Arial" w:eastAsia="MS Mincho" w:hAnsi="Arial" w:cs="Arial"/>
                <w:b/>
                <w:bCs/>
                <w:sz w:val="16"/>
                <w:szCs w:val="16"/>
                <w:lang w:eastAsia="ja-JP"/>
              </w:rPr>
            </w:pPr>
            <w:r w:rsidRPr="00C45C42">
              <w:rPr>
                <w:rFonts w:ascii="Arial" w:eastAsia="MS Mincho" w:hAnsi="Arial" w:cs="Arial"/>
                <w:b/>
                <w:bCs/>
                <w:sz w:val="16"/>
                <w:szCs w:val="16"/>
                <w:lang w:eastAsia="ja-JP"/>
              </w:rPr>
              <w:t>Tdoc</w:t>
            </w:r>
            <w:r w:rsidR="00233210" w:rsidRPr="00C45C42">
              <w:rPr>
                <w:rFonts w:ascii="Arial" w:eastAsia="MS Mincho" w:hAnsi="Arial" w:cs="Arial"/>
                <w:b/>
                <w:bCs/>
                <w:sz w:val="16"/>
                <w:szCs w:val="16"/>
                <w:lang w:eastAsia="ja-JP"/>
              </w:rPr>
              <w:t xml:space="preserve"> </w:t>
            </w:r>
            <w:r w:rsidRPr="00C45C42">
              <w:rPr>
                <w:rFonts w:ascii="Arial" w:eastAsia="MS Mincho" w:hAnsi="Arial" w:cs="Arial"/>
                <w:b/>
                <w:bCs/>
                <w:sz w:val="16"/>
                <w:szCs w:val="16"/>
                <w:lang w:eastAsia="ja-JP"/>
              </w:rPr>
              <w:t>Number</w:t>
            </w:r>
          </w:p>
        </w:tc>
        <w:tc>
          <w:tcPr>
            <w:tcW w:w="5242" w:type="dxa"/>
            <w:tcBorders>
              <w:top w:val="single" w:sz="12" w:space="0" w:color="auto"/>
              <w:left w:val="nil"/>
              <w:bottom w:val="single" w:sz="4" w:space="0" w:color="auto"/>
              <w:right w:val="single" w:sz="12" w:space="0" w:color="auto"/>
            </w:tcBorders>
            <w:shd w:val="clear" w:color="auto" w:fill="C0C0C0"/>
            <w:vAlign w:val="center"/>
          </w:tcPr>
          <w:p w14:paraId="1ED2A268" w14:textId="77777777" w:rsidR="007A5AC0" w:rsidRPr="00C45C42" w:rsidRDefault="007A5AC0" w:rsidP="009643F7">
            <w:pPr>
              <w:rPr>
                <w:rFonts w:ascii="Arial" w:eastAsia="MS Mincho" w:hAnsi="Arial" w:cs="Arial"/>
                <w:b/>
                <w:bCs/>
                <w:sz w:val="16"/>
                <w:szCs w:val="16"/>
                <w:lang w:eastAsia="ja-JP"/>
              </w:rPr>
            </w:pPr>
            <w:r w:rsidRPr="00C45C42">
              <w:rPr>
                <w:rFonts w:ascii="Arial" w:eastAsia="MS Mincho" w:hAnsi="Arial" w:cs="Arial"/>
                <w:b/>
                <w:bCs/>
                <w:sz w:val="16"/>
                <w:szCs w:val="16"/>
                <w:lang w:eastAsia="ja-JP"/>
              </w:rPr>
              <w:t>Title</w:t>
            </w:r>
          </w:p>
        </w:tc>
        <w:tc>
          <w:tcPr>
            <w:tcW w:w="2554" w:type="dxa"/>
            <w:tcBorders>
              <w:top w:val="single" w:sz="12" w:space="0" w:color="auto"/>
              <w:left w:val="nil"/>
              <w:bottom w:val="single" w:sz="4" w:space="0" w:color="auto"/>
              <w:right w:val="single" w:sz="12" w:space="0" w:color="auto"/>
            </w:tcBorders>
            <w:shd w:val="clear" w:color="auto" w:fill="C0C0C0"/>
            <w:vAlign w:val="center"/>
          </w:tcPr>
          <w:p w14:paraId="11AD426E" w14:textId="77777777" w:rsidR="007A5AC0" w:rsidRPr="00C45C42" w:rsidRDefault="007A5AC0" w:rsidP="009643F7">
            <w:pPr>
              <w:rPr>
                <w:rFonts w:ascii="Arial" w:eastAsia="MS Mincho" w:hAnsi="Arial" w:cs="Arial"/>
                <w:b/>
                <w:bCs/>
                <w:sz w:val="16"/>
                <w:szCs w:val="16"/>
                <w:lang w:eastAsia="ja-JP"/>
              </w:rPr>
            </w:pPr>
            <w:r w:rsidRPr="00C45C42">
              <w:rPr>
                <w:rFonts w:ascii="Arial" w:eastAsia="MS Mincho" w:hAnsi="Arial" w:cs="Arial"/>
                <w:b/>
                <w:bCs/>
                <w:sz w:val="16"/>
                <w:szCs w:val="16"/>
                <w:lang w:eastAsia="ja-JP"/>
              </w:rPr>
              <w:t>Source</w:t>
            </w:r>
          </w:p>
        </w:tc>
        <w:tc>
          <w:tcPr>
            <w:tcW w:w="4300" w:type="dxa"/>
            <w:tcBorders>
              <w:top w:val="single" w:sz="12" w:space="0" w:color="auto"/>
              <w:left w:val="nil"/>
              <w:bottom w:val="single" w:sz="4" w:space="0" w:color="auto"/>
              <w:right w:val="single" w:sz="12" w:space="0" w:color="auto"/>
            </w:tcBorders>
            <w:shd w:val="clear" w:color="auto" w:fill="C0C0C0"/>
            <w:vAlign w:val="center"/>
          </w:tcPr>
          <w:p w14:paraId="3EDA36D9" w14:textId="77777777" w:rsidR="007A5AC0" w:rsidRPr="00C45C42" w:rsidRDefault="007A5AC0" w:rsidP="009643F7">
            <w:pPr>
              <w:rPr>
                <w:rFonts w:ascii="Arial" w:eastAsia="MS Mincho" w:hAnsi="Arial" w:cs="Arial"/>
                <w:b/>
                <w:bCs/>
                <w:sz w:val="16"/>
                <w:szCs w:val="16"/>
                <w:lang w:eastAsia="ja-JP"/>
              </w:rPr>
            </w:pPr>
            <w:r w:rsidRPr="00C45C42">
              <w:rPr>
                <w:rFonts w:ascii="Arial" w:eastAsia="MS Mincho" w:hAnsi="Arial" w:cs="Arial"/>
                <w:b/>
                <w:bCs/>
                <w:sz w:val="16"/>
                <w:szCs w:val="16"/>
                <w:lang w:eastAsia="ja-JP"/>
              </w:rPr>
              <w:t>Conclusion/Decision</w:t>
            </w:r>
          </w:p>
        </w:tc>
      </w:tr>
      <w:tr w:rsidR="00C45C42" w:rsidRPr="00C45C42" w14:paraId="79220436" w14:textId="77777777" w:rsidTr="00541685">
        <w:trPr>
          <w:trHeight w:val="20"/>
        </w:trPr>
        <w:tc>
          <w:tcPr>
            <w:tcW w:w="1612" w:type="dxa"/>
            <w:tcBorders>
              <w:top w:val="single" w:sz="4" w:space="0" w:color="auto"/>
              <w:left w:val="single" w:sz="4" w:space="0" w:color="auto"/>
              <w:bottom w:val="single" w:sz="4" w:space="0" w:color="auto"/>
              <w:right w:val="single" w:sz="4" w:space="0" w:color="auto"/>
            </w:tcBorders>
            <w:shd w:val="clear" w:color="auto" w:fill="auto"/>
          </w:tcPr>
          <w:p w14:paraId="6666AA12" w14:textId="785DCD6C" w:rsidR="00C45C42" w:rsidRPr="00C45C42" w:rsidRDefault="001B5688" w:rsidP="00C45C42">
            <w:pPr>
              <w:rPr>
                <w:rFonts w:ascii="Arial" w:hAnsi="Arial" w:cs="Arial"/>
                <w:sz w:val="16"/>
                <w:szCs w:val="16"/>
              </w:rPr>
            </w:pPr>
            <w:hyperlink r:id="rId3376" w:history="1">
              <w:r w:rsidR="000B5C49">
                <w:rPr>
                  <w:rStyle w:val="Hyperlink"/>
                  <w:rFonts w:ascii="Arial" w:hAnsi="Arial" w:cs="Arial"/>
                  <w:sz w:val="16"/>
                  <w:szCs w:val="16"/>
                </w:rPr>
                <w:t>R1-2205231</w:t>
              </w:r>
            </w:hyperlink>
          </w:p>
        </w:tc>
        <w:tc>
          <w:tcPr>
            <w:tcW w:w="5242" w:type="dxa"/>
            <w:tcBorders>
              <w:top w:val="single" w:sz="4" w:space="0" w:color="auto"/>
              <w:left w:val="nil"/>
              <w:bottom w:val="single" w:sz="4" w:space="0" w:color="auto"/>
              <w:right w:val="single" w:sz="4" w:space="0" w:color="auto"/>
            </w:tcBorders>
            <w:shd w:val="clear" w:color="auto" w:fill="auto"/>
          </w:tcPr>
          <w:p w14:paraId="0B97519B" w14:textId="00E84EED" w:rsidR="00C45C42" w:rsidRPr="00C45C42" w:rsidRDefault="00C45C42" w:rsidP="00C45C42">
            <w:pPr>
              <w:rPr>
                <w:rFonts w:ascii="Arial" w:hAnsi="Arial" w:cs="Arial"/>
                <w:sz w:val="16"/>
                <w:szCs w:val="16"/>
              </w:rPr>
            </w:pPr>
            <w:r w:rsidRPr="00C45C42">
              <w:rPr>
                <w:rFonts w:ascii="Arial" w:hAnsi="Arial" w:cs="Arial"/>
                <w:sz w:val="16"/>
                <w:szCs w:val="16"/>
              </w:rPr>
              <w:t>TR 38.867 skeleton for Study on NR network-controlled repeaters</w:t>
            </w:r>
          </w:p>
        </w:tc>
        <w:tc>
          <w:tcPr>
            <w:tcW w:w="2554" w:type="dxa"/>
            <w:tcBorders>
              <w:top w:val="single" w:sz="4" w:space="0" w:color="auto"/>
              <w:left w:val="nil"/>
              <w:bottom w:val="single" w:sz="4" w:space="0" w:color="auto"/>
              <w:right w:val="single" w:sz="4" w:space="0" w:color="auto"/>
            </w:tcBorders>
            <w:shd w:val="clear" w:color="auto" w:fill="auto"/>
          </w:tcPr>
          <w:p w14:paraId="47224B59" w14:textId="6B2885EE" w:rsidR="00C45C42" w:rsidRPr="00C45C42" w:rsidRDefault="00C45C42" w:rsidP="00C45C42">
            <w:pPr>
              <w:rPr>
                <w:rFonts w:ascii="Arial" w:hAnsi="Arial" w:cs="Arial"/>
                <w:sz w:val="16"/>
                <w:szCs w:val="16"/>
              </w:rPr>
            </w:pPr>
            <w:r w:rsidRPr="00C45C42">
              <w:rPr>
                <w:rFonts w:ascii="Arial" w:hAnsi="Arial" w:cs="Arial"/>
                <w:sz w:val="16"/>
                <w:szCs w:val="16"/>
              </w:rPr>
              <w:t>Rapporteur (ZTE)</w:t>
            </w:r>
          </w:p>
        </w:tc>
        <w:tc>
          <w:tcPr>
            <w:tcW w:w="4300" w:type="dxa"/>
            <w:tcBorders>
              <w:top w:val="single" w:sz="4" w:space="0" w:color="auto"/>
              <w:left w:val="nil"/>
              <w:bottom w:val="single" w:sz="4" w:space="0" w:color="auto"/>
              <w:right w:val="single" w:sz="4" w:space="0" w:color="auto"/>
            </w:tcBorders>
            <w:shd w:val="clear" w:color="auto" w:fill="auto"/>
            <w:vAlign w:val="center"/>
          </w:tcPr>
          <w:p w14:paraId="09B17D56" w14:textId="2AAA2C76" w:rsidR="00C45C42" w:rsidRPr="00C45C42" w:rsidRDefault="00C45C42" w:rsidP="00C45C42">
            <w:pPr>
              <w:rPr>
                <w:rFonts w:ascii="Arial" w:eastAsia="SimSun" w:hAnsi="Arial" w:cs="Arial"/>
                <w:kern w:val="2"/>
                <w:sz w:val="16"/>
                <w:szCs w:val="16"/>
              </w:rPr>
            </w:pPr>
            <w:r>
              <w:rPr>
                <w:rFonts w:ascii="Arial" w:eastAsia="SimSun" w:hAnsi="Arial" w:cs="Arial"/>
                <w:kern w:val="2"/>
                <w:sz w:val="16"/>
                <w:szCs w:val="16"/>
              </w:rPr>
              <w:t>Endorsed as v0.0.0</w:t>
            </w:r>
          </w:p>
        </w:tc>
      </w:tr>
      <w:tr w:rsidR="00C45C42" w:rsidRPr="00C45C42" w14:paraId="33D21DFC" w14:textId="77777777" w:rsidTr="00541685">
        <w:trPr>
          <w:trHeight w:val="20"/>
        </w:trPr>
        <w:tc>
          <w:tcPr>
            <w:tcW w:w="1612" w:type="dxa"/>
            <w:tcBorders>
              <w:top w:val="single" w:sz="4" w:space="0" w:color="auto"/>
              <w:left w:val="single" w:sz="4" w:space="0" w:color="auto"/>
              <w:bottom w:val="single" w:sz="4" w:space="0" w:color="auto"/>
              <w:right w:val="single" w:sz="4" w:space="0" w:color="auto"/>
            </w:tcBorders>
            <w:shd w:val="clear" w:color="auto" w:fill="auto"/>
          </w:tcPr>
          <w:p w14:paraId="32F1BCE8" w14:textId="11B63D2B" w:rsidR="00C45C42" w:rsidRPr="00C45C42" w:rsidRDefault="001B5688" w:rsidP="00C45C42">
            <w:pPr>
              <w:rPr>
                <w:rFonts w:ascii="Arial" w:hAnsi="Arial" w:cs="Arial"/>
                <w:sz w:val="16"/>
                <w:szCs w:val="16"/>
              </w:rPr>
            </w:pPr>
            <w:hyperlink r:id="rId3377" w:history="1">
              <w:r w:rsidR="000B5C49">
                <w:rPr>
                  <w:rStyle w:val="Hyperlink"/>
                  <w:rFonts w:ascii="Arial" w:hAnsi="Arial" w:cs="Arial"/>
                  <w:sz w:val="16"/>
                  <w:szCs w:val="16"/>
                </w:rPr>
                <w:t>R1-2205329</w:t>
              </w:r>
            </w:hyperlink>
          </w:p>
        </w:tc>
        <w:tc>
          <w:tcPr>
            <w:tcW w:w="5242" w:type="dxa"/>
            <w:tcBorders>
              <w:top w:val="single" w:sz="4" w:space="0" w:color="auto"/>
              <w:left w:val="nil"/>
              <w:bottom w:val="single" w:sz="4" w:space="0" w:color="auto"/>
              <w:right w:val="single" w:sz="4" w:space="0" w:color="auto"/>
            </w:tcBorders>
            <w:shd w:val="clear" w:color="auto" w:fill="auto"/>
          </w:tcPr>
          <w:p w14:paraId="7EE8ED0A" w14:textId="78D016FB" w:rsidR="00C45C42" w:rsidRPr="00C45C42" w:rsidRDefault="00C45C42" w:rsidP="00C45C42">
            <w:pPr>
              <w:rPr>
                <w:rFonts w:ascii="Arial" w:hAnsi="Arial" w:cs="Arial"/>
                <w:sz w:val="16"/>
                <w:szCs w:val="16"/>
              </w:rPr>
            </w:pPr>
            <w:r w:rsidRPr="00C45C42">
              <w:rPr>
                <w:rFonts w:ascii="Arial" w:hAnsi="Arial" w:cs="Arial"/>
                <w:sz w:val="16"/>
                <w:szCs w:val="16"/>
              </w:rPr>
              <w:t>TR 38.835 Skeleton for Study on XR enhancements for NR</w:t>
            </w:r>
          </w:p>
        </w:tc>
        <w:tc>
          <w:tcPr>
            <w:tcW w:w="2554" w:type="dxa"/>
            <w:tcBorders>
              <w:top w:val="single" w:sz="4" w:space="0" w:color="auto"/>
              <w:left w:val="nil"/>
              <w:bottom w:val="single" w:sz="4" w:space="0" w:color="auto"/>
              <w:right w:val="single" w:sz="4" w:space="0" w:color="auto"/>
            </w:tcBorders>
            <w:shd w:val="clear" w:color="auto" w:fill="auto"/>
          </w:tcPr>
          <w:p w14:paraId="48DA93E4" w14:textId="620E8EDF" w:rsidR="00C45C42" w:rsidRPr="00C45C42" w:rsidRDefault="00C45C42" w:rsidP="00C45C42">
            <w:pPr>
              <w:rPr>
                <w:rFonts w:ascii="Arial" w:hAnsi="Arial" w:cs="Arial"/>
                <w:sz w:val="16"/>
                <w:szCs w:val="16"/>
              </w:rPr>
            </w:pPr>
            <w:r w:rsidRPr="00C45C42">
              <w:rPr>
                <w:rFonts w:ascii="Arial" w:hAnsi="Arial" w:cs="Arial"/>
                <w:sz w:val="16"/>
                <w:szCs w:val="16"/>
              </w:rPr>
              <w:t>Rapporteur (Nokia)</w:t>
            </w:r>
          </w:p>
        </w:tc>
        <w:tc>
          <w:tcPr>
            <w:tcW w:w="4300" w:type="dxa"/>
            <w:tcBorders>
              <w:top w:val="single" w:sz="4" w:space="0" w:color="auto"/>
              <w:left w:val="nil"/>
              <w:bottom w:val="single" w:sz="4" w:space="0" w:color="auto"/>
              <w:right w:val="single" w:sz="4" w:space="0" w:color="auto"/>
            </w:tcBorders>
            <w:shd w:val="clear" w:color="auto" w:fill="auto"/>
            <w:vAlign w:val="center"/>
          </w:tcPr>
          <w:p w14:paraId="04686407" w14:textId="580C5190" w:rsidR="00C45C42" w:rsidRPr="00C45C42" w:rsidRDefault="00C45C42" w:rsidP="00C45C42">
            <w:pPr>
              <w:rPr>
                <w:rFonts w:ascii="Arial" w:eastAsia="SimSun" w:hAnsi="Arial" w:cs="Arial"/>
                <w:kern w:val="2"/>
                <w:sz w:val="16"/>
                <w:szCs w:val="16"/>
              </w:rPr>
            </w:pPr>
            <w:r>
              <w:rPr>
                <w:rFonts w:ascii="Arial" w:eastAsia="SimSun" w:hAnsi="Arial" w:cs="Arial"/>
                <w:kern w:val="2"/>
                <w:sz w:val="16"/>
                <w:szCs w:val="16"/>
              </w:rPr>
              <w:t>Endorsed – forwarded to RAN2</w:t>
            </w:r>
          </w:p>
        </w:tc>
      </w:tr>
      <w:tr w:rsidR="00C45C42" w:rsidRPr="00C45C42" w14:paraId="519725FB" w14:textId="77777777" w:rsidTr="00445618">
        <w:trPr>
          <w:trHeight w:val="20"/>
        </w:trPr>
        <w:tc>
          <w:tcPr>
            <w:tcW w:w="1612" w:type="dxa"/>
            <w:tcBorders>
              <w:top w:val="single" w:sz="4" w:space="0" w:color="auto"/>
              <w:left w:val="single" w:sz="4" w:space="0" w:color="auto"/>
              <w:bottom w:val="single" w:sz="4" w:space="0" w:color="auto"/>
              <w:right w:val="single" w:sz="4" w:space="0" w:color="auto"/>
            </w:tcBorders>
            <w:shd w:val="clear" w:color="auto" w:fill="auto"/>
          </w:tcPr>
          <w:p w14:paraId="73D4D631" w14:textId="2F0EB3EA" w:rsidR="00C45C42" w:rsidRPr="00C45C42" w:rsidRDefault="001B5688" w:rsidP="00C45C42">
            <w:pPr>
              <w:rPr>
                <w:rFonts w:ascii="Arial" w:hAnsi="Arial" w:cs="Arial"/>
                <w:sz w:val="16"/>
                <w:szCs w:val="16"/>
              </w:rPr>
            </w:pPr>
            <w:hyperlink r:id="rId3378" w:history="1">
              <w:r w:rsidR="000B5C49">
                <w:rPr>
                  <w:rStyle w:val="Hyperlink"/>
                  <w:rFonts w:ascii="Arial" w:hAnsi="Arial" w:cs="Arial"/>
                  <w:sz w:val="16"/>
                  <w:szCs w:val="16"/>
                </w:rPr>
                <w:t>R1-2205398</w:t>
              </w:r>
            </w:hyperlink>
          </w:p>
        </w:tc>
        <w:tc>
          <w:tcPr>
            <w:tcW w:w="5242" w:type="dxa"/>
            <w:tcBorders>
              <w:top w:val="single" w:sz="4" w:space="0" w:color="auto"/>
              <w:left w:val="nil"/>
              <w:bottom w:val="single" w:sz="4" w:space="0" w:color="auto"/>
              <w:right w:val="single" w:sz="4" w:space="0" w:color="auto"/>
            </w:tcBorders>
            <w:shd w:val="clear" w:color="auto" w:fill="auto"/>
          </w:tcPr>
          <w:p w14:paraId="472A0239" w14:textId="09F290DE" w:rsidR="00C45C42" w:rsidRPr="00C45C42" w:rsidRDefault="00C45C42" w:rsidP="00C45C42">
            <w:pPr>
              <w:rPr>
                <w:rFonts w:ascii="Arial" w:hAnsi="Arial" w:cs="Arial"/>
                <w:sz w:val="16"/>
                <w:szCs w:val="16"/>
              </w:rPr>
            </w:pPr>
            <w:r w:rsidRPr="00C45C42">
              <w:rPr>
                <w:rFonts w:ascii="Arial" w:hAnsi="Arial" w:cs="Arial"/>
                <w:sz w:val="16"/>
                <w:szCs w:val="16"/>
              </w:rPr>
              <w:t>Draft skeleton of TR38.859</w:t>
            </w:r>
          </w:p>
        </w:tc>
        <w:tc>
          <w:tcPr>
            <w:tcW w:w="2554" w:type="dxa"/>
            <w:tcBorders>
              <w:top w:val="single" w:sz="4" w:space="0" w:color="auto"/>
              <w:left w:val="nil"/>
              <w:bottom w:val="single" w:sz="4" w:space="0" w:color="auto"/>
              <w:right w:val="single" w:sz="4" w:space="0" w:color="auto"/>
            </w:tcBorders>
            <w:shd w:val="clear" w:color="auto" w:fill="auto"/>
          </w:tcPr>
          <w:p w14:paraId="31A41841" w14:textId="39AC4AAC" w:rsidR="00C45C42" w:rsidRPr="00C45C42" w:rsidRDefault="00C45C42" w:rsidP="00C45C42">
            <w:pPr>
              <w:rPr>
                <w:rFonts w:ascii="Arial" w:hAnsi="Arial" w:cs="Arial"/>
                <w:sz w:val="16"/>
                <w:szCs w:val="16"/>
              </w:rPr>
            </w:pPr>
            <w:r w:rsidRPr="00C45C42">
              <w:rPr>
                <w:rFonts w:ascii="Arial" w:hAnsi="Arial" w:cs="Arial"/>
                <w:sz w:val="16"/>
                <w:szCs w:val="16"/>
              </w:rPr>
              <w:t>Rapporteur (Intel Corporation)</w:t>
            </w:r>
          </w:p>
        </w:tc>
        <w:tc>
          <w:tcPr>
            <w:tcW w:w="4300" w:type="dxa"/>
            <w:tcBorders>
              <w:top w:val="single" w:sz="4" w:space="0" w:color="auto"/>
              <w:left w:val="nil"/>
              <w:bottom w:val="single" w:sz="4" w:space="0" w:color="auto"/>
              <w:right w:val="single" w:sz="4" w:space="0" w:color="auto"/>
            </w:tcBorders>
            <w:shd w:val="clear" w:color="auto" w:fill="auto"/>
          </w:tcPr>
          <w:p w14:paraId="7F433D64" w14:textId="252B2006" w:rsidR="00C45C42" w:rsidRPr="00C45C42" w:rsidRDefault="00C45C42" w:rsidP="00C45C42">
            <w:pPr>
              <w:rPr>
                <w:rFonts w:ascii="Arial" w:eastAsia="SimSun" w:hAnsi="Arial" w:cs="Arial"/>
                <w:kern w:val="2"/>
                <w:sz w:val="16"/>
                <w:szCs w:val="16"/>
              </w:rPr>
            </w:pPr>
            <w:r w:rsidRPr="00C06041">
              <w:rPr>
                <w:rFonts w:ascii="Arial" w:eastAsia="SimSun" w:hAnsi="Arial" w:cs="Arial"/>
                <w:kern w:val="2"/>
                <w:sz w:val="16"/>
                <w:szCs w:val="16"/>
              </w:rPr>
              <w:t>Endorsed as v0.0.0</w:t>
            </w:r>
          </w:p>
        </w:tc>
      </w:tr>
      <w:tr w:rsidR="00C45C42" w:rsidRPr="00C45C42" w14:paraId="622F0134" w14:textId="77777777" w:rsidTr="00445618">
        <w:trPr>
          <w:trHeight w:val="20"/>
        </w:trPr>
        <w:tc>
          <w:tcPr>
            <w:tcW w:w="1612" w:type="dxa"/>
            <w:tcBorders>
              <w:top w:val="single" w:sz="4" w:space="0" w:color="auto"/>
              <w:left w:val="single" w:sz="4" w:space="0" w:color="auto"/>
              <w:bottom w:val="single" w:sz="4" w:space="0" w:color="auto"/>
              <w:right w:val="single" w:sz="4" w:space="0" w:color="auto"/>
            </w:tcBorders>
            <w:shd w:val="clear" w:color="auto" w:fill="auto"/>
          </w:tcPr>
          <w:p w14:paraId="55E4641A" w14:textId="79B7AE7A" w:rsidR="00C45C42" w:rsidRPr="00C45C42" w:rsidRDefault="001B5688" w:rsidP="00C45C42">
            <w:pPr>
              <w:rPr>
                <w:rFonts w:ascii="Arial" w:hAnsi="Arial" w:cs="Arial"/>
                <w:sz w:val="16"/>
                <w:szCs w:val="16"/>
              </w:rPr>
            </w:pPr>
            <w:hyperlink r:id="rId3379" w:history="1">
              <w:r w:rsidR="000B5C49">
                <w:rPr>
                  <w:rStyle w:val="Hyperlink"/>
                  <w:rFonts w:ascii="Arial" w:hAnsi="Arial" w:cs="Arial"/>
                  <w:sz w:val="16"/>
                  <w:szCs w:val="16"/>
                </w:rPr>
                <w:t>R1-2205496</w:t>
              </w:r>
            </w:hyperlink>
          </w:p>
        </w:tc>
        <w:tc>
          <w:tcPr>
            <w:tcW w:w="5242" w:type="dxa"/>
            <w:tcBorders>
              <w:top w:val="single" w:sz="4" w:space="0" w:color="auto"/>
              <w:left w:val="nil"/>
              <w:bottom w:val="single" w:sz="4" w:space="0" w:color="auto"/>
              <w:right w:val="single" w:sz="4" w:space="0" w:color="auto"/>
            </w:tcBorders>
            <w:shd w:val="clear" w:color="auto" w:fill="auto"/>
          </w:tcPr>
          <w:p w14:paraId="35E11828" w14:textId="6492DE48" w:rsidR="00C45C42" w:rsidRPr="00C45C42" w:rsidRDefault="00C45C42" w:rsidP="00C45C42">
            <w:pPr>
              <w:rPr>
                <w:rFonts w:ascii="Arial" w:hAnsi="Arial" w:cs="Arial"/>
                <w:sz w:val="16"/>
                <w:szCs w:val="16"/>
              </w:rPr>
            </w:pPr>
            <w:r w:rsidRPr="00C45C42">
              <w:rPr>
                <w:rFonts w:ascii="Arial" w:hAnsi="Arial" w:cs="Arial"/>
                <w:sz w:val="16"/>
                <w:szCs w:val="16"/>
              </w:rPr>
              <w:t>TR 38.867 v0.1.0 for Study on NR network-controlled repeaters</w:t>
            </w:r>
          </w:p>
        </w:tc>
        <w:tc>
          <w:tcPr>
            <w:tcW w:w="2554" w:type="dxa"/>
            <w:tcBorders>
              <w:top w:val="single" w:sz="4" w:space="0" w:color="auto"/>
              <w:left w:val="nil"/>
              <w:bottom w:val="single" w:sz="4" w:space="0" w:color="auto"/>
              <w:right w:val="single" w:sz="4" w:space="0" w:color="auto"/>
            </w:tcBorders>
            <w:shd w:val="clear" w:color="auto" w:fill="auto"/>
          </w:tcPr>
          <w:p w14:paraId="176880CA" w14:textId="71664B1E" w:rsidR="00C45C42" w:rsidRPr="00C45C42" w:rsidRDefault="00C45C42" w:rsidP="00C45C42">
            <w:pPr>
              <w:rPr>
                <w:rFonts w:ascii="Arial" w:hAnsi="Arial" w:cs="Arial"/>
                <w:sz w:val="16"/>
                <w:szCs w:val="16"/>
              </w:rPr>
            </w:pPr>
            <w:r w:rsidRPr="00C45C42">
              <w:rPr>
                <w:rFonts w:ascii="Arial" w:hAnsi="Arial" w:cs="Arial"/>
                <w:sz w:val="16"/>
                <w:szCs w:val="16"/>
              </w:rPr>
              <w:t>Rapporteur (ZTE)</w:t>
            </w:r>
          </w:p>
        </w:tc>
        <w:tc>
          <w:tcPr>
            <w:tcW w:w="4300" w:type="dxa"/>
            <w:tcBorders>
              <w:top w:val="single" w:sz="4" w:space="0" w:color="auto"/>
              <w:left w:val="nil"/>
              <w:bottom w:val="single" w:sz="4" w:space="0" w:color="auto"/>
              <w:right w:val="single" w:sz="4" w:space="0" w:color="auto"/>
            </w:tcBorders>
            <w:shd w:val="clear" w:color="auto" w:fill="auto"/>
          </w:tcPr>
          <w:p w14:paraId="1F217916" w14:textId="22626ED5" w:rsidR="00C45C42" w:rsidRPr="00C45C42" w:rsidRDefault="00C45C42" w:rsidP="00C45C42">
            <w:pPr>
              <w:rPr>
                <w:rFonts w:ascii="Arial" w:eastAsia="SimSun" w:hAnsi="Arial" w:cs="Arial"/>
                <w:kern w:val="2"/>
                <w:sz w:val="16"/>
                <w:szCs w:val="16"/>
              </w:rPr>
            </w:pPr>
            <w:r w:rsidRPr="00C06041">
              <w:rPr>
                <w:rFonts w:ascii="Arial" w:eastAsia="SimSun" w:hAnsi="Arial" w:cs="Arial"/>
                <w:kern w:val="2"/>
                <w:sz w:val="16"/>
                <w:szCs w:val="16"/>
              </w:rPr>
              <w:t>Endorsed as v0.</w:t>
            </w:r>
            <w:r>
              <w:rPr>
                <w:rFonts w:ascii="Arial" w:eastAsia="SimSun" w:hAnsi="Arial" w:cs="Arial"/>
                <w:kern w:val="2"/>
                <w:sz w:val="16"/>
                <w:szCs w:val="16"/>
              </w:rPr>
              <w:t>1</w:t>
            </w:r>
            <w:r w:rsidRPr="00C06041">
              <w:rPr>
                <w:rFonts w:ascii="Arial" w:eastAsia="SimSun" w:hAnsi="Arial" w:cs="Arial"/>
                <w:kern w:val="2"/>
                <w:sz w:val="16"/>
                <w:szCs w:val="16"/>
              </w:rPr>
              <w:t>.0</w:t>
            </w:r>
          </w:p>
        </w:tc>
      </w:tr>
      <w:tr w:rsidR="00C45C42" w:rsidRPr="00C45C42" w14:paraId="00F74EDD" w14:textId="77777777" w:rsidTr="00445618">
        <w:trPr>
          <w:trHeight w:val="20"/>
        </w:trPr>
        <w:tc>
          <w:tcPr>
            <w:tcW w:w="1612" w:type="dxa"/>
            <w:tcBorders>
              <w:top w:val="single" w:sz="4" w:space="0" w:color="auto"/>
              <w:left w:val="single" w:sz="4" w:space="0" w:color="auto"/>
              <w:bottom w:val="single" w:sz="4" w:space="0" w:color="auto"/>
              <w:right w:val="single" w:sz="4" w:space="0" w:color="auto"/>
            </w:tcBorders>
            <w:shd w:val="clear" w:color="auto" w:fill="auto"/>
          </w:tcPr>
          <w:p w14:paraId="45D55718" w14:textId="402E06C9" w:rsidR="00C45C42" w:rsidRPr="00C45C42" w:rsidRDefault="001B5688" w:rsidP="00C45C42">
            <w:pPr>
              <w:rPr>
                <w:rFonts w:ascii="Arial" w:hAnsi="Arial" w:cs="Arial"/>
                <w:sz w:val="16"/>
                <w:szCs w:val="16"/>
              </w:rPr>
            </w:pPr>
            <w:hyperlink r:id="rId3380" w:history="1">
              <w:r w:rsidR="000B5C49">
                <w:rPr>
                  <w:rStyle w:val="Hyperlink"/>
                  <w:rFonts w:ascii="Arial" w:hAnsi="Arial" w:cs="Arial"/>
                  <w:sz w:val="16"/>
                  <w:szCs w:val="16"/>
                </w:rPr>
                <w:t>R1-2205692</w:t>
              </w:r>
            </w:hyperlink>
          </w:p>
        </w:tc>
        <w:tc>
          <w:tcPr>
            <w:tcW w:w="5242" w:type="dxa"/>
            <w:tcBorders>
              <w:top w:val="single" w:sz="4" w:space="0" w:color="auto"/>
              <w:left w:val="nil"/>
              <w:bottom w:val="single" w:sz="4" w:space="0" w:color="auto"/>
              <w:right w:val="single" w:sz="4" w:space="0" w:color="auto"/>
            </w:tcBorders>
            <w:shd w:val="clear" w:color="auto" w:fill="auto"/>
          </w:tcPr>
          <w:p w14:paraId="247B047E" w14:textId="0A271D87" w:rsidR="00C45C42" w:rsidRPr="00C45C42" w:rsidRDefault="00C45C42" w:rsidP="00C45C42">
            <w:pPr>
              <w:rPr>
                <w:rFonts w:ascii="Arial" w:hAnsi="Arial" w:cs="Arial"/>
                <w:sz w:val="16"/>
                <w:szCs w:val="16"/>
              </w:rPr>
            </w:pPr>
            <w:r w:rsidRPr="00C45C42">
              <w:rPr>
                <w:rFonts w:ascii="Arial" w:hAnsi="Arial" w:cs="Arial"/>
                <w:sz w:val="16"/>
                <w:szCs w:val="16"/>
              </w:rPr>
              <w:t>TR 38.858 v0.0.2 for study on evolution of NR duplex operation</w:t>
            </w:r>
          </w:p>
        </w:tc>
        <w:tc>
          <w:tcPr>
            <w:tcW w:w="2554" w:type="dxa"/>
            <w:tcBorders>
              <w:top w:val="single" w:sz="4" w:space="0" w:color="auto"/>
              <w:left w:val="nil"/>
              <w:bottom w:val="single" w:sz="4" w:space="0" w:color="auto"/>
              <w:right w:val="single" w:sz="4" w:space="0" w:color="auto"/>
            </w:tcBorders>
            <w:shd w:val="clear" w:color="auto" w:fill="auto"/>
          </w:tcPr>
          <w:p w14:paraId="1E682846" w14:textId="19A47892" w:rsidR="00C45C42" w:rsidRPr="00C45C42" w:rsidRDefault="00C45C42" w:rsidP="00C45C42">
            <w:pPr>
              <w:rPr>
                <w:rFonts w:ascii="Arial" w:hAnsi="Arial" w:cs="Arial"/>
                <w:sz w:val="16"/>
                <w:szCs w:val="16"/>
              </w:rPr>
            </w:pPr>
            <w:r w:rsidRPr="00C45C42">
              <w:rPr>
                <w:rFonts w:ascii="Arial" w:hAnsi="Arial" w:cs="Arial"/>
                <w:sz w:val="16"/>
                <w:szCs w:val="16"/>
              </w:rPr>
              <w:t>Rapporteur (CMCC)</w:t>
            </w:r>
          </w:p>
        </w:tc>
        <w:tc>
          <w:tcPr>
            <w:tcW w:w="4300" w:type="dxa"/>
            <w:tcBorders>
              <w:top w:val="single" w:sz="4" w:space="0" w:color="auto"/>
              <w:left w:val="nil"/>
              <w:bottom w:val="single" w:sz="4" w:space="0" w:color="auto"/>
              <w:right w:val="single" w:sz="4" w:space="0" w:color="auto"/>
            </w:tcBorders>
            <w:shd w:val="clear" w:color="auto" w:fill="auto"/>
          </w:tcPr>
          <w:p w14:paraId="1CDDB862" w14:textId="58CDCAC7" w:rsidR="00C45C42" w:rsidRPr="00C45C42" w:rsidRDefault="00C45C42" w:rsidP="00C45C42">
            <w:pPr>
              <w:rPr>
                <w:rFonts w:ascii="Arial" w:eastAsia="SimSun" w:hAnsi="Arial" w:cs="Arial"/>
                <w:kern w:val="2"/>
                <w:sz w:val="16"/>
                <w:szCs w:val="16"/>
              </w:rPr>
            </w:pPr>
            <w:r w:rsidRPr="00C06041">
              <w:rPr>
                <w:rFonts w:ascii="Arial" w:eastAsia="SimSun" w:hAnsi="Arial" w:cs="Arial"/>
                <w:kern w:val="2"/>
                <w:sz w:val="16"/>
                <w:szCs w:val="16"/>
              </w:rPr>
              <w:t>Endorsed as v0.0.</w:t>
            </w:r>
            <w:r>
              <w:rPr>
                <w:rFonts w:ascii="Arial" w:eastAsia="SimSun" w:hAnsi="Arial" w:cs="Arial"/>
                <w:kern w:val="2"/>
                <w:sz w:val="16"/>
                <w:szCs w:val="16"/>
              </w:rPr>
              <w:t>2</w:t>
            </w:r>
          </w:p>
        </w:tc>
      </w:tr>
      <w:tr w:rsidR="00C45C42" w:rsidRPr="00C45C42" w14:paraId="1DCA7F3D" w14:textId="77777777" w:rsidTr="00445618">
        <w:trPr>
          <w:trHeight w:val="20"/>
        </w:trPr>
        <w:tc>
          <w:tcPr>
            <w:tcW w:w="1612" w:type="dxa"/>
            <w:tcBorders>
              <w:top w:val="single" w:sz="4" w:space="0" w:color="auto"/>
              <w:left w:val="single" w:sz="4" w:space="0" w:color="auto"/>
              <w:bottom w:val="single" w:sz="4" w:space="0" w:color="auto"/>
              <w:right w:val="single" w:sz="4" w:space="0" w:color="auto"/>
            </w:tcBorders>
            <w:shd w:val="clear" w:color="auto" w:fill="auto"/>
          </w:tcPr>
          <w:p w14:paraId="4669FF3B" w14:textId="38FAA63F" w:rsidR="00C45C42" w:rsidRPr="00C45C42" w:rsidRDefault="001B5688" w:rsidP="00C45C42">
            <w:pPr>
              <w:rPr>
                <w:rFonts w:ascii="Arial" w:hAnsi="Arial" w:cs="Arial"/>
                <w:sz w:val="16"/>
                <w:szCs w:val="16"/>
              </w:rPr>
            </w:pPr>
            <w:hyperlink r:id="rId3381" w:history="1">
              <w:r w:rsidR="000B5C49">
                <w:rPr>
                  <w:rStyle w:val="Hyperlink"/>
                  <w:rFonts w:ascii="Arial" w:hAnsi="Arial" w:cs="Arial"/>
                  <w:sz w:val="16"/>
                  <w:szCs w:val="16"/>
                </w:rPr>
                <w:t>R1-2205693</w:t>
              </w:r>
            </w:hyperlink>
          </w:p>
        </w:tc>
        <w:tc>
          <w:tcPr>
            <w:tcW w:w="5242" w:type="dxa"/>
            <w:tcBorders>
              <w:top w:val="single" w:sz="4" w:space="0" w:color="auto"/>
              <w:left w:val="nil"/>
              <w:bottom w:val="single" w:sz="4" w:space="0" w:color="auto"/>
              <w:right w:val="single" w:sz="4" w:space="0" w:color="auto"/>
            </w:tcBorders>
            <w:shd w:val="clear" w:color="auto" w:fill="auto"/>
          </w:tcPr>
          <w:p w14:paraId="6B715984" w14:textId="31485FC5" w:rsidR="00C45C42" w:rsidRPr="00C45C42" w:rsidRDefault="00C45C42" w:rsidP="00C45C42">
            <w:pPr>
              <w:rPr>
                <w:rFonts w:ascii="Arial" w:hAnsi="Arial" w:cs="Arial"/>
                <w:sz w:val="16"/>
                <w:szCs w:val="16"/>
              </w:rPr>
            </w:pPr>
            <w:r w:rsidRPr="00C45C42">
              <w:rPr>
                <w:rFonts w:ascii="Arial" w:hAnsi="Arial" w:cs="Arial"/>
                <w:sz w:val="16"/>
                <w:szCs w:val="16"/>
              </w:rPr>
              <w:t>TR 38.865 v0.0.1 (Study on further NR RedCap UE complexity reduction)</w:t>
            </w:r>
          </w:p>
        </w:tc>
        <w:tc>
          <w:tcPr>
            <w:tcW w:w="2554" w:type="dxa"/>
            <w:tcBorders>
              <w:top w:val="single" w:sz="4" w:space="0" w:color="auto"/>
              <w:left w:val="nil"/>
              <w:bottom w:val="single" w:sz="4" w:space="0" w:color="auto"/>
              <w:right w:val="single" w:sz="4" w:space="0" w:color="auto"/>
            </w:tcBorders>
            <w:shd w:val="clear" w:color="auto" w:fill="auto"/>
          </w:tcPr>
          <w:p w14:paraId="76840A0C" w14:textId="408EDC09" w:rsidR="00C45C42" w:rsidRPr="00C45C42" w:rsidRDefault="00C45C42" w:rsidP="00C45C42">
            <w:pPr>
              <w:rPr>
                <w:rFonts w:ascii="Arial" w:hAnsi="Arial" w:cs="Arial"/>
                <w:sz w:val="16"/>
                <w:szCs w:val="16"/>
              </w:rPr>
            </w:pPr>
            <w:r w:rsidRPr="00C45C42">
              <w:rPr>
                <w:rFonts w:ascii="Arial" w:hAnsi="Arial" w:cs="Arial"/>
                <w:sz w:val="16"/>
                <w:szCs w:val="16"/>
              </w:rPr>
              <w:t>Rapporteur (Ericsson)</w:t>
            </w:r>
          </w:p>
        </w:tc>
        <w:tc>
          <w:tcPr>
            <w:tcW w:w="4300" w:type="dxa"/>
            <w:tcBorders>
              <w:top w:val="single" w:sz="4" w:space="0" w:color="auto"/>
              <w:left w:val="nil"/>
              <w:bottom w:val="single" w:sz="4" w:space="0" w:color="auto"/>
              <w:right w:val="single" w:sz="4" w:space="0" w:color="auto"/>
            </w:tcBorders>
            <w:shd w:val="clear" w:color="auto" w:fill="auto"/>
          </w:tcPr>
          <w:p w14:paraId="42825A2E" w14:textId="2EDB287D" w:rsidR="00C45C42" w:rsidRPr="00C45C42" w:rsidRDefault="00C45C42" w:rsidP="00C45C42">
            <w:pPr>
              <w:rPr>
                <w:rFonts w:ascii="Arial" w:eastAsia="SimSun" w:hAnsi="Arial" w:cs="Arial"/>
                <w:kern w:val="2"/>
                <w:sz w:val="16"/>
                <w:szCs w:val="16"/>
              </w:rPr>
            </w:pPr>
            <w:r w:rsidRPr="00C06041">
              <w:rPr>
                <w:rFonts w:ascii="Arial" w:eastAsia="SimSun" w:hAnsi="Arial" w:cs="Arial"/>
                <w:kern w:val="2"/>
                <w:sz w:val="16"/>
                <w:szCs w:val="16"/>
              </w:rPr>
              <w:t>Endorsed as v0.0.</w:t>
            </w:r>
            <w:r>
              <w:rPr>
                <w:rFonts w:ascii="Arial" w:eastAsia="SimSun" w:hAnsi="Arial" w:cs="Arial"/>
                <w:kern w:val="2"/>
                <w:sz w:val="16"/>
                <w:szCs w:val="16"/>
              </w:rPr>
              <w:t>1</w:t>
            </w:r>
          </w:p>
        </w:tc>
      </w:tr>
      <w:tr w:rsidR="00C45C42" w:rsidRPr="00C45C42" w14:paraId="3E356E12" w14:textId="77777777" w:rsidTr="00445618">
        <w:trPr>
          <w:trHeight w:val="20"/>
        </w:trPr>
        <w:tc>
          <w:tcPr>
            <w:tcW w:w="1612" w:type="dxa"/>
            <w:tcBorders>
              <w:top w:val="single" w:sz="4" w:space="0" w:color="auto"/>
              <w:left w:val="single" w:sz="4" w:space="0" w:color="auto"/>
              <w:bottom w:val="single" w:sz="4" w:space="0" w:color="auto"/>
              <w:right w:val="single" w:sz="4" w:space="0" w:color="auto"/>
            </w:tcBorders>
            <w:shd w:val="clear" w:color="auto" w:fill="auto"/>
          </w:tcPr>
          <w:p w14:paraId="03553608" w14:textId="56282BF4" w:rsidR="00C45C42" w:rsidRPr="00C45C42" w:rsidRDefault="001B5688" w:rsidP="00C45C42">
            <w:pPr>
              <w:rPr>
                <w:rFonts w:ascii="Arial" w:hAnsi="Arial" w:cs="Arial"/>
                <w:sz w:val="16"/>
                <w:szCs w:val="16"/>
              </w:rPr>
            </w:pPr>
            <w:hyperlink r:id="rId3382" w:history="1">
              <w:r w:rsidR="000B5C49">
                <w:rPr>
                  <w:rStyle w:val="Hyperlink"/>
                  <w:rFonts w:ascii="Arial" w:hAnsi="Arial" w:cs="Arial"/>
                  <w:sz w:val="16"/>
                  <w:szCs w:val="16"/>
                </w:rPr>
                <w:t>R1-2205694</w:t>
              </w:r>
            </w:hyperlink>
          </w:p>
        </w:tc>
        <w:tc>
          <w:tcPr>
            <w:tcW w:w="5242" w:type="dxa"/>
            <w:tcBorders>
              <w:top w:val="single" w:sz="4" w:space="0" w:color="auto"/>
              <w:left w:val="nil"/>
              <w:bottom w:val="single" w:sz="4" w:space="0" w:color="auto"/>
              <w:right w:val="single" w:sz="4" w:space="0" w:color="auto"/>
            </w:tcBorders>
            <w:shd w:val="clear" w:color="auto" w:fill="auto"/>
          </w:tcPr>
          <w:p w14:paraId="770685F4" w14:textId="5961EFD3" w:rsidR="00C45C42" w:rsidRPr="00C45C42" w:rsidRDefault="00C45C42" w:rsidP="00C45C42">
            <w:pPr>
              <w:rPr>
                <w:rFonts w:ascii="Arial" w:hAnsi="Arial" w:cs="Arial"/>
                <w:sz w:val="16"/>
                <w:szCs w:val="16"/>
              </w:rPr>
            </w:pPr>
            <w:r w:rsidRPr="00C45C42">
              <w:rPr>
                <w:rFonts w:ascii="Arial" w:hAnsi="Arial" w:cs="Arial"/>
                <w:sz w:val="16"/>
                <w:szCs w:val="16"/>
              </w:rPr>
              <w:t>TR 38.864 v0.0.2 for study on network energy savings for NR</w:t>
            </w:r>
          </w:p>
        </w:tc>
        <w:tc>
          <w:tcPr>
            <w:tcW w:w="2554" w:type="dxa"/>
            <w:tcBorders>
              <w:top w:val="single" w:sz="4" w:space="0" w:color="auto"/>
              <w:left w:val="nil"/>
              <w:bottom w:val="single" w:sz="4" w:space="0" w:color="auto"/>
              <w:right w:val="single" w:sz="4" w:space="0" w:color="auto"/>
            </w:tcBorders>
            <w:shd w:val="clear" w:color="auto" w:fill="auto"/>
          </w:tcPr>
          <w:p w14:paraId="504DD28F" w14:textId="1D3A4666" w:rsidR="00C45C42" w:rsidRPr="00C45C42" w:rsidRDefault="00C45C42" w:rsidP="00C45C42">
            <w:pPr>
              <w:rPr>
                <w:rFonts w:ascii="Arial" w:hAnsi="Arial" w:cs="Arial"/>
                <w:sz w:val="16"/>
                <w:szCs w:val="16"/>
              </w:rPr>
            </w:pPr>
            <w:r w:rsidRPr="00C45C42">
              <w:rPr>
                <w:rFonts w:ascii="Arial" w:hAnsi="Arial" w:cs="Arial"/>
                <w:sz w:val="16"/>
                <w:szCs w:val="16"/>
              </w:rPr>
              <w:t>Rapporteur (Huawei)</w:t>
            </w:r>
          </w:p>
        </w:tc>
        <w:tc>
          <w:tcPr>
            <w:tcW w:w="4300" w:type="dxa"/>
            <w:tcBorders>
              <w:top w:val="single" w:sz="4" w:space="0" w:color="auto"/>
              <w:left w:val="nil"/>
              <w:bottom w:val="single" w:sz="4" w:space="0" w:color="auto"/>
              <w:right w:val="single" w:sz="4" w:space="0" w:color="auto"/>
            </w:tcBorders>
            <w:shd w:val="clear" w:color="auto" w:fill="auto"/>
          </w:tcPr>
          <w:p w14:paraId="54939E86" w14:textId="110C172C" w:rsidR="00C45C42" w:rsidRPr="00C45C42" w:rsidRDefault="00C45C42" w:rsidP="00C45C42">
            <w:pPr>
              <w:rPr>
                <w:rFonts w:ascii="Arial" w:eastAsia="SimSun" w:hAnsi="Arial" w:cs="Arial"/>
                <w:kern w:val="2"/>
                <w:sz w:val="16"/>
                <w:szCs w:val="16"/>
              </w:rPr>
            </w:pPr>
            <w:r w:rsidRPr="00C06041">
              <w:rPr>
                <w:rFonts w:ascii="Arial" w:eastAsia="SimSun" w:hAnsi="Arial" w:cs="Arial"/>
                <w:kern w:val="2"/>
                <w:sz w:val="16"/>
                <w:szCs w:val="16"/>
              </w:rPr>
              <w:t>Endorsed as v0.0.</w:t>
            </w:r>
            <w:r>
              <w:rPr>
                <w:rFonts w:ascii="Arial" w:eastAsia="SimSun" w:hAnsi="Arial" w:cs="Arial"/>
                <w:kern w:val="2"/>
                <w:sz w:val="16"/>
                <w:szCs w:val="16"/>
              </w:rPr>
              <w:t>2</w:t>
            </w:r>
          </w:p>
        </w:tc>
      </w:tr>
    </w:tbl>
    <w:p w14:paraId="37398D75" w14:textId="44F54BD9" w:rsidR="007A5AC0" w:rsidRDefault="007A5AC0" w:rsidP="009643F7">
      <w:pPr>
        <w:rPr>
          <w:rFonts w:ascii="Times New Roman" w:eastAsia="SimSun" w:hAnsi="Times New Roman"/>
          <w:kern w:val="2"/>
          <w:szCs w:val="20"/>
        </w:rPr>
      </w:pPr>
    </w:p>
    <w:p w14:paraId="7E6D4450" w14:textId="77777777" w:rsidR="007A7F63" w:rsidRDefault="007A7F63" w:rsidP="007A7F63"/>
    <w:p w14:paraId="35F4A0AA" w14:textId="5563B078" w:rsidR="007A5AC0" w:rsidRDefault="007A5AC0" w:rsidP="009643F7">
      <w:pPr>
        <w:pStyle w:val="Heading1"/>
        <w:numPr>
          <w:ilvl w:val="0"/>
          <w:numId w:val="0"/>
        </w:numPr>
        <w:spacing w:before="0" w:after="0"/>
        <w:rPr>
          <w:rFonts w:ascii="Times New Roman" w:hAnsi="Times New Roman" w:cs="Times New Roman"/>
          <w:sz w:val="20"/>
          <w:szCs w:val="20"/>
        </w:rPr>
      </w:pPr>
      <w:r w:rsidRPr="000B1042">
        <w:rPr>
          <w:rFonts w:ascii="Times New Roman" w:hAnsi="Times New Roman" w:cs="Times New Roman"/>
          <w:sz w:val="20"/>
          <w:szCs w:val="20"/>
        </w:rPr>
        <w:br w:type="page"/>
      </w:r>
      <w:bookmarkStart w:id="439" w:name="_Toc105521462"/>
      <w:r w:rsidRPr="007A002D">
        <w:rPr>
          <w:rFonts w:ascii="Times New Roman" w:hAnsi="Times New Roman" w:cs="Times New Roman"/>
          <w:sz w:val="20"/>
          <w:szCs w:val="20"/>
        </w:rPr>
        <w:lastRenderedPageBreak/>
        <w:t>Annex</w:t>
      </w:r>
      <w:r w:rsidR="00233210">
        <w:rPr>
          <w:rFonts w:ascii="Times New Roman" w:hAnsi="Times New Roman" w:cs="Times New Roman"/>
          <w:sz w:val="20"/>
          <w:szCs w:val="20"/>
        </w:rPr>
        <w:t xml:space="preserve"> </w:t>
      </w:r>
      <w:r w:rsidRPr="007A002D">
        <w:rPr>
          <w:rFonts w:ascii="Times New Roman" w:hAnsi="Times New Roman" w:cs="Times New Roman"/>
          <w:sz w:val="20"/>
          <w:szCs w:val="20"/>
        </w:rPr>
        <w:t>F:</w:t>
      </w:r>
      <w:r w:rsidRPr="007A002D">
        <w:rPr>
          <w:rFonts w:ascii="Times New Roman" w:hAnsi="Times New Roman" w:cs="Times New Roman"/>
          <w:sz w:val="20"/>
          <w:szCs w:val="20"/>
        </w:rPr>
        <w:tab/>
        <w:t>List</w:t>
      </w:r>
      <w:r w:rsidR="00233210">
        <w:rPr>
          <w:rFonts w:ascii="Times New Roman" w:hAnsi="Times New Roman" w:cs="Times New Roman"/>
          <w:sz w:val="20"/>
          <w:szCs w:val="20"/>
        </w:rPr>
        <w:t xml:space="preserve"> </w:t>
      </w:r>
      <w:r w:rsidRPr="007A002D">
        <w:rPr>
          <w:rFonts w:ascii="Times New Roman" w:hAnsi="Times New Roman" w:cs="Times New Roman"/>
          <w:sz w:val="20"/>
          <w:szCs w:val="20"/>
        </w:rPr>
        <w:t>of</w:t>
      </w:r>
      <w:r w:rsidR="00233210">
        <w:rPr>
          <w:rFonts w:ascii="Times New Roman" w:hAnsi="Times New Roman" w:cs="Times New Roman"/>
          <w:sz w:val="20"/>
          <w:szCs w:val="20"/>
        </w:rPr>
        <w:t xml:space="preserve"> </w:t>
      </w:r>
      <w:r w:rsidRPr="007A002D">
        <w:rPr>
          <w:rFonts w:ascii="Times New Roman" w:hAnsi="Times New Roman" w:cs="Times New Roman"/>
          <w:sz w:val="20"/>
          <w:szCs w:val="20"/>
        </w:rPr>
        <w:t>actions</w:t>
      </w:r>
      <w:bookmarkEnd w:id="439"/>
    </w:p>
    <w:p w14:paraId="6C75DD42" w14:textId="00B61BE0" w:rsidR="00DD6A22" w:rsidRDefault="00DD6A22" w:rsidP="00DD6A22"/>
    <w:p w14:paraId="04C46776" w14:textId="35E12DCC" w:rsidR="007A5AC0" w:rsidRPr="007A002D" w:rsidRDefault="00DE04FB" w:rsidP="0078744C">
      <w:pPr>
        <w:numPr>
          <w:ilvl w:val="0"/>
          <w:numId w:val="9"/>
        </w:numPr>
        <w:rPr>
          <w:rFonts w:ascii="Times New Roman" w:hAnsi="Times New Roman"/>
          <w:b/>
          <w:szCs w:val="20"/>
        </w:rPr>
      </w:pPr>
      <w:r w:rsidRPr="007A002D">
        <w:rPr>
          <w:rFonts w:ascii="Times New Roman" w:hAnsi="Times New Roman"/>
          <w:b/>
          <w:szCs w:val="20"/>
        </w:rPr>
        <w:t>Outgoing</w:t>
      </w:r>
      <w:r w:rsidR="00233210">
        <w:rPr>
          <w:rFonts w:ascii="Times New Roman" w:hAnsi="Times New Roman"/>
          <w:b/>
          <w:szCs w:val="20"/>
        </w:rPr>
        <w:t xml:space="preserve"> </w:t>
      </w:r>
      <w:r w:rsidRPr="007A002D">
        <w:rPr>
          <w:rFonts w:ascii="Times New Roman" w:hAnsi="Times New Roman"/>
          <w:b/>
          <w:szCs w:val="20"/>
        </w:rPr>
        <w:t>LS</w:t>
      </w:r>
    </w:p>
    <w:p w14:paraId="6D3B578A" w14:textId="2838D332" w:rsidR="00536D59" w:rsidRDefault="00536D59" w:rsidP="00536D59">
      <w:pPr>
        <w:rPr>
          <w:lang w:val="en-US"/>
        </w:rPr>
      </w:pPr>
    </w:p>
    <w:p w14:paraId="270ADAD1" w14:textId="108C891F" w:rsidR="008F3869" w:rsidRDefault="008F3869" w:rsidP="00536D59">
      <w:pPr>
        <w:rPr>
          <w:lang w:val="en-US"/>
        </w:rPr>
      </w:pPr>
      <w:r>
        <w:rPr>
          <w:lang w:val="en-US"/>
        </w:rPr>
        <w:t>None</w:t>
      </w:r>
    </w:p>
    <w:p w14:paraId="7A7534BD" w14:textId="77777777" w:rsidR="008F3869" w:rsidRDefault="008F3869" w:rsidP="00536D59">
      <w:pPr>
        <w:rPr>
          <w:lang w:val="en-US"/>
        </w:rPr>
      </w:pPr>
    </w:p>
    <w:p w14:paraId="5B6C8FCD" w14:textId="77777777" w:rsidR="00DD6A22" w:rsidRPr="007A002D" w:rsidRDefault="00DD6A22" w:rsidP="00DD6A22">
      <w:pPr>
        <w:numPr>
          <w:ilvl w:val="0"/>
          <w:numId w:val="9"/>
        </w:numPr>
        <w:rPr>
          <w:rFonts w:ascii="Times New Roman" w:hAnsi="Times New Roman"/>
          <w:b/>
          <w:szCs w:val="20"/>
        </w:rPr>
      </w:pPr>
      <w:r w:rsidRPr="007A002D">
        <w:rPr>
          <w:rFonts w:ascii="Times New Roman" w:hAnsi="Times New Roman"/>
          <w:b/>
          <w:szCs w:val="20"/>
        </w:rPr>
        <w:t>CR</w:t>
      </w:r>
      <w:r>
        <w:rPr>
          <w:rFonts w:ascii="Times New Roman" w:hAnsi="Times New Roman"/>
          <w:b/>
          <w:szCs w:val="20"/>
        </w:rPr>
        <w:t xml:space="preserve"> </w:t>
      </w:r>
      <w:r w:rsidRPr="007A002D">
        <w:rPr>
          <w:rFonts w:ascii="Times New Roman" w:hAnsi="Times New Roman"/>
          <w:b/>
          <w:szCs w:val="20"/>
        </w:rPr>
        <w:t>approval</w:t>
      </w:r>
    </w:p>
    <w:p w14:paraId="6ED58502" w14:textId="7C17F215" w:rsidR="00DD6A22" w:rsidRDefault="00DD6A22" w:rsidP="002E003D">
      <w:pPr>
        <w:rPr>
          <w:rFonts w:ascii="Times New Roman" w:hAnsi="Times New Roman"/>
          <w:szCs w:val="20"/>
          <w:lang w:val="en-US"/>
        </w:rPr>
      </w:pPr>
    </w:p>
    <w:p w14:paraId="4D117B87" w14:textId="77777777" w:rsidR="002E0C76" w:rsidRPr="006A1621" w:rsidRDefault="002E0C76" w:rsidP="002E0C76">
      <w:pPr>
        <w:rPr>
          <w:rFonts w:ascii="Times New Roman" w:hAnsi="Times New Roman"/>
          <w:b/>
          <w:bCs/>
          <w:szCs w:val="20"/>
          <w:lang w:val="en-US"/>
        </w:rPr>
      </w:pPr>
      <w:r w:rsidRPr="006A1621">
        <w:rPr>
          <w:rFonts w:ascii="Times New Roman" w:hAnsi="Times New Roman"/>
          <w:b/>
          <w:bCs/>
          <w:szCs w:val="20"/>
          <w:lang w:val="en-US"/>
        </w:rPr>
        <w:t>// Rel-16 alignment CRs</w:t>
      </w:r>
    </w:p>
    <w:p w14:paraId="2098C32D" w14:textId="135710ED" w:rsidR="00CD068B" w:rsidRPr="00CD068B" w:rsidRDefault="001B5688" w:rsidP="00CD068B">
      <w:pPr>
        <w:rPr>
          <w:rFonts w:ascii="Times New Roman" w:hAnsi="Times New Roman"/>
          <w:b/>
          <w:bCs/>
          <w:szCs w:val="20"/>
          <w:lang w:val="en-US"/>
        </w:rPr>
      </w:pPr>
      <w:hyperlink r:id="rId3383" w:history="1">
        <w:r w:rsidR="000B5C49">
          <w:rPr>
            <w:rStyle w:val="Hyperlink"/>
            <w:rFonts w:ascii="Times New Roman" w:hAnsi="Times New Roman"/>
            <w:b/>
            <w:bCs/>
            <w:szCs w:val="20"/>
            <w:highlight w:val="green"/>
            <w:lang w:val="en-US"/>
          </w:rPr>
          <w:t>R1-2205645</w:t>
        </w:r>
      </w:hyperlink>
      <w:r w:rsidR="00CD068B" w:rsidRPr="00CD068B">
        <w:rPr>
          <w:rFonts w:ascii="Times New Roman" w:hAnsi="Times New Roman"/>
          <w:b/>
          <w:bCs/>
          <w:szCs w:val="20"/>
          <w:lang w:val="en-US"/>
        </w:rPr>
        <w:tab/>
        <w:t>Rel-16 editorial corrections for TS 38.213</w:t>
      </w:r>
      <w:r w:rsidR="00CD068B" w:rsidRPr="00CD068B">
        <w:rPr>
          <w:rFonts w:ascii="Times New Roman" w:hAnsi="Times New Roman"/>
          <w:b/>
          <w:bCs/>
          <w:szCs w:val="20"/>
          <w:lang w:val="en-US"/>
        </w:rPr>
        <w:tab/>
        <w:t>Samsung</w:t>
      </w:r>
    </w:p>
    <w:p w14:paraId="1F844B4C" w14:textId="1CE35D5D" w:rsidR="00CD068B" w:rsidRPr="00CD068B" w:rsidRDefault="001B5688" w:rsidP="00CD068B">
      <w:pPr>
        <w:rPr>
          <w:rFonts w:ascii="Times New Roman" w:hAnsi="Times New Roman"/>
          <w:b/>
          <w:bCs/>
          <w:szCs w:val="20"/>
          <w:lang w:val="en-US"/>
        </w:rPr>
      </w:pPr>
      <w:hyperlink r:id="rId3384" w:history="1">
        <w:r w:rsidR="000B5C49">
          <w:rPr>
            <w:rStyle w:val="Hyperlink"/>
            <w:rFonts w:ascii="Times New Roman" w:hAnsi="Times New Roman"/>
            <w:b/>
            <w:bCs/>
            <w:szCs w:val="20"/>
            <w:highlight w:val="green"/>
            <w:lang w:val="en-US"/>
          </w:rPr>
          <w:t>R1-2205646</w:t>
        </w:r>
      </w:hyperlink>
      <w:r w:rsidR="00CD068B" w:rsidRPr="00CD068B">
        <w:rPr>
          <w:rFonts w:ascii="Times New Roman" w:hAnsi="Times New Roman"/>
          <w:b/>
          <w:bCs/>
          <w:szCs w:val="20"/>
          <w:lang w:val="en-US"/>
        </w:rPr>
        <w:tab/>
        <w:t>Rel-16 editorial corrections for TS 38.213 (mirrored to Rel-17)</w:t>
      </w:r>
      <w:r w:rsidR="00CD068B" w:rsidRPr="00CD068B">
        <w:rPr>
          <w:rFonts w:ascii="Times New Roman" w:hAnsi="Times New Roman"/>
          <w:b/>
          <w:bCs/>
          <w:szCs w:val="20"/>
          <w:lang w:val="en-US"/>
        </w:rPr>
        <w:tab/>
        <w:t>Samsung</w:t>
      </w:r>
    </w:p>
    <w:p w14:paraId="3DA0439A" w14:textId="32589276" w:rsidR="002E0C76" w:rsidRPr="00BF7EDE" w:rsidRDefault="002E0C76" w:rsidP="002E0C76">
      <w:pPr>
        <w:rPr>
          <w:rFonts w:ascii="Times New Roman" w:hAnsi="Times New Roman"/>
          <w:szCs w:val="20"/>
          <w:lang w:val="en-US"/>
        </w:rPr>
      </w:pPr>
      <w:r w:rsidRPr="00BF7EDE">
        <w:rPr>
          <w:rFonts w:ascii="Times New Roman" w:hAnsi="Times New Roman"/>
          <w:b/>
          <w:bCs/>
          <w:szCs w:val="20"/>
          <w:lang w:val="en-US"/>
        </w:rPr>
        <w:t>Decision:</w:t>
      </w:r>
      <w:r w:rsidRPr="00BF7EDE">
        <w:rPr>
          <w:rFonts w:ascii="Times New Roman" w:hAnsi="Times New Roman"/>
          <w:szCs w:val="20"/>
          <w:lang w:val="en-US"/>
        </w:rPr>
        <w:t xml:space="preserve"> As per decision on Ma</w:t>
      </w:r>
      <w:r w:rsidR="00CD068B">
        <w:rPr>
          <w:rFonts w:ascii="Times New Roman" w:hAnsi="Times New Roman"/>
          <w:szCs w:val="20"/>
          <w:lang w:val="en-US"/>
        </w:rPr>
        <w:t>y 25</w:t>
      </w:r>
      <w:r w:rsidRPr="00BF7EDE">
        <w:rPr>
          <w:rFonts w:ascii="Times New Roman" w:hAnsi="Times New Roman"/>
          <w:szCs w:val="20"/>
          <w:vertAlign w:val="superscript"/>
          <w:lang w:val="en-US"/>
        </w:rPr>
        <w:t>th</w:t>
      </w:r>
      <w:r w:rsidRPr="00BF7EDE">
        <w:rPr>
          <w:rFonts w:ascii="Times New Roman" w:hAnsi="Times New Roman"/>
          <w:szCs w:val="20"/>
          <w:lang w:val="en-US"/>
        </w:rPr>
        <w:t>, (38.213, Rel-16, CR0</w:t>
      </w:r>
      <w:r w:rsidR="00CD068B">
        <w:rPr>
          <w:rFonts w:ascii="Times New Roman" w:hAnsi="Times New Roman"/>
          <w:szCs w:val="20"/>
          <w:lang w:val="en-US"/>
        </w:rPr>
        <w:t>318</w:t>
      </w:r>
      <w:r w:rsidRPr="00BF7EDE">
        <w:rPr>
          <w:rFonts w:ascii="Times New Roman" w:hAnsi="Times New Roman"/>
          <w:szCs w:val="20"/>
          <w:lang w:val="en-US"/>
        </w:rPr>
        <w:t>, Cat F) and (38.213, Rel-17, CR0</w:t>
      </w:r>
      <w:r w:rsidR="00CD068B">
        <w:rPr>
          <w:rFonts w:ascii="Times New Roman" w:hAnsi="Times New Roman"/>
          <w:szCs w:val="20"/>
          <w:lang w:val="en-US"/>
        </w:rPr>
        <w:t>31</w:t>
      </w:r>
      <w:r w:rsidRPr="00BF7EDE">
        <w:rPr>
          <w:rFonts w:ascii="Times New Roman" w:hAnsi="Times New Roman"/>
          <w:szCs w:val="20"/>
          <w:lang w:val="en-US"/>
        </w:rPr>
        <w:t>9, Cat A) are agreed.</w:t>
      </w:r>
    </w:p>
    <w:p w14:paraId="484E45E8" w14:textId="77777777" w:rsidR="002E0C76" w:rsidRPr="00BF7EDE" w:rsidRDefault="002E0C76" w:rsidP="002E0C76">
      <w:pPr>
        <w:rPr>
          <w:rFonts w:ascii="Times New Roman" w:hAnsi="Times New Roman"/>
          <w:szCs w:val="20"/>
          <w:lang w:val="en-US"/>
        </w:rPr>
      </w:pPr>
    </w:p>
    <w:p w14:paraId="22DB7306" w14:textId="2944F9D7" w:rsidR="00A56B95" w:rsidRPr="00A56B95" w:rsidRDefault="001B5688" w:rsidP="00A56B95">
      <w:pPr>
        <w:rPr>
          <w:rFonts w:ascii="Times New Roman" w:hAnsi="Times New Roman"/>
          <w:b/>
          <w:bCs/>
          <w:szCs w:val="20"/>
          <w:lang w:val="en-US"/>
        </w:rPr>
      </w:pPr>
      <w:hyperlink r:id="rId3385" w:history="1">
        <w:r w:rsidR="000B5C49">
          <w:rPr>
            <w:rStyle w:val="Hyperlink"/>
            <w:rFonts w:ascii="Times New Roman" w:hAnsi="Times New Roman"/>
            <w:b/>
            <w:bCs/>
            <w:szCs w:val="20"/>
            <w:highlight w:val="green"/>
            <w:lang w:val="en-US"/>
          </w:rPr>
          <w:t>R1-2205688</w:t>
        </w:r>
      </w:hyperlink>
      <w:r w:rsidR="00A56B95" w:rsidRPr="00A56B95">
        <w:rPr>
          <w:rFonts w:ascii="Times New Roman" w:hAnsi="Times New Roman"/>
          <w:b/>
          <w:bCs/>
          <w:szCs w:val="20"/>
          <w:lang w:val="en-US"/>
        </w:rPr>
        <w:tab/>
        <w:t>Rel-16 editorial corrections for TS 38.214</w:t>
      </w:r>
      <w:r w:rsidR="00A56B95" w:rsidRPr="00A56B95">
        <w:rPr>
          <w:rFonts w:ascii="Times New Roman" w:hAnsi="Times New Roman"/>
          <w:b/>
          <w:bCs/>
          <w:szCs w:val="20"/>
          <w:lang w:val="en-US"/>
        </w:rPr>
        <w:tab/>
        <w:t>Nokia</w:t>
      </w:r>
    </w:p>
    <w:p w14:paraId="57D86B38" w14:textId="442B845B" w:rsidR="00A56B95" w:rsidRPr="00A56B95" w:rsidRDefault="001B5688" w:rsidP="00A56B95">
      <w:pPr>
        <w:rPr>
          <w:rFonts w:ascii="Times New Roman" w:hAnsi="Times New Roman"/>
          <w:b/>
          <w:bCs/>
          <w:szCs w:val="20"/>
          <w:lang w:val="en-US"/>
        </w:rPr>
      </w:pPr>
      <w:hyperlink r:id="rId3386" w:history="1">
        <w:r w:rsidR="000B5C49">
          <w:rPr>
            <w:rStyle w:val="Hyperlink"/>
            <w:rFonts w:ascii="Times New Roman" w:hAnsi="Times New Roman"/>
            <w:b/>
            <w:bCs/>
            <w:szCs w:val="20"/>
            <w:highlight w:val="green"/>
            <w:lang w:val="en-US"/>
          </w:rPr>
          <w:t>R1-2205689</w:t>
        </w:r>
      </w:hyperlink>
      <w:r w:rsidR="00A56B95" w:rsidRPr="00A56B95">
        <w:rPr>
          <w:rFonts w:ascii="Times New Roman" w:hAnsi="Times New Roman"/>
          <w:b/>
          <w:bCs/>
          <w:szCs w:val="20"/>
          <w:lang w:val="en-US"/>
        </w:rPr>
        <w:tab/>
        <w:t>Rel-16 editorial corrections for TS 38.214 (mirrored to Rel-17)</w:t>
      </w:r>
      <w:r w:rsidR="00A56B95" w:rsidRPr="00A56B95">
        <w:rPr>
          <w:rFonts w:ascii="Times New Roman" w:hAnsi="Times New Roman"/>
          <w:b/>
          <w:bCs/>
          <w:szCs w:val="20"/>
          <w:lang w:val="en-US"/>
        </w:rPr>
        <w:tab/>
        <w:t>Nokia</w:t>
      </w:r>
    </w:p>
    <w:p w14:paraId="34954E92" w14:textId="06306251" w:rsidR="002E0C76" w:rsidRPr="00BF7EDE" w:rsidRDefault="002E0C76" w:rsidP="002E0C76">
      <w:pPr>
        <w:rPr>
          <w:rFonts w:ascii="Times New Roman" w:hAnsi="Times New Roman"/>
          <w:szCs w:val="20"/>
          <w:lang w:val="en-US"/>
        </w:rPr>
      </w:pPr>
      <w:r w:rsidRPr="00BF7EDE">
        <w:rPr>
          <w:rFonts w:ascii="Times New Roman" w:hAnsi="Times New Roman"/>
          <w:b/>
          <w:bCs/>
          <w:szCs w:val="20"/>
          <w:lang w:val="en-US"/>
        </w:rPr>
        <w:t>Decision:</w:t>
      </w:r>
      <w:r w:rsidRPr="00BF7EDE">
        <w:rPr>
          <w:rFonts w:ascii="Times New Roman" w:hAnsi="Times New Roman"/>
          <w:szCs w:val="20"/>
          <w:lang w:val="en-US"/>
        </w:rPr>
        <w:t xml:space="preserve"> As per decision on Ma</w:t>
      </w:r>
      <w:r w:rsidR="00A56B95">
        <w:rPr>
          <w:rFonts w:ascii="Times New Roman" w:hAnsi="Times New Roman"/>
          <w:szCs w:val="20"/>
          <w:lang w:val="en-US"/>
        </w:rPr>
        <w:t>y 25</w:t>
      </w:r>
      <w:r w:rsidRPr="00BF7EDE">
        <w:rPr>
          <w:rFonts w:ascii="Times New Roman" w:hAnsi="Times New Roman"/>
          <w:szCs w:val="20"/>
          <w:vertAlign w:val="superscript"/>
          <w:lang w:val="en-US"/>
        </w:rPr>
        <w:t>th</w:t>
      </w:r>
      <w:r w:rsidRPr="00BF7EDE">
        <w:rPr>
          <w:rFonts w:ascii="Times New Roman" w:hAnsi="Times New Roman"/>
          <w:szCs w:val="20"/>
          <w:lang w:val="en-US"/>
        </w:rPr>
        <w:t>, (38.214, Rel-16, CR02</w:t>
      </w:r>
      <w:r w:rsidR="00A56B95">
        <w:rPr>
          <w:rFonts w:ascii="Times New Roman" w:hAnsi="Times New Roman"/>
          <w:szCs w:val="20"/>
          <w:lang w:val="en-US"/>
        </w:rPr>
        <w:t>90</w:t>
      </w:r>
      <w:r w:rsidRPr="00BF7EDE">
        <w:rPr>
          <w:rFonts w:ascii="Times New Roman" w:hAnsi="Times New Roman"/>
          <w:szCs w:val="20"/>
          <w:lang w:val="en-US"/>
        </w:rPr>
        <w:t>, Cat F) and (38.214, Rel-17, CR02</w:t>
      </w:r>
      <w:r w:rsidR="00A56B95">
        <w:rPr>
          <w:rFonts w:ascii="Times New Roman" w:hAnsi="Times New Roman"/>
          <w:szCs w:val="20"/>
          <w:lang w:val="en-US"/>
        </w:rPr>
        <w:t>91</w:t>
      </w:r>
      <w:r w:rsidRPr="00BF7EDE">
        <w:rPr>
          <w:rFonts w:ascii="Times New Roman" w:hAnsi="Times New Roman"/>
          <w:szCs w:val="20"/>
          <w:lang w:val="en-US"/>
        </w:rPr>
        <w:t>, Cat A) are agreed.</w:t>
      </w:r>
    </w:p>
    <w:p w14:paraId="5EF3F454" w14:textId="77777777" w:rsidR="002E0C76" w:rsidRPr="00BF7EDE" w:rsidRDefault="002E0C76" w:rsidP="002E0C76">
      <w:pPr>
        <w:rPr>
          <w:rFonts w:ascii="Times New Roman" w:hAnsi="Times New Roman"/>
          <w:szCs w:val="20"/>
          <w:lang w:val="en-US"/>
        </w:rPr>
      </w:pPr>
    </w:p>
    <w:p w14:paraId="22291CDC" w14:textId="6AE3DB87" w:rsidR="00CD068B" w:rsidRPr="00CD068B" w:rsidRDefault="001B5688" w:rsidP="00CD068B">
      <w:pPr>
        <w:rPr>
          <w:rFonts w:ascii="Times New Roman" w:hAnsi="Times New Roman"/>
          <w:b/>
          <w:bCs/>
          <w:szCs w:val="20"/>
          <w:lang w:val="en-US"/>
        </w:rPr>
      </w:pPr>
      <w:hyperlink r:id="rId3387" w:history="1">
        <w:r w:rsidR="000B5C49">
          <w:rPr>
            <w:rStyle w:val="Hyperlink"/>
            <w:rFonts w:ascii="Times New Roman" w:hAnsi="Times New Roman"/>
            <w:b/>
            <w:bCs/>
            <w:szCs w:val="20"/>
            <w:highlight w:val="green"/>
            <w:lang w:val="en-US"/>
          </w:rPr>
          <w:t>R1-2205684</w:t>
        </w:r>
      </w:hyperlink>
      <w:r w:rsidR="00CD068B" w:rsidRPr="00CD068B">
        <w:rPr>
          <w:rFonts w:ascii="Times New Roman" w:hAnsi="Times New Roman"/>
          <w:b/>
          <w:bCs/>
          <w:szCs w:val="20"/>
          <w:lang w:val="en-US"/>
        </w:rPr>
        <w:tab/>
        <w:t>Rel-16 editorial corrections for TS 37.213</w:t>
      </w:r>
      <w:r w:rsidR="00CD068B" w:rsidRPr="00CD068B">
        <w:rPr>
          <w:rFonts w:ascii="Times New Roman" w:hAnsi="Times New Roman"/>
          <w:b/>
          <w:bCs/>
          <w:szCs w:val="20"/>
          <w:lang w:val="en-US"/>
        </w:rPr>
        <w:tab/>
        <w:t>Ericsson</w:t>
      </w:r>
    </w:p>
    <w:p w14:paraId="1E44E590" w14:textId="13731CA3" w:rsidR="00CD068B" w:rsidRPr="00CD068B" w:rsidRDefault="001B5688" w:rsidP="00CD068B">
      <w:pPr>
        <w:rPr>
          <w:rFonts w:ascii="Times New Roman" w:hAnsi="Times New Roman"/>
          <w:b/>
          <w:bCs/>
          <w:szCs w:val="20"/>
          <w:lang w:val="en-US"/>
        </w:rPr>
      </w:pPr>
      <w:hyperlink r:id="rId3388" w:history="1">
        <w:r w:rsidR="000B5C49">
          <w:rPr>
            <w:rStyle w:val="Hyperlink"/>
            <w:rFonts w:ascii="Times New Roman" w:hAnsi="Times New Roman"/>
            <w:b/>
            <w:bCs/>
            <w:szCs w:val="20"/>
            <w:highlight w:val="green"/>
            <w:lang w:val="en-US"/>
          </w:rPr>
          <w:t>R1-2205685</w:t>
        </w:r>
      </w:hyperlink>
      <w:r w:rsidR="00CD068B" w:rsidRPr="00CD068B">
        <w:rPr>
          <w:rFonts w:ascii="Times New Roman" w:hAnsi="Times New Roman"/>
          <w:b/>
          <w:bCs/>
          <w:szCs w:val="20"/>
          <w:lang w:val="en-US"/>
        </w:rPr>
        <w:tab/>
        <w:t>Rel-16 editorial corrections for TS 37.213 (mirrored to Rel-17)</w:t>
      </w:r>
      <w:r w:rsidR="00CD068B" w:rsidRPr="00CD068B">
        <w:rPr>
          <w:rFonts w:ascii="Times New Roman" w:hAnsi="Times New Roman"/>
          <w:b/>
          <w:bCs/>
          <w:szCs w:val="20"/>
          <w:lang w:val="en-US"/>
        </w:rPr>
        <w:tab/>
        <w:t>Ericsson</w:t>
      </w:r>
    </w:p>
    <w:p w14:paraId="6B00FABD" w14:textId="6271EF91" w:rsidR="002E0C76" w:rsidRDefault="002E0C76" w:rsidP="002E0C76">
      <w:pPr>
        <w:rPr>
          <w:rFonts w:ascii="Times New Roman" w:hAnsi="Times New Roman"/>
          <w:szCs w:val="20"/>
          <w:lang w:val="en-US"/>
        </w:rPr>
      </w:pPr>
      <w:r w:rsidRPr="006A1621">
        <w:rPr>
          <w:rFonts w:ascii="Times New Roman" w:hAnsi="Times New Roman"/>
          <w:b/>
          <w:bCs/>
          <w:szCs w:val="20"/>
          <w:lang w:val="en-US"/>
        </w:rPr>
        <w:t>Decision:</w:t>
      </w:r>
      <w:r>
        <w:rPr>
          <w:rFonts w:ascii="Times New Roman" w:hAnsi="Times New Roman"/>
          <w:szCs w:val="20"/>
          <w:lang w:val="en-US"/>
        </w:rPr>
        <w:t xml:space="preserve"> As per decision on Ma</w:t>
      </w:r>
      <w:r w:rsidR="00CD068B">
        <w:rPr>
          <w:rFonts w:ascii="Times New Roman" w:hAnsi="Times New Roman"/>
          <w:szCs w:val="20"/>
          <w:lang w:val="en-US"/>
        </w:rPr>
        <w:t>y 25</w:t>
      </w:r>
      <w:r w:rsidRPr="006A1621">
        <w:rPr>
          <w:rFonts w:ascii="Times New Roman" w:hAnsi="Times New Roman"/>
          <w:szCs w:val="20"/>
          <w:vertAlign w:val="superscript"/>
          <w:lang w:val="en-US"/>
        </w:rPr>
        <w:t>th</w:t>
      </w:r>
      <w:r>
        <w:rPr>
          <w:rFonts w:ascii="Times New Roman" w:hAnsi="Times New Roman"/>
          <w:szCs w:val="20"/>
          <w:lang w:val="en-US"/>
        </w:rPr>
        <w:t>, (37.213, Rel-16, CR00</w:t>
      </w:r>
      <w:r w:rsidR="00CD068B">
        <w:rPr>
          <w:rFonts w:ascii="Times New Roman" w:hAnsi="Times New Roman"/>
          <w:szCs w:val="20"/>
          <w:lang w:val="en-US"/>
        </w:rPr>
        <w:t>33</w:t>
      </w:r>
      <w:r>
        <w:rPr>
          <w:rFonts w:ascii="Times New Roman" w:hAnsi="Times New Roman"/>
          <w:szCs w:val="20"/>
          <w:lang w:val="en-US"/>
        </w:rPr>
        <w:t>, Cat F) and (37.213, Rel-17, CR003</w:t>
      </w:r>
      <w:r w:rsidR="00CD068B">
        <w:rPr>
          <w:rFonts w:ascii="Times New Roman" w:hAnsi="Times New Roman"/>
          <w:szCs w:val="20"/>
          <w:lang w:val="en-US"/>
        </w:rPr>
        <w:t>4</w:t>
      </w:r>
      <w:r>
        <w:rPr>
          <w:rFonts w:ascii="Times New Roman" w:hAnsi="Times New Roman"/>
          <w:szCs w:val="20"/>
          <w:lang w:val="en-US"/>
        </w:rPr>
        <w:t>, Cat A) are agreed.</w:t>
      </w:r>
    </w:p>
    <w:p w14:paraId="342E64C0" w14:textId="77777777" w:rsidR="00ED0B5D" w:rsidRDefault="00ED0B5D" w:rsidP="00ED0B5D">
      <w:pPr>
        <w:rPr>
          <w:rFonts w:ascii="Times New Roman" w:hAnsi="Times New Roman"/>
          <w:szCs w:val="20"/>
          <w:lang w:val="en-US"/>
        </w:rPr>
      </w:pPr>
    </w:p>
    <w:p w14:paraId="6A09DB2D" w14:textId="2D41EC09" w:rsidR="00ED0B5D" w:rsidRPr="00ED0B5D" w:rsidRDefault="001B5688" w:rsidP="00ED0B5D">
      <w:pPr>
        <w:rPr>
          <w:rFonts w:ascii="Times New Roman" w:hAnsi="Times New Roman"/>
          <w:b/>
          <w:bCs/>
          <w:szCs w:val="20"/>
          <w:lang w:val="en-US"/>
        </w:rPr>
      </w:pPr>
      <w:hyperlink r:id="rId3389" w:history="1">
        <w:r w:rsidR="000B5C49">
          <w:rPr>
            <w:rStyle w:val="Hyperlink"/>
            <w:rFonts w:ascii="Times New Roman" w:hAnsi="Times New Roman"/>
            <w:b/>
            <w:bCs/>
            <w:szCs w:val="20"/>
            <w:highlight w:val="green"/>
            <w:lang w:val="en-US"/>
          </w:rPr>
          <w:t>R1-2205690</w:t>
        </w:r>
      </w:hyperlink>
      <w:r w:rsidR="00ED0B5D" w:rsidRPr="00ED0B5D">
        <w:rPr>
          <w:rFonts w:ascii="Times New Roman" w:hAnsi="Times New Roman"/>
          <w:b/>
          <w:bCs/>
          <w:szCs w:val="20"/>
          <w:lang w:val="en-US"/>
        </w:rPr>
        <w:tab/>
        <w:t>Clarification of PUSCH DM-RS generation</w:t>
      </w:r>
      <w:r w:rsidR="00ED0B5D" w:rsidRPr="00ED0B5D">
        <w:rPr>
          <w:rFonts w:ascii="Times New Roman" w:hAnsi="Times New Roman"/>
          <w:b/>
          <w:bCs/>
          <w:szCs w:val="20"/>
          <w:lang w:val="en-US"/>
        </w:rPr>
        <w:tab/>
        <w:t>Ericsson</w:t>
      </w:r>
    </w:p>
    <w:p w14:paraId="05B81B1E" w14:textId="4F6D8B5C" w:rsidR="00ED0B5D" w:rsidRPr="00ED0B5D" w:rsidRDefault="001B5688" w:rsidP="00ED0B5D">
      <w:pPr>
        <w:rPr>
          <w:rFonts w:ascii="Times New Roman" w:hAnsi="Times New Roman"/>
          <w:b/>
          <w:bCs/>
          <w:szCs w:val="20"/>
          <w:lang w:val="en-US"/>
        </w:rPr>
      </w:pPr>
      <w:hyperlink r:id="rId3390" w:history="1">
        <w:r w:rsidR="000B5C49">
          <w:rPr>
            <w:rStyle w:val="Hyperlink"/>
            <w:rFonts w:ascii="Times New Roman" w:hAnsi="Times New Roman"/>
            <w:b/>
            <w:bCs/>
            <w:szCs w:val="20"/>
            <w:highlight w:val="green"/>
            <w:lang w:val="en-US"/>
          </w:rPr>
          <w:t>R1-2205691</w:t>
        </w:r>
      </w:hyperlink>
      <w:r w:rsidR="00ED0B5D" w:rsidRPr="00ED0B5D">
        <w:rPr>
          <w:rFonts w:ascii="Times New Roman" w:hAnsi="Times New Roman"/>
          <w:b/>
          <w:bCs/>
          <w:szCs w:val="20"/>
          <w:lang w:val="en-US"/>
        </w:rPr>
        <w:tab/>
        <w:t>Clarification of PUSCH DM-RS generation</w:t>
      </w:r>
      <w:r w:rsidR="00ED0B5D" w:rsidRPr="00ED0B5D">
        <w:rPr>
          <w:rFonts w:ascii="Times New Roman" w:hAnsi="Times New Roman"/>
          <w:b/>
          <w:bCs/>
          <w:szCs w:val="20"/>
          <w:lang w:val="en-US"/>
        </w:rPr>
        <w:tab/>
        <w:t>Ericsson</w:t>
      </w:r>
    </w:p>
    <w:p w14:paraId="1FA015E1" w14:textId="7D257C86" w:rsidR="002E0C76" w:rsidRDefault="00ED0B5D" w:rsidP="00ED0B5D">
      <w:pPr>
        <w:rPr>
          <w:rFonts w:ascii="Times New Roman" w:hAnsi="Times New Roman"/>
          <w:szCs w:val="20"/>
          <w:lang w:val="en-US"/>
        </w:rPr>
      </w:pPr>
      <w:r w:rsidRPr="00BF7EDE">
        <w:rPr>
          <w:rFonts w:ascii="Times New Roman" w:hAnsi="Times New Roman"/>
          <w:b/>
          <w:bCs/>
          <w:szCs w:val="20"/>
          <w:lang w:val="en-US"/>
        </w:rPr>
        <w:t>Decision:</w:t>
      </w:r>
      <w:r w:rsidRPr="00BF7EDE">
        <w:rPr>
          <w:rFonts w:ascii="Times New Roman" w:hAnsi="Times New Roman"/>
          <w:szCs w:val="20"/>
          <w:lang w:val="en-US"/>
        </w:rPr>
        <w:t xml:space="preserve"> As per decision on Ma</w:t>
      </w:r>
      <w:r>
        <w:rPr>
          <w:rFonts w:ascii="Times New Roman" w:hAnsi="Times New Roman"/>
          <w:szCs w:val="20"/>
          <w:lang w:val="en-US"/>
        </w:rPr>
        <w:t>y 27</w:t>
      </w:r>
      <w:r w:rsidRPr="00BF7EDE">
        <w:rPr>
          <w:rFonts w:ascii="Times New Roman" w:hAnsi="Times New Roman"/>
          <w:szCs w:val="20"/>
          <w:vertAlign w:val="superscript"/>
          <w:lang w:val="en-US"/>
        </w:rPr>
        <w:t>th</w:t>
      </w:r>
      <w:r w:rsidRPr="00BF7EDE">
        <w:rPr>
          <w:rFonts w:ascii="Times New Roman" w:hAnsi="Times New Roman"/>
          <w:szCs w:val="20"/>
          <w:lang w:val="en-US"/>
        </w:rPr>
        <w:t>,</w:t>
      </w:r>
      <w:r>
        <w:rPr>
          <w:rFonts w:ascii="Times New Roman" w:hAnsi="Times New Roman"/>
          <w:szCs w:val="20"/>
          <w:lang w:val="en-US"/>
        </w:rPr>
        <w:t xml:space="preserve"> (</w:t>
      </w:r>
      <w:r w:rsidRPr="00ED0B5D">
        <w:rPr>
          <w:rFonts w:ascii="Times New Roman" w:hAnsi="Times New Roman"/>
          <w:szCs w:val="20"/>
          <w:lang w:val="en-US"/>
        </w:rPr>
        <w:t>Rel-16</w:t>
      </w:r>
      <w:r>
        <w:rPr>
          <w:rFonts w:ascii="Times New Roman" w:hAnsi="Times New Roman"/>
          <w:szCs w:val="20"/>
          <w:lang w:val="en-US"/>
        </w:rPr>
        <w:t xml:space="preserve">, </w:t>
      </w:r>
      <w:r w:rsidRPr="00ED0B5D">
        <w:rPr>
          <w:rFonts w:ascii="Times New Roman" w:hAnsi="Times New Roman"/>
          <w:szCs w:val="20"/>
          <w:lang w:val="en-US"/>
        </w:rPr>
        <w:t>38.211</w:t>
      </w:r>
      <w:r>
        <w:rPr>
          <w:rFonts w:ascii="Times New Roman" w:hAnsi="Times New Roman"/>
          <w:szCs w:val="20"/>
          <w:lang w:val="en-US"/>
        </w:rPr>
        <w:t>, CR</w:t>
      </w:r>
      <w:r w:rsidRPr="00ED0B5D">
        <w:rPr>
          <w:rFonts w:ascii="Times New Roman" w:hAnsi="Times New Roman"/>
          <w:szCs w:val="20"/>
          <w:lang w:val="en-US"/>
        </w:rPr>
        <w:t>0098</w:t>
      </w:r>
      <w:r>
        <w:rPr>
          <w:rFonts w:ascii="Times New Roman" w:hAnsi="Times New Roman"/>
          <w:szCs w:val="20"/>
          <w:lang w:val="en-US"/>
        </w:rPr>
        <w:t xml:space="preserve">, Cat </w:t>
      </w:r>
      <w:r w:rsidRPr="00ED0B5D">
        <w:rPr>
          <w:rFonts w:ascii="Times New Roman" w:hAnsi="Times New Roman"/>
          <w:szCs w:val="20"/>
          <w:lang w:val="en-US"/>
        </w:rPr>
        <w:t>F</w:t>
      </w:r>
      <w:r>
        <w:rPr>
          <w:rFonts w:ascii="Times New Roman" w:hAnsi="Times New Roman"/>
          <w:szCs w:val="20"/>
          <w:lang w:val="en-US"/>
        </w:rPr>
        <w:t>) and (</w:t>
      </w:r>
      <w:r w:rsidRPr="00ED0B5D">
        <w:rPr>
          <w:rFonts w:ascii="Times New Roman" w:hAnsi="Times New Roman"/>
          <w:szCs w:val="20"/>
          <w:lang w:val="en-US"/>
        </w:rPr>
        <w:t>Rel-17</w:t>
      </w:r>
      <w:r>
        <w:rPr>
          <w:rFonts w:ascii="Times New Roman" w:hAnsi="Times New Roman"/>
          <w:szCs w:val="20"/>
          <w:lang w:val="en-US"/>
        </w:rPr>
        <w:t xml:space="preserve">, </w:t>
      </w:r>
      <w:r w:rsidRPr="00ED0B5D">
        <w:rPr>
          <w:rFonts w:ascii="Times New Roman" w:hAnsi="Times New Roman"/>
          <w:szCs w:val="20"/>
          <w:lang w:val="en-US"/>
        </w:rPr>
        <w:t>38.211</w:t>
      </w:r>
      <w:r>
        <w:rPr>
          <w:rFonts w:ascii="Times New Roman" w:hAnsi="Times New Roman"/>
          <w:szCs w:val="20"/>
          <w:lang w:val="en-US"/>
        </w:rPr>
        <w:t>, CR</w:t>
      </w:r>
      <w:r w:rsidRPr="00ED0B5D">
        <w:rPr>
          <w:rFonts w:ascii="Times New Roman" w:hAnsi="Times New Roman"/>
          <w:szCs w:val="20"/>
          <w:lang w:val="en-US"/>
        </w:rPr>
        <w:t>0099</w:t>
      </w:r>
      <w:r>
        <w:rPr>
          <w:rFonts w:ascii="Times New Roman" w:hAnsi="Times New Roman"/>
          <w:szCs w:val="20"/>
          <w:lang w:val="en-US"/>
        </w:rPr>
        <w:t xml:space="preserve">, Cat </w:t>
      </w:r>
      <w:r w:rsidRPr="00ED0B5D">
        <w:rPr>
          <w:rFonts w:ascii="Times New Roman" w:hAnsi="Times New Roman"/>
          <w:szCs w:val="20"/>
          <w:lang w:val="en-US"/>
        </w:rPr>
        <w:t>A</w:t>
      </w:r>
      <w:r>
        <w:rPr>
          <w:rFonts w:ascii="Times New Roman" w:hAnsi="Times New Roman"/>
          <w:szCs w:val="20"/>
          <w:lang w:val="en-US"/>
        </w:rPr>
        <w:t>) are agreed.</w:t>
      </w:r>
    </w:p>
    <w:p w14:paraId="0895B0E0" w14:textId="3E3DBE78" w:rsidR="00ED0B5D" w:rsidRDefault="009A1B19" w:rsidP="00ED0B5D">
      <w:pPr>
        <w:rPr>
          <w:rFonts w:ascii="Times New Roman" w:hAnsi="Times New Roman"/>
          <w:szCs w:val="20"/>
          <w:lang w:val="en-US"/>
        </w:rPr>
      </w:pPr>
      <w:r w:rsidRPr="009A1B19">
        <w:rPr>
          <w:rFonts w:ascii="Times New Roman" w:hAnsi="Times New Roman"/>
          <w:szCs w:val="20"/>
          <w:highlight w:val="magenta"/>
          <w:lang w:val="en-US"/>
        </w:rPr>
        <w:t>Post meeting: MCC to add TEI16 code in both CR coversheets</w:t>
      </w:r>
      <w:r>
        <w:rPr>
          <w:rFonts w:ascii="Times New Roman" w:hAnsi="Times New Roman"/>
          <w:szCs w:val="20"/>
          <w:lang w:val="en-US"/>
        </w:rPr>
        <w:t>.</w:t>
      </w:r>
    </w:p>
    <w:p w14:paraId="63329E4A" w14:textId="77777777" w:rsidR="009A1B19" w:rsidRDefault="009A1B19" w:rsidP="00ED0B5D">
      <w:pPr>
        <w:rPr>
          <w:rFonts w:ascii="Times New Roman" w:hAnsi="Times New Roman"/>
          <w:szCs w:val="20"/>
          <w:lang w:val="en-US"/>
        </w:rPr>
      </w:pPr>
    </w:p>
    <w:p w14:paraId="19D43355" w14:textId="16B4A6E4" w:rsidR="003E5241" w:rsidRPr="00CD068B" w:rsidRDefault="001B5688" w:rsidP="003E5241">
      <w:pPr>
        <w:rPr>
          <w:rFonts w:ascii="Times New Roman" w:hAnsi="Times New Roman"/>
          <w:b/>
          <w:bCs/>
          <w:szCs w:val="20"/>
          <w:lang w:val="en-US"/>
        </w:rPr>
      </w:pPr>
      <w:hyperlink r:id="rId3391" w:history="1">
        <w:r w:rsidR="000B5C49">
          <w:rPr>
            <w:rStyle w:val="Hyperlink"/>
            <w:rFonts w:ascii="Times New Roman" w:hAnsi="Times New Roman"/>
            <w:b/>
            <w:bCs/>
            <w:szCs w:val="20"/>
            <w:highlight w:val="green"/>
            <w:lang w:val="en-US"/>
          </w:rPr>
          <w:t>R1-2205686</w:t>
        </w:r>
      </w:hyperlink>
      <w:r w:rsidR="003E5241" w:rsidRPr="00CD068B">
        <w:rPr>
          <w:rFonts w:ascii="Times New Roman" w:hAnsi="Times New Roman"/>
          <w:b/>
          <w:bCs/>
          <w:szCs w:val="20"/>
          <w:lang w:val="en-US"/>
        </w:rPr>
        <w:tab/>
        <w:t>Rel-16 editorial corrections for TS 38.212</w:t>
      </w:r>
      <w:r w:rsidR="003E5241" w:rsidRPr="00CD068B">
        <w:rPr>
          <w:rFonts w:ascii="Times New Roman" w:hAnsi="Times New Roman"/>
          <w:b/>
          <w:bCs/>
          <w:szCs w:val="20"/>
          <w:lang w:val="en-US"/>
        </w:rPr>
        <w:tab/>
        <w:t>Huawei</w:t>
      </w:r>
    </w:p>
    <w:p w14:paraId="7CC208CF" w14:textId="1853D624" w:rsidR="003E5241" w:rsidRPr="00CD068B" w:rsidRDefault="001B5688" w:rsidP="003E5241">
      <w:pPr>
        <w:rPr>
          <w:rFonts w:ascii="Times New Roman" w:hAnsi="Times New Roman"/>
          <w:b/>
          <w:bCs/>
          <w:szCs w:val="20"/>
          <w:lang w:val="en-US"/>
        </w:rPr>
      </w:pPr>
      <w:hyperlink r:id="rId3392" w:history="1">
        <w:r w:rsidR="000B5C49">
          <w:rPr>
            <w:rStyle w:val="Hyperlink"/>
            <w:rFonts w:ascii="Times New Roman" w:hAnsi="Times New Roman"/>
            <w:b/>
            <w:bCs/>
            <w:szCs w:val="20"/>
            <w:highlight w:val="green"/>
            <w:lang w:val="en-US"/>
          </w:rPr>
          <w:t>R1-2205687</w:t>
        </w:r>
      </w:hyperlink>
      <w:r w:rsidR="003E5241" w:rsidRPr="00CD068B">
        <w:rPr>
          <w:rFonts w:ascii="Times New Roman" w:hAnsi="Times New Roman"/>
          <w:b/>
          <w:bCs/>
          <w:szCs w:val="20"/>
          <w:lang w:val="en-US"/>
        </w:rPr>
        <w:tab/>
        <w:t>Rel-16 editorial corrections for TS 38.212 (mirrored to Rel-17)</w:t>
      </w:r>
      <w:r w:rsidR="003E5241" w:rsidRPr="00CD068B">
        <w:rPr>
          <w:rFonts w:ascii="Times New Roman" w:hAnsi="Times New Roman"/>
          <w:b/>
          <w:bCs/>
          <w:szCs w:val="20"/>
          <w:lang w:val="en-US"/>
        </w:rPr>
        <w:tab/>
        <w:t>Huawei</w:t>
      </w:r>
    </w:p>
    <w:p w14:paraId="2684EA1F" w14:textId="638C5599" w:rsidR="00CD068B" w:rsidRPr="00BF7EDE" w:rsidRDefault="00CD068B" w:rsidP="00CD068B">
      <w:pPr>
        <w:rPr>
          <w:rFonts w:ascii="Times New Roman" w:hAnsi="Times New Roman"/>
          <w:szCs w:val="20"/>
          <w:lang w:val="en-US"/>
        </w:rPr>
      </w:pPr>
      <w:r w:rsidRPr="00BF7EDE">
        <w:rPr>
          <w:rFonts w:ascii="Times New Roman" w:hAnsi="Times New Roman"/>
          <w:b/>
          <w:bCs/>
          <w:szCs w:val="20"/>
          <w:lang w:val="en-US"/>
        </w:rPr>
        <w:t>Decision:</w:t>
      </w:r>
      <w:r w:rsidRPr="00BF7EDE">
        <w:rPr>
          <w:rFonts w:ascii="Times New Roman" w:hAnsi="Times New Roman"/>
          <w:szCs w:val="20"/>
          <w:lang w:val="en-US"/>
        </w:rPr>
        <w:t xml:space="preserve"> As per decision on Ma</w:t>
      </w:r>
      <w:r>
        <w:rPr>
          <w:rFonts w:ascii="Times New Roman" w:hAnsi="Times New Roman"/>
          <w:szCs w:val="20"/>
          <w:lang w:val="en-US"/>
        </w:rPr>
        <w:t>y 25</w:t>
      </w:r>
      <w:r w:rsidRPr="00BF7EDE">
        <w:rPr>
          <w:rFonts w:ascii="Times New Roman" w:hAnsi="Times New Roman"/>
          <w:szCs w:val="20"/>
          <w:vertAlign w:val="superscript"/>
          <w:lang w:val="en-US"/>
        </w:rPr>
        <w:t>th</w:t>
      </w:r>
      <w:r w:rsidRPr="00BF7EDE">
        <w:rPr>
          <w:rFonts w:ascii="Times New Roman" w:hAnsi="Times New Roman"/>
          <w:szCs w:val="20"/>
          <w:lang w:val="en-US"/>
        </w:rPr>
        <w:t>, (38.21</w:t>
      </w:r>
      <w:r>
        <w:rPr>
          <w:rFonts w:ascii="Times New Roman" w:hAnsi="Times New Roman"/>
          <w:szCs w:val="20"/>
          <w:lang w:val="en-US"/>
        </w:rPr>
        <w:t>2</w:t>
      </w:r>
      <w:r w:rsidRPr="00BF7EDE">
        <w:rPr>
          <w:rFonts w:ascii="Times New Roman" w:hAnsi="Times New Roman"/>
          <w:szCs w:val="20"/>
          <w:lang w:val="en-US"/>
        </w:rPr>
        <w:t>, Rel-16, CR0</w:t>
      </w:r>
      <w:r>
        <w:rPr>
          <w:rFonts w:ascii="Times New Roman" w:hAnsi="Times New Roman"/>
          <w:szCs w:val="20"/>
          <w:lang w:val="en-US"/>
        </w:rPr>
        <w:t>114</w:t>
      </w:r>
      <w:r w:rsidRPr="00BF7EDE">
        <w:rPr>
          <w:rFonts w:ascii="Times New Roman" w:hAnsi="Times New Roman"/>
          <w:szCs w:val="20"/>
          <w:lang w:val="en-US"/>
        </w:rPr>
        <w:t>, Cat F) and (38.21</w:t>
      </w:r>
      <w:r>
        <w:rPr>
          <w:rFonts w:ascii="Times New Roman" w:hAnsi="Times New Roman"/>
          <w:szCs w:val="20"/>
          <w:lang w:val="en-US"/>
        </w:rPr>
        <w:t>2</w:t>
      </w:r>
      <w:r w:rsidRPr="00BF7EDE">
        <w:rPr>
          <w:rFonts w:ascii="Times New Roman" w:hAnsi="Times New Roman"/>
          <w:szCs w:val="20"/>
          <w:lang w:val="en-US"/>
        </w:rPr>
        <w:t>, Rel-17, CR0</w:t>
      </w:r>
      <w:r>
        <w:rPr>
          <w:rFonts w:ascii="Times New Roman" w:hAnsi="Times New Roman"/>
          <w:szCs w:val="20"/>
          <w:lang w:val="en-US"/>
        </w:rPr>
        <w:t>115</w:t>
      </w:r>
      <w:r w:rsidRPr="00BF7EDE">
        <w:rPr>
          <w:rFonts w:ascii="Times New Roman" w:hAnsi="Times New Roman"/>
          <w:szCs w:val="20"/>
          <w:lang w:val="en-US"/>
        </w:rPr>
        <w:t>, Cat A) are agreed.</w:t>
      </w:r>
    </w:p>
    <w:p w14:paraId="1BF73681" w14:textId="77777777" w:rsidR="003E5241" w:rsidRPr="002E003D" w:rsidRDefault="003E5241" w:rsidP="00ED0B5D">
      <w:pPr>
        <w:rPr>
          <w:rFonts w:ascii="Times New Roman" w:hAnsi="Times New Roman"/>
          <w:szCs w:val="20"/>
          <w:lang w:val="en-US"/>
        </w:rPr>
      </w:pPr>
    </w:p>
    <w:p w14:paraId="5B741DE5" w14:textId="77777777" w:rsidR="002E0C76" w:rsidRPr="001632E9" w:rsidRDefault="002E0C76" w:rsidP="002E0C76">
      <w:pPr>
        <w:rPr>
          <w:rFonts w:ascii="Times New Roman" w:hAnsi="Times New Roman"/>
          <w:b/>
          <w:bCs/>
          <w:szCs w:val="20"/>
        </w:rPr>
      </w:pPr>
      <w:r w:rsidRPr="001632E9">
        <w:rPr>
          <w:rFonts w:ascii="Times New Roman" w:hAnsi="Times New Roman"/>
          <w:b/>
          <w:bCs/>
          <w:szCs w:val="20"/>
        </w:rPr>
        <w:t>// Rel-17 LTE</w:t>
      </w:r>
      <w:r w:rsidRPr="002E003D">
        <w:rPr>
          <w:rFonts w:ascii="Times New Roman" w:hAnsi="Times New Roman"/>
          <w:b/>
          <w:bCs/>
          <w:szCs w:val="20"/>
          <w:lang w:val="en-US"/>
        </w:rPr>
        <w:t xml:space="preserve"> specifications:</w:t>
      </w:r>
    </w:p>
    <w:p w14:paraId="10ABCD22" w14:textId="77777777" w:rsidR="002E0C76" w:rsidRPr="00DD676C" w:rsidRDefault="002E0C76" w:rsidP="002E0C76">
      <w:pPr>
        <w:rPr>
          <w:rFonts w:ascii="Times New Roman" w:hAnsi="Times New Roman"/>
          <w:szCs w:val="20"/>
          <w:u w:val="single"/>
        </w:rPr>
      </w:pPr>
      <w:r w:rsidRPr="00DD676C">
        <w:rPr>
          <w:rFonts w:ascii="Times New Roman" w:hAnsi="Times New Roman"/>
          <w:szCs w:val="20"/>
          <w:u w:val="single"/>
        </w:rPr>
        <w:t>LTE_NBIOT_eMTC_NTN-Core</w:t>
      </w:r>
    </w:p>
    <w:p w14:paraId="1E38E3A3" w14:textId="5000FF99" w:rsidR="00F242D9" w:rsidRPr="00F242D9" w:rsidRDefault="001B5688" w:rsidP="00F242D9">
      <w:pPr>
        <w:rPr>
          <w:b/>
          <w:bCs/>
        </w:rPr>
      </w:pPr>
      <w:hyperlink r:id="rId3393" w:history="1">
        <w:r w:rsidR="000B5C49">
          <w:rPr>
            <w:rStyle w:val="Hyperlink"/>
            <w:b/>
            <w:bCs/>
            <w:highlight w:val="green"/>
          </w:rPr>
          <w:t>R1-2205663</w:t>
        </w:r>
      </w:hyperlink>
      <w:r w:rsidR="00F242D9" w:rsidRPr="00F242D9">
        <w:rPr>
          <w:b/>
          <w:bCs/>
        </w:rPr>
        <w:tab/>
        <w:t>Correction to NB-IoT and LTE-MTC over NTN</w:t>
      </w:r>
      <w:r w:rsidR="00F242D9" w:rsidRPr="00F242D9">
        <w:rPr>
          <w:b/>
          <w:bCs/>
        </w:rPr>
        <w:tab/>
        <w:t>Ericsson</w:t>
      </w:r>
    </w:p>
    <w:p w14:paraId="78AB6086" w14:textId="607F6494" w:rsidR="002E0C76" w:rsidRDefault="002E0C76" w:rsidP="00F242D9">
      <w:pPr>
        <w:rPr>
          <w:rFonts w:ascii="Times New Roman" w:hAnsi="Times New Roman"/>
          <w:szCs w:val="20"/>
          <w:lang w:val="en-US"/>
        </w:rPr>
      </w:pPr>
      <w:r w:rsidRPr="006A1621">
        <w:rPr>
          <w:rFonts w:ascii="Times New Roman" w:hAnsi="Times New Roman"/>
          <w:b/>
          <w:bCs/>
          <w:szCs w:val="20"/>
          <w:lang w:val="en-US"/>
        </w:rPr>
        <w:t>Decision:</w:t>
      </w:r>
      <w:r>
        <w:rPr>
          <w:rFonts w:ascii="Times New Roman" w:hAnsi="Times New Roman"/>
          <w:szCs w:val="20"/>
          <w:lang w:val="en-US"/>
        </w:rPr>
        <w:t xml:space="preserve"> As per decision on Ma</w:t>
      </w:r>
      <w:r w:rsidR="00F242D9">
        <w:rPr>
          <w:rFonts w:ascii="Times New Roman" w:hAnsi="Times New Roman"/>
          <w:szCs w:val="20"/>
          <w:lang w:val="en-US"/>
        </w:rPr>
        <w:t>y 27</w:t>
      </w:r>
      <w:r w:rsidRPr="006A1621">
        <w:rPr>
          <w:rFonts w:ascii="Times New Roman" w:hAnsi="Times New Roman"/>
          <w:szCs w:val="20"/>
          <w:vertAlign w:val="superscript"/>
          <w:lang w:val="en-US"/>
        </w:rPr>
        <w:t>th</w:t>
      </w:r>
      <w:r>
        <w:rPr>
          <w:rFonts w:ascii="Times New Roman" w:hAnsi="Times New Roman"/>
          <w:szCs w:val="20"/>
          <w:lang w:val="en-US"/>
        </w:rPr>
        <w:t>, (36.211, Rel-17, CR056</w:t>
      </w:r>
      <w:r w:rsidR="00F242D9">
        <w:rPr>
          <w:rFonts w:ascii="Times New Roman" w:hAnsi="Times New Roman"/>
          <w:szCs w:val="20"/>
          <w:lang w:val="en-US"/>
        </w:rPr>
        <w:t>8</w:t>
      </w:r>
      <w:r>
        <w:rPr>
          <w:rFonts w:ascii="Times New Roman" w:hAnsi="Times New Roman"/>
          <w:szCs w:val="20"/>
          <w:lang w:val="en-US"/>
        </w:rPr>
        <w:t>, Cat F) is agreed.</w:t>
      </w:r>
    </w:p>
    <w:p w14:paraId="7A5335CD" w14:textId="5714046D" w:rsidR="00F242D9" w:rsidRPr="00F242D9" w:rsidRDefault="001B5688" w:rsidP="00F242D9">
      <w:pPr>
        <w:rPr>
          <w:b/>
          <w:bCs/>
        </w:rPr>
      </w:pPr>
      <w:hyperlink r:id="rId3394" w:history="1">
        <w:r w:rsidR="000B5C49">
          <w:rPr>
            <w:rStyle w:val="Hyperlink"/>
            <w:b/>
            <w:bCs/>
            <w:highlight w:val="green"/>
          </w:rPr>
          <w:t>R1-2205665</w:t>
        </w:r>
      </w:hyperlink>
      <w:r w:rsidR="00F242D9" w:rsidRPr="00F242D9">
        <w:rPr>
          <w:b/>
          <w:bCs/>
        </w:rPr>
        <w:tab/>
        <w:t>Corrections to NB-IoT/eMTC support for Non-Terrestrial Networks</w:t>
      </w:r>
      <w:r w:rsidR="00F242D9" w:rsidRPr="00F242D9">
        <w:rPr>
          <w:b/>
          <w:bCs/>
        </w:rPr>
        <w:tab/>
        <w:t>Motorola Mobility</w:t>
      </w:r>
    </w:p>
    <w:p w14:paraId="07CBEDF1" w14:textId="1A5EB157" w:rsidR="002E0C76" w:rsidRDefault="002E0C76" w:rsidP="002E0C76">
      <w:pPr>
        <w:rPr>
          <w:rFonts w:ascii="Times New Roman" w:hAnsi="Times New Roman"/>
          <w:szCs w:val="20"/>
          <w:lang w:val="en-US"/>
        </w:rPr>
      </w:pPr>
      <w:r w:rsidRPr="006A1621">
        <w:rPr>
          <w:rFonts w:ascii="Times New Roman" w:hAnsi="Times New Roman"/>
          <w:b/>
          <w:bCs/>
          <w:szCs w:val="20"/>
          <w:lang w:val="en-US"/>
        </w:rPr>
        <w:t>Decision:</w:t>
      </w:r>
      <w:r>
        <w:rPr>
          <w:rFonts w:ascii="Times New Roman" w:hAnsi="Times New Roman"/>
          <w:szCs w:val="20"/>
          <w:lang w:val="en-US"/>
        </w:rPr>
        <w:t xml:space="preserve"> As per decision on Ma</w:t>
      </w:r>
      <w:r w:rsidR="00F242D9">
        <w:rPr>
          <w:rFonts w:ascii="Times New Roman" w:hAnsi="Times New Roman"/>
          <w:szCs w:val="20"/>
          <w:lang w:val="en-US"/>
        </w:rPr>
        <w:t>y 27</w:t>
      </w:r>
      <w:r w:rsidRPr="006A1621">
        <w:rPr>
          <w:rFonts w:ascii="Times New Roman" w:hAnsi="Times New Roman"/>
          <w:szCs w:val="20"/>
          <w:vertAlign w:val="superscript"/>
          <w:lang w:val="en-US"/>
        </w:rPr>
        <w:t>th</w:t>
      </w:r>
      <w:r>
        <w:rPr>
          <w:rFonts w:ascii="Times New Roman" w:hAnsi="Times New Roman"/>
          <w:szCs w:val="20"/>
          <w:lang w:val="en-US"/>
        </w:rPr>
        <w:t>, (36.213, Rel-17, CR141</w:t>
      </w:r>
      <w:r w:rsidR="00F242D9">
        <w:rPr>
          <w:rFonts w:ascii="Times New Roman" w:hAnsi="Times New Roman"/>
          <w:szCs w:val="20"/>
          <w:lang w:val="en-US"/>
        </w:rPr>
        <w:t>9</w:t>
      </w:r>
      <w:r>
        <w:rPr>
          <w:rFonts w:ascii="Times New Roman" w:hAnsi="Times New Roman"/>
          <w:szCs w:val="20"/>
          <w:lang w:val="en-US"/>
        </w:rPr>
        <w:t>, Cat F) is agreed.</w:t>
      </w:r>
    </w:p>
    <w:p w14:paraId="3573FAA9" w14:textId="77777777" w:rsidR="002E0C76" w:rsidRDefault="002E0C76" w:rsidP="002E0C76">
      <w:pPr>
        <w:rPr>
          <w:lang w:val="en-US"/>
        </w:rPr>
      </w:pPr>
    </w:p>
    <w:p w14:paraId="3D640381" w14:textId="77777777" w:rsidR="002E0C76" w:rsidRPr="00DD676C" w:rsidRDefault="002E0C76" w:rsidP="002E0C76">
      <w:pPr>
        <w:rPr>
          <w:u w:val="single"/>
          <w:lang w:val="en-US"/>
        </w:rPr>
      </w:pPr>
      <w:r w:rsidRPr="00DD676C">
        <w:rPr>
          <w:u w:val="single"/>
          <w:lang w:val="en-US"/>
        </w:rPr>
        <w:t>NB_IOTenh4_LTE_eMTC6-Core</w:t>
      </w:r>
    </w:p>
    <w:p w14:paraId="3FEB30FC" w14:textId="30CC6164" w:rsidR="0046711F" w:rsidRPr="0046711F" w:rsidRDefault="001B5688" w:rsidP="0046711F">
      <w:pPr>
        <w:rPr>
          <w:b/>
          <w:bCs/>
        </w:rPr>
      </w:pPr>
      <w:hyperlink r:id="rId3395" w:history="1">
        <w:r w:rsidR="000B5C49">
          <w:rPr>
            <w:rStyle w:val="Hyperlink"/>
            <w:b/>
            <w:bCs/>
            <w:highlight w:val="green"/>
          </w:rPr>
          <w:t>R1-2205664</w:t>
        </w:r>
      </w:hyperlink>
      <w:r w:rsidR="0046711F" w:rsidRPr="0046711F">
        <w:rPr>
          <w:b/>
          <w:bCs/>
        </w:rPr>
        <w:tab/>
        <w:t>Correction to additional enhancements for NB-IoT and eMTC</w:t>
      </w:r>
      <w:r w:rsidR="0046711F" w:rsidRPr="0046711F">
        <w:rPr>
          <w:b/>
          <w:bCs/>
        </w:rPr>
        <w:tab/>
        <w:t>Ericsson</w:t>
      </w:r>
    </w:p>
    <w:p w14:paraId="0438D2C1" w14:textId="0A377D03" w:rsidR="002E0C76" w:rsidRDefault="002E0C76" w:rsidP="0046711F">
      <w:pPr>
        <w:rPr>
          <w:rFonts w:ascii="Times New Roman" w:hAnsi="Times New Roman"/>
          <w:szCs w:val="20"/>
          <w:lang w:val="en-US"/>
        </w:rPr>
      </w:pPr>
      <w:r w:rsidRPr="006A1621">
        <w:rPr>
          <w:rFonts w:ascii="Times New Roman" w:hAnsi="Times New Roman"/>
          <w:b/>
          <w:bCs/>
          <w:szCs w:val="20"/>
          <w:lang w:val="en-US"/>
        </w:rPr>
        <w:t>Decision:</w:t>
      </w:r>
      <w:r>
        <w:rPr>
          <w:rFonts w:ascii="Times New Roman" w:hAnsi="Times New Roman"/>
          <w:szCs w:val="20"/>
          <w:lang w:val="en-US"/>
        </w:rPr>
        <w:t xml:space="preserve"> As per decision on Ma</w:t>
      </w:r>
      <w:r w:rsidR="0046711F">
        <w:rPr>
          <w:rFonts w:ascii="Times New Roman" w:hAnsi="Times New Roman"/>
          <w:szCs w:val="20"/>
          <w:lang w:val="en-US"/>
        </w:rPr>
        <w:t>y 27</w:t>
      </w:r>
      <w:r w:rsidRPr="006A1621">
        <w:rPr>
          <w:rFonts w:ascii="Times New Roman" w:hAnsi="Times New Roman"/>
          <w:szCs w:val="20"/>
          <w:vertAlign w:val="superscript"/>
          <w:lang w:val="en-US"/>
        </w:rPr>
        <w:t>th</w:t>
      </w:r>
      <w:r>
        <w:rPr>
          <w:rFonts w:ascii="Times New Roman" w:hAnsi="Times New Roman"/>
          <w:szCs w:val="20"/>
          <w:lang w:val="en-US"/>
        </w:rPr>
        <w:t>, (36.211, Rel-17, CR056</w:t>
      </w:r>
      <w:r w:rsidR="0046711F">
        <w:rPr>
          <w:rFonts w:ascii="Times New Roman" w:hAnsi="Times New Roman"/>
          <w:szCs w:val="20"/>
          <w:lang w:val="en-US"/>
        </w:rPr>
        <w:t>9</w:t>
      </w:r>
      <w:r>
        <w:rPr>
          <w:rFonts w:ascii="Times New Roman" w:hAnsi="Times New Roman"/>
          <w:szCs w:val="20"/>
          <w:lang w:val="en-US"/>
        </w:rPr>
        <w:t>, Cat F) is agreed.</w:t>
      </w:r>
    </w:p>
    <w:p w14:paraId="7156D037" w14:textId="6733ED1C" w:rsidR="0046711F" w:rsidRPr="0046711F" w:rsidRDefault="001B5688" w:rsidP="0046711F">
      <w:pPr>
        <w:rPr>
          <w:b/>
          <w:bCs/>
        </w:rPr>
      </w:pPr>
      <w:hyperlink r:id="rId3396" w:history="1">
        <w:r w:rsidR="000B5C49">
          <w:rPr>
            <w:rStyle w:val="Hyperlink"/>
            <w:b/>
            <w:bCs/>
            <w:highlight w:val="green"/>
          </w:rPr>
          <w:t>R1-2205666</w:t>
        </w:r>
      </w:hyperlink>
      <w:r w:rsidR="0046711F" w:rsidRPr="0046711F">
        <w:rPr>
          <w:b/>
          <w:bCs/>
        </w:rPr>
        <w:tab/>
        <w:t>Corrections to Additional Enhancements for NB-IoT and LTE-MTC</w:t>
      </w:r>
      <w:r w:rsidR="0046711F" w:rsidRPr="0046711F">
        <w:rPr>
          <w:b/>
          <w:bCs/>
        </w:rPr>
        <w:tab/>
        <w:t>Motorola Mobility</w:t>
      </w:r>
    </w:p>
    <w:p w14:paraId="3BC27DE9" w14:textId="5E236F62" w:rsidR="002E0C76" w:rsidRDefault="002E0C76" w:rsidP="002E0C76">
      <w:pPr>
        <w:rPr>
          <w:rFonts w:ascii="Times New Roman" w:hAnsi="Times New Roman"/>
          <w:szCs w:val="20"/>
          <w:lang w:val="en-US"/>
        </w:rPr>
      </w:pPr>
      <w:r w:rsidRPr="006A1621">
        <w:rPr>
          <w:rFonts w:ascii="Times New Roman" w:hAnsi="Times New Roman"/>
          <w:b/>
          <w:bCs/>
          <w:szCs w:val="20"/>
          <w:lang w:val="en-US"/>
        </w:rPr>
        <w:t>Decision:</w:t>
      </w:r>
      <w:r>
        <w:rPr>
          <w:rFonts w:ascii="Times New Roman" w:hAnsi="Times New Roman"/>
          <w:szCs w:val="20"/>
          <w:lang w:val="en-US"/>
        </w:rPr>
        <w:t xml:space="preserve"> As per decision on Ma</w:t>
      </w:r>
      <w:r w:rsidR="0046711F">
        <w:rPr>
          <w:rFonts w:ascii="Times New Roman" w:hAnsi="Times New Roman"/>
          <w:szCs w:val="20"/>
          <w:lang w:val="en-US"/>
        </w:rPr>
        <w:t>y 27</w:t>
      </w:r>
      <w:r w:rsidRPr="006A1621">
        <w:rPr>
          <w:rFonts w:ascii="Times New Roman" w:hAnsi="Times New Roman"/>
          <w:szCs w:val="20"/>
          <w:vertAlign w:val="superscript"/>
          <w:lang w:val="en-US"/>
        </w:rPr>
        <w:t>th</w:t>
      </w:r>
      <w:r>
        <w:rPr>
          <w:rFonts w:ascii="Times New Roman" w:hAnsi="Times New Roman"/>
          <w:szCs w:val="20"/>
          <w:lang w:val="en-US"/>
        </w:rPr>
        <w:t>, (36.213, Rel-17, CR14</w:t>
      </w:r>
      <w:r w:rsidR="0046711F">
        <w:rPr>
          <w:rFonts w:ascii="Times New Roman" w:hAnsi="Times New Roman"/>
          <w:szCs w:val="20"/>
          <w:lang w:val="en-US"/>
        </w:rPr>
        <w:t>20</w:t>
      </w:r>
      <w:r>
        <w:rPr>
          <w:rFonts w:ascii="Times New Roman" w:hAnsi="Times New Roman"/>
          <w:szCs w:val="20"/>
          <w:lang w:val="en-US"/>
        </w:rPr>
        <w:t>, Cat F) is agreed.</w:t>
      </w:r>
    </w:p>
    <w:p w14:paraId="2F652219" w14:textId="77777777" w:rsidR="002E0C76" w:rsidRDefault="002E0C76" w:rsidP="002E0C76">
      <w:pPr>
        <w:rPr>
          <w:lang w:val="en-US"/>
        </w:rPr>
      </w:pPr>
    </w:p>
    <w:p w14:paraId="55D9D360" w14:textId="77777777" w:rsidR="002E0C76" w:rsidRPr="004B6E9E" w:rsidRDefault="002E0C76" w:rsidP="002E0C76"/>
    <w:p w14:paraId="208EEFDB" w14:textId="77777777" w:rsidR="002E0C76" w:rsidRPr="002E003D" w:rsidRDefault="002E0C76" w:rsidP="002E0C76">
      <w:pPr>
        <w:rPr>
          <w:rFonts w:ascii="Times New Roman" w:hAnsi="Times New Roman"/>
          <w:b/>
          <w:bCs/>
          <w:szCs w:val="20"/>
          <w:lang w:val="en-US"/>
        </w:rPr>
      </w:pPr>
      <w:r>
        <w:rPr>
          <w:rFonts w:ascii="Times New Roman" w:hAnsi="Times New Roman"/>
          <w:b/>
          <w:bCs/>
          <w:szCs w:val="20"/>
          <w:lang w:val="en-US"/>
        </w:rPr>
        <w:t xml:space="preserve">// Rel-17 </w:t>
      </w:r>
      <w:r w:rsidRPr="002E003D">
        <w:rPr>
          <w:rFonts w:ascii="Times New Roman" w:hAnsi="Times New Roman"/>
          <w:b/>
          <w:bCs/>
          <w:szCs w:val="20"/>
          <w:lang w:val="en-US"/>
        </w:rPr>
        <w:t>NR specifications:</w:t>
      </w:r>
    </w:p>
    <w:p w14:paraId="26946034" w14:textId="77777777" w:rsidR="002E0C76" w:rsidRPr="006D3625" w:rsidRDefault="002E0C76" w:rsidP="002E0C76">
      <w:pPr>
        <w:rPr>
          <w:rFonts w:ascii="Times New Roman" w:hAnsi="Times New Roman"/>
          <w:szCs w:val="20"/>
          <w:u w:val="single"/>
          <w:lang w:val="en-US"/>
        </w:rPr>
      </w:pPr>
      <w:r w:rsidRPr="006D3625">
        <w:rPr>
          <w:rFonts w:ascii="Times New Roman" w:hAnsi="Times New Roman"/>
          <w:szCs w:val="20"/>
          <w:u w:val="single"/>
          <w:lang w:val="en-US"/>
        </w:rPr>
        <w:t xml:space="preserve">LTE_NR_DC_enh2-Core </w:t>
      </w:r>
    </w:p>
    <w:p w14:paraId="06F5B889" w14:textId="7083CB1A" w:rsidR="00CB7F5A" w:rsidRPr="00CB7F5A" w:rsidRDefault="001B5688" w:rsidP="00CB7F5A">
      <w:pPr>
        <w:rPr>
          <w:rFonts w:ascii="Times New Roman" w:hAnsi="Times New Roman"/>
          <w:b/>
          <w:bCs/>
          <w:szCs w:val="20"/>
          <w:lang w:val="en-US"/>
        </w:rPr>
      </w:pPr>
      <w:hyperlink r:id="rId3397" w:history="1">
        <w:r w:rsidR="000B5C49">
          <w:rPr>
            <w:rStyle w:val="Hyperlink"/>
            <w:rFonts w:ascii="Times New Roman" w:hAnsi="Times New Roman"/>
            <w:b/>
            <w:bCs/>
            <w:szCs w:val="20"/>
            <w:highlight w:val="green"/>
            <w:lang w:val="en-US"/>
          </w:rPr>
          <w:t>R1-2205676</w:t>
        </w:r>
      </w:hyperlink>
      <w:r w:rsidR="00CB7F5A" w:rsidRPr="00CB7F5A">
        <w:rPr>
          <w:rFonts w:ascii="Times New Roman" w:hAnsi="Times New Roman"/>
          <w:b/>
          <w:bCs/>
          <w:szCs w:val="20"/>
          <w:lang w:val="en-US"/>
        </w:rPr>
        <w:tab/>
        <w:t>Corrections on further Multi-RAT Dual-Connectivity enhancements</w:t>
      </w:r>
      <w:r w:rsidR="00CB7F5A" w:rsidRPr="00CB7F5A">
        <w:rPr>
          <w:rFonts w:ascii="Times New Roman" w:hAnsi="Times New Roman"/>
          <w:b/>
          <w:bCs/>
          <w:szCs w:val="20"/>
          <w:lang w:val="en-US"/>
        </w:rPr>
        <w:tab/>
        <w:t>Nokia</w:t>
      </w:r>
    </w:p>
    <w:p w14:paraId="74FE6705" w14:textId="762197E2" w:rsidR="002E0C76" w:rsidRDefault="002E0C76" w:rsidP="002E0C76">
      <w:pPr>
        <w:rPr>
          <w:rFonts w:ascii="Times New Roman" w:hAnsi="Times New Roman"/>
          <w:szCs w:val="20"/>
          <w:lang w:val="en-US"/>
        </w:rPr>
      </w:pPr>
      <w:r w:rsidRPr="006A1621">
        <w:rPr>
          <w:rFonts w:ascii="Times New Roman" w:hAnsi="Times New Roman"/>
          <w:b/>
          <w:bCs/>
          <w:szCs w:val="20"/>
          <w:lang w:val="en-US"/>
        </w:rPr>
        <w:t>Decision:</w:t>
      </w:r>
      <w:r>
        <w:rPr>
          <w:rFonts w:ascii="Times New Roman" w:hAnsi="Times New Roman"/>
          <w:szCs w:val="20"/>
          <w:lang w:val="en-US"/>
        </w:rPr>
        <w:t xml:space="preserve"> As per decision on Ma</w:t>
      </w:r>
      <w:r w:rsidR="00CB7F5A">
        <w:rPr>
          <w:rFonts w:ascii="Times New Roman" w:hAnsi="Times New Roman"/>
          <w:szCs w:val="20"/>
          <w:lang w:val="en-US"/>
        </w:rPr>
        <w:t>y 27</w:t>
      </w:r>
      <w:r w:rsidRPr="006A1621">
        <w:rPr>
          <w:rFonts w:ascii="Times New Roman" w:hAnsi="Times New Roman"/>
          <w:szCs w:val="20"/>
          <w:vertAlign w:val="superscript"/>
          <w:lang w:val="en-US"/>
        </w:rPr>
        <w:t>th</w:t>
      </w:r>
      <w:r>
        <w:rPr>
          <w:rFonts w:ascii="Times New Roman" w:hAnsi="Times New Roman"/>
          <w:szCs w:val="20"/>
          <w:lang w:val="en-US"/>
        </w:rPr>
        <w:t>, (38.214, Rel-17, CR</w:t>
      </w:r>
      <w:r w:rsidRPr="00DD676C">
        <w:rPr>
          <w:rFonts w:ascii="Times New Roman" w:hAnsi="Times New Roman"/>
          <w:szCs w:val="20"/>
          <w:lang w:val="en-US"/>
        </w:rPr>
        <w:t>02</w:t>
      </w:r>
      <w:r w:rsidR="00CB7F5A">
        <w:rPr>
          <w:rFonts w:ascii="Times New Roman" w:hAnsi="Times New Roman"/>
          <w:szCs w:val="20"/>
          <w:lang w:val="en-US"/>
        </w:rPr>
        <w:t>85</w:t>
      </w:r>
      <w:r>
        <w:rPr>
          <w:rFonts w:ascii="Times New Roman" w:hAnsi="Times New Roman"/>
          <w:szCs w:val="20"/>
          <w:lang w:val="en-US"/>
        </w:rPr>
        <w:t>, Cat F) is agreed.</w:t>
      </w:r>
    </w:p>
    <w:p w14:paraId="5EC321E0" w14:textId="1B8E8FF2" w:rsidR="002E0C76" w:rsidRPr="00CB7F5A" w:rsidRDefault="001B5688" w:rsidP="00CB7F5A">
      <w:pPr>
        <w:rPr>
          <w:rFonts w:ascii="Times New Roman" w:hAnsi="Times New Roman"/>
          <w:b/>
          <w:bCs/>
          <w:szCs w:val="20"/>
          <w:lang w:val="en-US"/>
        </w:rPr>
      </w:pPr>
      <w:hyperlink r:id="rId3398" w:history="1">
        <w:r w:rsidR="000B5C49">
          <w:rPr>
            <w:rStyle w:val="Hyperlink"/>
            <w:rFonts w:ascii="Times New Roman" w:hAnsi="Times New Roman"/>
            <w:b/>
            <w:bCs/>
            <w:szCs w:val="20"/>
            <w:highlight w:val="green"/>
            <w:lang w:val="en-US"/>
          </w:rPr>
          <w:t>R1-2205683</w:t>
        </w:r>
      </w:hyperlink>
      <w:r w:rsidR="00CB7F5A" w:rsidRPr="00CB7F5A">
        <w:rPr>
          <w:rFonts w:ascii="Times New Roman" w:hAnsi="Times New Roman"/>
          <w:b/>
          <w:bCs/>
          <w:szCs w:val="20"/>
          <w:lang w:val="en-US"/>
        </w:rPr>
        <w:tab/>
        <w:t>Corrections on further Multi-RAT Dual-Connectivity enhancements</w:t>
      </w:r>
      <w:r w:rsidR="00CB7F5A" w:rsidRPr="00CB7F5A">
        <w:rPr>
          <w:rFonts w:ascii="Times New Roman" w:hAnsi="Times New Roman"/>
          <w:b/>
          <w:bCs/>
          <w:szCs w:val="20"/>
          <w:lang w:val="en-US"/>
        </w:rPr>
        <w:tab/>
        <w:t>Samsung</w:t>
      </w:r>
    </w:p>
    <w:p w14:paraId="0BE132E0" w14:textId="27C9071A" w:rsidR="00CB7F5A" w:rsidRDefault="00CB7F5A" w:rsidP="00CB7F5A">
      <w:pPr>
        <w:rPr>
          <w:rFonts w:ascii="Times New Roman" w:hAnsi="Times New Roman"/>
          <w:szCs w:val="20"/>
          <w:lang w:val="en-US"/>
        </w:rPr>
      </w:pPr>
      <w:r w:rsidRPr="006A1621">
        <w:rPr>
          <w:rFonts w:ascii="Times New Roman" w:hAnsi="Times New Roman"/>
          <w:b/>
          <w:bCs/>
          <w:szCs w:val="20"/>
          <w:lang w:val="en-US"/>
        </w:rPr>
        <w:t>Decision:</w:t>
      </w:r>
      <w:r>
        <w:rPr>
          <w:rFonts w:ascii="Times New Roman" w:hAnsi="Times New Roman"/>
          <w:szCs w:val="20"/>
          <w:lang w:val="en-US"/>
        </w:rPr>
        <w:t xml:space="preserve"> As per decision on May 27</w:t>
      </w:r>
      <w:r w:rsidRPr="006A1621">
        <w:rPr>
          <w:rFonts w:ascii="Times New Roman" w:hAnsi="Times New Roman"/>
          <w:szCs w:val="20"/>
          <w:vertAlign w:val="superscript"/>
          <w:lang w:val="en-US"/>
        </w:rPr>
        <w:t>th</w:t>
      </w:r>
      <w:r>
        <w:rPr>
          <w:rFonts w:ascii="Times New Roman" w:hAnsi="Times New Roman"/>
          <w:szCs w:val="20"/>
          <w:lang w:val="en-US"/>
        </w:rPr>
        <w:t>, (38.213, Rel-17, CR</w:t>
      </w:r>
      <w:r w:rsidRPr="00DD676C">
        <w:rPr>
          <w:rFonts w:ascii="Times New Roman" w:hAnsi="Times New Roman"/>
          <w:szCs w:val="20"/>
          <w:lang w:val="en-US"/>
        </w:rPr>
        <w:t>0</w:t>
      </w:r>
      <w:r>
        <w:rPr>
          <w:rFonts w:ascii="Times New Roman" w:hAnsi="Times New Roman"/>
          <w:szCs w:val="20"/>
          <w:lang w:val="en-US"/>
        </w:rPr>
        <w:t>331, Cat F) is agreed.</w:t>
      </w:r>
    </w:p>
    <w:p w14:paraId="3C435FBE" w14:textId="77777777" w:rsidR="00CB7F5A" w:rsidRPr="002E003D" w:rsidRDefault="00CB7F5A" w:rsidP="00CB7F5A">
      <w:pPr>
        <w:rPr>
          <w:rFonts w:ascii="Times New Roman" w:hAnsi="Times New Roman"/>
          <w:szCs w:val="20"/>
          <w:lang w:val="en-US"/>
        </w:rPr>
      </w:pPr>
    </w:p>
    <w:p w14:paraId="73F04949" w14:textId="77777777" w:rsidR="002E0C76" w:rsidRPr="00A27A6D" w:rsidRDefault="002E0C76" w:rsidP="002E0C76">
      <w:pPr>
        <w:rPr>
          <w:szCs w:val="20"/>
          <w:u w:val="single"/>
          <w:lang w:val="en-US" w:eastAsia="ja-JP"/>
        </w:rPr>
      </w:pPr>
      <w:r w:rsidRPr="00A27A6D">
        <w:rPr>
          <w:szCs w:val="20"/>
          <w:u w:val="single"/>
          <w:lang w:val="en-US" w:eastAsia="ja-JP"/>
        </w:rPr>
        <w:t xml:space="preserve">NR_cov_enh-Core </w:t>
      </w:r>
    </w:p>
    <w:p w14:paraId="15C7E2A7" w14:textId="33DFAED1" w:rsidR="00777750" w:rsidRPr="00777750" w:rsidRDefault="001B5688" w:rsidP="002E0C76">
      <w:pPr>
        <w:rPr>
          <w:b/>
          <w:bCs/>
        </w:rPr>
      </w:pPr>
      <w:hyperlink r:id="rId3399" w:history="1">
        <w:r w:rsidR="000B5C49">
          <w:rPr>
            <w:rStyle w:val="Hyperlink"/>
            <w:b/>
            <w:bCs/>
            <w:highlight w:val="green"/>
          </w:rPr>
          <w:t>R1-2205655</w:t>
        </w:r>
      </w:hyperlink>
      <w:r w:rsidR="00777750" w:rsidRPr="00777750">
        <w:rPr>
          <w:b/>
          <w:bCs/>
        </w:rPr>
        <w:tab/>
        <w:t>Corrections on NR coverage enhancements</w:t>
      </w:r>
      <w:r w:rsidR="00777750" w:rsidRPr="00777750">
        <w:rPr>
          <w:b/>
          <w:bCs/>
        </w:rPr>
        <w:tab/>
        <w:t>Nokia</w:t>
      </w:r>
    </w:p>
    <w:p w14:paraId="0E42210D" w14:textId="0116F6FA" w:rsidR="002E0C76" w:rsidRDefault="002E0C76" w:rsidP="002E0C76">
      <w:pPr>
        <w:rPr>
          <w:rFonts w:ascii="Times New Roman" w:hAnsi="Times New Roman"/>
          <w:szCs w:val="20"/>
          <w:lang w:val="en-US"/>
        </w:rPr>
      </w:pPr>
      <w:r w:rsidRPr="006A1621">
        <w:rPr>
          <w:rFonts w:ascii="Times New Roman" w:hAnsi="Times New Roman"/>
          <w:b/>
          <w:bCs/>
          <w:szCs w:val="20"/>
          <w:lang w:val="en-US"/>
        </w:rPr>
        <w:t>Decision:</w:t>
      </w:r>
      <w:r>
        <w:rPr>
          <w:rFonts w:ascii="Times New Roman" w:hAnsi="Times New Roman"/>
          <w:szCs w:val="20"/>
          <w:lang w:val="en-US"/>
        </w:rPr>
        <w:t xml:space="preserve"> As per decision on Ma</w:t>
      </w:r>
      <w:r w:rsidR="00777750">
        <w:rPr>
          <w:rFonts w:ascii="Times New Roman" w:hAnsi="Times New Roman"/>
          <w:szCs w:val="20"/>
          <w:lang w:val="en-US"/>
        </w:rPr>
        <w:t>y 27</w:t>
      </w:r>
      <w:r w:rsidRPr="006A1621">
        <w:rPr>
          <w:rFonts w:ascii="Times New Roman" w:hAnsi="Times New Roman"/>
          <w:szCs w:val="20"/>
          <w:vertAlign w:val="superscript"/>
          <w:lang w:val="en-US"/>
        </w:rPr>
        <w:t>th</w:t>
      </w:r>
      <w:r>
        <w:rPr>
          <w:rFonts w:ascii="Times New Roman" w:hAnsi="Times New Roman"/>
          <w:szCs w:val="20"/>
          <w:lang w:val="en-US"/>
        </w:rPr>
        <w:t>, (38.214, Rel-17, CR02</w:t>
      </w:r>
      <w:r w:rsidR="00777750">
        <w:rPr>
          <w:rFonts w:ascii="Times New Roman" w:hAnsi="Times New Roman"/>
          <w:szCs w:val="20"/>
          <w:lang w:val="en-US"/>
        </w:rPr>
        <w:t>80</w:t>
      </w:r>
      <w:r>
        <w:rPr>
          <w:rFonts w:ascii="Times New Roman" w:hAnsi="Times New Roman"/>
          <w:szCs w:val="20"/>
          <w:lang w:val="en-US"/>
        </w:rPr>
        <w:t>, Cat F) is agreed.</w:t>
      </w:r>
    </w:p>
    <w:p w14:paraId="3BAC6F65" w14:textId="77777777" w:rsidR="002E0C76" w:rsidRDefault="002E0C76" w:rsidP="002E0C76">
      <w:pPr>
        <w:rPr>
          <w:szCs w:val="20"/>
          <w:lang w:val="en-US" w:eastAsia="ja-JP"/>
        </w:rPr>
      </w:pPr>
    </w:p>
    <w:p w14:paraId="0B032597" w14:textId="77777777" w:rsidR="002E0C76" w:rsidRPr="00290911" w:rsidRDefault="002E0C76" w:rsidP="002E0C76">
      <w:pPr>
        <w:rPr>
          <w:szCs w:val="20"/>
          <w:u w:val="single"/>
          <w:lang w:val="en-US" w:eastAsia="ja-JP"/>
        </w:rPr>
      </w:pPr>
      <w:r w:rsidRPr="00290911">
        <w:rPr>
          <w:szCs w:val="20"/>
          <w:u w:val="single"/>
          <w:lang w:val="en-US" w:eastAsia="ja-JP"/>
        </w:rPr>
        <w:t xml:space="preserve">NR_DSS-Core </w:t>
      </w:r>
    </w:p>
    <w:p w14:paraId="2BE31B80" w14:textId="2F946261" w:rsidR="00307832" w:rsidRPr="00307832" w:rsidRDefault="001B5688" w:rsidP="002E0C76">
      <w:pPr>
        <w:rPr>
          <w:b/>
          <w:bCs/>
        </w:rPr>
      </w:pPr>
      <w:hyperlink r:id="rId3400" w:history="1">
        <w:r w:rsidR="000B5C49">
          <w:rPr>
            <w:rStyle w:val="Hyperlink"/>
            <w:b/>
            <w:bCs/>
            <w:highlight w:val="green"/>
          </w:rPr>
          <w:t>R1-2205672</w:t>
        </w:r>
      </w:hyperlink>
      <w:r w:rsidR="00307832" w:rsidRPr="00307832">
        <w:rPr>
          <w:b/>
          <w:bCs/>
        </w:rPr>
        <w:tab/>
        <w:t>Corrections on dynamic spectrum sharing enhancements in NR</w:t>
      </w:r>
      <w:r w:rsidR="00307832" w:rsidRPr="00307832">
        <w:rPr>
          <w:b/>
          <w:bCs/>
        </w:rPr>
        <w:tab/>
        <w:t>Samsung</w:t>
      </w:r>
    </w:p>
    <w:p w14:paraId="46BD503C" w14:textId="733A2086" w:rsidR="002E0C76" w:rsidRDefault="002E0C76" w:rsidP="002E0C76">
      <w:pPr>
        <w:rPr>
          <w:rFonts w:ascii="Times New Roman" w:hAnsi="Times New Roman"/>
          <w:szCs w:val="20"/>
          <w:lang w:val="en-US"/>
        </w:rPr>
      </w:pPr>
      <w:r w:rsidRPr="006A1621">
        <w:rPr>
          <w:rFonts w:ascii="Times New Roman" w:hAnsi="Times New Roman"/>
          <w:b/>
          <w:bCs/>
          <w:szCs w:val="20"/>
          <w:lang w:val="en-US"/>
        </w:rPr>
        <w:t>Decision:</w:t>
      </w:r>
      <w:r>
        <w:rPr>
          <w:rFonts w:ascii="Times New Roman" w:hAnsi="Times New Roman"/>
          <w:szCs w:val="20"/>
          <w:lang w:val="en-US"/>
        </w:rPr>
        <w:t xml:space="preserve"> As per decision on Ma</w:t>
      </w:r>
      <w:r w:rsidR="00307832">
        <w:rPr>
          <w:rFonts w:ascii="Times New Roman" w:hAnsi="Times New Roman"/>
          <w:szCs w:val="20"/>
          <w:lang w:val="en-US"/>
        </w:rPr>
        <w:t>y 27</w:t>
      </w:r>
      <w:r w:rsidR="00307832" w:rsidRPr="00307832">
        <w:rPr>
          <w:rFonts w:ascii="Times New Roman" w:hAnsi="Times New Roman"/>
          <w:szCs w:val="20"/>
          <w:vertAlign w:val="superscript"/>
          <w:lang w:val="en-US"/>
        </w:rPr>
        <w:t>th</w:t>
      </w:r>
      <w:r w:rsidR="00307832">
        <w:rPr>
          <w:rFonts w:ascii="Times New Roman" w:hAnsi="Times New Roman"/>
          <w:szCs w:val="20"/>
          <w:lang w:val="en-US"/>
        </w:rPr>
        <w:t>,</w:t>
      </w:r>
      <w:r>
        <w:rPr>
          <w:rFonts w:ascii="Times New Roman" w:hAnsi="Times New Roman"/>
          <w:szCs w:val="20"/>
          <w:lang w:val="en-US"/>
        </w:rPr>
        <w:t xml:space="preserve"> (38.213, Rel-17, CR0</w:t>
      </w:r>
      <w:r w:rsidR="00307832">
        <w:rPr>
          <w:rFonts w:ascii="Times New Roman" w:hAnsi="Times New Roman"/>
          <w:szCs w:val="20"/>
          <w:lang w:val="en-US"/>
        </w:rPr>
        <w:t>327</w:t>
      </w:r>
      <w:r>
        <w:rPr>
          <w:rFonts w:ascii="Times New Roman" w:hAnsi="Times New Roman"/>
          <w:szCs w:val="20"/>
          <w:lang w:val="en-US"/>
        </w:rPr>
        <w:t>, Cat F) is agreed.</w:t>
      </w:r>
    </w:p>
    <w:p w14:paraId="60AB552B" w14:textId="77777777" w:rsidR="002E0C76" w:rsidRDefault="002E0C76" w:rsidP="002E0C76">
      <w:pPr>
        <w:rPr>
          <w:szCs w:val="20"/>
          <w:lang w:val="en-US" w:eastAsia="ja-JP"/>
        </w:rPr>
      </w:pPr>
    </w:p>
    <w:p w14:paraId="27EF34DB" w14:textId="77777777" w:rsidR="002E0C76" w:rsidRPr="00971C86" w:rsidRDefault="002E0C76" w:rsidP="002E0C76">
      <w:pPr>
        <w:rPr>
          <w:szCs w:val="20"/>
          <w:u w:val="single"/>
          <w:lang w:val="en-US" w:eastAsia="ja-JP"/>
        </w:rPr>
      </w:pPr>
      <w:r w:rsidRPr="00971C86">
        <w:rPr>
          <w:szCs w:val="20"/>
          <w:u w:val="single"/>
          <w:lang w:val="en-US" w:eastAsia="ja-JP"/>
        </w:rPr>
        <w:t>NR_ext_to_71GHz-Core</w:t>
      </w:r>
    </w:p>
    <w:p w14:paraId="664E3628" w14:textId="69CB4AF5" w:rsidR="00307832" w:rsidRPr="00307832" w:rsidRDefault="001B5688" w:rsidP="00307832">
      <w:pPr>
        <w:rPr>
          <w:b/>
          <w:bCs/>
        </w:rPr>
      </w:pPr>
      <w:hyperlink r:id="rId3401" w:history="1">
        <w:r w:rsidR="000B5C49">
          <w:rPr>
            <w:rStyle w:val="Hyperlink"/>
            <w:b/>
            <w:bCs/>
            <w:highlight w:val="green"/>
          </w:rPr>
          <w:t>R1-2205647</w:t>
        </w:r>
      </w:hyperlink>
      <w:r w:rsidR="00307832" w:rsidRPr="00307832">
        <w:rPr>
          <w:b/>
          <w:bCs/>
        </w:rPr>
        <w:tab/>
        <w:t>Corrections on extending NR operation to 71 GHz</w:t>
      </w:r>
      <w:r w:rsidR="00307832" w:rsidRPr="00307832">
        <w:rPr>
          <w:b/>
          <w:bCs/>
        </w:rPr>
        <w:tab/>
        <w:t>Samsung</w:t>
      </w:r>
    </w:p>
    <w:p w14:paraId="7D49E746" w14:textId="03743FA0" w:rsidR="002E0C76" w:rsidRDefault="002E0C76" w:rsidP="00307832">
      <w:pPr>
        <w:rPr>
          <w:rFonts w:ascii="Times New Roman" w:hAnsi="Times New Roman"/>
          <w:szCs w:val="20"/>
          <w:lang w:val="en-US"/>
        </w:rPr>
      </w:pPr>
      <w:r w:rsidRPr="006A1621">
        <w:rPr>
          <w:rFonts w:ascii="Times New Roman" w:hAnsi="Times New Roman"/>
          <w:b/>
          <w:bCs/>
          <w:szCs w:val="20"/>
          <w:lang w:val="en-US"/>
        </w:rPr>
        <w:t>Decision:</w:t>
      </w:r>
      <w:r>
        <w:rPr>
          <w:rFonts w:ascii="Times New Roman" w:hAnsi="Times New Roman"/>
          <w:szCs w:val="20"/>
          <w:lang w:val="en-US"/>
        </w:rPr>
        <w:t xml:space="preserve"> As per decision on Ma</w:t>
      </w:r>
      <w:r w:rsidR="006D3DB7">
        <w:rPr>
          <w:rFonts w:ascii="Times New Roman" w:hAnsi="Times New Roman"/>
          <w:szCs w:val="20"/>
          <w:lang w:val="en-US"/>
        </w:rPr>
        <w:t>y 28</w:t>
      </w:r>
      <w:r w:rsidRPr="006A1621">
        <w:rPr>
          <w:rFonts w:ascii="Times New Roman" w:hAnsi="Times New Roman"/>
          <w:szCs w:val="20"/>
          <w:vertAlign w:val="superscript"/>
          <w:lang w:val="en-US"/>
        </w:rPr>
        <w:t>th</w:t>
      </w:r>
      <w:r>
        <w:rPr>
          <w:rFonts w:ascii="Times New Roman" w:hAnsi="Times New Roman"/>
          <w:szCs w:val="20"/>
          <w:lang w:val="en-US"/>
        </w:rPr>
        <w:t>, (38.213, Rel-17, CR0</w:t>
      </w:r>
      <w:r w:rsidR="00307832">
        <w:rPr>
          <w:rFonts w:ascii="Times New Roman" w:hAnsi="Times New Roman"/>
          <w:szCs w:val="20"/>
          <w:lang w:val="en-US"/>
        </w:rPr>
        <w:t>320</w:t>
      </w:r>
      <w:r>
        <w:rPr>
          <w:rFonts w:ascii="Times New Roman" w:hAnsi="Times New Roman"/>
          <w:szCs w:val="20"/>
          <w:lang w:val="en-US"/>
        </w:rPr>
        <w:t>, Cat F) is agreed.</w:t>
      </w:r>
    </w:p>
    <w:p w14:paraId="503D8C92" w14:textId="4C04D430" w:rsidR="00307832" w:rsidRPr="00307832" w:rsidRDefault="001B5688" w:rsidP="00307832">
      <w:pPr>
        <w:rPr>
          <w:b/>
          <w:bCs/>
        </w:rPr>
      </w:pPr>
      <w:hyperlink r:id="rId3402" w:history="1">
        <w:r w:rsidR="000B5C49">
          <w:rPr>
            <w:rStyle w:val="Hyperlink"/>
            <w:b/>
            <w:bCs/>
            <w:highlight w:val="green"/>
          </w:rPr>
          <w:t>R1-2205652</w:t>
        </w:r>
      </w:hyperlink>
      <w:r w:rsidR="00307832" w:rsidRPr="00307832">
        <w:rPr>
          <w:b/>
          <w:bCs/>
        </w:rPr>
        <w:tab/>
        <w:t>Corrections of the features extending NR operation to 71 GHz</w:t>
      </w:r>
      <w:r w:rsidR="00307832" w:rsidRPr="00307832">
        <w:rPr>
          <w:b/>
          <w:bCs/>
        </w:rPr>
        <w:tab/>
        <w:t>Ericsson</w:t>
      </w:r>
    </w:p>
    <w:p w14:paraId="6722E479" w14:textId="3E2358D7" w:rsidR="002E0C76" w:rsidRDefault="002E0C76" w:rsidP="002E0C76">
      <w:pPr>
        <w:rPr>
          <w:rFonts w:ascii="Times New Roman" w:hAnsi="Times New Roman"/>
          <w:szCs w:val="20"/>
          <w:lang w:val="en-US"/>
        </w:rPr>
      </w:pPr>
      <w:r w:rsidRPr="006A1621">
        <w:rPr>
          <w:rFonts w:ascii="Times New Roman" w:hAnsi="Times New Roman"/>
          <w:b/>
          <w:bCs/>
          <w:szCs w:val="20"/>
          <w:lang w:val="en-US"/>
        </w:rPr>
        <w:t>Decision:</w:t>
      </w:r>
      <w:r>
        <w:rPr>
          <w:rFonts w:ascii="Times New Roman" w:hAnsi="Times New Roman"/>
          <w:szCs w:val="20"/>
          <w:lang w:val="en-US"/>
        </w:rPr>
        <w:t xml:space="preserve"> As per decision on Ma</w:t>
      </w:r>
      <w:r w:rsidR="006D3DB7">
        <w:rPr>
          <w:rFonts w:ascii="Times New Roman" w:hAnsi="Times New Roman"/>
          <w:szCs w:val="20"/>
          <w:lang w:val="en-US"/>
        </w:rPr>
        <w:t>y 27</w:t>
      </w:r>
      <w:r w:rsidRPr="006A1621">
        <w:rPr>
          <w:rFonts w:ascii="Times New Roman" w:hAnsi="Times New Roman"/>
          <w:szCs w:val="20"/>
          <w:vertAlign w:val="superscript"/>
          <w:lang w:val="en-US"/>
        </w:rPr>
        <w:t>th</w:t>
      </w:r>
      <w:r>
        <w:rPr>
          <w:rFonts w:ascii="Times New Roman" w:hAnsi="Times New Roman"/>
          <w:szCs w:val="20"/>
          <w:lang w:val="en-US"/>
        </w:rPr>
        <w:t>, (</w:t>
      </w:r>
      <w:r w:rsidRPr="00971C86">
        <w:rPr>
          <w:szCs w:val="20"/>
          <w:lang w:val="en-US" w:eastAsia="ja-JP"/>
        </w:rPr>
        <w:t>37.213</w:t>
      </w:r>
      <w:r>
        <w:rPr>
          <w:rFonts w:ascii="Times New Roman" w:hAnsi="Times New Roman"/>
          <w:szCs w:val="20"/>
          <w:lang w:val="en-US"/>
        </w:rPr>
        <w:t>, Rel-17, CR</w:t>
      </w:r>
      <w:r w:rsidRPr="00971C86">
        <w:rPr>
          <w:szCs w:val="20"/>
          <w:lang w:val="en-US" w:eastAsia="ja-JP"/>
        </w:rPr>
        <w:t>00</w:t>
      </w:r>
      <w:r w:rsidR="00307832">
        <w:rPr>
          <w:szCs w:val="20"/>
          <w:lang w:val="en-US" w:eastAsia="ja-JP"/>
        </w:rPr>
        <w:t>31</w:t>
      </w:r>
      <w:r>
        <w:rPr>
          <w:rFonts w:ascii="Times New Roman" w:hAnsi="Times New Roman"/>
          <w:szCs w:val="20"/>
          <w:lang w:val="en-US"/>
        </w:rPr>
        <w:t>, Cat F) is agreed.</w:t>
      </w:r>
    </w:p>
    <w:p w14:paraId="054A6E11" w14:textId="4071DB25" w:rsidR="00307832" w:rsidRPr="00307832" w:rsidRDefault="001B5688" w:rsidP="00307832">
      <w:pPr>
        <w:rPr>
          <w:b/>
          <w:bCs/>
        </w:rPr>
      </w:pPr>
      <w:hyperlink r:id="rId3403" w:history="1">
        <w:r w:rsidR="000B5C49">
          <w:rPr>
            <w:rStyle w:val="Hyperlink"/>
            <w:b/>
            <w:bCs/>
            <w:highlight w:val="green"/>
          </w:rPr>
          <w:t>R1-2205656</w:t>
        </w:r>
      </w:hyperlink>
      <w:r w:rsidR="00307832" w:rsidRPr="00307832">
        <w:rPr>
          <w:b/>
          <w:bCs/>
        </w:rPr>
        <w:tab/>
        <w:t>Corrections on NR extensions of current NR operation to 71GHz</w:t>
      </w:r>
      <w:r w:rsidR="00307832" w:rsidRPr="00307832">
        <w:rPr>
          <w:b/>
          <w:bCs/>
        </w:rPr>
        <w:tab/>
        <w:t>Nokia</w:t>
      </w:r>
    </w:p>
    <w:p w14:paraId="68088F89" w14:textId="18953CC7" w:rsidR="002E0C76" w:rsidRDefault="002E0C76" w:rsidP="002E0C76">
      <w:pPr>
        <w:rPr>
          <w:rFonts w:ascii="Times New Roman" w:hAnsi="Times New Roman"/>
          <w:szCs w:val="20"/>
          <w:lang w:val="en-US"/>
        </w:rPr>
      </w:pPr>
      <w:r w:rsidRPr="006A1621">
        <w:rPr>
          <w:rFonts w:ascii="Times New Roman" w:hAnsi="Times New Roman"/>
          <w:b/>
          <w:bCs/>
          <w:szCs w:val="20"/>
          <w:lang w:val="en-US"/>
        </w:rPr>
        <w:t>Decision:</w:t>
      </w:r>
      <w:r>
        <w:rPr>
          <w:rFonts w:ascii="Times New Roman" w:hAnsi="Times New Roman"/>
          <w:szCs w:val="20"/>
          <w:lang w:val="en-US"/>
        </w:rPr>
        <w:t xml:space="preserve"> As per decision on Ma</w:t>
      </w:r>
      <w:r w:rsidR="00307832">
        <w:rPr>
          <w:rFonts w:ascii="Times New Roman" w:hAnsi="Times New Roman"/>
          <w:szCs w:val="20"/>
          <w:lang w:val="en-US"/>
        </w:rPr>
        <w:t>y 27</w:t>
      </w:r>
      <w:r w:rsidRPr="006A1621">
        <w:rPr>
          <w:rFonts w:ascii="Times New Roman" w:hAnsi="Times New Roman"/>
          <w:szCs w:val="20"/>
          <w:vertAlign w:val="superscript"/>
          <w:lang w:val="en-US"/>
        </w:rPr>
        <w:t>th</w:t>
      </w:r>
      <w:r>
        <w:rPr>
          <w:rFonts w:ascii="Times New Roman" w:hAnsi="Times New Roman"/>
          <w:szCs w:val="20"/>
          <w:lang w:val="en-US"/>
        </w:rPr>
        <w:t>, (38.214, Rel-17, CR02</w:t>
      </w:r>
      <w:r w:rsidR="00307832">
        <w:rPr>
          <w:rFonts w:ascii="Times New Roman" w:hAnsi="Times New Roman"/>
          <w:szCs w:val="20"/>
          <w:lang w:val="en-US"/>
        </w:rPr>
        <w:t>81</w:t>
      </w:r>
      <w:r>
        <w:rPr>
          <w:rFonts w:ascii="Times New Roman" w:hAnsi="Times New Roman"/>
          <w:szCs w:val="20"/>
          <w:lang w:val="en-US"/>
        </w:rPr>
        <w:t>, Cat F) is agreed.</w:t>
      </w:r>
    </w:p>
    <w:p w14:paraId="08A03310" w14:textId="3C695940" w:rsidR="00307832" w:rsidRPr="00307832" w:rsidRDefault="001B5688" w:rsidP="00307832">
      <w:pPr>
        <w:rPr>
          <w:b/>
          <w:bCs/>
        </w:rPr>
      </w:pPr>
      <w:hyperlink r:id="rId3404" w:history="1">
        <w:r w:rsidR="000B5C49">
          <w:rPr>
            <w:rStyle w:val="Hyperlink"/>
            <w:b/>
            <w:bCs/>
            <w:highlight w:val="green"/>
          </w:rPr>
          <w:t>R1-2205681</w:t>
        </w:r>
      </w:hyperlink>
      <w:r w:rsidR="00307832" w:rsidRPr="00307832">
        <w:rPr>
          <w:b/>
          <w:bCs/>
        </w:rPr>
        <w:tab/>
        <w:t>Correction on extension of current NR operation to 71 GHz in 38.212</w:t>
      </w:r>
      <w:r w:rsidR="00307832" w:rsidRPr="00307832">
        <w:rPr>
          <w:b/>
          <w:bCs/>
        </w:rPr>
        <w:tab/>
        <w:t>Huawei</w:t>
      </w:r>
    </w:p>
    <w:p w14:paraId="60A3C79F" w14:textId="55885AC8" w:rsidR="002E0C76" w:rsidRDefault="002E0C76" w:rsidP="002E0C76">
      <w:pPr>
        <w:rPr>
          <w:rFonts w:ascii="Times New Roman" w:hAnsi="Times New Roman"/>
          <w:szCs w:val="20"/>
          <w:lang w:val="en-US"/>
        </w:rPr>
      </w:pPr>
      <w:r w:rsidRPr="006A1621">
        <w:rPr>
          <w:rFonts w:ascii="Times New Roman" w:hAnsi="Times New Roman"/>
          <w:b/>
          <w:bCs/>
          <w:szCs w:val="20"/>
          <w:lang w:val="en-US"/>
        </w:rPr>
        <w:t>Decision:</w:t>
      </w:r>
      <w:r>
        <w:rPr>
          <w:rFonts w:ascii="Times New Roman" w:hAnsi="Times New Roman"/>
          <w:szCs w:val="20"/>
          <w:lang w:val="en-US"/>
        </w:rPr>
        <w:t xml:space="preserve"> As per decision on Ma</w:t>
      </w:r>
      <w:r w:rsidR="00307832">
        <w:rPr>
          <w:rFonts w:ascii="Times New Roman" w:hAnsi="Times New Roman"/>
          <w:szCs w:val="20"/>
          <w:lang w:val="en-US"/>
        </w:rPr>
        <w:t>y 27</w:t>
      </w:r>
      <w:r w:rsidRPr="006A1621">
        <w:rPr>
          <w:rFonts w:ascii="Times New Roman" w:hAnsi="Times New Roman"/>
          <w:szCs w:val="20"/>
          <w:vertAlign w:val="superscript"/>
          <w:lang w:val="en-US"/>
        </w:rPr>
        <w:t>th</w:t>
      </w:r>
      <w:r>
        <w:rPr>
          <w:rFonts w:ascii="Times New Roman" w:hAnsi="Times New Roman"/>
          <w:szCs w:val="20"/>
          <w:lang w:val="en-US"/>
        </w:rPr>
        <w:t>, (38.212, Rel-17, CR01</w:t>
      </w:r>
      <w:r w:rsidR="00307832">
        <w:rPr>
          <w:rFonts w:ascii="Times New Roman" w:hAnsi="Times New Roman"/>
          <w:szCs w:val="20"/>
          <w:lang w:val="en-US"/>
        </w:rPr>
        <w:t>12</w:t>
      </w:r>
      <w:r>
        <w:rPr>
          <w:rFonts w:ascii="Times New Roman" w:hAnsi="Times New Roman"/>
          <w:szCs w:val="20"/>
          <w:lang w:val="en-US"/>
        </w:rPr>
        <w:t>, Cat F) is agreed.</w:t>
      </w:r>
    </w:p>
    <w:p w14:paraId="062E1BD2" w14:textId="77777777" w:rsidR="002E0C76" w:rsidRDefault="002E0C76" w:rsidP="002E0C76">
      <w:pPr>
        <w:rPr>
          <w:szCs w:val="20"/>
          <w:lang w:val="en-US" w:eastAsia="ja-JP"/>
        </w:rPr>
      </w:pPr>
    </w:p>
    <w:p w14:paraId="31EE00D6" w14:textId="77777777" w:rsidR="002E0C76" w:rsidRPr="002764E5" w:rsidRDefault="002E0C76" w:rsidP="002E0C76">
      <w:pPr>
        <w:rPr>
          <w:szCs w:val="20"/>
          <w:u w:val="single"/>
          <w:lang w:val="en-US" w:eastAsia="ja-JP"/>
        </w:rPr>
      </w:pPr>
      <w:r w:rsidRPr="002764E5">
        <w:rPr>
          <w:szCs w:val="20"/>
          <w:u w:val="single"/>
          <w:lang w:val="en-US" w:eastAsia="ja-JP"/>
        </w:rPr>
        <w:t>NR_feMIMO-Core</w:t>
      </w:r>
    </w:p>
    <w:p w14:paraId="066A3F11" w14:textId="6A7C323F" w:rsidR="00A1321C" w:rsidRDefault="001B5688" w:rsidP="00A1321C">
      <w:pPr>
        <w:rPr>
          <w:b/>
          <w:bCs/>
        </w:rPr>
      </w:pPr>
      <w:hyperlink r:id="rId3405" w:history="1">
        <w:r w:rsidR="000B5C49">
          <w:rPr>
            <w:rStyle w:val="Hyperlink"/>
            <w:b/>
            <w:bCs/>
            <w:highlight w:val="green"/>
          </w:rPr>
          <w:t>R1-2205668</w:t>
        </w:r>
      </w:hyperlink>
      <w:r w:rsidR="00A1321C" w:rsidRPr="00A1321C">
        <w:rPr>
          <w:b/>
          <w:bCs/>
        </w:rPr>
        <w:tab/>
        <w:t>Corrections to MIMO enhancements</w:t>
      </w:r>
      <w:r w:rsidR="00A1321C" w:rsidRPr="00A1321C">
        <w:rPr>
          <w:b/>
          <w:bCs/>
        </w:rPr>
        <w:tab/>
        <w:t>Ericsson</w:t>
      </w:r>
    </w:p>
    <w:p w14:paraId="029B8C41" w14:textId="24980DE4" w:rsidR="00A1321C" w:rsidRDefault="00A1321C" w:rsidP="00A1321C">
      <w:pPr>
        <w:rPr>
          <w:rFonts w:ascii="Times New Roman" w:hAnsi="Times New Roman"/>
          <w:szCs w:val="20"/>
          <w:lang w:val="en-US"/>
        </w:rPr>
      </w:pPr>
      <w:r w:rsidRPr="006A1621">
        <w:rPr>
          <w:rFonts w:ascii="Times New Roman" w:hAnsi="Times New Roman"/>
          <w:b/>
          <w:bCs/>
          <w:szCs w:val="20"/>
          <w:lang w:val="en-US"/>
        </w:rPr>
        <w:t>Decision:</w:t>
      </w:r>
      <w:r>
        <w:rPr>
          <w:rFonts w:ascii="Times New Roman" w:hAnsi="Times New Roman"/>
          <w:szCs w:val="20"/>
          <w:lang w:val="en-US"/>
        </w:rPr>
        <w:t xml:space="preserve"> As per decision on May 27</w:t>
      </w:r>
      <w:r w:rsidRPr="006A1621">
        <w:rPr>
          <w:rFonts w:ascii="Times New Roman" w:hAnsi="Times New Roman"/>
          <w:szCs w:val="20"/>
          <w:vertAlign w:val="superscript"/>
          <w:lang w:val="en-US"/>
        </w:rPr>
        <w:t>th</w:t>
      </w:r>
      <w:r>
        <w:rPr>
          <w:rFonts w:ascii="Times New Roman" w:hAnsi="Times New Roman"/>
          <w:szCs w:val="20"/>
          <w:lang w:val="en-US"/>
        </w:rPr>
        <w:t>, (38.211, Rel-17, CR0096, Cat F) is agreed.</w:t>
      </w:r>
    </w:p>
    <w:p w14:paraId="7F346D8C" w14:textId="2527BA95" w:rsidR="00A1321C" w:rsidRPr="00A1321C" w:rsidRDefault="001B5688" w:rsidP="00A1321C">
      <w:pPr>
        <w:rPr>
          <w:b/>
          <w:bCs/>
        </w:rPr>
      </w:pPr>
      <w:hyperlink r:id="rId3406" w:history="1">
        <w:r w:rsidR="000B5C49">
          <w:rPr>
            <w:rStyle w:val="Hyperlink"/>
            <w:b/>
            <w:bCs/>
            <w:highlight w:val="green"/>
          </w:rPr>
          <w:t>R1-2205682</w:t>
        </w:r>
      </w:hyperlink>
      <w:r w:rsidR="00A1321C" w:rsidRPr="00A1321C">
        <w:rPr>
          <w:b/>
          <w:bCs/>
        </w:rPr>
        <w:tab/>
        <w:t>Corrections on Further enhancements on MIMO for NR in TS 38.212</w:t>
      </w:r>
      <w:r w:rsidR="00A1321C" w:rsidRPr="00A1321C">
        <w:rPr>
          <w:b/>
          <w:bCs/>
        </w:rPr>
        <w:tab/>
        <w:t>Huawei</w:t>
      </w:r>
    </w:p>
    <w:p w14:paraId="1E0716B2" w14:textId="36F22A69" w:rsidR="00A1321C" w:rsidRDefault="00A1321C" w:rsidP="00A1321C">
      <w:pPr>
        <w:rPr>
          <w:rFonts w:ascii="Times New Roman" w:hAnsi="Times New Roman"/>
          <w:szCs w:val="20"/>
          <w:lang w:val="en-US"/>
        </w:rPr>
      </w:pPr>
      <w:r w:rsidRPr="006A1621">
        <w:rPr>
          <w:rFonts w:ascii="Times New Roman" w:hAnsi="Times New Roman"/>
          <w:b/>
          <w:bCs/>
          <w:szCs w:val="20"/>
          <w:lang w:val="en-US"/>
        </w:rPr>
        <w:t>Decision:</w:t>
      </w:r>
      <w:r>
        <w:rPr>
          <w:rFonts w:ascii="Times New Roman" w:hAnsi="Times New Roman"/>
          <w:szCs w:val="20"/>
          <w:lang w:val="en-US"/>
        </w:rPr>
        <w:t xml:space="preserve"> As per decision on May 27</w:t>
      </w:r>
      <w:r w:rsidRPr="006A1621">
        <w:rPr>
          <w:rFonts w:ascii="Times New Roman" w:hAnsi="Times New Roman"/>
          <w:szCs w:val="20"/>
          <w:vertAlign w:val="superscript"/>
          <w:lang w:val="en-US"/>
        </w:rPr>
        <w:t>th</w:t>
      </w:r>
      <w:r>
        <w:rPr>
          <w:rFonts w:ascii="Times New Roman" w:hAnsi="Times New Roman"/>
          <w:szCs w:val="20"/>
          <w:lang w:val="en-US"/>
        </w:rPr>
        <w:t>, (38.212, Rel-17, CR0113, Cat F) is agreed.</w:t>
      </w:r>
    </w:p>
    <w:p w14:paraId="660D4102" w14:textId="57E3675C" w:rsidR="00A1321C" w:rsidRPr="00A1321C" w:rsidRDefault="001B5688" w:rsidP="00A1321C">
      <w:pPr>
        <w:rPr>
          <w:b/>
          <w:bCs/>
        </w:rPr>
      </w:pPr>
      <w:hyperlink r:id="rId3407" w:history="1">
        <w:r w:rsidR="000B5C49">
          <w:rPr>
            <w:rStyle w:val="Hyperlink"/>
            <w:b/>
            <w:bCs/>
            <w:highlight w:val="green"/>
          </w:rPr>
          <w:t>R1-2205671</w:t>
        </w:r>
      </w:hyperlink>
      <w:r w:rsidR="00A1321C" w:rsidRPr="00A1321C">
        <w:rPr>
          <w:b/>
          <w:bCs/>
        </w:rPr>
        <w:tab/>
        <w:t>Corrections on further enhancements on MIMO for NR</w:t>
      </w:r>
      <w:r w:rsidR="00A1321C" w:rsidRPr="00A1321C">
        <w:rPr>
          <w:b/>
          <w:bCs/>
        </w:rPr>
        <w:tab/>
        <w:t>Samsung</w:t>
      </w:r>
    </w:p>
    <w:p w14:paraId="56E7099A" w14:textId="0FCDDD0A" w:rsidR="002E0C76" w:rsidRDefault="002E0C76" w:rsidP="002E0C76">
      <w:pPr>
        <w:rPr>
          <w:rFonts w:ascii="Times New Roman" w:hAnsi="Times New Roman"/>
          <w:szCs w:val="20"/>
          <w:lang w:val="en-US"/>
        </w:rPr>
      </w:pPr>
      <w:r w:rsidRPr="006A1621">
        <w:rPr>
          <w:rFonts w:ascii="Times New Roman" w:hAnsi="Times New Roman"/>
          <w:b/>
          <w:bCs/>
          <w:szCs w:val="20"/>
          <w:lang w:val="en-US"/>
        </w:rPr>
        <w:t>Decision:</w:t>
      </w:r>
      <w:r>
        <w:rPr>
          <w:rFonts w:ascii="Times New Roman" w:hAnsi="Times New Roman"/>
          <w:szCs w:val="20"/>
          <w:lang w:val="en-US"/>
        </w:rPr>
        <w:t xml:space="preserve"> As per decision on Ma</w:t>
      </w:r>
      <w:r w:rsidR="007A77C2">
        <w:rPr>
          <w:rFonts w:ascii="Times New Roman" w:hAnsi="Times New Roman"/>
          <w:szCs w:val="20"/>
          <w:lang w:val="en-US"/>
        </w:rPr>
        <w:t>y 27</w:t>
      </w:r>
      <w:r w:rsidRPr="006A1621">
        <w:rPr>
          <w:rFonts w:ascii="Times New Roman" w:hAnsi="Times New Roman"/>
          <w:szCs w:val="20"/>
          <w:vertAlign w:val="superscript"/>
          <w:lang w:val="en-US"/>
        </w:rPr>
        <w:t>th</w:t>
      </w:r>
      <w:r>
        <w:rPr>
          <w:rFonts w:ascii="Times New Roman" w:hAnsi="Times New Roman"/>
          <w:szCs w:val="20"/>
          <w:lang w:val="en-US"/>
        </w:rPr>
        <w:t>, (38.213, Rel-17, CR0</w:t>
      </w:r>
      <w:r w:rsidR="00A1321C">
        <w:rPr>
          <w:rFonts w:ascii="Times New Roman" w:hAnsi="Times New Roman"/>
          <w:szCs w:val="20"/>
          <w:lang w:val="en-US"/>
        </w:rPr>
        <w:t>326</w:t>
      </w:r>
      <w:r>
        <w:rPr>
          <w:rFonts w:ascii="Times New Roman" w:hAnsi="Times New Roman"/>
          <w:szCs w:val="20"/>
          <w:lang w:val="en-US"/>
        </w:rPr>
        <w:t>, Cat F) is agreed.</w:t>
      </w:r>
    </w:p>
    <w:p w14:paraId="4D39E918" w14:textId="5E44EC7C" w:rsidR="00A1321C" w:rsidRPr="00A1321C" w:rsidRDefault="001B5688" w:rsidP="00A1321C">
      <w:pPr>
        <w:rPr>
          <w:b/>
          <w:bCs/>
        </w:rPr>
      </w:pPr>
      <w:hyperlink r:id="rId3408" w:history="1">
        <w:r w:rsidR="000B5C49">
          <w:rPr>
            <w:rStyle w:val="Hyperlink"/>
            <w:b/>
            <w:bCs/>
            <w:highlight w:val="green"/>
          </w:rPr>
          <w:t>R1-2205678</w:t>
        </w:r>
      </w:hyperlink>
      <w:r w:rsidR="00A1321C" w:rsidRPr="00A1321C">
        <w:rPr>
          <w:b/>
          <w:bCs/>
        </w:rPr>
        <w:tab/>
        <w:t>Correction on further enhancements on MIMO for NR</w:t>
      </w:r>
      <w:r w:rsidR="00A1321C" w:rsidRPr="00A1321C">
        <w:rPr>
          <w:b/>
          <w:bCs/>
        </w:rPr>
        <w:tab/>
        <w:t>Nokia</w:t>
      </w:r>
    </w:p>
    <w:p w14:paraId="68CDF267" w14:textId="38F783E2" w:rsidR="002E0C76" w:rsidRDefault="002E0C76" w:rsidP="002E0C76">
      <w:pPr>
        <w:rPr>
          <w:rFonts w:ascii="Times New Roman" w:hAnsi="Times New Roman"/>
          <w:szCs w:val="20"/>
          <w:lang w:val="en-US"/>
        </w:rPr>
      </w:pPr>
      <w:r w:rsidRPr="006A1621">
        <w:rPr>
          <w:rFonts w:ascii="Times New Roman" w:hAnsi="Times New Roman"/>
          <w:b/>
          <w:bCs/>
          <w:szCs w:val="20"/>
          <w:lang w:val="en-US"/>
        </w:rPr>
        <w:t>Decision:</w:t>
      </w:r>
      <w:r>
        <w:rPr>
          <w:rFonts w:ascii="Times New Roman" w:hAnsi="Times New Roman"/>
          <w:szCs w:val="20"/>
          <w:lang w:val="en-US"/>
        </w:rPr>
        <w:t xml:space="preserve"> As per decision on Ma</w:t>
      </w:r>
      <w:r w:rsidR="007A77C2">
        <w:rPr>
          <w:rFonts w:ascii="Times New Roman" w:hAnsi="Times New Roman"/>
          <w:szCs w:val="20"/>
          <w:lang w:val="en-US"/>
        </w:rPr>
        <w:t>y 27</w:t>
      </w:r>
      <w:r w:rsidRPr="006A1621">
        <w:rPr>
          <w:rFonts w:ascii="Times New Roman" w:hAnsi="Times New Roman"/>
          <w:szCs w:val="20"/>
          <w:vertAlign w:val="superscript"/>
          <w:lang w:val="en-US"/>
        </w:rPr>
        <w:t>th</w:t>
      </w:r>
      <w:r>
        <w:rPr>
          <w:rFonts w:ascii="Times New Roman" w:hAnsi="Times New Roman"/>
          <w:szCs w:val="20"/>
          <w:lang w:val="en-US"/>
        </w:rPr>
        <w:t>, (38.214, Rel-17, CR02</w:t>
      </w:r>
      <w:r w:rsidR="00A1321C">
        <w:rPr>
          <w:rFonts w:ascii="Times New Roman" w:hAnsi="Times New Roman"/>
          <w:szCs w:val="20"/>
          <w:lang w:val="en-US"/>
        </w:rPr>
        <w:t>87</w:t>
      </w:r>
      <w:r>
        <w:rPr>
          <w:rFonts w:ascii="Times New Roman" w:hAnsi="Times New Roman"/>
          <w:szCs w:val="20"/>
          <w:lang w:val="en-US"/>
        </w:rPr>
        <w:t>, Cat F) is agreed.</w:t>
      </w:r>
    </w:p>
    <w:p w14:paraId="6475071D" w14:textId="77777777" w:rsidR="002E0C76" w:rsidRDefault="002E0C76" w:rsidP="002E0C76">
      <w:pPr>
        <w:rPr>
          <w:szCs w:val="20"/>
          <w:lang w:val="en-US" w:eastAsia="ja-JP"/>
        </w:rPr>
      </w:pPr>
    </w:p>
    <w:p w14:paraId="789ED37A" w14:textId="49102675" w:rsidR="002E0C76" w:rsidRDefault="002E0C76" w:rsidP="002E0C76">
      <w:pPr>
        <w:rPr>
          <w:szCs w:val="20"/>
          <w:u w:val="single"/>
          <w:lang w:val="en-US" w:eastAsia="ja-JP"/>
        </w:rPr>
      </w:pPr>
      <w:r w:rsidRPr="0027389A">
        <w:rPr>
          <w:szCs w:val="20"/>
          <w:u w:val="single"/>
          <w:lang w:val="en-US" w:eastAsia="ja-JP"/>
        </w:rPr>
        <w:t>NR_IAB_enh-Core</w:t>
      </w:r>
    </w:p>
    <w:p w14:paraId="39B28170" w14:textId="2E439DC4" w:rsidR="0099570C" w:rsidRPr="0099570C" w:rsidRDefault="001B5688" w:rsidP="0099570C">
      <w:pPr>
        <w:rPr>
          <w:b/>
          <w:bCs/>
          <w:szCs w:val="20"/>
          <w:lang w:val="en-US" w:eastAsia="ja-JP"/>
        </w:rPr>
      </w:pPr>
      <w:hyperlink r:id="rId3409" w:history="1">
        <w:r w:rsidR="000B5C49">
          <w:rPr>
            <w:rStyle w:val="Hyperlink"/>
            <w:b/>
            <w:bCs/>
            <w:szCs w:val="20"/>
            <w:highlight w:val="green"/>
            <w:lang w:val="en-US" w:eastAsia="ja-JP"/>
          </w:rPr>
          <w:t>R1-2205670</w:t>
        </w:r>
      </w:hyperlink>
      <w:r w:rsidR="0099570C" w:rsidRPr="0099570C">
        <w:rPr>
          <w:b/>
          <w:bCs/>
          <w:szCs w:val="20"/>
          <w:lang w:val="en-US" w:eastAsia="ja-JP"/>
        </w:rPr>
        <w:tab/>
        <w:t>Corrections on eIAB</w:t>
      </w:r>
      <w:r w:rsidR="0099570C" w:rsidRPr="0099570C">
        <w:rPr>
          <w:b/>
          <w:bCs/>
          <w:szCs w:val="20"/>
          <w:lang w:val="en-US" w:eastAsia="ja-JP"/>
        </w:rPr>
        <w:tab/>
        <w:t>Samsung</w:t>
      </w:r>
    </w:p>
    <w:p w14:paraId="78B8A5B4" w14:textId="1EC1F990" w:rsidR="0099570C" w:rsidRDefault="0099570C" w:rsidP="0099570C">
      <w:pPr>
        <w:rPr>
          <w:rFonts w:ascii="Times New Roman" w:hAnsi="Times New Roman"/>
          <w:szCs w:val="20"/>
          <w:lang w:val="en-US"/>
        </w:rPr>
      </w:pPr>
      <w:r w:rsidRPr="006A1621">
        <w:rPr>
          <w:rFonts w:ascii="Times New Roman" w:hAnsi="Times New Roman"/>
          <w:b/>
          <w:bCs/>
          <w:szCs w:val="20"/>
          <w:lang w:val="en-US"/>
        </w:rPr>
        <w:t>Decision:</w:t>
      </w:r>
      <w:r>
        <w:rPr>
          <w:rFonts w:ascii="Times New Roman" w:hAnsi="Times New Roman"/>
          <w:szCs w:val="20"/>
          <w:lang w:val="en-US"/>
        </w:rPr>
        <w:t xml:space="preserve"> As per decision on Ma</w:t>
      </w:r>
      <w:r w:rsidR="00B7535D">
        <w:rPr>
          <w:rFonts w:ascii="Times New Roman" w:hAnsi="Times New Roman"/>
          <w:szCs w:val="20"/>
          <w:lang w:val="en-US"/>
        </w:rPr>
        <w:t>y 28</w:t>
      </w:r>
      <w:r w:rsidRPr="006A1621">
        <w:rPr>
          <w:rFonts w:ascii="Times New Roman" w:hAnsi="Times New Roman"/>
          <w:szCs w:val="20"/>
          <w:vertAlign w:val="superscript"/>
          <w:lang w:val="en-US"/>
        </w:rPr>
        <w:t>th</w:t>
      </w:r>
      <w:r>
        <w:rPr>
          <w:rFonts w:ascii="Times New Roman" w:hAnsi="Times New Roman"/>
          <w:szCs w:val="20"/>
          <w:lang w:val="en-US"/>
        </w:rPr>
        <w:t>, (38.213, Rel-17, CR0325, Cat F) is agreed.</w:t>
      </w:r>
    </w:p>
    <w:p w14:paraId="0BA03930" w14:textId="0C52DBAD" w:rsidR="0099570C" w:rsidRDefault="001B5688" w:rsidP="0099570C">
      <w:pPr>
        <w:rPr>
          <w:b/>
          <w:bCs/>
          <w:szCs w:val="20"/>
          <w:lang w:val="en-US" w:eastAsia="ja-JP"/>
        </w:rPr>
      </w:pPr>
      <w:hyperlink r:id="rId3410" w:history="1">
        <w:r w:rsidR="000B5C49">
          <w:rPr>
            <w:rStyle w:val="Hyperlink"/>
            <w:b/>
            <w:bCs/>
            <w:szCs w:val="20"/>
            <w:highlight w:val="green"/>
            <w:lang w:val="en-US" w:eastAsia="ja-JP"/>
          </w:rPr>
          <w:t>R1-2205677</w:t>
        </w:r>
      </w:hyperlink>
      <w:r w:rsidR="0099570C" w:rsidRPr="0099570C">
        <w:rPr>
          <w:b/>
          <w:bCs/>
          <w:szCs w:val="20"/>
          <w:lang w:val="en-US" w:eastAsia="ja-JP"/>
        </w:rPr>
        <w:tab/>
        <w:t>Corrections on eIAB</w:t>
      </w:r>
      <w:r w:rsidR="0099570C" w:rsidRPr="0099570C">
        <w:rPr>
          <w:b/>
          <w:bCs/>
          <w:szCs w:val="20"/>
          <w:lang w:val="en-US" w:eastAsia="ja-JP"/>
        </w:rPr>
        <w:tab/>
        <w:t>Nokia</w:t>
      </w:r>
    </w:p>
    <w:p w14:paraId="3F71FF8E" w14:textId="3F756898" w:rsidR="0099570C" w:rsidRDefault="0099570C" w:rsidP="0099570C">
      <w:pPr>
        <w:rPr>
          <w:rFonts w:ascii="Times New Roman" w:hAnsi="Times New Roman"/>
          <w:szCs w:val="20"/>
          <w:lang w:val="en-US"/>
        </w:rPr>
      </w:pPr>
      <w:r w:rsidRPr="006A1621">
        <w:rPr>
          <w:rFonts w:ascii="Times New Roman" w:hAnsi="Times New Roman"/>
          <w:b/>
          <w:bCs/>
          <w:szCs w:val="20"/>
          <w:lang w:val="en-US"/>
        </w:rPr>
        <w:t>Decision:</w:t>
      </w:r>
      <w:r>
        <w:rPr>
          <w:rFonts w:ascii="Times New Roman" w:hAnsi="Times New Roman"/>
          <w:szCs w:val="20"/>
          <w:lang w:val="en-US"/>
        </w:rPr>
        <w:t xml:space="preserve"> As per decision on Ma</w:t>
      </w:r>
      <w:r w:rsidR="00B7535D">
        <w:rPr>
          <w:rFonts w:ascii="Times New Roman" w:hAnsi="Times New Roman"/>
          <w:szCs w:val="20"/>
          <w:lang w:val="en-US"/>
        </w:rPr>
        <w:t>y 27</w:t>
      </w:r>
      <w:r w:rsidRPr="006A1621">
        <w:rPr>
          <w:rFonts w:ascii="Times New Roman" w:hAnsi="Times New Roman"/>
          <w:szCs w:val="20"/>
          <w:vertAlign w:val="superscript"/>
          <w:lang w:val="en-US"/>
        </w:rPr>
        <w:t>th</w:t>
      </w:r>
      <w:r>
        <w:rPr>
          <w:rFonts w:ascii="Times New Roman" w:hAnsi="Times New Roman"/>
          <w:szCs w:val="20"/>
          <w:lang w:val="en-US"/>
        </w:rPr>
        <w:t>, (38.214, Rel-17, CR0286, Cat F) is agreed.</w:t>
      </w:r>
    </w:p>
    <w:p w14:paraId="65BD3034" w14:textId="77777777" w:rsidR="002E0C76" w:rsidRPr="00144962" w:rsidRDefault="002E0C76" w:rsidP="002E0C76">
      <w:pPr>
        <w:rPr>
          <w:szCs w:val="20"/>
          <w:lang w:eastAsia="ja-JP"/>
        </w:rPr>
      </w:pPr>
    </w:p>
    <w:p w14:paraId="25EF17A7" w14:textId="5413EAA7" w:rsidR="002E0C76" w:rsidRDefault="002E0C76" w:rsidP="002E0C76">
      <w:pPr>
        <w:rPr>
          <w:szCs w:val="20"/>
          <w:u w:val="single"/>
          <w:lang w:val="en-US" w:eastAsia="ja-JP"/>
        </w:rPr>
      </w:pPr>
      <w:r w:rsidRPr="0027389A">
        <w:rPr>
          <w:szCs w:val="20"/>
          <w:u w:val="single"/>
          <w:lang w:val="en-US" w:eastAsia="ja-JP"/>
        </w:rPr>
        <w:t>NR_IIOT_URLLC_enh-Core</w:t>
      </w:r>
    </w:p>
    <w:p w14:paraId="018091A1" w14:textId="54BA70DF" w:rsidR="00F13B3A" w:rsidRPr="00F13B3A" w:rsidRDefault="001B5688" w:rsidP="00F13B3A">
      <w:pPr>
        <w:rPr>
          <w:b/>
          <w:bCs/>
          <w:szCs w:val="20"/>
          <w:lang w:val="en-US" w:eastAsia="ja-JP"/>
        </w:rPr>
      </w:pPr>
      <w:hyperlink r:id="rId3411" w:history="1">
        <w:r w:rsidR="000B5C49">
          <w:rPr>
            <w:rStyle w:val="Hyperlink"/>
            <w:b/>
            <w:bCs/>
            <w:szCs w:val="20"/>
            <w:highlight w:val="green"/>
            <w:lang w:val="en-US" w:eastAsia="ja-JP"/>
          </w:rPr>
          <w:t>R1-2205648</w:t>
        </w:r>
      </w:hyperlink>
      <w:r w:rsidR="00F13B3A" w:rsidRPr="00F13B3A">
        <w:rPr>
          <w:b/>
          <w:bCs/>
          <w:szCs w:val="20"/>
          <w:lang w:val="en-US" w:eastAsia="ja-JP"/>
        </w:rPr>
        <w:tab/>
        <w:t>Corrections on IIoT/URLLC enhancements in NR</w:t>
      </w:r>
      <w:r w:rsidR="00F13B3A" w:rsidRPr="00F13B3A">
        <w:rPr>
          <w:b/>
          <w:bCs/>
          <w:szCs w:val="20"/>
          <w:lang w:val="en-US" w:eastAsia="ja-JP"/>
        </w:rPr>
        <w:tab/>
        <w:t>Samsung</w:t>
      </w:r>
    </w:p>
    <w:p w14:paraId="0C190470" w14:textId="4DD41D66" w:rsidR="002E0C76" w:rsidRDefault="002E0C76" w:rsidP="002E0C76">
      <w:pPr>
        <w:rPr>
          <w:rFonts w:ascii="Times New Roman" w:hAnsi="Times New Roman"/>
          <w:szCs w:val="20"/>
          <w:lang w:val="en-US"/>
        </w:rPr>
      </w:pPr>
      <w:r w:rsidRPr="006A1621">
        <w:rPr>
          <w:rFonts w:ascii="Times New Roman" w:hAnsi="Times New Roman"/>
          <w:b/>
          <w:bCs/>
          <w:szCs w:val="20"/>
          <w:lang w:val="en-US"/>
        </w:rPr>
        <w:t>Decision:</w:t>
      </w:r>
      <w:r>
        <w:rPr>
          <w:rFonts w:ascii="Times New Roman" w:hAnsi="Times New Roman"/>
          <w:szCs w:val="20"/>
          <w:lang w:val="en-US"/>
        </w:rPr>
        <w:t xml:space="preserve"> As per decision on Ma</w:t>
      </w:r>
      <w:r w:rsidR="00B7535D">
        <w:rPr>
          <w:rFonts w:ascii="Times New Roman" w:hAnsi="Times New Roman"/>
          <w:szCs w:val="20"/>
          <w:lang w:val="en-US"/>
        </w:rPr>
        <w:t>y 28</w:t>
      </w:r>
      <w:r w:rsidRPr="006A1621">
        <w:rPr>
          <w:rFonts w:ascii="Times New Roman" w:hAnsi="Times New Roman"/>
          <w:szCs w:val="20"/>
          <w:vertAlign w:val="superscript"/>
          <w:lang w:val="en-US"/>
        </w:rPr>
        <w:t>th</w:t>
      </w:r>
      <w:r>
        <w:rPr>
          <w:rFonts w:ascii="Times New Roman" w:hAnsi="Times New Roman"/>
          <w:szCs w:val="20"/>
          <w:lang w:val="en-US"/>
        </w:rPr>
        <w:t>, (38.213, Rel-17, CR0</w:t>
      </w:r>
      <w:r w:rsidR="00B7535D">
        <w:rPr>
          <w:rFonts w:ascii="Times New Roman" w:hAnsi="Times New Roman"/>
          <w:szCs w:val="20"/>
          <w:lang w:val="en-US"/>
        </w:rPr>
        <w:t>321</w:t>
      </w:r>
      <w:r>
        <w:rPr>
          <w:rFonts w:ascii="Times New Roman" w:hAnsi="Times New Roman"/>
          <w:szCs w:val="20"/>
          <w:lang w:val="en-US"/>
        </w:rPr>
        <w:t>, Cat F) is agreed.</w:t>
      </w:r>
    </w:p>
    <w:p w14:paraId="2A0F2CB0" w14:textId="09425D03" w:rsidR="00F13B3A" w:rsidRPr="00F13B3A" w:rsidRDefault="001B5688" w:rsidP="00F13B3A">
      <w:pPr>
        <w:rPr>
          <w:b/>
          <w:bCs/>
          <w:szCs w:val="20"/>
          <w:lang w:val="en-US" w:eastAsia="ja-JP"/>
        </w:rPr>
      </w:pPr>
      <w:hyperlink r:id="rId3412" w:history="1">
        <w:r w:rsidR="000B5C49">
          <w:rPr>
            <w:rStyle w:val="Hyperlink"/>
            <w:b/>
            <w:bCs/>
            <w:szCs w:val="20"/>
            <w:highlight w:val="green"/>
            <w:lang w:val="en-US" w:eastAsia="ja-JP"/>
          </w:rPr>
          <w:t>R1-2205653</w:t>
        </w:r>
      </w:hyperlink>
      <w:r w:rsidR="00F13B3A" w:rsidRPr="00F13B3A">
        <w:rPr>
          <w:b/>
          <w:bCs/>
          <w:szCs w:val="20"/>
          <w:lang w:val="en-US" w:eastAsia="ja-JP"/>
        </w:rPr>
        <w:tab/>
        <w:t>Corrections of the semi-static channel access mode with UE initiating channel occupancy</w:t>
      </w:r>
      <w:r w:rsidR="00F13B3A" w:rsidRPr="00F13B3A">
        <w:rPr>
          <w:b/>
          <w:bCs/>
          <w:szCs w:val="20"/>
          <w:lang w:val="en-US" w:eastAsia="ja-JP"/>
        </w:rPr>
        <w:tab/>
        <w:t>Ericsson</w:t>
      </w:r>
    </w:p>
    <w:p w14:paraId="493C47C2" w14:textId="1491A226" w:rsidR="002E0C76" w:rsidRDefault="002E0C76" w:rsidP="002E0C76">
      <w:pPr>
        <w:rPr>
          <w:rFonts w:ascii="Times New Roman" w:hAnsi="Times New Roman"/>
          <w:szCs w:val="20"/>
          <w:lang w:val="en-US"/>
        </w:rPr>
      </w:pPr>
      <w:r w:rsidRPr="006A1621">
        <w:rPr>
          <w:rFonts w:ascii="Times New Roman" w:hAnsi="Times New Roman"/>
          <w:b/>
          <w:bCs/>
          <w:szCs w:val="20"/>
          <w:lang w:val="en-US"/>
        </w:rPr>
        <w:t>Decision:</w:t>
      </w:r>
      <w:r>
        <w:rPr>
          <w:rFonts w:ascii="Times New Roman" w:hAnsi="Times New Roman"/>
          <w:szCs w:val="20"/>
          <w:lang w:val="en-US"/>
        </w:rPr>
        <w:t xml:space="preserve"> As per decision on Ma</w:t>
      </w:r>
      <w:r w:rsidR="00F13B3A">
        <w:rPr>
          <w:rFonts w:ascii="Times New Roman" w:hAnsi="Times New Roman"/>
          <w:szCs w:val="20"/>
          <w:lang w:val="en-US"/>
        </w:rPr>
        <w:t>y 27</w:t>
      </w:r>
      <w:r w:rsidRPr="006A1621">
        <w:rPr>
          <w:rFonts w:ascii="Times New Roman" w:hAnsi="Times New Roman"/>
          <w:szCs w:val="20"/>
          <w:vertAlign w:val="superscript"/>
          <w:lang w:val="en-US"/>
        </w:rPr>
        <w:t>th</w:t>
      </w:r>
      <w:r>
        <w:rPr>
          <w:rFonts w:ascii="Times New Roman" w:hAnsi="Times New Roman"/>
          <w:szCs w:val="20"/>
          <w:lang w:val="en-US"/>
        </w:rPr>
        <w:t>, (37.213, Rel-17, CR00</w:t>
      </w:r>
      <w:r w:rsidR="00F13B3A">
        <w:rPr>
          <w:rFonts w:ascii="Times New Roman" w:hAnsi="Times New Roman"/>
          <w:szCs w:val="20"/>
          <w:lang w:val="en-US"/>
        </w:rPr>
        <w:t>32</w:t>
      </w:r>
      <w:r>
        <w:rPr>
          <w:rFonts w:ascii="Times New Roman" w:hAnsi="Times New Roman"/>
          <w:szCs w:val="20"/>
          <w:lang w:val="en-US"/>
        </w:rPr>
        <w:t>, Cat F) is agreed.</w:t>
      </w:r>
    </w:p>
    <w:p w14:paraId="2BF5EF8B" w14:textId="3A98850E" w:rsidR="00F13B3A" w:rsidRPr="00F13B3A" w:rsidRDefault="001B5688" w:rsidP="00F13B3A">
      <w:pPr>
        <w:rPr>
          <w:b/>
          <w:bCs/>
          <w:szCs w:val="20"/>
          <w:lang w:val="en-US" w:eastAsia="ja-JP"/>
        </w:rPr>
      </w:pPr>
      <w:hyperlink r:id="rId3413" w:history="1">
        <w:r w:rsidR="000B5C49">
          <w:rPr>
            <w:rStyle w:val="Hyperlink"/>
            <w:b/>
            <w:bCs/>
            <w:szCs w:val="20"/>
            <w:highlight w:val="green"/>
            <w:lang w:val="en-US" w:eastAsia="ja-JP"/>
          </w:rPr>
          <w:t>R1-2205657</w:t>
        </w:r>
      </w:hyperlink>
      <w:r w:rsidR="00F13B3A" w:rsidRPr="00F13B3A">
        <w:rPr>
          <w:b/>
          <w:bCs/>
          <w:szCs w:val="20"/>
          <w:lang w:val="en-US" w:eastAsia="ja-JP"/>
        </w:rPr>
        <w:tab/>
        <w:t>Corrections on enhanced Industrial Internet of Things (IoT) and ultra-reliable and low latency communication (URLLC) support for NR</w:t>
      </w:r>
      <w:r w:rsidR="00F13B3A" w:rsidRPr="00F13B3A">
        <w:rPr>
          <w:b/>
          <w:bCs/>
          <w:szCs w:val="20"/>
          <w:lang w:val="en-US" w:eastAsia="ja-JP"/>
        </w:rPr>
        <w:tab/>
        <w:t>Nokia</w:t>
      </w:r>
    </w:p>
    <w:p w14:paraId="2A544488" w14:textId="6792207B" w:rsidR="002E0C76" w:rsidRDefault="002E0C76" w:rsidP="002E0C76">
      <w:pPr>
        <w:rPr>
          <w:rFonts w:ascii="Times New Roman" w:hAnsi="Times New Roman"/>
          <w:szCs w:val="20"/>
          <w:lang w:val="en-US"/>
        </w:rPr>
      </w:pPr>
      <w:r w:rsidRPr="006A1621">
        <w:rPr>
          <w:rFonts w:ascii="Times New Roman" w:hAnsi="Times New Roman"/>
          <w:b/>
          <w:bCs/>
          <w:szCs w:val="20"/>
          <w:lang w:val="en-US"/>
        </w:rPr>
        <w:t>Decision:</w:t>
      </w:r>
      <w:r>
        <w:rPr>
          <w:rFonts w:ascii="Times New Roman" w:hAnsi="Times New Roman"/>
          <w:szCs w:val="20"/>
          <w:lang w:val="en-US"/>
        </w:rPr>
        <w:t xml:space="preserve"> As per decision on Ma</w:t>
      </w:r>
      <w:r w:rsidR="00F13B3A">
        <w:rPr>
          <w:rFonts w:ascii="Times New Roman" w:hAnsi="Times New Roman"/>
          <w:szCs w:val="20"/>
          <w:lang w:val="en-US"/>
        </w:rPr>
        <w:t>y 27</w:t>
      </w:r>
      <w:r w:rsidRPr="006A1621">
        <w:rPr>
          <w:rFonts w:ascii="Times New Roman" w:hAnsi="Times New Roman"/>
          <w:szCs w:val="20"/>
          <w:vertAlign w:val="superscript"/>
          <w:lang w:val="en-US"/>
        </w:rPr>
        <w:t>th</w:t>
      </w:r>
      <w:r>
        <w:rPr>
          <w:rFonts w:ascii="Times New Roman" w:hAnsi="Times New Roman"/>
          <w:szCs w:val="20"/>
          <w:lang w:val="en-US"/>
        </w:rPr>
        <w:t>, (38.214, Rel-17, CR02</w:t>
      </w:r>
      <w:r w:rsidR="00F13B3A">
        <w:rPr>
          <w:rFonts w:ascii="Times New Roman" w:hAnsi="Times New Roman"/>
          <w:szCs w:val="20"/>
          <w:lang w:val="en-US"/>
        </w:rPr>
        <w:t>82</w:t>
      </w:r>
      <w:r>
        <w:rPr>
          <w:rFonts w:ascii="Times New Roman" w:hAnsi="Times New Roman"/>
          <w:szCs w:val="20"/>
          <w:lang w:val="en-US"/>
        </w:rPr>
        <w:t>, Cat F) is agreed.</w:t>
      </w:r>
    </w:p>
    <w:p w14:paraId="31CD7D35" w14:textId="4A821B11" w:rsidR="00F13B3A" w:rsidRPr="00F13B3A" w:rsidRDefault="001B5688" w:rsidP="00F13B3A">
      <w:pPr>
        <w:rPr>
          <w:b/>
          <w:bCs/>
          <w:szCs w:val="20"/>
          <w:lang w:val="en-US" w:eastAsia="ja-JP"/>
        </w:rPr>
      </w:pPr>
      <w:hyperlink r:id="rId3414" w:history="1">
        <w:r w:rsidR="000B5C49">
          <w:rPr>
            <w:rStyle w:val="Hyperlink"/>
            <w:b/>
            <w:bCs/>
            <w:szCs w:val="20"/>
            <w:highlight w:val="green"/>
            <w:lang w:val="en-US" w:eastAsia="ja-JP"/>
          </w:rPr>
          <w:t>R1-2205660</w:t>
        </w:r>
      </w:hyperlink>
      <w:r w:rsidR="00F13B3A" w:rsidRPr="00F13B3A">
        <w:rPr>
          <w:b/>
          <w:bCs/>
          <w:szCs w:val="20"/>
          <w:lang w:val="en-US" w:eastAsia="ja-JP"/>
        </w:rPr>
        <w:tab/>
        <w:t>Corrections on enhanced IIoT and URLLC in 38.212</w:t>
      </w:r>
      <w:r w:rsidR="00F13B3A" w:rsidRPr="00F13B3A">
        <w:rPr>
          <w:b/>
          <w:bCs/>
          <w:szCs w:val="20"/>
          <w:lang w:val="en-US" w:eastAsia="ja-JP"/>
        </w:rPr>
        <w:tab/>
        <w:t>Huawei</w:t>
      </w:r>
    </w:p>
    <w:p w14:paraId="130E9826" w14:textId="058FA4D5" w:rsidR="002E0C76" w:rsidRDefault="002E0C76" w:rsidP="002E0C76">
      <w:pPr>
        <w:rPr>
          <w:rFonts w:ascii="Times New Roman" w:hAnsi="Times New Roman"/>
          <w:szCs w:val="20"/>
          <w:lang w:val="en-US"/>
        </w:rPr>
      </w:pPr>
      <w:r w:rsidRPr="006A1621">
        <w:rPr>
          <w:rFonts w:ascii="Times New Roman" w:hAnsi="Times New Roman"/>
          <w:b/>
          <w:bCs/>
          <w:szCs w:val="20"/>
          <w:lang w:val="en-US"/>
        </w:rPr>
        <w:t>Decision:</w:t>
      </w:r>
      <w:r>
        <w:rPr>
          <w:rFonts w:ascii="Times New Roman" w:hAnsi="Times New Roman"/>
          <w:szCs w:val="20"/>
          <w:lang w:val="en-US"/>
        </w:rPr>
        <w:t xml:space="preserve"> As per decision on Ma</w:t>
      </w:r>
      <w:r w:rsidR="00B7535D">
        <w:rPr>
          <w:rFonts w:ascii="Times New Roman" w:hAnsi="Times New Roman"/>
          <w:szCs w:val="20"/>
          <w:lang w:val="en-US"/>
        </w:rPr>
        <w:t>y 28</w:t>
      </w:r>
      <w:r w:rsidRPr="006A1621">
        <w:rPr>
          <w:rFonts w:ascii="Times New Roman" w:hAnsi="Times New Roman"/>
          <w:szCs w:val="20"/>
          <w:vertAlign w:val="superscript"/>
          <w:lang w:val="en-US"/>
        </w:rPr>
        <w:t>th</w:t>
      </w:r>
      <w:r>
        <w:rPr>
          <w:rFonts w:ascii="Times New Roman" w:hAnsi="Times New Roman"/>
          <w:szCs w:val="20"/>
          <w:lang w:val="en-US"/>
        </w:rPr>
        <w:t>, (38.212, Rel-17, CR0</w:t>
      </w:r>
      <w:r w:rsidR="00B7535D">
        <w:rPr>
          <w:rFonts w:ascii="Times New Roman" w:hAnsi="Times New Roman"/>
          <w:szCs w:val="20"/>
          <w:lang w:val="en-US"/>
        </w:rPr>
        <w:t>1</w:t>
      </w:r>
      <w:r>
        <w:rPr>
          <w:rFonts w:ascii="Times New Roman" w:hAnsi="Times New Roman"/>
          <w:szCs w:val="20"/>
          <w:lang w:val="en-US"/>
        </w:rPr>
        <w:t>09, Cat F) is agreed.</w:t>
      </w:r>
    </w:p>
    <w:p w14:paraId="369AFA89" w14:textId="77777777" w:rsidR="002E0C76" w:rsidRDefault="002E0C76" w:rsidP="002E0C76">
      <w:pPr>
        <w:rPr>
          <w:szCs w:val="20"/>
          <w:lang w:val="en-US" w:eastAsia="ja-JP"/>
        </w:rPr>
      </w:pPr>
    </w:p>
    <w:p w14:paraId="728A1C9A" w14:textId="77777777" w:rsidR="002E0C76" w:rsidRPr="00372332" w:rsidRDefault="002E0C76" w:rsidP="002E0C76">
      <w:pPr>
        <w:rPr>
          <w:szCs w:val="20"/>
          <w:u w:val="single"/>
          <w:lang w:val="en-US" w:eastAsia="ja-JP"/>
        </w:rPr>
      </w:pPr>
      <w:r w:rsidRPr="00372332">
        <w:rPr>
          <w:szCs w:val="20"/>
          <w:u w:val="single"/>
          <w:lang w:val="en-US" w:eastAsia="ja-JP"/>
        </w:rPr>
        <w:t xml:space="preserve">NR_MBS-Core </w:t>
      </w:r>
    </w:p>
    <w:p w14:paraId="1C6F967B" w14:textId="608898D8" w:rsidR="00CB0B0B" w:rsidRPr="00746E25" w:rsidRDefault="001B5688" w:rsidP="00CB0B0B">
      <w:pPr>
        <w:rPr>
          <w:b/>
          <w:bCs/>
          <w:szCs w:val="20"/>
          <w:lang w:eastAsia="ja-JP"/>
        </w:rPr>
      </w:pPr>
      <w:hyperlink r:id="rId3415" w:history="1">
        <w:r w:rsidR="000B5C49">
          <w:rPr>
            <w:rStyle w:val="Hyperlink"/>
            <w:b/>
            <w:bCs/>
            <w:szCs w:val="20"/>
            <w:highlight w:val="green"/>
            <w:lang w:eastAsia="ja-JP"/>
          </w:rPr>
          <w:t>R1-2205649</w:t>
        </w:r>
      </w:hyperlink>
      <w:r w:rsidR="00CB0B0B" w:rsidRPr="00746E25">
        <w:rPr>
          <w:b/>
          <w:bCs/>
          <w:szCs w:val="20"/>
          <w:lang w:eastAsia="ja-JP"/>
        </w:rPr>
        <w:tab/>
        <w:t>Corrections on the introduction of multicast-broadcast services in NR</w:t>
      </w:r>
      <w:r w:rsidR="00CB0B0B" w:rsidRPr="00746E25">
        <w:rPr>
          <w:b/>
          <w:bCs/>
          <w:szCs w:val="20"/>
          <w:lang w:eastAsia="ja-JP"/>
        </w:rPr>
        <w:tab/>
        <w:t>Samsung</w:t>
      </w:r>
    </w:p>
    <w:p w14:paraId="1B644201" w14:textId="48E16E57" w:rsidR="002E0C76" w:rsidRDefault="002E0C76" w:rsidP="002E0C76">
      <w:pPr>
        <w:rPr>
          <w:rFonts w:ascii="Times New Roman" w:hAnsi="Times New Roman"/>
          <w:szCs w:val="20"/>
          <w:lang w:val="en-US"/>
        </w:rPr>
      </w:pPr>
      <w:r w:rsidRPr="006A1621">
        <w:rPr>
          <w:rFonts w:ascii="Times New Roman" w:hAnsi="Times New Roman"/>
          <w:b/>
          <w:bCs/>
          <w:szCs w:val="20"/>
          <w:lang w:val="en-US"/>
        </w:rPr>
        <w:t>Decision:</w:t>
      </w:r>
      <w:r>
        <w:rPr>
          <w:rFonts w:ascii="Times New Roman" w:hAnsi="Times New Roman"/>
          <w:szCs w:val="20"/>
          <w:lang w:val="en-US"/>
        </w:rPr>
        <w:t xml:space="preserve"> As per decision on Ma</w:t>
      </w:r>
      <w:r w:rsidR="00226616">
        <w:rPr>
          <w:rFonts w:ascii="Times New Roman" w:hAnsi="Times New Roman"/>
          <w:szCs w:val="20"/>
          <w:lang w:val="en-US"/>
        </w:rPr>
        <w:t>y 27</w:t>
      </w:r>
      <w:r w:rsidRPr="006A1621">
        <w:rPr>
          <w:rFonts w:ascii="Times New Roman" w:hAnsi="Times New Roman"/>
          <w:szCs w:val="20"/>
          <w:vertAlign w:val="superscript"/>
          <w:lang w:val="en-US"/>
        </w:rPr>
        <w:t>th</w:t>
      </w:r>
      <w:r>
        <w:rPr>
          <w:rFonts w:ascii="Times New Roman" w:hAnsi="Times New Roman"/>
          <w:szCs w:val="20"/>
          <w:lang w:val="en-US"/>
        </w:rPr>
        <w:t>, (38.213, Rel-17, CR0</w:t>
      </w:r>
      <w:r w:rsidR="00FB7D79">
        <w:rPr>
          <w:rFonts w:ascii="Times New Roman" w:hAnsi="Times New Roman"/>
          <w:szCs w:val="20"/>
          <w:lang w:val="en-US"/>
        </w:rPr>
        <w:t>322</w:t>
      </w:r>
      <w:r>
        <w:rPr>
          <w:rFonts w:ascii="Times New Roman" w:hAnsi="Times New Roman"/>
          <w:szCs w:val="20"/>
          <w:lang w:val="en-US"/>
        </w:rPr>
        <w:t>, Cat F) is agreed.</w:t>
      </w:r>
    </w:p>
    <w:p w14:paraId="3669B84E" w14:textId="39A7296A" w:rsidR="00CB0B0B" w:rsidRPr="00746E25" w:rsidRDefault="001B5688" w:rsidP="00CB0B0B">
      <w:pPr>
        <w:rPr>
          <w:b/>
          <w:bCs/>
          <w:szCs w:val="20"/>
          <w:lang w:eastAsia="ja-JP"/>
        </w:rPr>
      </w:pPr>
      <w:hyperlink r:id="rId3416" w:history="1">
        <w:r w:rsidR="000B5C49">
          <w:rPr>
            <w:rStyle w:val="Hyperlink"/>
            <w:b/>
            <w:bCs/>
            <w:szCs w:val="20"/>
            <w:highlight w:val="green"/>
            <w:lang w:eastAsia="ja-JP"/>
          </w:rPr>
          <w:t>R1-2205654</w:t>
        </w:r>
      </w:hyperlink>
      <w:r w:rsidR="00CB0B0B" w:rsidRPr="00746E25">
        <w:rPr>
          <w:b/>
          <w:bCs/>
          <w:szCs w:val="20"/>
          <w:lang w:eastAsia="ja-JP"/>
        </w:rPr>
        <w:tab/>
        <w:t>Corrections to NR support of multicast and broadcast services</w:t>
      </w:r>
      <w:r w:rsidR="00CB0B0B" w:rsidRPr="00746E25">
        <w:rPr>
          <w:b/>
          <w:bCs/>
          <w:szCs w:val="20"/>
          <w:lang w:eastAsia="ja-JP"/>
        </w:rPr>
        <w:tab/>
        <w:t>Qualcomm</w:t>
      </w:r>
    </w:p>
    <w:p w14:paraId="6213DA9B" w14:textId="4288BA36" w:rsidR="002E0C76" w:rsidRDefault="002E0C76" w:rsidP="002E0C76">
      <w:pPr>
        <w:rPr>
          <w:rFonts w:ascii="Times New Roman" w:hAnsi="Times New Roman"/>
          <w:szCs w:val="20"/>
          <w:lang w:val="en-US"/>
        </w:rPr>
      </w:pPr>
      <w:r w:rsidRPr="006A1621">
        <w:rPr>
          <w:rFonts w:ascii="Times New Roman" w:hAnsi="Times New Roman"/>
          <w:b/>
          <w:bCs/>
          <w:szCs w:val="20"/>
          <w:lang w:val="en-US"/>
        </w:rPr>
        <w:t>Decision:</w:t>
      </w:r>
      <w:r>
        <w:rPr>
          <w:rFonts w:ascii="Times New Roman" w:hAnsi="Times New Roman"/>
          <w:szCs w:val="20"/>
          <w:lang w:val="en-US"/>
        </w:rPr>
        <w:t xml:space="preserve"> As per decision on Ma</w:t>
      </w:r>
      <w:r w:rsidR="00CB0B0B">
        <w:rPr>
          <w:rFonts w:ascii="Times New Roman" w:hAnsi="Times New Roman"/>
          <w:szCs w:val="20"/>
          <w:lang w:val="en-US"/>
        </w:rPr>
        <w:t>y 27</w:t>
      </w:r>
      <w:r w:rsidRPr="006A1621">
        <w:rPr>
          <w:rFonts w:ascii="Times New Roman" w:hAnsi="Times New Roman"/>
          <w:szCs w:val="20"/>
          <w:vertAlign w:val="superscript"/>
          <w:lang w:val="en-US"/>
        </w:rPr>
        <w:t>th</w:t>
      </w:r>
      <w:r>
        <w:rPr>
          <w:rFonts w:ascii="Times New Roman" w:hAnsi="Times New Roman"/>
          <w:szCs w:val="20"/>
          <w:lang w:val="en-US"/>
        </w:rPr>
        <w:t>, (38.202, Rel-17, CR002</w:t>
      </w:r>
      <w:r w:rsidR="00CB0B0B">
        <w:rPr>
          <w:rFonts w:ascii="Times New Roman" w:hAnsi="Times New Roman"/>
          <w:szCs w:val="20"/>
          <w:lang w:val="en-US"/>
        </w:rPr>
        <w:t>4</w:t>
      </w:r>
      <w:r>
        <w:rPr>
          <w:rFonts w:ascii="Times New Roman" w:hAnsi="Times New Roman"/>
          <w:szCs w:val="20"/>
          <w:lang w:val="en-US"/>
        </w:rPr>
        <w:t>, Cat F) is agreed.</w:t>
      </w:r>
    </w:p>
    <w:p w14:paraId="2478B3DA" w14:textId="08139455" w:rsidR="00CB0B0B" w:rsidRPr="00746E25" w:rsidRDefault="001B5688" w:rsidP="00CB0B0B">
      <w:pPr>
        <w:rPr>
          <w:b/>
          <w:bCs/>
          <w:szCs w:val="20"/>
          <w:lang w:eastAsia="ja-JP"/>
        </w:rPr>
      </w:pPr>
      <w:hyperlink r:id="rId3417" w:history="1">
        <w:r w:rsidR="000B5C49">
          <w:rPr>
            <w:rStyle w:val="Hyperlink"/>
            <w:b/>
            <w:bCs/>
            <w:szCs w:val="20"/>
            <w:highlight w:val="green"/>
            <w:lang w:eastAsia="ja-JP"/>
          </w:rPr>
          <w:t>R1-2205658</w:t>
        </w:r>
      </w:hyperlink>
      <w:r w:rsidR="00CB0B0B" w:rsidRPr="00746E25">
        <w:rPr>
          <w:b/>
          <w:bCs/>
          <w:szCs w:val="20"/>
          <w:lang w:eastAsia="ja-JP"/>
        </w:rPr>
        <w:tab/>
        <w:t>Corrections on NR  Multicast and Broadcast Services</w:t>
      </w:r>
      <w:r w:rsidR="00CB0B0B" w:rsidRPr="00746E25">
        <w:rPr>
          <w:b/>
          <w:bCs/>
          <w:szCs w:val="20"/>
          <w:lang w:eastAsia="ja-JP"/>
        </w:rPr>
        <w:tab/>
        <w:t>Nokia</w:t>
      </w:r>
    </w:p>
    <w:p w14:paraId="240C7631" w14:textId="6DF3E01E" w:rsidR="002E0C76" w:rsidRDefault="002E0C76" w:rsidP="002E0C76">
      <w:pPr>
        <w:rPr>
          <w:rFonts w:ascii="Times New Roman" w:hAnsi="Times New Roman"/>
          <w:szCs w:val="20"/>
          <w:lang w:val="en-US"/>
        </w:rPr>
      </w:pPr>
      <w:r w:rsidRPr="006A1621">
        <w:rPr>
          <w:rFonts w:ascii="Times New Roman" w:hAnsi="Times New Roman"/>
          <w:b/>
          <w:bCs/>
          <w:szCs w:val="20"/>
          <w:lang w:val="en-US"/>
        </w:rPr>
        <w:t>Decision:</w:t>
      </w:r>
      <w:r>
        <w:rPr>
          <w:rFonts w:ascii="Times New Roman" w:hAnsi="Times New Roman"/>
          <w:szCs w:val="20"/>
          <w:lang w:val="en-US"/>
        </w:rPr>
        <w:t xml:space="preserve"> As per decision on Ma</w:t>
      </w:r>
      <w:r w:rsidR="00226616">
        <w:rPr>
          <w:rFonts w:ascii="Times New Roman" w:hAnsi="Times New Roman"/>
          <w:szCs w:val="20"/>
          <w:lang w:val="en-US"/>
        </w:rPr>
        <w:t>y 27</w:t>
      </w:r>
      <w:r w:rsidRPr="006A1621">
        <w:rPr>
          <w:rFonts w:ascii="Times New Roman" w:hAnsi="Times New Roman"/>
          <w:szCs w:val="20"/>
          <w:vertAlign w:val="superscript"/>
          <w:lang w:val="en-US"/>
        </w:rPr>
        <w:t>th</w:t>
      </w:r>
      <w:r>
        <w:rPr>
          <w:rFonts w:ascii="Times New Roman" w:hAnsi="Times New Roman"/>
          <w:szCs w:val="20"/>
          <w:lang w:val="en-US"/>
        </w:rPr>
        <w:t>, (38.214, Rel-17, CR02</w:t>
      </w:r>
      <w:r w:rsidR="00FB7D79">
        <w:rPr>
          <w:rFonts w:ascii="Times New Roman" w:hAnsi="Times New Roman"/>
          <w:szCs w:val="20"/>
          <w:lang w:val="en-US"/>
        </w:rPr>
        <w:t>83</w:t>
      </w:r>
      <w:r>
        <w:rPr>
          <w:rFonts w:ascii="Times New Roman" w:hAnsi="Times New Roman"/>
          <w:szCs w:val="20"/>
          <w:lang w:val="en-US"/>
        </w:rPr>
        <w:t>, Cat F) is agreed.</w:t>
      </w:r>
    </w:p>
    <w:p w14:paraId="03617F13" w14:textId="17590F9C" w:rsidR="00CB0B0B" w:rsidRPr="00746E25" w:rsidRDefault="001B5688" w:rsidP="00CB0B0B">
      <w:pPr>
        <w:rPr>
          <w:b/>
          <w:bCs/>
          <w:szCs w:val="20"/>
          <w:lang w:eastAsia="ja-JP"/>
        </w:rPr>
      </w:pPr>
      <w:hyperlink r:id="rId3418" w:history="1">
        <w:r w:rsidR="000B5C49">
          <w:rPr>
            <w:rStyle w:val="Hyperlink"/>
            <w:b/>
            <w:bCs/>
            <w:szCs w:val="20"/>
            <w:highlight w:val="green"/>
            <w:lang w:eastAsia="ja-JP"/>
          </w:rPr>
          <w:t>R1-2205661</w:t>
        </w:r>
      </w:hyperlink>
      <w:r w:rsidR="00CB0B0B" w:rsidRPr="00746E25">
        <w:rPr>
          <w:b/>
          <w:bCs/>
          <w:szCs w:val="20"/>
          <w:lang w:eastAsia="ja-JP"/>
        </w:rPr>
        <w:tab/>
        <w:t>Corrections on NR Multicast and Broadcast Services in 38.212</w:t>
      </w:r>
      <w:r w:rsidR="00CB0B0B" w:rsidRPr="00746E25">
        <w:rPr>
          <w:b/>
          <w:bCs/>
          <w:szCs w:val="20"/>
          <w:lang w:eastAsia="ja-JP"/>
        </w:rPr>
        <w:tab/>
        <w:t>Huawei</w:t>
      </w:r>
    </w:p>
    <w:p w14:paraId="77C2651F" w14:textId="02B02B3B" w:rsidR="002E0C76" w:rsidRDefault="002E0C76" w:rsidP="002E0C76">
      <w:pPr>
        <w:rPr>
          <w:rFonts w:ascii="Times New Roman" w:hAnsi="Times New Roman"/>
          <w:szCs w:val="20"/>
          <w:lang w:val="en-US"/>
        </w:rPr>
      </w:pPr>
      <w:r w:rsidRPr="006A1621">
        <w:rPr>
          <w:rFonts w:ascii="Times New Roman" w:hAnsi="Times New Roman"/>
          <w:b/>
          <w:bCs/>
          <w:szCs w:val="20"/>
          <w:lang w:val="en-US"/>
        </w:rPr>
        <w:t>Decision:</w:t>
      </w:r>
      <w:r>
        <w:rPr>
          <w:rFonts w:ascii="Times New Roman" w:hAnsi="Times New Roman"/>
          <w:szCs w:val="20"/>
          <w:lang w:val="en-US"/>
        </w:rPr>
        <w:t xml:space="preserve"> As per decision on Ma</w:t>
      </w:r>
      <w:r w:rsidR="00CB0B0B">
        <w:rPr>
          <w:rFonts w:ascii="Times New Roman" w:hAnsi="Times New Roman"/>
          <w:szCs w:val="20"/>
          <w:lang w:val="en-US"/>
        </w:rPr>
        <w:t>y 27</w:t>
      </w:r>
      <w:r w:rsidR="00CB0B0B" w:rsidRPr="00CB0B0B">
        <w:rPr>
          <w:rFonts w:ascii="Times New Roman" w:hAnsi="Times New Roman"/>
          <w:szCs w:val="20"/>
          <w:vertAlign w:val="superscript"/>
          <w:lang w:val="en-US"/>
        </w:rPr>
        <w:t>th</w:t>
      </w:r>
      <w:r>
        <w:rPr>
          <w:rFonts w:ascii="Times New Roman" w:hAnsi="Times New Roman"/>
          <w:szCs w:val="20"/>
          <w:lang w:val="en-US"/>
        </w:rPr>
        <w:t>, (38.212, Rel-17, CR01</w:t>
      </w:r>
      <w:r w:rsidR="00CB0B0B">
        <w:rPr>
          <w:rFonts w:ascii="Times New Roman" w:hAnsi="Times New Roman"/>
          <w:szCs w:val="20"/>
          <w:lang w:val="en-US"/>
        </w:rPr>
        <w:t>1</w:t>
      </w:r>
      <w:r>
        <w:rPr>
          <w:rFonts w:ascii="Times New Roman" w:hAnsi="Times New Roman"/>
          <w:szCs w:val="20"/>
          <w:lang w:val="en-US"/>
        </w:rPr>
        <w:t>0, Cat F) is agreed.</w:t>
      </w:r>
    </w:p>
    <w:p w14:paraId="0BC379C3" w14:textId="77777777" w:rsidR="00746E25" w:rsidRPr="00CB0B0B" w:rsidRDefault="00746E25" w:rsidP="00746E25">
      <w:pPr>
        <w:rPr>
          <w:szCs w:val="20"/>
          <w:lang w:val="en-US" w:eastAsia="ja-JP"/>
        </w:rPr>
      </w:pPr>
    </w:p>
    <w:p w14:paraId="77BBF397" w14:textId="77777777" w:rsidR="002E0C76" w:rsidRPr="00A75A05" w:rsidRDefault="002E0C76" w:rsidP="002E0C76">
      <w:pPr>
        <w:rPr>
          <w:szCs w:val="20"/>
          <w:u w:val="single"/>
          <w:lang w:eastAsia="ja-JP"/>
        </w:rPr>
      </w:pPr>
      <w:r w:rsidRPr="00A75A05">
        <w:rPr>
          <w:szCs w:val="20"/>
          <w:u w:val="single"/>
          <w:lang w:eastAsia="ja-JP"/>
        </w:rPr>
        <w:t xml:space="preserve">NR_NTN_solutions-Core </w:t>
      </w:r>
    </w:p>
    <w:p w14:paraId="4202C2F5" w14:textId="41B6EE01" w:rsidR="00887FE0" w:rsidRPr="00887FE0" w:rsidRDefault="001B5688" w:rsidP="00887FE0">
      <w:pPr>
        <w:rPr>
          <w:b/>
          <w:bCs/>
          <w:szCs w:val="20"/>
          <w:lang w:eastAsia="ja-JP"/>
        </w:rPr>
      </w:pPr>
      <w:hyperlink r:id="rId3419" w:history="1">
        <w:r w:rsidR="000B5C49">
          <w:rPr>
            <w:rStyle w:val="Hyperlink"/>
            <w:b/>
            <w:bCs/>
            <w:szCs w:val="20"/>
            <w:highlight w:val="green"/>
            <w:lang w:eastAsia="ja-JP"/>
          </w:rPr>
          <w:t>R1-2205669</w:t>
        </w:r>
      </w:hyperlink>
      <w:r w:rsidR="00887FE0" w:rsidRPr="00887FE0">
        <w:rPr>
          <w:b/>
          <w:bCs/>
          <w:szCs w:val="20"/>
          <w:lang w:eastAsia="ja-JP"/>
        </w:rPr>
        <w:tab/>
        <w:t>Corrections to NR NTN support</w:t>
      </w:r>
      <w:r w:rsidR="00887FE0" w:rsidRPr="00887FE0">
        <w:rPr>
          <w:b/>
          <w:bCs/>
          <w:szCs w:val="20"/>
          <w:lang w:eastAsia="ja-JP"/>
        </w:rPr>
        <w:tab/>
        <w:t>Ericsson</w:t>
      </w:r>
    </w:p>
    <w:p w14:paraId="5204E306" w14:textId="2BCB7DF7" w:rsidR="002E0C76" w:rsidRDefault="002E0C76" w:rsidP="002E0C76">
      <w:pPr>
        <w:rPr>
          <w:rFonts w:ascii="Times New Roman" w:hAnsi="Times New Roman"/>
          <w:szCs w:val="20"/>
          <w:lang w:val="en-US"/>
        </w:rPr>
      </w:pPr>
      <w:r w:rsidRPr="006A1621">
        <w:rPr>
          <w:rFonts w:ascii="Times New Roman" w:hAnsi="Times New Roman"/>
          <w:b/>
          <w:bCs/>
          <w:szCs w:val="20"/>
          <w:lang w:val="en-US"/>
        </w:rPr>
        <w:t>Decision:</w:t>
      </w:r>
      <w:r>
        <w:rPr>
          <w:rFonts w:ascii="Times New Roman" w:hAnsi="Times New Roman"/>
          <w:szCs w:val="20"/>
          <w:lang w:val="en-US"/>
        </w:rPr>
        <w:t xml:space="preserve"> As per decision on Ma</w:t>
      </w:r>
      <w:r w:rsidR="00887FE0">
        <w:rPr>
          <w:rFonts w:ascii="Times New Roman" w:hAnsi="Times New Roman"/>
          <w:szCs w:val="20"/>
          <w:lang w:val="en-US"/>
        </w:rPr>
        <w:t>y 27</w:t>
      </w:r>
      <w:r w:rsidRPr="006A1621">
        <w:rPr>
          <w:rFonts w:ascii="Times New Roman" w:hAnsi="Times New Roman"/>
          <w:szCs w:val="20"/>
          <w:vertAlign w:val="superscript"/>
          <w:lang w:val="en-US"/>
        </w:rPr>
        <w:t>th</w:t>
      </w:r>
      <w:r>
        <w:rPr>
          <w:rFonts w:ascii="Times New Roman" w:hAnsi="Times New Roman"/>
          <w:szCs w:val="20"/>
          <w:lang w:val="en-US"/>
        </w:rPr>
        <w:t>, (38.211, Rel-17, CR009</w:t>
      </w:r>
      <w:r w:rsidR="00887FE0">
        <w:rPr>
          <w:rFonts w:ascii="Times New Roman" w:hAnsi="Times New Roman"/>
          <w:szCs w:val="20"/>
          <w:lang w:val="en-US"/>
        </w:rPr>
        <w:t>7</w:t>
      </w:r>
      <w:r>
        <w:rPr>
          <w:rFonts w:ascii="Times New Roman" w:hAnsi="Times New Roman"/>
          <w:szCs w:val="20"/>
          <w:lang w:val="en-US"/>
        </w:rPr>
        <w:t>, Cat F) is agreed.</w:t>
      </w:r>
    </w:p>
    <w:p w14:paraId="6FC556BD" w14:textId="61851CEB" w:rsidR="00887FE0" w:rsidRPr="00887FE0" w:rsidRDefault="001B5688" w:rsidP="00887FE0">
      <w:pPr>
        <w:rPr>
          <w:b/>
          <w:bCs/>
          <w:szCs w:val="20"/>
          <w:lang w:eastAsia="ja-JP"/>
        </w:rPr>
      </w:pPr>
      <w:hyperlink r:id="rId3420" w:history="1">
        <w:r w:rsidR="000B5C49">
          <w:rPr>
            <w:rStyle w:val="Hyperlink"/>
            <w:b/>
            <w:bCs/>
            <w:szCs w:val="20"/>
            <w:highlight w:val="green"/>
            <w:lang w:eastAsia="ja-JP"/>
          </w:rPr>
          <w:t>R1-2205673</w:t>
        </w:r>
      </w:hyperlink>
      <w:r w:rsidR="00887FE0" w:rsidRPr="00887FE0">
        <w:rPr>
          <w:b/>
          <w:bCs/>
          <w:szCs w:val="20"/>
          <w:lang w:eastAsia="ja-JP"/>
        </w:rPr>
        <w:tab/>
        <w:t>Corrections on non-terrestrial network operation in NR</w:t>
      </w:r>
      <w:r w:rsidR="00887FE0" w:rsidRPr="00887FE0">
        <w:rPr>
          <w:b/>
          <w:bCs/>
          <w:szCs w:val="20"/>
          <w:lang w:eastAsia="ja-JP"/>
        </w:rPr>
        <w:tab/>
        <w:t>Samsung</w:t>
      </w:r>
    </w:p>
    <w:p w14:paraId="59E521D6" w14:textId="7FDD4C06" w:rsidR="002E0C76" w:rsidRDefault="002E0C76" w:rsidP="002E0C76">
      <w:pPr>
        <w:rPr>
          <w:rFonts w:ascii="Times New Roman" w:hAnsi="Times New Roman"/>
          <w:szCs w:val="20"/>
          <w:lang w:val="en-US"/>
        </w:rPr>
      </w:pPr>
      <w:r w:rsidRPr="006A1621">
        <w:rPr>
          <w:rFonts w:ascii="Times New Roman" w:hAnsi="Times New Roman"/>
          <w:b/>
          <w:bCs/>
          <w:szCs w:val="20"/>
          <w:lang w:val="en-US"/>
        </w:rPr>
        <w:t>Decision:</w:t>
      </w:r>
      <w:r>
        <w:rPr>
          <w:rFonts w:ascii="Times New Roman" w:hAnsi="Times New Roman"/>
          <w:szCs w:val="20"/>
          <w:lang w:val="en-US"/>
        </w:rPr>
        <w:t xml:space="preserve"> As per decision on Ma</w:t>
      </w:r>
      <w:r w:rsidR="00887FE0">
        <w:rPr>
          <w:rFonts w:ascii="Times New Roman" w:hAnsi="Times New Roman"/>
          <w:szCs w:val="20"/>
          <w:lang w:val="en-US"/>
        </w:rPr>
        <w:t>y 27</w:t>
      </w:r>
      <w:r w:rsidRPr="006A1621">
        <w:rPr>
          <w:rFonts w:ascii="Times New Roman" w:hAnsi="Times New Roman"/>
          <w:szCs w:val="20"/>
          <w:vertAlign w:val="superscript"/>
          <w:lang w:val="en-US"/>
        </w:rPr>
        <w:t>th</w:t>
      </w:r>
      <w:r>
        <w:rPr>
          <w:rFonts w:ascii="Times New Roman" w:hAnsi="Times New Roman"/>
          <w:szCs w:val="20"/>
          <w:lang w:val="en-US"/>
        </w:rPr>
        <w:t>, (38.213, Rel-17, CR03</w:t>
      </w:r>
      <w:r w:rsidR="00887FE0">
        <w:rPr>
          <w:rFonts w:ascii="Times New Roman" w:hAnsi="Times New Roman"/>
          <w:szCs w:val="20"/>
          <w:lang w:val="en-US"/>
        </w:rPr>
        <w:t>28</w:t>
      </w:r>
      <w:r>
        <w:rPr>
          <w:rFonts w:ascii="Times New Roman" w:hAnsi="Times New Roman"/>
          <w:szCs w:val="20"/>
          <w:lang w:val="en-US"/>
        </w:rPr>
        <w:t>, Cat F) is agreed.</w:t>
      </w:r>
    </w:p>
    <w:p w14:paraId="5B0E30CE" w14:textId="77777777" w:rsidR="00887FE0" w:rsidRPr="004B6E9E" w:rsidRDefault="00887FE0" w:rsidP="00887FE0">
      <w:pPr>
        <w:rPr>
          <w:szCs w:val="20"/>
          <w:lang w:eastAsia="ja-JP"/>
        </w:rPr>
      </w:pPr>
    </w:p>
    <w:p w14:paraId="7335CEFA" w14:textId="77777777" w:rsidR="002E0C76" w:rsidRPr="0072679D" w:rsidRDefault="002E0C76" w:rsidP="002E0C76">
      <w:pPr>
        <w:rPr>
          <w:szCs w:val="20"/>
          <w:u w:val="single"/>
          <w:lang w:eastAsia="ja-JP"/>
        </w:rPr>
      </w:pPr>
      <w:r w:rsidRPr="0072679D">
        <w:rPr>
          <w:szCs w:val="20"/>
          <w:u w:val="single"/>
          <w:lang w:eastAsia="ja-JP"/>
        </w:rPr>
        <w:t xml:space="preserve">NR_pos_enh-Core </w:t>
      </w:r>
    </w:p>
    <w:p w14:paraId="581780C1" w14:textId="52B9DB3A" w:rsidR="006E4F72" w:rsidRPr="006E4F72" w:rsidRDefault="001B5688" w:rsidP="002E0C76">
      <w:pPr>
        <w:rPr>
          <w:b/>
          <w:bCs/>
        </w:rPr>
      </w:pPr>
      <w:hyperlink r:id="rId3421" w:history="1">
        <w:r w:rsidR="000B5C49">
          <w:rPr>
            <w:rStyle w:val="Hyperlink"/>
            <w:b/>
            <w:bCs/>
            <w:highlight w:val="green"/>
          </w:rPr>
          <w:t>R1-2205679</w:t>
        </w:r>
      </w:hyperlink>
      <w:r w:rsidR="006E4F72" w:rsidRPr="006E4F72">
        <w:rPr>
          <w:b/>
          <w:bCs/>
        </w:rPr>
        <w:tab/>
        <w:t>Correction on NR Positioning Enhancements</w:t>
      </w:r>
      <w:r w:rsidR="006E4F72" w:rsidRPr="006E4F72">
        <w:rPr>
          <w:b/>
          <w:bCs/>
        </w:rPr>
        <w:tab/>
        <w:t>Nokia</w:t>
      </w:r>
    </w:p>
    <w:p w14:paraId="005BA961" w14:textId="688CECC5" w:rsidR="002E0C76" w:rsidRPr="0072679D" w:rsidRDefault="002E0C76" w:rsidP="002E0C76">
      <w:pPr>
        <w:rPr>
          <w:rFonts w:ascii="Times New Roman" w:hAnsi="Times New Roman"/>
          <w:szCs w:val="20"/>
          <w:lang w:val="en-US"/>
        </w:rPr>
      </w:pPr>
      <w:r w:rsidRPr="0072679D">
        <w:rPr>
          <w:rFonts w:ascii="Times New Roman" w:hAnsi="Times New Roman"/>
          <w:b/>
          <w:bCs/>
          <w:szCs w:val="20"/>
          <w:lang w:val="en-US"/>
        </w:rPr>
        <w:lastRenderedPageBreak/>
        <w:t>Decision:</w:t>
      </w:r>
      <w:r w:rsidRPr="0072679D">
        <w:rPr>
          <w:rFonts w:ascii="Times New Roman" w:hAnsi="Times New Roman"/>
          <w:szCs w:val="20"/>
          <w:lang w:val="en-US"/>
        </w:rPr>
        <w:t xml:space="preserve"> As per decision on Ma</w:t>
      </w:r>
      <w:r w:rsidR="006E4F72">
        <w:rPr>
          <w:rFonts w:ascii="Times New Roman" w:hAnsi="Times New Roman"/>
          <w:szCs w:val="20"/>
          <w:lang w:val="en-US"/>
        </w:rPr>
        <w:t>y 27</w:t>
      </w:r>
      <w:r w:rsidRPr="0072679D">
        <w:rPr>
          <w:rFonts w:ascii="Times New Roman" w:hAnsi="Times New Roman"/>
          <w:szCs w:val="20"/>
          <w:vertAlign w:val="superscript"/>
          <w:lang w:val="en-US"/>
        </w:rPr>
        <w:t>th</w:t>
      </w:r>
      <w:r w:rsidRPr="0072679D">
        <w:rPr>
          <w:rFonts w:ascii="Times New Roman" w:hAnsi="Times New Roman"/>
          <w:szCs w:val="20"/>
          <w:lang w:val="en-US"/>
        </w:rPr>
        <w:t>, (38.214, Rel-17, CR02</w:t>
      </w:r>
      <w:r w:rsidR="006E4F72">
        <w:rPr>
          <w:rFonts w:ascii="Times New Roman" w:hAnsi="Times New Roman"/>
          <w:szCs w:val="20"/>
          <w:lang w:val="en-US"/>
        </w:rPr>
        <w:t>88</w:t>
      </w:r>
      <w:r w:rsidRPr="0072679D">
        <w:rPr>
          <w:rFonts w:ascii="Times New Roman" w:hAnsi="Times New Roman"/>
          <w:szCs w:val="20"/>
          <w:lang w:val="en-US"/>
        </w:rPr>
        <w:t>, Cat F) is agreed.</w:t>
      </w:r>
    </w:p>
    <w:p w14:paraId="37927146" w14:textId="77777777" w:rsidR="002E0C76" w:rsidRPr="0072679D" w:rsidRDefault="002E0C76" w:rsidP="002E0C76">
      <w:pPr>
        <w:rPr>
          <w:szCs w:val="20"/>
          <w:lang w:eastAsia="ja-JP"/>
        </w:rPr>
      </w:pPr>
    </w:p>
    <w:p w14:paraId="081052BD" w14:textId="77777777" w:rsidR="002E0C76" w:rsidRPr="0072679D" w:rsidRDefault="002E0C76" w:rsidP="002E0C76">
      <w:pPr>
        <w:rPr>
          <w:szCs w:val="20"/>
          <w:u w:val="single"/>
          <w:lang w:eastAsia="ja-JP"/>
        </w:rPr>
      </w:pPr>
      <w:r w:rsidRPr="0072679D">
        <w:rPr>
          <w:szCs w:val="20"/>
          <w:u w:val="single"/>
          <w:lang w:eastAsia="ja-JP"/>
        </w:rPr>
        <w:t xml:space="preserve">NR_redcap-Core </w:t>
      </w:r>
    </w:p>
    <w:p w14:paraId="758C0489" w14:textId="6803557D" w:rsidR="004760F6" w:rsidRPr="004760F6" w:rsidRDefault="001B5688" w:rsidP="002E0C76">
      <w:pPr>
        <w:rPr>
          <w:b/>
          <w:bCs/>
        </w:rPr>
      </w:pPr>
      <w:hyperlink r:id="rId3422" w:history="1">
        <w:r w:rsidR="000B5C49">
          <w:rPr>
            <w:rStyle w:val="Hyperlink"/>
            <w:b/>
            <w:bCs/>
            <w:highlight w:val="green"/>
          </w:rPr>
          <w:t>R1-2205674</w:t>
        </w:r>
      </w:hyperlink>
      <w:r w:rsidR="004760F6" w:rsidRPr="004760F6">
        <w:rPr>
          <w:b/>
          <w:bCs/>
        </w:rPr>
        <w:tab/>
        <w:t>Corrections on the introduction of UEs with reduced capabilities in NR</w:t>
      </w:r>
      <w:r w:rsidR="004760F6" w:rsidRPr="004760F6">
        <w:rPr>
          <w:b/>
          <w:bCs/>
        </w:rPr>
        <w:tab/>
        <w:t>Samsung</w:t>
      </w:r>
    </w:p>
    <w:p w14:paraId="20D86DA3" w14:textId="377A029B" w:rsidR="002E0C76" w:rsidRPr="0072679D" w:rsidRDefault="002E0C76" w:rsidP="002E0C76">
      <w:pPr>
        <w:rPr>
          <w:rFonts w:ascii="Times New Roman" w:hAnsi="Times New Roman"/>
          <w:szCs w:val="20"/>
          <w:lang w:val="en-US"/>
        </w:rPr>
      </w:pPr>
      <w:r w:rsidRPr="0072679D">
        <w:rPr>
          <w:rFonts w:ascii="Times New Roman" w:hAnsi="Times New Roman"/>
          <w:b/>
          <w:bCs/>
          <w:szCs w:val="20"/>
          <w:lang w:val="en-US"/>
        </w:rPr>
        <w:t>Decision:</w:t>
      </w:r>
      <w:r w:rsidRPr="0072679D">
        <w:rPr>
          <w:rFonts w:ascii="Times New Roman" w:hAnsi="Times New Roman"/>
          <w:szCs w:val="20"/>
          <w:lang w:val="en-US"/>
        </w:rPr>
        <w:t xml:space="preserve"> As per decision on Ma</w:t>
      </w:r>
      <w:r w:rsidR="004760F6">
        <w:rPr>
          <w:rFonts w:ascii="Times New Roman" w:hAnsi="Times New Roman"/>
          <w:szCs w:val="20"/>
          <w:lang w:val="en-US"/>
        </w:rPr>
        <w:t>y 2</w:t>
      </w:r>
      <w:r w:rsidR="00593E9E">
        <w:rPr>
          <w:rFonts w:ascii="Times New Roman" w:hAnsi="Times New Roman"/>
          <w:szCs w:val="20"/>
          <w:lang w:val="en-US"/>
        </w:rPr>
        <w:t>8</w:t>
      </w:r>
      <w:r w:rsidRPr="0072679D">
        <w:rPr>
          <w:rFonts w:ascii="Times New Roman" w:hAnsi="Times New Roman"/>
          <w:szCs w:val="20"/>
          <w:vertAlign w:val="superscript"/>
          <w:lang w:val="en-US"/>
        </w:rPr>
        <w:t>th</w:t>
      </w:r>
      <w:r w:rsidRPr="0072679D">
        <w:rPr>
          <w:rFonts w:ascii="Times New Roman" w:hAnsi="Times New Roman"/>
          <w:szCs w:val="20"/>
          <w:lang w:val="en-US"/>
        </w:rPr>
        <w:t>, (38.213, Rel-17, CR03</w:t>
      </w:r>
      <w:r w:rsidR="004760F6">
        <w:rPr>
          <w:rFonts w:ascii="Times New Roman" w:hAnsi="Times New Roman"/>
          <w:szCs w:val="20"/>
          <w:lang w:val="en-US"/>
        </w:rPr>
        <w:t>29</w:t>
      </w:r>
      <w:r w:rsidRPr="0072679D">
        <w:rPr>
          <w:rFonts w:ascii="Times New Roman" w:hAnsi="Times New Roman"/>
          <w:szCs w:val="20"/>
          <w:lang w:val="en-US"/>
        </w:rPr>
        <w:t>, Cat F) is agreed.</w:t>
      </w:r>
    </w:p>
    <w:p w14:paraId="5D128F0B" w14:textId="77777777" w:rsidR="002E0C76" w:rsidRDefault="002E0C76" w:rsidP="002E0C76">
      <w:pPr>
        <w:rPr>
          <w:szCs w:val="20"/>
          <w:lang w:eastAsia="ja-JP"/>
        </w:rPr>
      </w:pPr>
    </w:p>
    <w:p w14:paraId="2C06796E" w14:textId="77777777" w:rsidR="002E0C76" w:rsidRPr="00316D75" w:rsidRDefault="002E0C76" w:rsidP="002E0C76">
      <w:pPr>
        <w:rPr>
          <w:szCs w:val="20"/>
          <w:u w:val="single"/>
          <w:lang w:eastAsia="ja-JP"/>
        </w:rPr>
      </w:pPr>
      <w:r w:rsidRPr="00316D75">
        <w:rPr>
          <w:szCs w:val="20"/>
          <w:u w:val="single"/>
          <w:lang w:eastAsia="ja-JP"/>
        </w:rPr>
        <w:t xml:space="preserve">NR_RF_FR1_enh-Core </w:t>
      </w:r>
    </w:p>
    <w:p w14:paraId="44448BE8" w14:textId="25430A6B" w:rsidR="003B7DD2" w:rsidRPr="003B7DD2" w:rsidRDefault="001B5688" w:rsidP="002E0C76">
      <w:pPr>
        <w:rPr>
          <w:b/>
          <w:bCs/>
        </w:rPr>
      </w:pPr>
      <w:hyperlink r:id="rId3423" w:history="1">
        <w:r w:rsidR="000B5C49">
          <w:rPr>
            <w:rStyle w:val="Hyperlink"/>
            <w:b/>
            <w:bCs/>
            <w:highlight w:val="green"/>
          </w:rPr>
          <w:t>R1-2205680</w:t>
        </w:r>
      </w:hyperlink>
      <w:r w:rsidR="003B7DD2" w:rsidRPr="003B7DD2">
        <w:rPr>
          <w:b/>
          <w:bCs/>
        </w:rPr>
        <w:tab/>
        <w:t>Corrections on UL Tx Switching enhancements</w:t>
      </w:r>
      <w:r w:rsidR="003B7DD2" w:rsidRPr="003B7DD2">
        <w:rPr>
          <w:b/>
          <w:bCs/>
        </w:rPr>
        <w:tab/>
        <w:t>Nokia</w:t>
      </w:r>
    </w:p>
    <w:p w14:paraId="6D8B1B46" w14:textId="12A70AC0" w:rsidR="002E0C76" w:rsidRDefault="002E0C76" w:rsidP="002E0C76">
      <w:pPr>
        <w:rPr>
          <w:rFonts w:ascii="Times New Roman" w:hAnsi="Times New Roman"/>
          <w:szCs w:val="20"/>
          <w:lang w:val="en-US"/>
        </w:rPr>
      </w:pPr>
      <w:r w:rsidRPr="006A1621">
        <w:rPr>
          <w:rFonts w:ascii="Times New Roman" w:hAnsi="Times New Roman"/>
          <w:b/>
          <w:bCs/>
          <w:szCs w:val="20"/>
          <w:lang w:val="en-US"/>
        </w:rPr>
        <w:t>Decision:</w:t>
      </w:r>
      <w:r>
        <w:rPr>
          <w:rFonts w:ascii="Times New Roman" w:hAnsi="Times New Roman"/>
          <w:szCs w:val="20"/>
          <w:lang w:val="en-US"/>
        </w:rPr>
        <w:t xml:space="preserve"> As per decision on Ma</w:t>
      </w:r>
      <w:r w:rsidR="003B7DD2">
        <w:rPr>
          <w:rFonts w:ascii="Times New Roman" w:hAnsi="Times New Roman"/>
          <w:szCs w:val="20"/>
          <w:lang w:val="en-US"/>
        </w:rPr>
        <w:t>y 27</w:t>
      </w:r>
      <w:r w:rsidRPr="006A1621">
        <w:rPr>
          <w:rFonts w:ascii="Times New Roman" w:hAnsi="Times New Roman"/>
          <w:szCs w:val="20"/>
          <w:vertAlign w:val="superscript"/>
          <w:lang w:val="en-US"/>
        </w:rPr>
        <w:t>th</w:t>
      </w:r>
      <w:r>
        <w:rPr>
          <w:rFonts w:ascii="Times New Roman" w:hAnsi="Times New Roman"/>
          <w:szCs w:val="20"/>
          <w:lang w:val="en-US"/>
        </w:rPr>
        <w:t>, (38.214, Rel-17, CR02</w:t>
      </w:r>
      <w:r w:rsidR="003B7DD2">
        <w:rPr>
          <w:rFonts w:ascii="Times New Roman" w:hAnsi="Times New Roman"/>
          <w:szCs w:val="20"/>
          <w:lang w:val="en-US"/>
        </w:rPr>
        <w:t>89</w:t>
      </w:r>
      <w:r>
        <w:rPr>
          <w:rFonts w:ascii="Times New Roman" w:hAnsi="Times New Roman"/>
          <w:szCs w:val="20"/>
          <w:lang w:val="en-US"/>
        </w:rPr>
        <w:t>, Cat F) is agreed.</w:t>
      </w:r>
    </w:p>
    <w:p w14:paraId="0CA23BA0" w14:textId="77777777" w:rsidR="002E0C76" w:rsidRDefault="002E0C76" w:rsidP="002E0C76">
      <w:pPr>
        <w:rPr>
          <w:szCs w:val="20"/>
          <w:lang w:eastAsia="ja-JP"/>
        </w:rPr>
      </w:pPr>
    </w:p>
    <w:p w14:paraId="46D631E1" w14:textId="77777777" w:rsidR="002E0C76" w:rsidRPr="004276CE" w:rsidRDefault="002E0C76" w:rsidP="002E0C76">
      <w:pPr>
        <w:rPr>
          <w:szCs w:val="20"/>
          <w:u w:val="single"/>
          <w:lang w:eastAsia="ja-JP"/>
        </w:rPr>
      </w:pPr>
      <w:r w:rsidRPr="004276CE">
        <w:rPr>
          <w:szCs w:val="20"/>
          <w:u w:val="single"/>
          <w:lang w:eastAsia="ja-JP"/>
        </w:rPr>
        <w:t xml:space="preserve">NR_SL_enh-Core </w:t>
      </w:r>
    </w:p>
    <w:p w14:paraId="41E61231" w14:textId="54F67E00" w:rsidR="000F239F" w:rsidRPr="000F239F" w:rsidRDefault="001B5688" w:rsidP="000F239F">
      <w:pPr>
        <w:rPr>
          <w:b/>
          <w:bCs/>
        </w:rPr>
      </w:pPr>
      <w:hyperlink r:id="rId3424" w:history="1">
        <w:r w:rsidR="000B5C49">
          <w:rPr>
            <w:rStyle w:val="Hyperlink"/>
            <w:b/>
            <w:bCs/>
            <w:highlight w:val="green"/>
          </w:rPr>
          <w:t>R1-2205650</w:t>
        </w:r>
      </w:hyperlink>
      <w:r w:rsidR="000F239F" w:rsidRPr="000F239F">
        <w:rPr>
          <w:b/>
          <w:bCs/>
        </w:rPr>
        <w:tab/>
        <w:t>Corrections on sidelink enhancements in NR</w:t>
      </w:r>
      <w:r w:rsidR="000F239F" w:rsidRPr="000F239F">
        <w:rPr>
          <w:b/>
          <w:bCs/>
        </w:rPr>
        <w:tab/>
        <w:t>Samsung</w:t>
      </w:r>
    </w:p>
    <w:p w14:paraId="36122CBD" w14:textId="48504B8E" w:rsidR="002E0C76" w:rsidRDefault="002E0C76" w:rsidP="000F239F">
      <w:pPr>
        <w:rPr>
          <w:rFonts w:ascii="Times New Roman" w:hAnsi="Times New Roman"/>
          <w:szCs w:val="20"/>
          <w:lang w:val="en-US"/>
        </w:rPr>
      </w:pPr>
      <w:r w:rsidRPr="006A1621">
        <w:rPr>
          <w:rFonts w:ascii="Times New Roman" w:hAnsi="Times New Roman"/>
          <w:b/>
          <w:bCs/>
          <w:szCs w:val="20"/>
          <w:lang w:val="en-US"/>
        </w:rPr>
        <w:t>Decision:</w:t>
      </w:r>
      <w:r>
        <w:rPr>
          <w:rFonts w:ascii="Times New Roman" w:hAnsi="Times New Roman"/>
          <w:szCs w:val="20"/>
          <w:lang w:val="en-US"/>
        </w:rPr>
        <w:t xml:space="preserve"> As per decision on Ma</w:t>
      </w:r>
      <w:r w:rsidR="00167B51">
        <w:rPr>
          <w:rFonts w:ascii="Times New Roman" w:hAnsi="Times New Roman"/>
          <w:szCs w:val="20"/>
          <w:lang w:val="en-US"/>
        </w:rPr>
        <w:t>y 27</w:t>
      </w:r>
      <w:r w:rsidRPr="006A1621">
        <w:rPr>
          <w:rFonts w:ascii="Times New Roman" w:hAnsi="Times New Roman"/>
          <w:szCs w:val="20"/>
          <w:vertAlign w:val="superscript"/>
          <w:lang w:val="en-US"/>
        </w:rPr>
        <w:t>th</w:t>
      </w:r>
      <w:r>
        <w:rPr>
          <w:rFonts w:ascii="Times New Roman" w:hAnsi="Times New Roman"/>
          <w:szCs w:val="20"/>
          <w:lang w:val="en-US"/>
        </w:rPr>
        <w:t>, (38.213, Rel-17, CR0</w:t>
      </w:r>
      <w:r w:rsidR="00167B51">
        <w:rPr>
          <w:rFonts w:ascii="Times New Roman" w:hAnsi="Times New Roman"/>
          <w:szCs w:val="20"/>
          <w:lang w:val="en-US"/>
        </w:rPr>
        <w:t>323</w:t>
      </w:r>
      <w:r>
        <w:rPr>
          <w:rFonts w:ascii="Times New Roman" w:hAnsi="Times New Roman"/>
          <w:szCs w:val="20"/>
          <w:lang w:val="en-US"/>
        </w:rPr>
        <w:t>, Cat F) is agreed.</w:t>
      </w:r>
    </w:p>
    <w:p w14:paraId="1AC4B86A" w14:textId="36105316" w:rsidR="000F239F" w:rsidRPr="000F239F" w:rsidRDefault="001B5688" w:rsidP="000F239F">
      <w:pPr>
        <w:rPr>
          <w:b/>
          <w:bCs/>
        </w:rPr>
      </w:pPr>
      <w:hyperlink r:id="rId3425" w:history="1">
        <w:r w:rsidR="000B5C49">
          <w:rPr>
            <w:rStyle w:val="Hyperlink"/>
            <w:b/>
            <w:bCs/>
            <w:highlight w:val="green"/>
          </w:rPr>
          <w:t>R1-2205659</w:t>
        </w:r>
      </w:hyperlink>
      <w:r w:rsidR="000F239F" w:rsidRPr="000F239F">
        <w:rPr>
          <w:b/>
          <w:bCs/>
        </w:rPr>
        <w:tab/>
        <w:t>Corrections on NR Sidelink enhancements</w:t>
      </w:r>
      <w:r w:rsidR="000F239F" w:rsidRPr="000F239F">
        <w:rPr>
          <w:b/>
          <w:bCs/>
        </w:rPr>
        <w:tab/>
        <w:t>Nokia</w:t>
      </w:r>
    </w:p>
    <w:p w14:paraId="45528B38" w14:textId="049AED3D" w:rsidR="002E0C76" w:rsidRDefault="002E0C76" w:rsidP="002E0C76">
      <w:pPr>
        <w:rPr>
          <w:rFonts w:ascii="Times New Roman" w:hAnsi="Times New Roman"/>
          <w:szCs w:val="20"/>
          <w:lang w:val="en-US"/>
        </w:rPr>
      </w:pPr>
      <w:r w:rsidRPr="006A1621">
        <w:rPr>
          <w:rFonts w:ascii="Times New Roman" w:hAnsi="Times New Roman"/>
          <w:b/>
          <w:bCs/>
          <w:szCs w:val="20"/>
          <w:lang w:val="en-US"/>
        </w:rPr>
        <w:t>Decision:</w:t>
      </w:r>
      <w:r>
        <w:rPr>
          <w:rFonts w:ascii="Times New Roman" w:hAnsi="Times New Roman"/>
          <w:szCs w:val="20"/>
          <w:lang w:val="en-US"/>
        </w:rPr>
        <w:t xml:space="preserve"> As per decision on Ma</w:t>
      </w:r>
      <w:r w:rsidR="0058475E">
        <w:rPr>
          <w:rFonts w:ascii="Times New Roman" w:hAnsi="Times New Roman"/>
          <w:szCs w:val="20"/>
          <w:lang w:val="en-US"/>
        </w:rPr>
        <w:t>y 28</w:t>
      </w:r>
      <w:r w:rsidRPr="006A1621">
        <w:rPr>
          <w:rFonts w:ascii="Times New Roman" w:hAnsi="Times New Roman"/>
          <w:szCs w:val="20"/>
          <w:vertAlign w:val="superscript"/>
          <w:lang w:val="en-US"/>
        </w:rPr>
        <w:t>th</w:t>
      </w:r>
      <w:r>
        <w:rPr>
          <w:rFonts w:ascii="Times New Roman" w:hAnsi="Times New Roman"/>
          <w:szCs w:val="20"/>
          <w:lang w:val="en-US"/>
        </w:rPr>
        <w:t>, (38.214, Rel-17, CR02</w:t>
      </w:r>
      <w:r w:rsidR="00167B51">
        <w:rPr>
          <w:rFonts w:ascii="Times New Roman" w:hAnsi="Times New Roman"/>
          <w:szCs w:val="20"/>
          <w:lang w:val="en-US"/>
        </w:rPr>
        <w:t>84</w:t>
      </w:r>
      <w:r>
        <w:rPr>
          <w:rFonts w:ascii="Times New Roman" w:hAnsi="Times New Roman"/>
          <w:szCs w:val="20"/>
          <w:lang w:val="en-US"/>
        </w:rPr>
        <w:t>, Cat F) is agreed.</w:t>
      </w:r>
    </w:p>
    <w:p w14:paraId="7EB8B9DD" w14:textId="77777777" w:rsidR="002E0C76" w:rsidRDefault="002E0C76" w:rsidP="002E0C76">
      <w:pPr>
        <w:rPr>
          <w:szCs w:val="20"/>
          <w:lang w:eastAsia="ja-JP"/>
        </w:rPr>
      </w:pPr>
    </w:p>
    <w:p w14:paraId="0FBF5357" w14:textId="77777777" w:rsidR="002E0C76" w:rsidRPr="00844C30" w:rsidRDefault="002E0C76" w:rsidP="002E0C76">
      <w:pPr>
        <w:rPr>
          <w:szCs w:val="20"/>
          <w:u w:val="single"/>
          <w:lang w:eastAsia="ja-JP"/>
        </w:rPr>
      </w:pPr>
      <w:r w:rsidRPr="00844C30">
        <w:rPr>
          <w:szCs w:val="20"/>
          <w:u w:val="single"/>
          <w:lang w:eastAsia="ja-JP"/>
        </w:rPr>
        <w:t xml:space="preserve">NR_SmallData_INACTIVE-Core </w:t>
      </w:r>
    </w:p>
    <w:p w14:paraId="11C61D21" w14:textId="3667E8E8" w:rsidR="00371736" w:rsidRPr="00371736" w:rsidRDefault="001B5688" w:rsidP="002E0C76">
      <w:pPr>
        <w:rPr>
          <w:b/>
          <w:bCs/>
        </w:rPr>
      </w:pPr>
      <w:hyperlink r:id="rId3426" w:history="1">
        <w:r w:rsidR="000B5C49">
          <w:rPr>
            <w:rStyle w:val="Hyperlink"/>
            <w:b/>
            <w:bCs/>
            <w:highlight w:val="green"/>
          </w:rPr>
          <w:t>R1-2205675</w:t>
        </w:r>
      </w:hyperlink>
      <w:r w:rsidR="00371736" w:rsidRPr="00371736">
        <w:rPr>
          <w:b/>
          <w:bCs/>
        </w:rPr>
        <w:tab/>
        <w:t>Corrections on small data transmission in RRC_INACTIVE state for NR</w:t>
      </w:r>
      <w:r w:rsidR="00371736" w:rsidRPr="00371736">
        <w:rPr>
          <w:b/>
          <w:bCs/>
        </w:rPr>
        <w:tab/>
        <w:t>Samsung</w:t>
      </w:r>
    </w:p>
    <w:p w14:paraId="52496436" w14:textId="4EB01164" w:rsidR="002E0C76" w:rsidRDefault="002E0C76" w:rsidP="002E0C76">
      <w:pPr>
        <w:rPr>
          <w:rFonts w:ascii="Times New Roman" w:hAnsi="Times New Roman"/>
          <w:szCs w:val="20"/>
          <w:lang w:val="en-US"/>
        </w:rPr>
      </w:pPr>
      <w:r w:rsidRPr="006A1621">
        <w:rPr>
          <w:rFonts w:ascii="Times New Roman" w:hAnsi="Times New Roman"/>
          <w:b/>
          <w:bCs/>
          <w:szCs w:val="20"/>
          <w:lang w:val="en-US"/>
        </w:rPr>
        <w:t>Decision:</w:t>
      </w:r>
      <w:r>
        <w:rPr>
          <w:rFonts w:ascii="Times New Roman" w:hAnsi="Times New Roman"/>
          <w:szCs w:val="20"/>
          <w:lang w:val="en-US"/>
        </w:rPr>
        <w:t xml:space="preserve"> As per decision on Ma</w:t>
      </w:r>
      <w:r w:rsidR="003E5241">
        <w:rPr>
          <w:rFonts w:ascii="Times New Roman" w:hAnsi="Times New Roman"/>
          <w:szCs w:val="20"/>
          <w:lang w:val="en-US"/>
        </w:rPr>
        <w:t>y 27</w:t>
      </w:r>
      <w:r w:rsidRPr="006A1621">
        <w:rPr>
          <w:rFonts w:ascii="Times New Roman" w:hAnsi="Times New Roman"/>
          <w:szCs w:val="20"/>
          <w:vertAlign w:val="superscript"/>
          <w:lang w:val="en-US"/>
        </w:rPr>
        <w:t>th</w:t>
      </w:r>
      <w:r>
        <w:rPr>
          <w:rFonts w:ascii="Times New Roman" w:hAnsi="Times New Roman"/>
          <w:szCs w:val="20"/>
          <w:lang w:val="en-US"/>
        </w:rPr>
        <w:t>, (38.213, Rel-17, CR03</w:t>
      </w:r>
      <w:r w:rsidR="00371736">
        <w:rPr>
          <w:rFonts w:ascii="Times New Roman" w:hAnsi="Times New Roman"/>
          <w:szCs w:val="20"/>
          <w:lang w:val="en-US"/>
        </w:rPr>
        <w:t>30</w:t>
      </w:r>
      <w:r>
        <w:rPr>
          <w:rFonts w:ascii="Times New Roman" w:hAnsi="Times New Roman"/>
          <w:szCs w:val="20"/>
          <w:lang w:val="en-US"/>
        </w:rPr>
        <w:t>, Cat F) is agreed.</w:t>
      </w:r>
    </w:p>
    <w:p w14:paraId="079A9F72" w14:textId="77777777" w:rsidR="002E0C76" w:rsidRDefault="002E0C76" w:rsidP="002E0C76">
      <w:pPr>
        <w:rPr>
          <w:szCs w:val="20"/>
          <w:lang w:eastAsia="ja-JP"/>
        </w:rPr>
      </w:pPr>
    </w:p>
    <w:p w14:paraId="51E37D6E" w14:textId="77777777" w:rsidR="002E0C76" w:rsidRPr="00844C30" w:rsidRDefault="002E0C76" w:rsidP="002E0C76">
      <w:pPr>
        <w:rPr>
          <w:szCs w:val="20"/>
          <w:u w:val="single"/>
          <w:lang w:eastAsia="ja-JP"/>
        </w:rPr>
      </w:pPr>
      <w:r w:rsidRPr="00844C30">
        <w:rPr>
          <w:szCs w:val="20"/>
          <w:u w:val="single"/>
          <w:lang w:eastAsia="ja-JP"/>
        </w:rPr>
        <w:t xml:space="preserve">NR_UE_pow_sav_enh-Core </w:t>
      </w:r>
    </w:p>
    <w:p w14:paraId="76724031" w14:textId="6B77865C" w:rsidR="00506796" w:rsidRPr="00506796" w:rsidRDefault="001B5688" w:rsidP="00506796">
      <w:pPr>
        <w:rPr>
          <w:b/>
          <w:bCs/>
        </w:rPr>
      </w:pPr>
      <w:hyperlink r:id="rId3427" w:history="1">
        <w:r w:rsidR="000B5C49">
          <w:rPr>
            <w:rStyle w:val="Hyperlink"/>
            <w:b/>
            <w:bCs/>
            <w:highlight w:val="green"/>
          </w:rPr>
          <w:t>R1-2205651</w:t>
        </w:r>
      </w:hyperlink>
      <w:r w:rsidR="00506796" w:rsidRPr="00506796">
        <w:rPr>
          <w:b/>
          <w:bCs/>
        </w:rPr>
        <w:tab/>
        <w:t>Corrections on UE power savings enhancements in NR</w:t>
      </w:r>
      <w:r w:rsidR="00506796" w:rsidRPr="00506796">
        <w:rPr>
          <w:b/>
          <w:bCs/>
        </w:rPr>
        <w:tab/>
        <w:t>Samsung</w:t>
      </w:r>
    </w:p>
    <w:p w14:paraId="79E66559" w14:textId="6050A1DB" w:rsidR="00506796" w:rsidRDefault="00506796" w:rsidP="00506796">
      <w:pPr>
        <w:rPr>
          <w:rFonts w:ascii="Times New Roman" w:hAnsi="Times New Roman"/>
          <w:szCs w:val="20"/>
          <w:lang w:val="en-US"/>
        </w:rPr>
      </w:pPr>
      <w:r w:rsidRPr="006A1621">
        <w:rPr>
          <w:rFonts w:ascii="Times New Roman" w:hAnsi="Times New Roman"/>
          <w:b/>
          <w:bCs/>
          <w:szCs w:val="20"/>
          <w:lang w:val="en-US"/>
        </w:rPr>
        <w:t>Decision:</w:t>
      </w:r>
      <w:r>
        <w:rPr>
          <w:rFonts w:ascii="Times New Roman" w:hAnsi="Times New Roman"/>
          <w:szCs w:val="20"/>
          <w:lang w:val="en-US"/>
        </w:rPr>
        <w:t xml:space="preserve"> As per decision on Ma</w:t>
      </w:r>
      <w:r w:rsidR="003E5241">
        <w:rPr>
          <w:rFonts w:ascii="Times New Roman" w:hAnsi="Times New Roman"/>
          <w:szCs w:val="20"/>
          <w:lang w:val="en-US"/>
        </w:rPr>
        <w:t>y 27</w:t>
      </w:r>
      <w:r w:rsidRPr="006A1621">
        <w:rPr>
          <w:rFonts w:ascii="Times New Roman" w:hAnsi="Times New Roman"/>
          <w:szCs w:val="20"/>
          <w:vertAlign w:val="superscript"/>
          <w:lang w:val="en-US"/>
        </w:rPr>
        <w:t>th</w:t>
      </w:r>
      <w:r>
        <w:rPr>
          <w:rFonts w:ascii="Times New Roman" w:hAnsi="Times New Roman"/>
          <w:szCs w:val="20"/>
          <w:lang w:val="en-US"/>
        </w:rPr>
        <w:t>, (38.213, Rel-17, CR0324, Cat F) is agreed.</w:t>
      </w:r>
    </w:p>
    <w:p w14:paraId="14757BE2" w14:textId="68D296AE" w:rsidR="00506796" w:rsidRPr="00506796" w:rsidRDefault="001B5688" w:rsidP="00506796">
      <w:pPr>
        <w:rPr>
          <w:b/>
          <w:bCs/>
        </w:rPr>
      </w:pPr>
      <w:hyperlink r:id="rId3428" w:history="1">
        <w:r w:rsidR="000B5C49">
          <w:rPr>
            <w:rStyle w:val="Hyperlink"/>
            <w:b/>
            <w:bCs/>
            <w:highlight w:val="green"/>
          </w:rPr>
          <w:t>R1-2205667</w:t>
        </w:r>
      </w:hyperlink>
      <w:r w:rsidR="00506796" w:rsidRPr="00506796">
        <w:rPr>
          <w:b/>
          <w:bCs/>
        </w:rPr>
        <w:tab/>
        <w:t>Corrections on NR UE Power Saving Enhancements</w:t>
      </w:r>
      <w:r w:rsidR="00506796" w:rsidRPr="00506796">
        <w:rPr>
          <w:b/>
          <w:bCs/>
        </w:rPr>
        <w:tab/>
        <w:t>Ericsson</w:t>
      </w:r>
    </w:p>
    <w:p w14:paraId="7FD867EA" w14:textId="37548410" w:rsidR="00506796" w:rsidRDefault="00506796" w:rsidP="00506796">
      <w:pPr>
        <w:rPr>
          <w:rFonts w:ascii="Times New Roman" w:hAnsi="Times New Roman"/>
          <w:szCs w:val="20"/>
          <w:lang w:val="en-US"/>
        </w:rPr>
      </w:pPr>
      <w:r w:rsidRPr="006A1621">
        <w:rPr>
          <w:rFonts w:ascii="Times New Roman" w:hAnsi="Times New Roman"/>
          <w:b/>
          <w:bCs/>
          <w:szCs w:val="20"/>
          <w:lang w:val="en-US"/>
        </w:rPr>
        <w:t>Decision:</w:t>
      </w:r>
      <w:r>
        <w:rPr>
          <w:rFonts w:ascii="Times New Roman" w:hAnsi="Times New Roman"/>
          <w:szCs w:val="20"/>
          <w:lang w:val="en-US"/>
        </w:rPr>
        <w:t xml:space="preserve"> As per decision on May 27</w:t>
      </w:r>
      <w:r w:rsidRPr="006A1621">
        <w:rPr>
          <w:rFonts w:ascii="Times New Roman" w:hAnsi="Times New Roman"/>
          <w:szCs w:val="20"/>
          <w:vertAlign w:val="superscript"/>
          <w:lang w:val="en-US"/>
        </w:rPr>
        <w:t>th</w:t>
      </w:r>
      <w:r>
        <w:rPr>
          <w:rFonts w:ascii="Times New Roman" w:hAnsi="Times New Roman"/>
          <w:szCs w:val="20"/>
          <w:lang w:val="en-US"/>
        </w:rPr>
        <w:t>, (38.211, Rel-17, CR0095, Cat F) is agreed.</w:t>
      </w:r>
    </w:p>
    <w:p w14:paraId="0218B0B2" w14:textId="293C13E4" w:rsidR="00506796" w:rsidRPr="00506796" w:rsidRDefault="001B5688" w:rsidP="00506796">
      <w:pPr>
        <w:rPr>
          <w:b/>
          <w:bCs/>
        </w:rPr>
      </w:pPr>
      <w:hyperlink r:id="rId3429" w:history="1">
        <w:r w:rsidR="000B5C49">
          <w:rPr>
            <w:rStyle w:val="Hyperlink"/>
            <w:b/>
            <w:bCs/>
            <w:highlight w:val="green"/>
          </w:rPr>
          <w:t>R1-2205662</w:t>
        </w:r>
      </w:hyperlink>
      <w:r w:rsidR="00506796" w:rsidRPr="00506796">
        <w:rPr>
          <w:b/>
          <w:bCs/>
        </w:rPr>
        <w:tab/>
        <w:t>Corrections on UE power saving enhancements in 38.212</w:t>
      </w:r>
      <w:r w:rsidR="00506796" w:rsidRPr="00506796">
        <w:rPr>
          <w:b/>
          <w:bCs/>
        </w:rPr>
        <w:tab/>
        <w:t>Huawei</w:t>
      </w:r>
    </w:p>
    <w:p w14:paraId="28F4A4F4" w14:textId="49E11EDE" w:rsidR="002E0C76" w:rsidRDefault="002E0C76" w:rsidP="002E0C76">
      <w:pPr>
        <w:rPr>
          <w:rFonts w:ascii="Times New Roman" w:hAnsi="Times New Roman"/>
          <w:szCs w:val="20"/>
          <w:lang w:val="en-US"/>
        </w:rPr>
      </w:pPr>
      <w:r w:rsidRPr="006A1621">
        <w:rPr>
          <w:rFonts w:ascii="Times New Roman" w:hAnsi="Times New Roman"/>
          <w:b/>
          <w:bCs/>
          <w:szCs w:val="20"/>
          <w:lang w:val="en-US"/>
        </w:rPr>
        <w:t>Decision:</w:t>
      </w:r>
      <w:r>
        <w:rPr>
          <w:rFonts w:ascii="Times New Roman" w:hAnsi="Times New Roman"/>
          <w:szCs w:val="20"/>
          <w:lang w:val="en-US"/>
        </w:rPr>
        <w:t xml:space="preserve"> As per decision on Ma</w:t>
      </w:r>
      <w:r w:rsidR="00506796">
        <w:rPr>
          <w:rFonts w:ascii="Times New Roman" w:hAnsi="Times New Roman"/>
          <w:szCs w:val="20"/>
          <w:lang w:val="en-US"/>
        </w:rPr>
        <w:t>y 27</w:t>
      </w:r>
      <w:r w:rsidRPr="006A1621">
        <w:rPr>
          <w:rFonts w:ascii="Times New Roman" w:hAnsi="Times New Roman"/>
          <w:szCs w:val="20"/>
          <w:vertAlign w:val="superscript"/>
          <w:lang w:val="en-US"/>
        </w:rPr>
        <w:t>th</w:t>
      </w:r>
      <w:r>
        <w:rPr>
          <w:rFonts w:ascii="Times New Roman" w:hAnsi="Times New Roman"/>
          <w:szCs w:val="20"/>
          <w:lang w:val="en-US"/>
        </w:rPr>
        <w:t>, (38.212, Rel-17, CR01</w:t>
      </w:r>
      <w:r w:rsidR="00506796">
        <w:rPr>
          <w:rFonts w:ascii="Times New Roman" w:hAnsi="Times New Roman"/>
          <w:szCs w:val="20"/>
          <w:lang w:val="en-US"/>
        </w:rPr>
        <w:t>11</w:t>
      </w:r>
      <w:r>
        <w:rPr>
          <w:rFonts w:ascii="Times New Roman" w:hAnsi="Times New Roman"/>
          <w:szCs w:val="20"/>
          <w:lang w:val="en-US"/>
        </w:rPr>
        <w:t>, Cat F) is agreed.</w:t>
      </w:r>
    </w:p>
    <w:p w14:paraId="13122A0B" w14:textId="77777777" w:rsidR="000C67BA" w:rsidRPr="009716AD" w:rsidRDefault="000C67BA" w:rsidP="0027389A">
      <w:pPr>
        <w:rPr>
          <w:szCs w:val="20"/>
          <w:lang w:eastAsia="ja-JP"/>
        </w:rPr>
      </w:pPr>
    </w:p>
    <w:p w14:paraId="6443D517" w14:textId="124393AB" w:rsidR="00DD6A22" w:rsidRPr="007A002D" w:rsidRDefault="00DD6A22" w:rsidP="00DD6A22">
      <w:pPr>
        <w:numPr>
          <w:ilvl w:val="0"/>
          <w:numId w:val="9"/>
        </w:numPr>
        <w:rPr>
          <w:rFonts w:ascii="Times New Roman" w:hAnsi="Times New Roman"/>
          <w:b/>
          <w:szCs w:val="20"/>
        </w:rPr>
      </w:pPr>
      <w:r>
        <w:rPr>
          <w:rFonts w:ascii="Times New Roman" w:hAnsi="Times New Roman"/>
          <w:b/>
          <w:szCs w:val="20"/>
        </w:rPr>
        <w:t>TR updates</w:t>
      </w:r>
    </w:p>
    <w:p w14:paraId="1952CB51" w14:textId="332ACF72" w:rsidR="00DD6A22" w:rsidRDefault="00DD6A22" w:rsidP="00DD6A22">
      <w:pPr>
        <w:ind w:left="1440" w:hanging="1440"/>
        <w:rPr>
          <w:lang w:val="en-US"/>
        </w:rPr>
      </w:pPr>
    </w:p>
    <w:p w14:paraId="790CB1F2" w14:textId="77777777" w:rsidR="00A320A8" w:rsidRPr="008F3869" w:rsidRDefault="00A320A8" w:rsidP="00A320A8">
      <w:pPr>
        <w:rPr>
          <w:lang w:val="en-US"/>
        </w:rPr>
      </w:pPr>
      <w:r w:rsidRPr="008F3869">
        <w:rPr>
          <w:lang w:val="en-US"/>
        </w:rPr>
        <w:t>None</w:t>
      </w:r>
    </w:p>
    <w:p w14:paraId="66A17037" w14:textId="77777777" w:rsidR="00690480" w:rsidRDefault="00690480" w:rsidP="00DD6A22">
      <w:pPr>
        <w:ind w:left="1440" w:hanging="1440"/>
        <w:rPr>
          <w:lang w:val="en-US"/>
        </w:rPr>
      </w:pPr>
    </w:p>
    <w:p w14:paraId="762BFF75" w14:textId="3C24EB29" w:rsidR="004F28C6" w:rsidRPr="007A002D" w:rsidRDefault="004F28C6" w:rsidP="004F28C6">
      <w:pPr>
        <w:numPr>
          <w:ilvl w:val="0"/>
          <w:numId w:val="9"/>
        </w:numPr>
        <w:rPr>
          <w:rFonts w:ascii="Times New Roman" w:hAnsi="Times New Roman"/>
          <w:b/>
          <w:szCs w:val="20"/>
        </w:rPr>
      </w:pPr>
      <w:r w:rsidRPr="007A002D">
        <w:rPr>
          <w:rFonts w:ascii="Times New Roman" w:hAnsi="Times New Roman"/>
          <w:b/>
          <w:szCs w:val="20"/>
        </w:rPr>
        <w:t>Miscellaneous</w:t>
      </w:r>
    </w:p>
    <w:p w14:paraId="60585C5A" w14:textId="7D5AA5D3" w:rsidR="00CA7DD7" w:rsidRDefault="00CA7DD7" w:rsidP="00350D30">
      <w:pPr>
        <w:rPr>
          <w:lang w:val="en-US"/>
        </w:rPr>
      </w:pPr>
    </w:p>
    <w:p w14:paraId="785DD191" w14:textId="77777777" w:rsidR="00811B5B" w:rsidRDefault="00811B5B" w:rsidP="00350D30">
      <w:pPr>
        <w:rPr>
          <w:lang w:val="en-US"/>
        </w:rPr>
      </w:pPr>
      <w:r w:rsidRPr="00811B5B">
        <w:rPr>
          <w:lang w:val="en-US"/>
        </w:rPr>
        <w:t xml:space="preserve">[Post-109-e-R18-DSS-01] </w:t>
      </w:r>
      <w:r>
        <w:rPr>
          <w:lang w:val="en-US"/>
        </w:rPr>
        <w:t>– Bishwarup (Intel)</w:t>
      </w:r>
    </w:p>
    <w:p w14:paraId="19989208" w14:textId="0D4D2510" w:rsidR="00811B5B" w:rsidRPr="008F3869" w:rsidRDefault="00811B5B" w:rsidP="00350D30">
      <w:pPr>
        <w:rPr>
          <w:lang w:val="en-US"/>
        </w:rPr>
      </w:pPr>
      <w:r w:rsidRPr="00811B5B">
        <w:rPr>
          <w:lang w:val="en-US"/>
        </w:rPr>
        <w:t xml:space="preserve">Email discussion </w:t>
      </w:r>
      <w:r>
        <w:rPr>
          <w:lang w:val="en-US"/>
        </w:rPr>
        <w:t>to clarify</w:t>
      </w:r>
      <w:r w:rsidRPr="00811B5B">
        <w:rPr>
          <w:lang w:val="en-US"/>
        </w:rPr>
        <w:t xml:space="preserve"> EVM, template </w:t>
      </w:r>
      <w:r>
        <w:rPr>
          <w:lang w:val="en-US"/>
        </w:rPr>
        <w:t xml:space="preserve">for evaluation results </w:t>
      </w:r>
      <w:r w:rsidRPr="00811B5B">
        <w:rPr>
          <w:lang w:val="en-US"/>
        </w:rPr>
        <w:t>and implementation assumptions</w:t>
      </w:r>
    </w:p>
    <w:p w14:paraId="7B218101" w14:textId="18BA94FB" w:rsidR="00383393" w:rsidRPr="00811B5B" w:rsidRDefault="001B5688" w:rsidP="00811B5B">
      <w:pPr>
        <w:rPr>
          <w:b/>
          <w:bCs/>
          <w:lang w:val="en-US"/>
        </w:rPr>
      </w:pPr>
      <w:hyperlink r:id="rId3430" w:history="1">
        <w:r w:rsidR="000B5C49">
          <w:rPr>
            <w:rStyle w:val="Hyperlink"/>
            <w:b/>
            <w:bCs/>
            <w:lang w:val="en-US"/>
          </w:rPr>
          <w:t>R1-2205697</w:t>
        </w:r>
      </w:hyperlink>
      <w:r w:rsidR="00811B5B" w:rsidRPr="00811B5B">
        <w:rPr>
          <w:b/>
          <w:bCs/>
          <w:lang w:val="en-US"/>
        </w:rPr>
        <w:tab/>
        <w:t>Summary#5 of AI: 9.9.1 NR PDCCH reception in symbols with LTE CRS REs</w:t>
      </w:r>
      <w:r w:rsidR="00811B5B" w:rsidRPr="00811B5B">
        <w:rPr>
          <w:b/>
          <w:bCs/>
          <w:lang w:val="en-US"/>
        </w:rPr>
        <w:tab/>
        <w:t>Moderator (Intel Corporation)</w:t>
      </w:r>
    </w:p>
    <w:p w14:paraId="3113DD9A" w14:textId="21CF170A" w:rsidR="00811B5B" w:rsidRDefault="00811B5B" w:rsidP="00811B5B">
      <w:pPr>
        <w:rPr>
          <w:rFonts w:ascii="Times New Roman" w:hAnsi="Times New Roman"/>
          <w:lang w:val="en-US"/>
        </w:rPr>
      </w:pPr>
      <w:r w:rsidRPr="00811B5B">
        <w:rPr>
          <w:rFonts w:ascii="Times New Roman" w:hAnsi="Times New Roman"/>
          <w:b/>
          <w:bCs/>
          <w:lang w:val="en-US"/>
        </w:rPr>
        <w:lastRenderedPageBreak/>
        <w:t>Decision:</w:t>
      </w:r>
      <w:r>
        <w:rPr>
          <w:rFonts w:ascii="Times New Roman" w:hAnsi="Times New Roman"/>
          <w:lang w:val="en-US"/>
        </w:rPr>
        <w:t xml:space="preserve"> As per email decision posted on Jun 18</w:t>
      </w:r>
      <w:r w:rsidRPr="00811B5B">
        <w:rPr>
          <w:rFonts w:ascii="Times New Roman" w:hAnsi="Times New Roman"/>
          <w:vertAlign w:val="superscript"/>
          <w:lang w:val="en-US"/>
        </w:rPr>
        <w:t>th</w:t>
      </w:r>
      <w:r>
        <w:rPr>
          <w:rFonts w:ascii="Times New Roman" w:hAnsi="Times New Roman"/>
          <w:lang w:val="en-US"/>
        </w:rPr>
        <w:t xml:space="preserve">, no further formal agreements made. Companies are </w:t>
      </w:r>
      <w:r w:rsidRPr="00811B5B">
        <w:rPr>
          <w:rFonts w:ascii="Times New Roman" w:hAnsi="Times New Roman"/>
          <w:lang w:val="en-US"/>
        </w:rPr>
        <w:t>encourage</w:t>
      </w:r>
      <w:r>
        <w:rPr>
          <w:rFonts w:ascii="Times New Roman" w:hAnsi="Times New Roman"/>
          <w:lang w:val="en-US"/>
        </w:rPr>
        <w:t>d</w:t>
      </w:r>
      <w:r w:rsidRPr="00811B5B">
        <w:rPr>
          <w:rFonts w:ascii="Times New Roman" w:hAnsi="Times New Roman"/>
          <w:lang w:val="en-US"/>
        </w:rPr>
        <w:t xml:space="preserve"> to present </w:t>
      </w:r>
      <w:r>
        <w:rPr>
          <w:rFonts w:ascii="Times New Roman" w:hAnsi="Times New Roman"/>
          <w:lang w:val="en-US"/>
        </w:rPr>
        <w:t>their</w:t>
      </w:r>
      <w:r w:rsidRPr="00811B5B">
        <w:rPr>
          <w:rFonts w:ascii="Times New Roman" w:hAnsi="Times New Roman"/>
          <w:lang w:val="en-US"/>
        </w:rPr>
        <w:t xml:space="preserve"> results by taking proposal#1 and proposal#2 </w:t>
      </w:r>
      <w:r>
        <w:rPr>
          <w:rFonts w:ascii="Times New Roman" w:hAnsi="Times New Roman"/>
          <w:lang w:val="en-US"/>
        </w:rPr>
        <w:t xml:space="preserve">as in </w:t>
      </w:r>
      <w:hyperlink r:id="rId3431" w:history="1">
        <w:r w:rsidR="000B5C49">
          <w:rPr>
            <w:rStyle w:val="Hyperlink"/>
            <w:rFonts w:ascii="Times New Roman" w:hAnsi="Times New Roman"/>
            <w:lang w:val="en-US"/>
          </w:rPr>
          <w:t>R1-2205697</w:t>
        </w:r>
      </w:hyperlink>
      <w:r>
        <w:rPr>
          <w:rFonts w:ascii="Times New Roman" w:hAnsi="Times New Roman"/>
          <w:lang w:val="en-US"/>
        </w:rPr>
        <w:t>.</w:t>
      </w:r>
    </w:p>
    <w:p w14:paraId="5955DBB1" w14:textId="62292746" w:rsidR="00811B5B" w:rsidRDefault="00811B5B" w:rsidP="00811B5B">
      <w:pPr>
        <w:rPr>
          <w:rFonts w:ascii="Times New Roman" w:hAnsi="Times New Roman"/>
          <w:lang w:val="en-US"/>
        </w:rPr>
      </w:pPr>
    </w:p>
    <w:p w14:paraId="5FD48976" w14:textId="77777777" w:rsidR="00811B5B" w:rsidRDefault="00811B5B" w:rsidP="00811B5B">
      <w:pPr>
        <w:rPr>
          <w:rFonts w:ascii="Times New Roman" w:hAnsi="Times New Roman"/>
          <w:lang w:val="en-US"/>
        </w:rPr>
      </w:pPr>
    </w:p>
    <w:p w14:paraId="5FE91582" w14:textId="77777777" w:rsidR="00811B5B" w:rsidRDefault="00811B5B" w:rsidP="00811B5B">
      <w:pPr>
        <w:rPr>
          <w:lang w:val="en-US"/>
        </w:rPr>
      </w:pPr>
      <w:r w:rsidRPr="00811B5B">
        <w:rPr>
          <w:lang w:val="en-US"/>
        </w:rPr>
        <w:t xml:space="preserve">[Post-109-e-R18-RedCap-01] </w:t>
      </w:r>
      <w:r>
        <w:rPr>
          <w:lang w:val="en-US"/>
        </w:rPr>
        <w:t>– Johan (Ericsson)</w:t>
      </w:r>
    </w:p>
    <w:p w14:paraId="16A97328" w14:textId="723E6D04" w:rsidR="00811B5B" w:rsidRDefault="00811B5B" w:rsidP="00811B5B">
      <w:pPr>
        <w:rPr>
          <w:lang w:val="en-US"/>
        </w:rPr>
      </w:pPr>
      <w:r w:rsidRPr="00811B5B">
        <w:rPr>
          <w:lang w:val="en-US"/>
        </w:rPr>
        <w:t xml:space="preserve">Email discussion for spreadsheet templates for RedCap </w:t>
      </w:r>
    </w:p>
    <w:p w14:paraId="0EBD241A" w14:textId="54FD0EBE" w:rsidR="00811B5B" w:rsidRPr="00811B5B" w:rsidRDefault="001B5688" w:rsidP="00811B5B">
      <w:pPr>
        <w:rPr>
          <w:b/>
          <w:bCs/>
          <w:lang w:val="en-US"/>
        </w:rPr>
      </w:pPr>
      <w:hyperlink r:id="rId3432" w:history="1">
        <w:r w:rsidR="000B5C49">
          <w:rPr>
            <w:rStyle w:val="Hyperlink"/>
            <w:b/>
            <w:bCs/>
            <w:lang w:val="en-US"/>
          </w:rPr>
          <w:t>R1-2205696</w:t>
        </w:r>
      </w:hyperlink>
      <w:r w:rsidR="00811B5B" w:rsidRPr="00811B5B">
        <w:rPr>
          <w:b/>
          <w:bCs/>
          <w:lang w:val="en-US"/>
        </w:rPr>
        <w:tab/>
        <w:t>FL summary for evaluation templates for Rel-18 RedCap SI</w:t>
      </w:r>
      <w:r w:rsidR="00811B5B" w:rsidRPr="00811B5B">
        <w:rPr>
          <w:b/>
          <w:bCs/>
          <w:lang w:val="en-US"/>
        </w:rPr>
        <w:tab/>
        <w:t>Moderator (Ericsson)</w:t>
      </w:r>
    </w:p>
    <w:p w14:paraId="3E925469" w14:textId="3BA5E3B6" w:rsidR="00811B5B" w:rsidRDefault="00811B5B" w:rsidP="00811B5B">
      <w:pPr>
        <w:rPr>
          <w:rFonts w:ascii="Times New Roman" w:hAnsi="Times New Roman"/>
          <w:lang w:val="en-US"/>
        </w:rPr>
      </w:pPr>
      <w:r w:rsidRPr="00811B5B">
        <w:rPr>
          <w:rFonts w:ascii="Times New Roman" w:hAnsi="Times New Roman"/>
          <w:b/>
          <w:bCs/>
          <w:lang w:val="en-US"/>
        </w:rPr>
        <w:t>Decision:</w:t>
      </w:r>
      <w:r>
        <w:rPr>
          <w:rFonts w:ascii="Times New Roman" w:hAnsi="Times New Roman"/>
          <w:lang w:val="en-US"/>
        </w:rPr>
        <w:t xml:space="preserve"> As per email decision posted on Jun 18</w:t>
      </w:r>
      <w:r w:rsidRPr="00811B5B">
        <w:rPr>
          <w:rFonts w:ascii="Times New Roman" w:hAnsi="Times New Roman"/>
          <w:vertAlign w:val="superscript"/>
          <w:lang w:val="en-US"/>
        </w:rPr>
        <w:t>th</w:t>
      </w:r>
      <w:r>
        <w:rPr>
          <w:rFonts w:ascii="Times New Roman" w:hAnsi="Times New Roman"/>
          <w:lang w:val="en-US"/>
        </w:rPr>
        <w:t xml:space="preserve">, </w:t>
      </w:r>
    </w:p>
    <w:p w14:paraId="2FAC4196" w14:textId="77777777" w:rsidR="00811B5B" w:rsidRPr="00811B5B" w:rsidRDefault="00811B5B" w:rsidP="00811B5B">
      <w:pPr>
        <w:rPr>
          <w:rFonts w:ascii="Times New Roman" w:hAnsi="Times New Roman"/>
          <w:lang w:val="en-US"/>
        </w:rPr>
      </w:pPr>
      <w:r w:rsidRPr="000B5C49">
        <w:rPr>
          <w:rFonts w:ascii="Times New Roman" w:hAnsi="Times New Roman"/>
          <w:highlight w:val="green"/>
          <w:lang w:val="en-US"/>
        </w:rPr>
        <w:t>Agreement</w:t>
      </w:r>
    </w:p>
    <w:p w14:paraId="004CC61C" w14:textId="6128E086" w:rsidR="000B5C49" w:rsidRPr="000B5C49" w:rsidRDefault="00811B5B" w:rsidP="000B5C49">
      <w:pPr>
        <w:pStyle w:val="ListParagraph"/>
        <w:numPr>
          <w:ilvl w:val="0"/>
          <w:numId w:val="602"/>
        </w:numPr>
        <w:rPr>
          <w:lang w:val="en-US"/>
        </w:rPr>
      </w:pPr>
      <w:r w:rsidRPr="000B5C49">
        <w:rPr>
          <w:lang w:val="en-US"/>
        </w:rPr>
        <w:t xml:space="preserve">Adopt </w:t>
      </w:r>
      <w:r w:rsidR="002256D2">
        <w:rPr>
          <w:lang w:val="en-US"/>
        </w:rPr>
        <w:t xml:space="preserve">in principle </w:t>
      </w:r>
      <w:r w:rsidRPr="000B5C49">
        <w:rPr>
          <w:lang w:val="en-US"/>
        </w:rPr>
        <w:t xml:space="preserve">the template </w:t>
      </w:r>
      <w:r w:rsidR="000B5C49" w:rsidRPr="000B5C49">
        <w:rPr>
          <w:lang w:val="en-US"/>
        </w:rPr>
        <w:t>eRedCapComplexityTemplate-v001.xlsx</w:t>
      </w:r>
      <w:r w:rsidRPr="000B5C49">
        <w:rPr>
          <w:lang w:val="en-US"/>
        </w:rPr>
        <w:t xml:space="preserve"> </w:t>
      </w:r>
      <w:r w:rsidR="000B5C49" w:rsidRPr="000B5C49">
        <w:rPr>
          <w:lang w:val="en-US"/>
        </w:rPr>
        <w:t xml:space="preserve">as in R1-2205696 </w:t>
      </w:r>
      <w:r w:rsidRPr="000B5C49">
        <w:rPr>
          <w:lang w:val="en-US"/>
        </w:rPr>
        <w:t xml:space="preserve">for </w:t>
      </w:r>
      <w:r w:rsidR="000B5C49" w:rsidRPr="000B5C49">
        <w:rPr>
          <w:lang w:val="en-US"/>
        </w:rPr>
        <w:t xml:space="preserve">the </w:t>
      </w:r>
      <w:r w:rsidRPr="000B5C49">
        <w:rPr>
          <w:lang w:val="en-US"/>
        </w:rPr>
        <w:t xml:space="preserve">collection of </w:t>
      </w:r>
      <w:r w:rsidR="000B5C49" w:rsidRPr="000B5C49">
        <w:rPr>
          <w:lang w:val="en-US"/>
        </w:rPr>
        <w:t xml:space="preserve">the </w:t>
      </w:r>
      <w:r w:rsidRPr="000B5C49">
        <w:rPr>
          <w:lang w:val="en-US"/>
        </w:rPr>
        <w:t>complexity reduction evaluation results</w:t>
      </w:r>
      <w:r w:rsidR="000B5C49" w:rsidRPr="000B5C49">
        <w:rPr>
          <w:lang w:val="en-US"/>
        </w:rPr>
        <w:t>.</w:t>
      </w:r>
    </w:p>
    <w:p w14:paraId="02B78012" w14:textId="77777777" w:rsidR="00811B5B" w:rsidRPr="00811B5B" w:rsidRDefault="00811B5B" w:rsidP="00811B5B">
      <w:pPr>
        <w:rPr>
          <w:rFonts w:ascii="Times New Roman" w:hAnsi="Times New Roman"/>
          <w:lang w:val="en-US"/>
        </w:rPr>
      </w:pPr>
      <w:r w:rsidRPr="000B5C49">
        <w:rPr>
          <w:rFonts w:ascii="Times New Roman" w:hAnsi="Times New Roman"/>
          <w:highlight w:val="green"/>
          <w:lang w:val="en-US"/>
        </w:rPr>
        <w:t>Agreement</w:t>
      </w:r>
    </w:p>
    <w:p w14:paraId="54B8F72C" w14:textId="0B66B7D4" w:rsidR="00811B5B" w:rsidRPr="000B5C49" w:rsidRDefault="00811B5B" w:rsidP="000B5C49">
      <w:pPr>
        <w:pStyle w:val="ListParagraph"/>
        <w:numPr>
          <w:ilvl w:val="0"/>
          <w:numId w:val="602"/>
        </w:numPr>
        <w:rPr>
          <w:lang w:val="en-US"/>
        </w:rPr>
      </w:pPr>
      <w:r w:rsidRPr="000B5C49">
        <w:rPr>
          <w:lang w:val="en-US"/>
        </w:rPr>
        <w:t xml:space="preserve">Adopt </w:t>
      </w:r>
      <w:r w:rsidR="002256D2">
        <w:rPr>
          <w:lang w:val="en-US"/>
        </w:rPr>
        <w:t xml:space="preserve">in principle </w:t>
      </w:r>
      <w:r w:rsidRPr="000B5C49">
        <w:rPr>
          <w:lang w:val="en-US"/>
        </w:rPr>
        <w:t>the</w:t>
      </w:r>
      <w:r w:rsidR="000B5C49" w:rsidRPr="000B5C49">
        <w:rPr>
          <w:lang w:val="en-US"/>
        </w:rPr>
        <w:t xml:space="preserve"> following </w:t>
      </w:r>
      <w:r w:rsidRPr="000B5C49">
        <w:rPr>
          <w:lang w:val="en-US"/>
        </w:rPr>
        <w:t xml:space="preserve">templates </w:t>
      </w:r>
      <w:r w:rsidR="000B5C49" w:rsidRPr="000B5C49">
        <w:rPr>
          <w:lang w:val="en-US"/>
        </w:rPr>
        <w:t xml:space="preserve">(attached in R1-2205696) </w:t>
      </w:r>
      <w:r w:rsidRPr="000B5C49">
        <w:rPr>
          <w:lang w:val="en-US"/>
        </w:rPr>
        <w:t xml:space="preserve">for </w:t>
      </w:r>
      <w:r w:rsidR="000B5C49" w:rsidRPr="000B5C49">
        <w:rPr>
          <w:lang w:val="en-US"/>
        </w:rPr>
        <w:t xml:space="preserve">the </w:t>
      </w:r>
      <w:r w:rsidRPr="000B5C49">
        <w:rPr>
          <w:lang w:val="en-US"/>
        </w:rPr>
        <w:t xml:space="preserve">collection of </w:t>
      </w:r>
      <w:r w:rsidR="000B5C49" w:rsidRPr="000B5C49">
        <w:rPr>
          <w:lang w:val="en-US"/>
        </w:rPr>
        <w:t xml:space="preserve">the </w:t>
      </w:r>
      <w:r w:rsidRPr="000B5C49">
        <w:rPr>
          <w:lang w:val="en-US"/>
        </w:rPr>
        <w:t>coverage impact evaluation results:</w:t>
      </w:r>
    </w:p>
    <w:p w14:paraId="56EF3B83" w14:textId="311F7677" w:rsidR="00811B5B" w:rsidRPr="000B5C49" w:rsidRDefault="00811B5B" w:rsidP="000B5C49">
      <w:pPr>
        <w:pStyle w:val="ListParagraph"/>
        <w:numPr>
          <w:ilvl w:val="1"/>
          <w:numId w:val="602"/>
        </w:numPr>
        <w:rPr>
          <w:lang w:val="en-US"/>
        </w:rPr>
      </w:pPr>
      <w:r w:rsidRPr="000B5C49">
        <w:rPr>
          <w:lang w:val="en-US"/>
        </w:rPr>
        <w:t>eRedCapCoverageTemplate-0.7GHz-v002.xlsx</w:t>
      </w:r>
    </w:p>
    <w:p w14:paraId="32CAE9FB" w14:textId="551480AE" w:rsidR="00811B5B" w:rsidRPr="000B5C49" w:rsidRDefault="00811B5B" w:rsidP="000B5C49">
      <w:pPr>
        <w:pStyle w:val="ListParagraph"/>
        <w:numPr>
          <w:ilvl w:val="1"/>
          <w:numId w:val="602"/>
        </w:numPr>
        <w:rPr>
          <w:lang w:val="en-US"/>
        </w:rPr>
      </w:pPr>
      <w:r w:rsidRPr="000B5C49">
        <w:rPr>
          <w:lang w:val="en-US"/>
        </w:rPr>
        <w:t>eRedCapCoverageTemplate-2.6GHz-11PRBs-v002.xlsx</w:t>
      </w:r>
    </w:p>
    <w:p w14:paraId="2D7F1069" w14:textId="286EC143" w:rsidR="00811B5B" w:rsidRPr="000B5C49" w:rsidRDefault="00811B5B" w:rsidP="000B5C49">
      <w:pPr>
        <w:pStyle w:val="ListParagraph"/>
        <w:numPr>
          <w:ilvl w:val="1"/>
          <w:numId w:val="602"/>
        </w:numPr>
        <w:rPr>
          <w:lang w:val="en-US"/>
        </w:rPr>
      </w:pPr>
      <w:r w:rsidRPr="000B5C49">
        <w:rPr>
          <w:lang w:val="en-US"/>
        </w:rPr>
        <w:t>eRedCapCoverageTemplate-2.6GHz-12PRBs-Opt-v002.xlsx</w:t>
      </w:r>
    </w:p>
    <w:p w14:paraId="7EA557E5" w14:textId="0C5AA9A4" w:rsidR="00811B5B" w:rsidRPr="000B5C49" w:rsidRDefault="00811B5B" w:rsidP="000B5C49">
      <w:pPr>
        <w:pStyle w:val="ListParagraph"/>
        <w:numPr>
          <w:ilvl w:val="1"/>
          <w:numId w:val="602"/>
        </w:numPr>
        <w:rPr>
          <w:lang w:val="en-US"/>
        </w:rPr>
      </w:pPr>
      <w:r w:rsidRPr="000B5C49">
        <w:rPr>
          <w:lang w:val="en-US"/>
        </w:rPr>
        <w:t>eRedCapCoverageTemplate-4GHz-11PRBs-33dBmPSD-Opt-v002.xlsx</w:t>
      </w:r>
    </w:p>
    <w:p w14:paraId="2829DE89" w14:textId="0108A677" w:rsidR="00811B5B" w:rsidRPr="000B5C49" w:rsidRDefault="00811B5B" w:rsidP="000B5C49">
      <w:pPr>
        <w:pStyle w:val="ListParagraph"/>
        <w:numPr>
          <w:ilvl w:val="1"/>
          <w:numId w:val="602"/>
        </w:numPr>
        <w:rPr>
          <w:lang w:val="en-US"/>
        </w:rPr>
      </w:pPr>
      <w:r w:rsidRPr="000B5C49">
        <w:rPr>
          <w:lang w:val="en-US"/>
        </w:rPr>
        <w:t>eRedCapCoverageTemplate-4GHz-11PRBs-24dBmPSD-Opt-Opt-v002.xlsx</w:t>
      </w:r>
    </w:p>
    <w:p w14:paraId="3C27ED5F" w14:textId="77777777" w:rsidR="00811B5B" w:rsidRPr="00811B5B" w:rsidRDefault="00811B5B" w:rsidP="00811B5B">
      <w:pPr>
        <w:rPr>
          <w:rFonts w:ascii="Times New Roman" w:hAnsi="Times New Roman"/>
          <w:lang w:val="en-US"/>
        </w:rPr>
      </w:pPr>
      <w:r w:rsidRPr="00811B5B">
        <w:rPr>
          <w:rFonts w:ascii="Times New Roman" w:hAnsi="Times New Roman"/>
          <w:lang w:val="en-US"/>
        </w:rPr>
        <w:t>Note:</w:t>
      </w:r>
    </w:p>
    <w:p w14:paraId="661DA2DE" w14:textId="72C4445D" w:rsidR="00811B5B" w:rsidRDefault="00811B5B" w:rsidP="00811B5B">
      <w:pPr>
        <w:rPr>
          <w:rFonts w:ascii="Times New Roman" w:hAnsi="Times New Roman"/>
          <w:lang w:val="en-US"/>
        </w:rPr>
      </w:pPr>
      <w:r w:rsidRPr="00811B5B">
        <w:rPr>
          <w:rFonts w:ascii="Times New Roman" w:hAnsi="Times New Roman"/>
          <w:lang w:val="en-US"/>
        </w:rPr>
        <w:t>For the approach of collecting evaluation results</w:t>
      </w:r>
      <w:r>
        <w:rPr>
          <w:rFonts w:ascii="Times New Roman" w:hAnsi="Times New Roman"/>
          <w:lang w:val="en-US"/>
        </w:rPr>
        <w:t>, c</w:t>
      </w:r>
      <w:r w:rsidRPr="00811B5B">
        <w:rPr>
          <w:rFonts w:ascii="Times New Roman" w:hAnsi="Times New Roman"/>
          <w:lang w:val="en-US"/>
        </w:rPr>
        <w:t xml:space="preserve">ompanies are free to upload results </w:t>
      </w:r>
      <w:r w:rsidR="00DF5CA6">
        <w:rPr>
          <w:rFonts w:ascii="Times New Roman" w:hAnsi="Times New Roman"/>
          <w:lang w:val="en-US"/>
        </w:rPr>
        <w:t>(</w:t>
      </w:r>
      <w:r w:rsidR="00DF5CA6" w:rsidRPr="00811B5B">
        <w:rPr>
          <w:rFonts w:ascii="Times New Roman" w:hAnsi="Times New Roman"/>
          <w:lang w:val="en-US"/>
        </w:rPr>
        <w:t xml:space="preserve">in </w:t>
      </w:r>
      <w:r w:rsidR="00DF5CA6">
        <w:rPr>
          <w:rFonts w:ascii="Times New Roman" w:hAnsi="Times New Roman"/>
          <w:lang w:val="en-US"/>
        </w:rPr>
        <w:t>RAN1#110 i</w:t>
      </w:r>
      <w:r w:rsidR="00DF5CA6" w:rsidRPr="00811B5B">
        <w:rPr>
          <w:rFonts w:ascii="Times New Roman" w:hAnsi="Times New Roman"/>
          <w:lang w:val="en-US"/>
        </w:rPr>
        <w:t>nbox/drafts folder</w:t>
      </w:r>
      <w:r w:rsidR="00DF5CA6">
        <w:rPr>
          <w:rFonts w:ascii="Times New Roman" w:hAnsi="Times New Roman"/>
          <w:lang w:val="en-US"/>
        </w:rPr>
        <w:t xml:space="preserve">) </w:t>
      </w:r>
      <w:r w:rsidRPr="00811B5B">
        <w:rPr>
          <w:rFonts w:ascii="Times New Roman" w:hAnsi="Times New Roman"/>
          <w:lang w:val="en-US"/>
        </w:rPr>
        <w:t xml:space="preserve">from Monday 8th </w:t>
      </w:r>
      <w:r w:rsidR="00DF5CA6">
        <w:rPr>
          <w:rFonts w:ascii="Times New Roman" w:hAnsi="Times New Roman"/>
          <w:lang w:val="en-US"/>
        </w:rPr>
        <w:t xml:space="preserve">till </w:t>
      </w:r>
      <w:r w:rsidRPr="00811B5B">
        <w:rPr>
          <w:rFonts w:ascii="Times New Roman" w:hAnsi="Times New Roman"/>
          <w:lang w:val="en-US"/>
        </w:rPr>
        <w:t>Tuesday 16th August.</w:t>
      </w:r>
    </w:p>
    <w:p w14:paraId="4309B8DA" w14:textId="77777777" w:rsidR="00811B5B" w:rsidRPr="00811B5B" w:rsidRDefault="00811B5B" w:rsidP="00811B5B">
      <w:pPr>
        <w:rPr>
          <w:rFonts w:ascii="Times New Roman" w:hAnsi="Times New Roman"/>
          <w:lang w:val="en-US"/>
        </w:rPr>
      </w:pPr>
    </w:p>
    <w:p w14:paraId="2EE22E6C" w14:textId="74076A17" w:rsidR="00F445D6" w:rsidRPr="000B1042" w:rsidRDefault="007A5AC0" w:rsidP="009643F7">
      <w:pPr>
        <w:pStyle w:val="Heading1"/>
        <w:numPr>
          <w:ilvl w:val="0"/>
          <w:numId w:val="0"/>
        </w:numPr>
        <w:spacing w:before="0" w:after="0"/>
        <w:rPr>
          <w:rFonts w:ascii="Times New Roman" w:hAnsi="Times New Roman" w:cs="Times New Roman"/>
          <w:sz w:val="20"/>
          <w:szCs w:val="20"/>
        </w:rPr>
      </w:pPr>
      <w:r w:rsidRPr="000B1042">
        <w:rPr>
          <w:rFonts w:ascii="Times New Roman" w:hAnsi="Times New Roman"/>
          <w:sz w:val="20"/>
          <w:szCs w:val="20"/>
        </w:rPr>
        <w:br w:type="page"/>
      </w:r>
      <w:bookmarkStart w:id="440" w:name="_Toc105521463"/>
      <w:r w:rsidR="00F445D6" w:rsidRPr="000B1042">
        <w:rPr>
          <w:rFonts w:ascii="Times New Roman" w:hAnsi="Times New Roman" w:cs="Times New Roman"/>
          <w:sz w:val="20"/>
          <w:szCs w:val="20"/>
        </w:rPr>
        <w:lastRenderedPageBreak/>
        <w:t>Annex</w:t>
      </w:r>
      <w:r w:rsidR="00233210">
        <w:rPr>
          <w:rFonts w:ascii="Times New Roman" w:hAnsi="Times New Roman" w:cs="Times New Roman"/>
          <w:sz w:val="20"/>
          <w:szCs w:val="20"/>
        </w:rPr>
        <w:t xml:space="preserve"> </w:t>
      </w:r>
      <w:r w:rsidR="00F445D6" w:rsidRPr="000B1042">
        <w:rPr>
          <w:rFonts w:ascii="Times New Roman" w:hAnsi="Times New Roman" w:cs="Times New Roman"/>
          <w:sz w:val="20"/>
          <w:szCs w:val="20"/>
        </w:rPr>
        <w:t>G:</w:t>
      </w:r>
      <w:r w:rsidR="00F445D6" w:rsidRPr="000B1042">
        <w:rPr>
          <w:rFonts w:ascii="Times New Roman" w:hAnsi="Times New Roman" w:cs="Times New Roman"/>
          <w:sz w:val="20"/>
          <w:szCs w:val="20"/>
        </w:rPr>
        <w:tab/>
        <w:t>List</w:t>
      </w:r>
      <w:r w:rsidR="00233210">
        <w:rPr>
          <w:rFonts w:ascii="Times New Roman" w:hAnsi="Times New Roman" w:cs="Times New Roman"/>
          <w:sz w:val="20"/>
          <w:szCs w:val="20"/>
        </w:rPr>
        <w:t xml:space="preserve"> </w:t>
      </w:r>
      <w:r w:rsidR="00F445D6" w:rsidRPr="000B1042">
        <w:rPr>
          <w:rFonts w:ascii="Times New Roman" w:hAnsi="Times New Roman" w:cs="Times New Roman"/>
          <w:sz w:val="20"/>
          <w:szCs w:val="20"/>
        </w:rPr>
        <w:t>of</w:t>
      </w:r>
      <w:r w:rsidR="00233210">
        <w:rPr>
          <w:rFonts w:ascii="Times New Roman" w:hAnsi="Times New Roman" w:cs="Times New Roman"/>
          <w:sz w:val="20"/>
          <w:szCs w:val="20"/>
        </w:rPr>
        <w:t xml:space="preserve"> </w:t>
      </w:r>
      <w:r w:rsidR="00F445D6" w:rsidRPr="000B1042">
        <w:rPr>
          <w:rFonts w:ascii="Times New Roman" w:hAnsi="Times New Roman" w:cs="Times New Roman"/>
          <w:sz w:val="20"/>
          <w:szCs w:val="20"/>
        </w:rPr>
        <w:t>participants</w:t>
      </w:r>
      <w:r w:rsidR="00233210">
        <w:rPr>
          <w:rFonts w:ascii="Times New Roman" w:hAnsi="Times New Roman" w:cs="Times New Roman"/>
          <w:sz w:val="20"/>
          <w:szCs w:val="20"/>
        </w:rPr>
        <w:t xml:space="preserve"> </w:t>
      </w:r>
      <w:r w:rsidR="00F445D6" w:rsidRPr="000B1042">
        <w:rPr>
          <w:rFonts w:ascii="Times New Roman" w:hAnsi="Times New Roman" w:cs="Times New Roman"/>
          <w:sz w:val="20"/>
          <w:szCs w:val="20"/>
        </w:rPr>
        <w:t>at</w:t>
      </w:r>
      <w:r w:rsidR="00233210">
        <w:rPr>
          <w:rFonts w:ascii="Times New Roman" w:hAnsi="Times New Roman" w:cs="Times New Roman"/>
          <w:sz w:val="20"/>
          <w:szCs w:val="20"/>
        </w:rPr>
        <w:t xml:space="preserve"> </w:t>
      </w:r>
      <w:r w:rsidR="00F2328C">
        <w:rPr>
          <w:rFonts w:ascii="Times New Roman" w:hAnsi="Times New Roman" w:cs="Times New Roman"/>
          <w:sz w:val="20"/>
          <w:szCs w:val="20"/>
        </w:rPr>
        <w:t>RAN1</w:t>
      </w:r>
      <w:r w:rsidR="00233210">
        <w:rPr>
          <w:rFonts w:ascii="Times New Roman" w:hAnsi="Times New Roman" w:cs="Times New Roman"/>
          <w:sz w:val="20"/>
          <w:szCs w:val="20"/>
        </w:rPr>
        <w:t xml:space="preserve"> </w:t>
      </w:r>
      <w:r w:rsidR="008F4B8C">
        <w:rPr>
          <w:rFonts w:ascii="Times New Roman" w:hAnsi="Times New Roman" w:cs="Times New Roman"/>
          <w:sz w:val="20"/>
          <w:szCs w:val="20"/>
        </w:rPr>
        <w:t>#109-e</w:t>
      </w:r>
      <w:bookmarkEnd w:id="440"/>
    </w:p>
    <w:p w14:paraId="7AC8532D" w14:textId="77777777" w:rsidR="005C5573" w:rsidRPr="000B1042" w:rsidRDefault="005C5573" w:rsidP="005C5573">
      <w:pPr>
        <w:rPr>
          <w:szCs w:val="20"/>
        </w:rPr>
      </w:pPr>
    </w:p>
    <w:p w14:paraId="7D0188F5" w14:textId="1F89CB63" w:rsidR="007A5AC0" w:rsidRPr="000B1042" w:rsidRDefault="007A5AC0" w:rsidP="009643F7">
      <w:pPr>
        <w:rPr>
          <w:szCs w:val="20"/>
        </w:rPr>
      </w:pPr>
      <w:r w:rsidRPr="000B1042">
        <w:rPr>
          <w:szCs w:val="20"/>
        </w:rPr>
        <w:t>Please</w:t>
      </w:r>
      <w:r w:rsidR="00233210">
        <w:rPr>
          <w:szCs w:val="20"/>
        </w:rPr>
        <w:t xml:space="preserve"> </w:t>
      </w:r>
      <w:r w:rsidRPr="000B1042">
        <w:rPr>
          <w:szCs w:val="20"/>
        </w:rPr>
        <w:t>see</w:t>
      </w:r>
      <w:r w:rsidR="00233210">
        <w:rPr>
          <w:szCs w:val="20"/>
        </w:rPr>
        <w:t xml:space="preserve"> </w:t>
      </w:r>
      <w:r w:rsidRPr="000B1042">
        <w:rPr>
          <w:szCs w:val="20"/>
        </w:rPr>
        <w:t>excel</w:t>
      </w:r>
      <w:r w:rsidR="00233210">
        <w:rPr>
          <w:szCs w:val="20"/>
        </w:rPr>
        <w:t xml:space="preserve"> </w:t>
      </w:r>
      <w:r w:rsidRPr="000B1042">
        <w:rPr>
          <w:szCs w:val="20"/>
        </w:rPr>
        <w:t>file</w:t>
      </w:r>
      <w:r w:rsidR="00233210">
        <w:rPr>
          <w:szCs w:val="20"/>
        </w:rPr>
        <w:t xml:space="preserve"> </w:t>
      </w:r>
      <w:r w:rsidRPr="000B1042">
        <w:rPr>
          <w:szCs w:val="20"/>
        </w:rPr>
        <w:t>attached</w:t>
      </w:r>
      <w:r w:rsidR="00233210">
        <w:rPr>
          <w:szCs w:val="20"/>
        </w:rPr>
        <w:t xml:space="preserve"> </w:t>
      </w:r>
      <w:r w:rsidRPr="000B1042">
        <w:rPr>
          <w:szCs w:val="20"/>
        </w:rPr>
        <w:t>to</w:t>
      </w:r>
      <w:r w:rsidR="00233210">
        <w:rPr>
          <w:szCs w:val="20"/>
        </w:rPr>
        <w:t xml:space="preserve"> </w:t>
      </w:r>
      <w:r w:rsidRPr="000B1042">
        <w:rPr>
          <w:szCs w:val="20"/>
        </w:rPr>
        <w:t>this</w:t>
      </w:r>
      <w:r w:rsidR="00233210">
        <w:rPr>
          <w:szCs w:val="20"/>
        </w:rPr>
        <w:t xml:space="preserve"> </w:t>
      </w:r>
      <w:r w:rsidRPr="000B1042">
        <w:rPr>
          <w:szCs w:val="20"/>
        </w:rPr>
        <w:t>report</w:t>
      </w:r>
    </w:p>
    <w:p w14:paraId="3EF024D4" w14:textId="77777777" w:rsidR="007A5AC0" w:rsidRPr="000B1042" w:rsidRDefault="007A5AC0" w:rsidP="009643F7">
      <w:pPr>
        <w:rPr>
          <w:rFonts w:ascii="Times New Roman" w:eastAsia="SimSun" w:hAnsi="Times New Roman"/>
          <w:kern w:val="2"/>
          <w:szCs w:val="20"/>
        </w:rPr>
      </w:pPr>
    </w:p>
    <w:p w14:paraId="242BFCB6" w14:textId="2072FB69" w:rsidR="008755AE" w:rsidRPr="000B1042" w:rsidRDefault="007A5AC0" w:rsidP="008755AE">
      <w:pPr>
        <w:pStyle w:val="Heading1"/>
        <w:numPr>
          <w:ilvl w:val="0"/>
          <w:numId w:val="0"/>
        </w:numPr>
        <w:spacing w:before="0" w:after="0"/>
        <w:rPr>
          <w:rFonts w:ascii="Times New Roman" w:eastAsia="MS Mincho" w:hAnsi="Times New Roman" w:cs="Times New Roman"/>
          <w:sz w:val="20"/>
          <w:szCs w:val="20"/>
          <w:lang w:eastAsia="ja-JP"/>
        </w:rPr>
      </w:pPr>
      <w:r w:rsidRPr="000B1042">
        <w:rPr>
          <w:rFonts w:ascii="Times New Roman" w:hAnsi="Times New Roman" w:cs="Times New Roman"/>
          <w:sz w:val="20"/>
          <w:szCs w:val="20"/>
        </w:rPr>
        <w:br w:type="page"/>
      </w:r>
      <w:bookmarkStart w:id="441" w:name="_Toc436387513"/>
      <w:bookmarkStart w:id="442" w:name="_Toc105521464"/>
      <w:r w:rsidR="008755AE" w:rsidRPr="000B1042">
        <w:rPr>
          <w:rFonts w:ascii="Times New Roman" w:hAnsi="Times New Roman" w:cs="Times New Roman"/>
          <w:sz w:val="20"/>
          <w:szCs w:val="20"/>
        </w:rPr>
        <w:lastRenderedPageBreak/>
        <w:t>Annex</w:t>
      </w:r>
      <w:r w:rsidR="00233210">
        <w:rPr>
          <w:rFonts w:ascii="Times New Roman" w:hAnsi="Times New Roman" w:cs="Times New Roman"/>
          <w:sz w:val="20"/>
          <w:szCs w:val="20"/>
        </w:rPr>
        <w:t xml:space="preserve"> </w:t>
      </w:r>
      <w:r w:rsidR="008755AE" w:rsidRPr="000B1042">
        <w:rPr>
          <w:rFonts w:ascii="Times New Roman" w:hAnsi="Times New Roman" w:cs="Times New Roman"/>
          <w:sz w:val="20"/>
          <w:szCs w:val="20"/>
        </w:rPr>
        <w:t>H:</w:t>
      </w:r>
      <w:r w:rsidR="008755AE" w:rsidRPr="000B1042">
        <w:rPr>
          <w:rFonts w:ascii="Times New Roman" w:hAnsi="Times New Roman" w:cs="Times New Roman"/>
          <w:sz w:val="20"/>
          <w:szCs w:val="20"/>
        </w:rPr>
        <w:tab/>
        <w:t>TSG</w:t>
      </w:r>
      <w:r w:rsidR="00233210">
        <w:rPr>
          <w:rFonts w:ascii="Times New Roman" w:hAnsi="Times New Roman" w:cs="Times New Roman"/>
          <w:sz w:val="20"/>
          <w:szCs w:val="20"/>
        </w:rPr>
        <w:t xml:space="preserve"> </w:t>
      </w:r>
      <w:r w:rsidR="008755AE" w:rsidRPr="000B1042">
        <w:rPr>
          <w:rFonts w:ascii="Times New Roman" w:hAnsi="Times New Roman" w:cs="Times New Roman"/>
          <w:sz w:val="20"/>
          <w:szCs w:val="20"/>
        </w:rPr>
        <w:t>RAN</w:t>
      </w:r>
      <w:r w:rsidR="00233210">
        <w:rPr>
          <w:rFonts w:ascii="Times New Roman" w:hAnsi="Times New Roman" w:cs="Times New Roman"/>
          <w:sz w:val="20"/>
          <w:szCs w:val="20"/>
        </w:rPr>
        <w:t xml:space="preserve"> </w:t>
      </w:r>
      <w:r w:rsidR="008755AE" w:rsidRPr="000B1042">
        <w:rPr>
          <w:rFonts w:ascii="Times New Roman" w:hAnsi="Times New Roman" w:cs="Times New Roman"/>
          <w:sz w:val="20"/>
          <w:szCs w:val="20"/>
        </w:rPr>
        <w:t>WG1</w:t>
      </w:r>
      <w:r w:rsidR="00233210">
        <w:rPr>
          <w:rFonts w:ascii="Times New Roman" w:hAnsi="Times New Roman" w:cs="Times New Roman"/>
          <w:sz w:val="20"/>
          <w:szCs w:val="20"/>
        </w:rPr>
        <w:t xml:space="preserve"> </w:t>
      </w:r>
      <w:r w:rsidR="008755AE" w:rsidRPr="000B1042">
        <w:rPr>
          <w:rFonts w:ascii="Times New Roman" w:hAnsi="Times New Roman" w:cs="Times New Roman"/>
          <w:sz w:val="20"/>
          <w:szCs w:val="20"/>
        </w:rPr>
        <w:t>meetings</w:t>
      </w:r>
      <w:r w:rsidR="00233210">
        <w:rPr>
          <w:rFonts w:ascii="Times New Roman" w:hAnsi="Times New Roman" w:cs="Times New Roman"/>
          <w:sz w:val="20"/>
          <w:szCs w:val="20"/>
        </w:rPr>
        <w:t xml:space="preserve"> </w:t>
      </w:r>
      <w:r w:rsidR="008755AE" w:rsidRPr="000B1042">
        <w:rPr>
          <w:rFonts w:ascii="Times New Roman" w:hAnsi="Times New Roman" w:cs="Times New Roman"/>
          <w:sz w:val="20"/>
          <w:szCs w:val="20"/>
        </w:rPr>
        <w:t>in</w:t>
      </w:r>
      <w:r w:rsidR="00233210">
        <w:rPr>
          <w:rFonts w:ascii="Times New Roman" w:hAnsi="Times New Roman" w:cs="Times New Roman"/>
          <w:sz w:val="20"/>
          <w:szCs w:val="20"/>
        </w:rPr>
        <w:t xml:space="preserve"> </w:t>
      </w:r>
      <w:r w:rsidR="008755AE" w:rsidRPr="000B1042">
        <w:rPr>
          <w:rFonts w:ascii="Times New Roman" w:eastAsia="MS Mincho" w:hAnsi="Times New Roman" w:cs="Times New Roman"/>
          <w:sz w:val="20"/>
          <w:szCs w:val="20"/>
          <w:lang w:eastAsia="ja-JP"/>
        </w:rPr>
        <w:t>20</w:t>
      </w:r>
      <w:r w:rsidR="00104FF5">
        <w:rPr>
          <w:rFonts w:ascii="Times New Roman" w:eastAsia="MS Mincho" w:hAnsi="Times New Roman" w:cs="Times New Roman"/>
          <w:sz w:val="20"/>
          <w:szCs w:val="20"/>
          <w:lang w:eastAsia="ja-JP"/>
        </w:rPr>
        <w:t>2</w:t>
      </w:r>
      <w:r w:rsidR="00491EF0">
        <w:rPr>
          <w:rFonts w:ascii="Times New Roman" w:eastAsia="MS Mincho" w:hAnsi="Times New Roman" w:cs="Times New Roman"/>
          <w:sz w:val="20"/>
          <w:szCs w:val="20"/>
          <w:lang w:eastAsia="ja-JP"/>
        </w:rPr>
        <w:t>2</w:t>
      </w:r>
      <w:r w:rsidR="00233210">
        <w:rPr>
          <w:rFonts w:ascii="Times New Roman" w:eastAsia="MS Mincho" w:hAnsi="Times New Roman" w:cs="Times New Roman"/>
          <w:sz w:val="20"/>
          <w:szCs w:val="20"/>
          <w:lang w:eastAsia="ja-JP"/>
        </w:rPr>
        <w:t xml:space="preserve"> </w:t>
      </w:r>
      <w:r w:rsidR="008755AE" w:rsidRPr="000B1042">
        <w:rPr>
          <w:rFonts w:ascii="Times New Roman" w:eastAsia="MS Mincho" w:hAnsi="Times New Roman" w:cs="Times New Roman"/>
          <w:sz w:val="20"/>
          <w:szCs w:val="20"/>
          <w:lang w:eastAsia="ja-JP"/>
        </w:rPr>
        <w:t>–</w:t>
      </w:r>
      <w:r w:rsidR="00233210">
        <w:rPr>
          <w:rFonts w:ascii="Times New Roman" w:eastAsia="MS Mincho" w:hAnsi="Times New Roman" w:cs="Times New Roman"/>
          <w:sz w:val="20"/>
          <w:szCs w:val="20"/>
          <w:lang w:eastAsia="ja-JP"/>
        </w:rPr>
        <w:t xml:space="preserve"> </w:t>
      </w:r>
      <w:r w:rsidR="008755AE" w:rsidRPr="000B1042">
        <w:rPr>
          <w:rFonts w:ascii="Times New Roman" w:eastAsia="MS Mincho" w:hAnsi="Times New Roman" w:cs="Times New Roman"/>
          <w:sz w:val="20"/>
          <w:szCs w:val="20"/>
          <w:lang w:eastAsia="ja-JP"/>
        </w:rPr>
        <w:t>20</w:t>
      </w:r>
      <w:bookmarkEnd w:id="441"/>
      <w:r w:rsidR="00136559">
        <w:rPr>
          <w:rFonts w:ascii="Times New Roman" w:eastAsia="MS Mincho" w:hAnsi="Times New Roman" w:cs="Times New Roman"/>
          <w:sz w:val="20"/>
          <w:szCs w:val="20"/>
          <w:lang w:eastAsia="ja-JP"/>
        </w:rPr>
        <w:t>2</w:t>
      </w:r>
      <w:r w:rsidR="00491EF0">
        <w:rPr>
          <w:rFonts w:ascii="Times New Roman" w:eastAsia="MS Mincho" w:hAnsi="Times New Roman" w:cs="Times New Roman"/>
          <w:sz w:val="20"/>
          <w:szCs w:val="20"/>
          <w:lang w:eastAsia="ja-JP"/>
        </w:rPr>
        <w:t>3</w:t>
      </w:r>
      <w:bookmarkEnd w:id="442"/>
    </w:p>
    <w:p w14:paraId="468AA5E3" w14:textId="77777777" w:rsidR="008755AE" w:rsidRPr="000B1042" w:rsidRDefault="008755AE" w:rsidP="008755AE">
      <w:pPr>
        <w:rPr>
          <w:szCs w:val="20"/>
          <w:lang w:eastAsia="ja-JP"/>
        </w:rPr>
      </w:pPr>
    </w:p>
    <w:tbl>
      <w:tblPr>
        <w:tblW w:w="106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348"/>
        <w:gridCol w:w="1119"/>
        <w:gridCol w:w="3151"/>
        <w:gridCol w:w="1975"/>
        <w:gridCol w:w="1008"/>
      </w:tblGrid>
      <w:tr w:rsidR="00F40D66" w:rsidRPr="000B1042" w14:paraId="38078086" w14:textId="77777777" w:rsidTr="00765707">
        <w:trPr>
          <w:cantSplit/>
          <w:trHeight w:val="255"/>
          <w:jc w:val="center"/>
        </w:trPr>
        <w:tc>
          <w:tcPr>
            <w:tcW w:w="3348" w:type="dxa"/>
            <w:shd w:val="clear" w:color="auto" w:fill="FFFFCC"/>
            <w:noWrap/>
            <w:vAlign w:val="center"/>
          </w:tcPr>
          <w:p w14:paraId="1BE737CE" w14:textId="77777777" w:rsidR="00F40D66" w:rsidRPr="000B1042" w:rsidRDefault="00F40D66" w:rsidP="00765707">
            <w:pPr>
              <w:rPr>
                <w:rFonts w:ascii="Times New Roman" w:eastAsia="Arial Unicode MS" w:hAnsi="Times New Roman"/>
                <w:b/>
                <w:bCs/>
                <w:szCs w:val="20"/>
              </w:rPr>
            </w:pPr>
            <w:r w:rsidRPr="000B1042">
              <w:rPr>
                <w:rFonts w:ascii="Times New Roman" w:hAnsi="Times New Roman"/>
                <w:b/>
                <w:bCs/>
                <w:szCs w:val="20"/>
              </w:rPr>
              <w:t>TITLE</w:t>
            </w:r>
          </w:p>
        </w:tc>
        <w:tc>
          <w:tcPr>
            <w:tcW w:w="1119" w:type="dxa"/>
            <w:shd w:val="clear" w:color="auto" w:fill="FFFFCC"/>
            <w:noWrap/>
            <w:vAlign w:val="center"/>
          </w:tcPr>
          <w:p w14:paraId="10549FE6" w14:textId="77777777" w:rsidR="00F40D66" w:rsidRPr="000B1042" w:rsidRDefault="00F40D66" w:rsidP="00765707">
            <w:pPr>
              <w:rPr>
                <w:rFonts w:ascii="Times New Roman" w:eastAsia="Arial Unicode MS" w:hAnsi="Times New Roman"/>
                <w:b/>
                <w:bCs/>
                <w:szCs w:val="20"/>
              </w:rPr>
            </w:pPr>
            <w:r w:rsidRPr="000B1042">
              <w:rPr>
                <w:rFonts w:ascii="Times New Roman" w:hAnsi="Times New Roman"/>
                <w:b/>
                <w:bCs/>
                <w:szCs w:val="20"/>
              </w:rPr>
              <w:t>TYPE</w:t>
            </w:r>
          </w:p>
        </w:tc>
        <w:tc>
          <w:tcPr>
            <w:tcW w:w="3151" w:type="dxa"/>
            <w:shd w:val="clear" w:color="auto" w:fill="FFFFCC"/>
            <w:noWrap/>
            <w:vAlign w:val="center"/>
          </w:tcPr>
          <w:p w14:paraId="1986E7AA" w14:textId="77777777" w:rsidR="00F40D66" w:rsidRPr="000B1042" w:rsidRDefault="00F40D66" w:rsidP="00765707">
            <w:pPr>
              <w:rPr>
                <w:rFonts w:ascii="Times New Roman" w:eastAsia="Arial Unicode MS" w:hAnsi="Times New Roman"/>
                <w:b/>
                <w:bCs/>
                <w:szCs w:val="20"/>
              </w:rPr>
            </w:pPr>
            <w:r w:rsidRPr="000B1042">
              <w:rPr>
                <w:rFonts w:ascii="Times New Roman" w:hAnsi="Times New Roman"/>
                <w:b/>
                <w:bCs/>
                <w:szCs w:val="20"/>
              </w:rPr>
              <w:t>DATES</w:t>
            </w:r>
          </w:p>
        </w:tc>
        <w:tc>
          <w:tcPr>
            <w:tcW w:w="1975" w:type="dxa"/>
            <w:shd w:val="clear" w:color="auto" w:fill="FFFFCC"/>
            <w:noWrap/>
            <w:vAlign w:val="center"/>
          </w:tcPr>
          <w:p w14:paraId="67722592" w14:textId="77777777" w:rsidR="00F40D66" w:rsidRPr="000B1042" w:rsidRDefault="00F40D66" w:rsidP="00765707">
            <w:pPr>
              <w:rPr>
                <w:rFonts w:ascii="Times New Roman" w:eastAsia="Arial Unicode MS" w:hAnsi="Times New Roman"/>
                <w:b/>
                <w:bCs/>
                <w:szCs w:val="20"/>
              </w:rPr>
            </w:pPr>
            <w:r w:rsidRPr="000B1042">
              <w:rPr>
                <w:rFonts w:ascii="Times New Roman" w:hAnsi="Times New Roman"/>
                <w:b/>
                <w:bCs/>
                <w:szCs w:val="20"/>
              </w:rPr>
              <w:t>LOCATION</w:t>
            </w:r>
          </w:p>
        </w:tc>
        <w:tc>
          <w:tcPr>
            <w:tcW w:w="1008" w:type="dxa"/>
            <w:shd w:val="clear" w:color="auto" w:fill="FFFFCC"/>
            <w:noWrap/>
            <w:vAlign w:val="center"/>
          </w:tcPr>
          <w:p w14:paraId="21183073" w14:textId="77777777" w:rsidR="00F40D66" w:rsidRPr="000B1042" w:rsidRDefault="00F40D66" w:rsidP="00765707">
            <w:pPr>
              <w:rPr>
                <w:rFonts w:ascii="Times New Roman" w:eastAsia="Arial Unicode MS" w:hAnsi="Times New Roman"/>
                <w:b/>
                <w:bCs/>
                <w:szCs w:val="20"/>
              </w:rPr>
            </w:pPr>
            <w:r w:rsidRPr="000B1042">
              <w:rPr>
                <w:rFonts w:ascii="Times New Roman" w:hAnsi="Times New Roman"/>
                <w:b/>
                <w:bCs/>
                <w:szCs w:val="20"/>
              </w:rPr>
              <w:t>CTRY</w:t>
            </w:r>
          </w:p>
        </w:tc>
      </w:tr>
      <w:tr w:rsidR="002210A8" w:rsidRPr="00174AA2" w14:paraId="0D5E5169" w14:textId="77777777" w:rsidTr="00765707">
        <w:trPr>
          <w:cantSplit/>
          <w:trHeight w:val="20"/>
          <w:jc w:val="center"/>
        </w:trPr>
        <w:tc>
          <w:tcPr>
            <w:tcW w:w="3348" w:type="dxa"/>
            <w:noWrap/>
            <w:tcMar>
              <w:top w:w="57" w:type="dxa"/>
              <w:left w:w="57" w:type="dxa"/>
              <w:bottom w:w="57" w:type="dxa"/>
              <w:right w:w="57" w:type="dxa"/>
            </w:tcMar>
          </w:tcPr>
          <w:p w14:paraId="6B658F71" w14:textId="77777777" w:rsidR="002210A8" w:rsidRPr="001351FA" w:rsidRDefault="002210A8" w:rsidP="002210A8">
            <w:pPr>
              <w:rPr>
                <w:rFonts w:ascii="Times New Roman" w:hAnsi="Times New Roman"/>
                <w:strike/>
                <w:szCs w:val="20"/>
                <w:u w:val="single"/>
              </w:rPr>
            </w:pPr>
            <w:r w:rsidRPr="001351FA">
              <w:rPr>
                <w:rFonts w:ascii="Times New Roman" w:hAnsi="Times New Roman"/>
                <w:strike/>
                <w:szCs w:val="20"/>
                <w:u w:val="single"/>
              </w:rPr>
              <w:t>3GPPRAN1#109</w:t>
            </w:r>
          </w:p>
          <w:p w14:paraId="132B9C44" w14:textId="65BB6E2F" w:rsidR="001351FA" w:rsidRPr="00174AA2" w:rsidRDefault="001351FA" w:rsidP="002210A8">
            <w:pPr>
              <w:rPr>
                <w:rFonts w:ascii="Times New Roman" w:hAnsi="Times New Roman"/>
                <w:szCs w:val="20"/>
                <w:u w:val="single"/>
              </w:rPr>
            </w:pPr>
            <w:r w:rsidRPr="00182185">
              <w:rPr>
                <w:rFonts w:ascii="Times New Roman" w:hAnsi="Times New Roman"/>
                <w:color w:val="FF0000"/>
                <w:szCs w:val="20"/>
                <w:u w:val="single"/>
              </w:rPr>
              <w:t>3GPPRAN1#10</w:t>
            </w:r>
            <w:r>
              <w:rPr>
                <w:rFonts w:ascii="Times New Roman" w:hAnsi="Times New Roman"/>
                <w:color w:val="FF0000"/>
                <w:szCs w:val="20"/>
                <w:u w:val="single"/>
              </w:rPr>
              <w:t>9</w:t>
            </w:r>
            <w:r w:rsidRPr="00182185">
              <w:rPr>
                <w:rFonts w:ascii="Times New Roman" w:hAnsi="Times New Roman"/>
                <w:color w:val="FF0000"/>
                <w:szCs w:val="20"/>
                <w:u w:val="single"/>
              </w:rPr>
              <w:t>-e</w:t>
            </w:r>
          </w:p>
        </w:tc>
        <w:tc>
          <w:tcPr>
            <w:tcW w:w="1119" w:type="dxa"/>
            <w:noWrap/>
            <w:tcMar>
              <w:top w:w="57" w:type="dxa"/>
              <w:left w:w="57" w:type="dxa"/>
              <w:bottom w:w="57" w:type="dxa"/>
              <w:right w:w="57" w:type="dxa"/>
            </w:tcMar>
          </w:tcPr>
          <w:p w14:paraId="0B168FCF" w14:textId="350C4EB3" w:rsidR="001351FA" w:rsidRPr="00A14B59" w:rsidRDefault="002210A8" w:rsidP="002210A8">
            <w:pPr>
              <w:rPr>
                <w:rFonts w:ascii="Times New Roman" w:hAnsi="Times New Roman"/>
                <w:szCs w:val="20"/>
                <w:u w:val="single"/>
              </w:rPr>
            </w:pPr>
            <w:r w:rsidRPr="00A14B59">
              <w:rPr>
                <w:rFonts w:ascii="Times New Roman" w:hAnsi="Times New Roman"/>
                <w:szCs w:val="20"/>
                <w:u w:val="single"/>
              </w:rPr>
              <w:t>WG</w:t>
            </w:r>
          </w:p>
        </w:tc>
        <w:tc>
          <w:tcPr>
            <w:tcW w:w="3151" w:type="dxa"/>
            <w:noWrap/>
            <w:tcMar>
              <w:top w:w="57" w:type="dxa"/>
              <w:left w:w="57" w:type="dxa"/>
              <w:bottom w:w="57" w:type="dxa"/>
              <w:right w:w="57" w:type="dxa"/>
            </w:tcMar>
            <w:vAlign w:val="center"/>
          </w:tcPr>
          <w:p w14:paraId="56D9E473" w14:textId="77777777" w:rsidR="002210A8" w:rsidRPr="001351FA" w:rsidRDefault="002210A8" w:rsidP="002210A8">
            <w:pPr>
              <w:rPr>
                <w:rFonts w:ascii="Times New Roman" w:hAnsi="Times New Roman"/>
                <w:strike/>
                <w:szCs w:val="20"/>
              </w:rPr>
            </w:pPr>
            <w:r w:rsidRPr="001351FA">
              <w:rPr>
                <w:rFonts w:ascii="Times New Roman" w:hAnsi="Times New Roman"/>
                <w:strike/>
                <w:szCs w:val="20"/>
              </w:rPr>
              <w:t>16 - 20 May 2022</w:t>
            </w:r>
          </w:p>
          <w:p w14:paraId="7B97A707" w14:textId="3E4100AF" w:rsidR="001351FA" w:rsidRPr="00174AA2" w:rsidRDefault="001351FA" w:rsidP="002210A8">
            <w:pPr>
              <w:rPr>
                <w:rFonts w:ascii="Times New Roman" w:hAnsi="Times New Roman"/>
                <w:szCs w:val="20"/>
              </w:rPr>
            </w:pPr>
            <w:r>
              <w:rPr>
                <w:rFonts w:ascii="Times New Roman" w:hAnsi="Times New Roman"/>
                <w:color w:val="FF0000"/>
                <w:szCs w:val="20"/>
              </w:rPr>
              <w:t>09</w:t>
            </w:r>
            <w:r w:rsidRPr="00182185">
              <w:rPr>
                <w:rFonts w:ascii="Times New Roman" w:hAnsi="Times New Roman"/>
                <w:color w:val="FF0000"/>
                <w:szCs w:val="20"/>
              </w:rPr>
              <w:t xml:space="preserve"> </w:t>
            </w:r>
            <w:r>
              <w:rPr>
                <w:rFonts w:ascii="Times New Roman" w:hAnsi="Times New Roman"/>
                <w:color w:val="FF0000"/>
                <w:szCs w:val="20"/>
              </w:rPr>
              <w:t>–</w:t>
            </w:r>
            <w:r w:rsidRPr="00182185">
              <w:rPr>
                <w:rFonts w:ascii="Times New Roman" w:hAnsi="Times New Roman"/>
                <w:color w:val="FF0000"/>
                <w:szCs w:val="20"/>
              </w:rPr>
              <w:t xml:space="preserve"> 2</w:t>
            </w:r>
            <w:r>
              <w:rPr>
                <w:rFonts w:ascii="Times New Roman" w:hAnsi="Times New Roman"/>
                <w:color w:val="FF0000"/>
                <w:szCs w:val="20"/>
              </w:rPr>
              <w:t>0 May</w:t>
            </w:r>
            <w:r w:rsidRPr="00182185">
              <w:rPr>
                <w:rFonts w:ascii="Times New Roman" w:hAnsi="Times New Roman"/>
                <w:color w:val="FF0000"/>
                <w:szCs w:val="20"/>
              </w:rPr>
              <w:t xml:space="preserve"> 2022</w:t>
            </w:r>
          </w:p>
        </w:tc>
        <w:tc>
          <w:tcPr>
            <w:tcW w:w="1975" w:type="dxa"/>
            <w:noWrap/>
            <w:tcMar>
              <w:top w:w="57" w:type="dxa"/>
              <w:left w:w="57" w:type="dxa"/>
              <w:bottom w:w="57" w:type="dxa"/>
              <w:right w:w="57" w:type="dxa"/>
            </w:tcMar>
          </w:tcPr>
          <w:p w14:paraId="0BAA50BB" w14:textId="77777777" w:rsidR="002210A8" w:rsidRPr="001351FA" w:rsidRDefault="002210A8" w:rsidP="002210A8">
            <w:pPr>
              <w:rPr>
                <w:rFonts w:ascii="Times New Roman" w:eastAsia="Arial Unicode MS" w:hAnsi="Times New Roman"/>
                <w:strike/>
                <w:szCs w:val="20"/>
              </w:rPr>
            </w:pPr>
            <w:r w:rsidRPr="001351FA">
              <w:rPr>
                <w:rFonts w:ascii="Times New Roman" w:eastAsia="Arial Unicode MS" w:hAnsi="Times New Roman"/>
                <w:strike/>
                <w:szCs w:val="20"/>
              </w:rPr>
              <w:t>TBD</w:t>
            </w:r>
          </w:p>
          <w:p w14:paraId="03EFA58B" w14:textId="3FE7A74C" w:rsidR="001351FA" w:rsidRPr="00174AA2" w:rsidRDefault="001351FA" w:rsidP="002210A8">
            <w:pPr>
              <w:rPr>
                <w:rFonts w:ascii="Times New Roman" w:eastAsia="Arial Unicode MS" w:hAnsi="Times New Roman"/>
                <w:szCs w:val="20"/>
              </w:rPr>
            </w:pPr>
            <w:r w:rsidRPr="00182185">
              <w:rPr>
                <w:rFonts w:ascii="Times New Roman" w:eastAsia="Arial Unicode MS" w:hAnsi="Times New Roman"/>
                <w:color w:val="FF0000"/>
                <w:szCs w:val="20"/>
              </w:rPr>
              <w:t>e-meeting</w:t>
            </w:r>
          </w:p>
        </w:tc>
        <w:tc>
          <w:tcPr>
            <w:tcW w:w="1008" w:type="dxa"/>
            <w:noWrap/>
            <w:tcMar>
              <w:top w:w="57" w:type="dxa"/>
              <w:left w:w="57" w:type="dxa"/>
              <w:bottom w:w="57" w:type="dxa"/>
              <w:right w:w="57" w:type="dxa"/>
            </w:tcMar>
          </w:tcPr>
          <w:p w14:paraId="1BAE6B7D" w14:textId="5F9A3A19" w:rsidR="002210A8" w:rsidRPr="001351FA" w:rsidRDefault="002210A8" w:rsidP="002210A8">
            <w:pPr>
              <w:rPr>
                <w:rFonts w:ascii="Times New Roman" w:eastAsia="Arial Unicode MS" w:hAnsi="Times New Roman"/>
                <w:strike/>
                <w:szCs w:val="20"/>
              </w:rPr>
            </w:pPr>
            <w:r w:rsidRPr="001351FA">
              <w:rPr>
                <w:rFonts w:ascii="Times New Roman" w:eastAsia="Arial Unicode MS" w:hAnsi="Times New Roman"/>
                <w:strike/>
                <w:szCs w:val="20"/>
              </w:rPr>
              <w:t>China</w:t>
            </w:r>
          </w:p>
        </w:tc>
      </w:tr>
      <w:tr w:rsidR="00182185" w:rsidRPr="00174AA2" w14:paraId="52F3B034" w14:textId="77777777" w:rsidTr="00765707">
        <w:trPr>
          <w:cantSplit/>
          <w:trHeight w:val="20"/>
          <w:jc w:val="center"/>
        </w:trPr>
        <w:tc>
          <w:tcPr>
            <w:tcW w:w="3348" w:type="dxa"/>
            <w:noWrap/>
            <w:tcMar>
              <w:top w:w="57" w:type="dxa"/>
              <w:left w:w="57" w:type="dxa"/>
              <w:bottom w:w="57" w:type="dxa"/>
              <w:right w:w="57" w:type="dxa"/>
            </w:tcMar>
          </w:tcPr>
          <w:p w14:paraId="51B2633E" w14:textId="7BB4C1CF" w:rsidR="00182185" w:rsidRPr="00174AA2" w:rsidRDefault="00182185" w:rsidP="00182185">
            <w:pPr>
              <w:rPr>
                <w:rFonts w:ascii="Times New Roman" w:hAnsi="Times New Roman"/>
                <w:szCs w:val="20"/>
                <w:u w:val="single"/>
              </w:rPr>
            </w:pPr>
            <w:r w:rsidRPr="00174AA2">
              <w:rPr>
                <w:rFonts w:ascii="Times New Roman" w:hAnsi="Times New Roman"/>
                <w:szCs w:val="20"/>
                <w:u w:val="single"/>
              </w:rPr>
              <w:t>3GPPRAN1#1</w:t>
            </w:r>
            <w:r>
              <w:rPr>
                <w:rFonts w:ascii="Times New Roman" w:hAnsi="Times New Roman"/>
                <w:szCs w:val="20"/>
                <w:u w:val="single"/>
              </w:rPr>
              <w:t>10</w:t>
            </w:r>
          </w:p>
        </w:tc>
        <w:tc>
          <w:tcPr>
            <w:tcW w:w="1119" w:type="dxa"/>
            <w:noWrap/>
            <w:tcMar>
              <w:top w:w="57" w:type="dxa"/>
              <w:left w:w="57" w:type="dxa"/>
              <w:bottom w:w="57" w:type="dxa"/>
              <w:right w:w="57" w:type="dxa"/>
            </w:tcMar>
          </w:tcPr>
          <w:p w14:paraId="43962208" w14:textId="229FC16E" w:rsidR="00182185" w:rsidRPr="00174AA2" w:rsidRDefault="00182185" w:rsidP="00182185">
            <w:pPr>
              <w:rPr>
                <w:rFonts w:ascii="Times New Roman" w:hAnsi="Times New Roman"/>
                <w:szCs w:val="20"/>
                <w:u w:val="single"/>
              </w:rPr>
            </w:pPr>
            <w:r>
              <w:rPr>
                <w:rFonts w:ascii="Times New Roman" w:hAnsi="Times New Roman"/>
                <w:szCs w:val="20"/>
                <w:u w:val="single"/>
              </w:rPr>
              <w:t>WG</w:t>
            </w:r>
          </w:p>
        </w:tc>
        <w:tc>
          <w:tcPr>
            <w:tcW w:w="3151" w:type="dxa"/>
            <w:noWrap/>
            <w:tcMar>
              <w:top w:w="57" w:type="dxa"/>
              <w:left w:w="57" w:type="dxa"/>
              <w:bottom w:w="57" w:type="dxa"/>
              <w:right w:w="57" w:type="dxa"/>
            </w:tcMar>
            <w:vAlign w:val="center"/>
          </w:tcPr>
          <w:p w14:paraId="71A464F2" w14:textId="31709114" w:rsidR="00182185" w:rsidRPr="00174AA2" w:rsidRDefault="00182185" w:rsidP="00182185">
            <w:pPr>
              <w:rPr>
                <w:rFonts w:ascii="Times New Roman" w:hAnsi="Times New Roman"/>
                <w:szCs w:val="20"/>
              </w:rPr>
            </w:pPr>
            <w:r>
              <w:rPr>
                <w:rFonts w:ascii="Times New Roman" w:hAnsi="Times New Roman"/>
                <w:szCs w:val="20"/>
              </w:rPr>
              <w:t>22 - 26 Aug 2022</w:t>
            </w:r>
          </w:p>
        </w:tc>
        <w:tc>
          <w:tcPr>
            <w:tcW w:w="1975" w:type="dxa"/>
            <w:noWrap/>
            <w:tcMar>
              <w:top w:w="57" w:type="dxa"/>
              <w:left w:w="57" w:type="dxa"/>
              <w:bottom w:w="57" w:type="dxa"/>
              <w:right w:w="57" w:type="dxa"/>
            </w:tcMar>
          </w:tcPr>
          <w:p w14:paraId="4AC18229" w14:textId="3E96BF65" w:rsidR="00182185" w:rsidRPr="00174AA2" w:rsidRDefault="00182185" w:rsidP="00182185">
            <w:pPr>
              <w:rPr>
                <w:rFonts w:ascii="Times New Roman" w:eastAsia="Arial Unicode MS" w:hAnsi="Times New Roman"/>
                <w:szCs w:val="20"/>
              </w:rPr>
            </w:pPr>
            <w:r>
              <w:rPr>
                <w:rFonts w:ascii="Times New Roman" w:eastAsia="Arial Unicode MS" w:hAnsi="Times New Roman"/>
                <w:szCs w:val="20"/>
              </w:rPr>
              <w:t>Toulouse</w:t>
            </w:r>
          </w:p>
        </w:tc>
        <w:tc>
          <w:tcPr>
            <w:tcW w:w="1008" w:type="dxa"/>
            <w:noWrap/>
            <w:tcMar>
              <w:top w:w="57" w:type="dxa"/>
              <w:left w:w="57" w:type="dxa"/>
              <w:bottom w:w="57" w:type="dxa"/>
              <w:right w:w="57" w:type="dxa"/>
            </w:tcMar>
          </w:tcPr>
          <w:p w14:paraId="7CAB4E9C" w14:textId="39A28737" w:rsidR="00182185" w:rsidRPr="00174AA2" w:rsidRDefault="00A14B59" w:rsidP="00182185">
            <w:pPr>
              <w:rPr>
                <w:rFonts w:ascii="Times New Roman" w:eastAsia="Arial Unicode MS" w:hAnsi="Times New Roman"/>
                <w:szCs w:val="20"/>
              </w:rPr>
            </w:pPr>
            <w:r>
              <w:rPr>
                <w:rFonts w:ascii="Times New Roman" w:eastAsia="Arial Unicode MS" w:hAnsi="Times New Roman"/>
                <w:szCs w:val="20"/>
              </w:rPr>
              <w:t>France</w:t>
            </w:r>
          </w:p>
        </w:tc>
      </w:tr>
      <w:tr w:rsidR="00150754" w:rsidRPr="00174AA2" w14:paraId="1B0651C2" w14:textId="77777777" w:rsidTr="00765707">
        <w:trPr>
          <w:cantSplit/>
          <w:trHeight w:val="20"/>
          <w:jc w:val="center"/>
        </w:trPr>
        <w:tc>
          <w:tcPr>
            <w:tcW w:w="3348" w:type="dxa"/>
            <w:noWrap/>
            <w:tcMar>
              <w:top w:w="57" w:type="dxa"/>
              <w:left w:w="57" w:type="dxa"/>
              <w:bottom w:w="57" w:type="dxa"/>
              <w:right w:w="57" w:type="dxa"/>
            </w:tcMar>
          </w:tcPr>
          <w:p w14:paraId="65C5B16C" w14:textId="77777777" w:rsidR="00150754" w:rsidRPr="00A14B59" w:rsidRDefault="00150754" w:rsidP="00150754">
            <w:pPr>
              <w:rPr>
                <w:rFonts w:ascii="Times New Roman" w:hAnsi="Times New Roman"/>
                <w:strike/>
                <w:szCs w:val="20"/>
                <w:u w:val="single"/>
              </w:rPr>
            </w:pPr>
            <w:r w:rsidRPr="00A14B59">
              <w:rPr>
                <w:rFonts w:ascii="Times New Roman" w:hAnsi="Times New Roman"/>
                <w:strike/>
                <w:szCs w:val="20"/>
                <w:u w:val="single"/>
              </w:rPr>
              <w:t>3GPPRAN1#110bis</w:t>
            </w:r>
          </w:p>
          <w:p w14:paraId="20EC2143" w14:textId="4DB8FBC7" w:rsidR="00150754" w:rsidRPr="00174AA2" w:rsidRDefault="00150754" w:rsidP="00150754">
            <w:pPr>
              <w:rPr>
                <w:rFonts w:ascii="Times New Roman" w:hAnsi="Times New Roman"/>
                <w:szCs w:val="20"/>
                <w:u w:val="single"/>
              </w:rPr>
            </w:pPr>
            <w:r w:rsidRPr="00A14B59">
              <w:rPr>
                <w:rFonts w:ascii="Times New Roman" w:hAnsi="Times New Roman"/>
                <w:color w:val="FF0000"/>
                <w:szCs w:val="20"/>
                <w:u w:val="single"/>
              </w:rPr>
              <w:t>3GPPRAN1#110-e-bis</w:t>
            </w:r>
          </w:p>
        </w:tc>
        <w:tc>
          <w:tcPr>
            <w:tcW w:w="1119" w:type="dxa"/>
            <w:noWrap/>
            <w:tcMar>
              <w:top w:w="57" w:type="dxa"/>
              <w:left w:w="57" w:type="dxa"/>
              <w:bottom w:w="57" w:type="dxa"/>
              <w:right w:w="57" w:type="dxa"/>
            </w:tcMar>
          </w:tcPr>
          <w:p w14:paraId="1DC4DE09" w14:textId="16BCD819" w:rsidR="00150754" w:rsidRPr="00A14B59" w:rsidRDefault="00150754" w:rsidP="00150754">
            <w:pPr>
              <w:rPr>
                <w:rFonts w:ascii="Times New Roman" w:hAnsi="Times New Roman"/>
                <w:szCs w:val="20"/>
                <w:u w:val="single"/>
              </w:rPr>
            </w:pPr>
            <w:r w:rsidRPr="00A14B59">
              <w:rPr>
                <w:rFonts w:ascii="Times New Roman" w:hAnsi="Times New Roman"/>
                <w:szCs w:val="20"/>
                <w:u w:val="single"/>
              </w:rPr>
              <w:t>WG</w:t>
            </w:r>
          </w:p>
        </w:tc>
        <w:tc>
          <w:tcPr>
            <w:tcW w:w="3151" w:type="dxa"/>
            <w:noWrap/>
            <w:tcMar>
              <w:top w:w="57" w:type="dxa"/>
              <w:left w:w="57" w:type="dxa"/>
              <w:bottom w:w="57" w:type="dxa"/>
              <w:right w:w="57" w:type="dxa"/>
            </w:tcMar>
            <w:vAlign w:val="center"/>
          </w:tcPr>
          <w:p w14:paraId="57F944AD" w14:textId="77777777" w:rsidR="00150754" w:rsidRPr="00A14B59" w:rsidRDefault="00150754" w:rsidP="00150754">
            <w:pPr>
              <w:rPr>
                <w:rFonts w:ascii="Times New Roman" w:hAnsi="Times New Roman"/>
                <w:strike/>
                <w:szCs w:val="20"/>
              </w:rPr>
            </w:pPr>
            <w:r w:rsidRPr="00A14B59">
              <w:rPr>
                <w:rFonts w:ascii="Times New Roman" w:hAnsi="Times New Roman"/>
                <w:strike/>
                <w:szCs w:val="20"/>
              </w:rPr>
              <w:t>10 - 14 Oct 2022</w:t>
            </w:r>
          </w:p>
          <w:p w14:paraId="2486B8D1" w14:textId="0AE69C27" w:rsidR="00150754" w:rsidRPr="00A14B59" w:rsidRDefault="00150754" w:rsidP="00150754">
            <w:pPr>
              <w:rPr>
                <w:rFonts w:ascii="Times New Roman" w:hAnsi="Times New Roman"/>
                <w:szCs w:val="20"/>
              </w:rPr>
            </w:pPr>
            <w:r w:rsidRPr="00150754">
              <w:rPr>
                <w:rFonts w:ascii="Times New Roman" w:hAnsi="Times New Roman"/>
                <w:color w:val="FF0000"/>
                <w:szCs w:val="20"/>
              </w:rPr>
              <w:t>10 - 19 Oct 2022</w:t>
            </w:r>
          </w:p>
        </w:tc>
        <w:tc>
          <w:tcPr>
            <w:tcW w:w="1975" w:type="dxa"/>
            <w:noWrap/>
            <w:tcMar>
              <w:top w:w="57" w:type="dxa"/>
              <w:left w:w="57" w:type="dxa"/>
              <w:bottom w:w="57" w:type="dxa"/>
              <w:right w:w="57" w:type="dxa"/>
            </w:tcMar>
          </w:tcPr>
          <w:p w14:paraId="7D493FEF" w14:textId="77777777" w:rsidR="00150754" w:rsidRPr="001351FA" w:rsidRDefault="00150754" w:rsidP="00150754">
            <w:pPr>
              <w:rPr>
                <w:rFonts w:ascii="Times New Roman" w:eastAsia="Arial Unicode MS" w:hAnsi="Times New Roman"/>
                <w:strike/>
                <w:szCs w:val="20"/>
              </w:rPr>
            </w:pPr>
            <w:r w:rsidRPr="001351FA">
              <w:rPr>
                <w:rFonts w:ascii="Times New Roman" w:eastAsia="Arial Unicode MS" w:hAnsi="Times New Roman"/>
                <w:strike/>
                <w:szCs w:val="20"/>
              </w:rPr>
              <w:t>TBD</w:t>
            </w:r>
          </w:p>
          <w:p w14:paraId="5F6CF095" w14:textId="7E26AE1B" w:rsidR="00150754" w:rsidRPr="00174AA2" w:rsidRDefault="00150754" w:rsidP="00150754">
            <w:pPr>
              <w:rPr>
                <w:rFonts w:ascii="Times New Roman" w:eastAsia="Arial Unicode MS" w:hAnsi="Times New Roman"/>
                <w:szCs w:val="20"/>
              </w:rPr>
            </w:pPr>
            <w:r w:rsidRPr="00182185">
              <w:rPr>
                <w:rFonts w:ascii="Times New Roman" w:eastAsia="Arial Unicode MS" w:hAnsi="Times New Roman"/>
                <w:color w:val="FF0000"/>
                <w:szCs w:val="20"/>
              </w:rPr>
              <w:t>e-meeting</w:t>
            </w:r>
          </w:p>
        </w:tc>
        <w:tc>
          <w:tcPr>
            <w:tcW w:w="1008" w:type="dxa"/>
            <w:noWrap/>
            <w:tcMar>
              <w:top w:w="57" w:type="dxa"/>
              <w:left w:w="57" w:type="dxa"/>
              <w:bottom w:w="57" w:type="dxa"/>
              <w:right w:w="57" w:type="dxa"/>
            </w:tcMar>
          </w:tcPr>
          <w:p w14:paraId="715668FB" w14:textId="03B59F9F" w:rsidR="00150754" w:rsidRPr="00150754" w:rsidRDefault="00150754" w:rsidP="00150754">
            <w:pPr>
              <w:rPr>
                <w:rFonts w:ascii="Times New Roman" w:eastAsia="Arial Unicode MS" w:hAnsi="Times New Roman"/>
                <w:strike/>
                <w:szCs w:val="20"/>
              </w:rPr>
            </w:pPr>
            <w:r w:rsidRPr="00150754">
              <w:rPr>
                <w:rFonts w:ascii="Times New Roman" w:eastAsia="Arial Unicode MS" w:hAnsi="Times New Roman"/>
                <w:strike/>
                <w:szCs w:val="20"/>
              </w:rPr>
              <w:t>India</w:t>
            </w:r>
          </w:p>
        </w:tc>
      </w:tr>
      <w:tr w:rsidR="00182185" w:rsidRPr="00174AA2" w14:paraId="446A6394" w14:textId="77777777" w:rsidTr="00765707">
        <w:trPr>
          <w:cantSplit/>
          <w:trHeight w:val="20"/>
          <w:jc w:val="center"/>
        </w:trPr>
        <w:tc>
          <w:tcPr>
            <w:tcW w:w="3348" w:type="dxa"/>
            <w:noWrap/>
            <w:tcMar>
              <w:top w:w="57" w:type="dxa"/>
              <w:left w:w="57" w:type="dxa"/>
              <w:bottom w:w="57" w:type="dxa"/>
              <w:right w:w="57" w:type="dxa"/>
            </w:tcMar>
          </w:tcPr>
          <w:p w14:paraId="4047798B" w14:textId="1D04519E" w:rsidR="00182185" w:rsidRPr="00174AA2" w:rsidRDefault="00182185" w:rsidP="00182185">
            <w:pPr>
              <w:rPr>
                <w:rFonts w:ascii="Times New Roman" w:hAnsi="Times New Roman"/>
                <w:szCs w:val="20"/>
                <w:u w:val="single"/>
              </w:rPr>
            </w:pPr>
            <w:r w:rsidRPr="00174AA2">
              <w:rPr>
                <w:rFonts w:ascii="Times New Roman" w:hAnsi="Times New Roman"/>
                <w:szCs w:val="20"/>
                <w:u w:val="single"/>
              </w:rPr>
              <w:t>3GPPRAN1#1</w:t>
            </w:r>
            <w:r>
              <w:rPr>
                <w:rFonts w:ascii="Times New Roman" w:hAnsi="Times New Roman"/>
                <w:szCs w:val="20"/>
                <w:u w:val="single"/>
              </w:rPr>
              <w:t>11</w:t>
            </w:r>
          </w:p>
        </w:tc>
        <w:tc>
          <w:tcPr>
            <w:tcW w:w="1119" w:type="dxa"/>
            <w:noWrap/>
            <w:tcMar>
              <w:top w:w="57" w:type="dxa"/>
              <w:left w:w="57" w:type="dxa"/>
              <w:bottom w:w="57" w:type="dxa"/>
              <w:right w:w="57" w:type="dxa"/>
            </w:tcMar>
          </w:tcPr>
          <w:p w14:paraId="110EB253" w14:textId="1B4A446B" w:rsidR="00182185" w:rsidRPr="00174AA2" w:rsidRDefault="00182185" w:rsidP="00182185">
            <w:pPr>
              <w:rPr>
                <w:rFonts w:ascii="Times New Roman" w:hAnsi="Times New Roman"/>
                <w:szCs w:val="20"/>
                <w:u w:val="single"/>
              </w:rPr>
            </w:pPr>
            <w:r>
              <w:rPr>
                <w:rFonts w:ascii="Times New Roman" w:hAnsi="Times New Roman"/>
                <w:szCs w:val="20"/>
                <w:u w:val="single"/>
              </w:rPr>
              <w:t>WG</w:t>
            </w:r>
          </w:p>
        </w:tc>
        <w:tc>
          <w:tcPr>
            <w:tcW w:w="3151" w:type="dxa"/>
            <w:noWrap/>
            <w:tcMar>
              <w:top w:w="57" w:type="dxa"/>
              <w:left w:w="57" w:type="dxa"/>
              <w:bottom w:w="57" w:type="dxa"/>
              <w:right w:w="57" w:type="dxa"/>
            </w:tcMar>
            <w:vAlign w:val="center"/>
          </w:tcPr>
          <w:p w14:paraId="7BDBD20C" w14:textId="74302D4B" w:rsidR="00182185" w:rsidRPr="00174AA2" w:rsidRDefault="00182185" w:rsidP="00182185">
            <w:pPr>
              <w:rPr>
                <w:rFonts w:ascii="Times New Roman" w:hAnsi="Times New Roman"/>
                <w:szCs w:val="20"/>
              </w:rPr>
            </w:pPr>
            <w:r>
              <w:rPr>
                <w:rFonts w:ascii="Times New Roman" w:hAnsi="Times New Roman"/>
                <w:szCs w:val="20"/>
              </w:rPr>
              <w:t>14 - 18 Nov 2022</w:t>
            </w:r>
          </w:p>
        </w:tc>
        <w:tc>
          <w:tcPr>
            <w:tcW w:w="1975" w:type="dxa"/>
            <w:noWrap/>
            <w:tcMar>
              <w:top w:w="57" w:type="dxa"/>
              <w:left w:w="57" w:type="dxa"/>
              <w:bottom w:w="57" w:type="dxa"/>
              <w:right w:w="57" w:type="dxa"/>
            </w:tcMar>
          </w:tcPr>
          <w:p w14:paraId="3B160388" w14:textId="07EB9B71" w:rsidR="00182185" w:rsidRPr="00174AA2" w:rsidRDefault="00182185" w:rsidP="00182185">
            <w:pPr>
              <w:rPr>
                <w:rFonts w:ascii="Times New Roman" w:eastAsia="Arial Unicode MS" w:hAnsi="Times New Roman"/>
                <w:szCs w:val="20"/>
              </w:rPr>
            </w:pPr>
            <w:r>
              <w:rPr>
                <w:rFonts w:ascii="Times New Roman" w:eastAsia="Arial Unicode MS" w:hAnsi="Times New Roman"/>
                <w:szCs w:val="20"/>
              </w:rPr>
              <w:t>TBD</w:t>
            </w:r>
          </w:p>
        </w:tc>
        <w:tc>
          <w:tcPr>
            <w:tcW w:w="1008" w:type="dxa"/>
            <w:noWrap/>
            <w:tcMar>
              <w:top w:w="57" w:type="dxa"/>
              <w:left w:w="57" w:type="dxa"/>
              <w:bottom w:w="57" w:type="dxa"/>
              <w:right w:w="57" w:type="dxa"/>
            </w:tcMar>
          </w:tcPr>
          <w:p w14:paraId="569244E8" w14:textId="06F13A59" w:rsidR="00182185" w:rsidRPr="00174AA2" w:rsidRDefault="00182185" w:rsidP="00182185">
            <w:pPr>
              <w:rPr>
                <w:rFonts w:ascii="Times New Roman" w:eastAsia="Arial Unicode MS" w:hAnsi="Times New Roman"/>
                <w:szCs w:val="20"/>
              </w:rPr>
            </w:pPr>
            <w:r>
              <w:rPr>
                <w:rFonts w:ascii="Times New Roman" w:eastAsia="Arial Unicode MS" w:hAnsi="Times New Roman"/>
                <w:szCs w:val="20"/>
              </w:rPr>
              <w:t>US</w:t>
            </w:r>
          </w:p>
        </w:tc>
      </w:tr>
      <w:tr w:rsidR="006E0058" w:rsidRPr="00174AA2" w14:paraId="4C8EF0FA" w14:textId="77777777" w:rsidTr="001E6AEA">
        <w:trPr>
          <w:cantSplit/>
          <w:trHeight w:val="20"/>
          <w:jc w:val="center"/>
        </w:trPr>
        <w:tc>
          <w:tcPr>
            <w:tcW w:w="3348" w:type="dxa"/>
            <w:noWrap/>
            <w:tcMar>
              <w:top w:w="57" w:type="dxa"/>
              <w:left w:w="57" w:type="dxa"/>
              <w:bottom w:w="57" w:type="dxa"/>
              <w:right w:w="57" w:type="dxa"/>
            </w:tcMar>
          </w:tcPr>
          <w:p w14:paraId="3BFE778D" w14:textId="2B78D568" w:rsidR="006E0058" w:rsidRPr="00174AA2" w:rsidRDefault="006E0058" w:rsidP="006E0058">
            <w:pPr>
              <w:rPr>
                <w:rFonts w:ascii="Times New Roman" w:hAnsi="Times New Roman"/>
                <w:szCs w:val="20"/>
                <w:u w:val="single"/>
              </w:rPr>
            </w:pPr>
            <w:r w:rsidRPr="00174AA2">
              <w:rPr>
                <w:rFonts w:ascii="Times New Roman" w:hAnsi="Times New Roman"/>
                <w:szCs w:val="20"/>
                <w:u w:val="single"/>
              </w:rPr>
              <w:t>3GPPRAN1#1</w:t>
            </w:r>
            <w:r>
              <w:rPr>
                <w:rFonts w:ascii="Times New Roman" w:hAnsi="Times New Roman"/>
                <w:szCs w:val="20"/>
                <w:u w:val="single"/>
              </w:rPr>
              <w:t>12</w:t>
            </w:r>
          </w:p>
        </w:tc>
        <w:tc>
          <w:tcPr>
            <w:tcW w:w="1119" w:type="dxa"/>
            <w:noWrap/>
            <w:tcMar>
              <w:top w:w="57" w:type="dxa"/>
              <w:left w:w="57" w:type="dxa"/>
              <w:bottom w:w="57" w:type="dxa"/>
              <w:right w:w="57" w:type="dxa"/>
            </w:tcMar>
          </w:tcPr>
          <w:p w14:paraId="2C3D2235" w14:textId="5CA71110" w:rsidR="006E0058" w:rsidRDefault="006E0058" w:rsidP="006E0058">
            <w:pPr>
              <w:rPr>
                <w:rFonts w:ascii="Times New Roman" w:hAnsi="Times New Roman"/>
                <w:szCs w:val="20"/>
                <w:u w:val="single"/>
              </w:rPr>
            </w:pPr>
            <w:r>
              <w:rPr>
                <w:rFonts w:ascii="Times New Roman" w:hAnsi="Times New Roman"/>
                <w:szCs w:val="20"/>
                <w:u w:val="single"/>
              </w:rPr>
              <w:t>WG (TBC)</w:t>
            </w:r>
          </w:p>
        </w:tc>
        <w:tc>
          <w:tcPr>
            <w:tcW w:w="3151" w:type="dxa"/>
            <w:noWrap/>
            <w:tcMar>
              <w:top w:w="57" w:type="dxa"/>
              <w:left w:w="57" w:type="dxa"/>
              <w:bottom w:w="57" w:type="dxa"/>
              <w:right w:w="57" w:type="dxa"/>
            </w:tcMar>
          </w:tcPr>
          <w:p w14:paraId="405617C2" w14:textId="426009D5" w:rsidR="006E0058" w:rsidRDefault="006E0058" w:rsidP="006E0058">
            <w:pPr>
              <w:rPr>
                <w:rFonts w:ascii="Times New Roman" w:hAnsi="Times New Roman"/>
                <w:szCs w:val="20"/>
              </w:rPr>
            </w:pPr>
            <w:r w:rsidRPr="00223514">
              <w:t>27</w:t>
            </w:r>
            <w:r>
              <w:t xml:space="preserve"> Feb – 03 Mar </w:t>
            </w:r>
            <w:r w:rsidRPr="00223514">
              <w:t>2023</w:t>
            </w:r>
          </w:p>
        </w:tc>
        <w:tc>
          <w:tcPr>
            <w:tcW w:w="1975" w:type="dxa"/>
            <w:noWrap/>
            <w:tcMar>
              <w:top w:w="57" w:type="dxa"/>
              <w:left w:w="57" w:type="dxa"/>
              <w:bottom w:w="57" w:type="dxa"/>
              <w:right w:w="57" w:type="dxa"/>
            </w:tcMar>
          </w:tcPr>
          <w:p w14:paraId="41DA3269" w14:textId="52C1B8C4" w:rsidR="006E0058" w:rsidRDefault="00150754" w:rsidP="006E0058">
            <w:pPr>
              <w:rPr>
                <w:rFonts w:ascii="Times New Roman" w:eastAsia="Arial Unicode MS" w:hAnsi="Times New Roman"/>
                <w:szCs w:val="20"/>
              </w:rPr>
            </w:pPr>
            <w:r>
              <w:rPr>
                <w:rFonts w:ascii="Times New Roman" w:eastAsia="Arial Unicode MS" w:hAnsi="Times New Roman"/>
                <w:szCs w:val="20"/>
              </w:rPr>
              <w:t>Athens</w:t>
            </w:r>
          </w:p>
        </w:tc>
        <w:tc>
          <w:tcPr>
            <w:tcW w:w="1008" w:type="dxa"/>
            <w:noWrap/>
            <w:tcMar>
              <w:top w:w="57" w:type="dxa"/>
              <w:left w:w="57" w:type="dxa"/>
              <w:bottom w:w="57" w:type="dxa"/>
              <w:right w:w="57" w:type="dxa"/>
            </w:tcMar>
          </w:tcPr>
          <w:p w14:paraId="6ACCC42D" w14:textId="72C05931" w:rsidR="006E0058" w:rsidRDefault="00150754" w:rsidP="006E0058">
            <w:pPr>
              <w:rPr>
                <w:rFonts w:ascii="Times New Roman" w:eastAsia="Arial Unicode MS" w:hAnsi="Times New Roman"/>
                <w:szCs w:val="20"/>
              </w:rPr>
            </w:pPr>
            <w:r>
              <w:rPr>
                <w:rFonts w:eastAsia="Arial Unicode MS"/>
              </w:rPr>
              <w:t>Greece</w:t>
            </w:r>
          </w:p>
        </w:tc>
      </w:tr>
      <w:tr w:rsidR="006E0058" w:rsidRPr="00174AA2" w14:paraId="3A524530" w14:textId="77777777" w:rsidTr="001E6AEA">
        <w:trPr>
          <w:cantSplit/>
          <w:trHeight w:val="20"/>
          <w:jc w:val="center"/>
        </w:trPr>
        <w:tc>
          <w:tcPr>
            <w:tcW w:w="3348" w:type="dxa"/>
            <w:noWrap/>
            <w:tcMar>
              <w:top w:w="57" w:type="dxa"/>
              <w:left w:w="57" w:type="dxa"/>
              <w:bottom w:w="57" w:type="dxa"/>
              <w:right w:w="57" w:type="dxa"/>
            </w:tcMar>
          </w:tcPr>
          <w:p w14:paraId="6A417484" w14:textId="0494B037" w:rsidR="006E0058" w:rsidRPr="00174AA2" w:rsidRDefault="006E0058" w:rsidP="006E0058">
            <w:pPr>
              <w:rPr>
                <w:rFonts w:ascii="Times New Roman" w:hAnsi="Times New Roman"/>
                <w:szCs w:val="20"/>
                <w:u w:val="single"/>
              </w:rPr>
            </w:pPr>
            <w:r w:rsidRPr="00174AA2">
              <w:rPr>
                <w:rFonts w:ascii="Times New Roman" w:hAnsi="Times New Roman"/>
                <w:szCs w:val="20"/>
                <w:u w:val="single"/>
              </w:rPr>
              <w:t>3GPPRAN1#1</w:t>
            </w:r>
            <w:r>
              <w:rPr>
                <w:rFonts w:ascii="Times New Roman" w:hAnsi="Times New Roman"/>
                <w:szCs w:val="20"/>
                <w:u w:val="single"/>
              </w:rPr>
              <w:t>12bis</w:t>
            </w:r>
          </w:p>
        </w:tc>
        <w:tc>
          <w:tcPr>
            <w:tcW w:w="1119" w:type="dxa"/>
            <w:noWrap/>
            <w:tcMar>
              <w:top w:w="57" w:type="dxa"/>
              <w:left w:w="57" w:type="dxa"/>
              <w:bottom w:w="57" w:type="dxa"/>
              <w:right w:w="57" w:type="dxa"/>
            </w:tcMar>
          </w:tcPr>
          <w:p w14:paraId="6C1FECAE" w14:textId="78449A07" w:rsidR="006E0058" w:rsidRDefault="006E0058" w:rsidP="006E0058">
            <w:pPr>
              <w:rPr>
                <w:rFonts w:ascii="Times New Roman" w:hAnsi="Times New Roman"/>
                <w:szCs w:val="20"/>
                <w:u w:val="single"/>
              </w:rPr>
            </w:pPr>
            <w:r>
              <w:rPr>
                <w:rFonts w:ascii="Times New Roman" w:hAnsi="Times New Roman"/>
                <w:szCs w:val="20"/>
                <w:u w:val="single"/>
              </w:rPr>
              <w:t>WG (TBC)</w:t>
            </w:r>
          </w:p>
        </w:tc>
        <w:tc>
          <w:tcPr>
            <w:tcW w:w="3151" w:type="dxa"/>
            <w:noWrap/>
            <w:tcMar>
              <w:top w:w="57" w:type="dxa"/>
              <w:left w:w="57" w:type="dxa"/>
              <w:bottom w:w="57" w:type="dxa"/>
              <w:right w:w="57" w:type="dxa"/>
            </w:tcMar>
          </w:tcPr>
          <w:p w14:paraId="1FC7C24E" w14:textId="156F37F9" w:rsidR="006E0058" w:rsidRDefault="006E0058" w:rsidP="006E0058">
            <w:pPr>
              <w:rPr>
                <w:rFonts w:ascii="Times New Roman" w:hAnsi="Times New Roman"/>
                <w:szCs w:val="20"/>
              </w:rPr>
            </w:pPr>
            <w:r w:rsidRPr="00223514">
              <w:t>17</w:t>
            </w:r>
            <w:r>
              <w:t xml:space="preserve"> – 21 Apr </w:t>
            </w:r>
            <w:r w:rsidRPr="00223514">
              <w:t>2023</w:t>
            </w:r>
          </w:p>
        </w:tc>
        <w:tc>
          <w:tcPr>
            <w:tcW w:w="1975" w:type="dxa"/>
            <w:noWrap/>
            <w:tcMar>
              <w:top w:w="57" w:type="dxa"/>
              <w:left w:w="57" w:type="dxa"/>
              <w:bottom w:w="57" w:type="dxa"/>
              <w:right w:w="57" w:type="dxa"/>
            </w:tcMar>
          </w:tcPr>
          <w:p w14:paraId="4D75DDD0" w14:textId="787ED35A" w:rsidR="006E0058" w:rsidRDefault="006E0058" w:rsidP="006E0058">
            <w:pPr>
              <w:rPr>
                <w:rFonts w:ascii="Times New Roman" w:eastAsia="Arial Unicode MS" w:hAnsi="Times New Roman"/>
                <w:szCs w:val="20"/>
              </w:rPr>
            </w:pPr>
            <w:r>
              <w:rPr>
                <w:rFonts w:ascii="Times New Roman" w:eastAsia="Arial Unicode MS" w:hAnsi="Times New Roman"/>
                <w:szCs w:val="20"/>
              </w:rPr>
              <w:t>TBD</w:t>
            </w:r>
          </w:p>
        </w:tc>
        <w:tc>
          <w:tcPr>
            <w:tcW w:w="1008" w:type="dxa"/>
            <w:noWrap/>
            <w:tcMar>
              <w:top w:w="57" w:type="dxa"/>
              <w:left w:w="57" w:type="dxa"/>
              <w:bottom w:w="57" w:type="dxa"/>
              <w:right w:w="57" w:type="dxa"/>
            </w:tcMar>
          </w:tcPr>
          <w:p w14:paraId="3DCB463C" w14:textId="1FAC4AB3" w:rsidR="006E0058" w:rsidRDefault="006E0058" w:rsidP="006E0058">
            <w:pPr>
              <w:rPr>
                <w:rFonts w:ascii="Times New Roman" w:eastAsia="Arial Unicode MS" w:hAnsi="Times New Roman"/>
                <w:szCs w:val="20"/>
              </w:rPr>
            </w:pPr>
            <w:r w:rsidRPr="00223514">
              <w:t>US</w:t>
            </w:r>
          </w:p>
        </w:tc>
      </w:tr>
      <w:tr w:rsidR="006E0058" w:rsidRPr="00174AA2" w14:paraId="1F45F091" w14:textId="77777777" w:rsidTr="001E6AEA">
        <w:trPr>
          <w:cantSplit/>
          <w:trHeight w:val="20"/>
          <w:jc w:val="center"/>
        </w:trPr>
        <w:tc>
          <w:tcPr>
            <w:tcW w:w="3348" w:type="dxa"/>
            <w:noWrap/>
            <w:tcMar>
              <w:top w:w="57" w:type="dxa"/>
              <w:left w:w="57" w:type="dxa"/>
              <w:bottom w:w="57" w:type="dxa"/>
              <w:right w:w="57" w:type="dxa"/>
            </w:tcMar>
          </w:tcPr>
          <w:p w14:paraId="5AB9BC9F" w14:textId="3A370DCF" w:rsidR="006E0058" w:rsidRPr="00174AA2" w:rsidRDefault="006E0058" w:rsidP="006E0058">
            <w:pPr>
              <w:rPr>
                <w:rFonts w:ascii="Times New Roman" w:hAnsi="Times New Roman"/>
                <w:szCs w:val="20"/>
                <w:u w:val="single"/>
              </w:rPr>
            </w:pPr>
            <w:r w:rsidRPr="00174AA2">
              <w:rPr>
                <w:rFonts w:ascii="Times New Roman" w:hAnsi="Times New Roman"/>
                <w:szCs w:val="20"/>
                <w:u w:val="single"/>
              </w:rPr>
              <w:t>3GPPRAN1#1</w:t>
            </w:r>
            <w:r>
              <w:rPr>
                <w:rFonts w:ascii="Times New Roman" w:hAnsi="Times New Roman"/>
                <w:szCs w:val="20"/>
                <w:u w:val="single"/>
              </w:rPr>
              <w:t>13</w:t>
            </w:r>
          </w:p>
        </w:tc>
        <w:tc>
          <w:tcPr>
            <w:tcW w:w="1119" w:type="dxa"/>
            <w:noWrap/>
            <w:tcMar>
              <w:top w:w="57" w:type="dxa"/>
              <w:left w:w="57" w:type="dxa"/>
              <w:bottom w:w="57" w:type="dxa"/>
              <w:right w:w="57" w:type="dxa"/>
            </w:tcMar>
          </w:tcPr>
          <w:p w14:paraId="22861673" w14:textId="7CF70A03" w:rsidR="006E0058" w:rsidRDefault="006E0058" w:rsidP="006E0058">
            <w:pPr>
              <w:rPr>
                <w:rFonts w:ascii="Times New Roman" w:hAnsi="Times New Roman"/>
                <w:szCs w:val="20"/>
                <w:u w:val="single"/>
              </w:rPr>
            </w:pPr>
            <w:r>
              <w:rPr>
                <w:rFonts w:ascii="Times New Roman" w:hAnsi="Times New Roman"/>
                <w:szCs w:val="20"/>
                <w:u w:val="single"/>
              </w:rPr>
              <w:t>WG (TBC)</w:t>
            </w:r>
          </w:p>
        </w:tc>
        <w:tc>
          <w:tcPr>
            <w:tcW w:w="3151" w:type="dxa"/>
            <w:noWrap/>
            <w:tcMar>
              <w:top w:w="57" w:type="dxa"/>
              <w:left w:w="57" w:type="dxa"/>
              <w:bottom w:w="57" w:type="dxa"/>
              <w:right w:w="57" w:type="dxa"/>
            </w:tcMar>
          </w:tcPr>
          <w:p w14:paraId="0D1808D5" w14:textId="14FD919A" w:rsidR="006E0058" w:rsidRDefault="006E0058" w:rsidP="006E0058">
            <w:pPr>
              <w:rPr>
                <w:rFonts w:ascii="Times New Roman" w:hAnsi="Times New Roman"/>
                <w:szCs w:val="20"/>
              </w:rPr>
            </w:pPr>
            <w:r w:rsidRPr="00223514">
              <w:t>22</w:t>
            </w:r>
            <w:r>
              <w:t xml:space="preserve"> – 26 May 2</w:t>
            </w:r>
            <w:r w:rsidRPr="00223514">
              <w:t>023</w:t>
            </w:r>
          </w:p>
        </w:tc>
        <w:tc>
          <w:tcPr>
            <w:tcW w:w="1975" w:type="dxa"/>
            <w:noWrap/>
            <w:tcMar>
              <w:top w:w="57" w:type="dxa"/>
              <w:left w:w="57" w:type="dxa"/>
              <w:bottom w:w="57" w:type="dxa"/>
              <w:right w:w="57" w:type="dxa"/>
            </w:tcMar>
          </w:tcPr>
          <w:p w14:paraId="6E1778B1" w14:textId="0CF2BBE8" w:rsidR="006E0058" w:rsidRDefault="006E0058" w:rsidP="006E0058">
            <w:pPr>
              <w:rPr>
                <w:rFonts w:ascii="Times New Roman" w:eastAsia="Arial Unicode MS" w:hAnsi="Times New Roman"/>
                <w:szCs w:val="20"/>
              </w:rPr>
            </w:pPr>
            <w:r>
              <w:rPr>
                <w:rFonts w:ascii="Times New Roman" w:eastAsia="Arial Unicode MS" w:hAnsi="Times New Roman"/>
                <w:szCs w:val="20"/>
              </w:rPr>
              <w:t>TBD</w:t>
            </w:r>
          </w:p>
        </w:tc>
        <w:tc>
          <w:tcPr>
            <w:tcW w:w="1008" w:type="dxa"/>
            <w:noWrap/>
            <w:tcMar>
              <w:top w:w="57" w:type="dxa"/>
              <w:left w:w="57" w:type="dxa"/>
              <w:bottom w:w="57" w:type="dxa"/>
              <w:right w:w="57" w:type="dxa"/>
            </w:tcMar>
          </w:tcPr>
          <w:p w14:paraId="157E09AD" w14:textId="3BE086CF" w:rsidR="006E0058" w:rsidRDefault="006E0058" w:rsidP="006E0058">
            <w:pPr>
              <w:rPr>
                <w:rFonts w:ascii="Times New Roman" w:eastAsia="Arial Unicode MS" w:hAnsi="Times New Roman"/>
                <w:szCs w:val="20"/>
              </w:rPr>
            </w:pPr>
            <w:r w:rsidRPr="00223514">
              <w:t>Korea</w:t>
            </w:r>
          </w:p>
        </w:tc>
      </w:tr>
      <w:tr w:rsidR="006E0058" w:rsidRPr="00174AA2" w14:paraId="7C9150EC" w14:textId="77777777" w:rsidTr="001E6AEA">
        <w:trPr>
          <w:cantSplit/>
          <w:trHeight w:val="20"/>
          <w:jc w:val="center"/>
        </w:trPr>
        <w:tc>
          <w:tcPr>
            <w:tcW w:w="3348" w:type="dxa"/>
            <w:noWrap/>
            <w:tcMar>
              <w:top w:w="57" w:type="dxa"/>
              <w:left w:w="57" w:type="dxa"/>
              <w:bottom w:w="57" w:type="dxa"/>
              <w:right w:w="57" w:type="dxa"/>
            </w:tcMar>
          </w:tcPr>
          <w:p w14:paraId="07010EAB" w14:textId="08B13768" w:rsidR="006E0058" w:rsidRPr="00174AA2" w:rsidRDefault="006E0058" w:rsidP="006E0058">
            <w:pPr>
              <w:rPr>
                <w:rFonts w:ascii="Times New Roman" w:hAnsi="Times New Roman"/>
                <w:szCs w:val="20"/>
                <w:u w:val="single"/>
              </w:rPr>
            </w:pPr>
            <w:r w:rsidRPr="00174AA2">
              <w:rPr>
                <w:rFonts w:ascii="Times New Roman" w:hAnsi="Times New Roman"/>
                <w:szCs w:val="20"/>
                <w:u w:val="single"/>
              </w:rPr>
              <w:t>3GPPRAN1#1</w:t>
            </w:r>
            <w:r>
              <w:rPr>
                <w:rFonts w:ascii="Times New Roman" w:hAnsi="Times New Roman"/>
                <w:szCs w:val="20"/>
                <w:u w:val="single"/>
              </w:rPr>
              <w:t>14</w:t>
            </w:r>
          </w:p>
        </w:tc>
        <w:tc>
          <w:tcPr>
            <w:tcW w:w="1119" w:type="dxa"/>
            <w:noWrap/>
            <w:tcMar>
              <w:top w:w="57" w:type="dxa"/>
              <w:left w:w="57" w:type="dxa"/>
              <w:bottom w:w="57" w:type="dxa"/>
              <w:right w:w="57" w:type="dxa"/>
            </w:tcMar>
          </w:tcPr>
          <w:p w14:paraId="4E9C7091" w14:textId="6390F990" w:rsidR="006E0058" w:rsidRDefault="006E0058" w:rsidP="006E0058">
            <w:pPr>
              <w:rPr>
                <w:rFonts w:ascii="Times New Roman" w:hAnsi="Times New Roman"/>
                <w:szCs w:val="20"/>
                <w:u w:val="single"/>
              </w:rPr>
            </w:pPr>
            <w:r>
              <w:rPr>
                <w:rFonts w:ascii="Times New Roman" w:hAnsi="Times New Roman"/>
                <w:szCs w:val="20"/>
                <w:u w:val="single"/>
              </w:rPr>
              <w:t>WG (TBC)</w:t>
            </w:r>
          </w:p>
        </w:tc>
        <w:tc>
          <w:tcPr>
            <w:tcW w:w="3151" w:type="dxa"/>
            <w:noWrap/>
            <w:tcMar>
              <w:top w:w="57" w:type="dxa"/>
              <w:left w:w="57" w:type="dxa"/>
              <w:bottom w:w="57" w:type="dxa"/>
              <w:right w:w="57" w:type="dxa"/>
            </w:tcMar>
          </w:tcPr>
          <w:p w14:paraId="6297383A" w14:textId="2AF372E3" w:rsidR="006E0058" w:rsidRDefault="006E0058" w:rsidP="006E0058">
            <w:pPr>
              <w:rPr>
                <w:rFonts w:ascii="Times New Roman" w:hAnsi="Times New Roman"/>
                <w:szCs w:val="20"/>
              </w:rPr>
            </w:pPr>
            <w:r w:rsidRPr="00223514">
              <w:t>21</w:t>
            </w:r>
            <w:r>
              <w:t xml:space="preserve"> – 25 Aug </w:t>
            </w:r>
            <w:r w:rsidRPr="00223514">
              <w:t>2023</w:t>
            </w:r>
          </w:p>
        </w:tc>
        <w:tc>
          <w:tcPr>
            <w:tcW w:w="1975" w:type="dxa"/>
            <w:noWrap/>
            <w:tcMar>
              <w:top w:w="57" w:type="dxa"/>
              <w:left w:w="57" w:type="dxa"/>
              <w:bottom w:w="57" w:type="dxa"/>
              <w:right w:w="57" w:type="dxa"/>
            </w:tcMar>
          </w:tcPr>
          <w:p w14:paraId="5E54E2D5" w14:textId="6DAFAFE0" w:rsidR="006E0058" w:rsidRDefault="006E0058" w:rsidP="006E0058">
            <w:pPr>
              <w:rPr>
                <w:rFonts w:ascii="Times New Roman" w:eastAsia="Arial Unicode MS" w:hAnsi="Times New Roman"/>
                <w:szCs w:val="20"/>
              </w:rPr>
            </w:pPr>
            <w:r>
              <w:rPr>
                <w:rFonts w:ascii="Times New Roman" w:eastAsia="Arial Unicode MS" w:hAnsi="Times New Roman"/>
                <w:szCs w:val="20"/>
              </w:rPr>
              <w:t>TBD</w:t>
            </w:r>
          </w:p>
        </w:tc>
        <w:tc>
          <w:tcPr>
            <w:tcW w:w="1008" w:type="dxa"/>
            <w:noWrap/>
            <w:tcMar>
              <w:top w:w="57" w:type="dxa"/>
              <w:left w:w="57" w:type="dxa"/>
              <w:bottom w:w="57" w:type="dxa"/>
              <w:right w:w="57" w:type="dxa"/>
            </w:tcMar>
          </w:tcPr>
          <w:p w14:paraId="798EF671" w14:textId="62A06CE1" w:rsidR="006E0058" w:rsidRDefault="006E0058" w:rsidP="006E0058">
            <w:pPr>
              <w:rPr>
                <w:rFonts w:ascii="Times New Roman" w:eastAsia="Arial Unicode MS" w:hAnsi="Times New Roman"/>
                <w:szCs w:val="20"/>
              </w:rPr>
            </w:pPr>
            <w:r w:rsidRPr="00223514">
              <w:t>EU</w:t>
            </w:r>
          </w:p>
        </w:tc>
      </w:tr>
      <w:tr w:rsidR="006E0058" w:rsidRPr="00174AA2" w14:paraId="61B19587" w14:textId="77777777" w:rsidTr="001E6AEA">
        <w:trPr>
          <w:cantSplit/>
          <w:trHeight w:val="20"/>
          <w:jc w:val="center"/>
        </w:trPr>
        <w:tc>
          <w:tcPr>
            <w:tcW w:w="3348" w:type="dxa"/>
            <w:noWrap/>
            <w:tcMar>
              <w:top w:w="57" w:type="dxa"/>
              <w:left w:w="57" w:type="dxa"/>
              <w:bottom w:w="57" w:type="dxa"/>
              <w:right w:w="57" w:type="dxa"/>
            </w:tcMar>
          </w:tcPr>
          <w:p w14:paraId="785199E9" w14:textId="32D807C2" w:rsidR="006E0058" w:rsidRPr="00174AA2" w:rsidRDefault="006E0058" w:rsidP="006E0058">
            <w:pPr>
              <w:rPr>
                <w:rFonts w:ascii="Times New Roman" w:hAnsi="Times New Roman"/>
                <w:szCs w:val="20"/>
                <w:u w:val="single"/>
              </w:rPr>
            </w:pPr>
            <w:r w:rsidRPr="00174AA2">
              <w:rPr>
                <w:rFonts w:ascii="Times New Roman" w:hAnsi="Times New Roman"/>
                <w:szCs w:val="20"/>
                <w:u w:val="single"/>
              </w:rPr>
              <w:t>3GPPRAN1#1</w:t>
            </w:r>
            <w:r>
              <w:rPr>
                <w:rFonts w:ascii="Times New Roman" w:hAnsi="Times New Roman"/>
                <w:szCs w:val="20"/>
                <w:u w:val="single"/>
              </w:rPr>
              <w:t>14bis</w:t>
            </w:r>
          </w:p>
        </w:tc>
        <w:tc>
          <w:tcPr>
            <w:tcW w:w="1119" w:type="dxa"/>
            <w:noWrap/>
            <w:tcMar>
              <w:top w:w="57" w:type="dxa"/>
              <w:left w:w="57" w:type="dxa"/>
              <w:bottom w:w="57" w:type="dxa"/>
              <w:right w:w="57" w:type="dxa"/>
            </w:tcMar>
          </w:tcPr>
          <w:p w14:paraId="6D8A6864" w14:textId="0F4078F4" w:rsidR="006E0058" w:rsidRDefault="006E0058" w:rsidP="006E0058">
            <w:pPr>
              <w:rPr>
                <w:rFonts w:ascii="Times New Roman" w:hAnsi="Times New Roman"/>
                <w:szCs w:val="20"/>
                <w:u w:val="single"/>
              </w:rPr>
            </w:pPr>
            <w:r>
              <w:rPr>
                <w:rFonts w:ascii="Times New Roman" w:hAnsi="Times New Roman"/>
                <w:szCs w:val="20"/>
                <w:u w:val="single"/>
              </w:rPr>
              <w:t>WG (TBC)</w:t>
            </w:r>
          </w:p>
        </w:tc>
        <w:tc>
          <w:tcPr>
            <w:tcW w:w="3151" w:type="dxa"/>
            <w:noWrap/>
            <w:tcMar>
              <w:top w:w="57" w:type="dxa"/>
              <w:left w:w="57" w:type="dxa"/>
              <w:bottom w:w="57" w:type="dxa"/>
              <w:right w:w="57" w:type="dxa"/>
            </w:tcMar>
          </w:tcPr>
          <w:p w14:paraId="71D3C221" w14:textId="7AEE769B" w:rsidR="006E0058" w:rsidRDefault="006E0058" w:rsidP="006E0058">
            <w:pPr>
              <w:rPr>
                <w:rFonts w:ascii="Times New Roman" w:hAnsi="Times New Roman"/>
                <w:szCs w:val="20"/>
              </w:rPr>
            </w:pPr>
            <w:r w:rsidRPr="00223514">
              <w:t>09</w:t>
            </w:r>
            <w:r>
              <w:t xml:space="preserve"> – 13 Oct </w:t>
            </w:r>
            <w:r w:rsidRPr="00223514">
              <w:t>2023</w:t>
            </w:r>
          </w:p>
        </w:tc>
        <w:tc>
          <w:tcPr>
            <w:tcW w:w="1975" w:type="dxa"/>
            <w:noWrap/>
            <w:tcMar>
              <w:top w:w="57" w:type="dxa"/>
              <w:left w:w="57" w:type="dxa"/>
              <w:bottom w:w="57" w:type="dxa"/>
              <w:right w:w="57" w:type="dxa"/>
            </w:tcMar>
          </w:tcPr>
          <w:p w14:paraId="63CB6B4A" w14:textId="45F6D346" w:rsidR="006E0058" w:rsidRDefault="006E0058" w:rsidP="006E0058">
            <w:pPr>
              <w:rPr>
                <w:rFonts w:ascii="Times New Roman" w:eastAsia="Arial Unicode MS" w:hAnsi="Times New Roman"/>
                <w:szCs w:val="20"/>
              </w:rPr>
            </w:pPr>
            <w:r>
              <w:rPr>
                <w:rFonts w:ascii="Times New Roman" w:eastAsia="Arial Unicode MS" w:hAnsi="Times New Roman"/>
                <w:szCs w:val="20"/>
              </w:rPr>
              <w:t>TBD</w:t>
            </w:r>
          </w:p>
        </w:tc>
        <w:tc>
          <w:tcPr>
            <w:tcW w:w="1008" w:type="dxa"/>
            <w:noWrap/>
            <w:tcMar>
              <w:top w:w="57" w:type="dxa"/>
              <w:left w:w="57" w:type="dxa"/>
              <w:bottom w:w="57" w:type="dxa"/>
              <w:right w:w="57" w:type="dxa"/>
            </w:tcMar>
          </w:tcPr>
          <w:p w14:paraId="0DDFE71A" w14:textId="1DC0AAD5" w:rsidR="006E0058" w:rsidRDefault="006E0058" w:rsidP="006E0058">
            <w:pPr>
              <w:rPr>
                <w:rFonts w:ascii="Times New Roman" w:eastAsia="Arial Unicode MS" w:hAnsi="Times New Roman"/>
                <w:szCs w:val="20"/>
              </w:rPr>
            </w:pPr>
            <w:r w:rsidRPr="00223514">
              <w:t>China</w:t>
            </w:r>
          </w:p>
        </w:tc>
      </w:tr>
      <w:tr w:rsidR="006E0058" w:rsidRPr="00174AA2" w14:paraId="2E369A2D" w14:textId="77777777" w:rsidTr="001E6AEA">
        <w:trPr>
          <w:cantSplit/>
          <w:trHeight w:val="20"/>
          <w:jc w:val="center"/>
        </w:trPr>
        <w:tc>
          <w:tcPr>
            <w:tcW w:w="3348" w:type="dxa"/>
            <w:noWrap/>
            <w:tcMar>
              <w:top w:w="57" w:type="dxa"/>
              <w:left w:w="57" w:type="dxa"/>
              <w:bottom w:w="57" w:type="dxa"/>
              <w:right w:w="57" w:type="dxa"/>
            </w:tcMar>
          </w:tcPr>
          <w:p w14:paraId="145CBC73" w14:textId="506CBAE7" w:rsidR="006E0058" w:rsidRPr="00174AA2" w:rsidRDefault="006E0058" w:rsidP="006E0058">
            <w:pPr>
              <w:rPr>
                <w:rFonts w:ascii="Times New Roman" w:hAnsi="Times New Roman"/>
                <w:szCs w:val="20"/>
                <w:u w:val="single"/>
              </w:rPr>
            </w:pPr>
            <w:r w:rsidRPr="00174AA2">
              <w:rPr>
                <w:rFonts w:ascii="Times New Roman" w:hAnsi="Times New Roman"/>
                <w:szCs w:val="20"/>
                <w:u w:val="single"/>
              </w:rPr>
              <w:t>3GPPRAN1#1</w:t>
            </w:r>
            <w:r>
              <w:rPr>
                <w:rFonts w:ascii="Times New Roman" w:hAnsi="Times New Roman"/>
                <w:szCs w:val="20"/>
                <w:u w:val="single"/>
              </w:rPr>
              <w:t>15</w:t>
            </w:r>
          </w:p>
        </w:tc>
        <w:tc>
          <w:tcPr>
            <w:tcW w:w="1119" w:type="dxa"/>
            <w:noWrap/>
            <w:tcMar>
              <w:top w:w="57" w:type="dxa"/>
              <w:left w:w="57" w:type="dxa"/>
              <w:bottom w:w="57" w:type="dxa"/>
              <w:right w:w="57" w:type="dxa"/>
            </w:tcMar>
          </w:tcPr>
          <w:p w14:paraId="44B65554" w14:textId="68C63FBA" w:rsidR="006E0058" w:rsidRDefault="006E0058" w:rsidP="006E0058">
            <w:pPr>
              <w:rPr>
                <w:rFonts w:ascii="Times New Roman" w:hAnsi="Times New Roman"/>
                <w:szCs w:val="20"/>
                <w:u w:val="single"/>
              </w:rPr>
            </w:pPr>
            <w:r>
              <w:rPr>
                <w:rFonts w:ascii="Times New Roman" w:hAnsi="Times New Roman"/>
                <w:szCs w:val="20"/>
                <w:u w:val="single"/>
              </w:rPr>
              <w:t>WG (TBC)</w:t>
            </w:r>
          </w:p>
        </w:tc>
        <w:tc>
          <w:tcPr>
            <w:tcW w:w="3151" w:type="dxa"/>
            <w:noWrap/>
            <w:tcMar>
              <w:top w:w="57" w:type="dxa"/>
              <w:left w:w="57" w:type="dxa"/>
              <w:bottom w:w="57" w:type="dxa"/>
              <w:right w:w="57" w:type="dxa"/>
            </w:tcMar>
          </w:tcPr>
          <w:p w14:paraId="21F45148" w14:textId="6C178F4A" w:rsidR="006E0058" w:rsidRDefault="006E0058" w:rsidP="006E0058">
            <w:pPr>
              <w:rPr>
                <w:rFonts w:ascii="Times New Roman" w:hAnsi="Times New Roman"/>
                <w:szCs w:val="20"/>
              </w:rPr>
            </w:pPr>
            <w:r w:rsidRPr="00223514">
              <w:t>13</w:t>
            </w:r>
            <w:r>
              <w:t xml:space="preserve"> – 17 Nov </w:t>
            </w:r>
            <w:r w:rsidRPr="00223514">
              <w:t>2023</w:t>
            </w:r>
          </w:p>
        </w:tc>
        <w:tc>
          <w:tcPr>
            <w:tcW w:w="1975" w:type="dxa"/>
            <w:noWrap/>
            <w:tcMar>
              <w:top w:w="57" w:type="dxa"/>
              <w:left w:w="57" w:type="dxa"/>
              <w:bottom w:w="57" w:type="dxa"/>
              <w:right w:w="57" w:type="dxa"/>
            </w:tcMar>
          </w:tcPr>
          <w:p w14:paraId="34DF01DC" w14:textId="7D28A497" w:rsidR="006E0058" w:rsidRDefault="006E0058" w:rsidP="006E0058">
            <w:pPr>
              <w:rPr>
                <w:rFonts w:ascii="Times New Roman" w:eastAsia="Arial Unicode MS" w:hAnsi="Times New Roman"/>
                <w:szCs w:val="20"/>
              </w:rPr>
            </w:pPr>
            <w:r>
              <w:rPr>
                <w:rFonts w:ascii="Times New Roman" w:eastAsia="Arial Unicode MS" w:hAnsi="Times New Roman"/>
                <w:szCs w:val="20"/>
              </w:rPr>
              <w:t>TBD</w:t>
            </w:r>
          </w:p>
        </w:tc>
        <w:tc>
          <w:tcPr>
            <w:tcW w:w="1008" w:type="dxa"/>
            <w:noWrap/>
            <w:tcMar>
              <w:top w:w="57" w:type="dxa"/>
              <w:left w:w="57" w:type="dxa"/>
              <w:bottom w:w="57" w:type="dxa"/>
              <w:right w:w="57" w:type="dxa"/>
            </w:tcMar>
          </w:tcPr>
          <w:p w14:paraId="6A57326E" w14:textId="10ED3E76" w:rsidR="006E0058" w:rsidRDefault="006E0058" w:rsidP="006E0058">
            <w:pPr>
              <w:rPr>
                <w:rFonts w:ascii="Times New Roman" w:eastAsia="Arial Unicode MS" w:hAnsi="Times New Roman"/>
                <w:szCs w:val="20"/>
              </w:rPr>
            </w:pPr>
            <w:r w:rsidRPr="00223514">
              <w:t>US</w:t>
            </w:r>
          </w:p>
        </w:tc>
      </w:tr>
    </w:tbl>
    <w:p w14:paraId="1E25283C" w14:textId="677C3C8E" w:rsidR="007A5AC0" w:rsidRPr="000B1042" w:rsidRDefault="007A5AC0" w:rsidP="008755AE"/>
    <w:tbl>
      <w:tblPr>
        <w:tblStyle w:val="TableGrid"/>
        <w:tblW w:w="0" w:type="auto"/>
        <w:jc w:val="center"/>
        <w:tblBorders>
          <w:insideH w:val="none" w:sz="0" w:space="0" w:color="auto"/>
          <w:insideV w:val="none" w:sz="0" w:space="0" w:color="auto"/>
        </w:tblBorders>
        <w:tblLook w:val="04A0" w:firstRow="1" w:lastRow="0" w:firstColumn="1" w:lastColumn="0" w:noHBand="0" w:noVBand="1"/>
      </w:tblPr>
      <w:tblGrid>
        <w:gridCol w:w="3397"/>
        <w:gridCol w:w="3402"/>
        <w:gridCol w:w="3544"/>
      </w:tblGrid>
      <w:tr w:rsidR="00037679" w14:paraId="615E8568" w14:textId="77777777" w:rsidTr="00037679">
        <w:trPr>
          <w:jc w:val="center"/>
        </w:trPr>
        <w:tc>
          <w:tcPr>
            <w:tcW w:w="10343" w:type="dxa"/>
            <w:gridSpan w:val="3"/>
          </w:tcPr>
          <w:p w14:paraId="68FD8830" w14:textId="6F1CA929" w:rsidR="00037679" w:rsidRDefault="00037679" w:rsidP="00037679">
            <w:r w:rsidRPr="000B1042">
              <w:rPr>
                <w:rFonts w:ascii="Times New Roman" w:hAnsi="Times New Roman"/>
                <w:szCs w:val="20"/>
                <w:u w:val="single"/>
              </w:rPr>
              <w:t>MEETING</w:t>
            </w:r>
            <w:r w:rsidR="00233210">
              <w:rPr>
                <w:rFonts w:ascii="Times New Roman" w:hAnsi="Times New Roman"/>
                <w:szCs w:val="20"/>
                <w:u w:val="single"/>
              </w:rPr>
              <w:t xml:space="preserve"> </w:t>
            </w:r>
            <w:r w:rsidRPr="000B1042">
              <w:rPr>
                <w:rFonts w:ascii="Times New Roman" w:hAnsi="Times New Roman"/>
                <w:szCs w:val="20"/>
                <w:u w:val="single"/>
              </w:rPr>
              <w:t>TYPES</w:t>
            </w:r>
          </w:p>
        </w:tc>
      </w:tr>
      <w:tr w:rsidR="00037679" w14:paraId="173DAAF7" w14:textId="77777777" w:rsidTr="00037679">
        <w:trPr>
          <w:jc w:val="center"/>
        </w:trPr>
        <w:tc>
          <w:tcPr>
            <w:tcW w:w="3397" w:type="dxa"/>
            <w:vAlign w:val="bottom"/>
          </w:tcPr>
          <w:p w14:paraId="0230DD2C" w14:textId="3351BA02" w:rsidR="00037679" w:rsidRDefault="00037679" w:rsidP="00037679">
            <w:r w:rsidRPr="000B1042">
              <w:rPr>
                <w:rFonts w:ascii="Times New Roman" w:hAnsi="Times New Roman"/>
                <w:szCs w:val="20"/>
              </w:rPr>
              <w:t>AH</w:t>
            </w:r>
            <w:r w:rsidR="00233210">
              <w:rPr>
                <w:rFonts w:ascii="Times New Roman" w:hAnsi="Times New Roman"/>
                <w:szCs w:val="20"/>
              </w:rPr>
              <w:t xml:space="preserve"> </w:t>
            </w:r>
            <w:r w:rsidRPr="000B1042">
              <w:rPr>
                <w:rFonts w:ascii="Times New Roman" w:hAnsi="Times New Roman"/>
                <w:szCs w:val="20"/>
              </w:rPr>
              <w:t>=</w:t>
            </w:r>
            <w:r w:rsidR="00233210">
              <w:rPr>
                <w:rFonts w:ascii="Times New Roman" w:hAnsi="Times New Roman"/>
                <w:szCs w:val="20"/>
              </w:rPr>
              <w:t xml:space="preserve"> </w:t>
            </w:r>
            <w:r w:rsidRPr="000B1042">
              <w:rPr>
                <w:rFonts w:ascii="Times New Roman" w:hAnsi="Times New Roman"/>
                <w:szCs w:val="20"/>
              </w:rPr>
              <w:t>Ad</w:t>
            </w:r>
            <w:r w:rsidR="00233210">
              <w:rPr>
                <w:rFonts w:ascii="Times New Roman" w:hAnsi="Times New Roman"/>
                <w:szCs w:val="20"/>
              </w:rPr>
              <w:t xml:space="preserve"> </w:t>
            </w:r>
            <w:r w:rsidRPr="000B1042">
              <w:rPr>
                <w:rFonts w:ascii="Times New Roman" w:hAnsi="Times New Roman"/>
                <w:szCs w:val="20"/>
              </w:rPr>
              <w:t>Hoc</w:t>
            </w:r>
          </w:p>
        </w:tc>
        <w:tc>
          <w:tcPr>
            <w:tcW w:w="3402" w:type="dxa"/>
            <w:vAlign w:val="bottom"/>
          </w:tcPr>
          <w:p w14:paraId="27A1942A" w14:textId="62F65B1A" w:rsidR="00037679" w:rsidRDefault="00037679" w:rsidP="00037679">
            <w:r w:rsidRPr="000B1042">
              <w:rPr>
                <w:rFonts w:ascii="Times New Roman" w:hAnsi="Times New Roman"/>
                <w:szCs w:val="20"/>
              </w:rPr>
              <w:t>ST</w:t>
            </w:r>
            <w:r w:rsidR="00233210">
              <w:rPr>
                <w:rFonts w:ascii="Times New Roman" w:hAnsi="Times New Roman"/>
                <w:szCs w:val="20"/>
              </w:rPr>
              <w:t xml:space="preserve"> </w:t>
            </w:r>
            <w:r w:rsidRPr="000B1042">
              <w:rPr>
                <w:rFonts w:ascii="Times New Roman" w:hAnsi="Times New Roman"/>
                <w:szCs w:val="20"/>
              </w:rPr>
              <w:t>=</w:t>
            </w:r>
            <w:r w:rsidR="00233210">
              <w:rPr>
                <w:rFonts w:ascii="Times New Roman" w:hAnsi="Times New Roman"/>
                <w:szCs w:val="20"/>
              </w:rPr>
              <w:t xml:space="preserve"> </w:t>
            </w:r>
            <w:r w:rsidRPr="000B1042">
              <w:rPr>
                <w:rFonts w:ascii="Times New Roman" w:hAnsi="Times New Roman"/>
                <w:szCs w:val="20"/>
              </w:rPr>
              <w:t>Startup</w:t>
            </w:r>
            <w:r w:rsidR="00233210">
              <w:rPr>
                <w:rFonts w:ascii="Times New Roman" w:hAnsi="Times New Roman"/>
                <w:szCs w:val="20"/>
              </w:rPr>
              <w:t xml:space="preserve"> </w:t>
            </w:r>
            <w:r w:rsidRPr="000B1042">
              <w:rPr>
                <w:rFonts w:ascii="Times New Roman" w:hAnsi="Times New Roman"/>
                <w:szCs w:val="20"/>
              </w:rPr>
              <w:t>Meeting</w:t>
            </w:r>
          </w:p>
        </w:tc>
        <w:tc>
          <w:tcPr>
            <w:tcW w:w="3544" w:type="dxa"/>
            <w:vAlign w:val="bottom"/>
          </w:tcPr>
          <w:p w14:paraId="7CBDC50E" w14:textId="51870A78" w:rsidR="00037679" w:rsidRDefault="00037679" w:rsidP="00037679">
            <w:r w:rsidRPr="000B1042">
              <w:rPr>
                <w:rFonts w:ascii="Times New Roman" w:hAnsi="Times New Roman"/>
                <w:szCs w:val="20"/>
              </w:rPr>
              <w:t>RG</w:t>
            </w:r>
            <w:r w:rsidR="00233210">
              <w:rPr>
                <w:rFonts w:ascii="Times New Roman" w:hAnsi="Times New Roman"/>
                <w:szCs w:val="20"/>
              </w:rPr>
              <w:t xml:space="preserve"> </w:t>
            </w:r>
            <w:r w:rsidRPr="000B1042">
              <w:rPr>
                <w:rFonts w:ascii="Times New Roman" w:hAnsi="Times New Roman"/>
                <w:szCs w:val="20"/>
              </w:rPr>
              <w:t>=</w:t>
            </w:r>
            <w:r w:rsidR="00233210">
              <w:rPr>
                <w:rFonts w:ascii="Times New Roman" w:hAnsi="Times New Roman"/>
                <w:szCs w:val="20"/>
              </w:rPr>
              <w:t xml:space="preserve"> </w:t>
            </w:r>
            <w:r w:rsidRPr="000B1042">
              <w:rPr>
                <w:rFonts w:ascii="Times New Roman" w:hAnsi="Times New Roman"/>
                <w:szCs w:val="20"/>
              </w:rPr>
              <w:t>Rapporteurs</w:t>
            </w:r>
            <w:r w:rsidR="00233210">
              <w:rPr>
                <w:rFonts w:ascii="Times New Roman" w:hAnsi="Times New Roman"/>
                <w:szCs w:val="20"/>
              </w:rPr>
              <w:t xml:space="preserve"> </w:t>
            </w:r>
            <w:r w:rsidRPr="000B1042">
              <w:rPr>
                <w:rFonts w:ascii="Times New Roman" w:hAnsi="Times New Roman"/>
                <w:szCs w:val="20"/>
              </w:rPr>
              <w:t>Group</w:t>
            </w:r>
          </w:p>
        </w:tc>
      </w:tr>
      <w:tr w:rsidR="00037679" w14:paraId="0317AD83" w14:textId="77777777" w:rsidTr="00037679">
        <w:trPr>
          <w:jc w:val="center"/>
        </w:trPr>
        <w:tc>
          <w:tcPr>
            <w:tcW w:w="3397" w:type="dxa"/>
            <w:vAlign w:val="bottom"/>
          </w:tcPr>
          <w:p w14:paraId="33D48964" w14:textId="67F58B3C" w:rsidR="00037679" w:rsidRDefault="00037679" w:rsidP="00037679">
            <w:r w:rsidRPr="000B1042">
              <w:rPr>
                <w:rFonts w:ascii="Times New Roman" w:hAnsi="Times New Roman"/>
                <w:szCs w:val="20"/>
              </w:rPr>
              <w:t>JM</w:t>
            </w:r>
            <w:r w:rsidR="00233210">
              <w:rPr>
                <w:rFonts w:ascii="Times New Roman" w:hAnsi="Times New Roman"/>
                <w:szCs w:val="20"/>
              </w:rPr>
              <w:t xml:space="preserve"> </w:t>
            </w:r>
            <w:r w:rsidRPr="000B1042">
              <w:rPr>
                <w:rFonts w:ascii="Times New Roman" w:hAnsi="Times New Roman"/>
                <w:szCs w:val="20"/>
              </w:rPr>
              <w:t>=</w:t>
            </w:r>
            <w:r w:rsidR="00233210">
              <w:rPr>
                <w:rFonts w:ascii="Times New Roman" w:hAnsi="Times New Roman"/>
                <w:szCs w:val="20"/>
              </w:rPr>
              <w:t xml:space="preserve"> </w:t>
            </w:r>
            <w:r w:rsidRPr="000B1042">
              <w:rPr>
                <w:rFonts w:ascii="Times New Roman" w:hAnsi="Times New Roman"/>
                <w:szCs w:val="20"/>
              </w:rPr>
              <w:t>Joint</w:t>
            </w:r>
          </w:p>
        </w:tc>
        <w:tc>
          <w:tcPr>
            <w:tcW w:w="3402" w:type="dxa"/>
            <w:vAlign w:val="bottom"/>
          </w:tcPr>
          <w:p w14:paraId="7BA79BFD" w14:textId="0FC256B3" w:rsidR="00037679" w:rsidRDefault="00037679" w:rsidP="00037679">
            <w:r w:rsidRPr="000B1042">
              <w:rPr>
                <w:rFonts w:ascii="Times New Roman" w:hAnsi="Times New Roman"/>
                <w:szCs w:val="20"/>
              </w:rPr>
              <w:t>WG</w:t>
            </w:r>
            <w:r w:rsidR="00233210">
              <w:rPr>
                <w:rFonts w:ascii="Times New Roman" w:hAnsi="Times New Roman"/>
                <w:szCs w:val="20"/>
              </w:rPr>
              <w:t xml:space="preserve"> </w:t>
            </w:r>
            <w:r w:rsidRPr="000B1042">
              <w:rPr>
                <w:rFonts w:ascii="Times New Roman" w:hAnsi="Times New Roman"/>
                <w:szCs w:val="20"/>
              </w:rPr>
              <w:t>=</w:t>
            </w:r>
            <w:r w:rsidR="00233210">
              <w:rPr>
                <w:rFonts w:ascii="Times New Roman" w:hAnsi="Times New Roman"/>
                <w:szCs w:val="20"/>
              </w:rPr>
              <w:t xml:space="preserve"> </w:t>
            </w:r>
            <w:r w:rsidRPr="000B1042">
              <w:rPr>
                <w:rFonts w:ascii="Times New Roman" w:hAnsi="Times New Roman"/>
                <w:szCs w:val="20"/>
              </w:rPr>
              <w:t>Working</w:t>
            </w:r>
            <w:r w:rsidR="00233210">
              <w:rPr>
                <w:rFonts w:ascii="Times New Roman" w:hAnsi="Times New Roman"/>
                <w:szCs w:val="20"/>
              </w:rPr>
              <w:t xml:space="preserve"> </w:t>
            </w:r>
            <w:r w:rsidRPr="000B1042">
              <w:rPr>
                <w:rFonts w:ascii="Times New Roman" w:hAnsi="Times New Roman"/>
                <w:szCs w:val="20"/>
              </w:rPr>
              <w:t>Group</w:t>
            </w:r>
          </w:p>
        </w:tc>
        <w:tc>
          <w:tcPr>
            <w:tcW w:w="3544" w:type="dxa"/>
            <w:vAlign w:val="bottom"/>
          </w:tcPr>
          <w:p w14:paraId="681830DE" w14:textId="1718D6CC" w:rsidR="00037679" w:rsidRDefault="00037679" w:rsidP="00037679">
            <w:r w:rsidRPr="000B1042">
              <w:rPr>
                <w:rFonts w:ascii="Times New Roman" w:hAnsi="Times New Roman"/>
                <w:szCs w:val="20"/>
              </w:rPr>
              <w:t>SG</w:t>
            </w:r>
            <w:r w:rsidR="00233210">
              <w:rPr>
                <w:rFonts w:ascii="Times New Roman" w:hAnsi="Times New Roman"/>
                <w:szCs w:val="20"/>
              </w:rPr>
              <w:t xml:space="preserve"> </w:t>
            </w:r>
            <w:r w:rsidRPr="000B1042">
              <w:rPr>
                <w:rFonts w:ascii="Times New Roman" w:hAnsi="Times New Roman"/>
                <w:szCs w:val="20"/>
              </w:rPr>
              <w:t>=</w:t>
            </w:r>
            <w:r w:rsidR="00233210">
              <w:rPr>
                <w:rFonts w:ascii="Times New Roman" w:hAnsi="Times New Roman"/>
                <w:szCs w:val="20"/>
              </w:rPr>
              <w:t xml:space="preserve"> </w:t>
            </w:r>
            <w:r w:rsidRPr="000B1042">
              <w:rPr>
                <w:rFonts w:ascii="Times New Roman" w:hAnsi="Times New Roman"/>
                <w:szCs w:val="20"/>
              </w:rPr>
              <w:t>Steering</w:t>
            </w:r>
            <w:r w:rsidR="00233210">
              <w:rPr>
                <w:rFonts w:ascii="Times New Roman" w:hAnsi="Times New Roman"/>
                <w:szCs w:val="20"/>
              </w:rPr>
              <w:t xml:space="preserve"> </w:t>
            </w:r>
            <w:r w:rsidRPr="000B1042">
              <w:rPr>
                <w:rFonts w:ascii="Times New Roman" w:hAnsi="Times New Roman"/>
                <w:szCs w:val="20"/>
              </w:rPr>
              <w:t>Group</w:t>
            </w:r>
          </w:p>
        </w:tc>
      </w:tr>
      <w:tr w:rsidR="00037679" w14:paraId="2292B0D0" w14:textId="77777777" w:rsidTr="00037679">
        <w:trPr>
          <w:jc w:val="center"/>
        </w:trPr>
        <w:tc>
          <w:tcPr>
            <w:tcW w:w="3397" w:type="dxa"/>
            <w:vAlign w:val="bottom"/>
          </w:tcPr>
          <w:p w14:paraId="3E682D8B" w14:textId="7ED0236B" w:rsidR="00037679" w:rsidRDefault="00037679" w:rsidP="00037679">
            <w:r w:rsidRPr="000B1042">
              <w:rPr>
                <w:rFonts w:ascii="Times New Roman" w:hAnsi="Times New Roman"/>
                <w:szCs w:val="20"/>
              </w:rPr>
              <w:t>PM</w:t>
            </w:r>
            <w:r w:rsidR="00233210">
              <w:rPr>
                <w:rFonts w:ascii="Times New Roman" w:hAnsi="Times New Roman"/>
                <w:szCs w:val="20"/>
              </w:rPr>
              <w:t xml:space="preserve"> </w:t>
            </w:r>
            <w:r w:rsidRPr="000B1042">
              <w:rPr>
                <w:rFonts w:ascii="Times New Roman" w:hAnsi="Times New Roman"/>
                <w:szCs w:val="20"/>
              </w:rPr>
              <w:t>=</w:t>
            </w:r>
            <w:r w:rsidR="00233210">
              <w:rPr>
                <w:rFonts w:ascii="Times New Roman" w:hAnsi="Times New Roman"/>
                <w:szCs w:val="20"/>
              </w:rPr>
              <w:t xml:space="preserve"> </w:t>
            </w:r>
            <w:r w:rsidRPr="000B1042">
              <w:rPr>
                <w:rFonts w:ascii="Times New Roman" w:hAnsi="Times New Roman"/>
                <w:szCs w:val="20"/>
              </w:rPr>
              <w:t>Preparatory</w:t>
            </w:r>
            <w:r w:rsidR="00233210">
              <w:rPr>
                <w:rFonts w:ascii="Times New Roman" w:hAnsi="Times New Roman"/>
                <w:szCs w:val="20"/>
              </w:rPr>
              <w:t xml:space="preserve"> </w:t>
            </w:r>
            <w:r w:rsidRPr="000B1042">
              <w:rPr>
                <w:rFonts w:ascii="Times New Roman" w:hAnsi="Times New Roman"/>
                <w:szCs w:val="20"/>
              </w:rPr>
              <w:t>Meeting</w:t>
            </w:r>
          </w:p>
        </w:tc>
        <w:tc>
          <w:tcPr>
            <w:tcW w:w="3402" w:type="dxa"/>
            <w:vAlign w:val="bottom"/>
          </w:tcPr>
          <w:p w14:paraId="3DA7F4C1" w14:textId="0C491524" w:rsidR="00037679" w:rsidRDefault="00037679" w:rsidP="00037679">
            <w:r w:rsidRPr="000B1042">
              <w:rPr>
                <w:rFonts w:ascii="Times New Roman" w:hAnsi="Times New Roman"/>
                <w:szCs w:val="20"/>
              </w:rPr>
              <w:t>CM</w:t>
            </w:r>
            <w:r w:rsidR="00233210">
              <w:rPr>
                <w:rFonts w:ascii="Times New Roman" w:hAnsi="Times New Roman"/>
                <w:szCs w:val="20"/>
              </w:rPr>
              <w:t xml:space="preserve"> </w:t>
            </w:r>
            <w:r w:rsidRPr="000B1042">
              <w:rPr>
                <w:rFonts w:ascii="Times New Roman" w:hAnsi="Times New Roman"/>
                <w:szCs w:val="20"/>
              </w:rPr>
              <w:t>=</w:t>
            </w:r>
            <w:r w:rsidR="00233210">
              <w:rPr>
                <w:rFonts w:ascii="Times New Roman" w:hAnsi="Times New Roman"/>
                <w:szCs w:val="20"/>
              </w:rPr>
              <w:t xml:space="preserve"> </w:t>
            </w:r>
            <w:r w:rsidRPr="000B1042">
              <w:rPr>
                <w:rFonts w:ascii="Times New Roman" w:hAnsi="Times New Roman"/>
                <w:szCs w:val="20"/>
              </w:rPr>
              <w:t>Chairmen's</w:t>
            </w:r>
            <w:r w:rsidR="00233210">
              <w:rPr>
                <w:rFonts w:ascii="Times New Roman" w:hAnsi="Times New Roman"/>
                <w:szCs w:val="20"/>
              </w:rPr>
              <w:t xml:space="preserve"> </w:t>
            </w:r>
            <w:r w:rsidRPr="000B1042">
              <w:rPr>
                <w:rFonts w:ascii="Times New Roman" w:hAnsi="Times New Roman"/>
                <w:szCs w:val="20"/>
              </w:rPr>
              <w:t>meeting</w:t>
            </w:r>
          </w:p>
        </w:tc>
        <w:tc>
          <w:tcPr>
            <w:tcW w:w="3544" w:type="dxa"/>
            <w:vAlign w:val="bottom"/>
          </w:tcPr>
          <w:p w14:paraId="6F6576FD" w14:textId="5E7F771B" w:rsidR="00037679" w:rsidRDefault="00037679" w:rsidP="00037679">
            <w:r w:rsidRPr="000B1042">
              <w:rPr>
                <w:rFonts w:ascii="Times New Roman" w:hAnsi="Times New Roman"/>
                <w:szCs w:val="20"/>
              </w:rPr>
              <w:t>TG</w:t>
            </w:r>
            <w:r w:rsidR="00233210">
              <w:rPr>
                <w:rFonts w:ascii="Times New Roman" w:hAnsi="Times New Roman"/>
                <w:szCs w:val="20"/>
              </w:rPr>
              <w:t xml:space="preserve"> </w:t>
            </w:r>
            <w:r w:rsidRPr="000B1042">
              <w:rPr>
                <w:rFonts w:ascii="Times New Roman" w:hAnsi="Times New Roman"/>
                <w:szCs w:val="20"/>
              </w:rPr>
              <w:t>=</w:t>
            </w:r>
            <w:r w:rsidR="00233210">
              <w:rPr>
                <w:rFonts w:ascii="Times New Roman" w:hAnsi="Times New Roman"/>
                <w:szCs w:val="20"/>
              </w:rPr>
              <w:t xml:space="preserve"> </w:t>
            </w:r>
            <w:r w:rsidRPr="000B1042">
              <w:rPr>
                <w:rFonts w:ascii="Times New Roman" w:hAnsi="Times New Roman"/>
                <w:szCs w:val="20"/>
              </w:rPr>
              <w:t>Task</w:t>
            </w:r>
            <w:r w:rsidR="00233210">
              <w:rPr>
                <w:rFonts w:ascii="Times New Roman" w:hAnsi="Times New Roman"/>
                <w:szCs w:val="20"/>
              </w:rPr>
              <w:t xml:space="preserve"> </w:t>
            </w:r>
            <w:r w:rsidRPr="000B1042">
              <w:rPr>
                <w:rFonts w:ascii="Times New Roman" w:hAnsi="Times New Roman"/>
                <w:szCs w:val="20"/>
              </w:rPr>
              <w:t>Group</w:t>
            </w:r>
          </w:p>
        </w:tc>
      </w:tr>
      <w:tr w:rsidR="00037679" w14:paraId="31EF974C" w14:textId="77777777" w:rsidTr="00037679">
        <w:trPr>
          <w:jc w:val="center"/>
        </w:trPr>
        <w:tc>
          <w:tcPr>
            <w:tcW w:w="3397" w:type="dxa"/>
            <w:vAlign w:val="bottom"/>
          </w:tcPr>
          <w:p w14:paraId="01A3F6BB" w14:textId="7A370158" w:rsidR="00037679" w:rsidRDefault="00037679" w:rsidP="00037679">
            <w:r w:rsidRPr="000B1042">
              <w:rPr>
                <w:rFonts w:ascii="Times New Roman" w:hAnsi="Times New Roman"/>
                <w:szCs w:val="20"/>
              </w:rPr>
              <w:t>RM</w:t>
            </w:r>
            <w:r w:rsidR="00233210">
              <w:rPr>
                <w:rFonts w:ascii="Times New Roman" w:hAnsi="Times New Roman"/>
                <w:szCs w:val="20"/>
              </w:rPr>
              <w:t xml:space="preserve"> </w:t>
            </w:r>
            <w:r w:rsidRPr="000B1042">
              <w:rPr>
                <w:rFonts w:ascii="Times New Roman" w:hAnsi="Times New Roman"/>
                <w:szCs w:val="20"/>
              </w:rPr>
              <w:t>=</w:t>
            </w:r>
            <w:r w:rsidR="00233210">
              <w:rPr>
                <w:rFonts w:ascii="Times New Roman" w:hAnsi="Times New Roman"/>
                <w:szCs w:val="20"/>
              </w:rPr>
              <w:t xml:space="preserve"> </w:t>
            </w:r>
            <w:r w:rsidRPr="000B1042">
              <w:rPr>
                <w:rFonts w:ascii="Times New Roman" w:hAnsi="Times New Roman"/>
                <w:szCs w:val="20"/>
              </w:rPr>
              <w:t>Resolution</w:t>
            </w:r>
            <w:r w:rsidR="00233210">
              <w:rPr>
                <w:rFonts w:ascii="Times New Roman" w:hAnsi="Times New Roman"/>
                <w:szCs w:val="20"/>
              </w:rPr>
              <w:t xml:space="preserve"> </w:t>
            </w:r>
            <w:r w:rsidRPr="000B1042">
              <w:rPr>
                <w:rFonts w:ascii="Times New Roman" w:hAnsi="Times New Roman"/>
                <w:szCs w:val="20"/>
              </w:rPr>
              <w:t>Meeting</w:t>
            </w:r>
          </w:p>
        </w:tc>
        <w:tc>
          <w:tcPr>
            <w:tcW w:w="3402" w:type="dxa"/>
            <w:vAlign w:val="bottom"/>
          </w:tcPr>
          <w:p w14:paraId="0A3D0AC0" w14:textId="4EB1F835" w:rsidR="00037679" w:rsidRDefault="00037679" w:rsidP="00037679">
            <w:r w:rsidRPr="000B1042">
              <w:rPr>
                <w:rFonts w:ascii="Times New Roman" w:hAnsi="Times New Roman"/>
                <w:szCs w:val="20"/>
              </w:rPr>
              <w:t>OR</w:t>
            </w:r>
            <w:r w:rsidR="00233210">
              <w:rPr>
                <w:rFonts w:ascii="Times New Roman" w:hAnsi="Times New Roman"/>
                <w:szCs w:val="20"/>
              </w:rPr>
              <w:t xml:space="preserve"> </w:t>
            </w:r>
            <w:r w:rsidRPr="000B1042">
              <w:rPr>
                <w:rFonts w:ascii="Times New Roman" w:hAnsi="Times New Roman"/>
                <w:szCs w:val="20"/>
              </w:rPr>
              <w:t>=</w:t>
            </w:r>
            <w:r w:rsidR="00233210">
              <w:rPr>
                <w:rFonts w:ascii="Times New Roman" w:hAnsi="Times New Roman"/>
                <w:szCs w:val="20"/>
              </w:rPr>
              <w:t xml:space="preserve"> </w:t>
            </w:r>
            <w:r w:rsidRPr="000B1042">
              <w:rPr>
                <w:rFonts w:ascii="Times New Roman" w:hAnsi="Times New Roman"/>
                <w:szCs w:val="20"/>
              </w:rPr>
              <w:t>Ordinary</w:t>
            </w:r>
          </w:p>
        </w:tc>
        <w:tc>
          <w:tcPr>
            <w:tcW w:w="3544" w:type="dxa"/>
            <w:vAlign w:val="bottom"/>
          </w:tcPr>
          <w:p w14:paraId="62D21EAC" w14:textId="72A222F0" w:rsidR="00037679" w:rsidRDefault="00037679" w:rsidP="00037679">
            <w:r w:rsidRPr="000B1042">
              <w:rPr>
                <w:rFonts w:ascii="Times New Roman" w:hAnsi="Times New Roman"/>
                <w:szCs w:val="20"/>
              </w:rPr>
              <w:t>XO</w:t>
            </w:r>
            <w:r w:rsidR="00233210">
              <w:rPr>
                <w:rFonts w:ascii="Times New Roman" w:hAnsi="Times New Roman"/>
                <w:szCs w:val="20"/>
              </w:rPr>
              <w:t xml:space="preserve"> </w:t>
            </w:r>
            <w:r w:rsidRPr="000B1042">
              <w:rPr>
                <w:rFonts w:ascii="Times New Roman" w:hAnsi="Times New Roman"/>
                <w:szCs w:val="20"/>
              </w:rPr>
              <w:t>=</w:t>
            </w:r>
            <w:r w:rsidR="00233210">
              <w:rPr>
                <w:rFonts w:ascii="Times New Roman" w:hAnsi="Times New Roman"/>
                <w:szCs w:val="20"/>
              </w:rPr>
              <w:t xml:space="preserve"> </w:t>
            </w:r>
            <w:r w:rsidRPr="000B1042">
              <w:rPr>
                <w:rFonts w:ascii="Times New Roman" w:hAnsi="Times New Roman"/>
                <w:szCs w:val="20"/>
              </w:rPr>
              <w:t>Extraordinary</w:t>
            </w:r>
          </w:p>
        </w:tc>
      </w:tr>
    </w:tbl>
    <w:p w14:paraId="4897B3D2" w14:textId="6DA4806A" w:rsidR="00037679" w:rsidRDefault="00037679" w:rsidP="00037679"/>
    <w:p w14:paraId="2DD011CD" w14:textId="77777777" w:rsidR="005B2A44" w:rsidRDefault="005B2A44" w:rsidP="00F53443"/>
    <w:p w14:paraId="5401C302" w14:textId="1BB94671" w:rsidR="007A5AC0" w:rsidRPr="000B1042" w:rsidRDefault="007A5AC0" w:rsidP="00F53443">
      <w:pPr>
        <w:rPr>
          <w:rFonts w:ascii="Times New Roman" w:hAnsi="Times New Roman"/>
          <w:i/>
          <w:szCs w:val="20"/>
        </w:rPr>
      </w:pPr>
      <w:r w:rsidRPr="000B1042">
        <w:rPr>
          <w:rFonts w:ascii="Times New Roman" w:hAnsi="Times New Roman"/>
          <w:i/>
          <w:szCs w:val="20"/>
        </w:rPr>
        <w:t>End</w:t>
      </w:r>
      <w:r w:rsidR="00233210">
        <w:rPr>
          <w:rFonts w:ascii="Times New Roman" w:hAnsi="Times New Roman"/>
          <w:i/>
          <w:szCs w:val="20"/>
        </w:rPr>
        <w:t xml:space="preserve"> </w:t>
      </w:r>
      <w:r w:rsidRPr="000B1042">
        <w:rPr>
          <w:rFonts w:ascii="Times New Roman" w:hAnsi="Times New Roman"/>
          <w:i/>
          <w:szCs w:val="20"/>
        </w:rPr>
        <w:t>of</w:t>
      </w:r>
      <w:r w:rsidR="00233210">
        <w:rPr>
          <w:rFonts w:ascii="Times New Roman" w:hAnsi="Times New Roman"/>
          <w:i/>
          <w:szCs w:val="20"/>
        </w:rPr>
        <w:t xml:space="preserve"> </w:t>
      </w:r>
      <w:r w:rsidRPr="000B1042">
        <w:rPr>
          <w:rFonts w:ascii="Times New Roman" w:hAnsi="Times New Roman"/>
          <w:i/>
          <w:szCs w:val="20"/>
        </w:rPr>
        <w:t>document</w:t>
      </w:r>
    </w:p>
    <w:sectPr w:rsidR="007A5AC0" w:rsidRPr="000B1042" w:rsidSect="00B72744">
      <w:headerReference w:type="default" r:id="rId3433"/>
      <w:pgSz w:w="16834" w:h="11909" w:orient="landscape" w:code="9"/>
      <w:pgMar w:top="1440" w:right="1440" w:bottom="1440" w:left="1440" w:header="720" w:footer="720" w:gutter="0"/>
      <w:cols w:space="720"/>
    </w:sectPr>
  </w:body>
</w:document>
</file>

<file path=word/customizations.xml><?xml version="1.0" encoding="utf-8"?>
<wne:tcg xmlns:r="http://schemas.openxmlformats.org/officeDocument/2006/relationships" xmlns:wne="http://schemas.microsoft.com/office/word/2006/wordml">
  <wne:keymaps>
    <wne:keymap wne:mask="1" wne:kcmPrimary="024C" wne:kcmSecondary="0063"/>
    <wne:keymap wne:kcmPrimary="06BA">
      <wne:macro wne:macroName="TEMPLATEPROJECT.MCCSTYLEBAR.ABBREVIATIONSOREXAMPLEWITHOUTTRAILINGSPACE"/>
    </wne:keymap>
  </wne:keymap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2AA349" w14:textId="77777777" w:rsidR="001B5688" w:rsidRDefault="001B5688">
      <w:r>
        <w:separator/>
      </w:r>
    </w:p>
  </w:endnote>
  <w:endnote w:type="continuationSeparator" w:id="0">
    <w:p w14:paraId="742CC557" w14:textId="77777777" w:rsidR="001B5688" w:rsidRDefault="001B56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FangSong">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ZapfDingbats">
    <w:panose1 w:val="00000000000000000000"/>
    <w:charset w:val="02"/>
    <w:family w:val="decorative"/>
    <w:notTrueType/>
    <w:pitch w:val="variable"/>
    <w:sig w:usb0="00000000" w:usb1="10000000" w:usb2="00000000" w:usb3="00000000" w:csb0="80000000" w:csb1="00000000"/>
  </w:font>
  <w:font w:name="OpenSymbol">
    <w:altName w:val="MS Mincho"/>
    <w:panose1 w:val="00000000000000000000"/>
    <w:charset w:val="80"/>
    <w:family w:val="auto"/>
    <w:notTrueType/>
    <w:pitch w:val="default"/>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Batang">
    <w:altName w:val="Batang"/>
    <w:panose1 w:val="02030600000101010101"/>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icrosoft YaHei">
    <w:panose1 w:val="020B0503020204020204"/>
    <w:charset w:val="86"/>
    <w:family w:val="swiss"/>
    <w:pitch w:val="variable"/>
    <w:sig w:usb0="80000287" w:usb1="2ACF3C50" w:usb2="00000016" w:usb3="00000000" w:csb0="0004001F" w:csb1="00000000"/>
  </w:font>
  <w:font w:name="LG스마트체 Light">
    <w:altName w:val="Malgun Gothic"/>
    <w:charset w:val="81"/>
    <w:family w:val="modern"/>
    <w:pitch w:val="variable"/>
    <w:sig w:usb0="00000203" w:usb1="29D72C10" w:usb2="00000010" w:usb3="00000000" w:csb0="00280005"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G Times (WN)">
    <w:altName w:val="Arial"/>
    <w:panose1 w:val="00000000000000000000"/>
    <w:charset w:val="00"/>
    <w:family w:val="roman"/>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MS PGothic">
    <w:panose1 w:val="020B0600070205080204"/>
    <w:charset w:val="80"/>
    <w:family w:val="swiss"/>
    <w:pitch w:val="variable"/>
    <w:sig w:usb0="E00002FF" w:usb1="6AC7FDFB" w:usb2="08000012" w:usb3="00000000" w:csb0="0002009F" w:csb1="00000000"/>
  </w:font>
  <w:font w:name="?? ??">
    <w:altName w:val="Yu Gothic"/>
    <w:charset w:val="80"/>
    <w:family w:val="roman"/>
    <w:pitch w:val="default"/>
    <w:sig w:usb0="00000000" w:usb1="00000000" w:usb2="00000010" w:usb3="00000000" w:csb0="00020000" w:csb1="00000000"/>
  </w:font>
  <w:font w:name="Times New Roman Bold">
    <w:altName w:val="Times New Roman"/>
    <w:panose1 w:val="02020803070505020304"/>
    <w:charset w:val="00"/>
    <w:family w:val="roman"/>
    <w:pitch w:val="variable"/>
    <w:sig w:usb0="00003A87" w:usb1="00000000" w:usb2="00000000" w:usb3="00000000" w:csb0="000000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LineDraw">
    <w:charset w:val="02"/>
    <w:family w:val="modern"/>
    <w:pitch w:val="fixed"/>
  </w:font>
  <w:font w:name="????">
    <w:altName w:val="Arial Unicode MS"/>
    <w:panose1 w:val="00000000000000000000"/>
    <w:charset w:val="88"/>
    <w:family w:val="auto"/>
    <w:notTrueType/>
    <w:pitch w:val="variable"/>
    <w:sig w:usb0="00000001" w:usb1="08080000" w:usb2="00000010" w:usb3="00000000" w:csb0="00100000" w:csb1="00000000"/>
  </w:font>
  <w:font w:name="Mincho">
    <w:altName w:val="明朝"/>
    <w:panose1 w:val="02020609040305080305"/>
    <w:charset w:val="80"/>
    <w:family w:val="roman"/>
    <w:notTrueType/>
    <w:pitch w:val="fixed"/>
    <w:sig w:usb0="00000001" w:usb1="08070000" w:usb2="00000010" w:usb3="00000000" w:csb0="00020000" w:csb1="00000000"/>
  </w:font>
  <w:font w:name="Century">
    <w:panose1 w:val="02040604050505020304"/>
    <w:charset w:val="00"/>
    <w:family w:val="roman"/>
    <w:pitch w:val="variable"/>
    <w:sig w:usb0="00000287" w:usb1="00000000" w:usb2="00000000" w:usb3="00000000" w:csb0="0000009F" w:csb1="00000000"/>
  </w:font>
  <w:font w:name="New York">
    <w:panose1 w:val="02040503060506020304"/>
    <w:charset w:val="00"/>
    <w:family w:val="roman"/>
    <w:notTrueType/>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KaiTi_GB2312">
    <w:altName w:val="Microsoft YaHei"/>
    <w:charset w:val="86"/>
    <w:family w:val="modern"/>
    <w:pitch w:val="default"/>
    <w:sig w:usb0="00000000" w:usb1="00000000" w:usb2="00000016" w:usb3="00000000" w:csb0="00040001" w:csb1="00000000"/>
  </w:font>
  <w:font w:name="KaiTi">
    <w:charset w:val="86"/>
    <w:family w:val="modern"/>
    <w:pitch w:val="fixed"/>
    <w:sig w:usb0="800002BF" w:usb1="38CF7CFA"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Verdana">
    <w:panose1 w:val="020B0604030504040204"/>
    <w:charset w:val="00"/>
    <w:family w:val="swiss"/>
    <w:pitch w:val="variable"/>
    <w:sig w:usb0="A00006FF" w:usb1="4000205B" w:usb2="00000010" w:usb3="00000000" w:csb0="0000019F" w:csb1="00000000"/>
  </w:font>
  <w:font w:name="TimesNewRomanPSMT">
    <w:altName w:val="Times New Roman"/>
    <w:charset w:val="00"/>
    <w:family w:val="roman"/>
    <w:pitch w:val="variable"/>
    <w:sig w:usb0="E0002AEF" w:usb1="C0007841" w:usb2="00000009" w:usb3="00000000" w:csb0="000001FF" w:csb1="00000000"/>
  </w:font>
  <w:font w:name="TimesNewRomanPS-ItalicMT">
    <w:altName w:val="Times New Roman"/>
    <w:charset w:val="00"/>
    <w:family w:val="roman"/>
    <w:pitch w:val="default"/>
  </w:font>
  <w:font w:name="Gulim">
    <w:altName w:val="굴림"/>
    <w:panose1 w:val="020B0600000101010101"/>
    <w:charset w:val="81"/>
    <w:family w:val="swiss"/>
    <w:pitch w:val="variable"/>
    <w:sig w:usb0="B00002AF" w:usb1="69D77CFB" w:usb2="00000030" w:usb3="00000000" w:csb0="0008009F" w:csb1="00000000"/>
  </w:font>
  <w:font w:name="Book Antiqua">
    <w:panose1 w:val="0204060205030503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Microsoft YaHei UI">
    <w:panose1 w:val="020B0503020204020204"/>
    <w:charset w:val="86"/>
    <w:family w:val="swiss"/>
    <w:pitch w:val="variable"/>
    <w:sig w:usb0="80000287" w:usb1="2ACF3C50" w:usb2="00000016" w:usb3="00000000" w:csb0="0004001F" w:csb1="00000000"/>
  </w:font>
  <w:font w:name="FangSong_GB2312">
    <w:altName w:val="FangSong"/>
    <w:charset w:val="86"/>
    <w:family w:val="modern"/>
    <w:pitch w:val="default"/>
    <w:sig w:usb0="00000000" w:usb1="00000000" w:usb2="00000010" w:usb3="00000000" w:csb0="00040000" w:csb1="00000000"/>
  </w:font>
  <w:font w:name="Nokia Pure Text">
    <w:charset w:val="00"/>
    <w:family w:val="swiss"/>
    <w:pitch w:val="variable"/>
    <w:sig w:usb0="A00002FF" w:usb1="700078FB" w:usb2="00010000" w:usb3="00000000" w:csb0="0000019F" w:csb1="00000000"/>
  </w:font>
  <w:font w:name="Segoe UI">
    <w:panose1 w:val="020B0502040204020203"/>
    <w:charset w:val="00"/>
    <w:family w:val="swiss"/>
    <w:pitch w:val="variable"/>
    <w:sig w:usb0="E4002EFF" w:usb1="C000E47F" w:usb2="00000009" w:usb3="00000000" w:csb0="000001FF" w:csb1="00000000"/>
  </w:font>
  <w:font w:name="Nirmala UI">
    <w:panose1 w:val="020B0502040204020203"/>
    <w:charset w:val="00"/>
    <w:family w:val="swiss"/>
    <w:pitch w:val="variable"/>
    <w:sig w:usb0="80FF8023" w:usb1="0200004A" w:usb2="00000200" w:usb3="00000000" w:csb0="00000001" w:csb1="00000000"/>
  </w:font>
  <w:font w:name="Yu Mincho">
    <w:charset w:val="80"/>
    <w:family w:val="roman"/>
    <w:pitch w:val="variable"/>
    <w:sig w:usb0="800002E7" w:usb1="2AC7FCFF" w:usb2="00000012" w:usb3="00000000" w:csb0="0002009F" w:csb1="00000000"/>
  </w:font>
  <w:font w:name="MS Mincho;ＭＳ 明朝">
    <w:panose1 w:val="00000000000000000000"/>
    <w:charset w:val="80"/>
    <w:family w:val="roman"/>
    <w:notTrueType/>
    <w:pitch w:val="default"/>
  </w:font>
  <w:font w:name="굴  림">
    <w:altName w:val="SimSun"/>
    <w:panose1 w:val="00000000000000000000"/>
    <w:charset w:val="80"/>
    <w:family w:val="roman"/>
    <w:notTrueType/>
    <w:pitch w:val="default"/>
  </w:font>
  <w:font w:name="Arial Unicode MS">
    <w:panose1 w:val="020B0604020202020204"/>
    <w:charset w:val="88"/>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D1109F" w14:textId="7D914003" w:rsidR="008C11A4" w:rsidRPr="000B6FA8" w:rsidRDefault="008C11A4" w:rsidP="007A5AC0">
    <w:pPr>
      <w:pStyle w:val="Footer"/>
      <w:framePr w:wrap="around" w:vAnchor="text" w:hAnchor="margin" w:xAlign="center" w:y="1"/>
      <w:rPr>
        <w:rStyle w:val="PageNumber"/>
      </w:rPr>
    </w:pPr>
    <w:r w:rsidRPr="000B6FA8">
      <w:rPr>
        <w:rStyle w:val="PageNumber"/>
      </w:rPr>
      <w:fldChar w:fldCharType="begin"/>
    </w:r>
    <w:r w:rsidRPr="000B6FA8">
      <w:rPr>
        <w:rStyle w:val="PageNumber"/>
      </w:rPr>
      <w:instrText xml:space="preserve">PAGE  </w:instrText>
    </w:r>
    <w:r w:rsidRPr="000B6FA8">
      <w:rPr>
        <w:rStyle w:val="PageNumber"/>
      </w:rPr>
      <w:fldChar w:fldCharType="separate"/>
    </w:r>
    <w:r>
      <w:rPr>
        <w:rStyle w:val="PageNumber"/>
        <w:noProof/>
      </w:rPr>
      <w:t>187</w:t>
    </w:r>
    <w:r w:rsidRPr="000B6FA8">
      <w:rPr>
        <w:rStyle w:val="PageNumber"/>
      </w:rPr>
      <w:fldChar w:fldCharType="end"/>
    </w:r>
  </w:p>
  <w:p w14:paraId="497760C1" w14:textId="77777777" w:rsidR="008C11A4" w:rsidRDefault="008C11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DEE82C" w14:textId="77777777" w:rsidR="001B5688" w:rsidRDefault="001B5688">
      <w:r>
        <w:separator/>
      </w:r>
    </w:p>
  </w:footnote>
  <w:footnote w:type="continuationSeparator" w:id="0">
    <w:p w14:paraId="68AD2A2F" w14:textId="77777777" w:rsidR="001B5688" w:rsidRDefault="001B56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72388C" w14:textId="40DB0888" w:rsidR="008C11A4" w:rsidRPr="00D3368C" w:rsidRDefault="008C11A4" w:rsidP="007C2B63">
    <w:pPr>
      <w:pStyle w:val="Header"/>
      <w:widowControl w:val="0"/>
      <w:tabs>
        <w:tab w:val="clear" w:pos="9072"/>
        <w:tab w:val="right" w:pos="8280"/>
        <w:tab w:val="right" w:pos="9781"/>
      </w:tabs>
      <w:ind w:right="-58"/>
      <w:rPr>
        <w:rFonts w:ascii="Arial" w:hAnsi="Arial" w:cs="Arial"/>
        <w:b/>
        <w:bCs/>
        <w:sz w:val="28"/>
        <w:lang w:val="en-US"/>
      </w:rPr>
    </w:pPr>
    <w:r>
      <w:rPr>
        <w:rFonts w:ascii="Arial" w:hAnsi="Arial" w:cs="Arial"/>
        <w:b/>
        <w:bCs/>
        <w:sz w:val="28"/>
      </w:rPr>
      <w:t>3GPP TSG RAN WG1 Meeting #1</w:t>
    </w:r>
    <w:r w:rsidR="00A14B59">
      <w:rPr>
        <w:rFonts w:ascii="Arial" w:hAnsi="Arial" w:cs="Arial"/>
        <w:b/>
        <w:bCs/>
        <w:sz w:val="28"/>
      </w:rPr>
      <w:t>10</w:t>
    </w:r>
    <w:r>
      <w:rPr>
        <w:rFonts w:ascii="Arial" w:hAnsi="Arial" w:cs="Arial"/>
        <w:b/>
        <w:bCs/>
        <w:sz w:val="28"/>
      </w:rPr>
      <w:t>-e</w:t>
    </w:r>
    <w:r>
      <w:rPr>
        <w:rFonts w:ascii="Arial" w:hAnsi="Arial" w:cs="Arial"/>
        <w:b/>
        <w:bCs/>
        <w:sz w:val="28"/>
      </w:rPr>
      <w:tab/>
    </w:r>
    <w:r>
      <w:rPr>
        <w:rFonts w:ascii="Arial" w:hAnsi="Arial" w:cs="Arial"/>
        <w:b/>
        <w:bCs/>
        <w:sz w:val="28"/>
      </w:rPr>
      <w:tab/>
    </w:r>
    <w:r w:rsidRPr="00392BFA">
      <w:rPr>
        <w:rFonts w:ascii="Arial" w:hAnsi="Arial" w:cs="Arial"/>
        <w:b/>
        <w:bCs/>
        <w:sz w:val="28"/>
      </w:rPr>
      <w:t>R1-2</w:t>
    </w:r>
    <w:r>
      <w:rPr>
        <w:rFonts w:ascii="Arial" w:hAnsi="Arial" w:cs="Arial"/>
        <w:b/>
        <w:bCs/>
        <w:sz w:val="28"/>
      </w:rPr>
      <w:t>20xxxx</w:t>
    </w:r>
  </w:p>
  <w:p w14:paraId="1845C2DB" w14:textId="3257B003" w:rsidR="008C11A4" w:rsidRPr="009513AC" w:rsidRDefault="00A14B59" w:rsidP="001E4E41">
    <w:pPr>
      <w:tabs>
        <w:tab w:val="center" w:pos="4536"/>
        <w:tab w:val="right" w:pos="9072"/>
      </w:tabs>
      <w:rPr>
        <w:rFonts w:ascii="Arial" w:eastAsia="MS Mincho" w:hAnsi="Arial" w:cs="Arial"/>
        <w:b/>
        <w:bCs/>
        <w:sz w:val="28"/>
        <w:lang w:eastAsia="ja-JP"/>
      </w:rPr>
    </w:pPr>
    <w:bookmarkStart w:id="432" w:name="_Hlk36104658"/>
    <w:r>
      <w:rPr>
        <w:rFonts w:ascii="Arial" w:eastAsia="MS Mincho" w:hAnsi="Arial" w:cs="Arial"/>
        <w:b/>
        <w:bCs/>
        <w:sz w:val="28"/>
        <w:lang w:eastAsia="ja-JP"/>
      </w:rPr>
      <w:t>Toulouse</w:t>
    </w:r>
    <w:r w:rsidR="008C11A4">
      <w:rPr>
        <w:rFonts w:ascii="Arial" w:eastAsia="MS Mincho" w:hAnsi="Arial" w:cs="Arial"/>
        <w:b/>
        <w:bCs/>
        <w:sz w:val="28"/>
        <w:lang w:eastAsia="ja-JP"/>
      </w:rPr>
      <w:t xml:space="preserve">, </w:t>
    </w:r>
    <w:r>
      <w:rPr>
        <w:rFonts w:ascii="Arial" w:eastAsia="MS Mincho" w:hAnsi="Arial" w:cs="Arial"/>
        <w:b/>
        <w:bCs/>
        <w:sz w:val="28"/>
        <w:lang w:eastAsia="ja-JP"/>
      </w:rPr>
      <w:t>August</w:t>
    </w:r>
    <w:r w:rsidR="001351FA">
      <w:rPr>
        <w:rFonts w:ascii="Arial" w:eastAsia="MS Mincho" w:hAnsi="Arial" w:cs="Arial"/>
        <w:b/>
        <w:bCs/>
        <w:sz w:val="28"/>
        <w:lang w:eastAsia="ja-JP"/>
      </w:rPr>
      <w:t xml:space="preserve"> </w:t>
    </w:r>
    <w:r>
      <w:rPr>
        <w:rFonts w:ascii="Arial" w:eastAsia="MS Mincho" w:hAnsi="Arial" w:cs="Arial"/>
        <w:b/>
        <w:bCs/>
        <w:sz w:val="28"/>
        <w:lang w:eastAsia="ja-JP"/>
      </w:rPr>
      <w:t>22</w:t>
    </w:r>
    <w:r w:rsidRPr="00A14B59">
      <w:rPr>
        <w:rFonts w:ascii="Arial" w:eastAsia="MS Mincho" w:hAnsi="Arial" w:cs="Arial"/>
        <w:b/>
        <w:bCs/>
        <w:sz w:val="28"/>
        <w:vertAlign w:val="superscript"/>
        <w:lang w:eastAsia="ja-JP"/>
      </w:rPr>
      <w:t>nd</w:t>
    </w:r>
    <w:r>
      <w:rPr>
        <w:rFonts w:ascii="Arial" w:eastAsia="MS Mincho" w:hAnsi="Arial" w:cs="Arial"/>
        <w:b/>
        <w:bCs/>
        <w:sz w:val="28"/>
        <w:lang w:eastAsia="ja-JP"/>
      </w:rPr>
      <w:t xml:space="preserve"> </w:t>
    </w:r>
    <w:r w:rsidR="008C11A4">
      <w:rPr>
        <w:rFonts w:ascii="Arial" w:eastAsia="MS Mincho" w:hAnsi="Arial" w:cs="Arial"/>
        <w:b/>
        <w:bCs/>
        <w:sz w:val="28"/>
        <w:lang w:eastAsia="ja-JP"/>
      </w:rPr>
      <w:t>– 2</w:t>
    </w:r>
    <w:r>
      <w:rPr>
        <w:rFonts w:ascii="Arial" w:eastAsia="MS Mincho" w:hAnsi="Arial" w:cs="Arial"/>
        <w:b/>
        <w:bCs/>
        <w:sz w:val="28"/>
        <w:lang w:eastAsia="ja-JP"/>
      </w:rPr>
      <w:t>6</w:t>
    </w:r>
    <w:r w:rsidR="008C11A4" w:rsidRPr="006148A0">
      <w:rPr>
        <w:rFonts w:ascii="Arial" w:eastAsia="MS Mincho" w:hAnsi="Arial" w:cs="Arial"/>
        <w:b/>
        <w:bCs/>
        <w:sz w:val="28"/>
        <w:vertAlign w:val="superscript"/>
        <w:lang w:eastAsia="ja-JP"/>
      </w:rPr>
      <w:t>th</w:t>
    </w:r>
    <w:r w:rsidR="008C11A4">
      <w:rPr>
        <w:rFonts w:ascii="Arial" w:eastAsia="MS Mincho" w:hAnsi="Arial" w:cs="Arial"/>
        <w:b/>
        <w:bCs/>
        <w:sz w:val="28"/>
        <w:lang w:eastAsia="ja-JP"/>
      </w:rPr>
      <w:t>, 2022</w:t>
    </w:r>
  </w:p>
  <w:bookmarkEnd w:id="432"/>
  <w:p w14:paraId="7A99501D" w14:textId="156A73B2" w:rsidR="008C11A4" w:rsidRPr="00AB5995" w:rsidRDefault="008C11A4" w:rsidP="00FD1435">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691EE8" w14:textId="77777777" w:rsidR="00A14B59" w:rsidRPr="00D3368C" w:rsidRDefault="00A14B59" w:rsidP="00A14B59">
    <w:pPr>
      <w:pStyle w:val="Header"/>
      <w:widowControl w:val="0"/>
      <w:tabs>
        <w:tab w:val="clear" w:pos="9072"/>
        <w:tab w:val="right" w:pos="8280"/>
        <w:tab w:val="right" w:pos="9781"/>
      </w:tabs>
      <w:ind w:right="-58"/>
      <w:rPr>
        <w:rFonts w:ascii="Arial" w:hAnsi="Arial" w:cs="Arial"/>
        <w:b/>
        <w:bCs/>
        <w:sz w:val="28"/>
        <w:lang w:val="en-US"/>
      </w:rPr>
    </w:pPr>
    <w:r>
      <w:rPr>
        <w:rFonts w:ascii="Arial" w:hAnsi="Arial" w:cs="Arial"/>
        <w:b/>
        <w:bCs/>
        <w:sz w:val="28"/>
      </w:rPr>
      <w:t>3GPP TSG RAN WG1 Meeting #110-e</w:t>
    </w:r>
    <w:r>
      <w:rPr>
        <w:rFonts w:ascii="Arial" w:hAnsi="Arial" w:cs="Arial"/>
        <w:b/>
        <w:bCs/>
        <w:sz w:val="28"/>
      </w:rPr>
      <w:tab/>
    </w:r>
    <w:r>
      <w:rPr>
        <w:rFonts w:ascii="Arial" w:hAnsi="Arial" w:cs="Arial"/>
        <w:b/>
        <w:bCs/>
        <w:sz w:val="28"/>
      </w:rPr>
      <w:tab/>
    </w:r>
    <w:r w:rsidRPr="00392BFA">
      <w:rPr>
        <w:rFonts w:ascii="Arial" w:hAnsi="Arial" w:cs="Arial"/>
        <w:b/>
        <w:bCs/>
        <w:sz w:val="28"/>
      </w:rPr>
      <w:t>R1-2</w:t>
    </w:r>
    <w:r>
      <w:rPr>
        <w:rFonts w:ascii="Arial" w:hAnsi="Arial" w:cs="Arial"/>
        <w:b/>
        <w:bCs/>
        <w:sz w:val="28"/>
      </w:rPr>
      <w:t>20xxxx</w:t>
    </w:r>
  </w:p>
  <w:p w14:paraId="23D39B6D" w14:textId="77777777" w:rsidR="00A14B59" w:rsidRPr="009513AC" w:rsidRDefault="00A14B59" w:rsidP="00A14B59">
    <w:pPr>
      <w:tabs>
        <w:tab w:val="center" w:pos="4536"/>
        <w:tab w:val="right" w:pos="9072"/>
      </w:tabs>
      <w:rPr>
        <w:rFonts w:ascii="Arial" w:eastAsia="MS Mincho" w:hAnsi="Arial" w:cs="Arial"/>
        <w:b/>
        <w:bCs/>
        <w:sz w:val="28"/>
        <w:lang w:eastAsia="ja-JP"/>
      </w:rPr>
    </w:pPr>
    <w:r>
      <w:rPr>
        <w:rFonts w:ascii="Arial" w:eastAsia="MS Mincho" w:hAnsi="Arial" w:cs="Arial"/>
        <w:b/>
        <w:bCs/>
        <w:sz w:val="28"/>
        <w:lang w:eastAsia="ja-JP"/>
      </w:rPr>
      <w:t>Toulouse, August 22</w:t>
    </w:r>
    <w:r w:rsidRPr="00A14B59">
      <w:rPr>
        <w:rFonts w:ascii="Arial" w:eastAsia="MS Mincho" w:hAnsi="Arial" w:cs="Arial"/>
        <w:b/>
        <w:bCs/>
        <w:sz w:val="28"/>
        <w:vertAlign w:val="superscript"/>
        <w:lang w:eastAsia="ja-JP"/>
      </w:rPr>
      <w:t>nd</w:t>
    </w:r>
    <w:r>
      <w:rPr>
        <w:rFonts w:ascii="Arial" w:eastAsia="MS Mincho" w:hAnsi="Arial" w:cs="Arial"/>
        <w:b/>
        <w:bCs/>
        <w:sz w:val="28"/>
        <w:lang w:eastAsia="ja-JP"/>
      </w:rPr>
      <w:t xml:space="preserve"> – 26</w:t>
    </w:r>
    <w:r w:rsidRPr="006148A0">
      <w:rPr>
        <w:rFonts w:ascii="Arial" w:eastAsia="MS Mincho" w:hAnsi="Arial" w:cs="Arial"/>
        <w:b/>
        <w:bCs/>
        <w:sz w:val="28"/>
        <w:vertAlign w:val="superscript"/>
        <w:lang w:eastAsia="ja-JP"/>
      </w:rPr>
      <w:t>th</w:t>
    </w:r>
    <w:r>
      <w:rPr>
        <w:rFonts w:ascii="Arial" w:eastAsia="MS Mincho" w:hAnsi="Arial" w:cs="Arial"/>
        <w:b/>
        <w:bCs/>
        <w:sz w:val="28"/>
        <w:lang w:eastAsia="ja-JP"/>
      </w:rPr>
      <w:t>, 2022</w:t>
    </w:r>
  </w:p>
  <w:p w14:paraId="26C6EA5D" w14:textId="77777777" w:rsidR="008C11A4" w:rsidRPr="001E4E41" w:rsidRDefault="008C11A4" w:rsidP="00B53C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D0CA652"/>
    <w:multiLevelType w:val="multilevel"/>
    <w:tmpl w:val="BD0CA652"/>
    <w:lvl w:ilvl="0">
      <w:start w:val="1"/>
      <w:numFmt w:val="decimal"/>
      <w:pStyle w:val="ZTE-Proposal"/>
      <w:lvlText w:val="Proposal %1:"/>
      <w:lvlJc w:val="left"/>
      <w:pPr>
        <w:tabs>
          <w:tab w:val="left" w:pos="0"/>
        </w:tabs>
        <w:ind w:left="0" w:firstLine="0"/>
      </w:pPr>
      <w:rPr>
        <w:rFonts w:ascii="Times New Roman" w:eastAsia="SimSun" w:hAnsi="Times New Roman" w:cs="Times New Roman" w:hint="default"/>
        <w:b/>
        <w:bCs/>
        <w:i/>
        <w:iCs/>
      </w:rPr>
    </w:lvl>
    <w:lvl w:ilvl="1">
      <w:start w:val="1"/>
      <w:numFmt w:val="bullet"/>
      <w:lvlText w:val="•"/>
      <w:lvlJc w:val="left"/>
      <w:pPr>
        <w:tabs>
          <w:tab w:val="left" w:pos="840"/>
        </w:tabs>
        <w:ind w:left="840" w:hanging="420"/>
      </w:pPr>
      <w:rPr>
        <w:rFonts w:ascii="Arial" w:eastAsia="SimSun" w:hAnsi="Arial" w:cs="Arial" w:hint="default"/>
        <w:b/>
        <w:bCs/>
        <w:i/>
        <w:iCs/>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1" w15:restartNumberingAfterBreak="0">
    <w:nsid w:val="F7E661BF"/>
    <w:multiLevelType w:val="multilevel"/>
    <w:tmpl w:val="F7E661BF"/>
    <w:lvl w:ilvl="0">
      <w:start w:val="1"/>
      <w:numFmt w:val="bullet"/>
      <w:lvlText w:val="‐"/>
      <w:lvlJc w:val="left"/>
      <w:pPr>
        <w:ind w:left="420" w:hanging="420"/>
      </w:pPr>
      <w:rPr>
        <w:rFonts w:ascii="FangSong" w:eastAsia="FangSong" w:hAnsi="FangSong" w:cs="FangSong"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2" w15:restartNumberingAfterBreak="0">
    <w:nsid w:val="FFFFFF7E"/>
    <w:multiLevelType w:val="singleLevel"/>
    <w:tmpl w:val="5A54DD86"/>
    <w:lvl w:ilvl="0">
      <w:start w:val="1"/>
      <w:numFmt w:val="decimal"/>
      <w:pStyle w:val="ListNumber3"/>
      <w:lvlText w:val="%1."/>
      <w:lvlJc w:val="left"/>
      <w:pPr>
        <w:tabs>
          <w:tab w:val="num" w:pos="926"/>
        </w:tabs>
        <w:ind w:left="926" w:hanging="360"/>
      </w:pPr>
    </w:lvl>
  </w:abstractNum>
  <w:abstractNum w:abstractNumId="3" w15:restartNumberingAfterBreak="0">
    <w:nsid w:val="FFFFFF89"/>
    <w:multiLevelType w:val="singleLevel"/>
    <w:tmpl w:val="2D0A2226"/>
    <w:lvl w:ilvl="0">
      <w:start w:val="1"/>
      <w:numFmt w:val="bullet"/>
      <w:lvlText w:val=""/>
      <w:lvlJc w:val="left"/>
      <w:pPr>
        <w:tabs>
          <w:tab w:val="left" w:pos="360"/>
        </w:tabs>
        <w:ind w:left="360" w:hanging="360"/>
      </w:pPr>
      <w:rPr>
        <w:rFonts w:ascii="Symbol" w:eastAsia="Times New Roman" w:hAnsi="Symbol" w:hint="default"/>
      </w:rPr>
    </w:lvl>
  </w:abstractNum>
  <w:abstractNum w:abstractNumId="4" w15:restartNumberingAfterBreak="0">
    <w:nsid w:val="00000001"/>
    <w:multiLevelType w:val="singleLevel"/>
    <w:tmpl w:val="00000001"/>
    <w:name w:val="WW8Num7"/>
    <w:lvl w:ilvl="0">
      <w:start w:val="1"/>
      <w:numFmt w:val="decimal"/>
      <w:lvlText w:val="[%1]"/>
      <w:lvlJc w:val="left"/>
      <w:pPr>
        <w:tabs>
          <w:tab w:val="num" w:pos="567"/>
        </w:tabs>
        <w:ind w:left="567" w:hanging="567"/>
      </w:pPr>
    </w:lvl>
  </w:abstractNum>
  <w:abstractNum w:abstractNumId="5" w15:restartNumberingAfterBreak="0">
    <w:nsid w:val="00000002"/>
    <w:multiLevelType w:val="singleLevel"/>
    <w:tmpl w:val="00000002"/>
    <w:name w:val="WW8Num2"/>
    <w:styleLink w:val="StyleBulletedSymbolsymbolLeft025Hanging013"/>
    <w:lvl w:ilvl="0">
      <w:start w:val="1"/>
      <w:numFmt w:val="bullet"/>
      <w:pStyle w:val="ZchnZchn"/>
      <w:lvlText w:val=""/>
      <w:lvlJc w:val="left"/>
      <w:pPr>
        <w:tabs>
          <w:tab w:val="num" w:pos="851"/>
        </w:tabs>
        <w:ind w:left="851" w:hanging="851"/>
      </w:pPr>
      <w:rPr>
        <w:rFonts w:ascii="ZapfDingbats" w:hAnsi="ZapfDingbats"/>
      </w:rPr>
    </w:lvl>
  </w:abstractNum>
  <w:abstractNum w:abstractNumId="6" w15:restartNumberingAfterBreak="0">
    <w:nsid w:val="00000006"/>
    <w:multiLevelType w:val="multilevel"/>
    <w:tmpl w:val="00000006"/>
    <w:name w:val="WW8Num6"/>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7" w15:restartNumberingAfterBreak="0">
    <w:nsid w:val="000A2C97"/>
    <w:multiLevelType w:val="hybridMultilevel"/>
    <w:tmpl w:val="6D6AD7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05D118D"/>
    <w:multiLevelType w:val="hybridMultilevel"/>
    <w:tmpl w:val="2B0267B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0765CB4"/>
    <w:multiLevelType w:val="hybridMultilevel"/>
    <w:tmpl w:val="7D802D58"/>
    <w:lvl w:ilvl="0" w:tplc="04090001">
      <w:start w:val="1"/>
      <w:numFmt w:val="bullet"/>
      <w:lvlText w:val=""/>
      <w:lvlJc w:val="left"/>
      <w:pPr>
        <w:ind w:left="649" w:hanging="360"/>
      </w:pPr>
      <w:rPr>
        <w:rFonts w:ascii="Symbol" w:hAnsi="Symbol" w:hint="default"/>
      </w:rPr>
    </w:lvl>
    <w:lvl w:ilvl="1" w:tplc="04090003">
      <w:start w:val="1"/>
      <w:numFmt w:val="bullet"/>
      <w:lvlText w:val="o"/>
      <w:lvlJc w:val="left"/>
      <w:pPr>
        <w:ind w:left="1369" w:hanging="360"/>
      </w:pPr>
      <w:rPr>
        <w:rFonts w:ascii="Courier New" w:hAnsi="Courier New" w:cs="Courier New" w:hint="default"/>
      </w:rPr>
    </w:lvl>
    <w:lvl w:ilvl="2" w:tplc="04090005" w:tentative="1">
      <w:start w:val="1"/>
      <w:numFmt w:val="bullet"/>
      <w:lvlText w:val=""/>
      <w:lvlJc w:val="left"/>
      <w:pPr>
        <w:ind w:left="2089" w:hanging="360"/>
      </w:pPr>
      <w:rPr>
        <w:rFonts w:ascii="Wingdings" w:hAnsi="Wingdings" w:hint="default"/>
      </w:rPr>
    </w:lvl>
    <w:lvl w:ilvl="3" w:tplc="04090001" w:tentative="1">
      <w:start w:val="1"/>
      <w:numFmt w:val="bullet"/>
      <w:lvlText w:val=""/>
      <w:lvlJc w:val="left"/>
      <w:pPr>
        <w:ind w:left="2809" w:hanging="360"/>
      </w:pPr>
      <w:rPr>
        <w:rFonts w:ascii="Symbol" w:hAnsi="Symbol" w:hint="default"/>
      </w:rPr>
    </w:lvl>
    <w:lvl w:ilvl="4" w:tplc="04090003" w:tentative="1">
      <w:start w:val="1"/>
      <w:numFmt w:val="bullet"/>
      <w:lvlText w:val="o"/>
      <w:lvlJc w:val="left"/>
      <w:pPr>
        <w:ind w:left="3529" w:hanging="360"/>
      </w:pPr>
      <w:rPr>
        <w:rFonts w:ascii="Courier New" w:hAnsi="Courier New" w:cs="Courier New" w:hint="default"/>
      </w:rPr>
    </w:lvl>
    <w:lvl w:ilvl="5" w:tplc="04090005" w:tentative="1">
      <w:start w:val="1"/>
      <w:numFmt w:val="bullet"/>
      <w:lvlText w:val=""/>
      <w:lvlJc w:val="left"/>
      <w:pPr>
        <w:ind w:left="4249" w:hanging="360"/>
      </w:pPr>
      <w:rPr>
        <w:rFonts w:ascii="Wingdings" w:hAnsi="Wingdings" w:hint="default"/>
      </w:rPr>
    </w:lvl>
    <w:lvl w:ilvl="6" w:tplc="04090001" w:tentative="1">
      <w:start w:val="1"/>
      <w:numFmt w:val="bullet"/>
      <w:lvlText w:val=""/>
      <w:lvlJc w:val="left"/>
      <w:pPr>
        <w:ind w:left="4969" w:hanging="360"/>
      </w:pPr>
      <w:rPr>
        <w:rFonts w:ascii="Symbol" w:hAnsi="Symbol" w:hint="default"/>
      </w:rPr>
    </w:lvl>
    <w:lvl w:ilvl="7" w:tplc="04090003" w:tentative="1">
      <w:start w:val="1"/>
      <w:numFmt w:val="bullet"/>
      <w:lvlText w:val="o"/>
      <w:lvlJc w:val="left"/>
      <w:pPr>
        <w:ind w:left="5689" w:hanging="360"/>
      </w:pPr>
      <w:rPr>
        <w:rFonts w:ascii="Courier New" w:hAnsi="Courier New" w:cs="Courier New" w:hint="default"/>
      </w:rPr>
    </w:lvl>
    <w:lvl w:ilvl="8" w:tplc="04090005" w:tentative="1">
      <w:start w:val="1"/>
      <w:numFmt w:val="bullet"/>
      <w:lvlText w:val=""/>
      <w:lvlJc w:val="left"/>
      <w:pPr>
        <w:ind w:left="6409" w:hanging="360"/>
      </w:pPr>
      <w:rPr>
        <w:rFonts w:ascii="Wingdings" w:hAnsi="Wingdings" w:hint="default"/>
      </w:rPr>
    </w:lvl>
  </w:abstractNum>
  <w:abstractNum w:abstractNumId="10" w15:restartNumberingAfterBreak="0">
    <w:nsid w:val="01110C9E"/>
    <w:multiLevelType w:val="hybridMultilevel"/>
    <w:tmpl w:val="76868A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2035E03"/>
    <w:multiLevelType w:val="hybridMultilevel"/>
    <w:tmpl w:val="C1F8F9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21C213E"/>
    <w:multiLevelType w:val="hybridMultilevel"/>
    <w:tmpl w:val="86C24E5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028274EB"/>
    <w:multiLevelType w:val="hybridMultilevel"/>
    <w:tmpl w:val="ADDA39F8"/>
    <w:lvl w:ilvl="0" w:tplc="DB60718C">
      <w:start w:val="1"/>
      <w:numFmt w:val="bullet"/>
      <w:lvlText w:val="•"/>
      <w:lvlJc w:val="left"/>
      <w:pPr>
        <w:tabs>
          <w:tab w:val="num" w:pos="720"/>
        </w:tabs>
        <w:ind w:left="720" w:hanging="360"/>
      </w:pPr>
      <w:rPr>
        <w:rFonts w:ascii="Arial" w:hAnsi="Arial" w:hint="default"/>
      </w:rPr>
    </w:lvl>
    <w:lvl w:ilvl="1" w:tplc="515E0952">
      <w:numFmt w:val="bullet"/>
      <w:pStyle w:val="RAN1bullet2"/>
      <w:lvlText w:val="–"/>
      <w:lvlJc w:val="left"/>
      <w:pPr>
        <w:tabs>
          <w:tab w:val="num" w:pos="1440"/>
        </w:tabs>
        <w:ind w:left="1440" w:hanging="360"/>
      </w:pPr>
      <w:rPr>
        <w:rFonts w:ascii="Arial" w:hAnsi="Arial" w:hint="default"/>
      </w:rPr>
    </w:lvl>
    <w:lvl w:ilvl="2" w:tplc="CEC60A12">
      <w:start w:val="1"/>
      <w:numFmt w:val="bullet"/>
      <w:lvlText w:val="•"/>
      <w:lvlJc w:val="left"/>
      <w:pPr>
        <w:tabs>
          <w:tab w:val="num" w:pos="2160"/>
        </w:tabs>
        <w:ind w:left="2160" w:hanging="360"/>
      </w:pPr>
      <w:rPr>
        <w:rFonts w:ascii="Arial" w:hAnsi="Arial" w:hint="default"/>
      </w:rPr>
    </w:lvl>
    <w:lvl w:ilvl="3" w:tplc="DA28EE96">
      <w:start w:val="1"/>
      <w:numFmt w:val="bullet"/>
      <w:lvlText w:val="•"/>
      <w:lvlJc w:val="left"/>
      <w:pPr>
        <w:tabs>
          <w:tab w:val="num" w:pos="2880"/>
        </w:tabs>
        <w:ind w:left="2880" w:hanging="360"/>
      </w:pPr>
      <w:rPr>
        <w:rFonts w:ascii="Arial" w:hAnsi="Arial" w:hint="default"/>
      </w:rPr>
    </w:lvl>
    <w:lvl w:ilvl="4" w:tplc="7CD4691C">
      <w:start w:val="1"/>
      <w:numFmt w:val="bullet"/>
      <w:lvlText w:val="•"/>
      <w:lvlJc w:val="left"/>
      <w:pPr>
        <w:tabs>
          <w:tab w:val="num" w:pos="3600"/>
        </w:tabs>
        <w:ind w:left="3600" w:hanging="360"/>
      </w:pPr>
      <w:rPr>
        <w:rFonts w:ascii="Arial" w:hAnsi="Arial" w:hint="default"/>
      </w:rPr>
    </w:lvl>
    <w:lvl w:ilvl="5" w:tplc="F68E2EF0" w:tentative="1">
      <w:start w:val="1"/>
      <w:numFmt w:val="bullet"/>
      <w:lvlText w:val="•"/>
      <w:lvlJc w:val="left"/>
      <w:pPr>
        <w:tabs>
          <w:tab w:val="num" w:pos="4320"/>
        </w:tabs>
        <w:ind w:left="4320" w:hanging="360"/>
      </w:pPr>
      <w:rPr>
        <w:rFonts w:ascii="Arial" w:hAnsi="Arial" w:hint="default"/>
      </w:rPr>
    </w:lvl>
    <w:lvl w:ilvl="6" w:tplc="24AAF882" w:tentative="1">
      <w:start w:val="1"/>
      <w:numFmt w:val="bullet"/>
      <w:lvlText w:val="•"/>
      <w:lvlJc w:val="left"/>
      <w:pPr>
        <w:tabs>
          <w:tab w:val="num" w:pos="5040"/>
        </w:tabs>
        <w:ind w:left="5040" w:hanging="360"/>
      </w:pPr>
      <w:rPr>
        <w:rFonts w:ascii="Arial" w:hAnsi="Arial" w:hint="default"/>
      </w:rPr>
    </w:lvl>
    <w:lvl w:ilvl="7" w:tplc="4036A71C" w:tentative="1">
      <w:start w:val="1"/>
      <w:numFmt w:val="bullet"/>
      <w:lvlText w:val="•"/>
      <w:lvlJc w:val="left"/>
      <w:pPr>
        <w:tabs>
          <w:tab w:val="num" w:pos="5760"/>
        </w:tabs>
        <w:ind w:left="5760" w:hanging="360"/>
      </w:pPr>
      <w:rPr>
        <w:rFonts w:ascii="Arial" w:hAnsi="Arial" w:hint="default"/>
      </w:rPr>
    </w:lvl>
    <w:lvl w:ilvl="8" w:tplc="8BCEDA40"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02936D39"/>
    <w:multiLevelType w:val="hybridMultilevel"/>
    <w:tmpl w:val="EA0EC10E"/>
    <w:lvl w:ilvl="0" w:tplc="08090001">
      <w:start w:val="1"/>
      <w:numFmt w:val="bullet"/>
      <w:lvlText w:val=""/>
      <w:lvlJc w:val="left"/>
      <w:pPr>
        <w:ind w:left="2041" w:hanging="360"/>
      </w:pPr>
      <w:rPr>
        <w:rFonts w:ascii="Symbol" w:hAnsi="Symbol" w:hint="default"/>
      </w:rPr>
    </w:lvl>
    <w:lvl w:ilvl="1" w:tplc="08090003" w:tentative="1">
      <w:start w:val="1"/>
      <w:numFmt w:val="bullet"/>
      <w:lvlText w:val="o"/>
      <w:lvlJc w:val="left"/>
      <w:pPr>
        <w:ind w:left="2761" w:hanging="360"/>
      </w:pPr>
      <w:rPr>
        <w:rFonts w:ascii="Courier New" w:hAnsi="Courier New" w:cs="Courier New" w:hint="default"/>
      </w:rPr>
    </w:lvl>
    <w:lvl w:ilvl="2" w:tplc="08090005" w:tentative="1">
      <w:start w:val="1"/>
      <w:numFmt w:val="bullet"/>
      <w:lvlText w:val=""/>
      <w:lvlJc w:val="left"/>
      <w:pPr>
        <w:ind w:left="3481" w:hanging="360"/>
      </w:pPr>
      <w:rPr>
        <w:rFonts w:ascii="Wingdings" w:hAnsi="Wingdings" w:hint="default"/>
      </w:rPr>
    </w:lvl>
    <w:lvl w:ilvl="3" w:tplc="08090001" w:tentative="1">
      <w:start w:val="1"/>
      <w:numFmt w:val="bullet"/>
      <w:lvlText w:val=""/>
      <w:lvlJc w:val="left"/>
      <w:pPr>
        <w:ind w:left="4201" w:hanging="360"/>
      </w:pPr>
      <w:rPr>
        <w:rFonts w:ascii="Symbol" w:hAnsi="Symbol" w:hint="default"/>
      </w:rPr>
    </w:lvl>
    <w:lvl w:ilvl="4" w:tplc="08090003" w:tentative="1">
      <w:start w:val="1"/>
      <w:numFmt w:val="bullet"/>
      <w:lvlText w:val="o"/>
      <w:lvlJc w:val="left"/>
      <w:pPr>
        <w:ind w:left="4921" w:hanging="360"/>
      </w:pPr>
      <w:rPr>
        <w:rFonts w:ascii="Courier New" w:hAnsi="Courier New" w:cs="Courier New" w:hint="default"/>
      </w:rPr>
    </w:lvl>
    <w:lvl w:ilvl="5" w:tplc="08090005" w:tentative="1">
      <w:start w:val="1"/>
      <w:numFmt w:val="bullet"/>
      <w:lvlText w:val=""/>
      <w:lvlJc w:val="left"/>
      <w:pPr>
        <w:ind w:left="5641" w:hanging="360"/>
      </w:pPr>
      <w:rPr>
        <w:rFonts w:ascii="Wingdings" w:hAnsi="Wingdings" w:hint="default"/>
      </w:rPr>
    </w:lvl>
    <w:lvl w:ilvl="6" w:tplc="08090001" w:tentative="1">
      <w:start w:val="1"/>
      <w:numFmt w:val="bullet"/>
      <w:lvlText w:val=""/>
      <w:lvlJc w:val="left"/>
      <w:pPr>
        <w:ind w:left="6361" w:hanging="360"/>
      </w:pPr>
      <w:rPr>
        <w:rFonts w:ascii="Symbol" w:hAnsi="Symbol" w:hint="default"/>
      </w:rPr>
    </w:lvl>
    <w:lvl w:ilvl="7" w:tplc="08090003" w:tentative="1">
      <w:start w:val="1"/>
      <w:numFmt w:val="bullet"/>
      <w:lvlText w:val="o"/>
      <w:lvlJc w:val="left"/>
      <w:pPr>
        <w:ind w:left="7081" w:hanging="360"/>
      </w:pPr>
      <w:rPr>
        <w:rFonts w:ascii="Courier New" w:hAnsi="Courier New" w:cs="Courier New" w:hint="default"/>
      </w:rPr>
    </w:lvl>
    <w:lvl w:ilvl="8" w:tplc="08090005" w:tentative="1">
      <w:start w:val="1"/>
      <w:numFmt w:val="bullet"/>
      <w:lvlText w:val=""/>
      <w:lvlJc w:val="left"/>
      <w:pPr>
        <w:ind w:left="7801" w:hanging="360"/>
      </w:pPr>
      <w:rPr>
        <w:rFonts w:ascii="Wingdings" w:hAnsi="Wingdings" w:hint="default"/>
      </w:rPr>
    </w:lvl>
  </w:abstractNum>
  <w:abstractNum w:abstractNumId="15" w15:restartNumberingAfterBreak="0">
    <w:nsid w:val="02B32EE3"/>
    <w:multiLevelType w:val="hybridMultilevel"/>
    <w:tmpl w:val="A5E2691A"/>
    <w:lvl w:ilvl="0" w:tplc="04090001">
      <w:start w:val="1"/>
      <w:numFmt w:val="bullet"/>
      <w:pStyle w:val="rProposalsub"/>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7B5ACA58">
      <w:start w:val="1"/>
      <w:numFmt w:val="bullet"/>
      <w:pStyle w:val="Bulleted"/>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02B46822"/>
    <w:multiLevelType w:val="hybridMultilevel"/>
    <w:tmpl w:val="61C408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02E66212"/>
    <w:multiLevelType w:val="hybridMultilevel"/>
    <w:tmpl w:val="A78E88C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02F22827"/>
    <w:multiLevelType w:val="hybridMultilevel"/>
    <w:tmpl w:val="CCDCC15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036B5421"/>
    <w:multiLevelType w:val="hybridMultilevel"/>
    <w:tmpl w:val="50C6241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C9A8EDC4">
      <w:numFmt w:val="bullet"/>
      <w:lvlText w:val="·"/>
      <w:lvlJc w:val="left"/>
      <w:pPr>
        <w:ind w:left="2310" w:hanging="510"/>
      </w:pPr>
      <w:rPr>
        <w:rFonts w:ascii="Times New Roman" w:eastAsia="SimSun" w:hAnsi="Times New Roman" w:cs="Times New Roman"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03AD43A3"/>
    <w:multiLevelType w:val="hybridMultilevel"/>
    <w:tmpl w:val="33B281E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03DE1A14"/>
    <w:multiLevelType w:val="multilevel"/>
    <w:tmpl w:val="03DE1A1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040B4AC1"/>
    <w:multiLevelType w:val="hybridMultilevel"/>
    <w:tmpl w:val="3502136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046262A5"/>
    <w:multiLevelType w:val="multilevel"/>
    <w:tmpl w:val="529E1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48A5456"/>
    <w:multiLevelType w:val="hybridMultilevel"/>
    <w:tmpl w:val="5706D4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050C58A3"/>
    <w:multiLevelType w:val="hybridMultilevel"/>
    <w:tmpl w:val="44BC2FE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05246CC1"/>
    <w:multiLevelType w:val="hybridMultilevel"/>
    <w:tmpl w:val="D6D8A9B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05AE17A9"/>
    <w:multiLevelType w:val="multilevel"/>
    <w:tmpl w:val="B8727EDA"/>
    <w:styleLink w:val="3GPPBullets"/>
    <w:lvl w:ilvl="0">
      <w:start w:val="1"/>
      <w:numFmt w:val="decimal"/>
      <w:lvlText w:val="Observation %1:"/>
      <w:lvlJc w:val="left"/>
      <w:pPr>
        <w:ind w:left="0" w:firstLine="0"/>
      </w:pPr>
      <w:rPr>
        <w:rFonts w:ascii="Times New Roman" w:hAnsi="Times New Roman" w:hint="default"/>
        <w:b/>
        <w:i w:val="0"/>
        <w:caps w:val="0"/>
        <w:smallCaps w:val="0"/>
        <w:strike w:val="0"/>
        <w:dstrike w:val="0"/>
        <w:vanish w:val="0"/>
        <w:color w:val="auto"/>
        <w:sz w:val="2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left"/>
      <w:pPr>
        <w:ind w:left="284" w:hanging="284"/>
      </w:pPr>
      <w:rPr>
        <w:rFonts w:ascii="Times New Roman" w:hAnsi="Times New Roman" w:cs="Times New Roman" w:hint="default"/>
        <w:b/>
        <w:color w:val="auto"/>
        <w:sz w:val="22"/>
      </w:rPr>
    </w:lvl>
    <w:lvl w:ilvl="2">
      <w:start w:val="1"/>
      <w:numFmt w:val="bullet"/>
      <w:lvlText w:val="○"/>
      <w:lvlJc w:val="left"/>
      <w:pPr>
        <w:ind w:left="567" w:hanging="283"/>
      </w:pPr>
      <w:rPr>
        <w:rFonts w:ascii="Times New Roman" w:hAnsi="Times New Roman" w:cs="Times New Roman" w:hint="default"/>
        <w:b/>
        <w:color w:val="auto"/>
        <w:sz w:val="22"/>
      </w:rPr>
    </w:lvl>
    <w:lvl w:ilvl="3">
      <w:start w:val="1"/>
      <w:numFmt w:val="bullet"/>
      <w:lvlText w:val="▪"/>
      <w:lvlJc w:val="left"/>
      <w:pPr>
        <w:ind w:left="851" w:hanging="284"/>
      </w:pPr>
      <w:rPr>
        <w:rFonts w:ascii="Times New Roman" w:hAnsi="Times New Roman" w:cs="Times New Roman" w:hint="default"/>
        <w:b/>
        <w:color w:val="auto"/>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060D3FFB"/>
    <w:multiLevelType w:val="hybridMultilevel"/>
    <w:tmpl w:val="488A4C58"/>
    <w:lvl w:ilvl="0" w:tplc="4D3678F6">
      <w:start w:val="1"/>
      <w:numFmt w:val="bullet"/>
      <w:pStyle w:val="RAN1bulle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6243E70"/>
    <w:multiLevelType w:val="hybridMultilevel"/>
    <w:tmpl w:val="2C064F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062C77D3"/>
    <w:multiLevelType w:val="hybridMultilevel"/>
    <w:tmpl w:val="EC0E70CE"/>
    <w:lvl w:ilvl="0" w:tplc="04090001">
      <w:start w:val="1"/>
      <w:numFmt w:val="bullet"/>
      <w:lvlText w:val=""/>
      <w:lvlJc w:val="left"/>
      <w:pPr>
        <w:ind w:left="840" w:hanging="420"/>
      </w:pPr>
      <w:rPr>
        <w:rFonts w:ascii="Symbol" w:hAnsi="Symbol"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1" w15:restartNumberingAfterBreak="0">
    <w:nsid w:val="065E7F0A"/>
    <w:multiLevelType w:val="hybridMultilevel"/>
    <w:tmpl w:val="DC7867C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06731496"/>
    <w:multiLevelType w:val="hybridMultilevel"/>
    <w:tmpl w:val="CDB05030"/>
    <w:lvl w:ilvl="0" w:tplc="08090001">
      <w:start w:val="1"/>
      <w:numFmt w:val="bullet"/>
      <w:lvlText w:val=""/>
      <w:lvlJc w:val="left"/>
      <w:pPr>
        <w:ind w:left="840" w:hanging="420"/>
      </w:pPr>
      <w:rPr>
        <w:rFonts w:ascii="Symbol" w:hAnsi="Symbol" w:hint="default"/>
      </w:rPr>
    </w:lvl>
    <w:lvl w:ilvl="1" w:tplc="04090003">
      <w:start w:val="1"/>
      <w:numFmt w:val="bullet"/>
      <w:lvlText w:val=""/>
      <w:lvlJc w:val="left"/>
      <w:pPr>
        <w:ind w:left="1260" w:hanging="420"/>
      </w:pPr>
      <w:rPr>
        <w:rFonts w:ascii="Wingdings" w:hAnsi="Wingdings" w:hint="default"/>
      </w:rPr>
    </w:lvl>
    <w:lvl w:ilvl="2" w:tplc="04090005">
      <w:start w:val="1"/>
      <w:numFmt w:val="bullet"/>
      <w:lvlText w:val=""/>
      <w:lvlJc w:val="left"/>
      <w:pPr>
        <w:ind w:left="1680" w:hanging="420"/>
      </w:pPr>
      <w:rPr>
        <w:rFonts w:ascii="Wingdings" w:hAnsi="Wingdings" w:hint="default"/>
      </w:rPr>
    </w:lvl>
    <w:lvl w:ilvl="3" w:tplc="04090001">
      <w:start w:val="1"/>
      <w:numFmt w:val="bullet"/>
      <w:lvlText w:val=""/>
      <w:lvlJc w:val="left"/>
      <w:pPr>
        <w:ind w:left="2100" w:hanging="420"/>
      </w:pPr>
      <w:rPr>
        <w:rFonts w:ascii="Wingdings" w:hAnsi="Wingdings" w:hint="default"/>
      </w:rPr>
    </w:lvl>
    <w:lvl w:ilvl="4" w:tplc="04090003">
      <w:start w:val="1"/>
      <w:numFmt w:val="bullet"/>
      <w:lvlText w:val=""/>
      <w:lvlJc w:val="left"/>
      <w:pPr>
        <w:ind w:left="2520" w:hanging="420"/>
      </w:pPr>
      <w:rPr>
        <w:rFonts w:ascii="Wingdings" w:hAnsi="Wingdings" w:hint="default"/>
      </w:rPr>
    </w:lvl>
    <w:lvl w:ilvl="5" w:tplc="04090005">
      <w:start w:val="1"/>
      <w:numFmt w:val="bullet"/>
      <w:lvlText w:val=""/>
      <w:lvlJc w:val="left"/>
      <w:pPr>
        <w:ind w:left="2940" w:hanging="420"/>
      </w:pPr>
      <w:rPr>
        <w:rFonts w:ascii="Wingdings" w:hAnsi="Wingdings" w:hint="default"/>
      </w:rPr>
    </w:lvl>
    <w:lvl w:ilvl="6" w:tplc="04090001">
      <w:start w:val="1"/>
      <w:numFmt w:val="bullet"/>
      <w:lvlText w:val=""/>
      <w:lvlJc w:val="left"/>
      <w:pPr>
        <w:ind w:left="3360" w:hanging="420"/>
      </w:pPr>
      <w:rPr>
        <w:rFonts w:ascii="Wingdings" w:hAnsi="Wingdings" w:hint="default"/>
      </w:rPr>
    </w:lvl>
    <w:lvl w:ilvl="7" w:tplc="04090003">
      <w:start w:val="1"/>
      <w:numFmt w:val="bullet"/>
      <w:lvlText w:val=""/>
      <w:lvlJc w:val="left"/>
      <w:pPr>
        <w:ind w:left="3780" w:hanging="420"/>
      </w:pPr>
      <w:rPr>
        <w:rFonts w:ascii="Wingdings" w:hAnsi="Wingdings" w:hint="default"/>
      </w:rPr>
    </w:lvl>
    <w:lvl w:ilvl="8" w:tplc="04090005">
      <w:start w:val="1"/>
      <w:numFmt w:val="bullet"/>
      <w:lvlText w:val=""/>
      <w:lvlJc w:val="left"/>
      <w:pPr>
        <w:ind w:left="4200" w:hanging="420"/>
      </w:pPr>
      <w:rPr>
        <w:rFonts w:ascii="Wingdings" w:hAnsi="Wingdings" w:hint="default"/>
      </w:rPr>
    </w:lvl>
  </w:abstractNum>
  <w:abstractNum w:abstractNumId="33" w15:restartNumberingAfterBreak="0">
    <w:nsid w:val="067B4E5E"/>
    <w:multiLevelType w:val="hybridMultilevel"/>
    <w:tmpl w:val="B49E98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068F3C63"/>
    <w:multiLevelType w:val="hybridMultilevel"/>
    <w:tmpl w:val="EA52037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06FA6710"/>
    <w:multiLevelType w:val="hybridMultilevel"/>
    <w:tmpl w:val="432E9286"/>
    <w:name w:val="Heading"/>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072136AD"/>
    <w:multiLevelType w:val="multilevel"/>
    <w:tmpl w:val="072136AD"/>
    <w:lvl w:ilvl="0">
      <w:start w:val="1"/>
      <w:numFmt w:val="bullet"/>
      <w:lvlText w:val="•"/>
      <w:lvlJc w:val="left"/>
      <w:pPr>
        <w:tabs>
          <w:tab w:val="left" w:pos="720"/>
        </w:tabs>
        <w:ind w:left="720" w:hanging="360"/>
      </w:pPr>
      <w:rPr>
        <w:rFonts w:ascii="Arial" w:hAnsi="Arial" w:hint="default"/>
      </w:rPr>
    </w:lvl>
    <w:lvl w:ilvl="1">
      <w:numFmt w:val="bullet"/>
      <w:lvlText w:val="–"/>
      <w:lvlJc w:val="left"/>
      <w:pPr>
        <w:tabs>
          <w:tab w:val="left" w:pos="1440"/>
        </w:tabs>
        <w:ind w:left="1440" w:hanging="360"/>
      </w:pPr>
      <w:rPr>
        <w:rFonts w:ascii="Calibri Light" w:hAnsi="Calibri Light" w:hint="default"/>
      </w:rPr>
    </w:lvl>
    <w:lvl w:ilvl="2">
      <w:numFmt w:val="bullet"/>
      <w:lvlText w:val=""/>
      <w:lvlJc w:val="left"/>
      <w:pPr>
        <w:tabs>
          <w:tab w:val="left" w:pos="2160"/>
        </w:tabs>
        <w:ind w:left="2160" w:hanging="360"/>
      </w:pPr>
      <w:rPr>
        <w:rFonts w:ascii="Symbol" w:hAnsi="Symbo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37" w15:restartNumberingAfterBreak="0">
    <w:nsid w:val="077301F7"/>
    <w:multiLevelType w:val="hybridMultilevel"/>
    <w:tmpl w:val="FA20406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07E22234"/>
    <w:multiLevelType w:val="multilevel"/>
    <w:tmpl w:val="AEC43C8C"/>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85838D4"/>
    <w:multiLevelType w:val="hybridMultilevel"/>
    <w:tmpl w:val="D20E0A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090B0CCB"/>
    <w:multiLevelType w:val="hybridMultilevel"/>
    <w:tmpl w:val="F69A222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091F0B8D"/>
    <w:multiLevelType w:val="hybridMultilevel"/>
    <w:tmpl w:val="88C0A9F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09716D5A"/>
    <w:multiLevelType w:val="hybridMultilevel"/>
    <w:tmpl w:val="B4DCCBEA"/>
    <w:lvl w:ilvl="0" w:tplc="04090001">
      <w:start w:val="1"/>
      <w:numFmt w:val="bullet"/>
      <w:lvlText w:val=""/>
      <w:lvlJc w:val="left"/>
      <w:pPr>
        <w:ind w:left="840" w:hanging="420"/>
      </w:pPr>
      <w:rPr>
        <w:rFonts w:ascii="Symbol" w:hAnsi="Symbol" w:hint="default"/>
      </w:rPr>
    </w:lvl>
    <w:lvl w:ilvl="1" w:tplc="04090003">
      <w:start w:val="1"/>
      <w:numFmt w:val="bullet"/>
      <w:lvlText w:val="o"/>
      <w:lvlJc w:val="left"/>
      <w:pPr>
        <w:ind w:left="1260" w:hanging="420"/>
      </w:pPr>
      <w:rPr>
        <w:rFonts w:ascii="Courier New" w:hAnsi="Courier New" w:cs="Courier New"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3" w15:restartNumberingAfterBreak="0">
    <w:nsid w:val="09721A88"/>
    <w:multiLevelType w:val="hybridMultilevel"/>
    <w:tmpl w:val="11147CD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098905E0"/>
    <w:multiLevelType w:val="hybridMultilevel"/>
    <w:tmpl w:val="1638B9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098A2320"/>
    <w:multiLevelType w:val="multilevel"/>
    <w:tmpl w:val="984C25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0A70276C"/>
    <w:multiLevelType w:val="hybridMultilevel"/>
    <w:tmpl w:val="49BC1E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0A896764"/>
    <w:multiLevelType w:val="hybridMultilevel"/>
    <w:tmpl w:val="522CE99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0A977BBD"/>
    <w:multiLevelType w:val="hybridMultilevel"/>
    <w:tmpl w:val="ADE48CF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0AAD35D1"/>
    <w:multiLevelType w:val="hybridMultilevel"/>
    <w:tmpl w:val="B6D46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0AF21B72"/>
    <w:multiLevelType w:val="hybridMultilevel"/>
    <w:tmpl w:val="1A64B58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0AFC2774"/>
    <w:multiLevelType w:val="hybridMultilevel"/>
    <w:tmpl w:val="8F4E17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2" w15:restartNumberingAfterBreak="0">
    <w:nsid w:val="0B0A3D39"/>
    <w:multiLevelType w:val="hybridMultilevel"/>
    <w:tmpl w:val="82DEDF4C"/>
    <w:name w:val="Heading222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0B1A0BDE"/>
    <w:multiLevelType w:val="hybridMultilevel"/>
    <w:tmpl w:val="DD72DA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0B4A4A77"/>
    <w:multiLevelType w:val="hybridMultilevel"/>
    <w:tmpl w:val="50D0BB94"/>
    <w:lvl w:ilvl="0" w:tplc="66B0D9CA">
      <w:start w:val="1"/>
      <w:numFmt w:val="decimal"/>
      <w:lvlText w:val="Proposal %1"/>
      <w:lvlJc w:val="left"/>
      <w:pPr>
        <w:ind w:left="0" w:firstLine="0"/>
      </w:pPr>
      <w:rPr>
        <w:rFonts w:ascii="Times New Roman" w:hAnsi="Times New Roman" w:hint="default"/>
        <w:b/>
        <w:i/>
        <w:spacing w:val="-4"/>
      </w:rPr>
    </w:lvl>
    <w:lvl w:ilvl="1" w:tplc="95E61F1C">
      <w:numFmt w:val="bullet"/>
      <w:lvlText w:val=""/>
      <w:lvlJc w:val="left"/>
      <w:pPr>
        <w:ind w:left="840" w:hanging="420"/>
      </w:pPr>
      <w:rPr>
        <w:rFonts w:ascii="Symbol" w:eastAsia="Calibri" w:hAnsi="Symbol" w:cs="Times New Roman" w:hint="default"/>
      </w:rPr>
    </w:lvl>
    <w:lvl w:ilvl="2" w:tplc="ADEA8D44">
      <w:start w:val="1"/>
      <w:numFmt w:val="decimal"/>
      <w:lvlText w:val="(%3)"/>
      <w:lvlJc w:val="left"/>
      <w:pPr>
        <w:ind w:left="1200" w:hanging="360"/>
      </w:pPr>
      <w:rPr>
        <w:rFonts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5" w15:restartNumberingAfterBreak="0">
    <w:nsid w:val="0BF32A2B"/>
    <w:multiLevelType w:val="hybridMultilevel"/>
    <w:tmpl w:val="F6C21A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0BF32C28"/>
    <w:multiLevelType w:val="hybridMultilevel"/>
    <w:tmpl w:val="45DEECB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0C636F73"/>
    <w:multiLevelType w:val="hybridMultilevel"/>
    <w:tmpl w:val="1F984E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0CED23B8"/>
    <w:multiLevelType w:val="hybridMultilevel"/>
    <w:tmpl w:val="F08CE1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0CF53EEA"/>
    <w:multiLevelType w:val="hybridMultilevel"/>
    <w:tmpl w:val="C2BC1CB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0D465D03"/>
    <w:multiLevelType w:val="multilevel"/>
    <w:tmpl w:val="EE3C32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0D483C98"/>
    <w:multiLevelType w:val="hybridMultilevel"/>
    <w:tmpl w:val="A47464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0D674A86"/>
    <w:multiLevelType w:val="hybridMultilevel"/>
    <w:tmpl w:val="6896BE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0DBA51B2"/>
    <w:multiLevelType w:val="hybridMultilevel"/>
    <w:tmpl w:val="3388521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0DDF4534"/>
    <w:multiLevelType w:val="hybridMultilevel"/>
    <w:tmpl w:val="51E0759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0E0F0291"/>
    <w:multiLevelType w:val="hybridMultilevel"/>
    <w:tmpl w:val="486850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0E7B281C"/>
    <w:multiLevelType w:val="hybridMultilevel"/>
    <w:tmpl w:val="E520A67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0EA1695E"/>
    <w:multiLevelType w:val="hybridMultilevel"/>
    <w:tmpl w:val="35AA13A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15:restartNumberingAfterBreak="0">
    <w:nsid w:val="0ECB426C"/>
    <w:multiLevelType w:val="multilevel"/>
    <w:tmpl w:val="0ECB426C"/>
    <w:lvl w:ilvl="0">
      <w:numFmt w:val="bullet"/>
      <w:lvlText w:val=""/>
      <w:lvlJc w:val="left"/>
      <w:pPr>
        <w:ind w:left="720" w:hanging="360"/>
      </w:pPr>
      <w:rPr>
        <w:rFonts w:ascii="Symbol" w:eastAsia="Batang" w:hAnsi="Symbol"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9" w15:restartNumberingAfterBreak="0">
    <w:nsid w:val="0EE1704E"/>
    <w:multiLevelType w:val="hybridMultilevel"/>
    <w:tmpl w:val="7308901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0FA71FA3"/>
    <w:multiLevelType w:val="hybridMultilevel"/>
    <w:tmpl w:val="C94AB6C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15:restartNumberingAfterBreak="0">
    <w:nsid w:val="0FAD1665"/>
    <w:multiLevelType w:val="hybridMultilevel"/>
    <w:tmpl w:val="C7AA5C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0FEE53E6"/>
    <w:multiLevelType w:val="multilevel"/>
    <w:tmpl w:val="DFC63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10390AEA"/>
    <w:multiLevelType w:val="hybridMultilevel"/>
    <w:tmpl w:val="C63EBF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15:restartNumberingAfterBreak="0">
    <w:nsid w:val="10397EC7"/>
    <w:multiLevelType w:val="hybridMultilevel"/>
    <w:tmpl w:val="D458D92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106A6B35"/>
    <w:multiLevelType w:val="hybridMultilevel"/>
    <w:tmpl w:val="3CF62CA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106B0C09"/>
    <w:multiLevelType w:val="hybridMultilevel"/>
    <w:tmpl w:val="F15CD7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15:restartNumberingAfterBreak="0">
    <w:nsid w:val="107C159A"/>
    <w:multiLevelType w:val="hybridMultilevel"/>
    <w:tmpl w:val="D86EAF7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8" w15:restartNumberingAfterBreak="0">
    <w:nsid w:val="10874032"/>
    <w:multiLevelType w:val="hybridMultilevel"/>
    <w:tmpl w:val="F82681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9" w15:restartNumberingAfterBreak="0">
    <w:nsid w:val="109B36E7"/>
    <w:multiLevelType w:val="hybridMultilevel"/>
    <w:tmpl w:val="F1B6874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0" w15:restartNumberingAfterBreak="0">
    <w:nsid w:val="109E3400"/>
    <w:multiLevelType w:val="hybridMultilevel"/>
    <w:tmpl w:val="5D98EE3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1" w15:restartNumberingAfterBreak="0">
    <w:nsid w:val="10B64A99"/>
    <w:multiLevelType w:val="multilevel"/>
    <w:tmpl w:val="4CFCE75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0BE7655"/>
    <w:multiLevelType w:val="hybridMultilevel"/>
    <w:tmpl w:val="FE20B2C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3" w15:restartNumberingAfterBreak="0">
    <w:nsid w:val="112E37E9"/>
    <w:multiLevelType w:val="hybridMultilevel"/>
    <w:tmpl w:val="5A18CD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4" w15:restartNumberingAfterBreak="0">
    <w:nsid w:val="117C6619"/>
    <w:multiLevelType w:val="hybridMultilevel"/>
    <w:tmpl w:val="CE4A94B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5" w15:restartNumberingAfterBreak="0">
    <w:nsid w:val="11807F16"/>
    <w:multiLevelType w:val="hybridMultilevel"/>
    <w:tmpl w:val="6C08E360"/>
    <w:lvl w:ilvl="0" w:tplc="4202C932">
      <w:start w:val="1"/>
      <w:numFmt w:val="bullet"/>
      <w:lvlText w:val=""/>
      <w:lvlJc w:val="left"/>
      <w:pPr>
        <w:ind w:left="1219" w:hanging="420"/>
      </w:pPr>
      <w:rPr>
        <w:rFonts w:ascii="Symbol" w:eastAsia="MS Mincho" w:hAnsi="Symbol" w:cs="Times New Roman" w:hint="default"/>
      </w:rPr>
    </w:lvl>
    <w:lvl w:ilvl="1" w:tplc="04090003">
      <w:start w:val="1"/>
      <w:numFmt w:val="bullet"/>
      <w:lvlText w:val="o"/>
      <w:lvlJc w:val="left"/>
      <w:pPr>
        <w:ind w:left="1639" w:hanging="420"/>
      </w:pPr>
      <w:rPr>
        <w:rFonts w:ascii="Courier New" w:hAnsi="Courier New" w:cs="Courier New" w:hint="default"/>
      </w:rPr>
    </w:lvl>
    <w:lvl w:ilvl="2" w:tplc="B5A8667A">
      <w:numFmt w:val="bullet"/>
      <w:lvlText w:val="-"/>
      <w:lvlJc w:val="left"/>
      <w:pPr>
        <w:ind w:left="2059" w:hanging="420"/>
      </w:pPr>
      <w:rPr>
        <w:rFonts w:ascii="Times" w:eastAsia="Batang" w:hAnsi="Times" w:cs="Times" w:hint="default"/>
      </w:rPr>
    </w:lvl>
    <w:lvl w:ilvl="3" w:tplc="04090001" w:tentative="1">
      <w:start w:val="1"/>
      <w:numFmt w:val="bullet"/>
      <w:lvlText w:val=""/>
      <w:lvlJc w:val="left"/>
      <w:pPr>
        <w:ind w:left="2479" w:hanging="420"/>
      </w:pPr>
      <w:rPr>
        <w:rFonts w:ascii="Wingdings" w:hAnsi="Wingdings" w:hint="default"/>
      </w:rPr>
    </w:lvl>
    <w:lvl w:ilvl="4" w:tplc="04090003" w:tentative="1">
      <w:start w:val="1"/>
      <w:numFmt w:val="bullet"/>
      <w:lvlText w:val=""/>
      <w:lvlJc w:val="left"/>
      <w:pPr>
        <w:ind w:left="2899" w:hanging="420"/>
      </w:pPr>
      <w:rPr>
        <w:rFonts w:ascii="Wingdings" w:hAnsi="Wingdings" w:hint="default"/>
      </w:rPr>
    </w:lvl>
    <w:lvl w:ilvl="5" w:tplc="04090005" w:tentative="1">
      <w:start w:val="1"/>
      <w:numFmt w:val="bullet"/>
      <w:lvlText w:val=""/>
      <w:lvlJc w:val="left"/>
      <w:pPr>
        <w:ind w:left="3319" w:hanging="420"/>
      </w:pPr>
      <w:rPr>
        <w:rFonts w:ascii="Wingdings" w:hAnsi="Wingdings" w:hint="default"/>
      </w:rPr>
    </w:lvl>
    <w:lvl w:ilvl="6" w:tplc="04090001" w:tentative="1">
      <w:start w:val="1"/>
      <w:numFmt w:val="bullet"/>
      <w:lvlText w:val=""/>
      <w:lvlJc w:val="left"/>
      <w:pPr>
        <w:ind w:left="3739" w:hanging="420"/>
      </w:pPr>
      <w:rPr>
        <w:rFonts w:ascii="Wingdings" w:hAnsi="Wingdings" w:hint="default"/>
      </w:rPr>
    </w:lvl>
    <w:lvl w:ilvl="7" w:tplc="04090003" w:tentative="1">
      <w:start w:val="1"/>
      <w:numFmt w:val="bullet"/>
      <w:lvlText w:val=""/>
      <w:lvlJc w:val="left"/>
      <w:pPr>
        <w:ind w:left="4159" w:hanging="420"/>
      </w:pPr>
      <w:rPr>
        <w:rFonts w:ascii="Wingdings" w:hAnsi="Wingdings" w:hint="default"/>
      </w:rPr>
    </w:lvl>
    <w:lvl w:ilvl="8" w:tplc="04090005" w:tentative="1">
      <w:start w:val="1"/>
      <w:numFmt w:val="bullet"/>
      <w:lvlText w:val=""/>
      <w:lvlJc w:val="left"/>
      <w:pPr>
        <w:ind w:left="4579" w:hanging="420"/>
      </w:pPr>
      <w:rPr>
        <w:rFonts w:ascii="Wingdings" w:hAnsi="Wingdings" w:hint="default"/>
      </w:rPr>
    </w:lvl>
  </w:abstractNum>
  <w:abstractNum w:abstractNumId="86" w15:restartNumberingAfterBreak="0">
    <w:nsid w:val="1195477A"/>
    <w:multiLevelType w:val="hybridMultilevel"/>
    <w:tmpl w:val="B0705B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15:restartNumberingAfterBreak="0">
    <w:nsid w:val="11A778AC"/>
    <w:multiLevelType w:val="hybridMultilevel"/>
    <w:tmpl w:val="641A901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8" w15:restartNumberingAfterBreak="0">
    <w:nsid w:val="11B27FE3"/>
    <w:multiLevelType w:val="multilevel"/>
    <w:tmpl w:val="1D36FA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12811474"/>
    <w:multiLevelType w:val="multilevel"/>
    <w:tmpl w:val="1281147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0" w15:restartNumberingAfterBreak="0">
    <w:nsid w:val="12BA29CF"/>
    <w:multiLevelType w:val="hybridMultilevel"/>
    <w:tmpl w:val="59F8D2E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1" w15:restartNumberingAfterBreak="0">
    <w:nsid w:val="135B38F3"/>
    <w:multiLevelType w:val="multilevel"/>
    <w:tmpl w:val="0DAA92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13781A82"/>
    <w:multiLevelType w:val="hybridMultilevel"/>
    <w:tmpl w:val="68DE68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3" w15:restartNumberingAfterBreak="0">
    <w:nsid w:val="13A84D3A"/>
    <w:multiLevelType w:val="hybridMultilevel"/>
    <w:tmpl w:val="C944BD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4" w15:restartNumberingAfterBreak="0">
    <w:nsid w:val="13C64540"/>
    <w:multiLevelType w:val="multilevel"/>
    <w:tmpl w:val="13C64540"/>
    <w:lvl w:ilvl="0">
      <w:start w:val="1"/>
      <w:numFmt w:val="bullet"/>
      <w:lvlText w:val="●"/>
      <w:lvlJc w:val="left"/>
      <w:pPr>
        <w:ind w:left="284" w:hanging="284"/>
      </w:pPr>
      <w:rPr>
        <w:rFonts w:ascii="Times New Roman" w:hAnsi="Times New Roman" w:cs="Times New Roman"/>
        <w:b w:val="0"/>
        <w:bCs w:val="0"/>
        <w:i w:val="0"/>
        <w:iCs w:val="0"/>
        <w:caps w:val="0"/>
        <w:smallCaps w:val="0"/>
        <w:strike w:val="0"/>
        <w:dstrike w:val="0"/>
        <w:vanish w:val="0"/>
        <w:webHidden w:val="0"/>
        <w:color w:val="000000"/>
        <w:spacing w:val="0"/>
        <w:kern w:val="0"/>
        <w:position w:val="0"/>
        <w:u w:val="none"/>
        <w:effect w:val="none"/>
        <w:vertAlign w:val="baseline"/>
        <w:specVanish w:val="0"/>
      </w:rPr>
    </w:lvl>
    <w:lvl w:ilvl="1">
      <w:start w:val="1"/>
      <w:numFmt w:val="bullet"/>
      <w:lvlText w:val="○"/>
      <w:lvlJc w:val="left"/>
      <w:pPr>
        <w:ind w:left="567" w:hanging="283"/>
      </w:pPr>
      <w:rPr>
        <w:rFonts w:ascii="Times New Roman" w:hAnsi="Times New Roman" w:cs="Times New Roman" w:hint="default"/>
        <w:color w:val="auto"/>
        <w:sz w:val="22"/>
      </w:rPr>
    </w:lvl>
    <w:lvl w:ilvl="2">
      <w:start w:val="1"/>
      <w:numFmt w:val="bullet"/>
      <w:lvlText w:val="♦"/>
      <w:lvlJc w:val="left"/>
      <w:pPr>
        <w:ind w:left="851" w:hanging="284"/>
      </w:pPr>
      <w:rPr>
        <w:rFonts w:ascii="Times New Roman" w:hAnsi="Times New Roman" w:cs="Times New Roman" w:hint="default"/>
        <w:color w:val="auto"/>
        <w:sz w:val="22"/>
      </w:rPr>
    </w:lvl>
    <w:lvl w:ilvl="3">
      <w:start w:val="1"/>
      <w:numFmt w:val="bullet"/>
      <w:lvlText w:val="□"/>
      <w:lvlJc w:val="left"/>
      <w:pPr>
        <w:ind w:left="1134" w:hanging="283"/>
      </w:pPr>
      <w:rPr>
        <w:rFonts w:ascii="Times New Roman" w:hAnsi="Times New Roman" w:cs="Times New Roman" w:hint="default"/>
        <w:color w:val="auto"/>
      </w:rPr>
    </w:lvl>
    <w:lvl w:ilvl="4">
      <w:start w:val="1"/>
      <w:numFmt w:val="bullet"/>
      <w:lvlText w:val="▪"/>
      <w:lvlJc w:val="left"/>
      <w:pPr>
        <w:ind w:left="1418" w:hanging="284"/>
      </w:pPr>
      <w:rPr>
        <w:rFonts w:ascii="Times New Roman" w:hAnsi="Times New Roman" w:cs="Times New Roman" w:hint="default"/>
        <w:color w:val="auto"/>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5" w15:restartNumberingAfterBreak="0">
    <w:nsid w:val="13ED0F03"/>
    <w:multiLevelType w:val="multilevel"/>
    <w:tmpl w:val="F1366458"/>
    <w:lvl w:ilvl="0">
      <w:start w:val="1"/>
      <w:numFmt w:val="decimal"/>
      <w:pStyle w:val="Heading1"/>
      <w:lvlText w:val="%1"/>
      <w:lvlJc w:val="left"/>
      <w:pPr>
        <w:tabs>
          <w:tab w:val="num" w:pos="574"/>
        </w:tabs>
        <w:ind w:left="574"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862"/>
        </w:tabs>
        <w:ind w:left="862" w:hanging="720"/>
      </w:pPr>
      <w:rPr>
        <w:rFonts w:hint="default"/>
      </w:rPr>
    </w:lvl>
    <w:lvl w:ilvl="3">
      <w:start w:val="1"/>
      <w:numFmt w:val="decimal"/>
      <w:pStyle w:val="Heading4"/>
      <w:lvlText w:val="%1.%2.%3.%4"/>
      <w:lvlJc w:val="left"/>
      <w:pPr>
        <w:tabs>
          <w:tab w:val="num" w:pos="1574"/>
        </w:tabs>
        <w:ind w:left="1574" w:hanging="864"/>
      </w:pPr>
      <w:rPr>
        <w:rFonts w:hint="default"/>
      </w:rPr>
    </w:lvl>
    <w:lvl w:ilvl="4">
      <w:start w:val="1"/>
      <w:numFmt w:val="decimal"/>
      <w:pStyle w:val="Heading5"/>
      <w:lvlText w:val="%1.%2.%3.%4.%5"/>
      <w:lvlJc w:val="left"/>
      <w:pPr>
        <w:tabs>
          <w:tab w:val="num" w:pos="1575"/>
        </w:tabs>
        <w:ind w:left="1575"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96" w15:restartNumberingAfterBreak="0">
    <w:nsid w:val="1436001F"/>
    <w:multiLevelType w:val="hybridMultilevel"/>
    <w:tmpl w:val="8B76A40E"/>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7" w15:restartNumberingAfterBreak="0">
    <w:nsid w:val="143A2A2F"/>
    <w:multiLevelType w:val="hybridMultilevel"/>
    <w:tmpl w:val="36187E8C"/>
    <w:styleLink w:val="StyleBulletedSymbolsymbolLeft025Hanging02533"/>
    <w:lvl w:ilvl="0" w:tplc="CF68586C">
      <w:start w:val="1"/>
      <w:numFmt w:val="bullet"/>
      <w:pStyle w:val="bullet"/>
      <w:lvlText w:val=""/>
      <w:lvlJc w:val="left"/>
      <w:pPr>
        <w:ind w:left="840" w:hanging="42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14537258"/>
    <w:multiLevelType w:val="hybridMultilevel"/>
    <w:tmpl w:val="9156389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9" w15:restartNumberingAfterBreak="0">
    <w:nsid w:val="145C4570"/>
    <w:multiLevelType w:val="hybridMultilevel"/>
    <w:tmpl w:val="2FCAA3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0" w15:restartNumberingAfterBreak="0">
    <w:nsid w:val="14814A99"/>
    <w:multiLevelType w:val="hybridMultilevel"/>
    <w:tmpl w:val="2ECE0D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1" w15:restartNumberingAfterBreak="0">
    <w:nsid w:val="15064BC3"/>
    <w:multiLevelType w:val="hybridMultilevel"/>
    <w:tmpl w:val="7E7E4D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2" w15:restartNumberingAfterBreak="0">
    <w:nsid w:val="15093352"/>
    <w:multiLevelType w:val="hybridMultilevel"/>
    <w:tmpl w:val="12F0F1A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3" w15:restartNumberingAfterBreak="0">
    <w:nsid w:val="155F1AC2"/>
    <w:multiLevelType w:val="hybridMultilevel"/>
    <w:tmpl w:val="6038DA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4" w15:restartNumberingAfterBreak="0">
    <w:nsid w:val="15713995"/>
    <w:multiLevelType w:val="hybridMultilevel"/>
    <w:tmpl w:val="70A49E28"/>
    <w:lvl w:ilvl="0" w:tplc="04090001">
      <w:start w:val="1"/>
      <w:numFmt w:val="bullet"/>
      <w:lvlText w:val=""/>
      <w:lvlJc w:val="left"/>
      <w:pPr>
        <w:ind w:left="939" w:hanging="360"/>
      </w:pPr>
      <w:rPr>
        <w:rFonts w:ascii="Symbol" w:hAnsi="Symbol" w:hint="default"/>
      </w:rPr>
    </w:lvl>
    <w:lvl w:ilvl="1" w:tplc="04090003">
      <w:start w:val="1"/>
      <w:numFmt w:val="bullet"/>
      <w:lvlText w:val="o"/>
      <w:lvlJc w:val="left"/>
      <w:pPr>
        <w:ind w:left="1659" w:hanging="360"/>
      </w:pPr>
      <w:rPr>
        <w:rFonts w:ascii="Courier New" w:hAnsi="Courier New" w:cs="Courier New" w:hint="default"/>
      </w:rPr>
    </w:lvl>
    <w:lvl w:ilvl="2" w:tplc="04090005" w:tentative="1">
      <w:start w:val="1"/>
      <w:numFmt w:val="bullet"/>
      <w:lvlText w:val=""/>
      <w:lvlJc w:val="left"/>
      <w:pPr>
        <w:ind w:left="2379" w:hanging="360"/>
      </w:pPr>
      <w:rPr>
        <w:rFonts w:ascii="Wingdings" w:hAnsi="Wingdings" w:hint="default"/>
      </w:rPr>
    </w:lvl>
    <w:lvl w:ilvl="3" w:tplc="04090001" w:tentative="1">
      <w:start w:val="1"/>
      <w:numFmt w:val="bullet"/>
      <w:lvlText w:val=""/>
      <w:lvlJc w:val="left"/>
      <w:pPr>
        <w:ind w:left="3099" w:hanging="360"/>
      </w:pPr>
      <w:rPr>
        <w:rFonts w:ascii="Symbol" w:hAnsi="Symbol" w:hint="default"/>
      </w:rPr>
    </w:lvl>
    <w:lvl w:ilvl="4" w:tplc="04090003" w:tentative="1">
      <w:start w:val="1"/>
      <w:numFmt w:val="bullet"/>
      <w:lvlText w:val="o"/>
      <w:lvlJc w:val="left"/>
      <w:pPr>
        <w:ind w:left="3819" w:hanging="360"/>
      </w:pPr>
      <w:rPr>
        <w:rFonts w:ascii="Courier New" w:hAnsi="Courier New" w:cs="Courier New" w:hint="default"/>
      </w:rPr>
    </w:lvl>
    <w:lvl w:ilvl="5" w:tplc="04090005" w:tentative="1">
      <w:start w:val="1"/>
      <w:numFmt w:val="bullet"/>
      <w:lvlText w:val=""/>
      <w:lvlJc w:val="left"/>
      <w:pPr>
        <w:ind w:left="4539" w:hanging="360"/>
      </w:pPr>
      <w:rPr>
        <w:rFonts w:ascii="Wingdings" w:hAnsi="Wingdings" w:hint="default"/>
      </w:rPr>
    </w:lvl>
    <w:lvl w:ilvl="6" w:tplc="04090001" w:tentative="1">
      <w:start w:val="1"/>
      <w:numFmt w:val="bullet"/>
      <w:lvlText w:val=""/>
      <w:lvlJc w:val="left"/>
      <w:pPr>
        <w:ind w:left="5259" w:hanging="360"/>
      </w:pPr>
      <w:rPr>
        <w:rFonts w:ascii="Symbol" w:hAnsi="Symbol" w:hint="default"/>
      </w:rPr>
    </w:lvl>
    <w:lvl w:ilvl="7" w:tplc="04090003" w:tentative="1">
      <w:start w:val="1"/>
      <w:numFmt w:val="bullet"/>
      <w:lvlText w:val="o"/>
      <w:lvlJc w:val="left"/>
      <w:pPr>
        <w:ind w:left="5979" w:hanging="360"/>
      </w:pPr>
      <w:rPr>
        <w:rFonts w:ascii="Courier New" w:hAnsi="Courier New" w:cs="Courier New" w:hint="default"/>
      </w:rPr>
    </w:lvl>
    <w:lvl w:ilvl="8" w:tplc="04090005" w:tentative="1">
      <w:start w:val="1"/>
      <w:numFmt w:val="bullet"/>
      <w:lvlText w:val=""/>
      <w:lvlJc w:val="left"/>
      <w:pPr>
        <w:ind w:left="6699" w:hanging="360"/>
      </w:pPr>
      <w:rPr>
        <w:rFonts w:ascii="Wingdings" w:hAnsi="Wingdings" w:hint="default"/>
      </w:rPr>
    </w:lvl>
  </w:abstractNum>
  <w:abstractNum w:abstractNumId="105" w15:restartNumberingAfterBreak="0">
    <w:nsid w:val="161B49CC"/>
    <w:multiLevelType w:val="hybridMultilevel"/>
    <w:tmpl w:val="CBA65D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6" w15:restartNumberingAfterBreak="0">
    <w:nsid w:val="16457CD4"/>
    <w:multiLevelType w:val="hybridMultilevel"/>
    <w:tmpl w:val="4AD8CB48"/>
    <w:lvl w:ilvl="0" w:tplc="8EE20D20">
      <w:start w:val="1"/>
      <w:numFmt w:val="bullet"/>
      <w:pStyle w:val="agreement"/>
      <w:lvlText w:val="•"/>
      <w:lvlJc w:val="left"/>
      <w:pPr>
        <w:tabs>
          <w:tab w:val="num" w:pos="720"/>
        </w:tabs>
        <w:ind w:left="720" w:hanging="360"/>
      </w:pPr>
      <w:rPr>
        <w:rFonts w:ascii="Arial" w:hAnsi="Arial" w:cs="Times New Roman" w:hint="default"/>
      </w:rPr>
    </w:lvl>
    <w:lvl w:ilvl="1" w:tplc="D7BA7446">
      <w:numFmt w:val="bullet"/>
      <w:lvlText w:val="–"/>
      <w:lvlJc w:val="left"/>
      <w:pPr>
        <w:tabs>
          <w:tab w:val="num" w:pos="1440"/>
        </w:tabs>
        <w:ind w:left="1440" w:hanging="360"/>
      </w:pPr>
      <w:rPr>
        <w:rFonts w:ascii="Arial" w:hAnsi="Arial" w:cs="Times New Roman" w:hint="default"/>
      </w:rPr>
    </w:lvl>
    <w:lvl w:ilvl="2" w:tplc="206C139A">
      <w:numFmt w:val="bullet"/>
      <w:lvlText w:val="•"/>
      <w:lvlJc w:val="left"/>
      <w:pPr>
        <w:tabs>
          <w:tab w:val="num" w:pos="2160"/>
        </w:tabs>
        <w:ind w:left="2160" w:hanging="360"/>
      </w:pPr>
      <w:rPr>
        <w:rFonts w:ascii="Arial" w:hAnsi="Arial" w:cs="Times New Roman" w:hint="default"/>
      </w:rPr>
    </w:lvl>
    <w:lvl w:ilvl="3" w:tplc="57D60532">
      <w:start w:val="1"/>
      <w:numFmt w:val="bullet"/>
      <w:lvlText w:val="•"/>
      <w:lvlJc w:val="left"/>
      <w:pPr>
        <w:tabs>
          <w:tab w:val="num" w:pos="2880"/>
        </w:tabs>
        <w:ind w:left="2880" w:hanging="360"/>
      </w:pPr>
      <w:rPr>
        <w:rFonts w:ascii="Arial" w:hAnsi="Arial" w:cs="Times New Roman" w:hint="default"/>
      </w:rPr>
    </w:lvl>
    <w:lvl w:ilvl="4" w:tplc="C096CCCC">
      <w:start w:val="1"/>
      <w:numFmt w:val="bullet"/>
      <w:lvlText w:val="•"/>
      <w:lvlJc w:val="left"/>
      <w:pPr>
        <w:tabs>
          <w:tab w:val="num" w:pos="3600"/>
        </w:tabs>
        <w:ind w:left="3600" w:hanging="360"/>
      </w:pPr>
      <w:rPr>
        <w:rFonts w:ascii="Arial" w:hAnsi="Arial" w:cs="Times New Roman" w:hint="default"/>
      </w:rPr>
    </w:lvl>
    <w:lvl w:ilvl="5" w:tplc="486A970E">
      <w:start w:val="1"/>
      <w:numFmt w:val="bullet"/>
      <w:lvlText w:val="•"/>
      <w:lvlJc w:val="left"/>
      <w:pPr>
        <w:tabs>
          <w:tab w:val="num" w:pos="4320"/>
        </w:tabs>
        <w:ind w:left="4320" w:hanging="360"/>
      </w:pPr>
      <w:rPr>
        <w:rFonts w:ascii="Arial" w:hAnsi="Arial" w:cs="Times New Roman" w:hint="default"/>
      </w:rPr>
    </w:lvl>
    <w:lvl w:ilvl="6" w:tplc="5E241230">
      <w:start w:val="1"/>
      <w:numFmt w:val="bullet"/>
      <w:lvlText w:val="•"/>
      <w:lvlJc w:val="left"/>
      <w:pPr>
        <w:tabs>
          <w:tab w:val="num" w:pos="5040"/>
        </w:tabs>
        <w:ind w:left="5040" w:hanging="360"/>
      </w:pPr>
      <w:rPr>
        <w:rFonts w:ascii="Arial" w:hAnsi="Arial" w:cs="Times New Roman" w:hint="default"/>
      </w:rPr>
    </w:lvl>
    <w:lvl w:ilvl="7" w:tplc="084CBBA8">
      <w:start w:val="1"/>
      <w:numFmt w:val="bullet"/>
      <w:lvlText w:val="•"/>
      <w:lvlJc w:val="left"/>
      <w:pPr>
        <w:tabs>
          <w:tab w:val="num" w:pos="5760"/>
        </w:tabs>
        <w:ind w:left="5760" w:hanging="360"/>
      </w:pPr>
      <w:rPr>
        <w:rFonts w:ascii="Arial" w:hAnsi="Arial" w:cs="Times New Roman" w:hint="default"/>
      </w:rPr>
    </w:lvl>
    <w:lvl w:ilvl="8" w:tplc="CDA25F9E">
      <w:start w:val="1"/>
      <w:numFmt w:val="bullet"/>
      <w:lvlText w:val="•"/>
      <w:lvlJc w:val="left"/>
      <w:pPr>
        <w:tabs>
          <w:tab w:val="num" w:pos="6480"/>
        </w:tabs>
        <w:ind w:left="6480" w:hanging="360"/>
      </w:pPr>
      <w:rPr>
        <w:rFonts w:ascii="Arial" w:hAnsi="Arial" w:cs="Times New Roman" w:hint="default"/>
      </w:rPr>
    </w:lvl>
  </w:abstractNum>
  <w:abstractNum w:abstractNumId="107" w15:restartNumberingAfterBreak="0">
    <w:nsid w:val="16642FCA"/>
    <w:multiLevelType w:val="hybridMultilevel"/>
    <w:tmpl w:val="11B491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8" w15:restartNumberingAfterBreak="0">
    <w:nsid w:val="17251332"/>
    <w:multiLevelType w:val="multilevel"/>
    <w:tmpl w:val="EA72ABC4"/>
    <w:styleLink w:val="StyleBulletedSymbolsymbolLeft025Hanging025"/>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9" w15:restartNumberingAfterBreak="0">
    <w:nsid w:val="17530FB3"/>
    <w:multiLevelType w:val="multilevel"/>
    <w:tmpl w:val="9FF2ACC4"/>
    <w:styleLink w:val="3"/>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lang w:val="en-GB"/>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80"/>
        </w:tabs>
        <w:ind w:left="1008" w:hanging="1008"/>
      </w:pPr>
      <w:rPr>
        <w:rFonts w:hint="default"/>
      </w:rPr>
    </w:lvl>
    <w:lvl w:ilvl="5">
      <w:start w:val="1"/>
      <w:numFmt w:val="decimal"/>
      <w:lvlText w:val="%1.%2.%3.%4.%5.%6"/>
      <w:lvlJc w:val="left"/>
      <w:pPr>
        <w:tabs>
          <w:tab w:val="num" w:pos="1440"/>
        </w:tabs>
        <w:ind w:left="1152" w:hanging="1152"/>
      </w:pPr>
      <w:rPr>
        <w:rFonts w:hint="default"/>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0" w15:restartNumberingAfterBreak="0">
    <w:nsid w:val="1785790B"/>
    <w:multiLevelType w:val="multilevel"/>
    <w:tmpl w:val="1785790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1" w15:restartNumberingAfterBreak="0">
    <w:nsid w:val="178E5062"/>
    <w:multiLevelType w:val="multilevel"/>
    <w:tmpl w:val="792C0A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2" w15:restartNumberingAfterBreak="0">
    <w:nsid w:val="17C922BD"/>
    <w:multiLevelType w:val="hybridMultilevel"/>
    <w:tmpl w:val="18C4A12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3" w15:restartNumberingAfterBreak="0">
    <w:nsid w:val="18C32CA4"/>
    <w:multiLevelType w:val="hybridMultilevel"/>
    <w:tmpl w:val="7F3A77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4" w15:restartNumberingAfterBreak="0">
    <w:nsid w:val="191563A7"/>
    <w:multiLevelType w:val="hybridMultilevel"/>
    <w:tmpl w:val="812E3F72"/>
    <w:lvl w:ilvl="0" w:tplc="08090001">
      <w:start w:val="1"/>
      <w:numFmt w:val="bullet"/>
      <w:lvlText w:val=""/>
      <w:lvlJc w:val="left"/>
      <w:pPr>
        <w:ind w:left="700" w:hanging="360"/>
      </w:pPr>
      <w:rPr>
        <w:rFonts w:ascii="Symbol" w:hAnsi="Symbol" w:hint="default"/>
      </w:rPr>
    </w:lvl>
    <w:lvl w:ilvl="1" w:tplc="08090003" w:tentative="1">
      <w:start w:val="1"/>
      <w:numFmt w:val="bullet"/>
      <w:lvlText w:val="o"/>
      <w:lvlJc w:val="left"/>
      <w:pPr>
        <w:ind w:left="1420" w:hanging="360"/>
      </w:pPr>
      <w:rPr>
        <w:rFonts w:ascii="Courier New" w:hAnsi="Courier New" w:cs="Courier New" w:hint="default"/>
      </w:rPr>
    </w:lvl>
    <w:lvl w:ilvl="2" w:tplc="08090005" w:tentative="1">
      <w:start w:val="1"/>
      <w:numFmt w:val="bullet"/>
      <w:lvlText w:val=""/>
      <w:lvlJc w:val="left"/>
      <w:pPr>
        <w:ind w:left="2140" w:hanging="360"/>
      </w:pPr>
      <w:rPr>
        <w:rFonts w:ascii="Wingdings" w:hAnsi="Wingdings" w:hint="default"/>
      </w:rPr>
    </w:lvl>
    <w:lvl w:ilvl="3" w:tplc="08090001" w:tentative="1">
      <w:start w:val="1"/>
      <w:numFmt w:val="bullet"/>
      <w:lvlText w:val=""/>
      <w:lvlJc w:val="left"/>
      <w:pPr>
        <w:ind w:left="2860" w:hanging="360"/>
      </w:pPr>
      <w:rPr>
        <w:rFonts w:ascii="Symbol" w:hAnsi="Symbol" w:hint="default"/>
      </w:rPr>
    </w:lvl>
    <w:lvl w:ilvl="4" w:tplc="08090003" w:tentative="1">
      <w:start w:val="1"/>
      <w:numFmt w:val="bullet"/>
      <w:lvlText w:val="o"/>
      <w:lvlJc w:val="left"/>
      <w:pPr>
        <w:ind w:left="3580" w:hanging="360"/>
      </w:pPr>
      <w:rPr>
        <w:rFonts w:ascii="Courier New" w:hAnsi="Courier New" w:cs="Courier New" w:hint="default"/>
      </w:rPr>
    </w:lvl>
    <w:lvl w:ilvl="5" w:tplc="08090005" w:tentative="1">
      <w:start w:val="1"/>
      <w:numFmt w:val="bullet"/>
      <w:lvlText w:val=""/>
      <w:lvlJc w:val="left"/>
      <w:pPr>
        <w:ind w:left="4300" w:hanging="360"/>
      </w:pPr>
      <w:rPr>
        <w:rFonts w:ascii="Wingdings" w:hAnsi="Wingdings" w:hint="default"/>
      </w:rPr>
    </w:lvl>
    <w:lvl w:ilvl="6" w:tplc="08090001" w:tentative="1">
      <w:start w:val="1"/>
      <w:numFmt w:val="bullet"/>
      <w:lvlText w:val=""/>
      <w:lvlJc w:val="left"/>
      <w:pPr>
        <w:ind w:left="5020" w:hanging="360"/>
      </w:pPr>
      <w:rPr>
        <w:rFonts w:ascii="Symbol" w:hAnsi="Symbol" w:hint="default"/>
      </w:rPr>
    </w:lvl>
    <w:lvl w:ilvl="7" w:tplc="08090003" w:tentative="1">
      <w:start w:val="1"/>
      <w:numFmt w:val="bullet"/>
      <w:lvlText w:val="o"/>
      <w:lvlJc w:val="left"/>
      <w:pPr>
        <w:ind w:left="5740" w:hanging="360"/>
      </w:pPr>
      <w:rPr>
        <w:rFonts w:ascii="Courier New" w:hAnsi="Courier New" w:cs="Courier New" w:hint="default"/>
      </w:rPr>
    </w:lvl>
    <w:lvl w:ilvl="8" w:tplc="08090005" w:tentative="1">
      <w:start w:val="1"/>
      <w:numFmt w:val="bullet"/>
      <w:lvlText w:val=""/>
      <w:lvlJc w:val="left"/>
      <w:pPr>
        <w:ind w:left="6460" w:hanging="360"/>
      </w:pPr>
      <w:rPr>
        <w:rFonts w:ascii="Wingdings" w:hAnsi="Wingdings" w:hint="default"/>
      </w:rPr>
    </w:lvl>
  </w:abstractNum>
  <w:abstractNum w:abstractNumId="115" w15:restartNumberingAfterBreak="0">
    <w:nsid w:val="193B27B1"/>
    <w:multiLevelType w:val="hybridMultilevel"/>
    <w:tmpl w:val="BF8AA9A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6" w15:restartNumberingAfterBreak="0">
    <w:nsid w:val="19980F90"/>
    <w:multiLevelType w:val="hybridMultilevel"/>
    <w:tmpl w:val="95A8CD30"/>
    <w:name w:val="Heading2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7" w15:restartNumberingAfterBreak="0">
    <w:nsid w:val="19A75B9B"/>
    <w:multiLevelType w:val="hybridMultilevel"/>
    <w:tmpl w:val="2A4E42D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8" w15:restartNumberingAfterBreak="0">
    <w:nsid w:val="19B1642D"/>
    <w:multiLevelType w:val="multilevel"/>
    <w:tmpl w:val="19B1642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9" w15:restartNumberingAfterBreak="0">
    <w:nsid w:val="19F876DD"/>
    <w:multiLevelType w:val="hybridMultilevel"/>
    <w:tmpl w:val="A552E7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0" w15:restartNumberingAfterBreak="0">
    <w:nsid w:val="1A131041"/>
    <w:multiLevelType w:val="hybridMultilevel"/>
    <w:tmpl w:val="943425B0"/>
    <w:lvl w:ilvl="0" w:tplc="04070003">
      <w:start w:val="1"/>
      <w:numFmt w:val="bullet"/>
      <w:lvlText w:val="o"/>
      <w:lvlJc w:val="left"/>
      <w:pPr>
        <w:ind w:left="720" w:hanging="360"/>
      </w:pPr>
      <w:rPr>
        <w:rFonts w:ascii="Courier New" w:hAnsi="Courier New" w:cs="Courier New"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121" w15:restartNumberingAfterBreak="0">
    <w:nsid w:val="1A154C10"/>
    <w:multiLevelType w:val="hybridMultilevel"/>
    <w:tmpl w:val="96D052D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2" w15:restartNumberingAfterBreak="0">
    <w:nsid w:val="1AB66554"/>
    <w:multiLevelType w:val="singleLevel"/>
    <w:tmpl w:val="F3E2B79E"/>
    <w:lvl w:ilvl="0">
      <w:start w:val="1"/>
      <w:numFmt w:val="decimal"/>
      <w:pStyle w:val="a"/>
      <w:lvlText w:val="图 %1 "/>
      <w:lvlJc w:val="left"/>
      <w:pPr>
        <w:tabs>
          <w:tab w:val="num" w:pos="720"/>
        </w:tabs>
        <w:ind w:left="0" w:firstLine="0"/>
      </w:pPr>
      <w:rPr>
        <w:rFonts w:ascii="Times New Roman" w:hAnsi="Times New Roman" w:hint="default"/>
      </w:rPr>
    </w:lvl>
  </w:abstractNum>
  <w:abstractNum w:abstractNumId="123" w15:restartNumberingAfterBreak="0">
    <w:nsid w:val="1B193497"/>
    <w:multiLevelType w:val="hybridMultilevel"/>
    <w:tmpl w:val="8B7457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1B274BB1"/>
    <w:multiLevelType w:val="hybridMultilevel"/>
    <w:tmpl w:val="F9D610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5" w15:restartNumberingAfterBreak="0">
    <w:nsid w:val="1B6D4D54"/>
    <w:multiLevelType w:val="hybridMultilevel"/>
    <w:tmpl w:val="8DF8E7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6" w15:restartNumberingAfterBreak="0">
    <w:nsid w:val="1B8B63C8"/>
    <w:multiLevelType w:val="hybridMultilevel"/>
    <w:tmpl w:val="15746D2A"/>
    <w:lvl w:ilvl="0" w:tplc="3CDE6342">
      <w:start w:val="1"/>
      <w:numFmt w:val="decimal"/>
      <w:pStyle w:val="Referen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1BD56616"/>
    <w:multiLevelType w:val="hybridMultilevel"/>
    <w:tmpl w:val="40EAD50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8" w15:restartNumberingAfterBreak="0">
    <w:nsid w:val="1BED0F2D"/>
    <w:multiLevelType w:val="multilevel"/>
    <w:tmpl w:val="D5361EF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9" w15:restartNumberingAfterBreak="0">
    <w:nsid w:val="1C1328EA"/>
    <w:multiLevelType w:val="multilevel"/>
    <w:tmpl w:val="9AB6E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1C517F4D"/>
    <w:multiLevelType w:val="hybridMultilevel"/>
    <w:tmpl w:val="FF5C11F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1" w15:restartNumberingAfterBreak="0">
    <w:nsid w:val="1CBB706C"/>
    <w:multiLevelType w:val="hybridMultilevel"/>
    <w:tmpl w:val="7294018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2" w15:restartNumberingAfterBreak="0">
    <w:nsid w:val="1CC1414D"/>
    <w:multiLevelType w:val="hybridMultilevel"/>
    <w:tmpl w:val="CA48C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1CD71883"/>
    <w:multiLevelType w:val="hybridMultilevel"/>
    <w:tmpl w:val="0076ECE8"/>
    <w:lvl w:ilvl="0" w:tplc="3EDE1840">
      <w:start w:val="1"/>
      <w:numFmt w:val="decimal"/>
      <w:lvlText w:val="Proposal %1:"/>
      <w:lvlJc w:val="left"/>
      <w:pPr>
        <w:ind w:left="1130" w:hanging="420"/>
      </w:pPr>
      <w:rPr>
        <w:rFonts w:hint="eastAsia"/>
        <w:b/>
        <w:i w:val="0"/>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4" w15:restartNumberingAfterBreak="0">
    <w:nsid w:val="1CFD5EA0"/>
    <w:multiLevelType w:val="hybridMultilevel"/>
    <w:tmpl w:val="DB30534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5" w15:restartNumberingAfterBreak="0">
    <w:nsid w:val="1D340F0A"/>
    <w:multiLevelType w:val="multilevel"/>
    <w:tmpl w:val="42A291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1D4047E6"/>
    <w:multiLevelType w:val="hybridMultilevel"/>
    <w:tmpl w:val="74D814B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37" w15:restartNumberingAfterBreak="0">
    <w:nsid w:val="1D4512F7"/>
    <w:multiLevelType w:val="hybridMultilevel"/>
    <w:tmpl w:val="687491D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8" w15:restartNumberingAfterBreak="0">
    <w:nsid w:val="1D575549"/>
    <w:multiLevelType w:val="hybridMultilevel"/>
    <w:tmpl w:val="2CFE7C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9" w15:restartNumberingAfterBreak="0">
    <w:nsid w:val="1DA449D6"/>
    <w:multiLevelType w:val="hybridMultilevel"/>
    <w:tmpl w:val="9F365FE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0" w15:restartNumberingAfterBreak="0">
    <w:nsid w:val="1DDE1385"/>
    <w:multiLevelType w:val="hybridMultilevel"/>
    <w:tmpl w:val="13842C6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1" w15:restartNumberingAfterBreak="0">
    <w:nsid w:val="1E11330E"/>
    <w:multiLevelType w:val="hybridMultilevel"/>
    <w:tmpl w:val="C6FEA816"/>
    <w:lvl w:ilvl="0" w:tplc="08090001">
      <w:start w:val="1"/>
      <w:numFmt w:val="bullet"/>
      <w:lvlText w:val=""/>
      <w:lvlJc w:val="left"/>
      <w:pPr>
        <w:ind w:left="1140" w:hanging="420"/>
      </w:pPr>
      <w:rPr>
        <w:rFonts w:ascii="Symbol" w:hAnsi="Symbol" w:hint="default"/>
      </w:rPr>
    </w:lvl>
    <w:lvl w:ilvl="1" w:tplc="04090003" w:tentative="1">
      <w:start w:val="1"/>
      <w:numFmt w:val="bullet"/>
      <w:lvlText w:val=""/>
      <w:lvlJc w:val="left"/>
      <w:pPr>
        <w:ind w:left="1560" w:hanging="420"/>
      </w:pPr>
      <w:rPr>
        <w:rFonts w:ascii="Wingdings" w:hAnsi="Wingdings" w:hint="default"/>
      </w:rPr>
    </w:lvl>
    <w:lvl w:ilvl="2" w:tplc="04090005" w:tentative="1">
      <w:start w:val="1"/>
      <w:numFmt w:val="bullet"/>
      <w:lvlText w:val=""/>
      <w:lvlJc w:val="left"/>
      <w:pPr>
        <w:ind w:left="1980" w:hanging="420"/>
      </w:pPr>
      <w:rPr>
        <w:rFonts w:ascii="Wingdings" w:hAnsi="Wingdings" w:hint="default"/>
      </w:rPr>
    </w:lvl>
    <w:lvl w:ilvl="3" w:tplc="04090001" w:tentative="1">
      <w:start w:val="1"/>
      <w:numFmt w:val="bullet"/>
      <w:lvlText w:val=""/>
      <w:lvlJc w:val="left"/>
      <w:pPr>
        <w:ind w:left="2400" w:hanging="420"/>
      </w:pPr>
      <w:rPr>
        <w:rFonts w:ascii="Wingdings" w:hAnsi="Wingdings" w:hint="default"/>
      </w:rPr>
    </w:lvl>
    <w:lvl w:ilvl="4" w:tplc="04090003" w:tentative="1">
      <w:start w:val="1"/>
      <w:numFmt w:val="bullet"/>
      <w:lvlText w:val=""/>
      <w:lvlJc w:val="left"/>
      <w:pPr>
        <w:ind w:left="2820" w:hanging="420"/>
      </w:pPr>
      <w:rPr>
        <w:rFonts w:ascii="Wingdings" w:hAnsi="Wingdings" w:hint="default"/>
      </w:rPr>
    </w:lvl>
    <w:lvl w:ilvl="5" w:tplc="04090005" w:tentative="1">
      <w:start w:val="1"/>
      <w:numFmt w:val="bullet"/>
      <w:lvlText w:val=""/>
      <w:lvlJc w:val="left"/>
      <w:pPr>
        <w:ind w:left="3240" w:hanging="420"/>
      </w:pPr>
      <w:rPr>
        <w:rFonts w:ascii="Wingdings" w:hAnsi="Wingdings" w:hint="default"/>
      </w:rPr>
    </w:lvl>
    <w:lvl w:ilvl="6" w:tplc="04090001" w:tentative="1">
      <w:start w:val="1"/>
      <w:numFmt w:val="bullet"/>
      <w:lvlText w:val=""/>
      <w:lvlJc w:val="left"/>
      <w:pPr>
        <w:ind w:left="3660" w:hanging="420"/>
      </w:pPr>
      <w:rPr>
        <w:rFonts w:ascii="Wingdings" w:hAnsi="Wingdings" w:hint="default"/>
      </w:rPr>
    </w:lvl>
    <w:lvl w:ilvl="7" w:tplc="04090003" w:tentative="1">
      <w:start w:val="1"/>
      <w:numFmt w:val="bullet"/>
      <w:lvlText w:val=""/>
      <w:lvlJc w:val="left"/>
      <w:pPr>
        <w:ind w:left="4080" w:hanging="420"/>
      </w:pPr>
      <w:rPr>
        <w:rFonts w:ascii="Wingdings" w:hAnsi="Wingdings" w:hint="default"/>
      </w:rPr>
    </w:lvl>
    <w:lvl w:ilvl="8" w:tplc="04090005" w:tentative="1">
      <w:start w:val="1"/>
      <w:numFmt w:val="bullet"/>
      <w:lvlText w:val=""/>
      <w:lvlJc w:val="left"/>
      <w:pPr>
        <w:ind w:left="4500" w:hanging="420"/>
      </w:pPr>
      <w:rPr>
        <w:rFonts w:ascii="Wingdings" w:hAnsi="Wingdings" w:hint="default"/>
      </w:rPr>
    </w:lvl>
  </w:abstractNum>
  <w:abstractNum w:abstractNumId="142" w15:restartNumberingAfterBreak="0">
    <w:nsid w:val="1E393311"/>
    <w:multiLevelType w:val="hybridMultilevel"/>
    <w:tmpl w:val="BE9630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3" w15:restartNumberingAfterBreak="0">
    <w:nsid w:val="1EB41D11"/>
    <w:multiLevelType w:val="hybridMultilevel"/>
    <w:tmpl w:val="B6FA13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4" w15:restartNumberingAfterBreak="0">
    <w:nsid w:val="1EC7015C"/>
    <w:multiLevelType w:val="hybridMultilevel"/>
    <w:tmpl w:val="F0F0AEA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5" w15:restartNumberingAfterBreak="0">
    <w:nsid w:val="1EEA378D"/>
    <w:multiLevelType w:val="multilevel"/>
    <w:tmpl w:val="B77ED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1F762A6A"/>
    <w:multiLevelType w:val="hybridMultilevel"/>
    <w:tmpl w:val="A288D73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7" w15:restartNumberingAfterBreak="0">
    <w:nsid w:val="1F802639"/>
    <w:multiLevelType w:val="hybridMultilevel"/>
    <w:tmpl w:val="6F2432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8" w15:restartNumberingAfterBreak="0">
    <w:nsid w:val="1F8C7574"/>
    <w:multiLevelType w:val="multilevel"/>
    <w:tmpl w:val="76A65F02"/>
    <w:lvl w:ilvl="0">
      <w:start w:val="1"/>
      <w:numFmt w:val="bullet"/>
      <w:lvlText w:val=""/>
      <w:lvlJc w:val="left"/>
      <w:pPr>
        <w:ind w:left="420" w:hanging="420"/>
      </w:pPr>
      <w:rPr>
        <w:rFonts w:ascii="Symbol" w:hAnsi="Symbol" w:hint="default"/>
      </w:rPr>
    </w:lvl>
    <w:lvl w:ilvl="1">
      <w:start w:val="1"/>
      <w:numFmt w:val="bullet"/>
      <w:lvlText w:val=""/>
      <w:lvlJc w:val="left"/>
      <w:pPr>
        <w:ind w:left="840" w:hanging="420"/>
      </w:pPr>
      <w:rPr>
        <w:rFonts w:ascii="Symbol" w:hAnsi="Symbol" w:hint="default"/>
        <w:lang w:val="en-GB"/>
      </w:rPr>
    </w:lvl>
    <w:lvl w:ilvl="2">
      <w:start w:val="1"/>
      <w:numFmt w:val="bullet"/>
      <w:lvlText w:val=""/>
      <w:lvlJc w:val="left"/>
      <w:pPr>
        <w:ind w:left="1260" w:hanging="420"/>
      </w:pPr>
      <w:rPr>
        <w:rFonts w:ascii="Symbol" w:hAnsi="Symbol" w:hint="default"/>
        <w:lang w:val="en-US"/>
      </w:rPr>
    </w:lvl>
    <w:lvl w:ilvl="3">
      <w:start w:val="1"/>
      <w:numFmt w:val="bullet"/>
      <w:lvlText w:val=""/>
      <w:lvlJc w:val="left"/>
      <w:pPr>
        <w:ind w:left="1680" w:hanging="420"/>
      </w:pPr>
      <w:rPr>
        <w:rFonts w:ascii="Symbol" w:hAnsi="Symbol"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49" w15:restartNumberingAfterBreak="0">
    <w:nsid w:val="1FC6200C"/>
    <w:multiLevelType w:val="hybridMultilevel"/>
    <w:tmpl w:val="229628F2"/>
    <w:lvl w:ilvl="0" w:tplc="4202C932">
      <w:start w:val="1"/>
      <w:numFmt w:val="bullet"/>
      <w:lvlText w:val=""/>
      <w:lvlJc w:val="left"/>
      <w:pPr>
        <w:ind w:left="720" w:hanging="360"/>
      </w:pPr>
      <w:rPr>
        <w:rFonts w:ascii="Symbol" w:eastAsia="MS Mincho" w:hAnsi="Symbol" w:cs="Times New Roman"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150" w15:restartNumberingAfterBreak="0">
    <w:nsid w:val="1FD27EFF"/>
    <w:multiLevelType w:val="hybridMultilevel"/>
    <w:tmpl w:val="AB00924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1" w15:restartNumberingAfterBreak="0">
    <w:nsid w:val="203B2285"/>
    <w:multiLevelType w:val="hybridMultilevel"/>
    <w:tmpl w:val="22A0DD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2" w15:restartNumberingAfterBreak="0">
    <w:nsid w:val="206A456C"/>
    <w:multiLevelType w:val="multilevel"/>
    <w:tmpl w:val="792C0A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3" w15:restartNumberingAfterBreak="0">
    <w:nsid w:val="20B87C0B"/>
    <w:multiLevelType w:val="hybridMultilevel"/>
    <w:tmpl w:val="26363F1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BB68181E">
      <w:numFmt w:val="bullet"/>
      <w:lvlText w:val="·"/>
      <w:lvlJc w:val="left"/>
      <w:pPr>
        <w:ind w:left="2310" w:hanging="510"/>
      </w:pPr>
      <w:rPr>
        <w:rFonts w:ascii="Times New Roman" w:eastAsia="Batang" w:hAnsi="Times New Roman" w:cs="Times New Roman"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4" w15:restartNumberingAfterBreak="0">
    <w:nsid w:val="20CC68CF"/>
    <w:multiLevelType w:val="hybridMultilevel"/>
    <w:tmpl w:val="37F07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210E46F8"/>
    <w:multiLevelType w:val="hybridMultilevel"/>
    <w:tmpl w:val="09D2011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6" w15:restartNumberingAfterBreak="0">
    <w:nsid w:val="213B7CDC"/>
    <w:multiLevelType w:val="multilevel"/>
    <w:tmpl w:val="69ECF672"/>
    <w:lvl w:ilvl="0">
      <w:start w:val="1"/>
      <w:numFmt w:val="bullet"/>
      <w:lvlText w:val=""/>
      <w:lvlJc w:val="left"/>
      <w:pPr>
        <w:tabs>
          <w:tab w:val="left" w:pos="720"/>
        </w:tabs>
        <w:ind w:left="720" w:hanging="360"/>
      </w:pPr>
      <w:rPr>
        <w:rFonts w:ascii="Wingdings" w:hAnsi="Wingdings" w:hint="default"/>
      </w:rPr>
    </w:lvl>
    <w:lvl w:ilvl="1">
      <w:numFmt w:val="bullet"/>
      <w:lvlText w:val="–"/>
      <w:lvlJc w:val="left"/>
      <w:pPr>
        <w:tabs>
          <w:tab w:val="left" w:pos="1440"/>
        </w:tabs>
        <w:ind w:left="1440" w:hanging="360"/>
      </w:pPr>
      <w:rPr>
        <w:rFonts w:ascii="Calibri Light" w:hAnsi="Calibri Light" w:hint="default"/>
      </w:rPr>
    </w:lvl>
    <w:lvl w:ilvl="2">
      <w:numFmt w:val="bullet"/>
      <w:lvlText w:val=""/>
      <w:lvlJc w:val="left"/>
      <w:pPr>
        <w:tabs>
          <w:tab w:val="left" w:pos="2160"/>
        </w:tabs>
        <w:ind w:left="2160" w:hanging="360"/>
      </w:pPr>
      <w:rPr>
        <w:rFonts w:ascii="Symbol" w:hAnsi="Symbo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157" w15:restartNumberingAfterBreak="0">
    <w:nsid w:val="21476169"/>
    <w:multiLevelType w:val="hybridMultilevel"/>
    <w:tmpl w:val="810067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8" w15:restartNumberingAfterBreak="0">
    <w:nsid w:val="21526CD7"/>
    <w:multiLevelType w:val="hybridMultilevel"/>
    <w:tmpl w:val="62AAA3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9" w15:restartNumberingAfterBreak="0">
    <w:nsid w:val="21E91442"/>
    <w:multiLevelType w:val="hybridMultilevel"/>
    <w:tmpl w:val="CDCE167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0" w15:restartNumberingAfterBreak="0">
    <w:nsid w:val="226530CD"/>
    <w:multiLevelType w:val="hybridMultilevel"/>
    <w:tmpl w:val="C77A21E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1" w15:restartNumberingAfterBreak="0">
    <w:nsid w:val="2295795B"/>
    <w:multiLevelType w:val="hybridMultilevel"/>
    <w:tmpl w:val="E2D0E3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2" w15:restartNumberingAfterBreak="0">
    <w:nsid w:val="22C050E5"/>
    <w:multiLevelType w:val="multilevel"/>
    <w:tmpl w:val="9FF2ACC4"/>
    <w:styleLink w:val="1"/>
    <w:lvl w:ilvl="0">
      <w:start w:val="5"/>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lang w:val="en-GB"/>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80"/>
        </w:tabs>
        <w:ind w:left="1008" w:hanging="1008"/>
      </w:pPr>
      <w:rPr>
        <w:rFonts w:hint="default"/>
      </w:rPr>
    </w:lvl>
    <w:lvl w:ilvl="5">
      <w:start w:val="1"/>
      <w:numFmt w:val="decimal"/>
      <w:lvlText w:val="%1.%2.%3.%4.%5.%6"/>
      <w:lvlJc w:val="left"/>
      <w:pPr>
        <w:tabs>
          <w:tab w:val="num" w:pos="1440"/>
        </w:tabs>
        <w:ind w:left="1152" w:hanging="1152"/>
      </w:pPr>
      <w:rPr>
        <w:rFonts w:hint="default"/>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3" w15:restartNumberingAfterBreak="0">
    <w:nsid w:val="22CB6EAC"/>
    <w:multiLevelType w:val="hybridMultilevel"/>
    <w:tmpl w:val="17D6AE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4" w15:restartNumberingAfterBreak="0">
    <w:nsid w:val="22D21819"/>
    <w:multiLevelType w:val="hybridMultilevel"/>
    <w:tmpl w:val="974A91A0"/>
    <w:lvl w:ilvl="0" w:tplc="9BEE8682">
      <w:start w:val="1"/>
      <w:numFmt w:val="bullet"/>
      <w:pStyle w:val="ComeBack"/>
      <w:lvlText w:val=""/>
      <w:lvlJc w:val="left"/>
      <w:pPr>
        <w:tabs>
          <w:tab w:val="num" w:pos="1259"/>
        </w:tabs>
        <w:ind w:left="1622" w:hanging="1055"/>
      </w:pPr>
      <w:rPr>
        <w:rFonts w:ascii="Wingdings" w:hAnsi="Wingdings" w:hint="default"/>
        <w:b/>
        <w:i w:val="0"/>
        <w:sz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5" w15:restartNumberingAfterBreak="0">
    <w:nsid w:val="232864A0"/>
    <w:multiLevelType w:val="hybridMultilevel"/>
    <w:tmpl w:val="6C28D40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6" w15:restartNumberingAfterBreak="0">
    <w:nsid w:val="234B20C8"/>
    <w:multiLevelType w:val="hybridMultilevel"/>
    <w:tmpl w:val="28582AF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7" w15:restartNumberingAfterBreak="0">
    <w:nsid w:val="23606077"/>
    <w:multiLevelType w:val="hybridMultilevel"/>
    <w:tmpl w:val="FBCC73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23B7565E"/>
    <w:multiLevelType w:val="multilevel"/>
    <w:tmpl w:val="23B7565E"/>
    <w:lvl w:ilvl="0">
      <w:start w:val="1"/>
      <w:numFmt w:val="decimal"/>
      <w:pStyle w:val="IEEEStdsRegularTableCaption"/>
      <w:lvlText w:val="Table %1"/>
      <w:lvlJc w:val="center"/>
      <w:pPr>
        <w:tabs>
          <w:tab w:val="left" w:pos="1080"/>
        </w:tabs>
        <w:ind w:left="0" w:firstLine="0"/>
      </w:pPr>
      <w:rPr>
        <w:rFonts w:ascii="Arial" w:hAnsi="Arial" w:hint="default"/>
        <w:b/>
        <w:i w:val="0"/>
        <w:caps w:val="0"/>
        <w:strike w:val="0"/>
        <w:dstrike w:val="0"/>
        <w:vanish w:val="0"/>
        <w:color w:val="000000"/>
        <w:sz w:val="20"/>
        <w:vertAlign w:val="baseli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9" w15:restartNumberingAfterBreak="0">
    <w:nsid w:val="240A57FC"/>
    <w:multiLevelType w:val="hybridMultilevel"/>
    <w:tmpl w:val="6FF21F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0" w15:restartNumberingAfterBreak="0">
    <w:nsid w:val="24632F03"/>
    <w:multiLevelType w:val="hybridMultilevel"/>
    <w:tmpl w:val="91BC54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1" w15:restartNumberingAfterBreak="0">
    <w:nsid w:val="24714093"/>
    <w:multiLevelType w:val="hybridMultilevel"/>
    <w:tmpl w:val="FBA239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2" w15:restartNumberingAfterBreak="0">
    <w:nsid w:val="24877E43"/>
    <w:multiLevelType w:val="hybridMultilevel"/>
    <w:tmpl w:val="25FC92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3" w15:restartNumberingAfterBreak="0">
    <w:nsid w:val="24D82ABD"/>
    <w:multiLevelType w:val="hybridMultilevel"/>
    <w:tmpl w:val="A59CFF18"/>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74" w15:restartNumberingAfterBreak="0">
    <w:nsid w:val="253B0129"/>
    <w:multiLevelType w:val="hybridMultilevel"/>
    <w:tmpl w:val="EE3AAAD4"/>
    <w:lvl w:ilvl="0" w:tplc="B5A8667A">
      <w:numFmt w:val="bullet"/>
      <w:lvlText w:val="-"/>
      <w:lvlJc w:val="left"/>
      <w:pPr>
        <w:ind w:left="760" w:hanging="360"/>
      </w:pPr>
      <w:rPr>
        <w:rFonts w:ascii="Times" w:eastAsia="Batang" w:hAnsi="Times" w:cs="Times" w:hint="default"/>
      </w:rPr>
    </w:lvl>
    <w:lvl w:ilvl="1" w:tplc="04090003">
      <w:start w:val="1"/>
      <w:numFmt w:val="bullet"/>
      <w:lvlText w:val=""/>
      <w:lvlJc w:val="left"/>
      <w:pPr>
        <w:ind w:left="840" w:hanging="420"/>
      </w:pPr>
      <w:rPr>
        <w:rFonts w:ascii="Wingdings" w:hAnsi="Wingdings" w:hint="default"/>
      </w:rPr>
    </w:lvl>
    <w:lvl w:ilvl="2" w:tplc="554E2446">
      <w:numFmt w:val="bullet"/>
      <w:lvlText w:val="o"/>
      <w:lvlJc w:val="left"/>
      <w:pPr>
        <w:ind w:left="1260" w:hanging="420"/>
      </w:pPr>
      <w:rPr>
        <w:rFonts w:ascii="Courier New" w:hAnsi="Courier New" w:cs="Times New Roman" w:hint="default"/>
      </w:rPr>
    </w:lvl>
    <w:lvl w:ilvl="3" w:tplc="04090001">
      <w:start w:val="1"/>
      <w:numFmt w:val="bullet"/>
      <w:lvlText w:val=""/>
      <w:lvlJc w:val="left"/>
      <w:pPr>
        <w:ind w:left="1680" w:hanging="420"/>
      </w:pPr>
      <w:rPr>
        <w:rFonts w:ascii="Wingdings" w:hAnsi="Wingdings" w:hint="default"/>
      </w:rPr>
    </w:lvl>
    <w:lvl w:ilvl="4" w:tplc="04090003">
      <w:start w:val="1"/>
      <w:numFmt w:val="bullet"/>
      <w:lvlText w:val=""/>
      <w:lvlJc w:val="left"/>
      <w:pPr>
        <w:ind w:left="2100" w:hanging="420"/>
      </w:pPr>
      <w:rPr>
        <w:rFonts w:ascii="Wingdings" w:hAnsi="Wingdings" w:hint="default"/>
      </w:rPr>
    </w:lvl>
    <w:lvl w:ilvl="5" w:tplc="04090005">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3">
      <w:start w:val="1"/>
      <w:numFmt w:val="bullet"/>
      <w:lvlText w:val=""/>
      <w:lvlJc w:val="left"/>
      <w:pPr>
        <w:ind w:left="3360" w:hanging="420"/>
      </w:pPr>
      <w:rPr>
        <w:rFonts w:ascii="Wingdings" w:hAnsi="Wingdings" w:hint="default"/>
      </w:rPr>
    </w:lvl>
    <w:lvl w:ilvl="8" w:tplc="04090005">
      <w:start w:val="1"/>
      <w:numFmt w:val="bullet"/>
      <w:lvlText w:val=""/>
      <w:lvlJc w:val="left"/>
      <w:pPr>
        <w:ind w:left="3780" w:hanging="420"/>
      </w:pPr>
      <w:rPr>
        <w:rFonts w:ascii="Wingdings" w:hAnsi="Wingdings" w:hint="default"/>
      </w:rPr>
    </w:lvl>
  </w:abstractNum>
  <w:abstractNum w:abstractNumId="175" w15:restartNumberingAfterBreak="0">
    <w:nsid w:val="253E6345"/>
    <w:multiLevelType w:val="hybridMultilevel"/>
    <w:tmpl w:val="2D64DE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6" w15:restartNumberingAfterBreak="0">
    <w:nsid w:val="255A161F"/>
    <w:multiLevelType w:val="hybridMultilevel"/>
    <w:tmpl w:val="9FFC3072"/>
    <w:lvl w:ilvl="0" w:tplc="08090001">
      <w:start w:val="1"/>
      <w:numFmt w:val="bullet"/>
      <w:lvlText w:val=""/>
      <w:lvlJc w:val="left"/>
      <w:pPr>
        <w:ind w:left="870" w:hanging="51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7" w15:restartNumberingAfterBreak="0">
    <w:nsid w:val="259B7128"/>
    <w:multiLevelType w:val="hybridMultilevel"/>
    <w:tmpl w:val="848A4610"/>
    <w:lvl w:ilvl="0" w:tplc="2EFCE82A">
      <w:start w:val="1"/>
      <w:numFmt w:val="bullet"/>
      <w:pStyle w:val="Proposalsub"/>
      <w:lvlText w:val=""/>
      <w:lvlJc w:val="left"/>
      <w:pPr>
        <w:ind w:left="1160" w:hanging="360"/>
      </w:pPr>
      <w:rPr>
        <w:rFonts w:ascii="Symbol" w:hAnsi="Symbol" w:hint="default"/>
      </w:rPr>
    </w:lvl>
    <w:lvl w:ilvl="1" w:tplc="6B7CCCE8">
      <w:numFmt w:val="bullet"/>
      <w:pStyle w:val="Proposalsubsub"/>
      <w:lvlText w:val="-"/>
      <w:lvlJc w:val="left"/>
      <w:pPr>
        <w:ind w:left="1600" w:hanging="400"/>
      </w:pPr>
      <w:rPr>
        <w:rFonts w:ascii="Times New Roman" w:eastAsia="Batang" w:hAnsi="Times New Roman" w:cs="Times New Roman" w:hint="default"/>
      </w:rPr>
    </w:lvl>
    <w:lvl w:ilvl="2" w:tplc="04090005">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78" w15:restartNumberingAfterBreak="0">
    <w:nsid w:val="263444E7"/>
    <w:multiLevelType w:val="hybridMultilevel"/>
    <w:tmpl w:val="0494FE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9" w15:restartNumberingAfterBreak="0">
    <w:nsid w:val="26665004"/>
    <w:multiLevelType w:val="hybridMultilevel"/>
    <w:tmpl w:val="F42E28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0" w15:restartNumberingAfterBreak="0">
    <w:nsid w:val="269B5394"/>
    <w:multiLevelType w:val="hybridMultilevel"/>
    <w:tmpl w:val="F3128F0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81" w15:restartNumberingAfterBreak="0">
    <w:nsid w:val="26E26434"/>
    <w:multiLevelType w:val="hybridMultilevel"/>
    <w:tmpl w:val="ADD2D6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2" w15:restartNumberingAfterBreak="0">
    <w:nsid w:val="26F53590"/>
    <w:multiLevelType w:val="hybridMultilevel"/>
    <w:tmpl w:val="3E361B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3" w15:restartNumberingAfterBreak="0">
    <w:nsid w:val="271501EE"/>
    <w:multiLevelType w:val="hybridMultilevel"/>
    <w:tmpl w:val="845E99E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4" w15:restartNumberingAfterBreak="0">
    <w:nsid w:val="278143A0"/>
    <w:multiLevelType w:val="hybridMultilevel"/>
    <w:tmpl w:val="2DDCB6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5" w15:restartNumberingAfterBreak="0">
    <w:nsid w:val="2791191D"/>
    <w:multiLevelType w:val="multilevel"/>
    <w:tmpl w:val="57CA340E"/>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27F17BD2"/>
    <w:multiLevelType w:val="hybridMultilevel"/>
    <w:tmpl w:val="D9E24B0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7" w15:restartNumberingAfterBreak="0">
    <w:nsid w:val="28225EE6"/>
    <w:multiLevelType w:val="hybridMultilevel"/>
    <w:tmpl w:val="D7F216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8" w15:restartNumberingAfterBreak="0">
    <w:nsid w:val="28477432"/>
    <w:multiLevelType w:val="hybridMultilevel"/>
    <w:tmpl w:val="9B38382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9" w15:restartNumberingAfterBreak="0">
    <w:nsid w:val="28492F9F"/>
    <w:multiLevelType w:val="hybridMultilevel"/>
    <w:tmpl w:val="3CE0C9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0" w15:restartNumberingAfterBreak="0">
    <w:nsid w:val="28CE0F23"/>
    <w:multiLevelType w:val="hybridMultilevel"/>
    <w:tmpl w:val="A3D6D95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1" w15:restartNumberingAfterBreak="0">
    <w:nsid w:val="29F31C8C"/>
    <w:multiLevelType w:val="hybridMultilevel"/>
    <w:tmpl w:val="9A36B9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2" w15:restartNumberingAfterBreak="0">
    <w:nsid w:val="2A2345F4"/>
    <w:multiLevelType w:val="multilevel"/>
    <w:tmpl w:val="2A2345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3" w15:restartNumberingAfterBreak="0">
    <w:nsid w:val="2A292642"/>
    <w:multiLevelType w:val="hybridMultilevel"/>
    <w:tmpl w:val="D61CAF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4" w15:restartNumberingAfterBreak="0">
    <w:nsid w:val="2B261516"/>
    <w:multiLevelType w:val="hybridMultilevel"/>
    <w:tmpl w:val="92D44CE0"/>
    <w:lvl w:ilvl="0" w:tplc="08090001">
      <w:start w:val="1"/>
      <w:numFmt w:val="bullet"/>
      <w:lvlText w:val=""/>
      <w:lvlJc w:val="left"/>
      <w:pPr>
        <w:ind w:left="76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5" w15:restartNumberingAfterBreak="0">
    <w:nsid w:val="2C3406B4"/>
    <w:multiLevelType w:val="hybridMultilevel"/>
    <w:tmpl w:val="936641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6" w15:restartNumberingAfterBreak="0">
    <w:nsid w:val="2C3F1CB9"/>
    <w:multiLevelType w:val="hybridMultilevel"/>
    <w:tmpl w:val="4380186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7" w15:restartNumberingAfterBreak="0">
    <w:nsid w:val="2C457CD7"/>
    <w:multiLevelType w:val="hybridMultilevel"/>
    <w:tmpl w:val="2604B102"/>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2C5D3019"/>
    <w:multiLevelType w:val="hybridMultilevel"/>
    <w:tmpl w:val="B68804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2C6F47C7"/>
    <w:multiLevelType w:val="hybridMultilevel"/>
    <w:tmpl w:val="617C2B9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0" w15:restartNumberingAfterBreak="0">
    <w:nsid w:val="2CC7125C"/>
    <w:multiLevelType w:val="singleLevel"/>
    <w:tmpl w:val="24D0B6C8"/>
    <w:lvl w:ilvl="0">
      <w:start w:val="1"/>
      <w:numFmt w:val="bullet"/>
      <w:pStyle w:val="Bulletedo1"/>
      <w:lvlText w:val=""/>
      <w:lvlJc w:val="left"/>
      <w:pPr>
        <w:tabs>
          <w:tab w:val="num" w:pos="360"/>
        </w:tabs>
        <w:ind w:left="360" w:hanging="360"/>
      </w:pPr>
      <w:rPr>
        <w:rFonts w:ascii="Symbol" w:hAnsi="Symbol" w:hint="default"/>
      </w:rPr>
    </w:lvl>
  </w:abstractNum>
  <w:abstractNum w:abstractNumId="201" w15:restartNumberingAfterBreak="0">
    <w:nsid w:val="2D3037F7"/>
    <w:multiLevelType w:val="multilevel"/>
    <w:tmpl w:val="2D3037F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2" w15:restartNumberingAfterBreak="0">
    <w:nsid w:val="2D4443B9"/>
    <w:multiLevelType w:val="hybridMultilevel"/>
    <w:tmpl w:val="BBD684E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3" w15:restartNumberingAfterBreak="0">
    <w:nsid w:val="2D62521B"/>
    <w:multiLevelType w:val="hybridMultilevel"/>
    <w:tmpl w:val="172666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4" w15:restartNumberingAfterBreak="0">
    <w:nsid w:val="2DDB559B"/>
    <w:multiLevelType w:val="hybridMultilevel"/>
    <w:tmpl w:val="B282D5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5" w15:restartNumberingAfterBreak="0">
    <w:nsid w:val="2DFF5601"/>
    <w:multiLevelType w:val="hybridMultilevel"/>
    <w:tmpl w:val="03B6AC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6" w15:restartNumberingAfterBreak="0">
    <w:nsid w:val="2E4C6708"/>
    <w:multiLevelType w:val="multilevel"/>
    <w:tmpl w:val="E2709536"/>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2E6177E9"/>
    <w:multiLevelType w:val="multilevel"/>
    <w:tmpl w:val="13A04612"/>
    <w:styleLink w:val="StyleBulletedSymbolsymbolLeft025Hanging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8" w15:restartNumberingAfterBreak="0">
    <w:nsid w:val="2E7212D6"/>
    <w:multiLevelType w:val="hybridMultilevel"/>
    <w:tmpl w:val="AD065D3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9" w15:restartNumberingAfterBreak="0">
    <w:nsid w:val="2E745E28"/>
    <w:multiLevelType w:val="multilevel"/>
    <w:tmpl w:val="BD9232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2E8B534F"/>
    <w:multiLevelType w:val="multilevel"/>
    <w:tmpl w:val="7F24FDEE"/>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2EC20422"/>
    <w:multiLevelType w:val="hybridMultilevel"/>
    <w:tmpl w:val="756ADBB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2" w15:restartNumberingAfterBreak="0">
    <w:nsid w:val="2FB02812"/>
    <w:multiLevelType w:val="multilevel"/>
    <w:tmpl w:val="7A906378"/>
    <w:styleLink w:val="3GPPListofBullets"/>
    <w:lvl w:ilvl="0">
      <w:start w:val="1"/>
      <w:numFmt w:val="decimal"/>
      <w:lvlText w:val="Proposal %1:"/>
      <w:lvlJc w:val="left"/>
      <w:pPr>
        <w:ind w:left="0" w:firstLine="0"/>
      </w:pPr>
      <w:rPr>
        <w:rFonts w:ascii="Times New Roman" w:hAnsi="Times New Roman" w:hint="default"/>
        <w:b/>
        <w:color w:val="auto"/>
        <w:sz w:val="22"/>
      </w:rPr>
    </w:lvl>
    <w:lvl w:ilvl="1">
      <w:start w:val="1"/>
      <w:numFmt w:val="bullet"/>
      <w:lvlRestart w:val="0"/>
      <w:lvlText w:val="●"/>
      <w:lvlJc w:val="left"/>
      <w:pPr>
        <w:ind w:left="284" w:hanging="284"/>
      </w:pPr>
      <w:rPr>
        <w:rFonts w:ascii="Times New Roman" w:hAnsi="Times New Roman" w:cs="Times New Roman" w:hint="default"/>
        <w:b w:val="0"/>
        <w:color w:val="auto"/>
        <w:sz w:val="22"/>
      </w:rPr>
    </w:lvl>
    <w:lvl w:ilvl="2">
      <w:start w:val="1"/>
      <w:numFmt w:val="bullet"/>
      <w:lvlRestart w:val="0"/>
      <w:lvlText w:val="□"/>
      <w:lvlJc w:val="left"/>
      <w:pPr>
        <w:ind w:left="567" w:hanging="283"/>
      </w:pPr>
      <w:rPr>
        <w:rFonts w:ascii="Times New Roman" w:hAnsi="Times New Roman" w:cs="Times New Roman" w:hint="default"/>
        <w:b w:val="0"/>
        <w:i w:val="0"/>
        <w:sz w:val="22"/>
      </w:rPr>
    </w:lvl>
    <w:lvl w:ilvl="3">
      <w:start w:val="1"/>
      <w:numFmt w:val="bullet"/>
      <w:lvlRestart w:val="0"/>
      <w:lvlText w:val="▪"/>
      <w:lvlJc w:val="left"/>
      <w:pPr>
        <w:ind w:left="851" w:hanging="284"/>
      </w:pPr>
      <w:rPr>
        <w:rFonts w:ascii="Times New Roman" w:hAnsi="Times New Roman" w:cs="Times New Roman" w:hint="default"/>
        <w:b w:val="0"/>
        <w:color w:val="auto"/>
        <w:sz w:val="22"/>
      </w:rPr>
    </w:lvl>
    <w:lvl w:ilvl="4">
      <w:start w:val="1"/>
      <w:numFmt w:val="lowerLetter"/>
      <w:lvlText w:val="(%5)"/>
      <w:lvlJc w:val="left"/>
      <w:pPr>
        <w:ind w:left="2838" w:hanging="284"/>
      </w:pPr>
      <w:rPr>
        <w:rFonts w:hint="default"/>
      </w:rPr>
    </w:lvl>
    <w:lvl w:ilvl="5">
      <w:start w:val="1"/>
      <w:numFmt w:val="lowerRoman"/>
      <w:lvlText w:val="(%6)"/>
      <w:lvlJc w:val="left"/>
      <w:pPr>
        <w:ind w:left="3122" w:hanging="284"/>
      </w:pPr>
      <w:rPr>
        <w:rFonts w:hint="default"/>
      </w:rPr>
    </w:lvl>
    <w:lvl w:ilvl="6">
      <w:start w:val="1"/>
      <w:numFmt w:val="decimal"/>
      <w:lvlText w:val="%7."/>
      <w:lvlJc w:val="left"/>
      <w:pPr>
        <w:ind w:left="3406" w:hanging="284"/>
      </w:pPr>
      <w:rPr>
        <w:rFonts w:hint="default"/>
      </w:rPr>
    </w:lvl>
    <w:lvl w:ilvl="7">
      <w:start w:val="1"/>
      <w:numFmt w:val="lowerLetter"/>
      <w:lvlText w:val="%8."/>
      <w:lvlJc w:val="left"/>
      <w:pPr>
        <w:ind w:left="3690" w:hanging="284"/>
      </w:pPr>
      <w:rPr>
        <w:rFonts w:hint="default"/>
      </w:rPr>
    </w:lvl>
    <w:lvl w:ilvl="8">
      <w:start w:val="1"/>
      <w:numFmt w:val="lowerRoman"/>
      <w:lvlText w:val="%9."/>
      <w:lvlJc w:val="left"/>
      <w:pPr>
        <w:ind w:left="3974" w:hanging="284"/>
      </w:pPr>
      <w:rPr>
        <w:rFonts w:hint="default"/>
      </w:rPr>
    </w:lvl>
  </w:abstractNum>
  <w:abstractNum w:abstractNumId="213" w15:restartNumberingAfterBreak="0">
    <w:nsid w:val="2FE402DE"/>
    <w:multiLevelType w:val="multilevel"/>
    <w:tmpl w:val="2FE402D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4" w15:restartNumberingAfterBreak="0">
    <w:nsid w:val="30501E44"/>
    <w:multiLevelType w:val="hybridMultilevel"/>
    <w:tmpl w:val="E786BF76"/>
    <w:lvl w:ilvl="0" w:tplc="93746BC0">
      <w:start w:val="1"/>
      <w:numFmt w:val="decimal"/>
      <w:pStyle w:val="PropObs"/>
      <w:lvlText w:val="Proposal %1:  "/>
      <w:lvlJc w:val="left"/>
      <w:pPr>
        <w:ind w:left="720" w:hanging="360"/>
      </w:pPr>
      <w:rPr>
        <w:rFonts w:hint="default"/>
        <w:color w:val="auto"/>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5" w15:restartNumberingAfterBreak="0">
    <w:nsid w:val="30920AC9"/>
    <w:multiLevelType w:val="multilevel"/>
    <w:tmpl w:val="C7F8EF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309A433E"/>
    <w:multiLevelType w:val="hybridMultilevel"/>
    <w:tmpl w:val="ACBAD0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7" w15:restartNumberingAfterBreak="0">
    <w:nsid w:val="310F562E"/>
    <w:multiLevelType w:val="hybridMultilevel"/>
    <w:tmpl w:val="E842EA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8" w15:restartNumberingAfterBreak="0">
    <w:nsid w:val="313748C2"/>
    <w:multiLevelType w:val="hybridMultilevel"/>
    <w:tmpl w:val="21E81B1E"/>
    <w:lvl w:ilvl="0" w:tplc="B3428C4A">
      <w:start w:val="1"/>
      <w:numFmt w:val="bullet"/>
      <w:pStyle w:val="Bullet0"/>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9" w15:restartNumberingAfterBreak="0">
    <w:nsid w:val="318F6FA1"/>
    <w:multiLevelType w:val="multilevel"/>
    <w:tmpl w:val="625E36B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31E02A17"/>
    <w:multiLevelType w:val="hybridMultilevel"/>
    <w:tmpl w:val="EE444FF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1" w15:restartNumberingAfterBreak="0">
    <w:nsid w:val="320F1AF5"/>
    <w:multiLevelType w:val="multilevel"/>
    <w:tmpl w:val="D72C76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325A5E55"/>
    <w:multiLevelType w:val="multilevel"/>
    <w:tmpl w:val="69ECF672"/>
    <w:lvl w:ilvl="0">
      <w:start w:val="1"/>
      <w:numFmt w:val="bullet"/>
      <w:lvlText w:val=""/>
      <w:lvlJc w:val="left"/>
      <w:pPr>
        <w:tabs>
          <w:tab w:val="left" w:pos="720"/>
        </w:tabs>
        <w:ind w:left="720" w:hanging="360"/>
      </w:pPr>
      <w:rPr>
        <w:rFonts w:ascii="Wingdings" w:hAnsi="Wingdings" w:hint="default"/>
      </w:rPr>
    </w:lvl>
    <w:lvl w:ilvl="1">
      <w:numFmt w:val="bullet"/>
      <w:lvlText w:val="–"/>
      <w:lvlJc w:val="left"/>
      <w:pPr>
        <w:tabs>
          <w:tab w:val="left" w:pos="1440"/>
        </w:tabs>
        <w:ind w:left="1440" w:hanging="360"/>
      </w:pPr>
      <w:rPr>
        <w:rFonts w:ascii="Calibri Light" w:hAnsi="Calibri Light" w:hint="default"/>
      </w:rPr>
    </w:lvl>
    <w:lvl w:ilvl="2">
      <w:numFmt w:val="bullet"/>
      <w:lvlText w:val=""/>
      <w:lvlJc w:val="left"/>
      <w:pPr>
        <w:tabs>
          <w:tab w:val="left" w:pos="2160"/>
        </w:tabs>
        <w:ind w:left="2160" w:hanging="360"/>
      </w:pPr>
      <w:rPr>
        <w:rFonts w:ascii="Symbol" w:hAnsi="Symbo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223" w15:restartNumberingAfterBreak="0">
    <w:nsid w:val="32646565"/>
    <w:multiLevelType w:val="hybridMultilevel"/>
    <w:tmpl w:val="63A6370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4" w15:restartNumberingAfterBreak="0">
    <w:nsid w:val="326B7714"/>
    <w:multiLevelType w:val="hybridMultilevel"/>
    <w:tmpl w:val="1FDCBED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5" w15:restartNumberingAfterBreak="0">
    <w:nsid w:val="328F4746"/>
    <w:multiLevelType w:val="hybridMultilevel"/>
    <w:tmpl w:val="3998F4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6" w15:restartNumberingAfterBreak="0">
    <w:nsid w:val="32CA3FDE"/>
    <w:multiLevelType w:val="hybridMultilevel"/>
    <w:tmpl w:val="CDCECEB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7" w15:restartNumberingAfterBreak="0">
    <w:nsid w:val="330B701F"/>
    <w:multiLevelType w:val="hybridMultilevel"/>
    <w:tmpl w:val="57CA68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8" w15:restartNumberingAfterBreak="0">
    <w:nsid w:val="33312BF9"/>
    <w:multiLevelType w:val="hybridMultilevel"/>
    <w:tmpl w:val="5E42641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9" w15:restartNumberingAfterBreak="0">
    <w:nsid w:val="3349442F"/>
    <w:multiLevelType w:val="hybridMultilevel"/>
    <w:tmpl w:val="0ECE6AE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0" w15:restartNumberingAfterBreak="0">
    <w:nsid w:val="33A86C60"/>
    <w:multiLevelType w:val="hybridMultilevel"/>
    <w:tmpl w:val="CA2231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1" w15:restartNumberingAfterBreak="0">
    <w:nsid w:val="341D7885"/>
    <w:multiLevelType w:val="multilevel"/>
    <w:tmpl w:val="99D652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348337C0"/>
    <w:multiLevelType w:val="hybridMultilevel"/>
    <w:tmpl w:val="1F8CC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34B41FEB"/>
    <w:multiLevelType w:val="multilevel"/>
    <w:tmpl w:val="5D2CD2F8"/>
    <w:lvl w:ilvl="0">
      <w:start w:val="1"/>
      <w:numFmt w:val="bullet"/>
      <w:lvlText w:val=""/>
      <w:lvlJc w:val="left"/>
      <w:pPr>
        <w:ind w:left="480" w:hanging="480"/>
      </w:pPr>
      <w:rPr>
        <w:rFonts w:ascii="Symbol" w:hAnsi="Symbol" w:hint="default"/>
      </w:rPr>
    </w:lvl>
    <w:lvl w:ilvl="1">
      <w:start w:val="1"/>
      <w:numFmt w:val="bullet"/>
      <w:lvlText w:val="•"/>
      <w:lvlJc w:val="left"/>
      <w:pPr>
        <w:ind w:left="960" w:hanging="480"/>
      </w:pPr>
      <w:rPr>
        <w:rFonts w:ascii="Arial" w:hAnsi="Arial" w:hint="default"/>
      </w:rPr>
    </w:lvl>
    <w:lvl w:ilvl="2">
      <w:numFmt w:val="bullet"/>
      <w:lvlText w:val="-"/>
      <w:lvlJc w:val="left"/>
      <w:pPr>
        <w:ind w:left="1440" w:hanging="480"/>
      </w:pPr>
      <w:rPr>
        <w:rFonts w:ascii="Times New Roman" w:eastAsia="Times New Roman" w:hAnsi="Times New Roman" w:cs="Times New Roman"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234" w15:restartNumberingAfterBreak="0">
    <w:nsid w:val="34C65C11"/>
    <w:multiLevelType w:val="multilevel"/>
    <w:tmpl w:val="92C62144"/>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34D5045A"/>
    <w:multiLevelType w:val="singleLevel"/>
    <w:tmpl w:val="B3FC4AEC"/>
    <w:lvl w:ilvl="0">
      <w:start w:val="1"/>
      <w:numFmt w:val="bullet"/>
      <w:pStyle w:val="a0"/>
      <w:lvlText w:val=""/>
      <w:lvlJc w:val="left"/>
      <w:pPr>
        <w:tabs>
          <w:tab w:val="num" w:pos="360"/>
        </w:tabs>
        <w:ind w:left="340" w:hanging="340"/>
      </w:pPr>
      <w:rPr>
        <w:rFonts w:ascii="Symbol" w:eastAsia="Times New Roman" w:hAnsi="Symbol" w:hint="default"/>
        <w:color w:val="auto"/>
      </w:rPr>
    </w:lvl>
  </w:abstractNum>
  <w:abstractNum w:abstractNumId="236" w15:restartNumberingAfterBreak="0">
    <w:nsid w:val="360935EA"/>
    <w:multiLevelType w:val="hybridMultilevel"/>
    <w:tmpl w:val="3698E90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7" w15:restartNumberingAfterBreak="0">
    <w:nsid w:val="36534A12"/>
    <w:multiLevelType w:val="hybridMultilevel"/>
    <w:tmpl w:val="BF1879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8" w15:restartNumberingAfterBreak="0">
    <w:nsid w:val="36564C32"/>
    <w:multiLevelType w:val="hybridMultilevel"/>
    <w:tmpl w:val="A4DE68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9" w15:restartNumberingAfterBreak="0">
    <w:nsid w:val="369824AF"/>
    <w:multiLevelType w:val="multilevel"/>
    <w:tmpl w:val="369824A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0" w15:restartNumberingAfterBreak="0">
    <w:nsid w:val="36A52194"/>
    <w:multiLevelType w:val="hybridMultilevel"/>
    <w:tmpl w:val="E69ECF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1" w15:restartNumberingAfterBreak="0">
    <w:nsid w:val="3748723C"/>
    <w:multiLevelType w:val="multilevel"/>
    <w:tmpl w:val="3748723C"/>
    <w:lvl w:ilvl="0">
      <w:start w:val="1"/>
      <w:numFmt w:val="bullet"/>
      <w:lvlText w:val="•"/>
      <w:lvlJc w:val="left"/>
      <w:pPr>
        <w:ind w:left="480" w:hanging="480"/>
      </w:pPr>
      <w:rPr>
        <w:rFonts w:ascii="Arial" w:hAnsi="Arial" w:hint="default"/>
      </w:rPr>
    </w:lvl>
    <w:lvl w:ilvl="1">
      <w:start w:val="1"/>
      <w:numFmt w:val="bullet"/>
      <w:lvlText w:val="•"/>
      <w:lvlJc w:val="left"/>
      <w:pPr>
        <w:ind w:left="960" w:hanging="480"/>
      </w:pPr>
      <w:rPr>
        <w:rFonts w:ascii="Arial" w:hAnsi="Arial" w:hint="default"/>
      </w:rPr>
    </w:lvl>
    <w:lvl w:ilvl="2">
      <w:numFmt w:val="bullet"/>
      <w:lvlText w:val="-"/>
      <w:lvlJc w:val="left"/>
      <w:pPr>
        <w:ind w:left="1440" w:hanging="480"/>
      </w:pPr>
      <w:rPr>
        <w:rFonts w:ascii="Times New Roman" w:eastAsia="Times New Roman" w:hAnsi="Times New Roman" w:cs="Times New Roman"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242" w15:restartNumberingAfterBreak="0">
    <w:nsid w:val="37AB5A30"/>
    <w:multiLevelType w:val="multilevel"/>
    <w:tmpl w:val="37AB5A3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3" w15:restartNumberingAfterBreak="0">
    <w:nsid w:val="37B54910"/>
    <w:multiLevelType w:val="hybridMultilevel"/>
    <w:tmpl w:val="6BCAA1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4" w15:restartNumberingAfterBreak="0">
    <w:nsid w:val="380F4A34"/>
    <w:multiLevelType w:val="hybridMultilevel"/>
    <w:tmpl w:val="717C08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5" w15:restartNumberingAfterBreak="0">
    <w:nsid w:val="382946E8"/>
    <w:multiLevelType w:val="hybridMultilevel"/>
    <w:tmpl w:val="2E3C1F5A"/>
    <w:lvl w:ilvl="0" w:tplc="B3428C4A">
      <w:start w:val="1"/>
      <w:numFmt w:val="bullet"/>
      <w:pStyle w:val="item"/>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6" w15:restartNumberingAfterBreak="0">
    <w:nsid w:val="38A961F7"/>
    <w:multiLevelType w:val="hybridMultilevel"/>
    <w:tmpl w:val="00FAC5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7" w15:restartNumberingAfterBreak="0">
    <w:nsid w:val="38C9476E"/>
    <w:multiLevelType w:val="hybridMultilevel"/>
    <w:tmpl w:val="4BA8C31A"/>
    <w:styleLink w:val="StyleBulletedSymbolsymbolLeft025Hanging025113"/>
    <w:lvl w:ilvl="0" w:tplc="CF68586C">
      <w:start w:val="3"/>
      <w:numFmt w:val="bullet"/>
      <w:lvlText w:val="-"/>
      <w:lvlJc w:val="left"/>
      <w:pPr>
        <w:tabs>
          <w:tab w:val="num" w:pos="720"/>
        </w:tabs>
        <w:ind w:left="720" w:hanging="360"/>
      </w:pPr>
      <w:rPr>
        <w:rFonts w:ascii="Times New Roman" w:eastAsia="Times New Roman" w:hAnsi="Times New Roman" w:cs="Times New Roman"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48" w15:restartNumberingAfterBreak="0">
    <w:nsid w:val="39553EDC"/>
    <w:multiLevelType w:val="hybridMultilevel"/>
    <w:tmpl w:val="9F1A2A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9" w15:restartNumberingAfterBreak="0">
    <w:nsid w:val="39CB6B8A"/>
    <w:multiLevelType w:val="hybridMultilevel"/>
    <w:tmpl w:val="95E4D32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0" w15:restartNumberingAfterBreak="0">
    <w:nsid w:val="3A5B7492"/>
    <w:multiLevelType w:val="hybridMultilevel"/>
    <w:tmpl w:val="A40607FE"/>
    <w:lvl w:ilvl="0" w:tplc="0809000F">
      <w:start w:val="1"/>
      <w:numFmt w:val="decimal"/>
      <w:lvlText w:val="%1."/>
      <w:lvlJc w:val="left"/>
      <w:pPr>
        <w:ind w:left="2041" w:hanging="360"/>
      </w:pPr>
    </w:lvl>
    <w:lvl w:ilvl="1" w:tplc="121E4798">
      <w:start w:val="1"/>
      <w:numFmt w:val="lowerLetter"/>
      <w:lvlText w:val="%2."/>
      <w:lvlJc w:val="left"/>
      <w:pPr>
        <w:ind w:left="3121" w:hanging="720"/>
      </w:pPr>
      <w:rPr>
        <w:rFonts w:cs="Arial" w:hint="default"/>
        <w:b w:val="0"/>
      </w:rPr>
    </w:lvl>
    <w:lvl w:ilvl="2" w:tplc="F188B57E">
      <w:start w:val="1"/>
      <w:numFmt w:val="decimal"/>
      <w:lvlText w:val="%3)"/>
      <w:lvlJc w:val="left"/>
      <w:pPr>
        <w:ind w:left="3661" w:hanging="360"/>
      </w:pPr>
      <w:rPr>
        <w:rFonts w:hint="default"/>
      </w:rPr>
    </w:lvl>
    <w:lvl w:ilvl="3" w:tplc="0809000F" w:tentative="1">
      <w:start w:val="1"/>
      <w:numFmt w:val="decimal"/>
      <w:lvlText w:val="%4."/>
      <w:lvlJc w:val="left"/>
      <w:pPr>
        <w:ind w:left="4201" w:hanging="360"/>
      </w:pPr>
    </w:lvl>
    <w:lvl w:ilvl="4" w:tplc="08090019" w:tentative="1">
      <w:start w:val="1"/>
      <w:numFmt w:val="lowerLetter"/>
      <w:lvlText w:val="%5."/>
      <w:lvlJc w:val="left"/>
      <w:pPr>
        <w:ind w:left="4921" w:hanging="360"/>
      </w:pPr>
    </w:lvl>
    <w:lvl w:ilvl="5" w:tplc="0809001B" w:tentative="1">
      <w:start w:val="1"/>
      <w:numFmt w:val="lowerRoman"/>
      <w:lvlText w:val="%6."/>
      <w:lvlJc w:val="right"/>
      <w:pPr>
        <w:ind w:left="5641" w:hanging="180"/>
      </w:pPr>
    </w:lvl>
    <w:lvl w:ilvl="6" w:tplc="0809000F" w:tentative="1">
      <w:start w:val="1"/>
      <w:numFmt w:val="decimal"/>
      <w:lvlText w:val="%7."/>
      <w:lvlJc w:val="left"/>
      <w:pPr>
        <w:ind w:left="6361" w:hanging="360"/>
      </w:pPr>
    </w:lvl>
    <w:lvl w:ilvl="7" w:tplc="08090019" w:tentative="1">
      <w:start w:val="1"/>
      <w:numFmt w:val="lowerLetter"/>
      <w:lvlText w:val="%8."/>
      <w:lvlJc w:val="left"/>
      <w:pPr>
        <w:ind w:left="7081" w:hanging="360"/>
      </w:pPr>
    </w:lvl>
    <w:lvl w:ilvl="8" w:tplc="0809001B" w:tentative="1">
      <w:start w:val="1"/>
      <w:numFmt w:val="lowerRoman"/>
      <w:lvlText w:val="%9."/>
      <w:lvlJc w:val="right"/>
      <w:pPr>
        <w:ind w:left="7801" w:hanging="180"/>
      </w:pPr>
    </w:lvl>
  </w:abstractNum>
  <w:abstractNum w:abstractNumId="251"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252" w15:restartNumberingAfterBreak="0">
    <w:nsid w:val="3AA1633A"/>
    <w:multiLevelType w:val="multilevel"/>
    <w:tmpl w:val="3AA163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3" w15:restartNumberingAfterBreak="0">
    <w:nsid w:val="3AA46647"/>
    <w:multiLevelType w:val="hybridMultilevel"/>
    <w:tmpl w:val="B65C662A"/>
    <w:lvl w:ilvl="0" w:tplc="A9301D9E">
      <w:start w:val="1"/>
      <w:numFmt w:val="decimal"/>
      <w:pStyle w:val="Proposal"/>
      <w:lvlText w:val="Observation %1"/>
      <w:lvlJc w:val="left"/>
      <w:pPr>
        <w:tabs>
          <w:tab w:val="num" w:pos="1304"/>
        </w:tabs>
        <w:ind w:left="1304" w:hanging="1304"/>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4" w15:restartNumberingAfterBreak="0">
    <w:nsid w:val="3B0E4B10"/>
    <w:multiLevelType w:val="hybridMultilevel"/>
    <w:tmpl w:val="CFE64C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5" w15:restartNumberingAfterBreak="0">
    <w:nsid w:val="3B1D0FB1"/>
    <w:multiLevelType w:val="hybridMultilevel"/>
    <w:tmpl w:val="F7C01EF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6" w15:restartNumberingAfterBreak="0">
    <w:nsid w:val="3B3E760C"/>
    <w:multiLevelType w:val="hybridMultilevel"/>
    <w:tmpl w:val="F42A76F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7" w15:restartNumberingAfterBreak="0">
    <w:nsid w:val="3B6669E4"/>
    <w:multiLevelType w:val="hybridMultilevel"/>
    <w:tmpl w:val="1D68A32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8" w15:restartNumberingAfterBreak="0">
    <w:nsid w:val="3B6C7012"/>
    <w:multiLevelType w:val="hybridMultilevel"/>
    <w:tmpl w:val="F5C66EF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E36A009C">
      <w:numFmt w:val="bullet"/>
      <w:lvlText w:val=""/>
      <w:lvlJc w:val="left"/>
      <w:pPr>
        <w:ind w:left="2880" w:hanging="360"/>
      </w:pPr>
      <w:rPr>
        <w:rFonts w:ascii="Wingdings" w:eastAsia="SimSun" w:hAnsi="Wingdings" w:cs="Calibri" w:hint="default"/>
        <w:color w:val="FF0000"/>
        <w:sz w:val="20"/>
      </w:rPr>
    </w:lvl>
    <w:lvl w:ilvl="4" w:tplc="328EEBB6">
      <w:start w:val="8"/>
      <w:numFmt w:val="bullet"/>
      <w:lvlText w:val=""/>
      <w:lvlJc w:val="left"/>
      <w:pPr>
        <w:ind w:left="3600" w:hanging="360"/>
      </w:pPr>
      <w:rPr>
        <w:rFonts w:ascii="Wingdings" w:eastAsia="Batang" w:hAnsi="Wingdings" w:cs="SimSun" w:hint="default"/>
        <w:sz w:val="20"/>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9" w15:restartNumberingAfterBreak="0">
    <w:nsid w:val="3B7127AC"/>
    <w:multiLevelType w:val="multilevel"/>
    <w:tmpl w:val="4426C49C"/>
    <w:lvl w:ilvl="0">
      <w:start w:val="1"/>
      <w:numFmt w:val="bullet"/>
      <w:lvlText w:val=""/>
      <w:lvlJc w:val="left"/>
      <w:pPr>
        <w:ind w:left="1140" w:hanging="420"/>
      </w:pPr>
      <w:rPr>
        <w:rFonts w:ascii="Wingdings" w:hAnsi="Wingdings"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260" w15:restartNumberingAfterBreak="0">
    <w:nsid w:val="3BA73B36"/>
    <w:multiLevelType w:val="hybridMultilevel"/>
    <w:tmpl w:val="55B6C2D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1" w15:restartNumberingAfterBreak="0">
    <w:nsid w:val="3BBD114C"/>
    <w:multiLevelType w:val="multilevel"/>
    <w:tmpl w:val="E3C246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strike w:val="0"/>
      </w:rPr>
    </w:lvl>
    <w:lvl w:ilvl="2">
      <w:start w:val="1"/>
      <w:numFmt w:val="bullet"/>
      <w:lvlText w:val=""/>
      <w:lvlJc w:val="left"/>
      <w:pPr>
        <w:ind w:left="2160" w:hanging="360"/>
      </w:pPr>
      <w:rPr>
        <w:rFonts w:ascii="Wingdings" w:hAnsi="Wingdings" w:hint="default"/>
        <w:strike w:val="0"/>
        <w:color w:val="auto"/>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2" w15:restartNumberingAfterBreak="0">
    <w:nsid w:val="3BD75FF1"/>
    <w:multiLevelType w:val="multilevel"/>
    <w:tmpl w:val="3BD75FF1"/>
    <w:lvl w:ilvl="0">
      <w:start w:val="5"/>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3" w15:restartNumberingAfterBreak="0">
    <w:nsid w:val="3C5309AB"/>
    <w:multiLevelType w:val="hybridMultilevel"/>
    <w:tmpl w:val="3544D12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4" w15:restartNumberingAfterBreak="0">
    <w:nsid w:val="3C63719C"/>
    <w:multiLevelType w:val="hybridMultilevel"/>
    <w:tmpl w:val="9BBE3D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5" w15:restartNumberingAfterBreak="0">
    <w:nsid w:val="3C6A6992"/>
    <w:multiLevelType w:val="multilevel"/>
    <w:tmpl w:val="A2AAE2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3CB951A3"/>
    <w:multiLevelType w:val="multilevel"/>
    <w:tmpl w:val="415CD45A"/>
    <w:lvl w:ilvl="0">
      <w:start w:val="1"/>
      <w:numFmt w:val="bullet"/>
      <w:lvlText w:val=""/>
      <w:lvlJc w:val="left"/>
      <w:pPr>
        <w:ind w:left="851" w:hanging="284"/>
      </w:pPr>
      <w:rPr>
        <w:rFonts w:ascii="Symbol" w:hAnsi="Symbol" w:hint="default"/>
        <w:b w:val="0"/>
        <w:bCs w:val="0"/>
        <w:i w:val="0"/>
        <w:iCs w:val="0"/>
        <w:caps w:val="0"/>
        <w:smallCaps w:val="0"/>
        <w:strike w:val="0"/>
        <w:dstrike w:val="0"/>
        <w:vanish w:val="0"/>
        <w:webHidden w:val="0"/>
        <w:color w:val="000000"/>
        <w:spacing w:val="0"/>
        <w:kern w:val="0"/>
        <w:position w:val="0"/>
        <w:u w:val="none"/>
        <w:effect w:val="none"/>
        <w:vertAlign w:val="baseline"/>
        <w:specVanish w:val="0"/>
      </w:rPr>
    </w:lvl>
    <w:lvl w:ilvl="1">
      <w:start w:val="1"/>
      <w:numFmt w:val="decimal"/>
      <w:lvlText w:val="%2."/>
      <w:lvlJc w:val="left"/>
      <w:pPr>
        <w:ind w:left="1134" w:hanging="283"/>
      </w:pPr>
      <w:rPr>
        <w:color w:val="auto"/>
        <w:sz w:val="22"/>
      </w:rPr>
    </w:lvl>
    <w:lvl w:ilvl="2">
      <w:start w:val="1"/>
      <w:numFmt w:val="bullet"/>
      <w:lvlText w:val="♦"/>
      <w:lvlJc w:val="left"/>
      <w:pPr>
        <w:ind w:left="1418" w:hanging="284"/>
      </w:pPr>
      <w:rPr>
        <w:rFonts w:ascii="Times New Roman" w:hAnsi="Times New Roman" w:cs="Times New Roman" w:hint="default"/>
        <w:color w:val="auto"/>
        <w:sz w:val="22"/>
      </w:rPr>
    </w:lvl>
    <w:lvl w:ilvl="3">
      <w:start w:val="1"/>
      <w:numFmt w:val="bullet"/>
      <w:lvlText w:val="□"/>
      <w:lvlJc w:val="left"/>
      <w:pPr>
        <w:ind w:left="1701" w:hanging="283"/>
      </w:pPr>
      <w:rPr>
        <w:rFonts w:ascii="Times New Roman" w:hAnsi="Times New Roman" w:cs="Times New Roman" w:hint="default"/>
        <w:color w:val="auto"/>
      </w:rPr>
    </w:lvl>
    <w:lvl w:ilvl="4">
      <w:start w:val="1"/>
      <w:numFmt w:val="bullet"/>
      <w:lvlText w:val="▪"/>
      <w:lvlJc w:val="left"/>
      <w:pPr>
        <w:ind w:left="1985" w:hanging="284"/>
      </w:pPr>
      <w:rPr>
        <w:rFonts w:ascii="Times New Roman" w:hAnsi="Times New Roman" w:cs="Times New Roman" w:hint="default"/>
        <w:color w:val="auto"/>
      </w:rPr>
    </w:lvl>
    <w:lvl w:ilvl="5">
      <w:start w:val="1"/>
      <w:numFmt w:val="lowerRoman"/>
      <w:lvlText w:val="(%6)"/>
      <w:lvlJc w:val="left"/>
      <w:pPr>
        <w:ind w:left="2727" w:hanging="360"/>
      </w:pPr>
    </w:lvl>
    <w:lvl w:ilvl="6">
      <w:start w:val="1"/>
      <w:numFmt w:val="decimal"/>
      <w:lvlText w:val="%7."/>
      <w:lvlJc w:val="left"/>
      <w:pPr>
        <w:ind w:left="3087" w:hanging="360"/>
      </w:pPr>
    </w:lvl>
    <w:lvl w:ilvl="7">
      <w:start w:val="1"/>
      <w:numFmt w:val="lowerLetter"/>
      <w:lvlText w:val="%8."/>
      <w:lvlJc w:val="left"/>
      <w:pPr>
        <w:ind w:left="3447" w:hanging="360"/>
      </w:pPr>
    </w:lvl>
    <w:lvl w:ilvl="8">
      <w:start w:val="1"/>
      <w:numFmt w:val="lowerRoman"/>
      <w:lvlText w:val="%9."/>
      <w:lvlJc w:val="left"/>
      <w:pPr>
        <w:ind w:left="3807" w:hanging="360"/>
      </w:pPr>
    </w:lvl>
  </w:abstractNum>
  <w:abstractNum w:abstractNumId="267" w15:restartNumberingAfterBreak="0">
    <w:nsid w:val="3CBF2E38"/>
    <w:multiLevelType w:val="hybridMultilevel"/>
    <w:tmpl w:val="B03C71B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8" w15:restartNumberingAfterBreak="0">
    <w:nsid w:val="3D3B309E"/>
    <w:multiLevelType w:val="multilevel"/>
    <w:tmpl w:val="3754FBC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9" w15:restartNumberingAfterBreak="0">
    <w:nsid w:val="3D8B3444"/>
    <w:multiLevelType w:val="hybridMultilevel"/>
    <w:tmpl w:val="A3C8BF1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0" w15:restartNumberingAfterBreak="0">
    <w:nsid w:val="3E103882"/>
    <w:multiLevelType w:val="hybridMultilevel"/>
    <w:tmpl w:val="0674E2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1" w15:restartNumberingAfterBreak="0">
    <w:nsid w:val="3E562824"/>
    <w:multiLevelType w:val="hybridMultilevel"/>
    <w:tmpl w:val="29A2AB7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2" w15:restartNumberingAfterBreak="0">
    <w:nsid w:val="3E7C6092"/>
    <w:multiLevelType w:val="hybridMultilevel"/>
    <w:tmpl w:val="0D6680E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3" w15:restartNumberingAfterBreak="0">
    <w:nsid w:val="3EB141CF"/>
    <w:multiLevelType w:val="hybridMultilevel"/>
    <w:tmpl w:val="A2F89C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4" w15:restartNumberingAfterBreak="0">
    <w:nsid w:val="3EF8715F"/>
    <w:multiLevelType w:val="hybridMultilevel"/>
    <w:tmpl w:val="2228E52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5" w15:restartNumberingAfterBreak="0">
    <w:nsid w:val="3F5614C1"/>
    <w:multiLevelType w:val="hybridMultilevel"/>
    <w:tmpl w:val="C960056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6" w15:restartNumberingAfterBreak="0">
    <w:nsid w:val="3F6661B6"/>
    <w:multiLevelType w:val="hybridMultilevel"/>
    <w:tmpl w:val="798448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7" w15:restartNumberingAfterBreak="0">
    <w:nsid w:val="3F9D1CE8"/>
    <w:multiLevelType w:val="hybridMultilevel"/>
    <w:tmpl w:val="6D5012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8" w15:restartNumberingAfterBreak="0">
    <w:nsid w:val="3FBD098C"/>
    <w:multiLevelType w:val="hybridMultilevel"/>
    <w:tmpl w:val="EE363F6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9" w15:restartNumberingAfterBreak="0">
    <w:nsid w:val="3FDA41A9"/>
    <w:multiLevelType w:val="hybridMultilevel"/>
    <w:tmpl w:val="E8A8F3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0" w15:restartNumberingAfterBreak="0">
    <w:nsid w:val="40B072F8"/>
    <w:multiLevelType w:val="multilevel"/>
    <w:tmpl w:val="04090023"/>
    <w:styleLink w:val="ArticleSection"/>
    <w:lvl w:ilvl="0">
      <w:start w:val="1"/>
      <w:numFmt w:val="decimalFullWidth"/>
      <w:lvlText w:val="%1"/>
      <w:lvlJc w:val="left"/>
      <w:pPr>
        <w:tabs>
          <w:tab w:val="num" w:pos="425"/>
        </w:tabs>
        <w:ind w:left="425" w:hanging="425"/>
      </w:pPr>
    </w:lvl>
    <w:lvl w:ilvl="1">
      <w:start w:val="1"/>
      <w:numFmt w:val="aiueoFullWidth"/>
      <w:lvlText w:val="(%2)"/>
      <w:lvlJc w:val="left"/>
      <w:pPr>
        <w:tabs>
          <w:tab w:val="num" w:pos="851"/>
        </w:tabs>
        <w:ind w:left="851" w:hanging="426"/>
      </w:pPr>
    </w:lvl>
    <w:lvl w:ilvl="2">
      <w:start w:val="1"/>
      <w:numFmt w:val="decimalEnclosedCircle"/>
      <w:lvlText w:val="%3"/>
      <w:lvlJc w:val="left"/>
      <w:pPr>
        <w:tabs>
          <w:tab w:val="num" w:pos="1276"/>
        </w:tabs>
        <w:ind w:left="1276" w:hanging="425"/>
      </w:pPr>
    </w:lvl>
    <w:lvl w:ilvl="3">
      <w:start w:val="1"/>
      <w:numFmt w:val="irohaFullWidth"/>
      <w:lvlText w:val="(%4)"/>
      <w:lvlJc w:val="left"/>
      <w:pPr>
        <w:tabs>
          <w:tab w:val="num" w:pos="1701"/>
        </w:tabs>
        <w:ind w:left="1701" w:hanging="425"/>
      </w:pPr>
    </w:lvl>
    <w:lvl w:ilvl="4">
      <w:start w:val="1"/>
      <w:numFmt w:val="none"/>
      <w:suff w:val="nothing"/>
      <w:lvlText w:val=""/>
      <w:lvlJc w:val="left"/>
      <w:pPr>
        <w:tabs>
          <w:tab w:val="num" w:pos="2126"/>
        </w:tabs>
        <w:ind w:left="2126" w:hanging="425"/>
      </w:pPr>
    </w:lvl>
    <w:lvl w:ilvl="5">
      <w:start w:val="1"/>
      <w:numFmt w:val="none"/>
      <w:suff w:val="nothing"/>
      <w:lvlText w:val=""/>
      <w:lvlJc w:val="left"/>
      <w:pPr>
        <w:tabs>
          <w:tab w:val="num" w:pos="2551"/>
        </w:tabs>
        <w:ind w:left="2551" w:hanging="425"/>
      </w:pPr>
    </w:lvl>
    <w:lvl w:ilvl="6">
      <w:start w:val="1"/>
      <w:numFmt w:val="none"/>
      <w:suff w:val="nothing"/>
      <w:lvlText w:val=""/>
      <w:lvlJc w:val="left"/>
      <w:pPr>
        <w:tabs>
          <w:tab w:val="num" w:pos="2976"/>
        </w:tabs>
        <w:ind w:left="2976" w:hanging="425"/>
      </w:pPr>
    </w:lvl>
    <w:lvl w:ilvl="7">
      <w:start w:val="1"/>
      <w:numFmt w:val="none"/>
      <w:suff w:val="nothing"/>
      <w:lvlText w:val=""/>
      <w:lvlJc w:val="left"/>
      <w:pPr>
        <w:tabs>
          <w:tab w:val="num" w:pos="3402"/>
        </w:tabs>
        <w:ind w:left="3402" w:hanging="426"/>
      </w:pPr>
    </w:lvl>
    <w:lvl w:ilvl="8">
      <w:start w:val="1"/>
      <w:numFmt w:val="none"/>
      <w:suff w:val="nothing"/>
      <w:lvlText w:val=""/>
      <w:lvlJc w:val="right"/>
      <w:pPr>
        <w:tabs>
          <w:tab w:val="num" w:pos="3827"/>
        </w:tabs>
        <w:ind w:left="3827" w:hanging="425"/>
      </w:pPr>
    </w:lvl>
  </w:abstractNum>
  <w:abstractNum w:abstractNumId="281" w15:restartNumberingAfterBreak="0">
    <w:nsid w:val="40B40A2C"/>
    <w:multiLevelType w:val="hybridMultilevel"/>
    <w:tmpl w:val="C2780B7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2" w15:restartNumberingAfterBreak="0">
    <w:nsid w:val="40DE34BC"/>
    <w:multiLevelType w:val="singleLevel"/>
    <w:tmpl w:val="1BAE590C"/>
    <w:lvl w:ilvl="0">
      <w:start w:val="1"/>
      <w:numFmt w:val="decimal"/>
      <w:pStyle w:val="TdocHeading1"/>
      <w:lvlText w:val="%1."/>
      <w:lvlJc w:val="left"/>
      <w:pPr>
        <w:tabs>
          <w:tab w:val="num" w:pos="360"/>
        </w:tabs>
        <w:ind w:left="360" w:hanging="360"/>
      </w:pPr>
    </w:lvl>
  </w:abstractNum>
  <w:abstractNum w:abstractNumId="283" w15:restartNumberingAfterBreak="0">
    <w:nsid w:val="40E12662"/>
    <w:multiLevelType w:val="hybridMultilevel"/>
    <w:tmpl w:val="80E435B2"/>
    <w:lvl w:ilvl="0" w:tplc="4202C932">
      <w:start w:val="1"/>
      <w:numFmt w:val="bullet"/>
      <w:lvlText w:val=""/>
      <w:lvlJc w:val="left"/>
      <w:pPr>
        <w:ind w:left="840" w:hanging="420"/>
      </w:pPr>
      <w:rPr>
        <w:rFonts w:ascii="Symbol" w:eastAsia="MS Mincho" w:hAnsi="Symbol" w:cs="Times New Roman" w:hint="default"/>
      </w:rPr>
    </w:lvl>
    <w:lvl w:ilvl="1" w:tplc="04090003">
      <w:start w:val="1"/>
      <w:numFmt w:val="bullet"/>
      <w:lvlText w:val="o"/>
      <w:lvlJc w:val="left"/>
      <w:pPr>
        <w:ind w:left="1260" w:hanging="420"/>
      </w:pPr>
      <w:rPr>
        <w:rFonts w:ascii="Courier New" w:hAnsi="Courier New" w:cs="Courier New"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84" w15:restartNumberingAfterBreak="0">
    <w:nsid w:val="4115173E"/>
    <w:multiLevelType w:val="hybridMultilevel"/>
    <w:tmpl w:val="93548EAA"/>
    <w:lvl w:ilvl="0" w:tplc="4E5CA9E4">
      <w:numFmt w:val="bullet"/>
      <w:lvlText w:val="-"/>
      <w:lvlJc w:val="left"/>
      <w:pPr>
        <w:ind w:left="840" w:hanging="420"/>
      </w:pPr>
      <w:rPr>
        <w:rFonts w:ascii="Times New Roman" w:eastAsia="MS Mincho" w:hAnsi="Times New Roman" w:cs="Times New Roman"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85" w15:restartNumberingAfterBreak="0">
    <w:nsid w:val="416E5BDE"/>
    <w:multiLevelType w:val="hybridMultilevel"/>
    <w:tmpl w:val="E0FEF1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6" w15:restartNumberingAfterBreak="0">
    <w:nsid w:val="417F6AFB"/>
    <w:multiLevelType w:val="multilevel"/>
    <w:tmpl w:val="E01C1B54"/>
    <w:lvl w:ilvl="0">
      <w:start w:val="1"/>
      <w:numFmt w:val="bullet"/>
      <w:pStyle w:val="3GPPAgreements"/>
      <w:lvlText w:val="●"/>
      <w:lvlJc w:val="left"/>
      <w:pPr>
        <w:ind w:left="284" w:hanging="284"/>
      </w:pPr>
      <w:rPr>
        <w:rFonts w:ascii="Times New Roman" w:hAnsi="Times New Roman" w:cs="Times New Roman" w:hint="default"/>
        <w:color w:val="auto"/>
        <w:sz w:val="22"/>
      </w:rPr>
    </w:lvl>
    <w:lvl w:ilvl="1">
      <w:start w:val="1"/>
      <w:numFmt w:val="bullet"/>
      <w:lvlText w:val="○"/>
      <w:lvlJc w:val="left"/>
      <w:pPr>
        <w:ind w:left="567" w:hanging="283"/>
      </w:pPr>
      <w:rPr>
        <w:rFonts w:ascii="Times New Roman" w:hAnsi="Times New Roman" w:cs="Times New Roman" w:hint="default"/>
        <w:color w:val="auto"/>
        <w:sz w:val="22"/>
      </w:rPr>
    </w:lvl>
    <w:lvl w:ilvl="2">
      <w:start w:val="1"/>
      <w:numFmt w:val="decimal"/>
      <w:lvlText w:val="%3."/>
      <w:lvlJc w:val="left"/>
      <w:pPr>
        <w:ind w:left="851" w:hanging="284"/>
      </w:pPr>
      <w:rPr>
        <w:rFonts w:hint="default"/>
        <w:color w:val="auto"/>
        <w:sz w:val="22"/>
      </w:rPr>
    </w:lvl>
    <w:lvl w:ilvl="3">
      <w:start w:val="1"/>
      <w:numFmt w:val="bullet"/>
      <w:lvlText w:val="□"/>
      <w:lvlJc w:val="left"/>
      <w:pPr>
        <w:ind w:left="1134" w:hanging="283"/>
      </w:pPr>
      <w:rPr>
        <w:rFonts w:ascii="Times New Roman" w:hAnsi="Times New Roman" w:cs="Times New Roman" w:hint="default"/>
        <w:color w:val="auto"/>
      </w:rPr>
    </w:lvl>
    <w:lvl w:ilvl="4">
      <w:start w:val="1"/>
      <w:numFmt w:val="bullet"/>
      <w:lvlText w:val="▪"/>
      <w:lvlJc w:val="left"/>
      <w:pPr>
        <w:ind w:left="1418" w:hanging="284"/>
      </w:pPr>
      <w:rPr>
        <w:rFonts w:ascii="Times New Roman" w:hAnsi="Times New Roman" w:cs="Times New Roman"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7" w15:restartNumberingAfterBreak="0">
    <w:nsid w:val="418552DA"/>
    <w:multiLevelType w:val="hybridMultilevel"/>
    <w:tmpl w:val="934E9BB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8" w15:restartNumberingAfterBreak="0">
    <w:nsid w:val="41A65049"/>
    <w:multiLevelType w:val="hybridMultilevel"/>
    <w:tmpl w:val="E158958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9" w15:restartNumberingAfterBreak="0">
    <w:nsid w:val="41DB2BC7"/>
    <w:multiLevelType w:val="multilevel"/>
    <w:tmpl w:val="7F00C4E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90" w15:restartNumberingAfterBreak="0">
    <w:nsid w:val="42167506"/>
    <w:multiLevelType w:val="hybridMultilevel"/>
    <w:tmpl w:val="64AEDF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1" w15:restartNumberingAfterBreak="0">
    <w:nsid w:val="42225745"/>
    <w:multiLevelType w:val="hybridMultilevel"/>
    <w:tmpl w:val="4A30838C"/>
    <w:lvl w:ilvl="0" w:tplc="08090001">
      <w:start w:val="1"/>
      <w:numFmt w:val="bullet"/>
      <w:lvlText w:val=""/>
      <w:lvlJc w:val="left"/>
      <w:pPr>
        <w:ind w:left="76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2" w15:restartNumberingAfterBreak="0">
    <w:nsid w:val="422A0CB4"/>
    <w:multiLevelType w:val="hybridMultilevel"/>
    <w:tmpl w:val="2EB0631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3" w15:restartNumberingAfterBreak="0">
    <w:nsid w:val="423C4804"/>
    <w:multiLevelType w:val="hybridMultilevel"/>
    <w:tmpl w:val="2A38F2F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4" w15:restartNumberingAfterBreak="0">
    <w:nsid w:val="42A46124"/>
    <w:multiLevelType w:val="multilevel"/>
    <w:tmpl w:val="417F6AFB"/>
    <w:lvl w:ilvl="0">
      <w:start w:val="1"/>
      <w:numFmt w:val="bullet"/>
      <w:lvlText w:val="●"/>
      <w:lvlJc w:val="left"/>
      <w:pPr>
        <w:ind w:left="284" w:hanging="284"/>
      </w:pPr>
      <w:rPr>
        <w:rFonts w:ascii="Times New Roman" w:hAnsi="Times New Roman" w:cs="Times New Roman" w:hint="default"/>
        <w:b w:val="0"/>
        <w:bCs w:val="0"/>
        <w:i w:val="0"/>
        <w:iCs w:val="0"/>
        <w:caps w:val="0"/>
        <w:smallCaps w:val="0"/>
        <w:strike w:val="0"/>
        <w:dstrike w:val="0"/>
        <w:noProof w:val="0"/>
        <w:vanish w:val="0"/>
        <w:webHidden w:val="0"/>
        <w:color w:val="auto"/>
        <w:spacing w:val="0"/>
        <w:kern w:val="0"/>
        <w:position w:val="0"/>
        <w:sz w:val="22"/>
        <w:u w:val="none"/>
        <w:effect w:val="none"/>
        <w:vertAlign w:val="baseline"/>
        <w:em w:val="none"/>
        <w:specVanish w:val="0"/>
      </w:rPr>
    </w:lvl>
    <w:lvl w:ilvl="1">
      <w:start w:val="1"/>
      <w:numFmt w:val="bullet"/>
      <w:pStyle w:val="3GPPH2"/>
      <w:lvlText w:val="○"/>
      <w:lvlJc w:val="left"/>
      <w:pPr>
        <w:ind w:left="567" w:hanging="283"/>
      </w:pPr>
      <w:rPr>
        <w:rFonts w:ascii="Times New Roman" w:hAnsi="Times New Roman" w:cs="Times New Roman" w:hint="default"/>
        <w:color w:val="auto"/>
        <w:sz w:val="22"/>
      </w:rPr>
    </w:lvl>
    <w:lvl w:ilvl="2">
      <w:start w:val="1"/>
      <w:numFmt w:val="bullet"/>
      <w:lvlText w:val="♦"/>
      <w:lvlJc w:val="left"/>
      <w:pPr>
        <w:ind w:left="851" w:hanging="284"/>
      </w:pPr>
      <w:rPr>
        <w:rFonts w:ascii="Times New Roman" w:hAnsi="Times New Roman" w:cs="Times New Roman" w:hint="default"/>
        <w:color w:val="auto"/>
        <w:sz w:val="22"/>
      </w:rPr>
    </w:lvl>
    <w:lvl w:ilvl="3">
      <w:start w:val="1"/>
      <w:numFmt w:val="bullet"/>
      <w:lvlText w:val="□"/>
      <w:lvlJc w:val="left"/>
      <w:pPr>
        <w:ind w:left="1134" w:hanging="283"/>
      </w:pPr>
      <w:rPr>
        <w:rFonts w:ascii="Times New Roman" w:hAnsi="Times New Roman" w:cs="Times New Roman" w:hint="default"/>
        <w:color w:val="auto"/>
      </w:rPr>
    </w:lvl>
    <w:lvl w:ilvl="4">
      <w:start w:val="1"/>
      <w:numFmt w:val="bullet"/>
      <w:lvlText w:val="▪"/>
      <w:lvlJc w:val="left"/>
      <w:pPr>
        <w:ind w:left="1418" w:hanging="284"/>
      </w:pPr>
      <w:rPr>
        <w:rFonts w:ascii="Times New Roman" w:hAnsi="Times New Roman" w:cs="Times New Roman" w:hint="default"/>
        <w:color w:val="auto"/>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5" w15:restartNumberingAfterBreak="0">
    <w:nsid w:val="42B257F4"/>
    <w:multiLevelType w:val="hybridMultilevel"/>
    <w:tmpl w:val="04A6913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6" w15:restartNumberingAfterBreak="0">
    <w:nsid w:val="42B27B68"/>
    <w:multiLevelType w:val="hybridMultilevel"/>
    <w:tmpl w:val="6E92793E"/>
    <w:name w:val="Heading22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7" w15:restartNumberingAfterBreak="0">
    <w:nsid w:val="42B553E0"/>
    <w:multiLevelType w:val="hybridMultilevel"/>
    <w:tmpl w:val="B93A7862"/>
    <w:lvl w:ilvl="0" w:tplc="AF96B248">
      <w:numFmt w:val="bullet"/>
      <w:lvlText w:val=""/>
      <w:lvlJc w:val="left"/>
      <w:pPr>
        <w:ind w:left="720" w:hanging="360"/>
      </w:pPr>
      <w:rPr>
        <w:rFonts w:ascii="Symbol" w:eastAsia="Calibri" w:hAnsi="Symbol" w:cs="Times New Roman" w:hint="default"/>
        <w:lang w:val="en-GB"/>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start w:val="1"/>
      <w:numFmt w:val="bullet"/>
      <w:lvlText w:val=""/>
      <w:lvlJc w:val="left"/>
      <w:pPr>
        <w:ind w:left="2880" w:hanging="360"/>
      </w:pPr>
      <w:rPr>
        <w:rFonts w:ascii="Symbol" w:hAnsi="Symbol" w:hint="default"/>
      </w:rPr>
    </w:lvl>
    <w:lvl w:ilvl="4" w:tplc="041D0003">
      <w:start w:val="1"/>
      <w:numFmt w:val="bullet"/>
      <w:lvlText w:val="o"/>
      <w:lvlJc w:val="left"/>
      <w:pPr>
        <w:ind w:left="3600" w:hanging="360"/>
      </w:pPr>
      <w:rPr>
        <w:rFonts w:ascii="Courier New" w:hAnsi="Courier New" w:cs="Courier New" w:hint="default"/>
      </w:rPr>
    </w:lvl>
    <w:lvl w:ilvl="5" w:tplc="041D0005">
      <w:start w:val="1"/>
      <w:numFmt w:val="bullet"/>
      <w:lvlText w:val=""/>
      <w:lvlJc w:val="left"/>
      <w:pPr>
        <w:ind w:left="4320" w:hanging="360"/>
      </w:pPr>
      <w:rPr>
        <w:rFonts w:ascii="Wingdings" w:hAnsi="Wingdings" w:hint="default"/>
      </w:rPr>
    </w:lvl>
    <w:lvl w:ilvl="6" w:tplc="041D0001">
      <w:start w:val="1"/>
      <w:numFmt w:val="bullet"/>
      <w:lvlText w:val=""/>
      <w:lvlJc w:val="left"/>
      <w:pPr>
        <w:ind w:left="5040" w:hanging="360"/>
      </w:pPr>
      <w:rPr>
        <w:rFonts w:ascii="Symbol" w:hAnsi="Symbol" w:hint="default"/>
      </w:rPr>
    </w:lvl>
    <w:lvl w:ilvl="7" w:tplc="041D0003">
      <w:start w:val="1"/>
      <w:numFmt w:val="bullet"/>
      <w:lvlText w:val="o"/>
      <w:lvlJc w:val="left"/>
      <w:pPr>
        <w:ind w:left="5760" w:hanging="360"/>
      </w:pPr>
      <w:rPr>
        <w:rFonts w:ascii="Courier New" w:hAnsi="Courier New" w:cs="Courier New" w:hint="default"/>
      </w:rPr>
    </w:lvl>
    <w:lvl w:ilvl="8" w:tplc="041D0005">
      <w:start w:val="1"/>
      <w:numFmt w:val="bullet"/>
      <w:lvlText w:val=""/>
      <w:lvlJc w:val="left"/>
      <w:pPr>
        <w:ind w:left="6480" w:hanging="360"/>
      </w:pPr>
      <w:rPr>
        <w:rFonts w:ascii="Wingdings" w:hAnsi="Wingdings" w:hint="default"/>
      </w:rPr>
    </w:lvl>
  </w:abstractNum>
  <w:abstractNum w:abstractNumId="298" w15:restartNumberingAfterBreak="0">
    <w:nsid w:val="42E76726"/>
    <w:multiLevelType w:val="hybridMultilevel"/>
    <w:tmpl w:val="F29019F8"/>
    <w:lvl w:ilvl="0" w:tplc="08090001">
      <w:start w:val="1"/>
      <w:numFmt w:val="bullet"/>
      <w:lvlText w:val=""/>
      <w:lvlJc w:val="left"/>
      <w:pPr>
        <w:ind w:left="760" w:hanging="360"/>
      </w:pPr>
      <w:rPr>
        <w:rFonts w:ascii="Symbol" w:hAnsi="Symbol" w:hint="default"/>
      </w:rPr>
    </w:lvl>
    <w:lvl w:ilvl="1" w:tplc="04090001">
      <w:start w:val="1"/>
      <w:numFmt w:val="bullet"/>
      <w:lvlText w:val=""/>
      <w:lvlJc w:val="left"/>
      <w:pPr>
        <w:ind w:left="1200" w:hanging="400"/>
      </w:pPr>
      <w:rPr>
        <w:rFonts w:ascii="Symbol" w:hAnsi="Symbol" w:hint="default"/>
      </w:rPr>
    </w:lvl>
    <w:lvl w:ilvl="2" w:tplc="04090003">
      <w:start w:val="1"/>
      <w:numFmt w:val="bullet"/>
      <w:lvlText w:val="o"/>
      <w:lvlJc w:val="left"/>
      <w:pPr>
        <w:ind w:left="1600" w:hanging="400"/>
      </w:pPr>
      <w:rPr>
        <w:rFonts w:ascii="Courier New" w:hAnsi="Courier New" w:cs="Courier New" w:hint="default"/>
      </w:rPr>
    </w:lvl>
    <w:lvl w:ilvl="3" w:tplc="04090001">
      <w:start w:val="1"/>
      <w:numFmt w:val="bullet"/>
      <w:lvlText w:val=""/>
      <w:lvlJc w:val="left"/>
      <w:pPr>
        <w:ind w:left="2000" w:hanging="400"/>
      </w:pPr>
      <w:rPr>
        <w:rFonts w:ascii="Wingdings" w:hAnsi="Wingdings" w:hint="default"/>
      </w:rPr>
    </w:lvl>
    <w:lvl w:ilvl="4" w:tplc="04090003">
      <w:start w:val="1"/>
      <w:numFmt w:val="bullet"/>
      <w:lvlText w:val=""/>
      <w:lvlJc w:val="left"/>
      <w:pPr>
        <w:ind w:left="2400" w:hanging="400"/>
      </w:pPr>
      <w:rPr>
        <w:rFonts w:ascii="Wingdings" w:hAnsi="Wingdings" w:hint="default"/>
      </w:rPr>
    </w:lvl>
    <w:lvl w:ilvl="5" w:tplc="04090005">
      <w:start w:val="1"/>
      <w:numFmt w:val="bullet"/>
      <w:lvlText w:val=""/>
      <w:lvlJc w:val="left"/>
      <w:pPr>
        <w:ind w:left="2800" w:hanging="400"/>
      </w:pPr>
      <w:rPr>
        <w:rFonts w:ascii="Wingdings" w:hAnsi="Wingdings" w:hint="default"/>
      </w:rPr>
    </w:lvl>
    <w:lvl w:ilvl="6" w:tplc="04090001">
      <w:start w:val="1"/>
      <w:numFmt w:val="bullet"/>
      <w:lvlText w:val=""/>
      <w:lvlJc w:val="left"/>
      <w:pPr>
        <w:ind w:left="3200" w:hanging="400"/>
      </w:pPr>
      <w:rPr>
        <w:rFonts w:ascii="Wingdings" w:hAnsi="Wingdings" w:hint="default"/>
      </w:rPr>
    </w:lvl>
    <w:lvl w:ilvl="7" w:tplc="04090003">
      <w:start w:val="1"/>
      <w:numFmt w:val="bullet"/>
      <w:lvlText w:val=""/>
      <w:lvlJc w:val="left"/>
      <w:pPr>
        <w:ind w:left="3600" w:hanging="400"/>
      </w:pPr>
      <w:rPr>
        <w:rFonts w:ascii="Wingdings" w:hAnsi="Wingdings" w:hint="default"/>
      </w:rPr>
    </w:lvl>
    <w:lvl w:ilvl="8" w:tplc="04090005">
      <w:start w:val="1"/>
      <w:numFmt w:val="bullet"/>
      <w:lvlText w:val=""/>
      <w:lvlJc w:val="left"/>
      <w:pPr>
        <w:ind w:left="4000" w:hanging="400"/>
      </w:pPr>
      <w:rPr>
        <w:rFonts w:ascii="Wingdings" w:hAnsi="Wingdings" w:hint="default"/>
      </w:rPr>
    </w:lvl>
  </w:abstractNum>
  <w:abstractNum w:abstractNumId="299" w15:restartNumberingAfterBreak="0">
    <w:nsid w:val="42F62139"/>
    <w:multiLevelType w:val="multilevel"/>
    <w:tmpl w:val="42F62139"/>
    <w:lvl w:ilvl="0">
      <w:start w:val="2"/>
      <w:numFmt w:val="bullet"/>
      <w:pStyle w:val="listauto1"/>
      <w:lvlText w:val="-"/>
      <w:lvlJc w:val="left"/>
      <w:pPr>
        <w:ind w:left="1440" w:hanging="864"/>
      </w:pPr>
      <w:rPr>
        <w:rFonts w:ascii="Times New Roman" w:eastAsia="DengXian" w:hAnsi="Times New Roman" w:cs="Times New Roman" w:hint="default"/>
      </w:rPr>
    </w:lvl>
    <w:lvl w:ilvl="1">
      <w:start w:val="1"/>
      <w:numFmt w:val="bullet"/>
      <w:pStyle w:val="listauto2"/>
      <w:lvlText w:val="o"/>
      <w:lvlJc w:val="left"/>
      <w:pPr>
        <w:ind w:left="1440" w:hanging="600"/>
      </w:pPr>
      <w:rPr>
        <w:rFonts w:ascii="Courier New" w:hAnsi="Courier New" w:cs="Times New Roman"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00" w15:restartNumberingAfterBreak="0">
    <w:nsid w:val="43252920"/>
    <w:multiLevelType w:val="hybridMultilevel"/>
    <w:tmpl w:val="E7D09B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1" w15:restartNumberingAfterBreak="0">
    <w:nsid w:val="433A550E"/>
    <w:multiLevelType w:val="hybridMultilevel"/>
    <w:tmpl w:val="4C9A067A"/>
    <w:lvl w:ilvl="0" w:tplc="E23CD13A">
      <w:numFmt w:val="bullet"/>
      <w:lvlText w:val="-"/>
      <w:lvlJc w:val="left"/>
      <w:pPr>
        <w:ind w:left="720" w:hanging="360"/>
      </w:pPr>
      <w:rPr>
        <w:rFonts w:ascii="Times" w:eastAsia="Batang" w:hAnsi="Times" w:cs="Time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2" w15:restartNumberingAfterBreak="0">
    <w:nsid w:val="43FF5F2B"/>
    <w:multiLevelType w:val="multilevel"/>
    <w:tmpl w:val="6EA4E4CA"/>
    <w:styleLink w:val="StyleBulletedSymbolsymbolLeft025Hanging02511"/>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1999"/>
        </w:tabs>
        <w:ind w:left="1999" w:hanging="864"/>
      </w:pPr>
      <w:rPr>
        <w:rFonts w:hint="default"/>
        <w:b/>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03" w15:restartNumberingAfterBreak="0">
    <w:nsid w:val="441F1168"/>
    <w:multiLevelType w:val="multilevel"/>
    <w:tmpl w:val="3754FBC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4" w15:restartNumberingAfterBreak="0">
    <w:nsid w:val="44360C28"/>
    <w:multiLevelType w:val="hybridMultilevel"/>
    <w:tmpl w:val="FF420C6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5" w15:restartNumberingAfterBreak="0">
    <w:nsid w:val="44506F08"/>
    <w:multiLevelType w:val="hybridMultilevel"/>
    <w:tmpl w:val="A51483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6" w15:restartNumberingAfterBreak="0">
    <w:nsid w:val="44EF374D"/>
    <w:multiLevelType w:val="hybridMultilevel"/>
    <w:tmpl w:val="9C4CB84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7" w15:restartNumberingAfterBreak="0">
    <w:nsid w:val="44FB1D5D"/>
    <w:multiLevelType w:val="multilevel"/>
    <w:tmpl w:val="45CE6684"/>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451750AA"/>
    <w:multiLevelType w:val="multilevel"/>
    <w:tmpl w:val="AC9C8452"/>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4575589E"/>
    <w:multiLevelType w:val="hybridMultilevel"/>
    <w:tmpl w:val="CCBCC2E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0" w15:restartNumberingAfterBreak="0">
    <w:nsid w:val="45E05BD5"/>
    <w:multiLevelType w:val="hybridMultilevel"/>
    <w:tmpl w:val="41A6D55A"/>
    <w:lvl w:ilvl="0" w:tplc="04090001">
      <w:start w:val="1"/>
      <w:numFmt w:val="decimal"/>
      <w:pStyle w:val="NumberedList"/>
      <w:lvlText w:val="[%1]."/>
      <w:lvlJc w:val="left"/>
      <w:pPr>
        <w:tabs>
          <w:tab w:val="num" w:pos="432"/>
        </w:tabs>
        <w:ind w:left="432" w:hanging="432"/>
      </w:pPr>
      <w:rPr>
        <w:rFonts w:hint="default"/>
      </w:rPr>
    </w:lvl>
    <w:lvl w:ilvl="1" w:tplc="04090003">
      <w:start w:val="1"/>
      <w:numFmt w:val="bullet"/>
      <w:lvlText w:val=""/>
      <w:lvlJc w:val="left"/>
      <w:pPr>
        <w:tabs>
          <w:tab w:val="num" w:pos="360"/>
        </w:tabs>
        <w:ind w:left="360" w:hanging="360"/>
      </w:pPr>
      <w:rPr>
        <w:rFonts w:ascii="Symbol" w:hAnsi="Symbol" w:hint="default"/>
        <w:lang w:val="en-US"/>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1" w15:restartNumberingAfterBreak="0">
    <w:nsid w:val="45F338ED"/>
    <w:multiLevelType w:val="hybridMultilevel"/>
    <w:tmpl w:val="4516E2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2" w15:restartNumberingAfterBreak="0">
    <w:nsid w:val="46015491"/>
    <w:multiLevelType w:val="hybridMultilevel"/>
    <w:tmpl w:val="35EE735C"/>
    <w:name w:val="Heading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3" w15:restartNumberingAfterBreak="0">
    <w:nsid w:val="463F3079"/>
    <w:multiLevelType w:val="hybridMultilevel"/>
    <w:tmpl w:val="7CB6BED0"/>
    <w:lvl w:ilvl="0" w:tplc="08090001">
      <w:start w:val="1"/>
      <w:numFmt w:val="bullet"/>
      <w:lvlText w:val=""/>
      <w:lvlJc w:val="left"/>
      <w:pPr>
        <w:ind w:left="870" w:hanging="51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4" w15:restartNumberingAfterBreak="0">
    <w:nsid w:val="464D3319"/>
    <w:multiLevelType w:val="multilevel"/>
    <w:tmpl w:val="C61CA6A6"/>
    <w:lvl w:ilvl="0">
      <w:start w:val="1"/>
      <w:numFmt w:val="decimal"/>
      <w:pStyle w:val="berschrift1H1"/>
      <w:lvlText w:val="%1"/>
      <w:lvlJc w:val="left"/>
      <w:pPr>
        <w:tabs>
          <w:tab w:val="num" w:pos="735"/>
        </w:tabs>
        <w:ind w:left="735" w:hanging="735"/>
      </w:pPr>
      <w:rPr>
        <w:rFonts w:hint="default"/>
      </w:rPr>
    </w:lvl>
    <w:lvl w:ilvl="1">
      <w:start w:val="1"/>
      <w:numFmt w:val="decimal"/>
      <w:lvlText w:val="%1.%2"/>
      <w:lvlJc w:val="left"/>
      <w:pPr>
        <w:tabs>
          <w:tab w:val="num" w:pos="735"/>
        </w:tabs>
        <w:ind w:left="735" w:hanging="735"/>
      </w:pPr>
      <w:rPr>
        <w:rFonts w:hint="default"/>
      </w:rPr>
    </w:lvl>
    <w:lvl w:ilvl="2">
      <w:start w:val="1"/>
      <w:numFmt w:val="decimal"/>
      <w:lvlText w:val="%1.%2.%3"/>
      <w:lvlJc w:val="left"/>
      <w:pPr>
        <w:tabs>
          <w:tab w:val="num" w:pos="1080"/>
        </w:tabs>
        <w:ind w:left="735" w:hanging="735"/>
      </w:pPr>
      <w:rPr>
        <w:rFonts w:hint="default"/>
      </w:rPr>
    </w:lvl>
    <w:lvl w:ilvl="3">
      <w:start w:val="1"/>
      <w:numFmt w:val="decimal"/>
      <w:lvlText w:val="%1.%2.%3.%4"/>
      <w:lvlJc w:val="left"/>
      <w:pPr>
        <w:tabs>
          <w:tab w:val="num" w:pos="1440"/>
        </w:tabs>
        <w:ind w:left="735" w:hanging="735"/>
      </w:pPr>
      <w:rPr>
        <w:rFonts w:hint="default"/>
      </w:rPr>
    </w:lvl>
    <w:lvl w:ilvl="4">
      <w:start w:val="1"/>
      <w:numFmt w:val="decimal"/>
      <w:lvlText w:val="%1.%2.%3.%4.%5"/>
      <w:lvlJc w:val="left"/>
      <w:pPr>
        <w:tabs>
          <w:tab w:val="num" w:pos="1440"/>
        </w:tabs>
        <w:ind w:left="1080" w:hanging="1080"/>
      </w:pPr>
      <w:rPr>
        <w:rFonts w:hint="default"/>
      </w:rPr>
    </w:lvl>
    <w:lvl w:ilvl="5">
      <w:start w:val="1"/>
      <w:numFmt w:val="decimal"/>
      <w:lvlText w:val="%1.%2.%3.%4.%5.%6"/>
      <w:lvlJc w:val="left"/>
      <w:pPr>
        <w:tabs>
          <w:tab w:val="num" w:pos="180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15" w15:restartNumberingAfterBreak="0">
    <w:nsid w:val="466432B9"/>
    <w:multiLevelType w:val="hybridMultilevel"/>
    <w:tmpl w:val="F39EA9D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6" w15:restartNumberingAfterBreak="0">
    <w:nsid w:val="46840AC0"/>
    <w:multiLevelType w:val="multilevel"/>
    <w:tmpl w:val="3BA48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468519EC"/>
    <w:multiLevelType w:val="hybridMultilevel"/>
    <w:tmpl w:val="56D6C73E"/>
    <w:lvl w:ilvl="0" w:tplc="B5A8667A">
      <w:numFmt w:val="bullet"/>
      <w:lvlText w:val="-"/>
      <w:lvlJc w:val="left"/>
      <w:pPr>
        <w:ind w:left="760" w:hanging="360"/>
      </w:pPr>
      <w:rPr>
        <w:rFonts w:ascii="Times" w:eastAsia="Batang" w:hAnsi="Times" w:cs="Times" w:hint="default"/>
      </w:rPr>
    </w:lvl>
    <w:lvl w:ilvl="1" w:tplc="04090003">
      <w:start w:val="1"/>
      <w:numFmt w:val="bullet"/>
      <w:lvlText w:val=""/>
      <w:lvlJc w:val="left"/>
      <w:pPr>
        <w:ind w:left="1200" w:hanging="400"/>
      </w:pPr>
      <w:rPr>
        <w:rFonts w:ascii="Wingdings" w:hAnsi="Wingdings" w:hint="default"/>
      </w:rPr>
    </w:lvl>
    <w:lvl w:ilvl="2" w:tplc="F2148A70">
      <w:numFmt w:val="bullet"/>
      <w:lvlText w:val="•"/>
      <w:lvlJc w:val="left"/>
      <w:pPr>
        <w:ind w:left="1920" w:hanging="720"/>
      </w:pPr>
      <w:rPr>
        <w:rFonts w:ascii="Times" w:eastAsia="Batang" w:hAnsi="Times" w:cs="Time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18" w15:restartNumberingAfterBreak="0">
    <w:nsid w:val="468B7D8F"/>
    <w:multiLevelType w:val="multilevel"/>
    <w:tmpl w:val="440A9D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46B1436C"/>
    <w:multiLevelType w:val="multilevel"/>
    <w:tmpl w:val="AF5E2D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46CA72FB"/>
    <w:multiLevelType w:val="hybridMultilevel"/>
    <w:tmpl w:val="B0E608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1" w15:restartNumberingAfterBreak="0">
    <w:nsid w:val="46EB5888"/>
    <w:multiLevelType w:val="hybridMultilevel"/>
    <w:tmpl w:val="663A21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2" w15:restartNumberingAfterBreak="0">
    <w:nsid w:val="46FC7A20"/>
    <w:multiLevelType w:val="hybridMultilevel"/>
    <w:tmpl w:val="F78EC5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3" w15:restartNumberingAfterBreak="0">
    <w:nsid w:val="47210167"/>
    <w:multiLevelType w:val="hybridMultilevel"/>
    <w:tmpl w:val="EF646A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4" w15:restartNumberingAfterBreak="0">
    <w:nsid w:val="47541AFA"/>
    <w:multiLevelType w:val="hybridMultilevel"/>
    <w:tmpl w:val="2476134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5" w15:restartNumberingAfterBreak="0">
    <w:nsid w:val="478A2E87"/>
    <w:multiLevelType w:val="hybridMultilevel"/>
    <w:tmpl w:val="B974484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6" w15:restartNumberingAfterBreak="0">
    <w:nsid w:val="47D45971"/>
    <w:multiLevelType w:val="hybridMultilevel"/>
    <w:tmpl w:val="12DE436A"/>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7" w15:restartNumberingAfterBreak="0">
    <w:nsid w:val="48024196"/>
    <w:multiLevelType w:val="hybridMultilevel"/>
    <w:tmpl w:val="8EEEC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8" w15:restartNumberingAfterBreak="0">
    <w:nsid w:val="480B0491"/>
    <w:multiLevelType w:val="hybridMultilevel"/>
    <w:tmpl w:val="E188D97C"/>
    <w:lvl w:ilvl="0" w:tplc="0809000F">
      <w:start w:val="1"/>
      <w:numFmt w:val="decimal"/>
      <w:lvlText w:val="%1."/>
      <w:lvlJc w:val="left"/>
      <w:pPr>
        <w:ind w:left="1776" w:hanging="360"/>
      </w:pPr>
    </w:lvl>
    <w:lvl w:ilvl="1" w:tplc="08090019" w:tentative="1">
      <w:start w:val="1"/>
      <w:numFmt w:val="lowerLetter"/>
      <w:lvlText w:val="%2."/>
      <w:lvlJc w:val="left"/>
      <w:pPr>
        <w:ind w:left="2496" w:hanging="360"/>
      </w:pPr>
    </w:lvl>
    <w:lvl w:ilvl="2" w:tplc="0809001B" w:tentative="1">
      <w:start w:val="1"/>
      <w:numFmt w:val="lowerRoman"/>
      <w:lvlText w:val="%3."/>
      <w:lvlJc w:val="right"/>
      <w:pPr>
        <w:ind w:left="3216" w:hanging="180"/>
      </w:pPr>
    </w:lvl>
    <w:lvl w:ilvl="3" w:tplc="0809000F" w:tentative="1">
      <w:start w:val="1"/>
      <w:numFmt w:val="decimal"/>
      <w:lvlText w:val="%4."/>
      <w:lvlJc w:val="left"/>
      <w:pPr>
        <w:ind w:left="3936" w:hanging="360"/>
      </w:pPr>
    </w:lvl>
    <w:lvl w:ilvl="4" w:tplc="08090019" w:tentative="1">
      <w:start w:val="1"/>
      <w:numFmt w:val="lowerLetter"/>
      <w:lvlText w:val="%5."/>
      <w:lvlJc w:val="left"/>
      <w:pPr>
        <w:ind w:left="4656" w:hanging="360"/>
      </w:pPr>
    </w:lvl>
    <w:lvl w:ilvl="5" w:tplc="0809001B" w:tentative="1">
      <w:start w:val="1"/>
      <w:numFmt w:val="lowerRoman"/>
      <w:lvlText w:val="%6."/>
      <w:lvlJc w:val="right"/>
      <w:pPr>
        <w:ind w:left="5376" w:hanging="180"/>
      </w:pPr>
    </w:lvl>
    <w:lvl w:ilvl="6" w:tplc="0809000F" w:tentative="1">
      <w:start w:val="1"/>
      <w:numFmt w:val="decimal"/>
      <w:lvlText w:val="%7."/>
      <w:lvlJc w:val="left"/>
      <w:pPr>
        <w:ind w:left="6096" w:hanging="360"/>
      </w:pPr>
    </w:lvl>
    <w:lvl w:ilvl="7" w:tplc="08090019" w:tentative="1">
      <w:start w:val="1"/>
      <w:numFmt w:val="lowerLetter"/>
      <w:lvlText w:val="%8."/>
      <w:lvlJc w:val="left"/>
      <w:pPr>
        <w:ind w:left="6816" w:hanging="360"/>
      </w:pPr>
    </w:lvl>
    <w:lvl w:ilvl="8" w:tplc="0809001B" w:tentative="1">
      <w:start w:val="1"/>
      <w:numFmt w:val="lowerRoman"/>
      <w:lvlText w:val="%9."/>
      <w:lvlJc w:val="right"/>
      <w:pPr>
        <w:ind w:left="7536" w:hanging="180"/>
      </w:pPr>
    </w:lvl>
  </w:abstractNum>
  <w:abstractNum w:abstractNumId="329" w15:restartNumberingAfterBreak="0">
    <w:nsid w:val="482B4F13"/>
    <w:multiLevelType w:val="hybridMultilevel"/>
    <w:tmpl w:val="982411B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0" w15:restartNumberingAfterBreak="0">
    <w:nsid w:val="48B764A8"/>
    <w:multiLevelType w:val="multilevel"/>
    <w:tmpl w:val="48B764A8"/>
    <w:lvl w:ilvl="0">
      <w:start w:val="1"/>
      <w:numFmt w:val="decimal"/>
      <w:pStyle w:val="a1"/>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31" w15:restartNumberingAfterBreak="0">
    <w:nsid w:val="48CB6797"/>
    <w:multiLevelType w:val="hybridMultilevel"/>
    <w:tmpl w:val="6E54F9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2" w15:restartNumberingAfterBreak="0">
    <w:nsid w:val="49295C06"/>
    <w:multiLevelType w:val="multilevel"/>
    <w:tmpl w:val="69ECF672"/>
    <w:lvl w:ilvl="0">
      <w:start w:val="1"/>
      <w:numFmt w:val="bullet"/>
      <w:lvlText w:val=""/>
      <w:lvlJc w:val="left"/>
      <w:pPr>
        <w:tabs>
          <w:tab w:val="left" w:pos="720"/>
        </w:tabs>
        <w:ind w:left="720" w:hanging="360"/>
      </w:pPr>
      <w:rPr>
        <w:rFonts w:ascii="Wingdings" w:hAnsi="Wingdings" w:hint="default"/>
      </w:rPr>
    </w:lvl>
    <w:lvl w:ilvl="1">
      <w:numFmt w:val="bullet"/>
      <w:lvlText w:val="–"/>
      <w:lvlJc w:val="left"/>
      <w:pPr>
        <w:tabs>
          <w:tab w:val="left" w:pos="1440"/>
        </w:tabs>
        <w:ind w:left="1440" w:hanging="360"/>
      </w:pPr>
      <w:rPr>
        <w:rFonts w:ascii="Calibri Light" w:hAnsi="Calibri Light" w:hint="default"/>
      </w:rPr>
    </w:lvl>
    <w:lvl w:ilvl="2">
      <w:numFmt w:val="bullet"/>
      <w:lvlText w:val=""/>
      <w:lvlJc w:val="left"/>
      <w:pPr>
        <w:tabs>
          <w:tab w:val="left" w:pos="2160"/>
        </w:tabs>
        <w:ind w:left="2160" w:hanging="360"/>
      </w:pPr>
      <w:rPr>
        <w:rFonts w:ascii="Symbol" w:hAnsi="Symbo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333" w15:restartNumberingAfterBreak="0">
    <w:nsid w:val="49AC1821"/>
    <w:multiLevelType w:val="hybridMultilevel"/>
    <w:tmpl w:val="E1D8BD1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4" w15:restartNumberingAfterBreak="0">
    <w:nsid w:val="49C26C94"/>
    <w:multiLevelType w:val="hybridMultilevel"/>
    <w:tmpl w:val="6802A8A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5" w15:restartNumberingAfterBreak="0">
    <w:nsid w:val="4A55685D"/>
    <w:multiLevelType w:val="singleLevel"/>
    <w:tmpl w:val="947A7058"/>
    <w:lvl w:ilvl="0">
      <w:start w:val="1"/>
      <w:numFmt w:val="bullet"/>
      <w:pStyle w:val="textintend1"/>
      <w:lvlText w:val=""/>
      <w:lvlJc w:val="left"/>
      <w:pPr>
        <w:tabs>
          <w:tab w:val="num" w:pos="992"/>
        </w:tabs>
        <w:ind w:left="992" w:hanging="425"/>
      </w:pPr>
      <w:rPr>
        <w:rFonts w:ascii="Symbol" w:hAnsi="Symbol" w:hint="default"/>
      </w:rPr>
    </w:lvl>
  </w:abstractNum>
  <w:abstractNum w:abstractNumId="336" w15:restartNumberingAfterBreak="0">
    <w:nsid w:val="4A8C19E9"/>
    <w:multiLevelType w:val="hybridMultilevel"/>
    <w:tmpl w:val="3D1604B2"/>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337" w15:restartNumberingAfterBreak="0">
    <w:nsid w:val="4AFC6680"/>
    <w:multiLevelType w:val="multilevel"/>
    <w:tmpl w:val="2200A8B0"/>
    <w:lvl w:ilvl="0">
      <w:start w:val="1"/>
      <w:numFmt w:val="bullet"/>
      <w:lvlText w:val=""/>
      <w:lvlJc w:val="left"/>
      <w:pPr>
        <w:ind w:left="635" w:hanging="360"/>
      </w:pPr>
      <w:rPr>
        <w:rFonts w:ascii="Symbol" w:hAnsi="Symbol" w:hint="default"/>
        <w:sz w:val="20"/>
      </w:rPr>
    </w:lvl>
    <w:lvl w:ilvl="1">
      <w:start w:val="1"/>
      <w:numFmt w:val="bullet"/>
      <w:lvlText w:val=""/>
      <w:lvlJc w:val="left"/>
      <w:pPr>
        <w:ind w:left="1235" w:hanging="480"/>
      </w:pPr>
      <w:rPr>
        <w:rFonts w:ascii="Wingdings" w:hAnsi="Wingdings" w:hint="default"/>
      </w:rPr>
    </w:lvl>
    <w:lvl w:ilvl="2">
      <w:start w:val="1"/>
      <w:numFmt w:val="bullet"/>
      <w:lvlText w:val=""/>
      <w:lvlJc w:val="left"/>
      <w:pPr>
        <w:ind w:left="1715" w:hanging="480"/>
      </w:pPr>
      <w:rPr>
        <w:rFonts w:ascii="Wingdings" w:hAnsi="Wingdings" w:hint="default"/>
      </w:rPr>
    </w:lvl>
    <w:lvl w:ilvl="3">
      <w:start w:val="1"/>
      <w:numFmt w:val="bullet"/>
      <w:lvlText w:val=""/>
      <w:lvlJc w:val="left"/>
      <w:pPr>
        <w:ind w:left="2195" w:hanging="480"/>
      </w:pPr>
      <w:rPr>
        <w:rFonts w:ascii="Wingdings" w:hAnsi="Wingdings" w:hint="default"/>
      </w:rPr>
    </w:lvl>
    <w:lvl w:ilvl="4">
      <w:start w:val="1"/>
      <w:numFmt w:val="bullet"/>
      <w:lvlText w:val=""/>
      <w:lvlJc w:val="left"/>
      <w:pPr>
        <w:ind w:left="2675" w:hanging="480"/>
      </w:pPr>
      <w:rPr>
        <w:rFonts w:ascii="Wingdings" w:hAnsi="Wingdings" w:hint="default"/>
      </w:rPr>
    </w:lvl>
    <w:lvl w:ilvl="5">
      <w:start w:val="1"/>
      <w:numFmt w:val="bullet"/>
      <w:lvlText w:val=""/>
      <w:lvlJc w:val="left"/>
      <w:pPr>
        <w:ind w:left="3155" w:hanging="480"/>
      </w:pPr>
      <w:rPr>
        <w:rFonts w:ascii="Wingdings" w:hAnsi="Wingdings" w:hint="default"/>
      </w:rPr>
    </w:lvl>
    <w:lvl w:ilvl="6">
      <w:start w:val="1"/>
      <w:numFmt w:val="bullet"/>
      <w:lvlText w:val=""/>
      <w:lvlJc w:val="left"/>
      <w:pPr>
        <w:ind w:left="3635" w:hanging="480"/>
      </w:pPr>
      <w:rPr>
        <w:rFonts w:ascii="Wingdings" w:hAnsi="Wingdings" w:hint="default"/>
      </w:rPr>
    </w:lvl>
    <w:lvl w:ilvl="7">
      <w:start w:val="1"/>
      <w:numFmt w:val="bullet"/>
      <w:lvlText w:val=""/>
      <w:lvlJc w:val="left"/>
      <w:pPr>
        <w:ind w:left="4115" w:hanging="480"/>
      </w:pPr>
      <w:rPr>
        <w:rFonts w:ascii="Wingdings" w:hAnsi="Wingdings" w:hint="default"/>
      </w:rPr>
    </w:lvl>
    <w:lvl w:ilvl="8">
      <w:start w:val="1"/>
      <w:numFmt w:val="bullet"/>
      <w:lvlText w:val=""/>
      <w:lvlJc w:val="left"/>
      <w:pPr>
        <w:ind w:left="4595" w:hanging="480"/>
      </w:pPr>
      <w:rPr>
        <w:rFonts w:ascii="Wingdings" w:hAnsi="Wingdings" w:hint="default"/>
      </w:rPr>
    </w:lvl>
  </w:abstractNum>
  <w:abstractNum w:abstractNumId="338" w15:restartNumberingAfterBreak="0">
    <w:nsid w:val="4B140ED7"/>
    <w:multiLevelType w:val="multilevel"/>
    <w:tmpl w:val="4B140ED7"/>
    <w:lvl w:ilvl="0">
      <w:numFmt w:val="bullet"/>
      <w:lvlText w:val="-"/>
      <w:lvlJc w:val="left"/>
      <w:pPr>
        <w:ind w:left="360" w:hanging="360"/>
      </w:pPr>
      <w:rPr>
        <w:rFonts w:ascii="Times New Roman" w:eastAsia="Microsoft YaHei" w:hAnsi="Times New Roman" w:cs="Times New Roman" w:hint="default"/>
      </w:rPr>
    </w:lvl>
    <w:lvl w:ilvl="1">
      <w:start w:val="1"/>
      <w:numFmt w:val="lowerLetter"/>
      <w:lvlText w:val="%2)"/>
      <w:lvlJc w:val="left"/>
      <w:pPr>
        <w:ind w:left="840" w:hanging="420"/>
      </w:pPr>
      <w:rPr>
        <w:rFont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39" w15:restartNumberingAfterBreak="0">
    <w:nsid w:val="4B1D56B4"/>
    <w:multiLevelType w:val="hybridMultilevel"/>
    <w:tmpl w:val="8C10D0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0" w15:restartNumberingAfterBreak="0">
    <w:nsid w:val="4B1F283C"/>
    <w:multiLevelType w:val="singleLevel"/>
    <w:tmpl w:val="759E93C2"/>
    <w:lvl w:ilvl="0">
      <w:start w:val="1"/>
      <w:numFmt w:val="bullet"/>
      <w:pStyle w:val="textintend3"/>
      <w:lvlText w:val=""/>
      <w:lvlJc w:val="left"/>
      <w:pPr>
        <w:tabs>
          <w:tab w:val="num" w:pos="1843"/>
        </w:tabs>
        <w:ind w:left="1843" w:hanging="425"/>
      </w:pPr>
      <w:rPr>
        <w:rFonts w:ascii="Symbol" w:hAnsi="Symbol" w:hint="default"/>
      </w:rPr>
    </w:lvl>
  </w:abstractNum>
  <w:abstractNum w:abstractNumId="341" w15:restartNumberingAfterBreak="0">
    <w:nsid w:val="4B3A2723"/>
    <w:multiLevelType w:val="hybridMultilevel"/>
    <w:tmpl w:val="FBCC78A8"/>
    <w:lvl w:ilvl="0" w:tplc="0809000F">
      <w:start w:val="1"/>
      <w:numFmt w:val="decimal"/>
      <w:lvlText w:val="%1."/>
      <w:lvlJc w:val="left"/>
      <w:pPr>
        <w:ind w:left="2126" w:hanging="360"/>
      </w:pPr>
    </w:lvl>
    <w:lvl w:ilvl="1" w:tplc="08090019" w:tentative="1">
      <w:start w:val="1"/>
      <w:numFmt w:val="lowerLetter"/>
      <w:lvlText w:val="%2."/>
      <w:lvlJc w:val="left"/>
      <w:pPr>
        <w:ind w:left="2846" w:hanging="360"/>
      </w:pPr>
    </w:lvl>
    <w:lvl w:ilvl="2" w:tplc="0809001B" w:tentative="1">
      <w:start w:val="1"/>
      <w:numFmt w:val="lowerRoman"/>
      <w:lvlText w:val="%3."/>
      <w:lvlJc w:val="right"/>
      <w:pPr>
        <w:ind w:left="3566" w:hanging="180"/>
      </w:pPr>
    </w:lvl>
    <w:lvl w:ilvl="3" w:tplc="0809000F" w:tentative="1">
      <w:start w:val="1"/>
      <w:numFmt w:val="decimal"/>
      <w:lvlText w:val="%4."/>
      <w:lvlJc w:val="left"/>
      <w:pPr>
        <w:ind w:left="4286" w:hanging="360"/>
      </w:pPr>
    </w:lvl>
    <w:lvl w:ilvl="4" w:tplc="08090019" w:tentative="1">
      <w:start w:val="1"/>
      <w:numFmt w:val="lowerLetter"/>
      <w:lvlText w:val="%5."/>
      <w:lvlJc w:val="left"/>
      <w:pPr>
        <w:ind w:left="5006" w:hanging="360"/>
      </w:pPr>
    </w:lvl>
    <w:lvl w:ilvl="5" w:tplc="0809001B" w:tentative="1">
      <w:start w:val="1"/>
      <w:numFmt w:val="lowerRoman"/>
      <w:lvlText w:val="%6."/>
      <w:lvlJc w:val="right"/>
      <w:pPr>
        <w:ind w:left="5726" w:hanging="180"/>
      </w:pPr>
    </w:lvl>
    <w:lvl w:ilvl="6" w:tplc="0809000F" w:tentative="1">
      <w:start w:val="1"/>
      <w:numFmt w:val="decimal"/>
      <w:lvlText w:val="%7."/>
      <w:lvlJc w:val="left"/>
      <w:pPr>
        <w:ind w:left="6446" w:hanging="360"/>
      </w:pPr>
    </w:lvl>
    <w:lvl w:ilvl="7" w:tplc="08090019" w:tentative="1">
      <w:start w:val="1"/>
      <w:numFmt w:val="lowerLetter"/>
      <w:lvlText w:val="%8."/>
      <w:lvlJc w:val="left"/>
      <w:pPr>
        <w:ind w:left="7166" w:hanging="360"/>
      </w:pPr>
    </w:lvl>
    <w:lvl w:ilvl="8" w:tplc="0809001B" w:tentative="1">
      <w:start w:val="1"/>
      <w:numFmt w:val="lowerRoman"/>
      <w:lvlText w:val="%9."/>
      <w:lvlJc w:val="right"/>
      <w:pPr>
        <w:ind w:left="7886" w:hanging="180"/>
      </w:pPr>
    </w:lvl>
  </w:abstractNum>
  <w:abstractNum w:abstractNumId="342" w15:restartNumberingAfterBreak="0">
    <w:nsid w:val="4B717443"/>
    <w:multiLevelType w:val="multilevel"/>
    <w:tmpl w:val="13668878"/>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4B874883"/>
    <w:multiLevelType w:val="hybridMultilevel"/>
    <w:tmpl w:val="C1E036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4" w15:restartNumberingAfterBreak="0">
    <w:nsid w:val="4BA06DEC"/>
    <w:multiLevelType w:val="multilevel"/>
    <w:tmpl w:val="99F48E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4BB819C2"/>
    <w:multiLevelType w:val="hybridMultilevel"/>
    <w:tmpl w:val="C19ADF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6" w15:restartNumberingAfterBreak="0">
    <w:nsid w:val="4BD322C2"/>
    <w:multiLevelType w:val="hybridMultilevel"/>
    <w:tmpl w:val="6FBCE524"/>
    <w:lvl w:ilvl="0" w:tplc="08090001">
      <w:start w:val="1"/>
      <w:numFmt w:val="bullet"/>
      <w:lvlText w:val=""/>
      <w:lvlJc w:val="left"/>
      <w:pPr>
        <w:ind w:left="760" w:hanging="360"/>
      </w:pPr>
      <w:rPr>
        <w:rFonts w:ascii="Symbol" w:hAnsi="Symbol" w:hint="default"/>
      </w:rPr>
    </w:lvl>
    <w:lvl w:ilvl="1" w:tplc="08090003">
      <w:start w:val="1"/>
      <w:numFmt w:val="bullet"/>
      <w:lvlText w:val="o"/>
      <w:lvlJc w:val="left"/>
      <w:pPr>
        <w:ind w:left="1480" w:hanging="360"/>
      </w:pPr>
      <w:rPr>
        <w:rFonts w:ascii="Courier New" w:hAnsi="Courier New" w:cs="Courier New" w:hint="default"/>
      </w:rPr>
    </w:lvl>
    <w:lvl w:ilvl="2" w:tplc="08090005" w:tentative="1">
      <w:start w:val="1"/>
      <w:numFmt w:val="bullet"/>
      <w:lvlText w:val=""/>
      <w:lvlJc w:val="left"/>
      <w:pPr>
        <w:ind w:left="2200" w:hanging="360"/>
      </w:pPr>
      <w:rPr>
        <w:rFonts w:ascii="Wingdings" w:hAnsi="Wingdings" w:hint="default"/>
      </w:rPr>
    </w:lvl>
    <w:lvl w:ilvl="3" w:tplc="08090001" w:tentative="1">
      <w:start w:val="1"/>
      <w:numFmt w:val="bullet"/>
      <w:lvlText w:val=""/>
      <w:lvlJc w:val="left"/>
      <w:pPr>
        <w:ind w:left="2920" w:hanging="360"/>
      </w:pPr>
      <w:rPr>
        <w:rFonts w:ascii="Symbol" w:hAnsi="Symbol" w:hint="default"/>
      </w:rPr>
    </w:lvl>
    <w:lvl w:ilvl="4" w:tplc="08090003" w:tentative="1">
      <w:start w:val="1"/>
      <w:numFmt w:val="bullet"/>
      <w:lvlText w:val="o"/>
      <w:lvlJc w:val="left"/>
      <w:pPr>
        <w:ind w:left="3640" w:hanging="360"/>
      </w:pPr>
      <w:rPr>
        <w:rFonts w:ascii="Courier New" w:hAnsi="Courier New" w:cs="Courier New" w:hint="default"/>
      </w:rPr>
    </w:lvl>
    <w:lvl w:ilvl="5" w:tplc="08090005" w:tentative="1">
      <w:start w:val="1"/>
      <w:numFmt w:val="bullet"/>
      <w:lvlText w:val=""/>
      <w:lvlJc w:val="left"/>
      <w:pPr>
        <w:ind w:left="4360" w:hanging="360"/>
      </w:pPr>
      <w:rPr>
        <w:rFonts w:ascii="Wingdings" w:hAnsi="Wingdings" w:hint="default"/>
      </w:rPr>
    </w:lvl>
    <w:lvl w:ilvl="6" w:tplc="08090001" w:tentative="1">
      <w:start w:val="1"/>
      <w:numFmt w:val="bullet"/>
      <w:lvlText w:val=""/>
      <w:lvlJc w:val="left"/>
      <w:pPr>
        <w:ind w:left="5080" w:hanging="360"/>
      </w:pPr>
      <w:rPr>
        <w:rFonts w:ascii="Symbol" w:hAnsi="Symbol" w:hint="default"/>
      </w:rPr>
    </w:lvl>
    <w:lvl w:ilvl="7" w:tplc="08090003" w:tentative="1">
      <w:start w:val="1"/>
      <w:numFmt w:val="bullet"/>
      <w:lvlText w:val="o"/>
      <w:lvlJc w:val="left"/>
      <w:pPr>
        <w:ind w:left="5800" w:hanging="360"/>
      </w:pPr>
      <w:rPr>
        <w:rFonts w:ascii="Courier New" w:hAnsi="Courier New" w:cs="Courier New" w:hint="default"/>
      </w:rPr>
    </w:lvl>
    <w:lvl w:ilvl="8" w:tplc="08090005" w:tentative="1">
      <w:start w:val="1"/>
      <w:numFmt w:val="bullet"/>
      <w:lvlText w:val=""/>
      <w:lvlJc w:val="left"/>
      <w:pPr>
        <w:ind w:left="6520" w:hanging="360"/>
      </w:pPr>
      <w:rPr>
        <w:rFonts w:ascii="Wingdings" w:hAnsi="Wingdings" w:hint="default"/>
      </w:rPr>
    </w:lvl>
  </w:abstractNum>
  <w:abstractNum w:abstractNumId="347" w15:restartNumberingAfterBreak="0">
    <w:nsid w:val="4C9C48D9"/>
    <w:multiLevelType w:val="multilevel"/>
    <w:tmpl w:val="0409001F"/>
    <w:styleLink w:val="111111"/>
    <w:lvl w:ilvl="0">
      <w:start w:val="5"/>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348" w15:restartNumberingAfterBreak="0">
    <w:nsid w:val="4CBB586E"/>
    <w:multiLevelType w:val="hybridMultilevel"/>
    <w:tmpl w:val="73364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9" w15:restartNumberingAfterBreak="0">
    <w:nsid w:val="4CBF6DE9"/>
    <w:multiLevelType w:val="hybridMultilevel"/>
    <w:tmpl w:val="A4BC3B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0" w15:restartNumberingAfterBreak="0">
    <w:nsid w:val="4D9E7DBD"/>
    <w:multiLevelType w:val="hybridMultilevel"/>
    <w:tmpl w:val="25B27BB2"/>
    <w:lvl w:ilvl="0" w:tplc="08090001">
      <w:start w:val="1"/>
      <w:numFmt w:val="bullet"/>
      <w:lvlText w:val=""/>
      <w:lvlJc w:val="left"/>
      <w:pPr>
        <w:ind w:left="2090" w:hanging="360"/>
      </w:pPr>
      <w:rPr>
        <w:rFonts w:ascii="Symbol" w:hAnsi="Symbol" w:hint="default"/>
      </w:rPr>
    </w:lvl>
    <w:lvl w:ilvl="1" w:tplc="08090003">
      <w:start w:val="1"/>
      <w:numFmt w:val="bullet"/>
      <w:lvlText w:val="o"/>
      <w:lvlJc w:val="left"/>
      <w:pPr>
        <w:ind w:left="2810" w:hanging="360"/>
      </w:pPr>
      <w:rPr>
        <w:rFonts w:ascii="Courier New" w:hAnsi="Courier New" w:cs="Courier New" w:hint="default"/>
      </w:rPr>
    </w:lvl>
    <w:lvl w:ilvl="2" w:tplc="08090005" w:tentative="1">
      <w:start w:val="1"/>
      <w:numFmt w:val="bullet"/>
      <w:lvlText w:val=""/>
      <w:lvlJc w:val="left"/>
      <w:pPr>
        <w:ind w:left="3530" w:hanging="360"/>
      </w:pPr>
      <w:rPr>
        <w:rFonts w:ascii="Wingdings" w:hAnsi="Wingdings" w:hint="default"/>
      </w:rPr>
    </w:lvl>
    <w:lvl w:ilvl="3" w:tplc="08090001" w:tentative="1">
      <w:start w:val="1"/>
      <w:numFmt w:val="bullet"/>
      <w:lvlText w:val=""/>
      <w:lvlJc w:val="left"/>
      <w:pPr>
        <w:ind w:left="4250" w:hanging="360"/>
      </w:pPr>
      <w:rPr>
        <w:rFonts w:ascii="Symbol" w:hAnsi="Symbol" w:hint="default"/>
      </w:rPr>
    </w:lvl>
    <w:lvl w:ilvl="4" w:tplc="08090003" w:tentative="1">
      <w:start w:val="1"/>
      <w:numFmt w:val="bullet"/>
      <w:lvlText w:val="o"/>
      <w:lvlJc w:val="left"/>
      <w:pPr>
        <w:ind w:left="4970" w:hanging="360"/>
      </w:pPr>
      <w:rPr>
        <w:rFonts w:ascii="Courier New" w:hAnsi="Courier New" w:cs="Courier New" w:hint="default"/>
      </w:rPr>
    </w:lvl>
    <w:lvl w:ilvl="5" w:tplc="08090005" w:tentative="1">
      <w:start w:val="1"/>
      <w:numFmt w:val="bullet"/>
      <w:lvlText w:val=""/>
      <w:lvlJc w:val="left"/>
      <w:pPr>
        <w:ind w:left="5690" w:hanging="360"/>
      </w:pPr>
      <w:rPr>
        <w:rFonts w:ascii="Wingdings" w:hAnsi="Wingdings" w:hint="default"/>
      </w:rPr>
    </w:lvl>
    <w:lvl w:ilvl="6" w:tplc="08090001" w:tentative="1">
      <w:start w:val="1"/>
      <w:numFmt w:val="bullet"/>
      <w:lvlText w:val=""/>
      <w:lvlJc w:val="left"/>
      <w:pPr>
        <w:ind w:left="6410" w:hanging="360"/>
      </w:pPr>
      <w:rPr>
        <w:rFonts w:ascii="Symbol" w:hAnsi="Symbol" w:hint="default"/>
      </w:rPr>
    </w:lvl>
    <w:lvl w:ilvl="7" w:tplc="08090003" w:tentative="1">
      <w:start w:val="1"/>
      <w:numFmt w:val="bullet"/>
      <w:lvlText w:val="o"/>
      <w:lvlJc w:val="left"/>
      <w:pPr>
        <w:ind w:left="7130" w:hanging="360"/>
      </w:pPr>
      <w:rPr>
        <w:rFonts w:ascii="Courier New" w:hAnsi="Courier New" w:cs="Courier New" w:hint="default"/>
      </w:rPr>
    </w:lvl>
    <w:lvl w:ilvl="8" w:tplc="08090005" w:tentative="1">
      <w:start w:val="1"/>
      <w:numFmt w:val="bullet"/>
      <w:lvlText w:val=""/>
      <w:lvlJc w:val="left"/>
      <w:pPr>
        <w:ind w:left="7850" w:hanging="360"/>
      </w:pPr>
      <w:rPr>
        <w:rFonts w:ascii="Wingdings" w:hAnsi="Wingdings" w:hint="default"/>
      </w:rPr>
    </w:lvl>
  </w:abstractNum>
  <w:abstractNum w:abstractNumId="351" w15:restartNumberingAfterBreak="0">
    <w:nsid w:val="4DCB1D09"/>
    <w:multiLevelType w:val="multilevel"/>
    <w:tmpl w:val="1E0E47B2"/>
    <w:lvl w:ilvl="0">
      <w:start w:val="1"/>
      <w:numFmt w:val="bullet"/>
      <w:lvlText w:val=""/>
      <w:lvlJc w:val="left"/>
      <w:pPr>
        <w:ind w:left="800" w:hanging="400"/>
      </w:pPr>
      <w:rPr>
        <w:rFonts w:ascii="Symbol" w:hAnsi="Symbol" w:hint="default"/>
      </w:rPr>
    </w:lvl>
    <w:lvl w:ilvl="1">
      <w:start w:val="1"/>
      <w:numFmt w:val="decimal"/>
      <w:isLgl/>
      <w:lvlText w:val="%1.%2"/>
      <w:lvlJc w:val="left"/>
      <w:pPr>
        <w:ind w:left="1120" w:hanging="720"/>
      </w:pPr>
      <w:rPr>
        <w:rFonts w:hint="default"/>
      </w:rPr>
    </w:lvl>
    <w:lvl w:ilvl="2">
      <w:start w:val="1"/>
      <w:numFmt w:val="decimal"/>
      <w:isLgl/>
      <w:lvlText w:val="%1.%2.%3"/>
      <w:lvlJc w:val="left"/>
      <w:pPr>
        <w:ind w:left="1120" w:hanging="720"/>
      </w:pPr>
      <w:rPr>
        <w:rFonts w:hint="default"/>
      </w:rPr>
    </w:lvl>
    <w:lvl w:ilvl="3">
      <w:start w:val="1"/>
      <w:numFmt w:val="decimal"/>
      <w:isLgl/>
      <w:lvlText w:val="%1.%2.%3.%4"/>
      <w:lvlJc w:val="left"/>
      <w:pPr>
        <w:ind w:left="1480" w:hanging="1080"/>
      </w:pPr>
      <w:rPr>
        <w:rFonts w:hint="default"/>
      </w:rPr>
    </w:lvl>
    <w:lvl w:ilvl="4">
      <w:start w:val="1"/>
      <w:numFmt w:val="decimal"/>
      <w:isLgl/>
      <w:lvlText w:val="%1.%2.%3.%4.%5"/>
      <w:lvlJc w:val="left"/>
      <w:pPr>
        <w:ind w:left="1840" w:hanging="1440"/>
      </w:pPr>
      <w:rPr>
        <w:rFonts w:hint="default"/>
      </w:rPr>
    </w:lvl>
    <w:lvl w:ilvl="5">
      <w:start w:val="1"/>
      <w:numFmt w:val="decimal"/>
      <w:isLgl/>
      <w:lvlText w:val="%1.%2.%3.%4.%5.%6"/>
      <w:lvlJc w:val="left"/>
      <w:pPr>
        <w:ind w:left="2200" w:hanging="1800"/>
      </w:pPr>
      <w:rPr>
        <w:rFonts w:hint="default"/>
      </w:rPr>
    </w:lvl>
    <w:lvl w:ilvl="6">
      <w:start w:val="1"/>
      <w:numFmt w:val="decimal"/>
      <w:isLgl/>
      <w:lvlText w:val="%1.%2.%3.%4.%5.%6.%7"/>
      <w:lvlJc w:val="left"/>
      <w:pPr>
        <w:ind w:left="2200" w:hanging="1800"/>
      </w:pPr>
      <w:rPr>
        <w:rFonts w:hint="default"/>
      </w:rPr>
    </w:lvl>
    <w:lvl w:ilvl="7">
      <w:start w:val="1"/>
      <w:numFmt w:val="decimal"/>
      <w:isLgl/>
      <w:lvlText w:val="%1.%2.%3.%4.%5.%6.%7.%8"/>
      <w:lvlJc w:val="left"/>
      <w:pPr>
        <w:ind w:left="2560" w:hanging="2160"/>
      </w:pPr>
      <w:rPr>
        <w:rFonts w:hint="default"/>
      </w:rPr>
    </w:lvl>
    <w:lvl w:ilvl="8">
      <w:start w:val="1"/>
      <w:numFmt w:val="decimal"/>
      <w:isLgl/>
      <w:lvlText w:val="%1.%2.%3.%4.%5.%6.%7.%8.%9"/>
      <w:lvlJc w:val="left"/>
      <w:pPr>
        <w:ind w:left="2920" w:hanging="2520"/>
      </w:pPr>
      <w:rPr>
        <w:rFonts w:hint="default"/>
      </w:rPr>
    </w:lvl>
  </w:abstractNum>
  <w:abstractNum w:abstractNumId="352" w15:restartNumberingAfterBreak="0">
    <w:nsid w:val="4E0029B9"/>
    <w:multiLevelType w:val="hybridMultilevel"/>
    <w:tmpl w:val="B0B6AD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3" w15:restartNumberingAfterBreak="0">
    <w:nsid w:val="4E3E6C93"/>
    <w:multiLevelType w:val="hybridMultilevel"/>
    <w:tmpl w:val="FFB43A0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4" w15:restartNumberingAfterBreak="0">
    <w:nsid w:val="4E986FC0"/>
    <w:multiLevelType w:val="hybridMultilevel"/>
    <w:tmpl w:val="BB66DAC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5" w15:restartNumberingAfterBreak="0">
    <w:nsid w:val="4F025101"/>
    <w:multiLevelType w:val="hybridMultilevel"/>
    <w:tmpl w:val="21EE301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1">
      <w:start w:val="1"/>
      <w:numFmt w:val="bullet"/>
      <w:lvlText w:val=""/>
      <w:lvlJc w:val="left"/>
      <w:pPr>
        <w:ind w:left="2310" w:hanging="510"/>
      </w:pPr>
      <w:rPr>
        <w:rFonts w:ascii="Symbol" w:hAnsi="Symbol"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6" w15:restartNumberingAfterBreak="0">
    <w:nsid w:val="4F8C7D97"/>
    <w:multiLevelType w:val="hybridMultilevel"/>
    <w:tmpl w:val="A798F38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7" w15:restartNumberingAfterBreak="0">
    <w:nsid w:val="4F9422DB"/>
    <w:multiLevelType w:val="hybridMultilevel"/>
    <w:tmpl w:val="C8F04BF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8" w15:restartNumberingAfterBreak="0">
    <w:nsid w:val="4F996D5A"/>
    <w:multiLevelType w:val="hybridMultilevel"/>
    <w:tmpl w:val="C18A73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9" w15:restartNumberingAfterBreak="0">
    <w:nsid w:val="4FA93A9D"/>
    <w:multiLevelType w:val="hybridMultilevel"/>
    <w:tmpl w:val="CD46B2D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0" w15:restartNumberingAfterBreak="0">
    <w:nsid w:val="4FB049CE"/>
    <w:multiLevelType w:val="hybridMultilevel"/>
    <w:tmpl w:val="6C50B7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1" w15:restartNumberingAfterBreak="0">
    <w:nsid w:val="4FDD214C"/>
    <w:multiLevelType w:val="multilevel"/>
    <w:tmpl w:val="35C06632"/>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50657604"/>
    <w:multiLevelType w:val="hybridMultilevel"/>
    <w:tmpl w:val="9280CF7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3" w15:restartNumberingAfterBreak="0">
    <w:nsid w:val="50CD13DE"/>
    <w:multiLevelType w:val="hybridMultilevel"/>
    <w:tmpl w:val="B90CAA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4" w15:restartNumberingAfterBreak="0">
    <w:nsid w:val="50E3569B"/>
    <w:multiLevelType w:val="hybridMultilevel"/>
    <w:tmpl w:val="82BE19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5" w15:restartNumberingAfterBreak="0">
    <w:nsid w:val="50F10317"/>
    <w:multiLevelType w:val="multilevel"/>
    <w:tmpl w:val="AFBC4856"/>
    <w:styleLink w:val="StyleBulletedSymbolsymbolLeft025Hanging025214"/>
    <w:lvl w:ilvl="0">
      <w:start w:val="1"/>
      <w:numFmt w:val="bullet"/>
      <w:lvlText w:val=""/>
      <w:lvlJc w:val="left"/>
      <w:pPr>
        <w:tabs>
          <w:tab w:val="num" w:pos="1440"/>
        </w:tabs>
        <w:ind w:left="1080" w:hanging="360"/>
      </w:pPr>
      <w:rPr>
        <w:rFonts w:ascii="Symbol" w:eastAsia="Batang" w:hAnsi="Symbol"/>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66" w15:restartNumberingAfterBreak="0">
    <w:nsid w:val="50FA5816"/>
    <w:multiLevelType w:val="hybridMultilevel"/>
    <w:tmpl w:val="38580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7" w15:restartNumberingAfterBreak="0">
    <w:nsid w:val="5101505E"/>
    <w:multiLevelType w:val="hybridMultilevel"/>
    <w:tmpl w:val="6C28A41A"/>
    <w:lvl w:ilvl="0" w:tplc="901E4CC4">
      <w:start w:val="1"/>
      <w:numFmt w:val="decimal"/>
      <w:pStyle w:val="Observation"/>
      <w:lvlText w:val="Observation %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8" w15:restartNumberingAfterBreak="0">
    <w:nsid w:val="5133519D"/>
    <w:multiLevelType w:val="hybridMultilevel"/>
    <w:tmpl w:val="9434F2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9" w15:restartNumberingAfterBreak="0">
    <w:nsid w:val="51D10073"/>
    <w:multiLevelType w:val="hybridMultilevel"/>
    <w:tmpl w:val="B80AFB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0" w15:restartNumberingAfterBreak="0">
    <w:nsid w:val="51FD2AD5"/>
    <w:multiLevelType w:val="hybridMultilevel"/>
    <w:tmpl w:val="D22ED81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1" w15:restartNumberingAfterBreak="0">
    <w:nsid w:val="52280BE1"/>
    <w:multiLevelType w:val="multilevel"/>
    <w:tmpl w:val="52280BE1"/>
    <w:lvl w:ilvl="0">
      <w:start w:val="1"/>
      <w:numFmt w:val="bullet"/>
      <w:lvlText w:val=""/>
      <w:lvlJc w:val="left"/>
      <w:pPr>
        <w:ind w:left="477" w:hanging="420"/>
      </w:pPr>
      <w:rPr>
        <w:rFonts w:ascii="Wingdings" w:hAnsi="Wingdings" w:hint="default"/>
      </w:rPr>
    </w:lvl>
    <w:lvl w:ilvl="1">
      <w:start w:val="1"/>
      <w:numFmt w:val="bullet"/>
      <w:lvlText w:val="•"/>
      <w:lvlJc w:val="left"/>
      <w:pPr>
        <w:ind w:left="897" w:hanging="420"/>
      </w:pPr>
      <w:rPr>
        <w:rFonts w:ascii="SimSun" w:eastAsia="SimSun" w:hAnsi="SimSun" w:cs="SimSun" w:hint="default"/>
      </w:rPr>
    </w:lvl>
    <w:lvl w:ilvl="2">
      <w:start w:val="1"/>
      <w:numFmt w:val="bullet"/>
      <w:lvlText w:val=""/>
      <w:lvlJc w:val="left"/>
      <w:pPr>
        <w:ind w:left="1317" w:hanging="420"/>
      </w:pPr>
      <w:rPr>
        <w:rFonts w:ascii="Wingdings" w:hAnsi="Wingdings" w:hint="default"/>
      </w:rPr>
    </w:lvl>
    <w:lvl w:ilvl="3">
      <w:start w:val="1"/>
      <w:numFmt w:val="bullet"/>
      <w:lvlText w:val=""/>
      <w:lvlJc w:val="left"/>
      <w:pPr>
        <w:ind w:left="1737" w:hanging="420"/>
      </w:pPr>
      <w:rPr>
        <w:rFonts w:ascii="Wingdings" w:hAnsi="Wingdings" w:hint="default"/>
      </w:rPr>
    </w:lvl>
    <w:lvl w:ilvl="4">
      <w:start w:val="1"/>
      <w:numFmt w:val="bullet"/>
      <w:lvlText w:val=""/>
      <w:lvlJc w:val="left"/>
      <w:pPr>
        <w:ind w:left="2157" w:hanging="420"/>
      </w:pPr>
      <w:rPr>
        <w:rFonts w:ascii="Wingdings" w:hAnsi="Wingdings" w:hint="default"/>
      </w:rPr>
    </w:lvl>
    <w:lvl w:ilvl="5">
      <w:start w:val="1"/>
      <w:numFmt w:val="bullet"/>
      <w:lvlText w:val=""/>
      <w:lvlJc w:val="left"/>
      <w:pPr>
        <w:ind w:left="2577" w:hanging="420"/>
      </w:pPr>
      <w:rPr>
        <w:rFonts w:ascii="Wingdings" w:hAnsi="Wingdings" w:hint="default"/>
      </w:rPr>
    </w:lvl>
    <w:lvl w:ilvl="6">
      <w:start w:val="1"/>
      <w:numFmt w:val="bullet"/>
      <w:lvlText w:val=""/>
      <w:lvlJc w:val="left"/>
      <w:pPr>
        <w:ind w:left="2997" w:hanging="420"/>
      </w:pPr>
      <w:rPr>
        <w:rFonts w:ascii="Wingdings" w:hAnsi="Wingdings" w:hint="default"/>
      </w:rPr>
    </w:lvl>
    <w:lvl w:ilvl="7">
      <w:start w:val="1"/>
      <w:numFmt w:val="bullet"/>
      <w:lvlText w:val=""/>
      <w:lvlJc w:val="left"/>
      <w:pPr>
        <w:ind w:left="3417" w:hanging="420"/>
      </w:pPr>
      <w:rPr>
        <w:rFonts w:ascii="Wingdings" w:hAnsi="Wingdings" w:hint="default"/>
      </w:rPr>
    </w:lvl>
    <w:lvl w:ilvl="8">
      <w:start w:val="1"/>
      <w:numFmt w:val="bullet"/>
      <w:lvlText w:val=""/>
      <w:lvlJc w:val="left"/>
      <w:pPr>
        <w:ind w:left="3837" w:hanging="420"/>
      </w:pPr>
      <w:rPr>
        <w:rFonts w:ascii="Wingdings" w:hAnsi="Wingdings" w:hint="default"/>
      </w:rPr>
    </w:lvl>
  </w:abstractNum>
  <w:abstractNum w:abstractNumId="372" w15:restartNumberingAfterBreak="0">
    <w:nsid w:val="52733F77"/>
    <w:multiLevelType w:val="hybridMultilevel"/>
    <w:tmpl w:val="CEC0566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3" w15:restartNumberingAfterBreak="0">
    <w:nsid w:val="52A0100E"/>
    <w:multiLevelType w:val="hybridMultilevel"/>
    <w:tmpl w:val="19A402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4" w15:restartNumberingAfterBreak="0">
    <w:nsid w:val="52CA544A"/>
    <w:multiLevelType w:val="singleLevel"/>
    <w:tmpl w:val="D83040E2"/>
    <w:lvl w:ilvl="0">
      <w:start w:val="1"/>
      <w:numFmt w:val="decimal"/>
      <w:pStyle w:val="references0"/>
      <w:lvlText w:val="[%1]"/>
      <w:lvlJc w:val="left"/>
      <w:pPr>
        <w:tabs>
          <w:tab w:val="num" w:pos="360"/>
        </w:tabs>
        <w:ind w:left="360" w:hanging="360"/>
      </w:pPr>
      <w:rPr>
        <w:rFonts w:ascii="Times New Roman" w:hAnsi="Times New Roman" w:cs="Times New Roman" w:hint="default"/>
        <w:b w:val="0"/>
        <w:bCs w:val="0"/>
        <w:i w:val="0"/>
        <w:iCs w:val="0"/>
        <w:sz w:val="20"/>
        <w:szCs w:val="16"/>
      </w:rPr>
    </w:lvl>
  </w:abstractNum>
  <w:abstractNum w:abstractNumId="375" w15:restartNumberingAfterBreak="0">
    <w:nsid w:val="53E007D7"/>
    <w:multiLevelType w:val="hybridMultilevel"/>
    <w:tmpl w:val="E1286E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6" w15:restartNumberingAfterBreak="0">
    <w:nsid w:val="53EB2637"/>
    <w:multiLevelType w:val="hybridMultilevel"/>
    <w:tmpl w:val="A89628D6"/>
    <w:name w:val="Heading2222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7" w15:restartNumberingAfterBreak="0">
    <w:nsid w:val="541A2F3C"/>
    <w:multiLevelType w:val="hybridMultilevel"/>
    <w:tmpl w:val="BFB64B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8" w15:restartNumberingAfterBreak="0">
    <w:nsid w:val="54587519"/>
    <w:multiLevelType w:val="hybridMultilevel"/>
    <w:tmpl w:val="03D0C4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9" w15:restartNumberingAfterBreak="0">
    <w:nsid w:val="551A06BB"/>
    <w:multiLevelType w:val="hybridMultilevel"/>
    <w:tmpl w:val="CB3C5ED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0" w15:restartNumberingAfterBreak="0">
    <w:nsid w:val="55432018"/>
    <w:multiLevelType w:val="multilevel"/>
    <w:tmpl w:val="1E0E47B2"/>
    <w:lvl w:ilvl="0">
      <w:start w:val="1"/>
      <w:numFmt w:val="bullet"/>
      <w:lvlText w:val=""/>
      <w:lvlJc w:val="left"/>
      <w:pPr>
        <w:ind w:left="800" w:hanging="400"/>
      </w:pPr>
      <w:rPr>
        <w:rFonts w:ascii="Symbol" w:hAnsi="Symbol" w:hint="default"/>
      </w:rPr>
    </w:lvl>
    <w:lvl w:ilvl="1">
      <w:start w:val="1"/>
      <w:numFmt w:val="decimal"/>
      <w:isLgl/>
      <w:lvlText w:val="%1.%2"/>
      <w:lvlJc w:val="left"/>
      <w:pPr>
        <w:ind w:left="1120" w:hanging="720"/>
      </w:pPr>
      <w:rPr>
        <w:rFonts w:hint="default"/>
      </w:rPr>
    </w:lvl>
    <w:lvl w:ilvl="2">
      <w:start w:val="1"/>
      <w:numFmt w:val="decimal"/>
      <w:isLgl/>
      <w:lvlText w:val="%1.%2.%3"/>
      <w:lvlJc w:val="left"/>
      <w:pPr>
        <w:ind w:left="1120" w:hanging="720"/>
      </w:pPr>
      <w:rPr>
        <w:rFonts w:hint="default"/>
      </w:rPr>
    </w:lvl>
    <w:lvl w:ilvl="3">
      <w:start w:val="1"/>
      <w:numFmt w:val="decimal"/>
      <w:isLgl/>
      <w:lvlText w:val="%1.%2.%3.%4"/>
      <w:lvlJc w:val="left"/>
      <w:pPr>
        <w:ind w:left="1480" w:hanging="1080"/>
      </w:pPr>
      <w:rPr>
        <w:rFonts w:hint="default"/>
      </w:rPr>
    </w:lvl>
    <w:lvl w:ilvl="4">
      <w:start w:val="1"/>
      <w:numFmt w:val="decimal"/>
      <w:isLgl/>
      <w:lvlText w:val="%1.%2.%3.%4.%5"/>
      <w:lvlJc w:val="left"/>
      <w:pPr>
        <w:ind w:left="1840" w:hanging="1440"/>
      </w:pPr>
      <w:rPr>
        <w:rFonts w:hint="default"/>
      </w:rPr>
    </w:lvl>
    <w:lvl w:ilvl="5">
      <w:start w:val="1"/>
      <w:numFmt w:val="decimal"/>
      <w:isLgl/>
      <w:lvlText w:val="%1.%2.%3.%4.%5.%6"/>
      <w:lvlJc w:val="left"/>
      <w:pPr>
        <w:ind w:left="2200" w:hanging="1800"/>
      </w:pPr>
      <w:rPr>
        <w:rFonts w:hint="default"/>
      </w:rPr>
    </w:lvl>
    <w:lvl w:ilvl="6">
      <w:start w:val="1"/>
      <w:numFmt w:val="decimal"/>
      <w:isLgl/>
      <w:lvlText w:val="%1.%2.%3.%4.%5.%6.%7"/>
      <w:lvlJc w:val="left"/>
      <w:pPr>
        <w:ind w:left="2200" w:hanging="1800"/>
      </w:pPr>
      <w:rPr>
        <w:rFonts w:hint="default"/>
      </w:rPr>
    </w:lvl>
    <w:lvl w:ilvl="7">
      <w:start w:val="1"/>
      <w:numFmt w:val="decimal"/>
      <w:isLgl/>
      <w:lvlText w:val="%1.%2.%3.%4.%5.%6.%7.%8"/>
      <w:lvlJc w:val="left"/>
      <w:pPr>
        <w:ind w:left="2560" w:hanging="2160"/>
      </w:pPr>
      <w:rPr>
        <w:rFonts w:hint="default"/>
      </w:rPr>
    </w:lvl>
    <w:lvl w:ilvl="8">
      <w:start w:val="1"/>
      <w:numFmt w:val="decimal"/>
      <w:isLgl/>
      <w:lvlText w:val="%1.%2.%3.%4.%5.%6.%7.%8.%9"/>
      <w:lvlJc w:val="left"/>
      <w:pPr>
        <w:ind w:left="2920" w:hanging="2520"/>
      </w:pPr>
      <w:rPr>
        <w:rFonts w:hint="default"/>
      </w:rPr>
    </w:lvl>
  </w:abstractNum>
  <w:abstractNum w:abstractNumId="381" w15:restartNumberingAfterBreak="0">
    <w:nsid w:val="55697634"/>
    <w:multiLevelType w:val="hybridMultilevel"/>
    <w:tmpl w:val="F0DA885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2" w15:restartNumberingAfterBreak="0">
    <w:nsid w:val="556B27B6"/>
    <w:multiLevelType w:val="hybridMultilevel"/>
    <w:tmpl w:val="57B2983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3" w15:restartNumberingAfterBreak="0">
    <w:nsid w:val="55793B7A"/>
    <w:multiLevelType w:val="hybridMultilevel"/>
    <w:tmpl w:val="68E0EC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4" w15:restartNumberingAfterBreak="0">
    <w:nsid w:val="558D47C9"/>
    <w:multiLevelType w:val="hybridMultilevel"/>
    <w:tmpl w:val="5EBCDC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5" w15:restartNumberingAfterBreak="0">
    <w:nsid w:val="55AF6110"/>
    <w:multiLevelType w:val="multilevel"/>
    <w:tmpl w:val="3754FBC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86" w15:restartNumberingAfterBreak="0">
    <w:nsid w:val="562C0C1B"/>
    <w:multiLevelType w:val="hybridMultilevel"/>
    <w:tmpl w:val="D480AA46"/>
    <w:lvl w:ilvl="0" w:tplc="6762B246">
      <w:numFmt w:val="bullet"/>
      <w:lvlText w:val="-"/>
      <w:lvlJc w:val="left"/>
      <w:pPr>
        <w:ind w:left="720" w:hanging="360"/>
      </w:pPr>
      <w:rPr>
        <w:rFonts w:ascii="Times" w:eastAsia="Batang" w:hAnsi="Times" w:cs="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7" w15:restartNumberingAfterBreak="0">
    <w:nsid w:val="56C348BF"/>
    <w:multiLevelType w:val="hybridMultilevel"/>
    <w:tmpl w:val="174AC358"/>
    <w:lvl w:ilvl="0" w:tplc="08090001">
      <w:start w:val="1"/>
      <w:numFmt w:val="bullet"/>
      <w:lvlText w:val=""/>
      <w:lvlJc w:val="left"/>
      <w:pPr>
        <w:ind w:left="2041" w:hanging="360"/>
      </w:pPr>
      <w:rPr>
        <w:rFonts w:ascii="Symbol" w:hAnsi="Symbol" w:hint="default"/>
      </w:rPr>
    </w:lvl>
    <w:lvl w:ilvl="1" w:tplc="08090003" w:tentative="1">
      <w:start w:val="1"/>
      <w:numFmt w:val="bullet"/>
      <w:lvlText w:val="o"/>
      <w:lvlJc w:val="left"/>
      <w:pPr>
        <w:ind w:left="2761" w:hanging="360"/>
      </w:pPr>
      <w:rPr>
        <w:rFonts w:ascii="Courier New" w:hAnsi="Courier New" w:cs="Courier New" w:hint="default"/>
      </w:rPr>
    </w:lvl>
    <w:lvl w:ilvl="2" w:tplc="08090005" w:tentative="1">
      <w:start w:val="1"/>
      <w:numFmt w:val="bullet"/>
      <w:lvlText w:val=""/>
      <w:lvlJc w:val="left"/>
      <w:pPr>
        <w:ind w:left="3481" w:hanging="360"/>
      </w:pPr>
      <w:rPr>
        <w:rFonts w:ascii="Wingdings" w:hAnsi="Wingdings" w:hint="default"/>
      </w:rPr>
    </w:lvl>
    <w:lvl w:ilvl="3" w:tplc="08090001" w:tentative="1">
      <w:start w:val="1"/>
      <w:numFmt w:val="bullet"/>
      <w:lvlText w:val=""/>
      <w:lvlJc w:val="left"/>
      <w:pPr>
        <w:ind w:left="4201" w:hanging="360"/>
      </w:pPr>
      <w:rPr>
        <w:rFonts w:ascii="Symbol" w:hAnsi="Symbol" w:hint="default"/>
      </w:rPr>
    </w:lvl>
    <w:lvl w:ilvl="4" w:tplc="08090003" w:tentative="1">
      <w:start w:val="1"/>
      <w:numFmt w:val="bullet"/>
      <w:lvlText w:val="o"/>
      <w:lvlJc w:val="left"/>
      <w:pPr>
        <w:ind w:left="4921" w:hanging="360"/>
      </w:pPr>
      <w:rPr>
        <w:rFonts w:ascii="Courier New" w:hAnsi="Courier New" w:cs="Courier New" w:hint="default"/>
      </w:rPr>
    </w:lvl>
    <w:lvl w:ilvl="5" w:tplc="08090005" w:tentative="1">
      <w:start w:val="1"/>
      <w:numFmt w:val="bullet"/>
      <w:lvlText w:val=""/>
      <w:lvlJc w:val="left"/>
      <w:pPr>
        <w:ind w:left="5641" w:hanging="360"/>
      </w:pPr>
      <w:rPr>
        <w:rFonts w:ascii="Wingdings" w:hAnsi="Wingdings" w:hint="default"/>
      </w:rPr>
    </w:lvl>
    <w:lvl w:ilvl="6" w:tplc="08090001" w:tentative="1">
      <w:start w:val="1"/>
      <w:numFmt w:val="bullet"/>
      <w:lvlText w:val=""/>
      <w:lvlJc w:val="left"/>
      <w:pPr>
        <w:ind w:left="6361" w:hanging="360"/>
      </w:pPr>
      <w:rPr>
        <w:rFonts w:ascii="Symbol" w:hAnsi="Symbol" w:hint="default"/>
      </w:rPr>
    </w:lvl>
    <w:lvl w:ilvl="7" w:tplc="08090003" w:tentative="1">
      <w:start w:val="1"/>
      <w:numFmt w:val="bullet"/>
      <w:lvlText w:val="o"/>
      <w:lvlJc w:val="left"/>
      <w:pPr>
        <w:ind w:left="7081" w:hanging="360"/>
      </w:pPr>
      <w:rPr>
        <w:rFonts w:ascii="Courier New" w:hAnsi="Courier New" w:cs="Courier New" w:hint="default"/>
      </w:rPr>
    </w:lvl>
    <w:lvl w:ilvl="8" w:tplc="08090005" w:tentative="1">
      <w:start w:val="1"/>
      <w:numFmt w:val="bullet"/>
      <w:lvlText w:val=""/>
      <w:lvlJc w:val="left"/>
      <w:pPr>
        <w:ind w:left="7801" w:hanging="360"/>
      </w:pPr>
      <w:rPr>
        <w:rFonts w:ascii="Wingdings" w:hAnsi="Wingdings" w:hint="default"/>
      </w:rPr>
    </w:lvl>
  </w:abstractNum>
  <w:abstractNum w:abstractNumId="388" w15:restartNumberingAfterBreak="0">
    <w:nsid w:val="56F83983"/>
    <w:multiLevelType w:val="hybridMultilevel"/>
    <w:tmpl w:val="11845E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9" w15:restartNumberingAfterBreak="0">
    <w:nsid w:val="570B0D25"/>
    <w:multiLevelType w:val="multilevel"/>
    <w:tmpl w:val="3754FBC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90" w15:restartNumberingAfterBreak="0">
    <w:nsid w:val="57115F1E"/>
    <w:multiLevelType w:val="hybridMultilevel"/>
    <w:tmpl w:val="84983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1" w15:restartNumberingAfterBreak="0">
    <w:nsid w:val="57470EC3"/>
    <w:multiLevelType w:val="hybridMultilevel"/>
    <w:tmpl w:val="DE2A83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2" w15:restartNumberingAfterBreak="0">
    <w:nsid w:val="578434E4"/>
    <w:multiLevelType w:val="multilevel"/>
    <w:tmpl w:val="2200A8B0"/>
    <w:lvl w:ilvl="0">
      <w:start w:val="1"/>
      <w:numFmt w:val="bullet"/>
      <w:lvlText w:val=""/>
      <w:lvlJc w:val="left"/>
      <w:pPr>
        <w:ind w:left="635" w:hanging="360"/>
      </w:pPr>
      <w:rPr>
        <w:rFonts w:ascii="Symbol" w:hAnsi="Symbol" w:hint="default"/>
        <w:sz w:val="20"/>
      </w:rPr>
    </w:lvl>
    <w:lvl w:ilvl="1">
      <w:start w:val="1"/>
      <w:numFmt w:val="bullet"/>
      <w:lvlText w:val=""/>
      <w:lvlJc w:val="left"/>
      <w:pPr>
        <w:ind w:left="1235" w:hanging="480"/>
      </w:pPr>
      <w:rPr>
        <w:rFonts w:ascii="Wingdings" w:hAnsi="Wingdings" w:hint="default"/>
      </w:rPr>
    </w:lvl>
    <w:lvl w:ilvl="2">
      <w:start w:val="1"/>
      <w:numFmt w:val="bullet"/>
      <w:lvlText w:val=""/>
      <w:lvlJc w:val="left"/>
      <w:pPr>
        <w:ind w:left="1715" w:hanging="480"/>
      </w:pPr>
      <w:rPr>
        <w:rFonts w:ascii="Wingdings" w:hAnsi="Wingdings" w:hint="default"/>
      </w:rPr>
    </w:lvl>
    <w:lvl w:ilvl="3">
      <w:start w:val="1"/>
      <w:numFmt w:val="bullet"/>
      <w:lvlText w:val=""/>
      <w:lvlJc w:val="left"/>
      <w:pPr>
        <w:ind w:left="2195" w:hanging="480"/>
      </w:pPr>
      <w:rPr>
        <w:rFonts w:ascii="Wingdings" w:hAnsi="Wingdings" w:hint="default"/>
      </w:rPr>
    </w:lvl>
    <w:lvl w:ilvl="4">
      <w:start w:val="1"/>
      <w:numFmt w:val="bullet"/>
      <w:lvlText w:val=""/>
      <w:lvlJc w:val="left"/>
      <w:pPr>
        <w:ind w:left="2675" w:hanging="480"/>
      </w:pPr>
      <w:rPr>
        <w:rFonts w:ascii="Wingdings" w:hAnsi="Wingdings" w:hint="default"/>
      </w:rPr>
    </w:lvl>
    <w:lvl w:ilvl="5">
      <w:start w:val="1"/>
      <w:numFmt w:val="bullet"/>
      <w:lvlText w:val=""/>
      <w:lvlJc w:val="left"/>
      <w:pPr>
        <w:ind w:left="3155" w:hanging="480"/>
      </w:pPr>
      <w:rPr>
        <w:rFonts w:ascii="Wingdings" w:hAnsi="Wingdings" w:hint="default"/>
      </w:rPr>
    </w:lvl>
    <w:lvl w:ilvl="6">
      <w:start w:val="1"/>
      <w:numFmt w:val="bullet"/>
      <w:lvlText w:val=""/>
      <w:lvlJc w:val="left"/>
      <w:pPr>
        <w:ind w:left="3635" w:hanging="480"/>
      </w:pPr>
      <w:rPr>
        <w:rFonts w:ascii="Wingdings" w:hAnsi="Wingdings" w:hint="default"/>
      </w:rPr>
    </w:lvl>
    <w:lvl w:ilvl="7">
      <w:start w:val="1"/>
      <w:numFmt w:val="bullet"/>
      <w:lvlText w:val=""/>
      <w:lvlJc w:val="left"/>
      <w:pPr>
        <w:ind w:left="4115" w:hanging="480"/>
      </w:pPr>
      <w:rPr>
        <w:rFonts w:ascii="Wingdings" w:hAnsi="Wingdings" w:hint="default"/>
      </w:rPr>
    </w:lvl>
    <w:lvl w:ilvl="8">
      <w:start w:val="1"/>
      <w:numFmt w:val="bullet"/>
      <w:lvlText w:val=""/>
      <w:lvlJc w:val="left"/>
      <w:pPr>
        <w:ind w:left="4595" w:hanging="480"/>
      </w:pPr>
      <w:rPr>
        <w:rFonts w:ascii="Wingdings" w:hAnsi="Wingdings" w:hint="default"/>
      </w:rPr>
    </w:lvl>
  </w:abstractNum>
  <w:abstractNum w:abstractNumId="393" w15:restartNumberingAfterBreak="0">
    <w:nsid w:val="579413C1"/>
    <w:multiLevelType w:val="hybridMultilevel"/>
    <w:tmpl w:val="E8E658A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4" w15:restartNumberingAfterBreak="0">
    <w:nsid w:val="57AA6467"/>
    <w:multiLevelType w:val="hybridMultilevel"/>
    <w:tmpl w:val="B09A7D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5" w15:restartNumberingAfterBreak="0">
    <w:nsid w:val="57BA302C"/>
    <w:multiLevelType w:val="hybridMultilevel"/>
    <w:tmpl w:val="67EE991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6" w15:restartNumberingAfterBreak="0">
    <w:nsid w:val="57E706F8"/>
    <w:multiLevelType w:val="hybridMultilevel"/>
    <w:tmpl w:val="16A62B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7" w15:restartNumberingAfterBreak="0">
    <w:nsid w:val="58EB67A4"/>
    <w:multiLevelType w:val="hybridMultilevel"/>
    <w:tmpl w:val="439657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8" w15:restartNumberingAfterBreak="0">
    <w:nsid w:val="58EF1EA7"/>
    <w:multiLevelType w:val="hybridMultilevel"/>
    <w:tmpl w:val="3422615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9" w15:restartNumberingAfterBreak="0">
    <w:nsid w:val="59F025F9"/>
    <w:multiLevelType w:val="hybridMultilevel"/>
    <w:tmpl w:val="FC2230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0" w15:restartNumberingAfterBreak="0">
    <w:nsid w:val="5A135041"/>
    <w:multiLevelType w:val="hybridMultilevel"/>
    <w:tmpl w:val="2EC8F4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1" w15:restartNumberingAfterBreak="0">
    <w:nsid w:val="5A3616C5"/>
    <w:multiLevelType w:val="multilevel"/>
    <w:tmpl w:val="935CD4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02" w15:restartNumberingAfterBreak="0">
    <w:nsid w:val="5A412C4A"/>
    <w:multiLevelType w:val="hybridMultilevel"/>
    <w:tmpl w:val="8BB654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3" w15:restartNumberingAfterBreak="0">
    <w:nsid w:val="5AE95695"/>
    <w:multiLevelType w:val="multilevel"/>
    <w:tmpl w:val="3754FBC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04" w15:restartNumberingAfterBreak="0">
    <w:nsid w:val="5BA74CC6"/>
    <w:multiLevelType w:val="multilevel"/>
    <w:tmpl w:val="1C4ABC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05" w15:restartNumberingAfterBreak="0">
    <w:nsid w:val="5BCB45F4"/>
    <w:multiLevelType w:val="hybridMultilevel"/>
    <w:tmpl w:val="9208DDE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5AF6EEC6">
      <w:numFmt w:val="bullet"/>
      <w:lvlText w:val="•"/>
      <w:lvlJc w:val="left"/>
      <w:pPr>
        <w:ind w:left="2520" w:hanging="720"/>
      </w:pPr>
      <w:rPr>
        <w:rFonts w:ascii="Times" w:eastAsia="Batang" w:hAnsi="Times" w:cs="Time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6" w15:restartNumberingAfterBreak="0">
    <w:nsid w:val="5C086AE4"/>
    <w:multiLevelType w:val="hybridMultilevel"/>
    <w:tmpl w:val="E864C35A"/>
    <w:lvl w:ilvl="0" w:tplc="08090001">
      <w:start w:val="1"/>
      <w:numFmt w:val="bullet"/>
      <w:lvlText w:val=""/>
      <w:lvlJc w:val="left"/>
      <w:pPr>
        <w:ind w:left="760" w:hanging="360"/>
      </w:pPr>
      <w:rPr>
        <w:rFonts w:ascii="Symbol" w:hAnsi="Symbol" w:hint="default"/>
      </w:rPr>
    </w:lvl>
    <w:lvl w:ilvl="1" w:tplc="08090003">
      <w:start w:val="1"/>
      <w:numFmt w:val="bullet"/>
      <w:lvlText w:val="o"/>
      <w:lvlJc w:val="left"/>
      <w:pPr>
        <w:ind w:left="1480" w:hanging="360"/>
      </w:pPr>
      <w:rPr>
        <w:rFonts w:ascii="Courier New" w:hAnsi="Courier New" w:cs="Courier New" w:hint="default"/>
      </w:rPr>
    </w:lvl>
    <w:lvl w:ilvl="2" w:tplc="08090005" w:tentative="1">
      <w:start w:val="1"/>
      <w:numFmt w:val="bullet"/>
      <w:lvlText w:val=""/>
      <w:lvlJc w:val="left"/>
      <w:pPr>
        <w:ind w:left="2200" w:hanging="360"/>
      </w:pPr>
      <w:rPr>
        <w:rFonts w:ascii="Wingdings" w:hAnsi="Wingdings" w:hint="default"/>
      </w:rPr>
    </w:lvl>
    <w:lvl w:ilvl="3" w:tplc="08090001" w:tentative="1">
      <w:start w:val="1"/>
      <w:numFmt w:val="bullet"/>
      <w:lvlText w:val=""/>
      <w:lvlJc w:val="left"/>
      <w:pPr>
        <w:ind w:left="2920" w:hanging="360"/>
      </w:pPr>
      <w:rPr>
        <w:rFonts w:ascii="Symbol" w:hAnsi="Symbol" w:hint="default"/>
      </w:rPr>
    </w:lvl>
    <w:lvl w:ilvl="4" w:tplc="08090003" w:tentative="1">
      <w:start w:val="1"/>
      <w:numFmt w:val="bullet"/>
      <w:lvlText w:val="o"/>
      <w:lvlJc w:val="left"/>
      <w:pPr>
        <w:ind w:left="3640" w:hanging="360"/>
      </w:pPr>
      <w:rPr>
        <w:rFonts w:ascii="Courier New" w:hAnsi="Courier New" w:cs="Courier New" w:hint="default"/>
      </w:rPr>
    </w:lvl>
    <w:lvl w:ilvl="5" w:tplc="08090005" w:tentative="1">
      <w:start w:val="1"/>
      <w:numFmt w:val="bullet"/>
      <w:lvlText w:val=""/>
      <w:lvlJc w:val="left"/>
      <w:pPr>
        <w:ind w:left="4360" w:hanging="360"/>
      </w:pPr>
      <w:rPr>
        <w:rFonts w:ascii="Wingdings" w:hAnsi="Wingdings" w:hint="default"/>
      </w:rPr>
    </w:lvl>
    <w:lvl w:ilvl="6" w:tplc="08090001" w:tentative="1">
      <w:start w:val="1"/>
      <w:numFmt w:val="bullet"/>
      <w:lvlText w:val=""/>
      <w:lvlJc w:val="left"/>
      <w:pPr>
        <w:ind w:left="5080" w:hanging="360"/>
      </w:pPr>
      <w:rPr>
        <w:rFonts w:ascii="Symbol" w:hAnsi="Symbol" w:hint="default"/>
      </w:rPr>
    </w:lvl>
    <w:lvl w:ilvl="7" w:tplc="08090003" w:tentative="1">
      <w:start w:val="1"/>
      <w:numFmt w:val="bullet"/>
      <w:lvlText w:val="o"/>
      <w:lvlJc w:val="left"/>
      <w:pPr>
        <w:ind w:left="5800" w:hanging="360"/>
      </w:pPr>
      <w:rPr>
        <w:rFonts w:ascii="Courier New" w:hAnsi="Courier New" w:cs="Courier New" w:hint="default"/>
      </w:rPr>
    </w:lvl>
    <w:lvl w:ilvl="8" w:tplc="08090005" w:tentative="1">
      <w:start w:val="1"/>
      <w:numFmt w:val="bullet"/>
      <w:lvlText w:val=""/>
      <w:lvlJc w:val="left"/>
      <w:pPr>
        <w:ind w:left="6520" w:hanging="360"/>
      </w:pPr>
      <w:rPr>
        <w:rFonts w:ascii="Wingdings" w:hAnsi="Wingdings" w:hint="default"/>
      </w:rPr>
    </w:lvl>
  </w:abstractNum>
  <w:abstractNum w:abstractNumId="407" w15:restartNumberingAfterBreak="0">
    <w:nsid w:val="5C13037A"/>
    <w:multiLevelType w:val="hybridMultilevel"/>
    <w:tmpl w:val="FEE2D1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8" w15:restartNumberingAfterBreak="0">
    <w:nsid w:val="5C253DBD"/>
    <w:multiLevelType w:val="hybridMultilevel"/>
    <w:tmpl w:val="11EA942C"/>
    <w:lvl w:ilvl="0" w:tplc="04090001">
      <w:start w:val="1"/>
      <w:numFmt w:val="bullet"/>
      <w:lvlText w:val=""/>
      <w:lvlJc w:val="left"/>
      <w:pPr>
        <w:ind w:left="840" w:hanging="420"/>
      </w:pPr>
      <w:rPr>
        <w:rFonts w:ascii="Symbol" w:hAnsi="Symbol" w:hint="default"/>
      </w:rPr>
    </w:lvl>
    <w:lvl w:ilvl="1" w:tplc="04090003">
      <w:start w:val="1"/>
      <w:numFmt w:val="bullet"/>
      <w:lvlText w:val="o"/>
      <w:lvlJc w:val="left"/>
      <w:pPr>
        <w:ind w:left="1260" w:hanging="420"/>
      </w:pPr>
      <w:rPr>
        <w:rFonts w:ascii="Courier New" w:hAnsi="Courier New" w:cs="Courier New" w:hint="default"/>
      </w:rPr>
    </w:lvl>
    <w:lvl w:ilvl="2" w:tplc="04090005">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09" w15:restartNumberingAfterBreak="0">
    <w:nsid w:val="5C376227"/>
    <w:multiLevelType w:val="hybridMultilevel"/>
    <w:tmpl w:val="9B9AFB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0" w15:restartNumberingAfterBreak="0">
    <w:nsid w:val="5C3E116E"/>
    <w:multiLevelType w:val="multilevel"/>
    <w:tmpl w:val="4E6C3A2F"/>
    <w:lvl w:ilvl="0">
      <w:start w:val="1"/>
      <w:numFmt w:val="decimal"/>
      <w:lvlText w:val="%1."/>
      <w:lvlJc w:val="left"/>
      <w:pPr>
        <w:ind w:left="851" w:hanging="284"/>
      </w:pPr>
      <w:rPr>
        <w:b w:val="0"/>
        <w:bCs w:val="0"/>
        <w:i w:val="0"/>
        <w:iCs w:val="0"/>
        <w:caps w:val="0"/>
        <w:smallCaps w:val="0"/>
        <w:strike w:val="0"/>
        <w:dstrike w:val="0"/>
        <w:vanish w:val="0"/>
        <w:webHidden w:val="0"/>
        <w:color w:val="000000"/>
        <w:spacing w:val="0"/>
        <w:kern w:val="0"/>
        <w:position w:val="0"/>
        <w:u w:val="none"/>
        <w:effect w:val="none"/>
        <w:vertAlign w:val="baseline"/>
        <w:specVanish w:val="0"/>
      </w:rPr>
    </w:lvl>
    <w:lvl w:ilvl="1">
      <w:start w:val="1"/>
      <w:numFmt w:val="decimal"/>
      <w:lvlText w:val="%2."/>
      <w:lvlJc w:val="left"/>
      <w:pPr>
        <w:ind w:left="1134" w:hanging="283"/>
      </w:pPr>
      <w:rPr>
        <w:color w:val="auto"/>
        <w:sz w:val="22"/>
      </w:rPr>
    </w:lvl>
    <w:lvl w:ilvl="2">
      <w:start w:val="1"/>
      <w:numFmt w:val="bullet"/>
      <w:lvlText w:val="♦"/>
      <w:lvlJc w:val="left"/>
      <w:pPr>
        <w:ind w:left="1418" w:hanging="284"/>
      </w:pPr>
      <w:rPr>
        <w:rFonts w:ascii="Times New Roman" w:hAnsi="Times New Roman" w:cs="Times New Roman" w:hint="default"/>
        <w:color w:val="auto"/>
        <w:sz w:val="22"/>
      </w:rPr>
    </w:lvl>
    <w:lvl w:ilvl="3">
      <w:start w:val="1"/>
      <w:numFmt w:val="bullet"/>
      <w:lvlText w:val="□"/>
      <w:lvlJc w:val="left"/>
      <w:pPr>
        <w:ind w:left="1701" w:hanging="283"/>
      </w:pPr>
      <w:rPr>
        <w:rFonts w:ascii="Times New Roman" w:hAnsi="Times New Roman" w:cs="Times New Roman" w:hint="default"/>
        <w:color w:val="auto"/>
      </w:rPr>
    </w:lvl>
    <w:lvl w:ilvl="4">
      <w:start w:val="1"/>
      <w:numFmt w:val="bullet"/>
      <w:lvlText w:val="▪"/>
      <w:lvlJc w:val="left"/>
      <w:pPr>
        <w:ind w:left="1985" w:hanging="284"/>
      </w:pPr>
      <w:rPr>
        <w:rFonts w:ascii="Times New Roman" w:hAnsi="Times New Roman" w:cs="Times New Roman" w:hint="default"/>
        <w:color w:val="auto"/>
      </w:rPr>
    </w:lvl>
    <w:lvl w:ilvl="5">
      <w:start w:val="1"/>
      <w:numFmt w:val="lowerRoman"/>
      <w:lvlText w:val="(%6)"/>
      <w:lvlJc w:val="left"/>
      <w:pPr>
        <w:ind w:left="2727" w:hanging="360"/>
      </w:pPr>
    </w:lvl>
    <w:lvl w:ilvl="6">
      <w:start w:val="1"/>
      <w:numFmt w:val="decimal"/>
      <w:lvlText w:val="%7."/>
      <w:lvlJc w:val="left"/>
      <w:pPr>
        <w:ind w:left="3087" w:hanging="360"/>
      </w:pPr>
    </w:lvl>
    <w:lvl w:ilvl="7">
      <w:start w:val="1"/>
      <w:numFmt w:val="lowerLetter"/>
      <w:lvlText w:val="%8."/>
      <w:lvlJc w:val="left"/>
      <w:pPr>
        <w:ind w:left="3447" w:hanging="360"/>
      </w:pPr>
    </w:lvl>
    <w:lvl w:ilvl="8">
      <w:start w:val="1"/>
      <w:numFmt w:val="lowerRoman"/>
      <w:lvlText w:val="%9."/>
      <w:lvlJc w:val="left"/>
      <w:pPr>
        <w:ind w:left="3807" w:hanging="360"/>
      </w:pPr>
    </w:lvl>
  </w:abstractNum>
  <w:abstractNum w:abstractNumId="411" w15:restartNumberingAfterBreak="0">
    <w:nsid w:val="5C6A055E"/>
    <w:multiLevelType w:val="hybridMultilevel"/>
    <w:tmpl w:val="246A4BD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2" w15:restartNumberingAfterBreak="0">
    <w:nsid w:val="5D0F60D4"/>
    <w:multiLevelType w:val="hybridMultilevel"/>
    <w:tmpl w:val="C7A8F1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3" w15:restartNumberingAfterBreak="0">
    <w:nsid w:val="5D4D1C3B"/>
    <w:multiLevelType w:val="multilevel"/>
    <w:tmpl w:val="53E00F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14" w15:restartNumberingAfterBreak="0">
    <w:nsid w:val="5D8F0A00"/>
    <w:multiLevelType w:val="hybridMultilevel"/>
    <w:tmpl w:val="9932800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5" w15:restartNumberingAfterBreak="0">
    <w:nsid w:val="5D9032D3"/>
    <w:multiLevelType w:val="hybridMultilevel"/>
    <w:tmpl w:val="08C6DE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6" w15:restartNumberingAfterBreak="0">
    <w:nsid w:val="5DF54DCC"/>
    <w:multiLevelType w:val="hybridMultilevel"/>
    <w:tmpl w:val="8D2098C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7" w15:restartNumberingAfterBreak="0">
    <w:nsid w:val="5E1179C7"/>
    <w:multiLevelType w:val="hybridMultilevel"/>
    <w:tmpl w:val="50AC45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8" w15:restartNumberingAfterBreak="0">
    <w:nsid w:val="5E5B1FE8"/>
    <w:multiLevelType w:val="hybridMultilevel"/>
    <w:tmpl w:val="65A870E8"/>
    <w:lvl w:ilvl="0" w:tplc="08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9" w15:restartNumberingAfterBreak="0">
    <w:nsid w:val="5E7325E4"/>
    <w:multiLevelType w:val="hybridMultilevel"/>
    <w:tmpl w:val="95960F4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0" w15:restartNumberingAfterBreak="0">
    <w:nsid w:val="5EFB1B69"/>
    <w:multiLevelType w:val="hybridMultilevel"/>
    <w:tmpl w:val="215880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1" w15:restartNumberingAfterBreak="0">
    <w:nsid w:val="5F1912B1"/>
    <w:multiLevelType w:val="hybridMultilevel"/>
    <w:tmpl w:val="728CD534"/>
    <w:lvl w:ilvl="0" w:tplc="04090001">
      <w:start w:val="1"/>
      <w:numFmt w:val="bullet"/>
      <w:lvlText w:val=""/>
      <w:lvlJc w:val="left"/>
      <w:pPr>
        <w:ind w:left="528" w:hanging="360"/>
      </w:pPr>
      <w:rPr>
        <w:rFonts w:ascii="Symbol" w:hAnsi="Symbol" w:hint="default"/>
      </w:rPr>
    </w:lvl>
    <w:lvl w:ilvl="1" w:tplc="04090003">
      <w:start w:val="1"/>
      <w:numFmt w:val="bullet"/>
      <w:pStyle w:val="bullet2"/>
      <w:lvlText w:val="o"/>
      <w:lvlJc w:val="left"/>
      <w:pPr>
        <w:ind w:left="1248" w:hanging="360"/>
      </w:pPr>
      <w:rPr>
        <w:rFonts w:ascii="Courier New" w:hAnsi="Courier New" w:cs="Courier New" w:hint="default"/>
      </w:rPr>
    </w:lvl>
    <w:lvl w:ilvl="2" w:tplc="04090005">
      <w:start w:val="1"/>
      <w:numFmt w:val="bullet"/>
      <w:pStyle w:val="bullet3"/>
      <w:lvlText w:val=""/>
      <w:lvlJc w:val="left"/>
      <w:pPr>
        <w:ind w:left="1968" w:hanging="360"/>
      </w:pPr>
      <w:rPr>
        <w:rFonts w:ascii="Wingdings" w:hAnsi="Wingdings" w:hint="default"/>
      </w:rPr>
    </w:lvl>
    <w:lvl w:ilvl="3" w:tplc="04090001">
      <w:start w:val="1"/>
      <w:numFmt w:val="bullet"/>
      <w:pStyle w:val="bullet4"/>
      <w:lvlText w:val=""/>
      <w:lvlJc w:val="left"/>
      <w:pPr>
        <w:ind w:left="2688" w:hanging="360"/>
      </w:pPr>
      <w:rPr>
        <w:rFonts w:ascii="Symbol" w:hAnsi="Symbol" w:hint="default"/>
      </w:rPr>
    </w:lvl>
    <w:lvl w:ilvl="4" w:tplc="04090003" w:tentative="1">
      <w:start w:val="1"/>
      <w:numFmt w:val="bullet"/>
      <w:lvlText w:val="o"/>
      <w:lvlJc w:val="left"/>
      <w:pPr>
        <w:ind w:left="3408" w:hanging="360"/>
      </w:pPr>
      <w:rPr>
        <w:rFonts w:ascii="Courier New" w:hAnsi="Courier New" w:cs="Courier New" w:hint="default"/>
      </w:rPr>
    </w:lvl>
    <w:lvl w:ilvl="5" w:tplc="04090005" w:tentative="1">
      <w:start w:val="1"/>
      <w:numFmt w:val="bullet"/>
      <w:lvlText w:val=""/>
      <w:lvlJc w:val="left"/>
      <w:pPr>
        <w:ind w:left="4128" w:hanging="360"/>
      </w:pPr>
      <w:rPr>
        <w:rFonts w:ascii="Wingdings" w:hAnsi="Wingdings" w:hint="default"/>
      </w:rPr>
    </w:lvl>
    <w:lvl w:ilvl="6" w:tplc="04090001" w:tentative="1">
      <w:start w:val="1"/>
      <w:numFmt w:val="bullet"/>
      <w:lvlText w:val=""/>
      <w:lvlJc w:val="left"/>
      <w:pPr>
        <w:ind w:left="4848" w:hanging="360"/>
      </w:pPr>
      <w:rPr>
        <w:rFonts w:ascii="Symbol" w:hAnsi="Symbol" w:hint="default"/>
      </w:rPr>
    </w:lvl>
    <w:lvl w:ilvl="7" w:tplc="04090003" w:tentative="1">
      <w:start w:val="1"/>
      <w:numFmt w:val="bullet"/>
      <w:lvlText w:val="o"/>
      <w:lvlJc w:val="left"/>
      <w:pPr>
        <w:ind w:left="5568" w:hanging="360"/>
      </w:pPr>
      <w:rPr>
        <w:rFonts w:ascii="Courier New" w:hAnsi="Courier New" w:cs="Courier New" w:hint="default"/>
      </w:rPr>
    </w:lvl>
    <w:lvl w:ilvl="8" w:tplc="04090005" w:tentative="1">
      <w:start w:val="1"/>
      <w:numFmt w:val="bullet"/>
      <w:lvlText w:val=""/>
      <w:lvlJc w:val="left"/>
      <w:pPr>
        <w:ind w:left="6288" w:hanging="360"/>
      </w:pPr>
      <w:rPr>
        <w:rFonts w:ascii="Wingdings" w:hAnsi="Wingdings" w:hint="default"/>
      </w:rPr>
    </w:lvl>
  </w:abstractNum>
  <w:abstractNum w:abstractNumId="422" w15:restartNumberingAfterBreak="0">
    <w:nsid w:val="5F260224"/>
    <w:multiLevelType w:val="hybridMultilevel"/>
    <w:tmpl w:val="989E6302"/>
    <w:lvl w:ilvl="0" w:tplc="4202C932">
      <w:start w:val="1"/>
      <w:numFmt w:val="bullet"/>
      <w:lvlText w:val=""/>
      <w:lvlJc w:val="left"/>
      <w:pPr>
        <w:ind w:left="840" w:hanging="420"/>
      </w:pPr>
      <w:rPr>
        <w:rFonts w:ascii="Symbol" w:eastAsia="MS Mincho" w:hAnsi="Symbol" w:cs="Times New Roman" w:hint="default"/>
      </w:rPr>
    </w:lvl>
    <w:lvl w:ilvl="1" w:tplc="04090003">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23" w15:restartNumberingAfterBreak="0">
    <w:nsid w:val="5F4F1346"/>
    <w:multiLevelType w:val="multilevel"/>
    <w:tmpl w:val="C2769C2A"/>
    <w:lvl w:ilvl="0">
      <w:start w:val="1"/>
      <w:numFmt w:val="bullet"/>
      <w:pStyle w:val="Normal1CharChar"/>
      <w:lvlText w:val=""/>
      <w:lvlJc w:val="left"/>
      <w:pPr>
        <w:tabs>
          <w:tab w:val="num" w:pos="851"/>
        </w:tabs>
        <w:ind w:left="851" w:hanging="851"/>
      </w:pPr>
      <w:rPr>
        <w:rFonts w:ascii="ZapfDingbats" w:hAnsi="ZapfDingbats" w:hint="default"/>
        <w:b/>
        <w:i w:val="0"/>
        <w:color w:val="auto"/>
        <w:sz w:val="20"/>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eastAsia="Times New Roman"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eastAsia="Times New Roman"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24" w15:restartNumberingAfterBreak="0">
    <w:nsid w:val="5F725D72"/>
    <w:multiLevelType w:val="hybridMultilevel"/>
    <w:tmpl w:val="367EE1B2"/>
    <w:lvl w:ilvl="0" w:tplc="08090001">
      <w:start w:val="1"/>
      <w:numFmt w:val="bullet"/>
      <w:lvlText w:val=""/>
      <w:lvlJc w:val="left"/>
      <w:pPr>
        <w:ind w:left="760" w:hanging="360"/>
      </w:pPr>
      <w:rPr>
        <w:rFonts w:ascii="Symbol" w:hAnsi="Symbol" w:hint="default"/>
      </w:rPr>
    </w:lvl>
    <w:lvl w:ilvl="1" w:tplc="04090003">
      <w:start w:val="1"/>
      <w:numFmt w:val="bullet"/>
      <w:lvlText w:val=""/>
      <w:lvlJc w:val="left"/>
      <w:pPr>
        <w:ind w:left="1200" w:hanging="400"/>
      </w:pPr>
      <w:rPr>
        <w:rFonts w:ascii="Wingdings" w:hAnsi="Wingdings" w:hint="default"/>
      </w:rPr>
    </w:lvl>
    <w:lvl w:ilvl="2" w:tplc="F2148A70">
      <w:numFmt w:val="bullet"/>
      <w:lvlText w:val="•"/>
      <w:lvlJc w:val="left"/>
      <w:pPr>
        <w:ind w:left="1920" w:hanging="720"/>
      </w:pPr>
      <w:rPr>
        <w:rFonts w:ascii="Times" w:eastAsia="Batang" w:hAnsi="Times" w:cs="Time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25" w15:restartNumberingAfterBreak="0">
    <w:nsid w:val="5F9D4926"/>
    <w:multiLevelType w:val="multilevel"/>
    <w:tmpl w:val="5F9D492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26" w15:restartNumberingAfterBreak="0">
    <w:nsid w:val="5F9D6218"/>
    <w:multiLevelType w:val="multilevel"/>
    <w:tmpl w:val="12EE7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27" w15:restartNumberingAfterBreak="0">
    <w:nsid w:val="60001FC7"/>
    <w:multiLevelType w:val="hybridMultilevel"/>
    <w:tmpl w:val="A6823794"/>
    <w:lvl w:ilvl="0" w:tplc="9D703F70">
      <w:start w:val="1"/>
      <w:numFmt w:val="bullet"/>
      <w:pStyle w:val="a2"/>
      <w:lvlText w:val=""/>
      <w:lvlJc w:val="left"/>
      <w:pPr>
        <w:ind w:left="400" w:hanging="400"/>
      </w:pPr>
      <w:rPr>
        <w:rFonts w:ascii="Wingdings" w:hAnsi="Wingdings" w:hint="default"/>
      </w:rPr>
    </w:lvl>
    <w:lvl w:ilvl="1" w:tplc="87F2F22E">
      <w:start w:val="1"/>
      <w:numFmt w:val="decimal"/>
      <w:pStyle w:val="summary"/>
      <w:lvlText w:val="%2)"/>
      <w:lvlJc w:val="left"/>
      <w:pPr>
        <w:ind w:left="800" w:hanging="400"/>
      </w:pPr>
      <w:rPr>
        <w:rFonts w:ascii="Times New Roman" w:eastAsia="LG스마트체 Light"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22"/>
        <w:szCs w:val="22"/>
        <w:u w:val="none" w:color="000000"/>
        <w:effect w:val="none"/>
        <w:bdr w:val="none" w:sz="0" w:space="0" w:color="000000"/>
        <w:shd w:val="clear" w:color="000000" w:fill="000000"/>
        <w:vertAlign w:val="baseline"/>
        <w:em w:val="none"/>
        <w:lang w:val="en-US" w:eastAsia="x-none" w:bidi="x-none"/>
        <w:specVanish w:val="0"/>
      </w:rPr>
    </w:lvl>
    <w:lvl w:ilvl="2" w:tplc="44A035F6">
      <w:numFmt w:val="bullet"/>
      <w:lvlText w:val=""/>
      <w:lvlJc w:val="left"/>
      <w:pPr>
        <w:ind w:left="1200" w:hanging="400"/>
      </w:pPr>
      <w:rPr>
        <w:rFonts w:ascii="Symbol" w:eastAsia="MS Mincho" w:hAnsi="Symbol" w:cs="Times New Roman" w:hint="default"/>
      </w:rPr>
    </w:lvl>
    <w:lvl w:ilvl="3" w:tplc="94B4423C">
      <w:start w:val="1"/>
      <w:numFmt w:val="bullet"/>
      <w:lvlText w:val="o"/>
      <w:lvlJc w:val="left"/>
      <w:pPr>
        <w:ind w:left="1600" w:hanging="400"/>
      </w:pPr>
      <w:rPr>
        <w:rFonts w:ascii="Courier New" w:hAnsi="Courier New" w:cs="Courier New" w:hint="default"/>
      </w:rPr>
    </w:lvl>
    <w:lvl w:ilvl="4" w:tplc="0409000F">
      <w:start w:val="1"/>
      <w:numFmt w:val="decimal"/>
      <w:lvlText w:val="%5."/>
      <w:lvlJc w:val="left"/>
      <w:pPr>
        <w:ind w:left="2000" w:hanging="400"/>
      </w:pPr>
      <w:rPr>
        <w:rFonts w:hint="default"/>
      </w:rPr>
    </w:lvl>
    <w:lvl w:ilvl="5" w:tplc="272E5D06">
      <w:start w:val="1"/>
      <w:numFmt w:val="bullet"/>
      <w:lvlText w:val="-"/>
      <w:lvlJc w:val="left"/>
      <w:pPr>
        <w:ind w:left="2400" w:hanging="400"/>
      </w:pPr>
      <w:rPr>
        <w:rFonts w:ascii="Times New Roman" w:eastAsia="Malgun Gothic" w:hAnsi="Times New Roman" w:cs="Times New Roman" w:hint="default"/>
      </w:rPr>
    </w:lvl>
    <w:lvl w:ilvl="6" w:tplc="272E5D06">
      <w:start w:val="1"/>
      <w:numFmt w:val="bullet"/>
      <w:lvlText w:val="-"/>
      <w:lvlJc w:val="left"/>
      <w:pPr>
        <w:ind w:left="2800" w:hanging="400"/>
      </w:pPr>
      <w:rPr>
        <w:rFonts w:ascii="Times New Roman" w:eastAsia="Malgun Gothic" w:hAnsi="Times New Roman" w:cs="Times New Roman" w:hint="default"/>
      </w:rPr>
    </w:lvl>
    <w:lvl w:ilvl="7" w:tplc="04090019">
      <w:start w:val="1"/>
      <w:numFmt w:val="upperLetter"/>
      <w:lvlText w:val="%8."/>
      <w:lvlJc w:val="left"/>
      <w:pPr>
        <w:ind w:left="3200" w:hanging="400"/>
      </w:pPr>
    </w:lvl>
    <w:lvl w:ilvl="8" w:tplc="0409001B">
      <w:start w:val="1"/>
      <w:numFmt w:val="lowerRoman"/>
      <w:lvlText w:val="%9."/>
      <w:lvlJc w:val="right"/>
      <w:pPr>
        <w:ind w:left="3600" w:hanging="400"/>
      </w:pPr>
    </w:lvl>
  </w:abstractNum>
  <w:abstractNum w:abstractNumId="428" w15:restartNumberingAfterBreak="0">
    <w:nsid w:val="60072B0C"/>
    <w:multiLevelType w:val="hybridMultilevel"/>
    <w:tmpl w:val="3AFC40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9" w15:restartNumberingAfterBreak="0">
    <w:nsid w:val="600B5707"/>
    <w:multiLevelType w:val="hybridMultilevel"/>
    <w:tmpl w:val="DD2C922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0" w15:restartNumberingAfterBreak="0">
    <w:nsid w:val="60A5692C"/>
    <w:multiLevelType w:val="hybridMultilevel"/>
    <w:tmpl w:val="FE3247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1" w15:restartNumberingAfterBreak="0">
    <w:nsid w:val="61083285"/>
    <w:multiLevelType w:val="multilevel"/>
    <w:tmpl w:val="61083285"/>
    <w:lvl w:ilvl="0">
      <w:start w:val="1"/>
      <w:numFmt w:val="bullet"/>
      <w:lvlText w:val="-"/>
      <w:lvlJc w:val="left"/>
      <w:pPr>
        <w:ind w:left="360" w:hanging="360"/>
      </w:pPr>
      <w:rPr>
        <w:rFonts w:ascii="Times New Roman" w:eastAsia="SimSun" w:hAnsi="Times New Roman" w:cs="Times New Roman" w:hint="default"/>
      </w:rPr>
    </w:lvl>
    <w:lvl w:ilvl="1">
      <w:start w:val="1"/>
      <w:numFmt w:val="bullet"/>
      <w:lvlText w:val="-"/>
      <w:lvlJc w:val="left"/>
      <w:pPr>
        <w:ind w:left="840" w:hanging="420"/>
      </w:pPr>
      <w:rPr>
        <w:rFonts w:ascii="Times New Roman" w:eastAsia="SimSun" w:hAnsi="Times New Roman" w:cs="Times New Roman" w:hint="default"/>
        <w:b/>
        <w:sz w:val="20"/>
        <w:u w:val="none"/>
      </w:rPr>
    </w:lvl>
    <w:lvl w:ilvl="2">
      <w:numFmt w:val="bullet"/>
      <w:lvlText w:val="◦"/>
      <w:lvlJc w:val="left"/>
      <w:pPr>
        <w:ind w:left="1260" w:hanging="420"/>
      </w:pPr>
      <w:rPr>
        <w:rFonts w:ascii="Arial" w:hAnsi="Arial"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32" w15:restartNumberingAfterBreak="0">
    <w:nsid w:val="611644EC"/>
    <w:multiLevelType w:val="multilevel"/>
    <w:tmpl w:val="CCBCC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61605C77"/>
    <w:multiLevelType w:val="hybridMultilevel"/>
    <w:tmpl w:val="177C5C5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4" w15:restartNumberingAfterBreak="0">
    <w:nsid w:val="616A797C"/>
    <w:multiLevelType w:val="hybridMultilevel"/>
    <w:tmpl w:val="9DAC730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5" w15:restartNumberingAfterBreak="0">
    <w:nsid w:val="61722CF2"/>
    <w:multiLevelType w:val="hybridMultilevel"/>
    <w:tmpl w:val="3F340CA4"/>
    <w:lvl w:ilvl="0" w:tplc="AFB8C8D6">
      <w:numFmt w:val="bullet"/>
      <w:lvlText w:val=""/>
      <w:lvlJc w:val="left"/>
      <w:pPr>
        <w:ind w:left="720" w:hanging="360"/>
      </w:pPr>
      <w:rPr>
        <w:rFonts w:ascii="Symbol" w:eastAsiaTheme="minorEastAsia"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6" w15:restartNumberingAfterBreak="0">
    <w:nsid w:val="618619B9"/>
    <w:multiLevelType w:val="hybridMultilevel"/>
    <w:tmpl w:val="E81AF27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7" w15:restartNumberingAfterBreak="0">
    <w:nsid w:val="61C4691F"/>
    <w:multiLevelType w:val="hybridMultilevel"/>
    <w:tmpl w:val="122EED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8" w15:restartNumberingAfterBreak="0">
    <w:nsid w:val="623263B5"/>
    <w:multiLevelType w:val="multilevel"/>
    <w:tmpl w:val="623263B5"/>
    <w:lvl w:ilvl="0">
      <w:start w:val="1"/>
      <w:numFmt w:val="bullet"/>
      <w:lvlText w:val=""/>
      <w:lvlJc w:val="left"/>
      <w:pPr>
        <w:ind w:left="720" w:hanging="360"/>
      </w:pPr>
      <w:rPr>
        <w:rFonts w:ascii="Symbol" w:hAnsi="Symbol" w:hint="default"/>
      </w:rPr>
    </w:lvl>
    <w:lvl w:ilvl="1">
      <w:start w:val="1"/>
      <w:numFmt w:val="bullet"/>
      <w:lvlText w:val="o"/>
      <w:lvlJc w:val="left"/>
      <w:pPr>
        <w:ind w:left="1353"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39" w15:restartNumberingAfterBreak="0">
    <w:nsid w:val="630A36AC"/>
    <w:multiLevelType w:val="hybridMultilevel"/>
    <w:tmpl w:val="7FFA30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0" w15:restartNumberingAfterBreak="0">
    <w:nsid w:val="63743631"/>
    <w:multiLevelType w:val="hybridMultilevel"/>
    <w:tmpl w:val="5F4C813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1" w15:restartNumberingAfterBreak="0">
    <w:nsid w:val="63A465B3"/>
    <w:multiLevelType w:val="multilevel"/>
    <w:tmpl w:val="63A465B3"/>
    <w:lvl w:ilvl="0">
      <w:start w:val="1"/>
      <w:numFmt w:val="bullet"/>
      <w:lvlText w:val="-"/>
      <w:lvlJc w:val="left"/>
      <w:pPr>
        <w:ind w:left="720" w:hanging="360"/>
      </w:pPr>
      <w:rPr>
        <w:rFonts w:ascii="Arial" w:eastAsia="Malgun Gothic" w:hAnsi="Arial"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42" w15:restartNumberingAfterBreak="0">
    <w:nsid w:val="63B31319"/>
    <w:multiLevelType w:val="hybridMultilevel"/>
    <w:tmpl w:val="2A08BF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3" w15:restartNumberingAfterBreak="0">
    <w:nsid w:val="64306048"/>
    <w:multiLevelType w:val="multilevel"/>
    <w:tmpl w:val="64306048"/>
    <w:lvl w:ilvl="0">
      <w:start w:val="1"/>
      <w:numFmt w:val="decimalZero"/>
      <w:pStyle w:val="ParagraphNumbering"/>
      <w:lvlText w:val="[00%1]"/>
      <w:lvlJc w:val="left"/>
      <w:pPr>
        <w:tabs>
          <w:tab w:val="num" w:pos="851"/>
        </w:tabs>
        <w:ind w:left="0" w:firstLine="0"/>
      </w:pPr>
      <w:rPr>
        <w:rFonts w:ascii="Times New Roman" w:hAnsi="Times New Roman" w:hint="default"/>
        <w:b w:val="0"/>
        <w:i w:val="0"/>
        <w:sz w:val="24"/>
      </w:rPr>
    </w:lvl>
    <w:lvl w:ilvl="1">
      <w:start w:val="1"/>
      <w:numFmt w:val="lowerLetter"/>
      <w:lvlText w:val="%2."/>
      <w:lvlJc w:val="left"/>
      <w:pPr>
        <w:tabs>
          <w:tab w:val="num" w:pos="2160"/>
        </w:tabs>
        <w:ind w:left="2160" w:hanging="360"/>
      </w:pPr>
    </w:lvl>
    <w:lvl w:ilvl="2">
      <w:start w:val="1"/>
      <w:numFmt w:val="lowerLetter"/>
      <w:lvlText w:val="%3)"/>
      <w:lvlJc w:val="left"/>
      <w:pPr>
        <w:tabs>
          <w:tab w:val="num" w:pos="3060"/>
        </w:tabs>
        <w:ind w:left="3060" w:hanging="360"/>
      </w:pPr>
      <w:rPr>
        <w:rFonts w:hint="default"/>
      </w:r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444" w15:restartNumberingAfterBreak="0">
    <w:nsid w:val="64555047"/>
    <w:multiLevelType w:val="hybridMultilevel"/>
    <w:tmpl w:val="0BD8C36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5" w15:restartNumberingAfterBreak="0">
    <w:nsid w:val="64573561"/>
    <w:multiLevelType w:val="hybridMultilevel"/>
    <w:tmpl w:val="7C80DB1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6" w15:restartNumberingAfterBreak="0">
    <w:nsid w:val="646C5A96"/>
    <w:multiLevelType w:val="hybridMultilevel"/>
    <w:tmpl w:val="EE5244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7" w15:restartNumberingAfterBreak="0">
    <w:nsid w:val="64A96988"/>
    <w:multiLevelType w:val="hybridMultilevel"/>
    <w:tmpl w:val="BB4A867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8" w15:restartNumberingAfterBreak="0">
    <w:nsid w:val="64BE1B2A"/>
    <w:multiLevelType w:val="multilevel"/>
    <w:tmpl w:val="AD6A30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49" w15:restartNumberingAfterBreak="0">
    <w:nsid w:val="64E87254"/>
    <w:multiLevelType w:val="hybridMultilevel"/>
    <w:tmpl w:val="B4F82670"/>
    <w:lvl w:ilvl="0" w:tplc="08090001">
      <w:start w:val="1"/>
      <w:numFmt w:val="bullet"/>
      <w:lvlText w:val=""/>
      <w:lvlJc w:val="left"/>
      <w:pPr>
        <w:ind w:left="760" w:hanging="360"/>
      </w:pPr>
      <w:rPr>
        <w:rFonts w:ascii="Symbol" w:hAnsi="Symbol" w:hint="default"/>
      </w:rPr>
    </w:lvl>
    <w:lvl w:ilvl="1" w:tplc="04090003">
      <w:start w:val="1"/>
      <w:numFmt w:val="bullet"/>
      <w:lvlText w:val=""/>
      <w:lvlJc w:val="left"/>
      <w:pPr>
        <w:ind w:left="1200" w:hanging="400"/>
      </w:pPr>
      <w:rPr>
        <w:rFonts w:ascii="Wingdings" w:hAnsi="Wingdings" w:hint="default"/>
      </w:rPr>
    </w:lvl>
    <w:lvl w:ilvl="2" w:tplc="F2148A70">
      <w:numFmt w:val="bullet"/>
      <w:lvlText w:val="•"/>
      <w:lvlJc w:val="left"/>
      <w:pPr>
        <w:ind w:left="1920" w:hanging="720"/>
      </w:pPr>
      <w:rPr>
        <w:rFonts w:ascii="Times" w:eastAsia="Batang" w:hAnsi="Times" w:cs="Time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50" w15:restartNumberingAfterBreak="0">
    <w:nsid w:val="65280651"/>
    <w:multiLevelType w:val="hybridMultilevel"/>
    <w:tmpl w:val="E1DC6714"/>
    <w:lvl w:ilvl="0" w:tplc="08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1" w15:restartNumberingAfterBreak="0">
    <w:nsid w:val="65343DB9"/>
    <w:multiLevelType w:val="hybridMultilevel"/>
    <w:tmpl w:val="980A3E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2" w15:restartNumberingAfterBreak="0">
    <w:nsid w:val="654D7A51"/>
    <w:multiLevelType w:val="multilevel"/>
    <w:tmpl w:val="AD0294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53" w15:restartNumberingAfterBreak="0">
    <w:nsid w:val="65B50D10"/>
    <w:multiLevelType w:val="hybridMultilevel"/>
    <w:tmpl w:val="8C4CA0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4" w15:restartNumberingAfterBreak="0">
    <w:nsid w:val="65C635F2"/>
    <w:multiLevelType w:val="hybridMultilevel"/>
    <w:tmpl w:val="9710C8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5" w15:restartNumberingAfterBreak="0">
    <w:nsid w:val="65D26D3F"/>
    <w:multiLevelType w:val="hybridMultilevel"/>
    <w:tmpl w:val="8FBA58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6" w15:restartNumberingAfterBreak="0">
    <w:nsid w:val="66592277"/>
    <w:multiLevelType w:val="hybridMultilevel"/>
    <w:tmpl w:val="C2802E6C"/>
    <w:lvl w:ilvl="0" w:tplc="08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7" w15:restartNumberingAfterBreak="0">
    <w:nsid w:val="66727166"/>
    <w:multiLevelType w:val="hybridMultilevel"/>
    <w:tmpl w:val="31A262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8" w15:restartNumberingAfterBreak="0">
    <w:nsid w:val="66866C9D"/>
    <w:multiLevelType w:val="hybridMultilevel"/>
    <w:tmpl w:val="22045D6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59" w15:restartNumberingAfterBreak="0">
    <w:nsid w:val="669C2BBF"/>
    <w:multiLevelType w:val="hybridMultilevel"/>
    <w:tmpl w:val="E604AD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0" w15:restartNumberingAfterBreak="0">
    <w:nsid w:val="66A3543D"/>
    <w:multiLevelType w:val="hybridMultilevel"/>
    <w:tmpl w:val="C3808D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1" w15:restartNumberingAfterBreak="0">
    <w:nsid w:val="66A92F1D"/>
    <w:multiLevelType w:val="multilevel"/>
    <w:tmpl w:val="3754FBC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62" w15:restartNumberingAfterBreak="0">
    <w:nsid w:val="66ED5494"/>
    <w:multiLevelType w:val="hybridMultilevel"/>
    <w:tmpl w:val="EE2A7E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3" w15:restartNumberingAfterBreak="0">
    <w:nsid w:val="67002F02"/>
    <w:multiLevelType w:val="hybridMultilevel"/>
    <w:tmpl w:val="2A66DD1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4" w15:restartNumberingAfterBreak="0">
    <w:nsid w:val="67032A7B"/>
    <w:multiLevelType w:val="hybridMultilevel"/>
    <w:tmpl w:val="6C02FF14"/>
    <w:lvl w:ilvl="0" w:tplc="04090001">
      <w:start w:val="1"/>
      <w:numFmt w:val="bullet"/>
      <w:lvlText w:val=""/>
      <w:lvlJc w:val="left"/>
      <w:pPr>
        <w:ind w:left="1140" w:hanging="420"/>
      </w:pPr>
      <w:rPr>
        <w:rFonts w:ascii="Symbol" w:hAnsi="Symbol" w:hint="default"/>
      </w:rPr>
    </w:lvl>
    <w:lvl w:ilvl="1" w:tplc="04090003">
      <w:start w:val="1"/>
      <w:numFmt w:val="bullet"/>
      <w:lvlText w:val="o"/>
      <w:lvlJc w:val="left"/>
      <w:pPr>
        <w:ind w:left="1560" w:hanging="420"/>
      </w:pPr>
      <w:rPr>
        <w:rFonts w:ascii="Courier New" w:hAnsi="Courier New" w:cs="Courier New" w:hint="default"/>
      </w:rPr>
    </w:lvl>
    <w:lvl w:ilvl="2" w:tplc="B5A8667A">
      <w:numFmt w:val="bullet"/>
      <w:lvlText w:val="-"/>
      <w:lvlJc w:val="left"/>
      <w:pPr>
        <w:ind w:left="1980" w:hanging="420"/>
      </w:pPr>
      <w:rPr>
        <w:rFonts w:ascii="Times" w:eastAsia="Batang" w:hAnsi="Times" w:cs="Times" w:hint="default"/>
      </w:rPr>
    </w:lvl>
    <w:lvl w:ilvl="3" w:tplc="04090001" w:tentative="1">
      <w:start w:val="1"/>
      <w:numFmt w:val="bullet"/>
      <w:lvlText w:val=""/>
      <w:lvlJc w:val="left"/>
      <w:pPr>
        <w:ind w:left="2400" w:hanging="420"/>
      </w:pPr>
      <w:rPr>
        <w:rFonts w:ascii="Wingdings" w:hAnsi="Wingdings" w:hint="default"/>
      </w:rPr>
    </w:lvl>
    <w:lvl w:ilvl="4" w:tplc="04090003" w:tentative="1">
      <w:start w:val="1"/>
      <w:numFmt w:val="bullet"/>
      <w:lvlText w:val=""/>
      <w:lvlJc w:val="left"/>
      <w:pPr>
        <w:ind w:left="2820" w:hanging="420"/>
      </w:pPr>
      <w:rPr>
        <w:rFonts w:ascii="Wingdings" w:hAnsi="Wingdings" w:hint="default"/>
      </w:rPr>
    </w:lvl>
    <w:lvl w:ilvl="5" w:tplc="04090005" w:tentative="1">
      <w:start w:val="1"/>
      <w:numFmt w:val="bullet"/>
      <w:lvlText w:val=""/>
      <w:lvlJc w:val="left"/>
      <w:pPr>
        <w:ind w:left="3240" w:hanging="420"/>
      </w:pPr>
      <w:rPr>
        <w:rFonts w:ascii="Wingdings" w:hAnsi="Wingdings" w:hint="default"/>
      </w:rPr>
    </w:lvl>
    <w:lvl w:ilvl="6" w:tplc="04090001" w:tentative="1">
      <w:start w:val="1"/>
      <w:numFmt w:val="bullet"/>
      <w:lvlText w:val=""/>
      <w:lvlJc w:val="left"/>
      <w:pPr>
        <w:ind w:left="3660" w:hanging="420"/>
      </w:pPr>
      <w:rPr>
        <w:rFonts w:ascii="Wingdings" w:hAnsi="Wingdings" w:hint="default"/>
      </w:rPr>
    </w:lvl>
    <w:lvl w:ilvl="7" w:tplc="04090003" w:tentative="1">
      <w:start w:val="1"/>
      <w:numFmt w:val="bullet"/>
      <w:lvlText w:val=""/>
      <w:lvlJc w:val="left"/>
      <w:pPr>
        <w:ind w:left="4080" w:hanging="420"/>
      </w:pPr>
      <w:rPr>
        <w:rFonts w:ascii="Wingdings" w:hAnsi="Wingdings" w:hint="default"/>
      </w:rPr>
    </w:lvl>
    <w:lvl w:ilvl="8" w:tplc="04090005" w:tentative="1">
      <w:start w:val="1"/>
      <w:numFmt w:val="bullet"/>
      <w:lvlText w:val=""/>
      <w:lvlJc w:val="left"/>
      <w:pPr>
        <w:ind w:left="4500" w:hanging="420"/>
      </w:pPr>
      <w:rPr>
        <w:rFonts w:ascii="Wingdings" w:hAnsi="Wingdings" w:hint="default"/>
      </w:rPr>
    </w:lvl>
  </w:abstractNum>
  <w:abstractNum w:abstractNumId="465" w15:restartNumberingAfterBreak="0">
    <w:nsid w:val="679512BA"/>
    <w:multiLevelType w:val="hybridMultilevel"/>
    <w:tmpl w:val="D9F422D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6" w15:restartNumberingAfterBreak="0">
    <w:nsid w:val="67F72F2E"/>
    <w:multiLevelType w:val="hybridMultilevel"/>
    <w:tmpl w:val="7542F286"/>
    <w:lvl w:ilvl="0" w:tplc="04090001">
      <w:start w:val="1"/>
      <w:numFmt w:val="bullet"/>
      <w:lvlText w:val=""/>
      <w:lvlJc w:val="left"/>
      <w:pPr>
        <w:ind w:left="840" w:hanging="420"/>
      </w:pPr>
      <w:rPr>
        <w:rFonts w:ascii="Symbol" w:hAnsi="Symbol" w:hint="default"/>
      </w:rPr>
    </w:lvl>
    <w:lvl w:ilvl="1" w:tplc="04090003">
      <w:start w:val="1"/>
      <w:numFmt w:val="bullet"/>
      <w:lvlText w:val="o"/>
      <w:lvlJc w:val="left"/>
      <w:pPr>
        <w:ind w:left="1260" w:hanging="420"/>
      </w:pPr>
      <w:rPr>
        <w:rFonts w:ascii="Courier New" w:hAnsi="Courier New" w:cs="Courier New" w:hint="default"/>
      </w:rPr>
    </w:lvl>
    <w:lvl w:ilvl="2" w:tplc="B5A8667A">
      <w:numFmt w:val="bullet"/>
      <w:lvlText w:val="-"/>
      <w:lvlJc w:val="left"/>
      <w:pPr>
        <w:ind w:left="1680" w:hanging="420"/>
      </w:pPr>
      <w:rPr>
        <w:rFonts w:ascii="Times" w:eastAsia="Batang" w:hAnsi="Times" w:cs="Time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67" w15:restartNumberingAfterBreak="0">
    <w:nsid w:val="6818202D"/>
    <w:multiLevelType w:val="hybridMultilevel"/>
    <w:tmpl w:val="18C6E56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8" w15:restartNumberingAfterBreak="0">
    <w:nsid w:val="68195153"/>
    <w:multiLevelType w:val="hybridMultilevel"/>
    <w:tmpl w:val="171853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9" w15:restartNumberingAfterBreak="0">
    <w:nsid w:val="68294799"/>
    <w:multiLevelType w:val="hybridMultilevel"/>
    <w:tmpl w:val="A0DCB5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0" w15:restartNumberingAfterBreak="0">
    <w:nsid w:val="682B04BB"/>
    <w:multiLevelType w:val="hybridMultilevel"/>
    <w:tmpl w:val="4BC0826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1" w15:restartNumberingAfterBreak="0">
    <w:nsid w:val="6831794A"/>
    <w:multiLevelType w:val="multilevel"/>
    <w:tmpl w:val="B4C691E2"/>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472" w15:restartNumberingAfterBreak="0">
    <w:nsid w:val="685314BC"/>
    <w:multiLevelType w:val="multilevel"/>
    <w:tmpl w:val="5F080D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73" w15:restartNumberingAfterBreak="0">
    <w:nsid w:val="68DE5B87"/>
    <w:multiLevelType w:val="multilevel"/>
    <w:tmpl w:val="68DE5B8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74" w15:restartNumberingAfterBreak="0">
    <w:nsid w:val="68E27818"/>
    <w:multiLevelType w:val="hybridMultilevel"/>
    <w:tmpl w:val="26E486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5" w15:restartNumberingAfterBreak="0">
    <w:nsid w:val="690701D0"/>
    <w:multiLevelType w:val="hybridMultilevel"/>
    <w:tmpl w:val="50CC29B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6" w15:restartNumberingAfterBreak="0">
    <w:nsid w:val="693A1253"/>
    <w:multiLevelType w:val="hybridMultilevel"/>
    <w:tmpl w:val="531CBE3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7" w15:restartNumberingAfterBreak="0">
    <w:nsid w:val="694E1CA8"/>
    <w:multiLevelType w:val="hybridMultilevel"/>
    <w:tmpl w:val="1A4E811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8" w15:restartNumberingAfterBreak="0">
    <w:nsid w:val="695539F4"/>
    <w:multiLevelType w:val="hybridMultilevel"/>
    <w:tmpl w:val="1A50AD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9" w15:restartNumberingAfterBreak="0">
    <w:nsid w:val="69857426"/>
    <w:multiLevelType w:val="hybridMultilevel"/>
    <w:tmpl w:val="AC6075A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1">
      <w:start w:val="1"/>
      <w:numFmt w:val="bullet"/>
      <w:lvlText w:val=""/>
      <w:lvlJc w:val="left"/>
      <w:pPr>
        <w:ind w:left="2520" w:hanging="720"/>
      </w:pPr>
      <w:rPr>
        <w:rFonts w:ascii="Symbol" w:hAnsi="Symbol"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0" w15:restartNumberingAfterBreak="0">
    <w:nsid w:val="69970D6D"/>
    <w:multiLevelType w:val="hybridMultilevel"/>
    <w:tmpl w:val="61C40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1" w15:restartNumberingAfterBreak="0">
    <w:nsid w:val="69F645AA"/>
    <w:multiLevelType w:val="hybridMultilevel"/>
    <w:tmpl w:val="8572CD0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2" w15:restartNumberingAfterBreak="0">
    <w:nsid w:val="6A120468"/>
    <w:multiLevelType w:val="hybridMultilevel"/>
    <w:tmpl w:val="2902C00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3" w15:restartNumberingAfterBreak="0">
    <w:nsid w:val="6A9E0FF2"/>
    <w:multiLevelType w:val="hybridMultilevel"/>
    <w:tmpl w:val="1DFCA6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4" w15:restartNumberingAfterBreak="0">
    <w:nsid w:val="6AB85D75"/>
    <w:multiLevelType w:val="hybridMultilevel"/>
    <w:tmpl w:val="63E47B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5" w15:restartNumberingAfterBreak="0">
    <w:nsid w:val="6ACA2006"/>
    <w:multiLevelType w:val="multilevel"/>
    <w:tmpl w:val="3754FBC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86" w15:restartNumberingAfterBreak="0">
    <w:nsid w:val="6AD10FE2"/>
    <w:multiLevelType w:val="hybridMultilevel"/>
    <w:tmpl w:val="E67846B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7" w15:restartNumberingAfterBreak="0">
    <w:nsid w:val="6AEA4E51"/>
    <w:multiLevelType w:val="multilevel"/>
    <w:tmpl w:val="692C41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88" w15:restartNumberingAfterBreak="0">
    <w:nsid w:val="6B015B65"/>
    <w:multiLevelType w:val="hybridMultilevel"/>
    <w:tmpl w:val="8D70A8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9" w15:restartNumberingAfterBreak="0">
    <w:nsid w:val="6B450D4A"/>
    <w:multiLevelType w:val="multilevel"/>
    <w:tmpl w:val="6B450D4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0" w15:restartNumberingAfterBreak="0">
    <w:nsid w:val="6B7F2798"/>
    <w:multiLevelType w:val="multilevel"/>
    <w:tmpl w:val="792C0A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1" w15:restartNumberingAfterBreak="0">
    <w:nsid w:val="6C0000FF"/>
    <w:multiLevelType w:val="hybridMultilevel"/>
    <w:tmpl w:val="B5F644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2" w15:restartNumberingAfterBreak="0">
    <w:nsid w:val="6C1A6451"/>
    <w:multiLevelType w:val="hybridMultilevel"/>
    <w:tmpl w:val="F39418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3" w15:restartNumberingAfterBreak="0">
    <w:nsid w:val="6C333CB3"/>
    <w:multiLevelType w:val="hybridMultilevel"/>
    <w:tmpl w:val="BB6833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4" w15:restartNumberingAfterBreak="0">
    <w:nsid w:val="6C401531"/>
    <w:multiLevelType w:val="hybridMultilevel"/>
    <w:tmpl w:val="4858AA6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5" w15:restartNumberingAfterBreak="0">
    <w:nsid w:val="6C81552D"/>
    <w:multiLevelType w:val="multilevel"/>
    <w:tmpl w:val="6C81552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6" w15:restartNumberingAfterBreak="0">
    <w:nsid w:val="6C8869B4"/>
    <w:multiLevelType w:val="hybridMultilevel"/>
    <w:tmpl w:val="B42803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7" w15:restartNumberingAfterBreak="0">
    <w:nsid w:val="6C8A4837"/>
    <w:multiLevelType w:val="hybridMultilevel"/>
    <w:tmpl w:val="533C7D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8" w15:restartNumberingAfterBreak="0">
    <w:nsid w:val="6CAB1D7B"/>
    <w:multiLevelType w:val="multilevel"/>
    <w:tmpl w:val="9FF2ACC4"/>
    <w:styleLink w:val="2"/>
    <w:lvl w:ilvl="0">
      <w:start w:val="5"/>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lang w:val="en-GB"/>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80"/>
        </w:tabs>
        <w:ind w:left="1008" w:hanging="1008"/>
      </w:pPr>
      <w:rPr>
        <w:rFonts w:hint="default"/>
      </w:rPr>
    </w:lvl>
    <w:lvl w:ilvl="5">
      <w:start w:val="1"/>
      <w:numFmt w:val="decimal"/>
      <w:lvlText w:val="%1.%2.%3.%4.%5.%6"/>
      <w:lvlJc w:val="left"/>
      <w:pPr>
        <w:tabs>
          <w:tab w:val="num" w:pos="1440"/>
        </w:tabs>
        <w:ind w:left="1152" w:hanging="1152"/>
      </w:pPr>
      <w:rPr>
        <w:rFonts w:hint="default"/>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99" w15:restartNumberingAfterBreak="0">
    <w:nsid w:val="6CB36855"/>
    <w:multiLevelType w:val="hybridMultilevel"/>
    <w:tmpl w:val="BD5C104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0" w15:restartNumberingAfterBreak="0">
    <w:nsid w:val="6CCA4137"/>
    <w:multiLevelType w:val="hybridMultilevel"/>
    <w:tmpl w:val="2472728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1" w15:restartNumberingAfterBreak="0">
    <w:nsid w:val="6D3B44C0"/>
    <w:multiLevelType w:val="hybridMultilevel"/>
    <w:tmpl w:val="9A46F1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2" w15:restartNumberingAfterBreak="0">
    <w:nsid w:val="6D6750C3"/>
    <w:multiLevelType w:val="hybridMultilevel"/>
    <w:tmpl w:val="1686863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3" w15:restartNumberingAfterBreak="0">
    <w:nsid w:val="6DA649A9"/>
    <w:multiLevelType w:val="hybridMultilevel"/>
    <w:tmpl w:val="8B6C1BA6"/>
    <w:lvl w:ilvl="0" w:tplc="05B4075C">
      <w:start w:val="1"/>
      <w:numFmt w:val="decimal"/>
      <w:pStyle w:val="Obserevation"/>
      <w:lvlText w:val="Observation %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4" w15:restartNumberingAfterBreak="0">
    <w:nsid w:val="6DD135F9"/>
    <w:multiLevelType w:val="hybridMultilevel"/>
    <w:tmpl w:val="943C2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5" w15:restartNumberingAfterBreak="0">
    <w:nsid w:val="6DE25412"/>
    <w:multiLevelType w:val="hybridMultilevel"/>
    <w:tmpl w:val="DE2E3C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6" w15:restartNumberingAfterBreak="0">
    <w:nsid w:val="6DF3596B"/>
    <w:multiLevelType w:val="hybridMultilevel"/>
    <w:tmpl w:val="643CEA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7" w15:restartNumberingAfterBreak="0">
    <w:nsid w:val="6E144319"/>
    <w:multiLevelType w:val="multilevel"/>
    <w:tmpl w:val="B71AF7A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08" w15:restartNumberingAfterBreak="0">
    <w:nsid w:val="6E4523FF"/>
    <w:multiLevelType w:val="hybridMultilevel"/>
    <w:tmpl w:val="60D68C7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1">
      <w:start w:val="1"/>
      <w:numFmt w:val="bullet"/>
      <w:lvlText w:val=""/>
      <w:lvlJc w:val="left"/>
      <w:pPr>
        <w:ind w:left="2520" w:hanging="720"/>
      </w:pPr>
      <w:rPr>
        <w:rFonts w:ascii="Symbol" w:hAnsi="Symbol"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9" w15:restartNumberingAfterBreak="0">
    <w:nsid w:val="6E760327"/>
    <w:multiLevelType w:val="multilevel"/>
    <w:tmpl w:val="62BAE1EC"/>
    <w:styleLink w:val="StyleBulleted12"/>
    <w:lvl w:ilvl="0">
      <w:start w:val="1"/>
      <w:numFmt w:val="decimal"/>
      <w:pStyle w:val="StyleHeading1NMPHeading1H1h11h12h13h14h15h16appheadin"/>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lang w:val="en-GB"/>
      </w:rPr>
    </w:lvl>
    <w:lvl w:ilvl="2">
      <w:start w:val="1"/>
      <w:numFmt w:val="decimal"/>
      <w:lvlText w:val="%1.%2.%3"/>
      <w:lvlJc w:val="left"/>
      <w:pPr>
        <w:tabs>
          <w:tab w:val="num" w:pos="2564"/>
        </w:tabs>
        <w:ind w:left="2564" w:hanging="2564"/>
      </w:pPr>
      <w:rPr>
        <w:rFonts w:hint="default"/>
      </w:rPr>
    </w:lvl>
    <w:lvl w:ilvl="3">
      <w:start w:val="1"/>
      <w:numFmt w:val="decimal"/>
      <w:lvlText w:val="%1.%2.%3.%4"/>
      <w:lvlJc w:val="left"/>
      <w:pPr>
        <w:tabs>
          <w:tab w:val="num" w:pos="1290"/>
        </w:tabs>
        <w:ind w:left="1290" w:hanging="1290"/>
      </w:pPr>
      <w:rPr>
        <w:rFonts w:hint="default"/>
      </w:rPr>
    </w:lvl>
    <w:lvl w:ilvl="4">
      <w:start w:val="1"/>
      <w:numFmt w:val="decimal"/>
      <w:lvlText w:val="%1.%2.%3.%4.%5"/>
      <w:lvlJc w:val="left"/>
      <w:pPr>
        <w:tabs>
          <w:tab w:val="num" w:pos="1080"/>
        </w:tabs>
        <w:ind w:left="1008" w:hanging="1008"/>
      </w:pPr>
      <w:rPr>
        <w:rFonts w:hint="default"/>
      </w:rPr>
    </w:lvl>
    <w:lvl w:ilvl="5">
      <w:start w:val="1"/>
      <w:numFmt w:val="decimal"/>
      <w:lvlText w:val="%1.%2.%3.%4.%5.%6"/>
      <w:lvlJc w:val="left"/>
      <w:pPr>
        <w:tabs>
          <w:tab w:val="num" w:pos="1440"/>
        </w:tabs>
        <w:ind w:left="1152" w:hanging="1152"/>
      </w:pPr>
      <w:rPr>
        <w:rFonts w:hint="default"/>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10" w15:restartNumberingAfterBreak="0">
    <w:nsid w:val="6ECA042B"/>
    <w:multiLevelType w:val="hybridMultilevel"/>
    <w:tmpl w:val="1AE4FFD2"/>
    <w:lvl w:ilvl="0" w:tplc="040B0001">
      <w:start w:val="1"/>
      <w:numFmt w:val="bullet"/>
      <w:lvlText w:val=""/>
      <w:lvlJc w:val="left"/>
      <w:pPr>
        <w:ind w:left="420" w:hanging="420"/>
      </w:pPr>
      <w:rPr>
        <w:rFonts w:ascii="Symbol" w:hAnsi="Symbol" w:hint="default"/>
      </w:rPr>
    </w:lvl>
    <w:lvl w:ilvl="1" w:tplc="040B0001">
      <w:start w:val="1"/>
      <w:numFmt w:val="bullet"/>
      <w:lvlText w:val=""/>
      <w:lvlJc w:val="left"/>
      <w:pPr>
        <w:ind w:left="840" w:hanging="420"/>
      </w:pPr>
      <w:rPr>
        <w:rFonts w:ascii="Symbol" w:hAnsi="Symbol"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11" w15:restartNumberingAfterBreak="0">
    <w:nsid w:val="6F2414B3"/>
    <w:multiLevelType w:val="hybridMultilevel"/>
    <w:tmpl w:val="B378A3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2" w15:restartNumberingAfterBreak="0">
    <w:nsid w:val="6F321EDF"/>
    <w:multiLevelType w:val="hybridMultilevel"/>
    <w:tmpl w:val="2EA25F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3" w15:restartNumberingAfterBreak="0">
    <w:nsid w:val="6F9F7E7D"/>
    <w:multiLevelType w:val="hybridMultilevel"/>
    <w:tmpl w:val="A2A661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4" w15:restartNumberingAfterBreak="0">
    <w:nsid w:val="6FBC533A"/>
    <w:multiLevelType w:val="hybridMultilevel"/>
    <w:tmpl w:val="6E28798C"/>
    <w:lvl w:ilvl="0" w:tplc="0708F6E6">
      <w:numFmt w:val="bullet"/>
      <w:lvlText w:val="-"/>
      <w:lvlJc w:val="left"/>
      <w:pPr>
        <w:ind w:left="720" w:hanging="360"/>
      </w:pPr>
      <w:rPr>
        <w:rFonts w:ascii="Times" w:eastAsia="Batang" w:hAnsi="Times" w:cs="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5" w15:restartNumberingAfterBreak="0">
    <w:nsid w:val="6FBE1A63"/>
    <w:multiLevelType w:val="hybridMultilevel"/>
    <w:tmpl w:val="109807BA"/>
    <w:name w:val="Heading22222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6" w15:restartNumberingAfterBreak="0">
    <w:nsid w:val="70146DC0"/>
    <w:multiLevelType w:val="hybridMultilevel"/>
    <w:tmpl w:val="9BC21240"/>
    <w:lvl w:ilvl="0" w:tplc="409A9E3A">
      <w:start w:val="1"/>
      <w:numFmt w:val="bullet"/>
      <w:pStyle w:val="Agreement0"/>
      <w:lvlText w:val=""/>
      <w:lvlJc w:val="left"/>
      <w:pPr>
        <w:tabs>
          <w:tab w:val="num" w:pos="2070"/>
        </w:tabs>
        <w:ind w:left="2070" w:hanging="360"/>
      </w:pPr>
      <w:rPr>
        <w:rFonts w:ascii="Symbol" w:hAnsi="Symbol" w:hint="default"/>
        <w:b/>
        <w:i w:val="0"/>
        <w:color w:val="auto"/>
        <w:sz w:val="22"/>
      </w:rPr>
    </w:lvl>
    <w:lvl w:ilvl="1" w:tplc="04090003">
      <w:start w:val="1"/>
      <w:numFmt w:val="bullet"/>
      <w:lvlText w:val="o"/>
      <w:lvlJc w:val="left"/>
      <w:pPr>
        <w:tabs>
          <w:tab w:val="num" w:pos="-3690"/>
        </w:tabs>
        <w:ind w:left="-3690" w:hanging="360"/>
      </w:pPr>
      <w:rPr>
        <w:rFonts w:ascii="Courier New" w:hAnsi="Courier New" w:cs="Courier New" w:hint="default"/>
      </w:rPr>
    </w:lvl>
    <w:lvl w:ilvl="2" w:tplc="04090005">
      <w:start w:val="1"/>
      <w:numFmt w:val="bullet"/>
      <w:lvlText w:val=""/>
      <w:lvlJc w:val="left"/>
      <w:pPr>
        <w:tabs>
          <w:tab w:val="num" w:pos="-2970"/>
        </w:tabs>
        <w:ind w:left="-2970" w:hanging="360"/>
      </w:pPr>
      <w:rPr>
        <w:rFonts w:ascii="Wingdings" w:hAnsi="Wingdings" w:hint="default"/>
      </w:rPr>
    </w:lvl>
    <w:lvl w:ilvl="3" w:tplc="04090001">
      <w:start w:val="1"/>
      <w:numFmt w:val="bullet"/>
      <w:lvlText w:val=""/>
      <w:lvlJc w:val="left"/>
      <w:pPr>
        <w:tabs>
          <w:tab w:val="num" w:pos="-2250"/>
        </w:tabs>
        <w:ind w:left="-2250" w:hanging="360"/>
      </w:pPr>
      <w:rPr>
        <w:rFonts w:ascii="Symbol" w:hAnsi="Symbol" w:hint="default"/>
      </w:rPr>
    </w:lvl>
    <w:lvl w:ilvl="4" w:tplc="04090003" w:tentative="1">
      <w:start w:val="1"/>
      <w:numFmt w:val="bullet"/>
      <w:lvlText w:val="o"/>
      <w:lvlJc w:val="left"/>
      <w:pPr>
        <w:tabs>
          <w:tab w:val="num" w:pos="-1530"/>
        </w:tabs>
        <w:ind w:left="-1530" w:hanging="360"/>
      </w:pPr>
      <w:rPr>
        <w:rFonts w:ascii="Courier New" w:hAnsi="Courier New" w:cs="Courier New" w:hint="default"/>
      </w:rPr>
    </w:lvl>
    <w:lvl w:ilvl="5" w:tplc="04090005" w:tentative="1">
      <w:start w:val="1"/>
      <w:numFmt w:val="bullet"/>
      <w:lvlText w:val=""/>
      <w:lvlJc w:val="left"/>
      <w:pPr>
        <w:tabs>
          <w:tab w:val="num" w:pos="-810"/>
        </w:tabs>
        <w:ind w:left="-810" w:hanging="360"/>
      </w:pPr>
      <w:rPr>
        <w:rFonts w:ascii="Wingdings" w:hAnsi="Wingdings" w:hint="default"/>
      </w:rPr>
    </w:lvl>
    <w:lvl w:ilvl="6" w:tplc="04090001" w:tentative="1">
      <w:start w:val="1"/>
      <w:numFmt w:val="bullet"/>
      <w:lvlText w:val=""/>
      <w:lvlJc w:val="left"/>
      <w:pPr>
        <w:tabs>
          <w:tab w:val="num" w:pos="-90"/>
        </w:tabs>
        <w:ind w:left="-90" w:hanging="360"/>
      </w:pPr>
      <w:rPr>
        <w:rFonts w:ascii="Symbol" w:hAnsi="Symbol" w:hint="default"/>
      </w:rPr>
    </w:lvl>
    <w:lvl w:ilvl="7" w:tplc="04090003" w:tentative="1">
      <w:start w:val="1"/>
      <w:numFmt w:val="bullet"/>
      <w:lvlText w:val="o"/>
      <w:lvlJc w:val="left"/>
      <w:pPr>
        <w:tabs>
          <w:tab w:val="num" w:pos="630"/>
        </w:tabs>
        <w:ind w:left="630" w:hanging="360"/>
      </w:pPr>
      <w:rPr>
        <w:rFonts w:ascii="Courier New" w:hAnsi="Courier New" w:cs="Courier New" w:hint="default"/>
      </w:rPr>
    </w:lvl>
    <w:lvl w:ilvl="8" w:tplc="04090005" w:tentative="1">
      <w:start w:val="1"/>
      <w:numFmt w:val="bullet"/>
      <w:lvlText w:val=""/>
      <w:lvlJc w:val="left"/>
      <w:pPr>
        <w:tabs>
          <w:tab w:val="num" w:pos="1350"/>
        </w:tabs>
        <w:ind w:left="1350" w:hanging="360"/>
      </w:pPr>
      <w:rPr>
        <w:rFonts w:ascii="Wingdings" w:hAnsi="Wingdings" w:hint="default"/>
      </w:rPr>
    </w:lvl>
  </w:abstractNum>
  <w:abstractNum w:abstractNumId="517" w15:restartNumberingAfterBreak="0">
    <w:nsid w:val="709C5D17"/>
    <w:multiLevelType w:val="hybridMultilevel"/>
    <w:tmpl w:val="02C82F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8" w15:restartNumberingAfterBreak="0">
    <w:nsid w:val="70E12D6C"/>
    <w:multiLevelType w:val="hybridMultilevel"/>
    <w:tmpl w:val="725EE56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9" w15:restartNumberingAfterBreak="0">
    <w:nsid w:val="712A154B"/>
    <w:multiLevelType w:val="hybridMultilevel"/>
    <w:tmpl w:val="3F4A8E3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0" w15:restartNumberingAfterBreak="0">
    <w:nsid w:val="71447B69"/>
    <w:multiLevelType w:val="multilevel"/>
    <w:tmpl w:val="96AE25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21" w15:restartNumberingAfterBreak="0">
    <w:nsid w:val="718D7D2E"/>
    <w:multiLevelType w:val="hybridMultilevel"/>
    <w:tmpl w:val="3F7873BA"/>
    <w:lvl w:ilvl="0" w:tplc="F29E5E44">
      <w:start w:val="1"/>
      <w:numFmt w:val="decimal"/>
      <w:pStyle w:val="StyleHeading1H1h1appheading1l1MemoHeading1h11h12h13h"/>
      <w:lvlText w:val="%1"/>
      <w:lvlJc w:val="left"/>
      <w:pPr>
        <w:ind w:left="720" w:hanging="360"/>
      </w:pPr>
      <w:rPr>
        <w:b w:val="0"/>
        <w:i w:val="0"/>
        <w:color w:val="auto"/>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22" w15:restartNumberingAfterBreak="0">
    <w:nsid w:val="71B570A8"/>
    <w:multiLevelType w:val="hybridMultilevel"/>
    <w:tmpl w:val="4AE471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3" w15:restartNumberingAfterBreak="0">
    <w:nsid w:val="71FB07B4"/>
    <w:multiLevelType w:val="hybridMultilevel"/>
    <w:tmpl w:val="691A670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4" w15:restartNumberingAfterBreak="0">
    <w:nsid w:val="72085FEE"/>
    <w:multiLevelType w:val="hybridMultilevel"/>
    <w:tmpl w:val="C44E697E"/>
    <w:lvl w:ilvl="0" w:tplc="9FBA1AE2">
      <w:numFmt w:val="bullet"/>
      <w:lvlText w:val=""/>
      <w:lvlJc w:val="left"/>
      <w:pPr>
        <w:ind w:left="720" w:hanging="360"/>
      </w:pPr>
      <w:rPr>
        <w:rFonts w:ascii="Symbol" w:eastAsia="SimSu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25" w15:restartNumberingAfterBreak="0">
    <w:nsid w:val="720A3799"/>
    <w:multiLevelType w:val="multilevel"/>
    <w:tmpl w:val="720A379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26" w15:restartNumberingAfterBreak="0">
    <w:nsid w:val="72157152"/>
    <w:multiLevelType w:val="hybridMultilevel"/>
    <w:tmpl w:val="67A20D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7" w15:restartNumberingAfterBreak="0">
    <w:nsid w:val="72946FD7"/>
    <w:multiLevelType w:val="hybridMultilevel"/>
    <w:tmpl w:val="9E8005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8" w15:restartNumberingAfterBreak="0">
    <w:nsid w:val="72950AA6"/>
    <w:multiLevelType w:val="hybridMultilevel"/>
    <w:tmpl w:val="7898CC4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9" w15:restartNumberingAfterBreak="0">
    <w:nsid w:val="72DA6866"/>
    <w:multiLevelType w:val="hybridMultilevel"/>
    <w:tmpl w:val="A088F5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0" w15:restartNumberingAfterBreak="0">
    <w:nsid w:val="72E579F4"/>
    <w:multiLevelType w:val="hybridMultilevel"/>
    <w:tmpl w:val="C5409F5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1" w15:restartNumberingAfterBreak="0">
    <w:nsid w:val="734C71EB"/>
    <w:multiLevelType w:val="multilevel"/>
    <w:tmpl w:val="1238349A"/>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32" w15:restartNumberingAfterBreak="0">
    <w:nsid w:val="73D465D6"/>
    <w:multiLevelType w:val="multilevel"/>
    <w:tmpl w:val="F8244648"/>
    <w:styleLink w:val="StyleBulletedSymbolsymbolLeft025Hanging0252"/>
    <w:lvl w:ilvl="0">
      <w:start w:val="1"/>
      <w:numFmt w:val="bullet"/>
      <w:lvlText w:val=""/>
      <w:lvlJc w:val="left"/>
      <w:pPr>
        <w:ind w:left="360" w:firstLine="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33" w15:restartNumberingAfterBreak="0">
    <w:nsid w:val="73E6132A"/>
    <w:multiLevelType w:val="hybridMultilevel"/>
    <w:tmpl w:val="D49AC2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4" w15:restartNumberingAfterBreak="0">
    <w:nsid w:val="74B10AFD"/>
    <w:multiLevelType w:val="hybridMultilevel"/>
    <w:tmpl w:val="5B42888E"/>
    <w:lvl w:ilvl="0" w:tplc="08090001">
      <w:start w:val="1"/>
      <w:numFmt w:val="bullet"/>
      <w:lvlText w:val=""/>
      <w:lvlJc w:val="left"/>
      <w:pPr>
        <w:ind w:left="760" w:hanging="360"/>
      </w:pPr>
      <w:rPr>
        <w:rFonts w:ascii="Symbol" w:hAnsi="Symbol" w:hint="default"/>
      </w:rPr>
    </w:lvl>
    <w:lvl w:ilvl="1" w:tplc="04090001">
      <w:start w:val="1"/>
      <w:numFmt w:val="bullet"/>
      <w:lvlText w:val=""/>
      <w:lvlJc w:val="left"/>
      <w:pPr>
        <w:ind w:left="1200" w:hanging="400"/>
      </w:pPr>
      <w:rPr>
        <w:rFonts w:ascii="Symbol" w:hAnsi="Symbol" w:hint="default"/>
      </w:rPr>
    </w:lvl>
    <w:lvl w:ilvl="2" w:tplc="04090003">
      <w:start w:val="1"/>
      <w:numFmt w:val="bullet"/>
      <w:lvlText w:val="o"/>
      <w:lvlJc w:val="left"/>
      <w:pPr>
        <w:ind w:left="1600" w:hanging="400"/>
      </w:pPr>
      <w:rPr>
        <w:rFonts w:ascii="Courier New" w:hAnsi="Courier New" w:cs="Courier New" w:hint="default"/>
      </w:rPr>
    </w:lvl>
    <w:lvl w:ilvl="3" w:tplc="04090001">
      <w:start w:val="1"/>
      <w:numFmt w:val="bullet"/>
      <w:lvlText w:val=""/>
      <w:lvlJc w:val="left"/>
      <w:pPr>
        <w:ind w:left="2000" w:hanging="400"/>
      </w:pPr>
      <w:rPr>
        <w:rFonts w:ascii="Wingdings" w:hAnsi="Wingdings" w:hint="default"/>
      </w:rPr>
    </w:lvl>
    <w:lvl w:ilvl="4" w:tplc="04090003">
      <w:start w:val="1"/>
      <w:numFmt w:val="bullet"/>
      <w:lvlText w:val=""/>
      <w:lvlJc w:val="left"/>
      <w:pPr>
        <w:ind w:left="2400" w:hanging="400"/>
      </w:pPr>
      <w:rPr>
        <w:rFonts w:ascii="Wingdings" w:hAnsi="Wingdings" w:hint="default"/>
      </w:rPr>
    </w:lvl>
    <w:lvl w:ilvl="5" w:tplc="04090005">
      <w:start w:val="1"/>
      <w:numFmt w:val="bullet"/>
      <w:lvlText w:val=""/>
      <w:lvlJc w:val="left"/>
      <w:pPr>
        <w:ind w:left="2800" w:hanging="400"/>
      </w:pPr>
      <w:rPr>
        <w:rFonts w:ascii="Wingdings" w:hAnsi="Wingdings" w:hint="default"/>
      </w:rPr>
    </w:lvl>
    <w:lvl w:ilvl="6" w:tplc="04090001">
      <w:start w:val="1"/>
      <w:numFmt w:val="bullet"/>
      <w:lvlText w:val=""/>
      <w:lvlJc w:val="left"/>
      <w:pPr>
        <w:ind w:left="3200" w:hanging="400"/>
      </w:pPr>
      <w:rPr>
        <w:rFonts w:ascii="Wingdings" w:hAnsi="Wingdings" w:hint="default"/>
      </w:rPr>
    </w:lvl>
    <w:lvl w:ilvl="7" w:tplc="04090003">
      <w:start w:val="1"/>
      <w:numFmt w:val="bullet"/>
      <w:lvlText w:val=""/>
      <w:lvlJc w:val="left"/>
      <w:pPr>
        <w:ind w:left="3600" w:hanging="400"/>
      </w:pPr>
      <w:rPr>
        <w:rFonts w:ascii="Wingdings" w:hAnsi="Wingdings" w:hint="default"/>
      </w:rPr>
    </w:lvl>
    <w:lvl w:ilvl="8" w:tplc="04090005">
      <w:start w:val="1"/>
      <w:numFmt w:val="bullet"/>
      <w:lvlText w:val=""/>
      <w:lvlJc w:val="left"/>
      <w:pPr>
        <w:ind w:left="4000" w:hanging="400"/>
      </w:pPr>
      <w:rPr>
        <w:rFonts w:ascii="Wingdings" w:hAnsi="Wingdings" w:hint="default"/>
      </w:rPr>
    </w:lvl>
  </w:abstractNum>
  <w:abstractNum w:abstractNumId="535" w15:restartNumberingAfterBreak="0">
    <w:nsid w:val="74C8719B"/>
    <w:multiLevelType w:val="hybridMultilevel"/>
    <w:tmpl w:val="2E4A48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6" w15:restartNumberingAfterBreak="0">
    <w:nsid w:val="74CC7506"/>
    <w:multiLevelType w:val="multilevel"/>
    <w:tmpl w:val="74CC7506"/>
    <w:lvl w:ilvl="0">
      <w:start w:val="1"/>
      <w:numFmt w:val="decimal"/>
      <w:pStyle w:val="reference0"/>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37" w15:restartNumberingAfterBreak="0">
    <w:nsid w:val="74F11AE5"/>
    <w:multiLevelType w:val="hybridMultilevel"/>
    <w:tmpl w:val="CD6E7A6E"/>
    <w:lvl w:ilvl="0" w:tplc="08090001">
      <w:start w:val="1"/>
      <w:numFmt w:val="bullet"/>
      <w:lvlText w:val=""/>
      <w:lvlJc w:val="left"/>
      <w:pPr>
        <w:ind w:left="760" w:hanging="360"/>
      </w:pPr>
      <w:rPr>
        <w:rFonts w:ascii="Symbol" w:hAnsi="Symbol" w:hint="default"/>
      </w:rPr>
    </w:lvl>
    <w:lvl w:ilvl="1" w:tplc="08090003">
      <w:start w:val="1"/>
      <w:numFmt w:val="bullet"/>
      <w:lvlText w:val="o"/>
      <w:lvlJc w:val="left"/>
      <w:pPr>
        <w:ind w:left="1480" w:hanging="360"/>
      </w:pPr>
      <w:rPr>
        <w:rFonts w:ascii="Courier New" w:hAnsi="Courier New" w:cs="Courier New" w:hint="default"/>
      </w:rPr>
    </w:lvl>
    <w:lvl w:ilvl="2" w:tplc="08090005" w:tentative="1">
      <w:start w:val="1"/>
      <w:numFmt w:val="bullet"/>
      <w:lvlText w:val=""/>
      <w:lvlJc w:val="left"/>
      <w:pPr>
        <w:ind w:left="2200" w:hanging="360"/>
      </w:pPr>
      <w:rPr>
        <w:rFonts w:ascii="Wingdings" w:hAnsi="Wingdings" w:hint="default"/>
      </w:rPr>
    </w:lvl>
    <w:lvl w:ilvl="3" w:tplc="08090001" w:tentative="1">
      <w:start w:val="1"/>
      <w:numFmt w:val="bullet"/>
      <w:lvlText w:val=""/>
      <w:lvlJc w:val="left"/>
      <w:pPr>
        <w:ind w:left="2920" w:hanging="360"/>
      </w:pPr>
      <w:rPr>
        <w:rFonts w:ascii="Symbol" w:hAnsi="Symbol" w:hint="default"/>
      </w:rPr>
    </w:lvl>
    <w:lvl w:ilvl="4" w:tplc="08090003" w:tentative="1">
      <w:start w:val="1"/>
      <w:numFmt w:val="bullet"/>
      <w:lvlText w:val="o"/>
      <w:lvlJc w:val="left"/>
      <w:pPr>
        <w:ind w:left="3640" w:hanging="360"/>
      </w:pPr>
      <w:rPr>
        <w:rFonts w:ascii="Courier New" w:hAnsi="Courier New" w:cs="Courier New" w:hint="default"/>
      </w:rPr>
    </w:lvl>
    <w:lvl w:ilvl="5" w:tplc="08090005" w:tentative="1">
      <w:start w:val="1"/>
      <w:numFmt w:val="bullet"/>
      <w:lvlText w:val=""/>
      <w:lvlJc w:val="left"/>
      <w:pPr>
        <w:ind w:left="4360" w:hanging="360"/>
      </w:pPr>
      <w:rPr>
        <w:rFonts w:ascii="Wingdings" w:hAnsi="Wingdings" w:hint="default"/>
      </w:rPr>
    </w:lvl>
    <w:lvl w:ilvl="6" w:tplc="08090001" w:tentative="1">
      <w:start w:val="1"/>
      <w:numFmt w:val="bullet"/>
      <w:lvlText w:val=""/>
      <w:lvlJc w:val="left"/>
      <w:pPr>
        <w:ind w:left="5080" w:hanging="360"/>
      </w:pPr>
      <w:rPr>
        <w:rFonts w:ascii="Symbol" w:hAnsi="Symbol" w:hint="default"/>
      </w:rPr>
    </w:lvl>
    <w:lvl w:ilvl="7" w:tplc="08090003" w:tentative="1">
      <w:start w:val="1"/>
      <w:numFmt w:val="bullet"/>
      <w:lvlText w:val="o"/>
      <w:lvlJc w:val="left"/>
      <w:pPr>
        <w:ind w:left="5800" w:hanging="360"/>
      </w:pPr>
      <w:rPr>
        <w:rFonts w:ascii="Courier New" w:hAnsi="Courier New" w:cs="Courier New" w:hint="default"/>
      </w:rPr>
    </w:lvl>
    <w:lvl w:ilvl="8" w:tplc="08090005" w:tentative="1">
      <w:start w:val="1"/>
      <w:numFmt w:val="bullet"/>
      <w:lvlText w:val=""/>
      <w:lvlJc w:val="left"/>
      <w:pPr>
        <w:ind w:left="6520" w:hanging="360"/>
      </w:pPr>
      <w:rPr>
        <w:rFonts w:ascii="Wingdings" w:hAnsi="Wingdings" w:hint="default"/>
      </w:rPr>
    </w:lvl>
  </w:abstractNum>
  <w:abstractNum w:abstractNumId="538" w15:restartNumberingAfterBreak="0">
    <w:nsid w:val="74F4116B"/>
    <w:multiLevelType w:val="hybridMultilevel"/>
    <w:tmpl w:val="510455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9" w15:restartNumberingAfterBreak="0">
    <w:nsid w:val="75102CF8"/>
    <w:multiLevelType w:val="hybridMultilevel"/>
    <w:tmpl w:val="C0AE8DB8"/>
    <w:lvl w:ilvl="0" w:tplc="04090001">
      <w:start w:val="1"/>
      <w:numFmt w:val="bullet"/>
      <w:lvlText w:val=""/>
      <w:lvlJc w:val="left"/>
      <w:pPr>
        <w:ind w:left="1219" w:hanging="420"/>
      </w:pPr>
      <w:rPr>
        <w:rFonts w:ascii="Symbol" w:hAnsi="Symbol" w:hint="default"/>
      </w:rPr>
    </w:lvl>
    <w:lvl w:ilvl="1" w:tplc="04090003" w:tentative="1">
      <w:start w:val="1"/>
      <w:numFmt w:val="bullet"/>
      <w:lvlText w:val=""/>
      <w:lvlJc w:val="left"/>
      <w:pPr>
        <w:ind w:left="1639" w:hanging="420"/>
      </w:pPr>
      <w:rPr>
        <w:rFonts w:ascii="Wingdings" w:hAnsi="Wingdings" w:hint="default"/>
      </w:rPr>
    </w:lvl>
    <w:lvl w:ilvl="2" w:tplc="04090005" w:tentative="1">
      <w:start w:val="1"/>
      <w:numFmt w:val="bullet"/>
      <w:lvlText w:val=""/>
      <w:lvlJc w:val="left"/>
      <w:pPr>
        <w:ind w:left="2059" w:hanging="420"/>
      </w:pPr>
      <w:rPr>
        <w:rFonts w:ascii="Wingdings" w:hAnsi="Wingdings" w:hint="default"/>
      </w:rPr>
    </w:lvl>
    <w:lvl w:ilvl="3" w:tplc="04090001" w:tentative="1">
      <w:start w:val="1"/>
      <w:numFmt w:val="bullet"/>
      <w:lvlText w:val=""/>
      <w:lvlJc w:val="left"/>
      <w:pPr>
        <w:ind w:left="2479" w:hanging="420"/>
      </w:pPr>
      <w:rPr>
        <w:rFonts w:ascii="Wingdings" w:hAnsi="Wingdings" w:hint="default"/>
      </w:rPr>
    </w:lvl>
    <w:lvl w:ilvl="4" w:tplc="04090003" w:tentative="1">
      <w:start w:val="1"/>
      <w:numFmt w:val="bullet"/>
      <w:lvlText w:val=""/>
      <w:lvlJc w:val="left"/>
      <w:pPr>
        <w:ind w:left="2899" w:hanging="420"/>
      </w:pPr>
      <w:rPr>
        <w:rFonts w:ascii="Wingdings" w:hAnsi="Wingdings" w:hint="default"/>
      </w:rPr>
    </w:lvl>
    <w:lvl w:ilvl="5" w:tplc="04090005" w:tentative="1">
      <w:start w:val="1"/>
      <w:numFmt w:val="bullet"/>
      <w:lvlText w:val=""/>
      <w:lvlJc w:val="left"/>
      <w:pPr>
        <w:ind w:left="3319" w:hanging="420"/>
      </w:pPr>
      <w:rPr>
        <w:rFonts w:ascii="Wingdings" w:hAnsi="Wingdings" w:hint="default"/>
      </w:rPr>
    </w:lvl>
    <w:lvl w:ilvl="6" w:tplc="04090001" w:tentative="1">
      <w:start w:val="1"/>
      <w:numFmt w:val="bullet"/>
      <w:lvlText w:val=""/>
      <w:lvlJc w:val="left"/>
      <w:pPr>
        <w:ind w:left="3739" w:hanging="420"/>
      </w:pPr>
      <w:rPr>
        <w:rFonts w:ascii="Wingdings" w:hAnsi="Wingdings" w:hint="default"/>
      </w:rPr>
    </w:lvl>
    <w:lvl w:ilvl="7" w:tplc="04090003" w:tentative="1">
      <w:start w:val="1"/>
      <w:numFmt w:val="bullet"/>
      <w:lvlText w:val=""/>
      <w:lvlJc w:val="left"/>
      <w:pPr>
        <w:ind w:left="4159" w:hanging="420"/>
      </w:pPr>
      <w:rPr>
        <w:rFonts w:ascii="Wingdings" w:hAnsi="Wingdings" w:hint="default"/>
      </w:rPr>
    </w:lvl>
    <w:lvl w:ilvl="8" w:tplc="04090005" w:tentative="1">
      <w:start w:val="1"/>
      <w:numFmt w:val="bullet"/>
      <w:lvlText w:val=""/>
      <w:lvlJc w:val="left"/>
      <w:pPr>
        <w:ind w:left="4579" w:hanging="420"/>
      </w:pPr>
      <w:rPr>
        <w:rFonts w:ascii="Wingdings" w:hAnsi="Wingdings" w:hint="default"/>
      </w:rPr>
    </w:lvl>
  </w:abstractNum>
  <w:abstractNum w:abstractNumId="540" w15:restartNumberingAfterBreak="0">
    <w:nsid w:val="75226E06"/>
    <w:multiLevelType w:val="hybridMultilevel"/>
    <w:tmpl w:val="78467A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1" w15:restartNumberingAfterBreak="0">
    <w:nsid w:val="75256CDC"/>
    <w:multiLevelType w:val="hybridMultilevel"/>
    <w:tmpl w:val="F49CBC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2" w15:restartNumberingAfterBreak="0">
    <w:nsid w:val="7538348A"/>
    <w:multiLevelType w:val="hybridMultilevel"/>
    <w:tmpl w:val="1CC4E9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3" w15:restartNumberingAfterBreak="0">
    <w:nsid w:val="7581155B"/>
    <w:multiLevelType w:val="multilevel"/>
    <w:tmpl w:val="7581155B"/>
    <w:lvl w:ilvl="0">
      <w:start w:val="1"/>
      <w:numFmt w:val="bullet"/>
      <w:lvlText w:val="●"/>
      <w:lvlJc w:val="left"/>
      <w:pPr>
        <w:ind w:left="284" w:hanging="284"/>
      </w:pPr>
      <w:rPr>
        <w:rFonts w:ascii="Times New Roman" w:hAnsi="Times New Roman" w:cs="Times New Roman" w:hint="default"/>
        <w:color w:val="auto"/>
        <w:sz w:val="22"/>
      </w:rPr>
    </w:lvl>
    <w:lvl w:ilvl="1">
      <w:start w:val="1"/>
      <w:numFmt w:val="bullet"/>
      <w:lvlText w:val="○"/>
      <w:lvlJc w:val="left"/>
      <w:pPr>
        <w:ind w:left="567" w:hanging="283"/>
      </w:pPr>
      <w:rPr>
        <w:rFonts w:ascii="Times New Roman" w:hAnsi="Times New Roman" w:cs="Times New Roman" w:hint="default"/>
        <w:color w:val="auto"/>
        <w:sz w:val="22"/>
      </w:rPr>
    </w:lvl>
    <w:lvl w:ilvl="2">
      <w:start w:val="1"/>
      <w:numFmt w:val="bullet"/>
      <w:lvlText w:val="♦"/>
      <w:lvlJc w:val="left"/>
      <w:pPr>
        <w:ind w:left="851" w:hanging="284"/>
      </w:pPr>
      <w:rPr>
        <w:rFonts w:ascii="Times New Roman" w:hAnsi="Times New Roman" w:cs="Times New Roman" w:hint="default"/>
        <w:color w:val="auto"/>
        <w:sz w:val="22"/>
      </w:rPr>
    </w:lvl>
    <w:lvl w:ilvl="3">
      <w:start w:val="1"/>
      <w:numFmt w:val="bullet"/>
      <w:lvlText w:val="□"/>
      <w:lvlJc w:val="left"/>
      <w:pPr>
        <w:ind w:left="1134" w:hanging="283"/>
      </w:pPr>
      <w:rPr>
        <w:rFonts w:ascii="Times New Roman" w:hAnsi="Times New Roman" w:cs="Times New Roman" w:hint="default"/>
        <w:color w:val="auto"/>
      </w:rPr>
    </w:lvl>
    <w:lvl w:ilvl="4">
      <w:start w:val="1"/>
      <w:numFmt w:val="bullet"/>
      <w:lvlText w:val="▪"/>
      <w:lvlJc w:val="left"/>
      <w:pPr>
        <w:ind w:left="1418" w:hanging="284"/>
      </w:pPr>
      <w:rPr>
        <w:rFonts w:ascii="Times New Roman" w:hAnsi="Times New Roman" w:cs="Times New Roman"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44" w15:restartNumberingAfterBreak="0">
    <w:nsid w:val="75D84368"/>
    <w:multiLevelType w:val="hybridMultilevel"/>
    <w:tmpl w:val="63AAEA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5" w15:restartNumberingAfterBreak="0">
    <w:nsid w:val="76695F49"/>
    <w:multiLevelType w:val="hybridMultilevel"/>
    <w:tmpl w:val="9B2ECD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6" w15:restartNumberingAfterBreak="0">
    <w:nsid w:val="768464E6"/>
    <w:multiLevelType w:val="hybridMultilevel"/>
    <w:tmpl w:val="776C0D06"/>
    <w:lvl w:ilvl="0" w:tplc="4D3678F6">
      <w:start w:val="1"/>
      <w:numFmt w:val="bullet"/>
      <w:lvlText w:val=""/>
      <w:lvlJc w:val="left"/>
      <w:pPr>
        <w:ind w:left="720" w:hanging="360"/>
      </w:pPr>
      <w:rPr>
        <w:rFonts w:ascii="Symbol" w:hAnsi="Symbol" w:hint="default"/>
      </w:rPr>
    </w:lvl>
    <w:lvl w:ilvl="1" w:tplc="FEC0D590">
      <w:start w:val="1"/>
      <w:numFmt w:val="bullet"/>
      <w:lvlText w:val=""/>
      <w:lvlJc w:val="left"/>
      <w:pPr>
        <w:ind w:left="1440" w:hanging="360"/>
      </w:pPr>
      <w:rPr>
        <w:rFonts w:ascii="Symbol" w:hAnsi="Symbol" w:hint="default"/>
      </w:rPr>
    </w:lvl>
    <w:lvl w:ilvl="2" w:tplc="0674CCC0">
      <w:start w:val="1"/>
      <w:numFmt w:val="bullet"/>
      <w:pStyle w:val="RAN1bullet3"/>
      <w:lvlText w:val="o"/>
      <w:lvlJc w:val="left"/>
      <w:pPr>
        <w:ind w:left="2160" w:hanging="360"/>
      </w:pPr>
      <w:rPr>
        <w:rFonts w:ascii="Courier New" w:hAnsi="Courier New" w:cs="Courier New"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7" w15:restartNumberingAfterBreak="0">
    <w:nsid w:val="76850F70"/>
    <w:multiLevelType w:val="hybridMultilevel"/>
    <w:tmpl w:val="E67E01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8" w15:restartNumberingAfterBreak="0">
    <w:nsid w:val="76A55B4C"/>
    <w:multiLevelType w:val="hybridMultilevel"/>
    <w:tmpl w:val="3A3442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49" w15:restartNumberingAfterBreak="0">
    <w:nsid w:val="76BA079F"/>
    <w:multiLevelType w:val="hybridMultilevel"/>
    <w:tmpl w:val="2F7C2E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0" w15:restartNumberingAfterBreak="0">
    <w:nsid w:val="76D236D3"/>
    <w:multiLevelType w:val="hybridMultilevel"/>
    <w:tmpl w:val="12FEF63A"/>
    <w:lvl w:ilvl="0" w:tplc="08090001">
      <w:start w:val="1"/>
      <w:numFmt w:val="bullet"/>
      <w:lvlText w:val=""/>
      <w:lvlJc w:val="left"/>
      <w:pPr>
        <w:ind w:left="760" w:hanging="360"/>
      </w:pPr>
      <w:rPr>
        <w:rFonts w:ascii="Symbol" w:hAnsi="Symbol" w:hint="default"/>
      </w:rPr>
    </w:lvl>
    <w:lvl w:ilvl="1" w:tplc="08090003">
      <w:start w:val="1"/>
      <w:numFmt w:val="bullet"/>
      <w:lvlText w:val="o"/>
      <w:lvlJc w:val="left"/>
      <w:pPr>
        <w:ind w:left="1480" w:hanging="360"/>
      </w:pPr>
      <w:rPr>
        <w:rFonts w:ascii="Courier New" w:hAnsi="Courier New" w:cs="Courier New" w:hint="default"/>
      </w:rPr>
    </w:lvl>
    <w:lvl w:ilvl="2" w:tplc="08090005">
      <w:start w:val="1"/>
      <w:numFmt w:val="bullet"/>
      <w:lvlText w:val=""/>
      <w:lvlJc w:val="left"/>
      <w:pPr>
        <w:ind w:left="2200" w:hanging="360"/>
      </w:pPr>
      <w:rPr>
        <w:rFonts w:ascii="Wingdings" w:hAnsi="Wingdings" w:hint="default"/>
      </w:rPr>
    </w:lvl>
    <w:lvl w:ilvl="3" w:tplc="08090001" w:tentative="1">
      <w:start w:val="1"/>
      <w:numFmt w:val="bullet"/>
      <w:lvlText w:val=""/>
      <w:lvlJc w:val="left"/>
      <w:pPr>
        <w:ind w:left="2920" w:hanging="360"/>
      </w:pPr>
      <w:rPr>
        <w:rFonts w:ascii="Symbol" w:hAnsi="Symbol" w:hint="default"/>
      </w:rPr>
    </w:lvl>
    <w:lvl w:ilvl="4" w:tplc="08090003" w:tentative="1">
      <w:start w:val="1"/>
      <w:numFmt w:val="bullet"/>
      <w:lvlText w:val="o"/>
      <w:lvlJc w:val="left"/>
      <w:pPr>
        <w:ind w:left="3640" w:hanging="360"/>
      </w:pPr>
      <w:rPr>
        <w:rFonts w:ascii="Courier New" w:hAnsi="Courier New" w:cs="Courier New" w:hint="default"/>
      </w:rPr>
    </w:lvl>
    <w:lvl w:ilvl="5" w:tplc="08090005" w:tentative="1">
      <w:start w:val="1"/>
      <w:numFmt w:val="bullet"/>
      <w:lvlText w:val=""/>
      <w:lvlJc w:val="left"/>
      <w:pPr>
        <w:ind w:left="4360" w:hanging="360"/>
      </w:pPr>
      <w:rPr>
        <w:rFonts w:ascii="Wingdings" w:hAnsi="Wingdings" w:hint="default"/>
      </w:rPr>
    </w:lvl>
    <w:lvl w:ilvl="6" w:tplc="08090001" w:tentative="1">
      <w:start w:val="1"/>
      <w:numFmt w:val="bullet"/>
      <w:lvlText w:val=""/>
      <w:lvlJc w:val="left"/>
      <w:pPr>
        <w:ind w:left="5080" w:hanging="360"/>
      </w:pPr>
      <w:rPr>
        <w:rFonts w:ascii="Symbol" w:hAnsi="Symbol" w:hint="default"/>
      </w:rPr>
    </w:lvl>
    <w:lvl w:ilvl="7" w:tplc="08090003" w:tentative="1">
      <w:start w:val="1"/>
      <w:numFmt w:val="bullet"/>
      <w:lvlText w:val="o"/>
      <w:lvlJc w:val="left"/>
      <w:pPr>
        <w:ind w:left="5800" w:hanging="360"/>
      </w:pPr>
      <w:rPr>
        <w:rFonts w:ascii="Courier New" w:hAnsi="Courier New" w:cs="Courier New" w:hint="default"/>
      </w:rPr>
    </w:lvl>
    <w:lvl w:ilvl="8" w:tplc="08090005" w:tentative="1">
      <w:start w:val="1"/>
      <w:numFmt w:val="bullet"/>
      <w:lvlText w:val=""/>
      <w:lvlJc w:val="left"/>
      <w:pPr>
        <w:ind w:left="6520" w:hanging="360"/>
      </w:pPr>
      <w:rPr>
        <w:rFonts w:ascii="Wingdings" w:hAnsi="Wingdings" w:hint="default"/>
      </w:rPr>
    </w:lvl>
  </w:abstractNum>
  <w:abstractNum w:abstractNumId="551" w15:restartNumberingAfterBreak="0">
    <w:nsid w:val="77014498"/>
    <w:multiLevelType w:val="hybridMultilevel"/>
    <w:tmpl w:val="6CDCAB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2" w15:restartNumberingAfterBreak="0">
    <w:nsid w:val="7705443E"/>
    <w:multiLevelType w:val="hybridMultilevel"/>
    <w:tmpl w:val="68F2813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3" w15:restartNumberingAfterBreak="0">
    <w:nsid w:val="777D56FA"/>
    <w:multiLevelType w:val="hybridMultilevel"/>
    <w:tmpl w:val="40AC9B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4" w15:restartNumberingAfterBreak="0">
    <w:nsid w:val="779C7420"/>
    <w:multiLevelType w:val="multilevel"/>
    <w:tmpl w:val="9FF2ACC4"/>
    <w:styleLink w:val="10"/>
    <w:lvl w:ilvl="0">
      <w:start w:val="5"/>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lang w:val="en-GB"/>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80"/>
        </w:tabs>
        <w:ind w:left="1008" w:hanging="1008"/>
      </w:pPr>
      <w:rPr>
        <w:rFonts w:hint="default"/>
      </w:rPr>
    </w:lvl>
    <w:lvl w:ilvl="5">
      <w:start w:val="1"/>
      <w:numFmt w:val="decimal"/>
      <w:lvlText w:val="%1.%2.%3.%4.%5.%6"/>
      <w:lvlJc w:val="left"/>
      <w:pPr>
        <w:tabs>
          <w:tab w:val="num" w:pos="1440"/>
        </w:tabs>
        <w:ind w:left="1152" w:hanging="1152"/>
      </w:pPr>
      <w:rPr>
        <w:rFonts w:hint="default"/>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55" w15:restartNumberingAfterBreak="0">
    <w:nsid w:val="78065901"/>
    <w:multiLevelType w:val="hybridMultilevel"/>
    <w:tmpl w:val="71F2E6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6" w15:restartNumberingAfterBreak="0">
    <w:nsid w:val="781176DB"/>
    <w:multiLevelType w:val="hybridMultilevel"/>
    <w:tmpl w:val="EEF858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7" w15:restartNumberingAfterBreak="0">
    <w:nsid w:val="781C097E"/>
    <w:multiLevelType w:val="hybridMultilevel"/>
    <w:tmpl w:val="077A58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8" w15:restartNumberingAfterBreak="0">
    <w:nsid w:val="783027A0"/>
    <w:multiLevelType w:val="hybridMultilevel"/>
    <w:tmpl w:val="D99E2F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9" w15:restartNumberingAfterBreak="0">
    <w:nsid w:val="788F5138"/>
    <w:multiLevelType w:val="hybridMultilevel"/>
    <w:tmpl w:val="4FB2B2B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0" w15:restartNumberingAfterBreak="0">
    <w:nsid w:val="78C6135B"/>
    <w:multiLevelType w:val="multilevel"/>
    <w:tmpl w:val="9556760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78F76F6F"/>
    <w:multiLevelType w:val="singleLevel"/>
    <w:tmpl w:val="E1F880E6"/>
    <w:lvl w:ilvl="0">
      <w:start w:val="1"/>
      <w:numFmt w:val="bullet"/>
      <w:pStyle w:val="normalpuce"/>
      <w:lvlText w:val=""/>
      <w:lvlJc w:val="left"/>
      <w:pPr>
        <w:tabs>
          <w:tab w:val="num" w:pos="360"/>
        </w:tabs>
        <w:ind w:left="360" w:hanging="360"/>
      </w:pPr>
      <w:rPr>
        <w:rFonts w:ascii="Symbol" w:hAnsi="Symbol" w:hint="default"/>
      </w:rPr>
    </w:lvl>
  </w:abstractNum>
  <w:abstractNum w:abstractNumId="562" w15:restartNumberingAfterBreak="0">
    <w:nsid w:val="79061C91"/>
    <w:multiLevelType w:val="hybridMultilevel"/>
    <w:tmpl w:val="52BE98B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3" w15:restartNumberingAfterBreak="0">
    <w:nsid w:val="7A0A1983"/>
    <w:multiLevelType w:val="hybridMultilevel"/>
    <w:tmpl w:val="DA404A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4" w15:restartNumberingAfterBreak="0">
    <w:nsid w:val="7A525F6E"/>
    <w:multiLevelType w:val="hybridMultilevel"/>
    <w:tmpl w:val="725EFAC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5" w15:restartNumberingAfterBreak="0">
    <w:nsid w:val="7A543D02"/>
    <w:multiLevelType w:val="hybridMultilevel"/>
    <w:tmpl w:val="870A2F7E"/>
    <w:lvl w:ilvl="0" w:tplc="08090001">
      <w:start w:val="1"/>
      <w:numFmt w:val="bullet"/>
      <w:lvlText w:val=""/>
      <w:lvlJc w:val="left"/>
      <w:pPr>
        <w:ind w:left="760" w:hanging="360"/>
      </w:pPr>
      <w:rPr>
        <w:rFonts w:ascii="Symbol" w:hAnsi="Symbol" w:hint="default"/>
      </w:rPr>
    </w:lvl>
    <w:lvl w:ilvl="1" w:tplc="04090003">
      <w:start w:val="1"/>
      <w:numFmt w:val="bullet"/>
      <w:lvlText w:val=""/>
      <w:lvlJc w:val="left"/>
      <w:pPr>
        <w:ind w:left="1200" w:hanging="400"/>
      </w:pPr>
      <w:rPr>
        <w:rFonts w:ascii="Wingdings" w:hAnsi="Wingdings" w:hint="default"/>
      </w:rPr>
    </w:lvl>
    <w:lvl w:ilvl="2" w:tplc="F2148A70">
      <w:numFmt w:val="bullet"/>
      <w:lvlText w:val="•"/>
      <w:lvlJc w:val="left"/>
      <w:pPr>
        <w:ind w:left="1920" w:hanging="720"/>
      </w:pPr>
      <w:rPr>
        <w:rFonts w:ascii="Times" w:eastAsia="Batang" w:hAnsi="Times" w:cs="Time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66" w15:restartNumberingAfterBreak="0">
    <w:nsid w:val="7A6E1FCB"/>
    <w:multiLevelType w:val="hybridMultilevel"/>
    <w:tmpl w:val="786AD90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7" w15:restartNumberingAfterBreak="0">
    <w:nsid w:val="7A75268F"/>
    <w:multiLevelType w:val="multilevel"/>
    <w:tmpl w:val="3754FBC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68" w15:restartNumberingAfterBreak="0">
    <w:nsid w:val="7A752EAB"/>
    <w:multiLevelType w:val="hybridMultilevel"/>
    <w:tmpl w:val="457C1D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9" w15:restartNumberingAfterBreak="0">
    <w:nsid w:val="7AAB33D0"/>
    <w:multiLevelType w:val="hybridMultilevel"/>
    <w:tmpl w:val="CD8035E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0" w15:restartNumberingAfterBreak="0">
    <w:nsid w:val="7AD514B5"/>
    <w:multiLevelType w:val="hybridMultilevel"/>
    <w:tmpl w:val="5282AAD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1" w15:restartNumberingAfterBreak="0">
    <w:nsid w:val="7AE21539"/>
    <w:multiLevelType w:val="hybridMultilevel"/>
    <w:tmpl w:val="9C8E73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2" w15:restartNumberingAfterBreak="0">
    <w:nsid w:val="7AF4388E"/>
    <w:multiLevelType w:val="multilevel"/>
    <w:tmpl w:val="3754FBC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73" w15:restartNumberingAfterBreak="0">
    <w:nsid w:val="7B0F4CC6"/>
    <w:multiLevelType w:val="hybridMultilevel"/>
    <w:tmpl w:val="00E0D68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4" w15:restartNumberingAfterBreak="0">
    <w:nsid w:val="7B1F3610"/>
    <w:multiLevelType w:val="hybridMultilevel"/>
    <w:tmpl w:val="A984B6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5" w15:restartNumberingAfterBreak="0">
    <w:nsid w:val="7B716A31"/>
    <w:multiLevelType w:val="hybridMultilevel"/>
    <w:tmpl w:val="9B14FF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6" w15:restartNumberingAfterBreak="0">
    <w:nsid w:val="7BC330F5"/>
    <w:multiLevelType w:val="hybridMultilevel"/>
    <w:tmpl w:val="C2769C2A"/>
    <w:styleLink w:val="StyleBulletedSymbolsymbolLeft025Hanging02531"/>
    <w:lvl w:ilvl="0" w:tplc="70725600">
      <w:start w:val="1"/>
      <w:numFmt w:val="bullet"/>
      <w:pStyle w:val="Char"/>
      <w:lvlText w:val=""/>
      <w:lvlJc w:val="left"/>
      <w:pPr>
        <w:tabs>
          <w:tab w:val="num" w:pos="851"/>
        </w:tabs>
        <w:ind w:left="851" w:hanging="851"/>
      </w:pPr>
      <w:rPr>
        <w:rFonts w:ascii="ZapfDingbats" w:hAnsi="ZapfDingbats" w:hint="default"/>
        <w:b/>
        <w:i w:val="0"/>
        <w:color w:val="70CEF5"/>
        <w:sz w:val="20"/>
        <w:szCs w:val="20"/>
      </w:rPr>
    </w:lvl>
    <w:lvl w:ilvl="1" w:tplc="C8841810">
      <w:start w:val="1"/>
      <w:numFmt w:val="bullet"/>
      <w:pStyle w:val="berschrift3h3H3Underrubrik2"/>
      <w:lvlText w:val="o"/>
      <w:lvlJc w:val="left"/>
      <w:pPr>
        <w:tabs>
          <w:tab w:val="num" w:pos="1440"/>
        </w:tabs>
        <w:ind w:left="1440" w:hanging="360"/>
      </w:pPr>
      <w:rPr>
        <w:rFonts w:ascii="Courier New" w:hAnsi="Courier New" w:cs="Courier New" w:hint="default"/>
      </w:rPr>
    </w:lvl>
    <w:lvl w:ilvl="2" w:tplc="7DA0F730" w:tentative="1">
      <w:start w:val="1"/>
      <w:numFmt w:val="bullet"/>
      <w:pStyle w:val="3GPPH3"/>
      <w:lvlText w:val=""/>
      <w:lvlJc w:val="left"/>
      <w:pPr>
        <w:tabs>
          <w:tab w:val="num" w:pos="2160"/>
        </w:tabs>
        <w:ind w:left="2160" w:hanging="360"/>
      </w:pPr>
      <w:rPr>
        <w:rFonts w:ascii="Wingdings" w:hAnsi="Wingdings" w:hint="default"/>
      </w:rPr>
    </w:lvl>
    <w:lvl w:ilvl="3" w:tplc="71F2D618" w:tentative="1">
      <w:start w:val="1"/>
      <w:numFmt w:val="bullet"/>
      <w:lvlText w:val=""/>
      <w:lvlJc w:val="left"/>
      <w:pPr>
        <w:tabs>
          <w:tab w:val="num" w:pos="2880"/>
        </w:tabs>
        <w:ind w:left="2880" w:hanging="360"/>
      </w:pPr>
      <w:rPr>
        <w:rFonts w:ascii="Symbol" w:hAnsi="Symbol" w:hint="default"/>
      </w:rPr>
    </w:lvl>
    <w:lvl w:ilvl="4" w:tplc="E84C571E" w:tentative="1">
      <w:start w:val="1"/>
      <w:numFmt w:val="bullet"/>
      <w:lvlText w:val="o"/>
      <w:lvlJc w:val="left"/>
      <w:pPr>
        <w:tabs>
          <w:tab w:val="num" w:pos="3600"/>
        </w:tabs>
        <w:ind w:left="3600" w:hanging="360"/>
      </w:pPr>
      <w:rPr>
        <w:rFonts w:ascii="Courier New" w:hAnsi="Courier New" w:cs="Courier New" w:hint="default"/>
      </w:rPr>
    </w:lvl>
    <w:lvl w:ilvl="5" w:tplc="701415FE" w:tentative="1">
      <w:start w:val="1"/>
      <w:numFmt w:val="bullet"/>
      <w:lvlText w:val=""/>
      <w:lvlJc w:val="left"/>
      <w:pPr>
        <w:tabs>
          <w:tab w:val="num" w:pos="4320"/>
        </w:tabs>
        <w:ind w:left="4320" w:hanging="360"/>
      </w:pPr>
      <w:rPr>
        <w:rFonts w:ascii="Wingdings" w:hAnsi="Wingdings" w:hint="default"/>
      </w:rPr>
    </w:lvl>
    <w:lvl w:ilvl="6" w:tplc="3A66A646" w:tentative="1">
      <w:start w:val="1"/>
      <w:numFmt w:val="bullet"/>
      <w:lvlText w:val=""/>
      <w:lvlJc w:val="left"/>
      <w:pPr>
        <w:tabs>
          <w:tab w:val="num" w:pos="5040"/>
        </w:tabs>
        <w:ind w:left="5040" w:hanging="360"/>
      </w:pPr>
      <w:rPr>
        <w:rFonts w:ascii="Symbol" w:hAnsi="Symbol" w:hint="default"/>
      </w:rPr>
    </w:lvl>
    <w:lvl w:ilvl="7" w:tplc="60505F22" w:tentative="1">
      <w:start w:val="1"/>
      <w:numFmt w:val="bullet"/>
      <w:lvlText w:val="o"/>
      <w:lvlJc w:val="left"/>
      <w:pPr>
        <w:tabs>
          <w:tab w:val="num" w:pos="5760"/>
        </w:tabs>
        <w:ind w:left="5760" w:hanging="360"/>
      </w:pPr>
      <w:rPr>
        <w:rFonts w:ascii="Courier New" w:hAnsi="Courier New" w:cs="Courier New" w:hint="default"/>
      </w:rPr>
    </w:lvl>
    <w:lvl w:ilvl="8" w:tplc="280A7452" w:tentative="1">
      <w:start w:val="1"/>
      <w:numFmt w:val="bullet"/>
      <w:lvlText w:val=""/>
      <w:lvlJc w:val="left"/>
      <w:pPr>
        <w:tabs>
          <w:tab w:val="num" w:pos="6480"/>
        </w:tabs>
        <w:ind w:left="6480" w:hanging="360"/>
      </w:pPr>
      <w:rPr>
        <w:rFonts w:ascii="Wingdings" w:hAnsi="Wingdings" w:hint="default"/>
      </w:rPr>
    </w:lvl>
  </w:abstractNum>
  <w:abstractNum w:abstractNumId="577" w15:restartNumberingAfterBreak="0">
    <w:nsid w:val="7BE71153"/>
    <w:multiLevelType w:val="hybridMultilevel"/>
    <w:tmpl w:val="A57613E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8" w15:restartNumberingAfterBreak="0">
    <w:nsid w:val="7C267F9C"/>
    <w:multiLevelType w:val="hybridMultilevel"/>
    <w:tmpl w:val="9D8C8332"/>
    <w:styleLink w:val="3GPPListofBullets1"/>
    <w:lvl w:ilvl="0" w:tplc="CF68586C">
      <w:numFmt w:val="bullet"/>
      <w:pStyle w:val="StatementBody"/>
      <w:lvlText w:val=""/>
      <w:lvlJc w:val="left"/>
      <w:pPr>
        <w:ind w:left="720" w:hanging="360"/>
      </w:pPr>
      <w:rPr>
        <w:rFonts w:ascii="Symbol" w:eastAsia="Times New Roman" w:hAnsi="Symbol"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numFmt w:val="bullet"/>
      <w:lvlText w:val="-"/>
      <w:lvlJc w:val="left"/>
      <w:pPr>
        <w:ind w:left="2880" w:hanging="360"/>
      </w:pPr>
      <w:rPr>
        <w:rFonts w:ascii="Times New Roman" w:eastAsia="MS Mincho" w:hAnsi="Times New Roman" w:cs="Times New Roman"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9" w15:restartNumberingAfterBreak="0">
    <w:nsid w:val="7C5473B5"/>
    <w:multiLevelType w:val="hybridMultilevel"/>
    <w:tmpl w:val="5B6E0170"/>
    <w:lvl w:ilvl="0" w:tplc="08090001">
      <w:start w:val="1"/>
      <w:numFmt w:val="bullet"/>
      <w:lvlText w:val=""/>
      <w:lvlJc w:val="left"/>
      <w:pPr>
        <w:ind w:left="720" w:hanging="360"/>
      </w:pPr>
      <w:rPr>
        <w:rFonts w:ascii="Symbol" w:hAnsi="Symbol" w:hint="default"/>
      </w:rPr>
    </w:lvl>
    <w:lvl w:ilvl="1" w:tplc="6D4C5A6A">
      <w:numFmt w:val="bullet"/>
      <w:lvlText w:val=""/>
      <w:lvlJc w:val="left"/>
      <w:pPr>
        <w:ind w:left="1440" w:hanging="360"/>
      </w:pPr>
      <w:rPr>
        <w:rFonts w:ascii="Wingdings" w:eastAsia="Batang" w:hAnsi="Wingdings" w:cs="SimSun" w:hint="default"/>
        <w:sz w:val="20"/>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0" w15:restartNumberingAfterBreak="0">
    <w:nsid w:val="7C563318"/>
    <w:multiLevelType w:val="hybridMultilevel"/>
    <w:tmpl w:val="999EE4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1" w15:restartNumberingAfterBreak="0">
    <w:nsid w:val="7C6E5BF8"/>
    <w:multiLevelType w:val="hybridMultilevel"/>
    <w:tmpl w:val="DC9834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2" w15:restartNumberingAfterBreak="0">
    <w:nsid w:val="7C7741C4"/>
    <w:multiLevelType w:val="hybridMultilevel"/>
    <w:tmpl w:val="850696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3" w15:restartNumberingAfterBreak="0">
    <w:nsid w:val="7CCF5E73"/>
    <w:multiLevelType w:val="multilevel"/>
    <w:tmpl w:val="67522E6E"/>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584" w15:restartNumberingAfterBreak="0">
    <w:nsid w:val="7CF75C88"/>
    <w:multiLevelType w:val="hybridMultilevel"/>
    <w:tmpl w:val="3DE281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5" w15:restartNumberingAfterBreak="0">
    <w:nsid w:val="7CFA655F"/>
    <w:multiLevelType w:val="multilevel"/>
    <w:tmpl w:val="844CDCAA"/>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586" w15:restartNumberingAfterBreak="0">
    <w:nsid w:val="7D4F0B6B"/>
    <w:multiLevelType w:val="hybridMultilevel"/>
    <w:tmpl w:val="7E90CC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7" w15:restartNumberingAfterBreak="0">
    <w:nsid w:val="7D8F659E"/>
    <w:multiLevelType w:val="singleLevel"/>
    <w:tmpl w:val="7D8F659E"/>
    <w:lvl w:ilvl="0">
      <w:start w:val="1"/>
      <w:numFmt w:val="bullet"/>
      <w:lvlText w:val="•"/>
      <w:lvlJc w:val="left"/>
      <w:pPr>
        <w:ind w:left="420" w:hanging="420"/>
      </w:pPr>
      <w:rPr>
        <w:rFonts w:ascii="SimSun" w:eastAsia="SimSun" w:hAnsi="SimSun" w:cs="SimSun" w:hint="default"/>
      </w:rPr>
    </w:lvl>
  </w:abstractNum>
  <w:abstractNum w:abstractNumId="588" w15:restartNumberingAfterBreak="0">
    <w:nsid w:val="7DAF6FAD"/>
    <w:multiLevelType w:val="multilevel"/>
    <w:tmpl w:val="7DAF6FA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89" w15:restartNumberingAfterBreak="0">
    <w:nsid w:val="7DDA71F5"/>
    <w:multiLevelType w:val="multilevel"/>
    <w:tmpl w:val="44F0F6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90" w15:restartNumberingAfterBreak="0">
    <w:nsid w:val="7E123DDE"/>
    <w:multiLevelType w:val="multilevel"/>
    <w:tmpl w:val="3754FBC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91" w15:restartNumberingAfterBreak="0">
    <w:nsid w:val="7E525912"/>
    <w:multiLevelType w:val="hybridMultilevel"/>
    <w:tmpl w:val="BD94466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2" w15:restartNumberingAfterBreak="0">
    <w:nsid w:val="7E9562B9"/>
    <w:multiLevelType w:val="hybridMultilevel"/>
    <w:tmpl w:val="3158457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3" w15:restartNumberingAfterBreak="0">
    <w:nsid w:val="7ED22296"/>
    <w:multiLevelType w:val="hybridMultilevel"/>
    <w:tmpl w:val="04F0AAC2"/>
    <w:lvl w:ilvl="0" w:tplc="08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4" w15:restartNumberingAfterBreak="0">
    <w:nsid w:val="7ED75E59"/>
    <w:multiLevelType w:val="hybridMultilevel"/>
    <w:tmpl w:val="75B876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5" w15:restartNumberingAfterBreak="0">
    <w:nsid w:val="7F4E2F4E"/>
    <w:multiLevelType w:val="hybridMultilevel"/>
    <w:tmpl w:val="1C287F6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6" w15:restartNumberingAfterBreak="0">
    <w:nsid w:val="7F547DFD"/>
    <w:multiLevelType w:val="singleLevel"/>
    <w:tmpl w:val="84089F44"/>
    <w:lvl w:ilvl="0">
      <w:start w:val="1"/>
      <w:numFmt w:val="bullet"/>
      <w:pStyle w:val="textintend2"/>
      <w:lvlText w:val=""/>
      <w:lvlJc w:val="left"/>
      <w:pPr>
        <w:tabs>
          <w:tab w:val="num" w:pos="1418"/>
        </w:tabs>
        <w:ind w:left="1418" w:hanging="426"/>
      </w:pPr>
      <w:rPr>
        <w:rFonts w:ascii="Wingdings" w:hAnsi="Wingdings" w:hint="default"/>
      </w:rPr>
    </w:lvl>
  </w:abstractNum>
  <w:abstractNum w:abstractNumId="597" w15:restartNumberingAfterBreak="0">
    <w:nsid w:val="7F7170F2"/>
    <w:multiLevelType w:val="hybridMultilevel"/>
    <w:tmpl w:val="940AE2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8" w15:restartNumberingAfterBreak="0">
    <w:nsid w:val="7FB34CD6"/>
    <w:multiLevelType w:val="multilevel"/>
    <w:tmpl w:val="F7B6AE18"/>
    <w:styleLink w:val="StyleBulletedSymbolsymbolLeft025Hanging0251"/>
    <w:lvl w:ilvl="0">
      <w:start w:val="1"/>
      <w:numFmt w:val="bullet"/>
      <w:lvlText w:val=""/>
      <w:lvlJc w:val="left"/>
      <w:pPr>
        <w:ind w:left="360" w:firstLine="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282"/>
  </w:num>
  <w:num w:numId="2">
    <w:abstractNumId w:val="509"/>
  </w:num>
  <w:num w:numId="3">
    <w:abstractNumId w:val="95"/>
  </w:num>
  <w:num w:numId="4">
    <w:abstractNumId w:val="15"/>
  </w:num>
  <w:num w:numId="5">
    <w:abstractNumId w:val="578"/>
  </w:num>
  <w:num w:numId="6">
    <w:abstractNumId w:val="251"/>
  </w:num>
  <w:num w:numId="7">
    <w:abstractNumId w:val="576"/>
  </w:num>
  <w:num w:numId="8">
    <w:abstractNumId w:val="97"/>
  </w:num>
  <w:num w:numId="9">
    <w:abstractNumId w:val="247"/>
  </w:num>
  <w:num w:numId="10">
    <w:abstractNumId w:val="5"/>
  </w:num>
  <w:num w:numId="11">
    <w:abstractNumId w:val="365"/>
  </w:num>
  <w:num w:numId="12">
    <w:abstractNumId w:val="162"/>
  </w:num>
  <w:num w:numId="13">
    <w:abstractNumId w:val="498"/>
  </w:num>
  <w:num w:numId="14">
    <w:abstractNumId w:val="280"/>
  </w:num>
  <w:num w:numId="15">
    <w:abstractNumId w:val="109"/>
  </w:num>
  <w:num w:numId="16">
    <w:abstractNumId w:val="554"/>
  </w:num>
  <w:num w:numId="17">
    <w:abstractNumId w:val="347"/>
  </w:num>
  <w:num w:numId="18">
    <w:abstractNumId w:val="253"/>
  </w:num>
  <w:num w:numId="19">
    <w:abstractNumId w:val="126"/>
  </w:num>
  <w:num w:numId="20">
    <w:abstractNumId w:val="367"/>
  </w:num>
  <w:num w:numId="21">
    <w:abstractNumId w:val="516"/>
  </w:num>
  <w:num w:numId="22">
    <w:abstractNumId w:val="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14"/>
  </w:num>
  <w:num w:numId="24">
    <w:abstractNumId w:val="108"/>
  </w:num>
  <w:num w:numId="25">
    <w:abstractNumId w:val="598"/>
  </w:num>
  <w:num w:numId="26">
    <w:abstractNumId w:val="207"/>
  </w:num>
  <w:num w:numId="27">
    <w:abstractNumId w:val="532"/>
  </w:num>
  <w:num w:numId="28">
    <w:abstractNumId w:val="423"/>
  </w:num>
  <w:num w:numId="29">
    <w:abstractNumId w:val="164"/>
  </w:num>
  <w:num w:numId="30">
    <w:abstractNumId w:val="28"/>
  </w:num>
  <w:num w:numId="31">
    <w:abstractNumId w:val="546"/>
  </w:num>
  <w:num w:numId="32">
    <w:abstractNumId w:val="13"/>
  </w:num>
  <w:num w:numId="33">
    <w:abstractNumId w:val="235"/>
  </w:num>
  <w:num w:numId="34">
    <w:abstractNumId w:val="421"/>
  </w:num>
  <w:num w:numId="35">
    <w:abstractNumId w:val="2"/>
  </w:num>
  <w:num w:numId="36">
    <w:abstractNumId w:val="374"/>
  </w:num>
  <w:num w:numId="37">
    <w:abstractNumId w:val="218"/>
  </w:num>
  <w:num w:numId="38">
    <w:abstractNumId w:val="310"/>
  </w:num>
  <w:num w:numId="39">
    <w:abstractNumId w:val="245"/>
  </w:num>
  <w:num w:numId="40">
    <w:abstractNumId w:val="335"/>
  </w:num>
  <w:num w:numId="41">
    <w:abstractNumId w:val="596"/>
  </w:num>
  <w:num w:numId="42">
    <w:abstractNumId w:val="340"/>
  </w:num>
  <w:num w:numId="43">
    <w:abstractNumId w:val="561"/>
  </w:num>
  <w:num w:numId="44">
    <w:abstractNumId w:val="200"/>
  </w:num>
  <w:num w:numId="45">
    <w:abstractNumId w:val="177"/>
  </w:num>
  <w:num w:numId="46">
    <w:abstractNumId w:val="443"/>
  </w:num>
  <w:num w:numId="47">
    <w:abstractNumId w:val="122"/>
  </w:num>
  <w:num w:numId="48">
    <w:abstractNumId w:val="536"/>
  </w:num>
  <w:num w:numId="49">
    <w:abstractNumId w:val="212"/>
  </w:num>
  <w:num w:numId="50">
    <w:abstractNumId w:val="286"/>
  </w:num>
  <w:num w:numId="51">
    <w:abstractNumId w:val="106"/>
  </w:num>
  <w:num w:numId="52">
    <w:abstractNumId w:val="214"/>
  </w:num>
  <w:num w:numId="53">
    <w:abstractNumId w:val="427"/>
  </w:num>
  <w:num w:numId="54">
    <w:abstractNumId w:val="27"/>
  </w:num>
  <w:num w:numId="55">
    <w:abstractNumId w:val="524"/>
  </w:num>
  <w:num w:numId="56">
    <w:abstractNumId w:val="503"/>
  </w:num>
  <w:num w:numId="57">
    <w:abstractNumId w:val="302"/>
  </w:num>
  <w:num w:numId="58">
    <w:abstractNumId w:val="294"/>
    <w:lvlOverride w:ilvl="0"/>
    <w:lvlOverride w:ilvl="1"/>
    <w:lvlOverride w:ilvl="2"/>
    <w:lvlOverride w:ilvl="3"/>
    <w:lvlOverride w:ilvl="4"/>
    <w:lvlOverride w:ilvl="5">
      <w:startOverride w:val="1"/>
    </w:lvlOverride>
    <w:lvlOverride w:ilvl="6">
      <w:startOverride w:val="1"/>
    </w:lvlOverride>
    <w:lvlOverride w:ilvl="7">
      <w:startOverride w:val="1"/>
    </w:lvlOverride>
    <w:lvlOverride w:ilvl="8">
      <w:startOverride w:val="1"/>
    </w:lvlOverride>
  </w:num>
  <w:num w:numId="59">
    <w:abstractNumId w:val="330"/>
  </w:num>
  <w:num w:numId="60">
    <w:abstractNumId w:val="168"/>
  </w:num>
  <w:num w:numId="61">
    <w:abstractNumId w:val="301"/>
  </w:num>
  <w:num w:numId="62">
    <w:abstractNumId w:val="514"/>
  </w:num>
  <w:num w:numId="63">
    <w:abstractNumId w:val="386"/>
  </w:num>
  <w:num w:numId="64">
    <w:abstractNumId w:val="174"/>
  </w:num>
  <w:num w:numId="65">
    <w:abstractNumId w:val="317"/>
  </w:num>
  <w:num w:numId="66">
    <w:abstractNumId w:val="317"/>
  </w:num>
  <w:num w:numId="67">
    <w:abstractNumId w:val="189"/>
  </w:num>
  <w:num w:numId="68">
    <w:abstractNumId w:val="492"/>
  </w:num>
  <w:num w:numId="69">
    <w:abstractNumId w:val="399"/>
  </w:num>
  <w:num w:numId="70">
    <w:abstractNumId w:val="407"/>
  </w:num>
  <w:num w:numId="71">
    <w:abstractNumId w:val="506"/>
  </w:num>
  <w:num w:numId="72">
    <w:abstractNumId w:val="467"/>
  </w:num>
  <w:num w:numId="73">
    <w:abstractNumId w:val="306"/>
  </w:num>
  <w:num w:numId="74">
    <w:abstractNumId w:val="436"/>
  </w:num>
  <w:num w:numId="75">
    <w:abstractNumId w:val="317"/>
  </w:num>
  <w:num w:numId="76">
    <w:abstractNumId w:val="146"/>
  </w:num>
  <w:num w:numId="77">
    <w:abstractNumId w:val="65"/>
  </w:num>
  <w:num w:numId="78">
    <w:abstractNumId w:val="317"/>
  </w:num>
  <w:num w:numId="79">
    <w:abstractNumId w:val="350"/>
  </w:num>
  <w:num w:numId="80">
    <w:abstractNumId w:val="14"/>
  </w:num>
  <w:num w:numId="81">
    <w:abstractNumId w:val="387"/>
  </w:num>
  <w:num w:numId="82">
    <w:abstractNumId w:val="328"/>
  </w:num>
  <w:num w:numId="83">
    <w:abstractNumId w:val="250"/>
  </w:num>
  <w:num w:numId="84">
    <w:abstractNumId w:val="341"/>
  </w:num>
  <w:num w:numId="85">
    <w:abstractNumId w:val="323"/>
  </w:num>
  <w:num w:numId="86">
    <w:abstractNumId w:val="519"/>
  </w:num>
  <w:num w:numId="87">
    <w:abstractNumId w:val="140"/>
  </w:num>
  <w:num w:numId="88">
    <w:abstractNumId w:val="41"/>
  </w:num>
  <w:num w:numId="89">
    <w:abstractNumId w:val="17"/>
  </w:num>
  <w:num w:numId="90">
    <w:abstractNumId w:val="240"/>
  </w:num>
  <w:num w:numId="91">
    <w:abstractNumId w:val="227"/>
  </w:num>
  <w:num w:numId="92">
    <w:abstractNumId w:val="99"/>
  </w:num>
  <w:num w:numId="93">
    <w:abstractNumId w:val="40"/>
  </w:num>
  <w:num w:numId="94">
    <w:abstractNumId w:val="462"/>
  </w:num>
  <w:num w:numId="95">
    <w:abstractNumId w:val="57"/>
  </w:num>
  <w:num w:numId="96">
    <w:abstractNumId w:val="579"/>
  </w:num>
  <w:num w:numId="97">
    <w:abstractNumId w:val="571"/>
  </w:num>
  <w:num w:numId="98">
    <w:abstractNumId w:val="445"/>
  </w:num>
  <w:num w:numId="99">
    <w:abstractNumId w:val="398"/>
  </w:num>
  <w:num w:numId="100">
    <w:abstractNumId w:val="477"/>
  </w:num>
  <w:num w:numId="101">
    <w:abstractNumId w:val="287"/>
  </w:num>
  <w:num w:numId="102">
    <w:abstractNumId w:val="69"/>
  </w:num>
  <w:num w:numId="103">
    <w:abstractNumId w:val="174"/>
  </w:num>
  <w:num w:numId="104">
    <w:abstractNumId w:val="317"/>
  </w:num>
  <w:num w:numId="105">
    <w:abstractNumId w:val="262"/>
  </w:num>
  <w:num w:numId="106">
    <w:abstractNumId w:val="0"/>
  </w:num>
  <w:num w:numId="107">
    <w:abstractNumId w:val="1"/>
  </w:num>
  <w:num w:numId="108">
    <w:abstractNumId w:val="587"/>
  </w:num>
  <w:num w:numId="109">
    <w:abstractNumId w:val="371"/>
  </w:num>
  <w:num w:numId="110">
    <w:abstractNumId w:val="196"/>
  </w:num>
  <w:num w:numId="111">
    <w:abstractNumId w:val="284"/>
  </w:num>
  <w:num w:numId="112">
    <w:abstractNumId w:val="223"/>
  </w:num>
  <w:num w:numId="113">
    <w:abstractNumId w:val="295"/>
  </w:num>
  <w:num w:numId="114">
    <w:abstractNumId w:val="47"/>
  </w:num>
  <w:num w:numId="115">
    <w:abstractNumId w:val="173"/>
  </w:num>
  <w:num w:numId="116">
    <w:abstractNumId w:val="348"/>
  </w:num>
  <w:num w:numId="117">
    <w:abstractNumId w:val="351"/>
  </w:num>
  <w:num w:numId="118">
    <w:abstractNumId w:val="380"/>
  </w:num>
  <w:num w:numId="119">
    <w:abstractNumId w:val="49"/>
  </w:num>
  <w:num w:numId="120">
    <w:abstractNumId w:val="154"/>
  </w:num>
  <w:num w:numId="121">
    <w:abstractNumId w:val="132"/>
  </w:num>
  <w:num w:numId="122">
    <w:abstractNumId w:val="510"/>
  </w:num>
  <w:num w:numId="123">
    <w:abstractNumId w:val="542"/>
  </w:num>
  <w:num w:numId="124">
    <w:abstractNumId w:val="107"/>
  </w:num>
  <w:num w:numId="125">
    <w:abstractNumId w:val="317"/>
  </w:num>
  <w:num w:numId="126">
    <w:abstractNumId w:val="428"/>
  </w:num>
  <w:num w:numId="127">
    <w:abstractNumId w:val="541"/>
  </w:num>
  <w:num w:numId="128">
    <w:abstractNumId w:val="104"/>
  </w:num>
  <w:num w:numId="129">
    <w:abstractNumId w:val="400"/>
  </w:num>
  <w:num w:numId="130">
    <w:abstractNumId w:val="358"/>
  </w:num>
  <w:num w:numId="131">
    <w:abstractNumId w:val="180"/>
  </w:num>
  <w:num w:numId="132">
    <w:abstractNumId w:val="366"/>
  </w:num>
  <w:num w:numId="133">
    <w:abstractNumId w:val="232"/>
  </w:num>
  <w:num w:numId="134">
    <w:abstractNumId w:val="504"/>
  </w:num>
  <w:num w:numId="135">
    <w:abstractNumId w:val="373"/>
  </w:num>
  <w:num w:numId="136">
    <w:abstractNumId w:val="433"/>
  </w:num>
  <w:num w:numId="137">
    <w:abstractNumId w:val="551"/>
  </w:num>
  <w:num w:numId="138">
    <w:abstractNumId w:val="370"/>
  </w:num>
  <w:num w:numId="139">
    <w:abstractNumId w:val="29"/>
  </w:num>
  <w:num w:numId="140">
    <w:abstractNumId w:val="61"/>
  </w:num>
  <w:num w:numId="141">
    <w:abstractNumId w:val="143"/>
  </w:num>
  <w:num w:numId="142">
    <w:abstractNumId w:val="529"/>
  </w:num>
  <w:num w:numId="143">
    <w:abstractNumId w:val="390"/>
  </w:num>
  <w:num w:numId="144">
    <w:abstractNumId w:val="198"/>
  </w:num>
  <w:num w:numId="145">
    <w:abstractNumId w:val="141"/>
  </w:num>
  <w:num w:numId="146">
    <w:abstractNumId w:val="224"/>
  </w:num>
  <w:num w:numId="147">
    <w:abstractNumId w:val="384"/>
  </w:num>
  <w:num w:numId="148">
    <w:abstractNumId w:val="301"/>
  </w:num>
  <w:num w:numId="149">
    <w:abstractNumId w:val="32"/>
  </w:num>
  <w:num w:numId="150">
    <w:abstractNumId w:val="547"/>
  </w:num>
  <w:num w:numId="151">
    <w:abstractNumId w:val="133"/>
  </w:num>
  <w:num w:numId="152">
    <w:abstractNumId w:val="133"/>
    <w:lvlOverride w:ilvl="0">
      <w:startOverride w:val="1"/>
    </w:lvlOverride>
  </w:num>
  <w:num w:numId="153">
    <w:abstractNumId w:val="338"/>
  </w:num>
  <w:num w:numId="154">
    <w:abstractNumId w:val="54"/>
  </w:num>
  <w:num w:numId="155">
    <w:abstractNumId w:val="30"/>
  </w:num>
  <w:num w:numId="156">
    <w:abstractNumId w:val="206"/>
  </w:num>
  <w:num w:numId="157">
    <w:abstractNumId w:val="112"/>
  </w:num>
  <w:num w:numId="158">
    <w:abstractNumId w:val="19"/>
  </w:num>
  <w:num w:numId="159">
    <w:abstractNumId w:val="176"/>
  </w:num>
  <w:num w:numId="160">
    <w:abstractNumId w:val="313"/>
  </w:num>
  <w:num w:numId="161">
    <w:abstractNumId w:val="470"/>
  </w:num>
  <w:num w:numId="162">
    <w:abstractNumId w:val="166"/>
  </w:num>
  <w:num w:numId="163">
    <w:abstractNumId w:val="517"/>
  </w:num>
  <w:num w:numId="164">
    <w:abstractNumId w:val="489"/>
  </w:num>
  <w:num w:numId="165">
    <w:abstractNumId w:val="317"/>
  </w:num>
  <w:num w:numId="166">
    <w:abstractNumId w:val="539"/>
  </w:num>
  <w:num w:numId="167">
    <w:abstractNumId w:val="9"/>
  </w:num>
  <w:num w:numId="168">
    <w:abstractNumId w:val="197"/>
  </w:num>
  <w:num w:numId="169">
    <w:abstractNumId w:val="396"/>
  </w:num>
  <w:num w:numId="170">
    <w:abstractNumId w:val="71"/>
  </w:num>
  <w:num w:numId="171">
    <w:abstractNumId w:val="191"/>
  </w:num>
  <w:num w:numId="172">
    <w:abstractNumId w:val="178"/>
  </w:num>
  <w:num w:numId="173">
    <w:abstractNumId w:val="533"/>
  </w:num>
  <w:num w:numId="174">
    <w:abstractNumId w:val="435"/>
  </w:num>
  <w:num w:numId="175">
    <w:abstractNumId w:val="574"/>
  </w:num>
  <w:num w:numId="176">
    <w:abstractNumId w:val="113"/>
  </w:num>
  <w:num w:numId="177">
    <w:abstractNumId w:val="320"/>
  </w:num>
  <w:num w:numId="178">
    <w:abstractNumId w:val="483"/>
  </w:num>
  <w:num w:numId="179">
    <w:abstractNumId w:val="522"/>
  </w:num>
  <w:num w:numId="180">
    <w:abstractNumId w:val="148"/>
  </w:num>
  <w:num w:numId="181">
    <w:abstractNumId w:val="291"/>
  </w:num>
  <w:num w:numId="182">
    <w:abstractNumId w:val="10"/>
  </w:num>
  <w:num w:numId="183">
    <w:abstractNumId w:val="123"/>
  </w:num>
  <w:num w:numId="184">
    <w:abstractNumId w:val="326"/>
  </w:num>
  <w:num w:numId="185">
    <w:abstractNumId w:val="96"/>
  </w:num>
  <w:num w:numId="186">
    <w:abstractNumId w:val="241"/>
  </w:num>
  <w:num w:numId="187">
    <w:abstractNumId w:val="217"/>
  </w:num>
  <w:num w:numId="188">
    <w:abstractNumId w:val="360"/>
  </w:num>
  <w:num w:numId="189">
    <w:abstractNumId w:val="136"/>
  </w:num>
  <w:num w:numId="190">
    <w:abstractNumId w:val="138"/>
  </w:num>
  <w:num w:numId="191">
    <w:abstractNumId w:val="246"/>
  </w:num>
  <w:num w:numId="192">
    <w:abstractNumId w:val="349"/>
  </w:num>
  <w:num w:numId="193">
    <w:abstractNumId w:val="86"/>
  </w:num>
  <w:num w:numId="194">
    <w:abstractNumId w:val="597"/>
  </w:num>
  <w:num w:numId="195">
    <w:abstractNumId w:val="331"/>
  </w:num>
  <w:num w:numId="196">
    <w:abstractNumId w:val="395"/>
  </w:num>
  <w:num w:numId="197">
    <w:abstractNumId w:val="409"/>
  </w:num>
  <w:num w:numId="198">
    <w:abstractNumId w:val="552"/>
  </w:num>
  <w:num w:numId="199">
    <w:abstractNumId w:val="591"/>
  </w:num>
  <w:num w:numId="200">
    <w:abstractNumId w:val="577"/>
  </w:num>
  <w:num w:numId="201">
    <w:abstractNumId w:val="486"/>
  </w:num>
  <w:num w:numId="202">
    <w:abstractNumId w:val="272"/>
  </w:num>
  <w:num w:numId="203">
    <w:abstractNumId w:val="474"/>
  </w:num>
  <w:num w:numId="204">
    <w:abstractNumId w:val="24"/>
  </w:num>
  <w:num w:numId="205">
    <w:abstractNumId w:val="317"/>
  </w:num>
  <w:num w:numId="206">
    <w:abstractNumId w:val="430"/>
  </w:num>
  <w:num w:numId="207">
    <w:abstractNumId w:val="452"/>
  </w:num>
  <w:num w:numId="208">
    <w:abstractNumId w:val="413"/>
  </w:num>
  <w:num w:numId="209">
    <w:abstractNumId w:val="404"/>
  </w:num>
  <w:num w:numId="210">
    <w:abstractNumId w:val="209"/>
  </w:num>
  <w:num w:numId="211">
    <w:abstractNumId w:val="487"/>
  </w:num>
  <w:num w:numId="212">
    <w:abstractNumId w:val="7"/>
  </w:num>
  <w:num w:numId="213">
    <w:abstractNumId w:val="311"/>
  </w:num>
  <w:num w:numId="214">
    <w:abstractNumId w:val="271"/>
  </w:num>
  <w:num w:numId="215">
    <w:abstractNumId w:val="53"/>
  </w:num>
  <w:num w:numId="216">
    <w:abstractNumId w:val="243"/>
  </w:num>
  <w:num w:numId="217">
    <w:abstractNumId w:val="434"/>
  </w:num>
  <w:num w:numId="218">
    <w:abstractNumId w:val="322"/>
  </w:num>
  <w:num w:numId="219">
    <w:abstractNumId w:val="317"/>
  </w:num>
  <w:num w:numId="220">
    <w:abstractNumId w:val="121"/>
  </w:num>
  <w:num w:numId="221">
    <w:abstractNumId w:val="568"/>
  </w:num>
  <w:num w:numId="222">
    <w:abstractNumId w:val="115"/>
  </w:num>
  <w:num w:numId="223">
    <w:abstractNumId w:val="151"/>
  </w:num>
  <w:num w:numId="224">
    <w:abstractNumId w:val="279"/>
  </w:num>
  <w:num w:numId="225">
    <w:abstractNumId w:val="44"/>
  </w:num>
  <w:num w:numId="226">
    <w:abstractNumId w:val="478"/>
  </w:num>
  <w:num w:numId="227">
    <w:abstractNumId w:val="383"/>
  </w:num>
  <w:num w:numId="228">
    <w:abstractNumId w:val="401"/>
  </w:num>
  <w:num w:numId="229">
    <w:abstractNumId w:val="145"/>
  </w:num>
  <w:num w:numId="230">
    <w:abstractNumId w:val="549"/>
  </w:num>
  <w:num w:numId="231">
    <w:abstractNumId w:val="92"/>
  </w:num>
  <w:num w:numId="232">
    <w:abstractNumId w:val="453"/>
  </w:num>
  <w:num w:numId="233">
    <w:abstractNumId w:val="544"/>
  </w:num>
  <w:num w:numId="234">
    <w:abstractNumId w:val="11"/>
  </w:num>
  <w:num w:numId="235">
    <w:abstractNumId w:val="130"/>
  </w:num>
  <w:num w:numId="236">
    <w:abstractNumId w:val="518"/>
  </w:num>
  <w:num w:numId="237">
    <w:abstractNumId w:val="172"/>
  </w:num>
  <w:num w:numId="238">
    <w:abstractNumId w:val="333"/>
  </w:num>
  <w:num w:numId="239">
    <w:abstractNumId w:val="83"/>
  </w:num>
  <w:num w:numId="240">
    <w:abstractNumId w:val="558"/>
  </w:num>
  <w:num w:numId="241">
    <w:abstractNumId w:val="595"/>
  </w:num>
  <w:num w:numId="242">
    <w:abstractNumId w:val="269"/>
  </w:num>
  <w:num w:numId="243">
    <w:abstractNumId w:val="170"/>
  </w:num>
  <w:num w:numId="244">
    <w:abstractNumId w:val="455"/>
  </w:num>
  <w:num w:numId="245">
    <w:abstractNumId w:val="457"/>
  </w:num>
  <w:num w:numId="246">
    <w:abstractNumId w:val="79"/>
  </w:num>
  <w:num w:numId="247">
    <w:abstractNumId w:val="545"/>
  </w:num>
  <w:num w:numId="248">
    <w:abstractNumId w:val="364"/>
  </w:num>
  <w:num w:numId="249">
    <w:abstractNumId w:val="158"/>
  </w:num>
  <w:num w:numId="250">
    <w:abstractNumId w:val="136"/>
  </w:num>
  <w:num w:numId="251">
    <w:abstractNumId w:val="464"/>
  </w:num>
  <w:num w:numId="252">
    <w:abstractNumId w:val="68"/>
  </w:num>
  <w:num w:numId="253">
    <w:abstractNumId w:val="274"/>
  </w:num>
  <w:num w:numId="254">
    <w:abstractNumId w:val="171"/>
  </w:num>
  <w:num w:numId="255">
    <w:abstractNumId w:val="50"/>
  </w:num>
  <w:num w:numId="256">
    <w:abstractNumId w:val="100"/>
  </w:num>
  <w:num w:numId="257">
    <w:abstractNumId w:val="75"/>
  </w:num>
  <w:num w:numId="258">
    <w:abstractNumId w:val="263"/>
  </w:num>
  <w:num w:numId="259">
    <w:abstractNumId w:val="161"/>
  </w:num>
  <w:num w:numId="260">
    <w:abstractNumId w:val="190"/>
  </w:num>
  <w:num w:numId="261">
    <w:abstractNumId w:val="565"/>
  </w:num>
  <w:num w:numId="262">
    <w:abstractNumId w:val="449"/>
  </w:num>
  <w:num w:numId="263">
    <w:abstractNumId w:val="242"/>
  </w:num>
  <w:num w:numId="264">
    <w:abstractNumId w:val="260"/>
  </w:num>
  <w:num w:numId="265">
    <w:abstractNumId w:val="369"/>
  </w:num>
  <w:num w:numId="266">
    <w:abstractNumId w:val="581"/>
  </w:num>
  <w:num w:numId="267">
    <w:abstractNumId w:val="523"/>
  </w:num>
  <w:num w:numId="268">
    <w:abstractNumId w:val="372"/>
  </w:num>
  <w:num w:numId="269">
    <w:abstractNumId w:val="181"/>
  </w:num>
  <w:num w:numId="270">
    <w:abstractNumId w:val="288"/>
  </w:num>
  <w:num w:numId="271">
    <w:abstractNumId w:val="385"/>
  </w:num>
  <w:num w:numId="272">
    <w:abstractNumId w:val="303"/>
  </w:num>
  <w:num w:numId="273">
    <w:abstractNumId w:val="461"/>
  </w:num>
  <w:num w:numId="274">
    <w:abstractNumId w:val="403"/>
  </w:num>
  <w:num w:numId="275">
    <w:abstractNumId w:val="567"/>
  </w:num>
  <w:num w:numId="276">
    <w:abstractNumId w:val="389"/>
  </w:num>
  <w:num w:numId="277">
    <w:abstractNumId w:val="572"/>
  </w:num>
  <w:num w:numId="278">
    <w:abstractNumId w:val="588"/>
  </w:num>
  <w:num w:numId="279">
    <w:abstractNumId w:val="590"/>
  </w:num>
  <w:num w:numId="280">
    <w:abstractNumId w:val="485"/>
  </w:num>
  <w:num w:numId="281">
    <w:abstractNumId w:val="239"/>
  </w:num>
  <w:num w:numId="282">
    <w:abstractNumId w:val="234"/>
  </w:num>
  <w:num w:numId="283">
    <w:abstractNumId w:val="585"/>
  </w:num>
  <w:num w:numId="284">
    <w:abstractNumId w:val="583"/>
  </w:num>
  <w:num w:numId="285">
    <w:abstractNumId w:val="268"/>
  </w:num>
  <w:num w:numId="286">
    <w:abstractNumId w:val="62"/>
  </w:num>
  <w:num w:numId="287">
    <w:abstractNumId w:val="408"/>
  </w:num>
  <w:num w:numId="288">
    <w:abstractNumId w:val="187"/>
  </w:num>
  <w:num w:numId="289">
    <w:abstractNumId w:val="493"/>
  </w:num>
  <w:num w:numId="290">
    <w:abstractNumId w:val="442"/>
  </w:num>
  <w:num w:numId="291">
    <w:abstractNumId w:val="466"/>
  </w:num>
  <w:num w:numId="292">
    <w:abstractNumId w:val="275"/>
  </w:num>
  <w:num w:numId="293">
    <w:abstractNumId w:val="193"/>
  </w:num>
  <w:num w:numId="294">
    <w:abstractNumId w:val="440"/>
  </w:num>
  <w:num w:numId="295">
    <w:abstractNumId w:val="56"/>
  </w:num>
  <w:num w:numId="296">
    <w:abstractNumId w:val="438"/>
  </w:num>
  <w:num w:numId="297">
    <w:abstractNumId w:val="252"/>
  </w:num>
  <w:num w:numId="298">
    <w:abstractNumId w:val="511"/>
  </w:num>
  <w:num w:numId="299">
    <w:abstractNumId w:val="42"/>
  </w:num>
  <w:num w:numId="300">
    <w:abstractNumId w:val="90"/>
  </w:num>
  <w:num w:numId="301">
    <w:abstractNumId w:val="85"/>
  </w:num>
  <w:num w:numId="302">
    <w:abstractNumId w:val="447"/>
  </w:num>
  <w:num w:numId="303">
    <w:abstractNumId w:val="391"/>
  </w:num>
  <w:num w:numId="304">
    <w:abstractNumId w:val="273"/>
  </w:num>
  <w:num w:numId="305">
    <w:abstractNumId w:val="563"/>
  </w:num>
  <w:num w:numId="306">
    <w:abstractNumId w:val="233"/>
  </w:num>
  <w:num w:numId="307">
    <w:abstractNumId w:val="152"/>
  </w:num>
  <w:num w:numId="308">
    <w:abstractNumId w:val="490"/>
  </w:num>
  <w:num w:numId="309">
    <w:abstractNumId w:val="548"/>
  </w:num>
  <w:num w:numId="310">
    <w:abstractNumId w:val="111"/>
  </w:num>
  <w:num w:numId="311">
    <w:abstractNumId w:val="205"/>
  </w:num>
  <w:num w:numId="312">
    <w:abstractNumId w:val="183"/>
  </w:num>
  <w:num w:numId="313">
    <w:abstractNumId w:val="67"/>
  </w:num>
  <w:num w:numId="314">
    <w:abstractNumId w:val="63"/>
  </w:num>
  <w:num w:numId="315">
    <w:abstractNumId w:val="553"/>
  </w:num>
  <w:num w:numId="316">
    <w:abstractNumId w:val="424"/>
  </w:num>
  <w:num w:numId="317">
    <w:abstractNumId w:val="91"/>
  </w:num>
  <w:num w:numId="318">
    <w:abstractNumId w:val="50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9">
    <w:abstractNumId w:val="265"/>
  </w:num>
  <w:num w:numId="320">
    <w:abstractNumId w:val="472"/>
  </w:num>
  <w:num w:numId="321">
    <w:abstractNumId w:val="589"/>
  </w:num>
  <w:num w:numId="322">
    <w:abstractNumId w:val="215"/>
  </w:num>
  <w:num w:numId="323">
    <w:abstractNumId w:val="361"/>
  </w:num>
  <w:num w:numId="324">
    <w:abstractNumId w:val="526"/>
  </w:num>
  <w:num w:numId="325">
    <w:abstractNumId w:val="431"/>
  </w:num>
  <w:num w:numId="326">
    <w:abstractNumId w:val="356"/>
  </w:num>
  <w:num w:numId="327">
    <w:abstractNumId w:val="584"/>
  </w:num>
  <w:num w:numId="328">
    <w:abstractNumId w:val="267"/>
  </w:num>
  <w:num w:numId="329">
    <w:abstractNumId w:val="388"/>
  </w:num>
  <w:num w:numId="330">
    <w:abstractNumId w:val="163"/>
  </w:num>
  <w:num w:numId="331">
    <w:abstractNumId w:val="525"/>
  </w:num>
  <w:num w:numId="332">
    <w:abstractNumId w:val="594"/>
  </w:num>
  <w:num w:numId="333">
    <w:abstractNumId w:val="199"/>
  </w:num>
  <w:num w:numId="334">
    <w:abstractNumId w:val="195"/>
  </w:num>
  <w:num w:numId="335">
    <w:abstractNumId w:val="101"/>
  </w:num>
  <w:num w:numId="336">
    <w:abstractNumId w:val="411"/>
  </w:num>
  <w:num w:numId="337">
    <w:abstractNumId w:val="559"/>
  </w:num>
  <w:num w:numId="338">
    <w:abstractNumId w:val="256"/>
  </w:num>
  <w:num w:numId="339">
    <w:abstractNumId w:val="419"/>
  </w:num>
  <w:num w:numId="340">
    <w:abstractNumId w:val="119"/>
  </w:num>
  <w:num w:numId="341">
    <w:abstractNumId w:val="16"/>
  </w:num>
  <w:num w:numId="342">
    <w:abstractNumId w:val="459"/>
  </w:num>
  <w:num w:numId="343">
    <w:abstractNumId w:val="8"/>
  </w:num>
  <w:num w:numId="344">
    <w:abstractNumId w:val="429"/>
  </w:num>
  <w:num w:numId="345">
    <w:abstractNumId w:val="359"/>
  </w:num>
  <w:num w:numId="346">
    <w:abstractNumId w:val="134"/>
  </w:num>
  <w:num w:numId="347">
    <w:abstractNumId w:val="228"/>
  </w:num>
  <w:num w:numId="348">
    <w:abstractNumId w:val="481"/>
  </w:num>
  <w:num w:numId="349">
    <w:abstractNumId w:val="139"/>
  </w:num>
  <w:num w:numId="350">
    <w:abstractNumId w:val="20"/>
  </w:num>
  <w:num w:numId="351">
    <w:abstractNumId w:val="285"/>
  </w:num>
  <w:num w:numId="352">
    <w:abstractNumId w:val="415"/>
  </w:num>
  <w:num w:numId="353">
    <w:abstractNumId w:val="416"/>
  </w:num>
  <w:num w:numId="354">
    <w:abstractNumId w:val="21"/>
  </w:num>
  <w:num w:numId="355">
    <w:abstractNumId w:val="473"/>
  </w:num>
  <w:num w:numId="356">
    <w:abstractNumId w:val="343"/>
  </w:num>
  <w:num w:numId="357">
    <w:abstractNumId w:val="319"/>
  </w:num>
  <w:num w:numId="358">
    <w:abstractNumId w:val="382"/>
  </w:num>
  <w:num w:numId="359">
    <w:abstractNumId w:val="48"/>
  </w:num>
  <w:num w:numId="360">
    <w:abstractNumId w:val="153"/>
  </w:num>
  <w:num w:numId="361">
    <w:abstractNumId w:val="98"/>
  </w:num>
  <w:num w:numId="362">
    <w:abstractNumId w:val="355"/>
  </w:num>
  <w:num w:numId="363">
    <w:abstractNumId w:val="258"/>
  </w:num>
  <w:num w:numId="364">
    <w:abstractNumId w:val="87"/>
  </w:num>
  <w:num w:numId="365">
    <w:abstractNumId w:val="293"/>
  </w:num>
  <w:num w:numId="366">
    <w:abstractNumId w:val="500"/>
  </w:num>
  <w:num w:numId="367">
    <w:abstractNumId w:val="82"/>
  </w:num>
  <w:num w:numId="368">
    <w:abstractNumId w:val="77"/>
  </w:num>
  <w:num w:numId="369">
    <w:abstractNumId w:val="465"/>
  </w:num>
  <w:num w:numId="370">
    <w:abstractNumId w:val="270"/>
  </w:num>
  <w:num w:numId="371">
    <w:abstractNumId w:val="26"/>
  </w:num>
  <w:num w:numId="372">
    <w:abstractNumId w:val="458"/>
  </w:num>
  <w:num w:numId="373">
    <w:abstractNumId w:val="58"/>
  </w:num>
  <w:num w:numId="374">
    <w:abstractNumId w:val="377"/>
  </w:num>
  <w:num w:numId="375">
    <w:abstractNumId w:val="105"/>
  </w:num>
  <w:num w:numId="376">
    <w:abstractNumId w:val="230"/>
  </w:num>
  <w:num w:numId="377">
    <w:abstractNumId w:val="496"/>
  </w:num>
  <w:num w:numId="378">
    <w:abstractNumId w:val="566"/>
  </w:num>
  <w:num w:numId="379">
    <w:abstractNumId w:val="124"/>
  </w:num>
  <w:num w:numId="380">
    <w:abstractNumId w:val="188"/>
  </w:num>
  <w:num w:numId="381">
    <w:abstractNumId w:val="3"/>
  </w:num>
  <w:num w:numId="382">
    <w:abstractNumId w:val="46"/>
  </w:num>
  <w:num w:numId="383">
    <w:abstractNumId w:val="300"/>
  </w:num>
  <w:num w:numId="384">
    <w:abstractNumId w:val="1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5">
    <w:abstractNumId w:val="531"/>
    <w:lvlOverride w:ilvl="0">
      <w:startOverride w:val="3"/>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6">
    <w:abstractNumId w:val="88"/>
  </w:num>
  <w:num w:numId="387">
    <w:abstractNumId w:val="450"/>
  </w:num>
  <w:num w:numId="388">
    <w:abstractNumId w:val="70"/>
  </w:num>
  <w:num w:numId="389">
    <w:abstractNumId w:val="456"/>
  </w:num>
  <w:num w:numId="390">
    <w:abstractNumId w:val="43"/>
  </w:num>
  <w:num w:numId="391">
    <w:abstractNumId w:val="244"/>
  </w:num>
  <w:num w:numId="392">
    <w:abstractNumId w:val="51"/>
  </w:num>
  <w:num w:numId="393">
    <w:abstractNumId w:val="593"/>
  </w:num>
  <w:num w:numId="394">
    <w:abstractNumId w:val="155"/>
  </w:num>
  <w:num w:numId="395">
    <w:abstractNumId w:val="64"/>
  </w:num>
  <w:num w:numId="396">
    <w:abstractNumId w:val="375"/>
  </w:num>
  <w:num w:numId="397">
    <w:abstractNumId w:val="420"/>
  </w:num>
  <w:num w:numId="398">
    <w:abstractNumId w:val="12"/>
  </w:num>
  <w:num w:numId="399">
    <w:abstractNumId w:val="93"/>
  </w:num>
  <w:num w:numId="400">
    <w:abstractNumId w:val="120"/>
  </w:num>
  <w:num w:numId="401">
    <w:abstractNumId w:val="149"/>
  </w:num>
  <w:num w:numId="402">
    <w:abstractNumId w:val="495"/>
  </w:num>
  <w:num w:numId="403">
    <w:abstractNumId w:val="213"/>
  </w:num>
  <w:num w:numId="404">
    <w:abstractNumId w:val="179"/>
  </w:num>
  <w:num w:numId="405">
    <w:abstractNumId w:val="575"/>
  </w:num>
  <w:num w:numId="406">
    <w:abstractNumId w:val="540"/>
  </w:num>
  <w:num w:numId="407">
    <w:abstractNumId w:val="463"/>
  </w:num>
  <w:num w:numId="408">
    <w:abstractNumId w:val="297"/>
  </w:num>
  <w:num w:numId="409">
    <w:abstractNumId w:val="204"/>
  </w:num>
  <w:num w:numId="410">
    <w:abstractNumId w:val="512"/>
  </w:num>
  <w:num w:numId="411">
    <w:abstractNumId w:val="103"/>
  </w:num>
  <w:num w:numId="412">
    <w:abstractNumId w:val="33"/>
  </w:num>
  <w:num w:numId="413">
    <w:abstractNumId w:val="110"/>
  </w:num>
  <w:num w:numId="414">
    <w:abstractNumId w:val="192"/>
  </w:num>
  <w:num w:numId="415">
    <w:abstractNumId w:val="441"/>
  </w:num>
  <w:num w:numId="416">
    <w:abstractNumId w:val="412"/>
  </w:num>
  <w:num w:numId="417">
    <w:abstractNumId w:val="451"/>
  </w:num>
  <w:num w:numId="418">
    <w:abstractNumId w:val="557"/>
  </w:num>
  <w:num w:numId="419">
    <w:abstractNumId w:val="78"/>
  </w:num>
  <w:num w:numId="420">
    <w:abstractNumId w:val="543"/>
  </w:num>
  <w:num w:numId="421">
    <w:abstractNumId w:val="94"/>
    <w:lvlOverride w:ilvl="0"/>
    <w:lvlOverride w:ilvl="1"/>
    <w:lvlOverride w:ilvl="2"/>
    <w:lvlOverride w:ilvl="3"/>
    <w:lvlOverride w:ilvl="4"/>
    <w:lvlOverride w:ilvl="5">
      <w:startOverride w:val="1"/>
    </w:lvlOverride>
    <w:lvlOverride w:ilvl="6">
      <w:startOverride w:val="1"/>
    </w:lvlOverride>
    <w:lvlOverride w:ilvl="7">
      <w:startOverride w:val="1"/>
    </w:lvlOverride>
    <w:lvlOverride w:ilvl="8">
      <w:startOverride w:val="1"/>
    </w:lvlOverride>
  </w:num>
  <w:num w:numId="422">
    <w:abstractNumId w:val="410"/>
    <w:lvlOverride w:ilvl="0">
      <w:startOverride w:val="1"/>
    </w:lvlOverride>
    <w:lvlOverride w:ilvl="1">
      <w:startOverride w:val="1"/>
    </w:lvlOverride>
    <w:lvlOverride w:ilvl="2"/>
    <w:lvlOverride w:ilvl="3"/>
    <w:lvlOverride w:ilvl="4"/>
    <w:lvlOverride w:ilvl="5">
      <w:startOverride w:val="1"/>
    </w:lvlOverride>
    <w:lvlOverride w:ilvl="6">
      <w:startOverride w:val="1"/>
    </w:lvlOverride>
    <w:lvlOverride w:ilvl="7">
      <w:startOverride w:val="1"/>
    </w:lvlOverride>
    <w:lvlOverride w:ilvl="8">
      <w:startOverride w:val="1"/>
    </w:lvlOverride>
  </w:num>
  <w:num w:numId="423">
    <w:abstractNumId w:val="266"/>
    <w:lvlOverride w:ilvl="0"/>
    <w:lvlOverride w:ilvl="1">
      <w:startOverride w:val="1"/>
    </w:lvlOverride>
    <w:lvlOverride w:ilvl="2"/>
    <w:lvlOverride w:ilvl="3"/>
    <w:lvlOverride w:ilvl="4"/>
    <w:lvlOverride w:ilvl="5">
      <w:startOverride w:val="1"/>
    </w:lvlOverride>
    <w:lvlOverride w:ilvl="6">
      <w:startOverride w:val="1"/>
    </w:lvlOverride>
    <w:lvlOverride w:ilvl="7">
      <w:startOverride w:val="1"/>
    </w:lvlOverride>
    <w:lvlOverride w:ilvl="8">
      <w:startOverride w:val="1"/>
    </w:lvlOverride>
  </w:num>
  <w:num w:numId="424">
    <w:abstractNumId w:val="182"/>
  </w:num>
  <w:num w:numId="425">
    <w:abstractNumId w:val="422"/>
  </w:num>
  <w:num w:numId="426">
    <w:abstractNumId w:val="555"/>
  </w:num>
  <w:num w:numId="427">
    <w:abstractNumId w:val="283"/>
  </w:num>
  <w:num w:numId="428">
    <w:abstractNumId w:val="363"/>
  </w:num>
  <w:num w:numId="429">
    <w:abstractNumId w:val="169"/>
  </w:num>
  <w:num w:numId="430">
    <w:abstractNumId w:val="157"/>
  </w:num>
  <w:num w:numId="431">
    <w:abstractNumId w:val="184"/>
  </w:num>
  <w:num w:numId="432">
    <w:abstractNumId w:val="484"/>
  </w:num>
  <w:num w:numId="433">
    <w:abstractNumId w:val="513"/>
  </w:num>
  <w:num w:numId="434">
    <w:abstractNumId w:val="592"/>
  </w:num>
  <w:num w:numId="435">
    <w:abstractNumId w:val="334"/>
  </w:num>
  <w:num w:numId="436">
    <w:abstractNumId w:val="226"/>
  </w:num>
  <w:num w:numId="437">
    <w:abstractNumId w:val="257"/>
  </w:num>
  <w:num w:numId="438">
    <w:abstractNumId w:val="255"/>
  </w:num>
  <w:num w:numId="439">
    <w:abstractNumId w:val="25"/>
  </w:num>
  <w:num w:numId="440">
    <w:abstractNumId w:val="538"/>
  </w:num>
  <w:num w:numId="441">
    <w:abstractNumId w:val="362"/>
  </w:num>
  <w:num w:numId="442">
    <w:abstractNumId w:val="194"/>
  </w:num>
  <w:num w:numId="443">
    <w:abstractNumId w:val="276"/>
  </w:num>
  <w:num w:numId="444">
    <w:abstractNumId w:val="537"/>
  </w:num>
  <w:num w:numId="445">
    <w:abstractNumId w:val="277"/>
  </w:num>
  <w:num w:numId="446">
    <w:abstractNumId w:val="501"/>
  </w:num>
  <w:num w:numId="447">
    <w:abstractNumId w:val="142"/>
  </w:num>
  <w:num w:numId="448">
    <w:abstractNumId w:val="264"/>
  </w:num>
  <w:num w:numId="449">
    <w:abstractNumId w:val="248"/>
  </w:num>
  <w:num w:numId="450">
    <w:abstractNumId w:val="425"/>
  </w:num>
  <w:num w:numId="451">
    <w:abstractNumId w:val="59"/>
  </w:num>
  <w:num w:numId="452">
    <w:abstractNumId w:val="354"/>
  </w:num>
  <w:num w:numId="453">
    <w:abstractNumId w:val="175"/>
  </w:num>
  <w:num w:numId="454">
    <w:abstractNumId w:val="556"/>
  </w:num>
  <w:num w:numId="455">
    <w:abstractNumId w:val="405"/>
  </w:num>
  <w:num w:numId="456">
    <w:abstractNumId w:val="479"/>
  </w:num>
  <w:num w:numId="457">
    <w:abstractNumId w:val="508"/>
  </w:num>
  <w:num w:numId="458">
    <w:abstractNumId w:val="36"/>
  </w:num>
  <w:num w:numId="459">
    <w:abstractNumId w:val="321"/>
  </w:num>
  <w:num w:numId="460">
    <w:abstractNumId w:val="528"/>
  </w:num>
  <w:num w:numId="461">
    <w:abstractNumId w:val="454"/>
  </w:num>
  <w:num w:numId="462">
    <w:abstractNumId w:val="580"/>
  </w:num>
  <w:num w:numId="463">
    <w:abstractNumId w:val="222"/>
  </w:num>
  <w:num w:numId="464">
    <w:abstractNumId w:val="332"/>
  </w:num>
  <w:num w:numId="465">
    <w:abstractNumId w:val="156"/>
  </w:num>
  <w:num w:numId="466">
    <w:abstractNumId w:val="432"/>
  </w:num>
  <w:num w:numId="467">
    <w:abstractNumId w:val="74"/>
  </w:num>
  <w:num w:numId="468">
    <w:abstractNumId w:val="337"/>
  </w:num>
  <w:num w:numId="469">
    <w:abstractNumId w:val="392"/>
  </w:num>
  <w:num w:numId="470">
    <w:abstractNumId w:val="289"/>
  </w:num>
  <w:num w:numId="471">
    <w:abstractNumId w:val="439"/>
  </w:num>
  <w:num w:numId="472">
    <w:abstractNumId w:val="397"/>
  </w:num>
  <w:num w:numId="473">
    <w:abstractNumId w:val="304"/>
  </w:num>
  <w:num w:numId="474">
    <w:abstractNumId w:val="220"/>
  </w:num>
  <w:num w:numId="475">
    <w:abstractNumId w:val="221"/>
  </w:num>
  <w:num w:numId="476">
    <w:abstractNumId w:val="520"/>
  </w:num>
  <w:num w:numId="477">
    <w:abstractNumId w:val="135"/>
  </w:num>
  <w:num w:numId="478">
    <w:abstractNumId w:val="448"/>
  </w:num>
  <w:num w:numId="479">
    <w:abstractNumId w:val="316"/>
  </w:num>
  <w:num w:numId="480">
    <w:abstractNumId w:val="344"/>
  </w:num>
  <w:num w:numId="481">
    <w:abstractNumId w:val="231"/>
  </w:num>
  <w:num w:numId="482">
    <w:abstractNumId w:val="318"/>
  </w:num>
  <w:num w:numId="483">
    <w:abstractNumId w:val="45"/>
  </w:num>
  <w:num w:numId="484">
    <w:abstractNumId w:val="345"/>
  </w:num>
  <w:num w:numId="485">
    <w:abstractNumId w:val="299"/>
  </w:num>
  <w:num w:numId="486">
    <w:abstractNumId w:val="562"/>
  </w:num>
  <w:num w:numId="487">
    <w:abstractNumId w:val="159"/>
  </w:num>
  <w:num w:numId="488">
    <w:abstractNumId w:val="238"/>
  </w:num>
  <w:num w:numId="489">
    <w:abstractNumId w:val="81"/>
  </w:num>
  <w:num w:numId="490">
    <w:abstractNumId w:val="560"/>
  </w:num>
  <w:num w:numId="491">
    <w:abstractNumId w:val="480"/>
  </w:num>
  <w:num w:numId="492">
    <w:abstractNumId w:val="564"/>
  </w:num>
  <w:num w:numId="493">
    <w:abstractNumId w:val="393"/>
  </w:num>
  <w:num w:numId="494">
    <w:abstractNumId w:val="84"/>
  </w:num>
  <w:num w:numId="495">
    <w:abstractNumId w:val="325"/>
  </w:num>
  <w:num w:numId="496">
    <w:abstractNumId w:val="308"/>
  </w:num>
  <w:num w:numId="497">
    <w:abstractNumId w:val="137"/>
  </w:num>
  <w:num w:numId="498">
    <w:abstractNumId w:val="249"/>
  </w:num>
  <w:num w:numId="499">
    <w:abstractNumId w:val="216"/>
  </w:num>
  <w:num w:numId="500">
    <w:abstractNumId w:val="417"/>
  </w:num>
  <w:num w:numId="501">
    <w:abstractNumId w:val="357"/>
  </w:num>
  <w:num w:numId="502">
    <w:abstractNumId w:val="573"/>
  </w:num>
  <w:num w:numId="503">
    <w:abstractNumId w:val="229"/>
  </w:num>
  <w:num w:numId="504">
    <w:abstractNumId w:val="582"/>
  </w:num>
  <w:num w:numId="505">
    <w:abstractNumId w:val="527"/>
  </w:num>
  <w:num w:numId="506">
    <w:abstractNumId w:val="482"/>
  </w:num>
  <w:num w:numId="507">
    <w:abstractNumId w:val="165"/>
  </w:num>
  <w:num w:numId="508">
    <w:abstractNumId w:val="38"/>
  </w:num>
  <w:num w:numId="509">
    <w:abstractNumId w:val="219"/>
  </w:num>
  <w:num w:numId="510">
    <w:abstractNumId w:val="185"/>
  </w:num>
  <w:num w:numId="511">
    <w:abstractNumId w:val="210"/>
  </w:num>
  <w:num w:numId="512">
    <w:abstractNumId w:val="342"/>
  </w:num>
  <w:num w:numId="513">
    <w:abstractNumId w:val="118"/>
  </w:num>
  <w:num w:numId="514">
    <w:abstractNumId w:val="307"/>
  </w:num>
  <w:num w:numId="515">
    <w:abstractNumId w:val="114"/>
  </w:num>
  <w:num w:numId="516">
    <w:abstractNumId w:val="186"/>
  </w:num>
  <w:num w:numId="517">
    <w:abstractNumId w:val="144"/>
  </w:num>
  <w:num w:numId="518">
    <w:abstractNumId w:val="60"/>
  </w:num>
  <w:num w:numId="519">
    <w:abstractNumId w:val="426"/>
  </w:num>
  <w:num w:numId="520">
    <w:abstractNumId w:val="23"/>
  </w:num>
  <w:num w:numId="521">
    <w:abstractNumId w:val="72"/>
  </w:num>
  <w:num w:numId="522">
    <w:abstractNumId w:val="129"/>
  </w:num>
  <w:num w:numId="523">
    <w:abstractNumId w:val="208"/>
  </w:num>
  <w:num w:numId="524">
    <w:abstractNumId w:val="569"/>
  </w:num>
  <w:num w:numId="525">
    <w:abstractNumId w:val="80"/>
  </w:num>
  <w:num w:numId="526">
    <w:abstractNumId w:val="31"/>
  </w:num>
  <w:num w:numId="527">
    <w:abstractNumId w:val="530"/>
  </w:num>
  <w:num w:numId="528">
    <w:abstractNumId w:val="55"/>
  </w:num>
  <w:num w:numId="529">
    <w:abstractNumId w:val="339"/>
  </w:num>
  <w:num w:numId="530">
    <w:abstractNumId w:val="471"/>
  </w:num>
  <w:num w:numId="531">
    <w:abstractNumId w:val="254"/>
  </w:num>
  <w:num w:numId="532">
    <w:abstractNumId w:val="278"/>
  </w:num>
  <w:num w:numId="533">
    <w:abstractNumId w:val="117"/>
  </w:num>
  <w:num w:numId="534">
    <w:abstractNumId w:val="211"/>
  </w:num>
  <w:num w:numId="535">
    <w:abstractNumId w:val="298"/>
  </w:num>
  <w:num w:numId="536">
    <w:abstractNumId w:val="550"/>
  </w:num>
  <w:num w:numId="537">
    <w:abstractNumId w:val="406"/>
  </w:num>
  <w:num w:numId="538">
    <w:abstractNumId w:val="346"/>
  </w:num>
  <w:num w:numId="539">
    <w:abstractNumId w:val="402"/>
  </w:num>
  <w:num w:numId="540">
    <w:abstractNumId w:val="534"/>
  </w:num>
  <w:num w:numId="541">
    <w:abstractNumId w:val="446"/>
  </w:num>
  <w:num w:numId="542">
    <w:abstractNumId w:val="352"/>
  </w:num>
  <w:num w:numId="543">
    <w:abstractNumId w:val="305"/>
  </w:num>
  <w:num w:numId="544">
    <w:abstractNumId w:val="505"/>
  </w:num>
  <w:num w:numId="545">
    <w:abstractNumId w:val="290"/>
  </w:num>
  <w:num w:numId="546">
    <w:abstractNumId w:val="586"/>
  </w:num>
  <w:num w:numId="547">
    <w:abstractNumId w:val="535"/>
  </w:num>
  <w:num w:numId="548">
    <w:abstractNumId w:val="261"/>
  </w:num>
  <w:num w:numId="549">
    <w:abstractNumId w:val="89"/>
  </w:num>
  <w:num w:numId="550">
    <w:abstractNumId w:val="201"/>
  </w:num>
  <w:num w:numId="551">
    <w:abstractNumId w:val="125"/>
  </w:num>
  <w:num w:numId="552">
    <w:abstractNumId w:val="131"/>
  </w:num>
  <w:num w:numId="553">
    <w:abstractNumId w:val="66"/>
  </w:num>
  <w:num w:numId="554">
    <w:abstractNumId w:val="499"/>
  </w:num>
  <w:num w:numId="555">
    <w:abstractNumId w:val="476"/>
  </w:num>
  <w:num w:numId="556">
    <w:abstractNumId w:val="494"/>
  </w:num>
  <w:num w:numId="557">
    <w:abstractNumId w:val="160"/>
  </w:num>
  <w:num w:numId="558">
    <w:abstractNumId w:val="353"/>
  </w:num>
  <w:num w:numId="559">
    <w:abstractNumId w:val="34"/>
  </w:num>
  <w:num w:numId="560">
    <w:abstractNumId w:val="237"/>
  </w:num>
  <w:num w:numId="561">
    <w:abstractNumId w:val="203"/>
  </w:num>
  <w:num w:numId="562">
    <w:abstractNumId w:val="379"/>
  </w:num>
  <w:num w:numId="563">
    <w:abstractNumId w:val="460"/>
  </w:num>
  <w:num w:numId="564">
    <w:abstractNumId w:val="309"/>
  </w:num>
  <w:num w:numId="565">
    <w:abstractNumId w:val="502"/>
  </w:num>
  <w:num w:numId="566">
    <w:abstractNumId w:val="497"/>
  </w:num>
  <w:num w:numId="567">
    <w:abstractNumId w:val="236"/>
  </w:num>
  <w:num w:numId="568">
    <w:abstractNumId w:val="491"/>
  </w:num>
  <w:num w:numId="569">
    <w:abstractNumId w:val="418"/>
  </w:num>
  <w:num w:numId="570">
    <w:abstractNumId w:val="281"/>
  </w:num>
  <w:num w:numId="571">
    <w:abstractNumId w:val="167"/>
  </w:num>
  <w:num w:numId="572">
    <w:abstractNumId w:val="444"/>
  </w:num>
  <w:num w:numId="573">
    <w:abstractNumId w:val="324"/>
  </w:num>
  <w:num w:numId="574">
    <w:abstractNumId w:val="150"/>
  </w:num>
  <w:num w:numId="575">
    <w:abstractNumId w:val="378"/>
  </w:num>
  <w:num w:numId="576">
    <w:abstractNumId w:val="368"/>
  </w:num>
  <w:num w:numId="577">
    <w:abstractNumId w:val="225"/>
  </w:num>
  <w:num w:numId="578">
    <w:abstractNumId w:val="315"/>
  </w:num>
  <w:num w:numId="579">
    <w:abstractNumId w:val="469"/>
  </w:num>
  <w:num w:numId="580">
    <w:abstractNumId w:val="437"/>
  </w:num>
  <w:num w:numId="581">
    <w:abstractNumId w:val="292"/>
  </w:num>
  <w:num w:numId="582">
    <w:abstractNumId w:val="394"/>
  </w:num>
  <w:num w:numId="583">
    <w:abstractNumId w:val="468"/>
  </w:num>
  <w:num w:numId="584">
    <w:abstractNumId w:val="39"/>
  </w:num>
  <w:num w:numId="585">
    <w:abstractNumId w:val="147"/>
  </w:num>
  <w:num w:numId="586">
    <w:abstractNumId w:val="127"/>
  </w:num>
  <w:num w:numId="587">
    <w:abstractNumId w:val="327"/>
  </w:num>
  <w:num w:numId="588">
    <w:abstractNumId w:val="570"/>
  </w:num>
  <w:num w:numId="589">
    <w:abstractNumId w:val="37"/>
  </w:num>
  <w:num w:numId="590">
    <w:abstractNumId w:val="22"/>
  </w:num>
  <w:num w:numId="591">
    <w:abstractNumId w:val="73"/>
  </w:num>
  <w:num w:numId="592">
    <w:abstractNumId w:val="336"/>
  </w:num>
  <w:num w:numId="593">
    <w:abstractNumId w:val="202"/>
  </w:num>
  <w:num w:numId="594">
    <w:abstractNumId w:val="18"/>
  </w:num>
  <w:num w:numId="595">
    <w:abstractNumId w:val="329"/>
  </w:num>
  <w:num w:numId="596">
    <w:abstractNumId w:val="381"/>
  </w:num>
  <w:num w:numId="597">
    <w:abstractNumId w:val="259"/>
  </w:num>
  <w:num w:numId="598">
    <w:abstractNumId w:val="475"/>
  </w:num>
  <w:num w:numId="599">
    <w:abstractNumId w:val="76"/>
  </w:num>
  <w:num w:numId="600">
    <w:abstractNumId w:val="102"/>
  </w:num>
  <w:num w:numId="601">
    <w:abstractNumId w:val="488"/>
  </w:num>
  <w:num w:numId="602">
    <w:abstractNumId w:val="414"/>
  </w:num>
  <w:numIdMacAtCleanup w:val="59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Huawei">
    <w15:presenceInfo w15:providerId="None" w15:userId="Huawe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activeWritingStyle w:appName="MSWord" w:lang="en-GB" w:vendorID="64" w:dllVersion="6" w:nlCheck="1" w:checkStyle="1"/>
  <w:activeWritingStyle w:appName="MSWord" w:lang="en-AU" w:vendorID="64" w:dllVersion="6" w:nlCheck="1" w:checkStyle="1"/>
  <w:activeWritingStyle w:appName="MSWord" w:lang="fr-CA" w:vendorID="64" w:dllVersion="6" w:nlCheck="1" w:checkStyle="1"/>
  <w:activeWritingStyle w:appName="MSWord" w:lang="en-US" w:vendorID="64" w:dllVersion="6" w:nlCheck="1" w:checkStyle="1"/>
  <w:activeWritingStyle w:appName="MSWord" w:lang="es-ES" w:vendorID="64" w:dllVersion="6" w:nlCheck="1" w:checkStyle="1"/>
  <w:activeWritingStyle w:appName="MSWord" w:lang="fr-FR" w:vendorID="64" w:dllVersion="6" w:nlCheck="1" w:checkStyle="1"/>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758A"/>
    <w:rsid w:val="0000011E"/>
    <w:rsid w:val="0000013F"/>
    <w:rsid w:val="00000238"/>
    <w:rsid w:val="00000339"/>
    <w:rsid w:val="0000046A"/>
    <w:rsid w:val="00000491"/>
    <w:rsid w:val="000004A3"/>
    <w:rsid w:val="00000609"/>
    <w:rsid w:val="000008A4"/>
    <w:rsid w:val="00000913"/>
    <w:rsid w:val="00000CD3"/>
    <w:rsid w:val="00000DDC"/>
    <w:rsid w:val="000011FF"/>
    <w:rsid w:val="00001387"/>
    <w:rsid w:val="00001808"/>
    <w:rsid w:val="00001BCD"/>
    <w:rsid w:val="00001C57"/>
    <w:rsid w:val="00001F3B"/>
    <w:rsid w:val="00001F4E"/>
    <w:rsid w:val="00001F7B"/>
    <w:rsid w:val="00002390"/>
    <w:rsid w:val="00002561"/>
    <w:rsid w:val="0000260F"/>
    <w:rsid w:val="00002618"/>
    <w:rsid w:val="0000264D"/>
    <w:rsid w:val="000026FC"/>
    <w:rsid w:val="00002762"/>
    <w:rsid w:val="00002767"/>
    <w:rsid w:val="000028AB"/>
    <w:rsid w:val="0000299C"/>
    <w:rsid w:val="00002B32"/>
    <w:rsid w:val="00002BB0"/>
    <w:rsid w:val="00002C6E"/>
    <w:rsid w:val="00002D28"/>
    <w:rsid w:val="00002F18"/>
    <w:rsid w:val="00002F83"/>
    <w:rsid w:val="000031A3"/>
    <w:rsid w:val="0000356D"/>
    <w:rsid w:val="000039F5"/>
    <w:rsid w:val="00003BE6"/>
    <w:rsid w:val="00003DC8"/>
    <w:rsid w:val="00003DE5"/>
    <w:rsid w:val="00003F1D"/>
    <w:rsid w:val="00004006"/>
    <w:rsid w:val="000040E7"/>
    <w:rsid w:val="000041DF"/>
    <w:rsid w:val="00004430"/>
    <w:rsid w:val="000044A0"/>
    <w:rsid w:val="000044DF"/>
    <w:rsid w:val="00004720"/>
    <w:rsid w:val="00004723"/>
    <w:rsid w:val="000047F2"/>
    <w:rsid w:val="000049C7"/>
    <w:rsid w:val="00004A38"/>
    <w:rsid w:val="00004E35"/>
    <w:rsid w:val="00004E6C"/>
    <w:rsid w:val="00005177"/>
    <w:rsid w:val="0000518F"/>
    <w:rsid w:val="000053C5"/>
    <w:rsid w:val="00005AA6"/>
    <w:rsid w:val="00005E1D"/>
    <w:rsid w:val="0000633D"/>
    <w:rsid w:val="000063DE"/>
    <w:rsid w:val="000067D7"/>
    <w:rsid w:val="000068B9"/>
    <w:rsid w:val="00006E6F"/>
    <w:rsid w:val="00006E91"/>
    <w:rsid w:val="0000704A"/>
    <w:rsid w:val="0000704F"/>
    <w:rsid w:val="0000718E"/>
    <w:rsid w:val="00007236"/>
    <w:rsid w:val="00007449"/>
    <w:rsid w:val="000078AF"/>
    <w:rsid w:val="00007B1B"/>
    <w:rsid w:val="00007C8B"/>
    <w:rsid w:val="00007CD7"/>
    <w:rsid w:val="00007DCB"/>
    <w:rsid w:val="00007DD1"/>
    <w:rsid w:val="00007E17"/>
    <w:rsid w:val="00007EDD"/>
    <w:rsid w:val="00007EFB"/>
    <w:rsid w:val="00007FAA"/>
    <w:rsid w:val="0001040C"/>
    <w:rsid w:val="00010432"/>
    <w:rsid w:val="0001043D"/>
    <w:rsid w:val="0001083D"/>
    <w:rsid w:val="000108E2"/>
    <w:rsid w:val="00010A17"/>
    <w:rsid w:val="00010D11"/>
    <w:rsid w:val="00010E5E"/>
    <w:rsid w:val="00010EB9"/>
    <w:rsid w:val="00010F11"/>
    <w:rsid w:val="000110D0"/>
    <w:rsid w:val="00011365"/>
    <w:rsid w:val="00011381"/>
    <w:rsid w:val="000114A0"/>
    <w:rsid w:val="000115EB"/>
    <w:rsid w:val="00011614"/>
    <w:rsid w:val="00011697"/>
    <w:rsid w:val="000117A7"/>
    <w:rsid w:val="00011833"/>
    <w:rsid w:val="000119D3"/>
    <w:rsid w:val="00011DBA"/>
    <w:rsid w:val="00011E0A"/>
    <w:rsid w:val="00011E5B"/>
    <w:rsid w:val="0001205D"/>
    <w:rsid w:val="00012099"/>
    <w:rsid w:val="000120A3"/>
    <w:rsid w:val="000121E6"/>
    <w:rsid w:val="0001222C"/>
    <w:rsid w:val="000122B2"/>
    <w:rsid w:val="000123AB"/>
    <w:rsid w:val="000123C0"/>
    <w:rsid w:val="00012595"/>
    <w:rsid w:val="0001285D"/>
    <w:rsid w:val="00012D15"/>
    <w:rsid w:val="00012F0D"/>
    <w:rsid w:val="00012F9C"/>
    <w:rsid w:val="000136EA"/>
    <w:rsid w:val="00013744"/>
    <w:rsid w:val="00013758"/>
    <w:rsid w:val="00013A5B"/>
    <w:rsid w:val="00013A9A"/>
    <w:rsid w:val="00013B03"/>
    <w:rsid w:val="00013BE4"/>
    <w:rsid w:val="00013F78"/>
    <w:rsid w:val="00014186"/>
    <w:rsid w:val="0001418A"/>
    <w:rsid w:val="00014253"/>
    <w:rsid w:val="000144D9"/>
    <w:rsid w:val="000144E8"/>
    <w:rsid w:val="0001452A"/>
    <w:rsid w:val="000146A5"/>
    <w:rsid w:val="00014724"/>
    <w:rsid w:val="000149B3"/>
    <w:rsid w:val="00014E55"/>
    <w:rsid w:val="00014F90"/>
    <w:rsid w:val="000150B2"/>
    <w:rsid w:val="0001512C"/>
    <w:rsid w:val="00015149"/>
    <w:rsid w:val="00015297"/>
    <w:rsid w:val="0001565D"/>
    <w:rsid w:val="00015795"/>
    <w:rsid w:val="000159DA"/>
    <w:rsid w:val="00015AF0"/>
    <w:rsid w:val="00015B19"/>
    <w:rsid w:val="00015CB8"/>
    <w:rsid w:val="00015E45"/>
    <w:rsid w:val="00015F37"/>
    <w:rsid w:val="00015FB9"/>
    <w:rsid w:val="00015FFD"/>
    <w:rsid w:val="00016391"/>
    <w:rsid w:val="00016466"/>
    <w:rsid w:val="00016716"/>
    <w:rsid w:val="0001673B"/>
    <w:rsid w:val="00016752"/>
    <w:rsid w:val="0001698A"/>
    <w:rsid w:val="00016ACC"/>
    <w:rsid w:val="00016C00"/>
    <w:rsid w:val="00016CD2"/>
    <w:rsid w:val="00016DAF"/>
    <w:rsid w:val="000172E3"/>
    <w:rsid w:val="00017304"/>
    <w:rsid w:val="0001784F"/>
    <w:rsid w:val="00017E12"/>
    <w:rsid w:val="0002018B"/>
    <w:rsid w:val="00020268"/>
    <w:rsid w:val="000203FF"/>
    <w:rsid w:val="00020654"/>
    <w:rsid w:val="000207B2"/>
    <w:rsid w:val="000209B3"/>
    <w:rsid w:val="00020A60"/>
    <w:rsid w:val="00020AC6"/>
    <w:rsid w:val="00020CD1"/>
    <w:rsid w:val="00020CF1"/>
    <w:rsid w:val="00020DC6"/>
    <w:rsid w:val="00020DFB"/>
    <w:rsid w:val="00020E44"/>
    <w:rsid w:val="00021426"/>
    <w:rsid w:val="000214FC"/>
    <w:rsid w:val="0002154C"/>
    <w:rsid w:val="000216DF"/>
    <w:rsid w:val="000217B1"/>
    <w:rsid w:val="000217EF"/>
    <w:rsid w:val="00021820"/>
    <w:rsid w:val="00021869"/>
    <w:rsid w:val="000218A9"/>
    <w:rsid w:val="000218E4"/>
    <w:rsid w:val="00021A29"/>
    <w:rsid w:val="00021C49"/>
    <w:rsid w:val="00021CE4"/>
    <w:rsid w:val="00021D2B"/>
    <w:rsid w:val="00021E0C"/>
    <w:rsid w:val="0002224E"/>
    <w:rsid w:val="00022329"/>
    <w:rsid w:val="00022370"/>
    <w:rsid w:val="00022531"/>
    <w:rsid w:val="0002270B"/>
    <w:rsid w:val="00022869"/>
    <w:rsid w:val="000228F8"/>
    <w:rsid w:val="000229FB"/>
    <w:rsid w:val="00022A86"/>
    <w:rsid w:val="00022CEB"/>
    <w:rsid w:val="00022D5C"/>
    <w:rsid w:val="00022F1D"/>
    <w:rsid w:val="00022F69"/>
    <w:rsid w:val="00023308"/>
    <w:rsid w:val="000233A9"/>
    <w:rsid w:val="00023467"/>
    <w:rsid w:val="00023468"/>
    <w:rsid w:val="00023B08"/>
    <w:rsid w:val="00023B25"/>
    <w:rsid w:val="00023B76"/>
    <w:rsid w:val="00023E81"/>
    <w:rsid w:val="00024121"/>
    <w:rsid w:val="00024216"/>
    <w:rsid w:val="000242C4"/>
    <w:rsid w:val="0002454E"/>
    <w:rsid w:val="000245BD"/>
    <w:rsid w:val="0002461B"/>
    <w:rsid w:val="000247E6"/>
    <w:rsid w:val="000248F8"/>
    <w:rsid w:val="00024A93"/>
    <w:rsid w:val="00024ABE"/>
    <w:rsid w:val="00024B8A"/>
    <w:rsid w:val="00024DBA"/>
    <w:rsid w:val="00024F96"/>
    <w:rsid w:val="00024FFC"/>
    <w:rsid w:val="00025028"/>
    <w:rsid w:val="00025078"/>
    <w:rsid w:val="00025150"/>
    <w:rsid w:val="000251A7"/>
    <w:rsid w:val="000252A8"/>
    <w:rsid w:val="000252C3"/>
    <w:rsid w:val="0002552A"/>
    <w:rsid w:val="0002595F"/>
    <w:rsid w:val="00025B9D"/>
    <w:rsid w:val="00025FE6"/>
    <w:rsid w:val="000261F5"/>
    <w:rsid w:val="00026421"/>
    <w:rsid w:val="00026440"/>
    <w:rsid w:val="0002694C"/>
    <w:rsid w:val="00026B4C"/>
    <w:rsid w:val="00026C21"/>
    <w:rsid w:val="00026C93"/>
    <w:rsid w:val="00026EA0"/>
    <w:rsid w:val="00026F49"/>
    <w:rsid w:val="00026F68"/>
    <w:rsid w:val="00026FC9"/>
    <w:rsid w:val="0002706D"/>
    <w:rsid w:val="000270FA"/>
    <w:rsid w:val="00027176"/>
    <w:rsid w:val="00027236"/>
    <w:rsid w:val="000272D7"/>
    <w:rsid w:val="0002731D"/>
    <w:rsid w:val="00027560"/>
    <w:rsid w:val="00027848"/>
    <w:rsid w:val="00027A38"/>
    <w:rsid w:val="00027C05"/>
    <w:rsid w:val="00027C52"/>
    <w:rsid w:val="00027EA6"/>
    <w:rsid w:val="0003013B"/>
    <w:rsid w:val="0003027C"/>
    <w:rsid w:val="000302E5"/>
    <w:rsid w:val="00030491"/>
    <w:rsid w:val="00030579"/>
    <w:rsid w:val="000305AD"/>
    <w:rsid w:val="00030600"/>
    <w:rsid w:val="00030656"/>
    <w:rsid w:val="00030673"/>
    <w:rsid w:val="00030808"/>
    <w:rsid w:val="00030857"/>
    <w:rsid w:val="00030B05"/>
    <w:rsid w:val="00030BD6"/>
    <w:rsid w:val="00030C5B"/>
    <w:rsid w:val="00030D25"/>
    <w:rsid w:val="00030D98"/>
    <w:rsid w:val="00030DAD"/>
    <w:rsid w:val="00030E10"/>
    <w:rsid w:val="00030E1B"/>
    <w:rsid w:val="00030E8C"/>
    <w:rsid w:val="00030F4C"/>
    <w:rsid w:val="0003103E"/>
    <w:rsid w:val="00031054"/>
    <w:rsid w:val="00031057"/>
    <w:rsid w:val="0003111F"/>
    <w:rsid w:val="0003129F"/>
    <w:rsid w:val="000313F3"/>
    <w:rsid w:val="000314C8"/>
    <w:rsid w:val="00031733"/>
    <w:rsid w:val="00031755"/>
    <w:rsid w:val="000317FD"/>
    <w:rsid w:val="000319B9"/>
    <w:rsid w:val="00031A99"/>
    <w:rsid w:val="00032046"/>
    <w:rsid w:val="000320F5"/>
    <w:rsid w:val="00032241"/>
    <w:rsid w:val="000322D0"/>
    <w:rsid w:val="0003230C"/>
    <w:rsid w:val="0003242A"/>
    <w:rsid w:val="00032716"/>
    <w:rsid w:val="0003273A"/>
    <w:rsid w:val="0003277F"/>
    <w:rsid w:val="00032A11"/>
    <w:rsid w:val="00032B5F"/>
    <w:rsid w:val="00032B72"/>
    <w:rsid w:val="00032D06"/>
    <w:rsid w:val="00032D4E"/>
    <w:rsid w:val="00032E77"/>
    <w:rsid w:val="00032E94"/>
    <w:rsid w:val="00033197"/>
    <w:rsid w:val="0003324A"/>
    <w:rsid w:val="000334DE"/>
    <w:rsid w:val="000336E9"/>
    <w:rsid w:val="000338CE"/>
    <w:rsid w:val="0003394D"/>
    <w:rsid w:val="00033A59"/>
    <w:rsid w:val="00033C77"/>
    <w:rsid w:val="000341B7"/>
    <w:rsid w:val="000343AF"/>
    <w:rsid w:val="000345AE"/>
    <w:rsid w:val="00034845"/>
    <w:rsid w:val="000348A1"/>
    <w:rsid w:val="00034B93"/>
    <w:rsid w:val="00034C5E"/>
    <w:rsid w:val="00034CC1"/>
    <w:rsid w:val="00034DDA"/>
    <w:rsid w:val="00035214"/>
    <w:rsid w:val="0003523E"/>
    <w:rsid w:val="000352B5"/>
    <w:rsid w:val="000352C1"/>
    <w:rsid w:val="000356AE"/>
    <w:rsid w:val="0003574E"/>
    <w:rsid w:val="000358ED"/>
    <w:rsid w:val="00035B2F"/>
    <w:rsid w:val="00035C5E"/>
    <w:rsid w:val="00035DD0"/>
    <w:rsid w:val="00035DE3"/>
    <w:rsid w:val="00036244"/>
    <w:rsid w:val="00036451"/>
    <w:rsid w:val="0003652E"/>
    <w:rsid w:val="00036580"/>
    <w:rsid w:val="000366BE"/>
    <w:rsid w:val="00036715"/>
    <w:rsid w:val="00036761"/>
    <w:rsid w:val="000369F3"/>
    <w:rsid w:val="00036B18"/>
    <w:rsid w:val="00036CB7"/>
    <w:rsid w:val="00036CE4"/>
    <w:rsid w:val="00036DBD"/>
    <w:rsid w:val="000370C2"/>
    <w:rsid w:val="000370F9"/>
    <w:rsid w:val="00037246"/>
    <w:rsid w:val="000372C7"/>
    <w:rsid w:val="000372EF"/>
    <w:rsid w:val="000374F5"/>
    <w:rsid w:val="000375FD"/>
    <w:rsid w:val="00037679"/>
    <w:rsid w:val="00037829"/>
    <w:rsid w:val="00037996"/>
    <w:rsid w:val="00037E76"/>
    <w:rsid w:val="0004004A"/>
    <w:rsid w:val="000400A1"/>
    <w:rsid w:val="00040120"/>
    <w:rsid w:val="0004034C"/>
    <w:rsid w:val="00040666"/>
    <w:rsid w:val="0004066F"/>
    <w:rsid w:val="00040893"/>
    <w:rsid w:val="00040931"/>
    <w:rsid w:val="00040C86"/>
    <w:rsid w:val="000410F4"/>
    <w:rsid w:val="0004118B"/>
    <w:rsid w:val="000411DE"/>
    <w:rsid w:val="00041322"/>
    <w:rsid w:val="00041362"/>
    <w:rsid w:val="000413A7"/>
    <w:rsid w:val="00041452"/>
    <w:rsid w:val="000414CA"/>
    <w:rsid w:val="000416A3"/>
    <w:rsid w:val="000416F6"/>
    <w:rsid w:val="00041882"/>
    <w:rsid w:val="000418D0"/>
    <w:rsid w:val="00041A80"/>
    <w:rsid w:val="00041AF5"/>
    <w:rsid w:val="00041D5B"/>
    <w:rsid w:val="00041E0A"/>
    <w:rsid w:val="00041F03"/>
    <w:rsid w:val="00041FCE"/>
    <w:rsid w:val="00041FF8"/>
    <w:rsid w:val="000423DC"/>
    <w:rsid w:val="00042438"/>
    <w:rsid w:val="00042447"/>
    <w:rsid w:val="00042496"/>
    <w:rsid w:val="00042771"/>
    <w:rsid w:val="000428DC"/>
    <w:rsid w:val="00042C08"/>
    <w:rsid w:val="00042C35"/>
    <w:rsid w:val="00042E8F"/>
    <w:rsid w:val="00042FD7"/>
    <w:rsid w:val="00043149"/>
    <w:rsid w:val="000433BD"/>
    <w:rsid w:val="000433E2"/>
    <w:rsid w:val="00043425"/>
    <w:rsid w:val="000435F2"/>
    <w:rsid w:val="000438EF"/>
    <w:rsid w:val="000439FD"/>
    <w:rsid w:val="00043CAB"/>
    <w:rsid w:val="0004406F"/>
    <w:rsid w:val="000440AF"/>
    <w:rsid w:val="000441BC"/>
    <w:rsid w:val="0004431B"/>
    <w:rsid w:val="0004431F"/>
    <w:rsid w:val="0004453A"/>
    <w:rsid w:val="000445D5"/>
    <w:rsid w:val="0004466E"/>
    <w:rsid w:val="00044671"/>
    <w:rsid w:val="00044ABA"/>
    <w:rsid w:val="00044BC5"/>
    <w:rsid w:val="00044C27"/>
    <w:rsid w:val="00044CB1"/>
    <w:rsid w:val="00044D18"/>
    <w:rsid w:val="00044DD3"/>
    <w:rsid w:val="00044E04"/>
    <w:rsid w:val="00044E41"/>
    <w:rsid w:val="00044F78"/>
    <w:rsid w:val="0004513F"/>
    <w:rsid w:val="0004582A"/>
    <w:rsid w:val="00045AA3"/>
    <w:rsid w:val="00045B07"/>
    <w:rsid w:val="00046194"/>
    <w:rsid w:val="000461DB"/>
    <w:rsid w:val="00046208"/>
    <w:rsid w:val="00046463"/>
    <w:rsid w:val="00046502"/>
    <w:rsid w:val="000468FF"/>
    <w:rsid w:val="00046AC0"/>
    <w:rsid w:val="00046C95"/>
    <w:rsid w:val="00046CFC"/>
    <w:rsid w:val="0004707A"/>
    <w:rsid w:val="00047083"/>
    <w:rsid w:val="000472EE"/>
    <w:rsid w:val="00047315"/>
    <w:rsid w:val="0004734B"/>
    <w:rsid w:val="0004737C"/>
    <w:rsid w:val="0004764D"/>
    <w:rsid w:val="000477BA"/>
    <w:rsid w:val="00047813"/>
    <w:rsid w:val="00047950"/>
    <w:rsid w:val="00047A0F"/>
    <w:rsid w:val="00047BC1"/>
    <w:rsid w:val="00047CEE"/>
    <w:rsid w:val="00047CFD"/>
    <w:rsid w:val="00047E19"/>
    <w:rsid w:val="0005028F"/>
    <w:rsid w:val="00050538"/>
    <w:rsid w:val="00050682"/>
    <w:rsid w:val="00050A2C"/>
    <w:rsid w:val="00050A54"/>
    <w:rsid w:val="00050AC9"/>
    <w:rsid w:val="00050CF1"/>
    <w:rsid w:val="00050D36"/>
    <w:rsid w:val="000510CE"/>
    <w:rsid w:val="000511DF"/>
    <w:rsid w:val="000512A1"/>
    <w:rsid w:val="000514D1"/>
    <w:rsid w:val="00051552"/>
    <w:rsid w:val="000515A4"/>
    <w:rsid w:val="000516F4"/>
    <w:rsid w:val="0005182A"/>
    <w:rsid w:val="00051A2F"/>
    <w:rsid w:val="00051D25"/>
    <w:rsid w:val="0005245A"/>
    <w:rsid w:val="0005254D"/>
    <w:rsid w:val="000525CD"/>
    <w:rsid w:val="00052658"/>
    <w:rsid w:val="000526BA"/>
    <w:rsid w:val="00052758"/>
    <w:rsid w:val="000527B1"/>
    <w:rsid w:val="000528FB"/>
    <w:rsid w:val="000529D2"/>
    <w:rsid w:val="00052AEF"/>
    <w:rsid w:val="00052BBF"/>
    <w:rsid w:val="00052D60"/>
    <w:rsid w:val="00052E98"/>
    <w:rsid w:val="00052E9E"/>
    <w:rsid w:val="000531C9"/>
    <w:rsid w:val="0005321A"/>
    <w:rsid w:val="00053300"/>
    <w:rsid w:val="000534D6"/>
    <w:rsid w:val="000536E7"/>
    <w:rsid w:val="00053CB7"/>
    <w:rsid w:val="00053D96"/>
    <w:rsid w:val="00053E7C"/>
    <w:rsid w:val="0005407C"/>
    <w:rsid w:val="000542D6"/>
    <w:rsid w:val="00054352"/>
    <w:rsid w:val="00054379"/>
    <w:rsid w:val="000543C3"/>
    <w:rsid w:val="0005449F"/>
    <w:rsid w:val="00054A7D"/>
    <w:rsid w:val="00054AB3"/>
    <w:rsid w:val="00054D11"/>
    <w:rsid w:val="00054F40"/>
    <w:rsid w:val="000550DD"/>
    <w:rsid w:val="000552C2"/>
    <w:rsid w:val="00055363"/>
    <w:rsid w:val="0005536A"/>
    <w:rsid w:val="00055390"/>
    <w:rsid w:val="00055601"/>
    <w:rsid w:val="00055922"/>
    <w:rsid w:val="00055B3C"/>
    <w:rsid w:val="00055BC9"/>
    <w:rsid w:val="00055E3B"/>
    <w:rsid w:val="00055E79"/>
    <w:rsid w:val="00055E83"/>
    <w:rsid w:val="00055ED0"/>
    <w:rsid w:val="0005615D"/>
    <w:rsid w:val="00056242"/>
    <w:rsid w:val="000565CE"/>
    <w:rsid w:val="000566FF"/>
    <w:rsid w:val="00056C55"/>
    <w:rsid w:val="00056E85"/>
    <w:rsid w:val="000570B9"/>
    <w:rsid w:val="00057569"/>
    <w:rsid w:val="00057683"/>
    <w:rsid w:val="0005769F"/>
    <w:rsid w:val="00057764"/>
    <w:rsid w:val="0005791A"/>
    <w:rsid w:val="000579FF"/>
    <w:rsid w:val="00057CC4"/>
    <w:rsid w:val="00057D6B"/>
    <w:rsid w:val="00057DFA"/>
    <w:rsid w:val="00057F10"/>
    <w:rsid w:val="0006026C"/>
    <w:rsid w:val="000602C2"/>
    <w:rsid w:val="000602D4"/>
    <w:rsid w:val="00060301"/>
    <w:rsid w:val="0006044E"/>
    <w:rsid w:val="000605EE"/>
    <w:rsid w:val="000605F0"/>
    <w:rsid w:val="00060847"/>
    <w:rsid w:val="00060B9E"/>
    <w:rsid w:val="00060C5B"/>
    <w:rsid w:val="00060CE5"/>
    <w:rsid w:val="0006113A"/>
    <w:rsid w:val="0006124E"/>
    <w:rsid w:val="0006144C"/>
    <w:rsid w:val="00061525"/>
    <w:rsid w:val="000616F5"/>
    <w:rsid w:val="00061813"/>
    <w:rsid w:val="000619F4"/>
    <w:rsid w:val="00061A8D"/>
    <w:rsid w:val="00061B2E"/>
    <w:rsid w:val="00061B32"/>
    <w:rsid w:val="00061C3A"/>
    <w:rsid w:val="00061C3D"/>
    <w:rsid w:val="00061CE3"/>
    <w:rsid w:val="00061D9C"/>
    <w:rsid w:val="00061EB3"/>
    <w:rsid w:val="0006221C"/>
    <w:rsid w:val="00062380"/>
    <w:rsid w:val="00062537"/>
    <w:rsid w:val="000625CA"/>
    <w:rsid w:val="0006260B"/>
    <w:rsid w:val="0006260E"/>
    <w:rsid w:val="00062684"/>
    <w:rsid w:val="00062B82"/>
    <w:rsid w:val="00062B9E"/>
    <w:rsid w:val="00062CA4"/>
    <w:rsid w:val="00062CE1"/>
    <w:rsid w:val="0006301B"/>
    <w:rsid w:val="000630C1"/>
    <w:rsid w:val="00063153"/>
    <w:rsid w:val="000631A2"/>
    <w:rsid w:val="00063417"/>
    <w:rsid w:val="00063613"/>
    <w:rsid w:val="0006379A"/>
    <w:rsid w:val="0006380E"/>
    <w:rsid w:val="00063A25"/>
    <w:rsid w:val="00063ADF"/>
    <w:rsid w:val="00063BD2"/>
    <w:rsid w:val="00063C2C"/>
    <w:rsid w:val="00063C35"/>
    <w:rsid w:val="00063CD3"/>
    <w:rsid w:val="00063E3C"/>
    <w:rsid w:val="000645DC"/>
    <w:rsid w:val="0006465B"/>
    <w:rsid w:val="0006467D"/>
    <w:rsid w:val="00064757"/>
    <w:rsid w:val="000647DF"/>
    <w:rsid w:val="00064AA8"/>
    <w:rsid w:val="00064CC9"/>
    <w:rsid w:val="00064CD0"/>
    <w:rsid w:val="00064D3E"/>
    <w:rsid w:val="00064E78"/>
    <w:rsid w:val="00064F50"/>
    <w:rsid w:val="000650B8"/>
    <w:rsid w:val="00065194"/>
    <w:rsid w:val="0006524A"/>
    <w:rsid w:val="00065273"/>
    <w:rsid w:val="00065A7C"/>
    <w:rsid w:val="00065A93"/>
    <w:rsid w:val="00065AA8"/>
    <w:rsid w:val="00065D36"/>
    <w:rsid w:val="00065DCB"/>
    <w:rsid w:val="00065FD0"/>
    <w:rsid w:val="00066082"/>
    <w:rsid w:val="000661E0"/>
    <w:rsid w:val="00066B44"/>
    <w:rsid w:val="00066B4B"/>
    <w:rsid w:val="00067007"/>
    <w:rsid w:val="00067092"/>
    <w:rsid w:val="000672E5"/>
    <w:rsid w:val="000674F9"/>
    <w:rsid w:val="000675C1"/>
    <w:rsid w:val="00067670"/>
    <w:rsid w:val="0006778B"/>
    <w:rsid w:val="000678E3"/>
    <w:rsid w:val="00067992"/>
    <w:rsid w:val="00067A26"/>
    <w:rsid w:val="00067DF8"/>
    <w:rsid w:val="00067E92"/>
    <w:rsid w:val="00067FC0"/>
    <w:rsid w:val="00070140"/>
    <w:rsid w:val="000701AC"/>
    <w:rsid w:val="00070256"/>
    <w:rsid w:val="000702BF"/>
    <w:rsid w:val="000706EC"/>
    <w:rsid w:val="00070780"/>
    <w:rsid w:val="00070A0E"/>
    <w:rsid w:val="00070A34"/>
    <w:rsid w:val="00070B17"/>
    <w:rsid w:val="00070E5B"/>
    <w:rsid w:val="00070F5B"/>
    <w:rsid w:val="00071126"/>
    <w:rsid w:val="00071138"/>
    <w:rsid w:val="000717D1"/>
    <w:rsid w:val="00071858"/>
    <w:rsid w:val="00071A54"/>
    <w:rsid w:val="00071AFA"/>
    <w:rsid w:val="00071B84"/>
    <w:rsid w:val="00071BD7"/>
    <w:rsid w:val="00071E1E"/>
    <w:rsid w:val="00071E21"/>
    <w:rsid w:val="0007216A"/>
    <w:rsid w:val="0007222F"/>
    <w:rsid w:val="000723C0"/>
    <w:rsid w:val="0007258B"/>
    <w:rsid w:val="000726EA"/>
    <w:rsid w:val="00072D56"/>
    <w:rsid w:val="00072DBB"/>
    <w:rsid w:val="00072E5B"/>
    <w:rsid w:val="00073618"/>
    <w:rsid w:val="00073657"/>
    <w:rsid w:val="0007368E"/>
    <w:rsid w:val="0007382D"/>
    <w:rsid w:val="000738CF"/>
    <w:rsid w:val="000738E9"/>
    <w:rsid w:val="00073A69"/>
    <w:rsid w:val="00073AC0"/>
    <w:rsid w:val="00073C22"/>
    <w:rsid w:val="00073C7A"/>
    <w:rsid w:val="00073D2F"/>
    <w:rsid w:val="00073D66"/>
    <w:rsid w:val="0007419A"/>
    <w:rsid w:val="0007428E"/>
    <w:rsid w:val="00074313"/>
    <w:rsid w:val="00074435"/>
    <w:rsid w:val="0007460F"/>
    <w:rsid w:val="00074674"/>
    <w:rsid w:val="000746BF"/>
    <w:rsid w:val="0007472C"/>
    <w:rsid w:val="00074798"/>
    <w:rsid w:val="00074832"/>
    <w:rsid w:val="00074A21"/>
    <w:rsid w:val="00074ABE"/>
    <w:rsid w:val="00074C06"/>
    <w:rsid w:val="00074C45"/>
    <w:rsid w:val="00074EB6"/>
    <w:rsid w:val="00074F28"/>
    <w:rsid w:val="0007507E"/>
    <w:rsid w:val="000751B3"/>
    <w:rsid w:val="000751BE"/>
    <w:rsid w:val="000751D3"/>
    <w:rsid w:val="000751E2"/>
    <w:rsid w:val="00075229"/>
    <w:rsid w:val="0007534E"/>
    <w:rsid w:val="0007538D"/>
    <w:rsid w:val="0007540A"/>
    <w:rsid w:val="00075414"/>
    <w:rsid w:val="0007577F"/>
    <w:rsid w:val="00075915"/>
    <w:rsid w:val="00075CF5"/>
    <w:rsid w:val="00075D7B"/>
    <w:rsid w:val="00075EBD"/>
    <w:rsid w:val="0007612F"/>
    <w:rsid w:val="00076584"/>
    <w:rsid w:val="0007664A"/>
    <w:rsid w:val="00076A3E"/>
    <w:rsid w:val="00076A6D"/>
    <w:rsid w:val="00076C9C"/>
    <w:rsid w:val="00076DF8"/>
    <w:rsid w:val="00076EA3"/>
    <w:rsid w:val="00076FA3"/>
    <w:rsid w:val="00077008"/>
    <w:rsid w:val="0007705A"/>
    <w:rsid w:val="00077086"/>
    <w:rsid w:val="00077147"/>
    <w:rsid w:val="0007717C"/>
    <w:rsid w:val="000772BF"/>
    <w:rsid w:val="000772C9"/>
    <w:rsid w:val="0007752C"/>
    <w:rsid w:val="00077628"/>
    <w:rsid w:val="000778C3"/>
    <w:rsid w:val="00077A44"/>
    <w:rsid w:val="00077D8A"/>
    <w:rsid w:val="00077EEC"/>
    <w:rsid w:val="00077F2B"/>
    <w:rsid w:val="00080064"/>
    <w:rsid w:val="0008042F"/>
    <w:rsid w:val="00080575"/>
    <w:rsid w:val="000805FC"/>
    <w:rsid w:val="000807CA"/>
    <w:rsid w:val="0008092E"/>
    <w:rsid w:val="000809C1"/>
    <w:rsid w:val="00080A3A"/>
    <w:rsid w:val="00080B57"/>
    <w:rsid w:val="00080C85"/>
    <w:rsid w:val="00081198"/>
    <w:rsid w:val="00081200"/>
    <w:rsid w:val="00081225"/>
    <w:rsid w:val="00081243"/>
    <w:rsid w:val="00081250"/>
    <w:rsid w:val="000812C7"/>
    <w:rsid w:val="000814AA"/>
    <w:rsid w:val="000815DD"/>
    <w:rsid w:val="000816B0"/>
    <w:rsid w:val="000817D4"/>
    <w:rsid w:val="000818C7"/>
    <w:rsid w:val="00081BC0"/>
    <w:rsid w:val="00081BDB"/>
    <w:rsid w:val="00081D2A"/>
    <w:rsid w:val="00081F5C"/>
    <w:rsid w:val="000820A3"/>
    <w:rsid w:val="000820DE"/>
    <w:rsid w:val="00082277"/>
    <w:rsid w:val="000822FC"/>
    <w:rsid w:val="00082336"/>
    <w:rsid w:val="000823C9"/>
    <w:rsid w:val="000825A1"/>
    <w:rsid w:val="00082B16"/>
    <w:rsid w:val="00082C2A"/>
    <w:rsid w:val="00082E9E"/>
    <w:rsid w:val="00082FA2"/>
    <w:rsid w:val="0008309C"/>
    <w:rsid w:val="0008317D"/>
    <w:rsid w:val="0008345D"/>
    <w:rsid w:val="0008349C"/>
    <w:rsid w:val="000838A6"/>
    <w:rsid w:val="0008397C"/>
    <w:rsid w:val="00083A4E"/>
    <w:rsid w:val="00083CE9"/>
    <w:rsid w:val="00083D4E"/>
    <w:rsid w:val="00084060"/>
    <w:rsid w:val="000844F1"/>
    <w:rsid w:val="000844F6"/>
    <w:rsid w:val="00084587"/>
    <w:rsid w:val="0008472D"/>
    <w:rsid w:val="0008477A"/>
    <w:rsid w:val="000847B0"/>
    <w:rsid w:val="00084811"/>
    <w:rsid w:val="00084B0A"/>
    <w:rsid w:val="00084C04"/>
    <w:rsid w:val="00084D54"/>
    <w:rsid w:val="0008504B"/>
    <w:rsid w:val="00085162"/>
    <w:rsid w:val="00085236"/>
    <w:rsid w:val="00085515"/>
    <w:rsid w:val="000855C9"/>
    <w:rsid w:val="000855EF"/>
    <w:rsid w:val="00085602"/>
    <w:rsid w:val="000858EC"/>
    <w:rsid w:val="00085956"/>
    <w:rsid w:val="00085997"/>
    <w:rsid w:val="000859AA"/>
    <w:rsid w:val="00085B14"/>
    <w:rsid w:val="00085C85"/>
    <w:rsid w:val="00085ECD"/>
    <w:rsid w:val="00085F5E"/>
    <w:rsid w:val="00086360"/>
    <w:rsid w:val="00086435"/>
    <w:rsid w:val="0008654C"/>
    <w:rsid w:val="0008688E"/>
    <w:rsid w:val="000868E4"/>
    <w:rsid w:val="0008698A"/>
    <w:rsid w:val="00086B90"/>
    <w:rsid w:val="00086C6D"/>
    <w:rsid w:val="00086E76"/>
    <w:rsid w:val="00086F66"/>
    <w:rsid w:val="00086F7F"/>
    <w:rsid w:val="00086F96"/>
    <w:rsid w:val="000871D5"/>
    <w:rsid w:val="00087582"/>
    <w:rsid w:val="0008789C"/>
    <w:rsid w:val="00087916"/>
    <w:rsid w:val="00087946"/>
    <w:rsid w:val="00087CA2"/>
    <w:rsid w:val="00087DD0"/>
    <w:rsid w:val="00087DE1"/>
    <w:rsid w:val="000900DA"/>
    <w:rsid w:val="000904A3"/>
    <w:rsid w:val="00090588"/>
    <w:rsid w:val="00090722"/>
    <w:rsid w:val="000907DE"/>
    <w:rsid w:val="000907DF"/>
    <w:rsid w:val="00090968"/>
    <w:rsid w:val="000909FF"/>
    <w:rsid w:val="00090A71"/>
    <w:rsid w:val="00090A82"/>
    <w:rsid w:val="00090C54"/>
    <w:rsid w:val="00090C90"/>
    <w:rsid w:val="00090F7C"/>
    <w:rsid w:val="000910FA"/>
    <w:rsid w:val="00091200"/>
    <w:rsid w:val="000914AD"/>
    <w:rsid w:val="000914D2"/>
    <w:rsid w:val="00091514"/>
    <w:rsid w:val="000916EE"/>
    <w:rsid w:val="00091722"/>
    <w:rsid w:val="0009184C"/>
    <w:rsid w:val="00091925"/>
    <w:rsid w:val="00091937"/>
    <w:rsid w:val="000919BC"/>
    <w:rsid w:val="00091A13"/>
    <w:rsid w:val="00091B09"/>
    <w:rsid w:val="00091C02"/>
    <w:rsid w:val="00091CE4"/>
    <w:rsid w:val="00091D50"/>
    <w:rsid w:val="00091E87"/>
    <w:rsid w:val="00091EC9"/>
    <w:rsid w:val="0009214C"/>
    <w:rsid w:val="00092210"/>
    <w:rsid w:val="00092260"/>
    <w:rsid w:val="00092326"/>
    <w:rsid w:val="00092386"/>
    <w:rsid w:val="000926E4"/>
    <w:rsid w:val="00092BC3"/>
    <w:rsid w:val="00092C87"/>
    <w:rsid w:val="00092DAB"/>
    <w:rsid w:val="00092F2E"/>
    <w:rsid w:val="00093052"/>
    <w:rsid w:val="00093074"/>
    <w:rsid w:val="0009331D"/>
    <w:rsid w:val="000934BA"/>
    <w:rsid w:val="000935CD"/>
    <w:rsid w:val="000936FD"/>
    <w:rsid w:val="000937AC"/>
    <w:rsid w:val="00093BA2"/>
    <w:rsid w:val="00093D09"/>
    <w:rsid w:val="00093DC9"/>
    <w:rsid w:val="00093DCF"/>
    <w:rsid w:val="00093DD5"/>
    <w:rsid w:val="00093DEA"/>
    <w:rsid w:val="00093E02"/>
    <w:rsid w:val="00093E52"/>
    <w:rsid w:val="00093E5C"/>
    <w:rsid w:val="00094012"/>
    <w:rsid w:val="000941AA"/>
    <w:rsid w:val="000943D2"/>
    <w:rsid w:val="00094422"/>
    <w:rsid w:val="00094728"/>
    <w:rsid w:val="00094813"/>
    <w:rsid w:val="00094827"/>
    <w:rsid w:val="00094A0D"/>
    <w:rsid w:val="00094B53"/>
    <w:rsid w:val="00094CD3"/>
    <w:rsid w:val="00094EB3"/>
    <w:rsid w:val="00094EDB"/>
    <w:rsid w:val="00095058"/>
    <w:rsid w:val="00095107"/>
    <w:rsid w:val="000952F7"/>
    <w:rsid w:val="00095399"/>
    <w:rsid w:val="000953D9"/>
    <w:rsid w:val="000955AD"/>
    <w:rsid w:val="00095665"/>
    <w:rsid w:val="00095730"/>
    <w:rsid w:val="00095861"/>
    <w:rsid w:val="00095B2C"/>
    <w:rsid w:val="00095B93"/>
    <w:rsid w:val="00096144"/>
    <w:rsid w:val="00096266"/>
    <w:rsid w:val="00096277"/>
    <w:rsid w:val="00096733"/>
    <w:rsid w:val="000967BE"/>
    <w:rsid w:val="000968E5"/>
    <w:rsid w:val="000968E6"/>
    <w:rsid w:val="00096A7D"/>
    <w:rsid w:val="00096C64"/>
    <w:rsid w:val="00096ED2"/>
    <w:rsid w:val="00096FC2"/>
    <w:rsid w:val="00097095"/>
    <w:rsid w:val="00097392"/>
    <w:rsid w:val="000973B2"/>
    <w:rsid w:val="0009773C"/>
    <w:rsid w:val="000977B1"/>
    <w:rsid w:val="000977CE"/>
    <w:rsid w:val="000978B8"/>
    <w:rsid w:val="0009792D"/>
    <w:rsid w:val="00097A45"/>
    <w:rsid w:val="00097A68"/>
    <w:rsid w:val="00097AA8"/>
    <w:rsid w:val="00097AB9"/>
    <w:rsid w:val="00097C69"/>
    <w:rsid w:val="00097F19"/>
    <w:rsid w:val="000A0100"/>
    <w:rsid w:val="000A0145"/>
    <w:rsid w:val="000A0293"/>
    <w:rsid w:val="000A0297"/>
    <w:rsid w:val="000A0337"/>
    <w:rsid w:val="000A044C"/>
    <w:rsid w:val="000A0569"/>
    <w:rsid w:val="000A073B"/>
    <w:rsid w:val="000A076D"/>
    <w:rsid w:val="000A0795"/>
    <w:rsid w:val="000A08AC"/>
    <w:rsid w:val="000A08FC"/>
    <w:rsid w:val="000A0933"/>
    <w:rsid w:val="000A09A0"/>
    <w:rsid w:val="000A0A47"/>
    <w:rsid w:val="000A0B0B"/>
    <w:rsid w:val="000A0CD0"/>
    <w:rsid w:val="000A0D24"/>
    <w:rsid w:val="000A0F9E"/>
    <w:rsid w:val="000A10A3"/>
    <w:rsid w:val="000A1134"/>
    <w:rsid w:val="000A1249"/>
    <w:rsid w:val="000A146D"/>
    <w:rsid w:val="000A1494"/>
    <w:rsid w:val="000A17A8"/>
    <w:rsid w:val="000A1970"/>
    <w:rsid w:val="000A19A9"/>
    <w:rsid w:val="000A19E6"/>
    <w:rsid w:val="000A1A6C"/>
    <w:rsid w:val="000A1C87"/>
    <w:rsid w:val="000A1DA0"/>
    <w:rsid w:val="000A1F96"/>
    <w:rsid w:val="000A209D"/>
    <w:rsid w:val="000A20C6"/>
    <w:rsid w:val="000A2396"/>
    <w:rsid w:val="000A2412"/>
    <w:rsid w:val="000A2510"/>
    <w:rsid w:val="000A254B"/>
    <w:rsid w:val="000A25C6"/>
    <w:rsid w:val="000A27E3"/>
    <w:rsid w:val="000A2857"/>
    <w:rsid w:val="000A287B"/>
    <w:rsid w:val="000A2958"/>
    <w:rsid w:val="000A29B6"/>
    <w:rsid w:val="000A29DA"/>
    <w:rsid w:val="000A2A7D"/>
    <w:rsid w:val="000A2B8D"/>
    <w:rsid w:val="000A2B8E"/>
    <w:rsid w:val="000A2C21"/>
    <w:rsid w:val="000A2EFD"/>
    <w:rsid w:val="000A3185"/>
    <w:rsid w:val="000A31FD"/>
    <w:rsid w:val="000A338A"/>
    <w:rsid w:val="000A3443"/>
    <w:rsid w:val="000A3475"/>
    <w:rsid w:val="000A35AC"/>
    <w:rsid w:val="000A35BE"/>
    <w:rsid w:val="000A3624"/>
    <w:rsid w:val="000A3819"/>
    <w:rsid w:val="000A382E"/>
    <w:rsid w:val="000A3835"/>
    <w:rsid w:val="000A3A7D"/>
    <w:rsid w:val="000A3FF6"/>
    <w:rsid w:val="000A416C"/>
    <w:rsid w:val="000A43A3"/>
    <w:rsid w:val="000A43A5"/>
    <w:rsid w:val="000A46BE"/>
    <w:rsid w:val="000A4720"/>
    <w:rsid w:val="000A4756"/>
    <w:rsid w:val="000A4761"/>
    <w:rsid w:val="000A4960"/>
    <w:rsid w:val="000A4AC3"/>
    <w:rsid w:val="000A4C1C"/>
    <w:rsid w:val="000A4DB8"/>
    <w:rsid w:val="000A4E43"/>
    <w:rsid w:val="000A5052"/>
    <w:rsid w:val="000A5115"/>
    <w:rsid w:val="000A51A3"/>
    <w:rsid w:val="000A5303"/>
    <w:rsid w:val="000A550E"/>
    <w:rsid w:val="000A563C"/>
    <w:rsid w:val="000A57E1"/>
    <w:rsid w:val="000A5927"/>
    <w:rsid w:val="000A5990"/>
    <w:rsid w:val="000A5BC6"/>
    <w:rsid w:val="000A5CC5"/>
    <w:rsid w:val="000A5CC8"/>
    <w:rsid w:val="000A5D78"/>
    <w:rsid w:val="000A6562"/>
    <w:rsid w:val="000A695E"/>
    <w:rsid w:val="000A69E4"/>
    <w:rsid w:val="000A69EC"/>
    <w:rsid w:val="000A6C14"/>
    <w:rsid w:val="000A6C22"/>
    <w:rsid w:val="000A6D9B"/>
    <w:rsid w:val="000A6EDD"/>
    <w:rsid w:val="000A7163"/>
    <w:rsid w:val="000A7231"/>
    <w:rsid w:val="000A72C7"/>
    <w:rsid w:val="000A7355"/>
    <w:rsid w:val="000A77D7"/>
    <w:rsid w:val="000A793D"/>
    <w:rsid w:val="000A79DD"/>
    <w:rsid w:val="000A7B2F"/>
    <w:rsid w:val="000A7BDF"/>
    <w:rsid w:val="000A7CFF"/>
    <w:rsid w:val="000A7D61"/>
    <w:rsid w:val="000A7D98"/>
    <w:rsid w:val="000A7E5C"/>
    <w:rsid w:val="000A7EE3"/>
    <w:rsid w:val="000B003E"/>
    <w:rsid w:val="000B0093"/>
    <w:rsid w:val="000B00A3"/>
    <w:rsid w:val="000B026F"/>
    <w:rsid w:val="000B02E4"/>
    <w:rsid w:val="000B09DB"/>
    <w:rsid w:val="000B0C1C"/>
    <w:rsid w:val="000B0C39"/>
    <w:rsid w:val="000B0C94"/>
    <w:rsid w:val="000B0D43"/>
    <w:rsid w:val="000B0E72"/>
    <w:rsid w:val="000B1042"/>
    <w:rsid w:val="000B133C"/>
    <w:rsid w:val="000B13CD"/>
    <w:rsid w:val="000B13EF"/>
    <w:rsid w:val="000B14C3"/>
    <w:rsid w:val="000B1513"/>
    <w:rsid w:val="000B151A"/>
    <w:rsid w:val="000B15F2"/>
    <w:rsid w:val="000B1661"/>
    <w:rsid w:val="000B17D3"/>
    <w:rsid w:val="000B193A"/>
    <w:rsid w:val="000B1A05"/>
    <w:rsid w:val="000B1AE7"/>
    <w:rsid w:val="000B1C1C"/>
    <w:rsid w:val="000B1D28"/>
    <w:rsid w:val="000B1F1C"/>
    <w:rsid w:val="000B23B3"/>
    <w:rsid w:val="000B24C9"/>
    <w:rsid w:val="000B2863"/>
    <w:rsid w:val="000B2A40"/>
    <w:rsid w:val="000B2EBA"/>
    <w:rsid w:val="000B30F6"/>
    <w:rsid w:val="000B3323"/>
    <w:rsid w:val="000B3394"/>
    <w:rsid w:val="000B3568"/>
    <w:rsid w:val="000B35D6"/>
    <w:rsid w:val="000B3615"/>
    <w:rsid w:val="000B362B"/>
    <w:rsid w:val="000B3660"/>
    <w:rsid w:val="000B36BA"/>
    <w:rsid w:val="000B3705"/>
    <w:rsid w:val="000B37B4"/>
    <w:rsid w:val="000B39D9"/>
    <w:rsid w:val="000B3A55"/>
    <w:rsid w:val="000B3B7B"/>
    <w:rsid w:val="000B3D36"/>
    <w:rsid w:val="000B3FD4"/>
    <w:rsid w:val="000B4317"/>
    <w:rsid w:val="000B4364"/>
    <w:rsid w:val="000B4499"/>
    <w:rsid w:val="000B44D7"/>
    <w:rsid w:val="000B45AF"/>
    <w:rsid w:val="000B4A04"/>
    <w:rsid w:val="000B4B9E"/>
    <w:rsid w:val="000B4BE0"/>
    <w:rsid w:val="000B4C5F"/>
    <w:rsid w:val="000B4CD3"/>
    <w:rsid w:val="000B501D"/>
    <w:rsid w:val="000B536A"/>
    <w:rsid w:val="000B5620"/>
    <w:rsid w:val="000B5963"/>
    <w:rsid w:val="000B5C49"/>
    <w:rsid w:val="000B5E4D"/>
    <w:rsid w:val="000B5F66"/>
    <w:rsid w:val="000B60AD"/>
    <w:rsid w:val="000B6188"/>
    <w:rsid w:val="000B6367"/>
    <w:rsid w:val="000B6519"/>
    <w:rsid w:val="000B65A8"/>
    <w:rsid w:val="000B663C"/>
    <w:rsid w:val="000B6673"/>
    <w:rsid w:val="000B66EC"/>
    <w:rsid w:val="000B69B5"/>
    <w:rsid w:val="000B6B01"/>
    <w:rsid w:val="000B6E9B"/>
    <w:rsid w:val="000B7182"/>
    <w:rsid w:val="000B7342"/>
    <w:rsid w:val="000B76B3"/>
    <w:rsid w:val="000B77D9"/>
    <w:rsid w:val="000B78DF"/>
    <w:rsid w:val="000B7BF3"/>
    <w:rsid w:val="000B7E76"/>
    <w:rsid w:val="000C01BF"/>
    <w:rsid w:val="000C048A"/>
    <w:rsid w:val="000C050B"/>
    <w:rsid w:val="000C0510"/>
    <w:rsid w:val="000C05BD"/>
    <w:rsid w:val="000C06D8"/>
    <w:rsid w:val="000C06EB"/>
    <w:rsid w:val="000C09A9"/>
    <w:rsid w:val="000C0AE8"/>
    <w:rsid w:val="000C0BDE"/>
    <w:rsid w:val="000C0CC6"/>
    <w:rsid w:val="000C0DCA"/>
    <w:rsid w:val="000C0DCB"/>
    <w:rsid w:val="000C1076"/>
    <w:rsid w:val="000C10CF"/>
    <w:rsid w:val="000C10F0"/>
    <w:rsid w:val="000C1A20"/>
    <w:rsid w:val="000C1D83"/>
    <w:rsid w:val="000C201E"/>
    <w:rsid w:val="000C2758"/>
    <w:rsid w:val="000C2BA2"/>
    <w:rsid w:val="000C2C05"/>
    <w:rsid w:val="000C2C10"/>
    <w:rsid w:val="000C2C2D"/>
    <w:rsid w:val="000C2D1F"/>
    <w:rsid w:val="000C2DA2"/>
    <w:rsid w:val="000C2DBB"/>
    <w:rsid w:val="000C2F9E"/>
    <w:rsid w:val="000C305F"/>
    <w:rsid w:val="000C307E"/>
    <w:rsid w:val="000C30A7"/>
    <w:rsid w:val="000C3164"/>
    <w:rsid w:val="000C3400"/>
    <w:rsid w:val="000C345A"/>
    <w:rsid w:val="000C367F"/>
    <w:rsid w:val="000C37BF"/>
    <w:rsid w:val="000C3941"/>
    <w:rsid w:val="000C399E"/>
    <w:rsid w:val="000C3A1A"/>
    <w:rsid w:val="000C3AF6"/>
    <w:rsid w:val="000C3B64"/>
    <w:rsid w:val="000C3D59"/>
    <w:rsid w:val="000C3D87"/>
    <w:rsid w:val="000C3DE5"/>
    <w:rsid w:val="000C3EC3"/>
    <w:rsid w:val="000C402F"/>
    <w:rsid w:val="000C40F7"/>
    <w:rsid w:val="000C41BC"/>
    <w:rsid w:val="000C41F6"/>
    <w:rsid w:val="000C4202"/>
    <w:rsid w:val="000C4324"/>
    <w:rsid w:val="000C432A"/>
    <w:rsid w:val="000C432E"/>
    <w:rsid w:val="000C45DC"/>
    <w:rsid w:val="000C45F1"/>
    <w:rsid w:val="000C486E"/>
    <w:rsid w:val="000C490B"/>
    <w:rsid w:val="000C4996"/>
    <w:rsid w:val="000C4C57"/>
    <w:rsid w:val="000C4D5E"/>
    <w:rsid w:val="000C4D82"/>
    <w:rsid w:val="000C4D9F"/>
    <w:rsid w:val="000C504A"/>
    <w:rsid w:val="000C5129"/>
    <w:rsid w:val="000C5370"/>
    <w:rsid w:val="000C539F"/>
    <w:rsid w:val="000C53E1"/>
    <w:rsid w:val="000C53E7"/>
    <w:rsid w:val="000C543A"/>
    <w:rsid w:val="000C543F"/>
    <w:rsid w:val="000C5495"/>
    <w:rsid w:val="000C5580"/>
    <w:rsid w:val="000C56C5"/>
    <w:rsid w:val="000C56C9"/>
    <w:rsid w:val="000C57B7"/>
    <w:rsid w:val="000C590E"/>
    <w:rsid w:val="000C5988"/>
    <w:rsid w:val="000C5B4A"/>
    <w:rsid w:val="000C5BFD"/>
    <w:rsid w:val="000C5CB8"/>
    <w:rsid w:val="000C5D65"/>
    <w:rsid w:val="000C607F"/>
    <w:rsid w:val="000C63FA"/>
    <w:rsid w:val="000C6441"/>
    <w:rsid w:val="000C66C7"/>
    <w:rsid w:val="000C67BA"/>
    <w:rsid w:val="000C67EE"/>
    <w:rsid w:val="000C684E"/>
    <w:rsid w:val="000C6A34"/>
    <w:rsid w:val="000C6ABC"/>
    <w:rsid w:val="000C6AFB"/>
    <w:rsid w:val="000C6B81"/>
    <w:rsid w:val="000C6D70"/>
    <w:rsid w:val="000C6FD0"/>
    <w:rsid w:val="000C6FE9"/>
    <w:rsid w:val="000C7230"/>
    <w:rsid w:val="000C724C"/>
    <w:rsid w:val="000C75BA"/>
    <w:rsid w:val="000C789D"/>
    <w:rsid w:val="000C79A0"/>
    <w:rsid w:val="000C7B70"/>
    <w:rsid w:val="000C7FCD"/>
    <w:rsid w:val="000D0029"/>
    <w:rsid w:val="000D0068"/>
    <w:rsid w:val="000D0249"/>
    <w:rsid w:val="000D03B8"/>
    <w:rsid w:val="000D0693"/>
    <w:rsid w:val="000D0931"/>
    <w:rsid w:val="000D0A20"/>
    <w:rsid w:val="000D0A3E"/>
    <w:rsid w:val="000D0B20"/>
    <w:rsid w:val="000D0BBE"/>
    <w:rsid w:val="000D0BCC"/>
    <w:rsid w:val="000D0BFC"/>
    <w:rsid w:val="000D0C6C"/>
    <w:rsid w:val="000D0DC0"/>
    <w:rsid w:val="000D0EA8"/>
    <w:rsid w:val="000D0F9B"/>
    <w:rsid w:val="000D1003"/>
    <w:rsid w:val="000D1123"/>
    <w:rsid w:val="000D13E2"/>
    <w:rsid w:val="000D14A9"/>
    <w:rsid w:val="000D16D5"/>
    <w:rsid w:val="000D19EC"/>
    <w:rsid w:val="000D1B9F"/>
    <w:rsid w:val="000D1DA0"/>
    <w:rsid w:val="000D1E6C"/>
    <w:rsid w:val="000D1FC3"/>
    <w:rsid w:val="000D1FD0"/>
    <w:rsid w:val="000D208C"/>
    <w:rsid w:val="000D20C3"/>
    <w:rsid w:val="000D20C9"/>
    <w:rsid w:val="000D21A9"/>
    <w:rsid w:val="000D2452"/>
    <w:rsid w:val="000D2500"/>
    <w:rsid w:val="000D2508"/>
    <w:rsid w:val="000D254B"/>
    <w:rsid w:val="000D2752"/>
    <w:rsid w:val="000D29DD"/>
    <w:rsid w:val="000D2DB8"/>
    <w:rsid w:val="000D30F5"/>
    <w:rsid w:val="000D3223"/>
    <w:rsid w:val="000D33B3"/>
    <w:rsid w:val="000D35D4"/>
    <w:rsid w:val="000D3708"/>
    <w:rsid w:val="000D3710"/>
    <w:rsid w:val="000D383F"/>
    <w:rsid w:val="000D38B2"/>
    <w:rsid w:val="000D396F"/>
    <w:rsid w:val="000D3995"/>
    <w:rsid w:val="000D3AC1"/>
    <w:rsid w:val="000D3B4C"/>
    <w:rsid w:val="000D3B86"/>
    <w:rsid w:val="000D3E68"/>
    <w:rsid w:val="000D41AB"/>
    <w:rsid w:val="000D440D"/>
    <w:rsid w:val="000D4748"/>
    <w:rsid w:val="000D479D"/>
    <w:rsid w:val="000D49C4"/>
    <w:rsid w:val="000D4AE1"/>
    <w:rsid w:val="000D4B9A"/>
    <w:rsid w:val="000D4BFB"/>
    <w:rsid w:val="000D4DE6"/>
    <w:rsid w:val="000D5051"/>
    <w:rsid w:val="000D52B4"/>
    <w:rsid w:val="000D52D4"/>
    <w:rsid w:val="000D5696"/>
    <w:rsid w:val="000D5AD2"/>
    <w:rsid w:val="000D5E84"/>
    <w:rsid w:val="000D5EE7"/>
    <w:rsid w:val="000D5F46"/>
    <w:rsid w:val="000D6035"/>
    <w:rsid w:val="000D6093"/>
    <w:rsid w:val="000D60EE"/>
    <w:rsid w:val="000D6395"/>
    <w:rsid w:val="000D63C2"/>
    <w:rsid w:val="000D66A4"/>
    <w:rsid w:val="000D66FE"/>
    <w:rsid w:val="000D6717"/>
    <w:rsid w:val="000D6A9C"/>
    <w:rsid w:val="000D6D49"/>
    <w:rsid w:val="000D6EFF"/>
    <w:rsid w:val="000D7152"/>
    <w:rsid w:val="000D7163"/>
    <w:rsid w:val="000D7390"/>
    <w:rsid w:val="000D74BA"/>
    <w:rsid w:val="000D76DB"/>
    <w:rsid w:val="000D7A4E"/>
    <w:rsid w:val="000D7ADB"/>
    <w:rsid w:val="000D7D1B"/>
    <w:rsid w:val="000E02BE"/>
    <w:rsid w:val="000E052C"/>
    <w:rsid w:val="000E06E8"/>
    <w:rsid w:val="000E07C0"/>
    <w:rsid w:val="000E0826"/>
    <w:rsid w:val="000E0A31"/>
    <w:rsid w:val="000E0BBC"/>
    <w:rsid w:val="000E0D3F"/>
    <w:rsid w:val="000E0D92"/>
    <w:rsid w:val="000E0FDC"/>
    <w:rsid w:val="000E10F8"/>
    <w:rsid w:val="000E11A1"/>
    <w:rsid w:val="000E1809"/>
    <w:rsid w:val="000E1848"/>
    <w:rsid w:val="000E1968"/>
    <w:rsid w:val="000E1991"/>
    <w:rsid w:val="000E1C47"/>
    <w:rsid w:val="000E1DB9"/>
    <w:rsid w:val="000E1ED6"/>
    <w:rsid w:val="000E1FB4"/>
    <w:rsid w:val="000E2039"/>
    <w:rsid w:val="000E2119"/>
    <w:rsid w:val="000E22E2"/>
    <w:rsid w:val="000E22F2"/>
    <w:rsid w:val="000E240E"/>
    <w:rsid w:val="000E2433"/>
    <w:rsid w:val="000E2435"/>
    <w:rsid w:val="000E254E"/>
    <w:rsid w:val="000E26EE"/>
    <w:rsid w:val="000E2704"/>
    <w:rsid w:val="000E271B"/>
    <w:rsid w:val="000E295D"/>
    <w:rsid w:val="000E2AA6"/>
    <w:rsid w:val="000E2BD8"/>
    <w:rsid w:val="000E2CB4"/>
    <w:rsid w:val="000E2D31"/>
    <w:rsid w:val="000E3051"/>
    <w:rsid w:val="000E30F8"/>
    <w:rsid w:val="000E32F1"/>
    <w:rsid w:val="000E3388"/>
    <w:rsid w:val="000E34F2"/>
    <w:rsid w:val="000E355B"/>
    <w:rsid w:val="000E36D5"/>
    <w:rsid w:val="000E374F"/>
    <w:rsid w:val="000E375B"/>
    <w:rsid w:val="000E3868"/>
    <w:rsid w:val="000E3B78"/>
    <w:rsid w:val="000E3CDE"/>
    <w:rsid w:val="000E3DB8"/>
    <w:rsid w:val="000E3DF0"/>
    <w:rsid w:val="000E40E6"/>
    <w:rsid w:val="000E40EF"/>
    <w:rsid w:val="000E416D"/>
    <w:rsid w:val="000E4806"/>
    <w:rsid w:val="000E49C3"/>
    <w:rsid w:val="000E49C5"/>
    <w:rsid w:val="000E4A13"/>
    <w:rsid w:val="000E4D41"/>
    <w:rsid w:val="000E52CB"/>
    <w:rsid w:val="000E59AF"/>
    <w:rsid w:val="000E5ABB"/>
    <w:rsid w:val="000E5C27"/>
    <w:rsid w:val="000E5EDC"/>
    <w:rsid w:val="000E5EFD"/>
    <w:rsid w:val="000E60A7"/>
    <w:rsid w:val="000E618D"/>
    <w:rsid w:val="000E62FE"/>
    <w:rsid w:val="000E630E"/>
    <w:rsid w:val="000E6476"/>
    <w:rsid w:val="000E6491"/>
    <w:rsid w:val="000E68BA"/>
    <w:rsid w:val="000E68CE"/>
    <w:rsid w:val="000E6C90"/>
    <w:rsid w:val="000E6CE5"/>
    <w:rsid w:val="000E6DAF"/>
    <w:rsid w:val="000E6DD4"/>
    <w:rsid w:val="000E709D"/>
    <w:rsid w:val="000E70C3"/>
    <w:rsid w:val="000E70F6"/>
    <w:rsid w:val="000E718D"/>
    <w:rsid w:val="000E71B0"/>
    <w:rsid w:val="000E7228"/>
    <w:rsid w:val="000E7265"/>
    <w:rsid w:val="000E72F1"/>
    <w:rsid w:val="000E7520"/>
    <w:rsid w:val="000E77A2"/>
    <w:rsid w:val="000E77EE"/>
    <w:rsid w:val="000E7C7A"/>
    <w:rsid w:val="000E7D24"/>
    <w:rsid w:val="000E7F96"/>
    <w:rsid w:val="000F0194"/>
    <w:rsid w:val="000F0197"/>
    <w:rsid w:val="000F021E"/>
    <w:rsid w:val="000F0B3F"/>
    <w:rsid w:val="000F0CE9"/>
    <w:rsid w:val="000F0E29"/>
    <w:rsid w:val="000F0EB2"/>
    <w:rsid w:val="000F0FBE"/>
    <w:rsid w:val="000F0FC6"/>
    <w:rsid w:val="000F1044"/>
    <w:rsid w:val="000F1194"/>
    <w:rsid w:val="000F11D2"/>
    <w:rsid w:val="000F1281"/>
    <w:rsid w:val="000F186E"/>
    <w:rsid w:val="000F1930"/>
    <w:rsid w:val="000F1E12"/>
    <w:rsid w:val="000F1F8C"/>
    <w:rsid w:val="000F1F9F"/>
    <w:rsid w:val="000F20D1"/>
    <w:rsid w:val="000F22BC"/>
    <w:rsid w:val="000F237C"/>
    <w:rsid w:val="000F239F"/>
    <w:rsid w:val="000F265D"/>
    <w:rsid w:val="000F2830"/>
    <w:rsid w:val="000F28B3"/>
    <w:rsid w:val="000F2AEC"/>
    <w:rsid w:val="000F2B08"/>
    <w:rsid w:val="000F2DDE"/>
    <w:rsid w:val="000F2DE2"/>
    <w:rsid w:val="000F32E2"/>
    <w:rsid w:val="000F333B"/>
    <w:rsid w:val="000F33EF"/>
    <w:rsid w:val="000F3571"/>
    <w:rsid w:val="000F357F"/>
    <w:rsid w:val="000F3684"/>
    <w:rsid w:val="000F37D0"/>
    <w:rsid w:val="000F37E6"/>
    <w:rsid w:val="000F3914"/>
    <w:rsid w:val="000F3B00"/>
    <w:rsid w:val="000F3DE0"/>
    <w:rsid w:val="000F3EF4"/>
    <w:rsid w:val="000F4612"/>
    <w:rsid w:val="000F484B"/>
    <w:rsid w:val="000F4B1D"/>
    <w:rsid w:val="000F4DC7"/>
    <w:rsid w:val="000F4FBB"/>
    <w:rsid w:val="000F511F"/>
    <w:rsid w:val="000F5259"/>
    <w:rsid w:val="000F55F2"/>
    <w:rsid w:val="000F5740"/>
    <w:rsid w:val="000F59F3"/>
    <w:rsid w:val="000F5CA5"/>
    <w:rsid w:val="000F5D34"/>
    <w:rsid w:val="000F5D4C"/>
    <w:rsid w:val="000F5F41"/>
    <w:rsid w:val="000F5F46"/>
    <w:rsid w:val="000F605A"/>
    <w:rsid w:val="000F60A3"/>
    <w:rsid w:val="000F61C6"/>
    <w:rsid w:val="000F6396"/>
    <w:rsid w:val="000F644F"/>
    <w:rsid w:val="000F6600"/>
    <w:rsid w:val="000F67E6"/>
    <w:rsid w:val="000F68F5"/>
    <w:rsid w:val="000F6903"/>
    <w:rsid w:val="000F6961"/>
    <w:rsid w:val="000F6D13"/>
    <w:rsid w:val="000F6ED5"/>
    <w:rsid w:val="000F6F3E"/>
    <w:rsid w:val="000F713F"/>
    <w:rsid w:val="000F7143"/>
    <w:rsid w:val="000F74BE"/>
    <w:rsid w:val="000F74D7"/>
    <w:rsid w:val="000F7635"/>
    <w:rsid w:val="000F7784"/>
    <w:rsid w:val="000F7968"/>
    <w:rsid w:val="000F7D11"/>
    <w:rsid w:val="000F7F45"/>
    <w:rsid w:val="0010002B"/>
    <w:rsid w:val="001001FD"/>
    <w:rsid w:val="0010037B"/>
    <w:rsid w:val="001004FD"/>
    <w:rsid w:val="001005D7"/>
    <w:rsid w:val="001005F9"/>
    <w:rsid w:val="0010072A"/>
    <w:rsid w:val="00100819"/>
    <w:rsid w:val="0010082E"/>
    <w:rsid w:val="00100CEA"/>
    <w:rsid w:val="00100D0E"/>
    <w:rsid w:val="00100E0F"/>
    <w:rsid w:val="001010FD"/>
    <w:rsid w:val="0010117E"/>
    <w:rsid w:val="001012DD"/>
    <w:rsid w:val="0010138C"/>
    <w:rsid w:val="001014DE"/>
    <w:rsid w:val="001015B6"/>
    <w:rsid w:val="001018E2"/>
    <w:rsid w:val="001018F8"/>
    <w:rsid w:val="00101E20"/>
    <w:rsid w:val="001020CA"/>
    <w:rsid w:val="00102181"/>
    <w:rsid w:val="0010234C"/>
    <w:rsid w:val="00102358"/>
    <w:rsid w:val="00102429"/>
    <w:rsid w:val="001024E3"/>
    <w:rsid w:val="00102532"/>
    <w:rsid w:val="001026B7"/>
    <w:rsid w:val="001026E1"/>
    <w:rsid w:val="0010284B"/>
    <w:rsid w:val="001028F2"/>
    <w:rsid w:val="00102AF8"/>
    <w:rsid w:val="00102BCD"/>
    <w:rsid w:val="00102C65"/>
    <w:rsid w:val="00102C91"/>
    <w:rsid w:val="00102D93"/>
    <w:rsid w:val="00102DAE"/>
    <w:rsid w:val="00102F1D"/>
    <w:rsid w:val="00102F96"/>
    <w:rsid w:val="001033AB"/>
    <w:rsid w:val="001035F1"/>
    <w:rsid w:val="00103B26"/>
    <w:rsid w:val="00103B36"/>
    <w:rsid w:val="00103C6C"/>
    <w:rsid w:val="00103DB3"/>
    <w:rsid w:val="00103E3A"/>
    <w:rsid w:val="00104012"/>
    <w:rsid w:val="001043D6"/>
    <w:rsid w:val="00104489"/>
    <w:rsid w:val="001047EF"/>
    <w:rsid w:val="00104804"/>
    <w:rsid w:val="00104D2F"/>
    <w:rsid w:val="00104D3A"/>
    <w:rsid w:val="00104D92"/>
    <w:rsid w:val="00104FF5"/>
    <w:rsid w:val="00105087"/>
    <w:rsid w:val="00105282"/>
    <w:rsid w:val="001052D3"/>
    <w:rsid w:val="00105402"/>
    <w:rsid w:val="001056EF"/>
    <w:rsid w:val="0010579C"/>
    <w:rsid w:val="001057AF"/>
    <w:rsid w:val="00105A01"/>
    <w:rsid w:val="00105CC3"/>
    <w:rsid w:val="00105DBD"/>
    <w:rsid w:val="00105EB4"/>
    <w:rsid w:val="00105EC0"/>
    <w:rsid w:val="0010605A"/>
    <w:rsid w:val="00106190"/>
    <w:rsid w:val="001064E4"/>
    <w:rsid w:val="001069F3"/>
    <w:rsid w:val="00106B09"/>
    <w:rsid w:val="00106DB6"/>
    <w:rsid w:val="00106E48"/>
    <w:rsid w:val="00106FA7"/>
    <w:rsid w:val="00107079"/>
    <w:rsid w:val="001072F8"/>
    <w:rsid w:val="00107808"/>
    <w:rsid w:val="001078C6"/>
    <w:rsid w:val="0010798C"/>
    <w:rsid w:val="001079B2"/>
    <w:rsid w:val="00107B0D"/>
    <w:rsid w:val="00107EA4"/>
    <w:rsid w:val="00107F15"/>
    <w:rsid w:val="001102E6"/>
    <w:rsid w:val="00110332"/>
    <w:rsid w:val="00110404"/>
    <w:rsid w:val="00110973"/>
    <w:rsid w:val="00110A87"/>
    <w:rsid w:val="00110B9A"/>
    <w:rsid w:val="00110C0B"/>
    <w:rsid w:val="00110EBE"/>
    <w:rsid w:val="001111B5"/>
    <w:rsid w:val="00111217"/>
    <w:rsid w:val="0011124D"/>
    <w:rsid w:val="0011125D"/>
    <w:rsid w:val="0011128C"/>
    <w:rsid w:val="0011134F"/>
    <w:rsid w:val="0011144A"/>
    <w:rsid w:val="00111681"/>
    <w:rsid w:val="001118C4"/>
    <w:rsid w:val="00111D17"/>
    <w:rsid w:val="00112371"/>
    <w:rsid w:val="001126FA"/>
    <w:rsid w:val="0011275B"/>
    <w:rsid w:val="001127CB"/>
    <w:rsid w:val="001127F2"/>
    <w:rsid w:val="00112825"/>
    <w:rsid w:val="0011285B"/>
    <w:rsid w:val="0011291F"/>
    <w:rsid w:val="00112EF4"/>
    <w:rsid w:val="00112F8A"/>
    <w:rsid w:val="0011304E"/>
    <w:rsid w:val="00113241"/>
    <w:rsid w:val="00113266"/>
    <w:rsid w:val="001133A9"/>
    <w:rsid w:val="001133C8"/>
    <w:rsid w:val="00113479"/>
    <w:rsid w:val="001136A3"/>
    <w:rsid w:val="001136F7"/>
    <w:rsid w:val="0011379A"/>
    <w:rsid w:val="001139AE"/>
    <w:rsid w:val="00113A2A"/>
    <w:rsid w:val="00113A49"/>
    <w:rsid w:val="00113C3B"/>
    <w:rsid w:val="00113C74"/>
    <w:rsid w:val="00113EB7"/>
    <w:rsid w:val="00113F30"/>
    <w:rsid w:val="00113F6A"/>
    <w:rsid w:val="001142AA"/>
    <w:rsid w:val="001142DB"/>
    <w:rsid w:val="001142F3"/>
    <w:rsid w:val="0011446A"/>
    <w:rsid w:val="00114726"/>
    <w:rsid w:val="00114749"/>
    <w:rsid w:val="001149D2"/>
    <w:rsid w:val="00114ADD"/>
    <w:rsid w:val="00114BCB"/>
    <w:rsid w:val="00115279"/>
    <w:rsid w:val="001152E4"/>
    <w:rsid w:val="0011532B"/>
    <w:rsid w:val="001153A6"/>
    <w:rsid w:val="00115632"/>
    <w:rsid w:val="0011565E"/>
    <w:rsid w:val="001156D9"/>
    <w:rsid w:val="001157B6"/>
    <w:rsid w:val="001157D2"/>
    <w:rsid w:val="001158AA"/>
    <w:rsid w:val="001158C0"/>
    <w:rsid w:val="00115909"/>
    <w:rsid w:val="00115A5F"/>
    <w:rsid w:val="00115A93"/>
    <w:rsid w:val="00115B90"/>
    <w:rsid w:val="00115E07"/>
    <w:rsid w:val="00115E4E"/>
    <w:rsid w:val="00115F39"/>
    <w:rsid w:val="00115F83"/>
    <w:rsid w:val="00115FD7"/>
    <w:rsid w:val="0011605A"/>
    <w:rsid w:val="001160E5"/>
    <w:rsid w:val="001161A0"/>
    <w:rsid w:val="0011622C"/>
    <w:rsid w:val="001162D1"/>
    <w:rsid w:val="001163F5"/>
    <w:rsid w:val="0011640B"/>
    <w:rsid w:val="0011676C"/>
    <w:rsid w:val="0011679D"/>
    <w:rsid w:val="001168E3"/>
    <w:rsid w:val="001169E9"/>
    <w:rsid w:val="00116A19"/>
    <w:rsid w:val="00116C8D"/>
    <w:rsid w:val="00116DF0"/>
    <w:rsid w:val="00117216"/>
    <w:rsid w:val="0011744E"/>
    <w:rsid w:val="001174B4"/>
    <w:rsid w:val="001175C1"/>
    <w:rsid w:val="00117849"/>
    <w:rsid w:val="0011795C"/>
    <w:rsid w:val="00117C0A"/>
    <w:rsid w:val="00117C7A"/>
    <w:rsid w:val="00117ECB"/>
    <w:rsid w:val="00120258"/>
    <w:rsid w:val="00120564"/>
    <w:rsid w:val="001206FF"/>
    <w:rsid w:val="0012074C"/>
    <w:rsid w:val="00120A6C"/>
    <w:rsid w:val="00120C22"/>
    <w:rsid w:val="00120C49"/>
    <w:rsid w:val="00120D4B"/>
    <w:rsid w:val="00120EB8"/>
    <w:rsid w:val="0012110E"/>
    <w:rsid w:val="00121181"/>
    <w:rsid w:val="001212D8"/>
    <w:rsid w:val="0012137D"/>
    <w:rsid w:val="0012142A"/>
    <w:rsid w:val="001214CF"/>
    <w:rsid w:val="001214E2"/>
    <w:rsid w:val="001215F1"/>
    <w:rsid w:val="001216BF"/>
    <w:rsid w:val="001217EA"/>
    <w:rsid w:val="00121968"/>
    <w:rsid w:val="001219D1"/>
    <w:rsid w:val="00121D83"/>
    <w:rsid w:val="00121DC4"/>
    <w:rsid w:val="0012200F"/>
    <w:rsid w:val="0012211F"/>
    <w:rsid w:val="00122149"/>
    <w:rsid w:val="001222AE"/>
    <w:rsid w:val="001222B4"/>
    <w:rsid w:val="001222CE"/>
    <w:rsid w:val="00122554"/>
    <w:rsid w:val="00122653"/>
    <w:rsid w:val="00122688"/>
    <w:rsid w:val="00122AF5"/>
    <w:rsid w:val="00122D35"/>
    <w:rsid w:val="00122F40"/>
    <w:rsid w:val="00123047"/>
    <w:rsid w:val="00123260"/>
    <w:rsid w:val="0012337D"/>
    <w:rsid w:val="001233E5"/>
    <w:rsid w:val="0012340E"/>
    <w:rsid w:val="00123803"/>
    <w:rsid w:val="0012382D"/>
    <w:rsid w:val="00123833"/>
    <w:rsid w:val="00123960"/>
    <w:rsid w:val="0012396F"/>
    <w:rsid w:val="00123D23"/>
    <w:rsid w:val="00123EE6"/>
    <w:rsid w:val="00123FF4"/>
    <w:rsid w:val="001241EC"/>
    <w:rsid w:val="0012425A"/>
    <w:rsid w:val="00124358"/>
    <w:rsid w:val="001244B4"/>
    <w:rsid w:val="001245DE"/>
    <w:rsid w:val="001246D0"/>
    <w:rsid w:val="001247DC"/>
    <w:rsid w:val="00124BAA"/>
    <w:rsid w:val="00124CED"/>
    <w:rsid w:val="00124D6A"/>
    <w:rsid w:val="00124E94"/>
    <w:rsid w:val="00124F5C"/>
    <w:rsid w:val="00125020"/>
    <w:rsid w:val="0012513D"/>
    <w:rsid w:val="001252AA"/>
    <w:rsid w:val="00125332"/>
    <w:rsid w:val="0012545D"/>
    <w:rsid w:val="001258A3"/>
    <w:rsid w:val="0012593B"/>
    <w:rsid w:val="00125A4C"/>
    <w:rsid w:val="00125A52"/>
    <w:rsid w:val="00125AD8"/>
    <w:rsid w:val="00125C63"/>
    <w:rsid w:val="00125E73"/>
    <w:rsid w:val="00125F34"/>
    <w:rsid w:val="00125F84"/>
    <w:rsid w:val="0012601B"/>
    <w:rsid w:val="0012609A"/>
    <w:rsid w:val="00126104"/>
    <w:rsid w:val="00126446"/>
    <w:rsid w:val="001265F6"/>
    <w:rsid w:val="001267E6"/>
    <w:rsid w:val="00126845"/>
    <w:rsid w:val="001268D6"/>
    <w:rsid w:val="00126A9F"/>
    <w:rsid w:val="00126B12"/>
    <w:rsid w:val="00126E57"/>
    <w:rsid w:val="001271B9"/>
    <w:rsid w:val="00127201"/>
    <w:rsid w:val="001272CD"/>
    <w:rsid w:val="00127394"/>
    <w:rsid w:val="001274B4"/>
    <w:rsid w:val="00127680"/>
    <w:rsid w:val="001278D3"/>
    <w:rsid w:val="00127955"/>
    <w:rsid w:val="001279F0"/>
    <w:rsid w:val="00127AD3"/>
    <w:rsid w:val="00127C69"/>
    <w:rsid w:val="00127E2C"/>
    <w:rsid w:val="00127F9E"/>
    <w:rsid w:val="001301CC"/>
    <w:rsid w:val="001303EE"/>
    <w:rsid w:val="001304ED"/>
    <w:rsid w:val="0013050C"/>
    <w:rsid w:val="0013051D"/>
    <w:rsid w:val="00130834"/>
    <w:rsid w:val="00130897"/>
    <w:rsid w:val="001308E1"/>
    <w:rsid w:val="00130C3D"/>
    <w:rsid w:val="00130DE3"/>
    <w:rsid w:val="00130E31"/>
    <w:rsid w:val="001312A5"/>
    <w:rsid w:val="00131413"/>
    <w:rsid w:val="001314E7"/>
    <w:rsid w:val="001315FD"/>
    <w:rsid w:val="00131A9A"/>
    <w:rsid w:val="00131DF9"/>
    <w:rsid w:val="0013231B"/>
    <w:rsid w:val="001323DF"/>
    <w:rsid w:val="00132423"/>
    <w:rsid w:val="00132573"/>
    <w:rsid w:val="001325EE"/>
    <w:rsid w:val="00132668"/>
    <w:rsid w:val="00132BA3"/>
    <w:rsid w:val="00132C0C"/>
    <w:rsid w:val="00132F45"/>
    <w:rsid w:val="0013303F"/>
    <w:rsid w:val="00133275"/>
    <w:rsid w:val="00133379"/>
    <w:rsid w:val="0013347A"/>
    <w:rsid w:val="00133607"/>
    <w:rsid w:val="00133CF6"/>
    <w:rsid w:val="00133D2A"/>
    <w:rsid w:val="00133E74"/>
    <w:rsid w:val="0013407F"/>
    <w:rsid w:val="001341B5"/>
    <w:rsid w:val="001342B8"/>
    <w:rsid w:val="00134655"/>
    <w:rsid w:val="001347B6"/>
    <w:rsid w:val="001348E0"/>
    <w:rsid w:val="00134B1B"/>
    <w:rsid w:val="00134F43"/>
    <w:rsid w:val="00134FE1"/>
    <w:rsid w:val="001351FA"/>
    <w:rsid w:val="00135499"/>
    <w:rsid w:val="00135767"/>
    <w:rsid w:val="001357C6"/>
    <w:rsid w:val="0013583C"/>
    <w:rsid w:val="00135A28"/>
    <w:rsid w:val="00135D42"/>
    <w:rsid w:val="00135E14"/>
    <w:rsid w:val="00135F7A"/>
    <w:rsid w:val="00135FCA"/>
    <w:rsid w:val="001360DF"/>
    <w:rsid w:val="0013619F"/>
    <w:rsid w:val="001363A9"/>
    <w:rsid w:val="00136559"/>
    <w:rsid w:val="00136BC7"/>
    <w:rsid w:val="00137468"/>
    <w:rsid w:val="001375F1"/>
    <w:rsid w:val="00137655"/>
    <w:rsid w:val="001376D7"/>
    <w:rsid w:val="00137730"/>
    <w:rsid w:val="00137815"/>
    <w:rsid w:val="00137CA3"/>
    <w:rsid w:val="00137D07"/>
    <w:rsid w:val="00137DBB"/>
    <w:rsid w:val="00137F9C"/>
    <w:rsid w:val="00140681"/>
    <w:rsid w:val="001408E8"/>
    <w:rsid w:val="00140AD8"/>
    <w:rsid w:val="00140B0E"/>
    <w:rsid w:val="00141279"/>
    <w:rsid w:val="001412EB"/>
    <w:rsid w:val="00141555"/>
    <w:rsid w:val="0014165B"/>
    <w:rsid w:val="001417D7"/>
    <w:rsid w:val="00141860"/>
    <w:rsid w:val="001418A1"/>
    <w:rsid w:val="001419FB"/>
    <w:rsid w:val="00141AAB"/>
    <w:rsid w:val="00141B8A"/>
    <w:rsid w:val="00141C16"/>
    <w:rsid w:val="00141CB2"/>
    <w:rsid w:val="00141CF5"/>
    <w:rsid w:val="00141D93"/>
    <w:rsid w:val="00141E2D"/>
    <w:rsid w:val="00141F37"/>
    <w:rsid w:val="00141FC5"/>
    <w:rsid w:val="001421F9"/>
    <w:rsid w:val="001422BB"/>
    <w:rsid w:val="00142412"/>
    <w:rsid w:val="00142509"/>
    <w:rsid w:val="0014250C"/>
    <w:rsid w:val="00142992"/>
    <w:rsid w:val="00142B2E"/>
    <w:rsid w:val="00142D6A"/>
    <w:rsid w:val="00142D8F"/>
    <w:rsid w:val="00142DBD"/>
    <w:rsid w:val="00143313"/>
    <w:rsid w:val="0014342E"/>
    <w:rsid w:val="001437BC"/>
    <w:rsid w:val="00143C28"/>
    <w:rsid w:val="00143E6F"/>
    <w:rsid w:val="00143F1B"/>
    <w:rsid w:val="00144180"/>
    <w:rsid w:val="001441A6"/>
    <w:rsid w:val="001441DD"/>
    <w:rsid w:val="001443C3"/>
    <w:rsid w:val="0014448E"/>
    <w:rsid w:val="001445A6"/>
    <w:rsid w:val="001447F9"/>
    <w:rsid w:val="00144962"/>
    <w:rsid w:val="00144AA6"/>
    <w:rsid w:val="00144ADF"/>
    <w:rsid w:val="00144B66"/>
    <w:rsid w:val="00144E1D"/>
    <w:rsid w:val="00144EA6"/>
    <w:rsid w:val="00144EBF"/>
    <w:rsid w:val="00144EC2"/>
    <w:rsid w:val="00144FAB"/>
    <w:rsid w:val="0014502C"/>
    <w:rsid w:val="0014521C"/>
    <w:rsid w:val="001455C6"/>
    <w:rsid w:val="0014568B"/>
    <w:rsid w:val="0014577A"/>
    <w:rsid w:val="00145792"/>
    <w:rsid w:val="00145941"/>
    <w:rsid w:val="0014595C"/>
    <w:rsid w:val="00145A4B"/>
    <w:rsid w:val="00145B30"/>
    <w:rsid w:val="00145C8E"/>
    <w:rsid w:val="00145CC8"/>
    <w:rsid w:val="001462FB"/>
    <w:rsid w:val="0014632E"/>
    <w:rsid w:val="00146355"/>
    <w:rsid w:val="0014656D"/>
    <w:rsid w:val="0014659E"/>
    <w:rsid w:val="001466F9"/>
    <w:rsid w:val="0014681B"/>
    <w:rsid w:val="001468A5"/>
    <w:rsid w:val="00146B26"/>
    <w:rsid w:val="00146D05"/>
    <w:rsid w:val="00146D43"/>
    <w:rsid w:val="00146D83"/>
    <w:rsid w:val="00146E58"/>
    <w:rsid w:val="00146E6D"/>
    <w:rsid w:val="0014746F"/>
    <w:rsid w:val="001475B2"/>
    <w:rsid w:val="001475FF"/>
    <w:rsid w:val="001476C4"/>
    <w:rsid w:val="0014775A"/>
    <w:rsid w:val="001477B4"/>
    <w:rsid w:val="00147998"/>
    <w:rsid w:val="00147A36"/>
    <w:rsid w:val="00147A8D"/>
    <w:rsid w:val="00147BD3"/>
    <w:rsid w:val="00147D67"/>
    <w:rsid w:val="00147D69"/>
    <w:rsid w:val="00147DB0"/>
    <w:rsid w:val="00147F10"/>
    <w:rsid w:val="00147FAA"/>
    <w:rsid w:val="0015002D"/>
    <w:rsid w:val="00150468"/>
    <w:rsid w:val="00150754"/>
    <w:rsid w:val="00150807"/>
    <w:rsid w:val="00150A3D"/>
    <w:rsid w:val="00150DF2"/>
    <w:rsid w:val="00150E2C"/>
    <w:rsid w:val="00150EF9"/>
    <w:rsid w:val="0015107E"/>
    <w:rsid w:val="00151282"/>
    <w:rsid w:val="0015139E"/>
    <w:rsid w:val="001514F3"/>
    <w:rsid w:val="00151B37"/>
    <w:rsid w:val="00151B6E"/>
    <w:rsid w:val="00151BC7"/>
    <w:rsid w:val="00151BC9"/>
    <w:rsid w:val="001522A1"/>
    <w:rsid w:val="001522BF"/>
    <w:rsid w:val="001522DE"/>
    <w:rsid w:val="0015256B"/>
    <w:rsid w:val="0015258F"/>
    <w:rsid w:val="0015261D"/>
    <w:rsid w:val="001526B9"/>
    <w:rsid w:val="001526CE"/>
    <w:rsid w:val="001526E0"/>
    <w:rsid w:val="001526FF"/>
    <w:rsid w:val="00152767"/>
    <w:rsid w:val="0015279C"/>
    <w:rsid w:val="00152831"/>
    <w:rsid w:val="00152AE0"/>
    <w:rsid w:val="00152B05"/>
    <w:rsid w:val="00152B18"/>
    <w:rsid w:val="00152C22"/>
    <w:rsid w:val="00152CF8"/>
    <w:rsid w:val="00152D97"/>
    <w:rsid w:val="00152EAA"/>
    <w:rsid w:val="001530BA"/>
    <w:rsid w:val="0015352F"/>
    <w:rsid w:val="001535F4"/>
    <w:rsid w:val="001535FE"/>
    <w:rsid w:val="00153702"/>
    <w:rsid w:val="001537AA"/>
    <w:rsid w:val="00153C24"/>
    <w:rsid w:val="00153CED"/>
    <w:rsid w:val="00153EE1"/>
    <w:rsid w:val="0015417D"/>
    <w:rsid w:val="00154237"/>
    <w:rsid w:val="00154636"/>
    <w:rsid w:val="00154725"/>
    <w:rsid w:val="0015478F"/>
    <w:rsid w:val="00154832"/>
    <w:rsid w:val="0015484A"/>
    <w:rsid w:val="001549BD"/>
    <w:rsid w:val="00154B18"/>
    <w:rsid w:val="00154BB1"/>
    <w:rsid w:val="00154BBC"/>
    <w:rsid w:val="00154C23"/>
    <w:rsid w:val="00154EDA"/>
    <w:rsid w:val="00155049"/>
    <w:rsid w:val="0015508A"/>
    <w:rsid w:val="00155262"/>
    <w:rsid w:val="0015542A"/>
    <w:rsid w:val="00155B07"/>
    <w:rsid w:val="00155B57"/>
    <w:rsid w:val="00155B5E"/>
    <w:rsid w:val="00155B8E"/>
    <w:rsid w:val="00155C8D"/>
    <w:rsid w:val="00155CF7"/>
    <w:rsid w:val="00155E0F"/>
    <w:rsid w:val="00155F25"/>
    <w:rsid w:val="00156224"/>
    <w:rsid w:val="001564D5"/>
    <w:rsid w:val="00156584"/>
    <w:rsid w:val="001565E6"/>
    <w:rsid w:val="001565F3"/>
    <w:rsid w:val="001566B8"/>
    <w:rsid w:val="001569FA"/>
    <w:rsid w:val="00156B77"/>
    <w:rsid w:val="00156B8F"/>
    <w:rsid w:val="00156BB9"/>
    <w:rsid w:val="00156D01"/>
    <w:rsid w:val="00156D2B"/>
    <w:rsid w:val="001571B8"/>
    <w:rsid w:val="001572A3"/>
    <w:rsid w:val="001572D9"/>
    <w:rsid w:val="001573B8"/>
    <w:rsid w:val="0015752A"/>
    <w:rsid w:val="001577FF"/>
    <w:rsid w:val="00157831"/>
    <w:rsid w:val="0015788B"/>
    <w:rsid w:val="00157B2A"/>
    <w:rsid w:val="00157CF3"/>
    <w:rsid w:val="00157D5D"/>
    <w:rsid w:val="00157EA6"/>
    <w:rsid w:val="0016011D"/>
    <w:rsid w:val="00160149"/>
    <w:rsid w:val="001603DE"/>
    <w:rsid w:val="0016049C"/>
    <w:rsid w:val="00160531"/>
    <w:rsid w:val="00160610"/>
    <w:rsid w:val="00160858"/>
    <w:rsid w:val="00160882"/>
    <w:rsid w:val="0016090A"/>
    <w:rsid w:val="00160A0F"/>
    <w:rsid w:val="00160D8E"/>
    <w:rsid w:val="00160E04"/>
    <w:rsid w:val="00160E9D"/>
    <w:rsid w:val="00160FB0"/>
    <w:rsid w:val="001610E1"/>
    <w:rsid w:val="00161187"/>
    <w:rsid w:val="001611A8"/>
    <w:rsid w:val="001613B9"/>
    <w:rsid w:val="00161663"/>
    <w:rsid w:val="001616DC"/>
    <w:rsid w:val="001616F7"/>
    <w:rsid w:val="00161782"/>
    <w:rsid w:val="001617B0"/>
    <w:rsid w:val="001618A5"/>
    <w:rsid w:val="00161B44"/>
    <w:rsid w:val="00161C16"/>
    <w:rsid w:val="00161CB3"/>
    <w:rsid w:val="0016205A"/>
    <w:rsid w:val="0016231D"/>
    <w:rsid w:val="00162454"/>
    <w:rsid w:val="00162565"/>
    <w:rsid w:val="00162580"/>
    <w:rsid w:val="001626BB"/>
    <w:rsid w:val="00162837"/>
    <w:rsid w:val="00162A63"/>
    <w:rsid w:val="00162CAD"/>
    <w:rsid w:val="00162F1C"/>
    <w:rsid w:val="00162F51"/>
    <w:rsid w:val="00162F9B"/>
    <w:rsid w:val="00162F9E"/>
    <w:rsid w:val="0016300F"/>
    <w:rsid w:val="0016303A"/>
    <w:rsid w:val="0016319A"/>
    <w:rsid w:val="0016320A"/>
    <w:rsid w:val="00163246"/>
    <w:rsid w:val="001632E9"/>
    <w:rsid w:val="001632EA"/>
    <w:rsid w:val="00163517"/>
    <w:rsid w:val="00163824"/>
    <w:rsid w:val="00163A24"/>
    <w:rsid w:val="00163AA3"/>
    <w:rsid w:val="00163B60"/>
    <w:rsid w:val="00163CD3"/>
    <w:rsid w:val="00163DB9"/>
    <w:rsid w:val="00163E83"/>
    <w:rsid w:val="00164512"/>
    <w:rsid w:val="00164788"/>
    <w:rsid w:val="001647C3"/>
    <w:rsid w:val="001647EC"/>
    <w:rsid w:val="0016481E"/>
    <w:rsid w:val="00164827"/>
    <w:rsid w:val="001649B5"/>
    <w:rsid w:val="001649FD"/>
    <w:rsid w:val="00164AA3"/>
    <w:rsid w:val="00164C24"/>
    <w:rsid w:val="00164CBB"/>
    <w:rsid w:val="0016503F"/>
    <w:rsid w:val="001650A5"/>
    <w:rsid w:val="0016531E"/>
    <w:rsid w:val="001654EF"/>
    <w:rsid w:val="00165542"/>
    <w:rsid w:val="001656AF"/>
    <w:rsid w:val="00165787"/>
    <w:rsid w:val="001657C3"/>
    <w:rsid w:val="0016589B"/>
    <w:rsid w:val="001659E4"/>
    <w:rsid w:val="001659F7"/>
    <w:rsid w:val="00165A12"/>
    <w:rsid w:val="00165CEC"/>
    <w:rsid w:val="00165E3E"/>
    <w:rsid w:val="00165EDE"/>
    <w:rsid w:val="00165F23"/>
    <w:rsid w:val="00165F6D"/>
    <w:rsid w:val="00166033"/>
    <w:rsid w:val="0016605A"/>
    <w:rsid w:val="001660FE"/>
    <w:rsid w:val="00166266"/>
    <w:rsid w:val="001662E8"/>
    <w:rsid w:val="00166469"/>
    <w:rsid w:val="001664A7"/>
    <w:rsid w:val="001664E0"/>
    <w:rsid w:val="0016657B"/>
    <w:rsid w:val="001665C0"/>
    <w:rsid w:val="001666D2"/>
    <w:rsid w:val="00166A3C"/>
    <w:rsid w:val="00166B6E"/>
    <w:rsid w:val="00166B73"/>
    <w:rsid w:val="00166F97"/>
    <w:rsid w:val="00167010"/>
    <w:rsid w:val="00167169"/>
    <w:rsid w:val="001674AD"/>
    <w:rsid w:val="00167700"/>
    <w:rsid w:val="0016773B"/>
    <w:rsid w:val="00167740"/>
    <w:rsid w:val="001677CA"/>
    <w:rsid w:val="00167838"/>
    <w:rsid w:val="001678A9"/>
    <w:rsid w:val="00167ACC"/>
    <w:rsid w:val="00167B51"/>
    <w:rsid w:val="00167C82"/>
    <w:rsid w:val="00167D56"/>
    <w:rsid w:val="00167ED0"/>
    <w:rsid w:val="0017009A"/>
    <w:rsid w:val="00170114"/>
    <w:rsid w:val="001701FE"/>
    <w:rsid w:val="0017028F"/>
    <w:rsid w:val="001703AE"/>
    <w:rsid w:val="00170A52"/>
    <w:rsid w:val="00171003"/>
    <w:rsid w:val="001712C0"/>
    <w:rsid w:val="001712CD"/>
    <w:rsid w:val="00171540"/>
    <w:rsid w:val="001715A1"/>
    <w:rsid w:val="001716CA"/>
    <w:rsid w:val="001717F1"/>
    <w:rsid w:val="00171948"/>
    <w:rsid w:val="00171A1F"/>
    <w:rsid w:val="00171AF0"/>
    <w:rsid w:val="00171C3A"/>
    <w:rsid w:val="00171C6F"/>
    <w:rsid w:val="00171EB6"/>
    <w:rsid w:val="00172072"/>
    <w:rsid w:val="0017219B"/>
    <w:rsid w:val="001721E2"/>
    <w:rsid w:val="00172288"/>
    <w:rsid w:val="0017231E"/>
    <w:rsid w:val="0017247C"/>
    <w:rsid w:val="001726AD"/>
    <w:rsid w:val="00172A2D"/>
    <w:rsid w:val="00172A5A"/>
    <w:rsid w:val="00172ABF"/>
    <w:rsid w:val="00172B24"/>
    <w:rsid w:val="00172BC1"/>
    <w:rsid w:val="00172CFC"/>
    <w:rsid w:val="00172E0B"/>
    <w:rsid w:val="00172EDF"/>
    <w:rsid w:val="00172FCF"/>
    <w:rsid w:val="00172FF5"/>
    <w:rsid w:val="00173008"/>
    <w:rsid w:val="001730D8"/>
    <w:rsid w:val="00173198"/>
    <w:rsid w:val="001731DD"/>
    <w:rsid w:val="001731F2"/>
    <w:rsid w:val="001734B0"/>
    <w:rsid w:val="001736DD"/>
    <w:rsid w:val="00173C6B"/>
    <w:rsid w:val="00173CB8"/>
    <w:rsid w:val="00173D18"/>
    <w:rsid w:val="00173E43"/>
    <w:rsid w:val="00173F1D"/>
    <w:rsid w:val="00173F96"/>
    <w:rsid w:val="001741CE"/>
    <w:rsid w:val="00174201"/>
    <w:rsid w:val="0017431A"/>
    <w:rsid w:val="001743CF"/>
    <w:rsid w:val="00174609"/>
    <w:rsid w:val="00174630"/>
    <w:rsid w:val="0017469B"/>
    <w:rsid w:val="001746B7"/>
    <w:rsid w:val="001746CB"/>
    <w:rsid w:val="00174847"/>
    <w:rsid w:val="00174AA2"/>
    <w:rsid w:val="00174B5A"/>
    <w:rsid w:val="00174BE5"/>
    <w:rsid w:val="00174CD3"/>
    <w:rsid w:val="00174D61"/>
    <w:rsid w:val="00174E51"/>
    <w:rsid w:val="00174F99"/>
    <w:rsid w:val="00175422"/>
    <w:rsid w:val="00175441"/>
    <w:rsid w:val="00175632"/>
    <w:rsid w:val="001756AE"/>
    <w:rsid w:val="00175856"/>
    <w:rsid w:val="001758DA"/>
    <w:rsid w:val="0017597A"/>
    <w:rsid w:val="00175A74"/>
    <w:rsid w:val="00175A88"/>
    <w:rsid w:val="00175E9D"/>
    <w:rsid w:val="00176069"/>
    <w:rsid w:val="001760D7"/>
    <w:rsid w:val="00176390"/>
    <w:rsid w:val="001763B6"/>
    <w:rsid w:val="001765CC"/>
    <w:rsid w:val="0017660E"/>
    <w:rsid w:val="00176707"/>
    <w:rsid w:val="001769DD"/>
    <w:rsid w:val="00176E09"/>
    <w:rsid w:val="00176EC5"/>
    <w:rsid w:val="001770D7"/>
    <w:rsid w:val="0017727C"/>
    <w:rsid w:val="00177373"/>
    <w:rsid w:val="001773F1"/>
    <w:rsid w:val="00177633"/>
    <w:rsid w:val="00177642"/>
    <w:rsid w:val="00177668"/>
    <w:rsid w:val="00177767"/>
    <w:rsid w:val="00177779"/>
    <w:rsid w:val="001777ED"/>
    <w:rsid w:val="00177AFB"/>
    <w:rsid w:val="00177D9C"/>
    <w:rsid w:val="00177F23"/>
    <w:rsid w:val="00180089"/>
    <w:rsid w:val="001801A1"/>
    <w:rsid w:val="0018031B"/>
    <w:rsid w:val="00180374"/>
    <w:rsid w:val="00180406"/>
    <w:rsid w:val="00180658"/>
    <w:rsid w:val="0018082E"/>
    <w:rsid w:val="001808D8"/>
    <w:rsid w:val="00180946"/>
    <w:rsid w:val="00180A68"/>
    <w:rsid w:val="00180BAF"/>
    <w:rsid w:val="00180BC8"/>
    <w:rsid w:val="00180CFD"/>
    <w:rsid w:val="00180E6B"/>
    <w:rsid w:val="00180F2B"/>
    <w:rsid w:val="00180F41"/>
    <w:rsid w:val="001810CB"/>
    <w:rsid w:val="001810F0"/>
    <w:rsid w:val="00181117"/>
    <w:rsid w:val="0018121E"/>
    <w:rsid w:val="0018149A"/>
    <w:rsid w:val="00181529"/>
    <w:rsid w:val="00181668"/>
    <w:rsid w:val="0018169F"/>
    <w:rsid w:val="001816A9"/>
    <w:rsid w:val="001817F5"/>
    <w:rsid w:val="00181AAF"/>
    <w:rsid w:val="00181B2B"/>
    <w:rsid w:val="00181B3E"/>
    <w:rsid w:val="00181D37"/>
    <w:rsid w:val="00181E38"/>
    <w:rsid w:val="00181E6E"/>
    <w:rsid w:val="00181FBD"/>
    <w:rsid w:val="00181FE2"/>
    <w:rsid w:val="0018201A"/>
    <w:rsid w:val="00182181"/>
    <w:rsid w:val="00182185"/>
    <w:rsid w:val="001823A6"/>
    <w:rsid w:val="001824DE"/>
    <w:rsid w:val="00182834"/>
    <w:rsid w:val="00182939"/>
    <w:rsid w:val="001829A8"/>
    <w:rsid w:val="00182CA8"/>
    <w:rsid w:val="00182EC7"/>
    <w:rsid w:val="00182ECE"/>
    <w:rsid w:val="00183282"/>
    <w:rsid w:val="0018354C"/>
    <w:rsid w:val="0018359A"/>
    <w:rsid w:val="0018361B"/>
    <w:rsid w:val="0018388E"/>
    <w:rsid w:val="001838BE"/>
    <w:rsid w:val="00183A6E"/>
    <w:rsid w:val="00183AD3"/>
    <w:rsid w:val="00183DF4"/>
    <w:rsid w:val="00183E48"/>
    <w:rsid w:val="00183F8E"/>
    <w:rsid w:val="0018432A"/>
    <w:rsid w:val="00184486"/>
    <w:rsid w:val="0018453C"/>
    <w:rsid w:val="0018468D"/>
    <w:rsid w:val="0018469B"/>
    <w:rsid w:val="001847D5"/>
    <w:rsid w:val="001848B7"/>
    <w:rsid w:val="001849D5"/>
    <w:rsid w:val="00184B6D"/>
    <w:rsid w:val="00185071"/>
    <w:rsid w:val="00185156"/>
    <w:rsid w:val="00185246"/>
    <w:rsid w:val="0018530E"/>
    <w:rsid w:val="001855DA"/>
    <w:rsid w:val="00185657"/>
    <w:rsid w:val="00185713"/>
    <w:rsid w:val="00185839"/>
    <w:rsid w:val="00185BAB"/>
    <w:rsid w:val="00185BB4"/>
    <w:rsid w:val="00185D3C"/>
    <w:rsid w:val="001860F9"/>
    <w:rsid w:val="001861EA"/>
    <w:rsid w:val="001863D3"/>
    <w:rsid w:val="00186498"/>
    <w:rsid w:val="00186892"/>
    <w:rsid w:val="0018691B"/>
    <w:rsid w:val="00186AB7"/>
    <w:rsid w:val="00186AE3"/>
    <w:rsid w:val="00186C15"/>
    <w:rsid w:val="00186D3D"/>
    <w:rsid w:val="00186E80"/>
    <w:rsid w:val="00186F4C"/>
    <w:rsid w:val="0018706A"/>
    <w:rsid w:val="0018726E"/>
    <w:rsid w:val="00187467"/>
    <w:rsid w:val="0018768E"/>
    <w:rsid w:val="001876A4"/>
    <w:rsid w:val="0018794F"/>
    <w:rsid w:val="00187A39"/>
    <w:rsid w:val="00187B2F"/>
    <w:rsid w:val="00187BC5"/>
    <w:rsid w:val="00187D96"/>
    <w:rsid w:val="00187F6D"/>
    <w:rsid w:val="0019022C"/>
    <w:rsid w:val="00190341"/>
    <w:rsid w:val="0019045D"/>
    <w:rsid w:val="00190606"/>
    <w:rsid w:val="00190869"/>
    <w:rsid w:val="001908B0"/>
    <w:rsid w:val="001908B8"/>
    <w:rsid w:val="00190A44"/>
    <w:rsid w:val="00190BB0"/>
    <w:rsid w:val="00190C27"/>
    <w:rsid w:val="00190DE6"/>
    <w:rsid w:val="00190F4D"/>
    <w:rsid w:val="00191682"/>
    <w:rsid w:val="00191732"/>
    <w:rsid w:val="001917C0"/>
    <w:rsid w:val="0019192D"/>
    <w:rsid w:val="00191BFA"/>
    <w:rsid w:val="00191C4B"/>
    <w:rsid w:val="00191C67"/>
    <w:rsid w:val="00191DD1"/>
    <w:rsid w:val="00191E05"/>
    <w:rsid w:val="00191E96"/>
    <w:rsid w:val="0019211B"/>
    <w:rsid w:val="001921F0"/>
    <w:rsid w:val="00192309"/>
    <w:rsid w:val="0019234D"/>
    <w:rsid w:val="001923F7"/>
    <w:rsid w:val="0019254A"/>
    <w:rsid w:val="00192585"/>
    <w:rsid w:val="0019266F"/>
    <w:rsid w:val="0019273D"/>
    <w:rsid w:val="001928D5"/>
    <w:rsid w:val="001928D8"/>
    <w:rsid w:val="00192BEE"/>
    <w:rsid w:val="00192CA4"/>
    <w:rsid w:val="00192F7C"/>
    <w:rsid w:val="00193382"/>
    <w:rsid w:val="001933DE"/>
    <w:rsid w:val="001933EA"/>
    <w:rsid w:val="00193488"/>
    <w:rsid w:val="00193AF8"/>
    <w:rsid w:val="00193BFB"/>
    <w:rsid w:val="00193C44"/>
    <w:rsid w:val="0019409C"/>
    <w:rsid w:val="001940BE"/>
    <w:rsid w:val="00194137"/>
    <w:rsid w:val="001941E2"/>
    <w:rsid w:val="00194202"/>
    <w:rsid w:val="0019442C"/>
    <w:rsid w:val="00194511"/>
    <w:rsid w:val="001947D2"/>
    <w:rsid w:val="0019489A"/>
    <w:rsid w:val="00194956"/>
    <w:rsid w:val="00194A75"/>
    <w:rsid w:val="00194A87"/>
    <w:rsid w:val="00194B8B"/>
    <w:rsid w:val="00194CF1"/>
    <w:rsid w:val="00194F2E"/>
    <w:rsid w:val="00194FAF"/>
    <w:rsid w:val="00195130"/>
    <w:rsid w:val="0019529D"/>
    <w:rsid w:val="0019533E"/>
    <w:rsid w:val="001953B0"/>
    <w:rsid w:val="001955C9"/>
    <w:rsid w:val="00195656"/>
    <w:rsid w:val="00195782"/>
    <w:rsid w:val="001957CF"/>
    <w:rsid w:val="001957E1"/>
    <w:rsid w:val="00195854"/>
    <w:rsid w:val="001958C8"/>
    <w:rsid w:val="001958CC"/>
    <w:rsid w:val="001958DB"/>
    <w:rsid w:val="00195973"/>
    <w:rsid w:val="00195B40"/>
    <w:rsid w:val="00195C1F"/>
    <w:rsid w:val="00195C86"/>
    <w:rsid w:val="00195D28"/>
    <w:rsid w:val="001963F5"/>
    <w:rsid w:val="00196720"/>
    <w:rsid w:val="00196756"/>
    <w:rsid w:val="0019675E"/>
    <w:rsid w:val="001967AE"/>
    <w:rsid w:val="001967B1"/>
    <w:rsid w:val="00196B93"/>
    <w:rsid w:val="00196D23"/>
    <w:rsid w:val="001970C5"/>
    <w:rsid w:val="0019713C"/>
    <w:rsid w:val="00197165"/>
    <w:rsid w:val="0019758D"/>
    <w:rsid w:val="00197622"/>
    <w:rsid w:val="00197747"/>
    <w:rsid w:val="00197816"/>
    <w:rsid w:val="001978F6"/>
    <w:rsid w:val="001978F8"/>
    <w:rsid w:val="00197A1B"/>
    <w:rsid w:val="00197A44"/>
    <w:rsid w:val="00197B20"/>
    <w:rsid w:val="00197B3D"/>
    <w:rsid w:val="00197C1C"/>
    <w:rsid w:val="00197C75"/>
    <w:rsid w:val="00197D0F"/>
    <w:rsid w:val="001A0134"/>
    <w:rsid w:val="001A038D"/>
    <w:rsid w:val="001A0432"/>
    <w:rsid w:val="001A04D7"/>
    <w:rsid w:val="001A052F"/>
    <w:rsid w:val="001A053A"/>
    <w:rsid w:val="001A056C"/>
    <w:rsid w:val="001A0641"/>
    <w:rsid w:val="001A065B"/>
    <w:rsid w:val="001A0711"/>
    <w:rsid w:val="001A0927"/>
    <w:rsid w:val="001A0B82"/>
    <w:rsid w:val="001A0BEE"/>
    <w:rsid w:val="001A0DC3"/>
    <w:rsid w:val="001A0F2B"/>
    <w:rsid w:val="001A1224"/>
    <w:rsid w:val="001A12F1"/>
    <w:rsid w:val="001A1474"/>
    <w:rsid w:val="001A14ED"/>
    <w:rsid w:val="001A1527"/>
    <w:rsid w:val="001A1539"/>
    <w:rsid w:val="001A162B"/>
    <w:rsid w:val="001A1743"/>
    <w:rsid w:val="001A17BA"/>
    <w:rsid w:val="001A18F9"/>
    <w:rsid w:val="001A1E4A"/>
    <w:rsid w:val="001A1E56"/>
    <w:rsid w:val="001A1E76"/>
    <w:rsid w:val="001A1F25"/>
    <w:rsid w:val="001A202B"/>
    <w:rsid w:val="001A209A"/>
    <w:rsid w:val="001A21F2"/>
    <w:rsid w:val="001A2409"/>
    <w:rsid w:val="001A253A"/>
    <w:rsid w:val="001A266B"/>
    <w:rsid w:val="001A267A"/>
    <w:rsid w:val="001A287B"/>
    <w:rsid w:val="001A2A57"/>
    <w:rsid w:val="001A2AC2"/>
    <w:rsid w:val="001A2B0F"/>
    <w:rsid w:val="001A2BB7"/>
    <w:rsid w:val="001A2D94"/>
    <w:rsid w:val="001A2F16"/>
    <w:rsid w:val="001A2FF7"/>
    <w:rsid w:val="001A3198"/>
    <w:rsid w:val="001A3566"/>
    <w:rsid w:val="001A3619"/>
    <w:rsid w:val="001A3700"/>
    <w:rsid w:val="001A39D2"/>
    <w:rsid w:val="001A3BF5"/>
    <w:rsid w:val="001A3C4E"/>
    <w:rsid w:val="001A3CC1"/>
    <w:rsid w:val="001A3E8A"/>
    <w:rsid w:val="001A3F51"/>
    <w:rsid w:val="001A4015"/>
    <w:rsid w:val="001A401E"/>
    <w:rsid w:val="001A4048"/>
    <w:rsid w:val="001A4226"/>
    <w:rsid w:val="001A4431"/>
    <w:rsid w:val="001A445C"/>
    <w:rsid w:val="001A448B"/>
    <w:rsid w:val="001A4BBF"/>
    <w:rsid w:val="001A4D26"/>
    <w:rsid w:val="001A4D59"/>
    <w:rsid w:val="001A4F6C"/>
    <w:rsid w:val="001A50F4"/>
    <w:rsid w:val="001A51DA"/>
    <w:rsid w:val="001A56EC"/>
    <w:rsid w:val="001A5720"/>
    <w:rsid w:val="001A5841"/>
    <w:rsid w:val="001A592E"/>
    <w:rsid w:val="001A59F8"/>
    <w:rsid w:val="001A5D0B"/>
    <w:rsid w:val="001A5DAD"/>
    <w:rsid w:val="001A5E2A"/>
    <w:rsid w:val="001A5F9D"/>
    <w:rsid w:val="001A6082"/>
    <w:rsid w:val="001A608C"/>
    <w:rsid w:val="001A61BB"/>
    <w:rsid w:val="001A62F6"/>
    <w:rsid w:val="001A6370"/>
    <w:rsid w:val="001A64F2"/>
    <w:rsid w:val="001A6721"/>
    <w:rsid w:val="001A67DF"/>
    <w:rsid w:val="001A681E"/>
    <w:rsid w:val="001A68CE"/>
    <w:rsid w:val="001A6C8D"/>
    <w:rsid w:val="001A6CA2"/>
    <w:rsid w:val="001A6DC3"/>
    <w:rsid w:val="001A7122"/>
    <w:rsid w:val="001A713D"/>
    <w:rsid w:val="001A72A8"/>
    <w:rsid w:val="001A735C"/>
    <w:rsid w:val="001A7999"/>
    <w:rsid w:val="001A79D4"/>
    <w:rsid w:val="001A7A94"/>
    <w:rsid w:val="001A7AA1"/>
    <w:rsid w:val="001A7B74"/>
    <w:rsid w:val="001A7CBE"/>
    <w:rsid w:val="001A7D0D"/>
    <w:rsid w:val="001A7D6F"/>
    <w:rsid w:val="001A7DD2"/>
    <w:rsid w:val="001A7EF4"/>
    <w:rsid w:val="001B0146"/>
    <w:rsid w:val="001B01D3"/>
    <w:rsid w:val="001B0288"/>
    <w:rsid w:val="001B0302"/>
    <w:rsid w:val="001B03BF"/>
    <w:rsid w:val="001B0442"/>
    <w:rsid w:val="001B044B"/>
    <w:rsid w:val="001B04D7"/>
    <w:rsid w:val="001B0583"/>
    <w:rsid w:val="001B0632"/>
    <w:rsid w:val="001B07B2"/>
    <w:rsid w:val="001B0D98"/>
    <w:rsid w:val="001B0F01"/>
    <w:rsid w:val="001B0FEB"/>
    <w:rsid w:val="001B10F6"/>
    <w:rsid w:val="001B1116"/>
    <w:rsid w:val="001B121C"/>
    <w:rsid w:val="001B1276"/>
    <w:rsid w:val="001B1345"/>
    <w:rsid w:val="001B1398"/>
    <w:rsid w:val="001B1504"/>
    <w:rsid w:val="001B167A"/>
    <w:rsid w:val="001B1767"/>
    <w:rsid w:val="001B17D0"/>
    <w:rsid w:val="001B1865"/>
    <w:rsid w:val="001B1B3D"/>
    <w:rsid w:val="001B1B61"/>
    <w:rsid w:val="001B1C31"/>
    <w:rsid w:val="001B1C89"/>
    <w:rsid w:val="001B1E2D"/>
    <w:rsid w:val="001B202C"/>
    <w:rsid w:val="001B2192"/>
    <w:rsid w:val="001B21D3"/>
    <w:rsid w:val="001B2310"/>
    <w:rsid w:val="001B2406"/>
    <w:rsid w:val="001B290E"/>
    <w:rsid w:val="001B29C1"/>
    <w:rsid w:val="001B2A82"/>
    <w:rsid w:val="001B2A9F"/>
    <w:rsid w:val="001B2ABA"/>
    <w:rsid w:val="001B2E55"/>
    <w:rsid w:val="001B2EA3"/>
    <w:rsid w:val="001B2FDE"/>
    <w:rsid w:val="001B307A"/>
    <w:rsid w:val="001B321C"/>
    <w:rsid w:val="001B326C"/>
    <w:rsid w:val="001B327F"/>
    <w:rsid w:val="001B3373"/>
    <w:rsid w:val="001B34BF"/>
    <w:rsid w:val="001B3574"/>
    <w:rsid w:val="001B35DA"/>
    <w:rsid w:val="001B367C"/>
    <w:rsid w:val="001B37B6"/>
    <w:rsid w:val="001B38BA"/>
    <w:rsid w:val="001B38E7"/>
    <w:rsid w:val="001B3987"/>
    <w:rsid w:val="001B3B65"/>
    <w:rsid w:val="001B3E8D"/>
    <w:rsid w:val="001B3EB5"/>
    <w:rsid w:val="001B3F2D"/>
    <w:rsid w:val="001B42F1"/>
    <w:rsid w:val="001B43BF"/>
    <w:rsid w:val="001B4514"/>
    <w:rsid w:val="001B47E4"/>
    <w:rsid w:val="001B48E7"/>
    <w:rsid w:val="001B4925"/>
    <w:rsid w:val="001B4ABD"/>
    <w:rsid w:val="001B4C72"/>
    <w:rsid w:val="001B4FAC"/>
    <w:rsid w:val="001B50C0"/>
    <w:rsid w:val="001B5332"/>
    <w:rsid w:val="001B53AD"/>
    <w:rsid w:val="001B53AF"/>
    <w:rsid w:val="001B5532"/>
    <w:rsid w:val="001B5688"/>
    <w:rsid w:val="001B5724"/>
    <w:rsid w:val="001B576B"/>
    <w:rsid w:val="001B580F"/>
    <w:rsid w:val="001B5A31"/>
    <w:rsid w:val="001B5C20"/>
    <w:rsid w:val="001B5E9A"/>
    <w:rsid w:val="001B5ED1"/>
    <w:rsid w:val="001B64D6"/>
    <w:rsid w:val="001B66B2"/>
    <w:rsid w:val="001B686E"/>
    <w:rsid w:val="001B6E49"/>
    <w:rsid w:val="001B6ED3"/>
    <w:rsid w:val="001B727B"/>
    <w:rsid w:val="001B78CF"/>
    <w:rsid w:val="001B7BF2"/>
    <w:rsid w:val="001B7DE2"/>
    <w:rsid w:val="001B7DFE"/>
    <w:rsid w:val="001B7E72"/>
    <w:rsid w:val="001C0131"/>
    <w:rsid w:val="001C04F7"/>
    <w:rsid w:val="001C053D"/>
    <w:rsid w:val="001C0791"/>
    <w:rsid w:val="001C0885"/>
    <w:rsid w:val="001C0914"/>
    <w:rsid w:val="001C0B12"/>
    <w:rsid w:val="001C0E18"/>
    <w:rsid w:val="001C0FE6"/>
    <w:rsid w:val="001C118A"/>
    <w:rsid w:val="001C133A"/>
    <w:rsid w:val="001C1405"/>
    <w:rsid w:val="001C15B4"/>
    <w:rsid w:val="001C181E"/>
    <w:rsid w:val="001C1A67"/>
    <w:rsid w:val="001C1A9B"/>
    <w:rsid w:val="001C1D51"/>
    <w:rsid w:val="001C208A"/>
    <w:rsid w:val="001C2378"/>
    <w:rsid w:val="001C2556"/>
    <w:rsid w:val="001C262A"/>
    <w:rsid w:val="001C2A1D"/>
    <w:rsid w:val="001C2CCA"/>
    <w:rsid w:val="001C2D9C"/>
    <w:rsid w:val="001C2E7B"/>
    <w:rsid w:val="001C3059"/>
    <w:rsid w:val="001C314D"/>
    <w:rsid w:val="001C32BA"/>
    <w:rsid w:val="001C340D"/>
    <w:rsid w:val="001C3432"/>
    <w:rsid w:val="001C3542"/>
    <w:rsid w:val="001C3555"/>
    <w:rsid w:val="001C3575"/>
    <w:rsid w:val="001C390E"/>
    <w:rsid w:val="001C3A06"/>
    <w:rsid w:val="001C3B1F"/>
    <w:rsid w:val="001C3C9A"/>
    <w:rsid w:val="001C3E36"/>
    <w:rsid w:val="001C400F"/>
    <w:rsid w:val="001C4240"/>
    <w:rsid w:val="001C43AF"/>
    <w:rsid w:val="001C442A"/>
    <w:rsid w:val="001C443B"/>
    <w:rsid w:val="001C4660"/>
    <w:rsid w:val="001C46F9"/>
    <w:rsid w:val="001C4762"/>
    <w:rsid w:val="001C4791"/>
    <w:rsid w:val="001C47D1"/>
    <w:rsid w:val="001C4A65"/>
    <w:rsid w:val="001C4BAF"/>
    <w:rsid w:val="001C4C48"/>
    <w:rsid w:val="001C4F29"/>
    <w:rsid w:val="001C513C"/>
    <w:rsid w:val="001C51A8"/>
    <w:rsid w:val="001C52FB"/>
    <w:rsid w:val="001C5491"/>
    <w:rsid w:val="001C54B1"/>
    <w:rsid w:val="001C54E3"/>
    <w:rsid w:val="001C54E8"/>
    <w:rsid w:val="001C555A"/>
    <w:rsid w:val="001C56E0"/>
    <w:rsid w:val="001C5869"/>
    <w:rsid w:val="001C59F9"/>
    <w:rsid w:val="001C5A4B"/>
    <w:rsid w:val="001C5BAA"/>
    <w:rsid w:val="001C5BFB"/>
    <w:rsid w:val="001C5C35"/>
    <w:rsid w:val="001C5D41"/>
    <w:rsid w:val="001C5D9C"/>
    <w:rsid w:val="001C5ED3"/>
    <w:rsid w:val="001C5F6C"/>
    <w:rsid w:val="001C5FFA"/>
    <w:rsid w:val="001C6071"/>
    <w:rsid w:val="001C6507"/>
    <w:rsid w:val="001C6569"/>
    <w:rsid w:val="001C65EE"/>
    <w:rsid w:val="001C673B"/>
    <w:rsid w:val="001C6795"/>
    <w:rsid w:val="001C67AE"/>
    <w:rsid w:val="001C67C6"/>
    <w:rsid w:val="001C69C9"/>
    <w:rsid w:val="001C6A43"/>
    <w:rsid w:val="001C6BF2"/>
    <w:rsid w:val="001C6C03"/>
    <w:rsid w:val="001C6CF4"/>
    <w:rsid w:val="001C6D0A"/>
    <w:rsid w:val="001C6E93"/>
    <w:rsid w:val="001C705F"/>
    <w:rsid w:val="001C7537"/>
    <w:rsid w:val="001C784E"/>
    <w:rsid w:val="001C7C24"/>
    <w:rsid w:val="001C7E48"/>
    <w:rsid w:val="001C7F68"/>
    <w:rsid w:val="001C7F76"/>
    <w:rsid w:val="001D00CE"/>
    <w:rsid w:val="001D0316"/>
    <w:rsid w:val="001D039D"/>
    <w:rsid w:val="001D047D"/>
    <w:rsid w:val="001D05F9"/>
    <w:rsid w:val="001D095D"/>
    <w:rsid w:val="001D0AD2"/>
    <w:rsid w:val="001D0BEC"/>
    <w:rsid w:val="001D0C57"/>
    <w:rsid w:val="001D0D45"/>
    <w:rsid w:val="001D0D5B"/>
    <w:rsid w:val="001D0F32"/>
    <w:rsid w:val="001D13D3"/>
    <w:rsid w:val="001D1510"/>
    <w:rsid w:val="001D153A"/>
    <w:rsid w:val="001D15B9"/>
    <w:rsid w:val="001D15E8"/>
    <w:rsid w:val="001D1693"/>
    <w:rsid w:val="001D16F3"/>
    <w:rsid w:val="001D1B37"/>
    <w:rsid w:val="001D1BE9"/>
    <w:rsid w:val="001D1C93"/>
    <w:rsid w:val="001D1D9D"/>
    <w:rsid w:val="001D1E86"/>
    <w:rsid w:val="001D1FDD"/>
    <w:rsid w:val="001D21CE"/>
    <w:rsid w:val="001D250F"/>
    <w:rsid w:val="001D2672"/>
    <w:rsid w:val="001D2AC8"/>
    <w:rsid w:val="001D2BCE"/>
    <w:rsid w:val="001D2BDF"/>
    <w:rsid w:val="001D2C05"/>
    <w:rsid w:val="001D2C8E"/>
    <w:rsid w:val="001D2D34"/>
    <w:rsid w:val="001D2E17"/>
    <w:rsid w:val="001D3018"/>
    <w:rsid w:val="001D3033"/>
    <w:rsid w:val="001D3127"/>
    <w:rsid w:val="001D3134"/>
    <w:rsid w:val="001D324D"/>
    <w:rsid w:val="001D34CA"/>
    <w:rsid w:val="001D378E"/>
    <w:rsid w:val="001D38CD"/>
    <w:rsid w:val="001D39EF"/>
    <w:rsid w:val="001D3AA8"/>
    <w:rsid w:val="001D3BEC"/>
    <w:rsid w:val="001D3CDB"/>
    <w:rsid w:val="001D3F2C"/>
    <w:rsid w:val="001D4324"/>
    <w:rsid w:val="001D4524"/>
    <w:rsid w:val="001D470D"/>
    <w:rsid w:val="001D4718"/>
    <w:rsid w:val="001D47EE"/>
    <w:rsid w:val="001D4848"/>
    <w:rsid w:val="001D492A"/>
    <w:rsid w:val="001D49E9"/>
    <w:rsid w:val="001D4B43"/>
    <w:rsid w:val="001D4BFE"/>
    <w:rsid w:val="001D4CEE"/>
    <w:rsid w:val="001D4D17"/>
    <w:rsid w:val="001D4F48"/>
    <w:rsid w:val="001D5436"/>
    <w:rsid w:val="001D55B2"/>
    <w:rsid w:val="001D56C9"/>
    <w:rsid w:val="001D5720"/>
    <w:rsid w:val="001D5761"/>
    <w:rsid w:val="001D5782"/>
    <w:rsid w:val="001D581D"/>
    <w:rsid w:val="001D5891"/>
    <w:rsid w:val="001D5A75"/>
    <w:rsid w:val="001D5A7C"/>
    <w:rsid w:val="001D5AF0"/>
    <w:rsid w:val="001D5C9D"/>
    <w:rsid w:val="001D5D7D"/>
    <w:rsid w:val="001D5E5C"/>
    <w:rsid w:val="001D5EA6"/>
    <w:rsid w:val="001D6031"/>
    <w:rsid w:val="001D6164"/>
    <w:rsid w:val="001D62A4"/>
    <w:rsid w:val="001D6463"/>
    <w:rsid w:val="001D649B"/>
    <w:rsid w:val="001D651C"/>
    <w:rsid w:val="001D65BD"/>
    <w:rsid w:val="001D662A"/>
    <w:rsid w:val="001D6688"/>
    <w:rsid w:val="001D6720"/>
    <w:rsid w:val="001D6915"/>
    <w:rsid w:val="001D6D98"/>
    <w:rsid w:val="001D6E2C"/>
    <w:rsid w:val="001D6EA3"/>
    <w:rsid w:val="001D6F55"/>
    <w:rsid w:val="001D745B"/>
    <w:rsid w:val="001D74C9"/>
    <w:rsid w:val="001D7667"/>
    <w:rsid w:val="001D76C7"/>
    <w:rsid w:val="001D770D"/>
    <w:rsid w:val="001D78DB"/>
    <w:rsid w:val="001D78DC"/>
    <w:rsid w:val="001D790C"/>
    <w:rsid w:val="001D7974"/>
    <w:rsid w:val="001D7983"/>
    <w:rsid w:val="001D7BB8"/>
    <w:rsid w:val="001D7F1B"/>
    <w:rsid w:val="001E0067"/>
    <w:rsid w:val="001E0647"/>
    <w:rsid w:val="001E078B"/>
    <w:rsid w:val="001E0828"/>
    <w:rsid w:val="001E0B22"/>
    <w:rsid w:val="001E0B33"/>
    <w:rsid w:val="001E0C0D"/>
    <w:rsid w:val="001E0F6B"/>
    <w:rsid w:val="001E11F7"/>
    <w:rsid w:val="001E1538"/>
    <w:rsid w:val="001E153E"/>
    <w:rsid w:val="001E1562"/>
    <w:rsid w:val="001E15BD"/>
    <w:rsid w:val="001E16CF"/>
    <w:rsid w:val="001E1709"/>
    <w:rsid w:val="001E170F"/>
    <w:rsid w:val="001E173F"/>
    <w:rsid w:val="001E17A8"/>
    <w:rsid w:val="001E1803"/>
    <w:rsid w:val="001E1C47"/>
    <w:rsid w:val="001E1C6A"/>
    <w:rsid w:val="001E1F4E"/>
    <w:rsid w:val="001E1F87"/>
    <w:rsid w:val="001E20D3"/>
    <w:rsid w:val="001E233F"/>
    <w:rsid w:val="001E254E"/>
    <w:rsid w:val="001E2666"/>
    <w:rsid w:val="001E26BE"/>
    <w:rsid w:val="001E2811"/>
    <w:rsid w:val="001E2B72"/>
    <w:rsid w:val="001E2BF9"/>
    <w:rsid w:val="001E2C4F"/>
    <w:rsid w:val="001E2CB2"/>
    <w:rsid w:val="001E2F46"/>
    <w:rsid w:val="001E307B"/>
    <w:rsid w:val="001E3330"/>
    <w:rsid w:val="001E333E"/>
    <w:rsid w:val="001E3399"/>
    <w:rsid w:val="001E34E1"/>
    <w:rsid w:val="001E35B7"/>
    <w:rsid w:val="001E35C0"/>
    <w:rsid w:val="001E378A"/>
    <w:rsid w:val="001E37F0"/>
    <w:rsid w:val="001E3971"/>
    <w:rsid w:val="001E3B7B"/>
    <w:rsid w:val="001E3CB3"/>
    <w:rsid w:val="001E3CCC"/>
    <w:rsid w:val="001E3F1A"/>
    <w:rsid w:val="001E3F7F"/>
    <w:rsid w:val="001E400E"/>
    <w:rsid w:val="001E405D"/>
    <w:rsid w:val="001E419E"/>
    <w:rsid w:val="001E4524"/>
    <w:rsid w:val="001E4852"/>
    <w:rsid w:val="001E48B3"/>
    <w:rsid w:val="001E4BDF"/>
    <w:rsid w:val="001E4E41"/>
    <w:rsid w:val="001E4E81"/>
    <w:rsid w:val="001E5136"/>
    <w:rsid w:val="001E522A"/>
    <w:rsid w:val="001E56F1"/>
    <w:rsid w:val="001E58B8"/>
    <w:rsid w:val="001E5A54"/>
    <w:rsid w:val="001E5DB3"/>
    <w:rsid w:val="001E5F26"/>
    <w:rsid w:val="001E5FE7"/>
    <w:rsid w:val="001E6134"/>
    <w:rsid w:val="001E6157"/>
    <w:rsid w:val="001E6347"/>
    <w:rsid w:val="001E6666"/>
    <w:rsid w:val="001E6853"/>
    <w:rsid w:val="001E68EB"/>
    <w:rsid w:val="001E6AE5"/>
    <w:rsid w:val="001E6AEA"/>
    <w:rsid w:val="001E6B81"/>
    <w:rsid w:val="001E6D13"/>
    <w:rsid w:val="001E6D16"/>
    <w:rsid w:val="001E6E62"/>
    <w:rsid w:val="001E70C0"/>
    <w:rsid w:val="001E70CE"/>
    <w:rsid w:val="001E714A"/>
    <w:rsid w:val="001E72AF"/>
    <w:rsid w:val="001E7316"/>
    <w:rsid w:val="001E7793"/>
    <w:rsid w:val="001E7AE6"/>
    <w:rsid w:val="001E7C26"/>
    <w:rsid w:val="001E7C9C"/>
    <w:rsid w:val="001F0261"/>
    <w:rsid w:val="001F0537"/>
    <w:rsid w:val="001F07F0"/>
    <w:rsid w:val="001F090C"/>
    <w:rsid w:val="001F0BF6"/>
    <w:rsid w:val="001F0C50"/>
    <w:rsid w:val="001F0C70"/>
    <w:rsid w:val="001F0D2C"/>
    <w:rsid w:val="001F0F2F"/>
    <w:rsid w:val="001F0FB8"/>
    <w:rsid w:val="001F1023"/>
    <w:rsid w:val="001F1293"/>
    <w:rsid w:val="001F163D"/>
    <w:rsid w:val="001F1762"/>
    <w:rsid w:val="001F17AC"/>
    <w:rsid w:val="001F17F4"/>
    <w:rsid w:val="001F1848"/>
    <w:rsid w:val="001F18DA"/>
    <w:rsid w:val="001F195C"/>
    <w:rsid w:val="001F1A6E"/>
    <w:rsid w:val="001F1ACE"/>
    <w:rsid w:val="001F1B8E"/>
    <w:rsid w:val="001F1B93"/>
    <w:rsid w:val="001F1BB0"/>
    <w:rsid w:val="001F2006"/>
    <w:rsid w:val="001F2242"/>
    <w:rsid w:val="001F26AC"/>
    <w:rsid w:val="001F2762"/>
    <w:rsid w:val="001F2A82"/>
    <w:rsid w:val="001F2BC8"/>
    <w:rsid w:val="001F2C51"/>
    <w:rsid w:val="001F2DB8"/>
    <w:rsid w:val="001F2F1E"/>
    <w:rsid w:val="001F2FC2"/>
    <w:rsid w:val="001F2FDA"/>
    <w:rsid w:val="001F3070"/>
    <w:rsid w:val="001F3124"/>
    <w:rsid w:val="001F31E0"/>
    <w:rsid w:val="001F3329"/>
    <w:rsid w:val="001F33E6"/>
    <w:rsid w:val="001F348D"/>
    <w:rsid w:val="001F349C"/>
    <w:rsid w:val="001F34E9"/>
    <w:rsid w:val="001F3515"/>
    <w:rsid w:val="001F355F"/>
    <w:rsid w:val="001F3796"/>
    <w:rsid w:val="001F37CA"/>
    <w:rsid w:val="001F3820"/>
    <w:rsid w:val="001F382F"/>
    <w:rsid w:val="001F384D"/>
    <w:rsid w:val="001F39D4"/>
    <w:rsid w:val="001F3AFE"/>
    <w:rsid w:val="001F3BD5"/>
    <w:rsid w:val="001F3C3E"/>
    <w:rsid w:val="001F3DA9"/>
    <w:rsid w:val="001F4379"/>
    <w:rsid w:val="001F43BC"/>
    <w:rsid w:val="001F4739"/>
    <w:rsid w:val="001F4943"/>
    <w:rsid w:val="001F4947"/>
    <w:rsid w:val="001F496C"/>
    <w:rsid w:val="001F49FB"/>
    <w:rsid w:val="001F4C44"/>
    <w:rsid w:val="001F4CF0"/>
    <w:rsid w:val="001F4E70"/>
    <w:rsid w:val="001F5153"/>
    <w:rsid w:val="001F5256"/>
    <w:rsid w:val="001F5449"/>
    <w:rsid w:val="001F54DE"/>
    <w:rsid w:val="001F5608"/>
    <w:rsid w:val="001F56C0"/>
    <w:rsid w:val="001F5783"/>
    <w:rsid w:val="001F58A3"/>
    <w:rsid w:val="001F59A0"/>
    <w:rsid w:val="001F5A64"/>
    <w:rsid w:val="001F5C79"/>
    <w:rsid w:val="001F5D88"/>
    <w:rsid w:val="001F5E51"/>
    <w:rsid w:val="001F60F4"/>
    <w:rsid w:val="001F6123"/>
    <w:rsid w:val="001F6729"/>
    <w:rsid w:val="001F6748"/>
    <w:rsid w:val="001F6785"/>
    <w:rsid w:val="001F682B"/>
    <w:rsid w:val="001F684C"/>
    <w:rsid w:val="001F6921"/>
    <w:rsid w:val="001F69FA"/>
    <w:rsid w:val="001F6B38"/>
    <w:rsid w:val="001F6C8A"/>
    <w:rsid w:val="001F6CA1"/>
    <w:rsid w:val="001F6D60"/>
    <w:rsid w:val="001F6EC1"/>
    <w:rsid w:val="001F6F81"/>
    <w:rsid w:val="001F7053"/>
    <w:rsid w:val="001F71C1"/>
    <w:rsid w:val="001F764F"/>
    <w:rsid w:val="001F77FF"/>
    <w:rsid w:val="001F79F9"/>
    <w:rsid w:val="001F7E9F"/>
    <w:rsid w:val="00200370"/>
    <w:rsid w:val="002004D2"/>
    <w:rsid w:val="00200610"/>
    <w:rsid w:val="0020062C"/>
    <w:rsid w:val="0020079B"/>
    <w:rsid w:val="0020094B"/>
    <w:rsid w:val="00200AAD"/>
    <w:rsid w:val="002011B9"/>
    <w:rsid w:val="002011F1"/>
    <w:rsid w:val="00201230"/>
    <w:rsid w:val="00201385"/>
    <w:rsid w:val="0020141E"/>
    <w:rsid w:val="0020159A"/>
    <w:rsid w:val="002018A5"/>
    <w:rsid w:val="00201A7E"/>
    <w:rsid w:val="00201AE1"/>
    <w:rsid w:val="00201BD9"/>
    <w:rsid w:val="00201CC5"/>
    <w:rsid w:val="00201D30"/>
    <w:rsid w:val="00201FE3"/>
    <w:rsid w:val="002021F3"/>
    <w:rsid w:val="00202846"/>
    <w:rsid w:val="00202BCE"/>
    <w:rsid w:val="00202C94"/>
    <w:rsid w:val="00202F2F"/>
    <w:rsid w:val="002030B2"/>
    <w:rsid w:val="002031DD"/>
    <w:rsid w:val="00203271"/>
    <w:rsid w:val="002032B6"/>
    <w:rsid w:val="002034CB"/>
    <w:rsid w:val="002036E9"/>
    <w:rsid w:val="0020388B"/>
    <w:rsid w:val="00203C1C"/>
    <w:rsid w:val="00203CF7"/>
    <w:rsid w:val="00203E12"/>
    <w:rsid w:val="00203E6B"/>
    <w:rsid w:val="00203EC4"/>
    <w:rsid w:val="002040B8"/>
    <w:rsid w:val="002040CD"/>
    <w:rsid w:val="0020418C"/>
    <w:rsid w:val="00204236"/>
    <w:rsid w:val="002042E1"/>
    <w:rsid w:val="00204365"/>
    <w:rsid w:val="00204579"/>
    <w:rsid w:val="002045AF"/>
    <w:rsid w:val="00204632"/>
    <w:rsid w:val="002046EF"/>
    <w:rsid w:val="00204A59"/>
    <w:rsid w:val="00204BF9"/>
    <w:rsid w:val="00204D08"/>
    <w:rsid w:val="00205034"/>
    <w:rsid w:val="00205409"/>
    <w:rsid w:val="00205558"/>
    <w:rsid w:val="00205787"/>
    <w:rsid w:val="002057E5"/>
    <w:rsid w:val="002059E2"/>
    <w:rsid w:val="002059E4"/>
    <w:rsid w:val="00205A14"/>
    <w:rsid w:val="00205BC1"/>
    <w:rsid w:val="00205BCB"/>
    <w:rsid w:val="00205D7C"/>
    <w:rsid w:val="00205E02"/>
    <w:rsid w:val="00205F1F"/>
    <w:rsid w:val="0020623F"/>
    <w:rsid w:val="0020650E"/>
    <w:rsid w:val="002067E6"/>
    <w:rsid w:val="0020687C"/>
    <w:rsid w:val="00206940"/>
    <w:rsid w:val="0020698C"/>
    <w:rsid w:val="00206A0E"/>
    <w:rsid w:val="00206AA8"/>
    <w:rsid w:val="00206FD7"/>
    <w:rsid w:val="002071A1"/>
    <w:rsid w:val="00207438"/>
    <w:rsid w:val="00207997"/>
    <w:rsid w:val="00207F9F"/>
    <w:rsid w:val="002100AC"/>
    <w:rsid w:val="002101B7"/>
    <w:rsid w:val="00210246"/>
    <w:rsid w:val="00210510"/>
    <w:rsid w:val="00210533"/>
    <w:rsid w:val="00210552"/>
    <w:rsid w:val="00210A29"/>
    <w:rsid w:val="00210B92"/>
    <w:rsid w:val="00210C1B"/>
    <w:rsid w:val="00210C79"/>
    <w:rsid w:val="00210FCF"/>
    <w:rsid w:val="00211049"/>
    <w:rsid w:val="002110A5"/>
    <w:rsid w:val="00211115"/>
    <w:rsid w:val="0021119D"/>
    <w:rsid w:val="00211236"/>
    <w:rsid w:val="002112E5"/>
    <w:rsid w:val="00211513"/>
    <w:rsid w:val="002115B1"/>
    <w:rsid w:val="002116D5"/>
    <w:rsid w:val="002116F9"/>
    <w:rsid w:val="002117F7"/>
    <w:rsid w:val="00211AFC"/>
    <w:rsid w:val="00211DAF"/>
    <w:rsid w:val="00211DDC"/>
    <w:rsid w:val="00211FE6"/>
    <w:rsid w:val="0021212A"/>
    <w:rsid w:val="0021232A"/>
    <w:rsid w:val="00212425"/>
    <w:rsid w:val="002126E3"/>
    <w:rsid w:val="002126FC"/>
    <w:rsid w:val="0021273A"/>
    <w:rsid w:val="0021281C"/>
    <w:rsid w:val="002130AD"/>
    <w:rsid w:val="0021310B"/>
    <w:rsid w:val="0021313A"/>
    <w:rsid w:val="0021323F"/>
    <w:rsid w:val="0021342E"/>
    <w:rsid w:val="00213784"/>
    <w:rsid w:val="00213837"/>
    <w:rsid w:val="002138B7"/>
    <w:rsid w:val="00213B39"/>
    <w:rsid w:val="00213E0C"/>
    <w:rsid w:val="00213FC6"/>
    <w:rsid w:val="00214623"/>
    <w:rsid w:val="00214739"/>
    <w:rsid w:val="002147BA"/>
    <w:rsid w:val="002148ED"/>
    <w:rsid w:val="00214A4A"/>
    <w:rsid w:val="00214AE0"/>
    <w:rsid w:val="00214BA6"/>
    <w:rsid w:val="00214CCB"/>
    <w:rsid w:val="00214E1D"/>
    <w:rsid w:val="00214F00"/>
    <w:rsid w:val="0021503E"/>
    <w:rsid w:val="002150FF"/>
    <w:rsid w:val="0021516F"/>
    <w:rsid w:val="002151A6"/>
    <w:rsid w:val="002152CC"/>
    <w:rsid w:val="0021584D"/>
    <w:rsid w:val="002159EF"/>
    <w:rsid w:val="00215E5A"/>
    <w:rsid w:val="00215FAD"/>
    <w:rsid w:val="00216052"/>
    <w:rsid w:val="00216107"/>
    <w:rsid w:val="002161CB"/>
    <w:rsid w:val="002161F8"/>
    <w:rsid w:val="0021654C"/>
    <w:rsid w:val="002167CA"/>
    <w:rsid w:val="00216871"/>
    <w:rsid w:val="00216873"/>
    <w:rsid w:val="00216AB1"/>
    <w:rsid w:val="00216B11"/>
    <w:rsid w:val="00216B89"/>
    <w:rsid w:val="00216CA1"/>
    <w:rsid w:val="00216D44"/>
    <w:rsid w:val="00216DE7"/>
    <w:rsid w:val="00216EAB"/>
    <w:rsid w:val="0021713C"/>
    <w:rsid w:val="002171CC"/>
    <w:rsid w:val="00217228"/>
    <w:rsid w:val="00217263"/>
    <w:rsid w:val="002178A7"/>
    <w:rsid w:val="00217E2D"/>
    <w:rsid w:val="00217EF4"/>
    <w:rsid w:val="00217F2B"/>
    <w:rsid w:val="00220308"/>
    <w:rsid w:val="002205AC"/>
    <w:rsid w:val="00220732"/>
    <w:rsid w:val="00220A1F"/>
    <w:rsid w:val="00220B35"/>
    <w:rsid w:val="00220B90"/>
    <w:rsid w:val="00220BFA"/>
    <w:rsid w:val="00220C2B"/>
    <w:rsid w:val="00220DA2"/>
    <w:rsid w:val="00220E21"/>
    <w:rsid w:val="00220E66"/>
    <w:rsid w:val="002210A8"/>
    <w:rsid w:val="002210EA"/>
    <w:rsid w:val="00221337"/>
    <w:rsid w:val="002213E4"/>
    <w:rsid w:val="002213EA"/>
    <w:rsid w:val="002219FD"/>
    <w:rsid w:val="00221AFA"/>
    <w:rsid w:val="00221E30"/>
    <w:rsid w:val="002222BF"/>
    <w:rsid w:val="0022238A"/>
    <w:rsid w:val="002223A6"/>
    <w:rsid w:val="0022245C"/>
    <w:rsid w:val="00222493"/>
    <w:rsid w:val="0022256C"/>
    <w:rsid w:val="00222817"/>
    <w:rsid w:val="002229E3"/>
    <w:rsid w:val="00222B4B"/>
    <w:rsid w:val="00222D99"/>
    <w:rsid w:val="0022318A"/>
    <w:rsid w:val="002232A5"/>
    <w:rsid w:val="0022331D"/>
    <w:rsid w:val="00223507"/>
    <w:rsid w:val="002235BD"/>
    <w:rsid w:val="002238D4"/>
    <w:rsid w:val="00223961"/>
    <w:rsid w:val="002239CD"/>
    <w:rsid w:val="002239DC"/>
    <w:rsid w:val="00223C94"/>
    <w:rsid w:val="00223D89"/>
    <w:rsid w:val="00223E8C"/>
    <w:rsid w:val="00224042"/>
    <w:rsid w:val="00224046"/>
    <w:rsid w:val="002240C0"/>
    <w:rsid w:val="002240EA"/>
    <w:rsid w:val="00224133"/>
    <w:rsid w:val="002241B4"/>
    <w:rsid w:val="0022432C"/>
    <w:rsid w:val="00224354"/>
    <w:rsid w:val="00224367"/>
    <w:rsid w:val="00224472"/>
    <w:rsid w:val="00224474"/>
    <w:rsid w:val="00224562"/>
    <w:rsid w:val="00224894"/>
    <w:rsid w:val="00224923"/>
    <w:rsid w:val="00224C9E"/>
    <w:rsid w:val="00224CE5"/>
    <w:rsid w:val="00224E28"/>
    <w:rsid w:val="00224F8A"/>
    <w:rsid w:val="002252D7"/>
    <w:rsid w:val="0022549B"/>
    <w:rsid w:val="002256A9"/>
    <w:rsid w:val="002256D2"/>
    <w:rsid w:val="00225A0A"/>
    <w:rsid w:val="00225B3F"/>
    <w:rsid w:val="00225B81"/>
    <w:rsid w:val="00225FBD"/>
    <w:rsid w:val="00226616"/>
    <w:rsid w:val="002269CE"/>
    <w:rsid w:val="00226AFC"/>
    <w:rsid w:val="00226B55"/>
    <w:rsid w:val="00226D48"/>
    <w:rsid w:val="00226DB4"/>
    <w:rsid w:val="00226DB7"/>
    <w:rsid w:val="00226DF5"/>
    <w:rsid w:val="00226E07"/>
    <w:rsid w:val="00227022"/>
    <w:rsid w:val="002273F4"/>
    <w:rsid w:val="00227446"/>
    <w:rsid w:val="002274A8"/>
    <w:rsid w:val="00227626"/>
    <w:rsid w:val="00227800"/>
    <w:rsid w:val="002278E0"/>
    <w:rsid w:val="00227D91"/>
    <w:rsid w:val="00230149"/>
    <w:rsid w:val="002302C7"/>
    <w:rsid w:val="0023048C"/>
    <w:rsid w:val="002305EA"/>
    <w:rsid w:val="0023094B"/>
    <w:rsid w:val="00230954"/>
    <w:rsid w:val="00230ABC"/>
    <w:rsid w:val="00231335"/>
    <w:rsid w:val="002313F1"/>
    <w:rsid w:val="00231419"/>
    <w:rsid w:val="00231492"/>
    <w:rsid w:val="0023165F"/>
    <w:rsid w:val="002317CC"/>
    <w:rsid w:val="00231905"/>
    <w:rsid w:val="00231985"/>
    <w:rsid w:val="00231A9E"/>
    <w:rsid w:val="00231AD4"/>
    <w:rsid w:val="00231C3F"/>
    <w:rsid w:val="00231D42"/>
    <w:rsid w:val="00231DDC"/>
    <w:rsid w:val="00231E2A"/>
    <w:rsid w:val="00231E51"/>
    <w:rsid w:val="00231F56"/>
    <w:rsid w:val="00231FFF"/>
    <w:rsid w:val="002320D8"/>
    <w:rsid w:val="002321E5"/>
    <w:rsid w:val="002322FE"/>
    <w:rsid w:val="00232639"/>
    <w:rsid w:val="00232734"/>
    <w:rsid w:val="00232B0A"/>
    <w:rsid w:val="00232BAC"/>
    <w:rsid w:val="00232ECE"/>
    <w:rsid w:val="00232F12"/>
    <w:rsid w:val="00232F81"/>
    <w:rsid w:val="00233115"/>
    <w:rsid w:val="00233138"/>
    <w:rsid w:val="00233210"/>
    <w:rsid w:val="0023326D"/>
    <w:rsid w:val="002332A7"/>
    <w:rsid w:val="00233455"/>
    <w:rsid w:val="002335C8"/>
    <w:rsid w:val="002335ED"/>
    <w:rsid w:val="002337F5"/>
    <w:rsid w:val="00233CF3"/>
    <w:rsid w:val="00233D43"/>
    <w:rsid w:val="00233D9D"/>
    <w:rsid w:val="00233DE1"/>
    <w:rsid w:val="00234215"/>
    <w:rsid w:val="00234611"/>
    <w:rsid w:val="00234627"/>
    <w:rsid w:val="00234693"/>
    <w:rsid w:val="002347C2"/>
    <w:rsid w:val="00234810"/>
    <w:rsid w:val="00234940"/>
    <w:rsid w:val="00234988"/>
    <w:rsid w:val="00234ABE"/>
    <w:rsid w:val="00234BC4"/>
    <w:rsid w:val="00234D55"/>
    <w:rsid w:val="00234D57"/>
    <w:rsid w:val="00234E2F"/>
    <w:rsid w:val="00234F40"/>
    <w:rsid w:val="0023503E"/>
    <w:rsid w:val="00235459"/>
    <w:rsid w:val="00235532"/>
    <w:rsid w:val="00235A1D"/>
    <w:rsid w:val="00235A7C"/>
    <w:rsid w:val="00235B41"/>
    <w:rsid w:val="00235CEC"/>
    <w:rsid w:val="00235D5C"/>
    <w:rsid w:val="00236027"/>
    <w:rsid w:val="0023623D"/>
    <w:rsid w:val="00236359"/>
    <w:rsid w:val="0023645F"/>
    <w:rsid w:val="0023652F"/>
    <w:rsid w:val="00236568"/>
    <w:rsid w:val="002365E8"/>
    <w:rsid w:val="0023664D"/>
    <w:rsid w:val="0023691D"/>
    <w:rsid w:val="00236AEE"/>
    <w:rsid w:val="00236CBD"/>
    <w:rsid w:val="00236DEB"/>
    <w:rsid w:val="00236DFC"/>
    <w:rsid w:val="00236F4A"/>
    <w:rsid w:val="00236F95"/>
    <w:rsid w:val="00237217"/>
    <w:rsid w:val="0023753D"/>
    <w:rsid w:val="00237553"/>
    <w:rsid w:val="002376D6"/>
    <w:rsid w:val="00237794"/>
    <w:rsid w:val="002377AC"/>
    <w:rsid w:val="002378DE"/>
    <w:rsid w:val="00237C47"/>
    <w:rsid w:val="00237C58"/>
    <w:rsid w:val="00237E7A"/>
    <w:rsid w:val="00240024"/>
    <w:rsid w:val="00240092"/>
    <w:rsid w:val="002402E6"/>
    <w:rsid w:val="00240360"/>
    <w:rsid w:val="00240498"/>
    <w:rsid w:val="00240689"/>
    <w:rsid w:val="002409CA"/>
    <w:rsid w:val="00240BFE"/>
    <w:rsid w:val="00240C1E"/>
    <w:rsid w:val="00240C71"/>
    <w:rsid w:val="00240F77"/>
    <w:rsid w:val="00241128"/>
    <w:rsid w:val="002411CA"/>
    <w:rsid w:val="0024148A"/>
    <w:rsid w:val="0024152D"/>
    <w:rsid w:val="00241537"/>
    <w:rsid w:val="0024154C"/>
    <w:rsid w:val="002419E5"/>
    <w:rsid w:val="00241ACA"/>
    <w:rsid w:val="00241C0B"/>
    <w:rsid w:val="00241EFC"/>
    <w:rsid w:val="00241F99"/>
    <w:rsid w:val="002420FC"/>
    <w:rsid w:val="00242530"/>
    <w:rsid w:val="0024258C"/>
    <w:rsid w:val="00242769"/>
    <w:rsid w:val="0024279F"/>
    <w:rsid w:val="00242915"/>
    <w:rsid w:val="002429B1"/>
    <w:rsid w:val="00242B0F"/>
    <w:rsid w:val="00242B7D"/>
    <w:rsid w:val="00242CCD"/>
    <w:rsid w:val="00242D16"/>
    <w:rsid w:val="00242E05"/>
    <w:rsid w:val="00243060"/>
    <w:rsid w:val="00243277"/>
    <w:rsid w:val="0024340A"/>
    <w:rsid w:val="00243624"/>
    <w:rsid w:val="0024378F"/>
    <w:rsid w:val="002438FA"/>
    <w:rsid w:val="00243967"/>
    <w:rsid w:val="00243DAA"/>
    <w:rsid w:val="00243DAB"/>
    <w:rsid w:val="00243F08"/>
    <w:rsid w:val="00243FF4"/>
    <w:rsid w:val="002440AF"/>
    <w:rsid w:val="0024413A"/>
    <w:rsid w:val="00244290"/>
    <w:rsid w:val="002442F4"/>
    <w:rsid w:val="00244441"/>
    <w:rsid w:val="0024482A"/>
    <w:rsid w:val="00244834"/>
    <w:rsid w:val="0024484D"/>
    <w:rsid w:val="00244851"/>
    <w:rsid w:val="00244B57"/>
    <w:rsid w:val="00244CEB"/>
    <w:rsid w:val="00244D07"/>
    <w:rsid w:val="00244D7E"/>
    <w:rsid w:val="00244DA1"/>
    <w:rsid w:val="00244F21"/>
    <w:rsid w:val="00245189"/>
    <w:rsid w:val="00245281"/>
    <w:rsid w:val="00245406"/>
    <w:rsid w:val="0024544E"/>
    <w:rsid w:val="00245594"/>
    <w:rsid w:val="0024573B"/>
    <w:rsid w:val="0024598F"/>
    <w:rsid w:val="00245C99"/>
    <w:rsid w:val="00245D33"/>
    <w:rsid w:val="002460B1"/>
    <w:rsid w:val="00246100"/>
    <w:rsid w:val="0024621E"/>
    <w:rsid w:val="0024630C"/>
    <w:rsid w:val="002463C6"/>
    <w:rsid w:val="0024676C"/>
    <w:rsid w:val="0024678A"/>
    <w:rsid w:val="00246885"/>
    <w:rsid w:val="0024696F"/>
    <w:rsid w:val="00246CB8"/>
    <w:rsid w:val="00246DAB"/>
    <w:rsid w:val="00246E77"/>
    <w:rsid w:val="00246EBF"/>
    <w:rsid w:val="00246F18"/>
    <w:rsid w:val="00246F66"/>
    <w:rsid w:val="00246FE5"/>
    <w:rsid w:val="0024715E"/>
    <w:rsid w:val="002475FF"/>
    <w:rsid w:val="002476B2"/>
    <w:rsid w:val="00247753"/>
    <w:rsid w:val="002478C3"/>
    <w:rsid w:val="0024790A"/>
    <w:rsid w:val="00247954"/>
    <w:rsid w:val="00247D2A"/>
    <w:rsid w:val="00247D72"/>
    <w:rsid w:val="00247DAA"/>
    <w:rsid w:val="00247E7F"/>
    <w:rsid w:val="00247F71"/>
    <w:rsid w:val="00247FDA"/>
    <w:rsid w:val="0025000C"/>
    <w:rsid w:val="002501B8"/>
    <w:rsid w:val="0025033F"/>
    <w:rsid w:val="002503CD"/>
    <w:rsid w:val="0025040A"/>
    <w:rsid w:val="00250508"/>
    <w:rsid w:val="00250519"/>
    <w:rsid w:val="00250745"/>
    <w:rsid w:val="002507D3"/>
    <w:rsid w:val="0025098E"/>
    <w:rsid w:val="00250AD9"/>
    <w:rsid w:val="00250CF3"/>
    <w:rsid w:val="00250DB0"/>
    <w:rsid w:val="00250EA7"/>
    <w:rsid w:val="00250FC1"/>
    <w:rsid w:val="00251057"/>
    <w:rsid w:val="00251070"/>
    <w:rsid w:val="0025112E"/>
    <w:rsid w:val="002514E7"/>
    <w:rsid w:val="002515A7"/>
    <w:rsid w:val="002519DB"/>
    <w:rsid w:val="00251AE1"/>
    <w:rsid w:val="00251C01"/>
    <w:rsid w:val="00251CF5"/>
    <w:rsid w:val="00251EFD"/>
    <w:rsid w:val="0025212D"/>
    <w:rsid w:val="0025234B"/>
    <w:rsid w:val="002524E5"/>
    <w:rsid w:val="002525C5"/>
    <w:rsid w:val="002525D6"/>
    <w:rsid w:val="00252A0F"/>
    <w:rsid w:val="00252BD3"/>
    <w:rsid w:val="00252C12"/>
    <w:rsid w:val="00252C28"/>
    <w:rsid w:val="00252C52"/>
    <w:rsid w:val="00252C7F"/>
    <w:rsid w:val="00252D24"/>
    <w:rsid w:val="00252D68"/>
    <w:rsid w:val="00252F6B"/>
    <w:rsid w:val="00253462"/>
    <w:rsid w:val="0025375E"/>
    <w:rsid w:val="002537D3"/>
    <w:rsid w:val="002537DE"/>
    <w:rsid w:val="00253970"/>
    <w:rsid w:val="00253D09"/>
    <w:rsid w:val="00253EC5"/>
    <w:rsid w:val="00254009"/>
    <w:rsid w:val="0025405C"/>
    <w:rsid w:val="00254238"/>
    <w:rsid w:val="00254336"/>
    <w:rsid w:val="00254370"/>
    <w:rsid w:val="002543E2"/>
    <w:rsid w:val="00254417"/>
    <w:rsid w:val="00254467"/>
    <w:rsid w:val="00254752"/>
    <w:rsid w:val="00254896"/>
    <w:rsid w:val="00254B35"/>
    <w:rsid w:val="00254B5B"/>
    <w:rsid w:val="00255691"/>
    <w:rsid w:val="002556EB"/>
    <w:rsid w:val="0025589B"/>
    <w:rsid w:val="00255EA0"/>
    <w:rsid w:val="002562DB"/>
    <w:rsid w:val="00256450"/>
    <w:rsid w:val="002565BB"/>
    <w:rsid w:val="00256644"/>
    <w:rsid w:val="00256677"/>
    <w:rsid w:val="002567C5"/>
    <w:rsid w:val="002567CD"/>
    <w:rsid w:val="002567CF"/>
    <w:rsid w:val="00256AA2"/>
    <w:rsid w:val="00256B2D"/>
    <w:rsid w:val="00256B39"/>
    <w:rsid w:val="0025717F"/>
    <w:rsid w:val="002572AC"/>
    <w:rsid w:val="00257333"/>
    <w:rsid w:val="0025741D"/>
    <w:rsid w:val="00257488"/>
    <w:rsid w:val="002579D8"/>
    <w:rsid w:val="00257AF2"/>
    <w:rsid w:val="00257B67"/>
    <w:rsid w:val="00257CA0"/>
    <w:rsid w:val="00260012"/>
    <w:rsid w:val="002601BA"/>
    <w:rsid w:val="002602E0"/>
    <w:rsid w:val="002603BA"/>
    <w:rsid w:val="002604F0"/>
    <w:rsid w:val="0026096B"/>
    <w:rsid w:val="002609E0"/>
    <w:rsid w:val="00260AF9"/>
    <w:rsid w:val="00260B4F"/>
    <w:rsid w:val="00260D2A"/>
    <w:rsid w:val="00260F41"/>
    <w:rsid w:val="0026109F"/>
    <w:rsid w:val="0026122A"/>
    <w:rsid w:val="00261322"/>
    <w:rsid w:val="002615D9"/>
    <w:rsid w:val="00261657"/>
    <w:rsid w:val="00261754"/>
    <w:rsid w:val="00261800"/>
    <w:rsid w:val="00261904"/>
    <w:rsid w:val="00261B63"/>
    <w:rsid w:val="00261BA6"/>
    <w:rsid w:val="00261BB1"/>
    <w:rsid w:val="00261C58"/>
    <w:rsid w:val="00261D58"/>
    <w:rsid w:val="00261D61"/>
    <w:rsid w:val="00261D87"/>
    <w:rsid w:val="00261F8E"/>
    <w:rsid w:val="00261FDC"/>
    <w:rsid w:val="00262104"/>
    <w:rsid w:val="00262111"/>
    <w:rsid w:val="00262154"/>
    <w:rsid w:val="00262178"/>
    <w:rsid w:val="00262296"/>
    <w:rsid w:val="002624CD"/>
    <w:rsid w:val="0026253D"/>
    <w:rsid w:val="0026259F"/>
    <w:rsid w:val="00262714"/>
    <w:rsid w:val="0026285C"/>
    <w:rsid w:val="00262A4C"/>
    <w:rsid w:val="00262AE1"/>
    <w:rsid w:val="00262D19"/>
    <w:rsid w:val="00262D9E"/>
    <w:rsid w:val="00262EA0"/>
    <w:rsid w:val="00262EE6"/>
    <w:rsid w:val="0026307D"/>
    <w:rsid w:val="00263132"/>
    <w:rsid w:val="002631C9"/>
    <w:rsid w:val="0026327B"/>
    <w:rsid w:val="00263679"/>
    <w:rsid w:val="002637AB"/>
    <w:rsid w:val="0026390B"/>
    <w:rsid w:val="00263934"/>
    <w:rsid w:val="00263A52"/>
    <w:rsid w:val="00263B64"/>
    <w:rsid w:val="00263E29"/>
    <w:rsid w:val="00264118"/>
    <w:rsid w:val="0026423D"/>
    <w:rsid w:val="00264321"/>
    <w:rsid w:val="00264413"/>
    <w:rsid w:val="00264480"/>
    <w:rsid w:val="0026468C"/>
    <w:rsid w:val="00264732"/>
    <w:rsid w:val="00264A16"/>
    <w:rsid w:val="00264AAC"/>
    <w:rsid w:val="00264B05"/>
    <w:rsid w:val="00264BA8"/>
    <w:rsid w:val="00264EC2"/>
    <w:rsid w:val="00264FF1"/>
    <w:rsid w:val="00265195"/>
    <w:rsid w:val="00265289"/>
    <w:rsid w:val="00265347"/>
    <w:rsid w:val="00265379"/>
    <w:rsid w:val="0026552D"/>
    <w:rsid w:val="002656C8"/>
    <w:rsid w:val="002657AB"/>
    <w:rsid w:val="002657DC"/>
    <w:rsid w:val="00265B85"/>
    <w:rsid w:val="00265B94"/>
    <w:rsid w:val="00265CAE"/>
    <w:rsid w:val="00265FAB"/>
    <w:rsid w:val="0026609F"/>
    <w:rsid w:val="002662F4"/>
    <w:rsid w:val="002662F7"/>
    <w:rsid w:val="00266384"/>
    <w:rsid w:val="002663A6"/>
    <w:rsid w:val="002663CA"/>
    <w:rsid w:val="002663FB"/>
    <w:rsid w:val="00266451"/>
    <w:rsid w:val="00266456"/>
    <w:rsid w:val="002665D4"/>
    <w:rsid w:val="00266701"/>
    <w:rsid w:val="002667F0"/>
    <w:rsid w:val="002668ED"/>
    <w:rsid w:val="002669AF"/>
    <w:rsid w:val="00266AD6"/>
    <w:rsid w:val="00266BD7"/>
    <w:rsid w:val="00266D32"/>
    <w:rsid w:val="00266D5E"/>
    <w:rsid w:val="00266EE0"/>
    <w:rsid w:val="00266FC3"/>
    <w:rsid w:val="00266FDE"/>
    <w:rsid w:val="0026711E"/>
    <w:rsid w:val="0026734F"/>
    <w:rsid w:val="0026739E"/>
    <w:rsid w:val="0026766C"/>
    <w:rsid w:val="002676FC"/>
    <w:rsid w:val="00267801"/>
    <w:rsid w:val="002678C1"/>
    <w:rsid w:val="0026796D"/>
    <w:rsid w:val="00267A36"/>
    <w:rsid w:val="00267A93"/>
    <w:rsid w:val="00267BF3"/>
    <w:rsid w:val="00267C54"/>
    <w:rsid w:val="00267D1D"/>
    <w:rsid w:val="00267D30"/>
    <w:rsid w:val="00267D82"/>
    <w:rsid w:val="00267E73"/>
    <w:rsid w:val="00270302"/>
    <w:rsid w:val="00270328"/>
    <w:rsid w:val="00270387"/>
    <w:rsid w:val="002703FA"/>
    <w:rsid w:val="00270583"/>
    <w:rsid w:val="002709BB"/>
    <w:rsid w:val="002709C3"/>
    <w:rsid w:val="002709F6"/>
    <w:rsid w:val="00270B7B"/>
    <w:rsid w:val="00270C39"/>
    <w:rsid w:val="00270C3E"/>
    <w:rsid w:val="00270E1D"/>
    <w:rsid w:val="00270EC8"/>
    <w:rsid w:val="00270F9F"/>
    <w:rsid w:val="0027108F"/>
    <w:rsid w:val="002711F2"/>
    <w:rsid w:val="0027159A"/>
    <w:rsid w:val="00271797"/>
    <w:rsid w:val="002717FC"/>
    <w:rsid w:val="002718B0"/>
    <w:rsid w:val="00271C40"/>
    <w:rsid w:val="00271D21"/>
    <w:rsid w:val="00271D38"/>
    <w:rsid w:val="00271D5C"/>
    <w:rsid w:val="00271E6F"/>
    <w:rsid w:val="00271E92"/>
    <w:rsid w:val="002720B7"/>
    <w:rsid w:val="00272192"/>
    <w:rsid w:val="002721EB"/>
    <w:rsid w:val="0027233E"/>
    <w:rsid w:val="002723C7"/>
    <w:rsid w:val="00272451"/>
    <w:rsid w:val="00272535"/>
    <w:rsid w:val="002725D5"/>
    <w:rsid w:val="002727D6"/>
    <w:rsid w:val="002728DB"/>
    <w:rsid w:val="002729AA"/>
    <w:rsid w:val="002729ED"/>
    <w:rsid w:val="00272C53"/>
    <w:rsid w:val="00272C7A"/>
    <w:rsid w:val="00272E8F"/>
    <w:rsid w:val="00273134"/>
    <w:rsid w:val="002731EA"/>
    <w:rsid w:val="00273619"/>
    <w:rsid w:val="0027389A"/>
    <w:rsid w:val="002738D6"/>
    <w:rsid w:val="00273B5A"/>
    <w:rsid w:val="00273C56"/>
    <w:rsid w:val="00273DDC"/>
    <w:rsid w:val="00273F3C"/>
    <w:rsid w:val="00273F83"/>
    <w:rsid w:val="002740BD"/>
    <w:rsid w:val="00274108"/>
    <w:rsid w:val="0027410A"/>
    <w:rsid w:val="0027411A"/>
    <w:rsid w:val="00274171"/>
    <w:rsid w:val="002741C4"/>
    <w:rsid w:val="002742E7"/>
    <w:rsid w:val="00274461"/>
    <w:rsid w:val="00274467"/>
    <w:rsid w:val="00274505"/>
    <w:rsid w:val="00274607"/>
    <w:rsid w:val="002746C7"/>
    <w:rsid w:val="002747A3"/>
    <w:rsid w:val="002747DA"/>
    <w:rsid w:val="00274A37"/>
    <w:rsid w:val="00274A8A"/>
    <w:rsid w:val="00274AF0"/>
    <w:rsid w:val="00274B33"/>
    <w:rsid w:val="00274CA2"/>
    <w:rsid w:val="00274F0D"/>
    <w:rsid w:val="002750F9"/>
    <w:rsid w:val="0027540C"/>
    <w:rsid w:val="00275503"/>
    <w:rsid w:val="00275751"/>
    <w:rsid w:val="00275824"/>
    <w:rsid w:val="002759AD"/>
    <w:rsid w:val="00275A33"/>
    <w:rsid w:val="00275A58"/>
    <w:rsid w:val="00275C67"/>
    <w:rsid w:val="00275CE3"/>
    <w:rsid w:val="00275EBE"/>
    <w:rsid w:val="0027616D"/>
    <w:rsid w:val="002764CC"/>
    <w:rsid w:val="002764E5"/>
    <w:rsid w:val="00276687"/>
    <w:rsid w:val="002769A3"/>
    <w:rsid w:val="00276AA8"/>
    <w:rsid w:val="00276C37"/>
    <w:rsid w:val="00276F72"/>
    <w:rsid w:val="00276F91"/>
    <w:rsid w:val="00277081"/>
    <w:rsid w:val="002770BF"/>
    <w:rsid w:val="00277160"/>
    <w:rsid w:val="00277778"/>
    <w:rsid w:val="002777FE"/>
    <w:rsid w:val="002778DF"/>
    <w:rsid w:val="00277978"/>
    <w:rsid w:val="00277AFC"/>
    <w:rsid w:val="00277C0D"/>
    <w:rsid w:val="00277ED4"/>
    <w:rsid w:val="0028006D"/>
    <w:rsid w:val="00280156"/>
    <w:rsid w:val="0028031A"/>
    <w:rsid w:val="002803EC"/>
    <w:rsid w:val="002805D8"/>
    <w:rsid w:val="0028084A"/>
    <w:rsid w:val="0028095C"/>
    <w:rsid w:val="00280A8F"/>
    <w:rsid w:val="00280B71"/>
    <w:rsid w:val="00280BC5"/>
    <w:rsid w:val="00280F34"/>
    <w:rsid w:val="0028102C"/>
    <w:rsid w:val="002810A4"/>
    <w:rsid w:val="002810E5"/>
    <w:rsid w:val="0028119E"/>
    <w:rsid w:val="00281232"/>
    <w:rsid w:val="0028149D"/>
    <w:rsid w:val="002815C1"/>
    <w:rsid w:val="00281654"/>
    <w:rsid w:val="002816E2"/>
    <w:rsid w:val="002818C8"/>
    <w:rsid w:val="0028198A"/>
    <w:rsid w:val="00281A0C"/>
    <w:rsid w:val="00281B29"/>
    <w:rsid w:val="00281CDA"/>
    <w:rsid w:val="00281EE9"/>
    <w:rsid w:val="00282377"/>
    <w:rsid w:val="0028245E"/>
    <w:rsid w:val="00282488"/>
    <w:rsid w:val="00282AC0"/>
    <w:rsid w:val="00282C6A"/>
    <w:rsid w:val="00282C75"/>
    <w:rsid w:val="00282EE5"/>
    <w:rsid w:val="0028304D"/>
    <w:rsid w:val="00283352"/>
    <w:rsid w:val="00283393"/>
    <w:rsid w:val="002834A6"/>
    <w:rsid w:val="002837E2"/>
    <w:rsid w:val="00283A53"/>
    <w:rsid w:val="00283B24"/>
    <w:rsid w:val="00283C3B"/>
    <w:rsid w:val="00283C44"/>
    <w:rsid w:val="00283E46"/>
    <w:rsid w:val="00283F31"/>
    <w:rsid w:val="00284085"/>
    <w:rsid w:val="00284405"/>
    <w:rsid w:val="002845BF"/>
    <w:rsid w:val="00284676"/>
    <w:rsid w:val="00284735"/>
    <w:rsid w:val="00284763"/>
    <w:rsid w:val="00284BAC"/>
    <w:rsid w:val="00284C00"/>
    <w:rsid w:val="00284FEE"/>
    <w:rsid w:val="002850AD"/>
    <w:rsid w:val="00285150"/>
    <w:rsid w:val="00285277"/>
    <w:rsid w:val="002852A0"/>
    <w:rsid w:val="00285330"/>
    <w:rsid w:val="002855F2"/>
    <w:rsid w:val="00285718"/>
    <w:rsid w:val="00285963"/>
    <w:rsid w:val="00285B05"/>
    <w:rsid w:val="00285D33"/>
    <w:rsid w:val="0028632D"/>
    <w:rsid w:val="002863B9"/>
    <w:rsid w:val="00286431"/>
    <w:rsid w:val="002866D5"/>
    <w:rsid w:val="002867BB"/>
    <w:rsid w:val="00286911"/>
    <w:rsid w:val="00286B70"/>
    <w:rsid w:val="00286BDC"/>
    <w:rsid w:val="00286E71"/>
    <w:rsid w:val="00286F38"/>
    <w:rsid w:val="0028702C"/>
    <w:rsid w:val="00287151"/>
    <w:rsid w:val="0028718F"/>
    <w:rsid w:val="0028728C"/>
    <w:rsid w:val="00287379"/>
    <w:rsid w:val="0028743A"/>
    <w:rsid w:val="002874E9"/>
    <w:rsid w:val="00287651"/>
    <w:rsid w:val="002877A5"/>
    <w:rsid w:val="002878B9"/>
    <w:rsid w:val="002879DD"/>
    <w:rsid w:val="00290107"/>
    <w:rsid w:val="002901C5"/>
    <w:rsid w:val="00290299"/>
    <w:rsid w:val="002902DD"/>
    <w:rsid w:val="0029034D"/>
    <w:rsid w:val="0029050B"/>
    <w:rsid w:val="0029090E"/>
    <w:rsid w:val="00290911"/>
    <w:rsid w:val="002909B9"/>
    <w:rsid w:val="00290C8C"/>
    <w:rsid w:val="00290F63"/>
    <w:rsid w:val="0029110B"/>
    <w:rsid w:val="002912BF"/>
    <w:rsid w:val="002912ED"/>
    <w:rsid w:val="0029143E"/>
    <w:rsid w:val="002914C6"/>
    <w:rsid w:val="002916E8"/>
    <w:rsid w:val="00291800"/>
    <w:rsid w:val="002918C2"/>
    <w:rsid w:val="002918E3"/>
    <w:rsid w:val="00291967"/>
    <w:rsid w:val="002919E0"/>
    <w:rsid w:val="00291C5D"/>
    <w:rsid w:val="00291E8D"/>
    <w:rsid w:val="00291F20"/>
    <w:rsid w:val="00291F93"/>
    <w:rsid w:val="002921FA"/>
    <w:rsid w:val="002922AC"/>
    <w:rsid w:val="0029254B"/>
    <w:rsid w:val="002926E7"/>
    <w:rsid w:val="00292824"/>
    <w:rsid w:val="00292850"/>
    <w:rsid w:val="00292992"/>
    <w:rsid w:val="002929C6"/>
    <w:rsid w:val="002929F7"/>
    <w:rsid w:val="00292A1B"/>
    <w:rsid w:val="00292BFF"/>
    <w:rsid w:val="00292E1F"/>
    <w:rsid w:val="00292E6C"/>
    <w:rsid w:val="00292EAF"/>
    <w:rsid w:val="00292FBD"/>
    <w:rsid w:val="00292FD2"/>
    <w:rsid w:val="002930C9"/>
    <w:rsid w:val="0029318B"/>
    <w:rsid w:val="0029320B"/>
    <w:rsid w:val="002932D6"/>
    <w:rsid w:val="00293492"/>
    <w:rsid w:val="002939F8"/>
    <w:rsid w:val="00293C81"/>
    <w:rsid w:val="00293D1C"/>
    <w:rsid w:val="00293E01"/>
    <w:rsid w:val="00293E12"/>
    <w:rsid w:val="00293F5B"/>
    <w:rsid w:val="002942DF"/>
    <w:rsid w:val="002942F7"/>
    <w:rsid w:val="0029457D"/>
    <w:rsid w:val="002947A6"/>
    <w:rsid w:val="0029490A"/>
    <w:rsid w:val="00294DCB"/>
    <w:rsid w:val="00294F26"/>
    <w:rsid w:val="00295580"/>
    <w:rsid w:val="00295756"/>
    <w:rsid w:val="00295787"/>
    <w:rsid w:val="002958E4"/>
    <w:rsid w:val="0029597F"/>
    <w:rsid w:val="002959B5"/>
    <w:rsid w:val="00295A24"/>
    <w:rsid w:val="00295F82"/>
    <w:rsid w:val="002960A4"/>
    <w:rsid w:val="0029650E"/>
    <w:rsid w:val="002966DF"/>
    <w:rsid w:val="002966F8"/>
    <w:rsid w:val="002967D0"/>
    <w:rsid w:val="00296ACB"/>
    <w:rsid w:val="00296B46"/>
    <w:rsid w:val="00296B92"/>
    <w:rsid w:val="00296C2F"/>
    <w:rsid w:val="00296D5D"/>
    <w:rsid w:val="00297137"/>
    <w:rsid w:val="00297203"/>
    <w:rsid w:val="00297479"/>
    <w:rsid w:val="0029751C"/>
    <w:rsid w:val="00297706"/>
    <w:rsid w:val="0029773F"/>
    <w:rsid w:val="00297D0B"/>
    <w:rsid w:val="00297D5D"/>
    <w:rsid w:val="00297E7B"/>
    <w:rsid w:val="00297F2A"/>
    <w:rsid w:val="002A038C"/>
    <w:rsid w:val="002A03F1"/>
    <w:rsid w:val="002A0498"/>
    <w:rsid w:val="002A0A99"/>
    <w:rsid w:val="002A0B38"/>
    <w:rsid w:val="002A0DC6"/>
    <w:rsid w:val="002A0E5B"/>
    <w:rsid w:val="002A0F48"/>
    <w:rsid w:val="002A1222"/>
    <w:rsid w:val="002A12DF"/>
    <w:rsid w:val="002A12E4"/>
    <w:rsid w:val="002A1400"/>
    <w:rsid w:val="002A143E"/>
    <w:rsid w:val="002A144D"/>
    <w:rsid w:val="002A1469"/>
    <w:rsid w:val="002A14B7"/>
    <w:rsid w:val="002A14D9"/>
    <w:rsid w:val="002A150C"/>
    <w:rsid w:val="002A15A0"/>
    <w:rsid w:val="002A1953"/>
    <w:rsid w:val="002A19AA"/>
    <w:rsid w:val="002A1A2E"/>
    <w:rsid w:val="002A1AA1"/>
    <w:rsid w:val="002A1ABE"/>
    <w:rsid w:val="002A1AE4"/>
    <w:rsid w:val="002A1C16"/>
    <w:rsid w:val="002A1D99"/>
    <w:rsid w:val="002A1FFA"/>
    <w:rsid w:val="002A2234"/>
    <w:rsid w:val="002A22A2"/>
    <w:rsid w:val="002A23B1"/>
    <w:rsid w:val="002A2850"/>
    <w:rsid w:val="002A290C"/>
    <w:rsid w:val="002A290F"/>
    <w:rsid w:val="002A29A7"/>
    <w:rsid w:val="002A2B58"/>
    <w:rsid w:val="002A2C36"/>
    <w:rsid w:val="002A2D3A"/>
    <w:rsid w:val="002A2D42"/>
    <w:rsid w:val="002A2FC5"/>
    <w:rsid w:val="002A301E"/>
    <w:rsid w:val="002A3024"/>
    <w:rsid w:val="002A304E"/>
    <w:rsid w:val="002A308F"/>
    <w:rsid w:val="002A31E3"/>
    <w:rsid w:val="002A35E8"/>
    <w:rsid w:val="002A3666"/>
    <w:rsid w:val="002A38B4"/>
    <w:rsid w:val="002A3976"/>
    <w:rsid w:val="002A39E2"/>
    <w:rsid w:val="002A3AA9"/>
    <w:rsid w:val="002A3D3C"/>
    <w:rsid w:val="002A3E1D"/>
    <w:rsid w:val="002A3EB4"/>
    <w:rsid w:val="002A3F39"/>
    <w:rsid w:val="002A403D"/>
    <w:rsid w:val="002A4112"/>
    <w:rsid w:val="002A493D"/>
    <w:rsid w:val="002A4B76"/>
    <w:rsid w:val="002A4D30"/>
    <w:rsid w:val="002A4D57"/>
    <w:rsid w:val="002A4F23"/>
    <w:rsid w:val="002A507E"/>
    <w:rsid w:val="002A509E"/>
    <w:rsid w:val="002A50C8"/>
    <w:rsid w:val="002A52ED"/>
    <w:rsid w:val="002A5342"/>
    <w:rsid w:val="002A539D"/>
    <w:rsid w:val="002A547C"/>
    <w:rsid w:val="002A54AF"/>
    <w:rsid w:val="002A54B8"/>
    <w:rsid w:val="002A57C7"/>
    <w:rsid w:val="002A5BE9"/>
    <w:rsid w:val="002A5CC4"/>
    <w:rsid w:val="002A5CF3"/>
    <w:rsid w:val="002A5DF9"/>
    <w:rsid w:val="002A5FE0"/>
    <w:rsid w:val="002A5FE5"/>
    <w:rsid w:val="002A5FEA"/>
    <w:rsid w:val="002A6214"/>
    <w:rsid w:val="002A638C"/>
    <w:rsid w:val="002A6478"/>
    <w:rsid w:val="002A6787"/>
    <w:rsid w:val="002A67DB"/>
    <w:rsid w:val="002A6805"/>
    <w:rsid w:val="002A6A5E"/>
    <w:rsid w:val="002A6C62"/>
    <w:rsid w:val="002A6D62"/>
    <w:rsid w:val="002A6E14"/>
    <w:rsid w:val="002A6E9B"/>
    <w:rsid w:val="002A6F6E"/>
    <w:rsid w:val="002A72FC"/>
    <w:rsid w:val="002A751B"/>
    <w:rsid w:val="002A75D3"/>
    <w:rsid w:val="002A7675"/>
    <w:rsid w:val="002A769E"/>
    <w:rsid w:val="002A796E"/>
    <w:rsid w:val="002A79BB"/>
    <w:rsid w:val="002A7AFE"/>
    <w:rsid w:val="002A7B2B"/>
    <w:rsid w:val="002A7C5E"/>
    <w:rsid w:val="002B009B"/>
    <w:rsid w:val="002B00B8"/>
    <w:rsid w:val="002B015B"/>
    <w:rsid w:val="002B029C"/>
    <w:rsid w:val="002B02BA"/>
    <w:rsid w:val="002B06AF"/>
    <w:rsid w:val="002B091F"/>
    <w:rsid w:val="002B0AE4"/>
    <w:rsid w:val="002B0C2B"/>
    <w:rsid w:val="002B0CD0"/>
    <w:rsid w:val="002B0E12"/>
    <w:rsid w:val="002B0E16"/>
    <w:rsid w:val="002B0ED1"/>
    <w:rsid w:val="002B1108"/>
    <w:rsid w:val="002B1686"/>
    <w:rsid w:val="002B175D"/>
    <w:rsid w:val="002B19BA"/>
    <w:rsid w:val="002B1C37"/>
    <w:rsid w:val="002B1D80"/>
    <w:rsid w:val="002B1DD7"/>
    <w:rsid w:val="002B1EE8"/>
    <w:rsid w:val="002B1EFB"/>
    <w:rsid w:val="002B1F9B"/>
    <w:rsid w:val="002B2250"/>
    <w:rsid w:val="002B24DF"/>
    <w:rsid w:val="002B252C"/>
    <w:rsid w:val="002B2857"/>
    <w:rsid w:val="002B28C6"/>
    <w:rsid w:val="002B2AB9"/>
    <w:rsid w:val="002B2D64"/>
    <w:rsid w:val="002B2E84"/>
    <w:rsid w:val="002B2F71"/>
    <w:rsid w:val="002B317F"/>
    <w:rsid w:val="002B33DD"/>
    <w:rsid w:val="002B3414"/>
    <w:rsid w:val="002B3426"/>
    <w:rsid w:val="002B354B"/>
    <w:rsid w:val="002B3601"/>
    <w:rsid w:val="002B365A"/>
    <w:rsid w:val="002B3775"/>
    <w:rsid w:val="002B37C5"/>
    <w:rsid w:val="002B3962"/>
    <w:rsid w:val="002B3998"/>
    <w:rsid w:val="002B3A86"/>
    <w:rsid w:val="002B3B14"/>
    <w:rsid w:val="002B3B85"/>
    <w:rsid w:val="002B3CA4"/>
    <w:rsid w:val="002B3D45"/>
    <w:rsid w:val="002B3DB5"/>
    <w:rsid w:val="002B3E7D"/>
    <w:rsid w:val="002B3F39"/>
    <w:rsid w:val="002B4130"/>
    <w:rsid w:val="002B4281"/>
    <w:rsid w:val="002B4382"/>
    <w:rsid w:val="002B43CE"/>
    <w:rsid w:val="002B4540"/>
    <w:rsid w:val="002B4B44"/>
    <w:rsid w:val="002B4CCF"/>
    <w:rsid w:val="002B4D8A"/>
    <w:rsid w:val="002B508F"/>
    <w:rsid w:val="002B510A"/>
    <w:rsid w:val="002B5146"/>
    <w:rsid w:val="002B53F5"/>
    <w:rsid w:val="002B543E"/>
    <w:rsid w:val="002B57A9"/>
    <w:rsid w:val="002B586E"/>
    <w:rsid w:val="002B599D"/>
    <w:rsid w:val="002B5BE7"/>
    <w:rsid w:val="002B5DCE"/>
    <w:rsid w:val="002B5E45"/>
    <w:rsid w:val="002B5F38"/>
    <w:rsid w:val="002B605B"/>
    <w:rsid w:val="002B6249"/>
    <w:rsid w:val="002B66B5"/>
    <w:rsid w:val="002B69DD"/>
    <w:rsid w:val="002B6AB8"/>
    <w:rsid w:val="002B6C11"/>
    <w:rsid w:val="002B708C"/>
    <w:rsid w:val="002B72AB"/>
    <w:rsid w:val="002B7372"/>
    <w:rsid w:val="002B7375"/>
    <w:rsid w:val="002B73A6"/>
    <w:rsid w:val="002B7488"/>
    <w:rsid w:val="002B7575"/>
    <w:rsid w:val="002B7AC5"/>
    <w:rsid w:val="002B7CB2"/>
    <w:rsid w:val="002B7E4A"/>
    <w:rsid w:val="002B7E93"/>
    <w:rsid w:val="002C004D"/>
    <w:rsid w:val="002C00EE"/>
    <w:rsid w:val="002C0135"/>
    <w:rsid w:val="002C0218"/>
    <w:rsid w:val="002C03D8"/>
    <w:rsid w:val="002C0607"/>
    <w:rsid w:val="002C0859"/>
    <w:rsid w:val="002C0A0D"/>
    <w:rsid w:val="002C0D3D"/>
    <w:rsid w:val="002C0FCC"/>
    <w:rsid w:val="002C10A5"/>
    <w:rsid w:val="002C10D7"/>
    <w:rsid w:val="002C11DC"/>
    <w:rsid w:val="002C144A"/>
    <w:rsid w:val="002C1631"/>
    <w:rsid w:val="002C175D"/>
    <w:rsid w:val="002C1831"/>
    <w:rsid w:val="002C18A7"/>
    <w:rsid w:val="002C18C0"/>
    <w:rsid w:val="002C1A0B"/>
    <w:rsid w:val="002C1CA1"/>
    <w:rsid w:val="002C1D46"/>
    <w:rsid w:val="002C1D49"/>
    <w:rsid w:val="002C1E52"/>
    <w:rsid w:val="002C2133"/>
    <w:rsid w:val="002C2265"/>
    <w:rsid w:val="002C25A8"/>
    <w:rsid w:val="002C2A08"/>
    <w:rsid w:val="002C2A9B"/>
    <w:rsid w:val="002C2CF2"/>
    <w:rsid w:val="002C2FC4"/>
    <w:rsid w:val="002C2FEB"/>
    <w:rsid w:val="002C3192"/>
    <w:rsid w:val="002C3315"/>
    <w:rsid w:val="002C3323"/>
    <w:rsid w:val="002C3671"/>
    <w:rsid w:val="002C36A7"/>
    <w:rsid w:val="002C36EB"/>
    <w:rsid w:val="002C39E4"/>
    <w:rsid w:val="002C3A0C"/>
    <w:rsid w:val="002C3B17"/>
    <w:rsid w:val="002C3DB6"/>
    <w:rsid w:val="002C40AC"/>
    <w:rsid w:val="002C4313"/>
    <w:rsid w:val="002C43D9"/>
    <w:rsid w:val="002C449B"/>
    <w:rsid w:val="002C44B2"/>
    <w:rsid w:val="002C4602"/>
    <w:rsid w:val="002C46AD"/>
    <w:rsid w:val="002C481D"/>
    <w:rsid w:val="002C4830"/>
    <w:rsid w:val="002C4B6C"/>
    <w:rsid w:val="002C4D3D"/>
    <w:rsid w:val="002C4E5B"/>
    <w:rsid w:val="002C505E"/>
    <w:rsid w:val="002C50F7"/>
    <w:rsid w:val="002C520F"/>
    <w:rsid w:val="002C5282"/>
    <w:rsid w:val="002C538E"/>
    <w:rsid w:val="002C5736"/>
    <w:rsid w:val="002C5918"/>
    <w:rsid w:val="002C5956"/>
    <w:rsid w:val="002C5C2D"/>
    <w:rsid w:val="002C5FA4"/>
    <w:rsid w:val="002C5FDC"/>
    <w:rsid w:val="002C61CD"/>
    <w:rsid w:val="002C631C"/>
    <w:rsid w:val="002C631F"/>
    <w:rsid w:val="002C65C1"/>
    <w:rsid w:val="002C6808"/>
    <w:rsid w:val="002C689A"/>
    <w:rsid w:val="002C68CE"/>
    <w:rsid w:val="002C6A75"/>
    <w:rsid w:val="002C6D45"/>
    <w:rsid w:val="002C6DC2"/>
    <w:rsid w:val="002C6EB9"/>
    <w:rsid w:val="002C71ED"/>
    <w:rsid w:val="002C7205"/>
    <w:rsid w:val="002C72B9"/>
    <w:rsid w:val="002C72E7"/>
    <w:rsid w:val="002C7384"/>
    <w:rsid w:val="002C7652"/>
    <w:rsid w:val="002C7D70"/>
    <w:rsid w:val="002C7EBE"/>
    <w:rsid w:val="002C7F44"/>
    <w:rsid w:val="002D019F"/>
    <w:rsid w:val="002D01E1"/>
    <w:rsid w:val="002D038B"/>
    <w:rsid w:val="002D0AF7"/>
    <w:rsid w:val="002D0B3C"/>
    <w:rsid w:val="002D0BC1"/>
    <w:rsid w:val="002D0C25"/>
    <w:rsid w:val="002D0D01"/>
    <w:rsid w:val="002D0E89"/>
    <w:rsid w:val="002D0FE3"/>
    <w:rsid w:val="002D11C3"/>
    <w:rsid w:val="002D1781"/>
    <w:rsid w:val="002D17A0"/>
    <w:rsid w:val="002D181C"/>
    <w:rsid w:val="002D182D"/>
    <w:rsid w:val="002D1964"/>
    <w:rsid w:val="002D1A66"/>
    <w:rsid w:val="002D1A72"/>
    <w:rsid w:val="002D1B3E"/>
    <w:rsid w:val="002D1B7F"/>
    <w:rsid w:val="002D1CC3"/>
    <w:rsid w:val="002D1E21"/>
    <w:rsid w:val="002D1E82"/>
    <w:rsid w:val="002D206E"/>
    <w:rsid w:val="002D208B"/>
    <w:rsid w:val="002D21B8"/>
    <w:rsid w:val="002D23AB"/>
    <w:rsid w:val="002D23D5"/>
    <w:rsid w:val="002D266F"/>
    <w:rsid w:val="002D2671"/>
    <w:rsid w:val="002D27BC"/>
    <w:rsid w:val="002D28E1"/>
    <w:rsid w:val="002D2BB8"/>
    <w:rsid w:val="002D3085"/>
    <w:rsid w:val="002D3357"/>
    <w:rsid w:val="002D347E"/>
    <w:rsid w:val="002D35FE"/>
    <w:rsid w:val="002D365C"/>
    <w:rsid w:val="002D382C"/>
    <w:rsid w:val="002D389C"/>
    <w:rsid w:val="002D3971"/>
    <w:rsid w:val="002D3973"/>
    <w:rsid w:val="002D39BE"/>
    <w:rsid w:val="002D3A4C"/>
    <w:rsid w:val="002D3CAB"/>
    <w:rsid w:val="002D3D91"/>
    <w:rsid w:val="002D3FF2"/>
    <w:rsid w:val="002D4081"/>
    <w:rsid w:val="002D414C"/>
    <w:rsid w:val="002D43E6"/>
    <w:rsid w:val="002D4465"/>
    <w:rsid w:val="002D48C2"/>
    <w:rsid w:val="002D4956"/>
    <w:rsid w:val="002D4C24"/>
    <w:rsid w:val="002D5266"/>
    <w:rsid w:val="002D530B"/>
    <w:rsid w:val="002D5589"/>
    <w:rsid w:val="002D55B2"/>
    <w:rsid w:val="002D5754"/>
    <w:rsid w:val="002D5862"/>
    <w:rsid w:val="002D58E9"/>
    <w:rsid w:val="002D5987"/>
    <w:rsid w:val="002D5C9E"/>
    <w:rsid w:val="002D5CA5"/>
    <w:rsid w:val="002D5D44"/>
    <w:rsid w:val="002D5D50"/>
    <w:rsid w:val="002D5DD4"/>
    <w:rsid w:val="002D61B2"/>
    <w:rsid w:val="002D6671"/>
    <w:rsid w:val="002D673C"/>
    <w:rsid w:val="002D6A26"/>
    <w:rsid w:val="002D6ABC"/>
    <w:rsid w:val="002D6B10"/>
    <w:rsid w:val="002D6BA3"/>
    <w:rsid w:val="002D6F37"/>
    <w:rsid w:val="002D6F68"/>
    <w:rsid w:val="002D7043"/>
    <w:rsid w:val="002D711F"/>
    <w:rsid w:val="002D71C1"/>
    <w:rsid w:val="002D7239"/>
    <w:rsid w:val="002D74A0"/>
    <w:rsid w:val="002D755A"/>
    <w:rsid w:val="002D7572"/>
    <w:rsid w:val="002D7775"/>
    <w:rsid w:val="002D787C"/>
    <w:rsid w:val="002D793C"/>
    <w:rsid w:val="002D79B6"/>
    <w:rsid w:val="002D7A6B"/>
    <w:rsid w:val="002D7D77"/>
    <w:rsid w:val="002D7F09"/>
    <w:rsid w:val="002E003D"/>
    <w:rsid w:val="002E04E8"/>
    <w:rsid w:val="002E05B6"/>
    <w:rsid w:val="002E0A2F"/>
    <w:rsid w:val="002E0C49"/>
    <w:rsid w:val="002E0C76"/>
    <w:rsid w:val="002E0DBD"/>
    <w:rsid w:val="002E0F41"/>
    <w:rsid w:val="002E136C"/>
    <w:rsid w:val="002E13F8"/>
    <w:rsid w:val="002E1508"/>
    <w:rsid w:val="002E1560"/>
    <w:rsid w:val="002E1713"/>
    <w:rsid w:val="002E1750"/>
    <w:rsid w:val="002E1A8A"/>
    <w:rsid w:val="002E1AC3"/>
    <w:rsid w:val="002E1AFF"/>
    <w:rsid w:val="002E1D36"/>
    <w:rsid w:val="002E1D70"/>
    <w:rsid w:val="002E2028"/>
    <w:rsid w:val="002E22F6"/>
    <w:rsid w:val="002E24BD"/>
    <w:rsid w:val="002E2573"/>
    <w:rsid w:val="002E26ED"/>
    <w:rsid w:val="002E284D"/>
    <w:rsid w:val="002E28F1"/>
    <w:rsid w:val="002E293F"/>
    <w:rsid w:val="002E2CB3"/>
    <w:rsid w:val="002E2D4F"/>
    <w:rsid w:val="002E2EEF"/>
    <w:rsid w:val="002E31CF"/>
    <w:rsid w:val="002E33C7"/>
    <w:rsid w:val="002E33D6"/>
    <w:rsid w:val="002E347B"/>
    <w:rsid w:val="002E3565"/>
    <w:rsid w:val="002E3706"/>
    <w:rsid w:val="002E37F6"/>
    <w:rsid w:val="002E380C"/>
    <w:rsid w:val="002E382C"/>
    <w:rsid w:val="002E3C0B"/>
    <w:rsid w:val="002E3C2A"/>
    <w:rsid w:val="002E3E0F"/>
    <w:rsid w:val="002E3E44"/>
    <w:rsid w:val="002E3E83"/>
    <w:rsid w:val="002E4024"/>
    <w:rsid w:val="002E42C4"/>
    <w:rsid w:val="002E437E"/>
    <w:rsid w:val="002E44ED"/>
    <w:rsid w:val="002E4520"/>
    <w:rsid w:val="002E47F2"/>
    <w:rsid w:val="002E4835"/>
    <w:rsid w:val="002E4887"/>
    <w:rsid w:val="002E48BE"/>
    <w:rsid w:val="002E4933"/>
    <w:rsid w:val="002E4A94"/>
    <w:rsid w:val="002E4AB1"/>
    <w:rsid w:val="002E4AE0"/>
    <w:rsid w:val="002E4B8A"/>
    <w:rsid w:val="002E4B90"/>
    <w:rsid w:val="002E5041"/>
    <w:rsid w:val="002E5420"/>
    <w:rsid w:val="002E5488"/>
    <w:rsid w:val="002E55CB"/>
    <w:rsid w:val="002E55D8"/>
    <w:rsid w:val="002E5675"/>
    <w:rsid w:val="002E582B"/>
    <w:rsid w:val="002E5922"/>
    <w:rsid w:val="002E5A9E"/>
    <w:rsid w:val="002E5B92"/>
    <w:rsid w:val="002E5EDE"/>
    <w:rsid w:val="002E60C0"/>
    <w:rsid w:val="002E615A"/>
    <w:rsid w:val="002E6332"/>
    <w:rsid w:val="002E6630"/>
    <w:rsid w:val="002E671D"/>
    <w:rsid w:val="002E6864"/>
    <w:rsid w:val="002E6E9C"/>
    <w:rsid w:val="002E6EDC"/>
    <w:rsid w:val="002E71A3"/>
    <w:rsid w:val="002E71E9"/>
    <w:rsid w:val="002E751B"/>
    <w:rsid w:val="002E7574"/>
    <w:rsid w:val="002E796E"/>
    <w:rsid w:val="002E7980"/>
    <w:rsid w:val="002E7A1B"/>
    <w:rsid w:val="002E7B12"/>
    <w:rsid w:val="002E7C94"/>
    <w:rsid w:val="002E7D58"/>
    <w:rsid w:val="002E7DBE"/>
    <w:rsid w:val="002E7E46"/>
    <w:rsid w:val="002E7F0E"/>
    <w:rsid w:val="002E7F97"/>
    <w:rsid w:val="002F02DC"/>
    <w:rsid w:val="002F03E0"/>
    <w:rsid w:val="002F03F0"/>
    <w:rsid w:val="002F05E6"/>
    <w:rsid w:val="002F0617"/>
    <w:rsid w:val="002F0777"/>
    <w:rsid w:val="002F087B"/>
    <w:rsid w:val="002F0B07"/>
    <w:rsid w:val="002F0B2A"/>
    <w:rsid w:val="002F0D03"/>
    <w:rsid w:val="002F0D52"/>
    <w:rsid w:val="002F0FE2"/>
    <w:rsid w:val="002F1172"/>
    <w:rsid w:val="002F1334"/>
    <w:rsid w:val="002F13BA"/>
    <w:rsid w:val="002F159F"/>
    <w:rsid w:val="002F15AF"/>
    <w:rsid w:val="002F1642"/>
    <w:rsid w:val="002F1777"/>
    <w:rsid w:val="002F187A"/>
    <w:rsid w:val="002F1AFF"/>
    <w:rsid w:val="002F1C71"/>
    <w:rsid w:val="002F1EDC"/>
    <w:rsid w:val="002F1F74"/>
    <w:rsid w:val="002F219F"/>
    <w:rsid w:val="002F2345"/>
    <w:rsid w:val="002F2431"/>
    <w:rsid w:val="002F2458"/>
    <w:rsid w:val="002F24B2"/>
    <w:rsid w:val="002F250D"/>
    <w:rsid w:val="002F28FB"/>
    <w:rsid w:val="002F2917"/>
    <w:rsid w:val="002F2C3B"/>
    <w:rsid w:val="002F2C48"/>
    <w:rsid w:val="002F2EC5"/>
    <w:rsid w:val="002F3288"/>
    <w:rsid w:val="002F3531"/>
    <w:rsid w:val="002F386E"/>
    <w:rsid w:val="002F390B"/>
    <w:rsid w:val="002F39E9"/>
    <w:rsid w:val="002F3AE3"/>
    <w:rsid w:val="002F3B30"/>
    <w:rsid w:val="002F3C2D"/>
    <w:rsid w:val="002F3C6E"/>
    <w:rsid w:val="002F3DD7"/>
    <w:rsid w:val="002F3ECD"/>
    <w:rsid w:val="002F418A"/>
    <w:rsid w:val="002F4263"/>
    <w:rsid w:val="002F4311"/>
    <w:rsid w:val="002F4485"/>
    <w:rsid w:val="002F4536"/>
    <w:rsid w:val="002F45C4"/>
    <w:rsid w:val="002F46DE"/>
    <w:rsid w:val="002F493D"/>
    <w:rsid w:val="002F4A25"/>
    <w:rsid w:val="002F4AAA"/>
    <w:rsid w:val="002F4AF6"/>
    <w:rsid w:val="002F4B44"/>
    <w:rsid w:val="002F4CFF"/>
    <w:rsid w:val="002F4F84"/>
    <w:rsid w:val="002F5003"/>
    <w:rsid w:val="002F50A1"/>
    <w:rsid w:val="002F51F0"/>
    <w:rsid w:val="002F52C4"/>
    <w:rsid w:val="002F5451"/>
    <w:rsid w:val="002F583C"/>
    <w:rsid w:val="002F59C6"/>
    <w:rsid w:val="002F5DC2"/>
    <w:rsid w:val="002F5E02"/>
    <w:rsid w:val="002F5FF2"/>
    <w:rsid w:val="002F6256"/>
    <w:rsid w:val="002F63CF"/>
    <w:rsid w:val="002F6411"/>
    <w:rsid w:val="002F64D9"/>
    <w:rsid w:val="002F6563"/>
    <w:rsid w:val="002F67FD"/>
    <w:rsid w:val="002F6959"/>
    <w:rsid w:val="002F695E"/>
    <w:rsid w:val="002F6BD7"/>
    <w:rsid w:val="002F6E58"/>
    <w:rsid w:val="002F6E90"/>
    <w:rsid w:val="002F70B8"/>
    <w:rsid w:val="002F7288"/>
    <w:rsid w:val="002F7829"/>
    <w:rsid w:val="002F7944"/>
    <w:rsid w:val="002F79F1"/>
    <w:rsid w:val="002F7A37"/>
    <w:rsid w:val="002F7AC2"/>
    <w:rsid w:val="0030007C"/>
    <w:rsid w:val="003000D4"/>
    <w:rsid w:val="00300311"/>
    <w:rsid w:val="003005CC"/>
    <w:rsid w:val="003007F4"/>
    <w:rsid w:val="00300973"/>
    <w:rsid w:val="00300B65"/>
    <w:rsid w:val="00300BAD"/>
    <w:rsid w:val="00300D61"/>
    <w:rsid w:val="00300DCE"/>
    <w:rsid w:val="00300FB7"/>
    <w:rsid w:val="00301105"/>
    <w:rsid w:val="00301538"/>
    <w:rsid w:val="0030154A"/>
    <w:rsid w:val="0030155A"/>
    <w:rsid w:val="003016B3"/>
    <w:rsid w:val="00301724"/>
    <w:rsid w:val="00301930"/>
    <w:rsid w:val="00301993"/>
    <w:rsid w:val="00301BA5"/>
    <w:rsid w:val="00301D9A"/>
    <w:rsid w:val="00301DE8"/>
    <w:rsid w:val="00301F0F"/>
    <w:rsid w:val="0030203D"/>
    <w:rsid w:val="00302048"/>
    <w:rsid w:val="00302093"/>
    <w:rsid w:val="003020BC"/>
    <w:rsid w:val="00302304"/>
    <w:rsid w:val="00302440"/>
    <w:rsid w:val="003024C7"/>
    <w:rsid w:val="00302652"/>
    <w:rsid w:val="003026AF"/>
    <w:rsid w:val="00302850"/>
    <w:rsid w:val="003028C3"/>
    <w:rsid w:val="00302906"/>
    <w:rsid w:val="00302960"/>
    <w:rsid w:val="00302A7D"/>
    <w:rsid w:val="00302A83"/>
    <w:rsid w:val="00302B44"/>
    <w:rsid w:val="00302B7A"/>
    <w:rsid w:val="00302DA6"/>
    <w:rsid w:val="00302DF2"/>
    <w:rsid w:val="00302E06"/>
    <w:rsid w:val="0030302C"/>
    <w:rsid w:val="003031CE"/>
    <w:rsid w:val="003033C6"/>
    <w:rsid w:val="0030357B"/>
    <w:rsid w:val="003036B8"/>
    <w:rsid w:val="0030383A"/>
    <w:rsid w:val="003038A0"/>
    <w:rsid w:val="00303AA5"/>
    <w:rsid w:val="00303AF2"/>
    <w:rsid w:val="00303D99"/>
    <w:rsid w:val="00303E94"/>
    <w:rsid w:val="00303E9D"/>
    <w:rsid w:val="00303EC7"/>
    <w:rsid w:val="00303F16"/>
    <w:rsid w:val="00303FF6"/>
    <w:rsid w:val="003040C6"/>
    <w:rsid w:val="003041F9"/>
    <w:rsid w:val="0030428A"/>
    <w:rsid w:val="00304321"/>
    <w:rsid w:val="00304333"/>
    <w:rsid w:val="00304492"/>
    <w:rsid w:val="003044E3"/>
    <w:rsid w:val="00304537"/>
    <w:rsid w:val="003047A5"/>
    <w:rsid w:val="0030480C"/>
    <w:rsid w:val="003048F3"/>
    <w:rsid w:val="00304987"/>
    <w:rsid w:val="00304A15"/>
    <w:rsid w:val="00304A6F"/>
    <w:rsid w:val="00304B00"/>
    <w:rsid w:val="00304B4F"/>
    <w:rsid w:val="00304BCA"/>
    <w:rsid w:val="00304C8E"/>
    <w:rsid w:val="00304ED0"/>
    <w:rsid w:val="00305046"/>
    <w:rsid w:val="003050EA"/>
    <w:rsid w:val="0030514E"/>
    <w:rsid w:val="00305415"/>
    <w:rsid w:val="00305478"/>
    <w:rsid w:val="003055B1"/>
    <w:rsid w:val="00305648"/>
    <w:rsid w:val="00305682"/>
    <w:rsid w:val="003056A7"/>
    <w:rsid w:val="00305C87"/>
    <w:rsid w:val="00305D4F"/>
    <w:rsid w:val="00305EC2"/>
    <w:rsid w:val="00306052"/>
    <w:rsid w:val="00306289"/>
    <w:rsid w:val="0030668A"/>
    <w:rsid w:val="00306BF6"/>
    <w:rsid w:val="00306D03"/>
    <w:rsid w:val="00306E21"/>
    <w:rsid w:val="00306F39"/>
    <w:rsid w:val="00306F5D"/>
    <w:rsid w:val="0030720F"/>
    <w:rsid w:val="0030737B"/>
    <w:rsid w:val="00307435"/>
    <w:rsid w:val="00307832"/>
    <w:rsid w:val="00307AA2"/>
    <w:rsid w:val="00307C3A"/>
    <w:rsid w:val="00307C43"/>
    <w:rsid w:val="00307D16"/>
    <w:rsid w:val="00310076"/>
    <w:rsid w:val="00310796"/>
    <w:rsid w:val="00310A13"/>
    <w:rsid w:val="00310B7B"/>
    <w:rsid w:val="00310F56"/>
    <w:rsid w:val="00311027"/>
    <w:rsid w:val="0031112F"/>
    <w:rsid w:val="003111E6"/>
    <w:rsid w:val="003116DF"/>
    <w:rsid w:val="00311712"/>
    <w:rsid w:val="00311748"/>
    <w:rsid w:val="00311776"/>
    <w:rsid w:val="00311AD4"/>
    <w:rsid w:val="00311C7D"/>
    <w:rsid w:val="00311E9F"/>
    <w:rsid w:val="003120C6"/>
    <w:rsid w:val="00312105"/>
    <w:rsid w:val="00312272"/>
    <w:rsid w:val="003122EC"/>
    <w:rsid w:val="0031233A"/>
    <w:rsid w:val="003123DC"/>
    <w:rsid w:val="003124F9"/>
    <w:rsid w:val="003126B8"/>
    <w:rsid w:val="00312761"/>
    <w:rsid w:val="00312944"/>
    <w:rsid w:val="00312BC5"/>
    <w:rsid w:val="00312BF5"/>
    <w:rsid w:val="00312D3D"/>
    <w:rsid w:val="00312E92"/>
    <w:rsid w:val="00312F2C"/>
    <w:rsid w:val="00312F83"/>
    <w:rsid w:val="00313216"/>
    <w:rsid w:val="0031352E"/>
    <w:rsid w:val="003135F3"/>
    <w:rsid w:val="003136A7"/>
    <w:rsid w:val="003136DA"/>
    <w:rsid w:val="00313A83"/>
    <w:rsid w:val="00313B40"/>
    <w:rsid w:val="00313F08"/>
    <w:rsid w:val="00313F8A"/>
    <w:rsid w:val="00313F92"/>
    <w:rsid w:val="00313FE8"/>
    <w:rsid w:val="0031401B"/>
    <w:rsid w:val="003141FC"/>
    <w:rsid w:val="0031435E"/>
    <w:rsid w:val="003143AC"/>
    <w:rsid w:val="003144BC"/>
    <w:rsid w:val="003145D1"/>
    <w:rsid w:val="003146B6"/>
    <w:rsid w:val="00314879"/>
    <w:rsid w:val="003148C2"/>
    <w:rsid w:val="00314BBE"/>
    <w:rsid w:val="00314CFC"/>
    <w:rsid w:val="00314F78"/>
    <w:rsid w:val="00315035"/>
    <w:rsid w:val="003151E3"/>
    <w:rsid w:val="00315744"/>
    <w:rsid w:val="0031585D"/>
    <w:rsid w:val="0031597A"/>
    <w:rsid w:val="00315B39"/>
    <w:rsid w:val="00315C50"/>
    <w:rsid w:val="00315C8F"/>
    <w:rsid w:val="00315CEA"/>
    <w:rsid w:val="00315E4B"/>
    <w:rsid w:val="0031604B"/>
    <w:rsid w:val="003160B5"/>
    <w:rsid w:val="003162FA"/>
    <w:rsid w:val="00316326"/>
    <w:rsid w:val="00316349"/>
    <w:rsid w:val="00316384"/>
    <w:rsid w:val="00316B27"/>
    <w:rsid w:val="00316C9D"/>
    <w:rsid w:val="00316D75"/>
    <w:rsid w:val="00317054"/>
    <w:rsid w:val="0031723F"/>
    <w:rsid w:val="00317260"/>
    <w:rsid w:val="0031742E"/>
    <w:rsid w:val="0031757C"/>
    <w:rsid w:val="0031784A"/>
    <w:rsid w:val="0031799A"/>
    <w:rsid w:val="00317A38"/>
    <w:rsid w:val="00317C65"/>
    <w:rsid w:val="00317E1B"/>
    <w:rsid w:val="00317F3B"/>
    <w:rsid w:val="00317F69"/>
    <w:rsid w:val="00320087"/>
    <w:rsid w:val="003201D0"/>
    <w:rsid w:val="00320220"/>
    <w:rsid w:val="0032049B"/>
    <w:rsid w:val="0032079F"/>
    <w:rsid w:val="003207F4"/>
    <w:rsid w:val="003208B7"/>
    <w:rsid w:val="003208CB"/>
    <w:rsid w:val="00320ADA"/>
    <w:rsid w:val="00320AE8"/>
    <w:rsid w:val="00320B2F"/>
    <w:rsid w:val="00320C5E"/>
    <w:rsid w:val="00320C95"/>
    <w:rsid w:val="00320E7D"/>
    <w:rsid w:val="00320ED0"/>
    <w:rsid w:val="00320FFE"/>
    <w:rsid w:val="0032105B"/>
    <w:rsid w:val="0032107C"/>
    <w:rsid w:val="00321148"/>
    <w:rsid w:val="0032134E"/>
    <w:rsid w:val="00321414"/>
    <w:rsid w:val="003215B5"/>
    <w:rsid w:val="00321640"/>
    <w:rsid w:val="00321731"/>
    <w:rsid w:val="003217D0"/>
    <w:rsid w:val="003218F0"/>
    <w:rsid w:val="003218FB"/>
    <w:rsid w:val="00321BC0"/>
    <w:rsid w:val="00321C61"/>
    <w:rsid w:val="00321CAC"/>
    <w:rsid w:val="00321CB2"/>
    <w:rsid w:val="00321DF3"/>
    <w:rsid w:val="00321F99"/>
    <w:rsid w:val="00322010"/>
    <w:rsid w:val="003220E3"/>
    <w:rsid w:val="0032215F"/>
    <w:rsid w:val="00322176"/>
    <w:rsid w:val="00322298"/>
    <w:rsid w:val="00322451"/>
    <w:rsid w:val="003224D2"/>
    <w:rsid w:val="003228A2"/>
    <w:rsid w:val="00322A57"/>
    <w:rsid w:val="00322E50"/>
    <w:rsid w:val="00322F0B"/>
    <w:rsid w:val="00322FCA"/>
    <w:rsid w:val="00323072"/>
    <w:rsid w:val="0032327D"/>
    <w:rsid w:val="0032333B"/>
    <w:rsid w:val="00323684"/>
    <w:rsid w:val="003236B4"/>
    <w:rsid w:val="003237AB"/>
    <w:rsid w:val="0032386C"/>
    <w:rsid w:val="00323878"/>
    <w:rsid w:val="00323A83"/>
    <w:rsid w:val="00323C38"/>
    <w:rsid w:val="00323D0D"/>
    <w:rsid w:val="00323D7B"/>
    <w:rsid w:val="00323D95"/>
    <w:rsid w:val="00323DAC"/>
    <w:rsid w:val="00323F27"/>
    <w:rsid w:val="00323FE7"/>
    <w:rsid w:val="0032429A"/>
    <w:rsid w:val="00324377"/>
    <w:rsid w:val="00324502"/>
    <w:rsid w:val="003245BC"/>
    <w:rsid w:val="003245D1"/>
    <w:rsid w:val="003247C0"/>
    <w:rsid w:val="003247DA"/>
    <w:rsid w:val="00324847"/>
    <w:rsid w:val="00324874"/>
    <w:rsid w:val="00324983"/>
    <w:rsid w:val="00324B6B"/>
    <w:rsid w:val="00324CBA"/>
    <w:rsid w:val="00324FF3"/>
    <w:rsid w:val="003251FF"/>
    <w:rsid w:val="003252F4"/>
    <w:rsid w:val="00325839"/>
    <w:rsid w:val="00325848"/>
    <w:rsid w:val="003258B7"/>
    <w:rsid w:val="00325D7F"/>
    <w:rsid w:val="00325E53"/>
    <w:rsid w:val="00325EA5"/>
    <w:rsid w:val="00325F02"/>
    <w:rsid w:val="00326087"/>
    <w:rsid w:val="003260DA"/>
    <w:rsid w:val="00326145"/>
    <w:rsid w:val="00326282"/>
    <w:rsid w:val="003262E7"/>
    <w:rsid w:val="00326309"/>
    <w:rsid w:val="0032639E"/>
    <w:rsid w:val="00326560"/>
    <w:rsid w:val="0032688B"/>
    <w:rsid w:val="00326AF2"/>
    <w:rsid w:val="00326B2D"/>
    <w:rsid w:val="00326DE8"/>
    <w:rsid w:val="00327231"/>
    <w:rsid w:val="00327409"/>
    <w:rsid w:val="0032782A"/>
    <w:rsid w:val="00327863"/>
    <w:rsid w:val="003279C9"/>
    <w:rsid w:val="00327A4D"/>
    <w:rsid w:val="00327B4F"/>
    <w:rsid w:val="00327CC6"/>
    <w:rsid w:val="00327D9F"/>
    <w:rsid w:val="00327E3F"/>
    <w:rsid w:val="00327F22"/>
    <w:rsid w:val="003300DA"/>
    <w:rsid w:val="0033011E"/>
    <w:rsid w:val="00330275"/>
    <w:rsid w:val="00330405"/>
    <w:rsid w:val="00330621"/>
    <w:rsid w:val="00330825"/>
    <w:rsid w:val="0033085B"/>
    <w:rsid w:val="0033095B"/>
    <w:rsid w:val="00330C78"/>
    <w:rsid w:val="00330CE1"/>
    <w:rsid w:val="00330E4D"/>
    <w:rsid w:val="00331294"/>
    <w:rsid w:val="00331824"/>
    <w:rsid w:val="00331F9E"/>
    <w:rsid w:val="003320F4"/>
    <w:rsid w:val="00332183"/>
    <w:rsid w:val="0033245A"/>
    <w:rsid w:val="00332528"/>
    <w:rsid w:val="00332537"/>
    <w:rsid w:val="003325A4"/>
    <w:rsid w:val="0033261D"/>
    <w:rsid w:val="00332629"/>
    <w:rsid w:val="00332A97"/>
    <w:rsid w:val="00332B82"/>
    <w:rsid w:val="00332D02"/>
    <w:rsid w:val="00332D50"/>
    <w:rsid w:val="00332E0C"/>
    <w:rsid w:val="00332E96"/>
    <w:rsid w:val="00333070"/>
    <w:rsid w:val="003332A3"/>
    <w:rsid w:val="003332B5"/>
    <w:rsid w:val="0033338E"/>
    <w:rsid w:val="00333595"/>
    <w:rsid w:val="00333657"/>
    <w:rsid w:val="003338B1"/>
    <w:rsid w:val="00333AAD"/>
    <w:rsid w:val="00333C9E"/>
    <w:rsid w:val="00333EF9"/>
    <w:rsid w:val="00334011"/>
    <w:rsid w:val="0033431D"/>
    <w:rsid w:val="003343CF"/>
    <w:rsid w:val="003344F9"/>
    <w:rsid w:val="003346CE"/>
    <w:rsid w:val="003347A8"/>
    <w:rsid w:val="003348C8"/>
    <w:rsid w:val="00334BF3"/>
    <w:rsid w:val="00334C98"/>
    <w:rsid w:val="00334CB3"/>
    <w:rsid w:val="00334D79"/>
    <w:rsid w:val="00334DA1"/>
    <w:rsid w:val="00334E94"/>
    <w:rsid w:val="00334F14"/>
    <w:rsid w:val="00334F35"/>
    <w:rsid w:val="003351A1"/>
    <w:rsid w:val="003351B9"/>
    <w:rsid w:val="00335202"/>
    <w:rsid w:val="00335250"/>
    <w:rsid w:val="003352DA"/>
    <w:rsid w:val="003353A9"/>
    <w:rsid w:val="003353EE"/>
    <w:rsid w:val="00335417"/>
    <w:rsid w:val="003354B9"/>
    <w:rsid w:val="00335667"/>
    <w:rsid w:val="00335685"/>
    <w:rsid w:val="003356C4"/>
    <w:rsid w:val="003358A6"/>
    <w:rsid w:val="00335954"/>
    <w:rsid w:val="00335A66"/>
    <w:rsid w:val="00335D19"/>
    <w:rsid w:val="0033614B"/>
    <w:rsid w:val="003361AC"/>
    <w:rsid w:val="00336251"/>
    <w:rsid w:val="0033637F"/>
    <w:rsid w:val="003364FA"/>
    <w:rsid w:val="003365CF"/>
    <w:rsid w:val="0033661E"/>
    <w:rsid w:val="00336887"/>
    <w:rsid w:val="00336A9E"/>
    <w:rsid w:val="00336B86"/>
    <w:rsid w:val="00336C3E"/>
    <w:rsid w:val="00336CEF"/>
    <w:rsid w:val="00336D57"/>
    <w:rsid w:val="00336F28"/>
    <w:rsid w:val="00337178"/>
    <w:rsid w:val="0033773D"/>
    <w:rsid w:val="00337930"/>
    <w:rsid w:val="00337964"/>
    <w:rsid w:val="003379DC"/>
    <w:rsid w:val="00337F84"/>
    <w:rsid w:val="00337FA7"/>
    <w:rsid w:val="0034001B"/>
    <w:rsid w:val="0034008A"/>
    <w:rsid w:val="003401CC"/>
    <w:rsid w:val="0034022F"/>
    <w:rsid w:val="003403DF"/>
    <w:rsid w:val="003404C1"/>
    <w:rsid w:val="00340579"/>
    <w:rsid w:val="00340CA8"/>
    <w:rsid w:val="00340D33"/>
    <w:rsid w:val="00340DB1"/>
    <w:rsid w:val="00340F5B"/>
    <w:rsid w:val="00341345"/>
    <w:rsid w:val="003415B3"/>
    <w:rsid w:val="00341850"/>
    <w:rsid w:val="00341B91"/>
    <w:rsid w:val="00341BD3"/>
    <w:rsid w:val="003420AF"/>
    <w:rsid w:val="0034217C"/>
    <w:rsid w:val="003421D5"/>
    <w:rsid w:val="00342424"/>
    <w:rsid w:val="0034247C"/>
    <w:rsid w:val="00342491"/>
    <w:rsid w:val="00342607"/>
    <w:rsid w:val="00342671"/>
    <w:rsid w:val="00342951"/>
    <w:rsid w:val="003429BF"/>
    <w:rsid w:val="00342ACB"/>
    <w:rsid w:val="00342AD6"/>
    <w:rsid w:val="00342DB4"/>
    <w:rsid w:val="00342E1D"/>
    <w:rsid w:val="0034324A"/>
    <w:rsid w:val="0034354E"/>
    <w:rsid w:val="00343625"/>
    <w:rsid w:val="00343DC4"/>
    <w:rsid w:val="00343FD7"/>
    <w:rsid w:val="003441DC"/>
    <w:rsid w:val="00344375"/>
    <w:rsid w:val="00344420"/>
    <w:rsid w:val="00344790"/>
    <w:rsid w:val="00344BF5"/>
    <w:rsid w:val="00344C75"/>
    <w:rsid w:val="003450E0"/>
    <w:rsid w:val="00345194"/>
    <w:rsid w:val="0034519C"/>
    <w:rsid w:val="003453C6"/>
    <w:rsid w:val="003453CA"/>
    <w:rsid w:val="00345578"/>
    <w:rsid w:val="003455C1"/>
    <w:rsid w:val="0034574C"/>
    <w:rsid w:val="00345896"/>
    <w:rsid w:val="0034594E"/>
    <w:rsid w:val="00345AE9"/>
    <w:rsid w:val="00345BDF"/>
    <w:rsid w:val="00345CF0"/>
    <w:rsid w:val="00345D40"/>
    <w:rsid w:val="00345DB4"/>
    <w:rsid w:val="00345DD2"/>
    <w:rsid w:val="00345E05"/>
    <w:rsid w:val="00345F7F"/>
    <w:rsid w:val="003461BC"/>
    <w:rsid w:val="00346246"/>
    <w:rsid w:val="003462FD"/>
    <w:rsid w:val="0034662E"/>
    <w:rsid w:val="00346738"/>
    <w:rsid w:val="00346851"/>
    <w:rsid w:val="00346913"/>
    <w:rsid w:val="0034698C"/>
    <w:rsid w:val="0034703B"/>
    <w:rsid w:val="003471A5"/>
    <w:rsid w:val="003473F2"/>
    <w:rsid w:val="003477D5"/>
    <w:rsid w:val="00347818"/>
    <w:rsid w:val="00347AAD"/>
    <w:rsid w:val="00347B37"/>
    <w:rsid w:val="00347CA4"/>
    <w:rsid w:val="00347CBA"/>
    <w:rsid w:val="00347CC8"/>
    <w:rsid w:val="00347D5B"/>
    <w:rsid w:val="00347E2E"/>
    <w:rsid w:val="00347EE9"/>
    <w:rsid w:val="00347F3C"/>
    <w:rsid w:val="00347F87"/>
    <w:rsid w:val="003500E3"/>
    <w:rsid w:val="003500FE"/>
    <w:rsid w:val="0035026D"/>
    <w:rsid w:val="003503BB"/>
    <w:rsid w:val="003503E7"/>
    <w:rsid w:val="00350556"/>
    <w:rsid w:val="003505FF"/>
    <w:rsid w:val="00350639"/>
    <w:rsid w:val="00350678"/>
    <w:rsid w:val="00350938"/>
    <w:rsid w:val="00350A93"/>
    <w:rsid w:val="00350BD5"/>
    <w:rsid w:val="00350C5A"/>
    <w:rsid w:val="00350D30"/>
    <w:rsid w:val="00350D33"/>
    <w:rsid w:val="00350ED1"/>
    <w:rsid w:val="00350F47"/>
    <w:rsid w:val="003512F4"/>
    <w:rsid w:val="003516FB"/>
    <w:rsid w:val="003519E9"/>
    <w:rsid w:val="00351C0D"/>
    <w:rsid w:val="00351D39"/>
    <w:rsid w:val="00351F71"/>
    <w:rsid w:val="00351F92"/>
    <w:rsid w:val="00351FC9"/>
    <w:rsid w:val="00352008"/>
    <w:rsid w:val="00352130"/>
    <w:rsid w:val="003525F6"/>
    <w:rsid w:val="00352876"/>
    <w:rsid w:val="003528BA"/>
    <w:rsid w:val="00352B43"/>
    <w:rsid w:val="00352B6F"/>
    <w:rsid w:val="00352DA1"/>
    <w:rsid w:val="00352DFB"/>
    <w:rsid w:val="00353048"/>
    <w:rsid w:val="00353168"/>
    <w:rsid w:val="003532F5"/>
    <w:rsid w:val="00353656"/>
    <w:rsid w:val="0035392D"/>
    <w:rsid w:val="003539CB"/>
    <w:rsid w:val="00353B5A"/>
    <w:rsid w:val="00353C7E"/>
    <w:rsid w:val="00353D01"/>
    <w:rsid w:val="00353DB5"/>
    <w:rsid w:val="00354017"/>
    <w:rsid w:val="00354192"/>
    <w:rsid w:val="003543B2"/>
    <w:rsid w:val="0035465B"/>
    <w:rsid w:val="003548AE"/>
    <w:rsid w:val="0035491C"/>
    <w:rsid w:val="00354B99"/>
    <w:rsid w:val="00354C36"/>
    <w:rsid w:val="00354E76"/>
    <w:rsid w:val="00354ECD"/>
    <w:rsid w:val="00354FC8"/>
    <w:rsid w:val="003552C4"/>
    <w:rsid w:val="003552DB"/>
    <w:rsid w:val="0035530C"/>
    <w:rsid w:val="003554F0"/>
    <w:rsid w:val="0035574D"/>
    <w:rsid w:val="0035576A"/>
    <w:rsid w:val="00355829"/>
    <w:rsid w:val="00355863"/>
    <w:rsid w:val="00355E1F"/>
    <w:rsid w:val="00355E6D"/>
    <w:rsid w:val="0035665E"/>
    <w:rsid w:val="003566A4"/>
    <w:rsid w:val="00356741"/>
    <w:rsid w:val="00356754"/>
    <w:rsid w:val="0035692E"/>
    <w:rsid w:val="003569E9"/>
    <w:rsid w:val="00356A55"/>
    <w:rsid w:val="00356A75"/>
    <w:rsid w:val="00356EB7"/>
    <w:rsid w:val="003570D0"/>
    <w:rsid w:val="003570FA"/>
    <w:rsid w:val="00357315"/>
    <w:rsid w:val="0035736F"/>
    <w:rsid w:val="003573B8"/>
    <w:rsid w:val="003573CB"/>
    <w:rsid w:val="0035753F"/>
    <w:rsid w:val="0035757D"/>
    <w:rsid w:val="0035779E"/>
    <w:rsid w:val="0035793C"/>
    <w:rsid w:val="00357BFD"/>
    <w:rsid w:val="00357DFC"/>
    <w:rsid w:val="00357F37"/>
    <w:rsid w:val="00357F4D"/>
    <w:rsid w:val="003600CC"/>
    <w:rsid w:val="00360255"/>
    <w:rsid w:val="00360362"/>
    <w:rsid w:val="00360679"/>
    <w:rsid w:val="003609F6"/>
    <w:rsid w:val="00360F69"/>
    <w:rsid w:val="00361053"/>
    <w:rsid w:val="00361108"/>
    <w:rsid w:val="003611DD"/>
    <w:rsid w:val="00361245"/>
    <w:rsid w:val="003613BF"/>
    <w:rsid w:val="003614F4"/>
    <w:rsid w:val="003615CE"/>
    <w:rsid w:val="003615E8"/>
    <w:rsid w:val="00361659"/>
    <w:rsid w:val="003616ED"/>
    <w:rsid w:val="00361CD1"/>
    <w:rsid w:val="00361EBE"/>
    <w:rsid w:val="00361F87"/>
    <w:rsid w:val="00361FDC"/>
    <w:rsid w:val="0036206F"/>
    <w:rsid w:val="00362083"/>
    <w:rsid w:val="003621DD"/>
    <w:rsid w:val="00362283"/>
    <w:rsid w:val="0036229C"/>
    <w:rsid w:val="003622AE"/>
    <w:rsid w:val="003623AA"/>
    <w:rsid w:val="0036240D"/>
    <w:rsid w:val="00362489"/>
    <w:rsid w:val="003624BF"/>
    <w:rsid w:val="003624EE"/>
    <w:rsid w:val="003627D4"/>
    <w:rsid w:val="003627ED"/>
    <w:rsid w:val="00362A52"/>
    <w:rsid w:val="00362AA6"/>
    <w:rsid w:val="00362C2D"/>
    <w:rsid w:val="00362D11"/>
    <w:rsid w:val="00362EF5"/>
    <w:rsid w:val="00362EFE"/>
    <w:rsid w:val="00362FA9"/>
    <w:rsid w:val="003631C7"/>
    <w:rsid w:val="00363235"/>
    <w:rsid w:val="0036328F"/>
    <w:rsid w:val="003637AC"/>
    <w:rsid w:val="003638AC"/>
    <w:rsid w:val="00363922"/>
    <w:rsid w:val="00363990"/>
    <w:rsid w:val="00363B2A"/>
    <w:rsid w:val="00363DC1"/>
    <w:rsid w:val="00363FEE"/>
    <w:rsid w:val="003640B3"/>
    <w:rsid w:val="003640E5"/>
    <w:rsid w:val="0036420A"/>
    <w:rsid w:val="00364265"/>
    <w:rsid w:val="00364643"/>
    <w:rsid w:val="003646D1"/>
    <w:rsid w:val="003648B4"/>
    <w:rsid w:val="003648CD"/>
    <w:rsid w:val="00364914"/>
    <w:rsid w:val="00364A3B"/>
    <w:rsid w:val="00364BE7"/>
    <w:rsid w:val="00364C96"/>
    <w:rsid w:val="00364CC9"/>
    <w:rsid w:val="00364CDF"/>
    <w:rsid w:val="00364D0A"/>
    <w:rsid w:val="00364F94"/>
    <w:rsid w:val="003650EB"/>
    <w:rsid w:val="003650FB"/>
    <w:rsid w:val="003652EB"/>
    <w:rsid w:val="00365360"/>
    <w:rsid w:val="00365377"/>
    <w:rsid w:val="00365553"/>
    <w:rsid w:val="00365580"/>
    <w:rsid w:val="003657AD"/>
    <w:rsid w:val="003658E8"/>
    <w:rsid w:val="00365A86"/>
    <w:rsid w:val="00365E1F"/>
    <w:rsid w:val="0036621A"/>
    <w:rsid w:val="00366309"/>
    <w:rsid w:val="00366343"/>
    <w:rsid w:val="0036643D"/>
    <w:rsid w:val="00366564"/>
    <w:rsid w:val="003665D0"/>
    <w:rsid w:val="00366635"/>
    <w:rsid w:val="003666B3"/>
    <w:rsid w:val="0036673D"/>
    <w:rsid w:val="00366A4F"/>
    <w:rsid w:val="00366AAC"/>
    <w:rsid w:val="00366D1D"/>
    <w:rsid w:val="00366DFB"/>
    <w:rsid w:val="0036710B"/>
    <w:rsid w:val="00367128"/>
    <w:rsid w:val="003671F0"/>
    <w:rsid w:val="003675CF"/>
    <w:rsid w:val="00367605"/>
    <w:rsid w:val="00367684"/>
    <w:rsid w:val="0036768E"/>
    <w:rsid w:val="00367751"/>
    <w:rsid w:val="0036775F"/>
    <w:rsid w:val="003677E1"/>
    <w:rsid w:val="003678C2"/>
    <w:rsid w:val="003679CF"/>
    <w:rsid w:val="00367C83"/>
    <w:rsid w:val="00367D23"/>
    <w:rsid w:val="00367FEA"/>
    <w:rsid w:val="0037008B"/>
    <w:rsid w:val="003700E2"/>
    <w:rsid w:val="00370146"/>
    <w:rsid w:val="003702EB"/>
    <w:rsid w:val="003704AF"/>
    <w:rsid w:val="00370549"/>
    <w:rsid w:val="003706A3"/>
    <w:rsid w:val="0037070C"/>
    <w:rsid w:val="0037072B"/>
    <w:rsid w:val="003707F1"/>
    <w:rsid w:val="00370A62"/>
    <w:rsid w:val="00370A91"/>
    <w:rsid w:val="00370F8A"/>
    <w:rsid w:val="00371000"/>
    <w:rsid w:val="00371028"/>
    <w:rsid w:val="0037105B"/>
    <w:rsid w:val="003711F7"/>
    <w:rsid w:val="003713AE"/>
    <w:rsid w:val="003714CA"/>
    <w:rsid w:val="00371567"/>
    <w:rsid w:val="003715AD"/>
    <w:rsid w:val="00371736"/>
    <w:rsid w:val="003717B5"/>
    <w:rsid w:val="00371ADC"/>
    <w:rsid w:val="00371D89"/>
    <w:rsid w:val="00371DE5"/>
    <w:rsid w:val="00371E8B"/>
    <w:rsid w:val="00371F0C"/>
    <w:rsid w:val="00372126"/>
    <w:rsid w:val="00372223"/>
    <w:rsid w:val="00372232"/>
    <w:rsid w:val="00372332"/>
    <w:rsid w:val="00372392"/>
    <w:rsid w:val="003723D2"/>
    <w:rsid w:val="0037244A"/>
    <w:rsid w:val="0037246C"/>
    <w:rsid w:val="00372550"/>
    <w:rsid w:val="00372AB3"/>
    <w:rsid w:val="00372BC8"/>
    <w:rsid w:val="00372C8C"/>
    <w:rsid w:val="00373153"/>
    <w:rsid w:val="0037319D"/>
    <w:rsid w:val="003733D3"/>
    <w:rsid w:val="00373447"/>
    <w:rsid w:val="003736D3"/>
    <w:rsid w:val="00373792"/>
    <w:rsid w:val="003738B7"/>
    <w:rsid w:val="003738DA"/>
    <w:rsid w:val="0037397B"/>
    <w:rsid w:val="00373CA1"/>
    <w:rsid w:val="00373D05"/>
    <w:rsid w:val="00373E56"/>
    <w:rsid w:val="003740C3"/>
    <w:rsid w:val="003740E1"/>
    <w:rsid w:val="00374375"/>
    <w:rsid w:val="003743B1"/>
    <w:rsid w:val="003743B5"/>
    <w:rsid w:val="003744AC"/>
    <w:rsid w:val="0037457C"/>
    <w:rsid w:val="0037479A"/>
    <w:rsid w:val="00374AC6"/>
    <w:rsid w:val="00374CFA"/>
    <w:rsid w:val="00374DAE"/>
    <w:rsid w:val="00375204"/>
    <w:rsid w:val="0037532F"/>
    <w:rsid w:val="00375375"/>
    <w:rsid w:val="003754C2"/>
    <w:rsid w:val="003754ED"/>
    <w:rsid w:val="00375564"/>
    <w:rsid w:val="00375726"/>
    <w:rsid w:val="00375885"/>
    <w:rsid w:val="00375A46"/>
    <w:rsid w:val="00375B5F"/>
    <w:rsid w:val="00375C80"/>
    <w:rsid w:val="00376021"/>
    <w:rsid w:val="003760D4"/>
    <w:rsid w:val="003761D5"/>
    <w:rsid w:val="00376221"/>
    <w:rsid w:val="00376663"/>
    <w:rsid w:val="003767E8"/>
    <w:rsid w:val="00376EAB"/>
    <w:rsid w:val="003770D5"/>
    <w:rsid w:val="00377178"/>
    <w:rsid w:val="003771A9"/>
    <w:rsid w:val="003771D2"/>
    <w:rsid w:val="00377749"/>
    <w:rsid w:val="00377782"/>
    <w:rsid w:val="003777BC"/>
    <w:rsid w:val="003777F0"/>
    <w:rsid w:val="0037784C"/>
    <w:rsid w:val="00377A6A"/>
    <w:rsid w:val="00377A81"/>
    <w:rsid w:val="00377E3A"/>
    <w:rsid w:val="00380253"/>
    <w:rsid w:val="0038050B"/>
    <w:rsid w:val="00380A0F"/>
    <w:rsid w:val="00380A53"/>
    <w:rsid w:val="00380A6E"/>
    <w:rsid w:val="00380AB6"/>
    <w:rsid w:val="00380B07"/>
    <w:rsid w:val="00380DA4"/>
    <w:rsid w:val="00380F6D"/>
    <w:rsid w:val="003811C8"/>
    <w:rsid w:val="003811C9"/>
    <w:rsid w:val="0038125B"/>
    <w:rsid w:val="003812AA"/>
    <w:rsid w:val="00381542"/>
    <w:rsid w:val="003818DE"/>
    <w:rsid w:val="00381A3E"/>
    <w:rsid w:val="00381B55"/>
    <w:rsid w:val="00381CA6"/>
    <w:rsid w:val="0038212C"/>
    <w:rsid w:val="0038235A"/>
    <w:rsid w:val="0038246B"/>
    <w:rsid w:val="003824FC"/>
    <w:rsid w:val="0038254B"/>
    <w:rsid w:val="003829A1"/>
    <w:rsid w:val="00382BA4"/>
    <w:rsid w:val="00382C90"/>
    <w:rsid w:val="00382DAE"/>
    <w:rsid w:val="00382DFB"/>
    <w:rsid w:val="00382EBA"/>
    <w:rsid w:val="00382FE3"/>
    <w:rsid w:val="003832A7"/>
    <w:rsid w:val="003832BD"/>
    <w:rsid w:val="0038332E"/>
    <w:rsid w:val="00383393"/>
    <w:rsid w:val="003833E8"/>
    <w:rsid w:val="0038340D"/>
    <w:rsid w:val="0038379E"/>
    <w:rsid w:val="0038394A"/>
    <w:rsid w:val="00383A7B"/>
    <w:rsid w:val="00383BBC"/>
    <w:rsid w:val="00383DB3"/>
    <w:rsid w:val="00383EEC"/>
    <w:rsid w:val="003840C3"/>
    <w:rsid w:val="003840F9"/>
    <w:rsid w:val="003845FF"/>
    <w:rsid w:val="00384AC0"/>
    <w:rsid w:val="00384D8D"/>
    <w:rsid w:val="00384F43"/>
    <w:rsid w:val="003855EE"/>
    <w:rsid w:val="003858AD"/>
    <w:rsid w:val="00385906"/>
    <w:rsid w:val="003859AF"/>
    <w:rsid w:val="00385EB0"/>
    <w:rsid w:val="00385F84"/>
    <w:rsid w:val="003860BD"/>
    <w:rsid w:val="003860E3"/>
    <w:rsid w:val="00386184"/>
    <w:rsid w:val="00386366"/>
    <w:rsid w:val="00386492"/>
    <w:rsid w:val="003868D5"/>
    <w:rsid w:val="00386B84"/>
    <w:rsid w:val="00386C1A"/>
    <w:rsid w:val="00386DB2"/>
    <w:rsid w:val="003871DC"/>
    <w:rsid w:val="00387533"/>
    <w:rsid w:val="003878F8"/>
    <w:rsid w:val="00387A75"/>
    <w:rsid w:val="00387ADA"/>
    <w:rsid w:val="00387AF2"/>
    <w:rsid w:val="00387B46"/>
    <w:rsid w:val="00387CB0"/>
    <w:rsid w:val="00387DAF"/>
    <w:rsid w:val="00387EF1"/>
    <w:rsid w:val="00387FE5"/>
    <w:rsid w:val="0039017E"/>
    <w:rsid w:val="00390456"/>
    <w:rsid w:val="0039057B"/>
    <w:rsid w:val="003905E7"/>
    <w:rsid w:val="00390719"/>
    <w:rsid w:val="00390A4D"/>
    <w:rsid w:val="00390D84"/>
    <w:rsid w:val="00390DE6"/>
    <w:rsid w:val="003910BB"/>
    <w:rsid w:val="0039111D"/>
    <w:rsid w:val="00391120"/>
    <w:rsid w:val="00391275"/>
    <w:rsid w:val="0039147B"/>
    <w:rsid w:val="003917AF"/>
    <w:rsid w:val="00391C81"/>
    <w:rsid w:val="00391DD9"/>
    <w:rsid w:val="00392140"/>
    <w:rsid w:val="00392221"/>
    <w:rsid w:val="00392276"/>
    <w:rsid w:val="00392A33"/>
    <w:rsid w:val="00392BFA"/>
    <w:rsid w:val="00392F3B"/>
    <w:rsid w:val="00392FB3"/>
    <w:rsid w:val="003931C0"/>
    <w:rsid w:val="0039330E"/>
    <w:rsid w:val="00393396"/>
    <w:rsid w:val="003933E4"/>
    <w:rsid w:val="003935AB"/>
    <w:rsid w:val="00393713"/>
    <w:rsid w:val="00393880"/>
    <w:rsid w:val="00393942"/>
    <w:rsid w:val="0039394D"/>
    <w:rsid w:val="00393C8A"/>
    <w:rsid w:val="00393E1D"/>
    <w:rsid w:val="00393F38"/>
    <w:rsid w:val="00394126"/>
    <w:rsid w:val="003941DE"/>
    <w:rsid w:val="00394266"/>
    <w:rsid w:val="003943D9"/>
    <w:rsid w:val="00394534"/>
    <w:rsid w:val="0039465F"/>
    <w:rsid w:val="003946C7"/>
    <w:rsid w:val="00394919"/>
    <w:rsid w:val="00394A1B"/>
    <w:rsid w:val="00394A59"/>
    <w:rsid w:val="00394D55"/>
    <w:rsid w:val="00394D9C"/>
    <w:rsid w:val="003952A4"/>
    <w:rsid w:val="00395318"/>
    <w:rsid w:val="00395584"/>
    <w:rsid w:val="003956F0"/>
    <w:rsid w:val="003957A8"/>
    <w:rsid w:val="00395A77"/>
    <w:rsid w:val="00395B51"/>
    <w:rsid w:val="00395B74"/>
    <w:rsid w:val="00395B84"/>
    <w:rsid w:val="00395C32"/>
    <w:rsid w:val="00395C48"/>
    <w:rsid w:val="00395CE1"/>
    <w:rsid w:val="00395D80"/>
    <w:rsid w:val="00395F91"/>
    <w:rsid w:val="00395FA6"/>
    <w:rsid w:val="00396052"/>
    <w:rsid w:val="0039609A"/>
    <w:rsid w:val="00396131"/>
    <w:rsid w:val="00396246"/>
    <w:rsid w:val="0039637C"/>
    <w:rsid w:val="003963AF"/>
    <w:rsid w:val="003965B0"/>
    <w:rsid w:val="003965C8"/>
    <w:rsid w:val="00396629"/>
    <w:rsid w:val="00396649"/>
    <w:rsid w:val="00396695"/>
    <w:rsid w:val="00396717"/>
    <w:rsid w:val="00396786"/>
    <w:rsid w:val="003969FD"/>
    <w:rsid w:val="00396C88"/>
    <w:rsid w:val="00396D22"/>
    <w:rsid w:val="00396E06"/>
    <w:rsid w:val="00396E45"/>
    <w:rsid w:val="00396E64"/>
    <w:rsid w:val="00396EF7"/>
    <w:rsid w:val="00396FB2"/>
    <w:rsid w:val="00396FD0"/>
    <w:rsid w:val="0039744A"/>
    <w:rsid w:val="00397598"/>
    <w:rsid w:val="003975F1"/>
    <w:rsid w:val="003977D4"/>
    <w:rsid w:val="003977DC"/>
    <w:rsid w:val="00397860"/>
    <w:rsid w:val="00397906"/>
    <w:rsid w:val="00397A27"/>
    <w:rsid w:val="00397B22"/>
    <w:rsid w:val="00397C98"/>
    <w:rsid w:val="00397E33"/>
    <w:rsid w:val="00397FBD"/>
    <w:rsid w:val="003A013D"/>
    <w:rsid w:val="003A0168"/>
    <w:rsid w:val="003A0219"/>
    <w:rsid w:val="003A03DB"/>
    <w:rsid w:val="003A04D7"/>
    <w:rsid w:val="003A063F"/>
    <w:rsid w:val="003A0718"/>
    <w:rsid w:val="003A0776"/>
    <w:rsid w:val="003A07EA"/>
    <w:rsid w:val="003A07F9"/>
    <w:rsid w:val="003A0874"/>
    <w:rsid w:val="003A08BF"/>
    <w:rsid w:val="003A091E"/>
    <w:rsid w:val="003A0A4B"/>
    <w:rsid w:val="003A0B6F"/>
    <w:rsid w:val="003A0D38"/>
    <w:rsid w:val="003A0EB6"/>
    <w:rsid w:val="003A0FA5"/>
    <w:rsid w:val="003A14D5"/>
    <w:rsid w:val="003A1500"/>
    <w:rsid w:val="003A15B0"/>
    <w:rsid w:val="003A1628"/>
    <w:rsid w:val="003A17B9"/>
    <w:rsid w:val="003A1834"/>
    <w:rsid w:val="003A1BC5"/>
    <w:rsid w:val="003A1D1B"/>
    <w:rsid w:val="003A1ED5"/>
    <w:rsid w:val="003A1FDA"/>
    <w:rsid w:val="003A20B7"/>
    <w:rsid w:val="003A20D3"/>
    <w:rsid w:val="003A21D7"/>
    <w:rsid w:val="003A234B"/>
    <w:rsid w:val="003A23C4"/>
    <w:rsid w:val="003A24A0"/>
    <w:rsid w:val="003A24F0"/>
    <w:rsid w:val="003A24FF"/>
    <w:rsid w:val="003A257E"/>
    <w:rsid w:val="003A258B"/>
    <w:rsid w:val="003A25B4"/>
    <w:rsid w:val="003A268A"/>
    <w:rsid w:val="003A2797"/>
    <w:rsid w:val="003A27D9"/>
    <w:rsid w:val="003A2812"/>
    <w:rsid w:val="003A29A3"/>
    <w:rsid w:val="003A2A38"/>
    <w:rsid w:val="003A2C5A"/>
    <w:rsid w:val="003A2C68"/>
    <w:rsid w:val="003A2DD0"/>
    <w:rsid w:val="003A2EFF"/>
    <w:rsid w:val="003A2FBF"/>
    <w:rsid w:val="003A3427"/>
    <w:rsid w:val="003A3682"/>
    <w:rsid w:val="003A395D"/>
    <w:rsid w:val="003A3961"/>
    <w:rsid w:val="003A3AFF"/>
    <w:rsid w:val="003A3BBE"/>
    <w:rsid w:val="003A3C09"/>
    <w:rsid w:val="003A3C95"/>
    <w:rsid w:val="003A3D35"/>
    <w:rsid w:val="003A3FF4"/>
    <w:rsid w:val="003A4053"/>
    <w:rsid w:val="003A44B2"/>
    <w:rsid w:val="003A44D5"/>
    <w:rsid w:val="003A453B"/>
    <w:rsid w:val="003A45D0"/>
    <w:rsid w:val="003A4756"/>
    <w:rsid w:val="003A49E7"/>
    <w:rsid w:val="003A55E8"/>
    <w:rsid w:val="003A5611"/>
    <w:rsid w:val="003A584D"/>
    <w:rsid w:val="003A5918"/>
    <w:rsid w:val="003A5E69"/>
    <w:rsid w:val="003A6003"/>
    <w:rsid w:val="003A61C3"/>
    <w:rsid w:val="003A6669"/>
    <w:rsid w:val="003A6A09"/>
    <w:rsid w:val="003A6AF8"/>
    <w:rsid w:val="003A6D97"/>
    <w:rsid w:val="003A6EF3"/>
    <w:rsid w:val="003A718A"/>
    <w:rsid w:val="003A71F5"/>
    <w:rsid w:val="003A720B"/>
    <w:rsid w:val="003A7343"/>
    <w:rsid w:val="003A75E7"/>
    <w:rsid w:val="003A7BAA"/>
    <w:rsid w:val="003A7BF6"/>
    <w:rsid w:val="003A7C4F"/>
    <w:rsid w:val="003B016F"/>
    <w:rsid w:val="003B01A7"/>
    <w:rsid w:val="003B01FE"/>
    <w:rsid w:val="003B037B"/>
    <w:rsid w:val="003B05FD"/>
    <w:rsid w:val="003B063B"/>
    <w:rsid w:val="003B06EA"/>
    <w:rsid w:val="003B0762"/>
    <w:rsid w:val="003B0B8D"/>
    <w:rsid w:val="003B0C24"/>
    <w:rsid w:val="003B0C46"/>
    <w:rsid w:val="003B0D3B"/>
    <w:rsid w:val="003B0E39"/>
    <w:rsid w:val="003B0ED8"/>
    <w:rsid w:val="003B1093"/>
    <w:rsid w:val="003B1364"/>
    <w:rsid w:val="003B13C5"/>
    <w:rsid w:val="003B154D"/>
    <w:rsid w:val="003B15D7"/>
    <w:rsid w:val="003B1632"/>
    <w:rsid w:val="003B16C9"/>
    <w:rsid w:val="003B16F8"/>
    <w:rsid w:val="003B1709"/>
    <w:rsid w:val="003B1877"/>
    <w:rsid w:val="003B192B"/>
    <w:rsid w:val="003B19DF"/>
    <w:rsid w:val="003B1A97"/>
    <w:rsid w:val="003B1EC4"/>
    <w:rsid w:val="003B1FFC"/>
    <w:rsid w:val="003B2282"/>
    <w:rsid w:val="003B257D"/>
    <w:rsid w:val="003B26F4"/>
    <w:rsid w:val="003B28AE"/>
    <w:rsid w:val="003B2A24"/>
    <w:rsid w:val="003B2A7B"/>
    <w:rsid w:val="003B2AFA"/>
    <w:rsid w:val="003B2B9E"/>
    <w:rsid w:val="003B2BC6"/>
    <w:rsid w:val="003B3128"/>
    <w:rsid w:val="003B3421"/>
    <w:rsid w:val="003B3479"/>
    <w:rsid w:val="003B349D"/>
    <w:rsid w:val="003B3756"/>
    <w:rsid w:val="003B384A"/>
    <w:rsid w:val="003B3A66"/>
    <w:rsid w:val="003B3A88"/>
    <w:rsid w:val="003B3C95"/>
    <w:rsid w:val="003B3DD2"/>
    <w:rsid w:val="003B4038"/>
    <w:rsid w:val="003B42B2"/>
    <w:rsid w:val="003B49B7"/>
    <w:rsid w:val="003B49C3"/>
    <w:rsid w:val="003B4B00"/>
    <w:rsid w:val="003B4B4D"/>
    <w:rsid w:val="003B4BD1"/>
    <w:rsid w:val="003B4FBA"/>
    <w:rsid w:val="003B51DA"/>
    <w:rsid w:val="003B52B0"/>
    <w:rsid w:val="003B5426"/>
    <w:rsid w:val="003B5500"/>
    <w:rsid w:val="003B591C"/>
    <w:rsid w:val="003B5CB1"/>
    <w:rsid w:val="003B5CDD"/>
    <w:rsid w:val="003B5E0F"/>
    <w:rsid w:val="003B5E66"/>
    <w:rsid w:val="003B5FA9"/>
    <w:rsid w:val="003B60A1"/>
    <w:rsid w:val="003B61F2"/>
    <w:rsid w:val="003B62A1"/>
    <w:rsid w:val="003B639D"/>
    <w:rsid w:val="003B63B7"/>
    <w:rsid w:val="003B63D4"/>
    <w:rsid w:val="003B63E9"/>
    <w:rsid w:val="003B64A5"/>
    <w:rsid w:val="003B64AC"/>
    <w:rsid w:val="003B68FE"/>
    <w:rsid w:val="003B6A97"/>
    <w:rsid w:val="003B6B7A"/>
    <w:rsid w:val="003B6C07"/>
    <w:rsid w:val="003B6D75"/>
    <w:rsid w:val="003B6EDB"/>
    <w:rsid w:val="003B709F"/>
    <w:rsid w:val="003B735A"/>
    <w:rsid w:val="003B778A"/>
    <w:rsid w:val="003B7900"/>
    <w:rsid w:val="003B79CC"/>
    <w:rsid w:val="003B7B06"/>
    <w:rsid w:val="003B7C08"/>
    <w:rsid w:val="003B7DD2"/>
    <w:rsid w:val="003B7E4C"/>
    <w:rsid w:val="003C029D"/>
    <w:rsid w:val="003C04F2"/>
    <w:rsid w:val="003C060D"/>
    <w:rsid w:val="003C0856"/>
    <w:rsid w:val="003C086A"/>
    <w:rsid w:val="003C08D2"/>
    <w:rsid w:val="003C091B"/>
    <w:rsid w:val="003C0ADF"/>
    <w:rsid w:val="003C0B95"/>
    <w:rsid w:val="003C0CD6"/>
    <w:rsid w:val="003C0FAD"/>
    <w:rsid w:val="003C10E6"/>
    <w:rsid w:val="003C123A"/>
    <w:rsid w:val="003C123B"/>
    <w:rsid w:val="003C1309"/>
    <w:rsid w:val="003C1321"/>
    <w:rsid w:val="003C1358"/>
    <w:rsid w:val="003C13D7"/>
    <w:rsid w:val="003C13F7"/>
    <w:rsid w:val="003C15BA"/>
    <w:rsid w:val="003C160C"/>
    <w:rsid w:val="003C18E5"/>
    <w:rsid w:val="003C19A4"/>
    <w:rsid w:val="003C1A0D"/>
    <w:rsid w:val="003C1ABC"/>
    <w:rsid w:val="003C1C4F"/>
    <w:rsid w:val="003C1C9D"/>
    <w:rsid w:val="003C1EE3"/>
    <w:rsid w:val="003C233A"/>
    <w:rsid w:val="003C24A9"/>
    <w:rsid w:val="003C24CC"/>
    <w:rsid w:val="003C27A9"/>
    <w:rsid w:val="003C2B34"/>
    <w:rsid w:val="003C2B8E"/>
    <w:rsid w:val="003C2CE9"/>
    <w:rsid w:val="003C2CF4"/>
    <w:rsid w:val="003C2D59"/>
    <w:rsid w:val="003C2DAD"/>
    <w:rsid w:val="003C30A1"/>
    <w:rsid w:val="003C31FE"/>
    <w:rsid w:val="003C3237"/>
    <w:rsid w:val="003C3290"/>
    <w:rsid w:val="003C3385"/>
    <w:rsid w:val="003C358A"/>
    <w:rsid w:val="003C36D7"/>
    <w:rsid w:val="003C3777"/>
    <w:rsid w:val="003C37F8"/>
    <w:rsid w:val="003C38E4"/>
    <w:rsid w:val="003C396E"/>
    <w:rsid w:val="003C3ADE"/>
    <w:rsid w:val="003C3E0F"/>
    <w:rsid w:val="003C3FCD"/>
    <w:rsid w:val="003C40D8"/>
    <w:rsid w:val="003C413D"/>
    <w:rsid w:val="003C4324"/>
    <w:rsid w:val="003C438B"/>
    <w:rsid w:val="003C4412"/>
    <w:rsid w:val="003C453E"/>
    <w:rsid w:val="003C47AE"/>
    <w:rsid w:val="003C4827"/>
    <w:rsid w:val="003C4AFF"/>
    <w:rsid w:val="003C4B63"/>
    <w:rsid w:val="003C4B89"/>
    <w:rsid w:val="003C4C9A"/>
    <w:rsid w:val="003C4DCE"/>
    <w:rsid w:val="003C4ED7"/>
    <w:rsid w:val="003C4FCE"/>
    <w:rsid w:val="003C509A"/>
    <w:rsid w:val="003C50C6"/>
    <w:rsid w:val="003C52B3"/>
    <w:rsid w:val="003C5304"/>
    <w:rsid w:val="003C530E"/>
    <w:rsid w:val="003C53F4"/>
    <w:rsid w:val="003C5424"/>
    <w:rsid w:val="003C5CEC"/>
    <w:rsid w:val="003C605C"/>
    <w:rsid w:val="003C6085"/>
    <w:rsid w:val="003C6135"/>
    <w:rsid w:val="003C63E5"/>
    <w:rsid w:val="003C6A26"/>
    <w:rsid w:val="003C6D39"/>
    <w:rsid w:val="003C711F"/>
    <w:rsid w:val="003C734A"/>
    <w:rsid w:val="003C76E8"/>
    <w:rsid w:val="003C7733"/>
    <w:rsid w:val="003C77C3"/>
    <w:rsid w:val="003C7848"/>
    <w:rsid w:val="003C7861"/>
    <w:rsid w:val="003C7A5F"/>
    <w:rsid w:val="003C7AF5"/>
    <w:rsid w:val="003C7B85"/>
    <w:rsid w:val="003C7D60"/>
    <w:rsid w:val="003C7F08"/>
    <w:rsid w:val="003D0013"/>
    <w:rsid w:val="003D0015"/>
    <w:rsid w:val="003D00EE"/>
    <w:rsid w:val="003D02EE"/>
    <w:rsid w:val="003D03A1"/>
    <w:rsid w:val="003D03C9"/>
    <w:rsid w:val="003D0434"/>
    <w:rsid w:val="003D046C"/>
    <w:rsid w:val="003D0733"/>
    <w:rsid w:val="003D0861"/>
    <w:rsid w:val="003D0945"/>
    <w:rsid w:val="003D094E"/>
    <w:rsid w:val="003D0C48"/>
    <w:rsid w:val="003D10AB"/>
    <w:rsid w:val="003D10C1"/>
    <w:rsid w:val="003D120B"/>
    <w:rsid w:val="003D1534"/>
    <w:rsid w:val="003D1657"/>
    <w:rsid w:val="003D16B7"/>
    <w:rsid w:val="003D17FC"/>
    <w:rsid w:val="003D1ACC"/>
    <w:rsid w:val="003D1BC0"/>
    <w:rsid w:val="003D1BF7"/>
    <w:rsid w:val="003D1F27"/>
    <w:rsid w:val="003D2043"/>
    <w:rsid w:val="003D2155"/>
    <w:rsid w:val="003D218D"/>
    <w:rsid w:val="003D240D"/>
    <w:rsid w:val="003D2733"/>
    <w:rsid w:val="003D27D5"/>
    <w:rsid w:val="003D2904"/>
    <w:rsid w:val="003D2B21"/>
    <w:rsid w:val="003D2E7A"/>
    <w:rsid w:val="003D2F2F"/>
    <w:rsid w:val="003D2F44"/>
    <w:rsid w:val="003D2F6A"/>
    <w:rsid w:val="003D30B5"/>
    <w:rsid w:val="003D3122"/>
    <w:rsid w:val="003D31C5"/>
    <w:rsid w:val="003D3BB2"/>
    <w:rsid w:val="003D3BBB"/>
    <w:rsid w:val="003D3D3C"/>
    <w:rsid w:val="003D40D9"/>
    <w:rsid w:val="003D41D1"/>
    <w:rsid w:val="003D43C1"/>
    <w:rsid w:val="003D4507"/>
    <w:rsid w:val="003D47B5"/>
    <w:rsid w:val="003D4957"/>
    <w:rsid w:val="003D4971"/>
    <w:rsid w:val="003D4AED"/>
    <w:rsid w:val="003D4CCA"/>
    <w:rsid w:val="003D5001"/>
    <w:rsid w:val="003D50BD"/>
    <w:rsid w:val="003D52B4"/>
    <w:rsid w:val="003D54CF"/>
    <w:rsid w:val="003D55FA"/>
    <w:rsid w:val="003D57B5"/>
    <w:rsid w:val="003D57B8"/>
    <w:rsid w:val="003D586D"/>
    <w:rsid w:val="003D58C8"/>
    <w:rsid w:val="003D5980"/>
    <w:rsid w:val="003D5A36"/>
    <w:rsid w:val="003D5AE4"/>
    <w:rsid w:val="003D5FBA"/>
    <w:rsid w:val="003D6131"/>
    <w:rsid w:val="003D6187"/>
    <w:rsid w:val="003D61AC"/>
    <w:rsid w:val="003D625A"/>
    <w:rsid w:val="003D631B"/>
    <w:rsid w:val="003D63E0"/>
    <w:rsid w:val="003D64A9"/>
    <w:rsid w:val="003D65A3"/>
    <w:rsid w:val="003D67BB"/>
    <w:rsid w:val="003D6A10"/>
    <w:rsid w:val="003D6B1F"/>
    <w:rsid w:val="003D6B7F"/>
    <w:rsid w:val="003D6CA1"/>
    <w:rsid w:val="003D6D08"/>
    <w:rsid w:val="003D6DBC"/>
    <w:rsid w:val="003D7087"/>
    <w:rsid w:val="003D72DF"/>
    <w:rsid w:val="003D73A6"/>
    <w:rsid w:val="003D747D"/>
    <w:rsid w:val="003D74B5"/>
    <w:rsid w:val="003D74CF"/>
    <w:rsid w:val="003D7696"/>
    <w:rsid w:val="003D76B6"/>
    <w:rsid w:val="003D76E5"/>
    <w:rsid w:val="003D783B"/>
    <w:rsid w:val="003D7862"/>
    <w:rsid w:val="003D78FF"/>
    <w:rsid w:val="003D790C"/>
    <w:rsid w:val="003D7AAC"/>
    <w:rsid w:val="003D7D38"/>
    <w:rsid w:val="003D7D4B"/>
    <w:rsid w:val="003D7D8B"/>
    <w:rsid w:val="003D7E80"/>
    <w:rsid w:val="003E00A9"/>
    <w:rsid w:val="003E033A"/>
    <w:rsid w:val="003E059F"/>
    <w:rsid w:val="003E08E8"/>
    <w:rsid w:val="003E08FF"/>
    <w:rsid w:val="003E0A47"/>
    <w:rsid w:val="003E0A48"/>
    <w:rsid w:val="003E0CCD"/>
    <w:rsid w:val="003E0D4B"/>
    <w:rsid w:val="003E0E4E"/>
    <w:rsid w:val="003E0EAE"/>
    <w:rsid w:val="003E0EC1"/>
    <w:rsid w:val="003E1134"/>
    <w:rsid w:val="003E11F8"/>
    <w:rsid w:val="003E1248"/>
    <w:rsid w:val="003E16A4"/>
    <w:rsid w:val="003E1803"/>
    <w:rsid w:val="003E18ED"/>
    <w:rsid w:val="003E1918"/>
    <w:rsid w:val="003E1947"/>
    <w:rsid w:val="003E1A09"/>
    <w:rsid w:val="003E1C81"/>
    <w:rsid w:val="003E1ED8"/>
    <w:rsid w:val="003E1FC5"/>
    <w:rsid w:val="003E1FCD"/>
    <w:rsid w:val="003E1FEF"/>
    <w:rsid w:val="003E212D"/>
    <w:rsid w:val="003E237D"/>
    <w:rsid w:val="003E25CA"/>
    <w:rsid w:val="003E277D"/>
    <w:rsid w:val="003E2856"/>
    <w:rsid w:val="003E2960"/>
    <w:rsid w:val="003E2964"/>
    <w:rsid w:val="003E297A"/>
    <w:rsid w:val="003E2B1B"/>
    <w:rsid w:val="003E2D79"/>
    <w:rsid w:val="003E2EB0"/>
    <w:rsid w:val="003E2F39"/>
    <w:rsid w:val="003E3314"/>
    <w:rsid w:val="003E3398"/>
    <w:rsid w:val="003E33D8"/>
    <w:rsid w:val="003E34FC"/>
    <w:rsid w:val="003E3644"/>
    <w:rsid w:val="003E398B"/>
    <w:rsid w:val="003E3B20"/>
    <w:rsid w:val="003E3CD0"/>
    <w:rsid w:val="003E3FC4"/>
    <w:rsid w:val="003E4101"/>
    <w:rsid w:val="003E414F"/>
    <w:rsid w:val="003E4460"/>
    <w:rsid w:val="003E45C5"/>
    <w:rsid w:val="003E463D"/>
    <w:rsid w:val="003E48D1"/>
    <w:rsid w:val="003E51AB"/>
    <w:rsid w:val="003E5216"/>
    <w:rsid w:val="003E5241"/>
    <w:rsid w:val="003E524F"/>
    <w:rsid w:val="003E52C6"/>
    <w:rsid w:val="003E53E1"/>
    <w:rsid w:val="003E57F5"/>
    <w:rsid w:val="003E5824"/>
    <w:rsid w:val="003E5912"/>
    <w:rsid w:val="003E5995"/>
    <w:rsid w:val="003E5A41"/>
    <w:rsid w:val="003E5C0D"/>
    <w:rsid w:val="003E60AA"/>
    <w:rsid w:val="003E6108"/>
    <w:rsid w:val="003E63A0"/>
    <w:rsid w:val="003E6415"/>
    <w:rsid w:val="003E67C5"/>
    <w:rsid w:val="003E6A8B"/>
    <w:rsid w:val="003E6AD9"/>
    <w:rsid w:val="003E6AFE"/>
    <w:rsid w:val="003E6C75"/>
    <w:rsid w:val="003E6D5B"/>
    <w:rsid w:val="003E6DD8"/>
    <w:rsid w:val="003E6F0C"/>
    <w:rsid w:val="003E6FCC"/>
    <w:rsid w:val="003E702A"/>
    <w:rsid w:val="003E732C"/>
    <w:rsid w:val="003E7451"/>
    <w:rsid w:val="003E74F1"/>
    <w:rsid w:val="003E7613"/>
    <w:rsid w:val="003E7A44"/>
    <w:rsid w:val="003E7B7C"/>
    <w:rsid w:val="003E7B95"/>
    <w:rsid w:val="003E7C0F"/>
    <w:rsid w:val="003E7C15"/>
    <w:rsid w:val="003E7E92"/>
    <w:rsid w:val="003F00AD"/>
    <w:rsid w:val="003F0227"/>
    <w:rsid w:val="003F02B8"/>
    <w:rsid w:val="003F046D"/>
    <w:rsid w:val="003F048A"/>
    <w:rsid w:val="003F0600"/>
    <w:rsid w:val="003F0B71"/>
    <w:rsid w:val="003F0C80"/>
    <w:rsid w:val="003F106B"/>
    <w:rsid w:val="003F1151"/>
    <w:rsid w:val="003F117E"/>
    <w:rsid w:val="003F1505"/>
    <w:rsid w:val="003F1533"/>
    <w:rsid w:val="003F18FA"/>
    <w:rsid w:val="003F19F2"/>
    <w:rsid w:val="003F1AB1"/>
    <w:rsid w:val="003F1B2E"/>
    <w:rsid w:val="003F1C57"/>
    <w:rsid w:val="003F1C9C"/>
    <w:rsid w:val="003F1EB3"/>
    <w:rsid w:val="003F1F45"/>
    <w:rsid w:val="003F205C"/>
    <w:rsid w:val="003F20F3"/>
    <w:rsid w:val="003F2128"/>
    <w:rsid w:val="003F24B0"/>
    <w:rsid w:val="003F24CF"/>
    <w:rsid w:val="003F27B5"/>
    <w:rsid w:val="003F2878"/>
    <w:rsid w:val="003F298A"/>
    <w:rsid w:val="003F2B0F"/>
    <w:rsid w:val="003F3260"/>
    <w:rsid w:val="003F3366"/>
    <w:rsid w:val="003F3696"/>
    <w:rsid w:val="003F3714"/>
    <w:rsid w:val="003F3811"/>
    <w:rsid w:val="003F3978"/>
    <w:rsid w:val="003F3986"/>
    <w:rsid w:val="003F39AD"/>
    <w:rsid w:val="003F3A9D"/>
    <w:rsid w:val="003F3AA2"/>
    <w:rsid w:val="003F3C0D"/>
    <w:rsid w:val="003F3EF2"/>
    <w:rsid w:val="003F3F67"/>
    <w:rsid w:val="003F40C7"/>
    <w:rsid w:val="003F434D"/>
    <w:rsid w:val="003F448D"/>
    <w:rsid w:val="003F49CA"/>
    <w:rsid w:val="003F4A52"/>
    <w:rsid w:val="003F4BDF"/>
    <w:rsid w:val="003F4C41"/>
    <w:rsid w:val="003F4C91"/>
    <w:rsid w:val="003F4F49"/>
    <w:rsid w:val="003F5184"/>
    <w:rsid w:val="003F51AC"/>
    <w:rsid w:val="003F545B"/>
    <w:rsid w:val="003F57AD"/>
    <w:rsid w:val="003F5AF2"/>
    <w:rsid w:val="003F5B23"/>
    <w:rsid w:val="003F5B4B"/>
    <w:rsid w:val="003F5DED"/>
    <w:rsid w:val="003F5F5E"/>
    <w:rsid w:val="003F5F8D"/>
    <w:rsid w:val="003F61A5"/>
    <w:rsid w:val="003F61A8"/>
    <w:rsid w:val="003F622F"/>
    <w:rsid w:val="003F62FA"/>
    <w:rsid w:val="003F636C"/>
    <w:rsid w:val="003F63B3"/>
    <w:rsid w:val="003F645C"/>
    <w:rsid w:val="003F675A"/>
    <w:rsid w:val="003F67EB"/>
    <w:rsid w:val="003F6857"/>
    <w:rsid w:val="003F695B"/>
    <w:rsid w:val="003F69AB"/>
    <w:rsid w:val="003F6ABE"/>
    <w:rsid w:val="003F6BC8"/>
    <w:rsid w:val="003F6BD2"/>
    <w:rsid w:val="003F6EF6"/>
    <w:rsid w:val="003F6F38"/>
    <w:rsid w:val="003F6FBD"/>
    <w:rsid w:val="003F70DE"/>
    <w:rsid w:val="003F730C"/>
    <w:rsid w:val="003F731C"/>
    <w:rsid w:val="003F73AE"/>
    <w:rsid w:val="003F73BA"/>
    <w:rsid w:val="003F7645"/>
    <w:rsid w:val="003F76BC"/>
    <w:rsid w:val="003F7757"/>
    <w:rsid w:val="003F7985"/>
    <w:rsid w:val="003F7A69"/>
    <w:rsid w:val="003F7B43"/>
    <w:rsid w:val="003F7CC8"/>
    <w:rsid w:val="003F7D35"/>
    <w:rsid w:val="003F7D5A"/>
    <w:rsid w:val="003F7E68"/>
    <w:rsid w:val="003F7EB5"/>
    <w:rsid w:val="003F7F54"/>
    <w:rsid w:val="003F7F7C"/>
    <w:rsid w:val="004001CD"/>
    <w:rsid w:val="004003CD"/>
    <w:rsid w:val="004004DA"/>
    <w:rsid w:val="004005F0"/>
    <w:rsid w:val="00400799"/>
    <w:rsid w:val="0040079B"/>
    <w:rsid w:val="004007DC"/>
    <w:rsid w:val="00400802"/>
    <w:rsid w:val="00400839"/>
    <w:rsid w:val="0040085F"/>
    <w:rsid w:val="0040091F"/>
    <w:rsid w:val="00400BB7"/>
    <w:rsid w:val="00400BF0"/>
    <w:rsid w:val="00400C92"/>
    <w:rsid w:val="00400D4F"/>
    <w:rsid w:val="00400F23"/>
    <w:rsid w:val="00400FBB"/>
    <w:rsid w:val="0040112C"/>
    <w:rsid w:val="0040118F"/>
    <w:rsid w:val="004011E4"/>
    <w:rsid w:val="004014A2"/>
    <w:rsid w:val="004015D5"/>
    <w:rsid w:val="004017B9"/>
    <w:rsid w:val="0040180B"/>
    <w:rsid w:val="0040187D"/>
    <w:rsid w:val="00401ABE"/>
    <w:rsid w:val="00401BE4"/>
    <w:rsid w:val="00401D6A"/>
    <w:rsid w:val="00401EC6"/>
    <w:rsid w:val="00401EE8"/>
    <w:rsid w:val="00401F12"/>
    <w:rsid w:val="00402029"/>
    <w:rsid w:val="004022E3"/>
    <w:rsid w:val="00402301"/>
    <w:rsid w:val="00402660"/>
    <w:rsid w:val="00402A47"/>
    <w:rsid w:val="00402A9B"/>
    <w:rsid w:val="00402AA7"/>
    <w:rsid w:val="00402B64"/>
    <w:rsid w:val="00402F99"/>
    <w:rsid w:val="0040329A"/>
    <w:rsid w:val="0040340F"/>
    <w:rsid w:val="00403419"/>
    <w:rsid w:val="0040349D"/>
    <w:rsid w:val="00403597"/>
    <w:rsid w:val="004037F0"/>
    <w:rsid w:val="00403925"/>
    <w:rsid w:val="00403930"/>
    <w:rsid w:val="00403B37"/>
    <w:rsid w:val="00403DCF"/>
    <w:rsid w:val="00403EDA"/>
    <w:rsid w:val="00403EF0"/>
    <w:rsid w:val="00404113"/>
    <w:rsid w:val="00404202"/>
    <w:rsid w:val="004046DE"/>
    <w:rsid w:val="00404839"/>
    <w:rsid w:val="00404967"/>
    <w:rsid w:val="00404E23"/>
    <w:rsid w:val="00404E30"/>
    <w:rsid w:val="00404E80"/>
    <w:rsid w:val="004051FA"/>
    <w:rsid w:val="004053C6"/>
    <w:rsid w:val="00405710"/>
    <w:rsid w:val="00405729"/>
    <w:rsid w:val="00405AF3"/>
    <w:rsid w:val="00405D42"/>
    <w:rsid w:val="00405F5F"/>
    <w:rsid w:val="00406019"/>
    <w:rsid w:val="00406256"/>
    <w:rsid w:val="0040637E"/>
    <w:rsid w:val="004063C3"/>
    <w:rsid w:val="00406741"/>
    <w:rsid w:val="00406771"/>
    <w:rsid w:val="0040678B"/>
    <w:rsid w:val="00406A38"/>
    <w:rsid w:val="00406B5E"/>
    <w:rsid w:val="00406C66"/>
    <w:rsid w:val="00406D0A"/>
    <w:rsid w:val="00407161"/>
    <w:rsid w:val="00407516"/>
    <w:rsid w:val="00407616"/>
    <w:rsid w:val="004077A0"/>
    <w:rsid w:val="00407996"/>
    <w:rsid w:val="004079CB"/>
    <w:rsid w:val="00407A3B"/>
    <w:rsid w:val="00407B54"/>
    <w:rsid w:val="00407B89"/>
    <w:rsid w:val="00407B9A"/>
    <w:rsid w:val="00407BD2"/>
    <w:rsid w:val="00407C8D"/>
    <w:rsid w:val="00407E49"/>
    <w:rsid w:val="00407EA3"/>
    <w:rsid w:val="0041017C"/>
    <w:rsid w:val="00410189"/>
    <w:rsid w:val="004102CF"/>
    <w:rsid w:val="0041076E"/>
    <w:rsid w:val="00410901"/>
    <w:rsid w:val="00410BBE"/>
    <w:rsid w:val="0041107B"/>
    <w:rsid w:val="00411330"/>
    <w:rsid w:val="004114E6"/>
    <w:rsid w:val="004117B0"/>
    <w:rsid w:val="004118A7"/>
    <w:rsid w:val="00411933"/>
    <w:rsid w:val="004119A3"/>
    <w:rsid w:val="004119F7"/>
    <w:rsid w:val="00411ABA"/>
    <w:rsid w:val="0041220E"/>
    <w:rsid w:val="004122A5"/>
    <w:rsid w:val="004122EC"/>
    <w:rsid w:val="00412632"/>
    <w:rsid w:val="00412696"/>
    <w:rsid w:val="004129FF"/>
    <w:rsid w:val="00412A18"/>
    <w:rsid w:val="00412A9C"/>
    <w:rsid w:val="00412C3C"/>
    <w:rsid w:val="00412D5B"/>
    <w:rsid w:val="00412F98"/>
    <w:rsid w:val="00412FB3"/>
    <w:rsid w:val="004131BC"/>
    <w:rsid w:val="00413231"/>
    <w:rsid w:val="004132DC"/>
    <w:rsid w:val="004133DD"/>
    <w:rsid w:val="004134C2"/>
    <w:rsid w:val="004134C3"/>
    <w:rsid w:val="004135D7"/>
    <w:rsid w:val="004135DC"/>
    <w:rsid w:val="00413755"/>
    <w:rsid w:val="00413780"/>
    <w:rsid w:val="00413870"/>
    <w:rsid w:val="00413938"/>
    <w:rsid w:val="0041395B"/>
    <w:rsid w:val="00413A37"/>
    <w:rsid w:val="00413F41"/>
    <w:rsid w:val="00413FD3"/>
    <w:rsid w:val="00414084"/>
    <w:rsid w:val="0041419E"/>
    <w:rsid w:val="004141EF"/>
    <w:rsid w:val="00414234"/>
    <w:rsid w:val="004142FA"/>
    <w:rsid w:val="0041454A"/>
    <w:rsid w:val="0041472B"/>
    <w:rsid w:val="004147D5"/>
    <w:rsid w:val="0041490C"/>
    <w:rsid w:val="00414AB9"/>
    <w:rsid w:val="00414EA5"/>
    <w:rsid w:val="00414FAC"/>
    <w:rsid w:val="00415009"/>
    <w:rsid w:val="00415020"/>
    <w:rsid w:val="00415093"/>
    <w:rsid w:val="0041518E"/>
    <w:rsid w:val="0041527C"/>
    <w:rsid w:val="00415307"/>
    <w:rsid w:val="0041538D"/>
    <w:rsid w:val="00415450"/>
    <w:rsid w:val="00415480"/>
    <w:rsid w:val="004158C6"/>
    <w:rsid w:val="00415997"/>
    <w:rsid w:val="00416290"/>
    <w:rsid w:val="0041631F"/>
    <w:rsid w:val="004164A9"/>
    <w:rsid w:val="00416770"/>
    <w:rsid w:val="00416A13"/>
    <w:rsid w:val="00416B15"/>
    <w:rsid w:val="00416B86"/>
    <w:rsid w:val="00416CC2"/>
    <w:rsid w:val="00416D9B"/>
    <w:rsid w:val="00416FC2"/>
    <w:rsid w:val="00417225"/>
    <w:rsid w:val="00417451"/>
    <w:rsid w:val="00417468"/>
    <w:rsid w:val="00417469"/>
    <w:rsid w:val="00417559"/>
    <w:rsid w:val="00417582"/>
    <w:rsid w:val="004176FF"/>
    <w:rsid w:val="00417E6F"/>
    <w:rsid w:val="00417FE0"/>
    <w:rsid w:val="00420043"/>
    <w:rsid w:val="004201A4"/>
    <w:rsid w:val="00420234"/>
    <w:rsid w:val="00420241"/>
    <w:rsid w:val="00420328"/>
    <w:rsid w:val="0042065A"/>
    <w:rsid w:val="004208A8"/>
    <w:rsid w:val="00420992"/>
    <w:rsid w:val="00420B81"/>
    <w:rsid w:val="00420BFA"/>
    <w:rsid w:val="00420C9A"/>
    <w:rsid w:val="00420CC0"/>
    <w:rsid w:val="00421249"/>
    <w:rsid w:val="004213B1"/>
    <w:rsid w:val="0042148D"/>
    <w:rsid w:val="004215C2"/>
    <w:rsid w:val="004217BA"/>
    <w:rsid w:val="00421A4B"/>
    <w:rsid w:val="00421BBD"/>
    <w:rsid w:val="00421BF9"/>
    <w:rsid w:val="0042212D"/>
    <w:rsid w:val="004222E2"/>
    <w:rsid w:val="004226F9"/>
    <w:rsid w:val="00422798"/>
    <w:rsid w:val="004227F6"/>
    <w:rsid w:val="004228C0"/>
    <w:rsid w:val="00422B92"/>
    <w:rsid w:val="00422C77"/>
    <w:rsid w:val="00422CEF"/>
    <w:rsid w:val="00422D48"/>
    <w:rsid w:val="00422F32"/>
    <w:rsid w:val="00423188"/>
    <w:rsid w:val="00423212"/>
    <w:rsid w:val="00423251"/>
    <w:rsid w:val="00423332"/>
    <w:rsid w:val="0042340D"/>
    <w:rsid w:val="00423621"/>
    <w:rsid w:val="0042370F"/>
    <w:rsid w:val="00423A25"/>
    <w:rsid w:val="00423A34"/>
    <w:rsid w:val="00423C24"/>
    <w:rsid w:val="00423FA8"/>
    <w:rsid w:val="0042405F"/>
    <w:rsid w:val="0042429B"/>
    <w:rsid w:val="0042433F"/>
    <w:rsid w:val="00424399"/>
    <w:rsid w:val="004246D4"/>
    <w:rsid w:val="004248C8"/>
    <w:rsid w:val="0042491E"/>
    <w:rsid w:val="00424A73"/>
    <w:rsid w:val="00424ABB"/>
    <w:rsid w:val="00424C5F"/>
    <w:rsid w:val="00424CBE"/>
    <w:rsid w:val="00424D54"/>
    <w:rsid w:val="00424E78"/>
    <w:rsid w:val="004250D0"/>
    <w:rsid w:val="004250D6"/>
    <w:rsid w:val="00425273"/>
    <w:rsid w:val="004253CC"/>
    <w:rsid w:val="00425598"/>
    <w:rsid w:val="0042563F"/>
    <w:rsid w:val="00425696"/>
    <w:rsid w:val="00425731"/>
    <w:rsid w:val="004259CD"/>
    <w:rsid w:val="004259CE"/>
    <w:rsid w:val="00425D04"/>
    <w:rsid w:val="00425D1C"/>
    <w:rsid w:val="00425F09"/>
    <w:rsid w:val="00426062"/>
    <w:rsid w:val="0042608C"/>
    <w:rsid w:val="00426157"/>
    <w:rsid w:val="004261AA"/>
    <w:rsid w:val="004267D7"/>
    <w:rsid w:val="00426B5E"/>
    <w:rsid w:val="00426C3E"/>
    <w:rsid w:val="00426E1F"/>
    <w:rsid w:val="00426EEC"/>
    <w:rsid w:val="00426F2C"/>
    <w:rsid w:val="00427184"/>
    <w:rsid w:val="00427223"/>
    <w:rsid w:val="004272FD"/>
    <w:rsid w:val="0042742B"/>
    <w:rsid w:val="00427699"/>
    <w:rsid w:val="004276CE"/>
    <w:rsid w:val="004277DB"/>
    <w:rsid w:val="00427AEA"/>
    <w:rsid w:val="00427CFE"/>
    <w:rsid w:val="00427DA5"/>
    <w:rsid w:val="00427E5C"/>
    <w:rsid w:val="00427F2B"/>
    <w:rsid w:val="00430010"/>
    <w:rsid w:val="004301AD"/>
    <w:rsid w:val="00430243"/>
    <w:rsid w:val="00430308"/>
    <w:rsid w:val="004307BC"/>
    <w:rsid w:val="00430CE0"/>
    <w:rsid w:val="00430EB8"/>
    <w:rsid w:val="00430EDD"/>
    <w:rsid w:val="004310A1"/>
    <w:rsid w:val="00431107"/>
    <w:rsid w:val="00431112"/>
    <w:rsid w:val="00431257"/>
    <w:rsid w:val="004314D7"/>
    <w:rsid w:val="0043181C"/>
    <w:rsid w:val="004319CA"/>
    <w:rsid w:val="00431A43"/>
    <w:rsid w:val="00431AAC"/>
    <w:rsid w:val="00431C3D"/>
    <w:rsid w:val="00431DDF"/>
    <w:rsid w:val="00431F38"/>
    <w:rsid w:val="004321DE"/>
    <w:rsid w:val="0043229D"/>
    <w:rsid w:val="0043236B"/>
    <w:rsid w:val="0043238A"/>
    <w:rsid w:val="0043250D"/>
    <w:rsid w:val="0043264F"/>
    <w:rsid w:val="00432657"/>
    <w:rsid w:val="0043291A"/>
    <w:rsid w:val="00432C90"/>
    <w:rsid w:val="0043303F"/>
    <w:rsid w:val="0043308A"/>
    <w:rsid w:val="004331A8"/>
    <w:rsid w:val="00433499"/>
    <w:rsid w:val="004336C6"/>
    <w:rsid w:val="00433892"/>
    <w:rsid w:val="0043397D"/>
    <w:rsid w:val="00433D0F"/>
    <w:rsid w:val="00433D13"/>
    <w:rsid w:val="00433F56"/>
    <w:rsid w:val="004345A9"/>
    <w:rsid w:val="004346BF"/>
    <w:rsid w:val="00434733"/>
    <w:rsid w:val="004347AE"/>
    <w:rsid w:val="004347FB"/>
    <w:rsid w:val="00434897"/>
    <w:rsid w:val="00434939"/>
    <w:rsid w:val="004349D1"/>
    <w:rsid w:val="00434B97"/>
    <w:rsid w:val="00434BC0"/>
    <w:rsid w:val="00434D0E"/>
    <w:rsid w:val="00434DAE"/>
    <w:rsid w:val="00434F88"/>
    <w:rsid w:val="00434FA3"/>
    <w:rsid w:val="00434FDE"/>
    <w:rsid w:val="004354C4"/>
    <w:rsid w:val="004355DA"/>
    <w:rsid w:val="004358AF"/>
    <w:rsid w:val="004358EA"/>
    <w:rsid w:val="00435BD9"/>
    <w:rsid w:val="00435C5C"/>
    <w:rsid w:val="00435D93"/>
    <w:rsid w:val="00435F5F"/>
    <w:rsid w:val="00435F6E"/>
    <w:rsid w:val="00435FA9"/>
    <w:rsid w:val="00435FE8"/>
    <w:rsid w:val="00436166"/>
    <w:rsid w:val="004361BD"/>
    <w:rsid w:val="004365B0"/>
    <w:rsid w:val="00436757"/>
    <w:rsid w:val="00436914"/>
    <w:rsid w:val="00436A3E"/>
    <w:rsid w:val="00436CA6"/>
    <w:rsid w:val="00436D42"/>
    <w:rsid w:val="00436DC4"/>
    <w:rsid w:val="00436E4A"/>
    <w:rsid w:val="00436EB4"/>
    <w:rsid w:val="00436FB2"/>
    <w:rsid w:val="004370A1"/>
    <w:rsid w:val="004371F4"/>
    <w:rsid w:val="00437317"/>
    <w:rsid w:val="00437341"/>
    <w:rsid w:val="00437594"/>
    <w:rsid w:val="00437611"/>
    <w:rsid w:val="00437794"/>
    <w:rsid w:val="0043783D"/>
    <w:rsid w:val="004378EA"/>
    <w:rsid w:val="00437A66"/>
    <w:rsid w:val="00437A6D"/>
    <w:rsid w:val="00437E28"/>
    <w:rsid w:val="00437ED7"/>
    <w:rsid w:val="00437FA1"/>
    <w:rsid w:val="004401A0"/>
    <w:rsid w:val="00440210"/>
    <w:rsid w:val="0044038B"/>
    <w:rsid w:val="00440443"/>
    <w:rsid w:val="004404AF"/>
    <w:rsid w:val="004405FD"/>
    <w:rsid w:val="0044062C"/>
    <w:rsid w:val="0044069E"/>
    <w:rsid w:val="004406C9"/>
    <w:rsid w:val="004406FF"/>
    <w:rsid w:val="004409B8"/>
    <w:rsid w:val="00440EF0"/>
    <w:rsid w:val="00440F27"/>
    <w:rsid w:val="00440F54"/>
    <w:rsid w:val="00440F92"/>
    <w:rsid w:val="004411E0"/>
    <w:rsid w:val="0044142E"/>
    <w:rsid w:val="004414B0"/>
    <w:rsid w:val="0044151B"/>
    <w:rsid w:val="004415CB"/>
    <w:rsid w:val="004415EC"/>
    <w:rsid w:val="00441887"/>
    <w:rsid w:val="0044189E"/>
    <w:rsid w:val="0044197B"/>
    <w:rsid w:val="00441FA6"/>
    <w:rsid w:val="00441FD0"/>
    <w:rsid w:val="00441FDE"/>
    <w:rsid w:val="00441FF0"/>
    <w:rsid w:val="004420C7"/>
    <w:rsid w:val="004420CC"/>
    <w:rsid w:val="004420D7"/>
    <w:rsid w:val="00442422"/>
    <w:rsid w:val="00442477"/>
    <w:rsid w:val="0044249E"/>
    <w:rsid w:val="004424EF"/>
    <w:rsid w:val="004425D9"/>
    <w:rsid w:val="004426A2"/>
    <w:rsid w:val="00442885"/>
    <w:rsid w:val="00442AE7"/>
    <w:rsid w:val="00442BB2"/>
    <w:rsid w:val="00442C99"/>
    <w:rsid w:val="00442CC2"/>
    <w:rsid w:val="004432BE"/>
    <w:rsid w:val="00443515"/>
    <w:rsid w:val="00443760"/>
    <w:rsid w:val="0044388C"/>
    <w:rsid w:val="00443BBA"/>
    <w:rsid w:val="00443CFF"/>
    <w:rsid w:val="00443DE9"/>
    <w:rsid w:val="00443F74"/>
    <w:rsid w:val="00443FDB"/>
    <w:rsid w:val="00444019"/>
    <w:rsid w:val="0044401E"/>
    <w:rsid w:val="00444217"/>
    <w:rsid w:val="00444300"/>
    <w:rsid w:val="0044479D"/>
    <w:rsid w:val="00444D92"/>
    <w:rsid w:val="00444E8B"/>
    <w:rsid w:val="00444FD4"/>
    <w:rsid w:val="004450C6"/>
    <w:rsid w:val="0044524D"/>
    <w:rsid w:val="00445264"/>
    <w:rsid w:val="004453CA"/>
    <w:rsid w:val="00445696"/>
    <w:rsid w:val="0044575C"/>
    <w:rsid w:val="0044577D"/>
    <w:rsid w:val="004459F4"/>
    <w:rsid w:val="00445BD1"/>
    <w:rsid w:val="00445C8B"/>
    <w:rsid w:val="00445DED"/>
    <w:rsid w:val="00445E43"/>
    <w:rsid w:val="00445F0F"/>
    <w:rsid w:val="004460DA"/>
    <w:rsid w:val="0044610F"/>
    <w:rsid w:val="0044623B"/>
    <w:rsid w:val="00446279"/>
    <w:rsid w:val="004462A5"/>
    <w:rsid w:val="00446424"/>
    <w:rsid w:val="0044643F"/>
    <w:rsid w:val="00446592"/>
    <w:rsid w:val="004466C1"/>
    <w:rsid w:val="00446818"/>
    <w:rsid w:val="004469C4"/>
    <w:rsid w:val="00446B71"/>
    <w:rsid w:val="00446F58"/>
    <w:rsid w:val="00446FF2"/>
    <w:rsid w:val="004470D0"/>
    <w:rsid w:val="004471C3"/>
    <w:rsid w:val="00447381"/>
    <w:rsid w:val="004473D8"/>
    <w:rsid w:val="004474CE"/>
    <w:rsid w:val="00447628"/>
    <w:rsid w:val="004477BB"/>
    <w:rsid w:val="00447B29"/>
    <w:rsid w:val="00447D37"/>
    <w:rsid w:val="00447F12"/>
    <w:rsid w:val="00447F2E"/>
    <w:rsid w:val="00447FE0"/>
    <w:rsid w:val="00450004"/>
    <w:rsid w:val="0045024A"/>
    <w:rsid w:val="0045028C"/>
    <w:rsid w:val="004503DD"/>
    <w:rsid w:val="00450427"/>
    <w:rsid w:val="00450643"/>
    <w:rsid w:val="00450658"/>
    <w:rsid w:val="00450687"/>
    <w:rsid w:val="004507CD"/>
    <w:rsid w:val="00450AB7"/>
    <w:rsid w:val="00450D40"/>
    <w:rsid w:val="004511A0"/>
    <w:rsid w:val="00451233"/>
    <w:rsid w:val="004512D6"/>
    <w:rsid w:val="0045165B"/>
    <w:rsid w:val="00451AE9"/>
    <w:rsid w:val="00451C0A"/>
    <w:rsid w:val="00451D47"/>
    <w:rsid w:val="00451D6D"/>
    <w:rsid w:val="00451DEE"/>
    <w:rsid w:val="00451DF4"/>
    <w:rsid w:val="00452134"/>
    <w:rsid w:val="00452221"/>
    <w:rsid w:val="00452242"/>
    <w:rsid w:val="00452246"/>
    <w:rsid w:val="0045247B"/>
    <w:rsid w:val="00452484"/>
    <w:rsid w:val="00452590"/>
    <w:rsid w:val="004527EA"/>
    <w:rsid w:val="0045291D"/>
    <w:rsid w:val="00452936"/>
    <w:rsid w:val="00452BAD"/>
    <w:rsid w:val="00452BBE"/>
    <w:rsid w:val="00452BCB"/>
    <w:rsid w:val="00453207"/>
    <w:rsid w:val="0045323D"/>
    <w:rsid w:val="004533CC"/>
    <w:rsid w:val="004536A1"/>
    <w:rsid w:val="004537AA"/>
    <w:rsid w:val="0045389E"/>
    <w:rsid w:val="00453AD0"/>
    <w:rsid w:val="00453B70"/>
    <w:rsid w:val="00453CFB"/>
    <w:rsid w:val="00453D78"/>
    <w:rsid w:val="00453F21"/>
    <w:rsid w:val="00453F3C"/>
    <w:rsid w:val="0045401C"/>
    <w:rsid w:val="00454340"/>
    <w:rsid w:val="004547AF"/>
    <w:rsid w:val="0045480C"/>
    <w:rsid w:val="0045488F"/>
    <w:rsid w:val="004548DF"/>
    <w:rsid w:val="00454AE0"/>
    <w:rsid w:val="00454CAA"/>
    <w:rsid w:val="00454CBF"/>
    <w:rsid w:val="00454EEA"/>
    <w:rsid w:val="00454F78"/>
    <w:rsid w:val="00455036"/>
    <w:rsid w:val="004550A4"/>
    <w:rsid w:val="004551C9"/>
    <w:rsid w:val="0045527D"/>
    <w:rsid w:val="004553EC"/>
    <w:rsid w:val="00455679"/>
    <w:rsid w:val="0045570F"/>
    <w:rsid w:val="004558FF"/>
    <w:rsid w:val="00455970"/>
    <w:rsid w:val="00456015"/>
    <w:rsid w:val="00456030"/>
    <w:rsid w:val="00456142"/>
    <w:rsid w:val="004561C0"/>
    <w:rsid w:val="0045629E"/>
    <w:rsid w:val="004562A0"/>
    <w:rsid w:val="00456356"/>
    <w:rsid w:val="004566C0"/>
    <w:rsid w:val="004566D2"/>
    <w:rsid w:val="00456730"/>
    <w:rsid w:val="0045675E"/>
    <w:rsid w:val="0045680C"/>
    <w:rsid w:val="00456920"/>
    <w:rsid w:val="004569D7"/>
    <w:rsid w:val="004569EF"/>
    <w:rsid w:val="00456A21"/>
    <w:rsid w:val="00456BC6"/>
    <w:rsid w:val="00456DDD"/>
    <w:rsid w:val="00456E30"/>
    <w:rsid w:val="00456EAF"/>
    <w:rsid w:val="00456F1B"/>
    <w:rsid w:val="00457274"/>
    <w:rsid w:val="0045734C"/>
    <w:rsid w:val="00457356"/>
    <w:rsid w:val="0045751D"/>
    <w:rsid w:val="00457574"/>
    <w:rsid w:val="00457596"/>
    <w:rsid w:val="0045761F"/>
    <w:rsid w:val="00457671"/>
    <w:rsid w:val="004576C9"/>
    <w:rsid w:val="00457872"/>
    <w:rsid w:val="004578D3"/>
    <w:rsid w:val="00457BA6"/>
    <w:rsid w:val="00457BE0"/>
    <w:rsid w:val="00457E72"/>
    <w:rsid w:val="00457F40"/>
    <w:rsid w:val="00460199"/>
    <w:rsid w:val="0046029B"/>
    <w:rsid w:val="00460454"/>
    <w:rsid w:val="004604F0"/>
    <w:rsid w:val="0046053A"/>
    <w:rsid w:val="00460802"/>
    <w:rsid w:val="00460A0A"/>
    <w:rsid w:val="00460BC2"/>
    <w:rsid w:val="00460BCF"/>
    <w:rsid w:val="00460C6B"/>
    <w:rsid w:val="00460D22"/>
    <w:rsid w:val="00460F8D"/>
    <w:rsid w:val="00461101"/>
    <w:rsid w:val="00461295"/>
    <w:rsid w:val="004612C4"/>
    <w:rsid w:val="0046195D"/>
    <w:rsid w:val="00461DAA"/>
    <w:rsid w:val="00461E61"/>
    <w:rsid w:val="00461F07"/>
    <w:rsid w:val="00461F16"/>
    <w:rsid w:val="00461FA5"/>
    <w:rsid w:val="0046214D"/>
    <w:rsid w:val="0046219D"/>
    <w:rsid w:val="00462536"/>
    <w:rsid w:val="004627EC"/>
    <w:rsid w:val="00462A96"/>
    <w:rsid w:val="00462B2C"/>
    <w:rsid w:val="00462B98"/>
    <w:rsid w:val="00462C6F"/>
    <w:rsid w:val="00462FFE"/>
    <w:rsid w:val="00463175"/>
    <w:rsid w:val="004631FE"/>
    <w:rsid w:val="004633C4"/>
    <w:rsid w:val="004639AA"/>
    <w:rsid w:val="00463ABD"/>
    <w:rsid w:val="00463B31"/>
    <w:rsid w:val="00463DC9"/>
    <w:rsid w:val="00463EE4"/>
    <w:rsid w:val="0046408D"/>
    <w:rsid w:val="004641D4"/>
    <w:rsid w:val="004645D6"/>
    <w:rsid w:val="0046477F"/>
    <w:rsid w:val="00464911"/>
    <w:rsid w:val="00464913"/>
    <w:rsid w:val="00464C75"/>
    <w:rsid w:val="00464C81"/>
    <w:rsid w:val="00464D54"/>
    <w:rsid w:val="00464D96"/>
    <w:rsid w:val="00464E8A"/>
    <w:rsid w:val="00464F78"/>
    <w:rsid w:val="00464FDC"/>
    <w:rsid w:val="00465146"/>
    <w:rsid w:val="0046522E"/>
    <w:rsid w:val="00465298"/>
    <w:rsid w:val="004652B6"/>
    <w:rsid w:val="00465303"/>
    <w:rsid w:val="00465490"/>
    <w:rsid w:val="004655F3"/>
    <w:rsid w:val="0046582E"/>
    <w:rsid w:val="00465B37"/>
    <w:rsid w:val="00465D37"/>
    <w:rsid w:val="00465D83"/>
    <w:rsid w:val="00465EC8"/>
    <w:rsid w:val="00465F8C"/>
    <w:rsid w:val="004660B0"/>
    <w:rsid w:val="004660E5"/>
    <w:rsid w:val="0046621C"/>
    <w:rsid w:val="004664A6"/>
    <w:rsid w:val="00466813"/>
    <w:rsid w:val="00466861"/>
    <w:rsid w:val="004669D9"/>
    <w:rsid w:val="00466A77"/>
    <w:rsid w:val="00466AD1"/>
    <w:rsid w:val="00466C3F"/>
    <w:rsid w:val="00466C98"/>
    <w:rsid w:val="00466C9C"/>
    <w:rsid w:val="00466D25"/>
    <w:rsid w:val="00466ED9"/>
    <w:rsid w:val="00466FCA"/>
    <w:rsid w:val="0046711F"/>
    <w:rsid w:val="0046720E"/>
    <w:rsid w:val="00467411"/>
    <w:rsid w:val="00467438"/>
    <w:rsid w:val="0046745D"/>
    <w:rsid w:val="0046762A"/>
    <w:rsid w:val="004678DE"/>
    <w:rsid w:val="0046791A"/>
    <w:rsid w:val="00467926"/>
    <w:rsid w:val="00467964"/>
    <w:rsid w:val="00467A73"/>
    <w:rsid w:val="00467AF2"/>
    <w:rsid w:val="00467B10"/>
    <w:rsid w:val="00467BB3"/>
    <w:rsid w:val="00467BC7"/>
    <w:rsid w:val="00467D27"/>
    <w:rsid w:val="00467E10"/>
    <w:rsid w:val="00467E33"/>
    <w:rsid w:val="004700E3"/>
    <w:rsid w:val="00470241"/>
    <w:rsid w:val="004702B1"/>
    <w:rsid w:val="0047037A"/>
    <w:rsid w:val="0047038E"/>
    <w:rsid w:val="004705EE"/>
    <w:rsid w:val="004706C1"/>
    <w:rsid w:val="00470753"/>
    <w:rsid w:val="00470789"/>
    <w:rsid w:val="00470854"/>
    <w:rsid w:val="00470B8B"/>
    <w:rsid w:val="00470EAA"/>
    <w:rsid w:val="0047106A"/>
    <w:rsid w:val="004710D7"/>
    <w:rsid w:val="004712FA"/>
    <w:rsid w:val="00471597"/>
    <w:rsid w:val="004716B3"/>
    <w:rsid w:val="004718D0"/>
    <w:rsid w:val="0047197B"/>
    <w:rsid w:val="004719AA"/>
    <w:rsid w:val="00471A20"/>
    <w:rsid w:val="00472021"/>
    <w:rsid w:val="004721E0"/>
    <w:rsid w:val="00472334"/>
    <w:rsid w:val="00472426"/>
    <w:rsid w:val="004724AF"/>
    <w:rsid w:val="00472576"/>
    <w:rsid w:val="0047261C"/>
    <w:rsid w:val="00472785"/>
    <w:rsid w:val="0047282C"/>
    <w:rsid w:val="00472A67"/>
    <w:rsid w:val="00472B3C"/>
    <w:rsid w:val="00472C8E"/>
    <w:rsid w:val="00472D74"/>
    <w:rsid w:val="00472E6D"/>
    <w:rsid w:val="00472E8F"/>
    <w:rsid w:val="00472F8F"/>
    <w:rsid w:val="004731DC"/>
    <w:rsid w:val="00473269"/>
    <w:rsid w:val="00473403"/>
    <w:rsid w:val="0047352E"/>
    <w:rsid w:val="00473A4B"/>
    <w:rsid w:val="00473D86"/>
    <w:rsid w:val="00473DE5"/>
    <w:rsid w:val="00473E82"/>
    <w:rsid w:val="00473EFE"/>
    <w:rsid w:val="00473F62"/>
    <w:rsid w:val="00474184"/>
    <w:rsid w:val="004741AC"/>
    <w:rsid w:val="00474422"/>
    <w:rsid w:val="004744EA"/>
    <w:rsid w:val="0047470D"/>
    <w:rsid w:val="004747C3"/>
    <w:rsid w:val="004749B4"/>
    <w:rsid w:val="00474B36"/>
    <w:rsid w:val="00474B5E"/>
    <w:rsid w:val="00474FBC"/>
    <w:rsid w:val="0047511A"/>
    <w:rsid w:val="00475132"/>
    <w:rsid w:val="004751BD"/>
    <w:rsid w:val="004751DD"/>
    <w:rsid w:val="004752DC"/>
    <w:rsid w:val="00475945"/>
    <w:rsid w:val="00475A43"/>
    <w:rsid w:val="00475B11"/>
    <w:rsid w:val="00475C36"/>
    <w:rsid w:val="004760F6"/>
    <w:rsid w:val="00476264"/>
    <w:rsid w:val="004762F2"/>
    <w:rsid w:val="0047645D"/>
    <w:rsid w:val="004764AA"/>
    <w:rsid w:val="00476563"/>
    <w:rsid w:val="0047658E"/>
    <w:rsid w:val="00476792"/>
    <w:rsid w:val="004768CF"/>
    <w:rsid w:val="00476941"/>
    <w:rsid w:val="0047698E"/>
    <w:rsid w:val="00476CB9"/>
    <w:rsid w:val="00476D09"/>
    <w:rsid w:val="00476EF6"/>
    <w:rsid w:val="00476FEB"/>
    <w:rsid w:val="004772BF"/>
    <w:rsid w:val="004774BC"/>
    <w:rsid w:val="00477730"/>
    <w:rsid w:val="00477806"/>
    <w:rsid w:val="0047798D"/>
    <w:rsid w:val="00477AAC"/>
    <w:rsid w:val="00477B82"/>
    <w:rsid w:val="00477CC4"/>
    <w:rsid w:val="00480067"/>
    <w:rsid w:val="004801F0"/>
    <w:rsid w:val="004804B9"/>
    <w:rsid w:val="0048050A"/>
    <w:rsid w:val="004806C2"/>
    <w:rsid w:val="004806CB"/>
    <w:rsid w:val="00480704"/>
    <w:rsid w:val="00480852"/>
    <w:rsid w:val="004808CF"/>
    <w:rsid w:val="00480CD8"/>
    <w:rsid w:val="00481044"/>
    <w:rsid w:val="004811C9"/>
    <w:rsid w:val="0048141F"/>
    <w:rsid w:val="004815CA"/>
    <w:rsid w:val="0048182E"/>
    <w:rsid w:val="00481D05"/>
    <w:rsid w:val="00481D38"/>
    <w:rsid w:val="00481DAE"/>
    <w:rsid w:val="00481DD8"/>
    <w:rsid w:val="00481EF1"/>
    <w:rsid w:val="00481F9C"/>
    <w:rsid w:val="0048203D"/>
    <w:rsid w:val="00482108"/>
    <w:rsid w:val="00482186"/>
    <w:rsid w:val="00482221"/>
    <w:rsid w:val="00482253"/>
    <w:rsid w:val="00482268"/>
    <w:rsid w:val="00482495"/>
    <w:rsid w:val="00482571"/>
    <w:rsid w:val="004826B1"/>
    <w:rsid w:val="004826D3"/>
    <w:rsid w:val="004828D8"/>
    <w:rsid w:val="0048290A"/>
    <w:rsid w:val="00482993"/>
    <w:rsid w:val="004829AB"/>
    <w:rsid w:val="00482CCA"/>
    <w:rsid w:val="00482DD1"/>
    <w:rsid w:val="00482DEF"/>
    <w:rsid w:val="00482E81"/>
    <w:rsid w:val="0048316E"/>
    <w:rsid w:val="0048324D"/>
    <w:rsid w:val="00483291"/>
    <w:rsid w:val="0048342F"/>
    <w:rsid w:val="0048349D"/>
    <w:rsid w:val="004834E9"/>
    <w:rsid w:val="004835B8"/>
    <w:rsid w:val="004837AB"/>
    <w:rsid w:val="004838BA"/>
    <w:rsid w:val="00483B0D"/>
    <w:rsid w:val="00483C4B"/>
    <w:rsid w:val="00483DB5"/>
    <w:rsid w:val="00483E5E"/>
    <w:rsid w:val="00483E6A"/>
    <w:rsid w:val="00483F3E"/>
    <w:rsid w:val="00484456"/>
    <w:rsid w:val="004845F7"/>
    <w:rsid w:val="00484641"/>
    <w:rsid w:val="004846FE"/>
    <w:rsid w:val="0048472B"/>
    <w:rsid w:val="00484786"/>
    <w:rsid w:val="004849AA"/>
    <w:rsid w:val="00484D42"/>
    <w:rsid w:val="00484D99"/>
    <w:rsid w:val="00484EB6"/>
    <w:rsid w:val="00484F5C"/>
    <w:rsid w:val="00484F79"/>
    <w:rsid w:val="0048504B"/>
    <w:rsid w:val="004851D9"/>
    <w:rsid w:val="00485371"/>
    <w:rsid w:val="00485405"/>
    <w:rsid w:val="004854F1"/>
    <w:rsid w:val="004857A0"/>
    <w:rsid w:val="00485863"/>
    <w:rsid w:val="00485A27"/>
    <w:rsid w:val="00485A44"/>
    <w:rsid w:val="00485A5B"/>
    <w:rsid w:val="00485B78"/>
    <w:rsid w:val="00485BAD"/>
    <w:rsid w:val="00485BC3"/>
    <w:rsid w:val="00485C21"/>
    <w:rsid w:val="00485C30"/>
    <w:rsid w:val="00485C48"/>
    <w:rsid w:val="00485C70"/>
    <w:rsid w:val="00485D5A"/>
    <w:rsid w:val="00485D64"/>
    <w:rsid w:val="00485D73"/>
    <w:rsid w:val="00485E3E"/>
    <w:rsid w:val="00486013"/>
    <w:rsid w:val="00486043"/>
    <w:rsid w:val="00486333"/>
    <w:rsid w:val="00486433"/>
    <w:rsid w:val="00486769"/>
    <w:rsid w:val="0048682A"/>
    <w:rsid w:val="004868EB"/>
    <w:rsid w:val="00486944"/>
    <w:rsid w:val="004869B2"/>
    <w:rsid w:val="00486B28"/>
    <w:rsid w:val="00486C09"/>
    <w:rsid w:val="00486D19"/>
    <w:rsid w:val="00486D36"/>
    <w:rsid w:val="0048707C"/>
    <w:rsid w:val="00487197"/>
    <w:rsid w:val="004872E6"/>
    <w:rsid w:val="0048736C"/>
    <w:rsid w:val="00487480"/>
    <w:rsid w:val="004874F9"/>
    <w:rsid w:val="00487522"/>
    <w:rsid w:val="004875E4"/>
    <w:rsid w:val="0048766D"/>
    <w:rsid w:val="00487690"/>
    <w:rsid w:val="004877E5"/>
    <w:rsid w:val="0048781A"/>
    <w:rsid w:val="00487A9C"/>
    <w:rsid w:val="00487B5C"/>
    <w:rsid w:val="00487C57"/>
    <w:rsid w:val="00487CD4"/>
    <w:rsid w:val="00487F55"/>
    <w:rsid w:val="004900A0"/>
    <w:rsid w:val="00490125"/>
    <w:rsid w:val="0049022A"/>
    <w:rsid w:val="004903BD"/>
    <w:rsid w:val="004904D7"/>
    <w:rsid w:val="004905B7"/>
    <w:rsid w:val="004905FA"/>
    <w:rsid w:val="0049068A"/>
    <w:rsid w:val="0049077B"/>
    <w:rsid w:val="004907EE"/>
    <w:rsid w:val="0049095C"/>
    <w:rsid w:val="00490A5B"/>
    <w:rsid w:val="00490A6C"/>
    <w:rsid w:val="00490ADA"/>
    <w:rsid w:val="00490CEE"/>
    <w:rsid w:val="00490D00"/>
    <w:rsid w:val="00490E2D"/>
    <w:rsid w:val="00490F41"/>
    <w:rsid w:val="00490FF1"/>
    <w:rsid w:val="00491131"/>
    <w:rsid w:val="0049141B"/>
    <w:rsid w:val="00491528"/>
    <w:rsid w:val="0049155E"/>
    <w:rsid w:val="0049157F"/>
    <w:rsid w:val="00491883"/>
    <w:rsid w:val="004918F2"/>
    <w:rsid w:val="00491D1F"/>
    <w:rsid w:val="00491D73"/>
    <w:rsid w:val="00491EF0"/>
    <w:rsid w:val="00492005"/>
    <w:rsid w:val="004920DE"/>
    <w:rsid w:val="00492102"/>
    <w:rsid w:val="00492260"/>
    <w:rsid w:val="004922B2"/>
    <w:rsid w:val="00492300"/>
    <w:rsid w:val="00492334"/>
    <w:rsid w:val="0049236C"/>
    <w:rsid w:val="004924A7"/>
    <w:rsid w:val="004924B2"/>
    <w:rsid w:val="004926C6"/>
    <w:rsid w:val="004927AC"/>
    <w:rsid w:val="0049283E"/>
    <w:rsid w:val="00492956"/>
    <w:rsid w:val="004929B5"/>
    <w:rsid w:val="004929BE"/>
    <w:rsid w:val="00492B78"/>
    <w:rsid w:val="00492D1F"/>
    <w:rsid w:val="00492D58"/>
    <w:rsid w:val="00492D63"/>
    <w:rsid w:val="00493175"/>
    <w:rsid w:val="00493325"/>
    <w:rsid w:val="0049348D"/>
    <w:rsid w:val="004934A2"/>
    <w:rsid w:val="0049365E"/>
    <w:rsid w:val="00493A84"/>
    <w:rsid w:val="00493B90"/>
    <w:rsid w:val="00493C10"/>
    <w:rsid w:val="00493DC6"/>
    <w:rsid w:val="00493F5A"/>
    <w:rsid w:val="004942DF"/>
    <w:rsid w:val="004942ED"/>
    <w:rsid w:val="00494651"/>
    <w:rsid w:val="004947F4"/>
    <w:rsid w:val="004948CD"/>
    <w:rsid w:val="004948CF"/>
    <w:rsid w:val="00494962"/>
    <w:rsid w:val="00494A86"/>
    <w:rsid w:val="00494B78"/>
    <w:rsid w:val="00494CD8"/>
    <w:rsid w:val="00494F5A"/>
    <w:rsid w:val="0049500F"/>
    <w:rsid w:val="004950E5"/>
    <w:rsid w:val="004951EF"/>
    <w:rsid w:val="004955CB"/>
    <w:rsid w:val="00495670"/>
    <w:rsid w:val="00495797"/>
    <w:rsid w:val="00495D1D"/>
    <w:rsid w:val="00495D7A"/>
    <w:rsid w:val="00495D7D"/>
    <w:rsid w:val="00495DD4"/>
    <w:rsid w:val="00495ED7"/>
    <w:rsid w:val="00495EE2"/>
    <w:rsid w:val="00495FCA"/>
    <w:rsid w:val="0049613A"/>
    <w:rsid w:val="00496219"/>
    <w:rsid w:val="004962FE"/>
    <w:rsid w:val="004965D8"/>
    <w:rsid w:val="004967B9"/>
    <w:rsid w:val="00496997"/>
    <w:rsid w:val="00496A3D"/>
    <w:rsid w:val="00496B1D"/>
    <w:rsid w:val="00496BCB"/>
    <w:rsid w:val="00496E33"/>
    <w:rsid w:val="00496F07"/>
    <w:rsid w:val="00496F2F"/>
    <w:rsid w:val="00496F95"/>
    <w:rsid w:val="00497113"/>
    <w:rsid w:val="004972CC"/>
    <w:rsid w:val="004972D7"/>
    <w:rsid w:val="00497308"/>
    <w:rsid w:val="004973DD"/>
    <w:rsid w:val="004973FD"/>
    <w:rsid w:val="00497506"/>
    <w:rsid w:val="00497535"/>
    <w:rsid w:val="00497600"/>
    <w:rsid w:val="004976A4"/>
    <w:rsid w:val="004976AA"/>
    <w:rsid w:val="004976C9"/>
    <w:rsid w:val="0049772C"/>
    <w:rsid w:val="0049774C"/>
    <w:rsid w:val="004977B6"/>
    <w:rsid w:val="004978E7"/>
    <w:rsid w:val="00497916"/>
    <w:rsid w:val="00497A1D"/>
    <w:rsid w:val="00497BA5"/>
    <w:rsid w:val="00497C0F"/>
    <w:rsid w:val="00497D1D"/>
    <w:rsid w:val="00497E07"/>
    <w:rsid w:val="00497E3A"/>
    <w:rsid w:val="00497E66"/>
    <w:rsid w:val="004A02F2"/>
    <w:rsid w:val="004A05DE"/>
    <w:rsid w:val="004A0733"/>
    <w:rsid w:val="004A0780"/>
    <w:rsid w:val="004A079B"/>
    <w:rsid w:val="004A088D"/>
    <w:rsid w:val="004A0916"/>
    <w:rsid w:val="004A0AC8"/>
    <w:rsid w:val="004A0AED"/>
    <w:rsid w:val="004A0D53"/>
    <w:rsid w:val="004A0D80"/>
    <w:rsid w:val="004A0E03"/>
    <w:rsid w:val="004A0EDF"/>
    <w:rsid w:val="004A0FA4"/>
    <w:rsid w:val="004A115C"/>
    <w:rsid w:val="004A12A5"/>
    <w:rsid w:val="004A12CD"/>
    <w:rsid w:val="004A1309"/>
    <w:rsid w:val="004A132B"/>
    <w:rsid w:val="004A1423"/>
    <w:rsid w:val="004A153A"/>
    <w:rsid w:val="004A170A"/>
    <w:rsid w:val="004A195E"/>
    <w:rsid w:val="004A1C06"/>
    <w:rsid w:val="004A1DBA"/>
    <w:rsid w:val="004A1DF5"/>
    <w:rsid w:val="004A218D"/>
    <w:rsid w:val="004A21AD"/>
    <w:rsid w:val="004A24CB"/>
    <w:rsid w:val="004A27AD"/>
    <w:rsid w:val="004A2889"/>
    <w:rsid w:val="004A2A13"/>
    <w:rsid w:val="004A2A2B"/>
    <w:rsid w:val="004A2DB2"/>
    <w:rsid w:val="004A2F80"/>
    <w:rsid w:val="004A2FBF"/>
    <w:rsid w:val="004A32B8"/>
    <w:rsid w:val="004A339F"/>
    <w:rsid w:val="004A33CB"/>
    <w:rsid w:val="004A36EC"/>
    <w:rsid w:val="004A3873"/>
    <w:rsid w:val="004A39BE"/>
    <w:rsid w:val="004A3B88"/>
    <w:rsid w:val="004A3D0C"/>
    <w:rsid w:val="004A3DD2"/>
    <w:rsid w:val="004A3E59"/>
    <w:rsid w:val="004A40C0"/>
    <w:rsid w:val="004A42DC"/>
    <w:rsid w:val="004A4613"/>
    <w:rsid w:val="004A46C7"/>
    <w:rsid w:val="004A46CD"/>
    <w:rsid w:val="004A476F"/>
    <w:rsid w:val="004A48C2"/>
    <w:rsid w:val="004A4901"/>
    <w:rsid w:val="004A4B1B"/>
    <w:rsid w:val="004A4B66"/>
    <w:rsid w:val="004A4B7E"/>
    <w:rsid w:val="004A4BAD"/>
    <w:rsid w:val="004A4C35"/>
    <w:rsid w:val="004A4CA6"/>
    <w:rsid w:val="004A4D3D"/>
    <w:rsid w:val="004A4DEE"/>
    <w:rsid w:val="004A4EF3"/>
    <w:rsid w:val="004A510B"/>
    <w:rsid w:val="004A516B"/>
    <w:rsid w:val="004A58C2"/>
    <w:rsid w:val="004A58CA"/>
    <w:rsid w:val="004A58F1"/>
    <w:rsid w:val="004A5BAB"/>
    <w:rsid w:val="004A5D39"/>
    <w:rsid w:val="004A620E"/>
    <w:rsid w:val="004A63D7"/>
    <w:rsid w:val="004A646B"/>
    <w:rsid w:val="004A66A4"/>
    <w:rsid w:val="004A6718"/>
    <w:rsid w:val="004A679E"/>
    <w:rsid w:val="004A67D5"/>
    <w:rsid w:val="004A6A77"/>
    <w:rsid w:val="004A6BBA"/>
    <w:rsid w:val="004A700E"/>
    <w:rsid w:val="004A7292"/>
    <w:rsid w:val="004A7408"/>
    <w:rsid w:val="004A7585"/>
    <w:rsid w:val="004A75B3"/>
    <w:rsid w:val="004A76E2"/>
    <w:rsid w:val="004A773B"/>
    <w:rsid w:val="004A789A"/>
    <w:rsid w:val="004A7902"/>
    <w:rsid w:val="004A791B"/>
    <w:rsid w:val="004A7A0C"/>
    <w:rsid w:val="004A7BA7"/>
    <w:rsid w:val="004A7F7F"/>
    <w:rsid w:val="004B01A5"/>
    <w:rsid w:val="004B022A"/>
    <w:rsid w:val="004B0362"/>
    <w:rsid w:val="004B045B"/>
    <w:rsid w:val="004B047E"/>
    <w:rsid w:val="004B057C"/>
    <w:rsid w:val="004B05FE"/>
    <w:rsid w:val="004B0C63"/>
    <w:rsid w:val="004B0D5B"/>
    <w:rsid w:val="004B0E7A"/>
    <w:rsid w:val="004B0F3E"/>
    <w:rsid w:val="004B0FBA"/>
    <w:rsid w:val="004B1063"/>
    <w:rsid w:val="004B126F"/>
    <w:rsid w:val="004B1369"/>
    <w:rsid w:val="004B154A"/>
    <w:rsid w:val="004B16F9"/>
    <w:rsid w:val="004B178D"/>
    <w:rsid w:val="004B187B"/>
    <w:rsid w:val="004B1962"/>
    <w:rsid w:val="004B1B15"/>
    <w:rsid w:val="004B1E06"/>
    <w:rsid w:val="004B2000"/>
    <w:rsid w:val="004B204D"/>
    <w:rsid w:val="004B276A"/>
    <w:rsid w:val="004B29D7"/>
    <w:rsid w:val="004B2AB2"/>
    <w:rsid w:val="004B2AD8"/>
    <w:rsid w:val="004B2CF7"/>
    <w:rsid w:val="004B2E45"/>
    <w:rsid w:val="004B2F86"/>
    <w:rsid w:val="004B3158"/>
    <w:rsid w:val="004B3396"/>
    <w:rsid w:val="004B3489"/>
    <w:rsid w:val="004B39F2"/>
    <w:rsid w:val="004B3BE7"/>
    <w:rsid w:val="004B3CD2"/>
    <w:rsid w:val="004B3E4A"/>
    <w:rsid w:val="004B3EEF"/>
    <w:rsid w:val="004B3F64"/>
    <w:rsid w:val="004B41E9"/>
    <w:rsid w:val="004B451C"/>
    <w:rsid w:val="004B453A"/>
    <w:rsid w:val="004B456B"/>
    <w:rsid w:val="004B46D5"/>
    <w:rsid w:val="004B4BA3"/>
    <w:rsid w:val="004B4BD3"/>
    <w:rsid w:val="004B4BDD"/>
    <w:rsid w:val="004B4CB6"/>
    <w:rsid w:val="004B4EF5"/>
    <w:rsid w:val="004B4F35"/>
    <w:rsid w:val="004B4F93"/>
    <w:rsid w:val="004B5056"/>
    <w:rsid w:val="004B50EF"/>
    <w:rsid w:val="004B5125"/>
    <w:rsid w:val="004B51DA"/>
    <w:rsid w:val="004B526A"/>
    <w:rsid w:val="004B52E0"/>
    <w:rsid w:val="004B5335"/>
    <w:rsid w:val="004B53CD"/>
    <w:rsid w:val="004B59B3"/>
    <w:rsid w:val="004B5C05"/>
    <w:rsid w:val="004B5C78"/>
    <w:rsid w:val="004B5DED"/>
    <w:rsid w:val="004B5F38"/>
    <w:rsid w:val="004B5FFA"/>
    <w:rsid w:val="004B61FD"/>
    <w:rsid w:val="004B623E"/>
    <w:rsid w:val="004B6317"/>
    <w:rsid w:val="004B63BD"/>
    <w:rsid w:val="004B63F7"/>
    <w:rsid w:val="004B644A"/>
    <w:rsid w:val="004B6524"/>
    <w:rsid w:val="004B6775"/>
    <w:rsid w:val="004B6781"/>
    <w:rsid w:val="004B6CB2"/>
    <w:rsid w:val="004B6E0E"/>
    <w:rsid w:val="004B6E9E"/>
    <w:rsid w:val="004B6F1D"/>
    <w:rsid w:val="004B6FBC"/>
    <w:rsid w:val="004B70B9"/>
    <w:rsid w:val="004B7118"/>
    <w:rsid w:val="004B711C"/>
    <w:rsid w:val="004B73E7"/>
    <w:rsid w:val="004B7739"/>
    <w:rsid w:val="004B779F"/>
    <w:rsid w:val="004B7B21"/>
    <w:rsid w:val="004B7B27"/>
    <w:rsid w:val="004B7DA3"/>
    <w:rsid w:val="004C003D"/>
    <w:rsid w:val="004C0052"/>
    <w:rsid w:val="004C0100"/>
    <w:rsid w:val="004C0203"/>
    <w:rsid w:val="004C0301"/>
    <w:rsid w:val="004C0306"/>
    <w:rsid w:val="004C0431"/>
    <w:rsid w:val="004C0478"/>
    <w:rsid w:val="004C05B1"/>
    <w:rsid w:val="004C05F8"/>
    <w:rsid w:val="004C06D8"/>
    <w:rsid w:val="004C07AE"/>
    <w:rsid w:val="004C0961"/>
    <w:rsid w:val="004C0A8F"/>
    <w:rsid w:val="004C0A9E"/>
    <w:rsid w:val="004C0EDC"/>
    <w:rsid w:val="004C10E5"/>
    <w:rsid w:val="004C124A"/>
    <w:rsid w:val="004C1296"/>
    <w:rsid w:val="004C1458"/>
    <w:rsid w:val="004C162C"/>
    <w:rsid w:val="004C16B7"/>
    <w:rsid w:val="004C187E"/>
    <w:rsid w:val="004C1901"/>
    <w:rsid w:val="004C1949"/>
    <w:rsid w:val="004C1B16"/>
    <w:rsid w:val="004C1C86"/>
    <w:rsid w:val="004C1D4E"/>
    <w:rsid w:val="004C1EB7"/>
    <w:rsid w:val="004C1FA2"/>
    <w:rsid w:val="004C203B"/>
    <w:rsid w:val="004C2270"/>
    <w:rsid w:val="004C22EC"/>
    <w:rsid w:val="004C23B4"/>
    <w:rsid w:val="004C2620"/>
    <w:rsid w:val="004C2742"/>
    <w:rsid w:val="004C29F7"/>
    <w:rsid w:val="004C2AA4"/>
    <w:rsid w:val="004C2B98"/>
    <w:rsid w:val="004C2DD6"/>
    <w:rsid w:val="004C2DF1"/>
    <w:rsid w:val="004C2ECD"/>
    <w:rsid w:val="004C2EE1"/>
    <w:rsid w:val="004C2F44"/>
    <w:rsid w:val="004C328E"/>
    <w:rsid w:val="004C336F"/>
    <w:rsid w:val="004C342E"/>
    <w:rsid w:val="004C34F8"/>
    <w:rsid w:val="004C357A"/>
    <w:rsid w:val="004C3778"/>
    <w:rsid w:val="004C3A85"/>
    <w:rsid w:val="004C3B82"/>
    <w:rsid w:val="004C3C24"/>
    <w:rsid w:val="004C3C8F"/>
    <w:rsid w:val="004C3D51"/>
    <w:rsid w:val="004C3DF6"/>
    <w:rsid w:val="004C401B"/>
    <w:rsid w:val="004C419A"/>
    <w:rsid w:val="004C41CE"/>
    <w:rsid w:val="004C423B"/>
    <w:rsid w:val="004C4287"/>
    <w:rsid w:val="004C458D"/>
    <w:rsid w:val="004C4676"/>
    <w:rsid w:val="004C49A6"/>
    <w:rsid w:val="004C49B2"/>
    <w:rsid w:val="004C49CD"/>
    <w:rsid w:val="004C4BAE"/>
    <w:rsid w:val="004C4FB2"/>
    <w:rsid w:val="004C511A"/>
    <w:rsid w:val="004C542F"/>
    <w:rsid w:val="004C565C"/>
    <w:rsid w:val="004C56BA"/>
    <w:rsid w:val="004C59B7"/>
    <w:rsid w:val="004C5B5A"/>
    <w:rsid w:val="004C5C13"/>
    <w:rsid w:val="004C5E69"/>
    <w:rsid w:val="004C5EC9"/>
    <w:rsid w:val="004C6004"/>
    <w:rsid w:val="004C6230"/>
    <w:rsid w:val="004C62CD"/>
    <w:rsid w:val="004C6777"/>
    <w:rsid w:val="004C6A79"/>
    <w:rsid w:val="004C6B3B"/>
    <w:rsid w:val="004C6B58"/>
    <w:rsid w:val="004C6BA0"/>
    <w:rsid w:val="004C6C60"/>
    <w:rsid w:val="004C6D7E"/>
    <w:rsid w:val="004C6ECA"/>
    <w:rsid w:val="004C6F37"/>
    <w:rsid w:val="004C7313"/>
    <w:rsid w:val="004C73E7"/>
    <w:rsid w:val="004C7475"/>
    <w:rsid w:val="004C7ADD"/>
    <w:rsid w:val="004C7B31"/>
    <w:rsid w:val="004C7B5E"/>
    <w:rsid w:val="004C7B6F"/>
    <w:rsid w:val="004C7D3D"/>
    <w:rsid w:val="004C7F54"/>
    <w:rsid w:val="004C7FE8"/>
    <w:rsid w:val="004D0051"/>
    <w:rsid w:val="004D00A9"/>
    <w:rsid w:val="004D0145"/>
    <w:rsid w:val="004D017E"/>
    <w:rsid w:val="004D030A"/>
    <w:rsid w:val="004D032E"/>
    <w:rsid w:val="004D049C"/>
    <w:rsid w:val="004D04F1"/>
    <w:rsid w:val="004D074D"/>
    <w:rsid w:val="004D0913"/>
    <w:rsid w:val="004D0928"/>
    <w:rsid w:val="004D0B38"/>
    <w:rsid w:val="004D0C58"/>
    <w:rsid w:val="004D107B"/>
    <w:rsid w:val="004D12B9"/>
    <w:rsid w:val="004D1336"/>
    <w:rsid w:val="004D1347"/>
    <w:rsid w:val="004D13D6"/>
    <w:rsid w:val="004D153B"/>
    <w:rsid w:val="004D1893"/>
    <w:rsid w:val="004D1A85"/>
    <w:rsid w:val="004D1F2F"/>
    <w:rsid w:val="004D1FFD"/>
    <w:rsid w:val="004D224F"/>
    <w:rsid w:val="004D22DA"/>
    <w:rsid w:val="004D250C"/>
    <w:rsid w:val="004D2536"/>
    <w:rsid w:val="004D2705"/>
    <w:rsid w:val="004D27F5"/>
    <w:rsid w:val="004D29F2"/>
    <w:rsid w:val="004D2A2B"/>
    <w:rsid w:val="004D2BD0"/>
    <w:rsid w:val="004D2DBA"/>
    <w:rsid w:val="004D2E24"/>
    <w:rsid w:val="004D2EFA"/>
    <w:rsid w:val="004D2F58"/>
    <w:rsid w:val="004D2FB5"/>
    <w:rsid w:val="004D3208"/>
    <w:rsid w:val="004D32B7"/>
    <w:rsid w:val="004D358C"/>
    <w:rsid w:val="004D383C"/>
    <w:rsid w:val="004D3877"/>
    <w:rsid w:val="004D3948"/>
    <w:rsid w:val="004D39D1"/>
    <w:rsid w:val="004D3AA5"/>
    <w:rsid w:val="004D3C3C"/>
    <w:rsid w:val="004D3EA1"/>
    <w:rsid w:val="004D4077"/>
    <w:rsid w:val="004D4098"/>
    <w:rsid w:val="004D4331"/>
    <w:rsid w:val="004D4558"/>
    <w:rsid w:val="004D4565"/>
    <w:rsid w:val="004D4817"/>
    <w:rsid w:val="004D4921"/>
    <w:rsid w:val="004D49FB"/>
    <w:rsid w:val="004D4AD7"/>
    <w:rsid w:val="004D4B11"/>
    <w:rsid w:val="004D4B33"/>
    <w:rsid w:val="004D4D08"/>
    <w:rsid w:val="004D51DC"/>
    <w:rsid w:val="004D537D"/>
    <w:rsid w:val="004D54CD"/>
    <w:rsid w:val="004D55A6"/>
    <w:rsid w:val="004D56A2"/>
    <w:rsid w:val="004D5719"/>
    <w:rsid w:val="004D58CF"/>
    <w:rsid w:val="004D5947"/>
    <w:rsid w:val="004D5962"/>
    <w:rsid w:val="004D5A8B"/>
    <w:rsid w:val="004D5C54"/>
    <w:rsid w:val="004D614B"/>
    <w:rsid w:val="004D6171"/>
    <w:rsid w:val="004D64D5"/>
    <w:rsid w:val="004D657E"/>
    <w:rsid w:val="004D6614"/>
    <w:rsid w:val="004D665A"/>
    <w:rsid w:val="004D679D"/>
    <w:rsid w:val="004D6991"/>
    <w:rsid w:val="004D6A37"/>
    <w:rsid w:val="004D6BDE"/>
    <w:rsid w:val="004D6C98"/>
    <w:rsid w:val="004D6DF0"/>
    <w:rsid w:val="004D6E50"/>
    <w:rsid w:val="004D6F22"/>
    <w:rsid w:val="004D6F24"/>
    <w:rsid w:val="004D6FB9"/>
    <w:rsid w:val="004D706D"/>
    <w:rsid w:val="004D7119"/>
    <w:rsid w:val="004D73B7"/>
    <w:rsid w:val="004D744E"/>
    <w:rsid w:val="004D74E0"/>
    <w:rsid w:val="004D76E4"/>
    <w:rsid w:val="004D7A59"/>
    <w:rsid w:val="004D7DF0"/>
    <w:rsid w:val="004E0037"/>
    <w:rsid w:val="004E007D"/>
    <w:rsid w:val="004E0162"/>
    <w:rsid w:val="004E01A4"/>
    <w:rsid w:val="004E01CC"/>
    <w:rsid w:val="004E01F5"/>
    <w:rsid w:val="004E024B"/>
    <w:rsid w:val="004E050B"/>
    <w:rsid w:val="004E0672"/>
    <w:rsid w:val="004E0790"/>
    <w:rsid w:val="004E0A1D"/>
    <w:rsid w:val="004E0A1E"/>
    <w:rsid w:val="004E0A99"/>
    <w:rsid w:val="004E0AE6"/>
    <w:rsid w:val="004E0E8F"/>
    <w:rsid w:val="004E0F92"/>
    <w:rsid w:val="004E1086"/>
    <w:rsid w:val="004E1182"/>
    <w:rsid w:val="004E1288"/>
    <w:rsid w:val="004E14AA"/>
    <w:rsid w:val="004E1522"/>
    <w:rsid w:val="004E18A7"/>
    <w:rsid w:val="004E1913"/>
    <w:rsid w:val="004E1B85"/>
    <w:rsid w:val="004E1BFA"/>
    <w:rsid w:val="004E1E92"/>
    <w:rsid w:val="004E1F56"/>
    <w:rsid w:val="004E21C2"/>
    <w:rsid w:val="004E23C6"/>
    <w:rsid w:val="004E2427"/>
    <w:rsid w:val="004E2697"/>
    <w:rsid w:val="004E26E5"/>
    <w:rsid w:val="004E2876"/>
    <w:rsid w:val="004E296B"/>
    <w:rsid w:val="004E2AE9"/>
    <w:rsid w:val="004E2B3F"/>
    <w:rsid w:val="004E30C3"/>
    <w:rsid w:val="004E32C1"/>
    <w:rsid w:val="004E32E8"/>
    <w:rsid w:val="004E34E0"/>
    <w:rsid w:val="004E3791"/>
    <w:rsid w:val="004E39FB"/>
    <w:rsid w:val="004E3ADA"/>
    <w:rsid w:val="004E3B0C"/>
    <w:rsid w:val="004E3C8B"/>
    <w:rsid w:val="004E3D6C"/>
    <w:rsid w:val="004E3EDB"/>
    <w:rsid w:val="004E3FB0"/>
    <w:rsid w:val="004E424D"/>
    <w:rsid w:val="004E43B4"/>
    <w:rsid w:val="004E4410"/>
    <w:rsid w:val="004E44BB"/>
    <w:rsid w:val="004E44C6"/>
    <w:rsid w:val="004E44DE"/>
    <w:rsid w:val="004E4947"/>
    <w:rsid w:val="004E4B09"/>
    <w:rsid w:val="004E4B4B"/>
    <w:rsid w:val="004E4CED"/>
    <w:rsid w:val="004E4F00"/>
    <w:rsid w:val="004E50F0"/>
    <w:rsid w:val="004E513C"/>
    <w:rsid w:val="004E526D"/>
    <w:rsid w:val="004E5383"/>
    <w:rsid w:val="004E53BC"/>
    <w:rsid w:val="004E54FA"/>
    <w:rsid w:val="004E5960"/>
    <w:rsid w:val="004E5969"/>
    <w:rsid w:val="004E5B89"/>
    <w:rsid w:val="004E5BC6"/>
    <w:rsid w:val="004E5C06"/>
    <w:rsid w:val="004E5F88"/>
    <w:rsid w:val="004E5F96"/>
    <w:rsid w:val="004E60AD"/>
    <w:rsid w:val="004E6152"/>
    <w:rsid w:val="004E65B8"/>
    <w:rsid w:val="004E65D3"/>
    <w:rsid w:val="004E66C2"/>
    <w:rsid w:val="004E6718"/>
    <w:rsid w:val="004E67AD"/>
    <w:rsid w:val="004E6AB9"/>
    <w:rsid w:val="004E6C87"/>
    <w:rsid w:val="004E6D49"/>
    <w:rsid w:val="004E6F74"/>
    <w:rsid w:val="004E6FC3"/>
    <w:rsid w:val="004E73F6"/>
    <w:rsid w:val="004E7406"/>
    <w:rsid w:val="004E7AB7"/>
    <w:rsid w:val="004E7AE2"/>
    <w:rsid w:val="004E7CEC"/>
    <w:rsid w:val="004F0276"/>
    <w:rsid w:val="004F053A"/>
    <w:rsid w:val="004F0BA2"/>
    <w:rsid w:val="004F0C3E"/>
    <w:rsid w:val="004F1020"/>
    <w:rsid w:val="004F1401"/>
    <w:rsid w:val="004F1582"/>
    <w:rsid w:val="004F160C"/>
    <w:rsid w:val="004F186E"/>
    <w:rsid w:val="004F1A76"/>
    <w:rsid w:val="004F1BFE"/>
    <w:rsid w:val="004F1C68"/>
    <w:rsid w:val="004F1F3B"/>
    <w:rsid w:val="004F1FB2"/>
    <w:rsid w:val="004F208D"/>
    <w:rsid w:val="004F214C"/>
    <w:rsid w:val="004F248B"/>
    <w:rsid w:val="004F2663"/>
    <w:rsid w:val="004F272B"/>
    <w:rsid w:val="004F2734"/>
    <w:rsid w:val="004F27A0"/>
    <w:rsid w:val="004F28C6"/>
    <w:rsid w:val="004F28E1"/>
    <w:rsid w:val="004F2A02"/>
    <w:rsid w:val="004F2A4A"/>
    <w:rsid w:val="004F2A81"/>
    <w:rsid w:val="004F2BDD"/>
    <w:rsid w:val="004F2CB5"/>
    <w:rsid w:val="004F2E0F"/>
    <w:rsid w:val="004F2F14"/>
    <w:rsid w:val="004F3148"/>
    <w:rsid w:val="004F3185"/>
    <w:rsid w:val="004F3255"/>
    <w:rsid w:val="004F3493"/>
    <w:rsid w:val="004F3520"/>
    <w:rsid w:val="004F3662"/>
    <w:rsid w:val="004F368D"/>
    <w:rsid w:val="004F369C"/>
    <w:rsid w:val="004F3829"/>
    <w:rsid w:val="004F3AE3"/>
    <w:rsid w:val="004F3B63"/>
    <w:rsid w:val="004F422B"/>
    <w:rsid w:val="004F4545"/>
    <w:rsid w:val="004F47AF"/>
    <w:rsid w:val="004F47CE"/>
    <w:rsid w:val="004F481E"/>
    <w:rsid w:val="004F4875"/>
    <w:rsid w:val="004F4C6D"/>
    <w:rsid w:val="004F4D39"/>
    <w:rsid w:val="004F4FA8"/>
    <w:rsid w:val="004F50B5"/>
    <w:rsid w:val="004F5336"/>
    <w:rsid w:val="004F5377"/>
    <w:rsid w:val="004F5531"/>
    <w:rsid w:val="004F56AF"/>
    <w:rsid w:val="004F575D"/>
    <w:rsid w:val="004F5897"/>
    <w:rsid w:val="004F5965"/>
    <w:rsid w:val="004F5BB0"/>
    <w:rsid w:val="004F5EC3"/>
    <w:rsid w:val="004F60FB"/>
    <w:rsid w:val="004F610F"/>
    <w:rsid w:val="004F65FA"/>
    <w:rsid w:val="004F669C"/>
    <w:rsid w:val="004F6AF0"/>
    <w:rsid w:val="004F6B6A"/>
    <w:rsid w:val="004F6BA5"/>
    <w:rsid w:val="004F6BC9"/>
    <w:rsid w:val="004F6DD5"/>
    <w:rsid w:val="004F6E76"/>
    <w:rsid w:val="004F70B1"/>
    <w:rsid w:val="004F73E5"/>
    <w:rsid w:val="004F7727"/>
    <w:rsid w:val="004F7860"/>
    <w:rsid w:val="004F7B17"/>
    <w:rsid w:val="004F7D63"/>
    <w:rsid w:val="00500057"/>
    <w:rsid w:val="005000D1"/>
    <w:rsid w:val="005001B3"/>
    <w:rsid w:val="005002D9"/>
    <w:rsid w:val="005002FA"/>
    <w:rsid w:val="00500374"/>
    <w:rsid w:val="005003C9"/>
    <w:rsid w:val="005003D7"/>
    <w:rsid w:val="00500412"/>
    <w:rsid w:val="005007AC"/>
    <w:rsid w:val="005007B2"/>
    <w:rsid w:val="00500A76"/>
    <w:rsid w:val="00500BB5"/>
    <w:rsid w:val="0050117D"/>
    <w:rsid w:val="00501335"/>
    <w:rsid w:val="0050137A"/>
    <w:rsid w:val="005013D2"/>
    <w:rsid w:val="00501449"/>
    <w:rsid w:val="00501731"/>
    <w:rsid w:val="0050190B"/>
    <w:rsid w:val="00501B03"/>
    <w:rsid w:val="00501EFC"/>
    <w:rsid w:val="00501EFD"/>
    <w:rsid w:val="0050221C"/>
    <w:rsid w:val="0050241E"/>
    <w:rsid w:val="005025A5"/>
    <w:rsid w:val="00502630"/>
    <w:rsid w:val="00502941"/>
    <w:rsid w:val="0050294D"/>
    <w:rsid w:val="0050296E"/>
    <w:rsid w:val="00502BFB"/>
    <w:rsid w:val="00502C02"/>
    <w:rsid w:val="00502CF2"/>
    <w:rsid w:val="00502D48"/>
    <w:rsid w:val="00502DEA"/>
    <w:rsid w:val="00502E3F"/>
    <w:rsid w:val="00502E60"/>
    <w:rsid w:val="00502E6B"/>
    <w:rsid w:val="00503508"/>
    <w:rsid w:val="005035B2"/>
    <w:rsid w:val="00503625"/>
    <w:rsid w:val="005036BB"/>
    <w:rsid w:val="005036E3"/>
    <w:rsid w:val="005036F6"/>
    <w:rsid w:val="0050375C"/>
    <w:rsid w:val="0050377F"/>
    <w:rsid w:val="00503B7B"/>
    <w:rsid w:val="00503BAF"/>
    <w:rsid w:val="00503D9B"/>
    <w:rsid w:val="00503E2D"/>
    <w:rsid w:val="00503F01"/>
    <w:rsid w:val="00503F42"/>
    <w:rsid w:val="00503FA6"/>
    <w:rsid w:val="00504340"/>
    <w:rsid w:val="00504864"/>
    <w:rsid w:val="005048A9"/>
    <w:rsid w:val="00504A04"/>
    <w:rsid w:val="00504A06"/>
    <w:rsid w:val="00504A3A"/>
    <w:rsid w:val="00504F66"/>
    <w:rsid w:val="005050FD"/>
    <w:rsid w:val="00505837"/>
    <w:rsid w:val="0050583F"/>
    <w:rsid w:val="00505980"/>
    <w:rsid w:val="00505AB0"/>
    <w:rsid w:val="005060CF"/>
    <w:rsid w:val="00506445"/>
    <w:rsid w:val="00506756"/>
    <w:rsid w:val="00506796"/>
    <w:rsid w:val="00506AEE"/>
    <w:rsid w:val="00506B07"/>
    <w:rsid w:val="00506C3C"/>
    <w:rsid w:val="00506F7C"/>
    <w:rsid w:val="00506FCC"/>
    <w:rsid w:val="005070B6"/>
    <w:rsid w:val="0050717F"/>
    <w:rsid w:val="005073FF"/>
    <w:rsid w:val="00507785"/>
    <w:rsid w:val="005077FC"/>
    <w:rsid w:val="00507B7C"/>
    <w:rsid w:val="00507ED9"/>
    <w:rsid w:val="00507EF1"/>
    <w:rsid w:val="00510085"/>
    <w:rsid w:val="005101C1"/>
    <w:rsid w:val="005102D5"/>
    <w:rsid w:val="005102F9"/>
    <w:rsid w:val="00510582"/>
    <w:rsid w:val="00510697"/>
    <w:rsid w:val="00510776"/>
    <w:rsid w:val="005108C3"/>
    <w:rsid w:val="00510976"/>
    <w:rsid w:val="00510CD8"/>
    <w:rsid w:val="00510D32"/>
    <w:rsid w:val="00510EB0"/>
    <w:rsid w:val="0051152E"/>
    <w:rsid w:val="0051153D"/>
    <w:rsid w:val="005115FA"/>
    <w:rsid w:val="00511BB2"/>
    <w:rsid w:val="00511CE8"/>
    <w:rsid w:val="00512040"/>
    <w:rsid w:val="005120BF"/>
    <w:rsid w:val="0051210D"/>
    <w:rsid w:val="0051227A"/>
    <w:rsid w:val="00512312"/>
    <w:rsid w:val="005123EB"/>
    <w:rsid w:val="00512401"/>
    <w:rsid w:val="005127F8"/>
    <w:rsid w:val="00512899"/>
    <w:rsid w:val="00512AC1"/>
    <w:rsid w:val="00512ED8"/>
    <w:rsid w:val="00512F4E"/>
    <w:rsid w:val="00513225"/>
    <w:rsid w:val="005132EA"/>
    <w:rsid w:val="005132F1"/>
    <w:rsid w:val="0051348A"/>
    <w:rsid w:val="005134A4"/>
    <w:rsid w:val="00513689"/>
    <w:rsid w:val="005136B2"/>
    <w:rsid w:val="005136E3"/>
    <w:rsid w:val="005137ED"/>
    <w:rsid w:val="00513838"/>
    <w:rsid w:val="0051386B"/>
    <w:rsid w:val="0051388C"/>
    <w:rsid w:val="0051392F"/>
    <w:rsid w:val="00513DC2"/>
    <w:rsid w:val="00513EA0"/>
    <w:rsid w:val="00513F37"/>
    <w:rsid w:val="00514076"/>
    <w:rsid w:val="005140D9"/>
    <w:rsid w:val="0051423D"/>
    <w:rsid w:val="00514327"/>
    <w:rsid w:val="005143E4"/>
    <w:rsid w:val="005144F8"/>
    <w:rsid w:val="0051456D"/>
    <w:rsid w:val="00514630"/>
    <w:rsid w:val="0051469C"/>
    <w:rsid w:val="005147DE"/>
    <w:rsid w:val="005148A1"/>
    <w:rsid w:val="00514928"/>
    <w:rsid w:val="00514976"/>
    <w:rsid w:val="00514A76"/>
    <w:rsid w:val="00514C9B"/>
    <w:rsid w:val="00514CD3"/>
    <w:rsid w:val="00514D35"/>
    <w:rsid w:val="00514D4D"/>
    <w:rsid w:val="00514E0C"/>
    <w:rsid w:val="005152A7"/>
    <w:rsid w:val="0051533E"/>
    <w:rsid w:val="00515477"/>
    <w:rsid w:val="005155C5"/>
    <w:rsid w:val="0051566E"/>
    <w:rsid w:val="005159EB"/>
    <w:rsid w:val="00515A7D"/>
    <w:rsid w:val="00515B26"/>
    <w:rsid w:val="00515B4F"/>
    <w:rsid w:val="00515DEF"/>
    <w:rsid w:val="00515F1F"/>
    <w:rsid w:val="0051625F"/>
    <w:rsid w:val="0051638A"/>
    <w:rsid w:val="005163D4"/>
    <w:rsid w:val="005164AB"/>
    <w:rsid w:val="005164E3"/>
    <w:rsid w:val="005167CB"/>
    <w:rsid w:val="005167E5"/>
    <w:rsid w:val="0051688D"/>
    <w:rsid w:val="00516AA0"/>
    <w:rsid w:val="00516B0E"/>
    <w:rsid w:val="00516BEF"/>
    <w:rsid w:val="00516BF8"/>
    <w:rsid w:val="00516CE0"/>
    <w:rsid w:val="00516FC9"/>
    <w:rsid w:val="005171F7"/>
    <w:rsid w:val="0051756C"/>
    <w:rsid w:val="0051773F"/>
    <w:rsid w:val="00517A74"/>
    <w:rsid w:val="00517C97"/>
    <w:rsid w:val="00517D23"/>
    <w:rsid w:val="00517DE7"/>
    <w:rsid w:val="00517FB8"/>
    <w:rsid w:val="00520131"/>
    <w:rsid w:val="005206B5"/>
    <w:rsid w:val="00520739"/>
    <w:rsid w:val="00520A97"/>
    <w:rsid w:val="00520AA6"/>
    <w:rsid w:val="00520D70"/>
    <w:rsid w:val="00520F1E"/>
    <w:rsid w:val="0052112F"/>
    <w:rsid w:val="0052113D"/>
    <w:rsid w:val="0052121F"/>
    <w:rsid w:val="005212CE"/>
    <w:rsid w:val="005212E2"/>
    <w:rsid w:val="00521359"/>
    <w:rsid w:val="0052139A"/>
    <w:rsid w:val="00521520"/>
    <w:rsid w:val="0052170D"/>
    <w:rsid w:val="00521792"/>
    <w:rsid w:val="00521ACE"/>
    <w:rsid w:val="00521AE3"/>
    <w:rsid w:val="00521B71"/>
    <w:rsid w:val="00521B92"/>
    <w:rsid w:val="00521C1C"/>
    <w:rsid w:val="00521C61"/>
    <w:rsid w:val="00521D2C"/>
    <w:rsid w:val="00521DFD"/>
    <w:rsid w:val="00521E5A"/>
    <w:rsid w:val="00521E96"/>
    <w:rsid w:val="00521F4C"/>
    <w:rsid w:val="00522092"/>
    <w:rsid w:val="0052213C"/>
    <w:rsid w:val="00522164"/>
    <w:rsid w:val="00522291"/>
    <w:rsid w:val="00522312"/>
    <w:rsid w:val="0052265B"/>
    <w:rsid w:val="0052270C"/>
    <w:rsid w:val="0052279E"/>
    <w:rsid w:val="00522841"/>
    <w:rsid w:val="00522B12"/>
    <w:rsid w:val="00522C3E"/>
    <w:rsid w:val="005230AB"/>
    <w:rsid w:val="005230D6"/>
    <w:rsid w:val="005232B2"/>
    <w:rsid w:val="00523570"/>
    <w:rsid w:val="00523792"/>
    <w:rsid w:val="005239EA"/>
    <w:rsid w:val="00523B88"/>
    <w:rsid w:val="00523BAE"/>
    <w:rsid w:val="00523BDE"/>
    <w:rsid w:val="00523BEA"/>
    <w:rsid w:val="00523E46"/>
    <w:rsid w:val="00523EE3"/>
    <w:rsid w:val="005241AE"/>
    <w:rsid w:val="0052452E"/>
    <w:rsid w:val="00524545"/>
    <w:rsid w:val="005246B3"/>
    <w:rsid w:val="0052481B"/>
    <w:rsid w:val="0052483C"/>
    <w:rsid w:val="005249EE"/>
    <w:rsid w:val="00524AA0"/>
    <w:rsid w:val="00524D31"/>
    <w:rsid w:val="00524E93"/>
    <w:rsid w:val="00524EE1"/>
    <w:rsid w:val="005254F7"/>
    <w:rsid w:val="0052555D"/>
    <w:rsid w:val="0052559F"/>
    <w:rsid w:val="00525711"/>
    <w:rsid w:val="00525910"/>
    <w:rsid w:val="00525958"/>
    <w:rsid w:val="00525C1C"/>
    <w:rsid w:val="00525E72"/>
    <w:rsid w:val="0052605E"/>
    <w:rsid w:val="0052631A"/>
    <w:rsid w:val="005263A3"/>
    <w:rsid w:val="005263C9"/>
    <w:rsid w:val="005264B0"/>
    <w:rsid w:val="005265DA"/>
    <w:rsid w:val="005268B7"/>
    <w:rsid w:val="0052692D"/>
    <w:rsid w:val="00526B57"/>
    <w:rsid w:val="00526B92"/>
    <w:rsid w:val="00526BE9"/>
    <w:rsid w:val="00526DC5"/>
    <w:rsid w:val="00526F0A"/>
    <w:rsid w:val="00526F26"/>
    <w:rsid w:val="005270EA"/>
    <w:rsid w:val="00527146"/>
    <w:rsid w:val="0052718D"/>
    <w:rsid w:val="00527307"/>
    <w:rsid w:val="0052730E"/>
    <w:rsid w:val="00527355"/>
    <w:rsid w:val="00527366"/>
    <w:rsid w:val="005273CF"/>
    <w:rsid w:val="0052741C"/>
    <w:rsid w:val="005274A5"/>
    <w:rsid w:val="00527573"/>
    <w:rsid w:val="00527575"/>
    <w:rsid w:val="0052757F"/>
    <w:rsid w:val="005275E0"/>
    <w:rsid w:val="00527719"/>
    <w:rsid w:val="005277D3"/>
    <w:rsid w:val="00527A85"/>
    <w:rsid w:val="00527B82"/>
    <w:rsid w:val="00527E0C"/>
    <w:rsid w:val="00527E6D"/>
    <w:rsid w:val="00527F0B"/>
    <w:rsid w:val="00527F4B"/>
    <w:rsid w:val="0053000D"/>
    <w:rsid w:val="005300FD"/>
    <w:rsid w:val="00530103"/>
    <w:rsid w:val="0053012D"/>
    <w:rsid w:val="005301AF"/>
    <w:rsid w:val="005307FE"/>
    <w:rsid w:val="00530836"/>
    <w:rsid w:val="00530867"/>
    <w:rsid w:val="00530888"/>
    <w:rsid w:val="00530CAB"/>
    <w:rsid w:val="00530D0D"/>
    <w:rsid w:val="00530FD2"/>
    <w:rsid w:val="0053113B"/>
    <w:rsid w:val="005311EB"/>
    <w:rsid w:val="0053131B"/>
    <w:rsid w:val="005317A3"/>
    <w:rsid w:val="0053189E"/>
    <w:rsid w:val="00531EDD"/>
    <w:rsid w:val="00531FF7"/>
    <w:rsid w:val="00532194"/>
    <w:rsid w:val="005322AA"/>
    <w:rsid w:val="00532633"/>
    <w:rsid w:val="005326A2"/>
    <w:rsid w:val="005328A0"/>
    <w:rsid w:val="00532978"/>
    <w:rsid w:val="00532AC3"/>
    <w:rsid w:val="00533419"/>
    <w:rsid w:val="00533426"/>
    <w:rsid w:val="00533726"/>
    <w:rsid w:val="005339B2"/>
    <w:rsid w:val="00533CC1"/>
    <w:rsid w:val="00533DC1"/>
    <w:rsid w:val="00533E8B"/>
    <w:rsid w:val="00533EB1"/>
    <w:rsid w:val="005341A8"/>
    <w:rsid w:val="005345C5"/>
    <w:rsid w:val="0053467F"/>
    <w:rsid w:val="0053484B"/>
    <w:rsid w:val="00534903"/>
    <w:rsid w:val="0053491E"/>
    <w:rsid w:val="00534920"/>
    <w:rsid w:val="00534AEB"/>
    <w:rsid w:val="00534BCA"/>
    <w:rsid w:val="00534BE3"/>
    <w:rsid w:val="00534C29"/>
    <w:rsid w:val="00534CAB"/>
    <w:rsid w:val="005350A0"/>
    <w:rsid w:val="0053517E"/>
    <w:rsid w:val="005351AD"/>
    <w:rsid w:val="00535666"/>
    <w:rsid w:val="005356C2"/>
    <w:rsid w:val="00535727"/>
    <w:rsid w:val="00535881"/>
    <w:rsid w:val="005359DC"/>
    <w:rsid w:val="00535A24"/>
    <w:rsid w:val="00535BDF"/>
    <w:rsid w:val="00535C6F"/>
    <w:rsid w:val="00535DCF"/>
    <w:rsid w:val="00535F18"/>
    <w:rsid w:val="00535F84"/>
    <w:rsid w:val="00536130"/>
    <w:rsid w:val="00536133"/>
    <w:rsid w:val="005361F5"/>
    <w:rsid w:val="005361F6"/>
    <w:rsid w:val="0053620C"/>
    <w:rsid w:val="00536323"/>
    <w:rsid w:val="005365B3"/>
    <w:rsid w:val="0053663B"/>
    <w:rsid w:val="0053694B"/>
    <w:rsid w:val="00536A47"/>
    <w:rsid w:val="00536D59"/>
    <w:rsid w:val="00536ED9"/>
    <w:rsid w:val="00536F1F"/>
    <w:rsid w:val="00536FE4"/>
    <w:rsid w:val="00536FEF"/>
    <w:rsid w:val="00537034"/>
    <w:rsid w:val="00537205"/>
    <w:rsid w:val="005372C8"/>
    <w:rsid w:val="00537474"/>
    <w:rsid w:val="005374F1"/>
    <w:rsid w:val="0053771D"/>
    <w:rsid w:val="00537B43"/>
    <w:rsid w:val="00537C49"/>
    <w:rsid w:val="00537D5E"/>
    <w:rsid w:val="00537F47"/>
    <w:rsid w:val="00540338"/>
    <w:rsid w:val="00540359"/>
    <w:rsid w:val="005404C8"/>
    <w:rsid w:val="0054086C"/>
    <w:rsid w:val="005409A1"/>
    <w:rsid w:val="005409B6"/>
    <w:rsid w:val="00540BC3"/>
    <w:rsid w:val="00540CFF"/>
    <w:rsid w:val="00540E30"/>
    <w:rsid w:val="00541143"/>
    <w:rsid w:val="0054141B"/>
    <w:rsid w:val="00541685"/>
    <w:rsid w:val="005416E6"/>
    <w:rsid w:val="00541782"/>
    <w:rsid w:val="005419AD"/>
    <w:rsid w:val="00541B5C"/>
    <w:rsid w:val="00542110"/>
    <w:rsid w:val="0054229D"/>
    <w:rsid w:val="00542411"/>
    <w:rsid w:val="005425B8"/>
    <w:rsid w:val="0054263E"/>
    <w:rsid w:val="00542892"/>
    <w:rsid w:val="00542A6F"/>
    <w:rsid w:val="00542B01"/>
    <w:rsid w:val="00542BAA"/>
    <w:rsid w:val="005432F7"/>
    <w:rsid w:val="00543494"/>
    <w:rsid w:val="005434C1"/>
    <w:rsid w:val="005436B9"/>
    <w:rsid w:val="0054390D"/>
    <w:rsid w:val="00543917"/>
    <w:rsid w:val="0054397F"/>
    <w:rsid w:val="00543A1E"/>
    <w:rsid w:val="00543D9E"/>
    <w:rsid w:val="00543E85"/>
    <w:rsid w:val="00543F12"/>
    <w:rsid w:val="005441F6"/>
    <w:rsid w:val="0054425B"/>
    <w:rsid w:val="00544455"/>
    <w:rsid w:val="00544577"/>
    <w:rsid w:val="005445BF"/>
    <w:rsid w:val="00544817"/>
    <w:rsid w:val="00544C91"/>
    <w:rsid w:val="00544CA7"/>
    <w:rsid w:val="00544DF2"/>
    <w:rsid w:val="00544FB4"/>
    <w:rsid w:val="0054505B"/>
    <w:rsid w:val="00545307"/>
    <w:rsid w:val="005453F1"/>
    <w:rsid w:val="00545591"/>
    <w:rsid w:val="00545A5E"/>
    <w:rsid w:val="00545A71"/>
    <w:rsid w:val="00545AA7"/>
    <w:rsid w:val="00545B9A"/>
    <w:rsid w:val="00545C9E"/>
    <w:rsid w:val="00545D4A"/>
    <w:rsid w:val="00545DDF"/>
    <w:rsid w:val="00545EC2"/>
    <w:rsid w:val="00545EFD"/>
    <w:rsid w:val="00545F68"/>
    <w:rsid w:val="005460E0"/>
    <w:rsid w:val="0054615F"/>
    <w:rsid w:val="005461F3"/>
    <w:rsid w:val="00546203"/>
    <w:rsid w:val="00546212"/>
    <w:rsid w:val="0054654A"/>
    <w:rsid w:val="00546C0D"/>
    <w:rsid w:val="00546EDA"/>
    <w:rsid w:val="0054704A"/>
    <w:rsid w:val="005471F3"/>
    <w:rsid w:val="005472C6"/>
    <w:rsid w:val="00547583"/>
    <w:rsid w:val="00547587"/>
    <w:rsid w:val="00547775"/>
    <w:rsid w:val="00547AE0"/>
    <w:rsid w:val="00547CAF"/>
    <w:rsid w:val="00547CCF"/>
    <w:rsid w:val="00547F20"/>
    <w:rsid w:val="00547FF0"/>
    <w:rsid w:val="0055001E"/>
    <w:rsid w:val="0055007C"/>
    <w:rsid w:val="005500D3"/>
    <w:rsid w:val="005501D2"/>
    <w:rsid w:val="005502B7"/>
    <w:rsid w:val="00550661"/>
    <w:rsid w:val="005508A1"/>
    <w:rsid w:val="00550A7C"/>
    <w:rsid w:val="00550CF5"/>
    <w:rsid w:val="00550D5B"/>
    <w:rsid w:val="00550FDA"/>
    <w:rsid w:val="00551246"/>
    <w:rsid w:val="0055124C"/>
    <w:rsid w:val="00551478"/>
    <w:rsid w:val="0055164B"/>
    <w:rsid w:val="00551B25"/>
    <w:rsid w:val="00551C1B"/>
    <w:rsid w:val="00551D13"/>
    <w:rsid w:val="005520B4"/>
    <w:rsid w:val="0055229C"/>
    <w:rsid w:val="00552306"/>
    <w:rsid w:val="00552331"/>
    <w:rsid w:val="00552565"/>
    <w:rsid w:val="005526A4"/>
    <w:rsid w:val="00552860"/>
    <w:rsid w:val="00552950"/>
    <w:rsid w:val="00552A9B"/>
    <w:rsid w:val="00552B62"/>
    <w:rsid w:val="00552CFE"/>
    <w:rsid w:val="00552D2C"/>
    <w:rsid w:val="0055300D"/>
    <w:rsid w:val="00553226"/>
    <w:rsid w:val="00553764"/>
    <w:rsid w:val="005537FD"/>
    <w:rsid w:val="00553833"/>
    <w:rsid w:val="00553B79"/>
    <w:rsid w:val="00553B96"/>
    <w:rsid w:val="00553C1F"/>
    <w:rsid w:val="00553DBE"/>
    <w:rsid w:val="00553DE0"/>
    <w:rsid w:val="00554145"/>
    <w:rsid w:val="005544C4"/>
    <w:rsid w:val="005544D1"/>
    <w:rsid w:val="00554656"/>
    <w:rsid w:val="005546EA"/>
    <w:rsid w:val="00554724"/>
    <w:rsid w:val="0055477E"/>
    <w:rsid w:val="00554788"/>
    <w:rsid w:val="00554859"/>
    <w:rsid w:val="00554BD4"/>
    <w:rsid w:val="00554DA3"/>
    <w:rsid w:val="00554EA9"/>
    <w:rsid w:val="0055537F"/>
    <w:rsid w:val="00555495"/>
    <w:rsid w:val="005554ED"/>
    <w:rsid w:val="00555513"/>
    <w:rsid w:val="005555D4"/>
    <w:rsid w:val="005555E3"/>
    <w:rsid w:val="005556D0"/>
    <w:rsid w:val="00555881"/>
    <w:rsid w:val="00555891"/>
    <w:rsid w:val="00555D42"/>
    <w:rsid w:val="00555EEE"/>
    <w:rsid w:val="00556145"/>
    <w:rsid w:val="00556601"/>
    <w:rsid w:val="0055662F"/>
    <w:rsid w:val="005568EF"/>
    <w:rsid w:val="00556B07"/>
    <w:rsid w:val="00556CF7"/>
    <w:rsid w:val="00556DE2"/>
    <w:rsid w:val="00556FAC"/>
    <w:rsid w:val="0055711E"/>
    <w:rsid w:val="00557176"/>
    <w:rsid w:val="00557309"/>
    <w:rsid w:val="005574D0"/>
    <w:rsid w:val="0055751B"/>
    <w:rsid w:val="00557533"/>
    <w:rsid w:val="00557612"/>
    <w:rsid w:val="00557634"/>
    <w:rsid w:val="00557644"/>
    <w:rsid w:val="00557726"/>
    <w:rsid w:val="00557732"/>
    <w:rsid w:val="005578A1"/>
    <w:rsid w:val="00557A57"/>
    <w:rsid w:val="00557B17"/>
    <w:rsid w:val="00557C11"/>
    <w:rsid w:val="00557D0F"/>
    <w:rsid w:val="00557D3C"/>
    <w:rsid w:val="00557D98"/>
    <w:rsid w:val="00557DCB"/>
    <w:rsid w:val="00557ECE"/>
    <w:rsid w:val="00557F37"/>
    <w:rsid w:val="005602BF"/>
    <w:rsid w:val="0056031B"/>
    <w:rsid w:val="00560647"/>
    <w:rsid w:val="005606F9"/>
    <w:rsid w:val="00560777"/>
    <w:rsid w:val="0056077E"/>
    <w:rsid w:val="00560B17"/>
    <w:rsid w:val="00560BFE"/>
    <w:rsid w:val="00560E6B"/>
    <w:rsid w:val="00560F4E"/>
    <w:rsid w:val="00560FE0"/>
    <w:rsid w:val="00561587"/>
    <w:rsid w:val="00561589"/>
    <w:rsid w:val="005615E2"/>
    <w:rsid w:val="00561716"/>
    <w:rsid w:val="00561904"/>
    <w:rsid w:val="00561C22"/>
    <w:rsid w:val="00561C74"/>
    <w:rsid w:val="00561E70"/>
    <w:rsid w:val="00561F60"/>
    <w:rsid w:val="0056206A"/>
    <w:rsid w:val="0056210F"/>
    <w:rsid w:val="00562120"/>
    <w:rsid w:val="005623A2"/>
    <w:rsid w:val="00562471"/>
    <w:rsid w:val="005624FA"/>
    <w:rsid w:val="0056253B"/>
    <w:rsid w:val="0056259A"/>
    <w:rsid w:val="00562867"/>
    <w:rsid w:val="005628A3"/>
    <w:rsid w:val="00562ADC"/>
    <w:rsid w:val="00562C4A"/>
    <w:rsid w:val="00562D0D"/>
    <w:rsid w:val="00562F01"/>
    <w:rsid w:val="005630D5"/>
    <w:rsid w:val="0056315C"/>
    <w:rsid w:val="005634FD"/>
    <w:rsid w:val="00563517"/>
    <w:rsid w:val="005635F8"/>
    <w:rsid w:val="00563683"/>
    <w:rsid w:val="0056391C"/>
    <w:rsid w:val="00563A9C"/>
    <w:rsid w:val="00563AAF"/>
    <w:rsid w:val="00563C2F"/>
    <w:rsid w:val="00563FE4"/>
    <w:rsid w:val="00564115"/>
    <w:rsid w:val="005641ED"/>
    <w:rsid w:val="0056427F"/>
    <w:rsid w:val="005643F2"/>
    <w:rsid w:val="0056443E"/>
    <w:rsid w:val="005645E4"/>
    <w:rsid w:val="005647DF"/>
    <w:rsid w:val="00564B09"/>
    <w:rsid w:val="00564CA2"/>
    <w:rsid w:val="00564D42"/>
    <w:rsid w:val="00564D6F"/>
    <w:rsid w:val="00564E0F"/>
    <w:rsid w:val="00564E67"/>
    <w:rsid w:val="00565357"/>
    <w:rsid w:val="00565369"/>
    <w:rsid w:val="005655F7"/>
    <w:rsid w:val="0056580C"/>
    <w:rsid w:val="00565987"/>
    <w:rsid w:val="00565A5B"/>
    <w:rsid w:val="00565A94"/>
    <w:rsid w:val="00565A9B"/>
    <w:rsid w:val="00565BB0"/>
    <w:rsid w:val="00565BDC"/>
    <w:rsid w:val="00565C3E"/>
    <w:rsid w:val="00565CDB"/>
    <w:rsid w:val="00565DA6"/>
    <w:rsid w:val="00565E80"/>
    <w:rsid w:val="005661B1"/>
    <w:rsid w:val="00566261"/>
    <w:rsid w:val="00566280"/>
    <w:rsid w:val="005662CC"/>
    <w:rsid w:val="00566724"/>
    <w:rsid w:val="00566849"/>
    <w:rsid w:val="00566A32"/>
    <w:rsid w:val="00566C76"/>
    <w:rsid w:val="00566F52"/>
    <w:rsid w:val="00567005"/>
    <w:rsid w:val="0056709E"/>
    <w:rsid w:val="00567197"/>
    <w:rsid w:val="005671DD"/>
    <w:rsid w:val="005678A3"/>
    <w:rsid w:val="00567C73"/>
    <w:rsid w:val="00567E88"/>
    <w:rsid w:val="00567E92"/>
    <w:rsid w:val="00567EE6"/>
    <w:rsid w:val="00570117"/>
    <w:rsid w:val="00570149"/>
    <w:rsid w:val="00570380"/>
    <w:rsid w:val="005704A7"/>
    <w:rsid w:val="005704AE"/>
    <w:rsid w:val="005704BD"/>
    <w:rsid w:val="005704D5"/>
    <w:rsid w:val="005705FF"/>
    <w:rsid w:val="005707EE"/>
    <w:rsid w:val="00570811"/>
    <w:rsid w:val="0057081A"/>
    <w:rsid w:val="005708CD"/>
    <w:rsid w:val="00570903"/>
    <w:rsid w:val="00570928"/>
    <w:rsid w:val="00570A73"/>
    <w:rsid w:val="0057104A"/>
    <w:rsid w:val="0057125D"/>
    <w:rsid w:val="005713EE"/>
    <w:rsid w:val="00571497"/>
    <w:rsid w:val="00571504"/>
    <w:rsid w:val="00571692"/>
    <w:rsid w:val="00571A0F"/>
    <w:rsid w:val="00571C55"/>
    <w:rsid w:val="00571CDD"/>
    <w:rsid w:val="00572086"/>
    <w:rsid w:val="0057229F"/>
    <w:rsid w:val="005726C3"/>
    <w:rsid w:val="00572B54"/>
    <w:rsid w:val="00572C84"/>
    <w:rsid w:val="00572D13"/>
    <w:rsid w:val="00572DCE"/>
    <w:rsid w:val="00572EB2"/>
    <w:rsid w:val="00572EE7"/>
    <w:rsid w:val="0057309B"/>
    <w:rsid w:val="00573253"/>
    <w:rsid w:val="00573284"/>
    <w:rsid w:val="0057367B"/>
    <w:rsid w:val="0057372F"/>
    <w:rsid w:val="0057378D"/>
    <w:rsid w:val="005739A9"/>
    <w:rsid w:val="00573A66"/>
    <w:rsid w:val="00573B40"/>
    <w:rsid w:val="00573CFB"/>
    <w:rsid w:val="00573D44"/>
    <w:rsid w:val="00573EA4"/>
    <w:rsid w:val="00573FFE"/>
    <w:rsid w:val="0057416C"/>
    <w:rsid w:val="005742B2"/>
    <w:rsid w:val="00574377"/>
    <w:rsid w:val="0057443E"/>
    <w:rsid w:val="00574486"/>
    <w:rsid w:val="005744E1"/>
    <w:rsid w:val="0057456F"/>
    <w:rsid w:val="00574675"/>
    <w:rsid w:val="00574697"/>
    <w:rsid w:val="005747A5"/>
    <w:rsid w:val="005749BD"/>
    <w:rsid w:val="00574BD8"/>
    <w:rsid w:val="00574EA0"/>
    <w:rsid w:val="00574F86"/>
    <w:rsid w:val="00575322"/>
    <w:rsid w:val="0057542F"/>
    <w:rsid w:val="00575615"/>
    <w:rsid w:val="00575793"/>
    <w:rsid w:val="005758C4"/>
    <w:rsid w:val="00575975"/>
    <w:rsid w:val="00575981"/>
    <w:rsid w:val="00575986"/>
    <w:rsid w:val="005759EF"/>
    <w:rsid w:val="00575A83"/>
    <w:rsid w:val="00575AA3"/>
    <w:rsid w:val="00575C5B"/>
    <w:rsid w:val="00575C74"/>
    <w:rsid w:val="00575CAF"/>
    <w:rsid w:val="00575E39"/>
    <w:rsid w:val="00575E78"/>
    <w:rsid w:val="005761E5"/>
    <w:rsid w:val="00576286"/>
    <w:rsid w:val="005762B5"/>
    <w:rsid w:val="005763C6"/>
    <w:rsid w:val="005763F7"/>
    <w:rsid w:val="0057646F"/>
    <w:rsid w:val="00576723"/>
    <w:rsid w:val="00576761"/>
    <w:rsid w:val="005768DB"/>
    <w:rsid w:val="005769C5"/>
    <w:rsid w:val="005769F0"/>
    <w:rsid w:val="00576C75"/>
    <w:rsid w:val="00577040"/>
    <w:rsid w:val="005770EF"/>
    <w:rsid w:val="005771F3"/>
    <w:rsid w:val="0057720E"/>
    <w:rsid w:val="0057722F"/>
    <w:rsid w:val="00577304"/>
    <w:rsid w:val="0057740A"/>
    <w:rsid w:val="005774CB"/>
    <w:rsid w:val="005775C9"/>
    <w:rsid w:val="00577ABB"/>
    <w:rsid w:val="00577BBF"/>
    <w:rsid w:val="00577E9B"/>
    <w:rsid w:val="0058003E"/>
    <w:rsid w:val="00580040"/>
    <w:rsid w:val="005800A2"/>
    <w:rsid w:val="0058029F"/>
    <w:rsid w:val="00580387"/>
    <w:rsid w:val="005803A1"/>
    <w:rsid w:val="005803C8"/>
    <w:rsid w:val="005803D5"/>
    <w:rsid w:val="0058063D"/>
    <w:rsid w:val="005807C4"/>
    <w:rsid w:val="00580895"/>
    <w:rsid w:val="00580C4E"/>
    <w:rsid w:val="00580D49"/>
    <w:rsid w:val="00580E2F"/>
    <w:rsid w:val="00581021"/>
    <w:rsid w:val="00581037"/>
    <w:rsid w:val="005810AF"/>
    <w:rsid w:val="00581511"/>
    <w:rsid w:val="005817C8"/>
    <w:rsid w:val="005818C5"/>
    <w:rsid w:val="00581C2D"/>
    <w:rsid w:val="00581D8D"/>
    <w:rsid w:val="0058211C"/>
    <w:rsid w:val="00582128"/>
    <w:rsid w:val="0058217E"/>
    <w:rsid w:val="005826E1"/>
    <w:rsid w:val="0058285D"/>
    <w:rsid w:val="00582B8E"/>
    <w:rsid w:val="00582CE8"/>
    <w:rsid w:val="00582EB8"/>
    <w:rsid w:val="005830A1"/>
    <w:rsid w:val="005830A2"/>
    <w:rsid w:val="00583281"/>
    <w:rsid w:val="005833F6"/>
    <w:rsid w:val="0058388E"/>
    <w:rsid w:val="00583A16"/>
    <w:rsid w:val="00583AF9"/>
    <w:rsid w:val="00583C5D"/>
    <w:rsid w:val="00583CCA"/>
    <w:rsid w:val="00583FA0"/>
    <w:rsid w:val="00584214"/>
    <w:rsid w:val="0058422B"/>
    <w:rsid w:val="005843EA"/>
    <w:rsid w:val="0058452E"/>
    <w:rsid w:val="00584615"/>
    <w:rsid w:val="0058465C"/>
    <w:rsid w:val="0058475E"/>
    <w:rsid w:val="00584CBD"/>
    <w:rsid w:val="00584F23"/>
    <w:rsid w:val="00584F26"/>
    <w:rsid w:val="00585297"/>
    <w:rsid w:val="00585387"/>
    <w:rsid w:val="0058551E"/>
    <w:rsid w:val="005855C5"/>
    <w:rsid w:val="00585A00"/>
    <w:rsid w:val="00585A07"/>
    <w:rsid w:val="00585DF9"/>
    <w:rsid w:val="00585E49"/>
    <w:rsid w:val="00585E56"/>
    <w:rsid w:val="00585E6B"/>
    <w:rsid w:val="00585F54"/>
    <w:rsid w:val="00585F8A"/>
    <w:rsid w:val="00586016"/>
    <w:rsid w:val="00586058"/>
    <w:rsid w:val="00586089"/>
    <w:rsid w:val="005860F0"/>
    <w:rsid w:val="005863DB"/>
    <w:rsid w:val="00586470"/>
    <w:rsid w:val="00586560"/>
    <w:rsid w:val="0058681C"/>
    <w:rsid w:val="00586900"/>
    <w:rsid w:val="00586913"/>
    <w:rsid w:val="00586A90"/>
    <w:rsid w:val="00586D3B"/>
    <w:rsid w:val="00586DA6"/>
    <w:rsid w:val="00586F78"/>
    <w:rsid w:val="0058702E"/>
    <w:rsid w:val="00587036"/>
    <w:rsid w:val="005871EB"/>
    <w:rsid w:val="00587275"/>
    <w:rsid w:val="0058731A"/>
    <w:rsid w:val="00587408"/>
    <w:rsid w:val="005877C7"/>
    <w:rsid w:val="00587AF9"/>
    <w:rsid w:val="00587C43"/>
    <w:rsid w:val="00587C5B"/>
    <w:rsid w:val="00587D8D"/>
    <w:rsid w:val="00587EDC"/>
    <w:rsid w:val="00587F33"/>
    <w:rsid w:val="00590069"/>
    <w:rsid w:val="00590297"/>
    <w:rsid w:val="00590307"/>
    <w:rsid w:val="00590312"/>
    <w:rsid w:val="00590369"/>
    <w:rsid w:val="005903B5"/>
    <w:rsid w:val="005903D6"/>
    <w:rsid w:val="005904E5"/>
    <w:rsid w:val="0059054C"/>
    <w:rsid w:val="00590648"/>
    <w:rsid w:val="00590699"/>
    <w:rsid w:val="005906B0"/>
    <w:rsid w:val="00590981"/>
    <w:rsid w:val="005909A8"/>
    <w:rsid w:val="00590A0F"/>
    <w:rsid w:val="00590BF4"/>
    <w:rsid w:val="00590C4C"/>
    <w:rsid w:val="00590D58"/>
    <w:rsid w:val="00590DA4"/>
    <w:rsid w:val="0059102D"/>
    <w:rsid w:val="005911C0"/>
    <w:rsid w:val="00591671"/>
    <w:rsid w:val="00591B14"/>
    <w:rsid w:val="00591C75"/>
    <w:rsid w:val="00591DCF"/>
    <w:rsid w:val="00591DDE"/>
    <w:rsid w:val="00591EC7"/>
    <w:rsid w:val="00592006"/>
    <w:rsid w:val="00592020"/>
    <w:rsid w:val="0059258F"/>
    <w:rsid w:val="005926FC"/>
    <w:rsid w:val="005928A1"/>
    <w:rsid w:val="005929C3"/>
    <w:rsid w:val="00592A33"/>
    <w:rsid w:val="00592AC8"/>
    <w:rsid w:val="00592E27"/>
    <w:rsid w:val="00592FD1"/>
    <w:rsid w:val="00593134"/>
    <w:rsid w:val="00593296"/>
    <w:rsid w:val="00593415"/>
    <w:rsid w:val="00593428"/>
    <w:rsid w:val="00593433"/>
    <w:rsid w:val="005934B8"/>
    <w:rsid w:val="00593663"/>
    <w:rsid w:val="005936E9"/>
    <w:rsid w:val="0059373B"/>
    <w:rsid w:val="00593AD2"/>
    <w:rsid w:val="00593AF0"/>
    <w:rsid w:val="00593AFE"/>
    <w:rsid w:val="00593B0E"/>
    <w:rsid w:val="00593B29"/>
    <w:rsid w:val="00593BA4"/>
    <w:rsid w:val="00593CCF"/>
    <w:rsid w:val="00593D68"/>
    <w:rsid w:val="00593E9E"/>
    <w:rsid w:val="005940A3"/>
    <w:rsid w:val="005941DA"/>
    <w:rsid w:val="005942ED"/>
    <w:rsid w:val="00594534"/>
    <w:rsid w:val="005946D5"/>
    <w:rsid w:val="00594720"/>
    <w:rsid w:val="00594766"/>
    <w:rsid w:val="00594811"/>
    <w:rsid w:val="00594A20"/>
    <w:rsid w:val="00594A23"/>
    <w:rsid w:val="00594ABC"/>
    <w:rsid w:val="00594C07"/>
    <w:rsid w:val="00594DB9"/>
    <w:rsid w:val="0059511F"/>
    <w:rsid w:val="005951EF"/>
    <w:rsid w:val="0059538B"/>
    <w:rsid w:val="005955CC"/>
    <w:rsid w:val="0059565A"/>
    <w:rsid w:val="00595715"/>
    <w:rsid w:val="00595758"/>
    <w:rsid w:val="00595772"/>
    <w:rsid w:val="005957E9"/>
    <w:rsid w:val="005957EF"/>
    <w:rsid w:val="005959AC"/>
    <w:rsid w:val="005959E4"/>
    <w:rsid w:val="00595ABD"/>
    <w:rsid w:val="00595AE7"/>
    <w:rsid w:val="00595D32"/>
    <w:rsid w:val="00595D3D"/>
    <w:rsid w:val="00596218"/>
    <w:rsid w:val="0059629B"/>
    <w:rsid w:val="00596377"/>
    <w:rsid w:val="00596395"/>
    <w:rsid w:val="005963F0"/>
    <w:rsid w:val="005965D7"/>
    <w:rsid w:val="005966C8"/>
    <w:rsid w:val="0059679F"/>
    <w:rsid w:val="005967BF"/>
    <w:rsid w:val="005968BE"/>
    <w:rsid w:val="00596AB9"/>
    <w:rsid w:val="00596C6A"/>
    <w:rsid w:val="00596E05"/>
    <w:rsid w:val="00596EA2"/>
    <w:rsid w:val="00596F5B"/>
    <w:rsid w:val="0059723F"/>
    <w:rsid w:val="0059733A"/>
    <w:rsid w:val="0059733B"/>
    <w:rsid w:val="005973BC"/>
    <w:rsid w:val="005975FA"/>
    <w:rsid w:val="00597754"/>
    <w:rsid w:val="00597861"/>
    <w:rsid w:val="005978E3"/>
    <w:rsid w:val="005979EB"/>
    <w:rsid w:val="00597B30"/>
    <w:rsid w:val="00597D78"/>
    <w:rsid w:val="00597DDF"/>
    <w:rsid w:val="005A0104"/>
    <w:rsid w:val="005A0187"/>
    <w:rsid w:val="005A018B"/>
    <w:rsid w:val="005A028A"/>
    <w:rsid w:val="005A05D6"/>
    <w:rsid w:val="005A0662"/>
    <w:rsid w:val="005A0889"/>
    <w:rsid w:val="005A0B69"/>
    <w:rsid w:val="005A0C34"/>
    <w:rsid w:val="005A0D35"/>
    <w:rsid w:val="005A0D65"/>
    <w:rsid w:val="005A0D79"/>
    <w:rsid w:val="005A0DDD"/>
    <w:rsid w:val="005A0E20"/>
    <w:rsid w:val="005A0F59"/>
    <w:rsid w:val="005A1031"/>
    <w:rsid w:val="005A1066"/>
    <w:rsid w:val="005A10C3"/>
    <w:rsid w:val="005A115E"/>
    <w:rsid w:val="005A1185"/>
    <w:rsid w:val="005A12FC"/>
    <w:rsid w:val="005A134A"/>
    <w:rsid w:val="005A145F"/>
    <w:rsid w:val="005A1746"/>
    <w:rsid w:val="005A188B"/>
    <w:rsid w:val="005A18C9"/>
    <w:rsid w:val="005A1960"/>
    <w:rsid w:val="005A1A16"/>
    <w:rsid w:val="005A1A9A"/>
    <w:rsid w:val="005A1E9C"/>
    <w:rsid w:val="005A1F04"/>
    <w:rsid w:val="005A2192"/>
    <w:rsid w:val="005A2199"/>
    <w:rsid w:val="005A22CA"/>
    <w:rsid w:val="005A2344"/>
    <w:rsid w:val="005A2514"/>
    <w:rsid w:val="005A2735"/>
    <w:rsid w:val="005A28B0"/>
    <w:rsid w:val="005A2A28"/>
    <w:rsid w:val="005A2AE0"/>
    <w:rsid w:val="005A2B97"/>
    <w:rsid w:val="005A2C15"/>
    <w:rsid w:val="005A2D9A"/>
    <w:rsid w:val="005A2DCE"/>
    <w:rsid w:val="005A3117"/>
    <w:rsid w:val="005A32D4"/>
    <w:rsid w:val="005A33C8"/>
    <w:rsid w:val="005A340D"/>
    <w:rsid w:val="005A364E"/>
    <w:rsid w:val="005A3916"/>
    <w:rsid w:val="005A394D"/>
    <w:rsid w:val="005A3B54"/>
    <w:rsid w:val="005A3D0C"/>
    <w:rsid w:val="005A3DB8"/>
    <w:rsid w:val="005A3DD8"/>
    <w:rsid w:val="005A3EBD"/>
    <w:rsid w:val="005A4075"/>
    <w:rsid w:val="005A4196"/>
    <w:rsid w:val="005A446E"/>
    <w:rsid w:val="005A4482"/>
    <w:rsid w:val="005A44F1"/>
    <w:rsid w:val="005A45F6"/>
    <w:rsid w:val="005A467D"/>
    <w:rsid w:val="005A468D"/>
    <w:rsid w:val="005A4922"/>
    <w:rsid w:val="005A4975"/>
    <w:rsid w:val="005A4AE3"/>
    <w:rsid w:val="005A4C74"/>
    <w:rsid w:val="005A4EB3"/>
    <w:rsid w:val="005A4F22"/>
    <w:rsid w:val="005A5041"/>
    <w:rsid w:val="005A517E"/>
    <w:rsid w:val="005A5356"/>
    <w:rsid w:val="005A5827"/>
    <w:rsid w:val="005A59F7"/>
    <w:rsid w:val="005A5C25"/>
    <w:rsid w:val="005A5C2D"/>
    <w:rsid w:val="005A5DAD"/>
    <w:rsid w:val="005A5E10"/>
    <w:rsid w:val="005A611F"/>
    <w:rsid w:val="005A6247"/>
    <w:rsid w:val="005A63E7"/>
    <w:rsid w:val="005A64EE"/>
    <w:rsid w:val="005A65B7"/>
    <w:rsid w:val="005A65C2"/>
    <w:rsid w:val="005A6655"/>
    <w:rsid w:val="005A6744"/>
    <w:rsid w:val="005A683F"/>
    <w:rsid w:val="005A6A7B"/>
    <w:rsid w:val="005A6C56"/>
    <w:rsid w:val="005A6C6A"/>
    <w:rsid w:val="005A6CA3"/>
    <w:rsid w:val="005A6E42"/>
    <w:rsid w:val="005A6E94"/>
    <w:rsid w:val="005A6EBF"/>
    <w:rsid w:val="005A705D"/>
    <w:rsid w:val="005A708C"/>
    <w:rsid w:val="005A7298"/>
    <w:rsid w:val="005A7416"/>
    <w:rsid w:val="005A7451"/>
    <w:rsid w:val="005A75D3"/>
    <w:rsid w:val="005A7606"/>
    <w:rsid w:val="005A7704"/>
    <w:rsid w:val="005A77D2"/>
    <w:rsid w:val="005A7A3E"/>
    <w:rsid w:val="005A7D71"/>
    <w:rsid w:val="005A7D74"/>
    <w:rsid w:val="005A7DB9"/>
    <w:rsid w:val="005A7EC2"/>
    <w:rsid w:val="005B00AB"/>
    <w:rsid w:val="005B0199"/>
    <w:rsid w:val="005B021C"/>
    <w:rsid w:val="005B025E"/>
    <w:rsid w:val="005B02BD"/>
    <w:rsid w:val="005B02CF"/>
    <w:rsid w:val="005B035F"/>
    <w:rsid w:val="005B0435"/>
    <w:rsid w:val="005B050B"/>
    <w:rsid w:val="005B05AD"/>
    <w:rsid w:val="005B0A3D"/>
    <w:rsid w:val="005B1043"/>
    <w:rsid w:val="005B1113"/>
    <w:rsid w:val="005B11BA"/>
    <w:rsid w:val="005B12AC"/>
    <w:rsid w:val="005B1541"/>
    <w:rsid w:val="005B154C"/>
    <w:rsid w:val="005B1575"/>
    <w:rsid w:val="005B157A"/>
    <w:rsid w:val="005B15CA"/>
    <w:rsid w:val="005B1859"/>
    <w:rsid w:val="005B1A66"/>
    <w:rsid w:val="005B1A89"/>
    <w:rsid w:val="005B1AE0"/>
    <w:rsid w:val="005B1F92"/>
    <w:rsid w:val="005B1FE3"/>
    <w:rsid w:val="005B204B"/>
    <w:rsid w:val="005B2105"/>
    <w:rsid w:val="005B210F"/>
    <w:rsid w:val="005B2357"/>
    <w:rsid w:val="005B23B6"/>
    <w:rsid w:val="005B23F2"/>
    <w:rsid w:val="005B243C"/>
    <w:rsid w:val="005B25E0"/>
    <w:rsid w:val="005B26BC"/>
    <w:rsid w:val="005B28D3"/>
    <w:rsid w:val="005B2988"/>
    <w:rsid w:val="005B2A21"/>
    <w:rsid w:val="005B2A44"/>
    <w:rsid w:val="005B2A5D"/>
    <w:rsid w:val="005B2A86"/>
    <w:rsid w:val="005B2AFE"/>
    <w:rsid w:val="005B3093"/>
    <w:rsid w:val="005B30A7"/>
    <w:rsid w:val="005B354A"/>
    <w:rsid w:val="005B35C9"/>
    <w:rsid w:val="005B3A2C"/>
    <w:rsid w:val="005B3A75"/>
    <w:rsid w:val="005B3B16"/>
    <w:rsid w:val="005B3B5A"/>
    <w:rsid w:val="005B3C2C"/>
    <w:rsid w:val="005B3D61"/>
    <w:rsid w:val="005B3DB8"/>
    <w:rsid w:val="005B3E0C"/>
    <w:rsid w:val="005B3E12"/>
    <w:rsid w:val="005B3F7E"/>
    <w:rsid w:val="005B4032"/>
    <w:rsid w:val="005B4263"/>
    <w:rsid w:val="005B445E"/>
    <w:rsid w:val="005B44D2"/>
    <w:rsid w:val="005B44F1"/>
    <w:rsid w:val="005B46C1"/>
    <w:rsid w:val="005B479B"/>
    <w:rsid w:val="005B48B9"/>
    <w:rsid w:val="005B4A38"/>
    <w:rsid w:val="005B4DB6"/>
    <w:rsid w:val="005B4EDD"/>
    <w:rsid w:val="005B5077"/>
    <w:rsid w:val="005B54C5"/>
    <w:rsid w:val="005B556A"/>
    <w:rsid w:val="005B565F"/>
    <w:rsid w:val="005B56DC"/>
    <w:rsid w:val="005B57F7"/>
    <w:rsid w:val="005B5841"/>
    <w:rsid w:val="005B5893"/>
    <w:rsid w:val="005B5994"/>
    <w:rsid w:val="005B5B3E"/>
    <w:rsid w:val="005B5B40"/>
    <w:rsid w:val="005B611D"/>
    <w:rsid w:val="005B626A"/>
    <w:rsid w:val="005B62D9"/>
    <w:rsid w:val="005B64E8"/>
    <w:rsid w:val="005B65B1"/>
    <w:rsid w:val="005B6743"/>
    <w:rsid w:val="005B678E"/>
    <w:rsid w:val="005B67C3"/>
    <w:rsid w:val="005B689B"/>
    <w:rsid w:val="005B694A"/>
    <w:rsid w:val="005B69D2"/>
    <w:rsid w:val="005B69D3"/>
    <w:rsid w:val="005B6A10"/>
    <w:rsid w:val="005B6E67"/>
    <w:rsid w:val="005B6FAD"/>
    <w:rsid w:val="005B71CC"/>
    <w:rsid w:val="005B721F"/>
    <w:rsid w:val="005B7304"/>
    <w:rsid w:val="005B7334"/>
    <w:rsid w:val="005B734C"/>
    <w:rsid w:val="005B73D3"/>
    <w:rsid w:val="005B74A4"/>
    <w:rsid w:val="005B7805"/>
    <w:rsid w:val="005B797A"/>
    <w:rsid w:val="005B7B9A"/>
    <w:rsid w:val="005B7E22"/>
    <w:rsid w:val="005C0121"/>
    <w:rsid w:val="005C01D4"/>
    <w:rsid w:val="005C022B"/>
    <w:rsid w:val="005C04AD"/>
    <w:rsid w:val="005C0722"/>
    <w:rsid w:val="005C07AA"/>
    <w:rsid w:val="005C0B1D"/>
    <w:rsid w:val="005C0B52"/>
    <w:rsid w:val="005C0D7C"/>
    <w:rsid w:val="005C0E66"/>
    <w:rsid w:val="005C0E96"/>
    <w:rsid w:val="005C0F28"/>
    <w:rsid w:val="005C1161"/>
    <w:rsid w:val="005C123B"/>
    <w:rsid w:val="005C1352"/>
    <w:rsid w:val="005C135E"/>
    <w:rsid w:val="005C13F0"/>
    <w:rsid w:val="005C1412"/>
    <w:rsid w:val="005C1436"/>
    <w:rsid w:val="005C1802"/>
    <w:rsid w:val="005C188D"/>
    <w:rsid w:val="005C18F3"/>
    <w:rsid w:val="005C1956"/>
    <w:rsid w:val="005C1972"/>
    <w:rsid w:val="005C1A48"/>
    <w:rsid w:val="005C1E40"/>
    <w:rsid w:val="005C1F71"/>
    <w:rsid w:val="005C2745"/>
    <w:rsid w:val="005C29FF"/>
    <w:rsid w:val="005C2A9E"/>
    <w:rsid w:val="005C2E5E"/>
    <w:rsid w:val="005C3058"/>
    <w:rsid w:val="005C3112"/>
    <w:rsid w:val="005C3190"/>
    <w:rsid w:val="005C31A7"/>
    <w:rsid w:val="005C31AA"/>
    <w:rsid w:val="005C31BA"/>
    <w:rsid w:val="005C322C"/>
    <w:rsid w:val="005C3357"/>
    <w:rsid w:val="005C372B"/>
    <w:rsid w:val="005C3D2B"/>
    <w:rsid w:val="005C3D50"/>
    <w:rsid w:val="005C3D9C"/>
    <w:rsid w:val="005C3EE9"/>
    <w:rsid w:val="005C4066"/>
    <w:rsid w:val="005C4202"/>
    <w:rsid w:val="005C42F6"/>
    <w:rsid w:val="005C4493"/>
    <w:rsid w:val="005C44AD"/>
    <w:rsid w:val="005C47AF"/>
    <w:rsid w:val="005C4833"/>
    <w:rsid w:val="005C4916"/>
    <w:rsid w:val="005C49DB"/>
    <w:rsid w:val="005C4A29"/>
    <w:rsid w:val="005C4ACF"/>
    <w:rsid w:val="005C4B00"/>
    <w:rsid w:val="005C4DFF"/>
    <w:rsid w:val="005C501B"/>
    <w:rsid w:val="005C50D2"/>
    <w:rsid w:val="005C520E"/>
    <w:rsid w:val="005C528B"/>
    <w:rsid w:val="005C5449"/>
    <w:rsid w:val="005C553A"/>
    <w:rsid w:val="005C5573"/>
    <w:rsid w:val="005C5733"/>
    <w:rsid w:val="005C5962"/>
    <w:rsid w:val="005C5AA5"/>
    <w:rsid w:val="005C5DC2"/>
    <w:rsid w:val="005C5DEF"/>
    <w:rsid w:val="005C61EA"/>
    <w:rsid w:val="005C6242"/>
    <w:rsid w:val="005C677F"/>
    <w:rsid w:val="005C68A1"/>
    <w:rsid w:val="005C69E9"/>
    <w:rsid w:val="005C6AC1"/>
    <w:rsid w:val="005C6C0C"/>
    <w:rsid w:val="005C6C3B"/>
    <w:rsid w:val="005C6C5B"/>
    <w:rsid w:val="005C6DFD"/>
    <w:rsid w:val="005C6FE3"/>
    <w:rsid w:val="005C714A"/>
    <w:rsid w:val="005C7254"/>
    <w:rsid w:val="005C7306"/>
    <w:rsid w:val="005C77D5"/>
    <w:rsid w:val="005C7A40"/>
    <w:rsid w:val="005C7BA9"/>
    <w:rsid w:val="005C7BF9"/>
    <w:rsid w:val="005C7C89"/>
    <w:rsid w:val="005C7E1A"/>
    <w:rsid w:val="005C7ED0"/>
    <w:rsid w:val="005C7F57"/>
    <w:rsid w:val="005D0065"/>
    <w:rsid w:val="005D00C7"/>
    <w:rsid w:val="005D025E"/>
    <w:rsid w:val="005D051A"/>
    <w:rsid w:val="005D053C"/>
    <w:rsid w:val="005D06C6"/>
    <w:rsid w:val="005D06CC"/>
    <w:rsid w:val="005D087A"/>
    <w:rsid w:val="005D0974"/>
    <w:rsid w:val="005D0B35"/>
    <w:rsid w:val="005D0B5E"/>
    <w:rsid w:val="005D0C87"/>
    <w:rsid w:val="005D0D41"/>
    <w:rsid w:val="005D0DFA"/>
    <w:rsid w:val="005D0FFE"/>
    <w:rsid w:val="005D10A8"/>
    <w:rsid w:val="005D118E"/>
    <w:rsid w:val="005D1428"/>
    <w:rsid w:val="005D1564"/>
    <w:rsid w:val="005D1708"/>
    <w:rsid w:val="005D1779"/>
    <w:rsid w:val="005D18C6"/>
    <w:rsid w:val="005D18F3"/>
    <w:rsid w:val="005D195C"/>
    <w:rsid w:val="005D197F"/>
    <w:rsid w:val="005D1E83"/>
    <w:rsid w:val="005D1ED6"/>
    <w:rsid w:val="005D1F82"/>
    <w:rsid w:val="005D2096"/>
    <w:rsid w:val="005D20D9"/>
    <w:rsid w:val="005D2135"/>
    <w:rsid w:val="005D253B"/>
    <w:rsid w:val="005D26DE"/>
    <w:rsid w:val="005D27B6"/>
    <w:rsid w:val="005D27B9"/>
    <w:rsid w:val="005D27C3"/>
    <w:rsid w:val="005D2959"/>
    <w:rsid w:val="005D2B86"/>
    <w:rsid w:val="005D2F1B"/>
    <w:rsid w:val="005D313F"/>
    <w:rsid w:val="005D31EE"/>
    <w:rsid w:val="005D33DE"/>
    <w:rsid w:val="005D342A"/>
    <w:rsid w:val="005D3659"/>
    <w:rsid w:val="005D366D"/>
    <w:rsid w:val="005D37E1"/>
    <w:rsid w:val="005D3AEC"/>
    <w:rsid w:val="005D3CB7"/>
    <w:rsid w:val="005D3F1B"/>
    <w:rsid w:val="005D4139"/>
    <w:rsid w:val="005D43AB"/>
    <w:rsid w:val="005D450C"/>
    <w:rsid w:val="005D4540"/>
    <w:rsid w:val="005D46FC"/>
    <w:rsid w:val="005D4BE9"/>
    <w:rsid w:val="005D4DE5"/>
    <w:rsid w:val="005D4EBE"/>
    <w:rsid w:val="005D562B"/>
    <w:rsid w:val="005D5672"/>
    <w:rsid w:val="005D57B2"/>
    <w:rsid w:val="005D5853"/>
    <w:rsid w:val="005D586D"/>
    <w:rsid w:val="005D58CF"/>
    <w:rsid w:val="005D593C"/>
    <w:rsid w:val="005D5968"/>
    <w:rsid w:val="005D5ADA"/>
    <w:rsid w:val="005D5BE7"/>
    <w:rsid w:val="005D5C4D"/>
    <w:rsid w:val="005D5DBA"/>
    <w:rsid w:val="005D5ED6"/>
    <w:rsid w:val="005D609F"/>
    <w:rsid w:val="005D60A2"/>
    <w:rsid w:val="005D621B"/>
    <w:rsid w:val="005D636C"/>
    <w:rsid w:val="005D673E"/>
    <w:rsid w:val="005D6ACC"/>
    <w:rsid w:val="005D6C1D"/>
    <w:rsid w:val="005D6D82"/>
    <w:rsid w:val="005D6DA2"/>
    <w:rsid w:val="005D7083"/>
    <w:rsid w:val="005D7126"/>
    <w:rsid w:val="005D74F7"/>
    <w:rsid w:val="005D76BA"/>
    <w:rsid w:val="005D7786"/>
    <w:rsid w:val="005D7DF8"/>
    <w:rsid w:val="005E009C"/>
    <w:rsid w:val="005E00B5"/>
    <w:rsid w:val="005E0254"/>
    <w:rsid w:val="005E036B"/>
    <w:rsid w:val="005E03E7"/>
    <w:rsid w:val="005E04DF"/>
    <w:rsid w:val="005E04E5"/>
    <w:rsid w:val="005E07AF"/>
    <w:rsid w:val="005E0A05"/>
    <w:rsid w:val="005E0A67"/>
    <w:rsid w:val="005E0BBA"/>
    <w:rsid w:val="005E0E48"/>
    <w:rsid w:val="005E0ED7"/>
    <w:rsid w:val="005E12AB"/>
    <w:rsid w:val="005E133C"/>
    <w:rsid w:val="005E1349"/>
    <w:rsid w:val="005E1456"/>
    <w:rsid w:val="005E1692"/>
    <w:rsid w:val="005E17CA"/>
    <w:rsid w:val="005E1870"/>
    <w:rsid w:val="005E18BF"/>
    <w:rsid w:val="005E18D1"/>
    <w:rsid w:val="005E19E4"/>
    <w:rsid w:val="005E1D01"/>
    <w:rsid w:val="005E1F4D"/>
    <w:rsid w:val="005E2044"/>
    <w:rsid w:val="005E2082"/>
    <w:rsid w:val="005E286D"/>
    <w:rsid w:val="005E297A"/>
    <w:rsid w:val="005E2994"/>
    <w:rsid w:val="005E2A35"/>
    <w:rsid w:val="005E2AFA"/>
    <w:rsid w:val="005E2B56"/>
    <w:rsid w:val="005E2B8E"/>
    <w:rsid w:val="005E2BF7"/>
    <w:rsid w:val="005E2C24"/>
    <w:rsid w:val="005E2DD8"/>
    <w:rsid w:val="005E2F06"/>
    <w:rsid w:val="005E2F0F"/>
    <w:rsid w:val="005E2FC9"/>
    <w:rsid w:val="005E306E"/>
    <w:rsid w:val="005E350C"/>
    <w:rsid w:val="005E359F"/>
    <w:rsid w:val="005E3811"/>
    <w:rsid w:val="005E38B7"/>
    <w:rsid w:val="005E3F7D"/>
    <w:rsid w:val="005E41E1"/>
    <w:rsid w:val="005E4275"/>
    <w:rsid w:val="005E4649"/>
    <w:rsid w:val="005E4A3E"/>
    <w:rsid w:val="005E4A47"/>
    <w:rsid w:val="005E4B37"/>
    <w:rsid w:val="005E5012"/>
    <w:rsid w:val="005E52E3"/>
    <w:rsid w:val="005E55C4"/>
    <w:rsid w:val="005E5600"/>
    <w:rsid w:val="005E5649"/>
    <w:rsid w:val="005E5923"/>
    <w:rsid w:val="005E59AD"/>
    <w:rsid w:val="005E5B4B"/>
    <w:rsid w:val="005E5BE4"/>
    <w:rsid w:val="005E5C7E"/>
    <w:rsid w:val="005E6428"/>
    <w:rsid w:val="005E6590"/>
    <w:rsid w:val="005E6605"/>
    <w:rsid w:val="005E6B3F"/>
    <w:rsid w:val="005E6B5F"/>
    <w:rsid w:val="005E6BA0"/>
    <w:rsid w:val="005E6E18"/>
    <w:rsid w:val="005E6F74"/>
    <w:rsid w:val="005E7022"/>
    <w:rsid w:val="005E7163"/>
    <w:rsid w:val="005E7446"/>
    <w:rsid w:val="005E7558"/>
    <w:rsid w:val="005E77B0"/>
    <w:rsid w:val="005E7868"/>
    <w:rsid w:val="005E7891"/>
    <w:rsid w:val="005E7A2B"/>
    <w:rsid w:val="005E7A89"/>
    <w:rsid w:val="005E7A8B"/>
    <w:rsid w:val="005E7C8B"/>
    <w:rsid w:val="005E7D00"/>
    <w:rsid w:val="005E7D31"/>
    <w:rsid w:val="005F0357"/>
    <w:rsid w:val="005F05F3"/>
    <w:rsid w:val="005F0663"/>
    <w:rsid w:val="005F066F"/>
    <w:rsid w:val="005F0675"/>
    <w:rsid w:val="005F07AC"/>
    <w:rsid w:val="005F0C14"/>
    <w:rsid w:val="005F0FB1"/>
    <w:rsid w:val="005F127D"/>
    <w:rsid w:val="005F12E1"/>
    <w:rsid w:val="005F14AC"/>
    <w:rsid w:val="005F14D7"/>
    <w:rsid w:val="005F154C"/>
    <w:rsid w:val="005F156E"/>
    <w:rsid w:val="005F1593"/>
    <w:rsid w:val="005F17C8"/>
    <w:rsid w:val="005F1824"/>
    <w:rsid w:val="005F1B7C"/>
    <w:rsid w:val="005F1B89"/>
    <w:rsid w:val="005F1C9F"/>
    <w:rsid w:val="005F1EDC"/>
    <w:rsid w:val="005F2263"/>
    <w:rsid w:val="005F2530"/>
    <w:rsid w:val="005F2733"/>
    <w:rsid w:val="005F27CC"/>
    <w:rsid w:val="005F2AA1"/>
    <w:rsid w:val="005F2AB8"/>
    <w:rsid w:val="005F2B9B"/>
    <w:rsid w:val="005F2E16"/>
    <w:rsid w:val="005F2E5F"/>
    <w:rsid w:val="005F3350"/>
    <w:rsid w:val="005F3569"/>
    <w:rsid w:val="005F399C"/>
    <w:rsid w:val="005F3BEA"/>
    <w:rsid w:val="005F3DA1"/>
    <w:rsid w:val="005F3E84"/>
    <w:rsid w:val="005F3F43"/>
    <w:rsid w:val="005F3F4D"/>
    <w:rsid w:val="005F4130"/>
    <w:rsid w:val="005F4149"/>
    <w:rsid w:val="005F41E1"/>
    <w:rsid w:val="005F420A"/>
    <w:rsid w:val="005F4484"/>
    <w:rsid w:val="005F44A1"/>
    <w:rsid w:val="005F4791"/>
    <w:rsid w:val="005F479F"/>
    <w:rsid w:val="005F497C"/>
    <w:rsid w:val="005F4BAF"/>
    <w:rsid w:val="005F4CF7"/>
    <w:rsid w:val="005F4E06"/>
    <w:rsid w:val="005F4FF3"/>
    <w:rsid w:val="005F5010"/>
    <w:rsid w:val="005F524C"/>
    <w:rsid w:val="005F5326"/>
    <w:rsid w:val="005F53A7"/>
    <w:rsid w:val="005F53D8"/>
    <w:rsid w:val="005F5468"/>
    <w:rsid w:val="005F5521"/>
    <w:rsid w:val="005F560E"/>
    <w:rsid w:val="005F5856"/>
    <w:rsid w:val="005F58BE"/>
    <w:rsid w:val="005F594E"/>
    <w:rsid w:val="005F5BD6"/>
    <w:rsid w:val="005F5DBF"/>
    <w:rsid w:val="005F5E8E"/>
    <w:rsid w:val="005F5EC3"/>
    <w:rsid w:val="005F5EFC"/>
    <w:rsid w:val="005F5F99"/>
    <w:rsid w:val="005F614F"/>
    <w:rsid w:val="005F61EC"/>
    <w:rsid w:val="005F6261"/>
    <w:rsid w:val="005F63AF"/>
    <w:rsid w:val="005F6422"/>
    <w:rsid w:val="005F65AA"/>
    <w:rsid w:val="005F66F4"/>
    <w:rsid w:val="005F670B"/>
    <w:rsid w:val="005F6841"/>
    <w:rsid w:val="005F6BB6"/>
    <w:rsid w:val="005F6C73"/>
    <w:rsid w:val="005F6CB9"/>
    <w:rsid w:val="005F6CF6"/>
    <w:rsid w:val="005F6F4C"/>
    <w:rsid w:val="005F6FA7"/>
    <w:rsid w:val="005F700E"/>
    <w:rsid w:val="005F71C8"/>
    <w:rsid w:val="005F7373"/>
    <w:rsid w:val="005F741E"/>
    <w:rsid w:val="005F753B"/>
    <w:rsid w:val="005F76C5"/>
    <w:rsid w:val="005F778D"/>
    <w:rsid w:val="005F7995"/>
    <w:rsid w:val="005F79D3"/>
    <w:rsid w:val="005F7A39"/>
    <w:rsid w:val="005F7CA5"/>
    <w:rsid w:val="005F7EB0"/>
    <w:rsid w:val="005F7F1E"/>
    <w:rsid w:val="0060008E"/>
    <w:rsid w:val="00600334"/>
    <w:rsid w:val="00600475"/>
    <w:rsid w:val="0060050B"/>
    <w:rsid w:val="00600711"/>
    <w:rsid w:val="0060072A"/>
    <w:rsid w:val="006009AF"/>
    <w:rsid w:val="00600A22"/>
    <w:rsid w:val="00600A88"/>
    <w:rsid w:val="00600C67"/>
    <w:rsid w:val="00600CBD"/>
    <w:rsid w:val="00600E20"/>
    <w:rsid w:val="00600F8F"/>
    <w:rsid w:val="00600FBE"/>
    <w:rsid w:val="00601141"/>
    <w:rsid w:val="006011D2"/>
    <w:rsid w:val="006011EF"/>
    <w:rsid w:val="006011F1"/>
    <w:rsid w:val="006014F9"/>
    <w:rsid w:val="006014FA"/>
    <w:rsid w:val="00601833"/>
    <w:rsid w:val="0060190E"/>
    <w:rsid w:val="006019B8"/>
    <w:rsid w:val="006019DE"/>
    <w:rsid w:val="00601CDC"/>
    <w:rsid w:val="0060210F"/>
    <w:rsid w:val="006022B9"/>
    <w:rsid w:val="006022F8"/>
    <w:rsid w:val="0060254A"/>
    <w:rsid w:val="0060273E"/>
    <w:rsid w:val="00602784"/>
    <w:rsid w:val="00602849"/>
    <w:rsid w:val="0060285B"/>
    <w:rsid w:val="0060297A"/>
    <w:rsid w:val="006029ED"/>
    <w:rsid w:val="00603152"/>
    <w:rsid w:val="0060316B"/>
    <w:rsid w:val="006031FC"/>
    <w:rsid w:val="006032B6"/>
    <w:rsid w:val="006032D2"/>
    <w:rsid w:val="006032E9"/>
    <w:rsid w:val="0060334D"/>
    <w:rsid w:val="0060393C"/>
    <w:rsid w:val="006039BB"/>
    <w:rsid w:val="00603AA5"/>
    <w:rsid w:val="00603C5C"/>
    <w:rsid w:val="00603D33"/>
    <w:rsid w:val="00603E09"/>
    <w:rsid w:val="00603F00"/>
    <w:rsid w:val="00603F06"/>
    <w:rsid w:val="006040D4"/>
    <w:rsid w:val="006040F2"/>
    <w:rsid w:val="006041C4"/>
    <w:rsid w:val="00604484"/>
    <w:rsid w:val="006045F5"/>
    <w:rsid w:val="006047AE"/>
    <w:rsid w:val="00604877"/>
    <w:rsid w:val="00604A47"/>
    <w:rsid w:val="00604B50"/>
    <w:rsid w:val="00604C6A"/>
    <w:rsid w:val="00604DA7"/>
    <w:rsid w:val="00604DBF"/>
    <w:rsid w:val="00604DF9"/>
    <w:rsid w:val="00604E99"/>
    <w:rsid w:val="00604EC8"/>
    <w:rsid w:val="00604ECE"/>
    <w:rsid w:val="00604F83"/>
    <w:rsid w:val="00604FA4"/>
    <w:rsid w:val="006051A6"/>
    <w:rsid w:val="0060527B"/>
    <w:rsid w:val="006052E4"/>
    <w:rsid w:val="0060545F"/>
    <w:rsid w:val="006056CA"/>
    <w:rsid w:val="00605B0B"/>
    <w:rsid w:val="00605C44"/>
    <w:rsid w:val="00605C86"/>
    <w:rsid w:val="00605CBF"/>
    <w:rsid w:val="00605D78"/>
    <w:rsid w:val="00605EB9"/>
    <w:rsid w:val="00605F47"/>
    <w:rsid w:val="00605F81"/>
    <w:rsid w:val="00605FD1"/>
    <w:rsid w:val="006062B7"/>
    <w:rsid w:val="0060642A"/>
    <w:rsid w:val="00606529"/>
    <w:rsid w:val="00606640"/>
    <w:rsid w:val="006068E1"/>
    <w:rsid w:val="006069B7"/>
    <w:rsid w:val="00606A30"/>
    <w:rsid w:val="00606C87"/>
    <w:rsid w:val="00606E3D"/>
    <w:rsid w:val="00606F69"/>
    <w:rsid w:val="00606F6D"/>
    <w:rsid w:val="00607026"/>
    <w:rsid w:val="006070CF"/>
    <w:rsid w:val="006072CC"/>
    <w:rsid w:val="00607338"/>
    <w:rsid w:val="00607772"/>
    <w:rsid w:val="00607868"/>
    <w:rsid w:val="006078C3"/>
    <w:rsid w:val="006078E9"/>
    <w:rsid w:val="00607901"/>
    <w:rsid w:val="006079FC"/>
    <w:rsid w:val="00607C91"/>
    <w:rsid w:val="006100F1"/>
    <w:rsid w:val="00610107"/>
    <w:rsid w:val="0061012C"/>
    <w:rsid w:val="006101AF"/>
    <w:rsid w:val="0061030B"/>
    <w:rsid w:val="006104D7"/>
    <w:rsid w:val="00610714"/>
    <w:rsid w:val="00610A3A"/>
    <w:rsid w:val="00610E77"/>
    <w:rsid w:val="00610FF8"/>
    <w:rsid w:val="0061111C"/>
    <w:rsid w:val="0061140A"/>
    <w:rsid w:val="00611443"/>
    <w:rsid w:val="006116C8"/>
    <w:rsid w:val="00611BFA"/>
    <w:rsid w:val="00611CFA"/>
    <w:rsid w:val="00611E33"/>
    <w:rsid w:val="00611E9D"/>
    <w:rsid w:val="00612239"/>
    <w:rsid w:val="00612622"/>
    <w:rsid w:val="00612774"/>
    <w:rsid w:val="006128C0"/>
    <w:rsid w:val="0061298C"/>
    <w:rsid w:val="00612A9F"/>
    <w:rsid w:val="00612AB3"/>
    <w:rsid w:val="00612ADB"/>
    <w:rsid w:val="00612B55"/>
    <w:rsid w:val="00612D15"/>
    <w:rsid w:val="00612DDB"/>
    <w:rsid w:val="00612E95"/>
    <w:rsid w:val="00612EE7"/>
    <w:rsid w:val="00612F4C"/>
    <w:rsid w:val="006130A2"/>
    <w:rsid w:val="00613151"/>
    <w:rsid w:val="006131C9"/>
    <w:rsid w:val="00613221"/>
    <w:rsid w:val="00613418"/>
    <w:rsid w:val="0061348C"/>
    <w:rsid w:val="00613549"/>
    <w:rsid w:val="00613756"/>
    <w:rsid w:val="006137D9"/>
    <w:rsid w:val="00613919"/>
    <w:rsid w:val="00613992"/>
    <w:rsid w:val="00613BCD"/>
    <w:rsid w:val="00613C78"/>
    <w:rsid w:val="00613D3C"/>
    <w:rsid w:val="00613D4E"/>
    <w:rsid w:val="00613E67"/>
    <w:rsid w:val="00613E9D"/>
    <w:rsid w:val="00614066"/>
    <w:rsid w:val="00614274"/>
    <w:rsid w:val="0061430A"/>
    <w:rsid w:val="00614441"/>
    <w:rsid w:val="00614894"/>
    <w:rsid w:val="006148A0"/>
    <w:rsid w:val="006148B3"/>
    <w:rsid w:val="00614B70"/>
    <w:rsid w:val="00614BB8"/>
    <w:rsid w:val="00614C9A"/>
    <w:rsid w:val="00614CA9"/>
    <w:rsid w:val="00614CCF"/>
    <w:rsid w:val="00614CE2"/>
    <w:rsid w:val="00614EA0"/>
    <w:rsid w:val="00614F27"/>
    <w:rsid w:val="00614F2C"/>
    <w:rsid w:val="00615258"/>
    <w:rsid w:val="00615693"/>
    <w:rsid w:val="0061570E"/>
    <w:rsid w:val="0061589E"/>
    <w:rsid w:val="00615A05"/>
    <w:rsid w:val="00615B58"/>
    <w:rsid w:val="00615C32"/>
    <w:rsid w:val="00615D0A"/>
    <w:rsid w:val="00615F5F"/>
    <w:rsid w:val="00615FFD"/>
    <w:rsid w:val="006161C0"/>
    <w:rsid w:val="006162A3"/>
    <w:rsid w:val="00616393"/>
    <w:rsid w:val="00616586"/>
    <w:rsid w:val="00616707"/>
    <w:rsid w:val="00616712"/>
    <w:rsid w:val="0061671D"/>
    <w:rsid w:val="006167A2"/>
    <w:rsid w:val="0061680F"/>
    <w:rsid w:val="0061682B"/>
    <w:rsid w:val="00616848"/>
    <w:rsid w:val="00616B88"/>
    <w:rsid w:val="00616C0F"/>
    <w:rsid w:val="00616C27"/>
    <w:rsid w:val="00616C62"/>
    <w:rsid w:val="00616CC2"/>
    <w:rsid w:val="00616DDE"/>
    <w:rsid w:val="00616E95"/>
    <w:rsid w:val="00616FCD"/>
    <w:rsid w:val="0061712E"/>
    <w:rsid w:val="0061714F"/>
    <w:rsid w:val="00617182"/>
    <w:rsid w:val="0061719D"/>
    <w:rsid w:val="0061730B"/>
    <w:rsid w:val="0061735F"/>
    <w:rsid w:val="006173ED"/>
    <w:rsid w:val="0061749E"/>
    <w:rsid w:val="00617645"/>
    <w:rsid w:val="00617853"/>
    <w:rsid w:val="006178F7"/>
    <w:rsid w:val="0061797F"/>
    <w:rsid w:val="00617BC0"/>
    <w:rsid w:val="00617C55"/>
    <w:rsid w:val="00617EDD"/>
    <w:rsid w:val="00620079"/>
    <w:rsid w:val="006203AA"/>
    <w:rsid w:val="0062052D"/>
    <w:rsid w:val="00620805"/>
    <w:rsid w:val="00620881"/>
    <w:rsid w:val="00620B32"/>
    <w:rsid w:val="00620BEF"/>
    <w:rsid w:val="00620D3D"/>
    <w:rsid w:val="006210D4"/>
    <w:rsid w:val="00621218"/>
    <w:rsid w:val="0062123B"/>
    <w:rsid w:val="0062124C"/>
    <w:rsid w:val="006212E3"/>
    <w:rsid w:val="00621391"/>
    <w:rsid w:val="0062161F"/>
    <w:rsid w:val="00621661"/>
    <w:rsid w:val="00621AD5"/>
    <w:rsid w:val="00621DD3"/>
    <w:rsid w:val="00621DEA"/>
    <w:rsid w:val="006220DA"/>
    <w:rsid w:val="00622213"/>
    <w:rsid w:val="00622302"/>
    <w:rsid w:val="00622541"/>
    <w:rsid w:val="00622664"/>
    <w:rsid w:val="00622731"/>
    <w:rsid w:val="006227CA"/>
    <w:rsid w:val="006229C1"/>
    <w:rsid w:val="006229DB"/>
    <w:rsid w:val="00622BE0"/>
    <w:rsid w:val="00622DEB"/>
    <w:rsid w:val="00622EF4"/>
    <w:rsid w:val="006232CA"/>
    <w:rsid w:val="006232E1"/>
    <w:rsid w:val="006232F3"/>
    <w:rsid w:val="006234AD"/>
    <w:rsid w:val="00623541"/>
    <w:rsid w:val="006235E1"/>
    <w:rsid w:val="006238B3"/>
    <w:rsid w:val="00623A5B"/>
    <w:rsid w:val="00623AF4"/>
    <w:rsid w:val="00623B3C"/>
    <w:rsid w:val="00623CFC"/>
    <w:rsid w:val="00623D2C"/>
    <w:rsid w:val="00623D6C"/>
    <w:rsid w:val="00623E19"/>
    <w:rsid w:val="00623F24"/>
    <w:rsid w:val="00624194"/>
    <w:rsid w:val="00624224"/>
    <w:rsid w:val="006242E6"/>
    <w:rsid w:val="006243B1"/>
    <w:rsid w:val="006245F6"/>
    <w:rsid w:val="006247A2"/>
    <w:rsid w:val="006249E2"/>
    <w:rsid w:val="00624AD5"/>
    <w:rsid w:val="00624BEA"/>
    <w:rsid w:val="00624E62"/>
    <w:rsid w:val="00624FB3"/>
    <w:rsid w:val="0062553A"/>
    <w:rsid w:val="00625689"/>
    <w:rsid w:val="006256A1"/>
    <w:rsid w:val="006256E6"/>
    <w:rsid w:val="006257CD"/>
    <w:rsid w:val="00625873"/>
    <w:rsid w:val="00625875"/>
    <w:rsid w:val="006258B3"/>
    <w:rsid w:val="0062593B"/>
    <w:rsid w:val="00625958"/>
    <w:rsid w:val="00625B06"/>
    <w:rsid w:val="00625B2F"/>
    <w:rsid w:val="00625C0A"/>
    <w:rsid w:val="00625C62"/>
    <w:rsid w:val="00625CDF"/>
    <w:rsid w:val="00625D96"/>
    <w:rsid w:val="00625E37"/>
    <w:rsid w:val="00625EC2"/>
    <w:rsid w:val="00626012"/>
    <w:rsid w:val="0062605B"/>
    <w:rsid w:val="00626104"/>
    <w:rsid w:val="00626125"/>
    <w:rsid w:val="00626197"/>
    <w:rsid w:val="006261AB"/>
    <w:rsid w:val="0062679E"/>
    <w:rsid w:val="006269A2"/>
    <w:rsid w:val="00626A9B"/>
    <w:rsid w:val="00626BF9"/>
    <w:rsid w:val="00626C13"/>
    <w:rsid w:val="00626D70"/>
    <w:rsid w:val="00626E33"/>
    <w:rsid w:val="00626ED7"/>
    <w:rsid w:val="00626F0B"/>
    <w:rsid w:val="00626FFA"/>
    <w:rsid w:val="0062704B"/>
    <w:rsid w:val="00627071"/>
    <w:rsid w:val="006271AD"/>
    <w:rsid w:val="0062738D"/>
    <w:rsid w:val="006273F3"/>
    <w:rsid w:val="006274E3"/>
    <w:rsid w:val="00627623"/>
    <w:rsid w:val="006278AB"/>
    <w:rsid w:val="00627BAD"/>
    <w:rsid w:val="00627F45"/>
    <w:rsid w:val="00630494"/>
    <w:rsid w:val="00630515"/>
    <w:rsid w:val="0063053C"/>
    <w:rsid w:val="006308F7"/>
    <w:rsid w:val="00630E24"/>
    <w:rsid w:val="00630EE1"/>
    <w:rsid w:val="006310F9"/>
    <w:rsid w:val="00631136"/>
    <w:rsid w:val="006315EE"/>
    <w:rsid w:val="00631B48"/>
    <w:rsid w:val="00631B7C"/>
    <w:rsid w:val="00631E2B"/>
    <w:rsid w:val="00631EBD"/>
    <w:rsid w:val="00631EEA"/>
    <w:rsid w:val="00631FA8"/>
    <w:rsid w:val="00632141"/>
    <w:rsid w:val="00632306"/>
    <w:rsid w:val="00632437"/>
    <w:rsid w:val="006325B1"/>
    <w:rsid w:val="006327A1"/>
    <w:rsid w:val="00632802"/>
    <w:rsid w:val="0063287F"/>
    <w:rsid w:val="006328F0"/>
    <w:rsid w:val="00632B2D"/>
    <w:rsid w:val="006330B1"/>
    <w:rsid w:val="006333C1"/>
    <w:rsid w:val="00633708"/>
    <w:rsid w:val="00633907"/>
    <w:rsid w:val="00633C41"/>
    <w:rsid w:val="00633C7C"/>
    <w:rsid w:val="00633E0A"/>
    <w:rsid w:val="00633E2A"/>
    <w:rsid w:val="00633EF0"/>
    <w:rsid w:val="00633FAE"/>
    <w:rsid w:val="0063400E"/>
    <w:rsid w:val="006340EC"/>
    <w:rsid w:val="0063410C"/>
    <w:rsid w:val="00634121"/>
    <w:rsid w:val="00634552"/>
    <w:rsid w:val="0063461C"/>
    <w:rsid w:val="006347B9"/>
    <w:rsid w:val="00634856"/>
    <w:rsid w:val="00634956"/>
    <w:rsid w:val="00634BB5"/>
    <w:rsid w:val="00634DD2"/>
    <w:rsid w:val="00635079"/>
    <w:rsid w:val="006350A1"/>
    <w:rsid w:val="00635100"/>
    <w:rsid w:val="006354E0"/>
    <w:rsid w:val="0063557C"/>
    <w:rsid w:val="006357DC"/>
    <w:rsid w:val="006357F4"/>
    <w:rsid w:val="00635996"/>
    <w:rsid w:val="00635A58"/>
    <w:rsid w:val="00635B24"/>
    <w:rsid w:val="00635D3B"/>
    <w:rsid w:val="00635FCE"/>
    <w:rsid w:val="00636059"/>
    <w:rsid w:val="0063618E"/>
    <w:rsid w:val="00636292"/>
    <w:rsid w:val="00636432"/>
    <w:rsid w:val="00636672"/>
    <w:rsid w:val="00636999"/>
    <w:rsid w:val="006369AB"/>
    <w:rsid w:val="00636A3D"/>
    <w:rsid w:val="00636B0F"/>
    <w:rsid w:val="00636BA1"/>
    <w:rsid w:val="00636D33"/>
    <w:rsid w:val="00636EBE"/>
    <w:rsid w:val="00636F80"/>
    <w:rsid w:val="00636FFF"/>
    <w:rsid w:val="0063702A"/>
    <w:rsid w:val="006370A7"/>
    <w:rsid w:val="006371E7"/>
    <w:rsid w:val="00637205"/>
    <w:rsid w:val="00637222"/>
    <w:rsid w:val="00637259"/>
    <w:rsid w:val="006372DA"/>
    <w:rsid w:val="006375DC"/>
    <w:rsid w:val="006375FA"/>
    <w:rsid w:val="00637647"/>
    <w:rsid w:val="00637919"/>
    <w:rsid w:val="00637A00"/>
    <w:rsid w:val="00637B42"/>
    <w:rsid w:val="00637C0F"/>
    <w:rsid w:val="00637E06"/>
    <w:rsid w:val="006400F9"/>
    <w:rsid w:val="0064010F"/>
    <w:rsid w:val="006402EF"/>
    <w:rsid w:val="006403BC"/>
    <w:rsid w:val="006403E6"/>
    <w:rsid w:val="0064056E"/>
    <w:rsid w:val="006405CE"/>
    <w:rsid w:val="0064063C"/>
    <w:rsid w:val="00640855"/>
    <w:rsid w:val="00640A58"/>
    <w:rsid w:val="00640C0A"/>
    <w:rsid w:val="00640C2B"/>
    <w:rsid w:val="00640C6F"/>
    <w:rsid w:val="00640E2E"/>
    <w:rsid w:val="00640F58"/>
    <w:rsid w:val="00640FA9"/>
    <w:rsid w:val="00641030"/>
    <w:rsid w:val="0064110A"/>
    <w:rsid w:val="0064131A"/>
    <w:rsid w:val="00641369"/>
    <w:rsid w:val="006413AD"/>
    <w:rsid w:val="00641887"/>
    <w:rsid w:val="0064191A"/>
    <w:rsid w:val="00641B06"/>
    <w:rsid w:val="00641B36"/>
    <w:rsid w:val="00641D2A"/>
    <w:rsid w:val="00641DF4"/>
    <w:rsid w:val="006421C9"/>
    <w:rsid w:val="00642383"/>
    <w:rsid w:val="006423BB"/>
    <w:rsid w:val="006423E1"/>
    <w:rsid w:val="00642466"/>
    <w:rsid w:val="00642920"/>
    <w:rsid w:val="00642936"/>
    <w:rsid w:val="00642B25"/>
    <w:rsid w:val="00642CBD"/>
    <w:rsid w:val="00642D18"/>
    <w:rsid w:val="00642D81"/>
    <w:rsid w:val="00642EC1"/>
    <w:rsid w:val="00642FE3"/>
    <w:rsid w:val="006431E8"/>
    <w:rsid w:val="00643301"/>
    <w:rsid w:val="006433D8"/>
    <w:rsid w:val="006434F2"/>
    <w:rsid w:val="00643568"/>
    <w:rsid w:val="00643969"/>
    <w:rsid w:val="00643A84"/>
    <w:rsid w:val="00643BCB"/>
    <w:rsid w:val="00643C57"/>
    <w:rsid w:val="00643E7E"/>
    <w:rsid w:val="00643F2B"/>
    <w:rsid w:val="00643F5C"/>
    <w:rsid w:val="0064405F"/>
    <w:rsid w:val="00644078"/>
    <w:rsid w:val="006440D4"/>
    <w:rsid w:val="006443D2"/>
    <w:rsid w:val="00644436"/>
    <w:rsid w:val="006444A9"/>
    <w:rsid w:val="00644625"/>
    <w:rsid w:val="006447A0"/>
    <w:rsid w:val="006448B6"/>
    <w:rsid w:val="00644DF3"/>
    <w:rsid w:val="00644E8E"/>
    <w:rsid w:val="0064505B"/>
    <w:rsid w:val="00645078"/>
    <w:rsid w:val="006450C0"/>
    <w:rsid w:val="0064556D"/>
    <w:rsid w:val="0064562B"/>
    <w:rsid w:val="006458D8"/>
    <w:rsid w:val="00645BCF"/>
    <w:rsid w:val="00645BD1"/>
    <w:rsid w:val="00645D7A"/>
    <w:rsid w:val="006462C1"/>
    <w:rsid w:val="00646337"/>
    <w:rsid w:val="00646442"/>
    <w:rsid w:val="00646462"/>
    <w:rsid w:val="006464A8"/>
    <w:rsid w:val="006464F5"/>
    <w:rsid w:val="00646709"/>
    <w:rsid w:val="006468E2"/>
    <w:rsid w:val="006469AC"/>
    <w:rsid w:val="00646B06"/>
    <w:rsid w:val="00646B1F"/>
    <w:rsid w:val="00646B4B"/>
    <w:rsid w:val="00646CB7"/>
    <w:rsid w:val="00646D8F"/>
    <w:rsid w:val="00646D92"/>
    <w:rsid w:val="00646DB8"/>
    <w:rsid w:val="00646E2D"/>
    <w:rsid w:val="00646F0D"/>
    <w:rsid w:val="006471CD"/>
    <w:rsid w:val="00647324"/>
    <w:rsid w:val="00647364"/>
    <w:rsid w:val="00647444"/>
    <w:rsid w:val="00647480"/>
    <w:rsid w:val="006474EF"/>
    <w:rsid w:val="006479CE"/>
    <w:rsid w:val="006500CF"/>
    <w:rsid w:val="0065015F"/>
    <w:rsid w:val="0065033F"/>
    <w:rsid w:val="00650342"/>
    <w:rsid w:val="006505A4"/>
    <w:rsid w:val="0065068B"/>
    <w:rsid w:val="0065097F"/>
    <w:rsid w:val="00650987"/>
    <w:rsid w:val="00650A21"/>
    <w:rsid w:val="00650C02"/>
    <w:rsid w:val="00650F72"/>
    <w:rsid w:val="00650FB7"/>
    <w:rsid w:val="00651047"/>
    <w:rsid w:val="0065110F"/>
    <w:rsid w:val="00651361"/>
    <w:rsid w:val="00651508"/>
    <w:rsid w:val="006516CE"/>
    <w:rsid w:val="00651718"/>
    <w:rsid w:val="00651723"/>
    <w:rsid w:val="00651884"/>
    <w:rsid w:val="006519AD"/>
    <w:rsid w:val="00651AF6"/>
    <w:rsid w:val="00651CA3"/>
    <w:rsid w:val="00651E57"/>
    <w:rsid w:val="00651F09"/>
    <w:rsid w:val="00651F59"/>
    <w:rsid w:val="00651FDE"/>
    <w:rsid w:val="00651FE1"/>
    <w:rsid w:val="006520C5"/>
    <w:rsid w:val="006524A3"/>
    <w:rsid w:val="006524A5"/>
    <w:rsid w:val="00652A01"/>
    <w:rsid w:val="00652A7E"/>
    <w:rsid w:val="00652A80"/>
    <w:rsid w:val="00652A81"/>
    <w:rsid w:val="00652A8D"/>
    <w:rsid w:val="00652BA5"/>
    <w:rsid w:val="00652C1D"/>
    <w:rsid w:val="00652D87"/>
    <w:rsid w:val="00652F94"/>
    <w:rsid w:val="00652FED"/>
    <w:rsid w:val="0065315F"/>
    <w:rsid w:val="00653248"/>
    <w:rsid w:val="00653256"/>
    <w:rsid w:val="00653381"/>
    <w:rsid w:val="00653472"/>
    <w:rsid w:val="0065352E"/>
    <w:rsid w:val="006536C2"/>
    <w:rsid w:val="0065389E"/>
    <w:rsid w:val="006538C5"/>
    <w:rsid w:val="006539D4"/>
    <w:rsid w:val="006539F4"/>
    <w:rsid w:val="00653A95"/>
    <w:rsid w:val="00653D7D"/>
    <w:rsid w:val="00653D8E"/>
    <w:rsid w:val="00653F8A"/>
    <w:rsid w:val="00653F97"/>
    <w:rsid w:val="00654656"/>
    <w:rsid w:val="0065479C"/>
    <w:rsid w:val="006547D3"/>
    <w:rsid w:val="006548C9"/>
    <w:rsid w:val="0065496A"/>
    <w:rsid w:val="00654BD9"/>
    <w:rsid w:val="00654C7F"/>
    <w:rsid w:val="00654CDF"/>
    <w:rsid w:val="0065505D"/>
    <w:rsid w:val="0065560C"/>
    <w:rsid w:val="0065573E"/>
    <w:rsid w:val="0065578E"/>
    <w:rsid w:val="0065581C"/>
    <w:rsid w:val="00655822"/>
    <w:rsid w:val="00655934"/>
    <w:rsid w:val="0065599E"/>
    <w:rsid w:val="00655B64"/>
    <w:rsid w:val="00655C1E"/>
    <w:rsid w:val="00655C7E"/>
    <w:rsid w:val="00655CDE"/>
    <w:rsid w:val="00655DCB"/>
    <w:rsid w:val="00655E62"/>
    <w:rsid w:val="00655F13"/>
    <w:rsid w:val="00656003"/>
    <w:rsid w:val="00656171"/>
    <w:rsid w:val="006563AC"/>
    <w:rsid w:val="0065641E"/>
    <w:rsid w:val="0065662C"/>
    <w:rsid w:val="006566EE"/>
    <w:rsid w:val="006567A9"/>
    <w:rsid w:val="006568B2"/>
    <w:rsid w:val="00656950"/>
    <w:rsid w:val="0065695B"/>
    <w:rsid w:val="006569F7"/>
    <w:rsid w:val="00656A6B"/>
    <w:rsid w:val="00656F81"/>
    <w:rsid w:val="006571A5"/>
    <w:rsid w:val="00657227"/>
    <w:rsid w:val="006574E0"/>
    <w:rsid w:val="006575A3"/>
    <w:rsid w:val="00657772"/>
    <w:rsid w:val="006578EA"/>
    <w:rsid w:val="00657ADD"/>
    <w:rsid w:val="00657CE9"/>
    <w:rsid w:val="00660081"/>
    <w:rsid w:val="0066027F"/>
    <w:rsid w:val="00660294"/>
    <w:rsid w:val="006603D6"/>
    <w:rsid w:val="006605CA"/>
    <w:rsid w:val="00660681"/>
    <w:rsid w:val="00660702"/>
    <w:rsid w:val="00660A3F"/>
    <w:rsid w:val="00660A87"/>
    <w:rsid w:val="00660B97"/>
    <w:rsid w:val="00660F13"/>
    <w:rsid w:val="0066123D"/>
    <w:rsid w:val="006612D6"/>
    <w:rsid w:val="0066142A"/>
    <w:rsid w:val="0066154B"/>
    <w:rsid w:val="00661773"/>
    <w:rsid w:val="00661810"/>
    <w:rsid w:val="00661880"/>
    <w:rsid w:val="00661C22"/>
    <w:rsid w:val="00661D98"/>
    <w:rsid w:val="00662383"/>
    <w:rsid w:val="00662394"/>
    <w:rsid w:val="006623A8"/>
    <w:rsid w:val="0066268E"/>
    <w:rsid w:val="00662939"/>
    <w:rsid w:val="00662A1D"/>
    <w:rsid w:val="00662A7C"/>
    <w:rsid w:val="00662AF3"/>
    <w:rsid w:val="00662B37"/>
    <w:rsid w:val="00662B50"/>
    <w:rsid w:val="00662CEC"/>
    <w:rsid w:val="00662D0D"/>
    <w:rsid w:val="00662E79"/>
    <w:rsid w:val="00662F60"/>
    <w:rsid w:val="0066310D"/>
    <w:rsid w:val="006633FC"/>
    <w:rsid w:val="00663443"/>
    <w:rsid w:val="00663557"/>
    <w:rsid w:val="00663666"/>
    <w:rsid w:val="00663ACE"/>
    <w:rsid w:val="00663BC6"/>
    <w:rsid w:val="00663E5A"/>
    <w:rsid w:val="00663EBD"/>
    <w:rsid w:val="006640C7"/>
    <w:rsid w:val="006640D6"/>
    <w:rsid w:val="00664391"/>
    <w:rsid w:val="006645A7"/>
    <w:rsid w:val="006645C3"/>
    <w:rsid w:val="00664602"/>
    <w:rsid w:val="006647B1"/>
    <w:rsid w:val="00664941"/>
    <w:rsid w:val="00664A4E"/>
    <w:rsid w:val="00664A80"/>
    <w:rsid w:val="00664D7A"/>
    <w:rsid w:val="00664F48"/>
    <w:rsid w:val="0066518F"/>
    <w:rsid w:val="00665211"/>
    <w:rsid w:val="00665476"/>
    <w:rsid w:val="00665522"/>
    <w:rsid w:val="00665584"/>
    <w:rsid w:val="006657D5"/>
    <w:rsid w:val="0066584A"/>
    <w:rsid w:val="00665A71"/>
    <w:rsid w:val="00665A9C"/>
    <w:rsid w:val="00665AD9"/>
    <w:rsid w:val="00665D4D"/>
    <w:rsid w:val="00665D7B"/>
    <w:rsid w:val="00665E04"/>
    <w:rsid w:val="00665EC0"/>
    <w:rsid w:val="00666235"/>
    <w:rsid w:val="00666296"/>
    <w:rsid w:val="00666408"/>
    <w:rsid w:val="0066651C"/>
    <w:rsid w:val="006667B5"/>
    <w:rsid w:val="0066695F"/>
    <w:rsid w:val="006669A0"/>
    <w:rsid w:val="00666A5F"/>
    <w:rsid w:val="00666C15"/>
    <w:rsid w:val="00666CDE"/>
    <w:rsid w:val="0066713D"/>
    <w:rsid w:val="00667298"/>
    <w:rsid w:val="0066740C"/>
    <w:rsid w:val="00667481"/>
    <w:rsid w:val="006677B5"/>
    <w:rsid w:val="00667BCF"/>
    <w:rsid w:val="00667C77"/>
    <w:rsid w:val="00667CB6"/>
    <w:rsid w:val="00667D71"/>
    <w:rsid w:val="00667D85"/>
    <w:rsid w:val="00670382"/>
    <w:rsid w:val="00670587"/>
    <w:rsid w:val="00670613"/>
    <w:rsid w:val="006707FC"/>
    <w:rsid w:val="006709E8"/>
    <w:rsid w:val="00670A7A"/>
    <w:rsid w:val="00670C8F"/>
    <w:rsid w:val="00670CE0"/>
    <w:rsid w:val="00670E3D"/>
    <w:rsid w:val="00670EA1"/>
    <w:rsid w:val="006711EC"/>
    <w:rsid w:val="00671580"/>
    <w:rsid w:val="00671B81"/>
    <w:rsid w:val="00671B91"/>
    <w:rsid w:val="00671E30"/>
    <w:rsid w:val="00672062"/>
    <w:rsid w:val="00672173"/>
    <w:rsid w:val="00672440"/>
    <w:rsid w:val="00672C0B"/>
    <w:rsid w:val="00672C86"/>
    <w:rsid w:val="00672CB1"/>
    <w:rsid w:val="00672DE5"/>
    <w:rsid w:val="00672E07"/>
    <w:rsid w:val="00672E8A"/>
    <w:rsid w:val="006730F0"/>
    <w:rsid w:val="00673196"/>
    <w:rsid w:val="006731BB"/>
    <w:rsid w:val="00673728"/>
    <w:rsid w:val="00673733"/>
    <w:rsid w:val="00673768"/>
    <w:rsid w:val="00673856"/>
    <w:rsid w:val="006738B8"/>
    <w:rsid w:val="00673AAB"/>
    <w:rsid w:val="00673D9D"/>
    <w:rsid w:val="00673F66"/>
    <w:rsid w:val="00673F99"/>
    <w:rsid w:val="00674090"/>
    <w:rsid w:val="00674110"/>
    <w:rsid w:val="0067434D"/>
    <w:rsid w:val="00674729"/>
    <w:rsid w:val="006748FA"/>
    <w:rsid w:val="00674A62"/>
    <w:rsid w:val="00674B1E"/>
    <w:rsid w:val="00674C52"/>
    <w:rsid w:val="00674C75"/>
    <w:rsid w:val="00674DA0"/>
    <w:rsid w:val="0067516F"/>
    <w:rsid w:val="0067529E"/>
    <w:rsid w:val="00675477"/>
    <w:rsid w:val="006755CB"/>
    <w:rsid w:val="0067570A"/>
    <w:rsid w:val="0067576B"/>
    <w:rsid w:val="0067584A"/>
    <w:rsid w:val="00675C6B"/>
    <w:rsid w:val="00675F8B"/>
    <w:rsid w:val="0067617A"/>
    <w:rsid w:val="006761EA"/>
    <w:rsid w:val="00676280"/>
    <w:rsid w:val="006762CB"/>
    <w:rsid w:val="006762F9"/>
    <w:rsid w:val="00676376"/>
    <w:rsid w:val="0067640A"/>
    <w:rsid w:val="0067661D"/>
    <w:rsid w:val="00676845"/>
    <w:rsid w:val="00676933"/>
    <w:rsid w:val="00676B4B"/>
    <w:rsid w:val="00676B5C"/>
    <w:rsid w:val="00676F99"/>
    <w:rsid w:val="00677129"/>
    <w:rsid w:val="00677198"/>
    <w:rsid w:val="006778D8"/>
    <w:rsid w:val="00677A03"/>
    <w:rsid w:val="00677B1C"/>
    <w:rsid w:val="00677B44"/>
    <w:rsid w:val="00677E77"/>
    <w:rsid w:val="00677F82"/>
    <w:rsid w:val="00677FBD"/>
    <w:rsid w:val="0068008A"/>
    <w:rsid w:val="006800A6"/>
    <w:rsid w:val="006800BA"/>
    <w:rsid w:val="006800E4"/>
    <w:rsid w:val="00680127"/>
    <w:rsid w:val="006801C4"/>
    <w:rsid w:val="00680209"/>
    <w:rsid w:val="00680424"/>
    <w:rsid w:val="00680443"/>
    <w:rsid w:val="0068069B"/>
    <w:rsid w:val="006806B6"/>
    <w:rsid w:val="0068075F"/>
    <w:rsid w:val="006807F4"/>
    <w:rsid w:val="0068090E"/>
    <w:rsid w:val="00680AA6"/>
    <w:rsid w:val="00680ACD"/>
    <w:rsid w:val="00680DD3"/>
    <w:rsid w:val="00680E33"/>
    <w:rsid w:val="00680E74"/>
    <w:rsid w:val="00680EB2"/>
    <w:rsid w:val="0068110A"/>
    <w:rsid w:val="006814C0"/>
    <w:rsid w:val="00681588"/>
    <w:rsid w:val="006817BA"/>
    <w:rsid w:val="00681AC8"/>
    <w:rsid w:val="00681B3A"/>
    <w:rsid w:val="00681B9C"/>
    <w:rsid w:val="00681D90"/>
    <w:rsid w:val="00681EC9"/>
    <w:rsid w:val="00681F31"/>
    <w:rsid w:val="0068227E"/>
    <w:rsid w:val="00682508"/>
    <w:rsid w:val="00682645"/>
    <w:rsid w:val="00682790"/>
    <w:rsid w:val="006827A0"/>
    <w:rsid w:val="00682802"/>
    <w:rsid w:val="00682A9D"/>
    <w:rsid w:val="00682AE6"/>
    <w:rsid w:val="00682C15"/>
    <w:rsid w:val="0068313D"/>
    <w:rsid w:val="00683257"/>
    <w:rsid w:val="006833BC"/>
    <w:rsid w:val="006833F0"/>
    <w:rsid w:val="0068365E"/>
    <w:rsid w:val="00683746"/>
    <w:rsid w:val="006839F1"/>
    <w:rsid w:val="00683AC2"/>
    <w:rsid w:val="00683C4A"/>
    <w:rsid w:val="0068404D"/>
    <w:rsid w:val="00684373"/>
    <w:rsid w:val="006844C5"/>
    <w:rsid w:val="00684BF4"/>
    <w:rsid w:val="00684FB8"/>
    <w:rsid w:val="006852FD"/>
    <w:rsid w:val="006853CD"/>
    <w:rsid w:val="0068551F"/>
    <w:rsid w:val="006856FA"/>
    <w:rsid w:val="006857E5"/>
    <w:rsid w:val="0068598D"/>
    <w:rsid w:val="00685A2E"/>
    <w:rsid w:val="00685A45"/>
    <w:rsid w:val="00685C24"/>
    <w:rsid w:val="00685FAD"/>
    <w:rsid w:val="00686057"/>
    <w:rsid w:val="00686133"/>
    <w:rsid w:val="00686297"/>
    <w:rsid w:val="00686477"/>
    <w:rsid w:val="006864B9"/>
    <w:rsid w:val="006866D4"/>
    <w:rsid w:val="006866D9"/>
    <w:rsid w:val="0068687D"/>
    <w:rsid w:val="00686EB0"/>
    <w:rsid w:val="00686F84"/>
    <w:rsid w:val="00687038"/>
    <w:rsid w:val="006872E0"/>
    <w:rsid w:val="00687424"/>
    <w:rsid w:val="006876BA"/>
    <w:rsid w:val="00687773"/>
    <w:rsid w:val="00687797"/>
    <w:rsid w:val="00687D51"/>
    <w:rsid w:val="00687D98"/>
    <w:rsid w:val="00687FAB"/>
    <w:rsid w:val="00690147"/>
    <w:rsid w:val="006901C3"/>
    <w:rsid w:val="00690212"/>
    <w:rsid w:val="00690265"/>
    <w:rsid w:val="0069040B"/>
    <w:rsid w:val="00690480"/>
    <w:rsid w:val="006905FD"/>
    <w:rsid w:val="00690656"/>
    <w:rsid w:val="0069067F"/>
    <w:rsid w:val="006906DE"/>
    <w:rsid w:val="00690745"/>
    <w:rsid w:val="006907E1"/>
    <w:rsid w:val="00690BEC"/>
    <w:rsid w:val="00690C9F"/>
    <w:rsid w:val="00690DEF"/>
    <w:rsid w:val="006910CE"/>
    <w:rsid w:val="0069117E"/>
    <w:rsid w:val="0069118B"/>
    <w:rsid w:val="006912B0"/>
    <w:rsid w:val="0069131E"/>
    <w:rsid w:val="0069138D"/>
    <w:rsid w:val="006913AE"/>
    <w:rsid w:val="006914B5"/>
    <w:rsid w:val="006919C0"/>
    <w:rsid w:val="00691CC2"/>
    <w:rsid w:val="00691EC8"/>
    <w:rsid w:val="00691F57"/>
    <w:rsid w:val="006920A9"/>
    <w:rsid w:val="006920F8"/>
    <w:rsid w:val="006921EE"/>
    <w:rsid w:val="0069243C"/>
    <w:rsid w:val="00692476"/>
    <w:rsid w:val="006928EE"/>
    <w:rsid w:val="0069294B"/>
    <w:rsid w:val="00692A39"/>
    <w:rsid w:val="00692AD4"/>
    <w:rsid w:val="00692BA8"/>
    <w:rsid w:val="00692D97"/>
    <w:rsid w:val="00692DB5"/>
    <w:rsid w:val="00692F1D"/>
    <w:rsid w:val="006930B5"/>
    <w:rsid w:val="0069311E"/>
    <w:rsid w:val="00693133"/>
    <w:rsid w:val="00693183"/>
    <w:rsid w:val="00693218"/>
    <w:rsid w:val="006934A4"/>
    <w:rsid w:val="006934AE"/>
    <w:rsid w:val="006934F0"/>
    <w:rsid w:val="006936F8"/>
    <w:rsid w:val="00693720"/>
    <w:rsid w:val="006937A9"/>
    <w:rsid w:val="00693843"/>
    <w:rsid w:val="0069389A"/>
    <w:rsid w:val="00693A87"/>
    <w:rsid w:val="00693F96"/>
    <w:rsid w:val="006940D0"/>
    <w:rsid w:val="00694246"/>
    <w:rsid w:val="006947EF"/>
    <w:rsid w:val="00694A0E"/>
    <w:rsid w:val="00694ADD"/>
    <w:rsid w:val="00694C35"/>
    <w:rsid w:val="00694D53"/>
    <w:rsid w:val="00694DD8"/>
    <w:rsid w:val="00694F7E"/>
    <w:rsid w:val="00695068"/>
    <w:rsid w:val="006950A4"/>
    <w:rsid w:val="00695110"/>
    <w:rsid w:val="006951FB"/>
    <w:rsid w:val="0069526C"/>
    <w:rsid w:val="00695347"/>
    <w:rsid w:val="00695465"/>
    <w:rsid w:val="006955E7"/>
    <w:rsid w:val="00695738"/>
    <w:rsid w:val="006957A7"/>
    <w:rsid w:val="006957C0"/>
    <w:rsid w:val="00695C6E"/>
    <w:rsid w:val="00695FB3"/>
    <w:rsid w:val="00696013"/>
    <w:rsid w:val="0069609E"/>
    <w:rsid w:val="00696223"/>
    <w:rsid w:val="006962BB"/>
    <w:rsid w:val="00696378"/>
    <w:rsid w:val="00696619"/>
    <w:rsid w:val="006967CD"/>
    <w:rsid w:val="0069696B"/>
    <w:rsid w:val="00696994"/>
    <w:rsid w:val="00696B91"/>
    <w:rsid w:val="00696BF0"/>
    <w:rsid w:val="00696D10"/>
    <w:rsid w:val="00696E70"/>
    <w:rsid w:val="00696F6C"/>
    <w:rsid w:val="00697154"/>
    <w:rsid w:val="006973A8"/>
    <w:rsid w:val="00697630"/>
    <w:rsid w:val="0069790A"/>
    <w:rsid w:val="00697BE1"/>
    <w:rsid w:val="00697CFC"/>
    <w:rsid w:val="00697D26"/>
    <w:rsid w:val="00697D5A"/>
    <w:rsid w:val="00697E19"/>
    <w:rsid w:val="00697E62"/>
    <w:rsid w:val="00697F7E"/>
    <w:rsid w:val="006A01CC"/>
    <w:rsid w:val="006A032A"/>
    <w:rsid w:val="006A0386"/>
    <w:rsid w:val="006A05C5"/>
    <w:rsid w:val="006A0633"/>
    <w:rsid w:val="006A06C3"/>
    <w:rsid w:val="006A08B3"/>
    <w:rsid w:val="006A0B29"/>
    <w:rsid w:val="006A0B3E"/>
    <w:rsid w:val="006A0B40"/>
    <w:rsid w:val="006A0C97"/>
    <w:rsid w:val="006A0FF7"/>
    <w:rsid w:val="006A13F0"/>
    <w:rsid w:val="006A1509"/>
    <w:rsid w:val="006A1621"/>
    <w:rsid w:val="006A1697"/>
    <w:rsid w:val="006A17D6"/>
    <w:rsid w:val="006A184A"/>
    <w:rsid w:val="006A1905"/>
    <w:rsid w:val="006A1A4C"/>
    <w:rsid w:val="006A1B86"/>
    <w:rsid w:val="006A1CAC"/>
    <w:rsid w:val="006A1CB1"/>
    <w:rsid w:val="006A20AC"/>
    <w:rsid w:val="006A2270"/>
    <w:rsid w:val="006A238A"/>
    <w:rsid w:val="006A24E6"/>
    <w:rsid w:val="006A2530"/>
    <w:rsid w:val="006A294A"/>
    <w:rsid w:val="006A2AE3"/>
    <w:rsid w:val="006A2B9A"/>
    <w:rsid w:val="006A2E5A"/>
    <w:rsid w:val="006A2E85"/>
    <w:rsid w:val="006A2EE1"/>
    <w:rsid w:val="006A3008"/>
    <w:rsid w:val="006A30D1"/>
    <w:rsid w:val="006A31D4"/>
    <w:rsid w:val="006A3286"/>
    <w:rsid w:val="006A32EE"/>
    <w:rsid w:val="006A33E4"/>
    <w:rsid w:val="006A35B0"/>
    <w:rsid w:val="006A3635"/>
    <w:rsid w:val="006A3778"/>
    <w:rsid w:val="006A3793"/>
    <w:rsid w:val="006A3AB2"/>
    <w:rsid w:val="006A3C58"/>
    <w:rsid w:val="006A3C5E"/>
    <w:rsid w:val="006A3EB9"/>
    <w:rsid w:val="006A3EF7"/>
    <w:rsid w:val="006A3F32"/>
    <w:rsid w:val="006A4016"/>
    <w:rsid w:val="006A4215"/>
    <w:rsid w:val="006A426E"/>
    <w:rsid w:val="006A4297"/>
    <w:rsid w:val="006A43C0"/>
    <w:rsid w:val="006A4478"/>
    <w:rsid w:val="006A45B4"/>
    <w:rsid w:val="006A45D9"/>
    <w:rsid w:val="006A474C"/>
    <w:rsid w:val="006A495C"/>
    <w:rsid w:val="006A4A93"/>
    <w:rsid w:val="006A4B02"/>
    <w:rsid w:val="006A4BB6"/>
    <w:rsid w:val="006A4C12"/>
    <w:rsid w:val="006A52BD"/>
    <w:rsid w:val="006A530B"/>
    <w:rsid w:val="006A536B"/>
    <w:rsid w:val="006A5374"/>
    <w:rsid w:val="006A542F"/>
    <w:rsid w:val="006A5698"/>
    <w:rsid w:val="006A5A3B"/>
    <w:rsid w:val="006A5B22"/>
    <w:rsid w:val="006A5BE7"/>
    <w:rsid w:val="006A5C7F"/>
    <w:rsid w:val="006A5CDC"/>
    <w:rsid w:val="006A5E3C"/>
    <w:rsid w:val="006A643B"/>
    <w:rsid w:val="006A6499"/>
    <w:rsid w:val="006A65C4"/>
    <w:rsid w:val="006A67C7"/>
    <w:rsid w:val="006A683B"/>
    <w:rsid w:val="006A6891"/>
    <w:rsid w:val="006A6F66"/>
    <w:rsid w:val="006A7013"/>
    <w:rsid w:val="006A70F5"/>
    <w:rsid w:val="006A721D"/>
    <w:rsid w:val="006A73B1"/>
    <w:rsid w:val="006A745D"/>
    <w:rsid w:val="006A7580"/>
    <w:rsid w:val="006A75C7"/>
    <w:rsid w:val="006A7712"/>
    <w:rsid w:val="006A7873"/>
    <w:rsid w:val="006A78C4"/>
    <w:rsid w:val="006A7B6C"/>
    <w:rsid w:val="006A7E4A"/>
    <w:rsid w:val="006B009E"/>
    <w:rsid w:val="006B0127"/>
    <w:rsid w:val="006B0248"/>
    <w:rsid w:val="006B029B"/>
    <w:rsid w:val="006B040C"/>
    <w:rsid w:val="006B057D"/>
    <w:rsid w:val="006B0591"/>
    <w:rsid w:val="006B072C"/>
    <w:rsid w:val="006B07E9"/>
    <w:rsid w:val="006B0808"/>
    <w:rsid w:val="006B08E3"/>
    <w:rsid w:val="006B0AAC"/>
    <w:rsid w:val="006B0BB7"/>
    <w:rsid w:val="006B0E16"/>
    <w:rsid w:val="006B1064"/>
    <w:rsid w:val="006B11F9"/>
    <w:rsid w:val="006B120C"/>
    <w:rsid w:val="006B149A"/>
    <w:rsid w:val="006B160F"/>
    <w:rsid w:val="006B166C"/>
    <w:rsid w:val="006B18D6"/>
    <w:rsid w:val="006B1987"/>
    <w:rsid w:val="006B19E1"/>
    <w:rsid w:val="006B19F1"/>
    <w:rsid w:val="006B1B4B"/>
    <w:rsid w:val="006B1B80"/>
    <w:rsid w:val="006B1C3E"/>
    <w:rsid w:val="006B20C7"/>
    <w:rsid w:val="006B2193"/>
    <w:rsid w:val="006B25F1"/>
    <w:rsid w:val="006B2707"/>
    <w:rsid w:val="006B2977"/>
    <w:rsid w:val="006B2C8B"/>
    <w:rsid w:val="006B2D63"/>
    <w:rsid w:val="006B2F51"/>
    <w:rsid w:val="006B3398"/>
    <w:rsid w:val="006B349B"/>
    <w:rsid w:val="006B34DC"/>
    <w:rsid w:val="006B353D"/>
    <w:rsid w:val="006B355A"/>
    <w:rsid w:val="006B3821"/>
    <w:rsid w:val="006B38C8"/>
    <w:rsid w:val="006B38CD"/>
    <w:rsid w:val="006B3A56"/>
    <w:rsid w:val="006B3E6B"/>
    <w:rsid w:val="006B4114"/>
    <w:rsid w:val="006B4394"/>
    <w:rsid w:val="006B445B"/>
    <w:rsid w:val="006B4528"/>
    <w:rsid w:val="006B4575"/>
    <w:rsid w:val="006B468A"/>
    <w:rsid w:val="006B480F"/>
    <w:rsid w:val="006B4841"/>
    <w:rsid w:val="006B48FC"/>
    <w:rsid w:val="006B4BA2"/>
    <w:rsid w:val="006B4D00"/>
    <w:rsid w:val="006B519D"/>
    <w:rsid w:val="006B53DA"/>
    <w:rsid w:val="006B5409"/>
    <w:rsid w:val="006B559B"/>
    <w:rsid w:val="006B5690"/>
    <w:rsid w:val="006B5761"/>
    <w:rsid w:val="006B58FA"/>
    <w:rsid w:val="006B5919"/>
    <w:rsid w:val="006B5A33"/>
    <w:rsid w:val="006B5D9B"/>
    <w:rsid w:val="006B5DDD"/>
    <w:rsid w:val="006B5FBF"/>
    <w:rsid w:val="006B60E6"/>
    <w:rsid w:val="006B649F"/>
    <w:rsid w:val="006B66E3"/>
    <w:rsid w:val="006B6842"/>
    <w:rsid w:val="006B68B2"/>
    <w:rsid w:val="006B6AFB"/>
    <w:rsid w:val="006B6B63"/>
    <w:rsid w:val="006B6ED4"/>
    <w:rsid w:val="006B7015"/>
    <w:rsid w:val="006B7069"/>
    <w:rsid w:val="006B70AF"/>
    <w:rsid w:val="006B7198"/>
    <w:rsid w:val="006B71C5"/>
    <w:rsid w:val="006B7289"/>
    <w:rsid w:val="006B734C"/>
    <w:rsid w:val="006B759F"/>
    <w:rsid w:val="006B75E0"/>
    <w:rsid w:val="006B7641"/>
    <w:rsid w:val="006B784A"/>
    <w:rsid w:val="006B78E9"/>
    <w:rsid w:val="006B7A1C"/>
    <w:rsid w:val="006B7C19"/>
    <w:rsid w:val="006C0017"/>
    <w:rsid w:val="006C0022"/>
    <w:rsid w:val="006C00D9"/>
    <w:rsid w:val="006C03C8"/>
    <w:rsid w:val="006C084E"/>
    <w:rsid w:val="006C0897"/>
    <w:rsid w:val="006C0948"/>
    <w:rsid w:val="006C09FF"/>
    <w:rsid w:val="006C0B04"/>
    <w:rsid w:val="006C0C73"/>
    <w:rsid w:val="006C0CF4"/>
    <w:rsid w:val="006C0DD5"/>
    <w:rsid w:val="006C0F4D"/>
    <w:rsid w:val="006C1091"/>
    <w:rsid w:val="006C1163"/>
    <w:rsid w:val="006C12AF"/>
    <w:rsid w:val="006C13DF"/>
    <w:rsid w:val="006C16B9"/>
    <w:rsid w:val="006C188E"/>
    <w:rsid w:val="006C1932"/>
    <w:rsid w:val="006C1A4E"/>
    <w:rsid w:val="006C1B38"/>
    <w:rsid w:val="006C1C7F"/>
    <w:rsid w:val="006C1CE6"/>
    <w:rsid w:val="006C1D91"/>
    <w:rsid w:val="006C1E10"/>
    <w:rsid w:val="006C1ECB"/>
    <w:rsid w:val="006C1EE0"/>
    <w:rsid w:val="006C20FD"/>
    <w:rsid w:val="006C2122"/>
    <w:rsid w:val="006C251F"/>
    <w:rsid w:val="006C25C1"/>
    <w:rsid w:val="006C2602"/>
    <w:rsid w:val="006C270C"/>
    <w:rsid w:val="006C2A08"/>
    <w:rsid w:val="006C2A4A"/>
    <w:rsid w:val="006C2A7B"/>
    <w:rsid w:val="006C2C42"/>
    <w:rsid w:val="006C2D0D"/>
    <w:rsid w:val="006C2EFF"/>
    <w:rsid w:val="006C2F46"/>
    <w:rsid w:val="006C315F"/>
    <w:rsid w:val="006C3289"/>
    <w:rsid w:val="006C38BA"/>
    <w:rsid w:val="006C3C03"/>
    <w:rsid w:val="006C3C2C"/>
    <w:rsid w:val="006C3C3D"/>
    <w:rsid w:val="006C3CD9"/>
    <w:rsid w:val="006C3D1B"/>
    <w:rsid w:val="006C3D23"/>
    <w:rsid w:val="006C3D4B"/>
    <w:rsid w:val="006C3FB8"/>
    <w:rsid w:val="006C41FC"/>
    <w:rsid w:val="006C4223"/>
    <w:rsid w:val="006C4224"/>
    <w:rsid w:val="006C4259"/>
    <w:rsid w:val="006C4405"/>
    <w:rsid w:val="006C4406"/>
    <w:rsid w:val="006C44E3"/>
    <w:rsid w:val="006C4574"/>
    <w:rsid w:val="006C4687"/>
    <w:rsid w:val="006C46B4"/>
    <w:rsid w:val="006C47E8"/>
    <w:rsid w:val="006C4D03"/>
    <w:rsid w:val="006C4D17"/>
    <w:rsid w:val="006C4EBD"/>
    <w:rsid w:val="006C4FC1"/>
    <w:rsid w:val="006C513D"/>
    <w:rsid w:val="006C5339"/>
    <w:rsid w:val="006C55A9"/>
    <w:rsid w:val="006C5607"/>
    <w:rsid w:val="006C576F"/>
    <w:rsid w:val="006C5911"/>
    <w:rsid w:val="006C59B4"/>
    <w:rsid w:val="006C5C55"/>
    <w:rsid w:val="006C5C6B"/>
    <w:rsid w:val="006C6033"/>
    <w:rsid w:val="006C60EF"/>
    <w:rsid w:val="006C623B"/>
    <w:rsid w:val="006C62FD"/>
    <w:rsid w:val="006C63F7"/>
    <w:rsid w:val="006C6494"/>
    <w:rsid w:val="006C6500"/>
    <w:rsid w:val="006C658F"/>
    <w:rsid w:val="006C661D"/>
    <w:rsid w:val="006C667E"/>
    <w:rsid w:val="006C6821"/>
    <w:rsid w:val="006C6902"/>
    <w:rsid w:val="006C6957"/>
    <w:rsid w:val="006C6AF2"/>
    <w:rsid w:val="006C6B89"/>
    <w:rsid w:val="006C7006"/>
    <w:rsid w:val="006C75DC"/>
    <w:rsid w:val="006C798D"/>
    <w:rsid w:val="006C7A57"/>
    <w:rsid w:val="006C7B8A"/>
    <w:rsid w:val="006C7C6F"/>
    <w:rsid w:val="006C7D85"/>
    <w:rsid w:val="006C7DBB"/>
    <w:rsid w:val="006C7DF5"/>
    <w:rsid w:val="006C7E6E"/>
    <w:rsid w:val="006C7ED4"/>
    <w:rsid w:val="006D00F3"/>
    <w:rsid w:val="006D03AA"/>
    <w:rsid w:val="006D0468"/>
    <w:rsid w:val="006D04F1"/>
    <w:rsid w:val="006D0588"/>
    <w:rsid w:val="006D066D"/>
    <w:rsid w:val="006D07CE"/>
    <w:rsid w:val="006D07E6"/>
    <w:rsid w:val="006D0912"/>
    <w:rsid w:val="006D0959"/>
    <w:rsid w:val="006D0BA8"/>
    <w:rsid w:val="006D0C31"/>
    <w:rsid w:val="006D0C49"/>
    <w:rsid w:val="006D0D77"/>
    <w:rsid w:val="006D0EE0"/>
    <w:rsid w:val="006D0EF5"/>
    <w:rsid w:val="006D0F2E"/>
    <w:rsid w:val="006D106F"/>
    <w:rsid w:val="006D10BC"/>
    <w:rsid w:val="006D10DF"/>
    <w:rsid w:val="006D14B5"/>
    <w:rsid w:val="006D14FB"/>
    <w:rsid w:val="006D153B"/>
    <w:rsid w:val="006D160A"/>
    <w:rsid w:val="006D169F"/>
    <w:rsid w:val="006D16B8"/>
    <w:rsid w:val="006D18DF"/>
    <w:rsid w:val="006D1DB6"/>
    <w:rsid w:val="006D1E1F"/>
    <w:rsid w:val="006D25F2"/>
    <w:rsid w:val="006D2748"/>
    <w:rsid w:val="006D2792"/>
    <w:rsid w:val="006D284A"/>
    <w:rsid w:val="006D298E"/>
    <w:rsid w:val="006D2FE8"/>
    <w:rsid w:val="006D30B1"/>
    <w:rsid w:val="006D32AD"/>
    <w:rsid w:val="006D3341"/>
    <w:rsid w:val="006D336C"/>
    <w:rsid w:val="006D35BE"/>
    <w:rsid w:val="006D3625"/>
    <w:rsid w:val="006D3A7F"/>
    <w:rsid w:val="006D3A9D"/>
    <w:rsid w:val="006D3CF1"/>
    <w:rsid w:val="006D3D0B"/>
    <w:rsid w:val="006D3DB7"/>
    <w:rsid w:val="006D3F12"/>
    <w:rsid w:val="006D4081"/>
    <w:rsid w:val="006D40C7"/>
    <w:rsid w:val="006D4441"/>
    <w:rsid w:val="006D44DF"/>
    <w:rsid w:val="006D48F4"/>
    <w:rsid w:val="006D4934"/>
    <w:rsid w:val="006D4952"/>
    <w:rsid w:val="006D496B"/>
    <w:rsid w:val="006D4B81"/>
    <w:rsid w:val="006D4BE6"/>
    <w:rsid w:val="006D4CF6"/>
    <w:rsid w:val="006D4D41"/>
    <w:rsid w:val="006D4E66"/>
    <w:rsid w:val="006D4F3E"/>
    <w:rsid w:val="006D4FA6"/>
    <w:rsid w:val="006D4FC6"/>
    <w:rsid w:val="006D5516"/>
    <w:rsid w:val="006D56F9"/>
    <w:rsid w:val="006D574E"/>
    <w:rsid w:val="006D57C8"/>
    <w:rsid w:val="006D59E9"/>
    <w:rsid w:val="006D5D1C"/>
    <w:rsid w:val="006D5DD2"/>
    <w:rsid w:val="006D5E41"/>
    <w:rsid w:val="006D5FA0"/>
    <w:rsid w:val="006D5FC8"/>
    <w:rsid w:val="006D6081"/>
    <w:rsid w:val="006D61D9"/>
    <w:rsid w:val="006D6293"/>
    <w:rsid w:val="006D62B1"/>
    <w:rsid w:val="006D62FB"/>
    <w:rsid w:val="006D64C3"/>
    <w:rsid w:val="006D6668"/>
    <w:rsid w:val="006D6671"/>
    <w:rsid w:val="006D695D"/>
    <w:rsid w:val="006D697B"/>
    <w:rsid w:val="006D6DA5"/>
    <w:rsid w:val="006D6EDB"/>
    <w:rsid w:val="006D6F3B"/>
    <w:rsid w:val="006D712F"/>
    <w:rsid w:val="006D724A"/>
    <w:rsid w:val="006D7424"/>
    <w:rsid w:val="006D7648"/>
    <w:rsid w:val="006D778C"/>
    <w:rsid w:val="006D7881"/>
    <w:rsid w:val="006D7946"/>
    <w:rsid w:val="006D7BE7"/>
    <w:rsid w:val="006D7D75"/>
    <w:rsid w:val="006E0058"/>
    <w:rsid w:val="006E00BD"/>
    <w:rsid w:val="006E02EA"/>
    <w:rsid w:val="006E03A1"/>
    <w:rsid w:val="006E03AA"/>
    <w:rsid w:val="006E04CA"/>
    <w:rsid w:val="006E0752"/>
    <w:rsid w:val="006E0889"/>
    <w:rsid w:val="006E08E7"/>
    <w:rsid w:val="006E092B"/>
    <w:rsid w:val="006E098C"/>
    <w:rsid w:val="006E09F4"/>
    <w:rsid w:val="006E0B51"/>
    <w:rsid w:val="006E0CE2"/>
    <w:rsid w:val="006E0F25"/>
    <w:rsid w:val="006E0F4A"/>
    <w:rsid w:val="006E0FA0"/>
    <w:rsid w:val="006E0FB7"/>
    <w:rsid w:val="006E101E"/>
    <w:rsid w:val="006E1032"/>
    <w:rsid w:val="006E1221"/>
    <w:rsid w:val="006E12A3"/>
    <w:rsid w:val="006E1332"/>
    <w:rsid w:val="006E136B"/>
    <w:rsid w:val="006E145F"/>
    <w:rsid w:val="006E16EE"/>
    <w:rsid w:val="006E17F6"/>
    <w:rsid w:val="006E193F"/>
    <w:rsid w:val="006E1B65"/>
    <w:rsid w:val="006E1B94"/>
    <w:rsid w:val="006E1C4A"/>
    <w:rsid w:val="006E1D57"/>
    <w:rsid w:val="006E1DC1"/>
    <w:rsid w:val="006E2156"/>
    <w:rsid w:val="006E23A5"/>
    <w:rsid w:val="006E2426"/>
    <w:rsid w:val="006E24D1"/>
    <w:rsid w:val="006E27A0"/>
    <w:rsid w:val="006E27D9"/>
    <w:rsid w:val="006E2B0E"/>
    <w:rsid w:val="006E2B6C"/>
    <w:rsid w:val="006E2CFB"/>
    <w:rsid w:val="006E2E7B"/>
    <w:rsid w:val="006E2EFD"/>
    <w:rsid w:val="006E30CC"/>
    <w:rsid w:val="006E316E"/>
    <w:rsid w:val="006E3174"/>
    <w:rsid w:val="006E31C7"/>
    <w:rsid w:val="006E3276"/>
    <w:rsid w:val="006E3374"/>
    <w:rsid w:val="006E33A0"/>
    <w:rsid w:val="006E33BD"/>
    <w:rsid w:val="006E34B3"/>
    <w:rsid w:val="006E353F"/>
    <w:rsid w:val="006E3602"/>
    <w:rsid w:val="006E36E3"/>
    <w:rsid w:val="006E36E4"/>
    <w:rsid w:val="006E3700"/>
    <w:rsid w:val="006E3A22"/>
    <w:rsid w:val="006E3A40"/>
    <w:rsid w:val="006E3BB1"/>
    <w:rsid w:val="006E3BBD"/>
    <w:rsid w:val="006E3ECB"/>
    <w:rsid w:val="006E3FCD"/>
    <w:rsid w:val="006E401F"/>
    <w:rsid w:val="006E42DE"/>
    <w:rsid w:val="006E4378"/>
    <w:rsid w:val="006E449E"/>
    <w:rsid w:val="006E45F7"/>
    <w:rsid w:val="006E4712"/>
    <w:rsid w:val="006E4812"/>
    <w:rsid w:val="006E4852"/>
    <w:rsid w:val="006E4884"/>
    <w:rsid w:val="006E4907"/>
    <w:rsid w:val="006E49BA"/>
    <w:rsid w:val="006E4AD5"/>
    <w:rsid w:val="006E4CD1"/>
    <w:rsid w:val="006E4CF0"/>
    <w:rsid w:val="006E4F5B"/>
    <w:rsid w:val="006E4F72"/>
    <w:rsid w:val="006E5080"/>
    <w:rsid w:val="006E5141"/>
    <w:rsid w:val="006E52C6"/>
    <w:rsid w:val="006E5340"/>
    <w:rsid w:val="006E5432"/>
    <w:rsid w:val="006E54D0"/>
    <w:rsid w:val="006E55D1"/>
    <w:rsid w:val="006E56DA"/>
    <w:rsid w:val="006E5709"/>
    <w:rsid w:val="006E5868"/>
    <w:rsid w:val="006E5A0D"/>
    <w:rsid w:val="006E5DEE"/>
    <w:rsid w:val="006E5E29"/>
    <w:rsid w:val="006E611A"/>
    <w:rsid w:val="006E6491"/>
    <w:rsid w:val="006E6540"/>
    <w:rsid w:val="006E6630"/>
    <w:rsid w:val="006E6659"/>
    <w:rsid w:val="006E66FE"/>
    <w:rsid w:val="006E67CA"/>
    <w:rsid w:val="006E6845"/>
    <w:rsid w:val="006E68A2"/>
    <w:rsid w:val="006E6A1E"/>
    <w:rsid w:val="006E6A32"/>
    <w:rsid w:val="006E6B4F"/>
    <w:rsid w:val="006E6CF9"/>
    <w:rsid w:val="006E6E13"/>
    <w:rsid w:val="006E7078"/>
    <w:rsid w:val="006E70E9"/>
    <w:rsid w:val="006E71B4"/>
    <w:rsid w:val="006E7669"/>
    <w:rsid w:val="006E76E9"/>
    <w:rsid w:val="006E7A05"/>
    <w:rsid w:val="006E7B03"/>
    <w:rsid w:val="006E7BEF"/>
    <w:rsid w:val="006E7CD8"/>
    <w:rsid w:val="006E7DDA"/>
    <w:rsid w:val="006F0022"/>
    <w:rsid w:val="006F0574"/>
    <w:rsid w:val="006F0884"/>
    <w:rsid w:val="006F08BC"/>
    <w:rsid w:val="006F08C1"/>
    <w:rsid w:val="006F08CF"/>
    <w:rsid w:val="006F0923"/>
    <w:rsid w:val="006F09C1"/>
    <w:rsid w:val="006F0BAB"/>
    <w:rsid w:val="006F0ED6"/>
    <w:rsid w:val="006F0EEE"/>
    <w:rsid w:val="006F0EF2"/>
    <w:rsid w:val="006F0F65"/>
    <w:rsid w:val="006F10C4"/>
    <w:rsid w:val="006F1265"/>
    <w:rsid w:val="006F1360"/>
    <w:rsid w:val="006F1461"/>
    <w:rsid w:val="006F1568"/>
    <w:rsid w:val="006F1604"/>
    <w:rsid w:val="006F188B"/>
    <w:rsid w:val="006F1911"/>
    <w:rsid w:val="006F1A75"/>
    <w:rsid w:val="006F1C75"/>
    <w:rsid w:val="006F1CE1"/>
    <w:rsid w:val="006F1D34"/>
    <w:rsid w:val="006F1FBB"/>
    <w:rsid w:val="006F1FE7"/>
    <w:rsid w:val="006F1FEE"/>
    <w:rsid w:val="006F2091"/>
    <w:rsid w:val="006F2247"/>
    <w:rsid w:val="006F23E0"/>
    <w:rsid w:val="006F248F"/>
    <w:rsid w:val="006F24EC"/>
    <w:rsid w:val="006F24F2"/>
    <w:rsid w:val="006F252D"/>
    <w:rsid w:val="006F25AE"/>
    <w:rsid w:val="006F25C5"/>
    <w:rsid w:val="006F2835"/>
    <w:rsid w:val="006F2849"/>
    <w:rsid w:val="006F29F4"/>
    <w:rsid w:val="006F2C0D"/>
    <w:rsid w:val="006F2D57"/>
    <w:rsid w:val="006F2E8A"/>
    <w:rsid w:val="006F3080"/>
    <w:rsid w:val="006F30BF"/>
    <w:rsid w:val="006F3100"/>
    <w:rsid w:val="006F310D"/>
    <w:rsid w:val="006F314E"/>
    <w:rsid w:val="006F32C4"/>
    <w:rsid w:val="006F3425"/>
    <w:rsid w:val="006F36D6"/>
    <w:rsid w:val="006F3863"/>
    <w:rsid w:val="006F3A83"/>
    <w:rsid w:val="006F3DEE"/>
    <w:rsid w:val="006F3FB0"/>
    <w:rsid w:val="006F4043"/>
    <w:rsid w:val="006F40D1"/>
    <w:rsid w:val="006F419A"/>
    <w:rsid w:val="006F425F"/>
    <w:rsid w:val="006F42E6"/>
    <w:rsid w:val="006F43C5"/>
    <w:rsid w:val="006F4473"/>
    <w:rsid w:val="006F4589"/>
    <w:rsid w:val="006F45E8"/>
    <w:rsid w:val="006F462C"/>
    <w:rsid w:val="006F465A"/>
    <w:rsid w:val="006F469A"/>
    <w:rsid w:val="006F4915"/>
    <w:rsid w:val="006F4A4B"/>
    <w:rsid w:val="006F4AE6"/>
    <w:rsid w:val="006F4C93"/>
    <w:rsid w:val="006F4DD5"/>
    <w:rsid w:val="006F4F12"/>
    <w:rsid w:val="006F4FA2"/>
    <w:rsid w:val="006F522A"/>
    <w:rsid w:val="006F546E"/>
    <w:rsid w:val="006F56B1"/>
    <w:rsid w:val="006F57DB"/>
    <w:rsid w:val="006F59B9"/>
    <w:rsid w:val="006F5B08"/>
    <w:rsid w:val="006F5BCC"/>
    <w:rsid w:val="006F5C81"/>
    <w:rsid w:val="006F5D8B"/>
    <w:rsid w:val="006F5FD0"/>
    <w:rsid w:val="006F6036"/>
    <w:rsid w:val="006F60DD"/>
    <w:rsid w:val="006F611E"/>
    <w:rsid w:val="006F6130"/>
    <w:rsid w:val="006F6198"/>
    <w:rsid w:val="006F691C"/>
    <w:rsid w:val="006F69F8"/>
    <w:rsid w:val="006F6AD1"/>
    <w:rsid w:val="006F6BD1"/>
    <w:rsid w:val="006F6F35"/>
    <w:rsid w:val="006F71F1"/>
    <w:rsid w:val="006F7220"/>
    <w:rsid w:val="006F744B"/>
    <w:rsid w:val="006F74E2"/>
    <w:rsid w:val="006F762B"/>
    <w:rsid w:val="006F773A"/>
    <w:rsid w:val="006F7756"/>
    <w:rsid w:val="006F7893"/>
    <w:rsid w:val="006F78F7"/>
    <w:rsid w:val="006F790B"/>
    <w:rsid w:val="006F7A81"/>
    <w:rsid w:val="006F7C8C"/>
    <w:rsid w:val="006F7CE0"/>
    <w:rsid w:val="00700121"/>
    <w:rsid w:val="007001E8"/>
    <w:rsid w:val="0070020C"/>
    <w:rsid w:val="007002B7"/>
    <w:rsid w:val="00700361"/>
    <w:rsid w:val="00700853"/>
    <w:rsid w:val="00700955"/>
    <w:rsid w:val="0070097B"/>
    <w:rsid w:val="00700980"/>
    <w:rsid w:val="00700A16"/>
    <w:rsid w:val="00700AC5"/>
    <w:rsid w:val="00700D5D"/>
    <w:rsid w:val="00701098"/>
    <w:rsid w:val="0070111F"/>
    <w:rsid w:val="0070122D"/>
    <w:rsid w:val="007012E3"/>
    <w:rsid w:val="00701369"/>
    <w:rsid w:val="00701459"/>
    <w:rsid w:val="007017BC"/>
    <w:rsid w:val="0070191C"/>
    <w:rsid w:val="00701AA6"/>
    <w:rsid w:val="00701AF5"/>
    <w:rsid w:val="00701BCA"/>
    <w:rsid w:val="00701D4B"/>
    <w:rsid w:val="00701F9B"/>
    <w:rsid w:val="00702078"/>
    <w:rsid w:val="00702156"/>
    <w:rsid w:val="007023B7"/>
    <w:rsid w:val="00702400"/>
    <w:rsid w:val="00702604"/>
    <w:rsid w:val="0070279B"/>
    <w:rsid w:val="007027CF"/>
    <w:rsid w:val="00702956"/>
    <w:rsid w:val="007029CF"/>
    <w:rsid w:val="00702AA2"/>
    <w:rsid w:val="00702C60"/>
    <w:rsid w:val="00702CBF"/>
    <w:rsid w:val="00702DC9"/>
    <w:rsid w:val="00702E8A"/>
    <w:rsid w:val="00702E8E"/>
    <w:rsid w:val="00702FA0"/>
    <w:rsid w:val="00703198"/>
    <w:rsid w:val="0070322B"/>
    <w:rsid w:val="007032C9"/>
    <w:rsid w:val="00703376"/>
    <w:rsid w:val="00703668"/>
    <w:rsid w:val="0070377E"/>
    <w:rsid w:val="00703932"/>
    <w:rsid w:val="00703986"/>
    <w:rsid w:val="00703B4B"/>
    <w:rsid w:val="00703C32"/>
    <w:rsid w:val="00703FFE"/>
    <w:rsid w:val="007040B9"/>
    <w:rsid w:val="0070422A"/>
    <w:rsid w:val="007043EC"/>
    <w:rsid w:val="00704727"/>
    <w:rsid w:val="0070480D"/>
    <w:rsid w:val="007049E0"/>
    <w:rsid w:val="00704AD8"/>
    <w:rsid w:val="00704CBF"/>
    <w:rsid w:val="00704E29"/>
    <w:rsid w:val="00704FA1"/>
    <w:rsid w:val="00705176"/>
    <w:rsid w:val="007051B5"/>
    <w:rsid w:val="00705406"/>
    <w:rsid w:val="007054D2"/>
    <w:rsid w:val="00705544"/>
    <w:rsid w:val="007058A8"/>
    <w:rsid w:val="00705942"/>
    <w:rsid w:val="0070598D"/>
    <w:rsid w:val="007059B2"/>
    <w:rsid w:val="00705C18"/>
    <w:rsid w:val="00705D37"/>
    <w:rsid w:val="00705E60"/>
    <w:rsid w:val="00705F4D"/>
    <w:rsid w:val="00705FA1"/>
    <w:rsid w:val="0070605C"/>
    <w:rsid w:val="0070607F"/>
    <w:rsid w:val="00706277"/>
    <w:rsid w:val="00706615"/>
    <w:rsid w:val="0070694F"/>
    <w:rsid w:val="007069BE"/>
    <w:rsid w:val="00706AC7"/>
    <w:rsid w:val="00706CA1"/>
    <w:rsid w:val="00706DE4"/>
    <w:rsid w:val="00706EF9"/>
    <w:rsid w:val="00707009"/>
    <w:rsid w:val="00707080"/>
    <w:rsid w:val="007070B2"/>
    <w:rsid w:val="00707265"/>
    <w:rsid w:val="00707308"/>
    <w:rsid w:val="007078C8"/>
    <w:rsid w:val="00707918"/>
    <w:rsid w:val="007079BE"/>
    <w:rsid w:val="00707DAC"/>
    <w:rsid w:val="00707F92"/>
    <w:rsid w:val="007100DD"/>
    <w:rsid w:val="007100DF"/>
    <w:rsid w:val="00710181"/>
    <w:rsid w:val="00710798"/>
    <w:rsid w:val="007107AE"/>
    <w:rsid w:val="00710A49"/>
    <w:rsid w:val="00710AE3"/>
    <w:rsid w:val="00710C69"/>
    <w:rsid w:val="00710D59"/>
    <w:rsid w:val="00710DE1"/>
    <w:rsid w:val="00710E1D"/>
    <w:rsid w:val="00710EA5"/>
    <w:rsid w:val="00710EA9"/>
    <w:rsid w:val="00710F6C"/>
    <w:rsid w:val="007111E3"/>
    <w:rsid w:val="0071156A"/>
    <w:rsid w:val="007117EA"/>
    <w:rsid w:val="0071185B"/>
    <w:rsid w:val="00711C8D"/>
    <w:rsid w:val="00711C94"/>
    <w:rsid w:val="00711C96"/>
    <w:rsid w:val="00711FC9"/>
    <w:rsid w:val="007122C4"/>
    <w:rsid w:val="0071245D"/>
    <w:rsid w:val="007125A7"/>
    <w:rsid w:val="00712612"/>
    <w:rsid w:val="0071275D"/>
    <w:rsid w:val="007128BB"/>
    <w:rsid w:val="00712B46"/>
    <w:rsid w:val="00712BD2"/>
    <w:rsid w:val="00712D6B"/>
    <w:rsid w:val="00712EF5"/>
    <w:rsid w:val="0071300A"/>
    <w:rsid w:val="007131DB"/>
    <w:rsid w:val="00713287"/>
    <w:rsid w:val="00713323"/>
    <w:rsid w:val="00713378"/>
    <w:rsid w:val="00713484"/>
    <w:rsid w:val="00713693"/>
    <w:rsid w:val="007136D0"/>
    <w:rsid w:val="007137D4"/>
    <w:rsid w:val="007138AB"/>
    <w:rsid w:val="00713B91"/>
    <w:rsid w:val="00713DA0"/>
    <w:rsid w:val="00713F43"/>
    <w:rsid w:val="007141DA"/>
    <w:rsid w:val="007141E1"/>
    <w:rsid w:val="007143D6"/>
    <w:rsid w:val="007143E7"/>
    <w:rsid w:val="007148C8"/>
    <w:rsid w:val="007148F6"/>
    <w:rsid w:val="00714A89"/>
    <w:rsid w:val="00714D98"/>
    <w:rsid w:val="00714E17"/>
    <w:rsid w:val="00714E1C"/>
    <w:rsid w:val="007150F8"/>
    <w:rsid w:val="00715130"/>
    <w:rsid w:val="00715202"/>
    <w:rsid w:val="00715273"/>
    <w:rsid w:val="007152E1"/>
    <w:rsid w:val="007155CB"/>
    <w:rsid w:val="00715621"/>
    <w:rsid w:val="00715965"/>
    <w:rsid w:val="007159E0"/>
    <w:rsid w:val="00715C08"/>
    <w:rsid w:val="007160F5"/>
    <w:rsid w:val="007162A3"/>
    <w:rsid w:val="0071633C"/>
    <w:rsid w:val="0071650E"/>
    <w:rsid w:val="00716511"/>
    <w:rsid w:val="007166A0"/>
    <w:rsid w:val="0071672A"/>
    <w:rsid w:val="0071673B"/>
    <w:rsid w:val="0071687E"/>
    <w:rsid w:val="007168D0"/>
    <w:rsid w:val="00716A41"/>
    <w:rsid w:val="00716A56"/>
    <w:rsid w:val="00716AAB"/>
    <w:rsid w:val="00716B1D"/>
    <w:rsid w:val="00716BED"/>
    <w:rsid w:val="00716C69"/>
    <w:rsid w:val="00716CB9"/>
    <w:rsid w:val="00716D2C"/>
    <w:rsid w:val="007173AC"/>
    <w:rsid w:val="0071741E"/>
    <w:rsid w:val="0071743E"/>
    <w:rsid w:val="0071753D"/>
    <w:rsid w:val="007175E7"/>
    <w:rsid w:val="00717727"/>
    <w:rsid w:val="007177A3"/>
    <w:rsid w:val="0071782D"/>
    <w:rsid w:val="00717A26"/>
    <w:rsid w:val="00717C88"/>
    <w:rsid w:val="00717D37"/>
    <w:rsid w:val="00717DD3"/>
    <w:rsid w:val="00717F72"/>
    <w:rsid w:val="007200CC"/>
    <w:rsid w:val="007201C4"/>
    <w:rsid w:val="00720461"/>
    <w:rsid w:val="00720B15"/>
    <w:rsid w:val="00720BB4"/>
    <w:rsid w:val="00720D32"/>
    <w:rsid w:val="00720F5E"/>
    <w:rsid w:val="007210D1"/>
    <w:rsid w:val="00721101"/>
    <w:rsid w:val="007211E1"/>
    <w:rsid w:val="007216A0"/>
    <w:rsid w:val="007217C4"/>
    <w:rsid w:val="0072194D"/>
    <w:rsid w:val="00721B06"/>
    <w:rsid w:val="00721BCA"/>
    <w:rsid w:val="00721D65"/>
    <w:rsid w:val="00721E59"/>
    <w:rsid w:val="00721EAF"/>
    <w:rsid w:val="00721EEE"/>
    <w:rsid w:val="00722037"/>
    <w:rsid w:val="00722181"/>
    <w:rsid w:val="00722197"/>
    <w:rsid w:val="007222F1"/>
    <w:rsid w:val="00722319"/>
    <w:rsid w:val="007224D8"/>
    <w:rsid w:val="00722542"/>
    <w:rsid w:val="007226F9"/>
    <w:rsid w:val="007228C5"/>
    <w:rsid w:val="00722A73"/>
    <w:rsid w:val="00722A80"/>
    <w:rsid w:val="00722CC0"/>
    <w:rsid w:val="00722DF9"/>
    <w:rsid w:val="00722E01"/>
    <w:rsid w:val="00722E62"/>
    <w:rsid w:val="00722F90"/>
    <w:rsid w:val="00723022"/>
    <w:rsid w:val="00723130"/>
    <w:rsid w:val="0072314B"/>
    <w:rsid w:val="00723204"/>
    <w:rsid w:val="007232FC"/>
    <w:rsid w:val="0072358F"/>
    <w:rsid w:val="007236A6"/>
    <w:rsid w:val="007238E9"/>
    <w:rsid w:val="007238F0"/>
    <w:rsid w:val="00724312"/>
    <w:rsid w:val="0072436E"/>
    <w:rsid w:val="007243BE"/>
    <w:rsid w:val="00724838"/>
    <w:rsid w:val="00724B4D"/>
    <w:rsid w:val="00724B5C"/>
    <w:rsid w:val="00724CA8"/>
    <w:rsid w:val="00724CFD"/>
    <w:rsid w:val="00724E4C"/>
    <w:rsid w:val="00725528"/>
    <w:rsid w:val="00725603"/>
    <w:rsid w:val="007256A9"/>
    <w:rsid w:val="00725986"/>
    <w:rsid w:val="00725A49"/>
    <w:rsid w:val="00725B08"/>
    <w:rsid w:val="00725D15"/>
    <w:rsid w:val="00725E95"/>
    <w:rsid w:val="00726021"/>
    <w:rsid w:val="007261E7"/>
    <w:rsid w:val="00726277"/>
    <w:rsid w:val="00726576"/>
    <w:rsid w:val="00726601"/>
    <w:rsid w:val="00726642"/>
    <w:rsid w:val="0072664C"/>
    <w:rsid w:val="007266BD"/>
    <w:rsid w:val="0072679D"/>
    <w:rsid w:val="00726973"/>
    <w:rsid w:val="00726D99"/>
    <w:rsid w:val="00726DDD"/>
    <w:rsid w:val="00726E00"/>
    <w:rsid w:val="007271AD"/>
    <w:rsid w:val="00727340"/>
    <w:rsid w:val="00727CB3"/>
    <w:rsid w:val="00727E41"/>
    <w:rsid w:val="007300D0"/>
    <w:rsid w:val="0073018F"/>
    <w:rsid w:val="0073034E"/>
    <w:rsid w:val="007303F4"/>
    <w:rsid w:val="0073040C"/>
    <w:rsid w:val="00730649"/>
    <w:rsid w:val="00730748"/>
    <w:rsid w:val="00730841"/>
    <w:rsid w:val="007309EF"/>
    <w:rsid w:val="00730A7C"/>
    <w:rsid w:val="00730B51"/>
    <w:rsid w:val="00730F34"/>
    <w:rsid w:val="0073120B"/>
    <w:rsid w:val="00731214"/>
    <w:rsid w:val="007312AC"/>
    <w:rsid w:val="00731709"/>
    <w:rsid w:val="00731785"/>
    <w:rsid w:val="007317CD"/>
    <w:rsid w:val="00731BC1"/>
    <w:rsid w:val="00731C8A"/>
    <w:rsid w:val="00731C9F"/>
    <w:rsid w:val="00731D64"/>
    <w:rsid w:val="00731E5C"/>
    <w:rsid w:val="00731E9E"/>
    <w:rsid w:val="00731FD0"/>
    <w:rsid w:val="0073200C"/>
    <w:rsid w:val="007320A2"/>
    <w:rsid w:val="00732178"/>
    <w:rsid w:val="00732796"/>
    <w:rsid w:val="00732863"/>
    <w:rsid w:val="00732A0F"/>
    <w:rsid w:val="00732C03"/>
    <w:rsid w:val="0073311E"/>
    <w:rsid w:val="0073374B"/>
    <w:rsid w:val="007337EC"/>
    <w:rsid w:val="00733902"/>
    <w:rsid w:val="00733DA9"/>
    <w:rsid w:val="00733E65"/>
    <w:rsid w:val="00733F31"/>
    <w:rsid w:val="00733F7D"/>
    <w:rsid w:val="00733FE2"/>
    <w:rsid w:val="007343FF"/>
    <w:rsid w:val="00734797"/>
    <w:rsid w:val="0073485F"/>
    <w:rsid w:val="007348C5"/>
    <w:rsid w:val="0073499F"/>
    <w:rsid w:val="00734B4A"/>
    <w:rsid w:val="00734DF3"/>
    <w:rsid w:val="00734E41"/>
    <w:rsid w:val="00734EF4"/>
    <w:rsid w:val="0073501F"/>
    <w:rsid w:val="00735054"/>
    <w:rsid w:val="0073569B"/>
    <w:rsid w:val="007356A4"/>
    <w:rsid w:val="00735A03"/>
    <w:rsid w:val="00735A84"/>
    <w:rsid w:val="00735CE6"/>
    <w:rsid w:val="00735E6F"/>
    <w:rsid w:val="00735F33"/>
    <w:rsid w:val="00735FD2"/>
    <w:rsid w:val="0073608A"/>
    <w:rsid w:val="007361A7"/>
    <w:rsid w:val="007362B5"/>
    <w:rsid w:val="007363BF"/>
    <w:rsid w:val="007364BB"/>
    <w:rsid w:val="00736665"/>
    <w:rsid w:val="00736668"/>
    <w:rsid w:val="0073667D"/>
    <w:rsid w:val="007367A6"/>
    <w:rsid w:val="00736A02"/>
    <w:rsid w:val="00736A5A"/>
    <w:rsid w:val="00736A65"/>
    <w:rsid w:val="007370A8"/>
    <w:rsid w:val="0073713D"/>
    <w:rsid w:val="0073737E"/>
    <w:rsid w:val="007373EA"/>
    <w:rsid w:val="00737602"/>
    <w:rsid w:val="0073762E"/>
    <w:rsid w:val="007379E3"/>
    <w:rsid w:val="00737A07"/>
    <w:rsid w:val="00737B83"/>
    <w:rsid w:val="00737BE1"/>
    <w:rsid w:val="00737BF5"/>
    <w:rsid w:val="00737F73"/>
    <w:rsid w:val="00740002"/>
    <w:rsid w:val="00740209"/>
    <w:rsid w:val="007402BB"/>
    <w:rsid w:val="007402D7"/>
    <w:rsid w:val="007402DA"/>
    <w:rsid w:val="007402E0"/>
    <w:rsid w:val="007404C4"/>
    <w:rsid w:val="007404E1"/>
    <w:rsid w:val="007404E2"/>
    <w:rsid w:val="007404EB"/>
    <w:rsid w:val="00740581"/>
    <w:rsid w:val="00740693"/>
    <w:rsid w:val="00740826"/>
    <w:rsid w:val="00740A5A"/>
    <w:rsid w:val="00740AF8"/>
    <w:rsid w:val="00740E92"/>
    <w:rsid w:val="00740ECF"/>
    <w:rsid w:val="00740F1E"/>
    <w:rsid w:val="00740F6D"/>
    <w:rsid w:val="0074120E"/>
    <w:rsid w:val="007412C6"/>
    <w:rsid w:val="007412CD"/>
    <w:rsid w:val="00741332"/>
    <w:rsid w:val="007413E9"/>
    <w:rsid w:val="007414B2"/>
    <w:rsid w:val="007415F3"/>
    <w:rsid w:val="00741669"/>
    <w:rsid w:val="007416CE"/>
    <w:rsid w:val="00741825"/>
    <w:rsid w:val="00741868"/>
    <w:rsid w:val="00741B8F"/>
    <w:rsid w:val="00741D2A"/>
    <w:rsid w:val="00741D65"/>
    <w:rsid w:val="00741F1C"/>
    <w:rsid w:val="00742052"/>
    <w:rsid w:val="007420B3"/>
    <w:rsid w:val="007422AC"/>
    <w:rsid w:val="007422C8"/>
    <w:rsid w:val="00742521"/>
    <w:rsid w:val="00743229"/>
    <w:rsid w:val="00743285"/>
    <w:rsid w:val="007435FF"/>
    <w:rsid w:val="00743730"/>
    <w:rsid w:val="007438A5"/>
    <w:rsid w:val="007438F0"/>
    <w:rsid w:val="00743912"/>
    <w:rsid w:val="00743ABF"/>
    <w:rsid w:val="00743BB2"/>
    <w:rsid w:val="00743F67"/>
    <w:rsid w:val="00744001"/>
    <w:rsid w:val="007440D4"/>
    <w:rsid w:val="007440DD"/>
    <w:rsid w:val="007441E2"/>
    <w:rsid w:val="0074420B"/>
    <w:rsid w:val="00744246"/>
    <w:rsid w:val="00744313"/>
    <w:rsid w:val="00744444"/>
    <w:rsid w:val="007444F4"/>
    <w:rsid w:val="00744521"/>
    <w:rsid w:val="0074458B"/>
    <w:rsid w:val="00744646"/>
    <w:rsid w:val="0074477C"/>
    <w:rsid w:val="00744C0D"/>
    <w:rsid w:val="00744CAC"/>
    <w:rsid w:val="00744D0C"/>
    <w:rsid w:val="00745023"/>
    <w:rsid w:val="00745162"/>
    <w:rsid w:val="007452CE"/>
    <w:rsid w:val="0074564F"/>
    <w:rsid w:val="007456AC"/>
    <w:rsid w:val="00745B59"/>
    <w:rsid w:val="00745F79"/>
    <w:rsid w:val="00746016"/>
    <w:rsid w:val="00746357"/>
    <w:rsid w:val="0074640F"/>
    <w:rsid w:val="007465EA"/>
    <w:rsid w:val="00746930"/>
    <w:rsid w:val="0074693E"/>
    <w:rsid w:val="00746E25"/>
    <w:rsid w:val="00746E2C"/>
    <w:rsid w:val="00746E92"/>
    <w:rsid w:val="00746F73"/>
    <w:rsid w:val="00746F8F"/>
    <w:rsid w:val="00746FFB"/>
    <w:rsid w:val="00747188"/>
    <w:rsid w:val="007471BA"/>
    <w:rsid w:val="0074747D"/>
    <w:rsid w:val="00747A2B"/>
    <w:rsid w:val="00747AD9"/>
    <w:rsid w:val="00747B1D"/>
    <w:rsid w:val="00747C5F"/>
    <w:rsid w:val="00747CB4"/>
    <w:rsid w:val="00747F0E"/>
    <w:rsid w:val="00747F4F"/>
    <w:rsid w:val="00747F85"/>
    <w:rsid w:val="00747FA0"/>
    <w:rsid w:val="0075018F"/>
    <w:rsid w:val="0075019C"/>
    <w:rsid w:val="00750230"/>
    <w:rsid w:val="0075023A"/>
    <w:rsid w:val="007506B5"/>
    <w:rsid w:val="00750739"/>
    <w:rsid w:val="00750881"/>
    <w:rsid w:val="00750EE9"/>
    <w:rsid w:val="00751055"/>
    <w:rsid w:val="0075112F"/>
    <w:rsid w:val="007511D0"/>
    <w:rsid w:val="007512A6"/>
    <w:rsid w:val="00751389"/>
    <w:rsid w:val="00751398"/>
    <w:rsid w:val="00751421"/>
    <w:rsid w:val="0075148F"/>
    <w:rsid w:val="007514EE"/>
    <w:rsid w:val="00751732"/>
    <w:rsid w:val="0075174D"/>
    <w:rsid w:val="00751811"/>
    <w:rsid w:val="00751817"/>
    <w:rsid w:val="007518B6"/>
    <w:rsid w:val="00751AB1"/>
    <w:rsid w:val="00751C27"/>
    <w:rsid w:val="00751CF5"/>
    <w:rsid w:val="00751E5C"/>
    <w:rsid w:val="00751F58"/>
    <w:rsid w:val="00751FF5"/>
    <w:rsid w:val="00752031"/>
    <w:rsid w:val="0075218B"/>
    <w:rsid w:val="007521F9"/>
    <w:rsid w:val="00752267"/>
    <w:rsid w:val="007523D9"/>
    <w:rsid w:val="00752422"/>
    <w:rsid w:val="007525A3"/>
    <w:rsid w:val="007525D9"/>
    <w:rsid w:val="00752897"/>
    <w:rsid w:val="00752CE9"/>
    <w:rsid w:val="00752E82"/>
    <w:rsid w:val="00752FF0"/>
    <w:rsid w:val="007530BF"/>
    <w:rsid w:val="0075310A"/>
    <w:rsid w:val="00753677"/>
    <w:rsid w:val="00753881"/>
    <w:rsid w:val="00753A95"/>
    <w:rsid w:val="00753B0E"/>
    <w:rsid w:val="00753B8A"/>
    <w:rsid w:val="00753BA3"/>
    <w:rsid w:val="00753BFA"/>
    <w:rsid w:val="00753D19"/>
    <w:rsid w:val="00753D8A"/>
    <w:rsid w:val="00753F40"/>
    <w:rsid w:val="00753F4B"/>
    <w:rsid w:val="0075400E"/>
    <w:rsid w:val="00754225"/>
    <w:rsid w:val="00754383"/>
    <w:rsid w:val="007543EC"/>
    <w:rsid w:val="00754437"/>
    <w:rsid w:val="007545AE"/>
    <w:rsid w:val="0075473D"/>
    <w:rsid w:val="0075476D"/>
    <w:rsid w:val="007547F4"/>
    <w:rsid w:val="00754BD4"/>
    <w:rsid w:val="00754BEC"/>
    <w:rsid w:val="00754D20"/>
    <w:rsid w:val="00754EDC"/>
    <w:rsid w:val="007552F7"/>
    <w:rsid w:val="0075551E"/>
    <w:rsid w:val="00755742"/>
    <w:rsid w:val="007559F4"/>
    <w:rsid w:val="007559F8"/>
    <w:rsid w:val="00755CD3"/>
    <w:rsid w:val="00755D73"/>
    <w:rsid w:val="00755DA0"/>
    <w:rsid w:val="00755F6C"/>
    <w:rsid w:val="00755F7F"/>
    <w:rsid w:val="0075600B"/>
    <w:rsid w:val="0075618B"/>
    <w:rsid w:val="00756385"/>
    <w:rsid w:val="00756397"/>
    <w:rsid w:val="00756505"/>
    <w:rsid w:val="0075664A"/>
    <w:rsid w:val="007566D1"/>
    <w:rsid w:val="007568E8"/>
    <w:rsid w:val="007568F0"/>
    <w:rsid w:val="00756C9C"/>
    <w:rsid w:val="00756E11"/>
    <w:rsid w:val="00756E57"/>
    <w:rsid w:val="00756F06"/>
    <w:rsid w:val="007570DA"/>
    <w:rsid w:val="00757151"/>
    <w:rsid w:val="007571A6"/>
    <w:rsid w:val="007573B2"/>
    <w:rsid w:val="00757511"/>
    <w:rsid w:val="00757683"/>
    <w:rsid w:val="0075775E"/>
    <w:rsid w:val="007577B8"/>
    <w:rsid w:val="007577CC"/>
    <w:rsid w:val="007577D7"/>
    <w:rsid w:val="00757872"/>
    <w:rsid w:val="00757AB6"/>
    <w:rsid w:val="00757C48"/>
    <w:rsid w:val="00757CA1"/>
    <w:rsid w:val="00757D88"/>
    <w:rsid w:val="00757E1B"/>
    <w:rsid w:val="007600A4"/>
    <w:rsid w:val="007600C0"/>
    <w:rsid w:val="0076010F"/>
    <w:rsid w:val="0076018A"/>
    <w:rsid w:val="007603AE"/>
    <w:rsid w:val="007604FA"/>
    <w:rsid w:val="007605A8"/>
    <w:rsid w:val="007605AE"/>
    <w:rsid w:val="0076085D"/>
    <w:rsid w:val="0076095F"/>
    <w:rsid w:val="00760A3C"/>
    <w:rsid w:val="00760B8B"/>
    <w:rsid w:val="00760CC8"/>
    <w:rsid w:val="00760E34"/>
    <w:rsid w:val="0076106D"/>
    <w:rsid w:val="0076125F"/>
    <w:rsid w:val="00761536"/>
    <w:rsid w:val="00761581"/>
    <w:rsid w:val="0076171E"/>
    <w:rsid w:val="00761844"/>
    <w:rsid w:val="00761882"/>
    <w:rsid w:val="007619EF"/>
    <w:rsid w:val="00761C1D"/>
    <w:rsid w:val="00761CD9"/>
    <w:rsid w:val="00761CE3"/>
    <w:rsid w:val="00761D31"/>
    <w:rsid w:val="00761E79"/>
    <w:rsid w:val="00761EAD"/>
    <w:rsid w:val="00761F81"/>
    <w:rsid w:val="007620E4"/>
    <w:rsid w:val="0076210B"/>
    <w:rsid w:val="00762807"/>
    <w:rsid w:val="0076280F"/>
    <w:rsid w:val="007629FE"/>
    <w:rsid w:val="00762B0F"/>
    <w:rsid w:val="00762C35"/>
    <w:rsid w:val="00762C38"/>
    <w:rsid w:val="00762D9C"/>
    <w:rsid w:val="00763245"/>
    <w:rsid w:val="007639A2"/>
    <w:rsid w:val="00763AFA"/>
    <w:rsid w:val="00763B1E"/>
    <w:rsid w:val="00763B28"/>
    <w:rsid w:val="00763BCA"/>
    <w:rsid w:val="00763EBA"/>
    <w:rsid w:val="00764063"/>
    <w:rsid w:val="0076420A"/>
    <w:rsid w:val="007642A0"/>
    <w:rsid w:val="00764620"/>
    <w:rsid w:val="0076474D"/>
    <w:rsid w:val="00764970"/>
    <w:rsid w:val="007649FA"/>
    <w:rsid w:val="00764B05"/>
    <w:rsid w:val="00764C00"/>
    <w:rsid w:val="00764CC7"/>
    <w:rsid w:val="00764CDF"/>
    <w:rsid w:val="00764CF2"/>
    <w:rsid w:val="00764E11"/>
    <w:rsid w:val="00764E73"/>
    <w:rsid w:val="00764F16"/>
    <w:rsid w:val="00764F26"/>
    <w:rsid w:val="00764FB6"/>
    <w:rsid w:val="007651F4"/>
    <w:rsid w:val="00765479"/>
    <w:rsid w:val="007654D5"/>
    <w:rsid w:val="00765707"/>
    <w:rsid w:val="007658A0"/>
    <w:rsid w:val="00765966"/>
    <w:rsid w:val="00765AAB"/>
    <w:rsid w:val="00765ABF"/>
    <w:rsid w:val="00765D00"/>
    <w:rsid w:val="00766268"/>
    <w:rsid w:val="0076626E"/>
    <w:rsid w:val="0076629A"/>
    <w:rsid w:val="0076634D"/>
    <w:rsid w:val="00766439"/>
    <w:rsid w:val="0076651D"/>
    <w:rsid w:val="00766637"/>
    <w:rsid w:val="00766761"/>
    <w:rsid w:val="007668C8"/>
    <w:rsid w:val="007669AF"/>
    <w:rsid w:val="00766B4B"/>
    <w:rsid w:val="00766BFB"/>
    <w:rsid w:val="00766F03"/>
    <w:rsid w:val="00766F65"/>
    <w:rsid w:val="00767215"/>
    <w:rsid w:val="007673C2"/>
    <w:rsid w:val="00767460"/>
    <w:rsid w:val="007675CF"/>
    <w:rsid w:val="0076787B"/>
    <w:rsid w:val="00767944"/>
    <w:rsid w:val="00767A0A"/>
    <w:rsid w:val="00767A8D"/>
    <w:rsid w:val="00767A99"/>
    <w:rsid w:val="00767B3C"/>
    <w:rsid w:val="00767B50"/>
    <w:rsid w:val="00767BE5"/>
    <w:rsid w:val="00767C0E"/>
    <w:rsid w:val="00767DBC"/>
    <w:rsid w:val="00767DDA"/>
    <w:rsid w:val="00767ECA"/>
    <w:rsid w:val="00767F3C"/>
    <w:rsid w:val="00767F86"/>
    <w:rsid w:val="00770156"/>
    <w:rsid w:val="00770181"/>
    <w:rsid w:val="007704C1"/>
    <w:rsid w:val="007705CA"/>
    <w:rsid w:val="007705FC"/>
    <w:rsid w:val="00770608"/>
    <w:rsid w:val="00770B6D"/>
    <w:rsid w:val="00770BCC"/>
    <w:rsid w:val="00770D3F"/>
    <w:rsid w:val="007710FD"/>
    <w:rsid w:val="007711C1"/>
    <w:rsid w:val="0077133F"/>
    <w:rsid w:val="0077170A"/>
    <w:rsid w:val="00771723"/>
    <w:rsid w:val="00771824"/>
    <w:rsid w:val="00771856"/>
    <w:rsid w:val="007719AA"/>
    <w:rsid w:val="007719AC"/>
    <w:rsid w:val="007719FC"/>
    <w:rsid w:val="00771B76"/>
    <w:rsid w:val="00771C54"/>
    <w:rsid w:val="0077212C"/>
    <w:rsid w:val="00772408"/>
    <w:rsid w:val="00772658"/>
    <w:rsid w:val="0077283F"/>
    <w:rsid w:val="00772AB9"/>
    <w:rsid w:val="00772E53"/>
    <w:rsid w:val="00773272"/>
    <w:rsid w:val="00773468"/>
    <w:rsid w:val="007734EF"/>
    <w:rsid w:val="0077357C"/>
    <w:rsid w:val="007735F9"/>
    <w:rsid w:val="0077374F"/>
    <w:rsid w:val="0077383C"/>
    <w:rsid w:val="007738D8"/>
    <w:rsid w:val="007738E2"/>
    <w:rsid w:val="00773AA4"/>
    <w:rsid w:val="00773D28"/>
    <w:rsid w:val="00773E42"/>
    <w:rsid w:val="00773ED1"/>
    <w:rsid w:val="00773F2C"/>
    <w:rsid w:val="0077407D"/>
    <w:rsid w:val="007741B3"/>
    <w:rsid w:val="0077430A"/>
    <w:rsid w:val="007746FE"/>
    <w:rsid w:val="00774727"/>
    <w:rsid w:val="00774B67"/>
    <w:rsid w:val="00774BD9"/>
    <w:rsid w:val="00774D00"/>
    <w:rsid w:val="00774DCC"/>
    <w:rsid w:val="00774F09"/>
    <w:rsid w:val="00774FB6"/>
    <w:rsid w:val="00774FC7"/>
    <w:rsid w:val="00774FD7"/>
    <w:rsid w:val="00775036"/>
    <w:rsid w:val="00775068"/>
    <w:rsid w:val="00775095"/>
    <w:rsid w:val="0077512D"/>
    <w:rsid w:val="0077517B"/>
    <w:rsid w:val="007751A3"/>
    <w:rsid w:val="007751D5"/>
    <w:rsid w:val="0077542C"/>
    <w:rsid w:val="00775434"/>
    <w:rsid w:val="00775533"/>
    <w:rsid w:val="007755B8"/>
    <w:rsid w:val="00775742"/>
    <w:rsid w:val="00775859"/>
    <w:rsid w:val="00775BF6"/>
    <w:rsid w:val="00775CA3"/>
    <w:rsid w:val="00776062"/>
    <w:rsid w:val="007762AA"/>
    <w:rsid w:val="00776664"/>
    <w:rsid w:val="00776945"/>
    <w:rsid w:val="007769D5"/>
    <w:rsid w:val="00776B9A"/>
    <w:rsid w:val="00776BDF"/>
    <w:rsid w:val="00776C87"/>
    <w:rsid w:val="00776E2E"/>
    <w:rsid w:val="00776F06"/>
    <w:rsid w:val="00776F79"/>
    <w:rsid w:val="00776F99"/>
    <w:rsid w:val="00777035"/>
    <w:rsid w:val="007770E7"/>
    <w:rsid w:val="0077723D"/>
    <w:rsid w:val="007772E6"/>
    <w:rsid w:val="0077744B"/>
    <w:rsid w:val="00777486"/>
    <w:rsid w:val="00777750"/>
    <w:rsid w:val="0077781D"/>
    <w:rsid w:val="00777850"/>
    <w:rsid w:val="00777864"/>
    <w:rsid w:val="00777AB5"/>
    <w:rsid w:val="00777B9F"/>
    <w:rsid w:val="00777DA4"/>
    <w:rsid w:val="00777E9C"/>
    <w:rsid w:val="00777EBC"/>
    <w:rsid w:val="00777FA2"/>
    <w:rsid w:val="00780000"/>
    <w:rsid w:val="00780028"/>
    <w:rsid w:val="0078027D"/>
    <w:rsid w:val="00780582"/>
    <w:rsid w:val="0078061D"/>
    <w:rsid w:val="0078064F"/>
    <w:rsid w:val="007807DD"/>
    <w:rsid w:val="00780B42"/>
    <w:rsid w:val="00780B4E"/>
    <w:rsid w:val="00780BC5"/>
    <w:rsid w:val="00780EE0"/>
    <w:rsid w:val="00781168"/>
    <w:rsid w:val="00781478"/>
    <w:rsid w:val="007815C8"/>
    <w:rsid w:val="0078161C"/>
    <w:rsid w:val="0078167B"/>
    <w:rsid w:val="00781B4E"/>
    <w:rsid w:val="00781C32"/>
    <w:rsid w:val="00781D77"/>
    <w:rsid w:val="00781D8A"/>
    <w:rsid w:val="00782224"/>
    <w:rsid w:val="007822F0"/>
    <w:rsid w:val="0078232B"/>
    <w:rsid w:val="00782433"/>
    <w:rsid w:val="00782484"/>
    <w:rsid w:val="007824A7"/>
    <w:rsid w:val="00782629"/>
    <w:rsid w:val="0078267A"/>
    <w:rsid w:val="00782968"/>
    <w:rsid w:val="007831D3"/>
    <w:rsid w:val="00783336"/>
    <w:rsid w:val="00783371"/>
    <w:rsid w:val="007834F2"/>
    <w:rsid w:val="0078353B"/>
    <w:rsid w:val="00783592"/>
    <w:rsid w:val="007838C4"/>
    <w:rsid w:val="007838F8"/>
    <w:rsid w:val="00783947"/>
    <w:rsid w:val="00783A2D"/>
    <w:rsid w:val="00783A9A"/>
    <w:rsid w:val="00783B4F"/>
    <w:rsid w:val="00783C96"/>
    <w:rsid w:val="00783CFB"/>
    <w:rsid w:val="00783E5D"/>
    <w:rsid w:val="00783EC1"/>
    <w:rsid w:val="00783F20"/>
    <w:rsid w:val="00783FB7"/>
    <w:rsid w:val="007845C0"/>
    <w:rsid w:val="0078493F"/>
    <w:rsid w:val="00784A29"/>
    <w:rsid w:val="00784CDB"/>
    <w:rsid w:val="00784CEA"/>
    <w:rsid w:val="00785296"/>
    <w:rsid w:val="007854C1"/>
    <w:rsid w:val="0078553F"/>
    <w:rsid w:val="00785596"/>
    <w:rsid w:val="00785945"/>
    <w:rsid w:val="00785AAA"/>
    <w:rsid w:val="00785AB1"/>
    <w:rsid w:val="00785CD0"/>
    <w:rsid w:val="00785D37"/>
    <w:rsid w:val="00785DD6"/>
    <w:rsid w:val="00785DFD"/>
    <w:rsid w:val="007860D0"/>
    <w:rsid w:val="007860EA"/>
    <w:rsid w:val="007861C7"/>
    <w:rsid w:val="0078662D"/>
    <w:rsid w:val="007866C6"/>
    <w:rsid w:val="007867E2"/>
    <w:rsid w:val="00786999"/>
    <w:rsid w:val="00786C8B"/>
    <w:rsid w:val="00786C97"/>
    <w:rsid w:val="00786CCA"/>
    <w:rsid w:val="00786EEF"/>
    <w:rsid w:val="00786F7F"/>
    <w:rsid w:val="0078723F"/>
    <w:rsid w:val="00787342"/>
    <w:rsid w:val="007873D1"/>
    <w:rsid w:val="00787407"/>
    <w:rsid w:val="0078744C"/>
    <w:rsid w:val="00787493"/>
    <w:rsid w:val="00787723"/>
    <w:rsid w:val="00787CA1"/>
    <w:rsid w:val="00787E13"/>
    <w:rsid w:val="0079001F"/>
    <w:rsid w:val="0079004B"/>
    <w:rsid w:val="00790051"/>
    <w:rsid w:val="0079010D"/>
    <w:rsid w:val="007901E6"/>
    <w:rsid w:val="0079036C"/>
    <w:rsid w:val="00790460"/>
    <w:rsid w:val="007906C3"/>
    <w:rsid w:val="00790837"/>
    <w:rsid w:val="00790C04"/>
    <w:rsid w:val="00790C15"/>
    <w:rsid w:val="00790C4E"/>
    <w:rsid w:val="00790D59"/>
    <w:rsid w:val="00790D87"/>
    <w:rsid w:val="00790EE0"/>
    <w:rsid w:val="007913AE"/>
    <w:rsid w:val="00791475"/>
    <w:rsid w:val="00791718"/>
    <w:rsid w:val="007917C1"/>
    <w:rsid w:val="00791C48"/>
    <w:rsid w:val="00791CCB"/>
    <w:rsid w:val="00791E34"/>
    <w:rsid w:val="00791FAA"/>
    <w:rsid w:val="0079232D"/>
    <w:rsid w:val="00792650"/>
    <w:rsid w:val="00792721"/>
    <w:rsid w:val="00792918"/>
    <w:rsid w:val="00792BAE"/>
    <w:rsid w:val="00792DED"/>
    <w:rsid w:val="00792DF5"/>
    <w:rsid w:val="00793222"/>
    <w:rsid w:val="00793346"/>
    <w:rsid w:val="007933FA"/>
    <w:rsid w:val="007934D6"/>
    <w:rsid w:val="00793504"/>
    <w:rsid w:val="00793605"/>
    <w:rsid w:val="0079361C"/>
    <w:rsid w:val="0079365D"/>
    <w:rsid w:val="00793692"/>
    <w:rsid w:val="0079369A"/>
    <w:rsid w:val="007936C9"/>
    <w:rsid w:val="007936FF"/>
    <w:rsid w:val="0079376A"/>
    <w:rsid w:val="00793805"/>
    <w:rsid w:val="007939FC"/>
    <w:rsid w:val="00793C24"/>
    <w:rsid w:val="00793D85"/>
    <w:rsid w:val="00793EE7"/>
    <w:rsid w:val="00793F98"/>
    <w:rsid w:val="00794063"/>
    <w:rsid w:val="00794110"/>
    <w:rsid w:val="00794226"/>
    <w:rsid w:val="00794262"/>
    <w:rsid w:val="007942EB"/>
    <w:rsid w:val="00794367"/>
    <w:rsid w:val="00794864"/>
    <w:rsid w:val="00794E54"/>
    <w:rsid w:val="00795158"/>
    <w:rsid w:val="00795349"/>
    <w:rsid w:val="00795407"/>
    <w:rsid w:val="00795632"/>
    <w:rsid w:val="007957BA"/>
    <w:rsid w:val="00795AEF"/>
    <w:rsid w:val="00795C5F"/>
    <w:rsid w:val="00795D07"/>
    <w:rsid w:val="00795F06"/>
    <w:rsid w:val="00795FCF"/>
    <w:rsid w:val="007961FE"/>
    <w:rsid w:val="0079620D"/>
    <w:rsid w:val="007963B2"/>
    <w:rsid w:val="007964A1"/>
    <w:rsid w:val="007964BC"/>
    <w:rsid w:val="00796556"/>
    <w:rsid w:val="00796585"/>
    <w:rsid w:val="007965A7"/>
    <w:rsid w:val="007965DC"/>
    <w:rsid w:val="0079669E"/>
    <w:rsid w:val="00796753"/>
    <w:rsid w:val="007967EF"/>
    <w:rsid w:val="007969FF"/>
    <w:rsid w:val="00796A00"/>
    <w:rsid w:val="00796C82"/>
    <w:rsid w:val="00796D5D"/>
    <w:rsid w:val="00796FE5"/>
    <w:rsid w:val="0079760B"/>
    <w:rsid w:val="00797696"/>
    <w:rsid w:val="007976EF"/>
    <w:rsid w:val="007979A2"/>
    <w:rsid w:val="00797CA4"/>
    <w:rsid w:val="00797D25"/>
    <w:rsid w:val="00797E0F"/>
    <w:rsid w:val="00797EAB"/>
    <w:rsid w:val="00797FE5"/>
    <w:rsid w:val="007A002D"/>
    <w:rsid w:val="007A005B"/>
    <w:rsid w:val="007A0276"/>
    <w:rsid w:val="007A032B"/>
    <w:rsid w:val="007A0682"/>
    <w:rsid w:val="007A071E"/>
    <w:rsid w:val="007A0C1F"/>
    <w:rsid w:val="007A0C3A"/>
    <w:rsid w:val="007A0C66"/>
    <w:rsid w:val="007A0FF0"/>
    <w:rsid w:val="007A101A"/>
    <w:rsid w:val="007A104A"/>
    <w:rsid w:val="007A1056"/>
    <w:rsid w:val="007A1081"/>
    <w:rsid w:val="007A10E3"/>
    <w:rsid w:val="007A1112"/>
    <w:rsid w:val="007A1279"/>
    <w:rsid w:val="007A13AB"/>
    <w:rsid w:val="007A1539"/>
    <w:rsid w:val="007A1637"/>
    <w:rsid w:val="007A1728"/>
    <w:rsid w:val="007A180D"/>
    <w:rsid w:val="007A1890"/>
    <w:rsid w:val="007A1897"/>
    <w:rsid w:val="007A18E3"/>
    <w:rsid w:val="007A1A84"/>
    <w:rsid w:val="007A1CBA"/>
    <w:rsid w:val="007A1ED6"/>
    <w:rsid w:val="007A1F3B"/>
    <w:rsid w:val="007A2099"/>
    <w:rsid w:val="007A2140"/>
    <w:rsid w:val="007A22A8"/>
    <w:rsid w:val="007A22D2"/>
    <w:rsid w:val="007A2388"/>
    <w:rsid w:val="007A23FA"/>
    <w:rsid w:val="007A25C2"/>
    <w:rsid w:val="007A2681"/>
    <w:rsid w:val="007A26BE"/>
    <w:rsid w:val="007A297D"/>
    <w:rsid w:val="007A297E"/>
    <w:rsid w:val="007A2A08"/>
    <w:rsid w:val="007A2A5E"/>
    <w:rsid w:val="007A2BBC"/>
    <w:rsid w:val="007A2C15"/>
    <w:rsid w:val="007A2EC2"/>
    <w:rsid w:val="007A2EC8"/>
    <w:rsid w:val="007A3291"/>
    <w:rsid w:val="007A33DE"/>
    <w:rsid w:val="007A3868"/>
    <w:rsid w:val="007A3D92"/>
    <w:rsid w:val="007A3DF3"/>
    <w:rsid w:val="007A3FF9"/>
    <w:rsid w:val="007A4114"/>
    <w:rsid w:val="007A43D1"/>
    <w:rsid w:val="007A4599"/>
    <w:rsid w:val="007A4C33"/>
    <w:rsid w:val="007A4C5C"/>
    <w:rsid w:val="007A4D85"/>
    <w:rsid w:val="007A4E8D"/>
    <w:rsid w:val="007A5032"/>
    <w:rsid w:val="007A5089"/>
    <w:rsid w:val="007A5094"/>
    <w:rsid w:val="007A515A"/>
    <w:rsid w:val="007A51B4"/>
    <w:rsid w:val="007A5267"/>
    <w:rsid w:val="007A5282"/>
    <w:rsid w:val="007A52D8"/>
    <w:rsid w:val="007A5927"/>
    <w:rsid w:val="007A5A0D"/>
    <w:rsid w:val="007A5AB1"/>
    <w:rsid w:val="007A5AC0"/>
    <w:rsid w:val="007A5B22"/>
    <w:rsid w:val="007A5BC8"/>
    <w:rsid w:val="007A5C41"/>
    <w:rsid w:val="007A5E48"/>
    <w:rsid w:val="007A5F63"/>
    <w:rsid w:val="007A605D"/>
    <w:rsid w:val="007A6176"/>
    <w:rsid w:val="007A624A"/>
    <w:rsid w:val="007A6428"/>
    <w:rsid w:val="007A648E"/>
    <w:rsid w:val="007A670D"/>
    <w:rsid w:val="007A670F"/>
    <w:rsid w:val="007A67EB"/>
    <w:rsid w:val="007A67EF"/>
    <w:rsid w:val="007A699D"/>
    <w:rsid w:val="007A6BD2"/>
    <w:rsid w:val="007A70A5"/>
    <w:rsid w:val="007A71A1"/>
    <w:rsid w:val="007A71E7"/>
    <w:rsid w:val="007A7205"/>
    <w:rsid w:val="007A7244"/>
    <w:rsid w:val="007A7440"/>
    <w:rsid w:val="007A759E"/>
    <w:rsid w:val="007A77C2"/>
    <w:rsid w:val="007A77ED"/>
    <w:rsid w:val="007A7814"/>
    <w:rsid w:val="007A7A81"/>
    <w:rsid w:val="007A7B7C"/>
    <w:rsid w:val="007A7C92"/>
    <w:rsid w:val="007A7E96"/>
    <w:rsid w:val="007A7F63"/>
    <w:rsid w:val="007A7F80"/>
    <w:rsid w:val="007B03A9"/>
    <w:rsid w:val="007B07C5"/>
    <w:rsid w:val="007B0A1B"/>
    <w:rsid w:val="007B0A94"/>
    <w:rsid w:val="007B0ADA"/>
    <w:rsid w:val="007B0C4B"/>
    <w:rsid w:val="007B0DA8"/>
    <w:rsid w:val="007B11EC"/>
    <w:rsid w:val="007B135F"/>
    <w:rsid w:val="007B173A"/>
    <w:rsid w:val="007B17BA"/>
    <w:rsid w:val="007B1A6D"/>
    <w:rsid w:val="007B1B3E"/>
    <w:rsid w:val="007B1C22"/>
    <w:rsid w:val="007B1C83"/>
    <w:rsid w:val="007B1CD8"/>
    <w:rsid w:val="007B1D0F"/>
    <w:rsid w:val="007B202E"/>
    <w:rsid w:val="007B21F1"/>
    <w:rsid w:val="007B24DE"/>
    <w:rsid w:val="007B2624"/>
    <w:rsid w:val="007B270D"/>
    <w:rsid w:val="007B28B5"/>
    <w:rsid w:val="007B299C"/>
    <w:rsid w:val="007B2E65"/>
    <w:rsid w:val="007B2E8F"/>
    <w:rsid w:val="007B2FFF"/>
    <w:rsid w:val="007B3041"/>
    <w:rsid w:val="007B315A"/>
    <w:rsid w:val="007B326C"/>
    <w:rsid w:val="007B343C"/>
    <w:rsid w:val="007B34F8"/>
    <w:rsid w:val="007B356D"/>
    <w:rsid w:val="007B39DB"/>
    <w:rsid w:val="007B3D00"/>
    <w:rsid w:val="007B3D70"/>
    <w:rsid w:val="007B3D91"/>
    <w:rsid w:val="007B3EAD"/>
    <w:rsid w:val="007B3F2D"/>
    <w:rsid w:val="007B4127"/>
    <w:rsid w:val="007B422F"/>
    <w:rsid w:val="007B42B9"/>
    <w:rsid w:val="007B47C9"/>
    <w:rsid w:val="007B4956"/>
    <w:rsid w:val="007B4BB7"/>
    <w:rsid w:val="007B4BFC"/>
    <w:rsid w:val="007B4EA4"/>
    <w:rsid w:val="007B4EE1"/>
    <w:rsid w:val="007B4FDB"/>
    <w:rsid w:val="007B513C"/>
    <w:rsid w:val="007B51C2"/>
    <w:rsid w:val="007B57D1"/>
    <w:rsid w:val="007B5ADD"/>
    <w:rsid w:val="007B5B7A"/>
    <w:rsid w:val="007B5BC6"/>
    <w:rsid w:val="007B5C06"/>
    <w:rsid w:val="007B5DB8"/>
    <w:rsid w:val="007B5DF7"/>
    <w:rsid w:val="007B5EDD"/>
    <w:rsid w:val="007B60F4"/>
    <w:rsid w:val="007B6216"/>
    <w:rsid w:val="007B621A"/>
    <w:rsid w:val="007B6329"/>
    <w:rsid w:val="007B6502"/>
    <w:rsid w:val="007B654A"/>
    <w:rsid w:val="007B66A1"/>
    <w:rsid w:val="007B6D2D"/>
    <w:rsid w:val="007B6D6E"/>
    <w:rsid w:val="007B6DBE"/>
    <w:rsid w:val="007B738E"/>
    <w:rsid w:val="007B73AA"/>
    <w:rsid w:val="007B746F"/>
    <w:rsid w:val="007B7470"/>
    <w:rsid w:val="007B7546"/>
    <w:rsid w:val="007B754A"/>
    <w:rsid w:val="007B7704"/>
    <w:rsid w:val="007B77B6"/>
    <w:rsid w:val="007B7ACF"/>
    <w:rsid w:val="007B7E04"/>
    <w:rsid w:val="007B7F29"/>
    <w:rsid w:val="007C0180"/>
    <w:rsid w:val="007C023B"/>
    <w:rsid w:val="007C02BF"/>
    <w:rsid w:val="007C0358"/>
    <w:rsid w:val="007C0410"/>
    <w:rsid w:val="007C0432"/>
    <w:rsid w:val="007C05D6"/>
    <w:rsid w:val="007C061C"/>
    <w:rsid w:val="007C0BA4"/>
    <w:rsid w:val="007C0C7A"/>
    <w:rsid w:val="007C0D03"/>
    <w:rsid w:val="007C104D"/>
    <w:rsid w:val="007C1238"/>
    <w:rsid w:val="007C1251"/>
    <w:rsid w:val="007C129F"/>
    <w:rsid w:val="007C12C5"/>
    <w:rsid w:val="007C1319"/>
    <w:rsid w:val="007C1323"/>
    <w:rsid w:val="007C1532"/>
    <w:rsid w:val="007C15CE"/>
    <w:rsid w:val="007C160C"/>
    <w:rsid w:val="007C1624"/>
    <w:rsid w:val="007C1671"/>
    <w:rsid w:val="007C18AF"/>
    <w:rsid w:val="007C19A7"/>
    <w:rsid w:val="007C19B6"/>
    <w:rsid w:val="007C19EB"/>
    <w:rsid w:val="007C1A63"/>
    <w:rsid w:val="007C1E89"/>
    <w:rsid w:val="007C20BC"/>
    <w:rsid w:val="007C2145"/>
    <w:rsid w:val="007C2268"/>
    <w:rsid w:val="007C2481"/>
    <w:rsid w:val="007C252F"/>
    <w:rsid w:val="007C2676"/>
    <w:rsid w:val="007C27F4"/>
    <w:rsid w:val="007C2833"/>
    <w:rsid w:val="007C2B63"/>
    <w:rsid w:val="007C2F7F"/>
    <w:rsid w:val="007C2FE3"/>
    <w:rsid w:val="007C3197"/>
    <w:rsid w:val="007C321A"/>
    <w:rsid w:val="007C3258"/>
    <w:rsid w:val="007C337F"/>
    <w:rsid w:val="007C3415"/>
    <w:rsid w:val="007C356B"/>
    <w:rsid w:val="007C35DB"/>
    <w:rsid w:val="007C36A6"/>
    <w:rsid w:val="007C3AAF"/>
    <w:rsid w:val="007C3B7C"/>
    <w:rsid w:val="007C3BED"/>
    <w:rsid w:val="007C3D15"/>
    <w:rsid w:val="007C3DEC"/>
    <w:rsid w:val="007C3F90"/>
    <w:rsid w:val="007C41F0"/>
    <w:rsid w:val="007C438E"/>
    <w:rsid w:val="007C4410"/>
    <w:rsid w:val="007C466D"/>
    <w:rsid w:val="007C46F5"/>
    <w:rsid w:val="007C4760"/>
    <w:rsid w:val="007C4794"/>
    <w:rsid w:val="007C48AA"/>
    <w:rsid w:val="007C4B8C"/>
    <w:rsid w:val="007C4D38"/>
    <w:rsid w:val="007C4DA0"/>
    <w:rsid w:val="007C4EC1"/>
    <w:rsid w:val="007C4FCA"/>
    <w:rsid w:val="007C502E"/>
    <w:rsid w:val="007C50AB"/>
    <w:rsid w:val="007C5112"/>
    <w:rsid w:val="007C5307"/>
    <w:rsid w:val="007C53B4"/>
    <w:rsid w:val="007C5671"/>
    <w:rsid w:val="007C567B"/>
    <w:rsid w:val="007C5A19"/>
    <w:rsid w:val="007C5E71"/>
    <w:rsid w:val="007C5FDD"/>
    <w:rsid w:val="007C644B"/>
    <w:rsid w:val="007C655E"/>
    <w:rsid w:val="007C65FB"/>
    <w:rsid w:val="007C66CF"/>
    <w:rsid w:val="007C6987"/>
    <w:rsid w:val="007C6D11"/>
    <w:rsid w:val="007C6FD8"/>
    <w:rsid w:val="007C71CD"/>
    <w:rsid w:val="007C7292"/>
    <w:rsid w:val="007C74A1"/>
    <w:rsid w:val="007C76D4"/>
    <w:rsid w:val="007C77A5"/>
    <w:rsid w:val="007C7831"/>
    <w:rsid w:val="007C786F"/>
    <w:rsid w:val="007C7A36"/>
    <w:rsid w:val="007C7A86"/>
    <w:rsid w:val="007C7B11"/>
    <w:rsid w:val="007C7C79"/>
    <w:rsid w:val="007C7FFD"/>
    <w:rsid w:val="007D032F"/>
    <w:rsid w:val="007D0377"/>
    <w:rsid w:val="007D0421"/>
    <w:rsid w:val="007D048B"/>
    <w:rsid w:val="007D0556"/>
    <w:rsid w:val="007D05FC"/>
    <w:rsid w:val="007D0704"/>
    <w:rsid w:val="007D0992"/>
    <w:rsid w:val="007D0A23"/>
    <w:rsid w:val="007D0B4E"/>
    <w:rsid w:val="007D0E6D"/>
    <w:rsid w:val="007D0E71"/>
    <w:rsid w:val="007D0F15"/>
    <w:rsid w:val="007D0F8C"/>
    <w:rsid w:val="007D106C"/>
    <w:rsid w:val="007D1196"/>
    <w:rsid w:val="007D1284"/>
    <w:rsid w:val="007D1385"/>
    <w:rsid w:val="007D1510"/>
    <w:rsid w:val="007D152B"/>
    <w:rsid w:val="007D16F7"/>
    <w:rsid w:val="007D1719"/>
    <w:rsid w:val="007D17D7"/>
    <w:rsid w:val="007D1916"/>
    <w:rsid w:val="007D1A5B"/>
    <w:rsid w:val="007D1E84"/>
    <w:rsid w:val="007D1EA1"/>
    <w:rsid w:val="007D1EB7"/>
    <w:rsid w:val="007D205B"/>
    <w:rsid w:val="007D2538"/>
    <w:rsid w:val="007D26AB"/>
    <w:rsid w:val="007D27D8"/>
    <w:rsid w:val="007D2803"/>
    <w:rsid w:val="007D29ED"/>
    <w:rsid w:val="007D2B4B"/>
    <w:rsid w:val="007D2EDC"/>
    <w:rsid w:val="007D3119"/>
    <w:rsid w:val="007D31E0"/>
    <w:rsid w:val="007D328A"/>
    <w:rsid w:val="007D336D"/>
    <w:rsid w:val="007D3537"/>
    <w:rsid w:val="007D35EB"/>
    <w:rsid w:val="007D363D"/>
    <w:rsid w:val="007D3748"/>
    <w:rsid w:val="007D3ACA"/>
    <w:rsid w:val="007D3BBC"/>
    <w:rsid w:val="007D3E62"/>
    <w:rsid w:val="007D4079"/>
    <w:rsid w:val="007D41D7"/>
    <w:rsid w:val="007D423D"/>
    <w:rsid w:val="007D4358"/>
    <w:rsid w:val="007D43DD"/>
    <w:rsid w:val="007D456F"/>
    <w:rsid w:val="007D4598"/>
    <w:rsid w:val="007D4A98"/>
    <w:rsid w:val="007D4CFF"/>
    <w:rsid w:val="007D4EB0"/>
    <w:rsid w:val="007D4F6B"/>
    <w:rsid w:val="007D5027"/>
    <w:rsid w:val="007D516A"/>
    <w:rsid w:val="007D5480"/>
    <w:rsid w:val="007D553D"/>
    <w:rsid w:val="007D5598"/>
    <w:rsid w:val="007D5618"/>
    <w:rsid w:val="007D56F6"/>
    <w:rsid w:val="007D58EE"/>
    <w:rsid w:val="007D59E0"/>
    <w:rsid w:val="007D5B55"/>
    <w:rsid w:val="007D5FA1"/>
    <w:rsid w:val="007D6166"/>
    <w:rsid w:val="007D6246"/>
    <w:rsid w:val="007D624A"/>
    <w:rsid w:val="007D6255"/>
    <w:rsid w:val="007D625D"/>
    <w:rsid w:val="007D6681"/>
    <w:rsid w:val="007D670A"/>
    <w:rsid w:val="007D6A1F"/>
    <w:rsid w:val="007D6A8D"/>
    <w:rsid w:val="007D6AAB"/>
    <w:rsid w:val="007D6C40"/>
    <w:rsid w:val="007D6E67"/>
    <w:rsid w:val="007D6E7C"/>
    <w:rsid w:val="007D7263"/>
    <w:rsid w:val="007D74AA"/>
    <w:rsid w:val="007D75D8"/>
    <w:rsid w:val="007D7667"/>
    <w:rsid w:val="007D76BC"/>
    <w:rsid w:val="007D7A1C"/>
    <w:rsid w:val="007D7A8A"/>
    <w:rsid w:val="007D7BAF"/>
    <w:rsid w:val="007D7E30"/>
    <w:rsid w:val="007D7F59"/>
    <w:rsid w:val="007D7F65"/>
    <w:rsid w:val="007E029C"/>
    <w:rsid w:val="007E038C"/>
    <w:rsid w:val="007E04B7"/>
    <w:rsid w:val="007E0593"/>
    <w:rsid w:val="007E0635"/>
    <w:rsid w:val="007E0668"/>
    <w:rsid w:val="007E070F"/>
    <w:rsid w:val="007E0AB9"/>
    <w:rsid w:val="007E0B58"/>
    <w:rsid w:val="007E0E64"/>
    <w:rsid w:val="007E0F3D"/>
    <w:rsid w:val="007E0F94"/>
    <w:rsid w:val="007E106D"/>
    <w:rsid w:val="007E1247"/>
    <w:rsid w:val="007E12ED"/>
    <w:rsid w:val="007E147C"/>
    <w:rsid w:val="007E1773"/>
    <w:rsid w:val="007E184F"/>
    <w:rsid w:val="007E198A"/>
    <w:rsid w:val="007E1BBF"/>
    <w:rsid w:val="007E1F11"/>
    <w:rsid w:val="007E1F85"/>
    <w:rsid w:val="007E1FF5"/>
    <w:rsid w:val="007E20B6"/>
    <w:rsid w:val="007E236B"/>
    <w:rsid w:val="007E2399"/>
    <w:rsid w:val="007E23AA"/>
    <w:rsid w:val="007E2599"/>
    <w:rsid w:val="007E26E1"/>
    <w:rsid w:val="007E2942"/>
    <w:rsid w:val="007E2ACB"/>
    <w:rsid w:val="007E2B38"/>
    <w:rsid w:val="007E2CA1"/>
    <w:rsid w:val="007E2D19"/>
    <w:rsid w:val="007E2D1E"/>
    <w:rsid w:val="007E2E09"/>
    <w:rsid w:val="007E2E62"/>
    <w:rsid w:val="007E3069"/>
    <w:rsid w:val="007E33D9"/>
    <w:rsid w:val="007E3430"/>
    <w:rsid w:val="007E392B"/>
    <w:rsid w:val="007E3A3C"/>
    <w:rsid w:val="007E3BFB"/>
    <w:rsid w:val="007E3CB6"/>
    <w:rsid w:val="007E3DC0"/>
    <w:rsid w:val="007E3E56"/>
    <w:rsid w:val="007E415C"/>
    <w:rsid w:val="007E420C"/>
    <w:rsid w:val="007E4213"/>
    <w:rsid w:val="007E43E7"/>
    <w:rsid w:val="007E45AE"/>
    <w:rsid w:val="007E45CE"/>
    <w:rsid w:val="007E4740"/>
    <w:rsid w:val="007E481D"/>
    <w:rsid w:val="007E4893"/>
    <w:rsid w:val="007E4A3E"/>
    <w:rsid w:val="007E4ADD"/>
    <w:rsid w:val="007E4AFB"/>
    <w:rsid w:val="007E4C9D"/>
    <w:rsid w:val="007E5109"/>
    <w:rsid w:val="007E5120"/>
    <w:rsid w:val="007E513B"/>
    <w:rsid w:val="007E52E5"/>
    <w:rsid w:val="007E54DC"/>
    <w:rsid w:val="007E56D2"/>
    <w:rsid w:val="007E56D4"/>
    <w:rsid w:val="007E5727"/>
    <w:rsid w:val="007E5742"/>
    <w:rsid w:val="007E592E"/>
    <w:rsid w:val="007E59FF"/>
    <w:rsid w:val="007E5A9E"/>
    <w:rsid w:val="007E5C05"/>
    <w:rsid w:val="007E5CE0"/>
    <w:rsid w:val="007E5DDA"/>
    <w:rsid w:val="007E6051"/>
    <w:rsid w:val="007E61E0"/>
    <w:rsid w:val="007E62CB"/>
    <w:rsid w:val="007E6361"/>
    <w:rsid w:val="007E6375"/>
    <w:rsid w:val="007E6575"/>
    <w:rsid w:val="007E66CF"/>
    <w:rsid w:val="007E6702"/>
    <w:rsid w:val="007E6982"/>
    <w:rsid w:val="007E699D"/>
    <w:rsid w:val="007E6A13"/>
    <w:rsid w:val="007E6AE4"/>
    <w:rsid w:val="007E6BF4"/>
    <w:rsid w:val="007E6C6E"/>
    <w:rsid w:val="007E6D25"/>
    <w:rsid w:val="007E6DB1"/>
    <w:rsid w:val="007E6E3F"/>
    <w:rsid w:val="007E6F95"/>
    <w:rsid w:val="007E6FB7"/>
    <w:rsid w:val="007E6FBD"/>
    <w:rsid w:val="007E702C"/>
    <w:rsid w:val="007E72AD"/>
    <w:rsid w:val="007E7358"/>
    <w:rsid w:val="007E7638"/>
    <w:rsid w:val="007E788D"/>
    <w:rsid w:val="007E78A3"/>
    <w:rsid w:val="007E791A"/>
    <w:rsid w:val="007E7954"/>
    <w:rsid w:val="007E7DAA"/>
    <w:rsid w:val="007E7DE0"/>
    <w:rsid w:val="007F0015"/>
    <w:rsid w:val="007F0059"/>
    <w:rsid w:val="007F0080"/>
    <w:rsid w:val="007F02AE"/>
    <w:rsid w:val="007F0552"/>
    <w:rsid w:val="007F08A4"/>
    <w:rsid w:val="007F092E"/>
    <w:rsid w:val="007F0A24"/>
    <w:rsid w:val="007F0A3E"/>
    <w:rsid w:val="007F0A52"/>
    <w:rsid w:val="007F0CC3"/>
    <w:rsid w:val="007F0EE7"/>
    <w:rsid w:val="007F0FB3"/>
    <w:rsid w:val="007F10E3"/>
    <w:rsid w:val="007F1292"/>
    <w:rsid w:val="007F1530"/>
    <w:rsid w:val="007F169F"/>
    <w:rsid w:val="007F17B6"/>
    <w:rsid w:val="007F17DB"/>
    <w:rsid w:val="007F18B9"/>
    <w:rsid w:val="007F1960"/>
    <w:rsid w:val="007F19E5"/>
    <w:rsid w:val="007F1A1D"/>
    <w:rsid w:val="007F1AEB"/>
    <w:rsid w:val="007F1CC0"/>
    <w:rsid w:val="007F1D1D"/>
    <w:rsid w:val="007F1F86"/>
    <w:rsid w:val="007F1FB2"/>
    <w:rsid w:val="007F227A"/>
    <w:rsid w:val="007F24A3"/>
    <w:rsid w:val="007F268C"/>
    <w:rsid w:val="007F2920"/>
    <w:rsid w:val="007F2937"/>
    <w:rsid w:val="007F29E0"/>
    <w:rsid w:val="007F2C1D"/>
    <w:rsid w:val="007F2CAF"/>
    <w:rsid w:val="007F2E3E"/>
    <w:rsid w:val="007F2E52"/>
    <w:rsid w:val="007F316C"/>
    <w:rsid w:val="007F349C"/>
    <w:rsid w:val="007F35DB"/>
    <w:rsid w:val="007F36AF"/>
    <w:rsid w:val="007F37D7"/>
    <w:rsid w:val="007F380B"/>
    <w:rsid w:val="007F389C"/>
    <w:rsid w:val="007F38FD"/>
    <w:rsid w:val="007F3C42"/>
    <w:rsid w:val="007F3E70"/>
    <w:rsid w:val="007F456F"/>
    <w:rsid w:val="007F45E5"/>
    <w:rsid w:val="007F46CB"/>
    <w:rsid w:val="007F46EF"/>
    <w:rsid w:val="007F46F7"/>
    <w:rsid w:val="007F47D7"/>
    <w:rsid w:val="007F47F5"/>
    <w:rsid w:val="007F4860"/>
    <w:rsid w:val="007F4A06"/>
    <w:rsid w:val="007F4B09"/>
    <w:rsid w:val="007F4BC3"/>
    <w:rsid w:val="007F4C99"/>
    <w:rsid w:val="007F4DE1"/>
    <w:rsid w:val="007F4F44"/>
    <w:rsid w:val="007F4FE6"/>
    <w:rsid w:val="007F51CD"/>
    <w:rsid w:val="007F533D"/>
    <w:rsid w:val="007F56CA"/>
    <w:rsid w:val="007F5AE1"/>
    <w:rsid w:val="007F5D68"/>
    <w:rsid w:val="007F6022"/>
    <w:rsid w:val="007F603D"/>
    <w:rsid w:val="007F61C9"/>
    <w:rsid w:val="007F6477"/>
    <w:rsid w:val="007F6544"/>
    <w:rsid w:val="007F6610"/>
    <w:rsid w:val="007F6812"/>
    <w:rsid w:val="007F6842"/>
    <w:rsid w:val="007F6967"/>
    <w:rsid w:val="007F6A2D"/>
    <w:rsid w:val="007F6CF0"/>
    <w:rsid w:val="007F6F00"/>
    <w:rsid w:val="007F7040"/>
    <w:rsid w:val="007F7436"/>
    <w:rsid w:val="007F7646"/>
    <w:rsid w:val="007F77DF"/>
    <w:rsid w:val="00800015"/>
    <w:rsid w:val="0080058D"/>
    <w:rsid w:val="008005A3"/>
    <w:rsid w:val="008007C5"/>
    <w:rsid w:val="008008B2"/>
    <w:rsid w:val="00800D99"/>
    <w:rsid w:val="008011C5"/>
    <w:rsid w:val="00801298"/>
    <w:rsid w:val="008012D4"/>
    <w:rsid w:val="0080146E"/>
    <w:rsid w:val="00801491"/>
    <w:rsid w:val="0080153C"/>
    <w:rsid w:val="0080171D"/>
    <w:rsid w:val="008017E9"/>
    <w:rsid w:val="008019A2"/>
    <w:rsid w:val="008019D1"/>
    <w:rsid w:val="00801ABF"/>
    <w:rsid w:val="00801BFF"/>
    <w:rsid w:val="00801E79"/>
    <w:rsid w:val="00801E98"/>
    <w:rsid w:val="0080203B"/>
    <w:rsid w:val="008020A1"/>
    <w:rsid w:val="00802237"/>
    <w:rsid w:val="00802400"/>
    <w:rsid w:val="00802484"/>
    <w:rsid w:val="00802683"/>
    <w:rsid w:val="008027D1"/>
    <w:rsid w:val="00802C8C"/>
    <w:rsid w:val="00802D53"/>
    <w:rsid w:val="00802E39"/>
    <w:rsid w:val="00803155"/>
    <w:rsid w:val="0080319C"/>
    <w:rsid w:val="008031D5"/>
    <w:rsid w:val="008035C4"/>
    <w:rsid w:val="00803673"/>
    <w:rsid w:val="00803823"/>
    <w:rsid w:val="00803868"/>
    <w:rsid w:val="008039AD"/>
    <w:rsid w:val="00803AC7"/>
    <w:rsid w:val="00803AD2"/>
    <w:rsid w:val="00803B4E"/>
    <w:rsid w:val="00803C25"/>
    <w:rsid w:val="00803CBA"/>
    <w:rsid w:val="00803D5F"/>
    <w:rsid w:val="00803EA8"/>
    <w:rsid w:val="00803F51"/>
    <w:rsid w:val="00804329"/>
    <w:rsid w:val="00804371"/>
    <w:rsid w:val="008043DB"/>
    <w:rsid w:val="00804494"/>
    <w:rsid w:val="00804700"/>
    <w:rsid w:val="00804768"/>
    <w:rsid w:val="00804789"/>
    <w:rsid w:val="00804860"/>
    <w:rsid w:val="00804884"/>
    <w:rsid w:val="00804D5C"/>
    <w:rsid w:val="00804E3F"/>
    <w:rsid w:val="00804EE7"/>
    <w:rsid w:val="00804F53"/>
    <w:rsid w:val="00804FBE"/>
    <w:rsid w:val="0080516B"/>
    <w:rsid w:val="00805286"/>
    <w:rsid w:val="0080529F"/>
    <w:rsid w:val="008054BA"/>
    <w:rsid w:val="008056D6"/>
    <w:rsid w:val="00805734"/>
    <w:rsid w:val="00805A42"/>
    <w:rsid w:val="00805AD9"/>
    <w:rsid w:val="00806069"/>
    <w:rsid w:val="008064E4"/>
    <w:rsid w:val="00806704"/>
    <w:rsid w:val="00806BB8"/>
    <w:rsid w:val="00806E4E"/>
    <w:rsid w:val="00806E82"/>
    <w:rsid w:val="00806E86"/>
    <w:rsid w:val="008071AA"/>
    <w:rsid w:val="008073D4"/>
    <w:rsid w:val="008075A9"/>
    <w:rsid w:val="008075AF"/>
    <w:rsid w:val="008075FB"/>
    <w:rsid w:val="00807928"/>
    <w:rsid w:val="00807930"/>
    <w:rsid w:val="0080797E"/>
    <w:rsid w:val="008079B9"/>
    <w:rsid w:val="00807AC0"/>
    <w:rsid w:val="00807B48"/>
    <w:rsid w:val="00807EB8"/>
    <w:rsid w:val="00807FC0"/>
    <w:rsid w:val="008101C4"/>
    <w:rsid w:val="008102E1"/>
    <w:rsid w:val="0081035F"/>
    <w:rsid w:val="00810C7A"/>
    <w:rsid w:val="00810EAD"/>
    <w:rsid w:val="00810FCE"/>
    <w:rsid w:val="00811103"/>
    <w:rsid w:val="00811236"/>
    <w:rsid w:val="008112E2"/>
    <w:rsid w:val="00811491"/>
    <w:rsid w:val="008116AA"/>
    <w:rsid w:val="0081179C"/>
    <w:rsid w:val="0081188E"/>
    <w:rsid w:val="00811B48"/>
    <w:rsid w:val="00811B5B"/>
    <w:rsid w:val="00811D49"/>
    <w:rsid w:val="00811EDC"/>
    <w:rsid w:val="00812261"/>
    <w:rsid w:val="0081227C"/>
    <w:rsid w:val="00812668"/>
    <w:rsid w:val="008126F9"/>
    <w:rsid w:val="0081291F"/>
    <w:rsid w:val="00812B92"/>
    <w:rsid w:val="00812C99"/>
    <w:rsid w:val="00812E0D"/>
    <w:rsid w:val="00812EB2"/>
    <w:rsid w:val="00812EC2"/>
    <w:rsid w:val="00812F27"/>
    <w:rsid w:val="00813041"/>
    <w:rsid w:val="008134B5"/>
    <w:rsid w:val="008137EE"/>
    <w:rsid w:val="008138EA"/>
    <w:rsid w:val="008139B8"/>
    <w:rsid w:val="00813A7C"/>
    <w:rsid w:val="00813CFA"/>
    <w:rsid w:val="00813DEF"/>
    <w:rsid w:val="00813F5F"/>
    <w:rsid w:val="00814021"/>
    <w:rsid w:val="00814190"/>
    <w:rsid w:val="008143DD"/>
    <w:rsid w:val="0081447A"/>
    <w:rsid w:val="0081455B"/>
    <w:rsid w:val="008148AD"/>
    <w:rsid w:val="008148B0"/>
    <w:rsid w:val="00814961"/>
    <w:rsid w:val="00814B15"/>
    <w:rsid w:val="00814DAA"/>
    <w:rsid w:val="00814E15"/>
    <w:rsid w:val="008150CD"/>
    <w:rsid w:val="00815128"/>
    <w:rsid w:val="0081515E"/>
    <w:rsid w:val="00815566"/>
    <w:rsid w:val="00815571"/>
    <w:rsid w:val="008157A3"/>
    <w:rsid w:val="0081593A"/>
    <w:rsid w:val="0081598D"/>
    <w:rsid w:val="008159B2"/>
    <w:rsid w:val="00815C32"/>
    <w:rsid w:val="00815E71"/>
    <w:rsid w:val="008161A5"/>
    <w:rsid w:val="0081624A"/>
    <w:rsid w:val="00816298"/>
    <w:rsid w:val="008165AF"/>
    <w:rsid w:val="008165E6"/>
    <w:rsid w:val="0081672A"/>
    <w:rsid w:val="00816C64"/>
    <w:rsid w:val="00816D1F"/>
    <w:rsid w:val="00816E0A"/>
    <w:rsid w:val="0081710A"/>
    <w:rsid w:val="00817151"/>
    <w:rsid w:val="0081733D"/>
    <w:rsid w:val="0081748D"/>
    <w:rsid w:val="008174B8"/>
    <w:rsid w:val="0081757E"/>
    <w:rsid w:val="0081765A"/>
    <w:rsid w:val="0081781C"/>
    <w:rsid w:val="00817917"/>
    <w:rsid w:val="00817A92"/>
    <w:rsid w:val="00817CD1"/>
    <w:rsid w:val="00817E6D"/>
    <w:rsid w:val="00817F6E"/>
    <w:rsid w:val="00817FB4"/>
    <w:rsid w:val="00820078"/>
    <w:rsid w:val="00820089"/>
    <w:rsid w:val="0082047D"/>
    <w:rsid w:val="00820556"/>
    <w:rsid w:val="00820578"/>
    <w:rsid w:val="00820604"/>
    <w:rsid w:val="0082065B"/>
    <w:rsid w:val="008207A2"/>
    <w:rsid w:val="008207BC"/>
    <w:rsid w:val="00820A5B"/>
    <w:rsid w:val="00820E05"/>
    <w:rsid w:val="00820F5D"/>
    <w:rsid w:val="00820FFF"/>
    <w:rsid w:val="00821089"/>
    <w:rsid w:val="008210F6"/>
    <w:rsid w:val="00821193"/>
    <w:rsid w:val="008211CF"/>
    <w:rsid w:val="0082129E"/>
    <w:rsid w:val="008212A6"/>
    <w:rsid w:val="008213FD"/>
    <w:rsid w:val="0082146E"/>
    <w:rsid w:val="008215E5"/>
    <w:rsid w:val="008216D1"/>
    <w:rsid w:val="00821A30"/>
    <w:rsid w:val="00821A7E"/>
    <w:rsid w:val="00821B85"/>
    <w:rsid w:val="00821CE0"/>
    <w:rsid w:val="00821E87"/>
    <w:rsid w:val="00822179"/>
    <w:rsid w:val="008222FD"/>
    <w:rsid w:val="008223DC"/>
    <w:rsid w:val="0082255A"/>
    <w:rsid w:val="0082259C"/>
    <w:rsid w:val="00822610"/>
    <w:rsid w:val="00822615"/>
    <w:rsid w:val="008226CE"/>
    <w:rsid w:val="0082272B"/>
    <w:rsid w:val="0082290F"/>
    <w:rsid w:val="00822939"/>
    <w:rsid w:val="00822B87"/>
    <w:rsid w:val="00822C6C"/>
    <w:rsid w:val="00822CCA"/>
    <w:rsid w:val="00822CDB"/>
    <w:rsid w:val="00822D01"/>
    <w:rsid w:val="00822E89"/>
    <w:rsid w:val="00822F6A"/>
    <w:rsid w:val="00822FC9"/>
    <w:rsid w:val="00822FE0"/>
    <w:rsid w:val="0082300C"/>
    <w:rsid w:val="008230E4"/>
    <w:rsid w:val="00823127"/>
    <w:rsid w:val="00823264"/>
    <w:rsid w:val="0082347D"/>
    <w:rsid w:val="008234AB"/>
    <w:rsid w:val="008234D3"/>
    <w:rsid w:val="008234F1"/>
    <w:rsid w:val="00823510"/>
    <w:rsid w:val="00823577"/>
    <w:rsid w:val="00824150"/>
    <w:rsid w:val="008243FF"/>
    <w:rsid w:val="008244AB"/>
    <w:rsid w:val="00824560"/>
    <w:rsid w:val="00824595"/>
    <w:rsid w:val="008248C2"/>
    <w:rsid w:val="008248E6"/>
    <w:rsid w:val="0082490C"/>
    <w:rsid w:val="00824B45"/>
    <w:rsid w:val="00824C22"/>
    <w:rsid w:val="00824C47"/>
    <w:rsid w:val="00824E27"/>
    <w:rsid w:val="00824EE3"/>
    <w:rsid w:val="00824EE6"/>
    <w:rsid w:val="00824FFB"/>
    <w:rsid w:val="008252CF"/>
    <w:rsid w:val="008255EF"/>
    <w:rsid w:val="00825852"/>
    <w:rsid w:val="008258C7"/>
    <w:rsid w:val="00825AFE"/>
    <w:rsid w:val="00825DE3"/>
    <w:rsid w:val="00825EDC"/>
    <w:rsid w:val="008261CF"/>
    <w:rsid w:val="00826242"/>
    <w:rsid w:val="00826297"/>
    <w:rsid w:val="00826392"/>
    <w:rsid w:val="00826AAE"/>
    <w:rsid w:val="00826E35"/>
    <w:rsid w:val="00826EA3"/>
    <w:rsid w:val="0082717E"/>
    <w:rsid w:val="008271A1"/>
    <w:rsid w:val="008271A3"/>
    <w:rsid w:val="008271B6"/>
    <w:rsid w:val="008277F9"/>
    <w:rsid w:val="0082783B"/>
    <w:rsid w:val="00827C64"/>
    <w:rsid w:val="00827D22"/>
    <w:rsid w:val="00827D3C"/>
    <w:rsid w:val="00827DE5"/>
    <w:rsid w:val="008300A5"/>
    <w:rsid w:val="008301A3"/>
    <w:rsid w:val="008303A9"/>
    <w:rsid w:val="008307F5"/>
    <w:rsid w:val="00830A61"/>
    <w:rsid w:val="00830A99"/>
    <w:rsid w:val="00830E2B"/>
    <w:rsid w:val="00830EF3"/>
    <w:rsid w:val="00830F86"/>
    <w:rsid w:val="0083128D"/>
    <w:rsid w:val="0083169A"/>
    <w:rsid w:val="00831A5F"/>
    <w:rsid w:val="00831E25"/>
    <w:rsid w:val="00831E7A"/>
    <w:rsid w:val="00831ECC"/>
    <w:rsid w:val="00832117"/>
    <w:rsid w:val="0083211C"/>
    <w:rsid w:val="0083230B"/>
    <w:rsid w:val="008325ED"/>
    <w:rsid w:val="00832F44"/>
    <w:rsid w:val="00833091"/>
    <w:rsid w:val="00833158"/>
    <w:rsid w:val="0083315C"/>
    <w:rsid w:val="0083315D"/>
    <w:rsid w:val="0083338D"/>
    <w:rsid w:val="00833647"/>
    <w:rsid w:val="0083371D"/>
    <w:rsid w:val="00833723"/>
    <w:rsid w:val="008338B2"/>
    <w:rsid w:val="008338B4"/>
    <w:rsid w:val="008339E5"/>
    <w:rsid w:val="00833A2A"/>
    <w:rsid w:val="008343C6"/>
    <w:rsid w:val="00834878"/>
    <w:rsid w:val="00834AD4"/>
    <w:rsid w:val="00834AFB"/>
    <w:rsid w:val="00834B01"/>
    <w:rsid w:val="00834B5A"/>
    <w:rsid w:val="00834B65"/>
    <w:rsid w:val="00834BEC"/>
    <w:rsid w:val="00834D3A"/>
    <w:rsid w:val="00834F12"/>
    <w:rsid w:val="0083503A"/>
    <w:rsid w:val="008350EE"/>
    <w:rsid w:val="00835212"/>
    <w:rsid w:val="00835485"/>
    <w:rsid w:val="008354D2"/>
    <w:rsid w:val="008355F6"/>
    <w:rsid w:val="008356C8"/>
    <w:rsid w:val="0083571C"/>
    <w:rsid w:val="0083591B"/>
    <w:rsid w:val="00835AAF"/>
    <w:rsid w:val="00835B45"/>
    <w:rsid w:val="00835FCD"/>
    <w:rsid w:val="00836033"/>
    <w:rsid w:val="008361D4"/>
    <w:rsid w:val="00836264"/>
    <w:rsid w:val="008364A3"/>
    <w:rsid w:val="008365F2"/>
    <w:rsid w:val="00836900"/>
    <w:rsid w:val="00836918"/>
    <w:rsid w:val="00836933"/>
    <w:rsid w:val="00836A67"/>
    <w:rsid w:val="00837215"/>
    <w:rsid w:val="0083733E"/>
    <w:rsid w:val="00837452"/>
    <w:rsid w:val="00837573"/>
    <w:rsid w:val="00837654"/>
    <w:rsid w:val="008376C4"/>
    <w:rsid w:val="00837802"/>
    <w:rsid w:val="00837852"/>
    <w:rsid w:val="00837953"/>
    <w:rsid w:val="00837B26"/>
    <w:rsid w:val="00837CA7"/>
    <w:rsid w:val="00837D23"/>
    <w:rsid w:val="00837D26"/>
    <w:rsid w:val="00837DC5"/>
    <w:rsid w:val="00837E3A"/>
    <w:rsid w:val="008400A9"/>
    <w:rsid w:val="008401D8"/>
    <w:rsid w:val="0084036B"/>
    <w:rsid w:val="008404A4"/>
    <w:rsid w:val="008404D3"/>
    <w:rsid w:val="00840632"/>
    <w:rsid w:val="00840707"/>
    <w:rsid w:val="00840A1E"/>
    <w:rsid w:val="00840A6D"/>
    <w:rsid w:val="00840AA2"/>
    <w:rsid w:val="00840E53"/>
    <w:rsid w:val="008410B2"/>
    <w:rsid w:val="00841291"/>
    <w:rsid w:val="008412FF"/>
    <w:rsid w:val="008413BB"/>
    <w:rsid w:val="008416A1"/>
    <w:rsid w:val="0084176D"/>
    <w:rsid w:val="008419C9"/>
    <w:rsid w:val="008419D9"/>
    <w:rsid w:val="00841A11"/>
    <w:rsid w:val="00841A3B"/>
    <w:rsid w:val="00841B3F"/>
    <w:rsid w:val="00841BD8"/>
    <w:rsid w:val="00841C79"/>
    <w:rsid w:val="00841C7B"/>
    <w:rsid w:val="00841D42"/>
    <w:rsid w:val="00841EE5"/>
    <w:rsid w:val="00842313"/>
    <w:rsid w:val="00842389"/>
    <w:rsid w:val="00842731"/>
    <w:rsid w:val="00842772"/>
    <w:rsid w:val="00842834"/>
    <w:rsid w:val="00842B0F"/>
    <w:rsid w:val="00842B69"/>
    <w:rsid w:val="00842B9C"/>
    <w:rsid w:val="00842CF4"/>
    <w:rsid w:val="00842D38"/>
    <w:rsid w:val="00842FD4"/>
    <w:rsid w:val="00842FD9"/>
    <w:rsid w:val="00843038"/>
    <w:rsid w:val="008431ED"/>
    <w:rsid w:val="00843412"/>
    <w:rsid w:val="008435F7"/>
    <w:rsid w:val="008435FA"/>
    <w:rsid w:val="008436A3"/>
    <w:rsid w:val="008436D1"/>
    <w:rsid w:val="00843840"/>
    <w:rsid w:val="008439BC"/>
    <w:rsid w:val="00843B00"/>
    <w:rsid w:val="00843B1A"/>
    <w:rsid w:val="00843B4F"/>
    <w:rsid w:val="00843D3A"/>
    <w:rsid w:val="00844171"/>
    <w:rsid w:val="008442EC"/>
    <w:rsid w:val="00844362"/>
    <w:rsid w:val="0084447C"/>
    <w:rsid w:val="00844664"/>
    <w:rsid w:val="008446C8"/>
    <w:rsid w:val="00844759"/>
    <w:rsid w:val="00844909"/>
    <w:rsid w:val="00844AA8"/>
    <w:rsid w:val="00844BDC"/>
    <w:rsid w:val="00844C30"/>
    <w:rsid w:val="00844CEA"/>
    <w:rsid w:val="00844D45"/>
    <w:rsid w:val="00844E15"/>
    <w:rsid w:val="00844EF7"/>
    <w:rsid w:val="0084507B"/>
    <w:rsid w:val="008451F0"/>
    <w:rsid w:val="008452B6"/>
    <w:rsid w:val="008452CE"/>
    <w:rsid w:val="008453A7"/>
    <w:rsid w:val="008454D8"/>
    <w:rsid w:val="008455DC"/>
    <w:rsid w:val="00845679"/>
    <w:rsid w:val="008456E7"/>
    <w:rsid w:val="00845823"/>
    <w:rsid w:val="00845853"/>
    <w:rsid w:val="00845E35"/>
    <w:rsid w:val="00845FEC"/>
    <w:rsid w:val="008461E1"/>
    <w:rsid w:val="008461FA"/>
    <w:rsid w:val="008462A0"/>
    <w:rsid w:val="008462C4"/>
    <w:rsid w:val="008463F6"/>
    <w:rsid w:val="00846496"/>
    <w:rsid w:val="008464EC"/>
    <w:rsid w:val="0084653F"/>
    <w:rsid w:val="0084686A"/>
    <w:rsid w:val="00846888"/>
    <w:rsid w:val="00846AD5"/>
    <w:rsid w:val="00846B1C"/>
    <w:rsid w:val="00846B36"/>
    <w:rsid w:val="00846D89"/>
    <w:rsid w:val="00846D8F"/>
    <w:rsid w:val="00846DDD"/>
    <w:rsid w:val="00846F2D"/>
    <w:rsid w:val="00847260"/>
    <w:rsid w:val="00847274"/>
    <w:rsid w:val="008478DA"/>
    <w:rsid w:val="00847A12"/>
    <w:rsid w:val="00847AEC"/>
    <w:rsid w:val="00847C06"/>
    <w:rsid w:val="00847C49"/>
    <w:rsid w:val="00847D58"/>
    <w:rsid w:val="008501F0"/>
    <w:rsid w:val="00850461"/>
    <w:rsid w:val="00850550"/>
    <w:rsid w:val="008508FF"/>
    <w:rsid w:val="008509EA"/>
    <w:rsid w:val="00850ABB"/>
    <w:rsid w:val="00850B5F"/>
    <w:rsid w:val="00850B8A"/>
    <w:rsid w:val="00850D36"/>
    <w:rsid w:val="00850DFB"/>
    <w:rsid w:val="00850F40"/>
    <w:rsid w:val="00850F5C"/>
    <w:rsid w:val="0085120A"/>
    <w:rsid w:val="0085123B"/>
    <w:rsid w:val="00851448"/>
    <w:rsid w:val="00851913"/>
    <w:rsid w:val="00851919"/>
    <w:rsid w:val="0085198D"/>
    <w:rsid w:val="00851A1C"/>
    <w:rsid w:val="00851DD9"/>
    <w:rsid w:val="00851E0E"/>
    <w:rsid w:val="00851F79"/>
    <w:rsid w:val="00851FE9"/>
    <w:rsid w:val="0085202C"/>
    <w:rsid w:val="00852144"/>
    <w:rsid w:val="008522D1"/>
    <w:rsid w:val="0085234A"/>
    <w:rsid w:val="00852356"/>
    <w:rsid w:val="008524CD"/>
    <w:rsid w:val="008527BF"/>
    <w:rsid w:val="00852956"/>
    <w:rsid w:val="00852972"/>
    <w:rsid w:val="00852B1F"/>
    <w:rsid w:val="00852C1A"/>
    <w:rsid w:val="00852F48"/>
    <w:rsid w:val="00852F75"/>
    <w:rsid w:val="00852FA2"/>
    <w:rsid w:val="0085309A"/>
    <w:rsid w:val="00853328"/>
    <w:rsid w:val="008534EC"/>
    <w:rsid w:val="008536FC"/>
    <w:rsid w:val="008537A1"/>
    <w:rsid w:val="0085395D"/>
    <w:rsid w:val="00853AD1"/>
    <w:rsid w:val="00853B87"/>
    <w:rsid w:val="00853BB6"/>
    <w:rsid w:val="00853C25"/>
    <w:rsid w:val="00853DA2"/>
    <w:rsid w:val="00854015"/>
    <w:rsid w:val="00854084"/>
    <w:rsid w:val="00854299"/>
    <w:rsid w:val="0085449A"/>
    <w:rsid w:val="008544F3"/>
    <w:rsid w:val="0085478B"/>
    <w:rsid w:val="00854B66"/>
    <w:rsid w:val="00854CFD"/>
    <w:rsid w:val="00854FA8"/>
    <w:rsid w:val="00854FBA"/>
    <w:rsid w:val="0085501B"/>
    <w:rsid w:val="00855076"/>
    <w:rsid w:val="0085528C"/>
    <w:rsid w:val="00855342"/>
    <w:rsid w:val="008553CB"/>
    <w:rsid w:val="0085584D"/>
    <w:rsid w:val="00855B13"/>
    <w:rsid w:val="00855CF9"/>
    <w:rsid w:val="00855DB4"/>
    <w:rsid w:val="00855F34"/>
    <w:rsid w:val="00855F5F"/>
    <w:rsid w:val="00856018"/>
    <w:rsid w:val="00856038"/>
    <w:rsid w:val="00856084"/>
    <w:rsid w:val="008560CD"/>
    <w:rsid w:val="008560EB"/>
    <w:rsid w:val="0085668C"/>
    <w:rsid w:val="00856697"/>
    <w:rsid w:val="008566CE"/>
    <w:rsid w:val="00856830"/>
    <w:rsid w:val="00856ADF"/>
    <w:rsid w:val="00856DB7"/>
    <w:rsid w:val="00856F74"/>
    <w:rsid w:val="00856F84"/>
    <w:rsid w:val="00856FAE"/>
    <w:rsid w:val="008570AD"/>
    <w:rsid w:val="008570C0"/>
    <w:rsid w:val="00857106"/>
    <w:rsid w:val="00857221"/>
    <w:rsid w:val="0085734D"/>
    <w:rsid w:val="0085755B"/>
    <w:rsid w:val="00857652"/>
    <w:rsid w:val="00857699"/>
    <w:rsid w:val="0085769B"/>
    <w:rsid w:val="008577F9"/>
    <w:rsid w:val="00857867"/>
    <w:rsid w:val="00857BB2"/>
    <w:rsid w:val="00857D33"/>
    <w:rsid w:val="00857D45"/>
    <w:rsid w:val="00857DC7"/>
    <w:rsid w:val="00857DFF"/>
    <w:rsid w:val="00857E21"/>
    <w:rsid w:val="00857EBE"/>
    <w:rsid w:val="0086004F"/>
    <w:rsid w:val="0086013E"/>
    <w:rsid w:val="008604CE"/>
    <w:rsid w:val="00860640"/>
    <w:rsid w:val="00860692"/>
    <w:rsid w:val="00860AED"/>
    <w:rsid w:val="00860BD1"/>
    <w:rsid w:val="00860D29"/>
    <w:rsid w:val="00860E91"/>
    <w:rsid w:val="00860FD8"/>
    <w:rsid w:val="00861324"/>
    <w:rsid w:val="0086132C"/>
    <w:rsid w:val="008615EA"/>
    <w:rsid w:val="00861797"/>
    <w:rsid w:val="00861874"/>
    <w:rsid w:val="0086196C"/>
    <w:rsid w:val="008619ED"/>
    <w:rsid w:val="00861A1A"/>
    <w:rsid w:val="00861A6A"/>
    <w:rsid w:val="00861B43"/>
    <w:rsid w:val="00861CC5"/>
    <w:rsid w:val="00861DCE"/>
    <w:rsid w:val="00861DDB"/>
    <w:rsid w:val="00861E23"/>
    <w:rsid w:val="00862132"/>
    <w:rsid w:val="008623B4"/>
    <w:rsid w:val="008623CB"/>
    <w:rsid w:val="008624F0"/>
    <w:rsid w:val="008625A2"/>
    <w:rsid w:val="0086263F"/>
    <w:rsid w:val="0086270F"/>
    <w:rsid w:val="0086277A"/>
    <w:rsid w:val="00862896"/>
    <w:rsid w:val="008628E9"/>
    <w:rsid w:val="00862A02"/>
    <w:rsid w:val="00862A49"/>
    <w:rsid w:val="00862CFA"/>
    <w:rsid w:val="00863003"/>
    <w:rsid w:val="0086317C"/>
    <w:rsid w:val="00863186"/>
    <w:rsid w:val="008633F3"/>
    <w:rsid w:val="0086365A"/>
    <w:rsid w:val="00863882"/>
    <w:rsid w:val="008639A8"/>
    <w:rsid w:val="00863A63"/>
    <w:rsid w:val="00863B77"/>
    <w:rsid w:val="00863C45"/>
    <w:rsid w:val="00863C5A"/>
    <w:rsid w:val="00863D28"/>
    <w:rsid w:val="00863DA7"/>
    <w:rsid w:val="00863E02"/>
    <w:rsid w:val="00864272"/>
    <w:rsid w:val="0086434E"/>
    <w:rsid w:val="00864381"/>
    <w:rsid w:val="0086454A"/>
    <w:rsid w:val="00864570"/>
    <w:rsid w:val="0086466C"/>
    <w:rsid w:val="008648CF"/>
    <w:rsid w:val="00864B2A"/>
    <w:rsid w:val="00864D48"/>
    <w:rsid w:val="00864E75"/>
    <w:rsid w:val="00864E76"/>
    <w:rsid w:val="00864EDA"/>
    <w:rsid w:val="00864FB1"/>
    <w:rsid w:val="00864FEC"/>
    <w:rsid w:val="008650AE"/>
    <w:rsid w:val="008652D4"/>
    <w:rsid w:val="0086547C"/>
    <w:rsid w:val="00865591"/>
    <w:rsid w:val="008655EA"/>
    <w:rsid w:val="008658E1"/>
    <w:rsid w:val="0086590C"/>
    <w:rsid w:val="00865A8D"/>
    <w:rsid w:val="00865D9B"/>
    <w:rsid w:val="00865DC5"/>
    <w:rsid w:val="00865E3F"/>
    <w:rsid w:val="00865FAC"/>
    <w:rsid w:val="00866017"/>
    <w:rsid w:val="0086603C"/>
    <w:rsid w:val="00866441"/>
    <w:rsid w:val="00866484"/>
    <w:rsid w:val="00866580"/>
    <w:rsid w:val="008667AC"/>
    <w:rsid w:val="008667C4"/>
    <w:rsid w:val="008669E1"/>
    <w:rsid w:val="00866BB5"/>
    <w:rsid w:val="00866C9A"/>
    <w:rsid w:val="00866D9A"/>
    <w:rsid w:val="00866FB9"/>
    <w:rsid w:val="00867237"/>
    <w:rsid w:val="00867685"/>
    <w:rsid w:val="00867782"/>
    <w:rsid w:val="008677CB"/>
    <w:rsid w:val="0086780C"/>
    <w:rsid w:val="0086785D"/>
    <w:rsid w:val="00867B8C"/>
    <w:rsid w:val="00867BE0"/>
    <w:rsid w:val="00867E52"/>
    <w:rsid w:val="00867FC3"/>
    <w:rsid w:val="0087006B"/>
    <w:rsid w:val="008700B0"/>
    <w:rsid w:val="008703CB"/>
    <w:rsid w:val="008703D3"/>
    <w:rsid w:val="0087055C"/>
    <w:rsid w:val="0087071D"/>
    <w:rsid w:val="0087079A"/>
    <w:rsid w:val="00870BD0"/>
    <w:rsid w:val="00870CF2"/>
    <w:rsid w:val="00870F58"/>
    <w:rsid w:val="00871106"/>
    <w:rsid w:val="00871122"/>
    <w:rsid w:val="008711FC"/>
    <w:rsid w:val="0087125A"/>
    <w:rsid w:val="0087130F"/>
    <w:rsid w:val="0087131C"/>
    <w:rsid w:val="0087143A"/>
    <w:rsid w:val="0087151A"/>
    <w:rsid w:val="00871798"/>
    <w:rsid w:val="008717BE"/>
    <w:rsid w:val="00871B20"/>
    <w:rsid w:val="00871CAF"/>
    <w:rsid w:val="00871D16"/>
    <w:rsid w:val="00871F28"/>
    <w:rsid w:val="00871F86"/>
    <w:rsid w:val="00871FCA"/>
    <w:rsid w:val="0087203C"/>
    <w:rsid w:val="008720B5"/>
    <w:rsid w:val="00872107"/>
    <w:rsid w:val="0087239D"/>
    <w:rsid w:val="008723A8"/>
    <w:rsid w:val="00872513"/>
    <w:rsid w:val="0087259C"/>
    <w:rsid w:val="008728A6"/>
    <w:rsid w:val="008729AD"/>
    <w:rsid w:val="00872C5C"/>
    <w:rsid w:val="00872CC3"/>
    <w:rsid w:val="00872F98"/>
    <w:rsid w:val="008731DB"/>
    <w:rsid w:val="008731FB"/>
    <w:rsid w:val="00873440"/>
    <w:rsid w:val="008734FF"/>
    <w:rsid w:val="008735E9"/>
    <w:rsid w:val="008738E5"/>
    <w:rsid w:val="00873ACA"/>
    <w:rsid w:val="00873B74"/>
    <w:rsid w:val="00873BD1"/>
    <w:rsid w:val="00873E2C"/>
    <w:rsid w:val="00874020"/>
    <w:rsid w:val="00874022"/>
    <w:rsid w:val="0087403E"/>
    <w:rsid w:val="00874088"/>
    <w:rsid w:val="00874136"/>
    <w:rsid w:val="0087414E"/>
    <w:rsid w:val="0087443A"/>
    <w:rsid w:val="00874495"/>
    <w:rsid w:val="008744B9"/>
    <w:rsid w:val="008746BC"/>
    <w:rsid w:val="008746BE"/>
    <w:rsid w:val="00874D71"/>
    <w:rsid w:val="00874E40"/>
    <w:rsid w:val="00874E44"/>
    <w:rsid w:val="00874E7A"/>
    <w:rsid w:val="008750A0"/>
    <w:rsid w:val="0087513F"/>
    <w:rsid w:val="00875198"/>
    <w:rsid w:val="008754BB"/>
    <w:rsid w:val="00875521"/>
    <w:rsid w:val="0087554E"/>
    <w:rsid w:val="008755AE"/>
    <w:rsid w:val="00875661"/>
    <w:rsid w:val="008758D4"/>
    <w:rsid w:val="00875954"/>
    <w:rsid w:val="00875A22"/>
    <w:rsid w:val="00875CFC"/>
    <w:rsid w:val="008764C5"/>
    <w:rsid w:val="008765CB"/>
    <w:rsid w:val="0087667F"/>
    <w:rsid w:val="00876814"/>
    <w:rsid w:val="00876987"/>
    <w:rsid w:val="0087698C"/>
    <w:rsid w:val="00876A88"/>
    <w:rsid w:val="00876AF0"/>
    <w:rsid w:val="00876D2B"/>
    <w:rsid w:val="00876F77"/>
    <w:rsid w:val="00876FC6"/>
    <w:rsid w:val="0087711A"/>
    <w:rsid w:val="00877302"/>
    <w:rsid w:val="008773CC"/>
    <w:rsid w:val="008775BA"/>
    <w:rsid w:val="0087761B"/>
    <w:rsid w:val="00877684"/>
    <w:rsid w:val="008778D8"/>
    <w:rsid w:val="008778EC"/>
    <w:rsid w:val="00877908"/>
    <w:rsid w:val="00877D92"/>
    <w:rsid w:val="00877E10"/>
    <w:rsid w:val="0088007A"/>
    <w:rsid w:val="00880441"/>
    <w:rsid w:val="00880590"/>
    <w:rsid w:val="008807FE"/>
    <w:rsid w:val="00880993"/>
    <w:rsid w:val="00880B34"/>
    <w:rsid w:val="00880B99"/>
    <w:rsid w:val="00880BC5"/>
    <w:rsid w:val="00881229"/>
    <w:rsid w:val="008812ED"/>
    <w:rsid w:val="008813D1"/>
    <w:rsid w:val="00881600"/>
    <w:rsid w:val="0088176A"/>
    <w:rsid w:val="008817AD"/>
    <w:rsid w:val="00881984"/>
    <w:rsid w:val="00881A3F"/>
    <w:rsid w:val="00881A4C"/>
    <w:rsid w:val="00881BE0"/>
    <w:rsid w:val="00881D35"/>
    <w:rsid w:val="00881E23"/>
    <w:rsid w:val="00881F55"/>
    <w:rsid w:val="008823DC"/>
    <w:rsid w:val="00882497"/>
    <w:rsid w:val="00882516"/>
    <w:rsid w:val="00882675"/>
    <w:rsid w:val="00882932"/>
    <w:rsid w:val="008829C9"/>
    <w:rsid w:val="00882A7D"/>
    <w:rsid w:val="00882B15"/>
    <w:rsid w:val="00882B23"/>
    <w:rsid w:val="00882C18"/>
    <w:rsid w:val="00882C7E"/>
    <w:rsid w:val="00882C96"/>
    <w:rsid w:val="008830DE"/>
    <w:rsid w:val="00883253"/>
    <w:rsid w:val="0088338C"/>
    <w:rsid w:val="008834FE"/>
    <w:rsid w:val="0088357B"/>
    <w:rsid w:val="008837EB"/>
    <w:rsid w:val="00883850"/>
    <w:rsid w:val="00883917"/>
    <w:rsid w:val="00883981"/>
    <w:rsid w:val="00883F5C"/>
    <w:rsid w:val="0088417D"/>
    <w:rsid w:val="0088420A"/>
    <w:rsid w:val="008844CF"/>
    <w:rsid w:val="008844E7"/>
    <w:rsid w:val="008844F5"/>
    <w:rsid w:val="00884507"/>
    <w:rsid w:val="00884545"/>
    <w:rsid w:val="00884921"/>
    <w:rsid w:val="00884A7B"/>
    <w:rsid w:val="00884B4B"/>
    <w:rsid w:val="00884B4C"/>
    <w:rsid w:val="00884C6F"/>
    <w:rsid w:val="00884F04"/>
    <w:rsid w:val="00884F33"/>
    <w:rsid w:val="00884FC4"/>
    <w:rsid w:val="00885335"/>
    <w:rsid w:val="0088554F"/>
    <w:rsid w:val="00885573"/>
    <w:rsid w:val="0088557B"/>
    <w:rsid w:val="008855CF"/>
    <w:rsid w:val="00885C79"/>
    <w:rsid w:val="00885CAB"/>
    <w:rsid w:val="008861EC"/>
    <w:rsid w:val="00886204"/>
    <w:rsid w:val="00886229"/>
    <w:rsid w:val="008863D3"/>
    <w:rsid w:val="00886459"/>
    <w:rsid w:val="00886580"/>
    <w:rsid w:val="0088662A"/>
    <w:rsid w:val="0088671E"/>
    <w:rsid w:val="00886722"/>
    <w:rsid w:val="00886738"/>
    <w:rsid w:val="00886840"/>
    <w:rsid w:val="008869F3"/>
    <w:rsid w:val="00886AFF"/>
    <w:rsid w:val="00886B30"/>
    <w:rsid w:val="00886C3E"/>
    <w:rsid w:val="00886D4A"/>
    <w:rsid w:val="00886DBB"/>
    <w:rsid w:val="0088703D"/>
    <w:rsid w:val="00887075"/>
    <w:rsid w:val="00887345"/>
    <w:rsid w:val="00887617"/>
    <w:rsid w:val="0088790D"/>
    <w:rsid w:val="00887D23"/>
    <w:rsid w:val="00887D52"/>
    <w:rsid w:val="00887F8F"/>
    <w:rsid w:val="00887F9D"/>
    <w:rsid w:val="00887FE0"/>
    <w:rsid w:val="00887FF5"/>
    <w:rsid w:val="0089015E"/>
    <w:rsid w:val="00890422"/>
    <w:rsid w:val="00890549"/>
    <w:rsid w:val="00890602"/>
    <w:rsid w:val="00890653"/>
    <w:rsid w:val="0089091B"/>
    <w:rsid w:val="00890C4F"/>
    <w:rsid w:val="00890C8E"/>
    <w:rsid w:val="00890D58"/>
    <w:rsid w:val="00890F9E"/>
    <w:rsid w:val="00891149"/>
    <w:rsid w:val="008911F2"/>
    <w:rsid w:val="00891247"/>
    <w:rsid w:val="00891264"/>
    <w:rsid w:val="0089152E"/>
    <w:rsid w:val="00891537"/>
    <w:rsid w:val="0089156D"/>
    <w:rsid w:val="00891615"/>
    <w:rsid w:val="00891620"/>
    <w:rsid w:val="00891BFB"/>
    <w:rsid w:val="00891C4F"/>
    <w:rsid w:val="00891F15"/>
    <w:rsid w:val="00891F5E"/>
    <w:rsid w:val="008921B8"/>
    <w:rsid w:val="0089225B"/>
    <w:rsid w:val="008922D6"/>
    <w:rsid w:val="008922FD"/>
    <w:rsid w:val="008924E1"/>
    <w:rsid w:val="008925B8"/>
    <w:rsid w:val="00892719"/>
    <w:rsid w:val="008927FD"/>
    <w:rsid w:val="00892856"/>
    <w:rsid w:val="008928E5"/>
    <w:rsid w:val="00892998"/>
    <w:rsid w:val="00893012"/>
    <w:rsid w:val="00893121"/>
    <w:rsid w:val="00893299"/>
    <w:rsid w:val="00893300"/>
    <w:rsid w:val="008933AC"/>
    <w:rsid w:val="008933DF"/>
    <w:rsid w:val="0089348F"/>
    <w:rsid w:val="00893648"/>
    <w:rsid w:val="00893758"/>
    <w:rsid w:val="00893AB7"/>
    <w:rsid w:val="00893AF1"/>
    <w:rsid w:val="00893B88"/>
    <w:rsid w:val="00893CCB"/>
    <w:rsid w:val="00893E13"/>
    <w:rsid w:val="00893E8E"/>
    <w:rsid w:val="00894287"/>
    <w:rsid w:val="00894A08"/>
    <w:rsid w:val="00894C6D"/>
    <w:rsid w:val="00894D64"/>
    <w:rsid w:val="00895147"/>
    <w:rsid w:val="0089543D"/>
    <w:rsid w:val="008954B6"/>
    <w:rsid w:val="0089550B"/>
    <w:rsid w:val="00895AC2"/>
    <w:rsid w:val="00895BEE"/>
    <w:rsid w:val="00896264"/>
    <w:rsid w:val="00896458"/>
    <w:rsid w:val="008964FA"/>
    <w:rsid w:val="008965D9"/>
    <w:rsid w:val="0089677C"/>
    <w:rsid w:val="008967E8"/>
    <w:rsid w:val="00896BD2"/>
    <w:rsid w:val="00896CE7"/>
    <w:rsid w:val="00896CF4"/>
    <w:rsid w:val="00896E0B"/>
    <w:rsid w:val="00896E0E"/>
    <w:rsid w:val="00896EB6"/>
    <w:rsid w:val="00896FDE"/>
    <w:rsid w:val="00897007"/>
    <w:rsid w:val="008971E6"/>
    <w:rsid w:val="00897471"/>
    <w:rsid w:val="00897788"/>
    <w:rsid w:val="00897C32"/>
    <w:rsid w:val="00897CF5"/>
    <w:rsid w:val="008A0048"/>
    <w:rsid w:val="008A006F"/>
    <w:rsid w:val="008A00C8"/>
    <w:rsid w:val="008A00CD"/>
    <w:rsid w:val="008A0174"/>
    <w:rsid w:val="008A01C5"/>
    <w:rsid w:val="008A023A"/>
    <w:rsid w:val="008A0399"/>
    <w:rsid w:val="008A047A"/>
    <w:rsid w:val="008A04B5"/>
    <w:rsid w:val="008A059F"/>
    <w:rsid w:val="008A05F8"/>
    <w:rsid w:val="008A0701"/>
    <w:rsid w:val="008A0787"/>
    <w:rsid w:val="008A0860"/>
    <w:rsid w:val="008A086F"/>
    <w:rsid w:val="008A0871"/>
    <w:rsid w:val="008A09C6"/>
    <w:rsid w:val="008A0A0F"/>
    <w:rsid w:val="008A108B"/>
    <w:rsid w:val="008A10C1"/>
    <w:rsid w:val="008A1115"/>
    <w:rsid w:val="008A1128"/>
    <w:rsid w:val="008A1268"/>
    <w:rsid w:val="008A151E"/>
    <w:rsid w:val="008A176E"/>
    <w:rsid w:val="008A1780"/>
    <w:rsid w:val="008A1A1E"/>
    <w:rsid w:val="008A1AAD"/>
    <w:rsid w:val="008A1B45"/>
    <w:rsid w:val="008A1B8C"/>
    <w:rsid w:val="008A1C97"/>
    <w:rsid w:val="008A1D3F"/>
    <w:rsid w:val="008A20F3"/>
    <w:rsid w:val="008A2164"/>
    <w:rsid w:val="008A23DB"/>
    <w:rsid w:val="008A23DC"/>
    <w:rsid w:val="008A25E6"/>
    <w:rsid w:val="008A27A5"/>
    <w:rsid w:val="008A28C3"/>
    <w:rsid w:val="008A2A7A"/>
    <w:rsid w:val="008A2BAE"/>
    <w:rsid w:val="008A2BC9"/>
    <w:rsid w:val="008A2C04"/>
    <w:rsid w:val="008A2D21"/>
    <w:rsid w:val="008A2F6A"/>
    <w:rsid w:val="008A2F7A"/>
    <w:rsid w:val="008A3062"/>
    <w:rsid w:val="008A3174"/>
    <w:rsid w:val="008A3253"/>
    <w:rsid w:val="008A32B6"/>
    <w:rsid w:val="008A335B"/>
    <w:rsid w:val="008A34AA"/>
    <w:rsid w:val="008A3526"/>
    <w:rsid w:val="008A356C"/>
    <w:rsid w:val="008A37A1"/>
    <w:rsid w:val="008A3867"/>
    <w:rsid w:val="008A3988"/>
    <w:rsid w:val="008A3A92"/>
    <w:rsid w:val="008A3D09"/>
    <w:rsid w:val="008A3D1B"/>
    <w:rsid w:val="008A3E12"/>
    <w:rsid w:val="008A4100"/>
    <w:rsid w:val="008A4139"/>
    <w:rsid w:val="008A41B6"/>
    <w:rsid w:val="008A41FC"/>
    <w:rsid w:val="008A420E"/>
    <w:rsid w:val="008A4228"/>
    <w:rsid w:val="008A429D"/>
    <w:rsid w:val="008A42DA"/>
    <w:rsid w:val="008A42F6"/>
    <w:rsid w:val="008A464A"/>
    <w:rsid w:val="008A4788"/>
    <w:rsid w:val="008A47FB"/>
    <w:rsid w:val="008A48AF"/>
    <w:rsid w:val="008A48D2"/>
    <w:rsid w:val="008A4A79"/>
    <w:rsid w:val="008A4A7B"/>
    <w:rsid w:val="008A4B57"/>
    <w:rsid w:val="008A4D06"/>
    <w:rsid w:val="008A4D83"/>
    <w:rsid w:val="008A4F2C"/>
    <w:rsid w:val="008A5022"/>
    <w:rsid w:val="008A5074"/>
    <w:rsid w:val="008A50CC"/>
    <w:rsid w:val="008A5188"/>
    <w:rsid w:val="008A5321"/>
    <w:rsid w:val="008A5458"/>
    <w:rsid w:val="008A55D6"/>
    <w:rsid w:val="008A5746"/>
    <w:rsid w:val="008A574B"/>
    <w:rsid w:val="008A57C1"/>
    <w:rsid w:val="008A5A1D"/>
    <w:rsid w:val="008A5A3D"/>
    <w:rsid w:val="008A5BE6"/>
    <w:rsid w:val="008A5BE9"/>
    <w:rsid w:val="008A5E08"/>
    <w:rsid w:val="008A5EEF"/>
    <w:rsid w:val="008A5FF2"/>
    <w:rsid w:val="008A608B"/>
    <w:rsid w:val="008A63BF"/>
    <w:rsid w:val="008A64E6"/>
    <w:rsid w:val="008A6519"/>
    <w:rsid w:val="008A65AF"/>
    <w:rsid w:val="008A6784"/>
    <w:rsid w:val="008A6934"/>
    <w:rsid w:val="008A69AA"/>
    <w:rsid w:val="008A69D1"/>
    <w:rsid w:val="008A69EB"/>
    <w:rsid w:val="008A6A19"/>
    <w:rsid w:val="008A6AB1"/>
    <w:rsid w:val="008A6ADF"/>
    <w:rsid w:val="008A6D32"/>
    <w:rsid w:val="008A6D89"/>
    <w:rsid w:val="008A6E42"/>
    <w:rsid w:val="008A6F13"/>
    <w:rsid w:val="008A6F76"/>
    <w:rsid w:val="008A7310"/>
    <w:rsid w:val="008A7323"/>
    <w:rsid w:val="008A748B"/>
    <w:rsid w:val="008A756D"/>
    <w:rsid w:val="008A7698"/>
    <w:rsid w:val="008A771A"/>
    <w:rsid w:val="008A77D5"/>
    <w:rsid w:val="008A7AE2"/>
    <w:rsid w:val="008A7DC8"/>
    <w:rsid w:val="008A7ED2"/>
    <w:rsid w:val="008B0073"/>
    <w:rsid w:val="008B0251"/>
    <w:rsid w:val="008B0281"/>
    <w:rsid w:val="008B0330"/>
    <w:rsid w:val="008B0407"/>
    <w:rsid w:val="008B05D1"/>
    <w:rsid w:val="008B0652"/>
    <w:rsid w:val="008B06FF"/>
    <w:rsid w:val="008B0727"/>
    <w:rsid w:val="008B0754"/>
    <w:rsid w:val="008B0816"/>
    <w:rsid w:val="008B08C8"/>
    <w:rsid w:val="008B0A7C"/>
    <w:rsid w:val="008B0AEB"/>
    <w:rsid w:val="008B0B6E"/>
    <w:rsid w:val="008B0B8D"/>
    <w:rsid w:val="008B0CE3"/>
    <w:rsid w:val="008B0E29"/>
    <w:rsid w:val="008B0E74"/>
    <w:rsid w:val="008B0F1E"/>
    <w:rsid w:val="008B115C"/>
    <w:rsid w:val="008B1582"/>
    <w:rsid w:val="008B1662"/>
    <w:rsid w:val="008B1908"/>
    <w:rsid w:val="008B1915"/>
    <w:rsid w:val="008B1AD9"/>
    <w:rsid w:val="008B1B7C"/>
    <w:rsid w:val="008B1CB6"/>
    <w:rsid w:val="008B1D50"/>
    <w:rsid w:val="008B1D6C"/>
    <w:rsid w:val="008B1DD2"/>
    <w:rsid w:val="008B2006"/>
    <w:rsid w:val="008B2027"/>
    <w:rsid w:val="008B21B6"/>
    <w:rsid w:val="008B22A0"/>
    <w:rsid w:val="008B2549"/>
    <w:rsid w:val="008B2550"/>
    <w:rsid w:val="008B26D9"/>
    <w:rsid w:val="008B2864"/>
    <w:rsid w:val="008B2ACF"/>
    <w:rsid w:val="008B2D9D"/>
    <w:rsid w:val="008B3068"/>
    <w:rsid w:val="008B307D"/>
    <w:rsid w:val="008B310E"/>
    <w:rsid w:val="008B32CF"/>
    <w:rsid w:val="008B34BE"/>
    <w:rsid w:val="008B37E5"/>
    <w:rsid w:val="008B38F4"/>
    <w:rsid w:val="008B3967"/>
    <w:rsid w:val="008B3A56"/>
    <w:rsid w:val="008B3ED3"/>
    <w:rsid w:val="008B3F1A"/>
    <w:rsid w:val="008B4218"/>
    <w:rsid w:val="008B434F"/>
    <w:rsid w:val="008B44FF"/>
    <w:rsid w:val="008B4525"/>
    <w:rsid w:val="008B462C"/>
    <w:rsid w:val="008B48FC"/>
    <w:rsid w:val="008B4983"/>
    <w:rsid w:val="008B4CE4"/>
    <w:rsid w:val="008B4D04"/>
    <w:rsid w:val="008B4FA7"/>
    <w:rsid w:val="008B5191"/>
    <w:rsid w:val="008B51B5"/>
    <w:rsid w:val="008B51FC"/>
    <w:rsid w:val="008B524F"/>
    <w:rsid w:val="008B552D"/>
    <w:rsid w:val="008B5549"/>
    <w:rsid w:val="008B5615"/>
    <w:rsid w:val="008B6067"/>
    <w:rsid w:val="008B6128"/>
    <w:rsid w:val="008B6360"/>
    <w:rsid w:val="008B639A"/>
    <w:rsid w:val="008B6650"/>
    <w:rsid w:val="008B6683"/>
    <w:rsid w:val="008B670E"/>
    <w:rsid w:val="008B676E"/>
    <w:rsid w:val="008B6B54"/>
    <w:rsid w:val="008B6B76"/>
    <w:rsid w:val="008B6EAC"/>
    <w:rsid w:val="008B700B"/>
    <w:rsid w:val="008B71C5"/>
    <w:rsid w:val="008B71C8"/>
    <w:rsid w:val="008B7227"/>
    <w:rsid w:val="008B734F"/>
    <w:rsid w:val="008B7404"/>
    <w:rsid w:val="008B747C"/>
    <w:rsid w:val="008B74AA"/>
    <w:rsid w:val="008B7578"/>
    <w:rsid w:val="008B7591"/>
    <w:rsid w:val="008B75F8"/>
    <w:rsid w:val="008B7ADB"/>
    <w:rsid w:val="008B7CB9"/>
    <w:rsid w:val="008B7D53"/>
    <w:rsid w:val="008B7DCD"/>
    <w:rsid w:val="008B7DE8"/>
    <w:rsid w:val="008B7F5E"/>
    <w:rsid w:val="008C0045"/>
    <w:rsid w:val="008C0146"/>
    <w:rsid w:val="008C0211"/>
    <w:rsid w:val="008C04B8"/>
    <w:rsid w:val="008C04E8"/>
    <w:rsid w:val="008C0545"/>
    <w:rsid w:val="008C0575"/>
    <w:rsid w:val="008C0711"/>
    <w:rsid w:val="008C0742"/>
    <w:rsid w:val="008C0844"/>
    <w:rsid w:val="008C086B"/>
    <w:rsid w:val="008C0910"/>
    <w:rsid w:val="008C09B7"/>
    <w:rsid w:val="008C0ABD"/>
    <w:rsid w:val="008C0AFD"/>
    <w:rsid w:val="008C0C03"/>
    <w:rsid w:val="008C103E"/>
    <w:rsid w:val="008C104F"/>
    <w:rsid w:val="008C1089"/>
    <w:rsid w:val="008C1145"/>
    <w:rsid w:val="008C11A4"/>
    <w:rsid w:val="008C12FC"/>
    <w:rsid w:val="008C14D8"/>
    <w:rsid w:val="008C1550"/>
    <w:rsid w:val="008C16C1"/>
    <w:rsid w:val="008C187B"/>
    <w:rsid w:val="008C192C"/>
    <w:rsid w:val="008C199A"/>
    <w:rsid w:val="008C1B34"/>
    <w:rsid w:val="008C1B4B"/>
    <w:rsid w:val="008C1C14"/>
    <w:rsid w:val="008C1C6F"/>
    <w:rsid w:val="008C1D2C"/>
    <w:rsid w:val="008C20CF"/>
    <w:rsid w:val="008C23AD"/>
    <w:rsid w:val="008C26B8"/>
    <w:rsid w:val="008C27C0"/>
    <w:rsid w:val="008C28DC"/>
    <w:rsid w:val="008C2AA9"/>
    <w:rsid w:val="008C2DBD"/>
    <w:rsid w:val="008C2E09"/>
    <w:rsid w:val="008C2F39"/>
    <w:rsid w:val="008C2FD1"/>
    <w:rsid w:val="008C2FFD"/>
    <w:rsid w:val="008C3048"/>
    <w:rsid w:val="008C3207"/>
    <w:rsid w:val="008C3806"/>
    <w:rsid w:val="008C38EB"/>
    <w:rsid w:val="008C392E"/>
    <w:rsid w:val="008C3D55"/>
    <w:rsid w:val="008C3E52"/>
    <w:rsid w:val="008C403D"/>
    <w:rsid w:val="008C4164"/>
    <w:rsid w:val="008C4285"/>
    <w:rsid w:val="008C429E"/>
    <w:rsid w:val="008C42FA"/>
    <w:rsid w:val="008C443D"/>
    <w:rsid w:val="008C44B0"/>
    <w:rsid w:val="008C4845"/>
    <w:rsid w:val="008C48ED"/>
    <w:rsid w:val="008C4A12"/>
    <w:rsid w:val="008C4A19"/>
    <w:rsid w:val="008C4BDA"/>
    <w:rsid w:val="008C4C58"/>
    <w:rsid w:val="008C4D43"/>
    <w:rsid w:val="008C4DA4"/>
    <w:rsid w:val="008C506C"/>
    <w:rsid w:val="008C536D"/>
    <w:rsid w:val="008C557E"/>
    <w:rsid w:val="008C559E"/>
    <w:rsid w:val="008C55E1"/>
    <w:rsid w:val="008C572D"/>
    <w:rsid w:val="008C5879"/>
    <w:rsid w:val="008C588E"/>
    <w:rsid w:val="008C58A2"/>
    <w:rsid w:val="008C59F7"/>
    <w:rsid w:val="008C5B8B"/>
    <w:rsid w:val="008C5B9E"/>
    <w:rsid w:val="008C5CD0"/>
    <w:rsid w:val="008C5CD4"/>
    <w:rsid w:val="008C5CE6"/>
    <w:rsid w:val="008C5E97"/>
    <w:rsid w:val="008C5FF3"/>
    <w:rsid w:val="008C60D1"/>
    <w:rsid w:val="008C6201"/>
    <w:rsid w:val="008C6345"/>
    <w:rsid w:val="008C6556"/>
    <w:rsid w:val="008C6601"/>
    <w:rsid w:val="008C67D7"/>
    <w:rsid w:val="008C67FE"/>
    <w:rsid w:val="008C6A05"/>
    <w:rsid w:val="008C6B11"/>
    <w:rsid w:val="008C6B52"/>
    <w:rsid w:val="008C6B91"/>
    <w:rsid w:val="008C6C96"/>
    <w:rsid w:val="008C6CEB"/>
    <w:rsid w:val="008C7042"/>
    <w:rsid w:val="008C707F"/>
    <w:rsid w:val="008C7172"/>
    <w:rsid w:val="008C730A"/>
    <w:rsid w:val="008C7434"/>
    <w:rsid w:val="008C7536"/>
    <w:rsid w:val="008C7588"/>
    <w:rsid w:val="008C779D"/>
    <w:rsid w:val="008C7B1E"/>
    <w:rsid w:val="008C7EC7"/>
    <w:rsid w:val="008D0133"/>
    <w:rsid w:val="008D01E6"/>
    <w:rsid w:val="008D032F"/>
    <w:rsid w:val="008D038F"/>
    <w:rsid w:val="008D03A8"/>
    <w:rsid w:val="008D048B"/>
    <w:rsid w:val="008D058A"/>
    <w:rsid w:val="008D0606"/>
    <w:rsid w:val="008D06C8"/>
    <w:rsid w:val="008D0732"/>
    <w:rsid w:val="008D0882"/>
    <w:rsid w:val="008D09B1"/>
    <w:rsid w:val="008D0AD8"/>
    <w:rsid w:val="008D0B33"/>
    <w:rsid w:val="008D0B77"/>
    <w:rsid w:val="008D0B79"/>
    <w:rsid w:val="008D0D56"/>
    <w:rsid w:val="008D0DD4"/>
    <w:rsid w:val="008D0DF7"/>
    <w:rsid w:val="008D0E86"/>
    <w:rsid w:val="008D0E99"/>
    <w:rsid w:val="008D11EF"/>
    <w:rsid w:val="008D16C6"/>
    <w:rsid w:val="008D17F6"/>
    <w:rsid w:val="008D1957"/>
    <w:rsid w:val="008D1D31"/>
    <w:rsid w:val="008D1EC7"/>
    <w:rsid w:val="008D1F72"/>
    <w:rsid w:val="008D1FD1"/>
    <w:rsid w:val="008D2674"/>
    <w:rsid w:val="008D28A5"/>
    <w:rsid w:val="008D28D5"/>
    <w:rsid w:val="008D2B0D"/>
    <w:rsid w:val="008D2B7D"/>
    <w:rsid w:val="008D2D02"/>
    <w:rsid w:val="008D2E9B"/>
    <w:rsid w:val="008D31D8"/>
    <w:rsid w:val="008D31F2"/>
    <w:rsid w:val="008D3223"/>
    <w:rsid w:val="008D3264"/>
    <w:rsid w:val="008D33BE"/>
    <w:rsid w:val="008D3566"/>
    <w:rsid w:val="008D3677"/>
    <w:rsid w:val="008D368D"/>
    <w:rsid w:val="008D3793"/>
    <w:rsid w:val="008D3AB3"/>
    <w:rsid w:val="008D3C7D"/>
    <w:rsid w:val="008D3D03"/>
    <w:rsid w:val="008D3E96"/>
    <w:rsid w:val="008D3EE1"/>
    <w:rsid w:val="008D4011"/>
    <w:rsid w:val="008D4044"/>
    <w:rsid w:val="008D4054"/>
    <w:rsid w:val="008D4079"/>
    <w:rsid w:val="008D424E"/>
    <w:rsid w:val="008D4427"/>
    <w:rsid w:val="008D4939"/>
    <w:rsid w:val="008D49EF"/>
    <w:rsid w:val="008D4A40"/>
    <w:rsid w:val="008D4E12"/>
    <w:rsid w:val="008D4FBA"/>
    <w:rsid w:val="008D4FE1"/>
    <w:rsid w:val="008D51A7"/>
    <w:rsid w:val="008D5759"/>
    <w:rsid w:val="008D5862"/>
    <w:rsid w:val="008D5901"/>
    <w:rsid w:val="008D59D4"/>
    <w:rsid w:val="008D5B09"/>
    <w:rsid w:val="008D5BC0"/>
    <w:rsid w:val="008D5D7D"/>
    <w:rsid w:val="008D5E30"/>
    <w:rsid w:val="008D5E91"/>
    <w:rsid w:val="008D5F5F"/>
    <w:rsid w:val="008D6591"/>
    <w:rsid w:val="008D667C"/>
    <w:rsid w:val="008D6810"/>
    <w:rsid w:val="008D6CE4"/>
    <w:rsid w:val="008D73F9"/>
    <w:rsid w:val="008D7410"/>
    <w:rsid w:val="008D743A"/>
    <w:rsid w:val="008D7452"/>
    <w:rsid w:val="008D75B4"/>
    <w:rsid w:val="008D76D1"/>
    <w:rsid w:val="008D781C"/>
    <w:rsid w:val="008D7BC9"/>
    <w:rsid w:val="008D7DAE"/>
    <w:rsid w:val="008D7E29"/>
    <w:rsid w:val="008E00FA"/>
    <w:rsid w:val="008E01F8"/>
    <w:rsid w:val="008E02C8"/>
    <w:rsid w:val="008E05D1"/>
    <w:rsid w:val="008E064F"/>
    <w:rsid w:val="008E0861"/>
    <w:rsid w:val="008E0948"/>
    <w:rsid w:val="008E09F5"/>
    <w:rsid w:val="008E0A8B"/>
    <w:rsid w:val="008E0B07"/>
    <w:rsid w:val="008E0B5B"/>
    <w:rsid w:val="008E0D2B"/>
    <w:rsid w:val="008E0EFB"/>
    <w:rsid w:val="008E0F66"/>
    <w:rsid w:val="008E1027"/>
    <w:rsid w:val="008E12A1"/>
    <w:rsid w:val="008E1318"/>
    <w:rsid w:val="008E1604"/>
    <w:rsid w:val="008E16A4"/>
    <w:rsid w:val="008E16F8"/>
    <w:rsid w:val="008E18F8"/>
    <w:rsid w:val="008E194D"/>
    <w:rsid w:val="008E19EC"/>
    <w:rsid w:val="008E1C93"/>
    <w:rsid w:val="008E1CBF"/>
    <w:rsid w:val="008E207E"/>
    <w:rsid w:val="008E209D"/>
    <w:rsid w:val="008E237B"/>
    <w:rsid w:val="008E247A"/>
    <w:rsid w:val="008E24A9"/>
    <w:rsid w:val="008E2609"/>
    <w:rsid w:val="008E2848"/>
    <w:rsid w:val="008E28F1"/>
    <w:rsid w:val="008E2A1C"/>
    <w:rsid w:val="008E2A22"/>
    <w:rsid w:val="008E2E3F"/>
    <w:rsid w:val="008E2FB9"/>
    <w:rsid w:val="008E3012"/>
    <w:rsid w:val="008E314A"/>
    <w:rsid w:val="008E31AB"/>
    <w:rsid w:val="008E3275"/>
    <w:rsid w:val="008E3412"/>
    <w:rsid w:val="008E3525"/>
    <w:rsid w:val="008E3694"/>
    <w:rsid w:val="008E374C"/>
    <w:rsid w:val="008E3773"/>
    <w:rsid w:val="008E3A0A"/>
    <w:rsid w:val="008E3AA7"/>
    <w:rsid w:val="008E3CA1"/>
    <w:rsid w:val="008E3D0F"/>
    <w:rsid w:val="008E3E74"/>
    <w:rsid w:val="008E3ECF"/>
    <w:rsid w:val="008E3FA0"/>
    <w:rsid w:val="008E4168"/>
    <w:rsid w:val="008E421E"/>
    <w:rsid w:val="008E424B"/>
    <w:rsid w:val="008E4256"/>
    <w:rsid w:val="008E431F"/>
    <w:rsid w:val="008E43D4"/>
    <w:rsid w:val="008E43FC"/>
    <w:rsid w:val="008E442F"/>
    <w:rsid w:val="008E453D"/>
    <w:rsid w:val="008E46AB"/>
    <w:rsid w:val="008E4809"/>
    <w:rsid w:val="008E4832"/>
    <w:rsid w:val="008E4A68"/>
    <w:rsid w:val="008E4B2D"/>
    <w:rsid w:val="008E4DF2"/>
    <w:rsid w:val="008E4E40"/>
    <w:rsid w:val="008E4F58"/>
    <w:rsid w:val="008E4F96"/>
    <w:rsid w:val="008E5117"/>
    <w:rsid w:val="008E55A3"/>
    <w:rsid w:val="008E55A4"/>
    <w:rsid w:val="008E56E4"/>
    <w:rsid w:val="008E5723"/>
    <w:rsid w:val="008E5738"/>
    <w:rsid w:val="008E5754"/>
    <w:rsid w:val="008E57C3"/>
    <w:rsid w:val="008E589F"/>
    <w:rsid w:val="008E5938"/>
    <w:rsid w:val="008E5D20"/>
    <w:rsid w:val="008E5D74"/>
    <w:rsid w:val="008E5D75"/>
    <w:rsid w:val="008E5F27"/>
    <w:rsid w:val="008E5F51"/>
    <w:rsid w:val="008E6021"/>
    <w:rsid w:val="008E60C9"/>
    <w:rsid w:val="008E6104"/>
    <w:rsid w:val="008E6219"/>
    <w:rsid w:val="008E624A"/>
    <w:rsid w:val="008E660E"/>
    <w:rsid w:val="008E686B"/>
    <w:rsid w:val="008E6DBF"/>
    <w:rsid w:val="008E6EA9"/>
    <w:rsid w:val="008E6FDF"/>
    <w:rsid w:val="008E7088"/>
    <w:rsid w:val="008E7328"/>
    <w:rsid w:val="008E7382"/>
    <w:rsid w:val="008E741D"/>
    <w:rsid w:val="008E742A"/>
    <w:rsid w:val="008E76F0"/>
    <w:rsid w:val="008E772F"/>
    <w:rsid w:val="008E787C"/>
    <w:rsid w:val="008E78E9"/>
    <w:rsid w:val="008E7975"/>
    <w:rsid w:val="008E79A5"/>
    <w:rsid w:val="008E7EA8"/>
    <w:rsid w:val="008F0027"/>
    <w:rsid w:val="008F011A"/>
    <w:rsid w:val="008F0145"/>
    <w:rsid w:val="008F01EB"/>
    <w:rsid w:val="008F02FF"/>
    <w:rsid w:val="008F03FC"/>
    <w:rsid w:val="008F071B"/>
    <w:rsid w:val="008F0A32"/>
    <w:rsid w:val="008F0AC4"/>
    <w:rsid w:val="008F0EB0"/>
    <w:rsid w:val="008F10BB"/>
    <w:rsid w:val="008F1270"/>
    <w:rsid w:val="008F12BC"/>
    <w:rsid w:val="008F12CD"/>
    <w:rsid w:val="008F149B"/>
    <w:rsid w:val="008F1513"/>
    <w:rsid w:val="008F1676"/>
    <w:rsid w:val="008F1BF8"/>
    <w:rsid w:val="008F1D07"/>
    <w:rsid w:val="008F1D61"/>
    <w:rsid w:val="008F1E8B"/>
    <w:rsid w:val="008F1FE7"/>
    <w:rsid w:val="008F204B"/>
    <w:rsid w:val="008F21C8"/>
    <w:rsid w:val="008F2263"/>
    <w:rsid w:val="008F235B"/>
    <w:rsid w:val="008F2375"/>
    <w:rsid w:val="008F24DF"/>
    <w:rsid w:val="008F2547"/>
    <w:rsid w:val="008F2664"/>
    <w:rsid w:val="008F299A"/>
    <w:rsid w:val="008F2A34"/>
    <w:rsid w:val="008F2A4B"/>
    <w:rsid w:val="008F2B8F"/>
    <w:rsid w:val="008F2C09"/>
    <w:rsid w:val="008F2C54"/>
    <w:rsid w:val="008F2DB5"/>
    <w:rsid w:val="008F309C"/>
    <w:rsid w:val="008F3159"/>
    <w:rsid w:val="008F31E9"/>
    <w:rsid w:val="008F3384"/>
    <w:rsid w:val="008F35C4"/>
    <w:rsid w:val="008F35F7"/>
    <w:rsid w:val="008F3869"/>
    <w:rsid w:val="008F395B"/>
    <w:rsid w:val="008F3A81"/>
    <w:rsid w:val="008F3BE4"/>
    <w:rsid w:val="008F3C22"/>
    <w:rsid w:val="008F3C48"/>
    <w:rsid w:val="008F3FA6"/>
    <w:rsid w:val="008F4058"/>
    <w:rsid w:val="008F41D1"/>
    <w:rsid w:val="008F4325"/>
    <w:rsid w:val="008F435B"/>
    <w:rsid w:val="008F4459"/>
    <w:rsid w:val="008F44C1"/>
    <w:rsid w:val="008F4563"/>
    <w:rsid w:val="008F46BC"/>
    <w:rsid w:val="008F48E6"/>
    <w:rsid w:val="008F495B"/>
    <w:rsid w:val="008F4A21"/>
    <w:rsid w:val="008F4A70"/>
    <w:rsid w:val="008F4B26"/>
    <w:rsid w:val="008F4B8C"/>
    <w:rsid w:val="008F4C93"/>
    <w:rsid w:val="008F4FD3"/>
    <w:rsid w:val="008F5202"/>
    <w:rsid w:val="008F5278"/>
    <w:rsid w:val="008F5297"/>
    <w:rsid w:val="008F541A"/>
    <w:rsid w:val="008F55CF"/>
    <w:rsid w:val="008F5916"/>
    <w:rsid w:val="008F5A9A"/>
    <w:rsid w:val="008F5AFB"/>
    <w:rsid w:val="008F5BB7"/>
    <w:rsid w:val="008F6501"/>
    <w:rsid w:val="008F68DE"/>
    <w:rsid w:val="008F6978"/>
    <w:rsid w:val="008F69AD"/>
    <w:rsid w:val="008F69EA"/>
    <w:rsid w:val="008F69F5"/>
    <w:rsid w:val="008F6B5D"/>
    <w:rsid w:val="008F6C25"/>
    <w:rsid w:val="008F7073"/>
    <w:rsid w:val="008F71C9"/>
    <w:rsid w:val="008F7211"/>
    <w:rsid w:val="008F7809"/>
    <w:rsid w:val="008F7874"/>
    <w:rsid w:val="008F78A1"/>
    <w:rsid w:val="008F7989"/>
    <w:rsid w:val="008F7B34"/>
    <w:rsid w:val="008F7B6C"/>
    <w:rsid w:val="008F7E6F"/>
    <w:rsid w:val="008F7E88"/>
    <w:rsid w:val="008F7EEF"/>
    <w:rsid w:val="008F7F82"/>
    <w:rsid w:val="00900249"/>
    <w:rsid w:val="0090037A"/>
    <w:rsid w:val="009003C9"/>
    <w:rsid w:val="009003E6"/>
    <w:rsid w:val="009004A3"/>
    <w:rsid w:val="0090059F"/>
    <w:rsid w:val="009006E4"/>
    <w:rsid w:val="009007E4"/>
    <w:rsid w:val="009008A5"/>
    <w:rsid w:val="00900B7D"/>
    <w:rsid w:val="00900C03"/>
    <w:rsid w:val="00900E67"/>
    <w:rsid w:val="0090109F"/>
    <w:rsid w:val="0090111F"/>
    <w:rsid w:val="009011A5"/>
    <w:rsid w:val="009011CC"/>
    <w:rsid w:val="0090126A"/>
    <w:rsid w:val="009013C8"/>
    <w:rsid w:val="0090167D"/>
    <w:rsid w:val="009018D4"/>
    <w:rsid w:val="009018F7"/>
    <w:rsid w:val="009019BC"/>
    <w:rsid w:val="00901B80"/>
    <w:rsid w:val="00901DB9"/>
    <w:rsid w:val="00901E19"/>
    <w:rsid w:val="00901F42"/>
    <w:rsid w:val="0090227D"/>
    <w:rsid w:val="009023CF"/>
    <w:rsid w:val="009023DD"/>
    <w:rsid w:val="00902474"/>
    <w:rsid w:val="0090266B"/>
    <w:rsid w:val="0090275E"/>
    <w:rsid w:val="00902949"/>
    <w:rsid w:val="00902983"/>
    <w:rsid w:val="00902B1A"/>
    <w:rsid w:val="00902BFA"/>
    <w:rsid w:val="00902D16"/>
    <w:rsid w:val="00902D80"/>
    <w:rsid w:val="00902E26"/>
    <w:rsid w:val="00902E78"/>
    <w:rsid w:val="00902E7C"/>
    <w:rsid w:val="00902E90"/>
    <w:rsid w:val="00902F55"/>
    <w:rsid w:val="0090313E"/>
    <w:rsid w:val="0090317B"/>
    <w:rsid w:val="00903327"/>
    <w:rsid w:val="009033A1"/>
    <w:rsid w:val="0090359A"/>
    <w:rsid w:val="009035BA"/>
    <w:rsid w:val="009037BC"/>
    <w:rsid w:val="009037DF"/>
    <w:rsid w:val="0090395E"/>
    <w:rsid w:val="00903995"/>
    <w:rsid w:val="00903A18"/>
    <w:rsid w:val="00903B21"/>
    <w:rsid w:val="00903BB7"/>
    <w:rsid w:val="00903CF1"/>
    <w:rsid w:val="00903DA3"/>
    <w:rsid w:val="00903E06"/>
    <w:rsid w:val="00903EF2"/>
    <w:rsid w:val="00903FC0"/>
    <w:rsid w:val="0090408A"/>
    <w:rsid w:val="009040AF"/>
    <w:rsid w:val="009040DD"/>
    <w:rsid w:val="009041A7"/>
    <w:rsid w:val="00904298"/>
    <w:rsid w:val="009042D4"/>
    <w:rsid w:val="00904358"/>
    <w:rsid w:val="00904556"/>
    <w:rsid w:val="00904568"/>
    <w:rsid w:val="00904A48"/>
    <w:rsid w:val="00904CF6"/>
    <w:rsid w:val="00904E33"/>
    <w:rsid w:val="00904E90"/>
    <w:rsid w:val="00904F41"/>
    <w:rsid w:val="00904FB3"/>
    <w:rsid w:val="009050FD"/>
    <w:rsid w:val="009053AB"/>
    <w:rsid w:val="00905978"/>
    <w:rsid w:val="009059C8"/>
    <w:rsid w:val="009059E7"/>
    <w:rsid w:val="00905CC9"/>
    <w:rsid w:val="00905D9A"/>
    <w:rsid w:val="00905DA5"/>
    <w:rsid w:val="00905EB1"/>
    <w:rsid w:val="00905F91"/>
    <w:rsid w:val="009063F1"/>
    <w:rsid w:val="009064F1"/>
    <w:rsid w:val="00906514"/>
    <w:rsid w:val="009065EB"/>
    <w:rsid w:val="0090662E"/>
    <w:rsid w:val="00906687"/>
    <w:rsid w:val="0090686C"/>
    <w:rsid w:val="00906929"/>
    <w:rsid w:val="00906B2A"/>
    <w:rsid w:val="00906BBB"/>
    <w:rsid w:val="0090705C"/>
    <w:rsid w:val="0090706C"/>
    <w:rsid w:val="009070CB"/>
    <w:rsid w:val="00907222"/>
    <w:rsid w:val="00907361"/>
    <w:rsid w:val="0090740A"/>
    <w:rsid w:val="00907563"/>
    <w:rsid w:val="009075BD"/>
    <w:rsid w:val="00907774"/>
    <w:rsid w:val="009077DF"/>
    <w:rsid w:val="009078E7"/>
    <w:rsid w:val="00907982"/>
    <w:rsid w:val="009079F4"/>
    <w:rsid w:val="00907AA7"/>
    <w:rsid w:val="00907B0F"/>
    <w:rsid w:val="00907CC1"/>
    <w:rsid w:val="00907ED7"/>
    <w:rsid w:val="0091003A"/>
    <w:rsid w:val="009103ED"/>
    <w:rsid w:val="00910565"/>
    <w:rsid w:val="009107DE"/>
    <w:rsid w:val="00910964"/>
    <w:rsid w:val="00911264"/>
    <w:rsid w:val="009112EF"/>
    <w:rsid w:val="00911419"/>
    <w:rsid w:val="009116ED"/>
    <w:rsid w:val="00911806"/>
    <w:rsid w:val="00911859"/>
    <w:rsid w:val="00911905"/>
    <w:rsid w:val="00911946"/>
    <w:rsid w:val="00911B87"/>
    <w:rsid w:val="00911D29"/>
    <w:rsid w:val="00911E4C"/>
    <w:rsid w:val="00911EF5"/>
    <w:rsid w:val="00912129"/>
    <w:rsid w:val="0091219F"/>
    <w:rsid w:val="0091223D"/>
    <w:rsid w:val="0091225D"/>
    <w:rsid w:val="009122CC"/>
    <w:rsid w:val="009125E3"/>
    <w:rsid w:val="0091271C"/>
    <w:rsid w:val="009127B3"/>
    <w:rsid w:val="00912AF2"/>
    <w:rsid w:val="00912B67"/>
    <w:rsid w:val="00912BA0"/>
    <w:rsid w:val="00912BEF"/>
    <w:rsid w:val="00912CC1"/>
    <w:rsid w:val="00912DEB"/>
    <w:rsid w:val="00912FBD"/>
    <w:rsid w:val="00912FF0"/>
    <w:rsid w:val="00913450"/>
    <w:rsid w:val="009135CE"/>
    <w:rsid w:val="0091360D"/>
    <w:rsid w:val="009137BE"/>
    <w:rsid w:val="00913A09"/>
    <w:rsid w:val="00913B7D"/>
    <w:rsid w:val="00913D23"/>
    <w:rsid w:val="00913FA4"/>
    <w:rsid w:val="009143A5"/>
    <w:rsid w:val="0091460B"/>
    <w:rsid w:val="00914BB9"/>
    <w:rsid w:val="00914C57"/>
    <w:rsid w:val="00914CC0"/>
    <w:rsid w:val="00914E9A"/>
    <w:rsid w:val="00915174"/>
    <w:rsid w:val="009154ED"/>
    <w:rsid w:val="0091556D"/>
    <w:rsid w:val="009155D4"/>
    <w:rsid w:val="009156A7"/>
    <w:rsid w:val="0091581C"/>
    <w:rsid w:val="00915862"/>
    <w:rsid w:val="00915A49"/>
    <w:rsid w:val="00915D1D"/>
    <w:rsid w:val="00915F3E"/>
    <w:rsid w:val="00915F3F"/>
    <w:rsid w:val="00916197"/>
    <w:rsid w:val="009161BF"/>
    <w:rsid w:val="009164CF"/>
    <w:rsid w:val="009165A2"/>
    <w:rsid w:val="009168CA"/>
    <w:rsid w:val="00916A00"/>
    <w:rsid w:val="00916A1E"/>
    <w:rsid w:val="00916AA0"/>
    <w:rsid w:val="00916B92"/>
    <w:rsid w:val="00916BB1"/>
    <w:rsid w:val="00916BED"/>
    <w:rsid w:val="00916C58"/>
    <w:rsid w:val="00916E9E"/>
    <w:rsid w:val="00916F7D"/>
    <w:rsid w:val="00917084"/>
    <w:rsid w:val="009170B2"/>
    <w:rsid w:val="009170E2"/>
    <w:rsid w:val="00917377"/>
    <w:rsid w:val="00917440"/>
    <w:rsid w:val="00917EBE"/>
    <w:rsid w:val="00917EF5"/>
    <w:rsid w:val="00920048"/>
    <w:rsid w:val="00920140"/>
    <w:rsid w:val="0092028B"/>
    <w:rsid w:val="009202B0"/>
    <w:rsid w:val="009202BB"/>
    <w:rsid w:val="009202D9"/>
    <w:rsid w:val="00920401"/>
    <w:rsid w:val="009204A8"/>
    <w:rsid w:val="0092058C"/>
    <w:rsid w:val="00920667"/>
    <w:rsid w:val="00920A82"/>
    <w:rsid w:val="00920B76"/>
    <w:rsid w:val="00920C5A"/>
    <w:rsid w:val="00920E93"/>
    <w:rsid w:val="0092109C"/>
    <w:rsid w:val="009212D2"/>
    <w:rsid w:val="00921383"/>
    <w:rsid w:val="00921478"/>
    <w:rsid w:val="00921522"/>
    <w:rsid w:val="00921526"/>
    <w:rsid w:val="00921574"/>
    <w:rsid w:val="009216AC"/>
    <w:rsid w:val="009218CE"/>
    <w:rsid w:val="00921C67"/>
    <w:rsid w:val="00921C69"/>
    <w:rsid w:val="00921C6C"/>
    <w:rsid w:val="00921D50"/>
    <w:rsid w:val="00921D7C"/>
    <w:rsid w:val="00921E9A"/>
    <w:rsid w:val="00922796"/>
    <w:rsid w:val="00922973"/>
    <w:rsid w:val="00922C43"/>
    <w:rsid w:val="00922E43"/>
    <w:rsid w:val="00922F2A"/>
    <w:rsid w:val="00923138"/>
    <w:rsid w:val="009231FA"/>
    <w:rsid w:val="0092355D"/>
    <w:rsid w:val="00923775"/>
    <w:rsid w:val="00923793"/>
    <w:rsid w:val="009238B8"/>
    <w:rsid w:val="0092390E"/>
    <w:rsid w:val="00923C9E"/>
    <w:rsid w:val="00923CDE"/>
    <w:rsid w:val="00923E63"/>
    <w:rsid w:val="00923F7B"/>
    <w:rsid w:val="009240F9"/>
    <w:rsid w:val="00924123"/>
    <w:rsid w:val="009242BF"/>
    <w:rsid w:val="0092439D"/>
    <w:rsid w:val="00924653"/>
    <w:rsid w:val="00924715"/>
    <w:rsid w:val="00924AA5"/>
    <w:rsid w:val="00924B71"/>
    <w:rsid w:val="00924FB5"/>
    <w:rsid w:val="00925019"/>
    <w:rsid w:val="00925053"/>
    <w:rsid w:val="009250F1"/>
    <w:rsid w:val="009254DF"/>
    <w:rsid w:val="00925890"/>
    <w:rsid w:val="009258BA"/>
    <w:rsid w:val="009259AD"/>
    <w:rsid w:val="00925BA5"/>
    <w:rsid w:val="00925C14"/>
    <w:rsid w:val="00925CA7"/>
    <w:rsid w:val="00925E05"/>
    <w:rsid w:val="00925EDD"/>
    <w:rsid w:val="00925FF3"/>
    <w:rsid w:val="0092617D"/>
    <w:rsid w:val="009264EF"/>
    <w:rsid w:val="009264FD"/>
    <w:rsid w:val="009265B8"/>
    <w:rsid w:val="00926764"/>
    <w:rsid w:val="009267E9"/>
    <w:rsid w:val="00926A67"/>
    <w:rsid w:val="00926C38"/>
    <w:rsid w:val="00927013"/>
    <w:rsid w:val="009272D7"/>
    <w:rsid w:val="0092736B"/>
    <w:rsid w:val="009273A7"/>
    <w:rsid w:val="00927473"/>
    <w:rsid w:val="0092747F"/>
    <w:rsid w:val="009274C8"/>
    <w:rsid w:val="00927869"/>
    <w:rsid w:val="0092786B"/>
    <w:rsid w:val="009278B5"/>
    <w:rsid w:val="00927992"/>
    <w:rsid w:val="00927AD3"/>
    <w:rsid w:val="00927BDB"/>
    <w:rsid w:val="00927D1D"/>
    <w:rsid w:val="00927E30"/>
    <w:rsid w:val="00930385"/>
    <w:rsid w:val="009303DD"/>
    <w:rsid w:val="009304DF"/>
    <w:rsid w:val="00930589"/>
    <w:rsid w:val="009307E1"/>
    <w:rsid w:val="0093082E"/>
    <w:rsid w:val="009308B7"/>
    <w:rsid w:val="00930948"/>
    <w:rsid w:val="009309A2"/>
    <w:rsid w:val="00930B4F"/>
    <w:rsid w:val="00930B85"/>
    <w:rsid w:val="00930BEB"/>
    <w:rsid w:val="00930CE1"/>
    <w:rsid w:val="00930DD6"/>
    <w:rsid w:val="00930DF7"/>
    <w:rsid w:val="00930E05"/>
    <w:rsid w:val="00930E14"/>
    <w:rsid w:val="00930F8C"/>
    <w:rsid w:val="009310DC"/>
    <w:rsid w:val="009310EE"/>
    <w:rsid w:val="00931248"/>
    <w:rsid w:val="0093125A"/>
    <w:rsid w:val="0093140C"/>
    <w:rsid w:val="00931489"/>
    <w:rsid w:val="00931581"/>
    <w:rsid w:val="0093159F"/>
    <w:rsid w:val="009316A4"/>
    <w:rsid w:val="00931B26"/>
    <w:rsid w:val="00931DD2"/>
    <w:rsid w:val="00932048"/>
    <w:rsid w:val="009320D3"/>
    <w:rsid w:val="00932343"/>
    <w:rsid w:val="0093249C"/>
    <w:rsid w:val="009326FB"/>
    <w:rsid w:val="009329E2"/>
    <w:rsid w:val="00932A9F"/>
    <w:rsid w:val="00932B61"/>
    <w:rsid w:val="00932B6A"/>
    <w:rsid w:val="00932EBA"/>
    <w:rsid w:val="00932EE5"/>
    <w:rsid w:val="00932FD3"/>
    <w:rsid w:val="009333BA"/>
    <w:rsid w:val="00933498"/>
    <w:rsid w:val="00933582"/>
    <w:rsid w:val="00933657"/>
    <w:rsid w:val="0093395D"/>
    <w:rsid w:val="00933A79"/>
    <w:rsid w:val="00933C33"/>
    <w:rsid w:val="00933D07"/>
    <w:rsid w:val="00933DE3"/>
    <w:rsid w:val="00933E9D"/>
    <w:rsid w:val="009340CE"/>
    <w:rsid w:val="00934137"/>
    <w:rsid w:val="0093414A"/>
    <w:rsid w:val="0093423E"/>
    <w:rsid w:val="009342D4"/>
    <w:rsid w:val="00934773"/>
    <w:rsid w:val="009349F9"/>
    <w:rsid w:val="00934A9A"/>
    <w:rsid w:val="00934E38"/>
    <w:rsid w:val="00934EA4"/>
    <w:rsid w:val="00935062"/>
    <w:rsid w:val="009350D4"/>
    <w:rsid w:val="009352F4"/>
    <w:rsid w:val="00935460"/>
    <w:rsid w:val="00935466"/>
    <w:rsid w:val="00935536"/>
    <w:rsid w:val="0093562C"/>
    <w:rsid w:val="0093574C"/>
    <w:rsid w:val="00935852"/>
    <w:rsid w:val="00935B02"/>
    <w:rsid w:val="00935D55"/>
    <w:rsid w:val="00935ED6"/>
    <w:rsid w:val="009360C7"/>
    <w:rsid w:val="00936273"/>
    <w:rsid w:val="009363DD"/>
    <w:rsid w:val="009364DF"/>
    <w:rsid w:val="00936552"/>
    <w:rsid w:val="009365A2"/>
    <w:rsid w:val="0093661B"/>
    <w:rsid w:val="00936771"/>
    <w:rsid w:val="009367F7"/>
    <w:rsid w:val="00936919"/>
    <w:rsid w:val="009369B8"/>
    <w:rsid w:val="00936CD2"/>
    <w:rsid w:val="00936EFD"/>
    <w:rsid w:val="00936F6E"/>
    <w:rsid w:val="00936F9F"/>
    <w:rsid w:val="0093706F"/>
    <w:rsid w:val="009375BF"/>
    <w:rsid w:val="00937908"/>
    <w:rsid w:val="00937ABC"/>
    <w:rsid w:val="00937D73"/>
    <w:rsid w:val="00937EA9"/>
    <w:rsid w:val="00940049"/>
    <w:rsid w:val="0094016B"/>
    <w:rsid w:val="0094020C"/>
    <w:rsid w:val="0094046C"/>
    <w:rsid w:val="0094068F"/>
    <w:rsid w:val="009407A8"/>
    <w:rsid w:val="009408C8"/>
    <w:rsid w:val="00940AE0"/>
    <w:rsid w:val="00940B9D"/>
    <w:rsid w:val="00940BE0"/>
    <w:rsid w:val="00940DB4"/>
    <w:rsid w:val="00940EF0"/>
    <w:rsid w:val="009414B7"/>
    <w:rsid w:val="00941598"/>
    <w:rsid w:val="00941720"/>
    <w:rsid w:val="0094192B"/>
    <w:rsid w:val="009419DD"/>
    <w:rsid w:val="00941D44"/>
    <w:rsid w:val="00941D8C"/>
    <w:rsid w:val="00941ECD"/>
    <w:rsid w:val="009420A0"/>
    <w:rsid w:val="00942453"/>
    <w:rsid w:val="00942504"/>
    <w:rsid w:val="0094279B"/>
    <w:rsid w:val="009427BA"/>
    <w:rsid w:val="009428D4"/>
    <w:rsid w:val="009428F5"/>
    <w:rsid w:val="0094295A"/>
    <w:rsid w:val="00942BF1"/>
    <w:rsid w:val="00942CDB"/>
    <w:rsid w:val="00942D26"/>
    <w:rsid w:val="00942E86"/>
    <w:rsid w:val="00942F4A"/>
    <w:rsid w:val="00943111"/>
    <w:rsid w:val="0094330D"/>
    <w:rsid w:val="009433D5"/>
    <w:rsid w:val="0094343C"/>
    <w:rsid w:val="00943663"/>
    <w:rsid w:val="009437BE"/>
    <w:rsid w:val="00943A0A"/>
    <w:rsid w:val="00943A5C"/>
    <w:rsid w:val="00943A7E"/>
    <w:rsid w:val="00943C1A"/>
    <w:rsid w:val="00943D1C"/>
    <w:rsid w:val="00943E29"/>
    <w:rsid w:val="00943EDA"/>
    <w:rsid w:val="00943F84"/>
    <w:rsid w:val="009441F1"/>
    <w:rsid w:val="0094426F"/>
    <w:rsid w:val="009442A6"/>
    <w:rsid w:val="00944945"/>
    <w:rsid w:val="0094499F"/>
    <w:rsid w:val="00944B98"/>
    <w:rsid w:val="00944BD7"/>
    <w:rsid w:val="00944CB4"/>
    <w:rsid w:val="00944CC1"/>
    <w:rsid w:val="00944EDA"/>
    <w:rsid w:val="009453F0"/>
    <w:rsid w:val="00945443"/>
    <w:rsid w:val="009454F1"/>
    <w:rsid w:val="009456F8"/>
    <w:rsid w:val="00945762"/>
    <w:rsid w:val="00945791"/>
    <w:rsid w:val="00945A01"/>
    <w:rsid w:val="00945BC9"/>
    <w:rsid w:val="00945C18"/>
    <w:rsid w:val="00945ED3"/>
    <w:rsid w:val="00945F8B"/>
    <w:rsid w:val="009460A6"/>
    <w:rsid w:val="0094612E"/>
    <w:rsid w:val="009461C7"/>
    <w:rsid w:val="009463D9"/>
    <w:rsid w:val="0094645B"/>
    <w:rsid w:val="00946834"/>
    <w:rsid w:val="009468C6"/>
    <w:rsid w:val="009468D0"/>
    <w:rsid w:val="009468F4"/>
    <w:rsid w:val="009469C7"/>
    <w:rsid w:val="00946A97"/>
    <w:rsid w:val="00946AC5"/>
    <w:rsid w:val="00946AD0"/>
    <w:rsid w:val="00946BBE"/>
    <w:rsid w:val="00946BDD"/>
    <w:rsid w:val="00946C27"/>
    <w:rsid w:val="00946D1F"/>
    <w:rsid w:val="00946E1B"/>
    <w:rsid w:val="00946EAB"/>
    <w:rsid w:val="00946FC2"/>
    <w:rsid w:val="00947033"/>
    <w:rsid w:val="009470D0"/>
    <w:rsid w:val="009472DC"/>
    <w:rsid w:val="00947308"/>
    <w:rsid w:val="00947391"/>
    <w:rsid w:val="009473C2"/>
    <w:rsid w:val="009475BE"/>
    <w:rsid w:val="009475D4"/>
    <w:rsid w:val="009476C8"/>
    <w:rsid w:val="009477C3"/>
    <w:rsid w:val="00947802"/>
    <w:rsid w:val="0094781F"/>
    <w:rsid w:val="00947872"/>
    <w:rsid w:val="00947934"/>
    <w:rsid w:val="00947939"/>
    <w:rsid w:val="009479FB"/>
    <w:rsid w:val="00947AA3"/>
    <w:rsid w:val="00947C03"/>
    <w:rsid w:val="00947D97"/>
    <w:rsid w:val="00950014"/>
    <w:rsid w:val="00950059"/>
    <w:rsid w:val="009501B0"/>
    <w:rsid w:val="0095033D"/>
    <w:rsid w:val="00950446"/>
    <w:rsid w:val="0095044F"/>
    <w:rsid w:val="0095083C"/>
    <w:rsid w:val="00950859"/>
    <w:rsid w:val="00950929"/>
    <w:rsid w:val="009509B0"/>
    <w:rsid w:val="00950EB7"/>
    <w:rsid w:val="00951B16"/>
    <w:rsid w:val="00951BE9"/>
    <w:rsid w:val="00951BEC"/>
    <w:rsid w:val="00951DA4"/>
    <w:rsid w:val="00951F49"/>
    <w:rsid w:val="00951F87"/>
    <w:rsid w:val="00951F94"/>
    <w:rsid w:val="00952033"/>
    <w:rsid w:val="00952047"/>
    <w:rsid w:val="009520CC"/>
    <w:rsid w:val="00952285"/>
    <w:rsid w:val="00952315"/>
    <w:rsid w:val="009524A9"/>
    <w:rsid w:val="009526A2"/>
    <w:rsid w:val="00952B88"/>
    <w:rsid w:val="00952BA2"/>
    <w:rsid w:val="00952BF8"/>
    <w:rsid w:val="009532BE"/>
    <w:rsid w:val="00953398"/>
    <w:rsid w:val="0095340B"/>
    <w:rsid w:val="0095340E"/>
    <w:rsid w:val="0095356C"/>
    <w:rsid w:val="00953B0A"/>
    <w:rsid w:val="00953C0B"/>
    <w:rsid w:val="00953C12"/>
    <w:rsid w:val="00953D4C"/>
    <w:rsid w:val="00953F32"/>
    <w:rsid w:val="00953F96"/>
    <w:rsid w:val="009540E7"/>
    <w:rsid w:val="0095415A"/>
    <w:rsid w:val="00954395"/>
    <w:rsid w:val="009543E4"/>
    <w:rsid w:val="0095452A"/>
    <w:rsid w:val="009549F0"/>
    <w:rsid w:val="00954B2E"/>
    <w:rsid w:val="00954BB4"/>
    <w:rsid w:val="0095514A"/>
    <w:rsid w:val="00955200"/>
    <w:rsid w:val="00955339"/>
    <w:rsid w:val="00955702"/>
    <w:rsid w:val="009558D8"/>
    <w:rsid w:val="00955F1A"/>
    <w:rsid w:val="00955FD0"/>
    <w:rsid w:val="00956037"/>
    <w:rsid w:val="009560AC"/>
    <w:rsid w:val="0095611E"/>
    <w:rsid w:val="0095615C"/>
    <w:rsid w:val="0095619C"/>
    <w:rsid w:val="009561E9"/>
    <w:rsid w:val="00956756"/>
    <w:rsid w:val="00956A93"/>
    <w:rsid w:val="00956C6E"/>
    <w:rsid w:val="00956E56"/>
    <w:rsid w:val="00956F28"/>
    <w:rsid w:val="00956F2A"/>
    <w:rsid w:val="00956F73"/>
    <w:rsid w:val="00957238"/>
    <w:rsid w:val="0095745A"/>
    <w:rsid w:val="00957574"/>
    <w:rsid w:val="009575BF"/>
    <w:rsid w:val="0095767A"/>
    <w:rsid w:val="009578C3"/>
    <w:rsid w:val="009578DA"/>
    <w:rsid w:val="00957A83"/>
    <w:rsid w:val="00957C6E"/>
    <w:rsid w:val="00957D63"/>
    <w:rsid w:val="00957F53"/>
    <w:rsid w:val="00960113"/>
    <w:rsid w:val="009601F3"/>
    <w:rsid w:val="0096067A"/>
    <w:rsid w:val="00960736"/>
    <w:rsid w:val="009608D5"/>
    <w:rsid w:val="009609D0"/>
    <w:rsid w:val="00960AFE"/>
    <w:rsid w:val="00960F10"/>
    <w:rsid w:val="009614E0"/>
    <w:rsid w:val="00961636"/>
    <w:rsid w:val="0096181E"/>
    <w:rsid w:val="00961C40"/>
    <w:rsid w:val="00961D30"/>
    <w:rsid w:val="0096225A"/>
    <w:rsid w:val="0096227E"/>
    <w:rsid w:val="009623F1"/>
    <w:rsid w:val="00962622"/>
    <w:rsid w:val="009628EE"/>
    <w:rsid w:val="0096295A"/>
    <w:rsid w:val="00962ABD"/>
    <w:rsid w:val="00962AFC"/>
    <w:rsid w:val="00962B2C"/>
    <w:rsid w:val="00962CE0"/>
    <w:rsid w:val="00962D2C"/>
    <w:rsid w:val="00962E94"/>
    <w:rsid w:val="00962F8A"/>
    <w:rsid w:val="00962F99"/>
    <w:rsid w:val="00963017"/>
    <w:rsid w:val="009630EF"/>
    <w:rsid w:val="009630FB"/>
    <w:rsid w:val="00963389"/>
    <w:rsid w:val="009634C3"/>
    <w:rsid w:val="00963951"/>
    <w:rsid w:val="0096398D"/>
    <w:rsid w:val="00963A51"/>
    <w:rsid w:val="00963D6C"/>
    <w:rsid w:val="00963D90"/>
    <w:rsid w:val="00963DD2"/>
    <w:rsid w:val="00963E05"/>
    <w:rsid w:val="00963F21"/>
    <w:rsid w:val="00964072"/>
    <w:rsid w:val="009643F7"/>
    <w:rsid w:val="00964474"/>
    <w:rsid w:val="00964649"/>
    <w:rsid w:val="009647BA"/>
    <w:rsid w:val="00964895"/>
    <w:rsid w:val="00964A9D"/>
    <w:rsid w:val="00964BCE"/>
    <w:rsid w:val="00964E37"/>
    <w:rsid w:val="00964F90"/>
    <w:rsid w:val="0096501D"/>
    <w:rsid w:val="00965095"/>
    <w:rsid w:val="00965112"/>
    <w:rsid w:val="009652B8"/>
    <w:rsid w:val="009653E7"/>
    <w:rsid w:val="009656F0"/>
    <w:rsid w:val="00965912"/>
    <w:rsid w:val="00965D01"/>
    <w:rsid w:val="00965D66"/>
    <w:rsid w:val="0096600C"/>
    <w:rsid w:val="00966035"/>
    <w:rsid w:val="009660DD"/>
    <w:rsid w:val="009662BD"/>
    <w:rsid w:val="009663C3"/>
    <w:rsid w:val="00966518"/>
    <w:rsid w:val="00966665"/>
    <w:rsid w:val="0096696C"/>
    <w:rsid w:val="00966A85"/>
    <w:rsid w:val="00966B23"/>
    <w:rsid w:val="00966B24"/>
    <w:rsid w:val="00966D15"/>
    <w:rsid w:val="00966D26"/>
    <w:rsid w:val="009670E3"/>
    <w:rsid w:val="00967290"/>
    <w:rsid w:val="009672AC"/>
    <w:rsid w:val="0096745C"/>
    <w:rsid w:val="00967477"/>
    <w:rsid w:val="0096790E"/>
    <w:rsid w:val="00967A58"/>
    <w:rsid w:val="00967ABF"/>
    <w:rsid w:val="00967D9A"/>
    <w:rsid w:val="00967EB6"/>
    <w:rsid w:val="00967EE1"/>
    <w:rsid w:val="00967F89"/>
    <w:rsid w:val="0097001B"/>
    <w:rsid w:val="009700A3"/>
    <w:rsid w:val="00970172"/>
    <w:rsid w:val="0097017A"/>
    <w:rsid w:val="00970290"/>
    <w:rsid w:val="00970297"/>
    <w:rsid w:val="0097047B"/>
    <w:rsid w:val="00970619"/>
    <w:rsid w:val="00970859"/>
    <w:rsid w:val="00970954"/>
    <w:rsid w:val="00970BE5"/>
    <w:rsid w:val="00970C96"/>
    <w:rsid w:val="00970CD1"/>
    <w:rsid w:val="00970F07"/>
    <w:rsid w:val="0097109F"/>
    <w:rsid w:val="009710A0"/>
    <w:rsid w:val="00971326"/>
    <w:rsid w:val="009713A6"/>
    <w:rsid w:val="009716AD"/>
    <w:rsid w:val="009717FA"/>
    <w:rsid w:val="009718AC"/>
    <w:rsid w:val="009718C5"/>
    <w:rsid w:val="00971A1C"/>
    <w:rsid w:val="00971B2B"/>
    <w:rsid w:val="00971C40"/>
    <w:rsid w:val="00971C86"/>
    <w:rsid w:val="00971D00"/>
    <w:rsid w:val="00971D36"/>
    <w:rsid w:val="00971F12"/>
    <w:rsid w:val="0097208A"/>
    <w:rsid w:val="009721F5"/>
    <w:rsid w:val="00972255"/>
    <w:rsid w:val="009722F3"/>
    <w:rsid w:val="0097230E"/>
    <w:rsid w:val="0097236F"/>
    <w:rsid w:val="009724FD"/>
    <w:rsid w:val="0097273D"/>
    <w:rsid w:val="00972965"/>
    <w:rsid w:val="00972973"/>
    <w:rsid w:val="00972B8B"/>
    <w:rsid w:val="00972BC5"/>
    <w:rsid w:val="00972CE8"/>
    <w:rsid w:val="00972F00"/>
    <w:rsid w:val="00973494"/>
    <w:rsid w:val="009734BA"/>
    <w:rsid w:val="00973585"/>
    <w:rsid w:val="00973699"/>
    <w:rsid w:val="00973D5F"/>
    <w:rsid w:val="00973D6E"/>
    <w:rsid w:val="00973D79"/>
    <w:rsid w:val="00973E25"/>
    <w:rsid w:val="00973F10"/>
    <w:rsid w:val="009742E8"/>
    <w:rsid w:val="009744D9"/>
    <w:rsid w:val="00974505"/>
    <w:rsid w:val="0097467F"/>
    <w:rsid w:val="00974762"/>
    <w:rsid w:val="00974871"/>
    <w:rsid w:val="00974944"/>
    <w:rsid w:val="00974BD9"/>
    <w:rsid w:val="00974D74"/>
    <w:rsid w:val="00975195"/>
    <w:rsid w:val="009752D7"/>
    <w:rsid w:val="00975491"/>
    <w:rsid w:val="00975526"/>
    <w:rsid w:val="009759A6"/>
    <w:rsid w:val="00975AD2"/>
    <w:rsid w:val="00975B27"/>
    <w:rsid w:val="00975CED"/>
    <w:rsid w:val="00975D95"/>
    <w:rsid w:val="00975E68"/>
    <w:rsid w:val="00975EEB"/>
    <w:rsid w:val="00975F84"/>
    <w:rsid w:val="009761A5"/>
    <w:rsid w:val="0097621E"/>
    <w:rsid w:val="00976253"/>
    <w:rsid w:val="009763BC"/>
    <w:rsid w:val="009763EE"/>
    <w:rsid w:val="0097673C"/>
    <w:rsid w:val="00976826"/>
    <w:rsid w:val="00976832"/>
    <w:rsid w:val="0097692A"/>
    <w:rsid w:val="00976A6B"/>
    <w:rsid w:val="00976C1B"/>
    <w:rsid w:val="00976C9E"/>
    <w:rsid w:val="00976DA1"/>
    <w:rsid w:val="00976F0A"/>
    <w:rsid w:val="009771E6"/>
    <w:rsid w:val="0097757B"/>
    <w:rsid w:val="00977692"/>
    <w:rsid w:val="009776DB"/>
    <w:rsid w:val="00977B6D"/>
    <w:rsid w:val="00977BA7"/>
    <w:rsid w:val="00977BD6"/>
    <w:rsid w:val="00977D98"/>
    <w:rsid w:val="00977DE4"/>
    <w:rsid w:val="00977E1E"/>
    <w:rsid w:val="0098013A"/>
    <w:rsid w:val="00980351"/>
    <w:rsid w:val="0098071F"/>
    <w:rsid w:val="00980819"/>
    <w:rsid w:val="009809B1"/>
    <w:rsid w:val="009809FF"/>
    <w:rsid w:val="00980A05"/>
    <w:rsid w:val="00980B6C"/>
    <w:rsid w:val="00980CA0"/>
    <w:rsid w:val="00980CAC"/>
    <w:rsid w:val="00980CD1"/>
    <w:rsid w:val="00980CDD"/>
    <w:rsid w:val="00980D96"/>
    <w:rsid w:val="00980FBE"/>
    <w:rsid w:val="00981077"/>
    <w:rsid w:val="009812B6"/>
    <w:rsid w:val="009815C0"/>
    <w:rsid w:val="009815F4"/>
    <w:rsid w:val="00981990"/>
    <w:rsid w:val="009819E3"/>
    <w:rsid w:val="00981A05"/>
    <w:rsid w:val="00981AC6"/>
    <w:rsid w:val="00981DDA"/>
    <w:rsid w:val="00981EC1"/>
    <w:rsid w:val="00981F8A"/>
    <w:rsid w:val="00982342"/>
    <w:rsid w:val="00982469"/>
    <w:rsid w:val="009824D2"/>
    <w:rsid w:val="00982519"/>
    <w:rsid w:val="00982920"/>
    <w:rsid w:val="00982B9E"/>
    <w:rsid w:val="00982D60"/>
    <w:rsid w:val="00982DEB"/>
    <w:rsid w:val="00982E31"/>
    <w:rsid w:val="00982E91"/>
    <w:rsid w:val="00982F40"/>
    <w:rsid w:val="009834E8"/>
    <w:rsid w:val="009837D2"/>
    <w:rsid w:val="00983EC7"/>
    <w:rsid w:val="009841F4"/>
    <w:rsid w:val="009843B2"/>
    <w:rsid w:val="009844DF"/>
    <w:rsid w:val="00984539"/>
    <w:rsid w:val="0098455E"/>
    <w:rsid w:val="00984609"/>
    <w:rsid w:val="00984662"/>
    <w:rsid w:val="009847EF"/>
    <w:rsid w:val="0098482A"/>
    <w:rsid w:val="00984953"/>
    <w:rsid w:val="00984A84"/>
    <w:rsid w:val="00984AFA"/>
    <w:rsid w:val="00984B9D"/>
    <w:rsid w:val="00984C37"/>
    <w:rsid w:val="00984C96"/>
    <w:rsid w:val="00984CA0"/>
    <w:rsid w:val="00984CC4"/>
    <w:rsid w:val="00984E87"/>
    <w:rsid w:val="00984EBC"/>
    <w:rsid w:val="00984F52"/>
    <w:rsid w:val="00985009"/>
    <w:rsid w:val="00985075"/>
    <w:rsid w:val="009850F7"/>
    <w:rsid w:val="00985297"/>
    <w:rsid w:val="00985593"/>
    <w:rsid w:val="009855DC"/>
    <w:rsid w:val="009857D0"/>
    <w:rsid w:val="00985841"/>
    <w:rsid w:val="0098595A"/>
    <w:rsid w:val="00985BD8"/>
    <w:rsid w:val="00985C93"/>
    <w:rsid w:val="00985CEC"/>
    <w:rsid w:val="00985CF3"/>
    <w:rsid w:val="00985D03"/>
    <w:rsid w:val="00985DF0"/>
    <w:rsid w:val="00985E7D"/>
    <w:rsid w:val="00985E88"/>
    <w:rsid w:val="00985EDC"/>
    <w:rsid w:val="009863C2"/>
    <w:rsid w:val="00986483"/>
    <w:rsid w:val="00986664"/>
    <w:rsid w:val="0098675D"/>
    <w:rsid w:val="00986834"/>
    <w:rsid w:val="00986856"/>
    <w:rsid w:val="00986B0D"/>
    <w:rsid w:val="00986B18"/>
    <w:rsid w:val="00986B1E"/>
    <w:rsid w:val="009870AE"/>
    <w:rsid w:val="009870D8"/>
    <w:rsid w:val="0098767B"/>
    <w:rsid w:val="0098790B"/>
    <w:rsid w:val="0098799D"/>
    <w:rsid w:val="00987DCD"/>
    <w:rsid w:val="00987DFB"/>
    <w:rsid w:val="009902F6"/>
    <w:rsid w:val="00990398"/>
    <w:rsid w:val="0099047C"/>
    <w:rsid w:val="0099068A"/>
    <w:rsid w:val="00990AEF"/>
    <w:rsid w:val="00990AF5"/>
    <w:rsid w:val="00990AFD"/>
    <w:rsid w:val="00990D7B"/>
    <w:rsid w:val="00990DD0"/>
    <w:rsid w:val="00990E04"/>
    <w:rsid w:val="00990F75"/>
    <w:rsid w:val="00991371"/>
    <w:rsid w:val="00991460"/>
    <w:rsid w:val="0099151F"/>
    <w:rsid w:val="00991600"/>
    <w:rsid w:val="00991816"/>
    <w:rsid w:val="00991873"/>
    <w:rsid w:val="00991BED"/>
    <w:rsid w:val="00991C54"/>
    <w:rsid w:val="00991DFD"/>
    <w:rsid w:val="00991E60"/>
    <w:rsid w:val="00991EF6"/>
    <w:rsid w:val="00991FD2"/>
    <w:rsid w:val="00992055"/>
    <w:rsid w:val="00992163"/>
    <w:rsid w:val="009921F9"/>
    <w:rsid w:val="009924F5"/>
    <w:rsid w:val="00992867"/>
    <w:rsid w:val="0099297D"/>
    <w:rsid w:val="0099298B"/>
    <w:rsid w:val="009929FD"/>
    <w:rsid w:val="00992CC3"/>
    <w:rsid w:val="00992DA1"/>
    <w:rsid w:val="00993033"/>
    <w:rsid w:val="00993273"/>
    <w:rsid w:val="00993415"/>
    <w:rsid w:val="009935F0"/>
    <w:rsid w:val="00993682"/>
    <w:rsid w:val="009937DC"/>
    <w:rsid w:val="00993A11"/>
    <w:rsid w:val="00993A5E"/>
    <w:rsid w:val="00993F1F"/>
    <w:rsid w:val="00993F52"/>
    <w:rsid w:val="00993F8C"/>
    <w:rsid w:val="009942B7"/>
    <w:rsid w:val="00994366"/>
    <w:rsid w:val="00994418"/>
    <w:rsid w:val="00994843"/>
    <w:rsid w:val="00994C06"/>
    <w:rsid w:val="00994EDA"/>
    <w:rsid w:val="00994FCD"/>
    <w:rsid w:val="009951FC"/>
    <w:rsid w:val="00995343"/>
    <w:rsid w:val="009954F5"/>
    <w:rsid w:val="00995533"/>
    <w:rsid w:val="009955CF"/>
    <w:rsid w:val="0099570C"/>
    <w:rsid w:val="00995757"/>
    <w:rsid w:val="00995956"/>
    <w:rsid w:val="0099597B"/>
    <w:rsid w:val="00995EB2"/>
    <w:rsid w:val="00995FB2"/>
    <w:rsid w:val="0099634E"/>
    <w:rsid w:val="0099636F"/>
    <w:rsid w:val="009963EE"/>
    <w:rsid w:val="00996531"/>
    <w:rsid w:val="0099660D"/>
    <w:rsid w:val="00996714"/>
    <w:rsid w:val="0099688B"/>
    <w:rsid w:val="009968D9"/>
    <w:rsid w:val="00996A5A"/>
    <w:rsid w:val="00996B98"/>
    <w:rsid w:val="00996D7B"/>
    <w:rsid w:val="00996E31"/>
    <w:rsid w:val="00996FB7"/>
    <w:rsid w:val="0099746C"/>
    <w:rsid w:val="009979F4"/>
    <w:rsid w:val="00997AF1"/>
    <w:rsid w:val="00997BEC"/>
    <w:rsid w:val="00997C94"/>
    <w:rsid w:val="00997E6E"/>
    <w:rsid w:val="00997ECE"/>
    <w:rsid w:val="009A007F"/>
    <w:rsid w:val="009A00E5"/>
    <w:rsid w:val="009A00F2"/>
    <w:rsid w:val="009A0365"/>
    <w:rsid w:val="009A0526"/>
    <w:rsid w:val="009A0563"/>
    <w:rsid w:val="009A05E5"/>
    <w:rsid w:val="009A09FD"/>
    <w:rsid w:val="009A0AEE"/>
    <w:rsid w:val="009A0CBA"/>
    <w:rsid w:val="009A0CE7"/>
    <w:rsid w:val="009A0D7A"/>
    <w:rsid w:val="009A0E28"/>
    <w:rsid w:val="009A0F63"/>
    <w:rsid w:val="009A1215"/>
    <w:rsid w:val="009A1347"/>
    <w:rsid w:val="009A1A3D"/>
    <w:rsid w:val="009A1B19"/>
    <w:rsid w:val="009A1CD3"/>
    <w:rsid w:val="009A1E33"/>
    <w:rsid w:val="009A1FA3"/>
    <w:rsid w:val="009A2067"/>
    <w:rsid w:val="009A211D"/>
    <w:rsid w:val="009A2196"/>
    <w:rsid w:val="009A2726"/>
    <w:rsid w:val="009A27BF"/>
    <w:rsid w:val="009A27D9"/>
    <w:rsid w:val="009A2F66"/>
    <w:rsid w:val="009A322E"/>
    <w:rsid w:val="009A3251"/>
    <w:rsid w:val="009A334B"/>
    <w:rsid w:val="009A33F7"/>
    <w:rsid w:val="009A34E7"/>
    <w:rsid w:val="009A3541"/>
    <w:rsid w:val="009A3546"/>
    <w:rsid w:val="009A35EC"/>
    <w:rsid w:val="009A3629"/>
    <w:rsid w:val="009A3648"/>
    <w:rsid w:val="009A36AE"/>
    <w:rsid w:val="009A36B1"/>
    <w:rsid w:val="009A396D"/>
    <w:rsid w:val="009A3B38"/>
    <w:rsid w:val="009A3C66"/>
    <w:rsid w:val="009A3CD2"/>
    <w:rsid w:val="009A405A"/>
    <w:rsid w:val="009A40BB"/>
    <w:rsid w:val="009A4167"/>
    <w:rsid w:val="009A43C7"/>
    <w:rsid w:val="009A43C9"/>
    <w:rsid w:val="009A47F0"/>
    <w:rsid w:val="009A4948"/>
    <w:rsid w:val="009A4E10"/>
    <w:rsid w:val="009A4E4C"/>
    <w:rsid w:val="009A4E8F"/>
    <w:rsid w:val="009A538A"/>
    <w:rsid w:val="009A56B3"/>
    <w:rsid w:val="009A5867"/>
    <w:rsid w:val="009A5877"/>
    <w:rsid w:val="009A59D7"/>
    <w:rsid w:val="009A59F2"/>
    <w:rsid w:val="009A5BA0"/>
    <w:rsid w:val="009A5C21"/>
    <w:rsid w:val="009A5CE7"/>
    <w:rsid w:val="009A5E96"/>
    <w:rsid w:val="009A5ECF"/>
    <w:rsid w:val="009A5FAE"/>
    <w:rsid w:val="009A5FF4"/>
    <w:rsid w:val="009A6008"/>
    <w:rsid w:val="009A62C4"/>
    <w:rsid w:val="009A63CA"/>
    <w:rsid w:val="009A63E1"/>
    <w:rsid w:val="009A6722"/>
    <w:rsid w:val="009A6AFF"/>
    <w:rsid w:val="009A71DF"/>
    <w:rsid w:val="009A72C9"/>
    <w:rsid w:val="009A732F"/>
    <w:rsid w:val="009A7538"/>
    <w:rsid w:val="009A765F"/>
    <w:rsid w:val="009A7705"/>
    <w:rsid w:val="009A7941"/>
    <w:rsid w:val="009A7987"/>
    <w:rsid w:val="009A79C3"/>
    <w:rsid w:val="009A7B23"/>
    <w:rsid w:val="009A7F26"/>
    <w:rsid w:val="009A7FBB"/>
    <w:rsid w:val="009B0010"/>
    <w:rsid w:val="009B0451"/>
    <w:rsid w:val="009B047E"/>
    <w:rsid w:val="009B058D"/>
    <w:rsid w:val="009B05F7"/>
    <w:rsid w:val="009B0716"/>
    <w:rsid w:val="009B07BD"/>
    <w:rsid w:val="009B0B1C"/>
    <w:rsid w:val="009B0B47"/>
    <w:rsid w:val="009B0CD1"/>
    <w:rsid w:val="009B10CE"/>
    <w:rsid w:val="009B11F3"/>
    <w:rsid w:val="009B1214"/>
    <w:rsid w:val="009B14EA"/>
    <w:rsid w:val="009B1AB1"/>
    <w:rsid w:val="009B1B02"/>
    <w:rsid w:val="009B1B8A"/>
    <w:rsid w:val="009B1BA2"/>
    <w:rsid w:val="009B1BD0"/>
    <w:rsid w:val="009B1D4A"/>
    <w:rsid w:val="009B1EA0"/>
    <w:rsid w:val="009B2096"/>
    <w:rsid w:val="009B2135"/>
    <w:rsid w:val="009B225E"/>
    <w:rsid w:val="009B232A"/>
    <w:rsid w:val="009B25B6"/>
    <w:rsid w:val="009B2643"/>
    <w:rsid w:val="009B28D9"/>
    <w:rsid w:val="009B29AC"/>
    <w:rsid w:val="009B2D7D"/>
    <w:rsid w:val="009B2DE4"/>
    <w:rsid w:val="009B2F5F"/>
    <w:rsid w:val="009B2FC4"/>
    <w:rsid w:val="009B300D"/>
    <w:rsid w:val="009B31EC"/>
    <w:rsid w:val="009B31FF"/>
    <w:rsid w:val="009B33FD"/>
    <w:rsid w:val="009B3425"/>
    <w:rsid w:val="009B354E"/>
    <w:rsid w:val="009B3720"/>
    <w:rsid w:val="009B38BE"/>
    <w:rsid w:val="009B38D8"/>
    <w:rsid w:val="009B39B3"/>
    <w:rsid w:val="009B3A19"/>
    <w:rsid w:val="009B3A89"/>
    <w:rsid w:val="009B3C07"/>
    <w:rsid w:val="009B3C11"/>
    <w:rsid w:val="009B3C9C"/>
    <w:rsid w:val="009B3D8A"/>
    <w:rsid w:val="009B3DAC"/>
    <w:rsid w:val="009B3FD2"/>
    <w:rsid w:val="009B42B7"/>
    <w:rsid w:val="009B43E7"/>
    <w:rsid w:val="009B44F5"/>
    <w:rsid w:val="009B488C"/>
    <w:rsid w:val="009B493A"/>
    <w:rsid w:val="009B4DE1"/>
    <w:rsid w:val="009B4E7A"/>
    <w:rsid w:val="009B4E91"/>
    <w:rsid w:val="009B4F39"/>
    <w:rsid w:val="009B4FAE"/>
    <w:rsid w:val="009B5181"/>
    <w:rsid w:val="009B5361"/>
    <w:rsid w:val="009B5389"/>
    <w:rsid w:val="009B554A"/>
    <w:rsid w:val="009B57C7"/>
    <w:rsid w:val="009B5B77"/>
    <w:rsid w:val="009B5E77"/>
    <w:rsid w:val="009B5F35"/>
    <w:rsid w:val="009B6069"/>
    <w:rsid w:val="009B6216"/>
    <w:rsid w:val="009B62DD"/>
    <w:rsid w:val="009B62F6"/>
    <w:rsid w:val="009B64F8"/>
    <w:rsid w:val="009B64FC"/>
    <w:rsid w:val="009B6587"/>
    <w:rsid w:val="009B65BB"/>
    <w:rsid w:val="009B6899"/>
    <w:rsid w:val="009B6B48"/>
    <w:rsid w:val="009B6BAE"/>
    <w:rsid w:val="009B6CC7"/>
    <w:rsid w:val="009B6CEE"/>
    <w:rsid w:val="009B6CF8"/>
    <w:rsid w:val="009B706A"/>
    <w:rsid w:val="009B7098"/>
    <w:rsid w:val="009B70D1"/>
    <w:rsid w:val="009B7201"/>
    <w:rsid w:val="009B724D"/>
    <w:rsid w:val="009B7357"/>
    <w:rsid w:val="009B7427"/>
    <w:rsid w:val="009B75A6"/>
    <w:rsid w:val="009B76D0"/>
    <w:rsid w:val="009B77A5"/>
    <w:rsid w:val="009B77AA"/>
    <w:rsid w:val="009B795C"/>
    <w:rsid w:val="009B7D90"/>
    <w:rsid w:val="009B7DA9"/>
    <w:rsid w:val="009B7EC1"/>
    <w:rsid w:val="009B7EFB"/>
    <w:rsid w:val="009B7F8C"/>
    <w:rsid w:val="009C0074"/>
    <w:rsid w:val="009C0094"/>
    <w:rsid w:val="009C009A"/>
    <w:rsid w:val="009C026F"/>
    <w:rsid w:val="009C02F9"/>
    <w:rsid w:val="009C034E"/>
    <w:rsid w:val="009C04FE"/>
    <w:rsid w:val="009C0653"/>
    <w:rsid w:val="009C0836"/>
    <w:rsid w:val="009C099A"/>
    <w:rsid w:val="009C0A90"/>
    <w:rsid w:val="009C0AB6"/>
    <w:rsid w:val="009C0B1B"/>
    <w:rsid w:val="009C19BA"/>
    <w:rsid w:val="009C1A45"/>
    <w:rsid w:val="009C1ABE"/>
    <w:rsid w:val="009C1B7A"/>
    <w:rsid w:val="009C1BC0"/>
    <w:rsid w:val="009C1D59"/>
    <w:rsid w:val="009C1FCB"/>
    <w:rsid w:val="009C201B"/>
    <w:rsid w:val="009C230C"/>
    <w:rsid w:val="009C232B"/>
    <w:rsid w:val="009C2362"/>
    <w:rsid w:val="009C2512"/>
    <w:rsid w:val="009C2695"/>
    <w:rsid w:val="009C26E1"/>
    <w:rsid w:val="009C279B"/>
    <w:rsid w:val="009C27C2"/>
    <w:rsid w:val="009C2999"/>
    <w:rsid w:val="009C2BB2"/>
    <w:rsid w:val="009C2C1A"/>
    <w:rsid w:val="009C2DD2"/>
    <w:rsid w:val="009C3046"/>
    <w:rsid w:val="009C30FC"/>
    <w:rsid w:val="009C3160"/>
    <w:rsid w:val="009C3181"/>
    <w:rsid w:val="009C33F8"/>
    <w:rsid w:val="009C34E1"/>
    <w:rsid w:val="009C35D0"/>
    <w:rsid w:val="009C3677"/>
    <w:rsid w:val="009C37F0"/>
    <w:rsid w:val="009C3ABD"/>
    <w:rsid w:val="009C431A"/>
    <w:rsid w:val="009C43D8"/>
    <w:rsid w:val="009C4457"/>
    <w:rsid w:val="009C447F"/>
    <w:rsid w:val="009C44FA"/>
    <w:rsid w:val="009C45B0"/>
    <w:rsid w:val="009C4756"/>
    <w:rsid w:val="009C47EE"/>
    <w:rsid w:val="009C4907"/>
    <w:rsid w:val="009C490C"/>
    <w:rsid w:val="009C4919"/>
    <w:rsid w:val="009C496E"/>
    <w:rsid w:val="009C4C1C"/>
    <w:rsid w:val="009C4CD8"/>
    <w:rsid w:val="009C4F48"/>
    <w:rsid w:val="009C51B5"/>
    <w:rsid w:val="009C51D7"/>
    <w:rsid w:val="009C52F6"/>
    <w:rsid w:val="009C53B7"/>
    <w:rsid w:val="009C53EE"/>
    <w:rsid w:val="009C54F5"/>
    <w:rsid w:val="009C5866"/>
    <w:rsid w:val="009C58AD"/>
    <w:rsid w:val="009C5D1E"/>
    <w:rsid w:val="009C5DCE"/>
    <w:rsid w:val="009C5E22"/>
    <w:rsid w:val="009C5FED"/>
    <w:rsid w:val="009C6121"/>
    <w:rsid w:val="009C6173"/>
    <w:rsid w:val="009C6179"/>
    <w:rsid w:val="009C62A8"/>
    <w:rsid w:val="009C6531"/>
    <w:rsid w:val="009C668C"/>
    <w:rsid w:val="009C673D"/>
    <w:rsid w:val="009C690C"/>
    <w:rsid w:val="009C698D"/>
    <w:rsid w:val="009C69DF"/>
    <w:rsid w:val="009C6A83"/>
    <w:rsid w:val="009C6AE6"/>
    <w:rsid w:val="009C6C51"/>
    <w:rsid w:val="009C6CE5"/>
    <w:rsid w:val="009C6D83"/>
    <w:rsid w:val="009C6DE9"/>
    <w:rsid w:val="009C6EAC"/>
    <w:rsid w:val="009C70E6"/>
    <w:rsid w:val="009C7174"/>
    <w:rsid w:val="009C72C1"/>
    <w:rsid w:val="009C74EB"/>
    <w:rsid w:val="009C7662"/>
    <w:rsid w:val="009C78B0"/>
    <w:rsid w:val="009C7A15"/>
    <w:rsid w:val="009C7ABC"/>
    <w:rsid w:val="009C7C0F"/>
    <w:rsid w:val="009C7CCA"/>
    <w:rsid w:val="009C7F49"/>
    <w:rsid w:val="009C7F72"/>
    <w:rsid w:val="009D0A21"/>
    <w:rsid w:val="009D0A43"/>
    <w:rsid w:val="009D126F"/>
    <w:rsid w:val="009D139A"/>
    <w:rsid w:val="009D13A1"/>
    <w:rsid w:val="009D173F"/>
    <w:rsid w:val="009D1A92"/>
    <w:rsid w:val="009D1CF0"/>
    <w:rsid w:val="009D1DE4"/>
    <w:rsid w:val="009D1F58"/>
    <w:rsid w:val="009D21A4"/>
    <w:rsid w:val="009D2275"/>
    <w:rsid w:val="009D2507"/>
    <w:rsid w:val="009D2531"/>
    <w:rsid w:val="009D2569"/>
    <w:rsid w:val="009D2BA6"/>
    <w:rsid w:val="009D2C0E"/>
    <w:rsid w:val="009D2CB9"/>
    <w:rsid w:val="009D2D68"/>
    <w:rsid w:val="009D2DC9"/>
    <w:rsid w:val="009D2E7A"/>
    <w:rsid w:val="009D2EB8"/>
    <w:rsid w:val="009D3028"/>
    <w:rsid w:val="009D3034"/>
    <w:rsid w:val="009D3057"/>
    <w:rsid w:val="009D3541"/>
    <w:rsid w:val="009D36CC"/>
    <w:rsid w:val="009D38A2"/>
    <w:rsid w:val="009D3B6B"/>
    <w:rsid w:val="009D3BC6"/>
    <w:rsid w:val="009D3D75"/>
    <w:rsid w:val="009D3FE7"/>
    <w:rsid w:val="009D4145"/>
    <w:rsid w:val="009D4AC0"/>
    <w:rsid w:val="009D4EAD"/>
    <w:rsid w:val="009D51FF"/>
    <w:rsid w:val="009D5201"/>
    <w:rsid w:val="009D5219"/>
    <w:rsid w:val="009D548C"/>
    <w:rsid w:val="009D556F"/>
    <w:rsid w:val="009D5570"/>
    <w:rsid w:val="009D55A7"/>
    <w:rsid w:val="009D5781"/>
    <w:rsid w:val="009D5807"/>
    <w:rsid w:val="009D5B49"/>
    <w:rsid w:val="009D5C10"/>
    <w:rsid w:val="009D5E36"/>
    <w:rsid w:val="009D6385"/>
    <w:rsid w:val="009D648F"/>
    <w:rsid w:val="009D662C"/>
    <w:rsid w:val="009D6990"/>
    <w:rsid w:val="009D6A63"/>
    <w:rsid w:val="009D6DB9"/>
    <w:rsid w:val="009D6E7C"/>
    <w:rsid w:val="009D6EC7"/>
    <w:rsid w:val="009D6EFD"/>
    <w:rsid w:val="009D70A9"/>
    <w:rsid w:val="009D718F"/>
    <w:rsid w:val="009D7919"/>
    <w:rsid w:val="009D7989"/>
    <w:rsid w:val="009D79A6"/>
    <w:rsid w:val="009D7A82"/>
    <w:rsid w:val="009D7C8F"/>
    <w:rsid w:val="009D7F67"/>
    <w:rsid w:val="009E03B4"/>
    <w:rsid w:val="009E04B6"/>
    <w:rsid w:val="009E0851"/>
    <w:rsid w:val="009E08B4"/>
    <w:rsid w:val="009E0C4A"/>
    <w:rsid w:val="009E0E4F"/>
    <w:rsid w:val="009E0EE4"/>
    <w:rsid w:val="009E0FD3"/>
    <w:rsid w:val="009E0FEE"/>
    <w:rsid w:val="009E10EA"/>
    <w:rsid w:val="009E11FD"/>
    <w:rsid w:val="009E12B2"/>
    <w:rsid w:val="009E13EA"/>
    <w:rsid w:val="009E14BC"/>
    <w:rsid w:val="009E16A5"/>
    <w:rsid w:val="009E17A0"/>
    <w:rsid w:val="009E18A0"/>
    <w:rsid w:val="009E1BF1"/>
    <w:rsid w:val="009E1C10"/>
    <w:rsid w:val="009E1C3E"/>
    <w:rsid w:val="009E1EBE"/>
    <w:rsid w:val="009E1F68"/>
    <w:rsid w:val="009E21BA"/>
    <w:rsid w:val="009E23A9"/>
    <w:rsid w:val="009E247D"/>
    <w:rsid w:val="009E2550"/>
    <w:rsid w:val="009E2D5C"/>
    <w:rsid w:val="009E2EC5"/>
    <w:rsid w:val="009E34CC"/>
    <w:rsid w:val="009E34E7"/>
    <w:rsid w:val="009E35E8"/>
    <w:rsid w:val="009E3763"/>
    <w:rsid w:val="009E37E1"/>
    <w:rsid w:val="009E3AD3"/>
    <w:rsid w:val="009E3D32"/>
    <w:rsid w:val="009E3F7A"/>
    <w:rsid w:val="009E3FC0"/>
    <w:rsid w:val="009E40D1"/>
    <w:rsid w:val="009E41E6"/>
    <w:rsid w:val="009E4224"/>
    <w:rsid w:val="009E42C2"/>
    <w:rsid w:val="009E42CB"/>
    <w:rsid w:val="009E4330"/>
    <w:rsid w:val="009E43CD"/>
    <w:rsid w:val="009E4540"/>
    <w:rsid w:val="009E4555"/>
    <w:rsid w:val="009E465B"/>
    <w:rsid w:val="009E496F"/>
    <w:rsid w:val="009E49A4"/>
    <w:rsid w:val="009E4BF3"/>
    <w:rsid w:val="009E4CAC"/>
    <w:rsid w:val="009E4E62"/>
    <w:rsid w:val="009E4F2C"/>
    <w:rsid w:val="009E4F5C"/>
    <w:rsid w:val="009E4F82"/>
    <w:rsid w:val="009E4FD9"/>
    <w:rsid w:val="009E51F6"/>
    <w:rsid w:val="009E533E"/>
    <w:rsid w:val="009E5405"/>
    <w:rsid w:val="009E5587"/>
    <w:rsid w:val="009E563D"/>
    <w:rsid w:val="009E5943"/>
    <w:rsid w:val="009E597C"/>
    <w:rsid w:val="009E59E5"/>
    <w:rsid w:val="009E5A9B"/>
    <w:rsid w:val="009E5A9C"/>
    <w:rsid w:val="009E5AF1"/>
    <w:rsid w:val="009E5C4A"/>
    <w:rsid w:val="009E6196"/>
    <w:rsid w:val="009E61A0"/>
    <w:rsid w:val="009E63A4"/>
    <w:rsid w:val="009E6499"/>
    <w:rsid w:val="009E6697"/>
    <w:rsid w:val="009E675D"/>
    <w:rsid w:val="009E6797"/>
    <w:rsid w:val="009E67E2"/>
    <w:rsid w:val="009E68A4"/>
    <w:rsid w:val="009E6A0F"/>
    <w:rsid w:val="009E6C10"/>
    <w:rsid w:val="009E6D37"/>
    <w:rsid w:val="009E6EA1"/>
    <w:rsid w:val="009E6EB1"/>
    <w:rsid w:val="009E6F2D"/>
    <w:rsid w:val="009E7008"/>
    <w:rsid w:val="009E7460"/>
    <w:rsid w:val="009E7734"/>
    <w:rsid w:val="009E7830"/>
    <w:rsid w:val="009E7982"/>
    <w:rsid w:val="009E7ABE"/>
    <w:rsid w:val="009E7B1A"/>
    <w:rsid w:val="009E7CA0"/>
    <w:rsid w:val="009E7CEA"/>
    <w:rsid w:val="009E7E79"/>
    <w:rsid w:val="009E7EBE"/>
    <w:rsid w:val="009F03EB"/>
    <w:rsid w:val="009F04BF"/>
    <w:rsid w:val="009F0527"/>
    <w:rsid w:val="009F0645"/>
    <w:rsid w:val="009F06BA"/>
    <w:rsid w:val="009F082F"/>
    <w:rsid w:val="009F087C"/>
    <w:rsid w:val="009F088A"/>
    <w:rsid w:val="009F0C3B"/>
    <w:rsid w:val="009F1001"/>
    <w:rsid w:val="009F11BD"/>
    <w:rsid w:val="009F11E9"/>
    <w:rsid w:val="009F150B"/>
    <w:rsid w:val="009F150D"/>
    <w:rsid w:val="009F15EB"/>
    <w:rsid w:val="009F1784"/>
    <w:rsid w:val="009F181F"/>
    <w:rsid w:val="009F1DD3"/>
    <w:rsid w:val="009F1F42"/>
    <w:rsid w:val="009F1F4D"/>
    <w:rsid w:val="009F2092"/>
    <w:rsid w:val="009F2105"/>
    <w:rsid w:val="009F22BD"/>
    <w:rsid w:val="009F25B5"/>
    <w:rsid w:val="009F276E"/>
    <w:rsid w:val="009F277F"/>
    <w:rsid w:val="009F2D5C"/>
    <w:rsid w:val="009F31EF"/>
    <w:rsid w:val="009F3353"/>
    <w:rsid w:val="009F366D"/>
    <w:rsid w:val="009F3806"/>
    <w:rsid w:val="009F3833"/>
    <w:rsid w:val="009F3C8D"/>
    <w:rsid w:val="009F3D43"/>
    <w:rsid w:val="009F411B"/>
    <w:rsid w:val="009F434D"/>
    <w:rsid w:val="009F44B1"/>
    <w:rsid w:val="009F4635"/>
    <w:rsid w:val="009F471A"/>
    <w:rsid w:val="009F47E1"/>
    <w:rsid w:val="009F4A02"/>
    <w:rsid w:val="009F4A49"/>
    <w:rsid w:val="009F4B68"/>
    <w:rsid w:val="009F4C53"/>
    <w:rsid w:val="009F501C"/>
    <w:rsid w:val="009F511C"/>
    <w:rsid w:val="009F51C4"/>
    <w:rsid w:val="009F528B"/>
    <w:rsid w:val="009F52F1"/>
    <w:rsid w:val="009F55B6"/>
    <w:rsid w:val="009F56DC"/>
    <w:rsid w:val="009F575F"/>
    <w:rsid w:val="009F5A57"/>
    <w:rsid w:val="009F5DCB"/>
    <w:rsid w:val="009F5DDC"/>
    <w:rsid w:val="009F5FA2"/>
    <w:rsid w:val="009F615D"/>
    <w:rsid w:val="009F618D"/>
    <w:rsid w:val="009F630B"/>
    <w:rsid w:val="009F6380"/>
    <w:rsid w:val="009F6394"/>
    <w:rsid w:val="009F654A"/>
    <w:rsid w:val="009F692C"/>
    <w:rsid w:val="009F69F2"/>
    <w:rsid w:val="009F6D00"/>
    <w:rsid w:val="009F6E69"/>
    <w:rsid w:val="009F72AA"/>
    <w:rsid w:val="009F750D"/>
    <w:rsid w:val="009F76AE"/>
    <w:rsid w:val="009F76F8"/>
    <w:rsid w:val="009F7873"/>
    <w:rsid w:val="009F78DA"/>
    <w:rsid w:val="009F7AFA"/>
    <w:rsid w:val="009F7BD5"/>
    <w:rsid w:val="009F7EC3"/>
    <w:rsid w:val="009F7F28"/>
    <w:rsid w:val="009F7FC3"/>
    <w:rsid w:val="00A004EC"/>
    <w:rsid w:val="00A0050E"/>
    <w:rsid w:val="00A00653"/>
    <w:rsid w:val="00A00729"/>
    <w:rsid w:val="00A009BD"/>
    <w:rsid w:val="00A00AC3"/>
    <w:rsid w:val="00A00B5B"/>
    <w:rsid w:val="00A00B77"/>
    <w:rsid w:val="00A00D2D"/>
    <w:rsid w:val="00A00E26"/>
    <w:rsid w:val="00A00E45"/>
    <w:rsid w:val="00A0121C"/>
    <w:rsid w:val="00A0124E"/>
    <w:rsid w:val="00A012F1"/>
    <w:rsid w:val="00A0131A"/>
    <w:rsid w:val="00A013EB"/>
    <w:rsid w:val="00A013F4"/>
    <w:rsid w:val="00A01629"/>
    <w:rsid w:val="00A01746"/>
    <w:rsid w:val="00A017DA"/>
    <w:rsid w:val="00A0190F"/>
    <w:rsid w:val="00A01BAA"/>
    <w:rsid w:val="00A01E50"/>
    <w:rsid w:val="00A0210C"/>
    <w:rsid w:val="00A021A2"/>
    <w:rsid w:val="00A0290D"/>
    <w:rsid w:val="00A029EA"/>
    <w:rsid w:val="00A02AE1"/>
    <w:rsid w:val="00A02BAD"/>
    <w:rsid w:val="00A03048"/>
    <w:rsid w:val="00A03061"/>
    <w:rsid w:val="00A0309F"/>
    <w:rsid w:val="00A03161"/>
    <w:rsid w:val="00A031AC"/>
    <w:rsid w:val="00A033EC"/>
    <w:rsid w:val="00A0364F"/>
    <w:rsid w:val="00A03755"/>
    <w:rsid w:val="00A03854"/>
    <w:rsid w:val="00A03A30"/>
    <w:rsid w:val="00A03BE1"/>
    <w:rsid w:val="00A03C5E"/>
    <w:rsid w:val="00A041F2"/>
    <w:rsid w:val="00A045C6"/>
    <w:rsid w:val="00A04741"/>
    <w:rsid w:val="00A048E9"/>
    <w:rsid w:val="00A04D14"/>
    <w:rsid w:val="00A04D47"/>
    <w:rsid w:val="00A04D69"/>
    <w:rsid w:val="00A04DE2"/>
    <w:rsid w:val="00A050FC"/>
    <w:rsid w:val="00A05150"/>
    <w:rsid w:val="00A0515C"/>
    <w:rsid w:val="00A0522E"/>
    <w:rsid w:val="00A0544E"/>
    <w:rsid w:val="00A05476"/>
    <w:rsid w:val="00A05659"/>
    <w:rsid w:val="00A056D5"/>
    <w:rsid w:val="00A0597E"/>
    <w:rsid w:val="00A05AF1"/>
    <w:rsid w:val="00A05AF2"/>
    <w:rsid w:val="00A05D72"/>
    <w:rsid w:val="00A068A8"/>
    <w:rsid w:val="00A0699E"/>
    <w:rsid w:val="00A06B5C"/>
    <w:rsid w:val="00A06C4A"/>
    <w:rsid w:val="00A06C9D"/>
    <w:rsid w:val="00A06E2A"/>
    <w:rsid w:val="00A06EDD"/>
    <w:rsid w:val="00A0707D"/>
    <w:rsid w:val="00A0711F"/>
    <w:rsid w:val="00A0714A"/>
    <w:rsid w:val="00A073A1"/>
    <w:rsid w:val="00A076F4"/>
    <w:rsid w:val="00A07AF4"/>
    <w:rsid w:val="00A07B59"/>
    <w:rsid w:val="00A07C84"/>
    <w:rsid w:val="00A07D3B"/>
    <w:rsid w:val="00A07DC1"/>
    <w:rsid w:val="00A102DF"/>
    <w:rsid w:val="00A10311"/>
    <w:rsid w:val="00A1040B"/>
    <w:rsid w:val="00A1055F"/>
    <w:rsid w:val="00A105C2"/>
    <w:rsid w:val="00A105CD"/>
    <w:rsid w:val="00A10A39"/>
    <w:rsid w:val="00A10A78"/>
    <w:rsid w:val="00A10B01"/>
    <w:rsid w:val="00A10B1A"/>
    <w:rsid w:val="00A10CF9"/>
    <w:rsid w:val="00A10F11"/>
    <w:rsid w:val="00A110FC"/>
    <w:rsid w:val="00A111B5"/>
    <w:rsid w:val="00A11431"/>
    <w:rsid w:val="00A115A0"/>
    <w:rsid w:val="00A115F3"/>
    <w:rsid w:val="00A115F7"/>
    <w:rsid w:val="00A11611"/>
    <w:rsid w:val="00A1196F"/>
    <w:rsid w:val="00A11A48"/>
    <w:rsid w:val="00A11B0E"/>
    <w:rsid w:val="00A11BB4"/>
    <w:rsid w:val="00A120E2"/>
    <w:rsid w:val="00A122AC"/>
    <w:rsid w:val="00A12342"/>
    <w:rsid w:val="00A12486"/>
    <w:rsid w:val="00A124E1"/>
    <w:rsid w:val="00A126BD"/>
    <w:rsid w:val="00A126DA"/>
    <w:rsid w:val="00A1291A"/>
    <w:rsid w:val="00A129B1"/>
    <w:rsid w:val="00A12E21"/>
    <w:rsid w:val="00A12E42"/>
    <w:rsid w:val="00A1321C"/>
    <w:rsid w:val="00A13243"/>
    <w:rsid w:val="00A13268"/>
    <w:rsid w:val="00A13411"/>
    <w:rsid w:val="00A134E4"/>
    <w:rsid w:val="00A13702"/>
    <w:rsid w:val="00A138D4"/>
    <w:rsid w:val="00A13949"/>
    <w:rsid w:val="00A13C03"/>
    <w:rsid w:val="00A13CD5"/>
    <w:rsid w:val="00A13D9B"/>
    <w:rsid w:val="00A13EA1"/>
    <w:rsid w:val="00A14062"/>
    <w:rsid w:val="00A1411C"/>
    <w:rsid w:val="00A141FF"/>
    <w:rsid w:val="00A14218"/>
    <w:rsid w:val="00A142B9"/>
    <w:rsid w:val="00A14313"/>
    <w:rsid w:val="00A146E8"/>
    <w:rsid w:val="00A14982"/>
    <w:rsid w:val="00A149F0"/>
    <w:rsid w:val="00A14AF0"/>
    <w:rsid w:val="00A14B59"/>
    <w:rsid w:val="00A1517A"/>
    <w:rsid w:val="00A15467"/>
    <w:rsid w:val="00A157BD"/>
    <w:rsid w:val="00A15B60"/>
    <w:rsid w:val="00A15B71"/>
    <w:rsid w:val="00A15D08"/>
    <w:rsid w:val="00A15EEC"/>
    <w:rsid w:val="00A15F0D"/>
    <w:rsid w:val="00A15F15"/>
    <w:rsid w:val="00A15FE1"/>
    <w:rsid w:val="00A16009"/>
    <w:rsid w:val="00A161AF"/>
    <w:rsid w:val="00A16251"/>
    <w:rsid w:val="00A162B6"/>
    <w:rsid w:val="00A165B8"/>
    <w:rsid w:val="00A16672"/>
    <w:rsid w:val="00A166AF"/>
    <w:rsid w:val="00A166ED"/>
    <w:rsid w:val="00A16827"/>
    <w:rsid w:val="00A16912"/>
    <w:rsid w:val="00A16D98"/>
    <w:rsid w:val="00A16DC0"/>
    <w:rsid w:val="00A16FBE"/>
    <w:rsid w:val="00A17014"/>
    <w:rsid w:val="00A1707E"/>
    <w:rsid w:val="00A170CC"/>
    <w:rsid w:val="00A171D2"/>
    <w:rsid w:val="00A17463"/>
    <w:rsid w:val="00A17500"/>
    <w:rsid w:val="00A1795F"/>
    <w:rsid w:val="00A17979"/>
    <w:rsid w:val="00A17CFC"/>
    <w:rsid w:val="00A17EF5"/>
    <w:rsid w:val="00A17EFB"/>
    <w:rsid w:val="00A17F99"/>
    <w:rsid w:val="00A200C1"/>
    <w:rsid w:val="00A2033B"/>
    <w:rsid w:val="00A205DE"/>
    <w:rsid w:val="00A2099C"/>
    <w:rsid w:val="00A20AAE"/>
    <w:rsid w:val="00A20D09"/>
    <w:rsid w:val="00A20E94"/>
    <w:rsid w:val="00A20EC9"/>
    <w:rsid w:val="00A20FE3"/>
    <w:rsid w:val="00A21098"/>
    <w:rsid w:val="00A21409"/>
    <w:rsid w:val="00A2145B"/>
    <w:rsid w:val="00A214A8"/>
    <w:rsid w:val="00A2172D"/>
    <w:rsid w:val="00A21741"/>
    <w:rsid w:val="00A21925"/>
    <w:rsid w:val="00A21BF6"/>
    <w:rsid w:val="00A21C00"/>
    <w:rsid w:val="00A21CC2"/>
    <w:rsid w:val="00A21FAA"/>
    <w:rsid w:val="00A221EC"/>
    <w:rsid w:val="00A22265"/>
    <w:rsid w:val="00A226F1"/>
    <w:rsid w:val="00A22758"/>
    <w:rsid w:val="00A2281B"/>
    <w:rsid w:val="00A228EF"/>
    <w:rsid w:val="00A2291D"/>
    <w:rsid w:val="00A22AED"/>
    <w:rsid w:val="00A23031"/>
    <w:rsid w:val="00A23153"/>
    <w:rsid w:val="00A23203"/>
    <w:rsid w:val="00A23226"/>
    <w:rsid w:val="00A2350B"/>
    <w:rsid w:val="00A23561"/>
    <w:rsid w:val="00A236B4"/>
    <w:rsid w:val="00A238F3"/>
    <w:rsid w:val="00A23A0B"/>
    <w:rsid w:val="00A23A8F"/>
    <w:rsid w:val="00A23AC9"/>
    <w:rsid w:val="00A23B94"/>
    <w:rsid w:val="00A23C6A"/>
    <w:rsid w:val="00A23D7E"/>
    <w:rsid w:val="00A23DC4"/>
    <w:rsid w:val="00A23F6D"/>
    <w:rsid w:val="00A240BD"/>
    <w:rsid w:val="00A24191"/>
    <w:rsid w:val="00A2433E"/>
    <w:rsid w:val="00A24491"/>
    <w:rsid w:val="00A2453A"/>
    <w:rsid w:val="00A24726"/>
    <w:rsid w:val="00A247AE"/>
    <w:rsid w:val="00A249B7"/>
    <w:rsid w:val="00A24BBD"/>
    <w:rsid w:val="00A24CDA"/>
    <w:rsid w:val="00A24D30"/>
    <w:rsid w:val="00A24D6F"/>
    <w:rsid w:val="00A24DCB"/>
    <w:rsid w:val="00A2510C"/>
    <w:rsid w:val="00A25276"/>
    <w:rsid w:val="00A2554B"/>
    <w:rsid w:val="00A2578C"/>
    <w:rsid w:val="00A257AB"/>
    <w:rsid w:val="00A258D8"/>
    <w:rsid w:val="00A258E4"/>
    <w:rsid w:val="00A2590C"/>
    <w:rsid w:val="00A2596D"/>
    <w:rsid w:val="00A25A13"/>
    <w:rsid w:val="00A25A3A"/>
    <w:rsid w:val="00A25A47"/>
    <w:rsid w:val="00A25AA1"/>
    <w:rsid w:val="00A25B62"/>
    <w:rsid w:val="00A25C3F"/>
    <w:rsid w:val="00A25EA8"/>
    <w:rsid w:val="00A25EBA"/>
    <w:rsid w:val="00A25ED4"/>
    <w:rsid w:val="00A26194"/>
    <w:rsid w:val="00A264BF"/>
    <w:rsid w:val="00A264C4"/>
    <w:rsid w:val="00A26622"/>
    <w:rsid w:val="00A26656"/>
    <w:rsid w:val="00A266C9"/>
    <w:rsid w:val="00A2688E"/>
    <w:rsid w:val="00A26968"/>
    <w:rsid w:val="00A2696D"/>
    <w:rsid w:val="00A269B7"/>
    <w:rsid w:val="00A26D3E"/>
    <w:rsid w:val="00A26E25"/>
    <w:rsid w:val="00A26E8D"/>
    <w:rsid w:val="00A26EC6"/>
    <w:rsid w:val="00A26ED3"/>
    <w:rsid w:val="00A26F22"/>
    <w:rsid w:val="00A27250"/>
    <w:rsid w:val="00A273C0"/>
    <w:rsid w:val="00A273D4"/>
    <w:rsid w:val="00A276F7"/>
    <w:rsid w:val="00A27891"/>
    <w:rsid w:val="00A27929"/>
    <w:rsid w:val="00A27A6D"/>
    <w:rsid w:val="00A27B42"/>
    <w:rsid w:val="00A27B48"/>
    <w:rsid w:val="00A27B95"/>
    <w:rsid w:val="00A27BA0"/>
    <w:rsid w:val="00A27E76"/>
    <w:rsid w:val="00A3011E"/>
    <w:rsid w:val="00A30444"/>
    <w:rsid w:val="00A30700"/>
    <w:rsid w:val="00A30707"/>
    <w:rsid w:val="00A308AA"/>
    <w:rsid w:val="00A3097D"/>
    <w:rsid w:val="00A30C7B"/>
    <w:rsid w:val="00A30D91"/>
    <w:rsid w:val="00A3108D"/>
    <w:rsid w:val="00A31187"/>
    <w:rsid w:val="00A312C0"/>
    <w:rsid w:val="00A3156C"/>
    <w:rsid w:val="00A3157A"/>
    <w:rsid w:val="00A31613"/>
    <w:rsid w:val="00A3178D"/>
    <w:rsid w:val="00A3184E"/>
    <w:rsid w:val="00A319B6"/>
    <w:rsid w:val="00A319F7"/>
    <w:rsid w:val="00A31A17"/>
    <w:rsid w:val="00A31B61"/>
    <w:rsid w:val="00A31B99"/>
    <w:rsid w:val="00A31C5A"/>
    <w:rsid w:val="00A31CD3"/>
    <w:rsid w:val="00A31D21"/>
    <w:rsid w:val="00A31DE3"/>
    <w:rsid w:val="00A31EFA"/>
    <w:rsid w:val="00A32070"/>
    <w:rsid w:val="00A320A8"/>
    <w:rsid w:val="00A32218"/>
    <w:rsid w:val="00A3263B"/>
    <w:rsid w:val="00A32AF3"/>
    <w:rsid w:val="00A32D7E"/>
    <w:rsid w:val="00A32E85"/>
    <w:rsid w:val="00A33295"/>
    <w:rsid w:val="00A33368"/>
    <w:rsid w:val="00A334FA"/>
    <w:rsid w:val="00A33861"/>
    <w:rsid w:val="00A33A4B"/>
    <w:rsid w:val="00A33A6D"/>
    <w:rsid w:val="00A33AA5"/>
    <w:rsid w:val="00A33C64"/>
    <w:rsid w:val="00A33D68"/>
    <w:rsid w:val="00A33D7C"/>
    <w:rsid w:val="00A33FE4"/>
    <w:rsid w:val="00A34021"/>
    <w:rsid w:val="00A340AF"/>
    <w:rsid w:val="00A341C1"/>
    <w:rsid w:val="00A341EF"/>
    <w:rsid w:val="00A34292"/>
    <w:rsid w:val="00A342AF"/>
    <w:rsid w:val="00A345A3"/>
    <w:rsid w:val="00A34845"/>
    <w:rsid w:val="00A34B0A"/>
    <w:rsid w:val="00A34C72"/>
    <w:rsid w:val="00A34DE7"/>
    <w:rsid w:val="00A34DFF"/>
    <w:rsid w:val="00A34E2B"/>
    <w:rsid w:val="00A34E52"/>
    <w:rsid w:val="00A34EF8"/>
    <w:rsid w:val="00A34F4F"/>
    <w:rsid w:val="00A34FB8"/>
    <w:rsid w:val="00A351FA"/>
    <w:rsid w:val="00A352AF"/>
    <w:rsid w:val="00A3535C"/>
    <w:rsid w:val="00A35364"/>
    <w:rsid w:val="00A35474"/>
    <w:rsid w:val="00A355BA"/>
    <w:rsid w:val="00A35634"/>
    <w:rsid w:val="00A357C7"/>
    <w:rsid w:val="00A3583A"/>
    <w:rsid w:val="00A35B45"/>
    <w:rsid w:val="00A35CBF"/>
    <w:rsid w:val="00A35DF5"/>
    <w:rsid w:val="00A35E50"/>
    <w:rsid w:val="00A36110"/>
    <w:rsid w:val="00A36203"/>
    <w:rsid w:val="00A3642B"/>
    <w:rsid w:val="00A365A6"/>
    <w:rsid w:val="00A365C8"/>
    <w:rsid w:val="00A365F8"/>
    <w:rsid w:val="00A36899"/>
    <w:rsid w:val="00A369EA"/>
    <w:rsid w:val="00A36A82"/>
    <w:rsid w:val="00A36DF7"/>
    <w:rsid w:val="00A370CE"/>
    <w:rsid w:val="00A371CA"/>
    <w:rsid w:val="00A3729D"/>
    <w:rsid w:val="00A374F8"/>
    <w:rsid w:val="00A37511"/>
    <w:rsid w:val="00A37548"/>
    <w:rsid w:val="00A37688"/>
    <w:rsid w:val="00A376AB"/>
    <w:rsid w:val="00A376EE"/>
    <w:rsid w:val="00A37810"/>
    <w:rsid w:val="00A37859"/>
    <w:rsid w:val="00A3791B"/>
    <w:rsid w:val="00A37E55"/>
    <w:rsid w:val="00A37F3B"/>
    <w:rsid w:val="00A400E1"/>
    <w:rsid w:val="00A400F8"/>
    <w:rsid w:val="00A40471"/>
    <w:rsid w:val="00A40591"/>
    <w:rsid w:val="00A40636"/>
    <w:rsid w:val="00A407F1"/>
    <w:rsid w:val="00A40869"/>
    <w:rsid w:val="00A40994"/>
    <w:rsid w:val="00A40A59"/>
    <w:rsid w:val="00A40B51"/>
    <w:rsid w:val="00A40C2E"/>
    <w:rsid w:val="00A41184"/>
    <w:rsid w:val="00A4152E"/>
    <w:rsid w:val="00A41539"/>
    <w:rsid w:val="00A41608"/>
    <w:rsid w:val="00A4162C"/>
    <w:rsid w:val="00A417C2"/>
    <w:rsid w:val="00A418AB"/>
    <w:rsid w:val="00A41953"/>
    <w:rsid w:val="00A419AB"/>
    <w:rsid w:val="00A41D3D"/>
    <w:rsid w:val="00A41F7E"/>
    <w:rsid w:val="00A421DB"/>
    <w:rsid w:val="00A422B4"/>
    <w:rsid w:val="00A422CF"/>
    <w:rsid w:val="00A423A8"/>
    <w:rsid w:val="00A423F7"/>
    <w:rsid w:val="00A4241A"/>
    <w:rsid w:val="00A42433"/>
    <w:rsid w:val="00A42686"/>
    <w:rsid w:val="00A42788"/>
    <w:rsid w:val="00A427ED"/>
    <w:rsid w:val="00A42896"/>
    <w:rsid w:val="00A428CE"/>
    <w:rsid w:val="00A42995"/>
    <w:rsid w:val="00A42C0B"/>
    <w:rsid w:val="00A42C7A"/>
    <w:rsid w:val="00A42DB8"/>
    <w:rsid w:val="00A42E37"/>
    <w:rsid w:val="00A42EBE"/>
    <w:rsid w:val="00A42ECF"/>
    <w:rsid w:val="00A42F6E"/>
    <w:rsid w:val="00A430CE"/>
    <w:rsid w:val="00A43476"/>
    <w:rsid w:val="00A4363A"/>
    <w:rsid w:val="00A4367F"/>
    <w:rsid w:val="00A439BC"/>
    <w:rsid w:val="00A439C4"/>
    <w:rsid w:val="00A43D8E"/>
    <w:rsid w:val="00A43FD7"/>
    <w:rsid w:val="00A44053"/>
    <w:rsid w:val="00A440DA"/>
    <w:rsid w:val="00A441F3"/>
    <w:rsid w:val="00A443DC"/>
    <w:rsid w:val="00A44448"/>
    <w:rsid w:val="00A44A3E"/>
    <w:rsid w:val="00A44AD9"/>
    <w:rsid w:val="00A44BF2"/>
    <w:rsid w:val="00A44C66"/>
    <w:rsid w:val="00A44D96"/>
    <w:rsid w:val="00A450AF"/>
    <w:rsid w:val="00A45130"/>
    <w:rsid w:val="00A451BC"/>
    <w:rsid w:val="00A45241"/>
    <w:rsid w:val="00A452AF"/>
    <w:rsid w:val="00A4571A"/>
    <w:rsid w:val="00A457CA"/>
    <w:rsid w:val="00A457EF"/>
    <w:rsid w:val="00A45A58"/>
    <w:rsid w:val="00A45D56"/>
    <w:rsid w:val="00A45F7A"/>
    <w:rsid w:val="00A460DF"/>
    <w:rsid w:val="00A462C2"/>
    <w:rsid w:val="00A464DF"/>
    <w:rsid w:val="00A4659E"/>
    <w:rsid w:val="00A467E7"/>
    <w:rsid w:val="00A4685A"/>
    <w:rsid w:val="00A46B97"/>
    <w:rsid w:val="00A46F4A"/>
    <w:rsid w:val="00A470C1"/>
    <w:rsid w:val="00A474AE"/>
    <w:rsid w:val="00A4752C"/>
    <w:rsid w:val="00A47734"/>
    <w:rsid w:val="00A47940"/>
    <w:rsid w:val="00A4795F"/>
    <w:rsid w:val="00A47989"/>
    <w:rsid w:val="00A47ACB"/>
    <w:rsid w:val="00A47B73"/>
    <w:rsid w:val="00A47CA8"/>
    <w:rsid w:val="00A47D66"/>
    <w:rsid w:val="00A47EBD"/>
    <w:rsid w:val="00A47EC8"/>
    <w:rsid w:val="00A47FE0"/>
    <w:rsid w:val="00A500E7"/>
    <w:rsid w:val="00A500F0"/>
    <w:rsid w:val="00A50175"/>
    <w:rsid w:val="00A504F7"/>
    <w:rsid w:val="00A50AA9"/>
    <w:rsid w:val="00A50CAD"/>
    <w:rsid w:val="00A50CB3"/>
    <w:rsid w:val="00A50DCF"/>
    <w:rsid w:val="00A50E62"/>
    <w:rsid w:val="00A50EAF"/>
    <w:rsid w:val="00A50F0C"/>
    <w:rsid w:val="00A51114"/>
    <w:rsid w:val="00A5125F"/>
    <w:rsid w:val="00A512FC"/>
    <w:rsid w:val="00A51453"/>
    <w:rsid w:val="00A514CB"/>
    <w:rsid w:val="00A5158B"/>
    <w:rsid w:val="00A5168A"/>
    <w:rsid w:val="00A5173A"/>
    <w:rsid w:val="00A5179F"/>
    <w:rsid w:val="00A517E8"/>
    <w:rsid w:val="00A521E9"/>
    <w:rsid w:val="00A5251F"/>
    <w:rsid w:val="00A525CD"/>
    <w:rsid w:val="00A527C8"/>
    <w:rsid w:val="00A5284F"/>
    <w:rsid w:val="00A52E03"/>
    <w:rsid w:val="00A53489"/>
    <w:rsid w:val="00A534FE"/>
    <w:rsid w:val="00A5351C"/>
    <w:rsid w:val="00A53859"/>
    <w:rsid w:val="00A53883"/>
    <w:rsid w:val="00A53B79"/>
    <w:rsid w:val="00A53BDF"/>
    <w:rsid w:val="00A53E4C"/>
    <w:rsid w:val="00A53EAF"/>
    <w:rsid w:val="00A53F36"/>
    <w:rsid w:val="00A53FB9"/>
    <w:rsid w:val="00A54058"/>
    <w:rsid w:val="00A5419B"/>
    <w:rsid w:val="00A544D6"/>
    <w:rsid w:val="00A5455E"/>
    <w:rsid w:val="00A5470E"/>
    <w:rsid w:val="00A54B98"/>
    <w:rsid w:val="00A54C35"/>
    <w:rsid w:val="00A54F42"/>
    <w:rsid w:val="00A54F87"/>
    <w:rsid w:val="00A551AF"/>
    <w:rsid w:val="00A5544E"/>
    <w:rsid w:val="00A5584D"/>
    <w:rsid w:val="00A5597F"/>
    <w:rsid w:val="00A55C3B"/>
    <w:rsid w:val="00A55C83"/>
    <w:rsid w:val="00A55D9A"/>
    <w:rsid w:val="00A55EE7"/>
    <w:rsid w:val="00A55F10"/>
    <w:rsid w:val="00A55F5C"/>
    <w:rsid w:val="00A562FB"/>
    <w:rsid w:val="00A56782"/>
    <w:rsid w:val="00A569BE"/>
    <w:rsid w:val="00A56B2D"/>
    <w:rsid w:val="00A56B95"/>
    <w:rsid w:val="00A56EA9"/>
    <w:rsid w:val="00A5701B"/>
    <w:rsid w:val="00A572A6"/>
    <w:rsid w:val="00A573A4"/>
    <w:rsid w:val="00A573A6"/>
    <w:rsid w:val="00A5755B"/>
    <w:rsid w:val="00A57AA5"/>
    <w:rsid w:val="00A57ABE"/>
    <w:rsid w:val="00A57B7A"/>
    <w:rsid w:val="00A57B97"/>
    <w:rsid w:val="00A57C2E"/>
    <w:rsid w:val="00A57D54"/>
    <w:rsid w:val="00A57D81"/>
    <w:rsid w:val="00A57DE3"/>
    <w:rsid w:val="00A57E55"/>
    <w:rsid w:val="00A57EB8"/>
    <w:rsid w:val="00A57ECE"/>
    <w:rsid w:val="00A57FA8"/>
    <w:rsid w:val="00A57FAB"/>
    <w:rsid w:val="00A602F7"/>
    <w:rsid w:val="00A6038B"/>
    <w:rsid w:val="00A607A3"/>
    <w:rsid w:val="00A60B5C"/>
    <w:rsid w:val="00A60C9A"/>
    <w:rsid w:val="00A60D77"/>
    <w:rsid w:val="00A60DB6"/>
    <w:rsid w:val="00A61132"/>
    <w:rsid w:val="00A611F3"/>
    <w:rsid w:val="00A61246"/>
    <w:rsid w:val="00A6127A"/>
    <w:rsid w:val="00A61326"/>
    <w:rsid w:val="00A61512"/>
    <w:rsid w:val="00A618BB"/>
    <w:rsid w:val="00A6195A"/>
    <w:rsid w:val="00A61A37"/>
    <w:rsid w:val="00A61C3B"/>
    <w:rsid w:val="00A61DE6"/>
    <w:rsid w:val="00A61DFD"/>
    <w:rsid w:val="00A61FE4"/>
    <w:rsid w:val="00A6207A"/>
    <w:rsid w:val="00A620A5"/>
    <w:rsid w:val="00A620B2"/>
    <w:rsid w:val="00A6257E"/>
    <w:rsid w:val="00A627EA"/>
    <w:rsid w:val="00A6290A"/>
    <w:rsid w:val="00A62A6C"/>
    <w:rsid w:val="00A62B01"/>
    <w:rsid w:val="00A62F1F"/>
    <w:rsid w:val="00A62FDE"/>
    <w:rsid w:val="00A630D0"/>
    <w:rsid w:val="00A6329A"/>
    <w:rsid w:val="00A633B4"/>
    <w:rsid w:val="00A63510"/>
    <w:rsid w:val="00A638FE"/>
    <w:rsid w:val="00A639FB"/>
    <w:rsid w:val="00A63EC3"/>
    <w:rsid w:val="00A63FAE"/>
    <w:rsid w:val="00A63FE2"/>
    <w:rsid w:val="00A641B8"/>
    <w:rsid w:val="00A6453D"/>
    <w:rsid w:val="00A64714"/>
    <w:rsid w:val="00A64762"/>
    <w:rsid w:val="00A64771"/>
    <w:rsid w:val="00A647AD"/>
    <w:rsid w:val="00A64A30"/>
    <w:rsid w:val="00A64DDC"/>
    <w:rsid w:val="00A64E31"/>
    <w:rsid w:val="00A64F74"/>
    <w:rsid w:val="00A65124"/>
    <w:rsid w:val="00A657CB"/>
    <w:rsid w:val="00A65938"/>
    <w:rsid w:val="00A65987"/>
    <w:rsid w:val="00A65B0D"/>
    <w:rsid w:val="00A65CAA"/>
    <w:rsid w:val="00A65CC5"/>
    <w:rsid w:val="00A65F31"/>
    <w:rsid w:val="00A65FCD"/>
    <w:rsid w:val="00A661E9"/>
    <w:rsid w:val="00A662DD"/>
    <w:rsid w:val="00A66397"/>
    <w:rsid w:val="00A663CB"/>
    <w:rsid w:val="00A6656F"/>
    <w:rsid w:val="00A665E6"/>
    <w:rsid w:val="00A6662E"/>
    <w:rsid w:val="00A66AE1"/>
    <w:rsid w:val="00A66DDD"/>
    <w:rsid w:val="00A67318"/>
    <w:rsid w:val="00A67394"/>
    <w:rsid w:val="00A677D0"/>
    <w:rsid w:val="00A67843"/>
    <w:rsid w:val="00A678F1"/>
    <w:rsid w:val="00A67C72"/>
    <w:rsid w:val="00A67C7D"/>
    <w:rsid w:val="00A67DA0"/>
    <w:rsid w:val="00A67DB9"/>
    <w:rsid w:val="00A67DF9"/>
    <w:rsid w:val="00A67E7F"/>
    <w:rsid w:val="00A70047"/>
    <w:rsid w:val="00A70248"/>
    <w:rsid w:val="00A70544"/>
    <w:rsid w:val="00A705FF"/>
    <w:rsid w:val="00A70601"/>
    <w:rsid w:val="00A7063D"/>
    <w:rsid w:val="00A7079D"/>
    <w:rsid w:val="00A707E7"/>
    <w:rsid w:val="00A708DD"/>
    <w:rsid w:val="00A7095B"/>
    <w:rsid w:val="00A709E4"/>
    <w:rsid w:val="00A70BAF"/>
    <w:rsid w:val="00A70ECD"/>
    <w:rsid w:val="00A713E9"/>
    <w:rsid w:val="00A71486"/>
    <w:rsid w:val="00A716F5"/>
    <w:rsid w:val="00A71760"/>
    <w:rsid w:val="00A717FF"/>
    <w:rsid w:val="00A7183C"/>
    <w:rsid w:val="00A718BC"/>
    <w:rsid w:val="00A71937"/>
    <w:rsid w:val="00A71A94"/>
    <w:rsid w:val="00A71AA2"/>
    <w:rsid w:val="00A71CF9"/>
    <w:rsid w:val="00A71D68"/>
    <w:rsid w:val="00A71EA8"/>
    <w:rsid w:val="00A72171"/>
    <w:rsid w:val="00A72184"/>
    <w:rsid w:val="00A721CD"/>
    <w:rsid w:val="00A7233F"/>
    <w:rsid w:val="00A724DC"/>
    <w:rsid w:val="00A725FE"/>
    <w:rsid w:val="00A7269D"/>
    <w:rsid w:val="00A7277C"/>
    <w:rsid w:val="00A727CE"/>
    <w:rsid w:val="00A7293D"/>
    <w:rsid w:val="00A72A5F"/>
    <w:rsid w:val="00A72BFA"/>
    <w:rsid w:val="00A72CD5"/>
    <w:rsid w:val="00A72EC6"/>
    <w:rsid w:val="00A731CD"/>
    <w:rsid w:val="00A73323"/>
    <w:rsid w:val="00A7342C"/>
    <w:rsid w:val="00A73564"/>
    <w:rsid w:val="00A735C3"/>
    <w:rsid w:val="00A739FB"/>
    <w:rsid w:val="00A73B18"/>
    <w:rsid w:val="00A73C88"/>
    <w:rsid w:val="00A73D16"/>
    <w:rsid w:val="00A73F16"/>
    <w:rsid w:val="00A7421C"/>
    <w:rsid w:val="00A742F4"/>
    <w:rsid w:val="00A743B9"/>
    <w:rsid w:val="00A74479"/>
    <w:rsid w:val="00A745D5"/>
    <w:rsid w:val="00A74652"/>
    <w:rsid w:val="00A747A7"/>
    <w:rsid w:val="00A748E3"/>
    <w:rsid w:val="00A748EC"/>
    <w:rsid w:val="00A74938"/>
    <w:rsid w:val="00A74C24"/>
    <w:rsid w:val="00A74CFC"/>
    <w:rsid w:val="00A74D44"/>
    <w:rsid w:val="00A74E78"/>
    <w:rsid w:val="00A74F14"/>
    <w:rsid w:val="00A75157"/>
    <w:rsid w:val="00A7540D"/>
    <w:rsid w:val="00A75422"/>
    <w:rsid w:val="00A75483"/>
    <w:rsid w:val="00A757D8"/>
    <w:rsid w:val="00A75969"/>
    <w:rsid w:val="00A7599C"/>
    <w:rsid w:val="00A75A05"/>
    <w:rsid w:val="00A75C69"/>
    <w:rsid w:val="00A75CBD"/>
    <w:rsid w:val="00A75D2C"/>
    <w:rsid w:val="00A75EA7"/>
    <w:rsid w:val="00A76305"/>
    <w:rsid w:val="00A764E5"/>
    <w:rsid w:val="00A7654F"/>
    <w:rsid w:val="00A7679D"/>
    <w:rsid w:val="00A767C7"/>
    <w:rsid w:val="00A76810"/>
    <w:rsid w:val="00A7691B"/>
    <w:rsid w:val="00A7692E"/>
    <w:rsid w:val="00A76B05"/>
    <w:rsid w:val="00A76EF7"/>
    <w:rsid w:val="00A76F0E"/>
    <w:rsid w:val="00A77584"/>
    <w:rsid w:val="00A7772B"/>
    <w:rsid w:val="00A77962"/>
    <w:rsid w:val="00A779D7"/>
    <w:rsid w:val="00A77B01"/>
    <w:rsid w:val="00A77C2F"/>
    <w:rsid w:val="00A77D05"/>
    <w:rsid w:val="00A77EF1"/>
    <w:rsid w:val="00A80346"/>
    <w:rsid w:val="00A803B6"/>
    <w:rsid w:val="00A8060C"/>
    <w:rsid w:val="00A808D8"/>
    <w:rsid w:val="00A80934"/>
    <w:rsid w:val="00A80999"/>
    <w:rsid w:val="00A80B62"/>
    <w:rsid w:val="00A80B67"/>
    <w:rsid w:val="00A80BFA"/>
    <w:rsid w:val="00A80C48"/>
    <w:rsid w:val="00A80C82"/>
    <w:rsid w:val="00A80CCE"/>
    <w:rsid w:val="00A80EEB"/>
    <w:rsid w:val="00A81002"/>
    <w:rsid w:val="00A811D4"/>
    <w:rsid w:val="00A81377"/>
    <w:rsid w:val="00A81472"/>
    <w:rsid w:val="00A814B9"/>
    <w:rsid w:val="00A81517"/>
    <w:rsid w:val="00A81544"/>
    <w:rsid w:val="00A815C7"/>
    <w:rsid w:val="00A81870"/>
    <w:rsid w:val="00A81A2D"/>
    <w:rsid w:val="00A81AB9"/>
    <w:rsid w:val="00A81B60"/>
    <w:rsid w:val="00A81D62"/>
    <w:rsid w:val="00A81E6A"/>
    <w:rsid w:val="00A81EAE"/>
    <w:rsid w:val="00A821D2"/>
    <w:rsid w:val="00A8226F"/>
    <w:rsid w:val="00A82370"/>
    <w:rsid w:val="00A8270D"/>
    <w:rsid w:val="00A827AB"/>
    <w:rsid w:val="00A827F7"/>
    <w:rsid w:val="00A8285D"/>
    <w:rsid w:val="00A8292C"/>
    <w:rsid w:val="00A82DAB"/>
    <w:rsid w:val="00A82DFE"/>
    <w:rsid w:val="00A82E7F"/>
    <w:rsid w:val="00A82FD2"/>
    <w:rsid w:val="00A8303D"/>
    <w:rsid w:val="00A83160"/>
    <w:rsid w:val="00A8365F"/>
    <w:rsid w:val="00A83693"/>
    <w:rsid w:val="00A83BF1"/>
    <w:rsid w:val="00A83C92"/>
    <w:rsid w:val="00A83E09"/>
    <w:rsid w:val="00A84068"/>
    <w:rsid w:val="00A84115"/>
    <w:rsid w:val="00A84257"/>
    <w:rsid w:val="00A84339"/>
    <w:rsid w:val="00A844C6"/>
    <w:rsid w:val="00A8486B"/>
    <w:rsid w:val="00A84877"/>
    <w:rsid w:val="00A848CF"/>
    <w:rsid w:val="00A8498D"/>
    <w:rsid w:val="00A84A54"/>
    <w:rsid w:val="00A84BC1"/>
    <w:rsid w:val="00A84DC5"/>
    <w:rsid w:val="00A85006"/>
    <w:rsid w:val="00A850E9"/>
    <w:rsid w:val="00A85277"/>
    <w:rsid w:val="00A854C2"/>
    <w:rsid w:val="00A857A8"/>
    <w:rsid w:val="00A858B2"/>
    <w:rsid w:val="00A85969"/>
    <w:rsid w:val="00A85A4C"/>
    <w:rsid w:val="00A85A7B"/>
    <w:rsid w:val="00A85BE1"/>
    <w:rsid w:val="00A85EBF"/>
    <w:rsid w:val="00A860AC"/>
    <w:rsid w:val="00A8622F"/>
    <w:rsid w:val="00A8643D"/>
    <w:rsid w:val="00A866F4"/>
    <w:rsid w:val="00A867C6"/>
    <w:rsid w:val="00A86806"/>
    <w:rsid w:val="00A869D3"/>
    <w:rsid w:val="00A86A63"/>
    <w:rsid w:val="00A86D42"/>
    <w:rsid w:val="00A86E36"/>
    <w:rsid w:val="00A8708E"/>
    <w:rsid w:val="00A872C1"/>
    <w:rsid w:val="00A8749C"/>
    <w:rsid w:val="00A87534"/>
    <w:rsid w:val="00A87660"/>
    <w:rsid w:val="00A876B8"/>
    <w:rsid w:val="00A87A06"/>
    <w:rsid w:val="00A87B1F"/>
    <w:rsid w:val="00A87B40"/>
    <w:rsid w:val="00A87C22"/>
    <w:rsid w:val="00A87D04"/>
    <w:rsid w:val="00A87D6B"/>
    <w:rsid w:val="00A87EA4"/>
    <w:rsid w:val="00A87EF6"/>
    <w:rsid w:val="00A90091"/>
    <w:rsid w:val="00A900BE"/>
    <w:rsid w:val="00A90160"/>
    <w:rsid w:val="00A901BC"/>
    <w:rsid w:val="00A9085E"/>
    <w:rsid w:val="00A9095E"/>
    <w:rsid w:val="00A90A4B"/>
    <w:rsid w:val="00A90A55"/>
    <w:rsid w:val="00A90AA1"/>
    <w:rsid w:val="00A90C29"/>
    <w:rsid w:val="00A90D73"/>
    <w:rsid w:val="00A90F54"/>
    <w:rsid w:val="00A9108A"/>
    <w:rsid w:val="00A91279"/>
    <w:rsid w:val="00A91488"/>
    <w:rsid w:val="00A91648"/>
    <w:rsid w:val="00A9165A"/>
    <w:rsid w:val="00A918E3"/>
    <w:rsid w:val="00A919B2"/>
    <w:rsid w:val="00A919E8"/>
    <w:rsid w:val="00A91A98"/>
    <w:rsid w:val="00A91AC5"/>
    <w:rsid w:val="00A91B56"/>
    <w:rsid w:val="00A91BD5"/>
    <w:rsid w:val="00A91BF8"/>
    <w:rsid w:val="00A91CBF"/>
    <w:rsid w:val="00A91F44"/>
    <w:rsid w:val="00A91F8D"/>
    <w:rsid w:val="00A91FDE"/>
    <w:rsid w:val="00A92365"/>
    <w:rsid w:val="00A923E0"/>
    <w:rsid w:val="00A923F4"/>
    <w:rsid w:val="00A9249D"/>
    <w:rsid w:val="00A924AD"/>
    <w:rsid w:val="00A924BB"/>
    <w:rsid w:val="00A92720"/>
    <w:rsid w:val="00A92837"/>
    <w:rsid w:val="00A92A0A"/>
    <w:rsid w:val="00A92BAA"/>
    <w:rsid w:val="00A92E8F"/>
    <w:rsid w:val="00A92EA3"/>
    <w:rsid w:val="00A93112"/>
    <w:rsid w:val="00A932C4"/>
    <w:rsid w:val="00A93361"/>
    <w:rsid w:val="00A9342D"/>
    <w:rsid w:val="00A93630"/>
    <w:rsid w:val="00A938A2"/>
    <w:rsid w:val="00A9399B"/>
    <w:rsid w:val="00A93A66"/>
    <w:rsid w:val="00A93B88"/>
    <w:rsid w:val="00A93BBD"/>
    <w:rsid w:val="00A93CEB"/>
    <w:rsid w:val="00A93FFA"/>
    <w:rsid w:val="00A94066"/>
    <w:rsid w:val="00A940F5"/>
    <w:rsid w:val="00A94119"/>
    <w:rsid w:val="00A94168"/>
    <w:rsid w:val="00A94315"/>
    <w:rsid w:val="00A944A5"/>
    <w:rsid w:val="00A9492D"/>
    <w:rsid w:val="00A949D5"/>
    <w:rsid w:val="00A94B25"/>
    <w:rsid w:val="00A94D16"/>
    <w:rsid w:val="00A94DFE"/>
    <w:rsid w:val="00A94E66"/>
    <w:rsid w:val="00A950B8"/>
    <w:rsid w:val="00A950ED"/>
    <w:rsid w:val="00A95381"/>
    <w:rsid w:val="00A95470"/>
    <w:rsid w:val="00A9549F"/>
    <w:rsid w:val="00A95556"/>
    <w:rsid w:val="00A9574A"/>
    <w:rsid w:val="00A95900"/>
    <w:rsid w:val="00A95948"/>
    <w:rsid w:val="00A95B76"/>
    <w:rsid w:val="00A95C10"/>
    <w:rsid w:val="00A960C6"/>
    <w:rsid w:val="00A960E1"/>
    <w:rsid w:val="00A96103"/>
    <w:rsid w:val="00A9620E"/>
    <w:rsid w:val="00A963B9"/>
    <w:rsid w:val="00A965F2"/>
    <w:rsid w:val="00A96626"/>
    <w:rsid w:val="00A96884"/>
    <w:rsid w:val="00A96892"/>
    <w:rsid w:val="00A968F8"/>
    <w:rsid w:val="00A96A06"/>
    <w:rsid w:val="00A96CBE"/>
    <w:rsid w:val="00A96E9B"/>
    <w:rsid w:val="00A96FD8"/>
    <w:rsid w:val="00A970CB"/>
    <w:rsid w:val="00A97263"/>
    <w:rsid w:val="00A97283"/>
    <w:rsid w:val="00A9763A"/>
    <w:rsid w:val="00A978C0"/>
    <w:rsid w:val="00A9795D"/>
    <w:rsid w:val="00A97C50"/>
    <w:rsid w:val="00A97CA1"/>
    <w:rsid w:val="00A97E08"/>
    <w:rsid w:val="00A97EB7"/>
    <w:rsid w:val="00A97EF6"/>
    <w:rsid w:val="00A97FB4"/>
    <w:rsid w:val="00AA00C6"/>
    <w:rsid w:val="00AA017D"/>
    <w:rsid w:val="00AA01ED"/>
    <w:rsid w:val="00AA024F"/>
    <w:rsid w:val="00AA02DE"/>
    <w:rsid w:val="00AA05DD"/>
    <w:rsid w:val="00AA076A"/>
    <w:rsid w:val="00AA07B5"/>
    <w:rsid w:val="00AA0987"/>
    <w:rsid w:val="00AA0B4F"/>
    <w:rsid w:val="00AA0BDB"/>
    <w:rsid w:val="00AA162C"/>
    <w:rsid w:val="00AA1713"/>
    <w:rsid w:val="00AA19A4"/>
    <w:rsid w:val="00AA1A1A"/>
    <w:rsid w:val="00AA1A98"/>
    <w:rsid w:val="00AA1B9C"/>
    <w:rsid w:val="00AA1CB6"/>
    <w:rsid w:val="00AA1E86"/>
    <w:rsid w:val="00AA1EC1"/>
    <w:rsid w:val="00AA1FD5"/>
    <w:rsid w:val="00AA2239"/>
    <w:rsid w:val="00AA2BC8"/>
    <w:rsid w:val="00AA2BD9"/>
    <w:rsid w:val="00AA2C6B"/>
    <w:rsid w:val="00AA2CF5"/>
    <w:rsid w:val="00AA2CFB"/>
    <w:rsid w:val="00AA2F3C"/>
    <w:rsid w:val="00AA313E"/>
    <w:rsid w:val="00AA31E8"/>
    <w:rsid w:val="00AA32D4"/>
    <w:rsid w:val="00AA3303"/>
    <w:rsid w:val="00AA334E"/>
    <w:rsid w:val="00AA3379"/>
    <w:rsid w:val="00AA342A"/>
    <w:rsid w:val="00AA34B8"/>
    <w:rsid w:val="00AA34C0"/>
    <w:rsid w:val="00AA359B"/>
    <w:rsid w:val="00AA38D0"/>
    <w:rsid w:val="00AA3DAA"/>
    <w:rsid w:val="00AA4029"/>
    <w:rsid w:val="00AA4043"/>
    <w:rsid w:val="00AA40B6"/>
    <w:rsid w:val="00AA4577"/>
    <w:rsid w:val="00AA492E"/>
    <w:rsid w:val="00AA49EC"/>
    <w:rsid w:val="00AA4B07"/>
    <w:rsid w:val="00AA4F37"/>
    <w:rsid w:val="00AA5285"/>
    <w:rsid w:val="00AA5292"/>
    <w:rsid w:val="00AA5465"/>
    <w:rsid w:val="00AA5493"/>
    <w:rsid w:val="00AA554A"/>
    <w:rsid w:val="00AA559A"/>
    <w:rsid w:val="00AA5615"/>
    <w:rsid w:val="00AA5C5B"/>
    <w:rsid w:val="00AA5D9E"/>
    <w:rsid w:val="00AA5DF6"/>
    <w:rsid w:val="00AA5E13"/>
    <w:rsid w:val="00AA5EF2"/>
    <w:rsid w:val="00AA5F34"/>
    <w:rsid w:val="00AA60FF"/>
    <w:rsid w:val="00AA6494"/>
    <w:rsid w:val="00AA668F"/>
    <w:rsid w:val="00AA6728"/>
    <w:rsid w:val="00AA676D"/>
    <w:rsid w:val="00AA67B6"/>
    <w:rsid w:val="00AA6B09"/>
    <w:rsid w:val="00AA7044"/>
    <w:rsid w:val="00AA7058"/>
    <w:rsid w:val="00AA7169"/>
    <w:rsid w:val="00AA739E"/>
    <w:rsid w:val="00AA73AB"/>
    <w:rsid w:val="00AA756C"/>
    <w:rsid w:val="00AA768B"/>
    <w:rsid w:val="00AA7762"/>
    <w:rsid w:val="00AA78C7"/>
    <w:rsid w:val="00AA79C1"/>
    <w:rsid w:val="00AA7B47"/>
    <w:rsid w:val="00AB003A"/>
    <w:rsid w:val="00AB00D5"/>
    <w:rsid w:val="00AB0166"/>
    <w:rsid w:val="00AB0243"/>
    <w:rsid w:val="00AB06FE"/>
    <w:rsid w:val="00AB0739"/>
    <w:rsid w:val="00AB088D"/>
    <w:rsid w:val="00AB097D"/>
    <w:rsid w:val="00AB09D9"/>
    <w:rsid w:val="00AB0B7D"/>
    <w:rsid w:val="00AB0E89"/>
    <w:rsid w:val="00AB0EBF"/>
    <w:rsid w:val="00AB1174"/>
    <w:rsid w:val="00AB11A4"/>
    <w:rsid w:val="00AB124F"/>
    <w:rsid w:val="00AB16CF"/>
    <w:rsid w:val="00AB18C2"/>
    <w:rsid w:val="00AB1CA2"/>
    <w:rsid w:val="00AB2034"/>
    <w:rsid w:val="00AB23F5"/>
    <w:rsid w:val="00AB2421"/>
    <w:rsid w:val="00AB2615"/>
    <w:rsid w:val="00AB2632"/>
    <w:rsid w:val="00AB2658"/>
    <w:rsid w:val="00AB2677"/>
    <w:rsid w:val="00AB293A"/>
    <w:rsid w:val="00AB2950"/>
    <w:rsid w:val="00AB29B8"/>
    <w:rsid w:val="00AB2C69"/>
    <w:rsid w:val="00AB2D0F"/>
    <w:rsid w:val="00AB2F17"/>
    <w:rsid w:val="00AB2FF1"/>
    <w:rsid w:val="00AB3062"/>
    <w:rsid w:val="00AB3083"/>
    <w:rsid w:val="00AB310B"/>
    <w:rsid w:val="00AB32D1"/>
    <w:rsid w:val="00AB35ED"/>
    <w:rsid w:val="00AB3723"/>
    <w:rsid w:val="00AB383C"/>
    <w:rsid w:val="00AB3BD4"/>
    <w:rsid w:val="00AB3E11"/>
    <w:rsid w:val="00AB3F57"/>
    <w:rsid w:val="00AB4022"/>
    <w:rsid w:val="00AB4201"/>
    <w:rsid w:val="00AB4407"/>
    <w:rsid w:val="00AB44D4"/>
    <w:rsid w:val="00AB457A"/>
    <w:rsid w:val="00AB46E1"/>
    <w:rsid w:val="00AB4774"/>
    <w:rsid w:val="00AB47E7"/>
    <w:rsid w:val="00AB4817"/>
    <w:rsid w:val="00AB4961"/>
    <w:rsid w:val="00AB4BC8"/>
    <w:rsid w:val="00AB4D7F"/>
    <w:rsid w:val="00AB4DA9"/>
    <w:rsid w:val="00AB4EC4"/>
    <w:rsid w:val="00AB4EE2"/>
    <w:rsid w:val="00AB4F2A"/>
    <w:rsid w:val="00AB4F61"/>
    <w:rsid w:val="00AB4FE4"/>
    <w:rsid w:val="00AB5031"/>
    <w:rsid w:val="00AB51AA"/>
    <w:rsid w:val="00AB53F5"/>
    <w:rsid w:val="00AB543F"/>
    <w:rsid w:val="00AB5476"/>
    <w:rsid w:val="00AB5478"/>
    <w:rsid w:val="00AB55C6"/>
    <w:rsid w:val="00AB563E"/>
    <w:rsid w:val="00AB56F5"/>
    <w:rsid w:val="00AB575E"/>
    <w:rsid w:val="00AB578A"/>
    <w:rsid w:val="00AB58B3"/>
    <w:rsid w:val="00AB58BA"/>
    <w:rsid w:val="00AB5988"/>
    <w:rsid w:val="00AB598A"/>
    <w:rsid w:val="00AB5995"/>
    <w:rsid w:val="00AB5B90"/>
    <w:rsid w:val="00AB5C1B"/>
    <w:rsid w:val="00AB5E50"/>
    <w:rsid w:val="00AB6164"/>
    <w:rsid w:val="00AB6421"/>
    <w:rsid w:val="00AB6462"/>
    <w:rsid w:val="00AB6683"/>
    <w:rsid w:val="00AB6702"/>
    <w:rsid w:val="00AB6805"/>
    <w:rsid w:val="00AB68A5"/>
    <w:rsid w:val="00AB697F"/>
    <w:rsid w:val="00AB6B4C"/>
    <w:rsid w:val="00AB6E2B"/>
    <w:rsid w:val="00AB6E4E"/>
    <w:rsid w:val="00AB6EDE"/>
    <w:rsid w:val="00AB6FE3"/>
    <w:rsid w:val="00AB71A1"/>
    <w:rsid w:val="00AB71D9"/>
    <w:rsid w:val="00AB747B"/>
    <w:rsid w:val="00AB7695"/>
    <w:rsid w:val="00AB76EA"/>
    <w:rsid w:val="00AB773C"/>
    <w:rsid w:val="00AB77A9"/>
    <w:rsid w:val="00AB78BF"/>
    <w:rsid w:val="00AB7A99"/>
    <w:rsid w:val="00AB7A9C"/>
    <w:rsid w:val="00AB7EDA"/>
    <w:rsid w:val="00AB7EF7"/>
    <w:rsid w:val="00AC0012"/>
    <w:rsid w:val="00AC0190"/>
    <w:rsid w:val="00AC0343"/>
    <w:rsid w:val="00AC0502"/>
    <w:rsid w:val="00AC0D98"/>
    <w:rsid w:val="00AC0E5D"/>
    <w:rsid w:val="00AC0F77"/>
    <w:rsid w:val="00AC101D"/>
    <w:rsid w:val="00AC14A4"/>
    <w:rsid w:val="00AC14C2"/>
    <w:rsid w:val="00AC1527"/>
    <w:rsid w:val="00AC16D7"/>
    <w:rsid w:val="00AC1788"/>
    <w:rsid w:val="00AC17F2"/>
    <w:rsid w:val="00AC1831"/>
    <w:rsid w:val="00AC18E6"/>
    <w:rsid w:val="00AC196A"/>
    <w:rsid w:val="00AC1C87"/>
    <w:rsid w:val="00AC21B6"/>
    <w:rsid w:val="00AC22A8"/>
    <w:rsid w:val="00AC2434"/>
    <w:rsid w:val="00AC256A"/>
    <w:rsid w:val="00AC259B"/>
    <w:rsid w:val="00AC2787"/>
    <w:rsid w:val="00AC28AE"/>
    <w:rsid w:val="00AC297C"/>
    <w:rsid w:val="00AC29BA"/>
    <w:rsid w:val="00AC2AA8"/>
    <w:rsid w:val="00AC2B7A"/>
    <w:rsid w:val="00AC2BE1"/>
    <w:rsid w:val="00AC2C60"/>
    <w:rsid w:val="00AC306B"/>
    <w:rsid w:val="00AC3267"/>
    <w:rsid w:val="00AC337B"/>
    <w:rsid w:val="00AC3663"/>
    <w:rsid w:val="00AC37DC"/>
    <w:rsid w:val="00AC39A2"/>
    <w:rsid w:val="00AC39F6"/>
    <w:rsid w:val="00AC3D9E"/>
    <w:rsid w:val="00AC3E0B"/>
    <w:rsid w:val="00AC41EE"/>
    <w:rsid w:val="00AC422B"/>
    <w:rsid w:val="00AC42D4"/>
    <w:rsid w:val="00AC4AB1"/>
    <w:rsid w:val="00AC4AF3"/>
    <w:rsid w:val="00AC4B90"/>
    <w:rsid w:val="00AC4C23"/>
    <w:rsid w:val="00AC4DEC"/>
    <w:rsid w:val="00AC4EA0"/>
    <w:rsid w:val="00AC507D"/>
    <w:rsid w:val="00AC5094"/>
    <w:rsid w:val="00AC558F"/>
    <w:rsid w:val="00AC5603"/>
    <w:rsid w:val="00AC5A44"/>
    <w:rsid w:val="00AC5A7A"/>
    <w:rsid w:val="00AC5AD1"/>
    <w:rsid w:val="00AC5ADA"/>
    <w:rsid w:val="00AC5B3B"/>
    <w:rsid w:val="00AC5C0D"/>
    <w:rsid w:val="00AC5C85"/>
    <w:rsid w:val="00AC5E35"/>
    <w:rsid w:val="00AC5F30"/>
    <w:rsid w:val="00AC60C3"/>
    <w:rsid w:val="00AC6294"/>
    <w:rsid w:val="00AC6571"/>
    <w:rsid w:val="00AC65F9"/>
    <w:rsid w:val="00AC688D"/>
    <w:rsid w:val="00AC69F3"/>
    <w:rsid w:val="00AC6C19"/>
    <w:rsid w:val="00AC6D76"/>
    <w:rsid w:val="00AC6F5A"/>
    <w:rsid w:val="00AC7021"/>
    <w:rsid w:val="00AC70CA"/>
    <w:rsid w:val="00AC7202"/>
    <w:rsid w:val="00AC7261"/>
    <w:rsid w:val="00AC7332"/>
    <w:rsid w:val="00AC7720"/>
    <w:rsid w:val="00AC7BA8"/>
    <w:rsid w:val="00AC7F4B"/>
    <w:rsid w:val="00AC7FA2"/>
    <w:rsid w:val="00AC7FEE"/>
    <w:rsid w:val="00AD0104"/>
    <w:rsid w:val="00AD0223"/>
    <w:rsid w:val="00AD02F7"/>
    <w:rsid w:val="00AD039F"/>
    <w:rsid w:val="00AD03F3"/>
    <w:rsid w:val="00AD077A"/>
    <w:rsid w:val="00AD09B7"/>
    <w:rsid w:val="00AD0D71"/>
    <w:rsid w:val="00AD1020"/>
    <w:rsid w:val="00AD103E"/>
    <w:rsid w:val="00AD10E9"/>
    <w:rsid w:val="00AD1467"/>
    <w:rsid w:val="00AD163E"/>
    <w:rsid w:val="00AD1666"/>
    <w:rsid w:val="00AD167F"/>
    <w:rsid w:val="00AD16EA"/>
    <w:rsid w:val="00AD1799"/>
    <w:rsid w:val="00AD18B5"/>
    <w:rsid w:val="00AD19D3"/>
    <w:rsid w:val="00AD1C91"/>
    <w:rsid w:val="00AD1CE4"/>
    <w:rsid w:val="00AD1D96"/>
    <w:rsid w:val="00AD1E54"/>
    <w:rsid w:val="00AD1E75"/>
    <w:rsid w:val="00AD1F5B"/>
    <w:rsid w:val="00AD20A7"/>
    <w:rsid w:val="00AD2117"/>
    <w:rsid w:val="00AD2360"/>
    <w:rsid w:val="00AD259F"/>
    <w:rsid w:val="00AD26B0"/>
    <w:rsid w:val="00AD2809"/>
    <w:rsid w:val="00AD296B"/>
    <w:rsid w:val="00AD2A25"/>
    <w:rsid w:val="00AD2BBB"/>
    <w:rsid w:val="00AD2DBB"/>
    <w:rsid w:val="00AD2DBC"/>
    <w:rsid w:val="00AD2FB4"/>
    <w:rsid w:val="00AD317A"/>
    <w:rsid w:val="00AD3342"/>
    <w:rsid w:val="00AD33A0"/>
    <w:rsid w:val="00AD34EA"/>
    <w:rsid w:val="00AD35A5"/>
    <w:rsid w:val="00AD35D7"/>
    <w:rsid w:val="00AD35DC"/>
    <w:rsid w:val="00AD36A0"/>
    <w:rsid w:val="00AD3879"/>
    <w:rsid w:val="00AD39C7"/>
    <w:rsid w:val="00AD39CA"/>
    <w:rsid w:val="00AD39FE"/>
    <w:rsid w:val="00AD3BDF"/>
    <w:rsid w:val="00AD3C58"/>
    <w:rsid w:val="00AD3CA7"/>
    <w:rsid w:val="00AD407F"/>
    <w:rsid w:val="00AD42D2"/>
    <w:rsid w:val="00AD45BE"/>
    <w:rsid w:val="00AD46D5"/>
    <w:rsid w:val="00AD486F"/>
    <w:rsid w:val="00AD4A0F"/>
    <w:rsid w:val="00AD4F72"/>
    <w:rsid w:val="00AD5019"/>
    <w:rsid w:val="00AD5394"/>
    <w:rsid w:val="00AD5585"/>
    <w:rsid w:val="00AD56CE"/>
    <w:rsid w:val="00AD56F1"/>
    <w:rsid w:val="00AD58E8"/>
    <w:rsid w:val="00AD60C2"/>
    <w:rsid w:val="00AD6143"/>
    <w:rsid w:val="00AD6284"/>
    <w:rsid w:val="00AD6294"/>
    <w:rsid w:val="00AD646A"/>
    <w:rsid w:val="00AD64B6"/>
    <w:rsid w:val="00AD660A"/>
    <w:rsid w:val="00AD679D"/>
    <w:rsid w:val="00AD67C2"/>
    <w:rsid w:val="00AD6828"/>
    <w:rsid w:val="00AD6A32"/>
    <w:rsid w:val="00AD6B1E"/>
    <w:rsid w:val="00AD6CB6"/>
    <w:rsid w:val="00AD6D67"/>
    <w:rsid w:val="00AD6D68"/>
    <w:rsid w:val="00AD6E5A"/>
    <w:rsid w:val="00AD7131"/>
    <w:rsid w:val="00AD72B1"/>
    <w:rsid w:val="00AD7332"/>
    <w:rsid w:val="00AD74E4"/>
    <w:rsid w:val="00AD755B"/>
    <w:rsid w:val="00AD761E"/>
    <w:rsid w:val="00AD76AE"/>
    <w:rsid w:val="00AD79D2"/>
    <w:rsid w:val="00AD7D21"/>
    <w:rsid w:val="00AD7D3F"/>
    <w:rsid w:val="00AD7D99"/>
    <w:rsid w:val="00AD7DC5"/>
    <w:rsid w:val="00AD7DC7"/>
    <w:rsid w:val="00AD7FA0"/>
    <w:rsid w:val="00AE0045"/>
    <w:rsid w:val="00AE0063"/>
    <w:rsid w:val="00AE0144"/>
    <w:rsid w:val="00AE0212"/>
    <w:rsid w:val="00AE025E"/>
    <w:rsid w:val="00AE0289"/>
    <w:rsid w:val="00AE03FB"/>
    <w:rsid w:val="00AE05F5"/>
    <w:rsid w:val="00AE0702"/>
    <w:rsid w:val="00AE074B"/>
    <w:rsid w:val="00AE07C5"/>
    <w:rsid w:val="00AE0A2A"/>
    <w:rsid w:val="00AE0A3F"/>
    <w:rsid w:val="00AE0D24"/>
    <w:rsid w:val="00AE0F1E"/>
    <w:rsid w:val="00AE107B"/>
    <w:rsid w:val="00AE10EA"/>
    <w:rsid w:val="00AE1159"/>
    <w:rsid w:val="00AE11CC"/>
    <w:rsid w:val="00AE15B1"/>
    <w:rsid w:val="00AE1727"/>
    <w:rsid w:val="00AE1878"/>
    <w:rsid w:val="00AE1CA2"/>
    <w:rsid w:val="00AE1E0F"/>
    <w:rsid w:val="00AE1FED"/>
    <w:rsid w:val="00AE20AD"/>
    <w:rsid w:val="00AE20E8"/>
    <w:rsid w:val="00AE2148"/>
    <w:rsid w:val="00AE2B4D"/>
    <w:rsid w:val="00AE2C0C"/>
    <w:rsid w:val="00AE2D47"/>
    <w:rsid w:val="00AE2F0A"/>
    <w:rsid w:val="00AE2FBA"/>
    <w:rsid w:val="00AE311F"/>
    <w:rsid w:val="00AE31BB"/>
    <w:rsid w:val="00AE3281"/>
    <w:rsid w:val="00AE3375"/>
    <w:rsid w:val="00AE34F0"/>
    <w:rsid w:val="00AE3624"/>
    <w:rsid w:val="00AE380E"/>
    <w:rsid w:val="00AE38BD"/>
    <w:rsid w:val="00AE3A24"/>
    <w:rsid w:val="00AE3A3E"/>
    <w:rsid w:val="00AE3B40"/>
    <w:rsid w:val="00AE3CD5"/>
    <w:rsid w:val="00AE3E04"/>
    <w:rsid w:val="00AE3F5C"/>
    <w:rsid w:val="00AE40E3"/>
    <w:rsid w:val="00AE4197"/>
    <w:rsid w:val="00AE4283"/>
    <w:rsid w:val="00AE42AF"/>
    <w:rsid w:val="00AE44B9"/>
    <w:rsid w:val="00AE4563"/>
    <w:rsid w:val="00AE4596"/>
    <w:rsid w:val="00AE45F2"/>
    <w:rsid w:val="00AE463F"/>
    <w:rsid w:val="00AE4A24"/>
    <w:rsid w:val="00AE4A81"/>
    <w:rsid w:val="00AE4B99"/>
    <w:rsid w:val="00AE4C29"/>
    <w:rsid w:val="00AE530D"/>
    <w:rsid w:val="00AE5521"/>
    <w:rsid w:val="00AE5579"/>
    <w:rsid w:val="00AE55BF"/>
    <w:rsid w:val="00AE55C9"/>
    <w:rsid w:val="00AE5661"/>
    <w:rsid w:val="00AE57B4"/>
    <w:rsid w:val="00AE5920"/>
    <w:rsid w:val="00AE5944"/>
    <w:rsid w:val="00AE6051"/>
    <w:rsid w:val="00AE61A3"/>
    <w:rsid w:val="00AE6234"/>
    <w:rsid w:val="00AE62BE"/>
    <w:rsid w:val="00AE62E0"/>
    <w:rsid w:val="00AE646F"/>
    <w:rsid w:val="00AE652F"/>
    <w:rsid w:val="00AE7009"/>
    <w:rsid w:val="00AE706C"/>
    <w:rsid w:val="00AE7268"/>
    <w:rsid w:val="00AE757E"/>
    <w:rsid w:val="00AE75E0"/>
    <w:rsid w:val="00AE7789"/>
    <w:rsid w:val="00AE77B2"/>
    <w:rsid w:val="00AE7800"/>
    <w:rsid w:val="00AE7819"/>
    <w:rsid w:val="00AE7A07"/>
    <w:rsid w:val="00AE7A5B"/>
    <w:rsid w:val="00AE7B34"/>
    <w:rsid w:val="00AE7C3A"/>
    <w:rsid w:val="00AE7C52"/>
    <w:rsid w:val="00AE7D62"/>
    <w:rsid w:val="00AF0243"/>
    <w:rsid w:val="00AF03B7"/>
    <w:rsid w:val="00AF0419"/>
    <w:rsid w:val="00AF041C"/>
    <w:rsid w:val="00AF0572"/>
    <w:rsid w:val="00AF0620"/>
    <w:rsid w:val="00AF06FD"/>
    <w:rsid w:val="00AF08B5"/>
    <w:rsid w:val="00AF0C2F"/>
    <w:rsid w:val="00AF0CA3"/>
    <w:rsid w:val="00AF1210"/>
    <w:rsid w:val="00AF135E"/>
    <w:rsid w:val="00AF1443"/>
    <w:rsid w:val="00AF1739"/>
    <w:rsid w:val="00AF18F5"/>
    <w:rsid w:val="00AF1905"/>
    <w:rsid w:val="00AF1972"/>
    <w:rsid w:val="00AF1E60"/>
    <w:rsid w:val="00AF1EE7"/>
    <w:rsid w:val="00AF1F20"/>
    <w:rsid w:val="00AF1F84"/>
    <w:rsid w:val="00AF20AA"/>
    <w:rsid w:val="00AF238E"/>
    <w:rsid w:val="00AF2465"/>
    <w:rsid w:val="00AF2547"/>
    <w:rsid w:val="00AF26B7"/>
    <w:rsid w:val="00AF279A"/>
    <w:rsid w:val="00AF2913"/>
    <w:rsid w:val="00AF2B33"/>
    <w:rsid w:val="00AF2BB4"/>
    <w:rsid w:val="00AF2E37"/>
    <w:rsid w:val="00AF317B"/>
    <w:rsid w:val="00AF3251"/>
    <w:rsid w:val="00AF3448"/>
    <w:rsid w:val="00AF3714"/>
    <w:rsid w:val="00AF3736"/>
    <w:rsid w:val="00AF37D9"/>
    <w:rsid w:val="00AF38A6"/>
    <w:rsid w:val="00AF38CA"/>
    <w:rsid w:val="00AF38FF"/>
    <w:rsid w:val="00AF3DDD"/>
    <w:rsid w:val="00AF4183"/>
    <w:rsid w:val="00AF42C1"/>
    <w:rsid w:val="00AF43D3"/>
    <w:rsid w:val="00AF4618"/>
    <w:rsid w:val="00AF4787"/>
    <w:rsid w:val="00AF4AA6"/>
    <w:rsid w:val="00AF4C2E"/>
    <w:rsid w:val="00AF4CA0"/>
    <w:rsid w:val="00AF4D4F"/>
    <w:rsid w:val="00AF4D7E"/>
    <w:rsid w:val="00AF4F7F"/>
    <w:rsid w:val="00AF50F3"/>
    <w:rsid w:val="00AF5274"/>
    <w:rsid w:val="00AF558C"/>
    <w:rsid w:val="00AF5695"/>
    <w:rsid w:val="00AF5705"/>
    <w:rsid w:val="00AF57E9"/>
    <w:rsid w:val="00AF5955"/>
    <w:rsid w:val="00AF59A8"/>
    <w:rsid w:val="00AF5B6F"/>
    <w:rsid w:val="00AF5CB2"/>
    <w:rsid w:val="00AF5CE1"/>
    <w:rsid w:val="00AF5D3E"/>
    <w:rsid w:val="00AF5E9B"/>
    <w:rsid w:val="00AF6065"/>
    <w:rsid w:val="00AF6168"/>
    <w:rsid w:val="00AF62B3"/>
    <w:rsid w:val="00AF632E"/>
    <w:rsid w:val="00AF6414"/>
    <w:rsid w:val="00AF65BB"/>
    <w:rsid w:val="00AF6964"/>
    <w:rsid w:val="00AF6A76"/>
    <w:rsid w:val="00AF6A77"/>
    <w:rsid w:val="00AF6B19"/>
    <w:rsid w:val="00AF709A"/>
    <w:rsid w:val="00AF713A"/>
    <w:rsid w:val="00AF71DC"/>
    <w:rsid w:val="00AF7298"/>
    <w:rsid w:val="00AF7372"/>
    <w:rsid w:val="00AF7474"/>
    <w:rsid w:val="00AF7504"/>
    <w:rsid w:val="00AF766D"/>
    <w:rsid w:val="00AF7843"/>
    <w:rsid w:val="00AF7B48"/>
    <w:rsid w:val="00AF7BCE"/>
    <w:rsid w:val="00AF7BDD"/>
    <w:rsid w:val="00AF7CD5"/>
    <w:rsid w:val="00B00192"/>
    <w:rsid w:val="00B007CB"/>
    <w:rsid w:val="00B00A15"/>
    <w:rsid w:val="00B010B5"/>
    <w:rsid w:val="00B0113C"/>
    <w:rsid w:val="00B011F5"/>
    <w:rsid w:val="00B01383"/>
    <w:rsid w:val="00B0160D"/>
    <w:rsid w:val="00B0164B"/>
    <w:rsid w:val="00B018ED"/>
    <w:rsid w:val="00B01956"/>
    <w:rsid w:val="00B01BA2"/>
    <w:rsid w:val="00B01CA6"/>
    <w:rsid w:val="00B01D26"/>
    <w:rsid w:val="00B01F0E"/>
    <w:rsid w:val="00B01F65"/>
    <w:rsid w:val="00B02228"/>
    <w:rsid w:val="00B02267"/>
    <w:rsid w:val="00B0226F"/>
    <w:rsid w:val="00B0230E"/>
    <w:rsid w:val="00B025FC"/>
    <w:rsid w:val="00B027F9"/>
    <w:rsid w:val="00B02B28"/>
    <w:rsid w:val="00B02B3B"/>
    <w:rsid w:val="00B02C4C"/>
    <w:rsid w:val="00B02CA2"/>
    <w:rsid w:val="00B02F7E"/>
    <w:rsid w:val="00B0301C"/>
    <w:rsid w:val="00B03317"/>
    <w:rsid w:val="00B03351"/>
    <w:rsid w:val="00B03381"/>
    <w:rsid w:val="00B03714"/>
    <w:rsid w:val="00B03779"/>
    <w:rsid w:val="00B03837"/>
    <w:rsid w:val="00B03AA4"/>
    <w:rsid w:val="00B03ACF"/>
    <w:rsid w:val="00B04010"/>
    <w:rsid w:val="00B0410C"/>
    <w:rsid w:val="00B043B8"/>
    <w:rsid w:val="00B043DB"/>
    <w:rsid w:val="00B04493"/>
    <w:rsid w:val="00B045D7"/>
    <w:rsid w:val="00B047FC"/>
    <w:rsid w:val="00B04B06"/>
    <w:rsid w:val="00B04DE1"/>
    <w:rsid w:val="00B04E1C"/>
    <w:rsid w:val="00B04F5B"/>
    <w:rsid w:val="00B04FBE"/>
    <w:rsid w:val="00B05060"/>
    <w:rsid w:val="00B05097"/>
    <w:rsid w:val="00B050A4"/>
    <w:rsid w:val="00B0516D"/>
    <w:rsid w:val="00B0518A"/>
    <w:rsid w:val="00B052D0"/>
    <w:rsid w:val="00B05617"/>
    <w:rsid w:val="00B056FA"/>
    <w:rsid w:val="00B0591A"/>
    <w:rsid w:val="00B05947"/>
    <w:rsid w:val="00B0596C"/>
    <w:rsid w:val="00B05A86"/>
    <w:rsid w:val="00B05BC4"/>
    <w:rsid w:val="00B05DBB"/>
    <w:rsid w:val="00B05F31"/>
    <w:rsid w:val="00B05F55"/>
    <w:rsid w:val="00B0628B"/>
    <w:rsid w:val="00B06382"/>
    <w:rsid w:val="00B063D0"/>
    <w:rsid w:val="00B06436"/>
    <w:rsid w:val="00B0685F"/>
    <w:rsid w:val="00B069CA"/>
    <w:rsid w:val="00B06A61"/>
    <w:rsid w:val="00B06B22"/>
    <w:rsid w:val="00B06D50"/>
    <w:rsid w:val="00B06D90"/>
    <w:rsid w:val="00B06E33"/>
    <w:rsid w:val="00B070CB"/>
    <w:rsid w:val="00B0720D"/>
    <w:rsid w:val="00B07372"/>
    <w:rsid w:val="00B07410"/>
    <w:rsid w:val="00B07417"/>
    <w:rsid w:val="00B076D0"/>
    <w:rsid w:val="00B07BB4"/>
    <w:rsid w:val="00B07DFB"/>
    <w:rsid w:val="00B07F13"/>
    <w:rsid w:val="00B10467"/>
    <w:rsid w:val="00B10496"/>
    <w:rsid w:val="00B107A2"/>
    <w:rsid w:val="00B107EE"/>
    <w:rsid w:val="00B10845"/>
    <w:rsid w:val="00B109B5"/>
    <w:rsid w:val="00B10A2A"/>
    <w:rsid w:val="00B10BE3"/>
    <w:rsid w:val="00B10F35"/>
    <w:rsid w:val="00B11208"/>
    <w:rsid w:val="00B11405"/>
    <w:rsid w:val="00B11412"/>
    <w:rsid w:val="00B11452"/>
    <w:rsid w:val="00B1146E"/>
    <w:rsid w:val="00B11571"/>
    <w:rsid w:val="00B11612"/>
    <w:rsid w:val="00B11740"/>
    <w:rsid w:val="00B1174E"/>
    <w:rsid w:val="00B11BBD"/>
    <w:rsid w:val="00B11E87"/>
    <w:rsid w:val="00B11EAE"/>
    <w:rsid w:val="00B11EEA"/>
    <w:rsid w:val="00B11EF6"/>
    <w:rsid w:val="00B12033"/>
    <w:rsid w:val="00B121E0"/>
    <w:rsid w:val="00B124A8"/>
    <w:rsid w:val="00B12664"/>
    <w:rsid w:val="00B12940"/>
    <w:rsid w:val="00B12AE5"/>
    <w:rsid w:val="00B12BE4"/>
    <w:rsid w:val="00B12C59"/>
    <w:rsid w:val="00B12D7E"/>
    <w:rsid w:val="00B12FA5"/>
    <w:rsid w:val="00B13097"/>
    <w:rsid w:val="00B133E1"/>
    <w:rsid w:val="00B134C2"/>
    <w:rsid w:val="00B13585"/>
    <w:rsid w:val="00B136AE"/>
    <w:rsid w:val="00B138A5"/>
    <w:rsid w:val="00B1396C"/>
    <w:rsid w:val="00B13A09"/>
    <w:rsid w:val="00B13DA1"/>
    <w:rsid w:val="00B13F87"/>
    <w:rsid w:val="00B1436B"/>
    <w:rsid w:val="00B14412"/>
    <w:rsid w:val="00B145DA"/>
    <w:rsid w:val="00B147E8"/>
    <w:rsid w:val="00B1498C"/>
    <w:rsid w:val="00B149BB"/>
    <w:rsid w:val="00B14A20"/>
    <w:rsid w:val="00B14B91"/>
    <w:rsid w:val="00B14C73"/>
    <w:rsid w:val="00B14F82"/>
    <w:rsid w:val="00B14F91"/>
    <w:rsid w:val="00B14FE8"/>
    <w:rsid w:val="00B1505A"/>
    <w:rsid w:val="00B150FD"/>
    <w:rsid w:val="00B15110"/>
    <w:rsid w:val="00B15137"/>
    <w:rsid w:val="00B15577"/>
    <w:rsid w:val="00B15602"/>
    <w:rsid w:val="00B1590D"/>
    <w:rsid w:val="00B15A1A"/>
    <w:rsid w:val="00B15AE5"/>
    <w:rsid w:val="00B15B62"/>
    <w:rsid w:val="00B15BC9"/>
    <w:rsid w:val="00B15BFE"/>
    <w:rsid w:val="00B15D5A"/>
    <w:rsid w:val="00B15D73"/>
    <w:rsid w:val="00B15E64"/>
    <w:rsid w:val="00B15F0A"/>
    <w:rsid w:val="00B1628C"/>
    <w:rsid w:val="00B1646A"/>
    <w:rsid w:val="00B1695D"/>
    <w:rsid w:val="00B16A9C"/>
    <w:rsid w:val="00B16AD4"/>
    <w:rsid w:val="00B16B6B"/>
    <w:rsid w:val="00B16C26"/>
    <w:rsid w:val="00B16CE1"/>
    <w:rsid w:val="00B16DA3"/>
    <w:rsid w:val="00B16DED"/>
    <w:rsid w:val="00B16E8E"/>
    <w:rsid w:val="00B16FC6"/>
    <w:rsid w:val="00B17070"/>
    <w:rsid w:val="00B17126"/>
    <w:rsid w:val="00B17130"/>
    <w:rsid w:val="00B171AE"/>
    <w:rsid w:val="00B172FF"/>
    <w:rsid w:val="00B17433"/>
    <w:rsid w:val="00B1745F"/>
    <w:rsid w:val="00B17529"/>
    <w:rsid w:val="00B17573"/>
    <w:rsid w:val="00B17726"/>
    <w:rsid w:val="00B17842"/>
    <w:rsid w:val="00B17A33"/>
    <w:rsid w:val="00B17B2E"/>
    <w:rsid w:val="00B17B4E"/>
    <w:rsid w:val="00B17BF0"/>
    <w:rsid w:val="00B17E2A"/>
    <w:rsid w:val="00B202DD"/>
    <w:rsid w:val="00B203F9"/>
    <w:rsid w:val="00B204FE"/>
    <w:rsid w:val="00B206EC"/>
    <w:rsid w:val="00B20863"/>
    <w:rsid w:val="00B2089D"/>
    <w:rsid w:val="00B20A6B"/>
    <w:rsid w:val="00B20AD0"/>
    <w:rsid w:val="00B20B78"/>
    <w:rsid w:val="00B20B9A"/>
    <w:rsid w:val="00B20E6B"/>
    <w:rsid w:val="00B211FF"/>
    <w:rsid w:val="00B21285"/>
    <w:rsid w:val="00B212E9"/>
    <w:rsid w:val="00B2157B"/>
    <w:rsid w:val="00B21775"/>
    <w:rsid w:val="00B21C09"/>
    <w:rsid w:val="00B21C4B"/>
    <w:rsid w:val="00B21DA9"/>
    <w:rsid w:val="00B22069"/>
    <w:rsid w:val="00B2225C"/>
    <w:rsid w:val="00B2244E"/>
    <w:rsid w:val="00B226CF"/>
    <w:rsid w:val="00B22700"/>
    <w:rsid w:val="00B22823"/>
    <w:rsid w:val="00B228CD"/>
    <w:rsid w:val="00B2293E"/>
    <w:rsid w:val="00B22B27"/>
    <w:rsid w:val="00B22B2F"/>
    <w:rsid w:val="00B22BC3"/>
    <w:rsid w:val="00B22CCA"/>
    <w:rsid w:val="00B22E04"/>
    <w:rsid w:val="00B22E81"/>
    <w:rsid w:val="00B23073"/>
    <w:rsid w:val="00B23164"/>
    <w:rsid w:val="00B23587"/>
    <w:rsid w:val="00B238A9"/>
    <w:rsid w:val="00B23C0E"/>
    <w:rsid w:val="00B23C3B"/>
    <w:rsid w:val="00B23C4B"/>
    <w:rsid w:val="00B23CB3"/>
    <w:rsid w:val="00B2426E"/>
    <w:rsid w:val="00B24315"/>
    <w:rsid w:val="00B243A9"/>
    <w:rsid w:val="00B243DC"/>
    <w:rsid w:val="00B244E1"/>
    <w:rsid w:val="00B24751"/>
    <w:rsid w:val="00B24925"/>
    <w:rsid w:val="00B24B92"/>
    <w:rsid w:val="00B24EB2"/>
    <w:rsid w:val="00B24F1C"/>
    <w:rsid w:val="00B25296"/>
    <w:rsid w:val="00B25863"/>
    <w:rsid w:val="00B2589E"/>
    <w:rsid w:val="00B25A81"/>
    <w:rsid w:val="00B25A86"/>
    <w:rsid w:val="00B25D05"/>
    <w:rsid w:val="00B2653C"/>
    <w:rsid w:val="00B26578"/>
    <w:rsid w:val="00B265A2"/>
    <w:rsid w:val="00B266CB"/>
    <w:rsid w:val="00B267D1"/>
    <w:rsid w:val="00B267D8"/>
    <w:rsid w:val="00B268E1"/>
    <w:rsid w:val="00B26DA2"/>
    <w:rsid w:val="00B2714B"/>
    <w:rsid w:val="00B272A7"/>
    <w:rsid w:val="00B2762A"/>
    <w:rsid w:val="00B27815"/>
    <w:rsid w:val="00B27BDB"/>
    <w:rsid w:val="00B27C9F"/>
    <w:rsid w:val="00B27E85"/>
    <w:rsid w:val="00B27E8B"/>
    <w:rsid w:val="00B27F20"/>
    <w:rsid w:val="00B27F28"/>
    <w:rsid w:val="00B3007D"/>
    <w:rsid w:val="00B30458"/>
    <w:rsid w:val="00B30521"/>
    <w:rsid w:val="00B30784"/>
    <w:rsid w:val="00B307F5"/>
    <w:rsid w:val="00B30A05"/>
    <w:rsid w:val="00B30AAE"/>
    <w:rsid w:val="00B30BEC"/>
    <w:rsid w:val="00B30D05"/>
    <w:rsid w:val="00B30D75"/>
    <w:rsid w:val="00B30E31"/>
    <w:rsid w:val="00B30E4F"/>
    <w:rsid w:val="00B30F72"/>
    <w:rsid w:val="00B30FD5"/>
    <w:rsid w:val="00B31073"/>
    <w:rsid w:val="00B3122E"/>
    <w:rsid w:val="00B312DB"/>
    <w:rsid w:val="00B313FB"/>
    <w:rsid w:val="00B3175D"/>
    <w:rsid w:val="00B3181C"/>
    <w:rsid w:val="00B3199D"/>
    <w:rsid w:val="00B3218B"/>
    <w:rsid w:val="00B322D1"/>
    <w:rsid w:val="00B3236C"/>
    <w:rsid w:val="00B32439"/>
    <w:rsid w:val="00B32590"/>
    <w:rsid w:val="00B32672"/>
    <w:rsid w:val="00B3269B"/>
    <w:rsid w:val="00B326CA"/>
    <w:rsid w:val="00B32741"/>
    <w:rsid w:val="00B32791"/>
    <w:rsid w:val="00B328EF"/>
    <w:rsid w:val="00B32C08"/>
    <w:rsid w:val="00B32D10"/>
    <w:rsid w:val="00B33055"/>
    <w:rsid w:val="00B33112"/>
    <w:rsid w:val="00B331D1"/>
    <w:rsid w:val="00B33363"/>
    <w:rsid w:val="00B33479"/>
    <w:rsid w:val="00B334D7"/>
    <w:rsid w:val="00B335B7"/>
    <w:rsid w:val="00B336A7"/>
    <w:rsid w:val="00B3377C"/>
    <w:rsid w:val="00B33793"/>
    <w:rsid w:val="00B337D6"/>
    <w:rsid w:val="00B33932"/>
    <w:rsid w:val="00B339B8"/>
    <w:rsid w:val="00B33BBB"/>
    <w:rsid w:val="00B33D79"/>
    <w:rsid w:val="00B342EC"/>
    <w:rsid w:val="00B3438E"/>
    <w:rsid w:val="00B34540"/>
    <w:rsid w:val="00B347BB"/>
    <w:rsid w:val="00B349AB"/>
    <w:rsid w:val="00B34BBB"/>
    <w:rsid w:val="00B34CDD"/>
    <w:rsid w:val="00B35106"/>
    <w:rsid w:val="00B35155"/>
    <w:rsid w:val="00B3558C"/>
    <w:rsid w:val="00B3575D"/>
    <w:rsid w:val="00B3580A"/>
    <w:rsid w:val="00B359E2"/>
    <w:rsid w:val="00B35A1E"/>
    <w:rsid w:val="00B35B22"/>
    <w:rsid w:val="00B35B24"/>
    <w:rsid w:val="00B35C6A"/>
    <w:rsid w:val="00B35CB8"/>
    <w:rsid w:val="00B3615A"/>
    <w:rsid w:val="00B363E0"/>
    <w:rsid w:val="00B36453"/>
    <w:rsid w:val="00B36506"/>
    <w:rsid w:val="00B365CD"/>
    <w:rsid w:val="00B3682B"/>
    <w:rsid w:val="00B36BC0"/>
    <w:rsid w:val="00B36DD1"/>
    <w:rsid w:val="00B36E22"/>
    <w:rsid w:val="00B36EE5"/>
    <w:rsid w:val="00B372D6"/>
    <w:rsid w:val="00B372E1"/>
    <w:rsid w:val="00B37313"/>
    <w:rsid w:val="00B374FB"/>
    <w:rsid w:val="00B37556"/>
    <w:rsid w:val="00B37753"/>
    <w:rsid w:val="00B377EC"/>
    <w:rsid w:val="00B37877"/>
    <w:rsid w:val="00B379A4"/>
    <w:rsid w:val="00B37B36"/>
    <w:rsid w:val="00B37B5E"/>
    <w:rsid w:val="00B37B84"/>
    <w:rsid w:val="00B37D38"/>
    <w:rsid w:val="00B37FB3"/>
    <w:rsid w:val="00B40125"/>
    <w:rsid w:val="00B403B1"/>
    <w:rsid w:val="00B40404"/>
    <w:rsid w:val="00B406F4"/>
    <w:rsid w:val="00B40B64"/>
    <w:rsid w:val="00B40BDE"/>
    <w:rsid w:val="00B40DD9"/>
    <w:rsid w:val="00B40E58"/>
    <w:rsid w:val="00B40E5E"/>
    <w:rsid w:val="00B41147"/>
    <w:rsid w:val="00B41148"/>
    <w:rsid w:val="00B411A0"/>
    <w:rsid w:val="00B411CD"/>
    <w:rsid w:val="00B411EC"/>
    <w:rsid w:val="00B414EC"/>
    <w:rsid w:val="00B41678"/>
    <w:rsid w:val="00B4175C"/>
    <w:rsid w:val="00B418FA"/>
    <w:rsid w:val="00B41999"/>
    <w:rsid w:val="00B4199C"/>
    <w:rsid w:val="00B419E5"/>
    <w:rsid w:val="00B41A8D"/>
    <w:rsid w:val="00B41AD5"/>
    <w:rsid w:val="00B41B8A"/>
    <w:rsid w:val="00B41DDA"/>
    <w:rsid w:val="00B41DE5"/>
    <w:rsid w:val="00B41FBE"/>
    <w:rsid w:val="00B42429"/>
    <w:rsid w:val="00B425F4"/>
    <w:rsid w:val="00B427ED"/>
    <w:rsid w:val="00B42881"/>
    <w:rsid w:val="00B428E1"/>
    <w:rsid w:val="00B42AEB"/>
    <w:rsid w:val="00B42B6B"/>
    <w:rsid w:val="00B42B88"/>
    <w:rsid w:val="00B42C41"/>
    <w:rsid w:val="00B42C46"/>
    <w:rsid w:val="00B42E9D"/>
    <w:rsid w:val="00B43020"/>
    <w:rsid w:val="00B4316F"/>
    <w:rsid w:val="00B43204"/>
    <w:rsid w:val="00B4337A"/>
    <w:rsid w:val="00B4339A"/>
    <w:rsid w:val="00B4386E"/>
    <w:rsid w:val="00B43901"/>
    <w:rsid w:val="00B43959"/>
    <w:rsid w:val="00B43A41"/>
    <w:rsid w:val="00B43BDC"/>
    <w:rsid w:val="00B43C5E"/>
    <w:rsid w:val="00B43C76"/>
    <w:rsid w:val="00B43D5B"/>
    <w:rsid w:val="00B43E05"/>
    <w:rsid w:val="00B43E52"/>
    <w:rsid w:val="00B44184"/>
    <w:rsid w:val="00B44235"/>
    <w:rsid w:val="00B44290"/>
    <w:rsid w:val="00B444E1"/>
    <w:rsid w:val="00B44679"/>
    <w:rsid w:val="00B44760"/>
    <w:rsid w:val="00B447D7"/>
    <w:rsid w:val="00B448DF"/>
    <w:rsid w:val="00B448FC"/>
    <w:rsid w:val="00B44A00"/>
    <w:rsid w:val="00B44C3E"/>
    <w:rsid w:val="00B44C71"/>
    <w:rsid w:val="00B451A5"/>
    <w:rsid w:val="00B45237"/>
    <w:rsid w:val="00B45649"/>
    <w:rsid w:val="00B4565A"/>
    <w:rsid w:val="00B45759"/>
    <w:rsid w:val="00B45869"/>
    <w:rsid w:val="00B45887"/>
    <w:rsid w:val="00B45C8F"/>
    <w:rsid w:val="00B45D02"/>
    <w:rsid w:val="00B45D34"/>
    <w:rsid w:val="00B45D6B"/>
    <w:rsid w:val="00B4602F"/>
    <w:rsid w:val="00B4619F"/>
    <w:rsid w:val="00B46402"/>
    <w:rsid w:val="00B466E1"/>
    <w:rsid w:val="00B46A29"/>
    <w:rsid w:val="00B46BC9"/>
    <w:rsid w:val="00B46BF5"/>
    <w:rsid w:val="00B46E4C"/>
    <w:rsid w:val="00B46E60"/>
    <w:rsid w:val="00B46EB4"/>
    <w:rsid w:val="00B46FF5"/>
    <w:rsid w:val="00B472B7"/>
    <w:rsid w:val="00B4747F"/>
    <w:rsid w:val="00B47515"/>
    <w:rsid w:val="00B4759A"/>
    <w:rsid w:val="00B476B5"/>
    <w:rsid w:val="00B476C1"/>
    <w:rsid w:val="00B4771F"/>
    <w:rsid w:val="00B47830"/>
    <w:rsid w:val="00B4790F"/>
    <w:rsid w:val="00B47A9D"/>
    <w:rsid w:val="00B47AD2"/>
    <w:rsid w:val="00B47B4B"/>
    <w:rsid w:val="00B47BE1"/>
    <w:rsid w:val="00B47C50"/>
    <w:rsid w:val="00B47C7D"/>
    <w:rsid w:val="00B50010"/>
    <w:rsid w:val="00B500D1"/>
    <w:rsid w:val="00B5034E"/>
    <w:rsid w:val="00B5036B"/>
    <w:rsid w:val="00B50472"/>
    <w:rsid w:val="00B504D5"/>
    <w:rsid w:val="00B5079D"/>
    <w:rsid w:val="00B507A3"/>
    <w:rsid w:val="00B50945"/>
    <w:rsid w:val="00B50959"/>
    <w:rsid w:val="00B50A05"/>
    <w:rsid w:val="00B50A77"/>
    <w:rsid w:val="00B50C30"/>
    <w:rsid w:val="00B50D5A"/>
    <w:rsid w:val="00B50E0D"/>
    <w:rsid w:val="00B50E4C"/>
    <w:rsid w:val="00B51421"/>
    <w:rsid w:val="00B515AF"/>
    <w:rsid w:val="00B51702"/>
    <w:rsid w:val="00B5174F"/>
    <w:rsid w:val="00B517EA"/>
    <w:rsid w:val="00B51B67"/>
    <w:rsid w:val="00B51C75"/>
    <w:rsid w:val="00B51CD5"/>
    <w:rsid w:val="00B51F01"/>
    <w:rsid w:val="00B5214C"/>
    <w:rsid w:val="00B52171"/>
    <w:rsid w:val="00B52190"/>
    <w:rsid w:val="00B522B1"/>
    <w:rsid w:val="00B52371"/>
    <w:rsid w:val="00B52401"/>
    <w:rsid w:val="00B52755"/>
    <w:rsid w:val="00B52776"/>
    <w:rsid w:val="00B527A3"/>
    <w:rsid w:val="00B52A81"/>
    <w:rsid w:val="00B52B01"/>
    <w:rsid w:val="00B52B5C"/>
    <w:rsid w:val="00B52DEF"/>
    <w:rsid w:val="00B532F7"/>
    <w:rsid w:val="00B5384C"/>
    <w:rsid w:val="00B53852"/>
    <w:rsid w:val="00B53985"/>
    <w:rsid w:val="00B539B8"/>
    <w:rsid w:val="00B53B29"/>
    <w:rsid w:val="00B53B97"/>
    <w:rsid w:val="00B53CE9"/>
    <w:rsid w:val="00B53E1D"/>
    <w:rsid w:val="00B53E40"/>
    <w:rsid w:val="00B540D3"/>
    <w:rsid w:val="00B54130"/>
    <w:rsid w:val="00B54382"/>
    <w:rsid w:val="00B54BF9"/>
    <w:rsid w:val="00B54DD8"/>
    <w:rsid w:val="00B54E50"/>
    <w:rsid w:val="00B55289"/>
    <w:rsid w:val="00B55355"/>
    <w:rsid w:val="00B55401"/>
    <w:rsid w:val="00B554A9"/>
    <w:rsid w:val="00B554FA"/>
    <w:rsid w:val="00B5550F"/>
    <w:rsid w:val="00B559EC"/>
    <w:rsid w:val="00B55B2A"/>
    <w:rsid w:val="00B55BC2"/>
    <w:rsid w:val="00B55D81"/>
    <w:rsid w:val="00B55E69"/>
    <w:rsid w:val="00B560FC"/>
    <w:rsid w:val="00B5619D"/>
    <w:rsid w:val="00B56218"/>
    <w:rsid w:val="00B56286"/>
    <w:rsid w:val="00B56696"/>
    <w:rsid w:val="00B5698C"/>
    <w:rsid w:val="00B569D0"/>
    <w:rsid w:val="00B56A4B"/>
    <w:rsid w:val="00B56ACE"/>
    <w:rsid w:val="00B56D6F"/>
    <w:rsid w:val="00B56DEC"/>
    <w:rsid w:val="00B56F44"/>
    <w:rsid w:val="00B573A4"/>
    <w:rsid w:val="00B57413"/>
    <w:rsid w:val="00B57593"/>
    <w:rsid w:val="00B5766A"/>
    <w:rsid w:val="00B577A5"/>
    <w:rsid w:val="00B578D3"/>
    <w:rsid w:val="00B57926"/>
    <w:rsid w:val="00B579D7"/>
    <w:rsid w:val="00B57A64"/>
    <w:rsid w:val="00B57AA7"/>
    <w:rsid w:val="00B57B28"/>
    <w:rsid w:val="00B57FF3"/>
    <w:rsid w:val="00B604AC"/>
    <w:rsid w:val="00B607C7"/>
    <w:rsid w:val="00B60BEA"/>
    <w:rsid w:val="00B60C7C"/>
    <w:rsid w:val="00B60CE2"/>
    <w:rsid w:val="00B60E46"/>
    <w:rsid w:val="00B60E5D"/>
    <w:rsid w:val="00B610CB"/>
    <w:rsid w:val="00B611C0"/>
    <w:rsid w:val="00B611DD"/>
    <w:rsid w:val="00B61491"/>
    <w:rsid w:val="00B6149F"/>
    <w:rsid w:val="00B61599"/>
    <w:rsid w:val="00B61644"/>
    <w:rsid w:val="00B61837"/>
    <w:rsid w:val="00B61B19"/>
    <w:rsid w:val="00B61D53"/>
    <w:rsid w:val="00B61DBF"/>
    <w:rsid w:val="00B6227F"/>
    <w:rsid w:val="00B6230A"/>
    <w:rsid w:val="00B624CC"/>
    <w:rsid w:val="00B6275E"/>
    <w:rsid w:val="00B627FF"/>
    <w:rsid w:val="00B62965"/>
    <w:rsid w:val="00B62995"/>
    <w:rsid w:val="00B62E20"/>
    <w:rsid w:val="00B62E3D"/>
    <w:rsid w:val="00B62E61"/>
    <w:rsid w:val="00B631E8"/>
    <w:rsid w:val="00B63448"/>
    <w:rsid w:val="00B634D2"/>
    <w:rsid w:val="00B6357F"/>
    <w:rsid w:val="00B636F9"/>
    <w:rsid w:val="00B639BC"/>
    <w:rsid w:val="00B63A13"/>
    <w:rsid w:val="00B63B3E"/>
    <w:rsid w:val="00B63D3F"/>
    <w:rsid w:val="00B63DAF"/>
    <w:rsid w:val="00B63FA8"/>
    <w:rsid w:val="00B640FD"/>
    <w:rsid w:val="00B6416D"/>
    <w:rsid w:val="00B6435A"/>
    <w:rsid w:val="00B6436B"/>
    <w:rsid w:val="00B6454A"/>
    <w:rsid w:val="00B645E5"/>
    <w:rsid w:val="00B64781"/>
    <w:rsid w:val="00B648E5"/>
    <w:rsid w:val="00B64933"/>
    <w:rsid w:val="00B64B18"/>
    <w:rsid w:val="00B64B39"/>
    <w:rsid w:val="00B64C51"/>
    <w:rsid w:val="00B64CA0"/>
    <w:rsid w:val="00B64CB3"/>
    <w:rsid w:val="00B64CF2"/>
    <w:rsid w:val="00B64CF8"/>
    <w:rsid w:val="00B64E2D"/>
    <w:rsid w:val="00B64F07"/>
    <w:rsid w:val="00B6518E"/>
    <w:rsid w:val="00B65442"/>
    <w:rsid w:val="00B654AF"/>
    <w:rsid w:val="00B65603"/>
    <w:rsid w:val="00B65609"/>
    <w:rsid w:val="00B6589B"/>
    <w:rsid w:val="00B65A2C"/>
    <w:rsid w:val="00B65B39"/>
    <w:rsid w:val="00B65BC5"/>
    <w:rsid w:val="00B65C41"/>
    <w:rsid w:val="00B65CA3"/>
    <w:rsid w:val="00B65F43"/>
    <w:rsid w:val="00B6600F"/>
    <w:rsid w:val="00B66238"/>
    <w:rsid w:val="00B662E9"/>
    <w:rsid w:val="00B66330"/>
    <w:rsid w:val="00B663C0"/>
    <w:rsid w:val="00B664BE"/>
    <w:rsid w:val="00B666CD"/>
    <w:rsid w:val="00B667A9"/>
    <w:rsid w:val="00B667E4"/>
    <w:rsid w:val="00B66B19"/>
    <w:rsid w:val="00B66C51"/>
    <w:rsid w:val="00B66E1B"/>
    <w:rsid w:val="00B66E58"/>
    <w:rsid w:val="00B67105"/>
    <w:rsid w:val="00B67157"/>
    <w:rsid w:val="00B6733E"/>
    <w:rsid w:val="00B6735B"/>
    <w:rsid w:val="00B67361"/>
    <w:rsid w:val="00B67397"/>
    <w:rsid w:val="00B6751D"/>
    <w:rsid w:val="00B67899"/>
    <w:rsid w:val="00B678C1"/>
    <w:rsid w:val="00B678E0"/>
    <w:rsid w:val="00B679A5"/>
    <w:rsid w:val="00B67A19"/>
    <w:rsid w:val="00B67C1A"/>
    <w:rsid w:val="00B67C3E"/>
    <w:rsid w:val="00B67D18"/>
    <w:rsid w:val="00B700B9"/>
    <w:rsid w:val="00B7036A"/>
    <w:rsid w:val="00B70399"/>
    <w:rsid w:val="00B703A2"/>
    <w:rsid w:val="00B70441"/>
    <w:rsid w:val="00B704AF"/>
    <w:rsid w:val="00B70629"/>
    <w:rsid w:val="00B706FE"/>
    <w:rsid w:val="00B7095A"/>
    <w:rsid w:val="00B709B2"/>
    <w:rsid w:val="00B709C4"/>
    <w:rsid w:val="00B70BC5"/>
    <w:rsid w:val="00B70CB6"/>
    <w:rsid w:val="00B70EAF"/>
    <w:rsid w:val="00B70F72"/>
    <w:rsid w:val="00B70FE3"/>
    <w:rsid w:val="00B7126F"/>
    <w:rsid w:val="00B713AB"/>
    <w:rsid w:val="00B71512"/>
    <w:rsid w:val="00B71608"/>
    <w:rsid w:val="00B718A3"/>
    <w:rsid w:val="00B718E3"/>
    <w:rsid w:val="00B71903"/>
    <w:rsid w:val="00B71AC7"/>
    <w:rsid w:val="00B72044"/>
    <w:rsid w:val="00B72222"/>
    <w:rsid w:val="00B7235F"/>
    <w:rsid w:val="00B72682"/>
    <w:rsid w:val="00B72744"/>
    <w:rsid w:val="00B72A95"/>
    <w:rsid w:val="00B72B20"/>
    <w:rsid w:val="00B72C22"/>
    <w:rsid w:val="00B72DE1"/>
    <w:rsid w:val="00B72EC1"/>
    <w:rsid w:val="00B731DB"/>
    <w:rsid w:val="00B73346"/>
    <w:rsid w:val="00B7337D"/>
    <w:rsid w:val="00B734A7"/>
    <w:rsid w:val="00B73541"/>
    <w:rsid w:val="00B73A3B"/>
    <w:rsid w:val="00B73AB2"/>
    <w:rsid w:val="00B73BA9"/>
    <w:rsid w:val="00B73BD9"/>
    <w:rsid w:val="00B73C90"/>
    <w:rsid w:val="00B73E09"/>
    <w:rsid w:val="00B740DF"/>
    <w:rsid w:val="00B74638"/>
    <w:rsid w:val="00B74667"/>
    <w:rsid w:val="00B746C4"/>
    <w:rsid w:val="00B74950"/>
    <w:rsid w:val="00B749B8"/>
    <w:rsid w:val="00B74B37"/>
    <w:rsid w:val="00B74B4C"/>
    <w:rsid w:val="00B7505F"/>
    <w:rsid w:val="00B75133"/>
    <w:rsid w:val="00B7535D"/>
    <w:rsid w:val="00B756BF"/>
    <w:rsid w:val="00B75872"/>
    <w:rsid w:val="00B75F78"/>
    <w:rsid w:val="00B75F9A"/>
    <w:rsid w:val="00B761E1"/>
    <w:rsid w:val="00B76206"/>
    <w:rsid w:val="00B762B8"/>
    <w:rsid w:val="00B762EF"/>
    <w:rsid w:val="00B766AE"/>
    <w:rsid w:val="00B766D6"/>
    <w:rsid w:val="00B7679A"/>
    <w:rsid w:val="00B7682B"/>
    <w:rsid w:val="00B76C21"/>
    <w:rsid w:val="00B76DFF"/>
    <w:rsid w:val="00B76FE5"/>
    <w:rsid w:val="00B77031"/>
    <w:rsid w:val="00B77211"/>
    <w:rsid w:val="00B77282"/>
    <w:rsid w:val="00B77441"/>
    <w:rsid w:val="00B7752C"/>
    <w:rsid w:val="00B77668"/>
    <w:rsid w:val="00B7784B"/>
    <w:rsid w:val="00B77AEC"/>
    <w:rsid w:val="00B77AF5"/>
    <w:rsid w:val="00B77B1C"/>
    <w:rsid w:val="00B800F8"/>
    <w:rsid w:val="00B80185"/>
    <w:rsid w:val="00B8070E"/>
    <w:rsid w:val="00B80723"/>
    <w:rsid w:val="00B809DD"/>
    <w:rsid w:val="00B80B33"/>
    <w:rsid w:val="00B80CCF"/>
    <w:rsid w:val="00B80E73"/>
    <w:rsid w:val="00B80F14"/>
    <w:rsid w:val="00B80FE5"/>
    <w:rsid w:val="00B8111B"/>
    <w:rsid w:val="00B81273"/>
    <w:rsid w:val="00B817DB"/>
    <w:rsid w:val="00B81931"/>
    <w:rsid w:val="00B81A28"/>
    <w:rsid w:val="00B81C0C"/>
    <w:rsid w:val="00B81D49"/>
    <w:rsid w:val="00B81E53"/>
    <w:rsid w:val="00B823AA"/>
    <w:rsid w:val="00B823AC"/>
    <w:rsid w:val="00B82429"/>
    <w:rsid w:val="00B8243B"/>
    <w:rsid w:val="00B8247E"/>
    <w:rsid w:val="00B82609"/>
    <w:rsid w:val="00B82707"/>
    <w:rsid w:val="00B82786"/>
    <w:rsid w:val="00B82902"/>
    <w:rsid w:val="00B82A3A"/>
    <w:rsid w:val="00B82A49"/>
    <w:rsid w:val="00B82A67"/>
    <w:rsid w:val="00B83332"/>
    <w:rsid w:val="00B834AB"/>
    <w:rsid w:val="00B83558"/>
    <w:rsid w:val="00B83A26"/>
    <w:rsid w:val="00B83A7D"/>
    <w:rsid w:val="00B84010"/>
    <w:rsid w:val="00B84110"/>
    <w:rsid w:val="00B8422D"/>
    <w:rsid w:val="00B8429E"/>
    <w:rsid w:val="00B843AA"/>
    <w:rsid w:val="00B843F9"/>
    <w:rsid w:val="00B846FB"/>
    <w:rsid w:val="00B8478E"/>
    <w:rsid w:val="00B84AAA"/>
    <w:rsid w:val="00B84B93"/>
    <w:rsid w:val="00B84CCB"/>
    <w:rsid w:val="00B84D18"/>
    <w:rsid w:val="00B84DB4"/>
    <w:rsid w:val="00B84DC5"/>
    <w:rsid w:val="00B84EB0"/>
    <w:rsid w:val="00B84EE1"/>
    <w:rsid w:val="00B84FBA"/>
    <w:rsid w:val="00B85026"/>
    <w:rsid w:val="00B85031"/>
    <w:rsid w:val="00B852D6"/>
    <w:rsid w:val="00B85667"/>
    <w:rsid w:val="00B85C59"/>
    <w:rsid w:val="00B8606B"/>
    <w:rsid w:val="00B86110"/>
    <w:rsid w:val="00B861E1"/>
    <w:rsid w:val="00B8642D"/>
    <w:rsid w:val="00B86941"/>
    <w:rsid w:val="00B86A90"/>
    <w:rsid w:val="00B86CFA"/>
    <w:rsid w:val="00B86D59"/>
    <w:rsid w:val="00B86F60"/>
    <w:rsid w:val="00B86F98"/>
    <w:rsid w:val="00B87025"/>
    <w:rsid w:val="00B87069"/>
    <w:rsid w:val="00B87090"/>
    <w:rsid w:val="00B871A4"/>
    <w:rsid w:val="00B87262"/>
    <w:rsid w:val="00B87311"/>
    <w:rsid w:val="00B873E7"/>
    <w:rsid w:val="00B8761C"/>
    <w:rsid w:val="00B87828"/>
    <w:rsid w:val="00B87A2D"/>
    <w:rsid w:val="00B87B1A"/>
    <w:rsid w:val="00B87BF8"/>
    <w:rsid w:val="00B87CC5"/>
    <w:rsid w:val="00B87CDA"/>
    <w:rsid w:val="00B87E9D"/>
    <w:rsid w:val="00B87EAA"/>
    <w:rsid w:val="00B87F6C"/>
    <w:rsid w:val="00B900DF"/>
    <w:rsid w:val="00B900FA"/>
    <w:rsid w:val="00B90279"/>
    <w:rsid w:val="00B9035E"/>
    <w:rsid w:val="00B903BD"/>
    <w:rsid w:val="00B90667"/>
    <w:rsid w:val="00B906D2"/>
    <w:rsid w:val="00B906F7"/>
    <w:rsid w:val="00B9079E"/>
    <w:rsid w:val="00B90814"/>
    <w:rsid w:val="00B90B0C"/>
    <w:rsid w:val="00B90BD2"/>
    <w:rsid w:val="00B90C93"/>
    <w:rsid w:val="00B90E06"/>
    <w:rsid w:val="00B90E72"/>
    <w:rsid w:val="00B90FCB"/>
    <w:rsid w:val="00B9105F"/>
    <w:rsid w:val="00B91163"/>
    <w:rsid w:val="00B911F7"/>
    <w:rsid w:val="00B912D1"/>
    <w:rsid w:val="00B912F9"/>
    <w:rsid w:val="00B916EC"/>
    <w:rsid w:val="00B91C9A"/>
    <w:rsid w:val="00B91E24"/>
    <w:rsid w:val="00B9248B"/>
    <w:rsid w:val="00B92668"/>
    <w:rsid w:val="00B926CA"/>
    <w:rsid w:val="00B92753"/>
    <w:rsid w:val="00B928A7"/>
    <w:rsid w:val="00B92DCF"/>
    <w:rsid w:val="00B9327F"/>
    <w:rsid w:val="00B93384"/>
    <w:rsid w:val="00B934DA"/>
    <w:rsid w:val="00B9355B"/>
    <w:rsid w:val="00B938EF"/>
    <w:rsid w:val="00B939A4"/>
    <w:rsid w:val="00B93A67"/>
    <w:rsid w:val="00B93AFF"/>
    <w:rsid w:val="00B940D0"/>
    <w:rsid w:val="00B941A4"/>
    <w:rsid w:val="00B9424B"/>
    <w:rsid w:val="00B943E7"/>
    <w:rsid w:val="00B94540"/>
    <w:rsid w:val="00B9456A"/>
    <w:rsid w:val="00B945ED"/>
    <w:rsid w:val="00B94851"/>
    <w:rsid w:val="00B94A75"/>
    <w:rsid w:val="00B94B29"/>
    <w:rsid w:val="00B94BDF"/>
    <w:rsid w:val="00B94BF5"/>
    <w:rsid w:val="00B94E2C"/>
    <w:rsid w:val="00B94F0F"/>
    <w:rsid w:val="00B95021"/>
    <w:rsid w:val="00B9539A"/>
    <w:rsid w:val="00B95648"/>
    <w:rsid w:val="00B956F7"/>
    <w:rsid w:val="00B957AA"/>
    <w:rsid w:val="00B95947"/>
    <w:rsid w:val="00B959B3"/>
    <w:rsid w:val="00B95C66"/>
    <w:rsid w:val="00B95D0C"/>
    <w:rsid w:val="00B95EDA"/>
    <w:rsid w:val="00B9610B"/>
    <w:rsid w:val="00B961B1"/>
    <w:rsid w:val="00B961C7"/>
    <w:rsid w:val="00B9621D"/>
    <w:rsid w:val="00B96231"/>
    <w:rsid w:val="00B96390"/>
    <w:rsid w:val="00B96495"/>
    <w:rsid w:val="00B96693"/>
    <w:rsid w:val="00B966CC"/>
    <w:rsid w:val="00B966ED"/>
    <w:rsid w:val="00B967EF"/>
    <w:rsid w:val="00B96EA2"/>
    <w:rsid w:val="00B970C7"/>
    <w:rsid w:val="00B971D8"/>
    <w:rsid w:val="00B9726B"/>
    <w:rsid w:val="00B97540"/>
    <w:rsid w:val="00B9769F"/>
    <w:rsid w:val="00B97759"/>
    <w:rsid w:val="00B977BD"/>
    <w:rsid w:val="00B97B25"/>
    <w:rsid w:val="00B97B53"/>
    <w:rsid w:val="00B97BA6"/>
    <w:rsid w:val="00B97C18"/>
    <w:rsid w:val="00B97F34"/>
    <w:rsid w:val="00B97F83"/>
    <w:rsid w:val="00B97F95"/>
    <w:rsid w:val="00BA00E7"/>
    <w:rsid w:val="00BA02E7"/>
    <w:rsid w:val="00BA03E9"/>
    <w:rsid w:val="00BA043B"/>
    <w:rsid w:val="00BA069C"/>
    <w:rsid w:val="00BA07DC"/>
    <w:rsid w:val="00BA083F"/>
    <w:rsid w:val="00BA08D2"/>
    <w:rsid w:val="00BA090B"/>
    <w:rsid w:val="00BA0AE8"/>
    <w:rsid w:val="00BA0C56"/>
    <w:rsid w:val="00BA0CB5"/>
    <w:rsid w:val="00BA0D9B"/>
    <w:rsid w:val="00BA0E57"/>
    <w:rsid w:val="00BA1001"/>
    <w:rsid w:val="00BA112D"/>
    <w:rsid w:val="00BA113C"/>
    <w:rsid w:val="00BA11FF"/>
    <w:rsid w:val="00BA1431"/>
    <w:rsid w:val="00BA16AC"/>
    <w:rsid w:val="00BA1875"/>
    <w:rsid w:val="00BA1884"/>
    <w:rsid w:val="00BA193C"/>
    <w:rsid w:val="00BA197D"/>
    <w:rsid w:val="00BA1A6C"/>
    <w:rsid w:val="00BA1A89"/>
    <w:rsid w:val="00BA1B89"/>
    <w:rsid w:val="00BA1D92"/>
    <w:rsid w:val="00BA1DD3"/>
    <w:rsid w:val="00BA1E69"/>
    <w:rsid w:val="00BA1EC0"/>
    <w:rsid w:val="00BA240F"/>
    <w:rsid w:val="00BA2450"/>
    <w:rsid w:val="00BA2528"/>
    <w:rsid w:val="00BA2698"/>
    <w:rsid w:val="00BA2B66"/>
    <w:rsid w:val="00BA2D76"/>
    <w:rsid w:val="00BA2E22"/>
    <w:rsid w:val="00BA2FA9"/>
    <w:rsid w:val="00BA3119"/>
    <w:rsid w:val="00BA31E1"/>
    <w:rsid w:val="00BA32B3"/>
    <w:rsid w:val="00BA331C"/>
    <w:rsid w:val="00BA3321"/>
    <w:rsid w:val="00BA3685"/>
    <w:rsid w:val="00BA375E"/>
    <w:rsid w:val="00BA3877"/>
    <w:rsid w:val="00BA39CF"/>
    <w:rsid w:val="00BA39F0"/>
    <w:rsid w:val="00BA3A42"/>
    <w:rsid w:val="00BA3AB1"/>
    <w:rsid w:val="00BA3AE2"/>
    <w:rsid w:val="00BA3C3E"/>
    <w:rsid w:val="00BA3CF2"/>
    <w:rsid w:val="00BA40E5"/>
    <w:rsid w:val="00BA422B"/>
    <w:rsid w:val="00BA43CF"/>
    <w:rsid w:val="00BA44BD"/>
    <w:rsid w:val="00BA4591"/>
    <w:rsid w:val="00BA4600"/>
    <w:rsid w:val="00BA4615"/>
    <w:rsid w:val="00BA463B"/>
    <w:rsid w:val="00BA4713"/>
    <w:rsid w:val="00BA48F8"/>
    <w:rsid w:val="00BA4EAC"/>
    <w:rsid w:val="00BA51FE"/>
    <w:rsid w:val="00BA5423"/>
    <w:rsid w:val="00BA5599"/>
    <w:rsid w:val="00BA5771"/>
    <w:rsid w:val="00BA57F6"/>
    <w:rsid w:val="00BA5913"/>
    <w:rsid w:val="00BA5DC0"/>
    <w:rsid w:val="00BA5DD4"/>
    <w:rsid w:val="00BA6032"/>
    <w:rsid w:val="00BA6055"/>
    <w:rsid w:val="00BA614C"/>
    <w:rsid w:val="00BA62F8"/>
    <w:rsid w:val="00BA6494"/>
    <w:rsid w:val="00BA67D8"/>
    <w:rsid w:val="00BA6875"/>
    <w:rsid w:val="00BA6893"/>
    <w:rsid w:val="00BA6A88"/>
    <w:rsid w:val="00BA6B33"/>
    <w:rsid w:val="00BA6E5D"/>
    <w:rsid w:val="00BA6F94"/>
    <w:rsid w:val="00BA70CF"/>
    <w:rsid w:val="00BA7167"/>
    <w:rsid w:val="00BA71E5"/>
    <w:rsid w:val="00BA7296"/>
    <w:rsid w:val="00BA7310"/>
    <w:rsid w:val="00BA754E"/>
    <w:rsid w:val="00BA7604"/>
    <w:rsid w:val="00BA763E"/>
    <w:rsid w:val="00BA76A2"/>
    <w:rsid w:val="00BA7FFC"/>
    <w:rsid w:val="00BB012D"/>
    <w:rsid w:val="00BB0542"/>
    <w:rsid w:val="00BB05D8"/>
    <w:rsid w:val="00BB0872"/>
    <w:rsid w:val="00BB0964"/>
    <w:rsid w:val="00BB0BEB"/>
    <w:rsid w:val="00BB0C65"/>
    <w:rsid w:val="00BB0D85"/>
    <w:rsid w:val="00BB1136"/>
    <w:rsid w:val="00BB1201"/>
    <w:rsid w:val="00BB1263"/>
    <w:rsid w:val="00BB12A5"/>
    <w:rsid w:val="00BB12EF"/>
    <w:rsid w:val="00BB137B"/>
    <w:rsid w:val="00BB1454"/>
    <w:rsid w:val="00BB14AB"/>
    <w:rsid w:val="00BB1A4B"/>
    <w:rsid w:val="00BB1CE0"/>
    <w:rsid w:val="00BB1D86"/>
    <w:rsid w:val="00BB1EB4"/>
    <w:rsid w:val="00BB1F3B"/>
    <w:rsid w:val="00BB22DE"/>
    <w:rsid w:val="00BB232C"/>
    <w:rsid w:val="00BB24E1"/>
    <w:rsid w:val="00BB25CC"/>
    <w:rsid w:val="00BB27B3"/>
    <w:rsid w:val="00BB27B5"/>
    <w:rsid w:val="00BB28C8"/>
    <w:rsid w:val="00BB2CA4"/>
    <w:rsid w:val="00BB2D71"/>
    <w:rsid w:val="00BB2D7D"/>
    <w:rsid w:val="00BB2E8D"/>
    <w:rsid w:val="00BB3156"/>
    <w:rsid w:val="00BB3379"/>
    <w:rsid w:val="00BB3405"/>
    <w:rsid w:val="00BB3589"/>
    <w:rsid w:val="00BB3726"/>
    <w:rsid w:val="00BB3826"/>
    <w:rsid w:val="00BB384A"/>
    <w:rsid w:val="00BB38C6"/>
    <w:rsid w:val="00BB3AA8"/>
    <w:rsid w:val="00BB3BDF"/>
    <w:rsid w:val="00BB3BF9"/>
    <w:rsid w:val="00BB3C42"/>
    <w:rsid w:val="00BB3DCD"/>
    <w:rsid w:val="00BB3E9A"/>
    <w:rsid w:val="00BB3F45"/>
    <w:rsid w:val="00BB4741"/>
    <w:rsid w:val="00BB4825"/>
    <w:rsid w:val="00BB48D9"/>
    <w:rsid w:val="00BB48FD"/>
    <w:rsid w:val="00BB497E"/>
    <w:rsid w:val="00BB4BB1"/>
    <w:rsid w:val="00BB4DF9"/>
    <w:rsid w:val="00BB4EFD"/>
    <w:rsid w:val="00BB5097"/>
    <w:rsid w:val="00BB53E0"/>
    <w:rsid w:val="00BB5C88"/>
    <w:rsid w:val="00BB5D3D"/>
    <w:rsid w:val="00BB5D3F"/>
    <w:rsid w:val="00BB5FC8"/>
    <w:rsid w:val="00BB6091"/>
    <w:rsid w:val="00BB60E4"/>
    <w:rsid w:val="00BB615D"/>
    <w:rsid w:val="00BB6173"/>
    <w:rsid w:val="00BB62CB"/>
    <w:rsid w:val="00BB62D3"/>
    <w:rsid w:val="00BB62E2"/>
    <w:rsid w:val="00BB64B1"/>
    <w:rsid w:val="00BB6500"/>
    <w:rsid w:val="00BB6637"/>
    <w:rsid w:val="00BB67EF"/>
    <w:rsid w:val="00BB6AAA"/>
    <w:rsid w:val="00BB6C2A"/>
    <w:rsid w:val="00BB6DA1"/>
    <w:rsid w:val="00BB6FC8"/>
    <w:rsid w:val="00BB738F"/>
    <w:rsid w:val="00BB7411"/>
    <w:rsid w:val="00BB7428"/>
    <w:rsid w:val="00BB74F8"/>
    <w:rsid w:val="00BB77E7"/>
    <w:rsid w:val="00BB7BDD"/>
    <w:rsid w:val="00BB7C4E"/>
    <w:rsid w:val="00BB7DDF"/>
    <w:rsid w:val="00BB7EB4"/>
    <w:rsid w:val="00BB7FF2"/>
    <w:rsid w:val="00BC03EC"/>
    <w:rsid w:val="00BC0487"/>
    <w:rsid w:val="00BC0735"/>
    <w:rsid w:val="00BC090C"/>
    <w:rsid w:val="00BC09C1"/>
    <w:rsid w:val="00BC0D03"/>
    <w:rsid w:val="00BC0FAB"/>
    <w:rsid w:val="00BC1527"/>
    <w:rsid w:val="00BC154A"/>
    <w:rsid w:val="00BC172A"/>
    <w:rsid w:val="00BC1A25"/>
    <w:rsid w:val="00BC1BD3"/>
    <w:rsid w:val="00BC1BE8"/>
    <w:rsid w:val="00BC1E45"/>
    <w:rsid w:val="00BC1F42"/>
    <w:rsid w:val="00BC2264"/>
    <w:rsid w:val="00BC22E1"/>
    <w:rsid w:val="00BC2338"/>
    <w:rsid w:val="00BC236B"/>
    <w:rsid w:val="00BC23CF"/>
    <w:rsid w:val="00BC257C"/>
    <w:rsid w:val="00BC259D"/>
    <w:rsid w:val="00BC25C1"/>
    <w:rsid w:val="00BC26A4"/>
    <w:rsid w:val="00BC270C"/>
    <w:rsid w:val="00BC2748"/>
    <w:rsid w:val="00BC27FF"/>
    <w:rsid w:val="00BC28FF"/>
    <w:rsid w:val="00BC2B08"/>
    <w:rsid w:val="00BC2B6E"/>
    <w:rsid w:val="00BC2C80"/>
    <w:rsid w:val="00BC2F78"/>
    <w:rsid w:val="00BC2F7B"/>
    <w:rsid w:val="00BC30CF"/>
    <w:rsid w:val="00BC30EA"/>
    <w:rsid w:val="00BC330F"/>
    <w:rsid w:val="00BC33DE"/>
    <w:rsid w:val="00BC3402"/>
    <w:rsid w:val="00BC342F"/>
    <w:rsid w:val="00BC350B"/>
    <w:rsid w:val="00BC35E2"/>
    <w:rsid w:val="00BC386A"/>
    <w:rsid w:val="00BC38F0"/>
    <w:rsid w:val="00BC391E"/>
    <w:rsid w:val="00BC3968"/>
    <w:rsid w:val="00BC3AD6"/>
    <w:rsid w:val="00BC3E81"/>
    <w:rsid w:val="00BC40F5"/>
    <w:rsid w:val="00BC43C8"/>
    <w:rsid w:val="00BC4400"/>
    <w:rsid w:val="00BC44D2"/>
    <w:rsid w:val="00BC4515"/>
    <w:rsid w:val="00BC45AD"/>
    <w:rsid w:val="00BC46BD"/>
    <w:rsid w:val="00BC49DE"/>
    <w:rsid w:val="00BC4AF4"/>
    <w:rsid w:val="00BC4B64"/>
    <w:rsid w:val="00BC4CCD"/>
    <w:rsid w:val="00BC4E35"/>
    <w:rsid w:val="00BC4EF6"/>
    <w:rsid w:val="00BC509D"/>
    <w:rsid w:val="00BC51EF"/>
    <w:rsid w:val="00BC527D"/>
    <w:rsid w:val="00BC530F"/>
    <w:rsid w:val="00BC543E"/>
    <w:rsid w:val="00BC55E7"/>
    <w:rsid w:val="00BC58DB"/>
    <w:rsid w:val="00BC59ED"/>
    <w:rsid w:val="00BC5DD1"/>
    <w:rsid w:val="00BC6054"/>
    <w:rsid w:val="00BC62F6"/>
    <w:rsid w:val="00BC6553"/>
    <w:rsid w:val="00BC659C"/>
    <w:rsid w:val="00BC6851"/>
    <w:rsid w:val="00BC690A"/>
    <w:rsid w:val="00BC6ACF"/>
    <w:rsid w:val="00BC6C9E"/>
    <w:rsid w:val="00BC7030"/>
    <w:rsid w:val="00BC7222"/>
    <w:rsid w:val="00BC72CC"/>
    <w:rsid w:val="00BC739F"/>
    <w:rsid w:val="00BC7459"/>
    <w:rsid w:val="00BC7662"/>
    <w:rsid w:val="00BC7706"/>
    <w:rsid w:val="00BC7B81"/>
    <w:rsid w:val="00BC7EC9"/>
    <w:rsid w:val="00BC7F28"/>
    <w:rsid w:val="00BC7F88"/>
    <w:rsid w:val="00BD0157"/>
    <w:rsid w:val="00BD0234"/>
    <w:rsid w:val="00BD03F2"/>
    <w:rsid w:val="00BD052C"/>
    <w:rsid w:val="00BD05E2"/>
    <w:rsid w:val="00BD0673"/>
    <w:rsid w:val="00BD073D"/>
    <w:rsid w:val="00BD0C1D"/>
    <w:rsid w:val="00BD0F21"/>
    <w:rsid w:val="00BD117D"/>
    <w:rsid w:val="00BD125A"/>
    <w:rsid w:val="00BD133F"/>
    <w:rsid w:val="00BD13EB"/>
    <w:rsid w:val="00BD141E"/>
    <w:rsid w:val="00BD1456"/>
    <w:rsid w:val="00BD14E8"/>
    <w:rsid w:val="00BD1516"/>
    <w:rsid w:val="00BD1519"/>
    <w:rsid w:val="00BD1563"/>
    <w:rsid w:val="00BD1717"/>
    <w:rsid w:val="00BD1793"/>
    <w:rsid w:val="00BD1914"/>
    <w:rsid w:val="00BD1952"/>
    <w:rsid w:val="00BD1A67"/>
    <w:rsid w:val="00BD1B1E"/>
    <w:rsid w:val="00BD1D70"/>
    <w:rsid w:val="00BD1EB6"/>
    <w:rsid w:val="00BD1F5F"/>
    <w:rsid w:val="00BD1F8E"/>
    <w:rsid w:val="00BD267D"/>
    <w:rsid w:val="00BD2879"/>
    <w:rsid w:val="00BD2BA7"/>
    <w:rsid w:val="00BD2CBE"/>
    <w:rsid w:val="00BD2E70"/>
    <w:rsid w:val="00BD2E92"/>
    <w:rsid w:val="00BD2EB6"/>
    <w:rsid w:val="00BD2F82"/>
    <w:rsid w:val="00BD301D"/>
    <w:rsid w:val="00BD3147"/>
    <w:rsid w:val="00BD324F"/>
    <w:rsid w:val="00BD34E2"/>
    <w:rsid w:val="00BD35A7"/>
    <w:rsid w:val="00BD35F5"/>
    <w:rsid w:val="00BD36F0"/>
    <w:rsid w:val="00BD3722"/>
    <w:rsid w:val="00BD3773"/>
    <w:rsid w:val="00BD377B"/>
    <w:rsid w:val="00BD3783"/>
    <w:rsid w:val="00BD379B"/>
    <w:rsid w:val="00BD3931"/>
    <w:rsid w:val="00BD39C1"/>
    <w:rsid w:val="00BD3BA5"/>
    <w:rsid w:val="00BD3D07"/>
    <w:rsid w:val="00BD40C4"/>
    <w:rsid w:val="00BD40DD"/>
    <w:rsid w:val="00BD4426"/>
    <w:rsid w:val="00BD45A0"/>
    <w:rsid w:val="00BD4661"/>
    <w:rsid w:val="00BD46B2"/>
    <w:rsid w:val="00BD4768"/>
    <w:rsid w:val="00BD4919"/>
    <w:rsid w:val="00BD4C00"/>
    <w:rsid w:val="00BD4F6E"/>
    <w:rsid w:val="00BD502C"/>
    <w:rsid w:val="00BD5368"/>
    <w:rsid w:val="00BD5423"/>
    <w:rsid w:val="00BD542D"/>
    <w:rsid w:val="00BD5459"/>
    <w:rsid w:val="00BD56D0"/>
    <w:rsid w:val="00BD56F1"/>
    <w:rsid w:val="00BD5B2A"/>
    <w:rsid w:val="00BD5C35"/>
    <w:rsid w:val="00BD5FA2"/>
    <w:rsid w:val="00BD614C"/>
    <w:rsid w:val="00BD6259"/>
    <w:rsid w:val="00BD62C7"/>
    <w:rsid w:val="00BD63C9"/>
    <w:rsid w:val="00BD646C"/>
    <w:rsid w:val="00BD64BF"/>
    <w:rsid w:val="00BD64F3"/>
    <w:rsid w:val="00BD65D6"/>
    <w:rsid w:val="00BD6667"/>
    <w:rsid w:val="00BD6786"/>
    <w:rsid w:val="00BD67E1"/>
    <w:rsid w:val="00BD6970"/>
    <w:rsid w:val="00BD6A52"/>
    <w:rsid w:val="00BD6BD6"/>
    <w:rsid w:val="00BD6F39"/>
    <w:rsid w:val="00BD6F5E"/>
    <w:rsid w:val="00BD724E"/>
    <w:rsid w:val="00BD75E1"/>
    <w:rsid w:val="00BD773F"/>
    <w:rsid w:val="00BD7967"/>
    <w:rsid w:val="00BD798B"/>
    <w:rsid w:val="00BD798D"/>
    <w:rsid w:val="00BD79C5"/>
    <w:rsid w:val="00BD7B0D"/>
    <w:rsid w:val="00BD7D40"/>
    <w:rsid w:val="00BE0218"/>
    <w:rsid w:val="00BE04FE"/>
    <w:rsid w:val="00BE066F"/>
    <w:rsid w:val="00BE0911"/>
    <w:rsid w:val="00BE0941"/>
    <w:rsid w:val="00BE0AED"/>
    <w:rsid w:val="00BE0E18"/>
    <w:rsid w:val="00BE0FD9"/>
    <w:rsid w:val="00BE1064"/>
    <w:rsid w:val="00BE10FD"/>
    <w:rsid w:val="00BE11BC"/>
    <w:rsid w:val="00BE11EE"/>
    <w:rsid w:val="00BE13E0"/>
    <w:rsid w:val="00BE15B1"/>
    <w:rsid w:val="00BE174D"/>
    <w:rsid w:val="00BE180F"/>
    <w:rsid w:val="00BE1A96"/>
    <w:rsid w:val="00BE1AA8"/>
    <w:rsid w:val="00BE1BC5"/>
    <w:rsid w:val="00BE1BF6"/>
    <w:rsid w:val="00BE234F"/>
    <w:rsid w:val="00BE2393"/>
    <w:rsid w:val="00BE23E3"/>
    <w:rsid w:val="00BE259B"/>
    <w:rsid w:val="00BE268D"/>
    <w:rsid w:val="00BE27F2"/>
    <w:rsid w:val="00BE291C"/>
    <w:rsid w:val="00BE292A"/>
    <w:rsid w:val="00BE2A7B"/>
    <w:rsid w:val="00BE2C7E"/>
    <w:rsid w:val="00BE2FBA"/>
    <w:rsid w:val="00BE321B"/>
    <w:rsid w:val="00BE329C"/>
    <w:rsid w:val="00BE33CD"/>
    <w:rsid w:val="00BE33F5"/>
    <w:rsid w:val="00BE33FE"/>
    <w:rsid w:val="00BE3504"/>
    <w:rsid w:val="00BE35DE"/>
    <w:rsid w:val="00BE35EE"/>
    <w:rsid w:val="00BE3711"/>
    <w:rsid w:val="00BE3A45"/>
    <w:rsid w:val="00BE3BFA"/>
    <w:rsid w:val="00BE3C1C"/>
    <w:rsid w:val="00BE3D18"/>
    <w:rsid w:val="00BE3E99"/>
    <w:rsid w:val="00BE3EE8"/>
    <w:rsid w:val="00BE4069"/>
    <w:rsid w:val="00BE4120"/>
    <w:rsid w:val="00BE4149"/>
    <w:rsid w:val="00BE4559"/>
    <w:rsid w:val="00BE4684"/>
    <w:rsid w:val="00BE471E"/>
    <w:rsid w:val="00BE4915"/>
    <w:rsid w:val="00BE4940"/>
    <w:rsid w:val="00BE498A"/>
    <w:rsid w:val="00BE514F"/>
    <w:rsid w:val="00BE5259"/>
    <w:rsid w:val="00BE565A"/>
    <w:rsid w:val="00BE5803"/>
    <w:rsid w:val="00BE592A"/>
    <w:rsid w:val="00BE5E12"/>
    <w:rsid w:val="00BE5EC6"/>
    <w:rsid w:val="00BE5F8E"/>
    <w:rsid w:val="00BE61F8"/>
    <w:rsid w:val="00BE6228"/>
    <w:rsid w:val="00BE6387"/>
    <w:rsid w:val="00BE63B5"/>
    <w:rsid w:val="00BE64E4"/>
    <w:rsid w:val="00BE6523"/>
    <w:rsid w:val="00BE6916"/>
    <w:rsid w:val="00BE698D"/>
    <w:rsid w:val="00BE6A5B"/>
    <w:rsid w:val="00BE6B36"/>
    <w:rsid w:val="00BE6CAB"/>
    <w:rsid w:val="00BE6FC6"/>
    <w:rsid w:val="00BE716C"/>
    <w:rsid w:val="00BE71DF"/>
    <w:rsid w:val="00BE74ED"/>
    <w:rsid w:val="00BE74F2"/>
    <w:rsid w:val="00BE750A"/>
    <w:rsid w:val="00BE7AD9"/>
    <w:rsid w:val="00BE7B82"/>
    <w:rsid w:val="00BE7CC9"/>
    <w:rsid w:val="00BE7D12"/>
    <w:rsid w:val="00BE7DDC"/>
    <w:rsid w:val="00BE7EEE"/>
    <w:rsid w:val="00BF019A"/>
    <w:rsid w:val="00BF0358"/>
    <w:rsid w:val="00BF0391"/>
    <w:rsid w:val="00BF03A9"/>
    <w:rsid w:val="00BF0652"/>
    <w:rsid w:val="00BF06B7"/>
    <w:rsid w:val="00BF06E4"/>
    <w:rsid w:val="00BF0912"/>
    <w:rsid w:val="00BF0A5E"/>
    <w:rsid w:val="00BF0CC9"/>
    <w:rsid w:val="00BF0D15"/>
    <w:rsid w:val="00BF0D31"/>
    <w:rsid w:val="00BF0E9E"/>
    <w:rsid w:val="00BF0EE4"/>
    <w:rsid w:val="00BF1032"/>
    <w:rsid w:val="00BF1222"/>
    <w:rsid w:val="00BF12B1"/>
    <w:rsid w:val="00BF15DD"/>
    <w:rsid w:val="00BF161A"/>
    <w:rsid w:val="00BF17EF"/>
    <w:rsid w:val="00BF1A40"/>
    <w:rsid w:val="00BF1AF1"/>
    <w:rsid w:val="00BF1B77"/>
    <w:rsid w:val="00BF1BC8"/>
    <w:rsid w:val="00BF1CE5"/>
    <w:rsid w:val="00BF1E39"/>
    <w:rsid w:val="00BF1F7A"/>
    <w:rsid w:val="00BF1FBA"/>
    <w:rsid w:val="00BF203B"/>
    <w:rsid w:val="00BF210C"/>
    <w:rsid w:val="00BF21F2"/>
    <w:rsid w:val="00BF22EB"/>
    <w:rsid w:val="00BF2456"/>
    <w:rsid w:val="00BF2485"/>
    <w:rsid w:val="00BF24D6"/>
    <w:rsid w:val="00BF25A4"/>
    <w:rsid w:val="00BF270A"/>
    <w:rsid w:val="00BF2759"/>
    <w:rsid w:val="00BF27A1"/>
    <w:rsid w:val="00BF2ACD"/>
    <w:rsid w:val="00BF2C14"/>
    <w:rsid w:val="00BF2E17"/>
    <w:rsid w:val="00BF2F71"/>
    <w:rsid w:val="00BF30A1"/>
    <w:rsid w:val="00BF319E"/>
    <w:rsid w:val="00BF3256"/>
    <w:rsid w:val="00BF3375"/>
    <w:rsid w:val="00BF3536"/>
    <w:rsid w:val="00BF3581"/>
    <w:rsid w:val="00BF3601"/>
    <w:rsid w:val="00BF37C7"/>
    <w:rsid w:val="00BF3802"/>
    <w:rsid w:val="00BF3C78"/>
    <w:rsid w:val="00BF3CFD"/>
    <w:rsid w:val="00BF3EB5"/>
    <w:rsid w:val="00BF3EE8"/>
    <w:rsid w:val="00BF40FC"/>
    <w:rsid w:val="00BF4171"/>
    <w:rsid w:val="00BF417B"/>
    <w:rsid w:val="00BF457E"/>
    <w:rsid w:val="00BF4702"/>
    <w:rsid w:val="00BF4803"/>
    <w:rsid w:val="00BF48AB"/>
    <w:rsid w:val="00BF4C44"/>
    <w:rsid w:val="00BF4F15"/>
    <w:rsid w:val="00BF4F6D"/>
    <w:rsid w:val="00BF514B"/>
    <w:rsid w:val="00BF5194"/>
    <w:rsid w:val="00BF51E0"/>
    <w:rsid w:val="00BF53D6"/>
    <w:rsid w:val="00BF574E"/>
    <w:rsid w:val="00BF5945"/>
    <w:rsid w:val="00BF599A"/>
    <w:rsid w:val="00BF5A06"/>
    <w:rsid w:val="00BF5C69"/>
    <w:rsid w:val="00BF5CA6"/>
    <w:rsid w:val="00BF5CB3"/>
    <w:rsid w:val="00BF5D01"/>
    <w:rsid w:val="00BF5DA1"/>
    <w:rsid w:val="00BF6004"/>
    <w:rsid w:val="00BF605D"/>
    <w:rsid w:val="00BF6153"/>
    <w:rsid w:val="00BF629D"/>
    <w:rsid w:val="00BF63B6"/>
    <w:rsid w:val="00BF6501"/>
    <w:rsid w:val="00BF69BF"/>
    <w:rsid w:val="00BF6C5B"/>
    <w:rsid w:val="00BF6C8E"/>
    <w:rsid w:val="00BF6CE4"/>
    <w:rsid w:val="00BF6DBE"/>
    <w:rsid w:val="00BF6DCE"/>
    <w:rsid w:val="00BF75F9"/>
    <w:rsid w:val="00BF765A"/>
    <w:rsid w:val="00BF774B"/>
    <w:rsid w:val="00BF7775"/>
    <w:rsid w:val="00BF7793"/>
    <w:rsid w:val="00BF7838"/>
    <w:rsid w:val="00BF7C67"/>
    <w:rsid w:val="00BF7E3D"/>
    <w:rsid w:val="00BF7E94"/>
    <w:rsid w:val="00BF7EC0"/>
    <w:rsid w:val="00BF7EDE"/>
    <w:rsid w:val="00C003CA"/>
    <w:rsid w:val="00C00777"/>
    <w:rsid w:val="00C00910"/>
    <w:rsid w:val="00C00959"/>
    <w:rsid w:val="00C00A3B"/>
    <w:rsid w:val="00C00CF7"/>
    <w:rsid w:val="00C00DC7"/>
    <w:rsid w:val="00C00DFA"/>
    <w:rsid w:val="00C00EAF"/>
    <w:rsid w:val="00C010B7"/>
    <w:rsid w:val="00C0112A"/>
    <w:rsid w:val="00C01140"/>
    <w:rsid w:val="00C01169"/>
    <w:rsid w:val="00C011C8"/>
    <w:rsid w:val="00C012B8"/>
    <w:rsid w:val="00C01319"/>
    <w:rsid w:val="00C013D0"/>
    <w:rsid w:val="00C014BA"/>
    <w:rsid w:val="00C0151E"/>
    <w:rsid w:val="00C0159C"/>
    <w:rsid w:val="00C017EE"/>
    <w:rsid w:val="00C01B50"/>
    <w:rsid w:val="00C01C34"/>
    <w:rsid w:val="00C01E21"/>
    <w:rsid w:val="00C02024"/>
    <w:rsid w:val="00C0218B"/>
    <w:rsid w:val="00C0222E"/>
    <w:rsid w:val="00C022D9"/>
    <w:rsid w:val="00C02524"/>
    <w:rsid w:val="00C026F2"/>
    <w:rsid w:val="00C028CC"/>
    <w:rsid w:val="00C02AB1"/>
    <w:rsid w:val="00C02BB1"/>
    <w:rsid w:val="00C02E59"/>
    <w:rsid w:val="00C02FBC"/>
    <w:rsid w:val="00C03219"/>
    <w:rsid w:val="00C0339A"/>
    <w:rsid w:val="00C0345A"/>
    <w:rsid w:val="00C03487"/>
    <w:rsid w:val="00C034E8"/>
    <w:rsid w:val="00C03715"/>
    <w:rsid w:val="00C0392E"/>
    <w:rsid w:val="00C03970"/>
    <w:rsid w:val="00C03980"/>
    <w:rsid w:val="00C03CE5"/>
    <w:rsid w:val="00C03CED"/>
    <w:rsid w:val="00C03DDC"/>
    <w:rsid w:val="00C03F64"/>
    <w:rsid w:val="00C043E7"/>
    <w:rsid w:val="00C04625"/>
    <w:rsid w:val="00C04641"/>
    <w:rsid w:val="00C04675"/>
    <w:rsid w:val="00C04974"/>
    <w:rsid w:val="00C04A0B"/>
    <w:rsid w:val="00C04A30"/>
    <w:rsid w:val="00C04B97"/>
    <w:rsid w:val="00C04BF3"/>
    <w:rsid w:val="00C04C31"/>
    <w:rsid w:val="00C04C39"/>
    <w:rsid w:val="00C04EDE"/>
    <w:rsid w:val="00C053AA"/>
    <w:rsid w:val="00C0560C"/>
    <w:rsid w:val="00C057DC"/>
    <w:rsid w:val="00C05872"/>
    <w:rsid w:val="00C058F1"/>
    <w:rsid w:val="00C059D6"/>
    <w:rsid w:val="00C05A3A"/>
    <w:rsid w:val="00C05C6C"/>
    <w:rsid w:val="00C05D83"/>
    <w:rsid w:val="00C05EF0"/>
    <w:rsid w:val="00C05F39"/>
    <w:rsid w:val="00C05F40"/>
    <w:rsid w:val="00C06168"/>
    <w:rsid w:val="00C062DE"/>
    <w:rsid w:val="00C06315"/>
    <w:rsid w:val="00C06427"/>
    <w:rsid w:val="00C06709"/>
    <w:rsid w:val="00C06AEB"/>
    <w:rsid w:val="00C06C40"/>
    <w:rsid w:val="00C06CC9"/>
    <w:rsid w:val="00C06D7A"/>
    <w:rsid w:val="00C06DE3"/>
    <w:rsid w:val="00C0700A"/>
    <w:rsid w:val="00C0733E"/>
    <w:rsid w:val="00C07487"/>
    <w:rsid w:val="00C07926"/>
    <w:rsid w:val="00C07AF6"/>
    <w:rsid w:val="00C07DC1"/>
    <w:rsid w:val="00C10132"/>
    <w:rsid w:val="00C1050D"/>
    <w:rsid w:val="00C10697"/>
    <w:rsid w:val="00C10824"/>
    <w:rsid w:val="00C10BDE"/>
    <w:rsid w:val="00C10C77"/>
    <w:rsid w:val="00C10D8E"/>
    <w:rsid w:val="00C113C1"/>
    <w:rsid w:val="00C11493"/>
    <w:rsid w:val="00C114F6"/>
    <w:rsid w:val="00C11554"/>
    <w:rsid w:val="00C115FA"/>
    <w:rsid w:val="00C11609"/>
    <w:rsid w:val="00C116BF"/>
    <w:rsid w:val="00C1181E"/>
    <w:rsid w:val="00C11A39"/>
    <w:rsid w:val="00C11BFC"/>
    <w:rsid w:val="00C11C94"/>
    <w:rsid w:val="00C11C9A"/>
    <w:rsid w:val="00C12012"/>
    <w:rsid w:val="00C120ED"/>
    <w:rsid w:val="00C120FD"/>
    <w:rsid w:val="00C12354"/>
    <w:rsid w:val="00C123F9"/>
    <w:rsid w:val="00C124C0"/>
    <w:rsid w:val="00C12509"/>
    <w:rsid w:val="00C12532"/>
    <w:rsid w:val="00C12545"/>
    <w:rsid w:val="00C12580"/>
    <w:rsid w:val="00C12634"/>
    <w:rsid w:val="00C1269B"/>
    <w:rsid w:val="00C129D7"/>
    <w:rsid w:val="00C12B4C"/>
    <w:rsid w:val="00C12ED4"/>
    <w:rsid w:val="00C12F63"/>
    <w:rsid w:val="00C13096"/>
    <w:rsid w:val="00C130A1"/>
    <w:rsid w:val="00C1393E"/>
    <w:rsid w:val="00C13A8F"/>
    <w:rsid w:val="00C13A92"/>
    <w:rsid w:val="00C13E21"/>
    <w:rsid w:val="00C140A9"/>
    <w:rsid w:val="00C14436"/>
    <w:rsid w:val="00C14440"/>
    <w:rsid w:val="00C14491"/>
    <w:rsid w:val="00C1453E"/>
    <w:rsid w:val="00C14563"/>
    <w:rsid w:val="00C1469C"/>
    <w:rsid w:val="00C1495C"/>
    <w:rsid w:val="00C14967"/>
    <w:rsid w:val="00C1496B"/>
    <w:rsid w:val="00C14A5B"/>
    <w:rsid w:val="00C14BBB"/>
    <w:rsid w:val="00C14E3A"/>
    <w:rsid w:val="00C14E80"/>
    <w:rsid w:val="00C14FAF"/>
    <w:rsid w:val="00C14FC5"/>
    <w:rsid w:val="00C14FDE"/>
    <w:rsid w:val="00C151E6"/>
    <w:rsid w:val="00C1521A"/>
    <w:rsid w:val="00C15223"/>
    <w:rsid w:val="00C15236"/>
    <w:rsid w:val="00C152F4"/>
    <w:rsid w:val="00C15328"/>
    <w:rsid w:val="00C155F7"/>
    <w:rsid w:val="00C1562B"/>
    <w:rsid w:val="00C159E2"/>
    <w:rsid w:val="00C15A8D"/>
    <w:rsid w:val="00C15EA1"/>
    <w:rsid w:val="00C15EA8"/>
    <w:rsid w:val="00C15F80"/>
    <w:rsid w:val="00C1617F"/>
    <w:rsid w:val="00C1658D"/>
    <w:rsid w:val="00C16892"/>
    <w:rsid w:val="00C16B08"/>
    <w:rsid w:val="00C16B09"/>
    <w:rsid w:val="00C16BDE"/>
    <w:rsid w:val="00C16C29"/>
    <w:rsid w:val="00C16D68"/>
    <w:rsid w:val="00C16DC9"/>
    <w:rsid w:val="00C16ED6"/>
    <w:rsid w:val="00C1713C"/>
    <w:rsid w:val="00C17253"/>
    <w:rsid w:val="00C1735D"/>
    <w:rsid w:val="00C173A0"/>
    <w:rsid w:val="00C17440"/>
    <w:rsid w:val="00C17521"/>
    <w:rsid w:val="00C17582"/>
    <w:rsid w:val="00C177F3"/>
    <w:rsid w:val="00C17828"/>
    <w:rsid w:val="00C17A62"/>
    <w:rsid w:val="00C17C10"/>
    <w:rsid w:val="00C17CF0"/>
    <w:rsid w:val="00C17D68"/>
    <w:rsid w:val="00C2011D"/>
    <w:rsid w:val="00C2062F"/>
    <w:rsid w:val="00C206A8"/>
    <w:rsid w:val="00C20759"/>
    <w:rsid w:val="00C20ADA"/>
    <w:rsid w:val="00C20B6A"/>
    <w:rsid w:val="00C20C73"/>
    <w:rsid w:val="00C20E06"/>
    <w:rsid w:val="00C20E5C"/>
    <w:rsid w:val="00C2104E"/>
    <w:rsid w:val="00C21335"/>
    <w:rsid w:val="00C2134D"/>
    <w:rsid w:val="00C2163B"/>
    <w:rsid w:val="00C2181E"/>
    <w:rsid w:val="00C218FA"/>
    <w:rsid w:val="00C218FB"/>
    <w:rsid w:val="00C21A33"/>
    <w:rsid w:val="00C21BEF"/>
    <w:rsid w:val="00C21C7B"/>
    <w:rsid w:val="00C21DE4"/>
    <w:rsid w:val="00C21E49"/>
    <w:rsid w:val="00C22085"/>
    <w:rsid w:val="00C2241A"/>
    <w:rsid w:val="00C22529"/>
    <w:rsid w:val="00C22998"/>
    <w:rsid w:val="00C22CCC"/>
    <w:rsid w:val="00C22D9B"/>
    <w:rsid w:val="00C22EE5"/>
    <w:rsid w:val="00C230A9"/>
    <w:rsid w:val="00C2321D"/>
    <w:rsid w:val="00C232A8"/>
    <w:rsid w:val="00C233AE"/>
    <w:rsid w:val="00C23456"/>
    <w:rsid w:val="00C23470"/>
    <w:rsid w:val="00C23598"/>
    <w:rsid w:val="00C236D8"/>
    <w:rsid w:val="00C239F7"/>
    <w:rsid w:val="00C23AA8"/>
    <w:rsid w:val="00C23AD6"/>
    <w:rsid w:val="00C23BD2"/>
    <w:rsid w:val="00C23BDA"/>
    <w:rsid w:val="00C23CD3"/>
    <w:rsid w:val="00C23DF3"/>
    <w:rsid w:val="00C23E76"/>
    <w:rsid w:val="00C23F8E"/>
    <w:rsid w:val="00C23FAB"/>
    <w:rsid w:val="00C23FE3"/>
    <w:rsid w:val="00C240B4"/>
    <w:rsid w:val="00C2425F"/>
    <w:rsid w:val="00C24344"/>
    <w:rsid w:val="00C24423"/>
    <w:rsid w:val="00C247BA"/>
    <w:rsid w:val="00C24829"/>
    <w:rsid w:val="00C24A7B"/>
    <w:rsid w:val="00C24C5D"/>
    <w:rsid w:val="00C24F65"/>
    <w:rsid w:val="00C25106"/>
    <w:rsid w:val="00C2526D"/>
    <w:rsid w:val="00C25303"/>
    <w:rsid w:val="00C2541D"/>
    <w:rsid w:val="00C25459"/>
    <w:rsid w:val="00C254F4"/>
    <w:rsid w:val="00C25672"/>
    <w:rsid w:val="00C2580B"/>
    <w:rsid w:val="00C258D8"/>
    <w:rsid w:val="00C25CC2"/>
    <w:rsid w:val="00C25D53"/>
    <w:rsid w:val="00C25D5B"/>
    <w:rsid w:val="00C25DFD"/>
    <w:rsid w:val="00C25F9B"/>
    <w:rsid w:val="00C2646C"/>
    <w:rsid w:val="00C26795"/>
    <w:rsid w:val="00C26949"/>
    <w:rsid w:val="00C26A39"/>
    <w:rsid w:val="00C26AE8"/>
    <w:rsid w:val="00C26B72"/>
    <w:rsid w:val="00C26CD3"/>
    <w:rsid w:val="00C26D18"/>
    <w:rsid w:val="00C26F6A"/>
    <w:rsid w:val="00C26FC2"/>
    <w:rsid w:val="00C2702D"/>
    <w:rsid w:val="00C27218"/>
    <w:rsid w:val="00C2738D"/>
    <w:rsid w:val="00C274A3"/>
    <w:rsid w:val="00C275FE"/>
    <w:rsid w:val="00C27679"/>
    <w:rsid w:val="00C27725"/>
    <w:rsid w:val="00C27819"/>
    <w:rsid w:val="00C278AE"/>
    <w:rsid w:val="00C278ED"/>
    <w:rsid w:val="00C27C46"/>
    <w:rsid w:val="00C27DA7"/>
    <w:rsid w:val="00C27DFF"/>
    <w:rsid w:val="00C27E13"/>
    <w:rsid w:val="00C27E3A"/>
    <w:rsid w:val="00C30058"/>
    <w:rsid w:val="00C30115"/>
    <w:rsid w:val="00C3023C"/>
    <w:rsid w:val="00C30645"/>
    <w:rsid w:val="00C3078F"/>
    <w:rsid w:val="00C30811"/>
    <w:rsid w:val="00C308BA"/>
    <w:rsid w:val="00C3090E"/>
    <w:rsid w:val="00C3095C"/>
    <w:rsid w:val="00C30990"/>
    <w:rsid w:val="00C30AC2"/>
    <w:rsid w:val="00C30CBF"/>
    <w:rsid w:val="00C30FB6"/>
    <w:rsid w:val="00C30FB7"/>
    <w:rsid w:val="00C30FE4"/>
    <w:rsid w:val="00C310ED"/>
    <w:rsid w:val="00C314F9"/>
    <w:rsid w:val="00C315D9"/>
    <w:rsid w:val="00C3168C"/>
    <w:rsid w:val="00C3175E"/>
    <w:rsid w:val="00C318E9"/>
    <w:rsid w:val="00C318F9"/>
    <w:rsid w:val="00C31AA2"/>
    <w:rsid w:val="00C31EEA"/>
    <w:rsid w:val="00C31F22"/>
    <w:rsid w:val="00C31F46"/>
    <w:rsid w:val="00C32120"/>
    <w:rsid w:val="00C32284"/>
    <w:rsid w:val="00C3258E"/>
    <w:rsid w:val="00C32762"/>
    <w:rsid w:val="00C32768"/>
    <w:rsid w:val="00C327C5"/>
    <w:rsid w:val="00C328D8"/>
    <w:rsid w:val="00C3296B"/>
    <w:rsid w:val="00C32BC1"/>
    <w:rsid w:val="00C32C0C"/>
    <w:rsid w:val="00C32C2F"/>
    <w:rsid w:val="00C32D2C"/>
    <w:rsid w:val="00C3309E"/>
    <w:rsid w:val="00C3350F"/>
    <w:rsid w:val="00C33750"/>
    <w:rsid w:val="00C337FF"/>
    <w:rsid w:val="00C33956"/>
    <w:rsid w:val="00C33E1E"/>
    <w:rsid w:val="00C33E37"/>
    <w:rsid w:val="00C341BD"/>
    <w:rsid w:val="00C341BE"/>
    <w:rsid w:val="00C34259"/>
    <w:rsid w:val="00C3473B"/>
    <w:rsid w:val="00C3481E"/>
    <w:rsid w:val="00C3487A"/>
    <w:rsid w:val="00C3498B"/>
    <w:rsid w:val="00C349DC"/>
    <w:rsid w:val="00C34B3A"/>
    <w:rsid w:val="00C34D55"/>
    <w:rsid w:val="00C34E61"/>
    <w:rsid w:val="00C350B5"/>
    <w:rsid w:val="00C352F5"/>
    <w:rsid w:val="00C35492"/>
    <w:rsid w:val="00C357DB"/>
    <w:rsid w:val="00C35BBE"/>
    <w:rsid w:val="00C35D44"/>
    <w:rsid w:val="00C360F0"/>
    <w:rsid w:val="00C36160"/>
    <w:rsid w:val="00C36239"/>
    <w:rsid w:val="00C362CF"/>
    <w:rsid w:val="00C36358"/>
    <w:rsid w:val="00C364B2"/>
    <w:rsid w:val="00C36773"/>
    <w:rsid w:val="00C369A3"/>
    <w:rsid w:val="00C36B1A"/>
    <w:rsid w:val="00C36B87"/>
    <w:rsid w:val="00C36C15"/>
    <w:rsid w:val="00C36F26"/>
    <w:rsid w:val="00C37237"/>
    <w:rsid w:val="00C374FB"/>
    <w:rsid w:val="00C37536"/>
    <w:rsid w:val="00C37800"/>
    <w:rsid w:val="00C3785B"/>
    <w:rsid w:val="00C37ABA"/>
    <w:rsid w:val="00C37B07"/>
    <w:rsid w:val="00C37B4C"/>
    <w:rsid w:val="00C37DE4"/>
    <w:rsid w:val="00C40227"/>
    <w:rsid w:val="00C40250"/>
    <w:rsid w:val="00C4085C"/>
    <w:rsid w:val="00C40B54"/>
    <w:rsid w:val="00C40BE5"/>
    <w:rsid w:val="00C40DAF"/>
    <w:rsid w:val="00C40FAB"/>
    <w:rsid w:val="00C410AC"/>
    <w:rsid w:val="00C410B7"/>
    <w:rsid w:val="00C41182"/>
    <w:rsid w:val="00C41367"/>
    <w:rsid w:val="00C41628"/>
    <w:rsid w:val="00C418A1"/>
    <w:rsid w:val="00C418A7"/>
    <w:rsid w:val="00C41C69"/>
    <w:rsid w:val="00C41CF7"/>
    <w:rsid w:val="00C41E31"/>
    <w:rsid w:val="00C42079"/>
    <w:rsid w:val="00C42119"/>
    <w:rsid w:val="00C42131"/>
    <w:rsid w:val="00C422CA"/>
    <w:rsid w:val="00C4232D"/>
    <w:rsid w:val="00C42347"/>
    <w:rsid w:val="00C423EE"/>
    <w:rsid w:val="00C42407"/>
    <w:rsid w:val="00C42663"/>
    <w:rsid w:val="00C4267B"/>
    <w:rsid w:val="00C426EF"/>
    <w:rsid w:val="00C42838"/>
    <w:rsid w:val="00C42880"/>
    <w:rsid w:val="00C42B54"/>
    <w:rsid w:val="00C42BFA"/>
    <w:rsid w:val="00C42C1D"/>
    <w:rsid w:val="00C42C60"/>
    <w:rsid w:val="00C42FEA"/>
    <w:rsid w:val="00C43085"/>
    <w:rsid w:val="00C432E9"/>
    <w:rsid w:val="00C4379C"/>
    <w:rsid w:val="00C43815"/>
    <w:rsid w:val="00C43AC2"/>
    <w:rsid w:val="00C43CAB"/>
    <w:rsid w:val="00C43EC2"/>
    <w:rsid w:val="00C43FF5"/>
    <w:rsid w:val="00C44038"/>
    <w:rsid w:val="00C441E2"/>
    <w:rsid w:val="00C44201"/>
    <w:rsid w:val="00C4447C"/>
    <w:rsid w:val="00C44862"/>
    <w:rsid w:val="00C448A2"/>
    <w:rsid w:val="00C44A89"/>
    <w:rsid w:val="00C44ACD"/>
    <w:rsid w:val="00C44C04"/>
    <w:rsid w:val="00C44C5E"/>
    <w:rsid w:val="00C44D1B"/>
    <w:rsid w:val="00C451CB"/>
    <w:rsid w:val="00C452A7"/>
    <w:rsid w:val="00C4537B"/>
    <w:rsid w:val="00C45381"/>
    <w:rsid w:val="00C4538A"/>
    <w:rsid w:val="00C45441"/>
    <w:rsid w:val="00C45583"/>
    <w:rsid w:val="00C455B4"/>
    <w:rsid w:val="00C456F4"/>
    <w:rsid w:val="00C4571B"/>
    <w:rsid w:val="00C457B4"/>
    <w:rsid w:val="00C457B8"/>
    <w:rsid w:val="00C45941"/>
    <w:rsid w:val="00C45950"/>
    <w:rsid w:val="00C45B6C"/>
    <w:rsid w:val="00C45C42"/>
    <w:rsid w:val="00C45EA1"/>
    <w:rsid w:val="00C46029"/>
    <w:rsid w:val="00C46068"/>
    <w:rsid w:val="00C4607D"/>
    <w:rsid w:val="00C460FD"/>
    <w:rsid w:val="00C463D1"/>
    <w:rsid w:val="00C464C6"/>
    <w:rsid w:val="00C466D1"/>
    <w:rsid w:val="00C46759"/>
    <w:rsid w:val="00C4680A"/>
    <w:rsid w:val="00C46A2D"/>
    <w:rsid w:val="00C46C0C"/>
    <w:rsid w:val="00C46C3D"/>
    <w:rsid w:val="00C46D2F"/>
    <w:rsid w:val="00C46E0A"/>
    <w:rsid w:val="00C46FCB"/>
    <w:rsid w:val="00C4724C"/>
    <w:rsid w:val="00C476AD"/>
    <w:rsid w:val="00C47802"/>
    <w:rsid w:val="00C478CB"/>
    <w:rsid w:val="00C47958"/>
    <w:rsid w:val="00C47E75"/>
    <w:rsid w:val="00C47F09"/>
    <w:rsid w:val="00C47FC6"/>
    <w:rsid w:val="00C5027F"/>
    <w:rsid w:val="00C503F7"/>
    <w:rsid w:val="00C5055C"/>
    <w:rsid w:val="00C5077D"/>
    <w:rsid w:val="00C50873"/>
    <w:rsid w:val="00C509F0"/>
    <w:rsid w:val="00C50BC0"/>
    <w:rsid w:val="00C50C52"/>
    <w:rsid w:val="00C50D00"/>
    <w:rsid w:val="00C50F78"/>
    <w:rsid w:val="00C51291"/>
    <w:rsid w:val="00C5135C"/>
    <w:rsid w:val="00C514D4"/>
    <w:rsid w:val="00C5156B"/>
    <w:rsid w:val="00C5156D"/>
    <w:rsid w:val="00C5168C"/>
    <w:rsid w:val="00C518BE"/>
    <w:rsid w:val="00C51975"/>
    <w:rsid w:val="00C51CBA"/>
    <w:rsid w:val="00C5201F"/>
    <w:rsid w:val="00C5206E"/>
    <w:rsid w:val="00C52CE4"/>
    <w:rsid w:val="00C52E01"/>
    <w:rsid w:val="00C52F5E"/>
    <w:rsid w:val="00C5302A"/>
    <w:rsid w:val="00C53158"/>
    <w:rsid w:val="00C5328A"/>
    <w:rsid w:val="00C532D8"/>
    <w:rsid w:val="00C53870"/>
    <w:rsid w:val="00C53938"/>
    <w:rsid w:val="00C53A2B"/>
    <w:rsid w:val="00C53AEB"/>
    <w:rsid w:val="00C53AFC"/>
    <w:rsid w:val="00C53C7B"/>
    <w:rsid w:val="00C53CA8"/>
    <w:rsid w:val="00C540AB"/>
    <w:rsid w:val="00C54293"/>
    <w:rsid w:val="00C54472"/>
    <w:rsid w:val="00C5467B"/>
    <w:rsid w:val="00C546B1"/>
    <w:rsid w:val="00C546E8"/>
    <w:rsid w:val="00C547C3"/>
    <w:rsid w:val="00C54AD6"/>
    <w:rsid w:val="00C54C44"/>
    <w:rsid w:val="00C54E46"/>
    <w:rsid w:val="00C55038"/>
    <w:rsid w:val="00C55219"/>
    <w:rsid w:val="00C552B8"/>
    <w:rsid w:val="00C55381"/>
    <w:rsid w:val="00C5556C"/>
    <w:rsid w:val="00C55643"/>
    <w:rsid w:val="00C559A8"/>
    <w:rsid w:val="00C55A16"/>
    <w:rsid w:val="00C55ACF"/>
    <w:rsid w:val="00C55B0E"/>
    <w:rsid w:val="00C55D5A"/>
    <w:rsid w:val="00C55F8A"/>
    <w:rsid w:val="00C560FA"/>
    <w:rsid w:val="00C564B2"/>
    <w:rsid w:val="00C56775"/>
    <w:rsid w:val="00C567D6"/>
    <w:rsid w:val="00C56809"/>
    <w:rsid w:val="00C568CB"/>
    <w:rsid w:val="00C568E9"/>
    <w:rsid w:val="00C56981"/>
    <w:rsid w:val="00C56AD4"/>
    <w:rsid w:val="00C56C51"/>
    <w:rsid w:val="00C56EC9"/>
    <w:rsid w:val="00C56FB1"/>
    <w:rsid w:val="00C57097"/>
    <w:rsid w:val="00C5711F"/>
    <w:rsid w:val="00C5715C"/>
    <w:rsid w:val="00C571AA"/>
    <w:rsid w:val="00C57353"/>
    <w:rsid w:val="00C5737F"/>
    <w:rsid w:val="00C57479"/>
    <w:rsid w:val="00C575ED"/>
    <w:rsid w:val="00C5768B"/>
    <w:rsid w:val="00C57834"/>
    <w:rsid w:val="00C578C6"/>
    <w:rsid w:val="00C57B07"/>
    <w:rsid w:val="00C57D54"/>
    <w:rsid w:val="00C57FA2"/>
    <w:rsid w:val="00C6036F"/>
    <w:rsid w:val="00C604DD"/>
    <w:rsid w:val="00C608E7"/>
    <w:rsid w:val="00C60929"/>
    <w:rsid w:val="00C60A13"/>
    <w:rsid w:val="00C60AB5"/>
    <w:rsid w:val="00C60C93"/>
    <w:rsid w:val="00C60CEA"/>
    <w:rsid w:val="00C60D63"/>
    <w:rsid w:val="00C61001"/>
    <w:rsid w:val="00C6124A"/>
    <w:rsid w:val="00C6125A"/>
    <w:rsid w:val="00C61475"/>
    <w:rsid w:val="00C61640"/>
    <w:rsid w:val="00C6184C"/>
    <w:rsid w:val="00C61897"/>
    <w:rsid w:val="00C61946"/>
    <w:rsid w:val="00C61B8B"/>
    <w:rsid w:val="00C61C57"/>
    <w:rsid w:val="00C61F5A"/>
    <w:rsid w:val="00C62058"/>
    <w:rsid w:val="00C623CC"/>
    <w:rsid w:val="00C624A4"/>
    <w:rsid w:val="00C62533"/>
    <w:rsid w:val="00C6271F"/>
    <w:rsid w:val="00C62753"/>
    <w:rsid w:val="00C62B2A"/>
    <w:rsid w:val="00C62C15"/>
    <w:rsid w:val="00C62CD8"/>
    <w:rsid w:val="00C62D57"/>
    <w:rsid w:val="00C6317B"/>
    <w:rsid w:val="00C6390E"/>
    <w:rsid w:val="00C63ECA"/>
    <w:rsid w:val="00C6408E"/>
    <w:rsid w:val="00C64348"/>
    <w:rsid w:val="00C6441D"/>
    <w:rsid w:val="00C644E2"/>
    <w:rsid w:val="00C6466C"/>
    <w:rsid w:val="00C646A5"/>
    <w:rsid w:val="00C649B5"/>
    <w:rsid w:val="00C649B7"/>
    <w:rsid w:val="00C64BB0"/>
    <w:rsid w:val="00C64DAE"/>
    <w:rsid w:val="00C64FE5"/>
    <w:rsid w:val="00C6513C"/>
    <w:rsid w:val="00C65184"/>
    <w:rsid w:val="00C65277"/>
    <w:rsid w:val="00C65638"/>
    <w:rsid w:val="00C6563C"/>
    <w:rsid w:val="00C656A2"/>
    <w:rsid w:val="00C65972"/>
    <w:rsid w:val="00C65E22"/>
    <w:rsid w:val="00C65E26"/>
    <w:rsid w:val="00C65EBD"/>
    <w:rsid w:val="00C66231"/>
    <w:rsid w:val="00C664F4"/>
    <w:rsid w:val="00C666CD"/>
    <w:rsid w:val="00C667A8"/>
    <w:rsid w:val="00C667C2"/>
    <w:rsid w:val="00C667E6"/>
    <w:rsid w:val="00C66BAC"/>
    <w:rsid w:val="00C66E2F"/>
    <w:rsid w:val="00C66FDE"/>
    <w:rsid w:val="00C679BE"/>
    <w:rsid w:val="00C67A59"/>
    <w:rsid w:val="00C67A60"/>
    <w:rsid w:val="00C67C56"/>
    <w:rsid w:val="00C67F53"/>
    <w:rsid w:val="00C67F72"/>
    <w:rsid w:val="00C70075"/>
    <w:rsid w:val="00C700FF"/>
    <w:rsid w:val="00C70416"/>
    <w:rsid w:val="00C70642"/>
    <w:rsid w:val="00C708D2"/>
    <w:rsid w:val="00C70AFB"/>
    <w:rsid w:val="00C70B4E"/>
    <w:rsid w:val="00C70D51"/>
    <w:rsid w:val="00C70E3A"/>
    <w:rsid w:val="00C71059"/>
    <w:rsid w:val="00C71370"/>
    <w:rsid w:val="00C71413"/>
    <w:rsid w:val="00C71429"/>
    <w:rsid w:val="00C715D2"/>
    <w:rsid w:val="00C71665"/>
    <w:rsid w:val="00C71A29"/>
    <w:rsid w:val="00C71AF4"/>
    <w:rsid w:val="00C71BDB"/>
    <w:rsid w:val="00C71E12"/>
    <w:rsid w:val="00C7219B"/>
    <w:rsid w:val="00C722C3"/>
    <w:rsid w:val="00C7271C"/>
    <w:rsid w:val="00C72AFA"/>
    <w:rsid w:val="00C72BB7"/>
    <w:rsid w:val="00C72BEF"/>
    <w:rsid w:val="00C72C99"/>
    <w:rsid w:val="00C72D9E"/>
    <w:rsid w:val="00C72DE1"/>
    <w:rsid w:val="00C72EC6"/>
    <w:rsid w:val="00C731B0"/>
    <w:rsid w:val="00C7321C"/>
    <w:rsid w:val="00C73415"/>
    <w:rsid w:val="00C7345D"/>
    <w:rsid w:val="00C739B6"/>
    <w:rsid w:val="00C73ACC"/>
    <w:rsid w:val="00C73BEE"/>
    <w:rsid w:val="00C73D51"/>
    <w:rsid w:val="00C73E10"/>
    <w:rsid w:val="00C74181"/>
    <w:rsid w:val="00C741C9"/>
    <w:rsid w:val="00C741F5"/>
    <w:rsid w:val="00C7423F"/>
    <w:rsid w:val="00C74415"/>
    <w:rsid w:val="00C74441"/>
    <w:rsid w:val="00C74698"/>
    <w:rsid w:val="00C746CC"/>
    <w:rsid w:val="00C7474E"/>
    <w:rsid w:val="00C74AD8"/>
    <w:rsid w:val="00C74CC9"/>
    <w:rsid w:val="00C74EA9"/>
    <w:rsid w:val="00C74FB6"/>
    <w:rsid w:val="00C75155"/>
    <w:rsid w:val="00C75493"/>
    <w:rsid w:val="00C75677"/>
    <w:rsid w:val="00C75BAC"/>
    <w:rsid w:val="00C75D05"/>
    <w:rsid w:val="00C75ED1"/>
    <w:rsid w:val="00C75F58"/>
    <w:rsid w:val="00C760B6"/>
    <w:rsid w:val="00C761C7"/>
    <w:rsid w:val="00C764BF"/>
    <w:rsid w:val="00C765BA"/>
    <w:rsid w:val="00C765C4"/>
    <w:rsid w:val="00C769AB"/>
    <w:rsid w:val="00C76B32"/>
    <w:rsid w:val="00C76CD4"/>
    <w:rsid w:val="00C771A2"/>
    <w:rsid w:val="00C77223"/>
    <w:rsid w:val="00C7735D"/>
    <w:rsid w:val="00C774EC"/>
    <w:rsid w:val="00C77651"/>
    <w:rsid w:val="00C7777B"/>
    <w:rsid w:val="00C777E0"/>
    <w:rsid w:val="00C77834"/>
    <w:rsid w:val="00C77890"/>
    <w:rsid w:val="00C778B0"/>
    <w:rsid w:val="00C778E6"/>
    <w:rsid w:val="00C77911"/>
    <w:rsid w:val="00C77A37"/>
    <w:rsid w:val="00C77B24"/>
    <w:rsid w:val="00C77B50"/>
    <w:rsid w:val="00C77B7D"/>
    <w:rsid w:val="00C77B91"/>
    <w:rsid w:val="00C77C08"/>
    <w:rsid w:val="00C77C26"/>
    <w:rsid w:val="00C77D79"/>
    <w:rsid w:val="00C8028D"/>
    <w:rsid w:val="00C80393"/>
    <w:rsid w:val="00C8051D"/>
    <w:rsid w:val="00C80572"/>
    <w:rsid w:val="00C8059D"/>
    <w:rsid w:val="00C80741"/>
    <w:rsid w:val="00C809EF"/>
    <w:rsid w:val="00C80A65"/>
    <w:rsid w:val="00C80E8C"/>
    <w:rsid w:val="00C81022"/>
    <w:rsid w:val="00C81098"/>
    <w:rsid w:val="00C81213"/>
    <w:rsid w:val="00C812CE"/>
    <w:rsid w:val="00C8133C"/>
    <w:rsid w:val="00C815B2"/>
    <w:rsid w:val="00C817CF"/>
    <w:rsid w:val="00C81934"/>
    <w:rsid w:val="00C81CDB"/>
    <w:rsid w:val="00C81ED3"/>
    <w:rsid w:val="00C81F72"/>
    <w:rsid w:val="00C81FF3"/>
    <w:rsid w:val="00C8202B"/>
    <w:rsid w:val="00C821A7"/>
    <w:rsid w:val="00C822B7"/>
    <w:rsid w:val="00C8236B"/>
    <w:rsid w:val="00C8240C"/>
    <w:rsid w:val="00C828D8"/>
    <w:rsid w:val="00C828DB"/>
    <w:rsid w:val="00C82909"/>
    <w:rsid w:val="00C82952"/>
    <w:rsid w:val="00C829C9"/>
    <w:rsid w:val="00C82B2A"/>
    <w:rsid w:val="00C82B46"/>
    <w:rsid w:val="00C82D4C"/>
    <w:rsid w:val="00C82E93"/>
    <w:rsid w:val="00C82F13"/>
    <w:rsid w:val="00C82F49"/>
    <w:rsid w:val="00C833D4"/>
    <w:rsid w:val="00C83434"/>
    <w:rsid w:val="00C834E2"/>
    <w:rsid w:val="00C8352D"/>
    <w:rsid w:val="00C83551"/>
    <w:rsid w:val="00C8355F"/>
    <w:rsid w:val="00C8357F"/>
    <w:rsid w:val="00C8367B"/>
    <w:rsid w:val="00C83808"/>
    <w:rsid w:val="00C838AD"/>
    <w:rsid w:val="00C83C5C"/>
    <w:rsid w:val="00C83E1C"/>
    <w:rsid w:val="00C83E32"/>
    <w:rsid w:val="00C83E8F"/>
    <w:rsid w:val="00C8418C"/>
    <w:rsid w:val="00C84389"/>
    <w:rsid w:val="00C843D8"/>
    <w:rsid w:val="00C843ED"/>
    <w:rsid w:val="00C846E3"/>
    <w:rsid w:val="00C8476D"/>
    <w:rsid w:val="00C847C0"/>
    <w:rsid w:val="00C84891"/>
    <w:rsid w:val="00C84922"/>
    <w:rsid w:val="00C84959"/>
    <w:rsid w:val="00C84BB9"/>
    <w:rsid w:val="00C84CB5"/>
    <w:rsid w:val="00C84D56"/>
    <w:rsid w:val="00C85354"/>
    <w:rsid w:val="00C8564E"/>
    <w:rsid w:val="00C856D6"/>
    <w:rsid w:val="00C85F47"/>
    <w:rsid w:val="00C86030"/>
    <w:rsid w:val="00C86294"/>
    <w:rsid w:val="00C8632C"/>
    <w:rsid w:val="00C864CA"/>
    <w:rsid w:val="00C864FA"/>
    <w:rsid w:val="00C8655D"/>
    <w:rsid w:val="00C86571"/>
    <w:rsid w:val="00C86750"/>
    <w:rsid w:val="00C867A4"/>
    <w:rsid w:val="00C86A19"/>
    <w:rsid w:val="00C86A8C"/>
    <w:rsid w:val="00C86C04"/>
    <w:rsid w:val="00C86C26"/>
    <w:rsid w:val="00C86DE0"/>
    <w:rsid w:val="00C86E52"/>
    <w:rsid w:val="00C86F45"/>
    <w:rsid w:val="00C86F4B"/>
    <w:rsid w:val="00C8701B"/>
    <w:rsid w:val="00C87245"/>
    <w:rsid w:val="00C87292"/>
    <w:rsid w:val="00C873AE"/>
    <w:rsid w:val="00C87668"/>
    <w:rsid w:val="00C876C4"/>
    <w:rsid w:val="00C877C1"/>
    <w:rsid w:val="00C87B3C"/>
    <w:rsid w:val="00C87B68"/>
    <w:rsid w:val="00C87C9A"/>
    <w:rsid w:val="00C87F5A"/>
    <w:rsid w:val="00C87FDB"/>
    <w:rsid w:val="00C87FFE"/>
    <w:rsid w:val="00C90011"/>
    <w:rsid w:val="00C901AA"/>
    <w:rsid w:val="00C9050C"/>
    <w:rsid w:val="00C90551"/>
    <w:rsid w:val="00C905E0"/>
    <w:rsid w:val="00C9081A"/>
    <w:rsid w:val="00C90BB3"/>
    <w:rsid w:val="00C90BC8"/>
    <w:rsid w:val="00C90C0A"/>
    <w:rsid w:val="00C90C33"/>
    <w:rsid w:val="00C910E6"/>
    <w:rsid w:val="00C91197"/>
    <w:rsid w:val="00C9128E"/>
    <w:rsid w:val="00C91434"/>
    <w:rsid w:val="00C9155A"/>
    <w:rsid w:val="00C915A2"/>
    <w:rsid w:val="00C9193E"/>
    <w:rsid w:val="00C91B2C"/>
    <w:rsid w:val="00C91C78"/>
    <w:rsid w:val="00C91E0B"/>
    <w:rsid w:val="00C91E69"/>
    <w:rsid w:val="00C92022"/>
    <w:rsid w:val="00C922BF"/>
    <w:rsid w:val="00C92318"/>
    <w:rsid w:val="00C9243F"/>
    <w:rsid w:val="00C92770"/>
    <w:rsid w:val="00C92A50"/>
    <w:rsid w:val="00C92BF4"/>
    <w:rsid w:val="00C92C1B"/>
    <w:rsid w:val="00C92C59"/>
    <w:rsid w:val="00C92E45"/>
    <w:rsid w:val="00C92E95"/>
    <w:rsid w:val="00C932E7"/>
    <w:rsid w:val="00C93844"/>
    <w:rsid w:val="00C93935"/>
    <w:rsid w:val="00C939AC"/>
    <w:rsid w:val="00C93AB0"/>
    <w:rsid w:val="00C93B48"/>
    <w:rsid w:val="00C93B83"/>
    <w:rsid w:val="00C93C05"/>
    <w:rsid w:val="00C93C1E"/>
    <w:rsid w:val="00C93FDA"/>
    <w:rsid w:val="00C940C6"/>
    <w:rsid w:val="00C94133"/>
    <w:rsid w:val="00C94175"/>
    <w:rsid w:val="00C9465E"/>
    <w:rsid w:val="00C94674"/>
    <w:rsid w:val="00C9479B"/>
    <w:rsid w:val="00C947C9"/>
    <w:rsid w:val="00C949B6"/>
    <w:rsid w:val="00C94A07"/>
    <w:rsid w:val="00C94EBB"/>
    <w:rsid w:val="00C94FED"/>
    <w:rsid w:val="00C951CE"/>
    <w:rsid w:val="00C95227"/>
    <w:rsid w:val="00C9529C"/>
    <w:rsid w:val="00C95396"/>
    <w:rsid w:val="00C953C2"/>
    <w:rsid w:val="00C95730"/>
    <w:rsid w:val="00C95926"/>
    <w:rsid w:val="00C959BA"/>
    <w:rsid w:val="00C95C0E"/>
    <w:rsid w:val="00C961CA"/>
    <w:rsid w:val="00C961F8"/>
    <w:rsid w:val="00C9627A"/>
    <w:rsid w:val="00C96332"/>
    <w:rsid w:val="00C9635F"/>
    <w:rsid w:val="00C964D0"/>
    <w:rsid w:val="00C9653C"/>
    <w:rsid w:val="00C96743"/>
    <w:rsid w:val="00C9699E"/>
    <w:rsid w:val="00C96C34"/>
    <w:rsid w:val="00C96C4C"/>
    <w:rsid w:val="00C96C8B"/>
    <w:rsid w:val="00C96CDD"/>
    <w:rsid w:val="00C96CEB"/>
    <w:rsid w:val="00C96E98"/>
    <w:rsid w:val="00C96F62"/>
    <w:rsid w:val="00C96F7A"/>
    <w:rsid w:val="00C96FF0"/>
    <w:rsid w:val="00C971BC"/>
    <w:rsid w:val="00C97260"/>
    <w:rsid w:val="00C97340"/>
    <w:rsid w:val="00C97653"/>
    <w:rsid w:val="00C977D6"/>
    <w:rsid w:val="00C97832"/>
    <w:rsid w:val="00C97BC3"/>
    <w:rsid w:val="00CA00B2"/>
    <w:rsid w:val="00CA00E2"/>
    <w:rsid w:val="00CA01BE"/>
    <w:rsid w:val="00CA02BB"/>
    <w:rsid w:val="00CA05EF"/>
    <w:rsid w:val="00CA070E"/>
    <w:rsid w:val="00CA071D"/>
    <w:rsid w:val="00CA09CA"/>
    <w:rsid w:val="00CA0A56"/>
    <w:rsid w:val="00CA0AE2"/>
    <w:rsid w:val="00CA0B11"/>
    <w:rsid w:val="00CA0CF3"/>
    <w:rsid w:val="00CA0FDD"/>
    <w:rsid w:val="00CA1086"/>
    <w:rsid w:val="00CA1137"/>
    <w:rsid w:val="00CA1252"/>
    <w:rsid w:val="00CA1275"/>
    <w:rsid w:val="00CA1277"/>
    <w:rsid w:val="00CA12FE"/>
    <w:rsid w:val="00CA145F"/>
    <w:rsid w:val="00CA1712"/>
    <w:rsid w:val="00CA19CB"/>
    <w:rsid w:val="00CA19FA"/>
    <w:rsid w:val="00CA1A50"/>
    <w:rsid w:val="00CA1B3D"/>
    <w:rsid w:val="00CA1E7A"/>
    <w:rsid w:val="00CA1EAF"/>
    <w:rsid w:val="00CA1FB0"/>
    <w:rsid w:val="00CA2008"/>
    <w:rsid w:val="00CA230C"/>
    <w:rsid w:val="00CA2493"/>
    <w:rsid w:val="00CA25A6"/>
    <w:rsid w:val="00CA25E7"/>
    <w:rsid w:val="00CA2663"/>
    <w:rsid w:val="00CA2764"/>
    <w:rsid w:val="00CA2827"/>
    <w:rsid w:val="00CA28D5"/>
    <w:rsid w:val="00CA2B1B"/>
    <w:rsid w:val="00CA3159"/>
    <w:rsid w:val="00CA3327"/>
    <w:rsid w:val="00CA3421"/>
    <w:rsid w:val="00CA3538"/>
    <w:rsid w:val="00CA358A"/>
    <w:rsid w:val="00CA35E6"/>
    <w:rsid w:val="00CA3782"/>
    <w:rsid w:val="00CA3992"/>
    <w:rsid w:val="00CA3ADB"/>
    <w:rsid w:val="00CA3D63"/>
    <w:rsid w:val="00CA408D"/>
    <w:rsid w:val="00CA427E"/>
    <w:rsid w:val="00CA42D6"/>
    <w:rsid w:val="00CA446A"/>
    <w:rsid w:val="00CA4493"/>
    <w:rsid w:val="00CA4636"/>
    <w:rsid w:val="00CA48A3"/>
    <w:rsid w:val="00CA48F5"/>
    <w:rsid w:val="00CA492B"/>
    <w:rsid w:val="00CA4B92"/>
    <w:rsid w:val="00CA4C32"/>
    <w:rsid w:val="00CA4CC8"/>
    <w:rsid w:val="00CA4D1C"/>
    <w:rsid w:val="00CA4E5A"/>
    <w:rsid w:val="00CA50BF"/>
    <w:rsid w:val="00CA51EF"/>
    <w:rsid w:val="00CA5301"/>
    <w:rsid w:val="00CA55EC"/>
    <w:rsid w:val="00CA56DE"/>
    <w:rsid w:val="00CA576D"/>
    <w:rsid w:val="00CA5868"/>
    <w:rsid w:val="00CA592A"/>
    <w:rsid w:val="00CA5966"/>
    <w:rsid w:val="00CA5B5A"/>
    <w:rsid w:val="00CA5DB8"/>
    <w:rsid w:val="00CA5E95"/>
    <w:rsid w:val="00CA5F81"/>
    <w:rsid w:val="00CA60F1"/>
    <w:rsid w:val="00CA6190"/>
    <w:rsid w:val="00CA6223"/>
    <w:rsid w:val="00CA641B"/>
    <w:rsid w:val="00CA6665"/>
    <w:rsid w:val="00CA667A"/>
    <w:rsid w:val="00CA66AA"/>
    <w:rsid w:val="00CA66C4"/>
    <w:rsid w:val="00CA678D"/>
    <w:rsid w:val="00CA67AE"/>
    <w:rsid w:val="00CA6986"/>
    <w:rsid w:val="00CA6B8D"/>
    <w:rsid w:val="00CA6BF9"/>
    <w:rsid w:val="00CA6F0D"/>
    <w:rsid w:val="00CA703D"/>
    <w:rsid w:val="00CA726B"/>
    <w:rsid w:val="00CA72DF"/>
    <w:rsid w:val="00CA75A2"/>
    <w:rsid w:val="00CA7C10"/>
    <w:rsid w:val="00CA7DD7"/>
    <w:rsid w:val="00CA7F9F"/>
    <w:rsid w:val="00CB003D"/>
    <w:rsid w:val="00CB0145"/>
    <w:rsid w:val="00CB0316"/>
    <w:rsid w:val="00CB0527"/>
    <w:rsid w:val="00CB067B"/>
    <w:rsid w:val="00CB0763"/>
    <w:rsid w:val="00CB07DD"/>
    <w:rsid w:val="00CB0944"/>
    <w:rsid w:val="00CB0ACD"/>
    <w:rsid w:val="00CB0B0B"/>
    <w:rsid w:val="00CB0C8D"/>
    <w:rsid w:val="00CB0ED1"/>
    <w:rsid w:val="00CB11FF"/>
    <w:rsid w:val="00CB13C5"/>
    <w:rsid w:val="00CB140A"/>
    <w:rsid w:val="00CB1512"/>
    <w:rsid w:val="00CB1567"/>
    <w:rsid w:val="00CB15F1"/>
    <w:rsid w:val="00CB1876"/>
    <w:rsid w:val="00CB1968"/>
    <w:rsid w:val="00CB2206"/>
    <w:rsid w:val="00CB26FA"/>
    <w:rsid w:val="00CB2725"/>
    <w:rsid w:val="00CB27CF"/>
    <w:rsid w:val="00CB2851"/>
    <w:rsid w:val="00CB2921"/>
    <w:rsid w:val="00CB2D6A"/>
    <w:rsid w:val="00CB2EBC"/>
    <w:rsid w:val="00CB2EF9"/>
    <w:rsid w:val="00CB2F61"/>
    <w:rsid w:val="00CB31A0"/>
    <w:rsid w:val="00CB3212"/>
    <w:rsid w:val="00CB33CE"/>
    <w:rsid w:val="00CB343F"/>
    <w:rsid w:val="00CB3538"/>
    <w:rsid w:val="00CB3575"/>
    <w:rsid w:val="00CB3592"/>
    <w:rsid w:val="00CB36C7"/>
    <w:rsid w:val="00CB36E4"/>
    <w:rsid w:val="00CB36E6"/>
    <w:rsid w:val="00CB3702"/>
    <w:rsid w:val="00CB3762"/>
    <w:rsid w:val="00CB3834"/>
    <w:rsid w:val="00CB394F"/>
    <w:rsid w:val="00CB3BF6"/>
    <w:rsid w:val="00CB3DD2"/>
    <w:rsid w:val="00CB3EE2"/>
    <w:rsid w:val="00CB40DC"/>
    <w:rsid w:val="00CB412A"/>
    <w:rsid w:val="00CB42C1"/>
    <w:rsid w:val="00CB44A3"/>
    <w:rsid w:val="00CB45B2"/>
    <w:rsid w:val="00CB4890"/>
    <w:rsid w:val="00CB492E"/>
    <w:rsid w:val="00CB4C53"/>
    <w:rsid w:val="00CB5105"/>
    <w:rsid w:val="00CB5387"/>
    <w:rsid w:val="00CB54AA"/>
    <w:rsid w:val="00CB57C0"/>
    <w:rsid w:val="00CB582B"/>
    <w:rsid w:val="00CB5833"/>
    <w:rsid w:val="00CB5858"/>
    <w:rsid w:val="00CB5A36"/>
    <w:rsid w:val="00CB5D9B"/>
    <w:rsid w:val="00CB5DC2"/>
    <w:rsid w:val="00CB5DCB"/>
    <w:rsid w:val="00CB5E25"/>
    <w:rsid w:val="00CB5EDB"/>
    <w:rsid w:val="00CB6262"/>
    <w:rsid w:val="00CB62D1"/>
    <w:rsid w:val="00CB639D"/>
    <w:rsid w:val="00CB648D"/>
    <w:rsid w:val="00CB663F"/>
    <w:rsid w:val="00CB6A5C"/>
    <w:rsid w:val="00CB703C"/>
    <w:rsid w:val="00CB704D"/>
    <w:rsid w:val="00CB70F4"/>
    <w:rsid w:val="00CB7108"/>
    <w:rsid w:val="00CB712B"/>
    <w:rsid w:val="00CB7161"/>
    <w:rsid w:val="00CB7324"/>
    <w:rsid w:val="00CB7505"/>
    <w:rsid w:val="00CB7541"/>
    <w:rsid w:val="00CB756B"/>
    <w:rsid w:val="00CB75BD"/>
    <w:rsid w:val="00CB794E"/>
    <w:rsid w:val="00CB7A39"/>
    <w:rsid w:val="00CB7A69"/>
    <w:rsid w:val="00CB7F5A"/>
    <w:rsid w:val="00CB7FB8"/>
    <w:rsid w:val="00CC0107"/>
    <w:rsid w:val="00CC0112"/>
    <w:rsid w:val="00CC0144"/>
    <w:rsid w:val="00CC01F0"/>
    <w:rsid w:val="00CC034E"/>
    <w:rsid w:val="00CC042D"/>
    <w:rsid w:val="00CC04DB"/>
    <w:rsid w:val="00CC0B92"/>
    <w:rsid w:val="00CC0BBD"/>
    <w:rsid w:val="00CC0C0E"/>
    <w:rsid w:val="00CC0C21"/>
    <w:rsid w:val="00CC0CF5"/>
    <w:rsid w:val="00CC0E7D"/>
    <w:rsid w:val="00CC0E82"/>
    <w:rsid w:val="00CC10FC"/>
    <w:rsid w:val="00CC11BF"/>
    <w:rsid w:val="00CC13CC"/>
    <w:rsid w:val="00CC1458"/>
    <w:rsid w:val="00CC156B"/>
    <w:rsid w:val="00CC1642"/>
    <w:rsid w:val="00CC16AC"/>
    <w:rsid w:val="00CC1821"/>
    <w:rsid w:val="00CC1A04"/>
    <w:rsid w:val="00CC1D9F"/>
    <w:rsid w:val="00CC1E25"/>
    <w:rsid w:val="00CC2204"/>
    <w:rsid w:val="00CC2220"/>
    <w:rsid w:val="00CC249A"/>
    <w:rsid w:val="00CC24D2"/>
    <w:rsid w:val="00CC26E4"/>
    <w:rsid w:val="00CC2722"/>
    <w:rsid w:val="00CC276B"/>
    <w:rsid w:val="00CC297A"/>
    <w:rsid w:val="00CC2A4F"/>
    <w:rsid w:val="00CC2BF2"/>
    <w:rsid w:val="00CC2EAF"/>
    <w:rsid w:val="00CC2FBE"/>
    <w:rsid w:val="00CC30E9"/>
    <w:rsid w:val="00CC31B8"/>
    <w:rsid w:val="00CC32CD"/>
    <w:rsid w:val="00CC3368"/>
    <w:rsid w:val="00CC39A8"/>
    <w:rsid w:val="00CC3AA2"/>
    <w:rsid w:val="00CC3BD2"/>
    <w:rsid w:val="00CC3DC7"/>
    <w:rsid w:val="00CC3E2E"/>
    <w:rsid w:val="00CC3E8D"/>
    <w:rsid w:val="00CC3F48"/>
    <w:rsid w:val="00CC4192"/>
    <w:rsid w:val="00CC4426"/>
    <w:rsid w:val="00CC444F"/>
    <w:rsid w:val="00CC49F3"/>
    <w:rsid w:val="00CC4B96"/>
    <w:rsid w:val="00CC4BFF"/>
    <w:rsid w:val="00CC4EE7"/>
    <w:rsid w:val="00CC5107"/>
    <w:rsid w:val="00CC51E8"/>
    <w:rsid w:val="00CC522C"/>
    <w:rsid w:val="00CC550C"/>
    <w:rsid w:val="00CC5585"/>
    <w:rsid w:val="00CC5597"/>
    <w:rsid w:val="00CC58F7"/>
    <w:rsid w:val="00CC594D"/>
    <w:rsid w:val="00CC5BC9"/>
    <w:rsid w:val="00CC5D48"/>
    <w:rsid w:val="00CC5E3E"/>
    <w:rsid w:val="00CC5F24"/>
    <w:rsid w:val="00CC5FED"/>
    <w:rsid w:val="00CC62EB"/>
    <w:rsid w:val="00CC6312"/>
    <w:rsid w:val="00CC63AC"/>
    <w:rsid w:val="00CC6492"/>
    <w:rsid w:val="00CC6634"/>
    <w:rsid w:val="00CC66AD"/>
    <w:rsid w:val="00CC6782"/>
    <w:rsid w:val="00CC68FA"/>
    <w:rsid w:val="00CC6A11"/>
    <w:rsid w:val="00CC6D4F"/>
    <w:rsid w:val="00CC6DFA"/>
    <w:rsid w:val="00CC6DFC"/>
    <w:rsid w:val="00CC6EC8"/>
    <w:rsid w:val="00CC7052"/>
    <w:rsid w:val="00CC70B4"/>
    <w:rsid w:val="00CC70C3"/>
    <w:rsid w:val="00CC71B6"/>
    <w:rsid w:val="00CC73AD"/>
    <w:rsid w:val="00CC74CD"/>
    <w:rsid w:val="00CC75B2"/>
    <w:rsid w:val="00CC761B"/>
    <w:rsid w:val="00CC767B"/>
    <w:rsid w:val="00CC772D"/>
    <w:rsid w:val="00CC7866"/>
    <w:rsid w:val="00CC79CC"/>
    <w:rsid w:val="00CC7A0F"/>
    <w:rsid w:val="00CC7AD6"/>
    <w:rsid w:val="00CC7B81"/>
    <w:rsid w:val="00CC7C72"/>
    <w:rsid w:val="00CD004D"/>
    <w:rsid w:val="00CD0070"/>
    <w:rsid w:val="00CD017E"/>
    <w:rsid w:val="00CD01D0"/>
    <w:rsid w:val="00CD0203"/>
    <w:rsid w:val="00CD0646"/>
    <w:rsid w:val="00CD068B"/>
    <w:rsid w:val="00CD0784"/>
    <w:rsid w:val="00CD09F5"/>
    <w:rsid w:val="00CD0BE9"/>
    <w:rsid w:val="00CD0CE2"/>
    <w:rsid w:val="00CD0D85"/>
    <w:rsid w:val="00CD0DF8"/>
    <w:rsid w:val="00CD1157"/>
    <w:rsid w:val="00CD11AB"/>
    <w:rsid w:val="00CD1448"/>
    <w:rsid w:val="00CD14C1"/>
    <w:rsid w:val="00CD15A3"/>
    <w:rsid w:val="00CD1726"/>
    <w:rsid w:val="00CD1841"/>
    <w:rsid w:val="00CD1868"/>
    <w:rsid w:val="00CD19F1"/>
    <w:rsid w:val="00CD1C80"/>
    <w:rsid w:val="00CD1FCC"/>
    <w:rsid w:val="00CD21AD"/>
    <w:rsid w:val="00CD23A7"/>
    <w:rsid w:val="00CD2800"/>
    <w:rsid w:val="00CD2A1C"/>
    <w:rsid w:val="00CD2AFB"/>
    <w:rsid w:val="00CD2D98"/>
    <w:rsid w:val="00CD2E55"/>
    <w:rsid w:val="00CD31C0"/>
    <w:rsid w:val="00CD32A1"/>
    <w:rsid w:val="00CD3510"/>
    <w:rsid w:val="00CD36DF"/>
    <w:rsid w:val="00CD3742"/>
    <w:rsid w:val="00CD38AA"/>
    <w:rsid w:val="00CD3D73"/>
    <w:rsid w:val="00CD3DB9"/>
    <w:rsid w:val="00CD3DEC"/>
    <w:rsid w:val="00CD3FA2"/>
    <w:rsid w:val="00CD43E1"/>
    <w:rsid w:val="00CD44E0"/>
    <w:rsid w:val="00CD499C"/>
    <w:rsid w:val="00CD4C38"/>
    <w:rsid w:val="00CD4CC6"/>
    <w:rsid w:val="00CD4DF3"/>
    <w:rsid w:val="00CD4E83"/>
    <w:rsid w:val="00CD5083"/>
    <w:rsid w:val="00CD5106"/>
    <w:rsid w:val="00CD51C3"/>
    <w:rsid w:val="00CD5284"/>
    <w:rsid w:val="00CD5297"/>
    <w:rsid w:val="00CD54E3"/>
    <w:rsid w:val="00CD5609"/>
    <w:rsid w:val="00CD562E"/>
    <w:rsid w:val="00CD578A"/>
    <w:rsid w:val="00CD58DD"/>
    <w:rsid w:val="00CD5AC7"/>
    <w:rsid w:val="00CD5AD6"/>
    <w:rsid w:val="00CD5B99"/>
    <w:rsid w:val="00CD5BB5"/>
    <w:rsid w:val="00CD5E24"/>
    <w:rsid w:val="00CD5F56"/>
    <w:rsid w:val="00CD60BA"/>
    <w:rsid w:val="00CD60BF"/>
    <w:rsid w:val="00CD61B7"/>
    <w:rsid w:val="00CD621E"/>
    <w:rsid w:val="00CD625E"/>
    <w:rsid w:val="00CD6276"/>
    <w:rsid w:val="00CD635C"/>
    <w:rsid w:val="00CD63B9"/>
    <w:rsid w:val="00CD652C"/>
    <w:rsid w:val="00CD6778"/>
    <w:rsid w:val="00CD683F"/>
    <w:rsid w:val="00CD6886"/>
    <w:rsid w:val="00CD68C7"/>
    <w:rsid w:val="00CD6A77"/>
    <w:rsid w:val="00CD6C17"/>
    <w:rsid w:val="00CD6C7F"/>
    <w:rsid w:val="00CD7138"/>
    <w:rsid w:val="00CD7354"/>
    <w:rsid w:val="00CD73E3"/>
    <w:rsid w:val="00CD7781"/>
    <w:rsid w:val="00CD77CF"/>
    <w:rsid w:val="00CD78D0"/>
    <w:rsid w:val="00CD7A92"/>
    <w:rsid w:val="00CD7D71"/>
    <w:rsid w:val="00CD7F38"/>
    <w:rsid w:val="00CE0006"/>
    <w:rsid w:val="00CE0221"/>
    <w:rsid w:val="00CE03FD"/>
    <w:rsid w:val="00CE0413"/>
    <w:rsid w:val="00CE04CA"/>
    <w:rsid w:val="00CE07BB"/>
    <w:rsid w:val="00CE0A41"/>
    <w:rsid w:val="00CE0B37"/>
    <w:rsid w:val="00CE0C34"/>
    <w:rsid w:val="00CE0C76"/>
    <w:rsid w:val="00CE0DC7"/>
    <w:rsid w:val="00CE0E5D"/>
    <w:rsid w:val="00CE0FF7"/>
    <w:rsid w:val="00CE12DB"/>
    <w:rsid w:val="00CE1945"/>
    <w:rsid w:val="00CE1C0B"/>
    <w:rsid w:val="00CE1EB5"/>
    <w:rsid w:val="00CE1EDD"/>
    <w:rsid w:val="00CE1F53"/>
    <w:rsid w:val="00CE21EB"/>
    <w:rsid w:val="00CE237B"/>
    <w:rsid w:val="00CE2448"/>
    <w:rsid w:val="00CE24E9"/>
    <w:rsid w:val="00CE2BEE"/>
    <w:rsid w:val="00CE2D44"/>
    <w:rsid w:val="00CE2DF2"/>
    <w:rsid w:val="00CE2EC4"/>
    <w:rsid w:val="00CE2F10"/>
    <w:rsid w:val="00CE30BC"/>
    <w:rsid w:val="00CE30C5"/>
    <w:rsid w:val="00CE3541"/>
    <w:rsid w:val="00CE354E"/>
    <w:rsid w:val="00CE384E"/>
    <w:rsid w:val="00CE38D2"/>
    <w:rsid w:val="00CE398C"/>
    <w:rsid w:val="00CE39F0"/>
    <w:rsid w:val="00CE3F0F"/>
    <w:rsid w:val="00CE3FA9"/>
    <w:rsid w:val="00CE3FC7"/>
    <w:rsid w:val="00CE3FD3"/>
    <w:rsid w:val="00CE3FFD"/>
    <w:rsid w:val="00CE3FFE"/>
    <w:rsid w:val="00CE401C"/>
    <w:rsid w:val="00CE4185"/>
    <w:rsid w:val="00CE4238"/>
    <w:rsid w:val="00CE448B"/>
    <w:rsid w:val="00CE4639"/>
    <w:rsid w:val="00CE4727"/>
    <w:rsid w:val="00CE47BA"/>
    <w:rsid w:val="00CE47E6"/>
    <w:rsid w:val="00CE4810"/>
    <w:rsid w:val="00CE491F"/>
    <w:rsid w:val="00CE4A39"/>
    <w:rsid w:val="00CE4C26"/>
    <w:rsid w:val="00CE4CE8"/>
    <w:rsid w:val="00CE4D5E"/>
    <w:rsid w:val="00CE4D6A"/>
    <w:rsid w:val="00CE5004"/>
    <w:rsid w:val="00CE526D"/>
    <w:rsid w:val="00CE5428"/>
    <w:rsid w:val="00CE55B7"/>
    <w:rsid w:val="00CE57D9"/>
    <w:rsid w:val="00CE5B57"/>
    <w:rsid w:val="00CE5BC6"/>
    <w:rsid w:val="00CE5C54"/>
    <w:rsid w:val="00CE5C9C"/>
    <w:rsid w:val="00CE5DC6"/>
    <w:rsid w:val="00CE5F39"/>
    <w:rsid w:val="00CE5FDA"/>
    <w:rsid w:val="00CE609A"/>
    <w:rsid w:val="00CE635E"/>
    <w:rsid w:val="00CE6400"/>
    <w:rsid w:val="00CE66A2"/>
    <w:rsid w:val="00CE68AD"/>
    <w:rsid w:val="00CE6926"/>
    <w:rsid w:val="00CE6AD1"/>
    <w:rsid w:val="00CE6C33"/>
    <w:rsid w:val="00CE6EC9"/>
    <w:rsid w:val="00CE6F25"/>
    <w:rsid w:val="00CE6F9D"/>
    <w:rsid w:val="00CE6FDB"/>
    <w:rsid w:val="00CE700B"/>
    <w:rsid w:val="00CE7014"/>
    <w:rsid w:val="00CE7112"/>
    <w:rsid w:val="00CE7162"/>
    <w:rsid w:val="00CE7242"/>
    <w:rsid w:val="00CE7311"/>
    <w:rsid w:val="00CE7494"/>
    <w:rsid w:val="00CE75F4"/>
    <w:rsid w:val="00CE771F"/>
    <w:rsid w:val="00CE79ED"/>
    <w:rsid w:val="00CE7A5A"/>
    <w:rsid w:val="00CE7ABE"/>
    <w:rsid w:val="00CE7C24"/>
    <w:rsid w:val="00CE7EF6"/>
    <w:rsid w:val="00CF00FB"/>
    <w:rsid w:val="00CF012E"/>
    <w:rsid w:val="00CF02A9"/>
    <w:rsid w:val="00CF02E6"/>
    <w:rsid w:val="00CF0459"/>
    <w:rsid w:val="00CF0686"/>
    <w:rsid w:val="00CF0A54"/>
    <w:rsid w:val="00CF0B2C"/>
    <w:rsid w:val="00CF0C5E"/>
    <w:rsid w:val="00CF0D86"/>
    <w:rsid w:val="00CF0E0D"/>
    <w:rsid w:val="00CF0E53"/>
    <w:rsid w:val="00CF0EA1"/>
    <w:rsid w:val="00CF1058"/>
    <w:rsid w:val="00CF11D0"/>
    <w:rsid w:val="00CF1242"/>
    <w:rsid w:val="00CF12C2"/>
    <w:rsid w:val="00CF155C"/>
    <w:rsid w:val="00CF1857"/>
    <w:rsid w:val="00CF1894"/>
    <w:rsid w:val="00CF18E1"/>
    <w:rsid w:val="00CF1A69"/>
    <w:rsid w:val="00CF1D11"/>
    <w:rsid w:val="00CF1F2B"/>
    <w:rsid w:val="00CF1F62"/>
    <w:rsid w:val="00CF1FF7"/>
    <w:rsid w:val="00CF20F4"/>
    <w:rsid w:val="00CF217E"/>
    <w:rsid w:val="00CF2186"/>
    <w:rsid w:val="00CF2255"/>
    <w:rsid w:val="00CF229F"/>
    <w:rsid w:val="00CF22C8"/>
    <w:rsid w:val="00CF22E3"/>
    <w:rsid w:val="00CF236E"/>
    <w:rsid w:val="00CF23CB"/>
    <w:rsid w:val="00CF2521"/>
    <w:rsid w:val="00CF2624"/>
    <w:rsid w:val="00CF2658"/>
    <w:rsid w:val="00CF2748"/>
    <w:rsid w:val="00CF27AA"/>
    <w:rsid w:val="00CF282D"/>
    <w:rsid w:val="00CF28A6"/>
    <w:rsid w:val="00CF29F5"/>
    <w:rsid w:val="00CF2ABD"/>
    <w:rsid w:val="00CF2BC3"/>
    <w:rsid w:val="00CF2C91"/>
    <w:rsid w:val="00CF2CAB"/>
    <w:rsid w:val="00CF2E12"/>
    <w:rsid w:val="00CF305E"/>
    <w:rsid w:val="00CF30DB"/>
    <w:rsid w:val="00CF30EE"/>
    <w:rsid w:val="00CF312D"/>
    <w:rsid w:val="00CF34C1"/>
    <w:rsid w:val="00CF357B"/>
    <w:rsid w:val="00CF3603"/>
    <w:rsid w:val="00CF36E4"/>
    <w:rsid w:val="00CF384D"/>
    <w:rsid w:val="00CF3935"/>
    <w:rsid w:val="00CF394B"/>
    <w:rsid w:val="00CF3A09"/>
    <w:rsid w:val="00CF3A63"/>
    <w:rsid w:val="00CF3CA7"/>
    <w:rsid w:val="00CF40EE"/>
    <w:rsid w:val="00CF43D3"/>
    <w:rsid w:val="00CF4404"/>
    <w:rsid w:val="00CF445A"/>
    <w:rsid w:val="00CF44F3"/>
    <w:rsid w:val="00CF453E"/>
    <w:rsid w:val="00CF465B"/>
    <w:rsid w:val="00CF465D"/>
    <w:rsid w:val="00CF4751"/>
    <w:rsid w:val="00CF4823"/>
    <w:rsid w:val="00CF4855"/>
    <w:rsid w:val="00CF49C2"/>
    <w:rsid w:val="00CF4AF1"/>
    <w:rsid w:val="00CF4B53"/>
    <w:rsid w:val="00CF4BBA"/>
    <w:rsid w:val="00CF4D3B"/>
    <w:rsid w:val="00CF4DBF"/>
    <w:rsid w:val="00CF4DEE"/>
    <w:rsid w:val="00CF4EC0"/>
    <w:rsid w:val="00CF51EF"/>
    <w:rsid w:val="00CF5322"/>
    <w:rsid w:val="00CF55ED"/>
    <w:rsid w:val="00CF5891"/>
    <w:rsid w:val="00CF5B2B"/>
    <w:rsid w:val="00CF5D49"/>
    <w:rsid w:val="00CF5F70"/>
    <w:rsid w:val="00CF6102"/>
    <w:rsid w:val="00CF6311"/>
    <w:rsid w:val="00CF6456"/>
    <w:rsid w:val="00CF665C"/>
    <w:rsid w:val="00CF67C8"/>
    <w:rsid w:val="00CF6841"/>
    <w:rsid w:val="00CF688E"/>
    <w:rsid w:val="00CF6A6D"/>
    <w:rsid w:val="00CF6B14"/>
    <w:rsid w:val="00CF6BF1"/>
    <w:rsid w:val="00CF6D45"/>
    <w:rsid w:val="00CF6DE7"/>
    <w:rsid w:val="00CF6E6D"/>
    <w:rsid w:val="00CF6F6E"/>
    <w:rsid w:val="00CF70B8"/>
    <w:rsid w:val="00CF735F"/>
    <w:rsid w:val="00CF7411"/>
    <w:rsid w:val="00CF750E"/>
    <w:rsid w:val="00CF7532"/>
    <w:rsid w:val="00CF7722"/>
    <w:rsid w:val="00CF77A7"/>
    <w:rsid w:val="00CF7811"/>
    <w:rsid w:val="00CF7BB7"/>
    <w:rsid w:val="00CF7C7A"/>
    <w:rsid w:val="00CF7E3F"/>
    <w:rsid w:val="00D000DA"/>
    <w:rsid w:val="00D00382"/>
    <w:rsid w:val="00D005AB"/>
    <w:rsid w:val="00D005DF"/>
    <w:rsid w:val="00D0067F"/>
    <w:rsid w:val="00D007D4"/>
    <w:rsid w:val="00D00B4C"/>
    <w:rsid w:val="00D00EB7"/>
    <w:rsid w:val="00D01005"/>
    <w:rsid w:val="00D013D6"/>
    <w:rsid w:val="00D0143E"/>
    <w:rsid w:val="00D016B6"/>
    <w:rsid w:val="00D016F0"/>
    <w:rsid w:val="00D01E15"/>
    <w:rsid w:val="00D0205E"/>
    <w:rsid w:val="00D02122"/>
    <w:rsid w:val="00D02243"/>
    <w:rsid w:val="00D02360"/>
    <w:rsid w:val="00D023F8"/>
    <w:rsid w:val="00D0246E"/>
    <w:rsid w:val="00D025BF"/>
    <w:rsid w:val="00D02712"/>
    <w:rsid w:val="00D0271F"/>
    <w:rsid w:val="00D02729"/>
    <w:rsid w:val="00D02A18"/>
    <w:rsid w:val="00D02A92"/>
    <w:rsid w:val="00D02AC8"/>
    <w:rsid w:val="00D02BB1"/>
    <w:rsid w:val="00D02C5D"/>
    <w:rsid w:val="00D02D40"/>
    <w:rsid w:val="00D02EB7"/>
    <w:rsid w:val="00D02F7F"/>
    <w:rsid w:val="00D032B2"/>
    <w:rsid w:val="00D035CB"/>
    <w:rsid w:val="00D035CE"/>
    <w:rsid w:val="00D0367D"/>
    <w:rsid w:val="00D038A7"/>
    <w:rsid w:val="00D03936"/>
    <w:rsid w:val="00D03A33"/>
    <w:rsid w:val="00D03AAF"/>
    <w:rsid w:val="00D040A5"/>
    <w:rsid w:val="00D04239"/>
    <w:rsid w:val="00D043A0"/>
    <w:rsid w:val="00D046C5"/>
    <w:rsid w:val="00D047A8"/>
    <w:rsid w:val="00D047D1"/>
    <w:rsid w:val="00D04934"/>
    <w:rsid w:val="00D04948"/>
    <w:rsid w:val="00D04A80"/>
    <w:rsid w:val="00D04E31"/>
    <w:rsid w:val="00D04EF2"/>
    <w:rsid w:val="00D05059"/>
    <w:rsid w:val="00D051B8"/>
    <w:rsid w:val="00D052AF"/>
    <w:rsid w:val="00D052BA"/>
    <w:rsid w:val="00D05309"/>
    <w:rsid w:val="00D055A0"/>
    <w:rsid w:val="00D055DA"/>
    <w:rsid w:val="00D05606"/>
    <w:rsid w:val="00D056C3"/>
    <w:rsid w:val="00D05733"/>
    <w:rsid w:val="00D0580E"/>
    <w:rsid w:val="00D05BDB"/>
    <w:rsid w:val="00D05C10"/>
    <w:rsid w:val="00D0611B"/>
    <w:rsid w:val="00D06145"/>
    <w:rsid w:val="00D065E4"/>
    <w:rsid w:val="00D065F4"/>
    <w:rsid w:val="00D0663E"/>
    <w:rsid w:val="00D06BA7"/>
    <w:rsid w:val="00D06C1B"/>
    <w:rsid w:val="00D06C60"/>
    <w:rsid w:val="00D06C8C"/>
    <w:rsid w:val="00D06D50"/>
    <w:rsid w:val="00D06DCE"/>
    <w:rsid w:val="00D06E02"/>
    <w:rsid w:val="00D06E0A"/>
    <w:rsid w:val="00D071F7"/>
    <w:rsid w:val="00D07447"/>
    <w:rsid w:val="00D07534"/>
    <w:rsid w:val="00D075E6"/>
    <w:rsid w:val="00D076A7"/>
    <w:rsid w:val="00D07B15"/>
    <w:rsid w:val="00D07CE1"/>
    <w:rsid w:val="00D07DA4"/>
    <w:rsid w:val="00D100C4"/>
    <w:rsid w:val="00D10227"/>
    <w:rsid w:val="00D10254"/>
    <w:rsid w:val="00D10377"/>
    <w:rsid w:val="00D10480"/>
    <w:rsid w:val="00D1056F"/>
    <w:rsid w:val="00D10617"/>
    <w:rsid w:val="00D1074C"/>
    <w:rsid w:val="00D10912"/>
    <w:rsid w:val="00D10968"/>
    <w:rsid w:val="00D10A05"/>
    <w:rsid w:val="00D10AD3"/>
    <w:rsid w:val="00D10AE2"/>
    <w:rsid w:val="00D10C29"/>
    <w:rsid w:val="00D11131"/>
    <w:rsid w:val="00D11199"/>
    <w:rsid w:val="00D112F1"/>
    <w:rsid w:val="00D115CD"/>
    <w:rsid w:val="00D115F2"/>
    <w:rsid w:val="00D1168B"/>
    <w:rsid w:val="00D117D5"/>
    <w:rsid w:val="00D1186D"/>
    <w:rsid w:val="00D11A2C"/>
    <w:rsid w:val="00D11D18"/>
    <w:rsid w:val="00D121CC"/>
    <w:rsid w:val="00D12282"/>
    <w:rsid w:val="00D123DB"/>
    <w:rsid w:val="00D1293F"/>
    <w:rsid w:val="00D12E9D"/>
    <w:rsid w:val="00D12FFA"/>
    <w:rsid w:val="00D13038"/>
    <w:rsid w:val="00D134F6"/>
    <w:rsid w:val="00D13891"/>
    <w:rsid w:val="00D139AC"/>
    <w:rsid w:val="00D13EC2"/>
    <w:rsid w:val="00D13F7A"/>
    <w:rsid w:val="00D13FBD"/>
    <w:rsid w:val="00D140DA"/>
    <w:rsid w:val="00D14283"/>
    <w:rsid w:val="00D14480"/>
    <w:rsid w:val="00D14564"/>
    <w:rsid w:val="00D145D6"/>
    <w:rsid w:val="00D14882"/>
    <w:rsid w:val="00D1495E"/>
    <w:rsid w:val="00D14A97"/>
    <w:rsid w:val="00D14B25"/>
    <w:rsid w:val="00D14E95"/>
    <w:rsid w:val="00D14EAC"/>
    <w:rsid w:val="00D152FF"/>
    <w:rsid w:val="00D1534B"/>
    <w:rsid w:val="00D153D0"/>
    <w:rsid w:val="00D15407"/>
    <w:rsid w:val="00D15538"/>
    <w:rsid w:val="00D156C7"/>
    <w:rsid w:val="00D15A01"/>
    <w:rsid w:val="00D15A2A"/>
    <w:rsid w:val="00D15C18"/>
    <w:rsid w:val="00D15DFE"/>
    <w:rsid w:val="00D15E61"/>
    <w:rsid w:val="00D15F3A"/>
    <w:rsid w:val="00D16412"/>
    <w:rsid w:val="00D165E2"/>
    <w:rsid w:val="00D1677D"/>
    <w:rsid w:val="00D167D5"/>
    <w:rsid w:val="00D16878"/>
    <w:rsid w:val="00D168FC"/>
    <w:rsid w:val="00D16A72"/>
    <w:rsid w:val="00D16B12"/>
    <w:rsid w:val="00D16B66"/>
    <w:rsid w:val="00D16F9A"/>
    <w:rsid w:val="00D17219"/>
    <w:rsid w:val="00D1733D"/>
    <w:rsid w:val="00D1752F"/>
    <w:rsid w:val="00D175D4"/>
    <w:rsid w:val="00D17621"/>
    <w:rsid w:val="00D17626"/>
    <w:rsid w:val="00D178AC"/>
    <w:rsid w:val="00D17904"/>
    <w:rsid w:val="00D17A05"/>
    <w:rsid w:val="00D17A38"/>
    <w:rsid w:val="00D17BB6"/>
    <w:rsid w:val="00D17C4A"/>
    <w:rsid w:val="00D17CFC"/>
    <w:rsid w:val="00D20057"/>
    <w:rsid w:val="00D205C6"/>
    <w:rsid w:val="00D206E3"/>
    <w:rsid w:val="00D20740"/>
    <w:rsid w:val="00D20796"/>
    <w:rsid w:val="00D20805"/>
    <w:rsid w:val="00D2087F"/>
    <w:rsid w:val="00D20925"/>
    <w:rsid w:val="00D20AC5"/>
    <w:rsid w:val="00D20AFD"/>
    <w:rsid w:val="00D20C64"/>
    <w:rsid w:val="00D20E30"/>
    <w:rsid w:val="00D20E3B"/>
    <w:rsid w:val="00D20E3E"/>
    <w:rsid w:val="00D20E64"/>
    <w:rsid w:val="00D21055"/>
    <w:rsid w:val="00D21236"/>
    <w:rsid w:val="00D213E3"/>
    <w:rsid w:val="00D2146F"/>
    <w:rsid w:val="00D214C6"/>
    <w:rsid w:val="00D216BF"/>
    <w:rsid w:val="00D216CA"/>
    <w:rsid w:val="00D21835"/>
    <w:rsid w:val="00D21909"/>
    <w:rsid w:val="00D21C6B"/>
    <w:rsid w:val="00D21D77"/>
    <w:rsid w:val="00D21E26"/>
    <w:rsid w:val="00D21E29"/>
    <w:rsid w:val="00D21E8F"/>
    <w:rsid w:val="00D22347"/>
    <w:rsid w:val="00D224BF"/>
    <w:rsid w:val="00D224CB"/>
    <w:rsid w:val="00D22608"/>
    <w:rsid w:val="00D226F6"/>
    <w:rsid w:val="00D22860"/>
    <w:rsid w:val="00D228CA"/>
    <w:rsid w:val="00D228E8"/>
    <w:rsid w:val="00D22A18"/>
    <w:rsid w:val="00D22B3A"/>
    <w:rsid w:val="00D22CB9"/>
    <w:rsid w:val="00D22F66"/>
    <w:rsid w:val="00D22F8D"/>
    <w:rsid w:val="00D22FEB"/>
    <w:rsid w:val="00D2310C"/>
    <w:rsid w:val="00D233DD"/>
    <w:rsid w:val="00D23583"/>
    <w:rsid w:val="00D238EF"/>
    <w:rsid w:val="00D23A79"/>
    <w:rsid w:val="00D23A7D"/>
    <w:rsid w:val="00D23A8E"/>
    <w:rsid w:val="00D23AD4"/>
    <w:rsid w:val="00D23B89"/>
    <w:rsid w:val="00D23CD6"/>
    <w:rsid w:val="00D23CE3"/>
    <w:rsid w:val="00D23F3D"/>
    <w:rsid w:val="00D2402A"/>
    <w:rsid w:val="00D241FC"/>
    <w:rsid w:val="00D24239"/>
    <w:rsid w:val="00D244DD"/>
    <w:rsid w:val="00D24561"/>
    <w:rsid w:val="00D245F3"/>
    <w:rsid w:val="00D24733"/>
    <w:rsid w:val="00D24944"/>
    <w:rsid w:val="00D24985"/>
    <w:rsid w:val="00D24B87"/>
    <w:rsid w:val="00D24C3D"/>
    <w:rsid w:val="00D24E3C"/>
    <w:rsid w:val="00D24EC1"/>
    <w:rsid w:val="00D251BE"/>
    <w:rsid w:val="00D25332"/>
    <w:rsid w:val="00D25507"/>
    <w:rsid w:val="00D25638"/>
    <w:rsid w:val="00D257EF"/>
    <w:rsid w:val="00D258E7"/>
    <w:rsid w:val="00D259AB"/>
    <w:rsid w:val="00D259F0"/>
    <w:rsid w:val="00D25A83"/>
    <w:rsid w:val="00D25AAA"/>
    <w:rsid w:val="00D25BE0"/>
    <w:rsid w:val="00D25CC1"/>
    <w:rsid w:val="00D26144"/>
    <w:rsid w:val="00D261EA"/>
    <w:rsid w:val="00D2625B"/>
    <w:rsid w:val="00D26284"/>
    <w:rsid w:val="00D26623"/>
    <w:rsid w:val="00D267D4"/>
    <w:rsid w:val="00D268E9"/>
    <w:rsid w:val="00D26946"/>
    <w:rsid w:val="00D2699B"/>
    <w:rsid w:val="00D26AA1"/>
    <w:rsid w:val="00D26C8F"/>
    <w:rsid w:val="00D26D99"/>
    <w:rsid w:val="00D26E60"/>
    <w:rsid w:val="00D26F5F"/>
    <w:rsid w:val="00D26FC2"/>
    <w:rsid w:val="00D27054"/>
    <w:rsid w:val="00D27084"/>
    <w:rsid w:val="00D270C3"/>
    <w:rsid w:val="00D27316"/>
    <w:rsid w:val="00D2740D"/>
    <w:rsid w:val="00D2770A"/>
    <w:rsid w:val="00D27916"/>
    <w:rsid w:val="00D27A9C"/>
    <w:rsid w:val="00D27AF0"/>
    <w:rsid w:val="00D27D2F"/>
    <w:rsid w:val="00D27D67"/>
    <w:rsid w:val="00D27DA1"/>
    <w:rsid w:val="00D27DEA"/>
    <w:rsid w:val="00D27E96"/>
    <w:rsid w:val="00D27EFE"/>
    <w:rsid w:val="00D27F5F"/>
    <w:rsid w:val="00D300C6"/>
    <w:rsid w:val="00D30101"/>
    <w:rsid w:val="00D30109"/>
    <w:rsid w:val="00D30205"/>
    <w:rsid w:val="00D302A6"/>
    <w:rsid w:val="00D302DE"/>
    <w:rsid w:val="00D30348"/>
    <w:rsid w:val="00D3042E"/>
    <w:rsid w:val="00D30495"/>
    <w:rsid w:val="00D30598"/>
    <w:rsid w:val="00D3068F"/>
    <w:rsid w:val="00D30A75"/>
    <w:rsid w:val="00D30BF9"/>
    <w:rsid w:val="00D31306"/>
    <w:rsid w:val="00D313F2"/>
    <w:rsid w:val="00D3145B"/>
    <w:rsid w:val="00D31A0A"/>
    <w:rsid w:val="00D31DEA"/>
    <w:rsid w:val="00D323A4"/>
    <w:rsid w:val="00D323BF"/>
    <w:rsid w:val="00D3259F"/>
    <w:rsid w:val="00D328AB"/>
    <w:rsid w:val="00D328BC"/>
    <w:rsid w:val="00D32AF1"/>
    <w:rsid w:val="00D32D5A"/>
    <w:rsid w:val="00D32EF9"/>
    <w:rsid w:val="00D32FD6"/>
    <w:rsid w:val="00D3305D"/>
    <w:rsid w:val="00D33264"/>
    <w:rsid w:val="00D3368C"/>
    <w:rsid w:val="00D33779"/>
    <w:rsid w:val="00D33824"/>
    <w:rsid w:val="00D3392B"/>
    <w:rsid w:val="00D33DBF"/>
    <w:rsid w:val="00D33DDD"/>
    <w:rsid w:val="00D33F4F"/>
    <w:rsid w:val="00D33F98"/>
    <w:rsid w:val="00D34160"/>
    <w:rsid w:val="00D341DA"/>
    <w:rsid w:val="00D34304"/>
    <w:rsid w:val="00D343B5"/>
    <w:rsid w:val="00D34A4D"/>
    <w:rsid w:val="00D34BF9"/>
    <w:rsid w:val="00D34C68"/>
    <w:rsid w:val="00D34D0D"/>
    <w:rsid w:val="00D34EBC"/>
    <w:rsid w:val="00D34FBF"/>
    <w:rsid w:val="00D35056"/>
    <w:rsid w:val="00D3518A"/>
    <w:rsid w:val="00D35317"/>
    <w:rsid w:val="00D354CE"/>
    <w:rsid w:val="00D357AD"/>
    <w:rsid w:val="00D359AD"/>
    <w:rsid w:val="00D35AD9"/>
    <w:rsid w:val="00D35C31"/>
    <w:rsid w:val="00D35C59"/>
    <w:rsid w:val="00D35CB2"/>
    <w:rsid w:val="00D35E84"/>
    <w:rsid w:val="00D35F0F"/>
    <w:rsid w:val="00D361A4"/>
    <w:rsid w:val="00D361E8"/>
    <w:rsid w:val="00D3637C"/>
    <w:rsid w:val="00D366B6"/>
    <w:rsid w:val="00D36783"/>
    <w:rsid w:val="00D369A0"/>
    <w:rsid w:val="00D369D6"/>
    <w:rsid w:val="00D36B21"/>
    <w:rsid w:val="00D36D2D"/>
    <w:rsid w:val="00D36D57"/>
    <w:rsid w:val="00D36E89"/>
    <w:rsid w:val="00D37224"/>
    <w:rsid w:val="00D3748D"/>
    <w:rsid w:val="00D37744"/>
    <w:rsid w:val="00D37771"/>
    <w:rsid w:val="00D3779A"/>
    <w:rsid w:val="00D37820"/>
    <w:rsid w:val="00D378CC"/>
    <w:rsid w:val="00D37B00"/>
    <w:rsid w:val="00D37CD3"/>
    <w:rsid w:val="00D37F65"/>
    <w:rsid w:val="00D40088"/>
    <w:rsid w:val="00D402BA"/>
    <w:rsid w:val="00D4047A"/>
    <w:rsid w:val="00D40730"/>
    <w:rsid w:val="00D40900"/>
    <w:rsid w:val="00D4090B"/>
    <w:rsid w:val="00D40E28"/>
    <w:rsid w:val="00D40EC1"/>
    <w:rsid w:val="00D40F65"/>
    <w:rsid w:val="00D41088"/>
    <w:rsid w:val="00D410FF"/>
    <w:rsid w:val="00D41158"/>
    <w:rsid w:val="00D4141E"/>
    <w:rsid w:val="00D41604"/>
    <w:rsid w:val="00D416A0"/>
    <w:rsid w:val="00D416CD"/>
    <w:rsid w:val="00D416DF"/>
    <w:rsid w:val="00D417D4"/>
    <w:rsid w:val="00D41A65"/>
    <w:rsid w:val="00D41CCE"/>
    <w:rsid w:val="00D41E41"/>
    <w:rsid w:val="00D41F25"/>
    <w:rsid w:val="00D42174"/>
    <w:rsid w:val="00D42198"/>
    <w:rsid w:val="00D42680"/>
    <w:rsid w:val="00D42779"/>
    <w:rsid w:val="00D42898"/>
    <w:rsid w:val="00D428CA"/>
    <w:rsid w:val="00D42912"/>
    <w:rsid w:val="00D42C2B"/>
    <w:rsid w:val="00D42C8D"/>
    <w:rsid w:val="00D42E4B"/>
    <w:rsid w:val="00D431A8"/>
    <w:rsid w:val="00D43538"/>
    <w:rsid w:val="00D43703"/>
    <w:rsid w:val="00D4375C"/>
    <w:rsid w:val="00D4386F"/>
    <w:rsid w:val="00D4387B"/>
    <w:rsid w:val="00D43973"/>
    <w:rsid w:val="00D43C5C"/>
    <w:rsid w:val="00D43E03"/>
    <w:rsid w:val="00D43E4E"/>
    <w:rsid w:val="00D44103"/>
    <w:rsid w:val="00D443FC"/>
    <w:rsid w:val="00D4440E"/>
    <w:rsid w:val="00D446DB"/>
    <w:rsid w:val="00D449CB"/>
    <w:rsid w:val="00D44AF2"/>
    <w:rsid w:val="00D454F6"/>
    <w:rsid w:val="00D456E3"/>
    <w:rsid w:val="00D45731"/>
    <w:rsid w:val="00D4577F"/>
    <w:rsid w:val="00D457A1"/>
    <w:rsid w:val="00D45958"/>
    <w:rsid w:val="00D4598F"/>
    <w:rsid w:val="00D45C4D"/>
    <w:rsid w:val="00D45C73"/>
    <w:rsid w:val="00D45CA1"/>
    <w:rsid w:val="00D45DA9"/>
    <w:rsid w:val="00D45E86"/>
    <w:rsid w:val="00D46148"/>
    <w:rsid w:val="00D467E0"/>
    <w:rsid w:val="00D46823"/>
    <w:rsid w:val="00D46A1A"/>
    <w:rsid w:val="00D46A99"/>
    <w:rsid w:val="00D46AB7"/>
    <w:rsid w:val="00D46BEA"/>
    <w:rsid w:val="00D46D27"/>
    <w:rsid w:val="00D46D80"/>
    <w:rsid w:val="00D46DA6"/>
    <w:rsid w:val="00D46E37"/>
    <w:rsid w:val="00D46E63"/>
    <w:rsid w:val="00D46EAA"/>
    <w:rsid w:val="00D472EC"/>
    <w:rsid w:val="00D477FF"/>
    <w:rsid w:val="00D47994"/>
    <w:rsid w:val="00D479BB"/>
    <w:rsid w:val="00D47B0D"/>
    <w:rsid w:val="00D47B6B"/>
    <w:rsid w:val="00D47B93"/>
    <w:rsid w:val="00D47C0C"/>
    <w:rsid w:val="00D47F9B"/>
    <w:rsid w:val="00D47FC0"/>
    <w:rsid w:val="00D50000"/>
    <w:rsid w:val="00D5025F"/>
    <w:rsid w:val="00D5049B"/>
    <w:rsid w:val="00D504AF"/>
    <w:rsid w:val="00D507A0"/>
    <w:rsid w:val="00D507A7"/>
    <w:rsid w:val="00D50863"/>
    <w:rsid w:val="00D50934"/>
    <w:rsid w:val="00D50B82"/>
    <w:rsid w:val="00D50D4E"/>
    <w:rsid w:val="00D50D65"/>
    <w:rsid w:val="00D50E8E"/>
    <w:rsid w:val="00D511A2"/>
    <w:rsid w:val="00D511B2"/>
    <w:rsid w:val="00D5124C"/>
    <w:rsid w:val="00D5126C"/>
    <w:rsid w:val="00D512C3"/>
    <w:rsid w:val="00D51338"/>
    <w:rsid w:val="00D5137E"/>
    <w:rsid w:val="00D51487"/>
    <w:rsid w:val="00D514D2"/>
    <w:rsid w:val="00D514E9"/>
    <w:rsid w:val="00D51796"/>
    <w:rsid w:val="00D51815"/>
    <w:rsid w:val="00D519B1"/>
    <w:rsid w:val="00D51C82"/>
    <w:rsid w:val="00D51EE8"/>
    <w:rsid w:val="00D51F35"/>
    <w:rsid w:val="00D5218D"/>
    <w:rsid w:val="00D521A9"/>
    <w:rsid w:val="00D52324"/>
    <w:rsid w:val="00D5236E"/>
    <w:rsid w:val="00D523D8"/>
    <w:rsid w:val="00D523F2"/>
    <w:rsid w:val="00D52508"/>
    <w:rsid w:val="00D5262C"/>
    <w:rsid w:val="00D52652"/>
    <w:rsid w:val="00D52686"/>
    <w:rsid w:val="00D52847"/>
    <w:rsid w:val="00D52973"/>
    <w:rsid w:val="00D52975"/>
    <w:rsid w:val="00D52A0E"/>
    <w:rsid w:val="00D52C02"/>
    <w:rsid w:val="00D52D97"/>
    <w:rsid w:val="00D52EAC"/>
    <w:rsid w:val="00D52F3D"/>
    <w:rsid w:val="00D52F44"/>
    <w:rsid w:val="00D53199"/>
    <w:rsid w:val="00D53364"/>
    <w:rsid w:val="00D534DF"/>
    <w:rsid w:val="00D53564"/>
    <w:rsid w:val="00D5358E"/>
    <w:rsid w:val="00D536CD"/>
    <w:rsid w:val="00D537FB"/>
    <w:rsid w:val="00D539FA"/>
    <w:rsid w:val="00D53C4F"/>
    <w:rsid w:val="00D54015"/>
    <w:rsid w:val="00D5411B"/>
    <w:rsid w:val="00D54264"/>
    <w:rsid w:val="00D542C9"/>
    <w:rsid w:val="00D54392"/>
    <w:rsid w:val="00D54426"/>
    <w:rsid w:val="00D54478"/>
    <w:rsid w:val="00D546D3"/>
    <w:rsid w:val="00D5483C"/>
    <w:rsid w:val="00D548B9"/>
    <w:rsid w:val="00D54944"/>
    <w:rsid w:val="00D55058"/>
    <w:rsid w:val="00D550D2"/>
    <w:rsid w:val="00D5529D"/>
    <w:rsid w:val="00D55358"/>
    <w:rsid w:val="00D555B0"/>
    <w:rsid w:val="00D555D7"/>
    <w:rsid w:val="00D55669"/>
    <w:rsid w:val="00D55671"/>
    <w:rsid w:val="00D55837"/>
    <w:rsid w:val="00D55A7D"/>
    <w:rsid w:val="00D55AAA"/>
    <w:rsid w:val="00D55C44"/>
    <w:rsid w:val="00D55E03"/>
    <w:rsid w:val="00D55F75"/>
    <w:rsid w:val="00D562D3"/>
    <w:rsid w:val="00D56356"/>
    <w:rsid w:val="00D56706"/>
    <w:rsid w:val="00D56731"/>
    <w:rsid w:val="00D5692C"/>
    <w:rsid w:val="00D56B59"/>
    <w:rsid w:val="00D56CEE"/>
    <w:rsid w:val="00D56FB6"/>
    <w:rsid w:val="00D56FDC"/>
    <w:rsid w:val="00D570D7"/>
    <w:rsid w:val="00D570DA"/>
    <w:rsid w:val="00D5723D"/>
    <w:rsid w:val="00D57269"/>
    <w:rsid w:val="00D57272"/>
    <w:rsid w:val="00D572A2"/>
    <w:rsid w:val="00D57517"/>
    <w:rsid w:val="00D5753F"/>
    <w:rsid w:val="00D57576"/>
    <w:rsid w:val="00D575BB"/>
    <w:rsid w:val="00D575FF"/>
    <w:rsid w:val="00D57625"/>
    <w:rsid w:val="00D57897"/>
    <w:rsid w:val="00D578EF"/>
    <w:rsid w:val="00D57C4C"/>
    <w:rsid w:val="00D57C70"/>
    <w:rsid w:val="00D57CFB"/>
    <w:rsid w:val="00D57E27"/>
    <w:rsid w:val="00D6041F"/>
    <w:rsid w:val="00D604DC"/>
    <w:rsid w:val="00D60502"/>
    <w:rsid w:val="00D60660"/>
    <w:rsid w:val="00D60687"/>
    <w:rsid w:val="00D6091B"/>
    <w:rsid w:val="00D60B48"/>
    <w:rsid w:val="00D60F74"/>
    <w:rsid w:val="00D6100D"/>
    <w:rsid w:val="00D610A3"/>
    <w:rsid w:val="00D6122F"/>
    <w:rsid w:val="00D6131D"/>
    <w:rsid w:val="00D6155F"/>
    <w:rsid w:val="00D6162E"/>
    <w:rsid w:val="00D61705"/>
    <w:rsid w:val="00D61948"/>
    <w:rsid w:val="00D619AE"/>
    <w:rsid w:val="00D61B66"/>
    <w:rsid w:val="00D61BA3"/>
    <w:rsid w:val="00D61D8A"/>
    <w:rsid w:val="00D61E2B"/>
    <w:rsid w:val="00D61F58"/>
    <w:rsid w:val="00D61FD3"/>
    <w:rsid w:val="00D62102"/>
    <w:rsid w:val="00D6224A"/>
    <w:rsid w:val="00D627F6"/>
    <w:rsid w:val="00D62855"/>
    <w:rsid w:val="00D62B9F"/>
    <w:rsid w:val="00D62E57"/>
    <w:rsid w:val="00D62E95"/>
    <w:rsid w:val="00D630AB"/>
    <w:rsid w:val="00D63118"/>
    <w:rsid w:val="00D63237"/>
    <w:rsid w:val="00D63339"/>
    <w:rsid w:val="00D63729"/>
    <w:rsid w:val="00D6397D"/>
    <w:rsid w:val="00D63A76"/>
    <w:rsid w:val="00D63D50"/>
    <w:rsid w:val="00D63E1D"/>
    <w:rsid w:val="00D6406B"/>
    <w:rsid w:val="00D6407D"/>
    <w:rsid w:val="00D64186"/>
    <w:rsid w:val="00D6425F"/>
    <w:rsid w:val="00D643CF"/>
    <w:rsid w:val="00D6449B"/>
    <w:rsid w:val="00D64818"/>
    <w:rsid w:val="00D6493C"/>
    <w:rsid w:val="00D64A39"/>
    <w:rsid w:val="00D65114"/>
    <w:rsid w:val="00D65121"/>
    <w:rsid w:val="00D65277"/>
    <w:rsid w:val="00D652E9"/>
    <w:rsid w:val="00D65408"/>
    <w:rsid w:val="00D65511"/>
    <w:rsid w:val="00D65548"/>
    <w:rsid w:val="00D657F9"/>
    <w:rsid w:val="00D65C18"/>
    <w:rsid w:val="00D65F82"/>
    <w:rsid w:val="00D66041"/>
    <w:rsid w:val="00D66141"/>
    <w:rsid w:val="00D66546"/>
    <w:rsid w:val="00D6657C"/>
    <w:rsid w:val="00D667C4"/>
    <w:rsid w:val="00D66ABD"/>
    <w:rsid w:val="00D66DB2"/>
    <w:rsid w:val="00D67058"/>
    <w:rsid w:val="00D671EA"/>
    <w:rsid w:val="00D6728C"/>
    <w:rsid w:val="00D672B5"/>
    <w:rsid w:val="00D67373"/>
    <w:rsid w:val="00D67441"/>
    <w:rsid w:val="00D6771B"/>
    <w:rsid w:val="00D6781B"/>
    <w:rsid w:val="00D67A8B"/>
    <w:rsid w:val="00D67D7F"/>
    <w:rsid w:val="00D67EAB"/>
    <w:rsid w:val="00D70070"/>
    <w:rsid w:val="00D70080"/>
    <w:rsid w:val="00D702BE"/>
    <w:rsid w:val="00D7050C"/>
    <w:rsid w:val="00D706CB"/>
    <w:rsid w:val="00D706DC"/>
    <w:rsid w:val="00D70723"/>
    <w:rsid w:val="00D70A3B"/>
    <w:rsid w:val="00D70ECF"/>
    <w:rsid w:val="00D7115D"/>
    <w:rsid w:val="00D711FE"/>
    <w:rsid w:val="00D71231"/>
    <w:rsid w:val="00D713AC"/>
    <w:rsid w:val="00D713C6"/>
    <w:rsid w:val="00D71470"/>
    <w:rsid w:val="00D7150D"/>
    <w:rsid w:val="00D716E2"/>
    <w:rsid w:val="00D71798"/>
    <w:rsid w:val="00D71802"/>
    <w:rsid w:val="00D71870"/>
    <w:rsid w:val="00D718C9"/>
    <w:rsid w:val="00D71928"/>
    <w:rsid w:val="00D71A3E"/>
    <w:rsid w:val="00D71AAA"/>
    <w:rsid w:val="00D71ADB"/>
    <w:rsid w:val="00D71C11"/>
    <w:rsid w:val="00D71C3B"/>
    <w:rsid w:val="00D71EAC"/>
    <w:rsid w:val="00D71FB7"/>
    <w:rsid w:val="00D71FFF"/>
    <w:rsid w:val="00D7204D"/>
    <w:rsid w:val="00D721C8"/>
    <w:rsid w:val="00D721E4"/>
    <w:rsid w:val="00D72209"/>
    <w:rsid w:val="00D72349"/>
    <w:rsid w:val="00D72386"/>
    <w:rsid w:val="00D7241D"/>
    <w:rsid w:val="00D72430"/>
    <w:rsid w:val="00D72474"/>
    <w:rsid w:val="00D7247C"/>
    <w:rsid w:val="00D725E6"/>
    <w:rsid w:val="00D727F2"/>
    <w:rsid w:val="00D7296B"/>
    <w:rsid w:val="00D729D3"/>
    <w:rsid w:val="00D72A21"/>
    <w:rsid w:val="00D72A51"/>
    <w:rsid w:val="00D72A66"/>
    <w:rsid w:val="00D72A6D"/>
    <w:rsid w:val="00D72BC2"/>
    <w:rsid w:val="00D72E47"/>
    <w:rsid w:val="00D72F7F"/>
    <w:rsid w:val="00D73143"/>
    <w:rsid w:val="00D731D6"/>
    <w:rsid w:val="00D733BA"/>
    <w:rsid w:val="00D73529"/>
    <w:rsid w:val="00D73704"/>
    <w:rsid w:val="00D737EC"/>
    <w:rsid w:val="00D73A69"/>
    <w:rsid w:val="00D73AD5"/>
    <w:rsid w:val="00D73CC5"/>
    <w:rsid w:val="00D73D4B"/>
    <w:rsid w:val="00D73F1D"/>
    <w:rsid w:val="00D7401C"/>
    <w:rsid w:val="00D7406A"/>
    <w:rsid w:val="00D743F9"/>
    <w:rsid w:val="00D74437"/>
    <w:rsid w:val="00D7459E"/>
    <w:rsid w:val="00D745DF"/>
    <w:rsid w:val="00D74619"/>
    <w:rsid w:val="00D74688"/>
    <w:rsid w:val="00D746A6"/>
    <w:rsid w:val="00D74817"/>
    <w:rsid w:val="00D74A94"/>
    <w:rsid w:val="00D74DC2"/>
    <w:rsid w:val="00D7506D"/>
    <w:rsid w:val="00D751B4"/>
    <w:rsid w:val="00D752DF"/>
    <w:rsid w:val="00D753B3"/>
    <w:rsid w:val="00D75481"/>
    <w:rsid w:val="00D754A3"/>
    <w:rsid w:val="00D755C4"/>
    <w:rsid w:val="00D75791"/>
    <w:rsid w:val="00D759FF"/>
    <w:rsid w:val="00D75AB1"/>
    <w:rsid w:val="00D75B25"/>
    <w:rsid w:val="00D75C94"/>
    <w:rsid w:val="00D75DD0"/>
    <w:rsid w:val="00D75E73"/>
    <w:rsid w:val="00D75FC1"/>
    <w:rsid w:val="00D76143"/>
    <w:rsid w:val="00D765DC"/>
    <w:rsid w:val="00D7664D"/>
    <w:rsid w:val="00D767D0"/>
    <w:rsid w:val="00D76A57"/>
    <w:rsid w:val="00D76A66"/>
    <w:rsid w:val="00D76A86"/>
    <w:rsid w:val="00D76CBB"/>
    <w:rsid w:val="00D76CCA"/>
    <w:rsid w:val="00D76CE8"/>
    <w:rsid w:val="00D76E35"/>
    <w:rsid w:val="00D76EDB"/>
    <w:rsid w:val="00D77613"/>
    <w:rsid w:val="00D776CB"/>
    <w:rsid w:val="00D77BE0"/>
    <w:rsid w:val="00D77CDE"/>
    <w:rsid w:val="00D77D02"/>
    <w:rsid w:val="00D77D48"/>
    <w:rsid w:val="00D77D6C"/>
    <w:rsid w:val="00D77F95"/>
    <w:rsid w:val="00D77F9D"/>
    <w:rsid w:val="00D801A1"/>
    <w:rsid w:val="00D8022A"/>
    <w:rsid w:val="00D804EA"/>
    <w:rsid w:val="00D808BB"/>
    <w:rsid w:val="00D8092D"/>
    <w:rsid w:val="00D80A1A"/>
    <w:rsid w:val="00D80B53"/>
    <w:rsid w:val="00D80C1E"/>
    <w:rsid w:val="00D80C57"/>
    <w:rsid w:val="00D80E84"/>
    <w:rsid w:val="00D80F64"/>
    <w:rsid w:val="00D81201"/>
    <w:rsid w:val="00D81600"/>
    <w:rsid w:val="00D817F4"/>
    <w:rsid w:val="00D819D1"/>
    <w:rsid w:val="00D81A5C"/>
    <w:rsid w:val="00D81BD3"/>
    <w:rsid w:val="00D81EF5"/>
    <w:rsid w:val="00D82202"/>
    <w:rsid w:val="00D82232"/>
    <w:rsid w:val="00D82456"/>
    <w:rsid w:val="00D824E9"/>
    <w:rsid w:val="00D825AF"/>
    <w:rsid w:val="00D82652"/>
    <w:rsid w:val="00D826BF"/>
    <w:rsid w:val="00D827FF"/>
    <w:rsid w:val="00D82ABD"/>
    <w:rsid w:val="00D82F5F"/>
    <w:rsid w:val="00D82F8E"/>
    <w:rsid w:val="00D82FB9"/>
    <w:rsid w:val="00D82FE3"/>
    <w:rsid w:val="00D835BE"/>
    <w:rsid w:val="00D83698"/>
    <w:rsid w:val="00D83815"/>
    <w:rsid w:val="00D83906"/>
    <w:rsid w:val="00D83A4B"/>
    <w:rsid w:val="00D83AA2"/>
    <w:rsid w:val="00D83BAB"/>
    <w:rsid w:val="00D83CD2"/>
    <w:rsid w:val="00D83CFB"/>
    <w:rsid w:val="00D83ECD"/>
    <w:rsid w:val="00D83F16"/>
    <w:rsid w:val="00D83F1F"/>
    <w:rsid w:val="00D83F7C"/>
    <w:rsid w:val="00D84036"/>
    <w:rsid w:val="00D842E0"/>
    <w:rsid w:val="00D8451C"/>
    <w:rsid w:val="00D84939"/>
    <w:rsid w:val="00D84B73"/>
    <w:rsid w:val="00D84EC0"/>
    <w:rsid w:val="00D84ED6"/>
    <w:rsid w:val="00D85199"/>
    <w:rsid w:val="00D85234"/>
    <w:rsid w:val="00D852F8"/>
    <w:rsid w:val="00D855FB"/>
    <w:rsid w:val="00D8574C"/>
    <w:rsid w:val="00D857DA"/>
    <w:rsid w:val="00D85DC0"/>
    <w:rsid w:val="00D85E32"/>
    <w:rsid w:val="00D860E7"/>
    <w:rsid w:val="00D86123"/>
    <w:rsid w:val="00D862E5"/>
    <w:rsid w:val="00D8660B"/>
    <w:rsid w:val="00D866FA"/>
    <w:rsid w:val="00D86705"/>
    <w:rsid w:val="00D86828"/>
    <w:rsid w:val="00D8693D"/>
    <w:rsid w:val="00D869A0"/>
    <w:rsid w:val="00D86BA3"/>
    <w:rsid w:val="00D86CC6"/>
    <w:rsid w:val="00D86CD0"/>
    <w:rsid w:val="00D86EA3"/>
    <w:rsid w:val="00D87035"/>
    <w:rsid w:val="00D871C7"/>
    <w:rsid w:val="00D8736A"/>
    <w:rsid w:val="00D87792"/>
    <w:rsid w:val="00D8786F"/>
    <w:rsid w:val="00D878DE"/>
    <w:rsid w:val="00D87A3E"/>
    <w:rsid w:val="00D87A67"/>
    <w:rsid w:val="00D87C46"/>
    <w:rsid w:val="00D87FCD"/>
    <w:rsid w:val="00D900E7"/>
    <w:rsid w:val="00D901D8"/>
    <w:rsid w:val="00D9039F"/>
    <w:rsid w:val="00D90539"/>
    <w:rsid w:val="00D9053D"/>
    <w:rsid w:val="00D908E6"/>
    <w:rsid w:val="00D909A4"/>
    <w:rsid w:val="00D909D3"/>
    <w:rsid w:val="00D90A65"/>
    <w:rsid w:val="00D90A9B"/>
    <w:rsid w:val="00D90AA7"/>
    <w:rsid w:val="00D90B71"/>
    <w:rsid w:val="00D90CF9"/>
    <w:rsid w:val="00D90F85"/>
    <w:rsid w:val="00D91045"/>
    <w:rsid w:val="00D91097"/>
    <w:rsid w:val="00D91183"/>
    <w:rsid w:val="00D911CA"/>
    <w:rsid w:val="00D912A4"/>
    <w:rsid w:val="00D916BC"/>
    <w:rsid w:val="00D9175E"/>
    <w:rsid w:val="00D91AB0"/>
    <w:rsid w:val="00D91B60"/>
    <w:rsid w:val="00D91CAC"/>
    <w:rsid w:val="00D91E25"/>
    <w:rsid w:val="00D92006"/>
    <w:rsid w:val="00D920BE"/>
    <w:rsid w:val="00D92286"/>
    <w:rsid w:val="00D922E4"/>
    <w:rsid w:val="00D92479"/>
    <w:rsid w:val="00D925B0"/>
    <w:rsid w:val="00D92661"/>
    <w:rsid w:val="00D926A6"/>
    <w:rsid w:val="00D92835"/>
    <w:rsid w:val="00D92851"/>
    <w:rsid w:val="00D928B3"/>
    <w:rsid w:val="00D92990"/>
    <w:rsid w:val="00D92A22"/>
    <w:rsid w:val="00D92A63"/>
    <w:rsid w:val="00D92AE4"/>
    <w:rsid w:val="00D92CCA"/>
    <w:rsid w:val="00D92D2A"/>
    <w:rsid w:val="00D92DF7"/>
    <w:rsid w:val="00D92E4B"/>
    <w:rsid w:val="00D93040"/>
    <w:rsid w:val="00D930CE"/>
    <w:rsid w:val="00D93134"/>
    <w:rsid w:val="00D93464"/>
    <w:rsid w:val="00D93AE1"/>
    <w:rsid w:val="00D93BD2"/>
    <w:rsid w:val="00D93C2B"/>
    <w:rsid w:val="00D93D1B"/>
    <w:rsid w:val="00D93D37"/>
    <w:rsid w:val="00D93D4E"/>
    <w:rsid w:val="00D93ECB"/>
    <w:rsid w:val="00D94062"/>
    <w:rsid w:val="00D941DF"/>
    <w:rsid w:val="00D9434D"/>
    <w:rsid w:val="00D943BD"/>
    <w:rsid w:val="00D94494"/>
    <w:rsid w:val="00D945F9"/>
    <w:rsid w:val="00D94658"/>
    <w:rsid w:val="00D94C31"/>
    <w:rsid w:val="00D94E18"/>
    <w:rsid w:val="00D94E87"/>
    <w:rsid w:val="00D94EA0"/>
    <w:rsid w:val="00D94EA5"/>
    <w:rsid w:val="00D94FC8"/>
    <w:rsid w:val="00D950A0"/>
    <w:rsid w:val="00D950CC"/>
    <w:rsid w:val="00D9515F"/>
    <w:rsid w:val="00D952DD"/>
    <w:rsid w:val="00D953C1"/>
    <w:rsid w:val="00D9582C"/>
    <w:rsid w:val="00D959BA"/>
    <w:rsid w:val="00D95B64"/>
    <w:rsid w:val="00D95D8F"/>
    <w:rsid w:val="00D960B3"/>
    <w:rsid w:val="00D963C8"/>
    <w:rsid w:val="00D9661A"/>
    <w:rsid w:val="00D96693"/>
    <w:rsid w:val="00D966F9"/>
    <w:rsid w:val="00D9697D"/>
    <w:rsid w:val="00D96BA8"/>
    <w:rsid w:val="00D96E41"/>
    <w:rsid w:val="00D96FDF"/>
    <w:rsid w:val="00D97003"/>
    <w:rsid w:val="00D971B6"/>
    <w:rsid w:val="00D97225"/>
    <w:rsid w:val="00D97457"/>
    <w:rsid w:val="00D974C9"/>
    <w:rsid w:val="00D9776C"/>
    <w:rsid w:val="00D977B6"/>
    <w:rsid w:val="00D97876"/>
    <w:rsid w:val="00D97877"/>
    <w:rsid w:val="00D97A3F"/>
    <w:rsid w:val="00D97C1C"/>
    <w:rsid w:val="00D97CE5"/>
    <w:rsid w:val="00D97D29"/>
    <w:rsid w:val="00D97DF9"/>
    <w:rsid w:val="00D97ED2"/>
    <w:rsid w:val="00D97FDC"/>
    <w:rsid w:val="00DA001A"/>
    <w:rsid w:val="00DA0045"/>
    <w:rsid w:val="00DA0068"/>
    <w:rsid w:val="00DA01B4"/>
    <w:rsid w:val="00DA02F4"/>
    <w:rsid w:val="00DA0359"/>
    <w:rsid w:val="00DA0569"/>
    <w:rsid w:val="00DA0585"/>
    <w:rsid w:val="00DA0776"/>
    <w:rsid w:val="00DA084A"/>
    <w:rsid w:val="00DA088B"/>
    <w:rsid w:val="00DA0B54"/>
    <w:rsid w:val="00DA0B6A"/>
    <w:rsid w:val="00DA0CE7"/>
    <w:rsid w:val="00DA0DD8"/>
    <w:rsid w:val="00DA1082"/>
    <w:rsid w:val="00DA1136"/>
    <w:rsid w:val="00DA119E"/>
    <w:rsid w:val="00DA12F6"/>
    <w:rsid w:val="00DA1467"/>
    <w:rsid w:val="00DA14CF"/>
    <w:rsid w:val="00DA1516"/>
    <w:rsid w:val="00DA1554"/>
    <w:rsid w:val="00DA1584"/>
    <w:rsid w:val="00DA18B6"/>
    <w:rsid w:val="00DA19AF"/>
    <w:rsid w:val="00DA1AC6"/>
    <w:rsid w:val="00DA1BAA"/>
    <w:rsid w:val="00DA1BAD"/>
    <w:rsid w:val="00DA1BBE"/>
    <w:rsid w:val="00DA1D86"/>
    <w:rsid w:val="00DA1E72"/>
    <w:rsid w:val="00DA222D"/>
    <w:rsid w:val="00DA2231"/>
    <w:rsid w:val="00DA229F"/>
    <w:rsid w:val="00DA24BA"/>
    <w:rsid w:val="00DA2936"/>
    <w:rsid w:val="00DA2AB2"/>
    <w:rsid w:val="00DA2ABF"/>
    <w:rsid w:val="00DA2C90"/>
    <w:rsid w:val="00DA2D82"/>
    <w:rsid w:val="00DA2DAB"/>
    <w:rsid w:val="00DA2ED2"/>
    <w:rsid w:val="00DA331A"/>
    <w:rsid w:val="00DA3375"/>
    <w:rsid w:val="00DA342C"/>
    <w:rsid w:val="00DA368F"/>
    <w:rsid w:val="00DA3696"/>
    <w:rsid w:val="00DA36FB"/>
    <w:rsid w:val="00DA38D6"/>
    <w:rsid w:val="00DA38D9"/>
    <w:rsid w:val="00DA39F3"/>
    <w:rsid w:val="00DA3A99"/>
    <w:rsid w:val="00DA3B23"/>
    <w:rsid w:val="00DA3E87"/>
    <w:rsid w:val="00DA3ECB"/>
    <w:rsid w:val="00DA40FF"/>
    <w:rsid w:val="00DA413B"/>
    <w:rsid w:val="00DA43B1"/>
    <w:rsid w:val="00DA46E2"/>
    <w:rsid w:val="00DA481C"/>
    <w:rsid w:val="00DA48E8"/>
    <w:rsid w:val="00DA4A4E"/>
    <w:rsid w:val="00DA4B27"/>
    <w:rsid w:val="00DA4B82"/>
    <w:rsid w:val="00DA4C60"/>
    <w:rsid w:val="00DA4CFA"/>
    <w:rsid w:val="00DA4EB8"/>
    <w:rsid w:val="00DA4EBF"/>
    <w:rsid w:val="00DA500B"/>
    <w:rsid w:val="00DA50E4"/>
    <w:rsid w:val="00DA5189"/>
    <w:rsid w:val="00DA51C0"/>
    <w:rsid w:val="00DA53EC"/>
    <w:rsid w:val="00DA5412"/>
    <w:rsid w:val="00DA54CD"/>
    <w:rsid w:val="00DA55AF"/>
    <w:rsid w:val="00DA568E"/>
    <w:rsid w:val="00DA56F5"/>
    <w:rsid w:val="00DA57EB"/>
    <w:rsid w:val="00DA587F"/>
    <w:rsid w:val="00DA5A68"/>
    <w:rsid w:val="00DA5ABB"/>
    <w:rsid w:val="00DA5AD9"/>
    <w:rsid w:val="00DA5B54"/>
    <w:rsid w:val="00DA5B99"/>
    <w:rsid w:val="00DA5D0C"/>
    <w:rsid w:val="00DA5D5B"/>
    <w:rsid w:val="00DA5E1E"/>
    <w:rsid w:val="00DA607B"/>
    <w:rsid w:val="00DA63EE"/>
    <w:rsid w:val="00DA6406"/>
    <w:rsid w:val="00DA6565"/>
    <w:rsid w:val="00DA65B3"/>
    <w:rsid w:val="00DA6681"/>
    <w:rsid w:val="00DA67CE"/>
    <w:rsid w:val="00DA687B"/>
    <w:rsid w:val="00DA689F"/>
    <w:rsid w:val="00DA6986"/>
    <w:rsid w:val="00DA6BC9"/>
    <w:rsid w:val="00DA6C45"/>
    <w:rsid w:val="00DA6CFD"/>
    <w:rsid w:val="00DA6D62"/>
    <w:rsid w:val="00DA6EE9"/>
    <w:rsid w:val="00DA7100"/>
    <w:rsid w:val="00DA717B"/>
    <w:rsid w:val="00DA7298"/>
    <w:rsid w:val="00DA72B9"/>
    <w:rsid w:val="00DA7407"/>
    <w:rsid w:val="00DA7711"/>
    <w:rsid w:val="00DA788B"/>
    <w:rsid w:val="00DA79D8"/>
    <w:rsid w:val="00DA7BD1"/>
    <w:rsid w:val="00DA7E79"/>
    <w:rsid w:val="00DA7F61"/>
    <w:rsid w:val="00DB017F"/>
    <w:rsid w:val="00DB020D"/>
    <w:rsid w:val="00DB0341"/>
    <w:rsid w:val="00DB0363"/>
    <w:rsid w:val="00DB047B"/>
    <w:rsid w:val="00DB0521"/>
    <w:rsid w:val="00DB06C9"/>
    <w:rsid w:val="00DB06FD"/>
    <w:rsid w:val="00DB077B"/>
    <w:rsid w:val="00DB0BAB"/>
    <w:rsid w:val="00DB0DEF"/>
    <w:rsid w:val="00DB0E16"/>
    <w:rsid w:val="00DB12B8"/>
    <w:rsid w:val="00DB17E3"/>
    <w:rsid w:val="00DB1AAF"/>
    <w:rsid w:val="00DB1B55"/>
    <w:rsid w:val="00DB1FA5"/>
    <w:rsid w:val="00DB209C"/>
    <w:rsid w:val="00DB20E8"/>
    <w:rsid w:val="00DB221B"/>
    <w:rsid w:val="00DB2454"/>
    <w:rsid w:val="00DB26EE"/>
    <w:rsid w:val="00DB290C"/>
    <w:rsid w:val="00DB29FD"/>
    <w:rsid w:val="00DB2BA3"/>
    <w:rsid w:val="00DB2DAF"/>
    <w:rsid w:val="00DB2F32"/>
    <w:rsid w:val="00DB3199"/>
    <w:rsid w:val="00DB32B6"/>
    <w:rsid w:val="00DB3706"/>
    <w:rsid w:val="00DB375B"/>
    <w:rsid w:val="00DB386D"/>
    <w:rsid w:val="00DB38CE"/>
    <w:rsid w:val="00DB398C"/>
    <w:rsid w:val="00DB3B88"/>
    <w:rsid w:val="00DB3D5A"/>
    <w:rsid w:val="00DB3F8A"/>
    <w:rsid w:val="00DB410C"/>
    <w:rsid w:val="00DB4118"/>
    <w:rsid w:val="00DB423F"/>
    <w:rsid w:val="00DB42B2"/>
    <w:rsid w:val="00DB42F6"/>
    <w:rsid w:val="00DB438A"/>
    <w:rsid w:val="00DB45EA"/>
    <w:rsid w:val="00DB482D"/>
    <w:rsid w:val="00DB48F9"/>
    <w:rsid w:val="00DB4933"/>
    <w:rsid w:val="00DB4975"/>
    <w:rsid w:val="00DB49EE"/>
    <w:rsid w:val="00DB4ADD"/>
    <w:rsid w:val="00DB4B06"/>
    <w:rsid w:val="00DB4BC3"/>
    <w:rsid w:val="00DB4F09"/>
    <w:rsid w:val="00DB4F41"/>
    <w:rsid w:val="00DB5196"/>
    <w:rsid w:val="00DB51F6"/>
    <w:rsid w:val="00DB55BB"/>
    <w:rsid w:val="00DB5638"/>
    <w:rsid w:val="00DB597D"/>
    <w:rsid w:val="00DB5D99"/>
    <w:rsid w:val="00DB5ECB"/>
    <w:rsid w:val="00DB5EF2"/>
    <w:rsid w:val="00DB5F4D"/>
    <w:rsid w:val="00DB61BB"/>
    <w:rsid w:val="00DB61DE"/>
    <w:rsid w:val="00DB6308"/>
    <w:rsid w:val="00DB6516"/>
    <w:rsid w:val="00DB653E"/>
    <w:rsid w:val="00DB68E3"/>
    <w:rsid w:val="00DB690C"/>
    <w:rsid w:val="00DB6953"/>
    <w:rsid w:val="00DB6A44"/>
    <w:rsid w:val="00DB6CE7"/>
    <w:rsid w:val="00DB6DC9"/>
    <w:rsid w:val="00DB6DDE"/>
    <w:rsid w:val="00DB6E0E"/>
    <w:rsid w:val="00DB7192"/>
    <w:rsid w:val="00DB7407"/>
    <w:rsid w:val="00DB758A"/>
    <w:rsid w:val="00DB78C6"/>
    <w:rsid w:val="00DB79CF"/>
    <w:rsid w:val="00DB79DF"/>
    <w:rsid w:val="00DB7E72"/>
    <w:rsid w:val="00DC004B"/>
    <w:rsid w:val="00DC00E4"/>
    <w:rsid w:val="00DC0151"/>
    <w:rsid w:val="00DC01E2"/>
    <w:rsid w:val="00DC032F"/>
    <w:rsid w:val="00DC03A0"/>
    <w:rsid w:val="00DC05FA"/>
    <w:rsid w:val="00DC072A"/>
    <w:rsid w:val="00DC0C88"/>
    <w:rsid w:val="00DC0FA7"/>
    <w:rsid w:val="00DC1188"/>
    <w:rsid w:val="00DC1231"/>
    <w:rsid w:val="00DC1273"/>
    <w:rsid w:val="00DC17D8"/>
    <w:rsid w:val="00DC1B69"/>
    <w:rsid w:val="00DC1BC0"/>
    <w:rsid w:val="00DC1C93"/>
    <w:rsid w:val="00DC1EC1"/>
    <w:rsid w:val="00DC1F0F"/>
    <w:rsid w:val="00DC239E"/>
    <w:rsid w:val="00DC23DE"/>
    <w:rsid w:val="00DC2413"/>
    <w:rsid w:val="00DC2483"/>
    <w:rsid w:val="00DC2599"/>
    <w:rsid w:val="00DC29FA"/>
    <w:rsid w:val="00DC2B21"/>
    <w:rsid w:val="00DC2ECC"/>
    <w:rsid w:val="00DC330F"/>
    <w:rsid w:val="00DC358E"/>
    <w:rsid w:val="00DC361D"/>
    <w:rsid w:val="00DC38AF"/>
    <w:rsid w:val="00DC39CE"/>
    <w:rsid w:val="00DC3A62"/>
    <w:rsid w:val="00DC3EAA"/>
    <w:rsid w:val="00DC3F70"/>
    <w:rsid w:val="00DC40D0"/>
    <w:rsid w:val="00DC4227"/>
    <w:rsid w:val="00DC4540"/>
    <w:rsid w:val="00DC45E8"/>
    <w:rsid w:val="00DC4627"/>
    <w:rsid w:val="00DC469F"/>
    <w:rsid w:val="00DC4731"/>
    <w:rsid w:val="00DC47EC"/>
    <w:rsid w:val="00DC49A8"/>
    <w:rsid w:val="00DC4F8B"/>
    <w:rsid w:val="00DC50D8"/>
    <w:rsid w:val="00DC5116"/>
    <w:rsid w:val="00DC51C9"/>
    <w:rsid w:val="00DC525E"/>
    <w:rsid w:val="00DC54BA"/>
    <w:rsid w:val="00DC54D4"/>
    <w:rsid w:val="00DC572D"/>
    <w:rsid w:val="00DC57A6"/>
    <w:rsid w:val="00DC5B5D"/>
    <w:rsid w:val="00DC612A"/>
    <w:rsid w:val="00DC6325"/>
    <w:rsid w:val="00DC6348"/>
    <w:rsid w:val="00DC6480"/>
    <w:rsid w:val="00DC667E"/>
    <w:rsid w:val="00DC6766"/>
    <w:rsid w:val="00DC6867"/>
    <w:rsid w:val="00DC69DD"/>
    <w:rsid w:val="00DC6C47"/>
    <w:rsid w:val="00DC6CFB"/>
    <w:rsid w:val="00DC6D26"/>
    <w:rsid w:val="00DC6D78"/>
    <w:rsid w:val="00DC6E0C"/>
    <w:rsid w:val="00DC6E65"/>
    <w:rsid w:val="00DC70C8"/>
    <w:rsid w:val="00DC723B"/>
    <w:rsid w:val="00DC7347"/>
    <w:rsid w:val="00DC7382"/>
    <w:rsid w:val="00DC7514"/>
    <w:rsid w:val="00DC7778"/>
    <w:rsid w:val="00DC7B27"/>
    <w:rsid w:val="00DC7B9A"/>
    <w:rsid w:val="00DC7BBB"/>
    <w:rsid w:val="00DC7D02"/>
    <w:rsid w:val="00DC7D63"/>
    <w:rsid w:val="00DC7DEB"/>
    <w:rsid w:val="00DC7F0B"/>
    <w:rsid w:val="00DC7F25"/>
    <w:rsid w:val="00DD0188"/>
    <w:rsid w:val="00DD050A"/>
    <w:rsid w:val="00DD053C"/>
    <w:rsid w:val="00DD05F9"/>
    <w:rsid w:val="00DD072D"/>
    <w:rsid w:val="00DD0914"/>
    <w:rsid w:val="00DD0B7F"/>
    <w:rsid w:val="00DD0BB3"/>
    <w:rsid w:val="00DD0BED"/>
    <w:rsid w:val="00DD13D2"/>
    <w:rsid w:val="00DD148A"/>
    <w:rsid w:val="00DD14FA"/>
    <w:rsid w:val="00DD1539"/>
    <w:rsid w:val="00DD1622"/>
    <w:rsid w:val="00DD179A"/>
    <w:rsid w:val="00DD187F"/>
    <w:rsid w:val="00DD1898"/>
    <w:rsid w:val="00DD18B5"/>
    <w:rsid w:val="00DD1B8D"/>
    <w:rsid w:val="00DD1C10"/>
    <w:rsid w:val="00DD1C59"/>
    <w:rsid w:val="00DD1D58"/>
    <w:rsid w:val="00DD1EB6"/>
    <w:rsid w:val="00DD1F59"/>
    <w:rsid w:val="00DD1F7D"/>
    <w:rsid w:val="00DD22E2"/>
    <w:rsid w:val="00DD27AE"/>
    <w:rsid w:val="00DD2CDA"/>
    <w:rsid w:val="00DD2E76"/>
    <w:rsid w:val="00DD2EDB"/>
    <w:rsid w:val="00DD342A"/>
    <w:rsid w:val="00DD3735"/>
    <w:rsid w:val="00DD3736"/>
    <w:rsid w:val="00DD44C3"/>
    <w:rsid w:val="00DD45EE"/>
    <w:rsid w:val="00DD4641"/>
    <w:rsid w:val="00DD476E"/>
    <w:rsid w:val="00DD4B85"/>
    <w:rsid w:val="00DD4F8C"/>
    <w:rsid w:val="00DD5092"/>
    <w:rsid w:val="00DD5226"/>
    <w:rsid w:val="00DD5418"/>
    <w:rsid w:val="00DD5421"/>
    <w:rsid w:val="00DD544B"/>
    <w:rsid w:val="00DD571C"/>
    <w:rsid w:val="00DD577C"/>
    <w:rsid w:val="00DD5859"/>
    <w:rsid w:val="00DD594F"/>
    <w:rsid w:val="00DD595A"/>
    <w:rsid w:val="00DD5A01"/>
    <w:rsid w:val="00DD5AAA"/>
    <w:rsid w:val="00DD5F50"/>
    <w:rsid w:val="00DD5FEB"/>
    <w:rsid w:val="00DD6558"/>
    <w:rsid w:val="00DD676C"/>
    <w:rsid w:val="00DD68B5"/>
    <w:rsid w:val="00DD6A22"/>
    <w:rsid w:val="00DD6AF3"/>
    <w:rsid w:val="00DD6B64"/>
    <w:rsid w:val="00DD6C34"/>
    <w:rsid w:val="00DD708D"/>
    <w:rsid w:val="00DD712F"/>
    <w:rsid w:val="00DD71C5"/>
    <w:rsid w:val="00DD74FB"/>
    <w:rsid w:val="00DD7626"/>
    <w:rsid w:val="00DD76D3"/>
    <w:rsid w:val="00DD781F"/>
    <w:rsid w:val="00DD7BA9"/>
    <w:rsid w:val="00DD7C21"/>
    <w:rsid w:val="00DD7D2A"/>
    <w:rsid w:val="00DD7D87"/>
    <w:rsid w:val="00DD7EA0"/>
    <w:rsid w:val="00DD7EA3"/>
    <w:rsid w:val="00DE041D"/>
    <w:rsid w:val="00DE04FB"/>
    <w:rsid w:val="00DE05CF"/>
    <w:rsid w:val="00DE05F5"/>
    <w:rsid w:val="00DE0650"/>
    <w:rsid w:val="00DE09E6"/>
    <w:rsid w:val="00DE0B22"/>
    <w:rsid w:val="00DE0BCF"/>
    <w:rsid w:val="00DE0BDA"/>
    <w:rsid w:val="00DE0C11"/>
    <w:rsid w:val="00DE0E1A"/>
    <w:rsid w:val="00DE1016"/>
    <w:rsid w:val="00DE11A7"/>
    <w:rsid w:val="00DE1475"/>
    <w:rsid w:val="00DE1869"/>
    <w:rsid w:val="00DE194B"/>
    <w:rsid w:val="00DE1AB4"/>
    <w:rsid w:val="00DE1B29"/>
    <w:rsid w:val="00DE1D1A"/>
    <w:rsid w:val="00DE208A"/>
    <w:rsid w:val="00DE220F"/>
    <w:rsid w:val="00DE2573"/>
    <w:rsid w:val="00DE259F"/>
    <w:rsid w:val="00DE264E"/>
    <w:rsid w:val="00DE2808"/>
    <w:rsid w:val="00DE2AF4"/>
    <w:rsid w:val="00DE2F67"/>
    <w:rsid w:val="00DE2FC7"/>
    <w:rsid w:val="00DE2FDD"/>
    <w:rsid w:val="00DE3036"/>
    <w:rsid w:val="00DE31CF"/>
    <w:rsid w:val="00DE342D"/>
    <w:rsid w:val="00DE379D"/>
    <w:rsid w:val="00DE382B"/>
    <w:rsid w:val="00DE38C0"/>
    <w:rsid w:val="00DE39BE"/>
    <w:rsid w:val="00DE3B6A"/>
    <w:rsid w:val="00DE3BD6"/>
    <w:rsid w:val="00DE3BE5"/>
    <w:rsid w:val="00DE3CAB"/>
    <w:rsid w:val="00DE4317"/>
    <w:rsid w:val="00DE4351"/>
    <w:rsid w:val="00DE45D5"/>
    <w:rsid w:val="00DE4653"/>
    <w:rsid w:val="00DE495E"/>
    <w:rsid w:val="00DE49EE"/>
    <w:rsid w:val="00DE4F83"/>
    <w:rsid w:val="00DE51C5"/>
    <w:rsid w:val="00DE5226"/>
    <w:rsid w:val="00DE5723"/>
    <w:rsid w:val="00DE58E0"/>
    <w:rsid w:val="00DE594C"/>
    <w:rsid w:val="00DE5A02"/>
    <w:rsid w:val="00DE5CC3"/>
    <w:rsid w:val="00DE5D9D"/>
    <w:rsid w:val="00DE6030"/>
    <w:rsid w:val="00DE6106"/>
    <w:rsid w:val="00DE6135"/>
    <w:rsid w:val="00DE615F"/>
    <w:rsid w:val="00DE6186"/>
    <w:rsid w:val="00DE622C"/>
    <w:rsid w:val="00DE64E5"/>
    <w:rsid w:val="00DE6645"/>
    <w:rsid w:val="00DE6674"/>
    <w:rsid w:val="00DE68E9"/>
    <w:rsid w:val="00DE68EE"/>
    <w:rsid w:val="00DE6ABF"/>
    <w:rsid w:val="00DE6B5A"/>
    <w:rsid w:val="00DE6C63"/>
    <w:rsid w:val="00DE6CAF"/>
    <w:rsid w:val="00DE6D70"/>
    <w:rsid w:val="00DE6ECA"/>
    <w:rsid w:val="00DE6ED9"/>
    <w:rsid w:val="00DE6EE8"/>
    <w:rsid w:val="00DE7304"/>
    <w:rsid w:val="00DE7408"/>
    <w:rsid w:val="00DE779D"/>
    <w:rsid w:val="00DE77EE"/>
    <w:rsid w:val="00DE7997"/>
    <w:rsid w:val="00DE79CF"/>
    <w:rsid w:val="00DE79F5"/>
    <w:rsid w:val="00DE7B8D"/>
    <w:rsid w:val="00DE7BAF"/>
    <w:rsid w:val="00DE7C7D"/>
    <w:rsid w:val="00DE7D87"/>
    <w:rsid w:val="00DE7E07"/>
    <w:rsid w:val="00DE7E1C"/>
    <w:rsid w:val="00DE7E51"/>
    <w:rsid w:val="00DE7F46"/>
    <w:rsid w:val="00DE7FD5"/>
    <w:rsid w:val="00DF01AA"/>
    <w:rsid w:val="00DF0217"/>
    <w:rsid w:val="00DF046F"/>
    <w:rsid w:val="00DF04A6"/>
    <w:rsid w:val="00DF0586"/>
    <w:rsid w:val="00DF05CA"/>
    <w:rsid w:val="00DF0656"/>
    <w:rsid w:val="00DF06A7"/>
    <w:rsid w:val="00DF0B48"/>
    <w:rsid w:val="00DF0BDA"/>
    <w:rsid w:val="00DF0C0C"/>
    <w:rsid w:val="00DF0C1B"/>
    <w:rsid w:val="00DF0CA4"/>
    <w:rsid w:val="00DF0CBC"/>
    <w:rsid w:val="00DF0DF5"/>
    <w:rsid w:val="00DF0E84"/>
    <w:rsid w:val="00DF0FCB"/>
    <w:rsid w:val="00DF114A"/>
    <w:rsid w:val="00DF1497"/>
    <w:rsid w:val="00DF14B4"/>
    <w:rsid w:val="00DF157C"/>
    <w:rsid w:val="00DF1613"/>
    <w:rsid w:val="00DF1950"/>
    <w:rsid w:val="00DF1A31"/>
    <w:rsid w:val="00DF1AC2"/>
    <w:rsid w:val="00DF1B05"/>
    <w:rsid w:val="00DF1D2E"/>
    <w:rsid w:val="00DF1E52"/>
    <w:rsid w:val="00DF20D8"/>
    <w:rsid w:val="00DF212A"/>
    <w:rsid w:val="00DF219D"/>
    <w:rsid w:val="00DF21CB"/>
    <w:rsid w:val="00DF239C"/>
    <w:rsid w:val="00DF2501"/>
    <w:rsid w:val="00DF257A"/>
    <w:rsid w:val="00DF2585"/>
    <w:rsid w:val="00DF26E9"/>
    <w:rsid w:val="00DF2B83"/>
    <w:rsid w:val="00DF2CAF"/>
    <w:rsid w:val="00DF2D28"/>
    <w:rsid w:val="00DF2DC7"/>
    <w:rsid w:val="00DF2FAA"/>
    <w:rsid w:val="00DF30A2"/>
    <w:rsid w:val="00DF30DF"/>
    <w:rsid w:val="00DF329D"/>
    <w:rsid w:val="00DF33C4"/>
    <w:rsid w:val="00DF34D7"/>
    <w:rsid w:val="00DF3AA6"/>
    <w:rsid w:val="00DF3D06"/>
    <w:rsid w:val="00DF40A7"/>
    <w:rsid w:val="00DF41BC"/>
    <w:rsid w:val="00DF42CF"/>
    <w:rsid w:val="00DF43ED"/>
    <w:rsid w:val="00DF4534"/>
    <w:rsid w:val="00DF465E"/>
    <w:rsid w:val="00DF4794"/>
    <w:rsid w:val="00DF48F2"/>
    <w:rsid w:val="00DF4B6C"/>
    <w:rsid w:val="00DF4BB2"/>
    <w:rsid w:val="00DF4C71"/>
    <w:rsid w:val="00DF5011"/>
    <w:rsid w:val="00DF507A"/>
    <w:rsid w:val="00DF5A98"/>
    <w:rsid w:val="00DF5ABD"/>
    <w:rsid w:val="00DF5B12"/>
    <w:rsid w:val="00DF5B36"/>
    <w:rsid w:val="00DF5C19"/>
    <w:rsid w:val="00DF5CA6"/>
    <w:rsid w:val="00DF5CE6"/>
    <w:rsid w:val="00DF5D04"/>
    <w:rsid w:val="00DF5E25"/>
    <w:rsid w:val="00DF5E6A"/>
    <w:rsid w:val="00DF5EB6"/>
    <w:rsid w:val="00DF5ECA"/>
    <w:rsid w:val="00DF5FDE"/>
    <w:rsid w:val="00DF648A"/>
    <w:rsid w:val="00DF65B6"/>
    <w:rsid w:val="00DF65F9"/>
    <w:rsid w:val="00DF6A87"/>
    <w:rsid w:val="00DF6AAF"/>
    <w:rsid w:val="00DF6D77"/>
    <w:rsid w:val="00DF6F25"/>
    <w:rsid w:val="00DF7229"/>
    <w:rsid w:val="00DF73C6"/>
    <w:rsid w:val="00DF75EC"/>
    <w:rsid w:val="00DF77A2"/>
    <w:rsid w:val="00DF799F"/>
    <w:rsid w:val="00DF7A40"/>
    <w:rsid w:val="00DF7BE2"/>
    <w:rsid w:val="00DF7C35"/>
    <w:rsid w:val="00DF7D72"/>
    <w:rsid w:val="00DF7E54"/>
    <w:rsid w:val="00E0010D"/>
    <w:rsid w:val="00E0090B"/>
    <w:rsid w:val="00E00B7B"/>
    <w:rsid w:val="00E00D0B"/>
    <w:rsid w:val="00E00D93"/>
    <w:rsid w:val="00E00DF9"/>
    <w:rsid w:val="00E00E41"/>
    <w:rsid w:val="00E00E6F"/>
    <w:rsid w:val="00E00ED9"/>
    <w:rsid w:val="00E00F2E"/>
    <w:rsid w:val="00E010FC"/>
    <w:rsid w:val="00E011A4"/>
    <w:rsid w:val="00E011A6"/>
    <w:rsid w:val="00E01311"/>
    <w:rsid w:val="00E01403"/>
    <w:rsid w:val="00E0143C"/>
    <w:rsid w:val="00E016AE"/>
    <w:rsid w:val="00E01A20"/>
    <w:rsid w:val="00E01DD6"/>
    <w:rsid w:val="00E020E7"/>
    <w:rsid w:val="00E0221A"/>
    <w:rsid w:val="00E02393"/>
    <w:rsid w:val="00E023D4"/>
    <w:rsid w:val="00E02573"/>
    <w:rsid w:val="00E0262D"/>
    <w:rsid w:val="00E02634"/>
    <w:rsid w:val="00E02856"/>
    <w:rsid w:val="00E02871"/>
    <w:rsid w:val="00E028AD"/>
    <w:rsid w:val="00E02907"/>
    <w:rsid w:val="00E02A29"/>
    <w:rsid w:val="00E02C5D"/>
    <w:rsid w:val="00E02CC9"/>
    <w:rsid w:val="00E02FCD"/>
    <w:rsid w:val="00E02FEC"/>
    <w:rsid w:val="00E03007"/>
    <w:rsid w:val="00E0304A"/>
    <w:rsid w:val="00E033B5"/>
    <w:rsid w:val="00E034B0"/>
    <w:rsid w:val="00E034C4"/>
    <w:rsid w:val="00E036FD"/>
    <w:rsid w:val="00E0376A"/>
    <w:rsid w:val="00E038E1"/>
    <w:rsid w:val="00E038FA"/>
    <w:rsid w:val="00E03A15"/>
    <w:rsid w:val="00E03A74"/>
    <w:rsid w:val="00E03A80"/>
    <w:rsid w:val="00E03AA4"/>
    <w:rsid w:val="00E03B72"/>
    <w:rsid w:val="00E03ED1"/>
    <w:rsid w:val="00E04059"/>
    <w:rsid w:val="00E040F7"/>
    <w:rsid w:val="00E04121"/>
    <w:rsid w:val="00E04144"/>
    <w:rsid w:val="00E041F2"/>
    <w:rsid w:val="00E042E4"/>
    <w:rsid w:val="00E0432C"/>
    <w:rsid w:val="00E04391"/>
    <w:rsid w:val="00E043D3"/>
    <w:rsid w:val="00E04613"/>
    <w:rsid w:val="00E04674"/>
    <w:rsid w:val="00E046B7"/>
    <w:rsid w:val="00E046C5"/>
    <w:rsid w:val="00E0470C"/>
    <w:rsid w:val="00E04A53"/>
    <w:rsid w:val="00E04B6E"/>
    <w:rsid w:val="00E04BF5"/>
    <w:rsid w:val="00E04DE2"/>
    <w:rsid w:val="00E04E42"/>
    <w:rsid w:val="00E05180"/>
    <w:rsid w:val="00E0523F"/>
    <w:rsid w:val="00E05512"/>
    <w:rsid w:val="00E055AE"/>
    <w:rsid w:val="00E0574A"/>
    <w:rsid w:val="00E058F4"/>
    <w:rsid w:val="00E05CE3"/>
    <w:rsid w:val="00E05CF6"/>
    <w:rsid w:val="00E05F50"/>
    <w:rsid w:val="00E062C9"/>
    <w:rsid w:val="00E06449"/>
    <w:rsid w:val="00E064E4"/>
    <w:rsid w:val="00E065EA"/>
    <w:rsid w:val="00E066D3"/>
    <w:rsid w:val="00E06AE0"/>
    <w:rsid w:val="00E06E53"/>
    <w:rsid w:val="00E06E8D"/>
    <w:rsid w:val="00E06ED4"/>
    <w:rsid w:val="00E07131"/>
    <w:rsid w:val="00E07316"/>
    <w:rsid w:val="00E07320"/>
    <w:rsid w:val="00E07333"/>
    <w:rsid w:val="00E074F5"/>
    <w:rsid w:val="00E0755C"/>
    <w:rsid w:val="00E075C0"/>
    <w:rsid w:val="00E075D0"/>
    <w:rsid w:val="00E079DD"/>
    <w:rsid w:val="00E07B21"/>
    <w:rsid w:val="00E07CE4"/>
    <w:rsid w:val="00E07D20"/>
    <w:rsid w:val="00E07E52"/>
    <w:rsid w:val="00E07E70"/>
    <w:rsid w:val="00E07EB4"/>
    <w:rsid w:val="00E10018"/>
    <w:rsid w:val="00E1015B"/>
    <w:rsid w:val="00E10223"/>
    <w:rsid w:val="00E10509"/>
    <w:rsid w:val="00E10770"/>
    <w:rsid w:val="00E10941"/>
    <w:rsid w:val="00E10A73"/>
    <w:rsid w:val="00E10B5D"/>
    <w:rsid w:val="00E11072"/>
    <w:rsid w:val="00E110B6"/>
    <w:rsid w:val="00E11146"/>
    <w:rsid w:val="00E112BB"/>
    <w:rsid w:val="00E11348"/>
    <w:rsid w:val="00E113FB"/>
    <w:rsid w:val="00E11400"/>
    <w:rsid w:val="00E1145F"/>
    <w:rsid w:val="00E114B5"/>
    <w:rsid w:val="00E114E9"/>
    <w:rsid w:val="00E1154C"/>
    <w:rsid w:val="00E11A6C"/>
    <w:rsid w:val="00E11C18"/>
    <w:rsid w:val="00E11D02"/>
    <w:rsid w:val="00E11DD2"/>
    <w:rsid w:val="00E12096"/>
    <w:rsid w:val="00E120D8"/>
    <w:rsid w:val="00E121DC"/>
    <w:rsid w:val="00E12483"/>
    <w:rsid w:val="00E1289D"/>
    <w:rsid w:val="00E12AC6"/>
    <w:rsid w:val="00E12B52"/>
    <w:rsid w:val="00E12BE2"/>
    <w:rsid w:val="00E12C6E"/>
    <w:rsid w:val="00E12F09"/>
    <w:rsid w:val="00E1310D"/>
    <w:rsid w:val="00E131DA"/>
    <w:rsid w:val="00E134E0"/>
    <w:rsid w:val="00E134FA"/>
    <w:rsid w:val="00E13698"/>
    <w:rsid w:val="00E1377B"/>
    <w:rsid w:val="00E137E9"/>
    <w:rsid w:val="00E139E1"/>
    <w:rsid w:val="00E139F4"/>
    <w:rsid w:val="00E13A6F"/>
    <w:rsid w:val="00E13C92"/>
    <w:rsid w:val="00E13D31"/>
    <w:rsid w:val="00E13DC4"/>
    <w:rsid w:val="00E13EB7"/>
    <w:rsid w:val="00E1430E"/>
    <w:rsid w:val="00E14380"/>
    <w:rsid w:val="00E145BB"/>
    <w:rsid w:val="00E145EF"/>
    <w:rsid w:val="00E148FC"/>
    <w:rsid w:val="00E14910"/>
    <w:rsid w:val="00E149C2"/>
    <w:rsid w:val="00E14B99"/>
    <w:rsid w:val="00E14C13"/>
    <w:rsid w:val="00E14CAC"/>
    <w:rsid w:val="00E14ECA"/>
    <w:rsid w:val="00E14F5F"/>
    <w:rsid w:val="00E15025"/>
    <w:rsid w:val="00E15455"/>
    <w:rsid w:val="00E15482"/>
    <w:rsid w:val="00E156A7"/>
    <w:rsid w:val="00E15745"/>
    <w:rsid w:val="00E15931"/>
    <w:rsid w:val="00E159E2"/>
    <w:rsid w:val="00E15C5F"/>
    <w:rsid w:val="00E15D45"/>
    <w:rsid w:val="00E15EAD"/>
    <w:rsid w:val="00E15EBD"/>
    <w:rsid w:val="00E15F2C"/>
    <w:rsid w:val="00E15FA5"/>
    <w:rsid w:val="00E16049"/>
    <w:rsid w:val="00E16157"/>
    <w:rsid w:val="00E1635B"/>
    <w:rsid w:val="00E16366"/>
    <w:rsid w:val="00E1661C"/>
    <w:rsid w:val="00E16671"/>
    <w:rsid w:val="00E16719"/>
    <w:rsid w:val="00E169B0"/>
    <w:rsid w:val="00E16C34"/>
    <w:rsid w:val="00E16C4B"/>
    <w:rsid w:val="00E16C5C"/>
    <w:rsid w:val="00E16CFB"/>
    <w:rsid w:val="00E16E5A"/>
    <w:rsid w:val="00E16EA1"/>
    <w:rsid w:val="00E16F28"/>
    <w:rsid w:val="00E1733D"/>
    <w:rsid w:val="00E174DD"/>
    <w:rsid w:val="00E175B6"/>
    <w:rsid w:val="00E17695"/>
    <w:rsid w:val="00E176E4"/>
    <w:rsid w:val="00E17952"/>
    <w:rsid w:val="00E17AF2"/>
    <w:rsid w:val="00E17AF6"/>
    <w:rsid w:val="00E17B31"/>
    <w:rsid w:val="00E17C35"/>
    <w:rsid w:val="00E17CFB"/>
    <w:rsid w:val="00E17DE5"/>
    <w:rsid w:val="00E20032"/>
    <w:rsid w:val="00E200EC"/>
    <w:rsid w:val="00E20260"/>
    <w:rsid w:val="00E2049B"/>
    <w:rsid w:val="00E206D7"/>
    <w:rsid w:val="00E20A11"/>
    <w:rsid w:val="00E20A28"/>
    <w:rsid w:val="00E20A73"/>
    <w:rsid w:val="00E20ADA"/>
    <w:rsid w:val="00E20EAC"/>
    <w:rsid w:val="00E20F27"/>
    <w:rsid w:val="00E21016"/>
    <w:rsid w:val="00E2118C"/>
    <w:rsid w:val="00E21295"/>
    <w:rsid w:val="00E2167E"/>
    <w:rsid w:val="00E2168D"/>
    <w:rsid w:val="00E2193A"/>
    <w:rsid w:val="00E21A7E"/>
    <w:rsid w:val="00E21BDF"/>
    <w:rsid w:val="00E21E98"/>
    <w:rsid w:val="00E21F22"/>
    <w:rsid w:val="00E223B5"/>
    <w:rsid w:val="00E226B5"/>
    <w:rsid w:val="00E226F1"/>
    <w:rsid w:val="00E2274A"/>
    <w:rsid w:val="00E2281F"/>
    <w:rsid w:val="00E22A35"/>
    <w:rsid w:val="00E22B08"/>
    <w:rsid w:val="00E22D8A"/>
    <w:rsid w:val="00E22D92"/>
    <w:rsid w:val="00E22F04"/>
    <w:rsid w:val="00E22F81"/>
    <w:rsid w:val="00E2305F"/>
    <w:rsid w:val="00E23265"/>
    <w:rsid w:val="00E23682"/>
    <w:rsid w:val="00E2377D"/>
    <w:rsid w:val="00E238B6"/>
    <w:rsid w:val="00E2393D"/>
    <w:rsid w:val="00E23A4E"/>
    <w:rsid w:val="00E23A89"/>
    <w:rsid w:val="00E23C99"/>
    <w:rsid w:val="00E23E22"/>
    <w:rsid w:val="00E23EFF"/>
    <w:rsid w:val="00E2421C"/>
    <w:rsid w:val="00E24413"/>
    <w:rsid w:val="00E244DB"/>
    <w:rsid w:val="00E245FF"/>
    <w:rsid w:val="00E247CD"/>
    <w:rsid w:val="00E24B45"/>
    <w:rsid w:val="00E24C99"/>
    <w:rsid w:val="00E24D67"/>
    <w:rsid w:val="00E252DF"/>
    <w:rsid w:val="00E253B9"/>
    <w:rsid w:val="00E25430"/>
    <w:rsid w:val="00E25561"/>
    <w:rsid w:val="00E255C8"/>
    <w:rsid w:val="00E25727"/>
    <w:rsid w:val="00E258FA"/>
    <w:rsid w:val="00E25986"/>
    <w:rsid w:val="00E25B51"/>
    <w:rsid w:val="00E25C0A"/>
    <w:rsid w:val="00E25DBF"/>
    <w:rsid w:val="00E25E8F"/>
    <w:rsid w:val="00E260D9"/>
    <w:rsid w:val="00E26537"/>
    <w:rsid w:val="00E26821"/>
    <w:rsid w:val="00E268B3"/>
    <w:rsid w:val="00E26A90"/>
    <w:rsid w:val="00E26AAB"/>
    <w:rsid w:val="00E26AAC"/>
    <w:rsid w:val="00E26CEA"/>
    <w:rsid w:val="00E26DA7"/>
    <w:rsid w:val="00E27226"/>
    <w:rsid w:val="00E27230"/>
    <w:rsid w:val="00E272C3"/>
    <w:rsid w:val="00E272DE"/>
    <w:rsid w:val="00E2731B"/>
    <w:rsid w:val="00E273D4"/>
    <w:rsid w:val="00E2773D"/>
    <w:rsid w:val="00E277F1"/>
    <w:rsid w:val="00E278E7"/>
    <w:rsid w:val="00E279F6"/>
    <w:rsid w:val="00E27A30"/>
    <w:rsid w:val="00E27B45"/>
    <w:rsid w:val="00E27BF8"/>
    <w:rsid w:val="00E27CFF"/>
    <w:rsid w:val="00E27FE9"/>
    <w:rsid w:val="00E3005C"/>
    <w:rsid w:val="00E3006C"/>
    <w:rsid w:val="00E30070"/>
    <w:rsid w:val="00E302C6"/>
    <w:rsid w:val="00E3038A"/>
    <w:rsid w:val="00E303AE"/>
    <w:rsid w:val="00E304CF"/>
    <w:rsid w:val="00E30898"/>
    <w:rsid w:val="00E30934"/>
    <w:rsid w:val="00E30A47"/>
    <w:rsid w:val="00E30A87"/>
    <w:rsid w:val="00E30B58"/>
    <w:rsid w:val="00E30D11"/>
    <w:rsid w:val="00E30DB5"/>
    <w:rsid w:val="00E3104F"/>
    <w:rsid w:val="00E31105"/>
    <w:rsid w:val="00E31229"/>
    <w:rsid w:val="00E312AC"/>
    <w:rsid w:val="00E3155C"/>
    <w:rsid w:val="00E316FB"/>
    <w:rsid w:val="00E3178D"/>
    <w:rsid w:val="00E317F7"/>
    <w:rsid w:val="00E31857"/>
    <w:rsid w:val="00E318FF"/>
    <w:rsid w:val="00E319D3"/>
    <w:rsid w:val="00E31A9C"/>
    <w:rsid w:val="00E320C5"/>
    <w:rsid w:val="00E322D2"/>
    <w:rsid w:val="00E32376"/>
    <w:rsid w:val="00E323CF"/>
    <w:rsid w:val="00E3247A"/>
    <w:rsid w:val="00E32499"/>
    <w:rsid w:val="00E324BD"/>
    <w:rsid w:val="00E32620"/>
    <w:rsid w:val="00E32787"/>
    <w:rsid w:val="00E32846"/>
    <w:rsid w:val="00E32982"/>
    <w:rsid w:val="00E32AED"/>
    <w:rsid w:val="00E32BA2"/>
    <w:rsid w:val="00E32D62"/>
    <w:rsid w:val="00E32E4C"/>
    <w:rsid w:val="00E32F3C"/>
    <w:rsid w:val="00E32FBC"/>
    <w:rsid w:val="00E3305E"/>
    <w:rsid w:val="00E3309F"/>
    <w:rsid w:val="00E331EC"/>
    <w:rsid w:val="00E3320D"/>
    <w:rsid w:val="00E3328C"/>
    <w:rsid w:val="00E33373"/>
    <w:rsid w:val="00E33563"/>
    <w:rsid w:val="00E3356C"/>
    <w:rsid w:val="00E3368D"/>
    <w:rsid w:val="00E33893"/>
    <w:rsid w:val="00E338E5"/>
    <w:rsid w:val="00E33C47"/>
    <w:rsid w:val="00E33DD7"/>
    <w:rsid w:val="00E340BD"/>
    <w:rsid w:val="00E3418E"/>
    <w:rsid w:val="00E341B9"/>
    <w:rsid w:val="00E3441A"/>
    <w:rsid w:val="00E34631"/>
    <w:rsid w:val="00E34A05"/>
    <w:rsid w:val="00E34AD0"/>
    <w:rsid w:val="00E34B32"/>
    <w:rsid w:val="00E34C5C"/>
    <w:rsid w:val="00E34D08"/>
    <w:rsid w:val="00E3508A"/>
    <w:rsid w:val="00E350E5"/>
    <w:rsid w:val="00E351C3"/>
    <w:rsid w:val="00E352A0"/>
    <w:rsid w:val="00E355E0"/>
    <w:rsid w:val="00E35885"/>
    <w:rsid w:val="00E35AD1"/>
    <w:rsid w:val="00E35C28"/>
    <w:rsid w:val="00E35FA3"/>
    <w:rsid w:val="00E360E0"/>
    <w:rsid w:val="00E36144"/>
    <w:rsid w:val="00E3632E"/>
    <w:rsid w:val="00E365D6"/>
    <w:rsid w:val="00E3676E"/>
    <w:rsid w:val="00E36BF5"/>
    <w:rsid w:val="00E36C3E"/>
    <w:rsid w:val="00E36F08"/>
    <w:rsid w:val="00E36F9E"/>
    <w:rsid w:val="00E371A0"/>
    <w:rsid w:val="00E37225"/>
    <w:rsid w:val="00E37633"/>
    <w:rsid w:val="00E377CC"/>
    <w:rsid w:val="00E37A20"/>
    <w:rsid w:val="00E37A6B"/>
    <w:rsid w:val="00E37BFB"/>
    <w:rsid w:val="00E37E0A"/>
    <w:rsid w:val="00E37E4C"/>
    <w:rsid w:val="00E37FD1"/>
    <w:rsid w:val="00E4011D"/>
    <w:rsid w:val="00E40148"/>
    <w:rsid w:val="00E401E4"/>
    <w:rsid w:val="00E40292"/>
    <w:rsid w:val="00E4029F"/>
    <w:rsid w:val="00E4034A"/>
    <w:rsid w:val="00E4051C"/>
    <w:rsid w:val="00E40764"/>
    <w:rsid w:val="00E407B7"/>
    <w:rsid w:val="00E408FD"/>
    <w:rsid w:val="00E40A3D"/>
    <w:rsid w:val="00E40AD8"/>
    <w:rsid w:val="00E40B08"/>
    <w:rsid w:val="00E40B0B"/>
    <w:rsid w:val="00E40B40"/>
    <w:rsid w:val="00E41741"/>
    <w:rsid w:val="00E41810"/>
    <w:rsid w:val="00E41937"/>
    <w:rsid w:val="00E41BB1"/>
    <w:rsid w:val="00E41C45"/>
    <w:rsid w:val="00E41E98"/>
    <w:rsid w:val="00E4214F"/>
    <w:rsid w:val="00E42223"/>
    <w:rsid w:val="00E4239B"/>
    <w:rsid w:val="00E4244F"/>
    <w:rsid w:val="00E42580"/>
    <w:rsid w:val="00E42AAA"/>
    <w:rsid w:val="00E42AB0"/>
    <w:rsid w:val="00E42CB3"/>
    <w:rsid w:val="00E42FBA"/>
    <w:rsid w:val="00E430ED"/>
    <w:rsid w:val="00E43193"/>
    <w:rsid w:val="00E432E6"/>
    <w:rsid w:val="00E43418"/>
    <w:rsid w:val="00E435BA"/>
    <w:rsid w:val="00E43700"/>
    <w:rsid w:val="00E43724"/>
    <w:rsid w:val="00E43874"/>
    <w:rsid w:val="00E43ABD"/>
    <w:rsid w:val="00E43B07"/>
    <w:rsid w:val="00E43B6D"/>
    <w:rsid w:val="00E43E60"/>
    <w:rsid w:val="00E43EAB"/>
    <w:rsid w:val="00E441BE"/>
    <w:rsid w:val="00E444B6"/>
    <w:rsid w:val="00E445C8"/>
    <w:rsid w:val="00E44989"/>
    <w:rsid w:val="00E449A3"/>
    <w:rsid w:val="00E44B44"/>
    <w:rsid w:val="00E44EF6"/>
    <w:rsid w:val="00E44FA4"/>
    <w:rsid w:val="00E45021"/>
    <w:rsid w:val="00E450E1"/>
    <w:rsid w:val="00E45512"/>
    <w:rsid w:val="00E45521"/>
    <w:rsid w:val="00E4560A"/>
    <w:rsid w:val="00E4583F"/>
    <w:rsid w:val="00E45851"/>
    <w:rsid w:val="00E45957"/>
    <w:rsid w:val="00E459A1"/>
    <w:rsid w:val="00E45C1D"/>
    <w:rsid w:val="00E45CC7"/>
    <w:rsid w:val="00E45CEF"/>
    <w:rsid w:val="00E45E8C"/>
    <w:rsid w:val="00E45FBB"/>
    <w:rsid w:val="00E45FFF"/>
    <w:rsid w:val="00E46041"/>
    <w:rsid w:val="00E46042"/>
    <w:rsid w:val="00E462CC"/>
    <w:rsid w:val="00E462D8"/>
    <w:rsid w:val="00E4632A"/>
    <w:rsid w:val="00E46387"/>
    <w:rsid w:val="00E46399"/>
    <w:rsid w:val="00E463BF"/>
    <w:rsid w:val="00E463ED"/>
    <w:rsid w:val="00E46506"/>
    <w:rsid w:val="00E46534"/>
    <w:rsid w:val="00E46766"/>
    <w:rsid w:val="00E467E7"/>
    <w:rsid w:val="00E46B9A"/>
    <w:rsid w:val="00E46BB9"/>
    <w:rsid w:val="00E46C05"/>
    <w:rsid w:val="00E46DF3"/>
    <w:rsid w:val="00E46EF4"/>
    <w:rsid w:val="00E46FC5"/>
    <w:rsid w:val="00E46FE8"/>
    <w:rsid w:val="00E47208"/>
    <w:rsid w:val="00E47502"/>
    <w:rsid w:val="00E4771B"/>
    <w:rsid w:val="00E47854"/>
    <w:rsid w:val="00E47A2B"/>
    <w:rsid w:val="00E47A7E"/>
    <w:rsid w:val="00E47A95"/>
    <w:rsid w:val="00E47BF5"/>
    <w:rsid w:val="00E47D8D"/>
    <w:rsid w:val="00E47DA0"/>
    <w:rsid w:val="00E47DF2"/>
    <w:rsid w:val="00E47EDD"/>
    <w:rsid w:val="00E47F1B"/>
    <w:rsid w:val="00E47F33"/>
    <w:rsid w:val="00E47FB5"/>
    <w:rsid w:val="00E47FF5"/>
    <w:rsid w:val="00E5012B"/>
    <w:rsid w:val="00E5012D"/>
    <w:rsid w:val="00E50463"/>
    <w:rsid w:val="00E506C6"/>
    <w:rsid w:val="00E508E9"/>
    <w:rsid w:val="00E509F0"/>
    <w:rsid w:val="00E50B2C"/>
    <w:rsid w:val="00E50B73"/>
    <w:rsid w:val="00E50DF7"/>
    <w:rsid w:val="00E50E8D"/>
    <w:rsid w:val="00E50E9F"/>
    <w:rsid w:val="00E50F1A"/>
    <w:rsid w:val="00E50FC5"/>
    <w:rsid w:val="00E50FC7"/>
    <w:rsid w:val="00E51102"/>
    <w:rsid w:val="00E512CF"/>
    <w:rsid w:val="00E516F4"/>
    <w:rsid w:val="00E51A11"/>
    <w:rsid w:val="00E51A7E"/>
    <w:rsid w:val="00E51BDD"/>
    <w:rsid w:val="00E51DC0"/>
    <w:rsid w:val="00E52219"/>
    <w:rsid w:val="00E52267"/>
    <w:rsid w:val="00E525DC"/>
    <w:rsid w:val="00E525ED"/>
    <w:rsid w:val="00E527DE"/>
    <w:rsid w:val="00E527E0"/>
    <w:rsid w:val="00E52D04"/>
    <w:rsid w:val="00E52EA8"/>
    <w:rsid w:val="00E52F9B"/>
    <w:rsid w:val="00E53317"/>
    <w:rsid w:val="00E535E7"/>
    <w:rsid w:val="00E53602"/>
    <w:rsid w:val="00E5377D"/>
    <w:rsid w:val="00E537CA"/>
    <w:rsid w:val="00E537FC"/>
    <w:rsid w:val="00E538F1"/>
    <w:rsid w:val="00E53A76"/>
    <w:rsid w:val="00E53ABC"/>
    <w:rsid w:val="00E53DDE"/>
    <w:rsid w:val="00E541DA"/>
    <w:rsid w:val="00E5444B"/>
    <w:rsid w:val="00E5452E"/>
    <w:rsid w:val="00E5461E"/>
    <w:rsid w:val="00E546D6"/>
    <w:rsid w:val="00E549A2"/>
    <w:rsid w:val="00E549B1"/>
    <w:rsid w:val="00E54A98"/>
    <w:rsid w:val="00E54AC3"/>
    <w:rsid w:val="00E54B24"/>
    <w:rsid w:val="00E54BD9"/>
    <w:rsid w:val="00E54CC9"/>
    <w:rsid w:val="00E54D14"/>
    <w:rsid w:val="00E54D75"/>
    <w:rsid w:val="00E5510D"/>
    <w:rsid w:val="00E5531D"/>
    <w:rsid w:val="00E553B4"/>
    <w:rsid w:val="00E5546B"/>
    <w:rsid w:val="00E55525"/>
    <w:rsid w:val="00E5553F"/>
    <w:rsid w:val="00E555B0"/>
    <w:rsid w:val="00E5571D"/>
    <w:rsid w:val="00E55A0A"/>
    <w:rsid w:val="00E55B9D"/>
    <w:rsid w:val="00E55C7B"/>
    <w:rsid w:val="00E55EB7"/>
    <w:rsid w:val="00E55F14"/>
    <w:rsid w:val="00E55F3D"/>
    <w:rsid w:val="00E56011"/>
    <w:rsid w:val="00E5601E"/>
    <w:rsid w:val="00E5643C"/>
    <w:rsid w:val="00E568EA"/>
    <w:rsid w:val="00E569D0"/>
    <w:rsid w:val="00E56B16"/>
    <w:rsid w:val="00E56F9C"/>
    <w:rsid w:val="00E5704C"/>
    <w:rsid w:val="00E573D1"/>
    <w:rsid w:val="00E57497"/>
    <w:rsid w:val="00E57767"/>
    <w:rsid w:val="00E57BCB"/>
    <w:rsid w:val="00E57BE6"/>
    <w:rsid w:val="00E57C19"/>
    <w:rsid w:val="00E57CF4"/>
    <w:rsid w:val="00E57D8F"/>
    <w:rsid w:val="00E600FC"/>
    <w:rsid w:val="00E6036E"/>
    <w:rsid w:val="00E6067A"/>
    <w:rsid w:val="00E60E6C"/>
    <w:rsid w:val="00E60FDE"/>
    <w:rsid w:val="00E612E8"/>
    <w:rsid w:val="00E613BE"/>
    <w:rsid w:val="00E614DE"/>
    <w:rsid w:val="00E614E3"/>
    <w:rsid w:val="00E6153F"/>
    <w:rsid w:val="00E616D7"/>
    <w:rsid w:val="00E61A5C"/>
    <w:rsid w:val="00E61B95"/>
    <w:rsid w:val="00E61CD0"/>
    <w:rsid w:val="00E61D34"/>
    <w:rsid w:val="00E61D70"/>
    <w:rsid w:val="00E61DEC"/>
    <w:rsid w:val="00E61F7E"/>
    <w:rsid w:val="00E620C1"/>
    <w:rsid w:val="00E6215E"/>
    <w:rsid w:val="00E621C1"/>
    <w:rsid w:val="00E62253"/>
    <w:rsid w:val="00E624BB"/>
    <w:rsid w:val="00E625E8"/>
    <w:rsid w:val="00E6263B"/>
    <w:rsid w:val="00E62717"/>
    <w:rsid w:val="00E62737"/>
    <w:rsid w:val="00E62B2F"/>
    <w:rsid w:val="00E62C8B"/>
    <w:rsid w:val="00E62CEA"/>
    <w:rsid w:val="00E62FB1"/>
    <w:rsid w:val="00E6301B"/>
    <w:rsid w:val="00E63024"/>
    <w:rsid w:val="00E63273"/>
    <w:rsid w:val="00E632C7"/>
    <w:rsid w:val="00E632E5"/>
    <w:rsid w:val="00E63360"/>
    <w:rsid w:val="00E63381"/>
    <w:rsid w:val="00E63393"/>
    <w:rsid w:val="00E6366D"/>
    <w:rsid w:val="00E63786"/>
    <w:rsid w:val="00E637B5"/>
    <w:rsid w:val="00E63A13"/>
    <w:rsid w:val="00E63B58"/>
    <w:rsid w:val="00E63F68"/>
    <w:rsid w:val="00E6418B"/>
    <w:rsid w:val="00E647BA"/>
    <w:rsid w:val="00E64B7D"/>
    <w:rsid w:val="00E64C8C"/>
    <w:rsid w:val="00E64FC5"/>
    <w:rsid w:val="00E65203"/>
    <w:rsid w:val="00E6521B"/>
    <w:rsid w:val="00E654C5"/>
    <w:rsid w:val="00E65592"/>
    <w:rsid w:val="00E655C6"/>
    <w:rsid w:val="00E655FD"/>
    <w:rsid w:val="00E65632"/>
    <w:rsid w:val="00E656DD"/>
    <w:rsid w:val="00E657A3"/>
    <w:rsid w:val="00E65814"/>
    <w:rsid w:val="00E65849"/>
    <w:rsid w:val="00E65B13"/>
    <w:rsid w:val="00E65C84"/>
    <w:rsid w:val="00E65CCD"/>
    <w:rsid w:val="00E65EC7"/>
    <w:rsid w:val="00E65F5D"/>
    <w:rsid w:val="00E65F62"/>
    <w:rsid w:val="00E65F92"/>
    <w:rsid w:val="00E65FA3"/>
    <w:rsid w:val="00E661DB"/>
    <w:rsid w:val="00E66282"/>
    <w:rsid w:val="00E665DC"/>
    <w:rsid w:val="00E666AD"/>
    <w:rsid w:val="00E66825"/>
    <w:rsid w:val="00E6690C"/>
    <w:rsid w:val="00E66A0D"/>
    <w:rsid w:val="00E66CAF"/>
    <w:rsid w:val="00E66D52"/>
    <w:rsid w:val="00E66D5F"/>
    <w:rsid w:val="00E66E74"/>
    <w:rsid w:val="00E67152"/>
    <w:rsid w:val="00E67207"/>
    <w:rsid w:val="00E67250"/>
    <w:rsid w:val="00E67376"/>
    <w:rsid w:val="00E67391"/>
    <w:rsid w:val="00E673E2"/>
    <w:rsid w:val="00E678CD"/>
    <w:rsid w:val="00E67AAA"/>
    <w:rsid w:val="00E67E43"/>
    <w:rsid w:val="00E70126"/>
    <w:rsid w:val="00E70489"/>
    <w:rsid w:val="00E7070F"/>
    <w:rsid w:val="00E7087B"/>
    <w:rsid w:val="00E70899"/>
    <w:rsid w:val="00E709CF"/>
    <w:rsid w:val="00E70B33"/>
    <w:rsid w:val="00E70B51"/>
    <w:rsid w:val="00E70C27"/>
    <w:rsid w:val="00E70D87"/>
    <w:rsid w:val="00E70D9F"/>
    <w:rsid w:val="00E71031"/>
    <w:rsid w:val="00E7109E"/>
    <w:rsid w:val="00E71131"/>
    <w:rsid w:val="00E711DD"/>
    <w:rsid w:val="00E71206"/>
    <w:rsid w:val="00E71350"/>
    <w:rsid w:val="00E71371"/>
    <w:rsid w:val="00E715A3"/>
    <w:rsid w:val="00E716EE"/>
    <w:rsid w:val="00E71AAD"/>
    <w:rsid w:val="00E71BB4"/>
    <w:rsid w:val="00E71C80"/>
    <w:rsid w:val="00E71C9F"/>
    <w:rsid w:val="00E71CED"/>
    <w:rsid w:val="00E71DF0"/>
    <w:rsid w:val="00E72001"/>
    <w:rsid w:val="00E7203F"/>
    <w:rsid w:val="00E723EC"/>
    <w:rsid w:val="00E726EC"/>
    <w:rsid w:val="00E72A1D"/>
    <w:rsid w:val="00E72B5D"/>
    <w:rsid w:val="00E72C6B"/>
    <w:rsid w:val="00E72D37"/>
    <w:rsid w:val="00E72D76"/>
    <w:rsid w:val="00E72E4C"/>
    <w:rsid w:val="00E72E57"/>
    <w:rsid w:val="00E72E70"/>
    <w:rsid w:val="00E73043"/>
    <w:rsid w:val="00E73142"/>
    <w:rsid w:val="00E732C3"/>
    <w:rsid w:val="00E734F7"/>
    <w:rsid w:val="00E73577"/>
    <w:rsid w:val="00E73643"/>
    <w:rsid w:val="00E736D2"/>
    <w:rsid w:val="00E7370E"/>
    <w:rsid w:val="00E73855"/>
    <w:rsid w:val="00E73CD4"/>
    <w:rsid w:val="00E73E5C"/>
    <w:rsid w:val="00E73F2E"/>
    <w:rsid w:val="00E74059"/>
    <w:rsid w:val="00E740A4"/>
    <w:rsid w:val="00E741AF"/>
    <w:rsid w:val="00E742A5"/>
    <w:rsid w:val="00E74485"/>
    <w:rsid w:val="00E7448A"/>
    <w:rsid w:val="00E7459D"/>
    <w:rsid w:val="00E74638"/>
    <w:rsid w:val="00E74749"/>
    <w:rsid w:val="00E748B8"/>
    <w:rsid w:val="00E749BF"/>
    <w:rsid w:val="00E74A61"/>
    <w:rsid w:val="00E74C99"/>
    <w:rsid w:val="00E75406"/>
    <w:rsid w:val="00E75569"/>
    <w:rsid w:val="00E75611"/>
    <w:rsid w:val="00E757C7"/>
    <w:rsid w:val="00E7590C"/>
    <w:rsid w:val="00E75C63"/>
    <w:rsid w:val="00E75CC4"/>
    <w:rsid w:val="00E75D0B"/>
    <w:rsid w:val="00E75D77"/>
    <w:rsid w:val="00E75E2A"/>
    <w:rsid w:val="00E75E2C"/>
    <w:rsid w:val="00E75E4C"/>
    <w:rsid w:val="00E75E7E"/>
    <w:rsid w:val="00E75EF7"/>
    <w:rsid w:val="00E75FC6"/>
    <w:rsid w:val="00E76239"/>
    <w:rsid w:val="00E762D1"/>
    <w:rsid w:val="00E7640E"/>
    <w:rsid w:val="00E76489"/>
    <w:rsid w:val="00E76595"/>
    <w:rsid w:val="00E76639"/>
    <w:rsid w:val="00E76732"/>
    <w:rsid w:val="00E7679F"/>
    <w:rsid w:val="00E7697F"/>
    <w:rsid w:val="00E76B40"/>
    <w:rsid w:val="00E76C61"/>
    <w:rsid w:val="00E76C72"/>
    <w:rsid w:val="00E76D2F"/>
    <w:rsid w:val="00E771C5"/>
    <w:rsid w:val="00E77338"/>
    <w:rsid w:val="00E77626"/>
    <w:rsid w:val="00E777BC"/>
    <w:rsid w:val="00E7793C"/>
    <w:rsid w:val="00E779AE"/>
    <w:rsid w:val="00E77B10"/>
    <w:rsid w:val="00E77B9D"/>
    <w:rsid w:val="00E77ECF"/>
    <w:rsid w:val="00E80150"/>
    <w:rsid w:val="00E80181"/>
    <w:rsid w:val="00E80196"/>
    <w:rsid w:val="00E801FE"/>
    <w:rsid w:val="00E8021D"/>
    <w:rsid w:val="00E80785"/>
    <w:rsid w:val="00E80802"/>
    <w:rsid w:val="00E80B15"/>
    <w:rsid w:val="00E80C7E"/>
    <w:rsid w:val="00E80D07"/>
    <w:rsid w:val="00E80DF6"/>
    <w:rsid w:val="00E80F84"/>
    <w:rsid w:val="00E80FDB"/>
    <w:rsid w:val="00E81378"/>
    <w:rsid w:val="00E814D1"/>
    <w:rsid w:val="00E8172B"/>
    <w:rsid w:val="00E817D0"/>
    <w:rsid w:val="00E81831"/>
    <w:rsid w:val="00E819A4"/>
    <w:rsid w:val="00E81A06"/>
    <w:rsid w:val="00E81A2A"/>
    <w:rsid w:val="00E81A86"/>
    <w:rsid w:val="00E81AF7"/>
    <w:rsid w:val="00E81C3B"/>
    <w:rsid w:val="00E81CC0"/>
    <w:rsid w:val="00E81F0C"/>
    <w:rsid w:val="00E824EA"/>
    <w:rsid w:val="00E826B1"/>
    <w:rsid w:val="00E82963"/>
    <w:rsid w:val="00E82C37"/>
    <w:rsid w:val="00E82CE9"/>
    <w:rsid w:val="00E82DFB"/>
    <w:rsid w:val="00E82E5F"/>
    <w:rsid w:val="00E830C9"/>
    <w:rsid w:val="00E83301"/>
    <w:rsid w:val="00E83562"/>
    <w:rsid w:val="00E836BC"/>
    <w:rsid w:val="00E83868"/>
    <w:rsid w:val="00E838CF"/>
    <w:rsid w:val="00E8394E"/>
    <w:rsid w:val="00E839D9"/>
    <w:rsid w:val="00E83A7C"/>
    <w:rsid w:val="00E83EEE"/>
    <w:rsid w:val="00E83FA9"/>
    <w:rsid w:val="00E83FE9"/>
    <w:rsid w:val="00E8405E"/>
    <w:rsid w:val="00E84202"/>
    <w:rsid w:val="00E84243"/>
    <w:rsid w:val="00E8443D"/>
    <w:rsid w:val="00E844CB"/>
    <w:rsid w:val="00E8454A"/>
    <w:rsid w:val="00E84591"/>
    <w:rsid w:val="00E8465B"/>
    <w:rsid w:val="00E84677"/>
    <w:rsid w:val="00E846B4"/>
    <w:rsid w:val="00E847EF"/>
    <w:rsid w:val="00E84A02"/>
    <w:rsid w:val="00E84C44"/>
    <w:rsid w:val="00E84DE2"/>
    <w:rsid w:val="00E84ED2"/>
    <w:rsid w:val="00E84F0F"/>
    <w:rsid w:val="00E8543B"/>
    <w:rsid w:val="00E8553A"/>
    <w:rsid w:val="00E85653"/>
    <w:rsid w:val="00E857AC"/>
    <w:rsid w:val="00E85950"/>
    <w:rsid w:val="00E85986"/>
    <w:rsid w:val="00E85A5A"/>
    <w:rsid w:val="00E85B24"/>
    <w:rsid w:val="00E85E34"/>
    <w:rsid w:val="00E85EE5"/>
    <w:rsid w:val="00E85F19"/>
    <w:rsid w:val="00E86164"/>
    <w:rsid w:val="00E861D4"/>
    <w:rsid w:val="00E8657A"/>
    <w:rsid w:val="00E86654"/>
    <w:rsid w:val="00E8670B"/>
    <w:rsid w:val="00E8673E"/>
    <w:rsid w:val="00E86985"/>
    <w:rsid w:val="00E8698D"/>
    <w:rsid w:val="00E869A0"/>
    <w:rsid w:val="00E86A86"/>
    <w:rsid w:val="00E86B36"/>
    <w:rsid w:val="00E86CB4"/>
    <w:rsid w:val="00E86D57"/>
    <w:rsid w:val="00E86F74"/>
    <w:rsid w:val="00E86F90"/>
    <w:rsid w:val="00E871C8"/>
    <w:rsid w:val="00E873B3"/>
    <w:rsid w:val="00E8748B"/>
    <w:rsid w:val="00E874D5"/>
    <w:rsid w:val="00E87562"/>
    <w:rsid w:val="00E87659"/>
    <w:rsid w:val="00E8768E"/>
    <w:rsid w:val="00E876CF"/>
    <w:rsid w:val="00E8770D"/>
    <w:rsid w:val="00E87855"/>
    <w:rsid w:val="00E87A30"/>
    <w:rsid w:val="00E9015F"/>
    <w:rsid w:val="00E90320"/>
    <w:rsid w:val="00E90405"/>
    <w:rsid w:val="00E9073E"/>
    <w:rsid w:val="00E908C6"/>
    <w:rsid w:val="00E9096D"/>
    <w:rsid w:val="00E90B2B"/>
    <w:rsid w:val="00E90E07"/>
    <w:rsid w:val="00E90EAA"/>
    <w:rsid w:val="00E90F46"/>
    <w:rsid w:val="00E90FEC"/>
    <w:rsid w:val="00E91041"/>
    <w:rsid w:val="00E91157"/>
    <w:rsid w:val="00E9162C"/>
    <w:rsid w:val="00E9167B"/>
    <w:rsid w:val="00E9171F"/>
    <w:rsid w:val="00E9190A"/>
    <w:rsid w:val="00E919BF"/>
    <w:rsid w:val="00E919E6"/>
    <w:rsid w:val="00E91F2F"/>
    <w:rsid w:val="00E92071"/>
    <w:rsid w:val="00E92184"/>
    <w:rsid w:val="00E9221D"/>
    <w:rsid w:val="00E92430"/>
    <w:rsid w:val="00E9248F"/>
    <w:rsid w:val="00E9256C"/>
    <w:rsid w:val="00E925C4"/>
    <w:rsid w:val="00E9262B"/>
    <w:rsid w:val="00E9264D"/>
    <w:rsid w:val="00E92872"/>
    <w:rsid w:val="00E92903"/>
    <w:rsid w:val="00E929DD"/>
    <w:rsid w:val="00E92B01"/>
    <w:rsid w:val="00E92BDB"/>
    <w:rsid w:val="00E92D5D"/>
    <w:rsid w:val="00E93514"/>
    <w:rsid w:val="00E9368B"/>
    <w:rsid w:val="00E936F7"/>
    <w:rsid w:val="00E93778"/>
    <w:rsid w:val="00E939FB"/>
    <w:rsid w:val="00E93A54"/>
    <w:rsid w:val="00E93AA4"/>
    <w:rsid w:val="00E93AC0"/>
    <w:rsid w:val="00E93DFA"/>
    <w:rsid w:val="00E93DFC"/>
    <w:rsid w:val="00E93F4B"/>
    <w:rsid w:val="00E93F92"/>
    <w:rsid w:val="00E940CC"/>
    <w:rsid w:val="00E941C1"/>
    <w:rsid w:val="00E942D7"/>
    <w:rsid w:val="00E94399"/>
    <w:rsid w:val="00E9447B"/>
    <w:rsid w:val="00E944E1"/>
    <w:rsid w:val="00E94559"/>
    <w:rsid w:val="00E94637"/>
    <w:rsid w:val="00E94714"/>
    <w:rsid w:val="00E94779"/>
    <w:rsid w:val="00E948D6"/>
    <w:rsid w:val="00E94905"/>
    <w:rsid w:val="00E94963"/>
    <w:rsid w:val="00E94C94"/>
    <w:rsid w:val="00E95458"/>
    <w:rsid w:val="00E955C3"/>
    <w:rsid w:val="00E9564F"/>
    <w:rsid w:val="00E95696"/>
    <w:rsid w:val="00E95824"/>
    <w:rsid w:val="00E95A1A"/>
    <w:rsid w:val="00E95B55"/>
    <w:rsid w:val="00E95E08"/>
    <w:rsid w:val="00E95FF2"/>
    <w:rsid w:val="00E96335"/>
    <w:rsid w:val="00E96466"/>
    <w:rsid w:val="00E964D5"/>
    <w:rsid w:val="00E96601"/>
    <w:rsid w:val="00E9666D"/>
    <w:rsid w:val="00E96697"/>
    <w:rsid w:val="00E966DB"/>
    <w:rsid w:val="00E96838"/>
    <w:rsid w:val="00E968C3"/>
    <w:rsid w:val="00E96C7E"/>
    <w:rsid w:val="00E96F0D"/>
    <w:rsid w:val="00E972C0"/>
    <w:rsid w:val="00E97313"/>
    <w:rsid w:val="00E97738"/>
    <w:rsid w:val="00E97789"/>
    <w:rsid w:val="00E97792"/>
    <w:rsid w:val="00E97829"/>
    <w:rsid w:val="00E97833"/>
    <w:rsid w:val="00E978A5"/>
    <w:rsid w:val="00E97CE1"/>
    <w:rsid w:val="00E97E9F"/>
    <w:rsid w:val="00EA00B9"/>
    <w:rsid w:val="00EA0134"/>
    <w:rsid w:val="00EA016E"/>
    <w:rsid w:val="00EA01E9"/>
    <w:rsid w:val="00EA0210"/>
    <w:rsid w:val="00EA0272"/>
    <w:rsid w:val="00EA02EC"/>
    <w:rsid w:val="00EA043E"/>
    <w:rsid w:val="00EA0708"/>
    <w:rsid w:val="00EA0840"/>
    <w:rsid w:val="00EA09DF"/>
    <w:rsid w:val="00EA0EA1"/>
    <w:rsid w:val="00EA0F5A"/>
    <w:rsid w:val="00EA0F62"/>
    <w:rsid w:val="00EA12DE"/>
    <w:rsid w:val="00EA139B"/>
    <w:rsid w:val="00EA16D5"/>
    <w:rsid w:val="00EA175A"/>
    <w:rsid w:val="00EA1A14"/>
    <w:rsid w:val="00EA1C32"/>
    <w:rsid w:val="00EA1EBA"/>
    <w:rsid w:val="00EA20CE"/>
    <w:rsid w:val="00EA21CB"/>
    <w:rsid w:val="00EA248A"/>
    <w:rsid w:val="00EA2526"/>
    <w:rsid w:val="00EA2547"/>
    <w:rsid w:val="00EA2969"/>
    <w:rsid w:val="00EA2A6E"/>
    <w:rsid w:val="00EA2B5A"/>
    <w:rsid w:val="00EA2BCD"/>
    <w:rsid w:val="00EA2C27"/>
    <w:rsid w:val="00EA2CBF"/>
    <w:rsid w:val="00EA2CE7"/>
    <w:rsid w:val="00EA302F"/>
    <w:rsid w:val="00EA307A"/>
    <w:rsid w:val="00EA3500"/>
    <w:rsid w:val="00EA3574"/>
    <w:rsid w:val="00EA3575"/>
    <w:rsid w:val="00EA3713"/>
    <w:rsid w:val="00EA3783"/>
    <w:rsid w:val="00EA382D"/>
    <w:rsid w:val="00EA3A36"/>
    <w:rsid w:val="00EA3B0F"/>
    <w:rsid w:val="00EA3C67"/>
    <w:rsid w:val="00EA3E5F"/>
    <w:rsid w:val="00EA3F21"/>
    <w:rsid w:val="00EA3FAB"/>
    <w:rsid w:val="00EA4066"/>
    <w:rsid w:val="00EA4112"/>
    <w:rsid w:val="00EA4161"/>
    <w:rsid w:val="00EA41DF"/>
    <w:rsid w:val="00EA462F"/>
    <w:rsid w:val="00EA4890"/>
    <w:rsid w:val="00EA495D"/>
    <w:rsid w:val="00EA4C37"/>
    <w:rsid w:val="00EA4C77"/>
    <w:rsid w:val="00EA4CC9"/>
    <w:rsid w:val="00EA4D76"/>
    <w:rsid w:val="00EA540F"/>
    <w:rsid w:val="00EA54A3"/>
    <w:rsid w:val="00EA5673"/>
    <w:rsid w:val="00EA56E0"/>
    <w:rsid w:val="00EA585F"/>
    <w:rsid w:val="00EA58BB"/>
    <w:rsid w:val="00EA5A4B"/>
    <w:rsid w:val="00EA5B2C"/>
    <w:rsid w:val="00EA5CE2"/>
    <w:rsid w:val="00EA5D6B"/>
    <w:rsid w:val="00EA609F"/>
    <w:rsid w:val="00EA60EF"/>
    <w:rsid w:val="00EA622F"/>
    <w:rsid w:val="00EA6283"/>
    <w:rsid w:val="00EA6287"/>
    <w:rsid w:val="00EA62FC"/>
    <w:rsid w:val="00EA6327"/>
    <w:rsid w:val="00EA63CA"/>
    <w:rsid w:val="00EA6488"/>
    <w:rsid w:val="00EA660D"/>
    <w:rsid w:val="00EA6711"/>
    <w:rsid w:val="00EA6730"/>
    <w:rsid w:val="00EA680C"/>
    <w:rsid w:val="00EA68F2"/>
    <w:rsid w:val="00EA6A98"/>
    <w:rsid w:val="00EA6F0D"/>
    <w:rsid w:val="00EA6FEE"/>
    <w:rsid w:val="00EA72D7"/>
    <w:rsid w:val="00EA73E8"/>
    <w:rsid w:val="00EA74B5"/>
    <w:rsid w:val="00EA7664"/>
    <w:rsid w:val="00EA7728"/>
    <w:rsid w:val="00EA7945"/>
    <w:rsid w:val="00EA7AB6"/>
    <w:rsid w:val="00EA7CA5"/>
    <w:rsid w:val="00EA7D6A"/>
    <w:rsid w:val="00EA7DED"/>
    <w:rsid w:val="00EA7EA4"/>
    <w:rsid w:val="00EB0449"/>
    <w:rsid w:val="00EB05C8"/>
    <w:rsid w:val="00EB09D2"/>
    <w:rsid w:val="00EB0BE6"/>
    <w:rsid w:val="00EB0D14"/>
    <w:rsid w:val="00EB0FD1"/>
    <w:rsid w:val="00EB1494"/>
    <w:rsid w:val="00EB151D"/>
    <w:rsid w:val="00EB1835"/>
    <w:rsid w:val="00EB1858"/>
    <w:rsid w:val="00EB18F9"/>
    <w:rsid w:val="00EB1B3D"/>
    <w:rsid w:val="00EB1BB4"/>
    <w:rsid w:val="00EB1CA3"/>
    <w:rsid w:val="00EB1E0D"/>
    <w:rsid w:val="00EB1EFF"/>
    <w:rsid w:val="00EB203B"/>
    <w:rsid w:val="00EB2151"/>
    <w:rsid w:val="00EB21FE"/>
    <w:rsid w:val="00EB2273"/>
    <w:rsid w:val="00EB23AD"/>
    <w:rsid w:val="00EB2544"/>
    <w:rsid w:val="00EB28F5"/>
    <w:rsid w:val="00EB2930"/>
    <w:rsid w:val="00EB2A54"/>
    <w:rsid w:val="00EB2B03"/>
    <w:rsid w:val="00EB2DD5"/>
    <w:rsid w:val="00EB2F97"/>
    <w:rsid w:val="00EB34E0"/>
    <w:rsid w:val="00EB3512"/>
    <w:rsid w:val="00EB37EC"/>
    <w:rsid w:val="00EB3867"/>
    <w:rsid w:val="00EB38EA"/>
    <w:rsid w:val="00EB3E65"/>
    <w:rsid w:val="00EB3FFB"/>
    <w:rsid w:val="00EB4159"/>
    <w:rsid w:val="00EB42D1"/>
    <w:rsid w:val="00EB44BF"/>
    <w:rsid w:val="00EB4827"/>
    <w:rsid w:val="00EB482E"/>
    <w:rsid w:val="00EB4964"/>
    <w:rsid w:val="00EB4B34"/>
    <w:rsid w:val="00EB4C6D"/>
    <w:rsid w:val="00EB4DAE"/>
    <w:rsid w:val="00EB4DAF"/>
    <w:rsid w:val="00EB4E52"/>
    <w:rsid w:val="00EB4E96"/>
    <w:rsid w:val="00EB4ECC"/>
    <w:rsid w:val="00EB5562"/>
    <w:rsid w:val="00EB585F"/>
    <w:rsid w:val="00EB5A21"/>
    <w:rsid w:val="00EB5A2C"/>
    <w:rsid w:val="00EB5AF3"/>
    <w:rsid w:val="00EB5D1C"/>
    <w:rsid w:val="00EB5D37"/>
    <w:rsid w:val="00EB5F4B"/>
    <w:rsid w:val="00EB6055"/>
    <w:rsid w:val="00EB60D9"/>
    <w:rsid w:val="00EB619B"/>
    <w:rsid w:val="00EB647F"/>
    <w:rsid w:val="00EB6531"/>
    <w:rsid w:val="00EB65A7"/>
    <w:rsid w:val="00EB65F1"/>
    <w:rsid w:val="00EB667E"/>
    <w:rsid w:val="00EB6A33"/>
    <w:rsid w:val="00EB6F8D"/>
    <w:rsid w:val="00EB6FC1"/>
    <w:rsid w:val="00EB70A0"/>
    <w:rsid w:val="00EB7195"/>
    <w:rsid w:val="00EB71AD"/>
    <w:rsid w:val="00EB7283"/>
    <w:rsid w:val="00EB733D"/>
    <w:rsid w:val="00EB7832"/>
    <w:rsid w:val="00EB78B3"/>
    <w:rsid w:val="00EB7C27"/>
    <w:rsid w:val="00EC008D"/>
    <w:rsid w:val="00EC0317"/>
    <w:rsid w:val="00EC06F4"/>
    <w:rsid w:val="00EC0775"/>
    <w:rsid w:val="00EC0884"/>
    <w:rsid w:val="00EC0978"/>
    <w:rsid w:val="00EC09D8"/>
    <w:rsid w:val="00EC0A78"/>
    <w:rsid w:val="00EC0B69"/>
    <w:rsid w:val="00EC0D38"/>
    <w:rsid w:val="00EC0DBE"/>
    <w:rsid w:val="00EC0F38"/>
    <w:rsid w:val="00EC109C"/>
    <w:rsid w:val="00EC10A3"/>
    <w:rsid w:val="00EC117B"/>
    <w:rsid w:val="00EC1314"/>
    <w:rsid w:val="00EC1342"/>
    <w:rsid w:val="00EC1480"/>
    <w:rsid w:val="00EC157D"/>
    <w:rsid w:val="00EC1932"/>
    <w:rsid w:val="00EC1D56"/>
    <w:rsid w:val="00EC1D6E"/>
    <w:rsid w:val="00EC1ECF"/>
    <w:rsid w:val="00EC1F86"/>
    <w:rsid w:val="00EC1FC3"/>
    <w:rsid w:val="00EC202F"/>
    <w:rsid w:val="00EC20CA"/>
    <w:rsid w:val="00EC20D0"/>
    <w:rsid w:val="00EC2491"/>
    <w:rsid w:val="00EC2697"/>
    <w:rsid w:val="00EC2835"/>
    <w:rsid w:val="00EC2B1C"/>
    <w:rsid w:val="00EC2D94"/>
    <w:rsid w:val="00EC2F4A"/>
    <w:rsid w:val="00EC315F"/>
    <w:rsid w:val="00EC3161"/>
    <w:rsid w:val="00EC31B9"/>
    <w:rsid w:val="00EC3281"/>
    <w:rsid w:val="00EC3313"/>
    <w:rsid w:val="00EC35CF"/>
    <w:rsid w:val="00EC369F"/>
    <w:rsid w:val="00EC3930"/>
    <w:rsid w:val="00EC3953"/>
    <w:rsid w:val="00EC396E"/>
    <w:rsid w:val="00EC39D3"/>
    <w:rsid w:val="00EC3A7F"/>
    <w:rsid w:val="00EC3B13"/>
    <w:rsid w:val="00EC3B74"/>
    <w:rsid w:val="00EC3B8B"/>
    <w:rsid w:val="00EC40C7"/>
    <w:rsid w:val="00EC41F4"/>
    <w:rsid w:val="00EC421C"/>
    <w:rsid w:val="00EC473A"/>
    <w:rsid w:val="00EC47CA"/>
    <w:rsid w:val="00EC487E"/>
    <w:rsid w:val="00EC4984"/>
    <w:rsid w:val="00EC4B06"/>
    <w:rsid w:val="00EC4E0A"/>
    <w:rsid w:val="00EC519B"/>
    <w:rsid w:val="00EC51C5"/>
    <w:rsid w:val="00EC52E7"/>
    <w:rsid w:val="00EC540D"/>
    <w:rsid w:val="00EC5746"/>
    <w:rsid w:val="00EC5806"/>
    <w:rsid w:val="00EC5906"/>
    <w:rsid w:val="00EC5AC1"/>
    <w:rsid w:val="00EC5B16"/>
    <w:rsid w:val="00EC5BD8"/>
    <w:rsid w:val="00EC61CA"/>
    <w:rsid w:val="00EC62FE"/>
    <w:rsid w:val="00EC66A7"/>
    <w:rsid w:val="00EC6924"/>
    <w:rsid w:val="00EC6936"/>
    <w:rsid w:val="00EC6A53"/>
    <w:rsid w:val="00EC6AFD"/>
    <w:rsid w:val="00EC6BB1"/>
    <w:rsid w:val="00EC6C16"/>
    <w:rsid w:val="00EC6D40"/>
    <w:rsid w:val="00EC6E33"/>
    <w:rsid w:val="00EC6E67"/>
    <w:rsid w:val="00EC6FDB"/>
    <w:rsid w:val="00EC701E"/>
    <w:rsid w:val="00EC7034"/>
    <w:rsid w:val="00EC7122"/>
    <w:rsid w:val="00EC7249"/>
    <w:rsid w:val="00EC72B0"/>
    <w:rsid w:val="00EC75FA"/>
    <w:rsid w:val="00EC75FD"/>
    <w:rsid w:val="00EC77E2"/>
    <w:rsid w:val="00EC7B05"/>
    <w:rsid w:val="00EC7CF6"/>
    <w:rsid w:val="00EC7E3B"/>
    <w:rsid w:val="00EC7E9E"/>
    <w:rsid w:val="00EC7ED4"/>
    <w:rsid w:val="00EC7F95"/>
    <w:rsid w:val="00ED0048"/>
    <w:rsid w:val="00ED00F0"/>
    <w:rsid w:val="00ED02AD"/>
    <w:rsid w:val="00ED02F0"/>
    <w:rsid w:val="00ED0503"/>
    <w:rsid w:val="00ED0679"/>
    <w:rsid w:val="00ED06A2"/>
    <w:rsid w:val="00ED09A6"/>
    <w:rsid w:val="00ED0B5D"/>
    <w:rsid w:val="00ED0B8F"/>
    <w:rsid w:val="00ED0BE9"/>
    <w:rsid w:val="00ED105C"/>
    <w:rsid w:val="00ED11BB"/>
    <w:rsid w:val="00ED1482"/>
    <w:rsid w:val="00ED183A"/>
    <w:rsid w:val="00ED1BBF"/>
    <w:rsid w:val="00ED1BEE"/>
    <w:rsid w:val="00ED210A"/>
    <w:rsid w:val="00ED2473"/>
    <w:rsid w:val="00ED24BF"/>
    <w:rsid w:val="00ED25BC"/>
    <w:rsid w:val="00ED26A0"/>
    <w:rsid w:val="00ED26AA"/>
    <w:rsid w:val="00ED27E5"/>
    <w:rsid w:val="00ED2D56"/>
    <w:rsid w:val="00ED304B"/>
    <w:rsid w:val="00ED34E0"/>
    <w:rsid w:val="00ED35D5"/>
    <w:rsid w:val="00ED3A6E"/>
    <w:rsid w:val="00ED3ACD"/>
    <w:rsid w:val="00ED3C23"/>
    <w:rsid w:val="00ED3DD3"/>
    <w:rsid w:val="00ED4057"/>
    <w:rsid w:val="00ED4148"/>
    <w:rsid w:val="00ED416A"/>
    <w:rsid w:val="00ED4285"/>
    <w:rsid w:val="00ED4315"/>
    <w:rsid w:val="00ED44DD"/>
    <w:rsid w:val="00ED45F8"/>
    <w:rsid w:val="00ED49B4"/>
    <w:rsid w:val="00ED4A57"/>
    <w:rsid w:val="00ED4ACC"/>
    <w:rsid w:val="00ED4B23"/>
    <w:rsid w:val="00ED4BEB"/>
    <w:rsid w:val="00ED4C6D"/>
    <w:rsid w:val="00ED4D9F"/>
    <w:rsid w:val="00ED4E88"/>
    <w:rsid w:val="00ED4F9F"/>
    <w:rsid w:val="00ED534A"/>
    <w:rsid w:val="00ED5373"/>
    <w:rsid w:val="00ED53A1"/>
    <w:rsid w:val="00ED55C1"/>
    <w:rsid w:val="00ED5996"/>
    <w:rsid w:val="00ED59F6"/>
    <w:rsid w:val="00ED5B6F"/>
    <w:rsid w:val="00ED5BE4"/>
    <w:rsid w:val="00ED5C58"/>
    <w:rsid w:val="00ED5C6D"/>
    <w:rsid w:val="00ED5F51"/>
    <w:rsid w:val="00ED6079"/>
    <w:rsid w:val="00ED64E9"/>
    <w:rsid w:val="00ED6550"/>
    <w:rsid w:val="00ED657A"/>
    <w:rsid w:val="00ED6895"/>
    <w:rsid w:val="00ED6A12"/>
    <w:rsid w:val="00ED6CD4"/>
    <w:rsid w:val="00ED6D49"/>
    <w:rsid w:val="00ED6D9B"/>
    <w:rsid w:val="00ED6DEF"/>
    <w:rsid w:val="00ED6FEE"/>
    <w:rsid w:val="00ED70EE"/>
    <w:rsid w:val="00ED7399"/>
    <w:rsid w:val="00ED74EF"/>
    <w:rsid w:val="00ED75A2"/>
    <w:rsid w:val="00ED75FF"/>
    <w:rsid w:val="00ED776A"/>
    <w:rsid w:val="00ED783F"/>
    <w:rsid w:val="00ED7B14"/>
    <w:rsid w:val="00ED7B28"/>
    <w:rsid w:val="00ED7C72"/>
    <w:rsid w:val="00ED7EB7"/>
    <w:rsid w:val="00ED7ED3"/>
    <w:rsid w:val="00ED7FE9"/>
    <w:rsid w:val="00EE0075"/>
    <w:rsid w:val="00EE0109"/>
    <w:rsid w:val="00EE0111"/>
    <w:rsid w:val="00EE01BD"/>
    <w:rsid w:val="00EE0314"/>
    <w:rsid w:val="00EE0655"/>
    <w:rsid w:val="00EE0695"/>
    <w:rsid w:val="00EE098B"/>
    <w:rsid w:val="00EE09FF"/>
    <w:rsid w:val="00EE0A4F"/>
    <w:rsid w:val="00EE1011"/>
    <w:rsid w:val="00EE1189"/>
    <w:rsid w:val="00EE1589"/>
    <w:rsid w:val="00EE192E"/>
    <w:rsid w:val="00EE1B6B"/>
    <w:rsid w:val="00EE1BB8"/>
    <w:rsid w:val="00EE1C2F"/>
    <w:rsid w:val="00EE1CAB"/>
    <w:rsid w:val="00EE1E10"/>
    <w:rsid w:val="00EE1EBB"/>
    <w:rsid w:val="00EE1F05"/>
    <w:rsid w:val="00EE1FCF"/>
    <w:rsid w:val="00EE23EF"/>
    <w:rsid w:val="00EE250B"/>
    <w:rsid w:val="00EE25B3"/>
    <w:rsid w:val="00EE29E8"/>
    <w:rsid w:val="00EE2A0C"/>
    <w:rsid w:val="00EE2A39"/>
    <w:rsid w:val="00EE2E3C"/>
    <w:rsid w:val="00EE31CE"/>
    <w:rsid w:val="00EE32D3"/>
    <w:rsid w:val="00EE34D7"/>
    <w:rsid w:val="00EE389C"/>
    <w:rsid w:val="00EE3CE2"/>
    <w:rsid w:val="00EE3D35"/>
    <w:rsid w:val="00EE3FC8"/>
    <w:rsid w:val="00EE3FFE"/>
    <w:rsid w:val="00EE41CD"/>
    <w:rsid w:val="00EE44FC"/>
    <w:rsid w:val="00EE4613"/>
    <w:rsid w:val="00EE469C"/>
    <w:rsid w:val="00EE4AD5"/>
    <w:rsid w:val="00EE4C2F"/>
    <w:rsid w:val="00EE4CEE"/>
    <w:rsid w:val="00EE5041"/>
    <w:rsid w:val="00EE504B"/>
    <w:rsid w:val="00EE523D"/>
    <w:rsid w:val="00EE525D"/>
    <w:rsid w:val="00EE54BA"/>
    <w:rsid w:val="00EE5775"/>
    <w:rsid w:val="00EE57E0"/>
    <w:rsid w:val="00EE5851"/>
    <w:rsid w:val="00EE5972"/>
    <w:rsid w:val="00EE5ABC"/>
    <w:rsid w:val="00EE5B87"/>
    <w:rsid w:val="00EE5C29"/>
    <w:rsid w:val="00EE5C54"/>
    <w:rsid w:val="00EE5C5B"/>
    <w:rsid w:val="00EE5D1D"/>
    <w:rsid w:val="00EE5D7B"/>
    <w:rsid w:val="00EE5DDE"/>
    <w:rsid w:val="00EE6080"/>
    <w:rsid w:val="00EE6100"/>
    <w:rsid w:val="00EE61E2"/>
    <w:rsid w:val="00EE635E"/>
    <w:rsid w:val="00EE6784"/>
    <w:rsid w:val="00EE67D8"/>
    <w:rsid w:val="00EE6812"/>
    <w:rsid w:val="00EE6D41"/>
    <w:rsid w:val="00EE6E9F"/>
    <w:rsid w:val="00EE772B"/>
    <w:rsid w:val="00EE7915"/>
    <w:rsid w:val="00EE79F9"/>
    <w:rsid w:val="00EE7D95"/>
    <w:rsid w:val="00EE7E17"/>
    <w:rsid w:val="00EE7E99"/>
    <w:rsid w:val="00EE7FF1"/>
    <w:rsid w:val="00EF017E"/>
    <w:rsid w:val="00EF0299"/>
    <w:rsid w:val="00EF0680"/>
    <w:rsid w:val="00EF06D4"/>
    <w:rsid w:val="00EF0729"/>
    <w:rsid w:val="00EF07B9"/>
    <w:rsid w:val="00EF08D3"/>
    <w:rsid w:val="00EF0B96"/>
    <w:rsid w:val="00EF0C33"/>
    <w:rsid w:val="00EF0D36"/>
    <w:rsid w:val="00EF0DAA"/>
    <w:rsid w:val="00EF0DFA"/>
    <w:rsid w:val="00EF0EBD"/>
    <w:rsid w:val="00EF120C"/>
    <w:rsid w:val="00EF13F5"/>
    <w:rsid w:val="00EF1859"/>
    <w:rsid w:val="00EF1E30"/>
    <w:rsid w:val="00EF21D0"/>
    <w:rsid w:val="00EF23AE"/>
    <w:rsid w:val="00EF23E3"/>
    <w:rsid w:val="00EF25C0"/>
    <w:rsid w:val="00EF26DB"/>
    <w:rsid w:val="00EF2864"/>
    <w:rsid w:val="00EF28FB"/>
    <w:rsid w:val="00EF2929"/>
    <w:rsid w:val="00EF2A08"/>
    <w:rsid w:val="00EF2E7D"/>
    <w:rsid w:val="00EF32EF"/>
    <w:rsid w:val="00EF3438"/>
    <w:rsid w:val="00EF3735"/>
    <w:rsid w:val="00EF3C09"/>
    <w:rsid w:val="00EF3CE4"/>
    <w:rsid w:val="00EF3F98"/>
    <w:rsid w:val="00EF4125"/>
    <w:rsid w:val="00EF436B"/>
    <w:rsid w:val="00EF4407"/>
    <w:rsid w:val="00EF4621"/>
    <w:rsid w:val="00EF486E"/>
    <w:rsid w:val="00EF491D"/>
    <w:rsid w:val="00EF495D"/>
    <w:rsid w:val="00EF4B17"/>
    <w:rsid w:val="00EF4C3E"/>
    <w:rsid w:val="00EF4D42"/>
    <w:rsid w:val="00EF4FD5"/>
    <w:rsid w:val="00EF50AF"/>
    <w:rsid w:val="00EF50FD"/>
    <w:rsid w:val="00EF541F"/>
    <w:rsid w:val="00EF54BB"/>
    <w:rsid w:val="00EF5661"/>
    <w:rsid w:val="00EF5686"/>
    <w:rsid w:val="00EF57CA"/>
    <w:rsid w:val="00EF5A7D"/>
    <w:rsid w:val="00EF5DB8"/>
    <w:rsid w:val="00EF605C"/>
    <w:rsid w:val="00EF61D3"/>
    <w:rsid w:val="00EF61E1"/>
    <w:rsid w:val="00EF6298"/>
    <w:rsid w:val="00EF62E5"/>
    <w:rsid w:val="00EF64F2"/>
    <w:rsid w:val="00EF672F"/>
    <w:rsid w:val="00EF6868"/>
    <w:rsid w:val="00EF6E4F"/>
    <w:rsid w:val="00EF70A9"/>
    <w:rsid w:val="00EF712E"/>
    <w:rsid w:val="00EF767A"/>
    <w:rsid w:val="00EF76F0"/>
    <w:rsid w:val="00EF7724"/>
    <w:rsid w:val="00EF7856"/>
    <w:rsid w:val="00EF794E"/>
    <w:rsid w:val="00EF7C50"/>
    <w:rsid w:val="00EF7CDB"/>
    <w:rsid w:val="00EF7EB9"/>
    <w:rsid w:val="00F0002F"/>
    <w:rsid w:val="00F0003F"/>
    <w:rsid w:val="00F000FA"/>
    <w:rsid w:val="00F0014E"/>
    <w:rsid w:val="00F003A2"/>
    <w:rsid w:val="00F006F9"/>
    <w:rsid w:val="00F00A91"/>
    <w:rsid w:val="00F00BAA"/>
    <w:rsid w:val="00F00C1F"/>
    <w:rsid w:val="00F00CCD"/>
    <w:rsid w:val="00F00D99"/>
    <w:rsid w:val="00F01093"/>
    <w:rsid w:val="00F01394"/>
    <w:rsid w:val="00F014C9"/>
    <w:rsid w:val="00F014E3"/>
    <w:rsid w:val="00F016D4"/>
    <w:rsid w:val="00F016DF"/>
    <w:rsid w:val="00F0186D"/>
    <w:rsid w:val="00F0195E"/>
    <w:rsid w:val="00F01A11"/>
    <w:rsid w:val="00F01A2E"/>
    <w:rsid w:val="00F01D7E"/>
    <w:rsid w:val="00F02054"/>
    <w:rsid w:val="00F0240A"/>
    <w:rsid w:val="00F02436"/>
    <w:rsid w:val="00F02647"/>
    <w:rsid w:val="00F0276C"/>
    <w:rsid w:val="00F0297E"/>
    <w:rsid w:val="00F02A6C"/>
    <w:rsid w:val="00F02EAF"/>
    <w:rsid w:val="00F031C4"/>
    <w:rsid w:val="00F03282"/>
    <w:rsid w:val="00F034BB"/>
    <w:rsid w:val="00F035A4"/>
    <w:rsid w:val="00F036EE"/>
    <w:rsid w:val="00F037B6"/>
    <w:rsid w:val="00F03C68"/>
    <w:rsid w:val="00F03D39"/>
    <w:rsid w:val="00F03FD0"/>
    <w:rsid w:val="00F03FDF"/>
    <w:rsid w:val="00F04056"/>
    <w:rsid w:val="00F040DD"/>
    <w:rsid w:val="00F0414F"/>
    <w:rsid w:val="00F0423F"/>
    <w:rsid w:val="00F04456"/>
    <w:rsid w:val="00F04531"/>
    <w:rsid w:val="00F045A6"/>
    <w:rsid w:val="00F04693"/>
    <w:rsid w:val="00F0476C"/>
    <w:rsid w:val="00F0478A"/>
    <w:rsid w:val="00F048AF"/>
    <w:rsid w:val="00F04941"/>
    <w:rsid w:val="00F0495B"/>
    <w:rsid w:val="00F04B7C"/>
    <w:rsid w:val="00F04B9E"/>
    <w:rsid w:val="00F04C3E"/>
    <w:rsid w:val="00F05035"/>
    <w:rsid w:val="00F05265"/>
    <w:rsid w:val="00F0529B"/>
    <w:rsid w:val="00F05345"/>
    <w:rsid w:val="00F05399"/>
    <w:rsid w:val="00F054C5"/>
    <w:rsid w:val="00F05991"/>
    <w:rsid w:val="00F05C1E"/>
    <w:rsid w:val="00F05C23"/>
    <w:rsid w:val="00F05C2C"/>
    <w:rsid w:val="00F05E19"/>
    <w:rsid w:val="00F05E25"/>
    <w:rsid w:val="00F05F53"/>
    <w:rsid w:val="00F060AD"/>
    <w:rsid w:val="00F06103"/>
    <w:rsid w:val="00F06128"/>
    <w:rsid w:val="00F06212"/>
    <w:rsid w:val="00F06244"/>
    <w:rsid w:val="00F066DA"/>
    <w:rsid w:val="00F06806"/>
    <w:rsid w:val="00F069C8"/>
    <w:rsid w:val="00F06A3C"/>
    <w:rsid w:val="00F06AF2"/>
    <w:rsid w:val="00F06AFB"/>
    <w:rsid w:val="00F06B1E"/>
    <w:rsid w:val="00F070C0"/>
    <w:rsid w:val="00F0710D"/>
    <w:rsid w:val="00F07514"/>
    <w:rsid w:val="00F07581"/>
    <w:rsid w:val="00F0760F"/>
    <w:rsid w:val="00F07682"/>
    <w:rsid w:val="00F07703"/>
    <w:rsid w:val="00F079E2"/>
    <w:rsid w:val="00F07B91"/>
    <w:rsid w:val="00F07D98"/>
    <w:rsid w:val="00F07E62"/>
    <w:rsid w:val="00F07F14"/>
    <w:rsid w:val="00F07F2C"/>
    <w:rsid w:val="00F07F3F"/>
    <w:rsid w:val="00F100C1"/>
    <w:rsid w:val="00F10267"/>
    <w:rsid w:val="00F103A8"/>
    <w:rsid w:val="00F103D6"/>
    <w:rsid w:val="00F103EA"/>
    <w:rsid w:val="00F104BB"/>
    <w:rsid w:val="00F109EB"/>
    <w:rsid w:val="00F10C3B"/>
    <w:rsid w:val="00F10D54"/>
    <w:rsid w:val="00F10D69"/>
    <w:rsid w:val="00F10E51"/>
    <w:rsid w:val="00F10EEF"/>
    <w:rsid w:val="00F1106F"/>
    <w:rsid w:val="00F110DA"/>
    <w:rsid w:val="00F11112"/>
    <w:rsid w:val="00F112F5"/>
    <w:rsid w:val="00F11964"/>
    <w:rsid w:val="00F11B04"/>
    <w:rsid w:val="00F11BF2"/>
    <w:rsid w:val="00F11C2B"/>
    <w:rsid w:val="00F11CED"/>
    <w:rsid w:val="00F11E51"/>
    <w:rsid w:val="00F12231"/>
    <w:rsid w:val="00F12253"/>
    <w:rsid w:val="00F122AA"/>
    <w:rsid w:val="00F12392"/>
    <w:rsid w:val="00F1243F"/>
    <w:rsid w:val="00F124EB"/>
    <w:rsid w:val="00F1268F"/>
    <w:rsid w:val="00F12774"/>
    <w:rsid w:val="00F12AF4"/>
    <w:rsid w:val="00F12B5B"/>
    <w:rsid w:val="00F12B8A"/>
    <w:rsid w:val="00F12C85"/>
    <w:rsid w:val="00F12D13"/>
    <w:rsid w:val="00F12D53"/>
    <w:rsid w:val="00F12E11"/>
    <w:rsid w:val="00F12EAC"/>
    <w:rsid w:val="00F13187"/>
    <w:rsid w:val="00F131B4"/>
    <w:rsid w:val="00F13215"/>
    <w:rsid w:val="00F13430"/>
    <w:rsid w:val="00F134A1"/>
    <w:rsid w:val="00F13881"/>
    <w:rsid w:val="00F13967"/>
    <w:rsid w:val="00F13B3A"/>
    <w:rsid w:val="00F13CE0"/>
    <w:rsid w:val="00F13D39"/>
    <w:rsid w:val="00F13DBC"/>
    <w:rsid w:val="00F13EEA"/>
    <w:rsid w:val="00F1434D"/>
    <w:rsid w:val="00F1460D"/>
    <w:rsid w:val="00F147F8"/>
    <w:rsid w:val="00F14802"/>
    <w:rsid w:val="00F148B4"/>
    <w:rsid w:val="00F14BC5"/>
    <w:rsid w:val="00F14FD4"/>
    <w:rsid w:val="00F1501E"/>
    <w:rsid w:val="00F1567A"/>
    <w:rsid w:val="00F156B9"/>
    <w:rsid w:val="00F15705"/>
    <w:rsid w:val="00F1599B"/>
    <w:rsid w:val="00F15BAE"/>
    <w:rsid w:val="00F15D38"/>
    <w:rsid w:val="00F15E20"/>
    <w:rsid w:val="00F15FAE"/>
    <w:rsid w:val="00F16201"/>
    <w:rsid w:val="00F16270"/>
    <w:rsid w:val="00F164DD"/>
    <w:rsid w:val="00F16686"/>
    <w:rsid w:val="00F16A99"/>
    <w:rsid w:val="00F16BDF"/>
    <w:rsid w:val="00F16E5E"/>
    <w:rsid w:val="00F16FA1"/>
    <w:rsid w:val="00F1707D"/>
    <w:rsid w:val="00F17707"/>
    <w:rsid w:val="00F17880"/>
    <w:rsid w:val="00F17A9B"/>
    <w:rsid w:val="00F17B33"/>
    <w:rsid w:val="00F17BF0"/>
    <w:rsid w:val="00F20031"/>
    <w:rsid w:val="00F2026D"/>
    <w:rsid w:val="00F20642"/>
    <w:rsid w:val="00F20AF2"/>
    <w:rsid w:val="00F20D45"/>
    <w:rsid w:val="00F20D5C"/>
    <w:rsid w:val="00F20E64"/>
    <w:rsid w:val="00F20F52"/>
    <w:rsid w:val="00F20FC0"/>
    <w:rsid w:val="00F212FB"/>
    <w:rsid w:val="00F2130F"/>
    <w:rsid w:val="00F2136B"/>
    <w:rsid w:val="00F213B7"/>
    <w:rsid w:val="00F21412"/>
    <w:rsid w:val="00F21816"/>
    <w:rsid w:val="00F21B39"/>
    <w:rsid w:val="00F21B89"/>
    <w:rsid w:val="00F21C98"/>
    <w:rsid w:val="00F21CAC"/>
    <w:rsid w:val="00F21D23"/>
    <w:rsid w:val="00F21FB3"/>
    <w:rsid w:val="00F21FDA"/>
    <w:rsid w:val="00F22344"/>
    <w:rsid w:val="00F224B0"/>
    <w:rsid w:val="00F224D5"/>
    <w:rsid w:val="00F22612"/>
    <w:rsid w:val="00F2270F"/>
    <w:rsid w:val="00F22B3C"/>
    <w:rsid w:val="00F22C11"/>
    <w:rsid w:val="00F22EA0"/>
    <w:rsid w:val="00F22EA6"/>
    <w:rsid w:val="00F2325C"/>
    <w:rsid w:val="00F2328C"/>
    <w:rsid w:val="00F234E3"/>
    <w:rsid w:val="00F23589"/>
    <w:rsid w:val="00F2363A"/>
    <w:rsid w:val="00F23684"/>
    <w:rsid w:val="00F23768"/>
    <w:rsid w:val="00F238EE"/>
    <w:rsid w:val="00F23995"/>
    <w:rsid w:val="00F23D80"/>
    <w:rsid w:val="00F23DAE"/>
    <w:rsid w:val="00F242D9"/>
    <w:rsid w:val="00F24376"/>
    <w:rsid w:val="00F243DB"/>
    <w:rsid w:val="00F243DD"/>
    <w:rsid w:val="00F24403"/>
    <w:rsid w:val="00F24811"/>
    <w:rsid w:val="00F2483B"/>
    <w:rsid w:val="00F24A2F"/>
    <w:rsid w:val="00F24AEA"/>
    <w:rsid w:val="00F24C56"/>
    <w:rsid w:val="00F24D5A"/>
    <w:rsid w:val="00F24F58"/>
    <w:rsid w:val="00F24F92"/>
    <w:rsid w:val="00F24FC0"/>
    <w:rsid w:val="00F24FCB"/>
    <w:rsid w:val="00F250A4"/>
    <w:rsid w:val="00F250FC"/>
    <w:rsid w:val="00F25173"/>
    <w:rsid w:val="00F251F1"/>
    <w:rsid w:val="00F2566F"/>
    <w:rsid w:val="00F25676"/>
    <w:rsid w:val="00F257A7"/>
    <w:rsid w:val="00F257B8"/>
    <w:rsid w:val="00F2582E"/>
    <w:rsid w:val="00F258C3"/>
    <w:rsid w:val="00F25B88"/>
    <w:rsid w:val="00F25C86"/>
    <w:rsid w:val="00F25CC7"/>
    <w:rsid w:val="00F25DF6"/>
    <w:rsid w:val="00F25FC8"/>
    <w:rsid w:val="00F26249"/>
    <w:rsid w:val="00F2625F"/>
    <w:rsid w:val="00F262E8"/>
    <w:rsid w:val="00F2641A"/>
    <w:rsid w:val="00F26461"/>
    <w:rsid w:val="00F2647F"/>
    <w:rsid w:val="00F2658F"/>
    <w:rsid w:val="00F265D6"/>
    <w:rsid w:val="00F26739"/>
    <w:rsid w:val="00F26783"/>
    <w:rsid w:val="00F26B9C"/>
    <w:rsid w:val="00F26BF8"/>
    <w:rsid w:val="00F26E4A"/>
    <w:rsid w:val="00F26EE4"/>
    <w:rsid w:val="00F27018"/>
    <w:rsid w:val="00F272E9"/>
    <w:rsid w:val="00F273D3"/>
    <w:rsid w:val="00F2750B"/>
    <w:rsid w:val="00F27644"/>
    <w:rsid w:val="00F27809"/>
    <w:rsid w:val="00F27C35"/>
    <w:rsid w:val="00F27C37"/>
    <w:rsid w:val="00F27C48"/>
    <w:rsid w:val="00F27E8C"/>
    <w:rsid w:val="00F27EC3"/>
    <w:rsid w:val="00F3013C"/>
    <w:rsid w:val="00F3027E"/>
    <w:rsid w:val="00F303F9"/>
    <w:rsid w:val="00F30499"/>
    <w:rsid w:val="00F30540"/>
    <w:rsid w:val="00F305BB"/>
    <w:rsid w:val="00F306E3"/>
    <w:rsid w:val="00F30B0E"/>
    <w:rsid w:val="00F30D17"/>
    <w:rsid w:val="00F3105B"/>
    <w:rsid w:val="00F3107A"/>
    <w:rsid w:val="00F31ED0"/>
    <w:rsid w:val="00F31F0C"/>
    <w:rsid w:val="00F323D8"/>
    <w:rsid w:val="00F326C3"/>
    <w:rsid w:val="00F326E0"/>
    <w:rsid w:val="00F327D1"/>
    <w:rsid w:val="00F32C0B"/>
    <w:rsid w:val="00F32CA6"/>
    <w:rsid w:val="00F32CB0"/>
    <w:rsid w:val="00F32EE2"/>
    <w:rsid w:val="00F32F77"/>
    <w:rsid w:val="00F32FE7"/>
    <w:rsid w:val="00F33117"/>
    <w:rsid w:val="00F33323"/>
    <w:rsid w:val="00F33386"/>
    <w:rsid w:val="00F33514"/>
    <w:rsid w:val="00F33847"/>
    <w:rsid w:val="00F3397C"/>
    <w:rsid w:val="00F33E02"/>
    <w:rsid w:val="00F33F59"/>
    <w:rsid w:val="00F34084"/>
    <w:rsid w:val="00F3411B"/>
    <w:rsid w:val="00F34305"/>
    <w:rsid w:val="00F343CC"/>
    <w:rsid w:val="00F3448B"/>
    <w:rsid w:val="00F345D7"/>
    <w:rsid w:val="00F34649"/>
    <w:rsid w:val="00F3465E"/>
    <w:rsid w:val="00F34869"/>
    <w:rsid w:val="00F34893"/>
    <w:rsid w:val="00F349BF"/>
    <w:rsid w:val="00F34BE9"/>
    <w:rsid w:val="00F34BF2"/>
    <w:rsid w:val="00F34BFB"/>
    <w:rsid w:val="00F34C59"/>
    <w:rsid w:val="00F34C7B"/>
    <w:rsid w:val="00F34EA2"/>
    <w:rsid w:val="00F3511A"/>
    <w:rsid w:val="00F35445"/>
    <w:rsid w:val="00F354DC"/>
    <w:rsid w:val="00F354FA"/>
    <w:rsid w:val="00F35599"/>
    <w:rsid w:val="00F35690"/>
    <w:rsid w:val="00F358AD"/>
    <w:rsid w:val="00F35992"/>
    <w:rsid w:val="00F35A28"/>
    <w:rsid w:val="00F35B67"/>
    <w:rsid w:val="00F35E71"/>
    <w:rsid w:val="00F35F45"/>
    <w:rsid w:val="00F36211"/>
    <w:rsid w:val="00F36235"/>
    <w:rsid w:val="00F36272"/>
    <w:rsid w:val="00F36333"/>
    <w:rsid w:val="00F36353"/>
    <w:rsid w:val="00F363DB"/>
    <w:rsid w:val="00F36545"/>
    <w:rsid w:val="00F36592"/>
    <w:rsid w:val="00F36621"/>
    <w:rsid w:val="00F36653"/>
    <w:rsid w:val="00F36656"/>
    <w:rsid w:val="00F3681C"/>
    <w:rsid w:val="00F36A7E"/>
    <w:rsid w:val="00F36E5F"/>
    <w:rsid w:val="00F36FEA"/>
    <w:rsid w:val="00F372BB"/>
    <w:rsid w:val="00F374E9"/>
    <w:rsid w:val="00F37609"/>
    <w:rsid w:val="00F37709"/>
    <w:rsid w:val="00F3790F"/>
    <w:rsid w:val="00F37948"/>
    <w:rsid w:val="00F37A94"/>
    <w:rsid w:val="00F37D1E"/>
    <w:rsid w:val="00F37D5C"/>
    <w:rsid w:val="00F4006B"/>
    <w:rsid w:val="00F40138"/>
    <w:rsid w:val="00F40420"/>
    <w:rsid w:val="00F40441"/>
    <w:rsid w:val="00F4057D"/>
    <w:rsid w:val="00F4063A"/>
    <w:rsid w:val="00F40683"/>
    <w:rsid w:val="00F406A0"/>
    <w:rsid w:val="00F407BA"/>
    <w:rsid w:val="00F40D66"/>
    <w:rsid w:val="00F4100E"/>
    <w:rsid w:val="00F41042"/>
    <w:rsid w:val="00F411AE"/>
    <w:rsid w:val="00F412BB"/>
    <w:rsid w:val="00F413B1"/>
    <w:rsid w:val="00F419C7"/>
    <w:rsid w:val="00F41E5E"/>
    <w:rsid w:val="00F42059"/>
    <w:rsid w:val="00F421A8"/>
    <w:rsid w:val="00F423BB"/>
    <w:rsid w:val="00F4244B"/>
    <w:rsid w:val="00F42491"/>
    <w:rsid w:val="00F427CE"/>
    <w:rsid w:val="00F429FC"/>
    <w:rsid w:val="00F42CA9"/>
    <w:rsid w:val="00F42E3E"/>
    <w:rsid w:val="00F43092"/>
    <w:rsid w:val="00F430F1"/>
    <w:rsid w:val="00F43760"/>
    <w:rsid w:val="00F43886"/>
    <w:rsid w:val="00F43A6E"/>
    <w:rsid w:val="00F43B60"/>
    <w:rsid w:val="00F43C2F"/>
    <w:rsid w:val="00F43D8C"/>
    <w:rsid w:val="00F44186"/>
    <w:rsid w:val="00F443AF"/>
    <w:rsid w:val="00F445D6"/>
    <w:rsid w:val="00F448CE"/>
    <w:rsid w:val="00F44B4E"/>
    <w:rsid w:val="00F44C77"/>
    <w:rsid w:val="00F44D0E"/>
    <w:rsid w:val="00F44DD6"/>
    <w:rsid w:val="00F44F41"/>
    <w:rsid w:val="00F44FD9"/>
    <w:rsid w:val="00F4502A"/>
    <w:rsid w:val="00F4516C"/>
    <w:rsid w:val="00F45224"/>
    <w:rsid w:val="00F45255"/>
    <w:rsid w:val="00F453EE"/>
    <w:rsid w:val="00F4549D"/>
    <w:rsid w:val="00F456C9"/>
    <w:rsid w:val="00F45790"/>
    <w:rsid w:val="00F457A0"/>
    <w:rsid w:val="00F457FD"/>
    <w:rsid w:val="00F45A52"/>
    <w:rsid w:val="00F45E62"/>
    <w:rsid w:val="00F46111"/>
    <w:rsid w:val="00F46198"/>
    <w:rsid w:val="00F461E2"/>
    <w:rsid w:val="00F4629E"/>
    <w:rsid w:val="00F4644E"/>
    <w:rsid w:val="00F46649"/>
    <w:rsid w:val="00F46774"/>
    <w:rsid w:val="00F469F7"/>
    <w:rsid w:val="00F46A15"/>
    <w:rsid w:val="00F46A6F"/>
    <w:rsid w:val="00F46E96"/>
    <w:rsid w:val="00F46F30"/>
    <w:rsid w:val="00F472F0"/>
    <w:rsid w:val="00F47400"/>
    <w:rsid w:val="00F4747E"/>
    <w:rsid w:val="00F47575"/>
    <w:rsid w:val="00F475B3"/>
    <w:rsid w:val="00F479D9"/>
    <w:rsid w:val="00F479E2"/>
    <w:rsid w:val="00F47CCA"/>
    <w:rsid w:val="00F47E94"/>
    <w:rsid w:val="00F5046F"/>
    <w:rsid w:val="00F504A7"/>
    <w:rsid w:val="00F50557"/>
    <w:rsid w:val="00F507E1"/>
    <w:rsid w:val="00F50AC7"/>
    <w:rsid w:val="00F50CD7"/>
    <w:rsid w:val="00F50EDF"/>
    <w:rsid w:val="00F5144D"/>
    <w:rsid w:val="00F51C20"/>
    <w:rsid w:val="00F51E4E"/>
    <w:rsid w:val="00F5209E"/>
    <w:rsid w:val="00F52281"/>
    <w:rsid w:val="00F5229E"/>
    <w:rsid w:val="00F52621"/>
    <w:rsid w:val="00F52781"/>
    <w:rsid w:val="00F52805"/>
    <w:rsid w:val="00F5296E"/>
    <w:rsid w:val="00F52985"/>
    <w:rsid w:val="00F52C04"/>
    <w:rsid w:val="00F52C51"/>
    <w:rsid w:val="00F52CB1"/>
    <w:rsid w:val="00F52D47"/>
    <w:rsid w:val="00F52FC7"/>
    <w:rsid w:val="00F53021"/>
    <w:rsid w:val="00F53049"/>
    <w:rsid w:val="00F53070"/>
    <w:rsid w:val="00F53141"/>
    <w:rsid w:val="00F53443"/>
    <w:rsid w:val="00F53609"/>
    <w:rsid w:val="00F5369B"/>
    <w:rsid w:val="00F53810"/>
    <w:rsid w:val="00F53881"/>
    <w:rsid w:val="00F538D4"/>
    <w:rsid w:val="00F53A44"/>
    <w:rsid w:val="00F53CD8"/>
    <w:rsid w:val="00F53F69"/>
    <w:rsid w:val="00F54287"/>
    <w:rsid w:val="00F54731"/>
    <w:rsid w:val="00F5473B"/>
    <w:rsid w:val="00F54871"/>
    <w:rsid w:val="00F54A2C"/>
    <w:rsid w:val="00F54C1F"/>
    <w:rsid w:val="00F54DE2"/>
    <w:rsid w:val="00F54EE5"/>
    <w:rsid w:val="00F54F64"/>
    <w:rsid w:val="00F551A1"/>
    <w:rsid w:val="00F5528F"/>
    <w:rsid w:val="00F55364"/>
    <w:rsid w:val="00F5550D"/>
    <w:rsid w:val="00F55898"/>
    <w:rsid w:val="00F5599B"/>
    <w:rsid w:val="00F56050"/>
    <w:rsid w:val="00F56079"/>
    <w:rsid w:val="00F56140"/>
    <w:rsid w:val="00F56185"/>
    <w:rsid w:val="00F5631F"/>
    <w:rsid w:val="00F564C7"/>
    <w:rsid w:val="00F5653B"/>
    <w:rsid w:val="00F565E5"/>
    <w:rsid w:val="00F5669A"/>
    <w:rsid w:val="00F566F7"/>
    <w:rsid w:val="00F56909"/>
    <w:rsid w:val="00F56953"/>
    <w:rsid w:val="00F569C1"/>
    <w:rsid w:val="00F56A47"/>
    <w:rsid w:val="00F56B09"/>
    <w:rsid w:val="00F56C4D"/>
    <w:rsid w:val="00F56DCD"/>
    <w:rsid w:val="00F56ED9"/>
    <w:rsid w:val="00F5701C"/>
    <w:rsid w:val="00F571F6"/>
    <w:rsid w:val="00F57202"/>
    <w:rsid w:val="00F57383"/>
    <w:rsid w:val="00F57388"/>
    <w:rsid w:val="00F573EA"/>
    <w:rsid w:val="00F57420"/>
    <w:rsid w:val="00F574B9"/>
    <w:rsid w:val="00F575CD"/>
    <w:rsid w:val="00F576AE"/>
    <w:rsid w:val="00F57771"/>
    <w:rsid w:val="00F577E8"/>
    <w:rsid w:val="00F578D5"/>
    <w:rsid w:val="00F57A70"/>
    <w:rsid w:val="00F57D30"/>
    <w:rsid w:val="00F57F75"/>
    <w:rsid w:val="00F57FE3"/>
    <w:rsid w:val="00F6006A"/>
    <w:rsid w:val="00F60246"/>
    <w:rsid w:val="00F60279"/>
    <w:rsid w:val="00F6029A"/>
    <w:rsid w:val="00F60386"/>
    <w:rsid w:val="00F605B6"/>
    <w:rsid w:val="00F6090A"/>
    <w:rsid w:val="00F60AF0"/>
    <w:rsid w:val="00F60B3D"/>
    <w:rsid w:val="00F60BBD"/>
    <w:rsid w:val="00F60BC8"/>
    <w:rsid w:val="00F60C0C"/>
    <w:rsid w:val="00F60C22"/>
    <w:rsid w:val="00F60E2D"/>
    <w:rsid w:val="00F60E3D"/>
    <w:rsid w:val="00F60E68"/>
    <w:rsid w:val="00F60F10"/>
    <w:rsid w:val="00F60F1B"/>
    <w:rsid w:val="00F60F3A"/>
    <w:rsid w:val="00F60F8C"/>
    <w:rsid w:val="00F6103A"/>
    <w:rsid w:val="00F61083"/>
    <w:rsid w:val="00F61125"/>
    <w:rsid w:val="00F61149"/>
    <w:rsid w:val="00F6120E"/>
    <w:rsid w:val="00F6122E"/>
    <w:rsid w:val="00F61332"/>
    <w:rsid w:val="00F61389"/>
    <w:rsid w:val="00F6138A"/>
    <w:rsid w:val="00F6151A"/>
    <w:rsid w:val="00F61558"/>
    <w:rsid w:val="00F61763"/>
    <w:rsid w:val="00F61AA3"/>
    <w:rsid w:val="00F61B21"/>
    <w:rsid w:val="00F61C21"/>
    <w:rsid w:val="00F61DE9"/>
    <w:rsid w:val="00F61E63"/>
    <w:rsid w:val="00F62009"/>
    <w:rsid w:val="00F62260"/>
    <w:rsid w:val="00F623D5"/>
    <w:rsid w:val="00F625D4"/>
    <w:rsid w:val="00F6264D"/>
    <w:rsid w:val="00F62662"/>
    <w:rsid w:val="00F62816"/>
    <w:rsid w:val="00F62836"/>
    <w:rsid w:val="00F62A00"/>
    <w:rsid w:val="00F62B7A"/>
    <w:rsid w:val="00F62C61"/>
    <w:rsid w:val="00F62E47"/>
    <w:rsid w:val="00F62ED4"/>
    <w:rsid w:val="00F62F3B"/>
    <w:rsid w:val="00F62FC8"/>
    <w:rsid w:val="00F6307C"/>
    <w:rsid w:val="00F63175"/>
    <w:rsid w:val="00F6326F"/>
    <w:rsid w:val="00F63271"/>
    <w:rsid w:val="00F63460"/>
    <w:rsid w:val="00F6349E"/>
    <w:rsid w:val="00F634FD"/>
    <w:rsid w:val="00F635B5"/>
    <w:rsid w:val="00F6385C"/>
    <w:rsid w:val="00F638E6"/>
    <w:rsid w:val="00F639F4"/>
    <w:rsid w:val="00F63A98"/>
    <w:rsid w:val="00F63BB8"/>
    <w:rsid w:val="00F63CDE"/>
    <w:rsid w:val="00F64184"/>
    <w:rsid w:val="00F64379"/>
    <w:rsid w:val="00F6441B"/>
    <w:rsid w:val="00F6459A"/>
    <w:rsid w:val="00F646AD"/>
    <w:rsid w:val="00F64721"/>
    <w:rsid w:val="00F6496F"/>
    <w:rsid w:val="00F64A08"/>
    <w:rsid w:val="00F64AEA"/>
    <w:rsid w:val="00F64B47"/>
    <w:rsid w:val="00F64C83"/>
    <w:rsid w:val="00F64E29"/>
    <w:rsid w:val="00F64FCA"/>
    <w:rsid w:val="00F64FE3"/>
    <w:rsid w:val="00F65004"/>
    <w:rsid w:val="00F653AF"/>
    <w:rsid w:val="00F653F8"/>
    <w:rsid w:val="00F654C8"/>
    <w:rsid w:val="00F65582"/>
    <w:rsid w:val="00F65675"/>
    <w:rsid w:val="00F658FD"/>
    <w:rsid w:val="00F6594E"/>
    <w:rsid w:val="00F65A13"/>
    <w:rsid w:val="00F65C22"/>
    <w:rsid w:val="00F66207"/>
    <w:rsid w:val="00F662BF"/>
    <w:rsid w:val="00F663E6"/>
    <w:rsid w:val="00F6641C"/>
    <w:rsid w:val="00F666A1"/>
    <w:rsid w:val="00F6671B"/>
    <w:rsid w:val="00F6673C"/>
    <w:rsid w:val="00F6675D"/>
    <w:rsid w:val="00F66895"/>
    <w:rsid w:val="00F668B5"/>
    <w:rsid w:val="00F66980"/>
    <w:rsid w:val="00F66ED7"/>
    <w:rsid w:val="00F67045"/>
    <w:rsid w:val="00F6705B"/>
    <w:rsid w:val="00F67094"/>
    <w:rsid w:val="00F670B1"/>
    <w:rsid w:val="00F671AF"/>
    <w:rsid w:val="00F6733D"/>
    <w:rsid w:val="00F673D8"/>
    <w:rsid w:val="00F674B3"/>
    <w:rsid w:val="00F67623"/>
    <w:rsid w:val="00F6792D"/>
    <w:rsid w:val="00F67987"/>
    <w:rsid w:val="00F679CC"/>
    <w:rsid w:val="00F67C26"/>
    <w:rsid w:val="00F67CE6"/>
    <w:rsid w:val="00F67E39"/>
    <w:rsid w:val="00F67E9D"/>
    <w:rsid w:val="00F67F17"/>
    <w:rsid w:val="00F67F96"/>
    <w:rsid w:val="00F701E1"/>
    <w:rsid w:val="00F707C5"/>
    <w:rsid w:val="00F7083F"/>
    <w:rsid w:val="00F708CB"/>
    <w:rsid w:val="00F709B8"/>
    <w:rsid w:val="00F70AF6"/>
    <w:rsid w:val="00F70CDB"/>
    <w:rsid w:val="00F70F70"/>
    <w:rsid w:val="00F71159"/>
    <w:rsid w:val="00F71170"/>
    <w:rsid w:val="00F71195"/>
    <w:rsid w:val="00F71200"/>
    <w:rsid w:val="00F7124E"/>
    <w:rsid w:val="00F71273"/>
    <w:rsid w:val="00F712D3"/>
    <w:rsid w:val="00F712DB"/>
    <w:rsid w:val="00F71377"/>
    <w:rsid w:val="00F71560"/>
    <w:rsid w:val="00F715D0"/>
    <w:rsid w:val="00F715D4"/>
    <w:rsid w:val="00F71663"/>
    <w:rsid w:val="00F716DF"/>
    <w:rsid w:val="00F718B4"/>
    <w:rsid w:val="00F7193C"/>
    <w:rsid w:val="00F719F2"/>
    <w:rsid w:val="00F71B36"/>
    <w:rsid w:val="00F71B49"/>
    <w:rsid w:val="00F71B66"/>
    <w:rsid w:val="00F71BAC"/>
    <w:rsid w:val="00F71C34"/>
    <w:rsid w:val="00F71D4B"/>
    <w:rsid w:val="00F71F86"/>
    <w:rsid w:val="00F721B5"/>
    <w:rsid w:val="00F7232A"/>
    <w:rsid w:val="00F72504"/>
    <w:rsid w:val="00F728D8"/>
    <w:rsid w:val="00F72927"/>
    <w:rsid w:val="00F7292E"/>
    <w:rsid w:val="00F729E7"/>
    <w:rsid w:val="00F72F23"/>
    <w:rsid w:val="00F730C3"/>
    <w:rsid w:val="00F7317C"/>
    <w:rsid w:val="00F733E0"/>
    <w:rsid w:val="00F733E8"/>
    <w:rsid w:val="00F73438"/>
    <w:rsid w:val="00F73587"/>
    <w:rsid w:val="00F73757"/>
    <w:rsid w:val="00F738AC"/>
    <w:rsid w:val="00F738CD"/>
    <w:rsid w:val="00F73C8F"/>
    <w:rsid w:val="00F73CC2"/>
    <w:rsid w:val="00F73D22"/>
    <w:rsid w:val="00F73E94"/>
    <w:rsid w:val="00F73FB1"/>
    <w:rsid w:val="00F7401D"/>
    <w:rsid w:val="00F741D7"/>
    <w:rsid w:val="00F74209"/>
    <w:rsid w:val="00F742F5"/>
    <w:rsid w:val="00F744B3"/>
    <w:rsid w:val="00F74677"/>
    <w:rsid w:val="00F746FA"/>
    <w:rsid w:val="00F74AA5"/>
    <w:rsid w:val="00F74AEA"/>
    <w:rsid w:val="00F74BC2"/>
    <w:rsid w:val="00F74CA1"/>
    <w:rsid w:val="00F74D06"/>
    <w:rsid w:val="00F74F22"/>
    <w:rsid w:val="00F7518E"/>
    <w:rsid w:val="00F752FD"/>
    <w:rsid w:val="00F7559E"/>
    <w:rsid w:val="00F7560D"/>
    <w:rsid w:val="00F75656"/>
    <w:rsid w:val="00F75694"/>
    <w:rsid w:val="00F7579E"/>
    <w:rsid w:val="00F7592D"/>
    <w:rsid w:val="00F75B1E"/>
    <w:rsid w:val="00F75C97"/>
    <w:rsid w:val="00F75CD0"/>
    <w:rsid w:val="00F75E7E"/>
    <w:rsid w:val="00F75EDF"/>
    <w:rsid w:val="00F76154"/>
    <w:rsid w:val="00F7621D"/>
    <w:rsid w:val="00F763E9"/>
    <w:rsid w:val="00F7646D"/>
    <w:rsid w:val="00F76575"/>
    <w:rsid w:val="00F767E4"/>
    <w:rsid w:val="00F76A1C"/>
    <w:rsid w:val="00F76A67"/>
    <w:rsid w:val="00F76C56"/>
    <w:rsid w:val="00F76D4D"/>
    <w:rsid w:val="00F76D83"/>
    <w:rsid w:val="00F76D9D"/>
    <w:rsid w:val="00F76DBC"/>
    <w:rsid w:val="00F76E42"/>
    <w:rsid w:val="00F7720B"/>
    <w:rsid w:val="00F77254"/>
    <w:rsid w:val="00F7732C"/>
    <w:rsid w:val="00F77362"/>
    <w:rsid w:val="00F77419"/>
    <w:rsid w:val="00F774B0"/>
    <w:rsid w:val="00F776D0"/>
    <w:rsid w:val="00F77F51"/>
    <w:rsid w:val="00F77F59"/>
    <w:rsid w:val="00F80019"/>
    <w:rsid w:val="00F80066"/>
    <w:rsid w:val="00F801DB"/>
    <w:rsid w:val="00F8062E"/>
    <w:rsid w:val="00F80815"/>
    <w:rsid w:val="00F808D8"/>
    <w:rsid w:val="00F80930"/>
    <w:rsid w:val="00F80B10"/>
    <w:rsid w:val="00F80BBC"/>
    <w:rsid w:val="00F80F10"/>
    <w:rsid w:val="00F810D7"/>
    <w:rsid w:val="00F810F7"/>
    <w:rsid w:val="00F81107"/>
    <w:rsid w:val="00F81117"/>
    <w:rsid w:val="00F81183"/>
    <w:rsid w:val="00F8160E"/>
    <w:rsid w:val="00F816C5"/>
    <w:rsid w:val="00F81826"/>
    <w:rsid w:val="00F81B19"/>
    <w:rsid w:val="00F81B23"/>
    <w:rsid w:val="00F81D01"/>
    <w:rsid w:val="00F81D0F"/>
    <w:rsid w:val="00F81D24"/>
    <w:rsid w:val="00F8233E"/>
    <w:rsid w:val="00F8236B"/>
    <w:rsid w:val="00F8277D"/>
    <w:rsid w:val="00F82A68"/>
    <w:rsid w:val="00F82B43"/>
    <w:rsid w:val="00F82C54"/>
    <w:rsid w:val="00F82C59"/>
    <w:rsid w:val="00F82DFD"/>
    <w:rsid w:val="00F82F34"/>
    <w:rsid w:val="00F82F8A"/>
    <w:rsid w:val="00F830A4"/>
    <w:rsid w:val="00F831D1"/>
    <w:rsid w:val="00F831F6"/>
    <w:rsid w:val="00F83382"/>
    <w:rsid w:val="00F833ED"/>
    <w:rsid w:val="00F83699"/>
    <w:rsid w:val="00F836DB"/>
    <w:rsid w:val="00F8375C"/>
    <w:rsid w:val="00F83820"/>
    <w:rsid w:val="00F838AA"/>
    <w:rsid w:val="00F83B2D"/>
    <w:rsid w:val="00F8405C"/>
    <w:rsid w:val="00F84084"/>
    <w:rsid w:val="00F840BA"/>
    <w:rsid w:val="00F84242"/>
    <w:rsid w:val="00F842BC"/>
    <w:rsid w:val="00F8455F"/>
    <w:rsid w:val="00F846A2"/>
    <w:rsid w:val="00F8482D"/>
    <w:rsid w:val="00F8484D"/>
    <w:rsid w:val="00F848B3"/>
    <w:rsid w:val="00F84968"/>
    <w:rsid w:val="00F84979"/>
    <w:rsid w:val="00F84AED"/>
    <w:rsid w:val="00F84B8D"/>
    <w:rsid w:val="00F84C41"/>
    <w:rsid w:val="00F84D66"/>
    <w:rsid w:val="00F857BD"/>
    <w:rsid w:val="00F85965"/>
    <w:rsid w:val="00F85988"/>
    <w:rsid w:val="00F85D07"/>
    <w:rsid w:val="00F85DB8"/>
    <w:rsid w:val="00F863F6"/>
    <w:rsid w:val="00F86417"/>
    <w:rsid w:val="00F8656F"/>
    <w:rsid w:val="00F86660"/>
    <w:rsid w:val="00F866A2"/>
    <w:rsid w:val="00F868F2"/>
    <w:rsid w:val="00F86902"/>
    <w:rsid w:val="00F8691E"/>
    <w:rsid w:val="00F86BBA"/>
    <w:rsid w:val="00F86C5D"/>
    <w:rsid w:val="00F86DDD"/>
    <w:rsid w:val="00F86F72"/>
    <w:rsid w:val="00F86F94"/>
    <w:rsid w:val="00F870D2"/>
    <w:rsid w:val="00F871C9"/>
    <w:rsid w:val="00F874ED"/>
    <w:rsid w:val="00F875CC"/>
    <w:rsid w:val="00F87797"/>
    <w:rsid w:val="00F8785E"/>
    <w:rsid w:val="00F878CA"/>
    <w:rsid w:val="00F87981"/>
    <w:rsid w:val="00F87F1F"/>
    <w:rsid w:val="00F87F32"/>
    <w:rsid w:val="00F87F83"/>
    <w:rsid w:val="00F90711"/>
    <w:rsid w:val="00F908D8"/>
    <w:rsid w:val="00F90BB9"/>
    <w:rsid w:val="00F90E51"/>
    <w:rsid w:val="00F91048"/>
    <w:rsid w:val="00F9143A"/>
    <w:rsid w:val="00F916F1"/>
    <w:rsid w:val="00F9175E"/>
    <w:rsid w:val="00F919A2"/>
    <w:rsid w:val="00F91A47"/>
    <w:rsid w:val="00F91BD2"/>
    <w:rsid w:val="00F91D5F"/>
    <w:rsid w:val="00F92069"/>
    <w:rsid w:val="00F92100"/>
    <w:rsid w:val="00F92264"/>
    <w:rsid w:val="00F925CB"/>
    <w:rsid w:val="00F9288F"/>
    <w:rsid w:val="00F929C2"/>
    <w:rsid w:val="00F92C66"/>
    <w:rsid w:val="00F92DE6"/>
    <w:rsid w:val="00F92F03"/>
    <w:rsid w:val="00F931BD"/>
    <w:rsid w:val="00F93263"/>
    <w:rsid w:val="00F932CF"/>
    <w:rsid w:val="00F934BB"/>
    <w:rsid w:val="00F934EA"/>
    <w:rsid w:val="00F935D4"/>
    <w:rsid w:val="00F93703"/>
    <w:rsid w:val="00F93772"/>
    <w:rsid w:val="00F937FC"/>
    <w:rsid w:val="00F93842"/>
    <w:rsid w:val="00F93948"/>
    <w:rsid w:val="00F93A41"/>
    <w:rsid w:val="00F93B05"/>
    <w:rsid w:val="00F93C79"/>
    <w:rsid w:val="00F93D9A"/>
    <w:rsid w:val="00F93F32"/>
    <w:rsid w:val="00F93FC2"/>
    <w:rsid w:val="00F94253"/>
    <w:rsid w:val="00F9425A"/>
    <w:rsid w:val="00F94793"/>
    <w:rsid w:val="00F947F2"/>
    <w:rsid w:val="00F94931"/>
    <w:rsid w:val="00F94A71"/>
    <w:rsid w:val="00F94D09"/>
    <w:rsid w:val="00F94F0F"/>
    <w:rsid w:val="00F952D1"/>
    <w:rsid w:val="00F956E7"/>
    <w:rsid w:val="00F957F7"/>
    <w:rsid w:val="00F95922"/>
    <w:rsid w:val="00F9599B"/>
    <w:rsid w:val="00F95A64"/>
    <w:rsid w:val="00F95AC0"/>
    <w:rsid w:val="00F95C81"/>
    <w:rsid w:val="00F95D25"/>
    <w:rsid w:val="00F95FEF"/>
    <w:rsid w:val="00F96175"/>
    <w:rsid w:val="00F9628B"/>
    <w:rsid w:val="00F96361"/>
    <w:rsid w:val="00F964E7"/>
    <w:rsid w:val="00F965C8"/>
    <w:rsid w:val="00F96863"/>
    <w:rsid w:val="00F9693C"/>
    <w:rsid w:val="00F969EA"/>
    <w:rsid w:val="00F96D5B"/>
    <w:rsid w:val="00F96DAA"/>
    <w:rsid w:val="00F96F7E"/>
    <w:rsid w:val="00F97171"/>
    <w:rsid w:val="00F97176"/>
    <w:rsid w:val="00F971E5"/>
    <w:rsid w:val="00F97B70"/>
    <w:rsid w:val="00F97C21"/>
    <w:rsid w:val="00F97CAE"/>
    <w:rsid w:val="00F97D63"/>
    <w:rsid w:val="00F97D65"/>
    <w:rsid w:val="00FA00B4"/>
    <w:rsid w:val="00FA03A1"/>
    <w:rsid w:val="00FA0524"/>
    <w:rsid w:val="00FA0632"/>
    <w:rsid w:val="00FA0753"/>
    <w:rsid w:val="00FA07E0"/>
    <w:rsid w:val="00FA0A37"/>
    <w:rsid w:val="00FA0CD1"/>
    <w:rsid w:val="00FA0EC8"/>
    <w:rsid w:val="00FA0FC7"/>
    <w:rsid w:val="00FA1288"/>
    <w:rsid w:val="00FA1299"/>
    <w:rsid w:val="00FA1395"/>
    <w:rsid w:val="00FA16C7"/>
    <w:rsid w:val="00FA171F"/>
    <w:rsid w:val="00FA1799"/>
    <w:rsid w:val="00FA18EB"/>
    <w:rsid w:val="00FA1A60"/>
    <w:rsid w:val="00FA1E58"/>
    <w:rsid w:val="00FA1EAE"/>
    <w:rsid w:val="00FA20B0"/>
    <w:rsid w:val="00FA25EE"/>
    <w:rsid w:val="00FA2759"/>
    <w:rsid w:val="00FA277E"/>
    <w:rsid w:val="00FA2A07"/>
    <w:rsid w:val="00FA2DB4"/>
    <w:rsid w:val="00FA2DC5"/>
    <w:rsid w:val="00FA2E63"/>
    <w:rsid w:val="00FA2FD4"/>
    <w:rsid w:val="00FA30CA"/>
    <w:rsid w:val="00FA3136"/>
    <w:rsid w:val="00FA32F1"/>
    <w:rsid w:val="00FA334E"/>
    <w:rsid w:val="00FA3382"/>
    <w:rsid w:val="00FA345F"/>
    <w:rsid w:val="00FA3702"/>
    <w:rsid w:val="00FA3725"/>
    <w:rsid w:val="00FA3887"/>
    <w:rsid w:val="00FA3895"/>
    <w:rsid w:val="00FA3907"/>
    <w:rsid w:val="00FA3A58"/>
    <w:rsid w:val="00FA3A66"/>
    <w:rsid w:val="00FA3E1D"/>
    <w:rsid w:val="00FA3EAA"/>
    <w:rsid w:val="00FA3EC1"/>
    <w:rsid w:val="00FA4216"/>
    <w:rsid w:val="00FA429F"/>
    <w:rsid w:val="00FA4357"/>
    <w:rsid w:val="00FA4516"/>
    <w:rsid w:val="00FA47B0"/>
    <w:rsid w:val="00FA4845"/>
    <w:rsid w:val="00FA4964"/>
    <w:rsid w:val="00FA4A3F"/>
    <w:rsid w:val="00FA4B02"/>
    <w:rsid w:val="00FA4BFE"/>
    <w:rsid w:val="00FA4C2B"/>
    <w:rsid w:val="00FA50B6"/>
    <w:rsid w:val="00FA51C8"/>
    <w:rsid w:val="00FA5249"/>
    <w:rsid w:val="00FA5343"/>
    <w:rsid w:val="00FA54D6"/>
    <w:rsid w:val="00FA5510"/>
    <w:rsid w:val="00FA556A"/>
    <w:rsid w:val="00FA56B6"/>
    <w:rsid w:val="00FA56C3"/>
    <w:rsid w:val="00FA5ADF"/>
    <w:rsid w:val="00FA5BC5"/>
    <w:rsid w:val="00FA6235"/>
    <w:rsid w:val="00FA62B3"/>
    <w:rsid w:val="00FA62F2"/>
    <w:rsid w:val="00FA6322"/>
    <w:rsid w:val="00FA6333"/>
    <w:rsid w:val="00FA647D"/>
    <w:rsid w:val="00FA656D"/>
    <w:rsid w:val="00FA6738"/>
    <w:rsid w:val="00FA675C"/>
    <w:rsid w:val="00FA67AA"/>
    <w:rsid w:val="00FA6808"/>
    <w:rsid w:val="00FA696C"/>
    <w:rsid w:val="00FA6A52"/>
    <w:rsid w:val="00FA6B90"/>
    <w:rsid w:val="00FA6C7C"/>
    <w:rsid w:val="00FA6ED6"/>
    <w:rsid w:val="00FA730A"/>
    <w:rsid w:val="00FA77F9"/>
    <w:rsid w:val="00FA79C1"/>
    <w:rsid w:val="00FA7C85"/>
    <w:rsid w:val="00FA7D9A"/>
    <w:rsid w:val="00FA7E0F"/>
    <w:rsid w:val="00FB0258"/>
    <w:rsid w:val="00FB02E2"/>
    <w:rsid w:val="00FB0407"/>
    <w:rsid w:val="00FB0E19"/>
    <w:rsid w:val="00FB0E68"/>
    <w:rsid w:val="00FB138E"/>
    <w:rsid w:val="00FB13BE"/>
    <w:rsid w:val="00FB14D8"/>
    <w:rsid w:val="00FB1608"/>
    <w:rsid w:val="00FB17C1"/>
    <w:rsid w:val="00FB1BA8"/>
    <w:rsid w:val="00FB1CF1"/>
    <w:rsid w:val="00FB1D36"/>
    <w:rsid w:val="00FB1D7A"/>
    <w:rsid w:val="00FB2003"/>
    <w:rsid w:val="00FB23AC"/>
    <w:rsid w:val="00FB246C"/>
    <w:rsid w:val="00FB2613"/>
    <w:rsid w:val="00FB2647"/>
    <w:rsid w:val="00FB2709"/>
    <w:rsid w:val="00FB27E4"/>
    <w:rsid w:val="00FB28D0"/>
    <w:rsid w:val="00FB29B9"/>
    <w:rsid w:val="00FB2C33"/>
    <w:rsid w:val="00FB2D0F"/>
    <w:rsid w:val="00FB2DE9"/>
    <w:rsid w:val="00FB3065"/>
    <w:rsid w:val="00FB30BA"/>
    <w:rsid w:val="00FB3335"/>
    <w:rsid w:val="00FB3BFE"/>
    <w:rsid w:val="00FB3F20"/>
    <w:rsid w:val="00FB40BE"/>
    <w:rsid w:val="00FB4241"/>
    <w:rsid w:val="00FB444A"/>
    <w:rsid w:val="00FB4508"/>
    <w:rsid w:val="00FB45BF"/>
    <w:rsid w:val="00FB4646"/>
    <w:rsid w:val="00FB488A"/>
    <w:rsid w:val="00FB4ABB"/>
    <w:rsid w:val="00FB4BA1"/>
    <w:rsid w:val="00FB4BA2"/>
    <w:rsid w:val="00FB4BB0"/>
    <w:rsid w:val="00FB4D15"/>
    <w:rsid w:val="00FB4D41"/>
    <w:rsid w:val="00FB4E3D"/>
    <w:rsid w:val="00FB4E42"/>
    <w:rsid w:val="00FB4EAD"/>
    <w:rsid w:val="00FB4FB0"/>
    <w:rsid w:val="00FB50DF"/>
    <w:rsid w:val="00FB5224"/>
    <w:rsid w:val="00FB5320"/>
    <w:rsid w:val="00FB5416"/>
    <w:rsid w:val="00FB573B"/>
    <w:rsid w:val="00FB574F"/>
    <w:rsid w:val="00FB58A6"/>
    <w:rsid w:val="00FB5EC7"/>
    <w:rsid w:val="00FB60F6"/>
    <w:rsid w:val="00FB63BC"/>
    <w:rsid w:val="00FB65A1"/>
    <w:rsid w:val="00FB6631"/>
    <w:rsid w:val="00FB6BA9"/>
    <w:rsid w:val="00FB6BBB"/>
    <w:rsid w:val="00FB6D89"/>
    <w:rsid w:val="00FB6D8B"/>
    <w:rsid w:val="00FB6E1F"/>
    <w:rsid w:val="00FB713C"/>
    <w:rsid w:val="00FB71A6"/>
    <w:rsid w:val="00FB7337"/>
    <w:rsid w:val="00FB7350"/>
    <w:rsid w:val="00FB7424"/>
    <w:rsid w:val="00FB750C"/>
    <w:rsid w:val="00FB75DA"/>
    <w:rsid w:val="00FB77D4"/>
    <w:rsid w:val="00FB7956"/>
    <w:rsid w:val="00FB7A7E"/>
    <w:rsid w:val="00FB7B15"/>
    <w:rsid w:val="00FB7D79"/>
    <w:rsid w:val="00FB7DB3"/>
    <w:rsid w:val="00FB7DD8"/>
    <w:rsid w:val="00FB7E9B"/>
    <w:rsid w:val="00FB7EA3"/>
    <w:rsid w:val="00FB7ED4"/>
    <w:rsid w:val="00FB7F21"/>
    <w:rsid w:val="00FC0115"/>
    <w:rsid w:val="00FC0244"/>
    <w:rsid w:val="00FC0388"/>
    <w:rsid w:val="00FC04BD"/>
    <w:rsid w:val="00FC074E"/>
    <w:rsid w:val="00FC0929"/>
    <w:rsid w:val="00FC0B10"/>
    <w:rsid w:val="00FC0B1C"/>
    <w:rsid w:val="00FC0B8E"/>
    <w:rsid w:val="00FC0C30"/>
    <w:rsid w:val="00FC0CAA"/>
    <w:rsid w:val="00FC0D0B"/>
    <w:rsid w:val="00FC0D86"/>
    <w:rsid w:val="00FC0D91"/>
    <w:rsid w:val="00FC0DE0"/>
    <w:rsid w:val="00FC154E"/>
    <w:rsid w:val="00FC15A7"/>
    <w:rsid w:val="00FC15C4"/>
    <w:rsid w:val="00FC1748"/>
    <w:rsid w:val="00FC18F7"/>
    <w:rsid w:val="00FC1AB9"/>
    <w:rsid w:val="00FC1ABA"/>
    <w:rsid w:val="00FC1B40"/>
    <w:rsid w:val="00FC1C26"/>
    <w:rsid w:val="00FC1C67"/>
    <w:rsid w:val="00FC1D00"/>
    <w:rsid w:val="00FC1FCE"/>
    <w:rsid w:val="00FC203C"/>
    <w:rsid w:val="00FC21B2"/>
    <w:rsid w:val="00FC21B8"/>
    <w:rsid w:val="00FC21BA"/>
    <w:rsid w:val="00FC21E3"/>
    <w:rsid w:val="00FC2201"/>
    <w:rsid w:val="00FC22C1"/>
    <w:rsid w:val="00FC23B5"/>
    <w:rsid w:val="00FC23C5"/>
    <w:rsid w:val="00FC251F"/>
    <w:rsid w:val="00FC258E"/>
    <w:rsid w:val="00FC27ED"/>
    <w:rsid w:val="00FC27EF"/>
    <w:rsid w:val="00FC2883"/>
    <w:rsid w:val="00FC2944"/>
    <w:rsid w:val="00FC2BB6"/>
    <w:rsid w:val="00FC2BE4"/>
    <w:rsid w:val="00FC2C83"/>
    <w:rsid w:val="00FC2DE6"/>
    <w:rsid w:val="00FC2E97"/>
    <w:rsid w:val="00FC2ECA"/>
    <w:rsid w:val="00FC308D"/>
    <w:rsid w:val="00FC31FA"/>
    <w:rsid w:val="00FC3292"/>
    <w:rsid w:val="00FC33B7"/>
    <w:rsid w:val="00FC3468"/>
    <w:rsid w:val="00FC34E6"/>
    <w:rsid w:val="00FC3512"/>
    <w:rsid w:val="00FC385D"/>
    <w:rsid w:val="00FC386F"/>
    <w:rsid w:val="00FC389B"/>
    <w:rsid w:val="00FC3938"/>
    <w:rsid w:val="00FC3A8C"/>
    <w:rsid w:val="00FC3B3D"/>
    <w:rsid w:val="00FC3CDD"/>
    <w:rsid w:val="00FC3ED0"/>
    <w:rsid w:val="00FC4336"/>
    <w:rsid w:val="00FC4414"/>
    <w:rsid w:val="00FC4428"/>
    <w:rsid w:val="00FC44D3"/>
    <w:rsid w:val="00FC46AA"/>
    <w:rsid w:val="00FC46F6"/>
    <w:rsid w:val="00FC480B"/>
    <w:rsid w:val="00FC48AF"/>
    <w:rsid w:val="00FC497E"/>
    <w:rsid w:val="00FC4CBB"/>
    <w:rsid w:val="00FC4D55"/>
    <w:rsid w:val="00FC4D83"/>
    <w:rsid w:val="00FC4D8D"/>
    <w:rsid w:val="00FC4D9B"/>
    <w:rsid w:val="00FC5018"/>
    <w:rsid w:val="00FC5261"/>
    <w:rsid w:val="00FC5367"/>
    <w:rsid w:val="00FC5371"/>
    <w:rsid w:val="00FC5500"/>
    <w:rsid w:val="00FC551E"/>
    <w:rsid w:val="00FC55CE"/>
    <w:rsid w:val="00FC5831"/>
    <w:rsid w:val="00FC5834"/>
    <w:rsid w:val="00FC5997"/>
    <w:rsid w:val="00FC5B3F"/>
    <w:rsid w:val="00FC5C9A"/>
    <w:rsid w:val="00FC5DE5"/>
    <w:rsid w:val="00FC5ECD"/>
    <w:rsid w:val="00FC5F45"/>
    <w:rsid w:val="00FC60E3"/>
    <w:rsid w:val="00FC61D5"/>
    <w:rsid w:val="00FC63B1"/>
    <w:rsid w:val="00FC63E3"/>
    <w:rsid w:val="00FC646D"/>
    <w:rsid w:val="00FC64AE"/>
    <w:rsid w:val="00FC6617"/>
    <w:rsid w:val="00FC6712"/>
    <w:rsid w:val="00FC67EB"/>
    <w:rsid w:val="00FC6911"/>
    <w:rsid w:val="00FC6914"/>
    <w:rsid w:val="00FC6A9D"/>
    <w:rsid w:val="00FC6AE9"/>
    <w:rsid w:val="00FC6D3A"/>
    <w:rsid w:val="00FC6D3E"/>
    <w:rsid w:val="00FC6F04"/>
    <w:rsid w:val="00FC6FB9"/>
    <w:rsid w:val="00FC70BE"/>
    <w:rsid w:val="00FC7167"/>
    <w:rsid w:val="00FC71B3"/>
    <w:rsid w:val="00FC7485"/>
    <w:rsid w:val="00FC75C8"/>
    <w:rsid w:val="00FC7603"/>
    <w:rsid w:val="00FC78BE"/>
    <w:rsid w:val="00FC79B7"/>
    <w:rsid w:val="00FC79BB"/>
    <w:rsid w:val="00FC79DC"/>
    <w:rsid w:val="00FC79E0"/>
    <w:rsid w:val="00FC7C3B"/>
    <w:rsid w:val="00FC7FA8"/>
    <w:rsid w:val="00FD0034"/>
    <w:rsid w:val="00FD005A"/>
    <w:rsid w:val="00FD0179"/>
    <w:rsid w:val="00FD0399"/>
    <w:rsid w:val="00FD046A"/>
    <w:rsid w:val="00FD04C0"/>
    <w:rsid w:val="00FD050E"/>
    <w:rsid w:val="00FD056A"/>
    <w:rsid w:val="00FD08DC"/>
    <w:rsid w:val="00FD0948"/>
    <w:rsid w:val="00FD09DB"/>
    <w:rsid w:val="00FD0C6E"/>
    <w:rsid w:val="00FD0CB5"/>
    <w:rsid w:val="00FD0EB4"/>
    <w:rsid w:val="00FD0F05"/>
    <w:rsid w:val="00FD0F65"/>
    <w:rsid w:val="00FD124B"/>
    <w:rsid w:val="00FD124C"/>
    <w:rsid w:val="00FD12CB"/>
    <w:rsid w:val="00FD1352"/>
    <w:rsid w:val="00FD136B"/>
    <w:rsid w:val="00FD142F"/>
    <w:rsid w:val="00FD1435"/>
    <w:rsid w:val="00FD14F2"/>
    <w:rsid w:val="00FD1950"/>
    <w:rsid w:val="00FD1C0A"/>
    <w:rsid w:val="00FD1CAC"/>
    <w:rsid w:val="00FD1D5B"/>
    <w:rsid w:val="00FD1E85"/>
    <w:rsid w:val="00FD2343"/>
    <w:rsid w:val="00FD243A"/>
    <w:rsid w:val="00FD2688"/>
    <w:rsid w:val="00FD26CD"/>
    <w:rsid w:val="00FD2737"/>
    <w:rsid w:val="00FD2787"/>
    <w:rsid w:val="00FD2795"/>
    <w:rsid w:val="00FD2ADE"/>
    <w:rsid w:val="00FD2AF1"/>
    <w:rsid w:val="00FD2C03"/>
    <w:rsid w:val="00FD2C34"/>
    <w:rsid w:val="00FD2C8C"/>
    <w:rsid w:val="00FD2DA8"/>
    <w:rsid w:val="00FD2DC6"/>
    <w:rsid w:val="00FD2FAA"/>
    <w:rsid w:val="00FD3047"/>
    <w:rsid w:val="00FD311E"/>
    <w:rsid w:val="00FD3264"/>
    <w:rsid w:val="00FD3292"/>
    <w:rsid w:val="00FD3327"/>
    <w:rsid w:val="00FD347E"/>
    <w:rsid w:val="00FD3543"/>
    <w:rsid w:val="00FD367A"/>
    <w:rsid w:val="00FD3728"/>
    <w:rsid w:val="00FD3802"/>
    <w:rsid w:val="00FD3807"/>
    <w:rsid w:val="00FD3B3A"/>
    <w:rsid w:val="00FD3B6C"/>
    <w:rsid w:val="00FD3C58"/>
    <w:rsid w:val="00FD3CBA"/>
    <w:rsid w:val="00FD3E8A"/>
    <w:rsid w:val="00FD3FD6"/>
    <w:rsid w:val="00FD4001"/>
    <w:rsid w:val="00FD406C"/>
    <w:rsid w:val="00FD407A"/>
    <w:rsid w:val="00FD427B"/>
    <w:rsid w:val="00FD431B"/>
    <w:rsid w:val="00FD43B4"/>
    <w:rsid w:val="00FD43D1"/>
    <w:rsid w:val="00FD485A"/>
    <w:rsid w:val="00FD49B8"/>
    <w:rsid w:val="00FD4B48"/>
    <w:rsid w:val="00FD4BB1"/>
    <w:rsid w:val="00FD4BB9"/>
    <w:rsid w:val="00FD4DE1"/>
    <w:rsid w:val="00FD4F69"/>
    <w:rsid w:val="00FD4F77"/>
    <w:rsid w:val="00FD53DA"/>
    <w:rsid w:val="00FD546B"/>
    <w:rsid w:val="00FD5551"/>
    <w:rsid w:val="00FD55E8"/>
    <w:rsid w:val="00FD57CB"/>
    <w:rsid w:val="00FD58F7"/>
    <w:rsid w:val="00FD5B1A"/>
    <w:rsid w:val="00FD5B44"/>
    <w:rsid w:val="00FD5C41"/>
    <w:rsid w:val="00FD5C4D"/>
    <w:rsid w:val="00FD60CA"/>
    <w:rsid w:val="00FD6220"/>
    <w:rsid w:val="00FD6322"/>
    <w:rsid w:val="00FD63D4"/>
    <w:rsid w:val="00FD641F"/>
    <w:rsid w:val="00FD6521"/>
    <w:rsid w:val="00FD6758"/>
    <w:rsid w:val="00FD67F5"/>
    <w:rsid w:val="00FD6872"/>
    <w:rsid w:val="00FD6978"/>
    <w:rsid w:val="00FD69FC"/>
    <w:rsid w:val="00FD6C91"/>
    <w:rsid w:val="00FD6EA8"/>
    <w:rsid w:val="00FD6F83"/>
    <w:rsid w:val="00FD6FF9"/>
    <w:rsid w:val="00FD7215"/>
    <w:rsid w:val="00FD721F"/>
    <w:rsid w:val="00FD7291"/>
    <w:rsid w:val="00FD7427"/>
    <w:rsid w:val="00FD7434"/>
    <w:rsid w:val="00FD7517"/>
    <w:rsid w:val="00FD7688"/>
    <w:rsid w:val="00FD7773"/>
    <w:rsid w:val="00FD7934"/>
    <w:rsid w:val="00FD7963"/>
    <w:rsid w:val="00FD79E5"/>
    <w:rsid w:val="00FD7B49"/>
    <w:rsid w:val="00FD7B54"/>
    <w:rsid w:val="00FD7C45"/>
    <w:rsid w:val="00FD7CDB"/>
    <w:rsid w:val="00FD7DB8"/>
    <w:rsid w:val="00FD7F11"/>
    <w:rsid w:val="00FD7F50"/>
    <w:rsid w:val="00FE0213"/>
    <w:rsid w:val="00FE0286"/>
    <w:rsid w:val="00FE02D8"/>
    <w:rsid w:val="00FE0477"/>
    <w:rsid w:val="00FE054D"/>
    <w:rsid w:val="00FE0768"/>
    <w:rsid w:val="00FE0972"/>
    <w:rsid w:val="00FE0993"/>
    <w:rsid w:val="00FE0B2A"/>
    <w:rsid w:val="00FE0C1D"/>
    <w:rsid w:val="00FE0DD8"/>
    <w:rsid w:val="00FE117E"/>
    <w:rsid w:val="00FE1212"/>
    <w:rsid w:val="00FE156E"/>
    <w:rsid w:val="00FE15DD"/>
    <w:rsid w:val="00FE19B1"/>
    <w:rsid w:val="00FE19BA"/>
    <w:rsid w:val="00FE1A82"/>
    <w:rsid w:val="00FE1C87"/>
    <w:rsid w:val="00FE1D30"/>
    <w:rsid w:val="00FE2000"/>
    <w:rsid w:val="00FE23A7"/>
    <w:rsid w:val="00FE2413"/>
    <w:rsid w:val="00FE24EA"/>
    <w:rsid w:val="00FE252C"/>
    <w:rsid w:val="00FE259B"/>
    <w:rsid w:val="00FE25F7"/>
    <w:rsid w:val="00FE2747"/>
    <w:rsid w:val="00FE2862"/>
    <w:rsid w:val="00FE2A95"/>
    <w:rsid w:val="00FE2DAE"/>
    <w:rsid w:val="00FE2E39"/>
    <w:rsid w:val="00FE2E40"/>
    <w:rsid w:val="00FE2E46"/>
    <w:rsid w:val="00FE2F26"/>
    <w:rsid w:val="00FE311F"/>
    <w:rsid w:val="00FE32F3"/>
    <w:rsid w:val="00FE3474"/>
    <w:rsid w:val="00FE350A"/>
    <w:rsid w:val="00FE353A"/>
    <w:rsid w:val="00FE363B"/>
    <w:rsid w:val="00FE366D"/>
    <w:rsid w:val="00FE3937"/>
    <w:rsid w:val="00FE3AFB"/>
    <w:rsid w:val="00FE3D34"/>
    <w:rsid w:val="00FE3D6E"/>
    <w:rsid w:val="00FE417A"/>
    <w:rsid w:val="00FE42A7"/>
    <w:rsid w:val="00FE451F"/>
    <w:rsid w:val="00FE47B0"/>
    <w:rsid w:val="00FE48DA"/>
    <w:rsid w:val="00FE4961"/>
    <w:rsid w:val="00FE4AAF"/>
    <w:rsid w:val="00FE4C7E"/>
    <w:rsid w:val="00FE4CA8"/>
    <w:rsid w:val="00FE4D6C"/>
    <w:rsid w:val="00FE4D9D"/>
    <w:rsid w:val="00FE4F88"/>
    <w:rsid w:val="00FE5060"/>
    <w:rsid w:val="00FE50A3"/>
    <w:rsid w:val="00FE5105"/>
    <w:rsid w:val="00FE5145"/>
    <w:rsid w:val="00FE5232"/>
    <w:rsid w:val="00FE527B"/>
    <w:rsid w:val="00FE52C9"/>
    <w:rsid w:val="00FE5301"/>
    <w:rsid w:val="00FE5420"/>
    <w:rsid w:val="00FE5683"/>
    <w:rsid w:val="00FE577E"/>
    <w:rsid w:val="00FE583D"/>
    <w:rsid w:val="00FE58F0"/>
    <w:rsid w:val="00FE5AE5"/>
    <w:rsid w:val="00FE5B8F"/>
    <w:rsid w:val="00FE5B9E"/>
    <w:rsid w:val="00FE6144"/>
    <w:rsid w:val="00FE63FC"/>
    <w:rsid w:val="00FE69E6"/>
    <w:rsid w:val="00FE6A4D"/>
    <w:rsid w:val="00FE6B8A"/>
    <w:rsid w:val="00FE6CBE"/>
    <w:rsid w:val="00FE6CDA"/>
    <w:rsid w:val="00FE6FF3"/>
    <w:rsid w:val="00FE726C"/>
    <w:rsid w:val="00FE743C"/>
    <w:rsid w:val="00FE748E"/>
    <w:rsid w:val="00FE74BD"/>
    <w:rsid w:val="00FE77C1"/>
    <w:rsid w:val="00FE782D"/>
    <w:rsid w:val="00FE7BF5"/>
    <w:rsid w:val="00FE7C74"/>
    <w:rsid w:val="00FE7D10"/>
    <w:rsid w:val="00FE7E4D"/>
    <w:rsid w:val="00FE7EE4"/>
    <w:rsid w:val="00FF0163"/>
    <w:rsid w:val="00FF026A"/>
    <w:rsid w:val="00FF0455"/>
    <w:rsid w:val="00FF064C"/>
    <w:rsid w:val="00FF0882"/>
    <w:rsid w:val="00FF08F1"/>
    <w:rsid w:val="00FF092A"/>
    <w:rsid w:val="00FF0B92"/>
    <w:rsid w:val="00FF0BE6"/>
    <w:rsid w:val="00FF0D5F"/>
    <w:rsid w:val="00FF0DD7"/>
    <w:rsid w:val="00FF0DFD"/>
    <w:rsid w:val="00FF0E0A"/>
    <w:rsid w:val="00FF0E1F"/>
    <w:rsid w:val="00FF0E7C"/>
    <w:rsid w:val="00FF0FFA"/>
    <w:rsid w:val="00FF1166"/>
    <w:rsid w:val="00FF1180"/>
    <w:rsid w:val="00FF12F9"/>
    <w:rsid w:val="00FF14A1"/>
    <w:rsid w:val="00FF1649"/>
    <w:rsid w:val="00FF166D"/>
    <w:rsid w:val="00FF16FE"/>
    <w:rsid w:val="00FF17FE"/>
    <w:rsid w:val="00FF18B8"/>
    <w:rsid w:val="00FF18C2"/>
    <w:rsid w:val="00FF197F"/>
    <w:rsid w:val="00FF1A5C"/>
    <w:rsid w:val="00FF1D4A"/>
    <w:rsid w:val="00FF1F67"/>
    <w:rsid w:val="00FF201C"/>
    <w:rsid w:val="00FF21A5"/>
    <w:rsid w:val="00FF2210"/>
    <w:rsid w:val="00FF2242"/>
    <w:rsid w:val="00FF224D"/>
    <w:rsid w:val="00FF23B7"/>
    <w:rsid w:val="00FF25B0"/>
    <w:rsid w:val="00FF2749"/>
    <w:rsid w:val="00FF293A"/>
    <w:rsid w:val="00FF296E"/>
    <w:rsid w:val="00FF2F00"/>
    <w:rsid w:val="00FF30E0"/>
    <w:rsid w:val="00FF3111"/>
    <w:rsid w:val="00FF3163"/>
    <w:rsid w:val="00FF326A"/>
    <w:rsid w:val="00FF32D8"/>
    <w:rsid w:val="00FF3598"/>
    <w:rsid w:val="00FF3895"/>
    <w:rsid w:val="00FF39B9"/>
    <w:rsid w:val="00FF3A3C"/>
    <w:rsid w:val="00FF3A87"/>
    <w:rsid w:val="00FF3AAF"/>
    <w:rsid w:val="00FF3DC9"/>
    <w:rsid w:val="00FF3DF8"/>
    <w:rsid w:val="00FF3E4F"/>
    <w:rsid w:val="00FF40AE"/>
    <w:rsid w:val="00FF42FF"/>
    <w:rsid w:val="00FF4405"/>
    <w:rsid w:val="00FF440A"/>
    <w:rsid w:val="00FF446E"/>
    <w:rsid w:val="00FF47B0"/>
    <w:rsid w:val="00FF4823"/>
    <w:rsid w:val="00FF489E"/>
    <w:rsid w:val="00FF492F"/>
    <w:rsid w:val="00FF49B7"/>
    <w:rsid w:val="00FF49F7"/>
    <w:rsid w:val="00FF4ECD"/>
    <w:rsid w:val="00FF4FC5"/>
    <w:rsid w:val="00FF508C"/>
    <w:rsid w:val="00FF50EA"/>
    <w:rsid w:val="00FF5132"/>
    <w:rsid w:val="00FF52E9"/>
    <w:rsid w:val="00FF5481"/>
    <w:rsid w:val="00FF553A"/>
    <w:rsid w:val="00FF57BA"/>
    <w:rsid w:val="00FF5805"/>
    <w:rsid w:val="00FF5858"/>
    <w:rsid w:val="00FF5BB9"/>
    <w:rsid w:val="00FF5E9C"/>
    <w:rsid w:val="00FF5F19"/>
    <w:rsid w:val="00FF60A6"/>
    <w:rsid w:val="00FF60B2"/>
    <w:rsid w:val="00FF63E5"/>
    <w:rsid w:val="00FF65E8"/>
    <w:rsid w:val="00FF6646"/>
    <w:rsid w:val="00FF66E2"/>
    <w:rsid w:val="00FF6787"/>
    <w:rsid w:val="00FF6960"/>
    <w:rsid w:val="00FF6ACA"/>
    <w:rsid w:val="00FF6D32"/>
    <w:rsid w:val="00FF71F7"/>
    <w:rsid w:val="00FF7498"/>
    <w:rsid w:val="00FF7601"/>
    <w:rsid w:val="00FF760B"/>
    <w:rsid w:val="00FF79AD"/>
    <w:rsid w:val="00FF79D4"/>
    <w:rsid w:val="00FF7C19"/>
    <w:rsid w:val="00FF7E00"/>
    <w:rsid w:val="00FF7F9A"/>
    <w:rsid w:val="00FF7FAA"/>
    <w:rsid w:val="00FF7FE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59995D6"/>
  <w15:chartTrackingRefBased/>
  <w15:docId w15:val="{3353488D-D48B-4845-A61B-441E4E692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Batang"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qFormat="1"/>
    <w:lsdException w:name="heading 4" w:uiPriority="9" w:qFormat="1"/>
    <w:lsdException w:name="heading 5" w:qFormat="1"/>
    <w:lsdException w:name="heading 6" w:uiPriority="9" w:qFormat="1"/>
    <w:lsdException w:name="heading 7" w:uiPriority="9"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header" w:qFormat="1"/>
    <w:lsdException w:name="caption" w:uiPriority="35" w:qFormat="1"/>
    <w:lsdException w:name="table of figures" w:uiPriority="99" w:qFormat="1"/>
    <w:lsdException w:name="annotation reference" w:qFormat="1"/>
    <w:lsdException w:name="List Bullet" w:qFormat="1"/>
    <w:lsdException w:name="List Bullet 2" w:qFormat="1"/>
    <w:lsdException w:name="List Bullet 3" w:qFormat="1"/>
    <w:lsdException w:name="List Number 3" w:qFormat="1"/>
    <w:lsdException w:name="Title" w:qFormat="1"/>
    <w:lsdException w:name="Body Text" w:qFormat="1"/>
    <w:lsdException w:name="Subtitle" w:qFormat="1"/>
    <w:lsdException w:name="Body Text Indent 2" w:uiPriority="99" w:qFormat="1"/>
    <w:lsdException w:name="Hyperlink" w:uiPriority="99" w:qFormat="1"/>
    <w:lsdException w:name="Strong" w:uiPriority="22" w:qFormat="1"/>
    <w:lsdException w:name="Emphasis" w:qFormat="1"/>
    <w:lsdException w:name="Plain Text" w:uiPriority="99"/>
    <w:lsdException w:name="HTML Top of Form" w:uiPriority="99"/>
    <w:lsdException w:name="HTML Bottom of Form" w:uiPriority="99"/>
    <w:lsdException w:name="Normal (Web)" w:uiPriority="99" w:qFormat="1"/>
    <w:lsdException w:name="HTML Preformatted" w:semiHidden="1" w:uiPriority="99" w:unhideWhenUsed="1"/>
    <w:lsdException w:name="HTML Typewriter" w:semiHidden="1" w:unhideWhenUsed="1"/>
    <w:lsdException w:name="Normal Table"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qFormat="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73D16"/>
    <w:rPr>
      <w:rFonts w:ascii="Times" w:hAnsi="Times"/>
      <w:szCs w:val="24"/>
      <w:lang w:eastAsia="en-US"/>
    </w:rPr>
  </w:style>
  <w:style w:type="paragraph" w:styleId="Heading1">
    <w:name w:val="heading 1"/>
    <w:aliases w:val="NMP Heading 1,H1,h11,h12,h13,h14,h15,h16,app heading 1,l1,Memo Heading 1,Heading 1_a,heading 1,h17,h111,h121,h131,h141,h151,h161,h18,h112,h122,h132,h142,h152,h162,h19,h113,h123,h133,h143,h153,h163,Heading 1 Char,Alt+1,Alt+11,Alt+12,Alt+13,标题 1"/>
    <w:basedOn w:val="Normal"/>
    <w:next w:val="Normal"/>
    <w:link w:val="Heading1Char1"/>
    <w:uiPriority w:val="9"/>
    <w:qFormat/>
    <w:rsid w:val="0089225B"/>
    <w:pPr>
      <w:keepNext/>
      <w:numPr>
        <w:numId w:val="3"/>
      </w:numPr>
      <w:spacing w:before="240" w:after="60"/>
      <w:outlineLvl w:val="0"/>
    </w:pPr>
    <w:rPr>
      <w:rFonts w:ascii="Arial" w:hAnsi="Arial" w:cs="Arial"/>
      <w:b/>
      <w:bCs/>
      <w:kern w:val="32"/>
      <w:sz w:val="32"/>
      <w:szCs w:val="32"/>
    </w:rPr>
  </w:style>
  <w:style w:type="paragraph" w:styleId="Heading2">
    <w:name w:val="heading 2"/>
    <w:aliases w:val="H2,h2,Head2A,2,UNDERRUBRIK 1-2,DO NOT USE_h2,h21,Heading 2 Char,H2 Char,h2 Char,标题 2,Header 2,Header2,22,heading2,2nd level,H21,H22,H23,H24,H25,R2,E2,†berschrift 2,õberschrift 2,插图,Heading 2 3GPP,제목 2,heading 2"/>
    <w:basedOn w:val="Normal"/>
    <w:next w:val="Normal"/>
    <w:link w:val="Heading2Char1"/>
    <w:uiPriority w:val="9"/>
    <w:qFormat/>
    <w:rsid w:val="0089225B"/>
    <w:pPr>
      <w:keepNext/>
      <w:numPr>
        <w:ilvl w:val="1"/>
        <w:numId w:val="3"/>
      </w:numPr>
      <w:spacing w:before="240" w:after="60"/>
      <w:outlineLvl w:val="1"/>
    </w:pPr>
    <w:rPr>
      <w:rFonts w:ascii="Arial" w:hAnsi="Arial" w:cs="Arial"/>
      <w:b/>
      <w:bCs/>
      <w:i/>
      <w:iCs/>
      <w:sz w:val="24"/>
      <w:szCs w:val="28"/>
    </w:rPr>
  </w:style>
  <w:style w:type="paragraph" w:styleId="Heading3">
    <w:name w:val="heading 3"/>
    <w:aliases w:val="no break,H3,Underrubrik2,h3,Memo Heading 3,hello,Titre 3 Car,no break Car,H3 Car,Underrubrik2 Car,h3 Car,Memo Heading 3 Car,hello Car,Heading 3 Char Car,no break Char Car,H3 Char Car,Underrubrik2 Char Car,h3 Char Car,Memo Heading 3 Char Car,标题"/>
    <w:basedOn w:val="Normal"/>
    <w:next w:val="Normal"/>
    <w:link w:val="Heading3Char"/>
    <w:qFormat/>
    <w:rsid w:val="00A03C5E"/>
    <w:pPr>
      <w:keepNext/>
      <w:numPr>
        <w:ilvl w:val="2"/>
        <w:numId w:val="3"/>
      </w:numPr>
      <w:spacing w:before="240" w:after="60"/>
      <w:outlineLvl w:val="2"/>
    </w:pPr>
    <w:rPr>
      <w:rFonts w:ascii="Arial" w:hAnsi="Arial" w:cs="Arial"/>
      <w:b/>
      <w:bCs/>
      <w:szCs w:val="26"/>
    </w:rPr>
  </w:style>
  <w:style w:type="paragraph" w:styleId="Heading4">
    <w:name w:val="heading 4"/>
    <w:aliases w:val="h4,H4,H41,h41,H42,h42,H43,h43,H411,h411,H421,h421,H44,h44,H412,h412,H422,h422,H431,h431,H45,h45,H413,h413,H423,h423,H432,h432,H46,h46,H47,h47,Memo Heading 4,Memo Heading 5,heading 4,标题 4,heading 4 + Indent: Left 0.5 in,标题3a,4th level,Heading,4"/>
    <w:basedOn w:val="Heading3"/>
    <w:next w:val="Normal"/>
    <w:link w:val="Heading4Char"/>
    <w:uiPriority w:val="9"/>
    <w:qFormat/>
    <w:rsid w:val="0089225B"/>
    <w:pPr>
      <w:numPr>
        <w:ilvl w:val="3"/>
      </w:numPr>
      <w:outlineLvl w:val="3"/>
    </w:pPr>
    <w:rPr>
      <w:i/>
    </w:rPr>
  </w:style>
  <w:style w:type="paragraph" w:styleId="Heading5">
    <w:name w:val="heading 5"/>
    <w:aliases w:val="H5,h5,Heading5,标题 5"/>
    <w:basedOn w:val="Heading4"/>
    <w:next w:val="Normal"/>
    <w:link w:val="Heading5Char"/>
    <w:qFormat/>
    <w:rsid w:val="0089225B"/>
    <w:pPr>
      <w:numPr>
        <w:ilvl w:val="4"/>
      </w:numPr>
      <w:outlineLvl w:val="4"/>
    </w:pPr>
    <w:rPr>
      <w:bCs w:val="0"/>
      <w:i w:val="0"/>
      <w:iCs/>
      <w:sz w:val="18"/>
    </w:rPr>
  </w:style>
  <w:style w:type="paragraph" w:styleId="Heading6">
    <w:name w:val="heading 6"/>
    <w:basedOn w:val="Normal"/>
    <w:next w:val="Normal"/>
    <w:link w:val="Heading6Char"/>
    <w:uiPriority w:val="9"/>
    <w:qFormat/>
    <w:rsid w:val="0089225B"/>
    <w:pPr>
      <w:numPr>
        <w:ilvl w:val="5"/>
        <w:numId w:val="3"/>
      </w:numPr>
      <w:spacing w:before="240" w:after="60"/>
      <w:outlineLvl w:val="5"/>
    </w:pPr>
    <w:rPr>
      <w:rFonts w:ascii="Times New Roman" w:hAnsi="Times New Roman"/>
      <w:b/>
      <w:bCs/>
      <w:sz w:val="22"/>
      <w:szCs w:val="22"/>
    </w:rPr>
  </w:style>
  <w:style w:type="paragraph" w:styleId="Heading7">
    <w:name w:val="heading 7"/>
    <w:basedOn w:val="Normal"/>
    <w:next w:val="Normal"/>
    <w:link w:val="Heading7Char"/>
    <w:uiPriority w:val="9"/>
    <w:qFormat/>
    <w:rsid w:val="0089225B"/>
    <w:pPr>
      <w:numPr>
        <w:ilvl w:val="6"/>
        <w:numId w:val="3"/>
      </w:numPr>
      <w:spacing w:before="240" w:after="60"/>
      <w:outlineLvl w:val="6"/>
    </w:pPr>
    <w:rPr>
      <w:rFonts w:ascii="Times New Roman" w:hAnsi="Times New Roman"/>
      <w:sz w:val="24"/>
    </w:rPr>
  </w:style>
  <w:style w:type="paragraph" w:styleId="Heading8">
    <w:name w:val="heading 8"/>
    <w:aliases w:val="Table Heading,标题 8"/>
    <w:basedOn w:val="Normal"/>
    <w:next w:val="Normal"/>
    <w:link w:val="Heading8Char"/>
    <w:qFormat/>
    <w:rsid w:val="0089225B"/>
    <w:pPr>
      <w:numPr>
        <w:ilvl w:val="7"/>
        <w:numId w:val="3"/>
      </w:numPr>
      <w:spacing w:before="240" w:after="60"/>
      <w:outlineLvl w:val="7"/>
    </w:pPr>
    <w:rPr>
      <w:rFonts w:ascii="Times New Roman" w:hAnsi="Times New Roman"/>
      <w:i/>
      <w:iCs/>
      <w:sz w:val="24"/>
    </w:rPr>
  </w:style>
  <w:style w:type="paragraph" w:styleId="Heading9">
    <w:name w:val="heading 9"/>
    <w:aliases w:val="Figure Heading,FH,标题 9"/>
    <w:basedOn w:val="Normal"/>
    <w:next w:val="Normal"/>
    <w:link w:val="Heading9Char"/>
    <w:qFormat/>
    <w:rsid w:val="0089225B"/>
    <w:pPr>
      <w:numPr>
        <w:ilvl w:val="8"/>
        <w:numId w:val="3"/>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aliases w:val="no break Char,H3 Char,Underrubrik2 Char,h3 Char,Memo Heading 3 Char,hello Char,Titre 3 Car Char,no break Car Char,H3 Car Char,Underrubrik2 Car Char,h3 Car Char,Memo Heading 3 Car Char,hello Car Char,Heading 3 Char Car Char,标题 Char"/>
    <w:link w:val="Heading3"/>
    <w:rsid w:val="00A03C5E"/>
    <w:rPr>
      <w:rFonts w:ascii="Arial" w:hAnsi="Arial" w:cs="Arial"/>
      <w:b/>
      <w:bCs/>
      <w:szCs w:val="26"/>
      <w:lang w:eastAsia="en-US"/>
    </w:rPr>
  </w:style>
  <w:style w:type="paragraph" w:customStyle="1" w:styleId="TdocHeader2">
    <w:name w:val="Tdoc_Header_2"/>
    <w:basedOn w:val="Normal"/>
    <w:pPr>
      <w:widowControl w:val="0"/>
      <w:tabs>
        <w:tab w:val="left" w:pos="1701"/>
        <w:tab w:val="right" w:pos="9072"/>
        <w:tab w:val="right" w:pos="10206"/>
      </w:tabs>
      <w:jc w:val="both"/>
    </w:pPr>
    <w:rPr>
      <w:rFonts w:ascii="Arial" w:hAnsi="Arial"/>
      <w:b/>
      <w:sz w:val="18"/>
      <w:szCs w:val="20"/>
    </w:rPr>
  </w:style>
  <w:style w:type="paragraph" w:customStyle="1" w:styleId="TdocHeading1">
    <w:name w:val="Tdoc_Heading_1"/>
    <w:basedOn w:val="Heading1"/>
    <w:next w:val="BodyText"/>
    <w:autoRedefine/>
    <w:pPr>
      <w:numPr>
        <w:numId w:val="1"/>
      </w:numPr>
      <w:spacing w:after="120"/>
      <w:ind w:left="357" w:hanging="357"/>
      <w:jc w:val="both"/>
    </w:pPr>
    <w:rPr>
      <w:rFonts w:cs="Times New Roman"/>
      <w:bCs w:val="0"/>
      <w:noProof/>
      <w:kern w:val="28"/>
      <w:sz w:val="24"/>
      <w:szCs w:val="20"/>
      <w:lang w:val="en-US"/>
    </w:rPr>
  </w:style>
  <w:style w:type="paragraph" w:styleId="BodyText">
    <w:name w:val="Body Text"/>
    <w:aliases w:val="bt,Corps de texte Car,Corps de texte Car1 Car,Corps de texte Car Car Car,Corps de texte Car1 Car Car Car,Corps de texte Car Car Car Car Car,Corps de texte Car1 Car Car Car Car Car,Corps de texte Car Car Car Car Car Car Car,bt Car,AvtalBrödtext"/>
    <w:basedOn w:val="Normal"/>
    <w:link w:val="BodyTextChar"/>
    <w:qFormat/>
    <w:pPr>
      <w:spacing w:after="120"/>
      <w:jc w:val="both"/>
    </w:pPr>
  </w:style>
  <w:style w:type="paragraph" w:customStyle="1" w:styleId="TdocHeader1">
    <w:name w:val="Tdoc_Header_1"/>
    <w:basedOn w:val="Header"/>
    <w:pPr>
      <w:widowControl w:val="0"/>
      <w:tabs>
        <w:tab w:val="clear" w:pos="4536"/>
        <w:tab w:val="right" w:pos="10206"/>
      </w:tabs>
      <w:jc w:val="both"/>
    </w:pPr>
    <w:rPr>
      <w:rFonts w:ascii="Arial" w:hAnsi="Arial"/>
      <w:b/>
      <w:szCs w:val="20"/>
    </w:rPr>
  </w:style>
  <w:style w:type="paragraph" w:styleId="Header">
    <w:name w:val="header"/>
    <w:aliases w:val="header odd,header,header odd1,header odd2,header odd3,header odd4,header odd5,header odd6,header1,header2,header3,header odd11,header odd21,header odd7,header4,header odd8,header odd9,header5,header odd12,header11,header21,header odd22,header31,h"/>
    <w:basedOn w:val="Normal"/>
    <w:link w:val="HeaderChar"/>
    <w:qFormat/>
    <w:pPr>
      <w:tabs>
        <w:tab w:val="center" w:pos="4536"/>
        <w:tab w:val="right" w:pos="9072"/>
      </w:tabs>
    </w:pPr>
  </w:style>
  <w:style w:type="character" w:customStyle="1" w:styleId="HeaderChar">
    <w:name w:val="Header Char"/>
    <w:aliases w:val="header odd Char,header Char,header odd1 Char,header odd2 Char,header odd3 Char,header odd4 Char,header odd5 Char,header odd6 Char,header1 Char,header2 Char,header3 Char,header odd11 Char,header odd21 Char,header odd7 Char,header4 Char,h Char"/>
    <w:link w:val="Header"/>
    <w:qFormat/>
    <w:rsid w:val="00B43E52"/>
    <w:rPr>
      <w:rFonts w:ascii="Times" w:eastAsia="Batang" w:hAnsi="Times"/>
      <w:szCs w:val="24"/>
      <w:lang w:val="en-GB" w:eastAsia="en-US" w:bidi="ar-SA"/>
    </w:rPr>
  </w:style>
  <w:style w:type="paragraph" w:styleId="FootnoteText">
    <w:name w:val="footnote text"/>
    <w:aliases w:val="footnote text1,footnote text2,footnote text3,footnote text4,footnote text5,footnote text6,footnote text7,footnote text11,footnote text21,footnote text31,footnote text41,footnote text51,footnote text61,footnote text8"/>
    <w:basedOn w:val="Normal"/>
    <w:link w:val="FootnoteTextChar"/>
    <w:pPr>
      <w:jc w:val="both"/>
    </w:pPr>
    <w:rPr>
      <w:szCs w:val="20"/>
      <w:lang w:val="en-US"/>
    </w:rPr>
  </w:style>
  <w:style w:type="paragraph" w:styleId="DocumentMap">
    <w:name w:val="Document Map"/>
    <w:basedOn w:val="Normal"/>
    <w:link w:val="DocumentMapChar"/>
    <w:pPr>
      <w:shd w:val="clear" w:color="auto" w:fill="000080"/>
    </w:pPr>
    <w:rPr>
      <w:rFonts w:ascii="Tahoma" w:hAnsi="Tahoma" w:cs="Tahoma"/>
    </w:rPr>
  </w:style>
  <w:style w:type="paragraph" w:customStyle="1" w:styleId="TdocHeading2">
    <w:name w:val="Tdoc_Heading_2"/>
    <w:basedOn w:val="Normal"/>
  </w:style>
  <w:style w:type="character" w:styleId="Hyperlink">
    <w:name w:val="Hyperlink"/>
    <w:uiPriority w:val="99"/>
    <w:qFormat/>
    <w:rPr>
      <w:color w:val="0000FF"/>
      <w:u w:val="single"/>
    </w:rPr>
  </w:style>
  <w:style w:type="character" w:styleId="FollowedHyperlink">
    <w:name w:val="FollowedHyperlink"/>
    <w:rsid w:val="00E10770"/>
    <w:rPr>
      <w:color w:val="0000FF"/>
      <w:u w:val="single"/>
    </w:rPr>
  </w:style>
  <w:style w:type="paragraph" w:styleId="BalloonText">
    <w:name w:val="Balloon Text"/>
    <w:basedOn w:val="Normal"/>
    <w:link w:val="BalloonTextChar"/>
    <w:rPr>
      <w:rFonts w:ascii="Tahoma" w:hAnsi="Tahoma" w:cs="Tahoma"/>
      <w:sz w:val="16"/>
      <w:szCs w:val="16"/>
    </w:rPr>
  </w:style>
  <w:style w:type="paragraph" w:customStyle="1" w:styleId="NO">
    <w:name w:val="NO"/>
    <w:basedOn w:val="Normal"/>
    <w:link w:val="NOChar"/>
    <w:qFormat/>
    <w:rsid w:val="00663BC6"/>
    <w:pPr>
      <w:keepLines/>
      <w:ind w:left="1135" w:hanging="851"/>
    </w:pPr>
    <w:rPr>
      <w:rFonts w:ascii="Times New Roman" w:hAnsi="Times New Roman"/>
      <w:sz w:val="24"/>
      <w:szCs w:val="20"/>
    </w:rPr>
  </w:style>
  <w:style w:type="paragraph" w:customStyle="1" w:styleId="h1">
    <w:name w:val="h1"/>
    <w:basedOn w:val="Normal"/>
  </w:style>
  <w:style w:type="paragraph" w:styleId="NormalWeb">
    <w:name w:val="Normal (Web)"/>
    <w:basedOn w:val="Normal"/>
    <w:uiPriority w:val="99"/>
    <w:qFormat/>
    <w:rsid w:val="00DF3AA6"/>
    <w:pPr>
      <w:spacing w:before="100" w:beforeAutospacing="1" w:after="100" w:afterAutospacing="1"/>
    </w:pPr>
    <w:rPr>
      <w:rFonts w:ascii="Arial" w:eastAsia="SimSun" w:hAnsi="Arial" w:cs="Arial"/>
      <w:color w:val="493118"/>
      <w:sz w:val="18"/>
      <w:szCs w:val="18"/>
      <w:lang w:val="en-US" w:eastAsia="zh-CN"/>
    </w:rPr>
  </w:style>
  <w:style w:type="character" w:styleId="Emphasis">
    <w:name w:val="Emphasis"/>
    <w:qFormat/>
    <w:rsid w:val="000E4D41"/>
    <w:rPr>
      <w:i/>
      <w:iCs/>
    </w:rPr>
  </w:style>
  <w:style w:type="character" w:styleId="CommentReference">
    <w:name w:val="annotation reference"/>
    <w:qFormat/>
    <w:rsid w:val="00F45790"/>
    <w:rPr>
      <w:sz w:val="16"/>
      <w:szCs w:val="16"/>
    </w:rPr>
  </w:style>
  <w:style w:type="paragraph" w:styleId="CommentText">
    <w:name w:val="annotation text"/>
    <w:basedOn w:val="Normal"/>
    <w:link w:val="CommentTextChar"/>
    <w:qFormat/>
    <w:rsid w:val="00F45790"/>
    <w:rPr>
      <w:szCs w:val="20"/>
    </w:rPr>
  </w:style>
  <w:style w:type="paragraph" w:styleId="CommentSubject">
    <w:name w:val="annotation subject"/>
    <w:basedOn w:val="CommentText"/>
    <w:next w:val="CommentText"/>
    <w:link w:val="CommentSubjectChar"/>
    <w:rsid w:val="00F45790"/>
    <w:rPr>
      <w:b/>
      <w:bCs/>
    </w:rPr>
  </w:style>
  <w:style w:type="paragraph" w:customStyle="1" w:styleId="CharChar1CharCharCharCharCharCharCharCharCharCharCharCharCharCharChar">
    <w:name w:val="Char Char1 Char Char Char Char Char Char Char Char Char Char Char Char Char Char Char"/>
    <w:uiPriority w:val="99"/>
    <w:semiHidden/>
    <w:rsid w:val="007D0B4E"/>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paragraph" w:styleId="Index1">
    <w:name w:val="index 1"/>
    <w:basedOn w:val="Normal"/>
    <w:rsid w:val="000A5D78"/>
    <w:pPr>
      <w:keepLines/>
      <w:overflowPunct w:val="0"/>
      <w:autoSpaceDE w:val="0"/>
      <w:autoSpaceDN w:val="0"/>
      <w:adjustRightInd w:val="0"/>
      <w:textAlignment w:val="baseline"/>
    </w:pPr>
    <w:rPr>
      <w:rFonts w:ascii="Times New Roman" w:eastAsia="Times New Roman" w:hAnsi="Times New Roman"/>
      <w:szCs w:val="20"/>
      <w:lang w:eastAsia="en-GB"/>
    </w:rPr>
  </w:style>
  <w:style w:type="paragraph" w:customStyle="1" w:styleId="StyleHeading1NMPHeading1H1h11h12h13h14h15h16appheadin">
    <w:name w:val="Style Heading 1NMP Heading 1H1h11h12h13h14h15h16app headin..."/>
    <w:basedOn w:val="Heading1"/>
    <w:rsid w:val="004905B7"/>
    <w:pPr>
      <w:numPr>
        <w:numId w:val="2"/>
      </w:numPr>
    </w:pPr>
    <w:rPr>
      <w:sz w:val="28"/>
    </w:rPr>
  </w:style>
  <w:style w:type="paragraph" w:customStyle="1" w:styleId="Comments">
    <w:name w:val="Comments"/>
    <w:basedOn w:val="Normal"/>
    <w:link w:val="CommentsChar"/>
    <w:qFormat/>
    <w:rsid w:val="008F5AFB"/>
    <w:pPr>
      <w:spacing w:before="40"/>
    </w:pPr>
    <w:rPr>
      <w:rFonts w:ascii="Arial" w:eastAsia="MS Mincho" w:hAnsi="Arial"/>
      <w:i/>
      <w:sz w:val="18"/>
      <w:lang w:eastAsia="en-GB"/>
    </w:rPr>
  </w:style>
  <w:style w:type="character" w:customStyle="1" w:styleId="CommentsChar">
    <w:name w:val="Comments Char"/>
    <w:link w:val="Comments"/>
    <w:qFormat/>
    <w:rsid w:val="008F5AFB"/>
    <w:rPr>
      <w:rFonts w:ascii="Arial" w:eastAsia="MS Mincho" w:hAnsi="Arial"/>
      <w:i/>
      <w:sz w:val="18"/>
      <w:szCs w:val="24"/>
      <w:lang w:val="en-GB" w:eastAsia="en-GB" w:bidi="ar-SA"/>
    </w:rPr>
  </w:style>
  <w:style w:type="paragraph" w:styleId="Footer">
    <w:name w:val="footer"/>
    <w:basedOn w:val="Normal"/>
    <w:link w:val="FooterChar"/>
    <w:rsid w:val="00666408"/>
    <w:pPr>
      <w:tabs>
        <w:tab w:val="center" w:pos="4153"/>
        <w:tab w:val="right" w:pos="8306"/>
      </w:tabs>
    </w:pPr>
  </w:style>
  <w:style w:type="paragraph" w:styleId="TOC1">
    <w:name w:val="toc 1"/>
    <w:aliases w:val="Observation TOC2"/>
    <w:basedOn w:val="Normal"/>
    <w:next w:val="Normal"/>
    <w:autoRedefine/>
    <w:uiPriority w:val="39"/>
    <w:rsid w:val="00D50E8E"/>
    <w:pPr>
      <w:spacing w:before="120" w:after="120"/>
    </w:pPr>
    <w:rPr>
      <w:rFonts w:asciiTheme="minorHAnsi" w:hAnsiTheme="minorHAnsi" w:cstheme="minorHAnsi"/>
      <w:b/>
      <w:bCs/>
      <w:caps/>
      <w:szCs w:val="20"/>
    </w:rPr>
  </w:style>
  <w:style w:type="paragraph" w:styleId="TOC2">
    <w:name w:val="toc 2"/>
    <w:basedOn w:val="Normal"/>
    <w:next w:val="Normal"/>
    <w:autoRedefine/>
    <w:uiPriority w:val="39"/>
    <w:rsid w:val="00666408"/>
    <w:pPr>
      <w:ind w:left="200"/>
    </w:pPr>
    <w:rPr>
      <w:rFonts w:asciiTheme="minorHAnsi" w:hAnsiTheme="minorHAnsi" w:cstheme="minorHAnsi"/>
      <w:smallCaps/>
      <w:szCs w:val="20"/>
    </w:rPr>
  </w:style>
  <w:style w:type="paragraph" w:styleId="TOC3">
    <w:name w:val="toc 3"/>
    <w:basedOn w:val="Normal"/>
    <w:next w:val="Normal"/>
    <w:autoRedefine/>
    <w:uiPriority w:val="39"/>
    <w:rsid w:val="00666408"/>
    <w:pPr>
      <w:ind w:left="400"/>
    </w:pPr>
    <w:rPr>
      <w:rFonts w:asciiTheme="minorHAnsi" w:hAnsiTheme="minorHAnsi" w:cstheme="minorHAnsi"/>
      <w:i/>
      <w:iCs/>
      <w:szCs w:val="20"/>
    </w:rPr>
  </w:style>
  <w:style w:type="paragraph" w:styleId="TOC4">
    <w:name w:val="toc 4"/>
    <w:basedOn w:val="Normal"/>
    <w:next w:val="Normal"/>
    <w:autoRedefine/>
    <w:uiPriority w:val="39"/>
    <w:rsid w:val="00666408"/>
    <w:pPr>
      <w:ind w:left="600"/>
    </w:pPr>
    <w:rPr>
      <w:rFonts w:asciiTheme="minorHAnsi" w:hAnsiTheme="minorHAnsi" w:cstheme="minorHAnsi"/>
      <w:sz w:val="18"/>
      <w:szCs w:val="18"/>
    </w:rPr>
  </w:style>
  <w:style w:type="paragraph" w:styleId="TOC5">
    <w:name w:val="toc 5"/>
    <w:basedOn w:val="Normal"/>
    <w:next w:val="Normal"/>
    <w:autoRedefine/>
    <w:uiPriority w:val="39"/>
    <w:rsid w:val="00666408"/>
    <w:pPr>
      <w:ind w:left="800"/>
    </w:pPr>
    <w:rPr>
      <w:rFonts w:asciiTheme="minorHAnsi" w:hAnsiTheme="minorHAnsi" w:cstheme="minorHAnsi"/>
      <w:sz w:val="18"/>
      <w:szCs w:val="18"/>
    </w:rPr>
  </w:style>
  <w:style w:type="paragraph" w:customStyle="1" w:styleId="DocHead">
    <w:name w:val="DocHead"/>
    <w:basedOn w:val="Normal"/>
    <w:next w:val="Normal"/>
    <w:rsid w:val="007A5AC0"/>
    <w:pPr>
      <w:ind w:left="1418" w:hanging="1418"/>
    </w:pPr>
    <w:rPr>
      <w:rFonts w:ascii="Times New Roman" w:eastAsia="Times New Roman" w:hAnsi="Times New Roman"/>
      <w:b/>
      <w:bCs/>
      <w:sz w:val="24"/>
      <w:szCs w:val="20"/>
      <w:lang w:val="en-AU"/>
    </w:rPr>
  </w:style>
  <w:style w:type="character" w:styleId="PageNumber">
    <w:name w:val="page number"/>
    <w:rsid w:val="007A5AC0"/>
    <w:rPr>
      <w:rFonts w:ascii="Arial" w:eastAsia="SimSun" w:hAnsi="Arial" w:cs="Arial"/>
      <w:color w:val="0000FF"/>
      <w:kern w:val="2"/>
      <w:lang w:val="en-US" w:eastAsia="zh-CN" w:bidi="ar-SA"/>
    </w:rPr>
  </w:style>
  <w:style w:type="paragraph" w:customStyle="1" w:styleId="Bulleted">
    <w:name w:val="Bulleted"/>
    <w:aliases w:val="Symbol (symbol),Left:  0,25&quot;,Hanging:  0"/>
    <w:basedOn w:val="Normal"/>
    <w:rsid w:val="007A5AC0"/>
    <w:pPr>
      <w:numPr>
        <w:ilvl w:val="2"/>
        <w:numId w:val="4"/>
      </w:numPr>
      <w:spacing w:after="180"/>
    </w:pPr>
    <w:rPr>
      <w:rFonts w:ascii="Arial" w:hAnsi="Arial"/>
    </w:rPr>
  </w:style>
  <w:style w:type="paragraph" w:styleId="Caption">
    <w:name w:val="caption"/>
    <w:aliases w:val="cap,cap Char,Caption Char,Caption Char1 Char,cap Char Char1,Caption Char Char1 Char,cap Char2,条目,3GPP Caption Table,cap1,cap2,cap11,Légende-figure,Légende-figure Char,Beschrifubg,Beschriftung Char,label,cap11 Char,cap11 Char Char Char,captions,题"/>
    <w:basedOn w:val="Normal"/>
    <w:next w:val="Normal"/>
    <w:link w:val="CaptionChar1"/>
    <w:uiPriority w:val="35"/>
    <w:qFormat/>
    <w:rsid w:val="00A073A1"/>
    <w:pPr>
      <w:overflowPunct w:val="0"/>
      <w:autoSpaceDE w:val="0"/>
      <w:autoSpaceDN w:val="0"/>
      <w:adjustRightInd w:val="0"/>
      <w:spacing w:before="120" w:after="120"/>
      <w:textAlignment w:val="baseline"/>
    </w:pPr>
    <w:rPr>
      <w:rFonts w:ascii="Times New Roman" w:eastAsia="Times New Roman" w:hAnsi="Times New Roman"/>
      <w:b/>
      <w:szCs w:val="20"/>
      <w:lang w:eastAsia="en-GB"/>
    </w:rPr>
  </w:style>
  <w:style w:type="paragraph" w:customStyle="1" w:styleId="CRCoverPage">
    <w:name w:val="CR Cover Page"/>
    <w:link w:val="CRCoverPageChar"/>
    <w:qFormat/>
    <w:rsid w:val="006667B5"/>
    <w:pPr>
      <w:spacing w:after="120"/>
    </w:pPr>
    <w:rPr>
      <w:rFonts w:ascii="Arial" w:eastAsia="Malgun Gothic" w:hAnsi="Arial"/>
      <w:lang w:eastAsia="en-US"/>
    </w:rPr>
  </w:style>
  <w:style w:type="character" w:customStyle="1" w:styleId="CRCoverPageChar">
    <w:name w:val="CR Cover Page Char"/>
    <w:link w:val="CRCoverPage"/>
    <w:rsid w:val="00A6329A"/>
    <w:rPr>
      <w:rFonts w:ascii="Arial" w:eastAsia="Malgun Gothic" w:hAnsi="Arial"/>
      <w:lang w:val="en-GB" w:eastAsia="en-US" w:bidi="ar-SA"/>
    </w:rPr>
  </w:style>
  <w:style w:type="character" w:customStyle="1" w:styleId="a3">
    <w:name w:val="スタイル 標準 +"/>
    <w:rsid w:val="004A339F"/>
    <w:rPr>
      <w:rFonts w:ascii="Times New Roman" w:eastAsia="MS Gothic" w:hAnsi="Times New Roman"/>
      <w:color w:val="auto"/>
      <w:kern w:val="0"/>
      <w:sz w:val="20"/>
      <w:u w:val="none"/>
    </w:rPr>
  </w:style>
  <w:style w:type="paragraph" w:customStyle="1" w:styleId="B1">
    <w:name w:val="B1"/>
    <w:basedOn w:val="List"/>
    <w:link w:val="B1Zchn"/>
    <w:qFormat/>
    <w:rsid w:val="00032716"/>
    <w:pPr>
      <w:overflowPunct w:val="0"/>
      <w:autoSpaceDE w:val="0"/>
      <w:autoSpaceDN w:val="0"/>
      <w:adjustRightInd w:val="0"/>
      <w:spacing w:after="180"/>
      <w:ind w:left="568" w:hanging="284"/>
      <w:textAlignment w:val="baseline"/>
    </w:pPr>
    <w:rPr>
      <w:rFonts w:ascii="CG Times (WN)" w:eastAsia="SimSun" w:hAnsi="CG Times (WN)"/>
      <w:szCs w:val="20"/>
      <w:lang w:val="en-US"/>
    </w:rPr>
  </w:style>
  <w:style w:type="paragraph" w:styleId="List">
    <w:name w:val="List"/>
    <w:basedOn w:val="Normal"/>
    <w:link w:val="ListChar"/>
    <w:rsid w:val="00032716"/>
    <w:pPr>
      <w:ind w:left="283" w:hanging="283"/>
    </w:pPr>
  </w:style>
  <w:style w:type="character" w:customStyle="1" w:styleId="B1Zchn">
    <w:name w:val="B1 Zchn"/>
    <w:link w:val="B1"/>
    <w:qFormat/>
    <w:rsid w:val="00032716"/>
    <w:rPr>
      <w:rFonts w:ascii="CG Times (WN)" w:eastAsia="SimSun" w:hAnsi="CG Times (WN)"/>
      <w:lang w:val="en-US" w:eastAsia="en-US" w:bidi="ar-SA"/>
    </w:rPr>
  </w:style>
  <w:style w:type="character" w:customStyle="1" w:styleId="B10">
    <w:name w:val="B1 (文字)"/>
    <w:qFormat/>
    <w:rsid w:val="00032716"/>
    <w:rPr>
      <w:rFonts w:eastAsia="MS Mincho"/>
      <w:lang w:val="en-GB" w:eastAsia="en-US" w:bidi="ar-SA"/>
    </w:rPr>
  </w:style>
  <w:style w:type="paragraph" w:styleId="ListParagraph">
    <w:name w:val="List Paragraph"/>
    <w:aliases w:val="- Bullets,?? ??,?????,????,Lista1,列出段落,中等深浅网格 1 - 着色 21,列表段落,¥¡¡¡¡ì¬º¥¹¥È¶ÎÂä,ÁÐ³ö¶ÎÂä,¥ê¥¹¥È¶ÎÂä,列表段落1,—ño’i—Ž,1st level - Bullet List Paragraph,Lettre d'introduction,Paragrafo elenco,Normal bullet 2,Bullet list,列表段落11,목록단락,Task Body,列"/>
    <w:basedOn w:val="Normal"/>
    <w:link w:val="ListParagraphChar"/>
    <w:uiPriority w:val="34"/>
    <w:qFormat/>
    <w:rsid w:val="00224562"/>
    <w:pPr>
      <w:overflowPunct w:val="0"/>
      <w:autoSpaceDE w:val="0"/>
      <w:autoSpaceDN w:val="0"/>
      <w:adjustRightInd w:val="0"/>
      <w:spacing w:after="180"/>
      <w:ind w:left="720"/>
      <w:contextualSpacing/>
      <w:textAlignment w:val="baseline"/>
    </w:pPr>
    <w:rPr>
      <w:rFonts w:ascii="Times New Roman" w:eastAsia="SimSun" w:hAnsi="Times New Roman"/>
      <w:szCs w:val="20"/>
      <w:lang w:eastAsia="ja-JP"/>
    </w:rPr>
  </w:style>
  <w:style w:type="paragraph" w:customStyle="1" w:styleId="StatementBody">
    <w:name w:val="Statement Body"/>
    <w:basedOn w:val="Normal"/>
    <w:link w:val="StatementBodyChar"/>
    <w:qFormat/>
    <w:rsid w:val="00224562"/>
    <w:pPr>
      <w:numPr>
        <w:numId w:val="5"/>
      </w:numPr>
      <w:spacing w:after="100" w:afterAutospacing="1"/>
      <w:contextualSpacing/>
    </w:pPr>
    <w:rPr>
      <w:rFonts w:ascii="Times New Roman" w:eastAsia="Times New Roman" w:hAnsi="Times New Roman"/>
      <w:sz w:val="22"/>
      <w:lang w:val="en-US" w:eastAsia="ko-KR"/>
    </w:rPr>
  </w:style>
  <w:style w:type="character" w:customStyle="1" w:styleId="StatementBodyChar">
    <w:name w:val="Statement Body Char"/>
    <w:link w:val="StatementBody"/>
    <w:rsid w:val="00224562"/>
    <w:rPr>
      <w:rFonts w:eastAsia="Times New Roman"/>
      <w:sz w:val="22"/>
      <w:szCs w:val="24"/>
      <w:lang w:val="en-US" w:eastAsia="ko-KR"/>
    </w:rPr>
  </w:style>
  <w:style w:type="paragraph" w:customStyle="1" w:styleId="bullet">
    <w:name w:val="bullet"/>
    <w:basedOn w:val="Normal"/>
    <w:link w:val="bullet1"/>
    <w:qFormat/>
    <w:rsid w:val="004007DC"/>
    <w:pPr>
      <w:numPr>
        <w:numId w:val="8"/>
      </w:numPr>
      <w:snapToGrid w:val="0"/>
      <w:spacing w:after="100" w:afterAutospacing="1"/>
      <w:jc w:val="both"/>
    </w:pPr>
    <w:rPr>
      <w:rFonts w:ascii="Times New Roman" w:eastAsia="MS Gothic" w:hAnsi="Times New Roman"/>
      <w:sz w:val="24"/>
      <w:szCs w:val="20"/>
      <w:lang w:val="x-none" w:eastAsia="x-none"/>
    </w:rPr>
  </w:style>
  <w:style w:type="character" w:customStyle="1" w:styleId="bullet1">
    <w:name w:val="bullet (文字)"/>
    <w:link w:val="bullet"/>
    <w:rsid w:val="004007DC"/>
    <w:rPr>
      <w:rFonts w:eastAsia="MS Gothic"/>
      <w:sz w:val="24"/>
      <w:lang w:val="x-none" w:eastAsia="x-none"/>
    </w:rPr>
  </w:style>
  <w:style w:type="paragraph" w:customStyle="1" w:styleId="References">
    <w:name w:val="References"/>
    <w:basedOn w:val="Normal"/>
    <w:qFormat/>
    <w:rsid w:val="00CA4C32"/>
    <w:pPr>
      <w:numPr>
        <w:numId w:val="6"/>
      </w:numPr>
      <w:autoSpaceDE w:val="0"/>
      <w:autoSpaceDN w:val="0"/>
      <w:snapToGrid w:val="0"/>
      <w:spacing w:after="60"/>
    </w:pPr>
    <w:rPr>
      <w:rFonts w:ascii="Times New Roman" w:eastAsia="SimSun" w:hAnsi="Times New Roman"/>
      <w:szCs w:val="16"/>
      <w:lang w:val="en-US"/>
    </w:rPr>
  </w:style>
  <w:style w:type="paragraph" w:customStyle="1" w:styleId="Char">
    <w:name w:val="Char"/>
    <w:rsid w:val="00CA4C32"/>
    <w:pPr>
      <w:keepNext/>
      <w:numPr>
        <w:numId w:val="7"/>
      </w:numPr>
      <w:autoSpaceDE w:val="0"/>
      <w:autoSpaceDN w:val="0"/>
      <w:adjustRightInd w:val="0"/>
      <w:spacing w:before="60" w:after="60"/>
      <w:jc w:val="both"/>
    </w:pPr>
    <w:rPr>
      <w:rFonts w:ascii="Arial" w:eastAsia="SimSun" w:hAnsi="Arial" w:cs="Arial"/>
      <w:color w:val="0000FF"/>
      <w:kern w:val="2"/>
      <w:lang w:val="en-US" w:eastAsia="zh-CN"/>
    </w:rPr>
  </w:style>
  <w:style w:type="paragraph" w:customStyle="1" w:styleId="a4">
    <w:name w:val="목록 단락"/>
    <w:basedOn w:val="Normal"/>
    <w:uiPriority w:val="34"/>
    <w:qFormat/>
    <w:rsid w:val="00093DD5"/>
    <w:pPr>
      <w:overflowPunct w:val="0"/>
      <w:autoSpaceDE w:val="0"/>
      <w:autoSpaceDN w:val="0"/>
      <w:adjustRightInd w:val="0"/>
      <w:spacing w:after="180"/>
      <w:ind w:leftChars="400" w:left="800"/>
      <w:textAlignment w:val="baseline"/>
    </w:pPr>
    <w:rPr>
      <w:rFonts w:ascii="Times New Roman" w:eastAsia="Times New Roman" w:hAnsi="Times New Roman"/>
      <w:szCs w:val="20"/>
      <w:lang w:eastAsia="en-GB"/>
    </w:rPr>
  </w:style>
  <w:style w:type="paragraph" w:customStyle="1" w:styleId="StatementHeading">
    <w:name w:val="Statement Heading"/>
    <w:basedOn w:val="Normal"/>
    <w:next w:val="StatementBody"/>
    <w:uiPriority w:val="99"/>
    <w:qFormat/>
    <w:rsid w:val="00335250"/>
    <w:pPr>
      <w:keepNext/>
      <w:spacing w:before="100" w:beforeAutospacing="1"/>
      <w:ind w:left="601" w:hanging="601"/>
    </w:pPr>
    <w:rPr>
      <w:rFonts w:ascii="Times New Roman" w:hAnsi="Times New Roman"/>
      <w:b/>
      <w:i/>
      <w:sz w:val="22"/>
      <w:lang w:val="en-US" w:eastAsia="ko-KR"/>
    </w:rPr>
  </w:style>
  <w:style w:type="paragraph" w:customStyle="1" w:styleId="Default">
    <w:name w:val="Default"/>
    <w:rsid w:val="00E13DC4"/>
    <w:pPr>
      <w:widowControl w:val="0"/>
      <w:autoSpaceDE w:val="0"/>
      <w:autoSpaceDN w:val="0"/>
      <w:adjustRightInd w:val="0"/>
    </w:pPr>
    <w:rPr>
      <w:rFonts w:eastAsia="Times New Roman"/>
      <w:noProof/>
      <w:sz w:val="24"/>
      <w:szCs w:val="24"/>
      <w:lang w:val="en-US" w:eastAsia="zh-CN"/>
    </w:rPr>
  </w:style>
  <w:style w:type="paragraph" w:customStyle="1" w:styleId="2222">
    <w:name w:val="스타일 스타일 스타일 스타일 양쪽 첫 줄:  2 글자 + 첫 줄:  2 글자 + 첫 줄:  2 글자 + 첫 줄:  2..."/>
    <w:basedOn w:val="Normal"/>
    <w:link w:val="2222Char"/>
    <w:rsid w:val="00B06D90"/>
    <w:pPr>
      <w:spacing w:after="180" w:line="336" w:lineRule="auto"/>
      <w:ind w:firstLineChars="200" w:firstLine="200"/>
      <w:jc w:val="both"/>
    </w:pPr>
    <w:rPr>
      <w:rFonts w:ascii="Times New Roman" w:eastAsia="Malgun Gothic" w:hAnsi="Times New Roman" w:cs="Batang"/>
      <w:szCs w:val="20"/>
    </w:rPr>
  </w:style>
  <w:style w:type="paragraph" w:styleId="ListBullet">
    <w:name w:val="List Bullet"/>
    <w:basedOn w:val="List"/>
    <w:qFormat/>
    <w:rsid w:val="009E34E7"/>
    <w:pPr>
      <w:overflowPunct w:val="0"/>
      <w:autoSpaceDE w:val="0"/>
      <w:autoSpaceDN w:val="0"/>
      <w:adjustRightInd w:val="0"/>
      <w:spacing w:after="180"/>
      <w:ind w:left="568" w:hanging="284"/>
      <w:textAlignment w:val="baseline"/>
    </w:pPr>
    <w:rPr>
      <w:rFonts w:ascii="Times New Roman" w:eastAsia="Times New Roman" w:hAnsi="Times New Roman"/>
      <w:szCs w:val="20"/>
      <w:lang w:eastAsia="en-GB"/>
    </w:rPr>
  </w:style>
  <w:style w:type="paragraph" w:customStyle="1" w:styleId="StyleLGTdocAsianSimSunComplex11ptBefore6ptL">
    <w:name w:val="Style LGTdoc_본문 + (Asian) SimSun (Complex) 11 pt Before:  6 pt L..."/>
    <w:basedOn w:val="Normal"/>
    <w:rsid w:val="00F07F2C"/>
    <w:pPr>
      <w:widowControl w:val="0"/>
      <w:autoSpaceDE w:val="0"/>
      <w:autoSpaceDN w:val="0"/>
      <w:adjustRightInd w:val="0"/>
      <w:snapToGrid w:val="0"/>
      <w:spacing w:before="120" w:afterLines="50" w:after="50"/>
      <w:jc w:val="both"/>
    </w:pPr>
    <w:rPr>
      <w:rFonts w:ascii="Times New Roman" w:eastAsia="SimSun" w:hAnsi="Times New Roman"/>
      <w:kern w:val="2"/>
      <w:sz w:val="22"/>
      <w:szCs w:val="22"/>
      <w:lang w:eastAsia="ko-KR"/>
    </w:rPr>
  </w:style>
  <w:style w:type="paragraph" w:customStyle="1" w:styleId="ListParagraph1">
    <w:name w:val="List Paragraph1"/>
    <w:basedOn w:val="Normal"/>
    <w:qFormat/>
    <w:rsid w:val="00261FDC"/>
    <w:pPr>
      <w:spacing w:after="200" w:line="276" w:lineRule="auto"/>
      <w:ind w:firstLineChars="200" w:firstLine="420"/>
    </w:pPr>
    <w:rPr>
      <w:rFonts w:ascii="Calibri" w:eastAsia="SimSun" w:hAnsi="Calibri"/>
      <w:sz w:val="22"/>
      <w:szCs w:val="22"/>
      <w:lang w:val="en-US"/>
    </w:rPr>
  </w:style>
  <w:style w:type="paragraph" w:customStyle="1" w:styleId="section1">
    <w:name w:val="section1"/>
    <w:basedOn w:val="Normal"/>
    <w:rsid w:val="00C27725"/>
    <w:pPr>
      <w:spacing w:before="100" w:beforeAutospacing="1" w:after="100" w:afterAutospacing="1"/>
    </w:pPr>
    <w:rPr>
      <w:rFonts w:ascii="Times New Roman" w:hAnsi="Times New Roman"/>
      <w:sz w:val="24"/>
      <w:lang w:eastAsia="ja-JP"/>
    </w:rPr>
  </w:style>
  <w:style w:type="paragraph" w:customStyle="1" w:styleId="enumlev1">
    <w:name w:val="enumlev1"/>
    <w:basedOn w:val="Normal"/>
    <w:link w:val="enumlev1Char"/>
    <w:rsid w:val="003D2733"/>
    <w:pPr>
      <w:tabs>
        <w:tab w:val="left" w:pos="794"/>
        <w:tab w:val="left" w:pos="1191"/>
        <w:tab w:val="left" w:pos="1588"/>
        <w:tab w:val="left" w:pos="1985"/>
      </w:tabs>
      <w:overflowPunct w:val="0"/>
      <w:autoSpaceDE w:val="0"/>
      <w:autoSpaceDN w:val="0"/>
      <w:adjustRightInd w:val="0"/>
      <w:spacing w:before="80"/>
      <w:ind w:left="794" w:hanging="794"/>
      <w:textAlignment w:val="baseline"/>
    </w:pPr>
    <w:rPr>
      <w:rFonts w:ascii="Times New Roman" w:eastAsia="Times New Roman" w:hAnsi="Times New Roman"/>
      <w:sz w:val="24"/>
      <w:szCs w:val="20"/>
    </w:rPr>
  </w:style>
  <w:style w:type="paragraph" w:customStyle="1" w:styleId="LGTdoc">
    <w:name w:val="LGTdoc_본문"/>
    <w:basedOn w:val="Normal"/>
    <w:link w:val="LGTdocChar"/>
    <w:qFormat/>
    <w:rsid w:val="00A61DE6"/>
    <w:pPr>
      <w:widowControl w:val="0"/>
      <w:autoSpaceDE w:val="0"/>
      <w:autoSpaceDN w:val="0"/>
      <w:adjustRightInd w:val="0"/>
      <w:snapToGrid w:val="0"/>
      <w:spacing w:afterLines="50" w:after="120" w:line="264" w:lineRule="auto"/>
      <w:jc w:val="both"/>
    </w:pPr>
    <w:rPr>
      <w:rFonts w:ascii="Times New Roman" w:hAnsi="Times New Roman"/>
      <w:kern w:val="2"/>
      <w:sz w:val="22"/>
      <w:lang w:eastAsia="ko-KR"/>
    </w:rPr>
  </w:style>
  <w:style w:type="paragraph" w:customStyle="1" w:styleId="LGTdoc1">
    <w:name w:val="LGTdoc_제목1"/>
    <w:basedOn w:val="Normal"/>
    <w:link w:val="LGTdoc1Char"/>
    <w:rsid w:val="00646D92"/>
    <w:pPr>
      <w:adjustRightInd w:val="0"/>
      <w:snapToGrid w:val="0"/>
      <w:spacing w:beforeLines="50" w:before="120" w:after="100" w:afterAutospacing="1"/>
      <w:jc w:val="both"/>
    </w:pPr>
    <w:rPr>
      <w:rFonts w:ascii="Times New Roman" w:hAnsi="Times New Roman"/>
      <w:b/>
      <w:snapToGrid w:val="0"/>
      <w:sz w:val="28"/>
      <w:szCs w:val="20"/>
      <w:lang w:eastAsia="ko-KR"/>
    </w:rPr>
  </w:style>
  <w:style w:type="paragraph" w:customStyle="1" w:styleId="a5">
    <w:name w:val="본문글"/>
    <w:basedOn w:val="Normal"/>
    <w:qFormat/>
    <w:rsid w:val="00DD7C21"/>
    <w:pPr>
      <w:widowControl w:val="0"/>
      <w:spacing w:after="180" w:line="240" w:lineRule="exact"/>
      <w:jc w:val="both"/>
    </w:pPr>
    <w:rPr>
      <w:rFonts w:ascii="Arial" w:eastAsia="Malgun Gothic" w:hAnsi="Arial" w:cs="Batang"/>
      <w:color w:val="000000"/>
      <w:szCs w:val="20"/>
      <w:lang w:val="en-US" w:eastAsia="ko-KR"/>
    </w:rPr>
  </w:style>
  <w:style w:type="paragraph" w:customStyle="1" w:styleId="00BodyText">
    <w:name w:val="00 BodyText"/>
    <w:basedOn w:val="Normal"/>
    <w:rsid w:val="00DB6DDE"/>
    <w:pPr>
      <w:spacing w:after="220"/>
    </w:pPr>
    <w:rPr>
      <w:rFonts w:ascii="Arial" w:eastAsia="Times New Roman" w:hAnsi="Arial"/>
      <w:sz w:val="22"/>
      <w:szCs w:val="20"/>
      <w:lang w:val="en-US"/>
    </w:rPr>
  </w:style>
  <w:style w:type="character" w:customStyle="1" w:styleId="apple-style-span">
    <w:name w:val="apple-style-span"/>
    <w:basedOn w:val="DefaultParagraphFont"/>
    <w:rsid w:val="00802484"/>
  </w:style>
  <w:style w:type="paragraph" w:customStyle="1" w:styleId="3GPPHeading1">
    <w:name w:val="3GPP Heading 1"/>
    <w:basedOn w:val="Heading1"/>
    <w:link w:val="3GPPHeading1Char"/>
    <w:qFormat/>
    <w:rsid w:val="00BB2E8D"/>
    <w:pPr>
      <w:tabs>
        <w:tab w:val="num" w:pos="426"/>
      </w:tabs>
      <w:spacing w:before="360" w:after="120"/>
      <w:ind w:left="426" w:hanging="425"/>
    </w:pPr>
    <w:rPr>
      <w:rFonts w:eastAsia="MS Mincho" w:cs="Times New Roman"/>
      <w:b w:val="0"/>
      <w:bCs w:val="0"/>
      <w:lang w:val="x-none" w:eastAsia="x-none"/>
    </w:rPr>
  </w:style>
  <w:style w:type="character" w:customStyle="1" w:styleId="3GPPHeading1Char">
    <w:name w:val="3GPP Heading 1 Char"/>
    <w:link w:val="3GPPHeading1"/>
    <w:rsid w:val="00BB2E8D"/>
    <w:rPr>
      <w:rFonts w:ascii="Arial" w:eastAsia="MS Mincho" w:hAnsi="Arial"/>
      <w:kern w:val="32"/>
      <w:sz w:val="32"/>
      <w:szCs w:val="32"/>
      <w:lang w:val="x-none" w:eastAsia="x-none"/>
    </w:rPr>
  </w:style>
  <w:style w:type="paragraph" w:customStyle="1" w:styleId="Doc-text2">
    <w:name w:val="Doc-text2"/>
    <w:basedOn w:val="Normal"/>
    <w:link w:val="Doc-text2Char"/>
    <w:qFormat/>
    <w:rsid w:val="003116DF"/>
    <w:pPr>
      <w:tabs>
        <w:tab w:val="left" w:pos="1622"/>
      </w:tabs>
      <w:ind w:left="1622" w:hanging="363"/>
    </w:pPr>
    <w:rPr>
      <w:rFonts w:ascii="Arial" w:eastAsia="MS Mincho" w:hAnsi="Arial"/>
      <w:lang w:val="x-none" w:eastAsia="en-GB"/>
    </w:rPr>
  </w:style>
  <w:style w:type="character" w:customStyle="1" w:styleId="Doc-text2Char">
    <w:name w:val="Doc-text2 Char"/>
    <w:link w:val="Doc-text2"/>
    <w:qFormat/>
    <w:rsid w:val="003116DF"/>
    <w:rPr>
      <w:rFonts w:ascii="Arial" w:eastAsia="MS Mincho" w:hAnsi="Arial"/>
      <w:szCs w:val="24"/>
      <w:lang w:val="x-none" w:eastAsia="en-GB" w:bidi="ar-SA"/>
    </w:rPr>
  </w:style>
  <w:style w:type="character" w:customStyle="1" w:styleId="B1Char">
    <w:name w:val="B1 Char"/>
    <w:qFormat/>
    <w:locked/>
    <w:rsid w:val="007F0059"/>
    <w:rPr>
      <w:lang w:val="en-GB" w:eastAsia="en-US"/>
    </w:rPr>
  </w:style>
  <w:style w:type="paragraph" w:customStyle="1" w:styleId="CharCharCharCharCharChar">
    <w:name w:val="Char Char Char Char Char Char"/>
    <w:semiHidden/>
    <w:rsid w:val="004F1F3B"/>
    <w:pPr>
      <w:keepNext/>
      <w:tabs>
        <w:tab w:val="num" w:pos="510"/>
      </w:tabs>
      <w:autoSpaceDE w:val="0"/>
      <w:autoSpaceDN w:val="0"/>
      <w:adjustRightInd w:val="0"/>
      <w:spacing w:before="60" w:after="60"/>
      <w:ind w:left="510" w:hanging="510"/>
      <w:jc w:val="both"/>
    </w:pPr>
    <w:rPr>
      <w:rFonts w:ascii="Arial" w:eastAsia="SimSun" w:hAnsi="Arial" w:cs="Arial"/>
      <w:color w:val="0000FF"/>
      <w:kern w:val="2"/>
      <w:lang w:val="en-US" w:eastAsia="zh-CN"/>
    </w:rPr>
  </w:style>
  <w:style w:type="paragraph" w:customStyle="1" w:styleId="TAH">
    <w:name w:val="TAH"/>
    <w:basedOn w:val="TAC"/>
    <w:link w:val="TAHCar"/>
    <w:qFormat/>
    <w:rsid w:val="004F1F3B"/>
    <w:rPr>
      <w:b/>
    </w:rPr>
  </w:style>
  <w:style w:type="paragraph" w:customStyle="1" w:styleId="TAC">
    <w:name w:val="TAC"/>
    <w:basedOn w:val="Normal"/>
    <w:link w:val="TACChar"/>
    <w:qFormat/>
    <w:rsid w:val="004F1F3B"/>
    <w:pPr>
      <w:keepNext/>
      <w:keepLines/>
      <w:overflowPunct w:val="0"/>
      <w:autoSpaceDE w:val="0"/>
      <w:autoSpaceDN w:val="0"/>
      <w:adjustRightInd w:val="0"/>
      <w:jc w:val="center"/>
      <w:textAlignment w:val="baseline"/>
    </w:pPr>
    <w:rPr>
      <w:rFonts w:ascii="Arial" w:eastAsia="Times New Roman" w:hAnsi="Arial"/>
      <w:sz w:val="18"/>
      <w:szCs w:val="20"/>
      <w:lang w:eastAsia="ja-JP"/>
    </w:rPr>
  </w:style>
  <w:style w:type="character" w:customStyle="1" w:styleId="TACChar">
    <w:name w:val="TAC Char"/>
    <w:link w:val="TAC"/>
    <w:qFormat/>
    <w:rsid w:val="004F1F3B"/>
    <w:rPr>
      <w:rFonts w:ascii="Arial" w:hAnsi="Arial"/>
      <w:sz w:val="18"/>
      <w:lang w:val="en-GB" w:eastAsia="ja-JP" w:bidi="ar-SA"/>
    </w:rPr>
  </w:style>
  <w:style w:type="paragraph" w:customStyle="1" w:styleId="TAL">
    <w:name w:val="TAL"/>
    <w:basedOn w:val="Normal"/>
    <w:link w:val="TALChar"/>
    <w:qFormat/>
    <w:rsid w:val="004F1F3B"/>
    <w:pPr>
      <w:keepNext/>
      <w:keepLines/>
    </w:pPr>
    <w:rPr>
      <w:rFonts w:ascii="Arial" w:eastAsia="SimSun" w:hAnsi="Arial"/>
      <w:sz w:val="18"/>
      <w:szCs w:val="20"/>
    </w:rPr>
  </w:style>
  <w:style w:type="paragraph" w:customStyle="1" w:styleId="msolistparagraph0">
    <w:name w:val="msolistparagraph"/>
    <w:basedOn w:val="Normal"/>
    <w:rsid w:val="00822B87"/>
    <w:pPr>
      <w:ind w:left="720"/>
      <w:jc w:val="both"/>
    </w:pPr>
    <w:rPr>
      <w:rFonts w:ascii="Calibri" w:hAnsi="Calibri"/>
      <w:sz w:val="21"/>
      <w:szCs w:val="21"/>
      <w:lang w:eastAsia="ja-JP"/>
    </w:rPr>
  </w:style>
  <w:style w:type="character" w:customStyle="1" w:styleId="CRCoverPageZchn">
    <w:name w:val="CR Cover Page Zchn"/>
    <w:locked/>
    <w:rsid w:val="005B611D"/>
    <w:rPr>
      <w:rFonts w:ascii="Arial" w:eastAsia="SimSun" w:hAnsi="Arial"/>
      <w:lang w:val="en-GB" w:eastAsia="en-US" w:bidi="ar-SA"/>
    </w:rPr>
  </w:style>
  <w:style w:type="paragraph" w:styleId="PlainText">
    <w:name w:val="Plain Text"/>
    <w:basedOn w:val="Normal"/>
    <w:link w:val="PlainTextChar"/>
    <w:uiPriority w:val="99"/>
    <w:unhideWhenUsed/>
    <w:rsid w:val="00172EDF"/>
    <w:rPr>
      <w:rFonts w:ascii="Consolas" w:eastAsia="Calibri" w:hAnsi="Consolas" w:cs="Consolas"/>
      <w:sz w:val="21"/>
      <w:szCs w:val="21"/>
      <w:lang w:val="en-US" w:eastAsia="zh-CN"/>
    </w:rPr>
  </w:style>
  <w:style w:type="character" w:customStyle="1" w:styleId="PlainTextChar">
    <w:name w:val="Plain Text Char"/>
    <w:link w:val="PlainText"/>
    <w:uiPriority w:val="99"/>
    <w:rsid w:val="00172EDF"/>
    <w:rPr>
      <w:rFonts w:ascii="Consolas" w:eastAsia="Calibri" w:hAnsi="Consolas" w:cs="Consolas"/>
      <w:sz w:val="21"/>
      <w:szCs w:val="21"/>
      <w:lang w:val="en-US" w:eastAsia="zh-CN" w:bidi="ar-SA"/>
    </w:rPr>
  </w:style>
  <w:style w:type="paragraph" w:customStyle="1" w:styleId="IEEEParagraph">
    <w:name w:val="IEEE Paragraph"/>
    <w:basedOn w:val="Normal"/>
    <w:link w:val="IEEEParagraphChar"/>
    <w:rsid w:val="00AA5285"/>
    <w:pPr>
      <w:adjustRightInd w:val="0"/>
      <w:snapToGrid w:val="0"/>
      <w:ind w:firstLine="216"/>
      <w:jc w:val="both"/>
    </w:pPr>
    <w:rPr>
      <w:rFonts w:ascii="Arial" w:eastAsia="SimSun" w:hAnsi="Arial" w:cs="Arial"/>
      <w:color w:val="0000FF"/>
      <w:kern w:val="2"/>
      <w:lang w:val="en-AU" w:eastAsia="zh-CN"/>
    </w:rPr>
  </w:style>
  <w:style w:type="character" w:customStyle="1" w:styleId="IEEEParagraphChar">
    <w:name w:val="IEEE Paragraph Char"/>
    <w:link w:val="IEEEParagraph"/>
    <w:rsid w:val="00AA5285"/>
    <w:rPr>
      <w:rFonts w:ascii="Arial" w:eastAsia="SimSun" w:hAnsi="Arial" w:cs="Arial"/>
      <w:color w:val="0000FF"/>
      <w:kern w:val="2"/>
      <w:szCs w:val="24"/>
      <w:lang w:val="en-AU" w:eastAsia="zh-CN" w:bidi="ar-SA"/>
    </w:rPr>
  </w:style>
  <w:style w:type="paragraph" w:styleId="TOC6">
    <w:name w:val="toc 6"/>
    <w:basedOn w:val="Normal"/>
    <w:next w:val="Normal"/>
    <w:autoRedefine/>
    <w:uiPriority w:val="39"/>
    <w:rsid w:val="00CE4CE8"/>
    <w:pPr>
      <w:ind w:left="1000"/>
    </w:pPr>
    <w:rPr>
      <w:rFonts w:asciiTheme="minorHAnsi" w:hAnsiTheme="minorHAnsi" w:cstheme="minorHAnsi"/>
      <w:sz w:val="18"/>
      <w:szCs w:val="18"/>
    </w:rPr>
  </w:style>
  <w:style w:type="paragraph" w:styleId="TOC7">
    <w:name w:val="toc 7"/>
    <w:basedOn w:val="Normal"/>
    <w:next w:val="Normal"/>
    <w:autoRedefine/>
    <w:uiPriority w:val="39"/>
    <w:rsid w:val="00CE4CE8"/>
    <w:pPr>
      <w:ind w:left="1200"/>
    </w:pPr>
    <w:rPr>
      <w:rFonts w:asciiTheme="minorHAnsi" w:hAnsiTheme="minorHAnsi" w:cstheme="minorHAnsi"/>
      <w:sz w:val="18"/>
      <w:szCs w:val="18"/>
    </w:rPr>
  </w:style>
  <w:style w:type="paragraph" w:styleId="TOC8">
    <w:name w:val="toc 8"/>
    <w:basedOn w:val="Normal"/>
    <w:next w:val="Normal"/>
    <w:autoRedefine/>
    <w:uiPriority w:val="39"/>
    <w:rsid w:val="00CE4CE8"/>
    <w:pPr>
      <w:ind w:left="1400"/>
    </w:pPr>
    <w:rPr>
      <w:rFonts w:asciiTheme="minorHAnsi" w:hAnsiTheme="minorHAnsi" w:cstheme="minorHAnsi"/>
      <w:sz w:val="18"/>
      <w:szCs w:val="18"/>
    </w:rPr>
  </w:style>
  <w:style w:type="paragraph" w:styleId="TOC9">
    <w:name w:val="toc 9"/>
    <w:basedOn w:val="Normal"/>
    <w:next w:val="Normal"/>
    <w:autoRedefine/>
    <w:uiPriority w:val="39"/>
    <w:rsid w:val="00CE4CE8"/>
    <w:pPr>
      <w:ind w:left="1600"/>
    </w:pPr>
    <w:rPr>
      <w:rFonts w:asciiTheme="minorHAnsi" w:hAnsiTheme="minorHAnsi" w:cstheme="minorHAnsi"/>
      <w:sz w:val="18"/>
      <w:szCs w:val="18"/>
    </w:rPr>
  </w:style>
  <w:style w:type="table" w:styleId="TableGrid">
    <w:name w:val="Table Grid"/>
    <w:aliases w:val="TableGrid,网格型"/>
    <w:basedOn w:val="TableNormal"/>
    <w:qFormat/>
    <w:rsid w:val="00EC71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rsid w:val="00EC7122"/>
    <w:pPr>
      <w:ind w:left="1440" w:hanging="1440"/>
    </w:pPr>
  </w:style>
  <w:style w:type="paragraph" w:customStyle="1" w:styleId="3GPPNormalText">
    <w:name w:val="3GPP Normal Text"/>
    <w:basedOn w:val="BodyText"/>
    <w:link w:val="3GPPNormalTextChar"/>
    <w:qFormat/>
    <w:rsid w:val="00EC7122"/>
    <w:pPr>
      <w:ind w:left="1440" w:hanging="1440"/>
    </w:pPr>
    <w:rPr>
      <w:rFonts w:ascii="Times New Roman" w:eastAsia="MS Mincho" w:hAnsi="Times New Roman"/>
      <w:sz w:val="22"/>
      <w:lang w:val="x-none" w:eastAsia="x-none"/>
    </w:rPr>
  </w:style>
  <w:style w:type="character" w:customStyle="1" w:styleId="3GPPNormalTextChar">
    <w:name w:val="3GPP Normal Text Char"/>
    <w:link w:val="3GPPNormalText"/>
    <w:qFormat/>
    <w:rsid w:val="00EC7122"/>
    <w:rPr>
      <w:rFonts w:eastAsia="MS Mincho"/>
      <w:sz w:val="22"/>
      <w:szCs w:val="24"/>
      <w:lang w:val="x-none" w:eastAsia="x-none" w:bidi="ar-SA"/>
    </w:rPr>
  </w:style>
  <w:style w:type="paragraph" w:customStyle="1" w:styleId="Statement">
    <w:name w:val="Statement"/>
    <w:basedOn w:val="Normal"/>
    <w:rsid w:val="00EC7122"/>
    <w:pPr>
      <w:keepNext/>
      <w:ind w:left="601" w:hanging="601"/>
    </w:pPr>
    <w:rPr>
      <w:rFonts w:ascii="Times New Roman" w:hAnsi="Times New Roman"/>
      <w:b/>
      <w:i/>
      <w:lang w:val="en-US" w:eastAsia="ko-KR"/>
    </w:rPr>
  </w:style>
  <w:style w:type="paragraph" w:customStyle="1" w:styleId="B2">
    <w:name w:val="B2"/>
    <w:basedOn w:val="List2"/>
    <w:link w:val="B2Char"/>
    <w:qFormat/>
    <w:rsid w:val="00EC7122"/>
    <w:pPr>
      <w:spacing w:after="180"/>
      <w:ind w:left="851" w:hanging="284"/>
    </w:pPr>
    <w:rPr>
      <w:rFonts w:ascii="Times New Roman" w:eastAsia="MS Mincho" w:hAnsi="Times New Roman"/>
      <w:szCs w:val="20"/>
    </w:rPr>
  </w:style>
  <w:style w:type="character" w:customStyle="1" w:styleId="B2Char">
    <w:name w:val="B2 Char"/>
    <w:link w:val="B2"/>
    <w:qFormat/>
    <w:rsid w:val="00EC7122"/>
    <w:rPr>
      <w:rFonts w:eastAsia="MS Mincho"/>
      <w:lang w:val="en-GB" w:eastAsia="en-US" w:bidi="ar-SA"/>
    </w:rPr>
  </w:style>
  <w:style w:type="paragraph" w:styleId="List2">
    <w:name w:val="List 2"/>
    <w:basedOn w:val="Normal"/>
    <w:link w:val="List2Char"/>
    <w:rsid w:val="00EC7122"/>
    <w:pPr>
      <w:ind w:left="566" w:hanging="283"/>
    </w:pPr>
  </w:style>
  <w:style w:type="character" w:customStyle="1" w:styleId="Alcatel-Lucent-4">
    <w:name w:val="Alcatel-Lucent-4"/>
    <w:semiHidden/>
    <w:rsid w:val="00EC7122"/>
    <w:rPr>
      <w:rFonts w:ascii="Arial" w:hAnsi="Arial" w:cs="Arial"/>
      <w:color w:val="auto"/>
      <w:sz w:val="20"/>
      <w:szCs w:val="20"/>
    </w:rPr>
  </w:style>
  <w:style w:type="paragraph" w:customStyle="1" w:styleId="ZchnZchn">
    <w:name w:val="Zchn Zchn"/>
    <w:rsid w:val="00EC7122"/>
    <w:pPr>
      <w:keepNext/>
      <w:numPr>
        <w:numId w:val="10"/>
      </w:numPr>
      <w:suppressAutoHyphens/>
      <w:autoSpaceDE w:val="0"/>
      <w:spacing w:before="60" w:after="60"/>
      <w:jc w:val="both"/>
    </w:pPr>
    <w:rPr>
      <w:rFonts w:ascii="Arial" w:eastAsia="SimSun" w:hAnsi="Arial" w:cs="Arial"/>
      <w:color w:val="0000FF"/>
      <w:kern w:val="1"/>
      <w:lang w:val="en-US" w:eastAsia="ar-SA"/>
    </w:rPr>
  </w:style>
  <w:style w:type="numbering" w:customStyle="1" w:styleId="StyleBulleted">
    <w:name w:val="Style Bulleted"/>
    <w:rsid w:val="00EC7122"/>
  </w:style>
  <w:style w:type="paragraph" w:customStyle="1" w:styleId="EQ">
    <w:name w:val="EQ"/>
    <w:basedOn w:val="Normal"/>
    <w:next w:val="Normal"/>
    <w:qFormat/>
    <w:rsid w:val="00EC7122"/>
    <w:pPr>
      <w:keepLines/>
      <w:tabs>
        <w:tab w:val="center" w:pos="4536"/>
        <w:tab w:val="right" w:pos="9072"/>
      </w:tabs>
      <w:spacing w:after="180"/>
    </w:pPr>
    <w:rPr>
      <w:rFonts w:ascii="Times New Roman" w:eastAsia="Times New Roman" w:hAnsi="Times New Roman"/>
      <w:noProof/>
      <w:szCs w:val="20"/>
    </w:rPr>
  </w:style>
  <w:style w:type="character" w:customStyle="1" w:styleId="Alcatel-Lucent2">
    <w:name w:val="Alcatel-Lucent2"/>
    <w:semiHidden/>
    <w:rsid w:val="00EC7122"/>
    <w:rPr>
      <w:rFonts w:ascii="Arial" w:hAnsi="Arial" w:cs="Arial"/>
      <w:color w:val="auto"/>
      <w:sz w:val="20"/>
      <w:szCs w:val="20"/>
    </w:rPr>
  </w:style>
  <w:style w:type="character" w:customStyle="1" w:styleId="CaptionChar1">
    <w:name w:val="Caption Char1"/>
    <w:aliases w:val="cap Char1,cap Char Char,Caption Char Char,Caption Char1 Char Char,cap Char Char1 Char,Caption Char Char1 Char Char,cap Char2 Char,条目 Char,3GPP Caption Table Char1,cap1 Char,cap2 Char,cap11 Char1,Légende-figure Char1,Beschrifubg Char,题 Char"/>
    <w:link w:val="Caption"/>
    <w:uiPriority w:val="35"/>
    <w:qFormat/>
    <w:rsid w:val="00EC7122"/>
    <w:rPr>
      <w:b/>
      <w:lang w:val="en-GB" w:eastAsia="en-GB" w:bidi="ar-SA"/>
    </w:rPr>
  </w:style>
  <w:style w:type="numbering" w:customStyle="1" w:styleId="1">
    <w:name w:val="現在のリスト1"/>
    <w:rsid w:val="0032429A"/>
    <w:pPr>
      <w:numPr>
        <w:numId w:val="12"/>
      </w:numPr>
    </w:pPr>
  </w:style>
  <w:style w:type="numbering" w:customStyle="1" w:styleId="2">
    <w:name w:val="現在のリスト2"/>
    <w:rsid w:val="0032429A"/>
    <w:pPr>
      <w:numPr>
        <w:numId w:val="13"/>
      </w:numPr>
    </w:pPr>
  </w:style>
  <w:style w:type="numbering" w:styleId="ArticleSection">
    <w:name w:val="Outline List 3"/>
    <w:basedOn w:val="NoList"/>
    <w:rsid w:val="0032429A"/>
    <w:pPr>
      <w:numPr>
        <w:numId w:val="14"/>
      </w:numPr>
    </w:pPr>
  </w:style>
  <w:style w:type="numbering" w:customStyle="1" w:styleId="3">
    <w:name w:val="現在のリスト3"/>
    <w:rsid w:val="0032429A"/>
    <w:pPr>
      <w:numPr>
        <w:numId w:val="15"/>
      </w:numPr>
    </w:pPr>
  </w:style>
  <w:style w:type="numbering" w:customStyle="1" w:styleId="10">
    <w:name w:val="スタイル1"/>
    <w:rsid w:val="0032429A"/>
    <w:pPr>
      <w:numPr>
        <w:numId w:val="16"/>
      </w:numPr>
    </w:pPr>
  </w:style>
  <w:style w:type="numbering" w:styleId="111111">
    <w:name w:val="Outline List 2"/>
    <w:basedOn w:val="NoList"/>
    <w:rsid w:val="0032429A"/>
    <w:pPr>
      <w:numPr>
        <w:numId w:val="17"/>
      </w:numPr>
    </w:pPr>
  </w:style>
  <w:style w:type="paragraph" w:customStyle="1" w:styleId="a6">
    <w:name w:val="リスト段落"/>
    <w:basedOn w:val="Normal"/>
    <w:uiPriority w:val="34"/>
    <w:qFormat/>
    <w:rsid w:val="00074EB6"/>
    <w:pPr>
      <w:ind w:firstLineChars="200" w:firstLine="420"/>
    </w:pPr>
    <w:rPr>
      <w:rFonts w:ascii="Times New Roman" w:eastAsia="Times New Roman" w:hAnsi="Times New Roman"/>
      <w:lang w:val="en-US"/>
    </w:rPr>
  </w:style>
  <w:style w:type="character" w:customStyle="1" w:styleId="Heading4Char">
    <w:name w:val="Heading 4 Char"/>
    <w:aliases w:val="h4 Char,H4 Char,H41 Char,h41 Char,H42 Char,h42 Char,H43 Char,h43 Char,H411 Char,h411 Char,H421 Char,h421 Char,H44 Char,h44 Char,H412 Char,h412 Char,H422 Char,h422 Char,H431 Char,h431 Char,H45 Char,h45 Char,H413 Char,h413 Char,H423 Char"/>
    <w:basedOn w:val="DefaultParagraphFont"/>
    <w:link w:val="Heading4"/>
    <w:uiPriority w:val="9"/>
    <w:rsid w:val="00FD1435"/>
    <w:rPr>
      <w:rFonts w:ascii="Arial" w:hAnsi="Arial" w:cs="Arial"/>
      <w:b/>
      <w:bCs/>
      <w:i/>
      <w:szCs w:val="26"/>
      <w:lang w:eastAsia="en-US"/>
    </w:rPr>
  </w:style>
  <w:style w:type="character" w:customStyle="1" w:styleId="Heading5Char">
    <w:name w:val="Heading 5 Char"/>
    <w:aliases w:val="H5 Char,h5 Char,Heading5 Char,标题 5 Char"/>
    <w:basedOn w:val="DefaultParagraphFont"/>
    <w:link w:val="Heading5"/>
    <w:qFormat/>
    <w:rsid w:val="00FD1435"/>
    <w:rPr>
      <w:rFonts w:ascii="Arial" w:hAnsi="Arial" w:cs="Arial"/>
      <w:b/>
      <w:iCs/>
      <w:sz w:val="18"/>
      <w:szCs w:val="26"/>
      <w:lang w:eastAsia="en-US"/>
    </w:rPr>
  </w:style>
  <w:style w:type="character" w:customStyle="1" w:styleId="NOChar">
    <w:name w:val="NO Char"/>
    <w:link w:val="NO"/>
    <w:locked/>
    <w:rsid w:val="00D51C82"/>
    <w:rPr>
      <w:sz w:val="24"/>
      <w:lang w:eastAsia="en-US"/>
    </w:rPr>
  </w:style>
  <w:style w:type="paragraph" w:customStyle="1" w:styleId="CharChar1CharCharCharCharCharCharCharCharCharCharCharCharCharCharChar1">
    <w:name w:val="Char Char1 Char Char Char Char Char Char Char Char Char Char Char Char Char Char Char1"/>
    <w:semiHidden/>
    <w:rsid w:val="00EC692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CommentTextChar">
    <w:name w:val="Comment Text Char"/>
    <w:link w:val="CommentText"/>
    <w:qFormat/>
    <w:rsid w:val="00EC6924"/>
    <w:rPr>
      <w:rFonts w:ascii="Times" w:hAnsi="Times"/>
      <w:lang w:eastAsia="en-US"/>
    </w:rPr>
  </w:style>
  <w:style w:type="character" w:customStyle="1" w:styleId="NOZchn">
    <w:name w:val="NO Zchn"/>
    <w:rsid w:val="00176707"/>
    <w:rPr>
      <w:color w:val="000000"/>
      <w:lang w:eastAsia="ja-JP"/>
    </w:rPr>
  </w:style>
  <w:style w:type="character" w:customStyle="1" w:styleId="ListParagraphChar">
    <w:name w:val="List Paragraph Char"/>
    <w:aliases w:val="- Bullets Char,?? ?? Char,????? Char,???? Char,Lista1 Char,列出段落 Char1,中等深浅网格 1 - 着色 21 Char,列表段落 Char,¥¡¡¡¡ì¬º¥¹¥È¶ÎÂä Char,ÁÐ³ö¶ÎÂä Char,¥ê¥¹¥È¶ÎÂä Char,列表段落1 Char,—ño’i—Ž Char,1st level - Bullet List Paragraph Char,列表段落11 Char"/>
    <w:link w:val="ListParagraph"/>
    <w:uiPriority w:val="34"/>
    <w:qFormat/>
    <w:locked/>
    <w:rsid w:val="00FF0E7C"/>
    <w:rPr>
      <w:rFonts w:eastAsia="SimSun"/>
      <w:lang w:eastAsia="ja-JP"/>
    </w:rPr>
  </w:style>
  <w:style w:type="paragraph" w:customStyle="1" w:styleId="07cm12pt12">
    <w:name w:val="스타일 첫 줄:  0.7 cm 앞: 12 pt 줄 간격: 배수 1.2 줄"/>
    <w:basedOn w:val="Normal"/>
    <w:rsid w:val="007200CC"/>
    <w:pPr>
      <w:spacing w:before="240" w:after="120" w:line="288" w:lineRule="auto"/>
      <w:ind w:firstLine="397"/>
      <w:jc w:val="both"/>
    </w:pPr>
    <w:rPr>
      <w:rFonts w:cs="Batang"/>
      <w:szCs w:val="20"/>
    </w:rPr>
  </w:style>
  <w:style w:type="character" w:customStyle="1" w:styleId="TAHCar">
    <w:name w:val="TAH Car"/>
    <w:link w:val="TAH"/>
    <w:qFormat/>
    <w:rsid w:val="00A919E8"/>
    <w:rPr>
      <w:rFonts w:ascii="Arial" w:eastAsia="Times New Roman" w:hAnsi="Arial"/>
      <w:b/>
      <w:sz w:val="18"/>
      <w:lang w:eastAsia="ja-JP"/>
    </w:rPr>
  </w:style>
  <w:style w:type="character" w:customStyle="1" w:styleId="BodyTextChar">
    <w:name w:val="Body Text Char"/>
    <w:aliases w:val="bt Char,Corps de texte Car Char,Corps de texte Car1 Car Char,Corps de texte Car Car Car Char,Corps de texte Car1 Car Car Car Char,Corps de texte Car Car Car Car Car Char,Corps de texte Car1 Car Car Car Car Car Char,bt Car Char"/>
    <w:basedOn w:val="DefaultParagraphFont"/>
    <w:link w:val="BodyText"/>
    <w:qFormat/>
    <w:locked/>
    <w:rsid w:val="007E4893"/>
    <w:rPr>
      <w:rFonts w:ascii="Times" w:hAnsi="Times"/>
      <w:szCs w:val="24"/>
      <w:lang w:eastAsia="en-US"/>
    </w:rPr>
  </w:style>
  <w:style w:type="character" w:customStyle="1" w:styleId="TALChar">
    <w:name w:val="TAL Char"/>
    <w:link w:val="TAL"/>
    <w:qFormat/>
    <w:locked/>
    <w:rsid w:val="00074313"/>
    <w:rPr>
      <w:rFonts w:ascii="Arial" w:eastAsia="SimSun" w:hAnsi="Arial"/>
      <w:sz w:val="18"/>
      <w:lang w:eastAsia="en-US"/>
    </w:rPr>
  </w:style>
  <w:style w:type="character" w:customStyle="1" w:styleId="Heading2Char1">
    <w:name w:val="Heading 2 Char1"/>
    <w:aliases w:val="H2 Char1,h2 Char1,Head2A Char,2 Char,UNDERRUBRIK 1-2 Char,DO NOT USE_h2 Char,h21 Char,Heading 2 Char Char,H2 Char Char,h2 Char Char,标题 2 Char,Header 2 Char,Header2 Char,22 Char,heading2 Char,2nd level Char,H21 Char,H22 Char,H23 Char"/>
    <w:basedOn w:val="DefaultParagraphFont"/>
    <w:link w:val="Heading2"/>
    <w:uiPriority w:val="9"/>
    <w:rsid w:val="00C010B7"/>
    <w:rPr>
      <w:rFonts w:ascii="Arial" w:hAnsi="Arial" w:cs="Arial"/>
      <w:b/>
      <w:bCs/>
      <w:i/>
      <w:iCs/>
      <w:sz w:val="24"/>
      <w:szCs w:val="28"/>
      <w:lang w:eastAsia="en-US"/>
    </w:rPr>
  </w:style>
  <w:style w:type="character" w:styleId="Strong">
    <w:name w:val="Strong"/>
    <w:basedOn w:val="DefaultParagraphFont"/>
    <w:uiPriority w:val="22"/>
    <w:qFormat/>
    <w:rsid w:val="00C010B7"/>
    <w:rPr>
      <w:b/>
      <w:bCs/>
    </w:rPr>
  </w:style>
  <w:style w:type="paragraph" w:customStyle="1" w:styleId="CharCharCharCharCharChar2">
    <w:name w:val="Char Char Char Char Char Char2"/>
    <w:semiHidden/>
    <w:rsid w:val="0016300F"/>
    <w:pPr>
      <w:keepNext/>
      <w:tabs>
        <w:tab w:val="num" w:pos="510"/>
      </w:tabs>
      <w:autoSpaceDE w:val="0"/>
      <w:autoSpaceDN w:val="0"/>
      <w:adjustRightInd w:val="0"/>
      <w:spacing w:before="60" w:after="60"/>
      <w:ind w:left="510" w:hanging="510"/>
      <w:jc w:val="both"/>
    </w:pPr>
    <w:rPr>
      <w:rFonts w:ascii="Arial" w:eastAsia="SimSun" w:hAnsi="Arial" w:cs="Arial"/>
      <w:color w:val="0000FF"/>
      <w:kern w:val="2"/>
      <w:lang w:val="en-US" w:eastAsia="zh-CN"/>
    </w:rPr>
  </w:style>
  <w:style w:type="character" w:customStyle="1" w:styleId="Heading1Char1">
    <w:name w:val="Heading 1 Char1"/>
    <w:aliases w:val="NMP Heading 1 Char,H1 Char,h11 Char,h12 Char,h13 Char,h14 Char,h15 Char,h16 Char,app heading 1 Char,l1 Char,Memo Heading 1 Char,Heading 1_a Char,heading 1 Char,h17 Char,h111 Char,h121 Char,h131 Char,h141 Char,h151 Char,h161 Char,h18 Char"/>
    <w:basedOn w:val="DefaultParagraphFont"/>
    <w:link w:val="Heading1"/>
    <w:uiPriority w:val="9"/>
    <w:locked/>
    <w:rsid w:val="0016300F"/>
    <w:rPr>
      <w:rFonts w:ascii="Arial" w:hAnsi="Arial" w:cs="Arial"/>
      <w:b/>
      <w:bCs/>
      <w:kern w:val="32"/>
      <w:sz w:val="32"/>
      <w:szCs w:val="32"/>
      <w:lang w:eastAsia="en-US"/>
    </w:rPr>
  </w:style>
  <w:style w:type="paragraph" w:customStyle="1" w:styleId="H6">
    <w:name w:val="H6"/>
    <w:basedOn w:val="Heading5"/>
    <w:next w:val="Normal"/>
    <w:qFormat/>
    <w:rsid w:val="0016300F"/>
    <w:pPr>
      <w:keepLines/>
      <w:numPr>
        <w:ilvl w:val="0"/>
        <w:numId w:val="0"/>
      </w:numPr>
      <w:tabs>
        <w:tab w:val="num" w:pos="360"/>
        <w:tab w:val="num" w:pos="1008"/>
      </w:tabs>
      <w:spacing w:before="120" w:after="180"/>
      <w:ind w:left="1985" w:hanging="1985"/>
      <w:outlineLvl w:val="9"/>
    </w:pPr>
    <w:rPr>
      <w:rFonts w:eastAsia="MS Mincho" w:cs="Times New Roman"/>
      <w:b w:val="0"/>
      <w:iCs w:val="0"/>
      <w:sz w:val="20"/>
      <w:szCs w:val="20"/>
    </w:rPr>
  </w:style>
  <w:style w:type="character" w:customStyle="1" w:styleId="PlainTextChar1">
    <w:name w:val="Plain Text Char1"/>
    <w:semiHidden/>
    <w:locked/>
    <w:rsid w:val="00CC74CD"/>
    <w:rPr>
      <w:rFonts w:ascii="Consolas" w:hAnsi="Consolas"/>
      <w:sz w:val="21"/>
      <w:szCs w:val="21"/>
      <w:lang w:bidi="ar-SA"/>
    </w:rPr>
  </w:style>
  <w:style w:type="paragraph" w:customStyle="1" w:styleId="CharChar1CharCharCharCharCharCharCharCharCharCharCharCharCharCharChar34">
    <w:name w:val="Char Char1 Char Char Char Char Char Char Char Char Char Char Char Char Char Char Char34"/>
    <w:semiHidden/>
    <w:rsid w:val="00F6151A"/>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paragraph" w:customStyle="1" w:styleId="TableCell">
    <w:name w:val="TableCell"/>
    <w:basedOn w:val="Normal"/>
    <w:qFormat/>
    <w:rsid w:val="00F6151A"/>
    <w:pPr>
      <w:autoSpaceDE w:val="0"/>
      <w:autoSpaceDN w:val="0"/>
      <w:adjustRightInd w:val="0"/>
      <w:snapToGrid w:val="0"/>
      <w:spacing w:before="20" w:after="20"/>
    </w:pPr>
    <w:rPr>
      <w:rFonts w:ascii="Times New Roman" w:eastAsia="Times New Roman" w:hAnsi="Times New Roman"/>
      <w:szCs w:val="21"/>
      <w:lang w:val="en-US" w:eastAsia="zh-CN"/>
    </w:rPr>
  </w:style>
  <w:style w:type="character" w:customStyle="1" w:styleId="FooterChar">
    <w:name w:val="Footer Char"/>
    <w:basedOn w:val="DefaultParagraphFont"/>
    <w:link w:val="Footer"/>
    <w:rsid w:val="00F6151A"/>
    <w:rPr>
      <w:rFonts w:ascii="Times" w:hAnsi="Times"/>
      <w:szCs w:val="24"/>
      <w:lang w:eastAsia="en-US"/>
    </w:rPr>
  </w:style>
  <w:style w:type="paragraph" w:customStyle="1" w:styleId="TH">
    <w:name w:val="TH"/>
    <w:basedOn w:val="Normal"/>
    <w:link w:val="THChar"/>
    <w:qFormat/>
    <w:rsid w:val="008A05F8"/>
    <w:pPr>
      <w:keepNext/>
      <w:keepLines/>
      <w:overflowPunct w:val="0"/>
      <w:autoSpaceDE w:val="0"/>
      <w:autoSpaceDN w:val="0"/>
      <w:adjustRightInd w:val="0"/>
      <w:spacing w:before="60" w:after="180"/>
      <w:jc w:val="center"/>
      <w:textAlignment w:val="baseline"/>
    </w:pPr>
    <w:rPr>
      <w:rFonts w:ascii="Arial" w:eastAsia="Times New Roman" w:hAnsi="Arial"/>
      <w:b/>
      <w:szCs w:val="20"/>
      <w:lang w:eastAsia="en-GB"/>
    </w:rPr>
  </w:style>
  <w:style w:type="character" w:customStyle="1" w:styleId="THChar">
    <w:name w:val="TH Char"/>
    <w:link w:val="TH"/>
    <w:qFormat/>
    <w:rsid w:val="008A05F8"/>
    <w:rPr>
      <w:rFonts w:ascii="Arial" w:eastAsia="Times New Roman" w:hAnsi="Arial"/>
      <w:b/>
    </w:rPr>
  </w:style>
  <w:style w:type="character" w:customStyle="1" w:styleId="H2Char2">
    <w:name w:val="H2 Char2"/>
    <w:aliases w:val="h2 Char2,Head2A Char1,2 Char1,UNDERRUBRIK 1-2 Char1,DO NOT USE_h2 Char1,h21 Char1,H2 Char Char1,h2 Char Char1,标题 2 Char1,Header 2 Char1,Header2 Char1,22 Char1,heading2 Char1,2nd level Char1,H21 Char1,H22 Char1,H23 Char1,H24 Char1,H25 Char"/>
    <w:basedOn w:val="DefaultParagraphFont"/>
    <w:uiPriority w:val="9"/>
    <w:rsid w:val="000E6C90"/>
    <w:rPr>
      <w:rFonts w:ascii="Arial" w:eastAsia="Times New Roman" w:hAnsi="Arial" w:cs="Arial"/>
      <w:i/>
      <w:iCs/>
      <w:sz w:val="24"/>
      <w:szCs w:val="28"/>
      <w:lang w:eastAsia="en-US"/>
    </w:rPr>
  </w:style>
  <w:style w:type="character" w:customStyle="1" w:styleId="H1Char1">
    <w:name w:val="H1 Char1"/>
    <w:aliases w:val="h1 Char1,app heading 1 Char1,l1 Char1,Memo Heading 1 Char1,h11 Char1,h12 Char1,h13 Char1,h14 Char1,h15 Char1,h16 Char1,NMP Heading 1 Char1,Heading 1_a Char1,heading 1 Char1,h17 Char1,h111 Char1,h121 Char1,h131 Char1,h141 Char1,h151 Char1"/>
    <w:basedOn w:val="DefaultParagraphFont"/>
    <w:uiPriority w:val="9"/>
    <w:rsid w:val="009A1CD3"/>
    <w:rPr>
      <w:rFonts w:ascii="Arial" w:eastAsia="MS Gothic" w:hAnsi="Arial"/>
      <w:kern w:val="28"/>
      <w:sz w:val="28"/>
      <w:lang w:eastAsia="ja-JP"/>
    </w:rPr>
  </w:style>
  <w:style w:type="character" w:customStyle="1" w:styleId="3GPPCaptionTableChar">
    <w:name w:val="3GPP Caption Table Char"/>
    <w:aliases w:val="cap Char2 Char1,cap Char2 Char Char,Ca Char"/>
    <w:rsid w:val="00FB29B9"/>
    <w:rPr>
      <w:rFonts w:ascii="Times New Roman" w:eastAsia="Times New Roman" w:hAnsi="Times New Roman"/>
      <w:b/>
      <w:bCs/>
    </w:rPr>
  </w:style>
  <w:style w:type="paragraph" w:customStyle="1" w:styleId="Text">
    <w:name w:val="Text"/>
    <w:basedOn w:val="Normal"/>
    <w:link w:val="TextChar"/>
    <w:qFormat/>
    <w:rsid w:val="00FB29B9"/>
    <w:rPr>
      <w:lang w:eastAsia="en-GB"/>
    </w:rPr>
  </w:style>
  <w:style w:type="character" w:customStyle="1" w:styleId="TextChar">
    <w:name w:val="Text Char"/>
    <w:link w:val="Text"/>
    <w:rsid w:val="00FB29B9"/>
    <w:rPr>
      <w:rFonts w:ascii="Times" w:hAnsi="Times"/>
      <w:szCs w:val="24"/>
    </w:rPr>
  </w:style>
  <w:style w:type="character" w:customStyle="1" w:styleId="B1Char1">
    <w:name w:val="B1 Char1"/>
    <w:qFormat/>
    <w:locked/>
    <w:rsid w:val="001278D3"/>
    <w:rPr>
      <w:lang w:eastAsia="en-GB"/>
    </w:rPr>
  </w:style>
  <w:style w:type="paragraph" w:customStyle="1" w:styleId="20">
    <w:name w:val="我的正文首行2缩进"/>
    <w:basedOn w:val="Normal"/>
    <w:rsid w:val="00535DCF"/>
    <w:pPr>
      <w:widowControl w:val="0"/>
      <w:snapToGrid w:val="0"/>
      <w:ind w:firstLine="420"/>
      <w:jc w:val="both"/>
    </w:pPr>
    <w:rPr>
      <w:rFonts w:ascii="Times New Roman" w:eastAsia="SimSun" w:hAnsi="Times New Roman" w:cs="SimSun"/>
      <w:sz w:val="21"/>
      <w:szCs w:val="20"/>
      <w:lang w:val="en-US" w:eastAsia="zh-CN"/>
    </w:rPr>
  </w:style>
  <w:style w:type="character" w:customStyle="1" w:styleId="FootnoteTextChar">
    <w:name w:val="Footnote Text Char"/>
    <w:aliases w:val="footnote text1 Char,footnote text2 Char,footnote text3 Char,footnote text4 Char,footnote text5 Char,footnote text6 Char,footnote text7 Char,footnote text11 Char,footnote text21 Char,footnote text31 Char,footnote text41 Char"/>
    <w:basedOn w:val="DefaultParagraphFont"/>
    <w:link w:val="FootnoteText"/>
    <w:rsid w:val="007B6D2D"/>
    <w:rPr>
      <w:rFonts w:ascii="Times" w:hAnsi="Times"/>
      <w:lang w:val="en-US" w:eastAsia="en-US"/>
    </w:rPr>
  </w:style>
  <w:style w:type="paragraph" w:customStyle="1" w:styleId="Paragraph">
    <w:name w:val="Paragraph"/>
    <w:basedOn w:val="Normal"/>
    <w:link w:val="ParagraphChar"/>
    <w:qFormat/>
    <w:rsid w:val="000F2DDE"/>
    <w:pPr>
      <w:spacing w:before="220"/>
    </w:pPr>
    <w:rPr>
      <w:rFonts w:ascii="Times New Roman" w:eastAsia="MS Mincho" w:hAnsi="Times New Roman"/>
      <w:sz w:val="22"/>
      <w:szCs w:val="20"/>
    </w:rPr>
  </w:style>
  <w:style w:type="character" w:customStyle="1" w:styleId="im-content1">
    <w:name w:val="im-content1"/>
    <w:basedOn w:val="DefaultParagraphFont"/>
    <w:rsid w:val="00840707"/>
    <w:rPr>
      <w:color w:val="333333"/>
    </w:rPr>
  </w:style>
  <w:style w:type="paragraph" w:customStyle="1" w:styleId="Standard">
    <w:name w:val="Standard"/>
    <w:rsid w:val="006C44E3"/>
    <w:pPr>
      <w:widowControl w:val="0"/>
      <w:suppressAutoHyphens/>
      <w:spacing w:after="120"/>
      <w:textAlignment w:val="baseline"/>
    </w:pPr>
    <w:rPr>
      <w:rFonts w:eastAsia="Times" w:cs="Times"/>
      <w:kern w:val="1"/>
      <w:sz w:val="22"/>
      <w:lang w:val="en-US" w:eastAsia="zh-CN"/>
    </w:rPr>
  </w:style>
  <w:style w:type="paragraph" w:customStyle="1" w:styleId="enumlev2">
    <w:name w:val="enumlev2"/>
    <w:basedOn w:val="enumlev1"/>
    <w:rsid w:val="00B87025"/>
    <w:pPr>
      <w:tabs>
        <w:tab w:val="clear" w:pos="794"/>
        <w:tab w:val="clear" w:pos="1191"/>
        <w:tab w:val="clear" w:pos="1588"/>
        <w:tab w:val="clear" w:pos="1985"/>
        <w:tab w:val="left" w:pos="1134"/>
        <w:tab w:val="left" w:pos="1871"/>
        <w:tab w:val="left" w:pos="2608"/>
        <w:tab w:val="left" w:pos="3345"/>
      </w:tabs>
      <w:ind w:left="1871" w:hanging="737"/>
    </w:pPr>
  </w:style>
  <w:style w:type="character" w:customStyle="1" w:styleId="enumlev1Char">
    <w:name w:val="enumlev1 Char"/>
    <w:link w:val="enumlev1"/>
    <w:uiPriority w:val="99"/>
    <w:locked/>
    <w:rsid w:val="00B87025"/>
    <w:rPr>
      <w:rFonts w:eastAsia="Times New Roman"/>
      <w:sz w:val="24"/>
      <w:lang w:eastAsia="en-US"/>
    </w:rPr>
  </w:style>
  <w:style w:type="paragraph" w:customStyle="1" w:styleId="a7">
    <w:name w:val="样式 (中文) 宋体 两端对齐"/>
    <w:basedOn w:val="Normal"/>
    <w:rsid w:val="00722319"/>
    <w:pPr>
      <w:overflowPunct w:val="0"/>
      <w:autoSpaceDE w:val="0"/>
      <w:autoSpaceDN w:val="0"/>
      <w:adjustRightInd w:val="0"/>
      <w:spacing w:after="180"/>
      <w:jc w:val="both"/>
      <w:textAlignment w:val="baseline"/>
    </w:pPr>
    <w:rPr>
      <w:rFonts w:ascii="Times New Roman" w:eastAsia="SimSun" w:hAnsi="Times New Roman" w:cs="SimSun"/>
      <w:szCs w:val="20"/>
      <w:lang w:eastAsia="en-GB"/>
    </w:rPr>
  </w:style>
  <w:style w:type="paragraph" w:customStyle="1" w:styleId="Normal1">
    <w:name w:val="Normal1"/>
    <w:qFormat/>
    <w:rsid w:val="00CA0FDD"/>
    <w:pPr>
      <w:spacing w:after="200" w:line="276" w:lineRule="auto"/>
    </w:pPr>
    <w:rPr>
      <w:rFonts w:eastAsia="Times New Roman"/>
      <w:color w:val="000000"/>
      <w:lang w:val="en-US" w:eastAsia="en-US"/>
    </w:rPr>
  </w:style>
  <w:style w:type="paragraph" w:customStyle="1" w:styleId="maintext">
    <w:name w:val="main text"/>
    <w:basedOn w:val="Normal"/>
    <w:link w:val="maintextChar"/>
    <w:qFormat/>
    <w:rsid w:val="00224354"/>
    <w:pPr>
      <w:spacing w:before="60" w:after="60" w:line="288" w:lineRule="auto"/>
      <w:ind w:firstLineChars="200" w:firstLine="200"/>
      <w:jc w:val="both"/>
    </w:pPr>
    <w:rPr>
      <w:rFonts w:ascii="Times New Roman" w:eastAsia="Malgun Gothic" w:hAnsi="Times New Roman" w:cs="Batang"/>
      <w:szCs w:val="20"/>
      <w:lang w:eastAsia="ko-KR"/>
    </w:rPr>
  </w:style>
  <w:style w:type="character" w:customStyle="1" w:styleId="maintextChar">
    <w:name w:val="main text Char"/>
    <w:basedOn w:val="DefaultParagraphFont"/>
    <w:link w:val="maintext"/>
    <w:qFormat/>
    <w:rsid w:val="00224354"/>
    <w:rPr>
      <w:rFonts w:eastAsia="Malgun Gothic" w:cs="Batang"/>
      <w:lang w:eastAsia="ko-KR"/>
    </w:rPr>
  </w:style>
  <w:style w:type="paragraph" w:customStyle="1" w:styleId="Proposal">
    <w:name w:val="Proposal"/>
    <w:basedOn w:val="Normal"/>
    <w:link w:val="ProposalChar"/>
    <w:qFormat/>
    <w:rsid w:val="004A4B66"/>
    <w:pPr>
      <w:numPr>
        <w:numId w:val="18"/>
      </w:numPr>
      <w:tabs>
        <w:tab w:val="left" w:pos="1701"/>
      </w:tabs>
      <w:overflowPunct w:val="0"/>
      <w:autoSpaceDE w:val="0"/>
      <w:autoSpaceDN w:val="0"/>
      <w:adjustRightInd w:val="0"/>
      <w:spacing w:after="120"/>
      <w:jc w:val="both"/>
      <w:textAlignment w:val="baseline"/>
    </w:pPr>
    <w:rPr>
      <w:rFonts w:ascii="Arial" w:eastAsia="Times New Roman" w:hAnsi="Arial"/>
      <w:b/>
      <w:bCs/>
      <w:szCs w:val="20"/>
      <w:lang w:eastAsia="zh-CN"/>
    </w:rPr>
  </w:style>
  <w:style w:type="paragraph" w:customStyle="1" w:styleId="CharChar1CharCharCharCharCharCharCharCharCharCharCharCharCharCharChar33">
    <w:name w:val="Char Char1 Char Char Char Char Char Char Char Char Char Char Char Char Char Char Char33"/>
    <w:semiHidden/>
    <w:rsid w:val="009E7CEA"/>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
    <w:name w:val="(文字) (文字)5"/>
    <w:semiHidden/>
    <w:rsid w:val="009E7CEA"/>
    <w:rPr>
      <w:rFonts w:ascii="Times New Roman" w:hAnsi="Times New Roman"/>
      <w:lang w:eastAsia="en-US"/>
    </w:rPr>
  </w:style>
  <w:style w:type="character" w:customStyle="1" w:styleId="TALCar">
    <w:name w:val="TAL Car"/>
    <w:qFormat/>
    <w:rsid w:val="009E7CEA"/>
    <w:rPr>
      <w:rFonts w:ascii="Arial" w:eastAsia="Times New Roman" w:hAnsi="Arial" w:cs="Times New Roman"/>
      <w:sz w:val="18"/>
      <w:szCs w:val="20"/>
      <w:lang w:val="en-GB" w:eastAsia="en-GB"/>
    </w:rPr>
  </w:style>
  <w:style w:type="paragraph" w:customStyle="1" w:styleId="ListParagraph3">
    <w:name w:val="List Paragraph3"/>
    <w:basedOn w:val="Normal"/>
    <w:qFormat/>
    <w:rsid w:val="009E7CEA"/>
    <w:pPr>
      <w:ind w:left="720"/>
      <w:contextualSpacing/>
    </w:pPr>
    <w:rPr>
      <w:rFonts w:ascii="Times New Roman" w:eastAsia="Times New Roman" w:hAnsi="Times New Roman"/>
      <w:sz w:val="24"/>
      <w:lang w:val="en-US" w:eastAsia="zh-CN"/>
    </w:rPr>
  </w:style>
  <w:style w:type="character" w:customStyle="1" w:styleId="Heading6Char">
    <w:name w:val="Heading 6 Char"/>
    <w:link w:val="Heading6"/>
    <w:uiPriority w:val="9"/>
    <w:rsid w:val="009E7CEA"/>
    <w:rPr>
      <w:b/>
      <w:bCs/>
      <w:sz w:val="22"/>
      <w:szCs w:val="22"/>
      <w:lang w:eastAsia="en-US"/>
    </w:rPr>
  </w:style>
  <w:style w:type="character" w:customStyle="1" w:styleId="Heading7Char">
    <w:name w:val="Heading 7 Char"/>
    <w:link w:val="Heading7"/>
    <w:uiPriority w:val="9"/>
    <w:rsid w:val="009E7CEA"/>
    <w:rPr>
      <w:sz w:val="24"/>
      <w:szCs w:val="24"/>
      <w:lang w:eastAsia="en-US"/>
    </w:rPr>
  </w:style>
  <w:style w:type="character" w:customStyle="1" w:styleId="Heading8Char">
    <w:name w:val="Heading 8 Char"/>
    <w:aliases w:val="Table Heading Char,标题 8 Char"/>
    <w:link w:val="Heading8"/>
    <w:rsid w:val="009E7CEA"/>
    <w:rPr>
      <w:i/>
      <w:iCs/>
      <w:sz w:val="24"/>
      <w:szCs w:val="24"/>
      <w:lang w:eastAsia="en-US"/>
    </w:rPr>
  </w:style>
  <w:style w:type="character" w:customStyle="1" w:styleId="Heading9Char">
    <w:name w:val="Heading 9 Char"/>
    <w:aliases w:val="Figure Heading Char,FH Char,标题 9 Char"/>
    <w:link w:val="Heading9"/>
    <w:rsid w:val="009E7CEA"/>
    <w:rPr>
      <w:rFonts w:ascii="Arial" w:hAnsi="Arial" w:cs="Arial"/>
      <w:sz w:val="22"/>
      <w:szCs w:val="22"/>
      <w:lang w:eastAsia="en-US"/>
    </w:rPr>
  </w:style>
  <w:style w:type="character" w:customStyle="1" w:styleId="DocumentMapChar">
    <w:name w:val="Document Map Char"/>
    <w:link w:val="DocumentMap"/>
    <w:rsid w:val="009E7CEA"/>
    <w:rPr>
      <w:rFonts w:ascii="Tahoma" w:hAnsi="Tahoma" w:cs="Tahoma"/>
      <w:szCs w:val="24"/>
      <w:shd w:val="clear" w:color="auto" w:fill="000080"/>
      <w:lang w:eastAsia="en-US"/>
    </w:rPr>
  </w:style>
  <w:style w:type="character" w:customStyle="1" w:styleId="BalloonTextChar">
    <w:name w:val="Balloon Text Char"/>
    <w:link w:val="BalloonText"/>
    <w:qFormat/>
    <w:rsid w:val="009E7CEA"/>
    <w:rPr>
      <w:rFonts w:ascii="Tahoma" w:hAnsi="Tahoma" w:cs="Tahoma"/>
      <w:sz w:val="16"/>
      <w:szCs w:val="16"/>
      <w:lang w:eastAsia="en-US"/>
    </w:rPr>
  </w:style>
  <w:style w:type="character" w:customStyle="1" w:styleId="DateChar">
    <w:name w:val="Date Char"/>
    <w:link w:val="Date"/>
    <w:rsid w:val="009E7CEA"/>
    <w:rPr>
      <w:rFonts w:ascii="Times" w:hAnsi="Times"/>
      <w:szCs w:val="24"/>
      <w:lang w:eastAsia="en-US"/>
    </w:rPr>
  </w:style>
  <w:style w:type="character" w:customStyle="1" w:styleId="CommentSubjectChar">
    <w:name w:val="Comment Subject Char"/>
    <w:link w:val="CommentSubject"/>
    <w:rsid w:val="009E7CEA"/>
    <w:rPr>
      <w:rFonts w:ascii="Times" w:hAnsi="Times"/>
      <w:b/>
      <w:bCs/>
      <w:lang w:eastAsia="en-US"/>
    </w:rPr>
  </w:style>
  <w:style w:type="paragraph" w:customStyle="1" w:styleId="ListParagraph2">
    <w:name w:val="List Paragraph2"/>
    <w:basedOn w:val="Normal"/>
    <w:qFormat/>
    <w:rsid w:val="009E7CEA"/>
    <w:pPr>
      <w:ind w:left="720"/>
      <w:contextualSpacing/>
    </w:pPr>
    <w:rPr>
      <w:rFonts w:ascii="Times New Roman" w:eastAsia="Times New Roman" w:hAnsi="Times New Roman"/>
      <w:sz w:val="24"/>
      <w:lang w:val="en-US" w:eastAsia="zh-CN"/>
    </w:rPr>
  </w:style>
  <w:style w:type="paragraph" w:customStyle="1" w:styleId="ListParagraph5">
    <w:name w:val="List Paragraph5"/>
    <w:basedOn w:val="Normal"/>
    <w:qFormat/>
    <w:rsid w:val="009E7CEA"/>
    <w:pPr>
      <w:ind w:left="720"/>
      <w:contextualSpacing/>
    </w:pPr>
    <w:rPr>
      <w:rFonts w:ascii="Times New Roman" w:eastAsia="Times New Roman" w:hAnsi="Times New Roman"/>
      <w:sz w:val="24"/>
      <w:lang w:val="en-US" w:eastAsia="zh-CN"/>
    </w:rPr>
  </w:style>
  <w:style w:type="paragraph" w:customStyle="1" w:styleId="ListParagraph4">
    <w:name w:val="List Paragraph4"/>
    <w:basedOn w:val="Normal"/>
    <w:qFormat/>
    <w:rsid w:val="009E7CEA"/>
    <w:pPr>
      <w:ind w:left="720"/>
      <w:contextualSpacing/>
    </w:pPr>
    <w:rPr>
      <w:rFonts w:ascii="Times New Roman" w:eastAsia="Times New Roman" w:hAnsi="Times New Roman"/>
      <w:sz w:val="24"/>
      <w:lang w:val="en-US" w:eastAsia="zh-CN"/>
    </w:rPr>
  </w:style>
  <w:style w:type="paragraph" w:customStyle="1" w:styleId="6">
    <w:name w:val="标题 6"/>
    <w:basedOn w:val="Normal"/>
    <w:rsid w:val="009E7CEA"/>
    <w:pPr>
      <w:tabs>
        <w:tab w:val="num" w:pos="1152"/>
      </w:tabs>
    </w:pPr>
    <w:rPr>
      <w:rFonts w:eastAsia="MS PGothic" w:cs="Times"/>
      <w:szCs w:val="20"/>
      <w:lang w:val="en-US" w:eastAsia="ja-JP"/>
    </w:rPr>
  </w:style>
  <w:style w:type="paragraph" w:customStyle="1" w:styleId="7">
    <w:name w:val="标题 7"/>
    <w:basedOn w:val="Normal"/>
    <w:rsid w:val="009E7CEA"/>
    <w:pPr>
      <w:tabs>
        <w:tab w:val="num" w:pos="1296"/>
      </w:tabs>
    </w:pPr>
    <w:rPr>
      <w:rFonts w:eastAsia="MS PGothic" w:cs="Times"/>
      <w:szCs w:val="20"/>
      <w:lang w:val="en-US" w:eastAsia="ja-JP"/>
    </w:rPr>
  </w:style>
  <w:style w:type="paragraph" w:customStyle="1" w:styleId="heading30">
    <w:name w:val="heading3"/>
    <w:basedOn w:val="Normal"/>
    <w:rsid w:val="009E7CEA"/>
    <w:pPr>
      <w:keepNext/>
      <w:spacing w:before="240" w:after="60"/>
      <w:ind w:left="720" w:hanging="720"/>
    </w:pPr>
    <w:rPr>
      <w:rFonts w:ascii="Arial" w:eastAsia="MS PGothic" w:hAnsi="Arial" w:cs="Arial"/>
      <w:color w:val="000000"/>
      <w:szCs w:val="20"/>
      <w:lang w:val="en-US" w:eastAsia="ja-JP"/>
    </w:rPr>
  </w:style>
  <w:style w:type="paragraph" w:customStyle="1" w:styleId="heading40">
    <w:name w:val="heading4"/>
    <w:basedOn w:val="Normal"/>
    <w:rsid w:val="009E7CEA"/>
    <w:pPr>
      <w:keepNext/>
      <w:spacing w:before="240" w:after="60"/>
      <w:ind w:left="864" w:hanging="864"/>
    </w:pPr>
    <w:rPr>
      <w:rFonts w:ascii="Arial" w:eastAsia="MS PGothic" w:hAnsi="Arial" w:cs="Arial"/>
      <w:i/>
      <w:iCs/>
      <w:color w:val="000000"/>
      <w:szCs w:val="20"/>
      <w:lang w:val="en-US" w:eastAsia="ja-JP"/>
    </w:rPr>
  </w:style>
  <w:style w:type="paragraph" w:customStyle="1" w:styleId="ListParagraph7">
    <w:name w:val="List Paragraph7"/>
    <w:basedOn w:val="Normal"/>
    <w:qFormat/>
    <w:rsid w:val="009E7CEA"/>
    <w:pPr>
      <w:ind w:left="720"/>
      <w:contextualSpacing/>
    </w:pPr>
    <w:rPr>
      <w:rFonts w:ascii="Times New Roman" w:eastAsia="Times New Roman" w:hAnsi="Times New Roman"/>
      <w:sz w:val="24"/>
      <w:lang w:val="en-US" w:eastAsia="zh-CN"/>
    </w:rPr>
  </w:style>
  <w:style w:type="paragraph" w:customStyle="1" w:styleId="ListParagraph6">
    <w:name w:val="List Paragraph6"/>
    <w:basedOn w:val="Normal"/>
    <w:qFormat/>
    <w:rsid w:val="009E7CEA"/>
    <w:pPr>
      <w:ind w:left="720"/>
      <w:contextualSpacing/>
    </w:pPr>
    <w:rPr>
      <w:rFonts w:ascii="Times New Roman" w:eastAsia="Times New Roman" w:hAnsi="Times New Roman"/>
      <w:sz w:val="24"/>
      <w:lang w:val="en-US" w:eastAsia="zh-CN"/>
    </w:rPr>
  </w:style>
  <w:style w:type="paragraph" w:customStyle="1" w:styleId="61">
    <w:name w:val="标题 61"/>
    <w:basedOn w:val="Normal"/>
    <w:rsid w:val="009E7CEA"/>
    <w:pPr>
      <w:tabs>
        <w:tab w:val="num" w:pos="1152"/>
      </w:tabs>
    </w:pPr>
    <w:rPr>
      <w:rFonts w:eastAsia="MS PGothic" w:cs="Times"/>
      <w:szCs w:val="20"/>
      <w:lang w:val="en-US" w:eastAsia="ja-JP"/>
    </w:rPr>
  </w:style>
  <w:style w:type="paragraph" w:customStyle="1" w:styleId="71">
    <w:name w:val="标题 71"/>
    <w:basedOn w:val="Normal"/>
    <w:rsid w:val="009E7CEA"/>
    <w:pPr>
      <w:tabs>
        <w:tab w:val="num" w:pos="1296"/>
      </w:tabs>
    </w:pPr>
    <w:rPr>
      <w:rFonts w:eastAsia="MS PGothic" w:cs="Times"/>
      <w:szCs w:val="20"/>
      <w:lang w:val="en-US" w:eastAsia="ja-JP"/>
    </w:rPr>
  </w:style>
  <w:style w:type="paragraph" w:customStyle="1" w:styleId="3GPPHeader">
    <w:name w:val="3GPP_Header"/>
    <w:basedOn w:val="Normal"/>
    <w:qFormat/>
    <w:rsid w:val="009E7CEA"/>
    <w:pPr>
      <w:tabs>
        <w:tab w:val="left" w:pos="1701"/>
        <w:tab w:val="right" w:pos="9639"/>
      </w:tabs>
      <w:overflowPunct w:val="0"/>
      <w:autoSpaceDE w:val="0"/>
      <w:autoSpaceDN w:val="0"/>
      <w:adjustRightInd w:val="0"/>
      <w:spacing w:after="240"/>
      <w:jc w:val="both"/>
      <w:textAlignment w:val="baseline"/>
    </w:pPr>
    <w:rPr>
      <w:rFonts w:ascii="Arial" w:eastAsia="Times New Roman" w:hAnsi="Arial"/>
      <w:b/>
      <w:sz w:val="24"/>
      <w:szCs w:val="20"/>
      <w:lang w:eastAsia="zh-CN"/>
    </w:rPr>
  </w:style>
  <w:style w:type="paragraph" w:customStyle="1" w:styleId="CharChar1CharCharCharCharCharCharCharCharCharCharCharCharCharCharChar32">
    <w:name w:val="Char Char1 Char Char Char Char Char Char Char Char Char Char Char Char Char Char Char32"/>
    <w:semiHidden/>
    <w:rsid w:val="003356C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29">
    <w:name w:val="(文字) (文字)529"/>
    <w:semiHidden/>
    <w:rsid w:val="003356C4"/>
    <w:rPr>
      <w:rFonts w:ascii="Times New Roman" w:hAnsi="Times New Roman"/>
      <w:lang w:eastAsia="en-US"/>
    </w:rPr>
  </w:style>
  <w:style w:type="paragraph" w:customStyle="1" w:styleId="Normalwithindent">
    <w:name w:val="Normal with indent"/>
    <w:basedOn w:val="Normal"/>
    <w:link w:val="NormalwithindentChar"/>
    <w:qFormat/>
    <w:rsid w:val="003356C4"/>
    <w:pPr>
      <w:spacing w:before="120" w:after="120" w:line="336" w:lineRule="auto"/>
      <w:ind w:firstLine="397"/>
      <w:jc w:val="both"/>
    </w:pPr>
    <w:rPr>
      <w:rFonts w:ascii="Times New Roman" w:eastAsia="Malgun Gothic" w:hAnsi="Times New Roman"/>
      <w:szCs w:val="20"/>
      <w:lang w:eastAsia="x-none"/>
    </w:rPr>
  </w:style>
  <w:style w:type="character" w:customStyle="1" w:styleId="NormalwithindentChar">
    <w:name w:val="Normal with indent Char"/>
    <w:link w:val="Normalwithindent"/>
    <w:rsid w:val="003356C4"/>
    <w:rPr>
      <w:rFonts w:eastAsia="Malgun Gothic"/>
      <w:lang w:eastAsia="x-none"/>
    </w:rPr>
  </w:style>
  <w:style w:type="character" w:customStyle="1" w:styleId="2222Char">
    <w:name w:val="스타일 스타일 스타일 스타일 양쪽 첫 줄:  2 글자 + 첫 줄:  2 글자 + 첫 줄:  2 글자 + 첫 줄:  2... Char"/>
    <w:link w:val="2222"/>
    <w:rsid w:val="003356C4"/>
    <w:rPr>
      <w:rFonts w:eastAsia="Malgun Gothic" w:cs="Batang"/>
      <w:lang w:eastAsia="en-US"/>
    </w:rPr>
  </w:style>
  <w:style w:type="paragraph" w:customStyle="1" w:styleId="a8">
    <w:name w:val="스타일 양쪽"/>
    <w:basedOn w:val="Normal"/>
    <w:rsid w:val="00667298"/>
    <w:pPr>
      <w:spacing w:after="120" w:line="300" w:lineRule="auto"/>
      <w:ind w:firstLine="284"/>
      <w:jc w:val="both"/>
    </w:pPr>
    <w:rPr>
      <w:rFonts w:ascii="Times New Roman" w:eastAsia="Malgun Gothic" w:hAnsi="Times New Roman" w:cs="Batang"/>
      <w:szCs w:val="20"/>
      <w:lang w:val="en-US" w:eastAsia="ko-KR"/>
    </w:rPr>
  </w:style>
  <w:style w:type="character" w:styleId="PlaceholderText">
    <w:name w:val="Placeholder Text"/>
    <w:basedOn w:val="DefaultParagraphFont"/>
    <w:uiPriority w:val="99"/>
    <w:qFormat/>
    <w:rsid w:val="00FE6144"/>
    <w:rPr>
      <w:color w:val="808080"/>
    </w:rPr>
  </w:style>
  <w:style w:type="paragraph" w:customStyle="1" w:styleId="CharCharCharCharCharChar1">
    <w:name w:val="Char Char Char Char Char Char1"/>
    <w:semiHidden/>
    <w:rsid w:val="007A5E48"/>
    <w:pPr>
      <w:keepNext/>
      <w:tabs>
        <w:tab w:val="num" w:pos="510"/>
      </w:tabs>
      <w:autoSpaceDE w:val="0"/>
      <w:autoSpaceDN w:val="0"/>
      <w:adjustRightInd w:val="0"/>
      <w:spacing w:before="60" w:after="60"/>
      <w:ind w:left="510" w:hanging="510"/>
      <w:jc w:val="both"/>
    </w:pPr>
    <w:rPr>
      <w:rFonts w:ascii="Arial" w:eastAsia="SimSun" w:hAnsi="Arial" w:cs="Arial"/>
      <w:color w:val="0000FF"/>
      <w:kern w:val="2"/>
      <w:lang w:val="en-US" w:eastAsia="zh-CN"/>
    </w:rPr>
  </w:style>
  <w:style w:type="paragraph" w:customStyle="1" w:styleId="CharChar1CharCharCharCharCharCharCharCharCharCharCharCharCharCharChar3">
    <w:name w:val="Char Char1 Char Char Char Char Char Char Char Char Char Char Char Char Char Char Char3"/>
    <w:semiHidden/>
    <w:rsid w:val="007A5E48"/>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a9">
    <w:name w:val="本文 (文字)"/>
    <w:aliases w:val="bt (文字),Corps de texte Car (文字),Corps de texte Car1 Car (文字),Corps de texte Car Car Car (文字),Corps de texte Car1 Car Car Car (文字),Corps de texte Car Car Car Car Car (文字),Corps de texte Car1 Car Car Car Car Car (文字),bt Car (文字)"/>
    <w:basedOn w:val="DefaultParagraphFont"/>
    <w:locked/>
    <w:rsid w:val="007A5E48"/>
    <w:rPr>
      <w:rFonts w:ascii="?? ??" w:hAnsi="?? ??"/>
      <w:lang w:eastAsia="en-US"/>
    </w:rPr>
  </w:style>
  <w:style w:type="paragraph" w:customStyle="1" w:styleId="Doc-text2JK">
    <w:name w:val="Doc-text2_JK"/>
    <w:basedOn w:val="Normal"/>
    <w:link w:val="Doc-text2JKChar"/>
    <w:rsid w:val="007A5E48"/>
    <w:pPr>
      <w:tabs>
        <w:tab w:val="left" w:pos="1622"/>
      </w:tabs>
      <w:ind w:left="1622" w:hanging="363"/>
    </w:pPr>
    <w:rPr>
      <w:rFonts w:ascii="Times New Roman" w:eastAsia="MS Mincho" w:hAnsi="Times New Roman"/>
      <w:lang w:eastAsia="en-GB"/>
    </w:rPr>
  </w:style>
  <w:style w:type="character" w:customStyle="1" w:styleId="Doc-text2JKChar">
    <w:name w:val="Doc-text2_JK Char"/>
    <w:basedOn w:val="DefaultParagraphFont"/>
    <w:link w:val="Doc-text2JK"/>
    <w:rsid w:val="007A5E48"/>
    <w:rPr>
      <w:rFonts w:eastAsia="MS Mincho"/>
      <w:szCs w:val="24"/>
    </w:rPr>
  </w:style>
  <w:style w:type="paragraph" w:customStyle="1" w:styleId="Reference">
    <w:name w:val="Reference"/>
    <w:basedOn w:val="BodyText"/>
    <w:link w:val="ReferenceChar"/>
    <w:qFormat/>
    <w:rsid w:val="007A5E48"/>
    <w:pPr>
      <w:numPr>
        <w:numId w:val="19"/>
      </w:numPr>
      <w:ind w:left="567" w:hanging="567"/>
    </w:pPr>
    <w:rPr>
      <w:rFonts w:ascii="Times New Roman" w:eastAsia="MS Mincho" w:hAnsi="Times New Roman"/>
      <w:sz w:val="22"/>
      <w:lang w:val="en-US"/>
    </w:rPr>
  </w:style>
  <w:style w:type="character" w:customStyle="1" w:styleId="ReferenceChar">
    <w:name w:val="Reference Char"/>
    <w:link w:val="Reference"/>
    <w:rsid w:val="007A5E48"/>
    <w:rPr>
      <w:rFonts w:eastAsia="MS Mincho"/>
      <w:sz w:val="22"/>
      <w:szCs w:val="24"/>
      <w:lang w:val="en-US" w:eastAsia="en-US"/>
    </w:rPr>
  </w:style>
  <w:style w:type="paragraph" w:customStyle="1" w:styleId="CharChar1CharCharCharCharCharCharCharCharCharCharCharCharCharCharChar2">
    <w:name w:val="Char Char1 Char Char Char Char Char Char Char Char Char Char Char Char Char Char Char2"/>
    <w:semiHidden/>
    <w:rsid w:val="007A5E48"/>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LGTdocChar">
    <w:name w:val="LGTdoc_본문 Char"/>
    <w:link w:val="LGTdoc"/>
    <w:qFormat/>
    <w:rsid w:val="007A5E48"/>
    <w:rPr>
      <w:kern w:val="2"/>
      <w:sz w:val="22"/>
      <w:szCs w:val="24"/>
      <w:lang w:eastAsia="ko-KR"/>
    </w:rPr>
  </w:style>
  <w:style w:type="paragraph" w:styleId="NoSpacing">
    <w:name w:val="No Spacing"/>
    <w:uiPriority w:val="1"/>
    <w:qFormat/>
    <w:rsid w:val="007A5E48"/>
    <w:rPr>
      <w:rFonts w:ascii="Calibri" w:eastAsia="SimSun" w:hAnsi="Calibri"/>
      <w:sz w:val="22"/>
      <w:szCs w:val="22"/>
      <w:lang w:val="en-US" w:eastAsia="zh-CN"/>
    </w:rPr>
  </w:style>
  <w:style w:type="paragraph" w:customStyle="1" w:styleId="Equ">
    <w:name w:val="Equ"/>
    <w:basedOn w:val="BodyText"/>
    <w:rsid w:val="007A5E48"/>
    <w:pPr>
      <w:tabs>
        <w:tab w:val="center" w:pos="4395"/>
        <w:tab w:val="right" w:pos="9072"/>
      </w:tabs>
    </w:pPr>
    <w:rPr>
      <w:rFonts w:eastAsia="Times New Roman"/>
      <w:szCs w:val="20"/>
      <w:lang w:val="en-US"/>
    </w:rPr>
  </w:style>
  <w:style w:type="paragraph" w:customStyle="1" w:styleId="Observation">
    <w:name w:val="Observation"/>
    <w:basedOn w:val="Normal"/>
    <w:link w:val="ObservationChar"/>
    <w:qFormat/>
    <w:rsid w:val="007A5E48"/>
    <w:pPr>
      <w:numPr>
        <w:numId w:val="20"/>
      </w:numPr>
      <w:tabs>
        <w:tab w:val="left" w:pos="1701"/>
      </w:tabs>
      <w:overflowPunct w:val="0"/>
      <w:autoSpaceDE w:val="0"/>
      <w:autoSpaceDN w:val="0"/>
      <w:adjustRightInd w:val="0"/>
      <w:spacing w:after="120"/>
      <w:ind w:left="1701" w:hanging="1701"/>
      <w:jc w:val="both"/>
      <w:textAlignment w:val="baseline"/>
    </w:pPr>
    <w:rPr>
      <w:rFonts w:ascii="Arial" w:eastAsia="Times New Roman" w:hAnsi="Arial"/>
      <w:b/>
      <w:bCs/>
      <w:szCs w:val="20"/>
      <w:lang w:eastAsia="zh-CN"/>
    </w:rPr>
  </w:style>
  <w:style w:type="paragraph" w:customStyle="1" w:styleId="Agreement0">
    <w:name w:val="Agreement"/>
    <w:basedOn w:val="Normal"/>
    <w:next w:val="Normal"/>
    <w:qFormat/>
    <w:rsid w:val="00084587"/>
    <w:pPr>
      <w:numPr>
        <w:numId w:val="21"/>
      </w:numPr>
      <w:tabs>
        <w:tab w:val="clear" w:pos="2070"/>
        <w:tab w:val="num" w:pos="1800"/>
      </w:tabs>
      <w:spacing w:before="60"/>
      <w:ind w:left="1800"/>
    </w:pPr>
    <w:rPr>
      <w:rFonts w:ascii="Arial" w:eastAsia="MS Mincho" w:hAnsi="Arial"/>
      <w:b/>
      <w:lang w:eastAsia="en-GB"/>
    </w:rPr>
  </w:style>
  <w:style w:type="paragraph" w:customStyle="1" w:styleId="CharChar1CharCharCharCharCharCharCharCharCharCharCharCharCharCharChar31">
    <w:name w:val="Char Char1 Char Char Char Char Char Char Char Char Char Char Char Char Char Char Char31"/>
    <w:semiHidden/>
    <w:rsid w:val="00144AA6"/>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28">
    <w:name w:val="(文字) (文字)528"/>
    <w:semiHidden/>
    <w:rsid w:val="00144AA6"/>
    <w:rPr>
      <w:rFonts w:ascii="Times New Roman" w:hAnsi="Times New Roman"/>
      <w:lang w:eastAsia="en-US"/>
    </w:rPr>
  </w:style>
  <w:style w:type="paragraph" w:customStyle="1" w:styleId="CharChar1CharCharCharCharCharCharCharCharCharCharCharCharCharCharChar30">
    <w:name w:val="Char Char1 Char Char Char Char Char Char Char Char Char Char Char Char Char Char Char30"/>
    <w:uiPriority w:val="99"/>
    <w:semiHidden/>
    <w:rsid w:val="003260DA"/>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27">
    <w:name w:val="(文字) (文字)527"/>
    <w:semiHidden/>
    <w:rsid w:val="003260DA"/>
    <w:rPr>
      <w:rFonts w:ascii="Times New Roman" w:hAnsi="Times New Roman"/>
      <w:lang w:eastAsia="en-US"/>
    </w:rPr>
  </w:style>
  <w:style w:type="paragraph" w:customStyle="1" w:styleId="Headingb">
    <w:name w:val="Heading_b"/>
    <w:basedOn w:val="Normal"/>
    <w:next w:val="Normal"/>
    <w:qFormat/>
    <w:rsid w:val="009264FD"/>
    <w:pPr>
      <w:tabs>
        <w:tab w:val="left" w:pos="1134"/>
        <w:tab w:val="left" w:pos="1871"/>
        <w:tab w:val="left" w:pos="2268"/>
      </w:tabs>
      <w:overflowPunct w:val="0"/>
      <w:autoSpaceDE w:val="0"/>
      <w:autoSpaceDN w:val="0"/>
      <w:adjustRightInd w:val="0"/>
      <w:spacing w:before="160"/>
      <w:textAlignment w:val="baseline"/>
    </w:pPr>
    <w:rPr>
      <w:rFonts w:ascii="Times New Roman Bold" w:hAnsi="Times New Roman Bold" w:cs="Times New Roman Bold"/>
      <w:b/>
      <w:sz w:val="24"/>
      <w:szCs w:val="20"/>
      <w:lang w:val="fr-CH"/>
    </w:rPr>
  </w:style>
  <w:style w:type="character" w:customStyle="1" w:styleId="Heading3Char1">
    <w:name w:val="Heading 3 Char1"/>
    <w:aliases w:val="no break Char1,H3 Char1,Underrubrik2 Char1,h3 Char1,Memo Heading 3 Char1,hello Char1,Titre 3 Car Char1,no break Car Char1,H3 Car Char1,Underrubrik2 Car Char1,h3 Car Char1,Memo Heading 3 Car Char1,hello Car Char1,Heading 3 Char Car Char1"/>
    <w:basedOn w:val="DefaultParagraphFont"/>
    <w:rsid w:val="004C0301"/>
    <w:rPr>
      <w:rFonts w:asciiTheme="majorHAnsi" w:eastAsiaTheme="majorEastAsia" w:hAnsiTheme="majorHAnsi" w:cstheme="majorBidi"/>
      <w:color w:val="1F4D78" w:themeColor="accent1" w:themeShade="7F"/>
      <w:sz w:val="24"/>
      <w:szCs w:val="24"/>
      <w:lang w:eastAsia="en-US"/>
    </w:rPr>
  </w:style>
  <w:style w:type="character" w:customStyle="1" w:styleId="Heading4Char1">
    <w:name w:val="Heading 4 Char1"/>
    <w:aliases w:val="h4 Char1,H4 Char1,H41 Char1,h41 Char1,H42 Char1,h42 Char1,H43 Char1,h43 Char1,H411 Char1,h411 Char1,H421 Char1,h421 Char1,H44 Char1,h44 Char1,H412 Char1,h412 Char1,H422 Char1,h422 Char1,H431 Char1,h431 Char1,H45 Char1,h45 Char1,h423 Char"/>
    <w:basedOn w:val="DefaultParagraphFont"/>
    <w:uiPriority w:val="9"/>
    <w:rsid w:val="004C0301"/>
    <w:rPr>
      <w:rFonts w:asciiTheme="majorHAnsi" w:eastAsiaTheme="majorEastAsia" w:hAnsiTheme="majorHAnsi" w:cstheme="majorBidi"/>
      <w:i/>
      <w:iCs/>
      <w:color w:val="2E74B5" w:themeColor="accent1" w:themeShade="BF"/>
      <w:szCs w:val="24"/>
      <w:lang w:eastAsia="en-US"/>
    </w:rPr>
  </w:style>
  <w:style w:type="character" w:customStyle="1" w:styleId="HeaderChar1">
    <w:name w:val="Header Char1"/>
    <w:aliases w:val="header odd Char1,header Char1,header odd1 Char1,header odd2 Char1,header odd3 Char1,header odd4 Char1,header odd5 Char1,header odd6 Char1,header1 Char1,header2 Char1,header3 Char1,header odd11 Char1,header odd21 Char1,header odd7 Char1"/>
    <w:basedOn w:val="DefaultParagraphFont"/>
    <w:semiHidden/>
    <w:rsid w:val="004C0301"/>
    <w:rPr>
      <w:rFonts w:ascii="Times" w:hAnsi="Times"/>
      <w:szCs w:val="24"/>
      <w:lang w:eastAsia="en-US"/>
    </w:rPr>
  </w:style>
  <w:style w:type="character" w:customStyle="1" w:styleId="BodyTextChar1">
    <w:name w:val="Body Text Char1"/>
    <w:aliases w:val="bt Char1"/>
    <w:basedOn w:val="DefaultParagraphFont"/>
    <w:rsid w:val="004C0301"/>
    <w:rPr>
      <w:rFonts w:ascii="Times" w:hAnsi="Times"/>
      <w:szCs w:val="24"/>
      <w:lang w:eastAsia="en-US"/>
    </w:rPr>
  </w:style>
  <w:style w:type="paragraph" w:customStyle="1" w:styleId="StyleHeading1H1h1appheading1l1MemoHeading1h11h12h13h">
    <w:name w:val="Style Heading 1H1h1app heading 1l1Memo Heading 1h11h12h13h..."/>
    <w:basedOn w:val="Heading1"/>
    <w:rsid w:val="000511DF"/>
    <w:pPr>
      <w:numPr>
        <w:numId w:val="22"/>
      </w:numPr>
    </w:pPr>
    <w:rPr>
      <w:rFonts w:ascii="Helvetica" w:eastAsia="Times New Roman" w:hAnsi="Helvetica" w:cs="Times New Roman"/>
      <w:sz w:val="28"/>
      <w:szCs w:val="20"/>
      <w:lang w:val="en-US"/>
    </w:rPr>
  </w:style>
  <w:style w:type="paragraph" w:customStyle="1" w:styleId="CharChar1CharCharCharCharCharCharCharCharCharCharCharCharCharCharChar29">
    <w:name w:val="Char Char1 Char Char Char Char Char Char Char Char Char Char Char Char Char Char Char29"/>
    <w:semiHidden/>
    <w:rsid w:val="0089543D"/>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paragraph" w:customStyle="1" w:styleId="ListParagraph8">
    <w:name w:val="List Paragraph8"/>
    <w:basedOn w:val="Normal"/>
    <w:qFormat/>
    <w:rsid w:val="0089543D"/>
    <w:pPr>
      <w:ind w:left="720"/>
      <w:contextualSpacing/>
    </w:pPr>
    <w:rPr>
      <w:rFonts w:ascii="Times New Roman" w:eastAsia="Times New Roman" w:hAnsi="Times New Roman"/>
      <w:sz w:val="24"/>
      <w:lang w:val="en-US" w:eastAsia="zh-CN"/>
    </w:rPr>
  </w:style>
  <w:style w:type="character" w:customStyle="1" w:styleId="526">
    <w:name w:val="(文字) (文字)526"/>
    <w:semiHidden/>
    <w:rsid w:val="0089543D"/>
    <w:rPr>
      <w:rFonts w:ascii="Times New Roman" w:hAnsi="Times New Roman"/>
      <w:lang w:eastAsia="en-US"/>
    </w:rPr>
  </w:style>
  <w:style w:type="paragraph" w:customStyle="1" w:styleId="xl63">
    <w:name w:val="xl63"/>
    <w:basedOn w:val="Normal"/>
    <w:rsid w:val="00E3676E"/>
    <w:pPr>
      <w:pBdr>
        <w:top w:val="single" w:sz="4" w:space="0" w:color="auto"/>
        <w:left w:val="single" w:sz="4" w:space="0" w:color="auto"/>
        <w:bottom w:val="single" w:sz="4" w:space="0" w:color="auto"/>
        <w:right w:val="single" w:sz="4" w:space="0" w:color="auto"/>
      </w:pBdr>
      <w:shd w:val="clear" w:color="000000" w:fill="F3F3F3"/>
      <w:spacing w:before="100" w:beforeAutospacing="1" w:after="100" w:afterAutospacing="1"/>
      <w:jc w:val="center"/>
      <w:textAlignment w:val="center"/>
    </w:pPr>
    <w:rPr>
      <w:rFonts w:ascii="Arial" w:eastAsia="Times New Roman" w:hAnsi="Arial" w:cs="Arial"/>
      <w:b/>
      <w:bCs/>
      <w:sz w:val="16"/>
      <w:szCs w:val="16"/>
      <w:lang w:eastAsia="en-GB"/>
    </w:rPr>
  </w:style>
  <w:style w:type="paragraph" w:customStyle="1" w:styleId="xl64">
    <w:name w:val="xl64"/>
    <w:basedOn w:val="Normal"/>
    <w:rsid w:val="00E3676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eastAsia="Times New Roman" w:hAnsi="Arial" w:cs="Arial"/>
      <w:sz w:val="16"/>
      <w:szCs w:val="16"/>
      <w:lang w:eastAsia="en-GB"/>
    </w:rPr>
  </w:style>
  <w:style w:type="paragraph" w:customStyle="1" w:styleId="CharChar1CharCharCharCharCharCharCharCharCharCharCharCharCharCharChar28">
    <w:name w:val="Char Char1 Char Char Char Char Char Char Char Char Char Char Char Char Char Char Char28"/>
    <w:semiHidden/>
    <w:rsid w:val="001928D8"/>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25">
    <w:name w:val="(文字) (文字)525"/>
    <w:semiHidden/>
    <w:rsid w:val="001928D8"/>
    <w:rPr>
      <w:rFonts w:ascii="Times New Roman" w:hAnsi="Times New Roman"/>
      <w:lang w:eastAsia="en-US"/>
    </w:rPr>
  </w:style>
  <w:style w:type="paragraph" w:customStyle="1" w:styleId="paratdoc">
    <w:name w:val="para tdoc"/>
    <w:basedOn w:val="Normal"/>
    <w:link w:val="paratdocChar"/>
    <w:qFormat/>
    <w:rsid w:val="00C947C9"/>
    <w:pPr>
      <w:spacing w:after="120"/>
      <w:jc w:val="both"/>
    </w:pPr>
    <w:rPr>
      <w:rFonts w:ascii="Times New Roman" w:eastAsia="SimSun" w:hAnsi="Times New Roman"/>
      <w:bCs/>
      <w:sz w:val="22"/>
      <w:szCs w:val="22"/>
      <w:lang w:val="en-AU" w:eastAsia="en-AU"/>
    </w:rPr>
  </w:style>
  <w:style w:type="character" w:customStyle="1" w:styleId="paratdocChar">
    <w:name w:val="para tdoc Char"/>
    <w:basedOn w:val="DefaultParagraphFont"/>
    <w:link w:val="paratdoc"/>
    <w:rsid w:val="00C947C9"/>
    <w:rPr>
      <w:rFonts w:eastAsia="SimSun"/>
      <w:bCs/>
      <w:sz w:val="22"/>
      <w:szCs w:val="22"/>
      <w:lang w:val="en-AU" w:eastAsia="en-AU"/>
    </w:rPr>
  </w:style>
  <w:style w:type="paragraph" w:customStyle="1" w:styleId="berschrift1H1">
    <w:name w:val="Überschrift 1.H1"/>
    <w:basedOn w:val="Normal"/>
    <w:next w:val="Normal"/>
    <w:qFormat/>
    <w:rsid w:val="008F2B8F"/>
    <w:pPr>
      <w:keepNext/>
      <w:keepLines/>
      <w:numPr>
        <w:numId w:val="23"/>
      </w:numPr>
      <w:pBdr>
        <w:top w:val="single" w:sz="12" w:space="3" w:color="auto"/>
      </w:pBdr>
      <w:overflowPunct w:val="0"/>
      <w:autoSpaceDE w:val="0"/>
      <w:autoSpaceDN w:val="0"/>
      <w:adjustRightInd w:val="0"/>
      <w:spacing w:before="240" w:after="180"/>
      <w:textAlignment w:val="baseline"/>
      <w:outlineLvl w:val="0"/>
    </w:pPr>
    <w:rPr>
      <w:rFonts w:ascii="Arial" w:eastAsia="Times New Roman" w:hAnsi="Arial"/>
      <w:sz w:val="36"/>
      <w:szCs w:val="20"/>
      <w:lang w:eastAsia="de-DE"/>
    </w:rPr>
  </w:style>
  <w:style w:type="paragraph" w:customStyle="1" w:styleId="IvDbodytext">
    <w:name w:val="IvD bodytext"/>
    <w:basedOn w:val="BodyText"/>
    <w:link w:val="IvDbodytextChar"/>
    <w:qFormat/>
    <w:rsid w:val="00036DBD"/>
    <w:pPr>
      <w:keepLines/>
      <w:tabs>
        <w:tab w:val="left" w:pos="2552"/>
        <w:tab w:val="left" w:pos="3856"/>
        <w:tab w:val="left" w:pos="5216"/>
        <w:tab w:val="left" w:pos="6464"/>
        <w:tab w:val="left" w:pos="7768"/>
        <w:tab w:val="left" w:pos="9072"/>
        <w:tab w:val="left" w:pos="9639"/>
      </w:tabs>
      <w:spacing w:before="240" w:after="0"/>
      <w:jc w:val="left"/>
    </w:pPr>
    <w:rPr>
      <w:rFonts w:ascii="Arial" w:eastAsia="Times New Roman" w:hAnsi="Arial"/>
      <w:spacing w:val="2"/>
      <w:szCs w:val="20"/>
      <w:lang w:val="en-US"/>
    </w:rPr>
  </w:style>
  <w:style w:type="character" w:customStyle="1" w:styleId="IvDbodytextChar">
    <w:name w:val="IvD bodytext Char"/>
    <w:link w:val="IvDbodytext"/>
    <w:rsid w:val="00036DBD"/>
    <w:rPr>
      <w:rFonts w:ascii="Arial" w:eastAsia="Times New Roman" w:hAnsi="Arial"/>
      <w:spacing w:val="2"/>
      <w:lang w:val="en-US" w:eastAsia="en-US"/>
    </w:rPr>
  </w:style>
  <w:style w:type="paragraph" w:styleId="Revision">
    <w:name w:val="Revision"/>
    <w:hidden/>
    <w:uiPriority w:val="99"/>
    <w:semiHidden/>
    <w:rsid w:val="008138EA"/>
    <w:rPr>
      <w:rFonts w:ascii="Times" w:hAnsi="Times"/>
      <w:szCs w:val="24"/>
      <w:lang w:eastAsia="en-US"/>
    </w:rPr>
  </w:style>
  <w:style w:type="paragraph" w:customStyle="1" w:styleId="CharChar1CharCharCharCharCharCharCharCharCharCharCharCharCharCharChar27">
    <w:name w:val="Char Char1 Char Char Char Char Char Char Char Char Char Char Char Char Char Char Char27"/>
    <w:semiHidden/>
    <w:rsid w:val="00D7241D"/>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24">
    <w:name w:val="(文字) (文字)524"/>
    <w:semiHidden/>
    <w:rsid w:val="00D7241D"/>
    <w:rPr>
      <w:rFonts w:ascii="Times New Roman" w:hAnsi="Times New Roman"/>
      <w:lang w:eastAsia="en-US"/>
    </w:rPr>
  </w:style>
  <w:style w:type="paragraph" w:customStyle="1" w:styleId="CharChar1CharCharCharCharCharCharCharCharCharCharCharCharCharCharChar26">
    <w:name w:val="Char Char1 Char Char Char Char Char Char Char Char Char Char Char Char Char Char Char26"/>
    <w:semiHidden/>
    <w:rsid w:val="00F53049"/>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23">
    <w:name w:val="(文字) (文字)523"/>
    <w:semiHidden/>
    <w:rsid w:val="00F53049"/>
    <w:rPr>
      <w:rFonts w:ascii="Times New Roman" w:hAnsi="Times New Roman"/>
      <w:lang w:eastAsia="en-US"/>
    </w:rPr>
  </w:style>
  <w:style w:type="paragraph" w:customStyle="1" w:styleId="tac0">
    <w:name w:val="tac"/>
    <w:basedOn w:val="Normal"/>
    <w:uiPriority w:val="99"/>
    <w:rsid w:val="007A67EB"/>
    <w:pPr>
      <w:keepNext/>
      <w:autoSpaceDE w:val="0"/>
      <w:autoSpaceDN w:val="0"/>
      <w:jc w:val="center"/>
    </w:pPr>
    <w:rPr>
      <w:rFonts w:ascii="Arial" w:eastAsia="SimSun" w:hAnsi="Arial" w:cs="Arial"/>
      <w:sz w:val="18"/>
      <w:szCs w:val="18"/>
      <w:lang w:val="en-US" w:eastAsia="zh-CN"/>
    </w:rPr>
  </w:style>
  <w:style w:type="paragraph" w:customStyle="1" w:styleId="th0">
    <w:name w:val="th"/>
    <w:basedOn w:val="Normal"/>
    <w:uiPriority w:val="99"/>
    <w:rsid w:val="007A67EB"/>
    <w:pPr>
      <w:keepNext/>
      <w:autoSpaceDE w:val="0"/>
      <w:autoSpaceDN w:val="0"/>
      <w:spacing w:before="60" w:after="180"/>
      <w:jc w:val="center"/>
    </w:pPr>
    <w:rPr>
      <w:rFonts w:ascii="Arial" w:eastAsia="SimSun" w:hAnsi="Arial" w:cs="Arial"/>
      <w:b/>
      <w:bCs/>
      <w:szCs w:val="20"/>
      <w:lang w:val="en-US" w:eastAsia="zh-CN"/>
    </w:rPr>
  </w:style>
  <w:style w:type="paragraph" w:customStyle="1" w:styleId="tah0">
    <w:name w:val="tah"/>
    <w:basedOn w:val="Normal"/>
    <w:rsid w:val="007A67EB"/>
    <w:pPr>
      <w:keepNext/>
      <w:autoSpaceDE w:val="0"/>
      <w:autoSpaceDN w:val="0"/>
      <w:jc w:val="center"/>
    </w:pPr>
    <w:rPr>
      <w:rFonts w:ascii="Arial" w:eastAsia="SimSun" w:hAnsi="Arial" w:cs="Arial"/>
      <w:b/>
      <w:bCs/>
      <w:sz w:val="18"/>
      <w:szCs w:val="18"/>
      <w:lang w:val="en-US" w:eastAsia="zh-CN"/>
    </w:rPr>
  </w:style>
  <w:style w:type="paragraph" w:customStyle="1" w:styleId="CharChar1CharCharCharCharCharCharCharCharCharCharCharCharCharCharChar25">
    <w:name w:val="Char Char1 Char Char Char Char Char Char Char Char Char Char Char Char Char Char Char25"/>
    <w:semiHidden/>
    <w:rsid w:val="006928EE"/>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22">
    <w:name w:val="(文字) (文字)522"/>
    <w:semiHidden/>
    <w:rsid w:val="006928EE"/>
    <w:rPr>
      <w:rFonts w:ascii="Times New Roman" w:hAnsi="Times New Roman"/>
      <w:lang w:eastAsia="en-US"/>
    </w:rPr>
  </w:style>
  <w:style w:type="paragraph" w:customStyle="1" w:styleId="CharChar1CharCharCharCharCharCharCharCharCharCharCharCharCharCharChar24">
    <w:name w:val="Char Char1 Char Char Char Char Char Char Char Char Char Char Char Char Char Char Char24"/>
    <w:semiHidden/>
    <w:rsid w:val="0089677C"/>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21">
    <w:name w:val="(文字) (文字)521"/>
    <w:semiHidden/>
    <w:rsid w:val="0089677C"/>
    <w:rPr>
      <w:rFonts w:ascii="Times New Roman" w:hAnsi="Times New Roman"/>
      <w:lang w:eastAsia="en-US"/>
    </w:rPr>
  </w:style>
  <w:style w:type="paragraph" w:customStyle="1" w:styleId="CharChar1CharCharCharCharCharCharCharCharCharCharCharCharCharCharChar23">
    <w:name w:val="Char Char1 Char Char Char Char Char Char Char Char Char Char Char Char Char Char Char23"/>
    <w:semiHidden/>
    <w:rsid w:val="00E84591"/>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20">
    <w:name w:val="(文字) (文字)520"/>
    <w:semiHidden/>
    <w:rsid w:val="00E84591"/>
    <w:rPr>
      <w:rFonts w:ascii="Times New Roman" w:hAnsi="Times New Roman"/>
      <w:lang w:eastAsia="en-US"/>
    </w:rPr>
  </w:style>
  <w:style w:type="paragraph" w:customStyle="1" w:styleId="CharChar1CharCharCharCharCharCharCharCharCharCharCharCharCharCharChar22">
    <w:name w:val="Char Char1 Char Char Char Char Char Char Char Char Char Char Char Char Char Char Char22"/>
    <w:semiHidden/>
    <w:rsid w:val="004E1F56"/>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9">
    <w:name w:val="(文字) (文字)519"/>
    <w:semiHidden/>
    <w:rsid w:val="004E1F56"/>
    <w:rPr>
      <w:rFonts w:ascii="Times New Roman" w:hAnsi="Times New Roman"/>
      <w:lang w:eastAsia="en-US"/>
    </w:rPr>
  </w:style>
  <w:style w:type="paragraph" w:customStyle="1" w:styleId="CharChar1CharCharCharCharCharCharCharCharCharCharCharCharCharCharChar21">
    <w:name w:val="Char Char1 Char Char Char Char Char Char Char Char Char Char Char Char Char Char Char21"/>
    <w:semiHidden/>
    <w:rsid w:val="00767ECA"/>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8">
    <w:name w:val="(文字) (文字)518"/>
    <w:semiHidden/>
    <w:rsid w:val="00767ECA"/>
    <w:rPr>
      <w:rFonts w:ascii="Times New Roman" w:hAnsi="Times New Roman"/>
      <w:lang w:eastAsia="en-US"/>
    </w:rPr>
  </w:style>
  <w:style w:type="character" w:customStyle="1" w:styleId="gmail-apple-tab-span">
    <w:name w:val="gmail-apple-tab-span"/>
    <w:basedOn w:val="DefaultParagraphFont"/>
    <w:rsid w:val="009E4224"/>
  </w:style>
  <w:style w:type="paragraph" w:customStyle="1" w:styleId="para">
    <w:name w:val="para"/>
    <w:basedOn w:val="Normal"/>
    <w:next w:val="para-ind"/>
    <w:autoRedefine/>
    <w:rsid w:val="00DB42B2"/>
    <w:pPr>
      <w:keepNext/>
    </w:pPr>
    <w:rPr>
      <w:rFonts w:ascii="Times New Roman" w:eastAsia="Times New Roman" w:hAnsi="Times New Roman"/>
      <w:sz w:val="24"/>
      <w:lang w:val="en-US"/>
    </w:rPr>
  </w:style>
  <w:style w:type="paragraph" w:customStyle="1" w:styleId="para-ind">
    <w:name w:val="para-ind"/>
    <w:basedOn w:val="Normal"/>
    <w:autoRedefine/>
    <w:rsid w:val="00DB42B2"/>
    <w:pPr>
      <w:ind w:firstLine="357"/>
    </w:pPr>
    <w:rPr>
      <w:rFonts w:ascii="Times New Roman" w:eastAsia="Times New Roman" w:hAnsi="Times New Roman"/>
      <w:sz w:val="24"/>
      <w:lang w:val="en-US"/>
    </w:rPr>
  </w:style>
  <w:style w:type="paragraph" w:customStyle="1" w:styleId="Style1">
    <w:name w:val="Style1"/>
    <w:basedOn w:val="Heading3"/>
    <w:link w:val="Style1Char"/>
    <w:qFormat/>
    <w:rsid w:val="00363B2A"/>
    <w:pPr>
      <w:keepNext w:val="0"/>
      <w:widowControl w:val="0"/>
      <w:numPr>
        <w:ilvl w:val="0"/>
        <w:numId w:val="0"/>
      </w:numPr>
      <w:tabs>
        <w:tab w:val="num" w:pos="576"/>
      </w:tabs>
      <w:autoSpaceDE w:val="0"/>
      <w:autoSpaceDN w:val="0"/>
      <w:adjustRightInd w:val="0"/>
      <w:spacing w:before="0" w:after="120"/>
      <w:ind w:left="576" w:hanging="576"/>
      <w:jc w:val="both"/>
    </w:pPr>
    <w:rPr>
      <w:rFonts w:ascii="Times New Roman" w:eastAsia="SimSun" w:hAnsi="Times New Roman" w:cs="Times New Roman"/>
      <w:bCs w:val="0"/>
      <w:sz w:val="24"/>
      <w:szCs w:val="22"/>
    </w:rPr>
  </w:style>
  <w:style w:type="character" w:customStyle="1" w:styleId="Style1Char">
    <w:name w:val="Style1 Char"/>
    <w:basedOn w:val="DefaultParagraphFont"/>
    <w:link w:val="Style1"/>
    <w:qFormat/>
    <w:rsid w:val="00363B2A"/>
    <w:rPr>
      <w:rFonts w:eastAsia="SimSun"/>
      <w:b/>
      <w:sz w:val="24"/>
      <w:szCs w:val="22"/>
      <w:lang w:eastAsia="en-US"/>
    </w:rPr>
  </w:style>
  <w:style w:type="paragraph" w:customStyle="1" w:styleId="CharChar1CharCharCharCharCharCharCharCharCharCharCharCharCharCharChar20">
    <w:name w:val="Char Char1 Char Char Char Char Char Char Char Char Char Char Char Char Char Char Char20"/>
    <w:semiHidden/>
    <w:rsid w:val="0033085B"/>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7">
    <w:name w:val="(文字) (文字)517"/>
    <w:semiHidden/>
    <w:rsid w:val="0033085B"/>
    <w:rPr>
      <w:rFonts w:ascii="Times New Roman" w:hAnsi="Times New Roman"/>
      <w:lang w:eastAsia="en-US"/>
    </w:rPr>
  </w:style>
  <w:style w:type="character" w:customStyle="1" w:styleId="13">
    <w:name w:val="表 (青) 13 (文字)"/>
    <w:link w:val="ColorfulList-Accent1"/>
    <w:uiPriority w:val="34"/>
    <w:locked/>
    <w:rsid w:val="0033085B"/>
    <w:rPr>
      <w:rFonts w:eastAsia="MS Gothic"/>
      <w:sz w:val="24"/>
      <w:szCs w:val="24"/>
      <w:lang w:val="en-GB" w:eastAsia="en-US"/>
    </w:rPr>
  </w:style>
  <w:style w:type="table" w:styleId="ColorfulList-Accent1">
    <w:name w:val="Colorful List Accent 1"/>
    <w:basedOn w:val="TableNormal"/>
    <w:link w:val="13"/>
    <w:uiPriority w:val="34"/>
    <w:rsid w:val="0033085B"/>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paragraph" w:customStyle="1" w:styleId="B3">
    <w:name w:val="B3"/>
    <w:basedOn w:val="List3"/>
    <w:link w:val="B3Char"/>
    <w:qFormat/>
    <w:rsid w:val="0032107C"/>
    <w:pPr>
      <w:overflowPunct w:val="0"/>
      <w:autoSpaceDE w:val="0"/>
      <w:autoSpaceDN w:val="0"/>
      <w:adjustRightInd w:val="0"/>
      <w:spacing w:after="180"/>
      <w:ind w:left="1135" w:hanging="284"/>
      <w:contextualSpacing w:val="0"/>
      <w:textAlignment w:val="baseline"/>
    </w:pPr>
    <w:rPr>
      <w:rFonts w:ascii="Times New Roman" w:eastAsia="Times New Roman" w:hAnsi="Times New Roman"/>
      <w:szCs w:val="20"/>
      <w:lang w:eastAsia="en-GB"/>
    </w:rPr>
  </w:style>
  <w:style w:type="character" w:customStyle="1" w:styleId="B3Char">
    <w:name w:val="B3 Char"/>
    <w:link w:val="B3"/>
    <w:qFormat/>
    <w:rsid w:val="0032107C"/>
    <w:rPr>
      <w:rFonts w:eastAsia="Times New Roman"/>
    </w:rPr>
  </w:style>
  <w:style w:type="paragraph" w:styleId="List3">
    <w:name w:val="List 3"/>
    <w:basedOn w:val="Normal"/>
    <w:link w:val="List3Char"/>
    <w:rsid w:val="0032107C"/>
    <w:pPr>
      <w:ind w:left="849" w:hanging="283"/>
      <w:contextualSpacing/>
    </w:pPr>
  </w:style>
  <w:style w:type="paragraph" w:customStyle="1" w:styleId="CharChar1CharCharCharCharCharCharCharCharCharCharCharCharCharCharChar19">
    <w:name w:val="Char Char1 Char Char Char Char Char Char Char Char Char Char Char Char Char Char Char19"/>
    <w:semiHidden/>
    <w:rsid w:val="00A42C0B"/>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6">
    <w:name w:val="(文字) (文字)516"/>
    <w:semiHidden/>
    <w:rsid w:val="00A42C0B"/>
    <w:rPr>
      <w:rFonts w:ascii="Times New Roman" w:hAnsi="Times New Roman"/>
      <w:lang w:eastAsia="en-US"/>
    </w:rPr>
  </w:style>
  <w:style w:type="character" w:customStyle="1" w:styleId="131">
    <w:name w:val="表 (青) 13 (文字)1"/>
    <w:uiPriority w:val="34"/>
    <w:rsid w:val="00A42C0B"/>
    <w:rPr>
      <w:rFonts w:ascii="Times" w:hAnsi="Times"/>
      <w:szCs w:val="24"/>
      <w:lang w:val="en-GB"/>
    </w:rPr>
  </w:style>
  <w:style w:type="paragraph" w:customStyle="1" w:styleId="CharChar1CharCharCharCharCharCharCharCharCharCharCharCharCharCharChar18">
    <w:name w:val="Char Char1 Char Char Char Char Char Char Char Char Char Char Char Char Char Char Char18"/>
    <w:semiHidden/>
    <w:rsid w:val="00402B6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5">
    <w:name w:val="(文字) (文字)515"/>
    <w:semiHidden/>
    <w:rsid w:val="00402B64"/>
    <w:rPr>
      <w:rFonts w:ascii="Times New Roman" w:hAnsi="Times New Roman"/>
      <w:lang w:eastAsia="en-US"/>
    </w:rPr>
  </w:style>
  <w:style w:type="paragraph" w:customStyle="1" w:styleId="3nobreakH3Underrubrik2h3MemoHeading3helloTitre">
    <w:name w:val="スタイル 見出し 3no breakH3Underrubrik2h3Memo Heading 3helloTitre ..."/>
    <w:basedOn w:val="Heading3"/>
    <w:rsid w:val="00402B64"/>
    <w:pPr>
      <w:tabs>
        <w:tab w:val="clear" w:pos="862"/>
        <w:tab w:val="num" w:pos="720"/>
      </w:tabs>
      <w:ind w:left="720"/>
    </w:pPr>
    <w:rPr>
      <w:rFonts w:cs="Times New Roman"/>
      <w:bCs w:val="0"/>
      <w:lang w:eastAsia="x-none"/>
    </w:rPr>
  </w:style>
  <w:style w:type="paragraph" w:customStyle="1" w:styleId="4h4H4H41h41H42h42H43h43H411h411H421h421H44h">
    <w:name w:val="スタイル 見出し 4h4H4H41h41H42h42H43h43H411h411H421h421H44h..."/>
    <w:basedOn w:val="Heading4"/>
    <w:rsid w:val="00402B64"/>
    <w:pPr>
      <w:tabs>
        <w:tab w:val="clear" w:pos="1574"/>
        <w:tab w:val="num" w:pos="864"/>
      </w:tabs>
      <w:ind w:left="864"/>
    </w:pPr>
    <w:rPr>
      <w:rFonts w:cs="Times New Roman"/>
      <w:bCs w:val="0"/>
      <w:iCs/>
      <w:lang w:eastAsia="x-none"/>
    </w:rPr>
  </w:style>
  <w:style w:type="paragraph" w:customStyle="1" w:styleId="3nobreakH3Underrubrik2h3MemoHeading3helloTitre1">
    <w:name w:val="スタイル 見出し 3no breakH3Underrubrik2h3Memo Heading 3helloTitre ...1"/>
    <w:basedOn w:val="Heading3"/>
    <w:rsid w:val="00402B64"/>
    <w:pPr>
      <w:tabs>
        <w:tab w:val="clear" w:pos="862"/>
        <w:tab w:val="num" w:pos="720"/>
      </w:tabs>
      <w:ind w:left="720"/>
    </w:pPr>
    <w:rPr>
      <w:rFonts w:eastAsia="MS Mincho" w:cs="Times New Roman"/>
      <w:bCs w:val="0"/>
      <w:lang w:eastAsia="x-none"/>
    </w:rPr>
  </w:style>
  <w:style w:type="paragraph" w:customStyle="1" w:styleId="4h4H4H41h41H42h42H43h43H411h411H421h421H44h1">
    <w:name w:val="スタイル 見出し 4h4H4H41h41H42h42H43h43H411h411H421h421H44h...1"/>
    <w:basedOn w:val="Heading4"/>
    <w:rsid w:val="00402B64"/>
    <w:pPr>
      <w:tabs>
        <w:tab w:val="clear" w:pos="1574"/>
        <w:tab w:val="num" w:pos="864"/>
      </w:tabs>
      <w:ind w:left="864"/>
    </w:pPr>
    <w:rPr>
      <w:rFonts w:eastAsia="Malgun Gothic" w:cs="Times New Roman"/>
      <w:bCs w:val="0"/>
      <w:iCs/>
      <w:lang w:eastAsia="x-none"/>
    </w:rPr>
  </w:style>
  <w:style w:type="paragraph" w:customStyle="1" w:styleId="4h4H4H41h41H42h42H43h43H411h411H421h421H44h2">
    <w:name w:val="スタイル 見出し 4h4H4H41h41H42h42H43h43H411h411H421h421H44h...2"/>
    <w:basedOn w:val="Heading4"/>
    <w:rsid w:val="00402B64"/>
    <w:pPr>
      <w:tabs>
        <w:tab w:val="clear" w:pos="1574"/>
        <w:tab w:val="num" w:pos="864"/>
      </w:tabs>
      <w:ind w:left="864"/>
    </w:pPr>
    <w:rPr>
      <w:rFonts w:eastAsia="MS Mincho" w:cs="Times New Roman"/>
      <w:bCs w:val="0"/>
      <w:iCs/>
      <w:color w:val="000000"/>
      <w:lang w:eastAsia="x-none"/>
    </w:rPr>
  </w:style>
  <w:style w:type="paragraph" w:customStyle="1" w:styleId="4h4H4H41h41H42h42H43h43H411h411H421h421H44h3">
    <w:name w:val="スタイル 見出し 4h4H4H41h41H42h42H43h43H411h411H421h421H44h...3"/>
    <w:basedOn w:val="Heading4"/>
    <w:rsid w:val="00402B64"/>
    <w:pPr>
      <w:tabs>
        <w:tab w:val="clear" w:pos="1574"/>
        <w:tab w:val="num" w:pos="864"/>
      </w:tabs>
      <w:ind w:left="864"/>
    </w:pPr>
    <w:rPr>
      <w:rFonts w:eastAsia="SimSun" w:cs="Times New Roman"/>
      <w:bCs w:val="0"/>
      <w:iCs/>
      <w:lang w:eastAsia="x-none"/>
    </w:rPr>
  </w:style>
  <w:style w:type="paragraph" w:customStyle="1" w:styleId="CharChar1CharCharCharCharCharCharCharCharCharCharCharCharCharCharChar17">
    <w:name w:val="Char Char1 Char Char Char Char Char Char Char Char Char Char Char Char Char Char Char17"/>
    <w:semiHidden/>
    <w:rsid w:val="00444217"/>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4">
    <w:name w:val="(文字) (文字)514"/>
    <w:semiHidden/>
    <w:rsid w:val="00444217"/>
    <w:rPr>
      <w:rFonts w:ascii="Times New Roman" w:hAnsi="Times New Roman"/>
      <w:lang w:eastAsia="en-US"/>
    </w:rPr>
  </w:style>
  <w:style w:type="character" w:customStyle="1" w:styleId="Mention1">
    <w:name w:val="Mention1"/>
    <w:uiPriority w:val="99"/>
    <w:semiHidden/>
    <w:unhideWhenUsed/>
    <w:rsid w:val="00444217"/>
    <w:rPr>
      <w:color w:val="2B579A"/>
      <w:shd w:val="clear" w:color="auto" w:fill="E6E6E6"/>
    </w:rPr>
  </w:style>
  <w:style w:type="paragraph" w:customStyle="1" w:styleId="CharChar1CharCharCharCharCharCharCharCharCharCharCharCharCharCharChar16">
    <w:name w:val="Char Char1 Char Char Char Char Char Char Char Char Char Char Char Char Char Char Char16"/>
    <w:semiHidden/>
    <w:rsid w:val="007D1916"/>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3">
    <w:name w:val="(文字) (文字)513"/>
    <w:semiHidden/>
    <w:rsid w:val="007D1916"/>
    <w:rPr>
      <w:rFonts w:ascii="Times New Roman" w:hAnsi="Times New Roman"/>
      <w:lang w:eastAsia="en-US"/>
    </w:rPr>
  </w:style>
  <w:style w:type="paragraph" w:customStyle="1" w:styleId="CharChar1CharCharCharCharCharCharCharCharCharCharCharCharCharCharChar15">
    <w:name w:val="Char Char1 Char Char Char Char Char Char Char Char Char Char Char Char Char Char Char15"/>
    <w:semiHidden/>
    <w:rsid w:val="0078553F"/>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2">
    <w:name w:val="(文字) (文字)512"/>
    <w:semiHidden/>
    <w:rsid w:val="0078553F"/>
    <w:rPr>
      <w:rFonts w:ascii="Times New Roman" w:hAnsi="Times New Roman"/>
      <w:lang w:eastAsia="en-US"/>
    </w:rPr>
  </w:style>
  <w:style w:type="paragraph" w:customStyle="1" w:styleId="CharChar1CharCharCharCharCharCharCharCharCharCharCharCharCharCharChar14">
    <w:name w:val="Char Char1 Char Char Char Char Char Char Char Char Char Char Char Char Char Char Char14"/>
    <w:semiHidden/>
    <w:rsid w:val="008451F0"/>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1">
    <w:name w:val="(文字) (文字)511"/>
    <w:semiHidden/>
    <w:rsid w:val="008451F0"/>
    <w:rPr>
      <w:rFonts w:ascii="Times New Roman" w:hAnsi="Times New Roman"/>
      <w:lang w:eastAsia="en-US"/>
    </w:rPr>
  </w:style>
  <w:style w:type="paragraph" w:customStyle="1" w:styleId="CharChar1CharCharCharCharCharCharCharCharCharCharCharCharCharCharChar13">
    <w:name w:val="Char Char1 Char Char Char Char Char Char Char Char Char Char Char Char Char Char Char13"/>
    <w:semiHidden/>
    <w:rsid w:val="006F773A"/>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0">
    <w:name w:val="(文字) (文字)510"/>
    <w:semiHidden/>
    <w:rsid w:val="006F773A"/>
    <w:rPr>
      <w:rFonts w:ascii="Times New Roman" w:hAnsi="Times New Roman"/>
      <w:lang w:eastAsia="en-US"/>
    </w:rPr>
  </w:style>
  <w:style w:type="character" w:customStyle="1" w:styleId="UnresolvedMention1">
    <w:name w:val="Unresolved Mention1"/>
    <w:uiPriority w:val="99"/>
    <w:semiHidden/>
    <w:unhideWhenUsed/>
    <w:rsid w:val="006F773A"/>
    <w:rPr>
      <w:color w:val="808080"/>
      <w:shd w:val="clear" w:color="auto" w:fill="E6E6E6"/>
    </w:rPr>
  </w:style>
  <w:style w:type="paragraph" w:customStyle="1" w:styleId="CharChar1CharCharCharCharCharCharCharCharCharCharCharCharCharCharChar12">
    <w:name w:val="Char Char1 Char Char Char Char Char Char Char Char Char Char Char Char Char Char Char12"/>
    <w:semiHidden/>
    <w:rsid w:val="0020094B"/>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9">
    <w:name w:val="(文字) (文字)59"/>
    <w:semiHidden/>
    <w:rsid w:val="0020094B"/>
    <w:rPr>
      <w:rFonts w:ascii="Times New Roman" w:hAnsi="Times New Roman"/>
      <w:lang w:eastAsia="en-US"/>
    </w:rPr>
  </w:style>
  <w:style w:type="paragraph" w:customStyle="1" w:styleId="CharChar1CharCharCharCharCharCharCharCharCharCharCharCharCharCharChar11">
    <w:name w:val="Char Char1 Char Char Char Char Char Char Char Char Char Char Char Char Char Char Char11"/>
    <w:semiHidden/>
    <w:rsid w:val="0053620C"/>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8">
    <w:name w:val="(文字) (文字)58"/>
    <w:semiHidden/>
    <w:rsid w:val="0053620C"/>
    <w:rPr>
      <w:rFonts w:ascii="Times New Roman" w:hAnsi="Times New Roman"/>
      <w:lang w:eastAsia="en-US"/>
    </w:rPr>
  </w:style>
  <w:style w:type="paragraph" w:customStyle="1" w:styleId="CharChar1CharCharCharCharCharCharCharCharCharCharCharCharCharCharChar10">
    <w:name w:val="Char Char1 Char Char Char Char Char Char Char Char Char Char Char Char Char Char Char10"/>
    <w:semiHidden/>
    <w:rsid w:val="00214739"/>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7">
    <w:name w:val="(文字) (文字)57"/>
    <w:semiHidden/>
    <w:rsid w:val="00214739"/>
    <w:rPr>
      <w:rFonts w:ascii="Times New Roman" w:hAnsi="Times New Roman"/>
      <w:lang w:eastAsia="en-US"/>
    </w:rPr>
  </w:style>
  <w:style w:type="paragraph" w:styleId="BodyText2">
    <w:name w:val="Body Text 2"/>
    <w:basedOn w:val="Normal"/>
    <w:link w:val="BodyText2Char"/>
    <w:rsid w:val="00214739"/>
    <w:pPr>
      <w:spacing w:after="120" w:line="480" w:lineRule="auto"/>
      <w:ind w:left="1440" w:hanging="1440"/>
    </w:pPr>
  </w:style>
  <w:style w:type="character" w:customStyle="1" w:styleId="BodyText2Char">
    <w:name w:val="Body Text 2 Char"/>
    <w:basedOn w:val="DefaultParagraphFont"/>
    <w:link w:val="BodyText2"/>
    <w:rsid w:val="00214739"/>
    <w:rPr>
      <w:rFonts w:ascii="Times" w:hAnsi="Times"/>
      <w:szCs w:val="24"/>
      <w:lang w:eastAsia="en-US"/>
    </w:rPr>
  </w:style>
  <w:style w:type="character" w:customStyle="1" w:styleId="ParagraphChar">
    <w:name w:val="Paragraph Char"/>
    <w:link w:val="Paragraph"/>
    <w:locked/>
    <w:rsid w:val="00105EB4"/>
    <w:rPr>
      <w:rFonts w:eastAsia="MS Mincho"/>
      <w:sz w:val="22"/>
      <w:lang w:eastAsia="en-US"/>
    </w:rPr>
  </w:style>
  <w:style w:type="paragraph" w:customStyle="1" w:styleId="CharChar1CharCharCharCharCharCharCharCharCharCharCharCharCharCharChar9">
    <w:name w:val="Char Char1 Char Char Char Char Char Char Char Char Char Char Char Char Char Char Char9"/>
    <w:semiHidden/>
    <w:rsid w:val="00C778B0"/>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6">
    <w:name w:val="(文字) (文字)56"/>
    <w:semiHidden/>
    <w:rsid w:val="00C778B0"/>
    <w:rPr>
      <w:rFonts w:ascii="Times New Roman" w:hAnsi="Times New Roman"/>
      <w:lang w:eastAsia="en-US"/>
    </w:rPr>
  </w:style>
  <w:style w:type="character" w:customStyle="1" w:styleId="ColorfulList-Accent1Char">
    <w:name w:val="Colorful List - Accent 1 Char"/>
    <w:uiPriority w:val="34"/>
    <w:locked/>
    <w:rsid w:val="00C778B0"/>
    <w:rPr>
      <w:rFonts w:eastAsia="MS Gothic"/>
      <w:sz w:val="24"/>
      <w:szCs w:val="24"/>
      <w:lang w:eastAsia="en-US"/>
    </w:rPr>
  </w:style>
  <w:style w:type="paragraph" w:customStyle="1" w:styleId="CharChar1CharCharCharCharCharCharCharCharCharCharCharCharCharCharChar8">
    <w:name w:val="Char Char1 Char Char Char Char Char Char Char Char Char Char Char Char Char Char Char8"/>
    <w:semiHidden/>
    <w:rsid w:val="00354C36"/>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5">
    <w:name w:val="(文字) (文字)55"/>
    <w:semiHidden/>
    <w:rsid w:val="00354C36"/>
    <w:rPr>
      <w:rFonts w:ascii="Times New Roman" w:hAnsi="Times New Roman"/>
      <w:lang w:eastAsia="en-US"/>
    </w:rPr>
  </w:style>
  <w:style w:type="numbering" w:customStyle="1" w:styleId="StyleBulletedSymbolsymbolLeft025Hanging0">
    <w:name w:val="Style Bulleted Symbol (symbol) Left:  0.25&quot; Hanging:  0."/>
    <w:basedOn w:val="NoList"/>
    <w:rsid w:val="00354C36"/>
    <w:pPr>
      <w:numPr>
        <w:numId w:val="26"/>
      </w:numPr>
    </w:pPr>
  </w:style>
  <w:style w:type="table" w:styleId="GridTable4-Accent5">
    <w:name w:val="Grid Table 4 Accent 5"/>
    <w:basedOn w:val="TableNormal"/>
    <w:uiPriority w:val="49"/>
    <w:rsid w:val="00354C36"/>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emailstyle15">
    <w:name w:val="emailstyle15"/>
    <w:semiHidden/>
    <w:rsid w:val="00354C36"/>
    <w:rPr>
      <w:color w:val="000000"/>
    </w:rPr>
  </w:style>
  <w:style w:type="numbering" w:customStyle="1" w:styleId="StyleBulletedSymbolsymbolLeft025Hanging025">
    <w:name w:val="Style Bulleted Symbol (symbol) Left:  0.25&quot; Hanging:  0.25&quot;"/>
    <w:basedOn w:val="NoList"/>
    <w:rsid w:val="00354C36"/>
    <w:pPr>
      <w:numPr>
        <w:numId w:val="24"/>
      </w:numPr>
    </w:pPr>
  </w:style>
  <w:style w:type="numbering" w:customStyle="1" w:styleId="StyleBulletedSymbolsymbolLeft025Hanging0251">
    <w:name w:val="Style Bulleted Symbol (symbol) Left:  0.25&quot; Hanging:  0.25&quot;1"/>
    <w:basedOn w:val="NoList"/>
    <w:rsid w:val="00354C36"/>
    <w:pPr>
      <w:numPr>
        <w:numId w:val="25"/>
      </w:numPr>
    </w:pPr>
  </w:style>
  <w:style w:type="numbering" w:customStyle="1" w:styleId="StyleBulletedSymbolsymbolLeft025Hanging0252">
    <w:name w:val="Style Bulleted Symbol (symbol) Left:  0.25&quot; Hanging:  0.25&quot;2"/>
    <w:basedOn w:val="NoList"/>
    <w:rsid w:val="00354C36"/>
    <w:pPr>
      <w:numPr>
        <w:numId w:val="27"/>
      </w:numPr>
    </w:pPr>
  </w:style>
  <w:style w:type="paragraph" w:customStyle="1" w:styleId="21">
    <w:name w:val="列出段落2"/>
    <w:basedOn w:val="Normal"/>
    <w:link w:val="Char0"/>
    <w:uiPriority w:val="34"/>
    <w:qFormat/>
    <w:rsid w:val="00A7679D"/>
    <w:pPr>
      <w:ind w:leftChars="400" w:left="840"/>
    </w:pPr>
    <w:rPr>
      <w:rFonts w:ascii="Times New Roman" w:eastAsia="MS Gothic" w:hAnsi="Times New Roman"/>
      <w:sz w:val="24"/>
      <w:szCs w:val="20"/>
      <w:lang w:eastAsia="ja-JP"/>
    </w:rPr>
  </w:style>
  <w:style w:type="character" w:customStyle="1" w:styleId="Char0">
    <w:name w:val="列出段落 Char"/>
    <w:aliases w:val="목록 단락 Char,リスト段落 Char,列出段落1 Char,Paragrafo elenco Char,Lettre d'introduction Char,列 Char,목록단락 Char"/>
    <w:link w:val="21"/>
    <w:uiPriority w:val="34"/>
    <w:qFormat/>
    <w:rsid w:val="00A7679D"/>
    <w:rPr>
      <w:rFonts w:eastAsia="MS Gothic"/>
      <w:sz w:val="24"/>
      <w:lang w:eastAsia="ja-JP"/>
    </w:rPr>
  </w:style>
  <w:style w:type="paragraph" w:customStyle="1" w:styleId="Normal1CharChar">
    <w:name w:val="Normal1 Char Char"/>
    <w:basedOn w:val="Normal"/>
    <w:rsid w:val="00566F52"/>
    <w:pPr>
      <w:numPr>
        <w:numId w:val="28"/>
      </w:numPr>
      <w:overflowPunct w:val="0"/>
      <w:autoSpaceDE w:val="0"/>
      <w:autoSpaceDN w:val="0"/>
      <w:adjustRightInd w:val="0"/>
      <w:spacing w:after="180"/>
      <w:textAlignment w:val="baseline"/>
    </w:pPr>
    <w:rPr>
      <w:rFonts w:ascii="Times New Roman" w:eastAsia="Times New Roman" w:hAnsi="Times New Roman"/>
      <w:szCs w:val="20"/>
      <w:lang w:eastAsia="en-GB"/>
    </w:rPr>
  </w:style>
  <w:style w:type="character" w:customStyle="1" w:styleId="bulletChar">
    <w:name w:val="bullet Char"/>
    <w:rsid w:val="00E03007"/>
    <w:rPr>
      <w:rFonts w:eastAsia="Times New Roman"/>
      <w:szCs w:val="24"/>
    </w:rPr>
  </w:style>
  <w:style w:type="paragraph" w:customStyle="1" w:styleId="CharChar1CharCharCharCharCharCharCharCharCharCharCharCharCharCharChar7">
    <w:name w:val="Char Char1 Char Char Char Char Char Char Char Char Char Char Char Char Char Char Char7"/>
    <w:semiHidden/>
    <w:rsid w:val="003A1500"/>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4">
    <w:name w:val="(文字) (文字)54"/>
    <w:semiHidden/>
    <w:rsid w:val="003A1500"/>
    <w:rPr>
      <w:rFonts w:ascii="Times New Roman" w:hAnsi="Times New Roman"/>
      <w:lang w:eastAsia="en-US"/>
    </w:rPr>
  </w:style>
  <w:style w:type="paragraph" w:customStyle="1" w:styleId="B-Body">
    <w:name w:val="B-Body"/>
    <w:link w:val="B-BodyChar"/>
    <w:qFormat/>
    <w:rsid w:val="003A1500"/>
    <w:pPr>
      <w:tabs>
        <w:tab w:val="left" w:pos="2160"/>
      </w:tabs>
      <w:spacing w:before="120" w:after="40"/>
      <w:ind w:left="720"/>
    </w:pPr>
    <w:rPr>
      <w:rFonts w:eastAsia="Times New Roman"/>
      <w:sz w:val="22"/>
      <w:lang w:val="en-US" w:eastAsia="en-US"/>
    </w:rPr>
  </w:style>
  <w:style w:type="character" w:customStyle="1" w:styleId="B-BodyChar">
    <w:name w:val="B-Body Char"/>
    <w:basedOn w:val="DefaultParagraphFont"/>
    <w:link w:val="B-Body"/>
    <w:rsid w:val="003A1500"/>
    <w:rPr>
      <w:rFonts w:eastAsia="Times New Roman"/>
      <w:sz w:val="22"/>
      <w:lang w:val="en-US" w:eastAsia="en-US"/>
    </w:rPr>
  </w:style>
  <w:style w:type="paragraph" w:customStyle="1" w:styleId="ComeBack">
    <w:name w:val="ComeBack"/>
    <w:basedOn w:val="Doc-text2"/>
    <w:next w:val="Doc-text2"/>
    <w:link w:val="ComeBackCharChar"/>
    <w:rsid w:val="003A1500"/>
    <w:pPr>
      <w:numPr>
        <w:numId w:val="29"/>
      </w:numPr>
      <w:tabs>
        <w:tab w:val="clear" w:pos="1622"/>
      </w:tabs>
    </w:pPr>
    <w:rPr>
      <w:lang w:val="en-GB"/>
    </w:rPr>
  </w:style>
  <w:style w:type="character" w:customStyle="1" w:styleId="ComeBackCharChar">
    <w:name w:val="ComeBack Char Char"/>
    <w:link w:val="ComeBack"/>
    <w:rsid w:val="003A1500"/>
    <w:rPr>
      <w:rFonts w:ascii="Arial" w:eastAsia="MS Mincho" w:hAnsi="Arial"/>
      <w:szCs w:val="24"/>
    </w:rPr>
  </w:style>
  <w:style w:type="paragraph" w:customStyle="1" w:styleId="RAN1text">
    <w:name w:val="RAN1 text"/>
    <w:basedOn w:val="BodyText"/>
    <w:link w:val="RAN1textChar"/>
    <w:qFormat/>
    <w:rsid w:val="00774BD9"/>
    <w:pPr>
      <w:spacing w:after="0"/>
    </w:pPr>
    <w:rPr>
      <w:rFonts w:ascii="Times New Roman" w:eastAsia="MS Mincho" w:hAnsi="Times New Roman"/>
      <w:lang w:val="x-none" w:eastAsia="x-none"/>
    </w:rPr>
  </w:style>
  <w:style w:type="character" w:customStyle="1" w:styleId="RAN1textChar">
    <w:name w:val="RAN1 text Char"/>
    <w:link w:val="RAN1text"/>
    <w:rsid w:val="00774BD9"/>
    <w:rPr>
      <w:rFonts w:eastAsia="MS Mincho"/>
      <w:szCs w:val="24"/>
      <w:lang w:val="x-none" w:eastAsia="x-none"/>
    </w:rPr>
  </w:style>
  <w:style w:type="paragraph" w:customStyle="1" w:styleId="RAN1tdoc">
    <w:name w:val="RAN1 tdoc"/>
    <w:basedOn w:val="Normal"/>
    <w:link w:val="RAN1tdocChar"/>
    <w:qFormat/>
    <w:rsid w:val="00774BD9"/>
    <w:pPr>
      <w:ind w:left="720" w:hanging="720"/>
    </w:pPr>
    <w:rPr>
      <w:b/>
      <w:color w:val="0000FF"/>
      <w:u w:val="single" w:color="0000FF"/>
      <w:lang w:eastAsia="x-none"/>
    </w:rPr>
  </w:style>
  <w:style w:type="paragraph" w:customStyle="1" w:styleId="RAN1bullet1">
    <w:name w:val="RAN1 bullet1"/>
    <w:basedOn w:val="Normal"/>
    <w:link w:val="RAN1bullet1Char"/>
    <w:uiPriority w:val="99"/>
    <w:qFormat/>
    <w:rsid w:val="00774BD9"/>
    <w:pPr>
      <w:numPr>
        <w:numId w:val="30"/>
      </w:numPr>
    </w:pPr>
    <w:rPr>
      <w:lang w:eastAsia="x-none"/>
    </w:rPr>
  </w:style>
  <w:style w:type="character" w:customStyle="1" w:styleId="RAN1tdocChar">
    <w:name w:val="RAN1 tdoc Char"/>
    <w:link w:val="RAN1tdoc"/>
    <w:rsid w:val="00774BD9"/>
    <w:rPr>
      <w:rFonts w:ascii="Times" w:hAnsi="Times"/>
      <w:b/>
      <w:color w:val="0000FF"/>
      <w:szCs w:val="24"/>
      <w:u w:val="single" w:color="0000FF"/>
      <w:lang w:eastAsia="x-none"/>
    </w:rPr>
  </w:style>
  <w:style w:type="paragraph" w:customStyle="1" w:styleId="RAN1bullet2">
    <w:name w:val="RAN1 bullet2"/>
    <w:basedOn w:val="Normal"/>
    <w:link w:val="RAN1bullet2Char"/>
    <w:qFormat/>
    <w:rsid w:val="00774BD9"/>
    <w:pPr>
      <w:numPr>
        <w:ilvl w:val="1"/>
        <w:numId w:val="32"/>
      </w:numPr>
      <w:tabs>
        <w:tab w:val="left" w:pos="1440"/>
      </w:tabs>
    </w:pPr>
    <w:rPr>
      <w:szCs w:val="20"/>
      <w:lang w:val="en-US"/>
    </w:rPr>
  </w:style>
  <w:style w:type="character" w:customStyle="1" w:styleId="RAN1bullet1Char">
    <w:name w:val="RAN1 bullet1 Char"/>
    <w:link w:val="RAN1bullet1"/>
    <w:uiPriority w:val="99"/>
    <w:qFormat/>
    <w:rsid w:val="00774BD9"/>
    <w:rPr>
      <w:rFonts w:ascii="Times" w:hAnsi="Times"/>
      <w:szCs w:val="24"/>
      <w:lang w:eastAsia="x-none"/>
    </w:rPr>
  </w:style>
  <w:style w:type="paragraph" w:customStyle="1" w:styleId="RAN1bullet3">
    <w:name w:val="RAN1 bullet3"/>
    <w:basedOn w:val="RAN1bullet2"/>
    <w:link w:val="RAN1bullet3Char"/>
    <w:uiPriority w:val="99"/>
    <w:qFormat/>
    <w:rsid w:val="00774BD9"/>
    <w:pPr>
      <w:numPr>
        <w:ilvl w:val="2"/>
        <w:numId w:val="31"/>
      </w:numPr>
    </w:pPr>
  </w:style>
  <w:style w:type="character" w:customStyle="1" w:styleId="RAN1bullet2Char">
    <w:name w:val="RAN1 bullet2 Char"/>
    <w:link w:val="RAN1bullet2"/>
    <w:qFormat/>
    <w:rsid w:val="00774BD9"/>
    <w:rPr>
      <w:rFonts w:ascii="Times" w:hAnsi="Times"/>
      <w:lang w:val="en-US" w:eastAsia="en-US"/>
    </w:rPr>
  </w:style>
  <w:style w:type="paragraph" w:customStyle="1" w:styleId="RAN1normal">
    <w:name w:val="RAN1 normal"/>
    <w:basedOn w:val="Normal"/>
    <w:link w:val="RAN1normalChar"/>
    <w:qFormat/>
    <w:rsid w:val="00774BD9"/>
    <w:pPr>
      <w:ind w:left="720" w:hanging="720"/>
    </w:pPr>
    <w:rPr>
      <w:lang w:eastAsia="x-none"/>
    </w:rPr>
  </w:style>
  <w:style w:type="character" w:customStyle="1" w:styleId="RAN1bullet3Char">
    <w:name w:val="RAN1 bullet3 Char"/>
    <w:basedOn w:val="RAN1bullet2Char"/>
    <w:link w:val="RAN1bullet3"/>
    <w:uiPriority w:val="99"/>
    <w:qFormat/>
    <w:rsid w:val="00774BD9"/>
    <w:rPr>
      <w:rFonts w:ascii="Times" w:hAnsi="Times"/>
      <w:lang w:val="en-US" w:eastAsia="en-US"/>
    </w:rPr>
  </w:style>
  <w:style w:type="character" w:customStyle="1" w:styleId="ProposalChar">
    <w:name w:val="Proposal Char"/>
    <w:link w:val="Proposal"/>
    <w:qFormat/>
    <w:rsid w:val="00774BD9"/>
    <w:rPr>
      <w:rFonts w:ascii="Arial" w:eastAsia="Times New Roman" w:hAnsi="Arial"/>
      <w:b/>
      <w:bCs/>
      <w:lang w:eastAsia="zh-CN"/>
    </w:rPr>
  </w:style>
  <w:style w:type="character" w:customStyle="1" w:styleId="RAN1normalChar">
    <w:name w:val="RAN1 normal Char"/>
    <w:link w:val="RAN1normal"/>
    <w:rsid w:val="00774BD9"/>
    <w:rPr>
      <w:rFonts w:ascii="Times" w:hAnsi="Times"/>
      <w:szCs w:val="24"/>
      <w:lang w:eastAsia="x-none"/>
    </w:rPr>
  </w:style>
  <w:style w:type="character" w:styleId="BookTitle">
    <w:name w:val="Book Title"/>
    <w:uiPriority w:val="33"/>
    <w:qFormat/>
    <w:rsid w:val="00774BD9"/>
    <w:rPr>
      <w:b/>
      <w:bCs/>
      <w:i/>
      <w:iCs/>
      <w:spacing w:val="5"/>
    </w:rPr>
  </w:style>
  <w:style w:type="numbering" w:customStyle="1" w:styleId="NoList1">
    <w:name w:val="No List1"/>
    <w:next w:val="NoList"/>
    <w:uiPriority w:val="99"/>
    <w:semiHidden/>
    <w:rsid w:val="00254752"/>
  </w:style>
  <w:style w:type="paragraph" w:customStyle="1" w:styleId="CharChar1CharCharCharCharCharCharCharCharCharCharCharCharCharCharChar6">
    <w:name w:val="Char Char1 Char Char Char Char Char Char Char Char Char Char Char Char Char Char Char6"/>
    <w:semiHidden/>
    <w:rsid w:val="00254752"/>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1">
    <w:name w:val="Style Bulleted1"/>
    <w:rsid w:val="00254752"/>
  </w:style>
  <w:style w:type="character" w:customStyle="1" w:styleId="53">
    <w:name w:val="(文字) (文字)53"/>
    <w:semiHidden/>
    <w:rsid w:val="00254752"/>
    <w:rPr>
      <w:rFonts w:ascii="Times New Roman" w:hAnsi="Times New Roman"/>
      <w:lang w:eastAsia="en-US"/>
    </w:rPr>
  </w:style>
  <w:style w:type="numbering" w:customStyle="1" w:styleId="StyleBulletedSymbolsymbolLeft025Hanging01">
    <w:name w:val="Style Bulleted Symbol (symbol) Left:  0.25&quot; Hanging:  0.1"/>
    <w:basedOn w:val="NoList"/>
    <w:rsid w:val="00254752"/>
  </w:style>
  <w:style w:type="character" w:styleId="SubtleEmphasis">
    <w:name w:val="Subtle Emphasis"/>
    <w:uiPriority w:val="19"/>
    <w:qFormat/>
    <w:rsid w:val="00254752"/>
    <w:rPr>
      <w:i/>
      <w:iCs/>
      <w:color w:val="404040"/>
    </w:rPr>
  </w:style>
  <w:style w:type="table" w:customStyle="1" w:styleId="ColorfulList-Accent11">
    <w:name w:val="Colorful List - Accent 11"/>
    <w:basedOn w:val="TableNormal"/>
    <w:next w:val="ColorfulList-Accent1"/>
    <w:uiPriority w:val="34"/>
    <w:rsid w:val="00254752"/>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1">
    <w:name w:val="Grid Table 4 - Accent 51"/>
    <w:basedOn w:val="TableNormal"/>
    <w:next w:val="GridTable4-Accent5"/>
    <w:uiPriority w:val="49"/>
    <w:rsid w:val="00254752"/>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3">
    <w:name w:val="Style Bulleted Symbol (symbol) Left:  0.25&quot; Hanging:  0.25&quot;3"/>
    <w:basedOn w:val="NoList"/>
    <w:rsid w:val="00254752"/>
  </w:style>
  <w:style w:type="numbering" w:customStyle="1" w:styleId="StyleBulletedSymbolsymbolLeft025Hanging02511">
    <w:name w:val="Style Bulleted Symbol (symbol) Left:  0.25&quot; Hanging:  0.25&quot;11"/>
    <w:basedOn w:val="NoList"/>
    <w:rsid w:val="00254752"/>
    <w:pPr>
      <w:numPr>
        <w:numId w:val="57"/>
      </w:numPr>
    </w:pPr>
  </w:style>
  <w:style w:type="numbering" w:customStyle="1" w:styleId="StyleBulletedSymbolsymbolLeft025Hanging02521">
    <w:name w:val="Style Bulleted Symbol (symbol) Left:  0.25&quot; Hanging:  0.25&quot;21"/>
    <w:basedOn w:val="NoList"/>
    <w:rsid w:val="00254752"/>
  </w:style>
  <w:style w:type="paragraph" w:customStyle="1" w:styleId="CharChar1CharCharCharCharCharCharCharCharCharCharCharCharCharCharChar5">
    <w:name w:val="Char Char1 Char Char Char Char Char Char Char Char Char Char Char Char Char Char Char5"/>
    <w:semiHidden/>
    <w:rsid w:val="00F715D0"/>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2">
    <w:name w:val="(文字) (文字)52"/>
    <w:semiHidden/>
    <w:rsid w:val="00F715D0"/>
    <w:rPr>
      <w:rFonts w:ascii="Times New Roman" w:hAnsi="Times New Roman"/>
      <w:lang w:eastAsia="en-US"/>
    </w:rPr>
  </w:style>
  <w:style w:type="paragraph" w:customStyle="1" w:styleId="a0">
    <w:name w:val="佐藤２"/>
    <w:basedOn w:val="Normal"/>
    <w:qFormat/>
    <w:rsid w:val="00F715D0"/>
    <w:pPr>
      <w:numPr>
        <w:numId w:val="33"/>
      </w:numPr>
      <w:spacing w:after="180"/>
    </w:pPr>
    <w:rPr>
      <w:rFonts w:ascii="Times New Roman" w:eastAsia="MS Gothic" w:hAnsi="Times New Roman"/>
      <w:sz w:val="24"/>
      <w:szCs w:val="20"/>
      <w:lang w:eastAsia="ja-JP"/>
    </w:rPr>
  </w:style>
  <w:style w:type="table" w:customStyle="1" w:styleId="11">
    <w:name w:val="网格型1"/>
    <w:basedOn w:val="TableNormal"/>
    <w:next w:val="TableGrid"/>
    <w:rsid w:val="00F715D0"/>
    <w:pPr>
      <w:overflowPunct w:val="0"/>
      <w:autoSpaceDE w:val="0"/>
      <w:autoSpaceDN w:val="0"/>
      <w:adjustRightInd w:val="0"/>
      <w:spacing w:after="180"/>
      <w:textAlignment w:val="baseline"/>
    </w:pPr>
    <w:rPr>
      <w:rFonts w:eastAsia="MS Mincho"/>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2">
    <w:name w:val="bullet2"/>
    <w:basedOn w:val="Normal"/>
    <w:link w:val="bullet2Char"/>
    <w:qFormat/>
    <w:rsid w:val="00F715D0"/>
    <w:pPr>
      <w:numPr>
        <w:ilvl w:val="1"/>
        <w:numId w:val="34"/>
      </w:numPr>
    </w:pPr>
  </w:style>
  <w:style w:type="paragraph" w:customStyle="1" w:styleId="bullet3">
    <w:name w:val="bullet3"/>
    <w:basedOn w:val="Normal"/>
    <w:link w:val="bullet3Char"/>
    <w:qFormat/>
    <w:rsid w:val="00F715D0"/>
    <w:pPr>
      <w:numPr>
        <w:ilvl w:val="2"/>
        <w:numId w:val="34"/>
      </w:numPr>
      <w:ind w:hanging="180"/>
    </w:pPr>
  </w:style>
  <w:style w:type="character" w:customStyle="1" w:styleId="bullet2Char">
    <w:name w:val="bullet2 Char"/>
    <w:link w:val="bullet2"/>
    <w:qFormat/>
    <w:rsid w:val="00F715D0"/>
    <w:rPr>
      <w:rFonts w:ascii="Times" w:hAnsi="Times"/>
      <w:szCs w:val="24"/>
      <w:lang w:eastAsia="en-US"/>
    </w:rPr>
  </w:style>
  <w:style w:type="paragraph" w:customStyle="1" w:styleId="bullet4">
    <w:name w:val="bullet4"/>
    <w:basedOn w:val="Normal"/>
    <w:qFormat/>
    <w:rsid w:val="00F715D0"/>
    <w:pPr>
      <w:numPr>
        <w:ilvl w:val="3"/>
        <w:numId w:val="34"/>
      </w:numPr>
    </w:pPr>
  </w:style>
  <w:style w:type="paragraph" w:customStyle="1" w:styleId="CharChar1CharCharCharChar">
    <w:name w:val="Char Char1 Char Char Char Char"/>
    <w:semiHidden/>
    <w:rsid w:val="00F715D0"/>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paragraph" w:styleId="NormalIndent">
    <w:name w:val="Normal Indent"/>
    <w:aliases w:val="表正文,正文非缩进,正文不缩进,首行缩进,正文（首行缩进两字）＋行距：1.5倍行距,正文缩进 Char,特点,段1,正文缩进 Char Char Char Char Char,正文缩进 Char Char Char,Alt+X,mr正文缩进,正文对齐,正文缩进William,四号,缩进,正文（首行缩进两字） Char Char Char Char,正文（首行缩进两字） Char Char,特点 Char,ALT+Z,水上软件,正文缩进1,正文-段前3磅,正文缩进11,标题4"/>
    <w:basedOn w:val="Normal"/>
    <w:rsid w:val="00F715D0"/>
    <w:pPr>
      <w:widowControl w:val="0"/>
      <w:ind w:firstLine="420"/>
      <w:jc w:val="both"/>
    </w:pPr>
    <w:rPr>
      <w:rFonts w:ascii="Times New Roman" w:eastAsia="SimSun" w:hAnsi="Times New Roman"/>
      <w:kern w:val="2"/>
      <w:sz w:val="21"/>
      <w:szCs w:val="20"/>
      <w:lang w:val="en-US" w:eastAsia="zh-CN"/>
    </w:rPr>
  </w:style>
  <w:style w:type="paragraph" w:customStyle="1" w:styleId="aa">
    <w:name w:val="表格文字居左"/>
    <w:basedOn w:val="Normal"/>
    <w:next w:val="Normal"/>
    <w:rsid w:val="00F715D0"/>
    <w:pPr>
      <w:widowControl w:val="0"/>
      <w:jc w:val="both"/>
    </w:pPr>
    <w:rPr>
      <w:rFonts w:ascii="Arial" w:eastAsia="SimSun" w:hAnsi="Arial" w:cs="SimSun"/>
      <w:kern w:val="2"/>
      <w:sz w:val="21"/>
      <w:szCs w:val="20"/>
      <w:lang w:val="en-US" w:eastAsia="zh-CN"/>
    </w:rPr>
  </w:style>
  <w:style w:type="paragraph" w:customStyle="1" w:styleId="ZA">
    <w:name w:val="ZA"/>
    <w:rsid w:val="00F715D0"/>
    <w:pPr>
      <w:framePr w:w="10206" w:h="794" w:hRule="exact" w:wrap="notBeside" w:vAnchor="page" w:hAnchor="margin" w:y="1135"/>
      <w:widowControl w:val="0"/>
      <w:pBdr>
        <w:bottom w:val="single" w:sz="12" w:space="1" w:color="auto"/>
      </w:pBdr>
      <w:jc w:val="right"/>
    </w:pPr>
    <w:rPr>
      <w:rFonts w:ascii="Arial" w:eastAsia="SimSun" w:hAnsi="Arial"/>
      <w:noProof/>
      <w:sz w:val="40"/>
      <w:lang w:eastAsia="en-US"/>
    </w:rPr>
  </w:style>
  <w:style w:type="paragraph" w:styleId="z-TopofForm">
    <w:name w:val="HTML Top of Form"/>
    <w:basedOn w:val="Normal"/>
    <w:next w:val="Normal"/>
    <w:link w:val="z-TopofFormChar"/>
    <w:hidden/>
    <w:uiPriority w:val="99"/>
    <w:unhideWhenUsed/>
    <w:rsid w:val="00F715D0"/>
    <w:pPr>
      <w:pBdr>
        <w:bottom w:val="single" w:sz="6" w:space="1" w:color="auto"/>
      </w:pBdr>
      <w:jc w:val="center"/>
    </w:pPr>
    <w:rPr>
      <w:rFonts w:ascii="Arial" w:eastAsia="SimSun" w:hAnsi="Arial"/>
      <w:vanish/>
      <w:sz w:val="16"/>
      <w:szCs w:val="16"/>
      <w:lang w:val="en-US" w:eastAsia="zh-CN"/>
    </w:rPr>
  </w:style>
  <w:style w:type="character" w:customStyle="1" w:styleId="z-TopofFormChar">
    <w:name w:val="z-Top of Form Char"/>
    <w:basedOn w:val="DefaultParagraphFont"/>
    <w:link w:val="z-TopofForm"/>
    <w:uiPriority w:val="99"/>
    <w:rsid w:val="00F715D0"/>
    <w:rPr>
      <w:rFonts w:ascii="Arial" w:eastAsia="SimSun" w:hAnsi="Arial"/>
      <w:vanish/>
      <w:sz w:val="16"/>
      <w:szCs w:val="16"/>
      <w:lang w:val="en-US" w:eastAsia="zh-CN"/>
    </w:rPr>
  </w:style>
  <w:style w:type="character" w:customStyle="1" w:styleId="hps">
    <w:name w:val="hps"/>
    <w:rsid w:val="00F715D0"/>
  </w:style>
  <w:style w:type="paragraph" w:styleId="z-BottomofForm">
    <w:name w:val="HTML Bottom of Form"/>
    <w:basedOn w:val="Normal"/>
    <w:next w:val="Normal"/>
    <w:link w:val="z-BottomofFormChar"/>
    <w:hidden/>
    <w:uiPriority w:val="99"/>
    <w:unhideWhenUsed/>
    <w:rsid w:val="00F715D0"/>
    <w:pPr>
      <w:pBdr>
        <w:top w:val="single" w:sz="6" w:space="1" w:color="auto"/>
      </w:pBdr>
      <w:jc w:val="center"/>
    </w:pPr>
    <w:rPr>
      <w:rFonts w:ascii="Arial" w:eastAsia="SimSun" w:hAnsi="Arial"/>
      <w:vanish/>
      <w:sz w:val="16"/>
      <w:szCs w:val="16"/>
      <w:lang w:val="en-US" w:eastAsia="zh-CN"/>
    </w:rPr>
  </w:style>
  <w:style w:type="character" w:customStyle="1" w:styleId="z-BottomofFormChar">
    <w:name w:val="z-Bottom of Form Char"/>
    <w:basedOn w:val="DefaultParagraphFont"/>
    <w:link w:val="z-BottomofForm"/>
    <w:uiPriority w:val="99"/>
    <w:rsid w:val="00F715D0"/>
    <w:rPr>
      <w:rFonts w:ascii="Arial" w:eastAsia="SimSun" w:hAnsi="Arial"/>
      <w:vanish/>
      <w:sz w:val="16"/>
      <w:szCs w:val="16"/>
      <w:lang w:val="en-US" w:eastAsia="zh-CN"/>
    </w:rPr>
  </w:style>
  <w:style w:type="paragraph" w:customStyle="1" w:styleId="tablecell0">
    <w:name w:val="tablecell"/>
    <w:basedOn w:val="Normal"/>
    <w:qFormat/>
    <w:rsid w:val="00F715D0"/>
    <w:pPr>
      <w:autoSpaceDE w:val="0"/>
      <w:autoSpaceDN w:val="0"/>
      <w:adjustRightInd w:val="0"/>
      <w:snapToGrid w:val="0"/>
      <w:spacing w:before="40" w:after="40"/>
    </w:pPr>
    <w:rPr>
      <w:rFonts w:ascii="Times New Roman" w:eastAsia="SimSun" w:hAnsi="Times New Roman"/>
      <w:szCs w:val="20"/>
      <w:lang w:val="en-US"/>
    </w:rPr>
  </w:style>
  <w:style w:type="character" w:customStyle="1" w:styleId="shorttext">
    <w:name w:val="short_text"/>
    <w:rsid w:val="00F715D0"/>
  </w:style>
  <w:style w:type="paragraph" w:customStyle="1" w:styleId="tableheader">
    <w:name w:val="tableheader"/>
    <w:basedOn w:val="Normal"/>
    <w:qFormat/>
    <w:rsid w:val="00F715D0"/>
    <w:pPr>
      <w:snapToGrid w:val="0"/>
      <w:spacing w:before="40" w:after="40"/>
      <w:jc w:val="center"/>
    </w:pPr>
    <w:rPr>
      <w:rFonts w:ascii="Times New Roman" w:eastAsia="SimSun" w:hAnsi="Times New Roman" w:cs="Calibri"/>
      <w:b/>
      <w:bCs/>
      <w:color w:val="000000"/>
      <w:szCs w:val="20"/>
      <w:lang w:val="en-US"/>
    </w:rPr>
  </w:style>
  <w:style w:type="paragraph" w:customStyle="1" w:styleId="TAN">
    <w:name w:val="TAN"/>
    <w:basedOn w:val="Normal"/>
    <w:link w:val="TANChar"/>
    <w:qFormat/>
    <w:rsid w:val="00F715D0"/>
    <w:pPr>
      <w:keepNext/>
      <w:keepLines/>
      <w:ind w:left="851" w:hanging="851"/>
    </w:pPr>
    <w:rPr>
      <w:rFonts w:ascii="Arial" w:eastAsia="SimSun" w:hAnsi="Arial"/>
      <w:sz w:val="18"/>
      <w:szCs w:val="20"/>
    </w:rPr>
  </w:style>
  <w:style w:type="character" w:customStyle="1" w:styleId="apple-converted-space">
    <w:name w:val="apple-converted-space"/>
    <w:qFormat/>
    <w:rsid w:val="00F715D0"/>
  </w:style>
  <w:style w:type="character" w:customStyle="1" w:styleId="keyword">
    <w:name w:val="keyword"/>
    <w:rsid w:val="00F715D0"/>
  </w:style>
  <w:style w:type="paragraph" w:customStyle="1" w:styleId="Test">
    <w:name w:val="Test"/>
    <w:basedOn w:val="Normal"/>
    <w:rsid w:val="00F715D0"/>
    <w:pPr>
      <w:spacing w:before="60" w:after="60" w:line="280" w:lineRule="atLeast"/>
      <w:ind w:left="2160"/>
      <w:jc w:val="both"/>
    </w:pPr>
    <w:rPr>
      <w:rFonts w:ascii="Times New Roman" w:eastAsia="MS Mincho" w:hAnsi="Times New Roman"/>
      <w:szCs w:val="20"/>
    </w:rPr>
  </w:style>
  <w:style w:type="paragraph" w:styleId="BodyTextIndent">
    <w:name w:val="Body Text Indent"/>
    <w:basedOn w:val="Normal"/>
    <w:link w:val="BodyTextIndentChar"/>
    <w:unhideWhenUsed/>
    <w:rsid w:val="00F715D0"/>
    <w:pPr>
      <w:spacing w:after="120" w:line="276" w:lineRule="auto"/>
      <w:ind w:left="360"/>
    </w:pPr>
    <w:rPr>
      <w:rFonts w:ascii="Times New Roman" w:eastAsia="SimSun" w:hAnsi="Times New Roman"/>
      <w:szCs w:val="20"/>
      <w:lang w:val="en-US" w:eastAsia="zh-CN"/>
    </w:rPr>
  </w:style>
  <w:style w:type="character" w:customStyle="1" w:styleId="BodyTextIndentChar">
    <w:name w:val="Body Text Indent Char"/>
    <w:basedOn w:val="DefaultParagraphFont"/>
    <w:link w:val="BodyTextIndent"/>
    <w:rsid w:val="00F715D0"/>
    <w:rPr>
      <w:rFonts w:eastAsia="SimSun"/>
      <w:lang w:val="en-US" w:eastAsia="zh-CN"/>
    </w:rPr>
  </w:style>
  <w:style w:type="paragraph" w:customStyle="1" w:styleId="ordinary-output">
    <w:name w:val="ordinary-output"/>
    <w:basedOn w:val="Normal"/>
    <w:rsid w:val="00F715D0"/>
    <w:pPr>
      <w:spacing w:before="100" w:beforeAutospacing="1" w:after="100" w:afterAutospacing="1" w:line="322" w:lineRule="atLeast"/>
    </w:pPr>
    <w:rPr>
      <w:rFonts w:ascii="SimSun" w:eastAsia="SimSun" w:hAnsi="SimSun" w:cs="SimSun"/>
      <w:color w:val="333333"/>
      <w:sz w:val="26"/>
      <w:szCs w:val="26"/>
      <w:lang w:val="en-US" w:eastAsia="zh-CN"/>
    </w:rPr>
  </w:style>
  <w:style w:type="character" w:customStyle="1" w:styleId="ordinary-span-edit2">
    <w:name w:val="ordinary-span-edit2"/>
    <w:rsid w:val="00F715D0"/>
  </w:style>
  <w:style w:type="paragraph" w:customStyle="1" w:styleId="PL">
    <w:name w:val="PL"/>
    <w:link w:val="PLChar"/>
    <w:qFormat/>
    <w:rsid w:val="00F715D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pPr>
    <w:rPr>
      <w:rFonts w:ascii="Courier New" w:eastAsia="Times New Roman" w:hAnsi="Courier New"/>
      <w:noProof/>
      <w:sz w:val="16"/>
      <w:lang w:val="sv-SE" w:eastAsia="sv-SE"/>
    </w:rPr>
  </w:style>
  <w:style w:type="character" w:customStyle="1" w:styleId="PLChar">
    <w:name w:val="PL Char"/>
    <w:link w:val="PL"/>
    <w:qFormat/>
    <w:rsid w:val="00F715D0"/>
    <w:rPr>
      <w:rFonts w:ascii="Courier New" w:eastAsia="Times New Roman" w:hAnsi="Courier New"/>
      <w:noProof/>
      <w:sz w:val="16"/>
      <w:lang w:val="sv-SE" w:eastAsia="sv-SE"/>
    </w:rPr>
  </w:style>
  <w:style w:type="paragraph" w:styleId="ListNumber3">
    <w:name w:val="List Number 3"/>
    <w:basedOn w:val="Normal"/>
    <w:qFormat/>
    <w:rsid w:val="00F715D0"/>
    <w:pPr>
      <w:numPr>
        <w:numId w:val="35"/>
      </w:numPr>
      <w:overflowPunct w:val="0"/>
      <w:autoSpaceDE w:val="0"/>
      <w:autoSpaceDN w:val="0"/>
      <w:adjustRightInd w:val="0"/>
      <w:spacing w:after="180"/>
      <w:textAlignment w:val="baseline"/>
    </w:pPr>
    <w:rPr>
      <w:rFonts w:ascii="Times New Roman" w:eastAsia="Times New Roman" w:hAnsi="Times New Roman"/>
      <w:szCs w:val="20"/>
    </w:rPr>
  </w:style>
  <w:style w:type="paragraph" w:styleId="Subtitle">
    <w:name w:val="Subtitle"/>
    <w:basedOn w:val="Normal"/>
    <w:next w:val="Normal"/>
    <w:link w:val="SubtitleChar"/>
    <w:qFormat/>
    <w:rsid w:val="00F715D0"/>
    <w:pPr>
      <w:numPr>
        <w:ilvl w:val="1"/>
      </w:numPr>
      <w:snapToGrid w:val="0"/>
    </w:pPr>
    <w:rPr>
      <w:rFonts w:ascii="Cambria" w:eastAsia="SimSun" w:hAnsi="Cambria"/>
      <w:b/>
      <w:i/>
      <w:iCs/>
      <w:color w:val="4F81BD"/>
      <w:spacing w:val="15"/>
      <w:lang w:val="en-US" w:eastAsia="zh-CN"/>
    </w:rPr>
  </w:style>
  <w:style w:type="character" w:customStyle="1" w:styleId="SubtitleChar">
    <w:name w:val="Subtitle Char"/>
    <w:basedOn w:val="DefaultParagraphFont"/>
    <w:link w:val="Subtitle"/>
    <w:rsid w:val="00F715D0"/>
    <w:rPr>
      <w:rFonts w:ascii="Cambria" w:eastAsia="SimSun" w:hAnsi="Cambria"/>
      <w:b/>
      <w:i/>
      <w:iCs/>
      <w:color w:val="4F81BD"/>
      <w:spacing w:val="15"/>
      <w:szCs w:val="24"/>
      <w:lang w:val="en-US" w:eastAsia="zh-CN"/>
    </w:rPr>
  </w:style>
  <w:style w:type="table" w:customStyle="1" w:styleId="TableGridLight1">
    <w:name w:val="Table Grid Light1"/>
    <w:basedOn w:val="TableNormal"/>
    <w:uiPriority w:val="40"/>
    <w:rsid w:val="00F715D0"/>
    <w:rPr>
      <w:rFonts w:ascii="Calibri" w:eastAsia="SimSun" w:hAnsi="Calibri"/>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PlainTable11">
    <w:name w:val="Plain Table 11"/>
    <w:basedOn w:val="TableNormal"/>
    <w:uiPriority w:val="41"/>
    <w:rsid w:val="00F715D0"/>
    <w:rPr>
      <w:rFonts w:ascii="Calibri" w:eastAsia="SimSun" w:hAnsi="Calibri"/>
      <w:lang w:eastAsia="zh-CN"/>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size">
    <w:name w:val="size"/>
    <w:rsid w:val="00F715D0"/>
  </w:style>
  <w:style w:type="paragraph" w:styleId="Title">
    <w:name w:val="Title"/>
    <w:aliases w:val="Heading 31"/>
    <w:basedOn w:val="Normal"/>
    <w:link w:val="TitleChar1"/>
    <w:qFormat/>
    <w:rsid w:val="00F715D0"/>
    <w:pPr>
      <w:overflowPunct w:val="0"/>
      <w:autoSpaceDE w:val="0"/>
      <w:autoSpaceDN w:val="0"/>
      <w:adjustRightInd w:val="0"/>
      <w:spacing w:after="120"/>
      <w:jc w:val="center"/>
      <w:textAlignment w:val="baseline"/>
    </w:pPr>
    <w:rPr>
      <w:rFonts w:ascii="Arial" w:eastAsia="MS Mincho" w:hAnsi="Arial"/>
      <w:b/>
      <w:sz w:val="24"/>
      <w:szCs w:val="20"/>
      <w:lang w:val="de-DE" w:eastAsia="ja-JP"/>
    </w:rPr>
  </w:style>
  <w:style w:type="character" w:customStyle="1" w:styleId="TitleChar">
    <w:name w:val="Title Char"/>
    <w:aliases w:val="no break Char Car Char,H3 Char Car Char,h3 Char Car Char"/>
    <w:basedOn w:val="DefaultParagraphFont"/>
    <w:rsid w:val="00F715D0"/>
    <w:rPr>
      <w:rFonts w:asciiTheme="majorHAnsi" w:eastAsiaTheme="majorEastAsia" w:hAnsiTheme="majorHAnsi" w:cstheme="majorBidi"/>
      <w:spacing w:val="-10"/>
      <w:kern w:val="28"/>
      <w:sz w:val="56"/>
      <w:szCs w:val="56"/>
      <w:lang w:eastAsia="en-US"/>
    </w:rPr>
  </w:style>
  <w:style w:type="character" w:customStyle="1" w:styleId="TitleChar1">
    <w:name w:val="Title Char1"/>
    <w:aliases w:val="Heading 31 Char"/>
    <w:link w:val="Title"/>
    <w:rsid w:val="00F715D0"/>
    <w:rPr>
      <w:rFonts w:ascii="Arial" w:eastAsia="MS Mincho" w:hAnsi="Arial"/>
      <w:b/>
      <w:sz w:val="24"/>
      <w:lang w:val="de-DE" w:eastAsia="ja-JP"/>
    </w:rPr>
  </w:style>
  <w:style w:type="paragraph" w:customStyle="1" w:styleId="TAR">
    <w:name w:val="TAR"/>
    <w:basedOn w:val="TAL"/>
    <w:rsid w:val="00F715D0"/>
    <w:pPr>
      <w:jc w:val="right"/>
    </w:pPr>
    <w:rPr>
      <w:rFonts w:eastAsia="Times New Roman"/>
    </w:rPr>
  </w:style>
  <w:style w:type="paragraph" w:customStyle="1" w:styleId="TableText">
    <w:name w:val="TableText"/>
    <w:basedOn w:val="BodyTextIndent"/>
    <w:rsid w:val="00F715D0"/>
    <w:pPr>
      <w:keepNext/>
      <w:keepLines/>
      <w:overflowPunct w:val="0"/>
      <w:autoSpaceDE w:val="0"/>
      <w:autoSpaceDN w:val="0"/>
      <w:adjustRightInd w:val="0"/>
      <w:snapToGrid w:val="0"/>
      <w:spacing w:after="180" w:line="240" w:lineRule="auto"/>
      <w:ind w:left="0"/>
      <w:jc w:val="center"/>
    </w:pPr>
    <w:rPr>
      <w:rFonts w:eastAsia="Times New Roman"/>
      <w:kern w:val="2"/>
      <w:lang w:val="en-GB" w:eastAsia="en-US"/>
    </w:rPr>
  </w:style>
  <w:style w:type="paragraph" w:customStyle="1" w:styleId="ZT">
    <w:name w:val="ZT"/>
    <w:rsid w:val="00F715D0"/>
    <w:pPr>
      <w:framePr w:wrap="notBeside" w:hAnchor="margin" w:yAlign="center"/>
      <w:widowControl w:val="0"/>
      <w:spacing w:line="240" w:lineRule="atLeast"/>
      <w:jc w:val="right"/>
    </w:pPr>
    <w:rPr>
      <w:rFonts w:ascii="Arial" w:eastAsia="MS Mincho" w:hAnsi="Arial"/>
      <w:b/>
      <w:sz w:val="34"/>
      <w:lang w:eastAsia="en-US"/>
    </w:rPr>
  </w:style>
  <w:style w:type="paragraph" w:styleId="Index2">
    <w:name w:val="index 2"/>
    <w:basedOn w:val="Index1"/>
    <w:rsid w:val="00F715D0"/>
    <w:pPr>
      <w:overflowPunct/>
      <w:autoSpaceDE/>
      <w:autoSpaceDN/>
      <w:adjustRightInd/>
      <w:ind w:left="284"/>
      <w:textAlignment w:val="auto"/>
    </w:pPr>
    <w:rPr>
      <w:rFonts w:eastAsia="MS Mincho"/>
      <w:lang w:eastAsia="ja-JP"/>
    </w:rPr>
  </w:style>
  <w:style w:type="paragraph" w:customStyle="1" w:styleId="ZH">
    <w:name w:val="ZH"/>
    <w:rsid w:val="00F715D0"/>
    <w:pPr>
      <w:framePr w:wrap="notBeside" w:vAnchor="page" w:hAnchor="margin" w:xAlign="center" w:y="6805"/>
      <w:widowControl w:val="0"/>
    </w:pPr>
    <w:rPr>
      <w:rFonts w:ascii="Arial" w:eastAsia="MS Mincho" w:hAnsi="Arial"/>
      <w:noProof/>
      <w:lang w:eastAsia="en-US"/>
    </w:rPr>
  </w:style>
  <w:style w:type="paragraph" w:customStyle="1" w:styleId="TT">
    <w:name w:val="TT"/>
    <w:basedOn w:val="Heading1"/>
    <w:next w:val="Normal"/>
    <w:rsid w:val="00F715D0"/>
    <w:pPr>
      <w:keepLines/>
      <w:numPr>
        <w:numId w:val="0"/>
      </w:numPr>
      <w:tabs>
        <w:tab w:val="num" w:pos="851"/>
      </w:tabs>
      <w:spacing w:after="180"/>
      <w:ind w:left="851" w:hanging="851"/>
      <w:outlineLvl w:val="9"/>
    </w:pPr>
    <w:rPr>
      <w:rFonts w:eastAsia="MS Mincho" w:cs="Times New Roman"/>
      <w:b w:val="0"/>
      <w:bCs w:val="0"/>
      <w:kern w:val="0"/>
      <w:sz w:val="36"/>
      <w:szCs w:val="20"/>
    </w:rPr>
  </w:style>
  <w:style w:type="paragraph" w:styleId="ListNumber2">
    <w:name w:val="List Number 2"/>
    <w:basedOn w:val="ListNumber"/>
    <w:rsid w:val="00F715D0"/>
    <w:pPr>
      <w:ind w:left="851"/>
    </w:pPr>
  </w:style>
  <w:style w:type="paragraph" w:styleId="ListNumber">
    <w:name w:val="List Number"/>
    <w:basedOn w:val="List"/>
    <w:rsid w:val="00F715D0"/>
    <w:pPr>
      <w:spacing w:after="180"/>
      <w:ind w:left="568" w:hanging="284"/>
    </w:pPr>
    <w:rPr>
      <w:rFonts w:ascii="Times New Roman" w:eastAsia="MS Mincho" w:hAnsi="Times New Roman"/>
      <w:szCs w:val="20"/>
      <w:lang w:eastAsia="ja-JP"/>
    </w:rPr>
  </w:style>
  <w:style w:type="character" w:styleId="FootnoteReference">
    <w:name w:val="footnote reference"/>
    <w:rsid w:val="00F715D0"/>
    <w:rPr>
      <w:b/>
      <w:position w:val="6"/>
      <w:sz w:val="16"/>
    </w:rPr>
  </w:style>
  <w:style w:type="paragraph" w:customStyle="1" w:styleId="TF">
    <w:name w:val="TF"/>
    <w:aliases w:val="left"/>
    <w:basedOn w:val="TH"/>
    <w:link w:val="TFZchn"/>
    <w:qFormat/>
    <w:rsid w:val="00F715D0"/>
    <w:pPr>
      <w:keepNext w:val="0"/>
      <w:overflowPunct/>
      <w:autoSpaceDE/>
      <w:autoSpaceDN/>
      <w:adjustRightInd/>
      <w:spacing w:before="0" w:after="240"/>
      <w:textAlignment w:val="auto"/>
    </w:pPr>
    <w:rPr>
      <w:rFonts w:eastAsia="MS Mincho"/>
      <w:lang w:eastAsia="ja-JP"/>
    </w:rPr>
  </w:style>
  <w:style w:type="paragraph" w:customStyle="1" w:styleId="EX">
    <w:name w:val="EX"/>
    <w:basedOn w:val="Normal"/>
    <w:rsid w:val="00F715D0"/>
    <w:pPr>
      <w:keepLines/>
      <w:spacing w:after="180"/>
      <w:ind w:left="1702" w:hanging="1418"/>
    </w:pPr>
    <w:rPr>
      <w:rFonts w:ascii="Times New Roman" w:eastAsia="MS Mincho" w:hAnsi="Times New Roman"/>
      <w:szCs w:val="20"/>
      <w:lang w:eastAsia="ja-JP"/>
    </w:rPr>
  </w:style>
  <w:style w:type="paragraph" w:customStyle="1" w:styleId="FP">
    <w:name w:val="FP"/>
    <w:basedOn w:val="Normal"/>
    <w:uiPriority w:val="99"/>
    <w:rsid w:val="00F715D0"/>
    <w:rPr>
      <w:rFonts w:ascii="Times New Roman" w:eastAsia="MS Mincho" w:hAnsi="Times New Roman"/>
      <w:szCs w:val="20"/>
      <w:lang w:eastAsia="ja-JP"/>
    </w:rPr>
  </w:style>
  <w:style w:type="paragraph" w:customStyle="1" w:styleId="LD">
    <w:name w:val="LD"/>
    <w:rsid w:val="00F715D0"/>
    <w:pPr>
      <w:keepNext/>
      <w:keepLines/>
      <w:spacing w:line="180" w:lineRule="exact"/>
    </w:pPr>
    <w:rPr>
      <w:rFonts w:ascii="MS LineDraw" w:eastAsia="MS Mincho" w:hAnsi="MS LineDraw"/>
      <w:noProof/>
      <w:lang w:eastAsia="en-US"/>
    </w:rPr>
  </w:style>
  <w:style w:type="paragraph" w:customStyle="1" w:styleId="NW">
    <w:name w:val="NW"/>
    <w:basedOn w:val="NO"/>
    <w:rsid w:val="00F715D0"/>
    <w:rPr>
      <w:rFonts w:eastAsia="MS Mincho"/>
      <w:sz w:val="20"/>
      <w:lang w:eastAsia="ja-JP"/>
    </w:rPr>
  </w:style>
  <w:style w:type="paragraph" w:customStyle="1" w:styleId="EW">
    <w:name w:val="EW"/>
    <w:basedOn w:val="EX"/>
    <w:rsid w:val="00F715D0"/>
    <w:pPr>
      <w:spacing w:after="0"/>
    </w:pPr>
  </w:style>
  <w:style w:type="paragraph" w:styleId="ListBullet2">
    <w:name w:val="List Bullet 2"/>
    <w:aliases w:val="lb2"/>
    <w:basedOn w:val="ListBullet"/>
    <w:qFormat/>
    <w:rsid w:val="00F715D0"/>
    <w:pPr>
      <w:overflowPunct/>
      <w:autoSpaceDE/>
      <w:autoSpaceDN/>
      <w:adjustRightInd/>
      <w:ind w:left="851"/>
      <w:textAlignment w:val="auto"/>
    </w:pPr>
    <w:rPr>
      <w:rFonts w:eastAsia="MS Mincho"/>
      <w:lang w:eastAsia="ja-JP"/>
    </w:rPr>
  </w:style>
  <w:style w:type="paragraph" w:styleId="ListBullet3">
    <w:name w:val="List Bullet 3"/>
    <w:basedOn w:val="ListBullet2"/>
    <w:qFormat/>
    <w:rsid w:val="00F715D0"/>
    <w:pPr>
      <w:ind w:left="1135"/>
    </w:pPr>
  </w:style>
  <w:style w:type="paragraph" w:customStyle="1" w:styleId="NF">
    <w:name w:val="NF"/>
    <w:basedOn w:val="NO"/>
    <w:rsid w:val="00F715D0"/>
    <w:pPr>
      <w:keepNext/>
    </w:pPr>
    <w:rPr>
      <w:rFonts w:ascii="Arial" w:eastAsia="MS Mincho" w:hAnsi="Arial"/>
      <w:sz w:val="18"/>
      <w:lang w:eastAsia="ja-JP"/>
    </w:rPr>
  </w:style>
  <w:style w:type="paragraph" w:customStyle="1" w:styleId="ZB">
    <w:name w:val="ZB"/>
    <w:rsid w:val="00F715D0"/>
    <w:pPr>
      <w:framePr w:w="10206" w:h="284" w:hRule="exact" w:wrap="notBeside" w:vAnchor="page" w:hAnchor="margin" w:y="1986"/>
      <w:widowControl w:val="0"/>
      <w:ind w:right="28"/>
      <w:jc w:val="right"/>
    </w:pPr>
    <w:rPr>
      <w:rFonts w:ascii="Arial" w:eastAsia="MS Mincho" w:hAnsi="Arial"/>
      <w:i/>
      <w:noProof/>
      <w:lang w:eastAsia="en-US"/>
    </w:rPr>
  </w:style>
  <w:style w:type="paragraph" w:customStyle="1" w:styleId="ZD">
    <w:name w:val="ZD"/>
    <w:rsid w:val="00F715D0"/>
    <w:pPr>
      <w:framePr w:wrap="notBeside" w:vAnchor="page" w:hAnchor="margin" w:y="15764"/>
      <w:widowControl w:val="0"/>
    </w:pPr>
    <w:rPr>
      <w:rFonts w:ascii="Arial" w:eastAsia="MS Mincho" w:hAnsi="Arial"/>
      <w:noProof/>
      <w:sz w:val="32"/>
      <w:lang w:eastAsia="en-US"/>
    </w:rPr>
  </w:style>
  <w:style w:type="paragraph" w:customStyle="1" w:styleId="ZU">
    <w:name w:val="ZU"/>
    <w:rsid w:val="00F715D0"/>
    <w:pPr>
      <w:framePr w:w="10206" w:wrap="notBeside" w:vAnchor="page" w:hAnchor="margin" w:y="6238"/>
      <w:widowControl w:val="0"/>
      <w:pBdr>
        <w:top w:val="single" w:sz="12" w:space="1" w:color="auto"/>
      </w:pBdr>
      <w:jc w:val="right"/>
    </w:pPr>
    <w:rPr>
      <w:rFonts w:ascii="Arial" w:eastAsia="MS Mincho" w:hAnsi="Arial"/>
      <w:noProof/>
      <w:lang w:eastAsia="en-US"/>
    </w:rPr>
  </w:style>
  <w:style w:type="paragraph" w:customStyle="1" w:styleId="ZV">
    <w:name w:val="ZV"/>
    <w:basedOn w:val="ZU"/>
    <w:qFormat/>
    <w:rsid w:val="00F715D0"/>
    <w:pPr>
      <w:framePr w:wrap="notBeside" w:y="16161"/>
    </w:pPr>
  </w:style>
  <w:style w:type="character" w:customStyle="1" w:styleId="ZGSM">
    <w:name w:val="ZGSM"/>
    <w:rsid w:val="00F715D0"/>
  </w:style>
  <w:style w:type="paragraph" w:customStyle="1" w:styleId="ZG">
    <w:name w:val="ZG"/>
    <w:qFormat/>
    <w:rsid w:val="00F715D0"/>
    <w:pPr>
      <w:framePr w:wrap="notBeside" w:vAnchor="page" w:hAnchor="margin" w:xAlign="right" w:y="6805"/>
      <w:widowControl w:val="0"/>
      <w:jc w:val="right"/>
    </w:pPr>
    <w:rPr>
      <w:rFonts w:ascii="Arial" w:eastAsia="MS Mincho" w:hAnsi="Arial"/>
      <w:noProof/>
      <w:lang w:eastAsia="en-US"/>
    </w:rPr>
  </w:style>
  <w:style w:type="paragraph" w:styleId="List4">
    <w:name w:val="List 4"/>
    <w:basedOn w:val="List3"/>
    <w:rsid w:val="00F715D0"/>
    <w:pPr>
      <w:spacing w:after="180"/>
      <w:ind w:left="1418" w:hanging="284"/>
      <w:contextualSpacing w:val="0"/>
    </w:pPr>
    <w:rPr>
      <w:rFonts w:ascii="Times New Roman" w:eastAsia="SimSun" w:hAnsi="Times New Roman"/>
      <w:szCs w:val="20"/>
      <w:lang w:val="en-US" w:eastAsia="ja-JP"/>
    </w:rPr>
  </w:style>
  <w:style w:type="paragraph" w:styleId="List5">
    <w:name w:val="List 5"/>
    <w:basedOn w:val="List4"/>
    <w:rsid w:val="00F715D0"/>
    <w:pPr>
      <w:ind w:left="1702"/>
    </w:pPr>
  </w:style>
  <w:style w:type="paragraph" w:customStyle="1" w:styleId="EditorsNote">
    <w:name w:val="Editor's Note"/>
    <w:basedOn w:val="NO"/>
    <w:rsid w:val="00F715D0"/>
    <w:pPr>
      <w:spacing w:after="180"/>
    </w:pPr>
    <w:rPr>
      <w:rFonts w:eastAsia="MS Mincho"/>
      <w:color w:val="FF0000"/>
      <w:sz w:val="20"/>
      <w:lang w:eastAsia="ja-JP"/>
    </w:rPr>
  </w:style>
  <w:style w:type="paragraph" w:styleId="ListBullet4">
    <w:name w:val="List Bullet 4"/>
    <w:basedOn w:val="ListBullet3"/>
    <w:rsid w:val="00F715D0"/>
    <w:pPr>
      <w:ind w:left="1418"/>
    </w:pPr>
  </w:style>
  <w:style w:type="paragraph" w:styleId="ListBullet5">
    <w:name w:val="List Bullet 5"/>
    <w:basedOn w:val="ListBullet4"/>
    <w:rsid w:val="00F715D0"/>
    <w:pPr>
      <w:ind w:left="1702"/>
    </w:pPr>
  </w:style>
  <w:style w:type="paragraph" w:customStyle="1" w:styleId="B4">
    <w:name w:val="B4"/>
    <w:basedOn w:val="List4"/>
    <w:link w:val="B4Char"/>
    <w:qFormat/>
    <w:rsid w:val="00F715D0"/>
  </w:style>
  <w:style w:type="paragraph" w:customStyle="1" w:styleId="B5">
    <w:name w:val="B5"/>
    <w:basedOn w:val="List5"/>
    <w:uiPriority w:val="99"/>
    <w:rsid w:val="00F715D0"/>
  </w:style>
  <w:style w:type="paragraph" w:customStyle="1" w:styleId="ZTD">
    <w:name w:val="ZTD"/>
    <w:basedOn w:val="ZB"/>
    <w:rsid w:val="00F715D0"/>
    <w:pPr>
      <w:framePr w:hRule="auto" w:wrap="notBeside" w:y="852"/>
    </w:pPr>
    <w:rPr>
      <w:i w:val="0"/>
      <w:sz w:val="40"/>
    </w:rPr>
  </w:style>
  <w:style w:type="paragraph" w:customStyle="1" w:styleId="tdoc-header">
    <w:name w:val="tdoc-header"/>
    <w:rsid w:val="00F715D0"/>
    <w:rPr>
      <w:rFonts w:ascii="Arial" w:eastAsia="MS Mincho" w:hAnsi="Arial"/>
      <w:noProof/>
      <w:sz w:val="24"/>
      <w:lang w:eastAsia="en-US"/>
    </w:rPr>
  </w:style>
  <w:style w:type="paragraph" w:customStyle="1" w:styleId="HDStyleLS">
    <w:name w:val="HDStyle_LS"/>
    <w:basedOn w:val="Header"/>
    <w:rsid w:val="00F715D0"/>
    <w:pPr>
      <w:tabs>
        <w:tab w:val="clear" w:pos="4536"/>
        <w:tab w:val="clear" w:pos="9072"/>
        <w:tab w:val="center" w:pos="4680"/>
        <w:tab w:val="right" w:pos="9360"/>
        <w:tab w:val="right" w:pos="9639"/>
        <w:tab w:val="right" w:pos="10206"/>
      </w:tabs>
      <w:jc w:val="both"/>
    </w:pPr>
    <w:rPr>
      <w:rFonts w:ascii="Arial" w:eastAsia="MS Mincho" w:hAnsi="Arial" w:cs="Arial"/>
      <w:b/>
      <w:sz w:val="28"/>
      <w:szCs w:val="20"/>
    </w:rPr>
  </w:style>
  <w:style w:type="paragraph" w:customStyle="1" w:styleId="INDENT1">
    <w:name w:val="INDENT1"/>
    <w:basedOn w:val="Normal"/>
    <w:rsid w:val="00F715D0"/>
    <w:pPr>
      <w:overflowPunct w:val="0"/>
      <w:autoSpaceDE w:val="0"/>
      <w:autoSpaceDN w:val="0"/>
      <w:adjustRightInd w:val="0"/>
      <w:spacing w:after="180"/>
      <w:ind w:left="851"/>
      <w:textAlignment w:val="baseline"/>
    </w:pPr>
    <w:rPr>
      <w:rFonts w:ascii="Times New Roman" w:eastAsia="MS Mincho" w:hAnsi="Times New Roman"/>
      <w:szCs w:val="20"/>
      <w:lang w:eastAsia="ja-JP"/>
    </w:rPr>
  </w:style>
  <w:style w:type="paragraph" w:customStyle="1" w:styleId="INDENT2">
    <w:name w:val="INDENT2"/>
    <w:basedOn w:val="Normal"/>
    <w:rsid w:val="00F715D0"/>
    <w:pPr>
      <w:overflowPunct w:val="0"/>
      <w:autoSpaceDE w:val="0"/>
      <w:autoSpaceDN w:val="0"/>
      <w:adjustRightInd w:val="0"/>
      <w:spacing w:after="180"/>
      <w:ind w:left="1135" w:hanging="284"/>
      <w:textAlignment w:val="baseline"/>
    </w:pPr>
    <w:rPr>
      <w:rFonts w:ascii="Times New Roman" w:eastAsia="MS Mincho" w:hAnsi="Times New Roman"/>
      <w:szCs w:val="20"/>
      <w:lang w:eastAsia="ja-JP"/>
    </w:rPr>
  </w:style>
  <w:style w:type="paragraph" w:customStyle="1" w:styleId="INDENT3">
    <w:name w:val="INDENT3"/>
    <w:basedOn w:val="Normal"/>
    <w:rsid w:val="00F715D0"/>
    <w:pPr>
      <w:overflowPunct w:val="0"/>
      <w:autoSpaceDE w:val="0"/>
      <w:autoSpaceDN w:val="0"/>
      <w:adjustRightInd w:val="0"/>
      <w:spacing w:after="180"/>
      <w:ind w:left="1701" w:hanging="567"/>
      <w:textAlignment w:val="baseline"/>
    </w:pPr>
    <w:rPr>
      <w:rFonts w:ascii="Times New Roman" w:eastAsia="MS Mincho" w:hAnsi="Times New Roman"/>
      <w:szCs w:val="20"/>
      <w:lang w:eastAsia="ja-JP"/>
    </w:rPr>
  </w:style>
  <w:style w:type="paragraph" w:customStyle="1" w:styleId="FigureTitle">
    <w:name w:val="Figure_Title"/>
    <w:basedOn w:val="Normal"/>
    <w:next w:val="Normal"/>
    <w:rsid w:val="00F715D0"/>
    <w:pPr>
      <w:keepLines/>
      <w:tabs>
        <w:tab w:val="left" w:pos="794"/>
        <w:tab w:val="left" w:pos="1191"/>
        <w:tab w:val="left" w:pos="1588"/>
        <w:tab w:val="left" w:pos="1985"/>
      </w:tabs>
      <w:overflowPunct w:val="0"/>
      <w:autoSpaceDE w:val="0"/>
      <w:autoSpaceDN w:val="0"/>
      <w:adjustRightInd w:val="0"/>
      <w:spacing w:before="120" w:after="480"/>
      <w:jc w:val="center"/>
      <w:textAlignment w:val="baseline"/>
    </w:pPr>
    <w:rPr>
      <w:rFonts w:ascii="Times New Roman" w:eastAsia="MS Mincho" w:hAnsi="Times New Roman"/>
      <w:b/>
      <w:sz w:val="24"/>
      <w:szCs w:val="20"/>
      <w:lang w:eastAsia="ja-JP"/>
    </w:rPr>
  </w:style>
  <w:style w:type="paragraph" w:customStyle="1" w:styleId="RecCCITT">
    <w:name w:val="Rec_CCITT_#"/>
    <w:basedOn w:val="Normal"/>
    <w:rsid w:val="00F715D0"/>
    <w:pPr>
      <w:keepNext/>
      <w:keepLines/>
      <w:overflowPunct w:val="0"/>
      <w:autoSpaceDE w:val="0"/>
      <w:autoSpaceDN w:val="0"/>
      <w:adjustRightInd w:val="0"/>
      <w:spacing w:after="180"/>
      <w:textAlignment w:val="baseline"/>
    </w:pPr>
    <w:rPr>
      <w:rFonts w:ascii="Times New Roman" w:eastAsia="MS Mincho" w:hAnsi="Times New Roman"/>
      <w:b/>
      <w:szCs w:val="20"/>
      <w:lang w:eastAsia="ja-JP"/>
    </w:rPr>
  </w:style>
  <w:style w:type="paragraph" w:customStyle="1" w:styleId="CouvRecTitle">
    <w:name w:val="Couv Rec Title"/>
    <w:basedOn w:val="Normal"/>
    <w:rsid w:val="00F715D0"/>
    <w:pPr>
      <w:keepNext/>
      <w:keepLines/>
      <w:overflowPunct w:val="0"/>
      <w:autoSpaceDE w:val="0"/>
      <w:autoSpaceDN w:val="0"/>
      <w:adjustRightInd w:val="0"/>
      <w:spacing w:before="240" w:after="180"/>
      <w:ind w:left="1418"/>
      <w:textAlignment w:val="baseline"/>
    </w:pPr>
    <w:rPr>
      <w:rFonts w:ascii="Arial" w:eastAsia="MS Mincho" w:hAnsi="Arial"/>
      <w:b/>
      <w:sz w:val="36"/>
      <w:szCs w:val="20"/>
      <w:lang w:val="en-US" w:eastAsia="ja-JP"/>
    </w:rPr>
  </w:style>
  <w:style w:type="paragraph" w:customStyle="1" w:styleId="TAJ">
    <w:name w:val="TAJ"/>
    <w:basedOn w:val="TH"/>
    <w:rsid w:val="00F715D0"/>
    <w:rPr>
      <w:rFonts w:eastAsia="MS Mincho"/>
      <w:lang w:eastAsia="ja-JP"/>
    </w:rPr>
  </w:style>
  <w:style w:type="paragraph" w:customStyle="1" w:styleId="Guidance">
    <w:name w:val="Guidance"/>
    <w:basedOn w:val="Normal"/>
    <w:qFormat/>
    <w:rsid w:val="00F715D0"/>
    <w:pPr>
      <w:overflowPunct w:val="0"/>
      <w:autoSpaceDE w:val="0"/>
      <w:autoSpaceDN w:val="0"/>
      <w:adjustRightInd w:val="0"/>
      <w:spacing w:after="180"/>
      <w:textAlignment w:val="baseline"/>
    </w:pPr>
    <w:rPr>
      <w:rFonts w:ascii="Times New Roman" w:eastAsia="MS Mincho" w:hAnsi="Times New Roman"/>
      <w:i/>
      <w:color w:val="0000FF"/>
      <w:szCs w:val="20"/>
      <w:lang w:eastAsia="ja-JP"/>
    </w:rPr>
  </w:style>
  <w:style w:type="paragraph" w:customStyle="1" w:styleId="TitleText">
    <w:name w:val="Title Text"/>
    <w:basedOn w:val="Normal"/>
    <w:next w:val="Normal"/>
    <w:rsid w:val="00F715D0"/>
    <w:pPr>
      <w:overflowPunct w:val="0"/>
      <w:autoSpaceDE w:val="0"/>
      <w:autoSpaceDN w:val="0"/>
      <w:adjustRightInd w:val="0"/>
      <w:spacing w:after="220"/>
      <w:textAlignment w:val="baseline"/>
    </w:pPr>
    <w:rPr>
      <w:rFonts w:ascii="Times New Roman" w:eastAsia="MS Mincho" w:hAnsi="Times New Roman"/>
      <w:b/>
      <w:szCs w:val="20"/>
      <w:lang w:val="en-US" w:eastAsia="ja-JP"/>
    </w:rPr>
  </w:style>
  <w:style w:type="paragraph" w:customStyle="1" w:styleId="91">
    <w:name w:val="目录 91"/>
    <w:basedOn w:val="TOC8"/>
    <w:uiPriority w:val="39"/>
    <w:rsid w:val="00F715D0"/>
    <w:pPr>
      <w:keepLines/>
      <w:tabs>
        <w:tab w:val="right" w:leader="dot" w:pos="9639"/>
      </w:tabs>
      <w:overflowPunct w:val="0"/>
      <w:autoSpaceDE w:val="0"/>
      <w:autoSpaceDN w:val="0"/>
      <w:adjustRightInd w:val="0"/>
      <w:spacing w:before="180"/>
      <w:ind w:left="1418" w:right="425" w:hanging="1418"/>
      <w:textAlignment w:val="baseline"/>
    </w:pPr>
    <w:rPr>
      <w:rFonts w:ascii="Times New Roman" w:eastAsia="MS Mincho" w:hAnsi="Times New Roman" w:cs="Times New Roman"/>
      <w:b/>
      <w:noProof/>
      <w:sz w:val="22"/>
      <w:szCs w:val="20"/>
    </w:rPr>
  </w:style>
  <w:style w:type="paragraph" w:customStyle="1" w:styleId="CRfront">
    <w:name w:val="CR_front"/>
    <w:next w:val="Normal"/>
    <w:rsid w:val="00F715D0"/>
    <w:rPr>
      <w:rFonts w:ascii="Arial" w:eastAsia="MS Mincho" w:hAnsi="Arial"/>
      <w:lang w:eastAsia="en-US"/>
    </w:rPr>
  </w:style>
  <w:style w:type="paragraph" w:customStyle="1" w:styleId="berschrift2Head2A2">
    <w:name w:val="Überschrift 2.Head2A.2"/>
    <w:basedOn w:val="Heading1"/>
    <w:next w:val="Normal"/>
    <w:rsid w:val="00F715D0"/>
    <w:pPr>
      <w:keepLines/>
      <w:numPr>
        <w:numId w:val="0"/>
      </w:numPr>
      <w:tabs>
        <w:tab w:val="num" w:pos="851"/>
      </w:tabs>
      <w:spacing w:before="180" w:after="180"/>
      <w:ind w:left="851" w:hanging="851"/>
      <w:outlineLvl w:val="1"/>
    </w:pPr>
    <w:rPr>
      <w:rFonts w:eastAsia="MS Mincho" w:cs="Times New Roman"/>
      <w:b w:val="0"/>
      <w:bCs w:val="0"/>
      <w:kern w:val="0"/>
      <w:szCs w:val="20"/>
      <w:lang w:eastAsia="de-DE"/>
    </w:rPr>
  </w:style>
  <w:style w:type="paragraph" w:customStyle="1" w:styleId="berschrift3h3H3Underrubrik2">
    <w:name w:val="Überschrift 3.h3.H3.Underrubrik2"/>
    <w:basedOn w:val="Heading2"/>
    <w:next w:val="Normal"/>
    <w:rsid w:val="00F715D0"/>
    <w:pPr>
      <w:keepLines/>
      <w:numPr>
        <w:numId w:val="7"/>
      </w:numPr>
      <w:spacing w:before="120" w:after="180"/>
      <w:outlineLvl w:val="2"/>
    </w:pPr>
    <w:rPr>
      <w:rFonts w:eastAsia="MS Mincho" w:cs="Times New Roman"/>
      <w:b w:val="0"/>
      <w:bCs w:val="0"/>
      <w:i w:val="0"/>
      <w:iCs w:val="0"/>
      <w:sz w:val="28"/>
      <w:szCs w:val="20"/>
      <w:lang w:eastAsia="de-DE"/>
    </w:rPr>
  </w:style>
  <w:style w:type="paragraph" w:customStyle="1" w:styleId="Bullets">
    <w:name w:val="Bullets"/>
    <w:basedOn w:val="BodyText"/>
    <w:rsid w:val="00F715D0"/>
    <w:pPr>
      <w:widowControl w:val="0"/>
      <w:spacing w:after="0"/>
    </w:pPr>
    <w:rPr>
      <w:rFonts w:ascii="Times New Roman" w:eastAsia="SimSun" w:hAnsi="Times New Roman"/>
      <w:color w:val="0000FF"/>
      <w:kern w:val="2"/>
      <w:sz w:val="21"/>
      <w:szCs w:val="20"/>
      <w:lang w:val="en-US" w:eastAsia="zh-CN"/>
    </w:rPr>
  </w:style>
  <w:style w:type="paragraph" w:customStyle="1" w:styleId="BalloonText1">
    <w:name w:val="Balloon Text1"/>
    <w:basedOn w:val="Normal"/>
    <w:semiHidden/>
    <w:rsid w:val="00F715D0"/>
    <w:pPr>
      <w:overflowPunct w:val="0"/>
      <w:autoSpaceDE w:val="0"/>
      <w:autoSpaceDN w:val="0"/>
      <w:adjustRightInd w:val="0"/>
      <w:spacing w:after="180"/>
      <w:textAlignment w:val="baseline"/>
    </w:pPr>
    <w:rPr>
      <w:rFonts w:ascii="Tahoma" w:eastAsia="MS Mincho" w:hAnsi="Tahoma" w:cs="Tahoma"/>
      <w:sz w:val="16"/>
      <w:szCs w:val="16"/>
      <w:lang w:eastAsia="ja-JP"/>
    </w:rPr>
  </w:style>
  <w:style w:type="paragraph" w:customStyle="1" w:styleId="Normal-Figure">
    <w:name w:val="Normal-Figure"/>
    <w:basedOn w:val="Normal"/>
    <w:rsid w:val="00F715D0"/>
    <w:pPr>
      <w:spacing w:before="360" w:line="240" w:lineRule="atLeast"/>
      <w:jc w:val="center"/>
    </w:pPr>
    <w:rPr>
      <w:rFonts w:ascii="Times New Roman" w:eastAsia="MS Mincho" w:hAnsi="Times New Roman"/>
      <w:szCs w:val="20"/>
      <w:lang w:val="en-US" w:eastAsia="ja-JP"/>
    </w:rPr>
  </w:style>
  <w:style w:type="paragraph" w:styleId="BodyTextIndent2">
    <w:name w:val="Body Text Indent 2"/>
    <w:basedOn w:val="Normal"/>
    <w:link w:val="BodyTextIndent2Char"/>
    <w:uiPriority w:val="99"/>
    <w:qFormat/>
    <w:rsid w:val="00F715D0"/>
    <w:pPr>
      <w:spacing w:after="180"/>
      <w:ind w:leftChars="100" w:left="200"/>
    </w:pPr>
    <w:rPr>
      <w:rFonts w:ascii="Times New Roman" w:eastAsia="MS Mincho" w:hAnsi="Times New Roman"/>
      <w:szCs w:val="20"/>
      <w:lang w:eastAsia="ja-JP"/>
    </w:rPr>
  </w:style>
  <w:style w:type="character" w:customStyle="1" w:styleId="BodyTextIndent2Char">
    <w:name w:val="Body Text Indent 2 Char"/>
    <w:basedOn w:val="DefaultParagraphFont"/>
    <w:link w:val="BodyTextIndent2"/>
    <w:rsid w:val="00F715D0"/>
    <w:rPr>
      <w:rFonts w:eastAsia="MS Mincho"/>
      <w:lang w:eastAsia="ja-JP"/>
    </w:rPr>
  </w:style>
  <w:style w:type="character" w:customStyle="1" w:styleId="ListChar">
    <w:name w:val="List Char"/>
    <w:link w:val="List"/>
    <w:rsid w:val="00F715D0"/>
    <w:rPr>
      <w:rFonts w:ascii="Times" w:hAnsi="Times"/>
      <w:szCs w:val="24"/>
      <w:lang w:eastAsia="en-US"/>
    </w:rPr>
  </w:style>
  <w:style w:type="character" w:customStyle="1" w:styleId="List2Char">
    <w:name w:val="List 2 Char"/>
    <w:link w:val="List2"/>
    <w:rsid w:val="00F715D0"/>
    <w:rPr>
      <w:rFonts w:ascii="Times" w:hAnsi="Times"/>
      <w:szCs w:val="24"/>
      <w:lang w:eastAsia="en-US"/>
    </w:rPr>
  </w:style>
  <w:style w:type="character" w:customStyle="1" w:styleId="List3Char">
    <w:name w:val="List 3 Char"/>
    <w:link w:val="List3"/>
    <w:rsid w:val="00F715D0"/>
    <w:rPr>
      <w:rFonts w:ascii="Times" w:hAnsi="Times"/>
      <w:szCs w:val="24"/>
      <w:lang w:eastAsia="en-US"/>
    </w:rPr>
  </w:style>
  <w:style w:type="paragraph" w:styleId="ListContinue2">
    <w:name w:val="List Continue 2"/>
    <w:basedOn w:val="Normal"/>
    <w:rsid w:val="00F715D0"/>
    <w:pPr>
      <w:spacing w:after="180"/>
      <w:ind w:leftChars="400" w:left="850"/>
    </w:pPr>
    <w:rPr>
      <w:rFonts w:ascii="Times New Roman" w:eastAsia="MS Mincho" w:hAnsi="Times New Roman"/>
      <w:szCs w:val="20"/>
      <w:lang w:eastAsia="ja-JP"/>
    </w:rPr>
  </w:style>
  <w:style w:type="paragraph" w:styleId="BodyTextFirstIndent2">
    <w:name w:val="Body Text First Indent 2"/>
    <w:basedOn w:val="BodyTextIndent"/>
    <w:link w:val="BodyTextFirstIndent2Char"/>
    <w:rsid w:val="00F715D0"/>
    <w:pPr>
      <w:spacing w:after="180" w:line="240" w:lineRule="auto"/>
      <w:ind w:leftChars="400" w:left="851" w:firstLineChars="100" w:firstLine="210"/>
    </w:pPr>
    <w:rPr>
      <w:rFonts w:eastAsia="MS Mincho"/>
      <w:lang w:val="en-GB" w:eastAsia="en-US"/>
    </w:rPr>
  </w:style>
  <w:style w:type="character" w:customStyle="1" w:styleId="BodyTextFirstIndent2Char">
    <w:name w:val="Body Text First Indent 2 Char"/>
    <w:basedOn w:val="BodyTextIndentChar"/>
    <w:link w:val="BodyTextFirstIndent2"/>
    <w:rsid w:val="00F715D0"/>
    <w:rPr>
      <w:rFonts w:eastAsia="MS Mincho"/>
      <w:lang w:val="en-US" w:eastAsia="en-US"/>
    </w:rPr>
  </w:style>
  <w:style w:type="paragraph" w:customStyle="1" w:styleId="List1">
    <w:name w:val="List 1"/>
    <w:basedOn w:val="Normal"/>
    <w:rsid w:val="00F715D0"/>
    <w:pPr>
      <w:spacing w:after="120"/>
      <w:ind w:left="568" w:hanging="284"/>
    </w:pPr>
    <w:rPr>
      <w:rFonts w:ascii="Arial" w:eastAsia="MS Mincho" w:hAnsi="Arial"/>
      <w:szCs w:val="22"/>
      <w:lang w:eastAsia="ja-JP"/>
    </w:rPr>
  </w:style>
  <w:style w:type="paragraph" w:customStyle="1" w:styleId="assocaitedwith">
    <w:name w:val="assocaited with"/>
    <w:basedOn w:val="Normal"/>
    <w:rsid w:val="00F715D0"/>
    <w:pPr>
      <w:spacing w:after="180"/>
      <w:jc w:val="center"/>
    </w:pPr>
    <w:rPr>
      <w:rFonts w:ascii="Times New Roman" w:eastAsia="MS Mincho" w:hAnsi="Times New Roman"/>
      <w:szCs w:val="20"/>
      <w:lang w:eastAsia="ja-JP"/>
    </w:rPr>
  </w:style>
  <w:style w:type="paragraph" w:customStyle="1" w:styleId="Nor">
    <w:name w:val="Nor'"/>
    <w:basedOn w:val="assocaitedwith"/>
    <w:rsid w:val="00F715D0"/>
    <w:rPr>
      <w:b/>
    </w:rPr>
  </w:style>
  <w:style w:type="table" w:styleId="TableClassic2">
    <w:name w:val="Table Classic 2"/>
    <w:basedOn w:val="TableNormal"/>
    <w:rsid w:val="00F715D0"/>
    <w:pPr>
      <w:spacing w:after="180"/>
    </w:pPr>
    <w:rPr>
      <w:rFonts w:ascii="CG Times (WN)" w:eastAsia="MS Mincho" w:hAnsi="CG Times (WN)"/>
      <w:lang w:eastAsia="zh-C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1">
    <w:name w:val="Table Classic 1"/>
    <w:basedOn w:val="TableNormal"/>
    <w:rsid w:val="00F715D0"/>
    <w:pPr>
      <w:spacing w:after="180"/>
    </w:pPr>
    <w:rPr>
      <w:rFonts w:ascii="CG Times (WN)" w:eastAsia="MS Mincho" w:hAnsi="CG Times (WN)"/>
      <w:lang w:eastAsia="zh-C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F715D0"/>
    <w:pPr>
      <w:spacing w:after="180"/>
    </w:pPr>
    <w:rPr>
      <w:rFonts w:ascii="CG Times (WN)" w:eastAsia="MS Mincho" w:hAnsi="CG Times (WN)"/>
      <w:lang w:eastAsia="zh-CN"/>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F715D0"/>
    <w:pPr>
      <w:spacing w:after="180"/>
    </w:pPr>
    <w:rPr>
      <w:rFonts w:ascii="CG Times (WN)" w:eastAsia="MS Mincho" w:hAnsi="CG Times (W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Simple2">
    <w:name w:val="Table Simple 2"/>
    <w:basedOn w:val="TableNormal"/>
    <w:rsid w:val="00F715D0"/>
    <w:pPr>
      <w:spacing w:after="180"/>
    </w:pPr>
    <w:rPr>
      <w:rFonts w:ascii="CG Times (WN)" w:eastAsia="MS Mincho" w:hAnsi="CG Times (WN)"/>
      <w:lang w:eastAsia="zh-CN"/>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12">
    <w:name w:val="浅色列表1"/>
    <w:basedOn w:val="TableNormal"/>
    <w:uiPriority w:val="61"/>
    <w:rsid w:val="00F715D0"/>
    <w:rPr>
      <w:rFonts w:ascii="CG Times (WN)" w:eastAsia="MS Mincho" w:hAnsi="CG Times (WN)"/>
      <w:lang w:eastAsia="zh-C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Shading-Accent6">
    <w:name w:val="Light Shading Accent 6"/>
    <w:basedOn w:val="TableNormal"/>
    <w:uiPriority w:val="60"/>
    <w:rsid w:val="00F715D0"/>
    <w:rPr>
      <w:rFonts w:ascii="CG Times (WN)" w:eastAsia="MS Mincho" w:hAnsi="CG Times (WN)"/>
      <w:color w:val="E36C0A"/>
      <w:lang w:eastAsia="zh-CN"/>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MediumShading2-Accent3">
    <w:name w:val="Medium Shading 2 Accent 3"/>
    <w:basedOn w:val="TableNormal"/>
    <w:uiPriority w:val="64"/>
    <w:rsid w:val="00F715D0"/>
    <w:rPr>
      <w:rFonts w:ascii="CG Times (WN)" w:eastAsia="MS Mincho" w:hAnsi="CG Times (WN)"/>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TableGrid4">
    <w:name w:val="Table Grid 4"/>
    <w:basedOn w:val="TableNormal"/>
    <w:rsid w:val="00F715D0"/>
    <w:pPr>
      <w:spacing w:after="180"/>
    </w:pPr>
    <w:rPr>
      <w:rFonts w:ascii="CG Times (WN)" w:eastAsia="MS Mincho" w:hAnsi="CG Times (WN)"/>
      <w:lang w:eastAsia="zh-C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3">
    <w:name w:val="Table Grid 3"/>
    <w:basedOn w:val="TableNormal"/>
    <w:rsid w:val="00F715D0"/>
    <w:pPr>
      <w:spacing w:after="180"/>
    </w:pPr>
    <w:rPr>
      <w:rFonts w:ascii="CG Times (WN)" w:eastAsia="MS Mincho" w:hAnsi="CG Times (WN)"/>
      <w:lang w:eastAsia="zh-C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2">
    <w:name w:val="Table Grid 2"/>
    <w:basedOn w:val="TableNormal"/>
    <w:rsid w:val="00F715D0"/>
    <w:pPr>
      <w:spacing w:after="180"/>
    </w:pPr>
    <w:rPr>
      <w:rFonts w:ascii="CG Times (WN)" w:eastAsia="MS Mincho" w:hAnsi="CG Times (WN)"/>
      <w:lang w:eastAsia="zh-CN"/>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Elegant">
    <w:name w:val="Table Elegant"/>
    <w:basedOn w:val="TableNormal"/>
    <w:rsid w:val="00F715D0"/>
    <w:pPr>
      <w:spacing w:after="180"/>
    </w:pPr>
    <w:rPr>
      <w:rFonts w:ascii="CG Times (WN)" w:eastAsia="MS Mincho" w:hAnsi="CG Times (WN)"/>
      <w:lang w:eastAsia="zh-C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customStyle="1" w:styleId="MTDisplayEquation">
    <w:name w:val="MTDisplayEquation"/>
    <w:basedOn w:val="Normal"/>
    <w:next w:val="Normal"/>
    <w:link w:val="MTDisplayEquationChar"/>
    <w:rsid w:val="00F715D0"/>
    <w:pPr>
      <w:widowControl w:val="0"/>
      <w:tabs>
        <w:tab w:val="center" w:pos="4160"/>
        <w:tab w:val="right" w:pos="8300"/>
      </w:tabs>
      <w:jc w:val="both"/>
    </w:pPr>
    <w:rPr>
      <w:rFonts w:ascii="Calibri" w:eastAsia="SimSun" w:hAnsi="Calibri"/>
      <w:kern w:val="2"/>
      <w:sz w:val="21"/>
      <w:szCs w:val="22"/>
      <w:lang w:val="en-US" w:eastAsia="zh-CN"/>
    </w:rPr>
  </w:style>
  <w:style w:type="character" w:customStyle="1" w:styleId="MTDisplayEquationChar">
    <w:name w:val="MTDisplayEquation Char"/>
    <w:link w:val="MTDisplayEquation"/>
    <w:rsid w:val="00F715D0"/>
    <w:rPr>
      <w:rFonts w:ascii="Calibri" w:eastAsia="SimSun" w:hAnsi="Calibri"/>
      <w:kern w:val="2"/>
      <w:sz w:val="21"/>
      <w:szCs w:val="22"/>
      <w:lang w:val="en-US" w:eastAsia="zh-CN"/>
    </w:rPr>
  </w:style>
  <w:style w:type="paragraph" w:customStyle="1" w:styleId="ab">
    <w:name w:val="样式 正文"/>
    <w:basedOn w:val="Normal"/>
    <w:link w:val="Char1"/>
    <w:rsid w:val="00F715D0"/>
    <w:pPr>
      <w:widowControl w:val="0"/>
      <w:ind w:firstLineChars="200" w:firstLine="420"/>
      <w:jc w:val="both"/>
    </w:pPr>
    <w:rPr>
      <w:rFonts w:ascii="Times New Roman" w:eastAsia="SimSun" w:hAnsi="Times New Roman" w:cs="SimSun"/>
      <w:kern w:val="2"/>
      <w:sz w:val="21"/>
      <w:szCs w:val="20"/>
      <w:lang w:val="en-US" w:eastAsia="zh-CN"/>
    </w:rPr>
  </w:style>
  <w:style w:type="character" w:customStyle="1" w:styleId="Char1">
    <w:name w:val="样式 正文 Char"/>
    <w:link w:val="ab"/>
    <w:rsid w:val="00F715D0"/>
    <w:rPr>
      <w:rFonts w:eastAsia="SimSun" w:cs="SimSun"/>
      <w:kern w:val="2"/>
      <w:sz w:val="21"/>
      <w:lang w:val="en-US" w:eastAsia="zh-CN"/>
    </w:rPr>
  </w:style>
  <w:style w:type="paragraph" w:customStyle="1" w:styleId="ac">
    <w:name w:val="公式"/>
    <w:basedOn w:val="Normal"/>
    <w:rsid w:val="00F715D0"/>
    <w:pPr>
      <w:widowControl w:val="0"/>
      <w:ind w:firstLine="420"/>
      <w:jc w:val="right"/>
    </w:pPr>
    <w:rPr>
      <w:rFonts w:ascii="Times New Roman" w:eastAsia="SimSun" w:hAnsi="Times New Roman" w:cs="SimSun"/>
      <w:kern w:val="2"/>
      <w:sz w:val="21"/>
      <w:szCs w:val="20"/>
      <w:lang w:val="en-US" w:eastAsia="zh-CN"/>
    </w:rPr>
  </w:style>
  <w:style w:type="paragraph" w:customStyle="1" w:styleId="Normal9pointspacing">
    <w:name w:val="Normal 9 point spacing"/>
    <w:basedOn w:val="BodyText"/>
    <w:link w:val="Normal9pointspacingChar"/>
    <w:qFormat/>
    <w:rsid w:val="00F715D0"/>
    <w:pPr>
      <w:spacing w:before="180" w:after="60"/>
    </w:pPr>
    <w:rPr>
      <w:rFonts w:ascii="Times New Roman" w:eastAsia="MS Mincho" w:hAnsi="Times New Roman"/>
    </w:rPr>
  </w:style>
  <w:style w:type="character" w:customStyle="1" w:styleId="Normal9pointspacingChar">
    <w:name w:val="Normal 9 point spacing Char"/>
    <w:link w:val="Normal9pointspacing"/>
    <w:rsid w:val="00F715D0"/>
    <w:rPr>
      <w:rFonts w:eastAsia="MS Mincho"/>
      <w:szCs w:val="24"/>
      <w:lang w:eastAsia="en-US"/>
    </w:rPr>
  </w:style>
  <w:style w:type="paragraph" w:customStyle="1" w:styleId="Doc-title">
    <w:name w:val="Doc-title"/>
    <w:basedOn w:val="Normal"/>
    <w:link w:val="Doc-titleChar"/>
    <w:qFormat/>
    <w:rsid w:val="00F715D0"/>
    <w:pPr>
      <w:spacing w:before="60"/>
      <w:ind w:left="1259" w:hanging="1259"/>
    </w:pPr>
    <w:rPr>
      <w:rFonts w:ascii="Arial" w:eastAsia="SimSun" w:hAnsi="Arial" w:cs="Arial"/>
      <w:szCs w:val="20"/>
      <w:lang w:val="en-US" w:eastAsia="zh-CN"/>
    </w:rPr>
  </w:style>
  <w:style w:type="paragraph" w:customStyle="1" w:styleId="onecomwebmail-msonormal">
    <w:name w:val="onecomwebmail-msonormal"/>
    <w:basedOn w:val="Normal"/>
    <w:rsid w:val="00F715D0"/>
    <w:pPr>
      <w:spacing w:before="100" w:beforeAutospacing="1" w:after="100" w:afterAutospacing="1"/>
    </w:pPr>
    <w:rPr>
      <w:rFonts w:ascii="Times New Roman" w:eastAsia="Times New Roman" w:hAnsi="Times New Roman"/>
      <w:sz w:val="24"/>
      <w:lang w:val="en-US"/>
    </w:rPr>
  </w:style>
  <w:style w:type="paragraph" w:customStyle="1" w:styleId="Figure">
    <w:name w:val="Figure"/>
    <w:basedOn w:val="Normal"/>
    <w:next w:val="Caption"/>
    <w:qFormat/>
    <w:rsid w:val="00F715D0"/>
    <w:pPr>
      <w:keepNext/>
      <w:keepLines/>
      <w:spacing w:before="180" w:after="160" w:line="259" w:lineRule="auto"/>
      <w:jc w:val="center"/>
    </w:pPr>
    <w:rPr>
      <w:rFonts w:ascii="Calibri" w:eastAsia="Calibri" w:hAnsi="Calibri"/>
      <w:sz w:val="22"/>
      <w:szCs w:val="22"/>
      <w:lang w:val="en-US"/>
    </w:rPr>
  </w:style>
  <w:style w:type="paragraph" w:styleId="TableofFigures">
    <w:name w:val="table of figures"/>
    <w:basedOn w:val="Normal"/>
    <w:next w:val="Normal"/>
    <w:uiPriority w:val="99"/>
    <w:qFormat/>
    <w:rsid w:val="00F715D0"/>
    <w:pPr>
      <w:spacing w:after="160" w:line="259" w:lineRule="auto"/>
      <w:ind w:left="1418" w:hanging="1418"/>
    </w:pPr>
    <w:rPr>
      <w:rFonts w:ascii="Calibri" w:eastAsia="Calibri" w:hAnsi="Calibri"/>
      <w:b/>
      <w:sz w:val="22"/>
      <w:szCs w:val="22"/>
      <w:lang w:val="en-US"/>
    </w:rPr>
  </w:style>
  <w:style w:type="paragraph" w:customStyle="1" w:styleId="references0">
    <w:name w:val="references"/>
    <w:rsid w:val="00F715D0"/>
    <w:pPr>
      <w:numPr>
        <w:numId w:val="36"/>
      </w:numPr>
      <w:spacing w:after="50" w:line="180" w:lineRule="exact"/>
      <w:jc w:val="both"/>
    </w:pPr>
    <w:rPr>
      <w:rFonts w:eastAsia="MS Mincho"/>
      <w:noProof/>
      <w:sz w:val="16"/>
      <w:szCs w:val="16"/>
      <w:lang w:val="en-US" w:eastAsia="en-US"/>
    </w:rPr>
  </w:style>
  <w:style w:type="paragraph" w:styleId="IndexHeading">
    <w:name w:val="index heading"/>
    <w:basedOn w:val="Normal"/>
    <w:next w:val="Normal"/>
    <w:rsid w:val="00F715D0"/>
    <w:pPr>
      <w:pBdr>
        <w:top w:val="single" w:sz="12" w:space="0" w:color="auto"/>
      </w:pBdr>
      <w:spacing w:before="360" w:after="240"/>
    </w:pPr>
    <w:rPr>
      <w:rFonts w:ascii="Times New Roman" w:eastAsia="SimSun" w:hAnsi="Times New Roman"/>
      <w:b/>
      <w:i/>
      <w:sz w:val="26"/>
      <w:szCs w:val="20"/>
    </w:rPr>
  </w:style>
  <w:style w:type="paragraph" w:customStyle="1" w:styleId="NumberedList">
    <w:name w:val="Numbered List"/>
    <w:basedOn w:val="Normal"/>
    <w:rsid w:val="00F715D0"/>
    <w:pPr>
      <w:numPr>
        <w:numId w:val="38"/>
      </w:numPr>
      <w:jc w:val="both"/>
    </w:pPr>
    <w:rPr>
      <w:rFonts w:ascii="Times New Roman" w:eastAsia="MS Mincho" w:hAnsi="Times New Roman"/>
      <w:szCs w:val="20"/>
    </w:rPr>
  </w:style>
  <w:style w:type="paragraph" w:customStyle="1" w:styleId="FigureCaption">
    <w:name w:val="Figure Caption"/>
    <w:aliases w:val="fc Char,Figure Caption Char"/>
    <w:basedOn w:val="Normal"/>
    <w:rsid w:val="00F715D0"/>
    <w:pPr>
      <w:keepLines/>
      <w:spacing w:before="60" w:after="120" w:line="300" w:lineRule="atLeast"/>
      <w:ind w:left="1008" w:hanging="1008"/>
      <w:jc w:val="both"/>
    </w:pPr>
    <w:rPr>
      <w:rFonts w:ascii="Times New Roman" w:eastAsia="????" w:hAnsi="Times New Roman"/>
      <w:szCs w:val="20"/>
      <w:lang w:val="en-US"/>
    </w:rPr>
  </w:style>
  <w:style w:type="paragraph" w:customStyle="1" w:styleId="Equation-Numbered">
    <w:name w:val="Equation-Numbered"/>
    <w:basedOn w:val="Normal"/>
    <w:next w:val="Normal"/>
    <w:autoRedefine/>
    <w:rsid w:val="00F715D0"/>
    <w:pPr>
      <w:spacing w:before="120" w:after="120" w:line="240" w:lineRule="atLeast"/>
      <w:jc w:val="right"/>
    </w:pPr>
    <w:rPr>
      <w:rFonts w:ascii="Times New Roman" w:eastAsia="SimSun" w:hAnsi="Times New Roman"/>
      <w:sz w:val="22"/>
      <w:szCs w:val="20"/>
      <w:lang w:val="en-US"/>
    </w:rPr>
  </w:style>
  <w:style w:type="paragraph" w:customStyle="1" w:styleId="multifig">
    <w:name w:val="multifig"/>
    <w:basedOn w:val="Normal"/>
    <w:rsid w:val="00F715D0"/>
    <w:pPr>
      <w:keepNext/>
      <w:tabs>
        <w:tab w:val="center" w:pos="2160"/>
        <w:tab w:val="center" w:pos="6480"/>
      </w:tabs>
      <w:spacing w:line="240" w:lineRule="atLeast"/>
    </w:pPr>
    <w:rPr>
      <w:rFonts w:ascii="Times New Roman" w:eastAsia="SimSun" w:hAnsi="Times New Roman"/>
      <w:sz w:val="24"/>
      <w:szCs w:val="20"/>
      <w:lang w:val="en-US"/>
    </w:rPr>
  </w:style>
  <w:style w:type="paragraph" w:customStyle="1" w:styleId="TableCaption">
    <w:name w:val="TableCaption"/>
    <w:basedOn w:val="Normal"/>
    <w:rsid w:val="00F715D0"/>
    <w:pPr>
      <w:keepNext/>
      <w:tabs>
        <w:tab w:val="left" w:pos="936"/>
      </w:tabs>
      <w:spacing w:before="120" w:after="60"/>
      <w:ind w:left="936" w:hanging="936"/>
      <w:jc w:val="both"/>
    </w:pPr>
    <w:rPr>
      <w:rFonts w:ascii="Times New Roman" w:eastAsia="SimSun" w:hAnsi="Times New Roman"/>
      <w:sz w:val="22"/>
      <w:szCs w:val="20"/>
      <w:lang w:val="en-US"/>
    </w:rPr>
  </w:style>
  <w:style w:type="paragraph" w:customStyle="1" w:styleId="EquationNumbered">
    <w:name w:val="Equation Numbered"/>
    <w:basedOn w:val="Normal"/>
    <w:rsid w:val="00F715D0"/>
    <w:pPr>
      <w:tabs>
        <w:tab w:val="center" w:pos="4320"/>
        <w:tab w:val="right" w:pos="8640"/>
      </w:tabs>
      <w:spacing w:before="60" w:after="60" w:line="300" w:lineRule="atLeast"/>
    </w:pPr>
    <w:rPr>
      <w:rFonts w:ascii="Times New Roman" w:eastAsia="SimSun" w:hAnsi="Times New Roman"/>
      <w:sz w:val="22"/>
      <w:szCs w:val="20"/>
      <w:lang w:val="en-US"/>
    </w:rPr>
  </w:style>
  <w:style w:type="paragraph" w:customStyle="1" w:styleId="Style10ptChar">
    <w:name w:val="Style 10 pt Char"/>
    <w:basedOn w:val="Normal"/>
    <w:rsid w:val="00F715D0"/>
    <w:pPr>
      <w:spacing w:before="120" w:line="240" w:lineRule="exact"/>
      <w:jc w:val="both"/>
    </w:pPr>
    <w:rPr>
      <w:rFonts w:ascii="Times New Roman" w:eastAsia="MS Mincho" w:hAnsi="Times New Roman"/>
      <w:szCs w:val="20"/>
      <w:lang w:val="en-US"/>
    </w:rPr>
  </w:style>
  <w:style w:type="character" w:customStyle="1" w:styleId="Style10ptCharChar">
    <w:name w:val="Style 10 pt Char Char"/>
    <w:rsid w:val="00F715D0"/>
    <w:rPr>
      <w:rFonts w:ascii="Arial" w:eastAsia="MS Mincho" w:hAnsi="Arial" w:cs="Arial"/>
      <w:color w:val="0000FF"/>
      <w:kern w:val="2"/>
      <w:lang w:val="en-US" w:eastAsia="en-US" w:bidi="ar-SA"/>
    </w:rPr>
  </w:style>
  <w:style w:type="paragraph" w:customStyle="1" w:styleId="Style10ptBoldChar">
    <w:name w:val="Style 10 pt Bold Char"/>
    <w:basedOn w:val="Normal"/>
    <w:autoRedefine/>
    <w:rsid w:val="00F715D0"/>
    <w:pPr>
      <w:spacing w:before="60" w:after="60" w:line="240" w:lineRule="exact"/>
      <w:jc w:val="both"/>
    </w:pPr>
    <w:rPr>
      <w:rFonts w:ascii="Times New Roman" w:eastAsia="MS Mincho" w:hAnsi="Times New Roman"/>
      <w:b/>
      <w:szCs w:val="20"/>
      <w:lang w:val="en-US"/>
    </w:rPr>
  </w:style>
  <w:style w:type="character" w:customStyle="1" w:styleId="Style10ptBoldCharChar">
    <w:name w:val="Style 10 pt Bold Char Char"/>
    <w:rsid w:val="00F715D0"/>
    <w:rPr>
      <w:rFonts w:ascii="Arial" w:eastAsia="MS Mincho" w:hAnsi="Arial" w:cs="Arial"/>
      <w:b/>
      <w:color w:val="0000FF"/>
      <w:kern w:val="2"/>
      <w:lang w:val="en-US" w:eastAsia="en-US" w:bidi="ar-SA"/>
    </w:rPr>
  </w:style>
  <w:style w:type="paragraph" w:styleId="HTMLPreformatted">
    <w:name w:val="HTML Preformatted"/>
    <w:basedOn w:val="Normal"/>
    <w:link w:val="HTMLPreformattedChar"/>
    <w:uiPriority w:val="99"/>
    <w:rsid w:val="00F715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lang w:val="en-US" w:eastAsia="ko-KR"/>
    </w:rPr>
  </w:style>
  <w:style w:type="character" w:customStyle="1" w:styleId="HTMLPreformattedChar">
    <w:name w:val="HTML Preformatted Char"/>
    <w:basedOn w:val="DefaultParagraphFont"/>
    <w:link w:val="HTMLPreformatted"/>
    <w:uiPriority w:val="99"/>
    <w:rsid w:val="00F715D0"/>
    <w:rPr>
      <w:rFonts w:ascii="Courier New" w:hAnsi="Courier New" w:cs="Courier New"/>
      <w:lang w:val="en-US" w:eastAsia="ko-KR"/>
    </w:rPr>
  </w:style>
  <w:style w:type="paragraph" w:customStyle="1" w:styleId="Bullet0">
    <w:name w:val="Bullet"/>
    <w:basedOn w:val="Normal"/>
    <w:rsid w:val="00F715D0"/>
    <w:pPr>
      <w:numPr>
        <w:numId w:val="37"/>
      </w:numPr>
      <w:tabs>
        <w:tab w:val="clear" w:pos="1440"/>
        <w:tab w:val="num" w:pos="432"/>
      </w:tabs>
      <w:ind w:left="432" w:hanging="432"/>
    </w:pPr>
    <w:rPr>
      <w:rFonts w:ascii="Times New Roman" w:eastAsia="SimSun" w:hAnsi="Times New Roman"/>
      <w:sz w:val="24"/>
      <w:lang w:val="en-US"/>
    </w:rPr>
  </w:style>
  <w:style w:type="character" w:customStyle="1" w:styleId="FigureCaption1">
    <w:name w:val="Figure Caption1"/>
    <w:aliases w:val="fc Char1,Figure Caption Char Char"/>
    <w:rsid w:val="00F715D0"/>
    <w:rPr>
      <w:rFonts w:ascii="Arial" w:eastAsia="????" w:hAnsi="Arial" w:cs="Arial"/>
      <w:color w:val="0000FF"/>
      <w:kern w:val="2"/>
      <w:lang w:val="en-US" w:eastAsia="en-US" w:bidi="ar-SA"/>
    </w:rPr>
  </w:style>
  <w:style w:type="paragraph" w:customStyle="1" w:styleId="FigureCentered">
    <w:name w:val="FigureCentered"/>
    <w:basedOn w:val="Normal"/>
    <w:next w:val="Normal"/>
    <w:rsid w:val="00F715D0"/>
    <w:pPr>
      <w:keepNext/>
      <w:spacing w:before="60" w:after="60" w:line="240" w:lineRule="atLeast"/>
      <w:jc w:val="center"/>
    </w:pPr>
    <w:rPr>
      <w:rFonts w:ascii="Times New Roman" w:eastAsia="SimSun" w:hAnsi="Times New Roman"/>
      <w:sz w:val="24"/>
      <w:szCs w:val="20"/>
      <w:lang w:val="en-US"/>
    </w:rPr>
  </w:style>
  <w:style w:type="character" w:customStyle="1" w:styleId="Equation-NumberedChar">
    <w:name w:val="Equation-Numbered Char"/>
    <w:rsid w:val="00F715D0"/>
    <w:rPr>
      <w:rFonts w:ascii="Arial" w:eastAsia="SimSun" w:hAnsi="Arial" w:cs="Arial"/>
      <w:color w:val="0000FF"/>
      <w:kern w:val="2"/>
      <w:sz w:val="22"/>
      <w:lang w:val="en-US" w:eastAsia="en-US" w:bidi="ar-SA"/>
    </w:rPr>
  </w:style>
  <w:style w:type="paragraph" w:customStyle="1" w:styleId="item">
    <w:name w:val="item"/>
    <w:basedOn w:val="Normal"/>
    <w:rsid w:val="00F715D0"/>
    <w:pPr>
      <w:numPr>
        <w:numId w:val="39"/>
      </w:numPr>
      <w:jc w:val="both"/>
    </w:pPr>
    <w:rPr>
      <w:rFonts w:ascii="Times New Roman" w:eastAsia="MS Mincho" w:hAnsi="Times New Roman"/>
      <w:szCs w:val="20"/>
    </w:rPr>
  </w:style>
  <w:style w:type="paragraph" w:customStyle="1" w:styleId="PaperTableCell">
    <w:name w:val="PaperTableCell"/>
    <w:basedOn w:val="Normal"/>
    <w:rsid w:val="00F715D0"/>
    <w:pPr>
      <w:jc w:val="both"/>
    </w:pPr>
    <w:rPr>
      <w:rFonts w:ascii="Times New Roman" w:eastAsia="SimSun" w:hAnsi="Times New Roman"/>
      <w:sz w:val="16"/>
      <w:lang w:val="en-US"/>
    </w:rPr>
  </w:style>
  <w:style w:type="character" w:styleId="LineNumber">
    <w:name w:val="line number"/>
    <w:rsid w:val="00F715D0"/>
    <w:rPr>
      <w:rFonts w:ascii="Arial" w:eastAsia="SimSun" w:hAnsi="Arial" w:cs="Arial"/>
      <w:color w:val="0000FF"/>
      <w:kern w:val="2"/>
      <w:sz w:val="18"/>
      <w:lang w:val="en-US" w:eastAsia="zh-CN" w:bidi="ar-SA"/>
    </w:rPr>
  </w:style>
  <w:style w:type="paragraph" w:customStyle="1" w:styleId="figure0">
    <w:name w:val="figure"/>
    <w:basedOn w:val="Normal"/>
    <w:qFormat/>
    <w:rsid w:val="00F715D0"/>
    <w:pPr>
      <w:keepNext/>
      <w:keepLines/>
      <w:spacing w:before="60" w:after="60" w:line="240" w:lineRule="atLeast"/>
      <w:jc w:val="center"/>
    </w:pPr>
    <w:rPr>
      <w:rFonts w:ascii="Times New Roman" w:eastAsia="SimSun" w:hAnsi="Times New Roman"/>
      <w:szCs w:val="20"/>
      <w:lang w:val="en-US"/>
    </w:rPr>
  </w:style>
  <w:style w:type="character" w:customStyle="1" w:styleId="moz-txt-tag">
    <w:name w:val="moz-txt-tag"/>
    <w:rsid w:val="00F715D0"/>
    <w:rPr>
      <w:rFonts w:ascii="Arial" w:eastAsia="SimSun" w:hAnsi="Arial" w:cs="Arial"/>
      <w:color w:val="0000FF"/>
      <w:kern w:val="2"/>
      <w:lang w:val="en-US" w:eastAsia="zh-CN" w:bidi="ar-SA"/>
    </w:rPr>
  </w:style>
  <w:style w:type="character" w:customStyle="1" w:styleId="GuidanceChar">
    <w:name w:val="Guidance Char"/>
    <w:rsid w:val="00F715D0"/>
    <w:rPr>
      <w:i/>
      <w:color w:val="0000FF"/>
      <w:lang w:val="en-GB" w:eastAsia="en-US" w:bidi="ar-SA"/>
    </w:rPr>
  </w:style>
  <w:style w:type="paragraph" w:styleId="BodyTextIndent3">
    <w:name w:val="Body Text Indent 3"/>
    <w:basedOn w:val="Normal"/>
    <w:link w:val="BodyTextIndent3Char"/>
    <w:rsid w:val="00F715D0"/>
    <w:pPr>
      <w:overflowPunct w:val="0"/>
      <w:autoSpaceDE w:val="0"/>
      <w:autoSpaceDN w:val="0"/>
      <w:adjustRightInd w:val="0"/>
      <w:ind w:left="1080"/>
      <w:textAlignment w:val="baseline"/>
    </w:pPr>
    <w:rPr>
      <w:rFonts w:ascii="Times New Roman" w:eastAsia="SimSun" w:hAnsi="Times New Roman"/>
      <w:szCs w:val="20"/>
      <w:lang w:val="en-US" w:eastAsia="ja-JP"/>
    </w:rPr>
  </w:style>
  <w:style w:type="character" w:customStyle="1" w:styleId="BodyTextIndent3Char">
    <w:name w:val="Body Text Indent 3 Char"/>
    <w:basedOn w:val="DefaultParagraphFont"/>
    <w:link w:val="BodyTextIndent3"/>
    <w:rsid w:val="00F715D0"/>
    <w:rPr>
      <w:rFonts w:eastAsia="SimSun"/>
      <w:lang w:val="en-US" w:eastAsia="ja-JP"/>
    </w:rPr>
  </w:style>
  <w:style w:type="paragraph" w:customStyle="1" w:styleId="CharCharCharCharCharChar1CharChar">
    <w:name w:val="Char Char Char Char Char Char1 Char Char"/>
    <w:next w:val="Normal"/>
    <w:semiHidden/>
    <w:rsid w:val="00F715D0"/>
    <w:pPr>
      <w:keepNext/>
      <w:tabs>
        <w:tab w:val="num" w:pos="720"/>
      </w:tabs>
      <w:autoSpaceDE w:val="0"/>
      <w:autoSpaceDN w:val="0"/>
      <w:adjustRightInd w:val="0"/>
      <w:ind w:left="720" w:hanging="360"/>
      <w:jc w:val="both"/>
    </w:pPr>
    <w:rPr>
      <w:rFonts w:eastAsia="SimSun"/>
      <w:kern w:val="2"/>
      <w:lang w:eastAsia="zh-CN"/>
    </w:rPr>
  </w:style>
  <w:style w:type="paragraph" w:customStyle="1" w:styleId="numberedlist0">
    <w:name w:val="numbered list"/>
    <w:basedOn w:val="ListBullet"/>
    <w:rsid w:val="00F715D0"/>
    <w:pPr>
      <w:widowControl w:val="0"/>
      <w:tabs>
        <w:tab w:val="num" w:pos="574"/>
      </w:tabs>
      <w:overflowPunct/>
      <w:autoSpaceDE/>
      <w:autoSpaceDN/>
      <w:adjustRightInd/>
      <w:spacing w:after="0"/>
      <w:ind w:left="0" w:hangingChars="200" w:hanging="200"/>
      <w:jc w:val="both"/>
      <w:textAlignment w:val="auto"/>
    </w:pPr>
    <w:rPr>
      <w:rFonts w:eastAsia="MS Gothic"/>
      <w:kern w:val="2"/>
      <w:lang w:val="en-US" w:eastAsia="ja-JP"/>
    </w:rPr>
  </w:style>
  <w:style w:type="paragraph" w:customStyle="1" w:styleId="TabList">
    <w:name w:val="TabList"/>
    <w:basedOn w:val="Normal"/>
    <w:rsid w:val="00F715D0"/>
    <w:pPr>
      <w:tabs>
        <w:tab w:val="left" w:pos="1134"/>
      </w:tabs>
      <w:overflowPunct w:val="0"/>
      <w:autoSpaceDE w:val="0"/>
      <w:autoSpaceDN w:val="0"/>
      <w:adjustRightInd w:val="0"/>
      <w:textAlignment w:val="baseline"/>
    </w:pPr>
    <w:rPr>
      <w:rFonts w:ascii="Times New Roman" w:eastAsia="MS Mincho" w:hAnsi="Times New Roman"/>
      <w:szCs w:val="20"/>
      <w:lang w:eastAsia="en-GB"/>
    </w:rPr>
  </w:style>
  <w:style w:type="paragraph" w:customStyle="1" w:styleId="tabletext0">
    <w:name w:val="table text"/>
    <w:basedOn w:val="Normal"/>
    <w:next w:val="table"/>
    <w:rsid w:val="00F715D0"/>
    <w:pPr>
      <w:overflowPunct w:val="0"/>
      <w:autoSpaceDE w:val="0"/>
      <w:autoSpaceDN w:val="0"/>
      <w:adjustRightInd w:val="0"/>
      <w:textAlignment w:val="baseline"/>
    </w:pPr>
    <w:rPr>
      <w:rFonts w:ascii="Times New Roman" w:eastAsia="MS Mincho" w:hAnsi="Times New Roman"/>
      <w:i/>
      <w:szCs w:val="20"/>
      <w:lang w:eastAsia="en-GB"/>
    </w:rPr>
  </w:style>
  <w:style w:type="paragraph" w:customStyle="1" w:styleId="table">
    <w:name w:val="table"/>
    <w:basedOn w:val="Normal"/>
    <w:next w:val="Normal"/>
    <w:rsid w:val="00F715D0"/>
    <w:pPr>
      <w:overflowPunct w:val="0"/>
      <w:autoSpaceDE w:val="0"/>
      <w:autoSpaceDN w:val="0"/>
      <w:adjustRightInd w:val="0"/>
      <w:jc w:val="center"/>
      <w:textAlignment w:val="baseline"/>
    </w:pPr>
    <w:rPr>
      <w:rFonts w:ascii="Times New Roman" w:eastAsia="MS Mincho" w:hAnsi="Times New Roman"/>
      <w:szCs w:val="20"/>
      <w:lang w:val="en-US" w:eastAsia="en-GB"/>
    </w:rPr>
  </w:style>
  <w:style w:type="paragraph" w:customStyle="1" w:styleId="HE">
    <w:name w:val="HE"/>
    <w:basedOn w:val="Normal"/>
    <w:rsid w:val="00F715D0"/>
    <w:pPr>
      <w:overflowPunct w:val="0"/>
      <w:autoSpaceDE w:val="0"/>
      <w:autoSpaceDN w:val="0"/>
      <w:adjustRightInd w:val="0"/>
      <w:textAlignment w:val="baseline"/>
    </w:pPr>
    <w:rPr>
      <w:rFonts w:ascii="Times New Roman" w:eastAsia="MS Mincho" w:hAnsi="Times New Roman"/>
      <w:b/>
      <w:szCs w:val="20"/>
      <w:lang w:eastAsia="en-GB"/>
    </w:rPr>
  </w:style>
  <w:style w:type="paragraph" w:customStyle="1" w:styleId="text0">
    <w:name w:val="text"/>
    <w:basedOn w:val="Normal"/>
    <w:link w:val="textChar0"/>
    <w:qFormat/>
    <w:rsid w:val="00F715D0"/>
    <w:pPr>
      <w:widowControl w:val="0"/>
      <w:overflowPunct w:val="0"/>
      <w:autoSpaceDE w:val="0"/>
      <w:autoSpaceDN w:val="0"/>
      <w:adjustRightInd w:val="0"/>
      <w:spacing w:after="240"/>
      <w:jc w:val="both"/>
      <w:textAlignment w:val="baseline"/>
    </w:pPr>
    <w:rPr>
      <w:rFonts w:ascii="Times New Roman" w:eastAsia="Times New Roman" w:hAnsi="Times New Roman"/>
      <w:sz w:val="24"/>
      <w:szCs w:val="20"/>
      <w:lang w:val="en-AU" w:eastAsia="en-GB"/>
    </w:rPr>
  </w:style>
  <w:style w:type="paragraph" w:customStyle="1" w:styleId="textintend1">
    <w:name w:val="text intend 1"/>
    <w:basedOn w:val="text0"/>
    <w:rsid w:val="00F715D0"/>
    <w:pPr>
      <w:widowControl/>
      <w:numPr>
        <w:numId w:val="40"/>
      </w:numPr>
      <w:tabs>
        <w:tab w:val="clear" w:pos="992"/>
      </w:tabs>
      <w:spacing w:after="120"/>
      <w:ind w:left="720" w:hanging="360"/>
    </w:pPr>
    <w:rPr>
      <w:rFonts w:eastAsia="MS Mincho"/>
      <w:lang w:val="en-US"/>
    </w:rPr>
  </w:style>
  <w:style w:type="paragraph" w:customStyle="1" w:styleId="textintend2">
    <w:name w:val="text intend 2"/>
    <w:basedOn w:val="text0"/>
    <w:qFormat/>
    <w:rsid w:val="00F715D0"/>
    <w:pPr>
      <w:widowControl/>
      <w:numPr>
        <w:numId w:val="41"/>
      </w:numPr>
      <w:tabs>
        <w:tab w:val="clear" w:pos="1418"/>
      </w:tabs>
      <w:spacing w:after="120"/>
      <w:ind w:left="360" w:firstLine="0"/>
    </w:pPr>
    <w:rPr>
      <w:rFonts w:eastAsia="MS Mincho"/>
      <w:lang w:val="en-US"/>
    </w:rPr>
  </w:style>
  <w:style w:type="paragraph" w:customStyle="1" w:styleId="textintend3">
    <w:name w:val="text intend 3"/>
    <w:basedOn w:val="text0"/>
    <w:rsid w:val="00F715D0"/>
    <w:pPr>
      <w:widowControl/>
      <w:numPr>
        <w:numId w:val="42"/>
      </w:numPr>
      <w:tabs>
        <w:tab w:val="clear" w:pos="1843"/>
        <w:tab w:val="num" w:pos="432"/>
      </w:tabs>
      <w:spacing w:after="120"/>
      <w:ind w:left="432" w:hanging="432"/>
    </w:pPr>
    <w:rPr>
      <w:rFonts w:eastAsia="MS Mincho"/>
      <w:lang w:val="en-US"/>
    </w:rPr>
  </w:style>
  <w:style w:type="paragraph" w:customStyle="1" w:styleId="normalpuce">
    <w:name w:val="normal puce"/>
    <w:basedOn w:val="Normal"/>
    <w:qFormat/>
    <w:rsid w:val="00F715D0"/>
    <w:pPr>
      <w:widowControl w:val="0"/>
      <w:numPr>
        <w:numId w:val="43"/>
      </w:numPr>
      <w:overflowPunct w:val="0"/>
      <w:autoSpaceDE w:val="0"/>
      <w:autoSpaceDN w:val="0"/>
      <w:adjustRightInd w:val="0"/>
      <w:spacing w:before="60" w:after="60"/>
      <w:jc w:val="both"/>
      <w:textAlignment w:val="baseline"/>
    </w:pPr>
    <w:rPr>
      <w:rFonts w:ascii="Times New Roman" w:eastAsia="MS Mincho" w:hAnsi="Times New Roman"/>
      <w:szCs w:val="20"/>
      <w:lang w:eastAsia="en-GB"/>
    </w:rPr>
  </w:style>
  <w:style w:type="paragraph" w:customStyle="1" w:styleId="Meetingcaption">
    <w:name w:val="Meeting caption"/>
    <w:basedOn w:val="Normal"/>
    <w:rsid w:val="00F715D0"/>
    <w:pPr>
      <w:framePr w:w="4120" w:hSpace="141" w:wrap="auto" w:vAnchor="text" w:hAnchor="text" w:y="3"/>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textAlignment w:val="baseline"/>
    </w:pPr>
    <w:rPr>
      <w:rFonts w:ascii="Times New Roman" w:eastAsia="Times New Roman" w:hAnsi="Times New Roman"/>
      <w:snapToGrid w:val="0"/>
      <w:sz w:val="22"/>
      <w:szCs w:val="20"/>
      <w:lang w:val="fr-FR" w:eastAsia="en-GB"/>
    </w:rPr>
  </w:style>
  <w:style w:type="paragraph" w:customStyle="1" w:styleId="Cell">
    <w:name w:val="Cell"/>
    <w:basedOn w:val="Normal"/>
    <w:rsid w:val="00F715D0"/>
    <w:pPr>
      <w:overflowPunct w:val="0"/>
      <w:autoSpaceDE w:val="0"/>
      <w:autoSpaceDN w:val="0"/>
      <w:adjustRightInd w:val="0"/>
      <w:spacing w:line="240" w:lineRule="exact"/>
      <w:jc w:val="center"/>
      <w:textAlignment w:val="baseline"/>
    </w:pPr>
    <w:rPr>
      <w:rFonts w:ascii="Times New Roman" w:eastAsia="Times New Roman" w:hAnsi="Times New Roman"/>
      <w:sz w:val="16"/>
      <w:szCs w:val="20"/>
      <w:lang w:val="en-US" w:eastAsia="ja-JP"/>
    </w:rPr>
  </w:style>
  <w:style w:type="paragraph" w:customStyle="1" w:styleId="h60">
    <w:name w:val="h6"/>
    <w:basedOn w:val="Normal"/>
    <w:rsid w:val="00F715D0"/>
    <w:pPr>
      <w:overflowPunct w:val="0"/>
      <w:autoSpaceDE w:val="0"/>
      <w:autoSpaceDN w:val="0"/>
      <w:adjustRightInd w:val="0"/>
      <w:spacing w:before="100" w:beforeAutospacing="1" w:after="100" w:afterAutospacing="1"/>
      <w:textAlignment w:val="baseline"/>
    </w:pPr>
    <w:rPr>
      <w:rFonts w:ascii="Times New Roman" w:eastAsia="Times New Roman" w:hAnsi="Times New Roman"/>
      <w:sz w:val="24"/>
      <w:lang w:val="en-US" w:eastAsia="ja-JP"/>
    </w:rPr>
  </w:style>
  <w:style w:type="paragraph" w:customStyle="1" w:styleId="b11">
    <w:name w:val="b1"/>
    <w:basedOn w:val="Normal"/>
    <w:qFormat/>
    <w:rsid w:val="00F715D0"/>
    <w:pPr>
      <w:overflowPunct w:val="0"/>
      <w:autoSpaceDE w:val="0"/>
      <w:autoSpaceDN w:val="0"/>
      <w:adjustRightInd w:val="0"/>
      <w:spacing w:before="100" w:beforeAutospacing="1" w:after="100" w:afterAutospacing="1"/>
      <w:textAlignment w:val="baseline"/>
    </w:pPr>
    <w:rPr>
      <w:rFonts w:ascii="Times New Roman" w:eastAsia="Times New Roman" w:hAnsi="Times New Roman"/>
      <w:sz w:val="24"/>
      <w:lang w:val="en-US" w:eastAsia="ja-JP"/>
    </w:rPr>
  </w:style>
  <w:style w:type="paragraph" w:customStyle="1" w:styleId="CharCharCharChar">
    <w:name w:val="Char Char Char Char"/>
    <w:rsid w:val="00F715D0"/>
    <w:pPr>
      <w:keepNext/>
      <w:tabs>
        <w:tab w:val="left" w:pos="-1134"/>
      </w:tabs>
      <w:autoSpaceDE w:val="0"/>
      <w:autoSpaceDN w:val="0"/>
      <w:adjustRightInd w:val="0"/>
      <w:spacing w:before="60" w:after="60"/>
      <w:jc w:val="both"/>
    </w:pPr>
    <w:rPr>
      <w:rFonts w:eastAsia="SimSun"/>
    </w:rPr>
  </w:style>
  <w:style w:type="paragraph" w:customStyle="1" w:styleId="CharCharCharCharCharCharCharCharCharCharCharChar">
    <w:name w:val="Char Char Char Char Char Char Char Char Char Char Char Char"/>
    <w:semiHidden/>
    <w:rsid w:val="00F715D0"/>
    <w:pPr>
      <w:keepNext/>
      <w:tabs>
        <w:tab w:val="num" w:pos="851"/>
      </w:tabs>
      <w:autoSpaceDE w:val="0"/>
      <w:autoSpaceDN w:val="0"/>
      <w:adjustRightInd w:val="0"/>
      <w:spacing w:before="60" w:after="60"/>
      <w:ind w:left="851" w:hanging="851"/>
      <w:jc w:val="both"/>
    </w:pPr>
    <w:rPr>
      <w:rFonts w:ascii="Arial" w:eastAsia="SimSun" w:hAnsi="Arial" w:cs="Arial"/>
      <w:color w:val="0000FF"/>
      <w:kern w:val="2"/>
      <w:lang w:val="en-US" w:eastAsia="zh-CN"/>
    </w:rPr>
  </w:style>
  <w:style w:type="character" w:customStyle="1" w:styleId="h4CharChar">
    <w:name w:val="h4 Char Char"/>
    <w:rsid w:val="00F715D0"/>
    <w:rPr>
      <w:rFonts w:ascii="Arial" w:hAnsi="Arial"/>
      <w:sz w:val="24"/>
      <w:lang w:val="en-GB" w:eastAsia="ja-JP" w:bidi="ar-SA"/>
    </w:rPr>
  </w:style>
  <w:style w:type="paragraph" w:customStyle="1" w:styleId="NormalAfter3pt">
    <w:name w:val="Normal + After:  3 pt"/>
    <w:basedOn w:val="Normal"/>
    <w:qFormat/>
    <w:rsid w:val="00F715D0"/>
    <w:pPr>
      <w:tabs>
        <w:tab w:val="num" w:pos="2560"/>
      </w:tabs>
      <w:spacing w:after="180"/>
      <w:ind w:left="2560" w:hanging="357"/>
    </w:pPr>
    <w:rPr>
      <w:rFonts w:ascii="Times New Roman" w:eastAsia="Times New Roman" w:hAnsi="Times New Roman"/>
      <w:szCs w:val="20"/>
      <w:lang w:val="en-AU" w:eastAsia="ko-KR"/>
    </w:rPr>
  </w:style>
  <w:style w:type="character" w:customStyle="1" w:styleId="CharChar5">
    <w:name w:val="Char Char5"/>
    <w:semiHidden/>
    <w:rsid w:val="00F715D0"/>
    <w:rPr>
      <w:rFonts w:ascii="Times New Roman" w:hAnsi="Times New Roman"/>
      <w:lang w:eastAsia="en-US"/>
    </w:rPr>
  </w:style>
  <w:style w:type="paragraph" w:customStyle="1" w:styleId="CharChar3CharCharCharCharCharChar">
    <w:name w:val="Char Char3 Char Char Char Char Char Char"/>
    <w:semiHidden/>
    <w:rsid w:val="00F715D0"/>
    <w:pPr>
      <w:keepNext/>
      <w:autoSpaceDE w:val="0"/>
      <w:autoSpaceDN w:val="0"/>
      <w:adjustRightInd w:val="0"/>
      <w:spacing w:before="60" w:after="60"/>
      <w:ind w:left="567" w:hanging="283"/>
      <w:jc w:val="both"/>
    </w:pPr>
    <w:rPr>
      <w:rFonts w:ascii="Arial" w:eastAsia="SimSun" w:hAnsi="Arial" w:cs="Arial"/>
      <w:color w:val="0000FF"/>
      <w:kern w:val="2"/>
      <w:lang w:val="en-US" w:eastAsia="zh-CN"/>
    </w:rPr>
  </w:style>
  <w:style w:type="paragraph" w:customStyle="1" w:styleId="CharChar1CharChar">
    <w:name w:val="Char Char1 Char Char"/>
    <w:rsid w:val="00F715D0"/>
    <w:pPr>
      <w:keepNext/>
      <w:tabs>
        <w:tab w:val="left" w:pos="-1134"/>
      </w:tabs>
      <w:autoSpaceDE w:val="0"/>
      <w:autoSpaceDN w:val="0"/>
      <w:adjustRightInd w:val="0"/>
      <w:spacing w:before="60" w:after="60"/>
      <w:jc w:val="both"/>
    </w:pPr>
    <w:rPr>
      <w:rFonts w:eastAsia="SimSun"/>
    </w:rPr>
  </w:style>
  <w:style w:type="paragraph" w:customStyle="1" w:styleId="TableCell1">
    <w:name w:val="Table Cell"/>
    <w:basedOn w:val="TAC"/>
    <w:link w:val="TableCellChar"/>
    <w:qFormat/>
    <w:rsid w:val="00F715D0"/>
    <w:pPr>
      <w:textAlignment w:val="auto"/>
    </w:pPr>
    <w:rPr>
      <w:rFonts w:eastAsia="SimSun"/>
      <w:lang w:val="en-US" w:eastAsia="zh-CN"/>
    </w:rPr>
  </w:style>
  <w:style w:type="character" w:customStyle="1" w:styleId="TableCellChar">
    <w:name w:val="Table Cell Char"/>
    <w:link w:val="TableCell1"/>
    <w:rsid w:val="00F715D0"/>
    <w:rPr>
      <w:rFonts w:ascii="Arial" w:eastAsia="SimSun" w:hAnsi="Arial"/>
      <w:sz w:val="18"/>
      <w:lang w:val="en-US" w:eastAsia="zh-CN"/>
    </w:rPr>
  </w:style>
  <w:style w:type="paragraph" w:customStyle="1" w:styleId="CharCharCharCharCharChar1CharChar1">
    <w:name w:val="Char Char Char Char Char Char1 Char Char1"/>
    <w:next w:val="Normal"/>
    <w:semiHidden/>
    <w:rsid w:val="00F715D0"/>
    <w:pPr>
      <w:keepNext/>
      <w:tabs>
        <w:tab w:val="num" w:pos="720"/>
      </w:tabs>
      <w:autoSpaceDE w:val="0"/>
      <w:autoSpaceDN w:val="0"/>
      <w:adjustRightInd w:val="0"/>
      <w:ind w:left="720" w:hanging="360"/>
      <w:jc w:val="both"/>
    </w:pPr>
    <w:rPr>
      <w:rFonts w:eastAsia="SimSun"/>
      <w:kern w:val="2"/>
      <w:lang w:eastAsia="zh-CN"/>
    </w:rPr>
  </w:style>
  <w:style w:type="numbering" w:customStyle="1" w:styleId="14">
    <w:name w:val="无列表1"/>
    <w:next w:val="NoList"/>
    <w:uiPriority w:val="99"/>
    <w:semiHidden/>
    <w:unhideWhenUsed/>
    <w:rsid w:val="00F715D0"/>
  </w:style>
  <w:style w:type="character" w:customStyle="1" w:styleId="opdicttext22">
    <w:name w:val="op_dict_text22"/>
    <w:rsid w:val="00F715D0"/>
  </w:style>
  <w:style w:type="character" w:customStyle="1" w:styleId="def">
    <w:name w:val="def"/>
    <w:rsid w:val="00F715D0"/>
  </w:style>
  <w:style w:type="character" w:customStyle="1" w:styleId="high-light-bg4">
    <w:name w:val="high-light-bg4"/>
    <w:rsid w:val="00F715D0"/>
  </w:style>
  <w:style w:type="character" w:customStyle="1" w:styleId="TitleChar2">
    <w:name w:val="Title Char2"/>
    <w:uiPriority w:val="10"/>
    <w:locked/>
    <w:rsid w:val="00F715D0"/>
    <w:rPr>
      <w:rFonts w:ascii="Cambria" w:eastAsia="SimSun" w:hAnsi="Cambria" w:cs="Times New Roman"/>
      <w:spacing w:val="-10"/>
      <w:kern w:val="28"/>
      <w:sz w:val="56"/>
      <w:szCs w:val="56"/>
      <w:lang w:val="en-GB" w:eastAsia="ja-JP"/>
    </w:rPr>
  </w:style>
  <w:style w:type="paragraph" w:customStyle="1" w:styleId="Heading1unnumbered">
    <w:name w:val="Heading 1 unnumbered"/>
    <w:basedOn w:val="Heading1"/>
    <w:next w:val="BodyText"/>
    <w:rsid w:val="00F715D0"/>
    <w:pPr>
      <w:numPr>
        <w:numId w:val="0"/>
      </w:numPr>
      <w:tabs>
        <w:tab w:val="left" w:pos="0"/>
        <w:tab w:val="num" w:pos="360"/>
      </w:tabs>
      <w:spacing w:before="360" w:after="240"/>
      <w:ind w:left="360" w:hanging="360"/>
      <w:outlineLvl w:val="9"/>
    </w:pPr>
    <w:rPr>
      <w:rFonts w:ascii="Times New Roman" w:eastAsia="MS Gothic" w:hAnsi="Times New Roman" w:cs="Times New Roman"/>
      <w:b w:val="0"/>
      <w:bCs w:val="0"/>
      <w:kern w:val="28"/>
      <w:szCs w:val="20"/>
      <w:lang w:eastAsia="ja-JP"/>
    </w:rPr>
  </w:style>
  <w:style w:type="paragraph" w:customStyle="1" w:styleId="lptext">
    <w:name w:val="lˆptext"/>
    <w:basedOn w:val="Normal"/>
    <w:rsid w:val="00F715D0"/>
    <w:pPr>
      <w:spacing w:before="100" w:after="100"/>
      <w:ind w:left="860"/>
    </w:pPr>
    <w:rPr>
      <w:rFonts w:eastAsia="MS Gothic"/>
      <w:sz w:val="24"/>
      <w:szCs w:val="20"/>
      <w:lang w:eastAsia="ja-JP"/>
    </w:rPr>
  </w:style>
  <w:style w:type="paragraph" w:customStyle="1" w:styleId="ListBulletLast">
    <w:name w:val="List Bullet Last"/>
    <w:aliases w:val="lbl"/>
    <w:basedOn w:val="ListBullet"/>
    <w:next w:val="BodyText"/>
    <w:rsid w:val="00F715D0"/>
    <w:pPr>
      <w:widowControl w:val="0"/>
      <w:tabs>
        <w:tab w:val="num" w:pos="574"/>
      </w:tabs>
      <w:overflowPunct/>
      <w:autoSpaceDE/>
      <w:autoSpaceDN/>
      <w:adjustRightInd/>
      <w:spacing w:after="0"/>
      <w:ind w:left="0" w:hangingChars="200" w:hanging="200"/>
      <w:jc w:val="both"/>
      <w:textAlignment w:val="auto"/>
    </w:pPr>
    <w:rPr>
      <w:rFonts w:eastAsia="MS Gothic"/>
      <w:kern w:val="2"/>
      <w:lang w:val="en-US" w:eastAsia="ja-JP"/>
    </w:rPr>
  </w:style>
  <w:style w:type="paragraph" w:styleId="BodyText3">
    <w:name w:val="Body Text 3"/>
    <w:basedOn w:val="Normal"/>
    <w:link w:val="BodyText3Char"/>
    <w:rsid w:val="00F715D0"/>
    <w:pPr>
      <w:jc w:val="both"/>
    </w:pPr>
    <w:rPr>
      <w:rFonts w:ascii="Times New Roman" w:eastAsia="MS Gothic" w:hAnsi="Times New Roman"/>
      <w:sz w:val="24"/>
      <w:szCs w:val="20"/>
      <w:lang w:eastAsia="ja-JP"/>
    </w:rPr>
  </w:style>
  <w:style w:type="character" w:customStyle="1" w:styleId="BodyText3Char">
    <w:name w:val="Body Text 3 Char"/>
    <w:basedOn w:val="DefaultParagraphFont"/>
    <w:link w:val="BodyText3"/>
    <w:rsid w:val="00F715D0"/>
    <w:rPr>
      <w:rFonts w:eastAsia="MS Gothic"/>
      <w:sz w:val="24"/>
      <w:lang w:eastAsia="ja-JP"/>
    </w:rPr>
  </w:style>
  <w:style w:type="paragraph" w:customStyle="1" w:styleId="TableText1">
    <w:name w:val="Table_Text"/>
    <w:basedOn w:val="Normal"/>
    <w:rsid w:val="00F715D0"/>
    <w:pPr>
      <w:keepNext/>
      <w:tabs>
        <w:tab w:val="left" w:pos="794"/>
        <w:tab w:val="left" w:pos="1191"/>
        <w:tab w:val="left" w:pos="1588"/>
        <w:tab w:val="left" w:pos="1985"/>
      </w:tabs>
      <w:spacing w:before="100" w:after="100" w:line="190" w:lineRule="exact"/>
      <w:jc w:val="both"/>
    </w:pPr>
    <w:rPr>
      <w:rFonts w:ascii="Times New Roman" w:eastAsia="MS Gothic" w:hAnsi="Times New Roman"/>
      <w:sz w:val="18"/>
      <w:szCs w:val="20"/>
      <w:lang w:eastAsia="ja-JP"/>
    </w:rPr>
  </w:style>
  <w:style w:type="paragraph" w:customStyle="1" w:styleId="shortcode">
    <w:name w:val="shortcode"/>
    <w:basedOn w:val="BodyText"/>
    <w:rsid w:val="00F715D0"/>
    <w:pPr>
      <w:keepNext/>
      <w:tabs>
        <w:tab w:val="left" w:pos="1247"/>
        <w:tab w:val="left" w:pos="2552"/>
        <w:tab w:val="left" w:pos="3856"/>
        <w:tab w:val="left" w:pos="5216"/>
        <w:tab w:val="left" w:pos="6464"/>
        <w:tab w:val="left" w:pos="7768"/>
        <w:tab w:val="left" w:pos="9072"/>
        <w:tab w:val="left" w:pos="10206"/>
      </w:tabs>
      <w:overflowPunct w:val="0"/>
      <w:autoSpaceDE w:val="0"/>
      <w:autoSpaceDN w:val="0"/>
      <w:adjustRightInd w:val="0"/>
      <w:spacing w:after="0" w:line="480" w:lineRule="auto"/>
      <w:jc w:val="left"/>
      <w:textAlignment w:val="baseline"/>
    </w:pPr>
    <w:rPr>
      <w:rFonts w:eastAsia="Mincho"/>
      <w:sz w:val="24"/>
      <w:szCs w:val="20"/>
      <w:lang w:eastAsia="ja-JP"/>
    </w:rPr>
  </w:style>
  <w:style w:type="paragraph" w:customStyle="1" w:styleId="HTMLBody">
    <w:name w:val="HTML Body"/>
    <w:rsid w:val="00F715D0"/>
    <w:pPr>
      <w:widowControl w:val="0"/>
      <w:autoSpaceDE w:val="0"/>
      <w:autoSpaceDN w:val="0"/>
      <w:adjustRightInd w:val="0"/>
    </w:pPr>
    <w:rPr>
      <w:rFonts w:ascii="MS PGothic" w:eastAsia="MS PGothic" w:hAnsi="Century"/>
      <w:lang w:val="en-US" w:eastAsia="ja-JP"/>
    </w:rPr>
  </w:style>
  <w:style w:type="character" w:customStyle="1" w:styleId="ad">
    <w:name w:val="図表番号 (文字)"/>
    <w:aliases w:val="cap (文字),cap Char (文字) (文字)1"/>
    <w:rsid w:val="00F715D0"/>
    <w:rPr>
      <w:rFonts w:eastAsia="MS Gothic"/>
      <w:b/>
      <w:noProof w:val="0"/>
      <w:kern w:val="2"/>
      <w:sz w:val="24"/>
      <w:lang w:val="en-GB"/>
    </w:rPr>
  </w:style>
  <w:style w:type="paragraph" w:customStyle="1" w:styleId="CharCharCharCarCarCharCharCarCar">
    <w:name w:val="Char Char Char Car Car Char Char Car Car"/>
    <w:rsid w:val="00F715D0"/>
    <w:pPr>
      <w:keepNext/>
      <w:tabs>
        <w:tab w:val="num" w:pos="851"/>
      </w:tabs>
      <w:autoSpaceDE w:val="0"/>
      <w:autoSpaceDN w:val="0"/>
      <w:adjustRightInd w:val="0"/>
      <w:spacing w:before="60" w:after="60"/>
      <w:ind w:left="851" w:hanging="851"/>
      <w:jc w:val="both"/>
    </w:pPr>
    <w:rPr>
      <w:rFonts w:ascii="Arial" w:eastAsia="SimSun" w:hAnsi="Arial"/>
      <w:color w:val="0000FF"/>
      <w:kern w:val="2"/>
      <w:lang w:val="en-US" w:eastAsia="ja-JP"/>
    </w:rPr>
  </w:style>
  <w:style w:type="paragraph" w:customStyle="1" w:styleId="CharChar1CharCharCharCharCharCharCharCharCharCharCharCharCharCharCharCharCharCharCharChar">
    <w:name w:val="Char Char1 Char Char Char Char Char Char Char Char Char Char Char Char Char Char Char Char Char Char Char Char"/>
    <w:next w:val="Normal"/>
    <w:semiHidden/>
    <w:rsid w:val="00F715D0"/>
    <w:pPr>
      <w:keepNext/>
      <w:tabs>
        <w:tab w:val="num" w:pos="720"/>
      </w:tabs>
      <w:autoSpaceDE w:val="0"/>
      <w:autoSpaceDN w:val="0"/>
      <w:adjustRightInd w:val="0"/>
      <w:ind w:left="720" w:hanging="360"/>
      <w:jc w:val="both"/>
    </w:pPr>
    <w:rPr>
      <w:rFonts w:eastAsia="Times New Roman"/>
      <w:kern w:val="2"/>
      <w:lang w:eastAsia="zh-CN"/>
    </w:rPr>
  </w:style>
  <w:style w:type="paragraph" w:customStyle="1" w:styleId="CharChar1CharCharCharCharCharCharCharCharCharCharCharCharCharCharCharCharCharCharCharCharCharCharCharCharCharCharCharCharCharChar">
    <w:name w:val="Char Char1 Char Char Char Char Char Char Char Char Char Char Char Char Char Char Char Char Char Char Char Char Char Char Char Char Char Char Char Char Char Char"/>
    <w:next w:val="Normal"/>
    <w:semiHidden/>
    <w:rsid w:val="00F715D0"/>
    <w:pPr>
      <w:keepNext/>
      <w:tabs>
        <w:tab w:val="num" w:pos="720"/>
      </w:tabs>
      <w:autoSpaceDE w:val="0"/>
      <w:autoSpaceDN w:val="0"/>
      <w:adjustRightInd w:val="0"/>
      <w:ind w:left="720" w:hanging="360"/>
      <w:jc w:val="both"/>
    </w:pPr>
    <w:rPr>
      <w:rFonts w:eastAsia="Times New Roman"/>
      <w:kern w:val="2"/>
      <w:lang w:eastAsia="zh-CN"/>
    </w:rPr>
  </w:style>
  <w:style w:type="paragraph" w:customStyle="1" w:styleId="81">
    <w:name w:val="表 (赤)  81"/>
    <w:basedOn w:val="Normal"/>
    <w:uiPriority w:val="34"/>
    <w:qFormat/>
    <w:rsid w:val="00F715D0"/>
    <w:pPr>
      <w:ind w:leftChars="400" w:left="840"/>
    </w:pPr>
    <w:rPr>
      <w:rFonts w:ascii="MS PGothic" w:eastAsia="MS PGothic" w:hAnsi="MS PGothic" w:cs="MS PGothic"/>
      <w:sz w:val="24"/>
      <w:lang w:val="en-US" w:eastAsia="ja-JP"/>
    </w:rPr>
  </w:style>
  <w:style w:type="paragraph" w:customStyle="1" w:styleId="710">
    <w:name w:val="表 (赤)  71"/>
    <w:hidden/>
    <w:uiPriority w:val="99"/>
    <w:semiHidden/>
    <w:rsid w:val="00F715D0"/>
    <w:rPr>
      <w:rFonts w:eastAsia="MS Gothic"/>
      <w:sz w:val="24"/>
      <w:lang w:eastAsia="ja-JP"/>
    </w:rPr>
  </w:style>
  <w:style w:type="character" w:customStyle="1" w:styleId="Doc-titleChar">
    <w:name w:val="Doc-title Char"/>
    <w:link w:val="Doc-title"/>
    <w:rsid w:val="00F715D0"/>
    <w:rPr>
      <w:rFonts w:ascii="Arial" w:eastAsia="SimSun" w:hAnsi="Arial" w:cs="Arial"/>
      <w:lang w:val="en-US" w:eastAsia="zh-CN"/>
    </w:rPr>
  </w:style>
  <w:style w:type="paragraph" w:customStyle="1" w:styleId="msonormal0">
    <w:name w:val="msonormal"/>
    <w:basedOn w:val="Normal"/>
    <w:rsid w:val="00F715D0"/>
    <w:pPr>
      <w:spacing w:before="100" w:beforeAutospacing="1" w:after="100" w:afterAutospacing="1"/>
    </w:pPr>
    <w:rPr>
      <w:rFonts w:ascii="SimSun" w:eastAsia="SimSun" w:hAnsi="SimSun" w:cs="SimSun"/>
      <w:sz w:val="24"/>
      <w:lang w:val="en-US" w:eastAsia="zh-CN"/>
    </w:rPr>
  </w:style>
  <w:style w:type="paragraph" w:customStyle="1" w:styleId="font5">
    <w:name w:val="font5"/>
    <w:basedOn w:val="Normal"/>
    <w:rsid w:val="00F715D0"/>
    <w:pPr>
      <w:spacing w:before="100" w:beforeAutospacing="1" w:after="100" w:afterAutospacing="1"/>
    </w:pPr>
    <w:rPr>
      <w:rFonts w:ascii="DengXian" w:eastAsia="DengXian" w:hAnsi="DengXian" w:cs="SimSun"/>
      <w:sz w:val="18"/>
      <w:szCs w:val="18"/>
      <w:lang w:val="en-US" w:eastAsia="zh-CN"/>
    </w:rPr>
  </w:style>
  <w:style w:type="paragraph" w:customStyle="1" w:styleId="xl65">
    <w:name w:val="xl65"/>
    <w:basedOn w:val="Normal"/>
    <w:rsid w:val="00F715D0"/>
    <w:pPr>
      <w:spacing w:before="100" w:beforeAutospacing="1" w:after="100" w:afterAutospacing="1"/>
      <w:jc w:val="center"/>
    </w:pPr>
    <w:rPr>
      <w:rFonts w:ascii="SimSun" w:eastAsia="SimSun" w:hAnsi="SimSun" w:cs="SimSun"/>
      <w:sz w:val="16"/>
      <w:szCs w:val="16"/>
      <w:lang w:val="en-US" w:eastAsia="zh-CN"/>
    </w:rPr>
  </w:style>
  <w:style w:type="paragraph" w:customStyle="1" w:styleId="xl66">
    <w:name w:val="xl66"/>
    <w:basedOn w:val="Normal"/>
    <w:rsid w:val="00F715D0"/>
    <w:pPr>
      <w:pBdr>
        <w:top w:val="single" w:sz="8" w:space="0" w:color="auto"/>
        <w:left w:val="single" w:sz="8" w:space="0" w:color="auto"/>
        <w:right w:val="single" w:sz="8" w:space="0" w:color="auto"/>
      </w:pBdr>
      <w:shd w:val="clear" w:color="000000" w:fill="E7E6E6"/>
      <w:spacing w:before="100" w:beforeAutospacing="1" w:after="100" w:afterAutospacing="1"/>
      <w:jc w:val="center"/>
    </w:pPr>
    <w:rPr>
      <w:rFonts w:ascii="Arial" w:eastAsia="SimSun" w:hAnsi="Arial" w:cs="Arial"/>
      <w:sz w:val="15"/>
      <w:szCs w:val="15"/>
      <w:lang w:val="en-US" w:eastAsia="zh-CN"/>
    </w:rPr>
  </w:style>
  <w:style w:type="paragraph" w:customStyle="1" w:styleId="xl67">
    <w:name w:val="xl67"/>
    <w:basedOn w:val="Normal"/>
    <w:rsid w:val="00F715D0"/>
    <w:pPr>
      <w:pBdr>
        <w:top w:val="single" w:sz="8" w:space="0" w:color="auto"/>
        <w:right w:val="single" w:sz="8" w:space="0" w:color="auto"/>
      </w:pBdr>
      <w:shd w:val="clear" w:color="000000" w:fill="E7E6E6"/>
      <w:spacing w:before="100" w:beforeAutospacing="1" w:after="100" w:afterAutospacing="1"/>
      <w:jc w:val="center"/>
    </w:pPr>
    <w:rPr>
      <w:rFonts w:ascii="Arial" w:eastAsia="SimSun" w:hAnsi="Arial" w:cs="Arial"/>
      <w:sz w:val="15"/>
      <w:szCs w:val="15"/>
      <w:lang w:val="en-US" w:eastAsia="zh-CN"/>
    </w:rPr>
  </w:style>
  <w:style w:type="paragraph" w:customStyle="1" w:styleId="xl68">
    <w:name w:val="xl68"/>
    <w:basedOn w:val="Normal"/>
    <w:rsid w:val="00F715D0"/>
    <w:pPr>
      <w:spacing w:before="100" w:beforeAutospacing="1" w:after="100" w:afterAutospacing="1"/>
      <w:jc w:val="center"/>
    </w:pPr>
    <w:rPr>
      <w:rFonts w:ascii="SimSun" w:eastAsia="SimSun" w:hAnsi="SimSun" w:cs="SimSun"/>
      <w:sz w:val="15"/>
      <w:szCs w:val="15"/>
      <w:lang w:val="en-US" w:eastAsia="zh-CN"/>
    </w:rPr>
  </w:style>
  <w:style w:type="paragraph" w:customStyle="1" w:styleId="xl69">
    <w:name w:val="xl69"/>
    <w:basedOn w:val="Normal"/>
    <w:rsid w:val="00F715D0"/>
    <w:pPr>
      <w:pBdr>
        <w:top w:val="single" w:sz="8" w:space="0" w:color="auto"/>
        <w:left w:val="single" w:sz="4" w:space="0" w:color="auto"/>
        <w:bottom w:val="single" w:sz="4" w:space="0" w:color="auto"/>
        <w:right w:val="single" w:sz="4"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70">
    <w:name w:val="xl70"/>
    <w:basedOn w:val="Normal"/>
    <w:rsid w:val="00F715D0"/>
    <w:pPr>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71">
    <w:name w:val="xl71"/>
    <w:basedOn w:val="Normal"/>
    <w:rsid w:val="00F715D0"/>
    <w:pPr>
      <w:pBdr>
        <w:top w:val="single" w:sz="4" w:space="0" w:color="auto"/>
        <w:left w:val="single" w:sz="4" w:space="0" w:color="auto"/>
        <w:bottom w:val="single" w:sz="4" w:space="0" w:color="auto"/>
        <w:right w:val="single" w:sz="8"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72">
    <w:name w:val="xl72"/>
    <w:basedOn w:val="Normal"/>
    <w:rsid w:val="00F715D0"/>
    <w:pPr>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jc w:val="center"/>
    </w:pPr>
    <w:rPr>
      <w:rFonts w:ascii="SimSun" w:eastAsia="SimSun" w:hAnsi="SimSun" w:cs="SimSun"/>
      <w:color w:val="FF0000"/>
      <w:sz w:val="16"/>
      <w:szCs w:val="16"/>
      <w:lang w:val="en-US" w:eastAsia="zh-CN"/>
    </w:rPr>
  </w:style>
  <w:style w:type="paragraph" w:customStyle="1" w:styleId="xl73">
    <w:name w:val="xl73"/>
    <w:basedOn w:val="Normal"/>
    <w:rsid w:val="00F715D0"/>
    <w:pPr>
      <w:pBdr>
        <w:top w:val="single" w:sz="8" w:space="0" w:color="auto"/>
        <w:left w:val="single" w:sz="4" w:space="0" w:color="auto"/>
        <w:bottom w:val="single" w:sz="4" w:space="0" w:color="auto"/>
        <w:right w:val="single" w:sz="4"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74">
    <w:name w:val="xl74"/>
    <w:basedOn w:val="Normal"/>
    <w:rsid w:val="00F715D0"/>
    <w:pPr>
      <w:pBdr>
        <w:top w:val="single" w:sz="4" w:space="0" w:color="auto"/>
        <w:left w:val="single" w:sz="4" w:space="0" w:color="auto"/>
        <w:bottom w:val="single" w:sz="4" w:space="0" w:color="auto"/>
        <w:right w:val="single" w:sz="4"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75">
    <w:name w:val="xl75"/>
    <w:basedOn w:val="Normal"/>
    <w:rsid w:val="00F715D0"/>
    <w:pPr>
      <w:pBdr>
        <w:top w:val="single" w:sz="4" w:space="0" w:color="auto"/>
        <w:left w:val="single" w:sz="4" w:space="0" w:color="auto"/>
        <w:bottom w:val="single" w:sz="4" w:space="0" w:color="auto"/>
        <w:right w:val="single" w:sz="8"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76">
    <w:name w:val="xl76"/>
    <w:basedOn w:val="Normal"/>
    <w:rsid w:val="00F715D0"/>
    <w:pPr>
      <w:pBdr>
        <w:top w:val="single" w:sz="4" w:space="0" w:color="auto"/>
        <w:left w:val="single" w:sz="4" w:space="0" w:color="auto"/>
        <w:bottom w:val="single" w:sz="4" w:space="0" w:color="auto"/>
        <w:right w:val="single" w:sz="4" w:space="0" w:color="auto"/>
      </w:pBdr>
      <w:shd w:val="clear" w:color="000000" w:fill="8EA9DB"/>
      <w:spacing w:before="100" w:beforeAutospacing="1" w:after="100" w:afterAutospacing="1"/>
      <w:jc w:val="center"/>
    </w:pPr>
    <w:rPr>
      <w:rFonts w:ascii="SimSun" w:eastAsia="SimSun" w:hAnsi="SimSun" w:cs="SimSun"/>
      <w:color w:val="FF0000"/>
      <w:sz w:val="16"/>
      <w:szCs w:val="16"/>
      <w:lang w:val="en-US" w:eastAsia="zh-CN"/>
    </w:rPr>
  </w:style>
  <w:style w:type="paragraph" w:customStyle="1" w:styleId="xl77">
    <w:name w:val="xl77"/>
    <w:basedOn w:val="Normal"/>
    <w:rsid w:val="00F715D0"/>
    <w:pPr>
      <w:pBdr>
        <w:top w:val="single" w:sz="8" w:space="0" w:color="auto"/>
        <w:left w:val="single" w:sz="4" w:space="0" w:color="auto"/>
        <w:bottom w:val="single" w:sz="4" w:space="0" w:color="auto"/>
        <w:right w:val="single" w:sz="8"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78">
    <w:name w:val="xl78"/>
    <w:basedOn w:val="Normal"/>
    <w:rsid w:val="00F715D0"/>
    <w:pPr>
      <w:pBdr>
        <w:top w:val="single" w:sz="8" w:space="0" w:color="auto"/>
        <w:bottom w:val="single" w:sz="8" w:space="0" w:color="auto"/>
        <w:right w:val="single" w:sz="8" w:space="0" w:color="auto"/>
      </w:pBdr>
      <w:shd w:val="clear" w:color="000000" w:fill="E7E6E6"/>
      <w:spacing w:before="100" w:beforeAutospacing="1" w:after="100" w:afterAutospacing="1"/>
      <w:jc w:val="center"/>
    </w:pPr>
    <w:rPr>
      <w:rFonts w:ascii="Arial" w:eastAsia="SimSun" w:hAnsi="Arial" w:cs="Arial"/>
      <w:sz w:val="15"/>
      <w:szCs w:val="15"/>
      <w:lang w:val="en-US" w:eastAsia="zh-CN"/>
    </w:rPr>
  </w:style>
  <w:style w:type="paragraph" w:customStyle="1" w:styleId="xl79">
    <w:name w:val="xl79"/>
    <w:basedOn w:val="Normal"/>
    <w:rsid w:val="00F715D0"/>
    <w:pPr>
      <w:pBdr>
        <w:top w:val="single" w:sz="4" w:space="0" w:color="auto"/>
        <w:left w:val="single" w:sz="4" w:space="0" w:color="auto"/>
        <w:bottom w:val="single" w:sz="4" w:space="0" w:color="auto"/>
        <w:right w:val="single" w:sz="8" w:space="0" w:color="auto"/>
      </w:pBdr>
      <w:shd w:val="clear" w:color="000000" w:fill="D9E1F2"/>
      <w:spacing w:before="100" w:beforeAutospacing="1" w:after="100" w:afterAutospacing="1"/>
      <w:jc w:val="center"/>
    </w:pPr>
    <w:rPr>
      <w:rFonts w:ascii="SimSun" w:eastAsia="SimSun" w:hAnsi="SimSun" w:cs="SimSun"/>
      <w:color w:val="FF0000"/>
      <w:sz w:val="16"/>
      <w:szCs w:val="16"/>
      <w:lang w:val="en-US" w:eastAsia="zh-CN"/>
    </w:rPr>
  </w:style>
  <w:style w:type="paragraph" w:customStyle="1" w:styleId="xl80">
    <w:name w:val="xl80"/>
    <w:basedOn w:val="Normal"/>
    <w:rsid w:val="00F715D0"/>
    <w:pPr>
      <w:pBdr>
        <w:top w:val="single" w:sz="4" w:space="0" w:color="auto"/>
        <w:left w:val="single" w:sz="4" w:space="0" w:color="auto"/>
        <w:bottom w:val="single" w:sz="8" w:space="0" w:color="auto"/>
        <w:right w:val="single" w:sz="4"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81">
    <w:name w:val="xl81"/>
    <w:basedOn w:val="Normal"/>
    <w:rsid w:val="00F715D0"/>
    <w:pPr>
      <w:pBdr>
        <w:top w:val="single" w:sz="4" w:space="0" w:color="auto"/>
        <w:left w:val="single" w:sz="4" w:space="0" w:color="auto"/>
        <w:bottom w:val="single" w:sz="8" w:space="0" w:color="auto"/>
        <w:right w:val="single" w:sz="4"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82">
    <w:name w:val="xl82"/>
    <w:basedOn w:val="Normal"/>
    <w:rsid w:val="00F715D0"/>
    <w:pPr>
      <w:pBdr>
        <w:top w:val="single" w:sz="4" w:space="0" w:color="auto"/>
        <w:left w:val="single" w:sz="4" w:space="0" w:color="auto"/>
        <w:bottom w:val="single" w:sz="8" w:space="0" w:color="auto"/>
        <w:right w:val="single" w:sz="8"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83">
    <w:name w:val="xl83"/>
    <w:basedOn w:val="Normal"/>
    <w:rsid w:val="00F715D0"/>
    <w:pPr>
      <w:pBdr>
        <w:top w:val="single" w:sz="4" w:space="0" w:color="auto"/>
        <w:left w:val="single" w:sz="4" w:space="0" w:color="auto"/>
        <w:bottom w:val="single" w:sz="8" w:space="0" w:color="auto"/>
        <w:right w:val="single" w:sz="4" w:space="0" w:color="auto"/>
      </w:pBdr>
      <w:shd w:val="clear" w:color="000000" w:fill="D9E1F2"/>
      <w:spacing w:before="100" w:beforeAutospacing="1" w:after="100" w:afterAutospacing="1"/>
      <w:jc w:val="center"/>
    </w:pPr>
    <w:rPr>
      <w:rFonts w:ascii="SimSun" w:eastAsia="SimSun" w:hAnsi="SimSun" w:cs="SimSun"/>
      <w:color w:val="FF0000"/>
      <w:sz w:val="16"/>
      <w:szCs w:val="16"/>
      <w:lang w:val="en-US" w:eastAsia="zh-CN"/>
    </w:rPr>
  </w:style>
  <w:style w:type="paragraph" w:customStyle="1" w:styleId="xl84">
    <w:name w:val="xl84"/>
    <w:basedOn w:val="Normal"/>
    <w:rsid w:val="00F715D0"/>
    <w:pPr>
      <w:pBdr>
        <w:top w:val="single" w:sz="4" w:space="0" w:color="auto"/>
        <w:left w:val="single" w:sz="4" w:space="0" w:color="auto"/>
        <w:bottom w:val="single" w:sz="8" w:space="0" w:color="auto"/>
        <w:right w:val="single" w:sz="8" w:space="0" w:color="auto"/>
      </w:pBdr>
      <w:shd w:val="clear" w:color="000000" w:fill="D9E1F2"/>
      <w:spacing w:before="100" w:beforeAutospacing="1" w:after="100" w:afterAutospacing="1"/>
      <w:jc w:val="center"/>
    </w:pPr>
    <w:rPr>
      <w:rFonts w:ascii="SimSun" w:eastAsia="SimSun" w:hAnsi="SimSun" w:cs="SimSun"/>
      <w:color w:val="FF0000"/>
      <w:sz w:val="16"/>
      <w:szCs w:val="16"/>
      <w:lang w:val="en-US" w:eastAsia="zh-CN"/>
    </w:rPr>
  </w:style>
  <w:style w:type="paragraph" w:customStyle="1" w:styleId="xl85">
    <w:name w:val="xl85"/>
    <w:basedOn w:val="Normal"/>
    <w:rsid w:val="00F715D0"/>
    <w:pPr>
      <w:pBdr>
        <w:left w:val="single" w:sz="4" w:space="0" w:color="auto"/>
        <w:bottom w:val="single" w:sz="8" w:space="0" w:color="auto"/>
        <w:right w:val="single" w:sz="4"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86">
    <w:name w:val="xl86"/>
    <w:basedOn w:val="Normal"/>
    <w:rsid w:val="00F715D0"/>
    <w:pPr>
      <w:pBdr>
        <w:left w:val="single" w:sz="4" w:space="0" w:color="auto"/>
        <w:bottom w:val="single" w:sz="4" w:space="0" w:color="auto"/>
        <w:right w:val="single" w:sz="4"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87">
    <w:name w:val="xl87"/>
    <w:basedOn w:val="Normal"/>
    <w:rsid w:val="00F715D0"/>
    <w:pPr>
      <w:pBdr>
        <w:left w:val="single" w:sz="4" w:space="0" w:color="auto"/>
        <w:right w:val="single" w:sz="4"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88">
    <w:name w:val="xl88"/>
    <w:basedOn w:val="Normal"/>
    <w:rsid w:val="00F715D0"/>
    <w:pPr>
      <w:pBdr>
        <w:top w:val="single" w:sz="8" w:space="0" w:color="auto"/>
        <w:left w:val="single" w:sz="4" w:space="0" w:color="auto"/>
        <w:right w:val="single" w:sz="4"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89">
    <w:name w:val="xl89"/>
    <w:basedOn w:val="Normal"/>
    <w:rsid w:val="00F715D0"/>
    <w:pPr>
      <w:pBdr>
        <w:left w:val="single" w:sz="4" w:space="0" w:color="auto"/>
        <w:right w:val="single" w:sz="4"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90">
    <w:name w:val="xl90"/>
    <w:basedOn w:val="Normal"/>
    <w:rsid w:val="00F715D0"/>
    <w:pPr>
      <w:pBdr>
        <w:left w:val="single" w:sz="4" w:space="0" w:color="auto"/>
        <w:right w:val="single" w:sz="4"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91">
    <w:name w:val="xl91"/>
    <w:basedOn w:val="Normal"/>
    <w:rsid w:val="00F715D0"/>
    <w:pPr>
      <w:pBdr>
        <w:top w:val="single" w:sz="4" w:space="0" w:color="auto"/>
        <w:left w:val="single" w:sz="4" w:space="0" w:color="auto"/>
        <w:bottom w:val="single" w:sz="4" w:space="0" w:color="auto"/>
        <w:right w:val="single" w:sz="4"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92">
    <w:name w:val="xl92"/>
    <w:basedOn w:val="Normal"/>
    <w:rsid w:val="00F715D0"/>
    <w:pPr>
      <w:pBdr>
        <w:top w:val="single" w:sz="8" w:space="0" w:color="auto"/>
        <w:left w:val="single" w:sz="4" w:space="0" w:color="auto"/>
        <w:right w:val="single" w:sz="4" w:space="0" w:color="auto"/>
      </w:pBdr>
      <w:shd w:val="clear" w:color="000000" w:fill="8EA9DB"/>
      <w:spacing w:before="100" w:beforeAutospacing="1" w:after="100" w:afterAutospacing="1"/>
    </w:pPr>
    <w:rPr>
      <w:rFonts w:ascii="SimSun" w:eastAsia="SimSun" w:hAnsi="SimSun" w:cs="SimSun"/>
      <w:sz w:val="16"/>
      <w:szCs w:val="16"/>
      <w:lang w:val="en-US" w:eastAsia="zh-CN"/>
    </w:rPr>
  </w:style>
  <w:style w:type="paragraph" w:customStyle="1" w:styleId="xl93">
    <w:name w:val="xl93"/>
    <w:basedOn w:val="Normal"/>
    <w:rsid w:val="00F715D0"/>
    <w:pPr>
      <w:pBdr>
        <w:top w:val="single" w:sz="4" w:space="0" w:color="auto"/>
        <w:left w:val="single" w:sz="4" w:space="0" w:color="auto"/>
        <w:bottom w:val="single" w:sz="8" w:space="0" w:color="auto"/>
        <w:right w:val="single" w:sz="4" w:space="0" w:color="auto"/>
      </w:pBdr>
      <w:shd w:val="clear" w:color="000000" w:fill="8EA9DB"/>
      <w:spacing w:before="100" w:beforeAutospacing="1" w:after="100" w:afterAutospacing="1"/>
      <w:jc w:val="center"/>
    </w:pPr>
    <w:rPr>
      <w:rFonts w:ascii="SimSun" w:eastAsia="SimSun" w:hAnsi="SimSun" w:cs="SimSun"/>
      <w:color w:val="FF0000"/>
      <w:sz w:val="16"/>
      <w:szCs w:val="16"/>
      <w:lang w:val="en-US" w:eastAsia="zh-CN"/>
    </w:rPr>
  </w:style>
  <w:style w:type="paragraph" w:customStyle="1" w:styleId="xl94">
    <w:name w:val="xl94"/>
    <w:basedOn w:val="Normal"/>
    <w:rsid w:val="00F715D0"/>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ascii="SimSun" w:eastAsia="SimSun" w:hAnsi="SimSun" w:cs="SimSun"/>
      <w:sz w:val="16"/>
      <w:szCs w:val="16"/>
      <w:lang w:val="en-US" w:eastAsia="zh-CN"/>
    </w:rPr>
  </w:style>
  <w:style w:type="paragraph" w:customStyle="1" w:styleId="xl95">
    <w:name w:val="xl95"/>
    <w:basedOn w:val="Normal"/>
    <w:rsid w:val="00F715D0"/>
    <w:pPr>
      <w:pBdr>
        <w:top w:val="single" w:sz="4" w:space="0" w:color="auto"/>
        <w:left w:val="single" w:sz="8" w:space="0" w:color="auto"/>
        <w:bottom w:val="single" w:sz="4" w:space="0" w:color="auto"/>
        <w:right w:val="single" w:sz="4" w:space="0" w:color="auto"/>
      </w:pBdr>
      <w:spacing w:before="100" w:beforeAutospacing="1" w:after="100" w:afterAutospacing="1"/>
      <w:jc w:val="center"/>
    </w:pPr>
    <w:rPr>
      <w:rFonts w:ascii="SimSun" w:eastAsia="SimSun" w:hAnsi="SimSun" w:cs="SimSun"/>
      <w:sz w:val="16"/>
      <w:szCs w:val="16"/>
      <w:lang w:val="en-US" w:eastAsia="zh-CN"/>
    </w:rPr>
  </w:style>
  <w:style w:type="paragraph" w:customStyle="1" w:styleId="xl96">
    <w:name w:val="xl96"/>
    <w:basedOn w:val="Normal"/>
    <w:rsid w:val="00F715D0"/>
    <w:pPr>
      <w:pBdr>
        <w:top w:val="single" w:sz="4" w:space="0" w:color="auto"/>
        <w:left w:val="single" w:sz="8" w:space="0" w:color="auto"/>
        <w:bottom w:val="single" w:sz="8" w:space="0" w:color="auto"/>
        <w:right w:val="single" w:sz="4" w:space="0" w:color="auto"/>
      </w:pBdr>
      <w:spacing w:before="100" w:beforeAutospacing="1" w:after="100" w:afterAutospacing="1"/>
      <w:jc w:val="center"/>
    </w:pPr>
    <w:rPr>
      <w:rFonts w:ascii="SimSun" w:eastAsia="SimSun" w:hAnsi="SimSun" w:cs="SimSun"/>
      <w:sz w:val="16"/>
      <w:szCs w:val="16"/>
      <w:lang w:val="en-US" w:eastAsia="zh-CN"/>
    </w:rPr>
  </w:style>
  <w:style w:type="paragraph" w:customStyle="1" w:styleId="xl97">
    <w:name w:val="xl97"/>
    <w:basedOn w:val="Normal"/>
    <w:rsid w:val="00F715D0"/>
    <w:pPr>
      <w:pBdr>
        <w:top w:val="single" w:sz="8" w:space="0" w:color="auto"/>
        <w:left w:val="single" w:sz="4" w:space="0" w:color="auto"/>
        <w:bottom w:val="single" w:sz="4" w:space="0" w:color="auto"/>
        <w:right w:val="single" w:sz="8"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98">
    <w:name w:val="xl98"/>
    <w:basedOn w:val="Normal"/>
    <w:rsid w:val="00F715D0"/>
    <w:pPr>
      <w:pBdr>
        <w:top w:val="single" w:sz="4" w:space="0" w:color="auto"/>
        <w:left w:val="single" w:sz="4" w:space="0" w:color="auto"/>
        <w:bottom w:val="single" w:sz="8" w:space="0" w:color="auto"/>
        <w:right w:val="single" w:sz="8"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99">
    <w:name w:val="xl99"/>
    <w:basedOn w:val="Normal"/>
    <w:rsid w:val="00F715D0"/>
    <w:pPr>
      <w:pBdr>
        <w:top w:val="single" w:sz="8" w:space="0" w:color="auto"/>
        <w:left w:val="single" w:sz="4" w:space="0" w:color="auto"/>
        <w:bottom w:val="single" w:sz="4" w:space="0" w:color="auto"/>
        <w:right w:val="single" w:sz="4"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100">
    <w:name w:val="xl100"/>
    <w:basedOn w:val="Normal"/>
    <w:rsid w:val="00F715D0"/>
    <w:pPr>
      <w:pBdr>
        <w:top w:val="single" w:sz="8" w:space="0" w:color="auto"/>
        <w:left w:val="single" w:sz="4" w:space="0" w:color="auto"/>
        <w:right w:val="single" w:sz="4"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101">
    <w:name w:val="xl101"/>
    <w:basedOn w:val="Normal"/>
    <w:rsid w:val="00F715D0"/>
    <w:pPr>
      <w:pBdr>
        <w:top w:val="single" w:sz="4" w:space="0" w:color="auto"/>
        <w:left w:val="single" w:sz="4" w:space="0" w:color="auto"/>
        <w:bottom w:val="single" w:sz="4" w:space="0" w:color="auto"/>
        <w:right w:val="single" w:sz="4" w:space="0" w:color="auto"/>
      </w:pBdr>
      <w:shd w:val="clear" w:color="000000" w:fill="8EA9DB"/>
      <w:spacing w:before="100" w:beforeAutospacing="1" w:after="100" w:afterAutospacing="1"/>
    </w:pPr>
    <w:rPr>
      <w:rFonts w:ascii="SimSun" w:eastAsia="SimSun" w:hAnsi="SimSun" w:cs="SimSun"/>
      <w:sz w:val="16"/>
      <w:szCs w:val="16"/>
      <w:lang w:val="en-US" w:eastAsia="zh-CN"/>
    </w:rPr>
  </w:style>
  <w:style w:type="paragraph" w:customStyle="1" w:styleId="xl102">
    <w:name w:val="xl102"/>
    <w:basedOn w:val="Normal"/>
    <w:rsid w:val="00F715D0"/>
    <w:pPr>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pPr>
    <w:rPr>
      <w:rFonts w:ascii="SimSun" w:eastAsia="SimSun" w:hAnsi="SimSun" w:cs="SimSun"/>
      <w:sz w:val="16"/>
      <w:szCs w:val="16"/>
      <w:lang w:val="en-US" w:eastAsia="zh-CN"/>
    </w:rPr>
  </w:style>
  <w:style w:type="paragraph" w:customStyle="1" w:styleId="xl103">
    <w:name w:val="xl103"/>
    <w:basedOn w:val="Normal"/>
    <w:rsid w:val="00F715D0"/>
    <w:pPr>
      <w:pBdr>
        <w:top w:val="single" w:sz="4" w:space="0" w:color="auto"/>
        <w:left w:val="single" w:sz="4" w:space="0" w:color="auto"/>
        <w:bottom w:val="single" w:sz="4" w:space="0" w:color="auto"/>
        <w:right w:val="single" w:sz="4"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104">
    <w:name w:val="xl104"/>
    <w:basedOn w:val="Normal"/>
    <w:rsid w:val="00F715D0"/>
    <w:pPr>
      <w:pBdr>
        <w:top w:val="single" w:sz="8" w:space="0" w:color="auto"/>
        <w:left w:val="single" w:sz="4" w:space="0" w:color="auto"/>
        <w:right w:val="single" w:sz="4"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105">
    <w:name w:val="xl105"/>
    <w:basedOn w:val="Normal"/>
    <w:rsid w:val="00F715D0"/>
    <w:pPr>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106">
    <w:name w:val="xl106"/>
    <w:basedOn w:val="Normal"/>
    <w:rsid w:val="00F715D0"/>
    <w:pPr>
      <w:pBdr>
        <w:top w:val="single" w:sz="8" w:space="0" w:color="auto"/>
        <w:left w:val="single" w:sz="4" w:space="0" w:color="auto"/>
        <w:right w:val="single" w:sz="4" w:space="0" w:color="auto"/>
      </w:pBdr>
      <w:shd w:val="clear" w:color="000000" w:fill="D9E1F2"/>
      <w:spacing w:before="100" w:beforeAutospacing="1" w:after="100" w:afterAutospacing="1"/>
    </w:pPr>
    <w:rPr>
      <w:rFonts w:ascii="SimSun" w:eastAsia="SimSun" w:hAnsi="SimSun" w:cs="SimSun"/>
      <w:sz w:val="16"/>
      <w:szCs w:val="16"/>
      <w:lang w:val="en-US" w:eastAsia="zh-CN"/>
    </w:rPr>
  </w:style>
  <w:style w:type="paragraph" w:customStyle="1" w:styleId="xl107">
    <w:name w:val="xl107"/>
    <w:basedOn w:val="Normal"/>
    <w:rsid w:val="00F715D0"/>
    <w:pPr>
      <w:pBdr>
        <w:left w:val="single" w:sz="4" w:space="0" w:color="auto"/>
        <w:right w:val="single" w:sz="4" w:space="0" w:color="auto"/>
      </w:pBdr>
      <w:shd w:val="clear" w:color="000000" w:fill="D9E1F2"/>
      <w:spacing w:before="100" w:beforeAutospacing="1" w:after="100" w:afterAutospacing="1"/>
    </w:pPr>
    <w:rPr>
      <w:rFonts w:ascii="SimSun" w:eastAsia="SimSun" w:hAnsi="SimSun" w:cs="SimSun"/>
      <w:sz w:val="16"/>
      <w:szCs w:val="16"/>
      <w:lang w:val="en-US" w:eastAsia="zh-CN"/>
    </w:rPr>
  </w:style>
  <w:style w:type="paragraph" w:customStyle="1" w:styleId="xl108">
    <w:name w:val="xl108"/>
    <w:basedOn w:val="Normal"/>
    <w:rsid w:val="00F715D0"/>
    <w:pPr>
      <w:pBdr>
        <w:top w:val="single" w:sz="8" w:space="0" w:color="auto"/>
        <w:left w:val="single" w:sz="8" w:space="0" w:color="auto"/>
        <w:bottom w:val="single" w:sz="8" w:space="0" w:color="auto"/>
        <w:right w:val="double" w:sz="6" w:space="0" w:color="auto"/>
      </w:pBdr>
      <w:shd w:val="clear" w:color="000000" w:fill="E7E6E6"/>
      <w:spacing w:before="100" w:beforeAutospacing="1" w:after="100" w:afterAutospacing="1"/>
      <w:jc w:val="center"/>
    </w:pPr>
    <w:rPr>
      <w:rFonts w:ascii="Arial" w:eastAsia="SimSun" w:hAnsi="Arial" w:cs="Arial"/>
      <w:sz w:val="15"/>
      <w:szCs w:val="15"/>
      <w:lang w:val="en-US" w:eastAsia="zh-CN"/>
    </w:rPr>
  </w:style>
  <w:style w:type="paragraph" w:customStyle="1" w:styleId="xl109">
    <w:name w:val="xl109"/>
    <w:basedOn w:val="Normal"/>
    <w:rsid w:val="00F715D0"/>
    <w:pPr>
      <w:pBdr>
        <w:top w:val="single" w:sz="4" w:space="0" w:color="auto"/>
        <w:bottom w:val="single" w:sz="4" w:space="0" w:color="auto"/>
        <w:right w:val="single" w:sz="4" w:space="0" w:color="auto"/>
      </w:pBdr>
      <w:spacing w:before="100" w:beforeAutospacing="1" w:after="100" w:afterAutospacing="1"/>
      <w:jc w:val="center"/>
    </w:pPr>
    <w:rPr>
      <w:rFonts w:ascii="SimSun" w:eastAsia="SimSun" w:hAnsi="SimSun" w:cs="SimSun"/>
      <w:sz w:val="16"/>
      <w:szCs w:val="16"/>
      <w:lang w:val="en-US" w:eastAsia="zh-CN"/>
    </w:rPr>
  </w:style>
  <w:style w:type="paragraph" w:customStyle="1" w:styleId="xl110">
    <w:name w:val="xl110"/>
    <w:basedOn w:val="Normal"/>
    <w:rsid w:val="00F715D0"/>
    <w:pPr>
      <w:pBdr>
        <w:top w:val="single" w:sz="4" w:space="0" w:color="auto"/>
        <w:bottom w:val="single" w:sz="8" w:space="0" w:color="auto"/>
        <w:right w:val="single" w:sz="4" w:space="0" w:color="auto"/>
      </w:pBdr>
      <w:spacing w:before="100" w:beforeAutospacing="1" w:after="100" w:afterAutospacing="1"/>
      <w:jc w:val="center"/>
    </w:pPr>
    <w:rPr>
      <w:rFonts w:ascii="SimSun" w:eastAsia="SimSun" w:hAnsi="SimSun" w:cs="SimSun"/>
      <w:sz w:val="16"/>
      <w:szCs w:val="16"/>
      <w:lang w:val="en-US" w:eastAsia="zh-CN"/>
    </w:rPr>
  </w:style>
  <w:style w:type="paragraph" w:customStyle="1" w:styleId="xl111">
    <w:name w:val="xl111"/>
    <w:basedOn w:val="Normal"/>
    <w:rsid w:val="00F715D0"/>
    <w:pPr>
      <w:pBdr>
        <w:top w:val="single" w:sz="8" w:space="0" w:color="auto"/>
        <w:bottom w:val="single" w:sz="4" w:space="0" w:color="auto"/>
        <w:right w:val="single" w:sz="4" w:space="0" w:color="auto"/>
      </w:pBdr>
      <w:spacing w:before="100" w:beforeAutospacing="1" w:after="100" w:afterAutospacing="1"/>
      <w:jc w:val="center"/>
    </w:pPr>
    <w:rPr>
      <w:rFonts w:ascii="SimSun" w:eastAsia="SimSun" w:hAnsi="SimSun" w:cs="SimSun"/>
      <w:sz w:val="16"/>
      <w:szCs w:val="16"/>
      <w:lang w:val="en-US" w:eastAsia="zh-CN"/>
    </w:rPr>
  </w:style>
  <w:style w:type="paragraph" w:customStyle="1" w:styleId="xl112">
    <w:name w:val="xl112"/>
    <w:basedOn w:val="Normal"/>
    <w:rsid w:val="00F715D0"/>
    <w:pPr>
      <w:pBdr>
        <w:top w:val="single" w:sz="8" w:space="0" w:color="auto"/>
        <w:left w:val="single" w:sz="4" w:space="0" w:color="auto"/>
        <w:bottom w:val="single" w:sz="4" w:space="0" w:color="auto"/>
        <w:right w:val="double" w:sz="6"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113">
    <w:name w:val="xl113"/>
    <w:basedOn w:val="Normal"/>
    <w:rsid w:val="00F715D0"/>
    <w:pPr>
      <w:pBdr>
        <w:top w:val="single" w:sz="4" w:space="0" w:color="auto"/>
        <w:left w:val="single" w:sz="4" w:space="0" w:color="auto"/>
        <w:bottom w:val="single" w:sz="4" w:space="0" w:color="auto"/>
        <w:right w:val="double" w:sz="6"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114">
    <w:name w:val="xl114"/>
    <w:basedOn w:val="Normal"/>
    <w:rsid w:val="00F715D0"/>
    <w:pPr>
      <w:pBdr>
        <w:top w:val="single" w:sz="4" w:space="0" w:color="auto"/>
        <w:left w:val="single" w:sz="4" w:space="0" w:color="auto"/>
        <w:bottom w:val="single" w:sz="8" w:space="0" w:color="auto"/>
        <w:right w:val="double" w:sz="6"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115">
    <w:name w:val="xl115"/>
    <w:basedOn w:val="Normal"/>
    <w:rsid w:val="00F715D0"/>
    <w:pPr>
      <w:pBdr>
        <w:top w:val="single" w:sz="8" w:space="0" w:color="auto"/>
        <w:left w:val="single" w:sz="4" w:space="0" w:color="auto"/>
        <w:bottom w:val="single" w:sz="4" w:space="0" w:color="auto"/>
        <w:right w:val="double" w:sz="6"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116">
    <w:name w:val="xl116"/>
    <w:basedOn w:val="Normal"/>
    <w:rsid w:val="00F715D0"/>
    <w:pPr>
      <w:pBdr>
        <w:top w:val="single" w:sz="4" w:space="0" w:color="auto"/>
        <w:left w:val="single" w:sz="4" w:space="0" w:color="auto"/>
        <w:bottom w:val="single" w:sz="4" w:space="0" w:color="auto"/>
        <w:right w:val="double" w:sz="6"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117">
    <w:name w:val="xl117"/>
    <w:basedOn w:val="Normal"/>
    <w:rsid w:val="00F715D0"/>
    <w:pPr>
      <w:pBdr>
        <w:top w:val="single" w:sz="4" w:space="0" w:color="auto"/>
        <w:left w:val="single" w:sz="4" w:space="0" w:color="auto"/>
        <w:bottom w:val="single" w:sz="8" w:space="0" w:color="auto"/>
        <w:right w:val="double" w:sz="6"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character" w:customStyle="1" w:styleId="MTEquationSection">
    <w:name w:val="MTEquationSection"/>
    <w:rsid w:val="00F715D0"/>
    <w:rPr>
      <w:rFonts w:ascii="Arial" w:hAnsi="Arial"/>
      <w:vanish w:val="0"/>
      <w:color w:val="FF0000"/>
      <w:sz w:val="24"/>
    </w:rPr>
  </w:style>
  <w:style w:type="paragraph" w:customStyle="1" w:styleId="Bulletedo1">
    <w:name w:val="Bulleted o 1"/>
    <w:basedOn w:val="Normal"/>
    <w:qFormat/>
    <w:rsid w:val="00F715D0"/>
    <w:pPr>
      <w:numPr>
        <w:numId w:val="44"/>
      </w:numPr>
      <w:overflowPunct w:val="0"/>
      <w:autoSpaceDE w:val="0"/>
      <w:autoSpaceDN w:val="0"/>
      <w:adjustRightInd w:val="0"/>
      <w:spacing w:after="180"/>
      <w:textAlignment w:val="baseline"/>
    </w:pPr>
    <w:rPr>
      <w:rFonts w:ascii="Times New Roman" w:eastAsia="SimSun" w:hAnsi="Times New Roman"/>
      <w:szCs w:val="20"/>
      <w:lang w:val="en-US"/>
    </w:rPr>
  </w:style>
  <w:style w:type="paragraph" w:customStyle="1" w:styleId="Equation">
    <w:name w:val="Equation"/>
    <w:basedOn w:val="Normal"/>
    <w:next w:val="Normal"/>
    <w:rsid w:val="00F715D0"/>
    <w:pPr>
      <w:tabs>
        <w:tab w:val="right" w:pos="10206"/>
      </w:tabs>
      <w:overflowPunct w:val="0"/>
      <w:autoSpaceDE w:val="0"/>
      <w:autoSpaceDN w:val="0"/>
      <w:adjustRightInd w:val="0"/>
      <w:spacing w:after="220"/>
      <w:ind w:left="1298"/>
      <w:textAlignment w:val="baseline"/>
    </w:pPr>
    <w:rPr>
      <w:rFonts w:ascii="Arial" w:eastAsia="SimSun" w:hAnsi="Arial"/>
      <w:sz w:val="22"/>
      <w:szCs w:val="20"/>
      <w:lang w:val="en-US" w:eastAsia="zh-CN"/>
    </w:rPr>
  </w:style>
  <w:style w:type="paragraph" w:customStyle="1" w:styleId="11BodyText">
    <w:name w:val="11 BodyText"/>
    <w:basedOn w:val="Normal"/>
    <w:rsid w:val="00F715D0"/>
    <w:pPr>
      <w:overflowPunct w:val="0"/>
      <w:autoSpaceDE w:val="0"/>
      <w:autoSpaceDN w:val="0"/>
      <w:adjustRightInd w:val="0"/>
      <w:spacing w:after="220"/>
      <w:ind w:left="1298"/>
      <w:textAlignment w:val="baseline"/>
    </w:pPr>
    <w:rPr>
      <w:rFonts w:ascii="Arial" w:eastAsia="SimSun" w:hAnsi="Arial"/>
      <w:sz w:val="22"/>
      <w:szCs w:val="20"/>
      <w:lang w:val="en-US"/>
    </w:rPr>
  </w:style>
  <w:style w:type="paragraph" w:customStyle="1" w:styleId="bodyCharCharChar">
    <w:name w:val="body Char Char Char"/>
    <w:basedOn w:val="Normal"/>
    <w:rsid w:val="00F715D0"/>
    <w:pPr>
      <w:tabs>
        <w:tab w:val="left" w:pos="2160"/>
      </w:tabs>
      <w:overflowPunct w:val="0"/>
      <w:autoSpaceDE w:val="0"/>
      <w:autoSpaceDN w:val="0"/>
      <w:adjustRightInd w:val="0"/>
      <w:spacing w:before="120" w:after="120" w:line="280" w:lineRule="atLeast"/>
      <w:jc w:val="both"/>
      <w:textAlignment w:val="baseline"/>
    </w:pPr>
    <w:rPr>
      <w:rFonts w:ascii="New York" w:eastAsia="SimSun" w:hAnsi="New York"/>
      <w:sz w:val="24"/>
      <w:szCs w:val="20"/>
      <w:lang w:val="en-US"/>
    </w:rPr>
  </w:style>
  <w:style w:type="paragraph" w:customStyle="1" w:styleId="body">
    <w:name w:val="body"/>
    <w:basedOn w:val="Normal"/>
    <w:link w:val="bodyChar"/>
    <w:rsid w:val="00F715D0"/>
    <w:pPr>
      <w:tabs>
        <w:tab w:val="left" w:pos="2160"/>
      </w:tabs>
      <w:overflowPunct w:val="0"/>
      <w:autoSpaceDE w:val="0"/>
      <w:autoSpaceDN w:val="0"/>
      <w:adjustRightInd w:val="0"/>
      <w:spacing w:before="120" w:after="120" w:line="280" w:lineRule="atLeast"/>
      <w:jc w:val="both"/>
      <w:textAlignment w:val="baseline"/>
    </w:pPr>
    <w:rPr>
      <w:rFonts w:ascii="New York" w:eastAsia="SimSun" w:hAnsi="New York"/>
      <w:sz w:val="24"/>
      <w:szCs w:val="20"/>
      <w:lang w:val="en-US"/>
    </w:rPr>
  </w:style>
  <w:style w:type="character" w:customStyle="1" w:styleId="CharChar3">
    <w:name w:val="Char Char3"/>
    <w:rsid w:val="00F715D0"/>
    <w:rPr>
      <w:rFonts w:ascii="Arial" w:hAnsi="Arial"/>
      <w:sz w:val="36"/>
      <w:lang w:val="en-GB" w:eastAsia="en-US" w:bidi="ar-SA"/>
    </w:rPr>
  </w:style>
  <w:style w:type="character" w:customStyle="1" w:styleId="CharChar2">
    <w:name w:val="Char Char2"/>
    <w:rsid w:val="00F715D0"/>
    <w:rPr>
      <w:rFonts w:ascii="Arial" w:hAnsi="Arial"/>
      <w:sz w:val="32"/>
      <w:lang w:val="en-GB" w:eastAsia="en-US" w:bidi="ar-SA"/>
    </w:rPr>
  </w:style>
  <w:style w:type="character" w:customStyle="1" w:styleId="CharChar1">
    <w:name w:val="Char Char1"/>
    <w:rsid w:val="00F715D0"/>
    <w:rPr>
      <w:rFonts w:ascii="Arial" w:hAnsi="Arial"/>
      <w:sz w:val="28"/>
      <w:lang w:val="en-GB" w:eastAsia="en-US" w:bidi="ar-SA"/>
    </w:rPr>
  </w:style>
  <w:style w:type="character" w:customStyle="1" w:styleId="CharChar">
    <w:name w:val="Char Char"/>
    <w:rsid w:val="00F715D0"/>
    <w:rPr>
      <w:rFonts w:ascii="Arial" w:hAnsi="Arial"/>
      <w:sz w:val="22"/>
      <w:lang w:val="en-GB" w:eastAsia="en-US" w:bidi="ar-SA"/>
    </w:rPr>
  </w:style>
  <w:style w:type="table" w:styleId="DarkList-Accent6">
    <w:name w:val="Dark List Accent 6"/>
    <w:basedOn w:val="TableNormal"/>
    <w:uiPriority w:val="70"/>
    <w:rsid w:val="00F715D0"/>
    <w:rPr>
      <w:rFonts w:ascii="CG Times (WN)" w:eastAsia="SimSun" w:hAnsi="CG Times (WN)"/>
      <w:color w:val="FFFFFF"/>
      <w:lang w:eastAsia="ko-KR"/>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paragraph" w:customStyle="1" w:styleId="ae">
    <w:name w:val="テキスト"/>
    <w:basedOn w:val="Normal"/>
    <w:link w:val="af"/>
    <w:qFormat/>
    <w:rsid w:val="00F715D0"/>
    <w:pPr>
      <w:widowControl w:val="0"/>
      <w:spacing w:afterLines="50" w:after="200" w:line="320" w:lineRule="exact"/>
      <w:ind w:firstLineChars="100" w:firstLine="210"/>
      <w:jc w:val="both"/>
    </w:pPr>
    <w:rPr>
      <w:rFonts w:ascii="Century" w:eastAsia="MS Mincho" w:hAnsi="Century"/>
      <w:kern w:val="2"/>
      <w:sz w:val="21"/>
      <w:szCs w:val="22"/>
      <w:lang w:eastAsia="ja-JP"/>
    </w:rPr>
  </w:style>
  <w:style w:type="character" w:customStyle="1" w:styleId="af">
    <w:name w:val="テキスト (文字)"/>
    <w:link w:val="ae"/>
    <w:rsid w:val="00F715D0"/>
    <w:rPr>
      <w:rFonts w:ascii="Century" w:eastAsia="MS Mincho" w:hAnsi="Century"/>
      <w:kern w:val="2"/>
      <w:sz w:val="21"/>
      <w:szCs w:val="22"/>
      <w:lang w:eastAsia="ja-JP"/>
    </w:rPr>
  </w:style>
  <w:style w:type="character" w:customStyle="1" w:styleId="TFZchn">
    <w:name w:val="TF Zchn"/>
    <w:link w:val="TF"/>
    <w:locked/>
    <w:rsid w:val="00F715D0"/>
    <w:rPr>
      <w:rFonts w:ascii="Arial" w:eastAsia="MS Mincho" w:hAnsi="Arial"/>
      <w:b/>
      <w:lang w:eastAsia="ja-JP"/>
    </w:rPr>
  </w:style>
  <w:style w:type="paragraph" w:styleId="TOCHeading">
    <w:name w:val="TOC Heading"/>
    <w:basedOn w:val="Heading1"/>
    <w:next w:val="Normal"/>
    <w:uiPriority w:val="39"/>
    <w:unhideWhenUsed/>
    <w:qFormat/>
    <w:rsid w:val="00F715D0"/>
    <w:pPr>
      <w:keepLines/>
      <w:numPr>
        <w:numId w:val="0"/>
      </w:numPr>
      <w:spacing w:after="0" w:line="259" w:lineRule="auto"/>
      <w:outlineLvl w:val="9"/>
    </w:pPr>
    <w:rPr>
      <w:rFonts w:ascii="Calibri Light" w:eastAsia="Times New Roman" w:hAnsi="Calibri Light" w:cs="Times New Roman"/>
      <w:b w:val="0"/>
      <w:bCs w:val="0"/>
      <w:color w:val="2F5496"/>
      <w:kern w:val="0"/>
      <w:lang w:val="en-US"/>
    </w:rPr>
  </w:style>
  <w:style w:type="paragraph" w:customStyle="1" w:styleId="bullet10">
    <w:name w:val="bullet1"/>
    <w:basedOn w:val="text0"/>
    <w:link w:val="bullet1Char"/>
    <w:qFormat/>
    <w:rsid w:val="00F715D0"/>
    <w:pPr>
      <w:widowControl/>
      <w:overflowPunct/>
      <w:autoSpaceDE/>
      <w:autoSpaceDN/>
      <w:adjustRightInd/>
      <w:spacing w:after="0"/>
      <w:ind w:left="720" w:hanging="360"/>
      <w:jc w:val="left"/>
      <w:textAlignment w:val="auto"/>
    </w:pPr>
    <w:rPr>
      <w:rFonts w:ascii="Calibri" w:eastAsia="SimSun" w:hAnsi="Calibri"/>
      <w:kern w:val="2"/>
      <w:szCs w:val="24"/>
      <w:lang w:val="en-GB" w:eastAsia="zh-CN"/>
    </w:rPr>
  </w:style>
  <w:style w:type="character" w:customStyle="1" w:styleId="textChar0">
    <w:name w:val="text Char"/>
    <w:link w:val="text0"/>
    <w:qFormat/>
    <w:rsid w:val="00F715D0"/>
    <w:rPr>
      <w:rFonts w:eastAsia="Times New Roman"/>
      <w:sz w:val="24"/>
      <w:lang w:val="en-AU"/>
    </w:rPr>
  </w:style>
  <w:style w:type="character" w:customStyle="1" w:styleId="bullet1Char">
    <w:name w:val="bullet1 Char"/>
    <w:link w:val="bullet10"/>
    <w:rsid w:val="00F715D0"/>
    <w:rPr>
      <w:rFonts w:ascii="Calibri" w:eastAsia="SimSun" w:hAnsi="Calibri"/>
      <w:kern w:val="2"/>
      <w:sz w:val="24"/>
      <w:szCs w:val="24"/>
      <w:lang w:eastAsia="zh-CN"/>
    </w:rPr>
  </w:style>
  <w:style w:type="paragraph" w:customStyle="1" w:styleId="tdoc">
    <w:name w:val="tdoc"/>
    <w:basedOn w:val="Normal"/>
    <w:link w:val="tdocChar"/>
    <w:qFormat/>
    <w:rsid w:val="00F715D0"/>
    <w:pPr>
      <w:ind w:left="1440" w:hanging="1440"/>
    </w:pPr>
  </w:style>
  <w:style w:type="character" w:customStyle="1" w:styleId="tdocChar">
    <w:name w:val="tdoc Char"/>
    <w:link w:val="tdoc"/>
    <w:rsid w:val="00F715D0"/>
    <w:rPr>
      <w:rFonts w:ascii="Times" w:hAnsi="Times"/>
      <w:szCs w:val="24"/>
      <w:lang w:eastAsia="en-US"/>
    </w:rPr>
  </w:style>
  <w:style w:type="character" w:customStyle="1" w:styleId="bullet3Char">
    <w:name w:val="bullet3 Char"/>
    <w:link w:val="bullet3"/>
    <w:rsid w:val="00F715D0"/>
    <w:rPr>
      <w:rFonts w:ascii="Times" w:hAnsi="Times"/>
      <w:szCs w:val="24"/>
      <w:lang w:eastAsia="en-US"/>
    </w:rPr>
  </w:style>
  <w:style w:type="paragraph" w:customStyle="1" w:styleId="gmail-msolistparagraph">
    <w:name w:val="gmail-msolistparagraph"/>
    <w:basedOn w:val="Normal"/>
    <w:uiPriority w:val="99"/>
    <w:rsid w:val="00F715D0"/>
    <w:pPr>
      <w:spacing w:before="75" w:after="75"/>
    </w:pPr>
    <w:rPr>
      <w:rFonts w:ascii="Malgun Gothic" w:eastAsia="Malgun Gothic" w:hAnsi="Malgun Gothic" w:cs="Calibri"/>
      <w:szCs w:val="20"/>
      <w:lang w:val="sv-SE" w:eastAsia="sv-SE"/>
    </w:rPr>
  </w:style>
  <w:style w:type="paragraph" w:customStyle="1" w:styleId="gmail-b2">
    <w:name w:val="gmail-b2"/>
    <w:basedOn w:val="Normal"/>
    <w:uiPriority w:val="99"/>
    <w:semiHidden/>
    <w:rsid w:val="00F715D0"/>
    <w:pPr>
      <w:spacing w:before="75" w:after="75"/>
    </w:pPr>
    <w:rPr>
      <w:rFonts w:ascii="Malgun Gothic" w:eastAsia="Malgun Gothic" w:hAnsi="Malgun Gothic" w:cs="Calibri"/>
      <w:szCs w:val="20"/>
      <w:lang w:val="sv-SE" w:eastAsia="sv-SE"/>
    </w:rPr>
  </w:style>
  <w:style w:type="character" w:customStyle="1" w:styleId="onecomwebmail-spelle">
    <w:name w:val="onecomwebmail-spelle"/>
    <w:rsid w:val="00F715D0"/>
  </w:style>
  <w:style w:type="paragraph" w:customStyle="1" w:styleId="onecomwebmail-msolistparagraph">
    <w:name w:val="onecomwebmail-msolistparagraph"/>
    <w:basedOn w:val="Normal"/>
    <w:rsid w:val="00F715D0"/>
    <w:pPr>
      <w:spacing w:before="100" w:beforeAutospacing="1" w:after="100" w:afterAutospacing="1"/>
    </w:pPr>
    <w:rPr>
      <w:rFonts w:ascii="Times New Roman" w:eastAsia="Times New Roman" w:hAnsi="Times New Roman"/>
      <w:sz w:val="24"/>
      <w:lang w:val="sv-SE" w:eastAsia="sv-SE"/>
    </w:rPr>
  </w:style>
  <w:style w:type="paragraph" w:customStyle="1" w:styleId="onecomwebmail-tah">
    <w:name w:val="onecomwebmail-tah"/>
    <w:basedOn w:val="Normal"/>
    <w:rsid w:val="00F715D0"/>
    <w:pPr>
      <w:spacing w:before="100" w:beforeAutospacing="1" w:after="100" w:afterAutospacing="1"/>
    </w:pPr>
    <w:rPr>
      <w:rFonts w:ascii="Times New Roman" w:eastAsia="Times New Roman" w:hAnsi="Times New Roman"/>
      <w:sz w:val="24"/>
      <w:lang w:val="sv-SE" w:eastAsia="sv-SE"/>
    </w:rPr>
  </w:style>
  <w:style w:type="paragraph" w:customStyle="1" w:styleId="onecomwebmail-tac">
    <w:name w:val="onecomwebmail-tac"/>
    <w:basedOn w:val="Normal"/>
    <w:rsid w:val="00F715D0"/>
    <w:pPr>
      <w:spacing w:before="100" w:beforeAutospacing="1" w:after="100" w:afterAutospacing="1"/>
    </w:pPr>
    <w:rPr>
      <w:rFonts w:ascii="Times New Roman" w:eastAsia="Times New Roman" w:hAnsi="Times New Roman"/>
      <w:sz w:val="24"/>
      <w:lang w:val="sv-SE" w:eastAsia="sv-SE"/>
    </w:rPr>
  </w:style>
  <w:style w:type="character" w:customStyle="1" w:styleId="onecomwebmail-font">
    <w:name w:val="onecomwebmail-font"/>
    <w:rsid w:val="00F715D0"/>
  </w:style>
  <w:style w:type="character" w:customStyle="1" w:styleId="onecomwebmail-size">
    <w:name w:val="onecomwebmail-size"/>
    <w:rsid w:val="00F715D0"/>
  </w:style>
  <w:style w:type="numbering" w:customStyle="1" w:styleId="NoList2">
    <w:name w:val="No List2"/>
    <w:next w:val="NoList"/>
    <w:uiPriority w:val="99"/>
    <w:semiHidden/>
    <w:rsid w:val="006B4D00"/>
  </w:style>
  <w:style w:type="paragraph" w:customStyle="1" w:styleId="CharChar1CharCharCharCharCharCharCharCharCharCharCharCharCharCharChar4">
    <w:name w:val="Char Char1 Char Char Char Char Char Char Char Char Char Char Char Char Char Char Char4"/>
    <w:semiHidden/>
    <w:rsid w:val="006B4D00"/>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2">
    <w:name w:val="Style Bulleted2"/>
    <w:rsid w:val="006B4D00"/>
  </w:style>
  <w:style w:type="character" w:customStyle="1" w:styleId="af0">
    <w:name w:val="未解決のメンション"/>
    <w:uiPriority w:val="99"/>
    <w:semiHidden/>
    <w:unhideWhenUsed/>
    <w:rsid w:val="006B4D00"/>
    <w:rPr>
      <w:color w:val="808080"/>
      <w:shd w:val="clear" w:color="auto" w:fill="E6E6E6"/>
    </w:rPr>
  </w:style>
  <w:style w:type="character" w:customStyle="1" w:styleId="51">
    <w:name w:val="(文字) (文字)51"/>
    <w:semiHidden/>
    <w:rsid w:val="006B4D00"/>
    <w:rPr>
      <w:rFonts w:ascii="Times New Roman" w:hAnsi="Times New Roman"/>
      <w:lang w:eastAsia="en-US"/>
    </w:rPr>
  </w:style>
  <w:style w:type="numbering" w:customStyle="1" w:styleId="StyleBulletedSymbolsymbolLeft025Hanging02">
    <w:name w:val="Style Bulleted Symbol (symbol) Left:  0.25&quot; Hanging:  0.2"/>
    <w:basedOn w:val="NoList"/>
    <w:rsid w:val="006B4D00"/>
  </w:style>
  <w:style w:type="table" w:customStyle="1" w:styleId="TableGrid1">
    <w:name w:val="Table Grid1"/>
    <w:basedOn w:val="TableNormal"/>
    <w:next w:val="TableGrid"/>
    <w:uiPriority w:val="39"/>
    <w:qFormat/>
    <w:rsid w:val="006B4D00"/>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2">
    <w:name w:val="Colorful List - Accent 12"/>
    <w:basedOn w:val="TableNormal"/>
    <w:next w:val="ColorfulList-Accent1"/>
    <w:uiPriority w:val="34"/>
    <w:rsid w:val="006B4D00"/>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paragraph" w:customStyle="1" w:styleId="rProposal">
    <w:name w:val="rProposal"/>
    <w:basedOn w:val="Normal"/>
    <w:next w:val="Normal"/>
    <w:link w:val="rProposalChar"/>
    <w:qFormat/>
    <w:rsid w:val="006B4D00"/>
    <w:pPr>
      <w:spacing w:before="120" w:after="120"/>
      <w:ind w:leftChars="213" w:left="1275" w:hanging="849"/>
      <w:jc w:val="both"/>
    </w:pPr>
    <w:rPr>
      <w:rFonts w:ascii="Times New Roman" w:eastAsia="Malgun Gothic" w:hAnsi="Times New Roman"/>
      <w:i/>
      <w:kern w:val="2"/>
      <w:sz w:val="22"/>
      <w:szCs w:val="22"/>
      <w:lang w:val="en-US" w:eastAsia="ko-KR"/>
    </w:rPr>
  </w:style>
  <w:style w:type="character" w:customStyle="1" w:styleId="rProposalChar">
    <w:name w:val="rProposal Char"/>
    <w:link w:val="rProposal"/>
    <w:rsid w:val="006B4D00"/>
    <w:rPr>
      <w:rFonts w:eastAsia="Malgun Gothic"/>
      <w:i/>
      <w:kern w:val="2"/>
      <w:sz w:val="22"/>
      <w:szCs w:val="22"/>
      <w:lang w:val="en-US" w:eastAsia="ko-KR"/>
    </w:rPr>
  </w:style>
  <w:style w:type="character" w:customStyle="1" w:styleId="af1">
    <w:name w:val="メンション"/>
    <w:uiPriority w:val="99"/>
    <w:semiHidden/>
    <w:unhideWhenUsed/>
    <w:rsid w:val="006B4D00"/>
    <w:rPr>
      <w:color w:val="2B579A"/>
      <w:shd w:val="clear" w:color="auto" w:fill="E6E6E6"/>
    </w:rPr>
  </w:style>
  <w:style w:type="paragraph" w:customStyle="1" w:styleId="Proposalsub">
    <w:name w:val="Proposal_sub"/>
    <w:basedOn w:val="Normal"/>
    <w:link w:val="ProposalsubChar"/>
    <w:qFormat/>
    <w:rsid w:val="006B4D00"/>
    <w:pPr>
      <w:numPr>
        <w:numId w:val="45"/>
      </w:numPr>
      <w:spacing w:before="120" w:after="120"/>
      <w:ind w:left="1167" w:hanging="283"/>
      <w:jc w:val="both"/>
    </w:pPr>
    <w:rPr>
      <w:rFonts w:ascii="Times New Roman" w:eastAsia="Malgun Gothic" w:hAnsi="Times New Roman"/>
      <w:kern w:val="2"/>
      <w:szCs w:val="22"/>
      <w:lang w:val="en-US" w:eastAsia="ko-KR"/>
    </w:rPr>
  </w:style>
  <w:style w:type="paragraph" w:customStyle="1" w:styleId="Proposalsubsub">
    <w:name w:val="Proposal_sub_sub"/>
    <w:basedOn w:val="Normal"/>
    <w:link w:val="ProposalsubsubChar"/>
    <w:qFormat/>
    <w:rsid w:val="006B4D00"/>
    <w:pPr>
      <w:numPr>
        <w:ilvl w:val="1"/>
        <w:numId w:val="45"/>
      </w:numPr>
      <w:spacing w:before="120" w:after="120"/>
      <w:ind w:left="1593"/>
      <w:jc w:val="both"/>
    </w:pPr>
    <w:rPr>
      <w:rFonts w:ascii="Times New Roman" w:eastAsia="Malgun Gothic" w:hAnsi="Times New Roman"/>
      <w:kern w:val="2"/>
      <w:szCs w:val="22"/>
      <w:lang w:val="en-US" w:eastAsia="ko-KR"/>
    </w:rPr>
  </w:style>
  <w:style w:type="paragraph" w:customStyle="1" w:styleId="rProposalsub">
    <w:name w:val="rProposal_sub"/>
    <w:basedOn w:val="Normal"/>
    <w:next w:val="Normal"/>
    <w:link w:val="rProposalsubChar"/>
    <w:qFormat/>
    <w:rsid w:val="006B4D00"/>
    <w:pPr>
      <w:numPr>
        <w:numId w:val="4"/>
      </w:numPr>
      <w:spacing w:before="120" w:after="120"/>
      <w:jc w:val="both"/>
    </w:pPr>
    <w:rPr>
      <w:rFonts w:ascii="Times New Roman" w:eastAsia="Malgun Gothic" w:hAnsi="Times New Roman"/>
      <w:i/>
      <w:kern w:val="2"/>
      <w:sz w:val="22"/>
      <w:szCs w:val="22"/>
      <w:lang w:val="en-US" w:eastAsia="ko-KR"/>
    </w:rPr>
  </w:style>
  <w:style w:type="table" w:customStyle="1" w:styleId="GridTable4-Accent52">
    <w:name w:val="Grid Table 4 - Accent 52"/>
    <w:basedOn w:val="TableNormal"/>
    <w:next w:val="GridTable4-Accent5"/>
    <w:uiPriority w:val="49"/>
    <w:rsid w:val="006B4D00"/>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4">
    <w:name w:val="Style Bulleted Symbol (symbol) Left:  0.25&quot; Hanging:  0.25&quot;4"/>
    <w:basedOn w:val="NoList"/>
    <w:rsid w:val="006B4D00"/>
  </w:style>
  <w:style w:type="numbering" w:customStyle="1" w:styleId="StyleBulletedSymbolsymbolLeft025Hanging02512">
    <w:name w:val="Style Bulleted Symbol (symbol) Left:  0.25&quot; Hanging:  0.25&quot;12"/>
    <w:basedOn w:val="NoList"/>
    <w:rsid w:val="006B4D00"/>
  </w:style>
  <w:style w:type="numbering" w:customStyle="1" w:styleId="StyleBulletedSymbolsymbolLeft025Hanging02522">
    <w:name w:val="Style Bulleted Symbol (symbol) Left:  0.25&quot; Hanging:  0.25&quot;22"/>
    <w:basedOn w:val="NoList"/>
    <w:rsid w:val="006B4D00"/>
  </w:style>
  <w:style w:type="character" w:customStyle="1" w:styleId="rProposalsubChar">
    <w:name w:val="rProposal_sub Char"/>
    <w:link w:val="rProposalsub"/>
    <w:rsid w:val="006B4D00"/>
    <w:rPr>
      <w:rFonts w:eastAsia="Malgun Gothic"/>
      <w:i/>
      <w:kern w:val="2"/>
      <w:sz w:val="22"/>
      <w:szCs w:val="22"/>
      <w:lang w:val="en-US" w:eastAsia="ko-KR"/>
    </w:rPr>
  </w:style>
  <w:style w:type="numbering" w:customStyle="1" w:styleId="StyleBulletedSymbolsymbolLeft025Hanging02523">
    <w:name w:val="Style Bulleted Symbol (symbol) Left:  0.25&quot; Hanging:  0.25&quot;23"/>
    <w:basedOn w:val="NoList"/>
    <w:rsid w:val="00175422"/>
  </w:style>
  <w:style w:type="paragraph" w:customStyle="1" w:styleId="15">
    <w:name w:val="列出段落1"/>
    <w:basedOn w:val="Normal"/>
    <w:uiPriority w:val="34"/>
    <w:qFormat/>
    <w:rsid w:val="00C95926"/>
    <w:pPr>
      <w:spacing w:line="259" w:lineRule="auto"/>
      <w:ind w:firstLineChars="200" w:firstLine="420"/>
    </w:pPr>
    <w:rPr>
      <w:rFonts w:ascii="SimSun" w:eastAsia="SimSun" w:hAnsi="SimSun"/>
      <w:sz w:val="24"/>
      <w:lang w:val="en-US"/>
    </w:rPr>
  </w:style>
  <w:style w:type="paragraph" w:customStyle="1" w:styleId="ParagraphNumbering">
    <w:name w:val="Paragraph Numbering"/>
    <w:basedOn w:val="Normal"/>
    <w:rsid w:val="00C95926"/>
    <w:pPr>
      <w:numPr>
        <w:numId w:val="46"/>
      </w:numPr>
      <w:tabs>
        <w:tab w:val="left" w:pos="851"/>
      </w:tabs>
      <w:spacing w:line="360" w:lineRule="auto"/>
    </w:pPr>
    <w:rPr>
      <w:rFonts w:ascii="Arial" w:eastAsia="MS Mincho" w:hAnsi="Arial" w:cs="MS PGothic"/>
      <w:sz w:val="22"/>
      <w:szCs w:val="22"/>
      <w:lang w:val="en-US" w:eastAsia="ja-JP"/>
    </w:rPr>
  </w:style>
  <w:style w:type="numbering" w:customStyle="1" w:styleId="NoList3">
    <w:name w:val="No List3"/>
    <w:next w:val="NoList"/>
    <w:uiPriority w:val="99"/>
    <w:semiHidden/>
    <w:unhideWhenUsed/>
    <w:rsid w:val="000F713F"/>
  </w:style>
  <w:style w:type="paragraph" w:customStyle="1" w:styleId="CharChar1CharCharCharCharCharCharCharCharCharCharCharCharCharCharChar40">
    <w:name w:val="Char Char1 Char Char Char Char Char Char Char Char Char Char Char Char Char Char Char40"/>
    <w:semiHidden/>
    <w:rsid w:val="000F713F"/>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3">
    <w:name w:val="Style Bulleted3"/>
    <w:rsid w:val="000F713F"/>
  </w:style>
  <w:style w:type="character" w:customStyle="1" w:styleId="535">
    <w:name w:val="(文字) (文字)535"/>
    <w:semiHidden/>
    <w:rsid w:val="000F713F"/>
    <w:rPr>
      <w:rFonts w:ascii="Times New Roman" w:hAnsi="Times New Roman"/>
      <w:lang w:eastAsia="en-US"/>
    </w:rPr>
  </w:style>
  <w:style w:type="numbering" w:customStyle="1" w:styleId="StyleBulletedSymbolsymbolLeft025Hanging03">
    <w:name w:val="Style Bulleted Symbol (symbol) Left:  0.25&quot; Hanging:  0.3"/>
    <w:basedOn w:val="NoList"/>
    <w:rsid w:val="000F713F"/>
  </w:style>
  <w:style w:type="character" w:customStyle="1" w:styleId="CaptionEquationChar">
    <w:name w:val="Caption Equation Char"/>
    <w:aliases w:val="Caption Char1 Char2,Caption Char Char Char2,Caption Char1 Char Char1,Caption Char2 Char1,Caption Char Char Char Char1,Caption Char Char1 Char1,fig and tbl Char1,fighead2 Char1,Table Caption Char1,topic Char,cap Char3,cap Char Char2"/>
    <w:uiPriority w:val="35"/>
    <w:qFormat/>
    <w:rsid w:val="000F713F"/>
    <w:rPr>
      <w:rFonts w:ascii="Times New Roman" w:eastAsia="PMingLiU" w:hAnsi="Times New Roman" w:cs="Times New Roman"/>
      <w:b/>
      <w:bCs/>
      <w:kern w:val="2"/>
      <w:sz w:val="20"/>
      <w:szCs w:val="20"/>
      <w:lang w:eastAsia="zh-CN"/>
    </w:rPr>
  </w:style>
  <w:style w:type="table" w:customStyle="1" w:styleId="ColorfulList-Accent13">
    <w:name w:val="Colorful List - Accent 13"/>
    <w:basedOn w:val="TableNormal"/>
    <w:next w:val="ColorfulList-Accent1"/>
    <w:uiPriority w:val="34"/>
    <w:rsid w:val="000F713F"/>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3">
    <w:name w:val="Grid Table 4 - Accent 53"/>
    <w:basedOn w:val="TableNormal"/>
    <w:next w:val="GridTable4-Accent5"/>
    <w:uiPriority w:val="49"/>
    <w:rsid w:val="000F713F"/>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5">
    <w:name w:val="Style Bulleted Symbol (symbol) Left:  0.25&quot; Hanging:  0.25&quot;5"/>
    <w:basedOn w:val="NoList"/>
    <w:rsid w:val="000F713F"/>
  </w:style>
  <w:style w:type="numbering" w:customStyle="1" w:styleId="StyleBulletedSymbolsymbolLeft025Hanging02513">
    <w:name w:val="Style Bulleted Symbol (symbol) Left:  0.25&quot; Hanging:  0.25&quot;13"/>
    <w:basedOn w:val="NoList"/>
    <w:rsid w:val="000F713F"/>
  </w:style>
  <w:style w:type="numbering" w:customStyle="1" w:styleId="StyleBulletedSymbolsymbolLeft025Hanging02524">
    <w:name w:val="Style Bulleted Symbol (symbol) Left:  0.25&quot; Hanging:  0.25&quot;24"/>
    <w:basedOn w:val="NoList"/>
    <w:rsid w:val="000F713F"/>
  </w:style>
  <w:style w:type="character" w:customStyle="1" w:styleId="NOChar1">
    <w:name w:val="NO Char1"/>
    <w:qFormat/>
    <w:rsid w:val="000F713F"/>
    <w:rPr>
      <w:sz w:val="24"/>
      <w:lang w:eastAsia="en-US"/>
    </w:rPr>
  </w:style>
  <w:style w:type="character" w:customStyle="1" w:styleId="CommentaireCar">
    <w:name w:val="Commentaire Car"/>
    <w:rsid w:val="000F713F"/>
    <w:rPr>
      <w:sz w:val="20"/>
      <w:szCs w:val="20"/>
    </w:rPr>
  </w:style>
  <w:style w:type="character" w:customStyle="1" w:styleId="citationref">
    <w:name w:val="citationref"/>
    <w:rsid w:val="000F713F"/>
  </w:style>
  <w:style w:type="character" w:customStyle="1" w:styleId="mw-mmv-title">
    <w:name w:val="mw-mmv-title"/>
    <w:rsid w:val="000F713F"/>
  </w:style>
  <w:style w:type="character" w:customStyle="1" w:styleId="legend-color">
    <w:name w:val="legend-color"/>
    <w:rsid w:val="000F713F"/>
  </w:style>
  <w:style w:type="paragraph" w:customStyle="1" w:styleId="Equationlegend">
    <w:name w:val="Equation_legend"/>
    <w:basedOn w:val="NormalIndent"/>
    <w:link w:val="EquationlegendChar"/>
    <w:rsid w:val="000F713F"/>
    <w:pPr>
      <w:widowControl/>
      <w:tabs>
        <w:tab w:val="right" w:pos="1701"/>
        <w:tab w:val="left" w:pos="1985"/>
      </w:tabs>
      <w:overflowPunct w:val="0"/>
      <w:autoSpaceDE w:val="0"/>
      <w:autoSpaceDN w:val="0"/>
      <w:adjustRightInd w:val="0"/>
      <w:spacing w:before="80"/>
      <w:ind w:left="1985" w:hanging="1985"/>
      <w:textAlignment w:val="baseline"/>
    </w:pPr>
    <w:rPr>
      <w:rFonts w:eastAsia="Times New Roman"/>
      <w:kern w:val="0"/>
      <w:sz w:val="24"/>
      <w:lang w:eastAsia="en-US"/>
    </w:rPr>
  </w:style>
  <w:style w:type="character" w:customStyle="1" w:styleId="EquationlegendChar">
    <w:name w:val="Equation_legend Char"/>
    <w:link w:val="Equationlegend"/>
    <w:locked/>
    <w:rsid w:val="000F713F"/>
    <w:rPr>
      <w:rFonts w:eastAsia="Times New Roman"/>
      <w:sz w:val="24"/>
      <w:lang w:val="en-US" w:eastAsia="en-US"/>
    </w:rPr>
  </w:style>
  <w:style w:type="numbering" w:customStyle="1" w:styleId="NoList4">
    <w:name w:val="No List4"/>
    <w:next w:val="NoList"/>
    <w:uiPriority w:val="99"/>
    <w:semiHidden/>
    <w:rsid w:val="00966D15"/>
  </w:style>
  <w:style w:type="paragraph" w:customStyle="1" w:styleId="CharChar1CharCharCharCharCharCharCharCharCharCharCharCharCharCharChar39">
    <w:name w:val="Char Char1 Char Char Char Char Char Char Char Char Char Char Char Char Char Char Char39"/>
    <w:semiHidden/>
    <w:rsid w:val="00966D15"/>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4">
    <w:name w:val="Style Bulleted4"/>
    <w:rsid w:val="00966D15"/>
  </w:style>
  <w:style w:type="character" w:customStyle="1" w:styleId="534">
    <w:name w:val="(文字) (文字)534"/>
    <w:semiHidden/>
    <w:rsid w:val="00966D15"/>
    <w:rPr>
      <w:rFonts w:ascii="Times New Roman" w:hAnsi="Times New Roman"/>
      <w:lang w:eastAsia="en-US"/>
    </w:rPr>
  </w:style>
  <w:style w:type="numbering" w:customStyle="1" w:styleId="StyleBulletedSymbolsymbolLeft025Hanging04">
    <w:name w:val="Style Bulleted Symbol (symbol) Left:  0.25&quot; Hanging:  0.4"/>
    <w:basedOn w:val="NoList"/>
    <w:rsid w:val="00966D15"/>
  </w:style>
  <w:style w:type="table" w:customStyle="1" w:styleId="ColorfulList-Accent14">
    <w:name w:val="Colorful List - Accent 14"/>
    <w:basedOn w:val="TableNormal"/>
    <w:next w:val="ColorfulList-Accent1"/>
    <w:uiPriority w:val="34"/>
    <w:rsid w:val="00966D15"/>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4">
    <w:name w:val="Grid Table 4 - Accent 54"/>
    <w:basedOn w:val="TableNormal"/>
    <w:next w:val="GridTable4-Accent5"/>
    <w:uiPriority w:val="49"/>
    <w:rsid w:val="00966D15"/>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6">
    <w:name w:val="Style Bulleted Symbol (symbol) Left:  0.25&quot; Hanging:  0.25&quot;6"/>
    <w:basedOn w:val="NoList"/>
    <w:rsid w:val="00966D15"/>
  </w:style>
  <w:style w:type="numbering" w:customStyle="1" w:styleId="StyleBulletedSymbolsymbolLeft025Hanging02514">
    <w:name w:val="Style Bulleted Symbol (symbol) Left:  0.25&quot; Hanging:  0.25&quot;14"/>
    <w:basedOn w:val="NoList"/>
    <w:rsid w:val="00966D15"/>
  </w:style>
  <w:style w:type="numbering" w:customStyle="1" w:styleId="StyleBulletedSymbolsymbolLeft025Hanging02525">
    <w:name w:val="Style Bulleted Symbol (symbol) Left:  0.25&quot; Hanging:  0.25&quot;25"/>
    <w:basedOn w:val="NoList"/>
    <w:rsid w:val="00966D15"/>
  </w:style>
  <w:style w:type="numbering" w:customStyle="1" w:styleId="NoList5">
    <w:name w:val="No List5"/>
    <w:next w:val="NoList"/>
    <w:uiPriority w:val="99"/>
    <w:semiHidden/>
    <w:unhideWhenUsed/>
    <w:rsid w:val="006D7D75"/>
  </w:style>
  <w:style w:type="paragraph" w:customStyle="1" w:styleId="CharChar1CharCharCharCharCharCharCharCharCharCharCharCharCharCharChar38">
    <w:name w:val="Char Char1 Char Char Char Char Char Char Char Char Char Char Char Char Char Char Char38"/>
    <w:semiHidden/>
    <w:rsid w:val="006D7D75"/>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5">
    <w:name w:val="Style Bulleted5"/>
    <w:rsid w:val="006D7D75"/>
  </w:style>
  <w:style w:type="character" w:customStyle="1" w:styleId="533">
    <w:name w:val="(文字) (文字)533"/>
    <w:semiHidden/>
    <w:rsid w:val="006D7D75"/>
    <w:rPr>
      <w:rFonts w:ascii="Times New Roman" w:hAnsi="Times New Roman"/>
      <w:lang w:eastAsia="en-US"/>
    </w:rPr>
  </w:style>
  <w:style w:type="numbering" w:customStyle="1" w:styleId="StyleBulletedSymbolsymbolLeft025Hanging05">
    <w:name w:val="Style Bulleted Symbol (symbol) Left:  0.25&quot; Hanging:  0.5"/>
    <w:basedOn w:val="NoList"/>
    <w:rsid w:val="006D7D75"/>
  </w:style>
  <w:style w:type="table" w:customStyle="1" w:styleId="ColorfulList-Accent15">
    <w:name w:val="Colorful List - Accent 15"/>
    <w:basedOn w:val="TableNormal"/>
    <w:next w:val="ColorfulList-Accent1"/>
    <w:uiPriority w:val="34"/>
    <w:rsid w:val="006D7D75"/>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character" w:customStyle="1" w:styleId="16">
    <w:name w:val="访问过的超链接1"/>
    <w:rsid w:val="006D7D75"/>
    <w:rPr>
      <w:color w:val="800080"/>
      <w:kern w:val="2"/>
      <w:u w:val="single"/>
      <w:lang w:val="en-GB" w:eastAsia="zh-CN" w:bidi="ar-SA"/>
    </w:rPr>
  </w:style>
  <w:style w:type="paragraph" w:customStyle="1" w:styleId="17">
    <w:name w:val="1"/>
    <w:next w:val="Normal"/>
    <w:rsid w:val="006D7D75"/>
    <w:pPr>
      <w:keepNext/>
      <w:tabs>
        <w:tab w:val="num" w:pos="720"/>
      </w:tabs>
      <w:autoSpaceDE w:val="0"/>
      <w:autoSpaceDN w:val="0"/>
      <w:adjustRightInd w:val="0"/>
      <w:ind w:left="720" w:hanging="360"/>
      <w:jc w:val="both"/>
    </w:pPr>
    <w:rPr>
      <w:rFonts w:eastAsia="Times New Roman"/>
      <w:kern w:val="2"/>
      <w:lang w:eastAsia="zh-CN"/>
    </w:rPr>
  </w:style>
  <w:style w:type="table" w:customStyle="1" w:styleId="GridTable4-Accent55">
    <w:name w:val="Grid Table 4 - Accent 55"/>
    <w:basedOn w:val="TableNormal"/>
    <w:next w:val="GridTable4-Accent5"/>
    <w:uiPriority w:val="49"/>
    <w:rsid w:val="006D7D75"/>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7">
    <w:name w:val="Style Bulleted Symbol (symbol) Left:  0.25&quot; Hanging:  0.25&quot;7"/>
    <w:basedOn w:val="NoList"/>
    <w:rsid w:val="006D7D75"/>
  </w:style>
  <w:style w:type="numbering" w:customStyle="1" w:styleId="StyleBulletedSymbolsymbolLeft025Hanging02515">
    <w:name w:val="Style Bulleted Symbol (symbol) Left:  0.25&quot; Hanging:  0.25&quot;15"/>
    <w:basedOn w:val="NoList"/>
    <w:rsid w:val="006D7D75"/>
  </w:style>
  <w:style w:type="numbering" w:customStyle="1" w:styleId="StyleBulletedSymbolsymbolLeft025Hanging02526">
    <w:name w:val="Style Bulleted Symbol (symbol) Left:  0.25&quot; Hanging:  0.25&quot;26"/>
    <w:basedOn w:val="NoList"/>
    <w:rsid w:val="006D7D75"/>
  </w:style>
  <w:style w:type="paragraph" w:customStyle="1" w:styleId="Eqn">
    <w:name w:val="Eqn"/>
    <w:basedOn w:val="Normal"/>
    <w:qFormat/>
    <w:rsid w:val="006D7D75"/>
    <w:pPr>
      <w:tabs>
        <w:tab w:val="center" w:pos="4608"/>
        <w:tab w:val="right" w:pos="9216"/>
      </w:tabs>
      <w:autoSpaceDE w:val="0"/>
      <w:autoSpaceDN w:val="0"/>
      <w:adjustRightInd w:val="0"/>
      <w:snapToGrid w:val="0"/>
      <w:spacing w:after="120"/>
      <w:jc w:val="both"/>
    </w:pPr>
    <w:rPr>
      <w:rFonts w:ascii="Times New Roman" w:eastAsia="SimSun" w:hAnsi="Times New Roman"/>
      <w:sz w:val="22"/>
      <w:szCs w:val="22"/>
      <w:lang w:val="en-US" w:eastAsia="ja-JP"/>
    </w:rPr>
  </w:style>
  <w:style w:type="paragraph" w:customStyle="1" w:styleId="tablecol">
    <w:name w:val="tablecol"/>
    <w:basedOn w:val="tablecell0"/>
    <w:qFormat/>
    <w:rsid w:val="006D7D75"/>
    <w:pPr>
      <w:spacing w:before="20" w:after="20"/>
      <w:jc w:val="center"/>
    </w:pPr>
    <w:rPr>
      <w:b/>
      <w:sz w:val="22"/>
      <w:szCs w:val="22"/>
    </w:rPr>
  </w:style>
  <w:style w:type="paragraph" w:customStyle="1" w:styleId="ydp76149c4fyiv9573453272msolistparagraph">
    <w:name w:val="ydp76149c4fyiv9573453272msolistparagraph"/>
    <w:basedOn w:val="Normal"/>
    <w:uiPriority w:val="99"/>
    <w:rsid w:val="006D7D75"/>
    <w:pPr>
      <w:spacing w:before="100" w:beforeAutospacing="1" w:after="100" w:afterAutospacing="1"/>
    </w:pPr>
    <w:rPr>
      <w:rFonts w:ascii="Times New Roman" w:eastAsia="Calibri" w:hAnsi="Times New Roman"/>
      <w:sz w:val="24"/>
      <w:lang w:val="en-US"/>
    </w:rPr>
  </w:style>
  <w:style w:type="character" w:customStyle="1" w:styleId="MTConvertedEquation">
    <w:name w:val="MTConvertedEquation"/>
    <w:rsid w:val="006D7D75"/>
    <w:rPr>
      <w:lang w:eastAsia="zh-CN"/>
    </w:rPr>
  </w:style>
  <w:style w:type="character" w:customStyle="1" w:styleId="gmail-il">
    <w:name w:val="gmail-il"/>
    <w:rsid w:val="006D7D75"/>
  </w:style>
  <w:style w:type="paragraph" w:customStyle="1" w:styleId="gmail-m-6486197391449858303msolistparagraph">
    <w:name w:val="gmail-m-6486197391449858303msolistparagraph"/>
    <w:basedOn w:val="Normal"/>
    <w:rsid w:val="006D7D75"/>
    <w:pPr>
      <w:spacing w:before="100" w:beforeAutospacing="1" w:after="100" w:afterAutospacing="1"/>
    </w:pPr>
    <w:rPr>
      <w:rFonts w:ascii="Times New Roman" w:eastAsia="Times New Roman" w:hAnsi="Times New Roman"/>
      <w:sz w:val="24"/>
      <w:lang w:val="en-US" w:eastAsia="zh-CN"/>
    </w:rPr>
  </w:style>
  <w:style w:type="numbering" w:customStyle="1" w:styleId="110">
    <w:name w:val="无列表11"/>
    <w:next w:val="NoList"/>
    <w:uiPriority w:val="99"/>
    <w:semiHidden/>
    <w:unhideWhenUsed/>
    <w:rsid w:val="006D7D75"/>
  </w:style>
  <w:style w:type="character" w:customStyle="1" w:styleId="af2">
    <w:name w:val="上角标"/>
    <w:rsid w:val="006D7D75"/>
    <w:rPr>
      <w:vertAlign w:val="superscript"/>
    </w:rPr>
  </w:style>
  <w:style w:type="character" w:customStyle="1" w:styleId="af3">
    <w:name w:val="下角标"/>
    <w:rsid w:val="006D7D75"/>
    <w:rPr>
      <w:vertAlign w:val="subscript"/>
    </w:rPr>
  </w:style>
  <w:style w:type="character" w:customStyle="1" w:styleId="af4">
    <w:name w:val="正文字符"/>
    <w:rsid w:val="006D7D75"/>
    <w:rPr>
      <w:rFonts w:ascii="Times New Roman" w:eastAsia="SimSun" w:hAnsi="Times New Roman"/>
      <w:spacing w:val="6"/>
      <w:position w:val="0"/>
      <w:sz w:val="26"/>
    </w:rPr>
  </w:style>
  <w:style w:type="paragraph" w:customStyle="1" w:styleId="22">
    <w:name w:val="标题2"/>
    <w:basedOn w:val="Normal"/>
    <w:rsid w:val="006D7D75"/>
    <w:pPr>
      <w:widowControl w:val="0"/>
      <w:autoSpaceDE w:val="0"/>
      <w:autoSpaceDN w:val="0"/>
      <w:adjustRightInd w:val="0"/>
      <w:spacing w:line="360" w:lineRule="auto"/>
    </w:pPr>
    <w:rPr>
      <w:rFonts w:ascii="SimSun" w:eastAsia="SimSun" w:hAnsi="Times New Roman"/>
      <w:sz w:val="24"/>
      <w:szCs w:val="20"/>
      <w:lang w:val="en-US" w:eastAsia="zh-CN"/>
    </w:rPr>
  </w:style>
  <w:style w:type="paragraph" w:customStyle="1" w:styleId="af5">
    <w:name w:val="缺省文本"/>
    <w:basedOn w:val="Normal"/>
    <w:link w:val="Char2"/>
    <w:rsid w:val="006D7D75"/>
    <w:pPr>
      <w:widowControl w:val="0"/>
      <w:autoSpaceDE w:val="0"/>
      <w:autoSpaceDN w:val="0"/>
      <w:adjustRightInd w:val="0"/>
      <w:spacing w:line="360" w:lineRule="auto"/>
    </w:pPr>
    <w:rPr>
      <w:rFonts w:ascii="Times New Roman" w:eastAsia="SimSun" w:hAnsi="Times New Roman"/>
      <w:sz w:val="21"/>
      <w:szCs w:val="20"/>
      <w:lang w:val="en-US" w:eastAsia="zh-CN"/>
    </w:rPr>
  </w:style>
  <w:style w:type="character" w:customStyle="1" w:styleId="Char2">
    <w:name w:val="缺省文本 Char"/>
    <w:link w:val="af5"/>
    <w:rsid w:val="006D7D75"/>
    <w:rPr>
      <w:rFonts w:eastAsia="SimSun"/>
      <w:sz w:val="21"/>
      <w:lang w:val="en-US" w:eastAsia="zh-CN"/>
    </w:rPr>
  </w:style>
  <w:style w:type="paragraph" w:customStyle="1" w:styleId="af6">
    <w:name w:val="编写建议"/>
    <w:basedOn w:val="Normal"/>
    <w:rsid w:val="006D7D75"/>
    <w:pPr>
      <w:widowControl w:val="0"/>
      <w:autoSpaceDE w:val="0"/>
      <w:autoSpaceDN w:val="0"/>
      <w:adjustRightInd w:val="0"/>
      <w:spacing w:line="360" w:lineRule="auto"/>
      <w:ind w:left="1134"/>
      <w:jc w:val="both"/>
    </w:pPr>
    <w:rPr>
      <w:rFonts w:ascii="Times New Roman" w:eastAsia="SimSun" w:hAnsi="Times New Roman"/>
      <w:i/>
      <w:color w:val="0000FF"/>
      <w:sz w:val="21"/>
      <w:szCs w:val="20"/>
      <w:lang w:val="en-US" w:eastAsia="zh-CN"/>
    </w:rPr>
  </w:style>
  <w:style w:type="paragraph" w:customStyle="1" w:styleId="af7">
    <w:name w:val="样式 编写建议"/>
    <w:basedOn w:val="Normal"/>
    <w:next w:val="BodyTextFirstIndent"/>
    <w:autoRedefine/>
    <w:rsid w:val="006D7D75"/>
    <w:pPr>
      <w:widowControl w:val="0"/>
      <w:autoSpaceDE w:val="0"/>
      <w:autoSpaceDN w:val="0"/>
      <w:adjustRightInd w:val="0"/>
      <w:spacing w:line="360" w:lineRule="auto"/>
      <w:jc w:val="both"/>
    </w:pPr>
    <w:rPr>
      <w:rFonts w:ascii="Times New Roman" w:eastAsia="KaiTi_GB2312" w:hAnsi="Times New Roman"/>
      <w:iCs/>
      <w:color w:val="000000"/>
      <w:sz w:val="21"/>
      <w:szCs w:val="20"/>
      <w:lang w:val="en-US" w:eastAsia="zh-CN"/>
    </w:rPr>
  </w:style>
  <w:style w:type="paragraph" w:styleId="BodyTextFirstIndent">
    <w:name w:val="Body Text First Indent"/>
    <w:basedOn w:val="BodyText"/>
    <w:link w:val="BodyTextFirstIndentChar"/>
    <w:rsid w:val="006D7D75"/>
    <w:pPr>
      <w:widowControl w:val="0"/>
      <w:adjustRightInd w:val="0"/>
      <w:spacing w:line="460" w:lineRule="exact"/>
      <w:ind w:firstLineChars="100" w:firstLine="420"/>
      <w:jc w:val="left"/>
      <w:textAlignment w:val="baseline"/>
    </w:pPr>
    <w:rPr>
      <w:rFonts w:ascii="Times New Roman" w:eastAsia="KaiTi" w:hAnsi="Times New Roman"/>
      <w:kern w:val="28"/>
      <w:sz w:val="28"/>
      <w:szCs w:val="20"/>
      <w:lang w:val="en-US" w:eastAsia="zh-CN"/>
    </w:rPr>
  </w:style>
  <w:style w:type="character" w:customStyle="1" w:styleId="BodyTextFirstIndentChar">
    <w:name w:val="Body Text First Indent Char"/>
    <w:basedOn w:val="BodyTextChar"/>
    <w:link w:val="BodyTextFirstIndent"/>
    <w:rsid w:val="006D7D75"/>
    <w:rPr>
      <w:rFonts w:ascii="Times" w:eastAsia="KaiTi" w:hAnsi="Times"/>
      <w:kern w:val="28"/>
      <w:sz w:val="28"/>
      <w:szCs w:val="24"/>
      <w:lang w:val="en-US" w:eastAsia="zh-CN"/>
    </w:rPr>
  </w:style>
  <w:style w:type="paragraph" w:customStyle="1" w:styleId="ParaCharCharCharCharCharCharCharCharCharChar">
    <w:name w:val="默认段落字体 Para Char Char Char Char Char Char Char Char Char Char"/>
    <w:basedOn w:val="DocumentMap"/>
    <w:autoRedefine/>
    <w:rsid w:val="006D7D75"/>
    <w:pPr>
      <w:widowControl w:val="0"/>
      <w:adjustRightInd w:val="0"/>
      <w:spacing w:line="436" w:lineRule="exact"/>
      <w:ind w:left="357"/>
      <w:outlineLvl w:val="3"/>
    </w:pPr>
    <w:rPr>
      <w:rFonts w:ascii="Arial" w:eastAsia="SimHei" w:hAnsi="Arial" w:cs="Arial"/>
      <w:snapToGrid w:val="0"/>
      <w:sz w:val="21"/>
      <w:szCs w:val="21"/>
      <w:lang w:val="en-US" w:eastAsia="zh-CN"/>
    </w:rPr>
  </w:style>
  <w:style w:type="paragraph" w:customStyle="1" w:styleId="af8">
    <w:name w:val="È±Ê¡ÎÄ±¾"/>
    <w:basedOn w:val="Normal"/>
    <w:rsid w:val="006D7D75"/>
    <w:pPr>
      <w:overflowPunct w:val="0"/>
      <w:autoSpaceDE w:val="0"/>
      <w:autoSpaceDN w:val="0"/>
      <w:adjustRightInd w:val="0"/>
      <w:textAlignment w:val="baseline"/>
    </w:pPr>
    <w:rPr>
      <w:rFonts w:ascii="Times New Roman" w:eastAsia="SimSun" w:hAnsi="Times New Roman"/>
      <w:sz w:val="24"/>
      <w:szCs w:val="20"/>
      <w:lang w:val="en-US" w:eastAsia="zh-CN"/>
    </w:rPr>
  </w:style>
  <w:style w:type="paragraph" w:customStyle="1" w:styleId="ParaChar">
    <w:name w:val="默认段落字体 Para Char"/>
    <w:basedOn w:val="Normal"/>
    <w:rsid w:val="006D7D75"/>
    <w:pPr>
      <w:keepNext/>
      <w:widowControl w:val="0"/>
      <w:autoSpaceDE w:val="0"/>
      <w:autoSpaceDN w:val="0"/>
      <w:adjustRightInd w:val="0"/>
    </w:pPr>
    <w:rPr>
      <w:rFonts w:ascii="Times New Roman" w:eastAsia="SimSun" w:hAnsi="Times New Roman"/>
      <w:szCs w:val="20"/>
      <w:lang w:val="en-US" w:eastAsia="zh-CN"/>
    </w:rPr>
  </w:style>
  <w:style w:type="paragraph" w:customStyle="1" w:styleId="Char10">
    <w:name w:val="Char1"/>
    <w:basedOn w:val="Normal"/>
    <w:rsid w:val="006D7D75"/>
    <w:pPr>
      <w:spacing w:after="160" w:line="240" w:lineRule="exact"/>
    </w:pPr>
    <w:rPr>
      <w:rFonts w:ascii="Verdana" w:eastAsia="SimSun" w:hAnsi="Verdana"/>
      <w:szCs w:val="20"/>
      <w:lang w:val="en-US"/>
    </w:rPr>
  </w:style>
  <w:style w:type="paragraph" w:customStyle="1" w:styleId="a">
    <w:name w:val="图号"/>
    <w:basedOn w:val="Normal"/>
    <w:rsid w:val="006D7D75"/>
    <w:pPr>
      <w:widowControl w:val="0"/>
      <w:numPr>
        <w:numId w:val="47"/>
      </w:numPr>
      <w:tabs>
        <w:tab w:val="clear" w:pos="720"/>
      </w:tabs>
      <w:autoSpaceDE w:val="0"/>
      <w:autoSpaceDN w:val="0"/>
      <w:adjustRightInd w:val="0"/>
      <w:spacing w:before="105" w:line="360" w:lineRule="auto"/>
      <w:ind w:left="420" w:hanging="420"/>
      <w:jc w:val="center"/>
    </w:pPr>
    <w:rPr>
      <w:rFonts w:ascii="Times New Roman" w:eastAsia="SimSun" w:hAnsi="Times New Roman"/>
      <w:sz w:val="21"/>
      <w:szCs w:val="21"/>
      <w:lang w:val="en-US" w:eastAsia="zh-CN"/>
    </w:rPr>
  </w:style>
  <w:style w:type="paragraph" w:customStyle="1" w:styleId="30">
    <w:name w:val="标题3"/>
    <w:basedOn w:val="Normal"/>
    <w:rsid w:val="006D7D75"/>
    <w:pPr>
      <w:widowControl w:val="0"/>
      <w:autoSpaceDE w:val="0"/>
      <w:autoSpaceDN w:val="0"/>
      <w:adjustRightInd w:val="0"/>
      <w:spacing w:line="360" w:lineRule="auto"/>
      <w:ind w:left="1134"/>
      <w:jc w:val="both"/>
    </w:pPr>
    <w:rPr>
      <w:rFonts w:ascii="Times New Roman" w:eastAsia="SimSun" w:hAnsi="Times New Roman"/>
      <w:i/>
      <w:color w:val="0000FF"/>
      <w:sz w:val="21"/>
      <w:szCs w:val="20"/>
      <w:u w:color="EEECE1"/>
      <w:lang w:val="en-US" w:eastAsia="zh-CN"/>
    </w:rPr>
  </w:style>
  <w:style w:type="table" w:customStyle="1" w:styleId="111">
    <w:name w:val="网格型11"/>
    <w:basedOn w:val="TableNormal"/>
    <w:next w:val="TableGrid"/>
    <w:rsid w:val="006D7D75"/>
    <w:pPr>
      <w:widowControl w:val="0"/>
      <w:jc w:val="both"/>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9">
    <w:name w:val="表头文本"/>
    <w:rsid w:val="006D7D75"/>
    <w:pPr>
      <w:jc w:val="center"/>
    </w:pPr>
    <w:rPr>
      <w:rFonts w:ascii="Arial" w:eastAsia="SimSun" w:hAnsi="Arial"/>
      <w:b/>
      <w:color w:val="1F497D"/>
      <w:sz w:val="21"/>
      <w:szCs w:val="21"/>
      <w:u w:color="EEECE1"/>
      <w:lang w:val="en-US" w:eastAsia="zh-CN"/>
    </w:rPr>
  </w:style>
  <w:style w:type="paragraph" w:customStyle="1" w:styleId="GB2312242">
    <w:name w:val="楷体_GB2312 （正文）四号 行距: 固定值 24 磅 首行缩进:  2 字符"/>
    <w:basedOn w:val="Normal"/>
    <w:qFormat/>
    <w:rsid w:val="006D7D75"/>
    <w:pPr>
      <w:widowControl w:val="0"/>
      <w:spacing w:line="480" w:lineRule="exact"/>
      <w:ind w:firstLineChars="200" w:firstLine="560"/>
      <w:jc w:val="both"/>
    </w:pPr>
    <w:rPr>
      <w:rFonts w:ascii="KaiTi_GB2312" w:eastAsia="KaiTi_GB2312" w:hAnsi="KaiTi_GB2312" w:cs="SimSun"/>
      <w:color w:val="000000"/>
      <w:kern w:val="2"/>
      <w:sz w:val="28"/>
      <w:szCs w:val="20"/>
      <w:u w:color="EEECE1"/>
      <w:lang w:val="en-US" w:eastAsia="zh-CN"/>
    </w:rPr>
  </w:style>
  <w:style w:type="paragraph" w:customStyle="1" w:styleId="afa">
    <w:name w:val="表头样式"/>
    <w:basedOn w:val="Normal"/>
    <w:rsid w:val="006D7D75"/>
    <w:pPr>
      <w:keepNext/>
      <w:autoSpaceDE w:val="0"/>
      <w:autoSpaceDN w:val="0"/>
      <w:adjustRightInd w:val="0"/>
      <w:spacing w:line="360" w:lineRule="auto"/>
      <w:jc w:val="center"/>
    </w:pPr>
    <w:rPr>
      <w:rFonts w:ascii="Arial" w:eastAsia="SimSun" w:hAnsi="Arial"/>
      <w:b/>
      <w:sz w:val="21"/>
      <w:szCs w:val="21"/>
      <w:u w:color="EEECE1"/>
      <w:lang w:val="en-US" w:eastAsia="zh-CN"/>
    </w:rPr>
  </w:style>
  <w:style w:type="table" w:customStyle="1" w:styleId="18">
    <w:name w:val="网格型浅色1"/>
    <w:basedOn w:val="TableNormal"/>
    <w:next w:val="TableGridLight1"/>
    <w:uiPriority w:val="40"/>
    <w:rsid w:val="006D7D75"/>
    <w:rPr>
      <w:rFonts w:eastAsia="SimSu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Light11">
    <w:name w:val="Table Grid Light11"/>
    <w:basedOn w:val="TableNormal"/>
    <w:uiPriority w:val="40"/>
    <w:rsid w:val="006D7D75"/>
    <w:rPr>
      <w:rFonts w:eastAsia="SimSu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23">
    <w:name w:val="无列表2"/>
    <w:next w:val="NoList"/>
    <w:uiPriority w:val="99"/>
    <w:semiHidden/>
    <w:unhideWhenUsed/>
    <w:rsid w:val="006D7D75"/>
  </w:style>
  <w:style w:type="paragraph" w:customStyle="1" w:styleId="810">
    <w:name w:val="目录 81"/>
    <w:basedOn w:val="TOC1"/>
    <w:next w:val="TOC8"/>
    <w:uiPriority w:val="39"/>
    <w:rsid w:val="006D7D75"/>
    <w:pPr>
      <w:keepNext/>
      <w:keepLines/>
      <w:widowControl w:val="0"/>
      <w:tabs>
        <w:tab w:val="right" w:leader="dot" w:pos="9639"/>
      </w:tabs>
      <w:spacing w:before="180" w:after="0"/>
      <w:ind w:left="2693" w:right="425" w:hanging="2693"/>
    </w:pPr>
    <w:rPr>
      <w:rFonts w:ascii="Times New Roman" w:eastAsia="SimSun" w:hAnsi="Times New Roman" w:cs="Times New Roman"/>
      <w:bCs w:val="0"/>
      <w:caps w:val="0"/>
      <w:noProof/>
      <w:sz w:val="22"/>
      <w:u w:color="EEECE1"/>
    </w:rPr>
  </w:style>
  <w:style w:type="paragraph" w:customStyle="1" w:styleId="51a">
    <w:name w:val="目录 51"/>
    <w:basedOn w:val="TOC4"/>
    <w:next w:val="TOC5"/>
    <w:uiPriority w:val="39"/>
    <w:rsid w:val="006D7D75"/>
    <w:pPr>
      <w:keepLines/>
      <w:widowControl w:val="0"/>
      <w:tabs>
        <w:tab w:val="right" w:leader="dot" w:pos="9639"/>
      </w:tabs>
      <w:ind w:left="1701" w:right="425" w:hanging="1701"/>
    </w:pPr>
    <w:rPr>
      <w:rFonts w:ascii="Times New Roman" w:eastAsia="SimSun" w:hAnsi="Times New Roman" w:cs="Times New Roman"/>
      <w:noProof/>
      <w:sz w:val="20"/>
      <w:szCs w:val="20"/>
    </w:rPr>
  </w:style>
  <w:style w:type="paragraph" w:customStyle="1" w:styleId="41">
    <w:name w:val="目录 41"/>
    <w:basedOn w:val="TOC3"/>
    <w:next w:val="TOC4"/>
    <w:uiPriority w:val="39"/>
    <w:rsid w:val="006D7D75"/>
    <w:pPr>
      <w:keepLines/>
      <w:widowControl w:val="0"/>
      <w:tabs>
        <w:tab w:val="right" w:leader="dot" w:pos="9639"/>
      </w:tabs>
      <w:ind w:left="1418" w:right="425" w:hanging="1418"/>
    </w:pPr>
    <w:rPr>
      <w:rFonts w:ascii="Times New Roman" w:eastAsia="SimSun" w:hAnsi="Times New Roman" w:cs="Times New Roman"/>
      <w:i w:val="0"/>
      <w:iCs w:val="0"/>
      <w:noProof/>
      <w:u w:color="EEECE1"/>
    </w:rPr>
  </w:style>
  <w:style w:type="paragraph" w:customStyle="1" w:styleId="610">
    <w:name w:val="目录 61"/>
    <w:basedOn w:val="TOC5"/>
    <w:next w:val="Normal"/>
    <w:uiPriority w:val="39"/>
    <w:rsid w:val="006D7D75"/>
    <w:pPr>
      <w:keepLines/>
      <w:widowControl w:val="0"/>
      <w:tabs>
        <w:tab w:val="right" w:leader="dot" w:pos="9639"/>
      </w:tabs>
      <w:ind w:left="1985" w:right="425" w:hanging="1985"/>
    </w:pPr>
    <w:rPr>
      <w:rFonts w:ascii="Times New Roman" w:eastAsia="SimSun" w:hAnsi="Times New Roman" w:cs="Times New Roman"/>
      <w:noProof/>
      <w:sz w:val="20"/>
      <w:szCs w:val="20"/>
    </w:rPr>
  </w:style>
  <w:style w:type="paragraph" w:customStyle="1" w:styleId="711">
    <w:name w:val="目录 71"/>
    <w:basedOn w:val="TOC6"/>
    <w:next w:val="Normal"/>
    <w:uiPriority w:val="39"/>
    <w:rsid w:val="006D7D75"/>
    <w:pPr>
      <w:keepLines/>
      <w:widowControl w:val="0"/>
      <w:tabs>
        <w:tab w:val="right" w:leader="dot" w:pos="9639"/>
      </w:tabs>
      <w:ind w:left="2268" w:right="425" w:hanging="2268"/>
    </w:pPr>
    <w:rPr>
      <w:rFonts w:ascii="Times New Roman" w:eastAsia="SimSun" w:hAnsi="Times New Roman" w:cs="Times New Roman"/>
      <w:noProof/>
      <w:sz w:val="20"/>
      <w:szCs w:val="20"/>
    </w:rPr>
  </w:style>
  <w:style w:type="table" w:customStyle="1" w:styleId="24">
    <w:name w:val="网格型2"/>
    <w:basedOn w:val="TableNormal"/>
    <w:next w:val="TableGrid"/>
    <w:uiPriority w:val="39"/>
    <w:qFormat/>
    <w:rsid w:val="006D7D75"/>
    <w:rPr>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
    <w:name w:val="无列表3"/>
    <w:next w:val="NoList"/>
    <w:uiPriority w:val="99"/>
    <w:semiHidden/>
    <w:unhideWhenUsed/>
    <w:rsid w:val="006D7D75"/>
  </w:style>
  <w:style w:type="numbering" w:customStyle="1" w:styleId="1110">
    <w:name w:val="无列表111"/>
    <w:next w:val="NoList"/>
    <w:uiPriority w:val="99"/>
    <w:semiHidden/>
    <w:unhideWhenUsed/>
    <w:rsid w:val="006D7D75"/>
  </w:style>
  <w:style w:type="table" w:customStyle="1" w:styleId="32">
    <w:name w:val="网格型3"/>
    <w:basedOn w:val="TableNormal"/>
    <w:next w:val="TableGrid"/>
    <w:uiPriority w:val="39"/>
    <w:rsid w:val="006D7D75"/>
    <w:pPr>
      <w:widowControl w:val="0"/>
      <w:autoSpaceDE w:val="0"/>
      <w:autoSpaceDN w:val="0"/>
      <w:adjustRightInd w:val="0"/>
      <w:spacing w:after="120"/>
      <w:jc w:val="both"/>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
    <w:name w:val="无列表1111"/>
    <w:next w:val="NoList"/>
    <w:uiPriority w:val="99"/>
    <w:semiHidden/>
    <w:unhideWhenUsed/>
    <w:rsid w:val="006D7D75"/>
  </w:style>
  <w:style w:type="table" w:customStyle="1" w:styleId="112">
    <w:name w:val="网格型浅色11"/>
    <w:basedOn w:val="TableNormal"/>
    <w:next w:val="TableGridLight1"/>
    <w:uiPriority w:val="40"/>
    <w:rsid w:val="006D7D75"/>
    <w:rPr>
      <w:rFonts w:eastAsia="SimSu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25">
    <w:name w:val="网格型浅色2"/>
    <w:basedOn w:val="TableNormal"/>
    <w:next w:val="TableGridLight1"/>
    <w:uiPriority w:val="40"/>
    <w:rsid w:val="006D7D75"/>
    <w:rPr>
      <w:rFonts w:eastAsia="SimSu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210">
    <w:name w:val="无列表21"/>
    <w:next w:val="NoList"/>
    <w:uiPriority w:val="99"/>
    <w:semiHidden/>
    <w:unhideWhenUsed/>
    <w:rsid w:val="006D7D75"/>
  </w:style>
  <w:style w:type="table" w:customStyle="1" w:styleId="211">
    <w:name w:val="网格型21"/>
    <w:basedOn w:val="TableNormal"/>
    <w:next w:val="TableGrid"/>
    <w:uiPriority w:val="39"/>
    <w:qFormat/>
    <w:rsid w:val="006D7D75"/>
    <w:rPr>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
    <w:name w:val="网格型浅色3"/>
    <w:basedOn w:val="TableNormal"/>
    <w:next w:val="TableGridLight1"/>
    <w:uiPriority w:val="40"/>
    <w:rsid w:val="006D7D75"/>
    <w:rPr>
      <w:rFonts w:ascii="Calibri" w:eastAsia="SimSun" w:hAnsi="Calibri"/>
      <w:kern w:val="2"/>
      <w:sz w:val="21"/>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CharChar1CharCharCharCharCharCharCharCharCharCharCharCharCharCharChar37">
    <w:name w:val="Char Char1 Char Char Char Char Char Char Char Char Char Char Char Char Char Char Char37"/>
    <w:semiHidden/>
    <w:rsid w:val="00046502"/>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32">
    <w:name w:val="(文字) (文字)532"/>
    <w:semiHidden/>
    <w:rsid w:val="00046502"/>
    <w:rPr>
      <w:rFonts w:ascii="Times New Roman" w:hAnsi="Times New Roman"/>
      <w:lang w:eastAsia="en-US"/>
    </w:rPr>
  </w:style>
  <w:style w:type="table" w:customStyle="1" w:styleId="TableGrid20">
    <w:name w:val="Table Grid2"/>
    <w:basedOn w:val="TableNormal"/>
    <w:next w:val="TableGrid"/>
    <w:rsid w:val="00C96FF0"/>
    <w:pPr>
      <w:spacing w:after="180"/>
    </w:pPr>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0">
    <w:name w:val="_Style 1"/>
    <w:basedOn w:val="Normal"/>
    <w:uiPriority w:val="34"/>
    <w:qFormat/>
    <w:rsid w:val="00DB17E3"/>
    <w:pPr>
      <w:widowControl w:val="0"/>
      <w:overflowPunct w:val="0"/>
      <w:autoSpaceDE w:val="0"/>
      <w:autoSpaceDN w:val="0"/>
      <w:adjustRightInd w:val="0"/>
      <w:ind w:firstLineChars="200" w:firstLine="420"/>
      <w:jc w:val="both"/>
    </w:pPr>
    <w:rPr>
      <w:rFonts w:ascii="Times New Roman" w:eastAsia="SimSun" w:hAnsi="Times New Roman"/>
      <w:kern w:val="2"/>
      <w:sz w:val="21"/>
      <w:lang w:val="en-US"/>
    </w:rPr>
  </w:style>
  <w:style w:type="paragraph" w:customStyle="1" w:styleId="rProposalsubsub">
    <w:name w:val="rProposal_sub_sub"/>
    <w:basedOn w:val="Proposalsubsub"/>
    <w:link w:val="rProposalsubsubChar"/>
    <w:qFormat/>
    <w:rsid w:val="00DB17E3"/>
    <w:pPr>
      <w:tabs>
        <w:tab w:val="left" w:pos="1701"/>
      </w:tabs>
      <w:ind w:left="1985" w:hanging="425"/>
    </w:pPr>
    <w:rPr>
      <w:i/>
      <w:sz w:val="22"/>
    </w:rPr>
  </w:style>
  <w:style w:type="character" w:customStyle="1" w:styleId="rProposalsubsubChar">
    <w:name w:val="rProposal_sub_sub Char"/>
    <w:link w:val="rProposalsubsub"/>
    <w:rsid w:val="00DB17E3"/>
    <w:rPr>
      <w:rFonts w:eastAsia="Malgun Gothic"/>
      <w:i/>
      <w:kern w:val="2"/>
      <w:sz w:val="22"/>
      <w:szCs w:val="22"/>
      <w:lang w:val="en-US" w:eastAsia="ko-KR"/>
    </w:rPr>
  </w:style>
  <w:style w:type="paragraph" w:customStyle="1" w:styleId="CharChar1CharCharCharCharCharCharCharCharCharCharCharCharCharCharChar36">
    <w:name w:val="Char Char1 Char Char Char Char Char Char Char Char Char Char Char Char Char Char Char36"/>
    <w:semiHidden/>
    <w:rsid w:val="00F728D8"/>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31">
    <w:name w:val="(文字) (文字)531"/>
    <w:semiHidden/>
    <w:rsid w:val="00F728D8"/>
    <w:rPr>
      <w:rFonts w:ascii="Times New Roman" w:hAnsi="Times New Roman"/>
      <w:lang w:eastAsia="en-US"/>
    </w:rPr>
  </w:style>
  <w:style w:type="paragraph" w:customStyle="1" w:styleId="34">
    <w:name w:val="목록 단락3"/>
    <w:basedOn w:val="Normal"/>
    <w:uiPriority w:val="34"/>
    <w:qFormat/>
    <w:rsid w:val="00F728D8"/>
    <w:pPr>
      <w:ind w:left="720"/>
      <w:contextualSpacing/>
      <w:jc w:val="both"/>
    </w:pPr>
    <w:rPr>
      <w:rFonts w:ascii="Calibri" w:eastAsia="Malgun Gothic" w:hAnsi="Calibri"/>
      <w:sz w:val="22"/>
      <w:szCs w:val="22"/>
      <w:lang w:val="en-US"/>
    </w:rPr>
  </w:style>
  <w:style w:type="paragraph" w:customStyle="1" w:styleId="reference0">
    <w:name w:val="reference"/>
    <w:basedOn w:val="Normal"/>
    <w:uiPriority w:val="99"/>
    <w:qFormat/>
    <w:rsid w:val="00F728D8"/>
    <w:pPr>
      <w:widowControl w:val="0"/>
      <w:numPr>
        <w:numId w:val="48"/>
      </w:numPr>
      <w:autoSpaceDE w:val="0"/>
      <w:autoSpaceDN w:val="0"/>
      <w:adjustRightInd w:val="0"/>
      <w:spacing w:after="60"/>
      <w:jc w:val="both"/>
    </w:pPr>
    <w:rPr>
      <w:rFonts w:ascii="Calibri" w:eastAsia="Times New Roman" w:hAnsi="Calibri"/>
      <w:sz w:val="22"/>
      <w:szCs w:val="22"/>
      <w:lang w:val="en-US"/>
    </w:rPr>
  </w:style>
  <w:style w:type="numbering" w:customStyle="1" w:styleId="NoList6">
    <w:name w:val="No List6"/>
    <w:next w:val="NoList"/>
    <w:uiPriority w:val="99"/>
    <w:semiHidden/>
    <w:rsid w:val="00E303AE"/>
  </w:style>
  <w:style w:type="paragraph" w:customStyle="1" w:styleId="CharChar1CharCharCharCharCharCharCharCharCharCharCharCharCharCharChar35">
    <w:name w:val="Char Char1 Char Char Char Char Char Char Char Char Char Char Char Char Char Char Char35"/>
    <w:semiHidden/>
    <w:rsid w:val="00E303AE"/>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6">
    <w:name w:val="Style Bulleted6"/>
    <w:rsid w:val="00E303AE"/>
  </w:style>
  <w:style w:type="character" w:customStyle="1" w:styleId="530">
    <w:name w:val="(文字) (文字)530"/>
    <w:semiHidden/>
    <w:rsid w:val="00E303AE"/>
    <w:rPr>
      <w:rFonts w:ascii="Times New Roman" w:hAnsi="Times New Roman"/>
      <w:lang w:eastAsia="en-US"/>
    </w:rPr>
  </w:style>
  <w:style w:type="numbering" w:customStyle="1" w:styleId="StyleBulletedSymbolsymbolLeft025Hanging06">
    <w:name w:val="Style Bulleted Symbol (symbol) Left:  0.25&quot; Hanging:  0.6"/>
    <w:basedOn w:val="NoList"/>
    <w:rsid w:val="00E303AE"/>
  </w:style>
  <w:style w:type="table" w:customStyle="1" w:styleId="ColorfulList-Accent16">
    <w:name w:val="Colorful List - Accent 16"/>
    <w:basedOn w:val="TableNormal"/>
    <w:next w:val="ColorfulList-Accent1"/>
    <w:uiPriority w:val="34"/>
    <w:rsid w:val="00E303AE"/>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6">
    <w:name w:val="Grid Table 4 - Accent 56"/>
    <w:basedOn w:val="TableNormal"/>
    <w:next w:val="GridTable4-Accent5"/>
    <w:uiPriority w:val="49"/>
    <w:rsid w:val="00E303AE"/>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8">
    <w:name w:val="Style Bulleted Symbol (symbol) Left:  0.25&quot; Hanging:  0.25&quot;8"/>
    <w:basedOn w:val="NoList"/>
    <w:rsid w:val="00E303AE"/>
  </w:style>
  <w:style w:type="numbering" w:customStyle="1" w:styleId="StyleBulletedSymbolsymbolLeft025Hanging02516">
    <w:name w:val="Style Bulleted Symbol (symbol) Left:  0.25&quot; Hanging:  0.25&quot;16"/>
    <w:basedOn w:val="NoList"/>
    <w:rsid w:val="00E303AE"/>
  </w:style>
  <w:style w:type="numbering" w:customStyle="1" w:styleId="StyleBulletedSymbolsymbolLeft025Hanging02527">
    <w:name w:val="Style Bulleted Symbol (symbol) Left:  0.25&quot; Hanging:  0.25&quot;27"/>
    <w:basedOn w:val="NoList"/>
    <w:rsid w:val="00E303AE"/>
  </w:style>
  <w:style w:type="numbering" w:customStyle="1" w:styleId="StyleBulletedSymbolsymbolLeft025Hanging0259">
    <w:name w:val="Style Bulleted Symbol (symbol) Left:  0.25&quot; Hanging:  0.25&quot;9"/>
    <w:basedOn w:val="NoList"/>
    <w:rsid w:val="00A62B01"/>
  </w:style>
  <w:style w:type="numbering" w:customStyle="1" w:styleId="3GPPListofBullets">
    <w:name w:val="3GPP List of Bullets"/>
    <w:rsid w:val="00707265"/>
    <w:pPr>
      <w:numPr>
        <w:numId w:val="49"/>
      </w:numPr>
    </w:pPr>
  </w:style>
  <w:style w:type="paragraph" w:customStyle="1" w:styleId="3GPPText">
    <w:name w:val="3GPP Text"/>
    <w:basedOn w:val="Normal"/>
    <w:link w:val="3GPPTextChar"/>
    <w:qFormat/>
    <w:rsid w:val="00707265"/>
    <w:pPr>
      <w:overflowPunct w:val="0"/>
      <w:autoSpaceDE w:val="0"/>
      <w:autoSpaceDN w:val="0"/>
      <w:adjustRightInd w:val="0"/>
      <w:spacing w:before="120" w:after="180"/>
      <w:jc w:val="both"/>
      <w:textAlignment w:val="baseline"/>
    </w:pPr>
    <w:rPr>
      <w:rFonts w:ascii="Times New Roman" w:eastAsia="Times New Roman" w:hAnsi="Times New Roman"/>
      <w:sz w:val="22"/>
      <w:szCs w:val="20"/>
      <w:lang w:val="en-US" w:eastAsia="en-GB"/>
    </w:rPr>
  </w:style>
  <w:style w:type="character" w:customStyle="1" w:styleId="3GPPTextChar">
    <w:name w:val="3GPP Text Char"/>
    <w:link w:val="3GPPText"/>
    <w:qFormat/>
    <w:rsid w:val="00707265"/>
    <w:rPr>
      <w:rFonts w:eastAsia="Times New Roman"/>
      <w:sz w:val="22"/>
      <w:lang w:val="en-US"/>
    </w:rPr>
  </w:style>
  <w:style w:type="paragraph" w:customStyle="1" w:styleId="3GPPAgreements">
    <w:name w:val="3GPP Agreements"/>
    <w:basedOn w:val="Normal"/>
    <w:link w:val="3GPPAgreementsChar"/>
    <w:qFormat/>
    <w:rsid w:val="00707265"/>
    <w:pPr>
      <w:numPr>
        <w:numId w:val="50"/>
      </w:numPr>
      <w:overflowPunct w:val="0"/>
      <w:autoSpaceDE w:val="0"/>
      <w:autoSpaceDN w:val="0"/>
      <w:adjustRightInd w:val="0"/>
      <w:spacing w:before="60" w:after="60"/>
      <w:jc w:val="both"/>
      <w:textAlignment w:val="baseline"/>
    </w:pPr>
    <w:rPr>
      <w:rFonts w:ascii="Times New Roman" w:eastAsia="Times New Roman" w:hAnsi="Times New Roman"/>
      <w:sz w:val="22"/>
      <w:szCs w:val="20"/>
      <w:lang w:val="en-US" w:eastAsia="zh-CN"/>
    </w:rPr>
  </w:style>
  <w:style w:type="character" w:customStyle="1" w:styleId="3GPPAgreementsChar">
    <w:name w:val="3GPP Agreements Char"/>
    <w:link w:val="3GPPAgreements"/>
    <w:qFormat/>
    <w:rsid w:val="00707265"/>
    <w:rPr>
      <w:rFonts w:eastAsia="Times New Roman"/>
      <w:sz w:val="22"/>
      <w:lang w:val="en-US" w:eastAsia="zh-CN"/>
    </w:rPr>
  </w:style>
  <w:style w:type="paragraph" w:customStyle="1" w:styleId="19">
    <w:name w:val="목록 단락1"/>
    <w:basedOn w:val="Normal"/>
    <w:uiPriority w:val="34"/>
    <w:qFormat/>
    <w:rsid w:val="00345194"/>
    <w:pPr>
      <w:snapToGrid w:val="0"/>
      <w:spacing w:after="100" w:afterAutospacing="1"/>
      <w:ind w:leftChars="400" w:left="400"/>
      <w:jc w:val="both"/>
    </w:pPr>
    <w:rPr>
      <w:rFonts w:ascii="Times New Roman" w:eastAsia="MS Gothic" w:hAnsi="Times New Roman"/>
      <w:sz w:val="24"/>
      <w:szCs w:val="20"/>
      <w:lang w:eastAsia="ja-JP"/>
    </w:rPr>
  </w:style>
  <w:style w:type="numbering" w:customStyle="1" w:styleId="NoList7">
    <w:name w:val="No List7"/>
    <w:next w:val="NoList"/>
    <w:uiPriority w:val="99"/>
    <w:semiHidden/>
    <w:rsid w:val="00982E91"/>
  </w:style>
  <w:style w:type="paragraph" w:customStyle="1" w:styleId="CharChar1CharCharCharCharCharCharCharCharCharCharCharCharCharCharChar41">
    <w:name w:val="Char Char1 Char Char Char Char Char Char Char Char Char Char Char Char Char Char Char41"/>
    <w:semiHidden/>
    <w:rsid w:val="00982E91"/>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7">
    <w:name w:val="Style Bulleted7"/>
    <w:rsid w:val="00982E91"/>
  </w:style>
  <w:style w:type="character" w:customStyle="1" w:styleId="536">
    <w:name w:val="(文字) (文字)536"/>
    <w:semiHidden/>
    <w:rsid w:val="00982E91"/>
    <w:rPr>
      <w:rFonts w:ascii="Times New Roman" w:hAnsi="Times New Roman"/>
      <w:lang w:eastAsia="en-US"/>
    </w:rPr>
  </w:style>
  <w:style w:type="numbering" w:customStyle="1" w:styleId="StyleBulletedSymbolsymbolLeft025Hanging07">
    <w:name w:val="Style Bulleted Symbol (symbol) Left:  0.25&quot; Hanging:  0.7"/>
    <w:basedOn w:val="NoList"/>
    <w:rsid w:val="00982E91"/>
  </w:style>
  <w:style w:type="table" w:customStyle="1" w:styleId="ColorfulList-Accent17">
    <w:name w:val="Colorful List - Accent 17"/>
    <w:basedOn w:val="TableNormal"/>
    <w:next w:val="ColorfulList-Accent1"/>
    <w:uiPriority w:val="34"/>
    <w:rsid w:val="00982E91"/>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5">
    <w:name w:val="Table Grid5"/>
    <w:basedOn w:val="TableNormal"/>
    <w:uiPriority w:val="39"/>
    <w:qFormat/>
    <w:rsid w:val="00982E91"/>
    <w:pPr>
      <w:spacing w:after="160" w:line="259" w:lineRule="auto"/>
    </w:pPr>
    <w:rPr>
      <w:rFonts w:ascii="Calibri" w:eastAsia="SimSun" w:hAnsi="Calibri"/>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4-Accent57">
    <w:name w:val="Grid Table 4 - Accent 57"/>
    <w:basedOn w:val="TableNormal"/>
    <w:next w:val="GridTable4-Accent5"/>
    <w:uiPriority w:val="49"/>
    <w:rsid w:val="00982E91"/>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10">
    <w:name w:val="Style Bulleted Symbol (symbol) Left:  0.25&quot; Hanging:  0.25&quot;10"/>
    <w:basedOn w:val="NoList"/>
    <w:rsid w:val="00982E91"/>
  </w:style>
  <w:style w:type="numbering" w:customStyle="1" w:styleId="StyleBulletedSymbolsymbolLeft025Hanging02517">
    <w:name w:val="Style Bulleted Symbol (symbol) Left:  0.25&quot; Hanging:  0.25&quot;17"/>
    <w:basedOn w:val="NoList"/>
    <w:rsid w:val="00982E91"/>
  </w:style>
  <w:style w:type="numbering" w:customStyle="1" w:styleId="StyleBulletedSymbolsymbolLeft025Hanging02528">
    <w:name w:val="Style Bulleted Symbol (symbol) Left:  0.25&quot; Hanging:  0.25&quot;28"/>
    <w:basedOn w:val="NoList"/>
    <w:rsid w:val="00982E91"/>
  </w:style>
  <w:style w:type="character" w:customStyle="1" w:styleId="B3Char2">
    <w:name w:val="B3 Char2"/>
    <w:qFormat/>
    <w:rsid w:val="00982E91"/>
    <w:rPr>
      <w:rFonts w:eastAsia="SimSun"/>
      <w:lang w:val="en-GB" w:eastAsia="en-US"/>
    </w:rPr>
  </w:style>
  <w:style w:type="character" w:customStyle="1" w:styleId="BoldCommentsChar">
    <w:name w:val="Bold Comments Char"/>
    <w:link w:val="BoldComments"/>
    <w:rsid w:val="00982E91"/>
    <w:rPr>
      <w:rFonts w:ascii="Arial" w:eastAsia="MS Mincho" w:hAnsi="Arial"/>
      <w:b/>
      <w:szCs w:val="24"/>
    </w:rPr>
  </w:style>
  <w:style w:type="paragraph" w:customStyle="1" w:styleId="BoldComments">
    <w:name w:val="Bold Comments"/>
    <w:basedOn w:val="Normal"/>
    <w:link w:val="BoldCommentsChar"/>
    <w:qFormat/>
    <w:rsid w:val="00982E91"/>
    <w:pPr>
      <w:spacing w:before="240" w:after="60"/>
      <w:outlineLvl w:val="8"/>
    </w:pPr>
    <w:rPr>
      <w:rFonts w:ascii="Arial" w:eastAsia="MS Mincho" w:hAnsi="Arial"/>
      <w:b/>
      <w:lang w:eastAsia="en-GB"/>
    </w:rPr>
  </w:style>
  <w:style w:type="numbering" w:customStyle="1" w:styleId="NoList8">
    <w:name w:val="No List8"/>
    <w:next w:val="NoList"/>
    <w:uiPriority w:val="99"/>
    <w:semiHidden/>
    <w:unhideWhenUsed/>
    <w:rsid w:val="00875521"/>
  </w:style>
  <w:style w:type="numbering" w:customStyle="1" w:styleId="StyleBulleted8">
    <w:name w:val="Style Bulleted8"/>
    <w:rsid w:val="00875521"/>
  </w:style>
  <w:style w:type="numbering" w:customStyle="1" w:styleId="StyleBulletedSymbolsymbolLeft025Hanging08">
    <w:name w:val="Style Bulleted Symbol (symbol) Left:  0.25&quot; Hanging:  0.8"/>
    <w:basedOn w:val="NoList"/>
    <w:rsid w:val="00875521"/>
  </w:style>
  <w:style w:type="numbering" w:customStyle="1" w:styleId="StyleBulletedSymbolsymbolLeft025Hanging02518">
    <w:name w:val="Style Bulleted Symbol (symbol) Left:  0.25&quot; Hanging:  0.25&quot;18"/>
    <w:basedOn w:val="NoList"/>
    <w:rsid w:val="00875521"/>
  </w:style>
  <w:style w:type="numbering" w:customStyle="1" w:styleId="StyleBulletedSymbolsymbolLeft025Hanging02519">
    <w:name w:val="Style Bulleted Symbol (symbol) Left:  0.25&quot; Hanging:  0.25&quot;19"/>
    <w:basedOn w:val="NoList"/>
    <w:rsid w:val="00875521"/>
  </w:style>
  <w:style w:type="numbering" w:customStyle="1" w:styleId="StyleBulletedSymbolsymbolLeft025Hanging02529">
    <w:name w:val="Style Bulleted Symbol (symbol) Left:  0.25&quot; Hanging:  0.25&quot;29"/>
    <w:basedOn w:val="NoList"/>
    <w:rsid w:val="00875521"/>
  </w:style>
  <w:style w:type="numbering" w:customStyle="1" w:styleId="NoList9">
    <w:name w:val="No List9"/>
    <w:next w:val="NoList"/>
    <w:uiPriority w:val="99"/>
    <w:semiHidden/>
    <w:rsid w:val="00D41604"/>
  </w:style>
  <w:style w:type="paragraph" w:customStyle="1" w:styleId="CharChar1CharCharCharCharCharCharCharCharCharCharCharCharCharCharChar44">
    <w:name w:val="Char Char1 Char Char Char Char Char Char Char Char Char Char Char Char Char Char Char44"/>
    <w:semiHidden/>
    <w:rsid w:val="00D4160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9">
    <w:name w:val="Style Bulleted9"/>
    <w:rsid w:val="00D41604"/>
  </w:style>
  <w:style w:type="character" w:customStyle="1" w:styleId="539">
    <w:name w:val="(文字) (文字)539"/>
    <w:semiHidden/>
    <w:rsid w:val="00D41604"/>
    <w:rPr>
      <w:rFonts w:ascii="Times New Roman" w:hAnsi="Times New Roman"/>
      <w:lang w:eastAsia="en-US"/>
    </w:rPr>
  </w:style>
  <w:style w:type="numbering" w:customStyle="1" w:styleId="StyleBulletedSymbolsymbolLeft025Hanging09">
    <w:name w:val="Style Bulleted Symbol (symbol) Left:  0.25&quot; Hanging:  0.9"/>
    <w:basedOn w:val="NoList"/>
    <w:rsid w:val="00D41604"/>
  </w:style>
  <w:style w:type="table" w:customStyle="1" w:styleId="ColorfulList-Accent18">
    <w:name w:val="Colorful List - Accent 18"/>
    <w:basedOn w:val="TableNormal"/>
    <w:next w:val="ColorfulList-Accent1"/>
    <w:uiPriority w:val="34"/>
    <w:rsid w:val="00D41604"/>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8">
    <w:name w:val="Grid Table 4 - Accent 58"/>
    <w:basedOn w:val="TableNormal"/>
    <w:next w:val="GridTable4-Accent5"/>
    <w:uiPriority w:val="49"/>
    <w:rsid w:val="00D41604"/>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20">
    <w:name w:val="Style Bulleted Symbol (symbol) Left:  0.25&quot; Hanging:  0.25&quot;20"/>
    <w:basedOn w:val="NoList"/>
    <w:rsid w:val="00D41604"/>
  </w:style>
  <w:style w:type="numbering" w:customStyle="1" w:styleId="StyleBulletedSymbolsymbolLeft025Hanging025110">
    <w:name w:val="Style Bulleted Symbol (symbol) Left:  0.25&quot; Hanging:  0.25&quot;110"/>
    <w:basedOn w:val="NoList"/>
    <w:rsid w:val="00D41604"/>
  </w:style>
  <w:style w:type="numbering" w:customStyle="1" w:styleId="StyleBulletedSymbolsymbolLeft025Hanging025210">
    <w:name w:val="Style Bulleted Symbol (symbol) Left:  0.25&quot; Hanging:  0.25&quot;210"/>
    <w:basedOn w:val="NoList"/>
    <w:rsid w:val="00D41604"/>
  </w:style>
  <w:style w:type="numbering" w:customStyle="1" w:styleId="StyleBulletedSymbolsymbolLeft025Hanging02530">
    <w:name w:val="Style Bulleted Symbol (symbol) Left:  0.25&quot; Hanging:  0.25&quot;30"/>
    <w:basedOn w:val="NoList"/>
    <w:rsid w:val="004527EA"/>
  </w:style>
  <w:style w:type="numbering" w:customStyle="1" w:styleId="3GPPListofBullets1">
    <w:name w:val="3GPP List of Bullets1"/>
    <w:rsid w:val="00441FA6"/>
    <w:pPr>
      <w:numPr>
        <w:numId w:val="5"/>
      </w:numPr>
    </w:pPr>
  </w:style>
  <w:style w:type="paragraph" w:customStyle="1" w:styleId="agreement">
    <w:name w:val="agreement"/>
    <w:basedOn w:val="Normal"/>
    <w:rsid w:val="00347CA4"/>
    <w:pPr>
      <w:numPr>
        <w:numId w:val="51"/>
      </w:numPr>
      <w:spacing w:line="240" w:lineRule="exact"/>
    </w:pPr>
    <w:rPr>
      <w:rFonts w:ascii="Times New Roman" w:hAnsi="Times New Roman"/>
      <w:szCs w:val="20"/>
      <w:lang w:val="en-US" w:eastAsia="zh-CN"/>
    </w:rPr>
  </w:style>
  <w:style w:type="numbering" w:customStyle="1" w:styleId="StyleBulletedSymbolsymbolLeft025Hanging025211">
    <w:name w:val="Style Bulleted Symbol (symbol) Left:  0.25&quot; Hanging:  0.25&quot;211"/>
    <w:basedOn w:val="NoList"/>
    <w:rsid w:val="00C057DC"/>
  </w:style>
  <w:style w:type="numbering" w:customStyle="1" w:styleId="StyleBulletedSymbolsymbolLeft025Hanging010">
    <w:name w:val="Style Bulleted Symbol (symbol) Left:  0.25&quot; Hanging:  0.10"/>
    <w:basedOn w:val="NoList"/>
    <w:rsid w:val="003148C2"/>
  </w:style>
  <w:style w:type="numbering" w:customStyle="1" w:styleId="NoList10">
    <w:name w:val="No List10"/>
    <w:next w:val="NoList"/>
    <w:uiPriority w:val="99"/>
    <w:semiHidden/>
    <w:unhideWhenUsed/>
    <w:rsid w:val="000F59F3"/>
  </w:style>
  <w:style w:type="numbering" w:customStyle="1" w:styleId="StyleBulleted10">
    <w:name w:val="Style Bulleted10"/>
    <w:rsid w:val="000F59F3"/>
  </w:style>
  <w:style w:type="numbering" w:customStyle="1" w:styleId="StyleBulletedSymbolsymbolLeft025Hanging011">
    <w:name w:val="Style Bulleted Symbol (symbol) Left:  0.25&quot; Hanging:  0.11"/>
    <w:basedOn w:val="NoList"/>
    <w:rsid w:val="000F59F3"/>
  </w:style>
  <w:style w:type="numbering" w:customStyle="1" w:styleId="StyleBulletedSymbolsymbolLeft025Hanging02531">
    <w:name w:val="Style Bulleted Symbol (symbol) Left:  0.25&quot; Hanging:  0.25&quot;31"/>
    <w:basedOn w:val="NoList"/>
    <w:rsid w:val="000F59F3"/>
    <w:pPr>
      <w:numPr>
        <w:numId w:val="7"/>
      </w:numPr>
    </w:pPr>
  </w:style>
  <w:style w:type="numbering" w:customStyle="1" w:styleId="StyleBulletedSymbolsymbolLeft025Hanging025111">
    <w:name w:val="Style Bulleted Symbol (symbol) Left:  0.25&quot; Hanging:  0.25&quot;111"/>
    <w:basedOn w:val="NoList"/>
    <w:rsid w:val="000F59F3"/>
  </w:style>
  <w:style w:type="numbering" w:customStyle="1" w:styleId="StyleBulletedSymbolsymbolLeft025Hanging025212">
    <w:name w:val="Style Bulleted Symbol (symbol) Left:  0.25&quot; Hanging:  0.25&quot;212"/>
    <w:basedOn w:val="NoList"/>
    <w:rsid w:val="000F59F3"/>
  </w:style>
  <w:style w:type="paragraph" w:customStyle="1" w:styleId="CharChar1CharCharCharCharCharCharCharCharCharCharCharCharCharCharChar43">
    <w:name w:val="Char Char1 Char Char Char Char Char Char Char Char Char Char Char Char Char Char Char43"/>
    <w:semiHidden/>
    <w:rsid w:val="000F59F3"/>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38">
    <w:name w:val="(文字) (文字)538"/>
    <w:semiHidden/>
    <w:rsid w:val="000F59F3"/>
    <w:rPr>
      <w:rFonts w:ascii="Times New Roman" w:hAnsi="Times New Roman"/>
      <w:lang w:eastAsia="en-US"/>
    </w:rPr>
  </w:style>
  <w:style w:type="numbering" w:customStyle="1" w:styleId="NoList11">
    <w:name w:val="No List11"/>
    <w:next w:val="NoList"/>
    <w:uiPriority w:val="99"/>
    <w:semiHidden/>
    <w:rsid w:val="00735CE6"/>
  </w:style>
  <w:style w:type="numbering" w:customStyle="1" w:styleId="StyleBulleted11">
    <w:name w:val="Style Bulleted11"/>
    <w:rsid w:val="00735CE6"/>
  </w:style>
  <w:style w:type="numbering" w:customStyle="1" w:styleId="StyleBulletedSymbolsymbolLeft025Hanging012">
    <w:name w:val="Style Bulleted Symbol (symbol) Left:  0.25&quot; Hanging:  0.12"/>
    <w:basedOn w:val="NoList"/>
    <w:rsid w:val="00735CE6"/>
  </w:style>
  <w:style w:type="table" w:customStyle="1" w:styleId="ColorfulList-Accent19">
    <w:name w:val="Colorful List - Accent 19"/>
    <w:basedOn w:val="TableNormal"/>
    <w:next w:val="ColorfulList-Accent1"/>
    <w:uiPriority w:val="34"/>
    <w:rsid w:val="00735CE6"/>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9">
    <w:name w:val="Grid Table 4 - Accent 59"/>
    <w:basedOn w:val="TableNormal"/>
    <w:next w:val="GridTable4-Accent5"/>
    <w:uiPriority w:val="49"/>
    <w:rsid w:val="00735CE6"/>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32">
    <w:name w:val="Style Bulleted Symbol (symbol) Left:  0.25&quot; Hanging:  0.25&quot;32"/>
    <w:basedOn w:val="NoList"/>
    <w:rsid w:val="00735CE6"/>
  </w:style>
  <w:style w:type="numbering" w:customStyle="1" w:styleId="StyleBulletedSymbolsymbolLeft025Hanging025112">
    <w:name w:val="Style Bulleted Symbol (symbol) Left:  0.25&quot; Hanging:  0.25&quot;112"/>
    <w:basedOn w:val="NoList"/>
    <w:rsid w:val="00735CE6"/>
  </w:style>
  <w:style w:type="numbering" w:customStyle="1" w:styleId="StyleBulletedSymbolsymbolLeft025Hanging025213">
    <w:name w:val="Style Bulleted Symbol (symbol) Left:  0.25&quot; Hanging:  0.25&quot;213"/>
    <w:basedOn w:val="NoList"/>
    <w:rsid w:val="00735CE6"/>
  </w:style>
  <w:style w:type="numbering" w:customStyle="1" w:styleId="NoList12">
    <w:name w:val="No List12"/>
    <w:next w:val="NoList"/>
    <w:uiPriority w:val="99"/>
    <w:semiHidden/>
    <w:rsid w:val="002476B2"/>
  </w:style>
  <w:style w:type="numbering" w:customStyle="1" w:styleId="StyleBulleted12">
    <w:name w:val="Style Bulleted12"/>
    <w:rsid w:val="002476B2"/>
    <w:pPr>
      <w:numPr>
        <w:numId w:val="2"/>
      </w:numPr>
    </w:pPr>
  </w:style>
  <w:style w:type="numbering" w:customStyle="1" w:styleId="StyleBulletedSymbolsymbolLeft025Hanging013">
    <w:name w:val="Style Bulleted Symbol (symbol) Left:  0.25&quot; Hanging:  0.13"/>
    <w:basedOn w:val="NoList"/>
    <w:rsid w:val="002476B2"/>
    <w:pPr>
      <w:numPr>
        <w:numId w:val="10"/>
      </w:numPr>
    </w:pPr>
  </w:style>
  <w:style w:type="table" w:customStyle="1" w:styleId="ColorfulList-Accent110">
    <w:name w:val="Colorful List - Accent 110"/>
    <w:basedOn w:val="TableNormal"/>
    <w:next w:val="ColorfulList-Accent1"/>
    <w:uiPriority w:val="34"/>
    <w:rsid w:val="002476B2"/>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character" w:styleId="IntenseEmphasis">
    <w:name w:val="Intense Emphasis"/>
    <w:uiPriority w:val="21"/>
    <w:qFormat/>
    <w:rsid w:val="002476B2"/>
    <w:rPr>
      <w:i/>
      <w:iCs/>
      <w:color w:val="4F81BD"/>
    </w:rPr>
  </w:style>
  <w:style w:type="table" w:customStyle="1" w:styleId="GridTable4-Accent510">
    <w:name w:val="Grid Table 4 - Accent 510"/>
    <w:basedOn w:val="TableNormal"/>
    <w:next w:val="GridTable4-Accent5"/>
    <w:uiPriority w:val="49"/>
    <w:rsid w:val="002476B2"/>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33">
    <w:name w:val="Style Bulleted Symbol (symbol) Left:  0.25&quot; Hanging:  0.25&quot;33"/>
    <w:basedOn w:val="NoList"/>
    <w:rsid w:val="002476B2"/>
    <w:pPr>
      <w:numPr>
        <w:numId w:val="8"/>
      </w:numPr>
    </w:pPr>
  </w:style>
  <w:style w:type="numbering" w:customStyle="1" w:styleId="StyleBulletedSymbolsymbolLeft025Hanging025113">
    <w:name w:val="Style Bulleted Symbol (symbol) Left:  0.25&quot; Hanging:  0.25&quot;113"/>
    <w:basedOn w:val="NoList"/>
    <w:rsid w:val="002476B2"/>
    <w:pPr>
      <w:numPr>
        <w:numId w:val="9"/>
      </w:numPr>
    </w:pPr>
  </w:style>
  <w:style w:type="numbering" w:customStyle="1" w:styleId="StyleBulletedSymbolsymbolLeft025Hanging025214">
    <w:name w:val="Style Bulleted Symbol (symbol) Left:  0.25&quot; Hanging:  0.25&quot;214"/>
    <w:basedOn w:val="NoList"/>
    <w:rsid w:val="002476B2"/>
    <w:pPr>
      <w:numPr>
        <w:numId w:val="11"/>
      </w:numPr>
    </w:pPr>
  </w:style>
  <w:style w:type="character" w:styleId="UnresolvedMention">
    <w:name w:val="Unresolved Mention"/>
    <w:basedOn w:val="DefaultParagraphFont"/>
    <w:uiPriority w:val="99"/>
    <w:unhideWhenUsed/>
    <w:rsid w:val="00A443DC"/>
    <w:rPr>
      <w:color w:val="808080"/>
      <w:shd w:val="clear" w:color="auto" w:fill="E6E6E6"/>
    </w:rPr>
  </w:style>
  <w:style w:type="paragraph" w:customStyle="1" w:styleId="paragraph0">
    <w:name w:val="paragraph"/>
    <w:basedOn w:val="Normal"/>
    <w:uiPriority w:val="99"/>
    <w:qFormat/>
    <w:rsid w:val="002A50C8"/>
    <w:pPr>
      <w:spacing w:line="259" w:lineRule="auto"/>
    </w:pPr>
    <w:rPr>
      <w:rFonts w:asciiTheme="minorHAnsi" w:eastAsia="Times New Roman" w:hAnsiTheme="minorHAnsi" w:cstheme="minorBidi"/>
      <w:sz w:val="24"/>
      <w:lang w:val="en-US"/>
    </w:rPr>
  </w:style>
  <w:style w:type="character" w:customStyle="1" w:styleId="spellingerror">
    <w:name w:val="spellingerror"/>
    <w:basedOn w:val="DefaultParagraphFont"/>
    <w:qFormat/>
    <w:rsid w:val="002A50C8"/>
  </w:style>
  <w:style w:type="character" w:customStyle="1" w:styleId="normaltextrun1">
    <w:name w:val="normaltextrun1"/>
    <w:basedOn w:val="DefaultParagraphFont"/>
    <w:rsid w:val="002A50C8"/>
  </w:style>
  <w:style w:type="character" w:customStyle="1" w:styleId="eop">
    <w:name w:val="eop"/>
    <w:basedOn w:val="DefaultParagraphFont"/>
    <w:qFormat/>
    <w:rsid w:val="002A50C8"/>
  </w:style>
  <w:style w:type="paragraph" w:customStyle="1" w:styleId="CharChar1CharCharCharCharCharCharCharCharCharCharCharCharCharCharChar42">
    <w:name w:val="Char Char1 Char Char Char Char Char Char Char Char Char Char Char Char Char Char Char42"/>
    <w:semiHidden/>
    <w:rsid w:val="00D17621"/>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37">
    <w:name w:val="(文字) (文字)537"/>
    <w:semiHidden/>
    <w:rsid w:val="00D17621"/>
    <w:rPr>
      <w:rFonts w:ascii="Times New Roman" w:hAnsi="Times New Roman"/>
      <w:lang w:eastAsia="en-US"/>
    </w:rPr>
  </w:style>
  <w:style w:type="paragraph" w:customStyle="1" w:styleId="PropObs">
    <w:name w:val="PropObs"/>
    <w:basedOn w:val="Normal"/>
    <w:link w:val="PropObsChar"/>
    <w:qFormat/>
    <w:rsid w:val="00D17621"/>
    <w:pPr>
      <w:numPr>
        <w:numId w:val="52"/>
      </w:numPr>
      <w:ind w:left="1134" w:hanging="1134"/>
      <w:jc w:val="both"/>
    </w:pPr>
    <w:rPr>
      <w:rFonts w:ascii="Calibri" w:eastAsia="MS Mincho" w:hAnsi="Calibri"/>
      <w:b/>
      <w:szCs w:val="20"/>
      <w:lang w:eastAsia="sv-SE"/>
    </w:rPr>
  </w:style>
  <w:style w:type="character" w:customStyle="1" w:styleId="PropObsChar">
    <w:name w:val="PropObs Char"/>
    <w:link w:val="PropObs"/>
    <w:rsid w:val="00D17621"/>
    <w:rPr>
      <w:rFonts w:ascii="Calibri" w:eastAsia="MS Mincho" w:hAnsi="Calibri"/>
      <w:b/>
      <w:lang w:eastAsia="sv-SE"/>
    </w:rPr>
  </w:style>
  <w:style w:type="character" w:styleId="Mention">
    <w:name w:val="Mention"/>
    <w:uiPriority w:val="99"/>
    <w:unhideWhenUsed/>
    <w:rsid w:val="00D17621"/>
    <w:rPr>
      <w:color w:val="2B579A"/>
      <w:shd w:val="clear" w:color="auto" w:fill="E6E6E6"/>
    </w:rPr>
  </w:style>
  <w:style w:type="character" w:customStyle="1" w:styleId="ProposalsubChar">
    <w:name w:val="Proposal_sub Char"/>
    <w:link w:val="Proposalsub"/>
    <w:rsid w:val="00D17621"/>
    <w:rPr>
      <w:rFonts w:eastAsia="Malgun Gothic"/>
      <w:kern w:val="2"/>
      <w:szCs w:val="22"/>
      <w:lang w:val="en-US" w:eastAsia="ko-KR"/>
    </w:rPr>
  </w:style>
  <w:style w:type="character" w:customStyle="1" w:styleId="ProposalsubsubChar">
    <w:name w:val="Proposal_sub_sub Char"/>
    <w:link w:val="Proposalsubsub"/>
    <w:rsid w:val="00D17621"/>
    <w:rPr>
      <w:rFonts w:eastAsia="Malgun Gothic"/>
      <w:kern w:val="2"/>
      <w:szCs w:val="22"/>
      <w:lang w:val="en-US" w:eastAsia="ko-KR"/>
    </w:rPr>
  </w:style>
  <w:style w:type="table" w:styleId="GridTable6Colorful-Accent1">
    <w:name w:val="Grid Table 6 Colorful Accent 1"/>
    <w:basedOn w:val="TableNormal"/>
    <w:uiPriority w:val="51"/>
    <w:rsid w:val="004E34E0"/>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b100">
    <w:name w:val="b10"/>
    <w:basedOn w:val="Normal"/>
    <w:rsid w:val="00BF2ACD"/>
    <w:pPr>
      <w:spacing w:before="100" w:beforeAutospacing="1" w:after="100" w:afterAutospacing="1"/>
    </w:pPr>
    <w:rPr>
      <w:rFonts w:ascii="Calibri" w:eastAsiaTheme="minorHAnsi" w:hAnsi="Calibri" w:cs="Calibri"/>
      <w:sz w:val="22"/>
      <w:szCs w:val="22"/>
      <w:lang w:eastAsia="en-GB"/>
    </w:rPr>
  </w:style>
  <w:style w:type="paragraph" w:customStyle="1" w:styleId="fp0">
    <w:name w:val="fp"/>
    <w:basedOn w:val="Normal"/>
    <w:rsid w:val="00BF2ACD"/>
    <w:pPr>
      <w:spacing w:before="100" w:beforeAutospacing="1" w:after="100" w:afterAutospacing="1"/>
    </w:pPr>
    <w:rPr>
      <w:rFonts w:ascii="Calibri" w:eastAsiaTheme="minorHAnsi" w:hAnsi="Calibri" w:cs="Calibri"/>
      <w:sz w:val="22"/>
      <w:szCs w:val="22"/>
      <w:lang w:eastAsia="en-GB"/>
    </w:rPr>
  </w:style>
  <w:style w:type="paragraph" w:customStyle="1" w:styleId="26">
    <w:name w:val="正文2"/>
    <w:qFormat/>
    <w:rsid w:val="00092386"/>
    <w:pPr>
      <w:spacing w:before="100" w:beforeAutospacing="1" w:after="100" w:afterAutospacing="1"/>
      <w:ind w:left="720" w:hanging="720"/>
    </w:pPr>
    <w:rPr>
      <w:rFonts w:ascii="Times" w:eastAsia="SimSun" w:hAnsi="Times" w:cs="SimSun"/>
      <w:sz w:val="24"/>
      <w:szCs w:val="24"/>
      <w:lang w:val="en-US" w:eastAsia="zh-CN"/>
    </w:rPr>
  </w:style>
  <w:style w:type="paragraph" w:customStyle="1" w:styleId="CharChar1CharCharCharCharCharCharCharCharCharCharCharCharCharCharChar63">
    <w:name w:val="Char Char1 Char Char Char Char Char Char Char Char Char Char Char Char Char Char Char63"/>
    <w:semiHidden/>
    <w:rsid w:val="001B2ABA"/>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58">
    <w:name w:val="(文字) (文字)558"/>
    <w:semiHidden/>
    <w:rsid w:val="001B2ABA"/>
    <w:rPr>
      <w:rFonts w:ascii="Times New Roman" w:hAnsi="Times New Roman"/>
      <w:lang w:eastAsia="en-US"/>
    </w:rPr>
  </w:style>
  <w:style w:type="character" w:customStyle="1" w:styleId="fontstyle01">
    <w:name w:val="fontstyle01"/>
    <w:basedOn w:val="DefaultParagraphFont"/>
    <w:rsid w:val="001F60F4"/>
    <w:rPr>
      <w:rFonts w:ascii="TimesNewRomanPSMT" w:hAnsi="TimesNewRomanPSMT" w:hint="default"/>
      <w:b w:val="0"/>
      <w:bCs w:val="0"/>
      <w:i w:val="0"/>
      <w:iCs w:val="0"/>
      <w:color w:val="000000"/>
      <w:sz w:val="20"/>
      <w:szCs w:val="20"/>
    </w:rPr>
  </w:style>
  <w:style w:type="character" w:customStyle="1" w:styleId="fontstyle21">
    <w:name w:val="fontstyle21"/>
    <w:basedOn w:val="DefaultParagraphFont"/>
    <w:rsid w:val="001F60F4"/>
    <w:rPr>
      <w:rFonts w:ascii="TimesNewRomanPS-ItalicMT" w:hAnsi="TimesNewRomanPS-ItalicMT" w:hint="default"/>
      <w:b w:val="0"/>
      <w:bCs w:val="0"/>
      <w:i/>
      <w:iCs/>
      <w:color w:val="000000"/>
      <w:sz w:val="20"/>
      <w:szCs w:val="20"/>
    </w:rPr>
  </w:style>
  <w:style w:type="paragraph" w:customStyle="1" w:styleId="CharChar1CharCharCharCharCharCharCharCharCharCharCharCharCharCharChar62">
    <w:name w:val="Char Char1 Char Char Char Char Char Char Char Char Char Char Char Char Char Char Char62"/>
    <w:semiHidden/>
    <w:rsid w:val="002F087B"/>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57">
    <w:name w:val="(文字) (文字)557"/>
    <w:semiHidden/>
    <w:rsid w:val="002F087B"/>
    <w:rPr>
      <w:rFonts w:ascii="Times New Roman" w:hAnsi="Times New Roman"/>
      <w:lang w:eastAsia="en-US"/>
    </w:rPr>
  </w:style>
  <w:style w:type="paragraph" w:customStyle="1" w:styleId="CharChar1CharCharCharCharCharCharCharCharCharCharCharCharCharCharChar61">
    <w:name w:val="Char Char1 Char Char Char Char Char Char Char Char Char Char Char Char Char Char Char61"/>
    <w:semiHidden/>
    <w:rsid w:val="00EF6E4F"/>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56">
    <w:name w:val="(文字) (文字)556"/>
    <w:semiHidden/>
    <w:rsid w:val="00EF6E4F"/>
    <w:rPr>
      <w:rFonts w:ascii="Times New Roman" w:hAnsi="Times New Roman"/>
      <w:lang w:eastAsia="en-US"/>
    </w:rPr>
  </w:style>
  <w:style w:type="paragraph" w:customStyle="1" w:styleId="CharChar1CharCharCharCharCharCharCharCharCharCharCharCharCharCharChar60">
    <w:name w:val="Char Char1 Char Char Char Char Char Char Char Char Char Char Char Char Char Char Char60"/>
    <w:semiHidden/>
    <w:rsid w:val="00D16B66"/>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55">
    <w:name w:val="(文字) (文字)555"/>
    <w:semiHidden/>
    <w:rsid w:val="00D16B66"/>
    <w:rPr>
      <w:rFonts w:ascii="Times New Roman" w:hAnsi="Times New Roman"/>
      <w:lang w:eastAsia="en-US"/>
    </w:rPr>
  </w:style>
  <w:style w:type="paragraph" w:customStyle="1" w:styleId="CharChar1CharCharCharCharCharCharCharCharCharCharCharCharCharCharChar59">
    <w:name w:val="Char Char1 Char Char Char Char Char Char Char Char Char Char Char Char Char Char Char59"/>
    <w:semiHidden/>
    <w:rsid w:val="005D1E83"/>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54">
    <w:name w:val="(文字) (文字)554"/>
    <w:semiHidden/>
    <w:rsid w:val="005D1E83"/>
    <w:rPr>
      <w:rFonts w:ascii="Times New Roman" w:hAnsi="Times New Roman"/>
      <w:lang w:eastAsia="en-US"/>
    </w:rPr>
  </w:style>
  <w:style w:type="paragraph" w:customStyle="1" w:styleId="50">
    <w:name w:val="列出段落5"/>
    <w:basedOn w:val="Normal"/>
    <w:uiPriority w:val="99"/>
    <w:qFormat/>
    <w:rsid w:val="005D1E83"/>
    <w:pPr>
      <w:spacing w:beforeLines="50" w:before="50" w:after="120" w:line="276" w:lineRule="auto"/>
      <w:ind w:firstLineChars="200" w:firstLine="420"/>
      <w:jc w:val="both"/>
    </w:pPr>
    <w:rPr>
      <w:rFonts w:ascii="Times New Roman" w:eastAsia="SimSun" w:hAnsi="Times New Roman"/>
      <w:szCs w:val="20"/>
    </w:rPr>
  </w:style>
  <w:style w:type="paragraph" w:customStyle="1" w:styleId="CharChar1CharCharCharCharCharCharCharCharCharCharCharCharCharCharChar58">
    <w:name w:val="Char Char1 Char Char Char Char Char Char Char Char Char Char Char Char Char Char Char58"/>
    <w:semiHidden/>
    <w:rsid w:val="00E079DD"/>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53">
    <w:name w:val="(文字) (文字)553"/>
    <w:semiHidden/>
    <w:rsid w:val="00E079DD"/>
    <w:rPr>
      <w:rFonts w:ascii="Times New Roman" w:hAnsi="Times New Roman"/>
      <w:lang w:eastAsia="en-US"/>
    </w:rPr>
  </w:style>
  <w:style w:type="paragraph" w:customStyle="1" w:styleId="CharChar1CharCharCharCharCharCharCharCharCharCharCharCharCharCharChar57">
    <w:name w:val="Char Char1 Char Char Char Char Char Char Char Char Char Char Char Char Char Char Char57"/>
    <w:semiHidden/>
    <w:rsid w:val="008D1D31"/>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52">
    <w:name w:val="(文字) (文字)552"/>
    <w:semiHidden/>
    <w:rsid w:val="008D1D31"/>
    <w:rPr>
      <w:rFonts w:ascii="Times New Roman" w:hAnsi="Times New Roman"/>
      <w:lang w:eastAsia="en-US"/>
    </w:rPr>
  </w:style>
  <w:style w:type="character" w:customStyle="1" w:styleId="normaltextrun">
    <w:name w:val="normaltextrun"/>
    <w:basedOn w:val="DefaultParagraphFont"/>
    <w:qFormat/>
    <w:rsid w:val="009D173F"/>
  </w:style>
  <w:style w:type="paragraph" w:customStyle="1" w:styleId="CharChar1CharCharCharCharCharCharCharCharCharCharCharCharCharCharChar56">
    <w:name w:val="Char Char1 Char Char Char Char Char Char Char Char Char Char Char Char Char Char Char56"/>
    <w:semiHidden/>
    <w:rsid w:val="00F17B33"/>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51">
    <w:name w:val="(文字) (文字)551"/>
    <w:semiHidden/>
    <w:rsid w:val="00F17B33"/>
    <w:rPr>
      <w:rFonts w:ascii="Times New Roman" w:hAnsi="Times New Roman"/>
      <w:lang w:eastAsia="en-US"/>
    </w:rPr>
  </w:style>
  <w:style w:type="paragraph" w:customStyle="1" w:styleId="a2">
    <w:name w:val="들여쓰기"/>
    <w:basedOn w:val="Normal"/>
    <w:qFormat/>
    <w:rsid w:val="00F17B33"/>
    <w:pPr>
      <w:widowControl w:val="0"/>
      <w:numPr>
        <w:numId w:val="53"/>
      </w:numPr>
      <w:autoSpaceDE w:val="0"/>
      <w:autoSpaceDN w:val="0"/>
      <w:spacing w:afterLines="50" w:after="120"/>
      <w:jc w:val="both"/>
    </w:pPr>
    <w:rPr>
      <w:rFonts w:ascii="LG스마트체 Light" w:eastAsia="LG스마트체 Light" w:hAnsi="LG스마트체 Light"/>
      <w:kern w:val="2"/>
      <w:szCs w:val="22"/>
      <w:lang w:eastAsia="ko-KR"/>
    </w:rPr>
  </w:style>
  <w:style w:type="paragraph" w:customStyle="1" w:styleId="summary">
    <w:name w:val="summary"/>
    <w:basedOn w:val="a2"/>
    <w:link w:val="summaryChar"/>
    <w:qFormat/>
    <w:rsid w:val="00F17B33"/>
    <w:pPr>
      <w:numPr>
        <w:ilvl w:val="1"/>
      </w:numPr>
      <w:spacing w:after="180"/>
    </w:pPr>
  </w:style>
  <w:style w:type="character" w:customStyle="1" w:styleId="summaryChar">
    <w:name w:val="summary Char"/>
    <w:link w:val="summary"/>
    <w:rsid w:val="00F17B33"/>
    <w:rPr>
      <w:rFonts w:ascii="LG스마트체 Light" w:eastAsia="LG스마트체 Light" w:hAnsi="LG스마트체 Light"/>
      <w:kern w:val="2"/>
      <w:szCs w:val="22"/>
      <w:lang w:eastAsia="ko-KR"/>
    </w:rPr>
  </w:style>
  <w:style w:type="paragraph" w:customStyle="1" w:styleId="CharChar1CharCharCharCharCharCharCharCharCharCharCharCharCharCharChar55">
    <w:name w:val="Char Char1 Char Char Char Char Char Char Char Char Char Char Char Char Char Char Char55"/>
    <w:semiHidden/>
    <w:rsid w:val="00A872C1"/>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50">
    <w:name w:val="(文字) (文字)550"/>
    <w:semiHidden/>
    <w:rsid w:val="00A872C1"/>
    <w:rPr>
      <w:rFonts w:ascii="Times New Roman" w:hAnsi="Times New Roman"/>
      <w:lang w:eastAsia="en-US"/>
    </w:rPr>
  </w:style>
  <w:style w:type="paragraph" w:customStyle="1" w:styleId="TDOCProposal">
    <w:name w:val="TDOC Proposal"/>
    <w:basedOn w:val="Normal"/>
    <w:link w:val="TDOCProposalChar"/>
    <w:qFormat/>
    <w:rsid w:val="004B0E7A"/>
    <w:pPr>
      <w:spacing w:before="120" w:after="120"/>
      <w:jc w:val="both"/>
    </w:pPr>
    <w:rPr>
      <w:rFonts w:ascii="Times New Roman" w:eastAsia="Malgun Gothic" w:hAnsi="Times New Roman"/>
      <w:b/>
      <w:sz w:val="22"/>
      <w:szCs w:val="20"/>
      <w:lang w:val="en-US" w:eastAsia="ko-KR"/>
    </w:rPr>
  </w:style>
  <w:style w:type="character" w:customStyle="1" w:styleId="TDOCProposalChar">
    <w:name w:val="TDOC Proposal Char"/>
    <w:link w:val="TDOCProposal"/>
    <w:rsid w:val="004B0E7A"/>
    <w:rPr>
      <w:rFonts w:eastAsia="Malgun Gothic"/>
      <w:b/>
      <w:sz w:val="22"/>
      <w:lang w:val="en-US" w:eastAsia="ko-KR"/>
    </w:rPr>
  </w:style>
  <w:style w:type="paragraph" w:customStyle="1" w:styleId="N1">
    <w:name w:val="N1"/>
    <w:basedOn w:val="Normal"/>
    <w:link w:val="N1Char"/>
    <w:qFormat/>
    <w:rsid w:val="003E1918"/>
    <w:pPr>
      <w:ind w:left="634"/>
      <w:jc w:val="both"/>
    </w:pPr>
    <w:rPr>
      <w:rFonts w:ascii="Calibri" w:eastAsia="MS Mincho" w:hAnsi="Calibri" w:cs="Calibri"/>
      <w:sz w:val="22"/>
      <w:szCs w:val="22"/>
      <w:lang w:val="en-US" w:eastAsia="ko-KR" w:bidi="hi-IN"/>
    </w:rPr>
  </w:style>
  <w:style w:type="character" w:customStyle="1" w:styleId="N1Char">
    <w:name w:val="N1 Char"/>
    <w:link w:val="N1"/>
    <w:rsid w:val="003E1918"/>
    <w:rPr>
      <w:rFonts w:ascii="Calibri" w:eastAsia="MS Mincho" w:hAnsi="Calibri" w:cs="Calibri"/>
      <w:sz w:val="22"/>
      <w:szCs w:val="22"/>
      <w:lang w:val="en-US" w:eastAsia="ko-KR" w:bidi="hi-IN"/>
    </w:rPr>
  </w:style>
  <w:style w:type="paragraph" w:customStyle="1" w:styleId="CharChar1CharCharCharCharCharCharCharCharCharCharCharCharCharCharChar54">
    <w:name w:val="Char Char1 Char Char Char Char Char Char Char Char Char Char Char Char Char Char Char54"/>
    <w:semiHidden/>
    <w:rsid w:val="007964BC"/>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49">
    <w:name w:val="(文字) (文字)549"/>
    <w:semiHidden/>
    <w:rsid w:val="007964BC"/>
    <w:rPr>
      <w:rFonts w:ascii="Times New Roman" w:hAnsi="Times New Roman"/>
      <w:lang w:eastAsia="en-US"/>
    </w:rPr>
  </w:style>
  <w:style w:type="character" w:customStyle="1" w:styleId="LGTdoc1Char">
    <w:name w:val="LGTdoc_제목1 Char"/>
    <w:link w:val="LGTdoc1"/>
    <w:rsid w:val="007964BC"/>
    <w:rPr>
      <w:b/>
      <w:snapToGrid w:val="0"/>
      <w:sz w:val="28"/>
      <w:lang w:eastAsia="ko-KR"/>
    </w:rPr>
  </w:style>
  <w:style w:type="paragraph" w:customStyle="1" w:styleId="CharChar1CharCharCharCharCharCharCharCharCharCharCharCharCharCharChar53">
    <w:name w:val="Char Char1 Char Char Char Char Char Char Char Char Char Char Char Char Char Char Char53"/>
    <w:semiHidden/>
    <w:rsid w:val="00553DE0"/>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48">
    <w:name w:val="(文字) (文字)548"/>
    <w:semiHidden/>
    <w:rsid w:val="00553DE0"/>
    <w:rPr>
      <w:rFonts w:ascii="Times New Roman" w:hAnsi="Times New Roman"/>
      <w:lang w:eastAsia="en-US"/>
    </w:rPr>
  </w:style>
  <w:style w:type="numbering" w:customStyle="1" w:styleId="3GPPBullets">
    <w:name w:val="3GPP Bullets"/>
    <w:basedOn w:val="NoList"/>
    <w:uiPriority w:val="99"/>
    <w:rsid w:val="0059373B"/>
    <w:pPr>
      <w:numPr>
        <w:numId w:val="54"/>
      </w:numPr>
    </w:pPr>
  </w:style>
  <w:style w:type="paragraph" w:customStyle="1" w:styleId="6pt6pt120">
    <w:name w:val="스타일 목록 단락 + 양쪽 앞: 6 pt 단락 뒤: 6 pt 줄 간격: 배수 1.2 줄 왼쪽 0 글자"/>
    <w:basedOn w:val="ListParagraph"/>
    <w:rsid w:val="00684FB8"/>
    <w:pPr>
      <w:overflowPunct/>
      <w:autoSpaceDE/>
      <w:autoSpaceDN/>
      <w:adjustRightInd/>
      <w:spacing w:before="120" w:after="120" w:line="336" w:lineRule="auto"/>
      <w:ind w:left="0"/>
      <w:contextualSpacing w:val="0"/>
      <w:jc w:val="both"/>
      <w:textAlignment w:val="auto"/>
    </w:pPr>
    <w:rPr>
      <w:rFonts w:eastAsia="Malgun Gothic" w:cs="Batang"/>
      <w:lang w:eastAsia="en-US"/>
    </w:rPr>
  </w:style>
  <w:style w:type="paragraph" w:customStyle="1" w:styleId="xmsonormal">
    <w:name w:val="x_msonormal"/>
    <w:basedOn w:val="Normal"/>
    <w:qFormat/>
    <w:rsid w:val="0004707A"/>
    <w:pPr>
      <w:spacing w:before="100" w:beforeAutospacing="1" w:after="100" w:afterAutospacing="1"/>
    </w:pPr>
    <w:rPr>
      <w:rFonts w:ascii="Calibri" w:eastAsiaTheme="minorHAnsi" w:hAnsi="Calibri" w:cs="Calibri"/>
      <w:sz w:val="22"/>
      <w:szCs w:val="22"/>
      <w:lang w:eastAsia="en-GB"/>
    </w:rPr>
  </w:style>
  <w:style w:type="paragraph" w:customStyle="1" w:styleId="CharChar1CharCharCharCharCharCharCharCharCharCharCharCharCharCharChar52">
    <w:name w:val="Char Char1 Char Char Char Char Char Char Char Char Char Char Char Char Char Char Char52"/>
    <w:semiHidden/>
    <w:rsid w:val="0031401B"/>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47">
    <w:name w:val="(文字) (文字)547"/>
    <w:semiHidden/>
    <w:rsid w:val="0031401B"/>
    <w:rPr>
      <w:rFonts w:ascii="Times New Roman" w:hAnsi="Times New Roman"/>
      <w:lang w:eastAsia="en-US"/>
    </w:rPr>
  </w:style>
  <w:style w:type="paragraph" w:customStyle="1" w:styleId="0Maintext">
    <w:name w:val="0 Main text"/>
    <w:basedOn w:val="Normal"/>
    <w:link w:val="0MaintextChar"/>
    <w:qFormat/>
    <w:rsid w:val="00160D8E"/>
    <w:pPr>
      <w:spacing w:after="100" w:afterAutospacing="1" w:line="288" w:lineRule="auto"/>
      <w:ind w:firstLine="360"/>
      <w:jc w:val="both"/>
    </w:pPr>
    <w:rPr>
      <w:rFonts w:ascii="Times New Roman" w:eastAsia="Malgun Gothic" w:hAnsi="Times New Roman" w:cs="Batang"/>
      <w:szCs w:val="20"/>
    </w:rPr>
  </w:style>
  <w:style w:type="character" w:customStyle="1" w:styleId="0MaintextChar">
    <w:name w:val="0 Main text Char"/>
    <w:link w:val="0Maintext"/>
    <w:qFormat/>
    <w:rsid w:val="00160D8E"/>
    <w:rPr>
      <w:rFonts w:eastAsia="Malgun Gothic" w:cs="Batang"/>
      <w:lang w:eastAsia="en-US"/>
    </w:rPr>
  </w:style>
  <w:style w:type="paragraph" w:customStyle="1" w:styleId="CharChar1CharCharCharCharCharCharCharCharCharCharCharCharCharCharChar51">
    <w:name w:val="Char Char1 Char Char Char Char Char Char Char Char Char Char Char Char Char Char Char51"/>
    <w:semiHidden/>
    <w:rsid w:val="007F0FB3"/>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46">
    <w:name w:val="(文字) (文字)546"/>
    <w:semiHidden/>
    <w:rsid w:val="007F0FB3"/>
    <w:rPr>
      <w:rFonts w:ascii="Times New Roman" w:hAnsi="Times New Roman"/>
      <w:lang w:eastAsia="en-US"/>
    </w:rPr>
  </w:style>
  <w:style w:type="paragraph" w:customStyle="1" w:styleId="CharChar1CharCharCharCharCharCharCharCharCharCharCharCharCharCharChar50">
    <w:name w:val="Char Char1 Char Char Char Char Char Char Char Char Char Char Char Char Char Char Char50"/>
    <w:semiHidden/>
    <w:rsid w:val="00650C02"/>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45">
    <w:name w:val="(文字) (文字)545"/>
    <w:semiHidden/>
    <w:rsid w:val="00650C02"/>
    <w:rPr>
      <w:rFonts w:ascii="Times New Roman" w:hAnsi="Times New Roman"/>
      <w:lang w:eastAsia="en-US"/>
    </w:rPr>
  </w:style>
  <w:style w:type="paragraph" w:customStyle="1" w:styleId="CharChar1CharCharCharCharCharCharCharCharCharCharCharCharCharCharChar49">
    <w:name w:val="Char Char1 Char Char Char Char Char Char Char Char Char Char Char Char Char Char Char49"/>
    <w:semiHidden/>
    <w:rsid w:val="00B4316F"/>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44">
    <w:name w:val="(文字) (文字)544"/>
    <w:semiHidden/>
    <w:rsid w:val="00B4316F"/>
    <w:rPr>
      <w:rFonts w:ascii="Times New Roman" w:hAnsi="Times New Roman"/>
      <w:lang w:eastAsia="en-US"/>
    </w:rPr>
  </w:style>
  <w:style w:type="paragraph" w:customStyle="1" w:styleId="CharChar1CharCharCharCharCharCharCharCharCharCharCharCharCharCharChar48">
    <w:name w:val="Char Char1 Char Char Char Char Char Char Char Char Char Char Char Char Char Char Char48"/>
    <w:semiHidden/>
    <w:rsid w:val="000723C0"/>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43">
    <w:name w:val="(文字) (文字)543"/>
    <w:semiHidden/>
    <w:rsid w:val="000723C0"/>
    <w:rPr>
      <w:rFonts w:ascii="Times New Roman" w:hAnsi="Times New Roman"/>
      <w:lang w:eastAsia="en-US"/>
    </w:rPr>
  </w:style>
  <w:style w:type="paragraph" w:customStyle="1" w:styleId="CharChar1CharCharCharCharCharCharCharCharCharCharCharCharCharCharChar47">
    <w:name w:val="Char Char1 Char Char Char Char Char Char Char Char Char Char Char Char Char Char Char47"/>
    <w:semiHidden/>
    <w:rsid w:val="00476EF6"/>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42">
    <w:name w:val="(文字) (文字)542"/>
    <w:semiHidden/>
    <w:rsid w:val="00476EF6"/>
    <w:rPr>
      <w:rFonts w:ascii="Times New Roman" w:hAnsi="Times New Roman"/>
      <w:lang w:eastAsia="en-US"/>
    </w:rPr>
  </w:style>
  <w:style w:type="paragraph" w:customStyle="1" w:styleId="CharChar1CharCharCharCharCharCharCharCharCharCharCharCharCharCharChar46">
    <w:name w:val="Char Char1 Char Char Char Char Char Char Char Char Char Char Char Char Char Char Char46"/>
    <w:semiHidden/>
    <w:rsid w:val="00804768"/>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41">
    <w:name w:val="(文字) (文字)541"/>
    <w:semiHidden/>
    <w:rsid w:val="00804768"/>
    <w:rPr>
      <w:rFonts w:ascii="Times New Roman" w:hAnsi="Times New Roman"/>
      <w:lang w:eastAsia="en-US"/>
    </w:rPr>
  </w:style>
  <w:style w:type="paragraph" w:customStyle="1" w:styleId="CharChar1CharCharCharCharCharCharCharCharCharCharCharCharCharCharChar45">
    <w:name w:val="Char Char1 Char Char Char Char Char Char Char Char Char Char Char Char Char Char Char45"/>
    <w:semiHidden/>
    <w:rsid w:val="00313216"/>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40">
    <w:name w:val="(文字) (文字)540"/>
    <w:semiHidden/>
    <w:rsid w:val="00313216"/>
    <w:rPr>
      <w:rFonts w:ascii="Times New Roman" w:hAnsi="Times New Roman"/>
      <w:lang w:eastAsia="en-US"/>
    </w:rPr>
  </w:style>
  <w:style w:type="paragraph" w:customStyle="1" w:styleId="Proposal1">
    <w:name w:val="Proposal1"/>
    <w:basedOn w:val="Normal"/>
    <w:link w:val="Proposal1Char"/>
    <w:qFormat/>
    <w:rsid w:val="00FC70BE"/>
    <w:pPr>
      <w:tabs>
        <w:tab w:val="left" w:pos="1620"/>
      </w:tabs>
      <w:spacing w:before="120"/>
      <w:ind w:left="1620" w:hanging="1620"/>
      <w:jc w:val="both"/>
    </w:pPr>
    <w:rPr>
      <w:rFonts w:ascii="Calibri" w:eastAsia="MS Mincho" w:hAnsi="Calibri"/>
      <w:b/>
      <w:szCs w:val="20"/>
      <w:lang w:val="en-US"/>
    </w:rPr>
  </w:style>
  <w:style w:type="character" w:customStyle="1" w:styleId="Proposal1Char">
    <w:name w:val="Proposal1 Char"/>
    <w:link w:val="Proposal1"/>
    <w:rsid w:val="00FC70BE"/>
    <w:rPr>
      <w:rFonts w:ascii="Calibri" w:eastAsia="MS Mincho" w:hAnsi="Calibri"/>
      <w:b/>
      <w:lang w:val="en-US" w:eastAsia="en-US"/>
    </w:rPr>
  </w:style>
  <w:style w:type="table" w:styleId="GridTable2-Accent5">
    <w:name w:val="Grid Table 2 Accent 5"/>
    <w:basedOn w:val="TableNormal"/>
    <w:uiPriority w:val="47"/>
    <w:rsid w:val="00A71D68"/>
    <w:rPr>
      <w:rFonts w:ascii="CG Times (WN)" w:eastAsia="SimSun" w:hAnsi="CG Times (WN)"/>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3GPPH3">
    <w:name w:val="3GPP H3"/>
    <w:basedOn w:val="Heading3"/>
    <w:next w:val="3GPPText"/>
    <w:link w:val="3GPPH3Char"/>
    <w:qFormat/>
    <w:rsid w:val="00AB5B90"/>
    <w:pPr>
      <w:keepLines/>
      <w:numPr>
        <w:numId w:val="7"/>
      </w:numPr>
      <w:tabs>
        <w:tab w:val="num" w:pos="0"/>
      </w:tabs>
      <w:overflowPunct w:val="0"/>
      <w:autoSpaceDE w:val="0"/>
      <w:autoSpaceDN w:val="0"/>
      <w:adjustRightInd w:val="0"/>
      <w:spacing w:before="120" w:after="120"/>
      <w:ind w:left="709" w:hanging="709"/>
      <w:textAlignment w:val="baseline"/>
    </w:pPr>
    <w:rPr>
      <w:rFonts w:eastAsia="SimSun" w:cs="Times New Roman"/>
      <w:b w:val="0"/>
      <w:bCs w:val="0"/>
      <w:sz w:val="28"/>
      <w:szCs w:val="20"/>
    </w:rPr>
  </w:style>
  <w:style w:type="character" w:customStyle="1" w:styleId="3GPPH3Char">
    <w:name w:val="3GPP H3 Char"/>
    <w:link w:val="3GPPH3"/>
    <w:rsid w:val="00AB5B90"/>
    <w:rPr>
      <w:rFonts w:ascii="Arial" w:eastAsia="SimSun" w:hAnsi="Arial"/>
      <w:sz w:val="28"/>
      <w:lang w:eastAsia="en-US"/>
    </w:rPr>
  </w:style>
  <w:style w:type="paragraph" w:customStyle="1" w:styleId="00Text">
    <w:name w:val="00_Text"/>
    <w:basedOn w:val="Normal"/>
    <w:link w:val="00TextChar"/>
    <w:qFormat/>
    <w:rsid w:val="00AB5B90"/>
    <w:pPr>
      <w:spacing w:after="120"/>
      <w:jc w:val="both"/>
    </w:pPr>
    <w:rPr>
      <w:rFonts w:ascii="Times New Roman" w:eastAsia="SimSun" w:hAnsi="Times New Roman"/>
      <w:lang w:val="en-US" w:eastAsia="zh-CN"/>
    </w:rPr>
  </w:style>
  <w:style w:type="character" w:customStyle="1" w:styleId="00TextChar">
    <w:name w:val="00_Text Char"/>
    <w:link w:val="00Text"/>
    <w:qFormat/>
    <w:rsid w:val="00AB5B90"/>
    <w:rPr>
      <w:rFonts w:eastAsia="SimSun"/>
      <w:szCs w:val="24"/>
      <w:lang w:val="en-US" w:eastAsia="zh-CN"/>
    </w:rPr>
  </w:style>
  <w:style w:type="paragraph" w:customStyle="1" w:styleId="afb">
    <w:name w:val="문단"/>
    <w:basedOn w:val="Normal"/>
    <w:uiPriority w:val="99"/>
    <w:rsid w:val="00545EFD"/>
    <w:pPr>
      <w:autoSpaceDE w:val="0"/>
      <w:autoSpaceDN w:val="0"/>
      <w:ind w:firstLine="800"/>
      <w:jc w:val="both"/>
    </w:pPr>
    <w:rPr>
      <w:rFonts w:ascii="Gulim" w:eastAsia="Gulim" w:hAnsi="Calibri" w:cs="Calibri"/>
      <w:color w:val="000000"/>
      <w:szCs w:val="20"/>
      <w:lang w:eastAsia="en-GB"/>
    </w:rPr>
  </w:style>
  <w:style w:type="paragraph" w:customStyle="1" w:styleId="CharChar1CharCharCharCharCharCharCharCharCharCharCharCharCharCharChar64">
    <w:name w:val="Char Char1 Char Char Char Char Char Char Char Char Char Char Char Char Char Char Char64"/>
    <w:semiHidden/>
    <w:rsid w:val="002E37F6"/>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59">
    <w:name w:val="(文字) (文字)559"/>
    <w:semiHidden/>
    <w:rsid w:val="002E37F6"/>
    <w:rPr>
      <w:rFonts w:ascii="Times New Roman" w:hAnsi="Times New Roman"/>
      <w:lang w:eastAsia="en-US"/>
    </w:rPr>
  </w:style>
  <w:style w:type="paragraph" w:customStyle="1" w:styleId="0maintext0">
    <w:name w:val="0maintext"/>
    <w:basedOn w:val="Normal"/>
    <w:uiPriority w:val="99"/>
    <w:qFormat/>
    <w:rsid w:val="004F214C"/>
    <w:pPr>
      <w:spacing w:before="100" w:beforeAutospacing="1" w:after="100" w:afterAutospacing="1"/>
    </w:pPr>
    <w:rPr>
      <w:rFonts w:ascii="Calibri" w:eastAsia="SimSun" w:hAnsi="Calibri" w:cs="Calibri"/>
      <w:sz w:val="22"/>
      <w:szCs w:val="22"/>
      <w:lang w:val="en-US" w:eastAsia="zh-CN"/>
    </w:rPr>
  </w:style>
  <w:style w:type="paragraph" w:customStyle="1" w:styleId="xxmsonormal">
    <w:name w:val="x_xmsonormal"/>
    <w:basedOn w:val="Normal"/>
    <w:rsid w:val="00A77584"/>
    <w:rPr>
      <w:rFonts w:ascii="Calibri" w:eastAsia="Gulim" w:hAnsi="Calibri" w:cs="Calibri"/>
      <w:sz w:val="22"/>
      <w:szCs w:val="22"/>
      <w:lang w:val="en-US" w:eastAsia="ko-KR"/>
    </w:rPr>
  </w:style>
  <w:style w:type="paragraph" w:customStyle="1" w:styleId="listparagraph0">
    <w:name w:val="listparagraph"/>
    <w:basedOn w:val="Normal"/>
    <w:rsid w:val="00F07703"/>
    <w:pPr>
      <w:spacing w:before="100" w:beforeAutospacing="1" w:after="100" w:afterAutospacing="1"/>
    </w:pPr>
    <w:rPr>
      <w:rFonts w:ascii="Calibri" w:eastAsia="SimSun" w:hAnsi="Calibri" w:cs="Calibri"/>
      <w:sz w:val="22"/>
      <w:szCs w:val="22"/>
      <w:lang w:val="en-US" w:eastAsia="zh-CN"/>
    </w:rPr>
  </w:style>
  <w:style w:type="paragraph" w:customStyle="1" w:styleId="xmsonormal0">
    <w:name w:val="xmsonormal"/>
    <w:basedOn w:val="Normal"/>
    <w:rsid w:val="00F6307C"/>
    <w:pPr>
      <w:spacing w:before="100" w:beforeAutospacing="1" w:after="100" w:afterAutospacing="1"/>
    </w:pPr>
    <w:rPr>
      <w:rFonts w:ascii="Times New Roman" w:eastAsia="SimSun" w:hAnsi="Times New Roman"/>
      <w:sz w:val="24"/>
      <w:lang w:val="en-US" w:eastAsia="zh-CN"/>
    </w:rPr>
  </w:style>
  <w:style w:type="paragraph" w:customStyle="1" w:styleId="xb1">
    <w:name w:val="xb1"/>
    <w:basedOn w:val="Normal"/>
    <w:uiPriority w:val="99"/>
    <w:rsid w:val="00F6307C"/>
    <w:pPr>
      <w:spacing w:before="100" w:beforeAutospacing="1" w:after="100" w:afterAutospacing="1"/>
    </w:pPr>
    <w:rPr>
      <w:rFonts w:ascii="Times New Roman" w:eastAsia="SimSun" w:hAnsi="Times New Roman"/>
      <w:sz w:val="24"/>
      <w:lang w:val="en-US" w:eastAsia="zh-CN"/>
    </w:rPr>
  </w:style>
  <w:style w:type="paragraph" w:customStyle="1" w:styleId="xmsolistparagraph">
    <w:name w:val="xmsolistparagraph"/>
    <w:basedOn w:val="Normal"/>
    <w:rsid w:val="00F6307C"/>
    <w:pPr>
      <w:spacing w:before="100" w:beforeAutospacing="1" w:after="100" w:afterAutospacing="1"/>
    </w:pPr>
    <w:rPr>
      <w:rFonts w:ascii="Times New Roman" w:eastAsia="SimSun" w:hAnsi="Times New Roman"/>
      <w:sz w:val="24"/>
      <w:lang w:val="en-US" w:eastAsia="zh-CN"/>
    </w:rPr>
  </w:style>
  <w:style w:type="character" w:customStyle="1" w:styleId="apple-tab-span">
    <w:name w:val="apple-tab-span"/>
    <w:rsid w:val="00201A7E"/>
  </w:style>
  <w:style w:type="paragraph" w:customStyle="1" w:styleId="CharChar1CharCharCharCharCharCharCharCharCharCharCharCharCharCharChar96">
    <w:name w:val="Char Char1 Char Char Char Char Char Char Char Char Char Char Char Char Char Char Char96"/>
    <w:semiHidden/>
    <w:rsid w:val="00B04B06"/>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91">
    <w:name w:val="(文字) (文字)591"/>
    <w:semiHidden/>
    <w:rsid w:val="00B04B06"/>
    <w:rPr>
      <w:rFonts w:ascii="Times New Roman" w:hAnsi="Times New Roman"/>
      <w:lang w:eastAsia="en-US"/>
    </w:rPr>
  </w:style>
  <w:style w:type="paragraph" w:customStyle="1" w:styleId="xxmsolistparagraph">
    <w:name w:val="x_xmsolistparagraph"/>
    <w:basedOn w:val="Normal"/>
    <w:rsid w:val="00B04B06"/>
    <w:pPr>
      <w:ind w:left="720"/>
    </w:pPr>
    <w:rPr>
      <w:rFonts w:ascii="Calibri" w:eastAsia="SimSun" w:hAnsi="Calibri" w:cs="Calibri"/>
      <w:sz w:val="22"/>
      <w:szCs w:val="22"/>
      <w:lang w:val="en-US" w:eastAsia="zh-CN"/>
    </w:rPr>
  </w:style>
  <w:style w:type="paragraph" w:customStyle="1" w:styleId="maintext0">
    <w:name w:val="maintext"/>
    <w:basedOn w:val="Normal"/>
    <w:uiPriority w:val="99"/>
    <w:rsid w:val="007A1728"/>
    <w:pPr>
      <w:spacing w:before="100" w:beforeAutospacing="1" w:after="100" w:afterAutospacing="1"/>
    </w:pPr>
    <w:rPr>
      <w:rFonts w:ascii="Calibri" w:eastAsiaTheme="minorHAnsi" w:hAnsi="Calibri" w:cs="Calibri"/>
      <w:sz w:val="22"/>
      <w:szCs w:val="22"/>
      <w:lang w:eastAsia="en-GB"/>
    </w:rPr>
  </w:style>
  <w:style w:type="paragraph" w:customStyle="1" w:styleId="tal0">
    <w:name w:val="tal"/>
    <w:basedOn w:val="Normal"/>
    <w:rsid w:val="007A1728"/>
    <w:pPr>
      <w:spacing w:before="100" w:beforeAutospacing="1" w:after="100" w:afterAutospacing="1"/>
    </w:pPr>
    <w:rPr>
      <w:rFonts w:ascii="Calibri" w:eastAsiaTheme="minorHAnsi" w:hAnsi="Calibri" w:cs="Calibri"/>
      <w:sz w:val="22"/>
      <w:szCs w:val="22"/>
      <w:lang w:eastAsia="en-GB"/>
    </w:rPr>
  </w:style>
  <w:style w:type="paragraph" w:customStyle="1" w:styleId="x03proposal">
    <w:name w:val="x_03proposal"/>
    <w:basedOn w:val="Normal"/>
    <w:uiPriority w:val="99"/>
    <w:rsid w:val="00B40DD9"/>
    <w:rPr>
      <w:rFonts w:ascii="Times New Roman" w:eastAsia="Gulim" w:hAnsi="Times New Roman"/>
      <w:sz w:val="24"/>
      <w:lang w:val="en-US" w:eastAsia="ko-KR"/>
    </w:rPr>
  </w:style>
  <w:style w:type="paragraph" w:customStyle="1" w:styleId="x00text">
    <w:name w:val="x_00text"/>
    <w:basedOn w:val="Normal"/>
    <w:uiPriority w:val="99"/>
    <w:rsid w:val="00B40DD9"/>
    <w:rPr>
      <w:rFonts w:ascii="Times New Roman" w:eastAsia="Gulim" w:hAnsi="Times New Roman"/>
      <w:sz w:val="24"/>
      <w:lang w:val="en-US" w:eastAsia="ko-KR"/>
    </w:rPr>
  </w:style>
  <w:style w:type="paragraph" w:customStyle="1" w:styleId="xb10">
    <w:name w:val="x_b1"/>
    <w:basedOn w:val="Normal"/>
    <w:uiPriority w:val="99"/>
    <w:rsid w:val="00B40DD9"/>
    <w:rPr>
      <w:rFonts w:ascii="Times New Roman" w:eastAsia="Gulim" w:hAnsi="Times New Roman"/>
      <w:sz w:val="24"/>
      <w:lang w:val="en-US" w:eastAsia="ko-KR"/>
    </w:rPr>
  </w:style>
  <w:style w:type="character" w:customStyle="1" w:styleId="colour">
    <w:name w:val="colour"/>
    <w:rsid w:val="00482CCA"/>
  </w:style>
  <w:style w:type="paragraph" w:customStyle="1" w:styleId="CharChar1CharCharCharCharCharCharCharCharCharCharCharCharCharCharChar95">
    <w:name w:val="Char Char1 Char Char Char Char Char Char Char Char Char Char Char Char Char Char Char95"/>
    <w:semiHidden/>
    <w:rsid w:val="00085B1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90">
    <w:name w:val="(文字) (文字)590"/>
    <w:semiHidden/>
    <w:rsid w:val="00085B14"/>
    <w:rPr>
      <w:rFonts w:ascii="Times New Roman" w:hAnsi="Times New Roman"/>
      <w:lang w:eastAsia="en-US"/>
    </w:rPr>
  </w:style>
  <w:style w:type="character" w:customStyle="1" w:styleId="afc">
    <w:name w:val="列表段落 字符"/>
    <w:aliases w:val="- Bullets 字符,목록 단락 字符,リスト段落 字符,Lista1 字符,?? ?? 字符,????? 字符,???? 字符,列出段落1 字符,中等深浅网格 1 - 着色 21 字符,¥¡¡¡¡ì¬º¥¹¥È¶ÎÂä 字符,ÁÐ³ö¶ÎÂä 字符,列表段落1 字符,—ño’i—Ž 字符,¥ê¥¹¥È¶ÎÂä 字符,1st level - Bullet List Paragraph 字符,Lettre d'introduction 字符,Paragrafo elenco 字符"/>
    <w:uiPriority w:val="34"/>
    <w:locked/>
    <w:rsid w:val="00085B14"/>
    <w:rPr>
      <w:rFonts w:ascii="Calibri" w:hAnsi="Calibri" w:cs="Calibri"/>
    </w:rPr>
  </w:style>
  <w:style w:type="paragraph" w:customStyle="1" w:styleId="xa0">
    <w:name w:val="x_a0"/>
    <w:basedOn w:val="Normal"/>
    <w:uiPriority w:val="99"/>
    <w:rsid w:val="00085B14"/>
    <w:rPr>
      <w:rFonts w:ascii="SimSun" w:eastAsia="SimSun" w:hAnsi="SimSun" w:cs="Calibri"/>
      <w:sz w:val="24"/>
      <w:lang w:val="en-US" w:eastAsia="zh-CN"/>
    </w:rPr>
  </w:style>
  <w:style w:type="character" w:customStyle="1" w:styleId="xapple-converted-space">
    <w:name w:val="x_apple-converted-space"/>
    <w:qFormat/>
    <w:rsid w:val="00085B14"/>
  </w:style>
  <w:style w:type="character" w:customStyle="1" w:styleId="msoins0">
    <w:name w:val="msoins"/>
    <w:rsid w:val="00085B14"/>
  </w:style>
  <w:style w:type="paragraph" w:customStyle="1" w:styleId="3gppagreements0">
    <w:name w:val="3gppagreements0"/>
    <w:basedOn w:val="Normal"/>
    <w:uiPriority w:val="99"/>
    <w:rsid w:val="00085B14"/>
    <w:rPr>
      <w:rFonts w:ascii="Times New Roman" w:eastAsia="SimSun" w:hAnsi="Times New Roman"/>
      <w:sz w:val="24"/>
      <w:lang w:val="en-US" w:eastAsia="zh-CN"/>
    </w:rPr>
  </w:style>
  <w:style w:type="paragraph" w:customStyle="1" w:styleId="b22">
    <w:name w:val="b22"/>
    <w:basedOn w:val="Normal"/>
    <w:uiPriority w:val="99"/>
    <w:rsid w:val="00085B14"/>
    <w:rPr>
      <w:rFonts w:ascii="Times New Roman" w:eastAsia="SimSun" w:hAnsi="Times New Roman"/>
      <w:sz w:val="24"/>
      <w:lang w:val="en-US" w:eastAsia="zh-CN"/>
    </w:rPr>
  </w:style>
  <w:style w:type="character" w:customStyle="1" w:styleId="Char20">
    <w:name w:val="正文文本 Char2"/>
    <w:aliases w:val="bt Char2"/>
    <w:locked/>
    <w:rsid w:val="00085B14"/>
    <w:rPr>
      <w:rFonts w:ascii="MS Mincho" w:eastAsia="MS Mincho" w:hAnsi="MS Mincho"/>
      <w:lang w:eastAsia="en-US"/>
    </w:rPr>
  </w:style>
  <w:style w:type="paragraph" w:customStyle="1" w:styleId="tan0">
    <w:name w:val="tan"/>
    <w:basedOn w:val="Normal"/>
    <w:rsid w:val="00085B14"/>
    <w:pPr>
      <w:keepNext/>
      <w:ind w:left="851" w:hanging="851"/>
    </w:pPr>
    <w:rPr>
      <w:rFonts w:ascii="Arial" w:eastAsia="SimSun" w:hAnsi="Arial" w:cs="Arial"/>
      <w:sz w:val="18"/>
      <w:szCs w:val="18"/>
      <w:lang w:val="en-US" w:eastAsia="zh-CN"/>
    </w:rPr>
  </w:style>
  <w:style w:type="paragraph" w:customStyle="1" w:styleId="x2">
    <w:name w:val="x2"/>
    <w:basedOn w:val="Normal"/>
    <w:uiPriority w:val="99"/>
    <w:rsid w:val="00085B14"/>
    <w:rPr>
      <w:rFonts w:ascii="Gulim" w:eastAsia="Gulim" w:hAnsi="Gulim" w:cs="Calibri"/>
      <w:sz w:val="24"/>
      <w:lang w:val="en-US" w:eastAsia="zh-CN"/>
    </w:rPr>
  </w:style>
  <w:style w:type="paragraph" w:customStyle="1" w:styleId="listparagraph11">
    <w:name w:val="listparagraph11"/>
    <w:basedOn w:val="Normal"/>
    <w:uiPriority w:val="99"/>
    <w:rsid w:val="00085B14"/>
    <w:rPr>
      <w:rFonts w:ascii="Calibri" w:eastAsia="Calibri" w:hAnsi="Calibri" w:cs="Calibri"/>
      <w:sz w:val="22"/>
      <w:szCs w:val="22"/>
      <w:lang w:val="en-US"/>
    </w:rPr>
  </w:style>
  <w:style w:type="paragraph" w:customStyle="1" w:styleId="CharChar1CharCharCharCharCharCharCharCharCharCharCharCharCharCharChar94">
    <w:name w:val="Char Char1 Char Char Char Char Char Char Char Char Char Char Char Char Char Char Char94"/>
    <w:semiHidden/>
    <w:rsid w:val="00A65B0D"/>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89">
    <w:name w:val="(文字) (文字)589"/>
    <w:semiHidden/>
    <w:rsid w:val="00A65B0D"/>
    <w:rPr>
      <w:rFonts w:ascii="Times New Roman" w:hAnsi="Times New Roman"/>
      <w:lang w:eastAsia="en-US"/>
    </w:rPr>
  </w:style>
  <w:style w:type="character" w:customStyle="1" w:styleId="proposalChar0">
    <w:name w:val="proposal Char"/>
    <w:basedOn w:val="DefaultParagraphFont"/>
    <w:link w:val="proposal0"/>
    <w:locked/>
    <w:rsid w:val="00A31187"/>
    <w:rPr>
      <w:b/>
      <w:bCs/>
      <w:i/>
      <w:iCs/>
    </w:rPr>
  </w:style>
  <w:style w:type="paragraph" w:customStyle="1" w:styleId="proposal0">
    <w:name w:val="proposal"/>
    <w:basedOn w:val="Normal"/>
    <w:link w:val="proposalChar0"/>
    <w:qFormat/>
    <w:rsid w:val="00A31187"/>
    <w:pPr>
      <w:spacing w:before="60" w:after="180" w:line="360" w:lineRule="atLeast"/>
      <w:jc w:val="both"/>
    </w:pPr>
    <w:rPr>
      <w:rFonts w:ascii="Times New Roman" w:hAnsi="Times New Roman"/>
      <w:b/>
      <w:bCs/>
      <w:i/>
      <w:iCs/>
      <w:szCs w:val="20"/>
      <w:lang w:eastAsia="en-GB"/>
    </w:rPr>
  </w:style>
  <w:style w:type="character" w:customStyle="1" w:styleId="B4Char">
    <w:name w:val="B4 Char"/>
    <w:basedOn w:val="DefaultParagraphFont"/>
    <w:link w:val="B4"/>
    <w:locked/>
    <w:rsid w:val="00A31187"/>
    <w:rPr>
      <w:rFonts w:eastAsia="SimSun"/>
      <w:lang w:val="en-US" w:eastAsia="ja-JP"/>
    </w:rPr>
  </w:style>
  <w:style w:type="paragraph" w:customStyle="1" w:styleId="CharChar1CharCharCharCharCharCharCharCharCharCharCharCharCharCharChar93">
    <w:name w:val="Char Char1 Char Char Char Char Char Char Char Char Char Char Char Char Char Char Char93"/>
    <w:semiHidden/>
    <w:rsid w:val="00304B4F"/>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88">
    <w:name w:val="(文字) (文字)588"/>
    <w:semiHidden/>
    <w:rsid w:val="00304B4F"/>
    <w:rPr>
      <w:rFonts w:ascii="Times New Roman" w:hAnsi="Times New Roman"/>
      <w:lang w:eastAsia="en-US"/>
    </w:rPr>
  </w:style>
  <w:style w:type="paragraph" w:customStyle="1" w:styleId="b110">
    <w:name w:val="b11"/>
    <w:basedOn w:val="Normal"/>
    <w:uiPriority w:val="99"/>
    <w:rsid w:val="00304B4F"/>
    <w:pPr>
      <w:spacing w:before="100" w:beforeAutospacing="1" w:after="100" w:afterAutospacing="1"/>
    </w:pPr>
    <w:rPr>
      <w:rFonts w:ascii="SimSun" w:eastAsia="SimSun" w:hAnsi="SimSun" w:cs="Calibri"/>
      <w:sz w:val="24"/>
      <w:lang w:val="en-US" w:eastAsia="zh-CN"/>
    </w:rPr>
  </w:style>
  <w:style w:type="paragraph" w:customStyle="1" w:styleId="CharChar1CharCharCharCharCharCharCharCharCharCharCharCharCharCharChar92">
    <w:name w:val="Char Char1 Char Char Char Char Char Char Char Char Char Char Char Char Char Char Char92"/>
    <w:semiHidden/>
    <w:rsid w:val="0038235A"/>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87">
    <w:name w:val="(文字) (文字)587"/>
    <w:semiHidden/>
    <w:rsid w:val="0038235A"/>
    <w:rPr>
      <w:rFonts w:ascii="Times New Roman" w:hAnsi="Times New Roman"/>
      <w:lang w:eastAsia="en-US"/>
    </w:rPr>
  </w:style>
  <w:style w:type="paragraph" w:customStyle="1" w:styleId="gmail-m-2909877017254924335a">
    <w:name w:val="gmail-m_-2909877017254924335a"/>
    <w:basedOn w:val="Normal"/>
    <w:uiPriority w:val="99"/>
    <w:semiHidden/>
    <w:rsid w:val="0038235A"/>
    <w:pPr>
      <w:spacing w:before="100" w:beforeAutospacing="1" w:after="100" w:afterAutospacing="1"/>
    </w:pPr>
    <w:rPr>
      <w:rFonts w:ascii="Gulim" w:eastAsia="Gulim" w:hAnsi="Gulim" w:cs="Calibri"/>
      <w:sz w:val="24"/>
      <w:szCs w:val="20"/>
      <w:lang w:val="en-US" w:eastAsia="zh-CN"/>
    </w:rPr>
  </w:style>
  <w:style w:type="paragraph" w:customStyle="1" w:styleId="gmail-m4206033979048168252msolistparagraph">
    <w:name w:val="gmail-m_4206033979048168252msolistparagraph"/>
    <w:basedOn w:val="Normal"/>
    <w:uiPriority w:val="99"/>
    <w:rsid w:val="0038235A"/>
    <w:pPr>
      <w:spacing w:before="100" w:beforeAutospacing="1" w:after="100" w:afterAutospacing="1"/>
    </w:pPr>
    <w:rPr>
      <w:rFonts w:ascii="Gulim" w:eastAsia="Gulim" w:hAnsi="Gulim" w:cs="Calibri"/>
      <w:sz w:val="24"/>
      <w:szCs w:val="20"/>
      <w:lang w:val="en-US" w:eastAsia="zh-CN"/>
    </w:rPr>
  </w:style>
  <w:style w:type="character" w:customStyle="1" w:styleId="4">
    <w:name w:val="标题 4 字符"/>
    <w:aliases w:val="h4 字符,H4 字符,H41 字符,h41 字符,H42 字符,h42 字符,H43 字符,h43 字符,H411 字符,h411 字符,H421 字符,h421 字符,H44 字符,h44 字符,H412 字符,h412 字符,H422 字符,h422 字符,H431 字符,h431 字符,H45 字符,h45 字符,H413 字符,h413 字符,H423 字符,h423 字符,H432 字符,h432 字符,H46 字符,h46 字符,H47 字符,h47 字符,4 字符"/>
    <w:basedOn w:val="DefaultParagraphFont"/>
    <w:locked/>
    <w:rsid w:val="00BA3685"/>
    <w:rPr>
      <w:rFonts w:ascii="Arial" w:hAnsi="Arial" w:cs="Arial"/>
      <w:lang w:eastAsia="en-US"/>
    </w:rPr>
  </w:style>
  <w:style w:type="paragraph" w:customStyle="1" w:styleId="CharChar1CharCharCharCharCharCharCharCharCharCharCharCharCharCharChar91">
    <w:name w:val="Char Char1 Char Char Char Char Char Char Char Char Char Char Char Char Char Char Char91"/>
    <w:semiHidden/>
    <w:rsid w:val="005A4EB3"/>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86">
    <w:name w:val="(文字) (文字)586"/>
    <w:semiHidden/>
    <w:rsid w:val="005A4EB3"/>
    <w:rPr>
      <w:rFonts w:ascii="Times New Roman" w:hAnsi="Times New Roman"/>
      <w:lang w:eastAsia="en-US"/>
    </w:rPr>
  </w:style>
  <w:style w:type="paragraph" w:customStyle="1" w:styleId="xmsolistparagraph0">
    <w:name w:val="x_msolistparagraph"/>
    <w:basedOn w:val="Normal"/>
    <w:uiPriority w:val="99"/>
    <w:rsid w:val="005A4EB3"/>
    <w:pPr>
      <w:ind w:left="720"/>
    </w:pPr>
    <w:rPr>
      <w:rFonts w:ascii="Calibri" w:eastAsia="SimSun" w:hAnsi="Calibri" w:cs="Calibri"/>
      <w:sz w:val="22"/>
      <w:szCs w:val="22"/>
      <w:lang w:val="en-US" w:eastAsia="zh-CN"/>
    </w:rPr>
  </w:style>
  <w:style w:type="character" w:customStyle="1" w:styleId="TANChar">
    <w:name w:val="TAN Char"/>
    <w:link w:val="TAN"/>
    <w:qFormat/>
    <w:locked/>
    <w:rsid w:val="005A4EB3"/>
    <w:rPr>
      <w:rFonts w:ascii="Arial" w:eastAsia="SimSun" w:hAnsi="Arial"/>
      <w:sz w:val="18"/>
      <w:lang w:eastAsia="en-US"/>
    </w:rPr>
  </w:style>
  <w:style w:type="paragraph" w:customStyle="1" w:styleId="CharChar1CharCharCharCharCharCharCharCharCharCharCharCharCharCharChar90">
    <w:name w:val="Char Char1 Char Char Char Char Char Char Char Char Char Char Char Char Char Char Char90"/>
    <w:uiPriority w:val="99"/>
    <w:semiHidden/>
    <w:rsid w:val="00781B4E"/>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85">
    <w:name w:val="(文字) (文字)585"/>
    <w:semiHidden/>
    <w:rsid w:val="00781B4E"/>
    <w:rPr>
      <w:rFonts w:ascii="Times New Roman" w:hAnsi="Times New Roman"/>
      <w:lang w:eastAsia="en-US"/>
    </w:rPr>
  </w:style>
  <w:style w:type="paragraph" w:customStyle="1" w:styleId="CharChar1CharCharCharCharCharCharCharCharCharCharCharCharCharCharChar89">
    <w:name w:val="Char Char1 Char Char Char Char Char Char Char Char Char Char Char Char Char Char Char89"/>
    <w:uiPriority w:val="99"/>
    <w:semiHidden/>
    <w:rsid w:val="00C15223"/>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84">
    <w:name w:val="(文字) (文字)584"/>
    <w:semiHidden/>
    <w:rsid w:val="00C15223"/>
    <w:rPr>
      <w:rFonts w:ascii="Times New Roman" w:hAnsi="Times New Roman"/>
      <w:lang w:eastAsia="en-US"/>
    </w:rPr>
  </w:style>
  <w:style w:type="paragraph" w:customStyle="1" w:styleId="b20">
    <w:name w:val="b2"/>
    <w:basedOn w:val="Normal"/>
    <w:rsid w:val="00C15223"/>
    <w:pPr>
      <w:spacing w:before="100" w:beforeAutospacing="1" w:after="100" w:afterAutospacing="1"/>
    </w:pPr>
    <w:rPr>
      <w:rFonts w:ascii="Times New Roman" w:eastAsia="Gulim" w:hAnsi="Times New Roman"/>
      <w:sz w:val="24"/>
      <w:lang w:val="en-US" w:eastAsia="zh-CN"/>
    </w:rPr>
  </w:style>
  <w:style w:type="paragraph" w:customStyle="1" w:styleId="b30">
    <w:name w:val="b3"/>
    <w:basedOn w:val="Normal"/>
    <w:uiPriority w:val="99"/>
    <w:rsid w:val="00C15223"/>
    <w:pPr>
      <w:spacing w:before="100" w:beforeAutospacing="1" w:after="100" w:afterAutospacing="1"/>
    </w:pPr>
    <w:rPr>
      <w:rFonts w:ascii="SimSun" w:eastAsia="SimSun" w:hAnsi="SimSun" w:cs="Gulim"/>
      <w:sz w:val="24"/>
      <w:lang w:val="en-US" w:eastAsia="ko-KR"/>
    </w:rPr>
  </w:style>
  <w:style w:type="paragraph" w:customStyle="1" w:styleId="b40">
    <w:name w:val="b4"/>
    <w:basedOn w:val="Normal"/>
    <w:uiPriority w:val="99"/>
    <w:rsid w:val="00C15223"/>
    <w:pPr>
      <w:spacing w:before="100" w:beforeAutospacing="1" w:after="100" w:afterAutospacing="1"/>
    </w:pPr>
    <w:rPr>
      <w:rFonts w:ascii="SimSun" w:eastAsia="SimSun" w:hAnsi="SimSun" w:cs="Gulim"/>
      <w:sz w:val="24"/>
      <w:lang w:val="en-US" w:eastAsia="ko-KR"/>
    </w:rPr>
  </w:style>
  <w:style w:type="paragraph" w:customStyle="1" w:styleId="b50">
    <w:name w:val="b5"/>
    <w:basedOn w:val="Normal"/>
    <w:uiPriority w:val="99"/>
    <w:rsid w:val="00C15223"/>
    <w:pPr>
      <w:spacing w:before="100" w:beforeAutospacing="1" w:after="100" w:afterAutospacing="1"/>
    </w:pPr>
    <w:rPr>
      <w:rFonts w:ascii="SimSun" w:eastAsia="SimSun" w:hAnsi="SimSun" w:cs="Gulim"/>
      <w:sz w:val="24"/>
      <w:lang w:val="en-US" w:eastAsia="ko-KR"/>
    </w:rPr>
  </w:style>
  <w:style w:type="character" w:customStyle="1" w:styleId="msodel0">
    <w:name w:val="msodel"/>
    <w:rsid w:val="00C15223"/>
  </w:style>
  <w:style w:type="table" w:customStyle="1" w:styleId="afd">
    <w:name w:val="普通表格"/>
    <w:uiPriority w:val="99"/>
    <w:semiHidden/>
    <w:rsid w:val="00C15223"/>
    <w:rPr>
      <w:rFonts w:ascii="Calibri" w:eastAsia="Times New Roman" w:hAnsi="Calibri"/>
      <w:lang w:val="en-US" w:eastAsia="ko-KR"/>
    </w:rPr>
    <w:tblPr>
      <w:tblCellMar>
        <w:top w:w="0" w:type="dxa"/>
        <w:left w:w="108" w:type="dxa"/>
        <w:bottom w:w="0" w:type="dxa"/>
        <w:right w:w="108" w:type="dxa"/>
      </w:tblCellMar>
    </w:tblPr>
  </w:style>
  <w:style w:type="paragraph" w:customStyle="1" w:styleId="CharChar1CharCharCharCharCharCharCharCharCharCharCharCharCharCharChar88">
    <w:name w:val="Char Char1 Char Char Char Char Char Char Char Char Char Char Char Char Char Char Char88"/>
    <w:semiHidden/>
    <w:rsid w:val="00654BD9"/>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83">
    <w:name w:val="(文字) (文字)583"/>
    <w:semiHidden/>
    <w:rsid w:val="00654BD9"/>
    <w:rPr>
      <w:rFonts w:ascii="Times New Roman" w:hAnsi="Times New Roman"/>
      <w:lang w:eastAsia="en-US"/>
    </w:rPr>
  </w:style>
  <w:style w:type="paragraph" w:customStyle="1" w:styleId="CharChar1CharCharCharCharCharCharCharCharCharCharCharCharCharCharChar87">
    <w:name w:val="Char Char1 Char Char Char Char Char Char Char Char Char Char Char Char Char Char Char87"/>
    <w:semiHidden/>
    <w:rsid w:val="00B65609"/>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82">
    <w:name w:val="(文字) (文字)582"/>
    <w:semiHidden/>
    <w:rsid w:val="00B65609"/>
    <w:rPr>
      <w:rFonts w:ascii="Times New Roman" w:hAnsi="Times New Roman"/>
      <w:lang w:eastAsia="en-US"/>
    </w:rPr>
  </w:style>
  <w:style w:type="character" w:customStyle="1" w:styleId="TAHChar">
    <w:name w:val="TAH Char"/>
    <w:rsid w:val="00077147"/>
    <w:rPr>
      <w:rFonts w:ascii="Arial" w:eastAsia="Times New Roman" w:hAnsi="Arial"/>
      <w:b/>
      <w:sz w:val="18"/>
      <w:lang w:val="en-GB"/>
    </w:rPr>
  </w:style>
  <w:style w:type="character" w:customStyle="1" w:styleId="emailstyle19">
    <w:name w:val="emailstyle19"/>
    <w:basedOn w:val="DefaultParagraphFont"/>
    <w:semiHidden/>
    <w:rsid w:val="00F60279"/>
    <w:rPr>
      <w:rFonts w:ascii="Calibri" w:hAnsi="Calibri" w:cs="Calibri" w:hint="default"/>
      <w:color w:val="auto"/>
    </w:rPr>
  </w:style>
  <w:style w:type="character" w:customStyle="1" w:styleId="None">
    <w:name w:val="None"/>
    <w:basedOn w:val="DefaultParagraphFont"/>
    <w:rsid w:val="00F60279"/>
  </w:style>
  <w:style w:type="paragraph" w:customStyle="1" w:styleId="CharChar1CharCharCharCharCharCharCharCharCharCharCharCharCharCharChar86">
    <w:name w:val="Char Char1 Char Char Char Char Char Char Char Char Char Char Char Char Char Char Char86"/>
    <w:uiPriority w:val="99"/>
    <w:semiHidden/>
    <w:rsid w:val="00785D37"/>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81">
    <w:name w:val="(文字) (文字)581"/>
    <w:semiHidden/>
    <w:rsid w:val="00785D37"/>
    <w:rPr>
      <w:rFonts w:ascii="Times New Roman" w:hAnsi="Times New Roman"/>
      <w:lang w:eastAsia="en-US"/>
    </w:rPr>
  </w:style>
  <w:style w:type="paragraph" w:customStyle="1" w:styleId="xtal">
    <w:name w:val="x_tal"/>
    <w:basedOn w:val="Normal"/>
    <w:uiPriority w:val="99"/>
    <w:rsid w:val="00785D37"/>
    <w:rPr>
      <w:rFonts w:ascii="Times New Roman" w:eastAsia="SimSun" w:hAnsi="Times New Roman" w:cs="Calibri"/>
      <w:sz w:val="24"/>
      <w:szCs w:val="22"/>
      <w:lang w:val="en-US" w:eastAsia="zh-CN"/>
    </w:rPr>
  </w:style>
  <w:style w:type="character" w:customStyle="1" w:styleId="xnone">
    <w:name w:val="x_none"/>
    <w:rsid w:val="00785D37"/>
  </w:style>
  <w:style w:type="character" w:customStyle="1" w:styleId="gmaildefault">
    <w:name w:val="gmail_default"/>
    <w:rsid w:val="00785D37"/>
  </w:style>
  <w:style w:type="paragraph" w:customStyle="1" w:styleId="afe">
    <w:name w:val="a"/>
    <w:basedOn w:val="Normal"/>
    <w:uiPriority w:val="99"/>
    <w:rsid w:val="00785D37"/>
    <w:pPr>
      <w:spacing w:before="100" w:beforeAutospacing="1" w:after="100" w:afterAutospacing="1"/>
    </w:pPr>
    <w:rPr>
      <w:rFonts w:ascii="Calibri" w:eastAsia="SimSun" w:hAnsi="Calibri" w:cs="Calibri"/>
      <w:sz w:val="22"/>
      <w:szCs w:val="22"/>
      <w:lang w:val="en-US" w:eastAsia="zh-CN"/>
    </w:rPr>
  </w:style>
  <w:style w:type="character" w:customStyle="1" w:styleId="xapple-converted-space0">
    <w:name w:val="xapple-converted-space"/>
    <w:rsid w:val="00785D37"/>
  </w:style>
  <w:style w:type="paragraph" w:customStyle="1" w:styleId="CharChar1CharCharCharCharCharCharCharCharCharCharCharCharCharCharChar85">
    <w:name w:val="Char Char1 Char Char Char Char Char Char Char Char Char Char Char Char Char Char Char85"/>
    <w:uiPriority w:val="99"/>
    <w:semiHidden/>
    <w:rsid w:val="00F64E29"/>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80">
    <w:name w:val="(文字) (文字)580"/>
    <w:semiHidden/>
    <w:rsid w:val="00F64E29"/>
    <w:rPr>
      <w:rFonts w:ascii="Times New Roman" w:hAnsi="Times New Roman"/>
      <w:lang w:eastAsia="en-US"/>
    </w:rPr>
  </w:style>
  <w:style w:type="paragraph" w:customStyle="1" w:styleId="gmail-msonormal">
    <w:name w:val="gmail-msonormal"/>
    <w:basedOn w:val="Normal"/>
    <w:rsid w:val="00F64E29"/>
    <w:pPr>
      <w:spacing w:before="100" w:beforeAutospacing="1" w:after="100" w:afterAutospacing="1"/>
    </w:pPr>
    <w:rPr>
      <w:rFonts w:ascii="Calibri" w:eastAsia="SimSun" w:hAnsi="Calibri" w:cs="Calibri"/>
      <w:sz w:val="22"/>
      <w:szCs w:val="22"/>
      <w:lang w:val="en-US" w:eastAsia="zh-CN"/>
    </w:rPr>
  </w:style>
  <w:style w:type="character" w:customStyle="1" w:styleId="ListParagraphChar1">
    <w:name w:val="List Paragraph Char1"/>
    <w:aliases w:val="- Bullets Char1,?? ?? Char1,????? Char1,???? Char1,Lista1 Char1,リスト段落 Char1"/>
    <w:uiPriority w:val="34"/>
    <w:qFormat/>
    <w:locked/>
    <w:rsid w:val="00F64E29"/>
    <w:rPr>
      <w:rFonts w:ascii="Times New Roman" w:eastAsia="Calibri" w:hAnsi="Times New Roman"/>
      <w:szCs w:val="22"/>
      <w:lang w:eastAsia="en-US"/>
    </w:rPr>
  </w:style>
  <w:style w:type="character" w:customStyle="1" w:styleId="msoins2">
    <w:name w:val="msoins2"/>
    <w:rsid w:val="00F64E29"/>
  </w:style>
  <w:style w:type="paragraph" w:customStyle="1" w:styleId="xxxmsolistparagraph">
    <w:name w:val="x_xxmsolistparagraph"/>
    <w:basedOn w:val="Normal"/>
    <w:uiPriority w:val="99"/>
    <w:rsid w:val="00F64E29"/>
    <w:pPr>
      <w:ind w:left="800"/>
      <w:jc w:val="both"/>
    </w:pPr>
    <w:rPr>
      <w:rFonts w:ascii="Calibri" w:eastAsia="SimSun" w:hAnsi="Calibri" w:cs="Calibri"/>
      <w:sz w:val="21"/>
      <w:szCs w:val="21"/>
      <w:lang w:val="en-US" w:eastAsia="zh-CN"/>
    </w:rPr>
  </w:style>
  <w:style w:type="paragraph" w:customStyle="1" w:styleId="xxmsonormal0">
    <w:name w:val="xxmsonormal"/>
    <w:basedOn w:val="Normal"/>
    <w:rsid w:val="00F64E29"/>
    <w:rPr>
      <w:rFonts w:ascii="SimSun" w:eastAsia="SimSun" w:hAnsi="SimSun" w:cs="Gulim"/>
      <w:sz w:val="24"/>
      <w:lang w:val="en-US" w:eastAsia="zh-CN"/>
    </w:rPr>
  </w:style>
  <w:style w:type="paragraph" w:customStyle="1" w:styleId="CharChar1CharCharCharCharCharCharCharCharCharCharCharCharCharCharChar84">
    <w:name w:val="Char Char1 Char Char Char Char Char Char Char Char Char Char Char Char Char Char Char84"/>
    <w:semiHidden/>
    <w:rsid w:val="00C93B83"/>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79">
    <w:name w:val="(文字) (文字)579"/>
    <w:semiHidden/>
    <w:rsid w:val="00C93B83"/>
    <w:rPr>
      <w:rFonts w:ascii="Times New Roman" w:hAnsi="Times New Roman"/>
      <w:lang w:eastAsia="en-US"/>
    </w:rPr>
  </w:style>
  <w:style w:type="paragraph" w:customStyle="1" w:styleId="Obserevation">
    <w:name w:val="Obserevation"/>
    <w:basedOn w:val="Normal"/>
    <w:link w:val="ObserevationChar"/>
    <w:qFormat/>
    <w:rsid w:val="00E47502"/>
    <w:pPr>
      <w:numPr>
        <w:numId w:val="56"/>
      </w:numPr>
      <w:tabs>
        <w:tab w:val="left" w:pos="1620"/>
      </w:tabs>
      <w:spacing w:before="120"/>
      <w:ind w:left="1627" w:hanging="1627"/>
    </w:pPr>
    <w:rPr>
      <w:rFonts w:ascii="Calibri" w:eastAsia="MS Mincho" w:hAnsi="Calibri"/>
      <w:b/>
      <w:szCs w:val="20"/>
      <w:lang w:val="en-US"/>
    </w:rPr>
  </w:style>
  <w:style w:type="character" w:customStyle="1" w:styleId="ObserevationChar">
    <w:name w:val="Obserevation Char"/>
    <w:basedOn w:val="Proposal1Char"/>
    <w:link w:val="Obserevation"/>
    <w:rsid w:val="00E47502"/>
    <w:rPr>
      <w:rFonts w:ascii="Calibri" w:eastAsia="MS Mincho" w:hAnsi="Calibri"/>
      <w:b/>
      <w:lang w:val="en-US" w:eastAsia="en-US"/>
    </w:rPr>
  </w:style>
  <w:style w:type="paragraph" w:customStyle="1" w:styleId="CharChar1CharCharCharCharCharCharCharCharCharCharCharCharCharCharChar83">
    <w:name w:val="Char Char1 Char Char Char Char Char Char Char Char Char Char Char Char Char Char Char83"/>
    <w:semiHidden/>
    <w:rsid w:val="00BE5F8E"/>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78">
    <w:name w:val="(文字) (文字)578"/>
    <w:semiHidden/>
    <w:rsid w:val="00BE5F8E"/>
    <w:rPr>
      <w:rFonts w:ascii="Times New Roman" w:hAnsi="Times New Roman"/>
      <w:lang w:eastAsia="en-US"/>
    </w:rPr>
  </w:style>
  <w:style w:type="character" w:customStyle="1" w:styleId="aff">
    <w:name w:val="リスト段落 (文字)"/>
    <w:aliases w:val="- Bullets (文字),?? ?? (文字),????? (文字),???? (文字),Lista1 (文字),列出段落1 (文字),中等深浅网格 1 - 着色 21 (文字),列表段落 (文字),¥¡¡¡¡ì¬º¥¹¥È¶ÎÂä (文字),ÁÐ³ö¶ÎÂä (文字),列表段落1 (文字),—ño’i—Ž (文字),¥ê¥¹¥È¶ÎÂä (文字),1st level - Bullet List Paragraph (文字),Paragrafo elenco (文字)"/>
    <w:uiPriority w:val="34"/>
    <w:locked/>
    <w:rsid w:val="00BE5F8E"/>
    <w:rPr>
      <w:rFonts w:ascii="Calibri" w:hAnsi="Calibri" w:cs="Calibri"/>
    </w:rPr>
  </w:style>
  <w:style w:type="paragraph" w:customStyle="1" w:styleId="CharChar1CharCharCharCharCharCharCharCharCharCharCharCharCharCharChar82">
    <w:name w:val="Char Char1 Char Char Char Char Char Char Char Char Char Char Char Char Char Char Char82"/>
    <w:semiHidden/>
    <w:rsid w:val="00A012F1"/>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77">
    <w:name w:val="(文字) (文字)577"/>
    <w:semiHidden/>
    <w:rsid w:val="00A012F1"/>
    <w:rPr>
      <w:rFonts w:ascii="Times New Roman" w:hAnsi="Times New Roman"/>
      <w:lang w:eastAsia="en-US"/>
    </w:rPr>
  </w:style>
  <w:style w:type="paragraph" w:customStyle="1" w:styleId="CharChar1CharCharCharCharCharCharCharCharCharCharCharCharCharCharChar81">
    <w:name w:val="Char Char1 Char Char Char Char Char Char Char Char Char Char Char Char Char Char Char81"/>
    <w:semiHidden/>
    <w:rsid w:val="00E110B6"/>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76">
    <w:name w:val="(文字) (文字)576"/>
    <w:semiHidden/>
    <w:rsid w:val="00E110B6"/>
    <w:rPr>
      <w:rFonts w:ascii="Times New Roman" w:hAnsi="Times New Roman"/>
      <w:lang w:eastAsia="en-US"/>
    </w:rPr>
  </w:style>
  <w:style w:type="paragraph" w:customStyle="1" w:styleId="gmail-3gppagreements">
    <w:name w:val="gmail-3gppagreements"/>
    <w:basedOn w:val="Normal"/>
    <w:uiPriority w:val="99"/>
    <w:rsid w:val="00E33DD7"/>
    <w:pPr>
      <w:spacing w:before="100" w:beforeAutospacing="1" w:after="100" w:afterAutospacing="1"/>
    </w:pPr>
    <w:rPr>
      <w:rFonts w:ascii="Calibri" w:eastAsia="Calibri" w:hAnsi="Calibri" w:cs="Calibri"/>
      <w:sz w:val="22"/>
      <w:szCs w:val="22"/>
      <w:lang w:val="en-US"/>
    </w:rPr>
  </w:style>
  <w:style w:type="character" w:customStyle="1" w:styleId="ObservationChar">
    <w:name w:val="Observation Char"/>
    <w:link w:val="Observation"/>
    <w:qFormat/>
    <w:locked/>
    <w:rsid w:val="00E33DD7"/>
    <w:rPr>
      <w:rFonts w:ascii="Arial" w:eastAsia="Times New Roman" w:hAnsi="Arial"/>
      <w:b/>
      <w:bCs/>
      <w:lang w:eastAsia="zh-CN"/>
    </w:rPr>
  </w:style>
  <w:style w:type="paragraph" w:customStyle="1" w:styleId="a00">
    <w:name w:val="a0"/>
    <w:basedOn w:val="Normal"/>
    <w:rsid w:val="008A0871"/>
    <w:pPr>
      <w:spacing w:before="100" w:beforeAutospacing="1" w:after="100" w:afterAutospacing="1"/>
    </w:pPr>
    <w:rPr>
      <w:rFonts w:ascii="Calibri" w:eastAsiaTheme="minorHAnsi" w:hAnsi="Calibri" w:cs="Calibri"/>
      <w:sz w:val="22"/>
      <w:szCs w:val="22"/>
      <w:lang w:eastAsia="en-GB"/>
    </w:rPr>
  </w:style>
  <w:style w:type="paragraph" w:customStyle="1" w:styleId="CharChar1CharCharCharCharCharCharCharCharCharCharCharCharCharCharChar80">
    <w:name w:val="Char Char1 Char Char Char Char Char Char Char Char Char Char Char Char Char Char Char80"/>
    <w:semiHidden/>
    <w:rsid w:val="00F93FC2"/>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75">
    <w:name w:val="(文字) (文字)575"/>
    <w:semiHidden/>
    <w:rsid w:val="00F93FC2"/>
    <w:rPr>
      <w:rFonts w:ascii="Times New Roman" w:hAnsi="Times New Roman"/>
      <w:lang w:eastAsia="en-US"/>
    </w:rPr>
  </w:style>
  <w:style w:type="paragraph" w:customStyle="1" w:styleId="CharChar1CharCharCharCharCharCharCharCharCharCharCharCharCharCharChar79">
    <w:name w:val="Char Char1 Char Char Char Char Char Char Char Char Char Char Char Char Char Char Char79"/>
    <w:uiPriority w:val="99"/>
    <w:semiHidden/>
    <w:rsid w:val="00BE6228"/>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74">
    <w:name w:val="(文字) (文字)574"/>
    <w:semiHidden/>
    <w:rsid w:val="00BE6228"/>
    <w:rPr>
      <w:rFonts w:ascii="Times New Roman" w:hAnsi="Times New Roman"/>
      <w:lang w:eastAsia="en-US"/>
    </w:rPr>
  </w:style>
  <w:style w:type="paragraph" w:customStyle="1" w:styleId="CharChar1CharCharCharCharCharCharCharCharCharCharCharCharCharCharChar78">
    <w:name w:val="Char Char1 Char Char Char Char Char Char Char Char Char Char Char Char Char Char Char78"/>
    <w:uiPriority w:val="99"/>
    <w:semiHidden/>
    <w:rsid w:val="00981A05"/>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73">
    <w:name w:val="(文字) (文字)573"/>
    <w:semiHidden/>
    <w:rsid w:val="00981A05"/>
    <w:rPr>
      <w:rFonts w:ascii="Times New Roman" w:hAnsi="Times New Roman"/>
      <w:lang w:eastAsia="en-US"/>
    </w:rPr>
  </w:style>
  <w:style w:type="paragraph" w:customStyle="1" w:styleId="xxxmsonormal">
    <w:name w:val="x_x_xmsonormal"/>
    <w:basedOn w:val="Normal"/>
    <w:rsid w:val="00981A05"/>
    <w:rPr>
      <w:rFonts w:ascii="Calibri" w:eastAsia="Calibri" w:hAnsi="Calibri" w:cs="Calibri"/>
      <w:sz w:val="22"/>
      <w:szCs w:val="22"/>
      <w:lang w:val="en-US"/>
    </w:rPr>
  </w:style>
  <w:style w:type="character" w:customStyle="1" w:styleId="ListLabel47">
    <w:name w:val="ListLabel 47"/>
    <w:qFormat/>
    <w:rsid w:val="00981A05"/>
    <w:rPr>
      <w:rFonts w:cs="Courier New"/>
    </w:rPr>
  </w:style>
  <w:style w:type="table" w:customStyle="1" w:styleId="113">
    <w:name w:val="网格表 1 浅色1"/>
    <w:basedOn w:val="TableNormal"/>
    <w:uiPriority w:val="46"/>
    <w:rsid w:val="00981A05"/>
    <w:rPr>
      <w:rFonts w:ascii="Calibri" w:eastAsia="SimSun" w:hAnsi="Calibri" w:cs="Arial"/>
      <w:sz w:val="22"/>
      <w:szCs w:val="22"/>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paragraph" w:customStyle="1" w:styleId="xxxmsonormal0">
    <w:name w:val="x_xxmsonormal"/>
    <w:basedOn w:val="Normal"/>
    <w:rsid w:val="00981A05"/>
    <w:rPr>
      <w:rFonts w:ascii="Gulim" w:eastAsia="Gulim" w:hAnsi="Gulim" w:cs="Calibri"/>
      <w:sz w:val="24"/>
      <w:lang w:val="en-US"/>
    </w:rPr>
  </w:style>
  <w:style w:type="paragraph" w:customStyle="1" w:styleId="xxmsolistparagraph0">
    <w:name w:val="xxmsolistparagraph"/>
    <w:basedOn w:val="Normal"/>
    <w:rsid w:val="00981A05"/>
    <w:rPr>
      <w:rFonts w:ascii="Calibri" w:eastAsia="Calibri" w:hAnsi="Calibri" w:cs="Calibri"/>
      <w:sz w:val="22"/>
      <w:szCs w:val="22"/>
      <w:lang w:val="en-US"/>
    </w:rPr>
  </w:style>
  <w:style w:type="paragraph" w:customStyle="1" w:styleId="3GPPH2">
    <w:name w:val="3GPP H2"/>
    <w:basedOn w:val="Heading2"/>
    <w:next w:val="3GPPText"/>
    <w:uiPriority w:val="99"/>
    <w:qFormat/>
    <w:rsid w:val="00981A05"/>
    <w:pPr>
      <w:keepLines/>
      <w:numPr>
        <w:numId w:val="58"/>
      </w:numPr>
      <w:overflowPunct w:val="0"/>
      <w:autoSpaceDE w:val="0"/>
      <w:autoSpaceDN w:val="0"/>
      <w:adjustRightInd w:val="0"/>
      <w:spacing w:before="180" w:after="120"/>
    </w:pPr>
    <w:rPr>
      <w:rFonts w:eastAsia="SimSun" w:cs="Times New Roman"/>
      <w:b w:val="0"/>
      <w:bCs w:val="0"/>
      <w:i w:val="0"/>
      <w:iCs w:val="0"/>
      <w:sz w:val="32"/>
      <w:szCs w:val="20"/>
    </w:rPr>
  </w:style>
  <w:style w:type="paragraph" w:customStyle="1" w:styleId="m-8344110204669877727observation">
    <w:name w:val="m_-8344110204669877727observation"/>
    <w:basedOn w:val="Normal"/>
    <w:rsid w:val="00981A05"/>
    <w:pPr>
      <w:spacing w:before="100" w:beforeAutospacing="1" w:after="100" w:afterAutospacing="1"/>
    </w:pPr>
    <w:rPr>
      <w:rFonts w:ascii="Calibri" w:eastAsia="Calibri" w:hAnsi="Calibri" w:cs="Calibri"/>
      <w:sz w:val="22"/>
      <w:szCs w:val="22"/>
      <w:lang w:val="en-US"/>
    </w:rPr>
  </w:style>
  <w:style w:type="paragraph" w:customStyle="1" w:styleId="CharChar1CharCharCharCharCharCharCharCharCharCharCharCharCharCharChar77">
    <w:name w:val="Char Char1 Char Char Char Char Char Char Char Char Char Char Char Char Char Char Char77"/>
    <w:uiPriority w:val="99"/>
    <w:semiHidden/>
    <w:rsid w:val="00102C91"/>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72">
    <w:name w:val="(文字) (文字)572"/>
    <w:semiHidden/>
    <w:rsid w:val="00102C91"/>
    <w:rPr>
      <w:rFonts w:ascii="Times New Roman" w:hAnsi="Times New Roman"/>
      <w:lang w:eastAsia="en-US"/>
    </w:rPr>
  </w:style>
  <w:style w:type="paragraph" w:customStyle="1" w:styleId="CharChar1CharCharCharCharCharCharCharCharCharCharCharCharCharCharChar76">
    <w:name w:val="Char Char1 Char Char Char Char Char Char Char Char Char Char Char Char Char Char Char76"/>
    <w:uiPriority w:val="99"/>
    <w:semiHidden/>
    <w:rsid w:val="001C7C2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71">
    <w:name w:val="(文字) (文字)571"/>
    <w:semiHidden/>
    <w:rsid w:val="001C7C24"/>
    <w:rPr>
      <w:rFonts w:ascii="Times New Roman" w:hAnsi="Times New Roman"/>
      <w:lang w:eastAsia="en-US"/>
    </w:rPr>
  </w:style>
  <w:style w:type="paragraph" w:customStyle="1" w:styleId="CharChar1CharCharCharCharCharCharCharCharCharCharCharCharCharCharChar75">
    <w:name w:val="Char Char1 Char Char Char Char Char Char Char Char Char Char Char Char Char Char Char75"/>
    <w:uiPriority w:val="99"/>
    <w:semiHidden/>
    <w:rsid w:val="009E7460"/>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70">
    <w:name w:val="(文字) (文字)570"/>
    <w:semiHidden/>
    <w:rsid w:val="009E7460"/>
    <w:rPr>
      <w:rFonts w:ascii="Times New Roman" w:hAnsi="Times New Roman"/>
      <w:lang w:eastAsia="en-US"/>
    </w:rPr>
  </w:style>
  <w:style w:type="paragraph" w:customStyle="1" w:styleId="CharChar1CharCharCharCharCharCharCharCharCharCharCharCharCharCharChar74">
    <w:name w:val="Char Char1 Char Char Char Char Char Char Char Char Char Char Char Char Char Char Char74"/>
    <w:semiHidden/>
    <w:rsid w:val="00924715"/>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69">
    <w:name w:val="(文字) (文字)569"/>
    <w:semiHidden/>
    <w:rsid w:val="00924715"/>
    <w:rPr>
      <w:rFonts w:ascii="Times New Roman" w:hAnsi="Times New Roman"/>
      <w:lang w:eastAsia="en-US"/>
    </w:rPr>
  </w:style>
  <w:style w:type="paragraph" w:customStyle="1" w:styleId="CharChar1CharCharCharCharCharCharCharCharCharCharCharCharCharCharChar73">
    <w:name w:val="Char Char1 Char Char Char Char Char Char Char Char Char Char Char Char Char Char Char73"/>
    <w:semiHidden/>
    <w:rsid w:val="005F2E5F"/>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68">
    <w:name w:val="(文字) (文字)568"/>
    <w:semiHidden/>
    <w:rsid w:val="005F2E5F"/>
    <w:rPr>
      <w:rFonts w:ascii="Times New Roman" w:hAnsi="Times New Roman"/>
      <w:lang w:eastAsia="en-US"/>
    </w:rPr>
  </w:style>
  <w:style w:type="character" w:customStyle="1" w:styleId="aff0">
    <w:name w:val="清單段落 字元"/>
    <w:aliases w:val="- Bullets 字元,リスト段落 字元,Lista1 字元,?? ?? 字元,????? 字元,???? 字元,列出段落1 字元,中等深浅网格 1 - 着色 21 字元,¥  ¡  ¡  ¡  ¡  ì¬  º  ¥  ¹  ¥  È  ¶  Î  Â  ä 字元,Á  Ð  ³  ö  ¶  Î  Â  ä 字元,列表段落1 字元,—ñ    o’i—Ž 字元,¥  ê¥  ¹  ¥  È  ¶  Î  Â  ä 字元,Lettre d'introduction 字元"/>
    <w:basedOn w:val="DefaultParagraphFont"/>
    <w:uiPriority w:val="34"/>
    <w:locked/>
    <w:rsid w:val="00B40125"/>
    <w:rPr>
      <w:rFonts w:ascii="Calibri" w:hAnsi="Calibri" w:cs="Calibri"/>
      <w:lang w:eastAsia="zh-CN"/>
    </w:rPr>
  </w:style>
  <w:style w:type="paragraph" w:customStyle="1" w:styleId="xmsobodytext">
    <w:name w:val="xmsobodytext"/>
    <w:basedOn w:val="Normal"/>
    <w:uiPriority w:val="99"/>
    <w:rsid w:val="00142D8F"/>
    <w:pPr>
      <w:spacing w:before="100" w:beforeAutospacing="1" w:after="100" w:afterAutospacing="1"/>
    </w:pPr>
    <w:rPr>
      <w:rFonts w:ascii="Calibri" w:eastAsia="Gulim" w:hAnsi="Calibri" w:cs="Calibri"/>
      <w:sz w:val="22"/>
      <w:szCs w:val="22"/>
      <w:lang w:val="en-US" w:eastAsia="ko-KR"/>
    </w:rPr>
  </w:style>
  <w:style w:type="character" w:customStyle="1" w:styleId="discussionpointChar">
    <w:name w:val="discussion point Char"/>
    <w:link w:val="discussionpoint"/>
    <w:qFormat/>
    <w:locked/>
    <w:rsid w:val="00B02C4C"/>
    <w:rPr>
      <w:rFonts w:ascii="Batang" w:hAnsi="Batang"/>
    </w:rPr>
  </w:style>
  <w:style w:type="paragraph" w:customStyle="1" w:styleId="discussionpoint">
    <w:name w:val="discussion point"/>
    <w:basedOn w:val="Normal"/>
    <w:link w:val="discussionpointChar"/>
    <w:qFormat/>
    <w:rsid w:val="00B02C4C"/>
    <w:pPr>
      <w:overflowPunct w:val="0"/>
      <w:autoSpaceDE w:val="0"/>
      <w:autoSpaceDN w:val="0"/>
      <w:snapToGrid w:val="0"/>
      <w:spacing w:after="60" w:line="252" w:lineRule="auto"/>
      <w:jc w:val="both"/>
    </w:pPr>
    <w:rPr>
      <w:rFonts w:ascii="Batang" w:hAnsi="Batang"/>
      <w:szCs w:val="20"/>
      <w:lang w:eastAsia="en-GB"/>
    </w:rPr>
  </w:style>
  <w:style w:type="paragraph" w:customStyle="1" w:styleId="CharChar1CharCharCharCharCharCharCharCharCharCharCharCharCharCharChar72">
    <w:name w:val="Char Char1 Char Char Char Char Char Char Char Char Char Char Char Char Char Char Char72"/>
    <w:semiHidden/>
    <w:rsid w:val="006242E6"/>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67">
    <w:name w:val="(文字) (文字)567"/>
    <w:semiHidden/>
    <w:rsid w:val="006242E6"/>
    <w:rPr>
      <w:rFonts w:ascii="Times New Roman" w:hAnsi="Times New Roman"/>
      <w:lang w:eastAsia="en-US"/>
    </w:rPr>
  </w:style>
  <w:style w:type="character" w:customStyle="1" w:styleId="aff1">
    <w:name w:val="题注 字符"/>
    <w:aliases w:val="cap 字符,cap Char 字符,Caption Char 字符,Caption Char1 Char 字符,cap Char Char1 字符,Caption Char Char1 Char 字符,cap Char2 字符,cap1 字符,cap2 字符,cap11 字符,Légende-figure 字符,Légende-figure Char 字符,Beschrifubg 字符,Beschriftung Char 字符,label 字符,cap11 Char 字符"/>
    <w:locked/>
    <w:rsid w:val="006242E6"/>
    <w:rPr>
      <w:rFonts w:ascii="Malgun Gothic" w:eastAsia="Malgun Gothic" w:hAnsi="Malgun Gothic"/>
      <w:b/>
      <w:bCs/>
    </w:rPr>
  </w:style>
  <w:style w:type="table" w:styleId="TableGrid8">
    <w:name w:val="Table Grid 8"/>
    <w:basedOn w:val="TableNormal"/>
    <w:unhideWhenUsed/>
    <w:qFormat/>
    <w:rsid w:val="006242E6"/>
    <w:pPr>
      <w:snapToGrid w:val="0"/>
      <w:spacing w:after="100" w:afterAutospacing="1" w:line="256" w:lineRule="auto"/>
    </w:pPr>
    <w:rPr>
      <w:rFonts w:eastAsia="SimSun"/>
      <w:lang w:val="fr-FR"/>
    </w:rPr>
    <w:tblPr>
      <w:tblInd w:w="0" w:type="nil"/>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character" w:customStyle="1" w:styleId="ParagraphedelisteCar">
    <w:name w:val="Paragraphe de liste Car"/>
    <w:aliases w:val="- Bullets Car,Lista1 Car,?? ?? Car,????? Car,???? Car,列出段落1 Car,中等深浅网格 1 - 着色 21 Car,1st level - Bullet List Paragraph Car,List Paragraph1 Car,Lettre d'introduction Car,Paragrafo elenco Car,Normal bullet 2 Car,Bullet list Car"/>
    <w:uiPriority w:val="34"/>
    <w:locked/>
    <w:rsid w:val="006242E6"/>
    <w:rPr>
      <w:rFonts w:ascii="Calibri" w:hAnsi="Calibri" w:cs="Calibri"/>
    </w:rPr>
  </w:style>
  <w:style w:type="paragraph" w:customStyle="1" w:styleId="DraftProposal">
    <w:name w:val="Draft Proposal"/>
    <w:basedOn w:val="Normal"/>
    <w:uiPriority w:val="99"/>
    <w:qFormat/>
    <w:rsid w:val="006242E6"/>
    <w:pPr>
      <w:snapToGrid w:val="0"/>
      <w:spacing w:after="160" w:line="252" w:lineRule="auto"/>
    </w:pPr>
    <w:rPr>
      <w:rFonts w:ascii="Arial" w:eastAsia="Calibri" w:hAnsi="Arial" w:cs="Arial"/>
      <w:b/>
      <w:bCs/>
      <w:sz w:val="22"/>
      <w:szCs w:val="22"/>
      <w:lang w:val="en-US"/>
    </w:rPr>
  </w:style>
  <w:style w:type="paragraph" w:customStyle="1" w:styleId="gmail-m-5668055802669296975msolistparagraph">
    <w:name w:val="gmail-m-5668055802669296975msolistparagraph"/>
    <w:basedOn w:val="Normal"/>
    <w:uiPriority w:val="99"/>
    <w:semiHidden/>
    <w:rsid w:val="006242E6"/>
    <w:pPr>
      <w:spacing w:before="100" w:beforeAutospacing="1" w:after="100" w:afterAutospacing="1"/>
    </w:pPr>
    <w:rPr>
      <w:rFonts w:ascii="Times New Roman" w:eastAsia="Calibri" w:hAnsi="Times New Roman"/>
      <w:sz w:val="24"/>
      <w:lang w:val="en-US"/>
    </w:rPr>
  </w:style>
  <w:style w:type="paragraph" w:customStyle="1" w:styleId="m-2728575548228320336msolistparagraph">
    <w:name w:val="m_-2728575548228320336msolistparagraph"/>
    <w:basedOn w:val="Normal"/>
    <w:rsid w:val="006242E6"/>
    <w:pPr>
      <w:spacing w:before="100" w:beforeAutospacing="1" w:after="100" w:afterAutospacing="1"/>
    </w:pPr>
    <w:rPr>
      <w:rFonts w:ascii="Times New Roman" w:eastAsia="Times New Roman" w:hAnsi="Times New Roman"/>
      <w:sz w:val="24"/>
      <w:lang w:val="en-US" w:eastAsia="ko-KR"/>
    </w:rPr>
  </w:style>
  <w:style w:type="paragraph" w:customStyle="1" w:styleId="000proposal">
    <w:name w:val="000_proposal"/>
    <w:basedOn w:val="00Text"/>
    <w:link w:val="000proposalChar"/>
    <w:qFormat/>
    <w:rsid w:val="00392A33"/>
    <w:pPr>
      <w:spacing w:before="120" w:line="264" w:lineRule="auto"/>
    </w:pPr>
    <w:rPr>
      <w:b/>
      <w:bCs/>
      <w:i/>
      <w:iCs/>
    </w:rPr>
  </w:style>
  <w:style w:type="character" w:customStyle="1" w:styleId="000proposalChar">
    <w:name w:val="000_proposal Char"/>
    <w:basedOn w:val="00TextChar"/>
    <w:link w:val="000proposal"/>
    <w:rsid w:val="00392A33"/>
    <w:rPr>
      <w:rFonts w:eastAsia="SimSun"/>
      <w:b/>
      <w:bCs/>
      <w:i/>
      <w:iCs/>
      <w:szCs w:val="24"/>
      <w:lang w:val="en-US" w:eastAsia="zh-CN"/>
    </w:rPr>
  </w:style>
  <w:style w:type="paragraph" w:customStyle="1" w:styleId="CharChar1CharCharCharCharCharCharCharCharCharCharCharCharCharCharChar71">
    <w:name w:val="Char Char1 Char Char Char Char Char Char Char Char Char Char Char Char Char Char Char71"/>
    <w:semiHidden/>
    <w:rsid w:val="00E757C7"/>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66">
    <w:name w:val="(文字) (文字)566"/>
    <w:semiHidden/>
    <w:rsid w:val="00E757C7"/>
    <w:rPr>
      <w:rFonts w:ascii="Times New Roman" w:hAnsi="Times New Roman"/>
      <w:lang w:eastAsia="en-US"/>
    </w:rPr>
  </w:style>
  <w:style w:type="character" w:customStyle="1" w:styleId="aff2">
    <w:name w:val="?  ?  ?  ?   ?  ?"/>
    <w:aliases w:val="?  ?  ?  ?  ?   ?  ?,?  ?  ?  ?  11 ?  ?"/>
    <w:link w:val="aff3"/>
    <w:uiPriority w:val="34"/>
    <w:locked/>
    <w:rsid w:val="006434F2"/>
    <w:rPr>
      <w:rFonts w:ascii="Calibri" w:hAnsi="Calibri" w:cs="Calibri"/>
    </w:rPr>
  </w:style>
  <w:style w:type="paragraph" w:customStyle="1" w:styleId="aff3">
    <w:name w:val="?  ?  ?  ?"/>
    <w:aliases w:val="?  ?  ?  ?  ?,?  ?  ?  ?  11"/>
    <w:basedOn w:val="Normal"/>
    <w:link w:val="aff2"/>
    <w:uiPriority w:val="34"/>
    <w:rsid w:val="006434F2"/>
    <w:pPr>
      <w:wordWrap w:val="0"/>
      <w:autoSpaceDE w:val="0"/>
      <w:autoSpaceDN w:val="0"/>
      <w:spacing w:before="120" w:after="360" w:line="264" w:lineRule="auto"/>
      <w:ind w:leftChars="400" w:left="800" w:firstLine="425"/>
      <w:jc w:val="both"/>
    </w:pPr>
    <w:rPr>
      <w:rFonts w:ascii="Calibri" w:hAnsi="Calibri" w:cs="Calibri"/>
      <w:szCs w:val="20"/>
      <w:lang w:eastAsia="en-GB"/>
    </w:rPr>
  </w:style>
  <w:style w:type="character" w:customStyle="1" w:styleId="bullet11">
    <w:name w:val="bullet1 字符"/>
    <w:qFormat/>
    <w:rsid w:val="00F666A1"/>
    <w:rPr>
      <w:rFonts w:ascii="Calibri" w:eastAsia="Malgun Gothic" w:hAnsi="Calibri"/>
      <w:sz w:val="22"/>
      <w:szCs w:val="22"/>
    </w:rPr>
  </w:style>
  <w:style w:type="paragraph" w:customStyle="1" w:styleId="CharChar1CharCharCharCharCharCharCharCharCharCharCharCharCharCharChar70">
    <w:name w:val="Char Char1 Char Char Char Char Char Char Char Char Char Char Char Char Char Char Char70"/>
    <w:semiHidden/>
    <w:rsid w:val="00773AA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65">
    <w:name w:val="(文字) (文字)565"/>
    <w:semiHidden/>
    <w:rsid w:val="00773AA4"/>
    <w:rPr>
      <w:rFonts w:ascii="Times New Roman" w:hAnsi="Times New Roman"/>
      <w:lang w:eastAsia="en-US"/>
    </w:rPr>
  </w:style>
  <w:style w:type="paragraph" w:customStyle="1" w:styleId="tal00">
    <w:name w:val="tal0"/>
    <w:basedOn w:val="Normal"/>
    <w:uiPriority w:val="99"/>
    <w:semiHidden/>
    <w:rsid w:val="00D17A38"/>
    <w:pPr>
      <w:spacing w:before="100" w:beforeAutospacing="1" w:after="100" w:afterAutospacing="1"/>
    </w:pPr>
    <w:rPr>
      <w:rFonts w:ascii="Calibri" w:eastAsia="Calibri" w:hAnsi="Calibri" w:cs="Calibri"/>
      <w:sz w:val="22"/>
      <w:szCs w:val="22"/>
      <w:lang w:val="en-US"/>
    </w:rPr>
  </w:style>
  <w:style w:type="paragraph" w:customStyle="1" w:styleId="xa00">
    <w:name w:val="xa0"/>
    <w:basedOn w:val="Normal"/>
    <w:qFormat/>
    <w:rsid w:val="0092617D"/>
    <w:pPr>
      <w:spacing w:before="100" w:beforeAutospacing="1" w:after="100" w:afterAutospacing="1"/>
    </w:pPr>
    <w:rPr>
      <w:rFonts w:ascii="Calibri" w:eastAsia="Calibri" w:hAnsi="Calibri" w:cs="Calibri"/>
      <w:sz w:val="22"/>
      <w:szCs w:val="22"/>
      <w:lang w:val="en-US"/>
    </w:rPr>
  </w:style>
  <w:style w:type="paragraph" w:customStyle="1" w:styleId="CharChar1CharCharCharCharCharCharCharCharCharCharCharCharCharCharChar69">
    <w:name w:val="Char Char1 Char Char Char Char Char Char Char Char Char Char Char Char Char Char Char69"/>
    <w:semiHidden/>
    <w:rsid w:val="00871FCA"/>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64">
    <w:name w:val="(文字) (文字)564"/>
    <w:semiHidden/>
    <w:rsid w:val="00871FCA"/>
    <w:rPr>
      <w:rFonts w:ascii="Times New Roman" w:hAnsi="Times New Roman"/>
      <w:lang w:eastAsia="en-US"/>
    </w:rPr>
  </w:style>
  <w:style w:type="paragraph" w:customStyle="1" w:styleId="affffffffc">
    <w:name w:val="affffffffc"/>
    <w:basedOn w:val="Normal"/>
    <w:rsid w:val="00871FCA"/>
    <w:pPr>
      <w:spacing w:before="100" w:beforeAutospacing="1" w:after="100" w:afterAutospacing="1"/>
    </w:pPr>
    <w:rPr>
      <w:rFonts w:ascii="SimSun" w:eastAsia="SimSun" w:hAnsi="SimSun" w:cs="Calibri"/>
      <w:sz w:val="24"/>
      <w:lang w:val="en-US"/>
    </w:rPr>
  </w:style>
  <w:style w:type="character" w:customStyle="1" w:styleId="HTML">
    <w:name w:val="HTML 预设格式 字符"/>
    <w:link w:val="HTML0"/>
    <w:uiPriority w:val="99"/>
    <w:semiHidden/>
    <w:locked/>
    <w:rsid w:val="00871FCA"/>
    <w:rPr>
      <w:rFonts w:ascii="Courier New" w:hAnsi="Courier New" w:cs="Courier New"/>
      <w:lang w:eastAsia="ko-KR"/>
    </w:rPr>
  </w:style>
  <w:style w:type="paragraph" w:customStyle="1" w:styleId="HTML0">
    <w:name w:val="HTML 预设格式"/>
    <w:basedOn w:val="Normal"/>
    <w:link w:val="HTML"/>
    <w:uiPriority w:val="99"/>
    <w:semiHidden/>
    <w:rsid w:val="00871FCA"/>
    <w:rPr>
      <w:rFonts w:ascii="Courier New" w:hAnsi="Courier New" w:cs="Courier New"/>
      <w:szCs w:val="20"/>
      <w:lang w:eastAsia="ko-KR"/>
    </w:rPr>
  </w:style>
  <w:style w:type="paragraph" w:customStyle="1" w:styleId="xmsocaption">
    <w:name w:val="x_msocaption"/>
    <w:basedOn w:val="Normal"/>
    <w:uiPriority w:val="99"/>
    <w:semiHidden/>
    <w:rsid w:val="00871FCA"/>
    <w:pPr>
      <w:spacing w:before="100" w:beforeAutospacing="1" w:after="100" w:afterAutospacing="1"/>
    </w:pPr>
    <w:rPr>
      <w:rFonts w:ascii="Calibri" w:eastAsia="Calibri" w:hAnsi="Calibri" w:cs="Calibri"/>
      <w:sz w:val="22"/>
      <w:szCs w:val="22"/>
      <w:lang w:val="en-US"/>
    </w:rPr>
  </w:style>
  <w:style w:type="paragraph" w:customStyle="1" w:styleId="xmsonormal00">
    <w:name w:val="x_msonormal0"/>
    <w:basedOn w:val="Normal"/>
    <w:uiPriority w:val="99"/>
    <w:semiHidden/>
    <w:rsid w:val="00871FCA"/>
    <w:pPr>
      <w:spacing w:before="100" w:beforeAutospacing="1" w:after="100" w:afterAutospacing="1"/>
    </w:pPr>
    <w:rPr>
      <w:rFonts w:ascii="Calibri" w:eastAsia="Calibri" w:hAnsi="Calibri" w:cs="Calibri"/>
      <w:sz w:val="22"/>
      <w:szCs w:val="22"/>
      <w:lang w:val="en-US"/>
    </w:rPr>
  </w:style>
  <w:style w:type="paragraph" w:customStyle="1" w:styleId="xhtml0">
    <w:name w:val="x_html0"/>
    <w:basedOn w:val="Normal"/>
    <w:uiPriority w:val="99"/>
    <w:semiHidden/>
    <w:rsid w:val="00871FCA"/>
    <w:rPr>
      <w:rFonts w:ascii="Calibri" w:eastAsia="Calibri" w:hAnsi="Calibri" w:cs="Calibri"/>
      <w:sz w:val="22"/>
      <w:szCs w:val="22"/>
      <w:lang w:val="en-US"/>
    </w:rPr>
  </w:style>
  <w:style w:type="paragraph" w:customStyle="1" w:styleId="xmsochpdefault">
    <w:name w:val="x_msochpdefault"/>
    <w:basedOn w:val="Normal"/>
    <w:uiPriority w:val="99"/>
    <w:semiHidden/>
    <w:rsid w:val="00871FCA"/>
    <w:pPr>
      <w:spacing w:before="100" w:beforeAutospacing="1" w:after="100" w:afterAutospacing="1"/>
    </w:pPr>
    <w:rPr>
      <w:rFonts w:ascii="SimSun" w:eastAsia="SimSun" w:hAnsi="SimSun" w:cs="Calibri"/>
      <w:szCs w:val="20"/>
      <w:lang w:val="en-US"/>
    </w:rPr>
  </w:style>
  <w:style w:type="character" w:customStyle="1" w:styleId="emailstyle36">
    <w:name w:val="emailstyle36"/>
    <w:semiHidden/>
    <w:rsid w:val="00871FCA"/>
    <w:rPr>
      <w:rFonts w:ascii="Calibri" w:hAnsi="Calibri" w:cs="Calibri" w:hint="default"/>
      <w:color w:val="auto"/>
    </w:rPr>
  </w:style>
  <w:style w:type="character" w:customStyle="1" w:styleId="emailstyle37">
    <w:name w:val="emailstyle37"/>
    <w:semiHidden/>
    <w:rsid w:val="00871FCA"/>
    <w:rPr>
      <w:rFonts w:ascii="Calibri" w:hAnsi="Calibri" w:cs="Calibri" w:hint="default"/>
      <w:color w:val="1F497D"/>
    </w:rPr>
  </w:style>
  <w:style w:type="character" w:customStyle="1" w:styleId="emailstyle38">
    <w:name w:val="emailstyle38"/>
    <w:semiHidden/>
    <w:rsid w:val="00871FCA"/>
    <w:rPr>
      <w:rFonts w:ascii="Calibri" w:hAnsi="Calibri" w:cs="Calibri" w:hint="default"/>
      <w:color w:val="1F497D"/>
    </w:rPr>
  </w:style>
  <w:style w:type="character" w:customStyle="1" w:styleId="emailstyle39">
    <w:name w:val="emailstyle39"/>
    <w:semiHidden/>
    <w:rsid w:val="00871FCA"/>
    <w:rPr>
      <w:rFonts w:ascii="Calibri" w:hAnsi="Calibri" w:cs="Calibri" w:hint="default"/>
      <w:color w:val="1F497D"/>
    </w:rPr>
  </w:style>
  <w:style w:type="character" w:customStyle="1" w:styleId="emailstyle41">
    <w:name w:val="emailstyle41"/>
    <w:semiHidden/>
    <w:rsid w:val="00871FCA"/>
    <w:rPr>
      <w:rFonts w:ascii="DengXian" w:eastAsia="DengXian" w:hAnsi="DengXian" w:hint="eastAsia"/>
      <w:color w:val="auto"/>
    </w:rPr>
  </w:style>
  <w:style w:type="character" w:customStyle="1" w:styleId="emailstyle42">
    <w:name w:val="emailstyle42"/>
    <w:semiHidden/>
    <w:rsid w:val="00871FCA"/>
    <w:rPr>
      <w:rFonts w:ascii="DengXian" w:eastAsia="DengXian" w:hAnsi="DengXian" w:hint="eastAsia"/>
      <w:color w:val="auto"/>
    </w:rPr>
  </w:style>
  <w:style w:type="character" w:customStyle="1" w:styleId="emailstyle43">
    <w:name w:val="emailstyle43"/>
    <w:semiHidden/>
    <w:rsid w:val="00871FCA"/>
    <w:rPr>
      <w:rFonts w:ascii="Calibri" w:hAnsi="Calibri" w:cs="Calibri" w:hint="default"/>
      <w:color w:val="1F497D"/>
    </w:rPr>
  </w:style>
  <w:style w:type="character" w:customStyle="1" w:styleId="emailstyle44">
    <w:name w:val="emailstyle44"/>
    <w:semiHidden/>
    <w:rsid w:val="00871FCA"/>
    <w:rPr>
      <w:rFonts w:ascii="Calibri" w:hAnsi="Calibri" w:cs="Calibri" w:hint="default"/>
      <w:color w:val="1F497D"/>
    </w:rPr>
  </w:style>
  <w:style w:type="character" w:customStyle="1" w:styleId="emailstyle45">
    <w:name w:val="emailstyle45"/>
    <w:semiHidden/>
    <w:rsid w:val="00871FCA"/>
    <w:rPr>
      <w:rFonts w:ascii="Calibri" w:hAnsi="Calibri" w:cs="Calibri" w:hint="default"/>
      <w:color w:val="auto"/>
    </w:rPr>
  </w:style>
  <w:style w:type="character" w:customStyle="1" w:styleId="xmsohyperlink">
    <w:name w:val="x_msohyperlink"/>
    <w:rsid w:val="00871FCA"/>
    <w:rPr>
      <w:color w:val="0000FF"/>
      <w:u w:val="single"/>
    </w:rPr>
  </w:style>
  <w:style w:type="character" w:customStyle="1" w:styleId="xmsohyperlinkfollowed">
    <w:name w:val="x_msohyperlinkfollowed"/>
    <w:rsid w:val="00871FCA"/>
    <w:rPr>
      <w:color w:val="800080"/>
      <w:u w:val="single"/>
    </w:rPr>
  </w:style>
  <w:style w:type="character" w:customStyle="1" w:styleId="xhtmlpreformattedchar">
    <w:name w:val="x_htmlpreformattedchar"/>
    <w:rsid w:val="00871FCA"/>
    <w:rPr>
      <w:rFonts w:ascii="Consolas" w:hAnsi="Consolas" w:hint="default"/>
    </w:rPr>
  </w:style>
  <w:style w:type="character" w:customStyle="1" w:styleId="xlistparagraphchar">
    <w:name w:val="x_listparagraphchar"/>
    <w:rsid w:val="00871FCA"/>
    <w:rPr>
      <w:rFonts w:ascii="Calibri" w:hAnsi="Calibri" w:cs="Calibri" w:hint="default"/>
    </w:rPr>
  </w:style>
  <w:style w:type="character" w:customStyle="1" w:styleId="xhtml">
    <w:name w:val="x_html"/>
    <w:rsid w:val="00871FCA"/>
    <w:rPr>
      <w:rFonts w:ascii="Courier New" w:hAnsi="Courier New" w:cs="Courier New" w:hint="default"/>
    </w:rPr>
  </w:style>
  <w:style w:type="character" w:customStyle="1" w:styleId="xemailstyle28">
    <w:name w:val="x_emailstyle28"/>
    <w:rsid w:val="00871FCA"/>
    <w:rPr>
      <w:rFonts w:ascii="Book Antiqua" w:hAnsi="Book Antiqua" w:hint="default"/>
      <w:b w:val="0"/>
      <w:bCs w:val="0"/>
      <w:i w:val="0"/>
      <w:iCs w:val="0"/>
      <w:color w:val="auto"/>
    </w:rPr>
  </w:style>
  <w:style w:type="character" w:customStyle="1" w:styleId="xemailstyle29">
    <w:name w:val="x_emailstyle29"/>
    <w:rsid w:val="00871FCA"/>
    <w:rPr>
      <w:rFonts w:ascii="Calibri" w:hAnsi="Calibri" w:cs="Calibri" w:hint="default"/>
      <w:color w:val="auto"/>
    </w:rPr>
  </w:style>
  <w:style w:type="character" w:customStyle="1" w:styleId="xfontstyle01">
    <w:name w:val="x_fontstyle01"/>
    <w:rsid w:val="00871FCA"/>
    <w:rPr>
      <w:rFonts w:ascii="TimesNewRomanPSMT" w:hAnsi="TimesNewRomanPSMT" w:hint="default"/>
      <w:b w:val="0"/>
      <w:bCs w:val="0"/>
      <w:i w:val="0"/>
      <w:iCs w:val="0"/>
      <w:color w:val="000000"/>
    </w:rPr>
  </w:style>
  <w:style w:type="character" w:customStyle="1" w:styleId="xemailstyle31">
    <w:name w:val="x_emailstyle31"/>
    <w:rsid w:val="00871FCA"/>
    <w:rPr>
      <w:rFonts w:ascii="Calibri" w:hAnsi="Calibri" w:cs="Calibri" w:hint="default"/>
      <w:color w:val="1F497D"/>
    </w:rPr>
  </w:style>
  <w:style w:type="character" w:customStyle="1" w:styleId="xemailstyle32">
    <w:name w:val="x_emailstyle32"/>
    <w:rsid w:val="00871FCA"/>
    <w:rPr>
      <w:rFonts w:ascii="DengXian" w:eastAsia="DengXian" w:hAnsi="DengXian" w:hint="eastAsia"/>
      <w:color w:val="auto"/>
    </w:rPr>
  </w:style>
  <w:style w:type="character" w:customStyle="1" w:styleId="xemailstyle33">
    <w:name w:val="x_emailstyle33"/>
    <w:rsid w:val="00871FCA"/>
    <w:rPr>
      <w:rFonts w:ascii="Calibri" w:hAnsi="Calibri" w:cs="Calibri" w:hint="default"/>
      <w:color w:val="1F497D"/>
    </w:rPr>
  </w:style>
  <w:style w:type="character" w:customStyle="1" w:styleId="xemailstyle34">
    <w:name w:val="x_emailstyle34"/>
    <w:rsid w:val="00871FCA"/>
    <w:rPr>
      <w:rFonts w:ascii="Calibri" w:hAnsi="Calibri" w:cs="Calibri" w:hint="default"/>
      <w:color w:val="auto"/>
    </w:rPr>
  </w:style>
  <w:style w:type="character" w:customStyle="1" w:styleId="xemailstyle35">
    <w:name w:val="x_emailstyle35"/>
    <w:rsid w:val="00871FCA"/>
    <w:rPr>
      <w:rFonts w:ascii="Calibri" w:hAnsi="Calibri" w:cs="Calibri" w:hint="default"/>
      <w:color w:val="1F497D"/>
    </w:rPr>
  </w:style>
  <w:style w:type="character" w:customStyle="1" w:styleId="xemailstyle36">
    <w:name w:val="x_emailstyle36"/>
    <w:rsid w:val="00871FCA"/>
    <w:rPr>
      <w:rFonts w:ascii="Calibri" w:hAnsi="Calibri" w:cs="Calibri" w:hint="default"/>
      <w:color w:val="auto"/>
    </w:rPr>
  </w:style>
  <w:style w:type="character" w:customStyle="1" w:styleId="xemailstyle37">
    <w:name w:val="x_emailstyle37"/>
    <w:rsid w:val="00871FCA"/>
    <w:rPr>
      <w:rFonts w:ascii="Calibri" w:hAnsi="Calibri" w:cs="Calibri" w:hint="default"/>
      <w:color w:val="1F497D"/>
    </w:rPr>
  </w:style>
  <w:style w:type="character" w:customStyle="1" w:styleId="xemailstyle38">
    <w:name w:val="x_emailstyle38"/>
    <w:rsid w:val="00871FCA"/>
    <w:rPr>
      <w:rFonts w:ascii="Calibri" w:hAnsi="Calibri" w:cs="Calibri" w:hint="default"/>
      <w:color w:val="auto"/>
    </w:rPr>
  </w:style>
  <w:style w:type="character" w:customStyle="1" w:styleId="xemailstyle39">
    <w:name w:val="x_emailstyle39"/>
    <w:rsid w:val="00871FCA"/>
    <w:rPr>
      <w:rFonts w:ascii="Calibri" w:hAnsi="Calibri" w:cs="Calibri" w:hint="default"/>
      <w:color w:val="1F497D"/>
    </w:rPr>
  </w:style>
  <w:style w:type="character" w:customStyle="1" w:styleId="xemailstyle40">
    <w:name w:val="x_emailstyle40"/>
    <w:rsid w:val="00871FCA"/>
    <w:rPr>
      <w:rFonts w:ascii="Calibri" w:hAnsi="Calibri" w:cs="Calibri" w:hint="default"/>
      <w:color w:val="auto"/>
    </w:rPr>
  </w:style>
  <w:style w:type="character" w:customStyle="1" w:styleId="xemailstyle41">
    <w:name w:val="x_emailstyle41"/>
    <w:rsid w:val="00871FCA"/>
    <w:rPr>
      <w:rFonts w:ascii="Calibri" w:hAnsi="Calibri" w:cs="Calibri" w:hint="default"/>
      <w:color w:val="1F497D"/>
    </w:rPr>
  </w:style>
  <w:style w:type="character" w:customStyle="1" w:styleId="xemailstyle42">
    <w:name w:val="x_emailstyle42"/>
    <w:rsid w:val="00871FCA"/>
    <w:rPr>
      <w:rFonts w:ascii="Calibri" w:hAnsi="Calibri" w:cs="Calibri" w:hint="default"/>
      <w:color w:val="auto"/>
    </w:rPr>
  </w:style>
  <w:style w:type="character" w:customStyle="1" w:styleId="xemailstyle43">
    <w:name w:val="x_emailstyle43"/>
    <w:rsid w:val="00871FCA"/>
    <w:rPr>
      <w:rFonts w:ascii="DengXian" w:eastAsia="DengXian" w:hAnsi="DengXian" w:hint="eastAsia"/>
      <w:color w:val="auto"/>
    </w:rPr>
  </w:style>
  <w:style w:type="character" w:customStyle="1" w:styleId="xemailstyle44">
    <w:name w:val="x_emailstyle44"/>
    <w:rsid w:val="00871FCA"/>
    <w:rPr>
      <w:rFonts w:ascii="DengXian" w:eastAsia="DengXian" w:hAnsi="DengXian" w:hint="eastAsia"/>
      <w:color w:val="auto"/>
    </w:rPr>
  </w:style>
  <w:style w:type="character" w:customStyle="1" w:styleId="xemailstyle45">
    <w:name w:val="x_emailstyle45"/>
    <w:rsid w:val="00871FCA"/>
    <w:rPr>
      <w:rFonts w:ascii="Calibri" w:hAnsi="Calibri" w:cs="Calibri" w:hint="default"/>
      <w:color w:val="auto"/>
    </w:rPr>
  </w:style>
  <w:style w:type="character" w:customStyle="1" w:styleId="xemailstyle46">
    <w:name w:val="x_emailstyle46"/>
    <w:rsid w:val="00871FCA"/>
    <w:rPr>
      <w:rFonts w:ascii="Calibri" w:hAnsi="Calibri" w:cs="Calibri" w:hint="default"/>
      <w:color w:val="1F497D"/>
    </w:rPr>
  </w:style>
  <w:style w:type="character" w:customStyle="1" w:styleId="xemailstyle49">
    <w:name w:val="x_emailstyle49"/>
    <w:rsid w:val="00871FCA"/>
    <w:rPr>
      <w:rFonts w:ascii="Calibri" w:hAnsi="Calibri" w:cs="Calibri" w:hint="default"/>
      <w:color w:val="auto"/>
    </w:rPr>
  </w:style>
  <w:style w:type="character" w:customStyle="1" w:styleId="xemailstyle50">
    <w:name w:val="x_emailstyle50"/>
    <w:rsid w:val="00871FCA"/>
    <w:rPr>
      <w:rFonts w:ascii="Calibri" w:hAnsi="Calibri" w:cs="Calibri" w:hint="default"/>
      <w:color w:val="auto"/>
    </w:rPr>
  </w:style>
  <w:style w:type="character" w:customStyle="1" w:styleId="emailstyle73">
    <w:name w:val="emailstyle73"/>
    <w:semiHidden/>
    <w:rsid w:val="00871FCA"/>
    <w:rPr>
      <w:rFonts w:ascii="Calibri" w:hAnsi="Calibri" w:cs="Calibri" w:hint="default"/>
      <w:color w:val="1F497D"/>
    </w:rPr>
  </w:style>
  <w:style w:type="character" w:customStyle="1" w:styleId="emailstyle74">
    <w:name w:val="emailstyle74"/>
    <w:semiHidden/>
    <w:rsid w:val="00871FCA"/>
    <w:rPr>
      <w:rFonts w:ascii="DengXian" w:eastAsia="DengXian" w:hAnsi="DengXian" w:hint="eastAsia"/>
      <w:color w:val="auto"/>
    </w:rPr>
  </w:style>
  <w:style w:type="character" w:customStyle="1" w:styleId="emailstyle75">
    <w:name w:val="emailstyle75"/>
    <w:semiHidden/>
    <w:rsid w:val="00871FCA"/>
    <w:rPr>
      <w:rFonts w:ascii="DengXian" w:eastAsia="DengXian" w:hAnsi="DengXian" w:hint="eastAsia"/>
      <w:color w:val="1F497D"/>
    </w:rPr>
  </w:style>
  <w:style w:type="character" w:customStyle="1" w:styleId="emailstyle76">
    <w:name w:val="emailstyle76"/>
    <w:semiHidden/>
    <w:rsid w:val="00871FCA"/>
    <w:rPr>
      <w:rFonts w:ascii="DengXian" w:eastAsia="DengXian" w:hAnsi="DengXian" w:hint="eastAsia"/>
      <w:color w:val="1F497D"/>
    </w:rPr>
  </w:style>
  <w:style w:type="character" w:customStyle="1" w:styleId="emailstyle77">
    <w:name w:val="emailstyle77"/>
    <w:semiHidden/>
    <w:rsid w:val="00871FCA"/>
    <w:rPr>
      <w:rFonts w:ascii="Calibri" w:hAnsi="Calibri" w:cs="Calibri" w:hint="default"/>
      <w:color w:val="1F497D"/>
    </w:rPr>
  </w:style>
  <w:style w:type="character" w:customStyle="1" w:styleId="emailstyle78">
    <w:name w:val="emailstyle78"/>
    <w:semiHidden/>
    <w:rsid w:val="00871FCA"/>
    <w:rPr>
      <w:rFonts w:ascii="Calibri" w:hAnsi="Calibri" w:cs="Calibri" w:hint="default"/>
      <w:color w:val="auto"/>
    </w:rPr>
  </w:style>
  <w:style w:type="character" w:customStyle="1" w:styleId="emailstyle79">
    <w:name w:val="emailstyle79"/>
    <w:semiHidden/>
    <w:rsid w:val="00871FCA"/>
    <w:rPr>
      <w:rFonts w:ascii="Calibri" w:hAnsi="Calibri" w:cs="Calibri" w:hint="default"/>
      <w:color w:val="1F497D"/>
    </w:rPr>
  </w:style>
  <w:style w:type="character" w:customStyle="1" w:styleId="emailstyle80">
    <w:name w:val="emailstyle80"/>
    <w:semiHidden/>
    <w:rsid w:val="00871FCA"/>
    <w:rPr>
      <w:rFonts w:ascii="Calibri" w:hAnsi="Calibri" w:cs="Calibri" w:hint="default"/>
      <w:color w:val="auto"/>
    </w:rPr>
  </w:style>
  <w:style w:type="character" w:customStyle="1" w:styleId="emailstyle81">
    <w:name w:val="emailstyle81"/>
    <w:semiHidden/>
    <w:rsid w:val="00871FCA"/>
    <w:rPr>
      <w:rFonts w:ascii="Calibri" w:hAnsi="Calibri" w:cs="Calibri" w:hint="default"/>
      <w:color w:val="1F497D"/>
    </w:rPr>
  </w:style>
  <w:style w:type="character" w:customStyle="1" w:styleId="emailstyle82">
    <w:name w:val="emailstyle82"/>
    <w:semiHidden/>
    <w:rsid w:val="00871FCA"/>
    <w:rPr>
      <w:rFonts w:ascii="Calibri" w:hAnsi="Calibri" w:cs="Calibri" w:hint="default"/>
      <w:color w:val="1F497D"/>
    </w:rPr>
  </w:style>
  <w:style w:type="character" w:customStyle="1" w:styleId="emailstyle83">
    <w:name w:val="emailstyle83"/>
    <w:semiHidden/>
    <w:rsid w:val="00871FCA"/>
    <w:rPr>
      <w:rFonts w:ascii="Calibri" w:hAnsi="Calibri" w:cs="Calibri" w:hint="default"/>
      <w:color w:val="auto"/>
    </w:rPr>
  </w:style>
  <w:style w:type="character" w:customStyle="1" w:styleId="emailstyle84">
    <w:name w:val="emailstyle84"/>
    <w:semiHidden/>
    <w:rsid w:val="00871FCA"/>
    <w:rPr>
      <w:rFonts w:ascii="Calibri" w:hAnsi="Calibri" w:cs="Calibri" w:hint="default"/>
      <w:color w:val="auto"/>
    </w:rPr>
  </w:style>
  <w:style w:type="character" w:customStyle="1" w:styleId="emailstyle85">
    <w:name w:val="emailstyle85"/>
    <w:semiHidden/>
    <w:rsid w:val="00871FCA"/>
    <w:rPr>
      <w:rFonts w:ascii="Calibri" w:hAnsi="Calibri" w:cs="Calibri" w:hint="default"/>
      <w:color w:val="1F497D"/>
    </w:rPr>
  </w:style>
  <w:style w:type="character" w:customStyle="1" w:styleId="emailstyle86">
    <w:name w:val="emailstyle86"/>
    <w:semiHidden/>
    <w:rsid w:val="00871FCA"/>
    <w:rPr>
      <w:rFonts w:ascii="Calibri" w:hAnsi="Calibri" w:cs="Calibri" w:hint="default"/>
      <w:color w:val="auto"/>
    </w:rPr>
  </w:style>
  <w:style w:type="character" w:customStyle="1" w:styleId="emailstyle87">
    <w:name w:val="emailstyle87"/>
    <w:semiHidden/>
    <w:rsid w:val="00871FCA"/>
    <w:rPr>
      <w:rFonts w:ascii="Calibri" w:hAnsi="Calibri" w:cs="Calibri" w:hint="default"/>
      <w:color w:val="1F497D"/>
    </w:rPr>
  </w:style>
  <w:style w:type="character" w:customStyle="1" w:styleId="emailstyle88">
    <w:name w:val="emailstyle88"/>
    <w:semiHidden/>
    <w:rsid w:val="00871FCA"/>
    <w:rPr>
      <w:rFonts w:ascii="Calibri" w:hAnsi="Calibri" w:cs="Calibri" w:hint="default"/>
      <w:color w:val="auto"/>
    </w:rPr>
  </w:style>
  <w:style w:type="character" w:customStyle="1" w:styleId="emailstyle89">
    <w:name w:val="emailstyle89"/>
    <w:semiHidden/>
    <w:rsid w:val="00871FCA"/>
    <w:rPr>
      <w:rFonts w:ascii="Calibri" w:hAnsi="Calibri" w:cs="Calibri" w:hint="default"/>
      <w:color w:val="1F497D"/>
    </w:rPr>
  </w:style>
  <w:style w:type="character" w:customStyle="1" w:styleId="emailstyle90">
    <w:name w:val="emailstyle90"/>
    <w:semiHidden/>
    <w:rsid w:val="00871FCA"/>
    <w:rPr>
      <w:rFonts w:ascii="Calibri" w:hAnsi="Calibri" w:cs="Calibri" w:hint="default"/>
      <w:color w:val="auto"/>
    </w:rPr>
  </w:style>
  <w:style w:type="character" w:customStyle="1" w:styleId="emailstyle91">
    <w:name w:val="emailstyle91"/>
    <w:semiHidden/>
    <w:rsid w:val="00871FCA"/>
    <w:rPr>
      <w:rFonts w:ascii="Calibri" w:hAnsi="Calibri" w:cs="Calibri" w:hint="default"/>
      <w:color w:val="1F497D"/>
    </w:rPr>
  </w:style>
  <w:style w:type="character" w:customStyle="1" w:styleId="emailstyle92">
    <w:name w:val="emailstyle92"/>
    <w:semiHidden/>
    <w:rsid w:val="00871FCA"/>
    <w:rPr>
      <w:rFonts w:ascii="Calibri" w:hAnsi="Calibri" w:cs="Calibri" w:hint="default"/>
      <w:color w:val="auto"/>
    </w:rPr>
  </w:style>
  <w:style w:type="character" w:customStyle="1" w:styleId="emailstyle93">
    <w:name w:val="emailstyle93"/>
    <w:semiHidden/>
    <w:rsid w:val="00871FCA"/>
    <w:rPr>
      <w:rFonts w:ascii="Calibri" w:hAnsi="Calibri" w:cs="Calibri" w:hint="default"/>
      <w:color w:val="1F497D"/>
    </w:rPr>
  </w:style>
  <w:style w:type="character" w:customStyle="1" w:styleId="emailstyle94">
    <w:name w:val="emailstyle94"/>
    <w:semiHidden/>
    <w:rsid w:val="00871FCA"/>
    <w:rPr>
      <w:rFonts w:ascii="Calibri" w:hAnsi="Calibri" w:cs="Calibri" w:hint="default"/>
      <w:color w:val="auto"/>
    </w:rPr>
  </w:style>
  <w:style w:type="character" w:customStyle="1" w:styleId="emailstyle96">
    <w:name w:val="emailstyle96"/>
    <w:semiHidden/>
    <w:rsid w:val="00871FCA"/>
    <w:rPr>
      <w:rFonts w:ascii="Calibri" w:hAnsi="Calibri" w:cs="Calibri" w:hint="default"/>
      <w:color w:val="1F497D"/>
    </w:rPr>
  </w:style>
  <w:style w:type="character" w:customStyle="1" w:styleId="emailstyle97">
    <w:name w:val="emailstyle97"/>
    <w:semiHidden/>
    <w:rsid w:val="00871FCA"/>
    <w:rPr>
      <w:rFonts w:ascii="Calibri" w:hAnsi="Calibri" w:cs="Calibri" w:hint="default"/>
      <w:color w:val="auto"/>
    </w:rPr>
  </w:style>
  <w:style w:type="character" w:customStyle="1" w:styleId="emailstyle98">
    <w:name w:val="emailstyle98"/>
    <w:semiHidden/>
    <w:rsid w:val="00871FCA"/>
    <w:rPr>
      <w:rFonts w:ascii="Calibri" w:hAnsi="Calibri" w:cs="Calibri" w:hint="default"/>
      <w:color w:val="1F497D"/>
    </w:rPr>
  </w:style>
  <w:style w:type="character" w:customStyle="1" w:styleId="emailstyle99">
    <w:name w:val="emailstyle99"/>
    <w:semiHidden/>
    <w:rsid w:val="00871FCA"/>
    <w:rPr>
      <w:rFonts w:ascii="Calibri" w:hAnsi="Calibri" w:cs="Calibri" w:hint="default"/>
      <w:color w:val="auto"/>
    </w:rPr>
  </w:style>
  <w:style w:type="character" w:customStyle="1" w:styleId="emailstyle100">
    <w:name w:val="emailstyle100"/>
    <w:semiHidden/>
    <w:rsid w:val="00871FCA"/>
    <w:rPr>
      <w:rFonts w:ascii="Calibri" w:hAnsi="Calibri" w:cs="Calibri" w:hint="default"/>
      <w:color w:val="1F497D"/>
    </w:rPr>
  </w:style>
  <w:style w:type="character" w:customStyle="1" w:styleId="emailstyle101">
    <w:name w:val="emailstyle101"/>
    <w:semiHidden/>
    <w:rsid w:val="00871FCA"/>
    <w:rPr>
      <w:rFonts w:ascii="Calibri" w:hAnsi="Calibri" w:cs="Calibri" w:hint="default"/>
      <w:color w:val="auto"/>
    </w:rPr>
  </w:style>
  <w:style w:type="character" w:customStyle="1" w:styleId="emailstyle102">
    <w:name w:val="emailstyle102"/>
    <w:semiHidden/>
    <w:rsid w:val="00871FCA"/>
    <w:rPr>
      <w:rFonts w:ascii="Calibri" w:hAnsi="Calibri" w:cs="Calibri" w:hint="default"/>
      <w:color w:val="1F497D"/>
    </w:rPr>
  </w:style>
  <w:style w:type="character" w:customStyle="1" w:styleId="emailstyle103">
    <w:name w:val="emailstyle103"/>
    <w:semiHidden/>
    <w:rsid w:val="00871FCA"/>
    <w:rPr>
      <w:rFonts w:ascii="Calibri" w:hAnsi="Calibri" w:cs="Calibri" w:hint="default"/>
      <w:color w:val="1F497D"/>
    </w:rPr>
  </w:style>
  <w:style w:type="character" w:customStyle="1" w:styleId="emailstyle104">
    <w:name w:val="emailstyle104"/>
    <w:semiHidden/>
    <w:rsid w:val="00871FCA"/>
    <w:rPr>
      <w:rFonts w:ascii="Calibri" w:hAnsi="Calibri" w:cs="Calibri" w:hint="default"/>
      <w:color w:val="auto"/>
    </w:rPr>
  </w:style>
  <w:style w:type="character" w:customStyle="1" w:styleId="emailstyle105">
    <w:name w:val="emailstyle105"/>
    <w:semiHidden/>
    <w:rsid w:val="00871FCA"/>
    <w:rPr>
      <w:rFonts w:ascii="Calibri" w:hAnsi="Calibri" w:cs="Calibri" w:hint="default"/>
      <w:color w:val="1F497D"/>
    </w:rPr>
  </w:style>
  <w:style w:type="character" w:customStyle="1" w:styleId="emailstyle106">
    <w:name w:val="emailstyle106"/>
    <w:semiHidden/>
    <w:rsid w:val="00871FCA"/>
    <w:rPr>
      <w:rFonts w:ascii="Calibri" w:hAnsi="Calibri" w:cs="Calibri" w:hint="default"/>
      <w:color w:val="1F497D"/>
    </w:rPr>
  </w:style>
  <w:style w:type="character" w:customStyle="1" w:styleId="emailstyle107">
    <w:name w:val="emailstyle107"/>
    <w:semiHidden/>
    <w:rsid w:val="00871FCA"/>
    <w:rPr>
      <w:rFonts w:ascii="DengXian" w:eastAsia="DengXian" w:hAnsi="DengXian" w:hint="eastAsia"/>
      <w:color w:val="1F497D"/>
    </w:rPr>
  </w:style>
  <w:style w:type="character" w:customStyle="1" w:styleId="emailstyle108">
    <w:name w:val="emailstyle108"/>
    <w:semiHidden/>
    <w:rsid w:val="00871FCA"/>
    <w:rPr>
      <w:rFonts w:ascii="Calibri" w:hAnsi="Calibri" w:cs="Calibri" w:hint="default"/>
      <w:color w:val="1F497D"/>
    </w:rPr>
  </w:style>
  <w:style w:type="character" w:customStyle="1" w:styleId="emailstyle109">
    <w:name w:val="emailstyle109"/>
    <w:semiHidden/>
    <w:rsid w:val="00871FCA"/>
    <w:rPr>
      <w:rFonts w:ascii="Calibri" w:hAnsi="Calibri" w:cs="Calibri" w:hint="default"/>
      <w:color w:val="auto"/>
    </w:rPr>
  </w:style>
  <w:style w:type="character" w:customStyle="1" w:styleId="emailstyle110">
    <w:name w:val="emailstyle110"/>
    <w:semiHidden/>
    <w:rsid w:val="00871FCA"/>
    <w:rPr>
      <w:rFonts w:ascii="Calibri" w:hAnsi="Calibri" w:cs="Calibri" w:hint="default"/>
      <w:color w:val="1F497D"/>
    </w:rPr>
  </w:style>
  <w:style w:type="character" w:customStyle="1" w:styleId="emailstyle111">
    <w:name w:val="emailstyle111"/>
    <w:semiHidden/>
    <w:rsid w:val="00871FCA"/>
    <w:rPr>
      <w:rFonts w:ascii="Calibri" w:hAnsi="Calibri" w:cs="Calibri" w:hint="default"/>
      <w:color w:val="auto"/>
    </w:rPr>
  </w:style>
  <w:style w:type="character" w:customStyle="1" w:styleId="emailstyle112">
    <w:name w:val="emailstyle112"/>
    <w:semiHidden/>
    <w:rsid w:val="00871FCA"/>
    <w:rPr>
      <w:rFonts w:ascii="Calibri" w:hAnsi="Calibri" w:cs="Calibri" w:hint="default"/>
      <w:color w:val="1F497D"/>
    </w:rPr>
  </w:style>
  <w:style w:type="character" w:customStyle="1" w:styleId="emailstyle113">
    <w:name w:val="emailstyle113"/>
    <w:semiHidden/>
    <w:rsid w:val="00871FCA"/>
    <w:rPr>
      <w:rFonts w:ascii="Calibri" w:hAnsi="Calibri" w:cs="Calibri" w:hint="default"/>
      <w:color w:val="auto"/>
    </w:rPr>
  </w:style>
  <w:style w:type="character" w:customStyle="1" w:styleId="emailstyle114">
    <w:name w:val="emailstyle114"/>
    <w:semiHidden/>
    <w:rsid w:val="00871FCA"/>
    <w:rPr>
      <w:rFonts w:ascii="Calibri" w:hAnsi="Calibri" w:cs="Calibri" w:hint="default"/>
      <w:color w:val="1F497D"/>
    </w:rPr>
  </w:style>
  <w:style w:type="paragraph" w:customStyle="1" w:styleId="CharChar1CharCharCharCharCharCharCharCharCharCharCharCharCharCharChar68">
    <w:name w:val="Char Char1 Char Char Char Char Char Char Char Char Char Char Char Char Char Char Char68"/>
    <w:uiPriority w:val="99"/>
    <w:semiHidden/>
    <w:rsid w:val="004D383C"/>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63">
    <w:name w:val="(文字) (文字)563"/>
    <w:semiHidden/>
    <w:rsid w:val="004D383C"/>
    <w:rPr>
      <w:rFonts w:ascii="Times New Roman" w:hAnsi="Times New Roman"/>
      <w:lang w:eastAsia="en-US"/>
    </w:rPr>
  </w:style>
  <w:style w:type="character" w:customStyle="1" w:styleId="xxxapple-converted-space">
    <w:name w:val="x_xxapple-converted-space"/>
    <w:basedOn w:val="DefaultParagraphFont"/>
    <w:rsid w:val="004A05DE"/>
  </w:style>
  <w:style w:type="character" w:customStyle="1" w:styleId="aff4">
    <w:name w:val="正文文本 字符"/>
    <w:aliases w:val="bt 字符,Corps de texte Car 字符,Corps de texte Car1 Car 字符,Corps de texte Car Car Car 字符,Corps de texte Car1 Car Car Car 字符,Corps de texte Car Car Car Car Car 字符,Corps de texte Car1 Car Car Car Car Car 字符,bt Car 字符"/>
    <w:basedOn w:val="DefaultParagraphFont"/>
    <w:locked/>
    <w:rsid w:val="00697BE1"/>
    <w:rPr>
      <w:lang w:eastAsia="en-US"/>
    </w:rPr>
  </w:style>
  <w:style w:type="paragraph" w:customStyle="1" w:styleId="xxmsonormal1">
    <w:name w:val="x_x_msonormal"/>
    <w:basedOn w:val="Normal"/>
    <w:uiPriority w:val="99"/>
    <w:rsid w:val="00CD1448"/>
    <w:pPr>
      <w:spacing w:before="100" w:beforeAutospacing="1" w:after="100" w:afterAutospacing="1"/>
    </w:pPr>
    <w:rPr>
      <w:rFonts w:ascii="Calibri" w:eastAsia="Calibri" w:hAnsi="Calibri" w:cs="Calibri"/>
      <w:sz w:val="22"/>
      <w:szCs w:val="22"/>
      <w:lang w:val="en-US"/>
    </w:rPr>
  </w:style>
  <w:style w:type="character" w:customStyle="1" w:styleId="xxapple-converted-space">
    <w:name w:val="x_x_apple-converted-space"/>
    <w:basedOn w:val="DefaultParagraphFont"/>
    <w:rsid w:val="00CD1448"/>
  </w:style>
  <w:style w:type="paragraph" w:customStyle="1" w:styleId="CharChar1CharCharCharCharCharCharCharCharCharCharCharCharCharCharChar67">
    <w:name w:val="Char Char1 Char Char Char Char Char Char Char Char Char Char Char Char Char Char Char67"/>
    <w:semiHidden/>
    <w:rsid w:val="00C70AFB"/>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62">
    <w:name w:val="(文字) (文字)562"/>
    <w:semiHidden/>
    <w:rsid w:val="00C70AFB"/>
    <w:rPr>
      <w:rFonts w:ascii="Times New Roman" w:hAnsi="Times New Roman"/>
      <w:lang w:eastAsia="en-US"/>
    </w:rPr>
  </w:style>
  <w:style w:type="paragraph" w:customStyle="1" w:styleId="a1">
    <w:name w:val="Ссылки"/>
    <w:basedOn w:val="BodyText"/>
    <w:qFormat/>
    <w:rsid w:val="00C70AFB"/>
    <w:pPr>
      <w:numPr>
        <w:numId w:val="59"/>
      </w:numPr>
      <w:spacing w:line="360" w:lineRule="auto"/>
    </w:pPr>
    <w:rPr>
      <w:rFonts w:ascii="Times New Roman" w:eastAsia="MS Mincho" w:hAnsi="Times New Roman"/>
      <w:sz w:val="24"/>
      <w:lang w:val="ru-RU" w:eastAsia="ja-JP" w:bidi="he-IL"/>
    </w:rPr>
  </w:style>
  <w:style w:type="paragraph" w:customStyle="1" w:styleId="List21">
    <w:name w:val="List 21"/>
    <w:basedOn w:val="ListParagraph"/>
    <w:qFormat/>
    <w:rsid w:val="00C70AFB"/>
    <w:pPr>
      <w:spacing w:after="120"/>
      <w:ind w:left="568" w:hanging="284"/>
      <w:contextualSpacing w:val="0"/>
    </w:pPr>
    <w:rPr>
      <w:rFonts w:eastAsia="Batang"/>
      <w:lang w:eastAsia="en-GB"/>
    </w:rPr>
  </w:style>
  <w:style w:type="paragraph" w:customStyle="1" w:styleId="51b">
    <w:name w:val="标题 51"/>
    <w:basedOn w:val="Normal"/>
    <w:rsid w:val="00C70AFB"/>
    <w:pPr>
      <w:keepNext/>
      <w:tabs>
        <w:tab w:val="left" w:pos="1008"/>
      </w:tabs>
      <w:spacing w:before="240" w:after="60"/>
      <w:ind w:left="1008" w:hanging="1008"/>
    </w:pPr>
    <w:rPr>
      <w:rFonts w:ascii="Arial" w:hAnsi="Arial"/>
      <w:szCs w:val="20"/>
      <w:lang w:val="en-US" w:eastAsia="ja-JP"/>
    </w:rPr>
  </w:style>
  <w:style w:type="paragraph" w:customStyle="1" w:styleId="811">
    <w:name w:val="标题 81"/>
    <w:basedOn w:val="Normal"/>
    <w:rsid w:val="00C70AFB"/>
    <w:pPr>
      <w:tabs>
        <w:tab w:val="left" w:pos="1440"/>
      </w:tabs>
      <w:spacing w:before="240" w:after="60"/>
    </w:pPr>
    <w:rPr>
      <w:rFonts w:ascii="Times New Roman" w:eastAsia="MS PGothic" w:hAnsi="Times New Roman"/>
      <w:i/>
      <w:iCs/>
      <w:sz w:val="24"/>
      <w:lang w:val="en-US" w:eastAsia="ja-JP"/>
    </w:rPr>
  </w:style>
  <w:style w:type="paragraph" w:customStyle="1" w:styleId="910">
    <w:name w:val="标题 91"/>
    <w:basedOn w:val="Normal"/>
    <w:rsid w:val="00C70AFB"/>
    <w:pPr>
      <w:tabs>
        <w:tab w:val="left" w:pos="1584"/>
      </w:tabs>
      <w:spacing w:before="240" w:after="60"/>
      <w:ind w:left="1584" w:hanging="1584"/>
    </w:pPr>
    <w:rPr>
      <w:rFonts w:ascii="Arial" w:eastAsia="MS PGothic" w:hAnsi="Arial" w:cs="Arial"/>
      <w:sz w:val="22"/>
      <w:szCs w:val="22"/>
      <w:lang w:val="en-US" w:eastAsia="ja-JP"/>
    </w:rPr>
  </w:style>
  <w:style w:type="paragraph" w:customStyle="1" w:styleId="62">
    <w:name w:val="标题 62"/>
    <w:basedOn w:val="Normal"/>
    <w:rsid w:val="00C70AFB"/>
    <w:pPr>
      <w:tabs>
        <w:tab w:val="left" w:pos="1152"/>
      </w:tabs>
    </w:pPr>
    <w:rPr>
      <w:rFonts w:eastAsia="MS PGothic" w:cs="Times"/>
      <w:szCs w:val="20"/>
      <w:lang w:val="en-US" w:eastAsia="ja-JP"/>
    </w:rPr>
  </w:style>
  <w:style w:type="paragraph" w:customStyle="1" w:styleId="72">
    <w:name w:val="标题 72"/>
    <w:basedOn w:val="Normal"/>
    <w:rsid w:val="00C70AFB"/>
    <w:pPr>
      <w:tabs>
        <w:tab w:val="left" w:pos="1296"/>
      </w:tabs>
    </w:pPr>
    <w:rPr>
      <w:rFonts w:eastAsia="MS PGothic" w:cs="Times"/>
      <w:szCs w:val="20"/>
      <w:lang w:val="en-US" w:eastAsia="ja-JP"/>
    </w:rPr>
  </w:style>
  <w:style w:type="character" w:customStyle="1" w:styleId="aff5">
    <w:name w:val="未处理的提及"/>
    <w:uiPriority w:val="99"/>
    <w:semiHidden/>
    <w:unhideWhenUsed/>
    <w:rsid w:val="00C70AFB"/>
    <w:rPr>
      <w:color w:val="605E5C"/>
      <w:shd w:val="clear" w:color="auto" w:fill="E1DFDD"/>
    </w:rPr>
  </w:style>
  <w:style w:type="character" w:customStyle="1" w:styleId="1a">
    <w:name w:val="列表段落 字符1"/>
    <w:aliases w:val="- Bullets 字符1,?? ?? 字符1,????? 字符1,???? 字符1,Lista1 字符1,列出段落1 字符1,中等深浅网格 1 - 着色 21 字符1,¥¡¡¡¡ì¬º¥¹¥È¶ÎÂä 字符1,ÁÐ³ö¶ÎÂä 字符1,列表段落1 字符1,—ño’i—Ž 字符1,¥ê¥¹¥È¶ÎÂä 字符1,1st level - Bullet List Paragraph 字符1,Lettre d'introduction 字符1,Paragrafo elenco 字符1"/>
    <w:uiPriority w:val="34"/>
    <w:qFormat/>
    <w:locked/>
    <w:rsid w:val="00C70AFB"/>
    <w:rPr>
      <w:lang w:val="en-GB" w:eastAsia="en-US"/>
    </w:rPr>
  </w:style>
  <w:style w:type="paragraph" w:customStyle="1" w:styleId="CharChar1CharCharCharCharCharCharCharCharCharCharCharCharCharCharChar66">
    <w:name w:val="Char Char1 Char Char Char Char Char Char Char Char Char Char Char Char Char Char Char66"/>
    <w:semiHidden/>
    <w:rsid w:val="00071B8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61">
    <w:name w:val="(文字) (文字)561"/>
    <w:semiHidden/>
    <w:rsid w:val="00071B84"/>
    <w:rPr>
      <w:rFonts w:ascii="Times New Roman" w:hAnsi="Times New Roman"/>
      <w:lang w:eastAsia="en-US"/>
    </w:rPr>
  </w:style>
  <w:style w:type="paragraph" w:customStyle="1" w:styleId="CharChar1CharCharCharCharCharCharCharCharCharCharCharCharCharCharChar65">
    <w:name w:val="Char Char1 Char Char Char Char Char Char Char Char Char Char Char Char Char Char Char65"/>
    <w:semiHidden/>
    <w:rsid w:val="002728DB"/>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60">
    <w:name w:val="(文字) (文字)560"/>
    <w:semiHidden/>
    <w:rsid w:val="002728DB"/>
    <w:rPr>
      <w:rFonts w:ascii="Times New Roman" w:hAnsi="Times New Roman"/>
      <w:lang w:eastAsia="en-US"/>
    </w:rPr>
  </w:style>
  <w:style w:type="character" w:customStyle="1" w:styleId="35">
    <w:name w:val="見出し 3 (文字)"/>
    <w:aliases w:val="Underrubrik2 (文字),H3 (文字),no break (文字),Memo Heading 3 (文字),h3 (文字),hello (文字),Titre 3 Car (文字),no break Car (文字),H3 Car (文字),Underrubrik2 Car (文字),h3 Car (文字),Memo Heading 3 Car (文字),hello Car (文字),Heading 3 Char Car (文字),H3 Char Car (文字)"/>
    <w:basedOn w:val="DefaultParagraphFont"/>
    <w:locked/>
    <w:rsid w:val="0089550B"/>
    <w:rPr>
      <w:rFonts w:ascii="Arial" w:hAnsi="Arial" w:cs="Arial"/>
    </w:rPr>
  </w:style>
  <w:style w:type="paragraph" w:customStyle="1" w:styleId="xxxxmsonormal">
    <w:name w:val="xxxxmsonormal"/>
    <w:basedOn w:val="Normal"/>
    <w:uiPriority w:val="99"/>
    <w:rsid w:val="00824E27"/>
    <w:pPr>
      <w:spacing w:before="100" w:beforeAutospacing="1" w:after="100" w:afterAutospacing="1"/>
    </w:pPr>
    <w:rPr>
      <w:rFonts w:ascii="Calibri" w:eastAsia="Malgun Gothic" w:hAnsi="Calibri" w:cs="Calibri"/>
      <w:sz w:val="22"/>
      <w:szCs w:val="22"/>
      <w:lang w:val="en-US" w:eastAsia="ko-KR"/>
    </w:rPr>
  </w:style>
  <w:style w:type="paragraph" w:customStyle="1" w:styleId="xxxmsonormal1">
    <w:name w:val="xxxmsonormal"/>
    <w:basedOn w:val="Normal"/>
    <w:uiPriority w:val="99"/>
    <w:rsid w:val="00824E27"/>
    <w:pPr>
      <w:spacing w:before="100" w:beforeAutospacing="1" w:after="100" w:afterAutospacing="1"/>
    </w:pPr>
    <w:rPr>
      <w:rFonts w:ascii="Calibri" w:eastAsia="Malgun Gothic" w:hAnsi="Calibri" w:cs="Calibri"/>
      <w:sz w:val="22"/>
      <w:szCs w:val="22"/>
      <w:lang w:val="en-US" w:eastAsia="ko-KR"/>
    </w:rPr>
  </w:style>
  <w:style w:type="paragraph" w:customStyle="1" w:styleId="xxxxproposal">
    <w:name w:val="xxxxproposal"/>
    <w:basedOn w:val="Normal"/>
    <w:uiPriority w:val="99"/>
    <w:rsid w:val="00824E27"/>
    <w:pPr>
      <w:spacing w:before="100" w:beforeAutospacing="1" w:after="100" w:afterAutospacing="1"/>
    </w:pPr>
    <w:rPr>
      <w:rFonts w:ascii="Calibri" w:eastAsia="Malgun Gothic" w:hAnsi="Calibri" w:cs="Calibri"/>
      <w:sz w:val="22"/>
      <w:szCs w:val="22"/>
      <w:lang w:val="en-US" w:eastAsia="ko-KR"/>
    </w:rPr>
  </w:style>
  <w:style w:type="paragraph" w:customStyle="1" w:styleId="xxxxxa0">
    <w:name w:val="xxxxxa0"/>
    <w:basedOn w:val="Normal"/>
    <w:uiPriority w:val="99"/>
    <w:rsid w:val="00824E27"/>
    <w:pPr>
      <w:spacing w:before="100" w:beforeAutospacing="1" w:after="100" w:afterAutospacing="1"/>
    </w:pPr>
    <w:rPr>
      <w:rFonts w:ascii="Calibri" w:eastAsia="Malgun Gothic" w:hAnsi="Calibri" w:cs="Calibri"/>
      <w:sz w:val="22"/>
      <w:szCs w:val="22"/>
      <w:lang w:val="en-US" w:eastAsia="ko-KR"/>
    </w:rPr>
  </w:style>
  <w:style w:type="character" w:customStyle="1" w:styleId="xxxxapple-converted-space">
    <w:name w:val="xxxxapple-converted-space"/>
    <w:rsid w:val="00824E27"/>
  </w:style>
  <w:style w:type="paragraph" w:customStyle="1" w:styleId="CharChar1CharCharCharCharCharCharCharCharCharCharCharCharCharCharChar100">
    <w:name w:val="Char Char1 Char Char Char Char Char Char Char Char Char Char Char Char Char Char Char100"/>
    <w:semiHidden/>
    <w:rsid w:val="00377A81"/>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95">
    <w:name w:val="(文字) (文字)595"/>
    <w:semiHidden/>
    <w:rsid w:val="00377A81"/>
    <w:rPr>
      <w:rFonts w:ascii="Times New Roman" w:hAnsi="Times New Roman"/>
      <w:lang w:eastAsia="en-US"/>
    </w:rPr>
  </w:style>
  <w:style w:type="character" w:customStyle="1" w:styleId="27">
    <w:name w:val="列表段落 字符2"/>
    <w:uiPriority w:val="34"/>
    <w:qFormat/>
    <w:locked/>
    <w:rsid w:val="00377A81"/>
    <w:rPr>
      <w:rFonts w:ascii="Times New Roman" w:eastAsia="SimSun" w:hAnsi="Times New Roman" w:cs="Times New Roman"/>
      <w:kern w:val="0"/>
      <w:sz w:val="22"/>
      <w:lang w:eastAsia="en-US"/>
    </w:rPr>
  </w:style>
  <w:style w:type="paragraph" w:customStyle="1" w:styleId="CharChar1CharCharCharCharCharCharCharCharCharCharCharCharCharCharChar99">
    <w:name w:val="Char Char1 Char Char Char Char Char Char Char Char Char Char Char Char Char Char Char99"/>
    <w:semiHidden/>
    <w:rsid w:val="0022331D"/>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94">
    <w:name w:val="(文字) (文字)594"/>
    <w:semiHidden/>
    <w:rsid w:val="0022331D"/>
    <w:rPr>
      <w:rFonts w:ascii="Times New Roman" w:hAnsi="Times New Roman"/>
      <w:lang w:eastAsia="en-US"/>
    </w:rPr>
  </w:style>
  <w:style w:type="paragraph" w:customStyle="1" w:styleId="CharChar1CharCharCharCharCharCharCharCharCharCharCharCharCharCharChar98">
    <w:name w:val="Char Char1 Char Char Char Char Char Char Char Char Char Char Char Char Char Char Char98"/>
    <w:semiHidden/>
    <w:rsid w:val="0033796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93">
    <w:name w:val="(文字) (文字)593"/>
    <w:semiHidden/>
    <w:rsid w:val="00337964"/>
    <w:rPr>
      <w:rFonts w:ascii="Times New Roman" w:hAnsi="Times New Roman"/>
      <w:lang w:eastAsia="en-US"/>
    </w:rPr>
  </w:style>
  <w:style w:type="paragraph" w:customStyle="1" w:styleId="xlistparagraph">
    <w:name w:val="x_listparagraph"/>
    <w:basedOn w:val="Normal"/>
    <w:rsid w:val="00337964"/>
    <w:rPr>
      <w:rFonts w:ascii="Calibri" w:eastAsia="Calibri" w:hAnsi="Calibri" w:cs="Calibri"/>
      <w:sz w:val="22"/>
      <w:szCs w:val="22"/>
      <w:lang w:val="en-US"/>
    </w:rPr>
  </w:style>
  <w:style w:type="character" w:customStyle="1" w:styleId="150">
    <w:name w:val="15"/>
    <w:rsid w:val="00337964"/>
    <w:rPr>
      <w:rFonts w:ascii="Symbol" w:hAnsi="Symbol" w:hint="default"/>
      <w:b/>
      <w:bCs/>
    </w:rPr>
  </w:style>
  <w:style w:type="character" w:customStyle="1" w:styleId="mark5gnezsh2s">
    <w:name w:val="mark5gnezsh2s"/>
    <w:rsid w:val="00337964"/>
  </w:style>
  <w:style w:type="character" w:customStyle="1" w:styleId="markca674dpc9">
    <w:name w:val="markca674dpc9"/>
    <w:rsid w:val="00337964"/>
  </w:style>
  <w:style w:type="character" w:customStyle="1" w:styleId="xxxxxapple-converted-space">
    <w:name w:val="xxxxxapple-converted-space"/>
    <w:basedOn w:val="DefaultParagraphFont"/>
    <w:rsid w:val="00337964"/>
  </w:style>
  <w:style w:type="character" w:customStyle="1" w:styleId="xxapple-converted-space0">
    <w:name w:val="xxapple-converted-space"/>
    <w:basedOn w:val="DefaultParagraphFont"/>
    <w:rsid w:val="00337964"/>
  </w:style>
  <w:style w:type="character" w:customStyle="1" w:styleId="xxxapple-converted-space0">
    <w:name w:val="xxxapple-converted-space"/>
    <w:basedOn w:val="DefaultParagraphFont"/>
    <w:rsid w:val="00337964"/>
  </w:style>
  <w:style w:type="paragraph" w:customStyle="1" w:styleId="xx0maintext">
    <w:name w:val="x_x0maintext"/>
    <w:basedOn w:val="Normal"/>
    <w:uiPriority w:val="99"/>
    <w:rsid w:val="00337964"/>
    <w:rPr>
      <w:rFonts w:ascii="SimSun" w:eastAsia="SimSun" w:hAnsi="SimSun" w:cs="SimSun"/>
      <w:sz w:val="24"/>
      <w:lang w:val="en-US" w:eastAsia="zh-CN"/>
    </w:rPr>
  </w:style>
  <w:style w:type="character" w:customStyle="1" w:styleId="xxxxxxxxxxapple-converted-space">
    <w:name w:val="xxxxxxxxxxapple-converted-space"/>
    <w:rsid w:val="00337964"/>
  </w:style>
  <w:style w:type="character" w:customStyle="1" w:styleId="xxxxxxxapple-converted-space">
    <w:name w:val="xxxxxxxapple-converted-space"/>
    <w:rsid w:val="00337964"/>
  </w:style>
  <w:style w:type="character" w:customStyle="1" w:styleId="xxxxmarkuzf5ivend">
    <w:name w:val="x_xxxmarkuzf5ivend"/>
    <w:rsid w:val="00337964"/>
  </w:style>
  <w:style w:type="paragraph" w:customStyle="1" w:styleId="Prop1">
    <w:name w:val="Prop1"/>
    <w:basedOn w:val="ListParagraph"/>
    <w:qFormat/>
    <w:rsid w:val="00337964"/>
    <w:pPr>
      <w:overflowPunct/>
      <w:autoSpaceDE/>
      <w:autoSpaceDN/>
      <w:adjustRightInd/>
      <w:spacing w:after="0"/>
      <w:ind w:left="0"/>
      <w:contextualSpacing w:val="0"/>
      <w:textAlignment w:val="auto"/>
    </w:pPr>
    <w:rPr>
      <w:b/>
      <w:szCs w:val="21"/>
      <w:lang w:val="en-US" w:eastAsia="zh-CN"/>
    </w:rPr>
  </w:style>
  <w:style w:type="paragraph" w:customStyle="1" w:styleId="IEEEStdsRegularTableCaption">
    <w:name w:val="IEEEStds Regular Table Caption"/>
    <w:basedOn w:val="Normal"/>
    <w:next w:val="Normal"/>
    <w:qFormat/>
    <w:rsid w:val="00337964"/>
    <w:pPr>
      <w:keepNext/>
      <w:keepLines/>
      <w:numPr>
        <w:numId w:val="60"/>
      </w:numPr>
      <w:tabs>
        <w:tab w:val="clear" w:pos="1080"/>
        <w:tab w:val="left" w:pos="360"/>
        <w:tab w:val="left" w:pos="432"/>
        <w:tab w:val="left" w:pos="504"/>
      </w:tabs>
      <w:suppressAutoHyphens/>
      <w:spacing w:before="120" w:after="120"/>
      <w:jc w:val="center"/>
    </w:pPr>
    <w:rPr>
      <w:rFonts w:ascii="Arial" w:eastAsia="Times New Roman" w:hAnsi="Arial"/>
      <w:b/>
      <w:szCs w:val="20"/>
      <w:lang w:val="en-US" w:eastAsia="ja-JP"/>
    </w:rPr>
  </w:style>
  <w:style w:type="paragraph" w:customStyle="1" w:styleId="3gppagreements1">
    <w:name w:val="3gppagreements"/>
    <w:basedOn w:val="Normal"/>
    <w:rsid w:val="00337964"/>
    <w:pPr>
      <w:spacing w:before="100" w:beforeAutospacing="1" w:after="100" w:afterAutospacing="1"/>
    </w:pPr>
    <w:rPr>
      <w:rFonts w:ascii="SimSun" w:eastAsia="SimSun" w:hAnsi="SimSun" w:cs="SimSun"/>
      <w:sz w:val="24"/>
      <w:lang w:val="en-US" w:eastAsia="zh-CN"/>
    </w:rPr>
  </w:style>
  <w:style w:type="table" w:customStyle="1" w:styleId="TableGrid43">
    <w:name w:val="Table Grid43"/>
    <w:basedOn w:val="TableNormal"/>
    <w:next w:val="TableGrid"/>
    <w:qFormat/>
    <w:rsid w:val="00337964"/>
    <w:rPr>
      <w:rFonts w:ascii="Calibri" w:eastAsia="DengXian"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1CharCharCharCharCharCharCharCharCharCharCharCharCharCharChar97">
    <w:name w:val="Char Char1 Char Char Char Char Char Char Char Char Char Char Char Char Char Char Char97"/>
    <w:semiHidden/>
    <w:rsid w:val="006B480F"/>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92">
    <w:name w:val="(文字) (文字)592"/>
    <w:semiHidden/>
    <w:rsid w:val="006B480F"/>
    <w:rPr>
      <w:rFonts w:ascii="Times New Roman" w:hAnsi="Times New Roman"/>
      <w:lang w:eastAsia="en-US"/>
    </w:rPr>
  </w:style>
  <w:style w:type="character" w:customStyle="1" w:styleId="TFChar">
    <w:name w:val="TF Char"/>
    <w:qFormat/>
    <w:locked/>
    <w:rsid w:val="00713B91"/>
    <w:rPr>
      <w:rFonts w:ascii="Arial" w:eastAsia="PMingLiU" w:hAnsi="Arial"/>
      <w:b/>
      <w:lang w:val="en-GB" w:eastAsia="en-US"/>
    </w:rPr>
  </w:style>
  <w:style w:type="paragraph" w:customStyle="1" w:styleId="CharChar1CharCharCharCharCharCharCharCharCharCharCharCharCharCharChar0">
    <w:name w:val="Char Char1 Char Char Char Char Char Char Char Char Char Char Char Char Char Char Char"/>
    <w:semiHidden/>
    <w:rsid w:val="008F4B8C"/>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a">
    <w:name w:val="(文字) (文字)5"/>
    <w:semiHidden/>
    <w:rsid w:val="008F4B8C"/>
    <w:rPr>
      <w:rFonts w:ascii="Times New Roman" w:hAnsi="Times New Roman"/>
      <w:lang w:eastAsia="en-US"/>
    </w:rPr>
  </w:style>
  <w:style w:type="paragraph" w:customStyle="1" w:styleId="bodytext0">
    <w:name w:val="bodytext"/>
    <w:basedOn w:val="Normal"/>
    <w:rsid w:val="008F4B8C"/>
    <w:pPr>
      <w:spacing w:before="100" w:beforeAutospacing="1" w:after="100" w:afterAutospacing="1"/>
    </w:pPr>
    <w:rPr>
      <w:rFonts w:ascii="Gulim" w:eastAsia="Gulim" w:hAnsi="Gulim"/>
      <w:sz w:val="24"/>
      <w:lang w:val="en-US" w:eastAsia="ko-KR"/>
    </w:rPr>
  </w:style>
  <w:style w:type="paragraph" w:customStyle="1" w:styleId="CharChar1CharCharCharCharCharCharCharCharCharCharCharCharCharCharChara">
    <w:name w:val="Char Char1 Char Char Char Char Char Char Char Char Char Char Char Char Char Char Char"/>
    <w:semiHidden/>
    <w:rsid w:val="007D7F59"/>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b">
    <w:name w:val="(文字) (文字)5"/>
    <w:semiHidden/>
    <w:rsid w:val="007D7F59"/>
    <w:rPr>
      <w:rFonts w:ascii="Times New Roman" w:hAnsi="Times New Roman"/>
      <w:lang w:eastAsia="en-US"/>
    </w:rPr>
  </w:style>
  <w:style w:type="paragraph" w:customStyle="1" w:styleId="ZTE-Proposal">
    <w:name w:val="ZTE-Proposal"/>
    <w:basedOn w:val="Normal"/>
    <w:uiPriority w:val="99"/>
    <w:qFormat/>
    <w:rsid w:val="004C336F"/>
    <w:pPr>
      <w:numPr>
        <w:numId w:val="106"/>
      </w:numPr>
      <w:tabs>
        <w:tab w:val="clear" w:pos="0"/>
        <w:tab w:val="num" w:pos="432"/>
      </w:tabs>
      <w:spacing w:beforeLines="50" w:before="50" w:afterLines="50" w:after="50"/>
      <w:ind w:left="432" w:hanging="432"/>
    </w:pPr>
    <w:rPr>
      <w:rFonts w:ascii="Times New Roman" w:eastAsia="DengXian" w:hAnsi="Times New Roman"/>
      <w:b/>
      <w:bCs/>
      <w:i/>
      <w:iCs/>
      <w:kern w:val="2"/>
      <w:szCs w:val="20"/>
    </w:rPr>
  </w:style>
  <w:style w:type="character" w:customStyle="1" w:styleId="bodyChar">
    <w:name w:val="body Char"/>
    <w:basedOn w:val="DefaultParagraphFont"/>
    <w:link w:val="body"/>
    <w:rsid w:val="00301105"/>
    <w:rPr>
      <w:rFonts w:ascii="New York" w:eastAsia="SimSun" w:hAnsi="New York"/>
      <w:sz w:val="24"/>
      <w:lang w:val="en-US" w:eastAsia="en-US"/>
    </w:rPr>
  </w:style>
  <w:style w:type="paragraph" w:customStyle="1" w:styleId="mc-p">
    <w:name w:val="mc-p___"/>
    <w:basedOn w:val="Normal"/>
    <w:rsid w:val="0037070C"/>
    <w:pPr>
      <w:spacing w:before="100" w:beforeAutospacing="1" w:after="100" w:afterAutospacing="1"/>
    </w:pPr>
    <w:rPr>
      <w:rFonts w:ascii="Calibri" w:eastAsiaTheme="minorHAnsi" w:hAnsi="Calibri" w:cs="Calibri"/>
      <w:sz w:val="22"/>
      <w:szCs w:val="22"/>
      <w:lang w:eastAsia="en-GB"/>
    </w:rPr>
  </w:style>
  <w:style w:type="paragraph" w:customStyle="1" w:styleId="36">
    <w:name w:val="正文3"/>
    <w:rsid w:val="00A45241"/>
    <w:pPr>
      <w:jc w:val="both"/>
    </w:pPr>
    <w:rPr>
      <w:rFonts w:eastAsia="SimSun"/>
      <w:kern w:val="2"/>
      <w:sz w:val="21"/>
      <w:szCs w:val="21"/>
      <w:lang w:val="en-US" w:eastAsia="zh-CN"/>
    </w:rPr>
  </w:style>
  <w:style w:type="character" w:customStyle="1" w:styleId="listauto1Char">
    <w:name w:val="list auto 1 Char"/>
    <w:link w:val="listauto1"/>
    <w:locked/>
    <w:rsid w:val="00D56B59"/>
    <w:rPr>
      <w:rFonts w:ascii="SimSun" w:eastAsia="SimSun" w:hAnsi="SimSun"/>
      <w:b/>
      <w:bCs/>
      <w:lang w:eastAsia="en-US"/>
    </w:rPr>
  </w:style>
  <w:style w:type="paragraph" w:customStyle="1" w:styleId="listauto1">
    <w:name w:val="list auto 1"/>
    <w:basedOn w:val="Normal"/>
    <w:link w:val="listauto1Char"/>
    <w:rsid w:val="00D56B59"/>
    <w:pPr>
      <w:numPr>
        <w:numId w:val="485"/>
      </w:numPr>
      <w:spacing w:line="276" w:lineRule="auto"/>
      <w:contextualSpacing/>
      <w:jc w:val="both"/>
    </w:pPr>
    <w:rPr>
      <w:rFonts w:ascii="SimSun" w:eastAsia="SimSun" w:hAnsi="SimSun"/>
      <w:b/>
      <w:bCs/>
      <w:szCs w:val="20"/>
    </w:rPr>
  </w:style>
  <w:style w:type="paragraph" w:customStyle="1" w:styleId="listauto2">
    <w:name w:val="list auto 2"/>
    <w:basedOn w:val="Normal"/>
    <w:uiPriority w:val="99"/>
    <w:rsid w:val="00D56B59"/>
    <w:pPr>
      <w:numPr>
        <w:ilvl w:val="1"/>
        <w:numId w:val="485"/>
      </w:numPr>
      <w:spacing w:line="276" w:lineRule="auto"/>
      <w:ind w:left="990" w:hanging="540"/>
      <w:contextualSpacing/>
      <w:jc w:val="both"/>
    </w:pPr>
    <w:rPr>
      <w:rFonts w:ascii="SimSun" w:eastAsia="SimSun" w:hAnsi="SimSun"/>
      <w:b/>
      <w:bCs/>
      <w:sz w:val="22"/>
      <w:szCs w:val="22"/>
      <w:lang w:val="en-US"/>
    </w:rPr>
  </w:style>
  <w:style w:type="character" w:customStyle="1" w:styleId="mc-span">
    <w:name w:val="mc-span"/>
    <w:rsid w:val="00D84EC0"/>
  </w:style>
  <w:style w:type="paragraph" w:customStyle="1" w:styleId="a10">
    <w:name w:val="a1"/>
    <w:basedOn w:val="Normal"/>
    <w:rsid w:val="00CB7FB8"/>
    <w:pPr>
      <w:spacing w:before="100" w:beforeAutospacing="1" w:after="100" w:afterAutospacing="1"/>
    </w:pPr>
    <w:rPr>
      <w:rFonts w:ascii="SimSun" w:eastAsia="SimSun" w:hAnsi="SimSun" w:cs="SimSun"/>
      <w:sz w:val="2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0314">
      <w:bodyDiv w:val="1"/>
      <w:marLeft w:val="0"/>
      <w:marRight w:val="0"/>
      <w:marTop w:val="0"/>
      <w:marBottom w:val="0"/>
      <w:divBdr>
        <w:top w:val="none" w:sz="0" w:space="0" w:color="auto"/>
        <w:left w:val="none" w:sz="0" w:space="0" w:color="auto"/>
        <w:bottom w:val="none" w:sz="0" w:space="0" w:color="auto"/>
        <w:right w:val="none" w:sz="0" w:space="0" w:color="auto"/>
      </w:divBdr>
    </w:div>
    <w:div w:id="1595036">
      <w:bodyDiv w:val="1"/>
      <w:marLeft w:val="0"/>
      <w:marRight w:val="0"/>
      <w:marTop w:val="0"/>
      <w:marBottom w:val="0"/>
      <w:divBdr>
        <w:top w:val="none" w:sz="0" w:space="0" w:color="auto"/>
        <w:left w:val="none" w:sz="0" w:space="0" w:color="auto"/>
        <w:bottom w:val="none" w:sz="0" w:space="0" w:color="auto"/>
        <w:right w:val="none" w:sz="0" w:space="0" w:color="auto"/>
      </w:divBdr>
    </w:div>
    <w:div w:id="1706783">
      <w:bodyDiv w:val="1"/>
      <w:marLeft w:val="0"/>
      <w:marRight w:val="0"/>
      <w:marTop w:val="0"/>
      <w:marBottom w:val="0"/>
      <w:divBdr>
        <w:top w:val="none" w:sz="0" w:space="0" w:color="auto"/>
        <w:left w:val="none" w:sz="0" w:space="0" w:color="auto"/>
        <w:bottom w:val="none" w:sz="0" w:space="0" w:color="auto"/>
        <w:right w:val="none" w:sz="0" w:space="0" w:color="auto"/>
      </w:divBdr>
      <w:divsChild>
        <w:div w:id="451292181">
          <w:marLeft w:val="1166"/>
          <w:marRight w:val="0"/>
          <w:marTop w:val="240"/>
          <w:marBottom w:val="0"/>
          <w:divBdr>
            <w:top w:val="none" w:sz="0" w:space="0" w:color="auto"/>
            <w:left w:val="none" w:sz="0" w:space="0" w:color="auto"/>
            <w:bottom w:val="none" w:sz="0" w:space="0" w:color="auto"/>
            <w:right w:val="none" w:sz="0" w:space="0" w:color="auto"/>
          </w:divBdr>
        </w:div>
        <w:div w:id="1022244565">
          <w:marLeft w:val="1800"/>
          <w:marRight w:val="0"/>
          <w:marTop w:val="240"/>
          <w:marBottom w:val="0"/>
          <w:divBdr>
            <w:top w:val="none" w:sz="0" w:space="0" w:color="auto"/>
            <w:left w:val="none" w:sz="0" w:space="0" w:color="auto"/>
            <w:bottom w:val="none" w:sz="0" w:space="0" w:color="auto"/>
            <w:right w:val="none" w:sz="0" w:space="0" w:color="auto"/>
          </w:divBdr>
        </w:div>
        <w:div w:id="1238326136">
          <w:marLeft w:val="547"/>
          <w:marRight w:val="0"/>
          <w:marTop w:val="134"/>
          <w:marBottom w:val="0"/>
          <w:divBdr>
            <w:top w:val="none" w:sz="0" w:space="0" w:color="auto"/>
            <w:left w:val="none" w:sz="0" w:space="0" w:color="auto"/>
            <w:bottom w:val="none" w:sz="0" w:space="0" w:color="auto"/>
            <w:right w:val="none" w:sz="0" w:space="0" w:color="auto"/>
          </w:divBdr>
        </w:div>
        <w:div w:id="1331718463">
          <w:marLeft w:val="1800"/>
          <w:marRight w:val="0"/>
          <w:marTop w:val="240"/>
          <w:marBottom w:val="0"/>
          <w:divBdr>
            <w:top w:val="none" w:sz="0" w:space="0" w:color="auto"/>
            <w:left w:val="none" w:sz="0" w:space="0" w:color="auto"/>
            <w:bottom w:val="none" w:sz="0" w:space="0" w:color="auto"/>
            <w:right w:val="none" w:sz="0" w:space="0" w:color="auto"/>
          </w:divBdr>
        </w:div>
        <w:div w:id="1723754092">
          <w:marLeft w:val="1800"/>
          <w:marRight w:val="0"/>
          <w:marTop w:val="240"/>
          <w:marBottom w:val="0"/>
          <w:divBdr>
            <w:top w:val="none" w:sz="0" w:space="0" w:color="auto"/>
            <w:left w:val="none" w:sz="0" w:space="0" w:color="auto"/>
            <w:bottom w:val="none" w:sz="0" w:space="0" w:color="auto"/>
            <w:right w:val="none" w:sz="0" w:space="0" w:color="auto"/>
          </w:divBdr>
        </w:div>
        <w:div w:id="1898932128">
          <w:marLeft w:val="1800"/>
          <w:marRight w:val="0"/>
          <w:marTop w:val="240"/>
          <w:marBottom w:val="0"/>
          <w:divBdr>
            <w:top w:val="none" w:sz="0" w:space="0" w:color="auto"/>
            <w:left w:val="none" w:sz="0" w:space="0" w:color="auto"/>
            <w:bottom w:val="none" w:sz="0" w:space="0" w:color="auto"/>
            <w:right w:val="none" w:sz="0" w:space="0" w:color="auto"/>
          </w:divBdr>
        </w:div>
        <w:div w:id="1971281369">
          <w:marLeft w:val="1166"/>
          <w:marRight w:val="0"/>
          <w:marTop w:val="240"/>
          <w:marBottom w:val="0"/>
          <w:divBdr>
            <w:top w:val="none" w:sz="0" w:space="0" w:color="auto"/>
            <w:left w:val="none" w:sz="0" w:space="0" w:color="auto"/>
            <w:bottom w:val="none" w:sz="0" w:space="0" w:color="auto"/>
            <w:right w:val="none" w:sz="0" w:space="0" w:color="auto"/>
          </w:divBdr>
        </w:div>
        <w:div w:id="2128114291">
          <w:marLeft w:val="1166"/>
          <w:marRight w:val="0"/>
          <w:marTop w:val="240"/>
          <w:marBottom w:val="0"/>
          <w:divBdr>
            <w:top w:val="none" w:sz="0" w:space="0" w:color="auto"/>
            <w:left w:val="none" w:sz="0" w:space="0" w:color="auto"/>
            <w:bottom w:val="none" w:sz="0" w:space="0" w:color="auto"/>
            <w:right w:val="none" w:sz="0" w:space="0" w:color="auto"/>
          </w:divBdr>
        </w:div>
      </w:divsChild>
    </w:div>
    <w:div w:id="2099400">
      <w:bodyDiv w:val="1"/>
      <w:marLeft w:val="0"/>
      <w:marRight w:val="0"/>
      <w:marTop w:val="0"/>
      <w:marBottom w:val="0"/>
      <w:divBdr>
        <w:top w:val="none" w:sz="0" w:space="0" w:color="auto"/>
        <w:left w:val="none" w:sz="0" w:space="0" w:color="auto"/>
        <w:bottom w:val="none" w:sz="0" w:space="0" w:color="auto"/>
        <w:right w:val="none" w:sz="0" w:space="0" w:color="auto"/>
      </w:divBdr>
    </w:div>
    <w:div w:id="2251058">
      <w:bodyDiv w:val="1"/>
      <w:marLeft w:val="0"/>
      <w:marRight w:val="0"/>
      <w:marTop w:val="0"/>
      <w:marBottom w:val="0"/>
      <w:divBdr>
        <w:top w:val="none" w:sz="0" w:space="0" w:color="auto"/>
        <w:left w:val="none" w:sz="0" w:space="0" w:color="auto"/>
        <w:bottom w:val="none" w:sz="0" w:space="0" w:color="auto"/>
        <w:right w:val="none" w:sz="0" w:space="0" w:color="auto"/>
      </w:divBdr>
    </w:div>
    <w:div w:id="2784589">
      <w:bodyDiv w:val="1"/>
      <w:marLeft w:val="0"/>
      <w:marRight w:val="0"/>
      <w:marTop w:val="0"/>
      <w:marBottom w:val="0"/>
      <w:divBdr>
        <w:top w:val="none" w:sz="0" w:space="0" w:color="auto"/>
        <w:left w:val="none" w:sz="0" w:space="0" w:color="auto"/>
        <w:bottom w:val="none" w:sz="0" w:space="0" w:color="auto"/>
        <w:right w:val="none" w:sz="0" w:space="0" w:color="auto"/>
      </w:divBdr>
    </w:div>
    <w:div w:id="3358910">
      <w:bodyDiv w:val="1"/>
      <w:marLeft w:val="0"/>
      <w:marRight w:val="0"/>
      <w:marTop w:val="0"/>
      <w:marBottom w:val="0"/>
      <w:divBdr>
        <w:top w:val="none" w:sz="0" w:space="0" w:color="auto"/>
        <w:left w:val="none" w:sz="0" w:space="0" w:color="auto"/>
        <w:bottom w:val="none" w:sz="0" w:space="0" w:color="auto"/>
        <w:right w:val="none" w:sz="0" w:space="0" w:color="auto"/>
      </w:divBdr>
    </w:div>
    <w:div w:id="3559425">
      <w:bodyDiv w:val="1"/>
      <w:marLeft w:val="0"/>
      <w:marRight w:val="0"/>
      <w:marTop w:val="0"/>
      <w:marBottom w:val="0"/>
      <w:divBdr>
        <w:top w:val="none" w:sz="0" w:space="0" w:color="auto"/>
        <w:left w:val="none" w:sz="0" w:space="0" w:color="auto"/>
        <w:bottom w:val="none" w:sz="0" w:space="0" w:color="auto"/>
        <w:right w:val="none" w:sz="0" w:space="0" w:color="auto"/>
      </w:divBdr>
    </w:div>
    <w:div w:id="3629119">
      <w:bodyDiv w:val="1"/>
      <w:marLeft w:val="0"/>
      <w:marRight w:val="0"/>
      <w:marTop w:val="0"/>
      <w:marBottom w:val="0"/>
      <w:divBdr>
        <w:top w:val="none" w:sz="0" w:space="0" w:color="auto"/>
        <w:left w:val="none" w:sz="0" w:space="0" w:color="auto"/>
        <w:bottom w:val="none" w:sz="0" w:space="0" w:color="auto"/>
        <w:right w:val="none" w:sz="0" w:space="0" w:color="auto"/>
      </w:divBdr>
    </w:div>
    <w:div w:id="3829941">
      <w:bodyDiv w:val="1"/>
      <w:marLeft w:val="0"/>
      <w:marRight w:val="0"/>
      <w:marTop w:val="0"/>
      <w:marBottom w:val="0"/>
      <w:divBdr>
        <w:top w:val="none" w:sz="0" w:space="0" w:color="auto"/>
        <w:left w:val="none" w:sz="0" w:space="0" w:color="auto"/>
        <w:bottom w:val="none" w:sz="0" w:space="0" w:color="auto"/>
        <w:right w:val="none" w:sz="0" w:space="0" w:color="auto"/>
      </w:divBdr>
      <w:divsChild>
        <w:div w:id="808130952">
          <w:marLeft w:val="1886"/>
          <w:marRight w:val="0"/>
          <w:marTop w:val="115"/>
          <w:marBottom w:val="0"/>
          <w:divBdr>
            <w:top w:val="none" w:sz="0" w:space="0" w:color="auto"/>
            <w:left w:val="none" w:sz="0" w:space="0" w:color="auto"/>
            <w:bottom w:val="none" w:sz="0" w:space="0" w:color="auto"/>
            <w:right w:val="none" w:sz="0" w:space="0" w:color="auto"/>
          </w:divBdr>
        </w:div>
        <w:div w:id="1045711944">
          <w:marLeft w:val="1526"/>
          <w:marRight w:val="0"/>
          <w:marTop w:val="115"/>
          <w:marBottom w:val="0"/>
          <w:divBdr>
            <w:top w:val="none" w:sz="0" w:space="0" w:color="auto"/>
            <w:left w:val="none" w:sz="0" w:space="0" w:color="auto"/>
            <w:bottom w:val="none" w:sz="0" w:space="0" w:color="auto"/>
            <w:right w:val="none" w:sz="0" w:space="0" w:color="auto"/>
          </w:divBdr>
        </w:div>
        <w:div w:id="1872961057">
          <w:marLeft w:val="1526"/>
          <w:marRight w:val="0"/>
          <w:marTop w:val="115"/>
          <w:marBottom w:val="0"/>
          <w:divBdr>
            <w:top w:val="none" w:sz="0" w:space="0" w:color="auto"/>
            <w:left w:val="none" w:sz="0" w:space="0" w:color="auto"/>
            <w:bottom w:val="none" w:sz="0" w:space="0" w:color="auto"/>
            <w:right w:val="none" w:sz="0" w:space="0" w:color="auto"/>
          </w:divBdr>
        </w:div>
      </w:divsChild>
    </w:div>
    <w:div w:id="4745724">
      <w:bodyDiv w:val="1"/>
      <w:marLeft w:val="0"/>
      <w:marRight w:val="0"/>
      <w:marTop w:val="0"/>
      <w:marBottom w:val="0"/>
      <w:divBdr>
        <w:top w:val="none" w:sz="0" w:space="0" w:color="auto"/>
        <w:left w:val="none" w:sz="0" w:space="0" w:color="auto"/>
        <w:bottom w:val="none" w:sz="0" w:space="0" w:color="auto"/>
        <w:right w:val="none" w:sz="0" w:space="0" w:color="auto"/>
      </w:divBdr>
      <w:divsChild>
        <w:div w:id="263925945">
          <w:marLeft w:val="1166"/>
          <w:marRight w:val="0"/>
          <w:marTop w:val="134"/>
          <w:marBottom w:val="0"/>
          <w:divBdr>
            <w:top w:val="none" w:sz="0" w:space="0" w:color="auto"/>
            <w:left w:val="none" w:sz="0" w:space="0" w:color="auto"/>
            <w:bottom w:val="none" w:sz="0" w:space="0" w:color="auto"/>
            <w:right w:val="none" w:sz="0" w:space="0" w:color="auto"/>
          </w:divBdr>
        </w:div>
        <w:div w:id="439879927">
          <w:marLeft w:val="1166"/>
          <w:marRight w:val="0"/>
          <w:marTop w:val="134"/>
          <w:marBottom w:val="0"/>
          <w:divBdr>
            <w:top w:val="none" w:sz="0" w:space="0" w:color="auto"/>
            <w:left w:val="none" w:sz="0" w:space="0" w:color="auto"/>
            <w:bottom w:val="none" w:sz="0" w:space="0" w:color="auto"/>
            <w:right w:val="none" w:sz="0" w:space="0" w:color="auto"/>
          </w:divBdr>
        </w:div>
        <w:div w:id="921183055">
          <w:marLeft w:val="1166"/>
          <w:marRight w:val="0"/>
          <w:marTop w:val="134"/>
          <w:marBottom w:val="0"/>
          <w:divBdr>
            <w:top w:val="none" w:sz="0" w:space="0" w:color="auto"/>
            <w:left w:val="none" w:sz="0" w:space="0" w:color="auto"/>
            <w:bottom w:val="none" w:sz="0" w:space="0" w:color="auto"/>
            <w:right w:val="none" w:sz="0" w:space="0" w:color="auto"/>
          </w:divBdr>
        </w:div>
        <w:div w:id="2056349127">
          <w:marLeft w:val="547"/>
          <w:marRight w:val="0"/>
          <w:marTop w:val="154"/>
          <w:marBottom w:val="0"/>
          <w:divBdr>
            <w:top w:val="none" w:sz="0" w:space="0" w:color="auto"/>
            <w:left w:val="none" w:sz="0" w:space="0" w:color="auto"/>
            <w:bottom w:val="none" w:sz="0" w:space="0" w:color="auto"/>
            <w:right w:val="none" w:sz="0" w:space="0" w:color="auto"/>
          </w:divBdr>
        </w:div>
        <w:div w:id="2112429114">
          <w:marLeft w:val="1166"/>
          <w:marRight w:val="0"/>
          <w:marTop w:val="134"/>
          <w:marBottom w:val="0"/>
          <w:divBdr>
            <w:top w:val="none" w:sz="0" w:space="0" w:color="auto"/>
            <w:left w:val="none" w:sz="0" w:space="0" w:color="auto"/>
            <w:bottom w:val="none" w:sz="0" w:space="0" w:color="auto"/>
            <w:right w:val="none" w:sz="0" w:space="0" w:color="auto"/>
          </w:divBdr>
        </w:div>
      </w:divsChild>
    </w:div>
    <w:div w:id="4946945">
      <w:bodyDiv w:val="1"/>
      <w:marLeft w:val="0"/>
      <w:marRight w:val="0"/>
      <w:marTop w:val="0"/>
      <w:marBottom w:val="0"/>
      <w:divBdr>
        <w:top w:val="none" w:sz="0" w:space="0" w:color="auto"/>
        <w:left w:val="none" w:sz="0" w:space="0" w:color="auto"/>
        <w:bottom w:val="none" w:sz="0" w:space="0" w:color="auto"/>
        <w:right w:val="none" w:sz="0" w:space="0" w:color="auto"/>
      </w:divBdr>
      <w:divsChild>
        <w:div w:id="141586243">
          <w:marLeft w:val="1800"/>
          <w:marRight w:val="0"/>
          <w:marTop w:val="96"/>
          <w:marBottom w:val="0"/>
          <w:divBdr>
            <w:top w:val="none" w:sz="0" w:space="0" w:color="auto"/>
            <w:left w:val="none" w:sz="0" w:space="0" w:color="auto"/>
            <w:bottom w:val="none" w:sz="0" w:space="0" w:color="auto"/>
            <w:right w:val="none" w:sz="0" w:space="0" w:color="auto"/>
          </w:divBdr>
        </w:div>
        <w:div w:id="156582925">
          <w:marLeft w:val="1166"/>
          <w:marRight w:val="0"/>
          <w:marTop w:val="115"/>
          <w:marBottom w:val="0"/>
          <w:divBdr>
            <w:top w:val="none" w:sz="0" w:space="0" w:color="auto"/>
            <w:left w:val="none" w:sz="0" w:space="0" w:color="auto"/>
            <w:bottom w:val="none" w:sz="0" w:space="0" w:color="auto"/>
            <w:right w:val="none" w:sz="0" w:space="0" w:color="auto"/>
          </w:divBdr>
        </w:div>
        <w:div w:id="219706605">
          <w:marLeft w:val="1800"/>
          <w:marRight w:val="0"/>
          <w:marTop w:val="96"/>
          <w:marBottom w:val="0"/>
          <w:divBdr>
            <w:top w:val="none" w:sz="0" w:space="0" w:color="auto"/>
            <w:left w:val="none" w:sz="0" w:space="0" w:color="auto"/>
            <w:bottom w:val="none" w:sz="0" w:space="0" w:color="auto"/>
            <w:right w:val="none" w:sz="0" w:space="0" w:color="auto"/>
          </w:divBdr>
        </w:div>
        <w:div w:id="922304442">
          <w:marLeft w:val="1166"/>
          <w:marRight w:val="0"/>
          <w:marTop w:val="115"/>
          <w:marBottom w:val="0"/>
          <w:divBdr>
            <w:top w:val="none" w:sz="0" w:space="0" w:color="auto"/>
            <w:left w:val="none" w:sz="0" w:space="0" w:color="auto"/>
            <w:bottom w:val="none" w:sz="0" w:space="0" w:color="auto"/>
            <w:right w:val="none" w:sz="0" w:space="0" w:color="auto"/>
          </w:divBdr>
        </w:div>
        <w:div w:id="937106235">
          <w:marLeft w:val="1166"/>
          <w:marRight w:val="0"/>
          <w:marTop w:val="115"/>
          <w:marBottom w:val="0"/>
          <w:divBdr>
            <w:top w:val="none" w:sz="0" w:space="0" w:color="auto"/>
            <w:left w:val="none" w:sz="0" w:space="0" w:color="auto"/>
            <w:bottom w:val="none" w:sz="0" w:space="0" w:color="auto"/>
            <w:right w:val="none" w:sz="0" w:space="0" w:color="auto"/>
          </w:divBdr>
        </w:div>
        <w:div w:id="1431001091">
          <w:marLeft w:val="547"/>
          <w:marRight w:val="0"/>
          <w:marTop w:val="130"/>
          <w:marBottom w:val="0"/>
          <w:divBdr>
            <w:top w:val="none" w:sz="0" w:space="0" w:color="auto"/>
            <w:left w:val="none" w:sz="0" w:space="0" w:color="auto"/>
            <w:bottom w:val="none" w:sz="0" w:space="0" w:color="auto"/>
            <w:right w:val="none" w:sz="0" w:space="0" w:color="auto"/>
          </w:divBdr>
        </w:div>
      </w:divsChild>
    </w:div>
    <w:div w:id="5140079">
      <w:bodyDiv w:val="1"/>
      <w:marLeft w:val="0"/>
      <w:marRight w:val="0"/>
      <w:marTop w:val="0"/>
      <w:marBottom w:val="0"/>
      <w:divBdr>
        <w:top w:val="none" w:sz="0" w:space="0" w:color="auto"/>
        <w:left w:val="none" w:sz="0" w:space="0" w:color="auto"/>
        <w:bottom w:val="none" w:sz="0" w:space="0" w:color="auto"/>
        <w:right w:val="none" w:sz="0" w:space="0" w:color="auto"/>
      </w:divBdr>
    </w:div>
    <w:div w:id="6179295">
      <w:bodyDiv w:val="1"/>
      <w:marLeft w:val="0"/>
      <w:marRight w:val="0"/>
      <w:marTop w:val="0"/>
      <w:marBottom w:val="0"/>
      <w:divBdr>
        <w:top w:val="none" w:sz="0" w:space="0" w:color="auto"/>
        <w:left w:val="none" w:sz="0" w:space="0" w:color="auto"/>
        <w:bottom w:val="none" w:sz="0" w:space="0" w:color="auto"/>
        <w:right w:val="none" w:sz="0" w:space="0" w:color="auto"/>
      </w:divBdr>
    </w:div>
    <w:div w:id="6182374">
      <w:bodyDiv w:val="1"/>
      <w:marLeft w:val="0"/>
      <w:marRight w:val="0"/>
      <w:marTop w:val="0"/>
      <w:marBottom w:val="0"/>
      <w:divBdr>
        <w:top w:val="none" w:sz="0" w:space="0" w:color="auto"/>
        <w:left w:val="none" w:sz="0" w:space="0" w:color="auto"/>
        <w:bottom w:val="none" w:sz="0" w:space="0" w:color="auto"/>
        <w:right w:val="none" w:sz="0" w:space="0" w:color="auto"/>
      </w:divBdr>
    </w:div>
    <w:div w:id="6753933">
      <w:bodyDiv w:val="1"/>
      <w:marLeft w:val="0"/>
      <w:marRight w:val="0"/>
      <w:marTop w:val="0"/>
      <w:marBottom w:val="0"/>
      <w:divBdr>
        <w:top w:val="none" w:sz="0" w:space="0" w:color="auto"/>
        <w:left w:val="none" w:sz="0" w:space="0" w:color="auto"/>
        <w:bottom w:val="none" w:sz="0" w:space="0" w:color="auto"/>
        <w:right w:val="none" w:sz="0" w:space="0" w:color="auto"/>
      </w:divBdr>
      <w:divsChild>
        <w:div w:id="219094315">
          <w:marLeft w:val="0"/>
          <w:marRight w:val="0"/>
          <w:marTop w:val="0"/>
          <w:marBottom w:val="0"/>
          <w:divBdr>
            <w:top w:val="none" w:sz="0" w:space="0" w:color="auto"/>
            <w:left w:val="none" w:sz="0" w:space="0" w:color="auto"/>
            <w:bottom w:val="none" w:sz="0" w:space="0" w:color="auto"/>
            <w:right w:val="none" w:sz="0" w:space="0" w:color="auto"/>
          </w:divBdr>
          <w:divsChild>
            <w:div w:id="169568520">
              <w:marLeft w:val="0"/>
              <w:marRight w:val="0"/>
              <w:marTop w:val="0"/>
              <w:marBottom w:val="0"/>
              <w:divBdr>
                <w:top w:val="none" w:sz="0" w:space="0" w:color="auto"/>
                <w:left w:val="none" w:sz="0" w:space="0" w:color="auto"/>
                <w:bottom w:val="none" w:sz="0" w:space="0" w:color="auto"/>
                <w:right w:val="none" w:sz="0" w:space="0" w:color="auto"/>
              </w:divBdr>
            </w:div>
            <w:div w:id="176696020">
              <w:marLeft w:val="0"/>
              <w:marRight w:val="0"/>
              <w:marTop w:val="0"/>
              <w:marBottom w:val="0"/>
              <w:divBdr>
                <w:top w:val="none" w:sz="0" w:space="0" w:color="auto"/>
                <w:left w:val="none" w:sz="0" w:space="0" w:color="auto"/>
                <w:bottom w:val="none" w:sz="0" w:space="0" w:color="auto"/>
                <w:right w:val="none" w:sz="0" w:space="0" w:color="auto"/>
              </w:divBdr>
            </w:div>
            <w:div w:id="729231250">
              <w:marLeft w:val="0"/>
              <w:marRight w:val="0"/>
              <w:marTop w:val="0"/>
              <w:marBottom w:val="0"/>
              <w:divBdr>
                <w:top w:val="none" w:sz="0" w:space="0" w:color="auto"/>
                <w:left w:val="none" w:sz="0" w:space="0" w:color="auto"/>
                <w:bottom w:val="none" w:sz="0" w:space="0" w:color="auto"/>
                <w:right w:val="none" w:sz="0" w:space="0" w:color="auto"/>
              </w:divBdr>
            </w:div>
            <w:div w:id="187754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9641">
      <w:bodyDiv w:val="1"/>
      <w:marLeft w:val="0"/>
      <w:marRight w:val="0"/>
      <w:marTop w:val="0"/>
      <w:marBottom w:val="0"/>
      <w:divBdr>
        <w:top w:val="none" w:sz="0" w:space="0" w:color="auto"/>
        <w:left w:val="none" w:sz="0" w:space="0" w:color="auto"/>
        <w:bottom w:val="none" w:sz="0" w:space="0" w:color="auto"/>
        <w:right w:val="none" w:sz="0" w:space="0" w:color="auto"/>
      </w:divBdr>
      <w:divsChild>
        <w:div w:id="321355124">
          <w:marLeft w:val="1166"/>
          <w:marRight w:val="0"/>
          <w:marTop w:val="96"/>
          <w:marBottom w:val="0"/>
          <w:divBdr>
            <w:top w:val="none" w:sz="0" w:space="0" w:color="auto"/>
            <w:left w:val="none" w:sz="0" w:space="0" w:color="auto"/>
            <w:bottom w:val="none" w:sz="0" w:space="0" w:color="auto"/>
            <w:right w:val="none" w:sz="0" w:space="0" w:color="auto"/>
          </w:divBdr>
        </w:div>
        <w:div w:id="922879527">
          <w:marLeft w:val="547"/>
          <w:marRight w:val="0"/>
          <w:marTop w:val="115"/>
          <w:marBottom w:val="0"/>
          <w:divBdr>
            <w:top w:val="none" w:sz="0" w:space="0" w:color="auto"/>
            <w:left w:val="none" w:sz="0" w:space="0" w:color="auto"/>
            <w:bottom w:val="none" w:sz="0" w:space="0" w:color="auto"/>
            <w:right w:val="none" w:sz="0" w:space="0" w:color="auto"/>
          </w:divBdr>
        </w:div>
      </w:divsChild>
    </w:div>
    <w:div w:id="7873752">
      <w:bodyDiv w:val="1"/>
      <w:marLeft w:val="0"/>
      <w:marRight w:val="0"/>
      <w:marTop w:val="0"/>
      <w:marBottom w:val="0"/>
      <w:divBdr>
        <w:top w:val="none" w:sz="0" w:space="0" w:color="auto"/>
        <w:left w:val="none" w:sz="0" w:space="0" w:color="auto"/>
        <w:bottom w:val="none" w:sz="0" w:space="0" w:color="auto"/>
        <w:right w:val="none" w:sz="0" w:space="0" w:color="auto"/>
      </w:divBdr>
    </w:div>
    <w:div w:id="9181059">
      <w:bodyDiv w:val="1"/>
      <w:marLeft w:val="0"/>
      <w:marRight w:val="0"/>
      <w:marTop w:val="0"/>
      <w:marBottom w:val="0"/>
      <w:divBdr>
        <w:top w:val="none" w:sz="0" w:space="0" w:color="auto"/>
        <w:left w:val="none" w:sz="0" w:space="0" w:color="auto"/>
        <w:bottom w:val="none" w:sz="0" w:space="0" w:color="auto"/>
        <w:right w:val="none" w:sz="0" w:space="0" w:color="auto"/>
      </w:divBdr>
    </w:div>
    <w:div w:id="9334979">
      <w:bodyDiv w:val="1"/>
      <w:marLeft w:val="0"/>
      <w:marRight w:val="0"/>
      <w:marTop w:val="0"/>
      <w:marBottom w:val="0"/>
      <w:divBdr>
        <w:top w:val="none" w:sz="0" w:space="0" w:color="auto"/>
        <w:left w:val="none" w:sz="0" w:space="0" w:color="auto"/>
        <w:bottom w:val="none" w:sz="0" w:space="0" w:color="auto"/>
        <w:right w:val="none" w:sz="0" w:space="0" w:color="auto"/>
      </w:divBdr>
    </w:div>
    <w:div w:id="10038829">
      <w:bodyDiv w:val="1"/>
      <w:marLeft w:val="0"/>
      <w:marRight w:val="0"/>
      <w:marTop w:val="0"/>
      <w:marBottom w:val="0"/>
      <w:divBdr>
        <w:top w:val="none" w:sz="0" w:space="0" w:color="auto"/>
        <w:left w:val="none" w:sz="0" w:space="0" w:color="auto"/>
        <w:bottom w:val="none" w:sz="0" w:space="0" w:color="auto"/>
        <w:right w:val="none" w:sz="0" w:space="0" w:color="auto"/>
      </w:divBdr>
    </w:div>
    <w:div w:id="10571015">
      <w:bodyDiv w:val="1"/>
      <w:marLeft w:val="0"/>
      <w:marRight w:val="0"/>
      <w:marTop w:val="0"/>
      <w:marBottom w:val="0"/>
      <w:divBdr>
        <w:top w:val="none" w:sz="0" w:space="0" w:color="auto"/>
        <w:left w:val="none" w:sz="0" w:space="0" w:color="auto"/>
        <w:bottom w:val="none" w:sz="0" w:space="0" w:color="auto"/>
        <w:right w:val="none" w:sz="0" w:space="0" w:color="auto"/>
      </w:divBdr>
    </w:div>
    <w:div w:id="11036299">
      <w:bodyDiv w:val="1"/>
      <w:marLeft w:val="0"/>
      <w:marRight w:val="0"/>
      <w:marTop w:val="0"/>
      <w:marBottom w:val="0"/>
      <w:divBdr>
        <w:top w:val="none" w:sz="0" w:space="0" w:color="auto"/>
        <w:left w:val="none" w:sz="0" w:space="0" w:color="auto"/>
        <w:bottom w:val="none" w:sz="0" w:space="0" w:color="auto"/>
        <w:right w:val="none" w:sz="0" w:space="0" w:color="auto"/>
      </w:divBdr>
      <w:divsChild>
        <w:div w:id="953562402">
          <w:marLeft w:val="547"/>
          <w:marRight w:val="0"/>
          <w:marTop w:val="134"/>
          <w:marBottom w:val="0"/>
          <w:divBdr>
            <w:top w:val="none" w:sz="0" w:space="0" w:color="auto"/>
            <w:left w:val="none" w:sz="0" w:space="0" w:color="auto"/>
            <w:bottom w:val="none" w:sz="0" w:space="0" w:color="auto"/>
            <w:right w:val="none" w:sz="0" w:space="0" w:color="auto"/>
          </w:divBdr>
        </w:div>
        <w:div w:id="1955821306">
          <w:marLeft w:val="547"/>
          <w:marRight w:val="0"/>
          <w:marTop w:val="134"/>
          <w:marBottom w:val="0"/>
          <w:divBdr>
            <w:top w:val="none" w:sz="0" w:space="0" w:color="auto"/>
            <w:left w:val="none" w:sz="0" w:space="0" w:color="auto"/>
            <w:bottom w:val="none" w:sz="0" w:space="0" w:color="auto"/>
            <w:right w:val="none" w:sz="0" w:space="0" w:color="auto"/>
          </w:divBdr>
        </w:div>
      </w:divsChild>
    </w:div>
    <w:div w:id="11617055">
      <w:bodyDiv w:val="1"/>
      <w:marLeft w:val="0"/>
      <w:marRight w:val="0"/>
      <w:marTop w:val="0"/>
      <w:marBottom w:val="0"/>
      <w:divBdr>
        <w:top w:val="none" w:sz="0" w:space="0" w:color="auto"/>
        <w:left w:val="none" w:sz="0" w:space="0" w:color="auto"/>
        <w:bottom w:val="none" w:sz="0" w:space="0" w:color="auto"/>
        <w:right w:val="none" w:sz="0" w:space="0" w:color="auto"/>
      </w:divBdr>
      <w:divsChild>
        <w:div w:id="217515571">
          <w:marLeft w:val="1166"/>
          <w:marRight w:val="0"/>
          <w:marTop w:val="96"/>
          <w:marBottom w:val="0"/>
          <w:divBdr>
            <w:top w:val="none" w:sz="0" w:space="0" w:color="auto"/>
            <w:left w:val="none" w:sz="0" w:space="0" w:color="auto"/>
            <w:bottom w:val="none" w:sz="0" w:space="0" w:color="auto"/>
            <w:right w:val="none" w:sz="0" w:space="0" w:color="auto"/>
          </w:divBdr>
        </w:div>
        <w:div w:id="479269274">
          <w:marLeft w:val="1800"/>
          <w:marRight w:val="0"/>
          <w:marTop w:val="86"/>
          <w:marBottom w:val="0"/>
          <w:divBdr>
            <w:top w:val="none" w:sz="0" w:space="0" w:color="auto"/>
            <w:left w:val="none" w:sz="0" w:space="0" w:color="auto"/>
            <w:bottom w:val="none" w:sz="0" w:space="0" w:color="auto"/>
            <w:right w:val="none" w:sz="0" w:space="0" w:color="auto"/>
          </w:divBdr>
        </w:div>
        <w:div w:id="608129043">
          <w:marLeft w:val="1800"/>
          <w:marRight w:val="0"/>
          <w:marTop w:val="86"/>
          <w:marBottom w:val="0"/>
          <w:divBdr>
            <w:top w:val="none" w:sz="0" w:space="0" w:color="auto"/>
            <w:left w:val="none" w:sz="0" w:space="0" w:color="auto"/>
            <w:bottom w:val="none" w:sz="0" w:space="0" w:color="auto"/>
            <w:right w:val="none" w:sz="0" w:space="0" w:color="auto"/>
          </w:divBdr>
        </w:div>
        <w:div w:id="776221357">
          <w:marLeft w:val="547"/>
          <w:marRight w:val="0"/>
          <w:marTop w:val="115"/>
          <w:marBottom w:val="0"/>
          <w:divBdr>
            <w:top w:val="none" w:sz="0" w:space="0" w:color="auto"/>
            <w:left w:val="none" w:sz="0" w:space="0" w:color="auto"/>
            <w:bottom w:val="none" w:sz="0" w:space="0" w:color="auto"/>
            <w:right w:val="none" w:sz="0" w:space="0" w:color="auto"/>
          </w:divBdr>
        </w:div>
        <w:div w:id="1049112649">
          <w:marLeft w:val="1166"/>
          <w:marRight w:val="0"/>
          <w:marTop w:val="96"/>
          <w:marBottom w:val="0"/>
          <w:divBdr>
            <w:top w:val="none" w:sz="0" w:space="0" w:color="auto"/>
            <w:left w:val="none" w:sz="0" w:space="0" w:color="auto"/>
            <w:bottom w:val="none" w:sz="0" w:space="0" w:color="auto"/>
            <w:right w:val="none" w:sz="0" w:space="0" w:color="auto"/>
          </w:divBdr>
        </w:div>
        <w:div w:id="1172140705">
          <w:marLeft w:val="1166"/>
          <w:marRight w:val="0"/>
          <w:marTop w:val="96"/>
          <w:marBottom w:val="0"/>
          <w:divBdr>
            <w:top w:val="none" w:sz="0" w:space="0" w:color="auto"/>
            <w:left w:val="none" w:sz="0" w:space="0" w:color="auto"/>
            <w:bottom w:val="none" w:sz="0" w:space="0" w:color="auto"/>
            <w:right w:val="none" w:sz="0" w:space="0" w:color="auto"/>
          </w:divBdr>
        </w:div>
        <w:div w:id="1873182003">
          <w:marLeft w:val="1166"/>
          <w:marRight w:val="0"/>
          <w:marTop w:val="96"/>
          <w:marBottom w:val="0"/>
          <w:divBdr>
            <w:top w:val="none" w:sz="0" w:space="0" w:color="auto"/>
            <w:left w:val="none" w:sz="0" w:space="0" w:color="auto"/>
            <w:bottom w:val="none" w:sz="0" w:space="0" w:color="auto"/>
            <w:right w:val="none" w:sz="0" w:space="0" w:color="auto"/>
          </w:divBdr>
        </w:div>
        <w:div w:id="2014069489">
          <w:marLeft w:val="1166"/>
          <w:marRight w:val="0"/>
          <w:marTop w:val="96"/>
          <w:marBottom w:val="0"/>
          <w:divBdr>
            <w:top w:val="none" w:sz="0" w:space="0" w:color="auto"/>
            <w:left w:val="none" w:sz="0" w:space="0" w:color="auto"/>
            <w:bottom w:val="none" w:sz="0" w:space="0" w:color="auto"/>
            <w:right w:val="none" w:sz="0" w:space="0" w:color="auto"/>
          </w:divBdr>
        </w:div>
      </w:divsChild>
    </w:div>
    <w:div w:id="12192337">
      <w:bodyDiv w:val="1"/>
      <w:marLeft w:val="0"/>
      <w:marRight w:val="0"/>
      <w:marTop w:val="0"/>
      <w:marBottom w:val="0"/>
      <w:divBdr>
        <w:top w:val="none" w:sz="0" w:space="0" w:color="auto"/>
        <w:left w:val="none" w:sz="0" w:space="0" w:color="auto"/>
        <w:bottom w:val="none" w:sz="0" w:space="0" w:color="auto"/>
        <w:right w:val="none" w:sz="0" w:space="0" w:color="auto"/>
      </w:divBdr>
      <w:divsChild>
        <w:div w:id="215237086">
          <w:marLeft w:val="360"/>
          <w:marRight w:val="0"/>
          <w:marTop w:val="200"/>
          <w:marBottom w:val="0"/>
          <w:divBdr>
            <w:top w:val="none" w:sz="0" w:space="0" w:color="auto"/>
            <w:left w:val="none" w:sz="0" w:space="0" w:color="auto"/>
            <w:bottom w:val="none" w:sz="0" w:space="0" w:color="auto"/>
            <w:right w:val="none" w:sz="0" w:space="0" w:color="auto"/>
          </w:divBdr>
        </w:div>
        <w:div w:id="322784441">
          <w:marLeft w:val="1080"/>
          <w:marRight w:val="0"/>
          <w:marTop w:val="100"/>
          <w:marBottom w:val="0"/>
          <w:divBdr>
            <w:top w:val="none" w:sz="0" w:space="0" w:color="auto"/>
            <w:left w:val="none" w:sz="0" w:space="0" w:color="auto"/>
            <w:bottom w:val="none" w:sz="0" w:space="0" w:color="auto"/>
            <w:right w:val="none" w:sz="0" w:space="0" w:color="auto"/>
          </w:divBdr>
        </w:div>
      </w:divsChild>
    </w:div>
    <w:div w:id="12658128">
      <w:bodyDiv w:val="1"/>
      <w:marLeft w:val="0"/>
      <w:marRight w:val="0"/>
      <w:marTop w:val="0"/>
      <w:marBottom w:val="0"/>
      <w:divBdr>
        <w:top w:val="none" w:sz="0" w:space="0" w:color="auto"/>
        <w:left w:val="none" w:sz="0" w:space="0" w:color="auto"/>
        <w:bottom w:val="none" w:sz="0" w:space="0" w:color="auto"/>
        <w:right w:val="none" w:sz="0" w:space="0" w:color="auto"/>
      </w:divBdr>
    </w:div>
    <w:div w:id="15498781">
      <w:bodyDiv w:val="1"/>
      <w:marLeft w:val="0"/>
      <w:marRight w:val="0"/>
      <w:marTop w:val="0"/>
      <w:marBottom w:val="0"/>
      <w:divBdr>
        <w:top w:val="none" w:sz="0" w:space="0" w:color="auto"/>
        <w:left w:val="none" w:sz="0" w:space="0" w:color="auto"/>
        <w:bottom w:val="none" w:sz="0" w:space="0" w:color="auto"/>
        <w:right w:val="none" w:sz="0" w:space="0" w:color="auto"/>
      </w:divBdr>
    </w:div>
    <w:div w:id="16781600">
      <w:bodyDiv w:val="1"/>
      <w:marLeft w:val="0"/>
      <w:marRight w:val="0"/>
      <w:marTop w:val="0"/>
      <w:marBottom w:val="0"/>
      <w:divBdr>
        <w:top w:val="none" w:sz="0" w:space="0" w:color="auto"/>
        <w:left w:val="none" w:sz="0" w:space="0" w:color="auto"/>
        <w:bottom w:val="none" w:sz="0" w:space="0" w:color="auto"/>
        <w:right w:val="none" w:sz="0" w:space="0" w:color="auto"/>
      </w:divBdr>
    </w:div>
    <w:div w:id="19012796">
      <w:bodyDiv w:val="1"/>
      <w:marLeft w:val="0"/>
      <w:marRight w:val="0"/>
      <w:marTop w:val="0"/>
      <w:marBottom w:val="0"/>
      <w:divBdr>
        <w:top w:val="none" w:sz="0" w:space="0" w:color="auto"/>
        <w:left w:val="none" w:sz="0" w:space="0" w:color="auto"/>
        <w:bottom w:val="none" w:sz="0" w:space="0" w:color="auto"/>
        <w:right w:val="none" w:sz="0" w:space="0" w:color="auto"/>
      </w:divBdr>
    </w:div>
    <w:div w:id="19481485">
      <w:bodyDiv w:val="1"/>
      <w:marLeft w:val="0"/>
      <w:marRight w:val="0"/>
      <w:marTop w:val="0"/>
      <w:marBottom w:val="0"/>
      <w:divBdr>
        <w:top w:val="none" w:sz="0" w:space="0" w:color="auto"/>
        <w:left w:val="none" w:sz="0" w:space="0" w:color="auto"/>
        <w:bottom w:val="none" w:sz="0" w:space="0" w:color="auto"/>
        <w:right w:val="none" w:sz="0" w:space="0" w:color="auto"/>
      </w:divBdr>
    </w:div>
    <w:div w:id="19748929">
      <w:bodyDiv w:val="1"/>
      <w:marLeft w:val="0"/>
      <w:marRight w:val="0"/>
      <w:marTop w:val="0"/>
      <w:marBottom w:val="0"/>
      <w:divBdr>
        <w:top w:val="none" w:sz="0" w:space="0" w:color="auto"/>
        <w:left w:val="none" w:sz="0" w:space="0" w:color="auto"/>
        <w:bottom w:val="none" w:sz="0" w:space="0" w:color="auto"/>
        <w:right w:val="none" w:sz="0" w:space="0" w:color="auto"/>
      </w:divBdr>
      <w:divsChild>
        <w:div w:id="576400825">
          <w:marLeft w:val="1166"/>
          <w:marRight w:val="0"/>
          <w:marTop w:val="96"/>
          <w:marBottom w:val="0"/>
          <w:divBdr>
            <w:top w:val="none" w:sz="0" w:space="0" w:color="auto"/>
            <w:left w:val="none" w:sz="0" w:space="0" w:color="auto"/>
            <w:bottom w:val="none" w:sz="0" w:space="0" w:color="auto"/>
            <w:right w:val="none" w:sz="0" w:space="0" w:color="auto"/>
          </w:divBdr>
        </w:div>
        <w:div w:id="1103498520">
          <w:marLeft w:val="547"/>
          <w:marRight w:val="0"/>
          <w:marTop w:val="115"/>
          <w:marBottom w:val="0"/>
          <w:divBdr>
            <w:top w:val="none" w:sz="0" w:space="0" w:color="auto"/>
            <w:left w:val="none" w:sz="0" w:space="0" w:color="auto"/>
            <w:bottom w:val="none" w:sz="0" w:space="0" w:color="auto"/>
            <w:right w:val="none" w:sz="0" w:space="0" w:color="auto"/>
          </w:divBdr>
        </w:div>
        <w:div w:id="1188758021">
          <w:marLeft w:val="1166"/>
          <w:marRight w:val="0"/>
          <w:marTop w:val="96"/>
          <w:marBottom w:val="0"/>
          <w:divBdr>
            <w:top w:val="none" w:sz="0" w:space="0" w:color="auto"/>
            <w:left w:val="none" w:sz="0" w:space="0" w:color="auto"/>
            <w:bottom w:val="none" w:sz="0" w:space="0" w:color="auto"/>
            <w:right w:val="none" w:sz="0" w:space="0" w:color="auto"/>
          </w:divBdr>
        </w:div>
        <w:div w:id="1224834677">
          <w:marLeft w:val="1166"/>
          <w:marRight w:val="0"/>
          <w:marTop w:val="96"/>
          <w:marBottom w:val="0"/>
          <w:divBdr>
            <w:top w:val="none" w:sz="0" w:space="0" w:color="auto"/>
            <w:left w:val="none" w:sz="0" w:space="0" w:color="auto"/>
            <w:bottom w:val="none" w:sz="0" w:space="0" w:color="auto"/>
            <w:right w:val="none" w:sz="0" w:space="0" w:color="auto"/>
          </w:divBdr>
        </w:div>
      </w:divsChild>
    </w:div>
    <w:div w:id="20715494">
      <w:bodyDiv w:val="1"/>
      <w:marLeft w:val="0"/>
      <w:marRight w:val="0"/>
      <w:marTop w:val="0"/>
      <w:marBottom w:val="0"/>
      <w:divBdr>
        <w:top w:val="none" w:sz="0" w:space="0" w:color="auto"/>
        <w:left w:val="none" w:sz="0" w:space="0" w:color="auto"/>
        <w:bottom w:val="none" w:sz="0" w:space="0" w:color="auto"/>
        <w:right w:val="none" w:sz="0" w:space="0" w:color="auto"/>
      </w:divBdr>
      <w:divsChild>
        <w:div w:id="826019467">
          <w:marLeft w:val="0"/>
          <w:marRight w:val="0"/>
          <w:marTop w:val="0"/>
          <w:marBottom w:val="0"/>
          <w:divBdr>
            <w:top w:val="none" w:sz="0" w:space="0" w:color="auto"/>
            <w:left w:val="none" w:sz="0" w:space="0" w:color="auto"/>
            <w:bottom w:val="none" w:sz="0" w:space="0" w:color="auto"/>
            <w:right w:val="none" w:sz="0" w:space="0" w:color="auto"/>
          </w:divBdr>
          <w:divsChild>
            <w:div w:id="198516604">
              <w:marLeft w:val="0"/>
              <w:marRight w:val="0"/>
              <w:marTop w:val="0"/>
              <w:marBottom w:val="0"/>
              <w:divBdr>
                <w:top w:val="none" w:sz="0" w:space="0" w:color="auto"/>
                <w:left w:val="none" w:sz="0" w:space="0" w:color="auto"/>
                <w:bottom w:val="none" w:sz="0" w:space="0" w:color="auto"/>
                <w:right w:val="none" w:sz="0" w:space="0" w:color="auto"/>
              </w:divBdr>
            </w:div>
            <w:div w:id="300572303">
              <w:marLeft w:val="0"/>
              <w:marRight w:val="0"/>
              <w:marTop w:val="0"/>
              <w:marBottom w:val="0"/>
              <w:divBdr>
                <w:top w:val="none" w:sz="0" w:space="0" w:color="auto"/>
                <w:left w:val="none" w:sz="0" w:space="0" w:color="auto"/>
                <w:bottom w:val="none" w:sz="0" w:space="0" w:color="auto"/>
                <w:right w:val="none" w:sz="0" w:space="0" w:color="auto"/>
              </w:divBdr>
            </w:div>
            <w:div w:id="180835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3469">
      <w:bodyDiv w:val="1"/>
      <w:marLeft w:val="0"/>
      <w:marRight w:val="0"/>
      <w:marTop w:val="0"/>
      <w:marBottom w:val="0"/>
      <w:divBdr>
        <w:top w:val="none" w:sz="0" w:space="0" w:color="auto"/>
        <w:left w:val="none" w:sz="0" w:space="0" w:color="auto"/>
        <w:bottom w:val="none" w:sz="0" w:space="0" w:color="auto"/>
        <w:right w:val="none" w:sz="0" w:space="0" w:color="auto"/>
      </w:divBdr>
    </w:div>
    <w:div w:id="22021029">
      <w:bodyDiv w:val="1"/>
      <w:marLeft w:val="0"/>
      <w:marRight w:val="0"/>
      <w:marTop w:val="0"/>
      <w:marBottom w:val="0"/>
      <w:divBdr>
        <w:top w:val="none" w:sz="0" w:space="0" w:color="auto"/>
        <w:left w:val="none" w:sz="0" w:space="0" w:color="auto"/>
        <w:bottom w:val="none" w:sz="0" w:space="0" w:color="auto"/>
        <w:right w:val="none" w:sz="0" w:space="0" w:color="auto"/>
      </w:divBdr>
    </w:div>
    <w:div w:id="22097327">
      <w:bodyDiv w:val="1"/>
      <w:marLeft w:val="0"/>
      <w:marRight w:val="0"/>
      <w:marTop w:val="0"/>
      <w:marBottom w:val="0"/>
      <w:divBdr>
        <w:top w:val="none" w:sz="0" w:space="0" w:color="auto"/>
        <w:left w:val="none" w:sz="0" w:space="0" w:color="auto"/>
        <w:bottom w:val="none" w:sz="0" w:space="0" w:color="auto"/>
        <w:right w:val="none" w:sz="0" w:space="0" w:color="auto"/>
      </w:divBdr>
    </w:div>
    <w:div w:id="22445740">
      <w:bodyDiv w:val="1"/>
      <w:marLeft w:val="0"/>
      <w:marRight w:val="0"/>
      <w:marTop w:val="0"/>
      <w:marBottom w:val="0"/>
      <w:divBdr>
        <w:top w:val="none" w:sz="0" w:space="0" w:color="auto"/>
        <w:left w:val="none" w:sz="0" w:space="0" w:color="auto"/>
        <w:bottom w:val="none" w:sz="0" w:space="0" w:color="auto"/>
        <w:right w:val="none" w:sz="0" w:space="0" w:color="auto"/>
      </w:divBdr>
    </w:div>
    <w:div w:id="22748265">
      <w:bodyDiv w:val="1"/>
      <w:marLeft w:val="0"/>
      <w:marRight w:val="0"/>
      <w:marTop w:val="0"/>
      <w:marBottom w:val="0"/>
      <w:divBdr>
        <w:top w:val="none" w:sz="0" w:space="0" w:color="auto"/>
        <w:left w:val="none" w:sz="0" w:space="0" w:color="auto"/>
        <w:bottom w:val="none" w:sz="0" w:space="0" w:color="auto"/>
        <w:right w:val="none" w:sz="0" w:space="0" w:color="auto"/>
      </w:divBdr>
      <w:divsChild>
        <w:div w:id="211693015">
          <w:marLeft w:val="360"/>
          <w:marRight w:val="0"/>
          <w:marTop w:val="200"/>
          <w:marBottom w:val="0"/>
          <w:divBdr>
            <w:top w:val="none" w:sz="0" w:space="0" w:color="auto"/>
            <w:left w:val="none" w:sz="0" w:space="0" w:color="auto"/>
            <w:bottom w:val="none" w:sz="0" w:space="0" w:color="auto"/>
            <w:right w:val="none" w:sz="0" w:space="0" w:color="auto"/>
          </w:divBdr>
        </w:div>
        <w:div w:id="260379862">
          <w:marLeft w:val="360"/>
          <w:marRight w:val="0"/>
          <w:marTop w:val="200"/>
          <w:marBottom w:val="0"/>
          <w:divBdr>
            <w:top w:val="none" w:sz="0" w:space="0" w:color="auto"/>
            <w:left w:val="none" w:sz="0" w:space="0" w:color="auto"/>
            <w:bottom w:val="none" w:sz="0" w:space="0" w:color="auto"/>
            <w:right w:val="none" w:sz="0" w:space="0" w:color="auto"/>
          </w:divBdr>
        </w:div>
        <w:div w:id="300967967">
          <w:marLeft w:val="360"/>
          <w:marRight w:val="0"/>
          <w:marTop w:val="200"/>
          <w:marBottom w:val="0"/>
          <w:divBdr>
            <w:top w:val="none" w:sz="0" w:space="0" w:color="auto"/>
            <w:left w:val="none" w:sz="0" w:space="0" w:color="auto"/>
            <w:bottom w:val="none" w:sz="0" w:space="0" w:color="auto"/>
            <w:right w:val="none" w:sz="0" w:space="0" w:color="auto"/>
          </w:divBdr>
        </w:div>
        <w:div w:id="322198095">
          <w:marLeft w:val="1080"/>
          <w:marRight w:val="0"/>
          <w:marTop w:val="100"/>
          <w:marBottom w:val="0"/>
          <w:divBdr>
            <w:top w:val="none" w:sz="0" w:space="0" w:color="auto"/>
            <w:left w:val="none" w:sz="0" w:space="0" w:color="auto"/>
            <w:bottom w:val="none" w:sz="0" w:space="0" w:color="auto"/>
            <w:right w:val="none" w:sz="0" w:space="0" w:color="auto"/>
          </w:divBdr>
        </w:div>
        <w:div w:id="525413267">
          <w:marLeft w:val="360"/>
          <w:marRight w:val="0"/>
          <w:marTop w:val="200"/>
          <w:marBottom w:val="0"/>
          <w:divBdr>
            <w:top w:val="none" w:sz="0" w:space="0" w:color="auto"/>
            <w:left w:val="none" w:sz="0" w:space="0" w:color="auto"/>
            <w:bottom w:val="none" w:sz="0" w:space="0" w:color="auto"/>
            <w:right w:val="none" w:sz="0" w:space="0" w:color="auto"/>
          </w:divBdr>
        </w:div>
        <w:div w:id="527136747">
          <w:marLeft w:val="360"/>
          <w:marRight w:val="0"/>
          <w:marTop w:val="200"/>
          <w:marBottom w:val="0"/>
          <w:divBdr>
            <w:top w:val="none" w:sz="0" w:space="0" w:color="auto"/>
            <w:left w:val="none" w:sz="0" w:space="0" w:color="auto"/>
            <w:bottom w:val="none" w:sz="0" w:space="0" w:color="auto"/>
            <w:right w:val="none" w:sz="0" w:space="0" w:color="auto"/>
          </w:divBdr>
        </w:div>
        <w:div w:id="608585841">
          <w:marLeft w:val="1800"/>
          <w:marRight w:val="0"/>
          <w:marTop w:val="100"/>
          <w:marBottom w:val="0"/>
          <w:divBdr>
            <w:top w:val="none" w:sz="0" w:space="0" w:color="auto"/>
            <w:left w:val="none" w:sz="0" w:space="0" w:color="auto"/>
            <w:bottom w:val="none" w:sz="0" w:space="0" w:color="auto"/>
            <w:right w:val="none" w:sz="0" w:space="0" w:color="auto"/>
          </w:divBdr>
        </w:div>
        <w:div w:id="810440523">
          <w:marLeft w:val="360"/>
          <w:marRight w:val="0"/>
          <w:marTop w:val="200"/>
          <w:marBottom w:val="0"/>
          <w:divBdr>
            <w:top w:val="none" w:sz="0" w:space="0" w:color="auto"/>
            <w:left w:val="none" w:sz="0" w:space="0" w:color="auto"/>
            <w:bottom w:val="none" w:sz="0" w:space="0" w:color="auto"/>
            <w:right w:val="none" w:sz="0" w:space="0" w:color="auto"/>
          </w:divBdr>
        </w:div>
        <w:div w:id="1306854893">
          <w:marLeft w:val="360"/>
          <w:marRight w:val="0"/>
          <w:marTop w:val="200"/>
          <w:marBottom w:val="0"/>
          <w:divBdr>
            <w:top w:val="none" w:sz="0" w:space="0" w:color="auto"/>
            <w:left w:val="none" w:sz="0" w:space="0" w:color="auto"/>
            <w:bottom w:val="none" w:sz="0" w:space="0" w:color="auto"/>
            <w:right w:val="none" w:sz="0" w:space="0" w:color="auto"/>
          </w:divBdr>
        </w:div>
        <w:div w:id="1418134340">
          <w:marLeft w:val="360"/>
          <w:marRight w:val="0"/>
          <w:marTop w:val="200"/>
          <w:marBottom w:val="0"/>
          <w:divBdr>
            <w:top w:val="none" w:sz="0" w:space="0" w:color="auto"/>
            <w:left w:val="none" w:sz="0" w:space="0" w:color="auto"/>
            <w:bottom w:val="none" w:sz="0" w:space="0" w:color="auto"/>
            <w:right w:val="none" w:sz="0" w:space="0" w:color="auto"/>
          </w:divBdr>
        </w:div>
        <w:div w:id="1432511832">
          <w:marLeft w:val="1800"/>
          <w:marRight w:val="0"/>
          <w:marTop w:val="100"/>
          <w:marBottom w:val="0"/>
          <w:divBdr>
            <w:top w:val="none" w:sz="0" w:space="0" w:color="auto"/>
            <w:left w:val="none" w:sz="0" w:space="0" w:color="auto"/>
            <w:bottom w:val="none" w:sz="0" w:space="0" w:color="auto"/>
            <w:right w:val="none" w:sz="0" w:space="0" w:color="auto"/>
          </w:divBdr>
        </w:div>
        <w:div w:id="1538077790">
          <w:marLeft w:val="1080"/>
          <w:marRight w:val="0"/>
          <w:marTop w:val="100"/>
          <w:marBottom w:val="0"/>
          <w:divBdr>
            <w:top w:val="none" w:sz="0" w:space="0" w:color="auto"/>
            <w:left w:val="none" w:sz="0" w:space="0" w:color="auto"/>
            <w:bottom w:val="none" w:sz="0" w:space="0" w:color="auto"/>
            <w:right w:val="none" w:sz="0" w:space="0" w:color="auto"/>
          </w:divBdr>
        </w:div>
        <w:div w:id="1651708969">
          <w:marLeft w:val="360"/>
          <w:marRight w:val="0"/>
          <w:marTop w:val="200"/>
          <w:marBottom w:val="0"/>
          <w:divBdr>
            <w:top w:val="none" w:sz="0" w:space="0" w:color="auto"/>
            <w:left w:val="none" w:sz="0" w:space="0" w:color="auto"/>
            <w:bottom w:val="none" w:sz="0" w:space="0" w:color="auto"/>
            <w:right w:val="none" w:sz="0" w:space="0" w:color="auto"/>
          </w:divBdr>
        </w:div>
        <w:div w:id="1763649128">
          <w:marLeft w:val="2520"/>
          <w:marRight w:val="0"/>
          <w:marTop w:val="100"/>
          <w:marBottom w:val="0"/>
          <w:divBdr>
            <w:top w:val="none" w:sz="0" w:space="0" w:color="auto"/>
            <w:left w:val="none" w:sz="0" w:space="0" w:color="auto"/>
            <w:bottom w:val="none" w:sz="0" w:space="0" w:color="auto"/>
            <w:right w:val="none" w:sz="0" w:space="0" w:color="auto"/>
          </w:divBdr>
        </w:div>
        <w:div w:id="2032997455">
          <w:marLeft w:val="360"/>
          <w:marRight w:val="0"/>
          <w:marTop w:val="200"/>
          <w:marBottom w:val="0"/>
          <w:divBdr>
            <w:top w:val="none" w:sz="0" w:space="0" w:color="auto"/>
            <w:left w:val="none" w:sz="0" w:space="0" w:color="auto"/>
            <w:bottom w:val="none" w:sz="0" w:space="0" w:color="auto"/>
            <w:right w:val="none" w:sz="0" w:space="0" w:color="auto"/>
          </w:divBdr>
        </w:div>
        <w:div w:id="2066680089">
          <w:marLeft w:val="360"/>
          <w:marRight w:val="0"/>
          <w:marTop w:val="200"/>
          <w:marBottom w:val="0"/>
          <w:divBdr>
            <w:top w:val="none" w:sz="0" w:space="0" w:color="auto"/>
            <w:left w:val="none" w:sz="0" w:space="0" w:color="auto"/>
            <w:bottom w:val="none" w:sz="0" w:space="0" w:color="auto"/>
            <w:right w:val="none" w:sz="0" w:space="0" w:color="auto"/>
          </w:divBdr>
        </w:div>
      </w:divsChild>
    </w:div>
    <w:div w:id="22823454">
      <w:bodyDiv w:val="1"/>
      <w:marLeft w:val="0"/>
      <w:marRight w:val="0"/>
      <w:marTop w:val="0"/>
      <w:marBottom w:val="0"/>
      <w:divBdr>
        <w:top w:val="none" w:sz="0" w:space="0" w:color="auto"/>
        <w:left w:val="none" w:sz="0" w:space="0" w:color="auto"/>
        <w:bottom w:val="none" w:sz="0" w:space="0" w:color="auto"/>
        <w:right w:val="none" w:sz="0" w:space="0" w:color="auto"/>
      </w:divBdr>
      <w:divsChild>
        <w:div w:id="1423604041">
          <w:marLeft w:val="547"/>
          <w:marRight w:val="0"/>
          <w:marTop w:val="154"/>
          <w:marBottom w:val="0"/>
          <w:divBdr>
            <w:top w:val="none" w:sz="0" w:space="0" w:color="auto"/>
            <w:left w:val="none" w:sz="0" w:space="0" w:color="auto"/>
            <w:bottom w:val="none" w:sz="0" w:space="0" w:color="auto"/>
            <w:right w:val="none" w:sz="0" w:space="0" w:color="auto"/>
          </w:divBdr>
        </w:div>
      </w:divsChild>
    </w:div>
    <w:div w:id="22946024">
      <w:bodyDiv w:val="1"/>
      <w:marLeft w:val="0"/>
      <w:marRight w:val="0"/>
      <w:marTop w:val="0"/>
      <w:marBottom w:val="0"/>
      <w:divBdr>
        <w:top w:val="none" w:sz="0" w:space="0" w:color="auto"/>
        <w:left w:val="none" w:sz="0" w:space="0" w:color="auto"/>
        <w:bottom w:val="none" w:sz="0" w:space="0" w:color="auto"/>
        <w:right w:val="none" w:sz="0" w:space="0" w:color="auto"/>
      </w:divBdr>
    </w:div>
    <w:div w:id="23137725">
      <w:bodyDiv w:val="1"/>
      <w:marLeft w:val="0"/>
      <w:marRight w:val="0"/>
      <w:marTop w:val="0"/>
      <w:marBottom w:val="0"/>
      <w:divBdr>
        <w:top w:val="none" w:sz="0" w:space="0" w:color="auto"/>
        <w:left w:val="none" w:sz="0" w:space="0" w:color="auto"/>
        <w:bottom w:val="none" w:sz="0" w:space="0" w:color="auto"/>
        <w:right w:val="none" w:sz="0" w:space="0" w:color="auto"/>
      </w:divBdr>
    </w:div>
    <w:div w:id="24137706">
      <w:bodyDiv w:val="1"/>
      <w:marLeft w:val="0"/>
      <w:marRight w:val="0"/>
      <w:marTop w:val="0"/>
      <w:marBottom w:val="0"/>
      <w:divBdr>
        <w:top w:val="none" w:sz="0" w:space="0" w:color="auto"/>
        <w:left w:val="none" w:sz="0" w:space="0" w:color="auto"/>
        <w:bottom w:val="none" w:sz="0" w:space="0" w:color="auto"/>
        <w:right w:val="none" w:sz="0" w:space="0" w:color="auto"/>
      </w:divBdr>
      <w:divsChild>
        <w:div w:id="461193294">
          <w:marLeft w:val="1800"/>
          <w:marRight w:val="0"/>
          <w:marTop w:val="86"/>
          <w:marBottom w:val="0"/>
          <w:divBdr>
            <w:top w:val="none" w:sz="0" w:space="0" w:color="auto"/>
            <w:left w:val="none" w:sz="0" w:space="0" w:color="auto"/>
            <w:bottom w:val="none" w:sz="0" w:space="0" w:color="auto"/>
            <w:right w:val="none" w:sz="0" w:space="0" w:color="auto"/>
          </w:divBdr>
        </w:div>
        <w:div w:id="782067776">
          <w:marLeft w:val="547"/>
          <w:marRight w:val="0"/>
          <w:marTop w:val="115"/>
          <w:marBottom w:val="0"/>
          <w:divBdr>
            <w:top w:val="none" w:sz="0" w:space="0" w:color="auto"/>
            <w:left w:val="none" w:sz="0" w:space="0" w:color="auto"/>
            <w:bottom w:val="none" w:sz="0" w:space="0" w:color="auto"/>
            <w:right w:val="none" w:sz="0" w:space="0" w:color="auto"/>
          </w:divBdr>
        </w:div>
        <w:div w:id="957839683">
          <w:marLeft w:val="1166"/>
          <w:marRight w:val="0"/>
          <w:marTop w:val="96"/>
          <w:marBottom w:val="0"/>
          <w:divBdr>
            <w:top w:val="none" w:sz="0" w:space="0" w:color="auto"/>
            <w:left w:val="none" w:sz="0" w:space="0" w:color="auto"/>
            <w:bottom w:val="none" w:sz="0" w:space="0" w:color="auto"/>
            <w:right w:val="none" w:sz="0" w:space="0" w:color="auto"/>
          </w:divBdr>
        </w:div>
        <w:div w:id="994340101">
          <w:marLeft w:val="1166"/>
          <w:marRight w:val="0"/>
          <w:marTop w:val="96"/>
          <w:marBottom w:val="0"/>
          <w:divBdr>
            <w:top w:val="none" w:sz="0" w:space="0" w:color="auto"/>
            <w:left w:val="none" w:sz="0" w:space="0" w:color="auto"/>
            <w:bottom w:val="none" w:sz="0" w:space="0" w:color="auto"/>
            <w:right w:val="none" w:sz="0" w:space="0" w:color="auto"/>
          </w:divBdr>
        </w:div>
        <w:div w:id="1189640154">
          <w:marLeft w:val="547"/>
          <w:marRight w:val="0"/>
          <w:marTop w:val="115"/>
          <w:marBottom w:val="0"/>
          <w:divBdr>
            <w:top w:val="none" w:sz="0" w:space="0" w:color="auto"/>
            <w:left w:val="none" w:sz="0" w:space="0" w:color="auto"/>
            <w:bottom w:val="none" w:sz="0" w:space="0" w:color="auto"/>
            <w:right w:val="none" w:sz="0" w:space="0" w:color="auto"/>
          </w:divBdr>
        </w:div>
        <w:div w:id="1425226851">
          <w:marLeft w:val="1166"/>
          <w:marRight w:val="0"/>
          <w:marTop w:val="96"/>
          <w:marBottom w:val="0"/>
          <w:divBdr>
            <w:top w:val="none" w:sz="0" w:space="0" w:color="auto"/>
            <w:left w:val="none" w:sz="0" w:space="0" w:color="auto"/>
            <w:bottom w:val="none" w:sz="0" w:space="0" w:color="auto"/>
            <w:right w:val="none" w:sz="0" w:space="0" w:color="auto"/>
          </w:divBdr>
        </w:div>
        <w:div w:id="1619949431">
          <w:marLeft w:val="1166"/>
          <w:marRight w:val="0"/>
          <w:marTop w:val="96"/>
          <w:marBottom w:val="0"/>
          <w:divBdr>
            <w:top w:val="none" w:sz="0" w:space="0" w:color="auto"/>
            <w:left w:val="none" w:sz="0" w:space="0" w:color="auto"/>
            <w:bottom w:val="none" w:sz="0" w:space="0" w:color="auto"/>
            <w:right w:val="none" w:sz="0" w:space="0" w:color="auto"/>
          </w:divBdr>
        </w:div>
        <w:div w:id="1658999818">
          <w:marLeft w:val="1166"/>
          <w:marRight w:val="0"/>
          <w:marTop w:val="96"/>
          <w:marBottom w:val="0"/>
          <w:divBdr>
            <w:top w:val="none" w:sz="0" w:space="0" w:color="auto"/>
            <w:left w:val="none" w:sz="0" w:space="0" w:color="auto"/>
            <w:bottom w:val="none" w:sz="0" w:space="0" w:color="auto"/>
            <w:right w:val="none" w:sz="0" w:space="0" w:color="auto"/>
          </w:divBdr>
        </w:div>
        <w:div w:id="1736932262">
          <w:marLeft w:val="1166"/>
          <w:marRight w:val="0"/>
          <w:marTop w:val="96"/>
          <w:marBottom w:val="0"/>
          <w:divBdr>
            <w:top w:val="none" w:sz="0" w:space="0" w:color="auto"/>
            <w:left w:val="none" w:sz="0" w:space="0" w:color="auto"/>
            <w:bottom w:val="none" w:sz="0" w:space="0" w:color="auto"/>
            <w:right w:val="none" w:sz="0" w:space="0" w:color="auto"/>
          </w:divBdr>
        </w:div>
      </w:divsChild>
    </w:div>
    <w:div w:id="25638132">
      <w:bodyDiv w:val="1"/>
      <w:marLeft w:val="0"/>
      <w:marRight w:val="0"/>
      <w:marTop w:val="0"/>
      <w:marBottom w:val="0"/>
      <w:divBdr>
        <w:top w:val="none" w:sz="0" w:space="0" w:color="auto"/>
        <w:left w:val="none" w:sz="0" w:space="0" w:color="auto"/>
        <w:bottom w:val="none" w:sz="0" w:space="0" w:color="auto"/>
        <w:right w:val="none" w:sz="0" w:space="0" w:color="auto"/>
      </w:divBdr>
    </w:div>
    <w:div w:id="25713295">
      <w:bodyDiv w:val="1"/>
      <w:marLeft w:val="0"/>
      <w:marRight w:val="0"/>
      <w:marTop w:val="0"/>
      <w:marBottom w:val="0"/>
      <w:divBdr>
        <w:top w:val="none" w:sz="0" w:space="0" w:color="auto"/>
        <w:left w:val="none" w:sz="0" w:space="0" w:color="auto"/>
        <w:bottom w:val="none" w:sz="0" w:space="0" w:color="auto"/>
        <w:right w:val="none" w:sz="0" w:space="0" w:color="auto"/>
      </w:divBdr>
      <w:divsChild>
        <w:div w:id="608662850">
          <w:marLeft w:val="360"/>
          <w:marRight w:val="0"/>
          <w:marTop w:val="200"/>
          <w:marBottom w:val="0"/>
          <w:divBdr>
            <w:top w:val="none" w:sz="0" w:space="0" w:color="auto"/>
            <w:left w:val="none" w:sz="0" w:space="0" w:color="auto"/>
            <w:bottom w:val="none" w:sz="0" w:space="0" w:color="auto"/>
            <w:right w:val="none" w:sz="0" w:space="0" w:color="auto"/>
          </w:divBdr>
        </w:div>
        <w:div w:id="1207064298">
          <w:marLeft w:val="360"/>
          <w:marRight w:val="0"/>
          <w:marTop w:val="200"/>
          <w:marBottom w:val="0"/>
          <w:divBdr>
            <w:top w:val="none" w:sz="0" w:space="0" w:color="auto"/>
            <w:left w:val="none" w:sz="0" w:space="0" w:color="auto"/>
            <w:bottom w:val="none" w:sz="0" w:space="0" w:color="auto"/>
            <w:right w:val="none" w:sz="0" w:space="0" w:color="auto"/>
          </w:divBdr>
        </w:div>
      </w:divsChild>
    </w:div>
    <w:div w:id="26149376">
      <w:bodyDiv w:val="1"/>
      <w:marLeft w:val="0"/>
      <w:marRight w:val="0"/>
      <w:marTop w:val="0"/>
      <w:marBottom w:val="0"/>
      <w:divBdr>
        <w:top w:val="none" w:sz="0" w:space="0" w:color="auto"/>
        <w:left w:val="none" w:sz="0" w:space="0" w:color="auto"/>
        <w:bottom w:val="none" w:sz="0" w:space="0" w:color="auto"/>
        <w:right w:val="none" w:sz="0" w:space="0" w:color="auto"/>
      </w:divBdr>
    </w:div>
    <w:div w:id="26416373">
      <w:bodyDiv w:val="1"/>
      <w:marLeft w:val="0"/>
      <w:marRight w:val="0"/>
      <w:marTop w:val="0"/>
      <w:marBottom w:val="0"/>
      <w:divBdr>
        <w:top w:val="none" w:sz="0" w:space="0" w:color="auto"/>
        <w:left w:val="none" w:sz="0" w:space="0" w:color="auto"/>
        <w:bottom w:val="none" w:sz="0" w:space="0" w:color="auto"/>
        <w:right w:val="none" w:sz="0" w:space="0" w:color="auto"/>
      </w:divBdr>
    </w:div>
    <w:div w:id="26639221">
      <w:bodyDiv w:val="1"/>
      <w:marLeft w:val="0"/>
      <w:marRight w:val="0"/>
      <w:marTop w:val="0"/>
      <w:marBottom w:val="0"/>
      <w:divBdr>
        <w:top w:val="none" w:sz="0" w:space="0" w:color="auto"/>
        <w:left w:val="none" w:sz="0" w:space="0" w:color="auto"/>
        <w:bottom w:val="none" w:sz="0" w:space="0" w:color="auto"/>
        <w:right w:val="none" w:sz="0" w:space="0" w:color="auto"/>
      </w:divBdr>
    </w:div>
    <w:div w:id="26954959">
      <w:bodyDiv w:val="1"/>
      <w:marLeft w:val="0"/>
      <w:marRight w:val="0"/>
      <w:marTop w:val="0"/>
      <w:marBottom w:val="0"/>
      <w:divBdr>
        <w:top w:val="none" w:sz="0" w:space="0" w:color="auto"/>
        <w:left w:val="none" w:sz="0" w:space="0" w:color="auto"/>
        <w:bottom w:val="none" w:sz="0" w:space="0" w:color="auto"/>
        <w:right w:val="none" w:sz="0" w:space="0" w:color="auto"/>
      </w:divBdr>
    </w:div>
    <w:div w:id="27219201">
      <w:bodyDiv w:val="1"/>
      <w:marLeft w:val="0"/>
      <w:marRight w:val="0"/>
      <w:marTop w:val="0"/>
      <w:marBottom w:val="0"/>
      <w:divBdr>
        <w:top w:val="none" w:sz="0" w:space="0" w:color="auto"/>
        <w:left w:val="none" w:sz="0" w:space="0" w:color="auto"/>
        <w:bottom w:val="none" w:sz="0" w:space="0" w:color="auto"/>
        <w:right w:val="none" w:sz="0" w:space="0" w:color="auto"/>
      </w:divBdr>
    </w:div>
    <w:div w:id="27339959">
      <w:bodyDiv w:val="1"/>
      <w:marLeft w:val="0"/>
      <w:marRight w:val="0"/>
      <w:marTop w:val="0"/>
      <w:marBottom w:val="0"/>
      <w:divBdr>
        <w:top w:val="none" w:sz="0" w:space="0" w:color="auto"/>
        <w:left w:val="none" w:sz="0" w:space="0" w:color="auto"/>
        <w:bottom w:val="none" w:sz="0" w:space="0" w:color="auto"/>
        <w:right w:val="none" w:sz="0" w:space="0" w:color="auto"/>
      </w:divBdr>
    </w:div>
    <w:div w:id="27488566">
      <w:bodyDiv w:val="1"/>
      <w:marLeft w:val="0"/>
      <w:marRight w:val="0"/>
      <w:marTop w:val="0"/>
      <w:marBottom w:val="0"/>
      <w:divBdr>
        <w:top w:val="none" w:sz="0" w:space="0" w:color="auto"/>
        <w:left w:val="none" w:sz="0" w:space="0" w:color="auto"/>
        <w:bottom w:val="none" w:sz="0" w:space="0" w:color="auto"/>
        <w:right w:val="none" w:sz="0" w:space="0" w:color="auto"/>
      </w:divBdr>
    </w:div>
    <w:div w:id="28337766">
      <w:bodyDiv w:val="1"/>
      <w:marLeft w:val="0"/>
      <w:marRight w:val="0"/>
      <w:marTop w:val="0"/>
      <w:marBottom w:val="0"/>
      <w:divBdr>
        <w:top w:val="none" w:sz="0" w:space="0" w:color="auto"/>
        <w:left w:val="none" w:sz="0" w:space="0" w:color="auto"/>
        <w:bottom w:val="none" w:sz="0" w:space="0" w:color="auto"/>
        <w:right w:val="none" w:sz="0" w:space="0" w:color="auto"/>
      </w:divBdr>
    </w:div>
    <w:div w:id="28531955">
      <w:bodyDiv w:val="1"/>
      <w:marLeft w:val="0"/>
      <w:marRight w:val="0"/>
      <w:marTop w:val="0"/>
      <w:marBottom w:val="0"/>
      <w:divBdr>
        <w:top w:val="none" w:sz="0" w:space="0" w:color="auto"/>
        <w:left w:val="none" w:sz="0" w:space="0" w:color="auto"/>
        <w:bottom w:val="none" w:sz="0" w:space="0" w:color="auto"/>
        <w:right w:val="none" w:sz="0" w:space="0" w:color="auto"/>
      </w:divBdr>
    </w:div>
    <w:div w:id="28847796">
      <w:bodyDiv w:val="1"/>
      <w:marLeft w:val="0"/>
      <w:marRight w:val="0"/>
      <w:marTop w:val="0"/>
      <w:marBottom w:val="0"/>
      <w:divBdr>
        <w:top w:val="none" w:sz="0" w:space="0" w:color="auto"/>
        <w:left w:val="none" w:sz="0" w:space="0" w:color="auto"/>
        <w:bottom w:val="none" w:sz="0" w:space="0" w:color="auto"/>
        <w:right w:val="none" w:sz="0" w:space="0" w:color="auto"/>
      </w:divBdr>
      <w:divsChild>
        <w:div w:id="1167163251">
          <w:marLeft w:val="547"/>
          <w:marRight w:val="0"/>
          <w:marTop w:val="134"/>
          <w:marBottom w:val="0"/>
          <w:divBdr>
            <w:top w:val="none" w:sz="0" w:space="0" w:color="auto"/>
            <w:left w:val="none" w:sz="0" w:space="0" w:color="auto"/>
            <w:bottom w:val="none" w:sz="0" w:space="0" w:color="auto"/>
            <w:right w:val="none" w:sz="0" w:space="0" w:color="auto"/>
          </w:divBdr>
        </w:div>
        <w:div w:id="1309900509">
          <w:marLeft w:val="547"/>
          <w:marRight w:val="0"/>
          <w:marTop w:val="134"/>
          <w:marBottom w:val="0"/>
          <w:divBdr>
            <w:top w:val="none" w:sz="0" w:space="0" w:color="auto"/>
            <w:left w:val="none" w:sz="0" w:space="0" w:color="auto"/>
            <w:bottom w:val="none" w:sz="0" w:space="0" w:color="auto"/>
            <w:right w:val="none" w:sz="0" w:space="0" w:color="auto"/>
          </w:divBdr>
        </w:div>
        <w:div w:id="2002805721">
          <w:marLeft w:val="547"/>
          <w:marRight w:val="0"/>
          <w:marTop w:val="134"/>
          <w:marBottom w:val="0"/>
          <w:divBdr>
            <w:top w:val="none" w:sz="0" w:space="0" w:color="auto"/>
            <w:left w:val="none" w:sz="0" w:space="0" w:color="auto"/>
            <w:bottom w:val="none" w:sz="0" w:space="0" w:color="auto"/>
            <w:right w:val="none" w:sz="0" w:space="0" w:color="auto"/>
          </w:divBdr>
        </w:div>
      </w:divsChild>
    </w:div>
    <w:div w:id="29302895">
      <w:bodyDiv w:val="1"/>
      <w:marLeft w:val="0"/>
      <w:marRight w:val="0"/>
      <w:marTop w:val="0"/>
      <w:marBottom w:val="0"/>
      <w:divBdr>
        <w:top w:val="none" w:sz="0" w:space="0" w:color="auto"/>
        <w:left w:val="none" w:sz="0" w:space="0" w:color="auto"/>
        <w:bottom w:val="none" w:sz="0" w:space="0" w:color="auto"/>
        <w:right w:val="none" w:sz="0" w:space="0" w:color="auto"/>
      </w:divBdr>
    </w:div>
    <w:div w:id="29962377">
      <w:bodyDiv w:val="1"/>
      <w:marLeft w:val="0"/>
      <w:marRight w:val="0"/>
      <w:marTop w:val="0"/>
      <w:marBottom w:val="0"/>
      <w:divBdr>
        <w:top w:val="none" w:sz="0" w:space="0" w:color="auto"/>
        <w:left w:val="none" w:sz="0" w:space="0" w:color="auto"/>
        <w:bottom w:val="none" w:sz="0" w:space="0" w:color="auto"/>
        <w:right w:val="none" w:sz="0" w:space="0" w:color="auto"/>
      </w:divBdr>
      <w:divsChild>
        <w:div w:id="438332888">
          <w:marLeft w:val="547"/>
          <w:marRight w:val="0"/>
          <w:marTop w:val="96"/>
          <w:marBottom w:val="0"/>
          <w:divBdr>
            <w:top w:val="none" w:sz="0" w:space="0" w:color="auto"/>
            <w:left w:val="none" w:sz="0" w:space="0" w:color="auto"/>
            <w:bottom w:val="none" w:sz="0" w:space="0" w:color="auto"/>
            <w:right w:val="none" w:sz="0" w:space="0" w:color="auto"/>
          </w:divBdr>
        </w:div>
        <w:div w:id="517354880">
          <w:marLeft w:val="1166"/>
          <w:marRight w:val="0"/>
          <w:marTop w:val="77"/>
          <w:marBottom w:val="0"/>
          <w:divBdr>
            <w:top w:val="none" w:sz="0" w:space="0" w:color="auto"/>
            <w:left w:val="none" w:sz="0" w:space="0" w:color="auto"/>
            <w:bottom w:val="none" w:sz="0" w:space="0" w:color="auto"/>
            <w:right w:val="none" w:sz="0" w:space="0" w:color="auto"/>
          </w:divBdr>
        </w:div>
        <w:div w:id="1325550856">
          <w:marLeft w:val="1166"/>
          <w:marRight w:val="0"/>
          <w:marTop w:val="77"/>
          <w:marBottom w:val="0"/>
          <w:divBdr>
            <w:top w:val="none" w:sz="0" w:space="0" w:color="auto"/>
            <w:left w:val="none" w:sz="0" w:space="0" w:color="auto"/>
            <w:bottom w:val="none" w:sz="0" w:space="0" w:color="auto"/>
            <w:right w:val="none" w:sz="0" w:space="0" w:color="auto"/>
          </w:divBdr>
        </w:div>
        <w:div w:id="1687057600">
          <w:marLeft w:val="547"/>
          <w:marRight w:val="0"/>
          <w:marTop w:val="96"/>
          <w:marBottom w:val="0"/>
          <w:divBdr>
            <w:top w:val="none" w:sz="0" w:space="0" w:color="auto"/>
            <w:left w:val="none" w:sz="0" w:space="0" w:color="auto"/>
            <w:bottom w:val="none" w:sz="0" w:space="0" w:color="auto"/>
            <w:right w:val="none" w:sz="0" w:space="0" w:color="auto"/>
          </w:divBdr>
        </w:div>
      </w:divsChild>
    </w:div>
    <w:div w:id="30351381">
      <w:bodyDiv w:val="1"/>
      <w:marLeft w:val="0"/>
      <w:marRight w:val="0"/>
      <w:marTop w:val="0"/>
      <w:marBottom w:val="0"/>
      <w:divBdr>
        <w:top w:val="none" w:sz="0" w:space="0" w:color="auto"/>
        <w:left w:val="none" w:sz="0" w:space="0" w:color="auto"/>
        <w:bottom w:val="none" w:sz="0" w:space="0" w:color="auto"/>
        <w:right w:val="none" w:sz="0" w:space="0" w:color="auto"/>
      </w:divBdr>
    </w:div>
    <w:div w:id="30887987">
      <w:bodyDiv w:val="1"/>
      <w:marLeft w:val="0"/>
      <w:marRight w:val="0"/>
      <w:marTop w:val="0"/>
      <w:marBottom w:val="0"/>
      <w:divBdr>
        <w:top w:val="none" w:sz="0" w:space="0" w:color="auto"/>
        <w:left w:val="none" w:sz="0" w:space="0" w:color="auto"/>
        <w:bottom w:val="none" w:sz="0" w:space="0" w:color="auto"/>
        <w:right w:val="none" w:sz="0" w:space="0" w:color="auto"/>
      </w:divBdr>
    </w:div>
    <w:div w:id="31225511">
      <w:bodyDiv w:val="1"/>
      <w:marLeft w:val="0"/>
      <w:marRight w:val="0"/>
      <w:marTop w:val="0"/>
      <w:marBottom w:val="0"/>
      <w:divBdr>
        <w:top w:val="none" w:sz="0" w:space="0" w:color="auto"/>
        <w:left w:val="none" w:sz="0" w:space="0" w:color="auto"/>
        <w:bottom w:val="none" w:sz="0" w:space="0" w:color="auto"/>
        <w:right w:val="none" w:sz="0" w:space="0" w:color="auto"/>
      </w:divBdr>
    </w:div>
    <w:div w:id="31659732">
      <w:bodyDiv w:val="1"/>
      <w:marLeft w:val="0"/>
      <w:marRight w:val="0"/>
      <w:marTop w:val="0"/>
      <w:marBottom w:val="0"/>
      <w:divBdr>
        <w:top w:val="none" w:sz="0" w:space="0" w:color="auto"/>
        <w:left w:val="none" w:sz="0" w:space="0" w:color="auto"/>
        <w:bottom w:val="none" w:sz="0" w:space="0" w:color="auto"/>
        <w:right w:val="none" w:sz="0" w:space="0" w:color="auto"/>
      </w:divBdr>
      <w:divsChild>
        <w:div w:id="162816063">
          <w:marLeft w:val="1800"/>
          <w:marRight w:val="0"/>
          <w:marTop w:val="96"/>
          <w:marBottom w:val="0"/>
          <w:divBdr>
            <w:top w:val="none" w:sz="0" w:space="0" w:color="auto"/>
            <w:left w:val="none" w:sz="0" w:space="0" w:color="auto"/>
            <w:bottom w:val="none" w:sz="0" w:space="0" w:color="auto"/>
            <w:right w:val="none" w:sz="0" w:space="0" w:color="auto"/>
          </w:divBdr>
        </w:div>
        <w:div w:id="289239795">
          <w:marLeft w:val="1166"/>
          <w:marRight w:val="0"/>
          <w:marTop w:val="115"/>
          <w:marBottom w:val="0"/>
          <w:divBdr>
            <w:top w:val="none" w:sz="0" w:space="0" w:color="auto"/>
            <w:left w:val="none" w:sz="0" w:space="0" w:color="auto"/>
            <w:bottom w:val="none" w:sz="0" w:space="0" w:color="auto"/>
            <w:right w:val="none" w:sz="0" w:space="0" w:color="auto"/>
          </w:divBdr>
        </w:div>
        <w:div w:id="342976586">
          <w:marLeft w:val="1800"/>
          <w:marRight w:val="0"/>
          <w:marTop w:val="96"/>
          <w:marBottom w:val="0"/>
          <w:divBdr>
            <w:top w:val="none" w:sz="0" w:space="0" w:color="auto"/>
            <w:left w:val="none" w:sz="0" w:space="0" w:color="auto"/>
            <w:bottom w:val="none" w:sz="0" w:space="0" w:color="auto"/>
            <w:right w:val="none" w:sz="0" w:space="0" w:color="auto"/>
          </w:divBdr>
        </w:div>
        <w:div w:id="515922878">
          <w:marLeft w:val="1166"/>
          <w:marRight w:val="0"/>
          <w:marTop w:val="115"/>
          <w:marBottom w:val="0"/>
          <w:divBdr>
            <w:top w:val="none" w:sz="0" w:space="0" w:color="auto"/>
            <w:left w:val="none" w:sz="0" w:space="0" w:color="auto"/>
            <w:bottom w:val="none" w:sz="0" w:space="0" w:color="auto"/>
            <w:right w:val="none" w:sz="0" w:space="0" w:color="auto"/>
          </w:divBdr>
        </w:div>
        <w:div w:id="1399593433">
          <w:marLeft w:val="1800"/>
          <w:marRight w:val="0"/>
          <w:marTop w:val="96"/>
          <w:marBottom w:val="0"/>
          <w:divBdr>
            <w:top w:val="none" w:sz="0" w:space="0" w:color="auto"/>
            <w:left w:val="none" w:sz="0" w:space="0" w:color="auto"/>
            <w:bottom w:val="none" w:sz="0" w:space="0" w:color="auto"/>
            <w:right w:val="none" w:sz="0" w:space="0" w:color="auto"/>
          </w:divBdr>
        </w:div>
        <w:div w:id="1824736495">
          <w:marLeft w:val="547"/>
          <w:marRight w:val="0"/>
          <w:marTop w:val="134"/>
          <w:marBottom w:val="0"/>
          <w:divBdr>
            <w:top w:val="none" w:sz="0" w:space="0" w:color="auto"/>
            <w:left w:val="none" w:sz="0" w:space="0" w:color="auto"/>
            <w:bottom w:val="none" w:sz="0" w:space="0" w:color="auto"/>
            <w:right w:val="none" w:sz="0" w:space="0" w:color="auto"/>
          </w:divBdr>
        </w:div>
      </w:divsChild>
    </w:div>
    <w:div w:id="31733033">
      <w:bodyDiv w:val="1"/>
      <w:marLeft w:val="0"/>
      <w:marRight w:val="0"/>
      <w:marTop w:val="0"/>
      <w:marBottom w:val="0"/>
      <w:divBdr>
        <w:top w:val="none" w:sz="0" w:space="0" w:color="auto"/>
        <w:left w:val="none" w:sz="0" w:space="0" w:color="auto"/>
        <w:bottom w:val="none" w:sz="0" w:space="0" w:color="auto"/>
        <w:right w:val="none" w:sz="0" w:space="0" w:color="auto"/>
      </w:divBdr>
    </w:div>
    <w:div w:id="32388913">
      <w:bodyDiv w:val="1"/>
      <w:marLeft w:val="0"/>
      <w:marRight w:val="0"/>
      <w:marTop w:val="0"/>
      <w:marBottom w:val="0"/>
      <w:divBdr>
        <w:top w:val="none" w:sz="0" w:space="0" w:color="auto"/>
        <w:left w:val="none" w:sz="0" w:space="0" w:color="auto"/>
        <w:bottom w:val="none" w:sz="0" w:space="0" w:color="auto"/>
        <w:right w:val="none" w:sz="0" w:space="0" w:color="auto"/>
      </w:divBdr>
    </w:div>
    <w:div w:id="33190878">
      <w:bodyDiv w:val="1"/>
      <w:marLeft w:val="0"/>
      <w:marRight w:val="0"/>
      <w:marTop w:val="0"/>
      <w:marBottom w:val="0"/>
      <w:divBdr>
        <w:top w:val="none" w:sz="0" w:space="0" w:color="auto"/>
        <w:left w:val="none" w:sz="0" w:space="0" w:color="auto"/>
        <w:bottom w:val="none" w:sz="0" w:space="0" w:color="auto"/>
        <w:right w:val="none" w:sz="0" w:space="0" w:color="auto"/>
      </w:divBdr>
    </w:div>
    <w:div w:id="33847710">
      <w:bodyDiv w:val="1"/>
      <w:marLeft w:val="0"/>
      <w:marRight w:val="0"/>
      <w:marTop w:val="0"/>
      <w:marBottom w:val="0"/>
      <w:divBdr>
        <w:top w:val="none" w:sz="0" w:space="0" w:color="auto"/>
        <w:left w:val="none" w:sz="0" w:space="0" w:color="auto"/>
        <w:bottom w:val="none" w:sz="0" w:space="0" w:color="auto"/>
        <w:right w:val="none" w:sz="0" w:space="0" w:color="auto"/>
      </w:divBdr>
    </w:div>
    <w:div w:id="34736502">
      <w:bodyDiv w:val="1"/>
      <w:marLeft w:val="0"/>
      <w:marRight w:val="0"/>
      <w:marTop w:val="0"/>
      <w:marBottom w:val="0"/>
      <w:divBdr>
        <w:top w:val="none" w:sz="0" w:space="0" w:color="auto"/>
        <w:left w:val="none" w:sz="0" w:space="0" w:color="auto"/>
        <w:bottom w:val="none" w:sz="0" w:space="0" w:color="auto"/>
        <w:right w:val="none" w:sz="0" w:space="0" w:color="auto"/>
      </w:divBdr>
      <w:divsChild>
        <w:div w:id="55393804">
          <w:marLeft w:val="1166"/>
          <w:marRight w:val="0"/>
          <w:marTop w:val="115"/>
          <w:marBottom w:val="0"/>
          <w:divBdr>
            <w:top w:val="none" w:sz="0" w:space="0" w:color="auto"/>
            <w:left w:val="none" w:sz="0" w:space="0" w:color="auto"/>
            <w:bottom w:val="none" w:sz="0" w:space="0" w:color="auto"/>
            <w:right w:val="none" w:sz="0" w:space="0" w:color="auto"/>
          </w:divBdr>
        </w:div>
        <w:div w:id="127478815">
          <w:marLeft w:val="1166"/>
          <w:marRight w:val="0"/>
          <w:marTop w:val="115"/>
          <w:marBottom w:val="0"/>
          <w:divBdr>
            <w:top w:val="none" w:sz="0" w:space="0" w:color="auto"/>
            <w:left w:val="none" w:sz="0" w:space="0" w:color="auto"/>
            <w:bottom w:val="none" w:sz="0" w:space="0" w:color="auto"/>
            <w:right w:val="none" w:sz="0" w:space="0" w:color="auto"/>
          </w:divBdr>
        </w:div>
        <w:div w:id="361442411">
          <w:marLeft w:val="1166"/>
          <w:marRight w:val="0"/>
          <w:marTop w:val="115"/>
          <w:marBottom w:val="0"/>
          <w:divBdr>
            <w:top w:val="none" w:sz="0" w:space="0" w:color="auto"/>
            <w:left w:val="none" w:sz="0" w:space="0" w:color="auto"/>
            <w:bottom w:val="none" w:sz="0" w:space="0" w:color="auto"/>
            <w:right w:val="none" w:sz="0" w:space="0" w:color="auto"/>
          </w:divBdr>
        </w:div>
        <w:div w:id="569582042">
          <w:marLeft w:val="1166"/>
          <w:marRight w:val="0"/>
          <w:marTop w:val="115"/>
          <w:marBottom w:val="0"/>
          <w:divBdr>
            <w:top w:val="none" w:sz="0" w:space="0" w:color="auto"/>
            <w:left w:val="none" w:sz="0" w:space="0" w:color="auto"/>
            <w:bottom w:val="none" w:sz="0" w:space="0" w:color="auto"/>
            <w:right w:val="none" w:sz="0" w:space="0" w:color="auto"/>
          </w:divBdr>
        </w:div>
        <w:div w:id="988628489">
          <w:marLeft w:val="547"/>
          <w:marRight w:val="0"/>
          <w:marTop w:val="130"/>
          <w:marBottom w:val="0"/>
          <w:divBdr>
            <w:top w:val="none" w:sz="0" w:space="0" w:color="auto"/>
            <w:left w:val="none" w:sz="0" w:space="0" w:color="auto"/>
            <w:bottom w:val="none" w:sz="0" w:space="0" w:color="auto"/>
            <w:right w:val="none" w:sz="0" w:space="0" w:color="auto"/>
          </w:divBdr>
        </w:div>
        <w:div w:id="1509717078">
          <w:marLeft w:val="547"/>
          <w:marRight w:val="0"/>
          <w:marTop w:val="130"/>
          <w:marBottom w:val="0"/>
          <w:divBdr>
            <w:top w:val="none" w:sz="0" w:space="0" w:color="auto"/>
            <w:left w:val="none" w:sz="0" w:space="0" w:color="auto"/>
            <w:bottom w:val="none" w:sz="0" w:space="0" w:color="auto"/>
            <w:right w:val="none" w:sz="0" w:space="0" w:color="auto"/>
          </w:divBdr>
        </w:div>
        <w:div w:id="1539465324">
          <w:marLeft w:val="1166"/>
          <w:marRight w:val="0"/>
          <w:marTop w:val="115"/>
          <w:marBottom w:val="0"/>
          <w:divBdr>
            <w:top w:val="none" w:sz="0" w:space="0" w:color="auto"/>
            <w:left w:val="none" w:sz="0" w:space="0" w:color="auto"/>
            <w:bottom w:val="none" w:sz="0" w:space="0" w:color="auto"/>
            <w:right w:val="none" w:sz="0" w:space="0" w:color="auto"/>
          </w:divBdr>
        </w:div>
        <w:div w:id="1858695462">
          <w:marLeft w:val="1166"/>
          <w:marRight w:val="0"/>
          <w:marTop w:val="115"/>
          <w:marBottom w:val="0"/>
          <w:divBdr>
            <w:top w:val="none" w:sz="0" w:space="0" w:color="auto"/>
            <w:left w:val="none" w:sz="0" w:space="0" w:color="auto"/>
            <w:bottom w:val="none" w:sz="0" w:space="0" w:color="auto"/>
            <w:right w:val="none" w:sz="0" w:space="0" w:color="auto"/>
          </w:divBdr>
        </w:div>
        <w:div w:id="2016303797">
          <w:marLeft w:val="547"/>
          <w:marRight w:val="0"/>
          <w:marTop w:val="130"/>
          <w:marBottom w:val="0"/>
          <w:divBdr>
            <w:top w:val="none" w:sz="0" w:space="0" w:color="auto"/>
            <w:left w:val="none" w:sz="0" w:space="0" w:color="auto"/>
            <w:bottom w:val="none" w:sz="0" w:space="0" w:color="auto"/>
            <w:right w:val="none" w:sz="0" w:space="0" w:color="auto"/>
          </w:divBdr>
        </w:div>
      </w:divsChild>
    </w:div>
    <w:div w:id="35392570">
      <w:bodyDiv w:val="1"/>
      <w:marLeft w:val="0"/>
      <w:marRight w:val="0"/>
      <w:marTop w:val="0"/>
      <w:marBottom w:val="0"/>
      <w:divBdr>
        <w:top w:val="none" w:sz="0" w:space="0" w:color="auto"/>
        <w:left w:val="none" w:sz="0" w:space="0" w:color="auto"/>
        <w:bottom w:val="none" w:sz="0" w:space="0" w:color="auto"/>
        <w:right w:val="none" w:sz="0" w:space="0" w:color="auto"/>
      </w:divBdr>
    </w:div>
    <w:div w:id="35395938">
      <w:bodyDiv w:val="1"/>
      <w:marLeft w:val="0"/>
      <w:marRight w:val="0"/>
      <w:marTop w:val="0"/>
      <w:marBottom w:val="0"/>
      <w:divBdr>
        <w:top w:val="none" w:sz="0" w:space="0" w:color="auto"/>
        <w:left w:val="none" w:sz="0" w:space="0" w:color="auto"/>
        <w:bottom w:val="none" w:sz="0" w:space="0" w:color="auto"/>
        <w:right w:val="none" w:sz="0" w:space="0" w:color="auto"/>
      </w:divBdr>
    </w:div>
    <w:div w:id="36245195">
      <w:bodyDiv w:val="1"/>
      <w:marLeft w:val="0"/>
      <w:marRight w:val="0"/>
      <w:marTop w:val="0"/>
      <w:marBottom w:val="0"/>
      <w:divBdr>
        <w:top w:val="none" w:sz="0" w:space="0" w:color="auto"/>
        <w:left w:val="none" w:sz="0" w:space="0" w:color="auto"/>
        <w:bottom w:val="none" w:sz="0" w:space="0" w:color="auto"/>
        <w:right w:val="none" w:sz="0" w:space="0" w:color="auto"/>
      </w:divBdr>
    </w:div>
    <w:div w:id="36246837">
      <w:bodyDiv w:val="1"/>
      <w:marLeft w:val="0"/>
      <w:marRight w:val="0"/>
      <w:marTop w:val="0"/>
      <w:marBottom w:val="0"/>
      <w:divBdr>
        <w:top w:val="none" w:sz="0" w:space="0" w:color="auto"/>
        <w:left w:val="none" w:sz="0" w:space="0" w:color="auto"/>
        <w:bottom w:val="none" w:sz="0" w:space="0" w:color="auto"/>
        <w:right w:val="none" w:sz="0" w:space="0" w:color="auto"/>
      </w:divBdr>
    </w:div>
    <w:div w:id="36397593">
      <w:bodyDiv w:val="1"/>
      <w:marLeft w:val="0"/>
      <w:marRight w:val="0"/>
      <w:marTop w:val="0"/>
      <w:marBottom w:val="0"/>
      <w:divBdr>
        <w:top w:val="none" w:sz="0" w:space="0" w:color="auto"/>
        <w:left w:val="none" w:sz="0" w:space="0" w:color="auto"/>
        <w:bottom w:val="none" w:sz="0" w:space="0" w:color="auto"/>
        <w:right w:val="none" w:sz="0" w:space="0" w:color="auto"/>
      </w:divBdr>
      <w:divsChild>
        <w:div w:id="187718782">
          <w:marLeft w:val="547"/>
          <w:marRight w:val="0"/>
          <w:marTop w:val="120"/>
          <w:marBottom w:val="0"/>
          <w:divBdr>
            <w:top w:val="none" w:sz="0" w:space="0" w:color="auto"/>
            <w:left w:val="none" w:sz="0" w:space="0" w:color="auto"/>
            <w:bottom w:val="none" w:sz="0" w:space="0" w:color="auto"/>
            <w:right w:val="none" w:sz="0" w:space="0" w:color="auto"/>
          </w:divBdr>
        </w:div>
        <w:div w:id="195048284">
          <w:marLeft w:val="1800"/>
          <w:marRight w:val="0"/>
          <w:marTop w:val="91"/>
          <w:marBottom w:val="0"/>
          <w:divBdr>
            <w:top w:val="none" w:sz="0" w:space="0" w:color="auto"/>
            <w:left w:val="none" w:sz="0" w:space="0" w:color="auto"/>
            <w:bottom w:val="none" w:sz="0" w:space="0" w:color="auto"/>
            <w:right w:val="none" w:sz="0" w:space="0" w:color="auto"/>
          </w:divBdr>
        </w:div>
        <w:div w:id="571890574">
          <w:marLeft w:val="1800"/>
          <w:marRight w:val="0"/>
          <w:marTop w:val="91"/>
          <w:marBottom w:val="0"/>
          <w:divBdr>
            <w:top w:val="none" w:sz="0" w:space="0" w:color="auto"/>
            <w:left w:val="none" w:sz="0" w:space="0" w:color="auto"/>
            <w:bottom w:val="none" w:sz="0" w:space="0" w:color="auto"/>
            <w:right w:val="none" w:sz="0" w:space="0" w:color="auto"/>
          </w:divBdr>
        </w:div>
        <w:div w:id="888956145">
          <w:marLeft w:val="1166"/>
          <w:marRight w:val="0"/>
          <w:marTop w:val="106"/>
          <w:marBottom w:val="0"/>
          <w:divBdr>
            <w:top w:val="none" w:sz="0" w:space="0" w:color="auto"/>
            <w:left w:val="none" w:sz="0" w:space="0" w:color="auto"/>
            <w:bottom w:val="none" w:sz="0" w:space="0" w:color="auto"/>
            <w:right w:val="none" w:sz="0" w:space="0" w:color="auto"/>
          </w:divBdr>
        </w:div>
        <w:div w:id="1461803975">
          <w:marLeft w:val="1166"/>
          <w:marRight w:val="0"/>
          <w:marTop w:val="106"/>
          <w:marBottom w:val="0"/>
          <w:divBdr>
            <w:top w:val="none" w:sz="0" w:space="0" w:color="auto"/>
            <w:left w:val="none" w:sz="0" w:space="0" w:color="auto"/>
            <w:bottom w:val="none" w:sz="0" w:space="0" w:color="auto"/>
            <w:right w:val="none" w:sz="0" w:space="0" w:color="auto"/>
          </w:divBdr>
        </w:div>
        <w:div w:id="1496847340">
          <w:marLeft w:val="547"/>
          <w:marRight w:val="0"/>
          <w:marTop w:val="120"/>
          <w:marBottom w:val="0"/>
          <w:divBdr>
            <w:top w:val="none" w:sz="0" w:space="0" w:color="auto"/>
            <w:left w:val="none" w:sz="0" w:space="0" w:color="auto"/>
            <w:bottom w:val="none" w:sz="0" w:space="0" w:color="auto"/>
            <w:right w:val="none" w:sz="0" w:space="0" w:color="auto"/>
          </w:divBdr>
        </w:div>
        <w:div w:id="1657760906">
          <w:marLeft w:val="1166"/>
          <w:marRight w:val="0"/>
          <w:marTop w:val="106"/>
          <w:marBottom w:val="0"/>
          <w:divBdr>
            <w:top w:val="none" w:sz="0" w:space="0" w:color="auto"/>
            <w:left w:val="none" w:sz="0" w:space="0" w:color="auto"/>
            <w:bottom w:val="none" w:sz="0" w:space="0" w:color="auto"/>
            <w:right w:val="none" w:sz="0" w:space="0" w:color="auto"/>
          </w:divBdr>
        </w:div>
        <w:div w:id="1771387356">
          <w:marLeft w:val="1166"/>
          <w:marRight w:val="0"/>
          <w:marTop w:val="106"/>
          <w:marBottom w:val="0"/>
          <w:divBdr>
            <w:top w:val="none" w:sz="0" w:space="0" w:color="auto"/>
            <w:left w:val="none" w:sz="0" w:space="0" w:color="auto"/>
            <w:bottom w:val="none" w:sz="0" w:space="0" w:color="auto"/>
            <w:right w:val="none" w:sz="0" w:space="0" w:color="auto"/>
          </w:divBdr>
        </w:div>
        <w:div w:id="1773553561">
          <w:marLeft w:val="547"/>
          <w:marRight w:val="0"/>
          <w:marTop w:val="120"/>
          <w:marBottom w:val="0"/>
          <w:divBdr>
            <w:top w:val="none" w:sz="0" w:space="0" w:color="auto"/>
            <w:left w:val="none" w:sz="0" w:space="0" w:color="auto"/>
            <w:bottom w:val="none" w:sz="0" w:space="0" w:color="auto"/>
            <w:right w:val="none" w:sz="0" w:space="0" w:color="auto"/>
          </w:divBdr>
        </w:div>
      </w:divsChild>
    </w:div>
    <w:div w:id="36707566">
      <w:bodyDiv w:val="1"/>
      <w:marLeft w:val="0"/>
      <w:marRight w:val="0"/>
      <w:marTop w:val="0"/>
      <w:marBottom w:val="0"/>
      <w:divBdr>
        <w:top w:val="none" w:sz="0" w:space="0" w:color="auto"/>
        <w:left w:val="none" w:sz="0" w:space="0" w:color="auto"/>
        <w:bottom w:val="none" w:sz="0" w:space="0" w:color="auto"/>
        <w:right w:val="none" w:sz="0" w:space="0" w:color="auto"/>
      </w:divBdr>
    </w:div>
    <w:div w:id="36857677">
      <w:bodyDiv w:val="1"/>
      <w:marLeft w:val="0"/>
      <w:marRight w:val="0"/>
      <w:marTop w:val="0"/>
      <w:marBottom w:val="0"/>
      <w:divBdr>
        <w:top w:val="none" w:sz="0" w:space="0" w:color="auto"/>
        <w:left w:val="none" w:sz="0" w:space="0" w:color="auto"/>
        <w:bottom w:val="none" w:sz="0" w:space="0" w:color="auto"/>
        <w:right w:val="none" w:sz="0" w:space="0" w:color="auto"/>
      </w:divBdr>
    </w:div>
    <w:div w:id="37629911">
      <w:bodyDiv w:val="1"/>
      <w:marLeft w:val="0"/>
      <w:marRight w:val="0"/>
      <w:marTop w:val="0"/>
      <w:marBottom w:val="0"/>
      <w:divBdr>
        <w:top w:val="none" w:sz="0" w:space="0" w:color="auto"/>
        <w:left w:val="none" w:sz="0" w:space="0" w:color="auto"/>
        <w:bottom w:val="none" w:sz="0" w:space="0" w:color="auto"/>
        <w:right w:val="none" w:sz="0" w:space="0" w:color="auto"/>
      </w:divBdr>
    </w:div>
    <w:div w:id="38675407">
      <w:bodyDiv w:val="1"/>
      <w:marLeft w:val="0"/>
      <w:marRight w:val="0"/>
      <w:marTop w:val="0"/>
      <w:marBottom w:val="0"/>
      <w:divBdr>
        <w:top w:val="none" w:sz="0" w:space="0" w:color="auto"/>
        <w:left w:val="none" w:sz="0" w:space="0" w:color="auto"/>
        <w:bottom w:val="none" w:sz="0" w:space="0" w:color="auto"/>
        <w:right w:val="none" w:sz="0" w:space="0" w:color="auto"/>
      </w:divBdr>
      <w:divsChild>
        <w:div w:id="869800276">
          <w:marLeft w:val="1166"/>
          <w:marRight w:val="0"/>
          <w:marTop w:val="86"/>
          <w:marBottom w:val="0"/>
          <w:divBdr>
            <w:top w:val="none" w:sz="0" w:space="0" w:color="auto"/>
            <w:left w:val="none" w:sz="0" w:space="0" w:color="auto"/>
            <w:bottom w:val="none" w:sz="0" w:space="0" w:color="auto"/>
            <w:right w:val="none" w:sz="0" w:space="0" w:color="auto"/>
          </w:divBdr>
        </w:div>
        <w:div w:id="978801167">
          <w:marLeft w:val="547"/>
          <w:marRight w:val="0"/>
          <w:marTop w:val="106"/>
          <w:marBottom w:val="0"/>
          <w:divBdr>
            <w:top w:val="none" w:sz="0" w:space="0" w:color="auto"/>
            <w:left w:val="none" w:sz="0" w:space="0" w:color="auto"/>
            <w:bottom w:val="none" w:sz="0" w:space="0" w:color="auto"/>
            <w:right w:val="none" w:sz="0" w:space="0" w:color="auto"/>
          </w:divBdr>
        </w:div>
        <w:div w:id="1033651899">
          <w:marLeft w:val="547"/>
          <w:marRight w:val="0"/>
          <w:marTop w:val="96"/>
          <w:marBottom w:val="0"/>
          <w:divBdr>
            <w:top w:val="none" w:sz="0" w:space="0" w:color="auto"/>
            <w:left w:val="none" w:sz="0" w:space="0" w:color="auto"/>
            <w:bottom w:val="none" w:sz="0" w:space="0" w:color="auto"/>
            <w:right w:val="none" w:sz="0" w:space="0" w:color="auto"/>
          </w:divBdr>
        </w:div>
        <w:div w:id="1635524147">
          <w:marLeft w:val="1166"/>
          <w:marRight w:val="0"/>
          <w:marTop w:val="86"/>
          <w:marBottom w:val="0"/>
          <w:divBdr>
            <w:top w:val="none" w:sz="0" w:space="0" w:color="auto"/>
            <w:left w:val="none" w:sz="0" w:space="0" w:color="auto"/>
            <w:bottom w:val="none" w:sz="0" w:space="0" w:color="auto"/>
            <w:right w:val="none" w:sz="0" w:space="0" w:color="auto"/>
          </w:divBdr>
        </w:div>
        <w:div w:id="2087219184">
          <w:marLeft w:val="547"/>
          <w:marRight w:val="0"/>
          <w:marTop w:val="106"/>
          <w:marBottom w:val="0"/>
          <w:divBdr>
            <w:top w:val="none" w:sz="0" w:space="0" w:color="auto"/>
            <w:left w:val="none" w:sz="0" w:space="0" w:color="auto"/>
            <w:bottom w:val="none" w:sz="0" w:space="0" w:color="auto"/>
            <w:right w:val="none" w:sz="0" w:space="0" w:color="auto"/>
          </w:divBdr>
        </w:div>
      </w:divsChild>
    </w:div>
    <w:div w:id="38743441">
      <w:bodyDiv w:val="1"/>
      <w:marLeft w:val="0"/>
      <w:marRight w:val="0"/>
      <w:marTop w:val="0"/>
      <w:marBottom w:val="0"/>
      <w:divBdr>
        <w:top w:val="none" w:sz="0" w:space="0" w:color="auto"/>
        <w:left w:val="none" w:sz="0" w:space="0" w:color="auto"/>
        <w:bottom w:val="none" w:sz="0" w:space="0" w:color="auto"/>
        <w:right w:val="none" w:sz="0" w:space="0" w:color="auto"/>
      </w:divBdr>
    </w:div>
    <w:div w:id="38868306">
      <w:bodyDiv w:val="1"/>
      <w:marLeft w:val="0"/>
      <w:marRight w:val="0"/>
      <w:marTop w:val="0"/>
      <w:marBottom w:val="0"/>
      <w:divBdr>
        <w:top w:val="none" w:sz="0" w:space="0" w:color="auto"/>
        <w:left w:val="none" w:sz="0" w:space="0" w:color="auto"/>
        <w:bottom w:val="none" w:sz="0" w:space="0" w:color="auto"/>
        <w:right w:val="none" w:sz="0" w:space="0" w:color="auto"/>
      </w:divBdr>
      <w:divsChild>
        <w:div w:id="744456145">
          <w:marLeft w:val="547"/>
          <w:marRight w:val="0"/>
          <w:marTop w:val="115"/>
          <w:marBottom w:val="0"/>
          <w:divBdr>
            <w:top w:val="none" w:sz="0" w:space="0" w:color="auto"/>
            <w:left w:val="none" w:sz="0" w:space="0" w:color="auto"/>
            <w:bottom w:val="none" w:sz="0" w:space="0" w:color="auto"/>
            <w:right w:val="none" w:sz="0" w:space="0" w:color="auto"/>
          </w:divBdr>
        </w:div>
        <w:div w:id="1186821772">
          <w:marLeft w:val="547"/>
          <w:marRight w:val="0"/>
          <w:marTop w:val="115"/>
          <w:marBottom w:val="0"/>
          <w:divBdr>
            <w:top w:val="none" w:sz="0" w:space="0" w:color="auto"/>
            <w:left w:val="none" w:sz="0" w:space="0" w:color="auto"/>
            <w:bottom w:val="none" w:sz="0" w:space="0" w:color="auto"/>
            <w:right w:val="none" w:sz="0" w:space="0" w:color="auto"/>
          </w:divBdr>
        </w:div>
      </w:divsChild>
    </w:div>
    <w:div w:id="39860730">
      <w:bodyDiv w:val="1"/>
      <w:marLeft w:val="0"/>
      <w:marRight w:val="0"/>
      <w:marTop w:val="0"/>
      <w:marBottom w:val="0"/>
      <w:divBdr>
        <w:top w:val="none" w:sz="0" w:space="0" w:color="auto"/>
        <w:left w:val="none" w:sz="0" w:space="0" w:color="auto"/>
        <w:bottom w:val="none" w:sz="0" w:space="0" w:color="auto"/>
        <w:right w:val="none" w:sz="0" w:space="0" w:color="auto"/>
      </w:divBdr>
    </w:div>
    <w:div w:id="40399041">
      <w:bodyDiv w:val="1"/>
      <w:marLeft w:val="0"/>
      <w:marRight w:val="0"/>
      <w:marTop w:val="0"/>
      <w:marBottom w:val="0"/>
      <w:divBdr>
        <w:top w:val="none" w:sz="0" w:space="0" w:color="auto"/>
        <w:left w:val="none" w:sz="0" w:space="0" w:color="auto"/>
        <w:bottom w:val="none" w:sz="0" w:space="0" w:color="auto"/>
        <w:right w:val="none" w:sz="0" w:space="0" w:color="auto"/>
      </w:divBdr>
      <w:divsChild>
        <w:div w:id="632564792">
          <w:marLeft w:val="1080"/>
          <w:marRight w:val="0"/>
          <w:marTop w:val="100"/>
          <w:marBottom w:val="0"/>
          <w:divBdr>
            <w:top w:val="none" w:sz="0" w:space="0" w:color="auto"/>
            <w:left w:val="none" w:sz="0" w:space="0" w:color="auto"/>
            <w:bottom w:val="none" w:sz="0" w:space="0" w:color="auto"/>
            <w:right w:val="none" w:sz="0" w:space="0" w:color="auto"/>
          </w:divBdr>
        </w:div>
        <w:div w:id="766269032">
          <w:marLeft w:val="1080"/>
          <w:marRight w:val="0"/>
          <w:marTop w:val="100"/>
          <w:marBottom w:val="0"/>
          <w:divBdr>
            <w:top w:val="none" w:sz="0" w:space="0" w:color="auto"/>
            <w:left w:val="none" w:sz="0" w:space="0" w:color="auto"/>
            <w:bottom w:val="none" w:sz="0" w:space="0" w:color="auto"/>
            <w:right w:val="none" w:sz="0" w:space="0" w:color="auto"/>
          </w:divBdr>
        </w:div>
        <w:div w:id="1044326867">
          <w:marLeft w:val="1080"/>
          <w:marRight w:val="0"/>
          <w:marTop w:val="100"/>
          <w:marBottom w:val="0"/>
          <w:divBdr>
            <w:top w:val="none" w:sz="0" w:space="0" w:color="auto"/>
            <w:left w:val="none" w:sz="0" w:space="0" w:color="auto"/>
            <w:bottom w:val="none" w:sz="0" w:space="0" w:color="auto"/>
            <w:right w:val="none" w:sz="0" w:space="0" w:color="auto"/>
          </w:divBdr>
        </w:div>
        <w:div w:id="1535725117">
          <w:marLeft w:val="1080"/>
          <w:marRight w:val="0"/>
          <w:marTop w:val="100"/>
          <w:marBottom w:val="0"/>
          <w:divBdr>
            <w:top w:val="none" w:sz="0" w:space="0" w:color="auto"/>
            <w:left w:val="none" w:sz="0" w:space="0" w:color="auto"/>
            <w:bottom w:val="none" w:sz="0" w:space="0" w:color="auto"/>
            <w:right w:val="none" w:sz="0" w:space="0" w:color="auto"/>
          </w:divBdr>
        </w:div>
        <w:div w:id="1748381646">
          <w:marLeft w:val="1080"/>
          <w:marRight w:val="0"/>
          <w:marTop w:val="100"/>
          <w:marBottom w:val="0"/>
          <w:divBdr>
            <w:top w:val="none" w:sz="0" w:space="0" w:color="auto"/>
            <w:left w:val="none" w:sz="0" w:space="0" w:color="auto"/>
            <w:bottom w:val="none" w:sz="0" w:space="0" w:color="auto"/>
            <w:right w:val="none" w:sz="0" w:space="0" w:color="auto"/>
          </w:divBdr>
        </w:div>
        <w:div w:id="1790976913">
          <w:marLeft w:val="360"/>
          <w:marRight w:val="0"/>
          <w:marTop w:val="200"/>
          <w:marBottom w:val="0"/>
          <w:divBdr>
            <w:top w:val="none" w:sz="0" w:space="0" w:color="auto"/>
            <w:left w:val="none" w:sz="0" w:space="0" w:color="auto"/>
            <w:bottom w:val="none" w:sz="0" w:space="0" w:color="auto"/>
            <w:right w:val="none" w:sz="0" w:space="0" w:color="auto"/>
          </w:divBdr>
        </w:div>
      </w:divsChild>
    </w:div>
    <w:div w:id="40592763">
      <w:bodyDiv w:val="1"/>
      <w:marLeft w:val="0"/>
      <w:marRight w:val="0"/>
      <w:marTop w:val="0"/>
      <w:marBottom w:val="0"/>
      <w:divBdr>
        <w:top w:val="none" w:sz="0" w:space="0" w:color="auto"/>
        <w:left w:val="none" w:sz="0" w:space="0" w:color="auto"/>
        <w:bottom w:val="none" w:sz="0" w:space="0" w:color="auto"/>
        <w:right w:val="none" w:sz="0" w:space="0" w:color="auto"/>
      </w:divBdr>
    </w:div>
    <w:div w:id="41247991">
      <w:bodyDiv w:val="1"/>
      <w:marLeft w:val="0"/>
      <w:marRight w:val="0"/>
      <w:marTop w:val="0"/>
      <w:marBottom w:val="0"/>
      <w:divBdr>
        <w:top w:val="none" w:sz="0" w:space="0" w:color="auto"/>
        <w:left w:val="none" w:sz="0" w:space="0" w:color="auto"/>
        <w:bottom w:val="none" w:sz="0" w:space="0" w:color="auto"/>
        <w:right w:val="none" w:sz="0" w:space="0" w:color="auto"/>
      </w:divBdr>
    </w:div>
    <w:div w:id="41444141">
      <w:bodyDiv w:val="1"/>
      <w:marLeft w:val="0"/>
      <w:marRight w:val="0"/>
      <w:marTop w:val="0"/>
      <w:marBottom w:val="0"/>
      <w:divBdr>
        <w:top w:val="none" w:sz="0" w:space="0" w:color="auto"/>
        <w:left w:val="none" w:sz="0" w:space="0" w:color="auto"/>
        <w:bottom w:val="none" w:sz="0" w:space="0" w:color="auto"/>
        <w:right w:val="none" w:sz="0" w:space="0" w:color="auto"/>
      </w:divBdr>
    </w:div>
    <w:div w:id="41639708">
      <w:bodyDiv w:val="1"/>
      <w:marLeft w:val="0"/>
      <w:marRight w:val="0"/>
      <w:marTop w:val="0"/>
      <w:marBottom w:val="0"/>
      <w:divBdr>
        <w:top w:val="none" w:sz="0" w:space="0" w:color="auto"/>
        <w:left w:val="none" w:sz="0" w:space="0" w:color="auto"/>
        <w:bottom w:val="none" w:sz="0" w:space="0" w:color="auto"/>
        <w:right w:val="none" w:sz="0" w:space="0" w:color="auto"/>
      </w:divBdr>
    </w:div>
    <w:div w:id="41902768">
      <w:bodyDiv w:val="1"/>
      <w:marLeft w:val="0"/>
      <w:marRight w:val="0"/>
      <w:marTop w:val="0"/>
      <w:marBottom w:val="0"/>
      <w:divBdr>
        <w:top w:val="none" w:sz="0" w:space="0" w:color="auto"/>
        <w:left w:val="none" w:sz="0" w:space="0" w:color="auto"/>
        <w:bottom w:val="none" w:sz="0" w:space="0" w:color="auto"/>
        <w:right w:val="none" w:sz="0" w:space="0" w:color="auto"/>
      </w:divBdr>
    </w:div>
    <w:div w:id="42143426">
      <w:bodyDiv w:val="1"/>
      <w:marLeft w:val="0"/>
      <w:marRight w:val="0"/>
      <w:marTop w:val="0"/>
      <w:marBottom w:val="0"/>
      <w:divBdr>
        <w:top w:val="none" w:sz="0" w:space="0" w:color="auto"/>
        <w:left w:val="none" w:sz="0" w:space="0" w:color="auto"/>
        <w:bottom w:val="none" w:sz="0" w:space="0" w:color="auto"/>
        <w:right w:val="none" w:sz="0" w:space="0" w:color="auto"/>
      </w:divBdr>
    </w:div>
    <w:div w:id="42877133">
      <w:bodyDiv w:val="1"/>
      <w:marLeft w:val="0"/>
      <w:marRight w:val="0"/>
      <w:marTop w:val="0"/>
      <w:marBottom w:val="0"/>
      <w:divBdr>
        <w:top w:val="none" w:sz="0" w:space="0" w:color="auto"/>
        <w:left w:val="none" w:sz="0" w:space="0" w:color="auto"/>
        <w:bottom w:val="none" w:sz="0" w:space="0" w:color="auto"/>
        <w:right w:val="none" w:sz="0" w:space="0" w:color="auto"/>
      </w:divBdr>
    </w:div>
    <w:div w:id="44530690">
      <w:bodyDiv w:val="1"/>
      <w:marLeft w:val="0"/>
      <w:marRight w:val="0"/>
      <w:marTop w:val="0"/>
      <w:marBottom w:val="0"/>
      <w:divBdr>
        <w:top w:val="none" w:sz="0" w:space="0" w:color="auto"/>
        <w:left w:val="none" w:sz="0" w:space="0" w:color="auto"/>
        <w:bottom w:val="none" w:sz="0" w:space="0" w:color="auto"/>
        <w:right w:val="none" w:sz="0" w:space="0" w:color="auto"/>
      </w:divBdr>
    </w:div>
    <w:div w:id="45297957">
      <w:bodyDiv w:val="1"/>
      <w:marLeft w:val="0"/>
      <w:marRight w:val="0"/>
      <w:marTop w:val="0"/>
      <w:marBottom w:val="0"/>
      <w:divBdr>
        <w:top w:val="none" w:sz="0" w:space="0" w:color="auto"/>
        <w:left w:val="none" w:sz="0" w:space="0" w:color="auto"/>
        <w:bottom w:val="none" w:sz="0" w:space="0" w:color="auto"/>
        <w:right w:val="none" w:sz="0" w:space="0" w:color="auto"/>
      </w:divBdr>
    </w:div>
    <w:div w:id="47068578">
      <w:bodyDiv w:val="1"/>
      <w:marLeft w:val="0"/>
      <w:marRight w:val="0"/>
      <w:marTop w:val="0"/>
      <w:marBottom w:val="0"/>
      <w:divBdr>
        <w:top w:val="none" w:sz="0" w:space="0" w:color="auto"/>
        <w:left w:val="none" w:sz="0" w:space="0" w:color="auto"/>
        <w:bottom w:val="none" w:sz="0" w:space="0" w:color="auto"/>
        <w:right w:val="none" w:sz="0" w:space="0" w:color="auto"/>
      </w:divBdr>
    </w:div>
    <w:div w:id="47071541">
      <w:bodyDiv w:val="1"/>
      <w:marLeft w:val="0"/>
      <w:marRight w:val="0"/>
      <w:marTop w:val="0"/>
      <w:marBottom w:val="0"/>
      <w:divBdr>
        <w:top w:val="none" w:sz="0" w:space="0" w:color="auto"/>
        <w:left w:val="none" w:sz="0" w:space="0" w:color="auto"/>
        <w:bottom w:val="none" w:sz="0" w:space="0" w:color="auto"/>
        <w:right w:val="none" w:sz="0" w:space="0" w:color="auto"/>
      </w:divBdr>
    </w:div>
    <w:div w:id="47187910">
      <w:bodyDiv w:val="1"/>
      <w:marLeft w:val="0"/>
      <w:marRight w:val="0"/>
      <w:marTop w:val="0"/>
      <w:marBottom w:val="0"/>
      <w:divBdr>
        <w:top w:val="none" w:sz="0" w:space="0" w:color="auto"/>
        <w:left w:val="none" w:sz="0" w:space="0" w:color="auto"/>
        <w:bottom w:val="none" w:sz="0" w:space="0" w:color="auto"/>
        <w:right w:val="none" w:sz="0" w:space="0" w:color="auto"/>
      </w:divBdr>
    </w:div>
    <w:div w:id="47415218">
      <w:bodyDiv w:val="1"/>
      <w:marLeft w:val="0"/>
      <w:marRight w:val="0"/>
      <w:marTop w:val="0"/>
      <w:marBottom w:val="0"/>
      <w:divBdr>
        <w:top w:val="none" w:sz="0" w:space="0" w:color="auto"/>
        <w:left w:val="none" w:sz="0" w:space="0" w:color="auto"/>
        <w:bottom w:val="none" w:sz="0" w:space="0" w:color="auto"/>
        <w:right w:val="none" w:sz="0" w:space="0" w:color="auto"/>
      </w:divBdr>
    </w:div>
    <w:div w:id="48891182">
      <w:bodyDiv w:val="1"/>
      <w:marLeft w:val="0"/>
      <w:marRight w:val="0"/>
      <w:marTop w:val="0"/>
      <w:marBottom w:val="0"/>
      <w:divBdr>
        <w:top w:val="none" w:sz="0" w:space="0" w:color="auto"/>
        <w:left w:val="none" w:sz="0" w:space="0" w:color="auto"/>
        <w:bottom w:val="none" w:sz="0" w:space="0" w:color="auto"/>
        <w:right w:val="none" w:sz="0" w:space="0" w:color="auto"/>
      </w:divBdr>
    </w:div>
    <w:div w:id="49548513">
      <w:bodyDiv w:val="1"/>
      <w:marLeft w:val="0"/>
      <w:marRight w:val="0"/>
      <w:marTop w:val="0"/>
      <w:marBottom w:val="0"/>
      <w:divBdr>
        <w:top w:val="none" w:sz="0" w:space="0" w:color="auto"/>
        <w:left w:val="none" w:sz="0" w:space="0" w:color="auto"/>
        <w:bottom w:val="none" w:sz="0" w:space="0" w:color="auto"/>
        <w:right w:val="none" w:sz="0" w:space="0" w:color="auto"/>
      </w:divBdr>
    </w:div>
    <w:div w:id="49696925">
      <w:bodyDiv w:val="1"/>
      <w:marLeft w:val="0"/>
      <w:marRight w:val="0"/>
      <w:marTop w:val="0"/>
      <w:marBottom w:val="0"/>
      <w:divBdr>
        <w:top w:val="none" w:sz="0" w:space="0" w:color="auto"/>
        <w:left w:val="none" w:sz="0" w:space="0" w:color="auto"/>
        <w:bottom w:val="none" w:sz="0" w:space="0" w:color="auto"/>
        <w:right w:val="none" w:sz="0" w:space="0" w:color="auto"/>
      </w:divBdr>
    </w:div>
    <w:div w:id="50276038">
      <w:bodyDiv w:val="1"/>
      <w:marLeft w:val="0"/>
      <w:marRight w:val="0"/>
      <w:marTop w:val="0"/>
      <w:marBottom w:val="0"/>
      <w:divBdr>
        <w:top w:val="none" w:sz="0" w:space="0" w:color="auto"/>
        <w:left w:val="none" w:sz="0" w:space="0" w:color="auto"/>
        <w:bottom w:val="none" w:sz="0" w:space="0" w:color="auto"/>
        <w:right w:val="none" w:sz="0" w:space="0" w:color="auto"/>
      </w:divBdr>
    </w:div>
    <w:div w:id="51007590">
      <w:bodyDiv w:val="1"/>
      <w:marLeft w:val="0"/>
      <w:marRight w:val="0"/>
      <w:marTop w:val="0"/>
      <w:marBottom w:val="0"/>
      <w:divBdr>
        <w:top w:val="none" w:sz="0" w:space="0" w:color="auto"/>
        <w:left w:val="none" w:sz="0" w:space="0" w:color="auto"/>
        <w:bottom w:val="none" w:sz="0" w:space="0" w:color="auto"/>
        <w:right w:val="none" w:sz="0" w:space="0" w:color="auto"/>
      </w:divBdr>
    </w:div>
    <w:div w:id="51856641">
      <w:bodyDiv w:val="1"/>
      <w:marLeft w:val="0"/>
      <w:marRight w:val="0"/>
      <w:marTop w:val="0"/>
      <w:marBottom w:val="0"/>
      <w:divBdr>
        <w:top w:val="none" w:sz="0" w:space="0" w:color="auto"/>
        <w:left w:val="none" w:sz="0" w:space="0" w:color="auto"/>
        <w:bottom w:val="none" w:sz="0" w:space="0" w:color="auto"/>
        <w:right w:val="none" w:sz="0" w:space="0" w:color="auto"/>
      </w:divBdr>
    </w:div>
    <w:div w:id="52968211">
      <w:bodyDiv w:val="1"/>
      <w:marLeft w:val="0"/>
      <w:marRight w:val="0"/>
      <w:marTop w:val="0"/>
      <w:marBottom w:val="0"/>
      <w:divBdr>
        <w:top w:val="none" w:sz="0" w:space="0" w:color="auto"/>
        <w:left w:val="none" w:sz="0" w:space="0" w:color="auto"/>
        <w:bottom w:val="none" w:sz="0" w:space="0" w:color="auto"/>
        <w:right w:val="none" w:sz="0" w:space="0" w:color="auto"/>
      </w:divBdr>
    </w:div>
    <w:div w:id="54088812">
      <w:bodyDiv w:val="1"/>
      <w:marLeft w:val="0"/>
      <w:marRight w:val="0"/>
      <w:marTop w:val="0"/>
      <w:marBottom w:val="0"/>
      <w:divBdr>
        <w:top w:val="none" w:sz="0" w:space="0" w:color="auto"/>
        <w:left w:val="none" w:sz="0" w:space="0" w:color="auto"/>
        <w:bottom w:val="none" w:sz="0" w:space="0" w:color="auto"/>
        <w:right w:val="none" w:sz="0" w:space="0" w:color="auto"/>
      </w:divBdr>
    </w:div>
    <w:div w:id="54623399">
      <w:bodyDiv w:val="1"/>
      <w:marLeft w:val="0"/>
      <w:marRight w:val="0"/>
      <w:marTop w:val="0"/>
      <w:marBottom w:val="0"/>
      <w:divBdr>
        <w:top w:val="none" w:sz="0" w:space="0" w:color="auto"/>
        <w:left w:val="none" w:sz="0" w:space="0" w:color="auto"/>
        <w:bottom w:val="none" w:sz="0" w:space="0" w:color="auto"/>
        <w:right w:val="none" w:sz="0" w:space="0" w:color="auto"/>
      </w:divBdr>
      <w:divsChild>
        <w:div w:id="328214718">
          <w:marLeft w:val="547"/>
          <w:marRight w:val="0"/>
          <w:marTop w:val="154"/>
          <w:marBottom w:val="0"/>
          <w:divBdr>
            <w:top w:val="none" w:sz="0" w:space="0" w:color="auto"/>
            <w:left w:val="none" w:sz="0" w:space="0" w:color="auto"/>
            <w:bottom w:val="none" w:sz="0" w:space="0" w:color="auto"/>
            <w:right w:val="none" w:sz="0" w:space="0" w:color="auto"/>
          </w:divBdr>
        </w:div>
        <w:div w:id="771898323">
          <w:marLeft w:val="547"/>
          <w:marRight w:val="0"/>
          <w:marTop w:val="154"/>
          <w:marBottom w:val="0"/>
          <w:divBdr>
            <w:top w:val="none" w:sz="0" w:space="0" w:color="auto"/>
            <w:left w:val="none" w:sz="0" w:space="0" w:color="auto"/>
            <w:bottom w:val="none" w:sz="0" w:space="0" w:color="auto"/>
            <w:right w:val="none" w:sz="0" w:space="0" w:color="auto"/>
          </w:divBdr>
        </w:div>
        <w:div w:id="1708094135">
          <w:marLeft w:val="547"/>
          <w:marRight w:val="0"/>
          <w:marTop w:val="154"/>
          <w:marBottom w:val="0"/>
          <w:divBdr>
            <w:top w:val="none" w:sz="0" w:space="0" w:color="auto"/>
            <w:left w:val="none" w:sz="0" w:space="0" w:color="auto"/>
            <w:bottom w:val="none" w:sz="0" w:space="0" w:color="auto"/>
            <w:right w:val="none" w:sz="0" w:space="0" w:color="auto"/>
          </w:divBdr>
        </w:div>
      </w:divsChild>
    </w:div>
    <w:div w:id="55007086">
      <w:bodyDiv w:val="1"/>
      <w:marLeft w:val="0"/>
      <w:marRight w:val="0"/>
      <w:marTop w:val="0"/>
      <w:marBottom w:val="0"/>
      <w:divBdr>
        <w:top w:val="none" w:sz="0" w:space="0" w:color="auto"/>
        <w:left w:val="none" w:sz="0" w:space="0" w:color="auto"/>
        <w:bottom w:val="none" w:sz="0" w:space="0" w:color="auto"/>
        <w:right w:val="none" w:sz="0" w:space="0" w:color="auto"/>
      </w:divBdr>
    </w:div>
    <w:div w:id="55202464">
      <w:bodyDiv w:val="1"/>
      <w:marLeft w:val="0"/>
      <w:marRight w:val="0"/>
      <w:marTop w:val="0"/>
      <w:marBottom w:val="0"/>
      <w:divBdr>
        <w:top w:val="none" w:sz="0" w:space="0" w:color="auto"/>
        <w:left w:val="none" w:sz="0" w:space="0" w:color="auto"/>
        <w:bottom w:val="none" w:sz="0" w:space="0" w:color="auto"/>
        <w:right w:val="none" w:sz="0" w:space="0" w:color="auto"/>
      </w:divBdr>
    </w:div>
    <w:div w:id="55202471">
      <w:bodyDiv w:val="1"/>
      <w:marLeft w:val="0"/>
      <w:marRight w:val="0"/>
      <w:marTop w:val="0"/>
      <w:marBottom w:val="0"/>
      <w:divBdr>
        <w:top w:val="none" w:sz="0" w:space="0" w:color="auto"/>
        <w:left w:val="none" w:sz="0" w:space="0" w:color="auto"/>
        <w:bottom w:val="none" w:sz="0" w:space="0" w:color="auto"/>
        <w:right w:val="none" w:sz="0" w:space="0" w:color="auto"/>
      </w:divBdr>
    </w:div>
    <w:div w:id="55663559">
      <w:bodyDiv w:val="1"/>
      <w:marLeft w:val="0"/>
      <w:marRight w:val="0"/>
      <w:marTop w:val="0"/>
      <w:marBottom w:val="0"/>
      <w:divBdr>
        <w:top w:val="none" w:sz="0" w:space="0" w:color="auto"/>
        <w:left w:val="none" w:sz="0" w:space="0" w:color="auto"/>
        <w:bottom w:val="none" w:sz="0" w:space="0" w:color="auto"/>
        <w:right w:val="none" w:sz="0" w:space="0" w:color="auto"/>
      </w:divBdr>
    </w:div>
    <w:div w:id="55785020">
      <w:bodyDiv w:val="1"/>
      <w:marLeft w:val="0"/>
      <w:marRight w:val="0"/>
      <w:marTop w:val="0"/>
      <w:marBottom w:val="0"/>
      <w:divBdr>
        <w:top w:val="none" w:sz="0" w:space="0" w:color="auto"/>
        <w:left w:val="none" w:sz="0" w:space="0" w:color="auto"/>
        <w:bottom w:val="none" w:sz="0" w:space="0" w:color="auto"/>
        <w:right w:val="none" w:sz="0" w:space="0" w:color="auto"/>
      </w:divBdr>
      <w:divsChild>
        <w:div w:id="780881234">
          <w:marLeft w:val="1166"/>
          <w:marRight w:val="0"/>
          <w:marTop w:val="134"/>
          <w:marBottom w:val="0"/>
          <w:divBdr>
            <w:top w:val="none" w:sz="0" w:space="0" w:color="auto"/>
            <w:left w:val="none" w:sz="0" w:space="0" w:color="auto"/>
            <w:bottom w:val="none" w:sz="0" w:space="0" w:color="auto"/>
            <w:right w:val="none" w:sz="0" w:space="0" w:color="auto"/>
          </w:divBdr>
        </w:div>
        <w:div w:id="1629970664">
          <w:marLeft w:val="547"/>
          <w:marRight w:val="0"/>
          <w:marTop w:val="154"/>
          <w:marBottom w:val="0"/>
          <w:divBdr>
            <w:top w:val="none" w:sz="0" w:space="0" w:color="auto"/>
            <w:left w:val="none" w:sz="0" w:space="0" w:color="auto"/>
            <w:bottom w:val="none" w:sz="0" w:space="0" w:color="auto"/>
            <w:right w:val="none" w:sz="0" w:space="0" w:color="auto"/>
          </w:divBdr>
        </w:div>
        <w:div w:id="1714498847">
          <w:marLeft w:val="1166"/>
          <w:marRight w:val="0"/>
          <w:marTop w:val="134"/>
          <w:marBottom w:val="0"/>
          <w:divBdr>
            <w:top w:val="none" w:sz="0" w:space="0" w:color="auto"/>
            <w:left w:val="none" w:sz="0" w:space="0" w:color="auto"/>
            <w:bottom w:val="none" w:sz="0" w:space="0" w:color="auto"/>
            <w:right w:val="none" w:sz="0" w:space="0" w:color="auto"/>
          </w:divBdr>
        </w:div>
      </w:divsChild>
    </w:div>
    <w:div w:id="56171416">
      <w:bodyDiv w:val="1"/>
      <w:marLeft w:val="0"/>
      <w:marRight w:val="0"/>
      <w:marTop w:val="0"/>
      <w:marBottom w:val="0"/>
      <w:divBdr>
        <w:top w:val="none" w:sz="0" w:space="0" w:color="auto"/>
        <w:left w:val="none" w:sz="0" w:space="0" w:color="auto"/>
        <w:bottom w:val="none" w:sz="0" w:space="0" w:color="auto"/>
        <w:right w:val="none" w:sz="0" w:space="0" w:color="auto"/>
      </w:divBdr>
    </w:div>
    <w:div w:id="56974185">
      <w:bodyDiv w:val="1"/>
      <w:marLeft w:val="0"/>
      <w:marRight w:val="0"/>
      <w:marTop w:val="0"/>
      <w:marBottom w:val="0"/>
      <w:divBdr>
        <w:top w:val="none" w:sz="0" w:space="0" w:color="auto"/>
        <w:left w:val="none" w:sz="0" w:space="0" w:color="auto"/>
        <w:bottom w:val="none" w:sz="0" w:space="0" w:color="auto"/>
        <w:right w:val="none" w:sz="0" w:space="0" w:color="auto"/>
      </w:divBdr>
    </w:div>
    <w:div w:id="58676312">
      <w:bodyDiv w:val="1"/>
      <w:marLeft w:val="0"/>
      <w:marRight w:val="0"/>
      <w:marTop w:val="0"/>
      <w:marBottom w:val="0"/>
      <w:divBdr>
        <w:top w:val="none" w:sz="0" w:space="0" w:color="auto"/>
        <w:left w:val="none" w:sz="0" w:space="0" w:color="auto"/>
        <w:bottom w:val="none" w:sz="0" w:space="0" w:color="auto"/>
        <w:right w:val="none" w:sz="0" w:space="0" w:color="auto"/>
      </w:divBdr>
    </w:div>
    <w:div w:id="58987108">
      <w:bodyDiv w:val="1"/>
      <w:marLeft w:val="0"/>
      <w:marRight w:val="0"/>
      <w:marTop w:val="0"/>
      <w:marBottom w:val="0"/>
      <w:divBdr>
        <w:top w:val="none" w:sz="0" w:space="0" w:color="auto"/>
        <w:left w:val="none" w:sz="0" w:space="0" w:color="auto"/>
        <w:bottom w:val="none" w:sz="0" w:space="0" w:color="auto"/>
        <w:right w:val="none" w:sz="0" w:space="0" w:color="auto"/>
      </w:divBdr>
    </w:div>
    <w:div w:id="59523979">
      <w:bodyDiv w:val="1"/>
      <w:marLeft w:val="0"/>
      <w:marRight w:val="0"/>
      <w:marTop w:val="0"/>
      <w:marBottom w:val="0"/>
      <w:divBdr>
        <w:top w:val="none" w:sz="0" w:space="0" w:color="auto"/>
        <w:left w:val="none" w:sz="0" w:space="0" w:color="auto"/>
        <w:bottom w:val="none" w:sz="0" w:space="0" w:color="auto"/>
        <w:right w:val="none" w:sz="0" w:space="0" w:color="auto"/>
      </w:divBdr>
      <w:divsChild>
        <w:div w:id="123623039">
          <w:marLeft w:val="1166"/>
          <w:marRight w:val="0"/>
          <w:marTop w:val="125"/>
          <w:marBottom w:val="0"/>
          <w:divBdr>
            <w:top w:val="none" w:sz="0" w:space="0" w:color="auto"/>
            <w:left w:val="none" w:sz="0" w:space="0" w:color="auto"/>
            <w:bottom w:val="none" w:sz="0" w:space="0" w:color="auto"/>
            <w:right w:val="none" w:sz="0" w:space="0" w:color="auto"/>
          </w:divBdr>
        </w:div>
        <w:div w:id="159389755">
          <w:marLeft w:val="547"/>
          <w:marRight w:val="0"/>
          <w:marTop w:val="144"/>
          <w:marBottom w:val="0"/>
          <w:divBdr>
            <w:top w:val="none" w:sz="0" w:space="0" w:color="auto"/>
            <w:left w:val="none" w:sz="0" w:space="0" w:color="auto"/>
            <w:bottom w:val="none" w:sz="0" w:space="0" w:color="auto"/>
            <w:right w:val="none" w:sz="0" w:space="0" w:color="auto"/>
          </w:divBdr>
        </w:div>
        <w:div w:id="478348588">
          <w:marLeft w:val="1166"/>
          <w:marRight w:val="0"/>
          <w:marTop w:val="125"/>
          <w:marBottom w:val="0"/>
          <w:divBdr>
            <w:top w:val="none" w:sz="0" w:space="0" w:color="auto"/>
            <w:left w:val="none" w:sz="0" w:space="0" w:color="auto"/>
            <w:bottom w:val="none" w:sz="0" w:space="0" w:color="auto"/>
            <w:right w:val="none" w:sz="0" w:space="0" w:color="auto"/>
          </w:divBdr>
        </w:div>
        <w:div w:id="941643335">
          <w:marLeft w:val="1166"/>
          <w:marRight w:val="0"/>
          <w:marTop w:val="125"/>
          <w:marBottom w:val="0"/>
          <w:divBdr>
            <w:top w:val="none" w:sz="0" w:space="0" w:color="auto"/>
            <w:left w:val="none" w:sz="0" w:space="0" w:color="auto"/>
            <w:bottom w:val="none" w:sz="0" w:space="0" w:color="auto"/>
            <w:right w:val="none" w:sz="0" w:space="0" w:color="auto"/>
          </w:divBdr>
        </w:div>
        <w:div w:id="1117800445">
          <w:marLeft w:val="547"/>
          <w:marRight w:val="0"/>
          <w:marTop w:val="144"/>
          <w:marBottom w:val="0"/>
          <w:divBdr>
            <w:top w:val="none" w:sz="0" w:space="0" w:color="auto"/>
            <w:left w:val="none" w:sz="0" w:space="0" w:color="auto"/>
            <w:bottom w:val="none" w:sz="0" w:space="0" w:color="auto"/>
            <w:right w:val="none" w:sz="0" w:space="0" w:color="auto"/>
          </w:divBdr>
        </w:div>
        <w:div w:id="1174415218">
          <w:marLeft w:val="547"/>
          <w:marRight w:val="0"/>
          <w:marTop w:val="144"/>
          <w:marBottom w:val="0"/>
          <w:divBdr>
            <w:top w:val="none" w:sz="0" w:space="0" w:color="auto"/>
            <w:left w:val="none" w:sz="0" w:space="0" w:color="auto"/>
            <w:bottom w:val="none" w:sz="0" w:space="0" w:color="auto"/>
            <w:right w:val="none" w:sz="0" w:space="0" w:color="auto"/>
          </w:divBdr>
        </w:div>
        <w:div w:id="1216351929">
          <w:marLeft w:val="547"/>
          <w:marRight w:val="0"/>
          <w:marTop w:val="144"/>
          <w:marBottom w:val="0"/>
          <w:divBdr>
            <w:top w:val="none" w:sz="0" w:space="0" w:color="auto"/>
            <w:left w:val="none" w:sz="0" w:space="0" w:color="auto"/>
            <w:bottom w:val="none" w:sz="0" w:space="0" w:color="auto"/>
            <w:right w:val="none" w:sz="0" w:space="0" w:color="auto"/>
          </w:divBdr>
        </w:div>
        <w:div w:id="1513717385">
          <w:marLeft w:val="1800"/>
          <w:marRight w:val="0"/>
          <w:marTop w:val="106"/>
          <w:marBottom w:val="0"/>
          <w:divBdr>
            <w:top w:val="none" w:sz="0" w:space="0" w:color="auto"/>
            <w:left w:val="none" w:sz="0" w:space="0" w:color="auto"/>
            <w:bottom w:val="none" w:sz="0" w:space="0" w:color="auto"/>
            <w:right w:val="none" w:sz="0" w:space="0" w:color="auto"/>
          </w:divBdr>
        </w:div>
      </w:divsChild>
    </w:div>
    <w:div w:id="59794800">
      <w:bodyDiv w:val="1"/>
      <w:marLeft w:val="0"/>
      <w:marRight w:val="0"/>
      <w:marTop w:val="0"/>
      <w:marBottom w:val="0"/>
      <w:divBdr>
        <w:top w:val="none" w:sz="0" w:space="0" w:color="auto"/>
        <w:left w:val="none" w:sz="0" w:space="0" w:color="auto"/>
        <w:bottom w:val="none" w:sz="0" w:space="0" w:color="auto"/>
        <w:right w:val="none" w:sz="0" w:space="0" w:color="auto"/>
      </w:divBdr>
    </w:div>
    <w:div w:id="60450955">
      <w:bodyDiv w:val="1"/>
      <w:marLeft w:val="0"/>
      <w:marRight w:val="0"/>
      <w:marTop w:val="0"/>
      <w:marBottom w:val="0"/>
      <w:divBdr>
        <w:top w:val="none" w:sz="0" w:space="0" w:color="auto"/>
        <w:left w:val="none" w:sz="0" w:space="0" w:color="auto"/>
        <w:bottom w:val="none" w:sz="0" w:space="0" w:color="auto"/>
        <w:right w:val="none" w:sz="0" w:space="0" w:color="auto"/>
      </w:divBdr>
    </w:div>
    <w:div w:id="60713106">
      <w:bodyDiv w:val="1"/>
      <w:marLeft w:val="0"/>
      <w:marRight w:val="0"/>
      <w:marTop w:val="0"/>
      <w:marBottom w:val="0"/>
      <w:divBdr>
        <w:top w:val="none" w:sz="0" w:space="0" w:color="auto"/>
        <w:left w:val="none" w:sz="0" w:space="0" w:color="auto"/>
        <w:bottom w:val="none" w:sz="0" w:space="0" w:color="auto"/>
        <w:right w:val="none" w:sz="0" w:space="0" w:color="auto"/>
      </w:divBdr>
    </w:div>
    <w:div w:id="61560289">
      <w:bodyDiv w:val="1"/>
      <w:marLeft w:val="0"/>
      <w:marRight w:val="0"/>
      <w:marTop w:val="0"/>
      <w:marBottom w:val="0"/>
      <w:divBdr>
        <w:top w:val="none" w:sz="0" w:space="0" w:color="auto"/>
        <w:left w:val="none" w:sz="0" w:space="0" w:color="auto"/>
        <w:bottom w:val="none" w:sz="0" w:space="0" w:color="auto"/>
        <w:right w:val="none" w:sz="0" w:space="0" w:color="auto"/>
      </w:divBdr>
    </w:div>
    <w:div w:id="62720992">
      <w:bodyDiv w:val="1"/>
      <w:marLeft w:val="0"/>
      <w:marRight w:val="0"/>
      <w:marTop w:val="0"/>
      <w:marBottom w:val="0"/>
      <w:divBdr>
        <w:top w:val="none" w:sz="0" w:space="0" w:color="auto"/>
        <w:left w:val="none" w:sz="0" w:space="0" w:color="auto"/>
        <w:bottom w:val="none" w:sz="0" w:space="0" w:color="auto"/>
        <w:right w:val="none" w:sz="0" w:space="0" w:color="auto"/>
      </w:divBdr>
    </w:div>
    <w:div w:id="63453524">
      <w:bodyDiv w:val="1"/>
      <w:marLeft w:val="0"/>
      <w:marRight w:val="0"/>
      <w:marTop w:val="0"/>
      <w:marBottom w:val="0"/>
      <w:divBdr>
        <w:top w:val="none" w:sz="0" w:space="0" w:color="auto"/>
        <w:left w:val="none" w:sz="0" w:space="0" w:color="auto"/>
        <w:bottom w:val="none" w:sz="0" w:space="0" w:color="auto"/>
        <w:right w:val="none" w:sz="0" w:space="0" w:color="auto"/>
      </w:divBdr>
    </w:div>
    <w:div w:id="64888099">
      <w:bodyDiv w:val="1"/>
      <w:marLeft w:val="0"/>
      <w:marRight w:val="0"/>
      <w:marTop w:val="0"/>
      <w:marBottom w:val="0"/>
      <w:divBdr>
        <w:top w:val="none" w:sz="0" w:space="0" w:color="auto"/>
        <w:left w:val="none" w:sz="0" w:space="0" w:color="auto"/>
        <w:bottom w:val="none" w:sz="0" w:space="0" w:color="auto"/>
        <w:right w:val="none" w:sz="0" w:space="0" w:color="auto"/>
      </w:divBdr>
    </w:div>
    <w:div w:id="65229186">
      <w:bodyDiv w:val="1"/>
      <w:marLeft w:val="0"/>
      <w:marRight w:val="0"/>
      <w:marTop w:val="0"/>
      <w:marBottom w:val="0"/>
      <w:divBdr>
        <w:top w:val="none" w:sz="0" w:space="0" w:color="auto"/>
        <w:left w:val="none" w:sz="0" w:space="0" w:color="auto"/>
        <w:bottom w:val="none" w:sz="0" w:space="0" w:color="auto"/>
        <w:right w:val="none" w:sz="0" w:space="0" w:color="auto"/>
      </w:divBdr>
      <w:divsChild>
        <w:div w:id="1375932250">
          <w:marLeft w:val="547"/>
          <w:marRight w:val="0"/>
          <w:marTop w:val="96"/>
          <w:marBottom w:val="0"/>
          <w:divBdr>
            <w:top w:val="none" w:sz="0" w:space="0" w:color="auto"/>
            <w:left w:val="none" w:sz="0" w:space="0" w:color="auto"/>
            <w:bottom w:val="none" w:sz="0" w:space="0" w:color="auto"/>
            <w:right w:val="none" w:sz="0" w:space="0" w:color="auto"/>
          </w:divBdr>
        </w:div>
      </w:divsChild>
    </w:div>
    <w:div w:id="65733346">
      <w:bodyDiv w:val="1"/>
      <w:marLeft w:val="0"/>
      <w:marRight w:val="0"/>
      <w:marTop w:val="0"/>
      <w:marBottom w:val="0"/>
      <w:divBdr>
        <w:top w:val="none" w:sz="0" w:space="0" w:color="auto"/>
        <w:left w:val="none" w:sz="0" w:space="0" w:color="auto"/>
        <w:bottom w:val="none" w:sz="0" w:space="0" w:color="auto"/>
        <w:right w:val="none" w:sz="0" w:space="0" w:color="auto"/>
      </w:divBdr>
      <w:divsChild>
        <w:div w:id="18630779">
          <w:marLeft w:val="2520"/>
          <w:marRight w:val="0"/>
          <w:marTop w:val="67"/>
          <w:marBottom w:val="0"/>
          <w:divBdr>
            <w:top w:val="none" w:sz="0" w:space="0" w:color="auto"/>
            <w:left w:val="none" w:sz="0" w:space="0" w:color="auto"/>
            <w:bottom w:val="none" w:sz="0" w:space="0" w:color="auto"/>
            <w:right w:val="none" w:sz="0" w:space="0" w:color="auto"/>
          </w:divBdr>
        </w:div>
        <w:div w:id="88278746">
          <w:marLeft w:val="547"/>
          <w:marRight w:val="0"/>
          <w:marTop w:val="96"/>
          <w:marBottom w:val="0"/>
          <w:divBdr>
            <w:top w:val="none" w:sz="0" w:space="0" w:color="auto"/>
            <w:left w:val="none" w:sz="0" w:space="0" w:color="auto"/>
            <w:bottom w:val="none" w:sz="0" w:space="0" w:color="auto"/>
            <w:right w:val="none" w:sz="0" w:space="0" w:color="auto"/>
          </w:divBdr>
        </w:div>
        <w:div w:id="304630055">
          <w:marLeft w:val="547"/>
          <w:marRight w:val="0"/>
          <w:marTop w:val="96"/>
          <w:marBottom w:val="0"/>
          <w:divBdr>
            <w:top w:val="none" w:sz="0" w:space="0" w:color="auto"/>
            <w:left w:val="none" w:sz="0" w:space="0" w:color="auto"/>
            <w:bottom w:val="none" w:sz="0" w:space="0" w:color="auto"/>
            <w:right w:val="none" w:sz="0" w:space="0" w:color="auto"/>
          </w:divBdr>
        </w:div>
        <w:div w:id="310525245">
          <w:marLeft w:val="1800"/>
          <w:marRight w:val="0"/>
          <w:marTop w:val="77"/>
          <w:marBottom w:val="0"/>
          <w:divBdr>
            <w:top w:val="none" w:sz="0" w:space="0" w:color="auto"/>
            <w:left w:val="none" w:sz="0" w:space="0" w:color="auto"/>
            <w:bottom w:val="none" w:sz="0" w:space="0" w:color="auto"/>
            <w:right w:val="none" w:sz="0" w:space="0" w:color="auto"/>
          </w:divBdr>
        </w:div>
        <w:div w:id="412826367">
          <w:marLeft w:val="3240"/>
          <w:marRight w:val="0"/>
          <w:marTop w:val="67"/>
          <w:marBottom w:val="0"/>
          <w:divBdr>
            <w:top w:val="none" w:sz="0" w:space="0" w:color="auto"/>
            <w:left w:val="none" w:sz="0" w:space="0" w:color="auto"/>
            <w:bottom w:val="none" w:sz="0" w:space="0" w:color="auto"/>
            <w:right w:val="none" w:sz="0" w:space="0" w:color="auto"/>
          </w:divBdr>
        </w:div>
        <w:div w:id="985476323">
          <w:marLeft w:val="1800"/>
          <w:marRight w:val="0"/>
          <w:marTop w:val="77"/>
          <w:marBottom w:val="0"/>
          <w:divBdr>
            <w:top w:val="none" w:sz="0" w:space="0" w:color="auto"/>
            <w:left w:val="none" w:sz="0" w:space="0" w:color="auto"/>
            <w:bottom w:val="none" w:sz="0" w:space="0" w:color="auto"/>
            <w:right w:val="none" w:sz="0" w:space="0" w:color="auto"/>
          </w:divBdr>
        </w:div>
        <w:div w:id="1067335389">
          <w:marLeft w:val="1166"/>
          <w:marRight w:val="0"/>
          <w:marTop w:val="86"/>
          <w:marBottom w:val="0"/>
          <w:divBdr>
            <w:top w:val="none" w:sz="0" w:space="0" w:color="auto"/>
            <w:left w:val="none" w:sz="0" w:space="0" w:color="auto"/>
            <w:bottom w:val="none" w:sz="0" w:space="0" w:color="auto"/>
            <w:right w:val="none" w:sz="0" w:space="0" w:color="auto"/>
          </w:divBdr>
        </w:div>
        <w:div w:id="1191800596">
          <w:marLeft w:val="2520"/>
          <w:marRight w:val="0"/>
          <w:marTop w:val="67"/>
          <w:marBottom w:val="0"/>
          <w:divBdr>
            <w:top w:val="none" w:sz="0" w:space="0" w:color="auto"/>
            <w:left w:val="none" w:sz="0" w:space="0" w:color="auto"/>
            <w:bottom w:val="none" w:sz="0" w:space="0" w:color="auto"/>
            <w:right w:val="none" w:sz="0" w:space="0" w:color="auto"/>
          </w:divBdr>
        </w:div>
        <w:div w:id="1333945978">
          <w:marLeft w:val="3240"/>
          <w:marRight w:val="0"/>
          <w:marTop w:val="67"/>
          <w:marBottom w:val="0"/>
          <w:divBdr>
            <w:top w:val="none" w:sz="0" w:space="0" w:color="auto"/>
            <w:left w:val="none" w:sz="0" w:space="0" w:color="auto"/>
            <w:bottom w:val="none" w:sz="0" w:space="0" w:color="auto"/>
            <w:right w:val="none" w:sz="0" w:space="0" w:color="auto"/>
          </w:divBdr>
        </w:div>
        <w:div w:id="1526019989">
          <w:marLeft w:val="1800"/>
          <w:marRight w:val="0"/>
          <w:marTop w:val="86"/>
          <w:marBottom w:val="0"/>
          <w:divBdr>
            <w:top w:val="none" w:sz="0" w:space="0" w:color="auto"/>
            <w:left w:val="none" w:sz="0" w:space="0" w:color="auto"/>
            <w:bottom w:val="none" w:sz="0" w:space="0" w:color="auto"/>
            <w:right w:val="none" w:sz="0" w:space="0" w:color="auto"/>
          </w:divBdr>
        </w:div>
        <w:div w:id="1586106240">
          <w:marLeft w:val="1166"/>
          <w:marRight w:val="0"/>
          <w:marTop w:val="86"/>
          <w:marBottom w:val="0"/>
          <w:divBdr>
            <w:top w:val="none" w:sz="0" w:space="0" w:color="auto"/>
            <w:left w:val="none" w:sz="0" w:space="0" w:color="auto"/>
            <w:bottom w:val="none" w:sz="0" w:space="0" w:color="auto"/>
            <w:right w:val="none" w:sz="0" w:space="0" w:color="auto"/>
          </w:divBdr>
        </w:div>
        <w:div w:id="1967539123">
          <w:marLeft w:val="1800"/>
          <w:marRight w:val="0"/>
          <w:marTop w:val="86"/>
          <w:marBottom w:val="0"/>
          <w:divBdr>
            <w:top w:val="none" w:sz="0" w:space="0" w:color="auto"/>
            <w:left w:val="none" w:sz="0" w:space="0" w:color="auto"/>
            <w:bottom w:val="none" w:sz="0" w:space="0" w:color="auto"/>
            <w:right w:val="none" w:sz="0" w:space="0" w:color="auto"/>
          </w:divBdr>
        </w:div>
      </w:divsChild>
    </w:div>
    <w:div w:id="65803997">
      <w:bodyDiv w:val="1"/>
      <w:marLeft w:val="0"/>
      <w:marRight w:val="0"/>
      <w:marTop w:val="0"/>
      <w:marBottom w:val="0"/>
      <w:divBdr>
        <w:top w:val="none" w:sz="0" w:space="0" w:color="auto"/>
        <w:left w:val="none" w:sz="0" w:space="0" w:color="auto"/>
        <w:bottom w:val="none" w:sz="0" w:space="0" w:color="auto"/>
        <w:right w:val="none" w:sz="0" w:space="0" w:color="auto"/>
      </w:divBdr>
    </w:div>
    <w:div w:id="66149284">
      <w:bodyDiv w:val="1"/>
      <w:marLeft w:val="0"/>
      <w:marRight w:val="0"/>
      <w:marTop w:val="0"/>
      <w:marBottom w:val="0"/>
      <w:divBdr>
        <w:top w:val="none" w:sz="0" w:space="0" w:color="auto"/>
        <w:left w:val="none" w:sz="0" w:space="0" w:color="auto"/>
        <w:bottom w:val="none" w:sz="0" w:space="0" w:color="auto"/>
        <w:right w:val="none" w:sz="0" w:space="0" w:color="auto"/>
      </w:divBdr>
    </w:div>
    <w:div w:id="68040506">
      <w:bodyDiv w:val="1"/>
      <w:marLeft w:val="0"/>
      <w:marRight w:val="0"/>
      <w:marTop w:val="0"/>
      <w:marBottom w:val="0"/>
      <w:divBdr>
        <w:top w:val="none" w:sz="0" w:space="0" w:color="auto"/>
        <w:left w:val="none" w:sz="0" w:space="0" w:color="auto"/>
        <w:bottom w:val="none" w:sz="0" w:space="0" w:color="auto"/>
        <w:right w:val="none" w:sz="0" w:space="0" w:color="auto"/>
      </w:divBdr>
      <w:divsChild>
        <w:div w:id="316153138">
          <w:marLeft w:val="1800"/>
          <w:marRight w:val="0"/>
          <w:marTop w:val="67"/>
          <w:marBottom w:val="0"/>
          <w:divBdr>
            <w:top w:val="none" w:sz="0" w:space="0" w:color="auto"/>
            <w:left w:val="none" w:sz="0" w:space="0" w:color="auto"/>
            <w:bottom w:val="none" w:sz="0" w:space="0" w:color="auto"/>
            <w:right w:val="none" w:sz="0" w:space="0" w:color="auto"/>
          </w:divBdr>
        </w:div>
        <w:div w:id="411245117">
          <w:marLeft w:val="1166"/>
          <w:marRight w:val="0"/>
          <w:marTop w:val="67"/>
          <w:marBottom w:val="0"/>
          <w:divBdr>
            <w:top w:val="none" w:sz="0" w:space="0" w:color="auto"/>
            <w:left w:val="none" w:sz="0" w:space="0" w:color="auto"/>
            <w:bottom w:val="none" w:sz="0" w:space="0" w:color="auto"/>
            <w:right w:val="none" w:sz="0" w:space="0" w:color="auto"/>
          </w:divBdr>
        </w:div>
        <w:div w:id="440149465">
          <w:marLeft w:val="2520"/>
          <w:marRight w:val="0"/>
          <w:marTop w:val="67"/>
          <w:marBottom w:val="0"/>
          <w:divBdr>
            <w:top w:val="none" w:sz="0" w:space="0" w:color="auto"/>
            <w:left w:val="none" w:sz="0" w:space="0" w:color="auto"/>
            <w:bottom w:val="none" w:sz="0" w:space="0" w:color="auto"/>
            <w:right w:val="none" w:sz="0" w:space="0" w:color="auto"/>
          </w:divBdr>
        </w:div>
        <w:div w:id="442043347">
          <w:marLeft w:val="1800"/>
          <w:marRight w:val="0"/>
          <w:marTop w:val="67"/>
          <w:marBottom w:val="0"/>
          <w:divBdr>
            <w:top w:val="none" w:sz="0" w:space="0" w:color="auto"/>
            <w:left w:val="none" w:sz="0" w:space="0" w:color="auto"/>
            <w:bottom w:val="none" w:sz="0" w:space="0" w:color="auto"/>
            <w:right w:val="none" w:sz="0" w:space="0" w:color="auto"/>
          </w:divBdr>
        </w:div>
        <w:div w:id="481624929">
          <w:marLeft w:val="1166"/>
          <w:marRight w:val="0"/>
          <w:marTop w:val="67"/>
          <w:marBottom w:val="0"/>
          <w:divBdr>
            <w:top w:val="none" w:sz="0" w:space="0" w:color="auto"/>
            <w:left w:val="none" w:sz="0" w:space="0" w:color="auto"/>
            <w:bottom w:val="none" w:sz="0" w:space="0" w:color="auto"/>
            <w:right w:val="none" w:sz="0" w:space="0" w:color="auto"/>
          </w:divBdr>
        </w:div>
        <w:div w:id="545605507">
          <w:marLeft w:val="1800"/>
          <w:marRight w:val="0"/>
          <w:marTop w:val="67"/>
          <w:marBottom w:val="0"/>
          <w:divBdr>
            <w:top w:val="none" w:sz="0" w:space="0" w:color="auto"/>
            <w:left w:val="none" w:sz="0" w:space="0" w:color="auto"/>
            <w:bottom w:val="none" w:sz="0" w:space="0" w:color="auto"/>
            <w:right w:val="none" w:sz="0" w:space="0" w:color="auto"/>
          </w:divBdr>
        </w:div>
        <w:div w:id="615258148">
          <w:marLeft w:val="1166"/>
          <w:marRight w:val="0"/>
          <w:marTop w:val="67"/>
          <w:marBottom w:val="0"/>
          <w:divBdr>
            <w:top w:val="none" w:sz="0" w:space="0" w:color="auto"/>
            <w:left w:val="none" w:sz="0" w:space="0" w:color="auto"/>
            <w:bottom w:val="none" w:sz="0" w:space="0" w:color="auto"/>
            <w:right w:val="none" w:sz="0" w:space="0" w:color="auto"/>
          </w:divBdr>
        </w:div>
        <w:div w:id="650208832">
          <w:marLeft w:val="1800"/>
          <w:marRight w:val="0"/>
          <w:marTop w:val="67"/>
          <w:marBottom w:val="0"/>
          <w:divBdr>
            <w:top w:val="none" w:sz="0" w:space="0" w:color="auto"/>
            <w:left w:val="none" w:sz="0" w:space="0" w:color="auto"/>
            <w:bottom w:val="none" w:sz="0" w:space="0" w:color="auto"/>
            <w:right w:val="none" w:sz="0" w:space="0" w:color="auto"/>
          </w:divBdr>
        </w:div>
        <w:div w:id="844326239">
          <w:marLeft w:val="1800"/>
          <w:marRight w:val="0"/>
          <w:marTop w:val="67"/>
          <w:marBottom w:val="0"/>
          <w:divBdr>
            <w:top w:val="none" w:sz="0" w:space="0" w:color="auto"/>
            <w:left w:val="none" w:sz="0" w:space="0" w:color="auto"/>
            <w:bottom w:val="none" w:sz="0" w:space="0" w:color="auto"/>
            <w:right w:val="none" w:sz="0" w:space="0" w:color="auto"/>
          </w:divBdr>
        </w:div>
        <w:div w:id="971520415">
          <w:marLeft w:val="1800"/>
          <w:marRight w:val="0"/>
          <w:marTop w:val="67"/>
          <w:marBottom w:val="0"/>
          <w:divBdr>
            <w:top w:val="none" w:sz="0" w:space="0" w:color="auto"/>
            <w:left w:val="none" w:sz="0" w:space="0" w:color="auto"/>
            <w:bottom w:val="none" w:sz="0" w:space="0" w:color="auto"/>
            <w:right w:val="none" w:sz="0" w:space="0" w:color="auto"/>
          </w:divBdr>
        </w:div>
        <w:div w:id="1188635686">
          <w:marLeft w:val="1166"/>
          <w:marRight w:val="0"/>
          <w:marTop w:val="67"/>
          <w:marBottom w:val="0"/>
          <w:divBdr>
            <w:top w:val="none" w:sz="0" w:space="0" w:color="auto"/>
            <w:left w:val="none" w:sz="0" w:space="0" w:color="auto"/>
            <w:bottom w:val="none" w:sz="0" w:space="0" w:color="auto"/>
            <w:right w:val="none" w:sz="0" w:space="0" w:color="auto"/>
          </w:divBdr>
        </w:div>
        <w:div w:id="1564104234">
          <w:marLeft w:val="1166"/>
          <w:marRight w:val="0"/>
          <w:marTop w:val="67"/>
          <w:marBottom w:val="0"/>
          <w:divBdr>
            <w:top w:val="none" w:sz="0" w:space="0" w:color="auto"/>
            <w:left w:val="none" w:sz="0" w:space="0" w:color="auto"/>
            <w:bottom w:val="none" w:sz="0" w:space="0" w:color="auto"/>
            <w:right w:val="none" w:sz="0" w:space="0" w:color="auto"/>
          </w:divBdr>
        </w:div>
        <w:div w:id="1689062929">
          <w:marLeft w:val="547"/>
          <w:marRight w:val="0"/>
          <w:marTop w:val="67"/>
          <w:marBottom w:val="0"/>
          <w:divBdr>
            <w:top w:val="none" w:sz="0" w:space="0" w:color="auto"/>
            <w:left w:val="none" w:sz="0" w:space="0" w:color="auto"/>
            <w:bottom w:val="none" w:sz="0" w:space="0" w:color="auto"/>
            <w:right w:val="none" w:sz="0" w:space="0" w:color="auto"/>
          </w:divBdr>
        </w:div>
        <w:div w:id="1913344441">
          <w:marLeft w:val="1166"/>
          <w:marRight w:val="0"/>
          <w:marTop w:val="67"/>
          <w:marBottom w:val="0"/>
          <w:divBdr>
            <w:top w:val="none" w:sz="0" w:space="0" w:color="auto"/>
            <w:left w:val="none" w:sz="0" w:space="0" w:color="auto"/>
            <w:bottom w:val="none" w:sz="0" w:space="0" w:color="auto"/>
            <w:right w:val="none" w:sz="0" w:space="0" w:color="auto"/>
          </w:divBdr>
        </w:div>
        <w:div w:id="2002150358">
          <w:marLeft w:val="1166"/>
          <w:marRight w:val="0"/>
          <w:marTop w:val="67"/>
          <w:marBottom w:val="0"/>
          <w:divBdr>
            <w:top w:val="none" w:sz="0" w:space="0" w:color="auto"/>
            <w:left w:val="none" w:sz="0" w:space="0" w:color="auto"/>
            <w:bottom w:val="none" w:sz="0" w:space="0" w:color="auto"/>
            <w:right w:val="none" w:sz="0" w:space="0" w:color="auto"/>
          </w:divBdr>
        </w:div>
        <w:div w:id="2002653830">
          <w:marLeft w:val="1800"/>
          <w:marRight w:val="0"/>
          <w:marTop w:val="67"/>
          <w:marBottom w:val="0"/>
          <w:divBdr>
            <w:top w:val="none" w:sz="0" w:space="0" w:color="auto"/>
            <w:left w:val="none" w:sz="0" w:space="0" w:color="auto"/>
            <w:bottom w:val="none" w:sz="0" w:space="0" w:color="auto"/>
            <w:right w:val="none" w:sz="0" w:space="0" w:color="auto"/>
          </w:divBdr>
        </w:div>
      </w:divsChild>
    </w:div>
    <w:div w:id="69423055">
      <w:bodyDiv w:val="1"/>
      <w:marLeft w:val="0"/>
      <w:marRight w:val="0"/>
      <w:marTop w:val="0"/>
      <w:marBottom w:val="0"/>
      <w:divBdr>
        <w:top w:val="none" w:sz="0" w:space="0" w:color="auto"/>
        <w:left w:val="none" w:sz="0" w:space="0" w:color="auto"/>
        <w:bottom w:val="none" w:sz="0" w:space="0" w:color="auto"/>
        <w:right w:val="none" w:sz="0" w:space="0" w:color="auto"/>
      </w:divBdr>
    </w:div>
    <w:div w:id="69665114">
      <w:bodyDiv w:val="1"/>
      <w:marLeft w:val="0"/>
      <w:marRight w:val="0"/>
      <w:marTop w:val="0"/>
      <w:marBottom w:val="0"/>
      <w:divBdr>
        <w:top w:val="none" w:sz="0" w:space="0" w:color="auto"/>
        <w:left w:val="none" w:sz="0" w:space="0" w:color="auto"/>
        <w:bottom w:val="none" w:sz="0" w:space="0" w:color="auto"/>
        <w:right w:val="none" w:sz="0" w:space="0" w:color="auto"/>
      </w:divBdr>
    </w:div>
    <w:div w:id="71902327">
      <w:bodyDiv w:val="1"/>
      <w:marLeft w:val="0"/>
      <w:marRight w:val="0"/>
      <w:marTop w:val="0"/>
      <w:marBottom w:val="0"/>
      <w:divBdr>
        <w:top w:val="none" w:sz="0" w:space="0" w:color="auto"/>
        <w:left w:val="none" w:sz="0" w:space="0" w:color="auto"/>
        <w:bottom w:val="none" w:sz="0" w:space="0" w:color="auto"/>
        <w:right w:val="none" w:sz="0" w:space="0" w:color="auto"/>
      </w:divBdr>
    </w:div>
    <w:div w:id="72243388">
      <w:bodyDiv w:val="1"/>
      <w:marLeft w:val="0"/>
      <w:marRight w:val="0"/>
      <w:marTop w:val="0"/>
      <w:marBottom w:val="0"/>
      <w:divBdr>
        <w:top w:val="none" w:sz="0" w:space="0" w:color="auto"/>
        <w:left w:val="none" w:sz="0" w:space="0" w:color="auto"/>
        <w:bottom w:val="none" w:sz="0" w:space="0" w:color="auto"/>
        <w:right w:val="none" w:sz="0" w:space="0" w:color="auto"/>
      </w:divBdr>
    </w:div>
    <w:div w:id="72896756">
      <w:bodyDiv w:val="1"/>
      <w:marLeft w:val="0"/>
      <w:marRight w:val="0"/>
      <w:marTop w:val="0"/>
      <w:marBottom w:val="0"/>
      <w:divBdr>
        <w:top w:val="none" w:sz="0" w:space="0" w:color="auto"/>
        <w:left w:val="none" w:sz="0" w:space="0" w:color="auto"/>
        <w:bottom w:val="none" w:sz="0" w:space="0" w:color="auto"/>
        <w:right w:val="none" w:sz="0" w:space="0" w:color="auto"/>
      </w:divBdr>
    </w:div>
    <w:div w:id="73557394">
      <w:bodyDiv w:val="1"/>
      <w:marLeft w:val="0"/>
      <w:marRight w:val="0"/>
      <w:marTop w:val="0"/>
      <w:marBottom w:val="0"/>
      <w:divBdr>
        <w:top w:val="none" w:sz="0" w:space="0" w:color="auto"/>
        <w:left w:val="none" w:sz="0" w:space="0" w:color="auto"/>
        <w:bottom w:val="none" w:sz="0" w:space="0" w:color="auto"/>
        <w:right w:val="none" w:sz="0" w:space="0" w:color="auto"/>
      </w:divBdr>
    </w:div>
    <w:div w:id="74325103">
      <w:bodyDiv w:val="1"/>
      <w:marLeft w:val="0"/>
      <w:marRight w:val="0"/>
      <w:marTop w:val="0"/>
      <w:marBottom w:val="0"/>
      <w:divBdr>
        <w:top w:val="none" w:sz="0" w:space="0" w:color="auto"/>
        <w:left w:val="none" w:sz="0" w:space="0" w:color="auto"/>
        <w:bottom w:val="none" w:sz="0" w:space="0" w:color="auto"/>
        <w:right w:val="none" w:sz="0" w:space="0" w:color="auto"/>
      </w:divBdr>
    </w:div>
    <w:div w:id="74933804">
      <w:bodyDiv w:val="1"/>
      <w:marLeft w:val="0"/>
      <w:marRight w:val="0"/>
      <w:marTop w:val="0"/>
      <w:marBottom w:val="0"/>
      <w:divBdr>
        <w:top w:val="none" w:sz="0" w:space="0" w:color="auto"/>
        <w:left w:val="none" w:sz="0" w:space="0" w:color="auto"/>
        <w:bottom w:val="none" w:sz="0" w:space="0" w:color="auto"/>
        <w:right w:val="none" w:sz="0" w:space="0" w:color="auto"/>
      </w:divBdr>
      <w:divsChild>
        <w:div w:id="746536664">
          <w:marLeft w:val="0"/>
          <w:marRight w:val="0"/>
          <w:marTop w:val="0"/>
          <w:marBottom w:val="0"/>
          <w:divBdr>
            <w:top w:val="none" w:sz="0" w:space="0" w:color="auto"/>
            <w:left w:val="none" w:sz="0" w:space="0" w:color="auto"/>
            <w:bottom w:val="none" w:sz="0" w:space="0" w:color="auto"/>
            <w:right w:val="none" w:sz="0" w:space="0" w:color="auto"/>
          </w:divBdr>
        </w:div>
      </w:divsChild>
    </w:div>
    <w:div w:id="74980219">
      <w:bodyDiv w:val="1"/>
      <w:marLeft w:val="0"/>
      <w:marRight w:val="0"/>
      <w:marTop w:val="0"/>
      <w:marBottom w:val="0"/>
      <w:divBdr>
        <w:top w:val="none" w:sz="0" w:space="0" w:color="auto"/>
        <w:left w:val="none" w:sz="0" w:space="0" w:color="auto"/>
        <w:bottom w:val="none" w:sz="0" w:space="0" w:color="auto"/>
        <w:right w:val="none" w:sz="0" w:space="0" w:color="auto"/>
      </w:divBdr>
    </w:div>
    <w:div w:id="75440824">
      <w:bodyDiv w:val="1"/>
      <w:marLeft w:val="0"/>
      <w:marRight w:val="0"/>
      <w:marTop w:val="0"/>
      <w:marBottom w:val="0"/>
      <w:divBdr>
        <w:top w:val="none" w:sz="0" w:space="0" w:color="auto"/>
        <w:left w:val="none" w:sz="0" w:space="0" w:color="auto"/>
        <w:bottom w:val="none" w:sz="0" w:space="0" w:color="auto"/>
        <w:right w:val="none" w:sz="0" w:space="0" w:color="auto"/>
      </w:divBdr>
    </w:div>
    <w:div w:id="75595494">
      <w:bodyDiv w:val="1"/>
      <w:marLeft w:val="0"/>
      <w:marRight w:val="0"/>
      <w:marTop w:val="0"/>
      <w:marBottom w:val="0"/>
      <w:divBdr>
        <w:top w:val="none" w:sz="0" w:space="0" w:color="auto"/>
        <w:left w:val="none" w:sz="0" w:space="0" w:color="auto"/>
        <w:bottom w:val="none" w:sz="0" w:space="0" w:color="auto"/>
        <w:right w:val="none" w:sz="0" w:space="0" w:color="auto"/>
      </w:divBdr>
    </w:div>
    <w:div w:id="76755152">
      <w:bodyDiv w:val="1"/>
      <w:marLeft w:val="0"/>
      <w:marRight w:val="0"/>
      <w:marTop w:val="0"/>
      <w:marBottom w:val="0"/>
      <w:divBdr>
        <w:top w:val="none" w:sz="0" w:space="0" w:color="auto"/>
        <w:left w:val="none" w:sz="0" w:space="0" w:color="auto"/>
        <w:bottom w:val="none" w:sz="0" w:space="0" w:color="auto"/>
        <w:right w:val="none" w:sz="0" w:space="0" w:color="auto"/>
      </w:divBdr>
      <w:divsChild>
        <w:div w:id="816645999">
          <w:marLeft w:val="547"/>
          <w:marRight w:val="0"/>
          <w:marTop w:val="115"/>
          <w:marBottom w:val="0"/>
          <w:divBdr>
            <w:top w:val="none" w:sz="0" w:space="0" w:color="auto"/>
            <w:left w:val="none" w:sz="0" w:space="0" w:color="auto"/>
            <w:bottom w:val="none" w:sz="0" w:space="0" w:color="auto"/>
            <w:right w:val="none" w:sz="0" w:space="0" w:color="auto"/>
          </w:divBdr>
        </w:div>
        <w:div w:id="1065033616">
          <w:marLeft w:val="1166"/>
          <w:marRight w:val="0"/>
          <w:marTop w:val="96"/>
          <w:marBottom w:val="0"/>
          <w:divBdr>
            <w:top w:val="none" w:sz="0" w:space="0" w:color="auto"/>
            <w:left w:val="none" w:sz="0" w:space="0" w:color="auto"/>
            <w:bottom w:val="none" w:sz="0" w:space="0" w:color="auto"/>
            <w:right w:val="none" w:sz="0" w:space="0" w:color="auto"/>
          </w:divBdr>
        </w:div>
        <w:div w:id="1929537657">
          <w:marLeft w:val="547"/>
          <w:marRight w:val="0"/>
          <w:marTop w:val="115"/>
          <w:marBottom w:val="0"/>
          <w:divBdr>
            <w:top w:val="none" w:sz="0" w:space="0" w:color="auto"/>
            <w:left w:val="none" w:sz="0" w:space="0" w:color="auto"/>
            <w:bottom w:val="none" w:sz="0" w:space="0" w:color="auto"/>
            <w:right w:val="none" w:sz="0" w:space="0" w:color="auto"/>
          </w:divBdr>
        </w:div>
        <w:div w:id="2060353471">
          <w:marLeft w:val="1166"/>
          <w:marRight w:val="0"/>
          <w:marTop w:val="96"/>
          <w:marBottom w:val="0"/>
          <w:divBdr>
            <w:top w:val="none" w:sz="0" w:space="0" w:color="auto"/>
            <w:left w:val="none" w:sz="0" w:space="0" w:color="auto"/>
            <w:bottom w:val="none" w:sz="0" w:space="0" w:color="auto"/>
            <w:right w:val="none" w:sz="0" w:space="0" w:color="auto"/>
          </w:divBdr>
        </w:div>
        <w:div w:id="2139371567">
          <w:marLeft w:val="1166"/>
          <w:marRight w:val="0"/>
          <w:marTop w:val="115"/>
          <w:marBottom w:val="0"/>
          <w:divBdr>
            <w:top w:val="none" w:sz="0" w:space="0" w:color="auto"/>
            <w:left w:val="none" w:sz="0" w:space="0" w:color="auto"/>
            <w:bottom w:val="none" w:sz="0" w:space="0" w:color="auto"/>
            <w:right w:val="none" w:sz="0" w:space="0" w:color="auto"/>
          </w:divBdr>
        </w:div>
      </w:divsChild>
    </w:div>
    <w:div w:id="76875101">
      <w:bodyDiv w:val="1"/>
      <w:marLeft w:val="0"/>
      <w:marRight w:val="0"/>
      <w:marTop w:val="0"/>
      <w:marBottom w:val="0"/>
      <w:divBdr>
        <w:top w:val="none" w:sz="0" w:space="0" w:color="auto"/>
        <w:left w:val="none" w:sz="0" w:space="0" w:color="auto"/>
        <w:bottom w:val="none" w:sz="0" w:space="0" w:color="auto"/>
        <w:right w:val="none" w:sz="0" w:space="0" w:color="auto"/>
      </w:divBdr>
    </w:div>
    <w:div w:id="77023418">
      <w:bodyDiv w:val="1"/>
      <w:marLeft w:val="0"/>
      <w:marRight w:val="0"/>
      <w:marTop w:val="0"/>
      <w:marBottom w:val="0"/>
      <w:divBdr>
        <w:top w:val="none" w:sz="0" w:space="0" w:color="auto"/>
        <w:left w:val="none" w:sz="0" w:space="0" w:color="auto"/>
        <w:bottom w:val="none" w:sz="0" w:space="0" w:color="auto"/>
        <w:right w:val="none" w:sz="0" w:space="0" w:color="auto"/>
      </w:divBdr>
    </w:div>
    <w:div w:id="77406408">
      <w:bodyDiv w:val="1"/>
      <w:marLeft w:val="0"/>
      <w:marRight w:val="0"/>
      <w:marTop w:val="0"/>
      <w:marBottom w:val="0"/>
      <w:divBdr>
        <w:top w:val="none" w:sz="0" w:space="0" w:color="auto"/>
        <w:left w:val="none" w:sz="0" w:space="0" w:color="auto"/>
        <w:bottom w:val="none" w:sz="0" w:space="0" w:color="auto"/>
        <w:right w:val="none" w:sz="0" w:space="0" w:color="auto"/>
      </w:divBdr>
      <w:divsChild>
        <w:div w:id="1684818849">
          <w:marLeft w:val="0"/>
          <w:marRight w:val="0"/>
          <w:marTop w:val="0"/>
          <w:marBottom w:val="0"/>
          <w:divBdr>
            <w:top w:val="none" w:sz="0" w:space="0" w:color="auto"/>
            <w:left w:val="none" w:sz="0" w:space="0" w:color="auto"/>
            <w:bottom w:val="none" w:sz="0" w:space="0" w:color="auto"/>
            <w:right w:val="none" w:sz="0" w:space="0" w:color="auto"/>
          </w:divBdr>
        </w:div>
      </w:divsChild>
    </w:div>
    <w:div w:id="78185482">
      <w:bodyDiv w:val="1"/>
      <w:marLeft w:val="0"/>
      <w:marRight w:val="0"/>
      <w:marTop w:val="0"/>
      <w:marBottom w:val="0"/>
      <w:divBdr>
        <w:top w:val="none" w:sz="0" w:space="0" w:color="auto"/>
        <w:left w:val="none" w:sz="0" w:space="0" w:color="auto"/>
        <w:bottom w:val="none" w:sz="0" w:space="0" w:color="auto"/>
        <w:right w:val="none" w:sz="0" w:space="0" w:color="auto"/>
      </w:divBdr>
    </w:div>
    <w:div w:id="78601552">
      <w:bodyDiv w:val="1"/>
      <w:marLeft w:val="0"/>
      <w:marRight w:val="0"/>
      <w:marTop w:val="0"/>
      <w:marBottom w:val="0"/>
      <w:divBdr>
        <w:top w:val="none" w:sz="0" w:space="0" w:color="auto"/>
        <w:left w:val="none" w:sz="0" w:space="0" w:color="auto"/>
        <w:bottom w:val="none" w:sz="0" w:space="0" w:color="auto"/>
        <w:right w:val="none" w:sz="0" w:space="0" w:color="auto"/>
      </w:divBdr>
    </w:div>
    <w:div w:id="78871254">
      <w:bodyDiv w:val="1"/>
      <w:marLeft w:val="0"/>
      <w:marRight w:val="0"/>
      <w:marTop w:val="0"/>
      <w:marBottom w:val="0"/>
      <w:divBdr>
        <w:top w:val="none" w:sz="0" w:space="0" w:color="auto"/>
        <w:left w:val="none" w:sz="0" w:space="0" w:color="auto"/>
        <w:bottom w:val="none" w:sz="0" w:space="0" w:color="auto"/>
        <w:right w:val="none" w:sz="0" w:space="0" w:color="auto"/>
      </w:divBdr>
      <w:divsChild>
        <w:div w:id="1958677918">
          <w:marLeft w:val="547"/>
          <w:marRight w:val="0"/>
          <w:marTop w:val="96"/>
          <w:marBottom w:val="0"/>
          <w:divBdr>
            <w:top w:val="none" w:sz="0" w:space="0" w:color="auto"/>
            <w:left w:val="none" w:sz="0" w:space="0" w:color="auto"/>
            <w:bottom w:val="none" w:sz="0" w:space="0" w:color="auto"/>
            <w:right w:val="none" w:sz="0" w:space="0" w:color="auto"/>
          </w:divBdr>
        </w:div>
      </w:divsChild>
    </w:div>
    <w:div w:id="81294246">
      <w:bodyDiv w:val="1"/>
      <w:marLeft w:val="0"/>
      <w:marRight w:val="0"/>
      <w:marTop w:val="0"/>
      <w:marBottom w:val="0"/>
      <w:divBdr>
        <w:top w:val="none" w:sz="0" w:space="0" w:color="auto"/>
        <w:left w:val="none" w:sz="0" w:space="0" w:color="auto"/>
        <w:bottom w:val="none" w:sz="0" w:space="0" w:color="auto"/>
        <w:right w:val="none" w:sz="0" w:space="0" w:color="auto"/>
      </w:divBdr>
      <w:divsChild>
        <w:div w:id="1171943509">
          <w:marLeft w:val="547"/>
          <w:marRight w:val="0"/>
          <w:marTop w:val="130"/>
          <w:marBottom w:val="0"/>
          <w:divBdr>
            <w:top w:val="none" w:sz="0" w:space="0" w:color="auto"/>
            <w:left w:val="none" w:sz="0" w:space="0" w:color="auto"/>
            <w:bottom w:val="none" w:sz="0" w:space="0" w:color="auto"/>
            <w:right w:val="none" w:sz="0" w:space="0" w:color="auto"/>
          </w:divBdr>
        </w:div>
        <w:div w:id="1523012742">
          <w:marLeft w:val="547"/>
          <w:marRight w:val="0"/>
          <w:marTop w:val="130"/>
          <w:marBottom w:val="0"/>
          <w:divBdr>
            <w:top w:val="none" w:sz="0" w:space="0" w:color="auto"/>
            <w:left w:val="none" w:sz="0" w:space="0" w:color="auto"/>
            <w:bottom w:val="none" w:sz="0" w:space="0" w:color="auto"/>
            <w:right w:val="none" w:sz="0" w:space="0" w:color="auto"/>
          </w:divBdr>
        </w:div>
      </w:divsChild>
    </w:div>
    <w:div w:id="81336720">
      <w:bodyDiv w:val="1"/>
      <w:marLeft w:val="0"/>
      <w:marRight w:val="0"/>
      <w:marTop w:val="0"/>
      <w:marBottom w:val="0"/>
      <w:divBdr>
        <w:top w:val="none" w:sz="0" w:space="0" w:color="auto"/>
        <w:left w:val="none" w:sz="0" w:space="0" w:color="auto"/>
        <w:bottom w:val="none" w:sz="0" w:space="0" w:color="auto"/>
        <w:right w:val="none" w:sz="0" w:space="0" w:color="auto"/>
      </w:divBdr>
    </w:div>
    <w:div w:id="82999739">
      <w:bodyDiv w:val="1"/>
      <w:marLeft w:val="0"/>
      <w:marRight w:val="0"/>
      <w:marTop w:val="0"/>
      <w:marBottom w:val="0"/>
      <w:divBdr>
        <w:top w:val="none" w:sz="0" w:space="0" w:color="auto"/>
        <w:left w:val="none" w:sz="0" w:space="0" w:color="auto"/>
        <w:bottom w:val="none" w:sz="0" w:space="0" w:color="auto"/>
        <w:right w:val="none" w:sz="0" w:space="0" w:color="auto"/>
      </w:divBdr>
    </w:div>
    <w:div w:id="83304106">
      <w:bodyDiv w:val="1"/>
      <w:marLeft w:val="0"/>
      <w:marRight w:val="0"/>
      <w:marTop w:val="0"/>
      <w:marBottom w:val="0"/>
      <w:divBdr>
        <w:top w:val="none" w:sz="0" w:space="0" w:color="auto"/>
        <w:left w:val="none" w:sz="0" w:space="0" w:color="auto"/>
        <w:bottom w:val="none" w:sz="0" w:space="0" w:color="auto"/>
        <w:right w:val="none" w:sz="0" w:space="0" w:color="auto"/>
      </w:divBdr>
    </w:div>
    <w:div w:id="84039940">
      <w:bodyDiv w:val="1"/>
      <w:marLeft w:val="0"/>
      <w:marRight w:val="0"/>
      <w:marTop w:val="0"/>
      <w:marBottom w:val="0"/>
      <w:divBdr>
        <w:top w:val="none" w:sz="0" w:space="0" w:color="auto"/>
        <w:left w:val="none" w:sz="0" w:space="0" w:color="auto"/>
        <w:bottom w:val="none" w:sz="0" w:space="0" w:color="auto"/>
        <w:right w:val="none" w:sz="0" w:space="0" w:color="auto"/>
      </w:divBdr>
    </w:div>
    <w:div w:id="84425270">
      <w:bodyDiv w:val="1"/>
      <w:marLeft w:val="0"/>
      <w:marRight w:val="0"/>
      <w:marTop w:val="0"/>
      <w:marBottom w:val="0"/>
      <w:divBdr>
        <w:top w:val="none" w:sz="0" w:space="0" w:color="auto"/>
        <w:left w:val="none" w:sz="0" w:space="0" w:color="auto"/>
        <w:bottom w:val="none" w:sz="0" w:space="0" w:color="auto"/>
        <w:right w:val="none" w:sz="0" w:space="0" w:color="auto"/>
      </w:divBdr>
      <w:divsChild>
        <w:div w:id="103767671">
          <w:marLeft w:val="547"/>
          <w:marRight w:val="0"/>
          <w:marTop w:val="96"/>
          <w:marBottom w:val="0"/>
          <w:divBdr>
            <w:top w:val="none" w:sz="0" w:space="0" w:color="auto"/>
            <w:left w:val="none" w:sz="0" w:space="0" w:color="auto"/>
            <w:bottom w:val="none" w:sz="0" w:space="0" w:color="auto"/>
            <w:right w:val="none" w:sz="0" w:space="0" w:color="auto"/>
          </w:divBdr>
        </w:div>
        <w:div w:id="368721103">
          <w:marLeft w:val="1166"/>
          <w:marRight w:val="0"/>
          <w:marTop w:val="96"/>
          <w:marBottom w:val="0"/>
          <w:divBdr>
            <w:top w:val="none" w:sz="0" w:space="0" w:color="auto"/>
            <w:left w:val="none" w:sz="0" w:space="0" w:color="auto"/>
            <w:bottom w:val="none" w:sz="0" w:space="0" w:color="auto"/>
            <w:right w:val="none" w:sz="0" w:space="0" w:color="auto"/>
          </w:divBdr>
        </w:div>
        <w:div w:id="689453909">
          <w:marLeft w:val="1166"/>
          <w:marRight w:val="0"/>
          <w:marTop w:val="96"/>
          <w:marBottom w:val="0"/>
          <w:divBdr>
            <w:top w:val="none" w:sz="0" w:space="0" w:color="auto"/>
            <w:left w:val="none" w:sz="0" w:space="0" w:color="auto"/>
            <w:bottom w:val="none" w:sz="0" w:space="0" w:color="auto"/>
            <w:right w:val="none" w:sz="0" w:space="0" w:color="auto"/>
          </w:divBdr>
        </w:div>
        <w:div w:id="800654990">
          <w:marLeft w:val="547"/>
          <w:marRight w:val="0"/>
          <w:marTop w:val="96"/>
          <w:marBottom w:val="0"/>
          <w:divBdr>
            <w:top w:val="none" w:sz="0" w:space="0" w:color="auto"/>
            <w:left w:val="none" w:sz="0" w:space="0" w:color="auto"/>
            <w:bottom w:val="none" w:sz="0" w:space="0" w:color="auto"/>
            <w:right w:val="none" w:sz="0" w:space="0" w:color="auto"/>
          </w:divBdr>
        </w:div>
        <w:div w:id="1789204509">
          <w:marLeft w:val="1166"/>
          <w:marRight w:val="0"/>
          <w:marTop w:val="96"/>
          <w:marBottom w:val="0"/>
          <w:divBdr>
            <w:top w:val="none" w:sz="0" w:space="0" w:color="auto"/>
            <w:left w:val="none" w:sz="0" w:space="0" w:color="auto"/>
            <w:bottom w:val="none" w:sz="0" w:space="0" w:color="auto"/>
            <w:right w:val="none" w:sz="0" w:space="0" w:color="auto"/>
          </w:divBdr>
        </w:div>
      </w:divsChild>
    </w:div>
    <w:div w:id="84767001">
      <w:bodyDiv w:val="1"/>
      <w:marLeft w:val="0"/>
      <w:marRight w:val="0"/>
      <w:marTop w:val="0"/>
      <w:marBottom w:val="0"/>
      <w:divBdr>
        <w:top w:val="none" w:sz="0" w:space="0" w:color="auto"/>
        <w:left w:val="none" w:sz="0" w:space="0" w:color="auto"/>
        <w:bottom w:val="none" w:sz="0" w:space="0" w:color="auto"/>
        <w:right w:val="none" w:sz="0" w:space="0" w:color="auto"/>
      </w:divBdr>
    </w:div>
    <w:div w:id="84809094">
      <w:bodyDiv w:val="1"/>
      <w:marLeft w:val="0"/>
      <w:marRight w:val="0"/>
      <w:marTop w:val="0"/>
      <w:marBottom w:val="0"/>
      <w:divBdr>
        <w:top w:val="none" w:sz="0" w:space="0" w:color="auto"/>
        <w:left w:val="none" w:sz="0" w:space="0" w:color="auto"/>
        <w:bottom w:val="none" w:sz="0" w:space="0" w:color="auto"/>
        <w:right w:val="none" w:sz="0" w:space="0" w:color="auto"/>
      </w:divBdr>
    </w:div>
    <w:div w:id="86075400">
      <w:bodyDiv w:val="1"/>
      <w:marLeft w:val="0"/>
      <w:marRight w:val="0"/>
      <w:marTop w:val="0"/>
      <w:marBottom w:val="0"/>
      <w:divBdr>
        <w:top w:val="none" w:sz="0" w:space="0" w:color="auto"/>
        <w:left w:val="none" w:sz="0" w:space="0" w:color="auto"/>
        <w:bottom w:val="none" w:sz="0" w:space="0" w:color="auto"/>
        <w:right w:val="none" w:sz="0" w:space="0" w:color="auto"/>
      </w:divBdr>
    </w:div>
    <w:div w:id="86270698">
      <w:bodyDiv w:val="1"/>
      <w:marLeft w:val="0"/>
      <w:marRight w:val="0"/>
      <w:marTop w:val="0"/>
      <w:marBottom w:val="0"/>
      <w:divBdr>
        <w:top w:val="none" w:sz="0" w:space="0" w:color="auto"/>
        <w:left w:val="none" w:sz="0" w:space="0" w:color="auto"/>
        <w:bottom w:val="none" w:sz="0" w:space="0" w:color="auto"/>
        <w:right w:val="none" w:sz="0" w:space="0" w:color="auto"/>
      </w:divBdr>
    </w:div>
    <w:div w:id="86391657">
      <w:bodyDiv w:val="1"/>
      <w:marLeft w:val="0"/>
      <w:marRight w:val="0"/>
      <w:marTop w:val="0"/>
      <w:marBottom w:val="0"/>
      <w:divBdr>
        <w:top w:val="none" w:sz="0" w:space="0" w:color="auto"/>
        <w:left w:val="none" w:sz="0" w:space="0" w:color="auto"/>
        <w:bottom w:val="none" w:sz="0" w:space="0" w:color="auto"/>
        <w:right w:val="none" w:sz="0" w:space="0" w:color="auto"/>
      </w:divBdr>
      <w:divsChild>
        <w:div w:id="612522104">
          <w:marLeft w:val="360"/>
          <w:marRight w:val="0"/>
          <w:marTop w:val="200"/>
          <w:marBottom w:val="0"/>
          <w:divBdr>
            <w:top w:val="none" w:sz="0" w:space="0" w:color="auto"/>
            <w:left w:val="none" w:sz="0" w:space="0" w:color="auto"/>
            <w:bottom w:val="none" w:sz="0" w:space="0" w:color="auto"/>
            <w:right w:val="none" w:sz="0" w:space="0" w:color="auto"/>
          </w:divBdr>
        </w:div>
        <w:div w:id="706685877">
          <w:marLeft w:val="1800"/>
          <w:marRight w:val="0"/>
          <w:marTop w:val="100"/>
          <w:marBottom w:val="0"/>
          <w:divBdr>
            <w:top w:val="none" w:sz="0" w:space="0" w:color="auto"/>
            <w:left w:val="none" w:sz="0" w:space="0" w:color="auto"/>
            <w:bottom w:val="none" w:sz="0" w:space="0" w:color="auto"/>
            <w:right w:val="none" w:sz="0" w:space="0" w:color="auto"/>
          </w:divBdr>
        </w:div>
        <w:div w:id="1110128069">
          <w:marLeft w:val="360"/>
          <w:marRight w:val="0"/>
          <w:marTop w:val="200"/>
          <w:marBottom w:val="0"/>
          <w:divBdr>
            <w:top w:val="none" w:sz="0" w:space="0" w:color="auto"/>
            <w:left w:val="none" w:sz="0" w:space="0" w:color="auto"/>
            <w:bottom w:val="none" w:sz="0" w:space="0" w:color="auto"/>
            <w:right w:val="none" w:sz="0" w:space="0" w:color="auto"/>
          </w:divBdr>
        </w:div>
        <w:div w:id="1129394996">
          <w:marLeft w:val="1080"/>
          <w:marRight w:val="0"/>
          <w:marTop w:val="100"/>
          <w:marBottom w:val="0"/>
          <w:divBdr>
            <w:top w:val="none" w:sz="0" w:space="0" w:color="auto"/>
            <w:left w:val="none" w:sz="0" w:space="0" w:color="auto"/>
            <w:bottom w:val="none" w:sz="0" w:space="0" w:color="auto"/>
            <w:right w:val="none" w:sz="0" w:space="0" w:color="auto"/>
          </w:divBdr>
        </w:div>
        <w:div w:id="1595236523">
          <w:marLeft w:val="1080"/>
          <w:marRight w:val="0"/>
          <w:marTop w:val="100"/>
          <w:marBottom w:val="0"/>
          <w:divBdr>
            <w:top w:val="none" w:sz="0" w:space="0" w:color="auto"/>
            <w:left w:val="none" w:sz="0" w:space="0" w:color="auto"/>
            <w:bottom w:val="none" w:sz="0" w:space="0" w:color="auto"/>
            <w:right w:val="none" w:sz="0" w:space="0" w:color="auto"/>
          </w:divBdr>
        </w:div>
        <w:div w:id="1789154440">
          <w:marLeft w:val="1080"/>
          <w:marRight w:val="0"/>
          <w:marTop w:val="100"/>
          <w:marBottom w:val="0"/>
          <w:divBdr>
            <w:top w:val="none" w:sz="0" w:space="0" w:color="auto"/>
            <w:left w:val="none" w:sz="0" w:space="0" w:color="auto"/>
            <w:bottom w:val="none" w:sz="0" w:space="0" w:color="auto"/>
            <w:right w:val="none" w:sz="0" w:space="0" w:color="auto"/>
          </w:divBdr>
        </w:div>
        <w:div w:id="1861310608">
          <w:marLeft w:val="360"/>
          <w:marRight w:val="0"/>
          <w:marTop w:val="200"/>
          <w:marBottom w:val="0"/>
          <w:divBdr>
            <w:top w:val="none" w:sz="0" w:space="0" w:color="auto"/>
            <w:left w:val="none" w:sz="0" w:space="0" w:color="auto"/>
            <w:bottom w:val="none" w:sz="0" w:space="0" w:color="auto"/>
            <w:right w:val="none" w:sz="0" w:space="0" w:color="auto"/>
          </w:divBdr>
        </w:div>
      </w:divsChild>
    </w:div>
    <w:div w:id="86509546">
      <w:bodyDiv w:val="1"/>
      <w:marLeft w:val="0"/>
      <w:marRight w:val="0"/>
      <w:marTop w:val="0"/>
      <w:marBottom w:val="0"/>
      <w:divBdr>
        <w:top w:val="none" w:sz="0" w:space="0" w:color="auto"/>
        <w:left w:val="none" w:sz="0" w:space="0" w:color="auto"/>
        <w:bottom w:val="none" w:sz="0" w:space="0" w:color="auto"/>
        <w:right w:val="none" w:sz="0" w:space="0" w:color="auto"/>
      </w:divBdr>
    </w:div>
    <w:div w:id="86512003">
      <w:bodyDiv w:val="1"/>
      <w:marLeft w:val="0"/>
      <w:marRight w:val="0"/>
      <w:marTop w:val="0"/>
      <w:marBottom w:val="0"/>
      <w:divBdr>
        <w:top w:val="none" w:sz="0" w:space="0" w:color="auto"/>
        <w:left w:val="none" w:sz="0" w:space="0" w:color="auto"/>
        <w:bottom w:val="none" w:sz="0" w:space="0" w:color="auto"/>
        <w:right w:val="none" w:sz="0" w:space="0" w:color="auto"/>
      </w:divBdr>
    </w:div>
    <w:div w:id="86658647">
      <w:bodyDiv w:val="1"/>
      <w:marLeft w:val="0"/>
      <w:marRight w:val="0"/>
      <w:marTop w:val="0"/>
      <w:marBottom w:val="0"/>
      <w:divBdr>
        <w:top w:val="none" w:sz="0" w:space="0" w:color="auto"/>
        <w:left w:val="none" w:sz="0" w:space="0" w:color="auto"/>
        <w:bottom w:val="none" w:sz="0" w:space="0" w:color="auto"/>
        <w:right w:val="none" w:sz="0" w:space="0" w:color="auto"/>
      </w:divBdr>
    </w:div>
    <w:div w:id="86853426">
      <w:bodyDiv w:val="1"/>
      <w:marLeft w:val="0"/>
      <w:marRight w:val="0"/>
      <w:marTop w:val="0"/>
      <w:marBottom w:val="0"/>
      <w:divBdr>
        <w:top w:val="none" w:sz="0" w:space="0" w:color="auto"/>
        <w:left w:val="none" w:sz="0" w:space="0" w:color="auto"/>
        <w:bottom w:val="none" w:sz="0" w:space="0" w:color="auto"/>
        <w:right w:val="none" w:sz="0" w:space="0" w:color="auto"/>
      </w:divBdr>
    </w:div>
    <w:div w:id="89278296">
      <w:bodyDiv w:val="1"/>
      <w:marLeft w:val="0"/>
      <w:marRight w:val="0"/>
      <w:marTop w:val="0"/>
      <w:marBottom w:val="0"/>
      <w:divBdr>
        <w:top w:val="none" w:sz="0" w:space="0" w:color="auto"/>
        <w:left w:val="none" w:sz="0" w:space="0" w:color="auto"/>
        <w:bottom w:val="none" w:sz="0" w:space="0" w:color="auto"/>
        <w:right w:val="none" w:sz="0" w:space="0" w:color="auto"/>
      </w:divBdr>
      <w:divsChild>
        <w:div w:id="325209436">
          <w:marLeft w:val="1166"/>
          <w:marRight w:val="0"/>
          <w:marTop w:val="134"/>
          <w:marBottom w:val="0"/>
          <w:divBdr>
            <w:top w:val="none" w:sz="0" w:space="0" w:color="auto"/>
            <w:left w:val="none" w:sz="0" w:space="0" w:color="auto"/>
            <w:bottom w:val="none" w:sz="0" w:space="0" w:color="auto"/>
            <w:right w:val="none" w:sz="0" w:space="0" w:color="auto"/>
          </w:divBdr>
        </w:div>
        <w:div w:id="1366368502">
          <w:marLeft w:val="1166"/>
          <w:marRight w:val="0"/>
          <w:marTop w:val="134"/>
          <w:marBottom w:val="0"/>
          <w:divBdr>
            <w:top w:val="none" w:sz="0" w:space="0" w:color="auto"/>
            <w:left w:val="none" w:sz="0" w:space="0" w:color="auto"/>
            <w:bottom w:val="none" w:sz="0" w:space="0" w:color="auto"/>
            <w:right w:val="none" w:sz="0" w:space="0" w:color="auto"/>
          </w:divBdr>
        </w:div>
        <w:div w:id="1627158576">
          <w:marLeft w:val="547"/>
          <w:marRight w:val="0"/>
          <w:marTop w:val="154"/>
          <w:marBottom w:val="0"/>
          <w:divBdr>
            <w:top w:val="none" w:sz="0" w:space="0" w:color="auto"/>
            <w:left w:val="none" w:sz="0" w:space="0" w:color="auto"/>
            <w:bottom w:val="none" w:sz="0" w:space="0" w:color="auto"/>
            <w:right w:val="none" w:sz="0" w:space="0" w:color="auto"/>
          </w:divBdr>
        </w:div>
        <w:div w:id="1634361640">
          <w:marLeft w:val="547"/>
          <w:marRight w:val="0"/>
          <w:marTop w:val="154"/>
          <w:marBottom w:val="0"/>
          <w:divBdr>
            <w:top w:val="none" w:sz="0" w:space="0" w:color="auto"/>
            <w:left w:val="none" w:sz="0" w:space="0" w:color="auto"/>
            <w:bottom w:val="none" w:sz="0" w:space="0" w:color="auto"/>
            <w:right w:val="none" w:sz="0" w:space="0" w:color="auto"/>
          </w:divBdr>
        </w:div>
      </w:divsChild>
    </w:div>
    <w:div w:id="89351406">
      <w:bodyDiv w:val="1"/>
      <w:marLeft w:val="0"/>
      <w:marRight w:val="0"/>
      <w:marTop w:val="0"/>
      <w:marBottom w:val="0"/>
      <w:divBdr>
        <w:top w:val="none" w:sz="0" w:space="0" w:color="auto"/>
        <w:left w:val="none" w:sz="0" w:space="0" w:color="auto"/>
        <w:bottom w:val="none" w:sz="0" w:space="0" w:color="auto"/>
        <w:right w:val="none" w:sz="0" w:space="0" w:color="auto"/>
      </w:divBdr>
    </w:div>
    <w:div w:id="89354639">
      <w:bodyDiv w:val="1"/>
      <w:marLeft w:val="0"/>
      <w:marRight w:val="0"/>
      <w:marTop w:val="0"/>
      <w:marBottom w:val="0"/>
      <w:divBdr>
        <w:top w:val="none" w:sz="0" w:space="0" w:color="auto"/>
        <w:left w:val="none" w:sz="0" w:space="0" w:color="auto"/>
        <w:bottom w:val="none" w:sz="0" w:space="0" w:color="auto"/>
        <w:right w:val="none" w:sz="0" w:space="0" w:color="auto"/>
      </w:divBdr>
      <w:divsChild>
        <w:div w:id="261500091">
          <w:marLeft w:val="0"/>
          <w:marRight w:val="0"/>
          <w:marTop w:val="0"/>
          <w:marBottom w:val="0"/>
          <w:divBdr>
            <w:top w:val="none" w:sz="0" w:space="0" w:color="auto"/>
            <w:left w:val="none" w:sz="0" w:space="0" w:color="auto"/>
            <w:bottom w:val="none" w:sz="0" w:space="0" w:color="auto"/>
            <w:right w:val="none" w:sz="0" w:space="0" w:color="auto"/>
          </w:divBdr>
        </w:div>
      </w:divsChild>
    </w:div>
    <w:div w:id="89665330">
      <w:bodyDiv w:val="1"/>
      <w:marLeft w:val="0"/>
      <w:marRight w:val="0"/>
      <w:marTop w:val="0"/>
      <w:marBottom w:val="0"/>
      <w:divBdr>
        <w:top w:val="none" w:sz="0" w:space="0" w:color="auto"/>
        <w:left w:val="none" w:sz="0" w:space="0" w:color="auto"/>
        <w:bottom w:val="none" w:sz="0" w:space="0" w:color="auto"/>
        <w:right w:val="none" w:sz="0" w:space="0" w:color="auto"/>
      </w:divBdr>
    </w:div>
    <w:div w:id="90469015">
      <w:bodyDiv w:val="1"/>
      <w:marLeft w:val="0"/>
      <w:marRight w:val="0"/>
      <w:marTop w:val="0"/>
      <w:marBottom w:val="0"/>
      <w:divBdr>
        <w:top w:val="none" w:sz="0" w:space="0" w:color="auto"/>
        <w:left w:val="none" w:sz="0" w:space="0" w:color="auto"/>
        <w:bottom w:val="none" w:sz="0" w:space="0" w:color="auto"/>
        <w:right w:val="none" w:sz="0" w:space="0" w:color="auto"/>
      </w:divBdr>
      <w:divsChild>
        <w:div w:id="163252739">
          <w:marLeft w:val="1166"/>
          <w:marRight w:val="0"/>
          <w:marTop w:val="106"/>
          <w:marBottom w:val="0"/>
          <w:divBdr>
            <w:top w:val="none" w:sz="0" w:space="0" w:color="auto"/>
            <w:left w:val="none" w:sz="0" w:space="0" w:color="auto"/>
            <w:bottom w:val="none" w:sz="0" w:space="0" w:color="auto"/>
            <w:right w:val="none" w:sz="0" w:space="0" w:color="auto"/>
          </w:divBdr>
        </w:div>
        <w:div w:id="338778079">
          <w:marLeft w:val="547"/>
          <w:marRight w:val="0"/>
          <w:marTop w:val="120"/>
          <w:marBottom w:val="0"/>
          <w:divBdr>
            <w:top w:val="none" w:sz="0" w:space="0" w:color="auto"/>
            <w:left w:val="none" w:sz="0" w:space="0" w:color="auto"/>
            <w:bottom w:val="none" w:sz="0" w:space="0" w:color="auto"/>
            <w:right w:val="none" w:sz="0" w:space="0" w:color="auto"/>
          </w:divBdr>
        </w:div>
        <w:div w:id="635648457">
          <w:marLeft w:val="1166"/>
          <w:marRight w:val="0"/>
          <w:marTop w:val="106"/>
          <w:marBottom w:val="0"/>
          <w:divBdr>
            <w:top w:val="none" w:sz="0" w:space="0" w:color="auto"/>
            <w:left w:val="none" w:sz="0" w:space="0" w:color="auto"/>
            <w:bottom w:val="none" w:sz="0" w:space="0" w:color="auto"/>
            <w:right w:val="none" w:sz="0" w:space="0" w:color="auto"/>
          </w:divBdr>
        </w:div>
        <w:div w:id="703678526">
          <w:marLeft w:val="547"/>
          <w:marRight w:val="0"/>
          <w:marTop w:val="120"/>
          <w:marBottom w:val="0"/>
          <w:divBdr>
            <w:top w:val="none" w:sz="0" w:space="0" w:color="auto"/>
            <w:left w:val="none" w:sz="0" w:space="0" w:color="auto"/>
            <w:bottom w:val="none" w:sz="0" w:space="0" w:color="auto"/>
            <w:right w:val="none" w:sz="0" w:space="0" w:color="auto"/>
          </w:divBdr>
        </w:div>
        <w:div w:id="976642288">
          <w:marLeft w:val="1166"/>
          <w:marRight w:val="0"/>
          <w:marTop w:val="106"/>
          <w:marBottom w:val="0"/>
          <w:divBdr>
            <w:top w:val="none" w:sz="0" w:space="0" w:color="auto"/>
            <w:left w:val="none" w:sz="0" w:space="0" w:color="auto"/>
            <w:bottom w:val="none" w:sz="0" w:space="0" w:color="auto"/>
            <w:right w:val="none" w:sz="0" w:space="0" w:color="auto"/>
          </w:divBdr>
        </w:div>
        <w:div w:id="996420250">
          <w:marLeft w:val="1800"/>
          <w:marRight w:val="0"/>
          <w:marTop w:val="91"/>
          <w:marBottom w:val="0"/>
          <w:divBdr>
            <w:top w:val="none" w:sz="0" w:space="0" w:color="auto"/>
            <w:left w:val="none" w:sz="0" w:space="0" w:color="auto"/>
            <w:bottom w:val="none" w:sz="0" w:space="0" w:color="auto"/>
            <w:right w:val="none" w:sz="0" w:space="0" w:color="auto"/>
          </w:divBdr>
        </w:div>
        <w:div w:id="1098794822">
          <w:marLeft w:val="1166"/>
          <w:marRight w:val="0"/>
          <w:marTop w:val="106"/>
          <w:marBottom w:val="0"/>
          <w:divBdr>
            <w:top w:val="none" w:sz="0" w:space="0" w:color="auto"/>
            <w:left w:val="none" w:sz="0" w:space="0" w:color="auto"/>
            <w:bottom w:val="none" w:sz="0" w:space="0" w:color="auto"/>
            <w:right w:val="none" w:sz="0" w:space="0" w:color="auto"/>
          </w:divBdr>
        </w:div>
        <w:div w:id="1572814199">
          <w:marLeft w:val="547"/>
          <w:marRight w:val="0"/>
          <w:marTop w:val="120"/>
          <w:marBottom w:val="0"/>
          <w:divBdr>
            <w:top w:val="none" w:sz="0" w:space="0" w:color="auto"/>
            <w:left w:val="none" w:sz="0" w:space="0" w:color="auto"/>
            <w:bottom w:val="none" w:sz="0" w:space="0" w:color="auto"/>
            <w:right w:val="none" w:sz="0" w:space="0" w:color="auto"/>
          </w:divBdr>
        </w:div>
        <w:div w:id="1903170275">
          <w:marLeft w:val="547"/>
          <w:marRight w:val="0"/>
          <w:marTop w:val="120"/>
          <w:marBottom w:val="0"/>
          <w:divBdr>
            <w:top w:val="none" w:sz="0" w:space="0" w:color="auto"/>
            <w:left w:val="none" w:sz="0" w:space="0" w:color="auto"/>
            <w:bottom w:val="none" w:sz="0" w:space="0" w:color="auto"/>
            <w:right w:val="none" w:sz="0" w:space="0" w:color="auto"/>
          </w:divBdr>
        </w:div>
        <w:div w:id="2038848249">
          <w:marLeft w:val="1166"/>
          <w:marRight w:val="0"/>
          <w:marTop w:val="106"/>
          <w:marBottom w:val="0"/>
          <w:divBdr>
            <w:top w:val="none" w:sz="0" w:space="0" w:color="auto"/>
            <w:left w:val="none" w:sz="0" w:space="0" w:color="auto"/>
            <w:bottom w:val="none" w:sz="0" w:space="0" w:color="auto"/>
            <w:right w:val="none" w:sz="0" w:space="0" w:color="auto"/>
          </w:divBdr>
        </w:div>
      </w:divsChild>
    </w:div>
    <w:div w:id="90509415">
      <w:bodyDiv w:val="1"/>
      <w:marLeft w:val="0"/>
      <w:marRight w:val="0"/>
      <w:marTop w:val="0"/>
      <w:marBottom w:val="0"/>
      <w:divBdr>
        <w:top w:val="none" w:sz="0" w:space="0" w:color="auto"/>
        <w:left w:val="none" w:sz="0" w:space="0" w:color="auto"/>
        <w:bottom w:val="none" w:sz="0" w:space="0" w:color="auto"/>
        <w:right w:val="none" w:sz="0" w:space="0" w:color="auto"/>
      </w:divBdr>
    </w:div>
    <w:div w:id="90513074">
      <w:bodyDiv w:val="1"/>
      <w:marLeft w:val="0"/>
      <w:marRight w:val="0"/>
      <w:marTop w:val="0"/>
      <w:marBottom w:val="0"/>
      <w:divBdr>
        <w:top w:val="none" w:sz="0" w:space="0" w:color="auto"/>
        <w:left w:val="none" w:sz="0" w:space="0" w:color="auto"/>
        <w:bottom w:val="none" w:sz="0" w:space="0" w:color="auto"/>
        <w:right w:val="none" w:sz="0" w:space="0" w:color="auto"/>
      </w:divBdr>
    </w:div>
    <w:div w:id="90973023">
      <w:bodyDiv w:val="1"/>
      <w:marLeft w:val="0"/>
      <w:marRight w:val="0"/>
      <w:marTop w:val="0"/>
      <w:marBottom w:val="0"/>
      <w:divBdr>
        <w:top w:val="none" w:sz="0" w:space="0" w:color="auto"/>
        <w:left w:val="none" w:sz="0" w:space="0" w:color="auto"/>
        <w:bottom w:val="none" w:sz="0" w:space="0" w:color="auto"/>
        <w:right w:val="none" w:sz="0" w:space="0" w:color="auto"/>
      </w:divBdr>
    </w:div>
    <w:div w:id="91631418">
      <w:bodyDiv w:val="1"/>
      <w:marLeft w:val="0"/>
      <w:marRight w:val="0"/>
      <w:marTop w:val="0"/>
      <w:marBottom w:val="0"/>
      <w:divBdr>
        <w:top w:val="none" w:sz="0" w:space="0" w:color="auto"/>
        <w:left w:val="none" w:sz="0" w:space="0" w:color="auto"/>
        <w:bottom w:val="none" w:sz="0" w:space="0" w:color="auto"/>
        <w:right w:val="none" w:sz="0" w:space="0" w:color="auto"/>
      </w:divBdr>
      <w:divsChild>
        <w:div w:id="400835098">
          <w:marLeft w:val="1166"/>
          <w:marRight w:val="0"/>
          <w:marTop w:val="134"/>
          <w:marBottom w:val="0"/>
          <w:divBdr>
            <w:top w:val="none" w:sz="0" w:space="0" w:color="auto"/>
            <w:left w:val="none" w:sz="0" w:space="0" w:color="auto"/>
            <w:bottom w:val="none" w:sz="0" w:space="0" w:color="auto"/>
            <w:right w:val="none" w:sz="0" w:space="0" w:color="auto"/>
          </w:divBdr>
        </w:div>
        <w:div w:id="486409212">
          <w:marLeft w:val="547"/>
          <w:marRight w:val="0"/>
          <w:marTop w:val="154"/>
          <w:marBottom w:val="0"/>
          <w:divBdr>
            <w:top w:val="none" w:sz="0" w:space="0" w:color="auto"/>
            <w:left w:val="none" w:sz="0" w:space="0" w:color="auto"/>
            <w:bottom w:val="none" w:sz="0" w:space="0" w:color="auto"/>
            <w:right w:val="none" w:sz="0" w:space="0" w:color="auto"/>
          </w:divBdr>
        </w:div>
      </w:divsChild>
    </w:div>
    <w:div w:id="91901499">
      <w:bodyDiv w:val="1"/>
      <w:marLeft w:val="0"/>
      <w:marRight w:val="0"/>
      <w:marTop w:val="0"/>
      <w:marBottom w:val="0"/>
      <w:divBdr>
        <w:top w:val="none" w:sz="0" w:space="0" w:color="auto"/>
        <w:left w:val="none" w:sz="0" w:space="0" w:color="auto"/>
        <w:bottom w:val="none" w:sz="0" w:space="0" w:color="auto"/>
        <w:right w:val="none" w:sz="0" w:space="0" w:color="auto"/>
      </w:divBdr>
    </w:div>
    <w:div w:id="92288609">
      <w:bodyDiv w:val="1"/>
      <w:marLeft w:val="0"/>
      <w:marRight w:val="0"/>
      <w:marTop w:val="0"/>
      <w:marBottom w:val="0"/>
      <w:divBdr>
        <w:top w:val="none" w:sz="0" w:space="0" w:color="auto"/>
        <w:left w:val="none" w:sz="0" w:space="0" w:color="auto"/>
        <w:bottom w:val="none" w:sz="0" w:space="0" w:color="auto"/>
        <w:right w:val="none" w:sz="0" w:space="0" w:color="auto"/>
      </w:divBdr>
    </w:div>
    <w:div w:id="92476064">
      <w:bodyDiv w:val="1"/>
      <w:marLeft w:val="0"/>
      <w:marRight w:val="0"/>
      <w:marTop w:val="0"/>
      <w:marBottom w:val="0"/>
      <w:divBdr>
        <w:top w:val="none" w:sz="0" w:space="0" w:color="auto"/>
        <w:left w:val="none" w:sz="0" w:space="0" w:color="auto"/>
        <w:bottom w:val="none" w:sz="0" w:space="0" w:color="auto"/>
        <w:right w:val="none" w:sz="0" w:space="0" w:color="auto"/>
      </w:divBdr>
    </w:div>
    <w:div w:id="92670107">
      <w:bodyDiv w:val="1"/>
      <w:marLeft w:val="0"/>
      <w:marRight w:val="0"/>
      <w:marTop w:val="0"/>
      <w:marBottom w:val="0"/>
      <w:divBdr>
        <w:top w:val="none" w:sz="0" w:space="0" w:color="auto"/>
        <w:left w:val="none" w:sz="0" w:space="0" w:color="auto"/>
        <w:bottom w:val="none" w:sz="0" w:space="0" w:color="auto"/>
        <w:right w:val="none" w:sz="0" w:space="0" w:color="auto"/>
      </w:divBdr>
    </w:div>
    <w:div w:id="93400280">
      <w:bodyDiv w:val="1"/>
      <w:marLeft w:val="0"/>
      <w:marRight w:val="0"/>
      <w:marTop w:val="0"/>
      <w:marBottom w:val="0"/>
      <w:divBdr>
        <w:top w:val="none" w:sz="0" w:space="0" w:color="auto"/>
        <w:left w:val="none" w:sz="0" w:space="0" w:color="auto"/>
        <w:bottom w:val="none" w:sz="0" w:space="0" w:color="auto"/>
        <w:right w:val="none" w:sz="0" w:space="0" w:color="auto"/>
      </w:divBdr>
    </w:div>
    <w:div w:id="93983114">
      <w:bodyDiv w:val="1"/>
      <w:marLeft w:val="0"/>
      <w:marRight w:val="0"/>
      <w:marTop w:val="0"/>
      <w:marBottom w:val="0"/>
      <w:divBdr>
        <w:top w:val="none" w:sz="0" w:space="0" w:color="auto"/>
        <w:left w:val="none" w:sz="0" w:space="0" w:color="auto"/>
        <w:bottom w:val="none" w:sz="0" w:space="0" w:color="auto"/>
        <w:right w:val="none" w:sz="0" w:space="0" w:color="auto"/>
      </w:divBdr>
    </w:div>
    <w:div w:id="93985197">
      <w:bodyDiv w:val="1"/>
      <w:marLeft w:val="0"/>
      <w:marRight w:val="0"/>
      <w:marTop w:val="0"/>
      <w:marBottom w:val="0"/>
      <w:divBdr>
        <w:top w:val="none" w:sz="0" w:space="0" w:color="auto"/>
        <w:left w:val="none" w:sz="0" w:space="0" w:color="auto"/>
        <w:bottom w:val="none" w:sz="0" w:space="0" w:color="auto"/>
        <w:right w:val="none" w:sz="0" w:space="0" w:color="auto"/>
      </w:divBdr>
    </w:div>
    <w:div w:id="95029842">
      <w:bodyDiv w:val="1"/>
      <w:marLeft w:val="0"/>
      <w:marRight w:val="0"/>
      <w:marTop w:val="0"/>
      <w:marBottom w:val="0"/>
      <w:divBdr>
        <w:top w:val="none" w:sz="0" w:space="0" w:color="auto"/>
        <w:left w:val="none" w:sz="0" w:space="0" w:color="auto"/>
        <w:bottom w:val="none" w:sz="0" w:space="0" w:color="auto"/>
        <w:right w:val="none" w:sz="0" w:space="0" w:color="auto"/>
      </w:divBdr>
    </w:div>
    <w:div w:id="95254151">
      <w:bodyDiv w:val="1"/>
      <w:marLeft w:val="0"/>
      <w:marRight w:val="0"/>
      <w:marTop w:val="0"/>
      <w:marBottom w:val="0"/>
      <w:divBdr>
        <w:top w:val="none" w:sz="0" w:space="0" w:color="auto"/>
        <w:left w:val="none" w:sz="0" w:space="0" w:color="auto"/>
        <w:bottom w:val="none" w:sz="0" w:space="0" w:color="auto"/>
        <w:right w:val="none" w:sz="0" w:space="0" w:color="auto"/>
      </w:divBdr>
    </w:div>
    <w:div w:id="95373182">
      <w:bodyDiv w:val="1"/>
      <w:marLeft w:val="0"/>
      <w:marRight w:val="0"/>
      <w:marTop w:val="0"/>
      <w:marBottom w:val="0"/>
      <w:divBdr>
        <w:top w:val="none" w:sz="0" w:space="0" w:color="auto"/>
        <w:left w:val="none" w:sz="0" w:space="0" w:color="auto"/>
        <w:bottom w:val="none" w:sz="0" w:space="0" w:color="auto"/>
        <w:right w:val="none" w:sz="0" w:space="0" w:color="auto"/>
      </w:divBdr>
      <w:divsChild>
        <w:div w:id="405419215">
          <w:marLeft w:val="1166"/>
          <w:marRight w:val="0"/>
          <w:marTop w:val="77"/>
          <w:marBottom w:val="0"/>
          <w:divBdr>
            <w:top w:val="none" w:sz="0" w:space="0" w:color="auto"/>
            <w:left w:val="none" w:sz="0" w:space="0" w:color="auto"/>
            <w:bottom w:val="none" w:sz="0" w:space="0" w:color="auto"/>
            <w:right w:val="none" w:sz="0" w:space="0" w:color="auto"/>
          </w:divBdr>
        </w:div>
        <w:div w:id="720858650">
          <w:marLeft w:val="547"/>
          <w:marRight w:val="0"/>
          <w:marTop w:val="86"/>
          <w:marBottom w:val="0"/>
          <w:divBdr>
            <w:top w:val="none" w:sz="0" w:space="0" w:color="auto"/>
            <w:left w:val="none" w:sz="0" w:space="0" w:color="auto"/>
            <w:bottom w:val="none" w:sz="0" w:space="0" w:color="auto"/>
            <w:right w:val="none" w:sz="0" w:space="0" w:color="auto"/>
          </w:divBdr>
        </w:div>
        <w:div w:id="876746914">
          <w:marLeft w:val="2520"/>
          <w:marRight w:val="0"/>
          <w:marTop w:val="77"/>
          <w:marBottom w:val="0"/>
          <w:divBdr>
            <w:top w:val="none" w:sz="0" w:space="0" w:color="auto"/>
            <w:left w:val="none" w:sz="0" w:space="0" w:color="auto"/>
            <w:bottom w:val="none" w:sz="0" w:space="0" w:color="auto"/>
            <w:right w:val="none" w:sz="0" w:space="0" w:color="auto"/>
          </w:divBdr>
        </w:div>
        <w:div w:id="1288513654">
          <w:marLeft w:val="1800"/>
          <w:marRight w:val="0"/>
          <w:marTop w:val="77"/>
          <w:marBottom w:val="0"/>
          <w:divBdr>
            <w:top w:val="none" w:sz="0" w:space="0" w:color="auto"/>
            <w:left w:val="none" w:sz="0" w:space="0" w:color="auto"/>
            <w:bottom w:val="none" w:sz="0" w:space="0" w:color="auto"/>
            <w:right w:val="none" w:sz="0" w:space="0" w:color="auto"/>
          </w:divBdr>
        </w:div>
        <w:div w:id="1358965739">
          <w:marLeft w:val="1166"/>
          <w:marRight w:val="0"/>
          <w:marTop w:val="77"/>
          <w:marBottom w:val="0"/>
          <w:divBdr>
            <w:top w:val="none" w:sz="0" w:space="0" w:color="auto"/>
            <w:left w:val="none" w:sz="0" w:space="0" w:color="auto"/>
            <w:bottom w:val="none" w:sz="0" w:space="0" w:color="auto"/>
            <w:right w:val="none" w:sz="0" w:space="0" w:color="auto"/>
          </w:divBdr>
        </w:div>
        <w:div w:id="1698964249">
          <w:marLeft w:val="1800"/>
          <w:marRight w:val="0"/>
          <w:marTop w:val="77"/>
          <w:marBottom w:val="0"/>
          <w:divBdr>
            <w:top w:val="none" w:sz="0" w:space="0" w:color="auto"/>
            <w:left w:val="none" w:sz="0" w:space="0" w:color="auto"/>
            <w:bottom w:val="none" w:sz="0" w:space="0" w:color="auto"/>
            <w:right w:val="none" w:sz="0" w:space="0" w:color="auto"/>
          </w:divBdr>
        </w:div>
        <w:div w:id="2123376108">
          <w:marLeft w:val="2520"/>
          <w:marRight w:val="0"/>
          <w:marTop w:val="77"/>
          <w:marBottom w:val="0"/>
          <w:divBdr>
            <w:top w:val="none" w:sz="0" w:space="0" w:color="auto"/>
            <w:left w:val="none" w:sz="0" w:space="0" w:color="auto"/>
            <w:bottom w:val="none" w:sz="0" w:space="0" w:color="auto"/>
            <w:right w:val="none" w:sz="0" w:space="0" w:color="auto"/>
          </w:divBdr>
        </w:div>
      </w:divsChild>
    </w:div>
    <w:div w:id="95830008">
      <w:bodyDiv w:val="1"/>
      <w:marLeft w:val="0"/>
      <w:marRight w:val="0"/>
      <w:marTop w:val="0"/>
      <w:marBottom w:val="0"/>
      <w:divBdr>
        <w:top w:val="none" w:sz="0" w:space="0" w:color="auto"/>
        <w:left w:val="none" w:sz="0" w:space="0" w:color="auto"/>
        <w:bottom w:val="none" w:sz="0" w:space="0" w:color="auto"/>
        <w:right w:val="none" w:sz="0" w:space="0" w:color="auto"/>
      </w:divBdr>
    </w:div>
    <w:div w:id="96295688">
      <w:bodyDiv w:val="1"/>
      <w:marLeft w:val="0"/>
      <w:marRight w:val="0"/>
      <w:marTop w:val="0"/>
      <w:marBottom w:val="0"/>
      <w:divBdr>
        <w:top w:val="none" w:sz="0" w:space="0" w:color="auto"/>
        <w:left w:val="none" w:sz="0" w:space="0" w:color="auto"/>
        <w:bottom w:val="none" w:sz="0" w:space="0" w:color="auto"/>
        <w:right w:val="none" w:sz="0" w:space="0" w:color="auto"/>
      </w:divBdr>
    </w:div>
    <w:div w:id="96876663">
      <w:bodyDiv w:val="1"/>
      <w:marLeft w:val="0"/>
      <w:marRight w:val="0"/>
      <w:marTop w:val="0"/>
      <w:marBottom w:val="0"/>
      <w:divBdr>
        <w:top w:val="none" w:sz="0" w:space="0" w:color="auto"/>
        <w:left w:val="none" w:sz="0" w:space="0" w:color="auto"/>
        <w:bottom w:val="none" w:sz="0" w:space="0" w:color="auto"/>
        <w:right w:val="none" w:sz="0" w:space="0" w:color="auto"/>
      </w:divBdr>
    </w:div>
    <w:div w:id="97217065">
      <w:bodyDiv w:val="1"/>
      <w:marLeft w:val="0"/>
      <w:marRight w:val="0"/>
      <w:marTop w:val="0"/>
      <w:marBottom w:val="0"/>
      <w:divBdr>
        <w:top w:val="none" w:sz="0" w:space="0" w:color="auto"/>
        <w:left w:val="none" w:sz="0" w:space="0" w:color="auto"/>
        <w:bottom w:val="none" w:sz="0" w:space="0" w:color="auto"/>
        <w:right w:val="none" w:sz="0" w:space="0" w:color="auto"/>
      </w:divBdr>
    </w:div>
    <w:div w:id="97407878">
      <w:bodyDiv w:val="1"/>
      <w:marLeft w:val="0"/>
      <w:marRight w:val="0"/>
      <w:marTop w:val="0"/>
      <w:marBottom w:val="0"/>
      <w:divBdr>
        <w:top w:val="none" w:sz="0" w:space="0" w:color="auto"/>
        <w:left w:val="none" w:sz="0" w:space="0" w:color="auto"/>
        <w:bottom w:val="none" w:sz="0" w:space="0" w:color="auto"/>
        <w:right w:val="none" w:sz="0" w:space="0" w:color="auto"/>
      </w:divBdr>
    </w:div>
    <w:div w:id="97989462">
      <w:bodyDiv w:val="1"/>
      <w:marLeft w:val="0"/>
      <w:marRight w:val="0"/>
      <w:marTop w:val="0"/>
      <w:marBottom w:val="0"/>
      <w:divBdr>
        <w:top w:val="none" w:sz="0" w:space="0" w:color="auto"/>
        <w:left w:val="none" w:sz="0" w:space="0" w:color="auto"/>
        <w:bottom w:val="none" w:sz="0" w:space="0" w:color="auto"/>
        <w:right w:val="none" w:sz="0" w:space="0" w:color="auto"/>
      </w:divBdr>
    </w:div>
    <w:div w:id="99037428">
      <w:bodyDiv w:val="1"/>
      <w:marLeft w:val="0"/>
      <w:marRight w:val="0"/>
      <w:marTop w:val="0"/>
      <w:marBottom w:val="0"/>
      <w:divBdr>
        <w:top w:val="none" w:sz="0" w:space="0" w:color="auto"/>
        <w:left w:val="none" w:sz="0" w:space="0" w:color="auto"/>
        <w:bottom w:val="none" w:sz="0" w:space="0" w:color="auto"/>
        <w:right w:val="none" w:sz="0" w:space="0" w:color="auto"/>
      </w:divBdr>
      <w:divsChild>
        <w:div w:id="50737467">
          <w:marLeft w:val="547"/>
          <w:marRight w:val="0"/>
          <w:marTop w:val="115"/>
          <w:marBottom w:val="0"/>
          <w:divBdr>
            <w:top w:val="none" w:sz="0" w:space="0" w:color="auto"/>
            <w:left w:val="none" w:sz="0" w:space="0" w:color="auto"/>
            <w:bottom w:val="none" w:sz="0" w:space="0" w:color="auto"/>
            <w:right w:val="none" w:sz="0" w:space="0" w:color="auto"/>
          </w:divBdr>
        </w:div>
        <w:div w:id="411245034">
          <w:marLeft w:val="547"/>
          <w:marRight w:val="0"/>
          <w:marTop w:val="115"/>
          <w:marBottom w:val="0"/>
          <w:divBdr>
            <w:top w:val="none" w:sz="0" w:space="0" w:color="auto"/>
            <w:left w:val="none" w:sz="0" w:space="0" w:color="auto"/>
            <w:bottom w:val="none" w:sz="0" w:space="0" w:color="auto"/>
            <w:right w:val="none" w:sz="0" w:space="0" w:color="auto"/>
          </w:divBdr>
        </w:div>
        <w:div w:id="517236333">
          <w:marLeft w:val="1166"/>
          <w:marRight w:val="0"/>
          <w:marTop w:val="86"/>
          <w:marBottom w:val="0"/>
          <w:divBdr>
            <w:top w:val="none" w:sz="0" w:space="0" w:color="auto"/>
            <w:left w:val="none" w:sz="0" w:space="0" w:color="auto"/>
            <w:bottom w:val="none" w:sz="0" w:space="0" w:color="auto"/>
            <w:right w:val="none" w:sz="0" w:space="0" w:color="auto"/>
          </w:divBdr>
        </w:div>
        <w:div w:id="1327707125">
          <w:marLeft w:val="1166"/>
          <w:marRight w:val="0"/>
          <w:marTop w:val="96"/>
          <w:marBottom w:val="0"/>
          <w:divBdr>
            <w:top w:val="none" w:sz="0" w:space="0" w:color="auto"/>
            <w:left w:val="none" w:sz="0" w:space="0" w:color="auto"/>
            <w:bottom w:val="none" w:sz="0" w:space="0" w:color="auto"/>
            <w:right w:val="none" w:sz="0" w:space="0" w:color="auto"/>
          </w:divBdr>
        </w:div>
      </w:divsChild>
    </w:div>
    <w:div w:id="99496947">
      <w:bodyDiv w:val="1"/>
      <w:marLeft w:val="0"/>
      <w:marRight w:val="0"/>
      <w:marTop w:val="0"/>
      <w:marBottom w:val="0"/>
      <w:divBdr>
        <w:top w:val="none" w:sz="0" w:space="0" w:color="auto"/>
        <w:left w:val="none" w:sz="0" w:space="0" w:color="auto"/>
        <w:bottom w:val="none" w:sz="0" w:space="0" w:color="auto"/>
        <w:right w:val="none" w:sz="0" w:space="0" w:color="auto"/>
      </w:divBdr>
    </w:div>
    <w:div w:id="99497290">
      <w:bodyDiv w:val="1"/>
      <w:marLeft w:val="0"/>
      <w:marRight w:val="0"/>
      <w:marTop w:val="0"/>
      <w:marBottom w:val="0"/>
      <w:divBdr>
        <w:top w:val="none" w:sz="0" w:space="0" w:color="auto"/>
        <w:left w:val="none" w:sz="0" w:space="0" w:color="auto"/>
        <w:bottom w:val="none" w:sz="0" w:space="0" w:color="auto"/>
        <w:right w:val="none" w:sz="0" w:space="0" w:color="auto"/>
      </w:divBdr>
    </w:div>
    <w:div w:id="100301773">
      <w:bodyDiv w:val="1"/>
      <w:marLeft w:val="0"/>
      <w:marRight w:val="0"/>
      <w:marTop w:val="0"/>
      <w:marBottom w:val="0"/>
      <w:divBdr>
        <w:top w:val="none" w:sz="0" w:space="0" w:color="auto"/>
        <w:left w:val="none" w:sz="0" w:space="0" w:color="auto"/>
        <w:bottom w:val="none" w:sz="0" w:space="0" w:color="auto"/>
        <w:right w:val="none" w:sz="0" w:space="0" w:color="auto"/>
      </w:divBdr>
      <w:divsChild>
        <w:div w:id="309601349">
          <w:marLeft w:val="0"/>
          <w:marRight w:val="0"/>
          <w:marTop w:val="0"/>
          <w:marBottom w:val="0"/>
          <w:divBdr>
            <w:top w:val="none" w:sz="0" w:space="0" w:color="auto"/>
            <w:left w:val="none" w:sz="0" w:space="0" w:color="auto"/>
            <w:bottom w:val="none" w:sz="0" w:space="0" w:color="auto"/>
            <w:right w:val="none" w:sz="0" w:space="0" w:color="auto"/>
          </w:divBdr>
          <w:divsChild>
            <w:div w:id="463012334">
              <w:marLeft w:val="0"/>
              <w:marRight w:val="0"/>
              <w:marTop w:val="0"/>
              <w:marBottom w:val="0"/>
              <w:divBdr>
                <w:top w:val="none" w:sz="0" w:space="0" w:color="auto"/>
                <w:left w:val="none" w:sz="0" w:space="0" w:color="auto"/>
                <w:bottom w:val="none" w:sz="0" w:space="0" w:color="auto"/>
                <w:right w:val="none" w:sz="0" w:space="0" w:color="auto"/>
              </w:divBdr>
            </w:div>
            <w:div w:id="1656565987">
              <w:marLeft w:val="0"/>
              <w:marRight w:val="0"/>
              <w:marTop w:val="0"/>
              <w:marBottom w:val="0"/>
              <w:divBdr>
                <w:top w:val="none" w:sz="0" w:space="0" w:color="auto"/>
                <w:left w:val="none" w:sz="0" w:space="0" w:color="auto"/>
                <w:bottom w:val="none" w:sz="0" w:space="0" w:color="auto"/>
                <w:right w:val="none" w:sz="0" w:space="0" w:color="auto"/>
              </w:divBdr>
            </w:div>
            <w:div w:id="186570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22578">
      <w:bodyDiv w:val="1"/>
      <w:marLeft w:val="0"/>
      <w:marRight w:val="0"/>
      <w:marTop w:val="0"/>
      <w:marBottom w:val="0"/>
      <w:divBdr>
        <w:top w:val="none" w:sz="0" w:space="0" w:color="auto"/>
        <w:left w:val="none" w:sz="0" w:space="0" w:color="auto"/>
        <w:bottom w:val="none" w:sz="0" w:space="0" w:color="auto"/>
        <w:right w:val="none" w:sz="0" w:space="0" w:color="auto"/>
      </w:divBdr>
    </w:div>
    <w:div w:id="102502704">
      <w:bodyDiv w:val="1"/>
      <w:marLeft w:val="0"/>
      <w:marRight w:val="0"/>
      <w:marTop w:val="0"/>
      <w:marBottom w:val="0"/>
      <w:divBdr>
        <w:top w:val="none" w:sz="0" w:space="0" w:color="auto"/>
        <w:left w:val="none" w:sz="0" w:space="0" w:color="auto"/>
        <w:bottom w:val="none" w:sz="0" w:space="0" w:color="auto"/>
        <w:right w:val="none" w:sz="0" w:space="0" w:color="auto"/>
      </w:divBdr>
    </w:div>
    <w:div w:id="103351299">
      <w:bodyDiv w:val="1"/>
      <w:marLeft w:val="0"/>
      <w:marRight w:val="0"/>
      <w:marTop w:val="0"/>
      <w:marBottom w:val="0"/>
      <w:divBdr>
        <w:top w:val="none" w:sz="0" w:space="0" w:color="auto"/>
        <w:left w:val="none" w:sz="0" w:space="0" w:color="auto"/>
        <w:bottom w:val="none" w:sz="0" w:space="0" w:color="auto"/>
        <w:right w:val="none" w:sz="0" w:space="0" w:color="auto"/>
      </w:divBdr>
    </w:div>
    <w:div w:id="103502790">
      <w:bodyDiv w:val="1"/>
      <w:marLeft w:val="0"/>
      <w:marRight w:val="0"/>
      <w:marTop w:val="0"/>
      <w:marBottom w:val="0"/>
      <w:divBdr>
        <w:top w:val="none" w:sz="0" w:space="0" w:color="auto"/>
        <w:left w:val="none" w:sz="0" w:space="0" w:color="auto"/>
        <w:bottom w:val="none" w:sz="0" w:space="0" w:color="auto"/>
        <w:right w:val="none" w:sz="0" w:space="0" w:color="auto"/>
      </w:divBdr>
    </w:div>
    <w:div w:id="104155653">
      <w:bodyDiv w:val="1"/>
      <w:marLeft w:val="0"/>
      <w:marRight w:val="0"/>
      <w:marTop w:val="0"/>
      <w:marBottom w:val="0"/>
      <w:divBdr>
        <w:top w:val="none" w:sz="0" w:space="0" w:color="auto"/>
        <w:left w:val="none" w:sz="0" w:space="0" w:color="auto"/>
        <w:bottom w:val="none" w:sz="0" w:space="0" w:color="auto"/>
        <w:right w:val="none" w:sz="0" w:space="0" w:color="auto"/>
      </w:divBdr>
    </w:div>
    <w:div w:id="105009144">
      <w:bodyDiv w:val="1"/>
      <w:marLeft w:val="0"/>
      <w:marRight w:val="0"/>
      <w:marTop w:val="0"/>
      <w:marBottom w:val="0"/>
      <w:divBdr>
        <w:top w:val="none" w:sz="0" w:space="0" w:color="auto"/>
        <w:left w:val="none" w:sz="0" w:space="0" w:color="auto"/>
        <w:bottom w:val="none" w:sz="0" w:space="0" w:color="auto"/>
        <w:right w:val="none" w:sz="0" w:space="0" w:color="auto"/>
      </w:divBdr>
      <w:divsChild>
        <w:div w:id="215825662">
          <w:marLeft w:val="1166"/>
          <w:marRight w:val="0"/>
          <w:marTop w:val="115"/>
          <w:marBottom w:val="0"/>
          <w:divBdr>
            <w:top w:val="none" w:sz="0" w:space="0" w:color="auto"/>
            <w:left w:val="none" w:sz="0" w:space="0" w:color="auto"/>
            <w:bottom w:val="none" w:sz="0" w:space="0" w:color="auto"/>
            <w:right w:val="none" w:sz="0" w:space="0" w:color="auto"/>
          </w:divBdr>
        </w:div>
        <w:div w:id="565720360">
          <w:marLeft w:val="1800"/>
          <w:marRight w:val="0"/>
          <w:marTop w:val="96"/>
          <w:marBottom w:val="0"/>
          <w:divBdr>
            <w:top w:val="none" w:sz="0" w:space="0" w:color="auto"/>
            <w:left w:val="none" w:sz="0" w:space="0" w:color="auto"/>
            <w:bottom w:val="none" w:sz="0" w:space="0" w:color="auto"/>
            <w:right w:val="none" w:sz="0" w:space="0" w:color="auto"/>
          </w:divBdr>
        </w:div>
        <w:div w:id="702242447">
          <w:marLeft w:val="1800"/>
          <w:marRight w:val="0"/>
          <w:marTop w:val="96"/>
          <w:marBottom w:val="0"/>
          <w:divBdr>
            <w:top w:val="none" w:sz="0" w:space="0" w:color="auto"/>
            <w:left w:val="none" w:sz="0" w:space="0" w:color="auto"/>
            <w:bottom w:val="none" w:sz="0" w:space="0" w:color="auto"/>
            <w:right w:val="none" w:sz="0" w:space="0" w:color="auto"/>
          </w:divBdr>
        </w:div>
        <w:div w:id="997733267">
          <w:marLeft w:val="547"/>
          <w:marRight w:val="0"/>
          <w:marTop w:val="130"/>
          <w:marBottom w:val="0"/>
          <w:divBdr>
            <w:top w:val="none" w:sz="0" w:space="0" w:color="auto"/>
            <w:left w:val="none" w:sz="0" w:space="0" w:color="auto"/>
            <w:bottom w:val="none" w:sz="0" w:space="0" w:color="auto"/>
            <w:right w:val="none" w:sz="0" w:space="0" w:color="auto"/>
          </w:divBdr>
        </w:div>
        <w:div w:id="1520240619">
          <w:marLeft w:val="547"/>
          <w:marRight w:val="0"/>
          <w:marTop w:val="130"/>
          <w:marBottom w:val="0"/>
          <w:divBdr>
            <w:top w:val="none" w:sz="0" w:space="0" w:color="auto"/>
            <w:left w:val="none" w:sz="0" w:space="0" w:color="auto"/>
            <w:bottom w:val="none" w:sz="0" w:space="0" w:color="auto"/>
            <w:right w:val="none" w:sz="0" w:space="0" w:color="auto"/>
          </w:divBdr>
        </w:div>
        <w:div w:id="1528562286">
          <w:marLeft w:val="1166"/>
          <w:marRight w:val="0"/>
          <w:marTop w:val="115"/>
          <w:marBottom w:val="0"/>
          <w:divBdr>
            <w:top w:val="none" w:sz="0" w:space="0" w:color="auto"/>
            <w:left w:val="none" w:sz="0" w:space="0" w:color="auto"/>
            <w:bottom w:val="none" w:sz="0" w:space="0" w:color="auto"/>
            <w:right w:val="none" w:sz="0" w:space="0" w:color="auto"/>
          </w:divBdr>
        </w:div>
        <w:div w:id="1637906914">
          <w:marLeft w:val="547"/>
          <w:marRight w:val="0"/>
          <w:marTop w:val="130"/>
          <w:marBottom w:val="0"/>
          <w:divBdr>
            <w:top w:val="none" w:sz="0" w:space="0" w:color="auto"/>
            <w:left w:val="none" w:sz="0" w:space="0" w:color="auto"/>
            <w:bottom w:val="none" w:sz="0" w:space="0" w:color="auto"/>
            <w:right w:val="none" w:sz="0" w:space="0" w:color="auto"/>
          </w:divBdr>
        </w:div>
        <w:div w:id="1764835235">
          <w:marLeft w:val="547"/>
          <w:marRight w:val="0"/>
          <w:marTop w:val="130"/>
          <w:marBottom w:val="0"/>
          <w:divBdr>
            <w:top w:val="none" w:sz="0" w:space="0" w:color="auto"/>
            <w:left w:val="none" w:sz="0" w:space="0" w:color="auto"/>
            <w:bottom w:val="none" w:sz="0" w:space="0" w:color="auto"/>
            <w:right w:val="none" w:sz="0" w:space="0" w:color="auto"/>
          </w:divBdr>
        </w:div>
        <w:div w:id="1796295708">
          <w:marLeft w:val="1800"/>
          <w:marRight w:val="0"/>
          <w:marTop w:val="96"/>
          <w:marBottom w:val="0"/>
          <w:divBdr>
            <w:top w:val="none" w:sz="0" w:space="0" w:color="auto"/>
            <w:left w:val="none" w:sz="0" w:space="0" w:color="auto"/>
            <w:bottom w:val="none" w:sz="0" w:space="0" w:color="auto"/>
            <w:right w:val="none" w:sz="0" w:space="0" w:color="auto"/>
          </w:divBdr>
        </w:div>
        <w:div w:id="1952318544">
          <w:marLeft w:val="547"/>
          <w:marRight w:val="0"/>
          <w:marTop w:val="130"/>
          <w:marBottom w:val="0"/>
          <w:divBdr>
            <w:top w:val="none" w:sz="0" w:space="0" w:color="auto"/>
            <w:left w:val="none" w:sz="0" w:space="0" w:color="auto"/>
            <w:bottom w:val="none" w:sz="0" w:space="0" w:color="auto"/>
            <w:right w:val="none" w:sz="0" w:space="0" w:color="auto"/>
          </w:divBdr>
        </w:div>
      </w:divsChild>
    </w:div>
    <w:div w:id="105663155">
      <w:bodyDiv w:val="1"/>
      <w:marLeft w:val="0"/>
      <w:marRight w:val="0"/>
      <w:marTop w:val="0"/>
      <w:marBottom w:val="0"/>
      <w:divBdr>
        <w:top w:val="none" w:sz="0" w:space="0" w:color="auto"/>
        <w:left w:val="none" w:sz="0" w:space="0" w:color="auto"/>
        <w:bottom w:val="none" w:sz="0" w:space="0" w:color="auto"/>
        <w:right w:val="none" w:sz="0" w:space="0" w:color="auto"/>
      </w:divBdr>
    </w:div>
    <w:div w:id="105780658">
      <w:bodyDiv w:val="1"/>
      <w:marLeft w:val="0"/>
      <w:marRight w:val="0"/>
      <w:marTop w:val="0"/>
      <w:marBottom w:val="0"/>
      <w:divBdr>
        <w:top w:val="none" w:sz="0" w:space="0" w:color="auto"/>
        <w:left w:val="none" w:sz="0" w:space="0" w:color="auto"/>
        <w:bottom w:val="none" w:sz="0" w:space="0" w:color="auto"/>
        <w:right w:val="none" w:sz="0" w:space="0" w:color="auto"/>
      </w:divBdr>
    </w:div>
    <w:div w:id="106589590">
      <w:bodyDiv w:val="1"/>
      <w:marLeft w:val="0"/>
      <w:marRight w:val="0"/>
      <w:marTop w:val="0"/>
      <w:marBottom w:val="0"/>
      <w:divBdr>
        <w:top w:val="none" w:sz="0" w:space="0" w:color="auto"/>
        <w:left w:val="none" w:sz="0" w:space="0" w:color="auto"/>
        <w:bottom w:val="none" w:sz="0" w:space="0" w:color="auto"/>
        <w:right w:val="none" w:sz="0" w:space="0" w:color="auto"/>
      </w:divBdr>
      <w:divsChild>
        <w:div w:id="76485623">
          <w:marLeft w:val="547"/>
          <w:marRight w:val="0"/>
          <w:marTop w:val="96"/>
          <w:marBottom w:val="0"/>
          <w:divBdr>
            <w:top w:val="none" w:sz="0" w:space="0" w:color="auto"/>
            <w:left w:val="none" w:sz="0" w:space="0" w:color="auto"/>
            <w:bottom w:val="none" w:sz="0" w:space="0" w:color="auto"/>
            <w:right w:val="none" w:sz="0" w:space="0" w:color="auto"/>
          </w:divBdr>
        </w:div>
        <w:div w:id="483592499">
          <w:marLeft w:val="1166"/>
          <w:marRight w:val="0"/>
          <w:marTop w:val="77"/>
          <w:marBottom w:val="0"/>
          <w:divBdr>
            <w:top w:val="none" w:sz="0" w:space="0" w:color="auto"/>
            <w:left w:val="none" w:sz="0" w:space="0" w:color="auto"/>
            <w:bottom w:val="none" w:sz="0" w:space="0" w:color="auto"/>
            <w:right w:val="none" w:sz="0" w:space="0" w:color="auto"/>
          </w:divBdr>
        </w:div>
        <w:div w:id="648050377">
          <w:marLeft w:val="1166"/>
          <w:marRight w:val="0"/>
          <w:marTop w:val="77"/>
          <w:marBottom w:val="0"/>
          <w:divBdr>
            <w:top w:val="none" w:sz="0" w:space="0" w:color="auto"/>
            <w:left w:val="none" w:sz="0" w:space="0" w:color="auto"/>
            <w:bottom w:val="none" w:sz="0" w:space="0" w:color="auto"/>
            <w:right w:val="none" w:sz="0" w:space="0" w:color="auto"/>
          </w:divBdr>
        </w:div>
      </w:divsChild>
    </w:div>
    <w:div w:id="106628598">
      <w:bodyDiv w:val="1"/>
      <w:marLeft w:val="0"/>
      <w:marRight w:val="0"/>
      <w:marTop w:val="0"/>
      <w:marBottom w:val="0"/>
      <w:divBdr>
        <w:top w:val="none" w:sz="0" w:space="0" w:color="auto"/>
        <w:left w:val="none" w:sz="0" w:space="0" w:color="auto"/>
        <w:bottom w:val="none" w:sz="0" w:space="0" w:color="auto"/>
        <w:right w:val="none" w:sz="0" w:space="0" w:color="auto"/>
      </w:divBdr>
    </w:div>
    <w:div w:id="107892553">
      <w:bodyDiv w:val="1"/>
      <w:marLeft w:val="0"/>
      <w:marRight w:val="0"/>
      <w:marTop w:val="0"/>
      <w:marBottom w:val="0"/>
      <w:divBdr>
        <w:top w:val="none" w:sz="0" w:space="0" w:color="auto"/>
        <w:left w:val="none" w:sz="0" w:space="0" w:color="auto"/>
        <w:bottom w:val="none" w:sz="0" w:space="0" w:color="auto"/>
        <w:right w:val="none" w:sz="0" w:space="0" w:color="auto"/>
      </w:divBdr>
    </w:div>
    <w:div w:id="108621365">
      <w:bodyDiv w:val="1"/>
      <w:marLeft w:val="0"/>
      <w:marRight w:val="0"/>
      <w:marTop w:val="0"/>
      <w:marBottom w:val="0"/>
      <w:divBdr>
        <w:top w:val="none" w:sz="0" w:space="0" w:color="auto"/>
        <w:left w:val="none" w:sz="0" w:space="0" w:color="auto"/>
        <w:bottom w:val="none" w:sz="0" w:space="0" w:color="auto"/>
        <w:right w:val="none" w:sz="0" w:space="0" w:color="auto"/>
      </w:divBdr>
    </w:div>
    <w:div w:id="108623039">
      <w:bodyDiv w:val="1"/>
      <w:marLeft w:val="0"/>
      <w:marRight w:val="0"/>
      <w:marTop w:val="0"/>
      <w:marBottom w:val="0"/>
      <w:divBdr>
        <w:top w:val="none" w:sz="0" w:space="0" w:color="auto"/>
        <w:left w:val="none" w:sz="0" w:space="0" w:color="auto"/>
        <w:bottom w:val="none" w:sz="0" w:space="0" w:color="auto"/>
        <w:right w:val="none" w:sz="0" w:space="0" w:color="auto"/>
      </w:divBdr>
      <w:divsChild>
        <w:div w:id="263657667">
          <w:marLeft w:val="547"/>
          <w:marRight w:val="0"/>
          <w:marTop w:val="115"/>
          <w:marBottom w:val="0"/>
          <w:divBdr>
            <w:top w:val="none" w:sz="0" w:space="0" w:color="auto"/>
            <w:left w:val="none" w:sz="0" w:space="0" w:color="auto"/>
            <w:bottom w:val="none" w:sz="0" w:space="0" w:color="auto"/>
            <w:right w:val="none" w:sz="0" w:space="0" w:color="auto"/>
          </w:divBdr>
        </w:div>
      </w:divsChild>
    </w:div>
    <w:div w:id="108939147">
      <w:bodyDiv w:val="1"/>
      <w:marLeft w:val="0"/>
      <w:marRight w:val="0"/>
      <w:marTop w:val="0"/>
      <w:marBottom w:val="0"/>
      <w:divBdr>
        <w:top w:val="none" w:sz="0" w:space="0" w:color="auto"/>
        <w:left w:val="none" w:sz="0" w:space="0" w:color="auto"/>
        <w:bottom w:val="none" w:sz="0" w:space="0" w:color="auto"/>
        <w:right w:val="none" w:sz="0" w:space="0" w:color="auto"/>
      </w:divBdr>
    </w:div>
    <w:div w:id="109401756">
      <w:bodyDiv w:val="1"/>
      <w:marLeft w:val="0"/>
      <w:marRight w:val="0"/>
      <w:marTop w:val="0"/>
      <w:marBottom w:val="0"/>
      <w:divBdr>
        <w:top w:val="none" w:sz="0" w:space="0" w:color="auto"/>
        <w:left w:val="none" w:sz="0" w:space="0" w:color="auto"/>
        <w:bottom w:val="none" w:sz="0" w:space="0" w:color="auto"/>
        <w:right w:val="none" w:sz="0" w:space="0" w:color="auto"/>
      </w:divBdr>
      <w:divsChild>
        <w:div w:id="77485704">
          <w:marLeft w:val="1800"/>
          <w:marRight w:val="0"/>
          <w:marTop w:val="100"/>
          <w:marBottom w:val="0"/>
          <w:divBdr>
            <w:top w:val="none" w:sz="0" w:space="0" w:color="auto"/>
            <w:left w:val="none" w:sz="0" w:space="0" w:color="auto"/>
            <w:bottom w:val="none" w:sz="0" w:space="0" w:color="auto"/>
            <w:right w:val="none" w:sz="0" w:space="0" w:color="auto"/>
          </w:divBdr>
        </w:div>
        <w:div w:id="79329946">
          <w:marLeft w:val="1800"/>
          <w:marRight w:val="0"/>
          <w:marTop w:val="100"/>
          <w:marBottom w:val="0"/>
          <w:divBdr>
            <w:top w:val="none" w:sz="0" w:space="0" w:color="auto"/>
            <w:left w:val="none" w:sz="0" w:space="0" w:color="auto"/>
            <w:bottom w:val="none" w:sz="0" w:space="0" w:color="auto"/>
            <w:right w:val="none" w:sz="0" w:space="0" w:color="auto"/>
          </w:divBdr>
        </w:div>
        <w:div w:id="201523564">
          <w:marLeft w:val="1080"/>
          <w:marRight w:val="0"/>
          <w:marTop w:val="100"/>
          <w:marBottom w:val="0"/>
          <w:divBdr>
            <w:top w:val="none" w:sz="0" w:space="0" w:color="auto"/>
            <w:left w:val="none" w:sz="0" w:space="0" w:color="auto"/>
            <w:bottom w:val="none" w:sz="0" w:space="0" w:color="auto"/>
            <w:right w:val="none" w:sz="0" w:space="0" w:color="auto"/>
          </w:divBdr>
        </w:div>
        <w:div w:id="585696899">
          <w:marLeft w:val="1800"/>
          <w:marRight w:val="0"/>
          <w:marTop w:val="100"/>
          <w:marBottom w:val="0"/>
          <w:divBdr>
            <w:top w:val="none" w:sz="0" w:space="0" w:color="auto"/>
            <w:left w:val="none" w:sz="0" w:space="0" w:color="auto"/>
            <w:bottom w:val="none" w:sz="0" w:space="0" w:color="auto"/>
            <w:right w:val="none" w:sz="0" w:space="0" w:color="auto"/>
          </w:divBdr>
        </w:div>
        <w:div w:id="621309396">
          <w:marLeft w:val="1800"/>
          <w:marRight w:val="0"/>
          <w:marTop w:val="100"/>
          <w:marBottom w:val="0"/>
          <w:divBdr>
            <w:top w:val="none" w:sz="0" w:space="0" w:color="auto"/>
            <w:left w:val="none" w:sz="0" w:space="0" w:color="auto"/>
            <w:bottom w:val="none" w:sz="0" w:space="0" w:color="auto"/>
            <w:right w:val="none" w:sz="0" w:space="0" w:color="auto"/>
          </w:divBdr>
        </w:div>
        <w:div w:id="801458862">
          <w:marLeft w:val="1800"/>
          <w:marRight w:val="0"/>
          <w:marTop w:val="100"/>
          <w:marBottom w:val="0"/>
          <w:divBdr>
            <w:top w:val="none" w:sz="0" w:space="0" w:color="auto"/>
            <w:left w:val="none" w:sz="0" w:space="0" w:color="auto"/>
            <w:bottom w:val="none" w:sz="0" w:space="0" w:color="auto"/>
            <w:right w:val="none" w:sz="0" w:space="0" w:color="auto"/>
          </w:divBdr>
        </w:div>
        <w:div w:id="895361795">
          <w:marLeft w:val="1080"/>
          <w:marRight w:val="0"/>
          <w:marTop w:val="100"/>
          <w:marBottom w:val="0"/>
          <w:divBdr>
            <w:top w:val="none" w:sz="0" w:space="0" w:color="auto"/>
            <w:left w:val="none" w:sz="0" w:space="0" w:color="auto"/>
            <w:bottom w:val="none" w:sz="0" w:space="0" w:color="auto"/>
            <w:right w:val="none" w:sz="0" w:space="0" w:color="auto"/>
          </w:divBdr>
        </w:div>
        <w:div w:id="913322160">
          <w:marLeft w:val="1800"/>
          <w:marRight w:val="0"/>
          <w:marTop w:val="100"/>
          <w:marBottom w:val="0"/>
          <w:divBdr>
            <w:top w:val="none" w:sz="0" w:space="0" w:color="auto"/>
            <w:left w:val="none" w:sz="0" w:space="0" w:color="auto"/>
            <w:bottom w:val="none" w:sz="0" w:space="0" w:color="auto"/>
            <w:right w:val="none" w:sz="0" w:space="0" w:color="auto"/>
          </w:divBdr>
        </w:div>
        <w:div w:id="1021472570">
          <w:marLeft w:val="1800"/>
          <w:marRight w:val="0"/>
          <w:marTop w:val="100"/>
          <w:marBottom w:val="0"/>
          <w:divBdr>
            <w:top w:val="none" w:sz="0" w:space="0" w:color="auto"/>
            <w:left w:val="none" w:sz="0" w:space="0" w:color="auto"/>
            <w:bottom w:val="none" w:sz="0" w:space="0" w:color="auto"/>
            <w:right w:val="none" w:sz="0" w:space="0" w:color="auto"/>
          </w:divBdr>
        </w:div>
        <w:div w:id="1082147181">
          <w:marLeft w:val="1800"/>
          <w:marRight w:val="0"/>
          <w:marTop w:val="100"/>
          <w:marBottom w:val="0"/>
          <w:divBdr>
            <w:top w:val="none" w:sz="0" w:space="0" w:color="auto"/>
            <w:left w:val="none" w:sz="0" w:space="0" w:color="auto"/>
            <w:bottom w:val="none" w:sz="0" w:space="0" w:color="auto"/>
            <w:right w:val="none" w:sz="0" w:space="0" w:color="auto"/>
          </w:divBdr>
        </w:div>
        <w:div w:id="1368405958">
          <w:marLeft w:val="1080"/>
          <w:marRight w:val="0"/>
          <w:marTop w:val="100"/>
          <w:marBottom w:val="0"/>
          <w:divBdr>
            <w:top w:val="none" w:sz="0" w:space="0" w:color="auto"/>
            <w:left w:val="none" w:sz="0" w:space="0" w:color="auto"/>
            <w:bottom w:val="none" w:sz="0" w:space="0" w:color="auto"/>
            <w:right w:val="none" w:sz="0" w:space="0" w:color="auto"/>
          </w:divBdr>
        </w:div>
        <w:div w:id="1952475852">
          <w:marLeft w:val="1800"/>
          <w:marRight w:val="0"/>
          <w:marTop w:val="100"/>
          <w:marBottom w:val="0"/>
          <w:divBdr>
            <w:top w:val="none" w:sz="0" w:space="0" w:color="auto"/>
            <w:left w:val="none" w:sz="0" w:space="0" w:color="auto"/>
            <w:bottom w:val="none" w:sz="0" w:space="0" w:color="auto"/>
            <w:right w:val="none" w:sz="0" w:space="0" w:color="auto"/>
          </w:divBdr>
        </w:div>
        <w:div w:id="2076976023">
          <w:marLeft w:val="360"/>
          <w:marRight w:val="0"/>
          <w:marTop w:val="200"/>
          <w:marBottom w:val="0"/>
          <w:divBdr>
            <w:top w:val="none" w:sz="0" w:space="0" w:color="auto"/>
            <w:left w:val="none" w:sz="0" w:space="0" w:color="auto"/>
            <w:bottom w:val="none" w:sz="0" w:space="0" w:color="auto"/>
            <w:right w:val="none" w:sz="0" w:space="0" w:color="auto"/>
          </w:divBdr>
        </w:div>
        <w:div w:id="2115516924">
          <w:marLeft w:val="1080"/>
          <w:marRight w:val="0"/>
          <w:marTop w:val="100"/>
          <w:marBottom w:val="0"/>
          <w:divBdr>
            <w:top w:val="none" w:sz="0" w:space="0" w:color="auto"/>
            <w:left w:val="none" w:sz="0" w:space="0" w:color="auto"/>
            <w:bottom w:val="none" w:sz="0" w:space="0" w:color="auto"/>
            <w:right w:val="none" w:sz="0" w:space="0" w:color="auto"/>
          </w:divBdr>
        </w:div>
      </w:divsChild>
    </w:div>
    <w:div w:id="109666836">
      <w:bodyDiv w:val="1"/>
      <w:marLeft w:val="0"/>
      <w:marRight w:val="0"/>
      <w:marTop w:val="0"/>
      <w:marBottom w:val="0"/>
      <w:divBdr>
        <w:top w:val="none" w:sz="0" w:space="0" w:color="auto"/>
        <w:left w:val="none" w:sz="0" w:space="0" w:color="auto"/>
        <w:bottom w:val="none" w:sz="0" w:space="0" w:color="auto"/>
        <w:right w:val="none" w:sz="0" w:space="0" w:color="auto"/>
      </w:divBdr>
    </w:div>
    <w:div w:id="109669588">
      <w:bodyDiv w:val="1"/>
      <w:marLeft w:val="0"/>
      <w:marRight w:val="0"/>
      <w:marTop w:val="0"/>
      <w:marBottom w:val="0"/>
      <w:divBdr>
        <w:top w:val="none" w:sz="0" w:space="0" w:color="auto"/>
        <w:left w:val="none" w:sz="0" w:space="0" w:color="auto"/>
        <w:bottom w:val="none" w:sz="0" w:space="0" w:color="auto"/>
        <w:right w:val="none" w:sz="0" w:space="0" w:color="auto"/>
      </w:divBdr>
    </w:div>
    <w:div w:id="110252251">
      <w:bodyDiv w:val="1"/>
      <w:marLeft w:val="0"/>
      <w:marRight w:val="0"/>
      <w:marTop w:val="0"/>
      <w:marBottom w:val="0"/>
      <w:divBdr>
        <w:top w:val="none" w:sz="0" w:space="0" w:color="auto"/>
        <w:left w:val="none" w:sz="0" w:space="0" w:color="auto"/>
        <w:bottom w:val="none" w:sz="0" w:space="0" w:color="auto"/>
        <w:right w:val="none" w:sz="0" w:space="0" w:color="auto"/>
      </w:divBdr>
      <w:divsChild>
        <w:div w:id="617179741">
          <w:marLeft w:val="547"/>
          <w:marRight w:val="0"/>
          <w:marTop w:val="0"/>
          <w:marBottom w:val="0"/>
          <w:divBdr>
            <w:top w:val="none" w:sz="0" w:space="0" w:color="auto"/>
            <w:left w:val="none" w:sz="0" w:space="0" w:color="auto"/>
            <w:bottom w:val="none" w:sz="0" w:space="0" w:color="auto"/>
            <w:right w:val="none" w:sz="0" w:space="0" w:color="auto"/>
          </w:divBdr>
        </w:div>
      </w:divsChild>
    </w:div>
    <w:div w:id="110321561">
      <w:bodyDiv w:val="1"/>
      <w:marLeft w:val="0"/>
      <w:marRight w:val="0"/>
      <w:marTop w:val="0"/>
      <w:marBottom w:val="0"/>
      <w:divBdr>
        <w:top w:val="none" w:sz="0" w:space="0" w:color="auto"/>
        <w:left w:val="none" w:sz="0" w:space="0" w:color="auto"/>
        <w:bottom w:val="none" w:sz="0" w:space="0" w:color="auto"/>
        <w:right w:val="none" w:sz="0" w:space="0" w:color="auto"/>
      </w:divBdr>
      <w:divsChild>
        <w:div w:id="134878093">
          <w:marLeft w:val="547"/>
          <w:marRight w:val="0"/>
          <w:marTop w:val="154"/>
          <w:marBottom w:val="0"/>
          <w:divBdr>
            <w:top w:val="none" w:sz="0" w:space="0" w:color="auto"/>
            <w:left w:val="none" w:sz="0" w:space="0" w:color="auto"/>
            <w:bottom w:val="none" w:sz="0" w:space="0" w:color="auto"/>
            <w:right w:val="none" w:sz="0" w:space="0" w:color="auto"/>
          </w:divBdr>
        </w:div>
        <w:div w:id="320306872">
          <w:marLeft w:val="547"/>
          <w:marRight w:val="0"/>
          <w:marTop w:val="154"/>
          <w:marBottom w:val="0"/>
          <w:divBdr>
            <w:top w:val="none" w:sz="0" w:space="0" w:color="auto"/>
            <w:left w:val="none" w:sz="0" w:space="0" w:color="auto"/>
            <w:bottom w:val="none" w:sz="0" w:space="0" w:color="auto"/>
            <w:right w:val="none" w:sz="0" w:space="0" w:color="auto"/>
          </w:divBdr>
        </w:div>
        <w:div w:id="488715353">
          <w:marLeft w:val="547"/>
          <w:marRight w:val="0"/>
          <w:marTop w:val="154"/>
          <w:marBottom w:val="0"/>
          <w:divBdr>
            <w:top w:val="none" w:sz="0" w:space="0" w:color="auto"/>
            <w:left w:val="none" w:sz="0" w:space="0" w:color="auto"/>
            <w:bottom w:val="none" w:sz="0" w:space="0" w:color="auto"/>
            <w:right w:val="none" w:sz="0" w:space="0" w:color="auto"/>
          </w:divBdr>
        </w:div>
        <w:div w:id="1042244619">
          <w:marLeft w:val="547"/>
          <w:marRight w:val="0"/>
          <w:marTop w:val="154"/>
          <w:marBottom w:val="0"/>
          <w:divBdr>
            <w:top w:val="none" w:sz="0" w:space="0" w:color="auto"/>
            <w:left w:val="none" w:sz="0" w:space="0" w:color="auto"/>
            <w:bottom w:val="none" w:sz="0" w:space="0" w:color="auto"/>
            <w:right w:val="none" w:sz="0" w:space="0" w:color="auto"/>
          </w:divBdr>
        </w:div>
      </w:divsChild>
    </w:div>
    <w:div w:id="110511958">
      <w:bodyDiv w:val="1"/>
      <w:marLeft w:val="0"/>
      <w:marRight w:val="0"/>
      <w:marTop w:val="0"/>
      <w:marBottom w:val="0"/>
      <w:divBdr>
        <w:top w:val="none" w:sz="0" w:space="0" w:color="auto"/>
        <w:left w:val="none" w:sz="0" w:space="0" w:color="auto"/>
        <w:bottom w:val="none" w:sz="0" w:space="0" w:color="auto"/>
        <w:right w:val="none" w:sz="0" w:space="0" w:color="auto"/>
      </w:divBdr>
    </w:div>
    <w:div w:id="110518421">
      <w:bodyDiv w:val="1"/>
      <w:marLeft w:val="0"/>
      <w:marRight w:val="0"/>
      <w:marTop w:val="0"/>
      <w:marBottom w:val="0"/>
      <w:divBdr>
        <w:top w:val="none" w:sz="0" w:space="0" w:color="auto"/>
        <w:left w:val="none" w:sz="0" w:space="0" w:color="auto"/>
        <w:bottom w:val="none" w:sz="0" w:space="0" w:color="auto"/>
        <w:right w:val="none" w:sz="0" w:space="0" w:color="auto"/>
      </w:divBdr>
      <w:divsChild>
        <w:div w:id="197623745">
          <w:marLeft w:val="547"/>
          <w:marRight w:val="0"/>
          <w:marTop w:val="154"/>
          <w:marBottom w:val="0"/>
          <w:divBdr>
            <w:top w:val="none" w:sz="0" w:space="0" w:color="auto"/>
            <w:left w:val="none" w:sz="0" w:space="0" w:color="auto"/>
            <w:bottom w:val="none" w:sz="0" w:space="0" w:color="auto"/>
            <w:right w:val="none" w:sz="0" w:space="0" w:color="auto"/>
          </w:divBdr>
        </w:div>
        <w:div w:id="1612664801">
          <w:marLeft w:val="547"/>
          <w:marRight w:val="0"/>
          <w:marTop w:val="154"/>
          <w:marBottom w:val="0"/>
          <w:divBdr>
            <w:top w:val="none" w:sz="0" w:space="0" w:color="auto"/>
            <w:left w:val="none" w:sz="0" w:space="0" w:color="auto"/>
            <w:bottom w:val="none" w:sz="0" w:space="0" w:color="auto"/>
            <w:right w:val="none" w:sz="0" w:space="0" w:color="auto"/>
          </w:divBdr>
        </w:div>
      </w:divsChild>
    </w:div>
    <w:div w:id="111169273">
      <w:bodyDiv w:val="1"/>
      <w:marLeft w:val="0"/>
      <w:marRight w:val="0"/>
      <w:marTop w:val="0"/>
      <w:marBottom w:val="0"/>
      <w:divBdr>
        <w:top w:val="none" w:sz="0" w:space="0" w:color="auto"/>
        <w:left w:val="none" w:sz="0" w:space="0" w:color="auto"/>
        <w:bottom w:val="none" w:sz="0" w:space="0" w:color="auto"/>
        <w:right w:val="none" w:sz="0" w:space="0" w:color="auto"/>
      </w:divBdr>
    </w:div>
    <w:div w:id="111480175">
      <w:bodyDiv w:val="1"/>
      <w:marLeft w:val="0"/>
      <w:marRight w:val="0"/>
      <w:marTop w:val="0"/>
      <w:marBottom w:val="0"/>
      <w:divBdr>
        <w:top w:val="none" w:sz="0" w:space="0" w:color="auto"/>
        <w:left w:val="none" w:sz="0" w:space="0" w:color="auto"/>
        <w:bottom w:val="none" w:sz="0" w:space="0" w:color="auto"/>
        <w:right w:val="none" w:sz="0" w:space="0" w:color="auto"/>
      </w:divBdr>
    </w:div>
    <w:div w:id="111944163">
      <w:bodyDiv w:val="1"/>
      <w:marLeft w:val="0"/>
      <w:marRight w:val="0"/>
      <w:marTop w:val="0"/>
      <w:marBottom w:val="0"/>
      <w:divBdr>
        <w:top w:val="none" w:sz="0" w:space="0" w:color="auto"/>
        <w:left w:val="none" w:sz="0" w:space="0" w:color="auto"/>
        <w:bottom w:val="none" w:sz="0" w:space="0" w:color="auto"/>
        <w:right w:val="none" w:sz="0" w:space="0" w:color="auto"/>
      </w:divBdr>
    </w:div>
    <w:div w:id="112022891">
      <w:bodyDiv w:val="1"/>
      <w:marLeft w:val="0"/>
      <w:marRight w:val="0"/>
      <w:marTop w:val="0"/>
      <w:marBottom w:val="0"/>
      <w:divBdr>
        <w:top w:val="none" w:sz="0" w:space="0" w:color="auto"/>
        <w:left w:val="none" w:sz="0" w:space="0" w:color="auto"/>
        <w:bottom w:val="none" w:sz="0" w:space="0" w:color="auto"/>
        <w:right w:val="none" w:sz="0" w:space="0" w:color="auto"/>
      </w:divBdr>
    </w:div>
    <w:div w:id="112284796">
      <w:bodyDiv w:val="1"/>
      <w:marLeft w:val="0"/>
      <w:marRight w:val="0"/>
      <w:marTop w:val="0"/>
      <w:marBottom w:val="0"/>
      <w:divBdr>
        <w:top w:val="none" w:sz="0" w:space="0" w:color="auto"/>
        <w:left w:val="none" w:sz="0" w:space="0" w:color="auto"/>
        <w:bottom w:val="none" w:sz="0" w:space="0" w:color="auto"/>
        <w:right w:val="none" w:sz="0" w:space="0" w:color="auto"/>
      </w:divBdr>
    </w:div>
    <w:div w:id="112746698">
      <w:bodyDiv w:val="1"/>
      <w:marLeft w:val="0"/>
      <w:marRight w:val="0"/>
      <w:marTop w:val="0"/>
      <w:marBottom w:val="0"/>
      <w:divBdr>
        <w:top w:val="none" w:sz="0" w:space="0" w:color="auto"/>
        <w:left w:val="none" w:sz="0" w:space="0" w:color="auto"/>
        <w:bottom w:val="none" w:sz="0" w:space="0" w:color="auto"/>
        <w:right w:val="none" w:sz="0" w:space="0" w:color="auto"/>
      </w:divBdr>
    </w:div>
    <w:div w:id="113332233">
      <w:bodyDiv w:val="1"/>
      <w:marLeft w:val="0"/>
      <w:marRight w:val="0"/>
      <w:marTop w:val="0"/>
      <w:marBottom w:val="0"/>
      <w:divBdr>
        <w:top w:val="none" w:sz="0" w:space="0" w:color="auto"/>
        <w:left w:val="none" w:sz="0" w:space="0" w:color="auto"/>
        <w:bottom w:val="none" w:sz="0" w:space="0" w:color="auto"/>
        <w:right w:val="none" w:sz="0" w:space="0" w:color="auto"/>
      </w:divBdr>
      <w:divsChild>
        <w:div w:id="864749899">
          <w:marLeft w:val="0"/>
          <w:marRight w:val="0"/>
          <w:marTop w:val="0"/>
          <w:marBottom w:val="0"/>
          <w:divBdr>
            <w:top w:val="none" w:sz="0" w:space="0" w:color="auto"/>
            <w:left w:val="none" w:sz="0" w:space="0" w:color="auto"/>
            <w:bottom w:val="none" w:sz="0" w:space="0" w:color="auto"/>
            <w:right w:val="none" w:sz="0" w:space="0" w:color="auto"/>
          </w:divBdr>
          <w:divsChild>
            <w:div w:id="814564486">
              <w:marLeft w:val="0"/>
              <w:marRight w:val="0"/>
              <w:marTop w:val="0"/>
              <w:marBottom w:val="0"/>
              <w:divBdr>
                <w:top w:val="none" w:sz="0" w:space="0" w:color="auto"/>
                <w:left w:val="none" w:sz="0" w:space="0" w:color="auto"/>
                <w:bottom w:val="none" w:sz="0" w:space="0" w:color="auto"/>
                <w:right w:val="none" w:sz="0" w:space="0" w:color="auto"/>
              </w:divBdr>
            </w:div>
            <w:div w:id="996499437">
              <w:marLeft w:val="0"/>
              <w:marRight w:val="0"/>
              <w:marTop w:val="0"/>
              <w:marBottom w:val="0"/>
              <w:divBdr>
                <w:top w:val="none" w:sz="0" w:space="0" w:color="auto"/>
                <w:left w:val="none" w:sz="0" w:space="0" w:color="auto"/>
                <w:bottom w:val="none" w:sz="0" w:space="0" w:color="auto"/>
                <w:right w:val="none" w:sz="0" w:space="0" w:color="auto"/>
              </w:divBdr>
            </w:div>
            <w:div w:id="142233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35387">
      <w:bodyDiv w:val="1"/>
      <w:marLeft w:val="0"/>
      <w:marRight w:val="0"/>
      <w:marTop w:val="0"/>
      <w:marBottom w:val="0"/>
      <w:divBdr>
        <w:top w:val="none" w:sz="0" w:space="0" w:color="auto"/>
        <w:left w:val="none" w:sz="0" w:space="0" w:color="auto"/>
        <w:bottom w:val="none" w:sz="0" w:space="0" w:color="auto"/>
        <w:right w:val="none" w:sz="0" w:space="0" w:color="auto"/>
      </w:divBdr>
    </w:div>
    <w:div w:id="115568762">
      <w:bodyDiv w:val="1"/>
      <w:marLeft w:val="0"/>
      <w:marRight w:val="0"/>
      <w:marTop w:val="0"/>
      <w:marBottom w:val="0"/>
      <w:divBdr>
        <w:top w:val="none" w:sz="0" w:space="0" w:color="auto"/>
        <w:left w:val="none" w:sz="0" w:space="0" w:color="auto"/>
        <w:bottom w:val="none" w:sz="0" w:space="0" w:color="auto"/>
        <w:right w:val="none" w:sz="0" w:space="0" w:color="auto"/>
      </w:divBdr>
    </w:div>
    <w:div w:id="115952416">
      <w:bodyDiv w:val="1"/>
      <w:marLeft w:val="0"/>
      <w:marRight w:val="0"/>
      <w:marTop w:val="0"/>
      <w:marBottom w:val="0"/>
      <w:divBdr>
        <w:top w:val="none" w:sz="0" w:space="0" w:color="auto"/>
        <w:left w:val="none" w:sz="0" w:space="0" w:color="auto"/>
        <w:bottom w:val="none" w:sz="0" w:space="0" w:color="auto"/>
        <w:right w:val="none" w:sz="0" w:space="0" w:color="auto"/>
      </w:divBdr>
    </w:div>
    <w:div w:id="116685028">
      <w:bodyDiv w:val="1"/>
      <w:marLeft w:val="0"/>
      <w:marRight w:val="0"/>
      <w:marTop w:val="0"/>
      <w:marBottom w:val="0"/>
      <w:divBdr>
        <w:top w:val="none" w:sz="0" w:space="0" w:color="auto"/>
        <w:left w:val="none" w:sz="0" w:space="0" w:color="auto"/>
        <w:bottom w:val="none" w:sz="0" w:space="0" w:color="auto"/>
        <w:right w:val="none" w:sz="0" w:space="0" w:color="auto"/>
      </w:divBdr>
      <w:divsChild>
        <w:div w:id="498925818">
          <w:marLeft w:val="1800"/>
          <w:marRight w:val="0"/>
          <w:marTop w:val="77"/>
          <w:marBottom w:val="0"/>
          <w:divBdr>
            <w:top w:val="none" w:sz="0" w:space="0" w:color="auto"/>
            <w:left w:val="none" w:sz="0" w:space="0" w:color="auto"/>
            <w:bottom w:val="none" w:sz="0" w:space="0" w:color="auto"/>
            <w:right w:val="none" w:sz="0" w:space="0" w:color="auto"/>
          </w:divBdr>
        </w:div>
        <w:div w:id="802843732">
          <w:marLeft w:val="1800"/>
          <w:marRight w:val="0"/>
          <w:marTop w:val="77"/>
          <w:marBottom w:val="0"/>
          <w:divBdr>
            <w:top w:val="none" w:sz="0" w:space="0" w:color="auto"/>
            <w:left w:val="none" w:sz="0" w:space="0" w:color="auto"/>
            <w:bottom w:val="none" w:sz="0" w:space="0" w:color="auto"/>
            <w:right w:val="none" w:sz="0" w:space="0" w:color="auto"/>
          </w:divBdr>
        </w:div>
        <w:div w:id="1224369716">
          <w:marLeft w:val="547"/>
          <w:marRight w:val="0"/>
          <w:marTop w:val="115"/>
          <w:marBottom w:val="0"/>
          <w:divBdr>
            <w:top w:val="none" w:sz="0" w:space="0" w:color="auto"/>
            <w:left w:val="none" w:sz="0" w:space="0" w:color="auto"/>
            <w:bottom w:val="none" w:sz="0" w:space="0" w:color="auto"/>
            <w:right w:val="none" w:sz="0" w:space="0" w:color="auto"/>
          </w:divBdr>
        </w:div>
        <w:div w:id="1869950045">
          <w:marLeft w:val="1166"/>
          <w:marRight w:val="0"/>
          <w:marTop w:val="96"/>
          <w:marBottom w:val="0"/>
          <w:divBdr>
            <w:top w:val="none" w:sz="0" w:space="0" w:color="auto"/>
            <w:left w:val="none" w:sz="0" w:space="0" w:color="auto"/>
            <w:bottom w:val="none" w:sz="0" w:space="0" w:color="auto"/>
            <w:right w:val="none" w:sz="0" w:space="0" w:color="auto"/>
          </w:divBdr>
        </w:div>
      </w:divsChild>
    </w:div>
    <w:div w:id="117844871">
      <w:bodyDiv w:val="1"/>
      <w:marLeft w:val="0"/>
      <w:marRight w:val="0"/>
      <w:marTop w:val="0"/>
      <w:marBottom w:val="0"/>
      <w:divBdr>
        <w:top w:val="none" w:sz="0" w:space="0" w:color="auto"/>
        <w:left w:val="none" w:sz="0" w:space="0" w:color="auto"/>
        <w:bottom w:val="none" w:sz="0" w:space="0" w:color="auto"/>
        <w:right w:val="none" w:sz="0" w:space="0" w:color="auto"/>
      </w:divBdr>
    </w:div>
    <w:div w:id="117847141">
      <w:bodyDiv w:val="1"/>
      <w:marLeft w:val="0"/>
      <w:marRight w:val="0"/>
      <w:marTop w:val="0"/>
      <w:marBottom w:val="0"/>
      <w:divBdr>
        <w:top w:val="none" w:sz="0" w:space="0" w:color="auto"/>
        <w:left w:val="none" w:sz="0" w:space="0" w:color="auto"/>
        <w:bottom w:val="none" w:sz="0" w:space="0" w:color="auto"/>
        <w:right w:val="none" w:sz="0" w:space="0" w:color="auto"/>
      </w:divBdr>
    </w:div>
    <w:div w:id="118301114">
      <w:bodyDiv w:val="1"/>
      <w:marLeft w:val="0"/>
      <w:marRight w:val="0"/>
      <w:marTop w:val="0"/>
      <w:marBottom w:val="0"/>
      <w:divBdr>
        <w:top w:val="none" w:sz="0" w:space="0" w:color="auto"/>
        <w:left w:val="none" w:sz="0" w:space="0" w:color="auto"/>
        <w:bottom w:val="none" w:sz="0" w:space="0" w:color="auto"/>
        <w:right w:val="none" w:sz="0" w:space="0" w:color="auto"/>
      </w:divBdr>
      <w:divsChild>
        <w:div w:id="269632380">
          <w:marLeft w:val="547"/>
          <w:marRight w:val="0"/>
          <w:marTop w:val="96"/>
          <w:marBottom w:val="0"/>
          <w:divBdr>
            <w:top w:val="none" w:sz="0" w:space="0" w:color="auto"/>
            <w:left w:val="none" w:sz="0" w:space="0" w:color="auto"/>
            <w:bottom w:val="none" w:sz="0" w:space="0" w:color="auto"/>
            <w:right w:val="none" w:sz="0" w:space="0" w:color="auto"/>
          </w:divBdr>
        </w:div>
        <w:div w:id="937830370">
          <w:marLeft w:val="547"/>
          <w:marRight w:val="0"/>
          <w:marTop w:val="96"/>
          <w:marBottom w:val="0"/>
          <w:divBdr>
            <w:top w:val="none" w:sz="0" w:space="0" w:color="auto"/>
            <w:left w:val="none" w:sz="0" w:space="0" w:color="auto"/>
            <w:bottom w:val="none" w:sz="0" w:space="0" w:color="auto"/>
            <w:right w:val="none" w:sz="0" w:space="0" w:color="auto"/>
          </w:divBdr>
        </w:div>
        <w:div w:id="1541671585">
          <w:marLeft w:val="547"/>
          <w:marRight w:val="0"/>
          <w:marTop w:val="96"/>
          <w:marBottom w:val="0"/>
          <w:divBdr>
            <w:top w:val="none" w:sz="0" w:space="0" w:color="auto"/>
            <w:left w:val="none" w:sz="0" w:space="0" w:color="auto"/>
            <w:bottom w:val="none" w:sz="0" w:space="0" w:color="auto"/>
            <w:right w:val="none" w:sz="0" w:space="0" w:color="auto"/>
          </w:divBdr>
        </w:div>
        <w:div w:id="1700470182">
          <w:marLeft w:val="1166"/>
          <w:marRight w:val="0"/>
          <w:marTop w:val="96"/>
          <w:marBottom w:val="0"/>
          <w:divBdr>
            <w:top w:val="none" w:sz="0" w:space="0" w:color="auto"/>
            <w:left w:val="none" w:sz="0" w:space="0" w:color="auto"/>
            <w:bottom w:val="none" w:sz="0" w:space="0" w:color="auto"/>
            <w:right w:val="none" w:sz="0" w:space="0" w:color="auto"/>
          </w:divBdr>
        </w:div>
        <w:div w:id="1872691916">
          <w:marLeft w:val="1166"/>
          <w:marRight w:val="0"/>
          <w:marTop w:val="96"/>
          <w:marBottom w:val="0"/>
          <w:divBdr>
            <w:top w:val="none" w:sz="0" w:space="0" w:color="auto"/>
            <w:left w:val="none" w:sz="0" w:space="0" w:color="auto"/>
            <w:bottom w:val="none" w:sz="0" w:space="0" w:color="auto"/>
            <w:right w:val="none" w:sz="0" w:space="0" w:color="auto"/>
          </w:divBdr>
        </w:div>
        <w:div w:id="2003659531">
          <w:marLeft w:val="1166"/>
          <w:marRight w:val="0"/>
          <w:marTop w:val="96"/>
          <w:marBottom w:val="0"/>
          <w:divBdr>
            <w:top w:val="none" w:sz="0" w:space="0" w:color="auto"/>
            <w:left w:val="none" w:sz="0" w:space="0" w:color="auto"/>
            <w:bottom w:val="none" w:sz="0" w:space="0" w:color="auto"/>
            <w:right w:val="none" w:sz="0" w:space="0" w:color="auto"/>
          </w:divBdr>
        </w:div>
      </w:divsChild>
    </w:div>
    <w:div w:id="118375267">
      <w:bodyDiv w:val="1"/>
      <w:marLeft w:val="0"/>
      <w:marRight w:val="0"/>
      <w:marTop w:val="0"/>
      <w:marBottom w:val="0"/>
      <w:divBdr>
        <w:top w:val="none" w:sz="0" w:space="0" w:color="auto"/>
        <w:left w:val="none" w:sz="0" w:space="0" w:color="auto"/>
        <w:bottom w:val="none" w:sz="0" w:space="0" w:color="auto"/>
        <w:right w:val="none" w:sz="0" w:space="0" w:color="auto"/>
      </w:divBdr>
    </w:div>
    <w:div w:id="119537682">
      <w:bodyDiv w:val="1"/>
      <w:marLeft w:val="0"/>
      <w:marRight w:val="0"/>
      <w:marTop w:val="0"/>
      <w:marBottom w:val="0"/>
      <w:divBdr>
        <w:top w:val="none" w:sz="0" w:space="0" w:color="auto"/>
        <w:left w:val="none" w:sz="0" w:space="0" w:color="auto"/>
        <w:bottom w:val="none" w:sz="0" w:space="0" w:color="auto"/>
        <w:right w:val="none" w:sz="0" w:space="0" w:color="auto"/>
      </w:divBdr>
    </w:div>
    <w:div w:id="119763527">
      <w:bodyDiv w:val="1"/>
      <w:marLeft w:val="0"/>
      <w:marRight w:val="0"/>
      <w:marTop w:val="0"/>
      <w:marBottom w:val="0"/>
      <w:divBdr>
        <w:top w:val="none" w:sz="0" w:space="0" w:color="auto"/>
        <w:left w:val="none" w:sz="0" w:space="0" w:color="auto"/>
        <w:bottom w:val="none" w:sz="0" w:space="0" w:color="auto"/>
        <w:right w:val="none" w:sz="0" w:space="0" w:color="auto"/>
      </w:divBdr>
    </w:div>
    <w:div w:id="120926285">
      <w:bodyDiv w:val="1"/>
      <w:marLeft w:val="0"/>
      <w:marRight w:val="0"/>
      <w:marTop w:val="0"/>
      <w:marBottom w:val="0"/>
      <w:divBdr>
        <w:top w:val="none" w:sz="0" w:space="0" w:color="auto"/>
        <w:left w:val="none" w:sz="0" w:space="0" w:color="auto"/>
        <w:bottom w:val="none" w:sz="0" w:space="0" w:color="auto"/>
        <w:right w:val="none" w:sz="0" w:space="0" w:color="auto"/>
      </w:divBdr>
      <w:divsChild>
        <w:div w:id="36442486">
          <w:marLeft w:val="1166"/>
          <w:marRight w:val="0"/>
          <w:marTop w:val="96"/>
          <w:marBottom w:val="0"/>
          <w:divBdr>
            <w:top w:val="none" w:sz="0" w:space="0" w:color="auto"/>
            <w:left w:val="none" w:sz="0" w:space="0" w:color="auto"/>
            <w:bottom w:val="none" w:sz="0" w:space="0" w:color="auto"/>
            <w:right w:val="none" w:sz="0" w:space="0" w:color="auto"/>
          </w:divBdr>
        </w:div>
        <w:div w:id="412512541">
          <w:marLeft w:val="547"/>
          <w:marRight w:val="0"/>
          <w:marTop w:val="115"/>
          <w:marBottom w:val="0"/>
          <w:divBdr>
            <w:top w:val="none" w:sz="0" w:space="0" w:color="auto"/>
            <w:left w:val="none" w:sz="0" w:space="0" w:color="auto"/>
            <w:bottom w:val="none" w:sz="0" w:space="0" w:color="auto"/>
            <w:right w:val="none" w:sz="0" w:space="0" w:color="auto"/>
          </w:divBdr>
        </w:div>
        <w:div w:id="986324945">
          <w:marLeft w:val="547"/>
          <w:marRight w:val="0"/>
          <w:marTop w:val="115"/>
          <w:marBottom w:val="0"/>
          <w:divBdr>
            <w:top w:val="none" w:sz="0" w:space="0" w:color="auto"/>
            <w:left w:val="none" w:sz="0" w:space="0" w:color="auto"/>
            <w:bottom w:val="none" w:sz="0" w:space="0" w:color="auto"/>
            <w:right w:val="none" w:sz="0" w:space="0" w:color="auto"/>
          </w:divBdr>
        </w:div>
      </w:divsChild>
    </w:div>
    <w:div w:id="121387252">
      <w:bodyDiv w:val="1"/>
      <w:marLeft w:val="0"/>
      <w:marRight w:val="0"/>
      <w:marTop w:val="0"/>
      <w:marBottom w:val="0"/>
      <w:divBdr>
        <w:top w:val="none" w:sz="0" w:space="0" w:color="auto"/>
        <w:left w:val="none" w:sz="0" w:space="0" w:color="auto"/>
        <w:bottom w:val="none" w:sz="0" w:space="0" w:color="auto"/>
        <w:right w:val="none" w:sz="0" w:space="0" w:color="auto"/>
      </w:divBdr>
    </w:div>
    <w:div w:id="122583627">
      <w:bodyDiv w:val="1"/>
      <w:marLeft w:val="0"/>
      <w:marRight w:val="0"/>
      <w:marTop w:val="0"/>
      <w:marBottom w:val="0"/>
      <w:divBdr>
        <w:top w:val="none" w:sz="0" w:space="0" w:color="auto"/>
        <w:left w:val="none" w:sz="0" w:space="0" w:color="auto"/>
        <w:bottom w:val="none" w:sz="0" w:space="0" w:color="auto"/>
        <w:right w:val="none" w:sz="0" w:space="0" w:color="auto"/>
      </w:divBdr>
      <w:divsChild>
        <w:div w:id="6106348">
          <w:marLeft w:val="1800"/>
          <w:marRight w:val="0"/>
          <w:marTop w:val="77"/>
          <w:marBottom w:val="0"/>
          <w:divBdr>
            <w:top w:val="none" w:sz="0" w:space="0" w:color="auto"/>
            <w:left w:val="none" w:sz="0" w:space="0" w:color="auto"/>
            <w:bottom w:val="none" w:sz="0" w:space="0" w:color="auto"/>
            <w:right w:val="none" w:sz="0" w:space="0" w:color="auto"/>
          </w:divBdr>
        </w:div>
        <w:div w:id="103958874">
          <w:marLeft w:val="1800"/>
          <w:marRight w:val="0"/>
          <w:marTop w:val="77"/>
          <w:marBottom w:val="0"/>
          <w:divBdr>
            <w:top w:val="none" w:sz="0" w:space="0" w:color="auto"/>
            <w:left w:val="none" w:sz="0" w:space="0" w:color="auto"/>
            <w:bottom w:val="none" w:sz="0" w:space="0" w:color="auto"/>
            <w:right w:val="none" w:sz="0" w:space="0" w:color="auto"/>
          </w:divBdr>
        </w:div>
        <w:div w:id="149643650">
          <w:marLeft w:val="1800"/>
          <w:marRight w:val="0"/>
          <w:marTop w:val="77"/>
          <w:marBottom w:val="0"/>
          <w:divBdr>
            <w:top w:val="none" w:sz="0" w:space="0" w:color="auto"/>
            <w:left w:val="none" w:sz="0" w:space="0" w:color="auto"/>
            <w:bottom w:val="none" w:sz="0" w:space="0" w:color="auto"/>
            <w:right w:val="none" w:sz="0" w:space="0" w:color="auto"/>
          </w:divBdr>
        </w:div>
        <w:div w:id="376399377">
          <w:marLeft w:val="1166"/>
          <w:marRight w:val="0"/>
          <w:marTop w:val="86"/>
          <w:marBottom w:val="0"/>
          <w:divBdr>
            <w:top w:val="none" w:sz="0" w:space="0" w:color="auto"/>
            <w:left w:val="none" w:sz="0" w:space="0" w:color="auto"/>
            <w:bottom w:val="none" w:sz="0" w:space="0" w:color="auto"/>
            <w:right w:val="none" w:sz="0" w:space="0" w:color="auto"/>
          </w:divBdr>
        </w:div>
        <w:div w:id="674113777">
          <w:marLeft w:val="1166"/>
          <w:marRight w:val="0"/>
          <w:marTop w:val="86"/>
          <w:marBottom w:val="0"/>
          <w:divBdr>
            <w:top w:val="none" w:sz="0" w:space="0" w:color="auto"/>
            <w:left w:val="none" w:sz="0" w:space="0" w:color="auto"/>
            <w:bottom w:val="none" w:sz="0" w:space="0" w:color="auto"/>
            <w:right w:val="none" w:sz="0" w:space="0" w:color="auto"/>
          </w:divBdr>
        </w:div>
        <w:div w:id="676929801">
          <w:marLeft w:val="1166"/>
          <w:marRight w:val="0"/>
          <w:marTop w:val="86"/>
          <w:marBottom w:val="0"/>
          <w:divBdr>
            <w:top w:val="none" w:sz="0" w:space="0" w:color="auto"/>
            <w:left w:val="none" w:sz="0" w:space="0" w:color="auto"/>
            <w:bottom w:val="none" w:sz="0" w:space="0" w:color="auto"/>
            <w:right w:val="none" w:sz="0" w:space="0" w:color="auto"/>
          </w:divBdr>
        </w:div>
        <w:div w:id="692417323">
          <w:marLeft w:val="547"/>
          <w:marRight w:val="0"/>
          <w:marTop w:val="115"/>
          <w:marBottom w:val="0"/>
          <w:divBdr>
            <w:top w:val="none" w:sz="0" w:space="0" w:color="auto"/>
            <w:left w:val="none" w:sz="0" w:space="0" w:color="auto"/>
            <w:bottom w:val="none" w:sz="0" w:space="0" w:color="auto"/>
            <w:right w:val="none" w:sz="0" w:space="0" w:color="auto"/>
          </w:divBdr>
        </w:div>
        <w:div w:id="722409334">
          <w:marLeft w:val="1800"/>
          <w:marRight w:val="0"/>
          <w:marTop w:val="77"/>
          <w:marBottom w:val="0"/>
          <w:divBdr>
            <w:top w:val="none" w:sz="0" w:space="0" w:color="auto"/>
            <w:left w:val="none" w:sz="0" w:space="0" w:color="auto"/>
            <w:bottom w:val="none" w:sz="0" w:space="0" w:color="auto"/>
            <w:right w:val="none" w:sz="0" w:space="0" w:color="auto"/>
          </w:divBdr>
        </w:div>
        <w:div w:id="1399589644">
          <w:marLeft w:val="2520"/>
          <w:marRight w:val="0"/>
          <w:marTop w:val="53"/>
          <w:marBottom w:val="0"/>
          <w:divBdr>
            <w:top w:val="none" w:sz="0" w:space="0" w:color="auto"/>
            <w:left w:val="none" w:sz="0" w:space="0" w:color="auto"/>
            <w:bottom w:val="none" w:sz="0" w:space="0" w:color="auto"/>
            <w:right w:val="none" w:sz="0" w:space="0" w:color="auto"/>
          </w:divBdr>
        </w:div>
        <w:div w:id="1461066932">
          <w:marLeft w:val="547"/>
          <w:marRight w:val="0"/>
          <w:marTop w:val="115"/>
          <w:marBottom w:val="0"/>
          <w:divBdr>
            <w:top w:val="none" w:sz="0" w:space="0" w:color="auto"/>
            <w:left w:val="none" w:sz="0" w:space="0" w:color="auto"/>
            <w:bottom w:val="none" w:sz="0" w:space="0" w:color="auto"/>
            <w:right w:val="none" w:sz="0" w:space="0" w:color="auto"/>
          </w:divBdr>
        </w:div>
        <w:div w:id="1547832657">
          <w:marLeft w:val="1166"/>
          <w:marRight w:val="0"/>
          <w:marTop w:val="86"/>
          <w:marBottom w:val="0"/>
          <w:divBdr>
            <w:top w:val="none" w:sz="0" w:space="0" w:color="auto"/>
            <w:left w:val="none" w:sz="0" w:space="0" w:color="auto"/>
            <w:bottom w:val="none" w:sz="0" w:space="0" w:color="auto"/>
            <w:right w:val="none" w:sz="0" w:space="0" w:color="auto"/>
          </w:divBdr>
        </w:div>
        <w:div w:id="1654750986">
          <w:marLeft w:val="1800"/>
          <w:marRight w:val="0"/>
          <w:marTop w:val="77"/>
          <w:marBottom w:val="0"/>
          <w:divBdr>
            <w:top w:val="none" w:sz="0" w:space="0" w:color="auto"/>
            <w:left w:val="none" w:sz="0" w:space="0" w:color="auto"/>
            <w:bottom w:val="none" w:sz="0" w:space="0" w:color="auto"/>
            <w:right w:val="none" w:sz="0" w:space="0" w:color="auto"/>
          </w:divBdr>
        </w:div>
        <w:div w:id="1874227649">
          <w:marLeft w:val="1166"/>
          <w:marRight w:val="0"/>
          <w:marTop w:val="86"/>
          <w:marBottom w:val="0"/>
          <w:divBdr>
            <w:top w:val="none" w:sz="0" w:space="0" w:color="auto"/>
            <w:left w:val="none" w:sz="0" w:space="0" w:color="auto"/>
            <w:bottom w:val="none" w:sz="0" w:space="0" w:color="auto"/>
            <w:right w:val="none" w:sz="0" w:space="0" w:color="auto"/>
          </w:divBdr>
        </w:div>
      </w:divsChild>
    </w:div>
    <w:div w:id="123037046">
      <w:bodyDiv w:val="1"/>
      <w:marLeft w:val="0"/>
      <w:marRight w:val="0"/>
      <w:marTop w:val="0"/>
      <w:marBottom w:val="0"/>
      <w:divBdr>
        <w:top w:val="none" w:sz="0" w:space="0" w:color="auto"/>
        <w:left w:val="none" w:sz="0" w:space="0" w:color="auto"/>
        <w:bottom w:val="none" w:sz="0" w:space="0" w:color="auto"/>
        <w:right w:val="none" w:sz="0" w:space="0" w:color="auto"/>
      </w:divBdr>
    </w:div>
    <w:div w:id="124155510">
      <w:bodyDiv w:val="1"/>
      <w:marLeft w:val="0"/>
      <w:marRight w:val="0"/>
      <w:marTop w:val="0"/>
      <w:marBottom w:val="0"/>
      <w:divBdr>
        <w:top w:val="none" w:sz="0" w:space="0" w:color="auto"/>
        <w:left w:val="none" w:sz="0" w:space="0" w:color="auto"/>
        <w:bottom w:val="none" w:sz="0" w:space="0" w:color="auto"/>
        <w:right w:val="none" w:sz="0" w:space="0" w:color="auto"/>
      </w:divBdr>
    </w:div>
    <w:div w:id="124280802">
      <w:bodyDiv w:val="1"/>
      <w:marLeft w:val="0"/>
      <w:marRight w:val="0"/>
      <w:marTop w:val="0"/>
      <w:marBottom w:val="0"/>
      <w:divBdr>
        <w:top w:val="none" w:sz="0" w:space="0" w:color="auto"/>
        <w:left w:val="none" w:sz="0" w:space="0" w:color="auto"/>
        <w:bottom w:val="none" w:sz="0" w:space="0" w:color="auto"/>
        <w:right w:val="none" w:sz="0" w:space="0" w:color="auto"/>
      </w:divBdr>
    </w:div>
    <w:div w:id="124392591">
      <w:bodyDiv w:val="1"/>
      <w:marLeft w:val="0"/>
      <w:marRight w:val="0"/>
      <w:marTop w:val="0"/>
      <w:marBottom w:val="0"/>
      <w:divBdr>
        <w:top w:val="none" w:sz="0" w:space="0" w:color="auto"/>
        <w:left w:val="none" w:sz="0" w:space="0" w:color="auto"/>
        <w:bottom w:val="none" w:sz="0" w:space="0" w:color="auto"/>
        <w:right w:val="none" w:sz="0" w:space="0" w:color="auto"/>
      </w:divBdr>
    </w:div>
    <w:div w:id="125271944">
      <w:bodyDiv w:val="1"/>
      <w:marLeft w:val="0"/>
      <w:marRight w:val="0"/>
      <w:marTop w:val="0"/>
      <w:marBottom w:val="0"/>
      <w:divBdr>
        <w:top w:val="none" w:sz="0" w:space="0" w:color="auto"/>
        <w:left w:val="none" w:sz="0" w:space="0" w:color="auto"/>
        <w:bottom w:val="none" w:sz="0" w:space="0" w:color="auto"/>
        <w:right w:val="none" w:sz="0" w:space="0" w:color="auto"/>
      </w:divBdr>
    </w:div>
    <w:div w:id="125898428">
      <w:bodyDiv w:val="1"/>
      <w:marLeft w:val="0"/>
      <w:marRight w:val="0"/>
      <w:marTop w:val="0"/>
      <w:marBottom w:val="0"/>
      <w:divBdr>
        <w:top w:val="none" w:sz="0" w:space="0" w:color="auto"/>
        <w:left w:val="none" w:sz="0" w:space="0" w:color="auto"/>
        <w:bottom w:val="none" w:sz="0" w:space="0" w:color="auto"/>
        <w:right w:val="none" w:sz="0" w:space="0" w:color="auto"/>
      </w:divBdr>
    </w:div>
    <w:div w:id="127087015">
      <w:bodyDiv w:val="1"/>
      <w:marLeft w:val="0"/>
      <w:marRight w:val="0"/>
      <w:marTop w:val="0"/>
      <w:marBottom w:val="0"/>
      <w:divBdr>
        <w:top w:val="none" w:sz="0" w:space="0" w:color="auto"/>
        <w:left w:val="none" w:sz="0" w:space="0" w:color="auto"/>
        <w:bottom w:val="none" w:sz="0" w:space="0" w:color="auto"/>
        <w:right w:val="none" w:sz="0" w:space="0" w:color="auto"/>
      </w:divBdr>
      <w:divsChild>
        <w:div w:id="214582777">
          <w:marLeft w:val="1166"/>
          <w:marRight w:val="0"/>
          <w:marTop w:val="96"/>
          <w:marBottom w:val="0"/>
          <w:divBdr>
            <w:top w:val="none" w:sz="0" w:space="0" w:color="auto"/>
            <w:left w:val="none" w:sz="0" w:space="0" w:color="auto"/>
            <w:bottom w:val="none" w:sz="0" w:space="0" w:color="auto"/>
            <w:right w:val="none" w:sz="0" w:space="0" w:color="auto"/>
          </w:divBdr>
        </w:div>
        <w:div w:id="1031227911">
          <w:marLeft w:val="547"/>
          <w:marRight w:val="0"/>
          <w:marTop w:val="115"/>
          <w:marBottom w:val="0"/>
          <w:divBdr>
            <w:top w:val="none" w:sz="0" w:space="0" w:color="auto"/>
            <w:left w:val="none" w:sz="0" w:space="0" w:color="auto"/>
            <w:bottom w:val="none" w:sz="0" w:space="0" w:color="auto"/>
            <w:right w:val="none" w:sz="0" w:space="0" w:color="auto"/>
          </w:divBdr>
        </w:div>
        <w:div w:id="1457941826">
          <w:marLeft w:val="1166"/>
          <w:marRight w:val="0"/>
          <w:marTop w:val="96"/>
          <w:marBottom w:val="0"/>
          <w:divBdr>
            <w:top w:val="none" w:sz="0" w:space="0" w:color="auto"/>
            <w:left w:val="none" w:sz="0" w:space="0" w:color="auto"/>
            <w:bottom w:val="none" w:sz="0" w:space="0" w:color="auto"/>
            <w:right w:val="none" w:sz="0" w:space="0" w:color="auto"/>
          </w:divBdr>
        </w:div>
      </w:divsChild>
    </w:div>
    <w:div w:id="127820776">
      <w:bodyDiv w:val="1"/>
      <w:marLeft w:val="0"/>
      <w:marRight w:val="0"/>
      <w:marTop w:val="0"/>
      <w:marBottom w:val="0"/>
      <w:divBdr>
        <w:top w:val="none" w:sz="0" w:space="0" w:color="auto"/>
        <w:left w:val="none" w:sz="0" w:space="0" w:color="auto"/>
        <w:bottom w:val="none" w:sz="0" w:space="0" w:color="auto"/>
        <w:right w:val="none" w:sz="0" w:space="0" w:color="auto"/>
      </w:divBdr>
    </w:div>
    <w:div w:id="128132998">
      <w:bodyDiv w:val="1"/>
      <w:marLeft w:val="0"/>
      <w:marRight w:val="0"/>
      <w:marTop w:val="0"/>
      <w:marBottom w:val="0"/>
      <w:divBdr>
        <w:top w:val="none" w:sz="0" w:space="0" w:color="auto"/>
        <w:left w:val="none" w:sz="0" w:space="0" w:color="auto"/>
        <w:bottom w:val="none" w:sz="0" w:space="0" w:color="auto"/>
        <w:right w:val="none" w:sz="0" w:space="0" w:color="auto"/>
      </w:divBdr>
    </w:div>
    <w:div w:id="128327191">
      <w:bodyDiv w:val="1"/>
      <w:marLeft w:val="0"/>
      <w:marRight w:val="0"/>
      <w:marTop w:val="0"/>
      <w:marBottom w:val="0"/>
      <w:divBdr>
        <w:top w:val="none" w:sz="0" w:space="0" w:color="auto"/>
        <w:left w:val="none" w:sz="0" w:space="0" w:color="auto"/>
        <w:bottom w:val="none" w:sz="0" w:space="0" w:color="auto"/>
        <w:right w:val="none" w:sz="0" w:space="0" w:color="auto"/>
      </w:divBdr>
    </w:div>
    <w:div w:id="128400349">
      <w:bodyDiv w:val="1"/>
      <w:marLeft w:val="0"/>
      <w:marRight w:val="0"/>
      <w:marTop w:val="0"/>
      <w:marBottom w:val="0"/>
      <w:divBdr>
        <w:top w:val="none" w:sz="0" w:space="0" w:color="auto"/>
        <w:left w:val="none" w:sz="0" w:space="0" w:color="auto"/>
        <w:bottom w:val="none" w:sz="0" w:space="0" w:color="auto"/>
        <w:right w:val="none" w:sz="0" w:space="0" w:color="auto"/>
      </w:divBdr>
    </w:div>
    <w:div w:id="128600141">
      <w:bodyDiv w:val="1"/>
      <w:marLeft w:val="0"/>
      <w:marRight w:val="0"/>
      <w:marTop w:val="0"/>
      <w:marBottom w:val="0"/>
      <w:divBdr>
        <w:top w:val="none" w:sz="0" w:space="0" w:color="auto"/>
        <w:left w:val="none" w:sz="0" w:space="0" w:color="auto"/>
        <w:bottom w:val="none" w:sz="0" w:space="0" w:color="auto"/>
        <w:right w:val="none" w:sz="0" w:space="0" w:color="auto"/>
      </w:divBdr>
    </w:div>
    <w:div w:id="129520506">
      <w:bodyDiv w:val="1"/>
      <w:marLeft w:val="0"/>
      <w:marRight w:val="0"/>
      <w:marTop w:val="0"/>
      <w:marBottom w:val="0"/>
      <w:divBdr>
        <w:top w:val="none" w:sz="0" w:space="0" w:color="auto"/>
        <w:left w:val="none" w:sz="0" w:space="0" w:color="auto"/>
        <w:bottom w:val="none" w:sz="0" w:space="0" w:color="auto"/>
        <w:right w:val="none" w:sz="0" w:space="0" w:color="auto"/>
      </w:divBdr>
    </w:div>
    <w:div w:id="129595656">
      <w:bodyDiv w:val="1"/>
      <w:marLeft w:val="0"/>
      <w:marRight w:val="0"/>
      <w:marTop w:val="0"/>
      <w:marBottom w:val="0"/>
      <w:divBdr>
        <w:top w:val="none" w:sz="0" w:space="0" w:color="auto"/>
        <w:left w:val="none" w:sz="0" w:space="0" w:color="auto"/>
        <w:bottom w:val="none" w:sz="0" w:space="0" w:color="auto"/>
        <w:right w:val="none" w:sz="0" w:space="0" w:color="auto"/>
      </w:divBdr>
      <w:divsChild>
        <w:div w:id="618999221">
          <w:marLeft w:val="1166"/>
          <w:marRight w:val="0"/>
          <w:marTop w:val="134"/>
          <w:marBottom w:val="0"/>
          <w:divBdr>
            <w:top w:val="none" w:sz="0" w:space="0" w:color="auto"/>
            <w:left w:val="none" w:sz="0" w:space="0" w:color="auto"/>
            <w:bottom w:val="none" w:sz="0" w:space="0" w:color="auto"/>
            <w:right w:val="none" w:sz="0" w:space="0" w:color="auto"/>
          </w:divBdr>
        </w:div>
        <w:div w:id="699474762">
          <w:marLeft w:val="547"/>
          <w:marRight w:val="0"/>
          <w:marTop w:val="154"/>
          <w:marBottom w:val="0"/>
          <w:divBdr>
            <w:top w:val="none" w:sz="0" w:space="0" w:color="auto"/>
            <w:left w:val="none" w:sz="0" w:space="0" w:color="auto"/>
            <w:bottom w:val="none" w:sz="0" w:space="0" w:color="auto"/>
            <w:right w:val="none" w:sz="0" w:space="0" w:color="auto"/>
          </w:divBdr>
        </w:div>
        <w:div w:id="850099438">
          <w:marLeft w:val="1166"/>
          <w:marRight w:val="0"/>
          <w:marTop w:val="134"/>
          <w:marBottom w:val="0"/>
          <w:divBdr>
            <w:top w:val="none" w:sz="0" w:space="0" w:color="auto"/>
            <w:left w:val="none" w:sz="0" w:space="0" w:color="auto"/>
            <w:bottom w:val="none" w:sz="0" w:space="0" w:color="auto"/>
            <w:right w:val="none" w:sz="0" w:space="0" w:color="auto"/>
          </w:divBdr>
        </w:div>
      </w:divsChild>
    </w:div>
    <w:div w:id="130708692">
      <w:bodyDiv w:val="1"/>
      <w:marLeft w:val="0"/>
      <w:marRight w:val="0"/>
      <w:marTop w:val="0"/>
      <w:marBottom w:val="0"/>
      <w:divBdr>
        <w:top w:val="none" w:sz="0" w:space="0" w:color="auto"/>
        <w:left w:val="none" w:sz="0" w:space="0" w:color="auto"/>
        <w:bottom w:val="none" w:sz="0" w:space="0" w:color="auto"/>
        <w:right w:val="none" w:sz="0" w:space="0" w:color="auto"/>
      </w:divBdr>
    </w:div>
    <w:div w:id="131099609">
      <w:bodyDiv w:val="1"/>
      <w:marLeft w:val="0"/>
      <w:marRight w:val="0"/>
      <w:marTop w:val="0"/>
      <w:marBottom w:val="0"/>
      <w:divBdr>
        <w:top w:val="none" w:sz="0" w:space="0" w:color="auto"/>
        <w:left w:val="none" w:sz="0" w:space="0" w:color="auto"/>
        <w:bottom w:val="none" w:sz="0" w:space="0" w:color="auto"/>
        <w:right w:val="none" w:sz="0" w:space="0" w:color="auto"/>
      </w:divBdr>
    </w:div>
    <w:div w:id="131101712">
      <w:bodyDiv w:val="1"/>
      <w:marLeft w:val="0"/>
      <w:marRight w:val="0"/>
      <w:marTop w:val="0"/>
      <w:marBottom w:val="0"/>
      <w:divBdr>
        <w:top w:val="none" w:sz="0" w:space="0" w:color="auto"/>
        <w:left w:val="none" w:sz="0" w:space="0" w:color="auto"/>
        <w:bottom w:val="none" w:sz="0" w:space="0" w:color="auto"/>
        <w:right w:val="none" w:sz="0" w:space="0" w:color="auto"/>
      </w:divBdr>
      <w:divsChild>
        <w:div w:id="1556813055">
          <w:marLeft w:val="0"/>
          <w:marRight w:val="0"/>
          <w:marTop w:val="0"/>
          <w:marBottom w:val="0"/>
          <w:divBdr>
            <w:top w:val="none" w:sz="0" w:space="0" w:color="auto"/>
            <w:left w:val="none" w:sz="0" w:space="0" w:color="auto"/>
            <w:bottom w:val="none" w:sz="0" w:space="0" w:color="auto"/>
            <w:right w:val="none" w:sz="0" w:space="0" w:color="auto"/>
          </w:divBdr>
          <w:divsChild>
            <w:div w:id="199319234">
              <w:marLeft w:val="0"/>
              <w:marRight w:val="0"/>
              <w:marTop w:val="0"/>
              <w:marBottom w:val="0"/>
              <w:divBdr>
                <w:top w:val="none" w:sz="0" w:space="0" w:color="auto"/>
                <w:left w:val="none" w:sz="0" w:space="0" w:color="auto"/>
                <w:bottom w:val="none" w:sz="0" w:space="0" w:color="auto"/>
                <w:right w:val="none" w:sz="0" w:space="0" w:color="auto"/>
              </w:divBdr>
            </w:div>
            <w:div w:id="699550802">
              <w:marLeft w:val="0"/>
              <w:marRight w:val="0"/>
              <w:marTop w:val="0"/>
              <w:marBottom w:val="0"/>
              <w:divBdr>
                <w:top w:val="none" w:sz="0" w:space="0" w:color="auto"/>
                <w:left w:val="none" w:sz="0" w:space="0" w:color="auto"/>
                <w:bottom w:val="none" w:sz="0" w:space="0" w:color="auto"/>
                <w:right w:val="none" w:sz="0" w:space="0" w:color="auto"/>
              </w:divBdr>
            </w:div>
            <w:div w:id="805701623">
              <w:marLeft w:val="0"/>
              <w:marRight w:val="0"/>
              <w:marTop w:val="0"/>
              <w:marBottom w:val="0"/>
              <w:divBdr>
                <w:top w:val="none" w:sz="0" w:space="0" w:color="auto"/>
                <w:left w:val="none" w:sz="0" w:space="0" w:color="auto"/>
                <w:bottom w:val="none" w:sz="0" w:space="0" w:color="auto"/>
                <w:right w:val="none" w:sz="0" w:space="0" w:color="auto"/>
              </w:divBdr>
            </w:div>
            <w:div w:id="885995790">
              <w:marLeft w:val="0"/>
              <w:marRight w:val="0"/>
              <w:marTop w:val="0"/>
              <w:marBottom w:val="0"/>
              <w:divBdr>
                <w:top w:val="none" w:sz="0" w:space="0" w:color="auto"/>
                <w:left w:val="none" w:sz="0" w:space="0" w:color="auto"/>
                <w:bottom w:val="none" w:sz="0" w:space="0" w:color="auto"/>
                <w:right w:val="none" w:sz="0" w:space="0" w:color="auto"/>
              </w:divBdr>
            </w:div>
            <w:div w:id="200366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81540">
      <w:bodyDiv w:val="1"/>
      <w:marLeft w:val="0"/>
      <w:marRight w:val="0"/>
      <w:marTop w:val="0"/>
      <w:marBottom w:val="0"/>
      <w:divBdr>
        <w:top w:val="none" w:sz="0" w:space="0" w:color="auto"/>
        <w:left w:val="none" w:sz="0" w:space="0" w:color="auto"/>
        <w:bottom w:val="none" w:sz="0" w:space="0" w:color="auto"/>
        <w:right w:val="none" w:sz="0" w:space="0" w:color="auto"/>
      </w:divBdr>
      <w:divsChild>
        <w:div w:id="805705576">
          <w:marLeft w:val="0"/>
          <w:marRight w:val="0"/>
          <w:marTop w:val="0"/>
          <w:marBottom w:val="0"/>
          <w:divBdr>
            <w:top w:val="none" w:sz="0" w:space="0" w:color="auto"/>
            <w:left w:val="none" w:sz="0" w:space="0" w:color="auto"/>
            <w:bottom w:val="none" w:sz="0" w:space="0" w:color="auto"/>
            <w:right w:val="none" w:sz="0" w:space="0" w:color="auto"/>
          </w:divBdr>
          <w:divsChild>
            <w:div w:id="218178327">
              <w:marLeft w:val="0"/>
              <w:marRight w:val="0"/>
              <w:marTop w:val="0"/>
              <w:marBottom w:val="0"/>
              <w:divBdr>
                <w:top w:val="none" w:sz="0" w:space="0" w:color="auto"/>
                <w:left w:val="none" w:sz="0" w:space="0" w:color="auto"/>
                <w:bottom w:val="none" w:sz="0" w:space="0" w:color="auto"/>
                <w:right w:val="none" w:sz="0" w:space="0" w:color="auto"/>
              </w:divBdr>
            </w:div>
            <w:div w:id="371156890">
              <w:marLeft w:val="0"/>
              <w:marRight w:val="0"/>
              <w:marTop w:val="0"/>
              <w:marBottom w:val="0"/>
              <w:divBdr>
                <w:top w:val="none" w:sz="0" w:space="0" w:color="auto"/>
                <w:left w:val="none" w:sz="0" w:space="0" w:color="auto"/>
                <w:bottom w:val="none" w:sz="0" w:space="0" w:color="auto"/>
                <w:right w:val="none" w:sz="0" w:space="0" w:color="auto"/>
              </w:divBdr>
            </w:div>
            <w:div w:id="822307361">
              <w:marLeft w:val="0"/>
              <w:marRight w:val="0"/>
              <w:marTop w:val="0"/>
              <w:marBottom w:val="0"/>
              <w:divBdr>
                <w:top w:val="none" w:sz="0" w:space="0" w:color="auto"/>
                <w:left w:val="none" w:sz="0" w:space="0" w:color="auto"/>
                <w:bottom w:val="none" w:sz="0" w:space="0" w:color="auto"/>
                <w:right w:val="none" w:sz="0" w:space="0" w:color="auto"/>
              </w:divBdr>
            </w:div>
            <w:div w:id="923301386">
              <w:marLeft w:val="0"/>
              <w:marRight w:val="0"/>
              <w:marTop w:val="0"/>
              <w:marBottom w:val="0"/>
              <w:divBdr>
                <w:top w:val="none" w:sz="0" w:space="0" w:color="auto"/>
                <w:left w:val="none" w:sz="0" w:space="0" w:color="auto"/>
                <w:bottom w:val="none" w:sz="0" w:space="0" w:color="auto"/>
                <w:right w:val="none" w:sz="0" w:space="0" w:color="auto"/>
              </w:divBdr>
            </w:div>
            <w:div w:id="938172532">
              <w:marLeft w:val="0"/>
              <w:marRight w:val="0"/>
              <w:marTop w:val="0"/>
              <w:marBottom w:val="0"/>
              <w:divBdr>
                <w:top w:val="none" w:sz="0" w:space="0" w:color="auto"/>
                <w:left w:val="none" w:sz="0" w:space="0" w:color="auto"/>
                <w:bottom w:val="none" w:sz="0" w:space="0" w:color="auto"/>
                <w:right w:val="none" w:sz="0" w:space="0" w:color="auto"/>
              </w:divBdr>
            </w:div>
            <w:div w:id="1097169409">
              <w:marLeft w:val="0"/>
              <w:marRight w:val="0"/>
              <w:marTop w:val="0"/>
              <w:marBottom w:val="0"/>
              <w:divBdr>
                <w:top w:val="none" w:sz="0" w:space="0" w:color="auto"/>
                <w:left w:val="none" w:sz="0" w:space="0" w:color="auto"/>
                <w:bottom w:val="none" w:sz="0" w:space="0" w:color="auto"/>
                <w:right w:val="none" w:sz="0" w:space="0" w:color="auto"/>
              </w:divBdr>
            </w:div>
            <w:div w:id="172918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17789">
      <w:bodyDiv w:val="1"/>
      <w:marLeft w:val="0"/>
      <w:marRight w:val="0"/>
      <w:marTop w:val="0"/>
      <w:marBottom w:val="0"/>
      <w:divBdr>
        <w:top w:val="none" w:sz="0" w:space="0" w:color="auto"/>
        <w:left w:val="none" w:sz="0" w:space="0" w:color="auto"/>
        <w:bottom w:val="none" w:sz="0" w:space="0" w:color="auto"/>
        <w:right w:val="none" w:sz="0" w:space="0" w:color="auto"/>
      </w:divBdr>
      <w:divsChild>
        <w:div w:id="1613976462">
          <w:marLeft w:val="547"/>
          <w:marRight w:val="0"/>
          <w:marTop w:val="154"/>
          <w:marBottom w:val="0"/>
          <w:divBdr>
            <w:top w:val="none" w:sz="0" w:space="0" w:color="auto"/>
            <w:left w:val="none" w:sz="0" w:space="0" w:color="auto"/>
            <w:bottom w:val="none" w:sz="0" w:space="0" w:color="auto"/>
            <w:right w:val="none" w:sz="0" w:space="0" w:color="auto"/>
          </w:divBdr>
        </w:div>
      </w:divsChild>
    </w:div>
    <w:div w:id="132061462">
      <w:bodyDiv w:val="1"/>
      <w:marLeft w:val="0"/>
      <w:marRight w:val="0"/>
      <w:marTop w:val="0"/>
      <w:marBottom w:val="0"/>
      <w:divBdr>
        <w:top w:val="none" w:sz="0" w:space="0" w:color="auto"/>
        <w:left w:val="none" w:sz="0" w:space="0" w:color="auto"/>
        <w:bottom w:val="none" w:sz="0" w:space="0" w:color="auto"/>
        <w:right w:val="none" w:sz="0" w:space="0" w:color="auto"/>
      </w:divBdr>
    </w:div>
    <w:div w:id="132604884">
      <w:bodyDiv w:val="1"/>
      <w:marLeft w:val="0"/>
      <w:marRight w:val="0"/>
      <w:marTop w:val="0"/>
      <w:marBottom w:val="0"/>
      <w:divBdr>
        <w:top w:val="none" w:sz="0" w:space="0" w:color="auto"/>
        <w:left w:val="none" w:sz="0" w:space="0" w:color="auto"/>
        <w:bottom w:val="none" w:sz="0" w:space="0" w:color="auto"/>
        <w:right w:val="none" w:sz="0" w:space="0" w:color="auto"/>
      </w:divBdr>
      <w:divsChild>
        <w:div w:id="712966678">
          <w:marLeft w:val="0"/>
          <w:marRight w:val="0"/>
          <w:marTop w:val="96"/>
          <w:marBottom w:val="0"/>
          <w:divBdr>
            <w:top w:val="none" w:sz="0" w:space="0" w:color="auto"/>
            <w:left w:val="none" w:sz="0" w:space="0" w:color="auto"/>
            <w:bottom w:val="none" w:sz="0" w:space="0" w:color="auto"/>
            <w:right w:val="none" w:sz="0" w:space="0" w:color="auto"/>
          </w:divBdr>
        </w:div>
        <w:div w:id="1904559489">
          <w:marLeft w:val="0"/>
          <w:marRight w:val="0"/>
          <w:marTop w:val="96"/>
          <w:marBottom w:val="0"/>
          <w:divBdr>
            <w:top w:val="none" w:sz="0" w:space="0" w:color="auto"/>
            <w:left w:val="none" w:sz="0" w:space="0" w:color="auto"/>
            <w:bottom w:val="none" w:sz="0" w:space="0" w:color="auto"/>
            <w:right w:val="none" w:sz="0" w:space="0" w:color="auto"/>
          </w:divBdr>
        </w:div>
      </w:divsChild>
    </w:div>
    <w:div w:id="132794107">
      <w:bodyDiv w:val="1"/>
      <w:marLeft w:val="0"/>
      <w:marRight w:val="0"/>
      <w:marTop w:val="0"/>
      <w:marBottom w:val="0"/>
      <w:divBdr>
        <w:top w:val="none" w:sz="0" w:space="0" w:color="auto"/>
        <w:left w:val="none" w:sz="0" w:space="0" w:color="auto"/>
        <w:bottom w:val="none" w:sz="0" w:space="0" w:color="auto"/>
        <w:right w:val="none" w:sz="0" w:space="0" w:color="auto"/>
      </w:divBdr>
      <w:divsChild>
        <w:div w:id="52430442">
          <w:marLeft w:val="706"/>
          <w:marRight w:val="0"/>
          <w:marTop w:val="115"/>
          <w:marBottom w:val="0"/>
          <w:divBdr>
            <w:top w:val="none" w:sz="0" w:space="0" w:color="auto"/>
            <w:left w:val="none" w:sz="0" w:space="0" w:color="auto"/>
            <w:bottom w:val="none" w:sz="0" w:space="0" w:color="auto"/>
            <w:right w:val="none" w:sz="0" w:space="0" w:color="auto"/>
          </w:divBdr>
        </w:div>
        <w:div w:id="556824941">
          <w:marLeft w:val="418"/>
          <w:marRight w:val="0"/>
          <w:marTop w:val="115"/>
          <w:marBottom w:val="0"/>
          <w:divBdr>
            <w:top w:val="none" w:sz="0" w:space="0" w:color="auto"/>
            <w:left w:val="none" w:sz="0" w:space="0" w:color="auto"/>
            <w:bottom w:val="none" w:sz="0" w:space="0" w:color="auto"/>
            <w:right w:val="none" w:sz="0" w:space="0" w:color="auto"/>
          </w:divBdr>
        </w:div>
        <w:div w:id="1046761431">
          <w:marLeft w:val="706"/>
          <w:marRight w:val="0"/>
          <w:marTop w:val="115"/>
          <w:marBottom w:val="0"/>
          <w:divBdr>
            <w:top w:val="none" w:sz="0" w:space="0" w:color="auto"/>
            <w:left w:val="none" w:sz="0" w:space="0" w:color="auto"/>
            <w:bottom w:val="none" w:sz="0" w:space="0" w:color="auto"/>
            <w:right w:val="none" w:sz="0" w:space="0" w:color="auto"/>
          </w:divBdr>
        </w:div>
      </w:divsChild>
    </w:div>
    <w:div w:id="132917755">
      <w:bodyDiv w:val="1"/>
      <w:marLeft w:val="0"/>
      <w:marRight w:val="0"/>
      <w:marTop w:val="0"/>
      <w:marBottom w:val="0"/>
      <w:divBdr>
        <w:top w:val="none" w:sz="0" w:space="0" w:color="auto"/>
        <w:left w:val="none" w:sz="0" w:space="0" w:color="auto"/>
        <w:bottom w:val="none" w:sz="0" w:space="0" w:color="auto"/>
        <w:right w:val="none" w:sz="0" w:space="0" w:color="auto"/>
      </w:divBdr>
    </w:div>
    <w:div w:id="134370100">
      <w:bodyDiv w:val="1"/>
      <w:marLeft w:val="0"/>
      <w:marRight w:val="0"/>
      <w:marTop w:val="0"/>
      <w:marBottom w:val="0"/>
      <w:divBdr>
        <w:top w:val="none" w:sz="0" w:space="0" w:color="auto"/>
        <w:left w:val="none" w:sz="0" w:space="0" w:color="auto"/>
        <w:bottom w:val="none" w:sz="0" w:space="0" w:color="auto"/>
        <w:right w:val="none" w:sz="0" w:space="0" w:color="auto"/>
      </w:divBdr>
    </w:div>
    <w:div w:id="135729728">
      <w:bodyDiv w:val="1"/>
      <w:marLeft w:val="0"/>
      <w:marRight w:val="0"/>
      <w:marTop w:val="0"/>
      <w:marBottom w:val="0"/>
      <w:divBdr>
        <w:top w:val="none" w:sz="0" w:space="0" w:color="auto"/>
        <w:left w:val="none" w:sz="0" w:space="0" w:color="auto"/>
        <w:bottom w:val="none" w:sz="0" w:space="0" w:color="auto"/>
        <w:right w:val="none" w:sz="0" w:space="0" w:color="auto"/>
      </w:divBdr>
      <w:divsChild>
        <w:div w:id="611983199">
          <w:marLeft w:val="0"/>
          <w:marRight w:val="0"/>
          <w:marTop w:val="0"/>
          <w:marBottom w:val="0"/>
          <w:divBdr>
            <w:top w:val="none" w:sz="0" w:space="0" w:color="auto"/>
            <w:left w:val="none" w:sz="0" w:space="0" w:color="auto"/>
            <w:bottom w:val="none" w:sz="0" w:space="0" w:color="auto"/>
            <w:right w:val="none" w:sz="0" w:space="0" w:color="auto"/>
          </w:divBdr>
          <w:divsChild>
            <w:div w:id="457376963">
              <w:marLeft w:val="0"/>
              <w:marRight w:val="0"/>
              <w:marTop w:val="0"/>
              <w:marBottom w:val="0"/>
              <w:divBdr>
                <w:top w:val="none" w:sz="0" w:space="0" w:color="auto"/>
                <w:left w:val="none" w:sz="0" w:space="0" w:color="auto"/>
                <w:bottom w:val="none" w:sz="0" w:space="0" w:color="auto"/>
                <w:right w:val="none" w:sz="0" w:space="0" w:color="auto"/>
              </w:divBdr>
            </w:div>
            <w:div w:id="478428198">
              <w:marLeft w:val="0"/>
              <w:marRight w:val="0"/>
              <w:marTop w:val="0"/>
              <w:marBottom w:val="0"/>
              <w:divBdr>
                <w:top w:val="none" w:sz="0" w:space="0" w:color="auto"/>
                <w:left w:val="none" w:sz="0" w:space="0" w:color="auto"/>
                <w:bottom w:val="none" w:sz="0" w:space="0" w:color="auto"/>
                <w:right w:val="none" w:sz="0" w:space="0" w:color="auto"/>
              </w:divBdr>
            </w:div>
            <w:div w:id="90892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41750">
      <w:bodyDiv w:val="1"/>
      <w:marLeft w:val="0"/>
      <w:marRight w:val="0"/>
      <w:marTop w:val="0"/>
      <w:marBottom w:val="0"/>
      <w:divBdr>
        <w:top w:val="none" w:sz="0" w:space="0" w:color="auto"/>
        <w:left w:val="none" w:sz="0" w:space="0" w:color="auto"/>
        <w:bottom w:val="none" w:sz="0" w:space="0" w:color="auto"/>
        <w:right w:val="none" w:sz="0" w:space="0" w:color="auto"/>
      </w:divBdr>
    </w:div>
    <w:div w:id="136385167">
      <w:bodyDiv w:val="1"/>
      <w:marLeft w:val="0"/>
      <w:marRight w:val="0"/>
      <w:marTop w:val="0"/>
      <w:marBottom w:val="0"/>
      <w:divBdr>
        <w:top w:val="none" w:sz="0" w:space="0" w:color="auto"/>
        <w:left w:val="none" w:sz="0" w:space="0" w:color="auto"/>
        <w:bottom w:val="none" w:sz="0" w:space="0" w:color="auto"/>
        <w:right w:val="none" w:sz="0" w:space="0" w:color="auto"/>
      </w:divBdr>
    </w:div>
    <w:div w:id="136581254">
      <w:bodyDiv w:val="1"/>
      <w:marLeft w:val="0"/>
      <w:marRight w:val="0"/>
      <w:marTop w:val="0"/>
      <w:marBottom w:val="0"/>
      <w:divBdr>
        <w:top w:val="none" w:sz="0" w:space="0" w:color="auto"/>
        <w:left w:val="none" w:sz="0" w:space="0" w:color="auto"/>
        <w:bottom w:val="none" w:sz="0" w:space="0" w:color="auto"/>
        <w:right w:val="none" w:sz="0" w:space="0" w:color="auto"/>
      </w:divBdr>
    </w:div>
    <w:div w:id="137765837">
      <w:bodyDiv w:val="1"/>
      <w:marLeft w:val="0"/>
      <w:marRight w:val="0"/>
      <w:marTop w:val="0"/>
      <w:marBottom w:val="0"/>
      <w:divBdr>
        <w:top w:val="none" w:sz="0" w:space="0" w:color="auto"/>
        <w:left w:val="none" w:sz="0" w:space="0" w:color="auto"/>
        <w:bottom w:val="none" w:sz="0" w:space="0" w:color="auto"/>
        <w:right w:val="none" w:sz="0" w:space="0" w:color="auto"/>
      </w:divBdr>
    </w:div>
    <w:div w:id="138151719">
      <w:bodyDiv w:val="1"/>
      <w:marLeft w:val="0"/>
      <w:marRight w:val="0"/>
      <w:marTop w:val="0"/>
      <w:marBottom w:val="0"/>
      <w:divBdr>
        <w:top w:val="none" w:sz="0" w:space="0" w:color="auto"/>
        <w:left w:val="none" w:sz="0" w:space="0" w:color="auto"/>
        <w:bottom w:val="none" w:sz="0" w:space="0" w:color="auto"/>
        <w:right w:val="none" w:sz="0" w:space="0" w:color="auto"/>
      </w:divBdr>
    </w:div>
    <w:div w:id="138961072">
      <w:bodyDiv w:val="1"/>
      <w:marLeft w:val="0"/>
      <w:marRight w:val="0"/>
      <w:marTop w:val="0"/>
      <w:marBottom w:val="0"/>
      <w:divBdr>
        <w:top w:val="none" w:sz="0" w:space="0" w:color="auto"/>
        <w:left w:val="none" w:sz="0" w:space="0" w:color="auto"/>
        <w:bottom w:val="none" w:sz="0" w:space="0" w:color="auto"/>
        <w:right w:val="none" w:sz="0" w:space="0" w:color="auto"/>
      </w:divBdr>
    </w:div>
    <w:div w:id="139346870">
      <w:bodyDiv w:val="1"/>
      <w:marLeft w:val="0"/>
      <w:marRight w:val="0"/>
      <w:marTop w:val="0"/>
      <w:marBottom w:val="0"/>
      <w:divBdr>
        <w:top w:val="none" w:sz="0" w:space="0" w:color="auto"/>
        <w:left w:val="none" w:sz="0" w:space="0" w:color="auto"/>
        <w:bottom w:val="none" w:sz="0" w:space="0" w:color="auto"/>
        <w:right w:val="none" w:sz="0" w:space="0" w:color="auto"/>
      </w:divBdr>
      <w:divsChild>
        <w:div w:id="635455423">
          <w:marLeft w:val="547"/>
          <w:marRight w:val="0"/>
          <w:marTop w:val="106"/>
          <w:marBottom w:val="0"/>
          <w:divBdr>
            <w:top w:val="none" w:sz="0" w:space="0" w:color="auto"/>
            <w:left w:val="none" w:sz="0" w:space="0" w:color="auto"/>
            <w:bottom w:val="none" w:sz="0" w:space="0" w:color="auto"/>
            <w:right w:val="none" w:sz="0" w:space="0" w:color="auto"/>
          </w:divBdr>
        </w:div>
        <w:div w:id="1101875211">
          <w:marLeft w:val="1166"/>
          <w:marRight w:val="0"/>
          <w:marTop w:val="86"/>
          <w:marBottom w:val="0"/>
          <w:divBdr>
            <w:top w:val="none" w:sz="0" w:space="0" w:color="auto"/>
            <w:left w:val="none" w:sz="0" w:space="0" w:color="auto"/>
            <w:bottom w:val="none" w:sz="0" w:space="0" w:color="auto"/>
            <w:right w:val="none" w:sz="0" w:space="0" w:color="auto"/>
          </w:divBdr>
        </w:div>
        <w:div w:id="1221869804">
          <w:marLeft w:val="806"/>
          <w:marRight w:val="0"/>
          <w:marTop w:val="134"/>
          <w:marBottom w:val="0"/>
          <w:divBdr>
            <w:top w:val="none" w:sz="0" w:space="0" w:color="auto"/>
            <w:left w:val="none" w:sz="0" w:space="0" w:color="auto"/>
            <w:bottom w:val="none" w:sz="0" w:space="0" w:color="auto"/>
            <w:right w:val="none" w:sz="0" w:space="0" w:color="auto"/>
          </w:divBdr>
        </w:div>
        <w:div w:id="1699040832">
          <w:marLeft w:val="806"/>
          <w:marRight w:val="0"/>
          <w:marTop w:val="134"/>
          <w:marBottom w:val="0"/>
          <w:divBdr>
            <w:top w:val="none" w:sz="0" w:space="0" w:color="auto"/>
            <w:left w:val="none" w:sz="0" w:space="0" w:color="auto"/>
            <w:bottom w:val="none" w:sz="0" w:space="0" w:color="auto"/>
            <w:right w:val="none" w:sz="0" w:space="0" w:color="auto"/>
          </w:divBdr>
        </w:div>
        <w:div w:id="2042167562">
          <w:marLeft w:val="1166"/>
          <w:marRight w:val="0"/>
          <w:marTop w:val="86"/>
          <w:marBottom w:val="0"/>
          <w:divBdr>
            <w:top w:val="none" w:sz="0" w:space="0" w:color="auto"/>
            <w:left w:val="none" w:sz="0" w:space="0" w:color="auto"/>
            <w:bottom w:val="none" w:sz="0" w:space="0" w:color="auto"/>
            <w:right w:val="none" w:sz="0" w:space="0" w:color="auto"/>
          </w:divBdr>
        </w:div>
      </w:divsChild>
    </w:div>
    <w:div w:id="139461840">
      <w:bodyDiv w:val="1"/>
      <w:marLeft w:val="0"/>
      <w:marRight w:val="0"/>
      <w:marTop w:val="0"/>
      <w:marBottom w:val="0"/>
      <w:divBdr>
        <w:top w:val="none" w:sz="0" w:space="0" w:color="auto"/>
        <w:left w:val="none" w:sz="0" w:space="0" w:color="auto"/>
        <w:bottom w:val="none" w:sz="0" w:space="0" w:color="auto"/>
        <w:right w:val="none" w:sz="0" w:space="0" w:color="auto"/>
      </w:divBdr>
      <w:divsChild>
        <w:div w:id="154994892">
          <w:marLeft w:val="835"/>
          <w:marRight w:val="0"/>
          <w:marTop w:val="96"/>
          <w:marBottom w:val="0"/>
          <w:divBdr>
            <w:top w:val="none" w:sz="0" w:space="0" w:color="auto"/>
            <w:left w:val="none" w:sz="0" w:space="0" w:color="auto"/>
            <w:bottom w:val="none" w:sz="0" w:space="0" w:color="auto"/>
            <w:right w:val="none" w:sz="0" w:space="0" w:color="auto"/>
          </w:divBdr>
        </w:div>
        <w:div w:id="338390742">
          <w:marLeft w:val="274"/>
          <w:marRight w:val="0"/>
          <w:marTop w:val="115"/>
          <w:marBottom w:val="0"/>
          <w:divBdr>
            <w:top w:val="none" w:sz="0" w:space="0" w:color="auto"/>
            <w:left w:val="none" w:sz="0" w:space="0" w:color="auto"/>
            <w:bottom w:val="none" w:sz="0" w:space="0" w:color="auto"/>
            <w:right w:val="none" w:sz="0" w:space="0" w:color="auto"/>
          </w:divBdr>
        </w:div>
        <w:div w:id="805658342">
          <w:marLeft w:val="274"/>
          <w:marRight w:val="0"/>
          <w:marTop w:val="115"/>
          <w:marBottom w:val="0"/>
          <w:divBdr>
            <w:top w:val="none" w:sz="0" w:space="0" w:color="auto"/>
            <w:left w:val="none" w:sz="0" w:space="0" w:color="auto"/>
            <w:bottom w:val="none" w:sz="0" w:space="0" w:color="auto"/>
            <w:right w:val="none" w:sz="0" w:space="0" w:color="auto"/>
          </w:divBdr>
        </w:div>
        <w:div w:id="1032414843">
          <w:marLeft w:val="274"/>
          <w:marRight w:val="0"/>
          <w:marTop w:val="115"/>
          <w:marBottom w:val="0"/>
          <w:divBdr>
            <w:top w:val="none" w:sz="0" w:space="0" w:color="auto"/>
            <w:left w:val="none" w:sz="0" w:space="0" w:color="auto"/>
            <w:bottom w:val="none" w:sz="0" w:space="0" w:color="auto"/>
            <w:right w:val="none" w:sz="0" w:space="0" w:color="auto"/>
          </w:divBdr>
        </w:div>
        <w:div w:id="1719283666">
          <w:marLeft w:val="835"/>
          <w:marRight w:val="0"/>
          <w:marTop w:val="96"/>
          <w:marBottom w:val="0"/>
          <w:divBdr>
            <w:top w:val="none" w:sz="0" w:space="0" w:color="auto"/>
            <w:left w:val="none" w:sz="0" w:space="0" w:color="auto"/>
            <w:bottom w:val="none" w:sz="0" w:space="0" w:color="auto"/>
            <w:right w:val="none" w:sz="0" w:space="0" w:color="auto"/>
          </w:divBdr>
        </w:div>
      </w:divsChild>
    </w:div>
    <w:div w:id="139463005">
      <w:bodyDiv w:val="1"/>
      <w:marLeft w:val="0"/>
      <w:marRight w:val="0"/>
      <w:marTop w:val="0"/>
      <w:marBottom w:val="0"/>
      <w:divBdr>
        <w:top w:val="none" w:sz="0" w:space="0" w:color="auto"/>
        <w:left w:val="none" w:sz="0" w:space="0" w:color="auto"/>
        <w:bottom w:val="none" w:sz="0" w:space="0" w:color="auto"/>
        <w:right w:val="none" w:sz="0" w:space="0" w:color="auto"/>
      </w:divBdr>
      <w:divsChild>
        <w:div w:id="1022900438">
          <w:marLeft w:val="0"/>
          <w:marRight w:val="0"/>
          <w:marTop w:val="0"/>
          <w:marBottom w:val="0"/>
          <w:divBdr>
            <w:top w:val="none" w:sz="0" w:space="0" w:color="auto"/>
            <w:left w:val="none" w:sz="0" w:space="0" w:color="auto"/>
            <w:bottom w:val="none" w:sz="0" w:space="0" w:color="auto"/>
            <w:right w:val="none" w:sz="0" w:space="0" w:color="auto"/>
          </w:divBdr>
          <w:divsChild>
            <w:div w:id="698354505">
              <w:marLeft w:val="0"/>
              <w:marRight w:val="0"/>
              <w:marTop w:val="0"/>
              <w:marBottom w:val="0"/>
              <w:divBdr>
                <w:top w:val="none" w:sz="0" w:space="0" w:color="auto"/>
                <w:left w:val="none" w:sz="0" w:space="0" w:color="auto"/>
                <w:bottom w:val="none" w:sz="0" w:space="0" w:color="auto"/>
                <w:right w:val="none" w:sz="0" w:space="0" w:color="auto"/>
              </w:divBdr>
            </w:div>
            <w:div w:id="1243221444">
              <w:marLeft w:val="0"/>
              <w:marRight w:val="0"/>
              <w:marTop w:val="0"/>
              <w:marBottom w:val="0"/>
              <w:divBdr>
                <w:top w:val="none" w:sz="0" w:space="0" w:color="auto"/>
                <w:left w:val="none" w:sz="0" w:space="0" w:color="auto"/>
                <w:bottom w:val="none" w:sz="0" w:space="0" w:color="auto"/>
                <w:right w:val="none" w:sz="0" w:space="0" w:color="auto"/>
              </w:divBdr>
            </w:div>
            <w:div w:id="1357192406">
              <w:marLeft w:val="0"/>
              <w:marRight w:val="0"/>
              <w:marTop w:val="0"/>
              <w:marBottom w:val="0"/>
              <w:divBdr>
                <w:top w:val="none" w:sz="0" w:space="0" w:color="auto"/>
                <w:left w:val="none" w:sz="0" w:space="0" w:color="auto"/>
                <w:bottom w:val="none" w:sz="0" w:space="0" w:color="auto"/>
                <w:right w:val="none" w:sz="0" w:space="0" w:color="auto"/>
              </w:divBdr>
            </w:div>
            <w:div w:id="187210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13067">
      <w:bodyDiv w:val="1"/>
      <w:marLeft w:val="0"/>
      <w:marRight w:val="0"/>
      <w:marTop w:val="0"/>
      <w:marBottom w:val="0"/>
      <w:divBdr>
        <w:top w:val="none" w:sz="0" w:space="0" w:color="auto"/>
        <w:left w:val="none" w:sz="0" w:space="0" w:color="auto"/>
        <w:bottom w:val="none" w:sz="0" w:space="0" w:color="auto"/>
        <w:right w:val="none" w:sz="0" w:space="0" w:color="auto"/>
      </w:divBdr>
      <w:divsChild>
        <w:div w:id="709066554">
          <w:marLeft w:val="1166"/>
          <w:marRight w:val="0"/>
          <w:marTop w:val="96"/>
          <w:marBottom w:val="0"/>
          <w:divBdr>
            <w:top w:val="none" w:sz="0" w:space="0" w:color="auto"/>
            <w:left w:val="none" w:sz="0" w:space="0" w:color="auto"/>
            <w:bottom w:val="none" w:sz="0" w:space="0" w:color="auto"/>
            <w:right w:val="none" w:sz="0" w:space="0" w:color="auto"/>
          </w:divBdr>
        </w:div>
        <w:div w:id="806321862">
          <w:marLeft w:val="1800"/>
          <w:marRight w:val="0"/>
          <w:marTop w:val="86"/>
          <w:marBottom w:val="0"/>
          <w:divBdr>
            <w:top w:val="none" w:sz="0" w:space="0" w:color="auto"/>
            <w:left w:val="none" w:sz="0" w:space="0" w:color="auto"/>
            <w:bottom w:val="none" w:sz="0" w:space="0" w:color="auto"/>
            <w:right w:val="none" w:sz="0" w:space="0" w:color="auto"/>
          </w:divBdr>
        </w:div>
        <w:div w:id="1601838673">
          <w:marLeft w:val="1166"/>
          <w:marRight w:val="0"/>
          <w:marTop w:val="96"/>
          <w:marBottom w:val="0"/>
          <w:divBdr>
            <w:top w:val="none" w:sz="0" w:space="0" w:color="auto"/>
            <w:left w:val="none" w:sz="0" w:space="0" w:color="auto"/>
            <w:bottom w:val="none" w:sz="0" w:space="0" w:color="auto"/>
            <w:right w:val="none" w:sz="0" w:space="0" w:color="auto"/>
          </w:divBdr>
        </w:div>
        <w:div w:id="1609697722">
          <w:marLeft w:val="547"/>
          <w:marRight w:val="0"/>
          <w:marTop w:val="115"/>
          <w:marBottom w:val="0"/>
          <w:divBdr>
            <w:top w:val="none" w:sz="0" w:space="0" w:color="auto"/>
            <w:left w:val="none" w:sz="0" w:space="0" w:color="auto"/>
            <w:bottom w:val="none" w:sz="0" w:space="0" w:color="auto"/>
            <w:right w:val="none" w:sz="0" w:space="0" w:color="auto"/>
          </w:divBdr>
        </w:div>
        <w:div w:id="1994866299">
          <w:marLeft w:val="547"/>
          <w:marRight w:val="0"/>
          <w:marTop w:val="115"/>
          <w:marBottom w:val="0"/>
          <w:divBdr>
            <w:top w:val="none" w:sz="0" w:space="0" w:color="auto"/>
            <w:left w:val="none" w:sz="0" w:space="0" w:color="auto"/>
            <w:bottom w:val="none" w:sz="0" w:space="0" w:color="auto"/>
            <w:right w:val="none" w:sz="0" w:space="0" w:color="auto"/>
          </w:divBdr>
        </w:div>
        <w:div w:id="2099400986">
          <w:marLeft w:val="1166"/>
          <w:marRight w:val="0"/>
          <w:marTop w:val="96"/>
          <w:marBottom w:val="0"/>
          <w:divBdr>
            <w:top w:val="none" w:sz="0" w:space="0" w:color="auto"/>
            <w:left w:val="none" w:sz="0" w:space="0" w:color="auto"/>
            <w:bottom w:val="none" w:sz="0" w:space="0" w:color="auto"/>
            <w:right w:val="none" w:sz="0" w:space="0" w:color="auto"/>
          </w:divBdr>
        </w:div>
        <w:div w:id="2134906077">
          <w:marLeft w:val="1800"/>
          <w:marRight w:val="0"/>
          <w:marTop w:val="86"/>
          <w:marBottom w:val="0"/>
          <w:divBdr>
            <w:top w:val="none" w:sz="0" w:space="0" w:color="auto"/>
            <w:left w:val="none" w:sz="0" w:space="0" w:color="auto"/>
            <w:bottom w:val="none" w:sz="0" w:space="0" w:color="auto"/>
            <w:right w:val="none" w:sz="0" w:space="0" w:color="auto"/>
          </w:divBdr>
        </w:div>
      </w:divsChild>
    </w:div>
    <w:div w:id="140005262">
      <w:bodyDiv w:val="1"/>
      <w:marLeft w:val="0"/>
      <w:marRight w:val="0"/>
      <w:marTop w:val="0"/>
      <w:marBottom w:val="0"/>
      <w:divBdr>
        <w:top w:val="none" w:sz="0" w:space="0" w:color="auto"/>
        <w:left w:val="none" w:sz="0" w:space="0" w:color="auto"/>
        <w:bottom w:val="none" w:sz="0" w:space="0" w:color="auto"/>
        <w:right w:val="none" w:sz="0" w:space="0" w:color="auto"/>
      </w:divBdr>
    </w:div>
    <w:div w:id="140663398">
      <w:bodyDiv w:val="1"/>
      <w:marLeft w:val="0"/>
      <w:marRight w:val="0"/>
      <w:marTop w:val="0"/>
      <w:marBottom w:val="0"/>
      <w:divBdr>
        <w:top w:val="none" w:sz="0" w:space="0" w:color="auto"/>
        <w:left w:val="none" w:sz="0" w:space="0" w:color="auto"/>
        <w:bottom w:val="none" w:sz="0" w:space="0" w:color="auto"/>
        <w:right w:val="none" w:sz="0" w:space="0" w:color="auto"/>
      </w:divBdr>
      <w:divsChild>
        <w:div w:id="249849009">
          <w:marLeft w:val="0"/>
          <w:marRight w:val="0"/>
          <w:marTop w:val="0"/>
          <w:marBottom w:val="0"/>
          <w:divBdr>
            <w:top w:val="none" w:sz="0" w:space="0" w:color="auto"/>
            <w:left w:val="none" w:sz="0" w:space="0" w:color="auto"/>
            <w:bottom w:val="none" w:sz="0" w:space="0" w:color="auto"/>
            <w:right w:val="none" w:sz="0" w:space="0" w:color="auto"/>
          </w:divBdr>
        </w:div>
      </w:divsChild>
    </w:div>
    <w:div w:id="140779537">
      <w:bodyDiv w:val="1"/>
      <w:marLeft w:val="0"/>
      <w:marRight w:val="0"/>
      <w:marTop w:val="0"/>
      <w:marBottom w:val="0"/>
      <w:divBdr>
        <w:top w:val="none" w:sz="0" w:space="0" w:color="auto"/>
        <w:left w:val="none" w:sz="0" w:space="0" w:color="auto"/>
        <w:bottom w:val="none" w:sz="0" w:space="0" w:color="auto"/>
        <w:right w:val="none" w:sz="0" w:space="0" w:color="auto"/>
      </w:divBdr>
    </w:div>
    <w:div w:id="141000555">
      <w:bodyDiv w:val="1"/>
      <w:marLeft w:val="0"/>
      <w:marRight w:val="0"/>
      <w:marTop w:val="0"/>
      <w:marBottom w:val="0"/>
      <w:divBdr>
        <w:top w:val="none" w:sz="0" w:space="0" w:color="auto"/>
        <w:left w:val="none" w:sz="0" w:space="0" w:color="auto"/>
        <w:bottom w:val="none" w:sz="0" w:space="0" w:color="auto"/>
        <w:right w:val="none" w:sz="0" w:space="0" w:color="auto"/>
      </w:divBdr>
    </w:div>
    <w:div w:id="141848088">
      <w:bodyDiv w:val="1"/>
      <w:marLeft w:val="0"/>
      <w:marRight w:val="0"/>
      <w:marTop w:val="0"/>
      <w:marBottom w:val="0"/>
      <w:divBdr>
        <w:top w:val="none" w:sz="0" w:space="0" w:color="auto"/>
        <w:left w:val="none" w:sz="0" w:space="0" w:color="auto"/>
        <w:bottom w:val="none" w:sz="0" w:space="0" w:color="auto"/>
        <w:right w:val="none" w:sz="0" w:space="0" w:color="auto"/>
      </w:divBdr>
      <w:divsChild>
        <w:div w:id="140927498">
          <w:marLeft w:val="1166"/>
          <w:marRight w:val="0"/>
          <w:marTop w:val="0"/>
          <w:marBottom w:val="60"/>
          <w:divBdr>
            <w:top w:val="none" w:sz="0" w:space="0" w:color="auto"/>
            <w:left w:val="none" w:sz="0" w:space="0" w:color="auto"/>
            <w:bottom w:val="none" w:sz="0" w:space="0" w:color="auto"/>
            <w:right w:val="none" w:sz="0" w:space="0" w:color="auto"/>
          </w:divBdr>
        </w:div>
        <w:div w:id="239828800">
          <w:marLeft w:val="1166"/>
          <w:marRight w:val="0"/>
          <w:marTop w:val="0"/>
          <w:marBottom w:val="0"/>
          <w:divBdr>
            <w:top w:val="none" w:sz="0" w:space="0" w:color="auto"/>
            <w:left w:val="none" w:sz="0" w:space="0" w:color="auto"/>
            <w:bottom w:val="none" w:sz="0" w:space="0" w:color="auto"/>
            <w:right w:val="none" w:sz="0" w:space="0" w:color="auto"/>
          </w:divBdr>
        </w:div>
        <w:div w:id="384304512">
          <w:marLeft w:val="1800"/>
          <w:marRight w:val="0"/>
          <w:marTop w:val="0"/>
          <w:marBottom w:val="0"/>
          <w:divBdr>
            <w:top w:val="none" w:sz="0" w:space="0" w:color="auto"/>
            <w:left w:val="none" w:sz="0" w:space="0" w:color="auto"/>
            <w:bottom w:val="none" w:sz="0" w:space="0" w:color="auto"/>
            <w:right w:val="none" w:sz="0" w:space="0" w:color="auto"/>
          </w:divBdr>
        </w:div>
        <w:div w:id="512763527">
          <w:marLeft w:val="2520"/>
          <w:marRight w:val="0"/>
          <w:marTop w:val="0"/>
          <w:marBottom w:val="0"/>
          <w:divBdr>
            <w:top w:val="none" w:sz="0" w:space="0" w:color="auto"/>
            <w:left w:val="none" w:sz="0" w:space="0" w:color="auto"/>
            <w:bottom w:val="none" w:sz="0" w:space="0" w:color="auto"/>
            <w:right w:val="none" w:sz="0" w:space="0" w:color="auto"/>
          </w:divBdr>
        </w:div>
        <w:div w:id="576717783">
          <w:marLeft w:val="547"/>
          <w:marRight w:val="0"/>
          <w:marTop w:val="115"/>
          <w:marBottom w:val="120"/>
          <w:divBdr>
            <w:top w:val="none" w:sz="0" w:space="0" w:color="auto"/>
            <w:left w:val="none" w:sz="0" w:space="0" w:color="auto"/>
            <w:bottom w:val="none" w:sz="0" w:space="0" w:color="auto"/>
            <w:right w:val="none" w:sz="0" w:space="0" w:color="auto"/>
          </w:divBdr>
        </w:div>
        <w:div w:id="620116896">
          <w:marLeft w:val="2520"/>
          <w:marRight w:val="0"/>
          <w:marTop w:val="0"/>
          <w:marBottom w:val="0"/>
          <w:divBdr>
            <w:top w:val="none" w:sz="0" w:space="0" w:color="auto"/>
            <w:left w:val="none" w:sz="0" w:space="0" w:color="auto"/>
            <w:bottom w:val="none" w:sz="0" w:space="0" w:color="auto"/>
            <w:right w:val="none" w:sz="0" w:space="0" w:color="auto"/>
          </w:divBdr>
        </w:div>
        <w:div w:id="767654847">
          <w:marLeft w:val="1800"/>
          <w:marRight w:val="0"/>
          <w:marTop w:val="0"/>
          <w:marBottom w:val="0"/>
          <w:divBdr>
            <w:top w:val="none" w:sz="0" w:space="0" w:color="auto"/>
            <w:left w:val="none" w:sz="0" w:space="0" w:color="auto"/>
            <w:bottom w:val="none" w:sz="0" w:space="0" w:color="auto"/>
            <w:right w:val="none" w:sz="0" w:space="0" w:color="auto"/>
          </w:divBdr>
        </w:div>
        <w:div w:id="777413166">
          <w:marLeft w:val="1800"/>
          <w:marRight w:val="0"/>
          <w:marTop w:val="0"/>
          <w:marBottom w:val="0"/>
          <w:divBdr>
            <w:top w:val="none" w:sz="0" w:space="0" w:color="auto"/>
            <w:left w:val="none" w:sz="0" w:space="0" w:color="auto"/>
            <w:bottom w:val="none" w:sz="0" w:space="0" w:color="auto"/>
            <w:right w:val="none" w:sz="0" w:space="0" w:color="auto"/>
          </w:divBdr>
        </w:div>
        <w:div w:id="827404453">
          <w:marLeft w:val="1800"/>
          <w:marRight w:val="0"/>
          <w:marTop w:val="0"/>
          <w:marBottom w:val="0"/>
          <w:divBdr>
            <w:top w:val="none" w:sz="0" w:space="0" w:color="auto"/>
            <w:left w:val="none" w:sz="0" w:space="0" w:color="auto"/>
            <w:bottom w:val="none" w:sz="0" w:space="0" w:color="auto"/>
            <w:right w:val="none" w:sz="0" w:space="0" w:color="auto"/>
          </w:divBdr>
        </w:div>
        <w:div w:id="842889462">
          <w:marLeft w:val="2520"/>
          <w:marRight w:val="0"/>
          <w:marTop w:val="0"/>
          <w:marBottom w:val="0"/>
          <w:divBdr>
            <w:top w:val="none" w:sz="0" w:space="0" w:color="auto"/>
            <w:left w:val="none" w:sz="0" w:space="0" w:color="auto"/>
            <w:bottom w:val="none" w:sz="0" w:space="0" w:color="auto"/>
            <w:right w:val="none" w:sz="0" w:space="0" w:color="auto"/>
          </w:divBdr>
        </w:div>
        <w:div w:id="971205034">
          <w:marLeft w:val="1800"/>
          <w:marRight w:val="0"/>
          <w:marTop w:val="0"/>
          <w:marBottom w:val="0"/>
          <w:divBdr>
            <w:top w:val="none" w:sz="0" w:space="0" w:color="auto"/>
            <w:left w:val="none" w:sz="0" w:space="0" w:color="auto"/>
            <w:bottom w:val="none" w:sz="0" w:space="0" w:color="auto"/>
            <w:right w:val="none" w:sz="0" w:space="0" w:color="auto"/>
          </w:divBdr>
        </w:div>
        <w:div w:id="1133523598">
          <w:marLeft w:val="2520"/>
          <w:marRight w:val="0"/>
          <w:marTop w:val="0"/>
          <w:marBottom w:val="0"/>
          <w:divBdr>
            <w:top w:val="none" w:sz="0" w:space="0" w:color="auto"/>
            <w:left w:val="none" w:sz="0" w:space="0" w:color="auto"/>
            <w:bottom w:val="none" w:sz="0" w:space="0" w:color="auto"/>
            <w:right w:val="none" w:sz="0" w:space="0" w:color="auto"/>
          </w:divBdr>
        </w:div>
        <w:div w:id="1141188219">
          <w:marLeft w:val="1800"/>
          <w:marRight w:val="0"/>
          <w:marTop w:val="0"/>
          <w:marBottom w:val="0"/>
          <w:divBdr>
            <w:top w:val="none" w:sz="0" w:space="0" w:color="auto"/>
            <w:left w:val="none" w:sz="0" w:space="0" w:color="auto"/>
            <w:bottom w:val="none" w:sz="0" w:space="0" w:color="auto"/>
            <w:right w:val="none" w:sz="0" w:space="0" w:color="auto"/>
          </w:divBdr>
        </w:div>
        <w:div w:id="1416903855">
          <w:marLeft w:val="2520"/>
          <w:marRight w:val="0"/>
          <w:marTop w:val="0"/>
          <w:marBottom w:val="0"/>
          <w:divBdr>
            <w:top w:val="none" w:sz="0" w:space="0" w:color="auto"/>
            <w:left w:val="none" w:sz="0" w:space="0" w:color="auto"/>
            <w:bottom w:val="none" w:sz="0" w:space="0" w:color="auto"/>
            <w:right w:val="none" w:sz="0" w:space="0" w:color="auto"/>
          </w:divBdr>
        </w:div>
        <w:div w:id="1610503159">
          <w:marLeft w:val="1166"/>
          <w:marRight w:val="0"/>
          <w:marTop w:val="0"/>
          <w:marBottom w:val="0"/>
          <w:divBdr>
            <w:top w:val="none" w:sz="0" w:space="0" w:color="auto"/>
            <w:left w:val="none" w:sz="0" w:space="0" w:color="auto"/>
            <w:bottom w:val="none" w:sz="0" w:space="0" w:color="auto"/>
            <w:right w:val="none" w:sz="0" w:space="0" w:color="auto"/>
          </w:divBdr>
        </w:div>
        <w:div w:id="2012947504">
          <w:marLeft w:val="1800"/>
          <w:marRight w:val="0"/>
          <w:marTop w:val="0"/>
          <w:marBottom w:val="0"/>
          <w:divBdr>
            <w:top w:val="none" w:sz="0" w:space="0" w:color="auto"/>
            <w:left w:val="none" w:sz="0" w:space="0" w:color="auto"/>
            <w:bottom w:val="none" w:sz="0" w:space="0" w:color="auto"/>
            <w:right w:val="none" w:sz="0" w:space="0" w:color="auto"/>
          </w:divBdr>
        </w:div>
        <w:div w:id="2125806687">
          <w:marLeft w:val="2520"/>
          <w:marRight w:val="0"/>
          <w:marTop w:val="0"/>
          <w:marBottom w:val="0"/>
          <w:divBdr>
            <w:top w:val="none" w:sz="0" w:space="0" w:color="auto"/>
            <w:left w:val="none" w:sz="0" w:space="0" w:color="auto"/>
            <w:bottom w:val="none" w:sz="0" w:space="0" w:color="auto"/>
            <w:right w:val="none" w:sz="0" w:space="0" w:color="auto"/>
          </w:divBdr>
        </w:div>
      </w:divsChild>
    </w:div>
    <w:div w:id="142241334">
      <w:bodyDiv w:val="1"/>
      <w:marLeft w:val="0"/>
      <w:marRight w:val="0"/>
      <w:marTop w:val="0"/>
      <w:marBottom w:val="0"/>
      <w:divBdr>
        <w:top w:val="none" w:sz="0" w:space="0" w:color="auto"/>
        <w:left w:val="none" w:sz="0" w:space="0" w:color="auto"/>
        <w:bottom w:val="none" w:sz="0" w:space="0" w:color="auto"/>
        <w:right w:val="none" w:sz="0" w:space="0" w:color="auto"/>
      </w:divBdr>
    </w:div>
    <w:div w:id="142544718">
      <w:bodyDiv w:val="1"/>
      <w:marLeft w:val="0"/>
      <w:marRight w:val="0"/>
      <w:marTop w:val="0"/>
      <w:marBottom w:val="0"/>
      <w:divBdr>
        <w:top w:val="none" w:sz="0" w:space="0" w:color="auto"/>
        <w:left w:val="none" w:sz="0" w:space="0" w:color="auto"/>
        <w:bottom w:val="none" w:sz="0" w:space="0" w:color="auto"/>
        <w:right w:val="none" w:sz="0" w:space="0" w:color="auto"/>
      </w:divBdr>
    </w:div>
    <w:div w:id="143006843">
      <w:bodyDiv w:val="1"/>
      <w:marLeft w:val="0"/>
      <w:marRight w:val="0"/>
      <w:marTop w:val="0"/>
      <w:marBottom w:val="0"/>
      <w:divBdr>
        <w:top w:val="none" w:sz="0" w:space="0" w:color="auto"/>
        <w:left w:val="none" w:sz="0" w:space="0" w:color="auto"/>
        <w:bottom w:val="none" w:sz="0" w:space="0" w:color="auto"/>
        <w:right w:val="none" w:sz="0" w:space="0" w:color="auto"/>
      </w:divBdr>
    </w:div>
    <w:div w:id="143086481">
      <w:bodyDiv w:val="1"/>
      <w:marLeft w:val="0"/>
      <w:marRight w:val="0"/>
      <w:marTop w:val="0"/>
      <w:marBottom w:val="0"/>
      <w:divBdr>
        <w:top w:val="none" w:sz="0" w:space="0" w:color="auto"/>
        <w:left w:val="none" w:sz="0" w:space="0" w:color="auto"/>
        <w:bottom w:val="none" w:sz="0" w:space="0" w:color="auto"/>
        <w:right w:val="none" w:sz="0" w:space="0" w:color="auto"/>
      </w:divBdr>
    </w:div>
    <w:div w:id="143544118">
      <w:bodyDiv w:val="1"/>
      <w:marLeft w:val="0"/>
      <w:marRight w:val="0"/>
      <w:marTop w:val="0"/>
      <w:marBottom w:val="0"/>
      <w:divBdr>
        <w:top w:val="none" w:sz="0" w:space="0" w:color="auto"/>
        <w:left w:val="none" w:sz="0" w:space="0" w:color="auto"/>
        <w:bottom w:val="none" w:sz="0" w:space="0" w:color="auto"/>
        <w:right w:val="none" w:sz="0" w:space="0" w:color="auto"/>
      </w:divBdr>
    </w:div>
    <w:div w:id="143858561">
      <w:bodyDiv w:val="1"/>
      <w:marLeft w:val="0"/>
      <w:marRight w:val="0"/>
      <w:marTop w:val="0"/>
      <w:marBottom w:val="0"/>
      <w:divBdr>
        <w:top w:val="none" w:sz="0" w:space="0" w:color="auto"/>
        <w:left w:val="none" w:sz="0" w:space="0" w:color="auto"/>
        <w:bottom w:val="none" w:sz="0" w:space="0" w:color="auto"/>
        <w:right w:val="none" w:sz="0" w:space="0" w:color="auto"/>
      </w:divBdr>
      <w:divsChild>
        <w:div w:id="1224682779">
          <w:marLeft w:val="0"/>
          <w:marRight w:val="0"/>
          <w:marTop w:val="0"/>
          <w:marBottom w:val="0"/>
          <w:divBdr>
            <w:top w:val="none" w:sz="0" w:space="0" w:color="auto"/>
            <w:left w:val="none" w:sz="0" w:space="0" w:color="auto"/>
            <w:bottom w:val="none" w:sz="0" w:space="0" w:color="auto"/>
            <w:right w:val="none" w:sz="0" w:space="0" w:color="auto"/>
          </w:divBdr>
          <w:divsChild>
            <w:div w:id="210919907">
              <w:marLeft w:val="0"/>
              <w:marRight w:val="0"/>
              <w:marTop w:val="0"/>
              <w:marBottom w:val="0"/>
              <w:divBdr>
                <w:top w:val="none" w:sz="0" w:space="0" w:color="auto"/>
                <w:left w:val="none" w:sz="0" w:space="0" w:color="auto"/>
                <w:bottom w:val="none" w:sz="0" w:space="0" w:color="auto"/>
                <w:right w:val="none" w:sz="0" w:space="0" w:color="auto"/>
              </w:divBdr>
            </w:div>
            <w:div w:id="343871334">
              <w:marLeft w:val="0"/>
              <w:marRight w:val="0"/>
              <w:marTop w:val="0"/>
              <w:marBottom w:val="0"/>
              <w:divBdr>
                <w:top w:val="none" w:sz="0" w:space="0" w:color="auto"/>
                <w:left w:val="none" w:sz="0" w:space="0" w:color="auto"/>
                <w:bottom w:val="none" w:sz="0" w:space="0" w:color="auto"/>
                <w:right w:val="none" w:sz="0" w:space="0" w:color="auto"/>
              </w:divBdr>
            </w:div>
            <w:div w:id="1277642691">
              <w:marLeft w:val="0"/>
              <w:marRight w:val="0"/>
              <w:marTop w:val="0"/>
              <w:marBottom w:val="0"/>
              <w:divBdr>
                <w:top w:val="none" w:sz="0" w:space="0" w:color="auto"/>
                <w:left w:val="none" w:sz="0" w:space="0" w:color="auto"/>
                <w:bottom w:val="none" w:sz="0" w:space="0" w:color="auto"/>
                <w:right w:val="none" w:sz="0" w:space="0" w:color="auto"/>
              </w:divBdr>
            </w:div>
            <w:div w:id="1494956613">
              <w:marLeft w:val="0"/>
              <w:marRight w:val="0"/>
              <w:marTop w:val="0"/>
              <w:marBottom w:val="0"/>
              <w:divBdr>
                <w:top w:val="none" w:sz="0" w:space="0" w:color="auto"/>
                <w:left w:val="none" w:sz="0" w:space="0" w:color="auto"/>
                <w:bottom w:val="none" w:sz="0" w:space="0" w:color="auto"/>
                <w:right w:val="none" w:sz="0" w:space="0" w:color="auto"/>
              </w:divBdr>
            </w:div>
            <w:div w:id="154778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72079">
      <w:bodyDiv w:val="1"/>
      <w:marLeft w:val="0"/>
      <w:marRight w:val="0"/>
      <w:marTop w:val="0"/>
      <w:marBottom w:val="0"/>
      <w:divBdr>
        <w:top w:val="none" w:sz="0" w:space="0" w:color="auto"/>
        <w:left w:val="none" w:sz="0" w:space="0" w:color="auto"/>
        <w:bottom w:val="none" w:sz="0" w:space="0" w:color="auto"/>
        <w:right w:val="none" w:sz="0" w:space="0" w:color="auto"/>
      </w:divBdr>
      <w:divsChild>
        <w:div w:id="211307679">
          <w:marLeft w:val="1166"/>
          <w:marRight w:val="0"/>
          <w:marTop w:val="115"/>
          <w:marBottom w:val="0"/>
          <w:divBdr>
            <w:top w:val="none" w:sz="0" w:space="0" w:color="auto"/>
            <w:left w:val="none" w:sz="0" w:space="0" w:color="auto"/>
            <w:bottom w:val="none" w:sz="0" w:space="0" w:color="auto"/>
            <w:right w:val="none" w:sz="0" w:space="0" w:color="auto"/>
          </w:divBdr>
        </w:div>
        <w:div w:id="348801126">
          <w:marLeft w:val="1166"/>
          <w:marRight w:val="0"/>
          <w:marTop w:val="115"/>
          <w:marBottom w:val="0"/>
          <w:divBdr>
            <w:top w:val="none" w:sz="0" w:space="0" w:color="auto"/>
            <w:left w:val="none" w:sz="0" w:space="0" w:color="auto"/>
            <w:bottom w:val="none" w:sz="0" w:space="0" w:color="auto"/>
            <w:right w:val="none" w:sz="0" w:space="0" w:color="auto"/>
          </w:divBdr>
        </w:div>
        <w:div w:id="487282507">
          <w:marLeft w:val="1166"/>
          <w:marRight w:val="0"/>
          <w:marTop w:val="115"/>
          <w:marBottom w:val="0"/>
          <w:divBdr>
            <w:top w:val="none" w:sz="0" w:space="0" w:color="auto"/>
            <w:left w:val="none" w:sz="0" w:space="0" w:color="auto"/>
            <w:bottom w:val="none" w:sz="0" w:space="0" w:color="auto"/>
            <w:right w:val="none" w:sz="0" w:space="0" w:color="auto"/>
          </w:divBdr>
        </w:div>
        <w:div w:id="566695484">
          <w:marLeft w:val="547"/>
          <w:marRight w:val="0"/>
          <w:marTop w:val="115"/>
          <w:marBottom w:val="0"/>
          <w:divBdr>
            <w:top w:val="none" w:sz="0" w:space="0" w:color="auto"/>
            <w:left w:val="none" w:sz="0" w:space="0" w:color="auto"/>
            <w:bottom w:val="none" w:sz="0" w:space="0" w:color="auto"/>
            <w:right w:val="none" w:sz="0" w:space="0" w:color="auto"/>
          </w:divBdr>
        </w:div>
        <w:div w:id="758477828">
          <w:marLeft w:val="1166"/>
          <w:marRight w:val="0"/>
          <w:marTop w:val="115"/>
          <w:marBottom w:val="0"/>
          <w:divBdr>
            <w:top w:val="none" w:sz="0" w:space="0" w:color="auto"/>
            <w:left w:val="none" w:sz="0" w:space="0" w:color="auto"/>
            <w:bottom w:val="none" w:sz="0" w:space="0" w:color="auto"/>
            <w:right w:val="none" w:sz="0" w:space="0" w:color="auto"/>
          </w:divBdr>
        </w:div>
        <w:div w:id="1510679373">
          <w:marLeft w:val="547"/>
          <w:marRight w:val="0"/>
          <w:marTop w:val="115"/>
          <w:marBottom w:val="0"/>
          <w:divBdr>
            <w:top w:val="none" w:sz="0" w:space="0" w:color="auto"/>
            <w:left w:val="none" w:sz="0" w:space="0" w:color="auto"/>
            <w:bottom w:val="none" w:sz="0" w:space="0" w:color="auto"/>
            <w:right w:val="none" w:sz="0" w:space="0" w:color="auto"/>
          </w:divBdr>
        </w:div>
        <w:div w:id="2100179219">
          <w:marLeft w:val="1166"/>
          <w:marRight w:val="0"/>
          <w:marTop w:val="115"/>
          <w:marBottom w:val="0"/>
          <w:divBdr>
            <w:top w:val="none" w:sz="0" w:space="0" w:color="auto"/>
            <w:left w:val="none" w:sz="0" w:space="0" w:color="auto"/>
            <w:bottom w:val="none" w:sz="0" w:space="0" w:color="auto"/>
            <w:right w:val="none" w:sz="0" w:space="0" w:color="auto"/>
          </w:divBdr>
        </w:div>
      </w:divsChild>
    </w:div>
    <w:div w:id="145048186">
      <w:bodyDiv w:val="1"/>
      <w:marLeft w:val="0"/>
      <w:marRight w:val="0"/>
      <w:marTop w:val="0"/>
      <w:marBottom w:val="0"/>
      <w:divBdr>
        <w:top w:val="none" w:sz="0" w:space="0" w:color="auto"/>
        <w:left w:val="none" w:sz="0" w:space="0" w:color="auto"/>
        <w:bottom w:val="none" w:sz="0" w:space="0" w:color="auto"/>
        <w:right w:val="none" w:sz="0" w:space="0" w:color="auto"/>
      </w:divBdr>
    </w:div>
    <w:div w:id="145250144">
      <w:bodyDiv w:val="1"/>
      <w:marLeft w:val="0"/>
      <w:marRight w:val="0"/>
      <w:marTop w:val="0"/>
      <w:marBottom w:val="0"/>
      <w:divBdr>
        <w:top w:val="none" w:sz="0" w:space="0" w:color="auto"/>
        <w:left w:val="none" w:sz="0" w:space="0" w:color="auto"/>
        <w:bottom w:val="none" w:sz="0" w:space="0" w:color="auto"/>
        <w:right w:val="none" w:sz="0" w:space="0" w:color="auto"/>
      </w:divBdr>
      <w:divsChild>
        <w:div w:id="1480612600">
          <w:marLeft w:val="547"/>
          <w:marRight w:val="0"/>
          <w:marTop w:val="134"/>
          <w:marBottom w:val="0"/>
          <w:divBdr>
            <w:top w:val="none" w:sz="0" w:space="0" w:color="auto"/>
            <w:left w:val="none" w:sz="0" w:space="0" w:color="auto"/>
            <w:bottom w:val="none" w:sz="0" w:space="0" w:color="auto"/>
            <w:right w:val="none" w:sz="0" w:space="0" w:color="auto"/>
          </w:divBdr>
        </w:div>
      </w:divsChild>
    </w:div>
    <w:div w:id="145628874">
      <w:bodyDiv w:val="1"/>
      <w:marLeft w:val="0"/>
      <w:marRight w:val="0"/>
      <w:marTop w:val="0"/>
      <w:marBottom w:val="0"/>
      <w:divBdr>
        <w:top w:val="none" w:sz="0" w:space="0" w:color="auto"/>
        <w:left w:val="none" w:sz="0" w:space="0" w:color="auto"/>
        <w:bottom w:val="none" w:sz="0" w:space="0" w:color="auto"/>
        <w:right w:val="none" w:sz="0" w:space="0" w:color="auto"/>
      </w:divBdr>
      <w:divsChild>
        <w:div w:id="227306261">
          <w:marLeft w:val="1800"/>
          <w:marRight w:val="0"/>
          <w:marTop w:val="82"/>
          <w:marBottom w:val="0"/>
          <w:divBdr>
            <w:top w:val="none" w:sz="0" w:space="0" w:color="auto"/>
            <w:left w:val="none" w:sz="0" w:space="0" w:color="auto"/>
            <w:bottom w:val="none" w:sz="0" w:space="0" w:color="auto"/>
            <w:right w:val="none" w:sz="0" w:space="0" w:color="auto"/>
          </w:divBdr>
        </w:div>
        <w:div w:id="320815168">
          <w:marLeft w:val="1800"/>
          <w:marRight w:val="0"/>
          <w:marTop w:val="82"/>
          <w:marBottom w:val="0"/>
          <w:divBdr>
            <w:top w:val="none" w:sz="0" w:space="0" w:color="auto"/>
            <w:left w:val="none" w:sz="0" w:space="0" w:color="auto"/>
            <w:bottom w:val="none" w:sz="0" w:space="0" w:color="auto"/>
            <w:right w:val="none" w:sz="0" w:space="0" w:color="auto"/>
          </w:divBdr>
        </w:div>
        <w:div w:id="388387106">
          <w:marLeft w:val="1166"/>
          <w:marRight w:val="0"/>
          <w:marTop w:val="96"/>
          <w:marBottom w:val="0"/>
          <w:divBdr>
            <w:top w:val="none" w:sz="0" w:space="0" w:color="auto"/>
            <w:left w:val="none" w:sz="0" w:space="0" w:color="auto"/>
            <w:bottom w:val="none" w:sz="0" w:space="0" w:color="auto"/>
            <w:right w:val="none" w:sz="0" w:space="0" w:color="auto"/>
          </w:divBdr>
        </w:div>
        <w:div w:id="605578177">
          <w:marLeft w:val="1800"/>
          <w:marRight w:val="0"/>
          <w:marTop w:val="82"/>
          <w:marBottom w:val="0"/>
          <w:divBdr>
            <w:top w:val="none" w:sz="0" w:space="0" w:color="auto"/>
            <w:left w:val="none" w:sz="0" w:space="0" w:color="auto"/>
            <w:bottom w:val="none" w:sz="0" w:space="0" w:color="auto"/>
            <w:right w:val="none" w:sz="0" w:space="0" w:color="auto"/>
          </w:divBdr>
        </w:div>
        <w:div w:id="644510782">
          <w:marLeft w:val="1800"/>
          <w:marRight w:val="0"/>
          <w:marTop w:val="82"/>
          <w:marBottom w:val="0"/>
          <w:divBdr>
            <w:top w:val="none" w:sz="0" w:space="0" w:color="auto"/>
            <w:left w:val="none" w:sz="0" w:space="0" w:color="auto"/>
            <w:bottom w:val="none" w:sz="0" w:space="0" w:color="auto"/>
            <w:right w:val="none" w:sz="0" w:space="0" w:color="auto"/>
          </w:divBdr>
        </w:div>
        <w:div w:id="986125797">
          <w:marLeft w:val="1166"/>
          <w:marRight w:val="0"/>
          <w:marTop w:val="96"/>
          <w:marBottom w:val="0"/>
          <w:divBdr>
            <w:top w:val="none" w:sz="0" w:space="0" w:color="auto"/>
            <w:left w:val="none" w:sz="0" w:space="0" w:color="auto"/>
            <w:bottom w:val="none" w:sz="0" w:space="0" w:color="auto"/>
            <w:right w:val="none" w:sz="0" w:space="0" w:color="auto"/>
          </w:divBdr>
        </w:div>
        <w:div w:id="1050568093">
          <w:marLeft w:val="1800"/>
          <w:marRight w:val="0"/>
          <w:marTop w:val="82"/>
          <w:marBottom w:val="0"/>
          <w:divBdr>
            <w:top w:val="none" w:sz="0" w:space="0" w:color="auto"/>
            <w:left w:val="none" w:sz="0" w:space="0" w:color="auto"/>
            <w:bottom w:val="none" w:sz="0" w:space="0" w:color="auto"/>
            <w:right w:val="none" w:sz="0" w:space="0" w:color="auto"/>
          </w:divBdr>
        </w:div>
        <w:div w:id="1202204532">
          <w:marLeft w:val="1166"/>
          <w:marRight w:val="0"/>
          <w:marTop w:val="96"/>
          <w:marBottom w:val="0"/>
          <w:divBdr>
            <w:top w:val="none" w:sz="0" w:space="0" w:color="auto"/>
            <w:left w:val="none" w:sz="0" w:space="0" w:color="auto"/>
            <w:bottom w:val="none" w:sz="0" w:space="0" w:color="auto"/>
            <w:right w:val="none" w:sz="0" w:space="0" w:color="auto"/>
          </w:divBdr>
        </w:div>
        <w:div w:id="1357921046">
          <w:marLeft w:val="1166"/>
          <w:marRight w:val="0"/>
          <w:marTop w:val="96"/>
          <w:marBottom w:val="0"/>
          <w:divBdr>
            <w:top w:val="none" w:sz="0" w:space="0" w:color="auto"/>
            <w:left w:val="none" w:sz="0" w:space="0" w:color="auto"/>
            <w:bottom w:val="none" w:sz="0" w:space="0" w:color="auto"/>
            <w:right w:val="none" w:sz="0" w:space="0" w:color="auto"/>
          </w:divBdr>
        </w:div>
        <w:div w:id="1565987073">
          <w:marLeft w:val="547"/>
          <w:marRight w:val="0"/>
          <w:marTop w:val="106"/>
          <w:marBottom w:val="0"/>
          <w:divBdr>
            <w:top w:val="none" w:sz="0" w:space="0" w:color="auto"/>
            <w:left w:val="none" w:sz="0" w:space="0" w:color="auto"/>
            <w:bottom w:val="none" w:sz="0" w:space="0" w:color="auto"/>
            <w:right w:val="none" w:sz="0" w:space="0" w:color="auto"/>
          </w:divBdr>
        </w:div>
        <w:div w:id="1577935592">
          <w:marLeft w:val="1800"/>
          <w:marRight w:val="0"/>
          <w:marTop w:val="82"/>
          <w:marBottom w:val="0"/>
          <w:divBdr>
            <w:top w:val="none" w:sz="0" w:space="0" w:color="auto"/>
            <w:left w:val="none" w:sz="0" w:space="0" w:color="auto"/>
            <w:bottom w:val="none" w:sz="0" w:space="0" w:color="auto"/>
            <w:right w:val="none" w:sz="0" w:space="0" w:color="auto"/>
          </w:divBdr>
        </w:div>
        <w:div w:id="1613320855">
          <w:marLeft w:val="1800"/>
          <w:marRight w:val="0"/>
          <w:marTop w:val="82"/>
          <w:marBottom w:val="0"/>
          <w:divBdr>
            <w:top w:val="none" w:sz="0" w:space="0" w:color="auto"/>
            <w:left w:val="none" w:sz="0" w:space="0" w:color="auto"/>
            <w:bottom w:val="none" w:sz="0" w:space="0" w:color="auto"/>
            <w:right w:val="none" w:sz="0" w:space="0" w:color="auto"/>
          </w:divBdr>
        </w:div>
        <w:div w:id="1849978365">
          <w:marLeft w:val="1800"/>
          <w:marRight w:val="0"/>
          <w:marTop w:val="82"/>
          <w:marBottom w:val="0"/>
          <w:divBdr>
            <w:top w:val="none" w:sz="0" w:space="0" w:color="auto"/>
            <w:left w:val="none" w:sz="0" w:space="0" w:color="auto"/>
            <w:bottom w:val="none" w:sz="0" w:space="0" w:color="auto"/>
            <w:right w:val="none" w:sz="0" w:space="0" w:color="auto"/>
          </w:divBdr>
        </w:div>
        <w:div w:id="2094859788">
          <w:marLeft w:val="1800"/>
          <w:marRight w:val="0"/>
          <w:marTop w:val="82"/>
          <w:marBottom w:val="0"/>
          <w:divBdr>
            <w:top w:val="none" w:sz="0" w:space="0" w:color="auto"/>
            <w:left w:val="none" w:sz="0" w:space="0" w:color="auto"/>
            <w:bottom w:val="none" w:sz="0" w:space="0" w:color="auto"/>
            <w:right w:val="none" w:sz="0" w:space="0" w:color="auto"/>
          </w:divBdr>
        </w:div>
      </w:divsChild>
    </w:div>
    <w:div w:id="147675607">
      <w:bodyDiv w:val="1"/>
      <w:marLeft w:val="0"/>
      <w:marRight w:val="0"/>
      <w:marTop w:val="0"/>
      <w:marBottom w:val="0"/>
      <w:divBdr>
        <w:top w:val="none" w:sz="0" w:space="0" w:color="auto"/>
        <w:left w:val="none" w:sz="0" w:space="0" w:color="auto"/>
        <w:bottom w:val="none" w:sz="0" w:space="0" w:color="auto"/>
        <w:right w:val="none" w:sz="0" w:space="0" w:color="auto"/>
      </w:divBdr>
    </w:div>
    <w:div w:id="148599296">
      <w:bodyDiv w:val="1"/>
      <w:marLeft w:val="0"/>
      <w:marRight w:val="0"/>
      <w:marTop w:val="0"/>
      <w:marBottom w:val="0"/>
      <w:divBdr>
        <w:top w:val="none" w:sz="0" w:space="0" w:color="auto"/>
        <w:left w:val="none" w:sz="0" w:space="0" w:color="auto"/>
        <w:bottom w:val="none" w:sz="0" w:space="0" w:color="auto"/>
        <w:right w:val="none" w:sz="0" w:space="0" w:color="auto"/>
      </w:divBdr>
      <w:divsChild>
        <w:div w:id="1305742400">
          <w:marLeft w:val="547"/>
          <w:marRight w:val="0"/>
          <w:marTop w:val="154"/>
          <w:marBottom w:val="0"/>
          <w:divBdr>
            <w:top w:val="none" w:sz="0" w:space="0" w:color="auto"/>
            <w:left w:val="none" w:sz="0" w:space="0" w:color="auto"/>
            <w:bottom w:val="none" w:sz="0" w:space="0" w:color="auto"/>
            <w:right w:val="none" w:sz="0" w:space="0" w:color="auto"/>
          </w:divBdr>
        </w:div>
      </w:divsChild>
    </w:div>
    <w:div w:id="148795479">
      <w:bodyDiv w:val="1"/>
      <w:marLeft w:val="0"/>
      <w:marRight w:val="0"/>
      <w:marTop w:val="0"/>
      <w:marBottom w:val="0"/>
      <w:divBdr>
        <w:top w:val="none" w:sz="0" w:space="0" w:color="auto"/>
        <w:left w:val="none" w:sz="0" w:space="0" w:color="auto"/>
        <w:bottom w:val="none" w:sz="0" w:space="0" w:color="auto"/>
        <w:right w:val="none" w:sz="0" w:space="0" w:color="auto"/>
      </w:divBdr>
      <w:divsChild>
        <w:div w:id="622805953">
          <w:marLeft w:val="547"/>
          <w:marRight w:val="0"/>
          <w:marTop w:val="134"/>
          <w:marBottom w:val="0"/>
          <w:divBdr>
            <w:top w:val="none" w:sz="0" w:space="0" w:color="auto"/>
            <w:left w:val="none" w:sz="0" w:space="0" w:color="auto"/>
            <w:bottom w:val="none" w:sz="0" w:space="0" w:color="auto"/>
            <w:right w:val="none" w:sz="0" w:space="0" w:color="auto"/>
          </w:divBdr>
        </w:div>
        <w:div w:id="928272527">
          <w:marLeft w:val="547"/>
          <w:marRight w:val="0"/>
          <w:marTop w:val="134"/>
          <w:marBottom w:val="0"/>
          <w:divBdr>
            <w:top w:val="none" w:sz="0" w:space="0" w:color="auto"/>
            <w:left w:val="none" w:sz="0" w:space="0" w:color="auto"/>
            <w:bottom w:val="none" w:sz="0" w:space="0" w:color="auto"/>
            <w:right w:val="none" w:sz="0" w:space="0" w:color="auto"/>
          </w:divBdr>
        </w:div>
        <w:div w:id="1416247580">
          <w:marLeft w:val="547"/>
          <w:marRight w:val="0"/>
          <w:marTop w:val="134"/>
          <w:marBottom w:val="0"/>
          <w:divBdr>
            <w:top w:val="none" w:sz="0" w:space="0" w:color="auto"/>
            <w:left w:val="none" w:sz="0" w:space="0" w:color="auto"/>
            <w:bottom w:val="none" w:sz="0" w:space="0" w:color="auto"/>
            <w:right w:val="none" w:sz="0" w:space="0" w:color="auto"/>
          </w:divBdr>
        </w:div>
      </w:divsChild>
    </w:div>
    <w:div w:id="149254992">
      <w:bodyDiv w:val="1"/>
      <w:marLeft w:val="0"/>
      <w:marRight w:val="0"/>
      <w:marTop w:val="0"/>
      <w:marBottom w:val="0"/>
      <w:divBdr>
        <w:top w:val="none" w:sz="0" w:space="0" w:color="auto"/>
        <w:left w:val="none" w:sz="0" w:space="0" w:color="auto"/>
        <w:bottom w:val="none" w:sz="0" w:space="0" w:color="auto"/>
        <w:right w:val="none" w:sz="0" w:space="0" w:color="auto"/>
      </w:divBdr>
    </w:div>
    <w:div w:id="149714628">
      <w:bodyDiv w:val="1"/>
      <w:marLeft w:val="0"/>
      <w:marRight w:val="0"/>
      <w:marTop w:val="0"/>
      <w:marBottom w:val="0"/>
      <w:divBdr>
        <w:top w:val="none" w:sz="0" w:space="0" w:color="auto"/>
        <w:left w:val="none" w:sz="0" w:space="0" w:color="auto"/>
        <w:bottom w:val="none" w:sz="0" w:space="0" w:color="auto"/>
        <w:right w:val="none" w:sz="0" w:space="0" w:color="auto"/>
      </w:divBdr>
      <w:divsChild>
        <w:div w:id="769619984">
          <w:marLeft w:val="547"/>
          <w:marRight w:val="0"/>
          <w:marTop w:val="115"/>
          <w:marBottom w:val="0"/>
          <w:divBdr>
            <w:top w:val="none" w:sz="0" w:space="0" w:color="auto"/>
            <w:left w:val="none" w:sz="0" w:space="0" w:color="auto"/>
            <w:bottom w:val="none" w:sz="0" w:space="0" w:color="auto"/>
            <w:right w:val="none" w:sz="0" w:space="0" w:color="auto"/>
          </w:divBdr>
        </w:div>
        <w:div w:id="1209681490">
          <w:marLeft w:val="1166"/>
          <w:marRight w:val="0"/>
          <w:marTop w:val="101"/>
          <w:marBottom w:val="0"/>
          <w:divBdr>
            <w:top w:val="none" w:sz="0" w:space="0" w:color="auto"/>
            <w:left w:val="none" w:sz="0" w:space="0" w:color="auto"/>
            <w:bottom w:val="none" w:sz="0" w:space="0" w:color="auto"/>
            <w:right w:val="none" w:sz="0" w:space="0" w:color="auto"/>
          </w:divBdr>
        </w:div>
        <w:div w:id="2086874028">
          <w:marLeft w:val="1800"/>
          <w:marRight w:val="0"/>
          <w:marTop w:val="86"/>
          <w:marBottom w:val="0"/>
          <w:divBdr>
            <w:top w:val="none" w:sz="0" w:space="0" w:color="auto"/>
            <w:left w:val="none" w:sz="0" w:space="0" w:color="auto"/>
            <w:bottom w:val="none" w:sz="0" w:space="0" w:color="auto"/>
            <w:right w:val="none" w:sz="0" w:space="0" w:color="auto"/>
          </w:divBdr>
        </w:div>
        <w:div w:id="2141338521">
          <w:marLeft w:val="1800"/>
          <w:marRight w:val="0"/>
          <w:marTop w:val="86"/>
          <w:marBottom w:val="0"/>
          <w:divBdr>
            <w:top w:val="none" w:sz="0" w:space="0" w:color="auto"/>
            <w:left w:val="none" w:sz="0" w:space="0" w:color="auto"/>
            <w:bottom w:val="none" w:sz="0" w:space="0" w:color="auto"/>
            <w:right w:val="none" w:sz="0" w:space="0" w:color="auto"/>
          </w:divBdr>
        </w:div>
      </w:divsChild>
    </w:div>
    <w:div w:id="149753991">
      <w:bodyDiv w:val="1"/>
      <w:marLeft w:val="0"/>
      <w:marRight w:val="0"/>
      <w:marTop w:val="0"/>
      <w:marBottom w:val="0"/>
      <w:divBdr>
        <w:top w:val="none" w:sz="0" w:space="0" w:color="auto"/>
        <w:left w:val="none" w:sz="0" w:space="0" w:color="auto"/>
        <w:bottom w:val="none" w:sz="0" w:space="0" w:color="auto"/>
        <w:right w:val="none" w:sz="0" w:space="0" w:color="auto"/>
      </w:divBdr>
    </w:div>
    <w:div w:id="149946401">
      <w:bodyDiv w:val="1"/>
      <w:marLeft w:val="0"/>
      <w:marRight w:val="0"/>
      <w:marTop w:val="0"/>
      <w:marBottom w:val="0"/>
      <w:divBdr>
        <w:top w:val="none" w:sz="0" w:space="0" w:color="auto"/>
        <w:left w:val="none" w:sz="0" w:space="0" w:color="auto"/>
        <w:bottom w:val="none" w:sz="0" w:space="0" w:color="auto"/>
        <w:right w:val="none" w:sz="0" w:space="0" w:color="auto"/>
      </w:divBdr>
    </w:div>
    <w:div w:id="150105886">
      <w:bodyDiv w:val="1"/>
      <w:marLeft w:val="0"/>
      <w:marRight w:val="0"/>
      <w:marTop w:val="0"/>
      <w:marBottom w:val="0"/>
      <w:divBdr>
        <w:top w:val="none" w:sz="0" w:space="0" w:color="auto"/>
        <w:left w:val="none" w:sz="0" w:space="0" w:color="auto"/>
        <w:bottom w:val="none" w:sz="0" w:space="0" w:color="auto"/>
        <w:right w:val="none" w:sz="0" w:space="0" w:color="auto"/>
      </w:divBdr>
      <w:divsChild>
        <w:div w:id="318384295">
          <w:marLeft w:val="1166"/>
          <w:marRight w:val="0"/>
          <w:marTop w:val="86"/>
          <w:marBottom w:val="0"/>
          <w:divBdr>
            <w:top w:val="none" w:sz="0" w:space="0" w:color="auto"/>
            <w:left w:val="none" w:sz="0" w:space="0" w:color="auto"/>
            <w:bottom w:val="none" w:sz="0" w:space="0" w:color="auto"/>
            <w:right w:val="none" w:sz="0" w:space="0" w:color="auto"/>
          </w:divBdr>
        </w:div>
        <w:div w:id="332492289">
          <w:marLeft w:val="547"/>
          <w:marRight w:val="0"/>
          <w:marTop w:val="96"/>
          <w:marBottom w:val="0"/>
          <w:divBdr>
            <w:top w:val="none" w:sz="0" w:space="0" w:color="auto"/>
            <w:left w:val="none" w:sz="0" w:space="0" w:color="auto"/>
            <w:bottom w:val="none" w:sz="0" w:space="0" w:color="auto"/>
            <w:right w:val="none" w:sz="0" w:space="0" w:color="auto"/>
          </w:divBdr>
        </w:div>
        <w:div w:id="660037621">
          <w:marLeft w:val="1166"/>
          <w:marRight w:val="0"/>
          <w:marTop w:val="77"/>
          <w:marBottom w:val="0"/>
          <w:divBdr>
            <w:top w:val="none" w:sz="0" w:space="0" w:color="auto"/>
            <w:left w:val="none" w:sz="0" w:space="0" w:color="auto"/>
            <w:bottom w:val="none" w:sz="0" w:space="0" w:color="auto"/>
            <w:right w:val="none" w:sz="0" w:space="0" w:color="auto"/>
          </w:divBdr>
        </w:div>
        <w:div w:id="727260790">
          <w:marLeft w:val="1166"/>
          <w:marRight w:val="0"/>
          <w:marTop w:val="77"/>
          <w:marBottom w:val="0"/>
          <w:divBdr>
            <w:top w:val="none" w:sz="0" w:space="0" w:color="auto"/>
            <w:left w:val="none" w:sz="0" w:space="0" w:color="auto"/>
            <w:bottom w:val="none" w:sz="0" w:space="0" w:color="auto"/>
            <w:right w:val="none" w:sz="0" w:space="0" w:color="auto"/>
          </w:divBdr>
        </w:div>
        <w:div w:id="748773978">
          <w:marLeft w:val="547"/>
          <w:marRight w:val="0"/>
          <w:marTop w:val="96"/>
          <w:marBottom w:val="0"/>
          <w:divBdr>
            <w:top w:val="none" w:sz="0" w:space="0" w:color="auto"/>
            <w:left w:val="none" w:sz="0" w:space="0" w:color="auto"/>
            <w:bottom w:val="none" w:sz="0" w:space="0" w:color="auto"/>
            <w:right w:val="none" w:sz="0" w:space="0" w:color="auto"/>
          </w:divBdr>
        </w:div>
        <w:div w:id="897786704">
          <w:marLeft w:val="547"/>
          <w:marRight w:val="0"/>
          <w:marTop w:val="96"/>
          <w:marBottom w:val="0"/>
          <w:divBdr>
            <w:top w:val="none" w:sz="0" w:space="0" w:color="auto"/>
            <w:left w:val="none" w:sz="0" w:space="0" w:color="auto"/>
            <w:bottom w:val="none" w:sz="0" w:space="0" w:color="auto"/>
            <w:right w:val="none" w:sz="0" w:space="0" w:color="auto"/>
          </w:divBdr>
        </w:div>
        <w:div w:id="1589726605">
          <w:marLeft w:val="1166"/>
          <w:marRight w:val="0"/>
          <w:marTop w:val="86"/>
          <w:marBottom w:val="0"/>
          <w:divBdr>
            <w:top w:val="none" w:sz="0" w:space="0" w:color="auto"/>
            <w:left w:val="none" w:sz="0" w:space="0" w:color="auto"/>
            <w:bottom w:val="none" w:sz="0" w:space="0" w:color="auto"/>
            <w:right w:val="none" w:sz="0" w:space="0" w:color="auto"/>
          </w:divBdr>
        </w:div>
        <w:div w:id="1890720753">
          <w:marLeft w:val="1166"/>
          <w:marRight w:val="0"/>
          <w:marTop w:val="77"/>
          <w:marBottom w:val="0"/>
          <w:divBdr>
            <w:top w:val="none" w:sz="0" w:space="0" w:color="auto"/>
            <w:left w:val="none" w:sz="0" w:space="0" w:color="auto"/>
            <w:bottom w:val="none" w:sz="0" w:space="0" w:color="auto"/>
            <w:right w:val="none" w:sz="0" w:space="0" w:color="auto"/>
          </w:divBdr>
        </w:div>
      </w:divsChild>
    </w:div>
    <w:div w:id="150760741">
      <w:bodyDiv w:val="1"/>
      <w:marLeft w:val="0"/>
      <w:marRight w:val="0"/>
      <w:marTop w:val="0"/>
      <w:marBottom w:val="0"/>
      <w:divBdr>
        <w:top w:val="none" w:sz="0" w:space="0" w:color="auto"/>
        <w:left w:val="none" w:sz="0" w:space="0" w:color="auto"/>
        <w:bottom w:val="none" w:sz="0" w:space="0" w:color="auto"/>
        <w:right w:val="none" w:sz="0" w:space="0" w:color="auto"/>
      </w:divBdr>
    </w:div>
    <w:div w:id="151600347">
      <w:bodyDiv w:val="1"/>
      <w:marLeft w:val="0"/>
      <w:marRight w:val="0"/>
      <w:marTop w:val="0"/>
      <w:marBottom w:val="0"/>
      <w:divBdr>
        <w:top w:val="none" w:sz="0" w:space="0" w:color="auto"/>
        <w:left w:val="none" w:sz="0" w:space="0" w:color="auto"/>
        <w:bottom w:val="none" w:sz="0" w:space="0" w:color="auto"/>
        <w:right w:val="none" w:sz="0" w:space="0" w:color="auto"/>
      </w:divBdr>
    </w:div>
    <w:div w:id="151604392">
      <w:bodyDiv w:val="1"/>
      <w:marLeft w:val="0"/>
      <w:marRight w:val="0"/>
      <w:marTop w:val="0"/>
      <w:marBottom w:val="0"/>
      <w:divBdr>
        <w:top w:val="none" w:sz="0" w:space="0" w:color="auto"/>
        <w:left w:val="none" w:sz="0" w:space="0" w:color="auto"/>
        <w:bottom w:val="none" w:sz="0" w:space="0" w:color="auto"/>
        <w:right w:val="none" w:sz="0" w:space="0" w:color="auto"/>
      </w:divBdr>
    </w:div>
    <w:div w:id="152381210">
      <w:bodyDiv w:val="1"/>
      <w:marLeft w:val="0"/>
      <w:marRight w:val="0"/>
      <w:marTop w:val="0"/>
      <w:marBottom w:val="0"/>
      <w:divBdr>
        <w:top w:val="none" w:sz="0" w:space="0" w:color="auto"/>
        <w:left w:val="none" w:sz="0" w:space="0" w:color="auto"/>
        <w:bottom w:val="none" w:sz="0" w:space="0" w:color="auto"/>
        <w:right w:val="none" w:sz="0" w:space="0" w:color="auto"/>
      </w:divBdr>
      <w:divsChild>
        <w:div w:id="79524598">
          <w:marLeft w:val="547"/>
          <w:marRight w:val="0"/>
          <w:marTop w:val="144"/>
          <w:marBottom w:val="0"/>
          <w:divBdr>
            <w:top w:val="none" w:sz="0" w:space="0" w:color="auto"/>
            <w:left w:val="none" w:sz="0" w:space="0" w:color="auto"/>
            <w:bottom w:val="none" w:sz="0" w:space="0" w:color="auto"/>
            <w:right w:val="none" w:sz="0" w:space="0" w:color="auto"/>
          </w:divBdr>
        </w:div>
        <w:div w:id="366418153">
          <w:marLeft w:val="547"/>
          <w:marRight w:val="0"/>
          <w:marTop w:val="144"/>
          <w:marBottom w:val="0"/>
          <w:divBdr>
            <w:top w:val="none" w:sz="0" w:space="0" w:color="auto"/>
            <w:left w:val="none" w:sz="0" w:space="0" w:color="auto"/>
            <w:bottom w:val="none" w:sz="0" w:space="0" w:color="auto"/>
            <w:right w:val="none" w:sz="0" w:space="0" w:color="auto"/>
          </w:divBdr>
        </w:div>
        <w:div w:id="423108448">
          <w:marLeft w:val="1166"/>
          <w:marRight w:val="0"/>
          <w:marTop w:val="125"/>
          <w:marBottom w:val="0"/>
          <w:divBdr>
            <w:top w:val="none" w:sz="0" w:space="0" w:color="auto"/>
            <w:left w:val="none" w:sz="0" w:space="0" w:color="auto"/>
            <w:bottom w:val="none" w:sz="0" w:space="0" w:color="auto"/>
            <w:right w:val="none" w:sz="0" w:space="0" w:color="auto"/>
          </w:divBdr>
        </w:div>
        <w:div w:id="675112095">
          <w:marLeft w:val="1166"/>
          <w:marRight w:val="0"/>
          <w:marTop w:val="125"/>
          <w:marBottom w:val="0"/>
          <w:divBdr>
            <w:top w:val="none" w:sz="0" w:space="0" w:color="auto"/>
            <w:left w:val="none" w:sz="0" w:space="0" w:color="auto"/>
            <w:bottom w:val="none" w:sz="0" w:space="0" w:color="auto"/>
            <w:right w:val="none" w:sz="0" w:space="0" w:color="auto"/>
          </w:divBdr>
        </w:div>
        <w:div w:id="1407533281">
          <w:marLeft w:val="547"/>
          <w:marRight w:val="0"/>
          <w:marTop w:val="144"/>
          <w:marBottom w:val="0"/>
          <w:divBdr>
            <w:top w:val="none" w:sz="0" w:space="0" w:color="auto"/>
            <w:left w:val="none" w:sz="0" w:space="0" w:color="auto"/>
            <w:bottom w:val="none" w:sz="0" w:space="0" w:color="auto"/>
            <w:right w:val="none" w:sz="0" w:space="0" w:color="auto"/>
          </w:divBdr>
        </w:div>
      </w:divsChild>
    </w:div>
    <w:div w:id="153648230">
      <w:bodyDiv w:val="1"/>
      <w:marLeft w:val="0"/>
      <w:marRight w:val="0"/>
      <w:marTop w:val="0"/>
      <w:marBottom w:val="0"/>
      <w:divBdr>
        <w:top w:val="none" w:sz="0" w:space="0" w:color="auto"/>
        <w:left w:val="none" w:sz="0" w:space="0" w:color="auto"/>
        <w:bottom w:val="none" w:sz="0" w:space="0" w:color="auto"/>
        <w:right w:val="none" w:sz="0" w:space="0" w:color="auto"/>
      </w:divBdr>
      <w:divsChild>
        <w:div w:id="514881638">
          <w:marLeft w:val="547"/>
          <w:marRight w:val="0"/>
          <w:marTop w:val="115"/>
          <w:marBottom w:val="0"/>
          <w:divBdr>
            <w:top w:val="none" w:sz="0" w:space="0" w:color="auto"/>
            <w:left w:val="none" w:sz="0" w:space="0" w:color="auto"/>
            <w:bottom w:val="none" w:sz="0" w:space="0" w:color="auto"/>
            <w:right w:val="none" w:sz="0" w:space="0" w:color="auto"/>
          </w:divBdr>
        </w:div>
        <w:div w:id="521821447">
          <w:marLeft w:val="1166"/>
          <w:marRight w:val="0"/>
          <w:marTop w:val="96"/>
          <w:marBottom w:val="0"/>
          <w:divBdr>
            <w:top w:val="none" w:sz="0" w:space="0" w:color="auto"/>
            <w:left w:val="none" w:sz="0" w:space="0" w:color="auto"/>
            <w:bottom w:val="none" w:sz="0" w:space="0" w:color="auto"/>
            <w:right w:val="none" w:sz="0" w:space="0" w:color="auto"/>
          </w:divBdr>
        </w:div>
      </w:divsChild>
    </w:div>
    <w:div w:id="153953231">
      <w:bodyDiv w:val="1"/>
      <w:marLeft w:val="0"/>
      <w:marRight w:val="0"/>
      <w:marTop w:val="0"/>
      <w:marBottom w:val="0"/>
      <w:divBdr>
        <w:top w:val="none" w:sz="0" w:space="0" w:color="auto"/>
        <w:left w:val="none" w:sz="0" w:space="0" w:color="auto"/>
        <w:bottom w:val="none" w:sz="0" w:space="0" w:color="auto"/>
        <w:right w:val="none" w:sz="0" w:space="0" w:color="auto"/>
      </w:divBdr>
    </w:div>
    <w:div w:id="154224340">
      <w:bodyDiv w:val="1"/>
      <w:marLeft w:val="0"/>
      <w:marRight w:val="0"/>
      <w:marTop w:val="0"/>
      <w:marBottom w:val="0"/>
      <w:divBdr>
        <w:top w:val="none" w:sz="0" w:space="0" w:color="auto"/>
        <w:left w:val="none" w:sz="0" w:space="0" w:color="auto"/>
        <w:bottom w:val="none" w:sz="0" w:space="0" w:color="auto"/>
        <w:right w:val="none" w:sz="0" w:space="0" w:color="auto"/>
      </w:divBdr>
    </w:div>
    <w:div w:id="154535032">
      <w:bodyDiv w:val="1"/>
      <w:marLeft w:val="0"/>
      <w:marRight w:val="0"/>
      <w:marTop w:val="0"/>
      <w:marBottom w:val="0"/>
      <w:divBdr>
        <w:top w:val="none" w:sz="0" w:space="0" w:color="auto"/>
        <w:left w:val="none" w:sz="0" w:space="0" w:color="auto"/>
        <w:bottom w:val="none" w:sz="0" w:space="0" w:color="auto"/>
        <w:right w:val="none" w:sz="0" w:space="0" w:color="auto"/>
      </w:divBdr>
      <w:divsChild>
        <w:div w:id="359624682">
          <w:marLeft w:val="547"/>
          <w:marRight w:val="0"/>
          <w:marTop w:val="134"/>
          <w:marBottom w:val="0"/>
          <w:divBdr>
            <w:top w:val="none" w:sz="0" w:space="0" w:color="auto"/>
            <w:left w:val="none" w:sz="0" w:space="0" w:color="auto"/>
            <w:bottom w:val="none" w:sz="0" w:space="0" w:color="auto"/>
            <w:right w:val="none" w:sz="0" w:space="0" w:color="auto"/>
          </w:divBdr>
        </w:div>
        <w:div w:id="579750247">
          <w:marLeft w:val="1166"/>
          <w:marRight w:val="0"/>
          <w:marTop w:val="115"/>
          <w:marBottom w:val="0"/>
          <w:divBdr>
            <w:top w:val="none" w:sz="0" w:space="0" w:color="auto"/>
            <w:left w:val="none" w:sz="0" w:space="0" w:color="auto"/>
            <w:bottom w:val="none" w:sz="0" w:space="0" w:color="auto"/>
            <w:right w:val="none" w:sz="0" w:space="0" w:color="auto"/>
          </w:divBdr>
        </w:div>
        <w:div w:id="1436973401">
          <w:marLeft w:val="1800"/>
          <w:marRight w:val="0"/>
          <w:marTop w:val="96"/>
          <w:marBottom w:val="0"/>
          <w:divBdr>
            <w:top w:val="none" w:sz="0" w:space="0" w:color="auto"/>
            <w:left w:val="none" w:sz="0" w:space="0" w:color="auto"/>
            <w:bottom w:val="none" w:sz="0" w:space="0" w:color="auto"/>
            <w:right w:val="none" w:sz="0" w:space="0" w:color="auto"/>
          </w:divBdr>
        </w:div>
      </w:divsChild>
    </w:div>
    <w:div w:id="154536209">
      <w:bodyDiv w:val="1"/>
      <w:marLeft w:val="0"/>
      <w:marRight w:val="0"/>
      <w:marTop w:val="0"/>
      <w:marBottom w:val="0"/>
      <w:divBdr>
        <w:top w:val="none" w:sz="0" w:space="0" w:color="auto"/>
        <w:left w:val="none" w:sz="0" w:space="0" w:color="auto"/>
        <w:bottom w:val="none" w:sz="0" w:space="0" w:color="auto"/>
        <w:right w:val="none" w:sz="0" w:space="0" w:color="auto"/>
      </w:divBdr>
    </w:div>
    <w:div w:id="154809045">
      <w:bodyDiv w:val="1"/>
      <w:marLeft w:val="0"/>
      <w:marRight w:val="0"/>
      <w:marTop w:val="0"/>
      <w:marBottom w:val="0"/>
      <w:divBdr>
        <w:top w:val="none" w:sz="0" w:space="0" w:color="auto"/>
        <w:left w:val="none" w:sz="0" w:space="0" w:color="auto"/>
        <w:bottom w:val="none" w:sz="0" w:space="0" w:color="auto"/>
        <w:right w:val="none" w:sz="0" w:space="0" w:color="auto"/>
      </w:divBdr>
    </w:div>
    <w:div w:id="156582256">
      <w:bodyDiv w:val="1"/>
      <w:marLeft w:val="0"/>
      <w:marRight w:val="0"/>
      <w:marTop w:val="0"/>
      <w:marBottom w:val="0"/>
      <w:divBdr>
        <w:top w:val="none" w:sz="0" w:space="0" w:color="auto"/>
        <w:left w:val="none" w:sz="0" w:space="0" w:color="auto"/>
        <w:bottom w:val="none" w:sz="0" w:space="0" w:color="auto"/>
        <w:right w:val="none" w:sz="0" w:space="0" w:color="auto"/>
      </w:divBdr>
      <w:divsChild>
        <w:div w:id="650794547">
          <w:marLeft w:val="1440"/>
          <w:marRight w:val="0"/>
          <w:marTop w:val="120"/>
          <w:marBottom w:val="120"/>
          <w:divBdr>
            <w:top w:val="none" w:sz="0" w:space="0" w:color="auto"/>
            <w:left w:val="none" w:sz="0" w:space="0" w:color="auto"/>
            <w:bottom w:val="none" w:sz="0" w:space="0" w:color="auto"/>
            <w:right w:val="none" w:sz="0" w:space="0" w:color="auto"/>
          </w:divBdr>
        </w:div>
        <w:div w:id="1275210837">
          <w:marLeft w:val="720"/>
          <w:marRight w:val="0"/>
          <w:marTop w:val="120"/>
          <w:marBottom w:val="120"/>
          <w:divBdr>
            <w:top w:val="none" w:sz="0" w:space="0" w:color="auto"/>
            <w:left w:val="none" w:sz="0" w:space="0" w:color="auto"/>
            <w:bottom w:val="none" w:sz="0" w:space="0" w:color="auto"/>
            <w:right w:val="none" w:sz="0" w:space="0" w:color="auto"/>
          </w:divBdr>
        </w:div>
      </w:divsChild>
    </w:div>
    <w:div w:id="159122275">
      <w:bodyDiv w:val="1"/>
      <w:marLeft w:val="0"/>
      <w:marRight w:val="0"/>
      <w:marTop w:val="0"/>
      <w:marBottom w:val="0"/>
      <w:divBdr>
        <w:top w:val="none" w:sz="0" w:space="0" w:color="auto"/>
        <w:left w:val="none" w:sz="0" w:space="0" w:color="auto"/>
        <w:bottom w:val="none" w:sz="0" w:space="0" w:color="auto"/>
        <w:right w:val="none" w:sz="0" w:space="0" w:color="auto"/>
      </w:divBdr>
    </w:div>
    <w:div w:id="159738332">
      <w:bodyDiv w:val="1"/>
      <w:marLeft w:val="0"/>
      <w:marRight w:val="0"/>
      <w:marTop w:val="0"/>
      <w:marBottom w:val="0"/>
      <w:divBdr>
        <w:top w:val="none" w:sz="0" w:space="0" w:color="auto"/>
        <w:left w:val="none" w:sz="0" w:space="0" w:color="auto"/>
        <w:bottom w:val="none" w:sz="0" w:space="0" w:color="auto"/>
        <w:right w:val="none" w:sz="0" w:space="0" w:color="auto"/>
      </w:divBdr>
    </w:div>
    <w:div w:id="160894478">
      <w:bodyDiv w:val="1"/>
      <w:marLeft w:val="0"/>
      <w:marRight w:val="0"/>
      <w:marTop w:val="0"/>
      <w:marBottom w:val="0"/>
      <w:divBdr>
        <w:top w:val="none" w:sz="0" w:space="0" w:color="auto"/>
        <w:left w:val="none" w:sz="0" w:space="0" w:color="auto"/>
        <w:bottom w:val="none" w:sz="0" w:space="0" w:color="auto"/>
        <w:right w:val="none" w:sz="0" w:space="0" w:color="auto"/>
      </w:divBdr>
      <w:divsChild>
        <w:div w:id="439764273">
          <w:marLeft w:val="547"/>
          <w:marRight w:val="0"/>
          <w:marTop w:val="130"/>
          <w:marBottom w:val="0"/>
          <w:divBdr>
            <w:top w:val="none" w:sz="0" w:space="0" w:color="auto"/>
            <w:left w:val="none" w:sz="0" w:space="0" w:color="auto"/>
            <w:bottom w:val="none" w:sz="0" w:space="0" w:color="auto"/>
            <w:right w:val="none" w:sz="0" w:space="0" w:color="auto"/>
          </w:divBdr>
        </w:div>
        <w:div w:id="1198156157">
          <w:marLeft w:val="547"/>
          <w:marRight w:val="0"/>
          <w:marTop w:val="130"/>
          <w:marBottom w:val="0"/>
          <w:divBdr>
            <w:top w:val="none" w:sz="0" w:space="0" w:color="auto"/>
            <w:left w:val="none" w:sz="0" w:space="0" w:color="auto"/>
            <w:bottom w:val="none" w:sz="0" w:space="0" w:color="auto"/>
            <w:right w:val="none" w:sz="0" w:space="0" w:color="auto"/>
          </w:divBdr>
        </w:div>
        <w:div w:id="1534225437">
          <w:marLeft w:val="1800"/>
          <w:marRight w:val="0"/>
          <w:marTop w:val="96"/>
          <w:marBottom w:val="0"/>
          <w:divBdr>
            <w:top w:val="none" w:sz="0" w:space="0" w:color="auto"/>
            <w:left w:val="none" w:sz="0" w:space="0" w:color="auto"/>
            <w:bottom w:val="none" w:sz="0" w:space="0" w:color="auto"/>
            <w:right w:val="none" w:sz="0" w:space="0" w:color="auto"/>
          </w:divBdr>
        </w:div>
        <w:div w:id="1672370684">
          <w:marLeft w:val="1800"/>
          <w:marRight w:val="0"/>
          <w:marTop w:val="96"/>
          <w:marBottom w:val="0"/>
          <w:divBdr>
            <w:top w:val="none" w:sz="0" w:space="0" w:color="auto"/>
            <w:left w:val="none" w:sz="0" w:space="0" w:color="auto"/>
            <w:bottom w:val="none" w:sz="0" w:space="0" w:color="auto"/>
            <w:right w:val="none" w:sz="0" w:space="0" w:color="auto"/>
          </w:divBdr>
        </w:div>
        <w:div w:id="1923442358">
          <w:marLeft w:val="1166"/>
          <w:marRight w:val="0"/>
          <w:marTop w:val="115"/>
          <w:marBottom w:val="0"/>
          <w:divBdr>
            <w:top w:val="none" w:sz="0" w:space="0" w:color="auto"/>
            <w:left w:val="none" w:sz="0" w:space="0" w:color="auto"/>
            <w:bottom w:val="none" w:sz="0" w:space="0" w:color="auto"/>
            <w:right w:val="none" w:sz="0" w:space="0" w:color="auto"/>
          </w:divBdr>
        </w:div>
        <w:div w:id="1935672382">
          <w:marLeft w:val="1166"/>
          <w:marRight w:val="0"/>
          <w:marTop w:val="115"/>
          <w:marBottom w:val="0"/>
          <w:divBdr>
            <w:top w:val="none" w:sz="0" w:space="0" w:color="auto"/>
            <w:left w:val="none" w:sz="0" w:space="0" w:color="auto"/>
            <w:bottom w:val="none" w:sz="0" w:space="0" w:color="auto"/>
            <w:right w:val="none" w:sz="0" w:space="0" w:color="auto"/>
          </w:divBdr>
        </w:div>
      </w:divsChild>
    </w:div>
    <w:div w:id="161163902">
      <w:bodyDiv w:val="1"/>
      <w:marLeft w:val="0"/>
      <w:marRight w:val="0"/>
      <w:marTop w:val="0"/>
      <w:marBottom w:val="0"/>
      <w:divBdr>
        <w:top w:val="none" w:sz="0" w:space="0" w:color="auto"/>
        <w:left w:val="none" w:sz="0" w:space="0" w:color="auto"/>
        <w:bottom w:val="none" w:sz="0" w:space="0" w:color="auto"/>
        <w:right w:val="none" w:sz="0" w:space="0" w:color="auto"/>
      </w:divBdr>
      <w:divsChild>
        <w:div w:id="200480906">
          <w:marLeft w:val="1800"/>
          <w:marRight w:val="0"/>
          <w:marTop w:val="120"/>
          <w:marBottom w:val="60"/>
          <w:divBdr>
            <w:top w:val="none" w:sz="0" w:space="0" w:color="auto"/>
            <w:left w:val="none" w:sz="0" w:space="0" w:color="auto"/>
            <w:bottom w:val="none" w:sz="0" w:space="0" w:color="auto"/>
            <w:right w:val="none" w:sz="0" w:space="0" w:color="auto"/>
          </w:divBdr>
        </w:div>
        <w:div w:id="263921507">
          <w:marLeft w:val="1166"/>
          <w:marRight w:val="0"/>
          <w:marTop w:val="120"/>
          <w:marBottom w:val="60"/>
          <w:divBdr>
            <w:top w:val="none" w:sz="0" w:space="0" w:color="auto"/>
            <w:left w:val="none" w:sz="0" w:space="0" w:color="auto"/>
            <w:bottom w:val="none" w:sz="0" w:space="0" w:color="auto"/>
            <w:right w:val="none" w:sz="0" w:space="0" w:color="auto"/>
          </w:divBdr>
        </w:div>
        <w:div w:id="362676315">
          <w:marLeft w:val="547"/>
          <w:marRight w:val="0"/>
          <w:marTop w:val="120"/>
          <w:marBottom w:val="60"/>
          <w:divBdr>
            <w:top w:val="none" w:sz="0" w:space="0" w:color="auto"/>
            <w:left w:val="none" w:sz="0" w:space="0" w:color="auto"/>
            <w:bottom w:val="none" w:sz="0" w:space="0" w:color="auto"/>
            <w:right w:val="none" w:sz="0" w:space="0" w:color="auto"/>
          </w:divBdr>
        </w:div>
        <w:div w:id="1095785205">
          <w:marLeft w:val="1800"/>
          <w:marRight w:val="0"/>
          <w:marTop w:val="120"/>
          <w:marBottom w:val="60"/>
          <w:divBdr>
            <w:top w:val="none" w:sz="0" w:space="0" w:color="auto"/>
            <w:left w:val="none" w:sz="0" w:space="0" w:color="auto"/>
            <w:bottom w:val="none" w:sz="0" w:space="0" w:color="auto"/>
            <w:right w:val="none" w:sz="0" w:space="0" w:color="auto"/>
          </w:divBdr>
        </w:div>
        <w:div w:id="1172985395">
          <w:marLeft w:val="1800"/>
          <w:marRight w:val="0"/>
          <w:marTop w:val="120"/>
          <w:marBottom w:val="60"/>
          <w:divBdr>
            <w:top w:val="none" w:sz="0" w:space="0" w:color="auto"/>
            <w:left w:val="none" w:sz="0" w:space="0" w:color="auto"/>
            <w:bottom w:val="none" w:sz="0" w:space="0" w:color="auto"/>
            <w:right w:val="none" w:sz="0" w:space="0" w:color="auto"/>
          </w:divBdr>
        </w:div>
      </w:divsChild>
    </w:div>
    <w:div w:id="161506935">
      <w:bodyDiv w:val="1"/>
      <w:marLeft w:val="0"/>
      <w:marRight w:val="0"/>
      <w:marTop w:val="0"/>
      <w:marBottom w:val="0"/>
      <w:divBdr>
        <w:top w:val="none" w:sz="0" w:space="0" w:color="auto"/>
        <w:left w:val="none" w:sz="0" w:space="0" w:color="auto"/>
        <w:bottom w:val="none" w:sz="0" w:space="0" w:color="auto"/>
        <w:right w:val="none" w:sz="0" w:space="0" w:color="auto"/>
      </w:divBdr>
    </w:div>
    <w:div w:id="161623430">
      <w:bodyDiv w:val="1"/>
      <w:marLeft w:val="0"/>
      <w:marRight w:val="0"/>
      <w:marTop w:val="0"/>
      <w:marBottom w:val="0"/>
      <w:divBdr>
        <w:top w:val="none" w:sz="0" w:space="0" w:color="auto"/>
        <w:left w:val="none" w:sz="0" w:space="0" w:color="auto"/>
        <w:bottom w:val="none" w:sz="0" w:space="0" w:color="auto"/>
        <w:right w:val="none" w:sz="0" w:space="0" w:color="auto"/>
      </w:divBdr>
    </w:div>
    <w:div w:id="161824541">
      <w:bodyDiv w:val="1"/>
      <w:marLeft w:val="0"/>
      <w:marRight w:val="0"/>
      <w:marTop w:val="0"/>
      <w:marBottom w:val="0"/>
      <w:divBdr>
        <w:top w:val="none" w:sz="0" w:space="0" w:color="auto"/>
        <w:left w:val="none" w:sz="0" w:space="0" w:color="auto"/>
        <w:bottom w:val="none" w:sz="0" w:space="0" w:color="auto"/>
        <w:right w:val="none" w:sz="0" w:space="0" w:color="auto"/>
      </w:divBdr>
    </w:div>
    <w:div w:id="162399057">
      <w:bodyDiv w:val="1"/>
      <w:marLeft w:val="0"/>
      <w:marRight w:val="0"/>
      <w:marTop w:val="0"/>
      <w:marBottom w:val="0"/>
      <w:divBdr>
        <w:top w:val="none" w:sz="0" w:space="0" w:color="auto"/>
        <w:left w:val="none" w:sz="0" w:space="0" w:color="auto"/>
        <w:bottom w:val="none" w:sz="0" w:space="0" w:color="auto"/>
        <w:right w:val="none" w:sz="0" w:space="0" w:color="auto"/>
      </w:divBdr>
    </w:div>
    <w:div w:id="162666859">
      <w:bodyDiv w:val="1"/>
      <w:marLeft w:val="0"/>
      <w:marRight w:val="0"/>
      <w:marTop w:val="0"/>
      <w:marBottom w:val="0"/>
      <w:divBdr>
        <w:top w:val="none" w:sz="0" w:space="0" w:color="auto"/>
        <w:left w:val="none" w:sz="0" w:space="0" w:color="auto"/>
        <w:bottom w:val="none" w:sz="0" w:space="0" w:color="auto"/>
        <w:right w:val="none" w:sz="0" w:space="0" w:color="auto"/>
      </w:divBdr>
      <w:divsChild>
        <w:div w:id="396782751">
          <w:marLeft w:val="547"/>
          <w:marRight w:val="0"/>
          <w:marTop w:val="154"/>
          <w:marBottom w:val="0"/>
          <w:divBdr>
            <w:top w:val="none" w:sz="0" w:space="0" w:color="auto"/>
            <w:left w:val="none" w:sz="0" w:space="0" w:color="auto"/>
            <w:bottom w:val="none" w:sz="0" w:space="0" w:color="auto"/>
            <w:right w:val="none" w:sz="0" w:space="0" w:color="auto"/>
          </w:divBdr>
        </w:div>
        <w:div w:id="1295255478">
          <w:marLeft w:val="547"/>
          <w:marRight w:val="0"/>
          <w:marTop w:val="154"/>
          <w:marBottom w:val="0"/>
          <w:divBdr>
            <w:top w:val="none" w:sz="0" w:space="0" w:color="auto"/>
            <w:left w:val="none" w:sz="0" w:space="0" w:color="auto"/>
            <w:bottom w:val="none" w:sz="0" w:space="0" w:color="auto"/>
            <w:right w:val="none" w:sz="0" w:space="0" w:color="auto"/>
          </w:divBdr>
        </w:div>
        <w:div w:id="1439980941">
          <w:marLeft w:val="1166"/>
          <w:marRight w:val="0"/>
          <w:marTop w:val="134"/>
          <w:marBottom w:val="0"/>
          <w:divBdr>
            <w:top w:val="none" w:sz="0" w:space="0" w:color="auto"/>
            <w:left w:val="none" w:sz="0" w:space="0" w:color="auto"/>
            <w:bottom w:val="none" w:sz="0" w:space="0" w:color="auto"/>
            <w:right w:val="none" w:sz="0" w:space="0" w:color="auto"/>
          </w:divBdr>
        </w:div>
        <w:div w:id="1513228026">
          <w:marLeft w:val="1166"/>
          <w:marRight w:val="0"/>
          <w:marTop w:val="134"/>
          <w:marBottom w:val="0"/>
          <w:divBdr>
            <w:top w:val="none" w:sz="0" w:space="0" w:color="auto"/>
            <w:left w:val="none" w:sz="0" w:space="0" w:color="auto"/>
            <w:bottom w:val="none" w:sz="0" w:space="0" w:color="auto"/>
            <w:right w:val="none" w:sz="0" w:space="0" w:color="auto"/>
          </w:divBdr>
        </w:div>
      </w:divsChild>
    </w:div>
    <w:div w:id="162669742">
      <w:bodyDiv w:val="1"/>
      <w:marLeft w:val="0"/>
      <w:marRight w:val="0"/>
      <w:marTop w:val="0"/>
      <w:marBottom w:val="0"/>
      <w:divBdr>
        <w:top w:val="none" w:sz="0" w:space="0" w:color="auto"/>
        <w:left w:val="none" w:sz="0" w:space="0" w:color="auto"/>
        <w:bottom w:val="none" w:sz="0" w:space="0" w:color="auto"/>
        <w:right w:val="none" w:sz="0" w:space="0" w:color="auto"/>
      </w:divBdr>
    </w:div>
    <w:div w:id="163788807">
      <w:bodyDiv w:val="1"/>
      <w:marLeft w:val="0"/>
      <w:marRight w:val="0"/>
      <w:marTop w:val="0"/>
      <w:marBottom w:val="0"/>
      <w:divBdr>
        <w:top w:val="none" w:sz="0" w:space="0" w:color="auto"/>
        <w:left w:val="none" w:sz="0" w:space="0" w:color="auto"/>
        <w:bottom w:val="none" w:sz="0" w:space="0" w:color="auto"/>
        <w:right w:val="none" w:sz="0" w:space="0" w:color="auto"/>
      </w:divBdr>
    </w:div>
    <w:div w:id="165636983">
      <w:bodyDiv w:val="1"/>
      <w:marLeft w:val="0"/>
      <w:marRight w:val="0"/>
      <w:marTop w:val="0"/>
      <w:marBottom w:val="0"/>
      <w:divBdr>
        <w:top w:val="none" w:sz="0" w:space="0" w:color="auto"/>
        <w:left w:val="none" w:sz="0" w:space="0" w:color="auto"/>
        <w:bottom w:val="none" w:sz="0" w:space="0" w:color="auto"/>
        <w:right w:val="none" w:sz="0" w:space="0" w:color="auto"/>
      </w:divBdr>
      <w:divsChild>
        <w:div w:id="1409614495">
          <w:marLeft w:val="0"/>
          <w:marRight w:val="0"/>
          <w:marTop w:val="0"/>
          <w:marBottom w:val="0"/>
          <w:divBdr>
            <w:top w:val="none" w:sz="0" w:space="0" w:color="auto"/>
            <w:left w:val="none" w:sz="0" w:space="0" w:color="auto"/>
            <w:bottom w:val="none" w:sz="0" w:space="0" w:color="auto"/>
            <w:right w:val="none" w:sz="0" w:space="0" w:color="auto"/>
          </w:divBdr>
          <w:divsChild>
            <w:div w:id="233129169">
              <w:marLeft w:val="0"/>
              <w:marRight w:val="0"/>
              <w:marTop w:val="0"/>
              <w:marBottom w:val="0"/>
              <w:divBdr>
                <w:top w:val="none" w:sz="0" w:space="0" w:color="auto"/>
                <w:left w:val="none" w:sz="0" w:space="0" w:color="auto"/>
                <w:bottom w:val="none" w:sz="0" w:space="0" w:color="auto"/>
                <w:right w:val="none" w:sz="0" w:space="0" w:color="auto"/>
              </w:divBdr>
            </w:div>
            <w:div w:id="312873057">
              <w:marLeft w:val="0"/>
              <w:marRight w:val="0"/>
              <w:marTop w:val="0"/>
              <w:marBottom w:val="0"/>
              <w:divBdr>
                <w:top w:val="none" w:sz="0" w:space="0" w:color="auto"/>
                <w:left w:val="none" w:sz="0" w:space="0" w:color="auto"/>
                <w:bottom w:val="none" w:sz="0" w:space="0" w:color="auto"/>
                <w:right w:val="none" w:sz="0" w:space="0" w:color="auto"/>
              </w:divBdr>
            </w:div>
            <w:div w:id="1551383460">
              <w:marLeft w:val="0"/>
              <w:marRight w:val="0"/>
              <w:marTop w:val="0"/>
              <w:marBottom w:val="0"/>
              <w:divBdr>
                <w:top w:val="none" w:sz="0" w:space="0" w:color="auto"/>
                <w:left w:val="none" w:sz="0" w:space="0" w:color="auto"/>
                <w:bottom w:val="none" w:sz="0" w:space="0" w:color="auto"/>
                <w:right w:val="none" w:sz="0" w:space="0" w:color="auto"/>
              </w:divBdr>
            </w:div>
            <w:div w:id="191411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43105">
      <w:bodyDiv w:val="1"/>
      <w:marLeft w:val="0"/>
      <w:marRight w:val="0"/>
      <w:marTop w:val="0"/>
      <w:marBottom w:val="0"/>
      <w:divBdr>
        <w:top w:val="none" w:sz="0" w:space="0" w:color="auto"/>
        <w:left w:val="none" w:sz="0" w:space="0" w:color="auto"/>
        <w:bottom w:val="none" w:sz="0" w:space="0" w:color="auto"/>
        <w:right w:val="none" w:sz="0" w:space="0" w:color="auto"/>
      </w:divBdr>
    </w:div>
    <w:div w:id="167140755">
      <w:bodyDiv w:val="1"/>
      <w:marLeft w:val="0"/>
      <w:marRight w:val="0"/>
      <w:marTop w:val="0"/>
      <w:marBottom w:val="0"/>
      <w:divBdr>
        <w:top w:val="none" w:sz="0" w:space="0" w:color="auto"/>
        <w:left w:val="none" w:sz="0" w:space="0" w:color="auto"/>
        <w:bottom w:val="none" w:sz="0" w:space="0" w:color="auto"/>
        <w:right w:val="none" w:sz="0" w:space="0" w:color="auto"/>
      </w:divBdr>
    </w:div>
    <w:div w:id="167185618">
      <w:bodyDiv w:val="1"/>
      <w:marLeft w:val="0"/>
      <w:marRight w:val="0"/>
      <w:marTop w:val="0"/>
      <w:marBottom w:val="0"/>
      <w:divBdr>
        <w:top w:val="none" w:sz="0" w:space="0" w:color="auto"/>
        <w:left w:val="none" w:sz="0" w:space="0" w:color="auto"/>
        <w:bottom w:val="none" w:sz="0" w:space="0" w:color="auto"/>
        <w:right w:val="none" w:sz="0" w:space="0" w:color="auto"/>
      </w:divBdr>
    </w:div>
    <w:div w:id="167253854">
      <w:bodyDiv w:val="1"/>
      <w:marLeft w:val="0"/>
      <w:marRight w:val="0"/>
      <w:marTop w:val="0"/>
      <w:marBottom w:val="0"/>
      <w:divBdr>
        <w:top w:val="none" w:sz="0" w:space="0" w:color="auto"/>
        <w:left w:val="none" w:sz="0" w:space="0" w:color="auto"/>
        <w:bottom w:val="none" w:sz="0" w:space="0" w:color="auto"/>
        <w:right w:val="none" w:sz="0" w:space="0" w:color="auto"/>
      </w:divBdr>
    </w:div>
    <w:div w:id="167604405">
      <w:bodyDiv w:val="1"/>
      <w:marLeft w:val="0"/>
      <w:marRight w:val="0"/>
      <w:marTop w:val="0"/>
      <w:marBottom w:val="0"/>
      <w:divBdr>
        <w:top w:val="none" w:sz="0" w:space="0" w:color="auto"/>
        <w:left w:val="none" w:sz="0" w:space="0" w:color="auto"/>
        <w:bottom w:val="none" w:sz="0" w:space="0" w:color="auto"/>
        <w:right w:val="none" w:sz="0" w:space="0" w:color="auto"/>
      </w:divBdr>
    </w:div>
    <w:div w:id="167914830">
      <w:bodyDiv w:val="1"/>
      <w:marLeft w:val="0"/>
      <w:marRight w:val="0"/>
      <w:marTop w:val="0"/>
      <w:marBottom w:val="0"/>
      <w:divBdr>
        <w:top w:val="none" w:sz="0" w:space="0" w:color="auto"/>
        <w:left w:val="none" w:sz="0" w:space="0" w:color="auto"/>
        <w:bottom w:val="none" w:sz="0" w:space="0" w:color="auto"/>
        <w:right w:val="none" w:sz="0" w:space="0" w:color="auto"/>
      </w:divBdr>
      <w:divsChild>
        <w:div w:id="1844474201">
          <w:marLeft w:val="547"/>
          <w:marRight w:val="0"/>
          <w:marTop w:val="115"/>
          <w:marBottom w:val="0"/>
          <w:divBdr>
            <w:top w:val="none" w:sz="0" w:space="0" w:color="auto"/>
            <w:left w:val="none" w:sz="0" w:space="0" w:color="auto"/>
            <w:bottom w:val="none" w:sz="0" w:space="0" w:color="auto"/>
            <w:right w:val="none" w:sz="0" w:space="0" w:color="auto"/>
          </w:divBdr>
        </w:div>
      </w:divsChild>
    </w:div>
    <w:div w:id="170729110">
      <w:bodyDiv w:val="1"/>
      <w:marLeft w:val="0"/>
      <w:marRight w:val="0"/>
      <w:marTop w:val="0"/>
      <w:marBottom w:val="0"/>
      <w:divBdr>
        <w:top w:val="none" w:sz="0" w:space="0" w:color="auto"/>
        <w:left w:val="none" w:sz="0" w:space="0" w:color="auto"/>
        <w:bottom w:val="none" w:sz="0" w:space="0" w:color="auto"/>
        <w:right w:val="none" w:sz="0" w:space="0" w:color="auto"/>
      </w:divBdr>
    </w:div>
    <w:div w:id="171187841">
      <w:bodyDiv w:val="1"/>
      <w:marLeft w:val="0"/>
      <w:marRight w:val="0"/>
      <w:marTop w:val="0"/>
      <w:marBottom w:val="0"/>
      <w:divBdr>
        <w:top w:val="none" w:sz="0" w:space="0" w:color="auto"/>
        <w:left w:val="none" w:sz="0" w:space="0" w:color="auto"/>
        <w:bottom w:val="none" w:sz="0" w:space="0" w:color="auto"/>
        <w:right w:val="none" w:sz="0" w:space="0" w:color="auto"/>
      </w:divBdr>
    </w:div>
    <w:div w:id="171189410">
      <w:bodyDiv w:val="1"/>
      <w:marLeft w:val="0"/>
      <w:marRight w:val="0"/>
      <w:marTop w:val="0"/>
      <w:marBottom w:val="0"/>
      <w:divBdr>
        <w:top w:val="none" w:sz="0" w:space="0" w:color="auto"/>
        <w:left w:val="none" w:sz="0" w:space="0" w:color="auto"/>
        <w:bottom w:val="none" w:sz="0" w:space="0" w:color="auto"/>
        <w:right w:val="none" w:sz="0" w:space="0" w:color="auto"/>
      </w:divBdr>
    </w:div>
    <w:div w:id="171264011">
      <w:bodyDiv w:val="1"/>
      <w:marLeft w:val="0"/>
      <w:marRight w:val="0"/>
      <w:marTop w:val="0"/>
      <w:marBottom w:val="0"/>
      <w:divBdr>
        <w:top w:val="none" w:sz="0" w:space="0" w:color="auto"/>
        <w:left w:val="none" w:sz="0" w:space="0" w:color="auto"/>
        <w:bottom w:val="none" w:sz="0" w:space="0" w:color="auto"/>
        <w:right w:val="none" w:sz="0" w:space="0" w:color="auto"/>
      </w:divBdr>
    </w:div>
    <w:div w:id="171724531">
      <w:bodyDiv w:val="1"/>
      <w:marLeft w:val="0"/>
      <w:marRight w:val="0"/>
      <w:marTop w:val="0"/>
      <w:marBottom w:val="0"/>
      <w:divBdr>
        <w:top w:val="none" w:sz="0" w:space="0" w:color="auto"/>
        <w:left w:val="none" w:sz="0" w:space="0" w:color="auto"/>
        <w:bottom w:val="none" w:sz="0" w:space="0" w:color="auto"/>
        <w:right w:val="none" w:sz="0" w:space="0" w:color="auto"/>
      </w:divBdr>
    </w:div>
    <w:div w:id="171800115">
      <w:bodyDiv w:val="1"/>
      <w:marLeft w:val="0"/>
      <w:marRight w:val="0"/>
      <w:marTop w:val="0"/>
      <w:marBottom w:val="0"/>
      <w:divBdr>
        <w:top w:val="none" w:sz="0" w:space="0" w:color="auto"/>
        <w:left w:val="none" w:sz="0" w:space="0" w:color="auto"/>
        <w:bottom w:val="none" w:sz="0" w:space="0" w:color="auto"/>
        <w:right w:val="none" w:sz="0" w:space="0" w:color="auto"/>
      </w:divBdr>
    </w:div>
    <w:div w:id="172694565">
      <w:bodyDiv w:val="1"/>
      <w:marLeft w:val="0"/>
      <w:marRight w:val="0"/>
      <w:marTop w:val="0"/>
      <w:marBottom w:val="0"/>
      <w:divBdr>
        <w:top w:val="none" w:sz="0" w:space="0" w:color="auto"/>
        <w:left w:val="none" w:sz="0" w:space="0" w:color="auto"/>
        <w:bottom w:val="none" w:sz="0" w:space="0" w:color="auto"/>
        <w:right w:val="none" w:sz="0" w:space="0" w:color="auto"/>
      </w:divBdr>
    </w:div>
    <w:div w:id="173619622">
      <w:bodyDiv w:val="1"/>
      <w:marLeft w:val="0"/>
      <w:marRight w:val="0"/>
      <w:marTop w:val="0"/>
      <w:marBottom w:val="0"/>
      <w:divBdr>
        <w:top w:val="none" w:sz="0" w:space="0" w:color="auto"/>
        <w:left w:val="none" w:sz="0" w:space="0" w:color="auto"/>
        <w:bottom w:val="none" w:sz="0" w:space="0" w:color="auto"/>
        <w:right w:val="none" w:sz="0" w:space="0" w:color="auto"/>
      </w:divBdr>
    </w:div>
    <w:div w:id="173954742">
      <w:bodyDiv w:val="1"/>
      <w:marLeft w:val="0"/>
      <w:marRight w:val="0"/>
      <w:marTop w:val="0"/>
      <w:marBottom w:val="0"/>
      <w:divBdr>
        <w:top w:val="none" w:sz="0" w:space="0" w:color="auto"/>
        <w:left w:val="none" w:sz="0" w:space="0" w:color="auto"/>
        <w:bottom w:val="none" w:sz="0" w:space="0" w:color="auto"/>
        <w:right w:val="none" w:sz="0" w:space="0" w:color="auto"/>
      </w:divBdr>
    </w:div>
    <w:div w:id="174153476">
      <w:bodyDiv w:val="1"/>
      <w:marLeft w:val="0"/>
      <w:marRight w:val="0"/>
      <w:marTop w:val="0"/>
      <w:marBottom w:val="0"/>
      <w:divBdr>
        <w:top w:val="none" w:sz="0" w:space="0" w:color="auto"/>
        <w:left w:val="none" w:sz="0" w:space="0" w:color="auto"/>
        <w:bottom w:val="none" w:sz="0" w:space="0" w:color="auto"/>
        <w:right w:val="none" w:sz="0" w:space="0" w:color="auto"/>
      </w:divBdr>
    </w:div>
    <w:div w:id="174468889">
      <w:bodyDiv w:val="1"/>
      <w:marLeft w:val="0"/>
      <w:marRight w:val="0"/>
      <w:marTop w:val="0"/>
      <w:marBottom w:val="0"/>
      <w:divBdr>
        <w:top w:val="none" w:sz="0" w:space="0" w:color="auto"/>
        <w:left w:val="none" w:sz="0" w:space="0" w:color="auto"/>
        <w:bottom w:val="none" w:sz="0" w:space="0" w:color="auto"/>
        <w:right w:val="none" w:sz="0" w:space="0" w:color="auto"/>
      </w:divBdr>
    </w:div>
    <w:div w:id="175853146">
      <w:bodyDiv w:val="1"/>
      <w:marLeft w:val="0"/>
      <w:marRight w:val="0"/>
      <w:marTop w:val="0"/>
      <w:marBottom w:val="0"/>
      <w:divBdr>
        <w:top w:val="none" w:sz="0" w:space="0" w:color="auto"/>
        <w:left w:val="none" w:sz="0" w:space="0" w:color="auto"/>
        <w:bottom w:val="none" w:sz="0" w:space="0" w:color="auto"/>
        <w:right w:val="none" w:sz="0" w:space="0" w:color="auto"/>
      </w:divBdr>
      <w:divsChild>
        <w:div w:id="568002370">
          <w:marLeft w:val="547"/>
          <w:marRight w:val="0"/>
          <w:marTop w:val="120"/>
          <w:marBottom w:val="0"/>
          <w:divBdr>
            <w:top w:val="none" w:sz="0" w:space="0" w:color="auto"/>
            <w:left w:val="none" w:sz="0" w:space="0" w:color="auto"/>
            <w:bottom w:val="none" w:sz="0" w:space="0" w:color="auto"/>
            <w:right w:val="none" w:sz="0" w:space="0" w:color="auto"/>
          </w:divBdr>
        </w:div>
        <w:div w:id="832767535">
          <w:marLeft w:val="1166"/>
          <w:marRight w:val="0"/>
          <w:marTop w:val="106"/>
          <w:marBottom w:val="0"/>
          <w:divBdr>
            <w:top w:val="none" w:sz="0" w:space="0" w:color="auto"/>
            <w:left w:val="none" w:sz="0" w:space="0" w:color="auto"/>
            <w:bottom w:val="none" w:sz="0" w:space="0" w:color="auto"/>
            <w:right w:val="none" w:sz="0" w:space="0" w:color="auto"/>
          </w:divBdr>
        </w:div>
        <w:div w:id="1054431494">
          <w:marLeft w:val="547"/>
          <w:marRight w:val="0"/>
          <w:marTop w:val="120"/>
          <w:marBottom w:val="0"/>
          <w:divBdr>
            <w:top w:val="none" w:sz="0" w:space="0" w:color="auto"/>
            <w:left w:val="none" w:sz="0" w:space="0" w:color="auto"/>
            <w:bottom w:val="none" w:sz="0" w:space="0" w:color="auto"/>
            <w:right w:val="none" w:sz="0" w:space="0" w:color="auto"/>
          </w:divBdr>
        </w:div>
        <w:div w:id="1561133159">
          <w:marLeft w:val="547"/>
          <w:marRight w:val="0"/>
          <w:marTop w:val="120"/>
          <w:marBottom w:val="0"/>
          <w:divBdr>
            <w:top w:val="none" w:sz="0" w:space="0" w:color="auto"/>
            <w:left w:val="none" w:sz="0" w:space="0" w:color="auto"/>
            <w:bottom w:val="none" w:sz="0" w:space="0" w:color="auto"/>
            <w:right w:val="none" w:sz="0" w:space="0" w:color="auto"/>
          </w:divBdr>
        </w:div>
        <w:div w:id="1649935438">
          <w:marLeft w:val="1800"/>
          <w:marRight w:val="0"/>
          <w:marTop w:val="91"/>
          <w:marBottom w:val="0"/>
          <w:divBdr>
            <w:top w:val="none" w:sz="0" w:space="0" w:color="auto"/>
            <w:left w:val="none" w:sz="0" w:space="0" w:color="auto"/>
            <w:bottom w:val="none" w:sz="0" w:space="0" w:color="auto"/>
            <w:right w:val="none" w:sz="0" w:space="0" w:color="auto"/>
          </w:divBdr>
        </w:div>
        <w:div w:id="1762414848">
          <w:marLeft w:val="1166"/>
          <w:marRight w:val="0"/>
          <w:marTop w:val="106"/>
          <w:marBottom w:val="0"/>
          <w:divBdr>
            <w:top w:val="none" w:sz="0" w:space="0" w:color="auto"/>
            <w:left w:val="none" w:sz="0" w:space="0" w:color="auto"/>
            <w:bottom w:val="none" w:sz="0" w:space="0" w:color="auto"/>
            <w:right w:val="none" w:sz="0" w:space="0" w:color="auto"/>
          </w:divBdr>
        </w:div>
        <w:div w:id="1770809181">
          <w:marLeft w:val="1166"/>
          <w:marRight w:val="0"/>
          <w:marTop w:val="106"/>
          <w:marBottom w:val="0"/>
          <w:divBdr>
            <w:top w:val="none" w:sz="0" w:space="0" w:color="auto"/>
            <w:left w:val="none" w:sz="0" w:space="0" w:color="auto"/>
            <w:bottom w:val="none" w:sz="0" w:space="0" w:color="auto"/>
            <w:right w:val="none" w:sz="0" w:space="0" w:color="auto"/>
          </w:divBdr>
        </w:div>
        <w:div w:id="1997031696">
          <w:marLeft w:val="1166"/>
          <w:marRight w:val="0"/>
          <w:marTop w:val="106"/>
          <w:marBottom w:val="0"/>
          <w:divBdr>
            <w:top w:val="none" w:sz="0" w:space="0" w:color="auto"/>
            <w:left w:val="none" w:sz="0" w:space="0" w:color="auto"/>
            <w:bottom w:val="none" w:sz="0" w:space="0" w:color="auto"/>
            <w:right w:val="none" w:sz="0" w:space="0" w:color="auto"/>
          </w:divBdr>
        </w:div>
        <w:div w:id="2067606238">
          <w:marLeft w:val="1166"/>
          <w:marRight w:val="0"/>
          <w:marTop w:val="106"/>
          <w:marBottom w:val="0"/>
          <w:divBdr>
            <w:top w:val="none" w:sz="0" w:space="0" w:color="auto"/>
            <w:left w:val="none" w:sz="0" w:space="0" w:color="auto"/>
            <w:bottom w:val="none" w:sz="0" w:space="0" w:color="auto"/>
            <w:right w:val="none" w:sz="0" w:space="0" w:color="auto"/>
          </w:divBdr>
        </w:div>
      </w:divsChild>
    </w:div>
    <w:div w:id="178931415">
      <w:bodyDiv w:val="1"/>
      <w:marLeft w:val="0"/>
      <w:marRight w:val="0"/>
      <w:marTop w:val="0"/>
      <w:marBottom w:val="0"/>
      <w:divBdr>
        <w:top w:val="none" w:sz="0" w:space="0" w:color="auto"/>
        <w:left w:val="none" w:sz="0" w:space="0" w:color="auto"/>
        <w:bottom w:val="none" w:sz="0" w:space="0" w:color="auto"/>
        <w:right w:val="none" w:sz="0" w:space="0" w:color="auto"/>
      </w:divBdr>
      <w:divsChild>
        <w:div w:id="935016465">
          <w:marLeft w:val="547"/>
          <w:marRight w:val="0"/>
          <w:marTop w:val="154"/>
          <w:marBottom w:val="0"/>
          <w:divBdr>
            <w:top w:val="none" w:sz="0" w:space="0" w:color="auto"/>
            <w:left w:val="none" w:sz="0" w:space="0" w:color="auto"/>
            <w:bottom w:val="none" w:sz="0" w:space="0" w:color="auto"/>
            <w:right w:val="none" w:sz="0" w:space="0" w:color="auto"/>
          </w:divBdr>
        </w:div>
      </w:divsChild>
    </w:div>
    <w:div w:id="179127804">
      <w:bodyDiv w:val="1"/>
      <w:marLeft w:val="0"/>
      <w:marRight w:val="0"/>
      <w:marTop w:val="0"/>
      <w:marBottom w:val="0"/>
      <w:divBdr>
        <w:top w:val="none" w:sz="0" w:space="0" w:color="auto"/>
        <w:left w:val="none" w:sz="0" w:space="0" w:color="auto"/>
        <w:bottom w:val="none" w:sz="0" w:space="0" w:color="auto"/>
        <w:right w:val="none" w:sz="0" w:space="0" w:color="auto"/>
      </w:divBdr>
    </w:div>
    <w:div w:id="180046386">
      <w:bodyDiv w:val="1"/>
      <w:marLeft w:val="0"/>
      <w:marRight w:val="0"/>
      <w:marTop w:val="0"/>
      <w:marBottom w:val="0"/>
      <w:divBdr>
        <w:top w:val="none" w:sz="0" w:space="0" w:color="auto"/>
        <w:left w:val="none" w:sz="0" w:space="0" w:color="auto"/>
        <w:bottom w:val="none" w:sz="0" w:space="0" w:color="auto"/>
        <w:right w:val="none" w:sz="0" w:space="0" w:color="auto"/>
      </w:divBdr>
    </w:div>
    <w:div w:id="180633196">
      <w:bodyDiv w:val="1"/>
      <w:marLeft w:val="0"/>
      <w:marRight w:val="0"/>
      <w:marTop w:val="0"/>
      <w:marBottom w:val="0"/>
      <w:divBdr>
        <w:top w:val="none" w:sz="0" w:space="0" w:color="auto"/>
        <w:left w:val="none" w:sz="0" w:space="0" w:color="auto"/>
        <w:bottom w:val="none" w:sz="0" w:space="0" w:color="auto"/>
        <w:right w:val="none" w:sz="0" w:space="0" w:color="auto"/>
      </w:divBdr>
      <w:divsChild>
        <w:div w:id="1319114327">
          <w:marLeft w:val="720"/>
          <w:marRight w:val="0"/>
          <w:marTop w:val="96"/>
          <w:marBottom w:val="0"/>
          <w:divBdr>
            <w:top w:val="none" w:sz="0" w:space="0" w:color="auto"/>
            <w:left w:val="none" w:sz="0" w:space="0" w:color="auto"/>
            <w:bottom w:val="none" w:sz="0" w:space="0" w:color="auto"/>
            <w:right w:val="none" w:sz="0" w:space="0" w:color="auto"/>
          </w:divBdr>
        </w:div>
        <w:div w:id="1704136229">
          <w:marLeft w:val="720"/>
          <w:marRight w:val="0"/>
          <w:marTop w:val="96"/>
          <w:marBottom w:val="0"/>
          <w:divBdr>
            <w:top w:val="none" w:sz="0" w:space="0" w:color="auto"/>
            <w:left w:val="none" w:sz="0" w:space="0" w:color="auto"/>
            <w:bottom w:val="none" w:sz="0" w:space="0" w:color="auto"/>
            <w:right w:val="none" w:sz="0" w:space="0" w:color="auto"/>
          </w:divBdr>
        </w:div>
        <w:div w:id="1813056975">
          <w:marLeft w:val="1354"/>
          <w:marRight w:val="0"/>
          <w:marTop w:val="77"/>
          <w:marBottom w:val="0"/>
          <w:divBdr>
            <w:top w:val="none" w:sz="0" w:space="0" w:color="auto"/>
            <w:left w:val="none" w:sz="0" w:space="0" w:color="auto"/>
            <w:bottom w:val="none" w:sz="0" w:space="0" w:color="auto"/>
            <w:right w:val="none" w:sz="0" w:space="0" w:color="auto"/>
          </w:divBdr>
        </w:div>
        <w:div w:id="1950310871">
          <w:marLeft w:val="1354"/>
          <w:marRight w:val="0"/>
          <w:marTop w:val="77"/>
          <w:marBottom w:val="0"/>
          <w:divBdr>
            <w:top w:val="none" w:sz="0" w:space="0" w:color="auto"/>
            <w:left w:val="none" w:sz="0" w:space="0" w:color="auto"/>
            <w:bottom w:val="none" w:sz="0" w:space="0" w:color="auto"/>
            <w:right w:val="none" w:sz="0" w:space="0" w:color="auto"/>
          </w:divBdr>
        </w:div>
      </w:divsChild>
    </w:div>
    <w:div w:id="181281721">
      <w:bodyDiv w:val="1"/>
      <w:marLeft w:val="0"/>
      <w:marRight w:val="0"/>
      <w:marTop w:val="0"/>
      <w:marBottom w:val="0"/>
      <w:divBdr>
        <w:top w:val="none" w:sz="0" w:space="0" w:color="auto"/>
        <w:left w:val="none" w:sz="0" w:space="0" w:color="auto"/>
        <w:bottom w:val="none" w:sz="0" w:space="0" w:color="auto"/>
        <w:right w:val="none" w:sz="0" w:space="0" w:color="auto"/>
      </w:divBdr>
      <w:divsChild>
        <w:div w:id="908420737">
          <w:marLeft w:val="547"/>
          <w:marRight w:val="0"/>
          <w:marTop w:val="96"/>
          <w:marBottom w:val="0"/>
          <w:divBdr>
            <w:top w:val="none" w:sz="0" w:space="0" w:color="auto"/>
            <w:left w:val="none" w:sz="0" w:space="0" w:color="auto"/>
            <w:bottom w:val="none" w:sz="0" w:space="0" w:color="auto"/>
            <w:right w:val="none" w:sz="0" w:space="0" w:color="auto"/>
          </w:divBdr>
        </w:div>
        <w:div w:id="1233085172">
          <w:marLeft w:val="1166"/>
          <w:marRight w:val="0"/>
          <w:marTop w:val="77"/>
          <w:marBottom w:val="0"/>
          <w:divBdr>
            <w:top w:val="none" w:sz="0" w:space="0" w:color="auto"/>
            <w:left w:val="none" w:sz="0" w:space="0" w:color="auto"/>
            <w:bottom w:val="none" w:sz="0" w:space="0" w:color="auto"/>
            <w:right w:val="none" w:sz="0" w:space="0" w:color="auto"/>
          </w:divBdr>
        </w:div>
        <w:div w:id="1625116825">
          <w:marLeft w:val="1166"/>
          <w:marRight w:val="0"/>
          <w:marTop w:val="77"/>
          <w:marBottom w:val="0"/>
          <w:divBdr>
            <w:top w:val="none" w:sz="0" w:space="0" w:color="auto"/>
            <w:left w:val="none" w:sz="0" w:space="0" w:color="auto"/>
            <w:bottom w:val="none" w:sz="0" w:space="0" w:color="auto"/>
            <w:right w:val="none" w:sz="0" w:space="0" w:color="auto"/>
          </w:divBdr>
        </w:div>
      </w:divsChild>
    </w:div>
    <w:div w:id="182090462">
      <w:bodyDiv w:val="1"/>
      <w:marLeft w:val="0"/>
      <w:marRight w:val="0"/>
      <w:marTop w:val="0"/>
      <w:marBottom w:val="0"/>
      <w:divBdr>
        <w:top w:val="none" w:sz="0" w:space="0" w:color="auto"/>
        <w:left w:val="none" w:sz="0" w:space="0" w:color="auto"/>
        <w:bottom w:val="none" w:sz="0" w:space="0" w:color="auto"/>
        <w:right w:val="none" w:sz="0" w:space="0" w:color="auto"/>
      </w:divBdr>
    </w:div>
    <w:div w:id="182518452">
      <w:bodyDiv w:val="1"/>
      <w:marLeft w:val="0"/>
      <w:marRight w:val="0"/>
      <w:marTop w:val="0"/>
      <w:marBottom w:val="0"/>
      <w:divBdr>
        <w:top w:val="none" w:sz="0" w:space="0" w:color="auto"/>
        <w:left w:val="none" w:sz="0" w:space="0" w:color="auto"/>
        <w:bottom w:val="none" w:sz="0" w:space="0" w:color="auto"/>
        <w:right w:val="none" w:sz="0" w:space="0" w:color="auto"/>
      </w:divBdr>
    </w:div>
    <w:div w:id="182598763">
      <w:bodyDiv w:val="1"/>
      <w:marLeft w:val="0"/>
      <w:marRight w:val="0"/>
      <w:marTop w:val="0"/>
      <w:marBottom w:val="0"/>
      <w:divBdr>
        <w:top w:val="none" w:sz="0" w:space="0" w:color="auto"/>
        <w:left w:val="none" w:sz="0" w:space="0" w:color="auto"/>
        <w:bottom w:val="none" w:sz="0" w:space="0" w:color="auto"/>
        <w:right w:val="none" w:sz="0" w:space="0" w:color="auto"/>
      </w:divBdr>
      <w:divsChild>
        <w:div w:id="308752530">
          <w:marLeft w:val="1800"/>
          <w:marRight w:val="0"/>
          <w:marTop w:val="77"/>
          <w:marBottom w:val="0"/>
          <w:divBdr>
            <w:top w:val="none" w:sz="0" w:space="0" w:color="auto"/>
            <w:left w:val="none" w:sz="0" w:space="0" w:color="auto"/>
            <w:bottom w:val="none" w:sz="0" w:space="0" w:color="auto"/>
            <w:right w:val="none" w:sz="0" w:space="0" w:color="auto"/>
          </w:divBdr>
        </w:div>
        <w:div w:id="337074162">
          <w:marLeft w:val="547"/>
          <w:marRight w:val="0"/>
          <w:marTop w:val="115"/>
          <w:marBottom w:val="0"/>
          <w:divBdr>
            <w:top w:val="none" w:sz="0" w:space="0" w:color="auto"/>
            <w:left w:val="none" w:sz="0" w:space="0" w:color="auto"/>
            <w:bottom w:val="none" w:sz="0" w:space="0" w:color="auto"/>
            <w:right w:val="none" w:sz="0" w:space="0" w:color="auto"/>
          </w:divBdr>
        </w:div>
        <w:div w:id="434327899">
          <w:marLeft w:val="1166"/>
          <w:marRight w:val="0"/>
          <w:marTop w:val="96"/>
          <w:marBottom w:val="0"/>
          <w:divBdr>
            <w:top w:val="none" w:sz="0" w:space="0" w:color="auto"/>
            <w:left w:val="none" w:sz="0" w:space="0" w:color="auto"/>
            <w:bottom w:val="none" w:sz="0" w:space="0" w:color="auto"/>
            <w:right w:val="none" w:sz="0" w:space="0" w:color="auto"/>
          </w:divBdr>
        </w:div>
        <w:div w:id="703867809">
          <w:marLeft w:val="1800"/>
          <w:marRight w:val="0"/>
          <w:marTop w:val="77"/>
          <w:marBottom w:val="0"/>
          <w:divBdr>
            <w:top w:val="none" w:sz="0" w:space="0" w:color="auto"/>
            <w:left w:val="none" w:sz="0" w:space="0" w:color="auto"/>
            <w:bottom w:val="none" w:sz="0" w:space="0" w:color="auto"/>
            <w:right w:val="none" w:sz="0" w:space="0" w:color="auto"/>
          </w:divBdr>
        </w:div>
        <w:div w:id="779372970">
          <w:marLeft w:val="1166"/>
          <w:marRight w:val="0"/>
          <w:marTop w:val="96"/>
          <w:marBottom w:val="0"/>
          <w:divBdr>
            <w:top w:val="none" w:sz="0" w:space="0" w:color="auto"/>
            <w:left w:val="none" w:sz="0" w:space="0" w:color="auto"/>
            <w:bottom w:val="none" w:sz="0" w:space="0" w:color="auto"/>
            <w:right w:val="none" w:sz="0" w:space="0" w:color="auto"/>
          </w:divBdr>
        </w:div>
        <w:div w:id="843014907">
          <w:marLeft w:val="1166"/>
          <w:marRight w:val="0"/>
          <w:marTop w:val="96"/>
          <w:marBottom w:val="0"/>
          <w:divBdr>
            <w:top w:val="none" w:sz="0" w:space="0" w:color="auto"/>
            <w:left w:val="none" w:sz="0" w:space="0" w:color="auto"/>
            <w:bottom w:val="none" w:sz="0" w:space="0" w:color="auto"/>
            <w:right w:val="none" w:sz="0" w:space="0" w:color="auto"/>
          </w:divBdr>
        </w:div>
        <w:div w:id="1135029598">
          <w:marLeft w:val="1800"/>
          <w:marRight w:val="0"/>
          <w:marTop w:val="77"/>
          <w:marBottom w:val="0"/>
          <w:divBdr>
            <w:top w:val="none" w:sz="0" w:space="0" w:color="auto"/>
            <w:left w:val="none" w:sz="0" w:space="0" w:color="auto"/>
            <w:bottom w:val="none" w:sz="0" w:space="0" w:color="auto"/>
            <w:right w:val="none" w:sz="0" w:space="0" w:color="auto"/>
          </w:divBdr>
        </w:div>
        <w:div w:id="1431311248">
          <w:marLeft w:val="1800"/>
          <w:marRight w:val="0"/>
          <w:marTop w:val="77"/>
          <w:marBottom w:val="0"/>
          <w:divBdr>
            <w:top w:val="none" w:sz="0" w:space="0" w:color="auto"/>
            <w:left w:val="none" w:sz="0" w:space="0" w:color="auto"/>
            <w:bottom w:val="none" w:sz="0" w:space="0" w:color="auto"/>
            <w:right w:val="none" w:sz="0" w:space="0" w:color="auto"/>
          </w:divBdr>
        </w:div>
        <w:div w:id="1479760294">
          <w:marLeft w:val="1800"/>
          <w:marRight w:val="0"/>
          <w:marTop w:val="77"/>
          <w:marBottom w:val="0"/>
          <w:divBdr>
            <w:top w:val="none" w:sz="0" w:space="0" w:color="auto"/>
            <w:left w:val="none" w:sz="0" w:space="0" w:color="auto"/>
            <w:bottom w:val="none" w:sz="0" w:space="0" w:color="auto"/>
            <w:right w:val="none" w:sz="0" w:space="0" w:color="auto"/>
          </w:divBdr>
        </w:div>
      </w:divsChild>
    </w:div>
    <w:div w:id="182860940">
      <w:bodyDiv w:val="1"/>
      <w:marLeft w:val="0"/>
      <w:marRight w:val="0"/>
      <w:marTop w:val="0"/>
      <w:marBottom w:val="0"/>
      <w:divBdr>
        <w:top w:val="none" w:sz="0" w:space="0" w:color="auto"/>
        <w:left w:val="none" w:sz="0" w:space="0" w:color="auto"/>
        <w:bottom w:val="none" w:sz="0" w:space="0" w:color="auto"/>
        <w:right w:val="none" w:sz="0" w:space="0" w:color="auto"/>
      </w:divBdr>
    </w:div>
    <w:div w:id="184246060">
      <w:bodyDiv w:val="1"/>
      <w:marLeft w:val="0"/>
      <w:marRight w:val="0"/>
      <w:marTop w:val="0"/>
      <w:marBottom w:val="0"/>
      <w:divBdr>
        <w:top w:val="none" w:sz="0" w:space="0" w:color="auto"/>
        <w:left w:val="none" w:sz="0" w:space="0" w:color="auto"/>
        <w:bottom w:val="none" w:sz="0" w:space="0" w:color="auto"/>
        <w:right w:val="none" w:sz="0" w:space="0" w:color="auto"/>
      </w:divBdr>
      <w:divsChild>
        <w:div w:id="81806855">
          <w:marLeft w:val="1166"/>
          <w:marRight w:val="0"/>
          <w:marTop w:val="86"/>
          <w:marBottom w:val="0"/>
          <w:divBdr>
            <w:top w:val="none" w:sz="0" w:space="0" w:color="auto"/>
            <w:left w:val="none" w:sz="0" w:space="0" w:color="auto"/>
            <w:bottom w:val="none" w:sz="0" w:space="0" w:color="auto"/>
            <w:right w:val="none" w:sz="0" w:space="0" w:color="auto"/>
          </w:divBdr>
        </w:div>
        <w:div w:id="146870540">
          <w:marLeft w:val="547"/>
          <w:marRight w:val="0"/>
          <w:marTop w:val="96"/>
          <w:marBottom w:val="0"/>
          <w:divBdr>
            <w:top w:val="none" w:sz="0" w:space="0" w:color="auto"/>
            <w:left w:val="none" w:sz="0" w:space="0" w:color="auto"/>
            <w:bottom w:val="none" w:sz="0" w:space="0" w:color="auto"/>
            <w:right w:val="none" w:sz="0" w:space="0" w:color="auto"/>
          </w:divBdr>
        </w:div>
        <w:div w:id="325597343">
          <w:marLeft w:val="547"/>
          <w:marRight w:val="0"/>
          <w:marTop w:val="96"/>
          <w:marBottom w:val="0"/>
          <w:divBdr>
            <w:top w:val="none" w:sz="0" w:space="0" w:color="auto"/>
            <w:left w:val="none" w:sz="0" w:space="0" w:color="auto"/>
            <w:bottom w:val="none" w:sz="0" w:space="0" w:color="auto"/>
            <w:right w:val="none" w:sz="0" w:space="0" w:color="auto"/>
          </w:divBdr>
        </w:div>
        <w:div w:id="468280392">
          <w:marLeft w:val="547"/>
          <w:marRight w:val="0"/>
          <w:marTop w:val="96"/>
          <w:marBottom w:val="0"/>
          <w:divBdr>
            <w:top w:val="none" w:sz="0" w:space="0" w:color="auto"/>
            <w:left w:val="none" w:sz="0" w:space="0" w:color="auto"/>
            <w:bottom w:val="none" w:sz="0" w:space="0" w:color="auto"/>
            <w:right w:val="none" w:sz="0" w:space="0" w:color="auto"/>
          </w:divBdr>
        </w:div>
        <w:div w:id="1128013190">
          <w:marLeft w:val="1800"/>
          <w:marRight w:val="0"/>
          <w:marTop w:val="67"/>
          <w:marBottom w:val="0"/>
          <w:divBdr>
            <w:top w:val="none" w:sz="0" w:space="0" w:color="auto"/>
            <w:left w:val="none" w:sz="0" w:space="0" w:color="auto"/>
            <w:bottom w:val="none" w:sz="0" w:space="0" w:color="auto"/>
            <w:right w:val="none" w:sz="0" w:space="0" w:color="auto"/>
          </w:divBdr>
        </w:div>
        <w:div w:id="1183737410">
          <w:marLeft w:val="1800"/>
          <w:marRight w:val="0"/>
          <w:marTop w:val="77"/>
          <w:marBottom w:val="0"/>
          <w:divBdr>
            <w:top w:val="none" w:sz="0" w:space="0" w:color="auto"/>
            <w:left w:val="none" w:sz="0" w:space="0" w:color="auto"/>
            <w:bottom w:val="none" w:sz="0" w:space="0" w:color="auto"/>
            <w:right w:val="none" w:sz="0" w:space="0" w:color="auto"/>
          </w:divBdr>
        </w:div>
        <w:div w:id="1423525292">
          <w:marLeft w:val="1800"/>
          <w:marRight w:val="0"/>
          <w:marTop w:val="77"/>
          <w:marBottom w:val="0"/>
          <w:divBdr>
            <w:top w:val="none" w:sz="0" w:space="0" w:color="auto"/>
            <w:left w:val="none" w:sz="0" w:space="0" w:color="auto"/>
            <w:bottom w:val="none" w:sz="0" w:space="0" w:color="auto"/>
            <w:right w:val="none" w:sz="0" w:space="0" w:color="auto"/>
          </w:divBdr>
        </w:div>
        <w:div w:id="1431849912">
          <w:marLeft w:val="547"/>
          <w:marRight w:val="0"/>
          <w:marTop w:val="96"/>
          <w:marBottom w:val="0"/>
          <w:divBdr>
            <w:top w:val="none" w:sz="0" w:space="0" w:color="auto"/>
            <w:left w:val="none" w:sz="0" w:space="0" w:color="auto"/>
            <w:bottom w:val="none" w:sz="0" w:space="0" w:color="auto"/>
            <w:right w:val="none" w:sz="0" w:space="0" w:color="auto"/>
          </w:divBdr>
        </w:div>
        <w:div w:id="1513757019">
          <w:marLeft w:val="1166"/>
          <w:marRight w:val="0"/>
          <w:marTop w:val="86"/>
          <w:marBottom w:val="0"/>
          <w:divBdr>
            <w:top w:val="none" w:sz="0" w:space="0" w:color="auto"/>
            <w:left w:val="none" w:sz="0" w:space="0" w:color="auto"/>
            <w:bottom w:val="none" w:sz="0" w:space="0" w:color="auto"/>
            <w:right w:val="none" w:sz="0" w:space="0" w:color="auto"/>
          </w:divBdr>
        </w:div>
        <w:div w:id="1992248990">
          <w:marLeft w:val="1166"/>
          <w:marRight w:val="0"/>
          <w:marTop w:val="86"/>
          <w:marBottom w:val="0"/>
          <w:divBdr>
            <w:top w:val="none" w:sz="0" w:space="0" w:color="auto"/>
            <w:left w:val="none" w:sz="0" w:space="0" w:color="auto"/>
            <w:bottom w:val="none" w:sz="0" w:space="0" w:color="auto"/>
            <w:right w:val="none" w:sz="0" w:space="0" w:color="auto"/>
          </w:divBdr>
        </w:div>
      </w:divsChild>
    </w:div>
    <w:div w:id="184297186">
      <w:bodyDiv w:val="1"/>
      <w:marLeft w:val="0"/>
      <w:marRight w:val="0"/>
      <w:marTop w:val="0"/>
      <w:marBottom w:val="0"/>
      <w:divBdr>
        <w:top w:val="none" w:sz="0" w:space="0" w:color="auto"/>
        <w:left w:val="none" w:sz="0" w:space="0" w:color="auto"/>
        <w:bottom w:val="none" w:sz="0" w:space="0" w:color="auto"/>
        <w:right w:val="none" w:sz="0" w:space="0" w:color="auto"/>
      </w:divBdr>
    </w:div>
    <w:div w:id="184560636">
      <w:bodyDiv w:val="1"/>
      <w:marLeft w:val="0"/>
      <w:marRight w:val="0"/>
      <w:marTop w:val="0"/>
      <w:marBottom w:val="0"/>
      <w:divBdr>
        <w:top w:val="none" w:sz="0" w:space="0" w:color="auto"/>
        <w:left w:val="none" w:sz="0" w:space="0" w:color="auto"/>
        <w:bottom w:val="none" w:sz="0" w:space="0" w:color="auto"/>
        <w:right w:val="none" w:sz="0" w:space="0" w:color="auto"/>
      </w:divBdr>
    </w:div>
    <w:div w:id="184905477">
      <w:bodyDiv w:val="1"/>
      <w:marLeft w:val="0"/>
      <w:marRight w:val="0"/>
      <w:marTop w:val="0"/>
      <w:marBottom w:val="0"/>
      <w:divBdr>
        <w:top w:val="none" w:sz="0" w:space="0" w:color="auto"/>
        <w:left w:val="none" w:sz="0" w:space="0" w:color="auto"/>
        <w:bottom w:val="none" w:sz="0" w:space="0" w:color="auto"/>
        <w:right w:val="none" w:sz="0" w:space="0" w:color="auto"/>
      </w:divBdr>
    </w:div>
    <w:div w:id="188370645">
      <w:bodyDiv w:val="1"/>
      <w:marLeft w:val="0"/>
      <w:marRight w:val="0"/>
      <w:marTop w:val="0"/>
      <w:marBottom w:val="0"/>
      <w:divBdr>
        <w:top w:val="none" w:sz="0" w:space="0" w:color="auto"/>
        <w:left w:val="none" w:sz="0" w:space="0" w:color="auto"/>
        <w:bottom w:val="none" w:sz="0" w:space="0" w:color="auto"/>
        <w:right w:val="none" w:sz="0" w:space="0" w:color="auto"/>
      </w:divBdr>
    </w:div>
    <w:div w:id="188840699">
      <w:bodyDiv w:val="1"/>
      <w:marLeft w:val="0"/>
      <w:marRight w:val="0"/>
      <w:marTop w:val="0"/>
      <w:marBottom w:val="0"/>
      <w:divBdr>
        <w:top w:val="none" w:sz="0" w:space="0" w:color="auto"/>
        <w:left w:val="none" w:sz="0" w:space="0" w:color="auto"/>
        <w:bottom w:val="none" w:sz="0" w:space="0" w:color="auto"/>
        <w:right w:val="none" w:sz="0" w:space="0" w:color="auto"/>
      </w:divBdr>
    </w:div>
    <w:div w:id="189219365">
      <w:bodyDiv w:val="1"/>
      <w:marLeft w:val="0"/>
      <w:marRight w:val="0"/>
      <w:marTop w:val="0"/>
      <w:marBottom w:val="0"/>
      <w:divBdr>
        <w:top w:val="none" w:sz="0" w:space="0" w:color="auto"/>
        <w:left w:val="none" w:sz="0" w:space="0" w:color="auto"/>
        <w:bottom w:val="none" w:sz="0" w:space="0" w:color="auto"/>
        <w:right w:val="none" w:sz="0" w:space="0" w:color="auto"/>
      </w:divBdr>
    </w:div>
    <w:div w:id="191724921">
      <w:bodyDiv w:val="1"/>
      <w:marLeft w:val="0"/>
      <w:marRight w:val="0"/>
      <w:marTop w:val="0"/>
      <w:marBottom w:val="0"/>
      <w:divBdr>
        <w:top w:val="none" w:sz="0" w:space="0" w:color="auto"/>
        <w:left w:val="none" w:sz="0" w:space="0" w:color="auto"/>
        <w:bottom w:val="none" w:sz="0" w:space="0" w:color="auto"/>
        <w:right w:val="none" w:sz="0" w:space="0" w:color="auto"/>
      </w:divBdr>
    </w:div>
    <w:div w:id="192309245">
      <w:bodyDiv w:val="1"/>
      <w:marLeft w:val="0"/>
      <w:marRight w:val="0"/>
      <w:marTop w:val="0"/>
      <w:marBottom w:val="0"/>
      <w:divBdr>
        <w:top w:val="none" w:sz="0" w:space="0" w:color="auto"/>
        <w:left w:val="none" w:sz="0" w:space="0" w:color="auto"/>
        <w:bottom w:val="none" w:sz="0" w:space="0" w:color="auto"/>
        <w:right w:val="none" w:sz="0" w:space="0" w:color="auto"/>
      </w:divBdr>
    </w:div>
    <w:div w:id="193621485">
      <w:bodyDiv w:val="1"/>
      <w:marLeft w:val="0"/>
      <w:marRight w:val="0"/>
      <w:marTop w:val="0"/>
      <w:marBottom w:val="0"/>
      <w:divBdr>
        <w:top w:val="none" w:sz="0" w:space="0" w:color="auto"/>
        <w:left w:val="none" w:sz="0" w:space="0" w:color="auto"/>
        <w:bottom w:val="none" w:sz="0" w:space="0" w:color="auto"/>
        <w:right w:val="none" w:sz="0" w:space="0" w:color="auto"/>
      </w:divBdr>
    </w:div>
    <w:div w:id="193813843">
      <w:bodyDiv w:val="1"/>
      <w:marLeft w:val="0"/>
      <w:marRight w:val="0"/>
      <w:marTop w:val="0"/>
      <w:marBottom w:val="0"/>
      <w:divBdr>
        <w:top w:val="none" w:sz="0" w:space="0" w:color="auto"/>
        <w:left w:val="none" w:sz="0" w:space="0" w:color="auto"/>
        <w:bottom w:val="none" w:sz="0" w:space="0" w:color="auto"/>
        <w:right w:val="none" w:sz="0" w:space="0" w:color="auto"/>
      </w:divBdr>
      <w:divsChild>
        <w:div w:id="14313171">
          <w:marLeft w:val="1080"/>
          <w:marRight w:val="0"/>
          <w:marTop w:val="0"/>
          <w:marBottom w:val="60"/>
          <w:divBdr>
            <w:top w:val="none" w:sz="0" w:space="0" w:color="auto"/>
            <w:left w:val="none" w:sz="0" w:space="0" w:color="auto"/>
            <w:bottom w:val="none" w:sz="0" w:space="0" w:color="auto"/>
            <w:right w:val="none" w:sz="0" w:space="0" w:color="auto"/>
          </w:divBdr>
        </w:div>
        <w:div w:id="40638623">
          <w:marLeft w:val="1080"/>
          <w:marRight w:val="0"/>
          <w:marTop w:val="0"/>
          <w:marBottom w:val="60"/>
          <w:divBdr>
            <w:top w:val="none" w:sz="0" w:space="0" w:color="auto"/>
            <w:left w:val="none" w:sz="0" w:space="0" w:color="auto"/>
            <w:bottom w:val="none" w:sz="0" w:space="0" w:color="auto"/>
            <w:right w:val="none" w:sz="0" w:space="0" w:color="auto"/>
          </w:divBdr>
        </w:div>
        <w:div w:id="49303554">
          <w:marLeft w:val="720"/>
          <w:marRight w:val="0"/>
          <w:marTop w:val="0"/>
          <w:marBottom w:val="60"/>
          <w:divBdr>
            <w:top w:val="none" w:sz="0" w:space="0" w:color="auto"/>
            <w:left w:val="none" w:sz="0" w:space="0" w:color="auto"/>
            <w:bottom w:val="none" w:sz="0" w:space="0" w:color="auto"/>
            <w:right w:val="none" w:sz="0" w:space="0" w:color="auto"/>
          </w:divBdr>
        </w:div>
        <w:div w:id="168715494">
          <w:marLeft w:val="360"/>
          <w:marRight w:val="0"/>
          <w:marTop w:val="0"/>
          <w:marBottom w:val="60"/>
          <w:divBdr>
            <w:top w:val="none" w:sz="0" w:space="0" w:color="auto"/>
            <w:left w:val="none" w:sz="0" w:space="0" w:color="auto"/>
            <w:bottom w:val="none" w:sz="0" w:space="0" w:color="auto"/>
            <w:right w:val="none" w:sz="0" w:space="0" w:color="auto"/>
          </w:divBdr>
        </w:div>
        <w:div w:id="558515608">
          <w:marLeft w:val="1080"/>
          <w:marRight w:val="0"/>
          <w:marTop w:val="0"/>
          <w:marBottom w:val="60"/>
          <w:divBdr>
            <w:top w:val="none" w:sz="0" w:space="0" w:color="auto"/>
            <w:left w:val="none" w:sz="0" w:space="0" w:color="auto"/>
            <w:bottom w:val="none" w:sz="0" w:space="0" w:color="auto"/>
            <w:right w:val="none" w:sz="0" w:space="0" w:color="auto"/>
          </w:divBdr>
        </w:div>
        <w:div w:id="641890408">
          <w:marLeft w:val="720"/>
          <w:marRight w:val="0"/>
          <w:marTop w:val="0"/>
          <w:marBottom w:val="60"/>
          <w:divBdr>
            <w:top w:val="none" w:sz="0" w:space="0" w:color="auto"/>
            <w:left w:val="none" w:sz="0" w:space="0" w:color="auto"/>
            <w:bottom w:val="none" w:sz="0" w:space="0" w:color="auto"/>
            <w:right w:val="none" w:sz="0" w:space="0" w:color="auto"/>
          </w:divBdr>
        </w:div>
        <w:div w:id="1006789783">
          <w:marLeft w:val="1080"/>
          <w:marRight w:val="0"/>
          <w:marTop w:val="0"/>
          <w:marBottom w:val="60"/>
          <w:divBdr>
            <w:top w:val="none" w:sz="0" w:space="0" w:color="auto"/>
            <w:left w:val="none" w:sz="0" w:space="0" w:color="auto"/>
            <w:bottom w:val="none" w:sz="0" w:space="0" w:color="auto"/>
            <w:right w:val="none" w:sz="0" w:space="0" w:color="auto"/>
          </w:divBdr>
        </w:div>
        <w:div w:id="1089539760">
          <w:marLeft w:val="360"/>
          <w:marRight w:val="0"/>
          <w:marTop w:val="0"/>
          <w:marBottom w:val="60"/>
          <w:divBdr>
            <w:top w:val="none" w:sz="0" w:space="0" w:color="auto"/>
            <w:left w:val="none" w:sz="0" w:space="0" w:color="auto"/>
            <w:bottom w:val="none" w:sz="0" w:space="0" w:color="auto"/>
            <w:right w:val="none" w:sz="0" w:space="0" w:color="auto"/>
          </w:divBdr>
        </w:div>
        <w:div w:id="1728721089">
          <w:marLeft w:val="360"/>
          <w:marRight w:val="0"/>
          <w:marTop w:val="0"/>
          <w:marBottom w:val="60"/>
          <w:divBdr>
            <w:top w:val="none" w:sz="0" w:space="0" w:color="auto"/>
            <w:left w:val="none" w:sz="0" w:space="0" w:color="auto"/>
            <w:bottom w:val="none" w:sz="0" w:space="0" w:color="auto"/>
            <w:right w:val="none" w:sz="0" w:space="0" w:color="auto"/>
          </w:divBdr>
        </w:div>
      </w:divsChild>
    </w:div>
    <w:div w:id="194124924">
      <w:bodyDiv w:val="1"/>
      <w:marLeft w:val="0"/>
      <w:marRight w:val="0"/>
      <w:marTop w:val="0"/>
      <w:marBottom w:val="0"/>
      <w:divBdr>
        <w:top w:val="none" w:sz="0" w:space="0" w:color="auto"/>
        <w:left w:val="none" w:sz="0" w:space="0" w:color="auto"/>
        <w:bottom w:val="none" w:sz="0" w:space="0" w:color="auto"/>
        <w:right w:val="none" w:sz="0" w:space="0" w:color="auto"/>
      </w:divBdr>
    </w:div>
    <w:div w:id="194464565">
      <w:bodyDiv w:val="1"/>
      <w:marLeft w:val="0"/>
      <w:marRight w:val="0"/>
      <w:marTop w:val="0"/>
      <w:marBottom w:val="0"/>
      <w:divBdr>
        <w:top w:val="none" w:sz="0" w:space="0" w:color="auto"/>
        <w:left w:val="none" w:sz="0" w:space="0" w:color="auto"/>
        <w:bottom w:val="none" w:sz="0" w:space="0" w:color="auto"/>
        <w:right w:val="none" w:sz="0" w:space="0" w:color="auto"/>
      </w:divBdr>
    </w:div>
    <w:div w:id="194929055">
      <w:bodyDiv w:val="1"/>
      <w:marLeft w:val="0"/>
      <w:marRight w:val="0"/>
      <w:marTop w:val="0"/>
      <w:marBottom w:val="0"/>
      <w:divBdr>
        <w:top w:val="none" w:sz="0" w:space="0" w:color="auto"/>
        <w:left w:val="none" w:sz="0" w:space="0" w:color="auto"/>
        <w:bottom w:val="none" w:sz="0" w:space="0" w:color="auto"/>
        <w:right w:val="none" w:sz="0" w:space="0" w:color="auto"/>
      </w:divBdr>
      <w:divsChild>
        <w:div w:id="402526039">
          <w:marLeft w:val="1800"/>
          <w:marRight w:val="0"/>
          <w:marTop w:val="96"/>
          <w:marBottom w:val="0"/>
          <w:divBdr>
            <w:top w:val="none" w:sz="0" w:space="0" w:color="auto"/>
            <w:left w:val="none" w:sz="0" w:space="0" w:color="auto"/>
            <w:bottom w:val="none" w:sz="0" w:space="0" w:color="auto"/>
            <w:right w:val="none" w:sz="0" w:space="0" w:color="auto"/>
          </w:divBdr>
        </w:div>
        <w:div w:id="484467068">
          <w:marLeft w:val="1166"/>
          <w:marRight w:val="0"/>
          <w:marTop w:val="115"/>
          <w:marBottom w:val="0"/>
          <w:divBdr>
            <w:top w:val="none" w:sz="0" w:space="0" w:color="auto"/>
            <w:left w:val="none" w:sz="0" w:space="0" w:color="auto"/>
            <w:bottom w:val="none" w:sz="0" w:space="0" w:color="auto"/>
            <w:right w:val="none" w:sz="0" w:space="0" w:color="auto"/>
          </w:divBdr>
        </w:div>
        <w:div w:id="586959289">
          <w:marLeft w:val="1166"/>
          <w:marRight w:val="0"/>
          <w:marTop w:val="115"/>
          <w:marBottom w:val="0"/>
          <w:divBdr>
            <w:top w:val="none" w:sz="0" w:space="0" w:color="auto"/>
            <w:left w:val="none" w:sz="0" w:space="0" w:color="auto"/>
            <w:bottom w:val="none" w:sz="0" w:space="0" w:color="auto"/>
            <w:right w:val="none" w:sz="0" w:space="0" w:color="auto"/>
          </w:divBdr>
        </w:div>
        <w:div w:id="694113219">
          <w:marLeft w:val="1800"/>
          <w:marRight w:val="0"/>
          <w:marTop w:val="96"/>
          <w:marBottom w:val="0"/>
          <w:divBdr>
            <w:top w:val="none" w:sz="0" w:space="0" w:color="auto"/>
            <w:left w:val="none" w:sz="0" w:space="0" w:color="auto"/>
            <w:bottom w:val="none" w:sz="0" w:space="0" w:color="auto"/>
            <w:right w:val="none" w:sz="0" w:space="0" w:color="auto"/>
          </w:divBdr>
        </w:div>
        <w:div w:id="995571734">
          <w:marLeft w:val="547"/>
          <w:marRight w:val="0"/>
          <w:marTop w:val="154"/>
          <w:marBottom w:val="0"/>
          <w:divBdr>
            <w:top w:val="none" w:sz="0" w:space="0" w:color="auto"/>
            <w:left w:val="none" w:sz="0" w:space="0" w:color="auto"/>
            <w:bottom w:val="none" w:sz="0" w:space="0" w:color="auto"/>
            <w:right w:val="none" w:sz="0" w:space="0" w:color="auto"/>
          </w:divBdr>
        </w:div>
        <w:div w:id="1068499923">
          <w:marLeft w:val="1166"/>
          <w:marRight w:val="0"/>
          <w:marTop w:val="115"/>
          <w:marBottom w:val="0"/>
          <w:divBdr>
            <w:top w:val="none" w:sz="0" w:space="0" w:color="auto"/>
            <w:left w:val="none" w:sz="0" w:space="0" w:color="auto"/>
            <w:bottom w:val="none" w:sz="0" w:space="0" w:color="auto"/>
            <w:right w:val="none" w:sz="0" w:space="0" w:color="auto"/>
          </w:divBdr>
        </w:div>
        <w:div w:id="1139542024">
          <w:marLeft w:val="1166"/>
          <w:marRight w:val="0"/>
          <w:marTop w:val="115"/>
          <w:marBottom w:val="0"/>
          <w:divBdr>
            <w:top w:val="none" w:sz="0" w:space="0" w:color="auto"/>
            <w:left w:val="none" w:sz="0" w:space="0" w:color="auto"/>
            <w:bottom w:val="none" w:sz="0" w:space="0" w:color="auto"/>
            <w:right w:val="none" w:sz="0" w:space="0" w:color="auto"/>
          </w:divBdr>
        </w:div>
        <w:div w:id="1382904481">
          <w:marLeft w:val="1166"/>
          <w:marRight w:val="0"/>
          <w:marTop w:val="115"/>
          <w:marBottom w:val="0"/>
          <w:divBdr>
            <w:top w:val="none" w:sz="0" w:space="0" w:color="auto"/>
            <w:left w:val="none" w:sz="0" w:space="0" w:color="auto"/>
            <w:bottom w:val="none" w:sz="0" w:space="0" w:color="auto"/>
            <w:right w:val="none" w:sz="0" w:space="0" w:color="auto"/>
          </w:divBdr>
        </w:div>
      </w:divsChild>
    </w:div>
    <w:div w:id="195046851">
      <w:bodyDiv w:val="1"/>
      <w:marLeft w:val="0"/>
      <w:marRight w:val="0"/>
      <w:marTop w:val="0"/>
      <w:marBottom w:val="0"/>
      <w:divBdr>
        <w:top w:val="none" w:sz="0" w:space="0" w:color="auto"/>
        <w:left w:val="none" w:sz="0" w:space="0" w:color="auto"/>
        <w:bottom w:val="none" w:sz="0" w:space="0" w:color="auto"/>
        <w:right w:val="none" w:sz="0" w:space="0" w:color="auto"/>
      </w:divBdr>
    </w:div>
    <w:div w:id="195312886">
      <w:bodyDiv w:val="1"/>
      <w:marLeft w:val="0"/>
      <w:marRight w:val="0"/>
      <w:marTop w:val="0"/>
      <w:marBottom w:val="0"/>
      <w:divBdr>
        <w:top w:val="none" w:sz="0" w:space="0" w:color="auto"/>
        <w:left w:val="none" w:sz="0" w:space="0" w:color="auto"/>
        <w:bottom w:val="none" w:sz="0" w:space="0" w:color="auto"/>
        <w:right w:val="none" w:sz="0" w:space="0" w:color="auto"/>
      </w:divBdr>
      <w:divsChild>
        <w:div w:id="713846632">
          <w:marLeft w:val="547"/>
          <w:marRight w:val="0"/>
          <w:marTop w:val="154"/>
          <w:marBottom w:val="0"/>
          <w:divBdr>
            <w:top w:val="none" w:sz="0" w:space="0" w:color="auto"/>
            <w:left w:val="none" w:sz="0" w:space="0" w:color="auto"/>
            <w:bottom w:val="none" w:sz="0" w:space="0" w:color="auto"/>
            <w:right w:val="none" w:sz="0" w:space="0" w:color="auto"/>
          </w:divBdr>
        </w:div>
      </w:divsChild>
    </w:div>
    <w:div w:id="195656167">
      <w:bodyDiv w:val="1"/>
      <w:marLeft w:val="0"/>
      <w:marRight w:val="0"/>
      <w:marTop w:val="0"/>
      <w:marBottom w:val="0"/>
      <w:divBdr>
        <w:top w:val="none" w:sz="0" w:space="0" w:color="auto"/>
        <w:left w:val="none" w:sz="0" w:space="0" w:color="auto"/>
        <w:bottom w:val="none" w:sz="0" w:space="0" w:color="auto"/>
        <w:right w:val="none" w:sz="0" w:space="0" w:color="auto"/>
      </w:divBdr>
      <w:divsChild>
        <w:div w:id="306668226">
          <w:marLeft w:val="547"/>
          <w:marRight w:val="0"/>
          <w:marTop w:val="115"/>
          <w:marBottom w:val="0"/>
          <w:divBdr>
            <w:top w:val="none" w:sz="0" w:space="0" w:color="auto"/>
            <w:left w:val="none" w:sz="0" w:space="0" w:color="auto"/>
            <w:bottom w:val="none" w:sz="0" w:space="0" w:color="auto"/>
            <w:right w:val="none" w:sz="0" w:space="0" w:color="auto"/>
          </w:divBdr>
        </w:div>
        <w:div w:id="838931387">
          <w:marLeft w:val="1166"/>
          <w:marRight w:val="0"/>
          <w:marTop w:val="96"/>
          <w:marBottom w:val="0"/>
          <w:divBdr>
            <w:top w:val="none" w:sz="0" w:space="0" w:color="auto"/>
            <w:left w:val="none" w:sz="0" w:space="0" w:color="auto"/>
            <w:bottom w:val="none" w:sz="0" w:space="0" w:color="auto"/>
            <w:right w:val="none" w:sz="0" w:space="0" w:color="auto"/>
          </w:divBdr>
        </w:div>
        <w:div w:id="1208570474">
          <w:marLeft w:val="1166"/>
          <w:marRight w:val="0"/>
          <w:marTop w:val="96"/>
          <w:marBottom w:val="0"/>
          <w:divBdr>
            <w:top w:val="none" w:sz="0" w:space="0" w:color="auto"/>
            <w:left w:val="none" w:sz="0" w:space="0" w:color="auto"/>
            <w:bottom w:val="none" w:sz="0" w:space="0" w:color="auto"/>
            <w:right w:val="none" w:sz="0" w:space="0" w:color="auto"/>
          </w:divBdr>
        </w:div>
      </w:divsChild>
    </w:div>
    <w:div w:id="196814679">
      <w:bodyDiv w:val="1"/>
      <w:marLeft w:val="0"/>
      <w:marRight w:val="0"/>
      <w:marTop w:val="0"/>
      <w:marBottom w:val="0"/>
      <w:divBdr>
        <w:top w:val="none" w:sz="0" w:space="0" w:color="auto"/>
        <w:left w:val="none" w:sz="0" w:space="0" w:color="auto"/>
        <w:bottom w:val="none" w:sz="0" w:space="0" w:color="auto"/>
        <w:right w:val="none" w:sz="0" w:space="0" w:color="auto"/>
      </w:divBdr>
    </w:div>
    <w:div w:id="197469048">
      <w:bodyDiv w:val="1"/>
      <w:marLeft w:val="0"/>
      <w:marRight w:val="0"/>
      <w:marTop w:val="0"/>
      <w:marBottom w:val="0"/>
      <w:divBdr>
        <w:top w:val="none" w:sz="0" w:space="0" w:color="auto"/>
        <w:left w:val="none" w:sz="0" w:space="0" w:color="auto"/>
        <w:bottom w:val="none" w:sz="0" w:space="0" w:color="auto"/>
        <w:right w:val="none" w:sz="0" w:space="0" w:color="auto"/>
      </w:divBdr>
    </w:div>
    <w:div w:id="199048695">
      <w:bodyDiv w:val="1"/>
      <w:marLeft w:val="0"/>
      <w:marRight w:val="0"/>
      <w:marTop w:val="0"/>
      <w:marBottom w:val="0"/>
      <w:divBdr>
        <w:top w:val="none" w:sz="0" w:space="0" w:color="auto"/>
        <w:left w:val="none" w:sz="0" w:space="0" w:color="auto"/>
        <w:bottom w:val="none" w:sz="0" w:space="0" w:color="auto"/>
        <w:right w:val="none" w:sz="0" w:space="0" w:color="auto"/>
      </w:divBdr>
    </w:div>
    <w:div w:id="199243865">
      <w:bodyDiv w:val="1"/>
      <w:marLeft w:val="0"/>
      <w:marRight w:val="0"/>
      <w:marTop w:val="0"/>
      <w:marBottom w:val="0"/>
      <w:divBdr>
        <w:top w:val="none" w:sz="0" w:space="0" w:color="auto"/>
        <w:left w:val="none" w:sz="0" w:space="0" w:color="auto"/>
        <w:bottom w:val="none" w:sz="0" w:space="0" w:color="auto"/>
        <w:right w:val="none" w:sz="0" w:space="0" w:color="auto"/>
      </w:divBdr>
    </w:div>
    <w:div w:id="200098760">
      <w:bodyDiv w:val="1"/>
      <w:marLeft w:val="0"/>
      <w:marRight w:val="0"/>
      <w:marTop w:val="0"/>
      <w:marBottom w:val="0"/>
      <w:divBdr>
        <w:top w:val="none" w:sz="0" w:space="0" w:color="auto"/>
        <w:left w:val="none" w:sz="0" w:space="0" w:color="auto"/>
        <w:bottom w:val="none" w:sz="0" w:space="0" w:color="auto"/>
        <w:right w:val="none" w:sz="0" w:space="0" w:color="auto"/>
      </w:divBdr>
    </w:div>
    <w:div w:id="200286730">
      <w:bodyDiv w:val="1"/>
      <w:marLeft w:val="0"/>
      <w:marRight w:val="0"/>
      <w:marTop w:val="0"/>
      <w:marBottom w:val="0"/>
      <w:divBdr>
        <w:top w:val="none" w:sz="0" w:space="0" w:color="auto"/>
        <w:left w:val="none" w:sz="0" w:space="0" w:color="auto"/>
        <w:bottom w:val="none" w:sz="0" w:space="0" w:color="auto"/>
        <w:right w:val="none" w:sz="0" w:space="0" w:color="auto"/>
      </w:divBdr>
    </w:div>
    <w:div w:id="201285819">
      <w:bodyDiv w:val="1"/>
      <w:marLeft w:val="0"/>
      <w:marRight w:val="0"/>
      <w:marTop w:val="0"/>
      <w:marBottom w:val="0"/>
      <w:divBdr>
        <w:top w:val="none" w:sz="0" w:space="0" w:color="auto"/>
        <w:left w:val="none" w:sz="0" w:space="0" w:color="auto"/>
        <w:bottom w:val="none" w:sz="0" w:space="0" w:color="auto"/>
        <w:right w:val="none" w:sz="0" w:space="0" w:color="auto"/>
      </w:divBdr>
      <w:divsChild>
        <w:div w:id="230627303">
          <w:marLeft w:val="0"/>
          <w:marRight w:val="0"/>
          <w:marTop w:val="0"/>
          <w:marBottom w:val="0"/>
          <w:divBdr>
            <w:top w:val="none" w:sz="0" w:space="0" w:color="auto"/>
            <w:left w:val="none" w:sz="0" w:space="0" w:color="auto"/>
            <w:bottom w:val="none" w:sz="0" w:space="0" w:color="auto"/>
            <w:right w:val="none" w:sz="0" w:space="0" w:color="auto"/>
          </w:divBdr>
        </w:div>
        <w:div w:id="659847803">
          <w:marLeft w:val="0"/>
          <w:marRight w:val="0"/>
          <w:marTop w:val="0"/>
          <w:marBottom w:val="0"/>
          <w:divBdr>
            <w:top w:val="none" w:sz="0" w:space="0" w:color="auto"/>
            <w:left w:val="none" w:sz="0" w:space="0" w:color="auto"/>
            <w:bottom w:val="none" w:sz="0" w:space="0" w:color="auto"/>
            <w:right w:val="none" w:sz="0" w:space="0" w:color="auto"/>
          </w:divBdr>
        </w:div>
        <w:div w:id="900334149">
          <w:marLeft w:val="0"/>
          <w:marRight w:val="0"/>
          <w:marTop w:val="0"/>
          <w:marBottom w:val="0"/>
          <w:divBdr>
            <w:top w:val="none" w:sz="0" w:space="0" w:color="auto"/>
            <w:left w:val="none" w:sz="0" w:space="0" w:color="auto"/>
            <w:bottom w:val="none" w:sz="0" w:space="0" w:color="auto"/>
            <w:right w:val="none" w:sz="0" w:space="0" w:color="auto"/>
          </w:divBdr>
        </w:div>
        <w:div w:id="1656183585">
          <w:marLeft w:val="0"/>
          <w:marRight w:val="0"/>
          <w:marTop w:val="0"/>
          <w:marBottom w:val="0"/>
          <w:divBdr>
            <w:top w:val="none" w:sz="0" w:space="0" w:color="auto"/>
            <w:left w:val="none" w:sz="0" w:space="0" w:color="auto"/>
            <w:bottom w:val="none" w:sz="0" w:space="0" w:color="auto"/>
            <w:right w:val="none" w:sz="0" w:space="0" w:color="auto"/>
          </w:divBdr>
        </w:div>
        <w:div w:id="1936554236">
          <w:marLeft w:val="0"/>
          <w:marRight w:val="0"/>
          <w:marTop w:val="0"/>
          <w:marBottom w:val="0"/>
          <w:divBdr>
            <w:top w:val="none" w:sz="0" w:space="0" w:color="auto"/>
            <w:left w:val="none" w:sz="0" w:space="0" w:color="auto"/>
            <w:bottom w:val="none" w:sz="0" w:space="0" w:color="auto"/>
            <w:right w:val="none" w:sz="0" w:space="0" w:color="auto"/>
          </w:divBdr>
        </w:div>
        <w:div w:id="2114015381">
          <w:marLeft w:val="0"/>
          <w:marRight w:val="0"/>
          <w:marTop w:val="0"/>
          <w:marBottom w:val="0"/>
          <w:divBdr>
            <w:top w:val="none" w:sz="0" w:space="0" w:color="auto"/>
            <w:left w:val="none" w:sz="0" w:space="0" w:color="auto"/>
            <w:bottom w:val="none" w:sz="0" w:space="0" w:color="auto"/>
            <w:right w:val="none" w:sz="0" w:space="0" w:color="auto"/>
          </w:divBdr>
        </w:div>
        <w:div w:id="2135516887">
          <w:marLeft w:val="0"/>
          <w:marRight w:val="0"/>
          <w:marTop w:val="0"/>
          <w:marBottom w:val="0"/>
          <w:divBdr>
            <w:top w:val="none" w:sz="0" w:space="0" w:color="auto"/>
            <w:left w:val="none" w:sz="0" w:space="0" w:color="auto"/>
            <w:bottom w:val="none" w:sz="0" w:space="0" w:color="auto"/>
            <w:right w:val="none" w:sz="0" w:space="0" w:color="auto"/>
          </w:divBdr>
        </w:div>
      </w:divsChild>
    </w:div>
    <w:div w:id="202059131">
      <w:bodyDiv w:val="1"/>
      <w:marLeft w:val="0"/>
      <w:marRight w:val="0"/>
      <w:marTop w:val="0"/>
      <w:marBottom w:val="0"/>
      <w:divBdr>
        <w:top w:val="none" w:sz="0" w:space="0" w:color="auto"/>
        <w:left w:val="none" w:sz="0" w:space="0" w:color="auto"/>
        <w:bottom w:val="none" w:sz="0" w:space="0" w:color="auto"/>
        <w:right w:val="none" w:sz="0" w:space="0" w:color="auto"/>
      </w:divBdr>
    </w:div>
    <w:div w:id="203098958">
      <w:bodyDiv w:val="1"/>
      <w:marLeft w:val="0"/>
      <w:marRight w:val="0"/>
      <w:marTop w:val="0"/>
      <w:marBottom w:val="0"/>
      <w:divBdr>
        <w:top w:val="none" w:sz="0" w:space="0" w:color="auto"/>
        <w:left w:val="none" w:sz="0" w:space="0" w:color="auto"/>
        <w:bottom w:val="none" w:sz="0" w:space="0" w:color="auto"/>
        <w:right w:val="none" w:sz="0" w:space="0" w:color="auto"/>
      </w:divBdr>
    </w:div>
    <w:div w:id="204828562">
      <w:bodyDiv w:val="1"/>
      <w:marLeft w:val="0"/>
      <w:marRight w:val="0"/>
      <w:marTop w:val="0"/>
      <w:marBottom w:val="0"/>
      <w:divBdr>
        <w:top w:val="none" w:sz="0" w:space="0" w:color="auto"/>
        <w:left w:val="none" w:sz="0" w:space="0" w:color="auto"/>
        <w:bottom w:val="none" w:sz="0" w:space="0" w:color="auto"/>
        <w:right w:val="none" w:sz="0" w:space="0" w:color="auto"/>
      </w:divBdr>
      <w:divsChild>
        <w:div w:id="999188811">
          <w:marLeft w:val="547"/>
          <w:marRight w:val="0"/>
          <w:marTop w:val="134"/>
          <w:marBottom w:val="0"/>
          <w:divBdr>
            <w:top w:val="none" w:sz="0" w:space="0" w:color="auto"/>
            <w:left w:val="none" w:sz="0" w:space="0" w:color="auto"/>
            <w:bottom w:val="none" w:sz="0" w:space="0" w:color="auto"/>
            <w:right w:val="none" w:sz="0" w:space="0" w:color="auto"/>
          </w:divBdr>
        </w:div>
        <w:div w:id="1066689401">
          <w:marLeft w:val="547"/>
          <w:marRight w:val="0"/>
          <w:marTop w:val="134"/>
          <w:marBottom w:val="0"/>
          <w:divBdr>
            <w:top w:val="none" w:sz="0" w:space="0" w:color="auto"/>
            <w:left w:val="none" w:sz="0" w:space="0" w:color="auto"/>
            <w:bottom w:val="none" w:sz="0" w:space="0" w:color="auto"/>
            <w:right w:val="none" w:sz="0" w:space="0" w:color="auto"/>
          </w:divBdr>
        </w:div>
        <w:div w:id="1581525162">
          <w:marLeft w:val="547"/>
          <w:marRight w:val="0"/>
          <w:marTop w:val="134"/>
          <w:marBottom w:val="0"/>
          <w:divBdr>
            <w:top w:val="none" w:sz="0" w:space="0" w:color="auto"/>
            <w:left w:val="none" w:sz="0" w:space="0" w:color="auto"/>
            <w:bottom w:val="none" w:sz="0" w:space="0" w:color="auto"/>
            <w:right w:val="none" w:sz="0" w:space="0" w:color="auto"/>
          </w:divBdr>
        </w:div>
        <w:div w:id="2062559104">
          <w:marLeft w:val="547"/>
          <w:marRight w:val="0"/>
          <w:marTop w:val="134"/>
          <w:marBottom w:val="0"/>
          <w:divBdr>
            <w:top w:val="none" w:sz="0" w:space="0" w:color="auto"/>
            <w:left w:val="none" w:sz="0" w:space="0" w:color="auto"/>
            <w:bottom w:val="none" w:sz="0" w:space="0" w:color="auto"/>
            <w:right w:val="none" w:sz="0" w:space="0" w:color="auto"/>
          </w:divBdr>
        </w:div>
        <w:div w:id="2111656054">
          <w:marLeft w:val="1166"/>
          <w:marRight w:val="0"/>
          <w:marTop w:val="115"/>
          <w:marBottom w:val="0"/>
          <w:divBdr>
            <w:top w:val="none" w:sz="0" w:space="0" w:color="auto"/>
            <w:left w:val="none" w:sz="0" w:space="0" w:color="auto"/>
            <w:bottom w:val="none" w:sz="0" w:space="0" w:color="auto"/>
            <w:right w:val="none" w:sz="0" w:space="0" w:color="auto"/>
          </w:divBdr>
        </w:div>
      </w:divsChild>
    </w:div>
    <w:div w:id="204830435">
      <w:bodyDiv w:val="1"/>
      <w:marLeft w:val="0"/>
      <w:marRight w:val="0"/>
      <w:marTop w:val="0"/>
      <w:marBottom w:val="0"/>
      <w:divBdr>
        <w:top w:val="none" w:sz="0" w:space="0" w:color="auto"/>
        <w:left w:val="none" w:sz="0" w:space="0" w:color="auto"/>
        <w:bottom w:val="none" w:sz="0" w:space="0" w:color="auto"/>
        <w:right w:val="none" w:sz="0" w:space="0" w:color="auto"/>
      </w:divBdr>
    </w:div>
    <w:div w:id="204950111">
      <w:bodyDiv w:val="1"/>
      <w:marLeft w:val="0"/>
      <w:marRight w:val="0"/>
      <w:marTop w:val="0"/>
      <w:marBottom w:val="0"/>
      <w:divBdr>
        <w:top w:val="none" w:sz="0" w:space="0" w:color="auto"/>
        <w:left w:val="none" w:sz="0" w:space="0" w:color="auto"/>
        <w:bottom w:val="none" w:sz="0" w:space="0" w:color="auto"/>
        <w:right w:val="none" w:sz="0" w:space="0" w:color="auto"/>
      </w:divBdr>
      <w:divsChild>
        <w:div w:id="1161851235">
          <w:marLeft w:val="0"/>
          <w:marRight w:val="0"/>
          <w:marTop w:val="0"/>
          <w:marBottom w:val="0"/>
          <w:divBdr>
            <w:top w:val="none" w:sz="0" w:space="0" w:color="auto"/>
            <w:left w:val="none" w:sz="0" w:space="0" w:color="auto"/>
            <w:bottom w:val="none" w:sz="0" w:space="0" w:color="auto"/>
            <w:right w:val="none" w:sz="0" w:space="0" w:color="auto"/>
          </w:divBdr>
        </w:div>
      </w:divsChild>
    </w:div>
    <w:div w:id="205602592">
      <w:bodyDiv w:val="1"/>
      <w:marLeft w:val="0"/>
      <w:marRight w:val="0"/>
      <w:marTop w:val="0"/>
      <w:marBottom w:val="0"/>
      <w:divBdr>
        <w:top w:val="none" w:sz="0" w:space="0" w:color="auto"/>
        <w:left w:val="none" w:sz="0" w:space="0" w:color="auto"/>
        <w:bottom w:val="none" w:sz="0" w:space="0" w:color="auto"/>
        <w:right w:val="none" w:sz="0" w:space="0" w:color="auto"/>
      </w:divBdr>
      <w:divsChild>
        <w:div w:id="31656146">
          <w:marLeft w:val="547"/>
          <w:marRight w:val="0"/>
          <w:marTop w:val="115"/>
          <w:marBottom w:val="0"/>
          <w:divBdr>
            <w:top w:val="none" w:sz="0" w:space="0" w:color="auto"/>
            <w:left w:val="none" w:sz="0" w:space="0" w:color="auto"/>
            <w:bottom w:val="none" w:sz="0" w:space="0" w:color="auto"/>
            <w:right w:val="none" w:sz="0" w:space="0" w:color="auto"/>
          </w:divBdr>
        </w:div>
        <w:div w:id="745105536">
          <w:marLeft w:val="1166"/>
          <w:marRight w:val="0"/>
          <w:marTop w:val="96"/>
          <w:marBottom w:val="0"/>
          <w:divBdr>
            <w:top w:val="none" w:sz="0" w:space="0" w:color="auto"/>
            <w:left w:val="none" w:sz="0" w:space="0" w:color="auto"/>
            <w:bottom w:val="none" w:sz="0" w:space="0" w:color="auto"/>
            <w:right w:val="none" w:sz="0" w:space="0" w:color="auto"/>
          </w:divBdr>
        </w:div>
        <w:div w:id="869956676">
          <w:marLeft w:val="1166"/>
          <w:marRight w:val="0"/>
          <w:marTop w:val="96"/>
          <w:marBottom w:val="0"/>
          <w:divBdr>
            <w:top w:val="none" w:sz="0" w:space="0" w:color="auto"/>
            <w:left w:val="none" w:sz="0" w:space="0" w:color="auto"/>
            <w:bottom w:val="none" w:sz="0" w:space="0" w:color="auto"/>
            <w:right w:val="none" w:sz="0" w:space="0" w:color="auto"/>
          </w:divBdr>
        </w:div>
        <w:div w:id="1853950028">
          <w:marLeft w:val="1166"/>
          <w:marRight w:val="0"/>
          <w:marTop w:val="96"/>
          <w:marBottom w:val="0"/>
          <w:divBdr>
            <w:top w:val="none" w:sz="0" w:space="0" w:color="auto"/>
            <w:left w:val="none" w:sz="0" w:space="0" w:color="auto"/>
            <w:bottom w:val="none" w:sz="0" w:space="0" w:color="auto"/>
            <w:right w:val="none" w:sz="0" w:space="0" w:color="auto"/>
          </w:divBdr>
        </w:div>
      </w:divsChild>
    </w:div>
    <w:div w:id="207305803">
      <w:bodyDiv w:val="1"/>
      <w:marLeft w:val="0"/>
      <w:marRight w:val="0"/>
      <w:marTop w:val="0"/>
      <w:marBottom w:val="0"/>
      <w:divBdr>
        <w:top w:val="none" w:sz="0" w:space="0" w:color="auto"/>
        <w:left w:val="none" w:sz="0" w:space="0" w:color="auto"/>
        <w:bottom w:val="none" w:sz="0" w:space="0" w:color="auto"/>
        <w:right w:val="none" w:sz="0" w:space="0" w:color="auto"/>
      </w:divBdr>
    </w:div>
    <w:div w:id="208684071">
      <w:bodyDiv w:val="1"/>
      <w:marLeft w:val="0"/>
      <w:marRight w:val="0"/>
      <w:marTop w:val="0"/>
      <w:marBottom w:val="0"/>
      <w:divBdr>
        <w:top w:val="none" w:sz="0" w:space="0" w:color="auto"/>
        <w:left w:val="none" w:sz="0" w:space="0" w:color="auto"/>
        <w:bottom w:val="none" w:sz="0" w:space="0" w:color="auto"/>
        <w:right w:val="none" w:sz="0" w:space="0" w:color="auto"/>
      </w:divBdr>
    </w:div>
    <w:div w:id="209651091">
      <w:bodyDiv w:val="1"/>
      <w:marLeft w:val="0"/>
      <w:marRight w:val="0"/>
      <w:marTop w:val="0"/>
      <w:marBottom w:val="0"/>
      <w:divBdr>
        <w:top w:val="none" w:sz="0" w:space="0" w:color="auto"/>
        <w:left w:val="none" w:sz="0" w:space="0" w:color="auto"/>
        <w:bottom w:val="none" w:sz="0" w:space="0" w:color="auto"/>
        <w:right w:val="none" w:sz="0" w:space="0" w:color="auto"/>
      </w:divBdr>
    </w:div>
    <w:div w:id="209728957">
      <w:bodyDiv w:val="1"/>
      <w:marLeft w:val="0"/>
      <w:marRight w:val="0"/>
      <w:marTop w:val="0"/>
      <w:marBottom w:val="0"/>
      <w:divBdr>
        <w:top w:val="none" w:sz="0" w:space="0" w:color="auto"/>
        <w:left w:val="none" w:sz="0" w:space="0" w:color="auto"/>
        <w:bottom w:val="none" w:sz="0" w:space="0" w:color="auto"/>
        <w:right w:val="none" w:sz="0" w:space="0" w:color="auto"/>
      </w:divBdr>
    </w:div>
    <w:div w:id="210266593">
      <w:bodyDiv w:val="1"/>
      <w:marLeft w:val="0"/>
      <w:marRight w:val="0"/>
      <w:marTop w:val="0"/>
      <w:marBottom w:val="0"/>
      <w:divBdr>
        <w:top w:val="none" w:sz="0" w:space="0" w:color="auto"/>
        <w:left w:val="none" w:sz="0" w:space="0" w:color="auto"/>
        <w:bottom w:val="none" w:sz="0" w:space="0" w:color="auto"/>
        <w:right w:val="none" w:sz="0" w:space="0" w:color="auto"/>
      </w:divBdr>
    </w:div>
    <w:div w:id="210769634">
      <w:bodyDiv w:val="1"/>
      <w:marLeft w:val="0"/>
      <w:marRight w:val="0"/>
      <w:marTop w:val="0"/>
      <w:marBottom w:val="0"/>
      <w:divBdr>
        <w:top w:val="none" w:sz="0" w:space="0" w:color="auto"/>
        <w:left w:val="none" w:sz="0" w:space="0" w:color="auto"/>
        <w:bottom w:val="none" w:sz="0" w:space="0" w:color="auto"/>
        <w:right w:val="none" w:sz="0" w:space="0" w:color="auto"/>
      </w:divBdr>
    </w:div>
    <w:div w:id="211232097">
      <w:bodyDiv w:val="1"/>
      <w:marLeft w:val="0"/>
      <w:marRight w:val="0"/>
      <w:marTop w:val="0"/>
      <w:marBottom w:val="0"/>
      <w:divBdr>
        <w:top w:val="none" w:sz="0" w:space="0" w:color="auto"/>
        <w:left w:val="none" w:sz="0" w:space="0" w:color="auto"/>
        <w:bottom w:val="none" w:sz="0" w:space="0" w:color="auto"/>
        <w:right w:val="none" w:sz="0" w:space="0" w:color="auto"/>
      </w:divBdr>
    </w:div>
    <w:div w:id="212039063">
      <w:bodyDiv w:val="1"/>
      <w:marLeft w:val="0"/>
      <w:marRight w:val="0"/>
      <w:marTop w:val="0"/>
      <w:marBottom w:val="0"/>
      <w:divBdr>
        <w:top w:val="none" w:sz="0" w:space="0" w:color="auto"/>
        <w:left w:val="none" w:sz="0" w:space="0" w:color="auto"/>
        <w:bottom w:val="none" w:sz="0" w:space="0" w:color="auto"/>
        <w:right w:val="none" w:sz="0" w:space="0" w:color="auto"/>
      </w:divBdr>
      <w:divsChild>
        <w:div w:id="398484597">
          <w:marLeft w:val="547"/>
          <w:marRight w:val="0"/>
          <w:marTop w:val="154"/>
          <w:marBottom w:val="0"/>
          <w:divBdr>
            <w:top w:val="none" w:sz="0" w:space="0" w:color="auto"/>
            <w:left w:val="none" w:sz="0" w:space="0" w:color="auto"/>
            <w:bottom w:val="none" w:sz="0" w:space="0" w:color="auto"/>
            <w:right w:val="none" w:sz="0" w:space="0" w:color="auto"/>
          </w:divBdr>
        </w:div>
        <w:div w:id="535434385">
          <w:marLeft w:val="1166"/>
          <w:marRight w:val="0"/>
          <w:marTop w:val="134"/>
          <w:marBottom w:val="0"/>
          <w:divBdr>
            <w:top w:val="none" w:sz="0" w:space="0" w:color="auto"/>
            <w:left w:val="none" w:sz="0" w:space="0" w:color="auto"/>
            <w:bottom w:val="none" w:sz="0" w:space="0" w:color="auto"/>
            <w:right w:val="none" w:sz="0" w:space="0" w:color="auto"/>
          </w:divBdr>
        </w:div>
        <w:div w:id="574432779">
          <w:marLeft w:val="1166"/>
          <w:marRight w:val="0"/>
          <w:marTop w:val="134"/>
          <w:marBottom w:val="0"/>
          <w:divBdr>
            <w:top w:val="none" w:sz="0" w:space="0" w:color="auto"/>
            <w:left w:val="none" w:sz="0" w:space="0" w:color="auto"/>
            <w:bottom w:val="none" w:sz="0" w:space="0" w:color="auto"/>
            <w:right w:val="none" w:sz="0" w:space="0" w:color="auto"/>
          </w:divBdr>
        </w:div>
      </w:divsChild>
    </w:div>
    <w:div w:id="212229441">
      <w:bodyDiv w:val="1"/>
      <w:marLeft w:val="0"/>
      <w:marRight w:val="0"/>
      <w:marTop w:val="0"/>
      <w:marBottom w:val="0"/>
      <w:divBdr>
        <w:top w:val="none" w:sz="0" w:space="0" w:color="auto"/>
        <w:left w:val="none" w:sz="0" w:space="0" w:color="auto"/>
        <w:bottom w:val="none" w:sz="0" w:space="0" w:color="auto"/>
        <w:right w:val="none" w:sz="0" w:space="0" w:color="auto"/>
      </w:divBdr>
    </w:div>
    <w:div w:id="212231233">
      <w:bodyDiv w:val="1"/>
      <w:marLeft w:val="0"/>
      <w:marRight w:val="0"/>
      <w:marTop w:val="0"/>
      <w:marBottom w:val="0"/>
      <w:divBdr>
        <w:top w:val="none" w:sz="0" w:space="0" w:color="auto"/>
        <w:left w:val="none" w:sz="0" w:space="0" w:color="auto"/>
        <w:bottom w:val="none" w:sz="0" w:space="0" w:color="auto"/>
        <w:right w:val="none" w:sz="0" w:space="0" w:color="auto"/>
      </w:divBdr>
      <w:divsChild>
        <w:div w:id="1148286745">
          <w:marLeft w:val="547"/>
          <w:marRight w:val="0"/>
          <w:marTop w:val="115"/>
          <w:marBottom w:val="0"/>
          <w:divBdr>
            <w:top w:val="none" w:sz="0" w:space="0" w:color="auto"/>
            <w:left w:val="none" w:sz="0" w:space="0" w:color="auto"/>
            <w:bottom w:val="none" w:sz="0" w:space="0" w:color="auto"/>
            <w:right w:val="none" w:sz="0" w:space="0" w:color="auto"/>
          </w:divBdr>
        </w:div>
        <w:div w:id="1316295818">
          <w:marLeft w:val="547"/>
          <w:marRight w:val="0"/>
          <w:marTop w:val="115"/>
          <w:marBottom w:val="0"/>
          <w:divBdr>
            <w:top w:val="none" w:sz="0" w:space="0" w:color="auto"/>
            <w:left w:val="none" w:sz="0" w:space="0" w:color="auto"/>
            <w:bottom w:val="none" w:sz="0" w:space="0" w:color="auto"/>
            <w:right w:val="none" w:sz="0" w:space="0" w:color="auto"/>
          </w:divBdr>
        </w:div>
      </w:divsChild>
    </w:div>
    <w:div w:id="213087276">
      <w:bodyDiv w:val="1"/>
      <w:marLeft w:val="0"/>
      <w:marRight w:val="0"/>
      <w:marTop w:val="0"/>
      <w:marBottom w:val="0"/>
      <w:divBdr>
        <w:top w:val="none" w:sz="0" w:space="0" w:color="auto"/>
        <w:left w:val="none" w:sz="0" w:space="0" w:color="auto"/>
        <w:bottom w:val="none" w:sz="0" w:space="0" w:color="auto"/>
        <w:right w:val="none" w:sz="0" w:space="0" w:color="auto"/>
      </w:divBdr>
    </w:div>
    <w:div w:id="215313281">
      <w:bodyDiv w:val="1"/>
      <w:marLeft w:val="0"/>
      <w:marRight w:val="0"/>
      <w:marTop w:val="0"/>
      <w:marBottom w:val="0"/>
      <w:divBdr>
        <w:top w:val="none" w:sz="0" w:space="0" w:color="auto"/>
        <w:left w:val="none" w:sz="0" w:space="0" w:color="auto"/>
        <w:bottom w:val="none" w:sz="0" w:space="0" w:color="auto"/>
        <w:right w:val="none" w:sz="0" w:space="0" w:color="auto"/>
      </w:divBdr>
      <w:divsChild>
        <w:div w:id="546909">
          <w:marLeft w:val="1166"/>
          <w:marRight w:val="0"/>
          <w:marTop w:val="106"/>
          <w:marBottom w:val="0"/>
          <w:divBdr>
            <w:top w:val="none" w:sz="0" w:space="0" w:color="auto"/>
            <w:left w:val="none" w:sz="0" w:space="0" w:color="auto"/>
            <w:bottom w:val="none" w:sz="0" w:space="0" w:color="auto"/>
            <w:right w:val="none" w:sz="0" w:space="0" w:color="auto"/>
          </w:divBdr>
        </w:div>
        <w:div w:id="657926543">
          <w:marLeft w:val="547"/>
          <w:marRight w:val="0"/>
          <w:marTop w:val="125"/>
          <w:marBottom w:val="0"/>
          <w:divBdr>
            <w:top w:val="none" w:sz="0" w:space="0" w:color="auto"/>
            <w:left w:val="none" w:sz="0" w:space="0" w:color="auto"/>
            <w:bottom w:val="none" w:sz="0" w:space="0" w:color="auto"/>
            <w:right w:val="none" w:sz="0" w:space="0" w:color="auto"/>
          </w:divBdr>
        </w:div>
        <w:div w:id="754320583">
          <w:marLeft w:val="1166"/>
          <w:marRight w:val="0"/>
          <w:marTop w:val="106"/>
          <w:marBottom w:val="0"/>
          <w:divBdr>
            <w:top w:val="none" w:sz="0" w:space="0" w:color="auto"/>
            <w:left w:val="none" w:sz="0" w:space="0" w:color="auto"/>
            <w:bottom w:val="none" w:sz="0" w:space="0" w:color="auto"/>
            <w:right w:val="none" w:sz="0" w:space="0" w:color="auto"/>
          </w:divBdr>
        </w:div>
        <w:div w:id="855272450">
          <w:marLeft w:val="1800"/>
          <w:marRight w:val="0"/>
          <w:marTop w:val="91"/>
          <w:marBottom w:val="0"/>
          <w:divBdr>
            <w:top w:val="none" w:sz="0" w:space="0" w:color="auto"/>
            <w:left w:val="none" w:sz="0" w:space="0" w:color="auto"/>
            <w:bottom w:val="none" w:sz="0" w:space="0" w:color="auto"/>
            <w:right w:val="none" w:sz="0" w:space="0" w:color="auto"/>
          </w:divBdr>
        </w:div>
        <w:div w:id="1142622421">
          <w:marLeft w:val="1166"/>
          <w:marRight w:val="0"/>
          <w:marTop w:val="106"/>
          <w:marBottom w:val="0"/>
          <w:divBdr>
            <w:top w:val="none" w:sz="0" w:space="0" w:color="auto"/>
            <w:left w:val="none" w:sz="0" w:space="0" w:color="auto"/>
            <w:bottom w:val="none" w:sz="0" w:space="0" w:color="auto"/>
            <w:right w:val="none" w:sz="0" w:space="0" w:color="auto"/>
          </w:divBdr>
        </w:div>
        <w:div w:id="1754622576">
          <w:marLeft w:val="547"/>
          <w:marRight w:val="0"/>
          <w:marTop w:val="125"/>
          <w:marBottom w:val="0"/>
          <w:divBdr>
            <w:top w:val="none" w:sz="0" w:space="0" w:color="auto"/>
            <w:left w:val="none" w:sz="0" w:space="0" w:color="auto"/>
            <w:bottom w:val="none" w:sz="0" w:space="0" w:color="auto"/>
            <w:right w:val="none" w:sz="0" w:space="0" w:color="auto"/>
          </w:divBdr>
        </w:div>
        <w:div w:id="1781993837">
          <w:marLeft w:val="1800"/>
          <w:marRight w:val="0"/>
          <w:marTop w:val="91"/>
          <w:marBottom w:val="0"/>
          <w:divBdr>
            <w:top w:val="none" w:sz="0" w:space="0" w:color="auto"/>
            <w:left w:val="none" w:sz="0" w:space="0" w:color="auto"/>
            <w:bottom w:val="none" w:sz="0" w:space="0" w:color="auto"/>
            <w:right w:val="none" w:sz="0" w:space="0" w:color="auto"/>
          </w:divBdr>
        </w:div>
        <w:div w:id="2019458482">
          <w:marLeft w:val="1166"/>
          <w:marRight w:val="0"/>
          <w:marTop w:val="106"/>
          <w:marBottom w:val="0"/>
          <w:divBdr>
            <w:top w:val="none" w:sz="0" w:space="0" w:color="auto"/>
            <w:left w:val="none" w:sz="0" w:space="0" w:color="auto"/>
            <w:bottom w:val="none" w:sz="0" w:space="0" w:color="auto"/>
            <w:right w:val="none" w:sz="0" w:space="0" w:color="auto"/>
          </w:divBdr>
        </w:div>
        <w:div w:id="2119526821">
          <w:marLeft w:val="1800"/>
          <w:marRight w:val="0"/>
          <w:marTop w:val="91"/>
          <w:marBottom w:val="0"/>
          <w:divBdr>
            <w:top w:val="none" w:sz="0" w:space="0" w:color="auto"/>
            <w:left w:val="none" w:sz="0" w:space="0" w:color="auto"/>
            <w:bottom w:val="none" w:sz="0" w:space="0" w:color="auto"/>
            <w:right w:val="none" w:sz="0" w:space="0" w:color="auto"/>
          </w:divBdr>
        </w:div>
      </w:divsChild>
    </w:div>
    <w:div w:id="215436159">
      <w:bodyDiv w:val="1"/>
      <w:marLeft w:val="0"/>
      <w:marRight w:val="0"/>
      <w:marTop w:val="0"/>
      <w:marBottom w:val="0"/>
      <w:divBdr>
        <w:top w:val="none" w:sz="0" w:space="0" w:color="auto"/>
        <w:left w:val="none" w:sz="0" w:space="0" w:color="auto"/>
        <w:bottom w:val="none" w:sz="0" w:space="0" w:color="auto"/>
        <w:right w:val="none" w:sz="0" w:space="0" w:color="auto"/>
      </w:divBdr>
    </w:div>
    <w:div w:id="216087801">
      <w:bodyDiv w:val="1"/>
      <w:marLeft w:val="0"/>
      <w:marRight w:val="0"/>
      <w:marTop w:val="0"/>
      <w:marBottom w:val="0"/>
      <w:divBdr>
        <w:top w:val="none" w:sz="0" w:space="0" w:color="auto"/>
        <w:left w:val="none" w:sz="0" w:space="0" w:color="auto"/>
        <w:bottom w:val="none" w:sz="0" w:space="0" w:color="auto"/>
        <w:right w:val="none" w:sz="0" w:space="0" w:color="auto"/>
      </w:divBdr>
    </w:div>
    <w:div w:id="216551591">
      <w:bodyDiv w:val="1"/>
      <w:marLeft w:val="0"/>
      <w:marRight w:val="0"/>
      <w:marTop w:val="0"/>
      <w:marBottom w:val="0"/>
      <w:divBdr>
        <w:top w:val="none" w:sz="0" w:space="0" w:color="auto"/>
        <w:left w:val="none" w:sz="0" w:space="0" w:color="auto"/>
        <w:bottom w:val="none" w:sz="0" w:space="0" w:color="auto"/>
        <w:right w:val="none" w:sz="0" w:space="0" w:color="auto"/>
      </w:divBdr>
    </w:div>
    <w:div w:id="216821788">
      <w:bodyDiv w:val="1"/>
      <w:marLeft w:val="0"/>
      <w:marRight w:val="0"/>
      <w:marTop w:val="0"/>
      <w:marBottom w:val="0"/>
      <w:divBdr>
        <w:top w:val="none" w:sz="0" w:space="0" w:color="auto"/>
        <w:left w:val="none" w:sz="0" w:space="0" w:color="auto"/>
        <w:bottom w:val="none" w:sz="0" w:space="0" w:color="auto"/>
        <w:right w:val="none" w:sz="0" w:space="0" w:color="auto"/>
      </w:divBdr>
    </w:div>
    <w:div w:id="218051616">
      <w:bodyDiv w:val="1"/>
      <w:marLeft w:val="0"/>
      <w:marRight w:val="0"/>
      <w:marTop w:val="0"/>
      <w:marBottom w:val="0"/>
      <w:divBdr>
        <w:top w:val="none" w:sz="0" w:space="0" w:color="auto"/>
        <w:left w:val="none" w:sz="0" w:space="0" w:color="auto"/>
        <w:bottom w:val="none" w:sz="0" w:space="0" w:color="auto"/>
        <w:right w:val="none" w:sz="0" w:space="0" w:color="auto"/>
      </w:divBdr>
    </w:div>
    <w:div w:id="218244909">
      <w:bodyDiv w:val="1"/>
      <w:marLeft w:val="0"/>
      <w:marRight w:val="0"/>
      <w:marTop w:val="0"/>
      <w:marBottom w:val="0"/>
      <w:divBdr>
        <w:top w:val="none" w:sz="0" w:space="0" w:color="auto"/>
        <w:left w:val="none" w:sz="0" w:space="0" w:color="auto"/>
        <w:bottom w:val="none" w:sz="0" w:space="0" w:color="auto"/>
        <w:right w:val="none" w:sz="0" w:space="0" w:color="auto"/>
      </w:divBdr>
    </w:div>
    <w:div w:id="219094971">
      <w:bodyDiv w:val="1"/>
      <w:marLeft w:val="0"/>
      <w:marRight w:val="0"/>
      <w:marTop w:val="0"/>
      <w:marBottom w:val="0"/>
      <w:divBdr>
        <w:top w:val="none" w:sz="0" w:space="0" w:color="auto"/>
        <w:left w:val="none" w:sz="0" w:space="0" w:color="auto"/>
        <w:bottom w:val="none" w:sz="0" w:space="0" w:color="auto"/>
        <w:right w:val="none" w:sz="0" w:space="0" w:color="auto"/>
      </w:divBdr>
    </w:div>
    <w:div w:id="219833259">
      <w:bodyDiv w:val="1"/>
      <w:marLeft w:val="0"/>
      <w:marRight w:val="0"/>
      <w:marTop w:val="0"/>
      <w:marBottom w:val="0"/>
      <w:divBdr>
        <w:top w:val="none" w:sz="0" w:space="0" w:color="auto"/>
        <w:left w:val="none" w:sz="0" w:space="0" w:color="auto"/>
        <w:bottom w:val="none" w:sz="0" w:space="0" w:color="auto"/>
        <w:right w:val="none" w:sz="0" w:space="0" w:color="auto"/>
      </w:divBdr>
      <w:divsChild>
        <w:div w:id="559904046">
          <w:marLeft w:val="1166"/>
          <w:marRight w:val="0"/>
          <w:marTop w:val="96"/>
          <w:marBottom w:val="0"/>
          <w:divBdr>
            <w:top w:val="none" w:sz="0" w:space="0" w:color="auto"/>
            <w:left w:val="none" w:sz="0" w:space="0" w:color="auto"/>
            <w:bottom w:val="none" w:sz="0" w:space="0" w:color="auto"/>
            <w:right w:val="none" w:sz="0" w:space="0" w:color="auto"/>
          </w:divBdr>
        </w:div>
        <w:div w:id="716048713">
          <w:marLeft w:val="547"/>
          <w:marRight w:val="0"/>
          <w:marTop w:val="115"/>
          <w:marBottom w:val="0"/>
          <w:divBdr>
            <w:top w:val="none" w:sz="0" w:space="0" w:color="auto"/>
            <w:left w:val="none" w:sz="0" w:space="0" w:color="auto"/>
            <w:bottom w:val="none" w:sz="0" w:space="0" w:color="auto"/>
            <w:right w:val="none" w:sz="0" w:space="0" w:color="auto"/>
          </w:divBdr>
        </w:div>
        <w:div w:id="1414010473">
          <w:marLeft w:val="1166"/>
          <w:marRight w:val="0"/>
          <w:marTop w:val="96"/>
          <w:marBottom w:val="0"/>
          <w:divBdr>
            <w:top w:val="none" w:sz="0" w:space="0" w:color="auto"/>
            <w:left w:val="none" w:sz="0" w:space="0" w:color="auto"/>
            <w:bottom w:val="none" w:sz="0" w:space="0" w:color="auto"/>
            <w:right w:val="none" w:sz="0" w:space="0" w:color="auto"/>
          </w:divBdr>
        </w:div>
        <w:div w:id="1724056620">
          <w:marLeft w:val="547"/>
          <w:marRight w:val="0"/>
          <w:marTop w:val="115"/>
          <w:marBottom w:val="0"/>
          <w:divBdr>
            <w:top w:val="none" w:sz="0" w:space="0" w:color="auto"/>
            <w:left w:val="none" w:sz="0" w:space="0" w:color="auto"/>
            <w:bottom w:val="none" w:sz="0" w:space="0" w:color="auto"/>
            <w:right w:val="none" w:sz="0" w:space="0" w:color="auto"/>
          </w:divBdr>
        </w:div>
        <w:div w:id="1883133425">
          <w:marLeft w:val="547"/>
          <w:marRight w:val="0"/>
          <w:marTop w:val="115"/>
          <w:marBottom w:val="0"/>
          <w:divBdr>
            <w:top w:val="none" w:sz="0" w:space="0" w:color="auto"/>
            <w:left w:val="none" w:sz="0" w:space="0" w:color="auto"/>
            <w:bottom w:val="none" w:sz="0" w:space="0" w:color="auto"/>
            <w:right w:val="none" w:sz="0" w:space="0" w:color="auto"/>
          </w:divBdr>
        </w:div>
      </w:divsChild>
    </w:div>
    <w:div w:id="219948106">
      <w:bodyDiv w:val="1"/>
      <w:marLeft w:val="0"/>
      <w:marRight w:val="0"/>
      <w:marTop w:val="0"/>
      <w:marBottom w:val="0"/>
      <w:divBdr>
        <w:top w:val="none" w:sz="0" w:space="0" w:color="auto"/>
        <w:left w:val="none" w:sz="0" w:space="0" w:color="auto"/>
        <w:bottom w:val="none" w:sz="0" w:space="0" w:color="auto"/>
        <w:right w:val="none" w:sz="0" w:space="0" w:color="auto"/>
      </w:divBdr>
    </w:div>
    <w:div w:id="220406487">
      <w:bodyDiv w:val="1"/>
      <w:marLeft w:val="0"/>
      <w:marRight w:val="0"/>
      <w:marTop w:val="0"/>
      <w:marBottom w:val="0"/>
      <w:divBdr>
        <w:top w:val="none" w:sz="0" w:space="0" w:color="auto"/>
        <w:left w:val="none" w:sz="0" w:space="0" w:color="auto"/>
        <w:bottom w:val="none" w:sz="0" w:space="0" w:color="auto"/>
        <w:right w:val="none" w:sz="0" w:space="0" w:color="auto"/>
      </w:divBdr>
    </w:div>
    <w:div w:id="220486051">
      <w:bodyDiv w:val="1"/>
      <w:marLeft w:val="0"/>
      <w:marRight w:val="0"/>
      <w:marTop w:val="0"/>
      <w:marBottom w:val="0"/>
      <w:divBdr>
        <w:top w:val="none" w:sz="0" w:space="0" w:color="auto"/>
        <w:left w:val="none" w:sz="0" w:space="0" w:color="auto"/>
        <w:bottom w:val="none" w:sz="0" w:space="0" w:color="auto"/>
        <w:right w:val="none" w:sz="0" w:space="0" w:color="auto"/>
      </w:divBdr>
    </w:div>
    <w:div w:id="221674103">
      <w:bodyDiv w:val="1"/>
      <w:marLeft w:val="0"/>
      <w:marRight w:val="0"/>
      <w:marTop w:val="0"/>
      <w:marBottom w:val="0"/>
      <w:divBdr>
        <w:top w:val="none" w:sz="0" w:space="0" w:color="auto"/>
        <w:left w:val="none" w:sz="0" w:space="0" w:color="auto"/>
        <w:bottom w:val="none" w:sz="0" w:space="0" w:color="auto"/>
        <w:right w:val="none" w:sz="0" w:space="0" w:color="auto"/>
      </w:divBdr>
    </w:div>
    <w:div w:id="222059550">
      <w:bodyDiv w:val="1"/>
      <w:marLeft w:val="0"/>
      <w:marRight w:val="0"/>
      <w:marTop w:val="0"/>
      <w:marBottom w:val="0"/>
      <w:divBdr>
        <w:top w:val="none" w:sz="0" w:space="0" w:color="auto"/>
        <w:left w:val="none" w:sz="0" w:space="0" w:color="auto"/>
        <w:bottom w:val="none" w:sz="0" w:space="0" w:color="auto"/>
        <w:right w:val="none" w:sz="0" w:space="0" w:color="auto"/>
      </w:divBdr>
      <w:divsChild>
        <w:div w:id="1550527708">
          <w:marLeft w:val="0"/>
          <w:marRight w:val="0"/>
          <w:marTop w:val="0"/>
          <w:marBottom w:val="0"/>
          <w:divBdr>
            <w:top w:val="none" w:sz="0" w:space="0" w:color="auto"/>
            <w:left w:val="none" w:sz="0" w:space="0" w:color="auto"/>
            <w:bottom w:val="none" w:sz="0" w:space="0" w:color="auto"/>
            <w:right w:val="none" w:sz="0" w:space="0" w:color="auto"/>
          </w:divBdr>
        </w:div>
      </w:divsChild>
    </w:div>
    <w:div w:id="222520401">
      <w:bodyDiv w:val="1"/>
      <w:marLeft w:val="0"/>
      <w:marRight w:val="0"/>
      <w:marTop w:val="0"/>
      <w:marBottom w:val="0"/>
      <w:divBdr>
        <w:top w:val="none" w:sz="0" w:space="0" w:color="auto"/>
        <w:left w:val="none" w:sz="0" w:space="0" w:color="auto"/>
        <w:bottom w:val="none" w:sz="0" w:space="0" w:color="auto"/>
        <w:right w:val="none" w:sz="0" w:space="0" w:color="auto"/>
      </w:divBdr>
    </w:div>
    <w:div w:id="224534211">
      <w:bodyDiv w:val="1"/>
      <w:marLeft w:val="0"/>
      <w:marRight w:val="0"/>
      <w:marTop w:val="0"/>
      <w:marBottom w:val="0"/>
      <w:divBdr>
        <w:top w:val="none" w:sz="0" w:space="0" w:color="auto"/>
        <w:left w:val="none" w:sz="0" w:space="0" w:color="auto"/>
        <w:bottom w:val="none" w:sz="0" w:space="0" w:color="auto"/>
        <w:right w:val="none" w:sz="0" w:space="0" w:color="auto"/>
      </w:divBdr>
      <w:divsChild>
        <w:div w:id="107899014">
          <w:marLeft w:val="1800"/>
          <w:marRight w:val="0"/>
          <w:marTop w:val="77"/>
          <w:marBottom w:val="0"/>
          <w:divBdr>
            <w:top w:val="none" w:sz="0" w:space="0" w:color="auto"/>
            <w:left w:val="none" w:sz="0" w:space="0" w:color="auto"/>
            <w:bottom w:val="none" w:sz="0" w:space="0" w:color="auto"/>
            <w:right w:val="none" w:sz="0" w:space="0" w:color="auto"/>
          </w:divBdr>
        </w:div>
        <w:div w:id="269969566">
          <w:marLeft w:val="1800"/>
          <w:marRight w:val="0"/>
          <w:marTop w:val="77"/>
          <w:marBottom w:val="0"/>
          <w:divBdr>
            <w:top w:val="none" w:sz="0" w:space="0" w:color="auto"/>
            <w:left w:val="none" w:sz="0" w:space="0" w:color="auto"/>
            <w:bottom w:val="none" w:sz="0" w:space="0" w:color="auto"/>
            <w:right w:val="none" w:sz="0" w:space="0" w:color="auto"/>
          </w:divBdr>
        </w:div>
        <w:div w:id="282348874">
          <w:marLeft w:val="547"/>
          <w:marRight w:val="0"/>
          <w:marTop w:val="96"/>
          <w:marBottom w:val="0"/>
          <w:divBdr>
            <w:top w:val="none" w:sz="0" w:space="0" w:color="auto"/>
            <w:left w:val="none" w:sz="0" w:space="0" w:color="auto"/>
            <w:bottom w:val="none" w:sz="0" w:space="0" w:color="auto"/>
            <w:right w:val="none" w:sz="0" w:space="0" w:color="auto"/>
          </w:divBdr>
        </w:div>
        <w:div w:id="560096325">
          <w:marLeft w:val="1800"/>
          <w:marRight w:val="0"/>
          <w:marTop w:val="77"/>
          <w:marBottom w:val="0"/>
          <w:divBdr>
            <w:top w:val="none" w:sz="0" w:space="0" w:color="auto"/>
            <w:left w:val="none" w:sz="0" w:space="0" w:color="auto"/>
            <w:bottom w:val="none" w:sz="0" w:space="0" w:color="auto"/>
            <w:right w:val="none" w:sz="0" w:space="0" w:color="auto"/>
          </w:divBdr>
        </w:div>
        <w:div w:id="617177834">
          <w:marLeft w:val="1166"/>
          <w:marRight w:val="0"/>
          <w:marTop w:val="96"/>
          <w:marBottom w:val="0"/>
          <w:divBdr>
            <w:top w:val="none" w:sz="0" w:space="0" w:color="auto"/>
            <w:left w:val="none" w:sz="0" w:space="0" w:color="auto"/>
            <w:bottom w:val="none" w:sz="0" w:space="0" w:color="auto"/>
            <w:right w:val="none" w:sz="0" w:space="0" w:color="auto"/>
          </w:divBdr>
        </w:div>
        <w:div w:id="674187116">
          <w:marLeft w:val="1800"/>
          <w:marRight w:val="0"/>
          <w:marTop w:val="77"/>
          <w:marBottom w:val="0"/>
          <w:divBdr>
            <w:top w:val="none" w:sz="0" w:space="0" w:color="auto"/>
            <w:left w:val="none" w:sz="0" w:space="0" w:color="auto"/>
            <w:bottom w:val="none" w:sz="0" w:space="0" w:color="auto"/>
            <w:right w:val="none" w:sz="0" w:space="0" w:color="auto"/>
          </w:divBdr>
        </w:div>
        <w:div w:id="1095982834">
          <w:marLeft w:val="1166"/>
          <w:marRight w:val="0"/>
          <w:marTop w:val="96"/>
          <w:marBottom w:val="0"/>
          <w:divBdr>
            <w:top w:val="none" w:sz="0" w:space="0" w:color="auto"/>
            <w:left w:val="none" w:sz="0" w:space="0" w:color="auto"/>
            <w:bottom w:val="none" w:sz="0" w:space="0" w:color="auto"/>
            <w:right w:val="none" w:sz="0" w:space="0" w:color="auto"/>
          </w:divBdr>
        </w:div>
        <w:div w:id="1266226144">
          <w:marLeft w:val="1800"/>
          <w:marRight w:val="0"/>
          <w:marTop w:val="77"/>
          <w:marBottom w:val="0"/>
          <w:divBdr>
            <w:top w:val="none" w:sz="0" w:space="0" w:color="auto"/>
            <w:left w:val="none" w:sz="0" w:space="0" w:color="auto"/>
            <w:bottom w:val="none" w:sz="0" w:space="0" w:color="auto"/>
            <w:right w:val="none" w:sz="0" w:space="0" w:color="auto"/>
          </w:divBdr>
        </w:div>
        <w:div w:id="1417021134">
          <w:marLeft w:val="1166"/>
          <w:marRight w:val="0"/>
          <w:marTop w:val="96"/>
          <w:marBottom w:val="0"/>
          <w:divBdr>
            <w:top w:val="none" w:sz="0" w:space="0" w:color="auto"/>
            <w:left w:val="none" w:sz="0" w:space="0" w:color="auto"/>
            <w:bottom w:val="none" w:sz="0" w:space="0" w:color="auto"/>
            <w:right w:val="none" w:sz="0" w:space="0" w:color="auto"/>
          </w:divBdr>
        </w:div>
        <w:div w:id="1662393593">
          <w:marLeft w:val="1800"/>
          <w:marRight w:val="0"/>
          <w:marTop w:val="77"/>
          <w:marBottom w:val="0"/>
          <w:divBdr>
            <w:top w:val="none" w:sz="0" w:space="0" w:color="auto"/>
            <w:left w:val="none" w:sz="0" w:space="0" w:color="auto"/>
            <w:bottom w:val="none" w:sz="0" w:space="0" w:color="auto"/>
            <w:right w:val="none" w:sz="0" w:space="0" w:color="auto"/>
          </w:divBdr>
        </w:div>
        <w:div w:id="1925723997">
          <w:marLeft w:val="1800"/>
          <w:marRight w:val="0"/>
          <w:marTop w:val="77"/>
          <w:marBottom w:val="0"/>
          <w:divBdr>
            <w:top w:val="none" w:sz="0" w:space="0" w:color="auto"/>
            <w:left w:val="none" w:sz="0" w:space="0" w:color="auto"/>
            <w:bottom w:val="none" w:sz="0" w:space="0" w:color="auto"/>
            <w:right w:val="none" w:sz="0" w:space="0" w:color="auto"/>
          </w:divBdr>
        </w:div>
      </w:divsChild>
    </w:div>
    <w:div w:id="227226708">
      <w:bodyDiv w:val="1"/>
      <w:marLeft w:val="0"/>
      <w:marRight w:val="0"/>
      <w:marTop w:val="0"/>
      <w:marBottom w:val="0"/>
      <w:divBdr>
        <w:top w:val="none" w:sz="0" w:space="0" w:color="auto"/>
        <w:left w:val="none" w:sz="0" w:space="0" w:color="auto"/>
        <w:bottom w:val="none" w:sz="0" w:space="0" w:color="auto"/>
        <w:right w:val="none" w:sz="0" w:space="0" w:color="auto"/>
      </w:divBdr>
    </w:div>
    <w:div w:id="230694962">
      <w:bodyDiv w:val="1"/>
      <w:marLeft w:val="0"/>
      <w:marRight w:val="0"/>
      <w:marTop w:val="0"/>
      <w:marBottom w:val="0"/>
      <w:divBdr>
        <w:top w:val="none" w:sz="0" w:space="0" w:color="auto"/>
        <w:left w:val="none" w:sz="0" w:space="0" w:color="auto"/>
        <w:bottom w:val="none" w:sz="0" w:space="0" w:color="auto"/>
        <w:right w:val="none" w:sz="0" w:space="0" w:color="auto"/>
      </w:divBdr>
      <w:divsChild>
        <w:div w:id="326710112">
          <w:marLeft w:val="547"/>
          <w:marRight w:val="0"/>
          <w:marTop w:val="115"/>
          <w:marBottom w:val="0"/>
          <w:divBdr>
            <w:top w:val="none" w:sz="0" w:space="0" w:color="auto"/>
            <w:left w:val="none" w:sz="0" w:space="0" w:color="auto"/>
            <w:bottom w:val="none" w:sz="0" w:space="0" w:color="auto"/>
            <w:right w:val="none" w:sz="0" w:space="0" w:color="auto"/>
          </w:divBdr>
        </w:div>
        <w:div w:id="1281303024">
          <w:marLeft w:val="1166"/>
          <w:marRight w:val="0"/>
          <w:marTop w:val="96"/>
          <w:marBottom w:val="0"/>
          <w:divBdr>
            <w:top w:val="none" w:sz="0" w:space="0" w:color="auto"/>
            <w:left w:val="none" w:sz="0" w:space="0" w:color="auto"/>
            <w:bottom w:val="none" w:sz="0" w:space="0" w:color="auto"/>
            <w:right w:val="none" w:sz="0" w:space="0" w:color="auto"/>
          </w:divBdr>
        </w:div>
        <w:div w:id="1561868422">
          <w:marLeft w:val="547"/>
          <w:marRight w:val="0"/>
          <w:marTop w:val="115"/>
          <w:marBottom w:val="0"/>
          <w:divBdr>
            <w:top w:val="none" w:sz="0" w:space="0" w:color="auto"/>
            <w:left w:val="none" w:sz="0" w:space="0" w:color="auto"/>
            <w:bottom w:val="none" w:sz="0" w:space="0" w:color="auto"/>
            <w:right w:val="none" w:sz="0" w:space="0" w:color="auto"/>
          </w:divBdr>
        </w:div>
      </w:divsChild>
    </w:div>
    <w:div w:id="230777444">
      <w:bodyDiv w:val="1"/>
      <w:marLeft w:val="0"/>
      <w:marRight w:val="0"/>
      <w:marTop w:val="0"/>
      <w:marBottom w:val="0"/>
      <w:divBdr>
        <w:top w:val="none" w:sz="0" w:space="0" w:color="auto"/>
        <w:left w:val="none" w:sz="0" w:space="0" w:color="auto"/>
        <w:bottom w:val="none" w:sz="0" w:space="0" w:color="auto"/>
        <w:right w:val="none" w:sz="0" w:space="0" w:color="auto"/>
      </w:divBdr>
    </w:div>
    <w:div w:id="231239395">
      <w:bodyDiv w:val="1"/>
      <w:marLeft w:val="0"/>
      <w:marRight w:val="0"/>
      <w:marTop w:val="0"/>
      <w:marBottom w:val="0"/>
      <w:divBdr>
        <w:top w:val="none" w:sz="0" w:space="0" w:color="auto"/>
        <w:left w:val="none" w:sz="0" w:space="0" w:color="auto"/>
        <w:bottom w:val="none" w:sz="0" w:space="0" w:color="auto"/>
        <w:right w:val="none" w:sz="0" w:space="0" w:color="auto"/>
      </w:divBdr>
      <w:divsChild>
        <w:div w:id="145124460">
          <w:marLeft w:val="547"/>
          <w:marRight w:val="0"/>
          <w:marTop w:val="72"/>
          <w:marBottom w:val="0"/>
          <w:divBdr>
            <w:top w:val="none" w:sz="0" w:space="0" w:color="auto"/>
            <w:left w:val="none" w:sz="0" w:space="0" w:color="auto"/>
            <w:bottom w:val="none" w:sz="0" w:space="0" w:color="auto"/>
            <w:right w:val="none" w:sz="0" w:space="0" w:color="auto"/>
          </w:divBdr>
        </w:div>
        <w:div w:id="379986676">
          <w:marLeft w:val="1166"/>
          <w:marRight w:val="0"/>
          <w:marTop w:val="62"/>
          <w:marBottom w:val="0"/>
          <w:divBdr>
            <w:top w:val="none" w:sz="0" w:space="0" w:color="auto"/>
            <w:left w:val="none" w:sz="0" w:space="0" w:color="auto"/>
            <w:bottom w:val="none" w:sz="0" w:space="0" w:color="auto"/>
            <w:right w:val="none" w:sz="0" w:space="0" w:color="auto"/>
          </w:divBdr>
        </w:div>
        <w:div w:id="426661626">
          <w:marLeft w:val="2520"/>
          <w:marRight w:val="0"/>
          <w:marTop w:val="48"/>
          <w:marBottom w:val="0"/>
          <w:divBdr>
            <w:top w:val="none" w:sz="0" w:space="0" w:color="auto"/>
            <w:left w:val="none" w:sz="0" w:space="0" w:color="auto"/>
            <w:bottom w:val="none" w:sz="0" w:space="0" w:color="auto"/>
            <w:right w:val="none" w:sz="0" w:space="0" w:color="auto"/>
          </w:divBdr>
        </w:div>
        <w:div w:id="497229590">
          <w:marLeft w:val="2520"/>
          <w:marRight w:val="0"/>
          <w:marTop w:val="48"/>
          <w:marBottom w:val="0"/>
          <w:divBdr>
            <w:top w:val="none" w:sz="0" w:space="0" w:color="auto"/>
            <w:left w:val="none" w:sz="0" w:space="0" w:color="auto"/>
            <w:bottom w:val="none" w:sz="0" w:space="0" w:color="auto"/>
            <w:right w:val="none" w:sz="0" w:space="0" w:color="auto"/>
          </w:divBdr>
        </w:div>
        <w:div w:id="508377466">
          <w:marLeft w:val="1166"/>
          <w:marRight w:val="0"/>
          <w:marTop w:val="62"/>
          <w:marBottom w:val="0"/>
          <w:divBdr>
            <w:top w:val="none" w:sz="0" w:space="0" w:color="auto"/>
            <w:left w:val="none" w:sz="0" w:space="0" w:color="auto"/>
            <w:bottom w:val="none" w:sz="0" w:space="0" w:color="auto"/>
            <w:right w:val="none" w:sz="0" w:space="0" w:color="auto"/>
          </w:divBdr>
        </w:div>
        <w:div w:id="605121512">
          <w:marLeft w:val="2520"/>
          <w:marRight w:val="0"/>
          <w:marTop w:val="48"/>
          <w:marBottom w:val="0"/>
          <w:divBdr>
            <w:top w:val="none" w:sz="0" w:space="0" w:color="auto"/>
            <w:left w:val="none" w:sz="0" w:space="0" w:color="auto"/>
            <w:bottom w:val="none" w:sz="0" w:space="0" w:color="auto"/>
            <w:right w:val="none" w:sz="0" w:space="0" w:color="auto"/>
          </w:divBdr>
        </w:div>
        <w:div w:id="867647925">
          <w:marLeft w:val="1800"/>
          <w:marRight w:val="0"/>
          <w:marTop w:val="53"/>
          <w:marBottom w:val="0"/>
          <w:divBdr>
            <w:top w:val="none" w:sz="0" w:space="0" w:color="auto"/>
            <w:left w:val="none" w:sz="0" w:space="0" w:color="auto"/>
            <w:bottom w:val="none" w:sz="0" w:space="0" w:color="auto"/>
            <w:right w:val="none" w:sz="0" w:space="0" w:color="auto"/>
          </w:divBdr>
        </w:div>
        <w:div w:id="878670145">
          <w:marLeft w:val="1166"/>
          <w:marRight w:val="0"/>
          <w:marTop w:val="62"/>
          <w:marBottom w:val="0"/>
          <w:divBdr>
            <w:top w:val="none" w:sz="0" w:space="0" w:color="auto"/>
            <w:left w:val="none" w:sz="0" w:space="0" w:color="auto"/>
            <w:bottom w:val="none" w:sz="0" w:space="0" w:color="auto"/>
            <w:right w:val="none" w:sz="0" w:space="0" w:color="auto"/>
          </w:divBdr>
        </w:div>
        <w:div w:id="934049939">
          <w:marLeft w:val="1800"/>
          <w:marRight w:val="0"/>
          <w:marTop w:val="53"/>
          <w:marBottom w:val="0"/>
          <w:divBdr>
            <w:top w:val="none" w:sz="0" w:space="0" w:color="auto"/>
            <w:left w:val="none" w:sz="0" w:space="0" w:color="auto"/>
            <w:bottom w:val="none" w:sz="0" w:space="0" w:color="auto"/>
            <w:right w:val="none" w:sz="0" w:space="0" w:color="auto"/>
          </w:divBdr>
        </w:div>
        <w:div w:id="970593080">
          <w:marLeft w:val="1800"/>
          <w:marRight w:val="0"/>
          <w:marTop w:val="53"/>
          <w:marBottom w:val="0"/>
          <w:divBdr>
            <w:top w:val="none" w:sz="0" w:space="0" w:color="auto"/>
            <w:left w:val="none" w:sz="0" w:space="0" w:color="auto"/>
            <w:bottom w:val="none" w:sz="0" w:space="0" w:color="auto"/>
            <w:right w:val="none" w:sz="0" w:space="0" w:color="auto"/>
          </w:divBdr>
        </w:div>
        <w:div w:id="1320303413">
          <w:marLeft w:val="1166"/>
          <w:marRight w:val="0"/>
          <w:marTop w:val="62"/>
          <w:marBottom w:val="0"/>
          <w:divBdr>
            <w:top w:val="none" w:sz="0" w:space="0" w:color="auto"/>
            <w:left w:val="none" w:sz="0" w:space="0" w:color="auto"/>
            <w:bottom w:val="none" w:sz="0" w:space="0" w:color="auto"/>
            <w:right w:val="none" w:sz="0" w:space="0" w:color="auto"/>
          </w:divBdr>
        </w:div>
        <w:div w:id="1362055290">
          <w:marLeft w:val="1800"/>
          <w:marRight w:val="0"/>
          <w:marTop w:val="53"/>
          <w:marBottom w:val="0"/>
          <w:divBdr>
            <w:top w:val="none" w:sz="0" w:space="0" w:color="auto"/>
            <w:left w:val="none" w:sz="0" w:space="0" w:color="auto"/>
            <w:bottom w:val="none" w:sz="0" w:space="0" w:color="auto"/>
            <w:right w:val="none" w:sz="0" w:space="0" w:color="auto"/>
          </w:divBdr>
        </w:div>
        <w:div w:id="1491291890">
          <w:marLeft w:val="1800"/>
          <w:marRight w:val="0"/>
          <w:marTop w:val="53"/>
          <w:marBottom w:val="0"/>
          <w:divBdr>
            <w:top w:val="none" w:sz="0" w:space="0" w:color="auto"/>
            <w:left w:val="none" w:sz="0" w:space="0" w:color="auto"/>
            <w:bottom w:val="none" w:sz="0" w:space="0" w:color="auto"/>
            <w:right w:val="none" w:sz="0" w:space="0" w:color="auto"/>
          </w:divBdr>
        </w:div>
        <w:div w:id="1491604434">
          <w:marLeft w:val="2520"/>
          <w:marRight w:val="0"/>
          <w:marTop w:val="48"/>
          <w:marBottom w:val="0"/>
          <w:divBdr>
            <w:top w:val="none" w:sz="0" w:space="0" w:color="auto"/>
            <w:left w:val="none" w:sz="0" w:space="0" w:color="auto"/>
            <w:bottom w:val="none" w:sz="0" w:space="0" w:color="auto"/>
            <w:right w:val="none" w:sz="0" w:space="0" w:color="auto"/>
          </w:divBdr>
        </w:div>
        <w:div w:id="1570460784">
          <w:marLeft w:val="547"/>
          <w:marRight w:val="0"/>
          <w:marTop w:val="72"/>
          <w:marBottom w:val="0"/>
          <w:divBdr>
            <w:top w:val="none" w:sz="0" w:space="0" w:color="auto"/>
            <w:left w:val="none" w:sz="0" w:space="0" w:color="auto"/>
            <w:bottom w:val="none" w:sz="0" w:space="0" w:color="auto"/>
            <w:right w:val="none" w:sz="0" w:space="0" w:color="auto"/>
          </w:divBdr>
        </w:div>
        <w:div w:id="1621107288">
          <w:marLeft w:val="1800"/>
          <w:marRight w:val="0"/>
          <w:marTop w:val="53"/>
          <w:marBottom w:val="0"/>
          <w:divBdr>
            <w:top w:val="none" w:sz="0" w:space="0" w:color="auto"/>
            <w:left w:val="none" w:sz="0" w:space="0" w:color="auto"/>
            <w:bottom w:val="none" w:sz="0" w:space="0" w:color="auto"/>
            <w:right w:val="none" w:sz="0" w:space="0" w:color="auto"/>
          </w:divBdr>
        </w:div>
        <w:div w:id="1675067360">
          <w:marLeft w:val="1166"/>
          <w:marRight w:val="0"/>
          <w:marTop w:val="62"/>
          <w:marBottom w:val="0"/>
          <w:divBdr>
            <w:top w:val="none" w:sz="0" w:space="0" w:color="auto"/>
            <w:left w:val="none" w:sz="0" w:space="0" w:color="auto"/>
            <w:bottom w:val="none" w:sz="0" w:space="0" w:color="auto"/>
            <w:right w:val="none" w:sz="0" w:space="0" w:color="auto"/>
          </w:divBdr>
        </w:div>
        <w:div w:id="1688099109">
          <w:marLeft w:val="1800"/>
          <w:marRight w:val="0"/>
          <w:marTop w:val="53"/>
          <w:marBottom w:val="0"/>
          <w:divBdr>
            <w:top w:val="none" w:sz="0" w:space="0" w:color="auto"/>
            <w:left w:val="none" w:sz="0" w:space="0" w:color="auto"/>
            <w:bottom w:val="none" w:sz="0" w:space="0" w:color="auto"/>
            <w:right w:val="none" w:sz="0" w:space="0" w:color="auto"/>
          </w:divBdr>
        </w:div>
        <w:div w:id="1845632110">
          <w:marLeft w:val="1166"/>
          <w:marRight w:val="0"/>
          <w:marTop w:val="62"/>
          <w:marBottom w:val="0"/>
          <w:divBdr>
            <w:top w:val="none" w:sz="0" w:space="0" w:color="auto"/>
            <w:left w:val="none" w:sz="0" w:space="0" w:color="auto"/>
            <w:bottom w:val="none" w:sz="0" w:space="0" w:color="auto"/>
            <w:right w:val="none" w:sz="0" w:space="0" w:color="auto"/>
          </w:divBdr>
        </w:div>
        <w:div w:id="2008360209">
          <w:marLeft w:val="1166"/>
          <w:marRight w:val="0"/>
          <w:marTop w:val="62"/>
          <w:marBottom w:val="0"/>
          <w:divBdr>
            <w:top w:val="none" w:sz="0" w:space="0" w:color="auto"/>
            <w:left w:val="none" w:sz="0" w:space="0" w:color="auto"/>
            <w:bottom w:val="none" w:sz="0" w:space="0" w:color="auto"/>
            <w:right w:val="none" w:sz="0" w:space="0" w:color="auto"/>
          </w:divBdr>
        </w:div>
      </w:divsChild>
    </w:div>
    <w:div w:id="231354636">
      <w:bodyDiv w:val="1"/>
      <w:marLeft w:val="0"/>
      <w:marRight w:val="0"/>
      <w:marTop w:val="0"/>
      <w:marBottom w:val="0"/>
      <w:divBdr>
        <w:top w:val="none" w:sz="0" w:space="0" w:color="auto"/>
        <w:left w:val="none" w:sz="0" w:space="0" w:color="auto"/>
        <w:bottom w:val="none" w:sz="0" w:space="0" w:color="auto"/>
        <w:right w:val="none" w:sz="0" w:space="0" w:color="auto"/>
      </w:divBdr>
    </w:div>
    <w:div w:id="232008426">
      <w:bodyDiv w:val="1"/>
      <w:marLeft w:val="0"/>
      <w:marRight w:val="0"/>
      <w:marTop w:val="0"/>
      <w:marBottom w:val="0"/>
      <w:divBdr>
        <w:top w:val="none" w:sz="0" w:space="0" w:color="auto"/>
        <w:left w:val="none" w:sz="0" w:space="0" w:color="auto"/>
        <w:bottom w:val="none" w:sz="0" w:space="0" w:color="auto"/>
        <w:right w:val="none" w:sz="0" w:space="0" w:color="auto"/>
      </w:divBdr>
      <w:divsChild>
        <w:div w:id="999845129">
          <w:marLeft w:val="0"/>
          <w:marRight w:val="0"/>
          <w:marTop w:val="0"/>
          <w:marBottom w:val="0"/>
          <w:divBdr>
            <w:top w:val="none" w:sz="0" w:space="0" w:color="auto"/>
            <w:left w:val="none" w:sz="0" w:space="0" w:color="auto"/>
            <w:bottom w:val="none" w:sz="0" w:space="0" w:color="auto"/>
            <w:right w:val="none" w:sz="0" w:space="0" w:color="auto"/>
          </w:divBdr>
          <w:divsChild>
            <w:div w:id="319577577">
              <w:marLeft w:val="0"/>
              <w:marRight w:val="0"/>
              <w:marTop w:val="0"/>
              <w:marBottom w:val="0"/>
              <w:divBdr>
                <w:top w:val="none" w:sz="0" w:space="0" w:color="auto"/>
                <w:left w:val="none" w:sz="0" w:space="0" w:color="auto"/>
                <w:bottom w:val="none" w:sz="0" w:space="0" w:color="auto"/>
                <w:right w:val="none" w:sz="0" w:space="0" w:color="auto"/>
              </w:divBdr>
            </w:div>
            <w:div w:id="830220835">
              <w:marLeft w:val="0"/>
              <w:marRight w:val="0"/>
              <w:marTop w:val="0"/>
              <w:marBottom w:val="0"/>
              <w:divBdr>
                <w:top w:val="none" w:sz="0" w:space="0" w:color="auto"/>
                <w:left w:val="none" w:sz="0" w:space="0" w:color="auto"/>
                <w:bottom w:val="none" w:sz="0" w:space="0" w:color="auto"/>
                <w:right w:val="none" w:sz="0" w:space="0" w:color="auto"/>
              </w:divBdr>
            </w:div>
            <w:div w:id="169800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743610">
      <w:bodyDiv w:val="1"/>
      <w:marLeft w:val="0"/>
      <w:marRight w:val="0"/>
      <w:marTop w:val="0"/>
      <w:marBottom w:val="0"/>
      <w:divBdr>
        <w:top w:val="none" w:sz="0" w:space="0" w:color="auto"/>
        <w:left w:val="none" w:sz="0" w:space="0" w:color="auto"/>
        <w:bottom w:val="none" w:sz="0" w:space="0" w:color="auto"/>
        <w:right w:val="none" w:sz="0" w:space="0" w:color="auto"/>
      </w:divBdr>
    </w:div>
    <w:div w:id="232744496">
      <w:bodyDiv w:val="1"/>
      <w:marLeft w:val="0"/>
      <w:marRight w:val="0"/>
      <w:marTop w:val="0"/>
      <w:marBottom w:val="0"/>
      <w:divBdr>
        <w:top w:val="none" w:sz="0" w:space="0" w:color="auto"/>
        <w:left w:val="none" w:sz="0" w:space="0" w:color="auto"/>
        <w:bottom w:val="none" w:sz="0" w:space="0" w:color="auto"/>
        <w:right w:val="none" w:sz="0" w:space="0" w:color="auto"/>
      </w:divBdr>
      <w:divsChild>
        <w:div w:id="1316951469">
          <w:marLeft w:val="0"/>
          <w:marRight w:val="0"/>
          <w:marTop w:val="0"/>
          <w:marBottom w:val="0"/>
          <w:divBdr>
            <w:top w:val="none" w:sz="0" w:space="0" w:color="auto"/>
            <w:left w:val="none" w:sz="0" w:space="0" w:color="auto"/>
            <w:bottom w:val="none" w:sz="0" w:space="0" w:color="auto"/>
            <w:right w:val="none" w:sz="0" w:space="0" w:color="auto"/>
          </w:divBdr>
          <w:divsChild>
            <w:div w:id="17633572">
              <w:marLeft w:val="0"/>
              <w:marRight w:val="0"/>
              <w:marTop w:val="0"/>
              <w:marBottom w:val="0"/>
              <w:divBdr>
                <w:top w:val="none" w:sz="0" w:space="0" w:color="auto"/>
                <w:left w:val="none" w:sz="0" w:space="0" w:color="auto"/>
                <w:bottom w:val="none" w:sz="0" w:space="0" w:color="auto"/>
                <w:right w:val="none" w:sz="0" w:space="0" w:color="auto"/>
              </w:divBdr>
            </w:div>
            <w:div w:id="357584346">
              <w:marLeft w:val="0"/>
              <w:marRight w:val="0"/>
              <w:marTop w:val="0"/>
              <w:marBottom w:val="0"/>
              <w:divBdr>
                <w:top w:val="none" w:sz="0" w:space="0" w:color="auto"/>
                <w:left w:val="none" w:sz="0" w:space="0" w:color="auto"/>
                <w:bottom w:val="none" w:sz="0" w:space="0" w:color="auto"/>
                <w:right w:val="none" w:sz="0" w:space="0" w:color="auto"/>
              </w:divBdr>
            </w:div>
            <w:div w:id="370804259">
              <w:marLeft w:val="0"/>
              <w:marRight w:val="0"/>
              <w:marTop w:val="0"/>
              <w:marBottom w:val="0"/>
              <w:divBdr>
                <w:top w:val="none" w:sz="0" w:space="0" w:color="auto"/>
                <w:left w:val="none" w:sz="0" w:space="0" w:color="auto"/>
                <w:bottom w:val="none" w:sz="0" w:space="0" w:color="auto"/>
                <w:right w:val="none" w:sz="0" w:space="0" w:color="auto"/>
              </w:divBdr>
            </w:div>
            <w:div w:id="1042750239">
              <w:marLeft w:val="0"/>
              <w:marRight w:val="0"/>
              <w:marTop w:val="0"/>
              <w:marBottom w:val="0"/>
              <w:divBdr>
                <w:top w:val="none" w:sz="0" w:space="0" w:color="auto"/>
                <w:left w:val="none" w:sz="0" w:space="0" w:color="auto"/>
                <w:bottom w:val="none" w:sz="0" w:space="0" w:color="auto"/>
                <w:right w:val="none" w:sz="0" w:space="0" w:color="auto"/>
              </w:divBdr>
            </w:div>
            <w:div w:id="1331711881">
              <w:marLeft w:val="0"/>
              <w:marRight w:val="0"/>
              <w:marTop w:val="0"/>
              <w:marBottom w:val="0"/>
              <w:divBdr>
                <w:top w:val="none" w:sz="0" w:space="0" w:color="auto"/>
                <w:left w:val="none" w:sz="0" w:space="0" w:color="auto"/>
                <w:bottom w:val="none" w:sz="0" w:space="0" w:color="auto"/>
                <w:right w:val="none" w:sz="0" w:space="0" w:color="auto"/>
              </w:divBdr>
            </w:div>
            <w:div w:id="1340818090">
              <w:marLeft w:val="0"/>
              <w:marRight w:val="0"/>
              <w:marTop w:val="0"/>
              <w:marBottom w:val="0"/>
              <w:divBdr>
                <w:top w:val="none" w:sz="0" w:space="0" w:color="auto"/>
                <w:left w:val="none" w:sz="0" w:space="0" w:color="auto"/>
                <w:bottom w:val="none" w:sz="0" w:space="0" w:color="auto"/>
                <w:right w:val="none" w:sz="0" w:space="0" w:color="auto"/>
              </w:divBdr>
            </w:div>
            <w:div w:id="1498032984">
              <w:marLeft w:val="0"/>
              <w:marRight w:val="0"/>
              <w:marTop w:val="0"/>
              <w:marBottom w:val="0"/>
              <w:divBdr>
                <w:top w:val="none" w:sz="0" w:space="0" w:color="auto"/>
                <w:left w:val="none" w:sz="0" w:space="0" w:color="auto"/>
                <w:bottom w:val="none" w:sz="0" w:space="0" w:color="auto"/>
                <w:right w:val="none" w:sz="0" w:space="0" w:color="auto"/>
              </w:divBdr>
            </w:div>
            <w:div w:id="1602059294">
              <w:marLeft w:val="0"/>
              <w:marRight w:val="0"/>
              <w:marTop w:val="0"/>
              <w:marBottom w:val="0"/>
              <w:divBdr>
                <w:top w:val="none" w:sz="0" w:space="0" w:color="auto"/>
                <w:left w:val="none" w:sz="0" w:space="0" w:color="auto"/>
                <w:bottom w:val="none" w:sz="0" w:space="0" w:color="auto"/>
                <w:right w:val="none" w:sz="0" w:space="0" w:color="auto"/>
              </w:divBdr>
            </w:div>
            <w:div w:id="1635477528">
              <w:marLeft w:val="0"/>
              <w:marRight w:val="0"/>
              <w:marTop w:val="0"/>
              <w:marBottom w:val="0"/>
              <w:divBdr>
                <w:top w:val="none" w:sz="0" w:space="0" w:color="auto"/>
                <w:left w:val="none" w:sz="0" w:space="0" w:color="auto"/>
                <w:bottom w:val="none" w:sz="0" w:space="0" w:color="auto"/>
                <w:right w:val="none" w:sz="0" w:space="0" w:color="auto"/>
              </w:divBdr>
            </w:div>
            <w:div w:id="1867863969">
              <w:marLeft w:val="0"/>
              <w:marRight w:val="0"/>
              <w:marTop w:val="0"/>
              <w:marBottom w:val="0"/>
              <w:divBdr>
                <w:top w:val="none" w:sz="0" w:space="0" w:color="auto"/>
                <w:left w:val="none" w:sz="0" w:space="0" w:color="auto"/>
                <w:bottom w:val="none" w:sz="0" w:space="0" w:color="auto"/>
                <w:right w:val="none" w:sz="0" w:space="0" w:color="auto"/>
              </w:divBdr>
            </w:div>
            <w:div w:id="1992562722">
              <w:marLeft w:val="0"/>
              <w:marRight w:val="0"/>
              <w:marTop w:val="0"/>
              <w:marBottom w:val="0"/>
              <w:divBdr>
                <w:top w:val="none" w:sz="0" w:space="0" w:color="auto"/>
                <w:left w:val="none" w:sz="0" w:space="0" w:color="auto"/>
                <w:bottom w:val="none" w:sz="0" w:space="0" w:color="auto"/>
                <w:right w:val="none" w:sz="0" w:space="0" w:color="auto"/>
              </w:divBdr>
            </w:div>
            <w:div w:id="211408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243852">
      <w:bodyDiv w:val="1"/>
      <w:marLeft w:val="0"/>
      <w:marRight w:val="0"/>
      <w:marTop w:val="0"/>
      <w:marBottom w:val="0"/>
      <w:divBdr>
        <w:top w:val="none" w:sz="0" w:space="0" w:color="auto"/>
        <w:left w:val="none" w:sz="0" w:space="0" w:color="auto"/>
        <w:bottom w:val="none" w:sz="0" w:space="0" w:color="auto"/>
        <w:right w:val="none" w:sz="0" w:space="0" w:color="auto"/>
      </w:divBdr>
    </w:div>
    <w:div w:id="233976987">
      <w:bodyDiv w:val="1"/>
      <w:marLeft w:val="0"/>
      <w:marRight w:val="0"/>
      <w:marTop w:val="0"/>
      <w:marBottom w:val="0"/>
      <w:divBdr>
        <w:top w:val="none" w:sz="0" w:space="0" w:color="auto"/>
        <w:left w:val="none" w:sz="0" w:space="0" w:color="auto"/>
        <w:bottom w:val="none" w:sz="0" w:space="0" w:color="auto"/>
        <w:right w:val="none" w:sz="0" w:space="0" w:color="auto"/>
      </w:divBdr>
    </w:div>
    <w:div w:id="234441678">
      <w:bodyDiv w:val="1"/>
      <w:marLeft w:val="0"/>
      <w:marRight w:val="0"/>
      <w:marTop w:val="0"/>
      <w:marBottom w:val="0"/>
      <w:divBdr>
        <w:top w:val="none" w:sz="0" w:space="0" w:color="auto"/>
        <w:left w:val="none" w:sz="0" w:space="0" w:color="auto"/>
        <w:bottom w:val="none" w:sz="0" w:space="0" w:color="auto"/>
        <w:right w:val="none" w:sz="0" w:space="0" w:color="auto"/>
      </w:divBdr>
    </w:div>
    <w:div w:id="234509001">
      <w:bodyDiv w:val="1"/>
      <w:marLeft w:val="0"/>
      <w:marRight w:val="0"/>
      <w:marTop w:val="0"/>
      <w:marBottom w:val="0"/>
      <w:divBdr>
        <w:top w:val="none" w:sz="0" w:space="0" w:color="auto"/>
        <w:left w:val="none" w:sz="0" w:space="0" w:color="auto"/>
        <w:bottom w:val="none" w:sz="0" w:space="0" w:color="auto"/>
        <w:right w:val="none" w:sz="0" w:space="0" w:color="auto"/>
      </w:divBdr>
    </w:div>
    <w:div w:id="234559886">
      <w:bodyDiv w:val="1"/>
      <w:marLeft w:val="0"/>
      <w:marRight w:val="0"/>
      <w:marTop w:val="0"/>
      <w:marBottom w:val="0"/>
      <w:divBdr>
        <w:top w:val="none" w:sz="0" w:space="0" w:color="auto"/>
        <w:left w:val="none" w:sz="0" w:space="0" w:color="auto"/>
        <w:bottom w:val="none" w:sz="0" w:space="0" w:color="auto"/>
        <w:right w:val="none" w:sz="0" w:space="0" w:color="auto"/>
      </w:divBdr>
      <w:divsChild>
        <w:div w:id="343288050">
          <w:marLeft w:val="1166"/>
          <w:marRight w:val="0"/>
          <w:marTop w:val="115"/>
          <w:marBottom w:val="0"/>
          <w:divBdr>
            <w:top w:val="none" w:sz="0" w:space="0" w:color="auto"/>
            <w:left w:val="none" w:sz="0" w:space="0" w:color="auto"/>
            <w:bottom w:val="none" w:sz="0" w:space="0" w:color="auto"/>
            <w:right w:val="none" w:sz="0" w:space="0" w:color="auto"/>
          </w:divBdr>
        </w:div>
        <w:div w:id="1132789917">
          <w:marLeft w:val="1166"/>
          <w:marRight w:val="0"/>
          <w:marTop w:val="115"/>
          <w:marBottom w:val="0"/>
          <w:divBdr>
            <w:top w:val="none" w:sz="0" w:space="0" w:color="auto"/>
            <w:left w:val="none" w:sz="0" w:space="0" w:color="auto"/>
            <w:bottom w:val="none" w:sz="0" w:space="0" w:color="auto"/>
            <w:right w:val="none" w:sz="0" w:space="0" w:color="auto"/>
          </w:divBdr>
        </w:div>
        <w:div w:id="1471898601">
          <w:marLeft w:val="547"/>
          <w:marRight w:val="0"/>
          <w:marTop w:val="134"/>
          <w:marBottom w:val="0"/>
          <w:divBdr>
            <w:top w:val="none" w:sz="0" w:space="0" w:color="auto"/>
            <w:left w:val="none" w:sz="0" w:space="0" w:color="auto"/>
            <w:bottom w:val="none" w:sz="0" w:space="0" w:color="auto"/>
            <w:right w:val="none" w:sz="0" w:space="0" w:color="auto"/>
          </w:divBdr>
        </w:div>
        <w:div w:id="1660572175">
          <w:marLeft w:val="547"/>
          <w:marRight w:val="0"/>
          <w:marTop w:val="134"/>
          <w:marBottom w:val="0"/>
          <w:divBdr>
            <w:top w:val="none" w:sz="0" w:space="0" w:color="auto"/>
            <w:left w:val="none" w:sz="0" w:space="0" w:color="auto"/>
            <w:bottom w:val="none" w:sz="0" w:space="0" w:color="auto"/>
            <w:right w:val="none" w:sz="0" w:space="0" w:color="auto"/>
          </w:divBdr>
        </w:div>
        <w:div w:id="1752459708">
          <w:marLeft w:val="1166"/>
          <w:marRight w:val="0"/>
          <w:marTop w:val="115"/>
          <w:marBottom w:val="0"/>
          <w:divBdr>
            <w:top w:val="none" w:sz="0" w:space="0" w:color="auto"/>
            <w:left w:val="none" w:sz="0" w:space="0" w:color="auto"/>
            <w:bottom w:val="none" w:sz="0" w:space="0" w:color="auto"/>
            <w:right w:val="none" w:sz="0" w:space="0" w:color="auto"/>
          </w:divBdr>
        </w:div>
        <w:div w:id="1779332482">
          <w:marLeft w:val="1166"/>
          <w:marRight w:val="0"/>
          <w:marTop w:val="115"/>
          <w:marBottom w:val="0"/>
          <w:divBdr>
            <w:top w:val="none" w:sz="0" w:space="0" w:color="auto"/>
            <w:left w:val="none" w:sz="0" w:space="0" w:color="auto"/>
            <w:bottom w:val="none" w:sz="0" w:space="0" w:color="auto"/>
            <w:right w:val="none" w:sz="0" w:space="0" w:color="auto"/>
          </w:divBdr>
        </w:div>
      </w:divsChild>
    </w:div>
    <w:div w:id="234975107">
      <w:bodyDiv w:val="1"/>
      <w:marLeft w:val="0"/>
      <w:marRight w:val="0"/>
      <w:marTop w:val="0"/>
      <w:marBottom w:val="0"/>
      <w:divBdr>
        <w:top w:val="none" w:sz="0" w:space="0" w:color="auto"/>
        <w:left w:val="none" w:sz="0" w:space="0" w:color="auto"/>
        <w:bottom w:val="none" w:sz="0" w:space="0" w:color="auto"/>
        <w:right w:val="none" w:sz="0" w:space="0" w:color="auto"/>
      </w:divBdr>
      <w:divsChild>
        <w:div w:id="214048931">
          <w:marLeft w:val="547"/>
          <w:marRight w:val="0"/>
          <w:marTop w:val="130"/>
          <w:marBottom w:val="0"/>
          <w:divBdr>
            <w:top w:val="none" w:sz="0" w:space="0" w:color="auto"/>
            <w:left w:val="none" w:sz="0" w:space="0" w:color="auto"/>
            <w:bottom w:val="none" w:sz="0" w:space="0" w:color="auto"/>
            <w:right w:val="none" w:sz="0" w:space="0" w:color="auto"/>
          </w:divBdr>
        </w:div>
        <w:div w:id="741175046">
          <w:marLeft w:val="1166"/>
          <w:marRight w:val="0"/>
          <w:marTop w:val="96"/>
          <w:marBottom w:val="0"/>
          <w:divBdr>
            <w:top w:val="none" w:sz="0" w:space="0" w:color="auto"/>
            <w:left w:val="none" w:sz="0" w:space="0" w:color="auto"/>
            <w:bottom w:val="none" w:sz="0" w:space="0" w:color="auto"/>
            <w:right w:val="none" w:sz="0" w:space="0" w:color="auto"/>
          </w:divBdr>
        </w:div>
        <w:div w:id="840244608">
          <w:marLeft w:val="1166"/>
          <w:marRight w:val="0"/>
          <w:marTop w:val="96"/>
          <w:marBottom w:val="0"/>
          <w:divBdr>
            <w:top w:val="none" w:sz="0" w:space="0" w:color="auto"/>
            <w:left w:val="none" w:sz="0" w:space="0" w:color="auto"/>
            <w:bottom w:val="none" w:sz="0" w:space="0" w:color="auto"/>
            <w:right w:val="none" w:sz="0" w:space="0" w:color="auto"/>
          </w:divBdr>
        </w:div>
        <w:div w:id="934167434">
          <w:marLeft w:val="547"/>
          <w:marRight w:val="0"/>
          <w:marTop w:val="115"/>
          <w:marBottom w:val="0"/>
          <w:divBdr>
            <w:top w:val="none" w:sz="0" w:space="0" w:color="auto"/>
            <w:left w:val="none" w:sz="0" w:space="0" w:color="auto"/>
            <w:bottom w:val="none" w:sz="0" w:space="0" w:color="auto"/>
            <w:right w:val="none" w:sz="0" w:space="0" w:color="auto"/>
          </w:divBdr>
        </w:div>
        <w:div w:id="1342661513">
          <w:marLeft w:val="1166"/>
          <w:marRight w:val="0"/>
          <w:marTop w:val="96"/>
          <w:marBottom w:val="0"/>
          <w:divBdr>
            <w:top w:val="none" w:sz="0" w:space="0" w:color="auto"/>
            <w:left w:val="none" w:sz="0" w:space="0" w:color="auto"/>
            <w:bottom w:val="none" w:sz="0" w:space="0" w:color="auto"/>
            <w:right w:val="none" w:sz="0" w:space="0" w:color="auto"/>
          </w:divBdr>
        </w:div>
        <w:div w:id="1510294202">
          <w:marLeft w:val="547"/>
          <w:marRight w:val="0"/>
          <w:marTop w:val="115"/>
          <w:marBottom w:val="0"/>
          <w:divBdr>
            <w:top w:val="none" w:sz="0" w:space="0" w:color="auto"/>
            <w:left w:val="none" w:sz="0" w:space="0" w:color="auto"/>
            <w:bottom w:val="none" w:sz="0" w:space="0" w:color="auto"/>
            <w:right w:val="none" w:sz="0" w:space="0" w:color="auto"/>
          </w:divBdr>
        </w:div>
        <w:div w:id="1922332418">
          <w:marLeft w:val="1166"/>
          <w:marRight w:val="0"/>
          <w:marTop w:val="96"/>
          <w:marBottom w:val="0"/>
          <w:divBdr>
            <w:top w:val="none" w:sz="0" w:space="0" w:color="auto"/>
            <w:left w:val="none" w:sz="0" w:space="0" w:color="auto"/>
            <w:bottom w:val="none" w:sz="0" w:space="0" w:color="auto"/>
            <w:right w:val="none" w:sz="0" w:space="0" w:color="auto"/>
          </w:divBdr>
        </w:div>
        <w:div w:id="1968194448">
          <w:marLeft w:val="1166"/>
          <w:marRight w:val="0"/>
          <w:marTop w:val="96"/>
          <w:marBottom w:val="0"/>
          <w:divBdr>
            <w:top w:val="none" w:sz="0" w:space="0" w:color="auto"/>
            <w:left w:val="none" w:sz="0" w:space="0" w:color="auto"/>
            <w:bottom w:val="none" w:sz="0" w:space="0" w:color="auto"/>
            <w:right w:val="none" w:sz="0" w:space="0" w:color="auto"/>
          </w:divBdr>
        </w:div>
      </w:divsChild>
    </w:div>
    <w:div w:id="234977995">
      <w:bodyDiv w:val="1"/>
      <w:marLeft w:val="0"/>
      <w:marRight w:val="0"/>
      <w:marTop w:val="0"/>
      <w:marBottom w:val="0"/>
      <w:divBdr>
        <w:top w:val="none" w:sz="0" w:space="0" w:color="auto"/>
        <w:left w:val="none" w:sz="0" w:space="0" w:color="auto"/>
        <w:bottom w:val="none" w:sz="0" w:space="0" w:color="auto"/>
        <w:right w:val="none" w:sz="0" w:space="0" w:color="auto"/>
      </w:divBdr>
    </w:div>
    <w:div w:id="235212851">
      <w:bodyDiv w:val="1"/>
      <w:marLeft w:val="0"/>
      <w:marRight w:val="0"/>
      <w:marTop w:val="0"/>
      <w:marBottom w:val="0"/>
      <w:divBdr>
        <w:top w:val="none" w:sz="0" w:space="0" w:color="auto"/>
        <w:left w:val="none" w:sz="0" w:space="0" w:color="auto"/>
        <w:bottom w:val="none" w:sz="0" w:space="0" w:color="auto"/>
        <w:right w:val="none" w:sz="0" w:space="0" w:color="auto"/>
      </w:divBdr>
      <w:divsChild>
        <w:div w:id="12926821">
          <w:marLeft w:val="1166"/>
          <w:marRight w:val="0"/>
          <w:marTop w:val="96"/>
          <w:marBottom w:val="0"/>
          <w:divBdr>
            <w:top w:val="none" w:sz="0" w:space="0" w:color="auto"/>
            <w:left w:val="none" w:sz="0" w:space="0" w:color="auto"/>
            <w:bottom w:val="none" w:sz="0" w:space="0" w:color="auto"/>
            <w:right w:val="none" w:sz="0" w:space="0" w:color="auto"/>
          </w:divBdr>
        </w:div>
        <w:div w:id="74595742">
          <w:marLeft w:val="1166"/>
          <w:marRight w:val="0"/>
          <w:marTop w:val="96"/>
          <w:marBottom w:val="0"/>
          <w:divBdr>
            <w:top w:val="none" w:sz="0" w:space="0" w:color="auto"/>
            <w:left w:val="none" w:sz="0" w:space="0" w:color="auto"/>
            <w:bottom w:val="none" w:sz="0" w:space="0" w:color="auto"/>
            <w:right w:val="none" w:sz="0" w:space="0" w:color="auto"/>
          </w:divBdr>
        </w:div>
        <w:div w:id="387805372">
          <w:marLeft w:val="547"/>
          <w:marRight w:val="0"/>
          <w:marTop w:val="115"/>
          <w:marBottom w:val="0"/>
          <w:divBdr>
            <w:top w:val="none" w:sz="0" w:space="0" w:color="auto"/>
            <w:left w:val="none" w:sz="0" w:space="0" w:color="auto"/>
            <w:bottom w:val="none" w:sz="0" w:space="0" w:color="auto"/>
            <w:right w:val="none" w:sz="0" w:space="0" w:color="auto"/>
          </w:divBdr>
        </w:div>
        <w:div w:id="435518735">
          <w:marLeft w:val="1800"/>
          <w:marRight w:val="0"/>
          <w:marTop w:val="77"/>
          <w:marBottom w:val="0"/>
          <w:divBdr>
            <w:top w:val="none" w:sz="0" w:space="0" w:color="auto"/>
            <w:left w:val="none" w:sz="0" w:space="0" w:color="auto"/>
            <w:bottom w:val="none" w:sz="0" w:space="0" w:color="auto"/>
            <w:right w:val="none" w:sz="0" w:space="0" w:color="auto"/>
          </w:divBdr>
        </w:div>
        <w:div w:id="526875857">
          <w:marLeft w:val="1166"/>
          <w:marRight w:val="0"/>
          <w:marTop w:val="96"/>
          <w:marBottom w:val="0"/>
          <w:divBdr>
            <w:top w:val="none" w:sz="0" w:space="0" w:color="auto"/>
            <w:left w:val="none" w:sz="0" w:space="0" w:color="auto"/>
            <w:bottom w:val="none" w:sz="0" w:space="0" w:color="auto"/>
            <w:right w:val="none" w:sz="0" w:space="0" w:color="auto"/>
          </w:divBdr>
        </w:div>
        <w:div w:id="715542731">
          <w:marLeft w:val="547"/>
          <w:marRight w:val="0"/>
          <w:marTop w:val="115"/>
          <w:marBottom w:val="0"/>
          <w:divBdr>
            <w:top w:val="none" w:sz="0" w:space="0" w:color="auto"/>
            <w:left w:val="none" w:sz="0" w:space="0" w:color="auto"/>
            <w:bottom w:val="none" w:sz="0" w:space="0" w:color="auto"/>
            <w:right w:val="none" w:sz="0" w:space="0" w:color="auto"/>
          </w:divBdr>
        </w:div>
        <w:div w:id="748304667">
          <w:marLeft w:val="1800"/>
          <w:marRight w:val="0"/>
          <w:marTop w:val="77"/>
          <w:marBottom w:val="0"/>
          <w:divBdr>
            <w:top w:val="none" w:sz="0" w:space="0" w:color="auto"/>
            <w:left w:val="none" w:sz="0" w:space="0" w:color="auto"/>
            <w:bottom w:val="none" w:sz="0" w:space="0" w:color="auto"/>
            <w:right w:val="none" w:sz="0" w:space="0" w:color="auto"/>
          </w:divBdr>
        </w:div>
        <w:div w:id="850412268">
          <w:marLeft w:val="1166"/>
          <w:marRight w:val="0"/>
          <w:marTop w:val="96"/>
          <w:marBottom w:val="0"/>
          <w:divBdr>
            <w:top w:val="none" w:sz="0" w:space="0" w:color="auto"/>
            <w:left w:val="none" w:sz="0" w:space="0" w:color="auto"/>
            <w:bottom w:val="none" w:sz="0" w:space="0" w:color="auto"/>
            <w:right w:val="none" w:sz="0" w:space="0" w:color="auto"/>
          </w:divBdr>
        </w:div>
        <w:div w:id="1145778292">
          <w:marLeft w:val="1800"/>
          <w:marRight w:val="0"/>
          <w:marTop w:val="77"/>
          <w:marBottom w:val="0"/>
          <w:divBdr>
            <w:top w:val="none" w:sz="0" w:space="0" w:color="auto"/>
            <w:left w:val="none" w:sz="0" w:space="0" w:color="auto"/>
            <w:bottom w:val="none" w:sz="0" w:space="0" w:color="auto"/>
            <w:right w:val="none" w:sz="0" w:space="0" w:color="auto"/>
          </w:divBdr>
        </w:div>
        <w:div w:id="1539781761">
          <w:marLeft w:val="1800"/>
          <w:marRight w:val="0"/>
          <w:marTop w:val="77"/>
          <w:marBottom w:val="0"/>
          <w:divBdr>
            <w:top w:val="none" w:sz="0" w:space="0" w:color="auto"/>
            <w:left w:val="none" w:sz="0" w:space="0" w:color="auto"/>
            <w:bottom w:val="none" w:sz="0" w:space="0" w:color="auto"/>
            <w:right w:val="none" w:sz="0" w:space="0" w:color="auto"/>
          </w:divBdr>
        </w:div>
        <w:div w:id="1571888505">
          <w:marLeft w:val="547"/>
          <w:marRight w:val="0"/>
          <w:marTop w:val="115"/>
          <w:marBottom w:val="0"/>
          <w:divBdr>
            <w:top w:val="none" w:sz="0" w:space="0" w:color="auto"/>
            <w:left w:val="none" w:sz="0" w:space="0" w:color="auto"/>
            <w:bottom w:val="none" w:sz="0" w:space="0" w:color="auto"/>
            <w:right w:val="none" w:sz="0" w:space="0" w:color="auto"/>
          </w:divBdr>
        </w:div>
        <w:div w:id="2060545400">
          <w:marLeft w:val="1800"/>
          <w:marRight w:val="0"/>
          <w:marTop w:val="77"/>
          <w:marBottom w:val="0"/>
          <w:divBdr>
            <w:top w:val="none" w:sz="0" w:space="0" w:color="auto"/>
            <w:left w:val="none" w:sz="0" w:space="0" w:color="auto"/>
            <w:bottom w:val="none" w:sz="0" w:space="0" w:color="auto"/>
            <w:right w:val="none" w:sz="0" w:space="0" w:color="auto"/>
          </w:divBdr>
        </w:div>
      </w:divsChild>
    </w:div>
    <w:div w:id="235475825">
      <w:bodyDiv w:val="1"/>
      <w:marLeft w:val="0"/>
      <w:marRight w:val="0"/>
      <w:marTop w:val="0"/>
      <w:marBottom w:val="0"/>
      <w:divBdr>
        <w:top w:val="none" w:sz="0" w:space="0" w:color="auto"/>
        <w:left w:val="none" w:sz="0" w:space="0" w:color="auto"/>
        <w:bottom w:val="none" w:sz="0" w:space="0" w:color="auto"/>
        <w:right w:val="none" w:sz="0" w:space="0" w:color="auto"/>
      </w:divBdr>
    </w:div>
    <w:div w:id="235669556">
      <w:bodyDiv w:val="1"/>
      <w:marLeft w:val="0"/>
      <w:marRight w:val="0"/>
      <w:marTop w:val="0"/>
      <w:marBottom w:val="0"/>
      <w:divBdr>
        <w:top w:val="none" w:sz="0" w:space="0" w:color="auto"/>
        <w:left w:val="none" w:sz="0" w:space="0" w:color="auto"/>
        <w:bottom w:val="none" w:sz="0" w:space="0" w:color="auto"/>
        <w:right w:val="none" w:sz="0" w:space="0" w:color="auto"/>
      </w:divBdr>
    </w:div>
    <w:div w:id="236286914">
      <w:bodyDiv w:val="1"/>
      <w:marLeft w:val="0"/>
      <w:marRight w:val="0"/>
      <w:marTop w:val="0"/>
      <w:marBottom w:val="0"/>
      <w:divBdr>
        <w:top w:val="none" w:sz="0" w:space="0" w:color="auto"/>
        <w:left w:val="none" w:sz="0" w:space="0" w:color="auto"/>
        <w:bottom w:val="none" w:sz="0" w:space="0" w:color="auto"/>
        <w:right w:val="none" w:sz="0" w:space="0" w:color="auto"/>
      </w:divBdr>
      <w:divsChild>
        <w:div w:id="648050547">
          <w:marLeft w:val="1080"/>
          <w:marRight w:val="0"/>
          <w:marTop w:val="100"/>
          <w:marBottom w:val="0"/>
          <w:divBdr>
            <w:top w:val="none" w:sz="0" w:space="0" w:color="auto"/>
            <w:left w:val="none" w:sz="0" w:space="0" w:color="auto"/>
            <w:bottom w:val="none" w:sz="0" w:space="0" w:color="auto"/>
            <w:right w:val="none" w:sz="0" w:space="0" w:color="auto"/>
          </w:divBdr>
        </w:div>
        <w:div w:id="704257448">
          <w:marLeft w:val="360"/>
          <w:marRight w:val="0"/>
          <w:marTop w:val="200"/>
          <w:marBottom w:val="0"/>
          <w:divBdr>
            <w:top w:val="none" w:sz="0" w:space="0" w:color="auto"/>
            <w:left w:val="none" w:sz="0" w:space="0" w:color="auto"/>
            <w:bottom w:val="none" w:sz="0" w:space="0" w:color="auto"/>
            <w:right w:val="none" w:sz="0" w:space="0" w:color="auto"/>
          </w:divBdr>
        </w:div>
        <w:div w:id="1523127057">
          <w:marLeft w:val="360"/>
          <w:marRight w:val="0"/>
          <w:marTop w:val="200"/>
          <w:marBottom w:val="0"/>
          <w:divBdr>
            <w:top w:val="none" w:sz="0" w:space="0" w:color="auto"/>
            <w:left w:val="none" w:sz="0" w:space="0" w:color="auto"/>
            <w:bottom w:val="none" w:sz="0" w:space="0" w:color="auto"/>
            <w:right w:val="none" w:sz="0" w:space="0" w:color="auto"/>
          </w:divBdr>
        </w:div>
        <w:div w:id="1563637099">
          <w:marLeft w:val="1080"/>
          <w:marRight w:val="0"/>
          <w:marTop w:val="100"/>
          <w:marBottom w:val="0"/>
          <w:divBdr>
            <w:top w:val="none" w:sz="0" w:space="0" w:color="auto"/>
            <w:left w:val="none" w:sz="0" w:space="0" w:color="auto"/>
            <w:bottom w:val="none" w:sz="0" w:space="0" w:color="auto"/>
            <w:right w:val="none" w:sz="0" w:space="0" w:color="auto"/>
          </w:divBdr>
        </w:div>
        <w:div w:id="1673025643">
          <w:marLeft w:val="360"/>
          <w:marRight w:val="0"/>
          <w:marTop w:val="200"/>
          <w:marBottom w:val="0"/>
          <w:divBdr>
            <w:top w:val="none" w:sz="0" w:space="0" w:color="auto"/>
            <w:left w:val="none" w:sz="0" w:space="0" w:color="auto"/>
            <w:bottom w:val="none" w:sz="0" w:space="0" w:color="auto"/>
            <w:right w:val="none" w:sz="0" w:space="0" w:color="auto"/>
          </w:divBdr>
        </w:div>
      </w:divsChild>
    </w:div>
    <w:div w:id="236671990">
      <w:bodyDiv w:val="1"/>
      <w:marLeft w:val="0"/>
      <w:marRight w:val="0"/>
      <w:marTop w:val="0"/>
      <w:marBottom w:val="0"/>
      <w:divBdr>
        <w:top w:val="none" w:sz="0" w:space="0" w:color="auto"/>
        <w:left w:val="none" w:sz="0" w:space="0" w:color="auto"/>
        <w:bottom w:val="none" w:sz="0" w:space="0" w:color="auto"/>
        <w:right w:val="none" w:sz="0" w:space="0" w:color="auto"/>
      </w:divBdr>
    </w:div>
    <w:div w:id="239875944">
      <w:bodyDiv w:val="1"/>
      <w:marLeft w:val="0"/>
      <w:marRight w:val="0"/>
      <w:marTop w:val="0"/>
      <w:marBottom w:val="0"/>
      <w:divBdr>
        <w:top w:val="none" w:sz="0" w:space="0" w:color="auto"/>
        <w:left w:val="none" w:sz="0" w:space="0" w:color="auto"/>
        <w:bottom w:val="none" w:sz="0" w:space="0" w:color="auto"/>
        <w:right w:val="none" w:sz="0" w:space="0" w:color="auto"/>
      </w:divBdr>
    </w:div>
    <w:div w:id="240526830">
      <w:bodyDiv w:val="1"/>
      <w:marLeft w:val="0"/>
      <w:marRight w:val="0"/>
      <w:marTop w:val="0"/>
      <w:marBottom w:val="0"/>
      <w:divBdr>
        <w:top w:val="none" w:sz="0" w:space="0" w:color="auto"/>
        <w:left w:val="none" w:sz="0" w:space="0" w:color="auto"/>
        <w:bottom w:val="none" w:sz="0" w:space="0" w:color="auto"/>
        <w:right w:val="none" w:sz="0" w:space="0" w:color="auto"/>
      </w:divBdr>
      <w:divsChild>
        <w:div w:id="948314321">
          <w:marLeft w:val="547"/>
          <w:marRight w:val="0"/>
          <w:marTop w:val="115"/>
          <w:marBottom w:val="0"/>
          <w:divBdr>
            <w:top w:val="none" w:sz="0" w:space="0" w:color="auto"/>
            <w:left w:val="none" w:sz="0" w:space="0" w:color="auto"/>
            <w:bottom w:val="none" w:sz="0" w:space="0" w:color="auto"/>
            <w:right w:val="none" w:sz="0" w:space="0" w:color="auto"/>
          </w:divBdr>
        </w:div>
      </w:divsChild>
    </w:div>
    <w:div w:id="241260560">
      <w:bodyDiv w:val="1"/>
      <w:marLeft w:val="0"/>
      <w:marRight w:val="0"/>
      <w:marTop w:val="0"/>
      <w:marBottom w:val="0"/>
      <w:divBdr>
        <w:top w:val="none" w:sz="0" w:space="0" w:color="auto"/>
        <w:left w:val="none" w:sz="0" w:space="0" w:color="auto"/>
        <w:bottom w:val="none" w:sz="0" w:space="0" w:color="auto"/>
        <w:right w:val="none" w:sz="0" w:space="0" w:color="auto"/>
      </w:divBdr>
      <w:divsChild>
        <w:div w:id="67773892">
          <w:marLeft w:val="1800"/>
          <w:marRight w:val="0"/>
          <w:marTop w:val="115"/>
          <w:marBottom w:val="0"/>
          <w:divBdr>
            <w:top w:val="none" w:sz="0" w:space="0" w:color="auto"/>
            <w:left w:val="none" w:sz="0" w:space="0" w:color="auto"/>
            <w:bottom w:val="none" w:sz="0" w:space="0" w:color="auto"/>
            <w:right w:val="none" w:sz="0" w:space="0" w:color="auto"/>
          </w:divBdr>
        </w:div>
        <w:div w:id="146095399">
          <w:marLeft w:val="1166"/>
          <w:marRight w:val="0"/>
          <w:marTop w:val="134"/>
          <w:marBottom w:val="0"/>
          <w:divBdr>
            <w:top w:val="none" w:sz="0" w:space="0" w:color="auto"/>
            <w:left w:val="none" w:sz="0" w:space="0" w:color="auto"/>
            <w:bottom w:val="none" w:sz="0" w:space="0" w:color="auto"/>
            <w:right w:val="none" w:sz="0" w:space="0" w:color="auto"/>
          </w:divBdr>
        </w:div>
        <w:div w:id="778570318">
          <w:marLeft w:val="547"/>
          <w:marRight w:val="0"/>
          <w:marTop w:val="134"/>
          <w:marBottom w:val="0"/>
          <w:divBdr>
            <w:top w:val="none" w:sz="0" w:space="0" w:color="auto"/>
            <w:left w:val="none" w:sz="0" w:space="0" w:color="auto"/>
            <w:bottom w:val="none" w:sz="0" w:space="0" w:color="auto"/>
            <w:right w:val="none" w:sz="0" w:space="0" w:color="auto"/>
          </w:divBdr>
        </w:div>
        <w:div w:id="1761637474">
          <w:marLeft w:val="1166"/>
          <w:marRight w:val="0"/>
          <w:marTop w:val="134"/>
          <w:marBottom w:val="0"/>
          <w:divBdr>
            <w:top w:val="none" w:sz="0" w:space="0" w:color="auto"/>
            <w:left w:val="none" w:sz="0" w:space="0" w:color="auto"/>
            <w:bottom w:val="none" w:sz="0" w:space="0" w:color="auto"/>
            <w:right w:val="none" w:sz="0" w:space="0" w:color="auto"/>
          </w:divBdr>
        </w:div>
      </w:divsChild>
    </w:div>
    <w:div w:id="242225170">
      <w:bodyDiv w:val="1"/>
      <w:marLeft w:val="0"/>
      <w:marRight w:val="0"/>
      <w:marTop w:val="0"/>
      <w:marBottom w:val="0"/>
      <w:divBdr>
        <w:top w:val="none" w:sz="0" w:space="0" w:color="auto"/>
        <w:left w:val="none" w:sz="0" w:space="0" w:color="auto"/>
        <w:bottom w:val="none" w:sz="0" w:space="0" w:color="auto"/>
        <w:right w:val="none" w:sz="0" w:space="0" w:color="auto"/>
      </w:divBdr>
    </w:div>
    <w:div w:id="242253805">
      <w:bodyDiv w:val="1"/>
      <w:marLeft w:val="0"/>
      <w:marRight w:val="0"/>
      <w:marTop w:val="0"/>
      <w:marBottom w:val="0"/>
      <w:divBdr>
        <w:top w:val="none" w:sz="0" w:space="0" w:color="auto"/>
        <w:left w:val="none" w:sz="0" w:space="0" w:color="auto"/>
        <w:bottom w:val="none" w:sz="0" w:space="0" w:color="auto"/>
        <w:right w:val="none" w:sz="0" w:space="0" w:color="auto"/>
      </w:divBdr>
    </w:div>
    <w:div w:id="244263504">
      <w:bodyDiv w:val="1"/>
      <w:marLeft w:val="0"/>
      <w:marRight w:val="0"/>
      <w:marTop w:val="0"/>
      <w:marBottom w:val="0"/>
      <w:divBdr>
        <w:top w:val="none" w:sz="0" w:space="0" w:color="auto"/>
        <w:left w:val="none" w:sz="0" w:space="0" w:color="auto"/>
        <w:bottom w:val="none" w:sz="0" w:space="0" w:color="auto"/>
        <w:right w:val="none" w:sz="0" w:space="0" w:color="auto"/>
      </w:divBdr>
    </w:div>
    <w:div w:id="244612362">
      <w:bodyDiv w:val="1"/>
      <w:marLeft w:val="0"/>
      <w:marRight w:val="0"/>
      <w:marTop w:val="0"/>
      <w:marBottom w:val="0"/>
      <w:divBdr>
        <w:top w:val="none" w:sz="0" w:space="0" w:color="auto"/>
        <w:left w:val="none" w:sz="0" w:space="0" w:color="auto"/>
        <w:bottom w:val="none" w:sz="0" w:space="0" w:color="auto"/>
        <w:right w:val="none" w:sz="0" w:space="0" w:color="auto"/>
      </w:divBdr>
    </w:div>
    <w:div w:id="247738349">
      <w:bodyDiv w:val="1"/>
      <w:marLeft w:val="0"/>
      <w:marRight w:val="0"/>
      <w:marTop w:val="0"/>
      <w:marBottom w:val="0"/>
      <w:divBdr>
        <w:top w:val="none" w:sz="0" w:space="0" w:color="auto"/>
        <w:left w:val="none" w:sz="0" w:space="0" w:color="auto"/>
        <w:bottom w:val="none" w:sz="0" w:space="0" w:color="auto"/>
        <w:right w:val="none" w:sz="0" w:space="0" w:color="auto"/>
      </w:divBdr>
    </w:div>
    <w:div w:id="248386940">
      <w:bodyDiv w:val="1"/>
      <w:marLeft w:val="0"/>
      <w:marRight w:val="0"/>
      <w:marTop w:val="0"/>
      <w:marBottom w:val="0"/>
      <w:divBdr>
        <w:top w:val="none" w:sz="0" w:space="0" w:color="auto"/>
        <w:left w:val="none" w:sz="0" w:space="0" w:color="auto"/>
        <w:bottom w:val="none" w:sz="0" w:space="0" w:color="auto"/>
        <w:right w:val="none" w:sz="0" w:space="0" w:color="auto"/>
      </w:divBdr>
    </w:div>
    <w:div w:id="248394304">
      <w:bodyDiv w:val="1"/>
      <w:marLeft w:val="0"/>
      <w:marRight w:val="0"/>
      <w:marTop w:val="0"/>
      <w:marBottom w:val="0"/>
      <w:divBdr>
        <w:top w:val="none" w:sz="0" w:space="0" w:color="auto"/>
        <w:left w:val="none" w:sz="0" w:space="0" w:color="auto"/>
        <w:bottom w:val="none" w:sz="0" w:space="0" w:color="auto"/>
        <w:right w:val="none" w:sz="0" w:space="0" w:color="auto"/>
      </w:divBdr>
    </w:div>
    <w:div w:id="249196585">
      <w:bodyDiv w:val="1"/>
      <w:marLeft w:val="0"/>
      <w:marRight w:val="0"/>
      <w:marTop w:val="0"/>
      <w:marBottom w:val="0"/>
      <w:divBdr>
        <w:top w:val="none" w:sz="0" w:space="0" w:color="auto"/>
        <w:left w:val="none" w:sz="0" w:space="0" w:color="auto"/>
        <w:bottom w:val="none" w:sz="0" w:space="0" w:color="auto"/>
        <w:right w:val="none" w:sz="0" w:space="0" w:color="auto"/>
      </w:divBdr>
    </w:div>
    <w:div w:id="249850228">
      <w:bodyDiv w:val="1"/>
      <w:marLeft w:val="0"/>
      <w:marRight w:val="0"/>
      <w:marTop w:val="0"/>
      <w:marBottom w:val="0"/>
      <w:divBdr>
        <w:top w:val="none" w:sz="0" w:space="0" w:color="auto"/>
        <w:left w:val="none" w:sz="0" w:space="0" w:color="auto"/>
        <w:bottom w:val="none" w:sz="0" w:space="0" w:color="auto"/>
        <w:right w:val="none" w:sz="0" w:space="0" w:color="auto"/>
      </w:divBdr>
    </w:div>
    <w:div w:id="250511072">
      <w:bodyDiv w:val="1"/>
      <w:marLeft w:val="0"/>
      <w:marRight w:val="0"/>
      <w:marTop w:val="0"/>
      <w:marBottom w:val="0"/>
      <w:divBdr>
        <w:top w:val="none" w:sz="0" w:space="0" w:color="auto"/>
        <w:left w:val="none" w:sz="0" w:space="0" w:color="auto"/>
        <w:bottom w:val="none" w:sz="0" w:space="0" w:color="auto"/>
        <w:right w:val="none" w:sz="0" w:space="0" w:color="auto"/>
      </w:divBdr>
    </w:div>
    <w:div w:id="250897055">
      <w:bodyDiv w:val="1"/>
      <w:marLeft w:val="0"/>
      <w:marRight w:val="0"/>
      <w:marTop w:val="0"/>
      <w:marBottom w:val="0"/>
      <w:divBdr>
        <w:top w:val="none" w:sz="0" w:space="0" w:color="auto"/>
        <w:left w:val="none" w:sz="0" w:space="0" w:color="auto"/>
        <w:bottom w:val="none" w:sz="0" w:space="0" w:color="auto"/>
        <w:right w:val="none" w:sz="0" w:space="0" w:color="auto"/>
      </w:divBdr>
    </w:div>
    <w:div w:id="251015421">
      <w:bodyDiv w:val="1"/>
      <w:marLeft w:val="0"/>
      <w:marRight w:val="0"/>
      <w:marTop w:val="0"/>
      <w:marBottom w:val="0"/>
      <w:divBdr>
        <w:top w:val="none" w:sz="0" w:space="0" w:color="auto"/>
        <w:left w:val="none" w:sz="0" w:space="0" w:color="auto"/>
        <w:bottom w:val="none" w:sz="0" w:space="0" w:color="auto"/>
        <w:right w:val="none" w:sz="0" w:space="0" w:color="auto"/>
      </w:divBdr>
    </w:div>
    <w:div w:id="251161832">
      <w:bodyDiv w:val="1"/>
      <w:marLeft w:val="0"/>
      <w:marRight w:val="0"/>
      <w:marTop w:val="0"/>
      <w:marBottom w:val="0"/>
      <w:divBdr>
        <w:top w:val="none" w:sz="0" w:space="0" w:color="auto"/>
        <w:left w:val="none" w:sz="0" w:space="0" w:color="auto"/>
        <w:bottom w:val="none" w:sz="0" w:space="0" w:color="auto"/>
        <w:right w:val="none" w:sz="0" w:space="0" w:color="auto"/>
      </w:divBdr>
      <w:divsChild>
        <w:div w:id="543058617">
          <w:marLeft w:val="547"/>
          <w:marRight w:val="0"/>
          <w:marTop w:val="115"/>
          <w:marBottom w:val="0"/>
          <w:divBdr>
            <w:top w:val="none" w:sz="0" w:space="0" w:color="auto"/>
            <w:left w:val="none" w:sz="0" w:space="0" w:color="auto"/>
            <w:bottom w:val="none" w:sz="0" w:space="0" w:color="auto"/>
            <w:right w:val="none" w:sz="0" w:space="0" w:color="auto"/>
          </w:divBdr>
        </w:div>
        <w:div w:id="676466654">
          <w:marLeft w:val="1166"/>
          <w:marRight w:val="0"/>
          <w:marTop w:val="96"/>
          <w:marBottom w:val="0"/>
          <w:divBdr>
            <w:top w:val="none" w:sz="0" w:space="0" w:color="auto"/>
            <w:left w:val="none" w:sz="0" w:space="0" w:color="auto"/>
            <w:bottom w:val="none" w:sz="0" w:space="0" w:color="auto"/>
            <w:right w:val="none" w:sz="0" w:space="0" w:color="auto"/>
          </w:divBdr>
        </w:div>
        <w:div w:id="929125040">
          <w:marLeft w:val="1166"/>
          <w:marRight w:val="0"/>
          <w:marTop w:val="96"/>
          <w:marBottom w:val="0"/>
          <w:divBdr>
            <w:top w:val="none" w:sz="0" w:space="0" w:color="auto"/>
            <w:left w:val="none" w:sz="0" w:space="0" w:color="auto"/>
            <w:bottom w:val="none" w:sz="0" w:space="0" w:color="auto"/>
            <w:right w:val="none" w:sz="0" w:space="0" w:color="auto"/>
          </w:divBdr>
        </w:div>
        <w:div w:id="1810316051">
          <w:marLeft w:val="1166"/>
          <w:marRight w:val="0"/>
          <w:marTop w:val="96"/>
          <w:marBottom w:val="0"/>
          <w:divBdr>
            <w:top w:val="none" w:sz="0" w:space="0" w:color="auto"/>
            <w:left w:val="none" w:sz="0" w:space="0" w:color="auto"/>
            <w:bottom w:val="none" w:sz="0" w:space="0" w:color="auto"/>
            <w:right w:val="none" w:sz="0" w:space="0" w:color="auto"/>
          </w:divBdr>
        </w:div>
        <w:div w:id="1879708310">
          <w:marLeft w:val="547"/>
          <w:marRight w:val="0"/>
          <w:marTop w:val="115"/>
          <w:marBottom w:val="0"/>
          <w:divBdr>
            <w:top w:val="none" w:sz="0" w:space="0" w:color="auto"/>
            <w:left w:val="none" w:sz="0" w:space="0" w:color="auto"/>
            <w:bottom w:val="none" w:sz="0" w:space="0" w:color="auto"/>
            <w:right w:val="none" w:sz="0" w:space="0" w:color="auto"/>
          </w:divBdr>
        </w:div>
        <w:div w:id="1914046367">
          <w:marLeft w:val="547"/>
          <w:marRight w:val="0"/>
          <w:marTop w:val="115"/>
          <w:marBottom w:val="0"/>
          <w:divBdr>
            <w:top w:val="none" w:sz="0" w:space="0" w:color="auto"/>
            <w:left w:val="none" w:sz="0" w:space="0" w:color="auto"/>
            <w:bottom w:val="none" w:sz="0" w:space="0" w:color="auto"/>
            <w:right w:val="none" w:sz="0" w:space="0" w:color="auto"/>
          </w:divBdr>
        </w:div>
      </w:divsChild>
    </w:div>
    <w:div w:id="251667546">
      <w:bodyDiv w:val="1"/>
      <w:marLeft w:val="0"/>
      <w:marRight w:val="0"/>
      <w:marTop w:val="0"/>
      <w:marBottom w:val="0"/>
      <w:divBdr>
        <w:top w:val="none" w:sz="0" w:space="0" w:color="auto"/>
        <w:left w:val="none" w:sz="0" w:space="0" w:color="auto"/>
        <w:bottom w:val="none" w:sz="0" w:space="0" w:color="auto"/>
        <w:right w:val="none" w:sz="0" w:space="0" w:color="auto"/>
      </w:divBdr>
    </w:div>
    <w:div w:id="252780352">
      <w:bodyDiv w:val="1"/>
      <w:marLeft w:val="0"/>
      <w:marRight w:val="0"/>
      <w:marTop w:val="0"/>
      <w:marBottom w:val="0"/>
      <w:divBdr>
        <w:top w:val="none" w:sz="0" w:space="0" w:color="auto"/>
        <w:left w:val="none" w:sz="0" w:space="0" w:color="auto"/>
        <w:bottom w:val="none" w:sz="0" w:space="0" w:color="auto"/>
        <w:right w:val="none" w:sz="0" w:space="0" w:color="auto"/>
      </w:divBdr>
    </w:div>
    <w:div w:id="252788893">
      <w:bodyDiv w:val="1"/>
      <w:marLeft w:val="0"/>
      <w:marRight w:val="0"/>
      <w:marTop w:val="0"/>
      <w:marBottom w:val="0"/>
      <w:divBdr>
        <w:top w:val="none" w:sz="0" w:space="0" w:color="auto"/>
        <w:left w:val="none" w:sz="0" w:space="0" w:color="auto"/>
        <w:bottom w:val="none" w:sz="0" w:space="0" w:color="auto"/>
        <w:right w:val="none" w:sz="0" w:space="0" w:color="auto"/>
      </w:divBdr>
    </w:div>
    <w:div w:id="253437373">
      <w:bodyDiv w:val="1"/>
      <w:marLeft w:val="0"/>
      <w:marRight w:val="0"/>
      <w:marTop w:val="0"/>
      <w:marBottom w:val="0"/>
      <w:divBdr>
        <w:top w:val="none" w:sz="0" w:space="0" w:color="auto"/>
        <w:left w:val="none" w:sz="0" w:space="0" w:color="auto"/>
        <w:bottom w:val="none" w:sz="0" w:space="0" w:color="auto"/>
        <w:right w:val="none" w:sz="0" w:space="0" w:color="auto"/>
      </w:divBdr>
      <w:divsChild>
        <w:div w:id="100300813">
          <w:marLeft w:val="1166"/>
          <w:marRight w:val="0"/>
          <w:marTop w:val="96"/>
          <w:marBottom w:val="0"/>
          <w:divBdr>
            <w:top w:val="none" w:sz="0" w:space="0" w:color="auto"/>
            <w:left w:val="none" w:sz="0" w:space="0" w:color="auto"/>
            <w:bottom w:val="none" w:sz="0" w:space="0" w:color="auto"/>
            <w:right w:val="none" w:sz="0" w:space="0" w:color="auto"/>
          </w:divBdr>
        </w:div>
        <w:div w:id="130679862">
          <w:marLeft w:val="1166"/>
          <w:marRight w:val="0"/>
          <w:marTop w:val="96"/>
          <w:marBottom w:val="0"/>
          <w:divBdr>
            <w:top w:val="none" w:sz="0" w:space="0" w:color="auto"/>
            <w:left w:val="none" w:sz="0" w:space="0" w:color="auto"/>
            <w:bottom w:val="none" w:sz="0" w:space="0" w:color="auto"/>
            <w:right w:val="none" w:sz="0" w:space="0" w:color="auto"/>
          </w:divBdr>
        </w:div>
        <w:div w:id="413549729">
          <w:marLeft w:val="547"/>
          <w:marRight w:val="0"/>
          <w:marTop w:val="115"/>
          <w:marBottom w:val="0"/>
          <w:divBdr>
            <w:top w:val="none" w:sz="0" w:space="0" w:color="auto"/>
            <w:left w:val="none" w:sz="0" w:space="0" w:color="auto"/>
            <w:bottom w:val="none" w:sz="0" w:space="0" w:color="auto"/>
            <w:right w:val="none" w:sz="0" w:space="0" w:color="auto"/>
          </w:divBdr>
        </w:div>
        <w:div w:id="435291270">
          <w:marLeft w:val="1166"/>
          <w:marRight w:val="0"/>
          <w:marTop w:val="96"/>
          <w:marBottom w:val="0"/>
          <w:divBdr>
            <w:top w:val="none" w:sz="0" w:space="0" w:color="auto"/>
            <w:left w:val="none" w:sz="0" w:space="0" w:color="auto"/>
            <w:bottom w:val="none" w:sz="0" w:space="0" w:color="auto"/>
            <w:right w:val="none" w:sz="0" w:space="0" w:color="auto"/>
          </w:divBdr>
        </w:div>
        <w:div w:id="544409276">
          <w:marLeft w:val="547"/>
          <w:marRight w:val="0"/>
          <w:marTop w:val="115"/>
          <w:marBottom w:val="0"/>
          <w:divBdr>
            <w:top w:val="none" w:sz="0" w:space="0" w:color="auto"/>
            <w:left w:val="none" w:sz="0" w:space="0" w:color="auto"/>
            <w:bottom w:val="none" w:sz="0" w:space="0" w:color="auto"/>
            <w:right w:val="none" w:sz="0" w:space="0" w:color="auto"/>
          </w:divBdr>
        </w:div>
        <w:div w:id="766585285">
          <w:marLeft w:val="2520"/>
          <w:marRight w:val="0"/>
          <w:marTop w:val="58"/>
          <w:marBottom w:val="0"/>
          <w:divBdr>
            <w:top w:val="none" w:sz="0" w:space="0" w:color="auto"/>
            <w:left w:val="none" w:sz="0" w:space="0" w:color="auto"/>
            <w:bottom w:val="none" w:sz="0" w:space="0" w:color="auto"/>
            <w:right w:val="none" w:sz="0" w:space="0" w:color="auto"/>
          </w:divBdr>
        </w:div>
        <w:div w:id="1102844137">
          <w:marLeft w:val="1800"/>
          <w:marRight w:val="0"/>
          <w:marTop w:val="77"/>
          <w:marBottom w:val="0"/>
          <w:divBdr>
            <w:top w:val="none" w:sz="0" w:space="0" w:color="auto"/>
            <w:left w:val="none" w:sz="0" w:space="0" w:color="auto"/>
            <w:bottom w:val="none" w:sz="0" w:space="0" w:color="auto"/>
            <w:right w:val="none" w:sz="0" w:space="0" w:color="auto"/>
          </w:divBdr>
        </w:div>
        <w:div w:id="1276598874">
          <w:marLeft w:val="2520"/>
          <w:marRight w:val="0"/>
          <w:marTop w:val="58"/>
          <w:marBottom w:val="0"/>
          <w:divBdr>
            <w:top w:val="none" w:sz="0" w:space="0" w:color="auto"/>
            <w:left w:val="none" w:sz="0" w:space="0" w:color="auto"/>
            <w:bottom w:val="none" w:sz="0" w:space="0" w:color="auto"/>
            <w:right w:val="none" w:sz="0" w:space="0" w:color="auto"/>
          </w:divBdr>
        </w:div>
        <w:div w:id="2037270387">
          <w:marLeft w:val="1800"/>
          <w:marRight w:val="0"/>
          <w:marTop w:val="77"/>
          <w:marBottom w:val="0"/>
          <w:divBdr>
            <w:top w:val="none" w:sz="0" w:space="0" w:color="auto"/>
            <w:left w:val="none" w:sz="0" w:space="0" w:color="auto"/>
            <w:bottom w:val="none" w:sz="0" w:space="0" w:color="auto"/>
            <w:right w:val="none" w:sz="0" w:space="0" w:color="auto"/>
          </w:divBdr>
        </w:div>
      </w:divsChild>
    </w:div>
    <w:div w:id="255945096">
      <w:bodyDiv w:val="1"/>
      <w:marLeft w:val="0"/>
      <w:marRight w:val="0"/>
      <w:marTop w:val="0"/>
      <w:marBottom w:val="0"/>
      <w:divBdr>
        <w:top w:val="none" w:sz="0" w:space="0" w:color="auto"/>
        <w:left w:val="none" w:sz="0" w:space="0" w:color="auto"/>
        <w:bottom w:val="none" w:sz="0" w:space="0" w:color="auto"/>
        <w:right w:val="none" w:sz="0" w:space="0" w:color="auto"/>
      </w:divBdr>
    </w:div>
    <w:div w:id="257755674">
      <w:bodyDiv w:val="1"/>
      <w:marLeft w:val="0"/>
      <w:marRight w:val="0"/>
      <w:marTop w:val="0"/>
      <w:marBottom w:val="0"/>
      <w:divBdr>
        <w:top w:val="none" w:sz="0" w:space="0" w:color="auto"/>
        <w:left w:val="none" w:sz="0" w:space="0" w:color="auto"/>
        <w:bottom w:val="none" w:sz="0" w:space="0" w:color="auto"/>
        <w:right w:val="none" w:sz="0" w:space="0" w:color="auto"/>
      </w:divBdr>
    </w:div>
    <w:div w:id="258221963">
      <w:bodyDiv w:val="1"/>
      <w:marLeft w:val="0"/>
      <w:marRight w:val="0"/>
      <w:marTop w:val="0"/>
      <w:marBottom w:val="0"/>
      <w:divBdr>
        <w:top w:val="none" w:sz="0" w:space="0" w:color="auto"/>
        <w:left w:val="none" w:sz="0" w:space="0" w:color="auto"/>
        <w:bottom w:val="none" w:sz="0" w:space="0" w:color="auto"/>
        <w:right w:val="none" w:sz="0" w:space="0" w:color="auto"/>
      </w:divBdr>
    </w:div>
    <w:div w:id="259065061">
      <w:bodyDiv w:val="1"/>
      <w:marLeft w:val="0"/>
      <w:marRight w:val="0"/>
      <w:marTop w:val="0"/>
      <w:marBottom w:val="0"/>
      <w:divBdr>
        <w:top w:val="none" w:sz="0" w:space="0" w:color="auto"/>
        <w:left w:val="none" w:sz="0" w:space="0" w:color="auto"/>
        <w:bottom w:val="none" w:sz="0" w:space="0" w:color="auto"/>
        <w:right w:val="none" w:sz="0" w:space="0" w:color="auto"/>
      </w:divBdr>
    </w:div>
    <w:div w:id="259264798">
      <w:bodyDiv w:val="1"/>
      <w:marLeft w:val="0"/>
      <w:marRight w:val="0"/>
      <w:marTop w:val="0"/>
      <w:marBottom w:val="0"/>
      <w:divBdr>
        <w:top w:val="none" w:sz="0" w:space="0" w:color="auto"/>
        <w:left w:val="none" w:sz="0" w:space="0" w:color="auto"/>
        <w:bottom w:val="none" w:sz="0" w:space="0" w:color="auto"/>
        <w:right w:val="none" w:sz="0" w:space="0" w:color="auto"/>
      </w:divBdr>
    </w:div>
    <w:div w:id="259530619">
      <w:bodyDiv w:val="1"/>
      <w:marLeft w:val="0"/>
      <w:marRight w:val="0"/>
      <w:marTop w:val="0"/>
      <w:marBottom w:val="0"/>
      <w:divBdr>
        <w:top w:val="none" w:sz="0" w:space="0" w:color="auto"/>
        <w:left w:val="none" w:sz="0" w:space="0" w:color="auto"/>
        <w:bottom w:val="none" w:sz="0" w:space="0" w:color="auto"/>
        <w:right w:val="none" w:sz="0" w:space="0" w:color="auto"/>
      </w:divBdr>
    </w:div>
    <w:div w:id="260450615">
      <w:bodyDiv w:val="1"/>
      <w:marLeft w:val="0"/>
      <w:marRight w:val="0"/>
      <w:marTop w:val="0"/>
      <w:marBottom w:val="0"/>
      <w:divBdr>
        <w:top w:val="none" w:sz="0" w:space="0" w:color="auto"/>
        <w:left w:val="none" w:sz="0" w:space="0" w:color="auto"/>
        <w:bottom w:val="none" w:sz="0" w:space="0" w:color="auto"/>
        <w:right w:val="none" w:sz="0" w:space="0" w:color="auto"/>
      </w:divBdr>
      <w:divsChild>
        <w:div w:id="1312440365">
          <w:marLeft w:val="0"/>
          <w:marRight w:val="0"/>
          <w:marTop w:val="0"/>
          <w:marBottom w:val="0"/>
          <w:divBdr>
            <w:top w:val="none" w:sz="0" w:space="0" w:color="auto"/>
            <w:left w:val="none" w:sz="0" w:space="0" w:color="auto"/>
            <w:bottom w:val="none" w:sz="0" w:space="0" w:color="auto"/>
            <w:right w:val="none" w:sz="0" w:space="0" w:color="auto"/>
          </w:divBdr>
        </w:div>
      </w:divsChild>
    </w:div>
    <w:div w:id="261035525">
      <w:bodyDiv w:val="1"/>
      <w:marLeft w:val="0"/>
      <w:marRight w:val="0"/>
      <w:marTop w:val="0"/>
      <w:marBottom w:val="0"/>
      <w:divBdr>
        <w:top w:val="none" w:sz="0" w:space="0" w:color="auto"/>
        <w:left w:val="none" w:sz="0" w:space="0" w:color="auto"/>
        <w:bottom w:val="none" w:sz="0" w:space="0" w:color="auto"/>
        <w:right w:val="none" w:sz="0" w:space="0" w:color="auto"/>
      </w:divBdr>
      <w:divsChild>
        <w:div w:id="183593343">
          <w:marLeft w:val="1080"/>
          <w:marRight w:val="0"/>
          <w:marTop w:val="100"/>
          <w:marBottom w:val="0"/>
          <w:divBdr>
            <w:top w:val="none" w:sz="0" w:space="0" w:color="auto"/>
            <w:left w:val="none" w:sz="0" w:space="0" w:color="auto"/>
            <w:bottom w:val="none" w:sz="0" w:space="0" w:color="auto"/>
            <w:right w:val="none" w:sz="0" w:space="0" w:color="auto"/>
          </w:divBdr>
        </w:div>
        <w:div w:id="902759645">
          <w:marLeft w:val="1080"/>
          <w:marRight w:val="0"/>
          <w:marTop w:val="100"/>
          <w:marBottom w:val="0"/>
          <w:divBdr>
            <w:top w:val="none" w:sz="0" w:space="0" w:color="auto"/>
            <w:left w:val="none" w:sz="0" w:space="0" w:color="auto"/>
            <w:bottom w:val="none" w:sz="0" w:space="0" w:color="auto"/>
            <w:right w:val="none" w:sz="0" w:space="0" w:color="auto"/>
          </w:divBdr>
        </w:div>
        <w:div w:id="1136873499">
          <w:marLeft w:val="1800"/>
          <w:marRight w:val="0"/>
          <w:marTop w:val="100"/>
          <w:marBottom w:val="0"/>
          <w:divBdr>
            <w:top w:val="none" w:sz="0" w:space="0" w:color="auto"/>
            <w:left w:val="none" w:sz="0" w:space="0" w:color="auto"/>
            <w:bottom w:val="none" w:sz="0" w:space="0" w:color="auto"/>
            <w:right w:val="none" w:sz="0" w:space="0" w:color="auto"/>
          </w:divBdr>
        </w:div>
        <w:div w:id="1820613213">
          <w:marLeft w:val="1800"/>
          <w:marRight w:val="0"/>
          <w:marTop w:val="100"/>
          <w:marBottom w:val="0"/>
          <w:divBdr>
            <w:top w:val="none" w:sz="0" w:space="0" w:color="auto"/>
            <w:left w:val="none" w:sz="0" w:space="0" w:color="auto"/>
            <w:bottom w:val="none" w:sz="0" w:space="0" w:color="auto"/>
            <w:right w:val="none" w:sz="0" w:space="0" w:color="auto"/>
          </w:divBdr>
        </w:div>
        <w:div w:id="2036230648">
          <w:marLeft w:val="360"/>
          <w:marRight w:val="0"/>
          <w:marTop w:val="200"/>
          <w:marBottom w:val="0"/>
          <w:divBdr>
            <w:top w:val="none" w:sz="0" w:space="0" w:color="auto"/>
            <w:left w:val="none" w:sz="0" w:space="0" w:color="auto"/>
            <w:bottom w:val="none" w:sz="0" w:space="0" w:color="auto"/>
            <w:right w:val="none" w:sz="0" w:space="0" w:color="auto"/>
          </w:divBdr>
        </w:div>
      </w:divsChild>
    </w:div>
    <w:div w:id="265040606">
      <w:bodyDiv w:val="1"/>
      <w:marLeft w:val="0"/>
      <w:marRight w:val="0"/>
      <w:marTop w:val="0"/>
      <w:marBottom w:val="0"/>
      <w:divBdr>
        <w:top w:val="none" w:sz="0" w:space="0" w:color="auto"/>
        <w:left w:val="none" w:sz="0" w:space="0" w:color="auto"/>
        <w:bottom w:val="none" w:sz="0" w:space="0" w:color="auto"/>
        <w:right w:val="none" w:sz="0" w:space="0" w:color="auto"/>
      </w:divBdr>
    </w:div>
    <w:div w:id="265503817">
      <w:bodyDiv w:val="1"/>
      <w:marLeft w:val="0"/>
      <w:marRight w:val="0"/>
      <w:marTop w:val="0"/>
      <w:marBottom w:val="0"/>
      <w:divBdr>
        <w:top w:val="none" w:sz="0" w:space="0" w:color="auto"/>
        <w:left w:val="none" w:sz="0" w:space="0" w:color="auto"/>
        <w:bottom w:val="none" w:sz="0" w:space="0" w:color="auto"/>
        <w:right w:val="none" w:sz="0" w:space="0" w:color="auto"/>
      </w:divBdr>
    </w:div>
    <w:div w:id="265576141">
      <w:bodyDiv w:val="1"/>
      <w:marLeft w:val="0"/>
      <w:marRight w:val="0"/>
      <w:marTop w:val="0"/>
      <w:marBottom w:val="0"/>
      <w:divBdr>
        <w:top w:val="none" w:sz="0" w:space="0" w:color="auto"/>
        <w:left w:val="none" w:sz="0" w:space="0" w:color="auto"/>
        <w:bottom w:val="none" w:sz="0" w:space="0" w:color="auto"/>
        <w:right w:val="none" w:sz="0" w:space="0" w:color="auto"/>
      </w:divBdr>
    </w:div>
    <w:div w:id="266042040">
      <w:bodyDiv w:val="1"/>
      <w:marLeft w:val="0"/>
      <w:marRight w:val="0"/>
      <w:marTop w:val="0"/>
      <w:marBottom w:val="0"/>
      <w:divBdr>
        <w:top w:val="none" w:sz="0" w:space="0" w:color="auto"/>
        <w:left w:val="none" w:sz="0" w:space="0" w:color="auto"/>
        <w:bottom w:val="none" w:sz="0" w:space="0" w:color="auto"/>
        <w:right w:val="none" w:sz="0" w:space="0" w:color="auto"/>
      </w:divBdr>
      <w:divsChild>
        <w:div w:id="687754506">
          <w:marLeft w:val="547"/>
          <w:marRight w:val="0"/>
          <w:marTop w:val="115"/>
          <w:marBottom w:val="0"/>
          <w:divBdr>
            <w:top w:val="none" w:sz="0" w:space="0" w:color="auto"/>
            <w:left w:val="none" w:sz="0" w:space="0" w:color="auto"/>
            <w:bottom w:val="none" w:sz="0" w:space="0" w:color="auto"/>
            <w:right w:val="none" w:sz="0" w:space="0" w:color="auto"/>
          </w:divBdr>
        </w:div>
        <w:div w:id="1147893188">
          <w:marLeft w:val="547"/>
          <w:marRight w:val="0"/>
          <w:marTop w:val="115"/>
          <w:marBottom w:val="0"/>
          <w:divBdr>
            <w:top w:val="none" w:sz="0" w:space="0" w:color="auto"/>
            <w:left w:val="none" w:sz="0" w:space="0" w:color="auto"/>
            <w:bottom w:val="none" w:sz="0" w:space="0" w:color="auto"/>
            <w:right w:val="none" w:sz="0" w:space="0" w:color="auto"/>
          </w:divBdr>
        </w:div>
      </w:divsChild>
    </w:div>
    <w:div w:id="266159733">
      <w:bodyDiv w:val="1"/>
      <w:marLeft w:val="0"/>
      <w:marRight w:val="0"/>
      <w:marTop w:val="0"/>
      <w:marBottom w:val="0"/>
      <w:divBdr>
        <w:top w:val="none" w:sz="0" w:space="0" w:color="auto"/>
        <w:left w:val="none" w:sz="0" w:space="0" w:color="auto"/>
        <w:bottom w:val="none" w:sz="0" w:space="0" w:color="auto"/>
        <w:right w:val="none" w:sz="0" w:space="0" w:color="auto"/>
      </w:divBdr>
    </w:div>
    <w:div w:id="266812193">
      <w:bodyDiv w:val="1"/>
      <w:marLeft w:val="0"/>
      <w:marRight w:val="0"/>
      <w:marTop w:val="0"/>
      <w:marBottom w:val="0"/>
      <w:divBdr>
        <w:top w:val="none" w:sz="0" w:space="0" w:color="auto"/>
        <w:left w:val="none" w:sz="0" w:space="0" w:color="auto"/>
        <w:bottom w:val="none" w:sz="0" w:space="0" w:color="auto"/>
        <w:right w:val="none" w:sz="0" w:space="0" w:color="auto"/>
      </w:divBdr>
    </w:div>
    <w:div w:id="266929829">
      <w:bodyDiv w:val="1"/>
      <w:marLeft w:val="0"/>
      <w:marRight w:val="0"/>
      <w:marTop w:val="0"/>
      <w:marBottom w:val="0"/>
      <w:divBdr>
        <w:top w:val="none" w:sz="0" w:space="0" w:color="auto"/>
        <w:left w:val="none" w:sz="0" w:space="0" w:color="auto"/>
        <w:bottom w:val="none" w:sz="0" w:space="0" w:color="auto"/>
        <w:right w:val="none" w:sz="0" w:space="0" w:color="auto"/>
      </w:divBdr>
    </w:div>
    <w:div w:id="267273324">
      <w:bodyDiv w:val="1"/>
      <w:marLeft w:val="0"/>
      <w:marRight w:val="0"/>
      <w:marTop w:val="0"/>
      <w:marBottom w:val="0"/>
      <w:divBdr>
        <w:top w:val="none" w:sz="0" w:space="0" w:color="auto"/>
        <w:left w:val="none" w:sz="0" w:space="0" w:color="auto"/>
        <w:bottom w:val="none" w:sz="0" w:space="0" w:color="auto"/>
        <w:right w:val="none" w:sz="0" w:space="0" w:color="auto"/>
      </w:divBdr>
    </w:div>
    <w:div w:id="268777384">
      <w:bodyDiv w:val="1"/>
      <w:marLeft w:val="0"/>
      <w:marRight w:val="0"/>
      <w:marTop w:val="0"/>
      <w:marBottom w:val="0"/>
      <w:divBdr>
        <w:top w:val="none" w:sz="0" w:space="0" w:color="auto"/>
        <w:left w:val="none" w:sz="0" w:space="0" w:color="auto"/>
        <w:bottom w:val="none" w:sz="0" w:space="0" w:color="auto"/>
        <w:right w:val="none" w:sz="0" w:space="0" w:color="auto"/>
      </w:divBdr>
    </w:div>
    <w:div w:id="269625896">
      <w:bodyDiv w:val="1"/>
      <w:marLeft w:val="0"/>
      <w:marRight w:val="0"/>
      <w:marTop w:val="0"/>
      <w:marBottom w:val="0"/>
      <w:divBdr>
        <w:top w:val="none" w:sz="0" w:space="0" w:color="auto"/>
        <w:left w:val="none" w:sz="0" w:space="0" w:color="auto"/>
        <w:bottom w:val="none" w:sz="0" w:space="0" w:color="auto"/>
        <w:right w:val="none" w:sz="0" w:space="0" w:color="auto"/>
      </w:divBdr>
    </w:div>
    <w:div w:id="269819735">
      <w:bodyDiv w:val="1"/>
      <w:marLeft w:val="0"/>
      <w:marRight w:val="0"/>
      <w:marTop w:val="0"/>
      <w:marBottom w:val="0"/>
      <w:divBdr>
        <w:top w:val="none" w:sz="0" w:space="0" w:color="auto"/>
        <w:left w:val="none" w:sz="0" w:space="0" w:color="auto"/>
        <w:bottom w:val="none" w:sz="0" w:space="0" w:color="auto"/>
        <w:right w:val="none" w:sz="0" w:space="0" w:color="auto"/>
      </w:divBdr>
      <w:divsChild>
        <w:div w:id="226838945">
          <w:marLeft w:val="547"/>
          <w:marRight w:val="0"/>
          <w:marTop w:val="115"/>
          <w:marBottom w:val="0"/>
          <w:divBdr>
            <w:top w:val="none" w:sz="0" w:space="0" w:color="auto"/>
            <w:left w:val="none" w:sz="0" w:space="0" w:color="auto"/>
            <w:bottom w:val="none" w:sz="0" w:space="0" w:color="auto"/>
            <w:right w:val="none" w:sz="0" w:space="0" w:color="auto"/>
          </w:divBdr>
        </w:div>
        <w:div w:id="319045490">
          <w:marLeft w:val="1166"/>
          <w:marRight w:val="0"/>
          <w:marTop w:val="96"/>
          <w:marBottom w:val="0"/>
          <w:divBdr>
            <w:top w:val="none" w:sz="0" w:space="0" w:color="auto"/>
            <w:left w:val="none" w:sz="0" w:space="0" w:color="auto"/>
            <w:bottom w:val="none" w:sz="0" w:space="0" w:color="auto"/>
            <w:right w:val="none" w:sz="0" w:space="0" w:color="auto"/>
          </w:divBdr>
        </w:div>
        <w:div w:id="518127851">
          <w:marLeft w:val="1166"/>
          <w:marRight w:val="0"/>
          <w:marTop w:val="96"/>
          <w:marBottom w:val="0"/>
          <w:divBdr>
            <w:top w:val="none" w:sz="0" w:space="0" w:color="auto"/>
            <w:left w:val="none" w:sz="0" w:space="0" w:color="auto"/>
            <w:bottom w:val="none" w:sz="0" w:space="0" w:color="auto"/>
            <w:right w:val="none" w:sz="0" w:space="0" w:color="auto"/>
          </w:divBdr>
        </w:div>
        <w:div w:id="1320695713">
          <w:marLeft w:val="547"/>
          <w:marRight w:val="0"/>
          <w:marTop w:val="115"/>
          <w:marBottom w:val="0"/>
          <w:divBdr>
            <w:top w:val="none" w:sz="0" w:space="0" w:color="auto"/>
            <w:left w:val="none" w:sz="0" w:space="0" w:color="auto"/>
            <w:bottom w:val="none" w:sz="0" w:space="0" w:color="auto"/>
            <w:right w:val="none" w:sz="0" w:space="0" w:color="auto"/>
          </w:divBdr>
        </w:div>
        <w:div w:id="1386876656">
          <w:marLeft w:val="1166"/>
          <w:marRight w:val="0"/>
          <w:marTop w:val="96"/>
          <w:marBottom w:val="0"/>
          <w:divBdr>
            <w:top w:val="none" w:sz="0" w:space="0" w:color="auto"/>
            <w:left w:val="none" w:sz="0" w:space="0" w:color="auto"/>
            <w:bottom w:val="none" w:sz="0" w:space="0" w:color="auto"/>
            <w:right w:val="none" w:sz="0" w:space="0" w:color="auto"/>
          </w:divBdr>
        </w:div>
        <w:div w:id="1734306951">
          <w:marLeft w:val="1800"/>
          <w:marRight w:val="0"/>
          <w:marTop w:val="86"/>
          <w:marBottom w:val="0"/>
          <w:divBdr>
            <w:top w:val="none" w:sz="0" w:space="0" w:color="auto"/>
            <w:left w:val="none" w:sz="0" w:space="0" w:color="auto"/>
            <w:bottom w:val="none" w:sz="0" w:space="0" w:color="auto"/>
            <w:right w:val="none" w:sz="0" w:space="0" w:color="auto"/>
          </w:divBdr>
        </w:div>
        <w:div w:id="2022126899">
          <w:marLeft w:val="1800"/>
          <w:marRight w:val="0"/>
          <w:marTop w:val="86"/>
          <w:marBottom w:val="0"/>
          <w:divBdr>
            <w:top w:val="none" w:sz="0" w:space="0" w:color="auto"/>
            <w:left w:val="none" w:sz="0" w:space="0" w:color="auto"/>
            <w:bottom w:val="none" w:sz="0" w:space="0" w:color="auto"/>
            <w:right w:val="none" w:sz="0" w:space="0" w:color="auto"/>
          </w:divBdr>
        </w:div>
      </w:divsChild>
    </w:div>
    <w:div w:id="270432053">
      <w:bodyDiv w:val="1"/>
      <w:marLeft w:val="0"/>
      <w:marRight w:val="0"/>
      <w:marTop w:val="0"/>
      <w:marBottom w:val="0"/>
      <w:divBdr>
        <w:top w:val="none" w:sz="0" w:space="0" w:color="auto"/>
        <w:left w:val="none" w:sz="0" w:space="0" w:color="auto"/>
        <w:bottom w:val="none" w:sz="0" w:space="0" w:color="auto"/>
        <w:right w:val="none" w:sz="0" w:space="0" w:color="auto"/>
      </w:divBdr>
    </w:div>
    <w:div w:id="270936649">
      <w:bodyDiv w:val="1"/>
      <w:marLeft w:val="0"/>
      <w:marRight w:val="0"/>
      <w:marTop w:val="0"/>
      <w:marBottom w:val="0"/>
      <w:divBdr>
        <w:top w:val="none" w:sz="0" w:space="0" w:color="auto"/>
        <w:left w:val="none" w:sz="0" w:space="0" w:color="auto"/>
        <w:bottom w:val="none" w:sz="0" w:space="0" w:color="auto"/>
        <w:right w:val="none" w:sz="0" w:space="0" w:color="auto"/>
      </w:divBdr>
    </w:div>
    <w:div w:id="271940849">
      <w:bodyDiv w:val="1"/>
      <w:marLeft w:val="0"/>
      <w:marRight w:val="0"/>
      <w:marTop w:val="0"/>
      <w:marBottom w:val="0"/>
      <w:divBdr>
        <w:top w:val="none" w:sz="0" w:space="0" w:color="auto"/>
        <w:left w:val="none" w:sz="0" w:space="0" w:color="auto"/>
        <w:bottom w:val="none" w:sz="0" w:space="0" w:color="auto"/>
        <w:right w:val="none" w:sz="0" w:space="0" w:color="auto"/>
      </w:divBdr>
    </w:div>
    <w:div w:id="272248951">
      <w:bodyDiv w:val="1"/>
      <w:marLeft w:val="0"/>
      <w:marRight w:val="0"/>
      <w:marTop w:val="0"/>
      <w:marBottom w:val="0"/>
      <w:divBdr>
        <w:top w:val="none" w:sz="0" w:space="0" w:color="auto"/>
        <w:left w:val="none" w:sz="0" w:space="0" w:color="auto"/>
        <w:bottom w:val="none" w:sz="0" w:space="0" w:color="auto"/>
        <w:right w:val="none" w:sz="0" w:space="0" w:color="auto"/>
      </w:divBdr>
    </w:div>
    <w:div w:id="273751508">
      <w:bodyDiv w:val="1"/>
      <w:marLeft w:val="0"/>
      <w:marRight w:val="0"/>
      <w:marTop w:val="0"/>
      <w:marBottom w:val="0"/>
      <w:divBdr>
        <w:top w:val="none" w:sz="0" w:space="0" w:color="auto"/>
        <w:left w:val="none" w:sz="0" w:space="0" w:color="auto"/>
        <w:bottom w:val="none" w:sz="0" w:space="0" w:color="auto"/>
        <w:right w:val="none" w:sz="0" w:space="0" w:color="auto"/>
      </w:divBdr>
      <w:divsChild>
        <w:div w:id="726686757">
          <w:marLeft w:val="0"/>
          <w:marRight w:val="0"/>
          <w:marTop w:val="0"/>
          <w:marBottom w:val="0"/>
          <w:divBdr>
            <w:top w:val="none" w:sz="0" w:space="0" w:color="auto"/>
            <w:left w:val="none" w:sz="0" w:space="0" w:color="auto"/>
            <w:bottom w:val="none" w:sz="0" w:space="0" w:color="auto"/>
            <w:right w:val="none" w:sz="0" w:space="0" w:color="auto"/>
          </w:divBdr>
        </w:div>
      </w:divsChild>
    </w:div>
    <w:div w:id="273944855">
      <w:bodyDiv w:val="1"/>
      <w:marLeft w:val="0"/>
      <w:marRight w:val="0"/>
      <w:marTop w:val="0"/>
      <w:marBottom w:val="0"/>
      <w:divBdr>
        <w:top w:val="none" w:sz="0" w:space="0" w:color="auto"/>
        <w:left w:val="none" w:sz="0" w:space="0" w:color="auto"/>
        <w:bottom w:val="none" w:sz="0" w:space="0" w:color="auto"/>
        <w:right w:val="none" w:sz="0" w:space="0" w:color="auto"/>
      </w:divBdr>
    </w:div>
    <w:div w:id="274021456">
      <w:bodyDiv w:val="1"/>
      <w:marLeft w:val="0"/>
      <w:marRight w:val="0"/>
      <w:marTop w:val="0"/>
      <w:marBottom w:val="0"/>
      <w:divBdr>
        <w:top w:val="none" w:sz="0" w:space="0" w:color="auto"/>
        <w:left w:val="none" w:sz="0" w:space="0" w:color="auto"/>
        <w:bottom w:val="none" w:sz="0" w:space="0" w:color="auto"/>
        <w:right w:val="none" w:sz="0" w:space="0" w:color="auto"/>
      </w:divBdr>
      <w:divsChild>
        <w:div w:id="369116382">
          <w:marLeft w:val="1166"/>
          <w:marRight w:val="0"/>
          <w:marTop w:val="86"/>
          <w:marBottom w:val="0"/>
          <w:divBdr>
            <w:top w:val="none" w:sz="0" w:space="0" w:color="auto"/>
            <w:left w:val="none" w:sz="0" w:space="0" w:color="auto"/>
            <w:bottom w:val="none" w:sz="0" w:space="0" w:color="auto"/>
            <w:right w:val="none" w:sz="0" w:space="0" w:color="auto"/>
          </w:divBdr>
        </w:div>
        <w:div w:id="384762598">
          <w:marLeft w:val="1800"/>
          <w:marRight w:val="0"/>
          <w:marTop w:val="77"/>
          <w:marBottom w:val="0"/>
          <w:divBdr>
            <w:top w:val="none" w:sz="0" w:space="0" w:color="auto"/>
            <w:left w:val="none" w:sz="0" w:space="0" w:color="auto"/>
            <w:bottom w:val="none" w:sz="0" w:space="0" w:color="auto"/>
            <w:right w:val="none" w:sz="0" w:space="0" w:color="auto"/>
          </w:divBdr>
        </w:div>
        <w:div w:id="680930814">
          <w:marLeft w:val="1800"/>
          <w:marRight w:val="0"/>
          <w:marTop w:val="77"/>
          <w:marBottom w:val="0"/>
          <w:divBdr>
            <w:top w:val="none" w:sz="0" w:space="0" w:color="auto"/>
            <w:left w:val="none" w:sz="0" w:space="0" w:color="auto"/>
            <w:bottom w:val="none" w:sz="0" w:space="0" w:color="auto"/>
            <w:right w:val="none" w:sz="0" w:space="0" w:color="auto"/>
          </w:divBdr>
        </w:div>
      </w:divsChild>
    </w:div>
    <w:div w:id="274024678">
      <w:bodyDiv w:val="1"/>
      <w:marLeft w:val="0"/>
      <w:marRight w:val="0"/>
      <w:marTop w:val="0"/>
      <w:marBottom w:val="0"/>
      <w:divBdr>
        <w:top w:val="none" w:sz="0" w:space="0" w:color="auto"/>
        <w:left w:val="none" w:sz="0" w:space="0" w:color="auto"/>
        <w:bottom w:val="none" w:sz="0" w:space="0" w:color="auto"/>
        <w:right w:val="none" w:sz="0" w:space="0" w:color="auto"/>
      </w:divBdr>
    </w:div>
    <w:div w:id="274025810">
      <w:bodyDiv w:val="1"/>
      <w:marLeft w:val="0"/>
      <w:marRight w:val="0"/>
      <w:marTop w:val="0"/>
      <w:marBottom w:val="0"/>
      <w:divBdr>
        <w:top w:val="none" w:sz="0" w:space="0" w:color="auto"/>
        <w:left w:val="none" w:sz="0" w:space="0" w:color="auto"/>
        <w:bottom w:val="none" w:sz="0" w:space="0" w:color="auto"/>
        <w:right w:val="none" w:sz="0" w:space="0" w:color="auto"/>
      </w:divBdr>
    </w:div>
    <w:div w:id="274946695">
      <w:bodyDiv w:val="1"/>
      <w:marLeft w:val="0"/>
      <w:marRight w:val="0"/>
      <w:marTop w:val="0"/>
      <w:marBottom w:val="0"/>
      <w:divBdr>
        <w:top w:val="none" w:sz="0" w:space="0" w:color="auto"/>
        <w:left w:val="none" w:sz="0" w:space="0" w:color="auto"/>
        <w:bottom w:val="none" w:sz="0" w:space="0" w:color="auto"/>
        <w:right w:val="none" w:sz="0" w:space="0" w:color="auto"/>
      </w:divBdr>
    </w:div>
    <w:div w:id="275212736">
      <w:bodyDiv w:val="1"/>
      <w:marLeft w:val="0"/>
      <w:marRight w:val="0"/>
      <w:marTop w:val="0"/>
      <w:marBottom w:val="0"/>
      <w:divBdr>
        <w:top w:val="none" w:sz="0" w:space="0" w:color="auto"/>
        <w:left w:val="none" w:sz="0" w:space="0" w:color="auto"/>
        <w:bottom w:val="none" w:sz="0" w:space="0" w:color="auto"/>
        <w:right w:val="none" w:sz="0" w:space="0" w:color="auto"/>
      </w:divBdr>
    </w:div>
    <w:div w:id="275866165">
      <w:bodyDiv w:val="1"/>
      <w:marLeft w:val="0"/>
      <w:marRight w:val="0"/>
      <w:marTop w:val="0"/>
      <w:marBottom w:val="0"/>
      <w:divBdr>
        <w:top w:val="none" w:sz="0" w:space="0" w:color="auto"/>
        <w:left w:val="none" w:sz="0" w:space="0" w:color="auto"/>
        <w:bottom w:val="none" w:sz="0" w:space="0" w:color="auto"/>
        <w:right w:val="none" w:sz="0" w:space="0" w:color="auto"/>
      </w:divBdr>
    </w:div>
    <w:div w:id="276301799">
      <w:bodyDiv w:val="1"/>
      <w:marLeft w:val="0"/>
      <w:marRight w:val="0"/>
      <w:marTop w:val="0"/>
      <w:marBottom w:val="0"/>
      <w:divBdr>
        <w:top w:val="none" w:sz="0" w:space="0" w:color="auto"/>
        <w:left w:val="none" w:sz="0" w:space="0" w:color="auto"/>
        <w:bottom w:val="none" w:sz="0" w:space="0" w:color="auto"/>
        <w:right w:val="none" w:sz="0" w:space="0" w:color="auto"/>
      </w:divBdr>
    </w:div>
    <w:div w:id="277419306">
      <w:bodyDiv w:val="1"/>
      <w:marLeft w:val="0"/>
      <w:marRight w:val="0"/>
      <w:marTop w:val="0"/>
      <w:marBottom w:val="0"/>
      <w:divBdr>
        <w:top w:val="none" w:sz="0" w:space="0" w:color="auto"/>
        <w:left w:val="none" w:sz="0" w:space="0" w:color="auto"/>
        <w:bottom w:val="none" w:sz="0" w:space="0" w:color="auto"/>
        <w:right w:val="none" w:sz="0" w:space="0" w:color="auto"/>
      </w:divBdr>
    </w:div>
    <w:div w:id="277420220">
      <w:bodyDiv w:val="1"/>
      <w:marLeft w:val="0"/>
      <w:marRight w:val="0"/>
      <w:marTop w:val="0"/>
      <w:marBottom w:val="0"/>
      <w:divBdr>
        <w:top w:val="none" w:sz="0" w:space="0" w:color="auto"/>
        <w:left w:val="none" w:sz="0" w:space="0" w:color="auto"/>
        <w:bottom w:val="none" w:sz="0" w:space="0" w:color="auto"/>
        <w:right w:val="none" w:sz="0" w:space="0" w:color="auto"/>
      </w:divBdr>
      <w:divsChild>
        <w:div w:id="17198306">
          <w:marLeft w:val="547"/>
          <w:marRight w:val="0"/>
          <w:marTop w:val="96"/>
          <w:marBottom w:val="0"/>
          <w:divBdr>
            <w:top w:val="none" w:sz="0" w:space="0" w:color="auto"/>
            <w:left w:val="none" w:sz="0" w:space="0" w:color="auto"/>
            <w:bottom w:val="none" w:sz="0" w:space="0" w:color="auto"/>
            <w:right w:val="none" w:sz="0" w:space="0" w:color="auto"/>
          </w:divBdr>
        </w:div>
        <w:div w:id="34819080">
          <w:marLeft w:val="547"/>
          <w:marRight w:val="0"/>
          <w:marTop w:val="96"/>
          <w:marBottom w:val="0"/>
          <w:divBdr>
            <w:top w:val="none" w:sz="0" w:space="0" w:color="auto"/>
            <w:left w:val="none" w:sz="0" w:space="0" w:color="auto"/>
            <w:bottom w:val="none" w:sz="0" w:space="0" w:color="auto"/>
            <w:right w:val="none" w:sz="0" w:space="0" w:color="auto"/>
          </w:divBdr>
        </w:div>
        <w:div w:id="546989617">
          <w:marLeft w:val="1166"/>
          <w:marRight w:val="0"/>
          <w:marTop w:val="86"/>
          <w:marBottom w:val="0"/>
          <w:divBdr>
            <w:top w:val="none" w:sz="0" w:space="0" w:color="auto"/>
            <w:left w:val="none" w:sz="0" w:space="0" w:color="auto"/>
            <w:bottom w:val="none" w:sz="0" w:space="0" w:color="auto"/>
            <w:right w:val="none" w:sz="0" w:space="0" w:color="auto"/>
          </w:divBdr>
        </w:div>
        <w:div w:id="558251283">
          <w:marLeft w:val="1166"/>
          <w:marRight w:val="0"/>
          <w:marTop w:val="86"/>
          <w:marBottom w:val="0"/>
          <w:divBdr>
            <w:top w:val="none" w:sz="0" w:space="0" w:color="auto"/>
            <w:left w:val="none" w:sz="0" w:space="0" w:color="auto"/>
            <w:bottom w:val="none" w:sz="0" w:space="0" w:color="auto"/>
            <w:right w:val="none" w:sz="0" w:space="0" w:color="auto"/>
          </w:divBdr>
        </w:div>
        <w:div w:id="620653613">
          <w:marLeft w:val="1166"/>
          <w:marRight w:val="0"/>
          <w:marTop w:val="86"/>
          <w:marBottom w:val="0"/>
          <w:divBdr>
            <w:top w:val="none" w:sz="0" w:space="0" w:color="auto"/>
            <w:left w:val="none" w:sz="0" w:space="0" w:color="auto"/>
            <w:bottom w:val="none" w:sz="0" w:space="0" w:color="auto"/>
            <w:right w:val="none" w:sz="0" w:space="0" w:color="auto"/>
          </w:divBdr>
        </w:div>
        <w:div w:id="1277787587">
          <w:marLeft w:val="1166"/>
          <w:marRight w:val="0"/>
          <w:marTop w:val="86"/>
          <w:marBottom w:val="0"/>
          <w:divBdr>
            <w:top w:val="none" w:sz="0" w:space="0" w:color="auto"/>
            <w:left w:val="none" w:sz="0" w:space="0" w:color="auto"/>
            <w:bottom w:val="none" w:sz="0" w:space="0" w:color="auto"/>
            <w:right w:val="none" w:sz="0" w:space="0" w:color="auto"/>
          </w:divBdr>
        </w:div>
        <w:div w:id="1576431205">
          <w:marLeft w:val="1166"/>
          <w:marRight w:val="0"/>
          <w:marTop w:val="86"/>
          <w:marBottom w:val="0"/>
          <w:divBdr>
            <w:top w:val="none" w:sz="0" w:space="0" w:color="auto"/>
            <w:left w:val="none" w:sz="0" w:space="0" w:color="auto"/>
            <w:bottom w:val="none" w:sz="0" w:space="0" w:color="auto"/>
            <w:right w:val="none" w:sz="0" w:space="0" w:color="auto"/>
          </w:divBdr>
        </w:div>
        <w:div w:id="1580944092">
          <w:marLeft w:val="547"/>
          <w:marRight w:val="0"/>
          <w:marTop w:val="96"/>
          <w:marBottom w:val="0"/>
          <w:divBdr>
            <w:top w:val="none" w:sz="0" w:space="0" w:color="auto"/>
            <w:left w:val="none" w:sz="0" w:space="0" w:color="auto"/>
            <w:bottom w:val="none" w:sz="0" w:space="0" w:color="auto"/>
            <w:right w:val="none" w:sz="0" w:space="0" w:color="auto"/>
          </w:divBdr>
        </w:div>
        <w:div w:id="1605259984">
          <w:marLeft w:val="1166"/>
          <w:marRight w:val="0"/>
          <w:marTop w:val="86"/>
          <w:marBottom w:val="0"/>
          <w:divBdr>
            <w:top w:val="none" w:sz="0" w:space="0" w:color="auto"/>
            <w:left w:val="none" w:sz="0" w:space="0" w:color="auto"/>
            <w:bottom w:val="none" w:sz="0" w:space="0" w:color="auto"/>
            <w:right w:val="none" w:sz="0" w:space="0" w:color="auto"/>
          </w:divBdr>
        </w:div>
        <w:div w:id="1625185576">
          <w:marLeft w:val="547"/>
          <w:marRight w:val="0"/>
          <w:marTop w:val="96"/>
          <w:marBottom w:val="0"/>
          <w:divBdr>
            <w:top w:val="none" w:sz="0" w:space="0" w:color="auto"/>
            <w:left w:val="none" w:sz="0" w:space="0" w:color="auto"/>
            <w:bottom w:val="none" w:sz="0" w:space="0" w:color="auto"/>
            <w:right w:val="none" w:sz="0" w:space="0" w:color="auto"/>
          </w:divBdr>
        </w:div>
        <w:div w:id="1932658218">
          <w:marLeft w:val="1166"/>
          <w:marRight w:val="0"/>
          <w:marTop w:val="86"/>
          <w:marBottom w:val="0"/>
          <w:divBdr>
            <w:top w:val="none" w:sz="0" w:space="0" w:color="auto"/>
            <w:left w:val="none" w:sz="0" w:space="0" w:color="auto"/>
            <w:bottom w:val="none" w:sz="0" w:space="0" w:color="auto"/>
            <w:right w:val="none" w:sz="0" w:space="0" w:color="auto"/>
          </w:divBdr>
        </w:div>
      </w:divsChild>
    </w:div>
    <w:div w:id="278604551">
      <w:bodyDiv w:val="1"/>
      <w:marLeft w:val="0"/>
      <w:marRight w:val="0"/>
      <w:marTop w:val="0"/>
      <w:marBottom w:val="0"/>
      <w:divBdr>
        <w:top w:val="none" w:sz="0" w:space="0" w:color="auto"/>
        <w:left w:val="none" w:sz="0" w:space="0" w:color="auto"/>
        <w:bottom w:val="none" w:sz="0" w:space="0" w:color="auto"/>
        <w:right w:val="none" w:sz="0" w:space="0" w:color="auto"/>
      </w:divBdr>
      <w:divsChild>
        <w:div w:id="701903789">
          <w:marLeft w:val="1800"/>
          <w:marRight w:val="0"/>
          <w:marTop w:val="77"/>
          <w:marBottom w:val="0"/>
          <w:divBdr>
            <w:top w:val="none" w:sz="0" w:space="0" w:color="auto"/>
            <w:left w:val="none" w:sz="0" w:space="0" w:color="auto"/>
            <w:bottom w:val="none" w:sz="0" w:space="0" w:color="auto"/>
            <w:right w:val="none" w:sz="0" w:space="0" w:color="auto"/>
          </w:divBdr>
        </w:div>
        <w:div w:id="720787673">
          <w:marLeft w:val="1166"/>
          <w:marRight w:val="0"/>
          <w:marTop w:val="96"/>
          <w:marBottom w:val="0"/>
          <w:divBdr>
            <w:top w:val="none" w:sz="0" w:space="0" w:color="auto"/>
            <w:left w:val="none" w:sz="0" w:space="0" w:color="auto"/>
            <w:bottom w:val="none" w:sz="0" w:space="0" w:color="auto"/>
            <w:right w:val="none" w:sz="0" w:space="0" w:color="auto"/>
          </w:divBdr>
        </w:div>
        <w:div w:id="1004354910">
          <w:marLeft w:val="547"/>
          <w:marRight w:val="0"/>
          <w:marTop w:val="115"/>
          <w:marBottom w:val="0"/>
          <w:divBdr>
            <w:top w:val="none" w:sz="0" w:space="0" w:color="auto"/>
            <w:left w:val="none" w:sz="0" w:space="0" w:color="auto"/>
            <w:bottom w:val="none" w:sz="0" w:space="0" w:color="auto"/>
            <w:right w:val="none" w:sz="0" w:space="0" w:color="auto"/>
          </w:divBdr>
        </w:div>
        <w:div w:id="1310937630">
          <w:marLeft w:val="1800"/>
          <w:marRight w:val="0"/>
          <w:marTop w:val="77"/>
          <w:marBottom w:val="0"/>
          <w:divBdr>
            <w:top w:val="none" w:sz="0" w:space="0" w:color="auto"/>
            <w:left w:val="none" w:sz="0" w:space="0" w:color="auto"/>
            <w:bottom w:val="none" w:sz="0" w:space="0" w:color="auto"/>
            <w:right w:val="none" w:sz="0" w:space="0" w:color="auto"/>
          </w:divBdr>
        </w:div>
        <w:div w:id="1542093276">
          <w:marLeft w:val="1166"/>
          <w:marRight w:val="0"/>
          <w:marTop w:val="96"/>
          <w:marBottom w:val="0"/>
          <w:divBdr>
            <w:top w:val="none" w:sz="0" w:space="0" w:color="auto"/>
            <w:left w:val="none" w:sz="0" w:space="0" w:color="auto"/>
            <w:bottom w:val="none" w:sz="0" w:space="0" w:color="auto"/>
            <w:right w:val="none" w:sz="0" w:space="0" w:color="auto"/>
          </w:divBdr>
        </w:div>
        <w:div w:id="1700818394">
          <w:marLeft w:val="1800"/>
          <w:marRight w:val="0"/>
          <w:marTop w:val="77"/>
          <w:marBottom w:val="0"/>
          <w:divBdr>
            <w:top w:val="none" w:sz="0" w:space="0" w:color="auto"/>
            <w:left w:val="none" w:sz="0" w:space="0" w:color="auto"/>
            <w:bottom w:val="none" w:sz="0" w:space="0" w:color="auto"/>
            <w:right w:val="none" w:sz="0" w:space="0" w:color="auto"/>
          </w:divBdr>
        </w:div>
        <w:div w:id="1742751722">
          <w:marLeft w:val="1800"/>
          <w:marRight w:val="0"/>
          <w:marTop w:val="77"/>
          <w:marBottom w:val="0"/>
          <w:divBdr>
            <w:top w:val="none" w:sz="0" w:space="0" w:color="auto"/>
            <w:left w:val="none" w:sz="0" w:space="0" w:color="auto"/>
            <w:bottom w:val="none" w:sz="0" w:space="0" w:color="auto"/>
            <w:right w:val="none" w:sz="0" w:space="0" w:color="auto"/>
          </w:divBdr>
        </w:div>
        <w:div w:id="1884520390">
          <w:marLeft w:val="1800"/>
          <w:marRight w:val="0"/>
          <w:marTop w:val="77"/>
          <w:marBottom w:val="0"/>
          <w:divBdr>
            <w:top w:val="none" w:sz="0" w:space="0" w:color="auto"/>
            <w:left w:val="none" w:sz="0" w:space="0" w:color="auto"/>
            <w:bottom w:val="none" w:sz="0" w:space="0" w:color="auto"/>
            <w:right w:val="none" w:sz="0" w:space="0" w:color="auto"/>
          </w:divBdr>
        </w:div>
        <w:div w:id="1945067203">
          <w:marLeft w:val="1800"/>
          <w:marRight w:val="0"/>
          <w:marTop w:val="77"/>
          <w:marBottom w:val="0"/>
          <w:divBdr>
            <w:top w:val="none" w:sz="0" w:space="0" w:color="auto"/>
            <w:left w:val="none" w:sz="0" w:space="0" w:color="auto"/>
            <w:bottom w:val="none" w:sz="0" w:space="0" w:color="auto"/>
            <w:right w:val="none" w:sz="0" w:space="0" w:color="auto"/>
          </w:divBdr>
        </w:div>
      </w:divsChild>
    </w:div>
    <w:div w:id="278921307">
      <w:bodyDiv w:val="1"/>
      <w:marLeft w:val="0"/>
      <w:marRight w:val="0"/>
      <w:marTop w:val="0"/>
      <w:marBottom w:val="0"/>
      <w:divBdr>
        <w:top w:val="none" w:sz="0" w:space="0" w:color="auto"/>
        <w:left w:val="none" w:sz="0" w:space="0" w:color="auto"/>
        <w:bottom w:val="none" w:sz="0" w:space="0" w:color="auto"/>
        <w:right w:val="none" w:sz="0" w:space="0" w:color="auto"/>
      </w:divBdr>
    </w:div>
    <w:div w:id="279189282">
      <w:bodyDiv w:val="1"/>
      <w:marLeft w:val="0"/>
      <w:marRight w:val="0"/>
      <w:marTop w:val="0"/>
      <w:marBottom w:val="0"/>
      <w:divBdr>
        <w:top w:val="none" w:sz="0" w:space="0" w:color="auto"/>
        <w:left w:val="none" w:sz="0" w:space="0" w:color="auto"/>
        <w:bottom w:val="none" w:sz="0" w:space="0" w:color="auto"/>
        <w:right w:val="none" w:sz="0" w:space="0" w:color="auto"/>
      </w:divBdr>
    </w:div>
    <w:div w:id="280261352">
      <w:bodyDiv w:val="1"/>
      <w:marLeft w:val="0"/>
      <w:marRight w:val="0"/>
      <w:marTop w:val="0"/>
      <w:marBottom w:val="0"/>
      <w:divBdr>
        <w:top w:val="none" w:sz="0" w:space="0" w:color="auto"/>
        <w:left w:val="none" w:sz="0" w:space="0" w:color="auto"/>
        <w:bottom w:val="none" w:sz="0" w:space="0" w:color="auto"/>
        <w:right w:val="none" w:sz="0" w:space="0" w:color="auto"/>
      </w:divBdr>
    </w:div>
    <w:div w:id="280578058">
      <w:bodyDiv w:val="1"/>
      <w:marLeft w:val="0"/>
      <w:marRight w:val="0"/>
      <w:marTop w:val="0"/>
      <w:marBottom w:val="0"/>
      <w:divBdr>
        <w:top w:val="none" w:sz="0" w:space="0" w:color="auto"/>
        <w:left w:val="none" w:sz="0" w:space="0" w:color="auto"/>
        <w:bottom w:val="none" w:sz="0" w:space="0" w:color="auto"/>
        <w:right w:val="none" w:sz="0" w:space="0" w:color="auto"/>
      </w:divBdr>
      <w:divsChild>
        <w:div w:id="949094094">
          <w:marLeft w:val="1166"/>
          <w:marRight w:val="0"/>
          <w:marTop w:val="134"/>
          <w:marBottom w:val="0"/>
          <w:divBdr>
            <w:top w:val="none" w:sz="0" w:space="0" w:color="auto"/>
            <w:left w:val="none" w:sz="0" w:space="0" w:color="auto"/>
            <w:bottom w:val="none" w:sz="0" w:space="0" w:color="auto"/>
            <w:right w:val="none" w:sz="0" w:space="0" w:color="auto"/>
          </w:divBdr>
        </w:div>
        <w:div w:id="951594721">
          <w:marLeft w:val="547"/>
          <w:marRight w:val="0"/>
          <w:marTop w:val="154"/>
          <w:marBottom w:val="0"/>
          <w:divBdr>
            <w:top w:val="none" w:sz="0" w:space="0" w:color="auto"/>
            <w:left w:val="none" w:sz="0" w:space="0" w:color="auto"/>
            <w:bottom w:val="none" w:sz="0" w:space="0" w:color="auto"/>
            <w:right w:val="none" w:sz="0" w:space="0" w:color="auto"/>
          </w:divBdr>
        </w:div>
      </w:divsChild>
    </w:div>
    <w:div w:id="281300963">
      <w:bodyDiv w:val="1"/>
      <w:marLeft w:val="0"/>
      <w:marRight w:val="0"/>
      <w:marTop w:val="0"/>
      <w:marBottom w:val="0"/>
      <w:divBdr>
        <w:top w:val="none" w:sz="0" w:space="0" w:color="auto"/>
        <w:left w:val="none" w:sz="0" w:space="0" w:color="auto"/>
        <w:bottom w:val="none" w:sz="0" w:space="0" w:color="auto"/>
        <w:right w:val="none" w:sz="0" w:space="0" w:color="auto"/>
      </w:divBdr>
    </w:div>
    <w:div w:id="281617875">
      <w:bodyDiv w:val="1"/>
      <w:marLeft w:val="0"/>
      <w:marRight w:val="0"/>
      <w:marTop w:val="0"/>
      <w:marBottom w:val="0"/>
      <w:divBdr>
        <w:top w:val="none" w:sz="0" w:space="0" w:color="auto"/>
        <w:left w:val="none" w:sz="0" w:space="0" w:color="auto"/>
        <w:bottom w:val="none" w:sz="0" w:space="0" w:color="auto"/>
        <w:right w:val="none" w:sz="0" w:space="0" w:color="auto"/>
      </w:divBdr>
      <w:divsChild>
        <w:div w:id="182863130">
          <w:marLeft w:val="1080"/>
          <w:marRight w:val="0"/>
          <w:marTop w:val="100"/>
          <w:marBottom w:val="0"/>
          <w:divBdr>
            <w:top w:val="none" w:sz="0" w:space="0" w:color="auto"/>
            <w:left w:val="none" w:sz="0" w:space="0" w:color="auto"/>
            <w:bottom w:val="none" w:sz="0" w:space="0" w:color="auto"/>
            <w:right w:val="none" w:sz="0" w:space="0" w:color="auto"/>
          </w:divBdr>
        </w:div>
        <w:div w:id="344674816">
          <w:marLeft w:val="360"/>
          <w:marRight w:val="0"/>
          <w:marTop w:val="200"/>
          <w:marBottom w:val="0"/>
          <w:divBdr>
            <w:top w:val="none" w:sz="0" w:space="0" w:color="auto"/>
            <w:left w:val="none" w:sz="0" w:space="0" w:color="auto"/>
            <w:bottom w:val="none" w:sz="0" w:space="0" w:color="auto"/>
            <w:right w:val="none" w:sz="0" w:space="0" w:color="auto"/>
          </w:divBdr>
        </w:div>
        <w:div w:id="587084194">
          <w:marLeft w:val="1080"/>
          <w:marRight w:val="0"/>
          <w:marTop w:val="100"/>
          <w:marBottom w:val="0"/>
          <w:divBdr>
            <w:top w:val="none" w:sz="0" w:space="0" w:color="auto"/>
            <w:left w:val="none" w:sz="0" w:space="0" w:color="auto"/>
            <w:bottom w:val="none" w:sz="0" w:space="0" w:color="auto"/>
            <w:right w:val="none" w:sz="0" w:space="0" w:color="auto"/>
          </w:divBdr>
        </w:div>
        <w:div w:id="612594334">
          <w:marLeft w:val="1080"/>
          <w:marRight w:val="0"/>
          <w:marTop w:val="100"/>
          <w:marBottom w:val="0"/>
          <w:divBdr>
            <w:top w:val="none" w:sz="0" w:space="0" w:color="auto"/>
            <w:left w:val="none" w:sz="0" w:space="0" w:color="auto"/>
            <w:bottom w:val="none" w:sz="0" w:space="0" w:color="auto"/>
            <w:right w:val="none" w:sz="0" w:space="0" w:color="auto"/>
          </w:divBdr>
        </w:div>
        <w:div w:id="1055003750">
          <w:marLeft w:val="1080"/>
          <w:marRight w:val="0"/>
          <w:marTop w:val="100"/>
          <w:marBottom w:val="0"/>
          <w:divBdr>
            <w:top w:val="none" w:sz="0" w:space="0" w:color="auto"/>
            <w:left w:val="none" w:sz="0" w:space="0" w:color="auto"/>
            <w:bottom w:val="none" w:sz="0" w:space="0" w:color="auto"/>
            <w:right w:val="none" w:sz="0" w:space="0" w:color="auto"/>
          </w:divBdr>
        </w:div>
        <w:div w:id="1061246591">
          <w:marLeft w:val="1080"/>
          <w:marRight w:val="0"/>
          <w:marTop w:val="100"/>
          <w:marBottom w:val="0"/>
          <w:divBdr>
            <w:top w:val="none" w:sz="0" w:space="0" w:color="auto"/>
            <w:left w:val="none" w:sz="0" w:space="0" w:color="auto"/>
            <w:bottom w:val="none" w:sz="0" w:space="0" w:color="auto"/>
            <w:right w:val="none" w:sz="0" w:space="0" w:color="auto"/>
          </w:divBdr>
        </w:div>
      </w:divsChild>
    </w:div>
    <w:div w:id="282268575">
      <w:bodyDiv w:val="1"/>
      <w:marLeft w:val="0"/>
      <w:marRight w:val="0"/>
      <w:marTop w:val="0"/>
      <w:marBottom w:val="0"/>
      <w:divBdr>
        <w:top w:val="none" w:sz="0" w:space="0" w:color="auto"/>
        <w:left w:val="none" w:sz="0" w:space="0" w:color="auto"/>
        <w:bottom w:val="none" w:sz="0" w:space="0" w:color="auto"/>
        <w:right w:val="none" w:sz="0" w:space="0" w:color="auto"/>
      </w:divBdr>
    </w:div>
    <w:div w:id="284240909">
      <w:bodyDiv w:val="1"/>
      <w:marLeft w:val="0"/>
      <w:marRight w:val="0"/>
      <w:marTop w:val="0"/>
      <w:marBottom w:val="0"/>
      <w:divBdr>
        <w:top w:val="none" w:sz="0" w:space="0" w:color="auto"/>
        <w:left w:val="none" w:sz="0" w:space="0" w:color="auto"/>
        <w:bottom w:val="none" w:sz="0" w:space="0" w:color="auto"/>
        <w:right w:val="none" w:sz="0" w:space="0" w:color="auto"/>
      </w:divBdr>
      <w:divsChild>
        <w:div w:id="99381091">
          <w:marLeft w:val="547"/>
          <w:marRight w:val="0"/>
          <w:marTop w:val="115"/>
          <w:marBottom w:val="0"/>
          <w:divBdr>
            <w:top w:val="none" w:sz="0" w:space="0" w:color="auto"/>
            <w:left w:val="none" w:sz="0" w:space="0" w:color="auto"/>
            <w:bottom w:val="none" w:sz="0" w:space="0" w:color="auto"/>
            <w:right w:val="none" w:sz="0" w:space="0" w:color="auto"/>
          </w:divBdr>
        </w:div>
        <w:div w:id="195049682">
          <w:marLeft w:val="1166"/>
          <w:marRight w:val="0"/>
          <w:marTop w:val="96"/>
          <w:marBottom w:val="0"/>
          <w:divBdr>
            <w:top w:val="none" w:sz="0" w:space="0" w:color="auto"/>
            <w:left w:val="none" w:sz="0" w:space="0" w:color="auto"/>
            <w:bottom w:val="none" w:sz="0" w:space="0" w:color="auto"/>
            <w:right w:val="none" w:sz="0" w:space="0" w:color="auto"/>
          </w:divBdr>
        </w:div>
        <w:div w:id="287859125">
          <w:marLeft w:val="1166"/>
          <w:marRight w:val="0"/>
          <w:marTop w:val="96"/>
          <w:marBottom w:val="0"/>
          <w:divBdr>
            <w:top w:val="none" w:sz="0" w:space="0" w:color="auto"/>
            <w:left w:val="none" w:sz="0" w:space="0" w:color="auto"/>
            <w:bottom w:val="none" w:sz="0" w:space="0" w:color="auto"/>
            <w:right w:val="none" w:sz="0" w:space="0" w:color="auto"/>
          </w:divBdr>
        </w:div>
        <w:div w:id="1026252341">
          <w:marLeft w:val="547"/>
          <w:marRight w:val="0"/>
          <w:marTop w:val="115"/>
          <w:marBottom w:val="0"/>
          <w:divBdr>
            <w:top w:val="none" w:sz="0" w:space="0" w:color="auto"/>
            <w:left w:val="none" w:sz="0" w:space="0" w:color="auto"/>
            <w:bottom w:val="none" w:sz="0" w:space="0" w:color="auto"/>
            <w:right w:val="none" w:sz="0" w:space="0" w:color="auto"/>
          </w:divBdr>
        </w:div>
        <w:div w:id="1419013677">
          <w:marLeft w:val="1800"/>
          <w:marRight w:val="0"/>
          <w:marTop w:val="77"/>
          <w:marBottom w:val="0"/>
          <w:divBdr>
            <w:top w:val="none" w:sz="0" w:space="0" w:color="auto"/>
            <w:left w:val="none" w:sz="0" w:space="0" w:color="auto"/>
            <w:bottom w:val="none" w:sz="0" w:space="0" w:color="auto"/>
            <w:right w:val="none" w:sz="0" w:space="0" w:color="auto"/>
          </w:divBdr>
        </w:div>
        <w:div w:id="1646936687">
          <w:marLeft w:val="1166"/>
          <w:marRight w:val="0"/>
          <w:marTop w:val="96"/>
          <w:marBottom w:val="0"/>
          <w:divBdr>
            <w:top w:val="none" w:sz="0" w:space="0" w:color="auto"/>
            <w:left w:val="none" w:sz="0" w:space="0" w:color="auto"/>
            <w:bottom w:val="none" w:sz="0" w:space="0" w:color="auto"/>
            <w:right w:val="none" w:sz="0" w:space="0" w:color="auto"/>
          </w:divBdr>
        </w:div>
        <w:div w:id="1892769916">
          <w:marLeft w:val="1800"/>
          <w:marRight w:val="0"/>
          <w:marTop w:val="77"/>
          <w:marBottom w:val="0"/>
          <w:divBdr>
            <w:top w:val="none" w:sz="0" w:space="0" w:color="auto"/>
            <w:left w:val="none" w:sz="0" w:space="0" w:color="auto"/>
            <w:bottom w:val="none" w:sz="0" w:space="0" w:color="auto"/>
            <w:right w:val="none" w:sz="0" w:space="0" w:color="auto"/>
          </w:divBdr>
        </w:div>
      </w:divsChild>
    </w:div>
    <w:div w:id="284317047">
      <w:bodyDiv w:val="1"/>
      <w:marLeft w:val="0"/>
      <w:marRight w:val="0"/>
      <w:marTop w:val="0"/>
      <w:marBottom w:val="0"/>
      <w:divBdr>
        <w:top w:val="none" w:sz="0" w:space="0" w:color="auto"/>
        <w:left w:val="none" w:sz="0" w:space="0" w:color="auto"/>
        <w:bottom w:val="none" w:sz="0" w:space="0" w:color="auto"/>
        <w:right w:val="none" w:sz="0" w:space="0" w:color="auto"/>
      </w:divBdr>
    </w:div>
    <w:div w:id="284385164">
      <w:bodyDiv w:val="1"/>
      <w:marLeft w:val="0"/>
      <w:marRight w:val="0"/>
      <w:marTop w:val="0"/>
      <w:marBottom w:val="0"/>
      <w:divBdr>
        <w:top w:val="none" w:sz="0" w:space="0" w:color="auto"/>
        <w:left w:val="none" w:sz="0" w:space="0" w:color="auto"/>
        <w:bottom w:val="none" w:sz="0" w:space="0" w:color="auto"/>
        <w:right w:val="none" w:sz="0" w:space="0" w:color="auto"/>
      </w:divBdr>
      <w:divsChild>
        <w:div w:id="1180047419">
          <w:marLeft w:val="547"/>
          <w:marRight w:val="0"/>
          <w:marTop w:val="0"/>
          <w:marBottom w:val="0"/>
          <w:divBdr>
            <w:top w:val="none" w:sz="0" w:space="0" w:color="auto"/>
            <w:left w:val="none" w:sz="0" w:space="0" w:color="auto"/>
            <w:bottom w:val="none" w:sz="0" w:space="0" w:color="auto"/>
            <w:right w:val="none" w:sz="0" w:space="0" w:color="auto"/>
          </w:divBdr>
        </w:div>
      </w:divsChild>
    </w:div>
    <w:div w:id="285816391">
      <w:bodyDiv w:val="1"/>
      <w:marLeft w:val="0"/>
      <w:marRight w:val="0"/>
      <w:marTop w:val="0"/>
      <w:marBottom w:val="0"/>
      <w:divBdr>
        <w:top w:val="none" w:sz="0" w:space="0" w:color="auto"/>
        <w:left w:val="none" w:sz="0" w:space="0" w:color="auto"/>
        <w:bottom w:val="none" w:sz="0" w:space="0" w:color="auto"/>
        <w:right w:val="none" w:sz="0" w:space="0" w:color="auto"/>
      </w:divBdr>
    </w:div>
    <w:div w:id="286014035">
      <w:bodyDiv w:val="1"/>
      <w:marLeft w:val="0"/>
      <w:marRight w:val="0"/>
      <w:marTop w:val="0"/>
      <w:marBottom w:val="0"/>
      <w:divBdr>
        <w:top w:val="none" w:sz="0" w:space="0" w:color="auto"/>
        <w:left w:val="none" w:sz="0" w:space="0" w:color="auto"/>
        <w:bottom w:val="none" w:sz="0" w:space="0" w:color="auto"/>
        <w:right w:val="none" w:sz="0" w:space="0" w:color="auto"/>
      </w:divBdr>
    </w:div>
    <w:div w:id="286161822">
      <w:bodyDiv w:val="1"/>
      <w:marLeft w:val="0"/>
      <w:marRight w:val="0"/>
      <w:marTop w:val="0"/>
      <w:marBottom w:val="0"/>
      <w:divBdr>
        <w:top w:val="none" w:sz="0" w:space="0" w:color="auto"/>
        <w:left w:val="none" w:sz="0" w:space="0" w:color="auto"/>
        <w:bottom w:val="none" w:sz="0" w:space="0" w:color="auto"/>
        <w:right w:val="none" w:sz="0" w:space="0" w:color="auto"/>
      </w:divBdr>
    </w:div>
    <w:div w:id="287005461">
      <w:bodyDiv w:val="1"/>
      <w:marLeft w:val="0"/>
      <w:marRight w:val="0"/>
      <w:marTop w:val="0"/>
      <w:marBottom w:val="0"/>
      <w:divBdr>
        <w:top w:val="none" w:sz="0" w:space="0" w:color="auto"/>
        <w:left w:val="none" w:sz="0" w:space="0" w:color="auto"/>
        <w:bottom w:val="none" w:sz="0" w:space="0" w:color="auto"/>
        <w:right w:val="none" w:sz="0" w:space="0" w:color="auto"/>
      </w:divBdr>
    </w:div>
    <w:div w:id="290744173">
      <w:bodyDiv w:val="1"/>
      <w:marLeft w:val="0"/>
      <w:marRight w:val="0"/>
      <w:marTop w:val="0"/>
      <w:marBottom w:val="0"/>
      <w:divBdr>
        <w:top w:val="none" w:sz="0" w:space="0" w:color="auto"/>
        <w:left w:val="none" w:sz="0" w:space="0" w:color="auto"/>
        <w:bottom w:val="none" w:sz="0" w:space="0" w:color="auto"/>
        <w:right w:val="none" w:sz="0" w:space="0" w:color="auto"/>
      </w:divBdr>
    </w:div>
    <w:div w:id="290744323">
      <w:bodyDiv w:val="1"/>
      <w:marLeft w:val="0"/>
      <w:marRight w:val="0"/>
      <w:marTop w:val="0"/>
      <w:marBottom w:val="0"/>
      <w:divBdr>
        <w:top w:val="none" w:sz="0" w:space="0" w:color="auto"/>
        <w:left w:val="none" w:sz="0" w:space="0" w:color="auto"/>
        <w:bottom w:val="none" w:sz="0" w:space="0" w:color="auto"/>
        <w:right w:val="none" w:sz="0" w:space="0" w:color="auto"/>
      </w:divBdr>
    </w:div>
    <w:div w:id="290937062">
      <w:bodyDiv w:val="1"/>
      <w:marLeft w:val="0"/>
      <w:marRight w:val="0"/>
      <w:marTop w:val="0"/>
      <w:marBottom w:val="0"/>
      <w:divBdr>
        <w:top w:val="none" w:sz="0" w:space="0" w:color="auto"/>
        <w:left w:val="none" w:sz="0" w:space="0" w:color="auto"/>
        <w:bottom w:val="none" w:sz="0" w:space="0" w:color="auto"/>
        <w:right w:val="none" w:sz="0" w:space="0" w:color="auto"/>
      </w:divBdr>
    </w:div>
    <w:div w:id="291637882">
      <w:bodyDiv w:val="1"/>
      <w:marLeft w:val="0"/>
      <w:marRight w:val="0"/>
      <w:marTop w:val="0"/>
      <w:marBottom w:val="0"/>
      <w:divBdr>
        <w:top w:val="none" w:sz="0" w:space="0" w:color="auto"/>
        <w:left w:val="none" w:sz="0" w:space="0" w:color="auto"/>
        <w:bottom w:val="none" w:sz="0" w:space="0" w:color="auto"/>
        <w:right w:val="none" w:sz="0" w:space="0" w:color="auto"/>
      </w:divBdr>
    </w:div>
    <w:div w:id="292097817">
      <w:bodyDiv w:val="1"/>
      <w:marLeft w:val="0"/>
      <w:marRight w:val="0"/>
      <w:marTop w:val="0"/>
      <w:marBottom w:val="0"/>
      <w:divBdr>
        <w:top w:val="none" w:sz="0" w:space="0" w:color="auto"/>
        <w:left w:val="none" w:sz="0" w:space="0" w:color="auto"/>
        <w:bottom w:val="none" w:sz="0" w:space="0" w:color="auto"/>
        <w:right w:val="none" w:sz="0" w:space="0" w:color="auto"/>
      </w:divBdr>
      <w:divsChild>
        <w:div w:id="539248432">
          <w:marLeft w:val="547"/>
          <w:marRight w:val="0"/>
          <w:marTop w:val="134"/>
          <w:marBottom w:val="120"/>
          <w:divBdr>
            <w:top w:val="none" w:sz="0" w:space="0" w:color="auto"/>
            <w:left w:val="none" w:sz="0" w:space="0" w:color="auto"/>
            <w:bottom w:val="none" w:sz="0" w:space="0" w:color="auto"/>
            <w:right w:val="none" w:sz="0" w:space="0" w:color="auto"/>
          </w:divBdr>
        </w:div>
      </w:divsChild>
    </w:div>
    <w:div w:id="292491170">
      <w:bodyDiv w:val="1"/>
      <w:marLeft w:val="0"/>
      <w:marRight w:val="0"/>
      <w:marTop w:val="0"/>
      <w:marBottom w:val="0"/>
      <w:divBdr>
        <w:top w:val="none" w:sz="0" w:space="0" w:color="auto"/>
        <w:left w:val="none" w:sz="0" w:space="0" w:color="auto"/>
        <w:bottom w:val="none" w:sz="0" w:space="0" w:color="auto"/>
        <w:right w:val="none" w:sz="0" w:space="0" w:color="auto"/>
      </w:divBdr>
    </w:div>
    <w:div w:id="292757019">
      <w:bodyDiv w:val="1"/>
      <w:marLeft w:val="0"/>
      <w:marRight w:val="0"/>
      <w:marTop w:val="0"/>
      <w:marBottom w:val="0"/>
      <w:divBdr>
        <w:top w:val="none" w:sz="0" w:space="0" w:color="auto"/>
        <w:left w:val="none" w:sz="0" w:space="0" w:color="auto"/>
        <w:bottom w:val="none" w:sz="0" w:space="0" w:color="auto"/>
        <w:right w:val="none" w:sz="0" w:space="0" w:color="auto"/>
      </w:divBdr>
    </w:div>
    <w:div w:id="293145517">
      <w:bodyDiv w:val="1"/>
      <w:marLeft w:val="0"/>
      <w:marRight w:val="0"/>
      <w:marTop w:val="0"/>
      <w:marBottom w:val="0"/>
      <w:divBdr>
        <w:top w:val="none" w:sz="0" w:space="0" w:color="auto"/>
        <w:left w:val="none" w:sz="0" w:space="0" w:color="auto"/>
        <w:bottom w:val="none" w:sz="0" w:space="0" w:color="auto"/>
        <w:right w:val="none" w:sz="0" w:space="0" w:color="auto"/>
      </w:divBdr>
    </w:div>
    <w:div w:id="293800441">
      <w:bodyDiv w:val="1"/>
      <w:marLeft w:val="0"/>
      <w:marRight w:val="0"/>
      <w:marTop w:val="0"/>
      <w:marBottom w:val="0"/>
      <w:divBdr>
        <w:top w:val="none" w:sz="0" w:space="0" w:color="auto"/>
        <w:left w:val="none" w:sz="0" w:space="0" w:color="auto"/>
        <w:bottom w:val="none" w:sz="0" w:space="0" w:color="auto"/>
        <w:right w:val="none" w:sz="0" w:space="0" w:color="auto"/>
      </w:divBdr>
    </w:div>
    <w:div w:id="293951279">
      <w:bodyDiv w:val="1"/>
      <w:marLeft w:val="0"/>
      <w:marRight w:val="0"/>
      <w:marTop w:val="0"/>
      <w:marBottom w:val="0"/>
      <w:divBdr>
        <w:top w:val="none" w:sz="0" w:space="0" w:color="auto"/>
        <w:left w:val="none" w:sz="0" w:space="0" w:color="auto"/>
        <w:bottom w:val="none" w:sz="0" w:space="0" w:color="auto"/>
        <w:right w:val="none" w:sz="0" w:space="0" w:color="auto"/>
      </w:divBdr>
    </w:div>
    <w:div w:id="293953004">
      <w:bodyDiv w:val="1"/>
      <w:marLeft w:val="0"/>
      <w:marRight w:val="0"/>
      <w:marTop w:val="0"/>
      <w:marBottom w:val="0"/>
      <w:divBdr>
        <w:top w:val="none" w:sz="0" w:space="0" w:color="auto"/>
        <w:left w:val="none" w:sz="0" w:space="0" w:color="auto"/>
        <w:bottom w:val="none" w:sz="0" w:space="0" w:color="auto"/>
        <w:right w:val="none" w:sz="0" w:space="0" w:color="auto"/>
      </w:divBdr>
    </w:div>
    <w:div w:id="294260138">
      <w:bodyDiv w:val="1"/>
      <w:marLeft w:val="0"/>
      <w:marRight w:val="0"/>
      <w:marTop w:val="0"/>
      <w:marBottom w:val="0"/>
      <w:divBdr>
        <w:top w:val="none" w:sz="0" w:space="0" w:color="auto"/>
        <w:left w:val="none" w:sz="0" w:space="0" w:color="auto"/>
        <w:bottom w:val="none" w:sz="0" w:space="0" w:color="auto"/>
        <w:right w:val="none" w:sz="0" w:space="0" w:color="auto"/>
      </w:divBdr>
    </w:div>
    <w:div w:id="294994707">
      <w:bodyDiv w:val="1"/>
      <w:marLeft w:val="0"/>
      <w:marRight w:val="0"/>
      <w:marTop w:val="0"/>
      <w:marBottom w:val="0"/>
      <w:divBdr>
        <w:top w:val="none" w:sz="0" w:space="0" w:color="auto"/>
        <w:left w:val="none" w:sz="0" w:space="0" w:color="auto"/>
        <w:bottom w:val="none" w:sz="0" w:space="0" w:color="auto"/>
        <w:right w:val="none" w:sz="0" w:space="0" w:color="auto"/>
      </w:divBdr>
    </w:div>
    <w:div w:id="295915010">
      <w:bodyDiv w:val="1"/>
      <w:marLeft w:val="0"/>
      <w:marRight w:val="0"/>
      <w:marTop w:val="0"/>
      <w:marBottom w:val="0"/>
      <w:divBdr>
        <w:top w:val="none" w:sz="0" w:space="0" w:color="auto"/>
        <w:left w:val="none" w:sz="0" w:space="0" w:color="auto"/>
        <w:bottom w:val="none" w:sz="0" w:space="0" w:color="auto"/>
        <w:right w:val="none" w:sz="0" w:space="0" w:color="auto"/>
      </w:divBdr>
    </w:div>
    <w:div w:id="296228749">
      <w:bodyDiv w:val="1"/>
      <w:marLeft w:val="0"/>
      <w:marRight w:val="0"/>
      <w:marTop w:val="0"/>
      <w:marBottom w:val="0"/>
      <w:divBdr>
        <w:top w:val="none" w:sz="0" w:space="0" w:color="auto"/>
        <w:left w:val="none" w:sz="0" w:space="0" w:color="auto"/>
        <w:bottom w:val="none" w:sz="0" w:space="0" w:color="auto"/>
        <w:right w:val="none" w:sz="0" w:space="0" w:color="auto"/>
      </w:divBdr>
      <w:divsChild>
        <w:div w:id="672026877">
          <w:marLeft w:val="0"/>
          <w:marRight w:val="0"/>
          <w:marTop w:val="0"/>
          <w:marBottom w:val="0"/>
          <w:divBdr>
            <w:top w:val="none" w:sz="0" w:space="0" w:color="auto"/>
            <w:left w:val="none" w:sz="0" w:space="0" w:color="auto"/>
            <w:bottom w:val="none" w:sz="0" w:space="0" w:color="auto"/>
            <w:right w:val="none" w:sz="0" w:space="0" w:color="auto"/>
          </w:divBdr>
        </w:div>
      </w:divsChild>
    </w:div>
    <w:div w:id="296229192">
      <w:bodyDiv w:val="1"/>
      <w:marLeft w:val="0"/>
      <w:marRight w:val="0"/>
      <w:marTop w:val="0"/>
      <w:marBottom w:val="0"/>
      <w:divBdr>
        <w:top w:val="none" w:sz="0" w:space="0" w:color="auto"/>
        <w:left w:val="none" w:sz="0" w:space="0" w:color="auto"/>
        <w:bottom w:val="none" w:sz="0" w:space="0" w:color="auto"/>
        <w:right w:val="none" w:sz="0" w:space="0" w:color="auto"/>
      </w:divBdr>
      <w:divsChild>
        <w:div w:id="504973859">
          <w:marLeft w:val="1166"/>
          <w:marRight w:val="0"/>
          <w:marTop w:val="5"/>
          <w:marBottom w:val="0"/>
          <w:divBdr>
            <w:top w:val="none" w:sz="0" w:space="0" w:color="auto"/>
            <w:left w:val="none" w:sz="0" w:space="0" w:color="auto"/>
            <w:bottom w:val="none" w:sz="0" w:space="0" w:color="auto"/>
            <w:right w:val="none" w:sz="0" w:space="0" w:color="auto"/>
          </w:divBdr>
        </w:div>
        <w:div w:id="662659012">
          <w:marLeft w:val="1166"/>
          <w:marRight w:val="0"/>
          <w:marTop w:val="5"/>
          <w:marBottom w:val="0"/>
          <w:divBdr>
            <w:top w:val="none" w:sz="0" w:space="0" w:color="auto"/>
            <w:left w:val="none" w:sz="0" w:space="0" w:color="auto"/>
            <w:bottom w:val="none" w:sz="0" w:space="0" w:color="auto"/>
            <w:right w:val="none" w:sz="0" w:space="0" w:color="auto"/>
          </w:divBdr>
        </w:div>
        <w:div w:id="1427455968">
          <w:marLeft w:val="1166"/>
          <w:marRight w:val="0"/>
          <w:marTop w:val="5"/>
          <w:marBottom w:val="0"/>
          <w:divBdr>
            <w:top w:val="none" w:sz="0" w:space="0" w:color="auto"/>
            <w:left w:val="none" w:sz="0" w:space="0" w:color="auto"/>
            <w:bottom w:val="none" w:sz="0" w:space="0" w:color="auto"/>
            <w:right w:val="none" w:sz="0" w:space="0" w:color="auto"/>
          </w:divBdr>
        </w:div>
        <w:div w:id="1981301730">
          <w:marLeft w:val="547"/>
          <w:marRight w:val="0"/>
          <w:marTop w:val="134"/>
          <w:marBottom w:val="0"/>
          <w:divBdr>
            <w:top w:val="none" w:sz="0" w:space="0" w:color="auto"/>
            <w:left w:val="none" w:sz="0" w:space="0" w:color="auto"/>
            <w:bottom w:val="none" w:sz="0" w:space="0" w:color="auto"/>
            <w:right w:val="none" w:sz="0" w:space="0" w:color="auto"/>
          </w:divBdr>
        </w:div>
      </w:divsChild>
    </w:div>
    <w:div w:id="296378057">
      <w:bodyDiv w:val="1"/>
      <w:marLeft w:val="0"/>
      <w:marRight w:val="0"/>
      <w:marTop w:val="0"/>
      <w:marBottom w:val="0"/>
      <w:divBdr>
        <w:top w:val="none" w:sz="0" w:space="0" w:color="auto"/>
        <w:left w:val="none" w:sz="0" w:space="0" w:color="auto"/>
        <w:bottom w:val="none" w:sz="0" w:space="0" w:color="auto"/>
        <w:right w:val="none" w:sz="0" w:space="0" w:color="auto"/>
      </w:divBdr>
    </w:div>
    <w:div w:id="297613373">
      <w:bodyDiv w:val="1"/>
      <w:marLeft w:val="0"/>
      <w:marRight w:val="0"/>
      <w:marTop w:val="0"/>
      <w:marBottom w:val="0"/>
      <w:divBdr>
        <w:top w:val="none" w:sz="0" w:space="0" w:color="auto"/>
        <w:left w:val="none" w:sz="0" w:space="0" w:color="auto"/>
        <w:bottom w:val="none" w:sz="0" w:space="0" w:color="auto"/>
        <w:right w:val="none" w:sz="0" w:space="0" w:color="auto"/>
      </w:divBdr>
      <w:divsChild>
        <w:div w:id="991711238">
          <w:marLeft w:val="1166"/>
          <w:marRight w:val="0"/>
          <w:marTop w:val="134"/>
          <w:marBottom w:val="0"/>
          <w:divBdr>
            <w:top w:val="none" w:sz="0" w:space="0" w:color="auto"/>
            <w:left w:val="none" w:sz="0" w:space="0" w:color="auto"/>
            <w:bottom w:val="none" w:sz="0" w:space="0" w:color="auto"/>
            <w:right w:val="none" w:sz="0" w:space="0" w:color="auto"/>
          </w:divBdr>
        </w:div>
        <w:div w:id="1458912555">
          <w:marLeft w:val="547"/>
          <w:marRight w:val="0"/>
          <w:marTop w:val="134"/>
          <w:marBottom w:val="0"/>
          <w:divBdr>
            <w:top w:val="none" w:sz="0" w:space="0" w:color="auto"/>
            <w:left w:val="none" w:sz="0" w:space="0" w:color="auto"/>
            <w:bottom w:val="none" w:sz="0" w:space="0" w:color="auto"/>
            <w:right w:val="none" w:sz="0" w:space="0" w:color="auto"/>
          </w:divBdr>
        </w:div>
      </w:divsChild>
    </w:div>
    <w:div w:id="297955846">
      <w:bodyDiv w:val="1"/>
      <w:marLeft w:val="0"/>
      <w:marRight w:val="0"/>
      <w:marTop w:val="0"/>
      <w:marBottom w:val="0"/>
      <w:divBdr>
        <w:top w:val="none" w:sz="0" w:space="0" w:color="auto"/>
        <w:left w:val="none" w:sz="0" w:space="0" w:color="auto"/>
        <w:bottom w:val="none" w:sz="0" w:space="0" w:color="auto"/>
        <w:right w:val="none" w:sz="0" w:space="0" w:color="auto"/>
      </w:divBdr>
    </w:div>
    <w:div w:id="298221033">
      <w:bodyDiv w:val="1"/>
      <w:marLeft w:val="0"/>
      <w:marRight w:val="0"/>
      <w:marTop w:val="0"/>
      <w:marBottom w:val="0"/>
      <w:divBdr>
        <w:top w:val="none" w:sz="0" w:space="0" w:color="auto"/>
        <w:left w:val="none" w:sz="0" w:space="0" w:color="auto"/>
        <w:bottom w:val="none" w:sz="0" w:space="0" w:color="auto"/>
        <w:right w:val="none" w:sz="0" w:space="0" w:color="auto"/>
      </w:divBdr>
      <w:divsChild>
        <w:div w:id="356809964">
          <w:marLeft w:val="1166"/>
          <w:marRight w:val="0"/>
          <w:marTop w:val="96"/>
          <w:marBottom w:val="0"/>
          <w:divBdr>
            <w:top w:val="none" w:sz="0" w:space="0" w:color="auto"/>
            <w:left w:val="none" w:sz="0" w:space="0" w:color="auto"/>
            <w:bottom w:val="none" w:sz="0" w:space="0" w:color="auto"/>
            <w:right w:val="none" w:sz="0" w:space="0" w:color="auto"/>
          </w:divBdr>
        </w:div>
        <w:div w:id="1510564652">
          <w:marLeft w:val="547"/>
          <w:marRight w:val="0"/>
          <w:marTop w:val="115"/>
          <w:marBottom w:val="0"/>
          <w:divBdr>
            <w:top w:val="none" w:sz="0" w:space="0" w:color="auto"/>
            <w:left w:val="none" w:sz="0" w:space="0" w:color="auto"/>
            <w:bottom w:val="none" w:sz="0" w:space="0" w:color="auto"/>
            <w:right w:val="none" w:sz="0" w:space="0" w:color="auto"/>
          </w:divBdr>
        </w:div>
      </w:divsChild>
    </w:div>
    <w:div w:id="298265413">
      <w:bodyDiv w:val="1"/>
      <w:marLeft w:val="0"/>
      <w:marRight w:val="0"/>
      <w:marTop w:val="0"/>
      <w:marBottom w:val="0"/>
      <w:divBdr>
        <w:top w:val="none" w:sz="0" w:space="0" w:color="auto"/>
        <w:left w:val="none" w:sz="0" w:space="0" w:color="auto"/>
        <w:bottom w:val="none" w:sz="0" w:space="0" w:color="auto"/>
        <w:right w:val="none" w:sz="0" w:space="0" w:color="auto"/>
      </w:divBdr>
      <w:divsChild>
        <w:div w:id="122844712">
          <w:marLeft w:val="547"/>
          <w:marRight w:val="0"/>
          <w:marTop w:val="96"/>
          <w:marBottom w:val="0"/>
          <w:divBdr>
            <w:top w:val="none" w:sz="0" w:space="0" w:color="auto"/>
            <w:left w:val="none" w:sz="0" w:space="0" w:color="auto"/>
            <w:bottom w:val="none" w:sz="0" w:space="0" w:color="auto"/>
            <w:right w:val="none" w:sz="0" w:space="0" w:color="auto"/>
          </w:divBdr>
        </w:div>
        <w:div w:id="547180708">
          <w:marLeft w:val="547"/>
          <w:marRight w:val="0"/>
          <w:marTop w:val="96"/>
          <w:marBottom w:val="0"/>
          <w:divBdr>
            <w:top w:val="none" w:sz="0" w:space="0" w:color="auto"/>
            <w:left w:val="none" w:sz="0" w:space="0" w:color="auto"/>
            <w:bottom w:val="none" w:sz="0" w:space="0" w:color="auto"/>
            <w:right w:val="none" w:sz="0" w:space="0" w:color="auto"/>
          </w:divBdr>
        </w:div>
        <w:div w:id="1806119686">
          <w:marLeft w:val="1166"/>
          <w:marRight w:val="0"/>
          <w:marTop w:val="96"/>
          <w:marBottom w:val="0"/>
          <w:divBdr>
            <w:top w:val="none" w:sz="0" w:space="0" w:color="auto"/>
            <w:left w:val="none" w:sz="0" w:space="0" w:color="auto"/>
            <w:bottom w:val="none" w:sz="0" w:space="0" w:color="auto"/>
            <w:right w:val="none" w:sz="0" w:space="0" w:color="auto"/>
          </w:divBdr>
        </w:div>
        <w:div w:id="1969780963">
          <w:marLeft w:val="547"/>
          <w:marRight w:val="0"/>
          <w:marTop w:val="96"/>
          <w:marBottom w:val="0"/>
          <w:divBdr>
            <w:top w:val="none" w:sz="0" w:space="0" w:color="auto"/>
            <w:left w:val="none" w:sz="0" w:space="0" w:color="auto"/>
            <w:bottom w:val="none" w:sz="0" w:space="0" w:color="auto"/>
            <w:right w:val="none" w:sz="0" w:space="0" w:color="auto"/>
          </w:divBdr>
        </w:div>
      </w:divsChild>
    </w:div>
    <w:div w:id="298413470">
      <w:bodyDiv w:val="1"/>
      <w:marLeft w:val="0"/>
      <w:marRight w:val="0"/>
      <w:marTop w:val="0"/>
      <w:marBottom w:val="0"/>
      <w:divBdr>
        <w:top w:val="none" w:sz="0" w:space="0" w:color="auto"/>
        <w:left w:val="none" w:sz="0" w:space="0" w:color="auto"/>
        <w:bottom w:val="none" w:sz="0" w:space="0" w:color="auto"/>
        <w:right w:val="none" w:sz="0" w:space="0" w:color="auto"/>
      </w:divBdr>
    </w:div>
    <w:div w:id="298534522">
      <w:bodyDiv w:val="1"/>
      <w:marLeft w:val="0"/>
      <w:marRight w:val="0"/>
      <w:marTop w:val="0"/>
      <w:marBottom w:val="0"/>
      <w:divBdr>
        <w:top w:val="none" w:sz="0" w:space="0" w:color="auto"/>
        <w:left w:val="none" w:sz="0" w:space="0" w:color="auto"/>
        <w:bottom w:val="none" w:sz="0" w:space="0" w:color="auto"/>
        <w:right w:val="none" w:sz="0" w:space="0" w:color="auto"/>
      </w:divBdr>
    </w:div>
    <w:div w:id="299194527">
      <w:bodyDiv w:val="1"/>
      <w:marLeft w:val="0"/>
      <w:marRight w:val="0"/>
      <w:marTop w:val="0"/>
      <w:marBottom w:val="0"/>
      <w:divBdr>
        <w:top w:val="none" w:sz="0" w:space="0" w:color="auto"/>
        <w:left w:val="none" w:sz="0" w:space="0" w:color="auto"/>
        <w:bottom w:val="none" w:sz="0" w:space="0" w:color="auto"/>
        <w:right w:val="none" w:sz="0" w:space="0" w:color="auto"/>
      </w:divBdr>
    </w:div>
    <w:div w:id="299966610">
      <w:bodyDiv w:val="1"/>
      <w:marLeft w:val="0"/>
      <w:marRight w:val="0"/>
      <w:marTop w:val="0"/>
      <w:marBottom w:val="0"/>
      <w:divBdr>
        <w:top w:val="none" w:sz="0" w:space="0" w:color="auto"/>
        <w:left w:val="none" w:sz="0" w:space="0" w:color="auto"/>
        <w:bottom w:val="none" w:sz="0" w:space="0" w:color="auto"/>
        <w:right w:val="none" w:sz="0" w:space="0" w:color="auto"/>
      </w:divBdr>
    </w:div>
    <w:div w:id="300119124">
      <w:bodyDiv w:val="1"/>
      <w:marLeft w:val="0"/>
      <w:marRight w:val="0"/>
      <w:marTop w:val="0"/>
      <w:marBottom w:val="0"/>
      <w:divBdr>
        <w:top w:val="none" w:sz="0" w:space="0" w:color="auto"/>
        <w:left w:val="none" w:sz="0" w:space="0" w:color="auto"/>
        <w:bottom w:val="none" w:sz="0" w:space="0" w:color="auto"/>
        <w:right w:val="none" w:sz="0" w:space="0" w:color="auto"/>
      </w:divBdr>
    </w:div>
    <w:div w:id="300841755">
      <w:bodyDiv w:val="1"/>
      <w:marLeft w:val="0"/>
      <w:marRight w:val="0"/>
      <w:marTop w:val="0"/>
      <w:marBottom w:val="0"/>
      <w:divBdr>
        <w:top w:val="none" w:sz="0" w:space="0" w:color="auto"/>
        <w:left w:val="none" w:sz="0" w:space="0" w:color="auto"/>
        <w:bottom w:val="none" w:sz="0" w:space="0" w:color="auto"/>
        <w:right w:val="none" w:sz="0" w:space="0" w:color="auto"/>
      </w:divBdr>
    </w:div>
    <w:div w:id="302394150">
      <w:bodyDiv w:val="1"/>
      <w:marLeft w:val="0"/>
      <w:marRight w:val="0"/>
      <w:marTop w:val="0"/>
      <w:marBottom w:val="0"/>
      <w:divBdr>
        <w:top w:val="none" w:sz="0" w:space="0" w:color="auto"/>
        <w:left w:val="none" w:sz="0" w:space="0" w:color="auto"/>
        <w:bottom w:val="none" w:sz="0" w:space="0" w:color="auto"/>
        <w:right w:val="none" w:sz="0" w:space="0" w:color="auto"/>
      </w:divBdr>
      <w:divsChild>
        <w:div w:id="1876697311">
          <w:marLeft w:val="0"/>
          <w:marRight w:val="0"/>
          <w:marTop w:val="0"/>
          <w:marBottom w:val="0"/>
          <w:divBdr>
            <w:top w:val="none" w:sz="0" w:space="0" w:color="auto"/>
            <w:left w:val="none" w:sz="0" w:space="0" w:color="auto"/>
            <w:bottom w:val="none" w:sz="0" w:space="0" w:color="auto"/>
            <w:right w:val="none" w:sz="0" w:space="0" w:color="auto"/>
          </w:divBdr>
          <w:divsChild>
            <w:div w:id="185603359">
              <w:marLeft w:val="0"/>
              <w:marRight w:val="0"/>
              <w:marTop w:val="0"/>
              <w:marBottom w:val="0"/>
              <w:divBdr>
                <w:top w:val="none" w:sz="0" w:space="0" w:color="auto"/>
                <w:left w:val="none" w:sz="0" w:space="0" w:color="auto"/>
                <w:bottom w:val="none" w:sz="0" w:space="0" w:color="auto"/>
                <w:right w:val="none" w:sz="0" w:space="0" w:color="auto"/>
              </w:divBdr>
            </w:div>
            <w:div w:id="523515926">
              <w:marLeft w:val="0"/>
              <w:marRight w:val="0"/>
              <w:marTop w:val="0"/>
              <w:marBottom w:val="0"/>
              <w:divBdr>
                <w:top w:val="none" w:sz="0" w:space="0" w:color="auto"/>
                <w:left w:val="none" w:sz="0" w:space="0" w:color="auto"/>
                <w:bottom w:val="none" w:sz="0" w:space="0" w:color="auto"/>
                <w:right w:val="none" w:sz="0" w:space="0" w:color="auto"/>
              </w:divBdr>
            </w:div>
            <w:div w:id="878708332">
              <w:marLeft w:val="0"/>
              <w:marRight w:val="0"/>
              <w:marTop w:val="0"/>
              <w:marBottom w:val="0"/>
              <w:divBdr>
                <w:top w:val="none" w:sz="0" w:space="0" w:color="auto"/>
                <w:left w:val="none" w:sz="0" w:space="0" w:color="auto"/>
                <w:bottom w:val="none" w:sz="0" w:space="0" w:color="auto"/>
                <w:right w:val="none" w:sz="0" w:space="0" w:color="auto"/>
              </w:divBdr>
            </w:div>
            <w:div w:id="1105612212">
              <w:marLeft w:val="0"/>
              <w:marRight w:val="0"/>
              <w:marTop w:val="0"/>
              <w:marBottom w:val="0"/>
              <w:divBdr>
                <w:top w:val="none" w:sz="0" w:space="0" w:color="auto"/>
                <w:left w:val="none" w:sz="0" w:space="0" w:color="auto"/>
                <w:bottom w:val="none" w:sz="0" w:space="0" w:color="auto"/>
                <w:right w:val="none" w:sz="0" w:space="0" w:color="auto"/>
              </w:divBdr>
            </w:div>
            <w:div w:id="1215890068">
              <w:marLeft w:val="0"/>
              <w:marRight w:val="0"/>
              <w:marTop w:val="0"/>
              <w:marBottom w:val="0"/>
              <w:divBdr>
                <w:top w:val="none" w:sz="0" w:space="0" w:color="auto"/>
                <w:left w:val="none" w:sz="0" w:space="0" w:color="auto"/>
                <w:bottom w:val="none" w:sz="0" w:space="0" w:color="auto"/>
                <w:right w:val="none" w:sz="0" w:space="0" w:color="auto"/>
              </w:divBdr>
            </w:div>
            <w:div w:id="1234698665">
              <w:marLeft w:val="0"/>
              <w:marRight w:val="0"/>
              <w:marTop w:val="0"/>
              <w:marBottom w:val="0"/>
              <w:divBdr>
                <w:top w:val="none" w:sz="0" w:space="0" w:color="auto"/>
                <w:left w:val="none" w:sz="0" w:space="0" w:color="auto"/>
                <w:bottom w:val="none" w:sz="0" w:space="0" w:color="auto"/>
                <w:right w:val="none" w:sz="0" w:space="0" w:color="auto"/>
              </w:divBdr>
            </w:div>
            <w:div w:id="1629896031">
              <w:marLeft w:val="0"/>
              <w:marRight w:val="0"/>
              <w:marTop w:val="0"/>
              <w:marBottom w:val="0"/>
              <w:divBdr>
                <w:top w:val="none" w:sz="0" w:space="0" w:color="auto"/>
                <w:left w:val="none" w:sz="0" w:space="0" w:color="auto"/>
                <w:bottom w:val="none" w:sz="0" w:space="0" w:color="auto"/>
                <w:right w:val="none" w:sz="0" w:space="0" w:color="auto"/>
              </w:divBdr>
            </w:div>
            <w:div w:id="163108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464414">
      <w:bodyDiv w:val="1"/>
      <w:marLeft w:val="0"/>
      <w:marRight w:val="0"/>
      <w:marTop w:val="0"/>
      <w:marBottom w:val="0"/>
      <w:divBdr>
        <w:top w:val="none" w:sz="0" w:space="0" w:color="auto"/>
        <w:left w:val="none" w:sz="0" w:space="0" w:color="auto"/>
        <w:bottom w:val="none" w:sz="0" w:space="0" w:color="auto"/>
        <w:right w:val="none" w:sz="0" w:space="0" w:color="auto"/>
      </w:divBdr>
    </w:div>
    <w:div w:id="302660103">
      <w:bodyDiv w:val="1"/>
      <w:marLeft w:val="0"/>
      <w:marRight w:val="0"/>
      <w:marTop w:val="0"/>
      <w:marBottom w:val="0"/>
      <w:divBdr>
        <w:top w:val="none" w:sz="0" w:space="0" w:color="auto"/>
        <w:left w:val="none" w:sz="0" w:space="0" w:color="auto"/>
        <w:bottom w:val="none" w:sz="0" w:space="0" w:color="auto"/>
        <w:right w:val="none" w:sz="0" w:space="0" w:color="auto"/>
      </w:divBdr>
      <w:divsChild>
        <w:div w:id="495733312">
          <w:marLeft w:val="1166"/>
          <w:marRight w:val="0"/>
          <w:marTop w:val="96"/>
          <w:marBottom w:val="0"/>
          <w:divBdr>
            <w:top w:val="none" w:sz="0" w:space="0" w:color="auto"/>
            <w:left w:val="none" w:sz="0" w:space="0" w:color="auto"/>
            <w:bottom w:val="none" w:sz="0" w:space="0" w:color="auto"/>
            <w:right w:val="none" w:sz="0" w:space="0" w:color="auto"/>
          </w:divBdr>
        </w:div>
        <w:div w:id="616332476">
          <w:marLeft w:val="1166"/>
          <w:marRight w:val="0"/>
          <w:marTop w:val="96"/>
          <w:marBottom w:val="0"/>
          <w:divBdr>
            <w:top w:val="none" w:sz="0" w:space="0" w:color="auto"/>
            <w:left w:val="none" w:sz="0" w:space="0" w:color="auto"/>
            <w:bottom w:val="none" w:sz="0" w:space="0" w:color="auto"/>
            <w:right w:val="none" w:sz="0" w:space="0" w:color="auto"/>
          </w:divBdr>
        </w:div>
        <w:div w:id="1330595101">
          <w:marLeft w:val="547"/>
          <w:marRight w:val="0"/>
          <w:marTop w:val="115"/>
          <w:marBottom w:val="0"/>
          <w:divBdr>
            <w:top w:val="none" w:sz="0" w:space="0" w:color="auto"/>
            <w:left w:val="none" w:sz="0" w:space="0" w:color="auto"/>
            <w:bottom w:val="none" w:sz="0" w:space="0" w:color="auto"/>
            <w:right w:val="none" w:sz="0" w:space="0" w:color="auto"/>
          </w:divBdr>
        </w:div>
        <w:div w:id="1664040486">
          <w:marLeft w:val="1166"/>
          <w:marRight w:val="0"/>
          <w:marTop w:val="96"/>
          <w:marBottom w:val="0"/>
          <w:divBdr>
            <w:top w:val="none" w:sz="0" w:space="0" w:color="auto"/>
            <w:left w:val="none" w:sz="0" w:space="0" w:color="auto"/>
            <w:bottom w:val="none" w:sz="0" w:space="0" w:color="auto"/>
            <w:right w:val="none" w:sz="0" w:space="0" w:color="auto"/>
          </w:divBdr>
        </w:div>
        <w:div w:id="1765880542">
          <w:marLeft w:val="547"/>
          <w:marRight w:val="0"/>
          <w:marTop w:val="115"/>
          <w:marBottom w:val="0"/>
          <w:divBdr>
            <w:top w:val="none" w:sz="0" w:space="0" w:color="auto"/>
            <w:left w:val="none" w:sz="0" w:space="0" w:color="auto"/>
            <w:bottom w:val="none" w:sz="0" w:space="0" w:color="auto"/>
            <w:right w:val="none" w:sz="0" w:space="0" w:color="auto"/>
          </w:divBdr>
        </w:div>
        <w:div w:id="1885747628">
          <w:marLeft w:val="1166"/>
          <w:marRight w:val="0"/>
          <w:marTop w:val="96"/>
          <w:marBottom w:val="0"/>
          <w:divBdr>
            <w:top w:val="none" w:sz="0" w:space="0" w:color="auto"/>
            <w:left w:val="none" w:sz="0" w:space="0" w:color="auto"/>
            <w:bottom w:val="none" w:sz="0" w:space="0" w:color="auto"/>
            <w:right w:val="none" w:sz="0" w:space="0" w:color="auto"/>
          </w:divBdr>
        </w:div>
        <w:div w:id="1961107037">
          <w:marLeft w:val="547"/>
          <w:marRight w:val="0"/>
          <w:marTop w:val="115"/>
          <w:marBottom w:val="0"/>
          <w:divBdr>
            <w:top w:val="none" w:sz="0" w:space="0" w:color="auto"/>
            <w:left w:val="none" w:sz="0" w:space="0" w:color="auto"/>
            <w:bottom w:val="none" w:sz="0" w:space="0" w:color="auto"/>
            <w:right w:val="none" w:sz="0" w:space="0" w:color="auto"/>
          </w:divBdr>
        </w:div>
        <w:div w:id="2104378634">
          <w:marLeft w:val="1166"/>
          <w:marRight w:val="0"/>
          <w:marTop w:val="96"/>
          <w:marBottom w:val="0"/>
          <w:divBdr>
            <w:top w:val="none" w:sz="0" w:space="0" w:color="auto"/>
            <w:left w:val="none" w:sz="0" w:space="0" w:color="auto"/>
            <w:bottom w:val="none" w:sz="0" w:space="0" w:color="auto"/>
            <w:right w:val="none" w:sz="0" w:space="0" w:color="auto"/>
          </w:divBdr>
        </w:div>
      </w:divsChild>
    </w:div>
    <w:div w:id="303047566">
      <w:bodyDiv w:val="1"/>
      <w:marLeft w:val="0"/>
      <w:marRight w:val="0"/>
      <w:marTop w:val="0"/>
      <w:marBottom w:val="0"/>
      <w:divBdr>
        <w:top w:val="none" w:sz="0" w:space="0" w:color="auto"/>
        <w:left w:val="none" w:sz="0" w:space="0" w:color="auto"/>
        <w:bottom w:val="none" w:sz="0" w:space="0" w:color="auto"/>
        <w:right w:val="none" w:sz="0" w:space="0" w:color="auto"/>
      </w:divBdr>
    </w:div>
    <w:div w:id="303582448">
      <w:bodyDiv w:val="1"/>
      <w:marLeft w:val="0"/>
      <w:marRight w:val="0"/>
      <w:marTop w:val="0"/>
      <w:marBottom w:val="0"/>
      <w:divBdr>
        <w:top w:val="none" w:sz="0" w:space="0" w:color="auto"/>
        <w:left w:val="none" w:sz="0" w:space="0" w:color="auto"/>
        <w:bottom w:val="none" w:sz="0" w:space="0" w:color="auto"/>
        <w:right w:val="none" w:sz="0" w:space="0" w:color="auto"/>
      </w:divBdr>
    </w:div>
    <w:div w:id="303706118">
      <w:bodyDiv w:val="1"/>
      <w:marLeft w:val="0"/>
      <w:marRight w:val="0"/>
      <w:marTop w:val="0"/>
      <w:marBottom w:val="0"/>
      <w:divBdr>
        <w:top w:val="none" w:sz="0" w:space="0" w:color="auto"/>
        <w:left w:val="none" w:sz="0" w:space="0" w:color="auto"/>
        <w:bottom w:val="none" w:sz="0" w:space="0" w:color="auto"/>
        <w:right w:val="none" w:sz="0" w:space="0" w:color="auto"/>
      </w:divBdr>
      <w:divsChild>
        <w:div w:id="218177422">
          <w:marLeft w:val="1166"/>
          <w:marRight w:val="0"/>
          <w:marTop w:val="86"/>
          <w:marBottom w:val="0"/>
          <w:divBdr>
            <w:top w:val="none" w:sz="0" w:space="0" w:color="auto"/>
            <w:left w:val="none" w:sz="0" w:space="0" w:color="auto"/>
            <w:bottom w:val="none" w:sz="0" w:space="0" w:color="auto"/>
            <w:right w:val="none" w:sz="0" w:space="0" w:color="auto"/>
          </w:divBdr>
        </w:div>
        <w:div w:id="1523473651">
          <w:marLeft w:val="547"/>
          <w:marRight w:val="0"/>
          <w:marTop w:val="96"/>
          <w:marBottom w:val="0"/>
          <w:divBdr>
            <w:top w:val="none" w:sz="0" w:space="0" w:color="auto"/>
            <w:left w:val="none" w:sz="0" w:space="0" w:color="auto"/>
            <w:bottom w:val="none" w:sz="0" w:space="0" w:color="auto"/>
            <w:right w:val="none" w:sz="0" w:space="0" w:color="auto"/>
          </w:divBdr>
        </w:div>
      </w:divsChild>
    </w:div>
    <w:div w:id="303856893">
      <w:bodyDiv w:val="1"/>
      <w:marLeft w:val="0"/>
      <w:marRight w:val="0"/>
      <w:marTop w:val="0"/>
      <w:marBottom w:val="0"/>
      <w:divBdr>
        <w:top w:val="none" w:sz="0" w:space="0" w:color="auto"/>
        <w:left w:val="none" w:sz="0" w:space="0" w:color="auto"/>
        <w:bottom w:val="none" w:sz="0" w:space="0" w:color="auto"/>
        <w:right w:val="none" w:sz="0" w:space="0" w:color="auto"/>
      </w:divBdr>
    </w:div>
    <w:div w:id="304622852">
      <w:bodyDiv w:val="1"/>
      <w:marLeft w:val="0"/>
      <w:marRight w:val="0"/>
      <w:marTop w:val="0"/>
      <w:marBottom w:val="0"/>
      <w:divBdr>
        <w:top w:val="none" w:sz="0" w:space="0" w:color="auto"/>
        <w:left w:val="none" w:sz="0" w:space="0" w:color="auto"/>
        <w:bottom w:val="none" w:sz="0" w:space="0" w:color="auto"/>
        <w:right w:val="none" w:sz="0" w:space="0" w:color="auto"/>
      </w:divBdr>
      <w:divsChild>
        <w:div w:id="1039208620">
          <w:marLeft w:val="0"/>
          <w:marRight w:val="0"/>
          <w:marTop w:val="0"/>
          <w:marBottom w:val="0"/>
          <w:divBdr>
            <w:top w:val="none" w:sz="0" w:space="0" w:color="auto"/>
            <w:left w:val="none" w:sz="0" w:space="0" w:color="auto"/>
            <w:bottom w:val="none" w:sz="0" w:space="0" w:color="auto"/>
            <w:right w:val="none" w:sz="0" w:space="0" w:color="auto"/>
          </w:divBdr>
        </w:div>
      </w:divsChild>
    </w:div>
    <w:div w:id="304630991">
      <w:bodyDiv w:val="1"/>
      <w:marLeft w:val="0"/>
      <w:marRight w:val="0"/>
      <w:marTop w:val="0"/>
      <w:marBottom w:val="0"/>
      <w:divBdr>
        <w:top w:val="none" w:sz="0" w:space="0" w:color="auto"/>
        <w:left w:val="none" w:sz="0" w:space="0" w:color="auto"/>
        <w:bottom w:val="none" w:sz="0" w:space="0" w:color="auto"/>
        <w:right w:val="none" w:sz="0" w:space="0" w:color="auto"/>
      </w:divBdr>
    </w:div>
    <w:div w:id="305621261">
      <w:bodyDiv w:val="1"/>
      <w:marLeft w:val="0"/>
      <w:marRight w:val="0"/>
      <w:marTop w:val="0"/>
      <w:marBottom w:val="0"/>
      <w:divBdr>
        <w:top w:val="none" w:sz="0" w:space="0" w:color="auto"/>
        <w:left w:val="none" w:sz="0" w:space="0" w:color="auto"/>
        <w:bottom w:val="none" w:sz="0" w:space="0" w:color="auto"/>
        <w:right w:val="none" w:sz="0" w:space="0" w:color="auto"/>
      </w:divBdr>
    </w:div>
    <w:div w:id="305746155">
      <w:bodyDiv w:val="1"/>
      <w:marLeft w:val="0"/>
      <w:marRight w:val="0"/>
      <w:marTop w:val="0"/>
      <w:marBottom w:val="0"/>
      <w:divBdr>
        <w:top w:val="none" w:sz="0" w:space="0" w:color="auto"/>
        <w:left w:val="none" w:sz="0" w:space="0" w:color="auto"/>
        <w:bottom w:val="none" w:sz="0" w:space="0" w:color="auto"/>
        <w:right w:val="none" w:sz="0" w:space="0" w:color="auto"/>
      </w:divBdr>
      <w:divsChild>
        <w:div w:id="1093355072">
          <w:marLeft w:val="0"/>
          <w:marRight w:val="0"/>
          <w:marTop w:val="0"/>
          <w:marBottom w:val="0"/>
          <w:divBdr>
            <w:top w:val="none" w:sz="0" w:space="0" w:color="auto"/>
            <w:left w:val="none" w:sz="0" w:space="0" w:color="auto"/>
            <w:bottom w:val="none" w:sz="0" w:space="0" w:color="auto"/>
            <w:right w:val="none" w:sz="0" w:space="0" w:color="auto"/>
          </w:divBdr>
        </w:div>
      </w:divsChild>
    </w:div>
    <w:div w:id="307250254">
      <w:bodyDiv w:val="1"/>
      <w:marLeft w:val="0"/>
      <w:marRight w:val="0"/>
      <w:marTop w:val="0"/>
      <w:marBottom w:val="0"/>
      <w:divBdr>
        <w:top w:val="none" w:sz="0" w:space="0" w:color="auto"/>
        <w:left w:val="none" w:sz="0" w:space="0" w:color="auto"/>
        <w:bottom w:val="none" w:sz="0" w:space="0" w:color="auto"/>
        <w:right w:val="none" w:sz="0" w:space="0" w:color="auto"/>
      </w:divBdr>
    </w:div>
    <w:div w:id="307513468">
      <w:bodyDiv w:val="1"/>
      <w:marLeft w:val="0"/>
      <w:marRight w:val="0"/>
      <w:marTop w:val="0"/>
      <w:marBottom w:val="0"/>
      <w:divBdr>
        <w:top w:val="none" w:sz="0" w:space="0" w:color="auto"/>
        <w:left w:val="none" w:sz="0" w:space="0" w:color="auto"/>
        <w:bottom w:val="none" w:sz="0" w:space="0" w:color="auto"/>
        <w:right w:val="none" w:sz="0" w:space="0" w:color="auto"/>
      </w:divBdr>
    </w:div>
    <w:div w:id="307823031">
      <w:bodyDiv w:val="1"/>
      <w:marLeft w:val="0"/>
      <w:marRight w:val="0"/>
      <w:marTop w:val="0"/>
      <w:marBottom w:val="0"/>
      <w:divBdr>
        <w:top w:val="none" w:sz="0" w:space="0" w:color="auto"/>
        <w:left w:val="none" w:sz="0" w:space="0" w:color="auto"/>
        <w:bottom w:val="none" w:sz="0" w:space="0" w:color="auto"/>
        <w:right w:val="none" w:sz="0" w:space="0" w:color="auto"/>
      </w:divBdr>
    </w:div>
    <w:div w:id="309140557">
      <w:bodyDiv w:val="1"/>
      <w:marLeft w:val="0"/>
      <w:marRight w:val="0"/>
      <w:marTop w:val="0"/>
      <w:marBottom w:val="0"/>
      <w:divBdr>
        <w:top w:val="none" w:sz="0" w:space="0" w:color="auto"/>
        <w:left w:val="none" w:sz="0" w:space="0" w:color="auto"/>
        <w:bottom w:val="none" w:sz="0" w:space="0" w:color="auto"/>
        <w:right w:val="none" w:sz="0" w:space="0" w:color="auto"/>
      </w:divBdr>
      <w:divsChild>
        <w:div w:id="31809266">
          <w:marLeft w:val="1166"/>
          <w:marRight w:val="0"/>
          <w:marTop w:val="96"/>
          <w:marBottom w:val="0"/>
          <w:divBdr>
            <w:top w:val="none" w:sz="0" w:space="0" w:color="auto"/>
            <w:left w:val="none" w:sz="0" w:space="0" w:color="auto"/>
            <w:bottom w:val="none" w:sz="0" w:space="0" w:color="auto"/>
            <w:right w:val="none" w:sz="0" w:space="0" w:color="auto"/>
          </w:divBdr>
        </w:div>
        <w:div w:id="1244796779">
          <w:marLeft w:val="1166"/>
          <w:marRight w:val="0"/>
          <w:marTop w:val="96"/>
          <w:marBottom w:val="0"/>
          <w:divBdr>
            <w:top w:val="none" w:sz="0" w:space="0" w:color="auto"/>
            <w:left w:val="none" w:sz="0" w:space="0" w:color="auto"/>
            <w:bottom w:val="none" w:sz="0" w:space="0" w:color="auto"/>
            <w:right w:val="none" w:sz="0" w:space="0" w:color="auto"/>
          </w:divBdr>
        </w:div>
        <w:div w:id="2145586586">
          <w:marLeft w:val="547"/>
          <w:marRight w:val="0"/>
          <w:marTop w:val="115"/>
          <w:marBottom w:val="0"/>
          <w:divBdr>
            <w:top w:val="none" w:sz="0" w:space="0" w:color="auto"/>
            <w:left w:val="none" w:sz="0" w:space="0" w:color="auto"/>
            <w:bottom w:val="none" w:sz="0" w:space="0" w:color="auto"/>
            <w:right w:val="none" w:sz="0" w:space="0" w:color="auto"/>
          </w:divBdr>
        </w:div>
      </w:divsChild>
    </w:div>
    <w:div w:id="309140761">
      <w:bodyDiv w:val="1"/>
      <w:marLeft w:val="0"/>
      <w:marRight w:val="0"/>
      <w:marTop w:val="0"/>
      <w:marBottom w:val="0"/>
      <w:divBdr>
        <w:top w:val="none" w:sz="0" w:space="0" w:color="auto"/>
        <w:left w:val="none" w:sz="0" w:space="0" w:color="auto"/>
        <w:bottom w:val="none" w:sz="0" w:space="0" w:color="auto"/>
        <w:right w:val="none" w:sz="0" w:space="0" w:color="auto"/>
      </w:divBdr>
    </w:div>
    <w:div w:id="309746640">
      <w:bodyDiv w:val="1"/>
      <w:marLeft w:val="0"/>
      <w:marRight w:val="0"/>
      <w:marTop w:val="0"/>
      <w:marBottom w:val="0"/>
      <w:divBdr>
        <w:top w:val="none" w:sz="0" w:space="0" w:color="auto"/>
        <w:left w:val="none" w:sz="0" w:space="0" w:color="auto"/>
        <w:bottom w:val="none" w:sz="0" w:space="0" w:color="auto"/>
        <w:right w:val="none" w:sz="0" w:space="0" w:color="auto"/>
      </w:divBdr>
    </w:div>
    <w:div w:id="309748249">
      <w:bodyDiv w:val="1"/>
      <w:marLeft w:val="0"/>
      <w:marRight w:val="0"/>
      <w:marTop w:val="0"/>
      <w:marBottom w:val="0"/>
      <w:divBdr>
        <w:top w:val="none" w:sz="0" w:space="0" w:color="auto"/>
        <w:left w:val="none" w:sz="0" w:space="0" w:color="auto"/>
        <w:bottom w:val="none" w:sz="0" w:space="0" w:color="auto"/>
        <w:right w:val="none" w:sz="0" w:space="0" w:color="auto"/>
      </w:divBdr>
    </w:div>
    <w:div w:id="309793611">
      <w:bodyDiv w:val="1"/>
      <w:marLeft w:val="0"/>
      <w:marRight w:val="0"/>
      <w:marTop w:val="0"/>
      <w:marBottom w:val="0"/>
      <w:divBdr>
        <w:top w:val="none" w:sz="0" w:space="0" w:color="auto"/>
        <w:left w:val="none" w:sz="0" w:space="0" w:color="auto"/>
        <w:bottom w:val="none" w:sz="0" w:space="0" w:color="auto"/>
        <w:right w:val="none" w:sz="0" w:space="0" w:color="auto"/>
      </w:divBdr>
    </w:div>
    <w:div w:id="312756715">
      <w:bodyDiv w:val="1"/>
      <w:marLeft w:val="0"/>
      <w:marRight w:val="0"/>
      <w:marTop w:val="0"/>
      <w:marBottom w:val="0"/>
      <w:divBdr>
        <w:top w:val="none" w:sz="0" w:space="0" w:color="auto"/>
        <w:left w:val="none" w:sz="0" w:space="0" w:color="auto"/>
        <w:bottom w:val="none" w:sz="0" w:space="0" w:color="auto"/>
        <w:right w:val="none" w:sz="0" w:space="0" w:color="auto"/>
      </w:divBdr>
    </w:div>
    <w:div w:id="313030292">
      <w:bodyDiv w:val="1"/>
      <w:marLeft w:val="0"/>
      <w:marRight w:val="0"/>
      <w:marTop w:val="0"/>
      <w:marBottom w:val="0"/>
      <w:divBdr>
        <w:top w:val="none" w:sz="0" w:space="0" w:color="auto"/>
        <w:left w:val="none" w:sz="0" w:space="0" w:color="auto"/>
        <w:bottom w:val="none" w:sz="0" w:space="0" w:color="auto"/>
        <w:right w:val="none" w:sz="0" w:space="0" w:color="auto"/>
      </w:divBdr>
    </w:div>
    <w:div w:id="313485870">
      <w:bodyDiv w:val="1"/>
      <w:marLeft w:val="0"/>
      <w:marRight w:val="0"/>
      <w:marTop w:val="0"/>
      <w:marBottom w:val="0"/>
      <w:divBdr>
        <w:top w:val="none" w:sz="0" w:space="0" w:color="auto"/>
        <w:left w:val="none" w:sz="0" w:space="0" w:color="auto"/>
        <w:bottom w:val="none" w:sz="0" w:space="0" w:color="auto"/>
        <w:right w:val="none" w:sz="0" w:space="0" w:color="auto"/>
      </w:divBdr>
    </w:div>
    <w:div w:id="313536564">
      <w:bodyDiv w:val="1"/>
      <w:marLeft w:val="0"/>
      <w:marRight w:val="0"/>
      <w:marTop w:val="0"/>
      <w:marBottom w:val="0"/>
      <w:divBdr>
        <w:top w:val="none" w:sz="0" w:space="0" w:color="auto"/>
        <w:left w:val="none" w:sz="0" w:space="0" w:color="auto"/>
        <w:bottom w:val="none" w:sz="0" w:space="0" w:color="auto"/>
        <w:right w:val="none" w:sz="0" w:space="0" w:color="auto"/>
      </w:divBdr>
    </w:div>
    <w:div w:id="314065418">
      <w:bodyDiv w:val="1"/>
      <w:marLeft w:val="0"/>
      <w:marRight w:val="0"/>
      <w:marTop w:val="0"/>
      <w:marBottom w:val="0"/>
      <w:divBdr>
        <w:top w:val="none" w:sz="0" w:space="0" w:color="auto"/>
        <w:left w:val="none" w:sz="0" w:space="0" w:color="auto"/>
        <w:bottom w:val="none" w:sz="0" w:space="0" w:color="auto"/>
        <w:right w:val="none" w:sz="0" w:space="0" w:color="auto"/>
      </w:divBdr>
    </w:div>
    <w:div w:id="314841885">
      <w:bodyDiv w:val="1"/>
      <w:marLeft w:val="0"/>
      <w:marRight w:val="0"/>
      <w:marTop w:val="0"/>
      <w:marBottom w:val="0"/>
      <w:divBdr>
        <w:top w:val="none" w:sz="0" w:space="0" w:color="auto"/>
        <w:left w:val="none" w:sz="0" w:space="0" w:color="auto"/>
        <w:bottom w:val="none" w:sz="0" w:space="0" w:color="auto"/>
        <w:right w:val="none" w:sz="0" w:space="0" w:color="auto"/>
      </w:divBdr>
      <w:divsChild>
        <w:div w:id="97139931">
          <w:marLeft w:val="547"/>
          <w:marRight w:val="0"/>
          <w:marTop w:val="134"/>
          <w:marBottom w:val="0"/>
          <w:divBdr>
            <w:top w:val="none" w:sz="0" w:space="0" w:color="auto"/>
            <w:left w:val="none" w:sz="0" w:space="0" w:color="auto"/>
            <w:bottom w:val="none" w:sz="0" w:space="0" w:color="auto"/>
            <w:right w:val="none" w:sz="0" w:space="0" w:color="auto"/>
          </w:divBdr>
        </w:div>
        <w:div w:id="1418019445">
          <w:marLeft w:val="547"/>
          <w:marRight w:val="0"/>
          <w:marTop w:val="134"/>
          <w:marBottom w:val="0"/>
          <w:divBdr>
            <w:top w:val="none" w:sz="0" w:space="0" w:color="auto"/>
            <w:left w:val="none" w:sz="0" w:space="0" w:color="auto"/>
            <w:bottom w:val="none" w:sz="0" w:space="0" w:color="auto"/>
            <w:right w:val="none" w:sz="0" w:space="0" w:color="auto"/>
          </w:divBdr>
        </w:div>
      </w:divsChild>
    </w:div>
    <w:div w:id="315259189">
      <w:bodyDiv w:val="1"/>
      <w:marLeft w:val="0"/>
      <w:marRight w:val="0"/>
      <w:marTop w:val="0"/>
      <w:marBottom w:val="0"/>
      <w:divBdr>
        <w:top w:val="none" w:sz="0" w:space="0" w:color="auto"/>
        <w:left w:val="none" w:sz="0" w:space="0" w:color="auto"/>
        <w:bottom w:val="none" w:sz="0" w:space="0" w:color="auto"/>
        <w:right w:val="none" w:sz="0" w:space="0" w:color="auto"/>
      </w:divBdr>
    </w:div>
    <w:div w:id="315426364">
      <w:bodyDiv w:val="1"/>
      <w:marLeft w:val="0"/>
      <w:marRight w:val="0"/>
      <w:marTop w:val="0"/>
      <w:marBottom w:val="0"/>
      <w:divBdr>
        <w:top w:val="none" w:sz="0" w:space="0" w:color="auto"/>
        <w:left w:val="none" w:sz="0" w:space="0" w:color="auto"/>
        <w:bottom w:val="none" w:sz="0" w:space="0" w:color="auto"/>
        <w:right w:val="none" w:sz="0" w:space="0" w:color="auto"/>
      </w:divBdr>
      <w:divsChild>
        <w:div w:id="35739861">
          <w:marLeft w:val="1987"/>
          <w:marRight w:val="0"/>
          <w:marTop w:val="86"/>
          <w:marBottom w:val="0"/>
          <w:divBdr>
            <w:top w:val="none" w:sz="0" w:space="0" w:color="auto"/>
            <w:left w:val="none" w:sz="0" w:space="0" w:color="auto"/>
            <w:bottom w:val="none" w:sz="0" w:space="0" w:color="auto"/>
            <w:right w:val="none" w:sz="0" w:space="0" w:color="auto"/>
          </w:divBdr>
        </w:div>
        <w:div w:id="1310284713">
          <w:marLeft w:val="547"/>
          <w:marRight w:val="0"/>
          <w:marTop w:val="115"/>
          <w:marBottom w:val="0"/>
          <w:divBdr>
            <w:top w:val="none" w:sz="0" w:space="0" w:color="auto"/>
            <w:left w:val="none" w:sz="0" w:space="0" w:color="auto"/>
            <w:bottom w:val="none" w:sz="0" w:space="0" w:color="auto"/>
            <w:right w:val="none" w:sz="0" w:space="0" w:color="auto"/>
          </w:divBdr>
        </w:div>
      </w:divsChild>
    </w:div>
    <w:div w:id="315838612">
      <w:bodyDiv w:val="1"/>
      <w:marLeft w:val="0"/>
      <w:marRight w:val="0"/>
      <w:marTop w:val="0"/>
      <w:marBottom w:val="0"/>
      <w:divBdr>
        <w:top w:val="none" w:sz="0" w:space="0" w:color="auto"/>
        <w:left w:val="none" w:sz="0" w:space="0" w:color="auto"/>
        <w:bottom w:val="none" w:sz="0" w:space="0" w:color="auto"/>
        <w:right w:val="none" w:sz="0" w:space="0" w:color="auto"/>
      </w:divBdr>
    </w:div>
    <w:div w:id="317466014">
      <w:bodyDiv w:val="1"/>
      <w:marLeft w:val="0"/>
      <w:marRight w:val="0"/>
      <w:marTop w:val="0"/>
      <w:marBottom w:val="0"/>
      <w:divBdr>
        <w:top w:val="none" w:sz="0" w:space="0" w:color="auto"/>
        <w:left w:val="none" w:sz="0" w:space="0" w:color="auto"/>
        <w:bottom w:val="none" w:sz="0" w:space="0" w:color="auto"/>
        <w:right w:val="none" w:sz="0" w:space="0" w:color="auto"/>
      </w:divBdr>
    </w:div>
    <w:div w:id="317467793">
      <w:bodyDiv w:val="1"/>
      <w:marLeft w:val="0"/>
      <w:marRight w:val="0"/>
      <w:marTop w:val="0"/>
      <w:marBottom w:val="0"/>
      <w:divBdr>
        <w:top w:val="none" w:sz="0" w:space="0" w:color="auto"/>
        <w:left w:val="none" w:sz="0" w:space="0" w:color="auto"/>
        <w:bottom w:val="none" w:sz="0" w:space="0" w:color="auto"/>
        <w:right w:val="none" w:sz="0" w:space="0" w:color="auto"/>
      </w:divBdr>
    </w:div>
    <w:div w:id="317535340">
      <w:bodyDiv w:val="1"/>
      <w:marLeft w:val="0"/>
      <w:marRight w:val="0"/>
      <w:marTop w:val="0"/>
      <w:marBottom w:val="0"/>
      <w:divBdr>
        <w:top w:val="none" w:sz="0" w:space="0" w:color="auto"/>
        <w:left w:val="none" w:sz="0" w:space="0" w:color="auto"/>
        <w:bottom w:val="none" w:sz="0" w:space="0" w:color="auto"/>
        <w:right w:val="none" w:sz="0" w:space="0" w:color="auto"/>
      </w:divBdr>
    </w:div>
    <w:div w:id="317684877">
      <w:bodyDiv w:val="1"/>
      <w:marLeft w:val="0"/>
      <w:marRight w:val="0"/>
      <w:marTop w:val="0"/>
      <w:marBottom w:val="0"/>
      <w:divBdr>
        <w:top w:val="none" w:sz="0" w:space="0" w:color="auto"/>
        <w:left w:val="none" w:sz="0" w:space="0" w:color="auto"/>
        <w:bottom w:val="none" w:sz="0" w:space="0" w:color="auto"/>
        <w:right w:val="none" w:sz="0" w:space="0" w:color="auto"/>
      </w:divBdr>
    </w:div>
    <w:div w:id="317923442">
      <w:bodyDiv w:val="1"/>
      <w:marLeft w:val="0"/>
      <w:marRight w:val="0"/>
      <w:marTop w:val="0"/>
      <w:marBottom w:val="0"/>
      <w:divBdr>
        <w:top w:val="none" w:sz="0" w:space="0" w:color="auto"/>
        <w:left w:val="none" w:sz="0" w:space="0" w:color="auto"/>
        <w:bottom w:val="none" w:sz="0" w:space="0" w:color="auto"/>
        <w:right w:val="none" w:sz="0" w:space="0" w:color="auto"/>
      </w:divBdr>
      <w:divsChild>
        <w:div w:id="605120951">
          <w:marLeft w:val="547"/>
          <w:marRight w:val="0"/>
          <w:marTop w:val="115"/>
          <w:marBottom w:val="0"/>
          <w:divBdr>
            <w:top w:val="none" w:sz="0" w:space="0" w:color="auto"/>
            <w:left w:val="none" w:sz="0" w:space="0" w:color="auto"/>
            <w:bottom w:val="none" w:sz="0" w:space="0" w:color="auto"/>
            <w:right w:val="none" w:sz="0" w:space="0" w:color="auto"/>
          </w:divBdr>
        </w:div>
        <w:div w:id="1006203586">
          <w:marLeft w:val="1800"/>
          <w:marRight w:val="0"/>
          <w:marTop w:val="91"/>
          <w:marBottom w:val="0"/>
          <w:divBdr>
            <w:top w:val="none" w:sz="0" w:space="0" w:color="auto"/>
            <w:left w:val="none" w:sz="0" w:space="0" w:color="auto"/>
            <w:bottom w:val="none" w:sz="0" w:space="0" w:color="auto"/>
            <w:right w:val="none" w:sz="0" w:space="0" w:color="auto"/>
          </w:divBdr>
        </w:div>
        <w:div w:id="1123614987">
          <w:marLeft w:val="2520"/>
          <w:marRight w:val="0"/>
          <w:marTop w:val="77"/>
          <w:marBottom w:val="0"/>
          <w:divBdr>
            <w:top w:val="none" w:sz="0" w:space="0" w:color="auto"/>
            <w:left w:val="none" w:sz="0" w:space="0" w:color="auto"/>
            <w:bottom w:val="none" w:sz="0" w:space="0" w:color="auto"/>
            <w:right w:val="none" w:sz="0" w:space="0" w:color="auto"/>
          </w:divBdr>
        </w:div>
        <w:div w:id="1260870479">
          <w:marLeft w:val="1800"/>
          <w:marRight w:val="0"/>
          <w:marTop w:val="91"/>
          <w:marBottom w:val="0"/>
          <w:divBdr>
            <w:top w:val="none" w:sz="0" w:space="0" w:color="auto"/>
            <w:left w:val="none" w:sz="0" w:space="0" w:color="auto"/>
            <w:bottom w:val="none" w:sz="0" w:space="0" w:color="auto"/>
            <w:right w:val="none" w:sz="0" w:space="0" w:color="auto"/>
          </w:divBdr>
        </w:div>
        <w:div w:id="1293294284">
          <w:marLeft w:val="1166"/>
          <w:marRight w:val="0"/>
          <w:marTop w:val="91"/>
          <w:marBottom w:val="0"/>
          <w:divBdr>
            <w:top w:val="none" w:sz="0" w:space="0" w:color="auto"/>
            <w:left w:val="none" w:sz="0" w:space="0" w:color="auto"/>
            <w:bottom w:val="none" w:sz="0" w:space="0" w:color="auto"/>
            <w:right w:val="none" w:sz="0" w:space="0" w:color="auto"/>
          </w:divBdr>
        </w:div>
        <w:div w:id="1860242002">
          <w:marLeft w:val="1800"/>
          <w:marRight w:val="0"/>
          <w:marTop w:val="91"/>
          <w:marBottom w:val="0"/>
          <w:divBdr>
            <w:top w:val="none" w:sz="0" w:space="0" w:color="auto"/>
            <w:left w:val="none" w:sz="0" w:space="0" w:color="auto"/>
            <w:bottom w:val="none" w:sz="0" w:space="0" w:color="auto"/>
            <w:right w:val="none" w:sz="0" w:space="0" w:color="auto"/>
          </w:divBdr>
        </w:div>
      </w:divsChild>
    </w:div>
    <w:div w:id="318269475">
      <w:bodyDiv w:val="1"/>
      <w:marLeft w:val="0"/>
      <w:marRight w:val="0"/>
      <w:marTop w:val="0"/>
      <w:marBottom w:val="0"/>
      <w:divBdr>
        <w:top w:val="none" w:sz="0" w:space="0" w:color="auto"/>
        <w:left w:val="none" w:sz="0" w:space="0" w:color="auto"/>
        <w:bottom w:val="none" w:sz="0" w:space="0" w:color="auto"/>
        <w:right w:val="none" w:sz="0" w:space="0" w:color="auto"/>
      </w:divBdr>
    </w:div>
    <w:div w:id="319967433">
      <w:bodyDiv w:val="1"/>
      <w:marLeft w:val="0"/>
      <w:marRight w:val="0"/>
      <w:marTop w:val="0"/>
      <w:marBottom w:val="0"/>
      <w:divBdr>
        <w:top w:val="none" w:sz="0" w:space="0" w:color="auto"/>
        <w:left w:val="none" w:sz="0" w:space="0" w:color="auto"/>
        <w:bottom w:val="none" w:sz="0" w:space="0" w:color="auto"/>
        <w:right w:val="none" w:sz="0" w:space="0" w:color="auto"/>
      </w:divBdr>
    </w:div>
    <w:div w:id="320235902">
      <w:bodyDiv w:val="1"/>
      <w:marLeft w:val="0"/>
      <w:marRight w:val="0"/>
      <w:marTop w:val="0"/>
      <w:marBottom w:val="0"/>
      <w:divBdr>
        <w:top w:val="none" w:sz="0" w:space="0" w:color="auto"/>
        <w:left w:val="none" w:sz="0" w:space="0" w:color="auto"/>
        <w:bottom w:val="none" w:sz="0" w:space="0" w:color="auto"/>
        <w:right w:val="none" w:sz="0" w:space="0" w:color="auto"/>
      </w:divBdr>
    </w:div>
    <w:div w:id="320894090">
      <w:bodyDiv w:val="1"/>
      <w:marLeft w:val="0"/>
      <w:marRight w:val="0"/>
      <w:marTop w:val="0"/>
      <w:marBottom w:val="0"/>
      <w:divBdr>
        <w:top w:val="none" w:sz="0" w:space="0" w:color="auto"/>
        <w:left w:val="none" w:sz="0" w:space="0" w:color="auto"/>
        <w:bottom w:val="none" w:sz="0" w:space="0" w:color="auto"/>
        <w:right w:val="none" w:sz="0" w:space="0" w:color="auto"/>
      </w:divBdr>
      <w:divsChild>
        <w:div w:id="189999501">
          <w:marLeft w:val="1166"/>
          <w:marRight w:val="0"/>
          <w:marTop w:val="134"/>
          <w:marBottom w:val="0"/>
          <w:divBdr>
            <w:top w:val="none" w:sz="0" w:space="0" w:color="auto"/>
            <w:left w:val="none" w:sz="0" w:space="0" w:color="auto"/>
            <w:bottom w:val="none" w:sz="0" w:space="0" w:color="auto"/>
            <w:right w:val="none" w:sz="0" w:space="0" w:color="auto"/>
          </w:divBdr>
        </w:div>
        <w:div w:id="1003315988">
          <w:marLeft w:val="547"/>
          <w:marRight w:val="0"/>
          <w:marTop w:val="154"/>
          <w:marBottom w:val="0"/>
          <w:divBdr>
            <w:top w:val="none" w:sz="0" w:space="0" w:color="auto"/>
            <w:left w:val="none" w:sz="0" w:space="0" w:color="auto"/>
            <w:bottom w:val="none" w:sz="0" w:space="0" w:color="auto"/>
            <w:right w:val="none" w:sz="0" w:space="0" w:color="auto"/>
          </w:divBdr>
        </w:div>
        <w:div w:id="1104223941">
          <w:marLeft w:val="2520"/>
          <w:marRight w:val="0"/>
          <w:marTop w:val="96"/>
          <w:marBottom w:val="0"/>
          <w:divBdr>
            <w:top w:val="none" w:sz="0" w:space="0" w:color="auto"/>
            <w:left w:val="none" w:sz="0" w:space="0" w:color="auto"/>
            <w:bottom w:val="none" w:sz="0" w:space="0" w:color="auto"/>
            <w:right w:val="none" w:sz="0" w:space="0" w:color="auto"/>
          </w:divBdr>
        </w:div>
        <w:div w:id="1160004383">
          <w:marLeft w:val="1166"/>
          <w:marRight w:val="0"/>
          <w:marTop w:val="134"/>
          <w:marBottom w:val="0"/>
          <w:divBdr>
            <w:top w:val="none" w:sz="0" w:space="0" w:color="auto"/>
            <w:left w:val="none" w:sz="0" w:space="0" w:color="auto"/>
            <w:bottom w:val="none" w:sz="0" w:space="0" w:color="auto"/>
            <w:right w:val="none" w:sz="0" w:space="0" w:color="auto"/>
          </w:divBdr>
        </w:div>
        <w:div w:id="1640644924">
          <w:marLeft w:val="1800"/>
          <w:marRight w:val="0"/>
          <w:marTop w:val="115"/>
          <w:marBottom w:val="0"/>
          <w:divBdr>
            <w:top w:val="none" w:sz="0" w:space="0" w:color="auto"/>
            <w:left w:val="none" w:sz="0" w:space="0" w:color="auto"/>
            <w:bottom w:val="none" w:sz="0" w:space="0" w:color="auto"/>
            <w:right w:val="none" w:sz="0" w:space="0" w:color="auto"/>
          </w:divBdr>
        </w:div>
        <w:div w:id="1921215597">
          <w:marLeft w:val="1166"/>
          <w:marRight w:val="0"/>
          <w:marTop w:val="134"/>
          <w:marBottom w:val="0"/>
          <w:divBdr>
            <w:top w:val="none" w:sz="0" w:space="0" w:color="auto"/>
            <w:left w:val="none" w:sz="0" w:space="0" w:color="auto"/>
            <w:bottom w:val="none" w:sz="0" w:space="0" w:color="auto"/>
            <w:right w:val="none" w:sz="0" w:space="0" w:color="auto"/>
          </w:divBdr>
        </w:div>
      </w:divsChild>
    </w:div>
    <w:div w:id="322438453">
      <w:bodyDiv w:val="1"/>
      <w:marLeft w:val="0"/>
      <w:marRight w:val="0"/>
      <w:marTop w:val="0"/>
      <w:marBottom w:val="0"/>
      <w:divBdr>
        <w:top w:val="none" w:sz="0" w:space="0" w:color="auto"/>
        <w:left w:val="none" w:sz="0" w:space="0" w:color="auto"/>
        <w:bottom w:val="none" w:sz="0" w:space="0" w:color="auto"/>
        <w:right w:val="none" w:sz="0" w:space="0" w:color="auto"/>
      </w:divBdr>
    </w:div>
    <w:div w:id="323513177">
      <w:bodyDiv w:val="1"/>
      <w:marLeft w:val="0"/>
      <w:marRight w:val="0"/>
      <w:marTop w:val="0"/>
      <w:marBottom w:val="0"/>
      <w:divBdr>
        <w:top w:val="none" w:sz="0" w:space="0" w:color="auto"/>
        <w:left w:val="none" w:sz="0" w:space="0" w:color="auto"/>
        <w:bottom w:val="none" w:sz="0" w:space="0" w:color="auto"/>
        <w:right w:val="none" w:sz="0" w:space="0" w:color="auto"/>
      </w:divBdr>
    </w:div>
    <w:div w:id="323976279">
      <w:bodyDiv w:val="1"/>
      <w:marLeft w:val="0"/>
      <w:marRight w:val="0"/>
      <w:marTop w:val="0"/>
      <w:marBottom w:val="0"/>
      <w:divBdr>
        <w:top w:val="none" w:sz="0" w:space="0" w:color="auto"/>
        <w:left w:val="none" w:sz="0" w:space="0" w:color="auto"/>
        <w:bottom w:val="none" w:sz="0" w:space="0" w:color="auto"/>
        <w:right w:val="none" w:sz="0" w:space="0" w:color="auto"/>
      </w:divBdr>
    </w:div>
    <w:div w:id="324405662">
      <w:bodyDiv w:val="1"/>
      <w:marLeft w:val="0"/>
      <w:marRight w:val="0"/>
      <w:marTop w:val="0"/>
      <w:marBottom w:val="0"/>
      <w:divBdr>
        <w:top w:val="none" w:sz="0" w:space="0" w:color="auto"/>
        <w:left w:val="none" w:sz="0" w:space="0" w:color="auto"/>
        <w:bottom w:val="none" w:sz="0" w:space="0" w:color="auto"/>
        <w:right w:val="none" w:sz="0" w:space="0" w:color="auto"/>
      </w:divBdr>
      <w:divsChild>
        <w:div w:id="234584284">
          <w:marLeft w:val="547"/>
          <w:marRight w:val="0"/>
          <w:marTop w:val="154"/>
          <w:marBottom w:val="0"/>
          <w:divBdr>
            <w:top w:val="none" w:sz="0" w:space="0" w:color="auto"/>
            <w:left w:val="none" w:sz="0" w:space="0" w:color="auto"/>
            <w:bottom w:val="none" w:sz="0" w:space="0" w:color="auto"/>
            <w:right w:val="none" w:sz="0" w:space="0" w:color="auto"/>
          </w:divBdr>
        </w:div>
        <w:div w:id="341275235">
          <w:marLeft w:val="1166"/>
          <w:marRight w:val="0"/>
          <w:marTop w:val="134"/>
          <w:marBottom w:val="0"/>
          <w:divBdr>
            <w:top w:val="none" w:sz="0" w:space="0" w:color="auto"/>
            <w:left w:val="none" w:sz="0" w:space="0" w:color="auto"/>
            <w:bottom w:val="none" w:sz="0" w:space="0" w:color="auto"/>
            <w:right w:val="none" w:sz="0" w:space="0" w:color="auto"/>
          </w:divBdr>
        </w:div>
        <w:div w:id="1151405415">
          <w:marLeft w:val="1166"/>
          <w:marRight w:val="0"/>
          <w:marTop w:val="134"/>
          <w:marBottom w:val="0"/>
          <w:divBdr>
            <w:top w:val="none" w:sz="0" w:space="0" w:color="auto"/>
            <w:left w:val="none" w:sz="0" w:space="0" w:color="auto"/>
            <w:bottom w:val="none" w:sz="0" w:space="0" w:color="auto"/>
            <w:right w:val="none" w:sz="0" w:space="0" w:color="auto"/>
          </w:divBdr>
        </w:div>
        <w:div w:id="1960211875">
          <w:marLeft w:val="1800"/>
          <w:marRight w:val="0"/>
          <w:marTop w:val="115"/>
          <w:marBottom w:val="0"/>
          <w:divBdr>
            <w:top w:val="none" w:sz="0" w:space="0" w:color="auto"/>
            <w:left w:val="none" w:sz="0" w:space="0" w:color="auto"/>
            <w:bottom w:val="none" w:sz="0" w:space="0" w:color="auto"/>
            <w:right w:val="none" w:sz="0" w:space="0" w:color="auto"/>
          </w:divBdr>
        </w:div>
      </w:divsChild>
    </w:div>
    <w:div w:id="324936557">
      <w:bodyDiv w:val="1"/>
      <w:marLeft w:val="0"/>
      <w:marRight w:val="0"/>
      <w:marTop w:val="0"/>
      <w:marBottom w:val="0"/>
      <w:divBdr>
        <w:top w:val="none" w:sz="0" w:space="0" w:color="auto"/>
        <w:left w:val="none" w:sz="0" w:space="0" w:color="auto"/>
        <w:bottom w:val="none" w:sz="0" w:space="0" w:color="auto"/>
        <w:right w:val="none" w:sz="0" w:space="0" w:color="auto"/>
      </w:divBdr>
    </w:div>
    <w:div w:id="324943210">
      <w:bodyDiv w:val="1"/>
      <w:marLeft w:val="0"/>
      <w:marRight w:val="0"/>
      <w:marTop w:val="0"/>
      <w:marBottom w:val="0"/>
      <w:divBdr>
        <w:top w:val="none" w:sz="0" w:space="0" w:color="auto"/>
        <w:left w:val="none" w:sz="0" w:space="0" w:color="auto"/>
        <w:bottom w:val="none" w:sz="0" w:space="0" w:color="auto"/>
        <w:right w:val="none" w:sz="0" w:space="0" w:color="auto"/>
      </w:divBdr>
      <w:divsChild>
        <w:div w:id="1067873150">
          <w:marLeft w:val="1166"/>
          <w:marRight w:val="0"/>
          <w:marTop w:val="106"/>
          <w:marBottom w:val="0"/>
          <w:divBdr>
            <w:top w:val="none" w:sz="0" w:space="0" w:color="auto"/>
            <w:left w:val="none" w:sz="0" w:space="0" w:color="auto"/>
            <w:bottom w:val="none" w:sz="0" w:space="0" w:color="auto"/>
            <w:right w:val="none" w:sz="0" w:space="0" w:color="auto"/>
          </w:divBdr>
        </w:div>
        <w:div w:id="1529567950">
          <w:marLeft w:val="1166"/>
          <w:marRight w:val="0"/>
          <w:marTop w:val="106"/>
          <w:marBottom w:val="0"/>
          <w:divBdr>
            <w:top w:val="none" w:sz="0" w:space="0" w:color="auto"/>
            <w:left w:val="none" w:sz="0" w:space="0" w:color="auto"/>
            <w:bottom w:val="none" w:sz="0" w:space="0" w:color="auto"/>
            <w:right w:val="none" w:sz="0" w:space="0" w:color="auto"/>
          </w:divBdr>
        </w:div>
        <w:div w:id="1789592133">
          <w:marLeft w:val="1166"/>
          <w:marRight w:val="0"/>
          <w:marTop w:val="106"/>
          <w:marBottom w:val="0"/>
          <w:divBdr>
            <w:top w:val="none" w:sz="0" w:space="0" w:color="auto"/>
            <w:left w:val="none" w:sz="0" w:space="0" w:color="auto"/>
            <w:bottom w:val="none" w:sz="0" w:space="0" w:color="auto"/>
            <w:right w:val="none" w:sz="0" w:space="0" w:color="auto"/>
          </w:divBdr>
        </w:div>
      </w:divsChild>
    </w:div>
    <w:div w:id="325744646">
      <w:bodyDiv w:val="1"/>
      <w:marLeft w:val="0"/>
      <w:marRight w:val="0"/>
      <w:marTop w:val="0"/>
      <w:marBottom w:val="0"/>
      <w:divBdr>
        <w:top w:val="none" w:sz="0" w:space="0" w:color="auto"/>
        <w:left w:val="none" w:sz="0" w:space="0" w:color="auto"/>
        <w:bottom w:val="none" w:sz="0" w:space="0" w:color="auto"/>
        <w:right w:val="none" w:sz="0" w:space="0" w:color="auto"/>
      </w:divBdr>
    </w:div>
    <w:div w:id="326328626">
      <w:bodyDiv w:val="1"/>
      <w:marLeft w:val="0"/>
      <w:marRight w:val="0"/>
      <w:marTop w:val="0"/>
      <w:marBottom w:val="0"/>
      <w:divBdr>
        <w:top w:val="none" w:sz="0" w:space="0" w:color="auto"/>
        <w:left w:val="none" w:sz="0" w:space="0" w:color="auto"/>
        <w:bottom w:val="none" w:sz="0" w:space="0" w:color="auto"/>
        <w:right w:val="none" w:sz="0" w:space="0" w:color="auto"/>
      </w:divBdr>
    </w:div>
    <w:div w:id="326590759">
      <w:bodyDiv w:val="1"/>
      <w:marLeft w:val="0"/>
      <w:marRight w:val="0"/>
      <w:marTop w:val="0"/>
      <w:marBottom w:val="0"/>
      <w:divBdr>
        <w:top w:val="none" w:sz="0" w:space="0" w:color="auto"/>
        <w:left w:val="none" w:sz="0" w:space="0" w:color="auto"/>
        <w:bottom w:val="none" w:sz="0" w:space="0" w:color="auto"/>
        <w:right w:val="none" w:sz="0" w:space="0" w:color="auto"/>
      </w:divBdr>
    </w:div>
    <w:div w:id="326906854">
      <w:bodyDiv w:val="1"/>
      <w:marLeft w:val="0"/>
      <w:marRight w:val="0"/>
      <w:marTop w:val="0"/>
      <w:marBottom w:val="0"/>
      <w:divBdr>
        <w:top w:val="none" w:sz="0" w:space="0" w:color="auto"/>
        <w:left w:val="none" w:sz="0" w:space="0" w:color="auto"/>
        <w:bottom w:val="none" w:sz="0" w:space="0" w:color="auto"/>
        <w:right w:val="none" w:sz="0" w:space="0" w:color="auto"/>
      </w:divBdr>
    </w:div>
    <w:div w:id="326985133">
      <w:bodyDiv w:val="1"/>
      <w:marLeft w:val="0"/>
      <w:marRight w:val="0"/>
      <w:marTop w:val="0"/>
      <w:marBottom w:val="0"/>
      <w:divBdr>
        <w:top w:val="none" w:sz="0" w:space="0" w:color="auto"/>
        <w:left w:val="none" w:sz="0" w:space="0" w:color="auto"/>
        <w:bottom w:val="none" w:sz="0" w:space="0" w:color="auto"/>
        <w:right w:val="none" w:sz="0" w:space="0" w:color="auto"/>
      </w:divBdr>
      <w:divsChild>
        <w:div w:id="12389419">
          <w:marLeft w:val="2520"/>
          <w:marRight w:val="0"/>
          <w:marTop w:val="60"/>
          <w:marBottom w:val="0"/>
          <w:divBdr>
            <w:top w:val="none" w:sz="0" w:space="0" w:color="auto"/>
            <w:left w:val="none" w:sz="0" w:space="0" w:color="auto"/>
            <w:bottom w:val="none" w:sz="0" w:space="0" w:color="auto"/>
            <w:right w:val="none" w:sz="0" w:space="0" w:color="auto"/>
          </w:divBdr>
        </w:div>
        <w:div w:id="97330919">
          <w:marLeft w:val="1800"/>
          <w:marRight w:val="0"/>
          <w:marTop w:val="60"/>
          <w:marBottom w:val="0"/>
          <w:divBdr>
            <w:top w:val="none" w:sz="0" w:space="0" w:color="auto"/>
            <w:left w:val="none" w:sz="0" w:space="0" w:color="auto"/>
            <w:bottom w:val="none" w:sz="0" w:space="0" w:color="auto"/>
            <w:right w:val="none" w:sz="0" w:space="0" w:color="auto"/>
          </w:divBdr>
        </w:div>
        <w:div w:id="408967537">
          <w:marLeft w:val="3240"/>
          <w:marRight w:val="0"/>
          <w:marTop w:val="60"/>
          <w:marBottom w:val="0"/>
          <w:divBdr>
            <w:top w:val="none" w:sz="0" w:space="0" w:color="auto"/>
            <w:left w:val="none" w:sz="0" w:space="0" w:color="auto"/>
            <w:bottom w:val="none" w:sz="0" w:space="0" w:color="auto"/>
            <w:right w:val="none" w:sz="0" w:space="0" w:color="auto"/>
          </w:divBdr>
        </w:div>
        <w:div w:id="409279346">
          <w:marLeft w:val="3240"/>
          <w:marRight w:val="0"/>
          <w:marTop w:val="60"/>
          <w:marBottom w:val="0"/>
          <w:divBdr>
            <w:top w:val="none" w:sz="0" w:space="0" w:color="auto"/>
            <w:left w:val="none" w:sz="0" w:space="0" w:color="auto"/>
            <w:bottom w:val="none" w:sz="0" w:space="0" w:color="auto"/>
            <w:right w:val="none" w:sz="0" w:space="0" w:color="auto"/>
          </w:divBdr>
        </w:div>
        <w:div w:id="509804738">
          <w:marLeft w:val="2520"/>
          <w:marRight w:val="0"/>
          <w:marTop w:val="60"/>
          <w:marBottom w:val="0"/>
          <w:divBdr>
            <w:top w:val="none" w:sz="0" w:space="0" w:color="auto"/>
            <w:left w:val="none" w:sz="0" w:space="0" w:color="auto"/>
            <w:bottom w:val="none" w:sz="0" w:space="0" w:color="auto"/>
            <w:right w:val="none" w:sz="0" w:space="0" w:color="auto"/>
          </w:divBdr>
        </w:div>
        <w:div w:id="771976693">
          <w:marLeft w:val="1166"/>
          <w:marRight w:val="0"/>
          <w:marTop w:val="60"/>
          <w:marBottom w:val="0"/>
          <w:divBdr>
            <w:top w:val="none" w:sz="0" w:space="0" w:color="auto"/>
            <w:left w:val="none" w:sz="0" w:space="0" w:color="auto"/>
            <w:bottom w:val="none" w:sz="0" w:space="0" w:color="auto"/>
            <w:right w:val="none" w:sz="0" w:space="0" w:color="auto"/>
          </w:divBdr>
        </w:div>
        <w:div w:id="886142221">
          <w:marLeft w:val="3240"/>
          <w:marRight w:val="0"/>
          <w:marTop w:val="60"/>
          <w:marBottom w:val="0"/>
          <w:divBdr>
            <w:top w:val="none" w:sz="0" w:space="0" w:color="auto"/>
            <w:left w:val="none" w:sz="0" w:space="0" w:color="auto"/>
            <w:bottom w:val="none" w:sz="0" w:space="0" w:color="auto"/>
            <w:right w:val="none" w:sz="0" w:space="0" w:color="auto"/>
          </w:divBdr>
        </w:div>
        <w:div w:id="1118839055">
          <w:marLeft w:val="2520"/>
          <w:marRight w:val="0"/>
          <w:marTop w:val="60"/>
          <w:marBottom w:val="0"/>
          <w:divBdr>
            <w:top w:val="none" w:sz="0" w:space="0" w:color="auto"/>
            <w:left w:val="none" w:sz="0" w:space="0" w:color="auto"/>
            <w:bottom w:val="none" w:sz="0" w:space="0" w:color="auto"/>
            <w:right w:val="none" w:sz="0" w:space="0" w:color="auto"/>
          </w:divBdr>
        </w:div>
        <w:div w:id="1265765532">
          <w:marLeft w:val="2520"/>
          <w:marRight w:val="0"/>
          <w:marTop w:val="60"/>
          <w:marBottom w:val="0"/>
          <w:divBdr>
            <w:top w:val="none" w:sz="0" w:space="0" w:color="auto"/>
            <w:left w:val="none" w:sz="0" w:space="0" w:color="auto"/>
            <w:bottom w:val="none" w:sz="0" w:space="0" w:color="auto"/>
            <w:right w:val="none" w:sz="0" w:space="0" w:color="auto"/>
          </w:divBdr>
        </w:div>
        <w:div w:id="1606620031">
          <w:marLeft w:val="2520"/>
          <w:marRight w:val="0"/>
          <w:marTop w:val="60"/>
          <w:marBottom w:val="0"/>
          <w:divBdr>
            <w:top w:val="none" w:sz="0" w:space="0" w:color="auto"/>
            <w:left w:val="none" w:sz="0" w:space="0" w:color="auto"/>
            <w:bottom w:val="none" w:sz="0" w:space="0" w:color="auto"/>
            <w:right w:val="none" w:sz="0" w:space="0" w:color="auto"/>
          </w:divBdr>
        </w:div>
        <w:div w:id="1644580854">
          <w:marLeft w:val="1800"/>
          <w:marRight w:val="0"/>
          <w:marTop w:val="60"/>
          <w:marBottom w:val="0"/>
          <w:divBdr>
            <w:top w:val="none" w:sz="0" w:space="0" w:color="auto"/>
            <w:left w:val="none" w:sz="0" w:space="0" w:color="auto"/>
            <w:bottom w:val="none" w:sz="0" w:space="0" w:color="auto"/>
            <w:right w:val="none" w:sz="0" w:space="0" w:color="auto"/>
          </w:divBdr>
        </w:div>
        <w:div w:id="1735422334">
          <w:marLeft w:val="2520"/>
          <w:marRight w:val="0"/>
          <w:marTop w:val="60"/>
          <w:marBottom w:val="0"/>
          <w:divBdr>
            <w:top w:val="none" w:sz="0" w:space="0" w:color="auto"/>
            <w:left w:val="none" w:sz="0" w:space="0" w:color="auto"/>
            <w:bottom w:val="none" w:sz="0" w:space="0" w:color="auto"/>
            <w:right w:val="none" w:sz="0" w:space="0" w:color="auto"/>
          </w:divBdr>
        </w:div>
      </w:divsChild>
    </w:div>
    <w:div w:id="327485184">
      <w:bodyDiv w:val="1"/>
      <w:marLeft w:val="0"/>
      <w:marRight w:val="0"/>
      <w:marTop w:val="0"/>
      <w:marBottom w:val="0"/>
      <w:divBdr>
        <w:top w:val="none" w:sz="0" w:space="0" w:color="auto"/>
        <w:left w:val="none" w:sz="0" w:space="0" w:color="auto"/>
        <w:bottom w:val="none" w:sz="0" w:space="0" w:color="auto"/>
        <w:right w:val="none" w:sz="0" w:space="0" w:color="auto"/>
      </w:divBdr>
    </w:div>
    <w:div w:id="328406400">
      <w:bodyDiv w:val="1"/>
      <w:marLeft w:val="0"/>
      <w:marRight w:val="0"/>
      <w:marTop w:val="0"/>
      <w:marBottom w:val="0"/>
      <w:divBdr>
        <w:top w:val="none" w:sz="0" w:space="0" w:color="auto"/>
        <w:left w:val="none" w:sz="0" w:space="0" w:color="auto"/>
        <w:bottom w:val="none" w:sz="0" w:space="0" w:color="auto"/>
        <w:right w:val="none" w:sz="0" w:space="0" w:color="auto"/>
      </w:divBdr>
      <w:divsChild>
        <w:div w:id="100686161">
          <w:marLeft w:val="0"/>
          <w:marRight w:val="0"/>
          <w:marTop w:val="0"/>
          <w:marBottom w:val="0"/>
          <w:divBdr>
            <w:top w:val="none" w:sz="0" w:space="0" w:color="auto"/>
            <w:left w:val="none" w:sz="0" w:space="0" w:color="auto"/>
            <w:bottom w:val="none" w:sz="0" w:space="0" w:color="auto"/>
            <w:right w:val="none" w:sz="0" w:space="0" w:color="auto"/>
          </w:divBdr>
          <w:divsChild>
            <w:div w:id="58021027">
              <w:marLeft w:val="0"/>
              <w:marRight w:val="0"/>
              <w:marTop w:val="0"/>
              <w:marBottom w:val="0"/>
              <w:divBdr>
                <w:top w:val="none" w:sz="0" w:space="0" w:color="auto"/>
                <w:left w:val="none" w:sz="0" w:space="0" w:color="auto"/>
                <w:bottom w:val="none" w:sz="0" w:space="0" w:color="auto"/>
                <w:right w:val="none" w:sz="0" w:space="0" w:color="auto"/>
              </w:divBdr>
            </w:div>
            <w:div w:id="332227612">
              <w:marLeft w:val="0"/>
              <w:marRight w:val="0"/>
              <w:marTop w:val="0"/>
              <w:marBottom w:val="0"/>
              <w:divBdr>
                <w:top w:val="none" w:sz="0" w:space="0" w:color="auto"/>
                <w:left w:val="none" w:sz="0" w:space="0" w:color="auto"/>
                <w:bottom w:val="none" w:sz="0" w:space="0" w:color="auto"/>
                <w:right w:val="none" w:sz="0" w:space="0" w:color="auto"/>
              </w:divBdr>
            </w:div>
            <w:div w:id="373703069">
              <w:marLeft w:val="0"/>
              <w:marRight w:val="0"/>
              <w:marTop w:val="0"/>
              <w:marBottom w:val="0"/>
              <w:divBdr>
                <w:top w:val="none" w:sz="0" w:space="0" w:color="auto"/>
                <w:left w:val="none" w:sz="0" w:space="0" w:color="auto"/>
                <w:bottom w:val="none" w:sz="0" w:space="0" w:color="auto"/>
                <w:right w:val="none" w:sz="0" w:space="0" w:color="auto"/>
              </w:divBdr>
            </w:div>
            <w:div w:id="684213532">
              <w:marLeft w:val="0"/>
              <w:marRight w:val="0"/>
              <w:marTop w:val="0"/>
              <w:marBottom w:val="0"/>
              <w:divBdr>
                <w:top w:val="none" w:sz="0" w:space="0" w:color="auto"/>
                <w:left w:val="none" w:sz="0" w:space="0" w:color="auto"/>
                <w:bottom w:val="none" w:sz="0" w:space="0" w:color="auto"/>
                <w:right w:val="none" w:sz="0" w:space="0" w:color="auto"/>
              </w:divBdr>
            </w:div>
            <w:div w:id="884635422">
              <w:marLeft w:val="0"/>
              <w:marRight w:val="0"/>
              <w:marTop w:val="0"/>
              <w:marBottom w:val="0"/>
              <w:divBdr>
                <w:top w:val="none" w:sz="0" w:space="0" w:color="auto"/>
                <w:left w:val="none" w:sz="0" w:space="0" w:color="auto"/>
                <w:bottom w:val="none" w:sz="0" w:space="0" w:color="auto"/>
                <w:right w:val="none" w:sz="0" w:space="0" w:color="auto"/>
              </w:divBdr>
            </w:div>
            <w:div w:id="989558192">
              <w:marLeft w:val="0"/>
              <w:marRight w:val="0"/>
              <w:marTop w:val="0"/>
              <w:marBottom w:val="0"/>
              <w:divBdr>
                <w:top w:val="none" w:sz="0" w:space="0" w:color="auto"/>
                <w:left w:val="none" w:sz="0" w:space="0" w:color="auto"/>
                <w:bottom w:val="none" w:sz="0" w:space="0" w:color="auto"/>
                <w:right w:val="none" w:sz="0" w:space="0" w:color="auto"/>
              </w:divBdr>
            </w:div>
            <w:div w:id="1457485722">
              <w:marLeft w:val="0"/>
              <w:marRight w:val="0"/>
              <w:marTop w:val="0"/>
              <w:marBottom w:val="0"/>
              <w:divBdr>
                <w:top w:val="none" w:sz="0" w:space="0" w:color="auto"/>
                <w:left w:val="none" w:sz="0" w:space="0" w:color="auto"/>
                <w:bottom w:val="none" w:sz="0" w:space="0" w:color="auto"/>
                <w:right w:val="none" w:sz="0" w:space="0" w:color="auto"/>
              </w:divBdr>
            </w:div>
            <w:div w:id="1731070579">
              <w:marLeft w:val="0"/>
              <w:marRight w:val="0"/>
              <w:marTop w:val="0"/>
              <w:marBottom w:val="0"/>
              <w:divBdr>
                <w:top w:val="none" w:sz="0" w:space="0" w:color="auto"/>
                <w:left w:val="none" w:sz="0" w:space="0" w:color="auto"/>
                <w:bottom w:val="none" w:sz="0" w:space="0" w:color="auto"/>
                <w:right w:val="none" w:sz="0" w:space="0" w:color="auto"/>
              </w:divBdr>
            </w:div>
            <w:div w:id="1736080949">
              <w:marLeft w:val="0"/>
              <w:marRight w:val="0"/>
              <w:marTop w:val="0"/>
              <w:marBottom w:val="0"/>
              <w:divBdr>
                <w:top w:val="none" w:sz="0" w:space="0" w:color="auto"/>
                <w:left w:val="none" w:sz="0" w:space="0" w:color="auto"/>
                <w:bottom w:val="none" w:sz="0" w:space="0" w:color="auto"/>
                <w:right w:val="none" w:sz="0" w:space="0" w:color="auto"/>
              </w:divBdr>
            </w:div>
            <w:div w:id="1752585015">
              <w:marLeft w:val="0"/>
              <w:marRight w:val="0"/>
              <w:marTop w:val="0"/>
              <w:marBottom w:val="0"/>
              <w:divBdr>
                <w:top w:val="none" w:sz="0" w:space="0" w:color="auto"/>
                <w:left w:val="none" w:sz="0" w:space="0" w:color="auto"/>
                <w:bottom w:val="none" w:sz="0" w:space="0" w:color="auto"/>
                <w:right w:val="none" w:sz="0" w:space="0" w:color="auto"/>
              </w:divBdr>
            </w:div>
            <w:div w:id="1778403729">
              <w:marLeft w:val="0"/>
              <w:marRight w:val="0"/>
              <w:marTop w:val="0"/>
              <w:marBottom w:val="0"/>
              <w:divBdr>
                <w:top w:val="none" w:sz="0" w:space="0" w:color="auto"/>
                <w:left w:val="none" w:sz="0" w:space="0" w:color="auto"/>
                <w:bottom w:val="none" w:sz="0" w:space="0" w:color="auto"/>
                <w:right w:val="none" w:sz="0" w:space="0" w:color="auto"/>
              </w:divBdr>
            </w:div>
            <w:div w:id="208483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95957">
      <w:bodyDiv w:val="1"/>
      <w:marLeft w:val="0"/>
      <w:marRight w:val="0"/>
      <w:marTop w:val="0"/>
      <w:marBottom w:val="0"/>
      <w:divBdr>
        <w:top w:val="none" w:sz="0" w:space="0" w:color="auto"/>
        <w:left w:val="none" w:sz="0" w:space="0" w:color="auto"/>
        <w:bottom w:val="none" w:sz="0" w:space="0" w:color="auto"/>
        <w:right w:val="none" w:sz="0" w:space="0" w:color="auto"/>
      </w:divBdr>
      <w:divsChild>
        <w:div w:id="516580039">
          <w:marLeft w:val="547"/>
          <w:marRight w:val="0"/>
          <w:marTop w:val="134"/>
          <w:marBottom w:val="0"/>
          <w:divBdr>
            <w:top w:val="none" w:sz="0" w:space="0" w:color="auto"/>
            <w:left w:val="none" w:sz="0" w:space="0" w:color="auto"/>
            <w:bottom w:val="none" w:sz="0" w:space="0" w:color="auto"/>
            <w:right w:val="none" w:sz="0" w:space="0" w:color="auto"/>
          </w:divBdr>
        </w:div>
      </w:divsChild>
    </w:div>
    <w:div w:id="329678679">
      <w:bodyDiv w:val="1"/>
      <w:marLeft w:val="0"/>
      <w:marRight w:val="0"/>
      <w:marTop w:val="0"/>
      <w:marBottom w:val="0"/>
      <w:divBdr>
        <w:top w:val="none" w:sz="0" w:space="0" w:color="auto"/>
        <w:left w:val="none" w:sz="0" w:space="0" w:color="auto"/>
        <w:bottom w:val="none" w:sz="0" w:space="0" w:color="auto"/>
        <w:right w:val="none" w:sz="0" w:space="0" w:color="auto"/>
      </w:divBdr>
    </w:div>
    <w:div w:id="329910386">
      <w:bodyDiv w:val="1"/>
      <w:marLeft w:val="0"/>
      <w:marRight w:val="0"/>
      <w:marTop w:val="0"/>
      <w:marBottom w:val="0"/>
      <w:divBdr>
        <w:top w:val="none" w:sz="0" w:space="0" w:color="auto"/>
        <w:left w:val="none" w:sz="0" w:space="0" w:color="auto"/>
        <w:bottom w:val="none" w:sz="0" w:space="0" w:color="auto"/>
        <w:right w:val="none" w:sz="0" w:space="0" w:color="auto"/>
      </w:divBdr>
    </w:div>
    <w:div w:id="329913621">
      <w:bodyDiv w:val="1"/>
      <w:marLeft w:val="0"/>
      <w:marRight w:val="0"/>
      <w:marTop w:val="0"/>
      <w:marBottom w:val="0"/>
      <w:divBdr>
        <w:top w:val="none" w:sz="0" w:space="0" w:color="auto"/>
        <w:left w:val="none" w:sz="0" w:space="0" w:color="auto"/>
        <w:bottom w:val="none" w:sz="0" w:space="0" w:color="auto"/>
        <w:right w:val="none" w:sz="0" w:space="0" w:color="auto"/>
      </w:divBdr>
    </w:div>
    <w:div w:id="330110220">
      <w:bodyDiv w:val="1"/>
      <w:marLeft w:val="0"/>
      <w:marRight w:val="0"/>
      <w:marTop w:val="0"/>
      <w:marBottom w:val="0"/>
      <w:divBdr>
        <w:top w:val="none" w:sz="0" w:space="0" w:color="auto"/>
        <w:left w:val="none" w:sz="0" w:space="0" w:color="auto"/>
        <w:bottom w:val="none" w:sz="0" w:space="0" w:color="auto"/>
        <w:right w:val="none" w:sz="0" w:space="0" w:color="auto"/>
      </w:divBdr>
      <w:divsChild>
        <w:div w:id="1341083384">
          <w:marLeft w:val="0"/>
          <w:marRight w:val="0"/>
          <w:marTop w:val="0"/>
          <w:marBottom w:val="0"/>
          <w:divBdr>
            <w:top w:val="none" w:sz="0" w:space="0" w:color="auto"/>
            <w:left w:val="none" w:sz="0" w:space="0" w:color="auto"/>
            <w:bottom w:val="none" w:sz="0" w:space="0" w:color="auto"/>
            <w:right w:val="none" w:sz="0" w:space="0" w:color="auto"/>
          </w:divBdr>
          <w:divsChild>
            <w:div w:id="114269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374928">
      <w:bodyDiv w:val="1"/>
      <w:marLeft w:val="0"/>
      <w:marRight w:val="0"/>
      <w:marTop w:val="0"/>
      <w:marBottom w:val="0"/>
      <w:divBdr>
        <w:top w:val="none" w:sz="0" w:space="0" w:color="auto"/>
        <w:left w:val="none" w:sz="0" w:space="0" w:color="auto"/>
        <w:bottom w:val="none" w:sz="0" w:space="0" w:color="auto"/>
        <w:right w:val="none" w:sz="0" w:space="0" w:color="auto"/>
      </w:divBdr>
      <w:divsChild>
        <w:div w:id="656493350">
          <w:marLeft w:val="1166"/>
          <w:marRight w:val="0"/>
          <w:marTop w:val="115"/>
          <w:marBottom w:val="0"/>
          <w:divBdr>
            <w:top w:val="none" w:sz="0" w:space="0" w:color="auto"/>
            <w:left w:val="none" w:sz="0" w:space="0" w:color="auto"/>
            <w:bottom w:val="none" w:sz="0" w:space="0" w:color="auto"/>
            <w:right w:val="none" w:sz="0" w:space="0" w:color="auto"/>
          </w:divBdr>
        </w:div>
        <w:div w:id="1108887119">
          <w:marLeft w:val="1800"/>
          <w:marRight w:val="0"/>
          <w:marTop w:val="96"/>
          <w:marBottom w:val="0"/>
          <w:divBdr>
            <w:top w:val="none" w:sz="0" w:space="0" w:color="auto"/>
            <w:left w:val="none" w:sz="0" w:space="0" w:color="auto"/>
            <w:bottom w:val="none" w:sz="0" w:space="0" w:color="auto"/>
            <w:right w:val="none" w:sz="0" w:space="0" w:color="auto"/>
          </w:divBdr>
        </w:div>
        <w:div w:id="1570577485">
          <w:marLeft w:val="2520"/>
          <w:marRight w:val="0"/>
          <w:marTop w:val="77"/>
          <w:marBottom w:val="0"/>
          <w:divBdr>
            <w:top w:val="none" w:sz="0" w:space="0" w:color="auto"/>
            <w:left w:val="none" w:sz="0" w:space="0" w:color="auto"/>
            <w:bottom w:val="none" w:sz="0" w:space="0" w:color="auto"/>
            <w:right w:val="none" w:sz="0" w:space="0" w:color="auto"/>
          </w:divBdr>
        </w:div>
        <w:div w:id="1951546997">
          <w:marLeft w:val="547"/>
          <w:marRight w:val="0"/>
          <w:marTop w:val="134"/>
          <w:marBottom w:val="0"/>
          <w:divBdr>
            <w:top w:val="none" w:sz="0" w:space="0" w:color="auto"/>
            <w:left w:val="none" w:sz="0" w:space="0" w:color="auto"/>
            <w:bottom w:val="none" w:sz="0" w:space="0" w:color="auto"/>
            <w:right w:val="none" w:sz="0" w:space="0" w:color="auto"/>
          </w:divBdr>
        </w:div>
        <w:div w:id="2040231047">
          <w:marLeft w:val="1166"/>
          <w:marRight w:val="0"/>
          <w:marTop w:val="115"/>
          <w:marBottom w:val="0"/>
          <w:divBdr>
            <w:top w:val="none" w:sz="0" w:space="0" w:color="auto"/>
            <w:left w:val="none" w:sz="0" w:space="0" w:color="auto"/>
            <w:bottom w:val="none" w:sz="0" w:space="0" w:color="auto"/>
            <w:right w:val="none" w:sz="0" w:space="0" w:color="auto"/>
          </w:divBdr>
        </w:div>
        <w:div w:id="2092501362">
          <w:marLeft w:val="1800"/>
          <w:marRight w:val="0"/>
          <w:marTop w:val="96"/>
          <w:marBottom w:val="0"/>
          <w:divBdr>
            <w:top w:val="none" w:sz="0" w:space="0" w:color="auto"/>
            <w:left w:val="none" w:sz="0" w:space="0" w:color="auto"/>
            <w:bottom w:val="none" w:sz="0" w:space="0" w:color="auto"/>
            <w:right w:val="none" w:sz="0" w:space="0" w:color="auto"/>
          </w:divBdr>
        </w:div>
      </w:divsChild>
    </w:div>
    <w:div w:id="330452286">
      <w:bodyDiv w:val="1"/>
      <w:marLeft w:val="0"/>
      <w:marRight w:val="0"/>
      <w:marTop w:val="0"/>
      <w:marBottom w:val="0"/>
      <w:divBdr>
        <w:top w:val="none" w:sz="0" w:space="0" w:color="auto"/>
        <w:left w:val="none" w:sz="0" w:space="0" w:color="auto"/>
        <w:bottom w:val="none" w:sz="0" w:space="0" w:color="auto"/>
        <w:right w:val="none" w:sz="0" w:space="0" w:color="auto"/>
      </w:divBdr>
    </w:div>
    <w:div w:id="330523915">
      <w:bodyDiv w:val="1"/>
      <w:marLeft w:val="0"/>
      <w:marRight w:val="0"/>
      <w:marTop w:val="0"/>
      <w:marBottom w:val="0"/>
      <w:divBdr>
        <w:top w:val="none" w:sz="0" w:space="0" w:color="auto"/>
        <w:left w:val="none" w:sz="0" w:space="0" w:color="auto"/>
        <w:bottom w:val="none" w:sz="0" w:space="0" w:color="auto"/>
        <w:right w:val="none" w:sz="0" w:space="0" w:color="auto"/>
      </w:divBdr>
    </w:div>
    <w:div w:id="331955513">
      <w:bodyDiv w:val="1"/>
      <w:marLeft w:val="0"/>
      <w:marRight w:val="0"/>
      <w:marTop w:val="0"/>
      <w:marBottom w:val="0"/>
      <w:divBdr>
        <w:top w:val="none" w:sz="0" w:space="0" w:color="auto"/>
        <w:left w:val="none" w:sz="0" w:space="0" w:color="auto"/>
        <w:bottom w:val="none" w:sz="0" w:space="0" w:color="auto"/>
        <w:right w:val="none" w:sz="0" w:space="0" w:color="auto"/>
      </w:divBdr>
      <w:divsChild>
        <w:div w:id="78597536">
          <w:marLeft w:val="1166"/>
          <w:marRight w:val="0"/>
          <w:marTop w:val="96"/>
          <w:marBottom w:val="0"/>
          <w:divBdr>
            <w:top w:val="none" w:sz="0" w:space="0" w:color="auto"/>
            <w:left w:val="none" w:sz="0" w:space="0" w:color="auto"/>
            <w:bottom w:val="none" w:sz="0" w:space="0" w:color="auto"/>
            <w:right w:val="none" w:sz="0" w:space="0" w:color="auto"/>
          </w:divBdr>
        </w:div>
        <w:div w:id="1025060207">
          <w:marLeft w:val="547"/>
          <w:marRight w:val="0"/>
          <w:marTop w:val="115"/>
          <w:marBottom w:val="0"/>
          <w:divBdr>
            <w:top w:val="none" w:sz="0" w:space="0" w:color="auto"/>
            <w:left w:val="none" w:sz="0" w:space="0" w:color="auto"/>
            <w:bottom w:val="none" w:sz="0" w:space="0" w:color="auto"/>
            <w:right w:val="none" w:sz="0" w:space="0" w:color="auto"/>
          </w:divBdr>
        </w:div>
        <w:div w:id="1698240997">
          <w:marLeft w:val="547"/>
          <w:marRight w:val="0"/>
          <w:marTop w:val="115"/>
          <w:marBottom w:val="0"/>
          <w:divBdr>
            <w:top w:val="none" w:sz="0" w:space="0" w:color="auto"/>
            <w:left w:val="none" w:sz="0" w:space="0" w:color="auto"/>
            <w:bottom w:val="none" w:sz="0" w:space="0" w:color="auto"/>
            <w:right w:val="none" w:sz="0" w:space="0" w:color="auto"/>
          </w:divBdr>
        </w:div>
        <w:div w:id="2035694136">
          <w:marLeft w:val="1166"/>
          <w:marRight w:val="0"/>
          <w:marTop w:val="96"/>
          <w:marBottom w:val="0"/>
          <w:divBdr>
            <w:top w:val="none" w:sz="0" w:space="0" w:color="auto"/>
            <w:left w:val="none" w:sz="0" w:space="0" w:color="auto"/>
            <w:bottom w:val="none" w:sz="0" w:space="0" w:color="auto"/>
            <w:right w:val="none" w:sz="0" w:space="0" w:color="auto"/>
          </w:divBdr>
        </w:div>
      </w:divsChild>
    </w:div>
    <w:div w:id="332146887">
      <w:bodyDiv w:val="1"/>
      <w:marLeft w:val="0"/>
      <w:marRight w:val="0"/>
      <w:marTop w:val="0"/>
      <w:marBottom w:val="0"/>
      <w:divBdr>
        <w:top w:val="none" w:sz="0" w:space="0" w:color="auto"/>
        <w:left w:val="none" w:sz="0" w:space="0" w:color="auto"/>
        <w:bottom w:val="none" w:sz="0" w:space="0" w:color="auto"/>
        <w:right w:val="none" w:sz="0" w:space="0" w:color="auto"/>
      </w:divBdr>
      <w:divsChild>
        <w:div w:id="170141252">
          <w:marLeft w:val="0"/>
          <w:marRight w:val="0"/>
          <w:marTop w:val="0"/>
          <w:marBottom w:val="0"/>
          <w:divBdr>
            <w:top w:val="none" w:sz="0" w:space="0" w:color="auto"/>
            <w:left w:val="none" w:sz="0" w:space="0" w:color="auto"/>
            <w:bottom w:val="none" w:sz="0" w:space="0" w:color="auto"/>
            <w:right w:val="none" w:sz="0" w:space="0" w:color="auto"/>
          </w:divBdr>
        </w:div>
        <w:div w:id="170803305">
          <w:marLeft w:val="0"/>
          <w:marRight w:val="0"/>
          <w:marTop w:val="0"/>
          <w:marBottom w:val="0"/>
          <w:divBdr>
            <w:top w:val="none" w:sz="0" w:space="0" w:color="auto"/>
            <w:left w:val="none" w:sz="0" w:space="0" w:color="auto"/>
            <w:bottom w:val="none" w:sz="0" w:space="0" w:color="auto"/>
            <w:right w:val="none" w:sz="0" w:space="0" w:color="auto"/>
          </w:divBdr>
        </w:div>
        <w:div w:id="217013144">
          <w:marLeft w:val="0"/>
          <w:marRight w:val="0"/>
          <w:marTop w:val="0"/>
          <w:marBottom w:val="0"/>
          <w:divBdr>
            <w:top w:val="none" w:sz="0" w:space="0" w:color="auto"/>
            <w:left w:val="none" w:sz="0" w:space="0" w:color="auto"/>
            <w:bottom w:val="none" w:sz="0" w:space="0" w:color="auto"/>
            <w:right w:val="none" w:sz="0" w:space="0" w:color="auto"/>
          </w:divBdr>
        </w:div>
        <w:div w:id="285697592">
          <w:marLeft w:val="0"/>
          <w:marRight w:val="0"/>
          <w:marTop w:val="0"/>
          <w:marBottom w:val="0"/>
          <w:divBdr>
            <w:top w:val="none" w:sz="0" w:space="0" w:color="auto"/>
            <w:left w:val="none" w:sz="0" w:space="0" w:color="auto"/>
            <w:bottom w:val="none" w:sz="0" w:space="0" w:color="auto"/>
            <w:right w:val="none" w:sz="0" w:space="0" w:color="auto"/>
          </w:divBdr>
        </w:div>
        <w:div w:id="324742985">
          <w:marLeft w:val="0"/>
          <w:marRight w:val="0"/>
          <w:marTop w:val="0"/>
          <w:marBottom w:val="0"/>
          <w:divBdr>
            <w:top w:val="none" w:sz="0" w:space="0" w:color="auto"/>
            <w:left w:val="none" w:sz="0" w:space="0" w:color="auto"/>
            <w:bottom w:val="none" w:sz="0" w:space="0" w:color="auto"/>
            <w:right w:val="none" w:sz="0" w:space="0" w:color="auto"/>
          </w:divBdr>
        </w:div>
        <w:div w:id="340472900">
          <w:marLeft w:val="0"/>
          <w:marRight w:val="0"/>
          <w:marTop w:val="0"/>
          <w:marBottom w:val="0"/>
          <w:divBdr>
            <w:top w:val="none" w:sz="0" w:space="0" w:color="auto"/>
            <w:left w:val="none" w:sz="0" w:space="0" w:color="auto"/>
            <w:bottom w:val="none" w:sz="0" w:space="0" w:color="auto"/>
            <w:right w:val="none" w:sz="0" w:space="0" w:color="auto"/>
          </w:divBdr>
        </w:div>
        <w:div w:id="345132142">
          <w:marLeft w:val="0"/>
          <w:marRight w:val="0"/>
          <w:marTop w:val="0"/>
          <w:marBottom w:val="0"/>
          <w:divBdr>
            <w:top w:val="none" w:sz="0" w:space="0" w:color="auto"/>
            <w:left w:val="none" w:sz="0" w:space="0" w:color="auto"/>
            <w:bottom w:val="none" w:sz="0" w:space="0" w:color="auto"/>
            <w:right w:val="none" w:sz="0" w:space="0" w:color="auto"/>
          </w:divBdr>
        </w:div>
        <w:div w:id="352734307">
          <w:marLeft w:val="0"/>
          <w:marRight w:val="0"/>
          <w:marTop w:val="0"/>
          <w:marBottom w:val="0"/>
          <w:divBdr>
            <w:top w:val="none" w:sz="0" w:space="0" w:color="auto"/>
            <w:left w:val="none" w:sz="0" w:space="0" w:color="auto"/>
            <w:bottom w:val="none" w:sz="0" w:space="0" w:color="auto"/>
            <w:right w:val="none" w:sz="0" w:space="0" w:color="auto"/>
          </w:divBdr>
        </w:div>
        <w:div w:id="370224942">
          <w:marLeft w:val="0"/>
          <w:marRight w:val="0"/>
          <w:marTop w:val="0"/>
          <w:marBottom w:val="0"/>
          <w:divBdr>
            <w:top w:val="none" w:sz="0" w:space="0" w:color="auto"/>
            <w:left w:val="none" w:sz="0" w:space="0" w:color="auto"/>
            <w:bottom w:val="none" w:sz="0" w:space="0" w:color="auto"/>
            <w:right w:val="none" w:sz="0" w:space="0" w:color="auto"/>
          </w:divBdr>
        </w:div>
        <w:div w:id="372929821">
          <w:marLeft w:val="0"/>
          <w:marRight w:val="0"/>
          <w:marTop w:val="0"/>
          <w:marBottom w:val="0"/>
          <w:divBdr>
            <w:top w:val="none" w:sz="0" w:space="0" w:color="auto"/>
            <w:left w:val="none" w:sz="0" w:space="0" w:color="auto"/>
            <w:bottom w:val="none" w:sz="0" w:space="0" w:color="auto"/>
            <w:right w:val="none" w:sz="0" w:space="0" w:color="auto"/>
          </w:divBdr>
        </w:div>
        <w:div w:id="414517304">
          <w:marLeft w:val="0"/>
          <w:marRight w:val="0"/>
          <w:marTop w:val="0"/>
          <w:marBottom w:val="0"/>
          <w:divBdr>
            <w:top w:val="none" w:sz="0" w:space="0" w:color="auto"/>
            <w:left w:val="none" w:sz="0" w:space="0" w:color="auto"/>
            <w:bottom w:val="none" w:sz="0" w:space="0" w:color="auto"/>
            <w:right w:val="none" w:sz="0" w:space="0" w:color="auto"/>
          </w:divBdr>
        </w:div>
        <w:div w:id="417363360">
          <w:marLeft w:val="0"/>
          <w:marRight w:val="0"/>
          <w:marTop w:val="0"/>
          <w:marBottom w:val="0"/>
          <w:divBdr>
            <w:top w:val="none" w:sz="0" w:space="0" w:color="auto"/>
            <w:left w:val="none" w:sz="0" w:space="0" w:color="auto"/>
            <w:bottom w:val="none" w:sz="0" w:space="0" w:color="auto"/>
            <w:right w:val="none" w:sz="0" w:space="0" w:color="auto"/>
          </w:divBdr>
        </w:div>
        <w:div w:id="515076452">
          <w:marLeft w:val="0"/>
          <w:marRight w:val="0"/>
          <w:marTop w:val="0"/>
          <w:marBottom w:val="0"/>
          <w:divBdr>
            <w:top w:val="none" w:sz="0" w:space="0" w:color="auto"/>
            <w:left w:val="none" w:sz="0" w:space="0" w:color="auto"/>
            <w:bottom w:val="none" w:sz="0" w:space="0" w:color="auto"/>
            <w:right w:val="none" w:sz="0" w:space="0" w:color="auto"/>
          </w:divBdr>
        </w:div>
        <w:div w:id="560943906">
          <w:marLeft w:val="0"/>
          <w:marRight w:val="0"/>
          <w:marTop w:val="0"/>
          <w:marBottom w:val="0"/>
          <w:divBdr>
            <w:top w:val="none" w:sz="0" w:space="0" w:color="auto"/>
            <w:left w:val="none" w:sz="0" w:space="0" w:color="auto"/>
            <w:bottom w:val="none" w:sz="0" w:space="0" w:color="auto"/>
            <w:right w:val="none" w:sz="0" w:space="0" w:color="auto"/>
          </w:divBdr>
        </w:div>
        <w:div w:id="588200759">
          <w:marLeft w:val="0"/>
          <w:marRight w:val="0"/>
          <w:marTop w:val="0"/>
          <w:marBottom w:val="0"/>
          <w:divBdr>
            <w:top w:val="none" w:sz="0" w:space="0" w:color="auto"/>
            <w:left w:val="none" w:sz="0" w:space="0" w:color="auto"/>
            <w:bottom w:val="none" w:sz="0" w:space="0" w:color="auto"/>
            <w:right w:val="none" w:sz="0" w:space="0" w:color="auto"/>
          </w:divBdr>
        </w:div>
        <w:div w:id="946087312">
          <w:marLeft w:val="0"/>
          <w:marRight w:val="0"/>
          <w:marTop w:val="0"/>
          <w:marBottom w:val="0"/>
          <w:divBdr>
            <w:top w:val="none" w:sz="0" w:space="0" w:color="auto"/>
            <w:left w:val="none" w:sz="0" w:space="0" w:color="auto"/>
            <w:bottom w:val="none" w:sz="0" w:space="0" w:color="auto"/>
            <w:right w:val="none" w:sz="0" w:space="0" w:color="auto"/>
          </w:divBdr>
        </w:div>
        <w:div w:id="952400030">
          <w:marLeft w:val="0"/>
          <w:marRight w:val="0"/>
          <w:marTop w:val="0"/>
          <w:marBottom w:val="0"/>
          <w:divBdr>
            <w:top w:val="none" w:sz="0" w:space="0" w:color="auto"/>
            <w:left w:val="none" w:sz="0" w:space="0" w:color="auto"/>
            <w:bottom w:val="none" w:sz="0" w:space="0" w:color="auto"/>
            <w:right w:val="none" w:sz="0" w:space="0" w:color="auto"/>
          </w:divBdr>
        </w:div>
        <w:div w:id="1049843063">
          <w:marLeft w:val="0"/>
          <w:marRight w:val="0"/>
          <w:marTop w:val="0"/>
          <w:marBottom w:val="0"/>
          <w:divBdr>
            <w:top w:val="none" w:sz="0" w:space="0" w:color="auto"/>
            <w:left w:val="none" w:sz="0" w:space="0" w:color="auto"/>
            <w:bottom w:val="none" w:sz="0" w:space="0" w:color="auto"/>
            <w:right w:val="none" w:sz="0" w:space="0" w:color="auto"/>
          </w:divBdr>
        </w:div>
        <w:div w:id="1077286385">
          <w:marLeft w:val="0"/>
          <w:marRight w:val="0"/>
          <w:marTop w:val="0"/>
          <w:marBottom w:val="0"/>
          <w:divBdr>
            <w:top w:val="none" w:sz="0" w:space="0" w:color="auto"/>
            <w:left w:val="none" w:sz="0" w:space="0" w:color="auto"/>
            <w:bottom w:val="none" w:sz="0" w:space="0" w:color="auto"/>
            <w:right w:val="none" w:sz="0" w:space="0" w:color="auto"/>
          </w:divBdr>
        </w:div>
        <w:div w:id="1148404104">
          <w:marLeft w:val="0"/>
          <w:marRight w:val="0"/>
          <w:marTop w:val="0"/>
          <w:marBottom w:val="0"/>
          <w:divBdr>
            <w:top w:val="none" w:sz="0" w:space="0" w:color="auto"/>
            <w:left w:val="none" w:sz="0" w:space="0" w:color="auto"/>
            <w:bottom w:val="none" w:sz="0" w:space="0" w:color="auto"/>
            <w:right w:val="none" w:sz="0" w:space="0" w:color="auto"/>
          </w:divBdr>
        </w:div>
        <w:div w:id="1213493609">
          <w:marLeft w:val="0"/>
          <w:marRight w:val="0"/>
          <w:marTop w:val="0"/>
          <w:marBottom w:val="0"/>
          <w:divBdr>
            <w:top w:val="none" w:sz="0" w:space="0" w:color="auto"/>
            <w:left w:val="none" w:sz="0" w:space="0" w:color="auto"/>
            <w:bottom w:val="none" w:sz="0" w:space="0" w:color="auto"/>
            <w:right w:val="none" w:sz="0" w:space="0" w:color="auto"/>
          </w:divBdr>
        </w:div>
        <w:div w:id="1300961826">
          <w:marLeft w:val="0"/>
          <w:marRight w:val="0"/>
          <w:marTop w:val="0"/>
          <w:marBottom w:val="0"/>
          <w:divBdr>
            <w:top w:val="none" w:sz="0" w:space="0" w:color="auto"/>
            <w:left w:val="none" w:sz="0" w:space="0" w:color="auto"/>
            <w:bottom w:val="none" w:sz="0" w:space="0" w:color="auto"/>
            <w:right w:val="none" w:sz="0" w:space="0" w:color="auto"/>
          </w:divBdr>
        </w:div>
        <w:div w:id="1358506528">
          <w:marLeft w:val="0"/>
          <w:marRight w:val="0"/>
          <w:marTop w:val="0"/>
          <w:marBottom w:val="0"/>
          <w:divBdr>
            <w:top w:val="none" w:sz="0" w:space="0" w:color="auto"/>
            <w:left w:val="none" w:sz="0" w:space="0" w:color="auto"/>
            <w:bottom w:val="none" w:sz="0" w:space="0" w:color="auto"/>
            <w:right w:val="none" w:sz="0" w:space="0" w:color="auto"/>
          </w:divBdr>
        </w:div>
        <w:div w:id="1447844837">
          <w:marLeft w:val="0"/>
          <w:marRight w:val="0"/>
          <w:marTop w:val="0"/>
          <w:marBottom w:val="0"/>
          <w:divBdr>
            <w:top w:val="none" w:sz="0" w:space="0" w:color="auto"/>
            <w:left w:val="none" w:sz="0" w:space="0" w:color="auto"/>
            <w:bottom w:val="none" w:sz="0" w:space="0" w:color="auto"/>
            <w:right w:val="none" w:sz="0" w:space="0" w:color="auto"/>
          </w:divBdr>
        </w:div>
        <w:div w:id="1690569786">
          <w:marLeft w:val="0"/>
          <w:marRight w:val="0"/>
          <w:marTop w:val="0"/>
          <w:marBottom w:val="0"/>
          <w:divBdr>
            <w:top w:val="none" w:sz="0" w:space="0" w:color="auto"/>
            <w:left w:val="none" w:sz="0" w:space="0" w:color="auto"/>
            <w:bottom w:val="none" w:sz="0" w:space="0" w:color="auto"/>
            <w:right w:val="none" w:sz="0" w:space="0" w:color="auto"/>
          </w:divBdr>
        </w:div>
        <w:div w:id="1708606031">
          <w:marLeft w:val="0"/>
          <w:marRight w:val="0"/>
          <w:marTop w:val="0"/>
          <w:marBottom w:val="0"/>
          <w:divBdr>
            <w:top w:val="none" w:sz="0" w:space="0" w:color="auto"/>
            <w:left w:val="none" w:sz="0" w:space="0" w:color="auto"/>
            <w:bottom w:val="none" w:sz="0" w:space="0" w:color="auto"/>
            <w:right w:val="none" w:sz="0" w:space="0" w:color="auto"/>
          </w:divBdr>
        </w:div>
        <w:div w:id="1891964437">
          <w:marLeft w:val="0"/>
          <w:marRight w:val="0"/>
          <w:marTop w:val="0"/>
          <w:marBottom w:val="0"/>
          <w:divBdr>
            <w:top w:val="none" w:sz="0" w:space="0" w:color="auto"/>
            <w:left w:val="none" w:sz="0" w:space="0" w:color="auto"/>
            <w:bottom w:val="none" w:sz="0" w:space="0" w:color="auto"/>
            <w:right w:val="none" w:sz="0" w:space="0" w:color="auto"/>
          </w:divBdr>
        </w:div>
        <w:div w:id="1893032563">
          <w:marLeft w:val="0"/>
          <w:marRight w:val="0"/>
          <w:marTop w:val="0"/>
          <w:marBottom w:val="0"/>
          <w:divBdr>
            <w:top w:val="none" w:sz="0" w:space="0" w:color="auto"/>
            <w:left w:val="none" w:sz="0" w:space="0" w:color="auto"/>
            <w:bottom w:val="none" w:sz="0" w:space="0" w:color="auto"/>
            <w:right w:val="none" w:sz="0" w:space="0" w:color="auto"/>
          </w:divBdr>
        </w:div>
        <w:div w:id="1936014464">
          <w:marLeft w:val="0"/>
          <w:marRight w:val="0"/>
          <w:marTop w:val="0"/>
          <w:marBottom w:val="0"/>
          <w:divBdr>
            <w:top w:val="none" w:sz="0" w:space="0" w:color="auto"/>
            <w:left w:val="none" w:sz="0" w:space="0" w:color="auto"/>
            <w:bottom w:val="none" w:sz="0" w:space="0" w:color="auto"/>
            <w:right w:val="none" w:sz="0" w:space="0" w:color="auto"/>
          </w:divBdr>
        </w:div>
      </w:divsChild>
    </w:div>
    <w:div w:id="332924799">
      <w:bodyDiv w:val="1"/>
      <w:marLeft w:val="0"/>
      <w:marRight w:val="0"/>
      <w:marTop w:val="0"/>
      <w:marBottom w:val="0"/>
      <w:divBdr>
        <w:top w:val="none" w:sz="0" w:space="0" w:color="auto"/>
        <w:left w:val="none" w:sz="0" w:space="0" w:color="auto"/>
        <w:bottom w:val="none" w:sz="0" w:space="0" w:color="auto"/>
        <w:right w:val="none" w:sz="0" w:space="0" w:color="auto"/>
      </w:divBdr>
    </w:div>
    <w:div w:id="333534515">
      <w:bodyDiv w:val="1"/>
      <w:marLeft w:val="0"/>
      <w:marRight w:val="0"/>
      <w:marTop w:val="0"/>
      <w:marBottom w:val="0"/>
      <w:divBdr>
        <w:top w:val="none" w:sz="0" w:space="0" w:color="auto"/>
        <w:left w:val="none" w:sz="0" w:space="0" w:color="auto"/>
        <w:bottom w:val="none" w:sz="0" w:space="0" w:color="auto"/>
        <w:right w:val="none" w:sz="0" w:space="0" w:color="auto"/>
      </w:divBdr>
    </w:div>
    <w:div w:id="334190463">
      <w:bodyDiv w:val="1"/>
      <w:marLeft w:val="0"/>
      <w:marRight w:val="0"/>
      <w:marTop w:val="0"/>
      <w:marBottom w:val="0"/>
      <w:divBdr>
        <w:top w:val="none" w:sz="0" w:space="0" w:color="auto"/>
        <w:left w:val="none" w:sz="0" w:space="0" w:color="auto"/>
        <w:bottom w:val="none" w:sz="0" w:space="0" w:color="auto"/>
        <w:right w:val="none" w:sz="0" w:space="0" w:color="auto"/>
      </w:divBdr>
    </w:div>
    <w:div w:id="334503576">
      <w:bodyDiv w:val="1"/>
      <w:marLeft w:val="0"/>
      <w:marRight w:val="0"/>
      <w:marTop w:val="0"/>
      <w:marBottom w:val="0"/>
      <w:divBdr>
        <w:top w:val="none" w:sz="0" w:space="0" w:color="auto"/>
        <w:left w:val="none" w:sz="0" w:space="0" w:color="auto"/>
        <w:bottom w:val="none" w:sz="0" w:space="0" w:color="auto"/>
        <w:right w:val="none" w:sz="0" w:space="0" w:color="auto"/>
      </w:divBdr>
      <w:divsChild>
        <w:div w:id="97603821">
          <w:marLeft w:val="1440"/>
          <w:marRight w:val="0"/>
          <w:marTop w:val="0"/>
          <w:marBottom w:val="0"/>
          <w:divBdr>
            <w:top w:val="none" w:sz="0" w:space="0" w:color="auto"/>
            <w:left w:val="none" w:sz="0" w:space="0" w:color="auto"/>
            <w:bottom w:val="none" w:sz="0" w:space="0" w:color="auto"/>
            <w:right w:val="none" w:sz="0" w:space="0" w:color="auto"/>
          </w:divBdr>
        </w:div>
        <w:div w:id="199560361">
          <w:marLeft w:val="720"/>
          <w:marRight w:val="0"/>
          <w:marTop w:val="0"/>
          <w:marBottom w:val="0"/>
          <w:divBdr>
            <w:top w:val="none" w:sz="0" w:space="0" w:color="auto"/>
            <w:left w:val="none" w:sz="0" w:space="0" w:color="auto"/>
            <w:bottom w:val="none" w:sz="0" w:space="0" w:color="auto"/>
            <w:right w:val="none" w:sz="0" w:space="0" w:color="auto"/>
          </w:divBdr>
        </w:div>
        <w:div w:id="327832526">
          <w:marLeft w:val="1440"/>
          <w:marRight w:val="0"/>
          <w:marTop w:val="0"/>
          <w:marBottom w:val="0"/>
          <w:divBdr>
            <w:top w:val="none" w:sz="0" w:space="0" w:color="auto"/>
            <w:left w:val="none" w:sz="0" w:space="0" w:color="auto"/>
            <w:bottom w:val="none" w:sz="0" w:space="0" w:color="auto"/>
            <w:right w:val="none" w:sz="0" w:space="0" w:color="auto"/>
          </w:divBdr>
        </w:div>
        <w:div w:id="767311847">
          <w:marLeft w:val="720"/>
          <w:marRight w:val="0"/>
          <w:marTop w:val="0"/>
          <w:marBottom w:val="0"/>
          <w:divBdr>
            <w:top w:val="none" w:sz="0" w:space="0" w:color="auto"/>
            <w:left w:val="none" w:sz="0" w:space="0" w:color="auto"/>
            <w:bottom w:val="none" w:sz="0" w:space="0" w:color="auto"/>
            <w:right w:val="none" w:sz="0" w:space="0" w:color="auto"/>
          </w:divBdr>
        </w:div>
        <w:div w:id="1190024893">
          <w:marLeft w:val="1440"/>
          <w:marRight w:val="0"/>
          <w:marTop w:val="0"/>
          <w:marBottom w:val="0"/>
          <w:divBdr>
            <w:top w:val="none" w:sz="0" w:space="0" w:color="auto"/>
            <w:left w:val="none" w:sz="0" w:space="0" w:color="auto"/>
            <w:bottom w:val="none" w:sz="0" w:space="0" w:color="auto"/>
            <w:right w:val="none" w:sz="0" w:space="0" w:color="auto"/>
          </w:divBdr>
        </w:div>
        <w:div w:id="1235121474">
          <w:marLeft w:val="1440"/>
          <w:marRight w:val="0"/>
          <w:marTop w:val="0"/>
          <w:marBottom w:val="0"/>
          <w:divBdr>
            <w:top w:val="none" w:sz="0" w:space="0" w:color="auto"/>
            <w:left w:val="none" w:sz="0" w:space="0" w:color="auto"/>
            <w:bottom w:val="none" w:sz="0" w:space="0" w:color="auto"/>
            <w:right w:val="none" w:sz="0" w:space="0" w:color="auto"/>
          </w:divBdr>
        </w:div>
        <w:div w:id="1848254626">
          <w:marLeft w:val="1440"/>
          <w:marRight w:val="0"/>
          <w:marTop w:val="0"/>
          <w:marBottom w:val="0"/>
          <w:divBdr>
            <w:top w:val="none" w:sz="0" w:space="0" w:color="auto"/>
            <w:left w:val="none" w:sz="0" w:space="0" w:color="auto"/>
            <w:bottom w:val="none" w:sz="0" w:space="0" w:color="auto"/>
            <w:right w:val="none" w:sz="0" w:space="0" w:color="auto"/>
          </w:divBdr>
        </w:div>
      </w:divsChild>
    </w:div>
    <w:div w:id="334846744">
      <w:bodyDiv w:val="1"/>
      <w:marLeft w:val="0"/>
      <w:marRight w:val="0"/>
      <w:marTop w:val="0"/>
      <w:marBottom w:val="0"/>
      <w:divBdr>
        <w:top w:val="none" w:sz="0" w:space="0" w:color="auto"/>
        <w:left w:val="none" w:sz="0" w:space="0" w:color="auto"/>
        <w:bottom w:val="none" w:sz="0" w:space="0" w:color="auto"/>
        <w:right w:val="none" w:sz="0" w:space="0" w:color="auto"/>
      </w:divBdr>
    </w:div>
    <w:div w:id="336078520">
      <w:bodyDiv w:val="1"/>
      <w:marLeft w:val="0"/>
      <w:marRight w:val="0"/>
      <w:marTop w:val="0"/>
      <w:marBottom w:val="0"/>
      <w:divBdr>
        <w:top w:val="none" w:sz="0" w:space="0" w:color="auto"/>
        <w:left w:val="none" w:sz="0" w:space="0" w:color="auto"/>
        <w:bottom w:val="none" w:sz="0" w:space="0" w:color="auto"/>
        <w:right w:val="none" w:sz="0" w:space="0" w:color="auto"/>
      </w:divBdr>
      <w:divsChild>
        <w:div w:id="220869644">
          <w:marLeft w:val="360"/>
          <w:marRight w:val="0"/>
          <w:marTop w:val="200"/>
          <w:marBottom w:val="0"/>
          <w:divBdr>
            <w:top w:val="none" w:sz="0" w:space="0" w:color="auto"/>
            <w:left w:val="none" w:sz="0" w:space="0" w:color="auto"/>
            <w:bottom w:val="none" w:sz="0" w:space="0" w:color="auto"/>
            <w:right w:val="none" w:sz="0" w:space="0" w:color="auto"/>
          </w:divBdr>
        </w:div>
        <w:div w:id="275254588">
          <w:marLeft w:val="1800"/>
          <w:marRight w:val="0"/>
          <w:marTop w:val="100"/>
          <w:marBottom w:val="0"/>
          <w:divBdr>
            <w:top w:val="none" w:sz="0" w:space="0" w:color="auto"/>
            <w:left w:val="none" w:sz="0" w:space="0" w:color="auto"/>
            <w:bottom w:val="none" w:sz="0" w:space="0" w:color="auto"/>
            <w:right w:val="none" w:sz="0" w:space="0" w:color="auto"/>
          </w:divBdr>
        </w:div>
        <w:div w:id="899293494">
          <w:marLeft w:val="1080"/>
          <w:marRight w:val="0"/>
          <w:marTop w:val="100"/>
          <w:marBottom w:val="0"/>
          <w:divBdr>
            <w:top w:val="none" w:sz="0" w:space="0" w:color="auto"/>
            <w:left w:val="none" w:sz="0" w:space="0" w:color="auto"/>
            <w:bottom w:val="none" w:sz="0" w:space="0" w:color="auto"/>
            <w:right w:val="none" w:sz="0" w:space="0" w:color="auto"/>
          </w:divBdr>
        </w:div>
        <w:div w:id="905068903">
          <w:marLeft w:val="360"/>
          <w:marRight w:val="0"/>
          <w:marTop w:val="200"/>
          <w:marBottom w:val="0"/>
          <w:divBdr>
            <w:top w:val="none" w:sz="0" w:space="0" w:color="auto"/>
            <w:left w:val="none" w:sz="0" w:space="0" w:color="auto"/>
            <w:bottom w:val="none" w:sz="0" w:space="0" w:color="auto"/>
            <w:right w:val="none" w:sz="0" w:space="0" w:color="auto"/>
          </w:divBdr>
        </w:div>
        <w:div w:id="961618487">
          <w:marLeft w:val="1080"/>
          <w:marRight w:val="0"/>
          <w:marTop w:val="100"/>
          <w:marBottom w:val="0"/>
          <w:divBdr>
            <w:top w:val="none" w:sz="0" w:space="0" w:color="auto"/>
            <w:left w:val="none" w:sz="0" w:space="0" w:color="auto"/>
            <w:bottom w:val="none" w:sz="0" w:space="0" w:color="auto"/>
            <w:right w:val="none" w:sz="0" w:space="0" w:color="auto"/>
          </w:divBdr>
        </w:div>
        <w:div w:id="1287934484">
          <w:marLeft w:val="2520"/>
          <w:marRight w:val="0"/>
          <w:marTop w:val="100"/>
          <w:marBottom w:val="0"/>
          <w:divBdr>
            <w:top w:val="none" w:sz="0" w:space="0" w:color="auto"/>
            <w:left w:val="none" w:sz="0" w:space="0" w:color="auto"/>
            <w:bottom w:val="none" w:sz="0" w:space="0" w:color="auto"/>
            <w:right w:val="none" w:sz="0" w:space="0" w:color="auto"/>
          </w:divBdr>
        </w:div>
        <w:div w:id="1740711040">
          <w:marLeft w:val="1080"/>
          <w:marRight w:val="0"/>
          <w:marTop w:val="100"/>
          <w:marBottom w:val="0"/>
          <w:divBdr>
            <w:top w:val="none" w:sz="0" w:space="0" w:color="auto"/>
            <w:left w:val="none" w:sz="0" w:space="0" w:color="auto"/>
            <w:bottom w:val="none" w:sz="0" w:space="0" w:color="auto"/>
            <w:right w:val="none" w:sz="0" w:space="0" w:color="auto"/>
          </w:divBdr>
        </w:div>
        <w:div w:id="2015961393">
          <w:marLeft w:val="2520"/>
          <w:marRight w:val="0"/>
          <w:marTop w:val="100"/>
          <w:marBottom w:val="0"/>
          <w:divBdr>
            <w:top w:val="none" w:sz="0" w:space="0" w:color="auto"/>
            <w:left w:val="none" w:sz="0" w:space="0" w:color="auto"/>
            <w:bottom w:val="none" w:sz="0" w:space="0" w:color="auto"/>
            <w:right w:val="none" w:sz="0" w:space="0" w:color="auto"/>
          </w:divBdr>
        </w:div>
      </w:divsChild>
    </w:div>
    <w:div w:id="336276769">
      <w:bodyDiv w:val="1"/>
      <w:marLeft w:val="0"/>
      <w:marRight w:val="0"/>
      <w:marTop w:val="0"/>
      <w:marBottom w:val="0"/>
      <w:divBdr>
        <w:top w:val="none" w:sz="0" w:space="0" w:color="auto"/>
        <w:left w:val="none" w:sz="0" w:space="0" w:color="auto"/>
        <w:bottom w:val="none" w:sz="0" w:space="0" w:color="auto"/>
        <w:right w:val="none" w:sz="0" w:space="0" w:color="auto"/>
      </w:divBdr>
    </w:div>
    <w:div w:id="336809898">
      <w:bodyDiv w:val="1"/>
      <w:marLeft w:val="0"/>
      <w:marRight w:val="0"/>
      <w:marTop w:val="0"/>
      <w:marBottom w:val="0"/>
      <w:divBdr>
        <w:top w:val="none" w:sz="0" w:space="0" w:color="auto"/>
        <w:left w:val="none" w:sz="0" w:space="0" w:color="auto"/>
        <w:bottom w:val="none" w:sz="0" w:space="0" w:color="auto"/>
        <w:right w:val="none" w:sz="0" w:space="0" w:color="auto"/>
      </w:divBdr>
    </w:div>
    <w:div w:id="336884874">
      <w:bodyDiv w:val="1"/>
      <w:marLeft w:val="0"/>
      <w:marRight w:val="0"/>
      <w:marTop w:val="0"/>
      <w:marBottom w:val="0"/>
      <w:divBdr>
        <w:top w:val="none" w:sz="0" w:space="0" w:color="auto"/>
        <w:left w:val="none" w:sz="0" w:space="0" w:color="auto"/>
        <w:bottom w:val="none" w:sz="0" w:space="0" w:color="auto"/>
        <w:right w:val="none" w:sz="0" w:space="0" w:color="auto"/>
      </w:divBdr>
    </w:div>
    <w:div w:id="337318251">
      <w:bodyDiv w:val="1"/>
      <w:marLeft w:val="0"/>
      <w:marRight w:val="0"/>
      <w:marTop w:val="0"/>
      <w:marBottom w:val="0"/>
      <w:divBdr>
        <w:top w:val="none" w:sz="0" w:space="0" w:color="auto"/>
        <w:left w:val="none" w:sz="0" w:space="0" w:color="auto"/>
        <w:bottom w:val="none" w:sz="0" w:space="0" w:color="auto"/>
        <w:right w:val="none" w:sz="0" w:space="0" w:color="auto"/>
      </w:divBdr>
    </w:div>
    <w:div w:id="338509334">
      <w:bodyDiv w:val="1"/>
      <w:marLeft w:val="0"/>
      <w:marRight w:val="0"/>
      <w:marTop w:val="0"/>
      <w:marBottom w:val="0"/>
      <w:divBdr>
        <w:top w:val="none" w:sz="0" w:space="0" w:color="auto"/>
        <w:left w:val="none" w:sz="0" w:space="0" w:color="auto"/>
        <w:bottom w:val="none" w:sz="0" w:space="0" w:color="auto"/>
        <w:right w:val="none" w:sz="0" w:space="0" w:color="auto"/>
      </w:divBdr>
      <w:divsChild>
        <w:div w:id="68239615">
          <w:marLeft w:val="1166"/>
          <w:marRight w:val="0"/>
          <w:marTop w:val="125"/>
          <w:marBottom w:val="0"/>
          <w:divBdr>
            <w:top w:val="none" w:sz="0" w:space="0" w:color="auto"/>
            <w:left w:val="none" w:sz="0" w:space="0" w:color="auto"/>
            <w:bottom w:val="none" w:sz="0" w:space="0" w:color="auto"/>
            <w:right w:val="none" w:sz="0" w:space="0" w:color="auto"/>
          </w:divBdr>
        </w:div>
        <w:div w:id="697900939">
          <w:marLeft w:val="1166"/>
          <w:marRight w:val="0"/>
          <w:marTop w:val="125"/>
          <w:marBottom w:val="0"/>
          <w:divBdr>
            <w:top w:val="none" w:sz="0" w:space="0" w:color="auto"/>
            <w:left w:val="none" w:sz="0" w:space="0" w:color="auto"/>
            <w:bottom w:val="none" w:sz="0" w:space="0" w:color="auto"/>
            <w:right w:val="none" w:sz="0" w:space="0" w:color="auto"/>
          </w:divBdr>
        </w:div>
        <w:div w:id="772240514">
          <w:marLeft w:val="1166"/>
          <w:marRight w:val="0"/>
          <w:marTop w:val="125"/>
          <w:marBottom w:val="0"/>
          <w:divBdr>
            <w:top w:val="none" w:sz="0" w:space="0" w:color="auto"/>
            <w:left w:val="none" w:sz="0" w:space="0" w:color="auto"/>
            <w:bottom w:val="none" w:sz="0" w:space="0" w:color="auto"/>
            <w:right w:val="none" w:sz="0" w:space="0" w:color="auto"/>
          </w:divBdr>
        </w:div>
        <w:div w:id="2085029774">
          <w:marLeft w:val="547"/>
          <w:marRight w:val="0"/>
          <w:marTop w:val="144"/>
          <w:marBottom w:val="0"/>
          <w:divBdr>
            <w:top w:val="none" w:sz="0" w:space="0" w:color="auto"/>
            <w:left w:val="none" w:sz="0" w:space="0" w:color="auto"/>
            <w:bottom w:val="none" w:sz="0" w:space="0" w:color="auto"/>
            <w:right w:val="none" w:sz="0" w:space="0" w:color="auto"/>
          </w:divBdr>
        </w:div>
      </w:divsChild>
    </w:div>
    <w:div w:id="338699804">
      <w:bodyDiv w:val="1"/>
      <w:marLeft w:val="0"/>
      <w:marRight w:val="0"/>
      <w:marTop w:val="0"/>
      <w:marBottom w:val="0"/>
      <w:divBdr>
        <w:top w:val="none" w:sz="0" w:space="0" w:color="auto"/>
        <w:left w:val="none" w:sz="0" w:space="0" w:color="auto"/>
        <w:bottom w:val="none" w:sz="0" w:space="0" w:color="auto"/>
        <w:right w:val="none" w:sz="0" w:space="0" w:color="auto"/>
      </w:divBdr>
      <w:divsChild>
        <w:div w:id="642780388">
          <w:marLeft w:val="1800"/>
          <w:marRight w:val="0"/>
          <w:marTop w:val="96"/>
          <w:marBottom w:val="0"/>
          <w:divBdr>
            <w:top w:val="none" w:sz="0" w:space="0" w:color="auto"/>
            <w:left w:val="none" w:sz="0" w:space="0" w:color="auto"/>
            <w:bottom w:val="none" w:sz="0" w:space="0" w:color="auto"/>
            <w:right w:val="none" w:sz="0" w:space="0" w:color="auto"/>
          </w:divBdr>
        </w:div>
        <w:div w:id="693383947">
          <w:marLeft w:val="1800"/>
          <w:marRight w:val="0"/>
          <w:marTop w:val="96"/>
          <w:marBottom w:val="0"/>
          <w:divBdr>
            <w:top w:val="none" w:sz="0" w:space="0" w:color="auto"/>
            <w:left w:val="none" w:sz="0" w:space="0" w:color="auto"/>
            <w:bottom w:val="none" w:sz="0" w:space="0" w:color="auto"/>
            <w:right w:val="none" w:sz="0" w:space="0" w:color="auto"/>
          </w:divBdr>
        </w:div>
        <w:div w:id="1091244879">
          <w:marLeft w:val="1800"/>
          <w:marRight w:val="0"/>
          <w:marTop w:val="96"/>
          <w:marBottom w:val="0"/>
          <w:divBdr>
            <w:top w:val="none" w:sz="0" w:space="0" w:color="auto"/>
            <w:left w:val="none" w:sz="0" w:space="0" w:color="auto"/>
            <w:bottom w:val="none" w:sz="0" w:space="0" w:color="auto"/>
            <w:right w:val="none" w:sz="0" w:space="0" w:color="auto"/>
          </w:divBdr>
        </w:div>
        <w:div w:id="1289312032">
          <w:marLeft w:val="1166"/>
          <w:marRight w:val="0"/>
          <w:marTop w:val="115"/>
          <w:marBottom w:val="0"/>
          <w:divBdr>
            <w:top w:val="none" w:sz="0" w:space="0" w:color="auto"/>
            <w:left w:val="none" w:sz="0" w:space="0" w:color="auto"/>
            <w:bottom w:val="none" w:sz="0" w:space="0" w:color="auto"/>
            <w:right w:val="none" w:sz="0" w:space="0" w:color="auto"/>
          </w:divBdr>
        </w:div>
        <w:div w:id="1315640003">
          <w:marLeft w:val="547"/>
          <w:marRight w:val="0"/>
          <w:marTop w:val="134"/>
          <w:marBottom w:val="0"/>
          <w:divBdr>
            <w:top w:val="none" w:sz="0" w:space="0" w:color="auto"/>
            <w:left w:val="none" w:sz="0" w:space="0" w:color="auto"/>
            <w:bottom w:val="none" w:sz="0" w:space="0" w:color="auto"/>
            <w:right w:val="none" w:sz="0" w:space="0" w:color="auto"/>
          </w:divBdr>
        </w:div>
        <w:div w:id="2084640060">
          <w:marLeft w:val="1166"/>
          <w:marRight w:val="0"/>
          <w:marTop w:val="115"/>
          <w:marBottom w:val="0"/>
          <w:divBdr>
            <w:top w:val="none" w:sz="0" w:space="0" w:color="auto"/>
            <w:left w:val="none" w:sz="0" w:space="0" w:color="auto"/>
            <w:bottom w:val="none" w:sz="0" w:space="0" w:color="auto"/>
            <w:right w:val="none" w:sz="0" w:space="0" w:color="auto"/>
          </w:divBdr>
        </w:div>
      </w:divsChild>
    </w:div>
    <w:div w:id="338964770">
      <w:bodyDiv w:val="1"/>
      <w:marLeft w:val="0"/>
      <w:marRight w:val="0"/>
      <w:marTop w:val="0"/>
      <w:marBottom w:val="0"/>
      <w:divBdr>
        <w:top w:val="none" w:sz="0" w:space="0" w:color="auto"/>
        <w:left w:val="none" w:sz="0" w:space="0" w:color="auto"/>
        <w:bottom w:val="none" w:sz="0" w:space="0" w:color="auto"/>
        <w:right w:val="none" w:sz="0" w:space="0" w:color="auto"/>
      </w:divBdr>
    </w:div>
    <w:div w:id="340088347">
      <w:bodyDiv w:val="1"/>
      <w:marLeft w:val="0"/>
      <w:marRight w:val="0"/>
      <w:marTop w:val="0"/>
      <w:marBottom w:val="0"/>
      <w:divBdr>
        <w:top w:val="none" w:sz="0" w:space="0" w:color="auto"/>
        <w:left w:val="none" w:sz="0" w:space="0" w:color="auto"/>
        <w:bottom w:val="none" w:sz="0" w:space="0" w:color="auto"/>
        <w:right w:val="none" w:sz="0" w:space="0" w:color="auto"/>
      </w:divBdr>
    </w:div>
    <w:div w:id="340812722">
      <w:bodyDiv w:val="1"/>
      <w:marLeft w:val="0"/>
      <w:marRight w:val="0"/>
      <w:marTop w:val="0"/>
      <w:marBottom w:val="0"/>
      <w:divBdr>
        <w:top w:val="none" w:sz="0" w:space="0" w:color="auto"/>
        <w:left w:val="none" w:sz="0" w:space="0" w:color="auto"/>
        <w:bottom w:val="none" w:sz="0" w:space="0" w:color="auto"/>
        <w:right w:val="none" w:sz="0" w:space="0" w:color="auto"/>
      </w:divBdr>
      <w:divsChild>
        <w:div w:id="1688436428">
          <w:marLeft w:val="0"/>
          <w:marRight w:val="0"/>
          <w:marTop w:val="0"/>
          <w:marBottom w:val="0"/>
          <w:divBdr>
            <w:top w:val="none" w:sz="0" w:space="0" w:color="auto"/>
            <w:left w:val="none" w:sz="0" w:space="0" w:color="auto"/>
            <w:bottom w:val="none" w:sz="0" w:space="0" w:color="auto"/>
            <w:right w:val="none" w:sz="0" w:space="0" w:color="auto"/>
          </w:divBdr>
          <w:divsChild>
            <w:div w:id="198514278">
              <w:marLeft w:val="0"/>
              <w:marRight w:val="0"/>
              <w:marTop w:val="0"/>
              <w:marBottom w:val="0"/>
              <w:divBdr>
                <w:top w:val="none" w:sz="0" w:space="0" w:color="auto"/>
                <w:left w:val="none" w:sz="0" w:space="0" w:color="auto"/>
                <w:bottom w:val="none" w:sz="0" w:space="0" w:color="auto"/>
                <w:right w:val="none" w:sz="0" w:space="0" w:color="auto"/>
              </w:divBdr>
            </w:div>
            <w:div w:id="54329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856611">
      <w:bodyDiv w:val="1"/>
      <w:marLeft w:val="0"/>
      <w:marRight w:val="0"/>
      <w:marTop w:val="0"/>
      <w:marBottom w:val="0"/>
      <w:divBdr>
        <w:top w:val="none" w:sz="0" w:space="0" w:color="auto"/>
        <w:left w:val="none" w:sz="0" w:space="0" w:color="auto"/>
        <w:bottom w:val="none" w:sz="0" w:space="0" w:color="auto"/>
        <w:right w:val="none" w:sz="0" w:space="0" w:color="auto"/>
      </w:divBdr>
    </w:div>
    <w:div w:id="342321631">
      <w:bodyDiv w:val="1"/>
      <w:marLeft w:val="0"/>
      <w:marRight w:val="0"/>
      <w:marTop w:val="0"/>
      <w:marBottom w:val="0"/>
      <w:divBdr>
        <w:top w:val="none" w:sz="0" w:space="0" w:color="auto"/>
        <w:left w:val="none" w:sz="0" w:space="0" w:color="auto"/>
        <w:bottom w:val="none" w:sz="0" w:space="0" w:color="auto"/>
        <w:right w:val="none" w:sz="0" w:space="0" w:color="auto"/>
      </w:divBdr>
      <w:divsChild>
        <w:div w:id="255484705">
          <w:marLeft w:val="1166"/>
          <w:marRight w:val="0"/>
          <w:marTop w:val="96"/>
          <w:marBottom w:val="0"/>
          <w:divBdr>
            <w:top w:val="none" w:sz="0" w:space="0" w:color="auto"/>
            <w:left w:val="none" w:sz="0" w:space="0" w:color="auto"/>
            <w:bottom w:val="none" w:sz="0" w:space="0" w:color="auto"/>
            <w:right w:val="none" w:sz="0" w:space="0" w:color="auto"/>
          </w:divBdr>
        </w:div>
        <w:div w:id="414740193">
          <w:marLeft w:val="1800"/>
          <w:marRight w:val="0"/>
          <w:marTop w:val="86"/>
          <w:marBottom w:val="0"/>
          <w:divBdr>
            <w:top w:val="none" w:sz="0" w:space="0" w:color="auto"/>
            <w:left w:val="none" w:sz="0" w:space="0" w:color="auto"/>
            <w:bottom w:val="none" w:sz="0" w:space="0" w:color="auto"/>
            <w:right w:val="none" w:sz="0" w:space="0" w:color="auto"/>
          </w:divBdr>
        </w:div>
        <w:div w:id="765033147">
          <w:marLeft w:val="547"/>
          <w:marRight w:val="0"/>
          <w:marTop w:val="115"/>
          <w:marBottom w:val="0"/>
          <w:divBdr>
            <w:top w:val="none" w:sz="0" w:space="0" w:color="auto"/>
            <w:left w:val="none" w:sz="0" w:space="0" w:color="auto"/>
            <w:bottom w:val="none" w:sz="0" w:space="0" w:color="auto"/>
            <w:right w:val="none" w:sz="0" w:space="0" w:color="auto"/>
          </w:divBdr>
        </w:div>
        <w:div w:id="960842424">
          <w:marLeft w:val="1166"/>
          <w:marRight w:val="0"/>
          <w:marTop w:val="96"/>
          <w:marBottom w:val="0"/>
          <w:divBdr>
            <w:top w:val="none" w:sz="0" w:space="0" w:color="auto"/>
            <w:left w:val="none" w:sz="0" w:space="0" w:color="auto"/>
            <w:bottom w:val="none" w:sz="0" w:space="0" w:color="auto"/>
            <w:right w:val="none" w:sz="0" w:space="0" w:color="auto"/>
          </w:divBdr>
        </w:div>
        <w:div w:id="1464226891">
          <w:marLeft w:val="1800"/>
          <w:marRight w:val="0"/>
          <w:marTop w:val="86"/>
          <w:marBottom w:val="0"/>
          <w:divBdr>
            <w:top w:val="none" w:sz="0" w:space="0" w:color="auto"/>
            <w:left w:val="none" w:sz="0" w:space="0" w:color="auto"/>
            <w:bottom w:val="none" w:sz="0" w:space="0" w:color="auto"/>
            <w:right w:val="none" w:sz="0" w:space="0" w:color="auto"/>
          </w:divBdr>
        </w:div>
        <w:div w:id="1968850707">
          <w:marLeft w:val="547"/>
          <w:marRight w:val="0"/>
          <w:marTop w:val="115"/>
          <w:marBottom w:val="0"/>
          <w:divBdr>
            <w:top w:val="none" w:sz="0" w:space="0" w:color="auto"/>
            <w:left w:val="none" w:sz="0" w:space="0" w:color="auto"/>
            <w:bottom w:val="none" w:sz="0" w:space="0" w:color="auto"/>
            <w:right w:val="none" w:sz="0" w:space="0" w:color="auto"/>
          </w:divBdr>
        </w:div>
      </w:divsChild>
    </w:div>
    <w:div w:id="342635662">
      <w:bodyDiv w:val="1"/>
      <w:marLeft w:val="0"/>
      <w:marRight w:val="0"/>
      <w:marTop w:val="0"/>
      <w:marBottom w:val="0"/>
      <w:divBdr>
        <w:top w:val="none" w:sz="0" w:space="0" w:color="auto"/>
        <w:left w:val="none" w:sz="0" w:space="0" w:color="auto"/>
        <w:bottom w:val="none" w:sz="0" w:space="0" w:color="auto"/>
        <w:right w:val="none" w:sz="0" w:space="0" w:color="auto"/>
      </w:divBdr>
      <w:divsChild>
        <w:div w:id="11105625">
          <w:marLeft w:val="806"/>
          <w:marRight w:val="0"/>
          <w:marTop w:val="120"/>
          <w:marBottom w:val="0"/>
          <w:divBdr>
            <w:top w:val="none" w:sz="0" w:space="0" w:color="auto"/>
            <w:left w:val="none" w:sz="0" w:space="0" w:color="auto"/>
            <w:bottom w:val="none" w:sz="0" w:space="0" w:color="auto"/>
            <w:right w:val="none" w:sz="0" w:space="0" w:color="auto"/>
          </w:divBdr>
        </w:div>
        <w:div w:id="238370341">
          <w:marLeft w:val="1354"/>
          <w:marRight w:val="0"/>
          <w:marTop w:val="120"/>
          <w:marBottom w:val="0"/>
          <w:divBdr>
            <w:top w:val="none" w:sz="0" w:space="0" w:color="auto"/>
            <w:left w:val="none" w:sz="0" w:space="0" w:color="auto"/>
            <w:bottom w:val="none" w:sz="0" w:space="0" w:color="auto"/>
            <w:right w:val="none" w:sz="0" w:space="0" w:color="auto"/>
          </w:divBdr>
        </w:div>
        <w:div w:id="1119102546">
          <w:marLeft w:val="1354"/>
          <w:marRight w:val="0"/>
          <w:marTop w:val="120"/>
          <w:marBottom w:val="0"/>
          <w:divBdr>
            <w:top w:val="none" w:sz="0" w:space="0" w:color="auto"/>
            <w:left w:val="none" w:sz="0" w:space="0" w:color="auto"/>
            <w:bottom w:val="none" w:sz="0" w:space="0" w:color="auto"/>
            <w:right w:val="none" w:sz="0" w:space="0" w:color="auto"/>
          </w:divBdr>
        </w:div>
        <w:div w:id="1247496409">
          <w:marLeft w:val="806"/>
          <w:marRight w:val="0"/>
          <w:marTop w:val="120"/>
          <w:marBottom w:val="0"/>
          <w:divBdr>
            <w:top w:val="none" w:sz="0" w:space="0" w:color="auto"/>
            <w:left w:val="none" w:sz="0" w:space="0" w:color="auto"/>
            <w:bottom w:val="none" w:sz="0" w:space="0" w:color="auto"/>
            <w:right w:val="none" w:sz="0" w:space="0" w:color="auto"/>
          </w:divBdr>
        </w:div>
        <w:div w:id="1470594111">
          <w:marLeft w:val="274"/>
          <w:marRight w:val="0"/>
          <w:marTop w:val="120"/>
          <w:marBottom w:val="0"/>
          <w:divBdr>
            <w:top w:val="none" w:sz="0" w:space="0" w:color="auto"/>
            <w:left w:val="none" w:sz="0" w:space="0" w:color="auto"/>
            <w:bottom w:val="none" w:sz="0" w:space="0" w:color="auto"/>
            <w:right w:val="none" w:sz="0" w:space="0" w:color="auto"/>
          </w:divBdr>
        </w:div>
      </w:divsChild>
    </w:div>
    <w:div w:id="342978859">
      <w:bodyDiv w:val="1"/>
      <w:marLeft w:val="0"/>
      <w:marRight w:val="0"/>
      <w:marTop w:val="0"/>
      <w:marBottom w:val="0"/>
      <w:divBdr>
        <w:top w:val="none" w:sz="0" w:space="0" w:color="auto"/>
        <w:left w:val="none" w:sz="0" w:space="0" w:color="auto"/>
        <w:bottom w:val="none" w:sz="0" w:space="0" w:color="auto"/>
        <w:right w:val="none" w:sz="0" w:space="0" w:color="auto"/>
      </w:divBdr>
    </w:div>
    <w:div w:id="344212047">
      <w:bodyDiv w:val="1"/>
      <w:marLeft w:val="0"/>
      <w:marRight w:val="0"/>
      <w:marTop w:val="0"/>
      <w:marBottom w:val="0"/>
      <w:divBdr>
        <w:top w:val="none" w:sz="0" w:space="0" w:color="auto"/>
        <w:left w:val="none" w:sz="0" w:space="0" w:color="auto"/>
        <w:bottom w:val="none" w:sz="0" w:space="0" w:color="auto"/>
        <w:right w:val="none" w:sz="0" w:space="0" w:color="auto"/>
      </w:divBdr>
    </w:div>
    <w:div w:id="344214242">
      <w:bodyDiv w:val="1"/>
      <w:marLeft w:val="0"/>
      <w:marRight w:val="0"/>
      <w:marTop w:val="0"/>
      <w:marBottom w:val="0"/>
      <w:divBdr>
        <w:top w:val="none" w:sz="0" w:space="0" w:color="auto"/>
        <w:left w:val="none" w:sz="0" w:space="0" w:color="auto"/>
        <w:bottom w:val="none" w:sz="0" w:space="0" w:color="auto"/>
        <w:right w:val="none" w:sz="0" w:space="0" w:color="auto"/>
      </w:divBdr>
      <w:divsChild>
        <w:div w:id="119762463">
          <w:marLeft w:val="0"/>
          <w:marRight w:val="0"/>
          <w:marTop w:val="0"/>
          <w:marBottom w:val="0"/>
          <w:divBdr>
            <w:top w:val="none" w:sz="0" w:space="0" w:color="auto"/>
            <w:left w:val="none" w:sz="0" w:space="0" w:color="auto"/>
            <w:bottom w:val="none" w:sz="0" w:space="0" w:color="auto"/>
            <w:right w:val="none" w:sz="0" w:space="0" w:color="auto"/>
          </w:divBdr>
        </w:div>
        <w:div w:id="518472611">
          <w:marLeft w:val="0"/>
          <w:marRight w:val="0"/>
          <w:marTop w:val="0"/>
          <w:marBottom w:val="0"/>
          <w:divBdr>
            <w:top w:val="none" w:sz="0" w:space="0" w:color="auto"/>
            <w:left w:val="none" w:sz="0" w:space="0" w:color="auto"/>
            <w:bottom w:val="none" w:sz="0" w:space="0" w:color="auto"/>
            <w:right w:val="none" w:sz="0" w:space="0" w:color="auto"/>
          </w:divBdr>
        </w:div>
        <w:div w:id="1152797959">
          <w:marLeft w:val="0"/>
          <w:marRight w:val="0"/>
          <w:marTop w:val="0"/>
          <w:marBottom w:val="0"/>
          <w:divBdr>
            <w:top w:val="none" w:sz="0" w:space="0" w:color="auto"/>
            <w:left w:val="none" w:sz="0" w:space="0" w:color="auto"/>
            <w:bottom w:val="none" w:sz="0" w:space="0" w:color="auto"/>
            <w:right w:val="none" w:sz="0" w:space="0" w:color="auto"/>
          </w:divBdr>
        </w:div>
        <w:div w:id="1196699691">
          <w:marLeft w:val="0"/>
          <w:marRight w:val="0"/>
          <w:marTop w:val="0"/>
          <w:marBottom w:val="0"/>
          <w:divBdr>
            <w:top w:val="none" w:sz="0" w:space="0" w:color="auto"/>
            <w:left w:val="none" w:sz="0" w:space="0" w:color="auto"/>
            <w:bottom w:val="none" w:sz="0" w:space="0" w:color="auto"/>
            <w:right w:val="none" w:sz="0" w:space="0" w:color="auto"/>
          </w:divBdr>
        </w:div>
        <w:div w:id="1562254868">
          <w:marLeft w:val="0"/>
          <w:marRight w:val="0"/>
          <w:marTop w:val="0"/>
          <w:marBottom w:val="0"/>
          <w:divBdr>
            <w:top w:val="none" w:sz="0" w:space="0" w:color="auto"/>
            <w:left w:val="none" w:sz="0" w:space="0" w:color="auto"/>
            <w:bottom w:val="none" w:sz="0" w:space="0" w:color="auto"/>
            <w:right w:val="none" w:sz="0" w:space="0" w:color="auto"/>
          </w:divBdr>
        </w:div>
        <w:div w:id="1911424775">
          <w:marLeft w:val="0"/>
          <w:marRight w:val="0"/>
          <w:marTop w:val="0"/>
          <w:marBottom w:val="0"/>
          <w:divBdr>
            <w:top w:val="none" w:sz="0" w:space="0" w:color="auto"/>
            <w:left w:val="none" w:sz="0" w:space="0" w:color="auto"/>
            <w:bottom w:val="none" w:sz="0" w:space="0" w:color="auto"/>
            <w:right w:val="none" w:sz="0" w:space="0" w:color="auto"/>
          </w:divBdr>
        </w:div>
      </w:divsChild>
    </w:div>
    <w:div w:id="344751822">
      <w:bodyDiv w:val="1"/>
      <w:marLeft w:val="0"/>
      <w:marRight w:val="0"/>
      <w:marTop w:val="0"/>
      <w:marBottom w:val="0"/>
      <w:divBdr>
        <w:top w:val="none" w:sz="0" w:space="0" w:color="auto"/>
        <w:left w:val="none" w:sz="0" w:space="0" w:color="auto"/>
        <w:bottom w:val="none" w:sz="0" w:space="0" w:color="auto"/>
        <w:right w:val="none" w:sz="0" w:space="0" w:color="auto"/>
      </w:divBdr>
    </w:div>
    <w:div w:id="345057860">
      <w:bodyDiv w:val="1"/>
      <w:marLeft w:val="0"/>
      <w:marRight w:val="0"/>
      <w:marTop w:val="0"/>
      <w:marBottom w:val="0"/>
      <w:divBdr>
        <w:top w:val="none" w:sz="0" w:space="0" w:color="auto"/>
        <w:left w:val="none" w:sz="0" w:space="0" w:color="auto"/>
        <w:bottom w:val="none" w:sz="0" w:space="0" w:color="auto"/>
        <w:right w:val="none" w:sz="0" w:space="0" w:color="auto"/>
      </w:divBdr>
    </w:div>
    <w:div w:id="345209870">
      <w:bodyDiv w:val="1"/>
      <w:marLeft w:val="0"/>
      <w:marRight w:val="0"/>
      <w:marTop w:val="0"/>
      <w:marBottom w:val="0"/>
      <w:divBdr>
        <w:top w:val="none" w:sz="0" w:space="0" w:color="auto"/>
        <w:left w:val="none" w:sz="0" w:space="0" w:color="auto"/>
        <w:bottom w:val="none" w:sz="0" w:space="0" w:color="auto"/>
        <w:right w:val="none" w:sz="0" w:space="0" w:color="auto"/>
      </w:divBdr>
    </w:div>
    <w:div w:id="345401919">
      <w:bodyDiv w:val="1"/>
      <w:marLeft w:val="0"/>
      <w:marRight w:val="0"/>
      <w:marTop w:val="0"/>
      <w:marBottom w:val="0"/>
      <w:divBdr>
        <w:top w:val="none" w:sz="0" w:space="0" w:color="auto"/>
        <w:left w:val="none" w:sz="0" w:space="0" w:color="auto"/>
        <w:bottom w:val="none" w:sz="0" w:space="0" w:color="auto"/>
        <w:right w:val="none" w:sz="0" w:space="0" w:color="auto"/>
      </w:divBdr>
    </w:div>
    <w:div w:id="345642595">
      <w:bodyDiv w:val="1"/>
      <w:marLeft w:val="0"/>
      <w:marRight w:val="0"/>
      <w:marTop w:val="0"/>
      <w:marBottom w:val="0"/>
      <w:divBdr>
        <w:top w:val="none" w:sz="0" w:space="0" w:color="auto"/>
        <w:left w:val="none" w:sz="0" w:space="0" w:color="auto"/>
        <w:bottom w:val="none" w:sz="0" w:space="0" w:color="auto"/>
        <w:right w:val="none" w:sz="0" w:space="0" w:color="auto"/>
      </w:divBdr>
    </w:div>
    <w:div w:id="345791768">
      <w:bodyDiv w:val="1"/>
      <w:marLeft w:val="0"/>
      <w:marRight w:val="0"/>
      <w:marTop w:val="0"/>
      <w:marBottom w:val="0"/>
      <w:divBdr>
        <w:top w:val="none" w:sz="0" w:space="0" w:color="auto"/>
        <w:left w:val="none" w:sz="0" w:space="0" w:color="auto"/>
        <w:bottom w:val="none" w:sz="0" w:space="0" w:color="auto"/>
        <w:right w:val="none" w:sz="0" w:space="0" w:color="auto"/>
      </w:divBdr>
    </w:div>
    <w:div w:id="346061277">
      <w:bodyDiv w:val="1"/>
      <w:marLeft w:val="0"/>
      <w:marRight w:val="0"/>
      <w:marTop w:val="0"/>
      <w:marBottom w:val="0"/>
      <w:divBdr>
        <w:top w:val="none" w:sz="0" w:space="0" w:color="auto"/>
        <w:left w:val="none" w:sz="0" w:space="0" w:color="auto"/>
        <w:bottom w:val="none" w:sz="0" w:space="0" w:color="auto"/>
        <w:right w:val="none" w:sz="0" w:space="0" w:color="auto"/>
      </w:divBdr>
    </w:div>
    <w:div w:id="346175932">
      <w:bodyDiv w:val="1"/>
      <w:marLeft w:val="0"/>
      <w:marRight w:val="0"/>
      <w:marTop w:val="0"/>
      <w:marBottom w:val="0"/>
      <w:divBdr>
        <w:top w:val="none" w:sz="0" w:space="0" w:color="auto"/>
        <w:left w:val="none" w:sz="0" w:space="0" w:color="auto"/>
        <w:bottom w:val="none" w:sz="0" w:space="0" w:color="auto"/>
        <w:right w:val="none" w:sz="0" w:space="0" w:color="auto"/>
      </w:divBdr>
    </w:div>
    <w:div w:id="346299814">
      <w:bodyDiv w:val="1"/>
      <w:marLeft w:val="0"/>
      <w:marRight w:val="0"/>
      <w:marTop w:val="0"/>
      <w:marBottom w:val="0"/>
      <w:divBdr>
        <w:top w:val="none" w:sz="0" w:space="0" w:color="auto"/>
        <w:left w:val="none" w:sz="0" w:space="0" w:color="auto"/>
        <w:bottom w:val="none" w:sz="0" w:space="0" w:color="auto"/>
        <w:right w:val="none" w:sz="0" w:space="0" w:color="auto"/>
      </w:divBdr>
    </w:div>
    <w:div w:id="346643993">
      <w:bodyDiv w:val="1"/>
      <w:marLeft w:val="0"/>
      <w:marRight w:val="0"/>
      <w:marTop w:val="0"/>
      <w:marBottom w:val="0"/>
      <w:divBdr>
        <w:top w:val="none" w:sz="0" w:space="0" w:color="auto"/>
        <w:left w:val="none" w:sz="0" w:space="0" w:color="auto"/>
        <w:bottom w:val="none" w:sz="0" w:space="0" w:color="auto"/>
        <w:right w:val="none" w:sz="0" w:space="0" w:color="auto"/>
      </w:divBdr>
    </w:div>
    <w:div w:id="347878043">
      <w:bodyDiv w:val="1"/>
      <w:marLeft w:val="0"/>
      <w:marRight w:val="0"/>
      <w:marTop w:val="0"/>
      <w:marBottom w:val="0"/>
      <w:divBdr>
        <w:top w:val="none" w:sz="0" w:space="0" w:color="auto"/>
        <w:left w:val="none" w:sz="0" w:space="0" w:color="auto"/>
        <w:bottom w:val="none" w:sz="0" w:space="0" w:color="auto"/>
        <w:right w:val="none" w:sz="0" w:space="0" w:color="auto"/>
      </w:divBdr>
    </w:div>
    <w:div w:id="348996111">
      <w:bodyDiv w:val="1"/>
      <w:marLeft w:val="0"/>
      <w:marRight w:val="0"/>
      <w:marTop w:val="0"/>
      <w:marBottom w:val="0"/>
      <w:divBdr>
        <w:top w:val="none" w:sz="0" w:space="0" w:color="auto"/>
        <w:left w:val="none" w:sz="0" w:space="0" w:color="auto"/>
        <w:bottom w:val="none" w:sz="0" w:space="0" w:color="auto"/>
        <w:right w:val="none" w:sz="0" w:space="0" w:color="auto"/>
      </w:divBdr>
    </w:div>
    <w:div w:id="349068446">
      <w:bodyDiv w:val="1"/>
      <w:marLeft w:val="0"/>
      <w:marRight w:val="0"/>
      <w:marTop w:val="0"/>
      <w:marBottom w:val="0"/>
      <w:divBdr>
        <w:top w:val="none" w:sz="0" w:space="0" w:color="auto"/>
        <w:left w:val="none" w:sz="0" w:space="0" w:color="auto"/>
        <w:bottom w:val="none" w:sz="0" w:space="0" w:color="auto"/>
        <w:right w:val="none" w:sz="0" w:space="0" w:color="auto"/>
      </w:divBdr>
      <w:divsChild>
        <w:div w:id="161433596">
          <w:marLeft w:val="1166"/>
          <w:marRight w:val="0"/>
          <w:marTop w:val="72"/>
          <w:marBottom w:val="0"/>
          <w:divBdr>
            <w:top w:val="none" w:sz="0" w:space="0" w:color="auto"/>
            <w:left w:val="none" w:sz="0" w:space="0" w:color="auto"/>
            <w:bottom w:val="none" w:sz="0" w:space="0" w:color="auto"/>
            <w:right w:val="none" w:sz="0" w:space="0" w:color="auto"/>
          </w:divBdr>
        </w:div>
        <w:div w:id="279149712">
          <w:marLeft w:val="1166"/>
          <w:marRight w:val="0"/>
          <w:marTop w:val="72"/>
          <w:marBottom w:val="0"/>
          <w:divBdr>
            <w:top w:val="none" w:sz="0" w:space="0" w:color="auto"/>
            <w:left w:val="none" w:sz="0" w:space="0" w:color="auto"/>
            <w:bottom w:val="none" w:sz="0" w:space="0" w:color="auto"/>
            <w:right w:val="none" w:sz="0" w:space="0" w:color="auto"/>
          </w:divBdr>
        </w:div>
        <w:div w:id="305818495">
          <w:marLeft w:val="547"/>
          <w:marRight w:val="0"/>
          <w:marTop w:val="86"/>
          <w:marBottom w:val="0"/>
          <w:divBdr>
            <w:top w:val="none" w:sz="0" w:space="0" w:color="auto"/>
            <w:left w:val="none" w:sz="0" w:space="0" w:color="auto"/>
            <w:bottom w:val="none" w:sz="0" w:space="0" w:color="auto"/>
            <w:right w:val="none" w:sz="0" w:space="0" w:color="auto"/>
          </w:divBdr>
        </w:div>
        <w:div w:id="312225009">
          <w:marLeft w:val="1166"/>
          <w:marRight w:val="0"/>
          <w:marTop w:val="72"/>
          <w:marBottom w:val="0"/>
          <w:divBdr>
            <w:top w:val="none" w:sz="0" w:space="0" w:color="auto"/>
            <w:left w:val="none" w:sz="0" w:space="0" w:color="auto"/>
            <w:bottom w:val="none" w:sz="0" w:space="0" w:color="auto"/>
            <w:right w:val="none" w:sz="0" w:space="0" w:color="auto"/>
          </w:divBdr>
        </w:div>
        <w:div w:id="324676264">
          <w:marLeft w:val="1800"/>
          <w:marRight w:val="0"/>
          <w:marTop w:val="62"/>
          <w:marBottom w:val="0"/>
          <w:divBdr>
            <w:top w:val="none" w:sz="0" w:space="0" w:color="auto"/>
            <w:left w:val="none" w:sz="0" w:space="0" w:color="auto"/>
            <w:bottom w:val="none" w:sz="0" w:space="0" w:color="auto"/>
            <w:right w:val="none" w:sz="0" w:space="0" w:color="auto"/>
          </w:divBdr>
        </w:div>
        <w:div w:id="423191252">
          <w:marLeft w:val="1800"/>
          <w:marRight w:val="0"/>
          <w:marTop w:val="62"/>
          <w:marBottom w:val="0"/>
          <w:divBdr>
            <w:top w:val="none" w:sz="0" w:space="0" w:color="auto"/>
            <w:left w:val="none" w:sz="0" w:space="0" w:color="auto"/>
            <w:bottom w:val="none" w:sz="0" w:space="0" w:color="auto"/>
            <w:right w:val="none" w:sz="0" w:space="0" w:color="auto"/>
          </w:divBdr>
        </w:div>
        <w:div w:id="556279205">
          <w:marLeft w:val="547"/>
          <w:marRight w:val="0"/>
          <w:marTop w:val="86"/>
          <w:marBottom w:val="0"/>
          <w:divBdr>
            <w:top w:val="none" w:sz="0" w:space="0" w:color="auto"/>
            <w:left w:val="none" w:sz="0" w:space="0" w:color="auto"/>
            <w:bottom w:val="none" w:sz="0" w:space="0" w:color="auto"/>
            <w:right w:val="none" w:sz="0" w:space="0" w:color="auto"/>
          </w:divBdr>
        </w:div>
        <w:div w:id="696931181">
          <w:marLeft w:val="1166"/>
          <w:marRight w:val="0"/>
          <w:marTop w:val="72"/>
          <w:marBottom w:val="0"/>
          <w:divBdr>
            <w:top w:val="none" w:sz="0" w:space="0" w:color="auto"/>
            <w:left w:val="none" w:sz="0" w:space="0" w:color="auto"/>
            <w:bottom w:val="none" w:sz="0" w:space="0" w:color="auto"/>
            <w:right w:val="none" w:sz="0" w:space="0" w:color="auto"/>
          </w:divBdr>
        </w:div>
        <w:div w:id="994723225">
          <w:marLeft w:val="1166"/>
          <w:marRight w:val="0"/>
          <w:marTop w:val="72"/>
          <w:marBottom w:val="0"/>
          <w:divBdr>
            <w:top w:val="none" w:sz="0" w:space="0" w:color="auto"/>
            <w:left w:val="none" w:sz="0" w:space="0" w:color="auto"/>
            <w:bottom w:val="none" w:sz="0" w:space="0" w:color="auto"/>
            <w:right w:val="none" w:sz="0" w:space="0" w:color="auto"/>
          </w:divBdr>
        </w:div>
        <w:div w:id="1097674016">
          <w:marLeft w:val="1800"/>
          <w:marRight w:val="0"/>
          <w:marTop w:val="62"/>
          <w:marBottom w:val="0"/>
          <w:divBdr>
            <w:top w:val="none" w:sz="0" w:space="0" w:color="auto"/>
            <w:left w:val="none" w:sz="0" w:space="0" w:color="auto"/>
            <w:bottom w:val="none" w:sz="0" w:space="0" w:color="auto"/>
            <w:right w:val="none" w:sz="0" w:space="0" w:color="auto"/>
          </w:divBdr>
        </w:div>
        <w:div w:id="1104304219">
          <w:marLeft w:val="1166"/>
          <w:marRight w:val="0"/>
          <w:marTop w:val="72"/>
          <w:marBottom w:val="0"/>
          <w:divBdr>
            <w:top w:val="none" w:sz="0" w:space="0" w:color="auto"/>
            <w:left w:val="none" w:sz="0" w:space="0" w:color="auto"/>
            <w:bottom w:val="none" w:sz="0" w:space="0" w:color="auto"/>
            <w:right w:val="none" w:sz="0" w:space="0" w:color="auto"/>
          </w:divBdr>
        </w:div>
        <w:div w:id="1209688138">
          <w:marLeft w:val="1166"/>
          <w:marRight w:val="0"/>
          <w:marTop w:val="72"/>
          <w:marBottom w:val="0"/>
          <w:divBdr>
            <w:top w:val="none" w:sz="0" w:space="0" w:color="auto"/>
            <w:left w:val="none" w:sz="0" w:space="0" w:color="auto"/>
            <w:bottom w:val="none" w:sz="0" w:space="0" w:color="auto"/>
            <w:right w:val="none" w:sz="0" w:space="0" w:color="auto"/>
          </w:divBdr>
        </w:div>
        <w:div w:id="1454009633">
          <w:marLeft w:val="1800"/>
          <w:marRight w:val="0"/>
          <w:marTop w:val="62"/>
          <w:marBottom w:val="0"/>
          <w:divBdr>
            <w:top w:val="none" w:sz="0" w:space="0" w:color="auto"/>
            <w:left w:val="none" w:sz="0" w:space="0" w:color="auto"/>
            <w:bottom w:val="none" w:sz="0" w:space="0" w:color="auto"/>
            <w:right w:val="none" w:sz="0" w:space="0" w:color="auto"/>
          </w:divBdr>
        </w:div>
        <w:div w:id="1647199524">
          <w:marLeft w:val="1166"/>
          <w:marRight w:val="0"/>
          <w:marTop w:val="72"/>
          <w:marBottom w:val="0"/>
          <w:divBdr>
            <w:top w:val="none" w:sz="0" w:space="0" w:color="auto"/>
            <w:left w:val="none" w:sz="0" w:space="0" w:color="auto"/>
            <w:bottom w:val="none" w:sz="0" w:space="0" w:color="auto"/>
            <w:right w:val="none" w:sz="0" w:space="0" w:color="auto"/>
          </w:divBdr>
        </w:div>
        <w:div w:id="1695956476">
          <w:marLeft w:val="1166"/>
          <w:marRight w:val="0"/>
          <w:marTop w:val="72"/>
          <w:marBottom w:val="0"/>
          <w:divBdr>
            <w:top w:val="none" w:sz="0" w:space="0" w:color="auto"/>
            <w:left w:val="none" w:sz="0" w:space="0" w:color="auto"/>
            <w:bottom w:val="none" w:sz="0" w:space="0" w:color="auto"/>
            <w:right w:val="none" w:sz="0" w:space="0" w:color="auto"/>
          </w:divBdr>
        </w:div>
        <w:div w:id="1771000873">
          <w:marLeft w:val="1166"/>
          <w:marRight w:val="0"/>
          <w:marTop w:val="72"/>
          <w:marBottom w:val="0"/>
          <w:divBdr>
            <w:top w:val="none" w:sz="0" w:space="0" w:color="auto"/>
            <w:left w:val="none" w:sz="0" w:space="0" w:color="auto"/>
            <w:bottom w:val="none" w:sz="0" w:space="0" w:color="auto"/>
            <w:right w:val="none" w:sz="0" w:space="0" w:color="auto"/>
          </w:divBdr>
        </w:div>
        <w:div w:id="1870144670">
          <w:marLeft w:val="1800"/>
          <w:marRight w:val="0"/>
          <w:marTop w:val="62"/>
          <w:marBottom w:val="0"/>
          <w:divBdr>
            <w:top w:val="none" w:sz="0" w:space="0" w:color="auto"/>
            <w:left w:val="none" w:sz="0" w:space="0" w:color="auto"/>
            <w:bottom w:val="none" w:sz="0" w:space="0" w:color="auto"/>
            <w:right w:val="none" w:sz="0" w:space="0" w:color="auto"/>
          </w:divBdr>
        </w:div>
        <w:div w:id="1917276432">
          <w:marLeft w:val="1166"/>
          <w:marRight w:val="0"/>
          <w:marTop w:val="72"/>
          <w:marBottom w:val="0"/>
          <w:divBdr>
            <w:top w:val="none" w:sz="0" w:space="0" w:color="auto"/>
            <w:left w:val="none" w:sz="0" w:space="0" w:color="auto"/>
            <w:bottom w:val="none" w:sz="0" w:space="0" w:color="auto"/>
            <w:right w:val="none" w:sz="0" w:space="0" w:color="auto"/>
          </w:divBdr>
        </w:div>
        <w:div w:id="2008558194">
          <w:marLeft w:val="1166"/>
          <w:marRight w:val="0"/>
          <w:marTop w:val="72"/>
          <w:marBottom w:val="0"/>
          <w:divBdr>
            <w:top w:val="none" w:sz="0" w:space="0" w:color="auto"/>
            <w:left w:val="none" w:sz="0" w:space="0" w:color="auto"/>
            <w:bottom w:val="none" w:sz="0" w:space="0" w:color="auto"/>
            <w:right w:val="none" w:sz="0" w:space="0" w:color="auto"/>
          </w:divBdr>
        </w:div>
        <w:div w:id="2080521186">
          <w:marLeft w:val="1166"/>
          <w:marRight w:val="0"/>
          <w:marTop w:val="72"/>
          <w:marBottom w:val="0"/>
          <w:divBdr>
            <w:top w:val="none" w:sz="0" w:space="0" w:color="auto"/>
            <w:left w:val="none" w:sz="0" w:space="0" w:color="auto"/>
            <w:bottom w:val="none" w:sz="0" w:space="0" w:color="auto"/>
            <w:right w:val="none" w:sz="0" w:space="0" w:color="auto"/>
          </w:divBdr>
        </w:div>
        <w:div w:id="2121532083">
          <w:marLeft w:val="547"/>
          <w:marRight w:val="0"/>
          <w:marTop w:val="86"/>
          <w:marBottom w:val="0"/>
          <w:divBdr>
            <w:top w:val="none" w:sz="0" w:space="0" w:color="auto"/>
            <w:left w:val="none" w:sz="0" w:space="0" w:color="auto"/>
            <w:bottom w:val="none" w:sz="0" w:space="0" w:color="auto"/>
            <w:right w:val="none" w:sz="0" w:space="0" w:color="auto"/>
          </w:divBdr>
        </w:div>
        <w:div w:id="2135326374">
          <w:marLeft w:val="547"/>
          <w:marRight w:val="0"/>
          <w:marTop w:val="86"/>
          <w:marBottom w:val="0"/>
          <w:divBdr>
            <w:top w:val="none" w:sz="0" w:space="0" w:color="auto"/>
            <w:left w:val="none" w:sz="0" w:space="0" w:color="auto"/>
            <w:bottom w:val="none" w:sz="0" w:space="0" w:color="auto"/>
            <w:right w:val="none" w:sz="0" w:space="0" w:color="auto"/>
          </w:divBdr>
        </w:div>
      </w:divsChild>
    </w:div>
    <w:div w:id="350299675">
      <w:bodyDiv w:val="1"/>
      <w:marLeft w:val="0"/>
      <w:marRight w:val="0"/>
      <w:marTop w:val="0"/>
      <w:marBottom w:val="0"/>
      <w:divBdr>
        <w:top w:val="none" w:sz="0" w:space="0" w:color="auto"/>
        <w:left w:val="none" w:sz="0" w:space="0" w:color="auto"/>
        <w:bottom w:val="none" w:sz="0" w:space="0" w:color="auto"/>
        <w:right w:val="none" w:sz="0" w:space="0" w:color="auto"/>
      </w:divBdr>
    </w:div>
    <w:div w:id="350648568">
      <w:bodyDiv w:val="1"/>
      <w:marLeft w:val="0"/>
      <w:marRight w:val="0"/>
      <w:marTop w:val="0"/>
      <w:marBottom w:val="0"/>
      <w:divBdr>
        <w:top w:val="none" w:sz="0" w:space="0" w:color="auto"/>
        <w:left w:val="none" w:sz="0" w:space="0" w:color="auto"/>
        <w:bottom w:val="none" w:sz="0" w:space="0" w:color="auto"/>
        <w:right w:val="none" w:sz="0" w:space="0" w:color="auto"/>
      </w:divBdr>
      <w:divsChild>
        <w:div w:id="16779662">
          <w:marLeft w:val="1800"/>
          <w:marRight w:val="0"/>
          <w:marTop w:val="100"/>
          <w:marBottom w:val="0"/>
          <w:divBdr>
            <w:top w:val="none" w:sz="0" w:space="0" w:color="auto"/>
            <w:left w:val="none" w:sz="0" w:space="0" w:color="auto"/>
            <w:bottom w:val="none" w:sz="0" w:space="0" w:color="auto"/>
            <w:right w:val="none" w:sz="0" w:space="0" w:color="auto"/>
          </w:divBdr>
        </w:div>
        <w:div w:id="250703441">
          <w:marLeft w:val="1800"/>
          <w:marRight w:val="0"/>
          <w:marTop w:val="100"/>
          <w:marBottom w:val="0"/>
          <w:divBdr>
            <w:top w:val="none" w:sz="0" w:space="0" w:color="auto"/>
            <w:left w:val="none" w:sz="0" w:space="0" w:color="auto"/>
            <w:bottom w:val="none" w:sz="0" w:space="0" w:color="auto"/>
            <w:right w:val="none" w:sz="0" w:space="0" w:color="auto"/>
          </w:divBdr>
        </w:div>
        <w:div w:id="265580748">
          <w:marLeft w:val="1800"/>
          <w:marRight w:val="0"/>
          <w:marTop w:val="100"/>
          <w:marBottom w:val="0"/>
          <w:divBdr>
            <w:top w:val="none" w:sz="0" w:space="0" w:color="auto"/>
            <w:left w:val="none" w:sz="0" w:space="0" w:color="auto"/>
            <w:bottom w:val="none" w:sz="0" w:space="0" w:color="auto"/>
            <w:right w:val="none" w:sz="0" w:space="0" w:color="auto"/>
          </w:divBdr>
        </w:div>
        <w:div w:id="289476456">
          <w:marLeft w:val="1080"/>
          <w:marRight w:val="0"/>
          <w:marTop w:val="100"/>
          <w:marBottom w:val="0"/>
          <w:divBdr>
            <w:top w:val="none" w:sz="0" w:space="0" w:color="auto"/>
            <w:left w:val="none" w:sz="0" w:space="0" w:color="auto"/>
            <w:bottom w:val="none" w:sz="0" w:space="0" w:color="auto"/>
            <w:right w:val="none" w:sz="0" w:space="0" w:color="auto"/>
          </w:divBdr>
        </w:div>
        <w:div w:id="313607614">
          <w:marLeft w:val="1080"/>
          <w:marRight w:val="0"/>
          <w:marTop w:val="100"/>
          <w:marBottom w:val="0"/>
          <w:divBdr>
            <w:top w:val="none" w:sz="0" w:space="0" w:color="auto"/>
            <w:left w:val="none" w:sz="0" w:space="0" w:color="auto"/>
            <w:bottom w:val="none" w:sz="0" w:space="0" w:color="auto"/>
            <w:right w:val="none" w:sz="0" w:space="0" w:color="auto"/>
          </w:divBdr>
        </w:div>
        <w:div w:id="343022163">
          <w:marLeft w:val="1800"/>
          <w:marRight w:val="0"/>
          <w:marTop w:val="100"/>
          <w:marBottom w:val="0"/>
          <w:divBdr>
            <w:top w:val="none" w:sz="0" w:space="0" w:color="auto"/>
            <w:left w:val="none" w:sz="0" w:space="0" w:color="auto"/>
            <w:bottom w:val="none" w:sz="0" w:space="0" w:color="auto"/>
            <w:right w:val="none" w:sz="0" w:space="0" w:color="auto"/>
          </w:divBdr>
        </w:div>
        <w:div w:id="938677167">
          <w:marLeft w:val="1800"/>
          <w:marRight w:val="0"/>
          <w:marTop w:val="100"/>
          <w:marBottom w:val="0"/>
          <w:divBdr>
            <w:top w:val="none" w:sz="0" w:space="0" w:color="auto"/>
            <w:left w:val="none" w:sz="0" w:space="0" w:color="auto"/>
            <w:bottom w:val="none" w:sz="0" w:space="0" w:color="auto"/>
            <w:right w:val="none" w:sz="0" w:space="0" w:color="auto"/>
          </w:divBdr>
        </w:div>
        <w:div w:id="971401952">
          <w:marLeft w:val="360"/>
          <w:marRight w:val="0"/>
          <w:marTop w:val="200"/>
          <w:marBottom w:val="0"/>
          <w:divBdr>
            <w:top w:val="none" w:sz="0" w:space="0" w:color="auto"/>
            <w:left w:val="none" w:sz="0" w:space="0" w:color="auto"/>
            <w:bottom w:val="none" w:sz="0" w:space="0" w:color="auto"/>
            <w:right w:val="none" w:sz="0" w:space="0" w:color="auto"/>
          </w:divBdr>
        </w:div>
        <w:div w:id="1585215894">
          <w:marLeft w:val="1080"/>
          <w:marRight w:val="0"/>
          <w:marTop w:val="100"/>
          <w:marBottom w:val="0"/>
          <w:divBdr>
            <w:top w:val="none" w:sz="0" w:space="0" w:color="auto"/>
            <w:left w:val="none" w:sz="0" w:space="0" w:color="auto"/>
            <w:bottom w:val="none" w:sz="0" w:space="0" w:color="auto"/>
            <w:right w:val="none" w:sz="0" w:space="0" w:color="auto"/>
          </w:divBdr>
        </w:div>
        <w:div w:id="1790902633">
          <w:marLeft w:val="2520"/>
          <w:marRight w:val="0"/>
          <w:marTop w:val="100"/>
          <w:marBottom w:val="0"/>
          <w:divBdr>
            <w:top w:val="none" w:sz="0" w:space="0" w:color="auto"/>
            <w:left w:val="none" w:sz="0" w:space="0" w:color="auto"/>
            <w:bottom w:val="none" w:sz="0" w:space="0" w:color="auto"/>
            <w:right w:val="none" w:sz="0" w:space="0" w:color="auto"/>
          </w:divBdr>
        </w:div>
      </w:divsChild>
    </w:div>
    <w:div w:id="350760884">
      <w:bodyDiv w:val="1"/>
      <w:marLeft w:val="0"/>
      <w:marRight w:val="0"/>
      <w:marTop w:val="0"/>
      <w:marBottom w:val="0"/>
      <w:divBdr>
        <w:top w:val="none" w:sz="0" w:space="0" w:color="auto"/>
        <w:left w:val="none" w:sz="0" w:space="0" w:color="auto"/>
        <w:bottom w:val="none" w:sz="0" w:space="0" w:color="auto"/>
        <w:right w:val="none" w:sz="0" w:space="0" w:color="auto"/>
      </w:divBdr>
    </w:div>
    <w:div w:id="351107959">
      <w:bodyDiv w:val="1"/>
      <w:marLeft w:val="0"/>
      <w:marRight w:val="0"/>
      <w:marTop w:val="0"/>
      <w:marBottom w:val="0"/>
      <w:divBdr>
        <w:top w:val="none" w:sz="0" w:space="0" w:color="auto"/>
        <w:left w:val="none" w:sz="0" w:space="0" w:color="auto"/>
        <w:bottom w:val="none" w:sz="0" w:space="0" w:color="auto"/>
        <w:right w:val="none" w:sz="0" w:space="0" w:color="auto"/>
      </w:divBdr>
      <w:divsChild>
        <w:div w:id="792747942">
          <w:marLeft w:val="547"/>
          <w:marRight w:val="0"/>
          <w:marTop w:val="154"/>
          <w:marBottom w:val="0"/>
          <w:divBdr>
            <w:top w:val="none" w:sz="0" w:space="0" w:color="auto"/>
            <w:left w:val="none" w:sz="0" w:space="0" w:color="auto"/>
            <w:bottom w:val="none" w:sz="0" w:space="0" w:color="auto"/>
            <w:right w:val="none" w:sz="0" w:space="0" w:color="auto"/>
          </w:divBdr>
        </w:div>
        <w:div w:id="1146512502">
          <w:marLeft w:val="1166"/>
          <w:marRight w:val="0"/>
          <w:marTop w:val="134"/>
          <w:marBottom w:val="0"/>
          <w:divBdr>
            <w:top w:val="none" w:sz="0" w:space="0" w:color="auto"/>
            <w:left w:val="none" w:sz="0" w:space="0" w:color="auto"/>
            <w:bottom w:val="none" w:sz="0" w:space="0" w:color="auto"/>
            <w:right w:val="none" w:sz="0" w:space="0" w:color="auto"/>
          </w:divBdr>
        </w:div>
        <w:div w:id="1754231187">
          <w:marLeft w:val="547"/>
          <w:marRight w:val="0"/>
          <w:marTop w:val="154"/>
          <w:marBottom w:val="0"/>
          <w:divBdr>
            <w:top w:val="none" w:sz="0" w:space="0" w:color="auto"/>
            <w:left w:val="none" w:sz="0" w:space="0" w:color="auto"/>
            <w:bottom w:val="none" w:sz="0" w:space="0" w:color="auto"/>
            <w:right w:val="none" w:sz="0" w:space="0" w:color="auto"/>
          </w:divBdr>
        </w:div>
      </w:divsChild>
    </w:div>
    <w:div w:id="351108974">
      <w:bodyDiv w:val="1"/>
      <w:marLeft w:val="0"/>
      <w:marRight w:val="0"/>
      <w:marTop w:val="0"/>
      <w:marBottom w:val="0"/>
      <w:divBdr>
        <w:top w:val="none" w:sz="0" w:space="0" w:color="auto"/>
        <w:left w:val="none" w:sz="0" w:space="0" w:color="auto"/>
        <w:bottom w:val="none" w:sz="0" w:space="0" w:color="auto"/>
        <w:right w:val="none" w:sz="0" w:space="0" w:color="auto"/>
      </w:divBdr>
      <w:divsChild>
        <w:div w:id="1692410279">
          <w:marLeft w:val="547"/>
          <w:marRight w:val="0"/>
          <w:marTop w:val="154"/>
          <w:marBottom w:val="0"/>
          <w:divBdr>
            <w:top w:val="none" w:sz="0" w:space="0" w:color="auto"/>
            <w:left w:val="none" w:sz="0" w:space="0" w:color="auto"/>
            <w:bottom w:val="none" w:sz="0" w:space="0" w:color="auto"/>
            <w:right w:val="none" w:sz="0" w:space="0" w:color="auto"/>
          </w:divBdr>
        </w:div>
      </w:divsChild>
    </w:div>
    <w:div w:id="351882679">
      <w:bodyDiv w:val="1"/>
      <w:marLeft w:val="0"/>
      <w:marRight w:val="0"/>
      <w:marTop w:val="0"/>
      <w:marBottom w:val="0"/>
      <w:divBdr>
        <w:top w:val="none" w:sz="0" w:space="0" w:color="auto"/>
        <w:left w:val="none" w:sz="0" w:space="0" w:color="auto"/>
        <w:bottom w:val="none" w:sz="0" w:space="0" w:color="auto"/>
        <w:right w:val="none" w:sz="0" w:space="0" w:color="auto"/>
      </w:divBdr>
      <w:divsChild>
        <w:div w:id="574434431">
          <w:marLeft w:val="1166"/>
          <w:marRight w:val="0"/>
          <w:marTop w:val="115"/>
          <w:marBottom w:val="0"/>
          <w:divBdr>
            <w:top w:val="none" w:sz="0" w:space="0" w:color="auto"/>
            <w:left w:val="none" w:sz="0" w:space="0" w:color="auto"/>
            <w:bottom w:val="none" w:sz="0" w:space="0" w:color="auto"/>
            <w:right w:val="none" w:sz="0" w:space="0" w:color="auto"/>
          </w:divBdr>
        </w:div>
        <w:div w:id="1934821514">
          <w:marLeft w:val="1166"/>
          <w:marRight w:val="0"/>
          <w:marTop w:val="115"/>
          <w:marBottom w:val="0"/>
          <w:divBdr>
            <w:top w:val="none" w:sz="0" w:space="0" w:color="auto"/>
            <w:left w:val="none" w:sz="0" w:space="0" w:color="auto"/>
            <w:bottom w:val="none" w:sz="0" w:space="0" w:color="auto"/>
            <w:right w:val="none" w:sz="0" w:space="0" w:color="auto"/>
          </w:divBdr>
        </w:div>
      </w:divsChild>
    </w:div>
    <w:div w:id="351954033">
      <w:bodyDiv w:val="1"/>
      <w:marLeft w:val="0"/>
      <w:marRight w:val="0"/>
      <w:marTop w:val="0"/>
      <w:marBottom w:val="0"/>
      <w:divBdr>
        <w:top w:val="none" w:sz="0" w:space="0" w:color="auto"/>
        <w:left w:val="none" w:sz="0" w:space="0" w:color="auto"/>
        <w:bottom w:val="none" w:sz="0" w:space="0" w:color="auto"/>
        <w:right w:val="none" w:sz="0" w:space="0" w:color="auto"/>
      </w:divBdr>
      <w:divsChild>
        <w:div w:id="413666022">
          <w:marLeft w:val="1166"/>
          <w:marRight w:val="0"/>
          <w:marTop w:val="96"/>
          <w:marBottom w:val="0"/>
          <w:divBdr>
            <w:top w:val="none" w:sz="0" w:space="0" w:color="auto"/>
            <w:left w:val="none" w:sz="0" w:space="0" w:color="auto"/>
            <w:bottom w:val="none" w:sz="0" w:space="0" w:color="auto"/>
            <w:right w:val="none" w:sz="0" w:space="0" w:color="auto"/>
          </w:divBdr>
        </w:div>
        <w:div w:id="557477825">
          <w:marLeft w:val="547"/>
          <w:marRight w:val="0"/>
          <w:marTop w:val="115"/>
          <w:marBottom w:val="0"/>
          <w:divBdr>
            <w:top w:val="none" w:sz="0" w:space="0" w:color="auto"/>
            <w:left w:val="none" w:sz="0" w:space="0" w:color="auto"/>
            <w:bottom w:val="none" w:sz="0" w:space="0" w:color="auto"/>
            <w:right w:val="none" w:sz="0" w:space="0" w:color="auto"/>
          </w:divBdr>
        </w:div>
      </w:divsChild>
    </w:div>
    <w:div w:id="352271689">
      <w:bodyDiv w:val="1"/>
      <w:marLeft w:val="0"/>
      <w:marRight w:val="0"/>
      <w:marTop w:val="0"/>
      <w:marBottom w:val="0"/>
      <w:divBdr>
        <w:top w:val="none" w:sz="0" w:space="0" w:color="auto"/>
        <w:left w:val="none" w:sz="0" w:space="0" w:color="auto"/>
        <w:bottom w:val="none" w:sz="0" w:space="0" w:color="auto"/>
        <w:right w:val="none" w:sz="0" w:space="0" w:color="auto"/>
      </w:divBdr>
      <w:divsChild>
        <w:div w:id="792287792">
          <w:marLeft w:val="0"/>
          <w:marRight w:val="0"/>
          <w:marTop w:val="0"/>
          <w:marBottom w:val="0"/>
          <w:divBdr>
            <w:top w:val="none" w:sz="0" w:space="0" w:color="auto"/>
            <w:left w:val="none" w:sz="0" w:space="0" w:color="auto"/>
            <w:bottom w:val="none" w:sz="0" w:space="0" w:color="auto"/>
            <w:right w:val="none" w:sz="0" w:space="0" w:color="auto"/>
          </w:divBdr>
          <w:divsChild>
            <w:div w:id="367413736">
              <w:marLeft w:val="0"/>
              <w:marRight w:val="0"/>
              <w:marTop w:val="0"/>
              <w:marBottom w:val="0"/>
              <w:divBdr>
                <w:top w:val="none" w:sz="0" w:space="0" w:color="auto"/>
                <w:left w:val="none" w:sz="0" w:space="0" w:color="auto"/>
                <w:bottom w:val="none" w:sz="0" w:space="0" w:color="auto"/>
                <w:right w:val="none" w:sz="0" w:space="0" w:color="auto"/>
              </w:divBdr>
            </w:div>
            <w:div w:id="1113938135">
              <w:marLeft w:val="0"/>
              <w:marRight w:val="0"/>
              <w:marTop w:val="0"/>
              <w:marBottom w:val="0"/>
              <w:divBdr>
                <w:top w:val="none" w:sz="0" w:space="0" w:color="auto"/>
                <w:left w:val="none" w:sz="0" w:space="0" w:color="auto"/>
                <w:bottom w:val="none" w:sz="0" w:space="0" w:color="auto"/>
                <w:right w:val="none" w:sz="0" w:space="0" w:color="auto"/>
              </w:divBdr>
            </w:div>
            <w:div w:id="1114638779">
              <w:marLeft w:val="0"/>
              <w:marRight w:val="0"/>
              <w:marTop w:val="0"/>
              <w:marBottom w:val="0"/>
              <w:divBdr>
                <w:top w:val="none" w:sz="0" w:space="0" w:color="auto"/>
                <w:left w:val="none" w:sz="0" w:space="0" w:color="auto"/>
                <w:bottom w:val="none" w:sz="0" w:space="0" w:color="auto"/>
                <w:right w:val="none" w:sz="0" w:space="0" w:color="auto"/>
              </w:divBdr>
            </w:div>
            <w:div w:id="1152864546">
              <w:marLeft w:val="0"/>
              <w:marRight w:val="0"/>
              <w:marTop w:val="0"/>
              <w:marBottom w:val="0"/>
              <w:divBdr>
                <w:top w:val="none" w:sz="0" w:space="0" w:color="auto"/>
                <w:left w:val="none" w:sz="0" w:space="0" w:color="auto"/>
                <w:bottom w:val="none" w:sz="0" w:space="0" w:color="auto"/>
                <w:right w:val="none" w:sz="0" w:space="0" w:color="auto"/>
              </w:divBdr>
            </w:div>
            <w:div w:id="1183398842">
              <w:marLeft w:val="0"/>
              <w:marRight w:val="0"/>
              <w:marTop w:val="0"/>
              <w:marBottom w:val="0"/>
              <w:divBdr>
                <w:top w:val="none" w:sz="0" w:space="0" w:color="auto"/>
                <w:left w:val="none" w:sz="0" w:space="0" w:color="auto"/>
                <w:bottom w:val="none" w:sz="0" w:space="0" w:color="auto"/>
                <w:right w:val="none" w:sz="0" w:space="0" w:color="auto"/>
              </w:divBdr>
            </w:div>
            <w:div w:id="1479686666">
              <w:marLeft w:val="0"/>
              <w:marRight w:val="0"/>
              <w:marTop w:val="0"/>
              <w:marBottom w:val="0"/>
              <w:divBdr>
                <w:top w:val="none" w:sz="0" w:space="0" w:color="auto"/>
                <w:left w:val="none" w:sz="0" w:space="0" w:color="auto"/>
                <w:bottom w:val="none" w:sz="0" w:space="0" w:color="auto"/>
                <w:right w:val="none" w:sz="0" w:space="0" w:color="auto"/>
              </w:divBdr>
            </w:div>
            <w:div w:id="148111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072774">
      <w:bodyDiv w:val="1"/>
      <w:marLeft w:val="0"/>
      <w:marRight w:val="0"/>
      <w:marTop w:val="0"/>
      <w:marBottom w:val="0"/>
      <w:divBdr>
        <w:top w:val="none" w:sz="0" w:space="0" w:color="auto"/>
        <w:left w:val="none" w:sz="0" w:space="0" w:color="auto"/>
        <w:bottom w:val="none" w:sz="0" w:space="0" w:color="auto"/>
        <w:right w:val="none" w:sz="0" w:space="0" w:color="auto"/>
      </w:divBdr>
    </w:div>
    <w:div w:id="353195211">
      <w:bodyDiv w:val="1"/>
      <w:marLeft w:val="0"/>
      <w:marRight w:val="0"/>
      <w:marTop w:val="0"/>
      <w:marBottom w:val="0"/>
      <w:divBdr>
        <w:top w:val="none" w:sz="0" w:space="0" w:color="auto"/>
        <w:left w:val="none" w:sz="0" w:space="0" w:color="auto"/>
        <w:bottom w:val="none" w:sz="0" w:space="0" w:color="auto"/>
        <w:right w:val="none" w:sz="0" w:space="0" w:color="auto"/>
      </w:divBdr>
    </w:div>
    <w:div w:id="353389196">
      <w:bodyDiv w:val="1"/>
      <w:marLeft w:val="0"/>
      <w:marRight w:val="0"/>
      <w:marTop w:val="0"/>
      <w:marBottom w:val="0"/>
      <w:divBdr>
        <w:top w:val="none" w:sz="0" w:space="0" w:color="auto"/>
        <w:left w:val="none" w:sz="0" w:space="0" w:color="auto"/>
        <w:bottom w:val="none" w:sz="0" w:space="0" w:color="auto"/>
        <w:right w:val="none" w:sz="0" w:space="0" w:color="auto"/>
      </w:divBdr>
    </w:div>
    <w:div w:id="353919046">
      <w:bodyDiv w:val="1"/>
      <w:marLeft w:val="0"/>
      <w:marRight w:val="0"/>
      <w:marTop w:val="0"/>
      <w:marBottom w:val="0"/>
      <w:divBdr>
        <w:top w:val="none" w:sz="0" w:space="0" w:color="auto"/>
        <w:left w:val="none" w:sz="0" w:space="0" w:color="auto"/>
        <w:bottom w:val="none" w:sz="0" w:space="0" w:color="auto"/>
        <w:right w:val="none" w:sz="0" w:space="0" w:color="auto"/>
      </w:divBdr>
    </w:div>
    <w:div w:id="353961649">
      <w:bodyDiv w:val="1"/>
      <w:marLeft w:val="0"/>
      <w:marRight w:val="0"/>
      <w:marTop w:val="0"/>
      <w:marBottom w:val="0"/>
      <w:divBdr>
        <w:top w:val="none" w:sz="0" w:space="0" w:color="auto"/>
        <w:left w:val="none" w:sz="0" w:space="0" w:color="auto"/>
        <w:bottom w:val="none" w:sz="0" w:space="0" w:color="auto"/>
        <w:right w:val="none" w:sz="0" w:space="0" w:color="auto"/>
      </w:divBdr>
      <w:divsChild>
        <w:div w:id="866063225">
          <w:marLeft w:val="0"/>
          <w:marRight w:val="0"/>
          <w:marTop w:val="0"/>
          <w:marBottom w:val="0"/>
          <w:divBdr>
            <w:top w:val="none" w:sz="0" w:space="0" w:color="auto"/>
            <w:left w:val="none" w:sz="0" w:space="0" w:color="auto"/>
            <w:bottom w:val="none" w:sz="0" w:space="0" w:color="auto"/>
            <w:right w:val="none" w:sz="0" w:space="0" w:color="auto"/>
          </w:divBdr>
          <w:divsChild>
            <w:div w:id="209345637">
              <w:marLeft w:val="0"/>
              <w:marRight w:val="0"/>
              <w:marTop w:val="0"/>
              <w:marBottom w:val="0"/>
              <w:divBdr>
                <w:top w:val="none" w:sz="0" w:space="0" w:color="auto"/>
                <w:left w:val="none" w:sz="0" w:space="0" w:color="auto"/>
                <w:bottom w:val="none" w:sz="0" w:space="0" w:color="auto"/>
                <w:right w:val="none" w:sz="0" w:space="0" w:color="auto"/>
              </w:divBdr>
            </w:div>
            <w:div w:id="1225065628">
              <w:marLeft w:val="0"/>
              <w:marRight w:val="0"/>
              <w:marTop w:val="0"/>
              <w:marBottom w:val="0"/>
              <w:divBdr>
                <w:top w:val="none" w:sz="0" w:space="0" w:color="auto"/>
                <w:left w:val="none" w:sz="0" w:space="0" w:color="auto"/>
                <w:bottom w:val="none" w:sz="0" w:space="0" w:color="auto"/>
                <w:right w:val="none" w:sz="0" w:space="0" w:color="auto"/>
              </w:divBdr>
            </w:div>
            <w:div w:id="1653102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965605">
      <w:bodyDiv w:val="1"/>
      <w:marLeft w:val="0"/>
      <w:marRight w:val="0"/>
      <w:marTop w:val="0"/>
      <w:marBottom w:val="0"/>
      <w:divBdr>
        <w:top w:val="none" w:sz="0" w:space="0" w:color="auto"/>
        <w:left w:val="none" w:sz="0" w:space="0" w:color="auto"/>
        <w:bottom w:val="none" w:sz="0" w:space="0" w:color="auto"/>
        <w:right w:val="none" w:sz="0" w:space="0" w:color="auto"/>
      </w:divBdr>
    </w:div>
    <w:div w:id="354112370">
      <w:bodyDiv w:val="1"/>
      <w:marLeft w:val="0"/>
      <w:marRight w:val="0"/>
      <w:marTop w:val="0"/>
      <w:marBottom w:val="0"/>
      <w:divBdr>
        <w:top w:val="none" w:sz="0" w:space="0" w:color="auto"/>
        <w:left w:val="none" w:sz="0" w:space="0" w:color="auto"/>
        <w:bottom w:val="none" w:sz="0" w:space="0" w:color="auto"/>
        <w:right w:val="none" w:sz="0" w:space="0" w:color="auto"/>
      </w:divBdr>
    </w:div>
    <w:div w:id="356195492">
      <w:bodyDiv w:val="1"/>
      <w:marLeft w:val="0"/>
      <w:marRight w:val="0"/>
      <w:marTop w:val="0"/>
      <w:marBottom w:val="0"/>
      <w:divBdr>
        <w:top w:val="none" w:sz="0" w:space="0" w:color="auto"/>
        <w:left w:val="none" w:sz="0" w:space="0" w:color="auto"/>
        <w:bottom w:val="none" w:sz="0" w:space="0" w:color="auto"/>
        <w:right w:val="none" w:sz="0" w:space="0" w:color="auto"/>
      </w:divBdr>
    </w:div>
    <w:div w:id="356853904">
      <w:bodyDiv w:val="1"/>
      <w:marLeft w:val="0"/>
      <w:marRight w:val="0"/>
      <w:marTop w:val="0"/>
      <w:marBottom w:val="0"/>
      <w:divBdr>
        <w:top w:val="none" w:sz="0" w:space="0" w:color="auto"/>
        <w:left w:val="none" w:sz="0" w:space="0" w:color="auto"/>
        <w:bottom w:val="none" w:sz="0" w:space="0" w:color="auto"/>
        <w:right w:val="none" w:sz="0" w:space="0" w:color="auto"/>
      </w:divBdr>
    </w:div>
    <w:div w:id="358162370">
      <w:bodyDiv w:val="1"/>
      <w:marLeft w:val="0"/>
      <w:marRight w:val="0"/>
      <w:marTop w:val="0"/>
      <w:marBottom w:val="0"/>
      <w:divBdr>
        <w:top w:val="none" w:sz="0" w:space="0" w:color="auto"/>
        <w:left w:val="none" w:sz="0" w:space="0" w:color="auto"/>
        <w:bottom w:val="none" w:sz="0" w:space="0" w:color="auto"/>
        <w:right w:val="none" w:sz="0" w:space="0" w:color="auto"/>
      </w:divBdr>
    </w:div>
    <w:div w:id="359664533">
      <w:bodyDiv w:val="1"/>
      <w:marLeft w:val="0"/>
      <w:marRight w:val="0"/>
      <w:marTop w:val="0"/>
      <w:marBottom w:val="0"/>
      <w:divBdr>
        <w:top w:val="none" w:sz="0" w:space="0" w:color="auto"/>
        <w:left w:val="none" w:sz="0" w:space="0" w:color="auto"/>
        <w:bottom w:val="none" w:sz="0" w:space="0" w:color="auto"/>
        <w:right w:val="none" w:sz="0" w:space="0" w:color="auto"/>
      </w:divBdr>
    </w:div>
    <w:div w:id="360013518">
      <w:bodyDiv w:val="1"/>
      <w:marLeft w:val="0"/>
      <w:marRight w:val="0"/>
      <w:marTop w:val="0"/>
      <w:marBottom w:val="0"/>
      <w:divBdr>
        <w:top w:val="none" w:sz="0" w:space="0" w:color="auto"/>
        <w:left w:val="none" w:sz="0" w:space="0" w:color="auto"/>
        <w:bottom w:val="none" w:sz="0" w:space="0" w:color="auto"/>
        <w:right w:val="none" w:sz="0" w:space="0" w:color="auto"/>
      </w:divBdr>
    </w:div>
    <w:div w:id="361248927">
      <w:bodyDiv w:val="1"/>
      <w:marLeft w:val="0"/>
      <w:marRight w:val="0"/>
      <w:marTop w:val="0"/>
      <w:marBottom w:val="0"/>
      <w:divBdr>
        <w:top w:val="none" w:sz="0" w:space="0" w:color="auto"/>
        <w:left w:val="none" w:sz="0" w:space="0" w:color="auto"/>
        <w:bottom w:val="none" w:sz="0" w:space="0" w:color="auto"/>
        <w:right w:val="none" w:sz="0" w:space="0" w:color="auto"/>
      </w:divBdr>
    </w:div>
    <w:div w:id="361789652">
      <w:bodyDiv w:val="1"/>
      <w:marLeft w:val="0"/>
      <w:marRight w:val="0"/>
      <w:marTop w:val="0"/>
      <w:marBottom w:val="0"/>
      <w:divBdr>
        <w:top w:val="none" w:sz="0" w:space="0" w:color="auto"/>
        <w:left w:val="none" w:sz="0" w:space="0" w:color="auto"/>
        <w:bottom w:val="none" w:sz="0" w:space="0" w:color="auto"/>
        <w:right w:val="none" w:sz="0" w:space="0" w:color="auto"/>
      </w:divBdr>
      <w:divsChild>
        <w:div w:id="604771884">
          <w:marLeft w:val="1166"/>
          <w:marRight w:val="0"/>
          <w:marTop w:val="134"/>
          <w:marBottom w:val="0"/>
          <w:divBdr>
            <w:top w:val="none" w:sz="0" w:space="0" w:color="auto"/>
            <w:left w:val="none" w:sz="0" w:space="0" w:color="auto"/>
            <w:bottom w:val="none" w:sz="0" w:space="0" w:color="auto"/>
            <w:right w:val="none" w:sz="0" w:space="0" w:color="auto"/>
          </w:divBdr>
        </w:div>
        <w:div w:id="1939023009">
          <w:marLeft w:val="547"/>
          <w:marRight w:val="0"/>
          <w:marTop w:val="154"/>
          <w:marBottom w:val="0"/>
          <w:divBdr>
            <w:top w:val="none" w:sz="0" w:space="0" w:color="auto"/>
            <w:left w:val="none" w:sz="0" w:space="0" w:color="auto"/>
            <w:bottom w:val="none" w:sz="0" w:space="0" w:color="auto"/>
            <w:right w:val="none" w:sz="0" w:space="0" w:color="auto"/>
          </w:divBdr>
        </w:div>
      </w:divsChild>
    </w:div>
    <w:div w:id="361902052">
      <w:bodyDiv w:val="1"/>
      <w:marLeft w:val="0"/>
      <w:marRight w:val="0"/>
      <w:marTop w:val="0"/>
      <w:marBottom w:val="0"/>
      <w:divBdr>
        <w:top w:val="none" w:sz="0" w:space="0" w:color="auto"/>
        <w:left w:val="none" w:sz="0" w:space="0" w:color="auto"/>
        <w:bottom w:val="none" w:sz="0" w:space="0" w:color="auto"/>
        <w:right w:val="none" w:sz="0" w:space="0" w:color="auto"/>
      </w:divBdr>
    </w:div>
    <w:div w:id="362095620">
      <w:bodyDiv w:val="1"/>
      <w:marLeft w:val="0"/>
      <w:marRight w:val="0"/>
      <w:marTop w:val="0"/>
      <w:marBottom w:val="0"/>
      <w:divBdr>
        <w:top w:val="none" w:sz="0" w:space="0" w:color="auto"/>
        <w:left w:val="none" w:sz="0" w:space="0" w:color="auto"/>
        <w:bottom w:val="none" w:sz="0" w:space="0" w:color="auto"/>
        <w:right w:val="none" w:sz="0" w:space="0" w:color="auto"/>
      </w:divBdr>
    </w:div>
    <w:div w:id="363485400">
      <w:bodyDiv w:val="1"/>
      <w:marLeft w:val="0"/>
      <w:marRight w:val="0"/>
      <w:marTop w:val="0"/>
      <w:marBottom w:val="0"/>
      <w:divBdr>
        <w:top w:val="none" w:sz="0" w:space="0" w:color="auto"/>
        <w:left w:val="none" w:sz="0" w:space="0" w:color="auto"/>
        <w:bottom w:val="none" w:sz="0" w:space="0" w:color="auto"/>
        <w:right w:val="none" w:sz="0" w:space="0" w:color="auto"/>
      </w:divBdr>
    </w:div>
    <w:div w:id="363869308">
      <w:bodyDiv w:val="1"/>
      <w:marLeft w:val="0"/>
      <w:marRight w:val="0"/>
      <w:marTop w:val="0"/>
      <w:marBottom w:val="0"/>
      <w:divBdr>
        <w:top w:val="none" w:sz="0" w:space="0" w:color="auto"/>
        <w:left w:val="none" w:sz="0" w:space="0" w:color="auto"/>
        <w:bottom w:val="none" w:sz="0" w:space="0" w:color="auto"/>
        <w:right w:val="none" w:sz="0" w:space="0" w:color="auto"/>
      </w:divBdr>
    </w:div>
    <w:div w:id="364216278">
      <w:bodyDiv w:val="1"/>
      <w:marLeft w:val="0"/>
      <w:marRight w:val="0"/>
      <w:marTop w:val="0"/>
      <w:marBottom w:val="0"/>
      <w:divBdr>
        <w:top w:val="none" w:sz="0" w:space="0" w:color="auto"/>
        <w:left w:val="none" w:sz="0" w:space="0" w:color="auto"/>
        <w:bottom w:val="none" w:sz="0" w:space="0" w:color="auto"/>
        <w:right w:val="none" w:sz="0" w:space="0" w:color="auto"/>
      </w:divBdr>
      <w:divsChild>
        <w:div w:id="609320265">
          <w:marLeft w:val="547"/>
          <w:marRight w:val="0"/>
          <w:marTop w:val="134"/>
          <w:marBottom w:val="0"/>
          <w:divBdr>
            <w:top w:val="none" w:sz="0" w:space="0" w:color="auto"/>
            <w:left w:val="none" w:sz="0" w:space="0" w:color="auto"/>
            <w:bottom w:val="none" w:sz="0" w:space="0" w:color="auto"/>
            <w:right w:val="none" w:sz="0" w:space="0" w:color="auto"/>
          </w:divBdr>
        </w:div>
      </w:divsChild>
    </w:div>
    <w:div w:id="364906649">
      <w:bodyDiv w:val="1"/>
      <w:marLeft w:val="0"/>
      <w:marRight w:val="0"/>
      <w:marTop w:val="0"/>
      <w:marBottom w:val="0"/>
      <w:divBdr>
        <w:top w:val="none" w:sz="0" w:space="0" w:color="auto"/>
        <w:left w:val="none" w:sz="0" w:space="0" w:color="auto"/>
        <w:bottom w:val="none" w:sz="0" w:space="0" w:color="auto"/>
        <w:right w:val="none" w:sz="0" w:space="0" w:color="auto"/>
      </w:divBdr>
    </w:div>
    <w:div w:id="365641756">
      <w:bodyDiv w:val="1"/>
      <w:marLeft w:val="0"/>
      <w:marRight w:val="0"/>
      <w:marTop w:val="0"/>
      <w:marBottom w:val="0"/>
      <w:divBdr>
        <w:top w:val="none" w:sz="0" w:space="0" w:color="auto"/>
        <w:left w:val="none" w:sz="0" w:space="0" w:color="auto"/>
        <w:bottom w:val="none" w:sz="0" w:space="0" w:color="auto"/>
        <w:right w:val="none" w:sz="0" w:space="0" w:color="auto"/>
      </w:divBdr>
    </w:div>
    <w:div w:id="365722054">
      <w:bodyDiv w:val="1"/>
      <w:marLeft w:val="0"/>
      <w:marRight w:val="0"/>
      <w:marTop w:val="0"/>
      <w:marBottom w:val="0"/>
      <w:divBdr>
        <w:top w:val="none" w:sz="0" w:space="0" w:color="auto"/>
        <w:left w:val="none" w:sz="0" w:space="0" w:color="auto"/>
        <w:bottom w:val="none" w:sz="0" w:space="0" w:color="auto"/>
        <w:right w:val="none" w:sz="0" w:space="0" w:color="auto"/>
      </w:divBdr>
    </w:div>
    <w:div w:id="367031643">
      <w:bodyDiv w:val="1"/>
      <w:marLeft w:val="0"/>
      <w:marRight w:val="0"/>
      <w:marTop w:val="0"/>
      <w:marBottom w:val="0"/>
      <w:divBdr>
        <w:top w:val="none" w:sz="0" w:space="0" w:color="auto"/>
        <w:left w:val="none" w:sz="0" w:space="0" w:color="auto"/>
        <w:bottom w:val="none" w:sz="0" w:space="0" w:color="auto"/>
        <w:right w:val="none" w:sz="0" w:space="0" w:color="auto"/>
      </w:divBdr>
    </w:div>
    <w:div w:id="367684387">
      <w:bodyDiv w:val="1"/>
      <w:marLeft w:val="0"/>
      <w:marRight w:val="0"/>
      <w:marTop w:val="0"/>
      <w:marBottom w:val="0"/>
      <w:divBdr>
        <w:top w:val="none" w:sz="0" w:space="0" w:color="auto"/>
        <w:left w:val="none" w:sz="0" w:space="0" w:color="auto"/>
        <w:bottom w:val="none" w:sz="0" w:space="0" w:color="auto"/>
        <w:right w:val="none" w:sz="0" w:space="0" w:color="auto"/>
      </w:divBdr>
      <w:divsChild>
        <w:div w:id="172451241">
          <w:marLeft w:val="1166"/>
          <w:marRight w:val="0"/>
          <w:marTop w:val="77"/>
          <w:marBottom w:val="0"/>
          <w:divBdr>
            <w:top w:val="none" w:sz="0" w:space="0" w:color="auto"/>
            <w:left w:val="none" w:sz="0" w:space="0" w:color="auto"/>
            <w:bottom w:val="none" w:sz="0" w:space="0" w:color="auto"/>
            <w:right w:val="none" w:sz="0" w:space="0" w:color="auto"/>
          </w:divBdr>
        </w:div>
        <w:div w:id="256326613">
          <w:marLeft w:val="1800"/>
          <w:marRight w:val="0"/>
          <w:marTop w:val="67"/>
          <w:marBottom w:val="0"/>
          <w:divBdr>
            <w:top w:val="none" w:sz="0" w:space="0" w:color="auto"/>
            <w:left w:val="none" w:sz="0" w:space="0" w:color="auto"/>
            <w:bottom w:val="none" w:sz="0" w:space="0" w:color="auto"/>
            <w:right w:val="none" w:sz="0" w:space="0" w:color="auto"/>
          </w:divBdr>
        </w:div>
        <w:div w:id="266616698">
          <w:marLeft w:val="1800"/>
          <w:marRight w:val="0"/>
          <w:marTop w:val="67"/>
          <w:marBottom w:val="0"/>
          <w:divBdr>
            <w:top w:val="none" w:sz="0" w:space="0" w:color="auto"/>
            <w:left w:val="none" w:sz="0" w:space="0" w:color="auto"/>
            <w:bottom w:val="none" w:sz="0" w:space="0" w:color="auto"/>
            <w:right w:val="none" w:sz="0" w:space="0" w:color="auto"/>
          </w:divBdr>
        </w:div>
        <w:div w:id="301541211">
          <w:marLeft w:val="1166"/>
          <w:marRight w:val="0"/>
          <w:marTop w:val="77"/>
          <w:marBottom w:val="0"/>
          <w:divBdr>
            <w:top w:val="none" w:sz="0" w:space="0" w:color="auto"/>
            <w:left w:val="none" w:sz="0" w:space="0" w:color="auto"/>
            <w:bottom w:val="none" w:sz="0" w:space="0" w:color="auto"/>
            <w:right w:val="none" w:sz="0" w:space="0" w:color="auto"/>
          </w:divBdr>
        </w:div>
        <w:div w:id="490633754">
          <w:marLeft w:val="1166"/>
          <w:marRight w:val="0"/>
          <w:marTop w:val="77"/>
          <w:marBottom w:val="0"/>
          <w:divBdr>
            <w:top w:val="none" w:sz="0" w:space="0" w:color="auto"/>
            <w:left w:val="none" w:sz="0" w:space="0" w:color="auto"/>
            <w:bottom w:val="none" w:sz="0" w:space="0" w:color="auto"/>
            <w:right w:val="none" w:sz="0" w:space="0" w:color="auto"/>
          </w:divBdr>
        </w:div>
        <w:div w:id="602228841">
          <w:marLeft w:val="2520"/>
          <w:marRight w:val="0"/>
          <w:marTop w:val="58"/>
          <w:marBottom w:val="0"/>
          <w:divBdr>
            <w:top w:val="none" w:sz="0" w:space="0" w:color="auto"/>
            <w:left w:val="none" w:sz="0" w:space="0" w:color="auto"/>
            <w:bottom w:val="none" w:sz="0" w:space="0" w:color="auto"/>
            <w:right w:val="none" w:sz="0" w:space="0" w:color="auto"/>
          </w:divBdr>
        </w:div>
        <w:div w:id="764225982">
          <w:marLeft w:val="1166"/>
          <w:marRight w:val="0"/>
          <w:marTop w:val="77"/>
          <w:marBottom w:val="0"/>
          <w:divBdr>
            <w:top w:val="none" w:sz="0" w:space="0" w:color="auto"/>
            <w:left w:val="none" w:sz="0" w:space="0" w:color="auto"/>
            <w:bottom w:val="none" w:sz="0" w:space="0" w:color="auto"/>
            <w:right w:val="none" w:sz="0" w:space="0" w:color="auto"/>
          </w:divBdr>
        </w:div>
        <w:div w:id="910966618">
          <w:marLeft w:val="547"/>
          <w:marRight w:val="0"/>
          <w:marTop w:val="86"/>
          <w:marBottom w:val="0"/>
          <w:divBdr>
            <w:top w:val="none" w:sz="0" w:space="0" w:color="auto"/>
            <w:left w:val="none" w:sz="0" w:space="0" w:color="auto"/>
            <w:bottom w:val="none" w:sz="0" w:space="0" w:color="auto"/>
            <w:right w:val="none" w:sz="0" w:space="0" w:color="auto"/>
          </w:divBdr>
        </w:div>
        <w:div w:id="1299726682">
          <w:marLeft w:val="1166"/>
          <w:marRight w:val="0"/>
          <w:marTop w:val="77"/>
          <w:marBottom w:val="0"/>
          <w:divBdr>
            <w:top w:val="none" w:sz="0" w:space="0" w:color="auto"/>
            <w:left w:val="none" w:sz="0" w:space="0" w:color="auto"/>
            <w:bottom w:val="none" w:sz="0" w:space="0" w:color="auto"/>
            <w:right w:val="none" w:sz="0" w:space="0" w:color="auto"/>
          </w:divBdr>
        </w:div>
        <w:div w:id="1305238264">
          <w:marLeft w:val="1800"/>
          <w:marRight w:val="0"/>
          <w:marTop w:val="67"/>
          <w:marBottom w:val="0"/>
          <w:divBdr>
            <w:top w:val="none" w:sz="0" w:space="0" w:color="auto"/>
            <w:left w:val="none" w:sz="0" w:space="0" w:color="auto"/>
            <w:bottom w:val="none" w:sz="0" w:space="0" w:color="auto"/>
            <w:right w:val="none" w:sz="0" w:space="0" w:color="auto"/>
          </w:divBdr>
        </w:div>
        <w:div w:id="1361474880">
          <w:marLeft w:val="547"/>
          <w:marRight w:val="0"/>
          <w:marTop w:val="86"/>
          <w:marBottom w:val="0"/>
          <w:divBdr>
            <w:top w:val="none" w:sz="0" w:space="0" w:color="auto"/>
            <w:left w:val="none" w:sz="0" w:space="0" w:color="auto"/>
            <w:bottom w:val="none" w:sz="0" w:space="0" w:color="auto"/>
            <w:right w:val="none" w:sz="0" w:space="0" w:color="auto"/>
          </w:divBdr>
        </w:div>
        <w:div w:id="1481657470">
          <w:marLeft w:val="1166"/>
          <w:marRight w:val="0"/>
          <w:marTop w:val="77"/>
          <w:marBottom w:val="0"/>
          <w:divBdr>
            <w:top w:val="none" w:sz="0" w:space="0" w:color="auto"/>
            <w:left w:val="none" w:sz="0" w:space="0" w:color="auto"/>
            <w:bottom w:val="none" w:sz="0" w:space="0" w:color="auto"/>
            <w:right w:val="none" w:sz="0" w:space="0" w:color="auto"/>
          </w:divBdr>
        </w:div>
        <w:div w:id="1668244928">
          <w:marLeft w:val="1166"/>
          <w:marRight w:val="0"/>
          <w:marTop w:val="77"/>
          <w:marBottom w:val="0"/>
          <w:divBdr>
            <w:top w:val="none" w:sz="0" w:space="0" w:color="auto"/>
            <w:left w:val="none" w:sz="0" w:space="0" w:color="auto"/>
            <w:bottom w:val="none" w:sz="0" w:space="0" w:color="auto"/>
            <w:right w:val="none" w:sz="0" w:space="0" w:color="auto"/>
          </w:divBdr>
        </w:div>
        <w:div w:id="2012831763">
          <w:marLeft w:val="1800"/>
          <w:marRight w:val="0"/>
          <w:marTop w:val="67"/>
          <w:marBottom w:val="0"/>
          <w:divBdr>
            <w:top w:val="none" w:sz="0" w:space="0" w:color="auto"/>
            <w:left w:val="none" w:sz="0" w:space="0" w:color="auto"/>
            <w:bottom w:val="none" w:sz="0" w:space="0" w:color="auto"/>
            <w:right w:val="none" w:sz="0" w:space="0" w:color="auto"/>
          </w:divBdr>
        </w:div>
      </w:divsChild>
    </w:div>
    <w:div w:id="368339338">
      <w:bodyDiv w:val="1"/>
      <w:marLeft w:val="0"/>
      <w:marRight w:val="0"/>
      <w:marTop w:val="0"/>
      <w:marBottom w:val="0"/>
      <w:divBdr>
        <w:top w:val="none" w:sz="0" w:space="0" w:color="auto"/>
        <w:left w:val="none" w:sz="0" w:space="0" w:color="auto"/>
        <w:bottom w:val="none" w:sz="0" w:space="0" w:color="auto"/>
        <w:right w:val="none" w:sz="0" w:space="0" w:color="auto"/>
      </w:divBdr>
    </w:div>
    <w:div w:id="369231140">
      <w:bodyDiv w:val="1"/>
      <w:marLeft w:val="0"/>
      <w:marRight w:val="0"/>
      <w:marTop w:val="0"/>
      <w:marBottom w:val="0"/>
      <w:divBdr>
        <w:top w:val="none" w:sz="0" w:space="0" w:color="auto"/>
        <w:left w:val="none" w:sz="0" w:space="0" w:color="auto"/>
        <w:bottom w:val="none" w:sz="0" w:space="0" w:color="auto"/>
        <w:right w:val="none" w:sz="0" w:space="0" w:color="auto"/>
      </w:divBdr>
      <w:divsChild>
        <w:div w:id="192308382">
          <w:marLeft w:val="360"/>
          <w:marRight w:val="0"/>
          <w:marTop w:val="200"/>
          <w:marBottom w:val="0"/>
          <w:divBdr>
            <w:top w:val="none" w:sz="0" w:space="0" w:color="auto"/>
            <w:left w:val="none" w:sz="0" w:space="0" w:color="auto"/>
            <w:bottom w:val="none" w:sz="0" w:space="0" w:color="auto"/>
            <w:right w:val="none" w:sz="0" w:space="0" w:color="auto"/>
          </w:divBdr>
        </w:div>
        <w:div w:id="276909621">
          <w:marLeft w:val="1080"/>
          <w:marRight w:val="0"/>
          <w:marTop w:val="100"/>
          <w:marBottom w:val="0"/>
          <w:divBdr>
            <w:top w:val="none" w:sz="0" w:space="0" w:color="auto"/>
            <w:left w:val="none" w:sz="0" w:space="0" w:color="auto"/>
            <w:bottom w:val="none" w:sz="0" w:space="0" w:color="auto"/>
            <w:right w:val="none" w:sz="0" w:space="0" w:color="auto"/>
          </w:divBdr>
        </w:div>
        <w:div w:id="584724084">
          <w:marLeft w:val="1080"/>
          <w:marRight w:val="0"/>
          <w:marTop w:val="100"/>
          <w:marBottom w:val="0"/>
          <w:divBdr>
            <w:top w:val="none" w:sz="0" w:space="0" w:color="auto"/>
            <w:left w:val="none" w:sz="0" w:space="0" w:color="auto"/>
            <w:bottom w:val="none" w:sz="0" w:space="0" w:color="auto"/>
            <w:right w:val="none" w:sz="0" w:space="0" w:color="auto"/>
          </w:divBdr>
        </w:div>
        <w:div w:id="969870104">
          <w:marLeft w:val="1080"/>
          <w:marRight w:val="0"/>
          <w:marTop w:val="100"/>
          <w:marBottom w:val="0"/>
          <w:divBdr>
            <w:top w:val="none" w:sz="0" w:space="0" w:color="auto"/>
            <w:left w:val="none" w:sz="0" w:space="0" w:color="auto"/>
            <w:bottom w:val="none" w:sz="0" w:space="0" w:color="auto"/>
            <w:right w:val="none" w:sz="0" w:space="0" w:color="auto"/>
          </w:divBdr>
        </w:div>
        <w:div w:id="1555506326">
          <w:marLeft w:val="1080"/>
          <w:marRight w:val="0"/>
          <w:marTop w:val="100"/>
          <w:marBottom w:val="0"/>
          <w:divBdr>
            <w:top w:val="none" w:sz="0" w:space="0" w:color="auto"/>
            <w:left w:val="none" w:sz="0" w:space="0" w:color="auto"/>
            <w:bottom w:val="none" w:sz="0" w:space="0" w:color="auto"/>
            <w:right w:val="none" w:sz="0" w:space="0" w:color="auto"/>
          </w:divBdr>
        </w:div>
        <w:div w:id="1632007802">
          <w:marLeft w:val="1080"/>
          <w:marRight w:val="0"/>
          <w:marTop w:val="100"/>
          <w:marBottom w:val="0"/>
          <w:divBdr>
            <w:top w:val="none" w:sz="0" w:space="0" w:color="auto"/>
            <w:left w:val="none" w:sz="0" w:space="0" w:color="auto"/>
            <w:bottom w:val="none" w:sz="0" w:space="0" w:color="auto"/>
            <w:right w:val="none" w:sz="0" w:space="0" w:color="auto"/>
          </w:divBdr>
        </w:div>
        <w:div w:id="1711756399">
          <w:marLeft w:val="1080"/>
          <w:marRight w:val="0"/>
          <w:marTop w:val="100"/>
          <w:marBottom w:val="0"/>
          <w:divBdr>
            <w:top w:val="none" w:sz="0" w:space="0" w:color="auto"/>
            <w:left w:val="none" w:sz="0" w:space="0" w:color="auto"/>
            <w:bottom w:val="none" w:sz="0" w:space="0" w:color="auto"/>
            <w:right w:val="none" w:sz="0" w:space="0" w:color="auto"/>
          </w:divBdr>
        </w:div>
        <w:div w:id="1947224494">
          <w:marLeft w:val="1080"/>
          <w:marRight w:val="0"/>
          <w:marTop w:val="100"/>
          <w:marBottom w:val="0"/>
          <w:divBdr>
            <w:top w:val="none" w:sz="0" w:space="0" w:color="auto"/>
            <w:left w:val="none" w:sz="0" w:space="0" w:color="auto"/>
            <w:bottom w:val="none" w:sz="0" w:space="0" w:color="auto"/>
            <w:right w:val="none" w:sz="0" w:space="0" w:color="auto"/>
          </w:divBdr>
        </w:div>
        <w:div w:id="2088333881">
          <w:marLeft w:val="360"/>
          <w:marRight w:val="0"/>
          <w:marTop w:val="200"/>
          <w:marBottom w:val="0"/>
          <w:divBdr>
            <w:top w:val="none" w:sz="0" w:space="0" w:color="auto"/>
            <w:left w:val="none" w:sz="0" w:space="0" w:color="auto"/>
            <w:bottom w:val="none" w:sz="0" w:space="0" w:color="auto"/>
            <w:right w:val="none" w:sz="0" w:space="0" w:color="auto"/>
          </w:divBdr>
        </w:div>
      </w:divsChild>
    </w:div>
    <w:div w:id="369376853">
      <w:bodyDiv w:val="1"/>
      <w:marLeft w:val="0"/>
      <w:marRight w:val="0"/>
      <w:marTop w:val="0"/>
      <w:marBottom w:val="0"/>
      <w:divBdr>
        <w:top w:val="none" w:sz="0" w:space="0" w:color="auto"/>
        <w:left w:val="none" w:sz="0" w:space="0" w:color="auto"/>
        <w:bottom w:val="none" w:sz="0" w:space="0" w:color="auto"/>
        <w:right w:val="none" w:sz="0" w:space="0" w:color="auto"/>
      </w:divBdr>
    </w:div>
    <w:div w:id="372659790">
      <w:bodyDiv w:val="1"/>
      <w:marLeft w:val="0"/>
      <w:marRight w:val="0"/>
      <w:marTop w:val="0"/>
      <w:marBottom w:val="0"/>
      <w:divBdr>
        <w:top w:val="none" w:sz="0" w:space="0" w:color="auto"/>
        <w:left w:val="none" w:sz="0" w:space="0" w:color="auto"/>
        <w:bottom w:val="none" w:sz="0" w:space="0" w:color="auto"/>
        <w:right w:val="none" w:sz="0" w:space="0" w:color="auto"/>
      </w:divBdr>
    </w:div>
    <w:div w:id="373315667">
      <w:bodyDiv w:val="1"/>
      <w:marLeft w:val="0"/>
      <w:marRight w:val="0"/>
      <w:marTop w:val="0"/>
      <w:marBottom w:val="0"/>
      <w:divBdr>
        <w:top w:val="none" w:sz="0" w:space="0" w:color="auto"/>
        <w:left w:val="none" w:sz="0" w:space="0" w:color="auto"/>
        <w:bottom w:val="none" w:sz="0" w:space="0" w:color="auto"/>
        <w:right w:val="none" w:sz="0" w:space="0" w:color="auto"/>
      </w:divBdr>
    </w:div>
    <w:div w:id="373769162">
      <w:bodyDiv w:val="1"/>
      <w:marLeft w:val="0"/>
      <w:marRight w:val="0"/>
      <w:marTop w:val="0"/>
      <w:marBottom w:val="0"/>
      <w:divBdr>
        <w:top w:val="none" w:sz="0" w:space="0" w:color="auto"/>
        <w:left w:val="none" w:sz="0" w:space="0" w:color="auto"/>
        <w:bottom w:val="none" w:sz="0" w:space="0" w:color="auto"/>
        <w:right w:val="none" w:sz="0" w:space="0" w:color="auto"/>
      </w:divBdr>
      <w:divsChild>
        <w:div w:id="162741139">
          <w:marLeft w:val="1166"/>
          <w:marRight w:val="0"/>
          <w:marTop w:val="134"/>
          <w:marBottom w:val="0"/>
          <w:divBdr>
            <w:top w:val="none" w:sz="0" w:space="0" w:color="auto"/>
            <w:left w:val="none" w:sz="0" w:space="0" w:color="auto"/>
            <w:bottom w:val="none" w:sz="0" w:space="0" w:color="auto"/>
            <w:right w:val="none" w:sz="0" w:space="0" w:color="auto"/>
          </w:divBdr>
        </w:div>
        <w:div w:id="188644628">
          <w:marLeft w:val="1166"/>
          <w:marRight w:val="0"/>
          <w:marTop w:val="134"/>
          <w:marBottom w:val="0"/>
          <w:divBdr>
            <w:top w:val="none" w:sz="0" w:space="0" w:color="auto"/>
            <w:left w:val="none" w:sz="0" w:space="0" w:color="auto"/>
            <w:bottom w:val="none" w:sz="0" w:space="0" w:color="auto"/>
            <w:right w:val="none" w:sz="0" w:space="0" w:color="auto"/>
          </w:divBdr>
        </w:div>
        <w:div w:id="348066851">
          <w:marLeft w:val="1166"/>
          <w:marRight w:val="0"/>
          <w:marTop w:val="134"/>
          <w:marBottom w:val="0"/>
          <w:divBdr>
            <w:top w:val="none" w:sz="0" w:space="0" w:color="auto"/>
            <w:left w:val="none" w:sz="0" w:space="0" w:color="auto"/>
            <w:bottom w:val="none" w:sz="0" w:space="0" w:color="auto"/>
            <w:right w:val="none" w:sz="0" w:space="0" w:color="auto"/>
          </w:divBdr>
        </w:div>
        <w:div w:id="1080056417">
          <w:marLeft w:val="1166"/>
          <w:marRight w:val="0"/>
          <w:marTop w:val="134"/>
          <w:marBottom w:val="0"/>
          <w:divBdr>
            <w:top w:val="none" w:sz="0" w:space="0" w:color="auto"/>
            <w:left w:val="none" w:sz="0" w:space="0" w:color="auto"/>
            <w:bottom w:val="none" w:sz="0" w:space="0" w:color="auto"/>
            <w:right w:val="none" w:sz="0" w:space="0" w:color="auto"/>
          </w:divBdr>
        </w:div>
        <w:div w:id="2035424922">
          <w:marLeft w:val="547"/>
          <w:marRight w:val="0"/>
          <w:marTop w:val="154"/>
          <w:marBottom w:val="0"/>
          <w:divBdr>
            <w:top w:val="none" w:sz="0" w:space="0" w:color="auto"/>
            <w:left w:val="none" w:sz="0" w:space="0" w:color="auto"/>
            <w:bottom w:val="none" w:sz="0" w:space="0" w:color="auto"/>
            <w:right w:val="none" w:sz="0" w:space="0" w:color="auto"/>
          </w:divBdr>
        </w:div>
      </w:divsChild>
    </w:div>
    <w:div w:id="373817522">
      <w:bodyDiv w:val="1"/>
      <w:marLeft w:val="0"/>
      <w:marRight w:val="0"/>
      <w:marTop w:val="0"/>
      <w:marBottom w:val="0"/>
      <w:divBdr>
        <w:top w:val="none" w:sz="0" w:space="0" w:color="auto"/>
        <w:left w:val="none" w:sz="0" w:space="0" w:color="auto"/>
        <w:bottom w:val="none" w:sz="0" w:space="0" w:color="auto"/>
        <w:right w:val="none" w:sz="0" w:space="0" w:color="auto"/>
      </w:divBdr>
    </w:div>
    <w:div w:id="374353421">
      <w:bodyDiv w:val="1"/>
      <w:marLeft w:val="0"/>
      <w:marRight w:val="0"/>
      <w:marTop w:val="0"/>
      <w:marBottom w:val="0"/>
      <w:divBdr>
        <w:top w:val="none" w:sz="0" w:space="0" w:color="auto"/>
        <w:left w:val="none" w:sz="0" w:space="0" w:color="auto"/>
        <w:bottom w:val="none" w:sz="0" w:space="0" w:color="auto"/>
        <w:right w:val="none" w:sz="0" w:space="0" w:color="auto"/>
      </w:divBdr>
    </w:div>
    <w:div w:id="374546263">
      <w:bodyDiv w:val="1"/>
      <w:marLeft w:val="0"/>
      <w:marRight w:val="0"/>
      <w:marTop w:val="0"/>
      <w:marBottom w:val="0"/>
      <w:divBdr>
        <w:top w:val="none" w:sz="0" w:space="0" w:color="auto"/>
        <w:left w:val="none" w:sz="0" w:space="0" w:color="auto"/>
        <w:bottom w:val="none" w:sz="0" w:space="0" w:color="auto"/>
        <w:right w:val="none" w:sz="0" w:space="0" w:color="auto"/>
      </w:divBdr>
    </w:div>
    <w:div w:id="374669678">
      <w:bodyDiv w:val="1"/>
      <w:marLeft w:val="0"/>
      <w:marRight w:val="0"/>
      <w:marTop w:val="0"/>
      <w:marBottom w:val="0"/>
      <w:divBdr>
        <w:top w:val="none" w:sz="0" w:space="0" w:color="auto"/>
        <w:left w:val="none" w:sz="0" w:space="0" w:color="auto"/>
        <w:bottom w:val="none" w:sz="0" w:space="0" w:color="auto"/>
        <w:right w:val="none" w:sz="0" w:space="0" w:color="auto"/>
      </w:divBdr>
    </w:div>
    <w:div w:id="374696427">
      <w:bodyDiv w:val="1"/>
      <w:marLeft w:val="0"/>
      <w:marRight w:val="0"/>
      <w:marTop w:val="0"/>
      <w:marBottom w:val="0"/>
      <w:divBdr>
        <w:top w:val="none" w:sz="0" w:space="0" w:color="auto"/>
        <w:left w:val="none" w:sz="0" w:space="0" w:color="auto"/>
        <w:bottom w:val="none" w:sz="0" w:space="0" w:color="auto"/>
        <w:right w:val="none" w:sz="0" w:space="0" w:color="auto"/>
      </w:divBdr>
    </w:div>
    <w:div w:id="374744001">
      <w:bodyDiv w:val="1"/>
      <w:marLeft w:val="0"/>
      <w:marRight w:val="0"/>
      <w:marTop w:val="0"/>
      <w:marBottom w:val="0"/>
      <w:divBdr>
        <w:top w:val="none" w:sz="0" w:space="0" w:color="auto"/>
        <w:left w:val="none" w:sz="0" w:space="0" w:color="auto"/>
        <w:bottom w:val="none" w:sz="0" w:space="0" w:color="auto"/>
        <w:right w:val="none" w:sz="0" w:space="0" w:color="auto"/>
      </w:divBdr>
      <w:divsChild>
        <w:div w:id="164980490">
          <w:marLeft w:val="0"/>
          <w:marRight w:val="0"/>
          <w:marTop w:val="0"/>
          <w:marBottom w:val="0"/>
          <w:divBdr>
            <w:top w:val="none" w:sz="0" w:space="0" w:color="auto"/>
            <w:left w:val="none" w:sz="0" w:space="0" w:color="auto"/>
            <w:bottom w:val="none" w:sz="0" w:space="0" w:color="auto"/>
            <w:right w:val="none" w:sz="0" w:space="0" w:color="auto"/>
          </w:divBdr>
          <w:divsChild>
            <w:div w:id="823812587">
              <w:marLeft w:val="0"/>
              <w:marRight w:val="0"/>
              <w:marTop w:val="0"/>
              <w:marBottom w:val="0"/>
              <w:divBdr>
                <w:top w:val="none" w:sz="0" w:space="0" w:color="auto"/>
                <w:left w:val="none" w:sz="0" w:space="0" w:color="auto"/>
                <w:bottom w:val="none" w:sz="0" w:space="0" w:color="auto"/>
                <w:right w:val="none" w:sz="0" w:space="0" w:color="auto"/>
              </w:divBdr>
            </w:div>
            <w:div w:id="907304381">
              <w:marLeft w:val="0"/>
              <w:marRight w:val="0"/>
              <w:marTop w:val="0"/>
              <w:marBottom w:val="0"/>
              <w:divBdr>
                <w:top w:val="none" w:sz="0" w:space="0" w:color="auto"/>
                <w:left w:val="none" w:sz="0" w:space="0" w:color="auto"/>
                <w:bottom w:val="none" w:sz="0" w:space="0" w:color="auto"/>
                <w:right w:val="none" w:sz="0" w:space="0" w:color="auto"/>
              </w:divBdr>
            </w:div>
            <w:div w:id="1269236400">
              <w:marLeft w:val="0"/>
              <w:marRight w:val="0"/>
              <w:marTop w:val="0"/>
              <w:marBottom w:val="0"/>
              <w:divBdr>
                <w:top w:val="none" w:sz="0" w:space="0" w:color="auto"/>
                <w:left w:val="none" w:sz="0" w:space="0" w:color="auto"/>
                <w:bottom w:val="none" w:sz="0" w:space="0" w:color="auto"/>
                <w:right w:val="none" w:sz="0" w:space="0" w:color="auto"/>
              </w:divBdr>
            </w:div>
            <w:div w:id="151179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009170">
      <w:bodyDiv w:val="1"/>
      <w:marLeft w:val="0"/>
      <w:marRight w:val="0"/>
      <w:marTop w:val="0"/>
      <w:marBottom w:val="0"/>
      <w:divBdr>
        <w:top w:val="none" w:sz="0" w:space="0" w:color="auto"/>
        <w:left w:val="none" w:sz="0" w:space="0" w:color="auto"/>
        <w:bottom w:val="none" w:sz="0" w:space="0" w:color="auto"/>
        <w:right w:val="none" w:sz="0" w:space="0" w:color="auto"/>
      </w:divBdr>
      <w:divsChild>
        <w:div w:id="48309354">
          <w:marLeft w:val="1166"/>
          <w:marRight w:val="0"/>
          <w:marTop w:val="96"/>
          <w:marBottom w:val="0"/>
          <w:divBdr>
            <w:top w:val="none" w:sz="0" w:space="0" w:color="auto"/>
            <w:left w:val="none" w:sz="0" w:space="0" w:color="auto"/>
            <w:bottom w:val="none" w:sz="0" w:space="0" w:color="auto"/>
            <w:right w:val="none" w:sz="0" w:space="0" w:color="auto"/>
          </w:divBdr>
        </w:div>
        <w:div w:id="674965509">
          <w:marLeft w:val="1166"/>
          <w:marRight w:val="0"/>
          <w:marTop w:val="96"/>
          <w:marBottom w:val="0"/>
          <w:divBdr>
            <w:top w:val="none" w:sz="0" w:space="0" w:color="auto"/>
            <w:left w:val="none" w:sz="0" w:space="0" w:color="auto"/>
            <w:bottom w:val="none" w:sz="0" w:space="0" w:color="auto"/>
            <w:right w:val="none" w:sz="0" w:space="0" w:color="auto"/>
          </w:divBdr>
        </w:div>
        <w:div w:id="848763055">
          <w:marLeft w:val="1166"/>
          <w:marRight w:val="0"/>
          <w:marTop w:val="96"/>
          <w:marBottom w:val="0"/>
          <w:divBdr>
            <w:top w:val="none" w:sz="0" w:space="0" w:color="auto"/>
            <w:left w:val="none" w:sz="0" w:space="0" w:color="auto"/>
            <w:bottom w:val="none" w:sz="0" w:space="0" w:color="auto"/>
            <w:right w:val="none" w:sz="0" w:space="0" w:color="auto"/>
          </w:divBdr>
        </w:div>
        <w:div w:id="1335184334">
          <w:marLeft w:val="547"/>
          <w:marRight w:val="0"/>
          <w:marTop w:val="115"/>
          <w:marBottom w:val="0"/>
          <w:divBdr>
            <w:top w:val="none" w:sz="0" w:space="0" w:color="auto"/>
            <w:left w:val="none" w:sz="0" w:space="0" w:color="auto"/>
            <w:bottom w:val="none" w:sz="0" w:space="0" w:color="auto"/>
            <w:right w:val="none" w:sz="0" w:space="0" w:color="auto"/>
          </w:divBdr>
        </w:div>
        <w:div w:id="1533886682">
          <w:marLeft w:val="2520"/>
          <w:marRight w:val="0"/>
          <w:marTop w:val="77"/>
          <w:marBottom w:val="0"/>
          <w:divBdr>
            <w:top w:val="none" w:sz="0" w:space="0" w:color="auto"/>
            <w:left w:val="none" w:sz="0" w:space="0" w:color="auto"/>
            <w:bottom w:val="none" w:sz="0" w:space="0" w:color="auto"/>
            <w:right w:val="none" w:sz="0" w:space="0" w:color="auto"/>
          </w:divBdr>
        </w:div>
        <w:div w:id="1563327682">
          <w:marLeft w:val="1166"/>
          <w:marRight w:val="0"/>
          <w:marTop w:val="96"/>
          <w:marBottom w:val="0"/>
          <w:divBdr>
            <w:top w:val="none" w:sz="0" w:space="0" w:color="auto"/>
            <w:left w:val="none" w:sz="0" w:space="0" w:color="auto"/>
            <w:bottom w:val="none" w:sz="0" w:space="0" w:color="auto"/>
            <w:right w:val="none" w:sz="0" w:space="0" w:color="auto"/>
          </w:divBdr>
        </w:div>
        <w:div w:id="1641768284">
          <w:marLeft w:val="3240"/>
          <w:marRight w:val="0"/>
          <w:marTop w:val="77"/>
          <w:marBottom w:val="0"/>
          <w:divBdr>
            <w:top w:val="none" w:sz="0" w:space="0" w:color="auto"/>
            <w:left w:val="none" w:sz="0" w:space="0" w:color="auto"/>
            <w:bottom w:val="none" w:sz="0" w:space="0" w:color="auto"/>
            <w:right w:val="none" w:sz="0" w:space="0" w:color="auto"/>
          </w:divBdr>
        </w:div>
        <w:div w:id="1733575578">
          <w:marLeft w:val="2520"/>
          <w:marRight w:val="0"/>
          <w:marTop w:val="77"/>
          <w:marBottom w:val="0"/>
          <w:divBdr>
            <w:top w:val="none" w:sz="0" w:space="0" w:color="auto"/>
            <w:left w:val="none" w:sz="0" w:space="0" w:color="auto"/>
            <w:bottom w:val="none" w:sz="0" w:space="0" w:color="auto"/>
            <w:right w:val="none" w:sz="0" w:space="0" w:color="auto"/>
          </w:divBdr>
        </w:div>
        <w:div w:id="1771731729">
          <w:marLeft w:val="2520"/>
          <w:marRight w:val="0"/>
          <w:marTop w:val="77"/>
          <w:marBottom w:val="0"/>
          <w:divBdr>
            <w:top w:val="none" w:sz="0" w:space="0" w:color="auto"/>
            <w:left w:val="none" w:sz="0" w:space="0" w:color="auto"/>
            <w:bottom w:val="none" w:sz="0" w:space="0" w:color="auto"/>
            <w:right w:val="none" w:sz="0" w:space="0" w:color="auto"/>
          </w:divBdr>
        </w:div>
        <w:div w:id="1830949684">
          <w:marLeft w:val="1800"/>
          <w:marRight w:val="0"/>
          <w:marTop w:val="86"/>
          <w:marBottom w:val="0"/>
          <w:divBdr>
            <w:top w:val="none" w:sz="0" w:space="0" w:color="auto"/>
            <w:left w:val="none" w:sz="0" w:space="0" w:color="auto"/>
            <w:bottom w:val="none" w:sz="0" w:space="0" w:color="auto"/>
            <w:right w:val="none" w:sz="0" w:space="0" w:color="auto"/>
          </w:divBdr>
        </w:div>
        <w:div w:id="2104909263">
          <w:marLeft w:val="1800"/>
          <w:marRight w:val="0"/>
          <w:marTop w:val="86"/>
          <w:marBottom w:val="0"/>
          <w:divBdr>
            <w:top w:val="none" w:sz="0" w:space="0" w:color="auto"/>
            <w:left w:val="none" w:sz="0" w:space="0" w:color="auto"/>
            <w:bottom w:val="none" w:sz="0" w:space="0" w:color="auto"/>
            <w:right w:val="none" w:sz="0" w:space="0" w:color="auto"/>
          </w:divBdr>
        </w:div>
        <w:div w:id="2125423686">
          <w:marLeft w:val="3240"/>
          <w:marRight w:val="0"/>
          <w:marTop w:val="77"/>
          <w:marBottom w:val="0"/>
          <w:divBdr>
            <w:top w:val="none" w:sz="0" w:space="0" w:color="auto"/>
            <w:left w:val="none" w:sz="0" w:space="0" w:color="auto"/>
            <w:bottom w:val="none" w:sz="0" w:space="0" w:color="auto"/>
            <w:right w:val="none" w:sz="0" w:space="0" w:color="auto"/>
          </w:divBdr>
        </w:div>
      </w:divsChild>
    </w:div>
    <w:div w:id="376316753">
      <w:bodyDiv w:val="1"/>
      <w:marLeft w:val="0"/>
      <w:marRight w:val="0"/>
      <w:marTop w:val="0"/>
      <w:marBottom w:val="0"/>
      <w:divBdr>
        <w:top w:val="none" w:sz="0" w:space="0" w:color="auto"/>
        <w:left w:val="none" w:sz="0" w:space="0" w:color="auto"/>
        <w:bottom w:val="none" w:sz="0" w:space="0" w:color="auto"/>
        <w:right w:val="none" w:sz="0" w:space="0" w:color="auto"/>
      </w:divBdr>
    </w:div>
    <w:div w:id="376665612">
      <w:bodyDiv w:val="1"/>
      <w:marLeft w:val="0"/>
      <w:marRight w:val="0"/>
      <w:marTop w:val="0"/>
      <w:marBottom w:val="0"/>
      <w:divBdr>
        <w:top w:val="none" w:sz="0" w:space="0" w:color="auto"/>
        <w:left w:val="none" w:sz="0" w:space="0" w:color="auto"/>
        <w:bottom w:val="none" w:sz="0" w:space="0" w:color="auto"/>
        <w:right w:val="none" w:sz="0" w:space="0" w:color="auto"/>
      </w:divBdr>
    </w:div>
    <w:div w:id="377898208">
      <w:bodyDiv w:val="1"/>
      <w:marLeft w:val="0"/>
      <w:marRight w:val="0"/>
      <w:marTop w:val="0"/>
      <w:marBottom w:val="0"/>
      <w:divBdr>
        <w:top w:val="none" w:sz="0" w:space="0" w:color="auto"/>
        <w:left w:val="none" w:sz="0" w:space="0" w:color="auto"/>
        <w:bottom w:val="none" w:sz="0" w:space="0" w:color="auto"/>
        <w:right w:val="none" w:sz="0" w:space="0" w:color="auto"/>
      </w:divBdr>
    </w:div>
    <w:div w:id="381439687">
      <w:bodyDiv w:val="1"/>
      <w:marLeft w:val="0"/>
      <w:marRight w:val="0"/>
      <w:marTop w:val="0"/>
      <w:marBottom w:val="0"/>
      <w:divBdr>
        <w:top w:val="none" w:sz="0" w:space="0" w:color="auto"/>
        <w:left w:val="none" w:sz="0" w:space="0" w:color="auto"/>
        <w:bottom w:val="none" w:sz="0" w:space="0" w:color="auto"/>
        <w:right w:val="none" w:sz="0" w:space="0" w:color="auto"/>
      </w:divBdr>
    </w:div>
    <w:div w:id="382101359">
      <w:bodyDiv w:val="1"/>
      <w:marLeft w:val="0"/>
      <w:marRight w:val="0"/>
      <w:marTop w:val="0"/>
      <w:marBottom w:val="0"/>
      <w:divBdr>
        <w:top w:val="none" w:sz="0" w:space="0" w:color="auto"/>
        <w:left w:val="none" w:sz="0" w:space="0" w:color="auto"/>
        <w:bottom w:val="none" w:sz="0" w:space="0" w:color="auto"/>
        <w:right w:val="none" w:sz="0" w:space="0" w:color="auto"/>
      </w:divBdr>
    </w:div>
    <w:div w:id="382946746">
      <w:bodyDiv w:val="1"/>
      <w:marLeft w:val="0"/>
      <w:marRight w:val="0"/>
      <w:marTop w:val="0"/>
      <w:marBottom w:val="0"/>
      <w:divBdr>
        <w:top w:val="none" w:sz="0" w:space="0" w:color="auto"/>
        <w:left w:val="none" w:sz="0" w:space="0" w:color="auto"/>
        <w:bottom w:val="none" w:sz="0" w:space="0" w:color="auto"/>
        <w:right w:val="none" w:sz="0" w:space="0" w:color="auto"/>
      </w:divBdr>
      <w:divsChild>
        <w:div w:id="1321040827">
          <w:marLeft w:val="1166"/>
          <w:marRight w:val="0"/>
          <w:marTop w:val="115"/>
          <w:marBottom w:val="0"/>
          <w:divBdr>
            <w:top w:val="none" w:sz="0" w:space="0" w:color="auto"/>
            <w:left w:val="none" w:sz="0" w:space="0" w:color="auto"/>
            <w:bottom w:val="none" w:sz="0" w:space="0" w:color="auto"/>
            <w:right w:val="none" w:sz="0" w:space="0" w:color="auto"/>
          </w:divBdr>
        </w:div>
        <w:div w:id="1502041733">
          <w:marLeft w:val="547"/>
          <w:marRight w:val="0"/>
          <w:marTop w:val="134"/>
          <w:marBottom w:val="0"/>
          <w:divBdr>
            <w:top w:val="none" w:sz="0" w:space="0" w:color="auto"/>
            <w:left w:val="none" w:sz="0" w:space="0" w:color="auto"/>
            <w:bottom w:val="none" w:sz="0" w:space="0" w:color="auto"/>
            <w:right w:val="none" w:sz="0" w:space="0" w:color="auto"/>
          </w:divBdr>
        </w:div>
        <w:div w:id="1629623719">
          <w:marLeft w:val="547"/>
          <w:marRight w:val="0"/>
          <w:marTop w:val="134"/>
          <w:marBottom w:val="0"/>
          <w:divBdr>
            <w:top w:val="none" w:sz="0" w:space="0" w:color="auto"/>
            <w:left w:val="none" w:sz="0" w:space="0" w:color="auto"/>
            <w:bottom w:val="none" w:sz="0" w:space="0" w:color="auto"/>
            <w:right w:val="none" w:sz="0" w:space="0" w:color="auto"/>
          </w:divBdr>
        </w:div>
        <w:div w:id="1657605611">
          <w:marLeft w:val="1166"/>
          <w:marRight w:val="0"/>
          <w:marTop w:val="115"/>
          <w:marBottom w:val="0"/>
          <w:divBdr>
            <w:top w:val="none" w:sz="0" w:space="0" w:color="auto"/>
            <w:left w:val="none" w:sz="0" w:space="0" w:color="auto"/>
            <w:bottom w:val="none" w:sz="0" w:space="0" w:color="auto"/>
            <w:right w:val="none" w:sz="0" w:space="0" w:color="auto"/>
          </w:divBdr>
        </w:div>
        <w:div w:id="1785727334">
          <w:marLeft w:val="1166"/>
          <w:marRight w:val="0"/>
          <w:marTop w:val="115"/>
          <w:marBottom w:val="0"/>
          <w:divBdr>
            <w:top w:val="none" w:sz="0" w:space="0" w:color="auto"/>
            <w:left w:val="none" w:sz="0" w:space="0" w:color="auto"/>
            <w:bottom w:val="none" w:sz="0" w:space="0" w:color="auto"/>
            <w:right w:val="none" w:sz="0" w:space="0" w:color="auto"/>
          </w:divBdr>
        </w:div>
        <w:div w:id="1811702810">
          <w:marLeft w:val="1166"/>
          <w:marRight w:val="0"/>
          <w:marTop w:val="115"/>
          <w:marBottom w:val="0"/>
          <w:divBdr>
            <w:top w:val="none" w:sz="0" w:space="0" w:color="auto"/>
            <w:left w:val="none" w:sz="0" w:space="0" w:color="auto"/>
            <w:bottom w:val="none" w:sz="0" w:space="0" w:color="auto"/>
            <w:right w:val="none" w:sz="0" w:space="0" w:color="auto"/>
          </w:divBdr>
        </w:div>
      </w:divsChild>
    </w:div>
    <w:div w:id="385032475">
      <w:bodyDiv w:val="1"/>
      <w:marLeft w:val="0"/>
      <w:marRight w:val="0"/>
      <w:marTop w:val="0"/>
      <w:marBottom w:val="0"/>
      <w:divBdr>
        <w:top w:val="none" w:sz="0" w:space="0" w:color="auto"/>
        <w:left w:val="none" w:sz="0" w:space="0" w:color="auto"/>
        <w:bottom w:val="none" w:sz="0" w:space="0" w:color="auto"/>
        <w:right w:val="none" w:sz="0" w:space="0" w:color="auto"/>
      </w:divBdr>
      <w:divsChild>
        <w:div w:id="212084858">
          <w:marLeft w:val="1800"/>
          <w:marRight w:val="144"/>
          <w:marTop w:val="0"/>
          <w:marBottom w:val="120"/>
          <w:divBdr>
            <w:top w:val="none" w:sz="0" w:space="0" w:color="auto"/>
            <w:left w:val="none" w:sz="0" w:space="0" w:color="auto"/>
            <w:bottom w:val="none" w:sz="0" w:space="0" w:color="auto"/>
            <w:right w:val="none" w:sz="0" w:space="0" w:color="auto"/>
          </w:divBdr>
        </w:div>
        <w:div w:id="457187677">
          <w:marLeft w:val="1800"/>
          <w:marRight w:val="144"/>
          <w:marTop w:val="0"/>
          <w:marBottom w:val="120"/>
          <w:divBdr>
            <w:top w:val="none" w:sz="0" w:space="0" w:color="auto"/>
            <w:left w:val="none" w:sz="0" w:space="0" w:color="auto"/>
            <w:bottom w:val="none" w:sz="0" w:space="0" w:color="auto"/>
            <w:right w:val="none" w:sz="0" w:space="0" w:color="auto"/>
          </w:divBdr>
        </w:div>
        <w:div w:id="545607239">
          <w:marLeft w:val="1800"/>
          <w:marRight w:val="144"/>
          <w:marTop w:val="0"/>
          <w:marBottom w:val="120"/>
          <w:divBdr>
            <w:top w:val="none" w:sz="0" w:space="0" w:color="auto"/>
            <w:left w:val="none" w:sz="0" w:space="0" w:color="auto"/>
            <w:bottom w:val="none" w:sz="0" w:space="0" w:color="auto"/>
            <w:right w:val="none" w:sz="0" w:space="0" w:color="auto"/>
          </w:divBdr>
        </w:div>
        <w:div w:id="878081671">
          <w:marLeft w:val="1166"/>
          <w:marRight w:val="144"/>
          <w:marTop w:val="0"/>
          <w:marBottom w:val="120"/>
          <w:divBdr>
            <w:top w:val="none" w:sz="0" w:space="0" w:color="auto"/>
            <w:left w:val="none" w:sz="0" w:space="0" w:color="auto"/>
            <w:bottom w:val="none" w:sz="0" w:space="0" w:color="auto"/>
            <w:right w:val="none" w:sz="0" w:space="0" w:color="auto"/>
          </w:divBdr>
        </w:div>
        <w:div w:id="1050152825">
          <w:marLeft w:val="1166"/>
          <w:marRight w:val="144"/>
          <w:marTop w:val="0"/>
          <w:marBottom w:val="120"/>
          <w:divBdr>
            <w:top w:val="none" w:sz="0" w:space="0" w:color="auto"/>
            <w:left w:val="none" w:sz="0" w:space="0" w:color="auto"/>
            <w:bottom w:val="none" w:sz="0" w:space="0" w:color="auto"/>
            <w:right w:val="none" w:sz="0" w:space="0" w:color="auto"/>
          </w:divBdr>
        </w:div>
        <w:div w:id="1288732307">
          <w:marLeft w:val="1800"/>
          <w:marRight w:val="144"/>
          <w:marTop w:val="0"/>
          <w:marBottom w:val="120"/>
          <w:divBdr>
            <w:top w:val="none" w:sz="0" w:space="0" w:color="auto"/>
            <w:left w:val="none" w:sz="0" w:space="0" w:color="auto"/>
            <w:bottom w:val="none" w:sz="0" w:space="0" w:color="auto"/>
            <w:right w:val="none" w:sz="0" w:space="0" w:color="auto"/>
          </w:divBdr>
        </w:div>
        <w:div w:id="1606575153">
          <w:marLeft w:val="547"/>
          <w:marRight w:val="144"/>
          <w:marTop w:val="0"/>
          <w:marBottom w:val="120"/>
          <w:divBdr>
            <w:top w:val="none" w:sz="0" w:space="0" w:color="auto"/>
            <w:left w:val="none" w:sz="0" w:space="0" w:color="auto"/>
            <w:bottom w:val="none" w:sz="0" w:space="0" w:color="auto"/>
            <w:right w:val="none" w:sz="0" w:space="0" w:color="auto"/>
          </w:divBdr>
        </w:div>
        <w:div w:id="2101176306">
          <w:marLeft w:val="1166"/>
          <w:marRight w:val="144"/>
          <w:marTop w:val="0"/>
          <w:marBottom w:val="120"/>
          <w:divBdr>
            <w:top w:val="none" w:sz="0" w:space="0" w:color="auto"/>
            <w:left w:val="none" w:sz="0" w:space="0" w:color="auto"/>
            <w:bottom w:val="none" w:sz="0" w:space="0" w:color="auto"/>
            <w:right w:val="none" w:sz="0" w:space="0" w:color="auto"/>
          </w:divBdr>
        </w:div>
      </w:divsChild>
    </w:div>
    <w:div w:id="388576589">
      <w:bodyDiv w:val="1"/>
      <w:marLeft w:val="0"/>
      <w:marRight w:val="0"/>
      <w:marTop w:val="0"/>
      <w:marBottom w:val="0"/>
      <w:divBdr>
        <w:top w:val="none" w:sz="0" w:space="0" w:color="auto"/>
        <w:left w:val="none" w:sz="0" w:space="0" w:color="auto"/>
        <w:bottom w:val="none" w:sz="0" w:space="0" w:color="auto"/>
        <w:right w:val="none" w:sz="0" w:space="0" w:color="auto"/>
      </w:divBdr>
    </w:div>
    <w:div w:id="389110335">
      <w:bodyDiv w:val="1"/>
      <w:marLeft w:val="0"/>
      <w:marRight w:val="0"/>
      <w:marTop w:val="0"/>
      <w:marBottom w:val="0"/>
      <w:divBdr>
        <w:top w:val="none" w:sz="0" w:space="0" w:color="auto"/>
        <w:left w:val="none" w:sz="0" w:space="0" w:color="auto"/>
        <w:bottom w:val="none" w:sz="0" w:space="0" w:color="auto"/>
        <w:right w:val="none" w:sz="0" w:space="0" w:color="auto"/>
      </w:divBdr>
    </w:div>
    <w:div w:id="389311502">
      <w:bodyDiv w:val="1"/>
      <w:marLeft w:val="0"/>
      <w:marRight w:val="0"/>
      <w:marTop w:val="0"/>
      <w:marBottom w:val="0"/>
      <w:divBdr>
        <w:top w:val="none" w:sz="0" w:space="0" w:color="auto"/>
        <w:left w:val="none" w:sz="0" w:space="0" w:color="auto"/>
        <w:bottom w:val="none" w:sz="0" w:space="0" w:color="auto"/>
        <w:right w:val="none" w:sz="0" w:space="0" w:color="auto"/>
      </w:divBdr>
      <w:divsChild>
        <w:div w:id="151289299">
          <w:marLeft w:val="547"/>
          <w:marRight w:val="0"/>
          <w:marTop w:val="144"/>
          <w:marBottom w:val="0"/>
          <w:divBdr>
            <w:top w:val="none" w:sz="0" w:space="0" w:color="auto"/>
            <w:left w:val="none" w:sz="0" w:space="0" w:color="auto"/>
            <w:bottom w:val="none" w:sz="0" w:space="0" w:color="auto"/>
            <w:right w:val="none" w:sz="0" w:space="0" w:color="auto"/>
          </w:divBdr>
        </w:div>
        <w:div w:id="649600508">
          <w:marLeft w:val="547"/>
          <w:marRight w:val="0"/>
          <w:marTop w:val="144"/>
          <w:marBottom w:val="0"/>
          <w:divBdr>
            <w:top w:val="none" w:sz="0" w:space="0" w:color="auto"/>
            <w:left w:val="none" w:sz="0" w:space="0" w:color="auto"/>
            <w:bottom w:val="none" w:sz="0" w:space="0" w:color="auto"/>
            <w:right w:val="none" w:sz="0" w:space="0" w:color="auto"/>
          </w:divBdr>
        </w:div>
        <w:div w:id="1108040212">
          <w:marLeft w:val="1166"/>
          <w:marRight w:val="0"/>
          <w:marTop w:val="125"/>
          <w:marBottom w:val="0"/>
          <w:divBdr>
            <w:top w:val="none" w:sz="0" w:space="0" w:color="auto"/>
            <w:left w:val="none" w:sz="0" w:space="0" w:color="auto"/>
            <w:bottom w:val="none" w:sz="0" w:space="0" w:color="auto"/>
            <w:right w:val="none" w:sz="0" w:space="0" w:color="auto"/>
          </w:divBdr>
        </w:div>
        <w:div w:id="1542281306">
          <w:marLeft w:val="547"/>
          <w:marRight w:val="0"/>
          <w:marTop w:val="115"/>
          <w:marBottom w:val="0"/>
          <w:divBdr>
            <w:top w:val="none" w:sz="0" w:space="0" w:color="auto"/>
            <w:left w:val="none" w:sz="0" w:space="0" w:color="auto"/>
            <w:bottom w:val="none" w:sz="0" w:space="0" w:color="auto"/>
            <w:right w:val="none" w:sz="0" w:space="0" w:color="auto"/>
          </w:divBdr>
        </w:div>
        <w:div w:id="1742484727">
          <w:marLeft w:val="1166"/>
          <w:marRight w:val="0"/>
          <w:marTop w:val="125"/>
          <w:marBottom w:val="0"/>
          <w:divBdr>
            <w:top w:val="none" w:sz="0" w:space="0" w:color="auto"/>
            <w:left w:val="none" w:sz="0" w:space="0" w:color="auto"/>
            <w:bottom w:val="none" w:sz="0" w:space="0" w:color="auto"/>
            <w:right w:val="none" w:sz="0" w:space="0" w:color="auto"/>
          </w:divBdr>
        </w:div>
        <w:div w:id="1898395034">
          <w:marLeft w:val="547"/>
          <w:marRight w:val="0"/>
          <w:marTop w:val="144"/>
          <w:marBottom w:val="0"/>
          <w:divBdr>
            <w:top w:val="none" w:sz="0" w:space="0" w:color="auto"/>
            <w:left w:val="none" w:sz="0" w:space="0" w:color="auto"/>
            <w:bottom w:val="none" w:sz="0" w:space="0" w:color="auto"/>
            <w:right w:val="none" w:sz="0" w:space="0" w:color="auto"/>
          </w:divBdr>
        </w:div>
      </w:divsChild>
    </w:div>
    <w:div w:id="390469648">
      <w:bodyDiv w:val="1"/>
      <w:marLeft w:val="0"/>
      <w:marRight w:val="0"/>
      <w:marTop w:val="0"/>
      <w:marBottom w:val="0"/>
      <w:divBdr>
        <w:top w:val="none" w:sz="0" w:space="0" w:color="auto"/>
        <w:left w:val="none" w:sz="0" w:space="0" w:color="auto"/>
        <w:bottom w:val="none" w:sz="0" w:space="0" w:color="auto"/>
        <w:right w:val="none" w:sz="0" w:space="0" w:color="auto"/>
      </w:divBdr>
    </w:div>
    <w:div w:id="390688565">
      <w:bodyDiv w:val="1"/>
      <w:marLeft w:val="0"/>
      <w:marRight w:val="0"/>
      <w:marTop w:val="0"/>
      <w:marBottom w:val="0"/>
      <w:divBdr>
        <w:top w:val="none" w:sz="0" w:space="0" w:color="auto"/>
        <w:left w:val="none" w:sz="0" w:space="0" w:color="auto"/>
        <w:bottom w:val="none" w:sz="0" w:space="0" w:color="auto"/>
        <w:right w:val="none" w:sz="0" w:space="0" w:color="auto"/>
      </w:divBdr>
    </w:div>
    <w:div w:id="391347959">
      <w:bodyDiv w:val="1"/>
      <w:marLeft w:val="0"/>
      <w:marRight w:val="0"/>
      <w:marTop w:val="0"/>
      <w:marBottom w:val="0"/>
      <w:divBdr>
        <w:top w:val="none" w:sz="0" w:space="0" w:color="auto"/>
        <w:left w:val="none" w:sz="0" w:space="0" w:color="auto"/>
        <w:bottom w:val="none" w:sz="0" w:space="0" w:color="auto"/>
        <w:right w:val="none" w:sz="0" w:space="0" w:color="auto"/>
      </w:divBdr>
      <w:divsChild>
        <w:div w:id="176383517">
          <w:marLeft w:val="1166"/>
          <w:marRight w:val="0"/>
          <w:marTop w:val="240"/>
          <w:marBottom w:val="0"/>
          <w:divBdr>
            <w:top w:val="none" w:sz="0" w:space="0" w:color="auto"/>
            <w:left w:val="none" w:sz="0" w:space="0" w:color="auto"/>
            <w:bottom w:val="none" w:sz="0" w:space="0" w:color="auto"/>
            <w:right w:val="none" w:sz="0" w:space="0" w:color="auto"/>
          </w:divBdr>
        </w:div>
        <w:div w:id="864097176">
          <w:marLeft w:val="547"/>
          <w:marRight w:val="0"/>
          <w:marTop w:val="240"/>
          <w:marBottom w:val="0"/>
          <w:divBdr>
            <w:top w:val="none" w:sz="0" w:space="0" w:color="auto"/>
            <w:left w:val="none" w:sz="0" w:space="0" w:color="auto"/>
            <w:bottom w:val="none" w:sz="0" w:space="0" w:color="auto"/>
            <w:right w:val="none" w:sz="0" w:space="0" w:color="auto"/>
          </w:divBdr>
        </w:div>
      </w:divsChild>
    </w:div>
    <w:div w:id="391852695">
      <w:bodyDiv w:val="1"/>
      <w:marLeft w:val="0"/>
      <w:marRight w:val="0"/>
      <w:marTop w:val="0"/>
      <w:marBottom w:val="0"/>
      <w:divBdr>
        <w:top w:val="none" w:sz="0" w:space="0" w:color="auto"/>
        <w:left w:val="none" w:sz="0" w:space="0" w:color="auto"/>
        <w:bottom w:val="none" w:sz="0" w:space="0" w:color="auto"/>
        <w:right w:val="none" w:sz="0" w:space="0" w:color="auto"/>
      </w:divBdr>
    </w:div>
    <w:div w:id="391856869">
      <w:bodyDiv w:val="1"/>
      <w:marLeft w:val="0"/>
      <w:marRight w:val="0"/>
      <w:marTop w:val="0"/>
      <w:marBottom w:val="0"/>
      <w:divBdr>
        <w:top w:val="none" w:sz="0" w:space="0" w:color="auto"/>
        <w:left w:val="none" w:sz="0" w:space="0" w:color="auto"/>
        <w:bottom w:val="none" w:sz="0" w:space="0" w:color="auto"/>
        <w:right w:val="none" w:sz="0" w:space="0" w:color="auto"/>
      </w:divBdr>
      <w:divsChild>
        <w:div w:id="306009607">
          <w:marLeft w:val="1800"/>
          <w:marRight w:val="0"/>
          <w:marTop w:val="77"/>
          <w:marBottom w:val="0"/>
          <w:divBdr>
            <w:top w:val="none" w:sz="0" w:space="0" w:color="auto"/>
            <w:left w:val="none" w:sz="0" w:space="0" w:color="auto"/>
            <w:bottom w:val="none" w:sz="0" w:space="0" w:color="auto"/>
            <w:right w:val="none" w:sz="0" w:space="0" w:color="auto"/>
          </w:divBdr>
        </w:div>
        <w:div w:id="409079876">
          <w:marLeft w:val="1800"/>
          <w:marRight w:val="0"/>
          <w:marTop w:val="77"/>
          <w:marBottom w:val="0"/>
          <w:divBdr>
            <w:top w:val="none" w:sz="0" w:space="0" w:color="auto"/>
            <w:left w:val="none" w:sz="0" w:space="0" w:color="auto"/>
            <w:bottom w:val="none" w:sz="0" w:space="0" w:color="auto"/>
            <w:right w:val="none" w:sz="0" w:space="0" w:color="auto"/>
          </w:divBdr>
        </w:div>
        <w:div w:id="678895786">
          <w:marLeft w:val="1166"/>
          <w:marRight w:val="0"/>
          <w:marTop w:val="96"/>
          <w:marBottom w:val="0"/>
          <w:divBdr>
            <w:top w:val="none" w:sz="0" w:space="0" w:color="auto"/>
            <w:left w:val="none" w:sz="0" w:space="0" w:color="auto"/>
            <w:bottom w:val="none" w:sz="0" w:space="0" w:color="auto"/>
            <w:right w:val="none" w:sz="0" w:space="0" w:color="auto"/>
          </w:divBdr>
        </w:div>
        <w:div w:id="1234271638">
          <w:marLeft w:val="1800"/>
          <w:marRight w:val="0"/>
          <w:marTop w:val="77"/>
          <w:marBottom w:val="0"/>
          <w:divBdr>
            <w:top w:val="none" w:sz="0" w:space="0" w:color="auto"/>
            <w:left w:val="none" w:sz="0" w:space="0" w:color="auto"/>
            <w:bottom w:val="none" w:sz="0" w:space="0" w:color="auto"/>
            <w:right w:val="none" w:sz="0" w:space="0" w:color="auto"/>
          </w:divBdr>
        </w:div>
        <w:div w:id="1289315593">
          <w:marLeft w:val="1166"/>
          <w:marRight w:val="0"/>
          <w:marTop w:val="96"/>
          <w:marBottom w:val="0"/>
          <w:divBdr>
            <w:top w:val="none" w:sz="0" w:space="0" w:color="auto"/>
            <w:left w:val="none" w:sz="0" w:space="0" w:color="auto"/>
            <w:bottom w:val="none" w:sz="0" w:space="0" w:color="auto"/>
            <w:right w:val="none" w:sz="0" w:space="0" w:color="auto"/>
          </w:divBdr>
        </w:div>
        <w:div w:id="1333921274">
          <w:marLeft w:val="547"/>
          <w:marRight w:val="0"/>
          <w:marTop w:val="115"/>
          <w:marBottom w:val="0"/>
          <w:divBdr>
            <w:top w:val="none" w:sz="0" w:space="0" w:color="auto"/>
            <w:left w:val="none" w:sz="0" w:space="0" w:color="auto"/>
            <w:bottom w:val="none" w:sz="0" w:space="0" w:color="auto"/>
            <w:right w:val="none" w:sz="0" w:space="0" w:color="auto"/>
          </w:divBdr>
        </w:div>
        <w:div w:id="1351182866">
          <w:marLeft w:val="1166"/>
          <w:marRight w:val="0"/>
          <w:marTop w:val="96"/>
          <w:marBottom w:val="0"/>
          <w:divBdr>
            <w:top w:val="none" w:sz="0" w:space="0" w:color="auto"/>
            <w:left w:val="none" w:sz="0" w:space="0" w:color="auto"/>
            <w:bottom w:val="none" w:sz="0" w:space="0" w:color="auto"/>
            <w:right w:val="none" w:sz="0" w:space="0" w:color="auto"/>
          </w:divBdr>
        </w:div>
        <w:div w:id="1600218401">
          <w:marLeft w:val="1800"/>
          <w:marRight w:val="0"/>
          <w:marTop w:val="77"/>
          <w:marBottom w:val="0"/>
          <w:divBdr>
            <w:top w:val="none" w:sz="0" w:space="0" w:color="auto"/>
            <w:left w:val="none" w:sz="0" w:space="0" w:color="auto"/>
            <w:bottom w:val="none" w:sz="0" w:space="0" w:color="auto"/>
            <w:right w:val="none" w:sz="0" w:space="0" w:color="auto"/>
          </w:divBdr>
        </w:div>
        <w:div w:id="1614895795">
          <w:marLeft w:val="1800"/>
          <w:marRight w:val="0"/>
          <w:marTop w:val="77"/>
          <w:marBottom w:val="0"/>
          <w:divBdr>
            <w:top w:val="none" w:sz="0" w:space="0" w:color="auto"/>
            <w:left w:val="none" w:sz="0" w:space="0" w:color="auto"/>
            <w:bottom w:val="none" w:sz="0" w:space="0" w:color="auto"/>
            <w:right w:val="none" w:sz="0" w:space="0" w:color="auto"/>
          </w:divBdr>
        </w:div>
        <w:div w:id="2112822872">
          <w:marLeft w:val="1800"/>
          <w:marRight w:val="0"/>
          <w:marTop w:val="77"/>
          <w:marBottom w:val="0"/>
          <w:divBdr>
            <w:top w:val="none" w:sz="0" w:space="0" w:color="auto"/>
            <w:left w:val="none" w:sz="0" w:space="0" w:color="auto"/>
            <w:bottom w:val="none" w:sz="0" w:space="0" w:color="auto"/>
            <w:right w:val="none" w:sz="0" w:space="0" w:color="auto"/>
          </w:divBdr>
        </w:div>
      </w:divsChild>
    </w:div>
    <w:div w:id="391931752">
      <w:bodyDiv w:val="1"/>
      <w:marLeft w:val="0"/>
      <w:marRight w:val="0"/>
      <w:marTop w:val="0"/>
      <w:marBottom w:val="0"/>
      <w:divBdr>
        <w:top w:val="none" w:sz="0" w:space="0" w:color="auto"/>
        <w:left w:val="none" w:sz="0" w:space="0" w:color="auto"/>
        <w:bottom w:val="none" w:sz="0" w:space="0" w:color="auto"/>
        <w:right w:val="none" w:sz="0" w:space="0" w:color="auto"/>
      </w:divBdr>
    </w:div>
    <w:div w:id="393286091">
      <w:bodyDiv w:val="1"/>
      <w:marLeft w:val="0"/>
      <w:marRight w:val="0"/>
      <w:marTop w:val="0"/>
      <w:marBottom w:val="0"/>
      <w:divBdr>
        <w:top w:val="none" w:sz="0" w:space="0" w:color="auto"/>
        <w:left w:val="none" w:sz="0" w:space="0" w:color="auto"/>
        <w:bottom w:val="none" w:sz="0" w:space="0" w:color="auto"/>
        <w:right w:val="none" w:sz="0" w:space="0" w:color="auto"/>
      </w:divBdr>
    </w:div>
    <w:div w:id="393893418">
      <w:bodyDiv w:val="1"/>
      <w:marLeft w:val="0"/>
      <w:marRight w:val="0"/>
      <w:marTop w:val="0"/>
      <w:marBottom w:val="0"/>
      <w:divBdr>
        <w:top w:val="none" w:sz="0" w:space="0" w:color="auto"/>
        <w:left w:val="none" w:sz="0" w:space="0" w:color="auto"/>
        <w:bottom w:val="none" w:sz="0" w:space="0" w:color="auto"/>
        <w:right w:val="none" w:sz="0" w:space="0" w:color="auto"/>
      </w:divBdr>
      <w:divsChild>
        <w:div w:id="639648970">
          <w:marLeft w:val="0"/>
          <w:marRight w:val="0"/>
          <w:marTop w:val="0"/>
          <w:marBottom w:val="0"/>
          <w:divBdr>
            <w:top w:val="none" w:sz="0" w:space="0" w:color="auto"/>
            <w:left w:val="none" w:sz="0" w:space="0" w:color="auto"/>
            <w:bottom w:val="none" w:sz="0" w:space="0" w:color="auto"/>
            <w:right w:val="none" w:sz="0" w:space="0" w:color="auto"/>
          </w:divBdr>
          <w:divsChild>
            <w:div w:id="951478578">
              <w:marLeft w:val="0"/>
              <w:marRight w:val="0"/>
              <w:marTop w:val="0"/>
              <w:marBottom w:val="0"/>
              <w:divBdr>
                <w:top w:val="none" w:sz="0" w:space="0" w:color="auto"/>
                <w:left w:val="none" w:sz="0" w:space="0" w:color="auto"/>
                <w:bottom w:val="none" w:sz="0" w:space="0" w:color="auto"/>
                <w:right w:val="none" w:sz="0" w:space="0" w:color="auto"/>
              </w:divBdr>
            </w:div>
            <w:div w:id="1239746626">
              <w:marLeft w:val="0"/>
              <w:marRight w:val="0"/>
              <w:marTop w:val="0"/>
              <w:marBottom w:val="0"/>
              <w:divBdr>
                <w:top w:val="none" w:sz="0" w:space="0" w:color="auto"/>
                <w:left w:val="none" w:sz="0" w:space="0" w:color="auto"/>
                <w:bottom w:val="none" w:sz="0" w:space="0" w:color="auto"/>
                <w:right w:val="none" w:sz="0" w:space="0" w:color="auto"/>
              </w:divBdr>
            </w:div>
            <w:div w:id="1272709770">
              <w:marLeft w:val="0"/>
              <w:marRight w:val="0"/>
              <w:marTop w:val="0"/>
              <w:marBottom w:val="0"/>
              <w:divBdr>
                <w:top w:val="none" w:sz="0" w:space="0" w:color="auto"/>
                <w:left w:val="none" w:sz="0" w:space="0" w:color="auto"/>
                <w:bottom w:val="none" w:sz="0" w:space="0" w:color="auto"/>
                <w:right w:val="none" w:sz="0" w:space="0" w:color="auto"/>
              </w:divBdr>
            </w:div>
            <w:div w:id="1471941884">
              <w:marLeft w:val="0"/>
              <w:marRight w:val="0"/>
              <w:marTop w:val="0"/>
              <w:marBottom w:val="0"/>
              <w:divBdr>
                <w:top w:val="none" w:sz="0" w:space="0" w:color="auto"/>
                <w:left w:val="none" w:sz="0" w:space="0" w:color="auto"/>
                <w:bottom w:val="none" w:sz="0" w:space="0" w:color="auto"/>
                <w:right w:val="none" w:sz="0" w:space="0" w:color="auto"/>
              </w:divBdr>
            </w:div>
            <w:div w:id="194565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789253">
      <w:bodyDiv w:val="1"/>
      <w:marLeft w:val="0"/>
      <w:marRight w:val="0"/>
      <w:marTop w:val="0"/>
      <w:marBottom w:val="0"/>
      <w:divBdr>
        <w:top w:val="none" w:sz="0" w:space="0" w:color="auto"/>
        <w:left w:val="none" w:sz="0" w:space="0" w:color="auto"/>
        <w:bottom w:val="none" w:sz="0" w:space="0" w:color="auto"/>
        <w:right w:val="none" w:sz="0" w:space="0" w:color="auto"/>
      </w:divBdr>
    </w:div>
    <w:div w:id="394819213">
      <w:bodyDiv w:val="1"/>
      <w:marLeft w:val="0"/>
      <w:marRight w:val="0"/>
      <w:marTop w:val="0"/>
      <w:marBottom w:val="0"/>
      <w:divBdr>
        <w:top w:val="none" w:sz="0" w:space="0" w:color="auto"/>
        <w:left w:val="none" w:sz="0" w:space="0" w:color="auto"/>
        <w:bottom w:val="none" w:sz="0" w:space="0" w:color="auto"/>
        <w:right w:val="none" w:sz="0" w:space="0" w:color="auto"/>
      </w:divBdr>
    </w:div>
    <w:div w:id="394819336">
      <w:bodyDiv w:val="1"/>
      <w:marLeft w:val="0"/>
      <w:marRight w:val="0"/>
      <w:marTop w:val="0"/>
      <w:marBottom w:val="0"/>
      <w:divBdr>
        <w:top w:val="none" w:sz="0" w:space="0" w:color="auto"/>
        <w:left w:val="none" w:sz="0" w:space="0" w:color="auto"/>
        <w:bottom w:val="none" w:sz="0" w:space="0" w:color="auto"/>
        <w:right w:val="none" w:sz="0" w:space="0" w:color="auto"/>
      </w:divBdr>
    </w:div>
    <w:div w:id="394937687">
      <w:bodyDiv w:val="1"/>
      <w:marLeft w:val="0"/>
      <w:marRight w:val="0"/>
      <w:marTop w:val="0"/>
      <w:marBottom w:val="0"/>
      <w:divBdr>
        <w:top w:val="none" w:sz="0" w:space="0" w:color="auto"/>
        <w:left w:val="none" w:sz="0" w:space="0" w:color="auto"/>
        <w:bottom w:val="none" w:sz="0" w:space="0" w:color="auto"/>
        <w:right w:val="none" w:sz="0" w:space="0" w:color="auto"/>
      </w:divBdr>
    </w:div>
    <w:div w:id="395325239">
      <w:bodyDiv w:val="1"/>
      <w:marLeft w:val="0"/>
      <w:marRight w:val="0"/>
      <w:marTop w:val="0"/>
      <w:marBottom w:val="0"/>
      <w:divBdr>
        <w:top w:val="none" w:sz="0" w:space="0" w:color="auto"/>
        <w:left w:val="none" w:sz="0" w:space="0" w:color="auto"/>
        <w:bottom w:val="none" w:sz="0" w:space="0" w:color="auto"/>
        <w:right w:val="none" w:sz="0" w:space="0" w:color="auto"/>
      </w:divBdr>
    </w:div>
    <w:div w:id="395906287">
      <w:bodyDiv w:val="1"/>
      <w:marLeft w:val="0"/>
      <w:marRight w:val="0"/>
      <w:marTop w:val="0"/>
      <w:marBottom w:val="0"/>
      <w:divBdr>
        <w:top w:val="none" w:sz="0" w:space="0" w:color="auto"/>
        <w:left w:val="none" w:sz="0" w:space="0" w:color="auto"/>
        <w:bottom w:val="none" w:sz="0" w:space="0" w:color="auto"/>
        <w:right w:val="none" w:sz="0" w:space="0" w:color="auto"/>
      </w:divBdr>
    </w:div>
    <w:div w:id="397245956">
      <w:bodyDiv w:val="1"/>
      <w:marLeft w:val="0"/>
      <w:marRight w:val="0"/>
      <w:marTop w:val="0"/>
      <w:marBottom w:val="0"/>
      <w:divBdr>
        <w:top w:val="none" w:sz="0" w:space="0" w:color="auto"/>
        <w:left w:val="none" w:sz="0" w:space="0" w:color="auto"/>
        <w:bottom w:val="none" w:sz="0" w:space="0" w:color="auto"/>
        <w:right w:val="none" w:sz="0" w:space="0" w:color="auto"/>
      </w:divBdr>
    </w:div>
    <w:div w:id="397673612">
      <w:bodyDiv w:val="1"/>
      <w:marLeft w:val="0"/>
      <w:marRight w:val="0"/>
      <w:marTop w:val="0"/>
      <w:marBottom w:val="0"/>
      <w:divBdr>
        <w:top w:val="none" w:sz="0" w:space="0" w:color="auto"/>
        <w:left w:val="none" w:sz="0" w:space="0" w:color="auto"/>
        <w:bottom w:val="none" w:sz="0" w:space="0" w:color="auto"/>
        <w:right w:val="none" w:sz="0" w:space="0" w:color="auto"/>
      </w:divBdr>
    </w:div>
    <w:div w:id="398484465">
      <w:bodyDiv w:val="1"/>
      <w:marLeft w:val="0"/>
      <w:marRight w:val="0"/>
      <w:marTop w:val="0"/>
      <w:marBottom w:val="0"/>
      <w:divBdr>
        <w:top w:val="none" w:sz="0" w:space="0" w:color="auto"/>
        <w:left w:val="none" w:sz="0" w:space="0" w:color="auto"/>
        <w:bottom w:val="none" w:sz="0" w:space="0" w:color="auto"/>
        <w:right w:val="none" w:sz="0" w:space="0" w:color="auto"/>
      </w:divBdr>
    </w:div>
    <w:div w:id="398787489">
      <w:bodyDiv w:val="1"/>
      <w:marLeft w:val="0"/>
      <w:marRight w:val="0"/>
      <w:marTop w:val="0"/>
      <w:marBottom w:val="0"/>
      <w:divBdr>
        <w:top w:val="none" w:sz="0" w:space="0" w:color="auto"/>
        <w:left w:val="none" w:sz="0" w:space="0" w:color="auto"/>
        <w:bottom w:val="none" w:sz="0" w:space="0" w:color="auto"/>
        <w:right w:val="none" w:sz="0" w:space="0" w:color="auto"/>
      </w:divBdr>
    </w:div>
    <w:div w:id="399838721">
      <w:bodyDiv w:val="1"/>
      <w:marLeft w:val="0"/>
      <w:marRight w:val="0"/>
      <w:marTop w:val="0"/>
      <w:marBottom w:val="0"/>
      <w:divBdr>
        <w:top w:val="none" w:sz="0" w:space="0" w:color="auto"/>
        <w:left w:val="none" w:sz="0" w:space="0" w:color="auto"/>
        <w:bottom w:val="none" w:sz="0" w:space="0" w:color="auto"/>
        <w:right w:val="none" w:sz="0" w:space="0" w:color="auto"/>
      </w:divBdr>
    </w:div>
    <w:div w:id="399908872">
      <w:bodyDiv w:val="1"/>
      <w:marLeft w:val="0"/>
      <w:marRight w:val="0"/>
      <w:marTop w:val="0"/>
      <w:marBottom w:val="0"/>
      <w:divBdr>
        <w:top w:val="none" w:sz="0" w:space="0" w:color="auto"/>
        <w:left w:val="none" w:sz="0" w:space="0" w:color="auto"/>
        <w:bottom w:val="none" w:sz="0" w:space="0" w:color="auto"/>
        <w:right w:val="none" w:sz="0" w:space="0" w:color="auto"/>
      </w:divBdr>
    </w:div>
    <w:div w:id="400298880">
      <w:bodyDiv w:val="1"/>
      <w:marLeft w:val="0"/>
      <w:marRight w:val="0"/>
      <w:marTop w:val="0"/>
      <w:marBottom w:val="0"/>
      <w:divBdr>
        <w:top w:val="none" w:sz="0" w:space="0" w:color="auto"/>
        <w:left w:val="none" w:sz="0" w:space="0" w:color="auto"/>
        <w:bottom w:val="none" w:sz="0" w:space="0" w:color="auto"/>
        <w:right w:val="none" w:sz="0" w:space="0" w:color="auto"/>
      </w:divBdr>
    </w:div>
    <w:div w:id="400373457">
      <w:bodyDiv w:val="1"/>
      <w:marLeft w:val="0"/>
      <w:marRight w:val="0"/>
      <w:marTop w:val="0"/>
      <w:marBottom w:val="0"/>
      <w:divBdr>
        <w:top w:val="none" w:sz="0" w:space="0" w:color="auto"/>
        <w:left w:val="none" w:sz="0" w:space="0" w:color="auto"/>
        <w:bottom w:val="none" w:sz="0" w:space="0" w:color="auto"/>
        <w:right w:val="none" w:sz="0" w:space="0" w:color="auto"/>
      </w:divBdr>
    </w:div>
    <w:div w:id="400955458">
      <w:bodyDiv w:val="1"/>
      <w:marLeft w:val="0"/>
      <w:marRight w:val="0"/>
      <w:marTop w:val="0"/>
      <w:marBottom w:val="0"/>
      <w:divBdr>
        <w:top w:val="none" w:sz="0" w:space="0" w:color="auto"/>
        <w:left w:val="none" w:sz="0" w:space="0" w:color="auto"/>
        <w:bottom w:val="none" w:sz="0" w:space="0" w:color="auto"/>
        <w:right w:val="none" w:sz="0" w:space="0" w:color="auto"/>
      </w:divBdr>
      <w:divsChild>
        <w:div w:id="329480339">
          <w:marLeft w:val="0"/>
          <w:marRight w:val="0"/>
          <w:marTop w:val="0"/>
          <w:marBottom w:val="0"/>
          <w:divBdr>
            <w:top w:val="none" w:sz="0" w:space="0" w:color="auto"/>
            <w:left w:val="none" w:sz="0" w:space="0" w:color="auto"/>
            <w:bottom w:val="none" w:sz="0" w:space="0" w:color="auto"/>
            <w:right w:val="none" w:sz="0" w:space="0" w:color="auto"/>
          </w:divBdr>
        </w:div>
        <w:div w:id="1119488625">
          <w:marLeft w:val="0"/>
          <w:marRight w:val="0"/>
          <w:marTop w:val="0"/>
          <w:marBottom w:val="0"/>
          <w:divBdr>
            <w:top w:val="none" w:sz="0" w:space="0" w:color="auto"/>
            <w:left w:val="none" w:sz="0" w:space="0" w:color="auto"/>
            <w:bottom w:val="none" w:sz="0" w:space="0" w:color="auto"/>
            <w:right w:val="none" w:sz="0" w:space="0" w:color="auto"/>
          </w:divBdr>
        </w:div>
      </w:divsChild>
    </w:div>
    <w:div w:id="401367074">
      <w:bodyDiv w:val="1"/>
      <w:marLeft w:val="0"/>
      <w:marRight w:val="0"/>
      <w:marTop w:val="0"/>
      <w:marBottom w:val="0"/>
      <w:divBdr>
        <w:top w:val="none" w:sz="0" w:space="0" w:color="auto"/>
        <w:left w:val="none" w:sz="0" w:space="0" w:color="auto"/>
        <w:bottom w:val="none" w:sz="0" w:space="0" w:color="auto"/>
        <w:right w:val="none" w:sz="0" w:space="0" w:color="auto"/>
      </w:divBdr>
    </w:div>
    <w:div w:id="402216614">
      <w:bodyDiv w:val="1"/>
      <w:marLeft w:val="0"/>
      <w:marRight w:val="0"/>
      <w:marTop w:val="0"/>
      <w:marBottom w:val="0"/>
      <w:divBdr>
        <w:top w:val="none" w:sz="0" w:space="0" w:color="auto"/>
        <w:left w:val="none" w:sz="0" w:space="0" w:color="auto"/>
        <w:bottom w:val="none" w:sz="0" w:space="0" w:color="auto"/>
        <w:right w:val="none" w:sz="0" w:space="0" w:color="auto"/>
      </w:divBdr>
    </w:div>
    <w:div w:id="402265343">
      <w:bodyDiv w:val="1"/>
      <w:marLeft w:val="0"/>
      <w:marRight w:val="0"/>
      <w:marTop w:val="0"/>
      <w:marBottom w:val="0"/>
      <w:divBdr>
        <w:top w:val="none" w:sz="0" w:space="0" w:color="auto"/>
        <w:left w:val="none" w:sz="0" w:space="0" w:color="auto"/>
        <w:bottom w:val="none" w:sz="0" w:space="0" w:color="auto"/>
        <w:right w:val="none" w:sz="0" w:space="0" w:color="auto"/>
      </w:divBdr>
    </w:div>
    <w:div w:id="402795600">
      <w:bodyDiv w:val="1"/>
      <w:marLeft w:val="0"/>
      <w:marRight w:val="0"/>
      <w:marTop w:val="0"/>
      <w:marBottom w:val="0"/>
      <w:divBdr>
        <w:top w:val="none" w:sz="0" w:space="0" w:color="auto"/>
        <w:left w:val="none" w:sz="0" w:space="0" w:color="auto"/>
        <w:bottom w:val="none" w:sz="0" w:space="0" w:color="auto"/>
        <w:right w:val="none" w:sz="0" w:space="0" w:color="auto"/>
      </w:divBdr>
      <w:divsChild>
        <w:div w:id="225730453">
          <w:marLeft w:val="1166"/>
          <w:marRight w:val="0"/>
          <w:marTop w:val="86"/>
          <w:marBottom w:val="0"/>
          <w:divBdr>
            <w:top w:val="none" w:sz="0" w:space="0" w:color="auto"/>
            <w:left w:val="none" w:sz="0" w:space="0" w:color="auto"/>
            <w:bottom w:val="none" w:sz="0" w:space="0" w:color="auto"/>
            <w:right w:val="none" w:sz="0" w:space="0" w:color="auto"/>
          </w:divBdr>
        </w:div>
        <w:div w:id="407313023">
          <w:marLeft w:val="1166"/>
          <w:marRight w:val="0"/>
          <w:marTop w:val="86"/>
          <w:marBottom w:val="0"/>
          <w:divBdr>
            <w:top w:val="none" w:sz="0" w:space="0" w:color="auto"/>
            <w:left w:val="none" w:sz="0" w:space="0" w:color="auto"/>
            <w:bottom w:val="none" w:sz="0" w:space="0" w:color="auto"/>
            <w:right w:val="none" w:sz="0" w:space="0" w:color="auto"/>
          </w:divBdr>
        </w:div>
        <w:div w:id="719520453">
          <w:marLeft w:val="1166"/>
          <w:marRight w:val="0"/>
          <w:marTop w:val="86"/>
          <w:marBottom w:val="0"/>
          <w:divBdr>
            <w:top w:val="none" w:sz="0" w:space="0" w:color="auto"/>
            <w:left w:val="none" w:sz="0" w:space="0" w:color="auto"/>
            <w:bottom w:val="none" w:sz="0" w:space="0" w:color="auto"/>
            <w:right w:val="none" w:sz="0" w:space="0" w:color="auto"/>
          </w:divBdr>
        </w:div>
        <w:div w:id="1254511965">
          <w:marLeft w:val="1166"/>
          <w:marRight w:val="0"/>
          <w:marTop w:val="86"/>
          <w:marBottom w:val="0"/>
          <w:divBdr>
            <w:top w:val="none" w:sz="0" w:space="0" w:color="auto"/>
            <w:left w:val="none" w:sz="0" w:space="0" w:color="auto"/>
            <w:bottom w:val="none" w:sz="0" w:space="0" w:color="auto"/>
            <w:right w:val="none" w:sz="0" w:space="0" w:color="auto"/>
          </w:divBdr>
        </w:div>
        <w:div w:id="1413432176">
          <w:marLeft w:val="547"/>
          <w:marRight w:val="0"/>
          <w:marTop w:val="86"/>
          <w:marBottom w:val="0"/>
          <w:divBdr>
            <w:top w:val="none" w:sz="0" w:space="0" w:color="auto"/>
            <w:left w:val="none" w:sz="0" w:space="0" w:color="auto"/>
            <w:bottom w:val="none" w:sz="0" w:space="0" w:color="auto"/>
            <w:right w:val="none" w:sz="0" w:space="0" w:color="auto"/>
          </w:divBdr>
        </w:div>
        <w:div w:id="1503547173">
          <w:marLeft w:val="1166"/>
          <w:marRight w:val="0"/>
          <w:marTop w:val="86"/>
          <w:marBottom w:val="0"/>
          <w:divBdr>
            <w:top w:val="none" w:sz="0" w:space="0" w:color="auto"/>
            <w:left w:val="none" w:sz="0" w:space="0" w:color="auto"/>
            <w:bottom w:val="none" w:sz="0" w:space="0" w:color="auto"/>
            <w:right w:val="none" w:sz="0" w:space="0" w:color="auto"/>
          </w:divBdr>
        </w:div>
        <w:div w:id="1901284586">
          <w:marLeft w:val="1166"/>
          <w:marRight w:val="0"/>
          <w:marTop w:val="86"/>
          <w:marBottom w:val="0"/>
          <w:divBdr>
            <w:top w:val="none" w:sz="0" w:space="0" w:color="auto"/>
            <w:left w:val="none" w:sz="0" w:space="0" w:color="auto"/>
            <w:bottom w:val="none" w:sz="0" w:space="0" w:color="auto"/>
            <w:right w:val="none" w:sz="0" w:space="0" w:color="auto"/>
          </w:divBdr>
        </w:div>
      </w:divsChild>
    </w:div>
    <w:div w:id="402991793">
      <w:bodyDiv w:val="1"/>
      <w:marLeft w:val="0"/>
      <w:marRight w:val="0"/>
      <w:marTop w:val="0"/>
      <w:marBottom w:val="0"/>
      <w:divBdr>
        <w:top w:val="none" w:sz="0" w:space="0" w:color="auto"/>
        <w:left w:val="none" w:sz="0" w:space="0" w:color="auto"/>
        <w:bottom w:val="none" w:sz="0" w:space="0" w:color="auto"/>
        <w:right w:val="none" w:sz="0" w:space="0" w:color="auto"/>
      </w:divBdr>
      <w:divsChild>
        <w:div w:id="595671717">
          <w:marLeft w:val="547"/>
          <w:marRight w:val="0"/>
          <w:marTop w:val="154"/>
          <w:marBottom w:val="0"/>
          <w:divBdr>
            <w:top w:val="none" w:sz="0" w:space="0" w:color="auto"/>
            <w:left w:val="none" w:sz="0" w:space="0" w:color="auto"/>
            <w:bottom w:val="none" w:sz="0" w:space="0" w:color="auto"/>
            <w:right w:val="none" w:sz="0" w:space="0" w:color="auto"/>
          </w:divBdr>
        </w:div>
        <w:div w:id="787510654">
          <w:marLeft w:val="1800"/>
          <w:marRight w:val="0"/>
          <w:marTop w:val="115"/>
          <w:marBottom w:val="0"/>
          <w:divBdr>
            <w:top w:val="none" w:sz="0" w:space="0" w:color="auto"/>
            <w:left w:val="none" w:sz="0" w:space="0" w:color="auto"/>
            <w:bottom w:val="none" w:sz="0" w:space="0" w:color="auto"/>
            <w:right w:val="none" w:sz="0" w:space="0" w:color="auto"/>
          </w:divBdr>
        </w:div>
        <w:div w:id="1055736149">
          <w:marLeft w:val="1166"/>
          <w:marRight w:val="0"/>
          <w:marTop w:val="134"/>
          <w:marBottom w:val="0"/>
          <w:divBdr>
            <w:top w:val="none" w:sz="0" w:space="0" w:color="auto"/>
            <w:left w:val="none" w:sz="0" w:space="0" w:color="auto"/>
            <w:bottom w:val="none" w:sz="0" w:space="0" w:color="auto"/>
            <w:right w:val="none" w:sz="0" w:space="0" w:color="auto"/>
          </w:divBdr>
        </w:div>
        <w:div w:id="1135484153">
          <w:marLeft w:val="1166"/>
          <w:marRight w:val="0"/>
          <w:marTop w:val="134"/>
          <w:marBottom w:val="0"/>
          <w:divBdr>
            <w:top w:val="none" w:sz="0" w:space="0" w:color="auto"/>
            <w:left w:val="none" w:sz="0" w:space="0" w:color="auto"/>
            <w:bottom w:val="none" w:sz="0" w:space="0" w:color="auto"/>
            <w:right w:val="none" w:sz="0" w:space="0" w:color="auto"/>
          </w:divBdr>
        </w:div>
        <w:div w:id="1386370271">
          <w:marLeft w:val="1800"/>
          <w:marRight w:val="0"/>
          <w:marTop w:val="115"/>
          <w:marBottom w:val="0"/>
          <w:divBdr>
            <w:top w:val="none" w:sz="0" w:space="0" w:color="auto"/>
            <w:left w:val="none" w:sz="0" w:space="0" w:color="auto"/>
            <w:bottom w:val="none" w:sz="0" w:space="0" w:color="auto"/>
            <w:right w:val="none" w:sz="0" w:space="0" w:color="auto"/>
          </w:divBdr>
        </w:div>
        <w:div w:id="2092771307">
          <w:marLeft w:val="1800"/>
          <w:marRight w:val="0"/>
          <w:marTop w:val="115"/>
          <w:marBottom w:val="0"/>
          <w:divBdr>
            <w:top w:val="none" w:sz="0" w:space="0" w:color="auto"/>
            <w:left w:val="none" w:sz="0" w:space="0" w:color="auto"/>
            <w:bottom w:val="none" w:sz="0" w:space="0" w:color="auto"/>
            <w:right w:val="none" w:sz="0" w:space="0" w:color="auto"/>
          </w:divBdr>
        </w:div>
      </w:divsChild>
    </w:div>
    <w:div w:id="404499808">
      <w:bodyDiv w:val="1"/>
      <w:marLeft w:val="0"/>
      <w:marRight w:val="0"/>
      <w:marTop w:val="0"/>
      <w:marBottom w:val="0"/>
      <w:divBdr>
        <w:top w:val="none" w:sz="0" w:space="0" w:color="auto"/>
        <w:left w:val="none" w:sz="0" w:space="0" w:color="auto"/>
        <w:bottom w:val="none" w:sz="0" w:space="0" w:color="auto"/>
        <w:right w:val="none" w:sz="0" w:space="0" w:color="auto"/>
      </w:divBdr>
    </w:div>
    <w:div w:id="404762760">
      <w:bodyDiv w:val="1"/>
      <w:marLeft w:val="0"/>
      <w:marRight w:val="0"/>
      <w:marTop w:val="0"/>
      <w:marBottom w:val="0"/>
      <w:divBdr>
        <w:top w:val="none" w:sz="0" w:space="0" w:color="auto"/>
        <w:left w:val="none" w:sz="0" w:space="0" w:color="auto"/>
        <w:bottom w:val="none" w:sz="0" w:space="0" w:color="auto"/>
        <w:right w:val="none" w:sz="0" w:space="0" w:color="auto"/>
      </w:divBdr>
    </w:div>
    <w:div w:id="408120545">
      <w:bodyDiv w:val="1"/>
      <w:marLeft w:val="0"/>
      <w:marRight w:val="0"/>
      <w:marTop w:val="0"/>
      <w:marBottom w:val="0"/>
      <w:divBdr>
        <w:top w:val="none" w:sz="0" w:space="0" w:color="auto"/>
        <w:left w:val="none" w:sz="0" w:space="0" w:color="auto"/>
        <w:bottom w:val="none" w:sz="0" w:space="0" w:color="auto"/>
        <w:right w:val="none" w:sz="0" w:space="0" w:color="auto"/>
      </w:divBdr>
      <w:divsChild>
        <w:div w:id="1944074762">
          <w:marLeft w:val="0"/>
          <w:marRight w:val="0"/>
          <w:marTop w:val="0"/>
          <w:marBottom w:val="0"/>
          <w:divBdr>
            <w:top w:val="none" w:sz="0" w:space="0" w:color="auto"/>
            <w:left w:val="none" w:sz="0" w:space="0" w:color="auto"/>
            <w:bottom w:val="none" w:sz="0" w:space="0" w:color="auto"/>
            <w:right w:val="none" w:sz="0" w:space="0" w:color="auto"/>
          </w:divBdr>
          <w:divsChild>
            <w:div w:id="89814512">
              <w:marLeft w:val="0"/>
              <w:marRight w:val="0"/>
              <w:marTop w:val="0"/>
              <w:marBottom w:val="0"/>
              <w:divBdr>
                <w:top w:val="none" w:sz="0" w:space="0" w:color="auto"/>
                <w:left w:val="none" w:sz="0" w:space="0" w:color="auto"/>
                <w:bottom w:val="none" w:sz="0" w:space="0" w:color="auto"/>
                <w:right w:val="none" w:sz="0" w:space="0" w:color="auto"/>
              </w:divBdr>
            </w:div>
            <w:div w:id="139855365">
              <w:marLeft w:val="0"/>
              <w:marRight w:val="0"/>
              <w:marTop w:val="0"/>
              <w:marBottom w:val="0"/>
              <w:divBdr>
                <w:top w:val="none" w:sz="0" w:space="0" w:color="auto"/>
                <w:left w:val="none" w:sz="0" w:space="0" w:color="auto"/>
                <w:bottom w:val="none" w:sz="0" w:space="0" w:color="auto"/>
                <w:right w:val="none" w:sz="0" w:space="0" w:color="auto"/>
              </w:divBdr>
            </w:div>
            <w:div w:id="325867131">
              <w:marLeft w:val="0"/>
              <w:marRight w:val="0"/>
              <w:marTop w:val="0"/>
              <w:marBottom w:val="0"/>
              <w:divBdr>
                <w:top w:val="none" w:sz="0" w:space="0" w:color="auto"/>
                <w:left w:val="none" w:sz="0" w:space="0" w:color="auto"/>
                <w:bottom w:val="none" w:sz="0" w:space="0" w:color="auto"/>
                <w:right w:val="none" w:sz="0" w:space="0" w:color="auto"/>
              </w:divBdr>
            </w:div>
            <w:div w:id="619799529">
              <w:marLeft w:val="0"/>
              <w:marRight w:val="0"/>
              <w:marTop w:val="0"/>
              <w:marBottom w:val="0"/>
              <w:divBdr>
                <w:top w:val="none" w:sz="0" w:space="0" w:color="auto"/>
                <w:left w:val="none" w:sz="0" w:space="0" w:color="auto"/>
                <w:bottom w:val="none" w:sz="0" w:space="0" w:color="auto"/>
                <w:right w:val="none" w:sz="0" w:space="0" w:color="auto"/>
              </w:divBdr>
            </w:div>
            <w:div w:id="758873013">
              <w:marLeft w:val="0"/>
              <w:marRight w:val="0"/>
              <w:marTop w:val="0"/>
              <w:marBottom w:val="0"/>
              <w:divBdr>
                <w:top w:val="none" w:sz="0" w:space="0" w:color="auto"/>
                <w:left w:val="none" w:sz="0" w:space="0" w:color="auto"/>
                <w:bottom w:val="none" w:sz="0" w:space="0" w:color="auto"/>
                <w:right w:val="none" w:sz="0" w:space="0" w:color="auto"/>
              </w:divBdr>
            </w:div>
            <w:div w:id="1469856762">
              <w:marLeft w:val="0"/>
              <w:marRight w:val="0"/>
              <w:marTop w:val="0"/>
              <w:marBottom w:val="0"/>
              <w:divBdr>
                <w:top w:val="none" w:sz="0" w:space="0" w:color="auto"/>
                <w:left w:val="none" w:sz="0" w:space="0" w:color="auto"/>
                <w:bottom w:val="none" w:sz="0" w:space="0" w:color="auto"/>
                <w:right w:val="none" w:sz="0" w:space="0" w:color="auto"/>
              </w:divBdr>
            </w:div>
            <w:div w:id="1856071878">
              <w:marLeft w:val="0"/>
              <w:marRight w:val="0"/>
              <w:marTop w:val="0"/>
              <w:marBottom w:val="0"/>
              <w:divBdr>
                <w:top w:val="none" w:sz="0" w:space="0" w:color="auto"/>
                <w:left w:val="none" w:sz="0" w:space="0" w:color="auto"/>
                <w:bottom w:val="none" w:sz="0" w:space="0" w:color="auto"/>
                <w:right w:val="none" w:sz="0" w:space="0" w:color="auto"/>
              </w:divBdr>
            </w:div>
            <w:div w:id="1930429363">
              <w:marLeft w:val="0"/>
              <w:marRight w:val="0"/>
              <w:marTop w:val="0"/>
              <w:marBottom w:val="0"/>
              <w:divBdr>
                <w:top w:val="none" w:sz="0" w:space="0" w:color="auto"/>
                <w:left w:val="none" w:sz="0" w:space="0" w:color="auto"/>
                <w:bottom w:val="none" w:sz="0" w:space="0" w:color="auto"/>
                <w:right w:val="none" w:sz="0" w:space="0" w:color="auto"/>
              </w:divBdr>
            </w:div>
            <w:div w:id="1973169742">
              <w:marLeft w:val="0"/>
              <w:marRight w:val="0"/>
              <w:marTop w:val="0"/>
              <w:marBottom w:val="0"/>
              <w:divBdr>
                <w:top w:val="none" w:sz="0" w:space="0" w:color="auto"/>
                <w:left w:val="none" w:sz="0" w:space="0" w:color="auto"/>
                <w:bottom w:val="none" w:sz="0" w:space="0" w:color="auto"/>
                <w:right w:val="none" w:sz="0" w:space="0" w:color="auto"/>
              </w:divBdr>
            </w:div>
            <w:div w:id="206618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504458">
      <w:bodyDiv w:val="1"/>
      <w:marLeft w:val="0"/>
      <w:marRight w:val="0"/>
      <w:marTop w:val="0"/>
      <w:marBottom w:val="0"/>
      <w:divBdr>
        <w:top w:val="none" w:sz="0" w:space="0" w:color="auto"/>
        <w:left w:val="none" w:sz="0" w:space="0" w:color="auto"/>
        <w:bottom w:val="none" w:sz="0" w:space="0" w:color="auto"/>
        <w:right w:val="none" w:sz="0" w:space="0" w:color="auto"/>
      </w:divBdr>
    </w:div>
    <w:div w:id="409425888">
      <w:bodyDiv w:val="1"/>
      <w:marLeft w:val="0"/>
      <w:marRight w:val="0"/>
      <w:marTop w:val="0"/>
      <w:marBottom w:val="0"/>
      <w:divBdr>
        <w:top w:val="none" w:sz="0" w:space="0" w:color="auto"/>
        <w:left w:val="none" w:sz="0" w:space="0" w:color="auto"/>
        <w:bottom w:val="none" w:sz="0" w:space="0" w:color="auto"/>
        <w:right w:val="none" w:sz="0" w:space="0" w:color="auto"/>
      </w:divBdr>
      <w:divsChild>
        <w:div w:id="1719357263">
          <w:marLeft w:val="547"/>
          <w:marRight w:val="0"/>
          <w:marTop w:val="115"/>
          <w:marBottom w:val="0"/>
          <w:divBdr>
            <w:top w:val="none" w:sz="0" w:space="0" w:color="auto"/>
            <w:left w:val="none" w:sz="0" w:space="0" w:color="auto"/>
            <w:bottom w:val="none" w:sz="0" w:space="0" w:color="auto"/>
            <w:right w:val="none" w:sz="0" w:space="0" w:color="auto"/>
          </w:divBdr>
        </w:div>
      </w:divsChild>
    </w:div>
    <w:div w:id="409541425">
      <w:bodyDiv w:val="1"/>
      <w:marLeft w:val="0"/>
      <w:marRight w:val="0"/>
      <w:marTop w:val="0"/>
      <w:marBottom w:val="0"/>
      <w:divBdr>
        <w:top w:val="none" w:sz="0" w:space="0" w:color="auto"/>
        <w:left w:val="none" w:sz="0" w:space="0" w:color="auto"/>
        <w:bottom w:val="none" w:sz="0" w:space="0" w:color="auto"/>
        <w:right w:val="none" w:sz="0" w:space="0" w:color="auto"/>
      </w:divBdr>
    </w:div>
    <w:div w:id="409890250">
      <w:bodyDiv w:val="1"/>
      <w:marLeft w:val="0"/>
      <w:marRight w:val="0"/>
      <w:marTop w:val="0"/>
      <w:marBottom w:val="0"/>
      <w:divBdr>
        <w:top w:val="none" w:sz="0" w:space="0" w:color="auto"/>
        <w:left w:val="none" w:sz="0" w:space="0" w:color="auto"/>
        <w:bottom w:val="none" w:sz="0" w:space="0" w:color="auto"/>
        <w:right w:val="none" w:sz="0" w:space="0" w:color="auto"/>
      </w:divBdr>
      <w:divsChild>
        <w:div w:id="1686058031">
          <w:marLeft w:val="1166"/>
          <w:marRight w:val="0"/>
          <w:marTop w:val="106"/>
          <w:marBottom w:val="0"/>
          <w:divBdr>
            <w:top w:val="none" w:sz="0" w:space="0" w:color="auto"/>
            <w:left w:val="none" w:sz="0" w:space="0" w:color="auto"/>
            <w:bottom w:val="none" w:sz="0" w:space="0" w:color="auto"/>
            <w:right w:val="none" w:sz="0" w:space="0" w:color="auto"/>
          </w:divBdr>
        </w:div>
        <w:div w:id="1776441343">
          <w:marLeft w:val="547"/>
          <w:marRight w:val="0"/>
          <w:marTop w:val="115"/>
          <w:marBottom w:val="0"/>
          <w:divBdr>
            <w:top w:val="none" w:sz="0" w:space="0" w:color="auto"/>
            <w:left w:val="none" w:sz="0" w:space="0" w:color="auto"/>
            <w:bottom w:val="none" w:sz="0" w:space="0" w:color="auto"/>
            <w:right w:val="none" w:sz="0" w:space="0" w:color="auto"/>
          </w:divBdr>
        </w:div>
      </w:divsChild>
    </w:div>
    <w:div w:id="409931030">
      <w:bodyDiv w:val="1"/>
      <w:marLeft w:val="0"/>
      <w:marRight w:val="0"/>
      <w:marTop w:val="0"/>
      <w:marBottom w:val="0"/>
      <w:divBdr>
        <w:top w:val="none" w:sz="0" w:space="0" w:color="auto"/>
        <w:left w:val="none" w:sz="0" w:space="0" w:color="auto"/>
        <w:bottom w:val="none" w:sz="0" w:space="0" w:color="auto"/>
        <w:right w:val="none" w:sz="0" w:space="0" w:color="auto"/>
      </w:divBdr>
    </w:div>
    <w:div w:id="411699980">
      <w:bodyDiv w:val="1"/>
      <w:marLeft w:val="0"/>
      <w:marRight w:val="0"/>
      <w:marTop w:val="0"/>
      <w:marBottom w:val="0"/>
      <w:divBdr>
        <w:top w:val="none" w:sz="0" w:space="0" w:color="auto"/>
        <w:left w:val="none" w:sz="0" w:space="0" w:color="auto"/>
        <w:bottom w:val="none" w:sz="0" w:space="0" w:color="auto"/>
        <w:right w:val="none" w:sz="0" w:space="0" w:color="auto"/>
      </w:divBdr>
    </w:div>
    <w:div w:id="411784084">
      <w:bodyDiv w:val="1"/>
      <w:marLeft w:val="0"/>
      <w:marRight w:val="0"/>
      <w:marTop w:val="0"/>
      <w:marBottom w:val="0"/>
      <w:divBdr>
        <w:top w:val="none" w:sz="0" w:space="0" w:color="auto"/>
        <w:left w:val="none" w:sz="0" w:space="0" w:color="auto"/>
        <w:bottom w:val="none" w:sz="0" w:space="0" w:color="auto"/>
        <w:right w:val="none" w:sz="0" w:space="0" w:color="auto"/>
      </w:divBdr>
    </w:div>
    <w:div w:id="412822136">
      <w:bodyDiv w:val="1"/>
      <w:marLeft w:val="0"/>
      <w:marRight w:val="0"/>
      <w:marTop w:val="0"/>
      <w:marBottom w:val="0"/>
      <w:divBdr>
        <w:top w:val="none" w:sz="0" w:space="0" w:color="auto"/>
        <w:left w:val="none" w:sz="0" w:space="0" w:color="auto"/>
        <w:bottom w:val="none" w:sz="0" w:space="0" w:color="auto"/>
        <w:right w:val="none" w:sz="0" w:space="0" w:color="auto"/>
      </w:divBdr>
      <w:divsChild>
        <w:div w:id="1014772637">
          <w:marLeft w:val="0"/>
          <w:marRight w:val="0"/>
          <w:marTop w:val="0"/>
          <w:marBottom w:val="0"/>
          <w:divBdr>
            <w:top w:val="none" w:sz="0" w:space="0" w:color="auto"/>
            <w:left w:val="none" w:sz="0" w:space="0" w:color="auto"/>
            <w:bottom w:val="none" w:sz="0" w:space="0" w:color="auto"/>
            <w:right w:val="none" w:sz="0" w:space="0" w:color="auto"/>
          </w:divBdr>
          <w:divsChild>
            <w:div w:id="55979206">
              <w:marLeft w:val="0"/>
              <w:marRight w:val="0"/>
              <w:marTop w:val="0"/>
              <w:marBottom w:val="0"/>
              <w:divBdr>
                <w:top w:val="none" w:sz="0" w:space="0" w:color="auto"/>
                <w:left w:val="none" w:sz="0" w:space="0" w:color="auto"/>
                <w:bottom w:val="none" w:sz="0" w:space="0" w:color="auto"/>
                <w:right w:val="none" w:sz="0" w:space="0" w:color="auto"/>
              </w:divBdr>
            </w:div>
            <w:div w:id="596209577">
              <w:marLeft w:val="0"/>
              <w:marRight w:val="0"/>
              <w:marTop w:val="0"/>
              <w:marBottom w:val="0"/>
              <w:divBdr>
                <w:top w:val="none" w:sz="0" w:space="0" w:color="auto"/>
                <w:left w:val="none" w:sz="0" w:space="0" w:color="auto"/>
                <w:bottom w:val="none" w:sz="0" w:space="0" w:color="auto"/>
                <w:right w:val="none" w:sz="0" w:space="0" w:color="auto"/>
              </w:divBdr>
            </w:div>
            <w:div w:id="200215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164502">
      <w:bodyDiv w:val="1"/>
      <w:marLeft w:val="0"/>
      <w:marRight w:val="0"/>
      <w:marTop w:val="0"/>
      <w:marBottom w:val="0"/>
      <w:divBdr>
        <w:top w:val="none" w:sz="0" w:space="0" w:color="auto"/>
        <w:left w:val="none" w:sz="0" w:space="0" w:color="auto"/>
        <w:bottom w:val="none" w:sz="0" w:space="0" w:color="auto"/>
        <w:right w:val="none" w:sz="0" w:space="0" w:color="auto"/>
      </w:divBdr>
    </w:div>
    <w:div w:id="413283625">
      <w:bodyDiv w:val="1"/>
      <w:marLeft w:val="0"/>
      <w:marRight w:val="0"/>
      <w:marTop w:val="0"/>
      <w:marBottom w:val="0"/>
      <w:divBdr>
        <w:top w:val="none" w:sz="0" w:space="0" w:color="auto"/>
        <w:left w:val="none" w:sz="0" w:space="0" w:color="auto"/>
        <w:bottom w:val="none" w:sz="0" w:space="0" w:color="auto"/>
        <w:right w:val="none" w:sz="0" w:space="0" w:color="auto"/>
      </w:divBdr>
    </w:div>
    <w:div w:id="413626442">
      <w:bodyDiv w:val="1"/>
      <w:marLeft w:val="0"/>
      <w:marRight w:val="0"/>
      <w:marTop w:val="0"/>
      <w:marBottom w:val="0"/>
      <w:divBdr>
        <w:top w:val="none" w:sz="0" w:space="0" w:color="auto"/>
        <w:left w:val="none" w:sz="0" w:space="0" w:color="auto"/>
        <w:bottom w:val="none" w:sz="0" w:space="0" w:color="auto"/>
        <w:right w:val="none" w:sz="0" w:space="0" w:color="auto"/>
      </w:divBdr>
    </w:div>
    <w:div w:id="413670038">
      <w:bodyDiv w:val="1"/>
      <w:marLeft w:val="0"/>
      <w:marRight w:val="0"/>
      <w:marTop w:val="0"/>
      <w:marBottom w:val="0"/>
      <w:divBdr>
        <w:top w:val="none" w:sz="0" w:space="0" w:color="auto"/>
        <w:left w:val="none" w:sz="0" w:space="0" w:color="auto"/>
        <w:bottom w:val="none" w:sz="0" w:space="0" w:color="auto"/>
        <w:right w:val="none" w:sz="0" w:space="0" w:color="auto"/>
      </w:divBdr>
    </w:div>
    <w:div w:id="414284756">
      <w:bodyDiv w:val="1"/>
      <w:marLeft w:val="0"/>
      <w:marRight w:val="0"/>
      <w:marTop w:val="0"/>
      <w:marBottom w:val="0"/>
      <w:divBdr>
        <w:top w:val="none" w:sz="0" w:space="0" w:color="auto"/>
        <w:left w:val="none" w:sz="0" w:space="0" w:color="auto"/>
        <w:bottom w:val="none" w:sz="0" w:space="0" w:color="auto"/>
        <w:right w:val="none" w:sz="0" w:space="0" w:color="auto"/>
      </w:divBdr>
    </w:div>
    <w:div w:id="414285169">
      <w:bodyDiv w:val="1"/>
      <w:marLeft w:val="0"/>
      <w:marRight w:val="0"/>
      <w:marTop w:val="0"/>
      <w:marBottom w:val="0"/>
      <w:divBdr>
        <w:top w:val="none" w:sz="0" w:space="0" w:color="auto"/>
        <w:left w:val="none" w:sz="0" w:space="0" w:color="auto"/>
        <w:bottom w:val="none" w:sz="0" w:space="0" w:color="auto"/>
        <w:right w:val="none" w:sz="0" w:space="0" w:color="auto"/>
      </w:divBdr>
    </w:div>
    <w:div w:id="414670838">
      <w:bodyDiv w:val="1"/>
      <w:marLeft w:val="0"/>
      <w:marRight w:val="0"/>
      <w:marTop w:val="0"/>
      <w:marBottom w:val="0"/>
      <w:divBdr>
        <w:top w:val="none" w:sz="0" w:space="0" w:color="auto"/>
        <w:left w:val="none" w:sz="0" w:space="0" w:color="auto"/>
        <w:bottom w:val="none" w:sz="0" w:space="0" w:color="auto"/>
        <w:right w:val="none" w:sz="0" w:space="0" w:color="auto"/>
      </w:divBdr>
      <w:divsChild>
        <w:div w:id="244648579">
          <w:marLeft w:val="1166"/>
          <w:marRight w:val="0"/>
          <w:marTop w:val="115"/>
          <w:marBottom w:val="0"/>
          <w:divBdr>
            <w:top w:val="none" w:sz="0" w:space="0" w:color="auto"/>
            <w:left w:val="none" w:sz="0" w:space="0" w:color="auto"/>
            <w:bottom w:val="none" w:sz="0" w:space="0" w:color="auto"/>
            <w:right w:val="none" w:sz="0" w:space="0" w:color="auto"/>
          </w:divBdr>
        </w:div>
        <w:div w:id="319970847">
          <w:marLeft w:val="1166"/>
          <w:marRight w:val="0"/>
          <w:marTop w:val="115"/>
          <w:marBottom w:val="0"/>
          <w:divBdr>
            <w:top w:val="none" w:sz="0" w:space="0" w:color="auto"/>
            <w:left w:val="none" w:sz="0" w:space="0" w:color="auto"/>
            <w:bottom w:val="none" w:sz="0" w:space="0" w:color="auto"/>
            <w:right w:val="none" w:sz="0" w:space="0" w:color="auto"/>
          </w:divBdr>
        </w:div>
        <w:div w:id="1033730648">
          <w:marLeft w:val="1166"/>
          <w:marRight w:val="0"/>
          <w:marTop w:val="115"/>
          <w:marBottom w:val="0"/>
          <w:divBdr>
            <w:top w:val="none" w:sz="0" w:space="0" w:color="auto"/>
            <w:left w:val="none" w:sz="0" w:space="0" w:color="auto"/>
            <w:bottom w:val="none" w:sz="0" w:space="0" w:color="auto"/>
            <w:right w:val="none" w:sz="0" w:space="0" w:color="auto"/>
          </w:divBdr>
        </w:div>
        <w:div w:id="1651061074">
          <w:marLeft w:val="547"/>
          <w:marRight w:val="0"/>
          <w:marTop w:val="134"/>
          <w:marBottom w:val="0"/>
          <w:divBdr>
            <w:top w:val="none" w:sz="0" w:space="0" w:color="auto"/>
            <w:left w:val="none" w:sz="0" w:space="0" w:color="auto"/>
            <w:bottom w:val="none" w:sz="0" w:space="0" w:color="auto"/>
            <w:right w:val="none" w:sz="0" w:space="0" w:color="auto"/>
          </w:divBdr>
        </w:div>
        <w:div w:id="1745446449">
          <w:marLeft w:val="1166"/>
          <w:marRight w:val="0"/>
          <w:marTop w:val="115"/>
          <w:marBottom w:val="0"/>
          <w:divBdr>
            <w:top w:val="none" w:sz="0" w:space="0" w:color="auto"/>
            <w:left w:val="none" w:sz="0" w:space="0" w:color="auto"/>
            <w:bottom w:val="none" w:sz="0" w:space="0" w:color="auto"/>
            <w:right w:val="none" w:sz="0" w:space="0" w:color="auto"/>
          </w:divBdr>
        </w:div>
      </w:divsChild>
    </w:div>
    <w:div w:id="414790147">
      <w:bodyDiv w:val="1"/>
      <w:marLeft w:val="0"/>
      <w:marRight w:val="0"/>
      <w:marTop w:val="0"/>
      <w:marBottom w:val="0"/>
      <w:divBdr>
        <w:top w:val="none" w:sz="0" w:space="0" w:color="auto"/>
        <w:left w:val="none" w:sz="0" w:space="0" w:color="auto"/>
        <w:bottom w:val="none" w:sz="0" w:space="0" w:color="auto"/>
        <w:right w:val="none" w:sz="0" w:space="0" w:color="auto"/>
      </w:divBdr>
    </w:div>
    <w:div w:id="415253547">
      <w:bodyDiv w:val="1"/>
      <w:marLeft w:val="0"/>
      <w:marRight w:val="0"/>
      <w:marTop w:val="0"/>
      <w:marBottom w:val="0"/>
      <w:divBdr>
        <w:top w:val="none" w:sz="0" w:space="0" w:color="auto"/>
        <w:left w:val="none" w:sz="0" w:space="0" w:color="auto"/>
        <w:bottom w:val="none" w:sz="0" w:space="0" w:color="auto"/>
        <w:right w:val="none" w:sz="0" w:space="0" w:color="auto"/>
      </w:divBdr>
      <w:divsChild>
        <w:div w:id="95947253">
          <w:marLeft w:val="1800"/>
          <w:marRight w:val="0"/>
          <w:marTop w:val="86"/>
          <w:marBottom w:val="120"/>
          <w:divBdr>
            <w:top w:val="none" w:sz="0" w:space="0" w:color="auto"/>
            <w:left w:val="none" w:sz="0" w:space="0" w:color="auto"/>
            <w:bottom w:val="none" w:sz="0" w:space="0" w:color="auto"/>
            <w:right w:val="none" w:sz="0" w:space="0" w:color="auto"/>
          </w:divBdr>
        </w:div>
        <w:div w:id="439379756">
          <w:marLeft w:val="1166"/>
          <w:marRight w:val="0"/>
          <w:marTop w:val="96"/>
          <w:marBottom w:val="120"/>
          <w:divBdr>
            <w:top w:val="none" w:sz="0" w:space="0" w:color="auto"/>
            <w:left w:val="none" w:sz="0" w:space="0" w:color="auto"/>
            <w:bottom w:val="none" w:sz="0" w:space="0" w:color="auto"/>
            <w:right w:val="none" w:sz="0" w:space="0" w:color="auto"/>
          </w:divBdr>
        </w:div>
        <w:div w:id="614211413">
          <w:marLeft w:val="1800"/>
          <w:marRight w:val="0"/>
          <w:marTop w:val="86"/>
          <w:marBottom w:val="120"/>
          <w:divBdr>
            <w:top w:val="none" w:sz="0" w:space="0" w:color="auto"/>
            <w:left w:val="none" w:sz="0" w:space="0" w:color="auto"/>
            <w:bottom w:val="none" w:sz="0" w:space="0" w:color="auto"/>
            <w:right w:val="none" w:sz="0" w:space="0" w:color="auto"/>
          </w:divBdr>
        </w:div>
        <w:div w:id="775566679">
          <w:marLeft w:val="1800"/>
          <w:marRight w:val="0"/>
          <w:marTop w:val="86"/>
          <w:marBottom w:val="120"/>
          <w:divBdr>
            <w:top w:val="none" w:sz="0" w:space="0" w:color="auto"/>
            <w:left w:val="none" w:sz="0" w:space="0" w:color="auto"/>
            <w:bottom w:val="none" w:sz="0" w:space="0" w:color="auto"/>
            <w:right w:val="none" w:sz="0" w:space="0" w:color="auto"/>
          </w:divBdr>
        </w:div>
        <w:div w:id="970667595">
          <w:marLeft w:val="547"/>
          <w:marRight w:val="0"/>
          <w:marTop w:val="134"/>
          <w:marBottom w:val="120"/>
          <w:divBdr>
            <w:top w:val="none" w:sz="0" w:space="0" w:color="auto"/>
            <w:left w:val="none" w:sz="0" w:space="0" w:color="auto"/>
            <w:bottom w:val="none" w:sz="0" w:space="0" w:color="auto"/>
            <w:right w:val="none" w:sz="0" w:space="0" w:color="auto"/>
          </w:divBdr>
        </w:div>
        <w:div w:id="1274442654">
          <w:marLeft w:val="1166"/>
          <w:marRight w:val="0"/>
          <w:marTop w:val="96"/>
          <w:marBottom w:val="120"/>
          <w:divBdr>
            <w:top w:val="none" w:sz="0" w:space="0" w:color="auto"/>
            <w:left w:val="none" w:sz="0" w:space="0" w:color="auto"/>
            <w:bottom w:val="none" w:sz="0" w:space="0" w:color="auto"/>
            <w:right w:val="none" w:sz="0" w:space="0" w:color="auto"/>
          </w:divBdr>
        </w:div>
        <w:div w:id="1411004791">
          <w:marLeft w:val="1800"/>
          <w:marRight w:val="0"/>
          <w:marTop w:val="86"/>
          <w:marBottom w:val="120"/>
          <w:divBdr>
            <w:top w:val="none" w:sz="0" w:space="0" w:color="auto"/>
            <w:left w:val="none" w:sz="0" w:space="0" w:color="auto"/>
            <w:bottom w:val="none" w:sz="0" w:space="0" w:color="auto"/>
            <w:right w:val="none" w:sz="0" w:space="0" w:color="auto"/>
          </w:divBdr>
        </w:div>
        <w:div w:id="1534728462">
          <w:marLeft w:val="1166"/>
          <w:marRight w:val="0"/>
          <w:marTop w:val="96"/>
          <w:marBottom w:val="120"/>
          <w:divBdr>
            <w:top w:val="none" w:sz="0" w:space="0" w:color="auto"/>
            <w:left w:val="none" w:sz="0" w:space="0" w:color="auto"/>
            <w:bottom w:val="none" w:sz="0" w:space="0" w:color="auto"/>
            <w:right w:val="none" w:sz="0" w:space="0" w:color="auto"/>
          </w:divBdr>
        </w:div>
        <w:div w:id="2092461806">
          <w:marLeft w:val="1166"/>
          <w:marRight w:val="0"/>
          <w:marTop w:val="96"/>
          <w:marBottom w:val="120"/>
          <w:divBdr>
            <w:top w:val="none" w:sz="0" w:space="0" w:color="auto"/>
            <w:left w:val="none" w:sz="0" w:space="0" w:color="auto"/>
            <w:bottom w:val="none" w:sz="0" w:space="0" w:color="auto"/>
            <w:right w:val="none" w:sz="0" w:space="0" w:color="auto"/>
          </w:divBdr>
        </w:div>
      </w:divsChild>
    </w:div>
    <w:div w:id="415446771">
      <w:bodyDiv w:val="1"/>
      <w:marLeft w:val="0"/>
      <w:marRight w:val="0"/>
      <w:marTop w:val="0"/>
      <w:marBottom w:val="0"/>
      <w:divBdr>
        <w:top w:val="none" w:sz="0" w:space="0" w:color="auto"/>
        <w:left w:val="none" w:sz="0" w:space="0" w:color="auto"/>
        <w:bottom w:val="none" w:sz="0" w:space="0" w:color="auto"/>
        <w:right w:val="none" w:sz="0" w:space="0" w:color="auto"/>
      </w:divBdr>
    </w:div>
    <w:div w:id="417096577">
      <w:bodyDiv w:val="1"/>
      <w:marLeft w:val="0"/>
      <w:marRight w:val="0"/>
      <w:marTop w:val="0"/>
      <w:marBottom w:val="0"/>
      <w:divBdr>
        <w:top w:val="none" w:sz="0" w:space="0" w:color="auto"/>
        <w:left w:val="none" w:sz="0" w:space="0" w:color="auto"/>
        <w:bottom w:val="none" w:sz="0" w:space="0" w:color="auto"/>
        <w:right w:val="none" w:sz="0" w:space="0" w:color="auto"/>
      </w:divBdr>
    </w:div>
    <w:div w:id="418870418">
      <w:bodyDiv w:val="1"/>
      <w:marLeft w:val="0"/>
      <w:marRight w:val="0"/>
      <w:marTop w:val="0"/>
      <w:marBottom w:val="0"/>
      <w:divBdr>
        <w:top w:val="none" w:sz="0" w:space="0" w:color="auto"/>
        <w:left w:val="none" w:sz="0" w:space="0" w:color="auto"/>
        <w:bottom w:val="none" w:sz="0" w:space="0" w:color="auto"/>
        <w:right w:val="none" w:sz="0" w:space="0" w:color="auto"/>
      </w:divBdr>
      <w:divsChild>
        <w:div w:id="1552309051">
          <w:marLeft w:val="0"/>
          <w:marRight w:val="0"/>
          <w:marTop w:val="0"/>
          <w:marBottom w:val="0"/>
          <w:divBdr>
            <w:top w:val="none" w:sz="0" w:space="0" w:color="auto"/>
            <w:left w:val="none" w:sz="0" w:space="0" w:color="auto"/>
            <w:bottom w:val="none" w:sz="0" w:space="0" w:color="auto"/>
            <w:right w:val="none" w:sz="0" w:space="0" w:color="auto"/>
          </w:divBdr>
          <w:divsChild>
            <w:div w:id="87626829">
              <w:marLeft w:val="0"/>
              <w:marRight w:val="0"/>
              <w:marTop w:val="0"/>
              <w:marBottom w:val="0"/>
              <w:divBdr>
                <w:top w:val="none" w:sz="0" w:space="0" w:color="auto"/>
                <w:left w:val="none" w:sz="0" w:space="0" w:color="auto"/>
                <w:bottom w:val="none" w:sz="0" w:space="0" w:color="auto"/>
                <w:right w:val="none" w:sz="0" w:space="0" w:color="auto"/>
              </w:divBdr>
            </w:div>
            <w:div w:id="283776285">
              <w:marLeft w:val="0"/>
              <w:marRight w:val="0"/>
              <w:marTop w:val="0"/>
              <w:marBottom w:val="0"/>
              <w:divBdr>
                <w:top w:val="none" w:sz="0" w:space="0" w:color="auto"/>
                <w:left w:val="none" w:sz="0" w:space="0" w:color="auto"/>
                <w:bottom w:val="none" w:sz="0" w:space="0" w:color="auto"/>
                <w:right w:val="none" w:sz="0" w:space="0" w:color="auto"/>
              </w:divBdr>
            </w:div>
            <w:div w:id="442728219">
              <w:marLeft w:val="0"/>
              <w:marRight w:val="0"/>
              <w:marTop w:val="0"/>
              <w:marBottom w:val="0"/>
              <w:divBdr>
                <w:top w:val="none" w:sz="0" w:space="0" w:color="auto"/>
                <w:left w:val="none" w:sz="0" w:space="0" w:color="auto"/>
                <w:bottom w:val="none" w:sz="0" w:space="0" w:color="auto"/>
                <w:right w:val="none" w:sz="0" w:space="0" w:color="auto"/>
              </w:divBdr>
            </w:div>
            <w:div w:id="913785630">
              <w:marLeft w:val="0"/>
              <w:marRight w:val="0"/>
              <w:marTop w:val="0"/>
              <w:marBottom w:val="0"/>
              <w:divBdr>
                <w:top w:val="none" w:sz="0" w:space="0" w:color="auto"/>
                <w:left w:val="none" w:sz="0" w:space="0" w:color="auto"/>
                <w:bottom w:val="none" w:sz="0" w:space="0" w:color="auto"/>
                <w:right w:val="none" w:sz="0" w:space="0" w:color="auto"/>
              </w:divBdr>
            </w:div>
            <w:div w:id="1278217529">
              <w:marLeft w:val="0"/>
              <w:marRight w:val="0"/>
              <w:marTop w:val="0"/>
              <w:marBottom w:val="0"/>
              <w:divBdr>
                <w:top w:val="none" w:sz="0" w:space="0" w:color="auto"/>
                <w:left w:val="none" w:sz="0" w:space="0" w:color="auto"/>
                <w:bottom w:val="none" w:sz="0" w:space="0" w:color="auto"/>
                <w:right w:val="none" w:sz="0" w:space="0" w:color="auto"/>
              </w:divBdr>
            </w:div>
            <w:div w:id="1297637075">
              <w:marLeft w:val="0"/>
              <w:marRight w:val="0"/>
              <w:marTop w:val="0"/>
              <w:marBottom w:val="0"/>
              <w:divBdr>
                <w:top w:val="none" w:sz="0" w:space="0" w:color="auto"/>
                <w:left w:val="none" w:sz="0" w:space="0" w:color="auto"/>
                <w:bottom w:val="none" w:sz="0" w:space="0" w:color="auto"/>
                <w:right w:val="none" w:sz="0" w:space="0" w:color="auto"/>
              </w:divBdr>
            </w:div>
            <w:div w:id="1353267069">
              <w:marLeft w:val="0"/>
              <w:marRight w:val="0"/>
              <w:marTop w:val="0"/>
              <w:marBottom w:val="0"/>
              <w:divBdr>
                <w:top w:val="none" w:sz="0" w:space="0" w:color="auto"/>
                <w:left w:val="none" w:sz="0" w:space="0" w:color="auto"/>
                <w:bottom w:val="none" w:sz="0" w:space="0" w:color="auto"/>
                <w:right w:val="none" w:sz="0" w:space="0" w:color="auto"/>
              </w:divBdr>
            </w:div>
            <w:div w:id="1489328054">
              <w:marLeft w:val="0"/>
              <w:marRight w:val="0"/>
              <w:marTop w:val="0"/>
              <w:marBottom w:val="0"/>
              <w:divBdr>
                <w:top w:val="none" w:sz="0" w:space="0" w:color="auto"/>
                <w:left w:val="none" w:sz="0" w:space="0" w:color="auto"/>
                <w:bottom w:val="none" w:sz="0" w:space="0" w:color="auto"/>
                <w:right w:val="none" w:sz="0" w:space="0" w:color="auto"/>
              </w:divBdr>
            </w:div>
            <w:div w:id="1671719340">
              <w:marLeft w:val="0"/>
              <w:marRight w:val="0"/>
              <w:marTop w:val="0"/>
              <w:marBottom w:val="0"/>
              <w:divBdr>
                <w:top w:val="none" w:sz="0" w:space="0" w:color="auto"/>
                <w:left w:val="none" w:sz="0" w:space="0" w:color="auto"/>
                <w:bottom w:val="none" w:sz="0" w:space="0" w:color="auto"/>
                <w:right w:val="none" w:sz="0" w:space="0" w:color="auto"/>
              </w:divBdr>
            </w:div>
            <w:div w:id="181097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327555">
      <w:bodyDiv w:val="1"/>
      <w:marLeft w:val="0"/>
      <w:marRight w:val="0"/>
      <w:marTop w:val="0"/>
      <w:marBottom w:val="0"/>
      <w:divBdr>
        <w:top w:val="none" w:sz="0" w:space="0" w:color="auto"/>
        <w:left w:val="none" w:sz="0" w:space="0" w:color="auto"/>
        <w:bottom w:val="none" w:sz="0" w:space="0" w:color="auto"/>
        <w:right w:val="none" w:sz="0" w:space="0" w:color="auto"/>
      </w:divBdr>
    </w:div>
    <w:div w:id="420180657">
      <w:bodyDiv w:val="1"/>
      <w:marLeft w:val="0"/>
      <w:marRight w:val="0"/>
      <w:marTop w:val="0"/>
      <w:marBottom w:val="0"/>
      <w:divBdr>
        <w:top w:val="none" w:sz="0" w:space="0" w:color="auto"/>
        <w:left w:val="none" w:sz="0" w:space="0" w:color="auto"/>
        <w:bottom w:val="none" w:sz="0" w:space="0" w:color="auto"/>
        <w:right w:val="none" w:sz="0" w:space="0" w:color="auto"/>
      </w:divBdr>
    </w:div>
    <w:div w:id="420565504">
      <w:bodyDiv w:val="1"/>
      <w:marLeft w:val="0"/>
      <w:marRight w:val="0"/>
      <w:marTop w:val="0"/>
      <w:marBottom w:val="0"/>
      <w:divBdr>
        <w:top w:val="none" w:sz="0" w:space="0" w:color="auto"/>
        <w:left w:val="none" w:sz="0" w:space="0" w:color="auto"/>
        <w:bottom w:val="none" w:sz="0" w:space="0" w:color="auto"/>
        <w:right w:val="none" w:sz="0" w:space="0" w:color="auto"/>
      </w:divBdr>
    </w:div>
    <w:div w:id="421683748">
      <w:bodyDiv w:val="1"/>
      <w:marLeft w:val="0"/>
      <w:marRight w:val="0"/>
      <w:marTop w:val="0"/>
      <w:marBottom w:val="0"/>
      <w:divBdr>
        <w:top w:val="none" w:sz="0" w:space="0" w:color="auto"/>
        <w:left w:val="none" w:sz="0" w:space="0" w:color="auto"/>
        <w:bottom w:val="none" w:sz="0" w:space="0" w:color="auto"/>
        <w:right w:val="none" w:sz="0" w:space="0" w:color="auto"/>
      </w:divBdr>
      <w:divsChild>
        <w:div w:id="39400910">
          <w:marLeft w:val="1166"/>
          <w:marRight w:val="0"/>
          <w:marTop w:val="115"/>
          <w:marBottom w:val="0"/>
          <w:divBdr>
            <w:top w:val="none" w:sz="0" w:space="0" w:color="auto"/>
            <w:left w:val="none" w:sz="0" w:space="0" w:color="auto"/>
            <w:bottom w:val="none" w:sz="0" w:space="0" w:color="auto"/>
            <w:right w:val="none" w:sz="0" w:space="0" w:color="auto"/>
          </w:divBdr>
        </w:div>
        <w:div w:id="117528289">
          <w:marLeft w:val="1166"/>
          <w:marRight w:val="0"/>
          <w:marTop w:val="115"/>
          <w:marBottom w:val="0"/>
          <w:divBdr>
            <w:top w:val="none" w:sz="0" w:space="0" w:color="auto"/>
            <w:left w:val="none" w:sz="0" w:space="0" w:color="auto"/>
            <w:bottom w:val="none" w:sz="0" w:space="0" w:color="auto"/>
            <w:right w:val="none" w:sz="0" w:space="0" w:color="auto"/>
          </w:divBdr>
        </w:div>
        <w:div w:id="387802753">
          <w:marLeft w:val="547"/>
          <w:marRight w:val="0"/>
          <w:marTop w:val="130"/>
          <w:marBottom w:val="0"/>
          <w:divBdr>
            <w:top w:val="none" w:sz="0" w:space="0" w:color="auto"/>
            <w:left w:val="none" w:sz="0" w:space="0" w:color="auto"/>
            <w:bottom w:val="none" w:sz="0" w:space="0" w:color="auto"/>
            <w:right w:val="none" w:sz="0" w:space="0" w:color="auto"/>
          </w:divBdr>
        </w:div>
        <w:div w:id="893854359">
          <w:marLeft w:val="1800"/>
          <w:marRight w:val="0"/>
          <w:marTop w:val="96"/>
          <w:marBottom w:val="0"/>
          <w:divBdr>
            <w:top w:val="none" w:sz="0" w:space="0" w:color="auto"/>
            <w:left w:val="none" w:sz="0" w:space="0" w:color="auto"/>
            <w:bottom w:val="none" w:sz="0" w:space="0" w:color="auto"/>
            <w:right w:val="none" w:sz="0" w:space="0" w:color="auto"/>
          </w:divBdr>
        </w:div>
        <w:div w:id="1521629860">
          <w:marLeft w:val="547"/>
          <w:marRight w:val="0"/>
          <w:marTop w:val="130"/>
          <w:marBottom w:val="0"/>
          <w:divBdr>
            <w:top w:val="none" w:sz="0" w:space="0" w:color="auto"/>
            <w:left w:val="none" w:sz="0" w:space="0" w:color="auto"/>
            <w:bottom w:val="none" w:sz="0" w:space="0" w:color="auto"/>
            <w:right w:val="none" w:sz="0" w:space="0" w:color="auto"/>
          </w:divBdr>
        </w:div>
        <w:div w:id="1885436055">
          <w:marLeft w:val="547"/>
          <w:marRight w:val="0"/>
          <w:marTop w:val="130"/>
          <w:marBottom w:val="0"/>
          <w:divBdr>
            <w:top w:val="none" w:sz="0" w:space="0" w:color="auto"/>
            <w:left w:val="none" w:sz="0" w:space="0" w:color="auto"/>
            <w:bottom w:val="none" w:sz="0" w:space="0" w:color="auto"/>
            <w:right w:val="none" w:sz="0" w:space="0" w:color="auto"/>
          </w:divBdr>
        </w:div>
      </w:divsChild>
    </w:div>
    <w:div w:id="421920964">
      <w:bodyDiv w:val="1"/>
      <w:marLeft w:val="0"/>
      <w:marRight w:val="0"/>
      <w:marTop w:val="0"/>
      <w:marBottom w:val="0"/>
      <w:divBdr>
        <w:top w:val="none" w:sz="0" w:space="0" w:color="auto"/>
        <w:left w:val="none" w:sz="0" w:space="0" w:color="auto"/>
        <w:bottom w:val="none" w:sz="0" w:space="0" w:color="auto"/>
        <w:right w:val="none" w:sz="0" w:space="0" w:color="auto"/>
      </w:divBdr>
      <w:divsChild>
        <w:div w:id="35934866">
          <w:marLeft w:val="1080"/>
          <w:marRight w:val="0"/>
          <w:marTop w:val="100"/>
          <w:marBottom w:val="0"/>
          <w:divBdr>
            <w:top w:val="none" w:sz="0" w:space="0" w:color="auto"/>
            <w:left w:val="none" w:sz="0" w:space="0" w:color="auto"/>
            <w:bottom w:val="none" w:sz="0" w:space="0" w:color="auto"/>
            <w:right w:val="none" w:sz="0" w:space="0" w:color="auto"/>
          </w:divBdr>
        </w:div>
        <w:div w:id="342047735">
          <w:marLeft w:val="1080"/>
          <w:marRight w:val="0"/>
          <w:marTop w:val="100"/>
          <w:marBottom w:val="0"/>
          <w:divBdr>
            <w:top w:val="none" w:sz="0" w:space="0" w:color="auto"/>
            <w:left w:val="none" w:sz="0" w:space="0" w:color="auto"/>
            <w:bottom w:val="none" w:sz="0" w:space="0" w:color="auto"/>
            <w:right w:val="none" w:sz="0" w:space="0" w:color="auto"/>
          </w:divBdr>
        </w:div>
        <w:div w:id="536502553">
          <w:marLeft w:val="360"/>
          <w:marRight w:val="0"/>
          <w:marTop w:val="200"/>
          <w:marBottom w:val="0"/>
          <w:divBdr>
            <w:top w:val="none" w:sz="0" w:space="0" w:color="auto"/>
            <w:left w:val="none" w:sz="0" w:space="0" w:color="auto"/>
            <w:bottom w:val="none" w:sz="0" w:space="0" w:color="auto"/>
            <w:right w:val="none" w:sz="0" w:space="0" w:color="auto"/>
          </w:divBdr>
        </w:div>
      </w:divsChild>
    </w:div>
    <w:div w:id="422607322">
      <w:bodyDiv w:val="1"/>
      <w:marLeft w:val="0"/>
      <w:marRight w:val="0"/>
      <w:marTop w:val="0"/>
      <w:marBottom w:val="0"/>
      <w:divBdr>
        <w:top w:val="none" w:sz="0" w:space="0" w:color="auto"/>
        <w:left w:val="none" w:sz="0" w:space="0" w:color="auto"/>
        <w:bottom w:val="none" w:sz="0" w:space="0" w:color="auto"/>
        <w:right w:val="none" w:sz="0" w:space="0" w:color="auto"/>
      </w:divBdr>
      <w:divsChild>
        <w:div w:id="979458752">
          <w:marLeft w:val="0"/>
          <w:marRight w:val="0"/>
          <w:marTop w:val="0"/>
          <w:marBottom w:val="0"/>
          <w:divBdr>
            <w:top w:val="none" w:sz="0" w:space="0" w:color="auto"/>
            <w:left w:val="none" w:sz="0" w:space="0" w:color="auto"/>
            <w:bottom w:val="none" w:sz="0" w:space="0" w:color="auto"/>
            <w:right w:val="none" w:sz="0" w:space="0" w:color="auto"/>
          </w:divBdr>
          <w:divsChild>
            <w:div w:id="502627522">
              <w:marLeft w:val="0"/>
              <w:marRight w:val="0"/>
              <w:marTop w:val="0"/>
              <w:marBottom w:val="0"/>
              <w:divBdr>
                <w:top w:val="none" w:sz="0" w:space="0" w:color="auto"/>
                <w:left w:val="none" w:sz="0" w:space="0" w:color="auto"/>
                <w:bottom w:val="none" w:sz="0" w:space="0" w:color="auto"/>
                <w:right w:val="none" w:sz="0" w:space="0" w:color="auto"/>
              </w:divBdr>
            </w:div>
            <w:div w:id="132581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840585">
      <w:bodyDiv w:val="1"/>
      <w:marLeft w:val="0"/>
      <w:marRight w:val="0"/>
      <w:marTop w:val="0"/>
      <w:marBottom w:val="0"/>
      <w:divBdr>
        <w:top w:val="none" w:sz="0" w:space="0" w:color="auto"/>
        <w:left w:val="none" w:sz="0" w:space="0" w:color="auto"/>
        <w:bottom w:val="none" w:sz="0" w:space="0" w:color="auto"/>
        <w:right w:val="none" w:sz="0" w:space="0" w:color="auto"/>
      </w:divBdr>
    </w:div>
    <w:div w:id="423109233">
      <w:bodyDiv w:val="1"/>
      <w:marLeft w:val="0"/>
      <w:marRight w:val="0"/>
      <w:marTop w:val="0"/>
      <w:marBottom w:val="0"/>
      <w:divBdr>
        <w:top w:val="none" w:sz="0" w:space="0" w:color="auto"/>
        <w:left w:val="none" w:sz="0" w:space="0" w:color="auto"/>
        <w:bottom w:val="none" w:sz="0" w:space="0" w:color="auto"/>
        <w:right w:val="none" w:sz="0" w:space="0" w:color="auto"/>
      </w:divBdr>
      <w:divsChild>
        <w:div w:id="69735244">
          <w:marLeft w:val="547"/>
          <w:marRight w:val="0"/>
          <w:marTop w:val="134"/>
          <w:marBottom w:val="0"/>
          <w:divBdr>
            <w:top w:val="none" w:sz="0" w:space="0" w:color="auto"/>
            <w:left w:val="none" w:sz="0" w:space="0" w:color="auto"/>
            <w:bottom w:val="none" w:sz="0" w:space="0" w:color="auto"/>
            <w:right w:val="none" w:sz="0" w:space="0" w:color="auto"/>
          </w:divBdr>
        </w:div>
        <w:div w:id="134762875">
          <w:marLeft w:val="1166"/>
          <w:marRight w:val="0"/>
          <w:marTop w:val="115"/>
          <w:marBottom w:val="0"/>
          <w:divBdr>
            <w:top w:val="none" w:sz="0" w:space="0" w:color="auto"/>
            <w:left w:val="none" w:sz="0" w:space="0" w:color="auto"/>
            <w:bottom w:val="none" w:sz="0" w:space="0" w:color="auto"/>
            <w:right w:val="none" w:sz="0" w:space="0" w:color="auto"/>
          </w:divBdr>
        </w:div>
        <w:div w:id="1000814874">
          <w:marLeft w:val="1800"/>
          <w:marRight w:val="0"/>
          <w:marTop w:val="96"/>
          <w:marBottom w:val="0"/>
          <w:divBdr>
            <w:top w:val="none" w:sz="0" w:space="0" w:color="auto"/>
            <w:left w:val="none" w:sz="0" w:space="0" w:color="auto"/>
            <w:bottom w:val="none" w:sz="0" w:space="0" w:color="auto"/>
            <w:right w:val="none" w:sz="0" w:space="0" w:color="auto"/>
          </w:divBdr>
        </w:div>
        <w:div w:id="1393655046">
          <w:marLeft w:val="547"/>
          <w:marRight w:val="0"/>
          <w:marTop w:val="134"/>
          <w:marBottom w:val="0"/>
          <w:divBdr>
            <w:top w:val="none" w:sz="0" w:space="0" w:color="auto"/>
            <w:left w:val="none" w:sz="0" w:space="0" w:color="auto"/>
            <w:bottom w:val="none" w:sz="0" w:space="0" w:color="auto"/>
            <w:right w:val="none" w:sz="0" w:space="0" w:color="auto"/>
          </w:divBdr>
        </w:div>
        <w:div w:id="1889536661">
          <w:marLeft w:val="1166"/>
          <w:marRight w:val="0"/>
          <w:marTop w:val="115"/>
          <w:marBottom w:val="0"/>
          <w:divBdr>
            <w:top w:val="none" w:sz="0" w:space="0" w:color="auto"/>
            <w:left w:val="none" w:sz="0" w:space="0" w:color="auto"/>
            <w:bottom w:val="none" w:sz="0" w:space="0" w:color="auto"/>
            <w:right w:val="none" w:sz="0" w:space="0" w:color="auto"/>
          </w:divBdr>
        </w:div>
        <w:div w:id="1889797241">
          <w:marLeft w:val="1166"/>
          <w:marRight w:val="0"/>
          <w:marTop w:val="115"/>
          <w:marBottom w:val="0"/>
          <w:divBdr>
            <w:top w:val="none" w:sz="0" w:space="0" w:color="auto"/>
            <w:left w:val="none" w:sz="0" w:space="0" w:color="auto"/>
            <w:bottom w:val="none" w:sz="0" w:space="0" w:color="auto"/>
            <w:right w:val="none" w:sz="0" w:space="0" w:color="auto"/>
          </w:divBdr>
        </w:div>
        <w:div w:id="1932396488">
          <w:marLeft w:val="1166"/>
          <w:marRight w:val="0"/>
          <w:marTop w:val="115"/>
          <w:marBottom w:val="0"/>
          <w:divBdr>
            <w:top w:val="none" w:sz="0" w:space="0" w:color="auto"/>
            <w:left w:val="none" w:sz="0" w:space="0" w:color="auto"/>
            <w:bottom w:val="none" w:sz="0" w:space="0" w:color="auto"/>
            <w:right w:val="none" w:sz="0" w:space="0" w:color="auto"/>
          </w:divBdr>
        </w:div>
      </w:divsChild>
    </w:div>
    <w:div w:id="423843755">
      <w:bodyDiv w:val="1"/>
      <w:marLeft w:val="0"/>
      <w:marRight w:val="0"/>
      <w:marTop w:val="0"/>
      <w:marBottom w:val="0"/>
      <w:divBdr>
        <w:top w:val="none" w:sz="0" w:space="0" w:color="auto"/>
        <w:left w:val="none" w:sz="0" w:space="0" w:color="auto"/>
        <w:bottom w:val="none" w:sz="0" w:space="0" w:color="auto"/>
        <w:right w:val="none" w:sz="0" w:space="0" w:color="auto"/>
      </w:divBdr>
      <w:divsChild>
        <w:div w:id="1408724359">
          <w:marLeft w:val="547"/>
          <w:marRight w:val="0"/>
          <w:marTop w:val="154"/>
          <w:marBottom w:val="0"/>
          <w:divBdr>
            <w:top w:val="none" w:sz="0" w:space="0" w:color="auto"/>
            <w:left w:val="none" w:sz="0" w:space="0" w:color="auto"/>
            <w:bottom w:val="none" w:sz="0" w:space="0" w:color="auto"/>
            <w:right w:val="none" w:sz="0" w:space="0" w:color="auto"/>
          </w:divBdr>
        </w:div>
        <w:div w:id="1633442086">
          <w:marLeft w:val="1166"/>
          <w:marRight w:val="0"/>
          <w:marTop w:val="134"/>
          <w:marBottom w:val="0"/>
          <w:divBdr>
            <w:top w:val="none" w:sz="0" w:space="0" w:color="auto"/>
            <w:left w:val="none" w:sz="0" w:space="0" w:color="auto"/>
            <w:bottom w:val="none" w:sz="0" w:space="0" w:color="auto"/>
            <w:right w:val="none" w:sz="0" w:space="0" w:color="auto"/>
          </w:divBdr>
        </w:div>
      </w:divsChild>
    </w:div>
    <w:div w:id="424808660">
      <w:bodyDiv w:val="1"/>
      <w:marLeft w:val="0"/>
      <w:marRight w:val="0"/>
      <w:marTop w:val="0"/>
      <w:marBottom w:val="0"/>
      <w:divBdr>
        <w:top w:val="none" w:sz="0" w:space="0" w:color="auto"/>
        <w:left w:val="none" w:sz="0" w:space="0" w:color="auto"/>
        <w:bottom w:val="none" w:sz="0" w:space="0" w:color="auto"/>
        <w:right w:val="none" w:sz="0" w:space="0" w:color="auto"/>
      </w:divBdr>
    </w:div>
    <w:div w:id="424884680">
      <w:bodyDiv w:val="1"/>
      <w:marLeft w:val="0"/>
      <w:marRight w:val="0"/>
      <w:marTop w:val="0"/>
      <w:marBottom w:val="0"/>
      <w:divBdr>
        <w:top w:val="none" w:sz="0" w:space="0" w:color="auto"/>
        <w:left w:val="none" w:sz="0" w:space="0" w:color="auto"/>
        <w:bottom w:val="none" w:sz="0" w:space="0" w:color="auto"/>
        <w:right w:val="none" w:sz="0" w:space="0" w:color="auto"/>
      </w:divBdr>
      <w:divsChild>
        <w:div w:id="1082798965">
          <w:marLeft w:val="547"/>
          <w:marRight w:val="0"/>
          <w:marTop w:val="115"/>
          <w:marBottom w:val="0"/>
          <w:divBdr>
            <w:top w:val="none" w:sz="0" w:space="0" w:color="auto"/>
            <w:left w:val="none" w:sz="0" w:space="0" w:color="auto"/>
            <w:bottom w:val="none" w:sz="0" w:space="0" w:color="auto"/>
            <w:right w:val="none" w:sz="0" w:space="0" w:color="auto"/>
          </w:divBdr>
        </w:div>
        <w:div w:id="1555048085">
          <w:marLeft w:val="547"/>
          <w:marRight w:val="0"/>
          <w:marTop w:val="115"/>
          <w:marBottom w:val="0"/>
          <w:divBdr>
            <w:top w:val="none" w:sz="0" w:space="0" w:color="auto"/>
            <w:left w:val="none" w:sz="0" w:space="0" w:color="auto"/>
            <w:bottom w:val="none" w:sz="0" w:space="0" w:color="auto"/>
            <w:right w:val="none" w:sz="0" w:space="0" w:color="auto"/>
          </w:divBdr>
        </w:div>
        <w:div w:id="1605111046">
          <w:marLeft w:val="547"/>
          <w:marRight w:val="0"/>
          <w:marTop w:val="115"/>
          <w:marBottom w:val="0"/>
          <w:divBdr>
            <w:top w:val="none" w:sz="0" w:space="0" w:color="auto"/>
            <w:left w:val="none" w:sz="0" w:space="0" w:color="auto"/>
            <w:bottom w:val="none" w:sz="0" w:space="0" w:color="auto"/>
            <w:right w:val="none" w:sz="0" w:space="0" w:color="auto"/>
          </w:divBdr>
        </w:div>
      </w:divsChild>
    </w:div>
    <w:div w:id="424889831">
      <w:bodyDiv w:val="1"/>
      <w:marLeft w:val="0"/>
      <w:marRight w:val="0"/>
      <w:marTop w:val="0"/>
      <w:marBottom w:val="0"/>
      <w:divBdr>
        <w:top w:val="none" w:sz="0" w:space="0" w:color="auto"/>
        <w:left w:val="none" w:sz="0" w:space="0" w:color="auto"/>
        <w:bottom w:val="none" w:sz="0" w:space="0" w:color="auto"/>
        <w:right w:val="none" w:sz="0" w:space="0" w:color="auto"/>
      </w:divBdr>
    </w:div>
    <w:div w:id="425417722">
      <w:bodyDiv w:val="1"/>
      <w:marLeft w:val="0"/>
      <w:marRight w:val="0"/>
      <w:marTop w:val="0"/>
      <w:marBottom w:val="0"/>
      <w:divBdr>
        <w:top w:val="none" w:sz="0" w:space="0" w:color="auto"/>
        <w:left w:val="none" w:sz="0" w:space="0" w:color="auto"/>
        <w:bottom w:val="none" w:sz="0" w:space="0" w:color="auto"/>
        <w:right w:val="none" w:sz="0" w:space="0" w:color="auto"/>
      </w:divBdr>
    </w:div>
    <w:div w:id="425737897">
      <w:bodyDiv w:val="1"/>
      <w:marLeft w:val="0"/>
      <w:marRight w:val="0"/>
      <w:marTop w:val="0"/>
      <w:marBottom w:val="0"/>
      <w:divBdr>
        <w:top w:val="none" w:sz="0" w:space="0" w:color="auto"/>
        <w:left w:val="none" w:sz="0" w:space="0" w:color="auto"/>
        <w:bottom w:val="none" w:sz="0" w:space="0" w:color="auto"/>
        <w:right w:val="none" w:sz="0" w:space="0" w:color="auto"/>
      </w:divBdr>
    </w:div>
    <w:div w:id="427586064">
      <w:bodyDiv w:val="1"/>
      <w:marLeft w:val="0"/>
      <w:marRight w:val="0"/>
      <w:marTop w:val="0"/>
      <w:marBottom w:val="0"/>
      <w:divBdr>
        <w:top w:val="none" w:sz="0" w:space="0" w:color="auto"/>
        <w:left w:val="none" w:sz="0" w:space="0" w:color="auto"/>
        <w:bottom w:val="none" w:sz="0" w:space="0" w:color="auto"/>
        <w:right w:val="none" w:sz="0" w:space="0" w:color="auto"/>
      </w:divBdr>
    </w:div>
    <w:div w:id="427969578">
      <w:bodyDiv w:val="1"/>
      <w:marLeft w:val="0"/>
      <w:marRight w:val="0"/>
      <w:marTop w:val="0"/>
      <w:marBottom w:val="0"/>
      <w:divBdr>
        <w:top w:val="none" w:sz="0" w:space="0" w:color="auto"/>
        <w:left w:val="none" w:sz="0" w:space="0" w:color="auto"/>
        <w:bottom w:val="none" w:sz="0" w:space="0" w:color="auto"/>
        <w:right w:val="none" w:sz="0" w:space="0" w:color="auto"/>
      </w:divBdr>
    </w:div>
    <w:div w:id="428162153">
      <w:bodyDiv w:val="1"/>
      <w:marLeft w:val="0"/>
      <w:marRight w:val="0"/>
      <w:marTop w:val="0"/>
      <w:marBottom w:val="0"/>
      <w:divBdr>
        <w:top w:val="none" w:sz="0" w:space="0" w:color="auto"/>
        <w:left w:val="none" w:sz="0" w:space="0" w:color="auto"/>
        <w:bottom w:val="none" w:sz="0" w:space="0" w:color="auto"/>
        <w:right w:val="none" w:sz="0" w:space="0" w:color="auto"/>
      </w:divBdr>
    </w:div>
    <w:div w:id="428697947">
      <w:bodyDiv w:val="1"/>
      <w:marLeft w:val="0"/>
      <w:marRight w:val="0"/>
      <w:marTop w:val="0"/>
      <w:marBottom w:val="0"/>
      <w:divBdr>
        <w:top w:val="none" w:sz="0" w:space="0" w:color="auto"/>
        <w:left w:val="none" w:sz="0" w:space="0" w:color="auto"/>
        <w:bottom w:val="none" w:sz="0" w:space="0" w:color="auto"/>
        <w:right w:val="none" w:sz="0" w:space="0" w:color="auto"/>
      </w:divBdr>
      <w:divsChild>
        <w:div w:id="1733231130">
          <w:marLeft w:val="0"/>
          <w:marRight w:val="0"/>
          <w:marTop w:val="0"/>
          <w:marBottom w:val="0"/>
          <w:divBdr>
            <w:top w:val="none" w:sz="0" w:space="0" w:color="auto"/>
            <w:left w:val="none" w:sz="0" w:space="0" w:color="auto"/>
            <w:bottom w:val="none" w:sz="0" w:space="0" w:color="auto"/>
            <w:right w:val="none" w:sz="0" w:space="0" w:color="auto"/>
          </w:divBdr>
          <w:divsChild>
            <w:div w:id="100996614">
              <w:marLeft w:val="0"/>
              <w:marRight w:val="0"/>
              <w:marTop w:val="0"/>
              <w:marBottom w:val="0"/>
              <w:divBdr>
                <w:top w:val="none" w:sz="0" w:space="0" w:color="auto"/>
                <w:left w:val="none" w:sz="0" w:space="0" w:color="auto"/>
                <w:bottom w:val="none" w:sz="0" w:space="0" w:color="auto"/>
                <w:right w:val="none" w:sz="0" w:space="0" w:color="auto"/>
              </w:divBdr>
            </w:div>
            <w:div w:id="1249341013">
              <w:marLeft w:val="0"/>
              <w:marRight w:val="0"/>
              <w:marTop w:val="0"/>
              <w:marBottom w:val="0"/>
              <w:divBdr>
                <w:top w:val="none" w:sz="0" w:space="0" w:color="auto"/>
                <w:left w:val="none" w:sz="0" w:space="0" w:color="auto"/>
                <w:bottom w:val="none" w:sz="0" w:space="0" w:color="auto"/>
                <w:right w:val="none" w:sz="0" w:space="0" w:color="auto"/>
              </w:divBdr>
            </w:div>
            <w:div w:id="1560677065">
              <w:marLeft w:val="0"/>
              <w:marRight w:val="0"/>
              <w:marTop w:val="0"/>
              <w:marBottom w:val="0"/>
              <w:divBdr>
                <w:top w:val="none" w:sz="0" w:space="0" w:color="auto"/>
                <w:left w:val="none" w:sz="0" w:space="0" w:color="auto"/>
                <w:bottom w:val="none" w:sz="0" w:space="0" w:color="auto"/>
                <w:right w:val="none" w:sz="0" w:space="0" w:color="auto"/>
              </w:divBdr>
            </w:div>
            <w:div w:id="192191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700362">
      <w:bodyDiv w:val="1"/>
      <w:marLeft w:val="0"/>
      <w:marRight w:val="0"/>
      <w:marTop w:val="0"/>
      <w:marBottom w:val="0"/>
      <w:divBdr>
        <w:top w:val="none" w:sz="0" w:space="0" w:color="auto"/>
        <w:left w:val="none" w:sz="0" w:space="0" w:color="auto"/>
        <w:bottom w:val="none" w:sz="0" w:space="0" w:color="auto"/>
        <w:right w:val="none" w:sz="0" w:space="0" w:color="auto"/>
      </w:divBdr>
    </w:div>
    <w:div w:id="429011035">
      <w:bodyDiv w:val="1"/>
      <w:marLeft w:val="0"/>
      <w:marRight w:val="0"/>
      <w:marTop w:val="0"/>
      <w:marBottom w:val="0"/>
      <w:divBdr>
        <w:top w:val="none" w:sz="0" w:space="0" w:color="auto"/>
        <w:left w:val="none" w:sz="0" w:space="0" w:color="auto"/>
        <w:bottom w:val="none" w:sz="0" w:space="0" w:color="auto"/>
        <w:right w:val="none" w:sz="0" w:space="0" w:color="auto"/>
      </w:divBdr>
      <w:divsChild>
        <w:div w:id="1411460140">
          <w:marLeft w:val="1267"/>
          <w:marRight w:val="0"/>
          <w:marTop w:val="100"/>
          <w:marBottom w:val="0"/>
          <w:divBdr>
            <w:top w:val="none" w:sz="0" w:space="0" w:color="auto"/>
            <w:left w:val="none" w:sz="0" w:space="0" w:color="auto"/>
            <w:bottom w:val="none" w:sz="0" w:space="0" w:color="auto"/>
            <w:right w:val="none" w:sz="0" w:space="0" w:color="auto"/>
          </w:divBdr>
        </w:div>
        <w:div w:id="2109349085">
          <w:marLeft w:val="547"/>
          <w:marRight w:val="0"/>
          <w:marTop w:val="200"/>
          <w:marBottom w:val="0"/>
          <w:divBdr>
            <w:top w:val="none" w:sz="0" w:space="0" w:color="auto"/>
            <w:left w:val="none" w:sz="0" w:space="0" w:color="auto"/>
            <w:bottom w:val="none" w:sz="0" w:space="0" w:color="auto"/>
            <w:right w:val="none" w:sz="0" w:space="0" w:color="auto"/>
          </w:divBdr>
        </w:div>
      </w:divsChild>
    </w:div>
    <w:div w:id="429083583">
      <w:bodyDiv w:val="1"/>
      <w:marLeft w:val="0"/>
      <w:marRight w:val="0"/>
      <w:marTop w:val="0"/>
      <w:marBottom w:val="0"/>
      <w:divBdr>
        <w:top w:val="none" w:sz="0" w:space="0" w:color="auto"/>
        <w:left w:val="none" w:sz="0" w:space="0" w:color="auto"/>
        <w:bottom w:val="none" w:sz="0" w:space="0" w:color="auto"/>
        <w:right w:val="none" w:sz="0" w:space="0" w:color="auto"/>
      </w:divBdr>
    </w:div>
    <w:div w:id="429620284">
      <w:bodyDiv w:val="1"/>
      <w:marLeft w:val="0"/>
      <w:marRight w:val="0"/>
      <w:marTop w:val="0"/>
      <w:marBottom w:val="0"/>
      <w:divBdr>
        <w:top w:val="none" w:sz="0" w:space="0" w:color="auto"/>
        <w:left w:val="none" w:sz="0" w:space="0" w:color="auto"/>
        <w:bottom w:val="none" w:sz="0" w:space="0" w:color="auto"/>
        <w:right w:val="none" w:sz="0" w:space="0" w:color="auto"/>
      </w:divBdr>
    </w:div>
    <w:div w:id="429663013">
      <w:bodyDiv w:val="1"/>
      <w:marLeft w:val="0"/>
      <w:marRight w:val="0"/>
      <w:marTop w:val="0"/>
      <w:marBottom w:val="0"/>
      <w:divBdr>
        <w:top w:val="none" w:sz="0" w:space="0" w:color="auto"/>
        <w:left w:val="none" w:sz="0" w:space="0" w:color="auto"/>
        <w:bottom w:val="none" w:sz="0" w:space="0" w:color="auto"/>
        <w:right w:val="none" w:sz="0" w:space="0" w:color="auto"/>
      </w:divBdr>
    </w:div>
    <w:div w:id="429665242">
      <w:bodyDiv w:val="1"/>
      <w:marLeft w:val="0"/>
      <w:marRight w:val="0"/>
      <w:marTop w:val="0"/>
      <w:marBottom w:val="0"/>
      <w:divBdr>
        <w:top w:val="none" w:sz="0" w:space="0" w:color="auto"/>
        <w:left w:val="none" w:sz="0" w:space="0" w:color="auto"/>
        <w:bottom w:val="none" w:sz="0" w:space="0" w:color="auto"/>
        <w:right w:val="none" w:sz="0" w:space="0" w:color="auto"/>
      </w:divBdr>
      <w:divsChild>
        <w:div w:id="632102433">
          <w:marLeft w:val="547"/>
          <w:marRight w:val="0"/>
          <w:marTop w:val="154"/>
          <w:marBottom w:val="0"/>
          <w:divBdr>
            <w:top w:val="none" w:sz="0" w:space="0" w:color="auto"/>
            <w:left w:val="none" w:sz="0" w:space="0" w:color="auto"/>
            <w:bottom w:val="none" w:sz="0" w:space="0" w:color="auto"/>
            <w:right w:val="none" w:sz="0" w:space="0" w:color="auto"/>
          </w:divBdr>
        </w:div>
        <w:div w:id="1308243779">
          <w:marLeft w:val="547"/>
          <w:marRight w:val="0"/>
          <w:marTop w:val="154"/>
          <w:marBottom w:val="0"/>
          <w:divBdr>
            <w:top w:val="none" w:sz="0" w:space="0" w:color="auto"/>
            <w:left w:val="none" w:sz="0" w:space="0" w:color="auto"/>
            <w:bottom w:val="none" w:sz="0" w:space="0" w:color="auto"/>
            <w:right w:val="none" w:sz="0" w:space="0" w:color="auto"/>
          </w:divBdr>
        </w:div>
      </w:divsChild>
    </w:div>
    <w:div w:id="430013851">
      <w:bodyDiv w:val="1"/>
      <w:marLeft w:val="0"/>
      <w:marRight w:val="0"/>
      <w:marTop w:val="0"/>
      <w:marBottom w:val="0"/>
      <w:divBdr>
        <w:top w:val="none" w:sz="0" w:space="0" w:color="auto"/>
        <w:left w:val="none" w:sz="0" w:space="0" w:color="auto"/>
        <w:bottom w:val="none" w:sz="0" w:space="0" w:color="auto"/>
        <w:right w:val="none" w:sz="0" w:space="0" w:color="auto"/>
      </w:divBdr>
    </w:div>
    <w:div w:id="430318576">
      <w:bodyDiv w:val="1"/>
      <w:marLeft w:val="0"/>
      <w:marRight w:val="0"/>
      <w:marTop w:val="0"/>
      <w:marBottom w:val="0"/>
      <w:divBdr>
        <w:top w:val="none" w:sz="0" w:space="0" w:color="auto"/>
        <w:left w:val="none" w:sz="0" w:space="0" w:color="auto"/>
        <w:bottom w:val="none" w:sz="0" w:space="0" w:color="auto"/>
        <w:right w:val="none" w:sz="0" w:space="0" w:color="auto"/>
      </w:divBdr>
      <w:divsChild>
        <w:div w:id="1923636975">
          <w:marLeft w:val="547"/>
          <w:marRight w:val="0"/>
          <w:marTop w:val="154"/>
          <w:marBottom w:val="0"/>
          <w:divBdr>
            <w:top w:val="none" w:sz="0" w:space="0" w:color="auto"/>
            <w:left w:val="none" w:sz="0" w:space="0" w:color="auto"/>
            <w:bottom w:val="none" w:sz="0" w:space="0" w:color="auto"/>
            <w:right w:val="none" w:sz="0" w:space="0" w:color="auto"/>
          </w:divBdr>
        </w:div>
      </w:divsChild>
    </w:div>
    <w:div w:id="430324054">
      <w:bodyDiv w:val="1"/>
      <w:marLeft w:val="0"/>
      <w:marRight w:val="0"/>
      <w:marTop w:val="0"/>
      <w:marBottom w:val="0"/>
      <w:divBdr>
        <w:top w:val="none" w:sz="0" w:space="0" w:color="auto"/>
        <w:left w:val="none" w:sz="0" w:space="0" w:color="auto"/>
        <w:bottom w:val="none" w:sz="0" w:space="0" w:color="auto"/>
        <w:right w:val="none" w:sz="0" w:space="0" w:color="auto"/>
      </w:divBdr>
      <w:divsChild>
        <w:div w:id="70352606">
          <w:marLeft w:val="1166"/>
          <w:marRight w:val="0"/>
          <w:marTop w:val="134"/>
          <w:marBottom w:val="0"/>
          <w:divBdr>
            <w:top w:val="none" w:sz="0" w:space="0" w:color="auto"/>
            <w:left w:val="none" w:sz="0" w:space="0" w:color="auto"/>
            <w:bottom w:val="none" w:sz="0" w:space="0" w:color="auto"/>
            <w:right w:val="none" w:sz="0" w:space="0" w:color="auto"/>
          </w:divBdr>
        </w:div>
        <w:div w:id="653602808">
          <w:marLeft w:val="1800"/>
          <w:marRight w:val="0"/>
          <w:marTop w:val="115"/>
          <w:marBottom w:val="0"/>
          <w:divBdr>
            <w:top w:val="none" w:sz="0" w:space="0" w:color="auto"/>
            <w:left w:val="none" w:sz="0" w:space="0" w:color="auto"/>
            <w:bottom w:val="none" w:sz="0" w:space="0" w:color="auto"/>
            <w:right w:val="none" w:sz="0" w:space="0" w:color="auto"/>
          </w:divBdr>
        </w:div>
        <w:div w:id="983311149">
          <w:marLeft w:val="547"/>
          <w:marRight w:val="0"/>
          <w:marTop w:val="154"/>
          <w:marBottom w:val="0"/>
          <w:divBdr>
            <w:top w:val="none" w:sz="0" w:space="0" w:color="auto"/>
            <w:left w:val="none" w:sz="0" w:space="0" w:color="auto"/>
            <w:bottom w:val="none" w:sz="0" w:space="0" w:color="auto"/>
            <w:right w:val="none" w:sz="0" w:space="0" w:color="auto"/>
          </w:divBdr>
        </w:div>
        <w:div w:id="990062061">
          <w:marLeft w:val="1800"/>
          <w:marRight w:val="0"/>
          <w:marTop w:val="115"/>
          <w:marBottom w:val="0"/>
          <w:divBdr>
            <w:top w:val="none" w:sz="0" w:space="0" w:color="auto"/>
            <w:left w:val="none" w:sz="0" w:space="0" w:color="auto"/>
            <w:bottom w:val="none" w:sz="0" w:space="0" w:color="auto"/>
            <w:right w:val="none" w:sz="0" w:space="0" w:color="auto"/>
          </w:divBdr>
        </w:div>
        <w:div w:id="1061438221">
          <w:marLeft w:val="1166"/>
          <w:marRight w:val="0"/>
          <w:marTop w:val="134"/>
          <w:marBottom w:val="0"/>
          <w:divBdr>
            <w:top w:val="none" w:sz="0" w:space="0" w:color="auto"/>
            <w:left w:val="none" w:sz="0" w:space="0" w:color="auto"/>
            <w:bottom w:val="none" w:sz="0" w:space="0" w:color="auto"/>
            <w:right w:val="none" w:sz="0" w:space="0" w:color="auto"/>
          </w:divBdr>
        </w:div>
      </w:divsChild>
    </w:div>
    <w:div w:id="430975316">
      <w:bodyDiv w:val="1"/>
      <w:marLeft w:val="0"/>
      <w:marRight w:val="0"/>
      <w:marTop w:val="0"/>
      <w:marBottom w:val="0"/>
      <w:divBdr>
        <w:top w:val="none" w:sz="0" w:space="0" w:color="auto"/>
        <w:left w:val="none" w:sz="0" w:space="0" w:color="auto"/>
        <w:bottom w:val="none" w:sz="0" w:space="0" w:color="auto"/>
        <w:right w:val="none" w:sz="0" w:space="0" w:color="auto"/>
      </w:divBdr>
    </w:div>
    <w:div w:id="431509291">
      <w:bodyDiv w:val="1"/>
      <w:marLeft w:val="0"/>
      <w:marRight w:val="0"/>
      <w:marTop w:val="0"/>
      <w:marBottom w:val="0"/>
      <w:divBdr>
        <w:top w:val="none" w:sz="0" w:space="0" w:color="auto"/>
        <w:left w:val="none" w:sz="0" w:space="0" w:color="auto"/>
        <w:bottom w:val="none" w:sz="0" w:space="0" w:color="auto"/>
        <w:right w:val="none" w:sz="0" w:space="0" w:color="auto"/>
      </w:divBdr>
    </w:div>
    <w:div w:id="432631414">
      <w:bodyDiv w:val="1"/>
      <w:marLeft w:val="0"/>
      <w:marRight w:val="0"/>
      <w:marTop w:val="0"/>
      <w:marBottom w:val="0"/>
      <w:divBdr>
        <w:top w:val="none" w:sz="0" w:space="0" w:color="auto"/>
        <w:left w:val="none" w:sz="0" w:space="0" w:color="auto"/>
        <w:bottom w:val="none" w:sz="0" w:space="0" w:color="auto"/>
        <w:right w:val="none" w:sz="0" w:space="0" w:color="auto"/>
      </w:divBdr>
      <w:divsChild>
        <w:div w:id="385494597">
          <w:marLeft w:val="1166"/>
          <w:marRight w:val="0"/>
          <w:marTop w:val="96"/>
          <w:marBottom w:val="0"/>
          <w:divBdr>
            <w:top w:val="none" w:sz="0" w:space="0" w:color="auto"/>
            <w:left w:val="none" w:sz="0" w:space="0" w:color="auto"/>
            <w:bottom w:val="none" w:sz="0" w:space="0" w:color="auto"/>
            <w:right w:val="none" w:sz="0" w:space="0" w:color="auto"/>
          </w:divBdr>
        </w:div>
        <w:div w:id="461070974">
          <w:marLeft w:val="1166"/>
          <w:marRight w:val="0"/>
          <w:marTop w:val="96"/>
          <w:marBottom w:val="0"/>
          <w:divBdr>
            <w:top w:val="none" w:sz="0" w:space="0" w:color="auto"/>
            <w:left w:val="none" w:sz="0" w:space="0" w:color="auto"/>
            <w:bottom w:val="none" w:sz="0" w:space="0" w:color="auto"/>
            <w:right w:val="none" w:sz="0" w:space="0" w:color="auto"/>
          </w:divBdr>
        </w:div>
        <w:div w:id="592209165">
          <w:marLeft w:val="547"/>
          <w:marRight w:val="0"/>
          <w:marTop w:val="115"/>
          <w:marBottom w:val="0"/>
          <w:divBdr>
            <w:top w:val="none" w:sz="0" w:space="0" w:color="auto"/>
            <w:left w:val="none" w:sz="0" w:space="0" w:color="auto"/>
            <w:bottom w:val="none" w:sz="0" w:space="0" w:color="auto"/>
            <w:right w:val="none" w:sz="0" w:space="0" w:color="auto"/>
          </w:divBdr>
        </w:div>
        <w:div w:id="1447381897">
          <w:marLeft w:val="1800"/>
          <w:marRight w:val="0"/>
          <w:marTop w:val="96"/>
          <w:marBottom w:val="0"/>
          <w:divBdr>
            <w:top w:val="none" w:sz="0" w:space="0" w:color="auto"/>
            <w:left w:val="none" w:sz="0" w:space="0" w:color="auto"/>
            <w:bottom w:val="none" w:sz="0" w:space="0" w:color="auto"/>
            <w:right w:val="none" w:sz="0" w:space="0" w:color="auto"/>
          </w:divBdr>
        </w:div>
        <w:div w:id="1515076743">
          <w:marLeft w:val="1166"/>
          <w:marRight w:val="0"/>
          <w:marTop w:val="96"/>
          <w:marBottom w:val="0"/>
          <w:divBdr>
            <w:top w:val="none" w:sz="0" w:space="0" w:color="auto"/>
            <w:left w:val="none" w:sz="0" w:space="0" w:color="auto"/>
            <w:bottom w:val="none" w:sz="0" w:space="0" w:color="auto"/>
            <w:right w:val="none" w:sz="0" w:space="0" w:color="auto"/>
          </w:divBdr>
        </w:div>
        <w:div w:id="1987969047">
          <w:marLeft w:val="1166"/>
          <w:marRight w:val="0"/>
          <w:marTop w:val="96"/>
          <w:marBottom w:val="0"/>
          <w:divBdr>
            <w:top w:val="none" w:sz="0" w:space="0" w:color="auto"/>
            <w:left w:val="none" w:sz="0" w:space="0" w:color="auto"/>
            <w:bottom w:val="none" w:sz="0" w:space="0" w:color="auto"/>
            <w:right w:val="none" w:sz="0" w:space="0" w:color="auto"/>
          </w:divBdr>
        </w:div>
      </w:divsChild>
    </w:div>
    <w:div w:id="432675230">
      <w:bodyDiv w:val="1"/>
      <w:marLeft w:val="0"/>
      <w:marRight w:val="0"/>
      <w:marTop w:val="0"/>
      <w:marBottom w:val="0"/>
      <w:divBdr>
        <w:top w:val="none" w:sz="0" w:space="0" w:color="auto"/>
        <w:left w:val="none" w:sz="0" w:space="0" w:color="auto"/>
        <w:bottom w:val="none" w:sz="0" w:space="0" w:color="auto"/>
        <w:right w:val="none" w:sz="0" w:space="0" w:color="auto"/>
      </w:divBdr>
    </w:div>
    <w:div w:id="432896121">
      <w:bodyDiv w:val="1"/>
      <w:marLeft w:val="0"/>
      <w:marRight w:val="0"/>
      <w:marTop w:val="0"/>
      <w:marBottom w:val="0"/>
      <w:divBdr>
        <w:top w:val="none" w:sz="0" w:space="0" w:color="auto"/>
        <w:left w:val="none" w:sz="0" w:space="0" w:color="auto"/>
        <w:bottom w:val="none" w:sz="0" w:space="0" w:color="auto"/>
        <w:right w:val="none" w:sz="0" w:space="0" w:color="auto"/>
      </w:divBdr>
      <w:divsChild>
        <w:div w:id="588661615">
          <w:marLeft w:val="1166"/>
          <w:marRight w:val="0"/>
          <w:marTop w:val="134"/>
          <w:marBottom w:val="0"/>
          <w:divBdr>
            <w:top w:val="none" w:sz="0" w:space="0" w:color="auto"/>
            <w:left w:val="none" w:sz="0" w:space="0" w:color="auto"/>
            <w:bottom w:val="none" w:sz="0" w:space="0" w:color="auto"/>
            <w:right w:val="none" w:sz="0" w:space="0" w:color="auto"/>
          </w:divBdr>
        </w:div>
        <w:div w:id="1056123007">
          <w:marLeft w:val="547"/>
          <w:marRight w:val="0"/>
          <w:marTop w:val="154"/>
          <w:marBottom w:val="0"/>
          <w:divBdr>
            <w:top w:val="none" w:sz="0" w:space="0" w:color="auto"/>
            <w:left w:val="none" w:sz="0" w:space="0" w:color="auto"/>
            <w:bottom w:val="none" w:sz="0" w:space="0" w:color="auto"/>
            <w:right w:val="none" w:sz="0" w:space="0" w:color="auto"/>
          </w:divBdr>
        </w:div>
        <w:div w:id="1300569525">
          <w:marLeft w:val="1166"/>
          <w:marRight w:val="0"/>
          <w:marTop w:val="134"/>
          <w:marBottom w:val="0"/>
          <w:divBdr>
            <w:top w:val="none" w:sz="0" w:space="0" w:color="auto"/>
            <w:left w:val="none" w:sz="0" w:space="0" w:color="auto"/>
            <w:bottom w:val="none" w:sz="0" w:space="0" w:color="auto"/>
            <w:right w:val="none" w:sz="0" w:space="0" w:color="auto"/>
          </w:divBdr>
        </w:div>
        <w:div w:id="1599292485">
          <w:marLeft w:val="1166"/>
          <w:marRight w:val="0"/>
          <w:marTop w:val="134"/>
          <w:marBottom w:val="0"/>
          <w:divBdr>
            <w:top w:val="none" w:sz="0" w:space="0" w:color="auto"/>
            <w:left w:val="none" w:sz="0" w:space="0" w:color="auto"/>
            <w:bottom w:val="none" w:sz="0" w:space="0" w:color="auto"/>
            <w:right w:val="none" w:sz="0" w:space="0" w:color="auto"/>
          </w:divBdr>
        </w:div>
        <w:div w:id="2096630814">
          <w:marLeft w:val="1166"/>
          <w:marRight w:val="0"/>
          <w:marTop w:val="134"/>
          <w:marBottom w:val="0"/>
          <w:divBdr>
            <w:top w:val="none" w:sz="0" w:space="0" w:color="auto"/>
            <w:left w:val="none" w:sz="0" w:space="0" w:color="auto"/>
            <w:bottom w:val="none" w:sz="0" w:space="0" w:color="auto"/>
            <w:right w:val="none" w:sz="0" w:space="0" w:color="auto"/>
          </w:divBdr>
        </w:div>
        <w:div w:id="2144733010">
          <w:marLeft w:val="547"/>
          <w:marRight w:val="0"/>
          <w:marTop w:val="154"/>
          <w:marBottom w:val="0"/>
          <w:divBdr>
            <w:top w:val="none" w:sz="0" w:space="0" w:color="auto"/>
            <w:left w:val="none" w:sz="0" w:space="0" w:color="auto"/>
            <w:bottom w:val="none" w:sz="0" w:space="0" w:color="auto"/>
            <w:right w:val="none" w:sz="0" w:space="0" w:color="auto"/>
          </w:divBdr>
        </w:div>
      </w:divsChild>
    </w:div>
    <w:div w:id="433326528">
      <w:bodyDiv w:val="1"/>
      <w:marLeft w:val="0"/>
      <w:marRight w:val="0"/>
      <w:marTop w:val="0"/>
      <w:marBottom w:val="0"/>
      <w:divBdr>
        <w:top w:val="none" w:sz="0" w:space="0" w:color="auto"/>
        <w:left w:val="none" w:sz="0" w:space="0" w:color="auto"/>
        <w:bottom w:val="none" w:sz="0" w:space="0" w:color="auto"/>
        <w:right w:val="none" w:sz="0" w:space="0" w:color="auto"/>
      </w:divBdr>
    </w:div>
    <w:div w:id="433940289">
      <w:bodyDiv w:val="1"/>
      <w:marLeft w:val="0"/>
      <w:marRight w:val="0"/>
      <w:marTop w:val="0"/>
      <w:marBottom w:val="0"/>
      <w:divBdr>
        <w:top w:val="none" w:sz="0" w:space="0" w:color="auto"/>
        <w:left w:val="none" w:sz="0" w:space="0" w:color="auto"/>
        <w:bottom w:val="none" w:sz="0" w:space="0" w:color="auto"/>
        <w:right w:val="none" w:sz="0" w:space="0" w:color="auto"/>
      </w:divBdr>
    </w:div>
    <w:div w:id="435292591">
      <w:bodyDiv w:val="1"/>
      <w:marLeft w:val="0"/>
      <w:marRight w:val="0"/>
      <w:marTop w:val="0"/>
      <w:marBottom w:val="0"/>
      <w:divBdr>
        <w:top w:val="none" w:sz="0" w:space="0" w:color="auto"/>
        <w:left w:val="none" w:sz="0" w:space="0" w:color="auto"/>
        <w:bottom w:val="none" w:sz="0" w:space="0" w:color="auto"/>
        <w:right w:val="none" w:sz="0" w:space="0" w:color="auto"/>
      </w:divBdr>
    </w:div>
    <w:div w:id="435443417">
      <w:bodyDiv w:val="1"/>
      <w:marLeft w:val="0"/>
      <w:marRight w:val="0"/>
      <w:marTop w:val="0"/>
      <w:marBottom w:val="0"/>
      <w:divBdr>
        <w:top w:val="none" w:sz="0" w:space="0" w:color="auto"/>
        <w:left w:val="none" w:sz="0" w:space="0" w:color="auto"/>
        <w:bottom w:val="none" w:sz="0" w:space="0" w:color="auto"/>
        <w:right w:val="none" w:sz="0" w:space="0" w:color="auto"/>
      </w:divBdr>
    </w:div>
    <w:div w:id="436294163">
      <w:bodyDiv w:val="1"/>
      <w:marLeft w:val="0"/>
      <w:marRight w:val="0"/>
      <w:marTop w:val="0"/>
      <w:marBottom w:val="0"/>
      <w:divBdr>
        <w:top w:val="none" w:sz="0" w:space="0" w:color="auto"/>
        <w:left w:val="none" w:sz="0" w:space="0" w:color="auto"/>
        <w:bottom w:val="none" w:sz="0" w:space="0" w:color="auto"/>
        <w:right w:val="none" w:sz="0" w:space="0" w:color="auto"/>
      </w:divBdr>
    </w:div>
    <w:div w:id="436605568">
      <w:bodyDiv w:val="1"/>
      <w:marLeft w:val="0"/>
      <w:marRight w:val="0"/>
      <w:marTop w:val="0"/>
      <w:marBottom w:val="0"/>
      <w:divBdr>
        <w:top w:val="none" w:sz="0" w:space="0" w:color="auto"/>
        <w:left w:val="none" w:sz="0" w:space="0" w:color="auto"/>
        <w:bottom w:val="none" w:sz="0" w:space="0" w:color="auto"/>
        <w:right w:val="none" w:sz="0" w:space="0" w:color="auto"/>
      </w:divBdr>
    </w:div>
    <w:div w:id="437411508">
      <w:bodyDiv w:val="1"/>
      <w:marLeft w:val="0"/>
      <w:marRight w:val="0"/>
      <w:marTop w:val="0"/>
      <w:marBottom w:val="0"/>
      <w:divBdr>
        <w:top w:val="none" w:sz="0" w:space="0" w:color="auto"/>
        <w:left w:val="none" w:sz="0" w:space="0" w:color="auto"/>
        <w:bottom w:val="none" w:sz="0" w:space="0" w:color="auto"/>
        <w:right w:val="none" w:sz="0" w:space="0" w:color="auto"/>
      </w:divBdr>
    </w:div>
    <w:div w:id="437914871">
      <w:bodyDiv w:val="1"/>
      <w:marLeft w:val="0"/>
      <w:marRight w:val="0"/>
      <w:marTop w:val="0"/>
      <w:marBottom w:val="0"/>
      <w:divBdr>
        <w:top w:val="none" w:sz="0" w:space="0" w:color="auto"/>
        <w:left w:val="none" w:sz="0" w:space="0" w:color="auto"/>
        <w:bottom w:val="none" w:sz="0" w:space="0" w:color="auto"/>
        <w:right w:val="none" w:sz="0" w:space="0" w:color="auto"/>
      </w:divBdr>
    </w:div>
    <w:div w:id="438598502">
      <w:bodyDiv w:val="1"/>
      <w:marLeft w:val="0"/>
      <w:marRight w:val="0"/>
      <w:marTop w:val="0"/>
      <w:marBottom w:val="0"/>
      <w:divBdr>
        <w:top w:val="none" w:sz="0" w:space="0" w:color="auto"/>
        <w:left w:val="none" w:sz="0" w:space="0" w:color="auto"/>
        <w:bottom w:val="none" w:sz="0" w:space="0" w:color="auto"/>
        <w:right w:val="none" w:sz="0" w:space="0" w:color="auto"/>
      </w:divBdr>
      <w:divsChild>
        <w:div w:id="24060338">
          <w:marLeft w:val="274"/>
          <w:marRight w:val="0"/>
          <w:marTop w:val="115"/>
          <w:marBottom w:val="0"/>
          <w:divBdr>
            <w:top w:val="none" w:sz="0" w:space="0" w:color="auto"/>
            <w:left w:val="none" w:sz="0" w:space="0" w:color="auto"/>
            <w:bottom w:val="none" w:sz="0" w:space="0" w:color="auto"/>
            <w:right w:val="none" w:sz="0" w:space="0" w:color="auto"/>
          </w:divBdr>
        </w:div>
        <w:div w:id="568879021">
          <w:marLeft w:val="274"/>
          <w:marRight w:val="0"/>
          <w:marTop w:val="115"/>
          <w:marBottom w:val="0"/>
          <w:divBdr>
            <w:top w:val="none" w:sz="0" w:space="0" w:color="auto"/>
            <w:left w:val="none" w:sz="0" w:space="0" w:color="auto"/>
            <w:bottom w:val="none" w:sz="0" w:space="0" w:color="auto"/>
            <w:right w:val="none" w:sz="0" w:space="0" w:color="auto"/>
          </w:divBdr>
        </w:div>
        <w:div w:id="1277523001">
          <w:marLeft w:val="1411"/>
          <w:marRight w:val="0"/>
          <w:marTop w:val="96"/>
          <w:marBottom w:val="0"/>
          <w:divBdr>
            <w:top w:val="none" w:sz="0" w:space="0" w:color="auto"/>
            <w:left w:val="none" w:sz="0" w:space="0" w:color="auto"/>
            <w:bottom w:val="none" w:sz="0" w:space="0" w:color="auto"/>
            <w:right w:val="none" w:sz="0" w:space="0" w:color="auto"/>
          </w:divBdr>
        </w:div>
        <w:div w:id="1372538732">
          <w:marLeft w:val="835"/>
          <w:marRight w:val="0"/>
          <w:marTop w:val="96"/>
          <w:marBottom w:val="0"/>
          <w:divBdr>
            <w:top w:val="none" w:sz="0" w:space="0" w:color="auto"/>
            <w:left w:val="none" w:sz="0" w:space="0" w:color="auto"/>
            <w:bottom w:val="none" w:sz="0" w:space="0" w:color="auto"/>
            <w:right w:val="none" w:sz="0" w:space="0" w:color="auto"/>
          </w:divBdr>
        </w:div>
        <w:div w:id="1634673420">
          <w:marLeft w:val="1411"/>
          <w:marRight w:val="0"/>
          <w:marTop w:val="96"/>
          <w:marBottom w:val="0"/>
          <w:divBdr>
            <w:top w:val="none" w:sz="0" w:space="0" w:color="auto"/>
            <w:left w:val="none" w:sz="0" w:space="0" w:color="auto"/>
            <w:bottom w:val="none" w:sz="0" w:space="0" w:color="auto"/>
            <w:right w:val="none" w:sz="0" w:space="0" w:color="auto"/>
          </w:divBdr>
        </w:div>
        <w:div w:id="1992438860">
          <w:marLeft w:val="835"/>
          <w:marRight w:val="0"/>
          <w:marTop w:val="96"/>
          <w:marBottom w:val="0"/>
          <w:divBdr>
            <w:top w:val="none" w:sz="0" w:space="0" w:color="auto"/>
            <w:left w:val="none" w:sz="0" w:space="0" w:color="auto"/>
            <w:bottom w:val="none" w:sz="0" w:space="0" w:color="auto"/>
            <w:right w:val="none" w:sz="0" w:space="0" w:color="auto"/>
          </w:divBdr>
        </w:div>
      </w:divsChild>
    </w:div>
    <w:div w:id="439573702">
      <w:bodyDiv w:val="1"/>
      <w:marLeft w:val="0"/>
      <w:marRight w:val="0"/>
      <w:marTop w:val="0"/>
      <w:marBottom w:val="0"/>
      <w:divBdr>
        <w:top w:val="none" w:sz="0" w:space="0" w:color="auto"/>
        <w:left w:val="none" w:sz="0" w:space="0" w:color="auto"/>
        <w:bottom w:val="none" w:sz="0" w:space="0" w:color="auto"/>
        <w:right w:val="none" w:sz="0" w:space="0" w:color="auto"/>
      </w:divBdr>
    </w:div>
    <w:div w:id="439837460">
      <w:bodyDiv w:val="1"/>
      <w:marLeft w:val="0"/>
      <w:marRight w:val="0"/>
      <w:marTop w:val="0"/>
      <w:marBottom w:val="0"/>
      <w:divBdr>
        <w:top w:val="none" w:sz="0" w:space="0" w:color="auto"/>
        <w:left w:val="none" w:sz="0" w:space="0" w:color="auto"/>
        <w:bottom w:val="none" w:sz="0" w:space="0" w:color="auto"/>
        <w:right w:val="none" w:sz="0" w:space="0" w:color="auto"/>
      </w:divBdr>
    </w:div>
    <w:div w:id="440030290">
      <w:bodyDiv w:val="1"/>
      <w:marLeft w:val="0"/>
      <w:marRight w:val="0"/>
      <w:marTop w:val="0"/>
      <w:marBottom w:val="0"/>
      <w:divBdr>
        <w:top w:val="none" w:sz="0" w:space="0" w:color="auto"/>
        <w:left w:val="none" w:sz="0" w:space="0" w:color="auto"/>
        <w:bottom w:val="none" w:sz="0" w:space="0" w:color="auto"/>
        <w:right w:val="none" w:sz="0" w:space="0" w:color="auto"/>
      </w:divBdr>
    </w:div>
    <w:div w:id="440102051">
      <w:bodyDiv w:val="1"/>
      <w:marLeft w:val="0"/>
      <w:marRight w:val="0"/>
      <w:marTop w:val="0"/>
      <w:marBottom w:val="0"/>
      <w:divBdr>
        <w:top w:val="none" w:sz="0" w:space="0" w:color="auto"/>
        <w:left w:val="none" w:sz="0" w:space="0" w:color="auto"/>
        <w:bottom w:val="none" w:sz="0" w:space="0" w:color="auto"/>
        <w:right w:val="none" w:sz="0" w:space="0" w:color="auto"/>
      </w:divBdr>
    </w:div>
    <w:div w:id="440492092">
      <w:bodyDiv w:val="1"/>
      <w:marLeft w:val="0"/>
      <w:marRight w:val="0"/>
      <w:marTop w:val="0"/>
      <w:marBottom w:val="0"/>
      <w:divBdr>
        <w:top w:val="none" w:sz="0" w:space="0" w:color="auto"/>
        <w:left w:val="none" w:sz="0" w:space="0" w:color="auto"/>
        <w:bottom w:val="none" w:sz="0" w:space="0" w:color="auto"/>
        <w:right w:val="none" w:sz="0" w:space="0" w:color="auto"/>
      </w:divBdr>
      <w:divsChild>
        <w:div w:id="55711423">
          <w:marLeft w:val="1166"/>
          <w:marRight w:val="0"/>
          <w:marTop w:val="96"/>
          <w:marBottom w:val="0"/>
          <w:divBdr>
            <w:top w:val="none" w:sz="0" w:space="0" w:color="auto"/>
            <w:left w:val="none" w:sz="0" w:space="0" w:color="auto"/>
            <w:bottom w:val="none" w:sz="0" w:space="0" w:color="auto"/>
            <w:right w:val="none" w:sz="0" w:space="0" w:color="auto"/>
          </w:divBdr>
        </w:div>
        <w:div w:id="713118611">
          <w:marLeft w:val="1166"/>
          <w:marRight w:val="0"/>
          <w:marTop w:val="96"/>
          <w:marBottom w:val="0"/>
          <w:divBdr>
            <w:top w:val="none" w:sz="0" w:space="0" w:color="auto"/>
            <w:left w:val="none" w:sz="0" w:space="0" w:color="auto"/>
            <w:bottom w:val="none" w:sz="0" w:space="0" w:color="auto"/>
            <w:right w:val="none" w:sz="0" w:space="0" w:color="auto"/>
          </w:divBdr>
        </w:div>
        <w:div w:id="867714356">
          <w:marLeft w:val="1166"/>
          <w:marRight w:val="0"/>
          <w:marTop w:val="96"/>
          <w:marBottom w:val="0"/>
          <w:divBdr>
            <w:top w:val="none" w:sz="0" w:space="0" w:color="auto"/>
            <w:left w:val="none" w:sz="0" w:space="0" w:color="auto"/>
            <w:bottom w:val="none" w:sz="0" w:space="0" w:color="auto"/>
            <w:right w:val="none" w:sz="0" w:space="0" w:color="auto"/>
          </w:divBdr>
        </w:div>
        <w:div w:id="1916623957">
          <w:marLeft w:val="1166"/>
          <w:marRight w:val="0"/>
          <w:marTop w:val="96"/>
          <w:marBottom w:val="0"/>
          <w:divBdr>
            <w:top w:val="none" w:sz="0" w:space="0" w:color="auto"/>
            <w:left w:val="none" w:sz="0" w:space="0" w:color="auto"/>
            <w:bottom w:val="none" w:sz="0" w:space="0" w:color="auto"/>
            <w:right w:val="none" w:sz="0" w:space="0" w:color="auto"/>
          </w:divBdr>
        </w:div>
        <w:div w:id="2143383247">
          <w:marLeft w:val="1800"/>
          <w:marRight w:val="0"/>
          <w:marTop w:val="86"/>
          <w:marBottom w:val="0"/>
          <w:divBdr>
            <w:top w:val="none" w:sz="0" w:space="0" w:color="auto"/>
            <w:left w:val="none" w:sz="0" w:space="0" w:color="auto"/>
            <w:bottom w:val="none" w:sz="0" w:space="0" w:color="auto"/>
            <w:right w:val="none" w:sz="0" w:space="0" w:color="auto"/>
          </w:divBdr>
        </w:div>
      </w:divsChild>
    </w:div>
    <w:div w:id="440533030">
      <w:bodyDiv w:val="1"/>
      <w:marLeft w:val="0"/>
      <w:marRight w:val="0"/>
      <w:marTop w:val="0"/>
      <w:marBottom w:val="0"/>
      <w:divBdr>
        <w:top w:val="none" w:sz="0" w:space="0" w:color="auto"/>
        <w:left w:val="none" w:sz="0" w:space="0" w:color="auto"/>
        <w:bottom w:val="none" w:sz="0" w:space="0" w:color="auto"/>
        <w:right w:val="none" w:sz="0" w:space="0" w:color="auto"/>
      </w:divBdr>
    </w:div>
    <w:div w:id="441001827">
      <w:bodyDiv w:val="1"/>
      <w:marLeft w:val="0"/>
      <w:marRight w:val="0"/>
      <w:marTop w:val="0"/>
      <w:marBottom w:val="0"/>
      <w:divBdr>
        <w:top w:val="none" w:sz="0" w:space="0" w:color="auto"/>
        <w:left w:val="none" w:sz="0" w:space="0" w:color="auto"/>
        <w:bottom w:val="none" w:sz="0" w:space="0" w:color="auto"/>
        <w:right w:val="none" w:sz="0" w:space="0" w:color="auto"/>
      </w:divBdr>
    </w:div>
    <w:div w:id="441072779">
      <w:bodyDiv w:val="1"/>
      <w:marLeft w:val="0"/>
      <w:marRight w:val="0"/>
      <w:marTop w:val="0"/>
      <w:marBottom w:val="0"/>
      <w:divBdr>
        <w:top w:val="none" w:sz="0" w:space="0" w:color="auto"/>
        <w:left w:val="none" w:sz="0" w:space="0" w:color="auto"/>
        <w:bottom w:val="none" w:sz="0" w:space="0" w:color="auto"/>
        <w:right w:val="none" w:sz="0" w:space="0" w:color="auto"/>
      </w:divBdr>
    </w:div>
    <w:div w:id="441337425">
      <w:bodyDiv w:val="1"/>
      <w:marLeft w:val="0"/>
      <w:marRight w:val="0"/>
      <w:marTop w:val="0"/>
      <w:marBottom w:val="0"/>
      <w:divBdr>
        <w:top w:val="none" w:sz="0" w:space="0" w:color="auto"/>
        <w:left w:val="none" w:sz="0" w:space="0" w:color="auto"/>
        <w:bottom w:val="none" w:sz="0" w:space="0" w:color="auto"/>
        <w:right w:val="none" w:sz="0" w:space="0" w:color="auto"/>
      </w:divBdr>
      <w:divsChild>
        <w:div w:id="420444857">
          <w:marLeft w:val="1354"/>
          <w:marRight w:val="0"/>
          <w:marTop w:val="0"/>
          <w:marBottom w:val="134"/>
          <w:divBdr>
            <w:top w:val="none" w:sz="0" w:space="0" w:color="auto"/>
            <w:left w:val="none" w:sz="0" w:space="0" w:color="auto"/>
            <w:bottom w:val="none" w:sz="0" w:space="0" w:color="auto"/>
            <w:right w:val="none" w:sz="0" w:space="0" w:color="auto"/>
          </w:divBdr>
        </w:div>
        <w:div w:id="662122773">
          <w:marLeft w:val="1166"/>
          <w:marRight w:val="0"/>
          <w:marTop w:val="0"/>
          <w:marBottom w:val="154"/>
          <w:divBdr>
            <w:top w:val="none" w:sz="0" w:space="0" w:color="auto"/>
            <w:left w:val="none" w:sz="0" w:space="0" w:color="auto"/>
            <w:bottom w:val="none" w:sz="0" w:space="0" w:color="auto"/>
            <w:right w:val="none" w:sz="0" w:space="0" w:color="auto"/>
          </w:divBdr>
        </w:div>
        <w:div w:id="1295333575">
          <w:marLeft w:val="1166"/>
          <w:marRight w:val="0"/>
          <w:marTop w:val="0"/>
          <w:marBottom w:val="154"/>
          <w:divBdr>
            <w:top w:val="none" w:sz="0" w:space="0" w:color="auto"/>
            <w:left w:val="none" w:sz="0" w:space="0" w:color="auto"/>
            <w:bottom w:val="none" w:sz="0" w:space="0" w:color="auto"/>
            <w:right w:val="none" w:sz="0" w:space="0" w:color="auto"/>
          </w:divBdr>
        </w:div>
        <w:div w:id="1410155460">
          <w:marLeft w:val="1354"/>
          <w:marRight w:val="0"/>
          <w:marTop w:val="0"/>
          <w:marBottom w:val="134"/>
          <w:divBdr>
            <w:top w:val="none" w:sz="0" w:space="0" w:color="auto"/>
            <w:left w:val="none" w:sz="0" w:space="0" w:color="auto"/>
            <w:bottom w:val="none" w:sz="0" w:space="0" w:color="auto"/>
            <w:right w:val="none" w:sz="0" w:space="0" w:color="auto"/>
          </w:divBdr>
        </w:div>
        <w:div w:id="1541894667">
          <w:marLeft w:val="1354"/>
          <w:marRight w:val="0"/>
          <w:marTop w:val="0"/>
          <w:marBottom w:val="134"/>
          <w:divBdr>
            <w:top w:val="none" w:sz="0" w:space="0" w:color="auto"/>
            <w:left w:val="none" w:sz="0" w:space="0" w:color="auto"/>
            <w:bottom w:val="none" w:sz="0" w:space="0" w:color="auto"/>
            <w:right w:val="none" w:sz="0" w:space="0" w:color="auto"/>
          </w:divBdr>
        </w:div>
        <w:div w:id="2096314893">
          <w:marLeft w:val="1354"/>
          <w:marRight w:val="0"/>
          <w:marTop w:val="0"/>
          <w:marBottom w:val="134"/>
          <w:divBdr>
            <w:top w:val="none" w:sz="0" w:space="0" w:color="auto"/>
            <w:left w:val="none" w:sz="0" w:space="0" w:color="auto"/>
            <w:bottom w:val="none" w:sz="0" w:space="0" w:color="auto"/>
            <w:right w:val="none" w:sz="0" w:space="0" w:color="auto"/>
          </w:divBdr>
        </w:div>
      </w:divsChild>
    </w:div>
    <w:div w:id="443500316">
      <w:bodyDiv w:val="1"/>
      <w:marLeft w:val="0"/>
      <w:marRight w:val="0"/>
      <w:marTop w:val="0"/>
      <w:marBottom w:val="0"/>
      <w:divBdr>
        <w:top w:val="none" w:sz="0" w:space="0" w:color="auto"/>
        <w:left w:val="none" w:sz="0" w:space="0" w:color="auto"/>
        <w:bottom w:val="none" w:sz="0" w:space="0" w:color="auto"/>
        <w:right w:val="none" w:sz="0" w:space="0" w:color="auto"/>
      </w:divBdr>
    </w:div>
    <w:div w:id="443771009">
      <w:bodyDiv w:val="1"/>
      <w:marLeft w:val="0"/>
      <w:marRight w:val="0"/>
      <w:marTop w:val="0"/>
      <w:marBottom w:val="0"/>
      <w:divBdr>
        <w:top w:val="none" w:sz="0" w:space="0" w:color="auto"/>
        <w:left w:val="none" w:sz="0" w:space="0" w:color="auto"/>
        <w:bottom w:val="none" w:sz="0" w:space="0" w:color="auto"/>
        <w:right w:val="none" w:sz="0" w:space="0" w:color="auto"/>
      </w:divBdr>
    </w:div>
    <w:div w:id="444811028">
      <w:bodyDiv w:val="1"/>
      <w:marLeft w:val="0"/>
      <w:marRight w:val="0"/>
      <w:marTop w:val="0"/>
      <w:marBottom w:val="0"/>
      <w:divBdr>
        <w:top w:val="none" w:sz="0" w:space="0" w:color="auto"/>
        <w:left w:val="none" w:sz="0" w:space="0" w:color="auto"/>
        <w:bottom w:val="none" w:sz="0" w:space="0" w:color="auto"/>
        <w:right w:val="none" w:sz="0" w:space="0" w:color="auto"/>
      </w:divBdr>
    </w:div>
    <w:div w:id="445125955">
      <w:bodyDiv w:val="1"/>
      <w:marLeft w:val="0"/>
      <w:marRight w:val="0"/>
      <w:marTop w:val="0"/>
      <w:marBottom w:val="0"/>
      <w:divBdr>
        <w:top w:val="none" w:sz="0" w:space="0" w:color="auto"/>
        <w:left w:val="none" w:sz="0" w:space="0" w:color="auto"/>
        <w:bottom w:val="none" w:sz="0" w:space="0" w:color="auto"/>
        <w:right w:val="none" w:sz="0" w:space="0" w:color="auto"/>
      </w:divBdr>
      <w:divsChild>
        <w:div w:id="161629239">
          <w:marLeft w:val="1166"/>
          <w:marRight w:val="0"/>
          <w:marTop w:val="134"/>
          <w:marBottom w:val="0"/>
          <w:divBdr>
            <w:top w:val="none" w:sz="0" w:space="0" w:color="auto"/>
            <w:left w:val="none" w:sz="0" w:space="0" w:color="auto"/>
            <w:bottom w:val="none" w:sz="0" w:space="0" w:color="auto"/>
            <w:right w:val="none" w:sz="0" w:space="0" w:color="auto"/>
          </w:divBdr>
        </w:div>
        <w:div w:id="822894085">
          <w:marLeft w:val="547"/>
          <w:marRight w:val="0"/>
          <w:marTop w:val="154"/>
          <w:marBottom w:val="0"/>
          <w:divBdr>
            <w:top w:val="none" w:sz="0" w:space="0" w:color="auto"/>
            <w:left w:val="none" w:sz="0" w:space="0" w:color="auto"/>
            <w:bottom w:val="none" w:sz="0" w:space="0" w:color="auto"/>
            <w:right w:val="none" w:sz="0" w:space="0" w:color="auto"/>
          </w:divBdr>
        </w:div>
      </w:divsChild>
    </w:div>
    <w:div w:id="446394579">
      <w:bodyDiv w:val="1"/>
      <w:marLeft w:val="0"/>
      <w:marRight w:val="0"/>
      <w:marTop w:val="0"/>
      <w:marBottom w:val="0"/>
      <w:divBdr>
        <w:top w:val="none" w:sz="0" w:space="0" w:color="auto"/>
        <w:left w:val="none" w:sz="0" w:space="0" w:color="auto"/>
        <w:bottom w:val="none" w:sz="0" w:space="0" w:color="auto"/>
        <w:right w:val="none" w:sz="0" w:space="0" w:color="auto"/>
      </w:divBdr>
    </w:div>
    <w:div w:id="446629074">
      <w:bodyDiv w:val="1"/>
      <w:marLeft w:val="0"/>
      <w:marRight w:val="0"/>
      <w:marTop w:val="0"/>
      <w:marBottom w:val="0"/>
      <w:divBdr>
        <w:top w:val="none" w:sz="0" w:space="0" w:color="auto"/>
        <w:left w:val="none" w:sz="0" w:space="0" w:color="auto"/>
        <w:bottom w:val="none" w:sz="0" w:space="0" w:color="auto"/>
        <w:right w:val="none" w:sz="0" w:space="0" w:color="auto"/>
      </w:divBdr>
    </w:div>
    <w:div w:id="447086714">
      <w:bodyDiv w:val="1"/>
      <w:marLeft w:val="0"/>
      <w:marRight w:val="0"/>
      <w:marTop w:val="0"/>
      <w:marBottom w:val="0"/>
      <w:divBdr>
        <w:top w:val="none" w:sz="0" w:space="0" w:color="auto"/>
        <w:left w:val="none" w:sz="0" w:space="0" w:color="auto"/>
        <w:bottom w:val="none" w:sz="0" w:space="0" w:color="auto"/>
        <w:right w:val="none" w:sz="0" w:space="0" w:color="auto"/>
      </w:divBdr>
    </w:div>
    <w:div w:id="448820610">
      <w:bodyDiv w:val="1"/>
      <w:marLeft w:val="0"/>
      <w:marRight w:val="0"/>
      <w:marTop w:val="0"/>
      <w:marBottom w:val="0"/>
      <w:divBdr>
        <w:top w:val="none" w:sz="0" w:space="0" w:color="auto"/>
        <w:left w:val="none" w:sz="0" w:space="0" w:color="auto"/>
        <w:bottom w:val="none" w:sz="0" w:space="0" w:color="auto"/>
        <w:right w:val="none" w:sz="0" w:space="0" w:color="auto"/>
      </w:divBdr>
    </w:div>
    <w:div w:id="449393742">
      <w:bodyDiv w:val="1"/>
      <w:marLeft w:val="0"/>
      <w:marRight w:val="0"/>
      <w:marTop w:val="0"/>
      <w:marBottom w:val="0"/>
      <w:divBdr>
        <w:top w:val="none" w:sz="0" w:space="0" w:color="auto"/>
        <w:left w:val="none" w:sz="0" w:space="0" w:color="auto"/>
        <w:bottom w:val="none" w:sz="0" w:space="0" w:color="auto"/>
        <w:right w:val="none" w:sz="0" w:space="0" w:color="auto"/>
      </w:divBdr>
    </w:div>
    <w:div w:id="449469276">
      <w:bodyDiv w:val="1"/>
      <w:marLeft w:val="0"/>
      <w:marRight w:val="0"/>
      <w:marTop w:val="0"/>
      <w:marBottom w:val="0"/>
      <w:divBdr>
        <w:top w:val="none" w:sz="0" w:space="0" w:color="auto"/>
        <w:left w:val="none" w:sz="0" w:space="0" w:color="auto"/>
        <w:bottom w:val="none" w:sz="0" w:space="0" w:color="auto"/>
        <w:right w:val="none" w:sz="0" w:space="0" w:color="auto"/>
      </w:divBdr>
    </w:div>
    <w:div w:id="450128401">
      <w:bodyDiv w:val="1"/>
      <w:marLeft w:val="0"/>
      <w:marRight w:val="0"/>
      <w:marTop w:val="0"/>
      <w:marBottom w:val="0"/>
      <w:divBdr>
        <w:top w:val="none" w:sz="0" w:space="0" w:color="auto"/>
        <w:left w:val="none" w:sz="0" w:space="0" w:color="auto"/>
        <w:bottom w:val="none" w:sz="0" w:space="0" w:color="auto"/>
        <w:right w:val="none" w:sz="0" w:space="0" w:color="auto"/>
      </w:divBdr>
    </w:div>
    <w:div w:id="450520007">
      <w:bodyDiv w:val="1"/>
      <w:marLeft w:val="0"/>
      <w:marRight w:val="0"/>
      <w:marTop w:val="0"/>
      <w:marBottom w:val="0"/>
      <w:divBdr>
        <w:top w:val="none" w:sz="0" w:space="0" w:color="auto"/>
        <w:left w:val="none" w:sz="0" w:space="0" w:color="auto"/>
        <w:bottom w:val="none" w:sz="0" w:space="0" w:color="auto"/>
        <w:right w:val="none" w:sz="0" w:space="0" w:color="auto"/>
      </w:divBdr>
    </w:div>
    <w:div w:id="451942657">
      <w:bodyDiv w:val="1"/>
      <w:marLeft w:val="0"/>
      <w:marRight w:val="0"/>
      <w:marTop w:val="0"/>
      <w:marBottom w:val="0"/>
      <w:divBdr>
        <w:top w:val="none" w:sz="0" w:space="0" w:color="auto"/>
        <w:left w:val="none" w:sz="0" w:space="0" w:color="auto"/>
        <w:bottom w:val="none" w:sz="0" w:space="0" w:color="auto"/>
        <w:right w:val="none" w:sz="0" w:space="0" w:color="auto"/>
      </w:divBdr>
      <w:divsChild>
        <w:div w:id="86586512">
          <w:marLeft w:val="1166"/>
          <w:marRight w:val="0"/>
          <w:marTop w:val="115"/>
          <w:marBottom w:val="0"/>
          <w:divBdr>
            <w:top w:val="none" w:sz="0" w:space="0" w:color="auto"/>
            <w:left w:val="none" w:sz="0" w:space="0" w:color="auto"/>
            <w:bottom w:val="none" w:sz="0" w:space="0" w:color="auto"/>
            <w:right w:val="none" w:sz="0" w:space="0" w:color="auto"/>
          </w:divBdr>
        </w:div>
        <w:div w:id="595865318">
          <w:marLeft w:val="547"/>
          <w:marRight w:val="0"/>
          <w:marTop w:val="134"/>
          <w:marBottom w:val="0"/>
          <w:divBdr>
            <w:top w:val="none" w:sz="0" w:space="0" w:color="auto"/>
            <w:left w:val="none" w:sz="0" w:space="0" w:color="auto"/>
            <w:bottom w:val="none" w:sz="0" w:space="0" w:color="auto"/>
            <w:right w:val="none" w:sz="0" w:space="0" w:color="auto"/>
          </w:divBdr>
        </w:div>
        <w:div w:id="813984628">
          <w:marLeft w:val="1166"/>
          <w:marRight w:val="0"/>
          <w:marTop w:val="115"/>
          <w:marBottom w:val="0"/>
          <w:divBdr>
            <w:top w:val="none" w:sz="0" w:space="0" w:color="auto"/>
            <w:left w:val="none" w:sz="0" w:space="0" w:color="auto"/>
            <w:bottom w:val="none" w:sz="0" w:space="0" w:color="auto"/>
            <w:right w:val="none" w:sz="0" w:space="0" w:color="auto"/>
          </w:divBdr>
        </w:div>
        <w:div w:id="1040326160">
          <w:marLeft w:val="1166"/>
          <w:marRight w:val="0"/>
          <w:marTop w:val="115"/>
          <w:marBottom w:val="0"/>
          <w:divBdr>
            <w:top w:val="none" w:sz="0" w:space="0" w:color="auto"/>
            <w:left w:val="none" w:sz="0" w:space="0" w:color="auto"/>
            <w:bottom w:val="none" w:sz="0" w:space="0" w:color="auto"/>
            <w:right w:val="none" w:sz="0" w:space="0" w:color="auto"/>
          </w:divBdr>
        </w:div>
        <w:div w:id="1097679303">
          <w:marLeft w:val="1166"/>
          <w:marRight w:val="0"/>
          <w:marTop w:val="115"/>
          <w:marBottom w:val="0"/>
          <w:divBdr>
            <w:top w:val="none" w:sz="0" w:space="0" w:color="auto"/>
            <w:left w:val="none" w:sz="0" w:space="0" w:color="auto"/>
            <w:bottom w:val="none" w:sz="0" w:space="0" w:color="auto"/>
            <w:right w:val="none" w:sz="0" w:space="0" w:color="auto"/>
          </w:divBdr>
        </w:div>
        <w:div w:id="1117527570">
          <w:marLeft w:val="1166"/>
          <w:marRight w:val="0"/>
          <w:marTop w:val="115"/>
          <w:marBottom w:val="0"/>
          <w:divBdr>
            <w:top w:val="none" w:sz="0" w:space="0" w:color="auto"/>
            <w:left w:val="none" w:sz="0" w:space="0" w:color="auto"/>
            <w:bottom w:val="none" w:sz="0" w:space="0" w:color="auto"/>
            <w:right w:val="none" w:sz="0" w:space="0" w:color="auto"/>
          </w:divBdr>
        </w:div>
        <w:div w:id="2091190315">
          <w:marLeft w:val="1166"/>
          <w:marRight w:val="0"/>
          <w:marTop w:val="115"/>
          <w:marBottom w:val="0"/>
          <w:divBdr>
            <w:top w:val="none" w:sz="0" w:space="0" w:color="auto"/>
            <w:left w:val="none" w:sz="0" w:space="0" w:color="auto"/>
            <w:bottom w:val="none" w:sz="0" w:space="0" w:color="auto"/>
            <w:right w:val="none" w:sz="0" w:space="0" w:color="auto"/>
          </w:divBdr>
        </w:div>
      </w:divsChild>
    </w:div>
    <w:div w:id="452292333">
      <w:bodyDiv w:val="1"/>
      <w:marLeft w:val="0"/>
      <w:marRight w:val="0"/>
      <w:marTop w:val="0"/>
      <w:marBottom w:val="0"/>
      <w:divBdr>
        <w:top w:val="none" w:sz="0" w:space="0" w:color="auto"/>
        <w:left w:val="none" w:sz="0" w:space="0" w:color="auto"/>
        <w:bottom w:val="none" w:sz="0" w:space="0" w:color="auto"/>
        <w:right w:val="none" w:sz="0" w:space="0" w:color="auto"/>
      </w:divBdr>
    </w:div>
    <w:div w:id="453182821">
      <w:bodyDiv w:val="1"/>
      <w:marLeft w:val="0"/>
      <w:marRight w:val="0"/>
      <w:marTop w:val="0"/>
      <w:marBottom w:val="0"/>
      <w:divBdr>
        <w:top w:val="none" w:sz="0" w:space="0" w:color="auto"/>
        <w:left w:val="none" w:sz="0" w:space="0" w:color="auto"/>
        <w:bottom w:val="none" w:sz="0" w:space="0" w:color="auto"/>
        <w:right w:val="none" w:sz="0" w:space="0" w:color="auto"/>
      </w:divBdr>
    </w:div>
    <w:div w:id="453258645">
      <w:bodyDiv w:val="1"/>
      <w:marLeft w:val="0"/>
      <w:marRight w:val="0"/>
      <w:marTop w:val="0"/>
      <w:marBottom w:val="0"/>
      <w:divBdr>
        <w:top w:val="none" w:sz="0" w:space="0" w:color="auto"/>
        <w:left w:val="none" w:sz="0" w:space="0" w:color="auto"/>
        <w:bottom w:val="none" w:sz="0" w:space="0" w:color="auto"/>
        <w:right w:val="none" w:sz="0" w:space="0" w:color="auto"/>
      </w:divBdr>
    </w:div>
    <w:div w:id="453525337">
      <w:bodyDiv w:val="1"/>
      <w:marLeft w:val="0"/>
      <w:marRight w:val="0"/>
      <w:marTop w:val="0"/>
      <w:marBottom w:val="0"/>
      <w:divBdr>
        <w:top w:val="none" w:sz="0" w:space="0" w:color="auto"/>
        <w:left w:val="none" w:sz="0" w:space="0" w:color="auto"/>
        <w:bottom w:val="none" w:sz="0" w:space="0" w:color="auto"/>
        <w:right w:val="none" w:sz="0" w:space="0" w:color="auto"/>
      </w:divBdr>
    </w:div>
    <w:div w:id="453985131">
      <w:bodyDiv w:val="1"/>
      <w:marLeft w:val="0"/>
      <w:marRight w:val="0"/>
      <w:marTop w:val="0"/>
      <w:marBottom w:val="0"/>
      <w:divBdr>
        <w:top w:val="none" w:sz="0" w:space="0" w:color="auto"/>
        <w:left w:val="none" w:sz="0" w:space="0" w:color="auto"/>
        <w:bottom w:val="none" w:sz="0" w:space="0" w:color="auto"/>
        <w:right w:val="none" w:sz="0" w:space="0" w:color="auto"/>
      </w:divBdr>
    </w:div>
    <w:div w:id="454369685">
      <w:bodyDiv w:val="1"/>
      <w:marLeft w:val="0"/>
      <w:marRight w:val="0"/>
      <w:marTop w:val="0"/>
      <w:marBottom w:val="0"/>
      <w:divBdr>
        <w:top w:val="none" w:sz="0" w:space="0" w:color="auto"/>
        <w:left w:val="none" w:sz="0" w:space="0" w:color="auto"/>
        <w:bottom w:val="none" w:sz="0" w:space="0" w:color="auto"/>
        <w:right w:val="none" w:sz="0" w:space="0" w:color="auto"/>
      </w:divBdr>
    </w:div>
    <w:div w:id="455375704">
      <w:bodyDiv w:val="1"/>
      <w:marLeft w:val="0"/>
      <w:marRight w:val="0"/>
      <w:marTop w:val="0"/>
      <w:marBottom w:val="0"/>
      <w:divBdr>
        <w:top w:val="none" w:sz="0" w:space="0" w:color="auto"/>
        <w:left w:val="none" w:sz="0" w:space="0" w:color="auto"/>
        <w:bottom w:val="none" w:sz="0" w:space="0" w:color="auto"/>
        <w:right w:val="none" w:sz="0" w:space="0" w:color="auto"/>
      </w:divBdr>
      <w:divsChild>
        <w:div w:id="911157405">
          <w:marLeft w:val="547"/>
          <w:marRight w:val="0"/>
          <w:marTop w:val="154"/>
          <w:marBottom w:val="0"/>
          <w:divBdr>
            <w:top w:val="none" w:sz="0" w:space="0" w:color="auto"/>
            <w:left w:val="none" w:sz="0" w:space="0" w:color="auto"/>
            <w:bottom w:val="none" w:sz="0" w:space="0" w:color="auto"/>
            <w:right w:val="none" w:sz="0" w:space="0" w:color="auto"/>
          </w:divBdr>
        </w:div>
        <w:div w:id="915431772">
          <w:marLeft w:val="547"/>
          <w:marRight w:val="0"/>
          <w:marTop w:val="154"/>
          <w:marBottom w:val="0"/>
          <w:divBdr>
            <w:top w:val="none" w:sz="0" w:space="0" w:color="auto"/>
            <w:left w:val="none" w:sz="0" w:space="0" w:color="auto"/>
            <w:bottom w:val="none" w:sz="0" w:space="0" w:color="auto"/>
            <w:right w:val="none" w:sz="0" w:space="0" w:color="auto"/>
          </w:divBdr>
        </w:div>
        <w:div w:id="1219897233">
          <w:marLeft w:val="1166"/>
          <w:marRight w:val="0"/>
          <w:marTop w:val="134"/>
          <w:marBottom w:val="0"/>
          <w:divBdr>
            <w:top w:val="none" w:sz="0" w:space="0" w:color="auto"/>
            <w:left w:val="none" w:sz="0" w:space="0" w:color="auto"/>
            <w:bottom w:val="none" w:sz="0" w:space="0" w:color="auto"/>
            <w:right w:val="none" w:sz="0" w:space="0" w:color="auto"/>
          </w:divBdr>
        </w:div>
        <w:div w:id="1541363108">
          <w:marLeft w:val="1166"/>
          <w:marRight w:val="0"/>
          <w:marTop w:val="134"/>
          <w:marBottom w:val="0"/>
          <w:divBdr>
            <w:top w:val="none" w:sz="0" w:space="0" w:color="auto"/>
            <w:left w:val="none" w:sz="0" w:space="0" w:color="auto"/>
            <w:bottom w:val="none" w:sz="0" w:space="0" w:color="auto"/>
            <w:right w:val="none" w:sz="0" w:space="0" w:color="auto"/>
          </w:divBdr>
        </w:div>
      </w:divsChild>
    </w:div>
    <w:div w:id="455635893">
      <w:bodyDiv w:val="1"/>
      <w:marLeft w:val="0"/>
      <w:marRight w:val="0"/>
      <w:marTop w:val="0"/>
      <w:marBottom w:val="0"/>
      <w:divBdr>
        <w:top w:val="none" w:sz="0" w:space="0" w:color="auto"/>
        <w:left w:val="none" w:sz="0" w:space="0" w:color="auto"/>
        <w:bottom w:val="none" w:sz="0" w:space="0" w:color="auto"/>
        <w:right w:val="none" w:sz="0" w:space="0" w:color="auto"/>
      </w:divBdr>
    </w:div>
    <w:div w:id="455878999">
      <w:bodyDiv w:val="1"/>
      <w:marLeft w:val="0"/>
      <w:marRight w:val="0"/>
      <w:marTop w:val="0"/>
      <w:marBottom w:val="0"/>
      <w:divBdr>
        <w:top w:val="none" w:sz="0" w:space="0" w:color="auto"/>
        <w:left w:val="none" w:sz="0" w:space="0" w:color="auto"/>
        <w:bottom w:val="none" w:sz="0" w:space="0" w:color="auto"/>
        <w:right w:val="none" w:sz="0" w:space="0" w:color="auto"/>
      </w:divBdr>
    </w:div>
    <w:div w:id="456333671">
      <w:bodyDiv w:val="1"/>
      <w:marLeft w:val="0"/>
      <w:marRight w:val="0"/>
      <w:marTop w:val="0"/>
      <w:marBottom w:val="0"/>
      <w:divBdr>
        <w:top w:val="none" w:sz="0" w:space="0" w:color="auto"/>
        <w:left w:val="none" w:sz="0" w:space="0" w:color="auto"/>
        <w:bottom w:val="none" w:sz="0" w:space="0" w:color="auto"/>
        <w:right w:val="none" w:sz="0" w:space="0" w:color="auto"/>
      </w:divBdr>
    </w:div>
    <w:div w:id="456337818">
      <w:bodyDiv w:val="1"/>
      <w:marLeft w:val="0"/>
      <w:marRight w:val="0"/>
      <w:marTop w:val="0"/>
      <w:marBottom w:val="0"/>
      <w:divBdr>
        <w:top w:val="none" w:sz="0" w:space="0" w:color="auto"/>
        <w:left w:val="none" w:sz="0" w:space="0" w:color="auto"/>
        <w:bottom w:val="none" w:sz="0" w:space="0" w:color="auto"/>
        <w:right w:val="none" w:sz="0" w:space="0" w:color="auto"/>
      </w:divBdr>
    </w:div>
    <w:div w:id="456996588">
      <w:bodyDiv w:val="1"/>
      <w:marLeft w:val="0"/>
      <w:marRight w:val="0"/>
      <w:marTop w:val="0"/>
      <w:marBottom w:val="0"/>
      <w:divBdr>
        <w:top w:val="none" w:sz="0" w:space="0" w:color="auto"/>
        <w:left w:val="none" w:sz="0" w:space="0" w:color="auto"/>
        <w:bottom w:val="none" w:sz="0" w:space="0" w:color="auto"/>
        <w:right w:val="none" w:sz="0" w:space="0" w:color="auto"/>
      </w:divBdr>
    </w:div>
    <w:div w:id="458687841">
      <w:bodyDiv w:val="1"/>
      <w:marLeft w:val="0"/>
      <w:marRight w:val="0"/>
      <w:marTop w:val="0"/>
      <w:marBottom w:val="0"/>
      <w:divBdr>
        <w:top w:val="none" w:sz="0" w:space="0" w:color="auto"/>
        <w:left w:val="none" w:sz="0" w:space="0" w:color="auto"/>
        <w:bottom w:val="none" w:sz="0" w:space="0" w:color="auto"/>
        <w:right w:val="none" w:sz="0" w:space="0" w:color="auto"/>
      </w:divBdr>
    </w:div>
    <w:div w:id="459299093">
      <w:bodyDiv w:val="1"/>
      <w:marLeft w:val="0"/>
      <w:marRight w:val="0"/>
      <w:marTop w:val="0"/>
      <w:marBottom w:val="0"/>
      <w:divBdr>
        <w:top w:val="none" w:sz="0" w:space="0" w:color="auto"/>
        <w:left w:val="none" w:sz="0" w:space="0" w:color="auto"/>
        <w:bottom w:val="none" w:sz="0" w:space="0" w:color="auto"/>
        <w:right w:val="none" w:sz="0" w:space="0" w:color="auto"/>
      </w:divBdr>
      <w:divsChild>
        <w:div w:id="1004208756">
          <w:marLeft w:val="1166"/>
          <w:marRight w:val="0"/>
          <w:marTop w:val="134"/>
          <w:marBottom w:val="0"/>
          <w:divBdr>
            <w:top w:val="none" w:sz="0" w:space="0" w:color="auto"/>
            <w:left w:val="none" w:sz="0" w:space="0" w:color="auto"/>
            <w:bottom w:val="none" w:sz="0" w:space="0" w:color="auto"/>
            <w:right w:val="none" w:sz="0" w:space="0" w:color="auto"/>
          </w:divBdr>
        </w:div>
        <w:div w:id="1788965555">
          <w:marLeft w:val="547"/>
          <w:marRight w:val="0"/>
          <w:marTop w:val="154"/>
          <w:marBottom w:val="0"/>
          <w:divBdr>
            <w:top w:val="none" w:sz="0" w:space="0" w:color="auto"/>
            <w:left w:val="none" w:sz="0" w:space="0" w:color="auto"/>
            <w:bottom w:val="none" w:sz="0" w:space="0" w:color="auto"/>
            <w:right w:val="none" w:sz="0" w:space="0" w:color="auto"/>
          </w:divBdr>
        </w:div>
      </w:divsChild>
    </w:div>
    <w:div w:id="459417552">
      <w:bodyDiv w:val="1"/>
      <w:marLeft w:val="0"/>
      <w:marRight w:val="0"/>
      <w:marTop w:val="0"/>
      <w:marBottom w:val="0"/>
      <w:divBdr>
        <w:top w:val="none" w:sz="0" w:space="0" w:color="auto"/>
        <w:left w:val="none" w:sz="0" w:space="0" w:color="auto"/>
        <w:bottom w:val="none" w:sz="0" w:space="0" w:color="auto"/>
        <w:right w:val="none" w:sz="0" w:space="0" w:color="auto"/>
      </w:divBdr>
      <w:divsChild>
        <w:div w:id="662585964">
          <w:marLeft w:val="1166"/>
          <w:marRight w:val="0"/>
          <w:marTop w:val="134"/>
          <w:marBottom w:val="0"/>
          <w:divBdr>
            <w:top w:val="none" w:sz="0" w:space="0" w:color="auto"/>
            <w:left w:val="none" w:sz="0" w:space="0" w:color="auto"/>
            <w:bottom w:val="none" w:sz="0" w:space="0" w:color="auto"/>
            <w:right w:val="none" w:sz="0" w:space="0" w:color="auto"/>
          </w:divBdr>
        </w:div>
        <w:div w:id="991373518">
          <w:marLeft w:val="547"/>
          <w:marRight w:val="0"/>
          <w:marTop w:val="154"/>
          <w:marBottom w:val="0"/>
          <w:divBdr>
            <w:top w:val="none" w:sz="0" w:space="0" w:color="auto"/>
            <w:left w:val="none" w:sz="0" w:space="0" w:color="auto"/>
            <w:bottom w:val="none" w:sz="0" w:space="0" w:color="auto"/>
            <w:right w:val="none" w:sz="0" w:space="0" w:color="auto"/>
          </w:divBdr>
        </w:div>
        <w:div w:id="1008369130">
          <w:marLeft w:val="547"/>
          <w:marRight w:val="0"/>
          <w:marTop w:val="154"/>
          <w:marBottom w:val="0"/>
          <w:divBdr>
            <w:top w:val="none" w:sz="0" w:space="0" w:color="auto"/>
            <w:left w:val="none" w:sz="0" w:space="0" w:color="auto"/>
            <w:bottom w:val="none" w:sz="0" w:space="0" w:color="auto"/>
            <w:right w:val="none" w:sz="0" w:space="0" w:color="auto"/>
          </w:divBdr>
        </w:div>
        <w:div w:id="1413771186">
          <w:marLeft w:val="1166"/>
          <w:marRight w:val="0"/>
          <w:marTop w:val="134"/>
          <w:marBottom w:val="0"/>
          <w:divBdr>
            <w:top w:val="none" w:sz="0" w:space="0" w:color="auto"/>
            <w:left w:val="none" w:sz="0" w:space="0" w:color="auto"/>
            <w:bottom w:val="none" w:sz="0" w:space="0" w:color="auto"/>
            <w:right w:val="none" w:sz="0" w:space="0" w:color="auto"/>
          </w:divBdr>
        </w:div>
      </w:divsChild>
    </w:div>
    <w:div w:id="460653579">
      <w:bodyDiv w:val="1"/>
      <w:marLeft w:val="0"/>
      <w:marRight w:val="0"/>
      <w:marTop w:val="0"/>
      <w:marBottom w:val="0"/>
      <w:divBdr>
        <w:top w:val="none" w:sz="0" w:space="0" w:color="auto"/>
        <w:left w:val="none" w:sz="0" w:space="0" w:color="auto"/>
        <w:bottom w:val="none" w:sz="0" w:space="0" w:color="auto"/>
        <w:right w:val="none" w:sz="0" w:space="0" w:color="auto"/>
      </w:divBdr>
    </w:div>
    <w:div w:id="460850679">
      <w:bodyDiv w:val="1"/>
      <w:marLeft w:val="0"/>
      <w:marRight w:val="0"/>
      <w:marTop w:val="0"/>
      <w:marBottom w:val="0"/>
      <w:divBdr>
        <w:top w:val="none" w:sz="0" w:space="0" w:color="auto"/>
        <w:left w:val="none" w:sz="0" w:space="0" w:color="auto"/>
        <w:bottom w:val="none" w:sz="0" w:space="0" w:color="auto"/>
        <w:right w:val="none" w:sz="0" w:space="0" w:color="auto"/>
      </w:divBdr>
      <w:divsChild>
        <w:div w:id="435491842">
          <w:marLeft w:val="547"/>
          <w:marRight w:val="0"/>
          <w:marTop w:val="96"/>
          <w:marBottom w:val="0"/>
          <w:divBdr>
            <w:top w:val="none" w:sz="0" w:space="0" w:color="auto"/>
            <w:left w:val="none" w:sz="0" w:space="0" w:color="auto"/>
            <w:bottom w:val="none" w:sz="0" w:space="0" w:color="auto"/>
            <w:right w:val="none" w:sz="0" w:space="0" w:color="auto"/>
          </w:divBdr>
        </w:div>
        <w:div w:id="536160989">
          <w:marLeft w:val="1166"/>
          <w:marRight w:val="0"/>
          <w:marTop w:val="86"/>
          <w:marBottom w:val="0"/>
          <w:divBdr>
            <w:top w:val="none" w:sz="0" w:space="0" w:color="auto"/>
            <w:left w:val="none" w:sz="0" w:space="0" w:color="auto"/>
            <w:bottom w:val="none" w:sz="0" w:space="0" w:color="auto"/>
            <w:right w:val="none" w:sz="0" w:space="0" w:color="auto"/>
          </w:divBdr>
        </w:div>
        <w:div w:id="1627541023">
          <w:marLeft w:val="547"/>
          <w:marRight w:val="0"/>
          <w:marTop w:val="106"/>
          <w:marBottom w:val="0"/>
          <w:divBdr>
            <w:top w:val="none" w:sz="0" w:space="0" w:color="auto"/>
            <w:left w:val="none" w:sz="0" w:space="0" w:color="auto"/>
            <w:bottom w:val="none" w:sz="0" w:space="0" w:color="auto"/>
            <w:right w:val="none" w:sz="0" w:space="0" w:color="auto"/>
          </w:divBdr>
        </w:div>
        <w:div w:id="1824812449">
          <w:marLeft w:val="547"/>
          <w:marRight w:val="0"/>
          <w:marTop w:val="106"/>
          <w:marBottom w:val="0"/>
          <w:divBdr>
            <w:top w:val="none" w:sz="0" w:space="0" w:color="auto"/>
            <w:left w:val="none" w:sz="0" w:space="0" w:color="auto"/>
            <w:bottom w:val="none" w:sz="0" w:space="0" w:color="auto"/>
            <w:right w:val="none" w:sz="0" w:space="0" w:color="auto"/>
          </w:divBdr>
        </w:div>
        <w:div w:id="1976905164">
          <w:marLeft w:val="1166"/>
          <w:marRight w:val="0"/>
          <w:marTop w:val="86"/>
          <w:marBottom w:val="0"/>
          <w:divBdr>
            <w:top w:val="none" w:sz="0" w:space="0" w:color="auto"/>
            <w:left w:val="none" w:sz="0" w:space="0" w:color="auto"/>
            <w:bottom w:val="none" w:sz="0" w:space="0" w:color="auto"/>
            <w:right w:val="none" w:sz="0" w:space="0" w:color="auto"/>
          </w:divBdr>
        </w:div>
      </w:divsChild>
    </w:div>
    <w:div w:id="462115926">
      <w:bodyDiv w:val="1"/>
      <w:marLeft w:val="0"/>
      <w:marRight w:val="0"/>
      <w:marTop w:val="0"/>
      <w:marBottom w:val="0"/>
      <w:divBdr>
        <w:top w:val="none" w:sz="0" w:space="0" w:color="auto"/>
        <w:left w:val="none" w:sz="0" w:space="0" w:color="auto"/>
        <w:bottom w:val="none" w:sz="0" w:space="0" w:color="auto"/>
        <w:right w:val="none" w:sz="0" w:space="0" w:color="auto"/>
      </w:divBdr>
      <w:divsChild>
        <w:div w:id="3678521">
          <w:marLeft w:val="1800"/>
          <w:marRight w:val="0"/>
          <w:marTop w:val="115"/>
          <w:marBottom w:val="0"/>
          <w:divBdr>
            <w:top w:val="none" w:sz="0" w:space="0" w:color="auto"/>
            <w:left w:val="none" w:sz="0" w:space="0" w:color="auto"/>
            <w:bottom w:val="none" w:sz="0" w:space="0" w:color="auto"/>
            <w:right w:val="none" w:sz="0" w:space="0" w:color="auto"/>
          </w:divBdr>
        </w:div>
        <w:div w:id="535235691">
          <w:marLeft w:val="547"/>
          <w:marRight w:val="0"/>
          <w:marTop w:val="134"/>
          <w:marBottom w:val="0"/>
          <w:divBdr>
            <w:top w:val="none" w:sz="0" w:space="0" w:color="auto"/>
            <w:left w:val="none" w:sz="0" w:space="0" w:color="auto"/>
            <w:bottom w:val="none" w:sz="0" w:space="0" w:color="auto"/>
            <w:right w:val="none" w:sz="0" w:space="0" w:color="auto"/>
          </w:divBdr>
        </w:div>
        <w:div w:id="618952486">
          <w:marLeft w:val="547"/>
          <w:marRight w:val="0"/>
          <w:marTop w:val="134"/>
          <w:marBottom w:val="0"/>
          <w:divBdr>
            <w:top w:val="none" w:sz="0" w:space="0" w:color="auto"/>
            <w:left w:val="none" w:sz="0" w:space="0" w:color="auto"/>
            <w:bottom w:val="none" w:sz="0" w:space="0" w:color="auto"/>
            <w:right w:val="none" w:sz="0" w:space="0" w:color="auto"/>
          </w:divBdr>
        </w:div>
        <w:div w:id="818695473">
          <w:marLeft w:val="1800"/>
          <w:marRight w:val="0"/>
          <w:marTop w:val="115"/>
          <w:marBottom w:val="0"/>
          <w:divBdr>
            <w:top w:val="none" w:sz="0" w:space="0" w:color="auto"/>
            <w:left w:val="none" w:sz="0" w:space="0" w:color="auto"/>
            <w:bottom w:val="none" w:sz="0" w:space="0" w:color="auto"/>
            <w:right w:val="none" w:sz="0" w:space="0" w:color="auto"/>
          </w:divBdr>
        </w:div>
        <w:div w:id="830027363">
          <w:marLeft w:val="1800"/>
          <w:marRight w:val="0"/>
          <w:marTop w:val="115"/>
          <w:marBottom w:val="0"/>
          <w:divBdr>
            <w:top w:val="none" w:sz="0" w:space="0" w:color="auto"/>
            <w:left w:val="none" w:sz="0" w:space="0" w:color="auto"/>
            <w:bottom w:val="none" w:sz="0" w:space="0" w:color="auto"/>
            <w:right w:val="none" w:sz="0" w:space="0" w:color="auto"/>
          </w:divBdr>
        </w:div>
        <w:div w:id="923955300">
          <w:marLeft w:val="1166"/>
          <w:marRight w:val="0"/>
          <w:marTop w:val="115"/>
          <w:marBottom w:val="0"/>
          <w:divBdr>
            <w:top w:val="none" w:sz="0" w:space="0" w:color="auto"/>
            <w:left w:val="none" w:sz="0" w:space="0" w:color="auto"/>
            <w:bottom w:val="none" w:sz="0" w:space="0" w:color="auto"/>
            <w:right w:val="none" w:sz="0" w:space="0" w:color="auto"/>
          </w:divBdr>
        </w:div>
        <w:div w:id="1680614761">
          <w:marLeft w:val="1800"/>
          <w:marRight w:val="0"/>
          <w:marTop w:val="115"/>
          <w:marBottom w:val="0"/>
          <w:divBdr>
            <w:top w:val="none" w:sz="0" w:space="0" w:color="auto"/>
            <w:left w:val="none" w:sz="0" w:space="0" w:color="auto"/>
            <w:bottom w:val="none" w:sz="0" w:space="0" w:color="auto"/>
            <w:right w:val="none" w:sz="0" w:space="0" w:color="auto"/>
          </w:divBdr>
        </w:div>
        <w:div w:id="2028826395">
          <w:marLeft w:val="1800"/>
          <w:marRight w:val="0"/>
          <w:marTop w:val="115"/>
          <w:marBottom w:val="0"/>
          <w:divBdr>
            <w:top w:val="none" w:sz="0" w:space="0" w:color="auto"/>
            <w:left w:val="none" w:sz="0" w:space="0" w:color="auto"/>
            <w:bottom w:val="none" w:sz="0" w:space="0" w:color="auto"/>
            <w:right w:val="none" w:sz="0" w:space="0" w:color="auto"/>
          </w:divBdr>
        </w:div>
      </w:divsChild>
    </w:div>
    <w:div w:id="462769813">
      <w:bodyDiv w:val="1"/>
      <w:marLeft w:val="0"/>
      <w:marRight w:val="0"/>
      <w:marTop w:val="0"/>
      <w:marBottom w:val="0"/>
      <w:divBdr>
        <w:top w:val="none" w:sz="0" w:space="0" w:color="auto"/>
        <w:left w:val="none" w:sz="0" w:space="0" w:color="auto"/>
        <w:bottom w:val="none" w:sz="0" w:space="0" w:color="auto"/>
        <w:right w:val="none" w:sz="0" w:space="0" w:color="auto"/>
      </w:divBdr>
    </w:div>
    <w:div w:id="463428423">
      <w:bodyDiv w:val="1"/>
      <w:marLeft w:val="0"/>
      <w:marRight w:val="0"/>
      <w:marTop w:val="0"/>
      <w:marBottom w:val="0"/>
      <w:divBdr>
        <w:top w:val="none" w:sz="0" w:space="0" w:color="auto"/>
        <w:left w:val="none" w:sz="0" w:space="0" w:color="auto"/>
        <w:bottom w:val="none" w:sz="0" w:space="0" w:color="auto"/>
        <w:right w:val="none" w:sz="0" w:space="0" w:color="auto"/>
      </w:divBdr>
      <w:divsChild>
        <w:div w:id="24407021">
          <w:marLeft w:val="1800"/>
          <w:marRight w:val="0"/>
          <w:marTop w:val="106"/>
          <w:marBottom w:val="0"/>
          <w:divBdr>
            <w:top w:val="none" w:sz="0" w:space="0" w:color="auto"/>
            <w:left w:val="none" w:sz="0" w:space="0" w:color="auto"/>
            <w:bottom w:val="none" w:sz="0" w:space="0" w:color="auto"/>
            <w:right w:val="none" w:sz="0" w:space="0" w:color="auto"/>
          </w:divBdr>
        </w:div>
        <w:div w:id="240531095">
          <w:marLeft w:val="1166"/>
          <w:marRight w:val="0"/>
          <w:marTop w:val="125"/>
          <w:marBottom w:val="0"/>
          <w:divBdr>
            <w:top w:val="none" w:sz="0" w:space="0" w:color="auto"/>
            <w:left w:val="none" w:sz="0" w:space="0" w:color="auto"/>
            <w:bottom w:val="none" w:sz="0" w:space="0" w:color="auto"/>
            <w:right w:val="none" w:sz="0" w:space="0" w:color="auto"/>
          </w:divBdr>
        </w:div>
        <w:div w:id="472137813">
          <w:marLeft w:val="1166"/>
          <w:marRight w:val="0"/>
          <w:marTop w:val="125"/>
          <w:marBottom w:val="0"/>
          <w:divBdr>
            <w:top w:val="none" w:sz="0" w:space="0" w:color="auto"/>
            <w:left w:val="none" w:sz="0" w:space="0" w:color="auto"/>
            <w:bottom w:val="none" w:sz="0" w:space="0" w:color="auto"/>
            <w:right w:val="none" w:sz="0" w:space="0" w:color="auto"/>
          </w:divBdr>
        </w:div>
        <w:div w:id="1654220277">
          <w:marLeft w:val="547"/>
          <w:marRight w:val="0"/>
          <w:marTop w:val="144"/>
          <w:marBottom w:val="0"/>
          <w:divBdr>
            <w:top w:val="none" w:sz="0" w:space="0" w:color="auto"/>
            <w:left w:val="none" w:sz="0" w:space="0" w:color="auto"/>
            <w:bottom w:val="none" w:sz="0" w:space="0" w:color="auto"/>
            <w:right w:val="none" w:sz="0" w:space="0" w:color="auto"/>
          </w:divBdr>
        </w:div>
      </w:divsChild>
    </w:div>
    <w:div w:id="463816390">
      <w:bodyDiv w:val="1"/>
      <w:marLeft w:val="0"/>
      <w:marRight w:val="0"/>
      <w:marTop w:val="0"/>
      <w:marBottom w:val="0"/>
      <w:divBdr>
        <w:top w:val="none" w:sz="0" w:space="0" w:color="auto"/>
        <w:left w:val="none" w:sz="0" w:space="0" w:color="auto"/>
        <w:bottom w:val="none" w:sz="0" w:space="0" w:color="auto"/>
        <w:right w:val="none" w:sz="0" w:space="0" w:color="auto"/>
      </w:divBdr>
    </w:div>
    <w:div w:id="464354026">
      <w:bodyDiv w:val="1"/>
      <w:marLeft w:val="0"/>
      <w:marRight w:val="0"/>
      <w:marTop w:val="0"/>
      <w:marBottom w:val="0"/>
      <w:divBdr>
        <w:top w:val="none" w:sz="0" w:space="0" w:color="auto"/>
        <w:left w:val="none" w:sz="0" w:space="0" w:color="auto"/>
        <w:bottom w:val="none" w:sz="0" w:space="0" w:color="auto"/>
        <w:right w:val="none" w:sz="0" w:space="0" w:color="auto"/>
      </w:divBdr>
    </w:div>
    <w:div w:id="464398409">
      <w:bodyDiv w:val="1"/>
      <w:marLeft w:val="0"/>
      <w:marRight w:val="0"/>
      <w:marTop w:val="0"/>
      <w:marBottom w:val="0"/>
      <w:divBdr>
        <w:top w:val="none" w:sz="0" w:space="0" w:color="auto"/>
        <w:left w:val="none" w:sz="0" w:space="0" w:color="auto"/>
        <w:bottom w:val="none" w:sz="0" w:space="0" w:color="auto"/>
        <w:right w:val="none" w:sz="0" w:space="0" w:color="auto"/>
      </w:divBdr>
      <w:divsChild>
        <w:div w:id="169833603">
          <w:marLeft w:val="1800"/>
          <w:marRight w:val="0"/>
          <w:marTop w:val="67"/>
          <w:marBottom w:val="0"/>
          <w:divBdr>
            <w:top w:val="none" w:sz="0" w:space="0" w:color="auto"/>
            <w:left w:val="none" w:sz="0" w:space="0" w:color="auto"/>
            <w:bottom w:val="none" w:sz="0" w:space="0" w:color="auto"/>
            <w:right w:val="none" w:sz="0" w:space="0" w:color="auto"/>
          </w:divBdr>
        </w:div>
        <w:div w:id="232549489">
          <w:marLeft w:val="1166"/>
          <w:marRight w:val="0"/>
          <w:marTop w:val="67"/>
          <w:marBottom w:val="0"/>
          <w:divBdr>
            <w:top w:val="none" w:sz="0" w:space="0" w:color="auto"/>
            <w:left w:val="none" w:sz="0" w:space="0" w:color="auto"/>
            <w:bottom w:val="none" w:sz="0" w:space="0" w:color="auto"/>
            <w:right w:val="none" w:sz="0" w:space="0" w:color="auto"/>
          </w:divBdr>
        </w:div>
        <w:div w:id="263459094">
          <w:marLeft w:val="1166"/>
          <w:marRight w:val="0"/>
          <w:marTop w:val="67"/>
          <w:marBottom w:val="0"/>
          <w:divBdr>
            <w:top w:val="none" w:sz="0" w:space="0" w:color="auto"/>
            <w:left w:val="none" w:sz="0" w:space="0" w:color="auto"/>
            <w:bottom w:val="none" w:sz="0" w:space="0" w:color="auto"/>
            <w:right w:val="none" w:sz="0" w:space="0" w:color="auto"/>
          </w:divBdr>
        </w:div>
        <w:div w:id="790628902">
          <w:marLeft w:val="1800"/>
          <w:marRight w:val="0"/>
          <w:marTop w:val="58"/>
          <w:marBottom w:val="0"/>
          <w:divBdr>
            <w:top w:val="none" w:sz="0" w:space="0" w:color="auto"/>
            <w:left w:val="none" w:sz="0" w:space="0" w:color="auto"/>
            <w:bottom w:val="none" w:sz="0" w:space="0" w:color="auto"/>
            <w:right w:val="none" w:sz="0" w:space="0" w:color="auto"/>
          </w:divBdr>
        </w:div>
        <w:div w:id="806240658">
          <w:marLeft w:val="1166"/>
          <w:marRight w:val="0"/>
          <w:marTop w:val="67"/>
          <w:marBottom w:val="0"/>
          <w:divBdr>
            <w:top w:val="none" w:sz="0" w:space="0" w:color="auto"/>
            <w:left w:val="none" w:sz="0" w:space="0" w:color="auto"/>
            <w:bottom w:val="none" w:sz="0" w:space="0" w:color="auto"/>
            <w:right w:val="none" w:sz="0" w:space="0" w:color="auto"/>
          </w:divBdr>
        </w:div>
        <w:div w:id="858158729">
          <w:marLeft w:val="547"/>
          <w:marRight w:val="0"/>
          <w:marTop w:val="86"/>
          <w:marBottom w:val="0"/>
          <w:divBdr>
            <w:top w:val="none" w:sz="0" w:space="0" w:color="auto"/>
            <w:left w:val="none" w:sz="0" w:space="0" w:color="auto"/>
            <w:bottom w:val="none" w:sz="0" w:space="0" w:color="auto"/>
            <w:right w:val="none" w:sz="0" w:space="0" w:color="auto"/>
          </w:divBdr>
        </w:div>
        <w:div w:id="908030934">
          <w:marLeft w:val="1800"/>
          <w:marRight w:val="0"/>
          <w:marTop w:val="67"/>
          <w:marBottom w:val="0"/>
          <w:divBdr>
            <w:top w:val="none" w:sz="0" w:space="0" w:color="auto"/>
            <w:left w:val="none" w:sz="0" w:space="0" w:color="auto"/>
            <w:bottom w:val="none" w:sz="0" w:space="0" w:color="auto"/>
            <w:right w:val="none" w:sz="0" w:space="0" w:color="auto"/>
          </w:divBdr>
        </w:div>
        <w:div w:id="949970797">
          <w:marLeft w:val="1800"/>
          <w:marRight w:val="0"/>
          <w:marTop w:val="58"/>
          <w:marBottom w:val="0"/>
          <w:divBdr>
            <w:top w:val="none" w:sz="0" w:space="0" w:color="auto"/>
            <w:left w:val="none" w:sz="0" w:space="0" w:color="auto"/>
            <w:bottom w:val="none" w:sz="0" w:space="0" w:color="auto"/>
            <w:right w:val="none" w:sz="0" w:space="0" w:color="auto"/>
          </w:divBdr>
        </w:div>
        <w:div w:id="982781640">
          <w:marLeft w:val="1166"/>
          <w:marRight w:val="0"/>
          <w:marTop w:val="67"/>
          <w:marBottom w:val="0"/>
          <w:divBdr>
            <w:top w:val="none" w:sz="0" w:space="0" w:color="auto"/>
            <w:left w:val="none" w:sz="0" w:space="0" w:color="auto"/>
            <w:bottom w:val="none" w:sz="0" w:space="0" w:color="auto"/>
            <w:right w:val="none" w:sz="0" w:space="0" w:color="auto"/>
          </w:divBdr>
        </w:div>
        <w:div w:id="1013068849">
          <w:marLeft w:val="1166"/>
          <w:marRight w:val="0"/>
          <w:marTop w:val="67"/>
          <w:marBottom w:val="0"/>
          <w:divBdr>
            <w:top w:val="none" w:sz="0" w:space="0" w:color="auto"/>
            <w:left w:val="none" w:sz="0" w:space="0" w:color="auto"/>
            <w:bottom w:val="none" w:sz="0" w:space="0" w:color="auto"/>
            <w:right w:val="none" w:sz="0" w:space="0" w:color="auto"/>
          </w:divBdr>
        </w:div>
        <w:div w:id="1328098936">
          <w:marLeft w:val="1166"/>
          <w:marRight w:val="0"/>
          <w:marTop w:val="67"/>
          <w:marBottom w:val="0"/>
          <w:divBdr>
            <w:top w:val="none" w:sz="0" w:space="0" w:color="auto"/>
            <w:left w:val="none" w:sz="0" w:space="0" w:color="auto"/>
            <w:bottom w:val="none" w:sz="0" w:space="0" w:color="auto"/>
            <w:right w:val="none" w:sz="0" w:space="0" w:color="auto"/>
          </w:divBdr>
        </w:div>
        <w:div w:id="1428309333">
          <w:marLeft w:val="1800"/>
          <w:marRight w:val="0"/>
          <w:marTop w:val="67"/>
          <w:marBottom w:val="0"/>
          <w:divBdr>
            <w:top w:val="none" w:sz="0" w:space="0" w:color="auto"/>
            <w:left w:val="none" w:sz="0" w:space="0" w:color="auto"/>
            <w:bottom w:val="none" w:sz="0" w:space="0" w:color="auto"/>
            <w:right w:val="none" w:sz="0" w:space="0" w:color="auto"/>
          </w:divBdr>
        </w:div>
        <w:div w:id="1480078704">
          <w:marLeft w:val="1166"/>
          <w:marRight w:val="0"/>
          <w:marTop w:val="67"/>
          <w:marBottom w:val="0"/>
          <w:divBdr>
            <w:top w:val="none" w:sz="0" w:space="0" w:color="auto"/>
            <w:left w:val="none" w:sz="0" w:space="0" w:color="auto"/>
            <w:bottom w:val="none" w:sz="0" w:space="0" w:color="auto"/>
            <w:right w:val="none" w:sz="0" w:space="0" w:color="auto"/>
          </w:divBdr>
        </w:div>
        <w:div w:id="1629319864">
          <w:marLeft w:val="547"/>
          <w:marRight w:val="0"/>
          <w:marTop w:val="86"/>
          <w:marBottom w:val="0"/>
          <w:divBdr>
            <w:top w:val="none" w:sz="0" w:space="0" w:color="auto"/>
            <w:left w:val="none" w:sz="0" w:space="0" w:color="auto"/>
            <w:bottom w:val="none" w:sz="0" w:space="0" w:color="auto"/>
            <w:right w:val="none" w:sz="0" w:space="0" w:color="auto"/>
          </w:divBdr>
        </w:div>
        <w:div w:id="1659307014">
          <w:marLeft w:val="1800"/>
          <w:marRight w:val="0"/>
          <w:marTop w:val="67"/>
          <w:marBottom w:val="0"/>
          <w:divBdr>
            <w:top w:val="none" w:sz="0" w:space="0" w:color="auto"/>
            <w:left w:val="none" w:sz="0" w:space="0" w:color="auto"/>
            <w:bottom w:val="none" w:sz="0" w:space="0" w:color="auto"/>
            <w:right w:val="none" w:sz="0" w:space="0" w:color="auto"/>
          </w:divBdr>
        </w:div>
        <w:div w:id="1726563843">
          <w:marLeft w:val="1800"/>
          <w:marRight w:val="0"/>
          <w:marTop w:val="67"/>
          <w:marBottom w:val="0"/>
          <w:divBdr>
            <w:top w:val="none" w:sz="0" w:space="0" w:color="auto"/>
            <w:left w:val="none" w:sz="0" w:space="0" w:color="auto"/>
            <w:bottom w:val="none" w:sz="0" w:space="0" w:color="auto"/>
            <w:right w:val="none" w:sz="0" w:space="0" w:color="auto"/>
          </w:divBdr>
        </w:div>
        <w:div w:id="2080050501">
          <w:marLeft w:val="1800"/>
          <w:marRight w:val="0"/>
          <w:marTop w:val="58"/>
          <w:marBottom w:val="0"/>
          <w:divBdr>
            <w:top w:val="none" w:sz="0" w:space="0" w:color="auto"/>
            <w:left w:val="none" w:sz="0" w:space="0" w:color="auto"/>
            <w:bottom w:val="none" w:sz="0" w:space="0" w:color="auto"/>
            <w:right w:val="none" w:sz="0" w:space="0" w:color="auto"/>
          </w:divBdr>
        </w:div>
      </w:divsChild>
    </w:div>
    <w:div w:id="465052436">
      <w:bodyDiv w:val="1"/>
      <w:marLeft w:val="0"/>
      <w:marRight w:val="0"/>
      <w:marTop w:val="0"/>
      <w:marBottom w:val="0"/>
      <w:divBdr>
        <w:top w:val="none" w:sz="0" w:space="0" w:color="auto"/>
        <w:left w:val="none" w:sz="0" w:space="0" w:color="auto"/>
        <w:bottom w:val="none" w:sz="0" w:space="0" w:color="auto"/>
        <w:right w:val="none" w:sz="0" w:space="0" w:color="auto"/>
      </w:divBdr>
    </w:div>
    <w:div w:id="466240840">
      <w:bodyDiv w:val="1"/>
      <w:marLeft w:val="0"/>
      <w:marRight w:val="0"/>
      <w:marTop w:val="0"/>
      <w:marBottom w:val="0"/>
      <w:divBdr>
        <w:top w:val="none" w:sz="0" w:space="0" w:color="auto"/>
        <w:left w:val="none" w:sz="0" w:space="0" w:color="auto"/>
        <w:bottom w:val="none" w:sz="0" w:space="0" w:color="auto"/>
        <w:right w:val="none" w:sz="0" w:space="0" w:color="auto"/>
      </w:divBdr>
    </w:div>
    <w:div w:id="467091282">
      <w:bodyDiv w:val="1"/>
      <w:marLeft w:val="0"/>
      <w:marRight w:val="0"/>
      <w:marTop w:val="0"/>
      <w:marBottom w:val="0"/>
      <w:divBdr>
        <w:top w:val="none" w:sz="0" w:space="0" w:color="auto"/>
        <w:left w:val="none" w:sz="0" w:space="0" w:color="auto"/>
        <w:bottom w:val="none" w:sz="0" w:space="0" w:color="auto"/>
        <w:right w:val="none" w:sz="0" w:space="0" w:color="auto"/>
      </w:divBdr>
      <w:divsChild>
        <w:div w:id="1468426114">
          <w:marLeft w:val="547"/>
          <w:marRight w:val="0"/>
          <w:marTop w:val="154"/>
          <w:marBottom w:val="0"/>
          <w:divBdr>
            <w:top w:val="none" w:sz="0" w:space="0" w:color="auto"/>
            <w:left w:val="none" w:sz="0" w:space="0" w:color="auto"/>
            <w:bottom w:val="none" w:sz="0" w:space="0" w:color="auto"/>
            <w:right w:val="none" w:sz="0" w:space="0" w:color="auto"/>
          </w:divBdr>
        </w:div>
      </w:divsChild>
    </w:div>
    <w:div w:id="469204584">
      <w:bodyDiv w:val="1"/>
      <w:marLeft w:val="0"/>
      <w:marRight w:val="0"/>
      <w:marTop w:val="0"/>
      <w:marBottom w:val="0"/>
      <w:divBdr>
        <w:top w:val="none" w:sz="0" w:space="0" w:color="auto"/>
        <w:left w:val="none" w:sz="0" w:space="0" w:color="auto"/>
        <w:bottom w:val="none" w:sz="0" w:space="0" w:color="auto"/>
        <w:right w:val="none" w:sz="0" w:space="0" w:color="auto"/>
      </w:divBdr>
    </w:div>
    <w:div w:id="469636271">
      <w:bodyDiv w:val="1"/>
      <w:marLeft w:val="0"/>
      <w:marRight w:val="0"/>
      <w:marTop w:val="0"/>
      <w:marBottom w:val="0"/>
      <w:divBdr>
        <w:top w:val="none" w:sz="0" w:space="0" w:color="auto"/>
        <w:left w:val="none" w:sz="0" w:space="0" w:color="auto"/>
        <w:bottom w:val="none" w:sz="0" w:space="0" w:color="auto"/>
        <w:right w:val="none" w:sz="0" w:space="0" w:color="auto"/>
      </w:divBdr>
    </w:div>
    <w:div w:id="470754305">
      <w:bodyDiv w:val="1"/>
      <w:marLeft w:val="0"/>
      <w:marRight w:val="0"/>
      <w:marTop w:val="0"/>
      <w:marBottom w:val="0"/>
      <w:divBdr>
        <w:top w:val="none" w:sz="0" w:space="0" w:color="auto"/>
        <w:left w:val="none" w:sz="0" w:space="0" w:color="auto"/>
        <w:bottom w:val="none" w:sz="0" w:space="0" w:color="auto"/>
        <w:right w:val="none" w:sz="0" w:space="0" w:color="auto"/>
      </w:divBdr>
    </w:div>
    <w:div w:id="471949491">
      <w:bodyDiv w:val="1"/>
      <w:marLeft w:val="0"/>
      <w:marRight w:val="0"/>
      <w:marTop w:val="0"/>
      <w:marBottom w:val="0"/>
      <w:divBdr>
        <w:top w:val="none" w:sz="0" w:space="0" w:color="auto"/>
        <w:left w:val="none" w:sz="0" w:space="0" w:color="auto"/>
        <w:bottom w:val="none" w:sz="0" w:space="0" w:color="auto"/>
        <w:right w:val="none" w:sz="0" w:space="0" w:color="auto"/>
      </w:divBdr>
    </w:div>
    <w:div w:id="472063327">
      <w:bodyDiv w:val="1"/>
      <w:marLeft w:val="0"/>
      <w:marRight w:val="0"/>
      <w:marTop w:val="0"/>
      <w:marBottom w:val="0"/>
      <w:divBdr>
        <w:top w:val="none" w:sz="0" w:space="0" w:color="auto"/>
        <w:left w:val="none" w:sz="0" w:space="0" w:color="auto"/>
        <w:bottom w:val="none" w:sz="0" w:space="0" w:color="auto"/>
        <w:right w:val="none" w:sz="0" w:space="0" w:color="auto"/>
      </w:divBdr>
      <w:divsChild>
        <w:div w:id="140316307">
          <w:marLeft w:val="547"/>
          <w:marRight w:val="0"/>
          <w:marTop w:val="115"/>
          <w:marBottom w:val="0"/>
          <w:divBdr>
            <w:top w:val="none" w:sz="0" w:space="0" w:color="auto"/>
            <w:left w:val="none" w:sz="0" w:space="0" w:color="auto"/>
            <w:bottom w:val="none" w:sz="0" w:space="0" w:color="auto"/>
            <w:right w:val="none" w:sz="0" w:space="0" w:color="auto"/>
          </w:divBdr>
        </w:div>
        <w:div w:id="528640258">
          <w:marLeft w:val="547"/>
          <w:marRight w:val="0"/>
          <w:marTop w:val="115"/>
          <w:marBottom w:val="0"/>
          <w:divBdr>
            <w:top w:val="none" w:sz="0" w:space="0" w:color="auto"/>
            <w:left w:val="none" w:sz="0" w:space="0" w:color="auto"/>
            <w:bottom w:val="none" w:sz="0" w:space="0" w:color="auto"/>
            <w:right w:val="none" w:sz="0" w:space="0" w:color="auto"/>
          </w:divBdr>
        </w:div>
        <w:div w:id="1011570618">
          <w:marLeft w:val="1166"/>
          <w:marRight w:val="0"/>
          <w:marTop w:val="96"/>
          <w:marBottom w:val="0"/>
          <w:divBdr>
            <w:top w:val="none" w:sz="0" w:space="0" w:color="auto"/>
            <w:left w:val="none" w:sz="0" w:space="0" w:color="auto"/>
            <w:bottom w:val="none" w:sz="0" w:space="0" w:color="auto"/>
            <w:right w:val="none" w:sz="0" w:space="0" w:color="auto"/>
          </w:divBdr>
        </w:div>
        <w:div w:id="1388411694">
          <w:marLeft w:val="547"/>
          <w:marRight w:val="0"/>
          <w:marTop w:val="115"/>
          <w:marBottom w:val="0"/>
          <w:divBdr>
            <w:top w:val="none" w:sz="0" w:space="0" w:color="auto"/>
            <w:left w:val="none" w:sz="0" w:space="0" w:color="auto"/>
            <w:bottom w:val="none" w:sz="0" w:space="0" w:color="auto"/>
            <w:right w:val="none" w:sz="0" w:space="0" w:color="auto"/>
          </w:divBdr>
        </w:div>
        <w:div w:id="1920600782">
          <w:marLeft w:val="1166"/>
          <w:marRight w:val="0"/>
          <w:marTop w:val="96"/>
          <w:marBottom w:val="0"/>
          <w:divBdr>
            <w:top w:val="none" w:sz="0" w:space="0" w:color="auto"/>
            <w:left w:val="none" w:sz="0" w:space="0" w:color="auto"/>
            <w:bottom w:val="none" w:sz="0" w:space="0" w:color="auto"/>
            <w:right w:val="none" w:sz="0" w:space="0" w:color="auto"/>
          </w:divBdr>
        </w:div>
      </w:divsChild>
    </w:div>
    <w:div w:id="472141649">
      <w:bodyDiv w:val="1"/>
      <w:marLeft w:val="0"/>
      <w:marRight w:val="0"/>
      <w:marTop w:val="0"/>
      <w:marBottom w:val="0"/>
      <w:divBdr>
        <w:top w:val="none" w:sz="0" w:space="0" w:color="auto"/>
        <w:left w:val="none" w:sz="0" w:space="0" w:color="auto"/>
        <w:bottom w:val="none" w:sz="0" w:space="0" w:color="auto"/>
        <w:right w:val="none" w:sz="0" w:space="0" w:color="auto"/>
      </w:divBdr>
    </w:div>
    <w:div w:id="473527635">
      <w:bodyDiv w:val="1"/>
      <w:marLeft w:val="0"/>
      <w:marRight w:val="0"/>
      <w:marTop w:val="0"/>
      <w:marBottom w:val="0"/>
      <w:divBdr>
        <w:top w:val="none" w:sz="0" w:space="0" w:color="auto"/>
        <w:left w:val="none" w:sz="0" w:space="0" w:color="auto"/>
        <w:bottom w:val="none" w:sz="0" w:space="0" w:color="auto"/>
        <w:right w:val="none" w:sz="0" w:space="0" w:color="auto"/>
      </w:divBdr>
    </w:div>
    <w:div w:id="473723618">
      <w:bodyDiv w:val="1"/>
      <w:marLeft w:val="0"/>
      <w:marRight w:val="0"/>
      <w:marTop w:val="0"/>
      <w:marBottom w:val="0"/>
      <w:divBdr>
        <w:top w:val="none" w:sz="0" w:space="0" w:color="auto"/>
        <w:left w:val="none" w:sz="0" w:space="0" w:color="auto"/>
        <w:bottom w:val="none" w:sz="0" w:space="0" w:color="auto"/>
        <w:right w:val="none" w:sz="0" w:space="0" w:color="auto"/>
      </w:divBdr>
      <w:divsChild>
        <w:div w:id="455175905">
          <w:marLeft w:val="1166"/>
          <w:marRight w:val="0"/>
          <w:marTop w:val="125"/>
          <w:marBottom w:val="0"/>
          <w:divBdr>
            <w:top w:val="none" w:sz="0" w:space="0" w:color="auto"/>
            <w:left w:val="none" w:sz="0" w:space="0" w:color="auto"/>
            <w:bottom w:val="none" w:sz="0" w:space="0" w:color="auto"/>
            <w:right w:val="none" w:sz="0" w:space="0" w:color="auto"/>
          </w:divBdr>
        </w:div>
        <w:div w:id="521627762">
          <w:marLeft w:val="547"/>
          <w:marRight w:val="0"/>
          <w:marTop w:val="144"/>
          <w:marBottom w:val="0"/>
          <w:divBdr>
            <w:top w:val="none" w:sz="0" w:space="0" w:color="auto"/>
            <w:left w:val="none" w:sz="0" w:space="0" w:color="auto"/>
            <w:bottom w:val="none" w:sz="0" w:space="0" w:color="auto"/>
            <w:right w:val="none" w:sz="0" w:space="0" w:color="auto"/>
          </w:divBdr>
        </w:div>
        <w:div w:id="855266754">
          <w:marLeft w:val="1166"/>
          <w:marRight w:val="0"/>
          <w:marTop w:val="125"/>
          <w:marBottom w:val="0"/>
          <w:divBdr>
            <w:top w:val="none" w:sz="0" w:space="0" w:color="auto"/>
            <w:left w:val="none" w:sz="0" w:space="0" w:color="auto"/>
            <w:bottom w:val="none" w:sz="0" w:space="0" w:color="auto"/>
            <w:right w:val="none" w:sz="0" w:space="0" w:color="auto"/>
          </w:divBdr>
        </w:div>
        <w:div w:id="1038971672">
          <w:marLeft w:val="1166"/>
          <w:marRight w:val="0"/>
          <w:marTop w:val="125"/>
          <w:marBottom w:val="0"/>
          <w:divBdr>
            <w:top w:val="none" w:sz="0" w:space="0" w:color="auto"/>
            <w:left w:val="none" w:sz="0" w:space="0" w:color="auto"/>
            <w:bottom w:val="none" w:sz="0" w:space="0" w:color="auto"/>
            <w:right w:val="none" w:sz="0" w:space="0" w:color="auto"/>
          </w:divBdr>
        </w:div>
        <w:div w:id="1191726543">
          <w:marLeft w:val="1800"/>
          <w:marRight w:val="0"/>
          <w:marTop w:val="106"/>
          <w:marBottom w:val="0"/>
          <w:divBdr>
            <w:top w:val="none" w:sz="0" w:space="0" w:color="auto"/>
            <w:left w:val="none" w:sz="0" w:space="0" w:color="auto"/>
            <w:bottom w:val="none" w:sz="0" w:space="0" w:color="auto"/>
            <w:right w:val="none" w:sz="0" w:space="0" w:color="auto"/>
          </w:divBdr>
        </w:div>
        <w:div w:id="2062358636">
          <w:marLeft w:val="1800"/>
          <w:marRight w:val="0"/>
          <w:marTop w:val="106"/>
          <w:marBottom w:val="0"/>
          <w:divBdr>
            <w:top w:val="none" w:sz="0" w:space="0" w:color="auto"/>
            <w:left w:val="none" w:sz="0" w:space="0" w:color="auto"/>
            <w:bottom w:val="none" w:sz="0" w:space="0" w:color="auto"/>
            <w:right w:val="none" w:sz="0" w:space="0" w:color="auto"/>
          </w:divBdr>
        </w:div>
      </w:divsChild>
    </w:div>
    <w:div w:id="474378986">
      <w:bodyDiv w:val="1"/>
      <w:marLeft w:val="0"/>
      <w:marRight w:val="0"/>
      <w:marTop w:val="0"/>
      <w:marBottom w:val="0"/>
      <w:divBdr>
        <w:top w:val="none" w:sz="0" w:space="0" w:color="auto"/>
        <w:left w:val="none" w:sz="0" w:space="0" w:color="auto"/>
        <w:bottom w:val="none" w:sz="0" w:space="0" w:color="auto"/>
        <w:right w:val="none" w:sz="0" w:space="0" w:color="auto"/>
      </w:divBdr>
    </w:div>
    <w:div w:id="474487594">
      <w:bodyDiv w:val="1"/>
      <w:marLeft w:val="0"/>
      <w:marRight w:val="0"/>
      <w:marTop w:val="0"/>
      <w:marBottom w:val="0"/>
      <w:divBdr>
        <w:top w:val="none" w:sz="0" w:space="0" w:color="auto"/>
        <w:left w:val="none" w:sz="0" w:space="0" w:color="auto"/>
        <w:bottom w:val="none" w:sz="0" w:space="0" w:color="auto"/>
        <w:right w:val="none" w:sz="0" w:space="0" w:color="auto"/>
      </w:divBdr>
      <w:divsChild>
        <w:div w:id="1235622688">
          <w:marLeft w:val="1166"/>
          <w:marRight w:val="0"/>
          <w:marTop w:val="134"/>
          <w:marBottom w:val="0"/>
          <w:divBdr>
            <w:top w:val="none" w:sz="0" w:space="0" w:color="auto"/>
            <w:left w:val="none" w:sz="0" w:space="0" w:color="auto"/>
            <w:bottom w:val="none" w:sz="0" w:space="0" w:color="auto"/>
            <w:right w:val="none" w:sz="0" w:space="0" w:color="auto"/>
          </w:divBdr>
        </w:div>
        <w:div w:id="1410888601">
          <w:marLeft w:val="1166"/>
          <w:marRight w:val="0"/>
          <w:marTop w:val="134"/>
          <w:marBottom w:val="0"/>
          <w:divBdr>
            <w:top w:val="none" w:sz="0" w:space="0" w:color="auto"/>
            <w:left w:val="none" w:sz="0" w:space="0" w:color="auto"/>
            <w:bottom w:val="none" w:sz="0" w:space="0" w:color="auto"/>
            <w:right w:val="none" w:sz="0" w:space="0" w:color="auto"/>
          </w:divBdr>
        </w:div>
        <w:div w:id="2018073042">
          <w:marLeft w:val="547"/>
          <w:marRight w:val="0"/>
          <w:marTop w:val="134"/>
          <w:marBottom w:val="0"/>
          <w:divBdr>
            <w:top w:val="none" w:sz="0" w:space="0" w:color="auto"/>
            <w:left w:val="none" w:sz="0" w:space="0" w:color="auto"/>
            <w:bottom w:val="none" w:sz="0" w:space="0" w:color="auto"/>
            <w:right w:val="none" w:sz="0" w:space="0" w:color="auto"/>
          </w:divBdr>
        </w:div>
      </w:divsChild>
    </w:div>
    <w:div w:id="475491782">
      <w:bodyDiv w:val="1"/>
      <w:marLeft w:val="0"/>
      <w:marRight w:val="0"/>
      <w:marTop w:val="0"/>
      <w:marBottom w:val="0"/>
      <w:divBdr>
        <w:top w:val="none" w:sz="0" w:space="0" w:color="auto"/>
        <w:left w:val="none" w:sz="0" w:space="0" w:color="auto"/>
        <w:bottom w:val="none" w:sz="0" w:space="0" w:color="auto"/>
        <w:right w:val="none" w:sz="0" w:space="0" w:color="auto"/>
      </w:divBdr>
    </w:div>
    <w:div w:id="475875002">
      <w:bodyDiv w:val="1"/>
      <w:marLeft w:val="0"/>
      <w:marRight w:val="0"/>
      <w:marTop w:val="0"/>
      <w:marBottom w:val="0"/>
      <w:divBdr>
        <w:top w:val="none" w:sz="0" w:space="0" w:color="auto"/>
        <w:left w:val="none" w:sz="0" w:space="0" w:color="auto"/>
        <w:bottom w:val="none" w:sz="0" w:space="0" w:color="auto"/>
        <w:right w:val="none" w:sz="0" w:space="0" w:color="auto"/>
      </w:divBdr>
    </w:div>
    <w:div w:id="476802007">
      <w:bodyDiv w:val="1"/>
      <w:marLeft w:val="0"/>
      <w:marRight w:val="0"/>
      <w:marTop w:val="0"/>
      <w:marBottom w:val="0"/>
      <w:divBdr>
        <w:top w:val="none" w:sz="0" w:space="0" w:color="auto"/>
        <w:left w:val="none" w:sz="0" w:space="0" w:color="auto"/>
        <w:bottom w:val="none" w:sz="0" w:space="0" w:color="auto"/>
        <w:right w:val="none" w:sz="0" w:space="0" w:color="auto"/>
      </w:divBdr>
    </w:div>
    <w:div w:id="477461462">
      <w:bodyDiv w:val="1"/>
      <w:marLeft w:val="0"/>
      <w:marRight w:val="0"/>
      <w:marTop w:val="0"/>
      <w:marBottom w:val="0"/>
      <w:divBdr>
        <w:top w:val="none" w:sz="0" w:space="0" w:color="auto"/>
        <w:left w:val="none" w:sz="0" w:space="0" w:color="auto"/>
        <w:bottom w:val="none" w:sz="0" w:space="0" w:color="auto"/>
        <w:right w:val="none" w:sz="0" w:space="0" w:color="auto"/>
      </w:divBdr>
      <w:divsChild>
        <w:div w:id="783579728">
          <w:marLeft w:val="1166"/>
          <w:marRight w:val="0"/>
          <w:marTop w:val="134"/>
          <w:marBottom w:val="0"/>
          <w:divBdr>
            <w:top w:val="none" w:sz="0" w:space="0" w:color="auto"/>
            <w:left w:val="none" w:sz="0" w:space="0" w:color="auto"/>
            <w:bottom w:val="none" w:sz="0" w:space="0" w:color="auto"/>
            <w:right w:val="none" w:sz="0" w:space="0" w:color="auto"/>
          </w:divBdr>
        </w:div>
        <w:div w:id="904099379">
          <w:marLeft w:val="547"/>
          <w:marRight w:val="0"/>
          <w:marTop w:val="154"/>
          <w:marBottom w:val="0"/>
          <w:divBdr>
            <w:top w:val="none" w:sz="0" w:space="0" w:color="auto"/>
            <w:left w:val="none" w:sz="0" w:space="0" w:color="auto"/>
            <w:bottom w:val="none" w:sz="0" w:space="0" w:color="auto"/>
            <w:right w:val="none" w:sz="0" w:space="0" w:color="auto"/>
          </w:divBdr>
        </w:div>
        <w:div w:id="1208837825">
          <w:marLeft w:val="1800"/>
          <w:marRight w:val="0"/>
          <w:marTop w:val="115"/>
          <w:marBottom w:val="0"/>
          <w:divBdr>
            <w:top w:val="none" w:sz="0" w:space="0" w:color="auto"/>
            <w:left w:val="none" w:sz="0" w:space="0" w:color="auto"/>
            <w:bottom w:val="none" w:sz="0" w:space="0" w:color="auto"/>
            <w:right w:val="none" w:sz="0" w:space="0" w:color="auto"/>
          </w:divBdr>
        </w:div>
      </w:divsChild>
    </w:div>
    <w:div w:id="477957733">
      <w:bodyDiv w:val="1"/>
      <w:marLeft w:val="0"/>
      <w:marRight w:val="0"/>
      <w:marTop w:val="0"/>
      <w:marBottom w:val="0"/>
      <w:divBdr>
        <w:top w:val="none" w:sz="0" w:space="0" w:color="auto"/>
        <w:left w:val="none" w:sz="0" w:space="0" w:color="auto"/>
        <w:bottom w:val="none" w:sz="0" w:space="0" w:color="auto"/>
        <w:right w:val="none" w:sz="0" w:space="0" w:color="auto"/>
      </w:divBdr>
      <w:divsChild>
        <w:div w:id="7218591">
          <w:marLeft w:val="3240"/>
          <w:marRight w:val="0"/>
          <w:marTop w:val="96"/>
          <w:marBottom w:val="0"/>
          <w:divBdr>
            <w:top w:val="none" w:sz="0" w:space="0" w:color="auto"/>
            <w:left w:val="none" w:sz="0" w:space="0" w:color="auto"/>
            <w:bottom w:val="none" w:sz="0" w:space="0" w:color="auto"/>
            <w:right w:val="none" w:sz="0" w:space="0" w:color="auto"/>
          </w:divBdr>
        </w:div>
        <w:div w:id="698361146">
          <w:marLeft w:val="1166"/>
          <w:marRight w:val="0"/>
          <w:marTop w:val="134"/>
          <w:marBottom w:val="0"/>
          <w:divBdr>
            <w:top w:val="none" w:sz="0" w:space="0" w:color="auto"/>
            <w:left w:val="none" w:sz="0" w:space="0" w:color="auto"/>
            <w:bottom w:val="none" w:sz="0" w:space="0" w:color="auto"/>
            <w:right w:val="none" w:sz="0" w:space="0" w:color="auto"/>
          </w:divBdr>
        </w:div>
        <w:div w:id="1201362490">
          <w:marLeft w:val="3240"/>
          <w:marRight w:val="0"/>
          <w:marTop w:val="96"/>
          <w:marBottom w:val="0"/>
          <w:divBdr>
            <w:top w:val="none" w:sz="0" w:space="0" w:color="auto"/>
            <w:left w:val="none" w:sz="0" w:space="0" w:color="auto"/>
            <w:bottom w:val="none" w:sz="0" w:space="0" w:color="auto"/>
            <w:right w:val="none" w:sz="0" w:space="0" w:color="auto"/>
          </w:divBdr>
        </w:div>
        <w:div w:id="1341006723">
          <w:marLeft w:val="547"/>
          <w:marRight w:val="0"/>
          <w:marTop w:val="154"/>
          <w:marBottom w:val="0"/>
          <w:divBdr>
            <w:top w:val="none" w:sz="0" w:space="0" w:color="auto"/>
            <w:left w:val="none" w:sz="0" w:space="0" w:color="auto"/>
            <w:bottom w:val="none" w:sz="0" w:space="0" w:color="auto"/>
            <w:right w:val="none" w:sz="0" w:space="0" w:color="auto"/>
          </w:divBdr>
        </w:div>
        <w:div w:id="1632442170">
          <w:marLeft w:val="1800"/>
          <w:marRight w:val="0"/>
          <w:marTop w:val="115"/>
          <w:marBottom w:val="0"/>
          <w:divBdr>
            <w:top w:val="none" w:sz="0" w:space="0" w:color="auto"/>
            <w:left w:val="none" w:sz="0" w:space="0" w:color="auto"/>
            <w:bottom w:val="none" w:sz="0" w:space="0" w:color="auto"/>
            <w:right w:val="none" w:sz="0" w:space="0" w:color="auto"/>
          </w:divBdr>
        </w:div>
        <w:div w:id="1740863051">
          <w:marLeft w:val="2520"/>
          <w:marRight w:val="0"/>
          <w:marTop w:val="96"/>
          <w:marBottom w:val="0"/>
          <w:divBdr>
            <w:top w:val="none" w:sz="0" w:space="0" w:color="auto"/>
            <w:left w:val="none" w:sz="0" w:space="0" w:color="auto"/>
            <w:bottom w:val="none" w:sz="0" w:space="0" w:color="auto"/>
            <w:right w:val="none" w:sz="0" w:space="0" w:color="auto"/>
          </w:divBdr>
        </w:div>
        <w:div w:id="1927885401">
          <w:marLeft w:val="3240"/>
          <w:marRight w:val="0"/>
          <w:marTop w:val="96"/>
          <w:marBottom w:val="0"/>
          <w:divBdr>
            <w:top w:val="none" w:sz="0" w:space="0" w:color="auto"/>
            <w:left w:val="none" w:sz="0" w:space="0" w:color="auto"/>
            <w:bottom w:val="none" w:sz="0" w:space="0" w:color="auto"/>
            <w:right w:val="none" w:sz="0" w:space="0" w:color="auto"/>
          </w:divBdr>
        </w:div>
      </w:divsChild>
    </w:div>
    <w:div w:id="478425847">
      <w:bodyDiv w:val="1"/>
      <w:marLeft w:val="0"/>
      <w:marRight w:val="0"/>
      <w:marTop w:val="0"/>
      <w:marBottom w:val="0"/>
      <w:divBdr>
        <w:top w:val="none" w:sz="0" w:space="0" w:color="auto"/>
        <w:left w:val="none" w:sz="0" w:space="0" w:color="auto"/>
        <w:bottom w:val="none" w:sz="0" w:space="0" w:color="auto"/>
        <w:right w:val="none" w:sz="0" w:space="0" w:color="auto"/>
      </w:divBdr>
      <w:divsChild>
        <w:div w:id="886528279">
          <w:marLeft w:val="1166"/>
          <w:marRight w:val="0"/>
          <w:marTop w:val="96"/>
          <w:marBottom w:val="0"/>
          <w:divBdr>
            <w:top w:val="none" w:sz="0" w:space="0" w:color="auto"/>
            <w:left w:val="none" w:sz="0" w:space="0" w:color="auto"/>
            <w:bottom w:val="none" w:sz="0" w:space="0" w:color="auto"/>
            <w:right w:val="none" w:sz="0" w:space="0" w:color="auto"/>
          </w:divBdr>
        </w:div>
        <w:div w:id="972640675">
          <w:marLeft w:val="1886"/>
          <w:marRight w:val="0"/>
          <w:marTop w:val="77"/>
          <w:marBottom w:val="0"/>
          <w:divBdr>
            <w:top w:val="none" w:sz="0" w:space="0" w:color="auto"/>
            <w:left w:val="none" w:sz="0" w:space="0" w:color="auto"/>
            <w:bottom w:val="none" w:sz="0" w:space="0" w:color="auto"/>
            <w:right w:val="none" w:sz="0" w:space="0" w:color="auto"/>
          </w:divBdr>
        </w:div>
        <w:div w:id="1208449799">
          <w:marLeft w:val="547"/>
          <w:marRight w:val="0"/>
          <w:marTop w:val="115"/>
          <w:marBottom w:val="0"/>
          <w:divBdr>
            <w:top w:val="none" w:sz="0" w:space="0" w:color="auto"/>
            <w:left w:val="none" w:sz="0" w:space="0" w:color="auto"/>
            <w:bottom w:val="none" w:sz="0" w:space="0" w:color="auto"/>
            <w:right w:val="none" w:sz="0" w:space="0" w:color="auto"/>
          </w:divBdr>
        </w:div>
        <w:div w:id="1578704755">
          <w:marLeft w:val="1166"/>
          <w:marRight w:val="0"/>
          <w:marTop w:val="96"/>
          <w:marBottom w:val="0"/>
          <w:divBdr>
            <w:top w:val="none" w:sz="0" w:space="0" w:color="auto"/>
            <w:left w:val="none" w:sz="0" w:space="0" w:color="auto"/>
            <w:bottom w:val="none" w:sz="0" w:space="0" w:color="auto"/>
            <w:right w:val="none" w:sz="0" w:space="0" w:color="auto"/>
          </w:divBdr>
        </w:div>
        <w:div w:id="2056077703">
          <w:marLeft w:val="1886"/>
          <w:marRight w:val="0"/>
          <w:marTop w:val="77"/>
          <w:marBottom w:val="0"/>
          <w:divBdr>
            <w:top w:val="none" w:sz="0" w:space="0" w:color="auto"/>
            <w:left w:val="none" w:sz="0" w:space="0" w:color="auto"/>
            <w:bottom w:val="none" w:sz="0" w:space="0" w:color="auto"/>
            <w:right w:val="none" w:sz="0" w:space="0" w:color="auto"/>
          </w:divBdr>
        </w:div>
      </w:divsChild>
    </w:div>
    <w:div w:id="478494752">
      <w:bodyDiv w:val="1"/>
      <w:marLeft w:val="0"/>
      <w:marRight w:val="0"/>
      <w:marTop w:val="0"/>
      <w:marBottom w:val="0"/>
      <w:divBdr>
        <w:top w:val="none" w:sz="0" w:space="0" w:color="auto"/>
        <w:left w:val="none" w:sz="0" w:space="0" w:color="auto"/>
        <w:bottom w:val="none" w:sz="0" w:space="0" w:color="auto"/>
        <w:right w:val="none" w:sz="0" w:space="0" w:color="auto"/>
      </w:divBdr>
    </w:div>
    <w:div w:id="478613800">
      <w:bodyDiv w:val="1"/>
      <w:marLeft w:val="0"/>
      <w:marRight w:val="0"/>
      <w:marTop w:val="0"/>
      <w:marBottom w:val="0"/>
      <w:divBdr>
        <w:top w:val="none" w:sz="0" w:space="0" w:color="auto"/>
        <w:left w:val="none" w:sz="0" w:space="0" w:color="auto"/>
        <w:bottom w:val="none" w:sz="0" w:space="0" w:color="auto"/>
        <w:right w:val="none" w:sz="0" w:space="0" w:color="auto"/>
      </w:divBdr>
    </w:div>
    <w:div w:id="479658243">
      <w:bodyDiv w:val="1"/>
      <w:marLeft w:val="0"/>
      <w:marRight w:val="0"/>
      <w:marTop w:val="0"/>
      <w:marBottom w:val="0"/>
      <w:divBdr>
        <w:top w:val="none" w:sz="0" w:space="0" w:color="auto"/>
        <w:left w:val="none" w:sz="0" w:space="0" w:color="auto"/>
        <w:bottom w:val="none" w:sz="0" w:space="0" w:color="auto"/>
        <w:right w:val="none" w:sz="0" w:space="0" w:color="auto"/>
      </w:divBdr>
      <w:divsChild>
        <w:div w:id="242230309">
          <w:marLeft w:val="547"/>
          <w:marRight w:val="0"/>
          <w:marTop w:val="125"/>
          <w:marBottom w:val="0"/>
          <w:divBdr>
            <w:top w:val="none" w:sz="0" w:space="0" w:color="auto"/>
            <w:left w:val="none" w:sz="0" w:space="0" w:color="auto"/>
            <w:bottom w:val="none" w:sz="0" w:space="0" w:color="auto"/>
            <w:right w:val="none" w:sz="0" w:space="0" w:color="auto"/>
          </w:divBdr>
        </w:div>
        <w:div w:id="324864762">
          <w:marLeft w:val="547"/>
          <w:marRight w:val="0"/>
          <w:marTop w:val="125"/>
          <w:marBottom w:val="0"/>
          <w:divBdr>
            <w:top w:val="none" w:sz="0" w:space="0" w:color="auto"/>
            <w:left w:val="none" w:sz="0" w:space="0" w:color="auto"/>
            <w:bottom w:val="none" w:sz="0" w:space="0" w:color="auto"/>
            <w:right w:val="none" w:sz="0" w:space="0" w:color="auto"/>
          </w:divBdr>
        </w:div>
        <w:div w:id="1022435499">
          <w:marLeft w:val="547"/>
          <w:marRight w:val="0"/>
          <w:marTop w:val="125"/>
          <w:marBottom w:val="0"/>
          <w:divBdr>
            <w:top w:val="none" w:sz="0" w:space="0" w:color="auto"/>
            <w:left w:val="none" w:sz="0" w:space="0" w:color="auto"/>
            <w:bottom w:val="none" w:sz="0" w:space="0" w:color="auto"/>
            <w:right w:val="none" w:sz="0" w:space="0" w:color="auto"/>
          </w:divBdr>
        </w:div>
        <w:div w:id="2092576932">
          <w:marLeft w:val="547"/>
          <w:marRight w:val="0"/>
          <w:marTop w:val="125"/>
          <w:marBottom w:val="0"/>
          <w:divBdr>
            <w:top w:val="none" w:sz="0" w:space="0" w:color="auto"/>
            <w:left w:val="none" w:sz="0" w:space="0" w:color="auto"/>
            <w:bottom w:val="none" w:sz="0" w:space="0" w:color="auto"/>
            <w:right w:val="none" w:sz="0" w:space="0" w:color="auto"/>
          </w:divBdr>
        </w:div>
      </w:divsChild>
    </w:div>
    <w:div w:id="479734990">
      <w:bodyDiv w:val="1"/>
      <w:marLeft w:val="0"/>
      <w:marRight w:val="0"/>
      <w:marTop w:val="0"/>
      <w:marBottom w:val="0"/>
      <w:divBdr>
        <w:top w:val="none" w:sz="0" w:space="0" w:color="auto"/>
        <w:left w:val="none" w:sz="0" w:space="0" w:color="auto"/>
        <w:bottom w:val="none" w:sz="0" w:space="0" w:color="auto"/>
        <w:right w:val="none" w:sz="0" w:space="0" w:color="auto"/>
      </w:divBdr>
    </w:div>
    <w:div w:id="480121338">
      <w:bodyDiv w:val="1"/>
      <w:marLeft w:val="0"/>
      <w:marRight w:val="0"/>
      <w:marTop w:val="0"/>
      <w:marBottom w:val="0"/>
      <w:divBdr>
        <w:top w:val="none" w:sz="0" w:space="0" w:color="auto"/>
        <w:left w:val="none" w:sz="0" w:space="0" w:color="auto"/>
        <w:bottom w:val="none" w:sz="0" w:space="0" w:color="auto"/>
        <w:right w:val="none" w:sz="0" w:space="0" w:color="auto"/>
      </w:divBdr>
      <w:divsChild>
        <w:div w:id="1468014181">
          <w:marLeft w:val="0"/>
          <w:marRight w:val="0"/>
          <w:marTop w:val="0"/>
          <w:marBottom w:val="0"/>
          <w:divBdr>
            <w:top w:val="none" w:sz="0" w:space="0" w:color="auto"/>
            <w:left w:val="none" w:sz="0" w:space="0" w:color="auto"/>
            <w:bottom w:val="none" w:sz="0" w:space="0" w:color="auto"/>
            <w:right w:val="none" w:sz="0" w:space="0" w:color="auto"/>
          </w:divBdr>
          <w:divsChild>
            <w:div w:id="58986340">
              <w:marLeft w:val="0"/>
              <w:marRight w:val="0"/>
              <w:marTop w:val="0"/>
              <w:marBottom w:val="0"/>
              <w:divBdr>
                <w:top w:val="none" w:sz="0" w:space="0" w:color="auto"/>
                <w:left w:val="none" w:sz="0" w:space="0" w:color="auto"/>
                <w:bottom w:val="none" w:sz="0" w:space="0" w:color="auto"/>
                <w:right w:val="none" w:sz="0" w:space="0" w:color="auto"/>
              </w:divBdr>
            </w:div>
            <w:div w:id="136266615">
              <w:marLeft w:val="0"/>
              <w:marRight w:val="0"/>
              <w:marTop w:val="0"/>
              <w:marBottom w:val="0"/>
              <w:divBdr>
                <w:top w:val="none" w:sz="0" w:space="0" w:color="auto"/>
                <w:left w:val="none" w:sz="0" w:space="0" w:color="auto"/>
                <w:bottom w:val="none" w:sz="0" w:space="0" w:color="auto"/>
                <w:right w:val="none" w:sz="0" w:space="0" w:color="auto"/>
              </w:divBdr>
            </w:div>
            <w:div w:id="545260346">
              <w:marLeft w:val="0"/>
              <w:marRight w:val="0"/>
              <w:marTop w:val="0"/>
              <w:marBottom w:val="0"/>
              <w:divBdr>
                <w:top w:val="none" w:sz="0" w:space="0" w:color="auto"/>
                <w:left w:val="none" w:sz="0" w:space="0" w:color="auto"/>
                <w:bottom w:val="none" w:sz="0" w:space="0" w:color="auto"/>
                <w:right w:val="none" w:sz="0" w:space="0" w:color="auto"/>
              </w:divBdr>
            </w:div>
            <w:div w:id="661734792">
              <w:marLeft w:val="0"/>
              <w:marRight w:val="0"/>
              <w:marTop w:val="0"/>
              <w:marBottom w:val="0"/>
              <w:divBdr>
                <w:top w:val="none" w:sz="0" w:space="0" w:color="auto"/>
                <w:left w:val="none" w:sz="0" w:space="0" w:color="auto"/>
                <w:bottom w:val="none" w:sz="0" w:space="0" w:color="auto"/>
                <w:right w:val="none" w:sz="0" w:space="0" w:color="auto"/>
              </w:divBdr>
            </w:div>
            <w:div w:id="935552543">
              <w:marLeft w:val="0"/>
              <w:marRight w:val="0"/>
              <w:marTop w:val="0"/>
              <w:marBottom w:val="0"/>
              <w:divBdr>
                <w:top w:val="none" w:sz="0" w:space="0" w:color="auto"/>
                <w:left w:val="none" w:sz="0" w:space="0" w:color="auto"/>
                <w:bottom w:val="none" w:sz="0" w:space="0" w:color="auto"/>
                <w:right w:val="none" w:sz="0" w:space="0" w:color="auto"/>
              </w:divBdr>
            </w:div>
            <w:div w:id="1000813056">
              <w:marLeft w:val="0"/>
              <w:marRight w:val="0"/>
              <w:marTop w:val="0"/>
              <w:marBottom w:val="0"/>
              <w:divBdr>
                <w:top w:val="none" w:sz="0" w:space="0" w:color="auto"/>
                <w:left w:val="none" w:sz="0" w:space="0" w:color="auto"/>
                <w:bottom w:val="none" w:sz="0" w:space="0" w:color="auto"/>
                <w:right w:val="none" w:sz="0" w:space="0" w:color="auto"/>
              </w:divBdr>
            </w:div>
            <w:div w:id="1022125046">
              <w:marLeft w:val="0"/>
              <w:marRight w:val="0"/>
              <w:marTop w:val="0"/>
              <w:marBottom w:val="0"/>
              <w:divBdr>
                <w:top w:val="none" w:sz="0" w:space="0" w:color="auto"/>
                <w:left w:val="none" w:sz="0" w:space="0" w:color="auto"/>
                <w:bottom w:val="none" w:sz="0" w:space="0" w:color="auto"/>
                <w:right w:val="none" w:sz="0" w:space="0" w:color="auto"/>
              </w:divBdr>
            </w:div>
            <w:div w:id="1355768786">
              <w:marLeft w:val="0"/>
              <w:marRight w:val="0"/>
              <w:marTop w:val="0"/>
              <w:marBottom w:val="0"/>
              <w:divBdr>
                <w:top w:val="none" w:sz="0" w:space="0" w:color="auto"/>
                <w:left w:val="none" w:sz="0" w:space="0" w:color="auto"/>
                <w:bottom w:val="none" w:sz="0" w:space="0" w:color="auto"/>
                <w:right w:val="none" w:sz="0" w:space="0" w:color="auto"/>
              </w:divBdr>
            </w:div>
            <w:div w:id="1573658195">
              <w:marLeft w:val="0"/>
              <w:marRight w:val="0"/>
              <w:marTop w:val="0"/>
              <w:marBottom w:val="0"/>
              <w:divBdr>
                <w:top w:val="none" w:sz="0" w:space="0" w:color="auto"/>
                <w:left w:val="none" w:sz="0" w:space="0" w:color="auto"/>
                <w:bottom w:val="none" w:sz="0" w:space="0" w:color="auto"/>
                <w:right w:val="none" w:sz="0" w:space="0" w:color="auto"/>
              </w:divBdr>
            </w:div>
            <w:div w:id="1712873626">
              <w:marLeft w:val="0"/>
              <w:marRight w:val="0"/>
              <w:marTop w:val="0"/>
              <w:marBottom w:val="0"/>
              <w:divBdr>
                <w:top w:val="none" w:sz="0" w:space="0" w:color="auto"/>
                <w:left w:val="none" w:sz="0" w:space="0" w:color="auto"/>
                <w:bottom w:val="none" w:sz="0" w:space="0" w:color="auto"/>
                <w:right w:val="none" w:sz="0" w:space="0" w:color="auto"/>
              </w:divBdr>
            </w:div>
            <w:div w:id="1985425486">
              <w:marLeft w:val="0"/>
              <w:marRight w:val="0"/>
              <w:marTop w:val="0"/>
              <w:marBottom w:val="0"/>
              <w:divBdr>
                <w:top w:val="none" w:sz="0" w:space="0" w:color="auto"/>
                <w:left w:val="none" w:sz="0" w:space="0" w:color="auto"/>
                <w:bottom w:val="none" w:sz="0" w:space="0" w:color="auto"/>
                <w:right w:val="none" w:sz="0" w:space="0" w:color="auto"/>
              </w:divBdr>
            </w:div>
            <w:div w:id="210522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197193">
      <w:bodyDiv w:val="1"/>
      <w:marLeft w:val="0"/>
      <w:marRight w:val="0"/>
      <w:marTop w:val="0"/>
      <w:marBottom w:val="0"/>
      <w:divBdr>
        <w:top w:val="none" w:sz="0" w:space="0" w:color="auto"/>
        <w:left w:val="none" w:sz="0" w:space="0" w:color="auto"/>
        <w:bottom w:val="none" w:sz="0" w:space="0" w:color="auto"/>
        <w:right w:val="none" w:sz="0" w:space="0" w:color="auto"/>
      </w:divBdr>
    </w:div>
    <w:div w:id="482356040">
      <w:bodyDiv w:val="1"/>
      <w:marLeft w:val="0"/>
      <w:marRight w:val="0"/>
      <w:marTop w:val="0"/>
      <w:marBottom w:val="0"/>
      <w:divBdr>
        <w:top w:val="none" w:sz="0" w:space="0" w:color="auto"/>
        <w:left w:val="none" w:sz="0" w:space="0" w:color="auto"/>
        <w:bottom w:val="none" w:sz="0" w:space="0" w:color="auto"/>
        <w:right w:val="none" w:sz="0" w:space="0" w:color="auto"/>
      </w:divBdr>
    </w:div>
    <w:div w:id="483473757">
      <w:bodyDiv w:val="1"/>
      <w:marLeft w:val="0"/>
      <w:marRight w:val="0"/>
      <w:marTop w:val="0"/>
      <w:marBottom w:val="0"/>
      <w:divBdr>
        <w:top w:val="none" w:sz="0" w:space="0" w:color="auto"/>
        <w:left w:val="none" w:sz="0" w:space="0" w:color="auto"/>
        <w:bottom w:val="none" w:sz="0" w:space="0" w:color="auto"/>
        <w:right w:val="none" w:sz="0" w:space="0" w:color="auto"/>
      </w:divBdr>
    </w:div>
    <w:div w:id="484710895">
      <w:bodyDiv w:val="1"/>
      <w:marLeft w:val="0"/>
      <w:marRight w:val="0"/>
      <w:marTop w:val="0"/>
      <w:marBottom w:val="0"/>
      <w:divBdr>
        <w:top w:val="none" w:sz="0" w:space="0" w:color="auto"/>
        <w:left w:val="none" w:sz="0" w:space="0" w:color="auto"/>
        <w:bottom w:val="none" w:sz="0" w:space="0" w:color="auto"/>
        <w:right w:val="none" w:sz="0" w:space="0" w:color="auto"/>
      </w:divBdr>
    </w:div>
    <w:div w:id="484904409">
      <w:bodyDiv w:val="1"/>
      <w:marLeft w:val="0"/>
      <w:marRight w:val="0"/>
      <w:marTop w:val="0"/>
      <w:marBottom w:val="0"/>
      <w:divBdr>
        <w:top w:val="none" w:sz="0" w:space="0" w:color="auto"/>
        <w:left w:val="none" w:sz="0" w:space="0" w:color="auto"/>
        <w:bottom w:val="none" w:sz="0" w:space="0" w:color="auto"/>
        <w:right w:val="none" w:sz="0" w:space="0" w:color="auto"/>
      </w:divBdr>
    </w:div>
    <w:div w:id="486365641">
      <w:bodyDiv w:val="1"/>
      <w:marLeft w:val="0"/>
      <w:marRight w:val="0"/>
      <w:marTop w:val="0"/>
      <w:marBottom w:val="0"/>
      <w:divBdr>
        <w:top w:val="none" w:sz="0" w:space="0" w:color="auto"/>
        <w:left w:val="none" w:sz="0" w:space="0" w:color="auto"/>
        <w:bottom w:val="none" w:sz="0" w:space="0" w:color="auto"/>
        <w:right w:val="none" w:sz="0" w:space="0" w:color="auto"/>
      </w:divBdr>
    </w:div>
    <w:div w:id="486827459">
      <w:bodyDiv w:val="1"/>
      <w:marLeft w:val="0"/>
      <w:marRight w:val="0"/>
      <w:marTop w:val="0"/>
      <w:marBottom w:val="0"/>
      <w:divBdr>
        <w:top w:val="none" w:sz="0" w:space="0" w:color="auto"/>
        <w:left w:val="none" w:sz="0" w:space="0" w:color="auto"/>
        <w:bottom w:val="none" w:sz="0" w:space="0" w:color="auto"/>
        <w:right w:val="none" w:sz="0" w:space="0" w:color="auto"/>
      </w:divBdr>
    </w:div>
    <w:div w:id="488135901">
      <w:bodyDiv w:val="1"/>
      <w:marLeft w:val="0"/>
      <w:marRight w:val="0"/>
      <w:marTop w:val="0"/>
      <w:marBottom w:val="0"/>
      <w:divBdr>
        <w:top w:val="none" w:sz="0" w:space="0" w:color="auto"/>
        <w:left w:val="none" w:sz="0" w:space="0" w:color="auto"/>
        <w:bottom w:val="none" w:sz="0" w:space="0" w:color="auto"/>
        <w:right w:val="none" w:sz="0" w:space="0" w:color="auto"/>
      </w:divBdr>
      <w:divsChild>
        <w:div w:id="486822338">
          <w:marLeft w:val="547"/>
          <w:marRight w:val="0"/>
          <w:marTop w:val="154"/>
          <w:marBottom w:val="0"/>
          <w:divBdr>
            <w:top w:val="none" w:sz="0" w:space="0" w:color="auto"/>
            <w:left w:val="none" w:sz="0" w:space="0" w:color="auto"/>
            <w:bottom w:val="none" w:sz="0" w:space="0" w:color="auto"/>
            <w:right w:val="none" w:sz="0" w:space="0" w:color="auto"/>
          </w:divBdr>
        </w:div>
        <w:div w:id="2134277763">
          <w:marLeft w:val="547"/>
          <w:marRight w:val="0"/>
          <w:marTop w:val="154"/>
          <w:marBottom w:val="0"/>
          <w:divBdr>
            <w:top w:val="none" w:sz="0" w:space="0" w:color="auto"/>
            <w:left w:val="none" w:sz="0" w:space="0" w:color="auto"/>
            <w:bottom w:val="none" w:sz="0" w:space="0" w:color="auto"/>
            <w:right w:val="none" w:sz="0" w:space="0" w:color="auto"/>
          </w:divBdr>
        </w:div>
      </w:divsChild>
    </w:div>
    <w:div w:id="488327070">
      <w:bodyDiv w:val="1"/>
      <w:marLeft w:val="0"/>
      <w:marRight w:val="0"/>
      <w:marTop w:val="0"/>
      <w:marBottom w:val="0"/>
      <w:divBdr>
        <w:top w:val="none" w:sz="0" w:space="0" w:color="auto"/>
        <w:left w:val="none" w:sz="0" w:space="0" w:color="auto"/>
        <w:bottom w:val="none" w:sz="0" w:space="0" w:color="auto"/>
        <w:right w:val="none" w:sz="0" w:space="0" w:color="auto"/>
      </w:divBdr>
    </w:div>
    <w:div w:id="488447427">
      <w:bodyDiv w:val="1"/>
      <w:marLeft w:val="0"/>
      <w:marRight w:val="0"/>
      <w:marTop w:val="0"/>
      <w:marBottom w:val="0"/>
      <w:divBdr>
        <w:top w:val="none" w:sz="0" w:space="0" w:color="auto"/>
        <w:left w:val="none" w:sz="0" w:space="0" w:color="auto"/>
        <w:bottom w:val="none" w:sz="0" w:space="0" w:color="auto"/>
        <w:right w:val="none" w:sz="0" w:space="0" w:color="auto"/>
      </w:divBdr>
    </w:div>
    <w:div w:id="490488812">
      <w:bodyDiv w:val="1"/>
      <w:marLeft w:val="0"/>
      <w:marRight w:val="0"/>
      <w:marTop w:val="0"/>
      <w:marBottom w:val="0"/>
      <w:divBdr>
        <w:top w:val="none" w:sz="0" w:space="0" w:color="auto"/>
        <w:left w:val="none" w:sz="0" w:space="0" w:color="auto"/>
        <w:bottom w:val="none" w:sz="0" w:space="0" w:color="auto"/>
        <w:right w:val="none" w:sz="0" w:space="0" w:color="auto"/>
      </w:divBdr>
    </w:div>
    <w:div w:id="490675670">
      <w:bodyDiv w:val="1"/>
      <w:marLeft w:val="0"/>
      <w:marRight w:val="0"/>
      <w:marTop w:val="0"/>
      <w:marBottom w:val="0"/>
      <w:divBdr>
        <w:top w:val="none" w:sz="0" w:space="0" w:color="auto"/>
        <w:left w:val="none" w:sz="0" w:space="0" w:color="auto"/>
        <w:bottom w:val="none" w:sz="0" w:space="0" w:color="auto"/>
        <w:right w:val="none" w:sz="0" w:space="0" w:color="auto"/>
      </w:divBdr>
    </w:div>
    <w:div w:id="490878197">
      <w:bodyDiv w:val="1"/>
      <w:marLeft w:val="0"/>
      <w:marRight w:val="0"/>
      <w:marTop w:val="0"/>
      <w:marBottom w:val="0"/>
      <w:divBdr>
        <w:top w:val="none" w:sz="0" w:space="0" w:color="auto"/>
        <w:left w:val="none" w:sz="0" w:space="0" w:color="auto"/>
        <w:bottom w:val="none" w:sz="0" w:space="0" w:color="auto"/>
        <w:right w:val="none" w:sz="0" w:space="0" w:color="auto"/>
      </w:divBdr>
    </w:div>
    <w:div w:id="491143735">
      <w:bodyDiv w:val="1"/>
      <w:marLeft w:val="0"/>
      <w:marRight w:val="0"/>
      <w:marTop w:val="0"/>
      <w:marBottom w:val="0"/>
      <w:divBdr>
        <w:top w:val="none" w:sz="0" w:space="0" w:color="auto"/>
        <w:left w:val="none" w:sz="0" w:space="0" w:color="auto"/>
        <w:bottom w:val="none" w:sz="0" w:space="0" w:color="auto"/>
        <w:right w:val="none" w:sz="0" w:space="0" w:color="auto"/>
      </w:divBdr>
    </w:div>
    <w:div w:id="492646991">
      <w:bodyDiv w:val="1"/>
      <w:marLeft w:val="0"/>
      <w:marRight w:val="0"/>
      <w:marTop w:val="0"/>
      <w:marBottom w:val="0"/>
      <w:divBdr>
        <w:top w:val="none" w:sz="0" w:space="0" w:color="auto"/>
        <w:left w:val="none" w:sz="0" w:space="0" w:color="auto"/>
        <w:bottom w:val="none" w:sz="0" w:space="0" w:color="auto"/>
        <w:right w:val="none" w:sz="0" w:space="0" w:color="auto"/>
      </w:divBdr>
    </w:div>
    <w:div w:id="492835747">
      <w:bodyDiv w:val="1"/>
      <w:marLeft w:val="0"/>
      <w:marRight w:val="0"/>
      <w:marTop w:val="0"/>
      <w:marBottom w:val="0"/>
      <w:divBdr>
        <w:top w:val="none" w:sz="0" w:space="0" w:color="auto"/>
        <w:left w:val="none" w:sz="0" w:space="0" w:color="auto"/>
        <w:bottom w:val="none" w:sz="0" w:space="0" w:color="auto"/>
        <w:right w:val="none" w:sz="0" w:space="0" w:color="auto"/>
      </w:divBdr>
    </w:div>
    <w:div w:id="493108252">
      <w:bodyDiv w:val="1"/>
      <w:marLeft w:val="0"/>
      <w:marRight w:val="0"/>
      <w:marTop w:val="0"/>
      <w:marBottom w:val="0"/>
      <w:divBdr>
        <w:top w:val="none" w:sz="0" w:space="0" w:color="auto"/>
        <w:left w:val="none" w:sz="0" w:space="0" w:color="auto"/>
        <w:bottom w:val="none" w:sz="0" w:space="0" w:color="auto"/>
        <w:right w:val="none" w:sz="0" w:space="0" w:color="auto"/>
      </w:divBdr>
    </w:div>
    <w:div w:id="493373600">
      <w:bodyDiv w:val="1"/>
      <w:marLeft w:val="0"/>
      <w:marRight w:val="0"/>
      <w:marTop w:val="0"/>
      <w:marBottom w:val="0"/>
      <w:divBdr>
        <w:top w:val="none" w:sz="0" w:space="0" w:color="auto"/>
        <w:left w:val="none" w:sz="0" w:space="0" w:color="auto"/>
        <w:bottom w:val="none" w:sz="0" w:space="0" w:color="auto"/>
        <w:right w:val="none" w:sz="0" w:space="0" w:color="auto"/>
      </w:divBdr>
    </w:div>
    <w:div w:id="493380171">
      <w:bodyDiv w:val="1"/>
      <w:marLeft w:val="0"/>
      <w:marRight w:val="0"/>
      <w:marTop w:val="0"/>
      <w:marBottom w:val="0"/>
      <w:divBdr>
        <w:top w:val="none" w:sz="0" w:space="0" w:color="auto"/>
        <w:left w:val="none" w:sz="0" w:space="0" w:color="auto"/>
        <w:bottom w:val="none" w:sz="0" w:space="0" w:color="auto"/>
        <w:right w:val="none" w:sz="0" w:space="0" w:color="auto"/>
      </w:divBdr>
    </w:div>
    <w:div w:id="494032769">
      <w:bodyDiv w:val="1"/>
      <w:marLeft w:val="0"/>
      <w:marRight w:val="0"/>
      <w:marTop w:val="0"/>
      <w:marBottom w:val="0"/>
      <w:divBdr>
        <w:top w:val="none" w:sz="0" w:space="0" w:color="auto"/>
        <w:left w:val="none" w:sz="0" w:space="0" w:color="auto"/>
        <w:bottom w:val="none" w:sz="0" w:space="0" w:color="auto"/>
        <w:right w:val="none" w:sz="0" w:space="0" w:color="auto"/>
      </w:divBdr>
    </w:div>
    <w:div w:id="494150002">
      <w:bodyDiv w:val="1"/>
      <w:marLeft w:val="0"/>
      <w:marRight w:val="0"/>
      <w:marTop w:val="0"/>
      <w:marBottom w:val="0"/>
      <w:divBdr>
        <w:top w:val="none" w:sz="0" w:space="0" w:color="auto"/>
        <w:left w:val="none" w:sz="0" w:space="0" w:color="auto"/>
        <w:bottom w:val="none" w:sz="0" w:space="0" w:color="auto"/>
        <w:right w:val="none" w:sz="0" w:space="0" w:color="auto"/>
      </w:divBdr>
      <w:divsChild>
        <w:div w:id="357049862">
          <w:marLeft w:val="1166"/>
          <w:marRight w:val="0"/>
          <w:marTop w:val="96"/>
          <w:marBottom w:val="0"/>
          <w:divBdr>
            <w:top w:val="none" w:sz="0" w:space="0" w:color="auto"/>
            <w:left w:val="none" w:sz="0" w:space="0" w:color="auto"/>
            <w:bottom w:val="none" w:sz="0" w:space="0" w:color="auto"/>
            <w:right w:val="none" w:sz="0" w:space="0" w:color="auto"/>
          </w:divBdr>
        </w:div>
        <w:div w:id="855770251">
          <w:marLeft w:val="547"/>
          <w:marRight w:val="0"/>
          <w:marTop w:val="115"/>
          <w:marBottom w:val="0"/>
          <w:divBdr>
            <w:top w:val="none" w:sz="0" w:space="0" w:color="auto"/>
            <w:left w:val="none" w:sz="0" w:space="0" w:color="auto"/>
            <w:bottom w:val="none" w:sz="0" w:space="0" w:color="auto"/>
            <w:right w:val="none" w:sz="0" w:space="0" w:color="auto"/>
          </w:divBdr>
        </w:div>
        <w:div w:id="1323584802">
          <w:marLeft w:val="547"/>
          <w:marRight w:val="0"/>
          <w:marTop w:val="106"/>
          <w:marBottom w:val="0"/>
          <w:divBdr>
            <w:top w:val="none" w:sz="0" w:space="0" w:color="auto"/>
            <w:left w:val="none" w:sz="0" w:space="0" w:color="auto"/>
            <w:bottom w:val="none" w:sz="0" w:space="0" w:color="auto"/>
            <w:right w:val="none" w:sz="0" w:space="0" w:color="auto"/>
          </w:divBdr>
        </w:div>
        <w:div w:id="1436174611">
          <w:marLeft w:val="1166"/>
          <w:marRight w:val="0"/>
          <w:marTop w:val="96"/>
          <w:marBottom w:val="0"/>
          <w:divBdr>
            <w:top w:val="none" w:sz="0" w:space="0" w:color="auto"/>
            <w:left w:val="none" w:sz="0" w:space="0" w:color="auto"/>
            <w:bottom w:val="none" w:sz="0" w:space="0" w:color="auto"/>
            <w:right w:val="none" w:sz="0" w:space="0" w:color="auto"/>
          </w:divBdr>
        </w:div>
      </w:divsChild>
    </w:div>
    <w:div w:id="494300348">
      <w:bodyDiv w:val="1"/>
      <w:marLeft w:val="0"/>
      <w:marRight w:val="0"/>
      <w:marTop w:val="0"/>
      <w:marBottom w:val="0"/>
      <w:divBdr>
        <w:top w:val="none" w:sz="0" w:space="0" w:color="auto"/>
        <w:left w:val="none" w:sz="0" w:space="0" w:color="auto"/>
        <w:bottom w:val="none" w:sz="0" w:space="0" w:color="auto"/>
        <w:right w:val="none" w:sz="0" w:space="0" w:color="auto"/>
      </w:divBdr>
    </w:div>
    <w:div w:id="495533135">
      <w:bodyDiv w:val="1"/>
      <w:marLeft w:val="0"/>
      <w:marRight w:val="0"/>
      <w:marTop w:val="0"/>
      <w:marBottom w:val="0"/>
      <w:divBdr>
        <w:top w:val="none" w:sz="0" w:space="0" w:color="auto"/>
        <w:left w:val="none" w:sz="0" w:space="0" w:color="auto"/>
        <w:bottom w:val="none" w:sz="0" w:space="0" w:color="auto"/>
        <w:right w:val="none" w:sz="0" w:space="0" w:color="auto"/>
      </w:divBdr>
    </w:div>
    <w:div w:id="495999620">
      <w:bodyDiv w:val="1"/>
      <w:marLeft w:val="0"/>
      <w:marRight w:val="0"/>
      <w:marTop w:val="0"/>
      <w:marBottom w:val="0"/>
      <w:divBdr>
        <w:top w:val="none" w:sz="0" w:space="0" w:color="auto"/>
        <w:left w:val="none" w:sz="0" w:space="0" w:color="auto"/>
        <w:bottom w:val="none" w:sz="0" w:space="0" w:color="auto"/>
        <w:right w:val="none" w:sz="0" w:space="0" w:color="auto"/>
      </w:divBdr>
      <w:divsChild>
        <w:div w:id="445514423">
          <w:marLeft w:val="1800"/>
          <w:marRight w:val="0"/>
          <w:marTop w:val="67"/>
          <w:marBottom w:val="0"/>
          <w:divBdr>
            <w:top w:val="none" w:sz="0" w:space="0" w:color="auto"/>
            <w:left w:val="none" w:sz="0" w:space="0" w:color="auto"/>
            <w:bottom w:val="none" w:sz="0" w:space="0" w:color="auto"/>
            <w:right w:val="none" w:sz="0" w:space="0" w:color="auto"/>
          </w:divBdr>
        </w:div>
        <w:div w:id="730268986">
          <w:marLeft w:val="547"/>
          <w:marRight w:val="0"/>
          <w:marTop w:val="96"/>
          <w:marBottom w:val="0"/>
          <w:divBdr>
            <w:top w:val="none" w:sz="0" w:space="0" w:color="auto"/>
            <w:left w:val="none" w:sz="0" w:space="0" w:color="auto"/>
            <w:bottom w:val="none" w:sz="0" w:space="0" w:color="auto"/>
            <w:right w:val="none" w:sz="0" w:space="0" w:color="auto"/>
          </w:divBdr>
        </w:div>
        <w:div w:id="1214539252">
          <w:marLeft w:val="1166"/>
          <w:marRight w:val="0"/>
          <w:marTop w:val="86"/>
          <w:marBottom w:val="0"/>
          <w:divBdr>
            <w:top w:val="none" w:sz="0" w:space="0" w:color="auto"/>
            <w:left w:val="none" w:sz="0" w:space="0" w:color="auto"/>
            <w:bottom w:val="none" w:sz="0" w:space="0" w:color="auto"/>
            <w:right w:val="none" w:sz="0" w:space="0" w:color="auto"/>
          </w:divBdr>
        </w:div>
        <w:div w:id="2132480977">
          <w:marLeft w:val="1166"/>
          <w:marRight w:val="0"/>
          <w:marTop w:val="86"/>
          <w:marBottom w:val="0"/>
          <w:divBdr>
            <w:top w:val="none" w:sz="0" w:space="0" w:color="auto"/>
            <w:left w:val="none" w:sz="0" w:space="0" w:color="auto"/>
            <w:bottom w:val="none" w:sz="0" w:space="0" w:color="auto"/>
            <w:right w:val="none" w:sz="0" w:space="0" w:color="auto"/>
          </w:divBdr>
        </w:div>
      </w:divsChild>
    </w:div>
    <w:div w:id="496460338">
      <w:bodyDiv w:val="1"/>
      <w:marLeft w:val="0"/>
      <w:marRight w:val="0"/>
      <w:marTop w:val="0"/>
      <w:marBottom w:val="0"/>
      <w:divBdr>
        <w:top w:val="none" w:sz="0" w:space="0" w:color="auto"/>
        <w:left w:val="none" w:sz="0" w:space="0" w:color="auto"/>
        <w:bottom w:val="none" w:sz="0" w:space="0" w:color="auto"/>
        <w:right w:val="none" w:sz="0" w:space="0" w:color="auto"/>
      </w:divBdr>
    </w:div>
    <w:div w:id="497185770">
      <w:bodyDiv w:val="1"/>
      <w:marLeft w:val="0"/>
      <w:marRight w:val="0"/>
      <w:marTop w:val="0"/>
      <w:marBottom w:val="0"/>
      <w:divBdr>
        <w:top w:val="none" w:sz="0" w:space="0" w:color="auto"/>
        <w:left w:val="none" w:sz="0" w:space="0" w:color="auto"/>
        <w:bottom w:val="none" w:sz="0" w:space="0" w:color="auto"/>
        <w:right w:val="none" w:sz="0" w:space="0" w:color="auto"/>
      </w:divBdr>
    </w:div>
    <w:div w:id="497231087">
      <w:bodyDiv w:val="1"/>
      <w:marLeft w:val="0"/>
      <w:marRight w:val="0"/>
      <w:marTop w:val="0"/>
      <w:marBottom w:val="0"/>
      <w:divBdr>
        <w:top w:val="none" w:sz="0" w:space="0" w:color="auto"/>
        <w:left w:val="none" w:sz="0" w:space="0" w:color="auto"/>
        <w:bottom w:val="none" w:sz="0" w:space="0" w:color="auto"/>
        <w:right w:val="none" w:sz="0" w:space="0" w:color="auto"/>
      </w:divBdr>
    </w:div>
    <w:div w:id="497311297">
      <w:bodyDiv w:val="1"/>
      <w:marLeft w:val="0"/>
      <w:marRight w:val="0"/>
      <w:marTop w:val="0"/>
      <w:marBottom w:val="0"/>
      <w:divBdr>
        <w:top w:val="none" w:sz="0" w:space="0" w:color="auto"/>
        <w:left w:val="none" w:sz="0" w:space="0" w:color="auto"/>
        <w:bottom w:val="none" w:sz="0" w:space="0" w:color="auto"/>
        <w:right w:val="none" w:sz="0" w:space="0" w:color="auto"/>
      </w:divBdr>
    </w:div>
    <w:div w:id="498887512">
      <w:bodyDiv w:val="1"/>
      <w:marLeft w:val="0"/>
      <w:marRight w:val="0"/>
      <w:marTop w:val="0"/>
      <w:marBottom w:val="0"/>
      <w:divBdr>
        <w:top w:val="none" w:sz="0" w:space="0" w:color="auto"/>
        <w:left w:val="none" w:sz="0" w:space="0" w:color="auto"/>
        <w:bottom w:val="none" w:sz="0" w:space="0" w:color="auto"/>
        <w:right w:val="none" w:sz="0" w:space="0" w:color="auto"/>
      </w:divBdr>
      <w:divsChild>
        <w:div w:id="989212112">
          <w:marLeft w:val="1800"/>
          <w:marRight w:val="0"/>
          <w:marTop w:val="115"/>
          <w:marBottom w:val="0"/>
          <w:divBdr>
            <w:top w:val="none" w:sz="0" w:space="0" w:color="auto"/>
            <w:left w:val="none" w:sz="0" w:space="0" w:color="auto"/>
            <w:bottom w:val="none" w:sz="0" w:space="0" w:color="auto"/>
            <w:right w:val="none" w:sz="0" w:space="0" w:color="auto"/>
          </w:divBdr>
        </w:div>
        <w:div w:id="1463188668">
          <w:marLeft w:val="1800"/>
          <w:marRight w:val="0"/>
          <w:marTop w:val="115"/>
          <w:marBottom w:val="0"/>
          <w:divBdr>
            <w:top w:val="none" w:sz="0" w:space="0" w:color="auto"/>
            <w:left w:val="none" w:sz="0" w:space="0" w:color="auto"/>
            <w:bottom w:val="none" w:sz="0" w:space="0" w:color="auto"/>
            <w:right w:val="none" w:sz="0" w:space="0" w:color="auto"/>
          </w:divBdr>
        </w:div>
        <w:div w:id="1649438031">
          <w:marLeft w:val="1166"/>
          <w:marRight w:val="0"/>
          <w:marTop w:val="134"/>
          <w:marBottom w:val="0"/>
          <w:divBdr>
            <w:top w:val="none" w:sz="0" w:space="0" w:color="auto"/>
            <w:left w:val="none" w:sz="0" w:space="0" w:color="auto"/>
            <w:bottom w:val="none" w:sz="0" w:space="0" w:color="auto"/>
            <w:right w:val="none" w:sz="0" w:space="0" w:color="auto"/>
          </w:divBdr>
        </w:div>
        <w:div w:id="1934045668">
          <w:marLeft w:val="547"/>
          <w:marRight w:val="0"/>
          <w:marTop w:val="154"/>
          <w:marBottom w:val="0"/>
          <w:divBdr>
            <w:top w:val="none" w:sz="0" w:space="0" w:color="auto"/>
            <w:left w:val="none" w:sz="0" w:space="0" w:color="auto"/>
            <w:bottom w:val="none" w:sz="0" w:space="0" w:color="auto"/>
            <w:right w:val="none" w:sz="0" w:space="0" w:color="auto"/>
          </w:divBdr>
        </w:div>
      </w:divsChild>
    </w:div>
    <w:div w:id="500394628">
      <w:bodyDiv w:val="1"/>
      <w:marLeft w:val="0"/>
      <w:marRight w:val="0"/>
      <w:marTop w:val="0"/>
      <w:marBottom w:val="0"/>
      <w:divBdr>
        <w:top w:val="none" w:sz="0" w:space="0" w:color="auto"/>
        <w:left w:val="none" w:sz="0" w:space="0" w:color="auto"/>
        <w:bottom w:val="none" w:sz="0" w:space="0" w:color="auto"/>
        <w:right w:val="none" w:sz="0" w:space="0" w:color="auto"/>
      </w:divBdr>
      <w:divsChild>
        <w:div w:id="8222623">
          <w:marLeft w:val="1800"/>
          <w:marRight w:val="0"/>
          <w:marTop w:val="91"/>
          <w:marBottom w:val="0"/>
          <w:divBdr>
            <w:top w:val="none" w:sz="0" w:space="0" w:color="auto"/>
            <w:left w:val="none" w:sz="0" w:space="0" w:color="auto"/>
            <w:bottom w:val="none" w:sz="0" w:space="0" w:color="auto"/>
            <w:right w:val="none" w:sz="0" w:space="0" w:color="auto"/>
          </w:divBdr>
        </w:div>
        <w:div w:id="762609087">
          <w:marLeft w:val="1800"/>
          <w:marRight w:val="0"/>
          <w:marTop w:val="91"/>
          <w:marBottom w:val="0"/>
          <w:divBdr>
            <w:top w:val="none" w:sz="0" w:space="0" w:color="auto"/>
            <w:left w:val="none" w:sz="0" w:space="0" w:color="auto"/>
            <w:bottom w:val="none" w:sz="0" w:space="0" w:color="auto"/>
            <w:right w:val="none" w:sz="0" w:space="0" w:color="auto"/>
          </w:divBdr>
        </w:div>
        <w:div w:id="1139542427">
          <w:marLeft w:val="1166"/>
          <w:marRight w:val="0"/>
          <w:marTop w:val="106"/>
          <w:marBottom w:val="0"/>
          <w:divBdr>
            <w:top w:val="none" w:sz="0" w:space="0" w:color="auto"/>
            <w:left w:val="none" w:sz="0" w:space="0" w:color="auto"/>
            <w:bottom w:val="none" w:sz="0" w:space="0" w:color="auto"/>
            <w:right w:val="none" w:sz="0" w:space="0" w:color="auto"/>
          </w:divBdr>
        </w:div>
        <w:div w:id="1459488744">
          <w:marLeft w:val="1166"/>
          <w:marRight w:val="0"/>
          <w:marTop w:val="106"/>
          <w:marBottom w:val="0"/>
          <w:divBdr>
            <w:top w:val="none" w:sz="0" w:space="0" w:color="auto"/>
            <w:left w:val="none" w:sz="0" w:space="0" w:color="auto"/>
            <w:bottom w:val="none" w:sz="0" w:space="0" w:color="auto"/>
            <w:right w:val="none" w:sz="0" w:space="0" w:color="auto"/>
          </w:divBdr>
        </w:div>
        <w:div w:id="1714304775">
          <w:marLeft w:val="1166"/>
          <w:marRight w:val="0"/>
          <w:marTop w:val="106"/>
          <w:marBottom w:val="0"/>
          <w:divBdr>
            <w:top w:val="none" w:sz="0" w:space="0" w:color="auto"/>
            <w:left w:val="none" w:sz="0" w:space="0" w:color="auto"/>
            <w:bottom w:val="none" w:sz="0" w:space="0" w:color="auto"/>
            <w:right w:val="none" w:sz="0" w:space="0" w:color="auto"/>
          </w:divBdr>
        </w:div>
        <w:div w:id="1900549937">
          <w:marLeft w:val="547"/>
          <w:marRight w:val="0"/>
          <w:marTop w:val="120"/>
          <w:marBottom w:val="0"/>
          <w:divBdr>
            <w:top w:val="none" w:sz="0" w:space="0" w:color="auto"/>
            <w:left w:val="none" w:sz="0" w:space="0" w:color="auto"/>
            <w:bottom w:val="none" w:sz="0" w:space="0" w:color="auto"/>
            <w:right w:val="none" w:sz="0" w:space="0" w:color="auto"/>
          </w:divBdr>
        </w:div>
        <w:div w:id="1983146577">
          <w:marLeft w:val="1166"/>
          <w:marRight w:val="0"/>
          <w:marTop w:val="106"/>
          <w:marBottom w:val="0"/>
          <w:divBdr>
            <w:top w:val="none" w:sz="0" w:space="0" w:color="auto"/>
            <w:left w:val="none" w:sz="0" w:space="0" w:color="auto"/>
            <w:bottom w:val="none" w:sz="0" w:space="0" w:color="auto"/>
            <w:right w:val="none" w:sz="0" w:space="0" w:color="auto"/>
          </w:divBdr>
        </w:div>
      </w:divsChild>
    </w:div>
    <w:div w:id="500434217">
      <w:bodyDiv w:val="1"/>
      <w:marLeft w:val="0"/>
      <w:marRight w:val="0"/>
      <w:marTop w:val="0"/>
      <w:marBottom w:val="0"/>
      <w:divBdr>
        <w:top w:val="none" w:sz="0" w:space="0" w:color="auto"/>
        <w:left w:val="none" w:sz="0" w:space="0" w:color="auto"/>
        <w:bottom w:val="none" w:sz="0" w:space="0" w:color="auto"/>
        <w:right w:val="none" w:sz="0" w:space="0" w:color="auto"/>
      </w:divBdr>
    </w:div>
    <w:div w:id="500774537">
      <w:bodyDiv w:val="1"/>
      <w:marLeft w:val="0"/>
      <w:marRight w:val="0"/>
      <w:marTop w:val="0"/>
      <w:marBottom w:val="0"/>
      <w:divBdr>
        <w:top w:val="none" w:sz="0" w:space="0" w:color="auto"/>
        <w:left w:val="none" w:sz="0" w:space="0" w:color="auto"/>
        <w:bottom w:val="none" w:sz="0" w:space="0" w:color="auto"/>
        <w:right w:val="none" w:sz="0" w:space="0" w:color="auto"/>
      </w:divBdr>
    </w:div>
    <w:div w:id="501899051">
      <w:bodyDiv w:val="1"/>
      <w:marLeft w:val="0"/>
      <w:marRight w:val="0"/>
      <w:marTop w:val="0"/>
      <w:marBottom w:val="0"/>
      <w:divBdr>
        <w:top w:val="none" w:sz="0" w:space="0" w:color="auto"/>
        <w:left w:val="none" w:sz="0" w:space="0" w:color="auto"/>
        <w:bottom w:val="none" w:sz="0" w:space="0" w:color="auto"/>
        <w:right w:val="none" w:sz="0" w:space="0" w:color="auto"/>
      </w:divBdr>
    </w:div>
    <w:div w:id="501966849">
      <w:bodyDiv w:val="1"/>
      <w:marLeft w:val="0"/>
      <w:marRight w:val="0"/>
      <w:marTop w:val="0"/>
      <w:marBottom w:val="0"/>
      <w:divBdr>
        <w:top w:val="none" w:sz="0" w:space="0" w:color="auto"/>
        <w:left w:val="none" w:sz="0" w:space="0" w:color="auto"/>
        <w:bottom w:val="none" w:sz="0" w:space="0" w:color="auto"/>
        <w:right w:val="none" w:sz="0" w:space="0" w:color="auto"/>
      </w:divBdr>
    </w:div>
    <w:div w:id="502010825">
      <w:bodyDiv w:val="1"/>
      <w:marLeft w:val="0"/>
      <w:marRight w:val="0"/>
      <w:marTop w:val="0"/>
      <w:marBottom w:val="0"/>
      <w:divBdr>
        <w:top w:val="none" w:sz="0" w:space="0" w:color="auto"/>
        <w:left w:val="none" w:sz="0" w:space="0" w:color="auto"/>
        <w:bottom w:val="none" w:sz="0" w:space="0" w:color="auto"/>
        <w:right w:val="none" w:sz="0" w:space="0" w:color="auto"/>
      </w:divBdr>
    </w:div>
    <w:div w:id="502890191">
      <w:bodyDiv w:val="1"/>
      <w:marLeft w:val="0"/>
      <w:marRight w:val="0"/>
      <w:marTop w:val="0"/>
      <w:marBottom w:val="0"/>
      <w:divBdr>
        <w:top w:val="none" w:sz="0" w:space="0" w:color="auto"/>
        <w:left w:val="none" w:sz="0" w:space="0" w:color="auto"/>
        <w:bottom w:val="none" w:sz="0" w:space="0" w:color="auto"/>
        <w:right w:val="none" w:sz="0" w:space="0" w:color="auto"/>
      </w:divBdr>
    </w:div>
    <w:div w:id="504200601">
      <w:bodyDiv w:val="1"/>
      <w:marLeft w:val="0"/>
      <w:marRight w:val="0"/>
      <w:marTop w:val="0"/>
      <w:marBottom w:val="0"/>
      <w:divBdr>
        <w:top w:val="none" w:sz="0" w:space="0" w:color="auto"/>
        <w:left w:val="none" w:sz="0" w:space="0" w:color="auto"/>
        <w:bottom w:val="none" w:sz="0" w:space="0" w:color="auto"/>
        <w:right w:val="none" w:sz="0" w:space="0" w:color="auto"/>
      </w:divBdr>
    </w:div>
    <w:div w:id="504443386">
      <w:bodyDiv w:val="1"/>
      <w:marLeft w:val="0"/>
      <w:marRight w:val="0"/>
      <w:marTop w:val="0"/>
      <w:marBottom w:val="0"/>
      <w:divBdr>
        <w:top w:val="none" w:sz="0" w:space="0" w:color="auto"/>
        <w:left w:val="none" w:sz="0" w:space="0" w:color="auto"/>
        <w:bottom w:val="none" w:sz="0" w:space="0" w:color="auto"/>
        <w:right w:val="none" w:sz="0" w:space="0" w:color="auto"/>
      </w:divBdr>
    </w:div>
    <w:div w:id="505486368">
      <w:bodyDiv w:val="1"/>
      <w:marLeft w:val="0"/>
      <w:marRight w:val="0"/>
      <w:marTop w:val="0"/>
      <w:marBottom w:val="0"/>
      <w:divBdr>
        <w:top w:val="none" w:sz="0" w:space="0" w:color="auto"/>
        <w:left w:val="none" w:sz="0" w:space="0" w:color="auto"/>
        <w:bottom w:val="none" w:sz="0" w:space="0" w:color="auto"/>
        <w:right w:val="none" w:sz="0" w:space="0" w:color="auto"/>
      </w:divBdr>
    </w:div>
    <w:div w:id="506483442">
      <w:bodyDiv w:val="1"/>
      <w:marLeft w:val="0"/>
      <w:marRight w:val="0"/>
      <w:marTop w:val="0"/>
      <w:marBottom w:val="0"/>
      <w:divBdr>
        <w:top w:val="none" w:sz="0" w:space="0" w:color="auto"/>
        <w:left w:val="none" w:sz="0" w:space="0" w:color="auto"/>
        <w:bottom w:val="none" w:sz="0" w:space="0" w:color="auto"/>
        <w:right w:val="none" w:sz="0" w:space="0" w:color="auto"/>
      </w:divBdr>
    </w:div>
    <w:div w:id="506486268">
      <w:bodyDiv w:val="1"/>
      <w:marLeft w:val="0"/>
      <w:marRight w:val="0"/>
      <w:marTop w:val="0"/>
      <w:marBottom w:val="0"/>
      <w:divBdr>
        <w:top w:val="none" w:sz="0" w:space="0" w:color="auto"/>
        <w:left w:val="none" w:sz="0" w:space="0" w:color="auto"/>
        <w:bottom w:val="none" w:sz="0" w:space="0" w:color="auto"/>
        <w:right w:val="none" w:sz="0" w:space="0" w:color="auto"/>
      </w:divBdr>
      <w:divsChild>
        <w:div w:id="117796478">
          <w:marLeft w:val="1166"/>
          <w:marRight w:val="0"/>
          <w:marTop w:val="134"/>
          <w:marBottom w:val="0"/>
          <w:divBdr>
            <w:top w:val="none" w:sz="0" w:space="0" w:color="auto"/>
            <w:left w:val="none" w:sz="0" w:space="0" w:color="auto"/>
            <w:bottom w:val="none" w:sz="0" w:space="0" w:color="auto"/>
            <w:right w:val="none" w:sz="0" w:space="0" w:color="auto"/>
          </w:divBdr>
        </w:div>
        <w:div w:id="195852025">
          <w:marLeft w:val="1800"/>
          <w:marRight w:val="0"/>
          <w:marTop w:val="115"/>
          <w:marBottom w:val="0"/>
          <w:divBdr>
            <w:top w:val="none" w:sz="0" w:space="0" w:color="auto"/>
            <w:left w:val="none" w:sz="0" w:space="0" w:color="auto"/>
            <w:bottom w:val="none" w:sz="0" w:space="0" w:color="auto"/>
            <w:right w:val="none" w:sz="0" w:space="0" w:color="auto"/>
          </w:divBdr>
        </w:div>
        <w:div w:id="308362470">
          <w:marLeft w:val="1166"/>
          <w:marRight w:val="0"/>
          <w:marTop w:val="134"/>
          <w:marBottom w:val="0"/>
          <w:divBdr>
            <w:top w:val="none" w:sz="0" w:space="0" w:color="auto"/>
            <w:left w:val="none" w:sz="0" w:space="0" w:color="auto"/>
            <w:bottom w:val="none" w:sz="0" w:space="0" w:color="auto"/>
            <w:right w:val="none" w:sz="0" w:space="0" w:color="auto"/>
          </w:divBdr>
        </w:div>
        <w:div w:id="592203543">
          <w:marLeft w:val="1800"/>
          <w:marRight w:val="0"/>
          <w:marTop w:val="115"/>
          <w:marBottom w:val="0"/>
          <w:divBdr>
            <w:top w:val="none" w:sz="0" w:space="0" w:color="auto"/>
            <w:left w:val="none" w:sz="0" w:space="0" w:color="auto"/>
            <w:bottom w:val="none" w:sz="0" w:space="0" w:color="auto"/>
            <w:right w:val="none" w:sz="0" w:space="0" w:color="auto"/>
          </w:divBdr>
        </w:div>
        <w:div w:id="1068377838">
          <w:marLeft w:val="1166"/>
          <w:marRight w:val="0"/>
          <w:marTop w:val="134"/>
          <w:marBottom w:val="0"/>
          <w:divBdr>
            <w:top w:val="none" w:sz="0" w:space="0" w:color="auto"/>
            <w:left w:val="none" w:sz="0" w:space="0" w:color="auto"/>
            <w:bottom w:val="none" w:sz="0" w:space="0" w:color="auto"/>
            <w:right w:val="none" w:sz="0" w:space="0" w:color="auto"/>
          </w:divBdr>
        </w:div>
        <w:div w:id="1096361342">
          <w:marLeft w:val="547"/>
          <w:marRight w:val="0"/>
          <w:marTop w:val="154"/>
          <w:marBottom w:val="0"/>
          <w:divBdr>
            <w:top w:val="none" w:sz="0" w:space="0" w:color="auto"/>
            <w:left w:val="none" w:sz="0" w:space="0" w:color="auto"/>
            <w:bottom w:val="none" w:sz="0" w:space="0" w:color="auto"/>
            <w:right w:val="none" w:sz="0" w:space="0" w:color="auto"/>
          </w:divBdr>
        </w:div>
        <w:div w:id="1371302854">
          <w:marLeft w:val="1166"/>
          <w:marRight w:val="0"/>
          <w:marTop w:val="134"/>
          <w:marBottom w:val="0"/>
          <w:divBdr>
            <w:top w:val="none" w:sz="0" w:space="0" w:color="auto"/>
            <w:left w:val="none" w:sz="0" w:space="0" w:color="auto"/>
            <w:bottom w:val="none" w:sz="0" w:space="0" w:color="auto"/>
            <w:right w:val="none" w:sz="0" w:space="0" w:color="auto"/>
          </w:divBdr>
        </w:div>
        <w:div w:id="1739597390">
          <w:marLeft w:val="1800"/>
          <w:marRight w:val="0"/>
          <w:marTop w:val="115"/>
          <w:marBottom w:val="0"/>
          <w:divBdr>
            <w:top w:val="none" w:sz="0" w:space="0" w:color="auto"/>
            <w:left w:val="none" w:sz="0" w:space="0" w:color="auto"/>
            <w:bottom w:val="none" w:sz="0" w:space="0" w:color="auto"/>
            <w:right w:val="none" w:sz="0" w:space="0" w:color="auto"/>
          </w:divBdr>
        </w:div>
      </w:divsChild>
    </w:div>
    <w:div w:id="507135150">
      <w:bodyDiv w:val="1"/>
      <w:marLeft w:val="0"/>
      <w:marRight w:val="0"/>
      <w:marTop w:val="0"/>
      <w:marBottom w:val="0"/>
      <w:divBdr>
        <w:top w:val="none" w:sz="0" w:space="0" w:color="auto"/>
        <w:left w:val="none" w:sz="0" w:space="0" w:color="auto"/>
        <w:bottom w:val="none" w:sz="0" w:space="0" w:color="auto"/>
        <w:right w:val="none" w:sz="0" w:space="0" w:color="auto"/>
      </w:divBdr>
      <w:divsChild>
        <w:div w:id="378166039">
          <w:marLeft w:val="547"/>
          <w:marRight w:val="0"/>
          <w:marTop w:val="154"/>
          <w:marBottom w:val="0"/>
          <w:divBdr>
            <w:top w:val="none" w:sz="0" w:space="0" w:color="auto"/>
            <w:left w:val="none" w:sz="0" w:space="0" w:color="auto"/>
            <w:bottom w:val="none" w:sz="0" w:space="0" w:color="auto"/>
            <w:right w:val="none" w:sz="0" w:space="0" w:color="auto"/>
          </w:divBdr>
        </w:div>
        <w:div w:id="661157321">
          <w:marLeft w:val="1166"/>
          <w:marRight w:val="0"/>
          <w:marTop w:val="134"/>
          <w:marBottom w:val="0"/>
          <w:divBdr>
            <w:top w:val="none" w:sz="0" w:space="0" w:color="auto"/>
            <w:left w:val="none" w:sz="0" w:space="0" w:color="auto"/>
            <w:bottom w:val="none" w:sz="0" w:space="0" w:color="auto"/>
            <w:right w:val="none" w:sz="0" w:space="0" w:color="auto"/>
          </w:divBdr>
        </w:div>
        <w:div w:id="969091225">
          <w:marLeft w:val="1166"/>
          <w:marRight w:val="0"/>
          <w:marTop w:val="134"/>
          <w:marBottom w:val="0"/>
          <w:divBdr>
            <w:top w:val="none" w:sz="0" w:space="0" w:color="auto"/>
            <w:left w:val="none" w:sz="0" w:space="0" w:color="auto"/>
            <w:bottom w:val="none" w:sz="0" w:space="0" w:color="auto"/>
            <w:right w:val="none" w:sz="0" w:space="0" w:color="auto"/>
          </w:divBdr>
        </w:div>
        <w:div w:id="1681538856">
          <w:marLeft w:val="547"/>
          <w:marRight w:val="0"/>
          <w:marTop w:val="154"/>
          <w:marBottom w:val="0"/>
          <w:divBdr>
            <w:top w:val="none" w:sz="0" w:space="0" w:color="auto"/>
            <w:left w:val="none" w:sz="0" w:space="0" w:color="auto"/>
            <w:bottom w:val="none" w:sz="0" w:space="0" w:color="auto"/>
            <w:right w:val="none" w:sz="0" w:space="0" w:color="auto"/>
          </w:divBdr>
        </w:div>
      </w:divsChild>
    </w:div>
    <w:div w:id="507214861">
      <w:bodyDiv w:val="1"/>
      <w:marLeft w:val="0"/>
      <w:marRight w:val="0"/>
      <w:marTop w:val="0"/>
      <w:marBottom w:val="0"/>
      <w:divBdr>
        <w:top w:val="none" w:sz="0" w:space="0" w:color="auto"/>
        <w:left w:val="none" w:sz="0" w:space="0" w:color="auto"/>
        <w:bottom w:val="none" w:sz="0" w:space="0" w:color="auto"/>
        <w:right w:val="none" w:sz="0" w:space="0" w:color="auto"/>
      </w:divBdr>
    </w:div>
    <w:div w:id="507601357">
      <w:bodyDiv w:val="1"/>
      <w:marLeft w:val="0"/>
      <w:marRight w:val="0"/>
      <w:marTop w:val="0"/>
      <w:marBottom w:val="0"/>
      <w:divBdr>
        <w:top w:val="none" w:sz="0" w:space="0" w:color="auto"/>
        <w:left w:val="none" w:sz="0" w:space="0" w:color="auto"/>
        <w:bottom w:val="none" w:sz="0" w:space="0" w:color="auto"/>
        <w:right w:val="none" w:sz="0" w:space="0" w:color="auto"/>
      </w:divBdr>
    </w:div>
    <w:div w:id="507985116">
      <w:bodyDiv w:val="1"/>
      <w:marLeft w:val="0"/>
      <w:marRight w:val="0"/>
      <w:marTop w:val="0"/>
      <w:marBottom w:val="0"/>
      <w:divBdr>
        <w:top w:val="none" w:sz="0" w:space="0" w:color="auto"/>
        <w:left w:val="none" w:sz="0" w:space="0" w:color="auto"/>
        <w:bottom w:val="none" w:sz="0" w:space="0" w:color="auto"/>
        <w:right w:val="none" w:sz="0" w:space="0" w:color="auto"/>
      </w:divBdr>
    </w:div>
    <w:div w:id="508254208">
      <w:bodyDiv w:val="1"/>
      <w:marLeft w:val="0"/>
      <w:marRight w:val="0"/>
      <w:marTop w:val="0"/>
      <w:marBottom w:val="0"/>
      <w:divBdr>
        <w:top w:val="none" w:sz="0" w:space="0" w:color="auto"/>
        <w:left w:val="none" w:sz="0" w:space="0" w:color="auto"/>
        <w:bottom w:val="none" w:sz="0" w:space="0" w:color="auto"/>
        <w:right w:val="none" w:sz="0" w:space="0" w:color="auto"/>
      </w:divBdr>
    </w:div>
    <w:div w:id="508374422">
      <w:bodyDiv w:val="1"/>
      <w:marLeft w:val="0"/>
      <w:marRight w:val="0"/>
      <w:marTop w:val="0"/>
      <w:marBottom w:val="0"/>
      <w:divBdr>
        <w:top w:val="none" w:sz="0" w:space="0" w:color="auto"/>
        <w:left w:val="none" w:sz="0" w:space="0" w:color="auto"/>
        <w:bottom w:val="none" w:sz="0" w:space="0" w:color="auto"/>
        <w:right w:val="none" w:sz="0" w:space="0" w:color="auto"/>
      </w:divBdr>
    </w:div>
    <w:div w:id="508446506">
      <w:bodyDiv w:val="1"/>
      <w:marLeft w:val="0"/>
      <w:marRight w:val="0"/>
      <w:marTop w:val="0"/>
      <w:marBottom w:val="0"/>
      <w:divBdr>
        <w:top w:val="none" w:sz="0" w:space="0" w:color="auto"/>
        <w:left w:val="none" w:sz="0" w:space="0" w:color="auto"/>
        <w:bottom w:val="none" w:sz="0" w:space="0" w:color="auto"/>
        <w:right w:val="none" w:sz="0" w:space="0" w:color="auto"/>
      </w:divBdr>
    </w:div>
    <w:div w:id="509176766">
      <w:bodyDiv w:val="1"/>
      <w:marLeft w:val="0"/>
      <w:marRight w:val="0"/>
      <w:marTop w:val="0"/>
      <w:marBottom w:val="0"/>
      <w:divBdr>
        <w:top w:val="none" w:sz="0" w:space="0" w:color="auto"/>
        <w:left w:val="none" w:sz="0" w:space="0" w:color="auto"/>
        <w:bottom w:val="none" w:sz="0" w:space="0" w:color="auto"/>
        <w:right w:val="none" w:sz="0" w:space="0" w:color="auto"/>
      </w:divBdr>
    </w:div>
    <w:div w:id="509220836">
      <w:bodyDiv w:val="1"/>
      <w:marLeft w:val="0"/>
      <w:marRight w:val="0"/>
      <w:marTop w:val="0"/>
      <w:marBottom w:val="0"/>
      <w:divBdr>
        <w:top w:val="none" w:sz="0" w:space="0" w:color="auto"/>
        <w:left w:val="none" w:sz="0" w:space="0" w:color="auto"/>
        <w:bottom w:val="none" w:sz="0" w:space="0" w:color="auto"/>
        <w:right w:val="none" w:sz="0" w:space="0" w:color="auto"/>
      </w:divBdr>
    </w:div>
    <w:div w:id="509443466">
      <w:bodyDiv w:val="1"/>
      <w:marLeft w:val="0"/>
      <w:marRight w:val="0"/>
      <w:marTop w:val="0"/>
      <w:marBottom w:val="0"/>
      <w:divBdr>
        <w:top w:val="none" w:sz="0" w:space="0" w:color="auto"/>
        <w:left w:val="none" w:sz="0" w:space="0" w:color="auto"/>
        <w:bottom w:val="none" w:sz="0" w:space="0" w:color="auto"/>
        <w:right w:val="none" w:sz="0" w:space="0" w:color="auto"/>
      </w:divBdr>
      <w:divsChild>
        <w:div w:id="106436393">
          <w:marLeft w:val="1166"/>
          <w:marRight w:val="0"/>
          <w:marTop w:val="91"/>
          <w:marBottom w:val="0"/>
          <w:divBdr>
            <w:top w:val="none" w:sz="0" w:space="0" w:color="auto"/>
            <w:left w:val="none" w:sz="0" w:space="0" w:color="auto"/>
            <w:bottom w:val="none" w:sz="0" w:space="0" w:color="auto"/>
            <w:right w:val="none" w:sz="0" w:space="0" w:color="auto"/>
          </w:divBdr>
        </w:div>
        <w:div w:id="380250803">
          <w:marLeft w:val="1800"/>
          <w:marRight w:val="0"/>
          <w:marTop w:val="72"/>
          <w:marBottom w:val="0"/>
          <w:divBdr>
            <w:top w:val="none" w:sz="0" w:space="0" w:color="auto"/>
            <w:left w:val="none" w:sz="0" w:space="0" w:color="auto"/>
            <w:bottom w:val="none" w:sz="0" w:space="0" w:color="auto"/>
            <w:right w:val="none" w:sz="0" w:space="0" w:color="auto"/>
          </w:divBdr>
        </w:div>
        <w:div w:id="898054808">
          <w:marLeft w:val="1800"/>
          <w:marRight w:val="0"/>
          <w:marTop w:val="72"/>
          <w:marBottom w:val="0"/>
          <w:divBdr>
            <w:top w:val="none" w:sz="0" w:space="0" w:color="auto"/>
            <w:left w:val="none" w:sz="0" w:space="0" w:color="auto"/>
            <w:bottom w:val="none" w:sz="0" w:space="0" w:color="auto"/>
            <w:right w:val="none" w:sz="0" w:space="0" w:color="auto"/>
          </w:divBdr>
        </w:div>
        <w:div w:id="994382870">
          <w:marLeft w:val="1166"/>
          <w:marRight w:val="0"/>
          <w:marTop w:val="91"/>
          <w:marBottom w:val="0"/>
          <w:divBdr>
            <w:top w:val="none" w:sz="0" w:space="0" w:color="auto"/>
            <w:left w:val="none" w:sz="0" w:space="0" w:color="auto"/>
            <w:bottom w:val="none" w:sz="0" w:space="0" w:color="auto"/>
            <w:right w:val="none" w:sz="0" w:space="0" w:color="auto"/>
          </w:divBdr>
        </w:div>
        <w:div w:id="1025139015">
          <w:marLeft w:val="1166"/>
          <w:marRight w:val="0"/>
          <w:marTop w:val="91"/>
          <w:marBottom w:val="0"/>
          <w:divBdr>
            <w:top w:val="none" w:sz="0" w:space="0" w:color="auto"/>
            <w:left w:val="none" w:sz="0" w:space="0" w:color="auto"/>
            <w:bottom w:val="none" w:sz="0" w:space="0" w:color="auto"/>
            <w:right w:val="none" w:sz="0" w:space="0" w:color="auto"/>
          </w:divBdr>
        </w:div>
        <w:div w:id="1067535254">
          <w:marLeft w:val="547"/>
          <w:marRight w:val="0"/>
          <w:marTop w:val="106"/>
          <w:marBottom w:val="0"/>
          <w:divBdr>
            <w:top w:val="none" w:sz="0" w:space="0" w:color="auto"/>
            <w:left w:val="none" w:sz="0" w:space="0" w:color="auto"/>
            <w:bottom w:val="none" w:sz="0" w:space="0" w:color="auto"/>
            <w:right w:val="none" w:sz="0" w:space="0" w:color="auto"/>
          </w:divBdr>
        </w:div>
        <w:div w:id="1342246009">
          <w:marLeft w:val="1800"/>
          <w:marRight w:val="0"/>
          <w:marTop w:val="72"/>
          <w:marBottom w:val="0"/>
          <w:divBdr>
            <w:top w:val="none" w:sz="0" w:space="0" w:color="auto"/>
            <w:left w:val="none" w:sz="0" w:space="0" w:color="auto"/>
            <w:bottom w:val="none" w:sz="0" w:space="0" w:color="auto"/>
            <w:right w:val="none" w:sz="0" w:space="0" w:color="auto"/>
          </w:divBdr>
        </w:div>
        <w:div w:id="1367681243">
          <w:marLeft w:val="1800"/>
          <w:marRight w:val="0"/>
          <w:marTop w:val="72"/>
          <w:marBottom w:val="0"/>
          <w:divBdr>
            <w:top w:val="none" w:sz="0" w:space="0" w:color="auto"/>
            <w:left w:val="none" w:sz="0" w:space="0" w:color="auto"/>
            <w:bottom w:val="none" w:sz="0" w:space="0" w:color="auto"/>
            <w:right w:val="none" w:sz="0" w:space="0" w:color="auto"/>
          </w:divBdr>
        </w:div>
        <w:div w:id="1480414191">
          <w:marLeft w:val="547"/>
          <w:marRight w:val="0"/>
          <w:marTop w:val="125"/>
          <w:marBottom w:val="0"/>
          <w:divBdr>
            <w:top w:val="none" w:sz="0" w:space="0" w:color="auto"/>
            <w:left w:val="none" w:sz="0" w:space="0" w:color="auto"/>
            <w:bottom w:val="none" w:sz="0" w:space="0" w:color="auto"/>
            <w:right w:val="none" w:sz="0" w:space="0" w:color="auto"/>
          </w:divBdr>
        </w:div>
        <w:div w:id="1678539239">
          <w:marLeft w:val="1166"/>
          <w:marRight w:val="0"/>
          <w:marTop w:val="91"/>
          <w:marBottom w:val="0"/>
          <w:divBdr>
            <w:top w:val="none" w:sz="0" w:space="0" w:color="auto"/>
            <w:left w:val="none" w:sz="0" w:space="0" w:color="auto"/>
            <w:bottom w:val="none" w:sz="0" w:space="0" w:color="auto"/>
            <w:right w:val="none" w:sz="0" w:space="0" w:color="auto"/>
          </w:divBdr>
        </w:div>
        <w:div w:id="2033409398">
          <w:marLeft w:val="1166"/>
          <w:marRight w:val="0"/>
          <w:marTop w:val="91"/>
          <w:marBottom w:val="0"/>
          <w:divBdr>
            <w:top w:val="none" w:sz="0" w:space="0" w:color="auto"/>
            <w:left w:val="none" w:sz="0" w:space="0" w:color="auto"/>
            <w:bottom w:val="none" w:sz="0" w:space="0" w:color="auto"/>
            <w:right w:val="none" w:sz="0" w:space="0" w:color="auto"/>
          </w:divBdr>
        </w:div>
      </w:divsChild>
    </w:div>
    <w:div w:id="509569989">
      <w:bodyDiv w:val="1"/>
      <w:marLeft w:val="0"/>
      <w:marRight w:val="0"/>
      <w:marTop w:val="0"/>
      <w:marBottom w:val="0"/>
      <w:divBdr>
        <w:top w:val="none" w:sz="0" w:space="0" w:color="auto"/>
        <w:left w:val="none" w:sz="0" w:space="0" w:color="auto"/>
        <w:bottom w:val="none" w:sz="0" w:space="0" w:color="auto"/>
        <w:right w:val="none" w:sz="0" w:space="0" w:color="auto"/>
      </w:divBdr>
      <w:divsChild>
        <w:div w:id="322127661">
          <w:marLeft w:val="1166"/>
          <w:marRight w:val="0"/>
          <w:marTop w:val="96"/>
          <w:marBottom w:val="0"/>
          <w:divBdr>
            <w:top w:val="none" w:sz="0" w:space="0" w:color="auto"/>
            <w:left w:val="none" w:sz="0" w:space="0" w:color="auto"/>
            <w:bottom w:val="none" w:sz="0" w:space="0" w:color="auto"/>
            <w:right w:val="none" w:sz="0" w:space="0" w:color="auto"/>
          </w:divBdr>
        </w:div>
        <w:div w:id="427119461">
          <w:marLeft w:val="1166"/>
          <w:marRight w:val="0"/>
          <w:marTop w:val="96"/>
          <w:marBottom w:val="0"/>
          <w:divBdr>
            <w:top w:val="none" w:sz="0" w:space="0" w:color="auto"/>
            <w:left w:val="none" w:sz="0" w:space="0" w:color="auto"/>
            <w:bottom w:val="none" w:sz="0" w:space="0" w:color="auto"/>
            <w:right w:val="none" w:sz="0" w:space="0" w:color="auto"/>
          </w:divBdr>
        </w:div>
        <w:div w:id="694381084">
          <w:marLeft w:val="547"/>
          <w:marRight w:val="0"/>
          <w:marTop w:val="115"/>
          <w:marBottom w:val="0"/>
          <w:divBdr>
            <w:top w:val="none" w:sz="0" w:space="0" w:color="auto"/>
            <w:left w:val="none" w:sz="0" w:space="0" w:color="auto"/>
            <w:bottom w:val="none" w:sz="0" w:space="0" w:color="auto"/>
            <w:right w:val="none" w:sz="0" w:space="0" w:color="auto"/>
          </w:divBdr>
        </w:div>
        <w:div w:id="864095825">
          <w:marLeft w:val="1166"/>
          <w:marRight w:val="0"/>
          <w:marTop w:val="96"/>
          <w:marBottom w:val="0"/>
          <w:divBdr>
            <w:top w:val="none" w:sz="0" w:space="0" w:color="auto"/>
            <w:left w:val="none" w:sz="0" w:space="0" w:color="auto"/>
            <w:bottom w:val="none" w:sz="0" w:space="0" w:color="auto"/>
            <w:right w:val="none" w:sz="0" w:space="0" w:color="auto"/>
          </w:divBdr>
        </w:div>
        <w:div w:id="1206678059">
          <w:marLeft w:val="547"/>
          <w:marRight w:val="0"/>
          <w:marTop w:val="115"/>
          <w:marBottom w:val="0"/>
          <w:divBdr>
            <w:top w:val="none" w:sz="0" w:space="0" w:color="auto"/>
            <w:left w:val="none" w:sz="0" w:space="0" w:color="auto"/>
            <w:bottom w:val="none" w:sz="0" w:space="0" w:color="auto"/>
            <w:right w:val="none" w:sz="0" w:space="0" w:color="auto"/>
          </w:divBdr>
        </w:div>
        <w:div w:id="1321688887">
          <w:marLeft w:val="1166"/>
          <w:marRight w:val="0"/>
          <w:marTop w:val="96"/>
          <w:marBottom w:val="0"/>
          <w:divBdr>
            <w:top w:val="none" w:sz="0" w:space="0" w:color="auto"/>
            <w:left w:val="none" w:sz="0" w:space="0" w:color="auto"/>
            <w:bottom w:val="none" w:sz="0" w:space="0" w:color="auto"/>
            <w:right w:val="none" w:sz="0" w:space="0" w:color="auto"/>
          </w:divBdr>
        </w:div>
        <w:div w:id="1426226439">
          <w:marLeft w:val="1166"/>
          <w:marRight w:val="0"/>
          <w:marTop w:val="96"/>
          <w:marBottom w:val="0"/>
          <w:divBdr>
            <w:top w:val="none" w:sz="0" w:space="0" w:color="auto"/>
            <w:left w:val="none" w:sz="0" w:space="0" w:color="auto"/>
            <w:bottom w:val="none" w:sz="0" w:space="0" w:color="auto"/>
            <w:right w:val="none" w:sz="0" w:space="0" w:color="auto"/>
          </w:divBdr>
        </w:div>
        <w:div w:id="1480341022">
          <w:marLeft w:val="1166"/>
          <w:marRight w:val="0"/>
          <w:marTop w:val="96"/>
          <w:marBottom w:val="0"/>
          <w:divBdr>
            <w:top w:val="none" w:sz="0" w:space="0" w:color="auto"/>
            <w:left w:val="none" w:sz="0" w:space="0" w:color="auto"/>
            <w:bottom w:val="none" w:sz="0" w:space="0" w:color="auto"/>
            <w:right w:val="none" w:sz="0" w:space="0" w:color="auto"/>
          </w:divBdr>
        </w:div>
        <w:div w:id="2017267991">
          <w:marLeft w:val="1166"/>
          <w:marRight w:val="0"/>
          <w:marTop w:val="96"/>
          <w:marBottom w:val="0"/>
          <w:divBdr>
            <w:top w:val="none" w:sz="0" w:space="0" w:color="auto"/>
            <w:left w:val="none" w:sz="0" w:space="0" w:color="auto"/>
            <w:bottom w:val="none" w:sz="0" w:space="0" w:color="auto"/>
            <w:right w:val="none" w:sz="0" w:space="0" w:color="auto"/>
          </w:divBdr>
        </w:div>
      </w:divsChild>
    </w:div>
    <w:div w:id="509612316">
      <w:bodyDiv w:val="1"/>
      <w:marLeft w:val="0"/>
      <w:marRight w:val="0"/>
      <w:marTop w:val="0"/>
      <w:marBottom w:val="0"/>
      <w:divBdr>
        <w:top w:val="none" w:sz="0" w:space="0" w:color="auto"/>
        <w:left w:val="none" w:sz="0" w:space="0" w:color="auto"/>
        <w:bottom w:val="none" w:sz="0" w:space="0" w:color="auto"/>
        <w:right w:val="none" w:sz="0" w:space="0" w:color="auto"/>
      </w:divBdr>
    </w:div>
    <w:div w:id="509683887">
      <w:bodyDiv w:val="1"/>
      <w:marLeft w:val="0"/>
      <w:marRight w:val="0"/>
      <w:marTop w:val="0"/>
      <w:marBottom w:val="0"/>
      <w:divBdr>
        <w:top w:val="none" w:sz="0" w:space="0" w:color="auto"/>
        <w:left w:val="none" w:sz="0" w:space="0" w:color="auto"/>
        <w:bottom w:val="none" w:sz="0" w:space="0" w:color="auto"/>
        <w:right w:val="none" w:sz="0" w:space="0" w:color="auto"/>
      </w:divBdr>
    </w:div>
    <w:div w:id="510797854">
      <w:bodyDiv w:val="1"/>
      <w:marLeft w:val="0"/>
      <w:marRight w:val="0"/>
      <w:marTop w:val="0"/>
      <w:marBottom w:val="0"/>
      <w:divBdr>
        <w:top w:val="none" w:sz="0" w:space="0" w:color="auto"/>
        <w:left w:val="none" w:sz="0" w:space="0" w:color="auto"/>
        <w:bottom w:val="none" w:sz="0" w:space="0" w:color="auto"/>
        <w:right w:val="none" w:sz="0" w:space="0" w:color="auto"/>
      </w:divBdr>
      <w:divsChild>
        <w:div w:id="75518957">
          <w:marLeft w:val="0"/>
          <w:marRight w:val="0"/>
          <w:marTop w:val="0"/>
          <w:marBottom w:val="0"/>
          <w:divBdr>
            <w:top w:val="none" w:sz="0" w:space="0" w:color="auto"/>
            <w:left w:val="none" w:sz="0" w:space="0" w:color="auto"/>
            <w:bottom w:val="none" w:sz="0" w:space="0" w:color="auto"/>
            <w:right w:val="none" w:sz="0" w:space="0" w:color="auto"/>
          </w:divBdr>
        </w:div>
        <w:div w:id="285814837">
          <w:marLeft w:val="0"/>
          <w:marRight w:val="0"/>
          <w:marTop w:val="0"/>
          <w:marBottom w:val="0"/>
          <w:divBdr>
            <w:top w:val="none" w:sz="0" w:space="0" w:color="auto"/>
            <w:left w:val="none" w:sz="0" w:space="0" w:color="auto"/>
            <w:bottom w:val="none" w:sz="0" w:space="0" w:color="auto"/>
            <w:right w:val="none" w:sz="0" w:space="0" w:color="auto"/>
          </w:divBdr>
        </w:div>
        <w:div w:id="286276930">
          <w:marLeft w:val="0"/>
          <w:marRight w:val="0"/>
          <w:marTop w:val="0"/>
          <w:marBottom w:val="0"/>
          <w:divBdr>
            <w:top w:val="none" w:sz="0" w:space="0" w:color="auto"/>
            <w:left w:val="none" w:sz="0" w:space="0" w:color="auto"/>
            <w:bottom w:val="none" w:sz="0" w:space="0" w:color="auto"/>
            <w:right w:val="none" w:sz="0" w:space="0" w:color="auto"/>
          </w:divBdr>
        </w:div>
        <w:div w:id="392310234">
          <w:marLeft w:val="0"/>
          <w:marRight w:val="0"/>
          <w:marTop w:val="0"/>
          <w:marBottom w:val="0"/>
          <w:divBdr>
            <w:top w:val="none" w:sz="0" w:space="0" w:color="auto"/>
            <w:left w:val="none" w:sz="0" w:space="0" w:color="auto"/>
            <w:bottom w:val="none" w:sz="0" w:space="0" w:color="auto"/>
            <w:right w:val="none" w:sz="0" w:space="0" w:color="auto"/>
          </w:divBdr>
        </w:div>
        <w:div w:id="461579006">
          <w:marLeft w:val="0"/>
          <w:marRight w:val="0"/>
          <w:marTop w:val="0"/>
          <w:marBottom w:val="0"/>
          <w:divBdr>
            <w:top w:val="none" w:sz="0" w:space="0" w:color="auto"/>
            <w:left w:val="none" w:sz="0" w:space="0" w:color="auto"/>
            <w:bottom w:val="none" w:sz="0" w:space="0" w:color="auto"/>
            <w:right w:val="none" w:sz="0" w:space="0" w:color="auto"/>
          </w:divBdr>
        </w:div>
        <w:div w:id="532811643">
          <w:marLeft w:val="0"/>
          <w:marRight w:val="0"/>
          <w:marTop w:val="0"/>
          <w:marBottom w:val="0"/>
          <w:divBdr>
            <w:top w:val="none" w:sz="0" w:space="0" w:color="auto"/>
            <w:left w:val="none" w:sz="0" w:space="0" w:color="auto"/>
            <w:bottom w:val="none" w:sz="0" w:space="0" w:color="auto"/>
            <w:right w:val="none" w:sz="0" w:space="0" w:color="auto"/>
          </w:divBdr>
        </w:div>
        <w:div w:id="570116275">
          <w:marLeft w:val="0"/>
          <w:marRight w:val="0"/>
          <w:marTop w:val="0"/>
          <w:marBottom w:val="0"/>
          <w:divBdr>
            <w:top w:val="none" w:sz="0" w:space="0" w:color="auto"/>
            <w:left w:val="none" w:sz="0" w:space="0" w:color="auto"/>
            <w:bottom w:val="none" w:sz="0" w:space="0" w:color="auto"/>
            <w:right w:val="none" w:sz="0" w:space="0" w:color="auto"/>
          </w:divBdr>
        </w:div>
        <w:div w:id="575482003">
          <w:marLeft w:val="0"/>
          <w:marRight w:val="0"/>
          <w:marTop w:val="0"/>
          <w:marBottom w:val="0"/>
          <w:divBdr>
            <w:top w:val="none" w:sz="0" w:space="0" w:color="auto"/>
            <w:left w:val="none" w:sz="0" w:space="0" w:color="auto"/>
            <w:bottom w:val="none" w:sz="0" w:space="0" w:color="auto"/>
            <w:right w:val="none" w:sz="0" w:space="0" w:color="auto"/>
          </w:divBdr>
        </w:div>
        <w:div w:id="758599399">
          <w:marLeft w:val="0"/>
          <w:marRight w:val="0"/>
          <w:marTop w:val="0"/>
          <w:marBottom w:val="0"/>
          <w:divBdr>
            <w:top w:val="none" w:sz="0" w:space="0" w:color="auto"/>
            <w:left w:val="none" w:sz="0" w:space="0" w:color="auto"/>
            <w:bottom w:val="none" w:sz="0" w:space="0" w:color="auto"/>
            <w:right w:val="none" w:sz="0" w:space="0" w:color="auto"/>
          </w:divBdr>
        </w:div>
        <w:div w:id="952900514">
          <w:marLeft w:val="0"/>
          <w:marRight w:val="0"/>
          <w:marTop w:val="0"/>
          <w:marBottom w:val="0"/>
          <w:divBdr>
            <w:top w:val="none" w:sz="0" w:space="0" w:color="auto"/>
            <w:left w:val="none" w:sz="0" w:space="0" w:color="auto"/>
            <w:bottom w:val="none" w:sz="0" w:space="0" w:color="auto"/>
            <w:right w:val="none" w:sz="0" w:space="0" w:color="auto"/>
          </w:divBdr>
        </w:div>
        <w:div w:id="1091045773">
          <w:marLeft w:val="0"/>
          <w:marRight w:val="0"/>
          <w:marTop w:val="0"/>
          <w:marBottom w:val="0"/>
          <w:divBdr>
            <w:top w:val="none" w:sz="0" w:space="0" w:color="auto"/>
            <w:left w:val="none" w:sz="0" w:space="0" w:color="auto"/>
            <w:bottom w:val="none" w:sz="0" w:space="0" w:color="auto"/>
            <w:right w:val="none" w:sz="0" w:space="0" w:color="auto"/>
          </w:divBdr>
        </w:div>
        <w:div w:id="1226724058">
          <w:marLeft w:val="0"/>
          <w:marRight w:val="0"/>
          <w:marTop w:val="0"/>
          <w:marBottom w:val="0"/>
          <w:divBdr>
            <w:top w:val="none" w:sz="0" w:space="0" w:color="auto"/>
            <w:left w:val="none" w:sz="0" w:space="0" w:color="auto"/>
            <w:bottom w:val="none" w:sz="0" w:space="0" w:color="auto"/>
            <w:right w:val="none" w:sz="0" w:space="0" w:color="auto"/>
          </w:divBdr>
        </w:div>
        <w:div w:id="1554852200">
          <w:marLeft w:val="0"/>
          <w:marRight w:val="0"/>
          <w:marTop w:val="0"/>
          <w:marBottom w:val="0"/>
          <w:divBdr>
            <w:top w:val="none" w:sz="0" w:space="0" w:color="auto"/>
            <w:left w:val="none" w:sz="0" w:space="0" w:color="auto"/>
            <w:bottom w:val="none" w:sz="0" w:space="0" w:color="auto"/>
            <w:right w:val="none" w:sz="0" w:space="0" w:color="auto"/>
          </w:divBdr>
        </w:div>
        <w:div w:id="1563710927">
          <w:marLeft w:val="0"/>
          <w:marRight w:val="0"/>
          <w:marTop w:val="0"/>
          <w:marBottom w:val="0"/>
          <w:divBdr>
            <w:top w:val="none" w:sz="0" w:space="0" w:color="auto"/>
            <w:left w:val="none" w:sz="0" w:space="0" w:color="auto"/>
            <w:bottom w:val="none" w:sz="0" w:space="0" w:color="auto"/>
            <w:right w:val="none" w:sz="0" w:space="0" w:color="auto"/>
          </w:divBdr>
        </w:div>
        <w:div w:id="1607076331">
          <w:marLeft w:val="0"/>
          <w:marRight w:val="0"/>
          <w:marTop w:val="0"/>
          <w:marBottom w:val="0"/>
          <w:divBdr>
            <w:top w:val="none" w:sz="0" w:space="0" w:color="auto"/>
            <w:left w:val="none" w:sz="0" w:space="0" w:color="auto"/>
            <w:bottom w:val="none" w:sz="0" w:space="0" w:color="auto"/>
            <w:right w:val="none" w:sz="0" w:space="0" w:color="auto"/>
          </w:divBdr>
        </w:div>
        <w:div w:id="1714379008">
          <w:marLeft w:val="0"/>
          <w:marRight w:val="0"/>
          <w:marTop w:val="0"/>
          <w:marBottom w:val="0"/>
          <w:divBdr>
            <w:top w:val="none" w:sz="0" w:space="0" w:color="auto"/>
            <w:left w:val="none" w:sz="0" w:space="0" w:color="auto"/>
            <w:bottom w:val="none" w:sz="0" w:space="0" w:color="auto"/>
            <w:right w:val="none" w:sz="0" w:space="0" w:color="auto"/>
          </w:divBdr>
        </w:div>
        <w:div w:id="1867863567">
          <w:marLeft w:val="0"/>
          <w:marRight w:val="0"/>
          <w:marTop w:val="0"/>
          <w:marBottom w:val="0"/>
          <w:divBdr>
            <w:top w:val="none" w:sz="0" w:space="0" w:color="auto"/>
            <w:left w:val="none" w:sz="0" w:space="0" w:color="auto"/>
            <w:bottom w:val="none" w:sz="0" w:space="0" w:color="auto"/>
            <w:right w:val="none" w:sz="0" w:space="0" w:color="auto"/>
          </w:divBdr>
        </w:div>
        <w:div w:id="1871797657">
          <w:marLeft w:val="0"/>
          <w:marRight w:val="0"/>
          <w:marTop w:val="0"/>
          <w:marBottom w:val="0"/>
          <w:divBdr>
            <w:top w:val="none" w:sz="0" w:space="0" w:color="auto"/>
            <w:left w:val="none" w:sz="0" w:space="0" w:color="auto"/>
            <w:bottom w:val="none" w:sz="0" w:space="0" w:color="auto"/>
            <w:right w:val="none" w:sz="0" w:space="0" w:color="auto"/>
          </w:divBdr>
        </w:div>
        <w:div w:id="1917545059">
          <w:marLeft w:val="0"/>
          <w:marRight w:val="0"/>
          <w:marTop w:val="0"/>
          <w:marBottom w:val="0"/>
          <w:divBdr>
            <w:top w:val="none" w:sz="0" w:space="0" w:color="auto"/>
            <w:left w:val="none" w:sz="0" w:space="0" w:color="auto"/>
            <w:bottom w:val="none" w:sz="0" w:space="0" w:color="auto"/>
            <w:right w:val="none" w:sz="0" w:space="0" w:color="auto"/>
          </w:divBdr>
        </w:div>
        <w:div w:id="2045446807">
          <w:marLeft w:val="0"/>
          <w:marRight w:val="0"/>
          <w:marTop w:val="0"/>
          <w:marBottom w:val="0"/>
          <w:divBdr>
            <w:top w:val="none" w:sz="0" w:space="0" w:color="auto"/>
            <w:left w:val="none" w:sz="0" w:space="0" w:color="auto"/>
            <w:bottom w:val="none" w:sz="0" w:space="0" w:color="auto"/>
            <w:right w:val="none" w:sz="0" w:space="0" w:color="auto"/>
          </w:divBdr>
        </w:div>
      </w:divsChild>
    </w:div>
    <w:div w:id="510994519">
      <w:bodyDiv w:val="1"/>
      <w:marLeft w:val="0"/>
      <w:marRight w:val="0"/>
      <w:marTop w:val="0"/>
      <w:marBottom w:val="0"/>
      <w:divBdr>
        <w:top w:val="none" w:sz="0" w:space="0" w:color="auto"/>
        <w:left w:val="none" w:sz="0" w:space="0" w:color="auto"/>
        <w:bottom w:val="none" w:sz="0" w:space="0" w:color="auto"/>
        <w:right w:val="none" w:sz="0" w:space="0" w:color="auto"/>
      </w:divBdr>
    </w:div>
    <w:div w:id="511451977">
      <w:bodyDiv w:val="1"/>
      <w:marLeft w:val="0"/>
      <w:marRight w:val="0"/>
      <w:marTop w:val="0"/>
      <w:marBottom w:val="0"/>
      <w:divBdr>
        <w:top w:val="none" w:sz="0" w:space="0" w:color="auto"/>
        <w:left w:val="none" w:sz="0" w:space="0" w:color="auto"/>
        <w:bottom w:val="none" w:sz="0" w:space="0" w:color="auto"/>
        <w:right w:val="none" w:sz="0" w:space="0" w:color="auto"/>
      </w:divBdr>
    </w:div>
    <w:div w:id="511456513">
      <w:bodyDiv w:val="1"/>
      <w:marLeft w:val="0"/>
      <w:marRight w:val="0"/>
      <w:marTop w:val="0"/>
      <w:marBottom w:val="0"/>
      <w:divBdr>
        <w:top w:val="none" w:sz="0" w:space="0" w:color="auto"/>
        <w:left w:val="none" w:sz="0" w:space="0" w:color="auto"/>
        <w:bottom w:val="none" w:sz="0" w:space="0" w:color="auto"/>
        <w:right w:val="none" w:sz="0" w:space="0" w:color="auto"/>
      </w:divBdr>
    </w:div>
    <w:div w:id="511648906">
      <w:bodyDiv w:val="1"/>
      <w:marLeft w:val="0"/>
      <w:marRight w:val="0"/>
      <w:marTop w:val="0"/>
      <w:marBottom w:val="0"/>
      <w:divBdr>
        <w:top w:val="none" w:sz="0" w:space="0" w:color="auto"/>
        <w:left w:val="none" w:sz="0" w:space="0" w:color="auto"/>
        <w:bottom w:val="none" w:sz="0" w:space="0" w:color="auto"/>
        <w:right w:val="none" w:sz="0" w:space="0" w:color="auto"/>
      </w:divBdr>
    </w:div>
    <w:div w:id="513231618">
      <w:bodyDiv w:val="1"/>
      <w:marLeft w:val="0"/>
      <w:marRight w:val="0"/>
      <w:marTop w:val="0"/>
      <w:marBottom w:val="0"/>
      <w:divBdr>
        <w:top w:val="none" w:sz="0" w:space="0" w:color="auto"/>
        <w:left w:val="none" w:sz="0" w:space="0" w:color="auto"/>
        <w:bottom w:val="none" w:sz="0" w:space="0" w:color="auto"/>
        <w:right w:val="none" w:sz="0" w:space="0" w:color="auto"/>
      </w:divBdr>
      <w:divsChild>
        <w:div w:id="377171601">
          <w:marLeft w:val="1166"/>
          <w:marRight w:val="0"/>
          <w:marTop w:val="96"/>
          <w:marBottom w:val="0"/>
          <w:divBdr>
            <w:top w:val="none" w:sz="0" w:space="0" w:color="auto"/>
            <w:left w:val="none" w:sz="0" w:space="0" w:color="auto"/>
            <w:bottom w:val="none" w:sz="0" w:space="0" w:color="auto"/>
            <w:right w:val="none" w:sz="0" w:space="0" w:color="auto"/>
          </w:divBdr>
        </w:div>
        <w:div w:id="389161098">
          <w:marLeft w:val="547"/>
          <w:marRight w:val="0"/>
          <w:marTop w:val="115"/>
          <w:marBottom w:val="0"/>
          <w:divBdr>
            <w:top w:val="none" w:sz="0" w:space="0" w:color="auto"/>
            <w:left w:val="none" w:sz="0" w:space="0" w:color="auto"/>
            <w:bottom w:val="none" w:sz="0" w:space="0" w:color="auto"/>
            <w:right w:val="none" w:sz="0" w:space="0" w:color="auto"/>
          </w:divBdr>
        </w:div>
        <w:div w:id="697005474">
          <w:marLeft w:val="547"/>
          <w:marRight w:val="0"/>
          <w:marTop w:val="115"/>
          <w:marBottom w:val="0"/>
          <w:divBdr>
            <w:top w:val="none" w:sz="0" w:space="0" w:color="auto"/>
            <w:left w:val="none" w:sz="0" w:space="0" w:color="auto"/>
            <w:bottom w:val="none" w:sz="0" w:space="0" w:color="auto"/>
            <w:right w:val="none" w:sz="0" w:space="0" w:color="auto"/>
          </w:divBdr>
        </w:div>
        <w:div w:id="753360294">
          <w:marLeft w:val="1166"/>
          <w:marRight w:val="0"/>
          <w:marTop w:val="96"/>
          <w:marBottom w:val="0"/>
          <w:divBdr>
            <w:top w:val="none" w:sz="0" w:space="0" w:color="auto"/>
            <w:left w:val="none" w:sz="0" w:space="0" w:color="auto"/>
            <w:bottom w:val="none" w:sz="0" w:space="0" w:color="auto"/>
            <w:right w:val="none" w:sz="0" w:space="0" w:color="auto"/>
          </w:divBdr>
        </w:div>
        <w:div w:id="1695423821">
          <w:marLeft w:val="1166"/>
          <w:marRight w:val="0"/>
          <w:marTop w:val="96"/>
          <w:marBottom w:val="0"/>
          <w:divBdr>
            <w:top w:val="none" w:sz="0" w:space="0" w:color="auto"/>
            <w:left w:val="none" w:sz="0" w:space="0" w:color="auto"/>
            <w:bottom w:val="none" w:sz="0" w:space="0" w:color="auto"/>
            <w:right w:val="none" w:sz="0" w:space="0" w:color="auto"/>
          </w:divBdr>
        </w:div>
        <w:div w:id="1862163222">
          <w:marLeft w:val="547"/>
          <w:marRight w:val="0"/>
          <w:marTop w:val="115"/>
          <w:marBottom w:val="0"/>
          <w:divBdr>
            <w:top w:val="none" w:sz="0" w:space="0" w:color="auto"/>
            <w:left w:val="none" w:sz="0" w:space="0" w:color="auto"/>
            <w:bottom w:val="none" w:sz="0" w:space="0" w:color="auto"/>
            <w:right w:val="none" w:sz="0" w:space="0" w:color="auto"/>
          </w:divBdr>
        </w:div>
      </w:divsChild>
    </w:div>
    <w:div w:id="513500206">
      <w:bodyDiv w:val="1"/>
      <w:marLeft w:val="0"/>
      <w:marRight w:val="0"/>
      <w:marTop w:val="0"/>
      <w:marBottom w:val="0"/>
      <w:divBdr>
        <w:top w:val="none" w:sz="0" w:space="0" w:color="auto"/>
        <w:left w:val="none" w:sz="0" w:space="0" w:color="auto"/>
        <w:bottom w:val="none" w:sz="0" w:space="0" w:color="auto"/>
        <w:right w:val="none" w:sz="0" w:space="0" w:color="auto"/>
      </w:divBdr>
    </w:div>
    <w:div w:id="513569046">
      <w:bodyDiv w:val="1"/>
      <w:marLeft w:val="0"/>
      <w:marRight w:val="0"/>
      <w:marTop w:val="0"/>
      <w:marBottom w:val="0"/>
      <w:divBdr>
        <w:top w:val="none" w:sz="0" w:space="0" w:color="auto"/>
        <w:left w:val="none" w:sz="0" w:space="0" w:color="auto"/>
        <w:bottom w:val="none" w:sz="0" w:space="0" w:color="auto"/>
        <w:right w:val="none" w:sz="0" w:space="0" w:color="auto"/>
      </w:divBdr>
    </w:div>
    <w:div w:id="515119865">
      <w:bodyDiv w:val="1"/>
      <w:marLeft w:val="0"/>
      <w:marRight w:val="0"/>
      <w:marTop w:val="0"/>
      <w:marBottom w:val="0"/>
      <w:divBdr>
        <w:top w:val="none" w:sz="0" w:space="0" w:color="auto"/>
        <w:left w:val="none" w:sz="0" w:space="0" w:color="auto"/>
        <w:bottom w:val="none" w:sz="0" w:space="0" w:color="auto"/>
        <w:right w:val="none" w:sz="0" w:space="0" w:color="auto"/>
      </w:divBdr>
    </w:div>
    <w:div w:id="515121022">
      <w:bodyDiv w:val="1"/>
      <w:marLeft w:val="0"/>
      <w:marRight w:val="0"/>
      <w:marTop w:val="0"/>
      <w:marBottom w:val="0"/>
      <w:divBdr>
        <w:top w:val="none" w:sz="0" w:space="0" w:color="auto"/>
        <w:left w:val="none" w:sz="0" w:space="0" w:color="auto"/>
        <w:bottom w:val="none" w:sz="0" w:space="0" w:color="auto"/>
        <w:right w:val="none" w:sz="0" w:space="0" w:color="auto"/>
      </w:divBdr>
    </w:div>
    <w:div w:id="516115061">
      <w:bodyDiv w:val="1"/>
      <w:marLeft w:val="0"/>
      <w:marRight w:val="0"/>
      <w:marTop w:val="0"/>
      <w:marBottom w:val="0"/>
      <w:divBdr>
        <w:top w:val="none" w:sz="0" w:space="0" w:color="auto"/>
        <w:left w:val="none" w:sz="0" w:space="0" w:color="auto"/>
        <w:bottom w:val="none" w:sz="0" w:space="0" w:color="auto"/>
        <w:right w:val="none" w:sz="0" w:space="0" w:color="auto"/>
      </w:divBdr>
    </w:div>
    <w:div w:id="516505883">
      <w:bodyDiv w:val="1"/>
      <w:marLeft w:val="0"/>
      <w:marRight w:val="0"/>
      <w:marTop w:val="0"/>
      <w:marBottom w:val="0"/>
      <w:divBdr>
        <w:top w:val="none" w:sz="0" w:space="0" w:color="auto"/>
        <w:left w:val="none" w:sz="0" w:space="0" w:color="auto"/>
        <w:bottom w:val="none" w:sz="0" w:space="0" w:color="auto"/>
        <w:right w:val="none" w:sz="0" w:space="0" w:color="auto"/>
      </w:divBdr>
      <w:divsChild>
        <w:div w:id="132187697">
          <w:marLeft w:val="1166"/>
          <w:marRight w:val="0"/>
          <w:marTop w:val="115"/>
          <w:marBottom w:val="0"/>
          <w:divBdr>
            <w:top w:val="none" w:sz="0" w:space="0" w:color="auto"/>
            <w:left w:val="none" w:sz="0" w:space="0" w:color="auto"/>
            <w:bottom w:val="none" w:sz="0" w:space="0" w:color="auto"/>
            <w:right w:val="none" w:sz="0" w:space="0" w:color="auto"/>
          </w:divBdr>
        </w:div>
        <w:div w:id="763495834">
          <w:marLeft w:val="547"/>
          <w:marRight w:val="0"/>
          <w:marTop w:val="134"/>
          <w:marBottom w:val="0"/>
          <w:divBdr>
            <w:top w:val="none" w:sz="0" w:space="0" w:color="auto"/>
            <w:left w:val="none" w:sz="0" w:space="0" w:color="auto"/>
            <w:bottom w:val="none" w:sz="0" w:space="0" w:color="auto"/>
            <w:right w:val="none" w:sz="0" w:space="0" w:color="auto"/>
          </w:divBdr>
        </w:div>
        <w:div w:id="1118841823">
          <w:marLeft w:val="1166"/>
          <w:marRight w:val="0"/>
          <w:marTop w:val="115"/>
          <w:marBottom w:val="0"/>
          <w:divBdr>
            <w:top w:val="none" w:sz="0" w:space="0" w:color="auto"/>
            <w:left w:val="none" w:sz="0" w:space="0" w:color="auto"/>
            <w:bottom w:val="none" w:sz="0" w:space="0" w:color="auto"/>
            <w:right w:val="none" w:sz="0" w:space="0" w:color="auto"/>
          </w:divBdr>
        </w:div>
        <w:div w:id="1264191149">
          <w:marLeft w:val="547"/>
          <w:marRight w:val="0"/>
          <w:marTop w:val="134"/>
          <w:marBottom w:val="0"/>
          <w:divBdr>
            <w:top w:val="none" w:sz="0" w:space="0" w:color="auto"/>
            <w:left w:val="none" w:sz="0" w:space="0" w:color="auto"/>
            <w:bottom w:val="none" w:sz="0" w:space="0" w:color="auto"/>
            <w:right w:val="none" w:sz="0" w:space="0" w:color="auto"/>
          </w:divBdr>
        </w:div>
        <w:div w:id="1402169795">
          <w:marLeft w:val="1166"/>
          <w:marRight w:val="0"/>
          <w:marTop w:val="115"/>
          <w:marBottom w:val="0"/>
          <w:divBdr>
            <w:top w:val="none" w:sz="0" w:space="0" w:color="auto"/>
            <w:left w:val="none" w:sz="0" w:space="0" w:color="auto"/>
            <w:bottom w:val="none" w:sz="0" w:space="0" w:color="auto"/>
            <w:right w:val="none" w:sz="0" w:space="0" w:color="auto"/>
          </w:divBdr>
        </w:div>
      </w:divsChild>
    </w:div>
    <w:div w:id="518855726">
      <w:bodyDiv w:val="1"/>
      <w:marLeft w:val="0"/>
      <w:marRight w:val="0"/>
      <w:marTop w:val="0"/>
      <w:marBottom w:val="0"/>
      <w:divBdr>
        <w:top w:val="none" w:sz="0" w:space="0" w:color="auto"/>
        <w:left w:val="none" w:sz="0" w:space="0" w:color="auto"/>
        <w:bottom w:val="none" w:sz="0" w:space="0" w:color="auto"/>
        <w:right w:val="none" w:sz="0" w:space="0" w:color="auto"/>
      </w:divBdr>
    </w:div>
    <w:div w:id="519394877">
      <w:bodyDiv w:val="1"/>
      <w:marLeft w:val="0"/>
      <w:marRight w:val="0"/>
      <w:marTop w:val="0"/>
      <w:marBottom w:val="0"/>
      <w:divBdr>
        <w:top w:val="none" w:sz="0" w:space="0" w:color="auto"/>
        <w:left w:val="none" w:sz="0" w:space="0" w:color="auto"/>
        <w:bottom w:val="none" w:sz="0" w:space="0" w:color="auto"/>
        <w:right w:val="none" w:sz="0" w:space="0" w:color="auto"/>
      </w:divBdr>
    </w:div>
    <w:div w:id="519666125">
      <w:bodyDiv w:val="1"/>
      <w:marLeft w:val="0"/>
      <w:marRight w:val="0"/>
      <w:marTop w:val="0"/>
      <w:marBottom w:val="0"/>
      <w:divBdr>
        <w:top w:val="none" w:sz="0" w:space="0" w:color="auto"/>
        <w:left w:val="none" w:sz="0" w:space="0" w:color="auto"/>
        <w:bottom w:val="none" w:sz="0" w:space="0" w:color="auto"/>
        <w:right w:val="none" w:sz="0" w:space="0" w:color="auto"/>
      </w:divBdr>
    </w:div>
    <w:div w:id="519857695">
      <w:bodyDiv w:val="1"/>
      <w:marLeft w:val="0"/>
      <w:marRight w:val="0"/>
      <w:marTop w:val="0"/>
      <w:marBottom w:val="0"/>
      <w:divBdr>
        <w:top w:val="none" w:sz="0" w:space="0" w:color="auto"/>
        <w:left w:val="none" w:sz="0" w:space="0" w:color="auto"/>
        <w:bottom w:val="none" w:sz="0" w:space="0" w:color="auto"/>
        <w:right w:val="none" w:sz="0" w:space="0" w:color="auto"/>
      </w:divBdr>
    </w:div>
    <w:div w:id="520437530">
      <w:bodyDiv w:val="1"/>
      <w:marLeft w:val="0"/>
      <w:marRight w:val="0"/>
      <w:marTop w:val="0"/>
      <w:marBottom w:val="0"/>
      <w:divBdr>
        <w:top w:val="none" w:sz="0" w:space="0" w:color="auto"/>
        <w:left w:val="none" w:sz="0" w:space="0" w:color="auto"/>
        <w:bottom w:val="none" w:sz="0" w:space="0" w:color="auto"/>
        <w:right w:val="none" w:sz="0" w:space="0" w:color="auto"/>
      </w:divBdr>
    </w:div>
    <w:div w:id="520514747">
      <w:bodyDiv w:val="1"/>
      <w:marLeft w:val="0"/>
      <w:marRight w:val="0"/>
      <w:marTop w:val="0"/>
      <w:marBottom w:val="0"/>
      <w:divBdr>
        <w:top w:val="none" w:sz="0" w:space="0" w:color="auto"/>
        <w:left w:val="none" w:sz="0" w:space="0" w:color="auto"/>
        <w:bottom w:val="none" w:sz="0" w:space="0" w:color="auto"/>
        <w:right w:val="none" w:sz="0" w:space="0" w:color="auto"/>
      </w:divBdr>
      <w:divsChild>
        <w:div w:id="53434267">
          <w:marLeft w:val="1166"/>
          <w:marRight w:val="0"/>
          <w:marTop w:val="106"/>
          <w:marBottom w:val="0"/>
          <w:divBdr>
            <w:top w:val="none" w:sz="0" w:space="0" w:color="auto"/>
            <w:left w:val="none" w:sz="0" w:space="0" w:color="auto"/>
            <w:bottom w:val="none" w:sz="0" w:space="0" w:color="auto"/>
            <w:right w:val="none" w:sz="0" w:space="0" w:color="auto"/>
          </w:divBdr>
        </w:div>
        <w:div w:id="1962882776">
          <w:marLeft w:val="547"/>
          <w:marRight w:val="0"/>
          <w:marTop w:val="106"/>
          <w:marBottom w:val="0"/>
          <w:divBdr>
            <w:top w:val="none" w:sz="0" w:space="0" w:color="auto"/>
            <w:left w:val="none" w:sz="0" w:space="0" w:color="auto"/>
            <w:bottom w:val="none" w:sz="0" w:space="0" w:color="auto"/>
            <w:right w:val="none" w:sz="0" w:space="0" w:color="auto"/>
          </w:divBdr>
        </w:div>
        <w:div w:id="2071491720">
          <w:marLeft w:val="1166"/>
          <w:marRight w:val="0"/>
          <w:marTop w:val="106"/>
          <w:marBottom w:val="0"/>
          <w:divBdr>
            <w:top w:val="none" w:sz="0" w:space="0" w:color="auto"/>
            <w:left w:val="none" w:sz="0" w:space="0" w:color="auto"/>
            <w:bottom w:val="none" w:sz="0" w:space="0" w:color="auto"/>
            <w:right w:val="none" w:sz="0" w:space="0" w:color="auto"/>
          </w:divBdr>
        </w:div>
        <w:div w:id="2108887846">
          <w:marLeft w:val="1166"/>
          <w:marRight w:val="0"/>
          <w:marTop w:val="106"/>
          <w:marBottom w:val="0"/>
          <w:divBdr>
            <w:top w:val="none" w:sz="0" w:space="0" w:color="auto"/>
            <w:left w:val="none" w:sz="0" w:space="0" w:color="auto"/>
            <w:bottom w:val="none" w:sz="0" w:space="0" w:color="auto"/>
            <w:right w:val="none" w:sz="0" w:space="0" w:color="auto"/>
          </w:divBdr>
        </w:div>
      </w:divsChild>
    </w:div>
    <w:div w:id="520749574">
      <w:bodyDiv w:val="1"/>
      <w:marLeft w:val="0"/>
      <w:marRight w:val="0"/>
      <w:marTop w:val="0"/>
      <w:marBottom w:val="0"/>
      <w:divBdr>
        <w:top w:val="none" w:sz="0" w:space="0" w:color="auto"/>
        <w:left w:val="none" w:sz="0" w:space="0" w:color="auto"/>
        <w:bottom w:val="none" w:sz="0" w:space="0" w:color="auto"/>
        <w:right w:val="none" w:sz="0" w:space="0" w:color="auto"/>
      </w:divBdr>
    </w:div>
    <w:div w:id="522010620">
      <w:bodyDiv w:val="1"/>
      <w:marLeft w:val="0"/>
      <w:marRight w:val="0"/>
      <w:marTop w:val="0"/>
      <w:marBottom w:val="0"/>
      <w:divBdr>
        <w:top w:val="none" w:sz="0" w:space="0" w:color="auto"/>
        <w:left w:val="none" w:sz="0" w:space="0" w:color="auto"/>
        <w:bottom w:val="none" w:sz="0" w:space="0" w:color="auto"/>
        <w:right w:val="none" w:sz="0" w:space="0" w:color="auto"/>
      </w:divBdr>
    </w:div>
    <w:div w:id="522134631">
      <w:bodyDiv w:val="1"/>
      <w:marLeft w:val="0"/>
      <w:marRight w:val="0"/>
      <w:marTop w:val="0"/>
      <w:marBottom w:val="0"/>
      <w:divBdr>
        <w:top w:val="none" w:sz="0" w:space="0" w:color="auto"/>
        <w:left w:val="none" w:sz="0" w:space="0" w:color="auto"/>
        <w:bottom w:val="none" w:sz="0" w:space="0" w:color="auto"/>
        <w:right w:val="none" w:sz="0" w:space="0" w:color="auto"/>
      </w:divBdr>
      <w:divsChild>
        <w:div w:id="229579285">
          <w:marLeft w:val="547"/>
          <w:marRight w:val="0"/>
          <w:marTop w:val="106"/>
          <w:marBottom w:val="0"/>
          <w:divBdr>
            <w:top w:val="none" w:sz="0" w:space="0" w:color="auto"/>
            <w:left w:val="none" w:sz="0" w:space="0" w:color="auto"/>
            <w:bottom w:val="none" w:sz="0" w:space="0" w:color="auto"/>
            <w:right w:val="none" w:sz="0" w:space="0" w:color="auto"/>
          </w:divBdr>
        </w:div>
        <w:div w:id="1400787040">
          <w:marLeft w:val="1800"/>
          <w:marRight w:val="0"/>
          <w:marTop w:val="86"/>
          <w:marBottom w:val="0"/>
          <w:divBdr>
            <w:top w:val="none" w:sz="0" w:space="0" w:color="auto"/>
            <w:left w:val="none" w:sz="0" w:space="0" w:color="auto"/>
            <w:bottom w:val="none" w:sz="0" w:space="0" w:color="auto"/>
            <w:right w:val="none" w:sz="0" w:space="0" w:color="auto"/>
          </w:divBdr>
        </w:div>
        <w:div w:id="1744179823">
          <w:marLeft w:val="1166"/>
          <w:marRight w:val="0"/>
          <w:marTop w:val="106"/>
          <w:marBottom w:val="0"/>
          <w:divBdr>
            <w:top w:val="none" w:sz="0" w:space="0" w:color="auto"/>
            <w:left w:val="none" w:sz="0" w:space="0" w:color="auto"/>
            <w:bottom w:val="none" w:sz="0" w:space="0" w:color="auto"/>
            <w:right w:val="none" w:sz="0" w:space="0" w:color="auto"/>
          </w:divBdr>
        </w:div>
        <w:div w:id="1751269209">
          <w:marLeft w:val="1166"/>
          <w:marRight w:val="0"/>
          <w:marTop w:val="96"/>
          <w:marBottom w:val="0"/>
          <w:divBdr>
            <w:top w:val="none" w:sz="0" w:space="0" w:color="auto"/>
            <w:left w:val="none" w:sz="0" w:space="0" w:color="auto"/>
            <w:bottom w:val="none" w:sz="0" w:space="0" w:color="auto"/>
            <w:right w:val="none" w:sz="0" w:space="0" w:color="auto"/>
          </w:divBdr>
        </w:div>
        <w:div w:id="1905985835">
          <w:marLeft w:val="547"/>
          <w:marRight w:val="0"/>
          <w:marTop w:val="115"/>
          <w:marBottom w:val="0"/>
          <w:divBdr>
            <w:top w:val="none" w:sz="0" w:space="0" w:color="auto"/>
            <w:left w:val="none" w:sz="0" w:space="0" w:color="auto"/>
            <w:bottom w:val="none" w:sz="0" w:space="0" w:color="auto"/>
            <w:right w:val="none" w:sz="0" w:space="0" w:color="auto"/>
          </w:divBdr>
        </w:div>
        <w:div w:id="2034842718">
          <w:marLeft w:val="1800"/>
          <w:marRight w:val="0"/>
          <w:marTop w:val="86"/>
          <w:marBottom w:val="0"/>
          <w:divBdr>
            <w:top w:val="none" w:sz="0" w:space="0" w:color="auto"/>
            <w:left w:val="none" w:sz="0" w:space="0" w:color="auto"/>
            <w:bottom w:val="none" w:sz="0" w:space="0" w:color="auto"/>
            <w:right w:val="none" w:sz="0" w:space="0" w:color="auto"/>
          </w:divBdr>
        </w:div>
      </w:divsChild>
    </w:div>
    <w:div w:id="522864913">
      <w:bodyDiv w:val="1"/>
      <w:marLeft w:val="0"/>
      <w:marRight w:val="0"/>
      <w:marTop w:val="0"/>
      <w:marBottom w:val="0"/>
      <w:divBdr>
        <w:top w:val="none" w:sz="0" w:space="0" w:color="auto"/>
        <w:left w:val="none" w:sz="0" w:space="0" w:color="auto"/>
        <w:bottom w:val="none" w:sz="0" w:space="0" w:color="auto"/>
        <w:right w:val="none" w:sz="0" w:space="0" w:color="auto"/>
      </w:divBdr>
    </w:div>
    <w:div w:id="523055975">
      <w:bodyDiv w:val="1"/>
      <w:marLeft w:val="0"/>
      <w:marRight w:val="0"/>
      <w:marTop w:val="0"/>
      <w:marBottom w:val="0"/>
      <w:divBdr>
        <w:top w:val="none" w:sz="0" w:space="0" w:color="auto"/>
        <w:left w:val="none" w:sz="0" w:space="0" w:color="auto"/>
        <w:bottom w:val="none" w:sz="0" w:space="0" w:color="auto"/>
        <w:right w:val="none" w:sz="0" w:space="0" w:color="auto"/>
      </w:divBdr>
    </w:div>
    <w:div w:id="523250633">
      <w:bodyDiv w:val="1"/>
      <w:marLeft w:val="0"/>
      <w:marRight w:val="0"/>
      <w:marTop w:val="0"/>
      <w:marBottom w:val="0"/>
      <w:divBdr>
        <w:top w:val="none" w:sz="0" w:space="0" w:color="auto"/>
        <w:left w:val="none" w:sz="0" w:space="0" w:color="auto"/>
        <w:bottom w:val="none" w:sz="0" w:space="0" w:color="auto"/>
        <w:right w:val="none" w:sz="0" w:space="0" w:color="auto"/>
      </w:divBdr>
    </w:div>
    <w:div w:id="524053559">
      <w:bodyDiv w:val="1"/>
      <w:marLeft w:val="0"/>
      <w:marRight w:val="0"/>
      <w:marTop w:val="0"/>
      <w:marBottom w:val="0"/>
      <w:divBdr>
        <w:top w:val="none" w:sz="0" w:space="0" w:color="auto"/>
        <w:left w:val="none" w:sz="0" w:space="0" w:color="auto"/>
        <w:bottom w:val="none" w:sz="0" w:space="0" w:color="auto"/>
        <w:right w:val="none" w:sz="0" w:space="0" w:color="auto"/>
      </w:divBdr>
    </w:div>
    <w:div w:id="524056978">
      <w:bodyDiv w:val="1"/>
      <w:marLeft w:val="0"/>
      <w:marRight w:val="0"/>
      <w:marTop w:val="0"/>
      <w:marBottom w:val="0"/>
      <w:divBdr>
        <w:top w:val="none" w:sz="0" w:space="0" w:color="auto"/>
        <w:left w:val="none" w:sz="0" w:space="0" w:color="auto"/>
        <w:bottom w:val="none" w:sz="0" w:space="0" w:color="auto"/>
        <w:right w:val="none" w:sz="0" w:space="0" w:color="auto"/>
      </w:divBdr>
    </w:div>
    <w:div w:id="524641371">
      <w:bodyDiv w:val="1"/>
      <w:marLeft w:val="0"/>
      <w:marRight w:val="0"/>
      <w:marTop w:val="0"/>
      <w:marBottom w:val="0"/>
      <w:divBdr>
        <w:top w:val="none" w:sz="0" w:space="0" w:color="auto"/>
        <w:left w:val="none" w:sz="0" w:space="0" w:color="auto"/>
        <w:bottom w:val="none" w:sz="0" w:space="0" w:color="auto"/>
        <w:right w:val="none" w:sz="0" w:space="0" w:color="auto"/>
      </w:divBdr>
    </w:div>
    <w:div w:id="524750379">
      <w:bodyDiv w:val="1"/>
      <w:marLeft w:val="0"/>
      <w:marRight w:val="0"/>
      <w:marTop w:val="0"/>
      <w:marBottom w:val="0"/>
      <w:divBdr>
        <w:top w:val="none" w:sz="0" w:space="0" w:color="auto"/>
        <w:left w:val="none" w:sz="0" w:space="0" w:color="auto"/>
        <w:bottom w:val="none" w:sz="0" w:space="0" w:color="auto"/>
        <w:right w:val="none" w:sz="0" w:space="0" w:color="auto"/>
      </w:divBdr>
    </w:div>
    <w:div w:id="526678706">
      <w:bodyDiv w:val="1"/>
      <w:marLeft w:val="0"/>
      <w:marRight w:val="0"/>
      <w:marTop w:val="0"/>
      <w:marBottom w:val="0"/>
      <w:divBdr>
        <w:top w:val="none" w:sz="0" w:space="0" w:color="auto"/>
        <w:left w:val="none" w:sz="0" w:space="0" w:color="auto"/>
        <w:bottom w:val="none" w:sz="0" w:space="0" w:color="auto"/>
        <w:right w:val="none" w:sz="0" w:space="0" w:color="auto"/>
      </w:divBdr>
    </w:div>
    <w:div w:id="526716934">
      <w:bodyDiv w:val="1"/>
      <w:marLeft w:val="0"/>
      <w:marRight w:val="0"/>
      <w:marTop w:val="0"/>
      <w:marBottom w:val="0"/>
      <w:divBdr>
        <w:top w:val="none" w:sz="0" w:space="0" w:color="auto"/>
        <w:left w:val="none" w:sz="0" w:space="0" w:color="auto"/>
        <w:bottom w:val="none" w:sz="0" w:space="0" w:color="auto"/>
        <w:right w:val="none" w:sz="0" w:space="0" w:color="auto"/>
      </w:divBdr>
    </w:div>
    <w:div w:id="527523643">
      <w:bodyDiv w:val="1"/>
      <w:marLeft w:val="0"/>
      <w:marRight w:val="0"/>
      <w:marTop w:val="0"/>
      <w:marBottom w:val="0"/>
      <w:divBdr>
        <w:top w:val="none" w:sz="0" w:space="0" w:color="auto"/>
        <w:left w:val="none" w:sz="0" w:space="0" w:color="auto"/>
        <w:bottom w:val="none" w:sz="0" w:space="0" w:color="auto"/>
        <w:right w:val="none" w:sz="0" w:space="0" w:color="auto"/>
      </w:divBdr>
      <w:divsChild>
        <w:div w:id="796068181">
          <w:marLeft w:val="0"/>
          <w:marRight w:val="0"/>
          <w:marTop w:val="0"/>
          <w:marBottom w:val="0"/>
          <w:divBdr>
            <w:top w:val="none" w:sz="0" w:space="0" w:color="auto"/>
            <w:left w:val="none" w:sz="0" w:space="0" w:color="auto"/>
            <w:bottom w:val="none" w:sz="0" w:space="0" w:color="auto"/>
            <w:right w:val="none" w:sz="0" w:space="0" w:color="auto"/>
          </w:divBdr>
          <w:divsChild>
            <w:div w:id="37167317">
              <w:marLeft w:val="0"/>
              <w:marRight w:val="0"/>
              <w:marTop w:val="0"/>
              <w:marBottom w:val="0"/>
              <w:divBdr>
                <w:top w:val="none" w:sz="0" w:space="0" w:color="auto"/>
                <w:left w:val="none" w:sz="0" w:space="0" w:color="auto"/>
                <w:bottom w:val="none" w:sz="0" w:space="0" w:color="auto"/>
                <w:right w:val="none" w:sz="0" w:space="0" w:color="auto"/>
              </w:divBdr>
            </w:div>
            <w:div w:id="170949385">
              <w:marLeft w:val="0"/>
              <w:marRight w:val="0"/>
              <w:marTop w:val="0"/>
              <w:marBottom w:val="0"/>
              <w:divBdr>
                <w:top w:val="none" w:sz="0" w:space="0" w:color="auto"/>
                <w:left w:val="none" w:sz="0" w:space="0" w:color="auto"/>
                <w:bottom w:val="none" w:sz="0" w:space="0" w:color="auto"/>
                <w:right w:val="none" w:sz="0" w:space="0" w:color="auto"/>
              </w:divBdr>
            </w:div>
            <w:div w:id="290325353">
              <w:marLeft w:val="0"/>
              <w:marRight w:val="0"/>
              <w:marTop w:val="0"/>
              <w:marBottom w:val="0"/>
              <w:divBdr>
                <w:top w:val="none" w:sz="0" w:space="0" w:color="auto"/>
                <w:left w:val="none" w:sz="0" w:space="0" w:color="auto"/>
                <w:bottom w:val="none" w:sz="0" w:space="0" w:color="auto"/>
                <w:right w:val="none" w:sz="0" w:space="0" w:color="auto"/>
              </w:divBdr>
            </w:div>
            <w:div w:id="309136326">
              <w:marLeft w:val="0"/>
              <w:marRight w:val="0"/>
              <w:marTop w:val="0"/>
              <w:marBottom w:val="0"/>
              <w:divBdr>
                <w:top w:val="none" w:sz="0" w:space="0" w:color="auto"/>
                <w:left w:val="none" w:sz="0" w:space="0" w:color="auto"/>
                <w:bottom w:val="none" w:sz="0" w:space="0" w:color="auto"/>
                <w:right w:val="none" w:sz="0" w:space="0" w:color="auto"/>
              </w:divBdr>
            </w:div>
            <w:div w:id="592781457">
              <w:marLeft w:val="0"/>
              <w:marRight w:val="0"/>
              <w:marTop w:val="0"/>
              <w:marBottom w:val="0"/>
              <w:divBdr>
                <w:top w:val="none" w:sz="0" w:space="0" w:color="auto"/>
                <w:left w:val="none" w:sz="0" w:space="0" w:color="auto"/>
                <w:bottom w:val="none" w:sz="0" w:space="0" w:color="auto"/>
                <w:right w:val="none" w:sz="0" w:space="0" w:color="auto"/>
              </w:divBdr>
            </w:div>
            <w:div w:id="760099690">
              <w:marLeft w:val="0"/>
              <w:marRight w:val="0"/>
              <w:marTop w:val="0"/>
              <w:marBottom w:val="0"/>
              <w:divBdr>
                <w:top w:val="none" w:sz="0" w:space="0" w:color="auto"/>
                <w:left w:val="none" w:sz="0" w:space="0" w:color="auto"/>
                <w:bottom w:val="none" w:sz="0" w:space="0" w:color="auto"/>
                <w:right w:val="none" w:sz="0" w:space="0" w:color="auto"/>
              </w:divBdr>
            </w:div>
            <w:div w:id="891622534">
              <w:marLeft w:val="0"/>
              <w:marRight w:val="0"/>
              <w:marTop w:val="0"/>
              <w:marBottom w:val="0"/>
              <w:divBdr>
                <w:top w:val="none" w:sz="0" w:space="0" w:color="auto"/>
                <w:left w:val="none" w:sz="0" w:space="0" w:color="auto"/>
                <w:bottom w:val="none" w:sz="0" w:space="0" w:color="auto"/>
                <w:right w:val="none" w:sz="0" w:space="0" w:color="auto"/>
              </w:divBdr>
            </w:div>
            <w:div w:id="982193510">
              <w:marLeft w:val="0"/>
              <w:marRight w:val="0"/>
              <w:marTop w:val="0"/>
              <w:marBottom w:val="0"/>
              <w:divBdr>
                <w:top w:val="none" w:sz="0" w:space="0" w:color="auto"/>
                <w:left w:val="none" w:sz="0" w:space="0" w:color="auto"/>
                <w:bottom w:val="none" w:sz="0" w:space="0" w:color="auto"/>
                <w:right w:val="none" w:sz="0" w:space="0" w:color="auto"/>
              </w:divBdr>
            </w:div>
            <w:div w:id="1015956151">
              <w:marLeft w:val="0"/>
              <w:marRight w:val="0"/>
              <w:marTop w:val="0"/>
              <w:marBottom w:val="0"/>
              <w:divBdr>
                <w:top w:val="none" w:sz="0" w:space="0" w:color="auto"/>
                <w:left w:val="none" w:sz="0" w:space="0" w:color="auto"/>
                <w:bottom w:val="none" w:sz="0" w:space="0" w:color="auto"/>
                <w:right w:val="none" w:sz="0" w:space="0" w:color="auto"/>
              </w:divBdr>
            </w:div>
            <w:div w:id="1086029435">
              <w:marLeft w:val="0"/>
              <w:marRight w:val="0"/>
              <w:marTop w:val="0"/>
              <w:marBottom w:val="0"/>
              <w:divBdr>
                <w:top w:val="none" w:sz="0" w:space="0" w:color="auto"/>
                <w:left w:val="none" w:sz="0" w:space="0" w:color="auto"/>
                <w:bottom w:val="none" w:sz="0" w:space="0" w:color="auto"/>
                <w:right w:val="none" w:sz="0" w:space="0" w:color="auto"/>
              </w:divBdr>
            </w:div>
            <w:div w:id="1316449754">
              <w:marLeft w:val="0"/>
              <w:marRight w:val="0"/>
              <w:marTop w:val="0"/>
              <w:marBottom w:val="0"/>
              <w:divBdr>
                <w:top w:val="none" w:sz="0" w:space="0" w:color="auto"/>
                <w:left w:val="none" w:sz="0" w:space="0" w:color="auto"/>
                <w:bottom w:val="none" w:sz="0" w:space="0" w:color="auto"/>
                <w:right w:val="none" w:sz="0" w:space="0" w:color="auto"/>
              </w:divBdr>
            </w:div>
            <w:div w:id="1322395180">
              <w:marLeft w:val="0"/>
              <w:marRight w:val="0"/>
              <w:marTop w:val="0"/>
              <w:marBottom w:val="0"/>
              <w:divBdr>
                <w:top w:val="none" w:sz="0" w:space="0" w:color="auto"/>
                <w:left w:val="none" w:sz="0" w:space="0" w:color="auto"/>
                <w:bottom w:val="none" w:sz="0" w:space="0" w:color="auto"/>
                <w:right w:val="none" w:sz="0" w:space="0" w:color="auto"/>
              </w:divBdr>
            </w:div>
            <w:div w:id="1329863842">
              <w:marLeft w:val="0"/>
              <w:marRight w:val="0"/>
              <w:marTop w:val="0"/>
              <w:marBottom w:val="0"/>
              <w:divBdr>
                <w:top w:val="none" w:sz="0" w:space="0" w:color="auto"/>
                <w:left w:val="none" w:sz="0" w:space="0" w:color="auto"/>
                <w:bottom w:val="none" w:sz="0" w:space="0" w:color="auto"/>
                <w:right w:val="none" w:sz="0" w:space="0" w:color="auto"/>
              </w:divBdr>
            </w:div>
            <w:div w:id="1348290967">
              <w:marLeft w:val="0"/>
              <w:marRight w:val="0"/>
              <w:marTop w:val="0"/>
              <w:marBottom w:val="0"/>
              <w:divBdr>
                <w:top w:val="none" w:sz="0" w:space="0" w:color="auto"/>
                <w:left w:val="none" w:sz="0" w:space="0" w:color="auto"/>
                <w:bottom w:val="none" w:sz="0" w:space="0" w:color="auto"/>
                <w:right w:val="none" w:sz="0" w:space="0" w:color="auto"/>
              </w:divBdr>
            </w:div>
            <w:div w:id="1545017097">
              <w:marLeft w:val="0"/>
              <w:marRight w:val="0"/>
              <w:marTop w:val="0"/>
              <w:marBottom w:val="0"/>
              <w:divBdr>
                <w:top w:val="none" w:sz="0" w:space="0" w:color="auto"/>
                <w:left w:val="none" w:sz="0" w:space="0" w:color="auto"/>
                <w:bottom w:val="none" w:sz="0" w:space="0" w:color="auto"/>
                <w:right w:val="none" w:sz="0" w:space="0" w:color="auto"/>
              </w:divBdr>
            </w:div>
            <w:div w:id="1865821564">
              <w:marLeft w:val="0"/>
              <w:marRight w:val="0"/>
              <w:marTop w:val="0"/>
              <w:marBottom w:val="0"/>
              <w:divBdr>
                <w:top w:val="none" w:sz="0" w:space="0" w:color="auto"/>
                <w:left w:val="none" w:sz="0" w:space="0" w:color="auto"/>
                <w:bottom w:val="none" w:sz="0" w:space="0" w:color="auto"/>
                <w:right w:val="none" w:sz="0" w:space="0" w:color="auto"/>
              </w:divBdr>
            </w:div>
            <w:div w:id="1877355506">
              <w:marLeft w:val="0"/>
              <w:marRight w:val="0"/>
              <w:marTop w:val="0"/>
              <w:marBottom w:val="0"/>
              <w:divBdr>
                <w:top w:val="none" w:sz="0" w:space="0" w:color="auto"/>
                <w:left w:val="none" w:sz="0" w:space="0" w:color="auto"/>
                <w:bottom w:val="none" w:sz="0" w:space="0" w:color="auto"/>
                <w:right w:val="none" w:sz="0" w:space="0" w:color="auto"/>
              </w:divBdr>
            </w:div>
            <w:div w:id="1884443360">
              <w:marLeft w:val="0"/>
              <w:marRight w:val="0"/>
              <w:marTop w:val="0"/>
              <w:marBottom w:val="0"/>
              <w:divBdr>
                <w:top w:val="none" w:sz="0" w:space="0" w:color="auto"/>
                <w:left w:val="none" w:sz="0" w:space="0" w:color="auto"/>
                <w:bottom w:val="none" w:sz="0" w:space="0" w:color="auto"/>
                <w:right w:val="none" w:sz="0" w:space="0" w:color="auto"/>
              </w:divBdr>
            </w:div>
            <w:div w:id="1898777535">
              <w:marLeft w:val="0"/>
              <w:marRight w:val="0"/>
              <w:marTop w:val="0"/>
              <w:marBottom w:val="0"/>
              <w:divBdr>
                <w:top w:val="none" w:sz="0" w:space="0" w:color="auto"/>
                <w:left w:val="none" w:sz="0" w:space="0" w:color="auto"/>
                <w:bottom w:val="none" w:sz="0" w:space="0" w:color="auto"/>
                <w:right w:val="none" w:sz="0" w:space="0" w:color="auto"/>
              </w:divBdr>
            </w:div>
            <w:div w:id="1900434189">
              <w:marLeft w:val="0"/>
              <w:marRight w:val="0"/>
              <w:marTop w:val="0"/>
              <w:marBottom w:val="0"/>
              <w:divBdr>
                <w:top w:val="none" w:sz="0" w:space="0" w:color="auto"/>
                <w:left w:val="none" w:sz="0" w:space="0" w:color="auto"/>
                <w:bottom w:val="none" w:sz="0" w:space="0" w:color="auto"/>
                <w:right w:val="none" w:sz="0" w:space="0" w:color="auto"/>
              </w:divBdr>
            </w:div>
            <w:div w:id="1929846387">
              <w:marLeft w:val="0"/>
              <w:marRight w:val="0"/>
              <w:marTop w:val="0"/>
              <w:marBottom w:val="0"/>
              <w:divBdr>
                <w:top w:val="none" w:sz="0" w:space="0" w:color="auto"/>
                <w:left w:val="none" w:sz="0" w:space="0" w:color="auto"/>
                <w:bottom w:val="none" w:sz="0" w:space="0" w:color="auto"/>
                <w:right w:val="none" w:sz="0" w:space="0" w:color="auto"/>
              </w:divBdr>
            </w:div>
            <w:div w:id="1984773622">
              <w:marLeft w:val="0"/>
              <w:marRight w:val="0"/>
              <w:marTop w:val="0"/>
              <w:marBottom w:val="0"/>
              <w:divBdr>
                <w:top w:val="none" w:sz="0" w:space="0" w:color="auto"/>
                <w:left w:val="none" w:sz="0" w:space="0" w:color="auto"/>
                <w:bottom w:val="none" w:sz="0" w:space="0" w:color="auto"/>
                <w:right w:val="none" w:sz="0" w:space="0" w:color="auto"/>
              </w:divBdr>
            </w:div>
            <w:div w:id="2042247605">
              <w:marLeft w:val="0"/>
              <w:marRight w:val="0"/>
              <w:marTop w:val="0"/>
              <w:marBottom w:val="0"/>
              <w:divBdr>
                <w:top w:val="none" w:sz="0" w:space="0" w:color="auto"/>
                <w:left w:val="none" w:sz="0" w:space="0" w:color="auto"/>
                <w:bottom w:val="none" w:sz="0" w:space="0" w:color="auto"/>
                <w:right w:val="none" w:sz="0" w:space="0" w:color="auto"/>
              </w:divBdr>
            </w:div>
            <w:div w:id="208949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835850">
      <w:bodyDiv w:val="1"/>
      <w:marLeft w:val="0"/>
      <w:marRight w:val="0"/>
      <w:marTop w:val="0"/>
      <w:marBottom w:val="0"/>
      <w:divBdr>
        <w:top w:val="none" w:sz="0" w:space="0" w:color="auto"/>
        <w:left w:val="none" w:sz="0" w:space="0" w:color="auto"/>
        <w:bottom w:val="none" w:sz="0" w:space="0" w:color="auto"/>
        <w:right w:val="none" w:sz="0" w:space="0" w:color="auto"/>
      </w:divBdr>
    </w:div>
    <w:div w:id="529103365">
      <w:bodyDiv w:val="1"/>
      <w:marLeft w:val="0"/>
      <w:marRight w:val="0"/>
      <w:marTop w:val="0"/>
      <w:marBottom w:val="0"/>
      <w:divBdr>
        <w:top w:val="none" w:sz="0" w:space="0" w:color="auto"/>
        <w:left w:val="none" w:sz="0" w:space="0" w:color="auto"/>
        <w:bottom w:val="none" w:sz="0" w:space="0" w:color="auto"/>
        <w:right w:val="none" w:sz="0" w:space="0" w:color="auto"/>
      </w:divBdr>
    </w:div>
    <w:div w:id="530074762">
      <w:bodyDiv w:val="1"/>
      <w:marLeft w:val="0"/>
      <w:marRight w:val="0"/>
      <w:marTop w:val="0"/>
      <w:marBottom w:val="0"/>
      <w:divBdr>
        <w:top w:val="none" w:sz="0" w:space="0" w:color="auto"/>
        <w:left w:val="none" w:sz="0" w:space="0" w:color="auto"/>
        <w:bottom w:val="none" w:sz="0" w:space="0" w:color="auto"/>
        <w:right w:val="none" w:sz="0" w:space="0" w:color="auto"/>
      </w:divBdr>
    </w:div>
    <w:div w:id="530608738">
      <w:bodyDiv w:val="1"/>
      <w:marLeft w:val="0"/>
      <w:marRight w:val="0"/>
      <w:marTop w:val="0"/>
      <w:marBottom w:val="0"/>
      <w:divBdr>
        <w:top w:val="none" w:sz="0" w:space="0" w:color="auto"/>
        <w:left w:val="none" w:sz="0" w:space="0" w:color="auto"/>
        <w:bottom w:val="none" w:sz="0" w:space="0" w:color="auto"/>
        <w:right w:val="none" w:sz="0" w:space="0" w:color="auto"/>
      </w:divBdr>
    </w:div>
    <w:div w:id="530730695">
      <w:bodyDiv w:val="1"/>
      <w:marLeft w:val="0"/>
      <w:marRight w:val="0"/>
      <w:marTop w:val="0"/>
      <w:marBottom w:val="0"/>
      <w:divBdr>
        <w:top w:val="none" w:sz="0" w:space="0" w:color="auto"/>
        <w:left w:val="none" w:sz="0" w:space="0" w:color="auto"/>
        <w:bottom w:val="none" w:sz="0" w:space="0" w:color="auto"/>
        <w:right w:val="none" w:sz="0" w:space="0" w:color="auto"/>
      </w:divBdr>
      <w:divsChild>
        <w:div w:id="59596463">
          <w:marLeft w:val="1166"/>
          <w:marRight w:val="0"/>
          <w:marTop w:val="96"/>
          <w:marBottom w:val="0"/>
          <w:divBdr>
            <w:top w:val="none" w:sz="0" w:space="0" w:color="auto"/>
            <w:left w:val="none" w:sz="0" w:space="0" w:color="auto"/>
            <w:bottom w:val="none" w:sz="0" w:space="0" w:color="auto"/>
            <w:right w:val="none" w:sz="0" w:space="0" w:color="auto"/>
          </w:divBdr>
        </w:div>
        <w:div w:id="1146820112">
          <w:marLeft w:val="1166"/>
          <w:marRight w:val="0"/>
          <w:marTop w:val="96"/>
          <w:marBottom w:val="0"/>
          <w:divBdr>
            <w:top w:val="none" w:sz="0" w:space="0" w:color="auto"/>
            <w:left w:val="none" w:sz="0" w:space="0" w:color="auto"/>
            <w:bottom w:val="none" w:sz="0" w:space="0" w:color="auto"/>
            <w:right w:val="none" w:sz="0" w:space="0" w:color="auto"/>
          </w:divBdr>
        </w:div>
        <w:div w:id="1528836951">
          <w:marLeft w:val="547"/>
          <w:marRight w:val="0"/>
          <w:marTop w:val="115"/>
          <w:marBottom w:val="0"/>
          <w:divBdr>
            <w:top w:val="none" w:sz="0" w:space="0" w:color="auto"/>
            <w:left w:val="none" w:sz="0" w:space="0" w:color="auto"/>
            <w:bottom w:val="none" w:sz="0" w:space="0" w:color="auto"/>
            <w:right w:val="none" w:sz="0" w:space="0" w:color="auto"/>
          </w:divBdr>
        </w:div>
        <w:div w:id="1585645582">
          <w:marLeft w:val="547"/>
          <w:marRight w:val="0"/>
          <w:marTop w:val="115"/>
          <w:marBottom w:val="0"/>
          <w:divBdr>
            <w:top w:val="none" w:sz="0" w:space="0" w:color="auto"/>
            <w:left w:val="none" w:sz="0" w:space="0" w:color="auto"/>
            <w:bottom w:val="none" w:sz="0" w:space="0" w:color="auto"/>
            <w:right w:val="none" w:sz="0" w:space="0" w:color="auto"/>
          </w:divBdr>
        </w:div>
        <w:div w:id="1739744982">
          <w:marLeft w:val="1166"/>
          <w:marRight w:val="0"/>
          <w:marTop w:val="96"/>
          <w:marBottom w:val="0"/>
          <w:divBdr>
            <w:top w:val="none" w:sz="0" w:space="0" w:color="auto"/>
            <w:left w:val="none" w:sz="0" w:space="0" w:color="auto"/>
            <w:bottom w:val="none" w:sz="0" w:space="0" w:color="auto"/>
            <w:right w:val="none" w:sz="0" w:space="0" w:color="auto"/>
          </w:divBdr>
        </w:div>
        <w:div w:id="1848591282">
          <w:marLeft w:val="1166"/>
          <w:marRight w:val="0"/>
          <w:marTop w:val="96"/>
          <w:marBottom w:val="0"/>
          <w:divBdr>
            <w:top w:val="none" w:sz="0" w:space="0" w:color="auto"/>
            <w:left w:val="none" w:sz="0" w:space="0" w:color="auto"/>
            <w:bottom w:val="none" w:sz="0" w:space="0" w:color="auto"/>
            <w:right w:val="none" w:sz="0" w:space="0" w:color="auto"/>
          </w:divBdr>
        </w:div>
        <w:div w:id="1867595592">
          <w:marLeft w:val="547"/>
          <w:marRight w:val="0"/>
          <w:marTop w:val="115"/>
          <w:marBottom w:val="0"/>
          <w:divBdr>
            <w:top w:val="none" w:sz="0" w:space="0" w:color="auto"/>
            <w:left w:val="none" w:sz="0" w:space="0" w:color="auto"/>
            <w:bottom w:val="none" w:sz="0" w:space="0" w:color="auto"/>
            <w:right w:val="none" w:sz="0" w:space="0" w:color="auto"/>
          </w:divBdr>
        </w:div>
      </w:divsChild>
    </w:div>
    <w:div w:id="531501528">
      <w:bodyDiv w:val="1"/>
      <w:marLeft w:val="0"/>
      <w:marRight w:val="0"/>
      <w:marTop w:val="0"/>
      <w:marBottom w:val="0"/>
      <w:divBdr>
        <w:top w:val="none" w:sz="0" w:space="0" w:color="auto"/>
        <w:left w:val="none" w:sz="0" w:space="0" w:color="auto"/>
        <w:bottom w:val="none" w:sz="0" w:space="0" w:color="auto"/>
        <w:right w:val="none" w:sz="0" w:space="0" w:color="auto"/>
      </w:divBdr>
    </w:div>
    <w:div w:id="532352925">
      <w:bodyDiv w:val="1"/>
      <w:marLeft w:val="0"/>
      <w:marRight w:val="0"/>
      <w:marTop w:val="0"/>
      <w:marBottom w:val="0"/>
      <w:divBdr>
        <w:top w:val="none" w:sz="0" w:space="0" w:color="auto"/>
        <w:left w:val="none" w:sz="0" w:space="0" w:color="auto"/>
        <w:bottom w:val="none" w:sz="0" w:space="0" w:color="auto"/>
        <w:right w:val="none" w:sz="0" w:space="0" w:color="auto"/>
      </w:divBdr>
      <w:divsChild>
        <w:div w:id="255284122">
          <w:marLeft w:val="1166"/>
          <w:marRight w:val="0"/>
          <w:marTop w:val="96"/>
          <w:marBottom w:val="0"/>
          <w:divBdr>
            <w:top w:val="none" w:sz="0" w:space="0" w:color="auto"/>
            <w:left w:val="none" w:sz="0" w:space="0" w:color="auto"/>
            <w:bottom w:val="none" w:sz="0" w:space="0" w:color="auto"/>
            <w:right w:val="none" w:sz="0" w:space="0" w:color="auto"/>
          </w:divBdr>
        </w:div>
        <w:div w:id="952829385">
          <w:marLeft w:val="547"/>
          <w:marRight w:val="0"/>
          <w:marTop w:val="96"/>
          <w:marBottom w:val="0"/>
          <w:divBdr>
            <w:top w:val="none" w:sz="0" w:space="0" w:color="auto"/>
            <w:left w:val="none" w:sz="0" w:space="0" w:color="auto"/>
            <w:bottom w:val="none" w:sz="0" w:space="0" w:color="auto"/>
            <w:right w:val="none" w:sz="0" w:space="0" w:color="auto"/>
          </w:divBdr>
        </w:div>
        <w:div w:id="1240600638">
          <w:marLeft w:val="547"/>
          <w:marRight w:val="0"/>
          <w:marTop w:val="96"/>
          <w:marBottom w:val="0"/>
          <w:divBdr>
            <w:top w:val="none" w:sz="0" w:space="0" w:color="auto"/>
            <w:left w:val="none" w:sz="0" w:space="0" w:color="auto"/>
            <w:bottom w:val="none" w:sz="0" w:space="0" w:color="auto"/>
            <w:right w:val="none" w:sz="0" w:space="0" w:color="auto"/>
          </w:divBdr>
        </w:div>
        <w:div w:id="1650012690">
          <w:marLeft w:val="1166"/>
          <w:marRight w:val="0"/>
          <w:marTop w:val="96"/>
          <w:marBottom w:val="0"/>
          <w:divBdr>
            <w:top w:val="none" w:sz="0" w:space="0" w:color="auto"/>
            <w:left w:val="none" w:sz="0" w:space="0" w:color="auto"/>
            <w:bottom w:val="none" w:sz="0" w:space="0" w:color="auto"/>
            <w:right w:val="none" w:sz="0" w:space="0" w:color="auto"/>
          </w:divBdr>
        </w:div>
        <w:div w:id="1789471918">
          <w:marLeft w:val="1166"/>
          <w:marRight w:val="0"/>
          <w:marTop w:val="96"/>
          <w:marBottom w:val="0"/>
          <w:divBdr>
            <w:top w:val="none" w:sz="0" w:space="0" w:color="auto"/>
            <w:left w:val="none" w:sz="0" w:space="0" w:color="auto"/>
            <w:bottom w:val="none" w:sz="0" w:space="0" w:color="auto"/>
            <w:right w:val="none" w:sz="0" w:space="0" w:color="auto"/>
          </w:divBdr>
        </w:div>
        <w:div w:id="1805541884">
          <w:marLeft w:val="1166"/>
          <w:marRight w:val="0"/>
          <w:marTop w:val="96"/>
          <w:marBottom w:val="0"/>
          <w:divBdr>
            <w:top w:val="none" w:sz="0" w:space="0" w:color="auto"/>
            <w:left w:val="none" w:sz="0" w:space="0" w:color="auto"/>
            <w:bottom w:val="none" w:sz="0" w:space="0" w:color="auto"/>
            <w:right w:val="none" w:sz="0" w:space="0" w:color="auto"/>
          </w:divBdr>
        </w:div>
        <w:div w:id="2038239940">
          <w:marLeft w:val="1166"/>
          <w:marRight w:val="0"/>
          <w:marTop w:val="96"/>
          <w:marBottom w:val="0"/>
          <w:divBdr>
            <w:top w:val="none" w:sz="0" w:space="0" w:color="auto"/>
            <w:left w:val="none" w:sz="0" w:space="0" w:color="auto"/>
            <w:bottom w:val="none" w:sz="0" w:space="0" w:color="auto"/>
            <w:right w:val="none" w:sz="0" w:space="0" w:color="auto"/>
          </w:divBdr>
        </w:div>
      </w:divsChild>
    </w:div>
    <w:div w:id="533423223">
      <w:bodyDiv w:val="1"/>
      <w:marLeft w:val="0"/>
      <w:marRight w:val="0"/>
      <w:marTop w:val="0"/>
      <w:marBottom w:val="0"/>
      <w:divBdr>
        <w:top w:val="none" w:sz="0" w:space="0" w:color="auto"/>
        <w:left w:val="none" w:sz="0" w:space="0" w:color="auto"/>
        <w:bottom w:val="none" w:sz="0" w:space="0" w:color="auto"/>
        <w:right w:val="none" w:sz="0" w:space="0" w:color="auto"/>
      </w:divBdr>
      <w:divsChild>
        <w:div w:id="159783198">
          <w:marLeft w:val="547"/>
          <w:marRight w:val="0"/>
          <w:marTop w:val="115"/>
          <w:marBottom w:val="0"/>
          <w:divBdr>
            <w:top w:val="none" w:sz="0" w:space="0" w:color="auto"/>
            <w:left w:val="none" w:sz="0" w:space="0" w:color="auto"/>
            <w:bottom w:val="none" w:sz="0" w:space="0" w:color="auto"/>
            <w:right w:val="none" w:sz="0" w:space="0" w:color="auto"/>
          </w:divBdr>
        </w:div>
        <w:div w:id="192885698">
          <w:marLeft w:val="1800"/>
          <w:marRight w:val="0"/>
          <w:marTop w:val="96"/>
          <w:marBottom w:val="0"/>
          <w:divBdr>
            <w:top w:val="none" w:sz="0" w:space="0" w:color="auto"/>
            <w:left w:val="none" w:sz="0" w:space="0" w:color="auto"/>
            <w:bottom w:val="none" w:sz="0" w:space="0" w:color="auto"/>
            <w:right w:val="none" w:sz="0" w:space="0" w:color="auto"/>
          </w:divBdr>
        </w:div>
        <w:div w:id="763376234">
          <w:marLeft w:val="547"/>
          <w:marRight w:val="0"/>
          <w:marTop w:val="115"/>
          <w:marBottom w:val="0"/>
          <w:divBdr>
            <w:top w:val="none" w:sz="0" w:space="0" w:color="auto"/>
            <w:left w:val="none" w:sz="0" w:space="0" w:color="auto"/>
            <w:bottom w:val="none" w:sz="0" w:space="0" w:color="auto"/>
            <w:right w:val="none" w:sz="0" w:space="0" w:color="auto"/>
          </w:divBdr>
        </w:div>
        <w:div w:id="1204905395">
          <w:marLeft w:val="1800"/>
          <w:marRight w:val="0"/>
          <w:marTop w:val="96"/>
          <w:marBottom w:val="0"/>
          <w:divBdr>
            <w:top w:val="none" w:sz="0" w:space="0" w:color="auto"/>
            <w:left w:val="none" w:sz="0" w:space="0" w:color="auto"/>
            <w:bottom w:val="none" w:sz="0" w:space="0" w:color="auto"/>
            <w:right w:val="none" w:sz="0" w:space="0" w:color="auto"/>
          </w:divBdr>
        </w:div>
        <w:div w:id="1301111568">
          <w:marLeft w:val="1166"/>
          <w:marRight w:val="0"/>
          <w:marTop w:val="96"/>
          <w:marBottom w:val="0"/>
          <w:divBdr>
            <w:top w:val="none" w:sz="0" w:space="0" w:color="auto"/>
            <w:left w:val="none" w:sz="0" w:space="0" w:color="auto"/>
            <w:bottom w:val="none" w:sz="0" w:space="0" w:color="auto"/>
            <w:right w:val="none" w:sz="0" w:space="0" w:color="auto"/>
          </w:divBdr>
        </w:div>
        <w:div w:id="1578830956">
          <w:marLeft w:val="1166"/>
          <w:marRight w:val="0"/>
          <w:marTop w:val="96"/>
          <w:marBottom w:val="0"/>
          <w:divBdr>
            <w:top w:val="none" w:sz="0" w:space="0" w:color="auto"/>
            <w:left w:val="none" w:sz="0" w:space="0" w:color="auto"/>
            <w:bottom w:val="none" w:sz="0" w:space="0" w:color="auto"/>
            <w:right w:val="none" w:sz="0" w:space="0" w:color="auto"/>
          </w:divBdr>
        </w:div>
      </w:divsChild>
    </w:div>
    <w:div w:id="535774470">
      <w:bodyDiv w:val="1"/>
      <w:marLeft w:val="0"/>
      <w:marRight w:val="0"/>
      <w:marTop w:val="0"/>
      <w:marBottom w:val="0"/>
      <w:divBdr>
        <w:top w:val="none" w:sz="0" w:space="0" w:color="auto"/>
        <w:left w:val="none" w:sz="0" w:space="0" w:color="auto"/>
        <w:bottom w:val="none" w:sz="0" w:space="0" w:color="auto"/>
        <w:right w:val="none" w:sz="0" w:space="0" w:color="auto"/>
      </w:divBdr>
      <w:divsChild>
        <w:div w:id="1990861023">
          <w:marLeft w:val="547"/>
          <w:marRight w:val="0"/>
          <w:marTop w:val="134"/>
          <w:marBottom w:val="120"/>
          <w:divBdr>
            <w:top w:val="none" w:sz="0" w:space="0" w:color="auto"/>
            <w:left w:val="none" w:sz="0" w:space="0" w:color="auto"/>
            <w:bottom w:val="none" w:sz="0" w:space="0" w:color="auto"/>
            <w:right w:val="none" w:sz="0" w:space="0" w:color="auto"/>
          </w:divBdr>
        </w:div>
      </w:divsChild>
    </w:div>
    <w:div w:id="535779480">
      <w:bodyDiv w:val="1"/>
      <w:marLeft w:val="0"/>
      <w:marRight w:val="0"/>
      <w:marTop w:val="0"/>
      <w:marBottom w:val="0"/>
      <w:divBdr>
        <w:top w:val="none" w:sz="0" w:space="0" w:color="auto"/>
        <w:left w:val="none" w:sz="0" w:space="0" w:color="auto"/>
        <w:bottom w:val="none" w:sz="0" w:space="0" w:color="auto"/>
        <w:right w:val="none" w:sz="0" w:space="0" w:color="auto"/>
      </w:divBdr>
    </w:div>
    <w:div w:id="536624302">
      <w:bodyDiv w:val="1"/>
      <w:marLeft w:val="0"/>
      <w:marRight w:val="0"/>
      <w:marTop w:val="0"/>
      <w:marBottom w:val="0"/>
      <w:divBdr>
        <w:top w:val="none" w:sz="0" w:space="0" w:color="auto"/>
        <w:left w:val="none" w:sz="0" w:space="0" w:color="auto"/>
        <w:bottom w:val="none" w:sz="0" w:space="0" w:color="auto"/>
        <w:right w:val="none" w:sz="0" w:space="0" w:color="auto"/>
      </w:divBdr>
    </w:div>
    <w:div w:id="537400866">
      <w:bodyDiv w:val="1"/>
      <w:marLeft w:val="0"/>
      <w:marRight w:val="0"/>
      <w:marTop w:val="0"/>
      <w:marBottom w:val="0"/>
      <w:divBdr>
        <w:top w:val="none" w:sz="0" w:space="0" w:color="auto"/>
        <w:left w:val="none" w:sz="0" w:space="0" w:color="auto"/>
        <w:bottom w:val="none" w:sz="0" w:space="0" w:color="auto"/>
        <w:right w:val="none" w:sz="0" w:space="0" w:color="auto"/>
      </w:divBdr>
    </w:div>
    <w:div w:id="538930314">
      <w:bodyDiv w:val="1"/>
      <w:marLeft w:val="0"/>
      <w:marRight w:val="0"/>
      <w:marTop w:val="0"/>
      <w:marBottom w:val="0"/>
      <w:divBdr>
        <w:top w:val="none" w:sz="0" w:space="0" w:color="auto"/>
        <w:left w:val="none" w:sz="0" w:space="0" w:color="auto"/>
        <w:bottom w:val="none" w:sz="0" w:space="0" w:color="auto"/>
        <w:right w:val="none" w:sz="0" w:space="0" w:color="auto"/>
      </w:divBdr>
    </w:div>
    <w:div w:id="540245024">
      <w:bodyDiv w:val="1"/>
      <w:marLeft w:val="0"/>
      <w:marRight w:val="0"/>
      <w:marTop w:val="0"/>
      <w:marBottom w:val="0"/>
      <w:divBdr>
        <w:top w:val="none" w:sz="0" w:space="0" w:color="auto"/>
        <w:left w:val="none" w:sz="0" w:space="0" w:color="auto"/>
        <w:bottom w:val="none" w:sz="0" w:space="0" w:color="auto"/>
        <w:right w:val="none" w:sz="0" w:space="0" w:color="auto"/>
      </w:divBdr>
    </w:div>
    <w:div w:id="540289301">
      <w:bodyDiv w:val="1"/>
      <w:marLeft w:val="0"/>
      <w:marRight w:val="0"/>
      <w:marTop w:val="0"/>
      <w:marBottom w:val="0"/>
      <w:divBdr>
        <w:top w:val="none" w:sz="0" w:space="0" w:color="auto"/>
        <w:left w:val="none" w:sz="0" w:space="0" w:color="auto"/>
        <w:bottom w:val="none" w:sz="0" w:space="0" w:color="auto"/>
        <w:right w:val="none" w:sz="0" w:space="0" w:color="auto"/>
      </w:divBdr>
      <w:divsChild>
        <w:div w:id="566309176">
          <w:marLeft w:val="547"/>
          <w:marRight w:val="0"/>
          <w:marTop w:val="154"/>
          <w:marBottom w:val="0"/>
          <w:divBdr>
            <w:top w:val="none" w:sz="0" w:space="0" w:color="auto"/>
            <w:left w:val="none" w:sz="0" w:space="0" w:color="auto"/>
            <w:bottom w:val="none" w:sz="0" w:space="0" w:color="auto"/>
            <w:right w:val="none" w:sz="0" w:space="0" w:color="auto"/>
          </w:divBdr>
        </w:div>
        <w:div w:id="610010761">
          <w:marLeft w:val="1166"/>
          <w:marRight w:val="0"/>
          <w:marTop w:val="134"/>
          <w:marBottom w:val="0"/>
          <w:divBdr>
            <w:top w:val="none" w:sz="0" w:space="0" w:color="auto"/>
            <w:left w:val="none" w:sz="0" w:space="0" w:color="auto"/>
            <w:bottom w:val="none" w:sz="0" w:space="0" w:color="auto"/>
            <w:right w:val="none" w:sz="0" w:space="0" w:color="auto"/>
          </w:divBdr>
        </w:div>
        <w:div w:id="859271643">
          <w:marLeft w:val="547"/>
          <w:marRight w:val="0"/>
          <w:marTop w:val="154"/>
          <w:marBottom w:val="0"/>
          <w:divBdr>
            <w:top w:val="none" w:sz="0" w:space="0" w:color="auto"/>
            <w:left w:val="none" w:sz="0" w:space="0" w:color="auto"/>
            <w:bottom w:val="none" w:sz="0" w:space="0" w:color="auto"/>
            <w:right w:val="none" w:sz="0" w:space="0" w:color="auto"/>
          </w:divBdr>
        </w:div>
        <w:div w:id="1191335266">
          <w:marLeft w:val="547"/>
          <w:marRight w:val="0"/>
          <w:marTop w:val="154"/>
          <w:marBottom w:val="0"/>
          <w:divBdr>
            <w:top w:val="none" w:sz="0" w:space="0" w:color="auto"/>
            <w:left w:val="none" w:sz="0" w:space="0" w:color="auto"/>
            <w:bottom w:val="none" w:sz="0" w:space="0" w:color="auto"/>
            <w:right w:val="none" w:sz="0" w:space="0" w:color="auto"/>
          </w:divBdr>
        </w:div>
        <w:div w:id="1365669707">
          <w:marLeft w:val="1166"/>
          <w:marRight w:val="0"/>
          <w:marTop w:val="134"/>
          <w:marBottom w:val="0"/>
          <w:divBdr>
            <w:top w:val="none" w:sz="0" w:space="0" w:color="auto"/>
            <w:left w:val="none" w:sz="0" w:space="0" w:color="auto"/>
            <w:bottom w:val="none" w:sz="0" w:space="0" w:color="auto"/>
            <w:right w:val="none" w:sz="0" w:space="0" w:color="auto"/>
          </w:divBdr>
        </w:div>
        <w:div w:id="1405298842">
          <w:marLeft w:val="1800"/>
          <w:marRight w:val="0"/>
          <w:marTop w:val="115"/>
          <w:marBottom w:val="0"/>
          <w:divBdr>
            <w:top w:val="none" w:sz="0" w:space="0" w:color="auto"/>
            <w:left w:val="none" w:sz="0" w:space="0" w:color="auto"/>
            <w:bottom w:val="none" w:sz="0" w:space="0" w:color="auto"/>
            <w:right w:val="none" w:sz="0" w:space="0" w:color="auto"/>
          </w:divBdr>
        </w:div>
      </w:divsChild>
    </w:div>
    <w:div w:id="540674508">
      <w:bodyDiv w:val="1"/>
      <w:marLeft w:val="0"/>
      <w:marRight w:val="0"/>
      <w:marTop w:val="0"/>
      <w:marBottom w:val="0"/>
      <w:divBdr>
        <w:top w:val="none" w:sz="0" w:space="0" w:color="auto"/>
        <w:left w:val="none" w:sz="0" w:space="0" w:color="auto"/>
        <w:bottom w:val="none" w:sz="0" w:space="0" w:color="auto"/>
        <w:right w:val="none" w:sz="0" w:space="0" w:color="auto"/>
      </w:divBdr>
      <w:divsChild>
        <w:div w:id="640427101">
          <w:marLeft w:val="1166"/>
          <w:marRight w:val="0"/>
          <w:marTop w:val="115"/>
          <w:marBottom w:val="0"/>
          <w:divBdr>
            <w:top w:val="none" w:sz="0" w:space="0" w:color="auto"/>
            <w:left w:val="none" w:sz="0" w:space="0" w:color="auto"/>
            <w:bottom w:val="none" w:sz="0" w:space="0" w:color="auto"/>
            <w:right w:val="none" w:sz="0" w:space="0" w:color="auto"/>
          </w:divBdr>
        </w:div>
        <w:div w:id="1497377881">
          <w:marLeft w:val="547"/>
          <w:marRight w:val="0"/>
          <w:marTop w:val="154"/>
          <w:marBottom w:val="0"/>
          <w:divBdr>
            <w:top w:val="none" w:sz="0" w:space="0" w:color="auto"/>
            <w:left w:val="none" w:sz="0" w:space="0" w:color="auto"/>
            <w:bottom w:val="none" w:sz="0" w:space="0" w:color="auto"/>
            <w:right w:val="none" w:sz="0" w:space="0" w:color="auto"/>
          </w:divBdr>
        </w:div>
        <w:div w:id="1933274570">
          <w:marLeft w:val="1166"/>
          <w:marRight w:val="0"/>
          <w:marTop w:val="115"/>
          <w:marBottom w:val="0"/>
          <w:divBdr>
            <w:top w:val="none" w:sz="0" w:space="0" w:color="auto"/>
            <w:left w:val="none" w:sz="0" w:space="0" w:color="auto"/>
            <w:bottom w:val="none" w:sz="0" w:space="0" w:color="auto"/>
            <w:right w:val="none" w:sz="0" w:space="0" w:color="auto"/>
          </w:divBdr>
        </w:div>
      </w:divsChild>
    </w:div>
    <w:div w:id="541092712">
      <w:bodyDiv w:val="1"/>
      <w:marLeft w:val="0"/>
      <w:marRight w:val="0"/>
      <w:marTop w:val="0"/>
      <w:marBottom w:val="0"/>
      <w:divBdr>
        <w:top w:val="none" w:sz="0" w:space="0" w:color="auto"/>
        <w:left w:val="none" w:sz="0" w:space="0" w:color="auto"/>
        <w:bottom w:val="none" w:sz="0" w:space="0" w:color="auto"/>
        <w:right w:val="none" w:sz="0" w:space="0" w:color="auto"/>
      </w:divBdr>
    </w:div>
    <w:div w:id="541359749">
      <w:bodyDiv w:val="1"/>
      <w:marLeft w:val="0"/>
      <w:marRight w:val="0"/>
      <w:marTop w:val="0"/>
      <w:marBottom w:val="0"/>
      <w:divBdr>
        <w:top w:val="none" w:sz="0" w:space="0" w:color="auto"/>
        <w:left w:val="none" w:sz="0" w:space="0" w:color="auto"/>
        <w:bottom w:val="none" w:sz="0" w:space="0" w:color="auto"/>
        <w:right w:val="none" w:sz="0" w:space="0" w:color="auto"/>
      </w:divBdr>
    </w:div>
    <w:div w:id="541407183">
      <w:bodyDiv w:val="1"/>
      <w:marLeft w:val="0"/>
      <w:marRight w:val="0"/>
      <w:marTop w:val="0"/>
      <w:marBottom w:val="0"/>
      <w:divBdr>
        <w:top w:val="none" w:sz="0" w:space="0" w:color="auto"/>
        <w:left w:val="none" w:sz="0" w:space="0" w:color="auto"/>
        <w:bottom w:val="none" w:sz="0" w:space="0" w:color="auto"/>
        <w:right w:val="none" w:sz="0" w:space="0" w:color="auto"/>
      </w:divBdr>
    </w:div>
    <w:div w:id="541870457">
      <w:bodyDiv w:val="1"/>
      <w:marLeft w:val="0"/>
      <w:marRight w:val="0"/>
      <w:marTop w:val="0"/>
      <w:marBottom w:val="0"/>
      <w:divBdr>
        <w:top w:val="none" w:sz="0" w:space="0" w:color="auto"/>
        <w:left w:val="none" w:sz="0" w:space="0" w:color="auto"/>
        <w:bottom w:val="none" w:sz="0" w:space="0" w:color="auto"/>
        <w:right w:val="none" w:sz="0" w:space="0" w:color="auto"/>
      </w:divBdr>
    </w:div>
    <w:div w:id="542059867">
      <w:bodyDiv w:val="1"/>
      <w:marLeft w:val="0"/>
      <w:marRight w:val="0"/>
      <w:marTop w:val="0"/>
      <w:marBottom w:val="0"/>
      <w:divBdr>
        <w:top w:val="none" w:sz="0" w:space="0" w:color="auto"/>
        <w:left w:val="none" w:sz="0" w:space="0" w:color="auto"/>
        <w:bottom w:val="none" w:sz="0" w:space="0" w:color="auto"/>
        <w:right w:val="none" w:sz="0" w:space="0" w:color="auto"/>
      </w:divBdr>
      <w:divsChild>
        <w:div w:id="1454789348">
          <w:marLeft w:val="0"/>
          <w:marRight w:val="0"/>
          <w:marTop w:val="0"/>
          <w:marBottom w:val="0"/>
          <w:divBdr>
            <w:top w:val="none" w:sz="0" w:space="0" w:color="auto"/>
            <w:left w:val="none" w:sz="0" w:space="0" w:color="auto"/>
            <w:bottom w:val="none" w:sz="0" w:space="0" w:color="auto"/>
            <w:right w:val="none" w:sz="0" w:space="0" w:color="auto"/>
          </w:divBdr>
          <w:divsChild>
            <w:div w:id="13195549">
              <w:marLeft w:val="0"/>
              <w:marRight w:val="0"/>
              <w:marTop w:val="0"/>
              <w:marBottom w:val="0"/>
              <w:divBdr>
                <w:top w:val="none" w:sz="0" w:space="0" w:color="auto"/>
                <w:left w:val="none" w:sz="0" w:space="0" w:color="auto"/>
                <w:bottom w:val="none" w:sz="0" w:space="0" w:color="auto"/>
                <w:right w:val="none" w:sz="0" w:space="0" w:color="auto"/>
              </w:divBdr>
            </w:div>
            <w:div w:id="178854958">
              <w:marLeft w:val="0"/>
              <w:marRight w:val="0"/>
              <w:marTop w:val="0"/>
              <w:marBottom w:val="0"/>
              <w:divBdr>
                <w:top w:val="none" w:sz="0" w:space="0" w:color="auto"/>
                <w:left w:val="none" w:sz="0" w:space="0" w:color="auto"/>
                <w:bottom w:val="none" w:sz="0" w:space="0" w:color="auto"/>
                <w:right w:val="none" w:sz="0" w:space="0" w:color="auto"/>
              </w:divBdr>
            </w:div>
            <w:div w:id="310671505">
              <w:marLeft w:val="0"/>
              <w:marRight w:val="0"/>
              <w:marTop w:val="0"/>
              <w:marBottom w:val="0"/>
              <w:divBdr>
                <w:top w:val="none" w:sz="0" w:space="0" w:color="auto"/>
                <w:left w:val="none" w:sz="0" w:space="0" w:color="auto"/>
                <w:bottom w:val="none" w:sz="0" w:space="0" w:color="auto"/>
                <w:right w:val="none" w:sz="0" w:space="0" w:color="auto"/>
              </w:divBdr>
            </w:div>
            <w:div w:id="476410618">
              <w:marLeft w:val="0"/>
              <w:marRight w:val="0"/>
              <w:marTop w:val="0"/>
              <w:marBottom w:val="0"/>
              <w:divBdr>
                <w:top w:val="none" w:sz="0" w:space="0" w:color="auto"/>
                <w:left w:val="none" w:sz="0" w:space="0" w:color="auto"/>
                <w:bottom w:val="none" w:sz="0" w:space="0" w:color="auto"/>
                <w:right w:val="none" w:sz="0" w:space="0" w:color="auto"/>
              </w:divBdr>
            </w:div>
            <w:div w:id="845904622">
              <w:marLeft w:val="0"/>
              <w:marRight w:val="0"/>
              <w:marTop w:val="0"/>
              <w:marBottom w:val="0"/>
              <w:divBdr>
                <w:top w:val="none" w:sz="0" w:space="0" w:color="auto"/>
                <w:left w:val="none" w:sz="0" w:space="0" w:color="auto"/>
                <w:bottom w:val="none" w:sz="0" w:space="0" w:color="auto"/>
                <w:right w:val="none" w:sz="0" w:space="0" w:color="auto"/>
              </w:divBdr>
            </w:div>
            <w:div w:id="952321715">
              <w:marLeft w:val="0"/>
              <w:marRight w:val="0"/>
              <w:marTop w:val="0"/>
              <w:marBottom w:val="0"/>
              <w:divBdr>
                <w:top w:val="none" w:sz="0" w:space="0" w:color="auto"/>
                <w:left w:val="none" w:sz="0" w:space="0" w:color="auto"/>
                <w:bottom w:val="none" w:sz="0" w:space="0" w:color="auto"/>
                <w:right w:val="none" w:sz="0" w:space="0" w:color="auto"/>
              </w:divBdr>
            </w:div>
            <w:div w:id="1031537754">
              <w:marLeft w:val="0"/>
              <w:marRight w:val="0"/>
              <w:marTop w:val="0"/>
              <w:marBottom w:val="0"/>
              <w:divBdr>
                <w:top w:val="none" w:sz="0" w:space="0" w:color="auto"/>
                <w:left w:val="none" w:sz="0" w:space="0" w:color="auto"/>
                <w:bottom w:val="none" w:sz="0" w:space="0" w:color="auto"/>
                <w:right w:val="none" w:sz="0" w:space="0" w:color="auto"/>
              </w:divBdr>
            </w:div>
            <w:div w:id="1297444782">
              <w:marLeft w:val="0"/>
              <w:marRight w:val="0"/>
              <w:marTop w:val="0"/>
              <w:marBottom w:val="0"/>
              <w:divBdr>
                <w:top w:val="none" w:sz="0" w:space="0" w:color="auto"/>
                <w:left w:val="none" w:sz="0" w:space="0" w:color="auto"/>
                <w:bottom w:val="none" w:sz="0" w:space="0" w:color="auto"/>
                <w:right w:val="none" w:sz="0" w:space="0" w:color="auto"/>
              </w:divBdr>
            </w:div>
            <w:div w:id="1775204308">
              <w:marLeft w:val="0"/>
              <w:marRight w:val="0"/>
              <w:marTop w:val="0"/>
              <w:marBottom w:val="0"/>
              <w:divBdr>
                <w:top w:val="none" w:sz="0" w:space="0" w:color="auto"/>
                <w:left w:val="none" w:sz="0" w:space="0" w:color="auto"/>
                <w:bottom w:val="none" w:sz="0" w:space="0" w:color="auto"/>
                <w:right w:val="none" w:sz="0" w:space="0" w:color="auto"/>
              </w:divBdr>
            </w:div>
            <w:div w:id="177520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451454">
      <w:bodyDiv w:val="1"/>
      <w:marLeft w:val="0"/>
      <w:marRight w:val="0"/>
      <w:marTop w:val="0"/>
      <w:marBottom w:val="0"/>
      <w:divBdr>
        <w:top w:val="none" w:sz="0" w:space="0" w:color="auto"/>
        <w:left w:val="none" w:sz="0" w:space="0" w:color="auto"/>
        <w:bottom w:val="none" w:sz="0" w:space="0" w:color="auto"/>
        <w:right w:val="none" w:sz="0" w:space="0" w:color="auto"/>
      </w:divBdr>
    </w:div>
    <w:div w:id="542600335">
      <w:bodyDiv w:val="1"/>
      <w:marLeft w:val="0"/>
      <w:marRight w:val="0"/>
      <w:marTop w:val="0"/>
      <w:marBottom w:val="0"/>
      <w:divBdr>
        <w:top w:val="none" w:sz="0" w:space="0" w:color="auto"/>
        <w:left w:val="none" w:sz="0" w:space="0" w:color="auto"/>
        <w:bottom w:val="none" w:sz="0" w:space="0" w:color="auto"/>
        <w:right w:val="none" w:sz="0" w:space="0" w:color="auto"/>
      </w:divBdr>
    </w:div>
    <w:div w:id="543323812">
      <w:bodyDiv w:val="1"/>
      <w:marLeft w:val="0"/>
      <w:marRight w:val="0"/>
      <w:marTop w:val="0"/>
      <w:marBottom w:val="0"/>
      <w:divBdr>
        <w:top w:val="none" w:sz="0" w:space="0" w:color="auto"/>
        <w:left w:val="none" w:sz="0" w:space="0" w:color="auto"/>
        <w:bottom w:val="none" w:sz="0" w:space="0" w:color="auto"/>
        <w:right w:val="none" w:sz="0" w:space="0" w:color="auto"/>
      </w:divBdr>
    </w:div>
    <w:div w:id="543441315">
      <w:bodyDiv w:val="1"/>
      <w:marLeft w:val="0"/>
      <w:marRight w:val="0"/>
      <w:marTop w:val="0"/>
      <w:marBottom w:val="0"/>
      <w:divBdr>
        <w:top w:val="none" w:sz="0" w:space="0" w:color="auto"/>
        <w:left w:val="none" w:sz="0" w:space="0" w:color="auto"/>
        <w:bottom w:val="none" w:sz="0" w:space="0" w:color="auto"/>
        <w:right w:val="none" w:sz="0" w:space="0" w:color="auto"/>
      </w:divBdr>
    </w:div>
    <w:div w:id="545338074">
      <w:bodyDiv w:val="1"/>
      <w:marLeft w:val="0"/>
      <w:marRight w:val="0"/>
      <w:marTop w:val="0"/>
      <w:marBottom w:val="0"/>
      <w:divBdr>
        <w:top w:val="none" w:sz="0" w:space="0" w:color="auto"/>
        <w:left w:val="none" w:sz="0" w:space="0" w:color="auto"/>
        <w:bottom w:val="none" w:sz="0" w:space="0" w:color="auto"/>
        <w:right w:val="none" w:sz="0" w:space="0" w:color="auto"/>
      </w:divBdr>
      <w:divsChild>
        <w:div w:id="237786686">
          <w:marLeft w:val="547"/>
          <w:marRight w:val="0"/>
          <w:marTop w:val="134"/>
          <w:marBottom w:val="120"/>
          <w:divBdr>
            <w:top w:val="none" w:sz="0" w:space="0" w:color="auto"/>
            <w:left w:val="none" w:sz="0" w:space="0" w:color="auto"/>
            <w:bottom w:val="none" w:sz="0" w:space="0" w:color="auto"/>
            <w:right w:val="none" w:sz="0" w:space="0" w:color="auto"/>
          </w:divBdr>
        </w:div>
      </w:divsChild>
    </w:div>
    <w:div w:id="545987425">
      <w:bodyDiv w:val="1"/>
      <w:marLeft w:val="0"/>
      <w:marRight w:val="0"/>
      <w:marTop w:val="0"/>
      <w:marBottom w:val="0"/>
      <w:divBdr>
        <w:top w:val="none" w:sz="0" w:space="0" w:color="auto"/>
        <w:left w:val="none" w:sz="0" w:space="0" w:color="auto"/>
        <w:bottom w:val="none" w:sz="0" w:space="0" w:color="auto"/>
        <w:right w:val="none" w:sz="0" w:space="0" w:color="auto"/>
      </w:divBdr>
    </w:div>
    <w:div w:id="546063825">
      <w:bodyDiv w:val="1"/>
      <w:marLeft w:val="0"/>
      <w:marRight w:val="0"/>
      <w:marTop w:val="0"/>
      <w:marBottom w:val="0"/>
      <w:divBdr>
        <w:top w:val="none" w:sz="0" w:space="0" w:color="auto"/>
        <w:left w:val="none" w:sz="0" w:space="0" w:color="auto"/>
        <w:bottom w:val="none" w:sz="0" w:space="0" w:color="auto"/>
        <w:right w:val="none" w:sz="0" w:space="0" w:color="auto"/>
      </w:divBdr>
      <w:divsChild>
        <w:div w:id="112090800">
          <w:marLeft w:val="0"/>
          <w:marRight w:val="0"/>
          <w:marTop w:val="0"/>
          <w:marBottom w:val="0"/>
          <w:divBdr>
            <w:top w:val="none" w:sz="0" w:space="0" w:color="auto"/>
            <w:left w:val="none" w:sz="0" w:space="0" w:color="auto"/>
            <w:bottom w:val="none" w:sz="0" w:space="0" w:color="auto"/>
            <w:right w:val="none" w:sz="0" w:space="0" w:color="auto"/>
          </w:divBdr>
          <w:divsChild>
            <w:div w:id="1249732571">
              <w:marLeft w:val="0"/>
              <w:marRight w:val="0"/>
              <w:marTop w:val="0"/>
              <w:marBottom w:val="0"/>
              <w:divBdr>
                <w:top w:val="none" w:sz="0" w:space="0" w:color="auto"/>
                <w:left w:val="none" w:sz="0" w:space="0" w:color="auto"/>
                <w:bottom w:val="none" w:sz="0" w:space="0" w:color="auto"/>
                <w:right w:val="none" w:sz="0" w:space="0" w:color="auto"/>
              </w:divBdr>
            </w:div>
            <w:div w:id="1310667111">
              <w:marLeft w:val="0"/>
              <w:marRight w:val="0"/>
              <w:marTop w:val="0"/>
              <w:marBottom w:val="0"/>
              <w:divBdr>
                <w:top w:val="none" w:sz="0" w:space="0" w:color="auto"/>
                <w:left w:val="none" w:sz="0" w:space="0" w:color="auto"/>
                <w:bottom w:val="none" w:sz="0" w:space="0" w:color="auto"/>
                <w:right w:val="none" w:sz="0" w:space="0" w:color="auto"/>
              </w:divBdr>
            </w:div>
            <w:div w:id="1571043372">
              <w:marLeft w:val="0"/>
              <w:marRight w:val="0"/>
              <w:marTop w:val="0"/>
              <w:marBottom w:val="0"/>
              <w:divBdr>
                <w:top w:val="none" w:sz="0" w:space="0" w:color="auto"/>
                <w:left w:val="none" w:sz="0" w:space="0" w:color="auto"/>
                <w:bottom w:val="none" w:sz="0" w:space="0" w:color="auto"/>
                <w:right w:val="none" w:sz="0" w:space="0" w:color="auto"/>
              </w:divBdr>
            </w:div>
            <w:div w:id="1901093306">
              <w:marLeft w:val="0"/>
              <w:marRight w:val="0"/>
              <w:marTop w:val="0"/>
              <w:marBottom w:val="0"/>
              <w:divBdr>
                <w:top w:val="none" w:sz="0" w:space="0" w:color="auto"/>
                <w:left w:val="none" w:sz="0" w:space="0" w:color="auto"/>
                <w:bottom w:val="none" w:sz="0" w:space="0" w:color="auto"/>
                <w:right w:val="none" w:sz="0" w:space="0" w:color="auto"/>
              </w:divBdr>
            </w:div>
            <w:div w:id="197244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256538">
      <w:bodyDiv w:val="1"/>
      <w:marLeft w:val="0"/>
      <w:marRight w:val="0"/>
      <w:marTop w:val="0"/>
      <w:marBottom w:val="0"/>
      <w:divBdr>
        <w:top w:val="none" w:sz="0" w:space="0" w:color="auto"/>
        <w:left w:val="none" w:sz="0" w:space="0" w:color="auto"/>
        <w:bottom w:val="none" w:sz="0" w:space="0" w:color="auto"/>
        <w:right w:val="none" w:sz="0" w:space="0" w:color="auto"/>
      </w:divBdr>
    </w:div>
    <w:div w:id="547379867">
      <w:bodyDiv w:val="1"/>
      <w:marLeft w:val="0"/>
      <w:marRight w:val="0"/>
      <w:marTop w:val="0"/>
      <w:marBottom w:val="0"/>
      <w:divBdr>
        <w:top w:val="none" w:sz="0" w:space="0" w:color="auto"/>
        <w:left w:val="none" w:sz="0" w:space="0" w:color="auto"/>
        <w:bottom w:val="none" w:sz="0" w:space="0" w:color="auto"/>
        <w:right w:val="none" w:sz="0" w:space="0" w:color="auto"/>
      </w:divBdr>
    </w:div>
    <w:div w:id="547689358">
      <w:bodyDiv w:val="1"/>
      <w:marLeft w:val="0"/>
      <w:marRight w:val="0"/>
      <w:marTop w:val="0"/>
      <w:marBottom w:val="0"/>
      <w:divBdr>
        <w:top w:val="none" w:sz="0" w:space="0" w:color="auto"/>
        <w:left w:val="none" w:sz="0" w:space="0" w:color="auto"/>
        <w:bottom w:val="none" w:sz="0" w:space="0" w:color="auto"/>
        <w:right w:val="none" w:sz="0" w:space="0" w:color="auto"/>
      </w:divBdr>
    </w:div>
    <w:div w:id="547913289">
      <w:bodyDiv w:val="1"/>
      <w:marLeft w:val="0"/>
      <w:marRight w:val="0"/>
      <w:marTop w:val="0"/>
      <w:marBottom w:val="0"/>
      <w:divBdr>
        <w:top w:val="none" w:sz="0" w:space="0" w:color="auto"/>
        <w:left w:val="none" w:sz="0" w:space="0" w:color="auto"/>
        <w:bottom w:val="none" w:sz="0" w:space="0" w:color="auto"/>
        <w:right w:val="none" w:sz="0" w:space="0" w:color="auto"/>
      </w:divBdr>
    </w:div>
    <w:div w:id="548107174">
      <w:bodyDiv w:val="1"/>
      <w:marLeft w:val="0"/>
      <w:marRight w:val="0"/>
      <w:marTop w:val="0"/>
      <w:marBottom w:val="0"/>
      <w:divBdr>
        <w:top w:val="none" w:sz="0" w:space="0" w:color="auto"/>
        <w:left w:val="none" w:sz="0" w:space="0" w:color="auto"/>
        <w:bottom w:val="none" w:sz="0" w:space="0" w:color="auto"/>
        <w:right w:val="none" w:sz="0" w:space="0" w:color="auto"/>
      </w:divBdr>
    </w:div>
    <w:div w:id="548154125">
      <w:bodyDiv w:val="1"/>
      <w:marLeft w:val="0"/>
      <w:marRight w:val="0"/>
      <w:marTop w:val="0"/>
      <w:marBottom w:val="0"/>
      <w:divBdr>
        <w:top w:val="none" w:sz="0" w:space="0" w:color="auto"/>
        <w:left w:val="none" w:sz="0" w:space="0" w:color="auto"/>
        <w:bottom w:val="none" w:sz="0" w:space="0" w:color="auto"/>
        <w:right w:val="none" w:sz="0" w:space="0" w:color="auto"/>
      </w:divBdr>
      <w:divsChild>
        <w:div w:id="1585067616">
          <w:marLeft w:val="0"/>
          <w:marRight w:val="0"/>
          <w:marTop w:val="0"/>
          <w:marBottom w:val="0"/>
          <w:divBdr>
            <w:top w:val="none" w:sz="0" w:space="0" w:color="auto"/>
            <w:left w:val="none" w:sz="0" w:space="0" w:color="auto"/>
            <w:bottom w:val="none" w:sz="0" w:space="0" w:color="auto"/>
            <w:right w:val="none" w:sz="0" w:space="0" w:color="auto"/>
          </w:divBdr>
        </w:div>
      </w:divsChild>
    </w:div>
    <w:div w:id="548306087">
      <w:bodyDiv w:val="1"/>
      <w:marLeft w:val="0"/>
      <w:marRight w:val="0"/>
      <w:marTop w:val="0"/>
      <w:marBottom w:val="0"/>
      <w:divBdr>
        <w:top w:val="none" w:sz="0" w:space="0" w:color="auto"/>
        <w:left w:val="none" w:sz="0" w:space="0" w:color="auto"/>
        <w:bottom w:val="none" w:sz="0" w:space="0" w:color="auto"/>
        <w:right w:val="none" w:sz="0" w:space="0" w:color="auto"/>
      </w:divBdr>
      <w:divsChild>
        <w:div w:id="250050843">
          <w:marLeft w:val="0"/>
          <w:marRight w:val="0"/>
          <w:marTop w:val="0"/>
          <w:marBottom w:val="0"/>
          <w:divBdr>
            <w:top w:val="none" w:sz="0" w:space="0" w:color="auto"/>
            <w:left w:val="none" w:sz="0" w:space="0" w:color="auto"/>
            <w:bottom w:val="none" w:sz="0" w:space="0" w:color="auto"/>
            <w:right w:val="none" w:sz="0" w:space="0" w:color="auto"/>
          </w:divBdr>
          <w:divsChild>
            <w:div w:id="126822775">
              <w:marLeft w:val="0"/>
              <w:marRight w:val="0"/>
              <w:marTop w:val="0"/>
              <w:marBottom w:val="0"/>
              <w:divBdr>
                <w:top w:val="none" w:sz="0" w:space="0" w:color="auto"/>
                <w:left w:val="none" w:sz="0" w:space="0" w:color="auto"/>
                <w:bottom w:val="none" w:sz="0" w:space="0" w:color="auto"/>
                <w:right w:val="none" w:sz="0" w:space="0" w:color="auto"/>
              </w:divBdr>
            </w:div>
            <w:div w:id="463012975">
              <w:marLeft w:val="0"/>
              <w:marRight w:val="0"/>
              <w:marTop w:val="0"/>
              <w:marBottom w:val="0"/>
              <w:divBdr>
                <w:top w:val="none" w:sz="0" w:space="0" w:color="auto"/>
                <w:left w:val="none" w:sz="0" w:space="0" w:color="auto"/>
                <w:bottom w:val="none" w:sz="0" w:space="0" w:color="auto"/>
                <w:right w:val="none" w:sz="0" w:space="0" w:color="auto"/>
              </w:divBdr>
            </w:div>
            <w:div w:id="690838797">
              <w:marLeft w:val="0"/>
              <w:marRight w:val="0"/>
              <w:marTop w:val="0"/>
              <w:marBottom w:val="0"/>
              <w:divBdr>
                <w:top w:val="none" w:sz="0" w:space="0" w:color="auto"/>
                <w:left w:val="none" w:sz="0" w:space="0" w:color="auto"/>
                <w:bottom w:val="none" w:sz="0" w:space="0" w:color="auto"/>
                <w:right w:val="none" w:sz="0" w:space="0" w:color="auto"/>
              </w:divBdr>
            </w:div>
            <w:div w:id="1177429842">
              <w:marLeft w:val="0"/>
              <w:marRight w:val="0"/>
              <w:marTop w:val="0"/>
              <w:marBottom w:val="0"/>
              <w:divBdr>
                <w:top w:val="none" w:sz="0" w:space="0" w:color="auto"/>
                <w:left w:val="none" w:sz="0" w:space="0" w:color="auto"/>
                <w:bottom w:val="none" w:sz="0" w:space="0" w:color="auto"/>
                <w:right w:val="none" w:sz="0" w:space="0" w:color="auto"/>
              </w:divBdr>
            </w:div>
            <w:div w:id="1481729713">
              <w:marLeft w:val="0"/>
              <w:marRight w:val="0"/>
              <w:marTop w:val="0"/>
              <w:marBottom w:val="0"/>
              <w:divBdr>
                <w:top w:val="none" w:sz="0" w:space="0" w:color="auto"/>
                <w:left w:val="none" w:sz="0" w:space="0" w:color="auto"/>
                <w:bottom w:val="none" w:sz="0" w:space="0" w:color="auto"/>
                <w:right w:val="none" w:sz="0" w:space="0" w:color="auto"/>
              </w:divBdr>
            </w:div>
            <w:div w:id="1488861124">
              <w:marLeft w:val="0"/>
              <w:marRight w:val="0"/>
              <w:marTop w:val="0"/>
              <w:marBottom w:val="0"/>
              <w:divBdr>
                <w:top w:val="none" w:sz="0" w:space="0" w:color="auto"/>
                <w:left w:val="none" w:sz="0" w:space="0" w:color="auto"/>
                <w:bottom w:val="none" w:sz="0" w:space="0" w:color="auto"/>
                <w:right w:val="none" w:sz="0" w:space="0" w:color="auto"/>
              </w:divBdr>
            </w:div>
            <w:div w:id="188379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221579">
      <w:bodyDiv w:val="1"/>
      <w:marLeft w:val="0"/>
      <w:marRight w:val="0"/>
      <w:marTop w:val="0"/>
      <w:marBottom w:val="0"/>
      <w:divBdr>
        <w:top w:val="none" w:sz="0" w:space="0" w:color="auto"/>
        <w:left w:val="none" w:sz="0" w:space="0" w:color="auto"/>
        <w:bottom w:val="none" w:sz="0" w:space="0" w:color="auto"/>
        <w:right w:val="none" w:sz="0" w:space="0" w:color="auto"/>
      </w:divBdr>
    </w:div>
    <w:div w:id="549805541">
      <w:bodyDiv w:val="1"/>
      <w:marLeft w:val="0"/>
      <w:marRight w:val="0"/>
      <w:marTop w:val="0"/>
      <w:marBottom w:val="0"/>
      <w:divBdr>
        <w:top w:val="none" w:sz="0" w:space="0" w:color="auto"/>
        <w:left w:val="none" w:sz="0" w:space="0" w:color="auto"/>
        <w:bottom w:val="none" w:sz="0" w:space="0" w:color="auto"/>
        <w:right w:val="none" w:sz="0" w:space="0" w:color="auto"/>
      </w:divBdr>
      <w:divsChild>
        <w:div w:id="88237614">
          <w:marLeft w:val="1800"/>
          <w:marRight w:val="0"/>
          <w:marTop w:val="77"/>
          <w:marBottom w:val="0"/>
          <w:divBdr>
            <w:top w:val="none" w:sz="0" w:space="0" w:color="auto"/>
            <w:left w:val="none" w:sz="0" w:space="0" w:color="auto"/>
            <w:bottom w:val="none" w:sz="0" w:space="0" w:color="auto"/>
            <w:right w:val="none" w:sz="0" w:space="0" w:color="auto"/>
          </w:divBdr>
        </w:div>
        <w:div w:id="704796174">
          <w:marLeft w:val="547"/>
          <w:marRight w:val="0"/>
          <w:marTop w:val="115"/>
          <w:marBottom w:val="0"/>
          <w:divBdr>
            <w:top w:val="none" w:sz="0" w:space="0" w:color="auto"/>
            <w:left w:val="none" w:sz="0" w:space="0" w:color="auto"/>
            <w:bottom w:val="none" w:sz="0" w:space="0" w:color="auto"/>
            <w:right w:val="none" w:sz="0" w:space="0" w:color="auto"/>
          </w:divBdr>
        </w:div>
        <w:div w:id="910232942">
          <w:marLeft w:val="1166"/>
          <w:marRight w:val="0"/>
          <w:marTop w:val="96"/>
          <w:marBottom w:val="0"/>
          <w:divBdr>
            <w:top w:val="none" w:sz="0" w:space="0" w:color="auto"/>
            <w:left w:val="none" w:sz="0" w:space="0" w:color="auto"/>
            <w:bottom w:val="none" w:sz="0" w:space="0" w:color="auto"/>
            <w:right w:val="none" w:sz="0" w:space="0" w:color="auto"/>
          </w:divBdr>
        </w:div>
        <w:div w:id="999581893">
          <w:marLeft w:val="547"/>
          <w:marRight w:val="0"/>
          <w:marTop w:val="115"/>
          <w:marBottom w:val="0"/>
          <w:divBdr>
            <w:top w:val="none" w:sz="0" w:space="0" w:color="auto"/>
            <w:left w:val="none" w:sz="0" w:space="0" w:color="auto"/>
            <w:bottom w:val="none" w:sz="0" w:space="0" w:color="auto"/>
            <w:right w:val="none" w:sz="0" w:space="0" w:color="auto"/>
          </w:divBdr>
        </w:div>
        <w:div w:id="1526868156">
          <w:marLeft w:val="1166"/>
          <w:marRight w:val="0"/>
          <w:marTop w:val="96"/>
          <w:marBottom w:val="0"/>
          <w:divBdr>
            <w:top w:val="none" w:sz="0" w:space="0" w:color="auto"/>
            <w:left w:val="none" w:sz="0" w:space="0" w:color="auto"/>
            <w:bottom w:val="none" w:sz="0" w:space="0" w:color="auto"/>
            <w:right w:val="none" w:sz="0" w:space="0" w:color="auto"/>
          </w:divBdr>
        </w:div>
        <w:div w:id="1721905955">
          <w:marLeft w:val="1800"/>
          <w:marRight w:val="0"/>
          <w:marTop w:val="77"/>
          <w:marBottom w:val="0"/>
          <w:divBdr>
            <w:top w:val="none" w:sz="0" w:space="0" w:color="auto"/>
            <w:left w:val="none" w:sz="0" w:space="0" w:color="auto"/>
            <w:bottom w:val="none" w:sz="0" w:space="0" w:color="auto"/>
            <w:right w:val="none" w:sz="0" w:space="0" w:color="auto"/>
          </w:divBdr>
        </w:div>
        <w:div w:id="1926761005">
          <w:marLeft w:val="1800"/>
          <w:marRight w:val="0"/>
          <w:marTop w:val="77"/>
          <w:marBottom w:val="0"/>
          <w:divBdr>
            <w:top w:val="none" w:sz="0" w:space="0" w:color="auto"/>
            <w:left w:val="none" w:sz="0" w:space="0" w:color="auto"/>
            <w:bottom w:val="none" w:sz="0" w:space="0" w:color="auto"/>
            <w:right w:val="none" w:sz="0" w:space="0" w:color="auto"/>
          </w:divBdr>
        </w:div>
      </w:divsChild>
    </w:div>
    <w:div w:id="550503087">
      <w:bodyDiv w:val="1"/>
      <w:marLeft w:val="0"/>
      <w:marRight w:val="0"/>
      <w:marTop w:val="0"/>
      <w:marBottom w:val="0"/>
      <w:divBdr>
        <w:top w:val="none" w:sz="0" w:space="0" w:color="auto"/>
        <w:left w:val="none" w:sz="0" w:space="0" w:color="auto"/>
        <w:bottom w:val="none" w:sz="0" w:space="0" w:color="auto"/>
        <w:right w:val="none" w:sz="0" w:space="0" w:color="auto"/>
      </w:divBdr>
    </w:div>
    <w:div w:id="550921519">
      <w:bodyDiv w:val="1"/>
      <w:marLeft w:val="0"/>
      <w:marRight w:val="0"/>
      <w:marTop w:val="0"/>
      <w:marBottom w:val="0"/>
      <w:divBdr>
        <w:top w:val="none" w:sz="0" w:space="0" w:color="auto"/>
        <w:left w:val="none" w:sz="0" w:space="0" w:color="auto"/>
        <w:bottom w:val="none" w:sz="0" w:space="0" w:color="auto"/>
        <w:right w:val="none" w:sz="0" w:space="0" w:color="auto"/>
      </w:divBdr>
      <w:divsChild>
        <w:div w:id="597324868">
          <w:marLeft w:val="547"/>
          <w:marRight w:val="0"/>
          <w:marTop w:val="115"/>
          <w:marBottom w:val="0"/>
          <w:divBdr>
            <w:top w:val="none" w:sz="0" w:space="0" w:color="auto"/>
            <w:left w:val="none" w:sz="0" w:space="0" w:color="auto"/>
            <w:bottom w:val="none" w:sz="0" w:space="0" w:color="auto"/>
            <w:right w:val="none" w:sz="0" w:space="0" w:color="auto"/>
          </w:divBdr>
        </w:div>
        <w:div w:id="760294184">
          <w:marLeft w:val="1800"/>
          <w:marRight w:val="0"/>
          <w:marTop w:val="77"/>
          <w:marBottom w:val="0"/>
          <w:divBdr>
            <w:top w:val="none" w:sz="0" w:space="0" w:color="auto"/>
            <w:left w:val="none" w:sz="0" w:space="0" w:color="auto"/>
            <w:bottom w:val="none" w:sz="0" w:space="0" w:color="auto"/>
            <w:right w:val="none" w:sz="0" w:space="0" w:color="auto"/>
          </w:divBdr>
        </w:div>
        <w:div w:id="893321313">
          <w:marLeft w:val="1800"/>
          <w:marRight w:val="0"/>
          <w:marTop w:val="77"/>
          <w:marBottom w:val="0"/>
          <w:divBdr>
            <w:top w:val="none" w:sz="0" w:space="0" w:color="auto"/>
            <w:left w:val="none" w:sz="0" w:space="0" w:color="auto"/>
            <w:bottom w:val="none" w:sz="0" w:space="0" w:color="auto"/>
            <w:right w:val="none" w:sz="0" w:space="0" w:color="auto"/>
          </w:divBdr>
        </w:div>
        <w:div w:id="1399745868">
          <w:marLeft w:val="1166"/>
          <w:marRight w:val="0"/>
          <w:marTop w:val="96"/>
          <w:marBottom w:val="0"/>
          <w:divBdr>
            <w:top w:val="none" w:sz="0" w:space="0" w:color="auto"/>
            <w:left w:val="none" w:sz="0" w:space="0" w:color="auto"/>
            <w:bottom w:val="none" w:sz="0" w:space="0" w:color="auto"/>
            <w:right w:val="none" w:sz="0" w:space="0" w:color="auto"/>
          </w:divBdr>
        </w:div>
        <w:div w:id="2016884540">
          <w:marLeft w:val="1166"/>
          <w:marRight w:val="0"/>
          <w:marTop w:val="96"/>
          <w:marBottom w:val="0"/>
          <w:divBdr>
            <w:top w:val="none" w:sz="0" w:space="0" w:color="auto"/>
            <w:left w:val="none" w:sz="0" w:space="0" w:color="auto"/>
            <w:bottom w:val="none" w:sz="0" w:space="0" w:color="auto"/>
            <w:right w:val="none" w:sz="0" w:space="0" w:color="auto"/>
          </w:divBdr>
        </w:div>
      </w:divsChild>
    </w:div>
    <w:div w:id="552086114">
      <w:bodyDiv w:val="1"/>
      <w:marLeft w:val="0"/>
      <w:marRight w:val="0"/>
      <w:marTop w:val="0"/>
      <w:marBottom w:val="0"/>
      <w:divBdr>
        <w:top w:val="none" w:sz="0" w:space="0" w:color="auto"/>
        <w:left w:val="none" w:sz="0" w:space="0" w:color="auto"/>
        <w:bottom w:val="none" w:sz="0" w:space="0" w:color="auto"/>
        <w:right w:val="none" w:sz="0" w:space="0" w:color="auto"/>
      </w:divBdr>
    </w:div>
    <w:div w:id="552237866">
      <w:bodyDiv w:val="1"/>
      <w:marLeft w:val="0"/>
      <w:marRight w:val="0"/>
      <w:marTop w:val="0"/>
      <w:marBottom w:val="0"/>
      <w:divBdr>
        <w:top w:val="none" w:sz="0" w:space="0" w:color="auto"/>
        <w:left w:val="none" w:sz="0" w:space="0" w:color="auto"/>
        <w:bottom w:val="none" w:sz="0" w:space="0" w:color="auto"/>
        <w:right w:val="none" w:sz="0" w:space="0" w:color="auto"/>
      </w:divBdr>
    </w:div>
    <w:div w:id="552740845">
      <w:bodyDiv w:val="1"/>
      <w:marLeft w:val="0"/>
      <w:marRight w:val="0"/>
      <w:marTop w:val="0"/>
      <w:marBottom w:val="0"/>
      <w:divBdr>
        <w:top w:val="none" w:sz="0" w:space="0" w:color="auto"/>
        <w:left w:val="none" w:sz="0" w:space="0" w:color="auto"/>
        <w:bottom w:val="none" w:sz="0" w:space="0" w:color="auto"/>
        <w:right w:val="none" w:sz="0" w:space="0" w:color="auto"/>
      </w:divBdr>
    </w:div>
    <w:div w:id="555354742">
      <w:bodyDiv w:val="1"/>
      <w:marLeft w:val="0"/>
      <w:marRight w:val="0"/>
      <w:marTop w:val="0"/>
      <w:marBottom w:val="0"/>
      <w:divBdr>
        <w:top w:val="none" w:sz="0" w:space="0" w:color="auto"/>
        <w:left w:val="none" w:sz="0" w:space="0" w:color="auto"/>
        <w:bottom w:val="none" w:sz="0" w:space="0" w:color="auto"/>
        <w:right w:val="none" w:sz="0" w:space="0" w:color="auto"/>
      </w:divBdr>
    </w:div>
    <w:div w:id="555967239">
      <w:bodyDiv w:val="1"/>
      <w:marLeft w:val="0"/>
      <w:marRight w:val="0"/>
      <w:marTop w:val="0"/>
      <w:marBottom w:val="0"/>
      <w:divBdr>
        <w:top w:val="none" w:sz="0" w:space="0" w:color="auto"/>
        <w:left w:val="none" w:sz="0" w:space="0" w:color="auto"/>
        <w:bottom w:val="none" w:sz="0" w:space="0" w:color="auto"/>
        <w:right w:val="none" w:sz="0" w:space="0" w:color="auto"/>
      </w:divBdr>
    </w:div>
    <w:div w:id="556479691">
      <w:bodyDiv w:val="1"/>
      <w:marLeft w:val="0"/>
      <w:marRight w:val="0"/>
      <w:marTop w:val="0"/>
      <w:marBottom w:val="0"/>
      <w:divBdr>
        <w:top w:val="none" w:sz="0" w:space="0" w:color="auto"/>
        <w:left w:val="none" w:sz="0" w:space="0" w:color="auto"/>
        <w:bottom w:val="none" w:sz="0" w:space="0" w:color="auto"/>
        <w:right w:val="none" w:sz="0" w:space="0" w:color="auto"/>
      </w:divBdr>
      <w:divsChild>
        <w:div w:id="1668246286">
          <w:marLeft w:val="0"/>
          <w:marRight w:val="0"/>
          <w:marTop w:val="0"/>
          <w:marBottom w:val="0"/>
          <w:divBdr>
            <w:top w:val="none" w:sz="0" w:space="0" w:color="auto"/>
            <w:left w:val="none" w:sz="0" w:space="0" w:color="auto"/>
            <w:bottom w:val="none" w:sz="0" w:space="0" w:color="auto"/>
            <w:right w:val="none" w:sz="0" w:space="0" w:color="auto"/>
          </w:divBdr>
          <w:divsChild>
            <w:div w:id="495456465">
              <w:marLeft w:val="0"/>
              <w:marRight w:val="0"/>
              <w:marTop w:val="0"/>
              <w:marBottom w:val="0"/>
              <w:divBdr>
                <w:top w:val="none" w:sz="0" w:space="0" w:color="auto"/>
                <w:left w:val="none" w:sz="0" w:space="0" w:color="auto"/>
                <w:bottom w:val="none" w:sz="0" w:space="0" w:color="auto"/>
                <w:right w:val="none" w:sz="0" w:space="0" w:color="auto"/>
              </w:divBdr>
            </w:div>
            <w:div w:id="542987246">
              <w:marLeft w:val="0"/>
              <w:marRight w:val="0"/>
              <w:marTop w:val="0"/>
              <w:marBottom w:val="0"/>
              <w:divBdr>
                <w:top w:val="none" w:sz="0" w:space="0" w:color="auto"/>
                <w:left w:val="none" w:sz="0" w:space="0" w:color="auto"/>
                <w:bottom w:val="none" w:sz="0" w:space="0" w:color="auto"/>
                <w:right w:val="none" w:sz="0" w:space="0" w:color="auto"/>
              </w:divBdr>
            </w:div>
            <w:div w:id="95020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628981">
      <w:bodyDiv w:val="1"/>
      <w:marLeft w:val="0"/>
      <w:marRight w:val="0"/>
      <w:marTop w:val="0"/>
      <w:marBottom w:val="0"/>
      <w:divBdr>
        <w:top w:val="none" w:sz="0" w:space="0" w:color="auto"/>
        <w:left w:val="none" w:sz="0" w:space="0" w:color="auto"/>
        <w:bottom w:val="none" w:sz="0" w:space="0" w:color="auto"/>
        <w:right w:val="none" w:sz="0" w:space="0" w:color="auto"/>
      </w:divBdr>
    </w:div>
    <w:div w:id="557320852">
      <w:bodyDiv w:val="1"/>
      <w:marLeft w:val="0"/>
      <w:marRight w:val="0"/>
      <w:marTop w:val="0"/>
      <w:marBottom w:val="0"/>
      <w:divBdr>
        <w:top w:val="none" w:sz="0" w:space="0" w:color="auto"/>
        <w:left w:val="none" w:sz="0" w:space="0" w:color="auto"/>
        <w:bottom w:val="none" w:sz="0" w:space="0" w:color="auto"/>
        <w:right w:val="none" w:sz="0" w:space="0" w:color="auto"/>
      </w:divBdr>
    </w:div>
    <w:div w:id="557712512">
      <w:bodyDiv w:val="1"/>
      <w:marLeft w:val="0"/>
      <w:marRight w:val="0"/>
      <w:marTop w:val="0"/>
      <w:marBottom w:val="0"/>
      <w:divBdr>
        <w:top w:val="none" w:sz="0" w:space="0" w:color="auto"/>
        <w:left w:val="none" w:sz="0" w:space="0" w:color="auto"/>
        <w:bottom w:val="none" w:sz="0" w:space="0" w:color="auto"/>
        <w:right w:val="none" w:sz="0" w:space="0" w:color="auto"/>
      </w:divBdr>
    </w:div>
    <w:div w:id="557787817">
      <w:bodyDiv w:val="1"/>
      <w:marLeft w:val="0"/>
      <w:marRight w:val="0"/>
      <w:marTop w:val="0"/>
      <w:marBottom w:val="0"/>
      <w:divBdr>
        <w:top w:val="none" w:sz="0" w:space="0" w:color="auto"/>
        <w:left w:val="none" w:sz="0" w:space="0" w:color="auto"/>
        <w:bottom w:val="none" w:sz="0" w:space="0" w:color="auto"/>
        <w:right w:val="none" w:sz="0" w:space="0" w:color="auto"/>
      </w:divBdr>
    </w:div>
    <w:div w:id="558397310">
      <w:bodyDiv w:val="1"/>
      <w:marLeft w:val="0"/>
      <w:marRight w:val="0"/>
      <w:marTop w:val="0"/>
      <w:marBottom w:val="0"/>
      <w:divBdr>
        <w:top w:val="none" w:sz="0" w:space="0" w:color="auto"/>
        <w:left w:val="none" w:sz="0" w:space="0" w:color="auto"/>
        <w:bottom w:val="none" w:sz="0" w:space="0" w:color="auto"/>
        <w:right w:val="none" w:sz="0" w:space="0" w:color="auto"/>
      </w:divBdr>
    </w:div>
    <w:div w:id="558789288">
      <w:bodyDiv w:val="1"/>
      <w:marLeft w:val="0"/>
      <w:marRight w:val="0"/>
      <w:marTop w:val="0"/>
      <w:marBottom w:val="0"/>
      <w:divBdr>
        <w:top w:val="none" w:sz="0" w:space="0" w:color="auto"/>
        <w:left w:val="none" w:sz="0" w:space="0" w:color="auto"/>
        <w:bottom w:val="none" w:sz="0" w:space="0" w:color="auto"/>
        <w:right w:val="none" w:sz="0" w:space="0" w:color="auto"/>
      </w:divBdr>
    </w:div>
    <w:div w:id="559902330">
      <w:bodyDiv w:val="1"/>
      <w:marLeft w:val="0"/>
      <w:marRight w:val="0"/>
      <w:marTop w:val="0"/>
      <w:marBottom w:val="0"/>
      <w:divBdr>
        <w:top w:val="none" w:sz="0" w:space="0" w:color="auto"/>
        <w:left w:val="none" w:sz="0" w:space="0" w:color="auto"/>
        <w:bottom w:val="none" w:sz="0" w:space="0" w:color="auto"/>
        <w:right w:val="none" w:sz="0" w:space="0" w:color="auto"/>
      </w:divBdr>
    </w:div>
    <w:div w:id="560601133">
      <w:bodyDiv w:val="1"/>
      <w:marLeft w:val="0"/>
      <w:marRight w:val="0"/>
      <w:marTop w:val="0"/>
      <w:marBottom w:val="0"/>
      <w:divBdr>
        <w:top w:val="none" w:sz="0" w:space="0" w:color="auto"/>
        <w:left w:val="none" w:sz="0" w:space="0" w:color="auto"/>
        <w:bottom w:val="none" w:sz="0" w:space="0" w:color="auto"/>
        <w:right w:val="none" w:sz="0" w:space="0" w:color="auto"/>
      </w:divBdr>
      <w:divsChild>
        <w:div w:id="114914553">
          <w:marLeft w:val="0"/>
          <w:marRight w:val="0"/>
          <w:marTop w:val="0"/>
          <w:marBottom w:val="0"/>
          <w:divBdr>
            <w:top w:val="none" w:sz="0" w:space="0" w:color="auto"/>
            <w:left w:val="none" w:sz="0" w:space="0" w:color="auto"/>
            <w:bottom w:val="none" w:sz="0" w:space="0" w:color="auto"/>
            <w:right w:val="none" w:sz="0" w:space="0" w:color="auto"/>
          </w:divBdr>
          <w:divsChild>
            <w:div w:id="134679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871192">
      <w:bodyDiv w:val="1"/>
      <w:marLeft w:val="0"/>
      <w:marRight w:val="0"/>
      <w:marTop w:val="0"/>
      <w:marBottom w:val="0"/>
      <w:divBdr>
        <w:top w:val="none" w:sz="0" w:space="0" w:color="auto"/>
        <w:left w:val="none" w:sz="0" w:space="0" w:color="auto"/>
        <w:bottom w:val="none" w:sz="0" w:space="0" w:color="auto"/>
        <w:right w:val="none" w:sz="0" w:space="0" w:color="auto"/>
      </w:divBdr>
    </w:div>
    <w:div w:id="561714464">
      <w:bodyDiv w:val="1"/>
      <w:marLeft w:val="0"/>
      <w:marRight w:val="0"/>
      <w:marTop w:val="0"/>
      <w:marBottom w:val="0"/>
      <w:divBdr>
        <w:top w:val="none" w:sz="0" w:space="0" w:color="auto"/>
        <w:left w:val="none" w:sz="0" w:space="0" w:color="auto"/>
        <w:bottom w:val="none" w:sz="0" w:space="0" w:color="auto"/>
        <w:right w:val="none" w:sz="0" w:space="0" w:color="auto"/>
      </w:divBdr>
    </w:div>
    <w:div w:id="561793257">
      <w:bodyDiv w:val="1"/>
      <w:marLeft w:val="0"/>
      <w:marRight w:val="0"/>
      <w:marTop w:val="0"/>
      <w:marBottom w:val="0"/>
      <w:divBdr>
        <w:top w:val="none" w:sz="0" w:space="0" w:color="auto"/>
        <w:left w:val="none" w:sz="0" w:space="0" w:color="auto"/>
        <w:bottom w:val="none" w:sz="0" w:space="0" w:color="auto"/>
        <w:right w:val="none" w:sz="0" w:space="0" w:color="auto"/>
      </w:divBdr>
    </w:div>
    <w:div w:id="562644477">
      <w:bodyDiv w:val="1"/>
      <w:marLeft w:val="0"/>
      <w:marRight w:val="0"/>
      <w:marTop w:val="0"/>
      <w:marBottom w:val="0"/>
      <w:divBdr>
        <w:top w:val="none" w:sz="0" w:space="0" w:color="auto"/>
        <w:left w:val="none" w:sz="0" w:space="0" w:color="auto"/>
        <w:bottom w:val="none" w:sz="0" w:space="0" w:color="auto"/>
        <w:right w:val="none" w:sz="0" w:space="0" w:color="auto"/>
      </w:divBdr>
    </w:div>
    <w:div w:id="562714215">
      <w:bodyDiv w:val="1"/>
      <w:marLeft w:val="0"/>
      <w:marRight w:val="0"/>
      <w:marTop w:val="0"/>
      <w:marBottom w:val="0"/>
      <w:divBdr>
        <w:top w:val="none" w:sz="0" w:space="0" w:color="auto"/>
        <w:left w:val="none" w:sz="0" w:space="0" w:color="auto"/>
        <w:bottom w:val="none" w:sz="0" w:space="0" w:color="auto"/>
        <w:right w:val="none" w:sz="0" w:space="0" w:color="auto"/>
      </w:divBdr>
      <w:divsChild>
        <w:div w:id="488908069">
          <w:marLeft w:val="547"/>
          <w:marRight w:val="0"/>
          <w:marTop w:val="96"/>
          <w:marBottom w:val="0"/>
          <w:divBdr>
            <w:top w:val="none" w:sz="0" w:space="0" w:color="auto"/>
            <w:left w:val="none" w:sz="0" w:space="0" w:color="auto"/>
            <w:bottom w:val="none" w:sz="0" w:space="0" w:color="auto"/>
            <w:right w:val="none" w:sz="0" w:space="0" w:color="auto"/>
          </w:divBdr>
        </w:div>
        <w:div w:id="743647205">
          <w:marLeft w:val="547"/>
          <w:marRight w:val="0"/>
          <w:marTop w:val="96"/>
          <w:marBottom w:val="0"/>
          <w:divBdr>
            <w:top w:val="none" w:sz="0" w:space="0" w:color="auto"/>
            <w:left w:val="none" w:sz="0" w:space="0" w:color="auto"/>
            <w:bottom w:val="none" w:sz="0" w:space="0" w:color="auto"/>
            <w:right w:val="none" w:sz="0" w:space="0" w:color="auto"/>
          </w:divBdr>
        </w:div>
        <w:div w:id="1189757861">
          <w:marLeft w:val="1166"/>
          <w:marRight w:val="0"/>
          <w:marTop w:val="96"/>
          <w:marBottom w:val="0"/>
          <w:divBdr>
            <w:top w:val="none" w:sz="0" w:space="0" w:color="auto"/>
            <w:left w:val="none" w:sz="0" w:space="0" w:color="auto"/>
            <w:bottom w:val="none" w:sz="0" w:space="0" w:color="auto"/>
            <w:right w:val="none" w:sz="0" w:space="0" w:color="auto"/>
          </w:divBdr>
        </w:div>
        <w:div w:id="1864856708">
          <w:marLeft w:val="1166"/>
          <w:marRight w:val="0"/>
          <w:marTop w:val="96"/>
          <w:marBottom w:val="0"/>
          <w:divBdr>
            <w:top w:val="none" w:sz="0" w:space="0" w:color="auto"/>
            <w:left w:val="none" w:sz="0" w:space="0" w:color="auto"/>
            <w:bottom w:val="none" w:sz="0" w:space="0" w:color="auto"/>
            <w:right w:val="none" w:sz="0" w:space="0" w:color="auto"/>
          </w:divBdr>
        </w:div>
      </w:divsChild>
    </w:div>
    <w:div w:id="562759554">
      <w:bodyDiv w:val="1"/>
      <w:marLeft w:val="0"/>
      <w:marRight w:val="0"/>
      <w:marTop w:val="0"/>
      <w:marBottom w:val="0"/>
      <w:divBdr>
        <w:top w:val="none" w:sz="0" w:space="0" w:color="auto"/>
        <w:left w:val="none" w:sz="0" w:space="0" w:color="auto"/>
        <w:bottom w:val="none" w:sz="0" w:space="0" w:color="auto"/>
        <w:right w:val="none" w:sz="0" w:space="0" w:color="auto"/>
      </w:divBdr>
      <w:divsChild>
        <w:div w:id="1975215509">
          <w:marLeft w:val="547"/>
          <w:marRight w:val="0"/>
          <w:marTop w:val="134"/>
          <w:marBottom w:val="0"/>
          <w:divBdr>
            <w:top w:val="none" w:sz="0" w:space="0" w:color="auto"/>
            <w:left w:val="none" w:sz="0" w:space="0" w:color="auto"/>
            <w:bottom w:val="none" w:sz="0" w:space="0" w:color="auto"/>
            <w:right w:val="none" w:sz="0" w:space="0" w:color="auto"/>
          </w:divBdr>
        </w:div>
      </w:divsChild>
    </w:div>
    <w:div w:id="563570003">
      <w:bodyDiv w:val="1"/>
      <w:marLeft w:val="0"/>
      <w:marRight w:val="0"/>
      <w:marTop w:val="0"/>
      <w:marBottom w:val="0"/>
      <w:divBdr>
        <w:top w:val="none" w:sz="0" w:space="0" w:color="auto"/>
        <w:left w:val="none" w:sz="0" w:space="0" w:color="auto"/>
        <w:bottom w:val="none" w:sz="0" w:space="0" w:color="auto"/>
        <w:right w:val="none" w:sz="0" w:space="0" w:color="auto"/>
      </w:divBdr>
    </w:div>
    <w:div w:id="563756933">
      <w:bodyDiv w:val="1"/>
      <w:marLeft w:val="0"/>
      <w:marRight w:val="0"/>
      <w:marTop w:val="0"/>
      <w:marBottom w:val="0"/>
      <w:divBdr>
        <w:top w:val="none" w:sz="0" w:space="0" w:color="auto"/>
        <w:left w:val="none" w:sz="0" w:space="0" w:color="auto"/>
        <w:bottom w:val="none" w:sz="0" w:space="0" w:color="auto"/>
        <w:right w:val="none" w:sz="0" w:space="0" w:color="auto"/>
      </w:divBdr>
      <w:divsChild>
        <w:div w:id="207571804">
          <w:marLeft w:val="1166"/>
          <w:marRight w:val="0"/>
          <w:marTop w:val="115"/>
          <w:marBottom w:val="0"/>
          <w:divBdr>
            <w:top w:val="none" w:sz="0" w:space="0" w:color="auto"/>
            <w:left w:val="none" w:sz="0" w:space="0" w:color="auto"/>
            <w:bottom w:val="none" w:sz="0" w:space="0" w:color="auto"/>
            <w:right w:val="none" w:sz="0" w:space="0" w:color="auto"/>
          </w:divBdr>
        </w:div>
        <w:div w:id="434063182">
          <w:marLeft w:val="547"/>
          <w:marRight w:val="0"/>
          <w:marTop w:val="130"/>
          <w:marBottom w:val="0"/>
          <w:divBdr>
            <w:top w:val="none" w:sz="0" w:space="0" w:color="auto"/>
            <w:left w:val="none" w:sz="0" w:space="0" w:color="auto"/>
            <w:bottom w:val="none" w:sz="0" w:space="0" w:color="auto"/>
            <w:right w:val="none" w:sz="0" w:space="0" w:color="auto"/>
          </w:divBdr>
        </w:div>
        <w:div w:id="1083260239">
          <w:marLeft w:val="1166"/>
          <w:marRight w:val="0"/>
          <w:marTop w:val="115"/>
          <w:marBottom w:val="0"/>
          <w:divBdr>
            <w:top w:val="none" w:sz="0" w:space="0" w:color="auto"/>
            <w:left w:val="none" w:sz="0" w:space="0" w:color="auto"/>
            <w:bottom w:val="none" w:sz="0" w:space="0" w:color="auto"/>
            <w:right w:val="none" w:sz="0" w:space="0" w:color="auto"/>
          </w:divBdr>
        </w:div>
        <w:div w:id="1895847970">
          <w:marLeft w:val="1166"/>
          <w:marRight w:val="0"/>
          <w:marTop w:val="115"/>
          <w:marBottom w:val="0"/>
          <w:divBdr>
            <w:top w:val="none" w:sz="0" w:space="0" w:color="auto"/>
            <w:left w:val="none" w:sz="0" w:space="0" w:color="auto"/>
            <w:bottom w:val="none" w:sz="0" w:space="0" w:color="auto"/>
            <w:right w:val="none" w:sz="0" w:space="0" w:color="auto"/>
          </w:divBdr>
        </w:div>
        <w:div w:id="1923489635">
          <w:marLeft w:val="547"/>
          <w:marRight w:val="0"/>
          <w:marTop w:val="130"/>
          <w:marBottom w:val="0"/>
          <w:divBdr>
            <w:top w:val="none" w:sz="0" w:space="0" w:color="auto"/>
            <w:left w:val="none" w:sz="0" w:space="0" w:color="auto"/>
            <w:bottom w:val="none" w:sz="0" w:space="0" w:color="auto"/>
            <w:right w:val="none" w:sz="0" w:space="0" w:color="auto"/>
          </w:divBdr>
        </w:div>
      </w:divsChild>
    </w:div>
    <w:div w:id="564027026">
      <w:bodyDiv w:val="1"/>
      <w:marLeft w:val="0"/>
      <w:marRight w:val="0"/>
      <w:marTop w:val="0"/>
      <w:marBottom w:val="0"/>
      <w:divBdr>
        <w:top w:val="none" w:sz="0" w:space="0" w:color="auto"/>
        <w:left w:val="none" w:sz="0" w:space="0" w:color="auto"/>
        <w:bottom w:val="none" w:sz="0" w:space="0" w:color="auto"/>
        <w:right w:val="none" w:sz="0" w:space="0" w:color="auto"/>
      </w:divBdr>
    </w:div>
    <w:div w:id="564141314">
      <w:bodyDiv w:val="1"/>
      <w:marLeft w:val="0"/>
      <w:marRight w:val="0"/>
      <w:marTop w:val="0"/>
      <w:marBottom w:val="0"/>
      <w:divBdr>
        <w:top w:val="none" w:sz="0" w:space="0" w:color="auto"/>
        <w:left w:val="none" w:sz="0" w:space="0" w:color="auto"/>
        <w:bottom w:val="none" w:sz="0" w:space="0" w:color="auto"/>
        <w:right w:val="none" w:sz="0" w:space="0" w:color="auto"/>
      </w:divBdr>
    </w:div>
    <w:div w:id="564293104">
      <w:bodyDiv w:val="1"/>
      <w:marLeft w:val="0"/>
      <w:marRight w:val="0"/>
      <w:marTop w:val="0"/>
      <w:marBottom w:val="0"/>
      <w:divBdr>
        <w:top w:val="none" w:sz="0" w:space="0" w:color="auto"/>
        <w:left w:val="none" w:sz="0" w:space="0" w:color="auto"/>
        <w:bottom w:val="none" w:sz="0" w:space="0" w:color="auto"/>
        <w:right w:val="none" w:sz="0" w:space="0" w:color="auto"/>
      </w:divBdr>
      <w:divsChild>
        <w:div w:id="250940079">
          <w:marLeft w:val="2160"/>
          <w:marRight w:val="0"/>
          <w:marTop w:val="0"/>
          <w:marBottom w:val="0"/>
          <w:divBdr>
            <w:top w:val="none" w:sz="0" w:space="0" w:color="auto"/>
            <w:left w:val="none" w:sz="0" w:space="0" w:color="auto"/>
            <w:bottom w:val="none" w:sz="0" w:space="0" w:color="auto"/>
            <w:right w:val="none" w:sz="0" w:space="0" w:color="auto"/>
          </w:divBdr>
        </w:div>
        <w:div w:id="737553487">
          <w:marLeft w:val="720"/>
          <w:marRight w:val="0"/>
          <w:marTop w:val="0"/>
          <w:marBottom w:val="0"/>
          <w:divBdr>
            <w:top w:val="none" w:sz="0" w:space="0" w:color="auto"/>
            <w:left w:val="none" w:sz="0" w:space="0" w:color="auto"/>
            <w:bottom w:val="none" w:sz="0" w:space="0" w:color="auto"/>
            <w:right w:val="none" w:sz="0" w:space="0" w:color="auto"/>
          </w:divBdr>
        </w:div>
        <w:div w:id="896479530">
          <w:marLeft w:val="720"/>
          <w:marRight w:val="0"/>
          <w:marTop w:val="0"/>
          <w:marBottom w:val="0"/>
          <w:divBdr>
            <w:top w:val="none" w:sz="0" w:space="0" w:color="auto"/>
            <w:left w:val="none" w:sz="0" w:space="0" w:color="auto"/>
            <w:bottom w:val="none" w:sz="0" w:space="0" w:color="auto"/>
            <w:right w:val="none" w:sz="0" w:space="0" w:color="auto"/>
          </w:divBdr>
        </w:div>
        <w:div w:id="1233201441">
          <w:marLeft w:val="1440"/>
          <w:marRight w:val="0"/>
          <w:marTop w:val="0"/>
          <w:marBottom w:val="0"/>
          <w:divBdr>
            <w:top w:val="none" w:sz="0" w:space="0" w:color="auto"/>
            <w:left w:val="none" w:sz="0" w:space="0" w:color="auto"/>
            <w:bottom w:val="none" w:sz="0" w:space="0" w:color="auto"/>
            <w:right w:val="none" w:sz="0" w:space="0" w:color="auto"/>
          </w:divBdr>
        </w:div>
        <w:div w:id="1430810217">
          <w:marLeft w:val="720"/>
          <w:marRight w:val="0"/>
          <w:marTop w:val="0"/>
          <w:marBottom w:val="0"/>
          <w:divBdr>
            <w:top w:val="none" w:sz="0" w:space="0" w:color="auto"/>
            <w:left w:val="none" w:sz="0" w:space="0" w:color="auto"/>
            <w:bottom w:val="none" w:sz="0" w:space="0" w:color="auto"/>
            <w:right w:val="none" w:sz="0" w:space="0" w:color="auto"/>
          </w:divBdr>
        </w:div>
        <w:div w:id="1432580092">
          <w:marLeft w:val="1440"/>
          <w:marRight w:val="0"/>
          <w:marTop w:val="0"/>
          <w:marBottom w:val="0"/>
          <w:divBdr>
            <w:top w:val="none" w:sz="0" w:space="0" w:color="auto"/>
            <w:left w:val="none" w:sz="0" w:space="0" w:color="auto"/>
            <w:bottom w:val="none" w:sz="0" w:space="0" w:color="auto"/>
            <w:right w:val="none" w:sz="0" w:space="0" w:color="auto"/>
          </w:divBdr>
        </w:div>
        <w:div w:id="1545213656">
          <w:marLeft w:val="1440"/>
          <w:marRight w:val="0"/>
          <w:marTop w:val="0"/>
          <w:marBottom w:val="0"/>
          <w:divBdr>
            <w:top w:val="none" w:sz="0" w:space="0" w:color="auto"/>
            <w:left w:val="none" w:sz="0" w:space="0" w:color="auto"/>
            <w:bottom w:val="none" w:sz="0" w:space="0" w:color="auto"/>
            <w:right w:val="none" w:sz="0" w:space="0" w:color="auto"/>
          </w:divBdr>
        </w:div>
        <w:div w:id="2084908569">
          <w:marLeft w:val="720"/>
          <w:marRight w:val="0"/>
          <w:marTop w:val="0"/>
          <w:marBottom w:val="0"/>
          <w:divBdr>
            <w:top w:val="none" w:sz="0" w:space="0" w:color="auto"/>
            <w:left w:val="none" w:sz="0" w:space="0" w:color="auto"/>
            <w:bottom w:val="none" w:sz="0" w:space="0" w:color="auto"/>
            <w:right w:val="none" w:sz="0" w:space="0" w:color="auto"/>
          </w:divBdr>
        </w:div>
        <w:div w:id="2089380272">
          <w:marLeft w:val="2160"/>
          <w:marRight w:val="0"/>
          <w:marTop w:val="0"/>
          <w:marBottom w:val="0"/>
          <w:divBdr>
            <w:top w:val="none" w:sz="0" w:space="0" w:color="auto"/>
            <w:left w:val="none" w:sz="0" w:space="0" w:color="auto"/>
            <w:bottom w:val="none" w:sz="0" w:space="0" w:color="auto"/>
            <w:right w:val="none" w:sz="0" w:space="0" w:color="auto"/>
          </w:divBdr>
        </w:div>
      </w:divsChild>
    </w:div>
    <w:div w:id="564803539">
      <w:bodyDiv w:val="1"/>
      <w:marLeft w:val="0"/>
      <w:marRight w:val="0"/>
      <w:marTop w:val="0"/>
      <w:marBottom w:val="0"/>
      <w:divBdr>
        <w:top w:val="none" w:sz="0" w:space="0" w:color="auto"/>
        <w:left w:val="none" w:sz="0" w:space="0" w:color="auto"/>
        <w:bottom w:val="none" w:sz="0" w:space="0" w:color="auto"/>
        <w:right w:val="none" w:sz="0" w:space="0" w:color="auto"/>
      </w:divBdr>
    </w:div>
    <w:div w:id="565532648">
      <w:bodyDiv w:val="1"/>
      <w:marLeft w:val="0"/>
      <w:marRight w:val="0"/>
      <w:marTop w:val="0"/>
      <w:marBottom w:val="0"/>
      <w:divBdr>
        <w:top w:val="none" w:sz="0" w:space="0" w:color="auto"/>
        <w:left w:val="none" w:sz="0" w:space="0" w:color="auto"/>
        <w:bottom w:val="none" w:sz="0" w:space="0" w:color="auto"/>
        <w:right w:val="none" w:sz="0" w:space="0" w:color="auto"/>
      </w:divBdr>
    </w:div>
    <w:div w:id="565608396">
      <w:bodyDiv w:val="1"/>
      <w:marLeft w:val="0"/>
      <w:marRight w:val="0"/>
      <w:marTop w:val="0"/>
      <w:marBottom w:val="0"/>
      <w:divBdr>
        <w:top w:val="none" w:sz="0" w:space="0" w:color="auto"/>
        <w:left w:val="none" w:sz="0" w:space="0" w:color="auto"/>
        <w:bottom w:val="none" w:sz="0" w:space="0" w:color="auto"/>
        <w:right w:val="none" w:sz="0" w:space="0" w:color="auto"/>
      </w:divBdr>
      <w:divsChild>
        <w:div w:id="462122012">
          <w:marLeft w:val="1800"/>
          <w:marRight w:val="0"/>
          <w:marTop w:val="96"/>
          <w:marBottom w:val="0"/>
          <w:divBdr>
            <w:top w:val="none" w:sz="0" w:space="0" w:color="auto"/>
            <w:left w:val="none" w:sz="0" w:space="0" w:color="auto"/>
            <w:bottom w:val="none" w:sz="0" w:space="0" w:color="auto"/>
            <w:right w:val="none" w:sz="0" w:space="0" w:color="auto"/>
          </w:divBdr>
        </w:div>
        <w:div w:id="1181358115">
          <w:marLeft w:val="1166"/>
          <w:marRight w:val="0"/>
          <w:marTop w:val="115"/>
          <w:marBottom w:val="0"/>
          <w:divBdr>
            <w:top w:val="none" w:sz="0" w:space="0" w:color="auto"/>
            <w:left w:val="none" w:sz="0" w:space="0" w:color="auto"/>
            <w:bottom w:val="none" w:sz="0" w:space="0" w:color="auto"/>
            <w:right w:val="none" w:sz="0" w:space="0" w:color="auto"/>
          </w:divBdr>
        </w:div>
        <w:div w:id="1429236279">
          <w:marLeft w:val="547"/>
          <w:marRight w:val="0"/>
          <w:marTop w:val="134"/>
          <w:marBottom w:val="0"/>
          <w:divBdr>
            <w:top w:val="none" w:sz="0" w:space="0" w:color="auto"/>
            <w:left w:val="none" w:sz="0" w:space="0" w:color="auto"/>
            <w:bottom w:val="none" w:sz="0" w:space="0" w:color="auto"/>
            <w:right w:val="none" w:sz="0" w:space="0" w:color="auto"/>
          </w:divBdr>
        </w:div>
      </w:divsChild>
    </w:div>
    <w:div w:id="567690621">
      <w:bodyDiv w:val="1"/>
      <w:marLeft w:val="0"/>
      <w:marRight w:val="0"/>
      <w:marTop w:val="0"/>
      <w:marBottom w:val="0"/>
      <w:divBdr>
        <w:top w:val="none" w:sz="0" w:space="0" w:color="auto"/>
        <w:left w:val="none" w:sz="0" w:space="0" w:color="auto"/>
        <w:bottom w:val="none" w:sz="0" w:space="0" w:color="auto"/>
        <w:right w:val="none" w:sz="0" w:space="0" w:color="auto"/>
      </w:divBdr>
      <w:divsChild>
        <w:div w:id="920989877">
          <w:marLeft w:val="547"/>
          <w:marRight w:val="0"/>
          <w:marTop w:val="134"/>
          <w:marBottom w:val="120"/>
          <w:divBdr>
            <w:top w:val="none" w:sz="0" w:space="0" w:color="auto"/>
            <w:left w:val="none" w:sz="0" w:space="0" w:color="auto"/>
            <w:bottom w:val="none" w:sz="0" w:space="0" w:color="auto"/>
            <w:right w:val="none" w:sz="0" w:space="0" w:color="auto"/>
          </w:divBdr>
        </w:div>
        <w:div w:id="1259561988">
          <w:marLeft w:val="1166"/>
          <w:marRight w:val="0"/>
          <w:marTop w:val="115"/>
          <w:marBottom w:val="120"/>
          <w:divBdr>
            <w:top w:val="none" w:sz="0" w:space="0" w:color="auto"/>
            <w:left w:val="none" w:sz="0" w:space="0" w:color="auto"/>
            <w:bottom w:val="none" w:sz="0" w:space="0" w:color="auto"/>
            <w:right w:val="none" w:sz="0" w:space="0" w:color="auto"/>
          </w:divBdr>
        </w:div>
        <w:div w:id="1492260852">
          <w:marLeft w:val="1166"/>
          <w:marRight w:val="0"/>
          <w:marTop w:val="115"/>
          <w:marBottom w:val="120"/>
          <w:divBdr>
            <w:top w:val="none" w:sz="0" w:space="0" w:color="auto"/>
            <w:left w:val="none" w:sz="0" w:space="0" w:color="auto"/>
            <w:bottom w:val="none" w:sz="0" w:space="0" w:color="auto"/>
            <w:right w:val="none" w:sz="0" w:space="0" w:color="auto"/>
          </w:divBdr>
        </w:div>
        <w:div w:id="1721712700">
          <w:marLeft w:val="547"/>
          <w:marRight w:val="0"/>
          <w:marTop w:val="134"/>
          <w:marBottom w:val="120"/>
          <w:divBdr>
            <w:top w:val="none" w:sz="0" w:space="0" w:color="auto"/>
            <w:left w:val="none" w:sz="0" w:space="0" w:color="auto"/>
            <w:bottom w:val="none" w:sz="0" w:space="0" w:color="auto"/>
            <w:right w:val="none" w:sz="0" w:space="0" w:color="auto"/>
          </w:divBdr>
        </w:div>
        <w:div w:id="1765761584">
          <w:marLeft w:val="1166"/>
          <w:marRight w:val="0"/>
          <w:marTop w:val="115"/>
          <w:marBottom w:val="120"/>
          <w:divBdr>
            <w:top w:val="none" w:sz="0" w:space="0" w:color="auto"/>
            <w:left w:val="none" w:sz="0" w:space="0" w:color="auto"/>
            <w:bottom w:val="none" w:sz="0" w:space="0" w:color="auto"/>
            <w:right w:val="none" w:sz="0" w:space="0" w:color="auto"/>
          </w:divBdr>
        </w:div>
      </w:divsChild>
    </w:div>
    <w:div w:id="567761843">
      <w:bodyDiv w:val="1"/>
      <w:marLeft w:val="0"/>
      <w:marRight w:val="0"/>
      <w:marTop w:val="0"/>
      <w:marBottom w:val="0"/>
      <w:divBdr>
        <w:top w:val="none" w:sz="0" w:space="0" w:color="auto"/>
        <w:left w:val="none" w:sz="0" w:space="0" w:color="auto"/>
        <w:bottom w:val="none" w:sz="0" w:space="0" w:color="auto"/>
        <w:right w:val="none" w:sz="0" w:space="0" w:color="auto"/>
      </w:divBdr>
    </w:div>
    <w:div w:id="567804152">
      <w:bodyDiv w:val="1"/>
      <w:marLeft w:val="0"/>
      <w:marRight w:val="0"/>
      <w:marTop w:val="0"/>
      <w:marBottom w:val="0"/>
      <w:divBdr>
        <w:top w:val="none" w:sz="0" w:space="0" w:color="auto"/>
        <w:left w:val="none" w:sz="0" w:space="0" w:color="auto"/>
        <w:bottom w:val="none" w:sz="0" w:space="0" w:color="auto"/>
        <w:right w:val="none" w:sz="0" w:space="0" w:color="auto"/>
      </w:divBdr>
    </w:div>
    <w:div w:id="568424921">
      <w:bodyDiv w:val="1"/>
      <w:marLeft w:val="0"/>
      <w:marRight w:val="0"/>
      <w:marTop w:val="0"/>
      <w:marBottom w:val="0"/>
      <w:divBdr>
        <w:top w:val="none" w:sz="0" w:space="0" w:color="auto"/>
        <w:left w:val="none" w:sz="0" w:space="0" w:color="auto"/>
        <w:bottom w:val="none" w:sz="0" w:space="0" w:color="auto"/>
        <w:right w:val="none" w:sz="0" w:space="0" w:color="auto"/>
      </w:divBdr>
      <w:divsChild>
        <w:div w:id="72899968">
          <w:marLeft w:val="1166"/>
          <w:marRight w:val="0"/>
          <w:marTop w:val="134"/>
          <w:marBottom w:val="0"/>
          <w:divBdr>
            <w:top w:val="none" w:sz="0" w:space="0" w:color="auto"/>
            <w:left w:val="none" w:sz="0" w:space="0" w:color="auto"/>
            <w:bottom w:val="none" w:sz="0" w:space="0" w:color="auto"/>
            <w:right w:val="none" w:sz="0" w:space="0" w:color="auto"/>
          </w:divBdr>
        </w:div>
        <w:div w:id="231544459">
          <w:marLeft w:val="547"/>
          <w:marRight w:val="0"/>
          <w:marTop w:val="154"/>
          <w:marBottom w:val="0"/>
          <w:divBdr>
            <w:top w:val="none" w:sz="0" w:space="0" w:color="auto"/>
            <w:left w:val="none" w:sz="0" w:space="0" w:color="auto"/>
            <w:bottom w:val="none" w:sz="0" w:space="0" w:color="auto"/>
            <w:right w:val="none" w:sz="0" w:space="0" w:color="auto"/>
          </w:divBdr>
        </w:div>
        <w:div w:id="582033902">
          <w:marLeft w:val="547"/>
          <w:marRight w:val="0"/>
          <w:marTop w:val="154"/>
          <w:marBottom w:val="0"/>
          <w:divBdr>
            <w:top w:val="none" w:sz="0" w:space="0" w:color="auto"/>
            <w:left w:val="none" w:sz="0" w:space="0" w:color="auto"/>
            <w:bottom w:val="none" w:sz="0" w:space="0" w:color="auto"/>
            <w:right w:val="none" w:sz="0" w:space="0" w:color="auto"/>
          </w:divBdr>
        </w:div>
        <w:div w:id="614335895">
          <w:marLeft w:val="1166"/>
          <w:marRight w:val="0"/>
          <w:marTop w:val="134"/>
          <w:marBottom w:val="0"/>
          <w:divBdr>
            <w:top w:val="none" w:sz="0" w:space="0" w:color="auto"/>
            <w:left w:val="none" w:sz="0" w:space="0" w:color="auto"/>
            <w:bottom w:val="none" w:sz="0" w:space="0" w:color="auto"/>
            <w:right w:val="none" w:sz="0" w:space="0" w:color="auto"/>
          </w:divBdr>
        </w:div>
        <w:div w:id="1258099207">
          <w:marLeft w:val="1166"/>
          <w:marRight w:val="0"/>
          <w:marTop w:val="134"/>
          <w:marBottom w:val="0"/>
          <w:divBdr>
            <w:top w:val="none" w:sz="0" w:space="0" w:color="auto"/>
            <w:left w:val="none" w:sz="0" w:space="0" w:color="auto"/>
            <w:bottom w:val="none" w:sz="0" w:space="0" w:color="auto"/>
            <w:right w:val="none" w:sz="0" w:space="0" w:color="auto"/>
          </w:divBdr>
        </w:div>
      </w:divsChild>
    </w:div>
    <w:div w:id="570240993">
      <w:bodyDiv w:val="1"/>
      <w:marLeft w:val="0"/>
      <w:marRight w:val="0"/>
      <w:marTop w:val="0"/>
      <w:marBottom w:val="0"/>
      <w:divBdr>
        <w:top w:val="none" w:sz="0" w:space="0" w:color="auto"/>
        <w:left w:val="none" w:sz="0" w:space="0" w:color="auto"/>
        <w:bottom w:val="none" w:sz="0" w:space="0" w:color="auto"/>
        <w:right w:val="none" w:sz="0" w:space="0" w:color="auto"/>
      </w:divBdr>
    </w:div>
    <w:div w:id="570432235">
      <w:bodyDiv w:val="1"/>
      <w:marLeft w:val="0"/>
      <w:marRight w:val="0"/>
      <w:marTop w:val="0"/>
      <w:marBottom w:val="0"/>
      <w:divBdr>
        <w:top w:val="none" w:sz="0" w:space="0" w:color="auto"/>
        <w:left w:val="none" w:sz="0" w:space="0" w:color="auto"/>
        <w:bottom w:val="none" w:sz="0" w:space="0" w:color="auto"/>
        <w:right w:val="none" w:sz="0" w:space="0" w:color="auto"/>
      </w:divBdr>
    </w:div>
    <w:div w:id="570627808">
      <w:bodyDiv w:val="1"/>
      <w:marLeft w:val="0"/>
      <w:marRight w:val="0"/>
      <w:marTop w:val="0"/>
      <w:marBottom w:val="0"/>
      <w:divBdr>
        <w:top w:val="none" w:sz="0" w:space="0" w:color="auto"/>
        <w:left w:val="none" w:sz="0" w:space="0" w:color="auto"/>
        <w:bottom w:val="none" w:sz="0" w:space="0" w:color="auto"/>
        <w:right w:val="none" w:sz="0" w:space="0" w:color="auto"/>
      </w:divBdr>
      <w:divsChild>
        <w:div w:id="271480258">
          <w:marLeft w:val="1166"/>
          <w:marRight w:val="0"/>
          <w:marTop w:val="77"/>
          <w:marBottom w:val="0"/>
          <w:divBdr>
            <w:top w:val="none" w:sz="0" w:space="0" w:color="auto"/>
            <w:left w:val="none" w:sz="0" w:space="0" w:color="auto"/>
            <w:bottom w:val="none" w:sz="0" w:space="0" w:color="auto"/>
            <w:right w:val="none" w:sz="0" w:space="0" w:color="auto"/>
          </w:divBdr>
        </w:div>
        <w:div w:id="397703733">
          <w:marLeft w:val="547"/>
          <w:marRight w:val="0"/>
          <w:marTop w:val="86"/>
          <w:marBottom w:val="0"/>
          <w:divBdr>
            <w:top w:val="none" w:sz="0" w:space="0" w:color="auto"/>
            <w:left w:val="none" w:sz="0" w:space="0" w:color="auto"/>
            <w:bottom w:val="none" w:sz="0" w:space="0" w:color="auto"/>
            <w:right w:val="none" w:sz="0" w:space="0" w:color="auto"/>
          </w:divBdr>
        </w:div>
        <w:div w:id="597178500">
          <w:marLeft w:val="1166"/>
          <w:marRight w:val="0"/>
          <w:marTop w:val="67"/>
          <w:marBottom w:val="0"/>
          <w:divBdr>
            <w:top w:val="none" w:sz="0" w:space="0" w:color="auto"/>
            <w:left w:val="none" w:sz="0" w:space="0" w:color="auto"/>
            <w:bottom w:val="none" w:sz="0" w:space="0" w:color="auto"/>
            <w:right w:val="none" w:sz="0" w:space="0" w:color="auto"/>
          </w:divBdr>
        </w:div>
        <w:div w:id="751776034">
          <w:marLeft w:val="547"/>
          <w:marRight w:val="0"/>
          <w:marTop w:val="86"/>
          <w:marBottom w:val="0"/>
          <w:divBdr>
            <w:top w:val="none" w:sz="0" w:space="0" w:color="auto"/>
            <w:left w:val="none" w:sz="0" w:space="0" w:color="auto"/>
            <w:bottom w:val="none" w:sz="0" w:space="0" w:color="auto"/>
            <w:right w:val="none" w:sz="0" w:space="0" w:color="auto"/>
          </w:divBdr>
        </w:div>
        <w:div w:id="1079205725">
          <w:marLeft w:val="1166"/>
          <w:marRight w:val="0"/>
          <w:marTop w:val="86"/>
          <w:marBottom w:val="0"/>
          <w:divBdr>
            <w:top w:val="none" w:sz="0" w:space="0" w:color="auto"/>
            <w:left w:val="none" w:sz="0" w:space="0" w:color="auto"/>
            <w:bottom w:val="none" w:sz="0" w:space="0" w:color="auto"/>
            <w:right w:val="none" w:sz="0" w:space="0" w:color="auto"/>
          </w:divBdr>
        </w:div>
        <w:div w:id="1196230874">
          <w:marLeft w:val="1166"/>
          <w:marRight w:val="0"/>
          <w:marTop w:val="77"/>
          <w:marBottom w:val="0"/>
          <w:divBdr>
            <w:top w:val="none" w:sz="0" w:space="0" w:color="auto"/>
            <w:left w:val="none" w:sz="0" w:space="0" w:color="auto"/>
            <w:bottom w:val="none" w:sz="0" w:space="0" w:color="auto"/>
            <w:right w:val="none" w:sz="0" w:space="0" w:color="auto"/>
          </w:divBdr>
        </w:div>
        <w:div w:id="1265263674">
          <w:marLeft w:val="1800"/>
          <w:marRight w:val="0"/>
          <w:marTop w:val="67"/>
          <w:marBottom w:val="0"/>
          <w:divBdr>
            <w:top w:val="none" w:sz="0" w:space="0" w:color="auto"/>
            <w:left w:val="none" w:sz="0" w:space="0" w:color="auto"/>
            <w:bottom w:val="none" w:sz="0" w:space="0" w:color="auto"/>
            <w:right w:val="none" w:sz="0" w:space="0" w:color="auto"/>
          </w:divBdr>
        </w:div>
        <w:div w:id="1283458706">
          <w:marLeft w:val="1800"/>
          <w:marRight w:val="0"/>
          <w:marTop w:val="67"/>
          <w:marBottom w:val="0"/>
          <w:divBdr>
            <w:top w:val="none" w:sz="0" w:space="0" w:color="auto"/>
            <w:left w:val="none" w:sz="0" w:space="0" w:color="auto"/>
            <w:bottom w:val="none" w:sz="0" w:space="0" w:color="auto"/>
            <w:right w:val="none" w:sz="0" w:space="0" w:color="auto"/>
          </w:divBdr>
        </w:div>
        <w:div w:id="1429084794">
          <w:marLeft w:val="1800"/>
          <w:marRight w:val="0"/>
          <w:marTop w:val="67"/>
          <w:marBottom w:val="0"/>
          <w:divBdr>
            <w:top w:val="none" w:sz="0" w:space="0" w:color="auto"/>
            <w:left w:val="none" w:sz="0" w:space="0" w:color="auto"/>
            <w:bottom w:val="none" w:sz="0" w:space="0" w:color="auto"/>
            <w:right w:val="none" w:sz="0" w:space="0" w:color="auto"/>
          </w:divBdr>
        </w:div>
        <w:div w:id="1559508474">
          <w:marLeft w:val="1800"/>
          <w:marRight w:val="0"/>
          <w:marTop w:val="67"/>
          <w:marBottom w:val="0"/>
          <w:divBdr>
            <w:top w:val="none" w:sz="0" w:space="0" w:color="auto"/>
            <w:left w:val="none" w:sz="0" w:space="0" w:color="auto"/>
            <w:bottom w:val="none" w:sz="0" w:space="0" w:color="auto"/>
            <w:right w:val="none" w:sz="0" w:space="0" w:color="auto"/>
          </w:divBdr>
        </w:div>
        <w:div w:id="1666930939">
          <w:marLeft w:val="1166"/>
          <w:marRight w:val="0"/>
          <w:marTop w:val="67"/>
          <w:marBottom w:val="0"/>
          <w:divBdr>
            <w:top w:val="none" w:sz="0" w:space="0" w:color="auto"/>
            <w:left w:val="none" w:sz="0" w:space="0" w:color="auto"/>
            <w:bottom w:val="none" w:sz="0" w:space="0" w:color="auto"/>
            <w:right w:val="none" w:sz="0" w:space="0" w:color="auto"/>
          </w:divBdr>
        </w:div>
        <w:div w:id="1814635781">
          <w:marLeft w:val="1166"/>
          <w:marRight w:val="0"/>
          <w:marTop w:val="67"/>
          <w:marBottom w:val="0"/>
          <w:divBdr>
            <w:top w:val="none" w:sz="0" w:space="0" w:color="auto"/>
            <w:left w:val="none" w:sz="0" w:space="0" w:color="auto"/>
            <w:bottom w:val="none" w:sz="0" w:space="0" w:color="auto"/>
            <w:right w:val="none" w:sz="0" w:space="0" w:color="auto"/>
          </w:divBdr>
        </w:div>
        <w:div w:id="1985116528">
          <w:marLeft w:val="547"/>
          <w:marRight w:val="0"/>
          <w:marTop w:val="96"/>
          <w:marBottom w:val="0"/>
          <w:divBdr>
            <w:top w:val="none" w:sz="0" w:space="0" w:color="auto"/>
            <w:left w:val="none" w:sz="0" w:space="0" w:color="auto"/>
            <w:bottom w:val="none" w:sz="0" w:space="0" w:color="auto"/>
            <w:right w:val="none" w:sz="0" w:space="0" w:color="auto"/>
          </w:divBdr>
        </w:div>
        <w:div w:id="2018458716">
          <w:marLeft w:val="1166"/>
          <w:marRight w:val="0"/>
          <w:marTop w:val="67"/>
          <w:marBottom w:val="0"/>
          <w:divBdr>
            <w:top w:val="none" w:sz="0" w:space="0" w:color="auto"/>
            <w:left w:val="none" w:sz="0" w:space="0" w:color="auto"/>
            <w:bottom w:val="none" w:sz="0" w:space="0" w:color="auto"/>
            <w:right w:val="none" w:sz="0" w:space="0" w:color="auto"/>
          </w:divBdr>
        </w:div>
      </w:divsChild>
    </w:div>
    <w:div w:id="570890095">
      <w:bodyDiv w:val="1"/>
      <w:marLeft w:val="0"/>
      <w:marRight w:val="0"/>
      <w:marTop w:val="0"/>
      <w:marBottom w:val="0"/>
      <w:divBdr>
        <w:top w:val="none" w:sz="0" w:space="0" w:color="auto"/>
        <w:left w:val="none" w:sz="0" w:space="0" w:color="auto"/>
        <w:bottom w:val="none" w:sz="0" w:space="0" w:color="auto"/>
        <w:right w:val="none" w:sz="0" w:space="0" w:color="auto"/>
      </w:divBdr>
    </w:div>
    <w:div w:id="571159728">
      <w:bodyDiv w:val="1"/>
      <w:marLeft w:val="0"/>
      <w:marRight w:val="0"/>
      <w:marTop w:val="0"/>
      <w:marBottom w:val="0"/>
      <w:divBdr>
        <w:top w:val="none" w:sz="0" w:space="0" w:color="auto"/>
        <w:left w:val="none" w:sz="0" w:space="0" w:color="auto"/>
        <w:bottom w:val="none" w:sz="0" w:space="0" w:color="auto"/>
        <w:right w:val="none" w:sz="0" w:space="0" w:color="auto"/>
      </w:divBdr>
    </w:div>
    <w:div w:id="572004490">
      <w:bodyDiv w:val="1"/>
      <w:marLeft w:val="0"/>
      <w:marRight w:val="0"/>
      <w:marTop w:val="0"/>
      <w:marBottom w:val="0"/>
      <w:divBdr>
        <w:top w:val="none" w:sz="0" w:space="0" w:color="auto"/>
        <w:left w:val="none" w:sz="0" w:space="0" w:color="auto"/>
        <w:bottom w:val="none" w:sz="0" w:space="0" w:color="auto"/>
        <w:right w:val="none" w:sz="0" w:space="0" w:color="auto"/>
      </w:divBdr>
    </w:div>
    <w:div w:id="572275058">
      <w:bodyDiv w:val="1"/>
      <w:marLeft w:val="0"/>
      <w:marRight w:val="0"/>
      <w:marTop w:val="0"/>
      <w:marBottom w:val="0"/>
      <w:divBdr>
        <w:top w:val="none" w:sz="0" w:space="0" w:color="auto"/>
        <w:left w:val="none" w:sz="0" w:space="0" w:color="auto"/>
        <w:bottom w:val="none" w:sz="0" w:space="0" w:color="auto"/>
        <w:right w:val="none" w:sz="0" w:space="0" w:color="auto"/>
      </w:divBdr>
      <w:divsChild>
        <w:div w:id="154808598">
          <w:marLeft w:val="3600"/>
          <w:marRight w:val="0"/>
          <w:marTop w:val="0"/>
          <w:marBottom w:val="0"/>
          <w:divBdr>
            <w:top w:val="none" w:sz="0" w:space="0" w:color="auto"/>
            <w:left w:val="none" w:sz="0" w:space="0" w:color="auto"/>
            <w:bottom w:val="none" w:sz="0" w:space="0" w:color="auto"/>
            <w:right w:val="none" w:sz="0" w:space="0" w:color="auto"/>
          </w:divBdr>
        </w:div>
        <w:div w:id="456796685">
          <w:marLeft w:val="2160"/>
          <w:marRight w:val="0"/>
          <w:marTop w:val="0"/>
          <w:marBottom w:val="0"/>
          <w:divBdr>
            <w:top w:val="none" w:sz="0" w:space="0" w:color="auto"/>
            <w:left w:val="none" w:sz="0" w:space="0" w:color="auto"/>
            <w:bottom w:val="none" w:sz="0" w:space="0" w:color="auto"/>
            <w:right w:val="none" w:sz="0" w:space="0" w:color="auto"/>
          </w:divBdr>
        </w:div>
        <w:div w:id="921646301">
          <w:marLeft w:val="2160"/>
          <w:marRight w:val="0"/>
          <w:marTop w:val="0"/>
          <w:marBottom w:val="0"/>
          <w:divBdr>
            <w:top w:val="none" w:sz="0" w:space="0" w:color="auto"/>
            <w:left w:val="none" w:sz="0" w:space="0" w:color="auto"/>
            <w:bottom w:val="none" w:sz="0" w:space="0" w:color="auto"/>
            <w:right w:val="none" w:sz="0" w:space="0" w:color="auto"/>
          </w:divBdr>
        </w:div>
        <w:div w:id="991563265">
          <w:marLeft w:val="1440"/>
          <w:marRight w:val="0"/>
          <w:marTop w:val="0"/>
          <w:marBottom w:val="0"/>
          <w:divBdr>
            <w:top w:val="none" w:sz="0" w:space="0" w:color="auto"/>
            <w:left w:val="none" w:sz="0" w:space="0" w:color="auto"/>
            <w:bottom w:val="none" w:sz="0" w:space="0" w:color="auto"/>
            <w:right w:val="none" w:sz="0" w:space="0" w:color="auto"/>
          </w:divBdr>
        </w:div>
        <w:div w:id="1407189472">
          <w:marLeft w:val="1440"/>
          <w:marRight w:val="0"/>
          <w:marTop w:val="0"/>
          <w:marBottom w:val="0"/>
          <w:divBdr>
            <w:top w:val="none" w:sz="0" w:space="0" w:color="auto"/>
            <w:left w:val="none" w:sz="0" w:space="0" w:color="auto"/>
            <w:bottom w:val="none" w:sz="0" w:space="0" w:color="auto"/>
            <w:right w:val="none" w:sz="0" w:space="0" w:color="auto"/>
          </w:divBdr>
        </w:div>
        <w:div w:id="1557206108">
          <w:marLeft w:val="2880"/>
          <w:marRight w:val="0"/>
          <w:marTop w:val="0"/>
          <w:marBottom w:val="0"/>
          <w:divBdr>
            <w:top w:val="none" w:sz="0" w:space="0" w:color="auto"/>
            <w:left w:val="none" w:sz="0" w:space="0" w:color="auto"/>
            <w:bottom w:val="none" w:sz="0" w:space="0" w:color="auto"/>
            <w:right w:val="none" w:sz="0" w:space="0" w:color="auto"/>
          </w:divBdr>
        </w:div>
        <w:div w:id="1910268674">
          <w:marLeft w:val="2160"/>
          <w:marRight w:val="0"/>
          <w:marTop w:val="0"/>
          <w:marBottom w:val="0"/>
          <w:divBdr>
            <w:top w:val="none" w:sz="0" w:space="0" w:color="auto"/>
            <w:left w:val="none" w:sz="0" w:space="0" w:color="auto"/>
            <w:bottom w:val="none" w:sz="0" w:space="0" w:color="auto"/>
            <w:right w:val="none" w:sz="0" w:space="0" w:color="auto"/>
          </w:divBdr>
        </w:div>
      </w:divsChild>
    </w:div>
    <w:div w:id="573248119">
      <w:bodyDiv w:val="1"/>
      <w:marLeft w:val="0"/>
      <w:marRight w:val="0"/>
      <w:marTop w:val="0"/>
      <w:marBottom w:val="0"/>
      <w:divBdr>
        <w:top w:val="none" w:sz="0" w:space="0" w:color="auto"/>
        <w:left w:val="none" w:sz="0" w:space="0" w:color="auto"/>
        <w:bottom w:val="none" w:sz="0" w:space="0" w:color="auto"/>
        <w:right w:val="none" w:sz="0" w:space="0" w:color="auto"/>
      </w:divBdr>
    </w:div>
    <w:div w:id="573395218">
      <w:bodyDiv w:val="1"/>
      <w:marLeft w:val="0"/>
      <w:marRight w:val="0"/>
      <w:marTop w:val="0"/>
      <w:marBottom w:val="0"/>
      <w:divBdr>
        <w:top w:val="none" w:sz="0" w:space="0" w:color="auto"/>
        <w:left w:val="none" w:sz="0" w:space="0" w:color="auto"/>
        <w:bottom w:val="none" w:sz="0" w:space="0" w:color="auto"/>
        <w:right w:val="none" w:sz="0" w:space="0" w:color="auto"/>
      </w:divBdr>
    </w:div>
    <w:div w:id="573590759">
      <w:bodyDiv w:val="1"/>
      <w:marLeft w:val="0"/>
      <w:marRight w:val="0"/>
      <w:marTop w:val="0"/>
      <w:marBottom w:val="0"/>
      <w:divBdr>
        <w:top w:val="none" w:sz="0" w:space="0" w:color="auto"/>
        <w:left w:val="none" w:sz="0" w:space="0" w:color="auto"/>
        <w:bottom w:val="none" w:sz="0" w:space="0" w:color="auto"/>
        <w:right w:val="none" w:sz="0" w:space="0" w:color="auto"/>
      </w:divBdr>
      <w:divsChild>
        <w:div w:id="434133297">
          <w:marLeft w:val="547"/>
          <w:marRight w:val="0"/>
          <w:marTop w:val="154"/>
          <w:marBottom w:val="0"/>
          <w:divBdr>
            <w:top w:val="none" w:sz="0" w:space="0" w:color="auto"/>
            <w:left w:val="none" w:sz="0" w:space="0" w:color="auto"/>
            <w:bottom w:val="none" w:sz="0" w:space="0" w:color="auto"/>
            <w:right w:val="none" w:sz="0" w:space="0" w:color="auto"/>
          </w:divBdr>
        </w:div>
        <w:div w:id="1483540575">
          <w:marLeft w:val="547"/>
          <w:marRight w:val="0"/>
          <w:marTop w:val="154"/>
          <w:marBottom w:val="0"/>
          <w:divBdr>
            <w:top w:val="none" w:sz="0" w:space="0" w:color="auto"/>
            <w:left w:val="none" w:sz="0" w:space="0" w:color="auto"/>
            <w:bottom w:val="none" w:sz="0" w:space="0" w:color="auto"/>
            <w:right w:val="none" w:sz="0" w:space="0" w:color="auto"/>
          </w:divBdr>
        </w:div>
        <w:div w:id="1555389925">
          <w:marLeft w:val="1166"/>
          <w:marRight w:val="0"/>
          <w:marTop w:val="139"/>
          <w:marBottom w:val="0"/>
          <w:divBdr>
            <w:top w:val="none" w:sz="0" w:space="0" w:color="auto"/>
            <w:left w:val="none" w:sz="0" w:space="0" w:color="auto"/>
            <w:bottom w:val="none" w:sz="0" w:space="0" w:color="auto"/>
            <w:right w:val="none" w:sz="0" w:space="0" w:color="auto"/>
          </w:divBdr>
        </w:div>
        <w:div w:id="1703362801">
          <w:marLeft w:val="1800"/>
          <w:marRight w:val="0"/>
          <w:marTop w:val="120"/>
          <w:marBottom w:val="0"/>
          <w:divBdr>
            <w:top w:val="none" w:sz="0" w:space="0" w:color="auto"/>
            <w:left w:val="none" w:sz="0" w:space="0" w:color="auto"/>
            <w:bottom w:val="none" w:sz="0" w:space="0" w:color="auto"/>
            <w:right w:val="none" w:sz="0" w:space="0" w:color="auto"/>
          </w:divBdr>
        </w:div>
        <w:div w:id="1924757927">
          <w:marLeft w:val="1166"/>
          <w:marRight w:val="0"/>
          <w:marTop w:val="139"/>
          <w:marBottom w:val="0"/>
          <w:divBdr>
            <w:top w:val="none" w:sz="0" w:space="0" w:color="auto"/>
            <w:left w:val="none" w:sz="0" w:space="0" w:color="auto"/>
            <w:bottom w:val="none" w:sz="0" w:space="0" w:color="auto"/>
            <w:right w:val="none" w:sz="0" w:space="0" w:color="auto"/>
          </w:divBdr>
        </w:div>
      </w:divsChild>
    </w:div>
    <w:div w:id="573777357">
      <w:bodyDiv w:val="1"/>
      <w:marLeft w:val="0"/>
      <w:marRight w:val="0"/>
      <w:marTop w:val="0"/>
      <w:marBottom w:val="0"/>
      <w:divBdr>
        <w:top w:val="none" w:sz="0" w:space="0" w:color="auto"/>
        <w:left w:val="none" w:sz="0" w:space="0" w:color="auto"/>
        <w:bottom w:val="none" w:sz="0" w:space="0" w:color="auto"/>
        <w:right w:val="none" w:sz="0" w:space="0" w:color="auto"/>
      </w:divBdr>
    </w:div>
    <w:div w:id="575091111">
      <w:bodyDiv w:val="1"/>
      <w:marLeft w:val="0"/>
      <w:marRight w:val="0"/>
      <w:marTop w:val="0"/>
      <w:marBottom w:val="0"/>
      <w:divBdr>
        <w:top w:val="none" w:sz="0" w:space="0" w:color="auto"/>
        <w:left w:val="none" w:sz="0" w:space="0" w:color="auto"/>
        <w:bottom w:val="none" w:sz="0" w:space="0" w:color="auto"/>
        <w:right w:val="none" w:sz="0" w:space="0" w:color="auto"/>
      </w:divBdr>
    </w:div>
    <w:div w:id="575631004">
      <w:bodyDiv w:val="1"/>
      <w:marLeft w:val="0"/>
      <w:marRight w:val="0"/>
      <w:marTop w:val="0"/>
      <w:marBottom w:val="0"/>
      <w:divBdr>
        <w:top w:val="none" w:sz="0" w:space="0" w:color="auto"/>
        <w:left w:val="none" w:sz="0" w:space="0" w:color="auto"/>
        <w:bottom w:val="none" w:sz="0" w:space="0" w:color="auto"/>
        <w:right w:val="none" w:sz="0" w:space="0" w:color="auto"/>
      </w:divBdr>
    </w:div>
    <w:div w:id="575751665">
      <w:bodyDiv w:val="1"/>
      <w:marLeft w:val="0"/>
      <w:marRight w:val="0"/>
      <w:marTop w:val="0"/>
      <w:marBottom w:val="0"/>
      <w:divBdr>
        <w:top w:val="none" w:sz="0" w:space="0" w:color="auto"/>
        <w:left w:val="none" w:sz="0" w:space="0" w:color="auto"/>
        <w:bottom w:val="none" w:sz="0" w:space="0" w:color="auto"/>
        <w:right w:val="none" w:sz="0" w:space="0" w:color="auto"/>
      </w:divBdr>
    </w:div>
    <w:div w:id="575821253">
      <w:bodyDiv w:val="1"/>
      <w:marLeft w:val="0"/>
      <w:marRight w:val="0"/>
      <w:marTop w:val="0"/>
      <w:marBottom w:val="0"/>
      <w:divBdr>
        <w:top w:val="none" w:sz="0" w:space="0" w:color="auto"/>
        <w:left w:val="none" w:sz="0" w:space="0" w:color="auto"/>
        <w:bottom w:val="none" w:sz="0" w:space="0" w:color="auto"/>
        <w:right w:val="none" w:sz="0" w:space="0" w:color="auto"/>
      </w:divBdr>
    </w:div>
    <w:div w:id="575825810">
      <w:bodyDiv w:val="1"/>
      <w:marLeft w:val="0"/>
      <w:marRight w:val="0"/>
      <w:marTop w:val="0"/>
      <w:marBottom w:val="0"/>
      <w:divBdr>
        <w:top w:val="none" w:sz="0" w:space="0" w:color="auto"/>
        <w:left w:val="none" w:sz="0" w:space="0" w:color="auto"/>
        <w:bottom w:val="none" w:sz="0" w:space="0" w:color="auto"/>
        <w:right w:val="none" w:sz="0" w:space="0" w:color="auto"/>
      </w:divBdr>
    </w:div>
    <w:div w:id="576135252">
      <w:bodyDiv w:val="1"/>
      <w:marLeft w:val="0"/>
      <w:marRight w:val="0"/>
      <w:marTop w:val="0"/>
      <w:marBottom w:val="0"/>
      <w:divBdr>
        <w:top w:val="none" w:sz="0" w:space="0" w:color="auto"/>
        <w:left w:val="none" w:sz="0" w:space="0" w:color="auto"/>
        <w:bottom w:val="none" w:sz="0" w:space="0" w:color="auto"/>
        <w:right w:val="none" w:sz="0" w:space="0" w:color="auto"/>
      </w:divBdr>
    </w:div>
    <w:div w:id="577641674">
      <w:bodyDiv w:val="1"/>
      <w:marLeft w:val="0"/>
      <w:marRight w:val="0"/>
      <w:marTop w:val="0"/>
      <w:marBottom w:val="0"/>
      <w:divBdr>
        <w:top w:val="none" w:sz="0" w:space="0" w:color="auto"/>
        <w:left w:val="none" w:sz="0" w:space="0" w:color="auto"/>
        <w:bottom w:val="none" w:sz="0" w:space="0" w:color="auto"/>
        <w:right w:val="none" w:sz="0" w:space="0" w:color="auto"/>
      </w:divBdr>
    </w:div>
    <w:div w:id="577711748">
      <w:bodyDiv w:val="1"/>
      <w:marLeft w:val="0"/>
      <w:marRight w:val="0"/>
      <w:marTop w:val="0"/>
      <w:marBottom w:val="0"/>
      <w:divBdr>
        <w:top w:val="none" w:sz="0" w:space="0" w:color="auto"/>
        <w:left w:val="none" w:sz="0" w:space="0" w:color="auto"/>
        <w:bottom w:val="none" w:sz="0" w:space="0" w:color="auto"/>
        <w:right w:val="none" w:sz="0" w:space="0" w:color="auto"/>
      </w:divBdr>
    </w:div>
    <w:div w:id="577859795">
      <w:bodyDiv w:val="1"/>
      <w:marLeft w:val="0"/>
      <w:marRight w:val="0"/>
      <w:marTop w:val="0"/>
      <w:marBottom w:val="0"/>
      <w:divBdr>
        <w:top w:val="none" w:sz="0" w:space="0" w:color="auto"/>
        <w:left w:val="none" w:sz="0" w:space="0" w:color="auto"/>
        <w:bottom w:val="none" w:sz="0" w:space="0" w:color="auto"/>
        <w:right w:val="none" w:sz="0" w:space="0" w:color="auto"/>
      </w:divBdr>
      <w:divsChild>
        <w:div w:id="957025465">
          <w:marLeft w:val="0"/>
          <w:marRight w:val="0"/>
          <w:marTop w:val="0"/>
          <w:marBottom w:val="0"/>
          <w:divBdr>
            <w:top w:val="none" w:sz="0" w:space="0" w:color="auto"/>
            <w:left w:val="none" w:sz="0" w:space="0" w:color="auto"/>
            <w:bottom w:val="none" w:sz="0" w:space="0" w:color="auto"/>
            <w:right w:val="none" w:sz="0" w:space="0" w:color="auto"/>
          </w:divBdr>
        </w:div>
      </w:divsChild>
    </w:div>
    <w:div w:id="578565337">
      <w:bodyDiv w:val="1"/>
      <w:marLeft w:val="0"/>
      <w:marRight w:val="0"/>
      <w:marTop w:val="0"/>
      <w:marBottom w:val="0"/>
      <w:divBdr>
        <w:top w:val="none" w:sz="0" w:space="0" w:color="auto"/>
        <w:left w:val="none" w:sz="0" w:space="0" w:color="auto"/>
        <w:bottom w:val="none" w:sz="0" w:space="0" w:color="auto"/>
        <w:right w:val="none" w:sz="0" w:space="0" w:color="auto"/>
      </w:divBdr>
    </w:div>
    <w:div w:id="579561412">
      <w:bodyDiv w:val="1"/>
      <w:marLeft w:val="0"/>
      <w:marRight w:val="0"/>
      <w:marTop w:val="0"/>
      <w:marBottom w:val="0"/>
      <w:divBdr>
        <w:top w:val="none" w:sz="0" w:space="0" w:color="auto"/>
        <w:left w:val="none" w:sz="0" w:space="0" w:color="auto"/>
        <w:bottom w:val="none" w:sz="0" w:space="0" w:color="auto"/>
        <w:right w:val="none" w:sz="0" w:space="0" w:color="auto"/>
      </w:divBdr>
    </w:div>
    <w:div w:id="579871751">
      <w:bodyDiv w:val="1"/>
      <w:marLeft w:val="0"/>
      <w:marRight w:val="0"/>
      <w:marTop w:val="0"/>
      <w:marBottom w:val="0"/>
      <w:divBdr>
        <w:top w:val="none" w:sz="0" w:space="0" w:color="auto"/>
        <w:left w:val="none" w:sz="0" w:space="0" w:color="auto"/>
        <w:bottom w:val="none" w:sz="0" w:space="0" w:color="auto"/>
        <w:right w:val="none" w:sz="0" w:space="0" w:color="auto"/>
      </w:divBdr>
    </w:div>
    <w:div w:id="580024284">
      <w:bodyDiv w:val="1"/>
      <w:marLeft w:val="0"/>
      <w:marRight w:val="0"/>
      <w:marTop w:val="0"/>
      <w:marBottom w:val="0"/>
      <w:divBdr>
        <w:top w:val="none" w:sz="0" w:space="0" w:color="auto"/>
        <w:left w:val="none" w:sz="0" w:space="0" w:color="auto"/>
        <w:bottom w:val="none" w:sz="0" w:space="0" w:color="auto"/>
        <w:right w:val="none" w:sz="0" w:space="0" w:color="auto"/>
      </w:divBdr>
    </w:div>
    <w:div w:id="580219247">
      <w:bodyDiv w:val="1"/>
      <w:marLeft w:val="0"/>
      <w:marRight w:val="0"/>
      <w:marTop w:val="0"/>
      <w:marBottom w:val="0"/>
      <w:divBdr>
        <w:top w:val="none" w:sz="0" w:space="0" w:color="auto"/>
        <w:left w:val="none" w:sz="0" w:space="0" w:color="auto"/>
        <w:bottom w:val="none" w:sz="0" w:space="0" w:color="auto"/>
        <w:right w:val="none" w:sz="0" w:space="0" w:color="auto"/>
      </w:divBdr>
      <w:divsChild>
        <w:div w:id="203294181">
          <w:marLeft w:val="0"/>
          <w:marRight w:val="0"/>
          <w:marTop w:val="0"/>
          <w:marBottom w:val="0"/>
          <w:divBdr>
            <w:top w:val="none" w:sz="0" w:space="0" w:color="auto"/>
            <w:left w:val="none" w:sz="0" w:space="0" w:color="auto"/>
            <w:bottom w:val="none" w:sz="0" w:space="0" w:color="auto"/>
            <w:right w:val="none" w:sz="0" w:space="0" w:color="auto"/>
          </w:divBdr>
          <w:divsChild>
            <w:div w:id="155511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408024">
      <w:bodyDiv w:val="1"/>
      <w:marLeft w:val="0"/>
      <w:marRight w:val="0"/>
      <w:marTop w:val="0"/>
      <w:marBottom w:val="0"/>
      <w:divBdr>
        <w:top w:val="none" w:sz="0" w:space="0" w:color="auto"/>
        <w:left w:val="none" w:sz="0" w:space="0" w:color="auto"/>
        <w:bottom w:val="none" w:sz="0" w:space="0" w:color="auto"/>
        <w:right w:val="none" w:sz="0" w:space="0" w:color="auto"/>
      </w:divBdr>
    </w:div>
    <w:div w:id="580599546">
      <w:bodyDiv w:val="1"/>
      <w:marLeft w:val="0"/>
      <w:marRight w:val="0"/>
      <w:marTop w:val="0"/>
      <w:marBottom w:val="0"/>
      <w:divBdr>
        <w:top w:val="none" w:sz="0" w:space="0" w:color="auto"/>
        <w:left w:val="none" w:sz="0" w:space="0" w:color="auto"/>
        <w:bottom w:val="none" w:sz="0" w:space="0" w:color="auto"/>
        <w:right w:val="none" w:sz="0" w:space="0" w:color="auto"/>
      </w:divBdr>
    </w:div>
    <w:div w:id="580606473">
      <w:bodyDiv w:val="1"/>
      <w:marLeft w:val="0"/>
      <w:marRight w:val="0"/>
      <w:marTop w:val="0"/>
      <w:marBottom w:val="0"/>
      <w:divBdr>
        <w:top w:val="none" w:sz="0" w:space="0" w:color="auto"/>
        <w:left w:val="none" w:sz="0" w:space="0" w:color="auto"/>
        <w:bottom w:val="none" w:sz="0" w:space="0" w:color="auto"/>
        <w:right w:val="none" w:sz="0" w:space="0" w:color="auto"/>
      </w:divBdr>
      <w:divsChild>
        <w:div w:id="165630272">
          <w:marLeft w:val="1800"/>
          <w:marRight w:val="0"/>
          <w:marTop w:val="115"/>
          <w:marBottom w:val="0"/>
          <w:divBdr>
            <w:top w:val="none" w:sz="0" w:space="0" w:color="auto"/>
            <w:left w:val="none" w:sz="0" w:space="0" w:color="auto"/>
            <w:bottom w:val="none" w:sz="0" w:space="0" w:color="auto"/>
            <w:right w:val="none" w:sz="0" w:space="0" w:color="auto"/>
          </w:divBdr>
        </w:div>
        <w:div w:id="386732873">
          <w:marLeft w:val="547"/>
          <w:marRight w:val="0"/>
          <w:marTop w:val="154"/>
          <w:marBottom w:val="0"/>
          <w:divBdr>
            <w:top w:val="none" w:sz="0" w:space="0" w:color="auto"/>
            <w:left w:val="none" w:sz="0" w:space="0" w:color="auto"/>
            <w:bottom w:val="none" w:sz="0" w:space="0" w:color="auto"/>
            <w:right w:val="none" w:sz="0" w:space="0" w:color="auto"/>
          </w:divBdr>
        </w:div>
        <w:div w:id="475728679">
          <w:marLeft w:val="1800"/>
          <w:marRight w:val="0"/>
          <w:marTop w:val="96"/>
          <w:marBottom w:val="0"/>
          <w:divBdr>
            <w:top w:val="none" w:sz="0" w:space="0" w:color="auto"/>
            <w:left w:val="none" w:sz="0" w:space="0" w:color="auto"/>
            <w:bottom w:val="none" w:sz="0" w:space="0" w:color="auto"/>
            <w:right w:val="none" w:sz="0" w:space="0" w:color="auto"/>
          </w:divBdr>
        </w:div>
        <w:div w:id="588974430">
          <w:marLeft w:val="1166"/>
          <w:marRight w:val="0"/>
          <w:marTop w:val="134"/>
          <w:marBottom w:val="0"/>
          <w:divBdr>
            <w:top w:val="none" w:sz="0" w:space="0" w:color="auto"/>
            <w:left w:val="none" w:sz="0" w:space="0" w:color="auto"/>
            <w:bottom w:val="none" w:sz="0" w:space="0" w:color="auto"/>
            <w:right w:val="none" w:sz="0" w:space="0" w:color="auto"/>
          </w:divBdr>
        </w:div>
        <w:div w:id="1145857039">
          <w:marLeft w:val="1166"/>
          <w:marRight w:val="0"/>
          <w:marTop w:val="134"/>
          <w:marBottom w:val="0"/>
          <w:divBdr>
            <w:top w:val="none" w:sz="0" w:space="0" w:color="auto"/>
            <w:left w:val="none" w:sz="0" w:space="0" w:color="auto"/>
            <w:bottom w:val="none" w:sz="0" w:space="0" w:color="auto"/>
            <w:right w:val="none" w:sz="0" w:space="0" w:color="auto"/>
          </w:divBdr>
        </w:div>
        <w:div w:id="1269629118">
          <w:marLeft w:val="1166"/>
          <w:marRight w:val="0"/>
          <w:marTop w:val="134"/>
          <w:marBottom w:val="0"/>
          <w:divBdr>
            <w:top w:val="none" w:sz="0" w:space="0" w:color="auto"/>
            <w:left w:val="none" w:sz="0" w:space="0" w:color="auto"/>
            <w:bottom w:val="none" w:sz="0" w:space="0" w:color="auto"/>
            <w:right w:val="none" w:sz="0" w:space="0" w:color="auto"/>
          </w:divBdr>
        </w:div>
        <w:div w:id="1568295351">
          <w:marLeft w:val="1800"/>
          <w:marRight w:val="0"/>
          <w:marTop w:val="115"/>
          <w:marBottom w:val="0"/>
          <w:divBdr>
            <w:top w:val="none" w:sz="0" w:space="0" w:color="auto"/>
            <w:left w:val="none" w:sz="0" w:space="0" w:color="auto"/>
            <w:bottom w:val="none" w:sz="0" w:space="0" w:color="auto"/>
            <w:right w:val="none" w:sz="0" w:space="0" w:color="auto"/>
          </w:divBdr>
        </w:div>
        <w:div w:id="1574699154">
          <w:marLeft w:val="1166"/>
          <w:marRight w:val="0"/>
          <w:marTop w:val="134"/>
          <w:marBottom w:val="0"/>
          <w:divBdr>
            <w:top w:val="none" w:sz="0" w:space="0" w:color="auto"/>
            <w:left w:val="none" w:sz="0" w:space="0" w:color="auto"/>
            <w:bottom w:val="none" w:sz="0" w:space="0" w:color="auto"/>
            <w:right w:val="none" w:sz="0" w:space="0" w:color="auto"/>
          </w:divBdr>
        </w:div>
      </w:divsChild>
    </w:div>
    <w:div w:id="580791930">
      <w:bodyDiv w:val="1"/>
      <w:marLeft w:val="0"/>
      <w:marRight w:val="0"/>
      <w:marTop w:val="0"/>
      <w:marBottom w:val="0"/>
      <w:divBdr>
        <w:top w:val="none" w:sz="0" w:space="0" w:color="auto"/>
        <w:left w:val="none" w:sz="0" w:space="0" w:color="auto"/>
        <w:bottom w:val="none" w:sz="0" w:space="0" w:color="auto"/>
        <w:right w:val="none" w:sz="0" w:space="0" w:color="auto"/>
      </w:divBdr>
    </w:div>
    <w:div w:id="580919143">
      <w:bodyDiv w:val="1"/>
      <w:marLeft w:val="0"/>
      <w:marRight w:val="0"/>
      <w:marTop w:val="0"/>
      <w:marBottom w:val="0"/>
      <w:divBdr>
        <w:top w:val="none" w:sz="0" w:space="0" w:color="auto"/>
        <w:left w:val="none" w:sz="0" w:space="0" w:color="auto"/>
        <w:bottom w:val="none" w:sz="0" w:space="0" w:color="auto"/>
        <w:right w:val="none" w:sz="0" w:space="0" w:color="auto"/>
      </w:divBdr>
      <w:divsChild>
        <w:div w:id="965742935">
          <w:marLeft w:val="1080"/>
          <w:marRight w:val="0"/>
          <w:marTop w:val="100"/>
          <w:marBottom w:val="0"/>
          <w:divBdr>
            <w:top w:val="none" w:sz="0" w:space="0" w:color="auto"/>
            <w:left w:val="none" w:sz="0" w:space="0" w:color="auto"/>
            <w:bottom w:val="none" w:sz="0" w:space="0" w:color="auto"/>
            <w:right w:val="none" w:sz="0" w:space="0" w:color="auto"/>
          </w:divBdr>
        </w:div>
        <w:div w:id="1179926021">
          <w:marLeft w:val="1080"/>
          <w:marRight w:val="0"/>
          <w:marTop w:val="100"/>
          <w:marBottom w:val="0"/>
          <w:divBdr>
            <w:top w:val="none" w:sz="0" w:space="0" w:color="auto"/>
            <w:left w:val="none" w:sz="0" w:space="0" w:color="auto"/>
            <w:bottom w:val="none" w:sz="0" w:space="0" w:color="auto"/>
            <w:right w:val="none" w:sz="0" w:space="0" w:color="auto"/>
          </w:divBdr>
        </w:div>
        <w:div w:id="1349675694">
          <w:marLeft w:val="360"/>
          <w:marRight w:val="0"/>
          <w:marTop w:val="200"/>
          <w:marBottom w:val="0"/>
          <w:divBdr>
            <w:top w:val="none" w:sz="0" w:space="0" w:color="auto"/>
            <w:left w:val="none" w:sz="0" w:space="0" w:color="auto"/>
            <w:bottom w:val="none" w:sz="0" w:space="0" w:color="auto"/>
            <w:right w:val="none" w:sz="0" w:space="0" w:color="auto"/>
          </w:divBdr>
        </w:div>
        <w:div w:id="1358384725">
          <w:marLeft w:val="1800"/>
          <w:marRight w:val="0"/>
          <w:marTop w:val="100"/>
          <w:marBottom w:val="0"/>
          <w:divBdr>
            <w:top w:val="none" w:sz="0" w:space="0" w:color="auto"/>
            <w:left w:val="none" w:sz="0" w:space="0" w:color="auto"/>
            <w:bottom w:val="none" w:sz="0" w:space="0" w:color="auto"/>
            <w:right w:val="none" w:sz="0" w:space="0" w:color="auto"/>
          </w:divBdr>
        </w:div>
        <w:div w:id="1703434654">
          <w:marLeft w:val="1800"/>
          <w:marRight w:val="0"/>
          <w:marTop w:val="100"/>
          <w:marBottom w:val="0"/>
          <w:divBdr>
            <w:top w:val="none" w:sz="0" w:space="0" w:color="auto"/>
            <w:left w:val="none" w:sz="0" w:space="0" w:color="auto"/>
            <w:bottom w:val="none" w:sz="0" w:space="0" w:color="auto"/>
            <w:right w:val="none" w:sz="0" w:space="0" w:color="auto"/>
          </w:divBdr>
        </w:div>
        <w:div w:id="1747460364">
          <w:marLeft w:val="1800"/>
          <w:marRight w:val="0"/>
          <w:marTop w:val="100"/>
          <w:marBottom w:val="0"/>
          <w:divBdr>
            <w:top w:val="none" w:sz="0" w:space="0" w:color="auto"/>
            <w:left w:val="none" w:sz="0" w:space="0" w:color="auto"/>
            <w:bottom w:val="none" w:sz="0" w:space="0" w:color="auto"/>
            <w:right w:val="none" w:sz="0" w:space="0" w:color="auto"/>
          </w:divBdr>
        </w:div>
      </w:divsChild>
    </w:div>
    <w:div w:id="581184623">
      <w:bodyDiv w:val="1"/>
      <w:marLeft w:val="0"/>
      <w:marRight w:val="0"/>
      <w:marTop w:val="0"/>
      <w:marBottom w:val="0"/>
      <w:divBdr>
        <w:top w:val="none" w:sz="0" w:space="0" w:color="auto"/>
        <w:left w:val="none" w:sz="0" w:space="0" w:color="auto"/>
        <w:bottom w:val="none" w:sz="0" w:space="0" w:color="auto"/>
        <w:right w:val="none" w:sz="0" w:space="0" w:color="auto"/>
      </w:divBdr>
    </w:div>
    <w:div w:id="581566645">
      <w:bodyDiv w:val="1"/>
      <w:marLeft w:val="0"/>
      <w:marRight w:val="0"/>
      <w:marTop w:val="0"/>
      <w:marBottom w:val="0"/>
      <w:divBdr>
        <w:top w:val="none" w:sz="0" w:space="0" w:color="auto"/>
        <w:left w:val="none" w:sz="0" w:space="0" w:color="auto"/>
        <w:bottom w:val="none" w:sz="0" w:space="0" w:color="auto"/>
        <w:right w:val="none" w:sz="0" w:space="0" w:color="auto"/>
      </w:divBdr>
    </w:div>
    <w:div w:id="581834791">
      <w:bodyDiv w:val="1"/>
      <w:marLeft w:val="0"/>
      <w:marRight w:val="0"/>
      <w:marTop w:val="0"/>
      <w:marBottom w:val="0"/>
      <w:divBdr>
        <w:top w:val="none" w:sz="0" w:space="0" w:color="auto"/>
        <w:left w:val="none" w:sz="0" w:space="0" w:color="auto"/>
        <w:bottom w:val="none" w:sz="0" w:space="0" w:color="auto"/>
        <w:right w:val="none" w:sz="0" w:space="0" w:color="auto"/>
      </w:divBdr>
    </w:div>
    <w:div w:id="582106053">
      <w:bodyDiv w:val="1"/>
      <w:marLeft w:val="0"/>
      <w:marRight w:val="0"/>
      <w:marTop w:val="0"/>
      <w:marBottom w:val="0"/>
      <w:divBdr>
        <w:top w:val="none" w:sz="0" w:space="0" w:color="auto"/>
        <w:left w:val="none" w:sz="0" w:space="0" w:color="auto"/>
        <w:bottom w:val="none" w:sz="0" w:space="0" w:color="auto"/>
        <w:right w:val="none" w:sz="0" w:space="0" w:color="auto"/>
      </w:divBdr>
    </w:div>
    <w:div w:id="582879445">
      <w:bodyDiv w:val="1"/>
      <w:marLeft w:val="0"/>
      <w:marRight w:val="0"/>
      <w:marTop w:val="0"/>
      <w:marBottom w:val="0"/>
      <w:divBdr>
        <w:top w:val="none" w:sz="0" w:space="0" w:color="auto"/>
        <w:left w:val="none" w:sz="0" w:space="0" w:color="auto"/>
        <w:bottom w:val="none" w:sz="0" w:space="0" w:color="auto"/>
        <w:right w:val="none" w:sz="0" w:space="0" w:color="auto"/>
      </w:divBdr>
    </w:div>
    <w:div w:id="583101619">
      <w:bodyDiv w:val="1"/>
      <w:marLeft w:val="0"/>
      <w:marRight w:val="0"/>
      <w:marTop w:val="0"/>
      <w:marBottom w:val="0"/>
      <w:divBdr>
        <w:top w:val="none" w:sz="0" w:space="0" w:color="auto"/>
        <w:left w:val="none" w:sz="0" w:space="0" w:color="auto"/>
        <w:bottom w:val="none" w:sz="0" w:space="0" w:color="auto"/>
        <w:right w:val="none" w:sz="0" w:space="0" w:color="auto"/>
      </w:divBdr>
    </w:div>
    <w:div w:id="585381467">
      <w:bodyDiv w:val="1"/>
      <w:marLeft w:val="0"/>
      <w:marRight w:val="0"/>
      <w:marTop w:val="0"/>
      <w:marBottom w:val="0"/>
      <w:divBdr>
        <w:top w:val="none" w:sz="0" w:space="0" w:color="auto"/>
        <w:left w:val="none" w:sz="0" w:space="0" w:color="auto"/>
        <w:bottom w:val="none" w:sz="0" w:space="0" w:color="auto"/>
        <w:right w:val="none" w:sz="0" w:space="0" w:color="auto"/>
      </w:divBdr>
      <w:divsChild>
        <w:div w:id="412431345">
          <w:marLeft w:val="1166"/>
          <w:marRight w:val="0"/>
          <w:marTop w:val="96"/>
          <w:marBottom w:val="0"/>
          <w:divBdr>
            <w:top w:val="none" w:sz="0" w:space="0" w:color="auto"/>
            <w:left w:val="none" w:sz="0" w:space="0" w:color="auto"/>
            <w:bottom w:val="none" w:sz="0" w:space="0" w:color="auto"/>
            <w:right w:val="none" w:sz="0" w:space="0" w:color="auto"/>
          </w:divBdr>
        </w:div>
        <w:div w:id="511384122">
          <w:marLeft w:val="1800"/>
          <w:marRight w:val="0"/>
          <w:marTop w:val="86"/>
          <w:marBottom w:val="0"/>
          <w:divBdr>
            <w:top w:val="none" w:sz="0" w:space="0" w:color="auto"/>
            <w:left w:val="none" w:sz="0" w:space="0" w:color="auto"/>
            <w:bottom w:val="none" w:sz="0" w:space="0" w:color="auto"/>
            <w:right w:val="none" w:sz="0" w:space="0" w:color="auto"/>
          </w:divBdr>
        </w:div>
        <w:div w:id="738357680">
          <w:marLeft w:val="547"/>
          <w:marRight w:val="0"/>
          <w:marTop w:val="106"/>
          <w:marBottom w:val="0"/>
          <w:divBdr>
            <w:top w:val="none" w:sz="0" w:space="0" w:color="auto"/>
            <w:left w:val="none" w:sz="0" w:space="0" w:color="auto"/>
            <w:bottom w:val="none" w:sz="0" w:space="0" w:color="auto"/>
            <w:right w:val="none" w:sz="0" w:space="0" w:color="auto"/>
          </w:divBdr>
        </w:div>
        <w:div w:id="776873903">
          <w:marLeft w:val="1166"/>
          <w:marRight w:val="0"/>
          <w:marTop w:val="96"/>
          <w:marBottom w:val="0"/>
          <w:divBdr>
            <w:top w:val="none" w:sz="0" w:space="0" w:color="auto"/>
            <w:left w:val="none" w:sz="0" w:space="0" w:color="auto"/>
            <w:bottom w:val="none" w:sz="0" w:space="0" w:color="auto"/>
            <w:right w:val="none" w:sz="0" w:space="0" w:color="auto"/>
          </w:divBdr>
        </w:div>
        <w:div w:id="1178889689">
          <w:marLeft w:val="547"/>
          <w:marRight w:val="0"/>
          <w:marTop w:val="106"/>
          <w:marBottom w:val="0"/>
          <w:divBdr>
            <w:top w:val="none" w:sz="0" w:space="0" w:color="auto"/>
            <w:left w:val="none" w:sz="0" w:space="0" w:color="auto"/>
            <w:bottom w:val="none" w:sz="0" w:space="0" w:color="auto"/>
            <w:right w:val="none" w:sz="0" w:space="0" w:color="auto"/>
          </w:divBdr>
        </w:div>
        <w:div w:id="1308559420">
          <w:marLeft w:val="1166"/>
          <w:marRight w:val="0"/>
          <w:marTop w:val="96"/>
          <w:marBottom w:val="0"/>
          <w:divBdr>
            <w:top w:val="none" w:sz="0" w:space="0" w:color="auto"/>
            <w:left w:val="none" w:sz="0" w:space="0" w:color="auto"/>
            <w:bottom w:val="none" w:sz="0" w:space="0" w:color="auto"/>
            <w:right w:val="none" w:sz="0" w:space="0" w:color="auto"/>
          </w:divBdr>
        </w:div>
        <w:div w:id="2074232077">
          <w:marLeft w:val="1166"/>
          <w:marRight w:val="0"/>
          <w:marTop w:val="96"/>
          <w:marBottom w:val="0"/>
          <w:divBdr>
            <w:top w:val="none" w:sz="0" w:space="0" w:color="auto"/>
            <w:left w:val="none" w:sz="0" w:space="0" w:color="auto"/>
            <w:bottom w:val="none" w:sz="0" w:space="0" w:color="auto"/>
            <w:right w:val="none" w:sz="0" w:space="0" w:color="auto"/>
          </w:divBdr>
        </w:div>
      </w:divsChild>
    </w:div>
    <w:div w:id="586041061">
      <w:bodyDiv w:val="1"/>
      <w:marLeft w:val="0"/>
      <w:marRight w:val="0"/>
      <w:marTop w:val="0"/>
      <w:marBottom w:val="0"/>
      <w:divBdr>
        <w:top w:val="none" w:sz="0" w:space="0" w:color="auto"/>
        <w:left w:val="none" w:sz="0" w:space="0" w:color="auto"/>
        <w:bottom w:val="none" w:sz="0" w:space="0" w:color="auto"/>
        <w:right w:val="none" w:sz="0" w:space="0" w:color="auto"/>
      </w:divBdr>
    </w:div>
    <w:div w:id="586957700">
      <w:bodyDiv w:val="1"/>
      <w:marLeft w:val="0"/>
      <w:marRight w:val="0"/>
      <w:marTop w:val="0"/>
      <w:marBottom w:val="0"/>
      <w:divBdr>
        <w:top w:val="none" w:sz="0" w:space="0" w:color="auto"/>
        <w:left w:val="none" w:sz="0" w:space="0" w:color="auto"/>
        <w:bottom w:val="none" w:sz="0" w:space="0" w:color="auto"/>
        <w:right w:val="none" w:sz="0" w:space="0" w:color="auto"/>
      </w:divBdr>
    </w:div>
    <w:div w:id="587151142">
      <w:bodyDiv w:val="1"/>
      <w:marLeft w:val="0"/>
      <w:marRight w:val="0"/>
      <w:marTop w:val="0"/>
      <w:marBottom w:val="0"/>
      <w:divBdr>
        <w:top w:val="none" w:sz="0" w:space="0" w:color="auto"/>
        <w:left w:val="none" w:sz="0" w:space="0" w:color="auto"/>
        <w:bottom w:val="none" w:sz="0" w:space="0" w:color="auto"/>
        <w:right w:val="none" w:sz="0" w:space="0" w:color="auto"/>
      </w:divBdr>
    </w:div>
    <w:div w:id="587159174">
      <w:bodyDiv w:val="1"/>
      <w:marLeft w:val="0"/>
      <w:marRight w:val="0"/>
      <w:marTop w:val="0"/>
      <w:marBottom w:val="0"/>
      <w:divBdr>
        <w:top w:val="none" w:sz="0" w:space="0" w:color="auto"/>
        <w:left w:val="none" w:sz="0" w:space="0" w:color="auto"/>
        <w:bottom w:val="none" w:sz="0" w:space="0" w:color="auto"/>
        <w:right w:val="none" w:sz="0" w:space="0" w:color="auto"/>
      </w:divBdr>
    </w:div>
    <w:div w:id="587620719">
      <w:bodyDiv w:val="1"/>
      <w:marLeft w:val="0"/>
      <w:marRight w:val="0"/>
      <w:marTop w:val="0"/>
      <w:marBottom w:val="0"/>
      <w:divBdr>
        <w:top w:val="none" w:sz="0" w:space="0" w:color="auto"/>
        <w:left w:val="none" w:sz="0" w:space="0" w:color="auto"/>
        <w:bottom w:val="none" w:sz="0" w:space="0" w:color="auto"/>
        <w:right w:val="none" w:sz="0" w:space="0" w:color="auto"/>
      </w:divBdr>
    </w:div>
    <w:div w:id="587734656">
      <w:bodyDiv w:val="1"/>
      <w:marLeft w:val="0"/>
      <w:marRight w:val="0"/>
      <w:marTop w:val="0"/>
      <w:marBottom w:val="0"/>
      <w:divBdr>
        <w:top w:val="none" w:sz="0" w:space="0" w:color="auto"/>
        <w:left w:val="none" w:sz="0" w:space="0" w:color="auto"/>
        <w:bottom w:val="none" w:sz="0" w:space="0" w:color="auto"/>
        <w:right w:val="none" w:sz="0" w:space="0" w:color="auto"/>
      </w:divBdr>
    </w:div>
    <w:div w:id="588000685">
      <w:bodyDiv w:val="1"/>
      <w:marLeft w:val="0"/>
      <w:marRight w:val="0"/>
      <w:marTop w:val="0"/>
      <w:marBottom w:val="0"/>
      <w:divBdr>
        <w:top w:val="none" w:sz="0" w:space="0" w:color="auto"/>
        <w:left w:val="none" w:sz="0" w:space="0" w:color="auto"/>
        <w:bottom w:val="none" w:sz="0" w:space="0" w:color="auto"/>
        <w:right w:val="none" w:sz="0" w:space="0" w:color="auto"/>
      </w:divBdr>
      <w:divsChild>
        <w:div w:id="55126997">
          <w:marLeft w:val="1800"/>
          <w:marRight w:val="0"/>
          <w:marTop w:val="86"/>
          <w:marBottom w:val="0"/>
          <w:divBdr>
            <w:top w:val="none" w:sz="0" w:space="0" w:color="auto"/>
            <w:left w:val="none" w:sz="0" w:space="0" w:color="auto"/>
            <w:bottom w:val="none" w:sz="0" w:space="0" w:color="auto"/>
            <w:right w:val="none" w:sz="0" w:space="0" w:color="auto"/>
          </w:divBdr>
        </w:div>
        <w:div w:id="226453227">
          <w:marLeft w:val="1800"/>
          <w:marRight w:val="0"/>
          <w:marTop w:val="86"/>
          <w:marBottom w:val="0"/>
          <w:divBdr>
            <w:top w:val="none" w:sz="0" w:space="0" w:color="auto"/>
            <w:left w:val="none" w:sz="0" w:space="0" w:color="auto"/>
            <w:bottom w:val="none" w:sz="0" w:space="0" w:color="auto"/>
            <w:right w:val="none" w:sz="0" w:space="0" w:color="auto"/>
          </w:divBdr>
        </w:div>
        <w:div w:id="478960353">
          <w:marLeft w:val="547"/>
          <w:marRight w:val="0"/>
          <w:marTop w:val="96"/>
          <w:marBottom w:val="0"/>
          <w:divBdr>
            <w:top w:val="none" w:sz="0" w:space="0" w:color="auto"/>
            <w:left w:val="none" w:sz="0" w:space="0" w:color="auto"/>
            <w:bottom w:val="none" w:sz="0" w:space="0" w:color="auto"/>
            <w:right w:val="none" w:sz="0" w:space="0" w:color="auto"/>
          </w:divBdr>
        </w:div>
        <w:div w:id="512426502">
          <w:marLeft w:val="1800"/>
          <w:marRight w:val="0"/>
          <w:marTop w:val="86"/>
          <w:marBottom w:val="0"/>
          <w:divBdr>
            <w:top w:val="none" w:sz="0" w:space="0" w:color="auto"/>
            <w:left w:val="none" w:sz="0" w:space="0" w:color="auto"/>
            <w:bottom w:val="none" w:sz="0" w:space="0" w:color="auto"/>
            <w:right w:val="none" w:sz="0" w:space="0" w:color="auto"/>
          </w:divBdr>
        </w:div>
        <w:div w:id="985472917">
          <w:marLeft w:val="547"/>
          <w:marRight w:val="0"/>
          <w:marTop w:val="96"/>
          <w:marBottom w:val="0"/>
          <w:divBdr>
            <w:top w:val="none" w:sz="0" w:space="0" w:color="auto"/>
            <w:left w:val="none" w:sz="0" w:space="0" w:color="auto"/>
            <w:bottom w:val="none" w:sz="0" w:space="0" w:color="auto"/>
            <w:right w:val="none" w:sz="0" w:space="0" w:color="auto"/>
          </w:divBdr>
        </w:div>
        <w:div w:id="1187402529">
          <w:marLeft w:val="1166"/>
          <w:marRight w:val="0"/>
          <w:marTop w:val="96"/>
          <w:marBottom w:val="0"/>
          <w:divBdr>
            <w:top w:val="none" w:sz="0" w:space="0" w:color="auto"/>
            <w:left w:val="none" w:sz="0" w:space="0" w:color="auto"/>
            <w:bottom w:val="none" w:sz="0" w:space="0" w:color="auto"/>
            <w:right w:val="none" w:sz="0" w:space="0" w:color="auto"/>
          </w:divBdr>
        </w:div>
        <w:div w:id="1346522283">
          <w:marLeft w:val="1800"/>
          <w:marRight w:val="0"/>
          <w:marTop w:val="86"/>
          <w:marBottom w:val="0"/>
          <w:divBdr>
            <w:top w:val="none" w:sz="0" w:space="0" w:color="auto"/>
            <w:left w:val="none" w:sz="0" w:space="0" w:color="auto"/>
            <w:bottom w:val="none" w:sz="0" w:space="0" w:color="auto"/>
            <w:right w:val="none" w:sz="0" w:space="0" w:color="auto"/>
          </w:divBdr>
        </w:div>
        <w:div w:id="1774588651">
          <w:marLeft w:val="1800"/>
          <w:marRight w:val="0"/>
          <w:marTop w:val="86"/>
          <w:marBottom w:val="0"/>
          <w:divBdr>
            <w:top w:val="none" w:sz="0" w:space="0" w:color="auto"/>
            <w:left w:val="none" w:sz="0" w:space="0" w:color="auto"/>
            <w:bottom w:val="none" w:sz="0" w:space="0" w:color="auto"/>
            <w:right w:val="none" w:sz="0" w:space="0" w:color="auto"/>
          </w:divBdr>
        </w:div>
        <w:div w:id="2035186741">
          <w:marLeft w:val="1166"/>
          <w:marRight w:val="0"/>
          <w:marTop w:val="96"/>
          <w:marBottom w:val="0"/>
          <w:divBdr>
            <w:top w:val="none" w:sz="0" w:space="0" w:color="auto"/>
            <w:left w:val="none" w:sz="0" w:space="0" w:color="auto"/>
            <w:bottom w:val="none" w:sz="0" w:space="0" w:color="auto"/>
            <w:right w:val="none" w:sz="0" w:space="0" w:color="auto"/>
          </w:divBdr>
        </w:div>
      </w:divsChild>
    </w:div>
    <w:div w:id="589124639">
      <w:bodyDiv w:val="1"/>
      <w:marLeft w:val="0"/>
      <w:marRight w:val="0"/>
      <w:marTop w:val="0"/>
      <w:marBottom w:val="0"/>
      <w:divBdr>
        <w:top w:val="none" w:sz="0" w:space="0" w:color="auto"/>
        <w:left w:val="none" w:sz="0" w:space="0" w:color="auto"/>
        <w:bottom w:val="none" w:sz="0" w:space="0" w:color="auto"/>
        <w:right w:val="none" w:sz="0" w:space="0" w:color="auto"/>
      </w:divBdr>
    </w:div>
    <w:div w:id="591166276">
      <w:bodyDiv w:val="1"/>
      <w:marLeft w:val="0"/>
      <w:marRight w:val="0"/>
      <w:marTop w:val="0"/>
      <w:marBottom w:val="0"/>
      <w:divBdr>
        <w:top w:val="none" w:sz="0" w:space="0" w:color="auto"/>
        <w:left w:val="none" w:sz="0" w:space="0" w:color="auto"/>
        <w:bottom w:val="none" w:sz="0" w:space="0" w:color="auto"/>
        <w:right w:val="none" w:sz="0" w:space="0" w:color="auto"/>
      </w:divBdr>
      <w:divsChild>
        <w:div w:id="28995495">
          <w:marLeft w:val="1800"/>
          <w:marRight w:val="0"/>
          <w:marTop w:val="106"/>
          <w:marBottom w:val="0"/>
          <w:divBdr>
            <w:top w:val="none" w:sz="0" w:space="0" w:color="auto"/>
            <w:left w:val="none" w:sz="0" w:space="0" w:color="auto"/>
            <w:bottom w:val="none" w:sz="0" w:space="0" w:color="auto"/>
            <w:right w:val="none" w:sz="0" w:space="0" w:color="auto"/>
          </w:divBdr>
        </w:div>
        <w:div w:id="128784183">
          <w:marLeft w:val="1166"/>
          <w:marRight w:val="0"/>
          <w:marTop w:val="125"/>
          <w:marBottom w:val="0"/>
          <w:divBdr>
            <w:top w:val="none" w:sz="0" w:space="0" w:color="auto"/>
            <w:left w:val="none" w:sz="0" w:space="0" w:color="auto"/>
            <w:bottom w:val="none" w:sz="0" w:space="0" w:color="auto"/>
            <w:right w:val="none" w:sz="0" w:space="0" w:color="auto"/>
          </w:divBdr>
        </w:div>
        <w:div w:id="142934400">
          <w:marLeft w:val="547"/>
          <w:marRight w:val="0"/>
          <w:marTop w:val="144"/>
          <w:marBottom w:val="0"/>
          <w:divBdr>
            <w:top w:val="none" w:sz="0" w:space="0" w:color="auto"/>
            <w:left w:val="none" w:sz="0" w:space="0" w:color="auto"/>
            <w:bottom w:val="none" w:sz="0" w:space="0" w:color="auto"/>
            <w:right w:val="none" w:sz="0" w:space="0" w:color="auto"/>
          </w:divBdr>
        </w:div>
        <w:div w:id="1183935423">
          <w:marLeft w:val="1166"/>
          <w:marRight w:val="0"/>
          <w:marTop w:val="125"/>
          <w:marBottom w:val="0"/>
          <w:divBdr>
            <w:top w:val="none" w:sz="0" w:space="0" w:color="auto"/>
            <w:left w:val="none" w:sz="0" w:space="0" w:color="auto"/>
            <w:bottom w:val="none" w:sz="0" w:space="0" w:color="auto"/>
            <w:right w:val="none" w:sz="0" w:space="0" w:color="auto"/>
          </w:divBdr>
        </w:div>
        <w:div w:id="1777406032">
          <w:marLeft w:val="1800"/>
          <w:marRight w:val="0"/>
          <w:marTop w:val="106"/>
          <w:marBottom w:val="0"/>
          <w:divBdr>
            <w:top w:val="none" w:sz="0" w:space="0" w:color="auto"/>
            <w:left w:val="none" w:sz="0" w:space="0" w:color="auto"/>
            <w:bottom w:val="none" w:sz="0" w:space="0" w:color="auto"/>
            <w:right w:val="none" w:sz="0" w:space="0" w:color="auto"/>
          </w:divBdr>
        </w:div>
        <w:div w:id="1909266071">
          <w:marLeft w:val="1800"/>
          <w:marRight w:val="0"/>
          <w:marTop w:val="106"/>
          <w:marBottom w:val="0"/>
          <w:divBdr>
            <w:top w:val="none" w:sz="0" w:space="0" w:color="auto"/>
            <w:left w:val="none" w:sz="0" w:space="0" w:color="auto"/>
            <w:bottom w:val="none" w:sz="0" w:space="0" w:color="auto"/>
            <w:right w:val="none" w:sz="0" w:space="0" w:color="auto"/>
          </w:divBdr>
        </w:div>
        <w:div w:id="2066684268">
          <w:marLeft w:val="1166"/>
          <w:marRight w:val="0"/>
          <w:marTop w:val="125"/>
          <w:marBottom w:val="0"/>
          <w:divBdr>
            <w:top w:val="none" w:sz="0" w:space="0" w:color="auto"/>
            <w:left w:val="none" w:sz="0" w:space="0" w:color="auto"/>
            <w:bottom w:val="none" w:sz="0" w:space="0" w:color="auto"/>
            <w:right w:val="none" w:sz="0" w:space="0" w:color="auto"/>
          </w:divBdr>
        </w:div>
      </w:divsChild>
    </w:div>
    <w:div w:id="591207322">
      <w:bodyDiv w:val="1"/>
      <w:marLeft w:val="0"/>
      <w:marRight w:val="0"/>
      <w:marTop w:val="0"/>
      <w:marBottom w:val="0"/>
      <w:divBdr>
        <w:top w:val="none" w:sz="0" w:space="0" w:color="auto"/>
        <w:left w:val="none" w:sz="0" w:space="0" w:color="auto"/>
        <w:bottom w:val="none" w:sz="0" w:space="0" w:color="auto"/>
        <w:right w:val="none" w:sz="0" w:space="0" w:color="auto"/>
      </w:divBdr>
    </w:div>
    <w:div w:id="591741216">
      <w:bodyDiv w:val="1"/>
      <w:marLeft w:val="0"/>
      <w:marRight w:val="0"/>
      <w:marTop w:val="0"/>
      <w:marBottom w:val="0"/>
      <w:divBdr>
        <w:top w:val="none" w:sz="0" w:space="0" w:color="auto"/>
        <w:left w:val="none" w:sz="0" w:space="0" w:color="auto"/>
        <w:bottom w:val="none" w:sz="0" w:space="0" w:color="auto"/>
        <w:right w:val="none" w:sz="0" w:space="0" w:color="auto"/>
      </w:divBdr>
      <w:divsChild>
        <w:div w:id="70660737">
          <w:marLeft w:val="1800"/>
          <w:marRight w:val="0"/>
          <w:marTop w:val="82"/>
          <w:marBottom w:val="0"/>
          <w:divBdr>
            <w:top w:val="none" w:sz="0" w:space="0" w:color="auto"/>
            <w:left w:val="none" w:sz="0" w:space="0" w:color="auto"/>
            <w:bottom w:val="none" w:sz="0" w:space="0" w:color="auto"/>
            <w:right w:val="none" w:sz="0" w:space="0" w:color="auto"/>
          </w:divBdr>
        </w:div>
        <w:div w:id="349378908">
          <w:marLeft w:val="1800"/>
          <w:marRight w:val="0"/>
          <w:marTop w:val="82"/>
          <w:marBottom w:val="0"/>
          <w:divBdr>
            <w:top w:val="none" w:sz="0" w:space="0" w:color="auto"/>
            <w:left w:val="none" w:sz="0" w:space="0" w:color="auto"/>
            <w:bottom w:val="none" w:sz="0" w:space="0" w:color="auto"/>
            <w:right w:val="none" w:sz="0" w:space="0" w:color="auto"/>
          </w:divBdr>
        </w:div>
        <w:div w:id="425148963">
          <w:marLeft w:val="547"/>
          <w:marRight w:val="0"/>
          <w:marTop w:val="106"/>
          <w:marBottom w:val="0"/>
          <w:divBdr>
            <w:top w:val="none" w:sz="0" w:space="0" w:color="auto"/>
            <w:left w:val="none" w:sz="0" w:space="0" w:color="auto"/>
            <w:bottom w:val="none" w:sz="0" w:space="0" w:color="auto"/>
            <w:right w:val="none" w:sz="0" w:space="0" w:color="auto"/>
          </w:divBdr>
        </w:div>
        <w:div w:id="823014762">
          <w:marLeft w:val="547"/>
          <w:marRight w:val="0"/>
          <w:marTop w:val="106"/>
          <w:marBottom w:val="0"/>
          <w:divBdr>
            <w:top w:val="none" w:sz="0" w:space="0" w:color="auto"/>
            <w:left w:val="none" w:sz="0" w:space="0" w:color="auto"/>
            <w:bottom w:val="none" w:sz="0" w:space="0" w:color="auto"/>
            <w:right w:val="none" w:sz="0" w:space="0" w:color="auto"/>
          </w:divBdr>
        </w:div>
        <w:div w:id="914709902">
          <w:marLeft w:val="1166"/>
          <w:marRight w:val="0"/>
          <w:marTop w:val="96"/>
          <w:marBottom w:val="0"/>
          <w:divBdr>
            <w:top w:val="none" w:sz="0" w:space="0" w:color="auto"/>
            <w:left w:val="none" w:sz="0" w:space="0" w:color="auto"/>
            <w:bottom w:val="none" w:sz="0" w:space="0" w:color="auto"/>
            <w:right w:val="none" w:sz="0" w:space="0" w:color="auto"/>
          </w:divBdr>
        </w:div>
        <w:div w:id="988023499">
          <w:marLeft w:val="547"/>
          <w:marRight w:val="0"/>
          <w:marTop w:val="106"/>
          <w:marBottom w:val="0"/>
          <w:divBdr>
            <w:top w:val="none" w:sz="0" w:space="0" w:color="auto"/>
            <w:left w:val="none" w:sz="0" w:space="0" w:color="auto"/>
            <w:bottom w:val="none" w:sz="0" w:space="0" w:color="auto"/>
            <w:right w:val="none" w:sz="0" w:space="0" w:color="auto"/>
          </w:divBdr>
        </w:div>
        <w:div w:id="1091047202">
          <w:marLeft w:val="1166"/>
          <w:marRight w:val="0"/>
          <w:marTop w:val="96"/>
          <w:marBottom w:val="0"/>
          <w:divBdr>
            <w:top w:val="none" w:sz="0" w:space="0" w:color="auto"/>
            <w:left w:val="none" w:sz="0" w:space="0" w:color="auto"/>
            <w:bottom w:val="none" w:sz="0" w:space="0" w:color="auto"/>
            <w:right w:val="none" w:sz="0" w:space="0" w:color="auto"/>
          </w:divBdr>
        </w:div>
        <w:div w:id="1107192613">
          <w:marLeft w:val="547"/>
          <w:marRight w:val="0"/>
          <w:marTop w:val="106"/>
          <w:marBottom w:val="0"/>
          <w:divBdr>
            <w:top w:val="none" w:sz="0" w:space="0" w:color="auto"/>
            <w:left w:val="none" w:sz="0" w:space="0" w:color="auto"/>
            <w:bottom w:val="none" w:sz="0" w:space="0" w:color="auto"/>
            <w:right w:val="none" w:sz="0" w:space="0" w:color="auto"/>
          </w:divBdr>
        </w:div>
        <w:div w:id="1182861225">
          <w:marLeft w:val="1166"/>
          <w:marRight w:val="0"/>
          <w:marTop w:val="96"/>
          <w:marBottom w:val="0"/>
          <w:divBdr>
            <w:top w:val="none" w:sz="0" w:space="0" w:color="auto"/>
            <w:left w:val="none" w:sz="0" w:space="0" w:color="auto"/>
            <w:bottom w:val="none" w:sz="0" w:space="0" w:color="auto"/>
            <w:right w:val="none" w:sz="0" w:space="0" w:color="auto"/>
          </w:divBdr>
        </w:div>
        <w:div w:id="1194685349">
          <w:marLeft w:val="1800"/>
          <w:marRight w:val="0"/>
          <w:marTop w:val="82"/>
          <w:marBottom w:val="0"/>
          <w:divBdr>
            <w:top w:val="none" w:sz="0" w:space="0" w:color="auto"/>
            <w:left w:val="none" w:sz="0" w:space="0" w:color="auto"/>
            <w:bottom w:val="none" w:sz="0" w:space="0" w:color="auto"/>
            <w:right w:val="none" w:sz="0" w:space="0" w:color="auto"/>
          </w:divBdr>
        </w:div>
        <w:div w:id="1456826114">
          <w:marLeft w:val="1800"/>
          <w:marRight w:val="0"/>
          <w:marTop w:val="82"/>
          <w:marBottom w:val="0"/>
          <w:divBdr>
            <w:top w:val="none" w:sz="0" w:space="0" w:color="auto"/>
            <w:left w:val="none" w:sz="0" w:space="0" w:color="auto"/>
            <w:bottom w:val="none" w:sz="0" w:space="0" w:color="auto"/>
            <w:right w:val="none" w:sz="0" w:space="0" w:color="auto"/>
          </w:divBdr>
        </w:div>
        <w:div w:id="1498031560">
          <w:marLeft w:val="1166"/>
          <w:marRight w:val="0"/>
          <w:marTop w:val="96"/>
          <w:marBottom w:val="0"/>
          <w:divBdr>
            <w:top w:val="none" w:sz="0" w:space="0" w:color="auto"/>
            <w:left w:val="none" w:sz="0" w:space="0" w:color="auto"/>
            <w:bottom w:val="none" w:sz="0" w:space="0" w:color="auto"/>
            <w:right w:val="none" w:sz="0" w:space="0" w:color="auto"/>
          </w:divBdr>
        </w:div>
      </w:divsChild>
    </w:div>
    <w:div w:id="591935781">
      <w:bodyDiv w:val="1"/>
      <w:marLeft w:val="0"/>
      <w:marRight w:val="0"/>
      <w:marTop w:val="0"/>
      <w:marBottom w:val="0"/>
      <w:divBdr>
        <w:top w:val="none" w:sz="0" w:space="0" w:color="auto"/>
        <w:left w:val="none" w:sz="0" w:space="0" w:color="auto"/>
        <w:bottom w:val="none" w:sz="0" w:space="0" w:color="auto"/>
        <w:right w:val="none" w:sz="0" w:space="0" w:color="auto"/>
      </w:divBdr>
      <w:divsChild>
        <w:div w:id="162211216">
          <w:marLeft w:val="1800"/>
          <w:marRight w:val="0"/>
          <w:marTop w:val="100"/>
          <w:marBottom w:val="0"/>
          <w:divBdr>
            <w:top w:val="none" w:sz="0" w:space="0" w:color="auto"/>
            <w:left w:val="none" w:sz="0" w:space="0" w:color="auto"/>
            <w:bottom w:val="none" w:sz="0" w:space="0" w:color="auto"/>
            <w:right w:val="none" w:sz="0" w:space="0" w:color="auto"/>
          </w:divBdr>
        </w:div>
        <w:div w:id="529338528">
          <w:marLeft w:val="1080"/>
          <w:marRight w:val="0"/>
          <w:marTop w:val="100"/>
          <w:marBottom w:val="0"/>
          <w:divBdr>
            <w:top w:val="none" w:sz="0" w:space="0" w:color="auto"/>
            <w:left w:val="none" w:sz="0" w:space="0" w:color="auto"/>
            <w:bottom w:val="none" w:sz="0" w:space="0" w:color="auto"/>
            <w:right w:val="none" w:sz="0" w:space="0" w:color="auto"/>
          </w:divBdr>
        </w:div>
        <w:div w:id="1703675214">
          <w:marLeft w:val="1800"/>
          <w:marRight w:val="0"/>
          <w:marTop w:val="100"/>
          <w:marBottom w:val="0"/>
          <w:divBdr>
            <w:top w:val="none" w:sz="0" w:space="0" w:color="auto"/>
            <w:left w:val="none" w:sz="0" w:space="0" w:color="auto"/>
            <w:bottom w:val="none" w:sz="0" w:space="0" w:color="auto"/>
            <w:right w:val="none" w:sz="0" w:space="0" w:color="auto"/>
          </w:divBdr>
        </w:div>
        <w:div w:id="1714690263">
          <w:marLeft w:val="1080"/>
          <w:marRight w:val="0"/>
          <w:marTop w:val="100"/>
          <w:marBottom w:val="0"/>
          <w:divBdr>
            <w:top w:val="none" w:sz="0" w:space="0" w:color="auto"/>
            <w:left w:val="none" w:sz="0" w:space="0" w:color="auto"/>
            <w:bottom w:val="none" w:sz="0" w:space="0" w:color="auto"/>
            <w:right w:val="none" w:sz="0" w:space="0" w:color="auto"/>
          </w:divBdr>
        </w:div>
        <w:div w:id="1847331025">
          <w:marLeft w:val="360"/>
          <w:marRight w:val="0"/>
          <w:marTop w:val="200"/>
          <w:marBottom w:val="0"/>
          <w:divBdr>
            <w:top w:val="none" w:sz="0" w:space="0" w:color="auto"/>
            <w:left w:val="none" w:sz="0" w:space="0" w:color="auto"/>
            <w:bottom w:val="none" w:sz="0" w:space="0" w:color="auto"/>
            <w:right w:val="none" w:sz="0" w:space="0" w:color="auto"/>
          </w:divBdr>
        </w:div>
      </w:divsChild>
    </w:div>
    <w:div w:id="592126296">
      <w:bodyDiv w:val="1"/>
      <w:marLeft w:val="0"/>
      <w:marRight w:val="0"/>
      <w:marTop w:val="0"/>
      <w:marBottom w:val="0"/>
      <w:divBdr>
        <w:top w:val="none" w:sz="0" w:space="0" w:color="auto"/>
        <w:left w:val="none" w:sz="0" w:space="0" w:color="auto"/>
        <w:bottom w:val="none" w:sz="0" w:space="0" w:color="auto"/>
        <w:right w:val="none" w:sz="0" w:space="0" w:color="auto"/>
      </w:divBdr>
    </w:div>
    <w:div w:id="592515019">
      <w:bodyDiv w:val="1"/>
      <w:marLeft w:val="0"/>
      <w:marRight w:val="0"/>
      <w:marTop w:val="0"/>
      <w:marBottom w:val="0"/>
      <w:divBdr>
        <w:top w:val="none" w:sz="0" w:space="0" w:color="auto"/>
        <w:left w:val="none" w:sz="0" w:space="0" w:color="auto"/>
        <w:bottom w:val="none" w:sz="0" w:space="0" w:color="auto"/>
        <w:right w:val="none" w:sz="0" w:space="0" w:color="auto"/>
      </w:divBdr>
    </w:div>
    <w:div w:id="592739762">
      <w:bodyDiv w:val="1"/>
      <w:marLeft w:val="0"/>
      <w:marRight w:val="0"/>
      <w:marTop w:val="0"/>
      <w:marBottom w:val="0"/>
      <w:divBdr>
        <w:top w:val="none" w:sz="0" w:space="0" w:color="auto"/>
        <w:left w:val="none" w:sz="0" w:space="0" w:color="auto"/>
        <w:bottom w:val="none" w:sz="0" w:space="0" w:color="auto"/>
        <w:right w:val="none" w:sz="0" w:space="0" w:color="auto"/>
      </w:divBdr>
    </w:div>
    <w:div w:id="593830062">
      <w:bodyDiv w:val="1"/>
      <w:marLeft w:val="0"/>
      <w:marRight w:val="0"/>
      <w:marTop w:val="0"/>
      <w:marBottom w:val="0"/>
      <w:divBdr>
        <w:top w:val="none" w:sz="0" w:space="0" w:color="auto"/>
        <w:left w:val="none" w:sz="0" w:space="0" w:color="auto"/>
        <w:bottom w:val="none" w:sz="0" w:space="0" w:color="auto"/>
        <w:right w:val="none" w:sz="0" w:space="0" w:color="auto"/>
      </w:divBdr>
    </w:div>
    <w:div w:id="594440848">
      <w:bodyDiv w:val="1"/>
      <w:marLeft w:val="0"/>
      <w:marRight w:val="0"/>
      <w:marTop w:val="0"/>
      <w:marBottom w:val="0"/>
      <w:divBdr>
        <w:top w:val="none" w:sz="0" w:space="0" w:color="auto"/>
        <w:left w:val="none" w:sz="0" w:space="0" w:color="auto"/>
        <w:bottom w:val="none" w:sz="0" w:space="0" w:color="auto"/>
        <w:right w:val="none" w:sz="0" w:space="0" w:color="auto"/>
      </w:divBdr>
    </w:div>
    <w:div w:id="594636846">
      <w:bodyDiv w:val="1"/>
      <w:marLeft w:val="0"/>
      <w:marRight w:val="0"/>
      <w:marTop w:val="0"/>
      <w:marBottom w:val="0"/>
      <w:divBdr>
        <w:top w:val="none" w:sz="0" w:space="0" w:color="auto"/>
        <w:left w:val="none" w:sz="0" w:space="0" w:color="auto"/>
        <w:bottom w:val="none" w:sz="0" w:space="0" w:color="auto"/>
        <w:right w:val="none" w:sz="0" w:space="0" w:color="auto"/>
      </w:divBdr>
    </w:div>
    <w:div w:id="594827258">
      <w:bodyDiv w:val="1"/>
      <w:marLeft w:val="0"/>
      <w:marRight w:val="0"/>
      <w:marTop w:val="0"/>
      <w:marBottom w:val="0"/>
      <w:divBdr>
        <w:top w:val="none" w:sz="0" w:space="0" w:color="auto"/>
        <w:left w:val="none" w:sz="0" w:space="0" w:color="auto"/>
        <w:bottom w:val="none" w:sz="0" w:space="0" w:color="auto"/>
        <w:right w:val="none" w:sz="0" w:space="0" w:color="auto"/>
      </w:divBdr>
      <w:divsChild>
        <w:div w:id="2017685443">
          <w:marLeft w:val="0"/>
          <w:marRight w:val="0"/>
          <w:marTop w:val="0"/>
          <w:marBottom w:val="0"/>
          <w:divBdr>
            <w:top w:val="none" w:sz="0" w:space="0" w:color="auto"/>
            <w:left w:val="none" w:sz="0" w:space="0" w:color="auto"/>
            <w:bottom w:val="none" w:sz="0" w:space="0" w:color="auto"/>
            <w:right w:val="none" w:sz="0" w:space="0" w:color="auto"/>
          </w:divBdr>
          <w:divsChild>
            <w:div w:id="66078789">
              <w:marLeft w:val="0"/>
              <w:marRight w:val="0"/>
              <w:marTop w:val="0"/>
              <w:marBottom w:val="0"/>
              <w:divBdr>
                <w:top w:val="none" w:sz="0" w:space="0" w:color="auto"/>
                <w:left w:val="none" w:sz="0" w:space="0" w:color="auto"/>
                <w:bottom w:val="none" w:sz="0" w:space="0" w:color="auto"/>
                <w:right w:val="none" w:sz="0" w:space="0" w:color="auto"/>
              </w:divBdr>
            </w:div>
            <w:div w:id="627392255">
              <w:marLeft w:val="0"/>
              <w:marRight w:val="0"/>
              <w:marTop w:val="0"/>
              <w:marBottom w:val="0"/>
              <w:divBdr>
                <w:top w:val="none" w:sz="0" w:space="0" w:color="auto"/>
                <w:left w:val="none" w:sz="0" w:space="0" w:color="auto"/>
                <w:bottom w:val="none" w:sz="0" w:space="0" w:color="auto"/>
                <w:right w:val="none" w:sz="0" w:space="0" w:color="auto"/>
              </w:divBdr>
            </w:div>
            <w:div w:id="768622115">
              <w:marLeft w:val="0"/>
              <w:marRight w:val="0"/>
              <w:marTop w:val="0"/>
              <w:marBottom w:val="0"/>
              <w:divBdr>
                <w:top w:val="none" w:sz="0" w:space="0" w:color="auto"/>
                <w:left w:val="none" w:sz="0" w:space="0" w:color="auto"/>
                <w:bottom w:val="none" w:sz="0" w:space="0" w:color="auto"/>
                <w:right w:val="none" w:sz="0" w:space="0" w:color="auto"/>
              </w:divBdr>
            </w:div>
            <w:div w:id="1267225879">
              <w:marLeft w:val="0"/>
              <w:marRight w:val="0"/>
              <w:marTop w:val="0"/>
              <w:marBottom w:val="0"/>
              <w:divBdr>
                <w:top w:val="none" w:sz="0" w:space="0" w:color="auto"/>
                <w:left w:val="none" w:sz="0" w:space="0" w:color="auto"/>
                <w:bottom w:val="none" w:sz="0" w:space="0" w:color="auto"/>
                <w:right w:val="none" w:sz="0" w:space="0" w:color="auto"/>
              </w:divBdr>
            </w:div>
            <w:div w:id="185553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139316">
      <w:bodyDiv w:val="1"/>
      <w:marLeft w:val="0"/>
      <w:marRight w:val="0"/>
      <w:marTop w:val="0"/>
      <w:marBottom w:val="0"/>
      <w:divBdr>
        <w:top w:val="none" w:sz="0" w:space="0" w:color="auto"/>
        <w:left w:val="none" w:sz="0" w:space="0" w:color="auto"/>
        <w:bottom w:val="none" w:sz="0" w:space="0" w:color="auto"/>
        <w:right w:val="none" w:sz="0" w:space="0" w:color="auto"/>
      </w:divBdr>
    </w:div>
    <w:div w:id="595556546">
      <w:bodyDiv w:val="1"/>
      <w:marLeft w:val="0"/>
      <w:marRight w:val="0"/>
      <w:marTop w:val="0"/>
      <w:marBottom w:val="0"/>
      <w:divBdr>
        <w:top w:val="none" w:sz="0" w:space="0" w:color="auto"/>
        <w:left w:val="none" w:sz="0" w:space="0" w:color="auto"/>
        <w:bottom w:val="none" w:sz="0" w:space="0" w:color="auto"/>
        <w:right w:val="none" w:sz="0" w:space="0" w:color="auto"/>
      </w:divBdr>
      <w:divsChild>
        <w:div w:id="39979880">
          <w:marLeft w:val="1080"/>
          <w:marRight w:val="0"/>
          <w:marTop w:val="100"/>
          <w:marBottom w:val="0"/>
          <w:divBdr>
            <w:top w:val="none" w:sz="0" w:space="0" w:color="auto"/>
            <w:left w:val="none" w:sz="0" w:space="0" w:color="auto"/>
            <w:bottom w:val="none" w:sz="0" w:space="0" w:color="auto"/>
            <w:right w:val="none" w:sz="0" w:space="0" w:color="auto"/>
          </w:divBdr>
        </w:div>
        <w:div w:id="82997594">
          <w:marLeft w:val="360"/>
          <w:marRight w:val="0"/>
          <w:marTop w:val="200"/>
          <w:marBottom w:val="0"/>
          <w:divBdr>
            <w:top w:val="none" w:sz="0" w:space="0" w:color="auto"/>
            <w:left w:val="none" w:sz="0" w:space="0" w:color="auto"/>
            <w:bottom w:val="none" w:sz="0" w:space="0" w:color="auto"/>
            <w:right w:val="none" w:sz="0" w:space="0" w:color="auto"/>
          </w:divBdr>
        </w:div>
        <w:div w:id="342711537">
          <w:marLeft w:val="1800"/>
          <w:marRight w:val="0"/>
          <w:marTop w:val="100"/>
          <w:marBottom w:val="0"/>
          <w:divBdr>
            <w:top w:val="none" w:sz="0" w:space="0" w:color="auto"/>
            <w:left w:val="none" w:sz="0" w:space="0" w:color="auto"/>
            <w:bottom w:val="none" w:sz="0" w:space="0" w:color="auto"/>
            <w:right w:val="none" w:sz="0" w:space="0" w:color="auto"/>
          </w:divBdr>
        </w:div>
        <w:div w:id="448090837">
          <w:marLeft w:val="1800"/>
          <w:marRight w:val="0"/>
          <w:marTop w:val="100"/>
          <w:marBottom w:val="0"/>
          <w:divBdr>
            <w:top w:val="none" w:sz="0" w:space="0" w:color="auto"/>
            <w:left w:val="none" w:sz="0" w:space="0" w:color="auto"/>
            <w:bottom w:val="none" w:sz="0" w:space="0" w:color="auto"/>
            <w:right w:val="none" w:sz="0" w:space="0" w:color="auto"/>
          </w:divBdr>
        </w:div>
        <w:div w:id="641274962">
          <w:marLeft w:val="360"/>
          <w:marRight w:val="0"/>
          <w:marTop w:val="200"/>
          <w:marBottom w:val="0"/>
          <w:divBdr>
            <w:top w:val="none" w:sz="0" w:space="0" w:color="auto"/>
            <w:left w:val="none" w:sz="0" w:space="0" w:color="auto"/>
            <w:bottom w:val="none" w:sz="0" w:space="0" w:color="auto"/>
            <w:right w:val="none" w:sz="0" w:space="0" w:color="auto"/>
          </w:divBdr>
        </w:div>
        <w:div w:id="797643589">
          <w:marLeft w:val="1800"/>
          <w:marRight w:val="0"/>
          <w:marTop w:val="100"/>
          <w:marBottom w:val="0"/>
          <w:divBdr>
            <w:top w:val="none" w:sz="0" w:space="0" w:color="auto"/>
            <w:left w:val="none" w:sz="0" w:space="0" w:color="auto"/>
            <w:bottom w:val="none" w:sz="0" w:space="0" w:color="auto"/>
            <w:right w:val="none" w:sz="0" w:space="0" w:color="auto"/>
          </w:divBdr>
        </w:div>
        <w:div w:id="862934649">
          <w:marLeft w:val="1080"/>
          <w:marRight w:val="0"/>
          <w:marTop w:val="100"/>
          <w:marBottom w:val="0"/>
          <w:divBdr>
            <w:top w:val="none" w:sz="0" w:space="0" w:color="auto"/>
            <w:left w:val="none" w:sz="0" w:space="0" w:color="auto"/>
            <w:bottom w:val="none" w:sz="0" w:space="0" w:color="auto"/>
            <w:right w:val="none" w:sz="0" w:space="0" w:color="auto"/>
          </w:divBdr>
        </w:div>
        <w:div w:id="984312780">
          <w:marLeft w:val="1080"/>
          <w:marRight w:val="0"/>
          <w:marTop w:val="100"/>
          <w:marBottom w:val="0"/>
          <w:divBdr>
            <w:top w:val="none" w:sz="0" w:space="0" w:color="auto"/>
            <w:left w:val="none" w:sz="0" w:space="0" w:color="auto"/>
            <w:bottom w:val="none" w:sz="0" w:space="0" w:color="auto"/>
            <w:right w:val="none" w:sz="0" w:space="0" w:color="auto"/>
          </w:divBdr>
        </w:div>
        <w:div w:id="1058238470">
          <w:marLeft w:val="1080"/>
          <w:marRight w:val="0"/>
          <w:marTop w:val="100"/>
          <w:marBottom w:val="0"/>
          <w:divBdr>
            <w:top w:val="none" w:sz="0" w:space="0" w:color="auto"/>
            <w:left w:val="none" w:sz="0" w:space="0" w:color="auto"/>
            <w:bottom w:val="none" w:sz="0" w:space="0" w:color="auto"/>
            <w:right w:val="none" w:sz="0" w:space="0" w:color="auto"/>
          </w:divBdr>
        </w:div>
        <w:div w:id="1417093638">
          <w:marLeft w:val="1080"/>
          <w:marRight w:val="0"/>
          <w:marTop w:val="100"/>
          <w:marBottom w:val="0"/>
          <w:divBdr>
            <w:top w:val="none" w:sz="0" w:space="0" w:color="auto"/>
            <w:left w:val="none" w:sz="0" w:space="0" w:color="auto"/>
            <w:bottom w:val="none" w:sz="0" w:space="0" w:color="auto"/>
            <w:right w:val="none" w:sz="0" w:space="0" w:color="auto"/>
          </w:divBdr>
        </w:div>
        <w:div w:id="1584222032">
          <w:marLeft w:val="1080"/>
          <w:marRight w:val="0"/>
          <w:marTop w:val="100"/>
          <w:marBottom w:val="0"/>
          <w:divBdr>
            <w:top w:val="none" w:sz="0" w:space="0" w:color="auto"/>
            <w:left w:val="none" w:sz="0" w:space="0" w:color="auto"/>
            <w:bottom w:val="none" w:sz="0" w:space="0" w:color="auto"/>
            <w:right w:val="none" w:sz="0" w:space="0" w:color="auto"/>
          </w:divBdr>
        </w:div>
        <w:div w:id="1713798526">
          <w:marLeft w:val="1800"/>
          <w:marRight w:val="0"/>
          <w:marTop w:val="100"/>
          <w:marBottom w:val="0"/>
          <w:divBdr>
            <w:top w:val="none" w:sz="0" w:space="0" w:color="auto"/>
            <w:left w:val="none" w:sz="0" w:space="0" w:color="auto"/>
            <w:bottom w:val="none" w:sz="0" w:space="0" w:color="auto"/>
            <w:right w:val="none" w:sz="0" w:space="0" w:color="auto"/>
          </w:divBdr>
        </w:div>
        <w:div w:id="1951741383">
          <w:marLeft w:val="1800"/>
          <w:marRight w:val="0"/>
          <w:marTop w:val="100"/>
          <w:marBottom w:val="0"/>
          <w:divBdr>
            <w:top w:val="none" w:sz="0" w:space="0" w:color="auto"/>
            <w:left w:val="none" w:sz="0" w:space="0" w:color="auto"/>
            <w:bottom w:val="none" w:sz="0" w:space="0" w:color="auto"/>
            <w:right w:val="none" w:sz="0" w:space="0" w:color="auto"/>
          </w:divBdr>
        </w:div>
        <w:div w:id="2075085016">
          <w:marLeft w:val="1800"/>
          <w:marRight w:val="0"/>
          <w:marTop w:val="100"/>
          <w:marBottom w:val="0"/>
          <w:divBdr>
            <w:top w:val="none" w:sz="0" w:space="0" w:color="auto"/>
            <w:left w:val="none" w:sz="0" w:space="0" w:color="auto"/>
            <w:bottom w:val="none" w:sz="0" w:space="0" w:color="auto"/>
            <w:right w:val="none" w:sz="0" w:space="0" w:color="auto"/>
          </w:divBdr>
        </w:div>
      </w:divsChild>
    </w:div>
    <w:div w:id="596057633">
      <w:bodyDiv w:val="1"/>
      <w:marLeft w:val="0"/>
      <w:marRight w:val="0"/>
      <w:marTop w:val="0"/>
      <w:marBottom w:val="0"/>
      <w:divBdr>
        <w:top w:val="none" w:sz="0" w:space="0" w:color="auto"/>
        <w:left w:val="none" w:sz="0" w:space="0" w:color="auto"/>
        <w:bottom w:val="none" w:sz="0" w:space="0" w:color="auto"/>
        <w:right w:val="none" w:sz="0" w:space="0" w:color="auto"/>
      </w:divBdr>
    </w:div>
    <w:div w:id="596914177">
      <w:bodyDiv w:val="1"/>
      <w:marLeft w:val="0"/>
      <w:marRight w:val="0"/>
      <w:marTop w:val="0"/>
      <w:marBottom w:val="0"/>
      <w:divBdr>
        <w:top w:val="none" w:sz="0" w:space="0" w:color="auto"/>
        <w:left w:val="none" w:sz="0" w:space="0" w:color="auto"/>
        <w:bottom w:val="none" w:sz="0" w:space="0" w:color="auto"/>
        <w:right w:val="none" w:sz="0" w:space="0" w:color="auto"/>
      </w:divBdr>
    </w:div>
    <w:div w:id="597493273">
      <w:bodyDiv w:val="1"/>
      <w:marLeft w:val="0"/>
      <w:marRight w:val="0"/>
      <w:marTop w:val="0"/>
      <w:marBottom w:val="0"/>
      <w:divBdr>
        <w:top w:val="none" w:sz="0" w:space="0" w:color="auto"/>
        <w:left w:val="none" w:sz="0" w:space="0" w:color="auto"/>
        <w:bottom w:val="none" w:sz="0" w:space="0" w:color="auto"/>
        <w:right w:val="none" w:sz="0" w:space="0" w:color="auto"/>
      </w:divBdr>
    </w:div>
    <w:div w:id="597566202">
      <w:bodyDiv w:val="1"/>
      <w:marLeft w:val="0"/>
      <w:marRight w:val="0"/>
      <w:marTop w:val="0"/>
      <w:marBottom w:val="0"/>
      <w:divBdr>
        <w:top w:val="none" w:sz="0" w:space="0" w:color="auto"/>
        <w:left w:val="none" w:sz="0" w:space="0" w:color="auto"/>
        <w:bottom w:val="none" w:sz="0" w:space="0" w:color="auto"/>
        <w:right w:val="none" w:sz="0" w:space="0" w:color="auto"/>
      </w:divBdr>
    </w:div>
    <w:div w:id="598562813">
      <w:bodyDiv w:val="1"/>
      <w:marLeft w:val="0"/>
      <w:marRight w:val="0"/>
      <w:marTop w:val="0"/>
      <w:marBottom w:val="0"/>
      <w:divBdr>
        <w:top w:val="none" w:sz="0" w:space="0" w:color="auto"/>
        <w:left w:val="none" w:sz="0" w:space="0" w:color="auto"/>
        <w:bottom w:val="none" w:sz="0" w:space="0" w:color="auto"/>
        <w:right w:val="none" w:sz="0" w:space="0" w:color="auto"/>
      </w:divBdr>
      <w:divsChild>
        <w:div w:id="824316383">
          <w:marLeft w:val="0"/>
          <w:marRight w:val="0"/>
          <w:marTop w:val="0"/>
          <w:marBottom w:val="0"/>
          <w:divBdr>
            <w:top w:val="none" w:sz="0" w:space="0" w:color="auto"/>
            <w:left w:val="none" w:sz="0" w:space="0" w:color="auto"/>
            <w:bottom w:val="none" w:sz="0" w:space="0" w:color="auto"/>
            <w:right w:val="none" w:sz="0" w:space="0" w:color="auto"/>
          </w:divBdr>
          <w:divsChild>
            <w:div w:id="141194918">
              <w:marLeft w:val="0"/>
              <w:marRight w:val="0"/>
              <w:marTop w:val="0"/>
              <w:marBottom w:val="0"/>
              <w:divBdr>
                <w:top w:val="none" w:sz="0" w:space="0" w:color="auto"/>
                <w:left w:val="none" w:sz="0" w:space="0" w:color="auto"/>
                <w:bottom w:val="none" w:sz="0" w:space="0" w:color="auto"/>
                <w:right w:val="none" w:sz="0" w:space="0" w:color="auto"/>
              </w:divBdr>
            </w:div>
            <w:div w:id="618490484">
              <w:marLeft w:val="0"/>
              <w:marRight w:val="0"/>
              <w:marTop w:val="0"/>
              <w:marBottom w:val="0"/>
              <w:divBdr>
                <w:top w:val="none" w:sz="0" w:space="0" w:color="auto"/>
                <w:left w:val="none" w:sz="0" w:space="0" w:color="auto"/>
                <w:bottom w:val="none" w:sz="0" w:space="0" w:color="auto"/>
                <w:right w:val="none" w:sz="0" w:space="0" w:color="auto"/>
              </w:divBdr>
            </w:div>
            <w:div w:id="795106199">
              <w:marLeft w:val="0"/>
              <w:marRight w:val="0"/>
              <w:marTop w:val="0"/>
              <w:marBottom w:val="0"/>
              <w:divBdr>
                <w:top w:val="none" w:sz="0" w:space="0" w:color="auto"/>
                <w:left w:val="none" w:sz="0" w:space="0" w:color="auto"/>
                <w:bottom w:val="none" w:sz="0" w:space="0" w:color="auto"/>
                <w:right w:val="none" w:sz="0" w:space="0" w:color="auto"/>
              </w:divBdr>
            </w:div>
            <w:div w:id="987982189">
              <w:marLeft w:val="0"/>
              <w:marRight w:val="0"/>
              <w:marTop w:val="0"/>
              <w:marBottom w:val="0"/>
              <w:divBdr>
                <w:top w:val="none" w:sz="0" w:space="0" w:color="auto"/>
                <w:left w:val="none" w:sz="0" w:space="0" w:color="auto"/>
                <w:bottom w:val="none" w:sz="0" w:space="0" w:color="auto"/>
                <w:right w:val="none" w:sz="0" w:space="0" w:color="auto"/>
              </w:divBdr>
            </w:div>
            <w:div w:id="1388450113">
              <w:marLeft w:val="0"/>
              <w:marRight w:val="0"/>
              <w:marTop w:val="0"/>
              <w:marBottom w:val="0"/>
              <w:divBdr>
                <w:top w:val="none" w:sz="0" w:space="0" w:color="auto"/>
                <w:left w:val="none" w:sz="0" w:space="0" w:color="auto"/>
                <w:bottom w:val="none" w:sz="0" w:space="0" w:color="auto"/>
                <w:right w:val="none" w:sz="0" w:space="0" w:color="auto"/>
              </w:divBdr>
            </w:div>
            <w:div w:id="1811052877">
              <w:marLeft w:val="0"/>
              <w:marRight w:val="0"/>
              <w:marTop w:val="0"/>
              <w:marBottom w:val="0"/>
              <w:divBdr>
                <w:top w:val="none" w:sz="0" w:space="0" w:color="auto"/>
                <w:left w:val="none" w:sz="0" w:space="0" w:color="auto"/>
                <w:bottom w:val="none" w:sz="0" w:space="0" w:color="auto"/>
                <w:right w:val="none" w:sz="0" w:space="0" w:color="auto"/>
              </w:divBdr>
            </w:div>
            <w:div w:id="1811171486">
              <w:marLeft w:val="0"/>
              <w:marRight w:val="0"/>
              <w:marTop w:val="0"/>
              <w:marBottom w:val="0"/>
              <w:divBdr>
                <w:top w:val="none" w:sz="0" w:space="0" w:color="auto"/>
                <w:left w:val="none" w:sz="0" w:space="0" w:color="auto"/>
                <w:bottom w:val="none" w:sz="0" w:space="0" w:color="auto"/>
                <w:right w:val="none" w:sz="0" w:space="0" w:color="auto"/>
              </w:divBdr>
            </w:div>
            <w:div w:id="2017145630">
              <w:marLeft w:val="0"/>
              <w:marRight w:val="0"/>
              <w:marTop w:val="0"/>
              <w:marBottom w:val="0"/>
              <w:divBdr>
                <w:top w:val="none" w:sz="0" w:space="0" w:color="auto"/>
                <w:left w:val="none" w:sz="0" w:space="0" w:color="auto"/>
                <w:bottom w:val="none" w:sz="0" w:space="0" w:color="auto"/>
                <w:right w:val="none" w:sz="0" w:space="0" w:color="auto"/>
              </w:divBdr>
            </w:div>
            <w:div w:id="204086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606750">
      <w:bodyDiv w:val="1"/>
      <w:marLeft w:val="0"/>
      <w:marRight w:val="0"/>
      <w:marTop w:val="0"/>
      <w:marBottom w:val="0"/>
      <w:divBdr>
        <w:top w:val="none" w:sz="0" w:space="0" w:color="auto"/>
        <w:left w:val="none" w:sz="0" w:space="0" w:color="auto"/>
        <w:bottom w:val="none" w:sz="0" w:space="0" w:color="auto"/>
        <w:right w:val="none" w:sz="0" w:space="0" w:color="auto"/>
      </w:divBdr>
    </w:div>
    <w:div w:id="598828987">
      <w:bodyDiv w:val="1"/>
      <w:marLeft w:val="0"/>
      <w:marRight w:val="0"/>
      <w:marTop w:val="0"/>
      <w:marBottom w:val="0"/>
      <w:divBdr>
        <w:top w:val="none" w:sz="0" w:space="0" w:color="auto"/>
        <w:left w:val="none" w:sz="0" w:space="0" w:color="auto"/>
        <w:bottom w:val="none" w:sz="0" w:space="0" w:color="auto"/>
        <w:right w:val="none" w:sz="0" w:space="0" w:color="auto"/>
      </w:divBdr>
    </w:div>
    <w:div w:id="599216275">
      <w:bodyDiv w:val="1"/>
      <w:marLeft w:val="0"/>
      <w:marRight w:val="0"/>
      <w:marTop w:val="0"/>
      <w:marBottom w:val="0"/>
      <w:divBdr>
        <w:top w:val="none" w:sz="0" w:space="0" w:color="auto"/>
        <w:left w:val="none" w:sz="0" w:space="0" w:color="auto"/>
        <w:bottom w:val="none" w:sz="0" w:space="0" w:color="auto"/>
        <w:right w:val="none" w:sz="0" w:space="0" w:color="auto"/>
      </w:divBdr>
      <w:divsChild>
        <w:div w:id="1604730748">
          <w:marLeft w:val="547"/>
          <w:marRight w:val="0"/>
          <w:marTop w:val="115"/>
          <w:marBottom w:val="0"/>
          <w:divBdr>
            <w:top w:val="none" w:sz="0" w:space="0" w:color="auto"/>
            <w:left w:val="none" w:sz="0" w:space="0" w:color="auto"/>
            <w:bottom w:val="none" w:sz="0" w:space="0" w:color="auto"/>
            <w:right w:val="none" w:sz="0" w:space="0" w:color="auto"/>
          </w:divBdr>
        </w:div>
      </w:divsChild>
    </w:div>
    <w:div w:id="599263560">
      <w:bodyDiv w:val="1"/>
      <w:marLeft w:val="0"/>
      <w:marRight w:val="0"/>
      <w:marTop w:val="0"/>
      <w:marBottom w:val="0"/>
      <w:divBdr>
        <w:top w:val="none" w:sz="0" w:space="0" w:color="auto"/>
        <w:left w:val="none" w:sz="0" w:space="0" w:color="auto"/>
        <w:bottom w:val="none" w:sz="0" w:space="0" w:color="auto"/>
        <w:right w:val="none" w:sz="0" w:space="0" w:color="auto"/>
      </w:divBdr>
    </w:div>
    <w:div w:id="599333218">
      <w:bodyDiv w:val="1"/>
      <w:marLeft w:val="0"/>
      <w:marRight w:val="0"/>
      <w:marTop w:val="0"/>
      <w:marBottom w:val="0"/>
      <w:divBdr>
        <w:top w:val="none" w:sz="0" w:space="0" w:color="auto"/>
        <w:left w:val="none" w:sz="0" w:space="0" w:color="auto"/>
        <w:bottom w:val="none" w:sz="0" w:space="0" w:color="auto"/>
        <w:right w:val="none" w:sz="0" w:space="0" w:color="auto"/>
      </w:divBdr>
    </w:div>
    <w:div w:id="599342128">
      <w:bodyDiv w:val="1"/>
      <w:marLeft w:val="0"/>
      <w:marRight w:val="0"/>
      <w:marTop w:val="0"/>
      <w:marBottom w:val="0"/>
      <w:divBdr>
        <w:top w:val="none" w:sz="0" w:space="0" w:color="auto"/>
        <w:left w:val="none" w:sz="0" w:space="0" w:color="auto"/>
        <w:bottom w:val="none" w:sz="0" w:space="0" w:color="auto"/>
        <w:right w:val="none" w:sz="0" w:space="0" w:color="auto"/>
      </w:divBdr>
    </w:div>
    <w:div w:id="599408688">
      <w:bodyDiv w:val="1"/>
      <w:marLeft w:val="0"/>
      <w:marRight w:val="0"/>
      <w:marTop w:val="0"/>
      <w:marBottom w:val="0"/>
      <w:divBdr>
        <w:top w:val="none" w:sz="0" w:space="0" w:color="auto"/>
        <w:left w:val="none" w:sz="0" w:space="0" w:color="auto"/>
        <w:bottom w:val="none" w:sz="0" w:space="0" w:color="auto"/>
        <w:right w:val="none" w:sz="0" w:space="0" w:color="auto"/>
      </w:divBdr>
      <w:divsChild>
        <w:div w:id="184641617">
          <w:marLeft w:val="1166"/>
          <w:marRight w:val="0"/>
          <w:marTop w:val="134"/>
          <w:marBottom w:val="0"/>
          <w:divBdr>
            <w:top w:val="none" w:sz="0" w:space="0" w:color="auto"/>
            <w:left w:val="none" w:sz="0" w:space="0" w:color="auto"/>
            <w:bottom w:val="none" w:sz="0" w:space="0" w:color="auto"/>
            <w:right w:val="none" w:sz="0" w:space="0" w:color="auto"/>
          </w:divBdr>
        </w:div>
        <w:div w:id="818041112">
          <w:marLeft w:val="547"/>
          <w:marRight w:val="0"/>
          <w:marTop w:val="154"/>
          <w:marBottom w:val="0"/>
          <w:divBdr>
            <w:top w:val="none" w:sz="0" w:space="0" w:color="auto"/>
            <w:left w:val="none" w:sz="0" w:space="0" w:color="auto"/>
            <w:bottom w:val="none" w:sz="0" w:space="0" w:color="auto"/>
            <w:right w:val="none" w:sz="0" w:space="0" w:color="auto"/>
          </w:divBdr>
        </w:div>
        <w:div w:id="1846899027">
          <w:marLeft w:val="547"/>
          <w:marRight w:val="0"/>
          <w:marTop w:val="154"/>
          <w:marBottom w:val="0"/>
          <w:divBdr>
            <w:top w:val="none" w:sz="0" w:space="0" w:color="auto"/>
            <w:left w:val="none" w:sz="0" w:space="0" w:color="auto"/>
            <w:bottom w:val="none" w:sz="0" w:space="0" w:color="auto"/>
            <w:right w:val="none" w:sz="0" w:space="0" w:color="auto"/>
          </w:divBdr>
        </w:div>
      </w:divsChild>
    </w:div>
    <w:div w:id="599535088">
      <w:bodyDiv w:val="1"/>
      <w:marLeft w:val="0"/>
      <w:marRight w:val="0"/>
      <w:marTop w:val="0"/>
      <w:marBottom w:val="0"/>
      <w:divBdr>
        <w:top w:val="none" w:sz="0" w:space="0" w:color="auto"/>
        <w:left w:val="none" w:sz="0" w:space="0" w:color="auto"/>
        <w:bottom w:val="none" w:sz="0" w:space="0" w:color="auto"/>
        <w:right w:val="none" w:sz="0" w:space="0" w:color="auto"/>
      </w:divBdr>
    </w:div>
    <w:div w:id="599609678">
      <w:bodyDiv w:val="1"/>
      <w:marLeft w:val="0"/>
      <w:marRight w:val="0"/>
      <w:marTop w:val="0"/>
      <w:marBottom w:val="0"/>
      <w:divBdr>
        <w:top w:val="none" w:sz="0" w:space="0" w:color="auto"/>
        <w:left w:val="none" w:sz="0" w:space="0" w:color="auto"/>
        <w:bottom w:val="none" w:sz="0" w:space="0" w:color="auto"/>
        <w:right w:val="none" w:sz="0" w:space="0" w:color="auto"/>
      </w:divBdr>
      <w:divsChild>
        <w:div w:id="202133959">
          <w:marLeft w:val="1166"/>
          <w:marRight w:val="0"/>
          <w:marTop w:val="77"/>
          <w:marBottom w:val="0"/>
          <w:divBdr>
            <w:top w:val="none" w:sz="0" w:space="0" w:color="auto"/>
            <w:left w:val="none" w:sz="0" w:space="0" w:color="auto"/>
            <w:bottom w:val="none" w:sz="0" w:space="0" w:color="auto"/>
            <w:right w:val="none" w:sz="0" w:space="0" w:color="auto"/>
          </w:divBdr>
        </w:div>
        <w:div w:id="228462980">
          <w:marLeft w:val="1166"/>
          <w:marRight w:val="0"/>
          <w:marTop w:val="77"/>
          <w:marBottom w:val="0"/>
          <w:divBdr>
            <w:top w:val="none" w:sz="0" w:space="0" w:color="auto"/>
            <w:left w:val="none" w:sz="0" w:space="0" w:color="auto"/>
            <w:bottom w:val="none" w:sz="0" w:space="0" w:color="auto"/>
            <w:right w:val="none" w:sz="0" w:space="0" w:color="auto"/>
          </w:divBdr>
        </w:div>
        <w:div w:id="323094163">
          <w:marLeft w:val="1800"/>
          <w:marRight w:val="0"/>
          <w:marTop w:val="67"/>
          <w:marBottom w:val="0"/>
          <w:divBdr>
            <w:top w:val="none" w:sz="0" w:space="0" w:color="auto"/>
            <w:left w:val="none" w:sz="0" w:space="0" w:color="auto"/>
            <w:bottom w:val="none" w:sz="0" w:space="0" w:color="auto"/>
            <w:right w:val="none" w:sz="0" w:space="0" w:color="auto"/>
          </w:divBdr>
        </w:div>
        <w:div w:id="329331516">
          <w:marLeft w:val="2520"/>
          <w:marRight w:val="0"/>
          <w:marTop w:val="58"/>
          <w:marBottom w:val="0"/>
          <w:divBdr>
            <w:top w:val="none" w:sz="0" w:space="0" w:color="auto"/>
            <w:left w:val="none" w:sz="0" w:space="0" w:color="auto"/>
            <w:bottom w:val="none" w:sz="0" w:space="0" w:color="auto"/>
            <w:right w:val="none" w:sz="0" w:space="0" w:color="auto"/>
          </w:divBdr>
        </w:div>
        <w:div w:id="464733796">
          <w:marLeft w:val="1166"/>
          <w:marRight w:val="0"/>
          <w:marTop w:val="77"/>
          <w:marBottom w:val="0"/>
          <w:divBdr>
            <w:top w:val="none" w:sz="0" w:space="0" w:color="auto"/>
            <w:left w:val="none" w:sz="0" w:space="0" w:color="auto"/>
            <w:bottom w:val="none" w:sz="0" w:space="0" w:color="auto"/>
            <w:right w:val="none" w:sz="0" w:space="0" w:color="auto"/>
          </w:divBdr>
        </w:div>
        <w:div w:id="528224564">
          <w:marLeft w:val="1800"/>
          <w:marRight w:val="0"/>
          <w:marTop w:val="67"/>
          <w:marBottom w:val="0"/>
          <w:divBdr>
            <w:top w:val="none" w:sz="0" w:space="0" w:color="auto"/>
            <w:left w:val="none" w:sz="0" w:space="0" w:color="auto"/>
            <w:bottom w:val="none" w:sz="0" w:space="0" w:color="auto"/>
            <w:right w:val="none" w:sz="0" w:space="0" w:color="auto"/>
          </w:divBdr>
        </w:div>
        <w:div w:id="703410060">
          <w:marLeft w:val="1166"/>
          <w:marRight w:val="0"/>
          <w:marTop w:val="67"/>
          <w:marBottom w:val="0"/>
          <w:divBdr>
            <w:top w:val="none" w:sz="0" w:space="0" w:color="auto"/>
            <w:left w:val="none" w:sz="0" w:space="0" w:color="auto"/>
            <w:bottom w:val="none" w:sz="0" w:space="0" w:color="auto"/>
            <w:right w:val="none" w:sz="0" w:space="0" w:color="auto"/>
          </w:divBdr>
        </w:div>
        <w:div w:id="727916615">
          <w:marLeft w:val="1166"/>
          <w:marRight w:val="0"/>
          <w:marTop w:val="77"/>
          <w:marBottom w:val="0"/>
          <w:divBdr>
            <w:top w:val="none" w:sz="0" w:space="0" w:color="auto"/>
            <w:left w:val="none" w:sz="0" w:space="0" w:color="auto"/>
            <w:bottom w:val="none" w:sz="0" w:space="0" w:color="auto"/>
            <w:right w:val="none" w:sz="0" w:space="0" w:color="auto"/>
          </w:divBdr>
        </w:div>
        <w:div w:id="812912395">
          <w:marLeft w:val="1800"/>
          <w:marRight w:val="0"/>
          <w:marTop w:val="67"/>
          <w:marBottom w:val="0"/>
          <w:divBdr>
            <w:top w:val="none" w:sz="0" w:space="0" w:color="auto"/>
            <w:left w:val="none" w:sz="0" w:space="0" w:color="auto"/>
            <w:bottom w:val="none" w:sz="0" w:space="0" w:color="auto"/>
            <w:right w:val="none" w:sz="0" w:space="0" w:color="auto"/>
          </w:divBdr>
        </w:div>
        <w:div w:id="1032799614">
          <w:marLeft w:val="547"/>
          <w:marRight w:val="0"/>
          <w:marTop w:val="77"/>
          <w:marBottom w:val="0"/>
          <w:divBdr>
            <w:top w:val="none" w:sz="0" w:space="0" w:color="auto"/>
            <w:left w:val="none" w:sz="0" w:space="0" w:color="auto"/>
            <w:bottom w:val="none" w:sz="0" w:space="0" w:color="auto"/>
            <w:right w:val="none" w:sz="0" w:space="0" w:color="auto"/>
          </w:divBdr>
        </w:div>
        <w:div w:id="1131703268">
          <w:marLeft w:val="1800"/>
          <w:marRight w:val="0"/>
          <w:marTop w:val="67"/>
          <w:marBottom w:val="0"/>
          <w:divBdr>
            <w:top w:val="none" w:sz="0" w:space="0" w:color="auto"/>
            <w:left w:val="none" w:sz="0" w:space="0" w:color="auto"/>
            <w:bottom w:val="none" w:sz="0" w:space="0" w:color="auto"/>
            <w:right w:val="none" w:sz="0" w:space="0" w:color="auto"/>
          </w:divBdr>
        </w:div>
        <w:div w:id="1196115429">
          <w:marLeft w:val="547"/>
          <w:marRight w:val="0"/>
          <w:marTop w:val="77"/>
          <w:marBottom w:val="0"/>
          <w:divBdr>
            <w:top w:val="none" w:sz="0" w:space="0" w:color="auto"/>
            <w:left w:val="none" w:sz="0" w:space="0" w:color="auto"/>
            <w:bottom w:val="none" w:sz="0" w:space="0" w:color="auto"/>
            <w:right w:val="none" w:sz="0" w:space="0" w:color="auto"/>
          </w:divBdr>
        </w:div>
        <w:div w:id="1241914856">
          <w:marLeft w:val="2520"/>
          <w:marRight w:val="0"/>
          <w:marTop w:val="58"/>
          <w:marBottom w:val="0"/>
          <w:divBdr>
            <w:top w:val="none" w:sz="0" w:space="0" w:color="auto"/>
            <w:left w:val="none" w:sz="0" w:space="0" w:color="auto"/>
            <w:bottom w:val="none" w:sz="0" w:space="0" w:color="auto"/>
            <w:right w:val="none" w:sz="0" w:space="0" w:color="auto"/>
          </w:divBdr>
        </w:div>
        <w:div w:id="1291133399">
          <w:marLeft w:val="1166"/>
          <w:marRight w:val="0"/>
          <w:marTop w:val="70"/>
          <w:marBottom w:val="0"/>
          <w:divBdr>
            <w:top w:val="none" w:sz="0" w:space="0" w:color="auto"/>
            <w:left w:val="none" w:sz="0" w:space="0" w:color="auto"/>
            <w:bottom w:val="none" w:sz="0" w:space="0" w:color="auto"/>
            <w:right w:val="none" w:sz="0" w:space="0" w:color="auto"/>
          </w:divBdr>
        </w:div>
        <w:div w:id="1357267546">
          <w:marLeft w:val="1800"/>
          <w:marRight w:val="0"/>
          <w:marTop w:val="67"/>
          <w:marBottom w:val="0"/>
          <w:divBdr>
            <w:top w:val="none" w:sz="0" w:space="0" w:color="auto"/>
            <w:left w:val="none" w:sz="0" w:space="0" w:color="auto"/>
            <w:bottom w:val="none" w:sz="0" w:space="0" w:color="auto"/>
            <w:right w:val="none" w:sz="0" w:space="0" w:color="auto"/>
          </w:divBdr>
        </w:div>
        <w:div w:id="1649672560">
          <w:marLeft w:val="1800"/>
          <w:marRight w:val="0"/>
          <w:marTop w:val="67"/>
          <w:marBottom w:val="0"/>
          <w:divBdr>
            <w:top w:val="none" w:sz="0" w:space="0" w:color="auto"/>
            <w:left w:val="none" w:sz="0" w:space="0" w:color="auto"/>
            <w:bottom w:val="none" w:sz="0" w:space="0" w:color="auto"/>
            <w:right w:val="none" w:sz="0" w:space="0" w:color="auto"/>
          </w:divBdr>
        </w:div>
        <w:div w:id="1837377072">
          <w:marLeft w:val="547"/>
          <w:marRight w:val="0"/>
          <w:marTop w:val="77"/>
          <w:marBottom w:val="0"/>
          <w:divBdr>
            <w:top w:val="none" w:sz="0" w:space="0" w:color="auto"/>
            <w:left w:val="none" w:sz="0" w:space="0" w:color="auto"/>
            <w:bottom w:val="none" w:sz="0" w:space="0" w:color="auto"/>
            <w:right w:val="none" w:sz="0" w:space="0" w:color="auto"/>
          </w:divBdr>
        </w:div>
        <w:div w:id="1971856015">
          <w:marLeft w:val="1166"/>
          <w:marRight w:val="0"/>
          <w:marTop w:val="67"/>
          <w:marBottom w:val="0"/>
          <w:divBdr>
            <w:top w:val="none" w:sz="0" w:space="0" w:color="auto"/>
            <w:left w:val="none" w:sz="0" w:space="0" w:color="auto"/>
            <w:bottom w:val="none" w:sz="0" w:space="0" w:color="auto"/>
            <w:right w:val="none" w:sz="0" w:space="0" w:color="auto"/>
          </w:divBdr>
        </w:div>
      </w:divsChild>
    </w:div>
    <w:div w:id="599797525">
      <w:bodyDiv w:val="1"/>
      <w:marLeft w:val="0"/>
      <w:marRight w:val="0"/>
      <w:marTop w:val="0"/>
      <w:marBottom w:val="0"/>
      <w:divBdr>
        <w:top w:val="none" w:sz="0" w:space="0" w:color="auto"/>
        <w:left w:val="none" w:sz="0" w:space="0" w:color="auto"/>
        <w:bottom w:val="none" w:sz="0" w:space="0" w:color="auto"/>
        <w:right w:val="none" w:sz="0" w:space="0" w:color="auto"/>
      </w:divBdr>
    </w:div>
    <w:div w:id="602423350">
      <w:bodyDiv w:val="1"/>
      <w:marLeft w:val="0"/>
      <w:marRight w:val="0"/>
      <w:marTop w:val="0"/>
      <w:marBottom w:val="0"/>
      <w:divBdr>
        <w:top w:val="none" w:sz="0" w:space="0" w:color="auto"/>
        <w:left w:val="none" w:sz="0" w:space="0" w:color="auto"/>
        <w:bottom w:val="none" w:sz="0" w:space="0" w:color="auto"/>
        <w:right w:val="none" w:sz="0" w:space="0" w:color="auto"/>
      </w:divBdr>
    </w:div>
    <w:div w:id="604193683">
      <w:bodyDiv w:val="1"/>
      <w:marLeft w:val="0"/>
      <w:marRight w:val="0"/>
      <w:marTop w:val="0"/>
      <w:marBottom w:val="0"/>
      <w:divBdr>
        <w:top w:val="none" w:sz="0" w:space="0" w:color="auto"/>
        <w:left w:val="none" w:sz="0" w:space="0" w:color="auto"/>
        <w:bottom w:val="none" w:sz="0" w:space="0" w:color="auto"/>
        <w:right w:val="none" w:sz="0" w:space="0" w:color="auto"/>
      </w:divBdr>
      <w:divsChild>
        <w:div w:id="116684021">
          <w:marLeft w:val="547"/>
          <w:marRight w:val="0"/>
          <w:marTop w:val="144"/>
          <w:marBottom w:val="0"/>
          <w:divBdr>
            <w:top w:val="none" w:sz="0" w:space="0" w:color="auto"/>
            <w:left w:val="none" w:sz="0" w:space="0" w:color="auto"/>
            <w:bottom w:val="none" w:sz="0" w:space="0" w:color="auto"/>
            <w:right w:val="none" w:sz="0" w:space="0" w:color="auto"/>
          </w:divBdr>
        </w:div>
        <w:div w:id="650139998">
          <w:marLeft w:val="1166"/>
          <w:marRight w:val="0"/>
          <w:marTop w:val="125"/>
          <w:marBottom w:val="0"/>
          <w:divBdr>
            <w:top w:val="none" w:sz="0" w:space="0" w:color="auto"/>
            <w:left w:val="none" w:sz="0" w:space="0" w:color="auto"/>
            <w:bottom w:val="none" w:sz="0" w:space="0" w:color="auto"/>
            <w:right w:val="none" w:sz="0" w:space="0" w:color="auto"/>
          </w:divBdr>
        </w:div>
        <w:div w:id="654262585">
          <w:marLeft w:val="547"/>
          <w:marRight w:val="0"/>
          <w:marTop w:val="144"/>
          <w:marBottom w:val="0"/>
          <w:divBdr>
            <w:top w:val="none" w:sz="0" w:space="0" w:color="auto"/>
            <w:left w:val="none" w:sz="0" w:space="0" w:color="auto"/>
            <w:bottom w:val="none" w:sz="0" w:space="0" w:color="auto"/>
            <w:right w:val="none" w:sz="0" w:space="0" w:color="auto"/>
          </w:divBdr>
        </w:div>
        <w:div w:id="1058866981">
          <w:marLeft w:val="1166"/>
          <w:marRight w:val="0"/>
          <w:marTop w:val="125"/>
          <w:marBottom w:val="0"/>
          <w:divBdr>
            <w:top w:val="none" w:sz="0" w:space="0" w:color="auto"/>
            <w:left w:val="none" w:sz="0" w:space="0" w:color="auto"/>
            <w:bottom w:val="none" w:sz="0" w:space="0" w:color="auto"/>
            <w:right w:val="none" w:sz="0" w:space="0" w:color="auto"/>
          </w:divBdr>
        </w:div>
        <w:div w:id="1302079284">
          <w:marLeft w:val="1166"/>
          <w:marRight w:val="0"/>
          <w:marTop w:val="125"/>
          <w:marBottom w:val="0"/>
          <w:divBdr>
            <w:top w:val="none" w:sz="0" w:space="0" w:color="auto"/>
            <w:left w:val="none" w:sz="0" w:space="0" w:color="auto"/>
            <w:bottom w:val="none" w:sz="0" w:space="0" w:color="auto"/>
            <w:right w:val="none" w:sz="0" w:space="0" w:color="auto"/>
          </w:divBdr>
        </w:div>
        <w:div w:id="1461341671">
          <w:marLeft w:val="547"/>
          <w:marRight w:val="0"/>
          <w:marTop w:val="144"/>
          <w:marBottom w:val="0"/>
          <w:divBdr>
            <w:top w:val="none" w:sz="0" w:space="0" w:color="auto"/>
            <w:left w:val="none" w:sz="0" w:space="0" w:color="auto"/>
            <w:bottom w:val="none" w:sz="0" w:space="0" w:color="auto"/>
            <w:right w:val="none" w:sz="0" w:space="0" w:color="auto"/>
          </w:divBdr>
        </w:div>
        <w:div w:id="1981417073">
          <w:marLeft w:val="547"/>
          <w:marRight w:val="0"/>
          <w:marTop w:val="144"/>
          <w:marBottom w:val="0"/>
          <w:divBdr>
            <w:top w:val="none" w:sz="0" w:space="0" w:color="auto"/>
            <w:left w:val="none" w:sz="0" w:space="0" w:color="auto"/>
            <w:bottom w:val="none" w:sz="0" w:space="0" w:color="auto"/>
            <w:right w:val="none" w:sz="0" w:space="0" w:color="auto"/>
          </w:divBdr>
        </w:div>
        <w:div w:id="2131122461">
          <w:marLeft w:val="547"/>
          <w:marRight w:val="0"/>
          <w:marTop w:val="144"/>
          <w:marBottom w:val="0"/>
          <w:divBdr>
            <w:top w:val="none" w:sz="0" w:space="0" w:color="auto"/>
            <w:left w:val="none" w:sz="0" w:space="0" w:color="auto"/>
            <w:bottom w:val="none" w:sz="0" w:space="0" w:color="auto"/>
            <w:right w:val="none" w:sz="0" w:space="0" w:color="auto"/>
          </w:divBdr>
        </w:div>
      </w:divsChild>
    </w:div>
    <w:div w:id="604963337">
      <w:bodyDiv w:val="1"/>
      <w:marLeft w:val="0"/>
      <w:marRight w:val="0"/>
      <w:marTop w:val="0"/>
      <w:marBottom w:val="0"/>
      <w:divBdr>
        <w:top w:val="none" w:sz="0" w:space="0" w:color="auto"/>
        <w:left w:val="none" w:sz="0" w:space="0" w:color="auto"/>
        <w:bottom w:val="none" w:sz="0" w:space="0" w:color="auto"/>
        <w:right w:val="none" w:sz="0" w:space="0" w:color="auto"/>
      </w:divBdr>
    </w:div>
    <w:div w:id="604970378">
      <w:bodyDiv w:val="1"/>
      <w:marLeft w:val="0"/>
      <w:marRight w:val="0"/>
      <w:marTop w:val="0"/>
      <w:marBottom w:val="0"/>
      <w:divBdr>
        <w:top w:val="none" w:sz="0" w:space="0" w:color="auto"/>
        <w:left w:val="none" w:sz="0" w:space="0" w:color="auto"/>
        <w:bottom w:val="none" w:sz="0" w:space="0" w:color="auto"/>
        <w:right w:val="none" w:sz="0" w:space="0" w:color="auto"/>
      </w:divBdr>
    </w:div>
    <w:div w:id="605498987">
      <w:bodyDiv w:val="1"/>
      <w:marLeft w:val="0"/>
      <w:marRight w:val="0"/>
      <w:marTop w:val="0"/>
      <w:marBottom w:val="0"/>
      <w:divBdr>
        <w:top w:val="none" w:sz="0" w:space="0" w:color="auto"/>
        <w:left w:val="none" w:sz="0" w:space="0" w:color="auto"/>
        <w:bottom w:val="none" w:sz="0" w:space="0" w:color="auto"/>
        <w:right w:val="none" w:sz="0" w:space="0" w:color="auto"/>
      </w:divBdr>
      <w:divsChild>
        <w:div w:id="117646984">
          <w:marLeft w:val="1166"/>
          <w:marRight w:val="0"/>
          <w:marTop w:val="86"/>
          <w:marBottom w:val="0"/>
          <w:divBdr>
            <w:top w:val="none" w:sz="0" w:space="0" w:color="auto"/>
            <w:left w:val="none" w:sz="0" w:space="0" w:color="auto"/>
            <w:bottom w:val="none" w:sz="0" w:space="0" w:color="auto"/>
            <w:right w:val="none" w:sz="0" w:space="0" w:color="auto"/>
          </w:divBdr>
        </w:div>
        <w:div w:id="387530586">
          <w:marLeft w:val="547"/>
          <w:marRight w:val="0"/>
          <w:marTop w:val="115"/>
          <w:marBottom w:val="0"/>
          <w:divBdr>
            <w:top w:val="none" w:sz="0" w:space="0" w:color="auto"/>
            <w:left w:val="none" w:sz="0" w:space="0" w:color="auto"/>
            <w:bottom w:val="none" w:sz="0" w:space="0" w:color="auto"/>
            <w:right w:val="none" w:sz="0" w:space="0" w:color="auto"/>
          </w:divBdr>
        </w:div>
        <w:div w:id="823398625">
          <w:marLeft w:val="1166"/>
          <w:marRight w:val="0"/>
          <w:marTop w:val="86"/>
          <w:marBottom w:val="0"/>
          <w:divBdr>
            <w:top w:val="none" w:sz="0" w:space="0" w:color="auto"/>
            <w:left w:val="none" w:sz="0" w:space="0" w:color="auto"/>
            <w:bottom w:val="none" w:sz="0" w:space="0" w:color="auto"/>
            <w:right w:val="none" w:sz="0" w:space="0" w:color="auto"/>
          </w:divBdr>
        </w:div>
      </w:divsChild>
    </w:div>
    <w:div w:id="605623660">
      <w:bodyDiv w:val="1"/>
      <w:marLeft w:val="0"/>
      <w:marRight w:val="0"/>
      <w:marTop w:val="0"/>
      <w:marBottom w:val="0"/>
      <w:divBdr>
        <w:top w:val="none" w:sz="0" w:space="0" w:color="auto"/>
        <w:left w:val="none" w:sz="0" w:space="0" w:color="auto"/>
        <w:bottom w:val="none" w:sz="0" w:space="0" w:color="auto"/>
        <w:right w:val="none" w:sz="0" w:space="0" w:color="auto"/>
      </w:divBdr>
    </w:div>
    <w:div w:id="606236523">
      <w:bodyDiv w:val="1"/>
      <w:marLeft w:val="0"/>
      <w:marRight w:val="0"/>
      <w:marTop w:val="0"/>
      <w:marBottom w:val="0"/>
      <w:divBdr>
        <w:top w:val="none" w:sz="0" w:space="0" w:color="auto"/>
        <w:left w:val="none" w:sz="0" w:space="0" w:color="auto"/>
        <w:bottom w:val="none" w:sz="0" w:space="0" w:color="auto"/>
        <w:right w:val="none" w:sz="0" w:space="0" w:color="auto"/>
      </w:divBdr>
    </w:div>
    <w:div w:id="607543582">
      <w:bodyDiv w:val="1"/>
      <w:marLeft w:val="0"/>
      <w:marRight w:val="0"/>
      <w:marTop w:val="0"/>
      <w:marBottom w:val="0"/>
      <w:divBdr>
        <w:top w:val="none" w:sz="0" w:space="0" w:color="auto"/>
        <w:left w:val="none" w:sz="0" w:space="0" w:color="auto"/>
        <w:bottom w:val="none" w:sz="0" w:space="0" w:color="auto"/>
        <w:right w:val="none" w:sz="0" w:space="0" w:color="auto"/>
      </w:divBdr>
      <w:divsChild>
        <w:div w:id="1209341601">
          <w:marLeft w:val="0"/>
          <w:marRight w:val="0"/>
          <w:marTop w:val="0"/>
          <w:marBottom w:val="0"/>
          <w:divBdr>
            <w:top w:val="none" w:sz="0" w:space="0" w:color="auto"/>
            <w:left w:val="none" w:sz="0" w:space="0" w:color="auto"/>
            <w:bottom w:val="none" w:sz="0" w:space="0" w:color="auto"/>
            <w:right w:val="none" w:sz="0" w:space="0" w:color="auto"/>
          </w:divBdr>
          <w:divsChild>
            <w:div w:id="600259001">
              <w:marLeft w:val="0"/>
              <w:marRight w:val="0"/>
              <w:marTop w:val="0"/>
              <w:marBottom w:val="0"/>
              <w:divBdr>
                <w:top w:val="none" w:sz="0" w:space="0" w:color="auto"/>
                <w:left w:val="none" w:sz="0" w:space="0" w:color="auto"/>
                <w:bottom w:val="none" w:sz="0" w:space="0" w:color="auto"/>
                <w:right w:val="none" w:sz="0" w:space="0" w:color="auto"/>
              </w:divBdr>
            </w:div>
            <w:div w:id="1457024790">
              <w:marLeft w:val="0"/>
              <w:marRight w:val="0"/>
              <w:marTop w:val="0"/>
              <w:marBottom w:val="0"/>
              <w:divBdr>
                <w:top w:val="none" w:sz="0" w:space="0" w:color="auto"/>
                <w:left w:val="none" w:sz="0" w:space="0" w:color="auto"/>
                <w:bottom w:val="none" w:sz="0" w:space="0" w:color="auto"/>
                <w:right w:val="none" w:sz="0" w:space="0" w:color="auto"/>
              </w:divBdr>
            </w:div>
            <w:div w:id="209192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850260">
      <w:bodyDiv w:val="1"/>
      <w:marLeft w:val="0"/>
      <w:marRight w:val="0"/>
      <w:marTop w:val="0"/>
      <w:marBottom w:val="0"/>
      <w:divBdr>
        <w:top w:val="none" w:sz="0" w:space="0" w:color="auto"/>
        <w:left w:val="none" w:sz="0" w:space="0" w:color="auto"/>
        <w:bottom w:val="none" w:sz="0" w:space="0" w:color="auto"/>
        <w:right w:val="none" w:sz="0" w:space="0" w:color="auto"/>
      </w:divBdr>
      <w:divsChild>
        <w:div w:id="40860241">
          <w:marLeft w:val="1800"/>
          <w:marRight w:val="0"/>
          <w:marTop w:val="77"/>
          <w:marBottom w:val="0"/>
          <w:divBdr>
            <w:top w:val="none" w:sz="0" w:space="0" w:color="auto"/>
            <w:left w:val="none" w:sz="0" w:space="0" w:color="auto"/>
            <w:bottom w:val="none" w:sz="0" w:space="0" w:color="auto"/>
            <w:right w:val="none" w:sz="0" w:space="0" w:color="auto"/>
          </w:divBdr>
        </w:div>
        <w:div w:id="152990124">
          <w:marLeft w:val="1800"/>
          <w:marRight w:val="0"/>
          <w:marTop w:val="77"/>
          <w:marBottom w:val="0"/>
          <w:divBdr>
            <w:top w:val="none" w:sz="0" w:space="0" w:color="auto"/>
            <w:left w:val="none" w:sz="0" w:space="0" w:color="auto"/>
            <w:bottom w:val="none" w:sz="0" w:space="0" w:color="auto"/>
            <w:right w:val="none" w:sz="0" w:space="0" w:color="auto"/>
          </w:divBdr>
        </w:div>
        <w:div w:id="1199780414">
          <w:marLeft w:val="1166"/>
          <w:marRight w:val="0"/>
          <w:marTop w:val="96"/>
          <w:marBottom w:val="0"/>
          <w:divBdr>
            <w:top w:val="none" w:sz="0" w:space="0" w:color="auto"/>
            <w:left w:val="none" w:sz="0" w:space="0" w:color="auto"/>
            <w:bottom w:val="none" w:sz="0" w:space="0" w:color="auto"/>
            <w:right w:val="none" w:sz="0" w:space="0" w:color="auto"/>
          </w:divBdr>
        </w:div>
        <w:div w:id="1313754314">
          <w:marLeft w:val="1800"/>
          <w:marRight w:val="0"/>
          <w:marTop w:val="77"/>
          <w:marBottom w:val="0"/>
          <w:divBdr>
            <w:top w:val="none" w:sz="0" w:space="0" w:color="auto"/>
            <w:left w:val="none" w:sz="0" w:space="0" w:color="auto"/>
            <w:bottom w:val="none" w:sz="0" w:space="0" w:color="auto"/>
            <w:right w:val="none" w:sz="0" w:space="0" w:color="auto"/>
          </w:divBdr>
        </w:div>
      </w:divsChild>
    </w:div>
    <w:div w:id="609363838">
      <w:bodyDiv w:val="1"/>
      <w:marLeft w:val="0"/>
      <w:marRight w:val="0"/>
      <w:marTop w:val="0"/>
      <w:marBottom w:val="0"/>
      <w:divBdr>
        <w:top w:val="none" w:sz="0" w:space="0" w:color="auto"/>
        <w:left w:val="none" w:sz="0" w:space="0" w:color="auto"/>
        <w:bottom w:val="none" w:sz="0" w:space="0" w:color="auto"/>
        <w:right w:val="none" w:sz="0" w:space="0" w:color="auto"/>
      </w:divBdr>
    </w:div>
    <w:div w:id="610166186">
      <w:bodyDiv w:val="1"/>
      <w:marLeft w:val="0"/>
      <w:marRight w:val="0"/>
      <w:marTop w:val="0"/>
      <w:marBottom w:val="0"/>
      <w:divBdr>
        <w:top w:val="none" w:sz="0" w:space="0" w:color="auto"/>
        <w:left w:val="none" w:sz="0" w:space="0" w:color="auto"/>
        <w:bottom w:val="none" w:sz="0" w:space="0" w:color="auto"/>
        <w:right w:val="none" w:sz="0" w:space="0" w:color="auto"/>
      </w:divBdr>
      <w:divsChild>
        <w:div w:id="83692010">
          <w:marLeft w:val="1166"/>
          <w:marRight w:val="0"/>
          <w:marTop w:val="96"/>
          <w:marBottom w:val="0"/>
          <w:divBdr>
            <w:top w:val="none" w:sz="0" w:space="0" w:color="auto"/>
            <w:left w:val="none" w:sz="0" w:space="0" w:color="auto"/>
            <w:bottom w:val="none" w:sz="0" w:space="0" w:color="auto"/>
            <w:right w:val="none" w:sz="0" w:space="0" w:color="auto"/>
          </w:divBdr>
        </w:div>
        <w:div w:id="162598032">
          <w:marLeft w:val="1166"/>
          <w:marRight w:val="0"/>
          <w:marTop w:val="96"/>
          <w:marBottom w:val="0"/>
          <w:divBdr>
            <w:top w:val="none" w:sz="0" w:space="0" w:color="auto"/>
            <w:left w:val="none" w:sz="0" w:space="0" w:color="auto"/>
            <w:bottom w:val="none" w:sz="0" w:space="0" w:color="auto"/>
            <w:right w:val="none" w:sz="0" w:space="0" w:color="auto"/>
          </w:divBdr>
        </w:div>
        <w:div w:id="190263412">
          <w:marLeft w:val="1800"/>
          <w:marRight w:val="0"/>
          <w:marTop w:val="77"/>
          <w:marBottom w:val="0"/>
          <w:divBdr>
            <w:top w:val="none" w:sz="0" w:space="0" w:color="auto"/>
            <w:left w:val="none" w:sz="0" w:space="0" w:color="auto"/>
            <w:bottom w:val="none" w:sz="0" w:space="0" w:color="auto"/>
            <w:right w:val="none" w:sz="0" w:space="0" w:color="auto"/>
          </w:divBdr>
        </w:div>
        <w:div w:id="542062774">
          <w:marLeft w:val="1166"/>
          <w:marRight w:val="0"/>
          <w:marTop w:val="96"/>
          <w:marBottom w:val="0"/>
          <w:divBdr>
            <w:top w:val="none" w:sz="0" w:space="0" w:color="auto"/>
            <w:left w:val="none" w:sz="0" w:space="0" w:color="auto"/>
            <w:bottom w:val="none" w:sz="0" w:space="0" w:color="auto"/>
            <w:right w:val="none" w:sz="0" w:space="0" w:color="auto"/>
          </w:divBdr>
        </w:div>
        <w:div w:id="670181912">
          <w:marLeft w:val="1166"/>
          <w:marRight w:val="0"/>
          <w:marTop w:val="96"/>
          <w:marBottom w:val="0"/>
          <w:divBdr>
            <w:top w:val="none" w:sz="0" w:space="0" w:color="auto"/>
            <w:left w:val="none" w:sz="0" w:space="0" w:color="auto"/>
            <w:bottom w:val="none" w:sz="0" w:space="0" w:color="auto"/>
            <w:right w:val="none" w:sz="0" w:space="0" w:color="auto"/>
          </w:divBdr>
        </w:div>
        <w:div w:id="919798355">
          <w:marLeft w:val="547"/>
          <w:marRight w:val="0"/>
          <w:marTop w:val="115"/>
          <w:marBottom w:val="0"/>
          <w:divBdr>
            <w:top w:val="none" w:sz="0" w:space="0" w:color="auto"/>
            <w:left w:val="none" w:sz="0" w:space="0" w:color="auto"/>
            <w:bottom w:val="none" w:sz="0" w:space="0" w:color="auto"/>
            <w:right w:val="none" w:sz="0" w:space="0" w:color="auto"/>
          </w:divBdr>
        </w:div>
      </w:divsChild>
    </w:div>
    <w:div w:id="611087881">
      <w:bodyDiv w:val="1"/>
      <w:marLeft w:val="0"/>
      <w:marRight w:val="0"/>
      <w:marTop w:val="0"/>
      <w:marBottom w:val="0"/>
      <w:divBdr>
        <w:top w:val="none" w:sz="0" w:space="0" w:color="auto"/>
        <w:left w:val="none" w:sz="0" w:space="0" w:color="auto"/>
        <w:bottom w:val="none" w:sz="0" w:space="0" w:color="auto"/>
        <w:right w:val="none" w:sz="0" w:space="0" w:color="auto"/>
      </w:divBdr>
    </w:div>
    <w:div w:id="611745289">
      <w:bodyDiv w:val="1"/>
      <w:marLeft w:val="0"/>
      <w:marRight w:val="0"/>
      <w:marTop w:val="0"/>
      <w:marBottom w:val="0"/>
      <w:divBdr>
        <w:top w:val="none" w:sz="0" w:space="0" w:color="auto"/>
        <w:left w:val="none" w:sz="0" w:space="0" w:color="auto"/>
        <w:bottom w:val="none" w:sz="0" w:space="0" w:color="auto"/>
        <w:right w:val="none" w:sz="0" w:space="0" w:color="auto"/>
      </w:divBdr>
      <w:divsChild>
        <w:div w:id="273942592">
          <w:marLeft w:val="547"/>
          <w:marRight w:val="0"/>
          <w:marTop w:val="120"/>
          <w:marBottom w:val="0"/>
          <w:divBdr>
            <w:top w:val="none" w:sz="0" w:space="0" w:color="auto"/>
            <w:left w:val="none" w:sz="0" w:space="0" w:color="auto"/>
            <w:bottom w:val="none" w:sz="0" w:space="0" w:color="auto"/>
            <w:right w:val="none" w:sz="0" w:space="0" w:color="auto"/>
          </w:divBdr>
        </w:div>
        <w:div w:id="402266218">
          <w:marLeft w:val="1166"/>
          <w:marRight w:val="0"/>
          <w:marTop w:val="106"/>
          <w:marBottom w:val="0"/>
          <w:divBdr>
            <w:top w:val="none" w:sz="0" w:space="0" w:color="auto"/>
            <w:left w:val="none" w:sz="0" w:space="0" w:color="auto"/>
            <w:bottom w:val="none" w:sz="0" w:space="0" w:color="auto"/>
            <w:right w:val="none" w:sz="0" w:space="0" w:color="auto"/>
          </w:divBdr>
        </w:div>
        <w:div w:id="668991600">
          <w:marLeft w:val="547"/>
          <w:marRight w:val="0"/>
          <w:marTop w:val="120"/>
          <w:marBottom w:val="0"/>
          <w:divBdr>
            <w:top w:val="none" w:sz="0" w:space="0" w:color="auto"/>
            <w:left w:val="none" w:sz="0" w:space="0" w:color="auto"/>
            <w:bottom w:val="none" w:sz="0" w:space="0" w:color="auto"/>
            <w:right w:val="none" w:sz="0" w:space="0" w:color="auto"/>
          </w:divBdr>
        </w:div>
        <w:div w:id="825819806">
          <w:marLeft w:val="1166"/>
          <w:marRight w:val="0"/>
          <w:marTop w:val="106"/>
          <w:marBottom w:val="0"/>
          <w:divBdr>
            <w:top w:val="none" w:sz="0" w:space="0" w:color="auto"/>
            <w:left w:val="none" w:sz="0" w:space="0" w:color="auto"/>
            <w:bottom w:val="none" w:sz="0" w:space="0" w:color="auto"/>
            <w:right w:val="none" w:sz="0" w:space="0" w:color="auto"/>
          </w:divBdr>
        </w:div>
        <w:div w:id="1053237091">
          <w:marLeft w:val="1166"/>
          <w:marRight w:val="0"/>
          <w:marTop w:val="106"/>
          <w:marBottom w:val="0"/>
          <w:divBdr>
            <w:top w:val="none" w:sz="0" w:space="0" w:color="auto"/>
            <w:left w:val="none" w:sz="0" w:space="0" w:color="auto"/>
            <w:bottom w:val="none" w:sz="0" w:space="0" w:color="auto"/>
            <w:right w:val="none" w:sz="0" w:space="0" w:color="auto"/>
          </w:divBdr>
        </w:div>
        <w:div w:id="2015105523">
          <w:marLeft w:val="1166"/>
          <w:marRight w:val="0"/>
          <w:marTop w:val="106"/>
          <w:marBottom w:val="0"/>
          <w:divBdr>
            <w:top w:val="none" w:sz="0" w:space="0" w:color="auto"/>
            <w:left w:val="none" w:sz="0" w:space="0" w:color="auto"/>
            <w:bottom w:val="none" w:sz="0" w:space="0" w:color="auto"/>
            <w:right w:val="none" w:sz="0" w:space="0" w:color="auto"/>
          </w:divBdr>
        </w:div>
      </w:divsChild>
    </w:div>
    <w:div w:id="613291086">
      <w:bodyDiv w:val="1"/>
      <w:marLeft w:val="0"/>
      <w:marRight w:val="0"/>
      <w:marTop w:val="0"/>
      <w:marBottom w:val="0"/>
      <w:divBdr>
        <w:top w:val="none" w:sz="0" w:space="0" w:color="auto"/>
        <w:left w:val="none" w:sz="0" w:space="0" w:color="auto"/>
        <w:bottom w:val="none" w:sz="0" w:space="0" w:color="auto"/>
        <w:right w:val="none" w:sz="0" w:space="0" w:color="auto"/>
      </w:divBdr>
    </w:div>
    <w:div w:id="613367805">
      <w:bodyDiv w:val="1"/>
      <w:marLeft w:val="0"/>
      <w:marRight w:val="0"/>
      <w:marTop w:val="0"/>
      <w:marBottom w:val="0"/>
      <w:divBdr>
        <w:top w:val="none" w:sz="0" w:space="0" w:color="auto"/>
        <w:left w:val="none" w:sz="0" w:space="0" w:color="auto"/>
        <w:bottom w:val="none" w:sz="0" w:space="0" w:color="auto"/>
        <w:right w:val="none" w:sz="0" w:space="0" w:color="auto"/>
      </w:divBdr>
      <w:divsChild>
        <w:div w:id="412900876">
          <w:marLeft w:val="0"/>
          <w:marRight w:val="0"/>
          <w:marTop w:val="0"/>
          <w:marBottom w:val="0"/>
          <w:divBdr>
            <w:top w:val="none" w:sz="0" w:space="0" w:color="auto"/>
            <w:left w:val="none" w:sz="0" w:space="0" w:color="auto"/>
            <w:bottom w:val="none" w:sz="0" w:space="0" w:color="auto"/>
            <w:right w:val="none" w:sz="0" w:space="0" w:color="auto"/>
          </w:divBdr>
          <w:divsChild>
            <w:div w:id="3478538">
              <w:marLeft w:val="0"/>
              <w:marRight w:val="0"/>
              <w:marTop w:val="0"/>
              <w:marBottom w:val="0"/>
              <w:divBdr>
                <w:top w:val="none" w:sz="0" w:space="0" w:color="auto"/>
                <w:left w:val="none" w:sz="0" w:space="0" w:color="auto"/>
                <w:bottom w:val="none" w:sz="0" w:space="0" w:color="auto"/>
                <w:right w:val="none" w:sz="0" w:space="0" w:color="auto"/>
              </w:divBdr>
            </w:div>
            <w:div w:id="1173103103">
              <w:marLeft w:val="0"/>
              <w:marRight w:val="0"/>
              <w:marTop w:val="0"/>
              <w:marBottom w:val="0"/>
              <w:divBdr>
                <w:top w:val="none" w:sz="0" w:space="0" w:color="auto"/>
                <w:left w:val="none" w:sz="0" w:space="0" w:color="auto"/>
                <w:bottom w:val="none" w:sz="0" w:space="0" w:color="auto"/>
                <w:right w:val="none" w:sz="0" w:space="0" w:color="auto"/>
              </w:divBdr>
            </w:div>
            <w:div w:id="1425685732">
              <w:marLeft w:val="0"/>
              <w:marRight w:val="0"/>
              <w:marTop w:val="0"/>
              <w:marBottom w:val="0"/>
              <w:divBdr>
                <w:top w:val="none" w:sz="0" w:space="0" w:color="auto"/>
                <w:left w:val="none" w:sz="0" w:space="0" w:color="auto"/>
                <w:bottom w:val="none" w:sz="0" w:space="0" w:color="auto"/>
                <w:right w:val="none" w:sz="0" w:space="0" w:color="auto"/>
              </w:divBdr>
            </w:div>
            <w:div w:id="160229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018986">
      <w:bodyDiv w:val="1"/>
      <w:marLeft w:val="0"/>
      <w:marRight w:val="0"/>
      <w:marTop w:val="0"/>
      <w:marBottom w:val="0"/>
      <w:divBdr>
        <w:top w:val="none" w:sz="0" w:space="0" w:color="auto"/>
        <w:left w:val="none" w:sz="0" w:space="0" w:color="auto"/>
        <w:bottom w:val="none" w:sz="0" w:space="0" w:color="auto"/>
        <w:right w:val="none" w:sz="0" w:space="0" w:color="auto"/>
      </w:divBdr>
      <w:divsChild>
        <w:div w:id="1172254754">
          <w:marLeft w:val="0"/>
          <w:marRight w:val="0"/>
          <w:marTop w:val="0"/>
          <w:marBottom w:val="0"/>
          <w:divBdr>
            <w:top w:val="none" w:sz="0" w:space="0" w:color="auto"/>
            <w:left w:val="none" w:sz="0" w:space="0" w:color="auto"/>
            <w:bottom w:val="none" w:sz="0" w:space="0" w:color="auto"/>
            <w:right w:val="none" w:sz="0" w:space="0" w:color="auto"/>
          </w:divBdr>
          <w:divsChild>
            <w:div w:id="38749367">
              <w:marLeft w:val="0"/>
              <w:marRight w:val="0"/>
              <w:marTop w:val="0"/>
              <w:marBottom w:val="0"/>
              <w:divBdr>
                <w:top w:val="none" w:sz="0" w:space="0" w:color="auto"/>
                <w:left w:val="none" w:sz="0" w:space="0" w:color="auto"/>
                <w:bottom w:val="none" w:sz="0" w:space="0" w:color="auto"/>
                <w:right w:val="none" w:sz="0" w:space="0" w:color="auto"/>
              </w:divBdr>
            </w:div>
            <w:div w:id="88187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606594">
      <w:bodyDiv w:val="1"/>
      <w:marLeft w:val="0"/>
      <w:marRight w:val="0"/>
      <w:marTop w:val="0"/>
      <w:marBottom w:val="0"/>
      <w:divBdr>
        <w:top w:val="none" w:sz="0" w:space="0" w:color="auto"/>
        <w:left w:val="none" w:sz="0" w:space="0" w:color="auto"/>
        <w:bottom w:val="none" w:sz="0" w:space="0" w:color="auto"/>
        <w:right w:val="none" w:sz="0" w:space="0" w:color="auto"/>
      </w:divBdr>
    </w:div>
    <w:div w:id="615864989">
      <w:bodyDiv w:val="1"/>
      <w:marLeft w:val="0"/>
      <w:marRight w:val="0"/>
      <w:marTop w:val="0"/>
      <w:marBottom w:val="0"/>
      <w:divBdr>
        <w:top w:val="none" w:sz="0" w:space="0" w:color="auto"/>
        <w:left w:val="none" w:sz="0" w:space="0" w:color="auto"/>
        <w:bottom w:val="none" w:sz="0" w:space="0" w:color="auto"/>
        <w:right w:val="none" w:sz="0" w:space="0" w:color="auto"/>
      </w:divBdr>
    </w:div>
    <w:div w:id="616831332">
      <w:bodyDiv w:val="1"/>
      <w:marLeft w:val="0"/>
      <w:marRight w:val="0"/>
      <w:marTop w:val="0"/>
      <w:marBottom w:val="0"/>
      <w:divBdr>
        <w:top w:val="none" w:sz="0" w:space="0" w:color="auto"/>
        <w:left w:val="none" w:sz="0" w:space="0" w:color="auto"/>
        <w:bottom w:val="none" w:sz="0" w:space="0" w:color="auto"/>
        <w:right w:val="none" w:sz="0" w:space="0" w:color="auto"/>
      </w:divBdr>
    </w:div>
    <w:div w:id="617177292">
      <w:bodyDiv w:val="1"/>
      <w:marLeft w:val="0"/>
      <w:marRight w:val="0"/>
      <w:marTop w:val="0"/>
      <w:marBottom w:val="0"/>
      <w:divBdr>
        <w:top w:val="none" w:sz="0" w:space="0" w:color="auto"/>
        <w:left w:val="none" w:sz="0" w:space="0" w:color="auto"/>
        <w:bottom w:val="none" w:sz="0" w:space="0" w:color="auto"/>
        <w:right w:val="none" w:sz="0" w:space="0" w:color="auto"/>
      </w:divBdr>
    </w:div>
    <w:div w:id="617179089">
      <w:bodyDiv w:val="1"/>
      <w:marLeft w:val="0"/>
      <w:marRight w:val="0"/>
      <w:marTop w:val="0"/>
      <w:marBottom w:val="0"/>
      <w:divBdr>
        <w:top w:val="none" w:sz="0" w:space="0" w:color="auto"/>
        <w:left w:val="none" w:sz="0" w:space="0" w:color="auto"/>
        <w:bottom w:val="none" w:sz="0" w:space="0" w:color="auto"/>
        <w:right w:val="none" w:sz="0" w:space="0" w:color="auto"/>
      </w:divBdr>
    </w:div>
    <w:div w:id="617445351">
      <w:bodyDiv w:val="1"/>
      <w:marLeft w:val="0"/>
      <w:marRight w:val="0"/>
      <w:marTop w:val="0"/>
      <w:marBottom w:val="0"/>
      <w:divBdr>
        <w:top w:val="none" w:sz="0" w:space="0" w:color="auto"/>
        <w:left w:val="none" w:sz="0" w:space="0" w:color="auto"/>
        <w:bottom w:val="none" w:sz="0" w:space="0" w:color="auto"/>
        <w:right w:val="none" w:sz="0" w:space="0" w:color="auto"/>
      </w:divBdr>
    </w:div>
    <w:div w:id="618688369">
      <w:bodyDiv w:val="1"/>
      <w:marLeft w:val="0"/>
      <w:marRight w:val="0"/>
      <w:marTop w:val="0"/>
      <w:marBottom w:val="0"/>
      <w:divBdr>
        <w:top w:val="none" w:sz="0" w:space="0" w:color="auto"/>
        <w:left w:val="none" w:sz="0" w:space="0" w:color="auto"/>
        <w:bottom w:val="none" w:sz="0" w:space="0" w:color="auto"/>
        <w:right w:val="none" w:sz="0" w:space="0" w:color="auto"/>
      </w:divBdr>
    </w:div>
    <w:div w:id="618993425">
      <w:bodyDiv w:val="1"/>
      <w:marLeft w:val="0"/>
      <w:marRight w:val="0"/>
      <w:marTop w:val="0"/>
      <w:marBottom w:val="0"/>
      <w:divBdr>
        <w:top w:val="none" w:sz="0" w:space="0" w:color="auto"/>
        <w:left w:val="none" w:sz="0" w:space="0" w:color="auto"/>
        <w:bottom w:val="none" w:sz="0" w:space="0" w:color="auto"/>
        <w:right w:val="none" w:sz="0" w:space="0" w:color="auto"/>
      </w:divBdr>
      <w:divsChild>
        <w:div w:id="1878083880">
          <w:marLeft w:val="547"/>
          <w:marRight w:val="0"/>
          <w:marTop w:val="134"/>
          <w:marBottom w:val="0"/>
          <w:divBdr>
            <w:top w:val="none" w:sz="0" w:space="0" w:color="auto"/>
            <w:left w:val="none" w:sz="0" w:space="0" w:color="auto"/>
            <w:bottom w:val="none" w:sz="0" w:space="0" w:color="auto"/>
            <w:right w:val="none" w:sz="0" w:space="0" w:color="auto"/>
          </w:divBdr>
        </w:div>
      </w:divsChild>
    </w:div>
    <w:div w:id="620110273">
      <w:bodyDiv w:val="1"/>
      <w:marLeft w:val="0"/>
      <w:marRight w:val="0"/>
      <w:marTop w:val="0"/>
      <w:marBottom w:val="0"/>
      <w:divBdr>
        <w:top w:val="none" w:sz="0" w:space="0" w:color="auto"/>
        <w:left w:val="none" w:sz="0" w:space="0" w:color="auto"/>
        <w:bottom w:val="none" w:sz="0" w:space="0" w:color="auto"/>
        <w:right w:val="none" w:sz="0" w:space="0" w:color="auto"/>
      </w:divBdr>
    </w:div>
    <w:div w:id="621376459">
      <w:bodyDiv w:val="1"/>
      <w:marLeft w:val="0"/>
      <w:marRight w:val="0"/>
      <w:marTop w:val="0"/>
      <w:marBottom w:val="0"/>
      <w:divBdr>
        <w:top w:val="none" w:sz="0" w:space="0" w:color="auto"/>
        <w:left w:val="none" w:sz="0" w:space="0" w:color="auto"/>
        <w:bottom w:val="none" w:sz="0" w:space="0" w:color="auto"/>
        <w:right w:val="none" w:sz="0" w:space="0" w:color="auto"/>
      </w:divBdr>
    </w:div>
    <w:div w:id="621426272">
      <w:bodyDiv w:val="1"/>
      <w:marLeft w:val="0"/>
      <w:marRight w:val="0"/>
      <w:marTop w:val="0"/>
      <w:marBottom w:val="0"/>
      <w:divBdr>
        <w:top w:val="none" w:sz="0" w:space="0" w:color="auto"/>
        <w:left w:val="none" w:sz="0" w:space="0" w:color="auto"/>
        <w:bottom w:val="none" w:sz="0" w:space="0" w:color="auto"/>
        <w:right w:val="none" w:sz="0" w:space="0" w:color="auto"/>
      </w:divBdr>
    </w:div>
    <w:div w:id="621808935">
      <w:bodyDiv w:val="1"/>
      <w:marLeft w:val="0"/>
      <w:marRight w:val="0"/>
      <w:marTop w:val="0"/>
      <w:marBottom w:val="0"/>
      <w:divBdr>
        <w:top w:val="none" w:sz="0" w:space="0" w:color="auto"/>
        <w:left w:val="none" w:sz="0" w:space="0" w:color="auto"/>
        <w:bottom w:val="none" w:sz="0" w:space="0" w:color="auto"/>
        <w:right w:val="none" w:sz="0" w:space="0" w:color="auto"/>
      </w:divBdr>
    </w:div>
    <w:div w:id="621963566">
      <w:bodyDiv w:val="1"/>
      <w:marLeft w:val="0"/>
      <w:marRight w:val="0"/>
      <w:marTop w:val="0"/>
      <w:marBottom w:val="0"/>
      <w:divBdr>
        <w:top w:val="none" w:sz="0" w:space="0" w:color="auto"/>
        <w:left w:val="none" w:sz="0" w:space="0" w:color="auto"/>
        <w:bottom w:val="none" w:sz="0" w:space="0" w:color="auto"/>
        <w:right w:val="none" w:sz="0" w:space="0" w:color="auto"/>
      </w:divBdr>
    </w:div>
    <w:div w:id="622922309">
      <w:bodyDiv w:val="1"/>
      <w:marLeft w:val="0"/>
      <w:marRight w:val="0"/>
      <w:marTop w:val="0"/>
      <w:marBottom w:val="0"/>
      <w:divBdr>
        <w:top w:val="none" w:sz="0" w:space="0" w:color="auto"/>
        <w:left w:val="none" w:sz="0" w:space="0" w:color="auto"/>
        <w:bottom w:val="none" w:sz="0" w:space="0" w:color="auto"/>
        <w:right w:val="none" w:sz="0" w:space="0" w:color="auto"/>
      </w:divBdr>
      <w:divsChild>
        <w:div w:id="1144660512">
          <w:marLeft w:val="1080"/>
          <w:marRight w:val="0"/>
          <w:marTop w:val="100"/>
          <w:marBottom w:val="0"/>
          <w:divBdr>
            <w:top w:val="none" w:sz="0" w:space="0" w:color="auto"/>
            <w:left w:val="none" w:sz="0" w:space="0" w:color="auto"/>
            <w:bottom w:val="none" w:sz="0" w:space="0" w:color="auto"/>
            <w:right w:val="none" w:sz="0" w:space="0" w:color="auto"/>
          </w:divBdr>
        </w:div>
        <w:div w:id="1162504657">
          <w:marLeft w:val="360"/>
          <w:marRight w:val="0"/>
          <w:marTop w:val="200"/>
          <w:marBottom w:val="0"/>
          <w:divBdr>
            <w:top w:val="none" w:sz="0" w:space="0" w:color="auto"/>
            <w:left w:val="none" w:sz="0" w:space="0" w:color="auto"/>
            <w:bottom w:val="none" w:sz="0" w:space="0" w:color="auto"/>
            <w:right w:val="none" w:sz="0" w:space="0" w:color="auto"/>
          </w:divBdr>
        </w:div>
        <w:div w:id="1638074581">
          <w:marLeft w:val="360"/>
          <w:marRight w:val="0"/>
          <w:marTop w:val="200"/>
          <w:marBottom w:val="0"/>
          <w:divBdr>
            <w:top w:val="none" w:sz="0" w:space="0" w:color="auto"/>
            <w:left w:val="none" w:sz="0" w:space="0" w:color="auto"/>
            <w:bottom w:val="none" w:sz="0" w:space="0" w:color="auto"/>
            <w:right w:val="none" w:sz="0" w:space="0" w:color="auto"/>
          </w:divBdr>
        </w:div>
      </w:divsChild>
    </w:div>
    <w:div w:id="623194441">
      <w:bodyDiv w:val="1"/>
      <w:marLeft w:val="0"/>
      <w:marRight w:val="0"/>
      <w:marTop w:val="0"/>
      <w:marBottom w:val="0"/>
      <w:divBdr>
        <w:top w:val="none" w:sz="0" w:space="0" w:color="auto"/>
        <w:left w:val="none" w:sz="0" w:space="0" w:color="auto"/>
        <w:bottom w:val="none" w:sz="0" w:space="0" w:color="auto"/>
        <w:right w:val="none" w:sz="0" w:space="0" w:color="auto"/>
      </w:divBdr>
    </w:div>
    <w:div w:id="623275231">
      <w:bodyDiv w:val="1"/>
      <w:marLeft w:val="0"/>
      <w:marRight w:val="0"/>
      <w:marTop w:val="0"/>
      <w:marBottom w:val="0"/>
      <w:divBdr>
        <w:top w:val="none" w:sz="0" w:space="0" w:color="auto"/>
        <w:left w:val="none" w:sz="0" w:space="0" w:color="auto"/>
        <w:bottom w:val="none" w:sz="0" w:space="0" w:color="auto"/>
        <w:right w:val="none" w:sz="0" w:space="0" w:color="auto"/>
      </w:divBdr>
    </w:div>
    <w:div w:id="623654083">
      <w:bodyDiv w:val="1"/>
      <w:marLeft w:val="0"/>
      <w:marRight w:val="0"/>
      <w:marTop w:val="0"/>
      <w:marBottom w:val="0"/>
      <w:divBdr>
        <w:top w:val="none" w:sz="0" w:space="0" w:color="auto"/>
        <w:left w:val="none" w:sz="0" w:space="0" w:color="auto"/>
        <w:bottom w:val="none" w:sz="0" w:space="0" w:color="auto"/>
        <w:right w:val="none" w:sz="0" w:space="0" w:color="auto"/>
      </w:divBdr>
    </w:div>
    <w:div w:id="623968925">
      <w:bodyDiv w:val="1"/>
      <w:marLeft w:val="0"/>
      <w:marRight w:val="0"/>
      <w:marTop w:val="0"/>
      <w:marBottom w:val="0"/>
      <w:divBdr>
        <w:top w:val="none" w:sz="0" w:space="0" w:color="auto"/>
        <w:left w:val="none" w:sz="0" w:space="0" w:color="auto"/>
        <w:bottom w:val="none" w:sz="0" w:space="0" w:color="auto"/>
        <w:right w:val="none" w:sz="0" w:space="0" w:color="auto"/>
      </w:divBdr>
      <w:divsChild>
        <w:div w:id="70280488">
          <w:marLeft w:val="1166"/>
          <w:marRight w:val="0"/>
          <w:marTop w:val="115"/>
          <w:marBottom w:val="0"/>
          <w:divBdr>
            <w:top w:val="none" w:sz="0" w:space="0" w:color="auto"/>
            <w:left w:val="none" w:sz="0" w:space="0" w:color="auto"/>
            <w:bottom w:val="none" w:sz="0" w:space="0" w:color="auto"/>
            <w:right w:val="none" w:sz="0" w:space="0" w:color="auto"/>
          </w:divBdr>
        </w:div>
        <w:div w:id="227570114">
          <w:marLeft w:val="547"/>
          <w:marRight w:val="0"/>
          <w:marTop w:val="115"/>
          <w:marBottom w:val="0"/>
          <w:divBdr>
            <w:top w:val="none" w:sz="0" w:space="0" w:color="auto"/>
            <w:left w:val="none" w:sz="0" w:space="0" w:color="auto"/>
            <w:bottom w:val="none" w:sz="0" w:space="0" w:color="auto"/>
            <w:right w:val="none" w:sz="0" w:space="0" w:color="auto"/>
          </w:divBdr>
        </w:div>
        <w:div w:id="476651578">
          <w:marLeft w:val="1800"/>
          <w:marRight w:val="0"/>
          <w:marTop w:val="67"/>
          <w:marBottom w:val="0"/>
          <w:divBdr>
            <w:top w:val="none" w:sz="0" w:space="0" w:color="auto"/>
            <w:left w:val="none" w:sz="0" w:space="0" w:color="auto"/>
            <w:bottom w:val="none" w:sz="0" w:space="0" w:color="auto"/>
            <w:right w:val="none" w:sz="0" w:space="0" w:color="auto"/>
          </w:divBdr>
        </w:div>
        <w:div w:id="559832638">
          <w:marLeft w:val="1166"/>
          <w:marRight w:val="0"/>
          <w:marTop w:val="115"/>
          <w:marBottom w:val="0"/>
          <w:divBdr>
            <w:top w:val="none" w:sz="0" w:space="0" w:color="auto"/>
            <w:left w:val="none" w:sz="0" w:space="0" w:color="auto"/>
            <w:bottom w:val="none" w:sz="0" w:space="0" w:color="auto"/>
            <w:right w:val="none" w:sz="0" w:space="0" w:color="auto"/>
          </w:divBdr>
        </w:div>
        <w:div w:id="601451813">
          <w:marLeft w:val="1166"/>
          <w:marRight w:val="0"/>
          <w:marTop w:val="115"/>
          <w:marBottom w:val="0"/>
          <w:divBdr>
            <w:top w:val="none" w:sz="0" w:space="0" w:color="auto"/>
            <w:left w:val="none" w:sz="0" w:space="0" w:color="auto"/>
            <w:bottom w:val="none" w:sz="0" w:space="0" w:color="auto"/>
            <w:right w:val="none" w:sz="0" w:space="0" w:color="auto"/>
          </w:divBdr>
        </w:div>
        <w:div w:id="934287024">
          <w:marLeft w:val="1166"/>
          <w:marRight w:val="0"/>
          <w:marTop w:val="115"/>
          <w:marBottom w:val="0"/>
          <w:divBdr>
            <w:top w:val="none" w:sz="0" w:space="0" w:color="auto"/>
            <w:left w:val="none" w:sz="0" w:space="0" w:color="auto"/>
            <w:bottom w:val="none" w:sz="0" w:space="0" w:color="auto"/>
            <w:right w:val="none" w:sz="0" w:space="0" w:color="auto"/>
          </w:divBdr>
        </w:div>
        <w:div w:id="1378968747">
          <w:marLeft w:val="1800"/>
          <w:marRight w:val="0"/>
          <w:marTop w:val="67"/>
          <w:marBottom w:val="0"/>
          <w:divBdr>
            <w:top w:val="none" w:sz="0" w:space="0" w:color="auto"/>
            <w:left w:val="none" w:sz="0" w:space="0" w:color="auto"/>
            <w:bottom w:val="none" w:sz="0" w:space="0" w:color="auto"/>
            <w:right w:val="none" w:sz="0" w:space="0" w:color="auto"/>
          </w:divBdr>
        </w:div>
        <w:div w:id="1791902058">
          <w:marLeft w:val="547"/>
          <w:marRight w:val="0"/>
          <w:marTop w:val="115"/>
          <w:marBottom w:val="0"/>
          <w:divBdr>
            <w:top w:val="none" w:sz="0" w:space="0" w:color="auto"/>
            <w:left w:val="none" w:sz="0" w:space="0" w:color="auto"/>
            <w:bottom w:val="none" w:sz="0" w:space="0" w:color="auto"/>
            <w:right w:val="none" w:sz="0" w:space="0" w:color="auto"/>
          </w:divBdr>
        </w:div>
        <w:div w:id="2018462858">
          <w:marLeft w:val="1800"/>
          <w:marRight w:val="0"/>
          <w:marTop w:val="67"/>
          <w:marBottom w:val="0"/>
          <w:divBdr>
            <w:top w:val="none" w:sz="0" w:space="0" w:color="auto"/>
            <w:left w:val="none" w:sz="0" w:space="0" w:color="auto"/>
            <w:bottom w:val="none" w:sz="0" w:space="0" w:color="auto"/>
            <w:right w:val="none" w:sz="0" w:space="0" w:color="auto"/>
          </w:divBdr>
        </w:div>
      </w:divsChild>
    </w:div>
    <w:div w:id="624581675">
      <w:bodyDiv w:val="1"/>
      <w:marLeft w:val="0"/>
      <w:marRight w:val="0"/>
      <w:marTop w:val="0"/>
      <w:marBottom w:val="0"/>
      <w:divBdr>
        <w:top w:val="none" w:sz="0" w:space="0" w:color="auto"/>
        <w:left w:val="none" w:sz="0" w:space="0" w:color="auto"/>
        <w:bottom w:val="none" w:sz="0" w:space="0" w:color="auto"/>
        <w:right w:val="none" w:sz="0" w:space="0" w:color="auto"/>
      </w:divBdr>
    </w:div>
    <w:div w:id="624963733">
      <w:bodyDiv w:val="1"/>
      <w:marLeft w:val="0"/>
      <w:marRight w:val="0"/>
      <w:marTop w:val="0"/>
      <w:marBottom w:val="0"/>
      <w:divBdr>
        <w:top w:val="none" w:sz="0" w:space="0" w:color="auto"/>
        <w:left w:val="none" w:sz="0" w:space="0" w:color="auto"/>
        <w:bottom w:val="none" w:sz="0" w:space="0" w:color="auto"/>
        <w:right w:val="none" w:sz="0" w:space="0" w:color="auto"/>
      </w:divBdr>
    </w:div>
    <w:div w:id="626010605">
      <w:bodyDiv w:val="1"/>
      <w:marLeft w:val="0"/>
      <w:marRight w:val="0"/>
      <w:marTop w:val="0"/>
      <w:marBottom w:val="0"/>
      <w:divBdr>
        <w:top w:val="none" w:sz="0" w:space="0" w:color="auto"/>
        <w:left w:val="none" w:sz="0" w:space="0" w:color="auto"/>
        <w:bottom w:val="none" w:sz="0" w:space="0" w:color="auto"/>
        <w:right w:val="none" w:sz="0" w:space="0" w:color="auto"/>
      </w:divBdr>
    </w:div>
    <w:div w:id="627009617">
      <w:bodyDiv w:val="1"/>
      <w:marLeft w:val="0"/>
      <w:marRight w:val="0"/>
      <w:marTop w:val="0"/>
      <w:marBottom w:val="0"/>
      <w:divBdr>
        <w:top w:val="none" w:sz="0" w:space="0" w:color="auto"/>
        <w:left w:val="none" w:sz="0" w:space="0" w:color="auto"/>
        <w:bottom w:val="none" w:sz="0" w:space="0" w:color="auto"/>
        <w:right w:val="none" w:sz="0" w:space="0" w:color="auto"/>
      </w:divBdr>
      <w:divsChild>
        <w:div w:id="206336799">
          <w:marLeft w:val="547"/>
          <w:marRight w:val="0"/>
          <w:marTop w:val="154"/>
          <w:marBottom w:val="0"/>
          <w:divBdr>
            <w:top w:val="none" w:sz="0" w:space="0" w:color="auto"/>
            <w:left w:val="none" w:sz="0" w:space="0" w:color="auto"/>
            <w:bottom w:val="none" w:sz="0" w:space="0" w:color="auto"/>
            <w:right w:val="none" w:sz="0" w:space="0" w:color="auto"/>
          </w:divBdr>
        </w:div>
      </w:divsChild>
    </w:div>
    <w:div w:id="629240975">
      <w:bodyDiv w:val="1"/>
      <w:marLeft w:val="0"/>
      <w:marRight w:val="0"/>
      <w:marTop w:val="0"/>
      <w:marBottom w:val="0"/>
      <w:divBdr>
        <w:top w:val="none" w:sz="0" w:space="0" w:color="auto"/>
        <w:left w:val="none" w:sz="0" w:space="0" w:color="auto"/>
        <w:bottom w:val="none" w:sz="0" w:space="0" w:color="auto"/>
        <w:right w:val="none" w:sz="0" w:space="0" w:color="auto"/>
      </w:divBdr>
      <w:divsChild>
        <w:div w:id="39478409">
          <w:marLeft w:val="1166"/>
          <w:marRight w:val="0"/>
          <w:marTop w:val="134"/>
          <w:marBottom w:val="0"/>
          <w:divBdr>
            <w:top w:val="none" w:sz="0" w:space="0" w:color="auto"/>
            <w:left w:val="none" w:sz="0" w:space="0" w:color="auto"/>
            <w:bottom w:val="none" w:sz="0" w:space="0" w:color="auto"/>
            <w:right w:val="none" w:sz="0" w:space="0" w:color="auto"/>
          </w:divBdr>
        </w:div>
        <w:div w:id="312149504">
          <w:marLeft w:val="1800"/>
          <w:marRight w:val="0"/>
          <w:marTop w:val="115"/>
          <w:marBottom w:val="0"/>
          <w:divBdr>
            <w:top w:val="none" w:sz="0" w:space="0" w:color="auto"/>
            <w:left w:val="none" w:sz="0" w:space="0" w:color="auto"/>
            <w:bottom w:val="none" w:sz="0" w:space="0" w:color="auto"/>
            <w:right w:val="none" w:sz="0" w:space="0" w:color="auto"/>
          </w:divBdr>
        </w:div>
        <w:div w:id="699286140">
          <w:marLeft w:val="1166"/>
          <w:marRight w:val="0"/>
          <w:marTop w:val="134"/>
          <w:marBottom w:val="0"/>
          <w:divBdr>
            <w:top w:val="none" w:sz="0" w:space="0" w:color="auto"/>
            <w:left w:val="none" w:sz="0" w:space="0" w:color="auto"/>
            <w:bottom w:val="none" w:sz="0" w:space="0" w:color="auto"/>
            <w:right w:val="none" w:sz="0" w:space="0" w:color="auto"/>
          </w:divBdr>
        </w:div>
        <w:div w:id="797190492">
          <w:marLeft w:val="1166"/>
          <w:marRight w:val="0"/>
          <w:marTop w:val="134"/>
          <w:marBottom w:val="0"/>
          <w:divBdr>
            <w:top w:val="none" w:sz="0" w:space="0" w:color="auto"/>
            <w:left w:val="none" w:sz="0" w:space="0" w:color="auto"/>
            <w:bottom w:val="none" w:sz="0" w:space="0" w:color="auto"/>
            <w:right w:val="none" w:sz="0" w:space="0" w:color="auto"/>
          </w:divBdr>
        </w:div>
        <w:div w:id="1179320514">
          <w:marLeft w:val="1166"/>
          <w:marRight w:val="0"/>
          <w:marTop w:val="134"/>
          <w:marBottom w:val="0"/>
          <w:divBdr>
            <w:top w:val="none" w:sz="0" w:space="0" w:color="auto"/>
            <w:left w:val="none" w:sz="0" w:space="0" w:color="auto"/>
            <w:bottom w:val="none" w:sz="0" w:space="0" w:color="auto"/>
            <w:right w:val="none" w:sz="0" w:space="0" w:color="auto"/>
          </w:divBdr>
        </w:div>
        <w:div w:id="1182820206">
          <w:marLeft w:val="547"/>
          <w:marRight w:val="0"/>
          <w:marTop w:val="154"/>
          <w:marBottom w:val="0"/>
          <w:divBdr>
            <w:top w:val="none" w:sz="0" w:space="0" w:color="auto"/>
            <w:left w:val="none" w:sz="0" w:space="0" w:color="auto"/>
            <w:bottom w:val="none" w:sz="0" w:space="0" w:color="auto"/>
            <w:right w:val="none" w:sz="0" w:space="0" w:color="auto"/>
          </w:divBdr>
        </w:div>
      </w:divsChild>
    </w:div>
    <w:div w:id="629434941">
      <w:bodyDiv w:val="1"/>
      <w:marLeft w:val="0"/>
      <w:marRight w:val="0"/>
      <w:marTop w:val="0"/>
      <w:marBottom w:val="0"/>
      <w:divBdr>
        <w:top w:val="none" w:sz="0" w:space="0" w:color="auto"/>
        <w:left w:val="none" w:sz="0" w:space="0" w:color="auto"/>
        <w:bottom w:val="none" w:sz="0" w:space="0" w:color="auto"/>
        <w:right w:val="none" w:sz="0" w:space="0" w:color="auto"/>
      </w:divBdr>
    </w:div>
    <w:div w:id="630326876">
      <w:bodyDiv w:val="1"/>
      <w:marLeft w:val="0"/>
      <w:marRight w:val="0"/>
      <w:marTop w:val="0"/>
      <w:marBottom w:val="0"/>
      <w:divBdr>
        <w:top w:val="none" w:sz="0" w:space="0" w:color="auto"/>
        <w:left w:val="none" w:sz="0" w:space="0" w:color="auto"/>
        <w:bottom w:val="none" w:sz="0" w:space="0" w:color="auto"/>
        <w:right w:val="none" w:sz="0" w:space="0" w:color="auto"/>
      </w:divBdr>
    </w:div>
    <w:div w:id="630522999">
      <w:bodyDiv w:val="1"/>
      <w:marLeft w:val="0"/>
      <w:marRight w:val="0"/>
      <w:marTop w:val="0"/>
      <w:marBottom w:val="0"/>
      <w:divBdr>
        <w:top w:val="none" w:sz="0" w:space="0" w:color="auto"/>
        <w:left w:val="none" w:sz="0" w:space="0" w:color="auto"/>
        <w:bottom w:val="none" w:sz="0" w:space="0" w:color="auto"/>
        <w:right w:val="none" w:sz="0" w:space="0" w:color="auto"/>
      </w:divBdr>
    </w:div>
    <w:div w:id="631863445">
      <w:bodyDiv w:val="1"/>
      <w:marLeft w:val="0"/>
      <w:marRight w:val="0"/>
      <w:marTop w:val="0"/>
      <w:marBottom w:val="0"/>
      <w:divBdr>
        <w:top w:val="none" w:sz="0" w:space="0" w:color="auto"/>
        <w:left w:val="none" w:sz="0" w:space="0" w:color="auto"/>
        <w:bottom w:val="none" w:sz="0" w:space="0" w:color="auto"/>
        <w:right w:val="none" w:sz="0" w:space="0" w:color="auto"/>
      </w:divBdr>
      <w:divsChild>
        <w:div w:id="93523859">
          <w:marLeft w:val="547"/>
          <w:marRight w:val="0"/>
          <w:marTop w:val="115"/>
          <w:marBottom w:val="0"/>
          <w:divBdr>
            <w:top w:val="none" w:sz="0" w:space="0" w:color="auto"/>
            <w:left w:val="none" w:sz="0" w:space="0" w:color="auto"/>
            <w:bottom w:val="none" w:sz="0" w:space="0" w:color="auto"/>
            <w:right w:val="none" w:sz="0" w:space="0" w:color="auto"/>
          </w:divBdr>
        </w:div>
        <w:div w:id="556665197">
          <w:marLeft w:val="547"/>
          <w:marRight w:val="0"/>
          <w:marTop w:val="115"/>
          <w:marBottom w:val="0"/>
          <w:divBdr>
            <w:top w:val="none" w:sz="0" w:space="0" w:color="auto"/>
            <w:left w:val="none" w:sz="0" w:space="0" w:color="auto"/>
            <w:bottom w:val="none" w:sz="0" w:space="0" w:color="auto"/>
            <w:right w:val="none" w:sz="0" w:space="0" w:color="auto"/>
          </w:divBdr>
        </w:div>
        <w:div w:id="647125820">
          <w:marLeft w:val="1166"/>
          <w:marRight w:val="0"/>
          <w:marTop w:val="86"/>
          <w:marBottom w:val="0"/>
          <w:divBdr>
            <w:top w:val="none" w:sz="0" w:space="0" w:color="auto"/>
            <w:left w:val="none" w:sz="0" w:space="0" w:color="auto"/>
            <w:bottom w:val="none" w:sz="0" w:space="0" w:color="auto"/>
            <w:right w:val="none" w:sz="0" w:space="0" w:color="auto"/>
          </w:divBdr>
        </w:div>
        <w:div w:id="960234420">
          <w:marLeft w:val="1166"/>
          <w:marRight w:val="0"/>
          <w:marTop w:val="86"/>
          <w:marBottom w:val="0"/>
          <w:divBdr>
            <w:top w:val="none" w:sz="0" w:space="0" w:color="auto"/>
            <w:left w:val="none" w:sz="0" w:space="0" w:color="auto"/>
            <w:bottom w:val="none" w:sz="0" w:space="0" w:color="auto"/>
            <w:right w:val="none" w:sz="0" w:space="0" w:color="auto"/>
          </w:divBdr>
        </w:div>
        <w:div w:id="1031879168">
          <w:marLeft w:val="547"/>
          <w:marRight w:val="0"/>
          <w:marTop w:val="115"/>
          <w:marBottom w:val="0"/>
          <w:divBdr>
            <w:top w:val="none" w:sz="0" w:space="0" w:color="auto"/>
            <w:left w:val="none" w:sz="0" w:space="0" w:color="auto"/>
            <w:bottom w:val="none" w:sz="0" w:space="0" w:color="auto"/>
            <w:right w:val="none" w:sz="0" w:space="0" w:color="auto"/>
          </w:divBdr>
        </w:div>
        <w:div w:id="1033923497">
          <w:marLeft w:val="547"/>
          <w:marRight w:val="0"/>
          <w:marTop w:val="115"/>
          <w:marBottom w:val="0"/>
          <w:divBdr>
            <w:top w:val="none" w:sz="0" w:space="0" w:color="auto"/>
            <w:left w:val="none" w:sz="0" w:space="0" w:color="auto"/>
            <w:bottom w:val="none" w:sz="0" w:space="0" w:color="auto"/>
            <w:right w:val="none" w:sz="0" w:space="0" w:color="auto"/>
          </w:divBdr>
        </w:div>
        <w:div w:id="1046641769">
          <w:marLeft w:val="1166"/>
          <w:marRight w:val="0"/>
          <w:marTop w:val="86"/>
          <w:marBottom w:val="0"/>
          <w:divBdr>
            <w:top w:val="none" w:sz="0" w:space="0" w:color="auto"/>
            <w:left w:val="none" w:sz="0" w:space="0" w:color="auto"/>
            <w:bottom w:val="none" w:sz="0" w:space="0" w:color="auto"/>
            <w:right w:val="none" w:sz="0" w:space="0" w:color="auto"/>
          </w:divBdr>
        </w:div>
        <w:div w:id="1247955218">
          <w:marLeft w:val="547"/>
          <w:marRight w:val="0"/>
          <w:marTop w:val="115"/>
          <w:marBottom w:val="0"/>
          <w:divBdr>
            <w:top w:val="none" w:sz="0" w:space="0" w:color="auto"/>
            <w:left w:val="none" w:sz="0" w:space="0" w:color="auto"/>
            <w:bottom w:val="none" w:sz="0" w:space="0" w:color="auto"/>
            <w:right w:val="none" w:sz="0" w:space="0" w:color="auto"/>
          </w:divBdr>
        </w:div>
        <w:div w:id="1601523447">
          <w:marLeft w:val="1166"/>
          <w:marRight w:val="0"/>
          <w:marTop w:val="86"/>
          <w:marBottom w:val="0"/>
          <w:divBdr>
            <w:top w:val="none" w:sz="0" w:space="0" w:color="auto"/>
            <w:left w:val="none" w:sz="0" w:space="0" w:color="auto"/>
            <w:bottom w:val="none" w:sz="0" w:space="0" w:color="auto"/>
            <w:right w:val="none" w:sz="0" w:space="0" w:color="auto"/>
          </w:divBdr>
        </w:div>
        <w:div w:id="2062166092">
          <w:marLeft w:val="1800"/>
          <w:marRight w:val="0"/>
          <w:marTop w:val="67"/>
          <w:marBottom w:val="0"/>
          <w:divBdr>
            <w:top w:val="none" w:sz="0" w:space="0" w:color="auto"/>
            <w:left w:val="none" w:sz="0" w:space="0" w:color="auto"/>
            <w:bottom w:val="none" w:sz="0" w:space="0" w:color="auto"/>
            <w:right w:val="none" w:sz="0" w:space="0" w:color="auto"/>
          </w:divBdr>
        </w:div>
      </w:divsChild>
    </w:div>
    <w:div w:id="632055596">
      <w:bodyDiv w:val="1"/>
      <w:marLeft w:val="0"/>
      <w:marRight w:val="0"/>
      <w:marTop w:val="0"/>
      <w:marBottom w:val="0"/>
      <w:divBdr>
        <w:top w:val="none" w:sz="0" w:space="0" w:color="auto"/>
        <w:left w:val="none" w:sz="0" w:space="0" w:color="auto"/>
        <w:bottom w:val="none" w:sz="0" w:space="0" w:color="auto"/>
        <w:right w:val="none" w:sz="0" w:space="0" w:color="auto"/>
      </w:divBdr>
      <w:divsChild>
        <w:div w:id="255481847">
          <w:marLeft w:val="1800"/>
          <w:marRight w:val="0"/>
          <w:marTop w:val="96"/>
          <w:marBottom w:val="0"/>
          <w:divBdr>
            <w:top w:val="none" w:sz="0" w:space="0" w:color="auto"/>
            <w:left w:val="none" w:sz="0" w:space="0" w:color="auto"/>
            <w:bottom w:val="none" w:sz="0" w:space="0" w:color="auto"/>
            <w:right w:val="none" w:sz="0" w:space="0" w:color="auto"/>
          </w:divBdr>
        </w:div>
        <w:div w:id="340209333">
          <w:marLeft w:val="1800"/>
          <w:marRight w:val="0"/>
          <w:marTop w:val="96"/>
          <w:marBottom w:val="0"/>
          <w:divBdr>
            <w:top w:val="none" w:sz="0" w:space="0" w:color="auto"/>
            <w:left w:val="none" w:sz="0" w:space="0" w:color="auto"/>
            <w:bottom w:val="none" w:sz="0" w:space="0" w:color="auto"/>
            <w:right w:val="none" w:sz="0" w:space="0" w:color="auto"/>
          </w:divBdr>
        </w:div>
        <w:div w:id="460618190">
          <w:marLeft w:val="547"/>
          <w:marRight w:val="0"/>
          <w:marTop w:val="134"/>
          <w:marBottom w:val="0"/>
          <w:divBdr>
            <w:top w:val="none" w:sz="0" w:space="0" w:color="auto"/>
            <w:left w:val="none" w:sz="0" w:space="0" w:color="auto"/>
            <w:bottom w:val="none" w:sz="0" w:space="0" w:color="auto"/>
            <w:right w:val="none" w:sz="0" w:space="0" w:color="auto"/>
          </w:divBdr>
        </w:div>
        <w:div w:id="674528413">
          <w:marLeft w:val="1166"/>
          <w:marRight w:val="0"/>
          <w:marTop w:val="115"/>
          <w:marBottom w:val="0"/>
          <w:divBdr>
            <w:top w:val="none" w:sz="0" w:space="0" w:color="auto"/>
            <w:left w:val="none" w:sz="0" w:space="0" w:color="auto"/>
            <w:bottom w:val="none" w:sz="0" w:space="0" w:color="auto"/>
            <w:right w:val="none" w:sz="0" w:space="0" w:color="auto"/>
          </w:divBdr>
        </w:div>
        <w:div w:id="722632090">
          <w:marLeft w:val="1166"/>
          <w:marRight w:val="0"/>
          <w:marTop w:val="115"/>
          <w:marBottom w:val="0"/>
          <w:divBdr>
            <w:top w:val="none" w:sz="0" w:space="0" w:color="auto"/>
            <w:left w:val="none" w:sz="0" w:space="0" w:color="auto"/>
            <w:bottom w:val="none" w:sz="0" w:space="0" w:color="auto"/>
            <w:right w:val="none" w:sz="0" w:space="0" w:color="auto"/>
          </w:divBdr>
        </w:div>
        <w:div w:id="1063912776">
          <w:marLeft w:val="1800"/>
          <w:marRight w:val="0"/>
          <w:marTop w:val="96"/>
          <w:marBottom w:val="0"/>
          <w:divBdr>
            <w:top w:val="none" w:sz="0" w:space="0" w:color="auto"/>
            <w:left w:val="none" w:sz="0" w:space="0" w:color="auto"/>
            <w:bottom w:val="none" w:sz="0" w:space="0" w:color="auto"/>
            <w:right w:val="none" w:sz="0" w:space="0" w:color="auto"/>
          </w:divBdr>
        </w:div>
        <w:div w:id="1903905409">
          <w:marLeft w:val="1166"/>
          <w:marRight w:val="0"/>
          <w:marTop w:val="115"/>
          <w:marBottom w:val="0"/>
          <w:divBdr>
            <w:top w:val="none" w:sz="0" w:space="0" w:color="auto"/>
            <w:left w:val="none" w:sz="0" w:space="0" w:color="auto"/>
            <w:bottom w:val="none" w:sz="0" w:space="0" w:color="auto"/>
            <w:right w:val="none" w:sz="0" w:space="0" w:color="auto"/>
          </w:divBdr>
        </w:div>
      </w:divsChild>
    </w:div>
    <w:div w:id="632180234">
      <w:bodyDiv w:val="1"/>
      <w:marLeft w:val="0"/>
      <w:marRight w:val="0"/>
      <w:marTop w:val="0"/>
      <w:marBottom w:val="0"/>
      <w:divBdr>
        <w:top w:val="none" w:sz="0" w:space="0" w:color="auto"/>
        <w:left w:val="none" w:sz="0" w:space="0" w:color="auto"/>
        <w:bottom w:val="none" w:sz="0" w:space="0" w:color="auto"/>
        <w:right w:val="none" w:sz="0" w:space="0" w:color="auto"/>
      </w:divBdr>
    </w:div>
    <w:div w:id="633558649">
      <w:bodyDiv w:val="1"/>
      <w:marLeft w:val="0"/>
      <w:marRight w:val="0"/>
      <w:marTop w:val="0"/>
      <w:marBottom w:val="0"/>
      <w:divBdr>
        <w:top w:val="none" w:sz="0" w:space="0" w:color="auto"/>
        <w:left w:val="none" w:sz="0" w:space="0" w:color="auto"/>
        <w:bottom w:val="none" w:sz="0" w:space="0" w:color="auto"/>
        <w:right w:val="none" w:sz="0" w:space="0" w:color="auto"/>
      </w:divBdr>
    </w:div>
    <w:div w:id="633947327">
      <w:bodyDiv w:val="1"/>
      <w:marLeft w:val="0"/>
      <w:marRight w:val="0"/>
      <w:marTop w:val="0"/>
      <w:marBottom w:val="0"/>
      <w:divBdr>
        <w:top w:val="none" w:sz="0" w:space="0" w:color="auto"/>
        <w:left w:val="none" w:sz="0" w:space="0" w:color="auto"/>
        <w:bottom w:val="none" w:sz="0" w:space="0" w:color="auto"/>
        <w:right w:val="none" w:sz="0" w:space="0" w:color="auto"/>
      </w:divBdr>
    </w:div>
    <w:div w:id="633951095">
      <w:bodyDiv w:val="1"/>
      <w:marLeft w:val="0"/>
      <w:marRight w:val="0"/>
      <w:marTop w:val="0"/>
      <w:marBottom w:val="0"/>
      <w:divBdr>
        <w:top w:val="none" w:sz="0" w:space="0" w:color="auto"/>
        <w:left w:val="none" w:sz="0" w:space="0" w:color="auto"/>
        <w:bottom w:val="none" w:sz="0" w:space="0" w:color="auto"/>
        <w:right w:val="none" w:sz="0" w:space="0" w:color="auto"/>
      </w:divBdr>
    </w:div>
    <w:div w:id="634332344">
      <w:bodyDiv w:val="1"/>
      <w:marLeft w:val="0"/>
      <w:marRight w:val="0"/>
      <w:marTop w:val="0"/>
      <w:marBottom w:val="0"/>
      <w:divBdr>
        <w:top w:val="none" w:sz="0" w:space="0" w:color="auto"/>
        <w:left w:val="none" w:sz="0" w:space="0" w:color="auto"/>
        <w:bottom w:val="none" w:sz="0" w:space="0" w:color="auto"/>
        <w:right w:val="none" w:sz="0" w:space="0" w:color="auto"/>
      </w:divBdr>
    </w:div>
    <w:div w:id="634914219">
      <w:bodyDiv w:val="1"/>
      <w:marLeft w:val="0"/>
      <w:marRight w:val="0"/>
      <w:marTop w:val="0"/>
      <w:marBottom w:val="0"/>
      <w:divBdr>
        <w:top w:val="none" w:sz="0" w:space="0" w:color="auto"/>
        <w:left w:val="none" w:sz="0" w:space="0" w:color="auto"/>
        <w:bottom w:val="none" w:sz="0" w:space="0" w:color="auto"/>
        <w:right w:val="none" w:sz="0" w:space="0" w:color="auto"/>
      </w:divBdr>
    </w:div>
    <w:div w:id="635064951">
      <w:bodyDiv w:val="1"/>
      <w:marLeft w:val="0"/>
      <w:marRight w:val="0"/>
      <w:marTop w:val="0"/>
      <w:marBottom w:val="0"/>
      <w:divBdr>
        <w:top w:val="none" w:sz="0" w:space="0" w:color="auto"/>
        <w:left w:val="none" w:sz="0" w:space="0" w:color="auto"/>
        <w:bottom w:val="none" w:sz="0" w:space="0" w:color="auto"/>
        <w:right w:val="none" w:sz="0" w:space="0" w:color="auto"/>
      </w:divBdr>
    </w:div>
    <w:div w:id="636033624">
      <w:bodyDiv w:val="1"/>
      <w:marLeft w:val="0"/>
      <w:marRight w:val="0"/>
      <w:marTop w:val="0"/>
      <w:marBottom w:val="0"/>
      <w:divBdr>
        <w:top w:val="none" w:sz="0" w:space="0" w:color="auto"/>
        <w:left w:val="none" w:sz="0" w:space="0" w:color="auto"/>
        <w:bottom w:val="none" w:sz="0" w:space="0" w:color="auto"/>
        <w:right w:val="none" w:sz="0" w:space="0" w:color="auto"/>
      </w:divBdr>
    </w:div>
    <w:div w:id="636297886">
      <w:bodyDiv w:val="1"/>
      <w:marLeft w:val="0"/>
      <w:marRight w:val="0"/>
      <w:marTop w:val="0"/>
      <w:marBottom w:val="0"/>
      <w:divBdr>
        <w:top w:val="none" w:sz="0" w:space="0" w:color="auto"/>
        <w:left w:val="none" w:sz="0" w:space="0" w:color="auto"/>
        <w:bottom w:val="none" w:sz="0" w:space="0" w:color="auto"/>
        <w:right w:val="none" w:sz="0" w:space="0" w:color="auto"/>
      </w:divBdr>
    </w:div>
    <w:div w:id="637076162">
      <w:bodyDiv w:val="1"/>
      <w:marLeft w:val="0"/>
      <w:marRight w:val="0"/>
      <w:marTop w:val="0"/>
      <w:marBottom w:val="0"/>
      <w:divBdr>
        <w:top w:val="none" w:sz="0" w:space="0" w:color="auto"/>
        <w:left w:val="none" w:sz="0" w:space="0" w:color="auto"/>
        <w:bottom w:val="none" w:sz="0" w:space="0" w:color="auto"/>
        <w:right w:val="none" w:sz="0" w:space="0" w:color="auto"/>
      </w:divBdr>
    </w:div>
    <w:div w:id="637227263">
      <w:bodyDiv w:val="1"/>
      <w:marLeft w:val="0"/>
      <w:marRight w:val="0"/>
      <w:marTop w:val="0"/>
      <w:marBottom w:val="0"/>
      <w:divBdr>
        <w:top w:val="none" w:sz="0" w:space="0" w:color="auto"/>
        <w:left w:val="none" w:sz="0" w:space="0" w:color="auto"/>
        <w:bottom w:val="none" w:sz="0" w:space="0" w:color="auto"/>
        <w:right w:val="none" w:sz="0" w:space="0" w:color="auto"/>
      </w:divBdr>
    </w:div>
    <w:div w:id="639115516">
      <w:bodyDiv w:val="1"/>
      <w:marLeft w:val="0"/>
      <w:marRight w:val="0"/>
      <w:marTop w:val="0"/>
      <w:marBottom w:val="0"/>
      <w:divBdr>
        <w:top w:val="none" w:sz="0" w:space="0" w:color="auto"/>
        <w:left w:val="none" w:sz="0" w:space="0" w:color="auto"/>
        <w:bottom w:val="none" w:sz="0" w:space="0" w:color="auto"/>
        <w:right w:val="none" w:sz="0" w:space="0" w:color="auto"/>
      </w:divBdr>
    </w:div>
    <w:div w:id="639455155">
      <w:bodyDiv w:val="1"/>
      <w:marLeft w:val="0"/>
      <w:marRight w:val="0"/>
      <w:marTop w:val="0"/>
      <w:marBottom w:val="0"/>
      <w:divBdr>
        <w:top w:val="none" w:sz="0" w:space="0" w:color="auto"/>
        <w:left w:val="none" w:sz="0" w:space="0" w:color="auto"/>
        <w:bottom w:val="none" w:sz="0" w:space="0" w:color="auto"/>
        <w:right w:val="none" w:sz="0" w:space="0" w:color="auto"/>
      </w:divBdr>
      <w:divsChild>
        <w:div w:id="368914477">
          <w:marLeft w:val="1166"/>
          <w:marRight w:val="0"/>
          <w:marTop w:val="115"/>
          <w:marBottom w:val="0"/>
          <w:divBdr>
            <w:top w:val="none" w:sz="0" w:space="0" w:color="auto"/>
            <w:left w:val="none" w:sz="0" w:space="0" w:color="auto"/>
            <w:bottom w:val="none" w:sz="0" w:space="0" w:color="auto"/>
            <w:right w:val="none" w:sz="0" w:space="0" w:color="auto"/>
          </w:divBdr>
        </w:div>
        <w:div w:id="745884438">
          <w:marLeft w:val="1166"/>
          <w:marRight w:val="0"/>
          <w:marTop w:val="115"/>
          <w:marBottom w:val="0"/>
          <w:divBdr>
            <w:top w:val="none" w:sz="0" w:space="0" w:color="auto"/>
            <w:left w:val="none" w:sz="0" w:space="0" w:color="auto"/>
            <w:bottom w:val="none" w:sz="0" w:space="0" w:color="auto"/>
            <w:right w:val="none" w:sz="0" w:space="0" w:color="auto"/>
          </w:divBdr>
        </w:div>
        <w:div w:id="1384333185">
          <w:marLeft w:val="1166"/>
          <w:marRight w:val="0"/>
          <w:marTop w:val="115"/>
          <w:marBottom w:val="0"/>
          <w:divBdr>
            <w:top w:val="none" w:sz="0" w:space="0" w:color="auto"/>
            <w:left w:val="none" w:sz="0" w:space="0" w:color="auto"/>
            <w:bottom w:val="none" w:sz="0" w:space="0" w:color="auto"/>
            <w:right w:val="none" w:sz="0" w:space="0" w:color="auto"/>
          </w:divBdr>
        </w:div>
        <w:div w:id="1904366325">
          <w:marLeft w:val="547"/>
          <w:marRight w:val="0"/>
          <w:marTop w:val="115"/>
          <w:marBottom w:val="0"/>
          <w:divBdr>
            <w:top w:val="none" w:sz="0" w:space="0" w:color="auto"/>
            <w:left w:val="none" w:sz="0" w:space="0" w:color="auto"/>
            <w:bottom w:val="none" w:sz="0" w:space="0" w:color="auto"/>
            <w:right w:val="none" w:sz="0" w:space="0" w:color="auto"/>
          </w:divBdr>
        </w:div>
      </w:divsChild>
    </w:div>
    <w:div w:id="640773779">
      <w:bodyDiv w:val="1"/>
      <w:marLeft w:val="0"/>
      <w:marRight w:val="0"/>
      <w:marTop w:val="0"/>
      <w:marBottom w:val="0"/>
      <w:divBdr>
        <w:top w:val="none" w:sz="0" w:space="0" w:color="auto"/>
        <w:left w:val="none" w:sz="0" w:space="0" w:color="auto"/>
        <w:bottom w:val="none" w:sz="0" w:space="0" w:color="auto"/>
        <w:right w:val="none" w:sz="0" w:space="0" w:color="auto"/>
      </w:divBdr>
    </w:div>
    <w:div w:id="641423550">
      <w:bodyDiv w:val="1"/>
      <w:marLeft w:val="0"/>
      <w:marRight w:val="0"/>
      <w:marTop w:val="0"/>
      <w:marBottom w:val="0"/>
      <w:divBdr>
        <w:top w:val="none" w:sz="0" w:space="0" w:color="auto"/>
        <w:left w:val="none" w:sz="0" w:space="0" w:color="auto"/>
        <w:bottom w:val="none" w:sz="0" w:space="0" w:color="auto"/>
        <w:right w:val="none" w:sz="0" w:space="0" w:color="auto"/>
      </w:divBdr>
    </w:div>
    <w:div w:id="642854006">
      <w:bodyDiv w:val="1"/>
      <w:marLeft w:val="0"/>
      <w:marRight w:val="0"/>
      <w:marTop w:val="0"/>
      <w:marBottom w:val="0"/>
      <w:divBdr>
        <w:top w:val="none" w:sz="0" w:space="0" w:color="auto"/>
        <w:left w:val="none" w:sz="0" w:space="0" w:color="auto"/>
        <w:bottom w:val="none" w:sz="0" w:space="0" w:color="auto"/>
        <w:right w:val="none" w:sz="0" w:space="0" w:color="auto"/>
      </w:divBdr>
      <w:divsChild>
        <w:div w:id="474487456">
          <w:marLeft w:val="1166"/>
          <w:marRight w:val="0"/>
          <w:marTop w:val="96"/>
          <w:marBottom w:val="0"/>
          <w:divBdr>
            <w:top w:val="none" w:sz="0" w:space="0" w:color="auto"/>
            <w:left w:val="none" w:sz="0" w:space="0" w:color="auto"/>
            <w:bottom w:val="none" w:sz="0" w:space="0" w:color="auto"/>
            <w:right w:val="none" w:sz="0" w:space="0" w:color="auto"/>
          </w:divBdr>
        </w:div>
        <w:div w:id="590817129">
          <w:marLeft w:val="1166"/>
          <w:marRight w:val="0"/>
          <w:marTop w:val="96"/>
          <w:marBottom w:val="0"/>
          <w:divBdr>
            <w:top w:val="none" w:sz="0" w:space="0" w:color="auto"/>
            <w:left w:val="none" w:sz="0" w:space="0" w:color="auto"/>
            <w:bottom w:val="none" w:sz="0" w:space="0" w:color="auto"/>
            <w:right w:val="none" w:sz="0" w:space="0" w:color="auto"/>
          </w:divBdr>
        </w:div>
        <w:div w:id="733704689">
          <w:marLeft w:val="1166"/>
          <w:marRight w:val="0"/>
          <w:marTop w:val="96"/>
          <w:marBottom w:val="0"/>
          <w:divBdr>
            <w:top w:val="none" w:sz="0" w:space="0" w:color="auto"/>
            <w:left w:val="none" w:sz="0" w:space="0" w:color="auto"/>
            <w:bottom w:val="none" w:sz="0" w:space="0" w:color="auto"/>
            <w:right w:val="none" w:sz="0" w:space="0" w:color="auto"/>
          </w:divBdr>
        </w:div>
        <w:div w:id="909466941">
          <w:marLeft w:val="1800"/>
          <w:marRight w:val="0"/>
          <w:marTop w:val="77"/>
          <w:marBottom w:val="0"/>
          <w:divBdr>
            <w:top w:val="none" w:sz="0" w:space="0" w:color="auto"/>
            <w:left w:val="none" w:sz="0" w:space="0" w:color="auto"/>
            <w:bottom w:val="none" w:sz="0" w:space="0" w:color="auto"/>
            <w:right w:val="none" w:sz="0" w:space="0" w:color="auto"/>
          </w:divBdr>
        </w:div>
        <w:div w:id="993990413">
          <w:marLeft w:val="1800"/>
          <w:marRight w:val="0"/>
          <w:marTop w:val="77"/>
          <w:marBottom w:val="0"/>
          <w:divBdr>
            <w:top w:val="none" w:sz="0" w:space="0" w:color="auto"/>
            <w:left w:val="none" w:sz="0" w:space="0" w:color="auto"/>
            <w:bottom w:val="none" w:sz="0" w:space="0" w:color="auto"/>
            <w:right w:val="none" w:sz="0" w:space="0" w:color="auto"/>
          </w:divBdr>
        </w:div>
        <w:div w:id="1002776257">
          <w:marLeft w:val="2520"/>
          <w:marRight w:val="0"/>
          <w:marTop w:val="77"/>
          <w:marBottom w:val="0"/>
          <w:divBdr>
            <w:top w:val="none" w:sz="0" w:space="0" w:color="auto"/>
            <w:left w:val="none" w:sz="0" w:space="0" w:color="auto"/>
            <w:bottom w:val="none" w:sz="0" w:space="0" w:color="auto"/>
            <w:right w:val="none" w:sz="0" w:space="0" w:color="auto"/>
          </w:divBdr>
        </w:div>
        <w:div w:id="1129125921">
          <w:marLeft w:val="1800"/>
          <w:marRight w:val="0"/>
          <w:marTop w:val="96"/>
          <w:marBottom w:val="0"/>
          <w:divBdr>
            <w:top w:val="none" w:sz="0" w:space="0" w:color="auto"/>
            <w:left w:val="none" w:sz="0" w:space="0" w:color="auto"/>
            <w:bottom w:val="none" w:sz="0" w:space="0" w:color="auto"/>
            <w:right w:val="none" w:sz="0" w:space="0" w:color="auto"/>
          </w:divBdr>
        </w:div>
        <w:div w:id="1372725384">
          <w:marLeft w:val="547"/>
          <w:marRight w:val="0"/>
          <w:marTop w:val="115"/>
          <w:marBottom w:val="0"/>
          <w:divBdr>
            <w:top w:val="none" w:sz="0" w:space="0" w:color="auto"/>
            <w:left w:val="none" w:sz="0" w:space="0" w:color="auto"/>
            <w:bottom w:val="none" w:sz="0" w:space="0" w:color="auto"/>
            <w:right w:val="none" w:sz="0" w:space="0" w:color="auto"/>
          </w:divBdr>
        </w:div>
        <w:div w:id="1664627453">
          <w:marLeft w:val="2520"/>
          <w:marRight w:val="0"/>
          <w:marTop w:val="77"/>
          <w:marBottom w:val="0"/>
          <w:divBdr>
            <w:top w:val="none" w:sz="0" w:space="0" w:color="auto"/>
            <w:left w:val="none" w:sz="0" w:space="0" w:color="auto"/>
            <w:bottom w:val="none" w:sz="0" w:space="0" w:color="auto"/>
            <w:right w:val="none" w:sz="0" w:space="0" w:color="auto"/>
          </w:divBdr>
        </w:div>
        <w:div w:id="2010980682">
          <w:marLeft w:val="1800"/>
          <w:marRight w:val="0"/>
          <w:marTop w:val="96"/>
          <w:marBottom w:val="0"/>
          <w:divBdr>
            <w:top w:val="none" w:sz="0" w:space="0" w:color="auto"/>
            <w:left w:val="none" w:sz="0" w:space="0" w:color="auto"/>
            <w:bottom w:val="none" w:sz="0" w:space="0" w:color="auto"/>
            <w:right w:val="none" w:sz="0" w:space="0" w:color="auto"/>
          </w:divBdr>
        </w:div>
        <w:div w:id="2136556643">
          <w:marLeft w:val="547"/>
          <w:marRight w:val="0"/>
          <w:marTop w:val="115"/>
          <w:marBottom w:val="0"/>
          <w:divBdr>
            <w:top w:val="none" w:sz="0" w:space="0" w:color="auto"/>
            <w:left w:val="none" w:sz="0" w:space="0" w:color="auto"/>
            <w:bottom w:val="none" w:sz="0" w:space="0" w:color="auto"/>
            <w:right w:val="none" w:sz="0" w:space="0" w:color="auto"/>
          </w:divBdr>
        </w:div>
      </w:divsChild>
    </w:div>
    <w:div w:id="642932499">
      <w:bodyDiv w:val="1"/>
      <w:marLeft w:val="0"/>
      <w:marRight w:val="0"/>
      <w:marTop w:val="0"/>
      <w:marBottom w:val="0"/>
      <w:divBdr>
        <w:top w:val="none" w:sz="0" w:space="0" w:color="auto"/>
        <w:left w:val="none" w:sz="0" w:space="0" w:color="auto"/>
        <w:bottom w:val="none" w:sz="0" w:space="0" w:color="auto"/>
        <w:right w:val="none" w:sz="0" w:space="0" w:color="auto"/>
      </w:divBdr>
    </w:div>
    <w:div w:id="643512631">
      <w:bodyDiv w:val="1"/>
      <w:marLeft w:val="0"/>
      <w:marRight w:val="0"/>
      <w:marTop w:val="0"/>
      <w:marBottom w:val="0"/>
      <w:divBdr>
        <w:top w:val="none" w:sz="0" w:space="0" w:color="auto"/>
        <w:left w:val="none" w:sz="0" w:space="0" w:color="auto"/>
        <w:bottom w:val="none" w:sz="0" w:space="0" w:color="auto"/>
        <w:right w:val="none" w:sz="0" w:space="0" w:color="auto"/>
      </w:divBdr>
      <w:divsChild>
        <w:div w:id="113213019">
          <w:marLeft w:val="1166"/>
          <w:marRight w:val="0"/>
          <w:marTop w:val="91"/>
          <w:marBottom w:val="0"/>
          <w:divBdr>
            <w:top w:val="none" w:sz="0" w:space="0" w:color="auto"/>
            <w:left w:val="none" w:sz="0" w:space="0" w:color="auto"/>
            <w:bottom w:val="none" w:sz="0" w:space="0" w:color="auto"/>
            <w:right w:val="none" w:sz="0" w:space="0" w:color="auto"/>
          </w:divBdr>
        </w:div>
        <w:div w:id="680667622">
          <w:marLeft w:val="547"/>
          <w:marRight w:val="0"/>
          <w:marTop w:val="106"/>
          <w:marBottom w:val="0"/>
          <w:divBdr>
            <w:top w:val="none" w:sz="0" w:space="0" w:color="auto"/>
            <w:left w:val="none" w:sz="0" w:space="0" w:color="auto"/>
            <w:bottom w:val="none" w:sz="0" w:space="0" w:color="auto"/>
            <w:right w:val="none" w:sz="0" w:space="0" w:color="auto"/>
          </w:divBdr>
        </w:div>
        <w:div w:id="898367599">
          <w:marLeft w:val="1166"/>
          <w:marRight w:val="0"/>
          <w:marTop w:val="91"/>
          <w:marBottom w:val="0"/>
          <w:divBdr>
            <w:top w:val="none" w:sz="0" w:space="0" w:color="auto"/>
            <w:left w:val="none" w:sz="0" w:space="0" w:color="auto"/>
            <w:bottom w:val="none" w:sz="0" w:space="0" w:color="auto"/>
            <w:right w:val="none" w:sz="0" w:space="0" w:color="auto"/>
          </w:divBdr>
        </w:div>
        <w:div w:id="1004698733">
          <w:marLeft w:val="1166"/>
          <w:marRight w:val="0"/>
          <w:marTop w:val="91"/>
          <w:marBottom w:val="0"/>
          <w:divBdr>
            <w:top w:val="none" w:sz="0" w:space="0" w:color="auto"/>
            <w:left w:val="none" w:sz="0" w:space="0" w:color="auto"/>
            <w:bottom w:val="none" w:sz="0" w:space="0" w:color="auto"/>
            <w:right w:val="none" w:sz="0" w:space="0" w:color="auto"/>
          </w:divBdr>
        </w:div>
        <w:div w:id="1093210215">
          <w:marLeft w:val="547"/>
          <w:marRight w:val="0"/>
          <w:marTop w:val="106"/>
          <w:marBottom w:val="0"/>
          <w:divBdr>
            <w:top w:val="none" w:sz="0" w:space="0" w:color="auto"/>
            <w:left w:val="none" w:sz="0" w:space="0" w:color="auto"/>
            <w:bottom w:val="none" w:sz="0" w:space="0" w:color="auto"/>
            <w:right w:val="none" w:sz="0" w:space="0" w:color="auto"/>
          </w:divBdr>
        </w:div>
        <w:div w:id="1287543591">
          <w:marLeft w:val="547"/>
          <w:marRight w:val="0"/>
          <w:marTop w:val="106"/>
          <w:marBottom w:val="0"/>
          <w:divBdr>
            <w:top w:val="none" w:sz="0" w:space="0" w:color="auto"/>
            <w:left w:val="none" w:sz="0" w:space="0" w:color="auto"/>
            <w:bottom w:val="none" w:sz="0" w:space="0" w:color="auto"/>
            <w:right w:val="none" w:sz="0" w:space="0" w:color="auto"/>
          </w:divBdr>
        </w:div>
        <w:div w:id="1520244025">
          <w:marLeft w:val="1166"/>
          <w:marRight w:val="0"/>
          <w:marTop w:val="91"/>
          <w:marBottom w:val="0"/>
          <w:divBdr>
            <w:top w:val="none" w:sz="0" w:space="0" w:color="auto"/>
            <w:left w:val="none" w:sz="0" w:space="0" w:color="auto"/>
            <w:bottom w:val="none" w:sz="0" w:space="0" w:color="auto"/>
            <w:right w:val="none" w:sz="0" w:space="0" w:color="auto"/>
          </w:divBdr>
        </w:div>
        <w:div w:id="2023126779">
          <w:marLeft w:val="547"/>
          <w:marRight w:val="0"/>
          <w:marTop w:val="106"/>
          <w:marBottom w:val="0"/>
          <w:divBdr>
            <w:top w:val="none" w:sz="0" w:space="0" w:color="auto"/>
            <w:left w:val="none" w:sz="0" w:space="0" w:color="auto"/>
            <w:bottom w:val="none" w:sz="0" w:space="0" w:color="auto"/>
            <w:right w:val="none" w:sz="0" w:space="0" w:color="auto"/>
          </w:divBdr>
        </w:div>
        <w:div w:id="2115128810">
          <w:marLeft w:val="1166"/>
          <w:marRight w:val="0"/>
          <w:marTop w:val="91"/>
          <w:marBottom w:val="0"/>
          <w:divBdr>
            <w:top w:val="none" w:sz="0" w:space="0" w:color="auto"/>
            <w:left w:val="none" w:sz="0" w:space="0" w:color="auto"/>
            <w:bottom w:val="none" w:sz="0" w:space="0" w:color="auto"/>
            <w:right w:val="none" w:sz="0" w:space="0" w:color="auto"/>
          </w:divBdr>
        </w:div>
      </w:divsChild>
    </w:div>
    <w:div w:id="644286692">
      <w:bodyDiv w:val="1"/>
      <w:marLeft w:val="0"/>
      <w:marRight w:val="0"/>
      <w:marTop w:val="0"/>
      <w:marBottom w:val="0"/>
      <w:divBdr>
        <w:top w:val="none" w:sz="0" w:space="0" w:color="auto"/>
        <w:left w:val="none" w:sz="0" w:space="0" w:color="auto"/>
        <w:bottom w:val="none" w:sz="0" w:space="0" w:color="auto"/>
        <w:right w:val="none" w:sz="0" w:space="0" w:color="auto"/>
      </w:divBdr>
      <w:divsChild>
        <w:div w:id="107167899">
          <w:marLeft w:val="1800"/>
          <w:marRight w:val="0"/>
          <w:marTop w:val="115"/>
          <w:marBottom w:val="0"/>
          <w:divBdr>
            <w:top w:val="none" w:sz="0" w:space="0" w:color="auto"/>
            <w:left w:val="none" w:sz="0" w:space="0" w:color="auto"/>
            <w:bottom w:val="none" w:sz="0" w:space="0" w:color="auto"/>
            <w:right w:val="none" w:sz="0" w:space="0" w:color="auto"/>
          </w:divBdr>
        </w:div>
        <w:div w:id="690641666">
          <w:marLeft w:val="547"/>
          <w:marRight w:val="0"/>
          <w:marTop w:val="154"/>
          <w:marBottom w:val="0"/>
          <w:divBdr>
            <w:top w:val="none" w:sz="0" w:space="0" w:color="auto"/>
            <w:left w:val="none" w:sz="0" w:space="0" w:color="auto"/>
            <w:bottom w:val="none" w:sz="0" w:space="0" w:color="auto"/>
            <w:right w:val="none" w:sz="0" w:space="0" w:color="auto"/>
          </w:divBdr>
        </w:div>
        <w:div w:id="1052192962">
          <w:marLeft w:val="1800"/>
          <w:marRight w:val="0"/>
          <w:marTop w:val="115"/>
          <w:marBottom w:val="0"/>
          <w:divBdr>
            <w:top w:val="none" w:sz="0" w:space="0" w:color="auto"/>
            <w:left w:val="none" w:sz="0" w:space="0" w:color="auto"/>
            <w:bottom w:val="none" w:sz="0" w:space="0" w:color="auto"/>
            <w:right w:val="none" w:sz="0" w:space="0" w:color="auto"/>
          </w:divBdr>
        </w:div>
        <w:div w:id="2015186792">
          <w:marLeft w:val="1800"/>
          <w:marRight w:val="0"/>
          <w:marTop w:val="115"/>
          <w:marBottom w:val="0"/>
          <w:divBdr>
            <w:top w:val="none" w:sz="0" w:space="0" w:color="auto"/>
            <w:left w:val="none" w:sz="0" w:space="0" w:color="auto"/>
            <w:bottom w:val="none" w:sz="0" w:space="0" w:color="auto"/>
            <w:right w:val="none" w:sz="0" w:space="0" w:color="auto"/>
          </w:divBdr>
        </w:div>
      </w:divsChild>
    </w:div>
    <w:div w:id="644434871">
      <w:bodyDiv w:val="1"/>
      <w:marLeft w:val="0"/>
      <w:marRight w:val="0"/>
      <w:marTop w:val="0"/>
      <w:marBottom w:val="0"/>
      <w:divBdr>
        <w:top w:val="none" w:sz="0" w:space="0" w:color="auto"/>
        <w:left w:val="none" w:sz="0" w:space="0" w:color="auto"/>
        <w:bottom w:val="none" w:sz="0" w:space="0" w:color="auto"/>
        <w:right w:val="none" w:sz="0" w:space="0" w:color="auto"/>
      </w:divBdr>
    </w:div>
    <w:div w:id="647786459">
      <w:bodyDiv w:val="1"/>
      <w:marLeft w:val="0"/>
      <w:marRight w:val="0"/>
      <w:marTop w:val="0"/>
      <w:marBottom w:val="0"/>
      <w:divBdr>
        <w:top w:val="none" w:sz="0" w:space="0" w:color="auto"/>
        <w:left w:val="none" w:sz="0" w:space="0" w:color="auto"/>
        <w:bottom w:val="none" w:sz="0" w:space="0" w:color="auto"/>
        <w:right w:val="none" w:sz="0" w:space="0" w:color="auto"/>
      </w:divBdr>
      <w:divsChild>
        <w:div w:id="1367606103">
          <w:marLeft w:val="0"/>
          <w:marRight w:val="0"/>
          <w:marTop w:val="0"/>
          <w:marBottom w:val="0"/>
          <w:divBdr>
            <w:top w:val="none" w:sz="0" w:space="0" w:color="auto"/>
            <w:left w:val="none" w:sz="0" w:space="0" w:color="auto"/>
            <w:bottom w:val="none" w:sz="0" w:space="0" w:color="auto"/>
            <w:right w:val="none" w:sz="0" w:space="0" w:color="auto"/>
          </w:divBdr>
          <w:divsChild>
            <w:div w:id="319357631">
              <w:marLeft w:val="0"/>
              <w:marRight w:val="0"/>
              <w:marTop w:val="0"/>
              <w:marBottom w:val="0"/>
              <w:divBdr>
                <w:top w:val="none" w:sz="0" w:space="0" w:color="auto"/>
                <w:left w:val="none" w:sz="0" w:space="0" w:color="auto"/>
                <w:bottom w:val="none" w:sz="0" w:space="0" w:color="auto"/>
                <w:right w:val="none" w:sz="0" w:space="0" w:color="auto"/>
              </w:divBdr>
            </w:div>
            <w:div w:id="1184175945">
              <w:marLeft w:val="0"/>
              <w:marRight w:val="0"/>
              <w:marTop w:val="0"/>
              <w:marBottom w:val="0"/>
              <w:divBdr>
                <w:top w:val="none" w:sz="0" w:space="0" w:color="auto"/>
                <w:left w:val="none" w:sz="0" w:space="0" w:color="auto"/>
                <w:bottom w:val="none" w:sz="0" w:space="0" w:color="auto"/>
                <w:right w:val="none" w:sz="0" w:space="0" w:color="auto"/>
              </w:divBdr>
            </w:div>
            <w:div w:id="128064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485139">
      <w:bodyDiv w:val="1"/>
      <w:marLeft w:val="0"/>
      <w:marRight w:val="0"/>
      <w:marTop w:val="0"/>
      <w:marBottom w:val="0"/>
      <w:divBdr>
        <w:top w:val="none" w:sz="0" w:space="0" w:color="auto"/>
        <w:left w:val="none" w:sz="0" w:space="0" w:color="auto"/>
        <w:bottom w:val="none" w:sz="0" w:space="0" w:color="auto"/>
        <w:right w:val="none" w:sz="0" w:space="0" w:color="auto"/>
      </w:divBdr>
      <w:divsChild>
        <w:div w:id="90901558">
          <w:marLeft w:val="547"/>
          <w:marRight w:val="0"/>
          <w:marTop w:val="96"/>
          <w:marBottom w:val="0"/>
          <w:divBdr>
            <w:top w:val="none" w:sz="0" w:space="0" w:color="auto"/>
            <w:left w:val="none" w:sz="0" w:space="0" w:color="auto"/>
            <w:bottom w:val="none" w:sz="0" w:space="0" w:color="auto"/>
            <w:right w:val="none" w:sz="0" w:space="0" w:color="auto"/>
          </w:divBdr>
        </w:div>
        <w:div w:id="373309884">
          <w:marLeft w:val="547"/>
          <w:marRight w:val="0"/>
          <w:marTop w:val="96"/>
          <w:marBottom w:val="0"/>
          <w:divBdr>
            <w:top w:val="none" w:sz="0" w:space="0" w:color="auto"/>
            <w:left w:val="none" w:sz="0" w:space="0" w:color="auto"/>
            <w:bottom w:val="none" w:sz="0" w:space="0" w:color="auto"/>
            <w:right w:val="none" w:sz="0" w:space="0" w:color="auto"/>
          </w:divBdr>
        </w:div>
        <w:div w:id="740950381">
          <w:marLeft w:val="1166"/>
          <w:marRight w:val="0"/>
          <w:marTop w:val="86"/>
          <w:marBottom w:val="0"/>
          <w:divBdr>
            <w:top w:val="none" w:sz="0" w:space="0" w:color="auto"/>
            <w:left w:val="none" w:sz="0" w:space="0" w:color="auto"/>
            <w:bottom w:val="none" w:sz="0" w:space="0" w:color="auto"/>
            <w:right w:val="none" w:sz="0" w:space="0" w:color="auto"/>
          </w:divBdr>
        </w:div>
        <w:div w:id="843126730">
          <w:marLeft w:val="547"/>
          <w:marRight w:val="0"/>
          <w:marTop w:val="96"/>
          <w:marBottom w:val="0"/>
          <w:divBdr>
            <w:top w:val="none" w:sz="0" w:space="0" w:color="auto"/>
            <w:left w:val="none" w:sz="0" w:space="0" w:color="auto"/>
            <w:bottom w:val="none" w:sz="0" w:space="0" w:color="auto"/>
            <w:right w:val="none" w:sz="0" w:space="0" w:color="auto"/>
          </w:divBdr>
        </w:div>
        <w:div w:id="1115177947">
          <w:marLeft w:val="547"/>
          <w:marRight w:val="0"/>
          <w:marTop w:val="96"/>
          <w:marBottom w:val="0"/>
          <w:divBdr>
            <w:top w:val="none" w:sz="0" w:space="0" w:color="auto"/>
            <w:left w:val="none" w:sz="0" w:space="0" w:color="auto"/>
            <w:bottom w:val="none" w:sz="0" w:space="0" w:color="auto"/>
            <w:right w:val="none" w:sz="0" w:space="0" w:color="auto"/>
          </w:divBdr>
        </w:div>
        <w:div w:id="1472626435">
          <w:marLeft w:val="547"/>
          <w:marRight w:val="0"/>
          <w:marTop w:val="96"/>
          <w:marBottom w:val="0"/>
          <w:divBdr>
            <w:top w:val="none" w:sz="0" w:space="0" w:color="auto"/>
            <w:left w:val="none" w:sz="0" w:space="0" w:color="auto"/>
            <w:bottom w:val="none" w:sz="0" w:space="0" w:color="auto"/>
            <w:right w:val="none" w:sz="0" w:space="0" w:color="auto"/>
          </w:divBdr>
        </w:div>
        <w:div w:id="1730349043">
          <w:marLeft w:val="547"/>
          <w:marRight w:val="0"/>
          <w:marTop w:val="96"/>
          <w:marBottom w:val="0"/>
          <w:divBdr>
            <w:top w:val="none" w:sz="0" w:space="0" w:color="auto"/>
            <w:left w:val="none" w:sz="0" w:space="0" w:color="auto"/>
            <w:bottom w:val="none" w:sz="0" w:space="0" w:color="auto"/>
            <w:right w:val="none" w:sz="0" w:space="0" w:color="auto"/>
          </w:divBdr>
        </w:div>
        <w:div w:id="1957566213">
          <w:marLeft w:val="547"/>
          <w:marRight w:val="0"/>
          <w:marTop w:val="96"/>
          <w:marBottom w:val="0"/>
          <w:divBdr>
            <w:top w:val="none" w:sz="0" w:space="0" w:color="auto"/>
            <w:left w:val="none" w:sz="0" w:space="0" w:color="auto"/>
            <w:bottom w:val="none" w:sz="0" w:space="0" w:color="auto"/>
            <w:right w:val="none" w:sz="0" w:space="0" w:color="auto"/>
          </w:divBdr>
        </w:div>
      </w:divsChild>
    </w:div>
    <w:div w:id="648704511">
      <w:bodyDiv w:val="1"/>
      <w:marLeft w:val="0"/>
      <w:marRight w:val="0"/>
      <w:marTop w:val="0"/>
      <w:marBottom w:val="0"/>
      <w:divBdr>
        <w:top w:val="none" w:sz="0" w:space="0" w:color="auto"/>
        <w:left w:val="none" w:sz="0" w:space="0" w:color="auto"/>
        <w:bottom w:val="none" w:sz="0" w:space="0" w:color="auto"/>
        <w:right w:val="none" w:sz="0" w:space="0" w:color="auto"/>
      </w:divBdr>
    </w:div>
    <w:div w:id="650915078">
      <w:bodyDiv w:val="1"/>
      <w:marLeft w:val="0"/>
      <w:marRight w:val="0"/>
      <w:marTop w:val="0"/>
      <w:marBottom w:val="0"/>
      <w:divBdr>
        <w:top w:val="none" w:sz="0" w:space="0" w:color="auto"/>
        <w:left w:val="none" w:sz="0" w:space="0" w:color="auto"/>
        <w:bottom w:val="none" w:sz="0" w:space="0" w:color="auto"/>
        <w:right w:val="none" w:sz="0" w:space="0" w:color="auto"/>
      </w:divBdr>
    </w:div>
    <w:div w:id="651061613">
      <w:bodyDiv w:val="1"/>
      <w:marLeft w:val="0"/>
      <w:marRight w:val="0"/>
      <w:marTop w:val="0"/>
      <w:marBottom w:val="0"/>
      <w:divBdr>
        <w:top w:val="none" w:sz="0" w:space="0" w:color="auto"/>
        <w:left w:val="none" w:sz="0" w:space="0" w:color="auto"/>
        <w:bottom w:val="none" w:sz="0" w:space="0" w:color="auto"/>
        <w:right w:val="none" w:sz="0" w:space="0" w:color="auto"/>
      </w:divBdr>
      <w:divsChild>
        <w:div w:id="89206351">
          <w:marLeft w:val="360"/>
          <w:marRight w:val="0"/>
          <w:marTop w:val="200"/>
          <w:marBottom w:val="0"/>
          <w:divBdr>
            <w:top w:val="none" w:sz="0" w:space="0" w:color="auto"/>
            <w:left w:val="none" w:sz="0" w:space="0" w:color="auto"/>
            <w:bottom w:val="none" w:sz="0" w:space="0" w:color="auto"/>
            <w:right w:val="none" w:sz="0" w:space="0" w:color="auto"/>
          </w:divBdr>
        </w:div>
        <w:div w:id="557669868">
          <w:marLeft w:val="360"/>
          <w:marRight w:val="0"/>
          <w:marTop w:val="200"/>
          <w:marBottom w:val="0"/>
          <w:divBdr>
            <w:top w:val="none" w:sz="0" w:space="0" w:color="auto"/>
            <w:left w:val="none" w:sz="0" w:space="0" w:color="auto"/>
            <w:bottom w:val="none" w:sz="0" w:space="0" w:color="auto"/>
            <w:right w:val="none" w:sz="0" w:space="0" w:color="auto"/>
          </w:divBdr>
        </w:div>
        <w:div w:id="1561164409">
          <w:marLeft w:val="360"/>
          <w:marRight w:val="0"/>
          <w:marTop w:val="200"/>
          <w:marBottom w:val="0"/>
          <w:divBdr>
            <w:top w:val="none" w:sz="0" w:space="0" w:color="auto"/>
            <w:left w:val="none" w:sz="0" w:space="0" w:color="auto"/>
            <w:bottom w:val="none" w:sz="0" w:space="0" w:color="auto"/>
            <w:right w:val="none" w:sz="0" w:space="0" w:color="auto"/>
          </w:divBdr>
        </w:div>
        <w:div w:id="1732970063">
          <w:marLeft w:val="360"/>
          <w:marRight w:val="0"/>
          <w:marTop w:val="200"/>
          <w:marBottom w:val="0"/>
          <w:divBdr>
            <w:top w:val="none" w:sz="0" w:space="0" w:color="auto"/>
            <w:left w:val="none" w:sz="0" w:space="0" w:color="auto"/>
            <w:bottom w:val="none" w:sz="0" w:space="0" w:color="auto"/>
            <w:right w:val="none" w:sz="0" w:space="0" w:color="auto"/>
          </w:divBdr>
        </w:div>
      </w:divsChild>
    </w:div>
    <w:div w:id="653147266">
      <w:bodyDiv w:val="1"/>
      <w:marLeft w:val="0"/>
      <w:marRight w:val="0"/>
      <w:marTop w:val="0"/>
      <w:marBottom w:val="0"/>
      <w:divBdr>
        <w:top w:val="none" w:sz="0" w:space="0" w:color="auto"/>
        <w:left w:val="none" w:sz="0" w:space="0" w:color="auto"/>
        <w:bottom w:val="none" w:sz="0" w:space="0" w:color="auto"/>
        <w:right w:val="none" w:sz="0" w:space="0" w:color="auto"/>
      </w:divBdr>
      <w:divsChild>
        <w:div w:id="405080545">
          <w:marLeft w:val="1166"/>
          <w:marRight w:val="0"/>
          <w:marTop w:val="115"/>
          <w:marBottom w:val="120"/>
          <w:divBdr>
            <w:top w:val="none" w:sz="0" w:space="0" w:color="auto"/>
            <w:left w:val="none" w:sz="0" w:space="0" w:color="auto"/>
            <w:bottom w:val="none" w:sz="0" w:space="0" w:color="auto"/>
            <w:right w:val="none" w:sz="0" w:space="0" w:color="auto"/>
          </w:divBdr>
        </w:div>
        <w:div w:id="602147014">
          <w:marLeft w:val="1166"/>
          <w:marRight w:val="0"/>
          <w:marTop w:val="115"/>
          <w:marBottom w:val="120"/>
          <w:divBdr>
            <w:top w:val="none" w:sz="0" w:space="0" w:color="auto"/>
            <w:left w:val="none" w:sz="0" w:space="0" w:color="auto"/>
            <w:bottom w:val="none" w:sz="0" w:space="0" w:color="auto"/>
            <w:right w:val="none" w:sz="0" w:space="0" w:color="auto"/>
          </w:divBdr>
        </w:div>
        <w:div w:id="1005014742">
          <w:marLeft w:val="547"/>
          <w:marRight w:val="0"/>
          <w:marTop w:val="134"/>
          <w:marBottom w:val="120"/>
          <w:divBdr>
            <w:top w:val="none" w:sz="0" w:space="0" w:color="auto"/>
            <w:left w:val="none" w:sz="0" w:space="0" w:color="auto"/>
            <w:bottom w:val="none" w:sz="0" w:space="0" w:color="auto"/>
            <w:right w:val="none" w:sz="0" w:space="0" w:color="auto"/>
          </w:divBdr>
        </w:div>
        <w:div w:id="1056854941">
          <w:marLeft w:val="547"/>
          <w:marRight w:val="0"/>
          <w:marTop w:val="134"/>
          <w:marBottom w:val="120"/>
          <w:divBdr>
            <w:top w:val="none" w:sz="0" w:space="0" w:color="auto"/>
            <w:left w:val="none" w:sz="0" w:space="0" w:color="auto"/>
            <w:bottom w:val="none" w:sz="0" w:space="0" w:color="auto"/>
            <w:right w:val="none" w:sz="0" w:space="0" w:color="auto"/>
          </w:divBdr>
        </w:div>
        <w:div w:id="1175728581">
          <w:marLeft w:val="547"/>
          <w:marRight w:val="0"/>
          <w:marTop w:val="134"/>
          <w:marBottom w:val="120"/>
          <w:divBdr>
            <w:top w:val="none" w:sz="0" w:space="0" w:color="auto"/>
            <w:left w:val="none" w:sz="0" w:space="0" w:color="auto"/>
            <w:bottom w:val="none" w:sz="0" w:space="0" w:color="auto"/>
            <w:right w:val="none" w:sz="0" w:space="0" w:color="auto"/>
          </w:divBdr>
        </w:div>
        <w:div w:id="1230264077">
          <w:marLeft w:val="1166"/>
          <w:marRight w:val="0"/>
          <w:marTop w:val="115"/>
          <w:marBottom w:val="120"/>
          <w:divBdr>
            <w:top w:val="none" w:sz="0" w:space="0" w:color="auto"/>
            <w:left w:val="none" w:sz="0" w:space="0" w:color="auto"/>
            <w:bottom w:val="none" w:sz="0" w:space="0" w:color="auto"/>
            <w:right w:val="none" w:sz="0" w:space="0" w:color="auto"/>
          </w:divBdr>
        </w:div>
      </w:divsChild>
    </w:div>
    <w:div w:id="653529569">
      <w:bodyDiv w:val="1"/>
      <w:marLeft w:val="0"/>
      <w:marRight w:val="0"/>
      <w:marTop w:val="0"/>
      <w:marBottom w:val="0"/>
      <w:divBdr>
        <w:top w:val="none" w:sz="0" w:space="0" w:color="auto"/>
        <w:left w:val="none" w:sz="0" w:space="0" w:color="auto"/>
        <w:bottom w:val="none" w:sz="0" w:space="0" w:color="auto"/>
        <w:right w:val="none" w:sz="0" w:space="0" w:color="auto"/>
      </w:divBdr>
    </w:div>
    <w:div w:id="654455276">
      <w:bodyDiv w:val="1"/>
      <w:marLeft w:val="0"/>
      <w:marRight w:val="0"/>
      <w:marTop w:val="0"/>
      <w:marBottom w:val="0"/>
      <w:divBdr>
        <w:top w:val="none" w:sz="0" w:space="0" w:color="auto"/>
        <w:left w:val="none" w:sz="0" w:space="0" w:color="auto"/>
        <w:bottom w:val="none" w:sz="0" w:space="0" w:color="auto"/>
        <w:right w:val="none" w:sz="0" w:space="0" w:color="auto"/>
      </w:divBdr>
    </w:div>
    <w:div w:id="654801325">
      <w:bodyDiv w:val="1"/>
      <w:marLeft w:val="0"/>
      <w:marRight w:val="0"/>
      <w:marTop w:val="0"/>
      <w:marBottom w:val="0"/>
      <w:divBdr>
        <w:top w:val="none" w:sz="0" w:space="0" w:color="auto"/>
        <w:left w:val="none" w:sz="0" w:space="0" w:color="auto"/>
        <w:bottom w:val="none" w:sz="0" w:space="0" w:color="auto"/>
        <w:right w:val="none" w:sz="0" w:space="0" w:color="auto"/>
      </w:divBdr>
      <w:divsChild>
        <w:div w:id="143275352">
          <w:marLeft w:val="1166"/>
          <w:marRight w:val="0"/>
          <w:marTop w:val="96"/>
          <w:marBottom w:val="0"/>
          <w:divBdr>
            <w:top w:val="none" w:sz="0" w:space="0" w:color="auto"/>
            <w:left w:val="none" w:sz="0" w:space="0" w:color="auto"/>
            <w:bottom w:val="none" w:sz="0" w:space="0" w:color="auto"/>
            <w:right w:val="none" w:sz="0" w:space="0" w:color="auto"/>
          </w:divBdr>
        </w:div>
        <w:div w:id="488793567">
          <w:marLeft w:val="547"/>
          <w:marRight w:val="0"/>
          <w:marTop w:val="115"/>
          <w:marBottom w:val="0"/>
          <w:divBdr>
            <w:top w:val="none" w:sz="0" w:space="0" w:color="auto"/>
            <w:left w:val="none" w:sz="0" w:space="0" w:color="auto"/>
            <w:bottom w:val="none" w:sz="0" w:space="0" w:color="auto"/>
            <w:right w:val="none" w:sz="0" w:space="0" w:color="auto"/>
          </w:divBdr>
        </w:div>
        <w:div w:id="560486935">
          <w:marLeft w:val="547"/>
          <w:marRight w:val="0"/>
          <w:marTop w:val="115"/>
          <w:marBottom w:val="0"/>
          <w:divBdr>
            <w:top w:val="none" w:sz="0" w:space="0" w:color="auto"/>
            <w:left w:val="none" w:sz="0" w:space="0" w:color="auto"/>
            <w:bottom w:val="none" w:sz="0" w:space="0" w:color="auto"/>
            <w:right w:val="none" w:sz="0" w:space="0" w:color="auto"/>
          </w:divBdr>
        </w:div>
        <w:div w:id="928581500">
          <w:marLeft w:val="1166"/>
          <w:marRight w:val="0"/>
          <w:marTop w:val="96"/>
          <w:marBottom w:val="0"/>
          <w:divBdr>
            <w:top w:val="none" w:sz="0" w:space="0" w:color="auto"/>
            <w:left w:val="none" w:sz="0" w:space="0" w:color="auto"/>
            <w:bottom w:val="none" w:sz="0" w:space="0" w:color="auto"/>
            <w:right w:val="none" w:sz="0" w:space="0" w:color="auto"/>
          </w:divBdr>
        </w:div>
        <w:div w:id="1248732113">
          <w:marLeft w:val="1166"/>
          <w:marRight w:val="0"/>
          <w:marTop w:val="96"/>
          <w:marBottom w:val="0"/>
          <w:divBdr>
            <w:top w:val="none" w:sz="0" w:space="0" w:color="auto"/>
            <w:left w:val="none" w:sz="0" w:space="0" w:color="auto"/>
            <w:bottom w:val="none" w:sz="0" w:space="0" w:color="auto"/>
            <w:right w:val="none" w:sz="0" w:space="0" w:color="auto"/>
          </w:divBdr>
        </w:div>
        <w:div w:id="1602951021">
          <w:marLeft w:val="1166"/>
          <w:marRight w:val="0"/>
          <w:marTop w:val="96"/>
          <w:marBottom w:val="0"/>
          <w:divBdr>
            <w:top w:val="none" w:sz="0" w:space="0" w:color="auto"/>
            <w:left w:val="none" w:sz="0" w:space="0" w:color="auto"/>
            <w:bottom w:val="none" w:sz="0" w:space="0" w:color="auto"/>
            <w:right w:val="none" w:sz="0" w:space="0" w:color="auto"/>
          </w:divBdr>
        </w:div>
        <w:div w:id="1677076493">
          <w:marLeft w:val="1166"/>
          <w:marRight w:val="0"/>
          <w:marTop w:val="96"/>
          <w:marBottom w:val="0"/>
          <w:divBdr>
            <w:top w:val="none" w:sz="0" w:space="0" w:color="auto"/>
            <w:left w:val="none" w:sz="0" w:space="0" w:color="auto"/>
            <w:bottom w:val="none" w:sz="0" w:space="0" w:color="auto"/>
            <w:right w:val="none" w:sz="0" w:space="0" w:color="auto"/>
          </w:divBdr>
        </w:div>
        <w:div w:id="2097163181">
          <w:marLeft w:val="1166"/>
          <w:marRight w:val="0"/>
          <w:marTop w:val="96"/>
          <w:marBottom w:val="0"/>
          <w:divBdr>
            <w:top w:val="none" w:sz="0" w:space="0" w:color="auto"/>
            <w:left w:val="none" w:sz="0" w:space="0" w:color="auto"/>
            <w:bottom w:val="none" w:sz="0" w:space="0" w:color="auto"/>
            <w:right w:val="none" w:sz="0" w:space="0" w:color="auto"/>
          </w:divBdr>
        </w:div>
      </w:divsChild>
    </w:div>
    <w:div w:id="655381052">
      <w:bodyDiv w:val="1"/>
      <w:marLeft w:val="0"/>
      <w:marRight w:val="0"/>
      <w:marTop w:val="0"/>
      <w:marBottom w:val="0"/>
      <w:divBdr>
        <w:top w:val="none" w:sz="0" w:space="0" w:color="auto"/>
        <w:left w:val="none" w:sz="0" w:space="0" w:color="auto"/>
        <w:bottom w:val="none" w:sz="0" w:space="0" w:color="auto"/>
        <w:right w:val="none" w:sz="0" w:space="0" w:color="auto"/>
      </w:divBdr>
    </w:div>
    <w:div w:id="655570174">
      <w:bodyDiv w:val="1"/>
      <w:marLeft w:val="0"/>
      <w:marRight w:val="0"/>
      <w:marTop w:val="0"/>
      <w:marBottom w:val="0"/>
      <w:divBdr>
        <w:top w:val="none" w:sz="0" w:space="0" w:color="auto"/>
        <w:left w:val="none" w:sz="0" w:space="0" w:color="auto"/>
        <w:bottom w:val="none" w:sz="0" w:space="0" w:color="auto"/>
        <w:right w:val="none" w:sz="0" w:space="0" w:color="auto"/>
      </w:divBdr>
    </w:div>
    <w:div w:id="655840457">
      <w:bodyDiv w:val="1"/>
      <w:marLeft w:val="0"/>
      <w:marRight w:val="0"/>
      <w:marTop w:val="0"/>
      <w:marBottom w:val="0"/>
      <w:divBdr>
        <w:top w:val="none" w:sz="0" w:space="0" w:color="auto"/>
        <w:left w:val="none" w:sz="0" w:space="0" w:color="auto"/>
        <w:bottom w:val="none" w:sz="0" w:space="0" w:color="auto"/>
        <w:right w:val="none" w:sz="0" w:space="0" w:color="auto"/>
      </w:divBdr>
    </w:div>
    <w:div w:id="656419109">
      <w:bodyDiv w:val="1"/>
      <w:marLeft w:val="0"/>
      <w:marRight w:val="0"/>
      <w:marTop w:val="0"/>
      <w:marBottom w:val="0"/>
      <w:divBdr>
        <w:top w:val="none" w:sz="0" w:space="0" w:color="auto"/>
        <w:left w:val="none" w:sz="0" w:space="0" w:color="auto"/>
        <w:bottom w:val="none" w:sz="0" w:space="0" w:color="auto"/>
        <w:right w:val="none" w:sz="0" w:space="0" w:color="auto"/>
      </w:divBdr>
    </w:div>
    <w:div w:id="656693817">
      <w:bodyDiv w:val="1"/>
      <w:marLeft w:val="0"/>
      <w:marRight w:val="0"/>
      <w:marTop w:val="0"/>
      <w:marBottom w:val="0"/>
      <w:divBdr>
        <w:top w:val="none" w:sz="0" w:space="0" w:color="auto"/>
        <w:left w:val="none" w:sz="0" w:space="0" w:color="auto"/>
        <w:bottom w:val="none" w:sz="0" w:space="0" w:color="auto"/>
        <w:right w:val="none" w:sz="0" w:space="0" w:color="auto"/>
      </w:divBdr>
    </w:div>
    <w:div w:id="657659825">
      <w:bodyDiv w:val="1"/>
      <w:marLeft w:val="0"/>
      <w:marRight w:val="0"/>
      <w:marTop w:val="0"/>
      <w:marBottom w:val="0"/>
      <w:divBdr>
        <w:top w:val="none" w:sz="0" w:space="0" w:color="auto"/>
        <w:left w:val="none" w:sz="0" w:space="0" w:color="auto"/>
        <w:bottom w:val="none" w:sz="0" w:space="0" w:color="auto"/>
        <w:right w:val="none" w:sz="0" w:space="0" w:color="auto"/>
      </w:divBdr>
    </w:div>
    <w:div w:id="657880833">
      <w:bodyDiv w:val="1"/>
      <w:marLeft w:val="0"/>
      <w:marRight w:val="0"/>
      <w:marTop w:val="0"/>
      <w:marBottom w:val="0"/>
      <w:divBdr>
        <w:top w:val="none" w:sz="0" w:space="0" w:color="auto"/>
        <w:left w:val="none" w:sz="0" w:space="0" w:color="auto"/>
        <w:bottom w:val="none" w:sz="0" w:space="0" w:color="auto"/>
        <w:right w:val="none" w:sz="0" w:space="0" w:color="auto"/>
      </w:divBdr>
    </w:div>
    <w:div w:id="658851465">
      <w:bodyDiv w:val="1"/>
      <w:marLeft w:val="0"/>
      <w:marRight w:val="0"/>
      <w:marTop w:val="0"/>
      <w:marBottom w:val="0"/>
      <w:divBdr>
        <w:top w:val="none" w:sz="0" w:space="0" w:color="auto"/>
        <w:left w:val="none" w:sz="0" w:space="0" w:color="auto"/>
        <w:bottom w:val="none" w:sz="0" w:space="0" w:color="auto"/>
        <w:right w:val="none" w:sz="0" w:space="0" w:color="auto"/>
      </w:divBdr>
    </w:div>
    <w:div w:id="659384981">
      <w:bodyDiv w:val="1"/>
      <w:marLeft w:val="0"/>
      <w:marRight w:val="0"/>
      <w:marTop w:val="0"/>
      <w:marBottom w:val="0"/>
      <w:divBdr>
        <w:top w:val="none" w:sz="0" w:space="0" w:color="auto"/>
        <w:left w:val="none" w:sz="0" w:space="0" w:color="auto"/>
        <w:bottom w:val="none" w:sz="0" w:space="0" w:color="auto"/>
        <w:right w:val="none" w:sz="0" w:space="0" w:color="auto"/>
      </w:divBdr>
    </w:div>
    <w:div w:id="659652349">
      <w:bodyDiv w:val="1"/>
      <w:marLeft w:val="0"/>
      <w:marRight w:val="0"/>
      <w:marTop w:val="0"/>
      <w:marBottom w:val="0"/>
      <w:divBdr>
        <w:top w:val="none" w:sz="0" w:space="0" w:color="auto"/>
        <w:left w:val="none" w:sz="0" w:space="0" w:color="auto"/>
        <w:bottom w:val="none" w:sz="0" w:space="0" w:color="auto"/>
        <w:right w:val="none" w:sz="0" w:space="0" w:color="auto"/>
      </w:divBdr>
    </w:div>
    <w:div w:id="659695399">
      <w:bodyDiv w:val="1"/>
      <w:marLeft w:val="0"/>
      <w:marRight w:val="0"/>
      <w:marTop w:val="0"/>
      <w:marBottom w:val="0"/>
      <w:divBdr>
        <w:top w:val="none" w:sz="0" w:space="0" w:color="auto"/>
        <w:left w:val="none" w:sz="0" w:space="0" w:color="auto"/>
        <w:bottom w:val="none" w:sz="0" w:space="0" w:color="auto"/>
        <w:right w:val="none" w:sz="0" w:space="0" w:color="auto"/>
      </w:divBdr>
    </w:div>
    <w:div w:id="660541090">
      <w:bodyDiv w:val="1"/>
      <w:marLeft w:val="0"/>
      <w:marRight w:val="0"/>
      <w:marTop w:val="0"/>
      <w:marBottom w:val="0"/>
      <w:divBdr>
        <w:top w:val="none" w:sz="0" w:space="0" w:color="auto"/>
        <w:left w:val="none" w:sz="0" w:space="0" w:color="auto"/>
        <w:bottom w:val="none" w:sz="0" w:space="0" w:color="auto"/>
        <w:right w:val="none" w:sz="0" w:space="0" w:color="auto"/>
      </w:divBdr>
      <w:divsChild>
        <w:div w:id="2098209378">
          <w:marLeft w:val="0"/>
          <w:marRight w:val="0"/>
          <w:marTop w:val="0"/>
          <w:marBottom w:val="0"/>
          <w:divBdr>
            <w:top w:val="none" w:sz="0" w:space="0" w:color="auto"/>
            <w:left w:val="none" w:sz="0" w:space="0" w:color="auto"/>
            <w:bottom w:val="none" w:sz="0" w:space="0" w:color="auto"/>
            <w:right w:val="none" w:sz="0" w:space="0" w:color="auto"/>
          </w:divBdr>
          <w:divsChild>
            <w:div w:id="171449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205584">
      <w:bodyDiv w:val="1"/>
      <w:marLeft w:val="0"/>
      <w:marRight w:val="0"/>
      <w:marTop w:val="0"/>
      <w:marBottom w:val="0"/>
      <w:divBdr>
        <w:top w:val="none" w:sz="0" w:space="0" w:color="auto"/>
        <w:left w:val="none" w:sz="0" w:space="0" w:color="auto"/>
        <w:bottom w:val="none" w:sz="0" w:space="0" w:color="auto"/>
        <w:right w:val="none" w:sz="0" w:space="0" w:color="auto"/>
      </w:divBdr>
    </w:div>
    <w:div w:id="661280839">
      <w:bodyDiv w:val="1"/>
      <w:marLeft w:val="0"/>
      <w:marRight w:val="0"/>
      <w:marTop w:val="0"/>
      <w:marBottom w:val="0"/>
      <w:divBdr>
        <w:top w:val="none" w:sz="0" w:space="0" w:color="auto"/>
        <w:left w:val="none" w:sz="0" w:space="0" w:color="auto"/>
        <w:bottom w:val="none" w:sz="0" w:space="0" w:color="auto"/>
        <w:right w:val="none" w:sz="0" w:space="0" w:color="auto"/>
      </w:divBdr>
    </w:div>
    <w:div w:id="661809447">
      <w:bodyDiv w:val="1"/>
      <w:marLeft w:val="0"/>
      <w:marRight w:val="0"/>
      <w:marTop w:val="0"/>
      <w:marBottom w:val="0"/>
      <w:divBdr>
        <w:top w:val="none" w:sz="0" w:space="0" w:color="auto"/>
        <w:left w:val="none" w:sz="0" w:space="0" w:color="auto"/>
        <w:bottom w:val="none" w:sz="0" w:space="0" w:color="auto"/>
        <w:right w:val="none" w:sz="0" w:space="0" w:color="auto"/>
      </w:divBdr>
    </w:div>
    <w:div w:id="662120860">
      <w:bodyDiv w:val="1"/>
      <w:marLeft w:val="0"/>
      <w:marRight w:val="0"/>
      <w:marTop w:val="0"/>
      <w:marBottom w:val="0"/>
      <w:divBdr>
        <w:top w:val="none" w:sz="0" w:space="0" w:color="auto"/>
        <w:left w:val="none" w:sz="0" w:space="0" w:color="auto"/>
        <w:bottom w:val="none" w:sz="0" w:space="0" w:color="auto"/>
        <w:right w:val="none" w:sz="0" w:space="0" w:color="auto"/>
      </w:divBdr>
    </w:div>
    <w:div w:id="662585639">
      <w:bodyDiv w:val="1"/>
      <w:marLeft w:val="0"/>
      <w:marRight w:val="0"/>
      <w:marTop w:val="0"/>
      <w:marBottom w:val="0"/>
      <w:divBdr>
        <w:top w:val="none" w:sz="0" w:space="0" w:color="auto"/>
        <w:left w:val="none" w:sz="0" w:space="0" w:color="auto"/>
        <w:bottom w:val="none" w:sz="0" w:space="0" w:color="auto"/>
        <w:right w:val="none" w:sz="0" w:space="0" w:color="auto"/>
      </w:divBdr>
    </w:div>
    <w:div w:id="662705837">
      <w:bodyDiv w:val="1"/>
      <w:marLeft w:val="0"/>
      <w:marRight w:val="0"/>
      <w:marTop w:val="0"/>
      <w:marBottom w:val="0"/>
      <w:divBdr>
        <w:top w:val="none" w:sz="0" w:space="0" w:color="auto"/>
        <w:left w:val="none" w:sz="0" w:space="0" w:color="auto"/>
        <w:bottom w:val="none" w:sz="0" w:space="0" w:color="auto"/>
        <w:right w:val="none" w:sz="0" w:space="0" w:color="auto"/>
      </w:divBdr>
    </w:div>
    <w:div w:id="663046913">
      <w:bodyDiv w:val="1"/>
      <w:marLeft w:val="0"/>
      <w:marRight w:val="0"/>
      <w:marTop w:val="0"/>
      <w:marBottom w:val="0"/>
      <w:divBdr>
        <w:top w:val="none" w:sz="0" w:space="0" w:color="auto"/>
        <w:left w:val="none" w:sz="0" w:space="0" w:color="auto"/>
        <w:bottom w:val="none" w:sz="0" w:space="0" w:color="auto"/>
        <w:right w:val="none" w:sz="0" w:space="0" w:color="auto"/>
      </w:divBdr>
    </w:div>
    <w:div w:id="663974211">
      <w:bodyDiv w:val="1"/>
      <w:marLeft w:val="0"/>
      <w:marRight w:val="0"/>
      <w:marTop w:val="0"/>
      <w:marBottom w:val="0"/>
      <w:divBdr>
        <w:top w:val="none" w:sz="0" w:space="0" w:color="auto"/>
        <w:left w:val="none" w:sz="0" w:space="0" w:color="auto"/>
        <w:bottom w:val="none" w:sz="0" w:space="0" w:color="auto"/>
        <w:right w:val="none" w:sz="0" w:space="0" w:color="auto"/>
      </w:divBdr>
      <w:divsChild>
        <w:div w:id="125852690">
          <w:marLeft w:val="1166"/>
          <w:marRight w:val="0"/>
          <w:marTop w:val="106"/>
          <w:marBottom w:val="0"/>
          <w:divBdr>
            <w:top w:val="none" w:sz="0" w:space="0" w:color="auto"/>
            <w:left w:val="none" w:sz="0" w:space="0" w:color="auto"/>
            <w:bottom w:val="none" w:sz="0" w:space="0" w:color="auto"/>
            <w:right w:val="none" w:sz="0" w:space="0" w:color="auto"/>
          </w:divBdr>
        </w:div>
        <w:div w:id="345715449">
          <w:marLeft w:val="1800"/>
          <w:marRight w:val="0"/>
          <w:marTop w:val="86"/>
          <w:marBottom w:val="0"/>
          <w:divBdr>
            <w:top w:val="none" w:sz="0" w:space="0" w:color="auto"/>
            <w:left w:val="none" w:sz="0" w:space="0" w:color="auto"/>
            <w:bottom w:val="none" w:sz="0" w:space="0" w:color="auto"/>
            <w:right w:val="none" w:sz="0" w:space="0" w:color="auto"/>
          </w:divBdr>
        </w:div>
        <w:div w:id="1145505825">
          <w:marLeft w:val="547"/>
          <w:marRight w:val="0"/>
          <w:marTop w:val="96"/>
          <w:marBottom w:val="0"/>
          <w:divBdr>
            <w:top w:val="none" w:sz="0" w:space="0" w:color="auto"/>
            <w:left w:val="none" w:sz="0" w:space="0" w:color="auto"/>
            <w:bottom w:val="none" w:sz="0" w:space="0" w:color="auto"/>
            <w:right w:val="none" w:sz="0" w:space="0" w:color="auto"/>
          </w:divBdr>
        </w:div>
        <w:div w:id="1471828279">
          <w:marLeft w:val="1800"/>
          <w:marRight w:val="0"/>
          <w:marTop w:val="86"/>
          <w:marBottom w:val="0"/>
          <w:divBdr>
            <w:top w:val="none" w:sz="0" w:space="0" w:color="auto"/>
            <w:left w:val="none" w:sz="0" w:space="0" w:color="auto"/>
            <w:bottom w:val="none" w:sz="0" w:space="0" w:color="auto"/>
            <w:right w:val="none" w:sz="0" w:space="0" w:color="auto"/>
          </w:divBdr>
        </w:div>
        <w:div w:id="1848786664">
          <w:marLeft w:val="1166"/>
          <w:marRight w:val="0"/>
          <w:marTop w:val="86"/>
          <w:marBottom w:val="0"/>
          <w:divBdr>
            <w:top w:val="none" w:sz="0" w:space="0" w:color="auto"/>
            <w:left w:val="none" w:sz="0" w:space="0" w:color="auto"/>
            <w:bottom w:val="none" w:sz="0" w:space="0" w:color="auto"/>
            <w:right w:val="none" w:sz="0" w:space="0" w:color="auto"/>
          </w:divBdr>
        </w:div>
        <w:div w:id="1894847153">
          <w:marLeft w:val="1800"/>
          <w:marRight w:val="0"/>
          <w:marTop w:val="86"/>
          <w:marBottom w:val="0"/>
          <w:divBdr>
            <w:top w:val="none" w:sz="0" w:space="0" w:color="auto"/>
            <w:left w:val="none" w:sz="0" w:space="0" w:color="auto"/>
            <w:bottom w:val="none" w:sz="0" w:space="0" w:color="auto"/>
            <w:right w:val="none" w:sz="0" w:space="0" w:color="auto"/>
          </w:divBdr>
        </w:div>
        <w:div w:id="1955749959">
          <w:marLeft w:val="1166"/>
          <w:marRight w:val="0"/>
          <w:marTop w:val="86"/>
          <w:marBottom w:val="0"/>
          <w:divBdr>
            <w:top w:val="none" w:sz="0" w:space="0" w:color="auto"/>
            <w:left w:val="none" w:sz="0" w:space="0" w:color="auto"/>
            <w:bottom w:val="none" w:sz="0" w:space="0" w:color="auto"/>
            <w:right w:val="none" w:sz="0" w:space="0" w:color="auto"/>
          </w:divBdr>
        </w:div>
        <w:div w:id="2038386561">
          <w:marLeft w:val="1166"/>
          <w:marRight w:val="0"/>
          <w:marTop w:val="86"/>
          <w:marBottom w:val="0"/>
          <w:divBdr>
            <w:top w:val="none" w:sz="0" w:space="0" w:color="auto"/>
            <w:left w:val="none" w:sz="0" w:space="0" w:color="auto"/>
            <w:bottom w:val="none" w:sz="0" w:space="0" w:color="auto"/>
            <w:right w:val="none" w:sz="0" w:space="0" w:color="auto"/>
          </w:divBdr>
        </w:div>
        <w:div w:id="2111779656">
          <w:marLeft w:val="1166"/>
          <w:marRight w:val="0"/>
          <w:marTop w:val="86"/>
          <w:marBottom w:val="0"/>
          <w:divBdr>
            <w:top w:val="none" w:sz="0" w:space="0" w:color="auto"/>
            <w:left w:val="none" w:sz="0" w:space="0" w:color="auto"/>
            <w:bottom w:val="none" w:sz="0" w:space="0" w:color="auto"/>
            <w:right w:val="none" w:sz="0" w:space="0" w:color="auto"/>
          </w:divBdr>
        </w:div>
      </w:divsChild>
    </w:div>
    <w:div w:id="664670192">
      <w:bodyDiv w:val="1"/>
      <w:marLeft w:val="0"/>
      <w:marRight w:val="0"/>
      <w:marTop w:val="0"/>
      <w:marBottom w:val="0"/>
      <w:divBdr>
        <w:top w:val="none" w:sz="0" w:space="0" w:color="auto"/>
        <w:left w:val="none" w:sz="0" w:space="0" w:color="auto"/>
        <w:bottom w:val="none" w:sz="0" w:space="0" w:color="auto"/>
        <w:right w:val="none" w:sz="0" w:space="0" w:color="auto"/>
      </w:divBdr>
    </w:div>
    <w:div w:id="664944233">
      <w:bodyDiv w:val="1"/>
      <w:marLeft w:val="0"/>
      <w:marRight w:val="0"/>
      <w:marTop w:val="0"/>
      <w:marBottom w:val="0"/>
      <w:divBdr>
        <w:top w:val="none" w:sz="0" w:space="0" w:color="auto"/>
        <w:left w:val="none" w:sz="0" w:space="0" w:color="auto"/>
        <w:bottom w:val="none" w:sz="0" w:space="0" w:color="auto"/>
        <w:right w:val="none" w:sz="0" w:space="0" w:color="auto"/>
      </w:divBdr>
    </w:div>
    <w:div w:id="665550082">
      <w:bodyDiv w:val="1"/>
      <w:marLeft w:val="0"/>
      <w:marRight w:val="0"/>
      <w:marTop w:val="0"/>
      <w:marBottom w:val="0"/>
      <w:divBdr>
        <w:top w:val="none" w:sz="0" w:space="0" w:color="auto"/>
        <w:left w:val="none" w:sz="0" w:space="0" w:color="auto"/>
        <w:bottom w:val="none" w:sz="0" w:space="0" w:color="auto"/>
        <w:right w:val="none" w:sz="0" w:space="0" w:color="auto"/>
      </w:divBdr>
    </w:div>
    <w:div w:id="665984133">
      <w:bodyDiv w:val="1"/>
      <w:marLeft w:val="0"/>
      <w:marRight w:val="0"/>
      <w:marTop w:val="0"/>
      <w:marBottom w:val="0"/>
      <w:divBdr>
        <w:top w:val="none" w:sz="0" w:space="0" w:color="auto"/>
        <w:left w:val="none" w:sz="0" w:space="0" w:color="auto"/>
        <w:bottom w:val="none" w:sz="0" w:space="0" w:color="auto"/>
        <w:right w:val="none" w:sz="0" w:space="0" w:color="auto"/>
      </w:divBdr>
    </w:div>
    <w:div w:id="668212361">
      <w:bodyDiv w:val="1"/>
      <w:marLeft w:val="0"/>
      <w:marRight w:val="0"/>
      <w:marTop w:val="0"/>
      <w:marBottom w:val="0"/>
      <w:divBdr>
        <w:top w:val="none" w:sz="0" w:space="0" w:color="auto"/>
        <w:left w:val="none" w:sz="0" w:space="0" w:color="auto"/>
        <w:bottom w:val="none" w:sz="0" w:space="0" w:color="auto"/>
        <w:right w:val="none" w:sz="0" w:space="0" w:color="auto"/>
      </w:divBdr>
      <w:divsChild>
        <w:div w:id="89199235">
          <w:marLeft w:val="1800"/>
          <w:marRight w:val="0"/>
          <w:marTop w:val="86"/>
          <w:marBottom w:val="0"/>
          <w:divBdr>
            <w:top w:val="none" w:sz="0" w:space="0" w:color="auto"/>
            <w:left w:val="none" w:sz="0" w:space="0" w:color="auto"/>
            <w:bottom w:val="none" w:sz="0" w:space="0" w:color="auto"/>
            <w:right w:val="none" w:sz="0" w:space="0" w:color="auto"/>
          </w:divBdr>
        </w:div>
        <w:div w:id="413284651">
          <w:marLeft w:val="1800"/>
          <w:marRight w:val="0"/>
          <w:marTop w:val="86"/>
          <w:marBottom w:val="0"/>
          <w:divBdr>
            <w:top w:val="none" w:sz="0" w:space="0" w:color="auto"/>
            <w:left w:val="none" w:sz="0" w:space="0" w:color="auto"/>
            <w:bottom w:val="none" w:sz="0" w:space="0" w:color="auto"/>
            <w:right w:val="none" w:sz="0" w:space="0" w:color="auto"/>
          </w:divBdr>
        </w:div>
        <w:div w:id="476647484">
          <w:marLeft w:val="1166"/>
          <w:marRight w:val="0"/>
          <w:marTop w:val="86"/>
          <w:marBottom w:val="0"/>
          <w:divBdr>
            <w:top w:val="none" w:sz="0" w:space="0" w:color="auto"/>
            <w:left w:val="none" w:sz="0" w:space="0" w:color="auto"/>
            <w:bottom w:val="none" w:sz="0" w:space="0" w:color="auto"/>
            <w:right w:val="none" w:sz="0" w:space="0" w:color="auto"/>
          </w:divBdr>
        </w:div>
        <w:div w:id="715930600">
          <w:marLeft w:val="1800"/>
          <w:marRight w:val="0"/>
          <w:marTop w:val="86"/>
          <w:marBottom w:val="0"/>
          <w:divBdr>
            <w:top w:val="none" w:sz="0" w:space="0" w:color="auto"/>
            <w:left w:val="none" w:sz="0" w:space="0" w:color="auto"/>
            <w:bottom w:val="none" w:sz="0" w:space="0" w:color="auto"/>
            <w:right w:val="none" w:sz="0" w:space="0" w:color="auto"/>
          </w:divBdr>
        </w:div>
        <w:div w:id="1125076806">
          <w:marLeft w:val="1800"/>
          <w:marRight w:val="0"/>
          <w:marTop w:val="86"/>
          <w:marBottom w:val="0"/>
          <w:divBdr>
            <w:top w:val="none" w:sz="0" w:space="0" w:color="auto"/>
            <w:left w:val="none" w:sz="0" w:space="0" w:color="auto"/>
            <w:bottom w:val="none" w:sz="0" w:space="0" w:color="auto"/>
            <w:right w:val="none" w:sz="0" w:space="0" w:color="auto"/>
          </w:divBdr>
        </w:div>
        <w:div w:id="1385829220">
          <w:marLeft w:val="1166"/>
          <w:marRight w:val="0"/>
          <w:marTop w:val="86"/>
          <w:marBottom w:val="0"/>
          <w:divBdr>
            <w:top w:val="none" w:sz="0" w:space="0" w:color="auto"/>
            <w:left w:val="none" w:sz="0" w:space="0" w:color="auto"/>
            <w:bottom w:val="none" w:sz="0" w:space="0" w:color="auto"/>
            <w:right w:val="none" w:sz="0" w:space="0" w:color="auto"/>
          </w:divBdr>
        </w:div>
        <w:div w:id="1894460477">
          <w:marLeft w:val="1800"/>
          <w:marRight w:val="0"/>
          <w:marTop w:val="86"/>
          <w:marBottom w:val="0"/>
          <w:divBdr>
            <w:top w:val="none" w:sz="0" w:space="0" w:color="auto"/>
            <w:left w:val="none" w:sz="0" w:space="0" w:color="auto"/>
            <w:bottom w:val="none" w:sz="0" w:space="0" w:color="auto"/>
            <w:right w:val="none" w:sz="0" w:space="0" w:color="auto"/>
          </w:divBdr>
        </w:div>
        <w:div w:id="1961960206">
          <w:marLeft w:val="1166"/>
          <w:marRight w:val="0"/>
          <w:marTop w:val="86"/>
          <w:marBottom w:val="0"/>
          <w:divBdr>
            <w:top w:val="none" w:sz="0" w:space="0" w:color="auto"/>
            <w:left w:val="none" w:sz="0" w:space="0" w:color="auto"/>
            <w:bottom w:val="none" w:sz="0" w:space="0" w:color="auto"/>
            <w:right w:val="none" w:sz="0" w:space="0" w:color="auto"/>
          </w:divBdr>
        </w:div>
      </w:divsChild>
    </w:div>
    <w:div w:id="668363626">
      <w:bodyDiv w:val="1"/>
      <w:marLeft w:val="0"/>
      <w:marRight w:val="0"/>
      <w:marTop w:val="0"/>
      <w:marBottom w:val="0"/>
      <w:divBdr>
        <w:top w:val="none" w:sz="0" w:space="0" w:color="auto"/>
        <w:left w:val="none" w:sz="0" w:space="0" w:color="auto"/>
        <w:bottom w:val="none" w:sz="0" w:space="0" w:color="auto"/>
        <w:right w:val="none" w:sz="0" w:space="0" w:color="auto"/>
      </w:divBdr>
    </w:div>
    <w:div w:id="669214728">
      <w:bodyDiv w:val="1"/>
      <w:marLeft w:val="0"/>
      <w:marRight w:val="0"/>
      <w:marTop w:val="0"/>
      <w:marBottom w:val="0"/>
      <w:divBdr>
        <w:top w:val="none" w:sz="0" w:space="0" w:color="auto"/>
        <w:left w:val="none" w:sz="0" w:space="0" w:color="auto"/>
        <w:bottom w:val="none" w:sz="0" w:space="0" w:color="auto"/>
        <w:right w:val="none" w:sz="0" w:space="0" w:color="auto"/>
      </w:divBdr>
    </w:div>
    <w:div w:id="670185949">
      <w:bodyDiv w:val="1"/>
      <w:marLeft w:val="0"/>
      <w:marRight w:val="0"/>
      <w:marTop w:val="0"/>
      <w:marBottom w:val="0"/>
      <w:divBdr>
        <w:top w:val="none" w:sz="0" w:space="0" w:color="auto"/>
        <w:left w:val="none" w:sz="0" w:space="0" w:color="auto"/>
        <w:bottom w:val="none" w:sz="0" w:space="0" w:color="auto"/>
        <w:right w:val="none" w:sz="0" w:space="0" w:color="auto"/>
      </w:divBdr>
    </w:div>
    <w:div w:id="670378523">
      <w:bodyDiv w:val="1"/>
      <w:marLeft w:val="0"/>
      <w:marRight w:val="0"/>
      <w:marTop w:val="0"/>
      <w:marBottom w:val="0"/>
      <w:divBdr>
        <w:top w:val="none" w:sz="0" w:space="0" w:color="auto"/>
        <w:left w:val="none" w:sz="0" w:space="0" w:color="auto"/>
        <w:bottom w:val="none" w:sz="0" w:space="0" w:color="auto"/>
        <w:right w:val="none" w:sz="0" w:space="0" w:color="auto"/>
      </w:divBdr>
      <w:divsChild>
        <w:div w:id="972322692">
          <w:marLeft w:val="1166"/>
          <w:marRight w:val="0"/>
          <w:marTop w:val="96"/>
          <w:marBottom w:val="0"/>
          <w:divBdr>
            <w:top w:val="none" w:sz="0" w:space="0" w:color="auto"/>
            <w:left w:val="none" w:sz="0" w:space="0" w:color="auto"/>
            <w:bottom w:val="none" w:sz="0" w:space="0" w:color="auto"/>
            <w:right w:val="none" w:sz="0" w:space="0" w:color="auto"/>
          </w:divBdr>
        </w:div>
      </w:divsChild>
    </w:div>
    <w:div w:id="670526378">
      <w:bodyDiv w:val="1"/>
      <w:marLeft w:val="0"/>
      <w:marRight w:val="0"/>
      <w:marTop w:val="0"/>
      <w:marBottom w:val="0"/>
      <w:divBdr>
        <w:top w:val="none" w:sz="0" w:space="0" w:color="auto"/>
        <w:left w:val="none" w:sz="0" w:space="0" w:color="auto"/>
        <w:bottom w:val="none" w:sz="0" w:space="0" w:color="auto"/>
        <w:right w:val="none" w:sz="0" w:space="0" w:color="auto"/>
      </w:divBdr>
    </w:div>
    <w:div w:id="671228329">
      <w:bodyDiv w:val="1"/>
      <w:marLeft w:val="0"/>
      <w:marRight w:val="0"/>
      <w:marTop w:val="0"/>
      <w:marBottom w:val="0"/>
      <w:divBdr>
        <w:top w:val="none" w:sz="0" w:space="0" w:color="auto"/>
        <w:left w:val="none" w:sz="0" w:space="0" w:color="auto"/>
        <w:bottom w:val="none" w:sz="0" w:space="0" w:color="auto"/>
        <w:right w:val="none" w:sz="0" w:space="0" w:color="auto"/>
      </w:divBdr>
    </w:div>
    <w:div w:id="671563539">
      <w:bodyDiv w:val="1"/>
      <w:marLeft w:val="0"/>
      <w:marRight w:val="0"/>
      <w:marTop w:val="0"/>
      <w:marBottom w:val="0"/>
      <w:divBdr>
        <w:top w:val="none" w:sz="0" w:space="0" w:color="auto"/>
        <w:left w:val="none" w:sz="0" w:space="0" w:color="auto"/>
        <w:bottom w:val="none" w:sz="0" w:space="0" w:color="auto"/>
        <w:right w:val="none" w:sz="0" w:space="0" w:color="auto"/>
      </w:divBdr>
    </w:div>
    <w:div w:id="671759220">
      <w:bodyDiv w:val="1"/>
      <w:marLeft w:val="0"/>
      <w:marRight w:val="0"/>
      <w:marTop w:val="0"/>
      <w:marBottom w:val="0"/>
      <w:divBdr>
        <w:top w:val="none" w:sz="0" w:space="0" w:color="auto"/>
        <w:left w:val="none" w:sz="0" w:space="0" w:color="auto"/>
        <w:bottom w:val="none" w:sz="0" w:space="0" w:color="auto"/>
        <w:right w:val="none" w:sz="0" w:space="0" w:color="auto"/>
      </w:divBdr>
      <w:divsChild>
        <w:div w:id="232667375">
          <w:marLeft w:val="547"/>
          <w:marRight w:val="0"/>
          <w:marTop w:val="115"/>
          <w:marBottom w:val="0"/>
          <w:divBdr>
            <w:top w:val="none" w:sz="0" w:space="0" w:color="auto"/>
            <w:left w:val="none" w:sz="0" w:space="0" w:color="auto"/>
            <w:bottom w:val="none" w:sz="0" w:space="0" w:color="auto"/>
            <w:right w:val="none" w:sz="0" w:space="0" w:color="auto"/>
          </w:divBdr>
        </w:div>
        <w:div w:id="1222247482">
          <w:marLeft w:val="1800"/>
          <w:marRight w:val="0"/>
          <w:marTop w:val="86"/>
          <w:marBottom w:val="0"/>
          <w:divBdr>
            <w:top w:val="none" w:sz="0" w:space="0" w:color="auto"/>
            <w:left w:val="none" w:sz="0" w:space="0" w:color="auto"/>
            <w:bottom w:val="none" w:sz="0" w:space="0" w:color="auto"/>
            <w:right w:val="none" w:sz="0" w:space="0" w:color="auto"/>
          </w:divBdr>
        </w:div>
        <w:div w:id="1728915587">
          <w:marLeft w:val="1166"/>
          <w:marRight w:val="0"/>
          <w:marTop w:val="96"/>
          <w:marBottom w:val="0"/>
          <w:divBdr>
            <w:top w:val="none" w:sz="0" w:space="0" w:color="auto"/>
            <w:left w:val="none" w:sz="0" w:space="0" w:color="auto"/>
            <w:bottom w:val="none" w:sz="0" w:space="0" w:color="auto"/>
            <w:right w:val="none" w:sz="0" w:space="0" w:color="auto"/>
          </w:divBdr>
        </w:div>
      </w:divsChild>
    </w:div>
    <w:div w:id="673651248">
      <w:bodyDiv w:val="1"/>
      <w:marLeft w:val="0"/>
      <w:marRight w:val="0"/>
      <w:marTop w:val="0"/>
      <w:marBottom w:val="0"/>
      <w:divBdr>
        <w:top w:val="none" w:sz="0" w:space="0" w:color="auto"/>
        <w:left w:val="none" w:sz="0" w:space="0" w:color="auto"/>
        <w:bottom w:val="none" w:sz="0" w:space="0" w:color="auto"/>
        <w:right w:val="none" w:sz="0" w:space="0" w:color="auto"/>
      </w:divBdr>
    </w:div>
    <w:div w:id="673805316">
      <w:bodyDiv w:val="1"/>
      <w:marLeft w:val="0"/>
      <w:marRight w:val="0"/>
      <w:marTop w:val="0"/>
      <w:marBottom w:val="0"/>
      <w:divBdr>
        <w:top w:val="none" w:sz="0" w:space="0" w:color="auto"/>
        <w:left w:val="none" w:sz="0" w:space="0" w:color="auto"/>
        <w:bottom w:val="none" w:sz="0" w:space="0" w:color="auto"/>
        <w:right w:val="none" w:sz="0" w:space="0" w:color="auto"/>
      </w:divBdr>
    </w:div>
    <w:div w:id="676423449">
      <w:bodyDiv w:val="1"/>
      <w:marLeft w:val="0"/>
      <w:marRight w:val="0"/>
      <w:marTop w:val="0"/>
      <w:marBottom w:val="0"/>
      <w:divBdr>
        <w:top w:val="none" w:sz="0" w:space="0" w:color="auto"/>
        <w:left w:val="none" w:sz="0" w:space="0" w:color="auto"/>
        <w:bottom w:val="none" w:sz="0" w:space="0" w:color="auto"/>
        <w:right w:val="none" w:sz="0" w:space="0" w:color="auto"/>
      </w:divBdr>
    </w:div>
    <w:div w:id="678314484">
      <w:bodyDiv w:val="1"/>
      <w:marLeft w:val="0"/>
      <w:marRight w:val="0"/>
      <w:marTop w:val="0"/>
      <w:marBottom w:val="0"/>
      <w:divBdr>
        <w:top w:val="none" w:sz="0" w:space="0" w:color="auto"/>
        <w:left w:val="none" w:sz="0" w:space="0" w:color="auto"/>
        <w:bottom w:val="none" w:sz="0" w:space="0" w:color="auto"/>
        <w:right w:val="none" w:sz="0" w:space="0" w:color="auto"/>
      </w:divBdr>
      <w:divsChild>
        <w:div w:id="7567278">
          <w:marLeft w:val="547"/>
          <w:marRight w:val="0"/>
          <w:marTop w:val="0"/>
          <w:marBottom w:val="60"/>
          <w:divBdr>
            <w:top w:val="none" w:sz="0" w:space="0" w:color="auto"/>
            <w:left w:val="none" w:sz="0" w:space="0" w:color="auto"/>
            <w:bottom w:val="none" w:sz="0" w:space="0" w:color="auto"/>
            <w:right w:val="none" w:sz="0" w:space="0" w:color="auto"/>
          </w:divBdr>
        </w:div>
        <w:div w:id="18051695">
          <w:marLeft w:val="1166"/>
          <w:marRight w:val="0"/>
          <w:marTop w:val="0"/>
          <w:marBottom w:val="60"/>
          <w:divBdr>
            <w:top w:val="none" w:sz="0" w:space="0" w:color="auto"/>
            <w:left w:val="none" w:sz="0" w:space="0" w:color="auto"/>
            <w:bottom w:val="none" w:sz="0" w:space="0" w:color="auto"/>
            <w:right w:val="none" w:sz="0" w:space="0" w:color="auto"/>
          </w:divBdr>
        </w:div>
        <w:div w:id="361513502">
          <w:marLeft w:val="547"/>
          <w:marRight w:val="0"/>
          <w:marTop w:val="0"/>
          <w:marBottom w:val="60"/>
          <w:divBdr>
            <w:top w:val="none" w:sz="0" w:space="0" w:color="auto"/>
            <w:left w:val="none" w:sz="0" w:space="0" w:color="auto"/>
            <w:bottom w:val="none" w:sz="0" w:space="0" w:color="auto"/>
            <w:right w:val="none" w:sz="0" w:space="0" w:color="auto"/>
          </w:divBdr>
        </w:div>
        <w:div w:id="415445838">
          <w:marLeft w:val="1166"/>
          <w:marRight w:val="0"/>
          <w:marTop w:val="0"/>
          <w:marBottom w:val="60"/>
          <w:divBdr>
            <w:top w:val="none" w:sz="0" w:space="0" w:color="auto"/>
            <w:left w:val="none" w:sz="0" w:space="0" w:color="auto"/>
            <w:bottom w:val="none" w:sz="0" w:space="0" w:color="auto"/>
            <w:right w:val="none" w:sz="0" w:space="0" w:color="auto"/>
          </w:divBdr>
        </w:div>
        <w:div w:id="638806508">
          <w:marLeft w:val="1166"/>
          <w:marRight w:val="0"/>
          <w:marTop w:val="0"/>
          <w:marBottom w:val="60"/>
          <w:divBdr>
            <w:top w:val="none" w:sz="0" w:space="0" w:color="auto"/>
            <w:left w:val="none" w:sz="0" w:space="0" w:color="auto"/>
            <w:bottom w:val="none" w:sz="0" w:space="0" w:color="auto"/>
            <w:right w:val="none" w:sz="0" w:space="0" w:color="auto"/>
          </w:divBdr>
        </w:div>
        <w:div w:id="834106976">
          <w:marLeft w:val="547"/>
          <w:marRight w:val="0"/>
          <w:marTop w:val="0"/>
          <w:marBottom w:val="60"/>
          <w:divBdr>
            <w:top w:val="none" w:sz="0" w:space="0" w:color="auto"/>
            <w:left w:val="none" w:sz="0" w:space="0" w:color="auto"/>
            <w:bottom w:val="none" w:sz="0" w:space="0" w:color="auto"/>
            <w:right w:val="none" w:sz="0" w:space="0" w:color="auto"/>
          </w:divBdr>
        </w:div>
        <w:div w:id="1153179701">
          <w:marLeft w:val="547"/>
          <w:marRight w:val="0"/>
          <w:marTop w:val="0"/>
          <w:marBottom w:val="60"/>
          <w:divBdr>
            <w:top w:val="none" w:sz="0" w:space="0" w:color="auto"/>
            <w:left w:val="none" w:sz="0" w:space="0" w:color="auto"/>
            <w:bottom w:val="none" w:sz="0" w:space="0" w:color="auto"/>
            <w:right w:val="none" w:sz="0" w:space="0" w:color="auto"/>
          </w:divBdr>
        </w:div>
        <w:div w:id="1263763009">
          <w:marLeft w:val="1166"/>
          <w:marRight w:val="0"/>
          <w:marTop w:val="67"/>
          <w:marBottom w:val="0"/>
          <w:divBdr>
            <w:top w:val="none" w:sz="0" w:space="0" w:color="auto"/>
            <w:left w:val="none" w:sz="0" w:space="0" w:color="auto"/>
            <w:bottom w:val="none" w:sz="0" w:space="0" w:color="auto"/>
            <w:right w:val="none" w:sz="0" w:space="0" w:color="auto"/>
          </w:divBdr>
        </w:div>
        <w:div w:id="1312908640">
          <w:marLeft w:val="1166"/>
          <w:marRight w:val="0"/>
          <w:marTop w:val="67"/>
          <w:marBottom w:val="0"/>
          <w:divBdr>
            <w:top w:val="none" w:sz="0" w:space="0" w:color="auto"/>
            <w:left w:val="none" w:sz="0" w:space="0" w:color="auto"/>
            <w:bottom w:val="none" w:sz="0" w:space="0" w:color="auto"/>
            <w:right w:val="none" w:sz="0" w:space="0" w:color="auto"/>
          </w:divBdr>
        </w:div>
        <w:div w:id="1473594506">
          <w:marLeft w:val="1166"/>
          <w:marRight w:val="0"/>
          <w:marTop w:val="0"/>
          <w:marBottom w:val="60"/>
          <w:divBdr>
            <w:top w:val="none" w:sz="0" w:space="0" w:color="auto"/>
            <w:left w:val="none" w:sz="0" w:space="0" w:color="auto"/>
            <w:bottom w:val="none" w:sz="0" w:space="0" w:color="auto"/>
            <w:right w:val="none" w:sz="0" w:space="0" w:color="auto"/>
          </w:divBdr>
        </w:div>
        <w:div w:id="1656881358">
          <w:marLeft w:val="547"/>
          <w:marRight w:val="0"/>
          <w:marTop w:val="0"/>
          <w:marBottom w:val="60"/>
          <w:divBdr>
            <w:top w:val="none" w:sz="0" w:space="0" w:color="auto"/>
            <w:left w:val="none" w:sz="0" w:space="0" w:color="auto"/>
            <w:bottom w:val="none" w:sz="0" w:space="0" w:color="auto"/>
            <w:right w:val="none" w:sz="0" w:space="0" w:color="auto"/>
          </w:divBdr>
        </w:div>
        <w:div w:id="1943107303">
          <w:marLeft w:val="1166"/>
          <w:marRight w:val="0"/>
          <w:marTop w:val="0"/>
          <w:marBottom w:val="60"/>
          <w:divBdr>
            <w:top w:val="none" w:sz="0" w:space="0" w:color="auto"/>
            <w:left w:val="none" w:sz="0" w:space="0" w:color="auto"/>
            <w:bottom w:val="none" w:sz="0" w:space="0" w:color="auto"/>
            <w:right w:val="none" w:sz="0" w:space="0" w:color="auto"/>
          </w:divBdr>
        </w:div>
        <w:div w:id="2041740807">
          <w:marLeft w:val="1166"/>
          <w:marRight w:val="0"/>
          <w:marTop w:val="0"/>
          <w:marBottom w:val="60"/>
          <w:divBdr>
            <w:top w:val="none" w:sz="0" w:space="0" w:color="auto"/>
            <w:left w:val="none" w:sz="0" w:space="0" w:color="auto"/>
            <w:bottom w:val="none" w:sz="0" w:space="0" w:color="auto"/>
            <w:right w:val="none" w:sz="0" w:space="0" w:color="auto"/>
          </w:divBdr>
        </w:div>
        <w:div w:id="2061318185">
          <w:marLeft w:val="1166"/>
          <w:marRight w:val="0"/>
          <w:marTop w:val="0"/>
          <w:marBottom w:val="60"/>
          <w:divBdr>
            <w:top w:val="none" w:sz="0" w:space="0" w:color="auto"/>
            <w:left w:val="none" w:sz="0" w:space="0" w:color="auto"/>
            <w:bottom w:val="none" w:sz="0" w:space="0" w:color="auto"/>
            <w:right w:val="none" w:sz="0" w:space="0" w:color="auto"/>
          </w:divBdr>
        </w:div>
        <w:div w:id="2115129110">
          <w:marLeft w:val="547"/>
          <w:marRight w:val="0"/>
          <w:marTop w:val="0"/>
          <w:marBottom w:val="60"/>
          <w:divBdr>
            <w:top w:val="none" w:sz="0" w:space="0" w:color="auto"/>
            <w:left w:val="none" w:sz="0" w:space="0" w:color="auto"/>
            <w:bottom w:val="none" w:sz="0" w:space="0" w:color="auto"/>
            <w:right w:val="none" w:sz="0" w:space="0" w:color="auto"/>
          </w:divBdr>
        </w:div>
      </w:divsChild>
    </w:div>
    <w:div w:id="678965734">
      <w:bodyDiv w:val="1"/>
      <w:marLeft w:val="0"/>
      <w:marRight w:val="0"/>
      <w:marTop w:val="0"/>
      <w:marBottom w:val="0"/>
      <w:divBdr>
        <w:top w:val="none" w:sz="0" w:space="0" w:color="auto"/>
        <w:left w:val="none" w:sz="0" w:space="0" w:color="auto"/>
        <w:bottom w:val="none" w:sz="0" w:space="0" w:color="auto"/>
        <w:right w:val="none" w:sz="0" w:space="0" w:color="auto"/>
      </w:divBdr>
      <w:divsChild>
        <w:div w:id="702366549">
          <w:marLeft w:val="0"/>
          <w:marRight w:val="0"/>
          <w:marTop w:val="0"/>
          <w:marBottom w:val="0"/>
          <w:divBdr>
            <w:top w:val="none" w:sz="0" w:space="0" w:color="auto"/>
            <w:left w:val="none" w:sz="0" w:space="0" w:color="auto"/>
            <w:bottom w:val="none" w:sz="0" w:space="0" w:color="auto"/>
            <w:right w:val="none" w:sz="0" w:space="0" w:color="auto"/>
          </w:divBdr>
        </w:div>
      </w:divsChild>
    </w:div>
    <w:div w:id="679047925">
      <w:bodyDiv w:val="1"/>
      <w:marLeft w:val="0"/>
      <w:marRight w:val="0"/>
      <w:marTop w:val="0"/>
      <w:marBottom w:val="0"/>
      <w:divBdr>
        <w:top w:val="none" w:sz="0" w:space="0" w:color="auto"/>
        <w:left w:val="none" w:sz="0" w:space="0" w:color="auto"/>
        <w:bottom w:val="none" w:sz="0" w:space="0" w:color="auto"/>
        <w:right w:val="none" w:sz="0" w:space="0" w:color="auto"/>
      </w:divBdr>
      <w:divsChild>
        <w:div w:id="1058935673">
          <w:marLeft w:val="0"/>
          <w:marRight w:val="0"/>
          <w:marTop w:val="0"/>
          <w:marBottom w:val="0"/>
          <w:divBdr>
            <w:top w:val="none" w:sz="0" w:space="0" w:color="auto"/>
            <w:left w:val="none" w:sz="0" w:space="0" w:color="auto"/>
            <w:bottom w:val="none" w:sz="0" w:space="0" w:color="auto"/>
            <w:right w:val="none" w:sz="0" w:space="0" w:color="auto"/>
          </w:divBdr>
          <w:divsChild>
            <w:div w:id="1216625016">
              <w:marLeft w:val="0"/>
              <w:marRight w:val="0"/>
              <w:marTop w:val="0"/>
              <w:marBottom w:val="0"/>
              <w:divBdr>
                <w:top w:val="none" w:sz="0" w:space="0" w:color="auto"/>
                <w:left w:val="none" w:sz="0" w:space="0" w:color="auto"/>
                <w:bottom w:val="none" w:sz="0" w:space="0" w:color="auto"/>
                <w:right w:val="none" w:sz="0" w:space="0" w:color="auto"/>
              </w:divBdr>
            </w:div>
            <w:div w:id="1854342691">
              <w:marLeft w:val="0"/>
              <w:marRight w:val="0"/>
              <w:marTop w:val="0"/>
              <w:marBottom w:val="0"/>
              <w:divBdr>
                <w:top w:val="none" w:sz="0" w:space="0" w:color="auto"/>
                <w:left w:val="none" w:sz="0" w:space="0" w:color="auto"/>
                <w:bottom w:val="none" w:sz="0" w:space="0" w:color="auto"/>
                <w:right w:val="none" w:sz="0" w:space="0" w:color="auto"/>
              </w:divBdr>
            </w:div>
            <w:div w:id="1993092895">
              <w:marLeft w:val="0"/>
              <w:marRight w:val="0"/>
              <w:marTop w:val="0"/>
              <w:marBottom w:val="0"/>
              <w:divBdr>
                <w:top w:val="none" w:sz="0" w:space="0" w:color="auto"/>
                <w:left w:val="none" w:sz="0" w:space="0" w:color="auto"/>
                <w:bottom w:val="none" w:sz="0" w:space="0" w:color="auto"/>
                <w:right w:val="none" w:sz="0" w:space="0" w:color="auto"/>
              </w:divBdr>
            </w:div>
            <w:div w:id="208510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426893">
      <w:bodyDiv w:val="1"/>
      <w:marLeft w:val="0"/>
      <w:marRight w:val="0"/>
      <w:marTop w:val="0"/>
      <w:marBottom w:val="0"/>
      <w:divBdr>
        <w:top w:val="none" w:sz="0" w:space="0" w:color="auto"/>
        <w:left w:val="none" w:sz="0" w:space="0" w:color="auto"/>
        <w:bottom w:val="none" w:sz="0" w:space="0" w:color="auto"/>
        <w:right w:val="none" w:sz="0" w:space="0" w:color="auto"/>
      </w:divBdr>
      <w:divsChild>
        <w:div w:id="347802475">
          <w:marLeft w:val="547"/>
          <w:marRight w:val="0"/>
          <w:marTop w:val="96"/>
          <w:marBottom w:val="0"/>
          <w:divBdr>
            <w:top w:val="none" w:sz="0" w:space="0" w:color="auto"/>
            <w:left w:val="none" w:sz="0" w:space="0" w:color="auto"/>
            <w:bottom w:val="none" w:sz="0" w:space="0" w:color="auto"/>
            <w:right w:val="none" w:sz="0" w:space="0" w:color="auto"/>
          </w:divBdr>
        </w:div>
        <w:div w:id="746535926">
          <w:marLeft w:val="547"/>
          <w:marRight w:val="0"/>
          <w:marTop w:val="96"/>
          <w:marBottom w:val="0"/>
          <w:divBdr>
            <w:top w:val="none" w:sz="0" w:space="0" w:color="auto"/>
            <w:left w:val="none" w:sz="0" w:space="0" w:color="auto"/>
            <w:bottom w:val="none" w:sz="0" w:space="0" w:color="auto"/>
            <w:right w:val="none" w:sz="0" w:space="0" w:color="auto"/>
          </w:divBdr>
        </w:div>
        <w:div w:id="835192355">
          <w:marLeft w:val="547"/>
          <w:marRight w:val="0"/>
          <w:marTop w:val="96"/>
          <w:marBottom w:val="0"/>
          <w:divBdr>
            <w:top w:val="none" w:sz="0" w:space="0" w:color="auto"/>
            <w:left w:val="none" w:sz="0" w:space="0" w:color="auto"/>
            <w:bottom w:val="none" w:sz="0" w:space="0" w:color="auto"/>
            <w:right w:val="none" w:sz="0" w:space="0" w:color="auto"/>
          </w:divBdr>
        </w:div>
        <w:div w:id="1237204960">
          <w:marLeft w:val="547"/>
          <w:marRight w:val="0"/>
          <w:marTop w:val="96"/>
          <w:marBottom w:val="0"/>
          <w:divBdr>
            <w:top w:val="none" w:sz="0" w:space="0" w:color="auto"/>
            <w:left w:val="none" w:sz="0" w:space="0" w:color="auto"/>
            <w:bottom w:val="none" w:sz="0" w:space="0" w:color="auto"/>
            <w:right w:val="none" w:sz="0" w:space="0" w:color="auto"/>
          </w:divBdr>
        </w:div>
        <w:div w:id="1276519339">
          <w:marLeft w:val="547"/>
          <w:marRight w:val="0"/>
          <w:marTop w:val="96"/>
          <w:marBottom w:val="0"/>
          <w:divBdr>
            <w:top w:val="none" w:sz="0" w:space="0" w:color="auto"/>
            <w:left w:val="none" w:sz="0" w:space="0" w:color="auto"/>
            <w:bottom w:val="none" w:sz="0" w:space="0" w:color="auto"/>
            <w:right w:val="none" w:sz="0" w:space="0" w:color="auto"/>
          </w:divBdr>
        </w:div>
        <w:div w:id="1435982412">
          <w:marLeft w:val="1166"/>
          <w:marRight w:val="0"/>
          <w:marTop w:val="86"/>
          <w:marBottom w:val="0"/>
          <w:divBdr>
            <w:top w:val="none" w:sz="0" w:space="0" w:color="auto"/>
            <w:left w:val="none" w:sz="0" w:space="0" w:color="auto"/>
            <w:bottom w:val="none" w:sz="0" w:space="0" w:color="auto"/>
            <w:right w:val="none" w:sz="0" w:space="0" w:color="auto"/>
          </w:divBdr>
        </w:div>
        <w:div w:id="1493444992">
          <w:marLeft w:val="1166"/>
          <w:marRight w:val="0"/>
          <w:marTop w:val="86"/>
          <w:marBottom w:val="0"/>
          <w:divBdr>
            <w:top w:val="none" w:sz="0" w:space="0" w:color="auto"/>
            <w:left w:val="none" w:sz="0" w:space="0" w:color="auto"/>
            <w:bottom w:val="none" w:sz="0" w:space="0" w:color="auto"/>
            <w:right w:val="none" w:sz="0" w:space="0" w:color="auto"/>
          </w:divBdr>
        </w:div>
        <w:div w:id="1630550038">
          <w:marLeft w:val="1166"/>
          <w:marRight w:val="0"/>
          <w:marTop w:val="86"/>
          <w:marBottom w:val="0"/>
          <w:divBdr>
            <w:top w:val="none" w:sz="0" w:space="0" w:color="auto"/>
            <w:left w:val="none" w:sz="0" w:space="0" w:color="auto"/>
            <w:bottom w:val="none" w:sz="0" w:space="0" w:color="auto"/>
            <w:right w:val="none" w:sz="0" w:space="0" w:color="auto"/>
          </w:divBdr>
        </w:div>
        <w:div w:id="2027518729">
          <w:marLeft w:val="1166"/>
          <w:marRight w:val="0"/>
          <w:marTop w:val="86"/>
          <w:marBottom w:val="0"/>
          <w:divBdr>
            <w:top w:val="none" w:sz="0" w:space="0" w:color="auto"/>
            <w:left w:val="none" w:sz="0" w:space="0" w:color="auto"/>
            <w:bottom w:val="none" w:sz="0" w:space="0" w:color="auto"/>
            <w:right w:val="none" w:sz="0" w:space="0" w:color="auto"/>
          </w:divBdr>
        </w:div>
        <w:div w:id="2138990095">
          <w:marLeft w:val="1800"/>
          <w:marRight w:val="0"/>
          <w:marTop w:val="72"/>
          <w:marBottom w:val="0"/>
          <w:divBdr>
            <w:top w:val="none" w:sz="0" w:space="0" w:color="auto"/>
            <w:left w:val="none" w:sz="0" w:space="0" w:color="auto"/>
            <w:bottom w:val="none" w:sz="0" w:space="0" w:color="auto"/>
            <w:right w:val="none" w:sz="0" w:space="0" w:color="auto"/>
          </w:divBdr>
        </w:div>
      </w:divsChild>
    </w:div>
    <w:div w:id="680200403">
      <w:bodyDiv w:val="1"/>
      <w:marLeft w:val="0"/>
      <w:marRight w:val="0"/>
      <w:marTop w:val="0"/>
      <w:marBottom w:val="0"/>
      <w:divBdr>
        <w:top w:val="none" w:sz="0" w:space="0" w:color="auto"/>
        <w:left w:val="none" w:sz="0" w:space="0" w:color="auto"/>
        <w:bottom w:val="none" w:sz="0" w:space="0" w:color="auto"/>
        <w:right w:val="none" w:sz="0" w:space="0" w:color="auto"/>
      </w:divBdr>
    </w:div>
    <w:div w:id="680206454">
      <w:bodyDiv w:val="1"/>
      <w:marLeft w:val="0"/>
      <w:marRight w:val="0"/>
      <w:marTop w:val="0"/>
      <w:marBottom w:val="0"/>
      <w:divBdr>
        <w:top w:val="none" w:sz="0" w:space="0" w:color="auto"/>
        <w:left w:val="none" w:sz="0" w:space="0" w:color="auto"/>
        <w:bottom w:val="none" w:sz="0" w:space="0" w:color="auto"/>
        <w:right w:val="none" w:sz="0" w:space="0" w:color="auto"/>
      </w:divBdr>
    </w:div>
    <w:div w:id="680400595">
      <w:bodyDiv w:val="1"/>
      <w:marLeft w:val="0"/>
      <w:marRight w:val="0"/>
      <w:marTop w:val="0"/>
      <w:marBottom w:val="0"/>
      <w:divBdr>
        <w:top w:val="none" w:sz="0" w:space="0" w:color="auto"/>
        <w:left w:val="none" w:sz="0" w:space="0" w:color="auto"/>
        <w:bottom w:val="none" w:sz="0" w:space="0" w:color="auto"/>
        <w:right w:val="none" w:sz="0" w:space="0" w:color="auto"/>
      </w:divBdr>
    </w:div>
    <w:div w:id="680476795">
      <w:bodyDiv w:val="1"/>
      <w:marLeft w:val="0"/>
      <w:marRight w:val="0"/>
      <w:marTop w:val="0"/>
      <w:marBottom w:val="0"/>
      <w:divBdr>
        <w:top w:val="none" w:sz="0" w:space="0" w:color="auto"/>
        <w:left w:val="none" w:sz="0" w:space="0" w:color="auto"/>
        <w:bottom w:val="none" w:sz="0" w:space="0" w:color="auto"/>
        <w:right w:val="none" w:sz="0" w:space="0" w:color="auto"/>
      </w:divBdr>
      <w:divsChild>
        <w:div w:id="861552969">
          <w:marLeft w:val="1166"/>
          <w:marRight w:val="0"/>
          <w:marTop w:val="134"/>
          <w:marBottom w:val="0"/>
          <w:divBdr>
            <w:top w:val="none" w:sz="0" w:space="0" w:color="auto"/>
            <w:left w:val="none" w:sz="0" w:space="0" w:color="auto"/>
            <w:bottom w:val="none" w:sz="0" w:space="0" w:color="auto"/>
            <w:right w:val="none" w:sz="0" w:space="0" w:color="auto"/>
          </w:divBdr>
        </w:div>
        <w:div w:id="1644970784">
          <w:marLeft w:val="1166"/>
          <w:marRight w:val="0"/>
          <w:marTop w:val="134"/>
          <w:marBottom w:val="0"/>
          <w:divBdr>
            <w:top w:val="none" w:sz="0" w:space="0" w:color="auto"/>
            <w:left w:val="none" w:sz="0" w:space="0" w:color="auto"/>
            <w:bottom w:val="none" w:sz="0" w:space="0" w:color="auto"/>
            <w:right w:val="none" w:sz="0" w:space="0" w:color="auto"/>
          </w:divBdr>
        </w:div>
        <w:div w:id="1660425769">
          <w:marLeft w:val="1166"/>
          <w:marRight w:val="0"/>
          <w:marTop w:val="134"/>
          <w:marBottom w:val="0"/>
          <w:divBdr>
            <w:top w:val="none" w:sz="0" w:space="0" w:color="auto"/>
            <w:left w:val="none" w:sz="0" w:space="0" w:color="auto"/>
            <w:bottom w:val="none" w:sz="0" w:space="0" w:color="auto"/>
            <w:right w:val="none" w:sz="0" w:space="0" w:color="auto"/>
          </w:divBdr>
        </w:div>
        <w:div w:id="1694040641">
          <w:marLeft w:val="547"/>
          <w:marRight w:val="0"/>
          <w:marTop w:val="154"/>
          <w:marBottom w:val="0"/>
          <w:divBdr>
            <w:top w:val="none" w:sz="0" w:space="0" w:color="auto"/>
            <w:left w:val="none" w:sz="0" w:space="0" w:color="auto"/>
            <w:bottom w:val="none" w:sz="0" w:space="0" w:color="auto"/>
            <w:right w:val="none" w:sz="0" w:space="0" w:color="auto"/>
          </w:divBdr>
        </w:div>
        <w:div w:id="2133594242">
          <w:marLeft w:val="1166"/>
          <w:marRight w:val="0"/>
          <w:marTop w:val="134"/>
          <w:marBottom w:val="0"/>
          <w:divBdr>
            <w:top w:val="none" w:sz="0" w:space="0" w:color="auto"/>
            <w:left w:val="none" w:sz="0" w:space="0" w:color="auto"/>
            <w:bottom w:val="none" w:sz="0" w:space="0" w:color="auto"/>
            <w:right w:val="none" w:sz="0" w:space="0" w:color="auto"/>
          </w:divBdr>
        </w:div>
      </w:divsChild>
    </w:div>
    <w:div w:id="680547776">
      <w:bodyDiv w:val="1"/>
      <w:marLeft w:val="0"/>
      <w:marRight w:val="0"/>
      <w:marTop w:val="0"/>
      <w:marBottom w:val="0"/>
      <w:divBdr>
        <w:top w:val="none" w:sz="0" w:space="0" w:color="auto"/>
        <w:left w:val="none" w:sz="0" w:space="0" w:color="auto"/>
        <w:bottom w:val="none" w:sz="0" w:space="0" w:color="auto"/>
        <w:right w:val="none" w:sz="0" w:space="0" w:color="auto"/>
      </w:divBdr>
    </w:div>
    <w:div w:id="680813363">
      <w:bodyDiv w:val="1"/>
      <w:marLeft w:val="0"/>
      <w:marRight w:val="0"/>
      <w:marTop w:val="0"/>
      <w:marBottom w:val="0"/>
      <w:divBdr>
        <w:top w:val="none" w:sz="0" w:space="0" w:color="auto"/>
        <w:left w:val="none" w:sz="0" w:space="0" w:color="auto"/>
        <w:bottom w:val="none" w:sz="0" w:space="0" w:color="auto"/>
        <w:right w:val="none" w:sz="0" w:space="0" w:color="auto"/>
      </w:divBdr>
    </w:div>
    <w:div w:id="681473263">
      <w:bodyDiv w:val="1"/>
      <w:marLeft w:val="0"/>
      <w:marRight w:val="0"/>
      <w:marTop w:val="0"/>
      <w:marBottom w:val="0"/>
      <w:divBdr>
        <w:top w:val="none" w:sz="0" w:space="0" w:color="auto"/>
        <w:left w:val="none" w:sz="0" w:space="0" w:color="auto"/>
        <w:bottom w:val="none" w:sz="0" w:space="0" w:color="auto"/>
        <w:right w:val="none" w:sz="0" w:space="0" w:color="auto"/>
      </w:divBdr>
      <w:divsChild>
        <w:div w:id="289627213">
          <w:marLeft w:val="547"/>
          <w:marRight w:val="0"/>
          <w:marTop w:val="115"/>
          <w:marBottom w:val="0"/>
          <w:divBdr>
            <w:top w:val="none" w:sz="0" w:space="0" w:color="auto"/>
            <w:left w:val="none" w:sz="0" w:space="0" w:color="auto"/>
            <w:bottom w:val="none" w:sz="0" w:space="0" w:color="auto"/>
            <w:right w:val="none" w:sz="0" w:space="0" w:color="auto"/>
          </w:divBdr>
        </w:div>
        <w:div w:id="1174568471">
          <w:marLeft w:val="547"/>
          <w:marRight w:val="0"/>
          <w:marTop w:val="115"/>
          <w:marBottom w:val="0"/>
          <w:divBdr>
            <w:top w:val="none" w:sz="0" w:space="0" w:color="auto"/>
            <w:left w:val="none" w:sz="0" w:space="0" w:color="auto"/>
            <w:bottom w:val="none" w:sz="0" w:space="0" w:color="auto"/>
            <w:right w:val="none" w:sz="0" w:space="0" w:color="auto"/>
          </w:divBdr>
        </w:div>
        <w:div w:id="1371765518">
          <w:marLeft w:val="1166"/>
          <w:marRight w:val="0"/>
          <w:marTop w:val="96"/>
          <w:marBottom w:val="0"/>
          <w:divBdr>
            <w:top w:val="none" w:sz="0" w:space="0" w:color="auto"/>
            <w:left w:val="none" w:sz="0" w:space="0" w:color="auto"/>
            <w:bottom w:val="none" w:sz="0" w:space="0" w:color="auto"/>
            <w:right w:val="none" w:sz="0" w:space="0" w:color="auto"/>
          </w:divBdr>
        </w:div>
      </w:divsChild>
    </w:div>
    <w:div w:id="681594362">
      <w:bodyDiv w:val="1"/>
      <w:marLeft w:val="0"/>
      <w:marRight w:val="0"/>
      <w:marTop w:val="0"/>
      <w:marBottom w:val="0"/>
      <w:divBdr>
        <w:top w:val="none" w:sz="0" w:space="0" w:color="auto"/>
        <w:left w:val="none" w:sz="0" w:space="0" w:color="auto"/>
        <w:bottom w:val="none" w:sz="0" w:space="0" w:color="auto"/>
        <w:right w:val="none" w:sz="0" w:space="0" w:color="auto"/>
      </w:divBdr>
    </w:div>
    <w:div w:id="682047780">
      <w:bodyDiv w:val="1"/>
      <w:marLeft w:val="0"/>
      <w:marRight w:val="0"/>
      <w:marTop w:val="0"/>
      <w:marBottom w:val="0"/>
      <w:divBdr>
        <w:top w:val="none" w:sz="0" w:space="0" w:color="auto"/>
        <w:left w:val="none" w:sz="0" w:space="0" w:color="auto"/>
        <w:bottom w:val="none" w:sz="0" w:space="0" w:color="auto"/>
        <w:right w:val="none" w:sz="0" w:space="0" w:color="auto"/>
      </w:divBdr>
      <w:divsChild>
        <w:div w:id="550187976">
          <w:marLeft w:val="0"/>
          <w:marRight w:val="0"/>
          <w:marTop w:val="0"/>
          <w:marBottom w:val="0"/>
          <w:divBdr>
            <w:top w:val="none" w:sz="0" w:space="0" w:color="auto"/>
            <w:left w:val="none" w:sz="0" w:space="0" w:color="auto"/>
            <w:bottom w:val="none" w:sz="0" w:space="0" w:color="auto"/>
            <w:right w:val="none" w:sz="0" w:space="0" w:color="auto"/>
          </w:divBdr>
        </w:div>
      </w:divsChild>
    </w:div>
    <w:div w:id="682129704">
      <w:bodyDiv w:val="1"/>
      <w:marLeft w:val="0"/>
      <w:marRight w:val="0"/>
      <w:marTop w:val="0"/>
      <w:marBottom w:val="0"/>
      <w:divBdr>
        <w:top w:val="none" w:sz="0" w:space="0" w:color="auto"/>
        <w:left w:val="none" w:sz="0" w:space="0" w:color="auto"/>
        <w:bottom w:val="none" w:sz="0" w:space="0" w:color="auto"/>
        <w:right w:val="none" w:sz="0" w:space="0" w:color="auto"/>
      </w:divBdr>
    </w:div>
    <w:div w:id="682706181">
      <w:bodyDiv w:val="1"/>
      <w:marLeft w:val="0"/>
      <w:marRight w:val="0"/>
      <w:marTop w:val="0"/>
      <w:marBottom w:val="0"/>
      <w:divBdr>
        <w:top w:val="none" w:sz="0" w:space="0" w:color="auto"/>
        <w:left w:val="none" w:sz="0" w:space="0" w:color="auto"/>
        <w:bottom w:val="none" w:sz="0" w:space="0" w:color="auto"/>
        <w:right w:val="none" w:sz="0" w:space="0" w:color="auto"/>
      </w:divBdr>
    </w:div>
    <w:div w:id="682898947">
      <w:bodyDiv w:val="1"/>
      <w:marLeft w:val="0"/>
      <w:marRight w:val="0"/>
      <w:marTop w:val="0"/>
      <w:marBottom w:val="0"/>
      <w:divBdr>
        <w:top w:val="none" w:sz="0" w:space="0" w:color="auto"/>
        <w:left w:val="none" w:sz="0" w:space="0" w:color="auto"/>
        <w:bottom w:val="none" w:sz="0" w:space="0" w:color="auto"/>
        <w:right w:val="none" w:sz="0" w:space="0" w:color="auto"/>
      </w:divBdr>
    </w:div>
    <w:div w:id="683552560">
      <w:bodyDiv w:val="1"/>
      <w:marLeft w:val="0"/>
      <w:marRight w:val="0"/>
      <w:marTop w:val="0"/>
      <w:marBottom w:val="0"/>
      <w:divBdr>
        <w:top w:val="none" w:sz="0" w:space="0" w:color="auto"/>
        <w:left w:val="none" w:sz="0" w:space="0" w:color="auto"/>
        <w:bottom w:val="none" w:sz="0" w:space="0" w:color="auto"/>
        <w:right w:val="none" w:sz="0" w:space="0" w:color="auto"/>
      </w:divBdr>
    </w:div>
    <w:div w:id="684288374">
      <w:bodyDiv w:val="1"/>
      <w:marLeft w:val="0"/>
      <w:marRight w:val="0"/>
      <w:marTop w:val="0"/>
      <w:marBottom w:val="0"/>
      <w:divBdr>
        <w:top w:val="none" w:sz="0" w:space="0" w:color="auto"/>
        <w:left w:val="none" w:sz="0" w:space="0" w:color="auto"/>
        <w:bottom w:val="none" w:sz="0" w:space="0" w:color="auto"/>
        <w:right w:val="none" w:sz="0" w:space="0" w:color="auto"/>
      </w:divBdr>
    </w:div>
    <w:div w:id="684551105">
      <w:bodyDiv w:val="1"/>
      <w:marLeft w:val="0"/>
      <w:marRight w:val="0"/>
      <w:marTop w:val="0"/>
      <w:marBottom w:val="0"/>
      <w:divBdr>
        <w:top w:val="none" w:sz="0" w:space="0" w:color="auto"/>
        <w:left w:val="none" w:sz="0" w:space="0" w:color="auto"/>
        <w:bottom w:val="none" w:sz="0" w:space="0" w:color="auto"/>
        <w:right w:val="none" w:sz="0" w:space="0" w:color="auto"/>
      </w:divBdr>
    </w:div>
    <w:div w:id="684751803">
      <w:bodyDiv w:val="1"/>
      <w:marLeft w:val="0"/>
      <w:marRight w:val="0"/>
      <w:marTop w:val="0"/>
      <w:marBottom w:val="0"/>
      <w:divBdr>
        <w:top w:val="none" w:sz="0" w:space="0" w:color="auto"/>
        <w:left w:val="none" w:sz="0" w:space="0" w:color="auto"/>
        <w:bottom w:val="none" w:sz="0" w:space="0" w:color="auto"/>
        <w:right w:val="none" w:sz="0" w:space="0" w:color="auto"/>
      </w:divBdr>
      <w:divsChild>
        <w:div w:id="416219658">
          <w:marLeft w:val="547"/>
          <w:marRight w:val="0"/>
          <w:marTop w:val="120"/>
          <w:marBottom w:val="0"/>
          <w:divBdr>
            <w:top w:val="none" w:sz="0" w:space="0" w:color="auto"/>
            <w:left w:val="none" w:sz="0" w:space="0" w:color="auto"/>
            <w:bottom w:val="none" w:sz="0" w:space="0" w:color="auto"/>
            <w:right w:val="none" w:sz="0" w:space="0" w:color="auto"/>
          </w:divBdr>
        </w:div>
        <w:div w:id="639964489">
          <w:marLeft w:val="547"/>
          <w:marRight w:val="0"/>
          <w:marTop w:val="120"/>
          <w:marBottom w:val="0"/>
          <w:divBdr>
            <w:top w:val="none" w:sz="0" w:space="0" w:color="auto"/>
            <w:left w:val="none" w:sz="0" w:space="0" w:color="auto"/>
            <w:bottom w:val="none" w:sz="0" w:space="0" w:color="auto"/>
            <w:right w:val="none" w:sz="0" w:space="0" w:color="auto"/>
          </w:divBdr>
        </w:div>
        <w:div w:id="693531605">
          <w:marLeft w:val="1166"/>
          <w:marRight w:val="0"/>
          <w:marTop w:val="106"/>
          <w:marBottom w:val="0"/>
          <w:divBdr>
            <w:top w:val="none" w:sz="0" w:space="0" w:color="auto"/>
            <w:left w:val="none" w:sz="0" w:space="0" w:color="auto"/>
            <w:bottom w:val="none" w:sz="0" w:space="0" w:color="auto"/>
            <w:right w:val="none" w:sz="0" w:space="0" w:color="auto"/>
          </w:divBdr>
        </w:div>
        <w:div w:id="949892986">
          <w:marLeft w:val="1800"/>
          <w:marRight w:val="0"/>
          <w:marTop w:val="91"/>
          <w:marBottom w:val="0"/>
          <w:divBdr>
            <w:top w:val="none" w:sz="0" w:space="0" w:color="auto"/>
            <w:left w:val="none" w:sz="0" w:space="0" w:color="auto"/>
            <w:bottom w:val="none" w:sz="0" w:space="0" w:color="auto"/>
            <w:right w:val="none" w:sz="0" w:space="0" w:color="auto"/>
          </w:divBdr>
        </w:div>
        <w:div w:id="957175349">
          <w:marLeft w:val="1800"/>
          <w:marRight w:val="0"/>
          <w:marTop w:val="91"/>
          <w:marBottom w:val="0"/>
          <w:divBdr>
            <w:top w:val="none" w:sz="0" w:space="0" w:color="auto"/>
            <w:left w:val="none" w:sz="0" w:space="0" w:color="auto"/>
            <w:bottom w:val="none" w:sz="0" w:space="0" w:color="auto"/>
            <w:right w:val="none" w:sz="0" w:space="0" w:color="auto"/>
          </w:divBdr>
        </w:div>
        <w:div w:id="1297029744">
          <w:marLeft w:val="1166"/>
          <w:marRight w:val="0"/>
          <w:marTop w:val="106"/>
          <w:marBottom w:val="0"/>
          <w:divBdr>
            <w:top w:val="none" w:sz="0" w:space="0" w:color="auto"/>
            <w:left w:val="none" w:sz="0" w:space="0" w:color="auto"/>
            <w:bottom w:val="none" w:sz="0" w:space="0" w:color="auto"/>
            <w:right w:val="none" w:sz="0" w:space="0" w:color="auto"/>
          </w:divBdr>
        </w:div>
        <w:div w:id="1432509113">
          <w:marLeft w:val="547"/>
          <w:marRight w:val="0"/>
          <w:marTop w:val="120"/>
          <w:marBottom w:val="0"/>
          <w:divBdr>
            <w:top w:val="none" w:sz="0" w:space="0" w:color="auto"/>
            <w:left w:val="none" w:sz="0" w:space="0" w:color="auto"/>
            <w:bottom w:val="none" w:sz="0" w:space="0" w:color="auto"/>
            <w:right w:val="none" w:sz="0" w:space="0" w:color="auto"/>
          </w:divBdr>
        </w:div>
        <w:div w:id="1792941111">
          <w:marLeft w:val="1166"/>
          <w:marRight w:val="0"/>
          <w:marTop w:val="106"/>
          <w:marBottom w:val="0"/>
          <w:divBdr>
            <w:top w:val="none" w:sz="0" w:space="0" w:color="auto"/>
            <w:left w:val="none" w:sz="0" w:space="0" w:color="auto"/>
            <w:bottom w:val="none" w:sz="0" w:space="0" w:color="auto"/>
            <w:right w:val="none" w:sz="0" w:space="0" w:color="auto"/>
          </w:divBdr>
        </w:div>
        <w:div w:id="1897936650">
          <w:marLeft w:val="1166"/>
          <w:marRight w:val="0"/>
          <w:marTop w:val="106"/>
          <w:marBottom w:val="0"/>
          <w:divBdr>
            <w:top w:val="none" w:sz="0" w:space="0" w:color="auto"/>
            <w:left w:val="none" w:sz="0" w:space="0" w:color="auto"/>
            <w:bottom w:val="none" w:sz="0" w:space="0" w:color="auto"/>
            <w:right w:val="none" w:sz="0" w:space="0" w:color="auto"/>
          </w:divBdr>
        </w:div>
        <w:div w:id="2046254421">
          <w:marLeft w:val="1166"/>
          <w:marRight w:val="0"/>
          <w:marTop w:val="106"/>
          <w:marBottom w:val="0"/>
          <w:divBdr>
            <w:top w:val="none" w:sz="0" w:space="0" w:color="auto"/>
            <w:left w:val="none" w:sz="0" w:space="0" w:color="auto"/>
            <w:bottom w:val="none" w:sz="0" w:space="0" w:color="auto"/>
            <w:right w:val="none" w:sz="0" w:space="0" w:color="auto"/>
          </w:divBdr>
        </w:div>
      </w:divsChild>
    </w:div>
    <w:div w:id="686173205">
      <w:bodyDiv w:val="1"/>
      <w:marLeft w:val="0"/>
      <w:marRight w:val="0"/>
      <w:marTop w:val="0"/>
      <w:marBottom w:val="0"/>
      <w:divBdr>
        <w:top w:val="none" w:sz="0" w:space="0" w:color="auto"/>
        <w:left w:val="none" w:sz="0" w:space="0" w:color="auto"/>
        <w:bottom w:val="none" w:sz="0" w:space="0" w:color="auto"/>
        <w:right w:val="none" w:sz="0" w:space="0" w:color="auto"/>
      </w:divBdr>
      <w:divsChild>
        <w:div w:id="245649676">
          <w:marLeft w:val="2520"/>
          <w:marRight w:val="0"/>
          <w:marTop w:val="67"/>
          <w:marBottom w:val="0"/>
          <w:divBdr>
            <w:top w:val="none" w:sz="0" w:space="0" w:color="auto"/>
            <w:left w:val="none" w:sz="0" w:space="0" w:color="auto"/>
            <w:bottom w:val="none" w:sz="0" w:space="0" w:color="auto"/>
            <w:right w:val="none" w:sz="0" w:space="0" w:color="auto"/>
          </w:divBdr>
        </w:div>
        <w:div w:id="405618130">
          <w:marLeft w:val="1166"/>
          <w:marRight w:val="0"/>
          <w:marTop w:val="96"/>
          <w:marBottom w:val="0"/>
          <w:divBdr>
            <w:top w:val="none" w:sz="0" w:space="0" w:color="auto"/>
            <w:left w:val="none" w:sz="0" w:space="0" w:color="auto"/>
            <w:bottom w:val="none" w:sz="0" w:space="0" w:color="auto"/>
            <w:right w:val="none" w:sz="0" w:space="0" w:color="auto"/>
          </w:divBdr>
        </w:div>
        <w:div w:id="428819854">
          <w:marLeft w:val="1166"/>
          <w:marRight w:val="0"/>
          <w:marTop w:val="106"/>
          <w:marBottom w:val="0"/>
          <w:divBdr>
            <w:top w:val="none" w:sz="0" w:space="0" w:color="auto"/>
            <w:left w:val="none" w:sz="0" w:space="0" w:color="auto"/>
            <w:bottom w:val="none" w:sz="0" w:space="0" w:color="auto"/>
            <w:right w:val="none" w:sz="0" w:space="0" w:color="auto"/>
          </w:divBdr>
        </w:div>
        <w:div w:id="513956243">
          <w:marLeft w:val="1800"/>
          <w:marRight w:val="0"/>
          <w:marTop w:val="86"/>
          <w:marBottom w:val="0"/>
          <w:divBdr>
            <w:top w:val="none" w:sz="0" w:space="0" w:color="auto"/>
            <w:left w:val="none" w:sz="0" w:space="0" w:color="auto"/>
            <w:bottom w:val="none" w:sz="0" w:space="0" w:color="auto"/>
            <w:right w:val="none" w:sz="0" w:space="0" w:color="auto"/>
          </w:divBdr>
        </w:div>
        <w:div w:id="544146353">
          <w:marLeft w:val="1800"/>
          <w:marRight w:val="0"/>
          <w:marTop w:val="86"/>
          <w:marBottom w:val="0"/>
          <w:divBdr>
            <w:top w:val="none" w:sz="0" w:space="0" w:color="auto"/>
            <w:left w:val="none" w:sz="0" w:space="0" w:color="auto"/>
            <w:bottom w:val="none" w:sz="0" w:space="0" w:color="auto"/>
            <w:right w:val="none" w:sz="0" w:space="0" w:color="auto"/>
          </w:divBdr>
        </w:div>
        <w:div w:id="604701588">
          <w:marLeft w:val="1166"/>
          <w:marRight w:val="0"/>
          <w:marTop w:val="106"/>
          <w:marBottom w:val="0"/>
          <w:divBdr>
            <w:top w:val="none" w:sz="0" w:space="0" w:color="auto"/>
            <w:left w:val="none" w:sz="0" w:space="0" w:color="auto"/>
            <w:bottom w:val="none" w:sz="0" w:space="0" w:color="auto"/>
            <w:right w:val="none" w:sz="0" w:space="0" w:color="auto"/>
          </w:divBdr>
        </w:div>
        <w:div w:id="725642720">
          <w:marLeft w:val="1800"/>
          <w:marRight w:val="0"/>
          <w:marTop w:val="86"/>
          <w:marBottom w:val="0"/>
          <w:divBdr>
            <w:top w:val="none" w:sz="0" w:space="0" w:color="auto"/>
            <w:left w:val="none" w:sz="0" w:space="0" w:color="auto"/>
            <w:bottom w:val="none" w:sz="0" w:space="0" w:color="auto"/>
            <w:right w:val="none" w:sz="0" w:space="0" w:color="auto"/>
          </w:divBdr>
        </w:div>
        <w:div w:id="1044212940">
          <w:marLeft w:val="547"/>
          <w:marRight w:val="0"/>
          <w:marTop w:val="115"/>
          <w:marBottom w:val="0"/>
          <w:divBdr>
            <w:top w:val="none" w:sz="0" w:space="0" w:color="auto"/>
            <w:left w:val="none" w:sz="0" w:space="0" w:color="auto"/>
            <w:bottom w:val="none" w:sz="0" w:space="0" w:color="auto"/>
            <w:right w:val="none" w:sz="0" w:space="0" w:color="auto"/>
          </w:divBdr>
        </w:div>
        <w:div w:id="1051807776">
          <w:marLeft w:val="2520"/>
          <w:marRight w:val="0"/>
          <w:marTop w:val="67"/>
          <w:marBottom w:val="0"/>
          <w:divBdr>
            <w:top w:val="none" w:sz="0" w:space="0" w:color="auto"/>
            <w:left w:val="none" w:sz="0" w:space="0" w:color="auto"/>
            <w:bottom w:val="none" w:sz="0" w:space="0" w:color="auto"/>
            <w:right w:val="none" w:sz="0" w:space="0" w:color="auto"/>
          </w:divBdr>
        </w:div>
        <w:div w:id="1460760048">
          <w:marLeft w:val="2520"/>
          <w:marRight w:val="0"/>
          <w:marTop w:val="67"/>
          <w:marBottom w:val="0"/>
          <w:divBdr>
            <w:top w:val="none" w:sz="0" w:space="0" w:color="auto"/>
            <w:left w:val="none" w:sz="0" w:space="0" w:color="auto"/>
            <w:bottom w:val="none" w:sz="0" w:space="0" w:color="auto"/>
            <w:right w:val="none" w:sz="0" w:space="0" w:color="auto"/>
          </w:divBdr>
        </w:div>
        <w:div w:id="1762677867">
          <w:marLeft w:val="1800"/>
          <w:marRight w:val="0"/>
          <w:marTop w:val="86"/>
          <w:marBottom w:val="0"/>
          <w:divBdr>
            <w:top w:val="none" w:sz="0" w:space="0" w:color="auto"/>
            <w:left w:val="none" w:sz="0" w:space="0" w:color="auto"/>
            <w:bottom w:val="none" w:sz="0" w:space="0" w:color="auto"/>
            <w:right w:val="none" w:sz="0" w:space="0" w:color="auto"/>
          </w:divBdr>
        </w:div>
      </w:divsChild>
    </w:div>
    <w:div w:id="686368306">
      <w:bodyDiv w:val="1"/>
      <w:marLeft w:val="0"/>
      <w:marRight w:val="0"/>
      <w:marTop w:val="0"/>
      <w:marBottom w:val="0"/>
      <w:divBdr>
        <w:top w:val="none" w:sz="0" w:space="0" w:color="auto"/>
        <w:left w:val="none" w:sz="0" w:space="0" w:color="auto"/>
        <w:bottom w:val="none" w:sz="0" w:space="0" w:color="auto"/>
        <w:right w:val="none" w:sz="0" w:space="0" w:color="auto"/>
      </w:divBdr>
    </w:div>
    <w:div w:id="686368361">
      <w:bodyDiv w:val="1"/>
      <w:marLeft w:val="0"/>
      <w:marRight w:val="0"/>
      <w:marTop w:val="0"/>
      <w:marBottom w:val="0"/>
      <w:divBdr>
        <w:top w:val="none" w:sz="0" w:space="0" w:color="auto"/>
        <w:left w:val="none" w:sz="0" w:space="0" w:color="auto"/>
        <w:bottom w:val="none" w:sz="0" w:space="0" w:color="auto"/>
        <w:right w:val="none" w:sz="0" w:space="0" w:color="auto"/>
      </w:divBdr>
    </w:div>
    <w:div w:id="686637659">
      <w:bodyDiv w:val="1"/>
      <w:marLeft w:val="0"/>
      <w:marRight w:val="0"/>
      <w:marTop w:val="0"/>
      <w:marBottom w:val="0"/>
      <w:divBdr>
        <w:top w:val="none" w:sz="0" w:space="0" w:color="auto"/>
        <w:left w:val="none" w:sz="0" w:space="0" w:color="auto"/>
        <w:bottom w:val="none" w:sz="0" w:space="0" w:color="auto"/>
        <w:right w:val="none" w:sz="0" w:space="0" w:color="auto"/>
      </w:divBdr>
    </w:div>
    <w:div w:id="686639317">
      <w:bodyDiv w:val="1"/>
      <w:marLeft w:val="0"/>
      <w:marRight w:val="0"/>
      <w:marTop w:val="0"/>
      <w:marBottom w:val="0"/>
      <w:divBdr>
        <w:top w:val="none" w:sz="0" w:space="0" w:color="auto"/>
        <w:left w:val="none" w:sz="0" w:space="0" w:color="auto"/>
        <w:bottom w:val="none" w:sz="0" w:space="0" w:color="auto"/>
        <w:right w:val="none" w:sz="0" w:space="0" w:color="auto"/>
      </w:divBdr>
      <w:divsChild>
        <w:div w:id="473530331">
          <w:marLeft w:val="0"/>
          <w:marRight w:val="0"/>
          <w:marTop w:val="0"/>
          <w:marBottom w:val="0"/>
          <w:divBdr>
            <w:top w:val="none" w:sz="0" w:space="0" w:color="auto"/>
            <w:left w:val="none" w:sz="0" w:space="0" w:color="auto"/>
            <w:bottom w:val="none" w:sz="0" w:space="0" w:color="auto"/>
            <w:right w:val="none" w:sz="0" w:space="0" w:color="auto"/>
          </w:divBdr>
        </w:div>
      </w:divsChild>
    </w:div>
    <w:div w:id="686756398">
      <w:bodyDiv w:val="1"/>
      <w:marLeft w:val="0"/>
      <w:marRight w:val="0"/>
      <w:marTop w:val="0"/>
      <w:marBottom w:val="0"/>
      <w:divBdr>
        <w:top w:val="none" w:sz="0" w:space="0" w:color="auto"/>
        <w:left w:val="none" w:sz="0" w:space="0" w:color="auto"/>
        <w:bottom w:val="none" w:sz="0" w:space="0" w:color="auto"/>
        <w:right w:val="none" w:sz="0" w:space="0" w:color="auto"/>
      </w:divBdr>
      <w:divsChild>
        <w:div w:id="70393133">
          <w:marLeft w:val="1166"/>
          <w:marRight w:val="0"/>
          <w:marTop w:val="0"/>
          <w:marBottom w:val="60"/>
          <w:divBdr>
            <w:top w:val="none" w:sz="0" w:space="0" w:color="auto"/>
            <w:left w:val="none" w:sz="0" w:space="0" w:color="auto"/>
            <w:bottom w:val="none" w:sz="0" w:space="0" w:color="auto"/>
            <w:right w:val="none" w:sz="0" w:space="0" w:color="auto"/>
          </w:divBdr>
        </w:div>
        <w:div w:id="341317831">
          <w:marLeft w:val="1166"/>
          <w:marRight w:val="0"/>
          <w:marTop w:val="0"/>
          <w:marBottom w:val="60"/>
          <w:divBdr>
            <w:top w:val="none" w:sz="0" w:space="0" w:color="auto"/>
            <w:left w:val="none" w:sz="0" w:space="0" w:color="auto"/>
            <w:bottom w:val="none" w:sz="0" w:space="0" w:color="auto"/>
            <w:right w:val="none" w:sz="0" w:space="0" w:color="auto"/>
          </w:divBdr>
        </w:div>
        <w:div w:id="449978255">
          <w:marLeft w:val="2520"/>
          <w:marRight w:val="0"/>
          <w:marTop w:val="0"/>
          <w:marBottom w:val="60"/>
          <w:divBdr>
            <w:top w:val="none" w:sz="0" w:space="0" w:color="auto"/>
            <w:left w:val="none" w:sz="0" w:space="0" w:color="auto"/>
            <w:bottom w:val="none" w:sz="0" w:space="0" w:color="auto"/>
            <w:right w:val="none" w:sz="0" w:space="0" w:color="auto"/>
          </w:divBdr>
        </w:div>
        <w:div w:id="495847458">
          <w:marLeft w:val="1800"/>
          <w:marRight w:val="0"/>
          <w:marTop w:val="0"/>
          <w:marBottom w:val="60"/>
          <w:divBdr>
            <w:top w:val="none" w:sz="0" w:space="0" w:color="auto"/>
            <w:left w:val="none" w:sz="0" w:space="0" w:color="auto"/>
            <w:bottom w:val="none" w:sz="0" w:space="0" w:color="auto"/>
            <w:right w:val="none" w:sz="0" w:space="0" w:color="auto"/>
          </w:divBdr>
        </w:div>
        <w:div w:id="606012013">
          <w:marLeft w:val="1166"/>
          <w:marRight w:val="0"/>
          <w:marTop w:val="0"/>
          <w:marBottom w:val="60"/>
          <w:divBdr>
            <w:top w:val="none" w:sz="0" w:space="0" w:color="auto"/>
            <w:left w:val="none" w:sz="0" w:space="0" w:color="auto"/>
            <w:bottom w:val="none" w:sz="0" w:space="0" w:color="auto"/>
            <w:right w:val="none" w:sz="0" w:space="0" w:color="auto"/>
          </w:divBdr>
        </w:div>
        <w:div w:id="649792180">
          <w:marLeft w:val="1800"/>
          <w:marRight w:val="0"/>
          <w:marTop w:val="0"/>
          <w:marBottom w:val="60"/>
          <w:divBdr>
            <w:top w:val="none" w:sz="0" w:space="0" w:color="auto"/>
            <w:left w:val="none" w:sz="0" w:space="0" w:color="auto"/>
            <w:bottom w:val="none" w:sz="0" w:space="0" w:color="auto"/>
            <w:right w:val="none" w:sz="0" w:space="0" w:color="auto"/>
          </w:divBdr>
        </w:div>
        <w:div w:id="654800798">
          <w:marLeft w:val="1166"/>
          <w:marRight w:val="0"/>
          <w:marTop w:val="0"/>
          <w:marBottom w:val="60"/>
          <w:divBdr>
            <w:top w:val="none" w:sz="0" w:space="0" w:color="auto"/>
            <w:left w:val="none" w:sz="0" w:space="0" w:color="auto"/>
            <w:bottom w:val="none" w:sz="0" w:space="0" w:color="auto"/>
            <w:right w:val="none" w:sz="0" w:space="0" w:color="auto"/>
          </w:divBdr>
        </w:div>
        <w:div w:id="1020159724">
          <w:marLeft w:val="547"/>
          <w:marRight w:val="0"/>
          <w:marTop w:val="0"/>
          <w:marBottom w:val="60"/>
          <w:divBdr>
            <w:top w:val="none" w:sz="0" w:space="0" w:color="auto"/>
            <w:left w:val="none" w:sz="0" w:space="0" w:color="auto"/>
            <w:bottom w:val="none" w:sz="0" w:space="0" w:color="auto"/>
            <w:right w:val="none" w:sz="0" w:space="0" w:color="auto"/>
          </w:divBdr>
        </w:div>
        <w:div w:id="1148132889">
          <w:marLeft w:val="1800"/>
          <w:marRight w:val="0"/>
          <w:marTop w:val="0"/>
          <w:marBottom w:val="60"/>
          <w:divBdr>
            <w:top w:val="none" w:sz="0" w:space="0" w:color="auto"/>
            <w:left w:val="none" w:sz="0" w:space="0" w:color="auto"/>
            <w:bottom w:val="none" w:sz="0" w:space="0" w:color="auto"/>
            <w:right w:val="none" w:sz="0" w:space="0" w:color="auto"/>
          </w:divBdr>
        </w:div>
        <w:div w:id="1258295475">
          <w:marLeft w:val="1800"/>
          <w:marRight w:val="0"/>
          <w:marTop w:val="0"/>
          <w:marBottom w:val="60"/>
          <w:divBdr>
            <w:top w:val="none" w:sz="0" w:space="0" w:color="auto"/>
            <w:left w:val="none" w:sz="0" w:space="0" w:color="auto"/>
            <w:bottom w:val="none" w:sz="0" w:space="0" w:color="auto"/>
            <w:right w:val="none" w:sz="0" w:space="0" w:color="auto"/>
          </w:divBdr>
        </w:div>
        <w:div w:id="1373577125">
          <w:marLeft w:val="1166"/>
          <w:marRight w:val="0"/>
          <w:marTop w:val="0"/>
          <w:marBottom w:val="60"/>
          <w:divBdr>
            <w:top w:val="none" w:sz="0" w:space="0" w:color="auto"/>
            <w:left w:val="none" w:sz="0" w:space="0" w:color="auto"/>
            <w:bottom w:val="none" w:sz="0" w:space="0" w:color="auto"/>
            <w:right w:val="none" w:sz="0" w:space="0" w:color="auto"/>
          </w:divBdr>
        </w:div>
        <w:div w:id="1481724262">
          <w:marLeft w:val="1166"/>
          <w:marRight w:val="0"/>
          <w:marTop w:val="0"/>
          <w:marBottom w:val="60"/>
          <w:divBdr>
            <w:top w:val="none" w:sz="0" w:space="0" w:color="auto"/>
            <w:left w:val="none" w:sz="0" w:space="0" w:color="auto"/>
            <w:bottom w:val="none" w:sz="0" w:space="0" w:color="auto"/>
            <w:right w:val="none" w:sz="0" w:space="0" w:color="auto"/>
          </w:divBdr>
        </w:div>
        <w:div w:id="2102867299">
          <w:marLeft w:val="547"/>
          <w:marRight w:val="0"/>
          <w:marTop w:val="0"/>
          <w:marBottom w:val="60"/>
          <w:divBdr>
            <w:top w:val="none" w:sz="0" w:space="0" w:color="auto"/>
            <w:left w:val="none" w:sz="0" w:space="0" w:color="auto"/>
            <w:bottom w:val="none" w:sz="0" w:space="0" w:color="auto"/>
            <w:right w:val="none" w:sz="0" w:space="0" w:color="auto"/>
          </w:divBdr>
        </w:div>
      </w:divsChild>
    </w:div>
    <w:div w:id="687677414">
      <w:bodyDiv w:val="1"/>
      <w:marLeft w:val="0"/>
      <w:marRight w:val="0"/>
      <w:marTop w:val="0"/>
      <w:marBottom w:val="0"/>
      <w:divBdr>
        <w:top w:val="none" w:sz="0" w:space="0" w:color="auto"/>
        <w:left w:val="none" w:sz="0" w:space="0" w:color="auto"/>
        <w:bottom w:val="none" w:sz="0" w:space="0" w:color="auto"/>
        <w:right w:val="none" w:sz="0" w:space="0" w:color="auto"/>
      </w:divBdr>
    </w:div>
    <w:div w:id="688601683">
      <w:bodyDiv w:val="1"/>
      <w:marLeft w:val="0"/>
      <w:marRight w:val="0"/>
      <w:marTop w:val="0"/>
      <w:marBottom w:val="0"/>
      <w:divBdr>
        <w:top w:val="none" w:sz="0" w:space="0" w:color="auto"/>
        <w:left w:val="none" w:sz="0" w:space="0" w:color="auto"/>
        <w:bottom w:val="none" w:sz="0" w:space="0" w:color="auto"/>
        <w:right w:val="none" w:sz="0" w:space="0" w:color="auto"/>
      </w:divBdr>
    </w:div>
    <w:div w:id="689137147">
      <w:bodyDiv w:val="1"/>
      <w:marLeft w:val="0"/>
      <w:marRight w:val="0"/>
      <w:marTop w:val="0"/>
      <w:marBottom w:val="0"/>
      <w:divBdr>
        <w:top w:val="none" w:sz="0" w:space="0" w:color="auto"/>
        <w:left w:val="none" w:sz="0" w:space="0" w:color="auto"/>
        <w:bottom w:val="none" w:sz="0" w:space="0" w:color="auto"/>
        <w:right w:val="none" w:sz="0" w:space="0" w:color="auto"/>
      </w:divBdr>
    </w:div>
    <w:div w:id="691566317">
      <w:bodyDiv w:val="1"/>
      <w:marLeft w:val="0"/>
      <w:marRight w:val="0"/>
      <w:marTop w:val="0"/>
      <w:marBottom w:val="0"/>
      <w:divBdr>
        <w:top w:val="none" w:sz="0" w:space="0" w:color="auto"/>
        <w:left w:val="none" w:sz="0" w:space="0" w:color="auto"/>
        <w:bottom w:val="none" w:sz="0" w:space="0" w:color="auto"/>
        <w:right w:val="none" w:sz="0" w:space="0" w:color="auto"/>
      </w:divBdr>
      <w:divsChild>
        <w:div w:id="980689375">
          <w:marLeft w:val="547"/>
          <w:marRight w:val="0"/>
          <w:marTop w:val="106"/>
          <w:marBottom w:val="0"/>
          <w:divBdr>
            <w:top w:val="none" w:sz="0" w:space="0" w:color="auto"/>
            <w:left w:val="none" w:sz="0" w:space="0" w:color="auto"/>
            <w:bottom w:val="none" w:sz="0" w:space="0" w:color="auto"/>
            <w:right w:val="none" w:sz="0" w:space="0" w:color="auto"/>
          </w:divBdr>
        </w:div>
        <w:div w:id="1995138983">
          <w:marLeft w:val="547"/>
          <w:marRight w:val="0"/>
          <w:marTop w:val="106"/>
          <w:marBottom w:val="0"/>
          <w:divBdr>
            <w:top w:val="none" w:sz="0" w:space="0" w:color="auto"/>
            <w:left w:val="none" w:sz="0" w:space="0" w:color="auto"/>
            <w:bottom w:val="none" w:sz="0" w:space="0" w:color="auto"/>
            <w:right w:val="none" w:sz="0" w:space="0" w:color="auto"/>
          </w:divBdr>
        </w:div>
      </w:divsChild>
    </w:div>
    <w:div w:id="693070556">
      <w:bodyDiv w:val="1"/>
      <w:marLeft w:val="0"/>
      <w:marRight w:val="0"/>
      <w:marTop w:val="0"/>
      <w:marBottom w:val="0"/>
      <w:divBdr>
        <w:top w:val="none" w:sz="0" w:space="0" w:color="auto"/>
        <w:left w:val="none" w:sz="0" w:space="0" w:color="auto"/>
        <w:bottom w:val="none" w:sz="0" w:space="0" w:color="auto"/>
        <w:right w:val="none" w:sz="0" w:space="0" w:color="auto"/>
      </w:divBdr>
    </w:div>
    <w:div w:id="693727888">
      <w:bodyDiv w:val="1"/>
      <w:marLeft w:val="0"/>
      <w:marRight w:val="0"/>
      <w:marTop w:val="0"/>
      <w:marBottom w:val="0"/>
      <w:divBdr>
        <w:top w:val="none" w:sz="0" w:space="0" w:color="auto"/>
        <w:left w:val="none" w:sz="0" w:space="0" w:color="auto"/>
        <w:bottom w:val="none" w:sz="0" w:space="0" w:color="auto"/>
        <w:right w:val="none" w:sz="0" w:space="0" w:color="auto"/>
      </w:divBdr>
    </w:div>
    <w:div w:id="694037069">
      <w:bodyDiv w:val="1"/>
      <w:marLeft w:val="0"/>
      <w:marRight w:val="0"/>
      <w:marTop w:val="0"/>
      <w:marBottom w:val="0"/>
      <w:divBdr>
        <w:top w:val="none" w:sz="0" w:space="0" w:color="auto"/>
        <w:left w:val="none" w:sz="0" w:space="0" w:color="auto"/>
        <w:bottom w:val="none" w:sz="0" w:space="0" w:color="auto"/>
        <w:right w:val="none" w:sz="0" w:space="0" w:color="auto"/>
      </w:divBdr>
    </w:div>
    <w:div w:id="694814616">
      <w:bodyDiv w:val="1"/>
      <w:marLeft w:val="0"/>
      <w:marRight w:val="0"/>
      <w:marTop w:val="0"/>
      <w:marBottom w:val="0"/>
      <w:divBdr>
        <w:top w:val="none" w:sz="0" w:space="0" w:color="auto"/>
        <w:left w:val="none" w:sz="0" w:space="0" w:color="auto"/>
        <w:bottom w:val="none" w:sz="0" w:space="0" w:color="auto"/>
        <w:right w:val="none" w:sz="0" w:space="0" w:color="auto"/>
      </w:divBdr>
      <w:divsChild>
        <w:div w:id="89939091">
          <w:marLeft w:val="1800"/>
          <w:marRight w:val="0"/>
          <w:marTop w:val="58"/>
          <w:marBottom w:val="0"/>
          <w:divBdr>
            <w:top w:val="none" w:sz="0" w:space="0" w:color="auto"/>
            <w:left w:val="none" w:sz="0" w:space="0" w:color="auto"/>
            <w:bottom w:val="none" w:sz="0" w:space="0" w:color="auto"/>
            <w:right w:val="none" w:sz="0" w:space="0" w:color="auto"/>
          </w:divBdr>
        </w:div>
        <w:div w:id="275060988">
          <w:marLeft w:val="1800"/>
          <w:marRight w:val="0"/>
          <w:marTop w:val="58"/>
          <w:marBottom w:val="0"/>
          <w:divBdr>
            <w:top w:val="none" w:sz="0" w:space="0" w:color="auto"/>
            <w:left w:val="none" w:sz="0" w:space="0" w:color="auto"/>
            <w:bottom w:val="none" w:sz="0" w:space="0" w:color="auto"/>
            <w:right w:val="none" w:sz="0" w:space="0" w:color="auto"/>
          </w:divBdr>
        </w:div>
        <w:div w:id="380708680">
          <w:marLeft w:val="1800"/>
          <w:marRight w:val="0"/>
          <w:marTop w:val="58"/>
          <w:marBottom w:val="0"/>
          <w:divBdr>
            <w:top w:val="none" w:sz="0" w:space="0" w:color="auto"/>
            <w:left w:val="none" w:sz="0" w:space="0" w:color="auto"/>
            <w:bottom w:val="none" w:sz="0" w:space="0" w:color="auto"/>
            <w:right w:val="none" w:sz="0" w:space="0" w:color="auto"/>
          </w:divBdr>
        </w:div>
        <w:div w:id="414325165">
          <w:marLeft w:val="1800"/>
          <w:marRight w:val="0"/>
          <w:marTop w:val="58"/>
          <w:marBottom w:val="0"/>
          <w:divBdr>
            <w:top w:val="none" w:sz="0" w:space="0" w:color="auto"/>
            <w:left w:val="none" w:sz="0" w:space="0" w:color="auto"/>
            <w:bottom w:val="none" w:sz="0" w:space="0" w:color="auto"/>
            <w:right w:val="none" w:sz="0" w:space="0" w:color="auto"/>
          </w:divBdr>
        </w:div>
        <w:div w:id="576747729">
          <w:marLeft w:val="1800"/>
          <w:marRight w:val="0"/>
          <w:marTop w:val="58"/>
          <w:marBottom w:val="0"/>
          <w:divBdr>
            <w:top w:val="none" w:sz="0" w:space="0" w:color="auto"/>
            <w:left w:val="none" w:sz="0" w:space="0" w:color="auto"/>
            <w:bottom w:val="none" w:sz="0" w:space="0" w:color="auto"/>
            <w:right w:val="none" w:sz="0" w:space="0" w:color="auto"/>
          </w:divBdr>
        </w:div>
        <w:div w:id="580984976">
          <w:marLeft w:val="1800"/>
          <w:marRight w:val="0"/>
          <w:marTop w:val="58"/>
          <w:marBottom w:val="0"/>
          <w:divBdr>
            <w:top w:val="none" w:sz="0" w:space="0" w:color="auto"/>
            <w:left w:val="none" w:sz="0" w:space="0" w:color="auto"/>
            <w:bottom w:val="none" w:sz="0" w:space="0" w:color="auto"/>
            <w:right w:val="none" w:sz="0" w:space="0" w:color="auto"/>
          </w:divBdr>
        </w:div>
        <w:div w:id="610280317">
          <w:marLeft w:val="1166"/>
          <w:marRight w:val="0"/>
          <w:marTop w:val="77"/>
          <w:marBottom w:val="0"/>
          <w:divBdr>
            <w:top w:val="none" w:sz="0" w:space="0" w:color="auto"/>
            <w:left w:val="none" w:sz="0" w:space="0" w:color="auto"/>
            <w:bottom w:val="none" w:sz="0" w:space="0" w:color="auto"/>
            <w:right w:val="none" w:sz="0" w:space="0" w:color="auto"/>
          </w:divBdr>
        </w:div>
        <w:div w:id="756633326">
          <w:marLeft w:val="1800"/>
          <w:marRight w:val="0"/>
          <w:marTop w:val="58"/>
          <w:marBottom w:val="0"/>
          <w:divBdr>
            <w:top w:val="none" w:sz="0" w:space="0" w:color="auto"/>
            <w:left w:val="none" w:sz="0" w:space="0" w:color="auto"/>
            <w:bottom w:val="none" w:sz="0" w:space="0" w:color="auto"/>
            <w:right w:val="none" w:sz="0" w:space="0" w:color="auto"/>
          </w:divBdr>
        </w:div>
        <w:div w:id="1036195765">
          <w:marLeft w:val="1800"/>
          <w:marRight w:val="0"/>
          <w:marTop w:val="58"/>
          <w:marBottom w:val="0"/>
          <w:divBdr>
            <w:top w:val="none" w:sz="0" w:space="0" w:color="auto"/>
            <w:left w:val="none" w:sz="0" w:space="0" w:color="auto"/>
            <w:bottom w:val="none" w:sz="0" w:space="0" w:color="auto"/>
            <w:right w:val="none" w:sz="0" w:space="0" w:color="auto"/>
          </w:divBdr>
        </w:div>
        <w:div w:id="1106538474">
          <w:marLeft w:val="1166"/>
          <w:marRight w:val="0"/>
          <w:marTop w:val="77"/>
          <w:marBottom w:val="0"/>
          <w:divBdr>
            <w:top w:val="none" w:sz="0" w:space="0" w:color="auto"/>
            <w:left w:val="none" w:sz="0" w:space="0" w:color="auto"/>
            <w:bottom w:val="none" w:sz="0" w:space="0" w:color="auto"/>
            <w:right w:val="none" w:sz="0" w:space="0" w:color="auto"/>
          </w:divBdr>
        </w:div>
        <w:div w:id="1460881500">
          <w:marLeft w:val="1166"/>
          <w:marRight w:val="0"/>
          <w:marTop w:val="77"/>
          <w:marBottom w:val="0"/>
          <w:divBdr>
            <w:top w:val="none" w:sz="0" w:space="0" w:color="auto"/>
            <w:left w:val="none" w:sz="0" w:space="0" w:color="auto"/>
            <w:bottom w:val="none" w:sz="0" w:space="0" w:color="auto"/>
            <w:right w:val="none" w:sz="0" w:space="0" w:color="auto"/>
          </w:divBdr>
        </w:div>
        <w:div w:id="1499463961">
          <w:marLeft w:val="1166"/>
          <w:marRight w:val="0"/>
          <w:marTop w:val="77"/>
          <w:marBottom w:val="0"/>
          <w:divBdr>
            <w:top w:val="none" w:sz="0" w:space="0" w:color="auto"/>
            <w:left w:val="none" w:sz="0" w:space="0" w:color="auto"/>
            <w:bottom w:val="none" w:sz="0" w:space="0" w:color="auto"/>
            <w:right w:val="none" w:sz="0" w:space="0" w:color="auto"/>
          </w:divBdr>
        </w:div>
        <w:div w:id="1575241768">
          <w:marLeft w:val="1800"/>
          <w:marRight w:val="0"/>
          <w:marTop w:val="58"/>
          <w:marBottom w:val="0"/>
          <w:divBdr>
            <w:top w:val="none" w:sz="0" w:space="0" w:color="auto"/>
            <w:left w:val="none" w:sz="0" w:space="0" w:color="auto"/>
            <w:bottom w:val="none" w:sz="0" w:space="0" w:color="auto"/>
            <w:right w:val="none" w:sz="0" w:space="0" w:color="auto"/>
          </w:divBdr>
        </w:div>
        <w:div w:id="1667905198">
          <w:marLeft w:val="547"/>
          <w:marRight w:val="0"/>
          <w:marTop w:val="86"/>
          <w:marBottom w:val="0"/>
          <w:divBdr>
            <w:top w:val="none" w:sz="0" w:space="0" w:color="auto"/>
            <w:left w:val="none" w:sz="0" w:space="0" w:color="auto"/>
            <w:bottom w:val="none" w:sz="0" w:space="0" w:color="auto"/>
            <w:right w:val="none" w:sz="0" w:space="0" w:color="auto"/>
          </w:divBdr>
        </w:div>
        <w:div w:id="1944652385">
          <w:marLeft w:val="1800"/>
          <w:marRight w:val="0"/>
          <w:marTop w:val="58"/>
          <w:marBottom w:val="0"/>
          <w:divBdr>
            <w:top w:val="none" w:sz="0" w:space="0" w:color="auto"/>
            <w:left w:val="none" w:sz="0" w:space="0" w:color="auto"/>
            <w:bottom w:val="none" w:sz="0" w:space="0" w:color="auto"/>
            <w:right w:val="none" w:sz="0" w:space="0" w:color="auto"/>
          </w:divBdr>
        </w:div>
        <w:div w:id="2053992608">
          <w:marLeft w:val="1800"/>
          <w:marRight w:val="0"/>
          <w:marTop w:val="58"/>
          <w:marBottom w:val="0"/>
          <w:divBdr>
            <w:top w:val="none" w:sz="0" w:space="0" w:color="auto"/>
            <w:left w:val="none" w:sz="0" w:space="0" w:color="auto"/>
            <w:bottom w:val="none" w:sz="0" w:space="0" w:color="auto"/>
            <w:right w:val="none" w:sz="0" w:space="0" w:color="auto"/>
          </w:divBdr>
        </w:div>
      </w:divsChild>
    </w:div>
    <w:div w:id="695469924">
      <w:bodyDiv w:val="1"/>
      <w:marLeft w:val="0"/>
      <w:marRight w:val="0"/>
      <w:marTop w:val="0"/>
      <w:marBottom w:val="0"/>
      <w:divBdr>
        <w:top w:val="none" w:sz="0" w:space="0" w:color="auto"/>
        <w:left w:val="none" w:sz="0" w:space="0" w:color="auto"/>
        <w:bottom w:val="none" w:sz="0" w:space="0" w:color="auto"/>
        <w:right w:val="none" w:sz="0" w:space="0" w:color="auto"/>
      </w:divBdr>
    </w:div>
    <w:div w:id="695542257">
      <w:bodyDiv w:val="1"/>
      <w:marLeft w:val="0"/>
      <w:marRight w:val="0"/>
      <w:marTop w:val="0"/>
      <w:marBottom w:val="0"/>
      <w:divBdr>
        <w:top w:val="none" w:sz="0" w:space="0" w:color="auto"/>
        <w:left w:val="none" w:sz="0" w:space="0" w:color="auto"/>
        <w:bottom w:val="none" w:sz="0" w:space="0" w:color="auto"/>
        <w:right w:val="none" w:sz="0" w:space="0" w:color="auto"/>
      </w:divBdr>
    </w:div>
    <w:div w:id="696152009">
      <w:bodyDiv w:val="1"/>
      <w:marLeft w:val="0"/>
      <w:marRight w:val="0"/>
      <w:marTop w:val="0"/>
      <w:marBottom w:val="0"/>
      <w:divBdr>
        <w:top w:val="none" w:sz="0" w:space="0" w:color="auto"/>
        <w:left w:val="none" w:sz="0" w:space="0" w:color="auto"/>
        <w:bottom w:val="none" w:sz="0" w:space="0" w:color="auto"/>
        <w:right w:val="none" w:sz="0" w:space="0" w:color="auto"/>
      </w:divBdr>
    </w:div>
    <w:div w:id="696350525">
      <w:bodyDiv w:val="1"/>
      <w:marLeft w:val="0"/>
      <w:marRight w:val="0"/>
      <w:marTop w:val="0"/>
      <w:marBottom w:val="0"/>
      <w:divBdr>
        <w:top w:val="none" w:sz="0" w:space="0" w:color="auto"/>
        <w:left w:val="none" w:sz="0" w:space="0" w:color="auto"/>
        <w:bottom w:val="none" w:sz="0" w:space="0" w:color="auto"/>
        <w:right w:val="none" w:sz="0" w:space="0" w:color="auto"/>
      </w:divBdr>
    </w:div>
    <w:div w:id="696665787">
      <w:bodyDiv w:val="1"/>
      <w:marLeft w:val="0"/>
      <w:marRight w:val="0"/>
      <w:marTop w:val="0"/>
      <w:marBottom w:val="0"/>
      <w:divBdr>
        <w:top w:val="none" w:sz="0" w:space="0" w:color="auto"/>
        <w:left w:val="none" w:sz="0" w:space="0" w:color="auto"/>
        <w:bottom w:val="none" w:sz="0" w:space="0" w:color="auto"/>
        <w:right w:val="none" w:sz="0" w:space="0" w:color="auto"/>
      </w:divBdr>
    </w:div>
    <w:div w:id="696851378">
      <w:bodyDiv w:val="1"/>
      <w:marLeft w:val="0"/>
      <w:marRight w:val="0"/>
      <w:marTop w:val="0"/>
      <w:marBottom w:val="0"/>
      <w:divBdr>
        <w:top w:val="none" w:sz="0" w:space="0" w:color="auto"/>
        <w:left w:val="none" w:sz="0" w:space="0" w:color="auto"/>
        <w:bottom w:val="none" w:sz="0" w:space="0" w:color="auto"/>
        <w:right w:val="none" w:sz="0" w:space="0" w:color="auto"/>
      </w:divBdr>
      <w:divsChild>
        <w:div w:id="1433476583">
          <w:marLeft w:val="1800"/>
          <w:marRight w:val="0"/>
          <w:marTop w:val="86"/>
          <w:marBottom w:val="0"/>
          <w:divBdr>
            <w:top w:val="none" w:sz="0" w:space="0" w:color="auto"/>
            <w:left w:val="none" w:sz="0" w:space="0" w:color="auto"/>
            <w:bottom w:val="none" w:sz="0" w:space="0" w:color="auto"/>
            <w:right w:val="none" w:sz="0" w:space="0" w:color="auto"/>
          </w:divBdr>
        </w:div>
        <w:div w:id="1721204492">
          <w:marLeft w:val="1800"/>
          <w:marRight w:val="0"/>
          <w:marTop w:val="86"/>
          <w:marBottom w:val="0"/>
          <w:divBdr>
            <w:top w:val="none" w:sz="0" w:space="0" w:color="auto"/>
            <w:left w:val="none" w:sz="0" w:space="0" w:color="auto"/>
            <w:bottom w:val="none" w:sz="0" w:space="0" w:color="auto"/>
            <w:right w:val="none" w:sz="0" w:space="0" w:color="auto"/>
          </w:divBdr>
        </w:div>
        <w:div w:id="1962223753">
          <w:marLeft w:val="1166"/>
          <w:marRight w:val="0"/>
          <w:marTop w:val="96"/>
          <w:marBottom w:val="0"/>
          <w:divBdr>
            <w:top w:val="none" w:sz="0" w:space="0" w:color="auto"/>
            <w:left w:val="none" w:sz="0" w:space="0" w:color="auto"/>
            <w:bottom w:val="none" w:sz="0" w:space="0" w:color="auto"/>
            <w:right w:val="none" w:sz="0" w:space="0" w:color="auto"/>
          </w:divBdr>
        </w:div>
        <w:div w:id="2117019524">
          <w:marLeft w:val="547"/>
          <w:marRight w:val="0"/>
          <w:marTop w:val="115"/>
          <w:marBottom w:val="0"/>
          <w:divBdr>
            <w:top w:val="none" w:sz="0" w:space="0" w:color="auto"/>
            <w:left w:val="none" w:sz="0" w:space="0" w:color="auto"/>
            <w:bottom w:val="none" w:sz="0" w:space="0" w:color="auto"/>
            <w:right w:val="none" w:sz="0" w:space="0" w:color="auto"/>
          </w:divBdr>
        </w:div>
      </w:divsChild>
    </w:div>
    <w:div w:id="699940551">
      <w:bodyDiv w:val="1"/>
      <w:marLeft w:val="0"/>
      <w:marRight w:val="0"/>
      <w:marTop w:val="0"/>
      <w:marBottom w:val="0"/>
      <w:divBdr>
        <w:top w:val="none" w:sz="0" w:space="0" w:color="auto"/>
        <w:left w:val="none" w:sz="0" w:space="0" w:color="auto"/>
        <w:bottom w:val="none" w:sz="0" w:space="0" w:color="auto"/>
        <w:right w:val="none" w:sz="0" w:space="0" w:color="auto"/>
      </w:divBdr>
      <w:divsChild>
        <w:div w:id="305748412">
          <w:marLeft w:val="1800"/>
          <w:marRight w:val="0"/>
          <w:marTop w:val="77"/>
          <w:marBottom w:val="0"/>
          <w:divBdr>
            <w:top w:val="none" w:sz="0" w:space="0" w:color="auto"/>
            <w:left w:val="none" w:sz="0" w:space="0" w:color="auto"/>
            <w:bottom w:val="none" w:sz="0" w:space="0" w:color="auto"/>
            <w:right w:val="none" w:sz="0" w:space="0" w:color="auto"/>
          </w:divBdr>
        </w:div>
        <w:div w:id="455756499">
          <w:marLeft w:val="1166"/>
          <w:marRight w:val="0"/>
          <w:marTop w:val="86"/>
          <w:marBottom w:val="0"/>
          <w:divBdr>
            <w:top w:val="none" w:sz="0" w:space="0" w:color="auto"/>
            <w:left w:val="none" w:sz="0" w:space="0" w:color="auto"/>
            <w:bottom w:val="none" w:sz="0" w:space="0" w:color="auto"/>
            <w:right w:val="none" w:sz="0" w:space="0" w:color="auto"/>
          </w:divBdr>
        </w:div>
        <w:div w:id="577982811">
          <w:marLeft w:val="1166"/>
          <w:marRight w:val="0"/>
          <w:marTop w:val="86"/>
          <w:marBottom w:val="0"/>
          <w:divBdr>
            <w:top w:val="none" w:sz="0" w:space="0" w:color="auto"/>
            <w:left w:val="none" w:sz="0" w:space="0" w:color="auto"/>
            <w:bottom w:val="none" w:sz="0" w:space="0" w:color="auto"/>
            <w:right w:val="none" w:sz="0" w:space="0" w:color="auto"/>
          </w:divBdr>
        </w:div>
        <w:div w:id="704865042">
          <w:marLeft w:val="547"/>
          <w:marRight w:val="0"/>
          <w:marTop w:val="96"/>
          <w:marBottom w:val="0"/>
          <w:divBdr>
            <w:top w:val="none" w:sz="0" w:space="0" w:color="auto"/>
            <w:left w:val="none" w:sz="0" w:space="0" w:color="auto"/>
            <w:bottom w:val="none" w:sz="0" w:space="0" w:color="auto"/>
            <w:right w:val="none" w:sz="0" w:space="0" w:color="auto"/>
          </w:divBdr>
        </w:div>
        <w:div w:id="896009658">
          <w:marLeft w:val="547"/>
          <w:marRight w:val="0"/>
          <w:marTop w:val="96"/>
          <w:marBottom w:val="0"/>
          <w:divBdr>
            <w:top w:val="none" w:sz="0" w:space="0" w:color="auto"/>
            <w:left w:val="none" w:sz="0" w:space="0" w:color="auto"/>
            <w:bottom w:val="none" w:sz="0" w:space="0" w:color="auto"/>
            <w:right w:val="none" w:sz="0" w:space="0" w:color="auto"/>
          </w:divBdr>
        </w:div>
        <w:div w:id="916480340">
          <w:marLeft w:val="1166"/>
          <w:marRight w:val="0"/>
          <w:marTop w:val="86"/>
          <w:marBottom w:val="0"/>
          <w:divBdr>
            <w:top w:val="none" w:sz="0" w:space="0" w:color="auto"/>
            <w:left w:val="none" w:sz="0" w:space="0" w:color="auto"/>
            <w:bottom w:val="none" w:sz="0" w:space="0" w:color="auto"/>
            <w:right w:val="none" w:sz="0" w:space="0" w:color="auto"/>
          </w:divBdr>
        </w:div>
        <w:div w:id="948971646">
          <w:marLeft w:val="1166"/>
          <w:marRight w:val="0"/>
          <w:marTop w:val="86"/>
          <w:marBottom w:val="0"/>
          <w:divBdr>
            <w:top w:val="none" w:sz="0" w:space="0" w:color="auto"/>
            <w:left w:val="none" w:sz="0" w:space="0" w:color="auto"/>
            <w:bottom w:val="none" w:sz="0" w:space="0" w:color="auto"/>
            <w:right w:val="none" w:sz="0" w:space="0" w:color="auto"/>
          </w:divBdr>
        </w:div>
        <w:div w:id="1725986698">
          <w:marLeft w:val="547"/>
          <w:marRight w:val="0"/>
          <w:marTop w:val="96"/>
          <w:marBottom w:val="0"/>
          <w:divBdr>
            <w:top w:val="none" w:sz="0" w:space="0" w:color="auto"/>
            <w:left w:val="none" w:sz="0" w:space="0" w:color="auto"/>
            <w:bottom w:val="none" w:sz="0" w:space="0" w:color="auto"/>
            <w:right w:val="none" w:sz="0" w:space="0" w:color="auto"/>
          </w:divBdr>
        </w:div>
        <w:div w:id="1744445325">
          <w:marLeft w:val="1166"/>
          <w:marRight w:val="0"/>
          <w:marTop w:val="86"/>
          <w:marBottom w:val="0"/>
          <w:divBdr>
            <w:top w:val="none" w:sz="0" w:space="0" w:color="auto"/>
            <w:left w:val="none" w:sz="0" w:space="0" w:color="auto"/>
            <w:bottom w:val="none" w:sz="0" w:space="0" w:color="auto"/>
            <w:right w:val="none" w:sz="0" w:space="0" w:color="auto"/>
          </w:divBdr>
        </w:div>
      </w:divsChild>
    </w:div>
    <w:div w:id="700059835">
      <w:bodyDiv w:val="1"/>
      <w:marLeft w:val="0"/>
      <w:marRight w:val="0"/>
      <w:marTop w:val="0"/>
      <w:marBottom w:val="0"/>
      <w:divBdr>
        <w:top w:val="none" w:sz="0" w:space="0" w:color="auto"/>
        <w:left w:val="none" w:sz="0" w:space="0" w:color="auto"/>
        <w:bottom w:val="none" w:sz="0" w:space="0" w:color="auto"/>
        <w:right w:val="none" w:sz="0" w:space="0" w:color="auto"/>
      </w:divBdr>
      <w:divsChild>
        <w:div w:id="325744062">
          <w:marLeft w:val="547"/>
          <w:marRight w:val="0"/>
          <w:marTop w:val="173"/>
          <w:marBottom w:val="0"/>
          <w:divBdr>
            <w:top w:val="none" w:sz="0" w:space="0" w:color="auto"/>
            <w:left w:val="none" w:sz="0" w:space="0" w:color="auto"/>
            <w:bottom w:val="none" w:sz="0" w:space="0" w:color="auto"/>
            <w:right w:val="none" w:sz="0" w:space="0" w:color="auto"/>
          </w:divBdr>
        </w:div>
      </w:divsChild>
    </w:div>
    <w:div w:id="701324556">
      <w:bodyDiv w:val="1"/>
      <w:marLeft w:val="0"/>
      <w:marRight w:val="0"/>
      <w:marTop w:val="0"/>
      <w:marBottom w:val="0"/>
      <w:divBdr>
        <w:top w:val="none" w:sz="0" w:space="0" w:color="auto"/>
        <w:left w:val="none" w:sz="0" w:space="0" w:color="auto"/>
        <w:bottom w:val="none" w:sz="0" w:space="0" w:color="auto"/>
        <w:right w:val="none" w:sz="0" w:space="0" w:color="auto"/>
      </w:divBdr>
      <w:divsChild>
        <w:div w:id="18775305">
          <w:marLeft w:val="1166"/>
          <w:marRight w:val="0"/>
          <w:marTop w:val="86"/>
          <w:marBottom w:val="0"/>
          <w:divBdr>
            <w:top w:val="none" w:sz="0" w:space="0" w:color="auto"/>
            <w:left w:val="none" w:sz="0" w:space="0" w:color="auto"/>
            <w:bottom w:val="none" w:sz="0" w:space="0" w:color="auto"/>
            <w:right w:val="none" w:sz="0" w:space="0" w:color="auto"/>
          </w:divBdr>
        </w:div>
        <w:div w:id="259221791">
          <w:marLeft w:val="1166"/>
          <w:marRight w:val="0"/>
          <w:marTop w:val="86"/>
          <w:marBottom w:val="0"/>
          <w:divBdr>
            <w:top w:val="none" w:sz="0" w:space="0" w:color="auto"/>
            <w:left w:val="none" w:sz="0" w:space="0" w:color="auto"/>
            <w:bottom w:val="none" w:sz="0" w:space="0" w:color="auto"/>
            <w:right w:val="none" w:sz="0" w:space="0" w:color="auto"/>
          </w:divBdr>
        </w:div>
        <w:div w:id="708647818">
          <w:marLeft w:val="547"/>
          <w:marRight w:val="0"/>
          <w:marTop w:val="96"/>
          <w:marBottom w:val="0"/>
          <w:divBdr>
            <w:top w:val="none" w:sz="0" w:space="0" w:color="auto"/>
            <w:left w:val="none" w:sz="0" w:space="0" w:color="auto"/>
            <w:bottom w:val="none" w:sz="0" w:space="0" w:color="auto"/>
            <w:right w:val="none" w:sz="0" w:space="0" w:color="auto"/>
          </w:divBdr>
        </w:div>
        <w:div w:id="1380669569">
          <w:marLeft w:val="1166"/>
          <w:marRight w:val="0"/>
          <w:marTop w:val="86"/>
          <w:marBottom w:val="0"/>
          <w:divBdr>
            <w:top w:val="none" w:sz="0" w:space="0" w:color="auto"/>
            <w:left w:val="none" w:sz="0" w:space="0" w:color="auto"/>
            <w:bottom w:val="none" w:sz="0" w:space="0" w:color="auto"/>
            <w:right w:val="none" w:sz="0" w:space="0" w:color="auto"/>
          </w:divBdr>
        </w:div>
        <w:div w:id="1455716371">
          <w:marLeft w:val="547"/>
          <w:marRight w:val="0"/>
          <w:marTop w:val="96"/>
          <w:marBottom w:val="0"/>
          <w:divBdr>
            <w:top w:val="none" w:sz="0" w:space="0" w:color="auto"/>
            <w:left w:val="none" w:sz="0" w:space="0" w:color="auto"/>
            <w:bottom w:val="none" w:sz="0" w:space="0" w:color="auto"/>
            <w:right w:val="none" w:sz="0" w:space="0" w:color="auto"/>
          </w:divBdr>
        </w:div>
        <w:div w:id="1491172253">
          <w:marLeft w:val="1166"/>
          <w:marRight w:val="0"/>
          <w:marTop w:val="86"/>
          <w:marBottom w:val="0"/>
          <w:divBdr>
            <w:top w:val="none" w:sz="0" w:space="0" w:color="auto"/>
            <w:left w:val="none" w:sz="0" w:space="0" w:color="auto"/>
            <w:bottom w:val="none" w:sz="0" w:space="0" w:color="auto"/>
            <w:right w:val="none" w:sz="0" w:space="0" w:color="auto"/>
          </w:divBdr>
        </w:div>
        <w:div w:id="2111003582">
          <w:marLeft w:val="547"/>
          <w:marRight w:val="0"/>
          <w:marTop w:val="96"/>
          <w:marBottom w:val="0"/>
          <w:divBdr>
            <w:top w:val="none" w:sz="0" w:space="0" w:color="auto"/>
            <w:left w:val="none" w:sz="0" w:space="0" w:color="auto"/>
            <w:bottom w:val="none" w:sz="0" w:space="0" w:color="auto"/>
            <w:right w:val="none" w:sz="0" w:space="0" w:color="auto"/>
          </w:divBdr>
        </w:div>
      </w:divsChild>
    </w:div>
    <w:div w:id="701437625">
      <w:bodyDiv w:val="1"/>
      <w:marLeft w:val="0"/>
      <w:marRight w:val="0"/>
      <w:marTop w:val="0"/>
      <w:marBottom w:val="0"/>
      <w:divBdr>
        <w:top w:val="none" w:sz="0" w:space="0" w:color="auto"/>
        <w:left w:val="none" w:sz="0" w:space="0" w:color="auto"/>
        <w:bottom w:val="none" w:sz="0" w:space="0" w:color="auto"/>
        <w:right w:val="none" w:sz="0" w:space="0" w:color="auto"/>
      </w:divBdr>
    </w:div>
    <w:div w:id="702290955">
      <w:bodyDiv w:val="1"/>
      <w:marLeft w:val="0"/>
      <w:marRight w:val="0"/>
      <w:marTop w:val="0"/>
      <w:marBottom w:val="0"/>
      <w:divBdr>
        <w:top w:val="none" w:sz="0" w:space="0" w:color="auto"/>
        <w:left w:val="none" w:sz="0" w:space="0" w:color="auto"/>
        <w:bottom w:val="none" w:sz="0" w:space="0" w:color="auto"/>
        <w:right w:val="none" w:sz="0" w:space="0" w:color="auto"/>
      </w:divBdr>
    </w:div>
    <w:div w:id="703284289">
      <w:bodyDiv w:val="1"/>
      <w:marLeft w:val="0"/>
      <w:marRight w:val="0"/>
      <w:marTop w:val="0"/>
      <w:marBottom w:val="0"/>
      <w:divBdr>
        <w:top w:val="none" w:sz="0" w:space="0" w:color="auto"/>
        <w:left w:val="none" w:sz="0" w:space="0" w:color="auto"/>
        <w:bottom w:val="none" w:sz="0" w:space="0" w:color="auto"/>
        <w:right w:val="none" w:sz="0" w:space="0" w:color="auto"/>
      </w:divBdr>
    </w:div>
    <w:div w:id="705102950">
      <w:bodyDiv w:val="1"/>
      <w:marLeft w:val="0"/>
      <w:marRight w:val="0"/>
      <w:marTop w:val="0"/>
      <w:marBottom w:val="0"/>
      <w:divBdr>
        <w:top w:val="none" w:sz="0" w:space="0" w:color="auto"/>
        <w:left w:val="none" w:sz="0" w:space="0" w:color="auto"/>
        <w:bottom w:val="none" w:sz="0" w:space="0" w:color="auto"/>
        <w:right w:val="none" w:sz="0" w:space="0" w:color="auto"/>
      </w:divBdr>
    </w:div>
    <w:div w:id="705108560">
      <w:bodyDiv w:val="1"/>
      <w:marLeft w:val="0"/>
      <w:marRight w:val="0"/>
      <w:marTop w:val="0"/>
      <w:marBottom w:val="0"/>
      <w:divBdr>
        <w:top w:val="none" w:sz="0" w:space="0" w:color="auto"/>
        <w:left w:val="none" w:sz="0" w:space="0" w:color="auto"/>
        <w:bottom w:val="none" w:sz="0" w:space="0" w:color="auto"/>
        <w:right w:val="none" w:sz="0" w:space="0" w:color="auto"/>
      </w:divBdr>
    </w:div>
    <w:div w:id="705567637">
      <w:bodyDiv w:val="1"/>
      <w:marLeft w:val="0"/>
      <w:marRight w:val="0"/>
      <w:marTop w:val="0"/>
      <w:marBottom w:val="0"/>
      <w:divBdr>
        <w:top w:val="none" w:sz="0" w:space="0" w:color="auto"/>
        <w:left w:val="none" w:sz="0" w:space="0" w:color="auto"/>
        <w:bottom w:val="none" w:sz="0" w:space="0" w:color="auto"/>
        <w:right w:val="none" w:sz="0" w:space="0" w:color="auto"/>
      </w:divBdr>
    </w:div>
    <w:div w:id="706492965">
      <w:bodyDiv w:val="1"/>
      <w:marLeft w:val="0"/>
      <w:marRight w:val="0"/>
      <w:marTop w:val="0"/>
      <w:marBottom w:val="0"/>
      <w:divBdr>
        <w:top w:val="none" w:sz="0" w:space="0" w:color="auto"/>
        <w:left w:val="none" w:sz="0" w:space="0" w:color="auto"/>
        <w:bottom w:val="none" w:sz="0" w:space="0" w:color="auto"/>
        <w:right w:val="none" w:sz="0" w:space="0" w:color="auto"/>
      </w:divBdr>
      <w:divsChild>
        <w:div w:id="573663377">
          <w:marLeft w:val="0"/>
          <w:marRight w:val="0"/>
          <w:marTop w:val="0"/>
          <w:marBottom w:val="0"/>
          <w:divBdr>
            <w:top w:val="none" w:sz="0" w:space="0" w:color="auto"/>
            <w:left w:val="none" w:sz="0" w:space="0" w:color="auto"/>
            <w:bottom w:val="none" w:sz="0" w:space="0" w:color="auto"/>
            <w:right w:val="none" w:sz="0" w:space="0" w:color="auto"/>
          </w:divBdr>
          <w:divsChild>
            <w:div w:id="298803366">
              <w:marLeft w:val="0"/>
              <w:marRight w:val="0"/>
              <w:marTop w:val="0"/>
              <w:marBottom w:val="0"/>
              <w:divBdr>
                <w:top w:val="none" w:sz="0" w:space="0" w:color="auto"/>
                <w:left w:val="none" w:sz="0" w:space="0" w:color="auto"/>
                <w:bottom w:val="none" w:sz="0" w:space="0" w:color="auto"/>
                <w:right w:val="none" w:sz="0" w:space="0" w:color="auto"/>
              </w:divBdr>
            </w:div>
            <w:div w:id="1526288033">
              <w:marLeft w:val="0"/>
              <w:marRight w:val="0"/>
              <w:marTop w:val="0"/>
              <w:marBottom w:val="0"/>
              <w:divBdr>
                <w:top w:val="none" w:sz="0" w:space="0" w:color="auto"/>
                <w:left w:val="none" w:sz="0" w:space="0" w:color="auto"/>
                <w:bottom w:val="none" w:sz="0" w:space="0" w:color="auto"/>
                <w:right w:val="none" w:sz="0" w:space="0" w:color="auto"/>
              </w:divBdr>
            </w:div>
            <w:div w:id="1594701623">
              <w:marLeft w:val="0"/>
              <w:marRight w:val="0"/>
              <w:marTop w:val="0"/>
              <w:marBottom w:val="0"/>
              <w:divBdr>
                <w:top w:val="none" w:sz="0" w:space="0" w:color="auto"/>
                <w:left w:val="none" w:sz="0" w:space="0" w:color="auto"/>
                <w:bottom w:val="none" w:sz="0" w:space="0" w:color="auto"/>
                <w:right w:val="none" w:sz="0" w:space="0" w:color="auto"/>
              </w:divBdr>
            </w:div>
            <w:div w:id="174032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879377">
      <w:bodyDiv w:val="1"/>
      <w:marLeft w:val="0"/>
      <w:marRight w:val="0"/>
      <w:marTop w:val="0"/>
      <w:marBottom w:val="0"/>
      <w:divBdr>
        <w:top w:val="none" w:sz="0" w:space="0" w:color="auto"/>
        <w:left w:val="none" w:sz="0" w:space="0" w:color="auto"/>
        <w:bottom w:val="none" w:sz="0" w:space="0" w:color="auto"/>
        <w:right w:val="none" w:sz="0" w:space="0" w:color="auto"/>
      </w:divBdr>
      <w:divsChild>
        <w:div w:id="339241959">
          <w:marLeft w:val="547"/>
          <w:marRight w:val="0"/>
          <w:marTop w:val="134"/>
          <w:marBottom w:val="0"/>
          <w:divBdr>
            <w:top w:val="none" w:sz="0" w:space="0" w:color="auto"/>
            <w:left w:val="none" w:sz="0" w:space="0" w:color="auto"/>
            <w:bottom w:val="none" w:sz="0" w:space="0" w:color="auto"/>
            <w:right w:val="none" w:sz="0" w:space="0" w:color="auto"/>
          </w:divBdr>
        </w:div>
        <w:div w:id="1118187109">
          <w:marLeft w:val="1166"/>
          <w:marRight w:val="0"/>
          <w:marTop w:val="115"/>
          <w:marBottom w:val="0"/>
          <w:divBdr>
            <w:top w:val="none" w:sz="0" w:space="0" w:color="auto"/>
            <w:left w:val="none" w:sz="0" w:space="0" w:color="auto"/>
            <w:bottom w:val="none" w:sz="0" w:space="0" w:color="auto"/>
            <w:right w:val="none" w:sz="0" w:space="0" w:color="auto"/>
          </w:divBdr>
        </w:div>
        <w:div w:id="1292058129">
          <w:marLeft w:val="547"/>
          <w:marRight w:val="0"/>
          <w:marTop w:val="134"/>
          <w:marBottom w:val="0"/>
          <w:divBdr>
            <w:top w:val="none" w:sz="0" w:space="0" w:color="auto"/>
            <w:left w:val="none" w:sz="0" w:space="0" w:color="auto"/>
            <w:bottom w:val="none" w:sz="0" w:space="0" w:color="auto"/>
            <w:right w:val="none" w:sz="0" w:space="0" w:color="auto"/>
          </w:divBdr>
        </w:div>
        <w:div w:id="1525943666">
          <w:marLeft w:val="1166"/>
          <w:marRight w:val="0"/>
          <w:marTop w:val="115"/>
          <w:marBottom w:val="0"/>
          <w:divBdr>
            <w:top w:val="none" w:sz="0" w:space="0" w:color="auto"/>
            <w:left w:val="none" w:sz="0" w:space="0" w:color="auto"/>
            <w:bottom w:val="none" w:sz="0" w:space="0" w:color="auto"/>
            <w:right w:val="none" w:sz="0" w:space="0" w:color="auto"/>
          </w:divBdr>
        </w:div>
      </w:divsChild>
    </w:div>
    <w:div w:id="712272378">
      <w:bodyDiv w:val="1"/>
      <w:marLeft w:val="0"/>
      <w:marRight w:val="0"/>
      <w:marTop w:val="0"/>
      <w:marBottom w:val="0"/>
      <w:divBdr>
        <w:top w:val="none" w:sz="0" w:space="0" w:color="auto"/>
        <w:left w:val="none" w:sz="0" w:space="0" w:color="auto"/>
        <w:bottom w:val="none" w:sz="0" w:space="0" w:color="auto"/>
        <w:right w:val="none" w:sz="0" w:space="0" w:color="auto"/>
      </w:divBdr>
    </w:div>
    <w:div w:id="712460228">
      <w:bodyDiv w:val="1"/>
      <w:marLeft w:val="0"/>
      <w:marRight w:val="0"/>
      <w:marTop w:val="0"/>
      <w:marBottom w:val="0"/>
      <w:divBdr>
        <w:top w:val="none" w:sz="0" w:space="0" w:color="auto"/>
        <w:left w:val="none" w:sz="0" w:space="0" w:color="auto"/>
        <w:bottom w:val="none" w:sz="0" w:space="0" w:color="auto"/>
        <w:right w:val="none" w:sz="0" w:space="0" w:color="auto"/>
      </w:divBdr>
      <w:divsChild>
        <w:div w:id="659235169">
          <w:marLeft w:val="1166"/>
          <w:marRight w:val="0"/>
          <w:marTop w:val="115"/>
          <w:marBottom w:val="0"/>
          <w:divBdr>
            <w:top w:val="none" w:sz="0" w:space="0" w:color="auto"/>
            <w:left w:val="none" w:sz="0" w:space="0" w:color="auto"/>
            <w:bottom w:val="none" w:sz="0" w:space="0" w:color="auto"/>
            <w:right w:val="none" w:sz="0" w:space="0" w:color="auto"/>
          </w:divBdr>
        </w:div>
        <w:div w:id="2009743202">
          <w:marLeft w:val="547"/>
          <w:marRight w:val="0"/>
          <w:marTop w:val="134"/>
          <w:marBottom w:val="0"/>
          <w:divBdr>
            <w:top w:val="none" w:sz="0" w:space="0" w:color="auto"/>
            <w:left w:val="none" w:sz="0" w:space="0" w:color="auto"/>
            <w:bottom w:val="none" w:sz="0" w:space="0" w:color="auto"/>
            <w:right w:val="none" w:sz="0" w:space="0" w:color="auto"/>
          </w:divBdr>
        </w:div>
        <w:div w:id="2106657212">
          <w:marLeft w:val="1166"/>
          <w:marRight w:val="0"/>
          <w:marTop w:val="115"/>
          <w:marBottom w:val="0"/>
          <w:divBdr>
            <w:top w:val="none" w:sz="0" w:space="0" w:color="auto"/>
            <w:left w:val="none" w:sz="0" w:space="0" w:color="auto"/>
            <w:bottom w:val="none" w:sz="0" w:space="0" w:color="auto"/>
            <w:right w:val="none" w:sz="0" w:space="0" w:color="auto"/>
          </w:divBdr>
        </w:div>
      </w:divsChild>
    </w:div>
    <w:div w:id="712463193">
      <w:bodyDiv w:val="1"/>
      <w:marLeft w:val="0"/>
      <w:marRight w:val="0"/>
      <w:marTop w:val="0"/>
      <w:marBottom w:val="0"/>
      <w:divBdr>
        <w:top w:val="none" w:sz="0" w:space="0" w:color="auto"/>
        <w:left w:val="none" w:sz="0" w:space="0" w:color="auto"/>
        <w:bottom w:val="none" w:sz="0" w:space="0" w:color="auto"/>
        <w:right w:val="none" w:sz="0" w:space="0" w:color="auto"/>
      </w:divBdr>
      <w:divsChild>
        <w:div w:id="478619028">
          <w:marLeft w:val="0"/>
          <w:marRight w:val="0"/>
          <w:marTop w:val="0"/>
          <w:marBottom w:val="0"/>
          <w:divBdr>
            <w:top w:val="none" w:sz="0" w:space="0" w:color="auto"/>
            <w:left w:val="none" w:sz="0" w:space="0" w:color="auto"/>
            <w:bottom w:val="none" w:sz="0" w:space="0" w:color="auto"/>
            <w:right w:val="none" w:sz="0" w:space="0" w:color="auto"/>
          </w:divBdr>
        </w:div>
      </w:divsChild>
    </w:div>
    <w:div w:id="712539929">
      <w:bodyDiv w:val="1"/>
      <w:marLeft w:val="0"/>
      <w:marRight w:val="0"/>
      <w:marTop w:val="0"/>
      <w:marBottom w:val="0"/>
      <w:divBdr>
        <w:top w:val="none" w:sz="0" w:space="0" w:color="auto"/>
        <w:left w:val="none" w:sz="0" w:space="0" w:color="auto"/>
        <w:bottom w:val="none" w:sz="0" w:space="0" w:color="auto"/>
        <w:right w:val="none" w:sz="0" w:space="0" w:color="auto"/>
      </w:divBdr>
    </w:div>
    <w:div w:id="712728176">
      <w:bodyDiv w:val="1"/>
      <w:marLeft w:val="0"/>
      <w:marRight w:val="0"/>
      <w:marTop w:val="0"/>
      <w:marBottom w:val="0"/>
      <w:divBdr>
        <w:top w:val="none" w:sz="0" w:space="0" w:color="auto"/>
        <w:left w:val="none" w:sz="0" w:space="0" w:color="auto"/>
        <w:bottom w:val="none" w:sz="0" w:space="0" w:color="auto"/>
        <w:right w:val="none" w:sz="0" w:space="0" w:color="auto"/>
      </w:divBdr>
    </w:div>
    <w:div w:id="714429658">
      <w:bodyDiv w:val="1"/>
      <w:marLeft w:val="0"/>
      <w:marRight w:val="0"/>
      <w:marTop w:val="0"/>
      <w:marBottom w:val="0"/>
      <w:divBdr>
        <w:top w:val="none" w:sz="0" w:space="0" w:color="auto"/>
        <w:left w:val="none" w:sz="0" w:space="0" w:color="auto"/>
        <w:bottom w:val="none" w:sz="0" w:space="0" w:color="auto"/>
        <w:right w:val="none" w:sz="0" w:space="0" w:color="auto"/>
      </w:divBdr>
      <w:divsChild>
        <w:div w:id="158932227">
          <w:marLeft w:val="1166"/>
          <w:marRight w:val="0"/>
          <w:marTop w:val="77"/>
          <w:marBottom w:val="0"/>
          <w:divBdr>
            <w:top w:val="none" w:sz="0" w:space="0" w:color="auto"/>
            <w:left w:val="none" w:sz="0" w:space="0" w:color="auto"/>
            <w:bottom w:val="none" w:sz="0" w:space="0" w:color="auto"/>
            <w:right w:val="none" w:sz="0" w:space="0" w:color="auto"/>
          </w:divBdr>
        </w:div>
        <w:div w:id="862594557">
          <w:marLeft w:val="1166"/>
          <w:marRight w:val="0"/>
          <w:marTop w:val="77"/>
          <w:marBottom w:val="0"/>
          <w:divBdr>
            <w:top w:val="none" w:sz="0" w:space="0" w:color="auto"/>
            <w:left w:val="none" w:sz="0" w:space="0" w:color="auto"/>
            <w:bottom w:val="none" w:sz="0" w:space="0" w:color="auto"/>
            <w:right w:val="none" w:sz="0" w:space="0" w:color="auto"/>
          </w:divBdr>
        </w:div>
        <w:div w:id="1824349310">
          <w:marLeft w:val="1166"/>
          <w:marRight w:val="0"/>
          <w:marTop w:val="77"/>
          <w:marBottom w:val="0"/>
          <w:divBdr>
            <w:top w:val="none" w:sz="0" w:space="0" w:color="auto"/>
            <w:left w:val="none" w:sz="0" w:space="0" w:color="auto"/>
            <w:bottom w:val="none" w:sz="0" w:space="0" w:color="auto"/>
            <w:right w:val="none" w:sz="0" w:space="0" w:color="auto"/>
          </w:divBdr>
        </w:div>
        <w:div w:id="1845239795">
          <w:marLeft w:val="547"/>
          <w:marRight w:val="0"/>
          <w:marTop w:val="96"/>
          <w:marBottom w:val="0"/>
          <w:divBdr>
            <w:top w:val="none" w:sz="0" w:space="0" w:color="auto"/>
            <w:left w:val="none" w:sz="0" w:space="0" w:color="auto"/>
            <w:bottom w:val="none" w:sz="0" w:space="0" w:color="auto"/>
            <w:right w:val="none" w:sz="0" w:space="0" w:color="auto"/>
          </w:divBdr>
        </w:div>
        <w:div w:id="1928269075">
          <w:marLeft w:val="547"/>
          <w:marRight w:val="0"/>
          <w:marTop w:val="96"/>
          <w:marBottom w:val="0"/>
          <w:divBdr>
            <w:top w:val="none" w:sz="0" w:space="0" w:color="auto"/>
            <w:left w:val="none" w:sz="0" w:space="0" w:color="auto"/>
            <w:bottom w:val="none" w:sz="0" w:space="0" w:color="auto"/>
            <w:right w:val="none" w:sz="0" w:space="0" w:color="auto"/>
          </w:divBdr>
        </w:div>
        <w:div w:id="1964076239">
          <w:marLeft w:val="1166"/>
          <w:marRight w:val="0"/>
          <w:marTop w:val="77"/>
          <w:marBottom w:val="0"/>
          <w:divBdr>
            <w:top w:val="none" w:sz="0" w:space="0" w:color="auto"/>
            <w:left w:val="none" w:sz="0" w:space="0" w:color="auto"/>
            <w:bottom w:val="none" w:sz="0" w:space="0" w:color="auto"/>
            <w:right w:val="none" w:sz="0" w:space="0" w:color="auto"/>
          </w:divBdr>
        </w:div>
        <w:div w:id="1981762442">
          <w:marLeft w:val="547"/>
          <w:marRight w:val="0"/>
          <w:marTop w:val="96"/>
          <w:marBottom w:val="0"/>
          <w:divBdr>
            <w:top w:val="none" w:sz="0" w:space="0" w:color="auto"/>
            <w:left w:val="none" w:sz="0" w:space="0" w:color="auto"/>
            <w:bottom w:val="none" w:sz="0" w:space="0" w:color="auto"/>
            <w:right w:val="none" w:sz="0" w:space="0" w:color="auto"/>
          </w:divBdr>
        </w:div>
        <w:div w:id="1986742213">
          <w:marLeft w:val="1166"/>
          <w:marRight w:val="0"/>
          <w:marTop w:val="77"/>
          <w:marBottom w:val="0"/>
          <w:divBdr>
            <w:top w:val="none" w:sz="0" w:space="0" w:color="auto"/>
            <w:left w:val="none" w:sz="0" w:space="0" w:color="auto"/>
            <w:bottom w:val="none" w:sz="0" w:space="0" w:color="auto"/>
            <w:right w:val="none" w:sz="0" w:space="0" w:color="auto"/>
          </w:divBdr>
        </w:div>
        <w:div w:id="2141412804">
          <w:marLeft w:val="1166"/>
          <w:marRight w:val="0"/>
          <w:marTop w:val="77"/>
          <w:marBottom w:val="0"/>
          <w:divBdr>
            <w:top w:val="none" w:sz="0" w:space="0" w:color="auto"/>
            <w:left w:val="none" w:sz="0" w:space="0" w:color="auto"/>
            <w:bottom w:val="none" w:sz="0" w:space="0" w:color="auto"/>
            <w:right w:val="none" w:sz="0" w:space="0" w:color="auto"/>
          </w:divBdr>
        </w:div>
      </w:divsChild>
    </w:div>
    <w:div w:id="714812047">
      <w:bodyDiv w:val="1"/>
      <w:marLeft w:val="0"/>
      <w:marRight w:val="0"/>
      <w:marTop w:val="0"/>
      <w:marBottom w:val="0"/>
      <w:divBdr>
        <w:top w:val="none" w:sz="0" w:space="0" w:color="auto"/>
        <w:left w:val="none" w:sz="0" w:space="0" w:color="auto"/>
        <w:bottom w:val="none" w:sz="0" w:space="0" w:color="auto"/>
        <w:right w:val="none" w:sz="0" w:space="0" w:color="auto"/>
      </w:divBdr>
    </w:div>
    <w:div w:id="715082293">
      <w:bodyDiv w:val="1"/>
      <w:marLeft w:val="0"/>
      <w:marRight w:val="0"/>
      <w:marTop w:val="0"/>
      <w:marBottom w:val="0"/>
      <w:divBdr>
        <w:top w:val="none" w:sz="0" w:space="0" w:color="auto"/>
        <w:left w:val="none" w:sz="0" w:space="0" w:color="auto"/>
        <w:bottom w:val="none" w:sz="0" w:space="0" w:color="auto"/>
        <w:right w:val="none" w:sz="0" w:space="0" w:color="auto"/>
      </w:divBdr>
    </w:div>
    <w:div w:id="715087987">
      <w:bodyDiv w:val="1"/>
      <w:marLeft w:val="0"/>
      <w:marRight w:val="0"/>
      <w:marTop w:val="0"/>
      <w:marBottom w:val="0"/>
      <w:divBdr>
        <w:top w:val="none" w:sz="0" w:space="0" w:color="auto"/>
        <w:left w:val="none" w:sz="0" w:space="0" w:color="auto"/>
        <w:bottom w:val="none" w:sz="0" w:space="0" w:color="auto"/>
        <w:right w:val="none" w:sz="0" w:space="0" w:color="auto"/>
      </w:divBdr>
    </w:div>
    <w:div w:id="715354812">
      <w:bodyDiv w:val="1"/>
      <w:marLeft w:val="0"/>
      <w:marRight w:val="0"/>
      <w:marTop w:val="0"/>
      <w:marBottom w:val="0"/>
      <w:divBdr>
        <w:top w:val="none" w:sz="0" w:space="0" w:color="auto"/>
        <w:left w:val="none" w:sz="0" w:space="0" w:color="auto"/>
        <w:bottom w:val="none" w:sz="0" w:space="0" w:color="auto"/>
        <w:right w:val="none" w:sz="0" w:space="0" w:color="auto"/>
      </w:divBdr>
    </w:div>
    <w:div w:id="715858050">
      <w:bodyDiv w:val="1"/>
      <w:marLeft w:val="0"/>
      <w:marRight w:val="0"/>
      <w:marTop w:val="0"/>
      <w:marBottom w:val="0"/>
      <w:divBdr>
        <w:top w:val="none" w:sz="0" w:space="0" w:color="auto"/>
        <w:left w:val="none" w:sz="0" w:space="0" w:color="auto"/>
        <w:bottom w:val="none" w:sz="0" w:space="0" w:color="auto"/>
        <w:right w:val="none" w:sz="0" w:space="0" w:color="auto"/>
      </w:divBdr>
    </w:div>
    <w:div w:id="715935910">
      <w:bodyDiv w:val="1"/>
      <w:marLeft w:val="0"/>
      <w:marRight w:val="0"/>
      <w:marTop w:val="0"/>
      <w:marBottom w:val="0"/>
      <w:divBdr>
        <w:top w:val="none" w:sz="0" w:space="0" w:color="auto"/>
        <w:left w:val="none" w:sz="0" w:space="0" w:color="auto"/>
        <w:bottom w:val="none" w:sz="0" w:space="0" w:color="auto"/>
        <w:right w:val="none" w:sz="0" w:space="0" w:color="auto"/>
      </w:divBdr>
      <w:divsChild>
        <w:div w:id="194974185">
          <w:marLeft w:val="1166"/>
          <w:marRight w:val="0"/>
          <w:marTop w:val="125"/>
          <w:marBottom w:val="0"/>
          <w:divBdr>
            <w:top w:val="none" w:sz="0" w:space="0" w:color="auto"/>
            <w:left w:val="none" w:sz="0" w:space="0" w:color="auto"/>
            <w:bottom w:val="none" w:sz="0" w:space="0" w:color="auto"/>
            <w:right w:val="none" w:sz="0" w:space="0" w:color="auto"/>
          </w:divBdr>
        </w:div>
        <w:div w:id="507595460">
          <w:marLeft w:val="1166"/>
          <w:marRight w:val="0"/>
          <w:marTop w:val="125"/>
          <w:marBottom w:val="0"/>
          <w:divBdr>
            <w:top w:val="none" w:sz="0" w:space="0" w:color="auto"/>
            <w:left w:val="none" w:sz="0" w:space="0" w:color="auto"/>
            <w:bottom w:val="none" w:sz="0" w:space="0" w:color="auto"/>
            <w:right w:val="none" w:sz="0" w:space="0" w:color="auto"/>
          </w:divBdr>
        </w:div>
        <w:div w:id="748884590">
          <w:marLeft w:val="1166"/>
          <w:marRight w:val="0"/>
          <w:marTop w:val="125"/>
          <w:marBottom w:val="0"/>
          <w:divBdr>
            <w:top w:val="none" w:sz="0" w:space="0" w:color="auto"/>
            <w:left w:val="none" w:sz="0" w:space="0" w:color="auto"/>
            <w:bottom w:val="none" w:sz="0" w:space="0" w:color="auto"/>
            <w:right w:val="none" w:sz="0" w:space="0" w:color="auto"/>
          </w:divBdr>
        </w:div>
        <w:div w:id="1215501785">
          <w:marLeft w:val="1166"/>
          <w:marRight w:val="0"/>
          <w:marTop w:val="125"/>
          <w:marBottom w:val="0"/>
          <w:divBdr>
            <w:top w:val="none" w:sz="0" w:space="0" w:color="auto"/>
            <w:left w:val="none" w:sz="0" w:space="0" w:color="auto"/>
            <w:bottom w:val="none" w:sz="0" w:space="0" w:color="auto"/>
            <w:right w:val="none" w:sz="0" w:space="0" w:color="auto"/>
          </w:divBdr>
        </w:div>
        <w:div w:id="1629318595">
          <w:marLeft w:val="547"/>
          <w:marRight w:val="0"/>
          <w:marTop w:val="144"/>
          <w:marBottom w:val="0"/>
          <w:divBdr>
            <w:top w:val="none" w:sz="0" w:space="0" w:color="auto"/>
            <w:left w:val="none" w:sz="0" w:space="0" w:color="auto"/>
            <w:bottom w:val="none" w:sz="0" w:space="0" w:color="auto"/>
            <w:right w:val="none" w:sz="0" w:space="0" w:color="auto"/>
          </w:divBdr>
        </w:div>
        <w:div w:id="1740209308">
          <w:marLeft w:val="547"/>
          <w:marRight w:val="0"/>
          <w:marTop w:val="144"/>
          <w:marBottom w:val="0"/>
          <w:divBdr>
            <w:top w:val="none" w:sz="0" w:space="0" w:color="auto"/>
            <w:left w:val="none" w:sz="0" w:space="0" w:color="auto"/>
            <w:bottom w:val="none" w:sz="0" w:space="0" w:color="auto"/>
            <w:right w:val="none" w:sz="0" w:space="0" w:color="auto"/>
          </w:divBdr>
        </w:div>
        <w:div w:id="1772971246">
          <w:marLeft w:val="1166"/>
          <w:marRight w:val="0"/>
          <w:marTop w:val="125"/>
          <w:marBottom w:val="0"/>
          <w:divBdr>
            <w:top w:val="none" w:sz="0" w:space="0" w:color="auto"/>
            <w:left w:val="none" w:sz="0" w:space="0" w:color="auto"/>
            <w:bottom w:val="none" w:sz="0" w:space="0" w:color="auto"/>
            <w:right w:val="none" w:sz="0" w:space="0" w:color="auto"/>
          </w:divBdr>
        </w:div>
        <w:div w:id="1825970476">
          <w:marLeft w:val="1166"/>
          <w:marRight w:val="0"/>
          <w:marTop w:val="125"/>
          <w:marBottom w:val="0"/>
          <w:divBdr>
            <w:top w:val="none" w:sz="0" w:space="0" w:color="auto"/>
            <w:left w:val="none" w:sz="0" w:space="0" w:color="auto"/>
            <w:bottom w:val="none" w:sz="0" w:space="0" w:color="auto"/>
            <w:right w:val="none" w:sz="0" w:space="0" w:color="auto"/>
          </w:divBdr>
        </w:div>
      </w:divsChild>
    </w:div>
    <w:div w:id="716003701">
      <w:bodyDiv w:val="1"/>
      <w:marLeft w:val="0"/>
      <w:marRight w:val="0"/>
      <w:marTop w:val="0"/>
      <w:marBottom w:val="0"/>
      <w:divBdr>
        <w:top w:val="none" w:sz="0" w:space="0" w:color="auto"/>
        <w:left w:val="none" w:sz="0" w:space="0" w:color="auto"/>
        <w:bottom w:val="none" w:sz="0" w:space="0" w:color="auto"/>
        <w:right w:val="none" w:sz="0" w:space="0" w:color="auto"/>
      </w:divBdr>
    </w:div>
    <w:div w:id="718824142">
      <w:bodyDiv w:val="1"/>
      <w:marLeft w:val="0"/>
      <w:marRight w:val="0"/>
      <w:marTop w:val="0"/>
      <w:marBottom w:val="0"/>
      <w:divBdr>
        <w:top w:val="none" w:sz="0" w:space="0" w:color="auto"/>
        <w:left w:val="none" w:sz="0" w:space="0" w:color="auto"/>
        <w:bottom w:val="none" w:sz="0" w:space="0" w:color="auto"/>
        <w:right w:val="none" w:sz="0" w:space="0" w:color="auto"/>
      </w:divBdr>
    </w:div>
    <w:div w:id="719204155">
      <w:bodyDiv w:val="1"/>
      <w:marLeft w:val="0"/>
      <w:marRight w:val="0"/>
      <w:marTop w:val="0"/>
      <w:marBottom w:val="0"/>
      <w:divBdr>
        <w:top w:val="none" w:sz="0" w:space="0" w:color="auto"/>
        <w:left w:val="none" w:sz="0" w:space="0" w:color="auto"/>
        <w:bottom w:val="none" w:sz="0" w:space="0" w:color="auto"/>
        <w:right w:val="none" w:sz="0" w:space="0" w:color="auto"/>
      </w:divBdr>
    </w:div>
    <w:div w:id="719667388">
      <w:bodyDiv w:val="1"/>
      <w:marLeft w:val="0"/>
      <w:marRight w:val="0"/>
      <w:marTop w:val="0"/>
      <w:marBottom w:val="0"/>
      <w:divBdr>
        <w:top w:val="none" w:sz="0" w:space="0" w:color="auto"/>
        <w:left w:val="none" w:sz="0" w:space="0" w:color="auto"/>
        <w:bottom w:val="none" w:sz="0" w:space="0" w:color="auto"/>
        <w:right w:val="none" w:sz="0" w:space="0" w:color="auto"/>
      </w:divBdr>
    </w:div>
    <w:div w:id="719940158">
      <w:bodyDiv w:val="1"/>
      <w:marLeft w:val="0"/>
      <w:marRight w:val="0"/>
      <w:marTop w:val="0"/>
      <w:marBottom w:val="0"/>
      <w:divBdr>
        <w:top w:val="none" w:sz="0" w:space="0" w:color="auto"/>
        <w:left w:val="none" w:sz="0" w:space="0" w:color="auto"/>
        <w:bottom w:val="none" w:sz="0" w:space="0" w:color="auto"/>
        <w:right w:val="none" w:sz="0" w:space="0" w:color="auto"/>
      </w:divBdr>
    </w:div>
    <w:div w:id="720831038">
      <w:bodyDiv w:val="1"/>
      <w:marLeft w:val="0"/>
      <w:marRight w:val="0"/>
      <w:marTop w:val="0"/>
      <w:marBottom w:val="0"/>
      <w:divBdr>
        <w:top w:val="none" w:sz="0" w:space="0" w:color="auto"/>
        <w:left w:val="none" w:sz="0" w:space="0" w:color="auto"/>
        <w:bottom w:val="none" w:sz="0" w:space="0" w:color="auto"/>
        <w:right w:val="none" w:sz="0" w:space="0" w:color="auto"/>
      </w:divBdr>
    </w:div>
    <w:div w:id="721097938">
      <w:bodyDiv w:val="1"/>
      <w:marLeft w:val="0"/>
      <w:marRight w:val="0"/>
      <w:marTop w:val="0"/>
      <w:marBottom w:val="0"/>
      <w:divBdr>
        <w:top w:val="none" w:sz="0" w:space="0" w:color="auto"/>
        <w:left w:val="none" w:sz="0" w:space="0" w:color="auto"/>
        <w:bottom w:val="none" w:sz="0" w:space="0" w:color="auto"/>
        <w:right w:val="none" w:sz="0" w:space="0" w:color="auto"/>
      </w:divBdr>
    </w:div>
    <w:div w:id="722410511">
      <w:bodyDiv w:val="1"/>
      <w:marLeft w:val="0"/>
      <w:marRight w:val="0"/>
      <w:marTop w:val="0"/>
      <w:marBottom w:val="0"/>
      <w:divBdr>
        <w:top w:val="none" w:sz="0" w:space="0" w:color="auto"/>
        <w:left w:val="none" w:sz="0" w:space="0" w:color="auto"/>
        <w:bottom w:val="none" w:sz="0" w:space="0" w:color="auto"/>
        <w:right w:val="none" w:sz="0" w:space="0" w:color="auto"/>
      </w:divBdr>
      <w:divsChild>
        <w:div w:id="77946527">
          <w:marLeft w:val="1166"/>
          <w:marRight w:val="0"/>
          <w:marTop w:val="115"/>
          <w:marBottom w:val="0"/>
          <w:divBdr>
            <w:top w:val="none" w:sz="0" w:space="0" w:color="auto"/>
            <w:left w:val="none" w:sz="0" w:space="0" w:color="auto"/>
            <w:bottom w:val="none" w:sz="0" w:space="0" w:color="auto"/>
            <w:right w:val="none" w:sz="0" w:space="0" w:color="auto"/>
          </w:divBdr>
        </w:div>
        <w:div w:id="278337836">
          <w:marLeft w:val="1166"/>
          <w:marRight w:val="0"/>
          <w:marTop w:val="115"/>
          <w:marBottom w:val="0"/>
          <w:divBdr>
            <w:top w:val="none" w:sz="0" w:space="0" w:color="auto"/>
            <w:left w:val="none" w:sz="0" w:space="0" w:color="auto"/>
            <w:bottom w:val="none" w:sz="0" w:space="0" w:color="auto"/>
            <w:right w:val="none" w:sz="0" w:space="0" w:color="auto"/>
          </w:divBdr>
        </w:div>
        <w:div w:id="375617761">
          <w:marLeft w:val="1166"/>
          <w:marRight w:val="0"/>
          <w:marTop w:val="115"/>
          <w:marBottom w:val="0"/>
          <w:divBdr>
            <w:top w:val="none" w:sz="0" w:space="0" w:color="auto"/>
            <w:left w:val="none" w:sz="0" w:space="0" w:color="auto"/>
            <w:bottom w:val="none" w:sz="0" w:space="0" w:color="auto"/>
            <w:right w:val="none" w:sz="0" w:space="0" w:color="auto"/>
          </w:divBdr>
        </w:div>
        <w:div w:id="1988628654">
          <w:marLeft w:val="547"/>
          <w:marRight w:val="0"/>
          <w:marTop w:val="134"/>
          <w:marBottom w:val="0"/>
          <w:divBdr>
            <w:top w:val="none" w:sz="0" w:space="0" w:color="auto"/>
            <w:left w:val="none" w:sz="0" w:space="0" w:color="auto"/>
            <w:bottom w:val="none" w:sz="0" w:space="0" w:color="auto"/>
            <w:right w:val="none" w:sz="0" w:space="0" w:color="auto"/>
          </w:divBdr>
        </w:div>
      </w:divsChild>
    </w:div>
    <w:div w:id="723220745">
      <w:bodyDiv w:val="1"/>
      <w:marLeft w:val="0"/>
      <w:marRight w:val="0"/>
      <w:marTop w:val="0"/>
      <w:marBottom w:val="0"/>
      <w:divBdr>
        <w:top w:val="none" w:sz="0" w:space="0" w:color="auto"/>
        <w:left w:val="none" w:sz="0" w:space="0" w:color="auto"/>
        <w:bottom w:val="none" w:sz="0" w:space="0" w:color="auto"/>
        <w:right w:val="none" w:sz="0" w:space="0" w:color="auto"/>
      </w:divBdr>
    </w:div>
    <w:div w:id="723406144">
      <w:bodyDiv w:val="1"/>
      <w:marLeft w:val="0"/>
      <w:marRight w:val="0"/>
      <w:marTop w:val="0"/>
      <w:marBottom w:val="0"/>
      <w:divBdr>
        <w:top w:val="none" w:sz="0" w:space="0" w:color="auto"/>
        <w:left w:val="none" w:sz="0" w:space="0" w:color="auto"/>
        <w:bottom w:val="none" w:sz="0" w:space="0" w:color="auto"/>
        <w:right w:val="none" w:sz="0" w:space="0" w:color="auto"/>
      </w:divBdr>
    </w:div>
    <w:div w:id="723526240">
      <w:bodyDiv w:val="1"/>
      <w:marLeft w:val="0"/>
      <w:marRight w:val="0"/>
      <w:marTop w:val="0"/>
      <w:marBottom w:val="0"/>
      <w:divBdr>
        <w:top w:val="none" w:sz="0" w:space="0" w:color="auto"/>
        <w:left w:val="none" w:sz="0" w:space="0" w:color="auto"/>
        <w:bottom w:val="none" w:sz="0" w:space="0" w:color="auto"/>
        <w:right w:val="none" w:sz="0" w:space="0" w:color="auto"/>
      </w:divBdr>
      <w:divsChild>
        <w:div w:id="120728313">
          <w:marLeft w:val="1166"/>
          <w:marRight w:val="0"/>
          <w:marTop w:val="134"/>
          <w:marBottom w:val="0"/>
          <w:divBdr>
            <w:top w:val="none" w:sz="0" w:space="0" w:color="auto"/>
            <w:left w:val="none" w:sz="0" w:space="0" w:color="auto"/>
            <w:bottom w:val="none" w:sz="0" w:space="0" w:color="auto"/>
            <w:right w:val="none" w:sz="0" w:space="0" w:color="auto"/>
          </w:divBdr>
        </w:div>
        <w:div w:id="2042438106">
          <w:marLeft w:val="547"/>
          <w:marRight w:val="0"/>
          <w:marTop w:val="154"/>
          <w:marBottom w:val="0"/>
          <w:divBdr>
            <w:top w:val="none" w:sz="0" w:space="0" w:color="auto"/>
            <w:left w:val="none" w:sz="0" w:space="0" w:color="auto"/>
            <w:bottom w:val="none" w:sz="0" w:space="0" w:color="auto"/>
            <w:right w:val="none" w:sz="0" w:space="0" w:color="auto"/>
          </w:divBdr>
        </w:div>
      </w:divsChild>
    </w:div>
    <w:div w:id="724109772">
      <w:bodyDiv w:val="1"/>
      <w:marLeft w:val="0"/>
      <w:marRight w:val="0"/>
      <w:marTop w:val="0"/>
      <w:marBottom w:val="0"/>
      <w:divBdr>
        <w:top w:val="none" w:sz="0" w:space="0" w:color="auto"/>
        <w:left w:val="none" w:sz="0" w:space="0" w:color="auto"/>
        <w:bottom w:val="none" w:sz="0" w:space="0" w:color="auto"/>
        <w:right w:val="none" w:sz="0" w:space="0" w:color="auto"/>
      </w:divBdr>
    </w:div>
    <w:div w:id="724449779">
      <w:bodyDiv w:val="1"/>
      <w:marLeft w:val="0"/>
      <w:marRight w:val="0"/>
      <w:marTop w:val="0"/>
      <w:marBottom w:val="0"/>
      <w:divBdr>
        <w:top w:val="none" w:sz="0" w:space="0" w:color="auto"/>
        <w:left w:val="none" w:sz="0" w:space="0" w:color="auto"/>
        <w:bottom w:val="none" w:sz="0" w:space="0" w:color="auto"/>
        <w:right w:val="none" w:sz="0" w:space="0" w:color="auto"/>
      </w:divBdr>
      <w:divsChild>
        <w:div w:id="482746802">
          <w:marLeft w:val="0"/>
          <w:marRight w:val="0"/>
          <w:marTop w:val="0"/>
          <w:marBottom w:val="0"/>
          <w:divBdr>
            <w:top w:val="none" w:sz="0" w:space="0" w:color="auto"/>
            <w:left w:val="none" w:sz="0" w:space="0" w:color="auto"/>
            <w:bottom w:val="none" w:sz="0" w:space="0" w:color="auto"/>
            <w:right w:val="none" w:sz="0" w:space="0" w:color="auto"/>
          </w:divBdr>
        </w:div>
      </w:divsChild>
    </w:div>
    <w:div w:id="724453826">
      <w:bodyDiv w:val="1"/>
      <w:marLeft w:val="0"/>
      <w:marRight w:val="0"/>
      <w:marTop w:val="0"/>
      <w:marBottom w:val="0"/>
      <w:divBdr>
        <w:top w:val="none" w:sz="0" w:space="0" w:color="auto"/>
        <w:left w:val="none" w:sz="0" w:space="0" w:color="auto"/>
        <w:bottom w:val="none" w:sz="0" w:space="0" w:color="auto"/>
        <w:right w:val="none" w:sz="0" w:space="0" w:color="auto"/>
      </w:divBdr>
    </w:div>
    <w:div w:id="725032292">
      <w:bodyDiv w:val="1"/>
      <w:marLeft w:val="0"/>
      <w:marRight w:val="0"/>
      <w:marTop w:val="0"/>
      <w:marBottom w:val="0"/>
      <w:divBdr>
        <w:top w:val="none" w:sz="0" w:space="0" w:color="auto"/>
        <w:left w:val="none" w:sz="0" w:space="0" w:color="auto"/>
        <w:bottom w:val="none" w:sz="0" w:space="0" w:color="auto"/>
        <w:right w:val="none" w:sz="0" w:space="0" w:color="auto"/>
      </w:divBdr>
    </w:div>
    <w:div w:id="725489934">
      <w:bodyDiv w:val="1"/>
      <w:marLeft w:val="0"/>
      <w:marRight w:val="0"/>
      <w:marTop w:val="0"/>
      <w:marBottom w:val="0"/>
      <w:divBdr>
        <w:top w:val="none" w:sz="0" w:space="0" w:color="auto"/>
        <w:left w:val="none" w:sz="0" w:space="0" w:color="auto"/>
        <w:bottom w:val="none" w:sz="0" w:space="0" w:color="auto"/>
        <w:right w:val="none" w:sz="0" w:space="0" w:color="auto"/>
      </w:divBdr>
    </w:div>
    <w:div w:id="726487820">
      <w:bodyDiv w:val="1"/>
      <w:marLeft w:val="0"/>
      <w:marRight w:val="0"/>
      <w:marTop w:val="0"/>
      <w:marBottom w:val="0"/>
      <w:divBdr>
        <w:top w:val="none" w:sz="0" w:space="0" w:color="auto"/>
        <w:left w:val="none" w:sz="0" w:space="0" w:color="auto"/>
        <w:bottom w:val="none" w:sz="0" w:space="0" w:color="auto"/>
        <w:right w:val="none" w:sz="0" w:space="0" w:color="auto"/>
      </w:divBdr>
    </w:div>
    <w:div w:id="726490369">
      <w:bodyDiv w:val="1"/>
      <w:marLeft w:val="0"/>
      <w:marRight w:val="0"/>
      <w:marTop w:val="0"/>
      <w:marBottom w:val="0"/>
      <w:divBdr>
        <w:top w:val="none" w:sz="0" w:space="0" w:color="auto"/>
        <w:left w:val="none" w:sz="0" w:space="0" w:color="auto"/>
        <w:bottom w:val="none" w:sz="0" w:space="0" w:color="auto"/>
        <w:right w:val="none" w:sz="0" w:space="0" w:color="auto"/>
      </w:divBdr>
    </w:div>
    <w:div w:id="726491009">
      <w:bodyDiv w:val="1"/>
      <w:marLeft w:val="0"/>
      <w:marRight w:val="0"/>
      <w:marTop w:val="0"/>
      <w:marBottom w:val="0"/>
      <w:divBdr>
        <w:top w:val="none" w:sz="0" w:space="0" w:color="auto"/>
        <w:left w:val="none" w:sz="0" w:space="0" w:color="auto"/>
        <w:bottom w:val="none" w:sz="0" w:space="0" w:color="auto"/>
        <w:right w:val="none" w:sz="0" w:space="0" w:color="auto"/>
      </w:divBdr>
    </w:div>
    <w:div w:id="726798619">
      <w:bodyDiv w:val="1"/>
      <w:marLeft w:val="0"/>
      <w:marRight w:val="0"/>
      <w:marTop w:val="0"/>
      <w:marBottom w:val="0"/>
      <w:divBdr>
        <w:top w:val="none" w:sz="0" w:space="0" w:color="auto"/>
        <w:left w:val="none" w:sz="0" w:space="0" w:color="auto"/>
        <w:bottom w:val="none" w:sz="0" w:space="0" w:color="auto"/>
        <w:right w:val="none" w:sz="0" w:space="0" w:color="auto"/>
      </w:divBdr>
    </w:div>
    <w:div w:id="731539250">
      <w:bodyDiv w:val="1"/>
      <w:marLeft w:val="0"/>
      <w:marRight w:val="0"/>
      <w:marTop w:val="0"/>
      <w:marBottom w:val="0"/>
      <w:divBdr>
        <w:top w:val="none" w:sz="0" w:space="0" w:color="auto"/>
        <w:left w:val="none" w:sz="0" w:space="0" w:color="auto"/>
        <w:bottom w:val="none" w:sz="0" w:space="0" w:color="auto"/>
        <w:right w:val="none" w:sz="0" w:space="0" w:color="auto"/>
      </w:divBdr>
    </w:div>
    <w:div w:id="732628278">
      <w:bodyDiv w:val="1"/>
      <w:marLeft w:val="0"/>
      <w:marRight w:val="0"/>
      <w:marTop w:val="0"/>
      <w:marBottom w:val="0"/>
      <w:divBdr>
        <w:top w:val="none" w:sz="0" w:space="0" w:color="auto"/>
        <w:left w:val="none" w:sz="0" w:space="0" w:color="auto"/>
        <w:bottom w:val="none" w:sz="0" w:space="0" w:color="auto"/>
        <w:right w:val="none" w:sz="0" w:space="0" w:color="auto"/>
      </w:divBdr>
    </w:div>
    <w:div w:id="733549056">
      <w:bodyDiv w:val="1"/>
      <w:marLeft w:val="0"/>
      <w:marRight w:val="0"/>
      <w:marTop w:val="0"/>
      <w:marBottom w:val="0"/>
      <w:divBdr>
        <w:top w:val="none" w:sz="0" w:space="0" w:color="auto"/>
        <w:left w:val="none" w:sz="0" w:space="0" w:color="auto"/>
        <w:bottom w:val="none" w:sz="0" w:space="0" w:color="auto"/>
        <w:right w:val="none" w:sz="0" w:space="0" w:color="auto"/>
      </w:divBdr>
    </w:div>
    <w:div w:id="734739017">
      <w:bodyDiv w:val="1"/>
      <w:marLeft w:val="0"/>
      <w:marRight w:val="0"/>
      <w:marTop w:val="0"/>
      <w:marBottom w:val="0"/>
      <w:divBdr>
        <w:top w:val="none" w:sz="0" w:space="0" w:color="auto"/>
        <w:left w:val="none" w:sz="0" w:space="0" w:color="auto"/>
        <w:bottom w:val="none" w:sz="0" w:space="0" w:color="auto"/>
        <w:right w:val="none" w:sz="0" w:space="0" w:color="auto"/>
      </w:divBdr>
    </w:div>
    <w:div w:id="735053875">
      <w:bodyDiv w:val="1"/>
      <w:marLeft w:val="0"/>
      <w:marRight w:val="0"/>
      <w:marTop w:val="0"/>
      <w:marBottom w:val="0"/>
      <w:divBdr>
        <w:top w:val="none" w:sz="0" w:space="0" w:color="auto"/>
        <w:left w:val="none" w:sz="0" w:space="0" w:color="auto"/>
        <w:bottom w:val="none" w:sz="0" w:space="0" w:color="auto"/>
        <w:right w:val="none" w:sz="0" w:space="0" w:color="auto"/>
      </w:divBdr>
      <w:divsChild>
        <w:div w:id="22021991">
          <w:marLeft w:val="1166"/>
          <w:marRight w:val="0"/>
          <w:marTop w:val="115"/>
          <w:marBottom w:val="0"/>
          <w:divBdr>
            <w:top w:val="none" w:sz="0" w:space="0" w:color="auto"/>
            <w:left w:val="none" w:sz="0" w:space="0" w:color="auto"/>
            <w:bottom w:val="none" w:sz="0" w:space="0" w:color="auto"/>
            <w:right w:val="none" w:sz="0" w:space="0" w:color="auto"/>
          </w:divBdr>
        </w:div>
        <w:div w:id="34083858">
          <w:marLeft w:val="547"/>
          <w:marRight w:val="0"/>
          <w:marTop w:val="134"/>
          <w:marBottom w:val="0"/>
          <w:divBdr>
            <w:top w:val="none" w:sz="0" w:space="0" w:color="auto"/>
            <w:left w:val="none" w:sz="0" w:space="0" w:color="auto"/>
            <w:bottom w:val="none" w:sz="0" w:space="0" w:color="auto"/>
            <w:right w:val="none" w:sz="0" w:space="0" w:color="auto"/>
          </w:divBdr>
        </w:div>
        <w:div w:id="1421298255">
          <w:marLeft w:val="547"/>
          <w:marRight w:val="0"/>
          <w:marTop w:val="134"/>
          <w:marBottom w:val="0"/>
          <w:divBdr>
            <w:top w:val="none" w:sz="0" w:space="0" w:color="auto"/>
            <w:left w:val="none" w:sz="0" w:space="0" w:color="auto"/>
            <w:bottom w:val="none" w:sz="0" w:space="0" w:color="auto"/>
            <w:right w:val="none" w:sz="0" w:space="0" w:color="auto"/>
          </w:divBdr>
        </w:div>
        <w:div w:id="1724937734">
          <w:marLeft w:val="1166"/>
          <w:marRight w:val="0"/>
          <w:marTop w:val="115"/>
          <w:marBottom w:val="0"/>
          <w:divBdr>
            <w:top w:val="none" w:sz="0" w:space="0" w:color="auto"/>
            <w:left w:val="none" w:sz="0" w:space="0" w:color="auto"/>
            <w:bottom w:val="none" w:sz="0" w:space="0" w:color="auto"/>
            <w:right w:val="none" w:sz="0" w:space="0" w:color="auto"/>
          </w:divBdr>
        </w:div>
        <w:div w:id="2138066333">
          <w:marLeft w:val="1166"/>
          <w:marRight w:val="0"/>
          <w:marTop w:val="115"/>
          <w:marBottom w:val="0"/>
          <w:divBdr>
            <w:top w:val="none" w:sz="0" w:space="0" w:color="auto"/>
            <w:left w:val="none" w:sz="0" w:space="0" w:color="auto"/>
            <w:bottom w:val="none" w:sz="0" w:space="0" w:color="auto"/>
            <w:right w:val="none" w:sz="0" w:space="0" w:color="auto"/>
          </w:divBdr>
        </w:div>
      </w:divsChild>
    </w:div>
    <w:div w:id="735204829">
      <w:bodyDiv w:val="1"/>
      <w:marLeft w:val="0"/>
      <w:marRight w:val="0"/>
      <w:marTop w:val="0"/>
      <w:marBottom w:val="0"/>
      <w:divBdr>
        <w:top w:val="none" w:sz="0" w:space="0" w:color="auto"/>
        <w:left w:val="none" w:sz="0" w:space="0" w:color="auto"/>
        <w:bottom w:val="none" w:sz="0" w:space="0" w:color="auto"/>
        <w:right w:val="none" w:sz="0" w:space="0" w:color="auto"/>
      </w:divBdr>
    </w:div>
    <w:div w:id="735663424">
      <w:bodyDiv w:val="1"/>
      <w:marLeft w:val="0"/>
      <w:marRight w:val="0"/>
      <w:marTop w:val="0"/>
      <w:marBottom w:val="0"/>
      <w:divBdr>
        <w:top w:val="none" w:sz="0" w:space="0" w:color="auto"/>
        <w:left w:val="none" w:sz="0" w:space="0" w:color="auto"/>
        <w:bottom w:val="none" w:sz="0" w:space="0" w:color="auto"/>
        <w:right w:val="none" w:sz="0" w:space="0" w:color="auto"/>
      </w:divBdr>
      <w:divsChild>
        <w:div w:id="1558203285">
          <w:marLeft w:val="547"/>
          <w:marRight w:val="0"/>
          <w:marTop w:val="154"/>
          <w:marBottom w:val="0"/>
          <w:divBdr>
            <w:top w:val="none" w:sz="0" w:space="0" w:color="auto"/>
            <w:left w:val="none" w:sz="0" w:space="0" w:color="auto"/>
            <w:bottom w:val="none" w:sz="0" w:space="0" w:color="auto"/>
            <w:right w:val="none" w:sz="0" w:space="0" w:color="auto"/>
          </w:divBdr>
        </w:div>
      </w:divsChild>
    </w:div>
    <w:div w:id="736438536">
      <w:bodyDiv w:val="1"/>
      <w:marLeft w:val="0"/>
      <w:marRight w:val="0"/>
      <w:marTop w:val="0"/>
      <w:marBottom w:val="0"/>
      <w:divBdr>
        <w:top w:val="none" w:sz="0" w:space="0" w:color="auto"/>
        <w:left w:val="none" w:sz="0" w:space="0" w:color="auto"/>
        <w:bottom w:val="none" w:sz="0" w:space="0" w:color="auto"/>
        <w:right w:val="none" w:sz="0" w:space="0" w:color="auto"/>
      </w:divBdr>
    </w:div>
    <w:div w:id="736441180">
      <w:bodyDiv w:val="1"/>
      <w:marLeft w:val="0"/>
      <w:marRight w:val="0"/>
      <w:marTop w:val="0"/>
      <w:marBottom w:val="0"/>
      <w:divBdr>
        <w:top w:val="none" w:sz="0" w:space="0" w:color="auto"/>
        <w:left w:val="none" w:sz="0" w:space="0" w:color="auto"/>
        <w:bottom w:val="none" w:sz="0" w:space="0" w:color="auto"/>
        <w:right w:val="none" w:sz="0" w:space="0" w:color="auto"/>
      </w:divBdr>
    </w:div>
    <w:div w:id="737284343">
      <w:bodyDiv w:val="1"/>
      <w:marLeft w:val="0"/>
      <w:marRight w:val="0"/>
      <w:marTop w:val="0"/>
      <w:marBottom w:val="0"/>
      <w:divBdr>
        <w:top w:val="none" w:sz="0" w:space="0" w:color="auto"/>
        <w:left w:val="none" w:sz="0" w:space="0" w:color="auto"/>
        <w:bottom w:val="none" w:sz="0" w:space="0" w:color="auto"/>
        <w:right w:val="none" w:sz="0" w:space="0" w:color="auto"/>
      </w:divBdr>
    </w:div>
    <w:div w:id="737363846">
      <w:bodyDiv w:val="1"/>
      <w:marLeft w:val="0"/>
      <w:marRight w:val="0"/>
      <w:marTop w:val="0"/>
      <w:marBottom w:val="0"/>
      <w:divBdr>
        <w:top w:val="none" w:sz="0" w:space="0" w:color="auto"/>
        <w:left w:val="none" w:sz="0" w:space="0" w:color="auto"/>
        <w:bottom w:val="none" w:sz="0" w:space="0" w:color="auto"/>
        <w:right w:val="none" w:sz="0" w:space="0" w:color="auto"/>
      </w:divBdr>
      <w:divsChild>
        <w:div w:id="266082227">
          <w:marLeft w:val="1166"/>
          <w:marRight w:val="0"/>
          <w:marTop w:val="96"/>
          <w:marBottom w:val="0"/>
          <w:divBdr>
            <w:top w:val="none" w:sz="0" w:space="0" w:color="auto"/>
            <w:left w:val="none" w:sz="0" w:space="0" w:color="auto"/>
            <w:bottom w:val="none" w:sz="0" w:space="0" w:color="auto"/>
            <w:right w:val="none" w:sz="0" w:space="0" w:color="auto"/>
          </w:divBdr>
        </w:div>
        <w:div w:id="1158378949">
          <w:marLeft w:val="1800"/>
          <w:marRight w:val="0"/>
          <w:marTop w:val="77"/>
          <w:marBottom w:val="0"/>
          <w:divBdr>
            <w:top w:val="none" w:sz="0" w:space="0" w:color="auto"/>
            <w:left w:val="none" w:sz="0" w:space="0" w:color="auto"/>
            <w:bottom w:val="none" w:sz="0" w:space="0" w:color="auto"/>
            <w:right w:val="none" w:sz="0" w:space="0" w:color="auto"/>
          </w:divBdr>
        </w:div>
        <w:div w:id="1268122872">
          <w:marLeft w:val="1166"/>
          <w:marRight w:val="0"/>
          <w:marTop w:val="96"/>
          <w:marBottom w:val="0"/>
          <w:divBdr>
            <w:top w:val="none" w:sz="0" w:space="0" w:color="auto"/>
            <w:left w:val="none" w:sz="0" w:space="0" w:color="auto"/>
            <w:bottom w:val="none" w:sz="0" w:space="0" w:color="auto"/>
            <w:right w:val="none" w:sz="0" w:space="0" w:color="auto"/>
          </w:divBdr>
        </w:div>
        <w:div w:id="1840463421">
          <w:marLeft w:val="547"/>
          <w:marRight w:val="0"/>
          <w:marTop w:val="115"/>
          <w:marBottom w:val="0"/>
          <w:divBdr>
            <w:top w:val="none" w:sz="0" w:space="0" w:color="auto"/>
            <w:left w:val="none" w:sz="0" w:space="0" w:color="auto"/>
            <w:bottom w:val="none" w:sz="0" w:space="0" w:color="auto"/>
            <w:right w:val="none" w:sz="0" w:space="0" w:color="auto"/>
          </w:divBdr>
        </w:div>
        <w:div w:id="1987314801">
          <w:marLeft w:val="1800"/>
          <w:marRight w:val="0"/>
          <w:marTop w:val="77"/>
          <w:marBottom w:val="0"/>
          <w:divBdr>
            <w:top w:val="none" w:sz="0" w:space="0" w:color="auto"/>
            <w:left w:val="none" w:sz="0" w:space="0" w:color="auto"/>
            <w:bottom w:val="none" w:sz="0" w:space="0" w:color="auto"/>
            <w:right w:val="none" w:sz="0" w:space="0" w:color="auto"/>
          </w:divBdr>
        </w:div>
      </w:divsChild>
    </w:div>
    <w:div w:id="738291078">
      <w:bodyDiv w:val="1"/>
      <w:marLeft w:val="0"/>
      <w:marRight w:val="0"/>
      <w:marTop w:val="0"/>
      <w:marBottom w:val="0"/>
      <w:divBdr>
        <w:top w:val="none" w:sz="0" w:space="0" w:color="auto"/>
        <w:left w:val="none" w:sz="0" w:space="0" w:color="auto"/>
        <w:bottom w:val="none" w:sz="0" w:space="0" w:color="auto"/>
        <w:right w:val="none" w:sz="0" w:space="0" w:color="auto"/>
      </w:divBdr>
    </w:div>
    <w:div w:id="739131481">
      <w:bodyDiv w:val="1"/>
      <w:marLeft w:val="0"/>
      <w:marRight w:val="0"/>
      <w:marTop w:val="0"/>
      <w:marBottom w:val="0"/>
      <w:divBdr>
        <w:top w:val="none" w:sz="0" w:space="0" w:color="auto"/>
        <w:left w:val="none" w:sz="0" w:space="0" w:color="auto"/>
        <w:bottom w:val="none" w:sz="0" w:space="0" w:color="auto"/>
        <w:right w:val="none" w:sz="0" w:space="0" w:color="auto"/>
      </w:divBdr>
    </w:div>
    <w:div w:id="739905870">
      <w:bodyDiv w:val="1"/>
      <w:marLeft w:val="0"/>
      <w:marRight w:val="0"/>
      <w:marTop w:val="0"/>
      <w:marBottom w:val="0"/>
      <w:divBdr>
        <w:top w:val="none" w:sz="0" w:space="0" w:color="auto"/>
        <w:left w:val="none" w:sz="0" w:space="0" w:color="auto"/>
        <w:bottom w:val="none" w:sz="0" w:space="0" w:color="auto"/>
        <w:right w:val="none" w:sz="0" w:space="0" w:color="auto"/>
      </w:divBdr>
    </w:div>
    <w:div w:id="740516759">
      <w:bodyDiv w:val="1"/>
      <w:marLeft w:val="0"/>
      <w:marRight w:val="0"/>
      <w:marTop w:val="0"/>
      <w:marBottom w:val="0"/>
      <w:divBdr>
        <w:top w:val="none" w:sz="0" w:space="0" w:color="auto"/>
        <w:left w:val="none" w:sz="0" w:space="0" w:color="auto"/>
        <w:bottom w:val="none" w:sz="0" w:space="0" w:color="auto"/>
        <w:right w:val="none" w:sz="0" w:space="0" w:color="auto"/>
      </w:divBdr>
    </w:div>
    <w:div w:id="740518528">
      <w:bodyDiv w:val="1"/>
      <w:marLeft w:val="0"/>
      <w:marRight w:val="0"/>
      <w:marTop w:val="0"/>
      <w:marBottom w:val="0"/>
      <w:divBdr>
        <w:top w:val="none" w:sz="0" w:space="0" w:color="auto"/>
        <w:left w:val="none" w:sz="0" w:space="0" w:color="auto"/>
        <w:bottom w:val="none" w:sz="0" w:space="0" w:color="auto"/>
        <w:right w:val="none" w:sz="0" w:space="0" w:color="auto"/>
      </w:divBdr>
    </w:div>
    <w:div w:id="741178597">
      <w:bodyDiv w:val="1"/>
      <w:marLeft w:val="0"/>
      <w:marRight w:val="0"/>
      <w:marTop w:val="0"/>
      <w:marBottom w:val="0"/>
      <w:divBdr>
        <w:top w:val="none" w:sz="0" w:space="0" w:color="auto"/>
        <w:left w:val="none" w:sz="0" w:space="0" w:color="auto"/>
        <w:bottom w:val="none" w:sz="0" w:space="0" w:color="auto"/>
        <w:right w:val="none" w:sz="0" w:space="0" w:color="auto"/>
      </w:divBdr>
      <w:divsChild>
        <w:div w:id="1150632379">
          <w:marLeft w:val="360"/>
          <w:marRight w:val="0"/>
          <w:marTop w:val="200"/>
          <w:marBottom w:val="0"/>
          <w:divBdr>
            <w:top w:val="none" w:sz="0" w:space="0" w:color="auto"/>
            <w:left w:val="none" w:sz="0" w:space="0" w:color="auto"/>
            <w:bottom w:val="none" w:sz="0" w:space="0" w:color="auto"/>
            <w:right w:val="none" w:sz="0" w:space="0" w:color="auto"/>
          </w:divBdr>
        </w:div>
      </w:divsChild>
    </w:div>
    <w:div w:id="742139926">
      <w:bodyDiv w:val="1"/>
      <w:marLeft w:val="0"/>
      <w:marRight w:val="0"/>
      <w:marTop w:val="0"/>
      <w:marBottom w:val="0"/>
      <w:divBdr>
        <w:top w:val="none" w:sz="0" w:space="0" w:color="auto"/>
        <w:left w:val="none" w:sz="0" w:space="0" w:color="auto"/>
        <w:bottom w:val="none" w:sz="0" w:space="0" w:color="auto"/>
        <w:right w:val="none" w:sz="0" w:space="0" w:color="auto"/>
      </w:divBdr>
      <w:divsChild>
        <w:div w:id="1665474">
          <w:marLeft w:val="1166"/>
          <w:marRight w:val="0"/>
          <w:marTop w:val="115"/>
          <w:marBottom w:val="0"/>
          <w:divBdr>
            <w:top w:val="none" w:sz="0" w:space="0" w:color="auto"/>
            <w:left w:val="none" w:sz="0" w:space="0" w:color="auto"/>
            <w:bottom w:val="none" w:sz="0" w:space="0" w:color="auto"/>
            <w:right w:val="none" w:sz="0" w:space="0" w:color="auto"/>
          </w:divBdr>
        </w:div>
        <w:div w:id="1082986928">
          <w:marLeft w:val="547"/>
          <w:marRight w:val="0"/>
          <w:marTop w:val="134"/>
          <w:marBottom w:val="0"/>
          <w:divBdr>
            <w:top w:val="none" w:sz="0" w:space="0" w:color="auto"/>
            <w:left w:val="none" w:sz="0" w:space="0" w:color="auto"/>
            <w:bottom w:val="none" w:sz="0" w:space="0" w:color="auto"/>
            <w:right w:val="none" w:sz="0" w:space="0" w:color="auto"/>
          </w:divBdr>
        </w:div>
        <w:div w:id="1463428390">
          <w:marLeft w:val="1166"/>
          <w:marRight w:val="0"/>
          <w:marTop w:val="115"/>
          <w:marBottom w:val="0"/>
          <w:divBdr>
            <w:top w:val="none" w:sz="0" w:space="0" w:color="auto"/>
            <w:left w:val="none" w:sz="0" w:space="0" w:color="auto"/>
            <w:bottom w:val="none" w:sz="0" w:space="0" w:color="auto"/>
            <w:right w:val="none" w:sz="0" w:space="0" w:color="auto"/>
          </w:divBdr>
        </w:div>
        <w:div w:id="1800763879">
          <w:marLeft w:val="1886"/>
          <w:marRight w:val="0"/>
          <w:marTop w:val="96"/>
          <w:marBottom w:val="0"/>
          <w:divBdr>
            <w:top w:val="none" w:sz="0" w:space="0" w:color="auto"/>
            <w:left w:val="none" w:sz="0" w:space="0" w:color="auto"/>
            <w:bottom w:val="none" w:sz="0" w:space="0" w:color="auto"/>
            <w:right w:val="none" w:sz="0" w:space="0" w:color="auto"/>
          </w:divBdr>
        </w:div>
      </w:divsChild>
    </w:div>
    <w:div w:id="743454605">
      <w:bodyDiv w:val="1"/>
      <w:marLeft w:val="0"/>
      <w:marRight w:val="0"/>
      <w:marTop w:val="0"/>
      <w:marBottom w:val="0"/>
      <w:divBdr>
        <w:top w:val="none" w:sz="0" w:space="0" w:color="auto"/>
        <w:left w:val="none" w:sz="0" w:space="0" w:color="auto"/>
        <w:bottom w:val="none" w:sz="0" w:space="0" w:color="auto"/>
        <w:right w:val="none" w:sz="0" w:space="0" w:color="auto"/>
      </w:divBdr>
    </w:div>
    <w:div w:id="743649099">
      <w:bodyDiv w:val="1"/>
      <w:marLeft w:val="0"/>
      <w:marRight w:val="0"/>
      <w:marTop w:val="0"/>
      <w:marBottom w:val="0"/>
      <w:divBdr>
        <w:top w:val="none" w:sz="0" w:space="0" w:color="auto"/>
        <w:left w:val="none" w:sz="0" w:space="0" w:color="auto"/>
        <w:bottom w:val="none" w:sz="0" w:space="0" w:color="auto"/>
        <w:right w:val="none" w:sz="0" w:space="0" w:color="auto"/>
      </w:divBdr>
      <w:divsChild>
        <w:div w:id="243957531">
          <w:marLeft w:val="547"/>
          <w:marRight w:val="0"/>
          <w:marTop w:val="115"/>
          <w:marBottom w:val="0"/>
          <w:divBdr>
            <w:top w:val="none" w:sz="0" w:space="0" w:color="auto"/>
            <w:left w:val="none" w:sz="0" w:space="0" w:color="auto"/>
            <w:bottom w:val="none" w:sz="0" w:space="0" w:color="auto"/>
            <w:right w:val="none" w:sz="0" w:space="0" w:color="auto"/>
          </w:divBdr>
        </w:div>
        <w:div w:id="523901223">
          <w:marLeft w:val="1166"/>
          <w:marRight w:val="0"/>
          <w:marTop w:val="96"/>
          <w:marBottom w:val="0"/>
          <w:divBdr>
            <w:top w:val="none" w:sz="0" w:space="0" w:color="auto"/>
            <w:left w:val="none" w:sz="0" w:space="0" w:color="auto"/>
            <w:bottom w:val="none" w:sz="0" w:space="0" w:color="auto"/>
            <w:right w:val="none" w:sz="0" w:space="0" w:color="auto"/>
          </w:divBdr>
        </w:div>
        <w:div w:id="1005549901">
          <w:marLeft w:val="547"/>
          <w:marRight w:val="0"/>
          <w:marTop w:val="115"/>
          <w:marBottom w:val="0"/>
          <w:divBdr>
            <w:top w:val="none" w:sz="0" w:space="0" w:color="auto"/>
            <w:left w:val="none" w:sz="0" w:space="0" w:color="auto"/>
            <w:bottom w:val="none" w:sz="0" w:space="0" w:color="auto"/>
            <w:right w:val="none" w:sz="0" w:space="0" w:color="auto"/>
          </w:divBdr>
        </w:div>
        <w:div w:id="1159418103">
          <w:marLeft w:val="1800"/>
          <w:marRight w:val="0"/>
          <w:marTop w:val="77"/>
          <w:marBottom w:val="0"/>
          <w:divBdr>
            <w:top w:val="none" w:sz="0" w:space="0" w:color="auto"/>
            <w:left w:val="none" w:sz="0" w:space="0" w:color="auto"/>
            <w:bottom w:val="none" w:sz="0" w:space="0" w:color="auto"/>
            <w:right w:val="none" w:sz="0" w:space="0" w:color="auto"/>
          </w:divBdr>
        </w:div>
        <w:div w:id="1559393593">
          <w:marLeft w:val="1166"/>
          <w:marRight w:val="0"/>
          <w:marTop w:val="96"/>
          <w:marBottom w:val="0"/>
          <w:divBdr>
            <w:top w:val="none" w:sz="0" w:space="0" w:color="auto"/>
            <w:left w:val="none" w:sz="0" w:space="0" w:color="auto"/>
            <w:bottom w:val="none" w:sz="0" w:space="0" w:color="auto"/>
            <w:right w:val="none" w:sz="0" w:space="0" w:color="auto"/>
          </w:divBdr>
        </w:div>
        <w:div w:id="2082867111">
          <w:marLeft w:val="1166"/>
          <w:marRight w:val="0"/>
          <w:marTop w:val="96"/>
          <w:marBottom w:val="0"/>
          <w:divBdr>
            <w:top w:val="none" w:sz="0" w:space="0" w:color="auto"/>
            <w:left w:val="none" w:sz="0" w:space="0" w:color="auto"/>
            <w:bottom w:val="none" w:sz="0" w:space="0" w:color="auto"/>
            <w:right w:val="none" w:sz="0" w:space="0" w:color="auto"/>
          </w:divBdr>
        </w:div>
      </w:divsChild>
    </w:div>
    <w:div w:id="744306388">
      <w:bodyDiv w:val="1"/>
      <w:marLeft w:val="0"/>
      <w:marRight w:val="0"/>
      <w:marTop w:val="0"/>
      <w:marBottom w:val="0"/>
      <w:divBdr>
        <w:top w:val="none" w:sz="0" w:space="0" w:color="auto"/>
        <w:left w:val="none" w:sz="0" w:space="0" w:color="auto"/>
        <w:bottom w:val="none" w:sz="0" w:space="0" w:color="auto"/>
        <w:right w:val="none" w:sz="0" w:space="0" w:color="auto"/>
      </w:divBdr>
    </w:div>
    <w:div w:id="744839086">
      <w:bodyDiv w:val="1"/>
      <w:marLeft w:val="0"/>
      <w:marRight w:val="0"/>
      <w:marTop w:val="0"/>
      <w:marBottom w:val="0"/>
      <w:divBdr>
        <w:top w:val="none" w:sz="0" w:space="0" w:color="auto"/>
        <w:left w:val="none" w:sz="0" w:space="0" w:color="auto"/>
        <w:bottom w:val="none" w:sz="0" w:space="0" w:color="auto"/>
        <w:right w:val="none" w:sz="0" w:space="0" w:color="auto"/>
      </w:divBdr>
    </w:div>
    <w:div w:id="744955479">
      <w:bodyDiv w:val="1"/>
      <w:marLeft w:val="0"/>
      <w:marRight w:val="0"/>
      <w:marTop w:val="0"/>
      <w:marBottom w:val="0"/>
      <w:divBdr>
        <w:top w:val="none" w:sz="0" w:space="0" w:color="auto"/>
        <w:left w:val="none" w:sz="0" w:space="0" w:color="auto"/>
        <w:bottom w:val="none" w:sz="0" w:space="0" w:color="auto"/>
        <w:right w:val="none" w:sz="0" w:space="0" w:color="auto"/>
      </w:divBdr>
    </w:div>
    <w:div w:id="745032316">
      <w:bodyDiv w:val="1"/>
      <w:marLeft w:val="0"/>
      <w:marRight w:val="0"/>
      <w:marTop w:val="0"/>
      <w:marBottom w:val="0"/>
      <w:divBdr>
        <w:top w:val="none" w:sz="0" w:space="0" w:color="auto"/>
        <w:left w:val="none" w:sz="0" w:space="0" w:color="auto"/>
        <w:bottom w:val="none" w:sz="0" w:space="0" w:color="auto"/>
        <w:right w:val="none" w:sz="0" w:space="0" w:color="auto"/>
      </w:divBdr>
    </w:div>
    <w:div w:id="745299495">
      <w:bodyDiv w:val="1"/>
      <w:marLeft w:val="0"/>
      <w:marRight w:val="0"/>
      <w:marTop w:val="0"/>
      <w:marBottom w:val="0"/>
      <w:divBdr>
        <w:top w:val="none" w:sz="0" w:space="0" w:color="auto"/>
        <w:left w:val="none" w:sz="0" w:space="0" w:color="auto"/>
        <w:bottom w:val="none" w:sz="0" w:space="0" w:color="auto"/>
        <w:right w:val="none" w:sz="0" w:space="0" w:color="auto"/>
      </w:divBdr>
    </w:div>
    <w:div w:id="745421756">
      <w:bodyDiv w:val="1"/>
      <w:marLeft w:val="0"/>
      <w:marRight w:val="0"/>
      <w:marTop w:val="0"/>
      <w:marBottom w:val="0"/>
      <w:divBdr>
        <w:top w:val="none" w:sz="0" w:space="0" w:color="auto"/>
        <w:left w:val="none" w:sz="0" w:space="0" w:color="auto"/>
        <w:bottom w:val="none" w:sz="0" w:space="0" w:color="auto"/>
        <w:right w:val="none" w:sz="0" w:space="0" w:color="auto"/>
      </w:divBdr>
    </w:div>
    <w:div w:id="746532488">
      <w:bodyDiv w:val="1"/>
      <w:marLeft w:val="0"/>
      <w:marRight w:val="0"/>
      <w:marTop w:val="0"/>
      <w:marBottom w:val="0"/>
      <w:divBdr>
        <w:top w:val="none" w:sz="0" w:space="0" w:color="auto"/>
        <w:left w:val="none" w:sz="0" w:space="0" w:color="auto"/>
        <w:bottom w:val="none" w:sz="0" w:space="0" w:color="auto"/>
        <w:right w:val="none" w:sz="0" w:space="0" w:color="auto"/>
      </w:divBdr>
    </w:div>
    <w:div w:id="746609233">
      <w:bodyDiv w:val="1"/>
      <w:marLeft w:val="0"/>
      <w:marRight w:val="0"/>
      <w:marTop w:val="0"/>
      <w:marBottom w:val="0"/>
      <w:divBdr>
        <w:top w:val="none" w:sz="0" w:space="0" w:color="auto"/>
        <w:left w:val="none" w:sz="0" w:space="0" w:color="auto"/>
        <w:bottom w:val="none" w:sz="0" w:space="0" w:color="auto"/>
        <w:right w:val="none" w:sz="0" w:space="0" w:color="auto"/>
      </w:divBdr>
    </w:div>
    <w:div w:id="747002940">
      <w:bodyDiv w:val="1"/>
      <w:marLeft w:val="0"/>
      <w:marRight w:val="0"/>
      <w:marTop w:val="0"/>
      <w:marBottom w:val="0"/>
      <w:divBdr>
        <w:top w:val="none" w:sz="0" w:space="0" w:color="auto"/>
        <w:left w:val="none" w:sz="0" w:space="0" w:color="auto"/>
        <w:bottom w:val="none" w:sz="0" w:space="0" w:color="auto"/>
        <w:right w:val="none" w:sz="0" w:space="0" w:color="auto"/>
      </w:divBdr>
    </w:div>
    <w:div w:id="747968602">
      <w:bodyDiv w:val="1"/>
      <w:marLeft w:val="0"/>
      <w:marRight w:val="0"/>
      <w:marTop w:val="0"/>
      <w:marBottom w:val="0"/>
      <w:divBdr>
        <w:top w:val="none" w:sz="0" w:space="0" w:color="auto"/>
        <w:left w:val="none" w:sz="0" w:space="0" w:color="auto"/>
        <w:bottom w:val="none" w:sz="0" w:space="0" w:color="auto"/>
        <w:right w:val="none" w:sz="0" w:space="0" w:color="auto"/>
      </w:divBdr>
    </w:div>
    <w:div w:id="748118810">
      <w:bodyDiv w:val="1"/>
      <w:marLeft w:val="0"/>
      <w:marRight w:val="0"/>
      <w:marTop w:val="0"/>
      <w:marBottom w:val="0"/>
      <w:divBdr>
        <w:top w:val="none" w:sz="0" w:space="0" w:color="auto"/>
        <w:left w:val="none" w:sz="0" w:space="0" w:color="auto"/>
        <w:bottom w:val="none" w:sz="0" w:space="0" w:color="auto"/>
        <w:right w:val="none" w:sz="0" w:space="0" w:color="auto"/>
      </w:divBdr>
      <w:divsChild>
        <w:div w:id="784352329">
          <w:marLeft w:val="547"/>
          <w:marRight w:val="0"/>
          <w:marTop w:val="115"/>
          <w:marBottom w:val="0"/>
          <w:divBdr>
            <w:top w:val="none" w:sz="0" w:space="0" w:color="auto"/>
            <w:left w:val="none" w:sz="0" w:space="0" w:color="auto"/>
            <w:bottom w:val="none" w:sz="0" w:space="0" w:color="auto"/>
            <w:right w:val="none" w:sz="0" w:space="0" w:color="auto"/>
          </w:divBdr>
        </w:div>
        <w:div w:id="913977085">
          <w:marLeft w:val="1166"/>
          <w:marRight w:val="0"/>
          <w:marTop w:val="96"/>
          <w:marBottom w:val="0"/>
          <w:divBdr>
            <w:top w:val="none" w:sz="0" w:space="0" w:color="auto"/>
            <w:left w:val="none" w:sz="0" w:space="0" w:color="auto"/>
            <w:bottom w:val="none" w:sz="0" w:space="0" w:color="auto"/>
            <w:right w:val="none" w:sz="0" w:space="0" w:color="auto"/>
          </w:divBdr>
        </w:div>
        <w:div w:id="1055811127">
          <w:marLeft w:val="547"/>
          <w:marRight w:val="0"/>
          <w:marTop w:val="115"/>
          <w:marBottom w:val="0"/>
          <w:divBdr>
            <w:top w:val="none" w:sz="0" w:space="0" w:color="auto"/>
            <w:left w:val="none" w:sz="0" w:space="0" w:color="auto"/>
            <w:bottom w:val="none" w:sz="0" w:space="0" w:color="auto"/>
            <w:right w:val="none" w:sz="0" w:space="0" w:color="auto"/>
          </w:divBdr>
        </w:div>
        <w:div w:id="1271662885">
          <w:marLeft w:val="1166"/>
          <w:marRight w:val="0"/>
          <w:marTop w:val="96"/>
          <w:marBottom w:val="0"/>
          <w:divBdr>
            <w:top w:val="none" w:sz="0" w:space="0" w:color="auto"/>
            <w:left w:val="none" w:sz="0" w:space="0" w:color="auto"/>
            <w:bottom w:val="none" w:sz="0" w:space="0" w:color="auto"/>
            <w:right w:val="none" w:sz="0" w:space="0" w:color="auto"/>
          </w:divBdr>
        </w:div>
        <w:div w:id="1453671026">
          <w:marLeft w:val="1166"/>
          <w:marRight w:val="0"/>
          <w:marTop w:val="96"/>
          <w:marBottom w:val="0"/>
          <w:divBdr>
            <w:top w:val="none" w:sz="0" w:space="0" w:color="auto"/>
            <w:left w:val="none" w:sz="0" w:space="0" w:color="auto"/>
            <w:bottom w:val="none" w:sz="0" w:space="0" w:color="auto"/>
            <w:right w:val="none" w:sz="0" w:space="0" w:color="auto"/>
          </w:divBdr>
        </w:div>
        <w:div w:id="2017994567">
          <w:marLeft w:val="1166"/>
          <w:marRight w:val="0"/>
          <w:marTop w:val="96"/>
          <w:marBottom w:val="0"/>
          <w:divBdr>
            <w:top w:val="none" w:sz="0" w:space="0" w:color="auto"/>
            <w:left w:val="none" w:sz="0" w:space="0" w:color="auto"/>
            <w:bottom w:val="none" w:sz="0" w:space="0" w:color="auto"/>
            <w:right w:val="none" w:sz="0" w:space="0" w:color="auto"/>
          </w:divBdr>
        </w:div>
      </w:divsChild>
    </w:div>
    <w:div w:id="748120919">
      <w:bodyDiv w:val="1"/>
      <w:marLeft w:val="0"/>
      <w:marRight w:val="0"/>
      <w:marTop w:val="0"/>
      <w:marBottom w:val="0"/>
      <w:divBdr>
        <w:top w:val="none" w:sz="0" w:space="0" w:color="auto"/>
        <w:left w:val="none" w:sz="0" w:space="0" w:color="auto"/>
        <w:bottom w:val="none" w:sz="0" w:space="0" w:color="auto"/>
        <w:right w:val="none" w:sz="0" w:space="0" w:color="auto"/>
      </w:divBdr>
    </w:div>
    <w:div w:id="749693104">
      <w:bodyDiv w:val="1"/>
      <w:marLeft w:val="0"/>
      <w:marRight w:val="0"/>
      <w:marTop w:val="0"/>
      <w:marBottom w:val="0"/>
      <w:divBdr>
        <w:top w:val="none" w:sz="0" w:space="0" w:color="auto"/>
        <w:left w:val="none" w:sz="0" w:space="0" w:color="auto"/>
        <w:bottom w:val="none" w:sz="0" w:space="0" w:color="auto"/>
        <w:right w:val="none" w:sz="0" w:space="0" w:color="auto"/>
      </w:divBdr>
    </w:div>
    <w:div w:id="750740505">
      <w:bodyDiv w:val="1"/>
      <w:marLeft w:val="0"/>
      <w:marRight w:val="0"/>
      <w:marTop w:val="0"/>
      <w:marBottom w:val="0"/>
      <w:divBdr>
        <w:top w:val="none" w:sz="0" w:space="0" w:color="auto"/>
        <w:left w:val="none" w:sz="0" w:space="0" w:color="auto"/>
        <w:bottom w:val="none" w:sz="0" w:space="0" w:color="auto"/>
        <w:right w:val="none" w:sz="0" w:space="0" w:color="auto"/>
      </w:divBdr>
    </w:div>
    <w:div w:id="751002245">
      <w:bodyDiv w:val="1"/>
      <w:marLeft w:val="0"/>
      <w:marRight w:val="0"/>
      <w:marTop w:val="0"/>
      <w:marBottom w:val="0"/>
      <w:divBdr>
        <w:top w:val="none" w:sz="0" w:space="0" w:color="auto"/>
        <w:left w:val="none" w:sz="0" w:space="0" w:color="auto"/>
        <w:bottom w:val="none" w:sz="0" w:space="0" w:color="auto"/>
        <w:right w:val="none" w:sz="0" w:space="0" w:color="auto"/>
      </w:divBdr>
      <w:divsChild>
        <w:div w:id="1971547198">
          <w:marLeft w:val="0"/>
          <w:marRight w:val="0"/>
          <w:marTop w:val="0"/>
          <w:marBottom w:val="0"/>
          <w:divBdr>
            <w:top w:val="none" w:sz="0" w:space="0" w:color="auto"/>
            <w:left w:val="none" w:sz="0" w:space="0" w:color="auto"/>
            <w:bottom w:val="none" w:sz="0" w:space="0" w:color="auto"/>
            <w:right w:val="none" w:sz="0" w:space="0" w:color="auto"/>
          </w:divBdr>
          <w:divsChild>
            <w:div w:id="692877937">
              <w:marLeft w:val="0"/>
              <w:marRight w:val="0"/>
              <w:marTop w:val="0"/>
              <w:marBottom w:val="0"/>
              <w:divBdr>
                <w:top w:val="none" w:sz="0" w:space="0" w:color="auto"/>
                <w:left w:val="none" w:sz="0" w:space="0" w:color="auto"/>
                <w:bottom w:val="none" w:sz="0" w:space="0" w:color="auto"/>
                <w:right w:val="none" w:sz="0" w:space="0" w:color="auto"/>
              </w:divBdr>
            </w:div>
            <w:div w:id="1472795043">
              <w:marLeft w:val="0"/>
              <w:marRight w:val="0"/>
              <w:marTop w:val="0"/>
              <w:marBottom w:val="0"/>
              <w:divBdr>
                <w:top w:val="none" w:sz="0" w:space="0" w:color="auto"/>
                <w:left w:val="none" w:sz="0" w:space="0" w:color="auto"/>
                <w:bottom w:val="none" w:sz="0" w:space="0" w:color="auto"/>
                <w:right w:val="none" w:sz="0" w:space="0" w:color="auto"/>
              </w:divBdr>
            </w:div>
            <w:div w:id="154764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359061">
      <w:bodyDiv w:val="1"/>
      <w:marLeft w:val="0"/>
      <w:marRight w:val="0"/>
      <w:marTop w:val="0"/>
      <w:marBottom w:val="0"/>
      <w:divBdr>
        <w:top w:val="none" w:sz="0" w:space="0" w:color="auto"/>
        <w:left w:val="none" w:sz="0" w:space="0" w:color="auto"/>
        <w:bottom w:val="none" w:sz="0" w:space="0" w:color="auto"/>
        <w:right w:val="none" w:sz="0" w:space="0" w:color="auto"/>
      </w:divBdr>
    </w:div>
    <w:div w:id="752506444">
      <w:bodyDiv w:val="1"/>
      <w:marLeft w:val="0"/>
      <w:marRight w:val="0"/>
      <w:marTop w:val="0"/>
      <w:marBottom w:val="0"/>
      <w:divBdr>
        <w:top w:val="none" w:sz="0" w:space="0" w:color="auto"/>
        <w:left w:val="none" w:sz="0" w:space="0" w:color="auto"/>
        <w:bottom w:val="none" w:sz="0" w:space="0" w:color="auto"/>
        <w:right w:val="none" w:sz="0" w:space="0" w:color="auto"/>
      </w:divBdr>
      <w:divsChild>
        <w:div w:id="1817911182">
          <w:marLeft w:val="547"/>
          <w:marRight w:val="0"/>
          <w:marTop w:val="106"/>
          <w:marBottom w:val="0"/>
          <w:divBdr>
            <w:top w:val="none" w:sz="0" w:space="0" w:color="auto"/>
            <w:left w:val="none" w:sz="0" w:space="0" w:color="auto"/>
            <w:bottom w:val="none" w:sz="0" w:space="0" w:color="auto"/>
            <w:right w:val="none" w:sz="0" w:space="0" w:color="auto"/>
          </w:divBdr>
        </w:div>
      </w:divsChild>
    </w:div>
    <w:div w:id="752507760">
      <w:bodyDiv w:val="1"/>
      <w:marLeft w:val="0"/>
      <w:marRight w:val="0"/>
      <w:marTop w:val="0"/>
      <w:marBottom w:val="0"/>
      <w:divBdr>
        <w:top w:val="none" w:sz="0" w:space="0" w:color="auto"/>
        <w:left w:val="none" w:sz="0" w:space="0" w:color="auto"/>
        <w:bottom w:val="none" w:sz="0" w:space="0" w:color="auto"/>
        <w:right w:val="none" w:sz="0" w:space="0" w:color="auto"/>
      </w:divBdr>
    </w:div>
    <w:div w:id="752510043">
      <w:bodyDiv w:val="1"/>
      <w:marLeft w:val="0"/>
      <w:marRight w:val="0"/>
      <w:marTop w:val="0"/>
      <w:marBottom w:val="0"/>
      <w:divBdr>
        <w:top w:val="none" w:sz="0" w:space="0" w:color="auto"/>
        <w:left w:val="none" w:sz="0" w:space="0" w:color="auto"/>
        <w:bottom w:val="none" w:sz="0" w:space="0" w:color="auto"/>
        <w:right w:val="none" w:sz="0" w:space="0" w:color="auto"/>
      </w:divBdr>
    </w:div>
    <w:div w:id="752554177">
      <w:bodyDiv w:val="1"/>
      <w:marLeft w:val="0"/>
      <w:marRight w:val="0"/>
      <w:marTop w:val="0"/>
      <w:marBottom w:val="0"/>
      <w:divBdr>
        <w:top w:val="none" w:sz="0" w:space="0" w:color="auto"/>
        <w:left w:val="none" w:sz="0" w:space="0" w:color="auto"/>
        <w:bottom w:val="none" w:sz="0" w:space="0" w:color="auto"/>
        <w:right w:val="none" w:sz="0" w:space="0" w:color="auto"/>
      </w:divBdr>
    </w:div>
    <w:div w:id="752628286">
      <w:bodyDiv w:val="1"/>
      <w:marLeft w:val="0"/>
      <w:marRight w:val="0"/>
      <w:marTop w:val="0"/>
      <w:marBottom w:val="0"/>
      <w:divBdr>
        <w:top w:val="none" w:sz="0" w:space="0" w:color="auto"/>
        <w:left w:val="none" w:sz="0" w:space="0" w:color="auto"/>
        <w:bottom w:val="none" w:sz="0" w:space="0" w:color="auto"/>
        <w:right w:val="none" w:sz="0" w:space="0" w:color="auto"/>
      </w:divBdr>
      <w:divsChild>
        <w:div w:id="1702630682">
          <w:marLeft w:val="1166"/>
          <w:marRight w:val="0"/>
          <w:marTop w:val="96"/>
          <w:marBottom w:val="0"/>
          <w:divBdr>
            <w:top w:val="none" w:sz="0" w:space="0" w:color="auto"/>
            <w:left w:val="none" w:sz="0" w:space="0" w:color="auto"/>
            <w:bottom w:val="none" w:sz="0" w:space="0" w:color="auto"/>
            <w:right w:val="none" w:sz="0" w:space="0" w:color="auto"/>
          </w:divBdr>
        </w:div>
        <w:div w:id="1927297513">
          <w:marLeft w:val="1800"/>
          <w:marRight w:val="0"/>
          <w:marTop w:val="86"/>
          <w:marBottom w:val="0"/>
          <w:divBdr>
            <w:top w:val="none" w:sz="0" w:space="0" w:color="auto"/>
            <w:left w:val="none" w:sz="0" w:space="0" w:color="auto"/>
            <w:bottom w:val="none" w:sz="0" w:space="0" w:color="auto"/>
            <w:right w:val="none" w:sz="0" w:space="0" w:color="auto"/>
          </w:divBdr>
        </w:div>
        <w:div w:id="1937207793">
          <w:marLeft w:val="1166"/>
          <w:marRight w:val="0"/>
          <w:marTop w:val="96"/>
          <w:marBottom w:val="0"/>
          <w:divBdr>
            <w:top w:val="none" w:sz="0" w:space="0" w:color="auto"/>
            <w:left w:val="none" w:sz="0" w:space="0" w:color="auto"/>
            <w:bottom w:val="none" w:sz="0" w:space="0" w:color="auto"/>
            <w:right w:val="none" w:sz="0" w:space="0" w:color="auto"/>
          </w:divBdr>
        </w:div>
        <w:div w:id="2040888777">
          <w:marLeft w:val="547"/>
          <w:marRight w:val="0"/>
          <w:marTop w:val="115"/>
          <w:marBottom w:val="0"/>
          <w:divBdr>
            <w:top w:val="none" w:sz="0" w:space="0" w:color="auto"/>
            <w:left w:val="none" w:sz="0" w:space="0" w:color="auto"/>
            <w:bottom w:val="none" w:sz="0" w:space="0" w:color="auto"/>
            <w:right w:val="none" w:sz="0" w:space="0" w:color="auto"/>
          </w:divBdr>
        </w:div>
      </w:divsChild>
    </w:div>
    <w:div w:id="752698456">
      <w:bodyDiv w:val="1"/>
      <w:marLeft w:val="0"/>
      <w:marRight w:val="0"/>
      <w:marTop w:val="0"/>
      <w:marBottom w:val="0"/>
      <w:divBdr>
        <w:top w:val="none" w:sz="0" w:space="0" w:color="auto"/>
        <w:left w:val="none" w:sz="0" w:space="0" w:color="auto"/>
        <w:bottom w:val="none" w:sz="0" w:space="0" w:color="auto"/>
        <w:right w:val="none" w:sz="0" w:space="0" w:color="auto"/>
      </w:divBdr>
    </w:div>
    <w:div w:id="753211619">
      <w:bodyDiv w:val="1"/>
      <w:marLeft w:val="0"/>
      <w:marRight w:val="0"/>
      <w:marTop w:val="0"/>
      <w:marBottom w:val="0"/>
      <w:divBdr>
        <w:top w:val="none" w:sz="0" w:space="0" w:color="auto"/>
        <w:left w:val="none" w:sz="0" w:space="0" w:color="auto"/>
        <w:bottom w:val="none" w:sz="0" w:space="0" w:color="auto"/>
        <w:right w:val="none" w:sz="0" w:space="0" w:color="auto"/>
      </w:divBdr>
    </w:div>
    <w:div w:id="753549412">
      <w:bodyDiv w:val="1"/>
      <w:marLeft w:val="0"/>
      <w:marRight w:val="0"/>
      <w:marTop w:val="0"/>
      <w:marBottom w:val="0"/>
      <w:divBdr>
        <w:top w:val="none" w:sz="0" w:space="0" w:color="auto"/>
        <w:left w:val="none" w:sz="0" w:space="0" w:color="auto"/>
        <w:bottom w:val="none" w:sz="0" w:space="0" w:color="auto"/>
        <w:right w:val="none" w:sz="0" w:space="0" w:color="auto"/>
      </w:divBdr>
    </w:div>
    <w:div w:id="753939163">
      <w:bodyDiv w:val="1"/>
      <w:marLeft w:val="0"/>
      <w:marRight w:val="0"/>
      <w:marTop w:val="0"/>
      <w:marBottom w:val="0"/>
      <w:divBdr>
        <w:top w:val="none" w:sz="0" w:space="0" w:color="auto"/>
        <w:left w:val="none" w:sz="0" w:space="0" w:color="auto"/>
        <w:bottom w:val="none" w:sz="0" w:space="0" w:color="auto"/>
        <w:right w:val="none" w:sz="0" w:space="0" w:color="auto"/>
      </w:divBdr>
    </w:div>
    <w:div w:id="755201929">
      <w:bodyDiv w:val="1"/>
      <w:marLeft w:val="0"/>
      <w:marRight w:val="0"/>
      <w:marTop w:val="0"/>
      <w:marBottom w:val="0"/>
      <w:divBdr>
        <w:top w:val="none" w:sz="0" w:space="0" w:color="auto"/>
        <w:left w:val="none" w:sz="0" w:space="0" w:color="auto"/>
        <w:bottom w:val="none" w:sz="0" w:space="0" w:color="auto"/>
        <w:right w:val="none" w:sz="0" w:space="0" w:color="auto"/>
      </w:divBdr>
      <w:divsChild>
        <w:div w:id="875776846">
          <w:marLeft w:val="547"/>
          <w:marRight w:val="0"/>
          <w:marTop w:val="154"/>
          <w:marBottom w:val="0"/>
          <w:divBdr>
            <w:top w:val="none" w:sz="0" w:space="0" w:color="auto"/>
            <w:left w:val="none" w:sz="0" w:space="0" w:color="auto"/>
            <w:bottom w:val="none" w:sz="0" w:space="0" w:color="auto"/>
            <w:right w:val="none" w:sz="0" w:space="0" w:color="auto"/>
          </w:divBdr>
        </w:div>
        <w:div w:id="2138794433">
          <w:marLeft w:val="1166"/>
          <w:marRight w:val="0"/>
          <w:marTop w:val="134"/>
          <w:marBottom w:val="0"/>
          <w:divBdr>
            <w:top w:val="none" w:sz="0" w:space="0" w:color="auto"/>
            <w:left w:val="none" w:sz="0" w:space="0" w:color="auto"/>
            <w:bottom w:val="none" w:sz="0" w:space="0" w:color="auto"/>
            <w:right w:val="none" w:sz="0" w:space="0" w:color="auto"/>
          </w:divBdr>
        </w:div>
      </w:divsChild>
    </w:div>
    <w:div w:id="755202875">
      <w:bodyDiv w:val="1"/>
      <w:marLeft w:val="0"/>
      <w:marRight w:val="0"/>
      <w:marTop w:val="0"/>
      <w:marBottom w:val="0"/>
      <w:divBdr>
        <w:top w:val="none" w:sz="0" w:space="0" w:color="auto"/>
        <w:left w:val="none" w:sz="0" w:space="0" w:color="auto"/>
        <w:bottom w:val="none" w:sz="0" w:space="0" w:color="auto"/>
        <w:right w:val="none" w:sz="0" w:space="0" w:color="auto"/>
      </w:divBdr>
    </w:div>
    <w:div w:id="755438863">
      <w:bodyDiv w:val="1"/>
      <w:marLeft w:val="0"/>
      <w:marRight w:val="0"/>
      <w:marTop w:val="0"/>
      <w:marBottom w:val="0"/>
      <w:divBdr>
        <w:top w:val="none" w:sz="0" w:space="0" w:color="auto"/>
        <w:left w:val="none" w:sz="0" w:space="0" w:color="auto"/>
        <w:bottom w:val="none" w:sz="0" w:space="0" w:color="auto"/>
        <w:right w:val="none" w:sz="0" w:space="0" w:color="auto"/>
      </w:divBdr>
    </w:div>
    <w:div w:id="755903663">
      <w:bodyDiv w:val="1"/>
      <w:marLeft w:val="0"/>
      <w:marRight w:val="0"/>
      <w:marTop w:val="0"/>
      <w:marBottom w:val="0"/>
      <w:divBdr>
        <w:top w:val="none" w:sz="0" w:space="0" w:color="auto"/>
        <w:left w:val="none" w:sz="0" w:space="0" w:color="auto"/>
        <w:bottom w:val="none" w:sz="0" w:space="0" w:color="auto"/>
        <w:right w:val="none" w:sz="0" w:space="0" w:color="auto"/>
      </w:divBdr>
      <w:divsChild>
        <w:div w:id="330721311">
          <w:marLeft w:val="1800"/>
          <w:marRight w:val="0"/>
          <w:marTop w:val="77"/>
          <w:marBottom w:val="0"/>
          <w:divBdr>
            <w:top w:val="none" w:sz="0" w:space="0" w:color="auto"/>
            <w:left w:val="none" w:sz="0" w:space="0" w:color="auto"/>
            <w:bottom w:val="none" w:sz="0" w:space="0" w:color="auto"/>
            <w:right w:val="none" w:sz="0" w:space="0" w:color="auto"/>
          </w:divBdr>
        </w:div>
        <w:div w:id="410279946">
          <w:marLeft w:val="1166"/>
          <w:marRight w:val="0"/>
          <w:marTop w:val="96"/>
          <w:marBottom w:val="0"/>
          <w:divBdr>
            <w:top w:val="none" w:sz="0" w:space="0" w:color="auto"/>
            <w:left w:val="none" w:sz="0" w:space="0" w:color="auto"/>
            <w:bottom w:val="none" w:sz="0" w:space="0" w:color="auto"/>
            <w:right w:val="none" w:sz="0" w:space="0" w:color="auto"/>
          </w:divBdr>
        </w:div>
        <w:div w:id="494492711">
          <w:marLeft w:val="547"/>
          <w:marRight w:val="0"/>
          <w:marTop w:val="115"/>
          <w:marBottom w:val="0"/>
          <w:divBdr>
            <w:top w:val="none" w:sz="0" w:space="0" w:color="auto"/>
            <w:left w:val="none" w:sz="0" w:space="0" w:color="auto"/>
            <w:bottom w:val="none" w:sz="0" w:space="0" w:color="auto"/>
            <w:right w:val="none" w:sz="0" w:space="0" w:color="auto"/>
          </w:divBdr>
        </w:div>
        <w:div w:id="911550571">
          <w:marLeft w:val="1166"/>
          <w:marRight w:val="0"/>
          <w:marTop w:val="96"/>
          <w:marBottom w:val="0"/>
          <w:divBdr>
            <w:top w:val="none" w:sz="0" w:space="0" w:color="auto"/>
            <w:left w:val="none" w:sz="0" w:space="0" w:color="auto"/>
            <w:bottom w:val="none" w:sz="0" w:space="0" w:color="auto"/>
            <w:right w:val="none" w:sz="0" w:space="0" w:color="auto"/>
          </w:divBdr>
        </w:div>
        <w:div w:id="950237747">
          <w:marLeft w:val="1166"/>
          <w:marRight w:val="0"/>
          <w:marTop w:val="96"/>
          <w:marBottom w:val="0"/>
          <w:divBdr>
            <w:top w:val="none" w:sz="0" w:space="0" w:color="auto"/>
            <w:left w:val="none" w:sz="0" w:space="0" w:color="auto"/>
            <w:bottom w:val="none" w:sz="0" w:space="0" w:color="auto"/>
            <w:right w:val="none" w:sz="0" w:space="0" w:color="auto"/>
          </w:divBdr>
        </w:div>
        <w:div w:id="1109665757">
          <w:marLeft w:val="1166"/>
          <w:marRight w:val="0"/>
          <w:marTop w:val="96"/>
          <w:marBottom w:val="0"/>
          <w:divBdr>
            <w:top w:val="none" w:sz="0" w:space="0" w:color="auto"/>
            <w:left w:val="none" w:sz="0" w:space="0" w:color="auto"/>
            <w:bottom w:val="none" w:sz="0" w:space="0" w:color="auto"/>
            <w:right w:val="none" w:sz="0" w:space="0" w:color="auto"/>
          </w:divBdr>
        </w:div>
        <w:div w:id="1460413569">
          <w:marLeft w:val="547"/>
          <w:marRight w:val="0"/>
          <w:marTop w:val="115"/>
          <w:marBottom w:val="0"/>
          <w:divBdr>
            <w:top w:val="none" w:sz="0" w:space="0" w:color="auto"/>
            <w:left w:val="none" w:sz="0" w:space="0" w:color="auto"/>
            <w:bottom w:val="none" w:sz="0" w:space="0" w:color="auto"/>
            <w:right w:val="none" w:sz="0" w:space="0" w:color="auto"/>
          </w:divBdr>
        </w:div>
      </w:divsChild>
    </w:div>
    <w:div w:id="756052146">
      <w:bodyDiv w:val="1"/>
      <w:marLeft w:val="0"/>
      <w:marRight w:val="0"/>
      <w:marTop w:val="0"/>
      <w:marBottom w:val="0"/>
      <w:divBdr>
        <w:top w:val="none" w:sz="0" w:space="0" w:color="auto"/>
        <w:left w:val="none" w:sz="0" w:space="0" w:color="auto"/>
        <w:bottom w:val="none" w:sz="0" w:space="0" w:color="auto"/>
        <w:right w:val="none" w:sz="0" w:space="0" w:color="auto"/>
      </w:divBdr>
    </w:div>
    <w:div w:id="756095049">
      <w:bodyDiv w:val="1"/>
      <w:marLeft w:val="0"/>
      <w:marRight w:val="0"/>
      <w:marTop w:val="0"/>
      <w:marBottom w:val="0"/>
      <w:divBdr>
        <w:top w:val="none" w:sz="0" w:space="0" w:color="auto"/>
        <w:left w:val="none" w:sz="0" w:space="0" w:color="auto"/>
        <w:bottom w:val="none" w:sz="0" w:space="0" w:color="auto"/>
        <w:right w:val="none" w:sz="0" w:space="0" w:color="auto"/>
      </w:divBdr>
    </w:div>
    <w:div w:id="756245992">
      <w:bodyDiv w:val="1"/>
      <w:marLeft w:val="0"/>
      <w:marRight w:val="0"/>
      <w:marTop w:val="0"/>
      <w:marBottom w:val="0"/>
      <w:divBdr>
        <w:top w:val="none" w:sz="0" w:space="0" w:color="auto"/>
        <w:left w:val="none" w:sz="0" w:space="0" w:color="auto"/>
        <w:bottom w:val="none" w:sz="0" w:space="0" w:color="auto"/>
        <w:right w:val="none" w:sz="0" w:space="0" w:color="auto"/>
      </w:divBdr>
      <w:divsChild>
        <w:div w:id="1190989946">
          <w:marLeft w:val="0"/>
          <w:marRight w:val="0"/>
          <w:marTop w:val="0"/>
          <w:marBottom w:val="0"/>
          <w:divBdr>
            <w:top w:val="none" w:sz="0" w:space="0" w:color="auto"/>
            <w:left w:val="none" w:sz="0" w:space="0" w:color="auto"/>
            <w:bottom w:val="none" w:sz="0" w:space="0" w:color="auto"/>
            <w:right w:val="none" w:sz="0" w:space="0" w:color="auto"/>
          </w:divBdr>
        </w:div>
      </w:divsChild>
    </w:div>
    <w:div w:id="759329257">
      <w:bodyDiv w:val="1"/>
      <w:marLeft w:val="0"/>
      <w:marRight w:val="0"/>
      <w:marTop w:val="0"/>
      <w:marBottom w:val="0"/>
      <w:divBdr>
        <w:top w:val="none" w:sz="0" w:space="0" w:color="auto"/>
        <w:left w:val="none" w:sz="0" w:space="0" w:color="auto"/>
        <w:bottom w:val="none" w:sz="0" w:space="0" w:color="auto"/>
        <w:right w:val="none" w:sz="0" w:space="0" w:color="auto"/>
      </w:divBdr>
    </w:div>
    <w:div w:id="759368759">
      <w:bodyDiv w:val="1"/>
      <w:marLeft w:val="0"/>
      <w:marRight w:val="0"/>
      <w:marTop w:val="0"/>
      <w:marBottom w:val="0"/>
      <w:divBdr>
        <w:top w:val="none" w:sz="0" w:space="0" w:color="auto"/>
        <w:left w:val="none" w:sz="0" w:space="0" w:color="auto"/>
        <w:bottom w:val="none" w:sz="0" w:space="0" w:color="auto"/>
        <w:right w:val="none" w:sz="0" w:space="0" w:color="auto"/>
      </w:divBdr>
    </w:div>
    <w:div w:id="760570846">
      <w:bodyDiv w:val="1"/>
      <w:marLeft w:val="0"/>
      <w:marRight w:val="0"/>
      <w:marTop w:val="0"/>
      <w:marBottom w:val="0"/>
      <w:divBdr>
        <w:top w:val="none" w:sz="0" w:space="0" w:color="auto"/>
        <w:left w:val="none" w:sz="0" w:space="0" w:color="auto"/>
        <w:bottom w:val="none" w:sz="0" w:space="0" w:color="auto"/>
        <w:right w:val="none" w:sz="0" w:space="0" w:color="auto"/>
      </w:divBdr>
    </w:div>
    <w:div w:id="760836368">
      <w:bodyDiv w:val="1"/>
      <w:marLeft w:val="0"/>
      <w:marRight w:val="0"/>
      <w:marTop w:val="0"/>
      <w:marBottom w:val="0"/>
      <w:divBdr>
        <w:top w:val="none" w:sz="0" w:space="0" w:color="auto"/>
        <w:left w:val="none" w:sz="0" w:space="0" w:color="auto"/>
        <w:bottom w:val="none" w:sz="0" w:space="0" w:color="auto"/>
        <w:right w:val="none" w:sz="0" w:space="0" w:color="auto"/>
      </w:divBdr>
    </w:div>
    <w:div w:id="762608113">
      <w:bodyDiv w:val="1"/>
      <w:marLeft w:val="0"/>
      <w:marRight w:val="0"/>
      <w:marTop w:val="0"/>
      <w:marBottom w:val="0"/>
      <w:divBdr>
        <w:top w:val="none" w:sz="0" w:space="0" w:color="auto"/>
        <w:left w:val="none" w:sz="0" w:space="0" w:color="auto"/>
        <w:bottom w:val="none" w:sz="0" w:space="0" w:color="auto"/>
        <w:right w:val="none" w:sz="0" w:space="0" w:color="auto"/>
      </w:divBdr>
    </w:div>
    <w:div w:id="763304337">
      <w:bodyDiv w:val="1"/>
      <w:marLeft w:val="0"/>
      <w:marRight w:val="0"/>
      <w:marTop w:val="0"/>
      <w:marBottom w:val="0"/>
      <w:divBdr>
        <w:top w:val="none" w:sz="0" w:space="0" w:color="auto"/>
        <w:left w:val="none" w:sz="0" w:space="0" w:color="auto"/>
        <w:bottom w:val="none" w:sz="0" w:space="0" w:color="auto"/>
        <w:right w:val="none" w:sz="0" w:space="0" w:color="auto"/>
      </w:divBdr>
      <w:divsChild>
        <w:div w:id="240603766">
          <w:marLeft w:val="547"/>
          <w:marRight w:val="0"/>
          <w:marTop w:val="106"/>
          <w:marBottom w:val="0"/>
          <w:divBdr>
            <w:top w:val="none" w:sz="0" w:space="0" w:color="auto"/>
            <w:left w:val="none" w:sz="0" w:space="0" w:color="auto"/>
            <w:bottom w:val="none" w:sz="0" w:space="0" w:color="auto"/>
            <w:right w:val="none" w:sz="0" w:space="0" w:color="auto"/>
          </w:divBdr>
        </w:div>
        <w:div w:id="372192196">
          <w:marLeft w:val="1166"/>
          <w:marRight w:val="0"/>
          <w:marTop w:val="106"/>
          <w:marBottom w:val="0"/>
          <w:divBdr>
            <w:top w:val="none" w:sz="0" w:space="0" w:color="auto"/>
            <w:left w:val="none" w:sz="0" w:space="0" w:color="auto"/>
            <w:bottom w:val="none" w:sz="0" w:space="0" w:color="auto"/>
            <w:right w:val="none" w:sz="0" w:space="0" w:color="auto"/>
          </w:divBdr>
        </w:div>
        <w:div w:id="818807743">
          <w:marLeft w:val="547"/>
          <w:marRight w:val="0"/>
          <w:marTop w:val="106"/>
          <w:marBottom w:val="0"/>
          <w:divBdr>
            <w:top w:val="none" w:sz="0" w:space="0" w:color="auto"/>
            <w:left w:val="none" w:sz="0" w:space="0" w:color="auto"/>
            <w:bottom w:val="none" w:sz="0" w:space="0" w:color="auto"/>
            <w:right w:val="none" w:sz="0" w:space="0" w:color="auto"/>
          </w:divBdr>
        </w:div>
        <w:div w:id="1781683048">
          <w:marLeft w:val="547"/>
          <w:marRight w:val="0"/>
          <w:marTop w:val="106"/>
          <w:marBottom w:val="0"/>
          <w:divBdr>
            <w:top w:val="none" w:sz="0" w:space="0" w:color="auto"/>
            <w:left w:val="none" w:sz="0" w:space="0" w:color="auto"/>
            <w:bottom w:val="none" w:sz="0" w:space="0" w:color="auto"/>
            <w:right w:val="none" w:sz="0" w:space="0" w:color="auto"/>
          </w:divBdr>
        </w:div>
        <w:div w:id="1801026780">
          <w:marLeft w:val="547"/>
          <w:marRight w:val="0"/>
          <w:marTop w:val="106"/>
          <w:marBottom w:val="0"/>
          <w:divBdr>
            <w:top w:val="none" w:sz="0" w:space="0" w:color="auto"/>
            <w:left w:val="none" w:sz="0" w:space="0" w:color="auto"/>
            <w:bottom w:val="none" w:sz="0" w:space="0" w:color="auto"/>
            <w:right w:val="none" w:sz="0" w:space="0" w:color="auto"/>
          </w:divBdr>
        </w:div>
        <w:div w:id="1991514113">
          <w:marLeft w:val="1166"/>
          <w:marRight w:val="0"/>
          <w:marTop w:val="106"/>
          <w:marBottom w:val="0"/>
          <w:divBdr>
            <w:top w:val="none" w:sz="0" w:space="0" w:color="auto"/>
            <w:left w:val="none" w:sz="0" w:space="0" w:color="auto"/>
            <w:bottom w:val="none" w:sz="0" w:space="0" w:color="auto"/>
            <w:right w:val="none" w:sz="0" w:space="0" w:color="auto"/>
          </w:divBdr>
        </w:div>
      </w:divsChild>
    </w:div>
    <w:div w:id="764347384">
      <w:bodyDiv w:val="1"/>
      <w:marLeft w:val="0"/>
      <w:marRight w:val="0"/>
      <w:marTop w:val="0"/>
      <w:marBottom w:val="0"/>
      <w:divBdr>
        <w:top w:val="none" w:sz="0" w:space="0" w:color="auto"/>
        <w:left w:val="none" w:sz="0" w:space="0" w:color="auto"/>
        <w:bottom w:val="none" w:sz="0" w:space="0" w:color="auto"/>
        <w:right w:val="none" w:sz="0" w:space="0" w:color="auto"/>
      </w:divBdr>
    </w:div>
    <w:div w:id="766460292">
      <w:bodyDiv w:val="1"/>
      <w:marLeft w:val="0"/>
      <w:marRight w:val="0"/>
      <w:marTop w:val="0"/>
      <w:marBottom w:val="0"/>
      <w:divBdr>
        <w:top w:val="none" w:sz="0" w:space="0" w:color="auto"/>
        <w:left w:val="none" w:sz="0" w:space="0" w:color="auto"/>
        <w:bottom w:val="none" w:sz="0" w:space="0" w:color="auto"/>
        <w:right w:val="none" w:sz="0" w:space="0" w:color="auto"/>
      </w:divBdr>
    </w:div>
    <w:div w:id="766852970">
      <w:bodyDiv w:val="1"/>
      <w:marLeft w:val="0"/>
      <w:marRight w:val="0"/>
      <w:marTop w:val="0"/>
      <w:marBottom w:val="0"/>
      <w:divBdr>
        <w:top w:val="none" w:sz="0" w:space="0" w:color="auto"/>
        <w:left w:val="none" w:sz="0" w:space="0" w:color="auto"/>
        <w:bottom w:val="none" w:sz="0" w:space="0" w:color="auto"/>
        <w:right w:val="none" w:sz="0" w:space="0" w:color="auto"/>
      </w:divBdr>
    </w:div>
    <w:div w:id="766971037">
      <w:bodyDiv w:val="1"/>
      <w:marLeft w:val="0"/>
      <w:marRight w:val="0"/>
      <w:marTop w:val="0"/>
      <w:marBottom w:val="0"/>
      <w:divBdr>
        <w:top w:val="none" w:sz="0" w:space="0" w:color="auto"/>
        <w:left w:val="none" w:sz="0" w:space="0" w:color="auto"/>
        <w:bottom w:val="none" w:sz="0" w:space="0" w:color="auto"/>
        <w:right w:val="none" w:sz="0" w:space="0" w:color="auto"/>
      </w:divBdr>
      <w:divsChild>
        <w:div w:id="169638499">
          <w:marLeft w:val="547"/>
          <w:marRight w:val="0"/>
          <w:marTop w:val="120"/>
          <w:marBottom w:val="0"/>
          <w:divBdr>
            <w:top w:val="none" w:sz="0" w:space="0" w:color="auto"/>
            <w:left w:val="none" w:sz="0" w:space="0" w:color="auto"/>
            <w:bottom w:val="none" w:sz="0" w:space="0" w:color="auto"/>
            <w:right w:val="none" w:sz="0" w:space="0" w:color="auto"/>
          </w:divBdr>
        </w:div>
        <w:div w:id="574557339">
          <w:marLeft w:val="547"/>
          <w:marRight w:val="0"/>
          <w:marTop w:val="115"/>
          <w:marBottom w:val="0"/>
          <w:divBdr>
            <w:top w:val="none" w:sz="0" w:space="0" w:color="auto"/>
            <w:left w:val="none" w:sz="0" w:space="0" w:color="auto"/>
            <w:bottom w:val="none" w:sz="0" w:space="0" w:color="auto"/>
            <w:right w:val="none" w:sz="0" w:space="0" w:color="auto"/>
          </w:divBdr>
        </w:div>
        <w:div w:id="705644183">
          <w:marLeft w:val="547"/>
          <w:marRight w:val="0"/>
          <w:marTop w:val="115"/>
          <w:marBottom w:val="0"/>
          <w:divBdr>
            <w:top w:val="none" w:sz="0" w:space="0" w:color="auto"/>
            <w:left w:val="none" w:sz="0" w:space="0" w:color="auto"/>
            <w:bottom w:val="none" w:sz="0" w:space="0" w:color="auto"/>
            <w:right w:val="none" w:sz="0" w:space="0" w:color="auto"/>
          </w:divBdr>
        </w:div>
        <w:div w:id="1072898129">
          <w:marLeft w:val="547"/>
          <w:marRight w:val="0"/>
          <w:marTop w:val="120"/>
          <w:marBottom w:val="0"/>
          <w:divBdr>
            <w:top w:val="none" w:sz="0" w:space="0" w:color="auto"/>
            <w:left w:val="none" w:sz="0" w:space="0" w:color="auto"/>
            <w:bottom w:val="none" w:sz="0" w:space="0" w:color="auto"/>
            <w:right w:val="none" w:sz="0" w:space="0" w:color="auto"/>
          </w:divBdr>
        </w:div>
      </w:divsChild>
    </w:div>
    <w:div w:id="766996748">
      <w:bodyDiv w:val="1"/>
      <w:marLeft w:val="0"/>
      <w:marRight w:val="0"/>
      <w:marTop w:val="0"/>
      <w:marBottom w:val="0"/>
      <w:divBdr>
        <w:top w:val="none" w:sz="0" w:space="0" w:color="auto"/>
        <w:left w:val="none" w:sz="0" w:space="0" w:color="auto"/>
        <w:bottom w:val="none" w:sz="0" w:space="0" w:color="auto"/>
        <w:right w:val="none" w:sz="0" w:space="0" w:color="auto"/>
      </w:divBdr>
    </w:div>
    <w:div w:id="767234059">
      <w:bodyDiv w:val="1"/>
      <w:marLeft w:val="0"/>
      <w:marRight w:val="0"/>
      <w:marTop w:val="0"/>
      <w:marBottom w:val="0"/>
      <w:divBdr>
        <w:top w:val="none" w:sz="0" w:space="0" w:color="auto"/>
        <w:left w:val="none" w:sz="0" w:space="0" w:color="auto"/>
        <w:bottom w:val="none" w:sz="0" w:space="0" w:color="auto"/>
        <w:right w:val="none" w:sz="0" w:space="0" w:color="auto"/>
      </w:divBdr>
    </w:div>
    <w:div w:id="767387637">
      <w:bodyDiv w:val="1"/>
      <w:marLeft w:val="0"/>
      <w:marRight w:val="0"/>
      <w:marTop w:val="0"/>
      <w:marBottom w:val="0"/>
      <w:divBdr>
        <w:top w:val="none" w:sz="0" w:space="0" w:color="auto"/>
        <w:left w:val="none" w:sz="0" w:space="0" w:color="auto"/>
        <w:bottom w:val="none" w:sz="0" w:space="0" w:color="auto"/>
        <w:right w:val="none" w:sz="0" w:space="0" w:color="auto"/>
      </w:divBdr>
    </w:div>
    <w:div w:id="767778898">
      <w:bodyDiv w:val="1"/>
      <w:marLeft w:val="0"/>
      <w:marRight w:val="0"/>
      <w:marTop w:val="0"/>
      <w:marBottom w:val="0"/>
      <w:divBdr>
        <w:top w:val="none" w:sz="0" w:space="0" w:color="auto"/>
        <w:left w:val="none" w:sz="0" w:space="0" w:color="auto"/>
        <w:bottom w:val="none" w:sz="0" w:space="0" w:color="auto"/>
        <w:right w:val="none" w:sz="0" w:space="0" w:color="auto"/>
      </w:divBdr>
    </w:div>
    <w:div w:id="768506293">
      <w:bodyDiv w:val="1"/>
      <w:marLeft w:val="0"/>
      <w:marRight w:val="0"/>
      <w:marTop w:val="0"/>
      <w:marBottom w:val="0"/>
      <w:divBdr>
        <w:top w:val="none" w:sz="0" w:space="0" w:color="auto"/>
        <w:left w:val="none" w:sz="0" w:space="0" w:color="auto"/>
        <w:bottom w:val="none" w:sz="0" w:space="0" w:color="auto"/>
        <w:right w:val="none" w:sz="0" w:space="0" w:color="auto"/>
      </w:divBdr>
    </w:div>
    <w:div w:id="769664488">
      <w:bodyDiv w:val="1"/>
      <w:marLeft w:val="0"/>
      <w:marRight w:val="0"/>
      <w:marTop w:val="0"/>
      <w:marBottom w:val="0"/>
      <w:divBdr>
        <w:top w:val="none" w:sz="0" w:space="0" w:color="auto"/>
        <w:left w:val="none" w:sz="0" w:space="0" w:color="auto"/>
        <w:bottom w:val="none" w:sz="0" w:space="0" w:color="auto"/>
        <w:right w:val="none" w:sz="0" w:space="0" w:color="auto"/>
      </w:divBdr>
    </w:div>
    <w:div w:id="770247419">
      <w:bodyDiv w:val="1"/>
      <w:marLeft w:val="0"/>
      <w:marRight w:val="0"/>
      <w:marTop w:val="0"/>
      <w:marBottom w:val="0"/>
      <w:divBdr>
        <w:top w:val="none" w:sz="0" w:space="0" w:color="auto"/>
        <w:left w:val="none" w:sz="0" w:space="0" w:color="auto"/>
        <w:bottom w:val="none" w:sz="0" w:space="0" w:color="auto"/>
        <w:right w:val="none" w:sz="0" w:space="0" w:color="auto"/>
      </w:divBdr>
      <w:divsChild>
        <w:div w:id="1212426631">
          <w:marLeft w:val="1166"/>
          <w:marRight w:val="0"/>
          <w:marTop w:val="86"/>
          <w:marBottom w:val="0"/>
          <w:divBdr>
            <w:top w:val="none" w:sz="0" w:space="0" w:color="auto"/>
            <w:left w:val="none" w:sz="0" w:space="0" w:color="auto"/>
            <w:bottom w:val="none" w:sz="0" w:space="0" w:color="auto"/>
            <w:right w:val="none" w:sz="0" w:space="0" w:color="auto"/>
          </w:divBdr>
        </w:div>
        <w:div w:id="1385789234">
          <w:marLeft w:val="547"/>
          <w:marRight w:val="0"/>
          <w:marTop w:val="86"/>
          <w:marBottom w:val="0"/>
          <w:divBdr>
            <w:top w:val="none" w:sz="0" w:space="0" w:color="auto"/>
            <w:left w:val="none" w:sz="0" w:space="0" w:color="auto"/>
            <w:bottom w:val="none" w:sz="0" w:space="0" w:color="auto"/>
            <w:right w:val="none" w:sz="0" w:space="0" w:color="auto"/>
          </w:divBdr>
        </w:div>
        <w:div w:id="1885095655">
          <w:marLeft w:val="547"/>
          <w:marRight w:val="0"/>
          <w:marTop w:val="86"/>
          <w:marBottom w:val="0"/>
          <w:divBdr>
            <w:top w:val="none" w:sz="0" w:space="0" w:color="auto"/>
            <w:left w:val="none" w:sz="0" w:space="0" w:color="auto"/>
            <w:bottom w:val="none" w:sz="0" w:space="0" w:color="auto"/>
            <w:right w:val="none" w:sz="0" w:space="0" w:color="auto"/>
          </w:divBdr>
        </w:div>
      </w:divsChild>
    </w:div>
    <w:div w:id="770510415">
      <w:bodyDiv w:val="1"/>
      <w:marLeft w:val="0"/>
      <w:marRight w:val="0"/>
      <w:marTop w:val="0"/>
      <w:marBottom w:val="0"/>
      <w:divBdr>
        <w:top w:val="none" w:sz="0" w:space="0" w:color="auto"/>
        <w:left w:val="none" w:sz="0" w:space="0" w:color="auto"/>
        <w:bottom w:val="none" w:sz="0" w:space="0" w:color="auto"/>
        <w:right w:val="none" w:sz="0" w:space="0" w:color="auto"/>
      </w:divBdr>
    </w:div>
    <w:div w:id="770901748">
      <w:bodyDiv w:val="1"/>
      <w:marLeft w:val="0"/>
      <w:marRight w:val="0"/>
      <w:marTop w:val="0"/>
      <w:marBottom w:val="0"/>
      <w:divBdr>
        <w:top w:val="none" w:sz="0" w:space="0" w:color="auto"/>
        <w:left w:val="none" w:sz="0" w:space="0" w:color="auto"/>
        <w:bottom w:val="none" w:sz="0" w:space="0" w:color="auto"/>
        <w:right w:val="none" w:sz="0" w:space="0" w:color="auto"/>
      </w:divBdr>
    </w:div>
    <w:div w:id="770903064">
      <w:bodyDiv w:val="1"/>
      <w:marLeft w:val="0"/>
      <w:marRight w:val="0"/>
      <w:marTop w:val="0"/>
      <w:marBottom w:val="0"/>
      <w:divBdr>
        <w:top w:val="none" w:sz="0" w:space="0" w:color="auto"/>
        <w:left w:val="none" w:sz="0" w:space="0" w:color="auto"/>
        <w:bottom w:val="none" w:sz="0" w:space="0" w:color="auto"/>
        <w:right w:val="none" w:sz="0" w:space="0" w:color="auto"/>
      </w:divBdr>
    </w:div>
    <w:div w:id="771165059">
      <w:bodyDiv w:val="1"/>
      <w:marLeft w:val="0"/>
      <w:marRight w:val="0"/>
      <w:marTop w:val="0"/>
      <w:marBottom w:val="0"/>
      <w:divBdr>
        <w:top w:val="none" w:sz="0" w:space="0" w:color="auto"/>
        <w:left w:val="none" w:sz="0" w:space="0" w:color="auto"/>
        <w:bottom w:val="none" w:sz="0" w:space="0" w:color="auto"/>
        <w:right w:val="none" w:sz="0" w:space="0" w:color="auto"/>
      </w:divBdr>
    </w:div>
    <w:div w:id="771240108">
      <w:bodyDiv w:val="1"/>
      <w:marLeft w:val="0"/>
      <w:marRight w:val="0"/>
      <w:marTop w:val="0"/>
      <w:marBottom w:val="0"/>
      <w:divBdr>
        <w:top w:val="none" w:sz="0" w:space="0" w:color="auto"/>
        <w:left w:val="none" w:sz="0" w:space="0" w:color="auto"/>
        <w:bottom w:val="none" w:sz="0" w:space="0" w:color="auto"/>
        <w:right w:val="none" w:sz="0" w:space="0" w:color="auto"/>
      </w:divBdr>
    </w:div>
    <w:div w:id="772167076">
      <w:bodyDiv w:val="1"/>
      <w:marLeft w:val="0"/>
      <w:marRight w:val="0"/>
      <w:marTop w:val="0"/>
      <w:marBottom w:val="0"/>
      <w:divBdr>
        <w:top w:val="none" w:sz="0" w:space="0" w:color="auto"/>
        <w:left w:val="none" w:sz="0" w:space="0" w:color="auto"/>
        <w:bottom w:val="none" w:sz="0" w:space="0" w:color="auto"/>
        <w:right w:val="none" w:sz="0" w:space="0" w:color="auto"/>
      </w:divBdr>
    </w:div>
    <w:div w:id="772434450">
      <w:bodyDiv w:val="1"/>
      <w:marLeft w:val="0"/>
      <w:marRight w:val="0"/>
      <w:marTop w:val="0"/>
      <w:marBottom w:val="0"/>
      <w:divBdr>
        <w:top w:val="none" w:sz="0" w:space="0" w:color="auto"/>
        <w:left w:val="none" w:sz="0" w:space="0" w:color="auto"/>
        <w:bottom w:val="none" w:sz="0" w:space="0" w:color="auto"/>
        <w:right w:val="none" w:sz="0" w:space="0" w:color="auto"/>
      </w:divBdr>
    </w:div>
    <w:div w:id="772941012">
      <w:bodyDiv w:val="1"/>
      <w:marLeft w:val="0"/>
      <w:marRight w:val="0"/>
      <w:marTop w:val="0"/>
      <w:marBottom w:val="0"/>
      <w:divBdr>
        <w:top w:val="none" w:sz="0" w:space="0" w:color="auto"/>
        <w:left w:val="none" w:sz="0" w:space="0" w:color="auto"/>
        <w:bottom w:val="none" w:sz="0" w:space="0" w:color="auto"/>
        <w:right w:val="none" w:sz="0" w:space="0" w:color="auto"/>
      </w:divBdr>
    </w:div>
    <w:div w:id="774327985">
      <w:bodyDiv w:val="1"/>
      <w:marLeft w:val="0"/>
      <w:marRight w:val="0"/>
      <w:marTop w:val="0"/>
      <w:marBottom w:val="0"/>
      <w:divBdr>
        <w:top w:val="none" w:sz="0" w:space="0" w:color="auto"/>
        <w:left w:val="none" w:sz="0" w:space="0" w:color="auto"/>
        <w:bottom w:val="none" w:sz="0" w:space="0" w:color="auto"/>
        <w:right w:val="none" w:sz="0" w:space="0" w:color="auto"/>
      </w:divBdr>
      <w:divsChild>
        <w:div w:id="6490782">
          <w:marLeft w:val="547"/>
          <w:marRight w:val="0"/>
          <w:marTop w:val="115"/>
          <w:marBottom w:val="0"/>
          <w:divBdr>
            <w:top w:val="none" w:sz="0" w:space="0" w:color="auto"/>
            <w:left w:val="none" w:sz="0" w:space="0" w:color="auto"/>
            <w:bottom w:val="none" w:sz="0" w:space="0" w:color="auto"/>
            <w:right w:val="none" w:sz="0" w:space="0" w:color="auto"/>
          </w:divBdr>
        </w:div>
        <w:div w:id="508060437">
          <w:marLeft w:val="1166"/>
          <w:marRight w:val="0"/>
          <w:marTop w:val="96"/>
          <w:marBottom w:val="0"/>
          <w:divBdr>
            <w:top w:val="none" w:sz="0" w:space="0" w:color="auto"/>
            <w:left w:val="none" w:sz="0" w:space="0" w:color="auto"/>
            <w:bottom w:val="none" w:sz="0" w:space="0" w:color="auto"/>
            <w:right w:val="none" w:sz="0" w:space="0" w:color="auto"/>
          </w:divBdr>
        </w:div>
        <w:div w:id="835726920">
          <w:marLeft w:val="547"/>
          <w:marRight w:val="0"/>
          <w:marTop w:val="115"/>
          <w:marBottom w:val="0"/>
          <w:divBdr>
            <w:top w:val="none" w:sz="0" w:space="0" w:color="auto"/>
            <w:left w:val="none" w:sz="0" w:space="0" w:color="auto"/>
            <w:bottom w:val="none" w:sz="0" w:space="0" w:color="auto"/>
            <w:right w:val="none" w:sz="0" w:space="0" w:color="auto"/>
          </w:divBdr>
        </w:div>
        <w:div w:id="972102854">
          <w:marLeft w:val="547"/>
          <w:marRight w:val="0"/>
          <w:marTop w:val="115"/>
          <w:marBottom w:val="0"/>
          <w:divBdr>
            <w:top w:val="none" w:sz="0" w:space="0" w:color="auto"/>
            <w:left w:val="none" w:sz="0" w:space="0" w:color="auto"/>
            <w:bottom w:val="none" w:sz="0" w:space="0" w:color="auto"/>
            <w:right w:val="none" w:sz="0" w:space="0" w:color="auto"/>
          </w:divBdr>
        </w:div>
        <w:div w:id="1041440067">
          <w:marLeft w:val="1166"/>
          <w:marRight w:val="0"/>
          <w:marTop w:val="96"/>
          <w:marBottom w:val="0"/>
          <w:divBdr>
            <w:top w:val="none" w:sz="0" w:space="0" w:color="auto"/>
            <w:left w:val="none" w:sz="0" w:space="0" w:color="auto"/>
            <w:bottom w:val="none" w:sz="0" w:space="0" w:color="auto"/>
            <w:right w:val="none" w:sz="0" w:space="0" w:color="auto"/>
          </w:divBdr>
        </w:div>
        <w:div w:id="1042706252">
          <w:marLeft w:val="1166"/>
          <w:marRight w:val="0"/>
          <w:marTop w:val="96"/>
          <w:marBottom w:val="0"/>
          <w:divBdr>
            <w:top w:val="none" w:sz="0" w:space="0" w:color="auto"/>
            <w:left w:val="none" w:sz="0" w:space="0" w:color="auto"/>
            <w:bottom w:val="none" w:sz="0" w:space="0" w:color="auto"/>
            <w:right w:val="none" w:sz="0" w:space="0" w:color="auto"/>
          </w:divBdr>
        </w:div>
        <w:div w:id="1435594123">
          <w:marLeft w:val="1166"/>
          <w:marRight w:val="0"/>
          <w:marTop w:val="96"/>
          <w:marBottom w:val="0"/>
          <w:divBdr>
            <w:top w:val="none" w:sz="0" w:space="0" w:color="auto"/>
            <w:left w:val="none" w:sz="0" w:space="0" w:color="auto"/>
            <w:bottom w:val="none" w:sz="0" w:space="0" w:color="auto"/>
            <w:right w:val="none" w:sz="0" w:space="0" w:color="auto"/>
          </w:divBdr>
        </w:div>
        <w:div w:id="1817214266">
          <w:marLeft w:val="1166"/>
          <w:marRight w:val="0"/>
          <w:marTop w:val="96"/>
          <w:marBottom w:val="0"/>
          <w:divBdr>
            <w:top w:val="none" w:sz="0" w:space="0" w:color="auto"/>
            <w:left w:val="none" w:sz="0" w:space="0" w:color="auto"/>
            <w:bottom w:val="none" w:sz="0" w:space="0" w:color="auto"/>
            <w:right w:val="none" w:sz="0" w:space="0" w:color="auto"/>
          </w:divBdr>
        </w:div>
        <w:div w:id="1885631996">
          <w:marLeft w:val="1800"/>
          <w:marRight w:val="0"/>
          <w:marTop w:val="86"/>
          <w:marBottom w:val="0"/>
          <w:divBdr>
            <w:top w:val="none" w:sz="0" w:space="0" w:color="auto"/>
            <w:left w:val="none" w:sz="0" w:space="0" w:color="auto"/>
            <w:bottom w:val="none" w:sz="0" w:space="0" w:color="auto"/>
            <w:right w:val="none" w:sz="0" w:space="0" w:color="auto"/>
          </w:divBdr>
        </w:div>
        <w:div w:id="1971857109">
          <w:marLeft w:val="547"/>
          <w:marRight w:val="0"/>
          <w:marTop w:val="115"/>
          <w:marBottom w:val="0"/>
          <w:divBdr>
            <w:top w:val="none" w:sz="0" w:space="0" w:color="auto"/>
            <w:left w:val="none" w:sz="0" w:space="0" w:color="auto"/>
            <w:bottom w:val="none" w:sz="0" w:space="0" w:color="auto"/>
            <w:right w:val="none" w:sz="0" w:space="0" w:color="auto"/>
          </w:divBdr>
        </w:div>
      </w:divsChild>
    </w:div>
    <w:div w:id="774986614">
      <w:bodyDiv w:val="1"/>
      <w:marLeft w:val="0"/>
      <w:marRight w:val="0"/>
      <w:marTop w:val="0"/>
      <w:marBottom w:val="0"/>
      <w:divBdr>
        <w:top w:val="none" w:sz="0" w:space="0" w:color="auto"/>
        <w:left w:val="none" w:sz="0" w:space="0" w:color="auto"/>
        <w:bottom w:val="none" w:sz="0" w:space="0" w:color="auto"/>
        <w:right w:val="none" w:sz="0" w:space="0" w:color="auto"/>
      </w:divBdr>
    </w:div>
    <w:div w:id="775249580">
      <w:bodyDiv w:val="1"/>
      <w:marLeft w:val="0"/>
      <w:marRight w:val="0"/>
      <w:marTop w:val="0"/>
      <w:marBottom w:val="0"/>
      <w:divBdr>
        <w:top w:val="none" w:sz="0" w:space="0" w:color="auto"/>
        <w:left w:val="none" w:sz="0" w:space="0" w:color="auto"/>
        <w:bottom w:val="none" w:sz="0" w:space="0" w:color="auto"/>
        <w:right w:val="none" w:sz="0" w:space="0" w:color="auto"/>
      </w:divBdr>
    </w:div>
    <w:div w:id="775371141">
      <w:bodyDiv w:val="1"/>
      <w:marLeft w:val="0"/>
      <w:marRight w:val="0"/>
      <w:marTop w:val="0"/>
      <w:marBottom w:val="0"/>
      <w:divBdr>
        <w:top w:val="none" w:sz="0" w:space="0" w:color="auto"/>
        <w:left w:val="none" w:sz="0" w:space="0" w:color="auto"/>
        <w:bottom w:val="none" w:sz="0" w:space="0" w:color="auto"/>
        <w:right w:val="none" w:sz="0" w:space="0" w:color="auto"/>
      </w:divBdr>
      <w:divsChild>
        <w:div w:id="125007011">
          <w:marLeft w:val="547"/>
          <w:marRight w:val="0"/>
          <w:marTop w:val="96"/>
          <w:marBottom w:val="0"/>
          <w:divBdr>
            <w:top w:val="none" w:sz="0" w:space="0" w:color="auto"/>
            <w:left w:val="none" w:sz="0" w:space="0" w:color="auto"/>
            <w:bottom w:val="none" w:sz="0" w:space="0" w:color="auto"/>
            <w:right w:val="none" w:sz="0" w:space="0" w:color="auto"/>
          </w:divBdr>
        </w:div>
        <w:div w:id="151682367">
          <w:marLeft w:val="547"/>
          <w:marRight w:val="0"/>
          <w:marTop w:val="96"/>
          <w:marBottom w:val="0"/>
          <w:divBdr>
            <w:top w:val="none" w:sz="0" w:space="0" w:color="auto"/>
            <w:left w:val="none" w:sz="0" w:space="0" w:color="auto"/>
            <w:bottom w:val="none" w:sz="0" w:space="0" w:color="auto"/>
            <w:right w:val="none" w:sz="0" w:space="0" w:color="auto"/>
          </w:divBdr>
        </w:div>
        <w:div w:id="913051862">
          <w:marLeft w:val="547"/>
          <w:marRight w:val="0"/>
          <w:marTop w:val="96"/>
          <w:marBottom w:val="0"/>
          <w:divBdr>
            <w:top w:val="none" w:sz="0" w:space="0" w:color="auto"/>
            <w:left w:val="none" w:sz="0" w:space="0" w:color="auto"/>
            <w:bottom w:val="none" w:sz="0" w:space="0" w:color="auto"/>
            <w:right w:val="none" w:sz="0" w:space="0" w:color="auto"/>
          </w:divBdr>
        </w:div>
        <w:div w:id="982076853">
          <w:marLeft w:val="547"/>
          <w:marRight w:val="0"/>
          <w:marTop w:val="96"/>
          <w:marBottom w:val="0"/>
          <w:divBdr>
            <w:top w:val="none" w:sz="0" w:space="0" w:color="auto"/>
            <w:left w:val="none" w:sz="0" w:space="0" w:color="auto"/>
            <w:bottom w:val="none" w:sz="0" w:space="0" w:color="auto"/>
            <w:right w:val="none" w:sz="0" w:space="0" w:color="auto"/>
          </w:divBdr>
        </w:div>
        <w:div w:id="1138186220">
          <w:marLeft w:val="1166"/>
          <w:marRight w:val="0"/>
          <w:marTop w:val="77"/>
          <w:marBottom w:val="0"/>
          <w:divBdr>
            <w:top w:val="none" w:sz="0" w:space="0" w:color="auto"/>
            <w:left w:val="none" w:sz="0" w:space="0" w:color="auto"/>
            <w:bottom w:val="none" w:sz="0" w:space="0" w:color="auto"/>
            <w:right w:val="none" w:sz="0" w:space="0" w:color="auto"/>
          </w:divBdr>
        </w:div>
        <w:div w:id="1798328326">
          <w:marLeft w:val="547"/>
          <w:marRight w:val="0"/>
          <w:marTop w:val="96"/>
          <w:marBottom w:val="0"/>
          <w:divBdr>
            <w:top w:val="none" w:sz="0" w:space="0" w:color="auto"/>
            <w:left w:val="none" w:sz="0" w:space="0" w:color="auto"/>
            <w:bottom w:val="none" w:sz="0" w:space="0" w:color="auto"/>
            <w:right w:val="none" w:sz="0" w:space="0" w:color="auto"/>
          </w:divBdr>
        </w:div>
        <w:div w:id="1893079080">
          <w:marLeft w:val="1166"/>
          <w:marRight w:val="0"/>
          <w:marTop w:val="77"/>
          <w:marBottom w:val="0"/>
          <w:divBdr>
            <w:top w:val="none" w:sz="0" w:space="0" w:color="auto"/>
            <w:left w:val="none" w:sz="0" w:space="0" w:color="auto"/>
            <w:bottom w:val="none" w:sz="0" w:space="0" w:color="auto"/>
            <w:right w:val="none" w:sz="0" w:space="0" w:color="auto"/>
          </w:divBdr>
        </w:div>
      </w:divsChild>
    </w:div>
    <w:div w:id="775563349">
      <w:bodyDiv w:val="1"/>
      <w:marLeft w:val="0"/>
      <w:marRight w:val="0"/>
      <w:marTop w:val="0"/>
      <w:marBottom w:val="0"/>
      <w:divBdr>
        <w:top w:val="none" w:sz="0" w:space="0" w:color="auto"/>
        <w:left w:val="none" w:sz="0" w:space="0" w:color="auto"/>
        <w:bottom w:val="none" w:sz="0" w:space="0" w:color="auto"/>
        <w:right w:val="none" w:sz="0" w:space="0" w:color="auto"/>
      </w:divBdr>
      <w:divsChild>
        <w:div w:id="1470826404">
          <w:marLeft w:val="547"/>
          <w:marRight w:val="0"/>
          <w:marTop w:val="154"/>
          <w:marBottom w:val="0"/>
          <w:divBdr>
            <w:top w:val="none" w:sz="0" w:space="0" w:color="auto"/>
            <w:left w:val="none" w:sz="0" w:space="0" w:color="auto"/>
            <w:bottom w:val="none" w:sz="0" w:space="0" w:color="auto"/>
            <w:right w:val="none" w:sz="0" w:space="0" w:color="auto"/>
          </w:divBdr>
        </w:div>
      </w:divsChild>
    </w:div>
    <w:div w:id="775948151">
      <w:bodyDiv w:val="1"/>
      <w:marLeft w:val="0"/>
      <w:marRight w:val="0"/>
      <w:marTop w:val="0"/>
      <w:marBottom w:val="0"/>
      <w:divBdr>
        <w:top w:val="none" w:sz="0" w:space="0" w:color="auto"/>
        <w:left w:val="none" w:sz="0" w:space="0" w:color="auto"/>
        <w:bottom w:val="none" w:sz="0" w:space="0" w:color="auto"/>
        <w:right w:val="none" w:sz="0" w:space="0" w:color="auto"/>
      </w:divBdr>
      <w:divsChild>
        <w:div w:id="66416303">
          <w:marLeft w:val="1800"/>
          <w:marRight w:val="0"/>
          <w:marTop w:val="77"/>
          <w:marBottom w:val="0"/>
          <w:divBdr>
            <w:top w:val="none" w:sz="0" w:space="0" w:color="auto"/>
            <w:left w:val="none" w:sz="0" w:space="0" w:color="auto"/>
            <w:bottom w:val="none" w:sz="0" w:space="0" w:color="auto"/>
            <w:right w:val="none" w:sz="0" w:space="0" w:color="auto"/>
          </w:divBdr>
        </w:div>
        <w:div w:id="111829982">
          <w:marLeft w:val="1800"/>
          <w:marRight w:val="0"/>
          <w:marTop w:val="77"/>
          <w:marBottom w:val="0"/>
          <w:divBdr>
            <w:top w:val="none" w:sz="0" w:space="0" w:color="auto"/>
            <w:left w:val="none" w:sz="0" w:space="0" w:color="auto"/>
            <w:bottom w:val="none" w:sz="0" w:space="0" w:color="auto"/>
            <w:right w:val="none" w:sz="0" w:space="0" w:color="auto"/>
          </w:divBdr>
        </w:div>
        <w:div w:id="207647471">
          <w:marLeft w:val="1800"/>
          <w:marRight w:val="0"/>
          <w:marTop w:val="77"/>
          <w:marBottom w:val="0"/>
          <w:divBdr>
            <w:top w:val="none" w:sz="0" w:space="0" w:color="auto"/>
            <w:left w:val="none" w:sz="0" w:space="0" w:color="auto"/>
            <w:bottom w:val="none" w:sz="0" w:space="0" w:color="auto"/>
            <w:right w:val="none" w:sz="0" w:space="0" w:color="auto"/>
          </w:divBdr>
        </w:div>
        <w:div w:id="324868328">
          <w:marLeft w:val="1166"/>
          <w:marRight w:val="0"/>
          <w:marTop w:val="86"/>
          <w:marBottom w:val="0"/>
          <w:divBdr>
            <w:top w:val="none" w:sz="0" w:space="0" w:color="auto"/>
            <w:left w:val="none" w:sz="0" w:space="0" w:color="auto"/>
            <w:bottom w:val="none" w:sz="0" w:space="0" w:color="auto"/>
            <w:right w:val="none" w:sz="0" w:space="0" w:color="auto"/>
          </w:divBdr>
        </w:div>
        <w:div w:id="437649689">
          <w:marLeft w:val="1800"/>
          <w:marRight w:val="0"/>
          <w:marTop w:val="77"/>
          <w:marBottom w:val="0"/>
          <w:divBdr>
            <w:top w:val="none" w:sz="0" w:space="0" w:color="auto"/>
            <w:left w:val="none" w:sz="0" w:space="0" w:color="auto"/>
            <w:bottom w:val="none" w:sz="0" w:space="0" w:color="auto"/>
            <w:right w:val="none" w:sz="0" w:space="0" w:color="auto"/>
          </w:divBdr>
        </w:div>
        <w:div w:id="547300122">
          <w:marLeft w:val="547"/>
          <w:marRight w:val="0"/>
          <w:marTop w:val="96"/>
          <w:marBottom w:val="0"/>
          <w:divBdr>
            <w:top w:val="none" w:sz="0" w:space="0" w:color="auto"/>
            <w:left w:val="none" w:sz="0" w:space="0" w:color="auto"/>
            <w:bottom w:val="none" w:sz="0" w:space="0" w:color="auto"/>
            <w:right w:val="none" w:sz="0" w:space="0" w:color="auto"/>
          </w:divBdr>
        </w:div>
        <w:div w:id="579872493">
          <w:marLeft w:val="1166"/>
          <w:marRight w:val="0"/>
          <w:marTop w:val="86"/>
          <w:marBottom w:val="0"/>
          <w:divBdr>
            <w:top w:val="none" w:sz="0" w:space="0" w:color="auto"/>
            <w:left w:val="none" w:sz="0" w:space="0" w:color="auto"/>
            <w:bottom w:val="none" w:sz="0" w:space="0" w:color="auto"/>
            <w:right w:val="none" w:sz="0" w:space="0" w:color="auto"/>
          </w:divBdr>
        </w:div>
        <w:div w:id="717586148">
          <w:marLeft w:val="1800"/>
          <w:marRight w:val="0"/>
          <w:marTop w:val="77"/>
          <w:marBottom w:val="0"/>
          <w:divBdr>
            <w:top w:val="none" w:sz="0" w:space="0" w:color="auto"/>
            <w:left w:val="none" w:sz="0" w:space="0" w:color="auto"/>
            <w:bottom w:val="none" w:sz="0" w:space="0" w:color="auto"/>
            <w:right w:val="none" w:sz="0" w:space="0" w:color="auto"/>
          </w:divBdr>
        </w:div>
        <w:div w:id="1769813501">
          <w:marLeft w:val="1800"/>
          <w:marRight w:val="0"/>
          <w:marTop w:val="77"/>
          <w:marBottom w:val="0"/>
          <w:divBdr>
            <w:top w:val="none" w:sz="0" w:space="0" w:color="auto"/>
            <w:left w:val="none" w:sz="0" w:space="0" w:color="auto"/>
            <w:bottom w:val="none" w:sz="0" w:space="0" w:color="auto"/>
            <w:right w:val="none" w:sz="0" w:space="0" w:color="auto"/>
          </w:divBdr>
        </w:div>
      </w:divsChild>
    </w:div>
    <w:div w:id="776173290">
      <w:bodyDiv w:val="1"/>
      <w:marLeft w:val="0"/>
      <w:marRight w:val="0"/>
      <w:marTop w:val="0"/>
      <w:marBottom w:val="0"/>
      <w:divBdr>
        <w:top w:val="none" w:sz="0" w:space="0" w:color="auto"/>
        <w:left w:val="none" w:sz="0" w:space="0" w:color="auto"/>
        <w:bottom w:val="none" w:sz="0" w:space="0" w:color="auto"/>
        <w:right w:val="none" w:sz="0" w:space="0" w:color="auto"/>
      </w:divBdr>
    </w:div>
    <w:div w:id="776340009">
      <w:bodyDiv w:val="1"/>
      <w:marLeft w:val="0"/>
      <w:marRight w:val="0"/>
      <w:marTop w:val="0"/>
      <w:marBottom w:val="0"/>
      <w:divBdr>
        <w:top w:val="none" w:sz="0" w:space="0" w:color="auto"/>
        <w:left w:val="none" w:sz="0" w:space="0" w:color="auto"/>
        <w:bottom w:val="none" w:sz="0" w:space="0" w:color="auto"/>
        <w:right w:val="none" w:sz="0" w:space="0" w:color="auto"/>
      </w:divBdr>
    </w:div>
    <w:div w:id="776561367">
      <w:bodyDiv w:val="1"/>
      <w:marLeft w:val="0"/>
      <w:marRight w:val="0"/>
      <w:marTop w:val="0"/>
      <w:marBottom w:val="0"/>
      <w:divBdr>
        <w:top w:val="none" w:sz="0" w:space="0" w:color="auto"/>
        <w:left w:val="none" w:sz="0" w:space="0" w:color="auto"/>
        <w:bottom w:val="none" w:sz="0" w:space="0" w:color="auto"/>
        <w:right w:val="none" w:sz="0" w:space="0" w:color="auto"/>
      </w:divBdr>
    </w:div>
    <w:div w:id="776800429">
      <w:bodyDiv w:val="1"/>
      <w:marLeft w:val="0"/>
      <w:marRight w:val="0"/>
      <w:marTop w:val="0"/>
      <w:marBottom w:val="0"/>
      <w:divBdr>
        <w:top w:val="none" w:sz="0" w:space="0" w:color="auto"/>
        <w:left w:val="none" w:sz="0" w:space="0" w:color="auto"/>
        <w:bottom w:val="none" w:sz="0" w:space="0" w:color="auto"/>
        <w:right w:val="none" w:sz="0" w:space="0" w:color="auto"/>
      </w:divBdr>
    </w:div>
    <w:div w:id="780107479">
      <w:bodyDiv w:val="1"/>
      <w:marLeft w:val="0"/>
      <w:marRight w:val="0"/>
      <w:marTop w:val="0"/>
      <w:marBottom w:val="0"/>
      <w:divBdr>
        <w:top w:val="none" w:sz="0" w:space="0" w:color="auto"/>
        <w:left w:val="none" w:sz="0" w:space="0" w:color="auto"/>
        <w:bottom w:val="none" w:sz="0" w:space="0" w:color="auto"/>
        <w:right w:val="none" w:sz="0" w:space="0" w:color="auto"/>
      </w:divBdr>
      <w:divsChild>
        <w:div w:id="111215249">
          <w:marLeft w:val="547"/>
          <w:marRight w:val="0"/>
          <w:marTop w:val="134"/>
          <w:marBottom w:val="0"/>
          <w:divBdr>
            <w:top w:val="none" w:sz="0" w:space="0" w:color="auto"/>
            <w:left w:val="none" w:sz="0" w:space="0" w:color="auto"/>
            <w:bottom w:val="none" w:sz="0" w:space="0" w:color="auto"/>
            <w:right w:val="none" w:sz="0" w:space="0" w:color="auto"/>
          </w:divBdr>
        </w:div>
        <w:div w:id="336614714">
          <w:marLeft w:val="1800"/>
          <w:marRight w:val="0"/>
          <w:marTop w:val="106"/>
          <w:marBottom w:val="0"/>
          <w:divBdr>
            <w:top w:val="none" w:sz="0" w:space="0" w:color="auto"/>
            <w:left w:val="none" w:sz="0" w:space="0" w:color="auto"/>
            <w:bottom w:val="none" w:sz="0" w:space="0" w:color="auto"/>
            <w:right w:val="none" w:sz="0" w:space="0" w:color="auto"/>
          </w:divBdr>
        </w:div>
        <w:div w:id="525096486">
          <w:marLeft w:val="1800"/>
          <w:marRight w:val="0"/>
          <w:marTop w:val="106"/>
          <w:marBottom w:val="0"/>
          <w:divBdr>
            <w:top w:val="none" w:sz="0" w:space="0" w:color="auto"/>
            <w:left w:val="none" w:sz="0" w:space="0" w:color="auto"/>
            <w:bottom w:val="none" w:sz="0" w:space="0" w:color="auto"/>
            <w:right w:val="none" w:sz="0" w:space="0" w:color="auto"/>
          </w:divBdr>
        </w:div>
        <w:div w:id="1753431308">
          <w:marLeft w:val="1800"/>
          <w:marRight w:val="0"/>
          <w:marTop w:val="106"/>
          <w:marBottom w:val="0"/>
          <w:divBdr>
            <w:top w:val="none" w:sz="0" w:space="0" w:color="auto"/>
            <w:left w:val="none" w:sz="0" w:space="0" w:color="auto"/>
            <w:bottom w:val="none" w:sz="0" w:space="0" w:color="auto"/>
            <w:right w:val="none" w:sz="0" w:space="0" w:color="auto"/>
          </w:divBdr>
        </w:div>
      </w:divsChild>
    </w:div>
    <w:div w:id="780686747">
      <w:bodyDiv w:val="1"/>
      <w:marLeft w:val="0"/>
      <w:marRight w:val="0"/>
      <w:marTop w:val="0"/>
      <w:marBottom w:val="0"/>
      <w:divBdr>
        <w:top w:val="none" w:sz="0" w:space="0" w:color="auto"/>
        <w:left w:val="none" w:sz="0" w:space="0" w:color="auto"/>
        <w:bottom w:val="none" w:sz="0" w:space="0" w:color="auto"/>
        <w:right w:val="none" w:sz="0" w:space="0" w:color="auto"/>
      </w:divBdr>
    </w:div>
    <w:div w:id="781535553">
      <w:bodyDiv w:val="1"/>
      <w:marLeft w:val="0"/>
      <w:marRight w:val="0"/>
      <w:marTop w:val="0"/>
      <w:marBottom w:val="0"/>
      <w:divBdr>
        <w:top w:val="none" w:sz="0" w:space="0" w:color="auto"/>
        <w:left w:val="none" w:sz="0" w:space="0" w:color="auto"/>
        <w:bottom w:val="none" w:sz="0" w:space="0" w:color="auto"/>
        <w:right w:val="none" w:sz="0" w:space="0" w:color="auto"/>
      </w:divBdr>
    </w:div>
    <w:div w:id="781656502">
      <w:bodyDiv w:val="1"/>
      <w:marLeft w:val="0"/>
      <w:marRight w:val="0"/>
      <w:marTop w:val="0"/>
      <w:marBottom w:val="0"/>
      <w:divBdr>
        <w:top w:val="none" w:sz="0" w:space="0" w:color="auto"/>
        <w:left w:val="none" w:sz="0" w:space="0" w:color="auto"/>
        <w:bottom w:val="none" w:sz="0" w:space="0" w:color="auto"/>
        <w:right w:val="none" w:sz="0" w:space="0" w:color="auto"/>
      </w:divBdr>
      <w:divsChild>
        <w:div w:id="879247649">
          <w:marLeft w:val="0"/>
          <w:marRight w:val="0"/>
          <w:marTop w:val="0"/>
          <w:marBottom w:val="0"/>
          <w:divBdr>
            <w:top w:val="none" w:sz="0" w:space="0" w:color="auto"/>
            <w:left w:val="none" w:sz="0" w:space="0" w:color="auto"/>
            <w:bottom w:val="none" w:sz="0" w:space="0" w:color="auto"/>
            <w:right w:val="none" w:sz="0" w:space="0" w:color="auto"/>
          </w:divBdr>
          <w:divsChild>
            <w:div w:id="349643344">
              <w:marLeft w:val="0"/>
              <w:marRight w:val="0"/>
              <w:marTop w:val="0"/>
              <w:marBottom w:val="0"/>
              <w:divBdr>
                <w:top w:val="none" w:sz="0" w:space="0" w:color="auto"/>
                <w:left w:val="none" w:sz="0" w:space="0" w:color="auto"/>
                <w:bottom w:val="none" w:sz="0" w:space="0" w:color="auto"/>
                <w:right w:val="none" w:sz="0" w:space="0" w:color="auto"/>
              </w:divBdr>
            </w:div>
            <w:div w:id="946883930">
              <w:marLeft w:val="0"/>
              <w:marRight w:val="0"/>
              <w:marTop w:val="0"/>
              <w:marBottom w:val="0"/>
              <w:divBdr>
                <w:top w:val="none" w:sz="0" w:space="0" w:color="auto"/>
                <w:left w:val="none" w:sz="0" w:space="0" w:color="auto"/>
                <w:bottom w:val="none" w:sz="0" w:space="0" w:color="auto"/>
                <w:right w:val="none" w:sz="0" w:space="0" w:color="auto"/>
              </w:divBdr>
            </w:div>
            <w:div w:id="956178192">
              <w:marLeft w:val="0"/>
              <w:marRight w:val="0"/>
              <w:marTop w:val="0"/>
              <w:marBottom w:val="0"/>
              <w:divBdr>
                <w:top w:val="none" w:sz="0" w:space="0" w:color="auto"/>
                <w:left w:val="none" w:sz="0" w:space="0" w:color="auto"/>
                <w:bottom w:val="none" w:sz="0" w:space="0" w:color="auto"/>
                <w:right w:val="none" w:sz="0" w:space="0" w:color="auto"/>
              </w:divBdr>
            </w:div>
            <w:div w:id="176503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069811">
      <w:bodyDiv w:val="1"/>
      <w:marLeft w:val="0"/>
      <w:marRight w:val="0"/>
      <w:marTop w:val="0"/>
      <w:marBottom w:val="0"/>
      <w:divBdr>
        <w:top w:val="none" w:sz="0" w:space="0" w:color="auto"/>
        <w:left w:val="none" w:sz="0" w:space="0" w:color="auto"/>
        <w:bottom w:val="none" w:sz="0" w:space="0" w:color="auto"/>
        <w:right w:val="none" w:sz="0" w:space="0" w:color="auto"/>
      </w:divBdr>
    </w:div>
    <w:div w:id="782310076">
      <w:bodyDiv w:val="1"/>
      <w:marLeft w:val="0"/>
      <w:marRight w:val="0"/>
      <w:marTop w:val="0"/>
      <w:marBottom w:val="0"/>
      <w:divBdr>
        <w:top w:val="none" w:sz="0" w:space="0" w:color="auto"/>
        <w:left w:val="none" w:sz="0" w:space="0" w:color="auto"/>
        <w:bottom w:val="none" w:sz="0" w:space="0" w:color="auto"/>
        <w:right w:val="none" w:sz="0" w:space="0" w:color="auto"/>
      </w:divBdr>
    </w:div>
    <w:div w:id="782575232">
      <w:bodyDiv w:val="1"/>
      <w:marLeft w:val="0"/>
      <w:marRight w:val="0"/>
      <w:marTop w:val="0"/>
      <w:marBottom w:val="0"/>
      <w:divBdr>
        <w:top w:val="none" w:sz="0" w:space="0" w:color="auto"/>
        <w:left w:val="none" w:sz="0" w:space="0" w:color="auto"/>
        <w:bottom w:val="none" w:sz="0" w:space="0" w:color="auto"/>
        <w:right w:val="none" w:sz="0" w:space="0" w:color="auto"/>
      </w:divBdr>
    </w:div>
    <w:div w:id="782770245">
      <w:bodyDiv w:val="1"/>
      <w:marLeft w:val="0"/>
      <w:marRight w:val="0"/>
      <w:marTop w:val="0"/>
      <w:marBottom w:val="0"/>
      <w:divBdr>
        <w:top w:val="none" w:sz="0" w:space="0" w:color="auto"/>
        <w:left w:val="none" w:sz="0" w:space="0" w:color="auto"/>
        <w:bottom w:val="none" w:sz="0" w:space="0" w:color="auto"/>
        <w:right w:val="none" w:sz="0" w:space="0" w:color="auto"/>
      </w:divBdr>
    </w:div>
    <w:div w:id="783309218">
      <w:bodyDiv w:val="1"/>
      <w:marLeft w:val="0"/>
      <w:marRight w:val="0"/>
      <w:marTop w:val="0"/>
      <w:marBottom w:val="0"/>
      <w:divBdr>
        <w:top w:val="none" w:sz="0" w:space="0" w:color="auto"/>
        <w:left w:val="none" w:sz="0" w:space="0" w:color="auto"/>
        <w:bottom w:val="none" w:sz="0" w:space="0" w:color="auto"/>
        <w:right w:val="none" w:sz="0" w:space="0" w:color="auto"/>
      </w:divBdr>
      <w:divsChild>
        <w:div w:id="386153197">
          <w:marLeft w:val="0"/>
          <w:marRight w:val="0"/>
          <w:marTop w:val="0"/>
          <w:marBottom w:val="0"/>
          <w:divBdr>
            <w:top w:val="none" w:sz="0" w:space="0" w:color="auto"/>
            <w:left w:val="none" w:sz="0" w:space="0" w:color="auto"/>
            <w:bottom w:val="none" w:sz="0" w:space="0" w:color="auto"/>
            <w:right w:val="none" w:sz="0" w:space="0" w:color="auto"/>
          </w:divBdr>
          <w:divsChild>
            <w:div w:id="413864443">
              <w:marLeft w:val="0"/>
              <w:marRight w:val="0"/>
              <w:marTop w:val="0"/>
              <w:marBottom w:val="0"/>
              <w:divBdr>
                <w:top w:val="none" w:sz="0" w:space="0" w:color="auto"/>
                <w:left w:val="none" w:sz="0" w:space="0" w:color="auto"/>
                <w:bottom w:val="none" w:sz="0" w:space="0" w:color="auto"/>
                <w:right w:val="none" w:sz="0" w:space="0" w:color="auto"/>
              </w:divBdr>
            </w:div>
            <w:div w:id="434447940">
              <w:marLeft w:val="0"/>
              <w:marRight w:val="0"/>
              <w:marTop w:val="0"/>
              <w:marBottom w:val="0"/>
              <w:divBdr>
                <w:top w:val="none" w:sz="0" w:space="0" w:color="auto"/>
                <w:left w:val="none" w:sz="0" w:space="0" w:color="auto"/>
                <w:bottom w:val="none" w:sz="0" w:space="0" w:color="auto"/>
                <w:right w:val="none" w:sz="0" w:space="0" w:color="auto"/>
              </w:divBdr>
            </w:div>
            <w:div w:id="723215324">
              <w:marLeft w:val="0"/>
              <w:marRight w:val="0"/>
              <w:marTop w:val="0"/>
              <w:marBottom w:val="0"/>
              <w:divBdr>
                <w:top w:val="none" w:sz="0" w:space="0" w:color="auto"/>
                <w:left w:val="none" w:sz="0" w:space="0" w:color="auto"/>
                <w:bottom w:val="none" w:sz="0" w:space="0" w:color="auto"/>
                <w:right w:val="none" w:sz="0" w:space="0" w:color="auto"/>
              </w:divBdr>
            </w:div>
            <w:div w:id="903108165">
              <w:marLeft w:val="0"/>
              <w:marRight w:val="0"/>
              <w:marTop w:val="0"/>
              <w:marBottom w:val="0"/>
              <w:divBdr>
                <w:top w:val="none" w:sz="0" w:space="0" w:color="auto"/>
                <w:left w:val="none" w:sz="0" w:space="0" w:color="auto"/>
                <w:bottom w:val="none" w:sz="0" w:space="0" w:color="auto"/>
                <w:right w:val="none" w:sz="0" w:space="0" w:color="auto"/>
              </w:divBdr>
            </w:div>
            <w:div w:id="1250189912">
              <w:marLeft w:val="0"/>
              <w:marRight w:val="0"/>
              <w:marTop w:val="0"/>
              <w:marBottom w:val="0"/>
              <w:divBdr>
                <w:top w:val="none" w:sz="0" w:space="0" w:color="auto"/>
                <w:left w:val="none" w:sz="0" w:space="0" w:color="auto"/>
                <w:bottom w:val="none" w:sz="0" w:space="0" w:color="auto"/>
                <w:right w:val="none" w:sz="0" w:space="0" w:color="auto"/>
              </w:divBdr>
            </w:div>
            <w:div w:id="1471283666">
              <w:marLeft w:val="0"/>
              <w:marRight w:val="0"/>
              <w:marTop w:val="0"/>
              <w:marBottom w:val="0"/>
              <w:divBdr>
                <w:top w:val="none" w:sz="0" w:space="0" w:color="auto"/>
                <w:left w:val="none" w:sz="0" w:space="0" w:color="auto"/>
                <w:bottom w:val="none" w:sz="0" w:space="0" w:color="auto"/>
                <w:right w:val="none" w:sz="0" w:space="0" w:color="auto"/>
              </w:divBdr>
            </w:div>
            <w:div w:id="1516579138">
              <w:marLeft w:val="0"/>
              <w:marRight w:val="0"/>
              <w:marTop w:val="0"/>
              <w:marBottom w:val="0"/>
              <w:divBdr>
                <w:top w:val="none" w:sz="0" w:space="0" w:color="auto"/>
                <w:left w:val="none" w:sz="0" w:space="0" w:color="auto"/>
                <w:bottom w:val="none" w:sz="0" w:space="0" w:color="auto"/>
                <w:right w:val="none" w:sz="0" w:space="0" w:color="auto"/>
              </w:divBdr>
            </w:div>
            <w:div w:id="1759669210">
              <w:marLeft w:val="0"/>
              <w:marRight w:val="0"/>
              <w:marTop w:val="0"/>
              <w:marBottom w:val="0"/>
              <w:divBdr>
                <w:top w:val="none" w:sz="0" w:space="0" w:color="auto"/>
                <w:left w:val="none" w:sz="0" w:space="0" w:color="auto"/>
                <w:bottom w:val="none" w:sz="0" w:space="0" w:color="auto"/>
                <w:right w:val="none" w:sz="0" w:space="0" w:color="auto"/>
              </w:divBdr>
            </w:div>
            <w:div w:id="186594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348485">
      <w:bodyDiv w:val="1"/>
      <w:marLeft w:val="0"/>
      <w:marRight w:val="0"/>
      <w:marTop w:val="0"/>
      <w:marBottom w:val="0"/>
      <w:divBdr>
        <w:top w:val="none" w:sz="0" w:space="0" w:color="auto"/>
        <w:left w:val="none" w:sz="0" w:space="0" w:color="auto"/>
        <w:bottom w:val="none" w:sz="0" w:space="0" w:color="auto"/>
        <w:right w:val="none" w:sz="0" w:space="0" w:color="auto"/>
      </w:divBdr>
    </w:div>
    <w:div w:id="786511884">
      <w:bodyDiv w:val="1"/>
      <w:marLeft w:val="0"/>
      <w:marRight w:val="0"/>
      <w:marTop w:val="0"/>
      <w:marBottom w:val="0"/>
      <w:divBdr>
        <w:top w:val="none" w:sz="0" w:space="0" w:color="auto"/>
        <w:left w:val="none" w:sz="0" w:space="0" w:color="auto"/>
        <w:bottom w:val="none" w:sz="0" w:space="0" w:color="auto"/>
        <w:right w:val="none" w:sz="0" w:space="0" w:color="auto"/>
      </w:divBdr>
      <w:divsChild>
        <w:div w:id="326709120">
          <w:marLeft w:val="360"/>
          <w:marRight w:val="0"/>
          <w:marTop w:val="200"/>
          <w:marBottom w:val="0"/>
          <w:divBdr>
            <w:top w:val="none" w:sz="0" w:space="0" w:color="auto"/>
            <w:left w:val="none" w:sz="0" w:space="0" w:color="auto"/>
            <w:bottom w:val="none" w:sz="0" w:space="0" w:color="auto"/>
            <w:right w:val="none" w:sz="0" w:space="0" w:color="auto"/>
          </w:divBdr>
        </w:div>
        <w:div w:id="1158038258">
          <w:marLeft w:val="360"/>
          <w:marRight w:val="0"/>
          <w:marTop w:val="200"/>
          <w:marBottom w:val="0"/>
          <w:divBdr>
            <w:top w:val="none" w:sz="0" w:space="0" w:color="auto"/>
            <w:left w:val="none" w:sz="0" w:space="0" w:color="auto"/>
            <w:bottom w:val="none" w:sz="0" w:space="0" w:color="auto"/>
            <w:right w:val="none" w:sz="0" w:space="0" w:color="auto"/>
          </w:divBdr>
        </w:div>
        <w:div w:id="1312754870">
          <w:marLeft w:val="1080"/>
          <w:marRight w:val="0"/>
          <w:marTop w:val="100"/>
          <w:marBottom w:val="0"/>
          <w:divBdr>
            <w:top w:val="none" w:sz="0" w:space="0" w:color="auto"/>
            <w:left w:val="none" w:sz="0" w:space="0" w:color="auto"/>
            <w:bottom w:val="none" w:sz="0" w:space="0" w:color="auto"/>
            <w:right w:val="none" w:sz="0" w:space="0" w:color="auto"/>
          </w:divBdr>
        </w:div>
        <w:div w:id="1321736614">
          <w:marLeft w:val="1080"/>
          <w:marRight w:val="0"/>
          <w:marTop w:val="100"/>
          <w:marBottom w:val="0"/>
          <w:divBdr>
            <w:top w:val="none" w:sz="0" w:space="0" w:color="auto"/>
            <w:left w:val="none" w:sz="0" w:space="0" w:color="auto"/>
            <w:bottom w:val="none" w:sz="0" w:space="0" w:color="auto"/>
            <w:right w:val="none" w:sz="0" w:space="0" w:color="auto"/>
          </w:divBdr>
        </w:div>
        <w:div w:id="1505589068">
          <w:marLeft w:val="1080"/>
          <w:marRight w:val="0"/>
          <w:marTop w:val="100"/>
          <w:marBottom w:val="0"/>
          <w:divBdr>
            <w:top w:val="none" w:sz="0" w:space="0" w:color="auto"/>
            <w:left w:val="none" w:sz="0" w:space="0" w:color="auto"/>
            <w:bottom w:val="none" w:sz="0" w:space="0" w:color="auto"/>
            <w:right w:val="none" w:sz="0" w:space="0" w:color="auto"/>
          </w:divBdr>
        </w:div>
      </w:divsChild>
    </w:div>
    <w:div w:id="786579674">
      <w:bodyDiv w:val="1"/>
      <w:marLeft w:val="0"/>
      <w:marRight w:val="0"/>
      <w:marTop w:val="0"/>
      <w:marBottom w:val="0"/>
      <w:divBdr>
        <w:top w:val="none" w:sz="0" w:space="0" w:color="auto"/>
        <w:left w:val="none" w:sz="0" w:space="0" w:color="auto"/>
        <w:bottom w:val="none" w:sz="0" w:space="0" w:color="auto"/>
        <w:right w:val="none" w:sz="0" w:space="0" w:color="auto"/>
      </w:divBdr>
    </w:div>
    <w:div w:id="786700810">
      <w:bodyDiv w:val="1"/>
      <w:marLeft w:val="0"/>
      <w:marRight w:val="0"/>
      <w:marTop w:val="0"/>
      <w:marBottom w:val="0"/>
      <w:divBdr>
        <w:top w:val="none" w:sz="0" w:space="0" w:color="auto"/>
        <w:left w:val="none" w:sz="0" w:space="0" w:color="auto"/>
        <w:bottom w:val="none" w:sz="0" w:space="0" w:color="auto"/>
        <w:right w:val="none" w:sz="0" w:space="0" w:color="auto"/>
      </w:divBdr>
    </w:div>
    <w:div w:id="788669809">
      <w:bodyDiv w:val="1"/>
      <w:marLeft w:val="0"/>
      <w:marRight w:val="0"/>
      <w:marTop w:val="0"/>
      <w:marBottom w:val="0"/>
      <w:divBdr>
        <w:top w:val="none" w:sz="0" w:space="0" w:color="auto"/>
        <w:left w:val="none" w:sz="0" w:space="0" w:color="auto"/>
        <w:bottom w:val="none" w:sz="0" w:space="0" w:color="auto"/>
        <w:right w:val="none" w:sz="0" w:space="0" w:color="auto"/>
      </w:divBdr>
    </w:div>
    <w:div w:id="788739295">
      <w:bodyDiv w:val="1"/>
      <w:marLeft w:val="0"/>
      <w:marRight w:val="0"/>
      <w:marTop w:val="0"/>
      <w:marBottom w:val="0"/>
      <w:divBdr>
        <w:top w:val="none" w:sz="0" w:space="0" w:color="auto"/>
        <w:left w:val="none" w:sz="0" w:space="0" w:color="auto"/>
        <w:bottom w:val="none" w:sz="0" w:space="0" w:color="auto"/>
        <w:right w:val="none" w:sz="0" w:space="0" w:color="auto"/>
      </w:divBdr>
      <w:divsChild>
        <w:div w:id="159663992">
          <w:marLeft w:val="1800"/>
          <w:marRight w:val="0"/>
          <w:marTop w:val="86"/>
          <w:marBottom w:val="0"/>
          <w:divBdr>
            <w:top w:val="none" w:sz="0" w:space="0" w:color="auto"/>
            <w:left w:val="none" w:sz="0" w:space="0" w:color="auto"/>
            <w:bottom w:val="none" w:sz="0" w:space="0" w:color="auto"/>
            <w:right w:val="none" w:sz="0" w:space="0" w:color="auto"/>
          </w:divBdr>
        </w:div>
        <w:div w:id="751391434">
          <w:marLeft w:val="1800"/>
          <w:marRight w:val="0"/>
          <w:marTop w:val="86"/>
          <w:marBottom w:val="0"/>
          <w:divBdr>
            <w:top w:val="none" w:sz="0" w:space="0" w:color="auto"/>
            <w:left w:val="none" w:sz="0" w:space="0" w:color="auto"/>
            <w:bottom w:val="none" w:sz="0" w:space="0" w:color="auto"/>
            <w:right w:val="none" w:sz="0" w:space="0" w:color="auto"/>
          </w:divBdr>
        </w:div>
        <w:div w:id="788819553">
          <w:marLeft w:val="2520"/>
          <w:marRight w:val="0"/>
          <w:marTop w:val="86"/>
          <w:marBottom w:val="0"/>
          <w:divBdr>
            <w:top w:val="none" w:sz="0" w:space="0" w:color="auto"/>
            <w:left w:val="none" w:sz="0" w:space="0" w:color="auto"/>
            <w:bottom w:val="none" w:sz="0" w:space="0" w:color="auto"/>
            <w:right w:val="none" w:sz="0" w:space="0" w:color="auto"/>
          </w:divBdr>
        </w:div>
        <w:div w:id="981230097">
          <w:marLeft w:val="1800"/>
          <w:marRight w:val="0"/>
          <w:marTop w:val="86"/>
          <w:marBottom w:val="0"/>
          <w:divBdr>
            <w:top w:val="none" w:sz="0" w:space="0" w:color="auto"/>
            <w:left w:val="none" w:sz="0" w:space="0" w:color="auto"/>
            <w:bottom w:val="none" w:sz="0" w:space="0" w:color="auto"/>
            <w:right w:val="none" w:sz="0" w:space="0" w:color="auto"/>
          </w:divBdr>
        </w:div>
        <w:div w:id="1163356089">
          <w:marLeft w:val="1166"/>
          <w:marRight w:val="0"/>
          <w:marTop w:val="96"/>
          <w:marBottom w:val="0"/>
          <w:divBdr>
            <w:top w:val="none" w:sz="0" w:space="0" w:color="auto"/>
            <w:left w:val="none" w:sz="0" w:space="0" w:color="auto"/>
            <w:bottom w:val="none" w:sz="0" w:space="0" w:color="auto"/>
            <w:right w:val="none" w:sz="0" w:space="0" w:color="auto"/>
          </w:divBdr>
        </w:div>
        <w:div w:id="1226574711">
          <w:marLeft w:val="2520"/>
          <w:marRight w:val="0"/>
          <w:marTop w:val="86"/>
          <w:marBottom w:val="0"/>
          <w:divBdr>
            <w:top w:val="none" w:sz="0" w:space="0" w:color="auto"/>
            <w:left w:val="none" w:sz="0" w:space="0" w:color="auto"/>
            <w:bottom w:val="none" w:sz="0" w:space="0" w:color="auto"/>
            <w:right w:val="none" w:sz="0" w:space="0" w:color="auto"/>
          </w:divBdr>
        </w:div>
        <w:div w:id="1315914865">
          <w:marLeft w:val="1166"/>
          <w:marRight w:val="0"/>
          <w:marTop w:val="96"/>
          <w:marBottom w:val="0"/>
          <w:divBdr>
            <w:top w:val="none" w:sz="0" w:space="0" w:color="auto"/>
            <w:left w:val="none" w:sz="0" w:space="0" w:color="auto"/>
            <w:bottom w:val="none" w:sz="0" w:space="0" w:color="auto"/>
            <w:right w:val="none" w:sz="0" w:space="0" w:color="auto"/>
          </w:divBdr>
        </w:div>
        <w:div w:id="1503008826">
          <w:marLeft w:val="547"/>
          <w:marRight w:val="0"/>
          <w:marTop w:val="115"/>
          <w:marBottom w:val="0"/>
          <w:divBdr>
            <w:top w:val="none" w:sz="0" w:space="0" w:color="auto"/>
            <w:left w:val="none" w:sz="0" w:space="0" w:color="auto"/>
            <w:bottom w:val="none" w:sz="0" w:space="0" w:color="auto"/>
            <w:right w:val="none" w:sz="0" w:space="0" w:color="auto"/>
          </w:divBdr>
        </w:div>
        <w:div w:id="1765027846">
          <w:marLeft w:val="2520"/>
          <w:marRight w:val="0"/>
          <w:marTop w:val="86"/>
          <w:marBottom w:val="0"/>
          <w:divBdr>
            <w:top w:val="none" w:sz="0" w:space="0" w:color="auto"/>
            <w:left w:val="none" w:sz="0" w:space="0" w:color="auto"/>
            <w:bottom w:val="none" w:sz="0" w:space="0" w:color="auto"/>
            <w:right w:val="none" w:sz="0" w:space="0" w:color="auto"/>
          </w:divBdr>
        </w:div>
        <w:div w:id="1936589761">
          <w:marLeft w:val="1166"/>
          <w:marRight w:val="0"/>
          <w:marTop w:val="96"/>
          <w:marBottom w:val="0"/>
          <w:divBdr>
            <w:top w:val="none" w:sz="0" w:space="0" w:color="auto"/>
            <w:left w:val="none" w:sz="0" w:space="0" w:color="auto"/>
            <w:bottom w:val="none" w:sz="0" w:space="0" w:color="auto"/>
            <w:right w:val="none" w:sz="0" w:space="0" w:color="auto"/>
          </w:divBdr>
        </w:div>
      </w:divsChild>
    </w:div>
    <w:div w:id="788817520">
      <w:bodyDiv w:val="1"/>
      <w:marLeft w:val="0"/>
      <w:marRight w:val="0"/>
      <w:marTop w:val="0"/>
      <w:marBottom w:val="0"/>
      <w:divBdr>
        <w:top w:val="none" w:sz="0" w:space="0" w:color="auto"/>
        <w:left w:val="none" w:sz="0" w:space="0" w:color="auto"/>
        <w:bottom w:val="none" w:sz="0" w:space="0" w:color="auto"/>
        <w:right w:val="none" w:sz="0" w:space="0" w:color="auto"/>
      </w:divBdr>
      <w:divsChild>
        <w:div w:id="2133281665">
          <w:marLeft w:val="0"/>
          <w:marRight w:val="0"/>
          <w:marTop w:val="0"/>
          <w:marBottom w:val="0"/>
          <w:divBdr>
            <w:top w:val="none" w:sz="0" w:space="0" w:color="auto"/>
            <w:left w:val="none" w:sz="0" w:space="0" w:color="auto"/>
            <w:bottom w:val="none" w:sz="0" w:space="0" w:color="auto"/>
            <w:right w:val="none" w:sz="0" w:space="0" w:color="auto"/>
          </w:divBdr>
          <w:divsChild>
            <w:div w:id="178547194">
              <w:marLeft w:val="0"/>
              <w:marRight w:val="0"/>
              <w:marTop w:val="0"/>
              <w:marBottom w:val="0"/>
              <w:divBdr>
                <w:top w:val="none" w:sz="0" w:space="0" w:color="auto"/>
                <w:left w:val="none" w:sz="0" w:space="0" w:color="auto"/>
                <w:bottom w:val="none" w:sz="0" w:space="0" w:color="auto"/>
                <w:right w:val="none" w:sz="0" w:space="0" w:color="auto"/>
              </w:divBdr>
            </w:div>
            <w:div w:id="1261991294">
              <w:marLeft w:val="0"/>
              <w:marRight w:val="0"/>
              <w:marTop w:val="0"/>
              <w:marBottom w:val="0"/>
              <w:divBdr>
                <w:top w:val="none" w:sz="0" w:space="0" w:color="auto"/>
                <w:left w:val="none" w:sz="0" w:space="0" w:color="auto"/>
                <w:bottom w:val="none" w:sz="0" w:space="0" w:color="auto"/>
                <w:right w:val="none" w:sz="0" w:space="0" w:color="auto"/>
              </w:divBdr>
            </w:div>
            <w:div w:id="132123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857375">
      <w:bodyDiv w:val="1"/>
      <w:marLeft w:val="0"/>
      <w:marRight w:val="0"/>
      <w:marTop w:val="0"/>
      <w:marBottom w:val="0"/>
      <w:divBdr>
        <w:top w:val="none" w:sz="0" w:space="0" w:color="auto"/>
        <w:left w:val="none" w:sz="0" w:space="0" w:color="auto"/>
        <w:bottom w:val="none" w:sz="0" w:space="0" w:color="auto"/>
        <w:right w:val="none" w:sz="0" w:space="0" w:color="auto"/>
      </w:divBdr>
    </w:div>
    <w:div w:id="789519883">
      <w:bodyDiv w:val="1"/>
      <w:marLeft w:val="0"/>
      <w:marRight w:val="0"/>
      <w:marTop w:val="0"/>
      <w:marBottom w:val="0"/>
      <w:divBdr>
        <w:top w:val="none" w:sz="0" w:space="0" w:color="auto"/>
        <w:left w:val="none" w:sz="0" w:space="0" w:color="auto"/>
        <w:bottom w:val="none" w:sz="0" w:space="0" w:color="auto"/>
        <w:right w:val="none" w:sz="0" w:space="0" w:color="auto"/>
      </w:divBdr>
    </w:div>
    <w:div w:id="790324438">
      <w:bodyDiv w:val="1"/>
      <w:marLeft w:val="0"/>
      <w:marRight w:val="0"/>
      <w:marTop w:val="0"/>
      <w:marBottom w:val="0"/>
      <w:divBdr>
        <w:top w:val="none" w:sz="0" w:space="0" w:color="auto"/>
        <w:left w:val="none" w:sz="0" w:space="0" w:color="auto"/>
        <w:bottom w:val="none" w:sz="0" w:space="0" w:color="auto"/>
        <w:right w:val="none" w:sz="0" w:space="0" w:color="auto"/>
      </w:divBdr>
      <w:divsChild>
        <w:div w:id="235550098">
          <w:marLeft w:val="360"/>
          <w:marRight w:val="0"/>
          <w:marTop w:val="0"/>
          <w:marBottom w:val="0"/>
          <w:divBdr>
            <w:top w:val="none" w:sz="0" w:space="0" w:color="auto"/>
            <w:left w:val="none" w:sz="0" w:space="0" w:color="auto"/>
            <w:bottom w:val="none" w:sz="0" w:space="0" w:color="auto"/>
            <w:right w:val="none" w:sz="0" w:space="0" w:color="auto"/>
          </w:divBdr>
        </w:div>
        <w:div w:id="953974664">
          <w:marLeft w:val="1080"/>
          <w:marRight w:val="0"/>
          <w:marTop w:val="240"/>
          <w:marBottom w:val="0"/>
          <w:divBdr>
            <w:top w:val="none" w:sz="0" w:space="0" w:color="auto"/>
            <w:left w:val="none" w:sz="0" w:space="0" w:color="auto"/>
            <w:bottom w:val="none" w:sz="0" w:space="0" w:color="auto"/>
            <w:right w:val="none" w:sz="0" w:space="0" w:color="auto"/>
          </w:divBdr>
        </w:div>
      </w:divsChild>
    </w:div>
    <w:div w:id="790708800">
      <w:bodyDiv w:val="1"/>
      <w:marLeft w:val="0"/>
      <w:marRight w:val="0"/>
      <w:marTop w:val="0"/>
      <w:marBottom w:val="0"/>
      <w:divBdr>
        <w:top w:val="none" w:sz="0" w:space="0" w:color="auto"/>
        <w:left w:val="none" w:sz="0" w:space="0" w:color="auto"/>
        <w:bottom w:val="none" w:sz="0" w:space="0" w:color="auto"/>
        <w:right w:val="none" w:sz="0" w:space="0" w:color="auto"/>
      </w:divBdr>
    </w:div>
    <w:div w:id="790709909">
      <w:bodyDiv w:val="1"/>
      <w:marLeft w:val="0"/>
      <w:marRight w:val="0"/>
      <w:marTop w:val="0"/>
      <w:marBottom w:val="0"/>
      <w:divBdr>
        <w:top w:val="none" w:sz="0" w:space="0" w:color="auto"/>
        <w:left w:val="none" w:sz="0" w:space="0" w:color="auto"/>
        <w:bottom w:val="none" w:sz="0" w:space="0" w:color="auto"/>
        <w:right w:val="none" w:sz="0" w:space="0" w:color="auto"/>
      </w:divBdr>
    </w:div>
    <w:div w:id="791291604">
      <w:bodyDiv w:val="1"/>
      <w:marLeft w:val="0"/>
      <w:marRight w:val="0"/>
      <w:marTop w:val="0"/>
      <w:marBottom w:val="0"/>
      <w:divBdr>
        <w:top w:val="none" w:sz="0" w:space="0" w:color="auto"/>
        <w:left w:val="none" w:sz="0" w:space="0" w:color="auto"/>
        <w:bottom w:val="none" w:sz="0" w:space="0" w:color="auto"/>
        <w:right w:val="none" w:sz="0" w:space="0" w:color="auto"/>
      </w:divBdr>
    </w:div>
    <w:div w:id="792484976">
      <w:bodyDiv w:val="1"/>
      <w:marLeft w:val="0"/>
      <w:marRight w:val="0"/>
      <w:marTop w:val="0"/>
      <w:marBottom w:val="0"/>
      <w:divBdr>
        <w:top w:val="none" w:sz="0" w:space="0" w:color="auto"/>
        <w:left w:val="none" w:sz="0" w:space="0" w:color="auto"/>
        <w:bottom w:val="none" w:sz="0" w:space="0" w:color="auto"/>
        <w:right w:val="none" w:sz="0" w:space="0" w:color="auto"/>
      </w:divBdr>
    </w:div>
    <w:div w:id="792796777">
      <w:bodyDiv w:val="1"/>
      <w:marLeft w:val="0"/>
      <w:marRight w:val="0"/>
      <w:marTop w:val="0"/>
      <w:marBottom w:val="0"/>
      <w:divBdr>
        <w:top w:val="none" w:sz="0" w:space="0" w:color="auto"/>
        <w:left w:val="none" w:sz="0" w:space="0" w:color="auto"/>
        <w:bottom w:val="none" w:sz="0" w:space="0" w:color="auto"/>
        <w:right w:val="none" w:sz="0" w:space="0" w:color="auto"/>
      </w:divBdr>
      <w:divsChild>
        <w:div w:id="23870893">
          <w:marLeft w:val="1166"/>
          <w:marRight w:val="0"/>
          <w:marTop w:val="115"/>
          <w:marBottom w:val="0"/>
          <w:divBdr>
            <w:top w:val="none" w:sz="0" w:space="0" w:color="auto"/>
            <w:left w:val="none" w:sz="0" w:space="0" w:color="auto"/>
            <w:bottom w:val="none" w:sz="0" w:space="0" w:color="auto"/>
            <w:right w:val="none" w:sz="0" w:space="0" w:color="auto"/>
          </w:divBdr>
        </w:div>
        <w:div w:id="415640603">
          <w:marLeft w:val="547"/>
          <w:marRight w:val="0"/>
          <w:marTop w:val="154"/>
          <w:marBottom w:val="0"/>
          <w:divBdr>
            <w:top w:val="none" w:sz="0" w:space="0" w:color="auto"/>
            <w:left w:val="none" w:sz="0" w:space="0" w:color="auto"/>
            <w:bottom w:val="none" w:sz="0" w:space="0" w:color="auto"/>
            <w:right w:val="none" w:sz="0" w:space="0" w:color="auto"/>
          </w:divBdr>
        </w:div>
        <w:div w:id="833452595">
          <w:marLeft w:val="1166"/>
          <w:marRight w:val="0"/>
          <w:marTop w:val="115"/>
          <w:marBottom w:val="0"/>
          <w:divBdr>
            <w:top w:val="none" w:sz="0" w:space="0" w:color="auto"/>
            <w:left w:val="none" w:sz="0" w:space="0" w:color="auto"/>
            <w:bottom w:val="none" w:sz="0" w:space="0" w:color="auto"/>
            <w:right w:val="none" w:sz="0" w:space="0" w:color="auto"/>
          </w:divBdr>
        </w:div>
        <w:div w:id="1515219689">
          <w:marLeft w:val="1166"/>
          <w:marRight w:val="0"/>
          <w:marTop w:val="115"/>
          <w:marBottom w:val="0"/>
          <w:divBdr>
            <w:top w:val="none" w:sz="0" w:space="0" w:color="auto"/>
            <w:left w:val="none" w:sz="0" w:space="0" w:color="auto"/>
            <w:bottom w:val="none" w:sz="0" w:space="0" w:color="auto"/>
            <w:right w:val="none" w:sz="0" w:space="0" w:color="auto"/>
          </w:divBdr>
        </w:div>
        <w:div w:id="1792825692">
          <w:marLeft w:val="1166"/>
          <w:marRight w:val="0"/>
          <w:marTop w:val="115"/>
          <w:marBottom w:val="0"/>
          <w:divBdr>
            <w:top w:val="none" w:sz="0" w:space="0" w:color="auto"/>
            <w:left w:val="none" w:sz="0" w:space="0" w:color="auto"/>
            <w:bottom w:val="none" w:sz="0" w:space="0" w:color="auto"/>
            <w:right w:val="none" w:sz="0" w:space="0" w:color="auto"/>
          </w:divBdr>
        </w:div>
      </w:divsChild>
    </w:div>
    <w:div w:id="792940175">
      <w:bodyDiv w:val="1"/>
      <w:marLeft w:val="0"/>
      <w:marRight w:val="0"/>
      <w:marTop w:val="0"/>
      <w:marBottom w:val="0"/>
      <w:divBdr>
        <w:top w:val="none" w:sz="0" w:space="0" w:color="auto"/>
        <w:left w:val="none" w:sz="0" w:space="0" w:color="auto"/>
        <w:bottom w:val="none" w:sz="0" w:space="0" w:color="auto"/>
        <w:right w:val="none" w:sz="0" w:space="0" w:color="auto"/>
      </w:divBdr>
    </w:div>
    <w:div w:id="793984789">
      <w:bodyDiv w:val="1"/>
      <w:marLeft w:val="0"/>
      <w:marRight w:val="0"/>
      <w:marTop w:val="0"/>
      <w:marBottom w:val="0"/>
      <w:divBdr>
        <w:top w:val="none" w:sz="0" w:space="0" w:color="auto"/>
        <w:left w:val="none" w:sz="0" w:space="0" w:color="auto"/>
        <w:bottom w:val="none" w:sz="0" w:space="0" w:color="auto"/>
        <w:right w:val="none" w:sz="0" w:space="0" w:color="auto"/>
      </w:divBdr>
    </w:div>
    <w:div w:id="794643326">
      <w:bodyDiv w:val="1"/>
      <w:marLeft w:val="0"/>
      <w:marRight w:val="0"/>
      <w:marTop w:val="0"/>
      <w:marBottom w:val="0"/>
      <w:divBdr>
        <w:top w:val="none" w:sz="0" w:space="0" w:color="auto"/>
        <w:left w:val="none" w:sz="0" w:space="0" w:color="auto"/>
        <w:bottom w:val="none" w:sz="0" w:space="0" w:color="auto"/>
        <w:right w:val="none" w:sz="0" w:space="0" w:color="auto"/>
      </w:divBdr>
      <w:divsChild>
        <w:div w:id="37435053">
          <w:marLeft w:val="1800"/>
          <w:marRight w:val="0"/>
          <w:marTop w:val="86"/>
          <w:marBottom w:val="0"/>
          <w:divBdr>
            <w:top w:val="none" w:sz="0" w:space="0" w:color="auto"/>
            <w:left w:val="none" w:sz="0" w:space="0" w:color="auto"/>
            <w:bottom w:val="none" w:sz="0" w:space="0" w:color="auto"/>
            <w:right w:val="none" w:sz="0" w:space="0" w:color="auto"/>
          </w:divBdr>
        </w:div>
        <w:div w:id="86974150">
          <w:marLeft w:val="1166"/>
          <w:marRight w:val="0"/>
          <w:marTop w:val="96"/>
          <w:marBottom w:val="0"/>
          <w:divBdr>
            <w:top w:val="none" w:sz="0" w:space="0" w:color="auto"/>
            <w:left w:val="none" w:sz="0" w:space="0" w:color="auto"/>
            <w:bottom w:val="none" w:sz="0" w:space="0" w:color="auto"/>
            <w:right w:val="none" w:sz="0" w:space="0" w:color="auto"/>
          </w:divBdr>
        </w:div>
        <w:div w:id="1941067465">
          <w:marLeft w:val="547"/>
          <w:marRight w:val="0"/>
          <w:marTop w:val="115"/>
          <w:marBottom w:val="0"/>
          <w:divBdr>
            <w:top w:val="none" w:sz="0" w:space="0" w:color="auto"/>
            <w:left w:val="none" w:sz="0" w:space="0" w:color="auto"/>
            <w:bottom w:val="none" w:sz="0" w:space="0" w:color="auto"/>
            <w:right w:val="none" w:sz="0" w:space="0" w:color="auto"/>
          </w:divBdr>
        </w:div>
      </w:divsChild>
    </w:div>
    <w:div w:id="794952803">
      <w:bodyDiv w:val="1"/>
      <w:marLeft w:val="0"/>
      <w:marRight w:val="0"/>
      <w:marTop w:val="0"/>
      <w:marBottom w:val="0"/>
      <w:divBdr>
        <w:top w:val="none" w:sz="0" w:space="0" w:color="auto"/>
        <w:left w:val="none" w:sz="0" w:space="0" w:color="auto"/>
        <w:bottom w:val="none" w:sz="0" w:space="0" w:color="auto"/>
        <w:right w:val="none" w:sz="0" w:space="0" w:color="auto"/>
      </w:divBdr>
      <w:divsChild>
        <w:div w:id="318928673">
          <w:marLeft w:val="1166"/>
          <w:marRight w:val="0"/>
          <w:marTop w:val="115"/>
          <w:marBottom w:val="0"/>
          <w:divBdr>
            <w:top w:val="none" w:sz="0" w:space="0" w:color="auto"/>
            <w:left w:val="none" w:sz="0" w:space="0" w:color="auto"/>
            <w:bottom w:val="none" w:sz="0" w:space="0" w:color="auto"/>
            <w:right w:val="none" w:sz="0" w:space="0" w:color="auto"/>
          </w:divBdr>
        </w:div>
        <w:div w:id="997687015">
          <w:marLeft w:val="1166"/>
          <w:marRight w:val="0"/>
          <w:marTop w:val="115"/>
          <w:marBottom w:val="0"/>
          <w:divBdr>
            <w:top w:val="none" w:sz="0" w:space="0" w:color="auto"/>
            <w:left w:val="none" w:sz="0" w:space="0" w:color="auto"/>
            <w:bottom w:val="none" w:sz="0" w:space="0" w:color="auto"/>
            <w:right w:val="none" w:sz="0" w:space="0" w:color="auto"/>
          </w:divBdr>
        </w:div>
        <w:div w:id="1056972302">
          <w:marLeft w:val="1166"/>
          <w:marRight w:val="0"/>
          <w:marTop w:val="115"/>
          <w:marBottom w:val="0"/>
          <w:divBdr>
            <w:top w:val="none" w:sz="0" w:space="0" w:color="auto"/>
            <w:left w:val="none" w:sz="0" w:space="0" w:color="auto"/>
            <w:bottom w:val="none" w:sz="0" w:space="0" w:color="auto"/>
            <w:right w:val="none" w:sz="0" w:space="0" w:color="auto"/>
          </w:divBdr>
        </w:div>
        <w:div w:id="1441561692">
          <w:marLeft w:val="547"/>
          <w:marRight w:val="0"/>
          <w:marTop w:val="134"/>
          <w:marBottom w:val="0"/>
          <w:divBdr>
            <w:top w:val="none" w:sz="0" w:space="0" w:color="auto"/>
            <w:left w:val="none" w:sz="0" w:space="0" w:color="auto"/>
            <w:bottom w:val="none" w:sz="0" w:space="0" w:color="auto"/>
            <w:right w:val="none" w:sz="0" w:space="0" w:color="auto"/>
          </w:divBdr>
        </w:div>
        <w:div w:id="1826049107">
          <w:marLeft w:val="1166"/>
          <w:marRight w:val="0"/>
          <w:marTop w:val="115"/>
          <w:marBottom w:val="0"/>
          <w:divBdr>
            <w:top w:val="none" w:sz="0" w:space="0" w:color="auto"/>
            <w:left w:val="none" w:sz="0" w:space="0" w:color="auto"/>
            <w:bottom w:val="none" w:sz="0" w:space="0" w:color="auto"/>
            <w:right w:val="none" w:sz="0" w:space="0" w:color="auto"/>
          </w:divBdr>
        </w:div>
        <w:div w:id="1963685705">
          <w:marLeft w:val="547"/>
          <w:marRight w:val="0"/>
          <w:marTop w:val="134"/>
          <w:marBottom w:val="0"/>
          <w:divBdr>
            <w:top w:val="none" w:sz="0" w:space="0" w:color="auto"/>
            <w:left w:val="none" w:sz="0" w:space="0" w:color="auto"/>
            <w:bottom w:val="none" w:sz="0" w:space="0" w:color="auto"/>
            <w:right w:val="none" w:sz="0" w:space="0" w:color="auto"/>
          </w:divBdr>
        </w:div>
      </w:divsChild>
    </w:div>
    <w:div w:id="795298224">
      <w:bodyDiv w:val="1"/>
      <w:marLeft w:val="0"/>
      <w:marRight w:val="0"/>
      <w:marTop w:val="0"/>
      <w:marBottom w:val="0"/>
      <w:divBdr>
        <w:top w:val="none" w:sz="0" w:space="0" w:color="auto"/>
        <w:left w:val="none" w:sz="0" w:space="0" w:color="auto"/>
        <w:bottom w:val="none" w:sz="0" w:space="0" w:color="auto"/>
        <w:right w:val="none" w:sz="0" w:space="0" w:color="auto"/>
      </w:divBdr>
    </w:div>
    <w:div w:id="795678521">
      <w:bodyDiv w:val="1"/>
      <w:marLeft w:val="0"/>
      <w:marRight w:val="0"/>
      <w:marTop w:val="0"/>
      <w:marBottom w:val="0"/>
      <w:divBdr>
        <w:top w:val="none" w:sz="0" w:space="0" w:color="auto"/>
        <w:left w:val="none" w:sz="0" w:space="0" w:color="auto"/>
        <w:bottom w:val="none" w:sz="0" w:space="0" w:color="auto"/>
        <w:right w:val="none" w:sz="0" w:space="0" w:color="auto"/>
      </w:divBdr>
    </w:div>
    <w:div w:id="796417264">
      <w:bodyDiv w:val="1"/>
      <w:marLeft w:val="0"/>
      <w:marRight w:val="0"/>
      <w:marTop w:val="0"/>
      <w:marBottom w:val="0"/>
      <w:divBdr>
        <w:top w:val="none" w:sz="0" w:space="0" w:color="auto"/>
        <w:left w:val="none" w:sz="0" w:space="0" w:color="auto"/>
        <w:bottom w:val="none" w:sz="0" w:space="0" w:color="auto"/>
        <w:right w:val="none" w:sz="0" w:space="0" w:color="auto"/>
      </w:divBdr>
    </w:div>
    <w:div w:id="796992330">
      <w:bodyDiv w:val="1"/>
      <w:marLeft w:val="0"/>
      <w:marRight w:val="0"/>
      <w:marTop w:val="0"/>
      <w:marBottom w:val="0"/>
      <w:divBdr>
        <w:top w:val="none" w:sz="0" w:space="0" w:color="auto"/>
        <w:left w:val="none" w:sz="0" w:space="0" w:color="auto"/>
        <w:bottom w:val="none" w:sz="0" w:space="0" w:color="auto"/>
        <w:right w:val="none" w:sz="0" w:space="0" w:color="auto"/>
      </w:divBdr>
    </w:div>
    <w:div w:id="799106864">
      <w:bodyDiv w:val="1"/>
      <w:marLeft w:val="0"/>
      <w:marRight w:val="0"/>
      <w:marTop w:val="0"/>
      <w:marBottom w:val="0"/>
      <w:divBdr>
        <w:top w:val="none" w:sz="0" w:space="0" w:color="auto"/>
        <w:left w:val="none" w:sz="0" w:space="0" w:color="auto"/>
        <w:bottom w:val="none" w:sz="0" w:space="0" w:color="auto"/>
        <w:right w:val="none" w:sz="0" w:space="0" w:color="auto"/>
      </w:divBdr>
    </w:div>
    <w:div w:id="799148084">
      <w:bodyDiv w:val="1"/>
      <w:marLeft w:val="0"/>
      <w:marRight w:val="0"/>
      <w:marTop w:val="0"/>
      <w:marBottom w:val="0"/>
      <w:divBdr>
        <w:top w:val="none" w:sz="0" w:space="0" w:color="auto"/>
        <w:left w:val="none" w:sz="0" w:space="0" w:color="auto"/>
        <w:bottom w:val="none" w:sz="0" w:space="0" w:color="auto"/>
        <w:right w:val="none" w:sz="0" w:space="0" w:color="auto"/>
      </w:divBdr>
    </w:div>
    <w:div w:id="799416708">
      <w:bodyDiv w:val="1"/>
      <w:marLeft w:val="0"/>
      <w:marRight w:val="0"/>
      <w:marTop w:val="0"/>
      <w:marBottom w:val="0"/>
      <w:divBdr>
        <w:top w:val="none" w:sz="0" w:space="0" w:color="auto"/>
        <w:left w:val="none" w:sz="0" w:space="0" w:color="auto"/>
        <w:bottom w:val="none" w:sz="0" w:space="0" w:color="auto"/>
        <w:right w:val="none" w:sz="0" w:space="0" w:color="auto"/>
      </w:divBdr>
    </w:div>
    <w:div w:id="800001270">
      <w:bodyDiv w:val="1"/>
      <w:marLeft w:val="0"/>
      <w:marRight w:val="0"/>
      <w:marTop w:val="0"/>
      <w:marBottom w:val="0"/>
      <w:divBdr>
        <w:top w:val="none" w:sz="0" w:space="0" w:color="auto"/>
        <w:left w:val="none" w:sz="0" w:space="0" w:color="auto"/>
        <w:bottom w:val="none" w:sz="0" w:space="0" w:color="auto"/>
        <w:right w:val="none" w:sz="0" w:space="0" w:color="auto"/>
      </w:divBdr>
      <w:divsChild>
        <w:div w:id="1145077056">
          <w:marLeft w:val="0"/>
          <w:marRight w:val="0"/>
          <w:marTop w:val="0"/>
          <w:marBottom w:val="0"/>
          <w:divBdr>
            <w:top w:val="none" w:sz="0" w:space="0" w:color="auto"/>
            <w:left w:val="none" w:sz="0" w:space="0" w:color="auto"/>
            <w:bottom w:val="none" w:sz="0" w:space="0" w:color="auto"/>
            <w:right w:val="none" w:sz="0" w:space="0" w:color="auto"/>
          </w:divBdr>
          <w:divsChild>
            <w:div w:id="72435150">
              <w:marLeft w:val="0"/>
              <w:marRight w:val="0"/>
              <w:marTop w:val="0"/>
              <w:marBottom w:val="0"/>
              <w:divBdr>
                <w:top w:val="none" w:sz="0" w:space="0" w:color="auto"/>
                <w:left w:val="none" w:sz="0" w:space="0" w:color="auto"/>
                <w:bottom w:val="none" w:sz="0" w:space="0" w:color="auto"/>
                <w:right w:val="none" w:sz="0" w:space="0" w:color="auto"/>
              </w:divBdr>
            </w:div>
            <w:div w:id="232476555">
              <w:marLeft w:val="0"/>
              <w:marRight w:val="0"/>
              <w:marTop w:val="0"/>
              <w:marBottom w:val="0"/>
              <w:divBdr>
                <w:top w:val="none" w:sz="0" w:space="0" w:color="auto"/>
                <w:left w:val="none" w:sz="0" w:space="0" w:color="auto"/>
                <w:bottom w:val="none" w:sz="0" w:space="0" w:color="auto"/>
                <w:right w:val="none" w:sz="0" w:space="0" w:color="auto"/>
              </w:divBdr>
            </w:div>
            <w:div w:id="550923917">
              <w:marLeft w:val="0"/>
              <w:marRight w:val="0"/>
              <w:marTop w:val="0"/>
              <w:marBottom w:val="0"/>
              <w:divBdr>
                <w:top w:val="none" w:sz="0" w:space="0" w:color="auto"/>
                <w:left w:val="none" w:sz="0" w:space="0" w:color="auto"/>
                <w:bottom w:val="none" w:sz="0" w:space="0" w:color="auto"/>
                <w:right w:val="none" w:sz="0" w:space="0" w:color="auto"/>
              </w:divBdr>
            </w:div>
            <w:div w:id="666715680">
              <w:marLeft w:val="0"/>
              <w:marRight w:val="0"/>
              <w:marTop w:val="0"/>
              <w:marBottom w:val="0"/>
              <w:divBdr>
                <w:top w:val="none" w:sz="0" w:space="0" w:color="auto"/>
                <w:left w:val="none" w:sz="0" w:space="0" w:color="auto"/>
                <w:bottom w:val="none" w:sz="0" w:space="0" w:color="auto"/>
                <w:right w:val="none" w:sz="0" w:space="0" w:color="auto"/>
              </w:divBdr>
            </w:div>
            <w:div w:id="845898510">
              <w:marLeft w:val="0"/>
              <w:marRight w:val="0"/>
              <w:marTop w:val="0"/>
              <w:marBottom w:val="0"/>
              <w:divBdr>
                <w:top w:val="none" w:sz="0" w:space="0" w:color="auto"/>
                <w:left w:val="none" w:sz="0" w:space="0" w:color="auto"/>
                <w:bottom w:val="none" w:sz="0" w:space="0" w:color="auto"/>
                <w:right w:val="none" w:sz="0" w:space="0" w:color="auto"/>
              </w:divBdr>
            </w:div>
            <w:div w:id="954672688">
              <w:marLeft w:val="0"/>
              <w:marRight w:val="0"/>
              <w:marTop w:val="0"/>
              <w:marBottom w:val="0"/>
              <w:divBdr>
                <w:top w:val="none" w:sz="0" w:space="0" w:color="auto"/>
                <w:left w:val="none" w:sz="0" w:space="0" w:color="auto"/>
                <w:bottom w:val="none" w:sz="0" w:space="0" w:color="auto"/>
                <w:right w:val="none" w:sz="0" w:space="0" w:color="auto"/>
              </w:divBdr>
            </w:div>
            <w:div w:id="1136221238">
              <w:marLeft w:val="0"/>
              <w:marRight w:val="0"/>
              <w:marTop w:val="0"/>
              <w:marBottom w:val="0"/>
              <w:divBdr>
                <w:top w:val="none" w:sz="0" w:space="0" w:color="auto"/>
                <w:left w:val="none" w:sz="0" w:space="0" w:color="auto"/>
                <w:bottom w:val="none" w:sz="0" w:space="0" w:color="auto"/>
                <w:right w:val="none" w:sz="0" w:space="0" w:color="auto"/>
              </w:divBdr>
            </w:div>
            <w:div w:id="1367221915">
              <w:marLeft w:val="0"/>
              <w:marRight w:val="0"/>
              <w:marTop w:val="0"/>
              <w:marBottom w:val="0"/>
              <w:divBdr>
                <w:top w:val="none" w:sz="0" w:space="0" w:color="auto"/>
                <w:left w:val="none" w:sz="0" w:space="0" w:color="auto"/>
                <w:bottom w:val="none" w:sz="0" w:space="0" w:color="auto"/>
                <w:right w:val="none" w:sz="0" w:space="0" w:color="auto"/>
              </w:divBdr>
            </w:div>
            <w:div w:id="155577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030565">
      <w:bodyDiv w:val="1"/>
      <w:marLeft w:val="0"/>
      <w:marRight w:val="0"/>
      <w:marTop w:val="0"/>
      <w:marBottom w:val="0"/>
      <w:divBdr>
        <w:top w:val="none" w:sz="0" w:space="0" w:color="auto"/>
        <w:left w:val="none" w:sz="0" w:space="0" w:color="auto"/>
        <w:bottom w:val="none" w:sz="0" w:space="0" w:color="auto"/>
        <w:right w:val="none" w:sz="0" w:space="0" w:color="auto"/>
      </w:divBdr>
    </w:div>
    <w:div w:id="800535334">
      <w:bodyDiv w:val="1"/>
      <w:marLeft w:val="0"/>
      <w:marRight w:val="0"/>
      <w:marTop w:val="0"/>
      <w:marBottom w:val="0"/>
      <w:divBdr>
        <w:top w:val="none" w:sz="0" w:space="0" w:color="auto"/>
        <w:left w:val="none" w:sz="0" w:space="0" w:color="auto"/>
        <w:bottom w:val="none" w:sz="0" w:space="0" w:color="auto"/>
        <w:right w:val="none" w:sz="0" w:space="0" w:color="auto"/>
      </w:divBdr>
      <w:divsChild>
        <w:div w:id="215360799">
          <w:marLeft w:val="0"/>
          <w:marRight w:val="0"/>
          <w:marTop w:val="0"/>
          <w:marBottom w:val="0"/>
          <w:divBdr>
            <w:top w:val="none" w:sz="0" w:space="0" w:color="auto"/>
            <w:left w:val="none" w:sz="0" w:space="0" w:color="auto"/>
            <w:bottom w:val="none" w:sz="0" w:space="0" w:color="auto"/>
            <w:right w:val="none" w:sz="0" w:space="0" w:color="auto"/>
          </w:divBdr>
          <w:divsChild>
            <w:div w:id="61176052">
              <w:marLeft w:val="0"/>
              <w:marRight w:val="0"/>
              <w:marTop w:val="0"/>
              <w:marBottom w:val="0"/>
              <w:divBdr>
                <w:top w:val="none" w:sz="0" w:space="0" w:color="auto"/>
                <w:left w:val="none" w:sz="0" w:space="0" w:color="auto"/>
                <w:bottom w:val="none" w:sz="0" w:space="0" w:color="auto"/>
                <w:right w:val="none" w:sz="0" w:space="0" w:color="auto"/>
              </w:divBdr>
            </w:div>
            <w:div w:id="575868283">
              <w:marLeft w:val="0"/>
              <w:marRight w:val="0"/>
              <w:marTop w:val="0"/>
              <w:marBottom w:val="0"/>
              <w:divBdr>
                <w:top w:val="none" w:sz="0" w:space="0" w:color="auto"/>
                <w:left w:val="none" w:sz="0" w:space="0" w:color="auto"/>
                <w:bottom w:val="none" w:sz="0" w:space="0" w:color="auto"/>
                <w:right w:val="none" w:sz="0" w:space="0" w:color="auto"/>
              </w:divBdr>
            </w:div>
            <w:div w:id="653023068">
              <w:marLeft w:val="0"/>
              <w:marRight w:val="0"/>
              <w:marTop w:val="0"/>
              <w:marBottom w:val="0"/>
              <w:divBdr>
                <w:top w:val="none" w:sz="0" w:space="0" w:color="auto"/>
                <w:left w:val="none" w:sz="0" w:space="0" w:color="auto"/>
                <w:bottom w:val="none" w:sz="0" w:space="0" w:color="auto"/>
                <w:right w:val="none" w:sz="0" w:space="0" w:color="auto"/>
              </w:divBdr>
            </w:div>
            <w:div w:id="996298403">
              <w:marLeft w:val="0"/>
              <w:marRight w:val="0"/>
              <w:marTop w:val="0"/>
              <w:marBottom w:val="0"/>
              <w:divBdr>
                <w:top w:val="none" w:sz="0" w:space="0" w:color="auto"/>
                <w:left w:val="none" w:sz="0" w:space="0" w:color="auto"/>
                <w:bottom w:val="none" w:sz="0" w:space="0" w:color="auto"/>
                <w:right w:val="none" w:sz="0" w:space="0" w:color="auto"/>
              </w:divBdr>
            </w:div>
            <w:div w:id="1124926924">
              <w:marLeft w:val="0"/>
              <w:marRight w:val="0"/>
              <w:marTop w:val="0"/>
              <w:marBottom w:val="0"/>
              <w:divBdr>
                <w:top w:val="none" w:sz="0" w:space="0" w:color="auto"/>
                <w:left w:val="none" w:sz="0" w:space="0" w:color="auto"/>
                <w:bottom w:val="none" w:sz="0" w:space="0" w:color="auto"/>
                <w:right w:val="none" w:sz="0" w:space="0" w:color="auto"/>
              </w:divBdr>
            </w:div>
            <w:div w:id="1707900621">
              <w:marLeft w:val="0"/>
              <w:marRight w:val="0"/>
              <w:marTop w:val="0"/>
              <w:marBottom w:val="0"/>
              <w:divBdr>
                <w:top w:val="none" w:sz="0" w:space="0" w:color="auto"/>
                <w:left w:val="none" w:sz="0" w:space="0" w:color="auto"/>
                <w:bottom w:val="none" w:sz="0" w:space="0" w:color="auto"/>
                <w:right w:val="none" w:sz="0" w:space="0" w:color="auto"/>
              </w:divBdr>
            </w:div>
            <w:div w:id="1760104286">
              <w:marLeft w:val="0"/>
              <w:marRight w:val="0"/>
              <w:marTop w:val="0"/>
              <w:marBottom w:val="0"/>
              <w:divBdr>
                <w:top w:val="none" w:sz="0" w:space="0" w:color="auto"/>
                <w:left w:val="none" w:sz="0" w:space="0" w:color="auto"/>
                <w:bottom w:val="none" w:sz="0" w:space="0" w:color="auto"/>
                <w:right w:val="none" w:sz="0" w:space="0" w:color="auto"/>
              </w:divBdr>
            </w:div>
            <w:div w:id="1912693460">
              <w:marLeft w:val="0"/>
              <w:marRight w:val="0"/>
              <w:marTop w:val="0"/>
              <w:marBottom w:val="0"/>
              <w:divBdr>
                <w:top w:val="none" w:sz="0" w:space="0" w:color="auto"/>
                <w:left w:val="none" w:sz="0" w:space="0" w:color="auto"/>
                <w:bottom w:val="none" w:sz="0" w:space="0" w:color="auto"/>
                <w:right w:val="none" w:sz="0" w:space="0" w:color="auto"/>
              </w:divBdr>
            </w:div>
            <w:div w:id="208210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730441">
      <w:bodyDiv w:val="1"/>
      <w:marLeft w:val="0"/>
      <w:marRight w:val="0"/>
      <w:marTop w:val="0"/>
      <w:marBottom w:val="0"/>
      <w:divBdr>
        <w:top w:val="none" w:sz="0" w:space="0" w:color="auto"/>
        <w:left w:val="none" w:sz="0" w:space="0" w:color="auto"/>
        <w:bottom w:val="none" w:sz="0" w:space="0" w:color="auto"/>
        <w:right w:val="none" w:sz="0" w:space="0" w:color="auto"/>
      </w:divBdr>
    </w:div>
    <w:div w:id="801852811">
      <w:bodyDiv w:val="1"/>
      <w:marLeft w:val="0"/>
      <w:marRight w:val="0"/>
      <w:marTop w:val="0"/>
      <w:marBottom w:val="0"/>
      <w:divBdr>
        <w:top w:val="none" w:sz="0" w:space="0" w:color="auto"/>
        <w:left w:val="none" w:sz="0" w:space="0" w:color="auto"/>
        <w:bottom w:val="none" w:sz="0" w:space="0" w:color="auto"/>
        <w:right w:val="none" w:sz="0" w:space="0" w:color="auto"/>
      </w:divBdr>
    </w:div>
    <w:div w:id="802189386">
      <w:bodyDiv w:val="1"/>
      <w:marLeft w:val="0"/>
      <w:marRight w:val="0"/>
      <w:marTop w:val="0"/>
      <w:marBottom w:val="0"/>
      <w:divBdr>
        <w:top w:val="none" w:sz="0" w:space="0" w:color="auto"/>
        <w:left w:val="none" w:sz="0" w:space="0" w:color="auto"/>
        <w:bottom w:val="none" w:sz="0" w:space="0" w:color="auto"/>
        <w:right w:val="none" w:sz="0" w:space="0" w:color="auto"/>
      </w:divBdr>
    </w:div>
    <w:div w:id="802772175">
      <w:bodyDiv w:val="1"/>
      <w:marLeft w:val="0"/>
      <w:marRight w:val="0"/>
      <w:marTop w:val="0"/>
      <w:marBottom w:val="0"/>
      <w:divBdr>
        <w:top w:val="none" w:sz="0" w:space="0" w:color="auto"/>
        <w:left w:val="none" w:sz="0" w:space="0" w:color="auto"/>
        <w:bottom w:val="none" w:sz="0" w:space="0" w:color="auto"/>
        <w:right w:val="none" w:sz="0" w:space="0" w:color="auto"/>
      </w:divBdr>
    </w:div>
    <w:div w:id="802773360">
      <w:bodyDiv w:val="1"/>
      <w:marLeft w:val="0"/>
      <w:marRight w:val="0"/>
      <w:marTop w:val="0"/>
      <w:marBottom w:val="0"/>
      <w:divBdr>
        <w:top w:val="none" w:sz="0" w:space="0" w:color="auto"/>
        <w:left w:val="none" w:sz="0" w:space="0" w:color="auto"/>
        <w:bottom w:val="none" w:sz="0" w:space="0" w:color="auto"/>
        <w:right w:val="none" w:sz="0" w:space="0" w:color="auto"/>
      </w:divBdr>
    </w:div>
    <w:div w:id="802845729">
      <w:bodyDiv w:val="1"/>
      <w:marLeft w:val="0"/>
      <w:marRight w:val="0"/>
      <w:marTop w:val="0"/>
      <w:marBottom w:val="0"/>
      <w:divBdr>
        <w:top w:val="none" w:sz="0" w:space="0" w:color="auto"/>
        <w:left w:val="none" w:sz="0" w:space="0" w:color="auto"/>
        <w:bottom w:val="none" w:sz="0" w:space="0" w:color="auto"/>
        <w:right w:val="none" w:sz="0" w:space="0" w:color="auto"/>
      </w:divBdr>
    </w:div>
    <w:div w:id="803548541">
      <w:bodyDiv w:val="1"/>
      <w:marLeft w:val="0"/>
      <w:marRight w:val="0"/>
      <w:marTop w:val="0"/>
      <w:marBottom w:val="0"/>
      <w:divBdr>
        <w:top w:val="none" w:sz="0" w:space="0" w:color="auto"/>
        <w:left w:val="none" w:sz="0" w:space="0" w:color="auto"/>
        <w:bottom w:val="none" w:sz="0" w:space="0" w:color="auto"/>
        <w:right w:val="none" w:sz="0" w:space="0" w:color="auto"/>
      </w:divBdr>
      <w:divsChild>
        <w:div w:id="1722753618">
          <w:marLeft w:val="360"/>
          <w:marRight w:val="0"/>
          <w:marTop w:val="200"/>
          <w:marBottom w:val="0"/>
          <w:divBdr>
            <w:top w:val="none" w:sz="0" w:space="0" w:color="auto"/>
            <w:left w:val="none" w:sz="0" w:space="0" w:color="auto"/>
            <w:bottom w:val="none" w:sz="0" w:space="0" w:color="auto"/>
            <w:right w:val="none" w:sz="0" w:space="0" w:color="auto"/>
          </w:divBdr>
        </w:div>
      </w:divsChild>
    </w:div>
    <w:div w:id="803699901">
      <w:bodyDiv w:val="1"/>
      <w:marLeft w:val="0"/>
      <w:marRight w:val="0"/>
      <w:marTop w:val="0"/>
      <w:marBottom w:val="0"/>
      <w:divBdr>
        <w:top w:val="none" w:sz="0" w:space="0" w:color="auto"/>
        <w:left w:val="none" w:sz="0" w:space="0" w:color="auto"/>
        <w:bottom w:val="none" w:sz="0" w:space="0" w:color="auto"/>
        <w:right w:val="none" w:sz="0" w:space="0" w:color="auto"/>
      </w:divBdr>
    </w:div>
    <w:div w:id="803734930">
      <w:bodyDiv w:val="1"/>
      <w:marLeft w:val="0"/>
      <w:marRight w:val="0"/>
      <w:marTop w:val="0"/>
      <w:marBottom w:val="0"/>
      <w:divBdr>
        <w:top w:val="none" w:sz="0" w:space="0" w:color="auto"/>
        <w:left w:val="none" w:sz="0" w:space="0" w:color="auto"/>
        <w:bottom w:val="none" w:sz="0" w:space="0" w:color="auto"/>
        <w:right w:val="none" w:sz="0" w:space="0" w:color="auto"/>
      </w:divBdr>
    </w:div>
    <w:div w:id="805126774">
      <w:bodyDiv w:val="1"/>
      <w:marLeft w:val="0"/>
      <w:marRight w:val="0"/>
      <w:marTop w:val="0"/>
      <w:marBottom w:val="0"/>
      <w:divBdr>
        <w:top w:val="none" w:sz="0" w:space="0" w:color="auto"/>
        <w:left w:val="none" w:sz="0" w:space="0" w:color="auto"/>
        <w:bottom w:val="none" w:sz="0" w:space="0" w:color="auto"/>
        <w:right w:val="none" w:sz="0" w:space="0" w:color="auto"/>
      </w:divBdr>
    </w:div>
    <w:div w:id="805970303">
      <w:bodyDiv w:val="1"/>
      <w:marLeft w:val="0"/>
      <w:marRight w:val="0"/>
      <w:marTop w:val="0"/>
      <w:marBottom w:val="0"/>
      <w:divBdr>
        <w:top w:val="none" w:sz="0" w:space="0" w:color="auto"/>
        <w:left w:val="none" w:sz="0" w:space="0" w:color="auto"/>
        <w:bottom w:val="none" w:sz="0" w:space="0" w:color="auto"/>
        <w:right w:val="none" w:sz="0" w:space="0" w:color="auto"/>
      </w:divBdr>
    </w:div>
    <w:div w:id="806438955">
      <w:bodyDiv w:val="1"/>
      <w:marLeft w:val="0"/>
      <w:marRight w:val="0"/>
      <w:marTop w:val="0"/>
      <w:marBottom w:val="0"/>
      <w:divBdr>
        <w:top w:val="none" w:sz="0" w:space="0" w:color="auto"/>
        <w:left w:val="none" w:sz="0" w:space="0" w:color="auto"/>
        <w:bottom w:val="none" w:sz="0" w:space="0" w:color="auto"/>
        <w:right w:val="none" w:sz="0" w:space="0" w:color="auto"/>
      </w:divBdr>
      <w:divsChild>
        <w:div w:id="557328436">
          <w:marLeft w:val="547"/>
          <w:marRight w:val="0"/>
          <w:marTop w:val="134"/>
          <w:marBottom w:val="120"/>
          <w:divBdr>
            <w:top w:val="none" w:sz="0" w:space="0" w:color="auto"/>
            <w:left w:val="none" w:sz="0" w:space="0" w:color="auto"/>
            <w:bottom w:val="none" w:sz="0" w:space="0" w:color="auto"/>
            <w:right w:val="none" w:sz="0" w:space="0" w:color="auto"/>
          </w:divBdr>
        </w:div>
        <w:div w:id="702637603">
          <w:marLeft w:val="1166"/>
          <w:marRight w:val="0"/>
          <w:marTop w:val="115"/>
          <w:marBottom w:val="120"/>
          <w:divBdr>
            <w:top w:val="none" w:sz="0" w:space="0" w:color="auto"/>
            <w:left w:val="none" w:sz="0" w:space="0" w:color="auto"/>
            <w:bottom w:val="none" w:sz="0" w:space="0" w:color="auto"/>
            <w:right w:val="none" w:sz="0" w:space="0" w:color="auto"/>
          </w:divBdr>
        </w:div>
        <w:div w:id="1146627127">
          <w:marLeft w:val="1166"/>
          <w:marRight w:val="0"/>
          <w:marTop w:val="115"/>
          <w:marBottom w:val="120"/>
          <w:divBdr>
            <w:top w:val="none" w:sz="0" w:space="0" w:color="auto"/>
            <w:left w:val="none" w:sz="0" w:space="0" w:color="auto"/>
            <w:bottom w:val="none" w:sz="0" w:space="0" w:color="auto"/>
            <w:right w:val="none" w:sz="0" w:space="0" w:color="auto"/>
          </w:divBdr>
        </w:div>
        <w:div w:id="1694916312">
          <w:marLeft w:val="1166"/>
          <w:marRight w:val="0"/>
          <w:marTop w:val="115"/>
          <w:marBottom w:val="120"/>
          <w:divBdr>
            <w:top w:val="none" w:sz="0" w:space="0" w:color="auto"/>
            <w:left w:val="none" w:sz="0" w:space="0" w:color="auto"/>
            <w:bottom w:val="none" w:sz="0" w:space="0" w:color="auto"/>
            <w:right w:val="none" w:sz="0" w:space="0" w:color="auto"/>
          </w:divBdr>
        </w:div>
      </w:divsChild>
    </w:div>
    <w:div w:id="807281017">
      <w:bodyDiv w:val="1"/>
      <w:marLeft w:val="0"/>
      <w:marRight w:val="0"/>
      <w:marTop w:val="0"/>
      <w:marBottom w:val="0"/>
      <w:divBdr>
        <w:top w:val="none" w:sz="0" w:space="0" w:color="auto"/>
        <w:left w:val="none" w:sz="0" w:space="0" w:color="auto"/>
        <w:bottom w:val="none" w:sz="0" w:space="0" w:color="auto"/>
        <w:right w:val="none" w:sz="0" w:space="0" w:color="auto"/>
      </w:divBdr>
    </w:div>
    <w:div w:id="807479182">
      <w:bodyDiv w:val="1"/>
      <w:marLeft w:val="0"/>
      <w:marRight w:val="0"/>
      <w:marTop w:val="0"/>
      <w:marBottom w:val="0"/>
      <w:divBdr>
        <w:top w:val="none" w:sz="0" w:space="0" w:color="auto"/>
        <w:left w:val="none" w:sz="0" w:space="0" w:color="auto"/>
        <w:bottom w:val="none" w:sz="0" w:space="0" w:color="auto"/>
        <w:right w:val="none" w:sz="0" w:space="0" w:color="auto"/>
      </w:divBdr>
      <w:divsChild>
        <w:div w:id="16464324">
          <w:marLeft w:val="0"/>
          <w:marRight w:val="0"/>
          <w:marTop w:val="0"/>
          <w:marBottom w:val="0"/>
          <w:divBdr>
            <w:top w:val="none" w:sz="0" w:space="0" w:color="auto"/>
            <w:left w:val="none" w:sz="0" w:space="0" w:color="auto"/>
            <w:bottom w:val="none" w:sz="0" w:space="0" w:color="auto"/>
            <w:right w:val="none" w:sz="0" w:space="0" w:color="auto"/>
          </w:divBdr>
          <w:divsChild>
            <w:div w:id="374231065">
              <w:marLeft w:val="0"/>
              <w:marRight w:val="0"/>
              <w:marTop w:val="0"/>
              <w:marBottom w:val="0"/>
              <w:divBdr>
                <w:top w:val="none" w:sz="0" w:space="0" w:color="auto"/>
                <w:left w:val="none" w:sz="0" w:space="0" w:color="auto"/>
                <w:bottom w:val="none" w:sz="0" w:space="0" w:color="auto"/>
                <w:right w:val="none" w:sz="0" w:space="0" w:color="auto"/>
              </w:divBdr>
            </w:div>
            <w:div w:id="570773689">
              <w:marLeft w:val="0"/>
              <w:marRight w:val="0"/>
              <w:marTop w:val="0"/>
              <w:marBottom w:val="0"/>
              <w:divBdr>
                <w:top w:val="none" w:sz="0" w:space="0" w:color="auto"/>
                <w:left w:val="none" w:sz="0" w:space="0" w:color="auto"/>
                <w:bottom w:val="none" w:sz="0" w:space="0" w:color="auto"/>
                <w:right w:val="none" w:sz="0" w:space="0" w:color="auto"/>
              </w:divBdr>
            </w:div>
            <w:div w:id="924651598">
              <w:marLeft w:val="0"/>
              <w:marRight w:val="0"/>
              <w:marTop w:val="0"/>
              <w:marBottom w:val="0"/>
              <w:divBdr>
                <w:top w:val="none" w:sz="0" w:space="0" w:color="auto"/>
                <w:left w:val="none" w:sz="0" w:space="0" w:color="auto"/>
                <w:bottom w:val="none" w:sz="0" w:space="0" w:color="auto"/>
                <w:right w:val="none" w:sz="0" w:space="0" w:color="auto"/>
              </w:divBdr>
            </w:div>
            <w:div w:id="1586380589">
              <w:marLeft w:val="0"/>
              <w:marRight w:val="0"/>
              <w:marTop w:val="0"/>
              <w:marBottom w:val="0"/>
              <w:divBdr>
                <w:top w:val="none" w:sz="0" w:space="0" w:color="auto"/>
                <w:left w:val="none" w:sz="0" w:space="0" w:color="auto"/>
                <w:bottom w:val="none" w:sz="0" w:space="0" w:color="auto"/>
                <w:right w:val="none" w:sz="0" w:space="0" w:color="auto"/>
              </w:divBdr>
            </w:div>
            <w:div w:id="1832596797">
              <w:marLeft w:val="0"/>
              <w:marRight w:val="0"/>
              <w:marTop w:val="0"/>
              <w:marBottom w:val="0"/>
              <w:divBdr>
                <w:top w:val="none" w:sz="0" w:space="0" w:color="auto"/>
                <w:left w:val="none" w:sz="0" w:space="0" w:color="auto"/>
                <w:bottom w:val="none" w:sz="0" w:space="0" w:color="auto"/>
                <w:right w:val="none" w:sz="0" w:space="0" w:color="auto"/>
              </w:divBdr>
            </w:div>
            <w:div w:id="214179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549129">
      <w:bodyDiv w:val="1"/>
      <w:marLeft w:val="0"/>
      <w:marRight w:val="0"/>
      <w:marTop w:val="0"/>
      <w:marBottom w:val="0"/>
      <w:divBdr>
        <w:top w:val="none" w:sz="0" w:space="0" w:color="auto"/>
        <w:left w:val="none" w:sz="0" w:space="0" w:color="auto"/>
        <w:bottom w:val="none" w:sz="0" w:space="0" w:color="auto"/>
        <w:right w:val="none" w:sz="0" w:space="0" w:color="auto"/>
      </w:divBdr>
    </w:div>
    <w:div w:id="807741427">
      <w:bodyDiv w:val="1"/>
      <w:marLeft w:val="0"/>
      <w:marRight w:val="0"/>
      <w:marTop w:val="0"/>
      <w:marBottom w:val="0"/>
      <w:divBdr>
        <w:top w:val="none" w:sz="0" w:space="0" w:color="auto"/>
        <w:left w:val="none" w:sz="0" w:space="0" w:color="auto"/>
        <w:bottom w:val="none" w:sz="0" w:space="0" w:color="auto"/>
        <w:right w:val="none" w:sz="0" w:space="0" w:color="auto"/>
      </w:divBdr>
    </w:div>
    <w:div w:id="807747795">
      <w:bodyDiv w:val="1"/>
      <w:marLeft w:val="0"/>
      <w:marRight w:val="0"/>
      <w:marTop w:val="0"/>
      <w:marBottom w:val="0"/>
      <w:divBdr>
        <w:top w:val="none" w:sz="0" w:space="0" w:color="auto"/>
        <w:left w:val="none" w:sz="0" w:space="0" w:color="auto"/>
        <w:bottom w:val="none" w:sz="0" w:space="0" w:color="auto"/>
        <w:right w:val="none" w:sz="0" w:space="0" w:color="auto"/>
      </w:divBdr>
      <w:divsChild>
        <w:div w:id="244144182">
          <w:marLeft w:val="1166"/>
          <w:marRight w:val="0"/>
          <w:marTop w:val="134"/>
          <w:marBottom w:val="0"/>
          <w:divBdr>
            <w:top w:val="none" w:sz="0" w:space="0" w:color="auto"/>
            <w:left w:val="none" w:sz="0" w:space="0" w:color="auto"/>
            <w:bottom w:val="none" w:sz="0" w:space="0" w:color="auto"/>
            <w:right w:val="none" w:sz="0" w:space="0" w:color="auto"/>
          </w:divBdr>
        </w:div>
        <w:div w:id="409238028">
          <w:marLeft w:val="547"/>
          <w:marRight w:val="0"/>
          <w:marTop w:val="154"/>
          <w:marBottom w:val="0"/>
          <w:divBdr>
            <w:top w:val="none" w:sz="0" w:space="0" w:color="auto"/>
            <w:left w:val="none" w:sz="0" w:space="0" w:color="auto"/>
            <w:bottom w:val="none" w:sz="0" w:space="0" w:color="auto"/>
            <w:right w:val="none" w:sz="0" w:space="0" w:color="auto"/>
          </w:divBdr>
        </w:div>
        <w:div w:id="1511137732">
          <w:marLeft w:val="1166"/>
          <w:marRight w:val="0"/>
          <w:marTop w:val="134"/>
          <w:marBottom w:val="0"/>
          <w:divBdr>
            <w:top w:val="none" w:sz="0" w:space="0" w:color="auto"/>
            <w:left w:val="none" w:sz="0" w:space="0" w:color="auto"/>
            <w:bottom w:val="none" w:sz="0" w:space="0" w:color="auto"/>
            <w:right w:val="none" w:sz="0" w:space="0" w:color="auto"/>
          </w:divBdr>
        </w:div>
      </w:divsChild>
    </w:div>
    <w:div w:id="807939853">
      <w:bodyDiv w:val="1"/>
      <w:marLeft w:val="0"/>
      <w:marRight w:val="0"/>
      <w:marTop w:val="0"/>
      <w:marBottom w:val="0"/>
      <w:divBdr>
        <w:top w:val="none" w:sz="0" w:space="0" w:color="auto"/>
        <w:left w:val="none" w:sz="0" w:space="0" w:color="auto"/>
        <w:bottom w:val="none" w:sz="0" w:space="0" w:color="auto"/>
        <w:right w:val="none" w:sz="0" w:space="0" w:color="auto"/>
      </w:divBdr>
    </w:div>
    <w:div w:id="808131032">
      <w:bodyDiv w:val="1"/>
      <w:marLeft w:val="0"/>
      <w:marRight w:val="0"/>
      <w:marTop w:val="0"/>
      <w:marBottom w:val="0"/>
      <w:divBdr>
        <w:top w:val="none" w:sz="0" w:space="0" w:color="auto"/>
        <w:left w:val="none" w:sz="0" w:space="0" w:color="auto"/>
        <w:bottom w:val="none" w:sz="0" w:space="0" w:color="auto"/>
        <w:right w:val="none" w:sz="0" w:space="0" w:color="auto"/>
      </w:divBdr>
    </w:div>
    <w:div w:id="808790460">
      <w:bodyDiv w:val="1"/>
      <w:marLeft w:val="0"/>
      <w:marRight w:val="0"/>
      <w:marTop w:val="0"/>
      <w:marBottom w:val="0"/>
      <w:divBdr>
        <w:top w:val="none" w:sz="0" w:space="0" w:color="auto"/>
        <w:left w:val="none" w:sz="0" w:space="0" w:color="auto"/>
        <w:bottom w:val="none" w:sz="0" w:space="0" w:color="auto"/>
        <w:right w:val="none" w:sz="0" w:space="0" w:color="auto"/>
      </w:divBdr>
    </w:div>
    <w:div w:id="809134194">
      <w:bodyDiv w:val="1"/>
      <w:marLeft w:val="0"/>
      <w:marRight w:val="0"/>
      <w:marTop w:val="0"/>
      <w:marBottom w:val="0"/>
      <w:divBdr>
        <w:top w:val="none" w:sz="0" w:space="0" w:color="auto"/>
        <w:left w:val="none" w:sz="0" w:space="0" w:color="auto"/>
        <w:bottom w:val="none" w:sz="0" w:space="0" w:color="auto"/>
        <w:right w:val="none" w:sz="0" w:space="0" w:color="auto"/>
      </w:divBdr>
    </w:div>
    <w:div w:id="809598270">
      <w:bodyDiv w:val="1"/>
      <w:marLeft w:val="0"/>
      <w:marRight w:val="0"/>
      <w:marTop w:val="0"/>
      <w:marBottom w:val="0"/>
      <w:divBdr>
        <w:top w:val="none" w:sz="0" w:space="0" w:color="auto"/>
        <w:left w:val="none" w:sz="0" w:space="0" w:color="auto"/>
        <w:bottom w:val="none" w:sz="0" w:space="0" w:color="auto"/>
        <w:right w:val="none" w:sz="0" w:space="0" w:color="auto"/>
      </w:divBdr>
      <w:divsChild>
        <w:div w:id="599411440">
          <w:marLeft w:val="1166"/>
          <w:marRight w:val="0"/>
          <w:marTop w:val="125"/>
          <w:marBottom w:val="0"/>
          <w:divBdr>
            <w:top w:val="none" w:sz="0" w:space="0" w:color="auto"/>
            <w:left w:val="none" w:sz="0" w:space="0" w:color="auto"/>
            <w:bottom w:val="none" w:sz="0" w:space="0" w:color="auto"/>
            <w:right w:val="none" w:sz="0" w:space="0" w:color="auto"/>
          </w:divBdr>
        </w:div>
        <w:div w:id="704408794">
          <w:marLeft w:val="547"/>
          <w:marRight w:val="0"/>
          <w:marTop w:val="144"/>
          <w:marBottom w:val="0"/>
          <w:divBdr>
            <w:top w:val="none" w:sz="0" w:space="0" w:color="auto"/>
            <w:left w:val="none" w:sz="0" w:space="0" w:color="auto"/>
            <w:bottom w:val="none" w:sz="0" w:space="0" w:color="auto"/>
            <w:right w:val="none" w:sz="0" w:space="0" w:color="auto"/>
          </w:divBdr>
        </w:div>
        <w:div w:id="913971745">
          <w:marLeft w:val="547"/>
          <w:marRight w:val="0"/>
          <w:marTop w:val="144"/>
          <w:marBottom w:val="0"/>
          <w:divBdr>
            <w:top w:val="none" w:sz="0" w:space="0" w:color="auto"/>
            <w:left w:val="none" w:sz="0" w:space="0" w:color="auto"/>
            <w:bottom w:val="none" w:sz="0" w:space="0" w:color="auto"/>
            <w:right w:val="none" w:sz="0" w:space="0" w:color="auto"/>
          </w:divBdr>
        </w:div>
        <w:div w:id="1972906508">
          <w:marLeft w:val="1166"/>
          <w:marRight w:val="0"/>
          <w:marTop w:val="125"/>
          <w:marBottom w:val="0"/>
          <w:divBdr>
            <w:top w:val="none" w:sz="0" w:space="0" w:color="auto"/>
            <w:left w:val="none" w:sz="0" w:space="0" w:color="auto"/>
            <w:bottom w:val="none" w:sz="0" w:space="0" w:color="auto"/>
            <w:right w:val="none" w:sz="0" w:space="0" w:color="auto"/>
          </w:divBdr>
        </w:div>
      </w:divsChild>
    </w:div>
    <w:div w:id="809901408">
      <w:bodyDiv w:val="1"/>
      <w:marLeft w:val="0"/>
      <w:marRight w:val="0"/>
      <w:marTop w:val="0"/>
      <w:marBottom w:val="0"/>
      <w:divBdr>
        <w:top w:val="none" w:sz="0" w:space="0" w:color="auto"/>
        <w:left w:val="none" w:sz="0" w:space="0" w:color="auto"/>
        <w:bottom w:val="none" w:sz="0" w:space="0" w:color="auto"/>
        <w:right w:val="none" w:sz="0" w:space="0" w:color="auto"/>
      </w:divBdr>
    </w:div>
    <w:div w:id="809906846">
      <w:bodyDiv w:val="1"/>
      <w:marLeft w:val="0"/>
      <w:marRight w:val="0"/>
      <w:marTop w:val="0"/>
      <w:marBottom w:val="0"/>
      <w:divBdr>
        <w:top w:val="none" w:sz="0" w:space="0" w:color="auto"/>
        <w:left w:val="none" w:sz="0" w:space="0" w:color="auto"/>
        <w:bottom w:val="none" w:sz="0" w:space="0" w:color="auto"/>
        <w:right w:val="none" w:sz="0" w:space="0" w:color="auto"/>
      </w:divBdr>
    </w:div>
    <w:div w:id="810287909">
      <w:bodyDiv w:val="1"/>
      <w:marLeft w:val="0"/>
      <w:marRight w:val="0"/>
      <w:marTop w:val="0"/>
      <w:marBottom w:val="0"/>
      <w:divBdr>
        <w:top w:val="none" w:sz="0" w:space="0" w:color="auto"/>
        <w:left w:val="none" w:sz="0" w:space="0" w:color="auto"/>
        <w:bottom w:val="none" w:sz="0" w:space="0" w:color="auto"/>
        <w:right w:val="none" w:sz="0" w:space="0" w:color="auto"/>
      </w:divBdr>
    </w:div>
    <w:div w:id="810563237">
      <w:bodyDiv w:val="1"/>
      <w:marLeft w:val="0"/>
      <w:marRight w:val="0"/>
      <w:marTop w:val="0"/>
      <w:marBottom w:val="0"/>
      <w:divBdr>
        <w:top w:val="none" w:sz="0" w:space="0" w:color="auto"/>
        <w:left w:val="none" w:sz="0" w:space="0" w:color="auto"/>
        <w:bottom w:val="none" w:sz="0" w:space="0" w:color="auto"/>
        <w:right w:val="none" w:sz="0" w:space="0" w:color="auto"/>
      </w:divBdr>
    </w:div>
    <w:div w:id="815099816">
      <w:bodyDiv w:val="1"/>
      <w:marLeft w:val="0"/>
      <w:marRight w:val="0"/>
      <w:marTop w:val="0"/>
      <w:marBottom w:val="0"/>
      <w:divBdr>
        <w:top w:val="none" w:sz="0" w:space="0" w:color="auto"/>
        <w:left w:val="none" w:sz="0" w:space="0" w:color="auto"/>
        <w:bottom w:val="none" w:sz="0" w:space="0" w:color="auto"/>
        <w:right w:val="none" w:sz="0" w:space="0" w:color="auto"/>
      </w:divBdr>
    </w:div>
    <w:div w:id="815219918">
      <w:bodyDiv w:val="1"/>
      <w:marLeft w:val="0"/>
      <w:marRight w:val="0"/>
      <w:marTop w:val="0"/>
      <w:marBottom w:val="0"/>
      <w:divBdr>
        <w:top w:val="none" w:sz="0" w:space="0" w:color="auto"/>
        <w:left w:val="none" w:sz="0" w:space="0" w:color="auto"/>
        <w:bottom w:val="none" w:sz="0" w:space="0" w:color="auto"/>
        <w:right w:val="none" w:sz="0" w:space="0" w:color="auto"/>
      </w:divBdr>
    </w:div>
    <w:div w:id="816142489">
      <w:bodyDiv w:val="1"/>
      <w:marLeft w:val="0"/>
      <w:marRight w:val="0"/>
      <w:marTop w:val="0"/>
      <w:marBottom w:val="0"/>
      <w:divBdr>
        <w:top w:val="none" w:sz="0" w:space="0" w:color="auto"/>
        <w:left w:val="none" w:sz="0" w:space="0" w:color="auto"/>
        <w:bottom w:val="none" w:sz="0" w:space="0" w:color="auto"/>
        <w:right w:val="none" w:sz="0" w:space="0" w:color="auto"/>
      </w:divBdr>
    </w:div>
    <w:div w:id="817040480">
      <w:bodyDiv w:val="1"/>
      <w:marLeft w:val="0"/>
      <w:marRight w:val="0"/>
      <w:marTop w:val="0"/>
      <w:marBottom w:val="0"/>
      <w:divBdr>
        <w:top w:val="none" w:sz="0" w:space="0" w:color="auto"/>
        <w:left w:val="none" w:sz="0" w:space="0" w:color="auto"/>
        <w:bottom w:val="none" w:sz="0" w:space="0" w:color="auto"/>
        <w:right w:val="none" w:sz="0" w:space="0" w:color="auto"/>
      </w:divBdr>
    </w:div>
    <w:div w:id="817065416">
      <w:bodyDiv w:val="1"/>
      <w:marLeft w:val="0"/>
      <w:marRight w:val="0"/>
      <w:marTop w:val="0"/>
      <w:marBottom w:val="0"/>
      <w:divBdr>
        <w:top w:val="none" w:sz="0" w:space="0" w:color="auto"/>
        <w:left w:val="none" w:sz="0" w:space="0" w:color="auto"/>
        <w:bottom w:val="none" w:sz="0" w:space="0" w:color="auto"/>
        <w:right w:val="none" w:sz="0" w:space="0" w:color="auto"/>
      </w:divBdr>
    </w:div>
    <w:div w:id="817301535">
      <w:bodyDiv w:val="1"/>
      <w:marLeft w:val="0"/>
      <w:marRight w:val="0"/>
      <w:marTop w:val="0"/>
      <w:marBottom w:val="0"/>
      <w:divBdr>
        <w:top w:val="none" w:sz="0" w:space="0" w:color="auto"/>
        <w:left w:val="none" w:sz="0" w:space="0" w:color="auto"/>
        <w:bottom w:val="none" w:sz="0" w:space="0" w:color="auto"/>
        <w:right w:val="none" w:sz="0" w:space="0" w:color="auto"/>
      </w:divBdr>
    </w:div>
    <w:div w:id="818422109">
      <w:bodyDiv w:val="1"/>
      <w:marLeft w:val="0"/>
      <w:marRight w:val="0"/>
      <w:marTop w:val="0"/>
      <w:marBottom w:val="0"/>
      <w:divBdr>
        <w:top w:val="none" w:sz="0" w:space="0" w:color="auto"/>
        <w:left w:val="none" w:sz="0" w:space="0" w:color="auto"/>
        <w:bottom w:val="none" w:sz="0" w:space="0" w:color="auto"/>
        <w:right w:val="none" w:sz="0" w:space="0" w:color="auto"/>
      </w:divBdr>
      <w:divsChild>
        <w:div w:id="620042028">
          <w:marLeft w:val="850"/>
          <w:marRight w:val="0"/>
          <w:marTop w:val="77"/>
          <w:marBottom w:val="0"/>
          <w:divBdr>
            <w:top w:val="none" w:sz="0" w:space="0" w:color="auto"/>
            <w:left w:val="none" w:sz="0" w:space="0" w:color="auto"/>
            <w:bottom w:val="none" w:sz="0" w:space="0" w:color="auto"/>
            <w:right w:val="none" w:sz="0" w:space="0" w:color="auto"/>
          </w:divBdr>
        </w:div>
        <w:div w:id="679088133">
          <w:marLeft w:val="432"/>
          <w:marRight w:val="0"/>
          <w:marTop w:val="86"/>
          <w:marBottom w:val="0"/>
          <w:divBdr>
            <w:top w:val="none" w:sz="0" w:space="0" w:color="auto"/>
            <w:left w:val="none" w:sz="0" w:space="0" w:color="auto"/>
            <w:bottom w:val="none" w:sz="0" w:space="0" w:color="auto"/>
            <w:right w:val="none" w:sz="0" w:space="0" w:color="auto"/>
          </w:divBdr>
        </w:div>
        <w:div w:id="867716627">
          <w:marLeft w:val="850"/>
          <w:marRight w:val="0"/>
          <w:marTop w:val="77"/>
          <w:marBottom w:val="0"/>
          <w:divBdr>
            <w:top w:val="none" w:sz="0" w:space="0" w:color="auto"/>
            <w:left w:val="none" w:sz="0" w:space="0" w:color="auto"/>
            <w:bottom w:val="none" w:sz="0" w:space="0" w:color="auto"/>
            <w:right w:val="none" w:sz="0" w:space="0" w:color="auto"/>
          </w:divBdr>
        </w:div>
        <w:div w:id="968128710">
          <w:marLeft w:val="432"/>
          <w:marRight w:val="0"/>
          <w:marTop w:val="86"/>
          <w:marBottom w:val="0"/>
          <w:divBdr>
            <w:top w:val="none" w:sz="0" w:space="0" w:color="auto"/>
            <w:left w:val="none" w:sz="0" w:space="0" w:color="auto"/>
            <w:bottom w:val="none" w:sz="0" w:space="0" w:color="auto"/>
            <w:right w:val="none" w:sz="0" w:space="0" w:color="auto"/>
          </w:divBdr>
        </w:div>
        <w:div w:id="1251543519">
          <w:marLeft w:val="850"/>
          <w:marRight w:val="0"/>
          <w:marTop w:val="77"/>
          <w:marBottom w:val="0"/>
          <w:divBdr>
            <w:top w:val="none" w:sz="0" w:space="0" w:color="auto"/>
            <w:left w:val="none" w:sz="0" w:space="0" w:color="auto"/>
            <w:bottom w:val="none" w:sz="0" w:space="0" w:color="auto"/>
            <w:right w:val="none" w:sz="0" w:space="0" w:color="auto"/>
          </w:divBdr>
        </w:div>
        <w:div w:id="1440875579">
          <w:marLeft w:val="850"/>
          <w:marRight w:val="0"/>
          <w:marTop w:val="77"/>
          <w:marBottom w:val="0"/>
          <w:divBdr>
            <w:top w:val="none" w:sz="0" w:space="0" w:color="auto"/>
            <w:left w:val="none" w:sz="0" w:space="0" w:color="auto"/>
            <w:bottom w:val="none" w:sz="0" w:space="0" w:color="auto"/>
            <w:right w:val="none" w:sz="0" w:space="0" w:color="auto"/>
          </w:divBdr>
        </w:div>
        <w:div w:id="1746875987">
          <w:marLeft w:val="850"/>
          <w:marRight w:val="0"/>
          <w:marTop w:val="77"/>
          <w:marBottom w:val="0"/>
          <w:divBdr>
            <w:top w:val="none" w:sz="0" w:space="0" w:color="auto"/>
            <w:left w:val="none" w:sz="0" w:space="0" w:color="auto"/>
            <w:bottom w:val="none" w:sz="0" w:space="0" w:color="auto"/>
            <w:right w:val="none" w:sz="0" w:space="0" w:color="auto"/>
          </w:divBdr>
        </w:div>
        <w:div w:id="1786073474">
          <w:marLeft w:val="850"/>
          <w:marRight w:val="0"/>
          <w:marTop w:val="77"/>
          <w:marBottom w:val="0"/>
          <w:divBdr>
            <w:top w:val="none" w:sz="0" w:space="0" w:color="auto"/>
            <w:left w:val="none" w:sz="0" w:space="0" w:color="auto"/>
            <w:bottom w:val="none" w:sz="0" w:space="0" w:color="auto"/>
            <w:right w:val="none" w:sz="0" w:space="0" w:color="auto"/>
          </w:divBdr>
        </w:div>
        <w:div w:id="1982610982">
          <w:marLeft w:val="432"/>
          <w:marRight w:val="0"/>
          <w:marTop w:val="86"/>
          <w:marBottom w:val="0"/>
          <w:divBdr>
            <w:top w:val="none" w:sz="0" w:space="0" w:color="auto"/>
            <w:left w:val="none" w:sz="0" w:space="0" w:color="auto"/>
            <w:bottom w:val="none" w:sz="0" w:space="0" w:color="auto"/>
            <w:right w:val="none" w:sz="0" w:space="0" w:color="auto"/>
          </w:divBdr>
        </w:div>
        <w:div w:id="2139882431">
          <w:marLeft w:val="850"/>
          <w:marRight w:val="0"/>
          <w:marTop w:val="77"/>
          <w:marBottom w:val="0"/>
          <w:divBdr>
            <w:top w:val="none" w:sz="0" w:space="0" w:color="auto"/>
            <w:left w:val="none" w:sz="0" w:space="0" w:color="auto"/>
            <w:bottom w:val="none" w:sz="0" w:space="0" w:color="auto"/>
            <w:right w:val="none" w:sz="0" w:space="0" w:color="auto"/>
          </w:divBdr>
        </w:div>
      </w:divsChild>
    </w:div>
    <w:div w:id="818887283">
      <w:bodyDiv w:val="1"/>
      <w:marLeft w:val="0"/>
      <w:marRight w:val="0"/>
      <w:marTop w:val="0"/>
      <w:marBottom w:val="0"/>
      <w:divBdr>
        <w:top w:val="none" w:sz="0" w:space="0" w:color="auto"/>
        <w:left w:val="none" w:sz="0" w:space="0" w:color="auto"/>
        <w:bottom w:val="none" w:sz="0" w:space="0" w:color="auto"/>
        <w:right w:val="none" w:sz="0" w:space="0" w:color="auto"/>
      </w:divBdr>
    </w:div>
    <w:div w:id="821504157">
      <w:bodyDiv w:val="1"/>
      <w:marLeft w:val="0"/>
      <w:marRight w:val="0"/>
      <w:marTop w:val="0"/>
      <w:marBottom w:val="0"/>
      <w:divBdr>
        <w:top w:val="none" w:sz="0" w:space="0" w:color="auto"/>
        <w:left w:val="none" w:sz="0" w:space="0" w:color="auto"/>
        <w:bottom w:val="none" w:sz="0" w:space="0" w:color="auto"/>
        <w:right w:val="none" w:sz="0" w:space="0" w:color="auto"/>
      </w:divBdr>
      <w:divsChild>
        <w:div w:id="102923714">
          <w:marLeft w:val="1166"/>
          <w:marRight w:val="0"/>
          <w:marTop w:val="106"/>
          <w:marBottom w:val="0"/>
          <w:divBdr>
            <w:top w:val="none" w:sz="0" w:space="0" w:color="auto"/>
            <w:left w:val="none" w:sz="0" w:space="0" w:color="auto"/>
            <w:bottom w:val="none" w:sz="0" w:space="0" w:color="auto"/>
            <w:right w:val="none" w:sz="0" w:space="0" w:color="auto"/>
          </w:divBdr>
        </w:div>
        <w:div w:id="369763154">
          <w:marLeft w:val="1166"/>
          <w:marRight w:val="0"/>
          <w:marTop w:val="106"/>
          <w:marBottom w:val="0"/>
          <w:divBdr>
            <w:top w:val="none" w:sz="0" w:space="0" w:color="auto"/>
            <w:left w:val="none" w:sz="0" w:space="0" w:color="auto"/>
            <w:bottom w:val="none" w:sz="0" w:space="0" w:color="auto"/>
            <w:right w:val="none" w:sz="0" w:space="0" w:color="auto"/>
          </w:divBdr>
        </w:div>
        <w:div w:id="511182520">
          <w:marLeft w:val="1166"/>
          <w:marRight w:val="0"/>
          <w:marTop w:val="106"/>
          <w:marBottom w:val="0"/>
          <w:divBdr>
            <w:top w:val="none" w:sz="0" w:space="0" w:color="auto"/>
            <w:left w:val="none" w:sz="0" w:space="0" w:color="auto"/>
            <w:bottom w:val="none" w:sz="0" w:space="0" w:color="auto"/>
            <w:right w:val="none" w:sz="0" w:space="0" w:color="auto"/>
          </w:divBdr>
        </w:div>
        <w:div w:id="553780170">
          <w:marLeft w:val="1800"/>
          <w:marRight w:val="0"/>
          <w:marTop w:val="96"/>
          <w:marBottom w:val="0"/>
          <w:divBdr>
            <w:top w:val="none" w:sz="0" w:space="0" w:color="auto"/>
            <w:left w:val="none" w:sz="0" w:space="0" w:color="auto"/>
            <w:bottom w:val="none" w:sz="0" w:space="0" w:color="auto"/>
            <w:right w:val="none" w:sz="0" w:space="0" w:color="auto"/>
          </w:divBdr>
        </w:div>
        <w:div w:id="637026983">
          <w:marLeft w:val="1800"/>
          <w:marRight w:val="0"/>
          <w:marTop w:val="96"/>
          <w:marBottom w:val="0"/>
          <w:divBdr>
            <w:top w:val="none" w:sz="0" w:space="0" w:color="auto"/>
            <w:left w:val="none" w:sz="0" w:space="0" w:color="auto"/>
            <w:bottom w:val="none" w:sz="0" w:space="0" w:color="auto"/>
            <w:right w:val="none" w:sz="0" w:space="0" w:color="auto"/>
          </w:divBdr>
        </w:div>
        <w:div w:id="1009792922">
          <w:marLeft w:val="1166"/>
          <w:marRight w:val="0"/>
          <w:marTop w:val="106"/>
          <w:marBottom w:val="0"/>
          <w:divBdr>
            <w:top w:val="none" w:sz="0" w:space="0" w:color="auto"/>
            <w:left w:val="none" w:sz="0" w:space="0" w:color="auto"/>
            <w:bottom w:val="none" w:sz="0" w:space="0" w:color="auto"/>
            <w:right w:val="none" w:sz="0" w:space="0" w:color="auto"/>
          </w:divBdr>
        </w:div>
        <w:div w:id="1044793019">
          <w:marLeft w:val="1800"/>
          <w:marRight w:val="0"/>
          <w:marTop w:val="96"/>
          <w:marBottom w:val="0"/>
          <w:divBdr>
            <w:top w:val="none" w:sz="0" w:space="0" w:color="auto"/>
            <w:left w:val="none" w:sz="0" w:space="0" w:color="auto"/>
            <w:bottom w:val="none" w:sz="0" w:space="0" w:color="auto"/>
            <w:right w:val="none" w:sz="0" w:space="0" w:color="auto"/>
          </w:divBdr>
        </w:div>
        <w:div w:id="1464999771">
          <w:marLeft w:val="1800"/>
          <w:marRight w:val="0"/>
          <w:marTop w:val="96"/>
          <w:marBottom w:val="0"/>
          <w:divBdr>
            <w:top w:val="none" w:sz="0" w:space="0" w:color="auto"/>
            <w:left w:val="none" w:sz="0" w:space="0" w:color="auto"/>
            <w:bottom w:val="none" w:sz="0" w:space="0" w:color="auto"/>
            <w:right w:val="none" w:sz="0" w:space="0" w:color="auto"/>
          </w:divBdr>
        </w:div>
        <w:div w:id="1485273386">
          <w:marLeft w:val="1800"/>
          <w:marRight w:val="0"/>
          <w:marTop w:val="96"/>
          <w:marBottom w:val="0"/>
          <w:divBdr>
            <w:top w:val="none" w:sz="0" w:space="0" w:color="auto"/>
            <w:left w:val="none" w:sz="0" w:space="0" w:color="auto"/>
            <w:bottom w:val="none" w:sz="0" w:space="0" w:color="auto"/>
            <w:right w:val="none" w:sz="0" w:space="0" w:color="auto"/>
          </w:divBdr>
        </w:div>
        <w:div w:id="1667436875">
          <w:marLeft w:val="1800"/>
          <w:marRight w:val="0"/>
          <w:marTop w:val="96"/>
          <w:marBottom w:val="0"/>
          <w:divBdr>
            <w:top w:val="none" w:sz="0" w:space="0" w:color="auto"/>
            <w:left w:val="none" w:sz="0" w:space="0" w:color="auto"/>
            <w:bottom w:val="none" w:sz="0" w:space="0" w:color="auto"/>
            <w:right w:val="none" w:sz="0" w:space="0" w:color="auto"/>
          </w:divBdr>
        </w:div>
        <w:div w:id="1730492106">
          <w:marLeft w:val="547"/>
          <w:marRight w:val="0"/>
          <w:marTop w:val="0"/>
          <w:marBottom w:val="0"/>
          <w:divBdr>
            <w:top w:val="none" w:sz="0" w:space="0" w:color="auto"/>
            <w:left w:val="none" w:sz="0" w:space="0" w:color="auto"/>
            <w:bottom w:val="none" w:sz="0" w:space="0" w:color="auto"/>
            <w:right w:val="none" w:sz="0" w:space="0" w:color="auto"/>
          </w:divBdr>
        </w:div>
        <w:div w:id="1967546713">
          <w:marLeft w:val="1800"/>
          <w:marRight w:val="0"/>
          <w:marTop w:val="96"/>
          <w:marBottom w:val="0"/>
          <w:divBdr>
            <w:top w:val="none" w:sz="0" w:space="0" w:color="auto"/>
            <w:left w:val="none" w:sz="0" w:space="0" w:color="auto"/>
            <w:bottom w:val="none" w:sz="0" w:space="0" w:color="auto"/>
            <w:right w:val="none" w:sz="0" w:space="0" w:color="auto"/>
          </w:divBdr>
        </w:div>
      </w:divsChild>
    </w:div>
    <w:div w:id="821771333">
      <w:bodyDiv w:val="1"/>
      <w:marLeft w:val="0"/>
      <w:marRight w:val="0"/>
      <w:marTop w:val="0"/>
      <w:marBottom w:val="0"/>
      <w:divBdr>
        <w:top w:val="none" w:sz="0" w:space="0" w:color="auto"/>
        <w:left w:val="none" w:sz="0" w:space="0" w:color="auto"/>
        <w:bottom w:val="none" w:sz="0" w:space="0" w:color="auto"/>
        <w:right w:val="none" w:sz="0" w:space="0" w:color="auto"/>
      </w:divBdr>
    </w:div>
    <w:div w:id="823164362">
      <w:bodyDiv w:val="1"/>
      <w:marLeft w:val="0"/>
      <w:marRight w:val="0"/>
      <w:marTop w:val="0"/>
      <w:marBottom w:val="0"/>
      <w:divBdr>
        <w:top w:val="none" w:sz="0" w:space="0" w:color="auto"/>
        <w:left w:val="none" w:sz="0" w:space="0" w:color="auto"/>
        <w:bottom w:val="none" w:sz="0" w:space="0" w:color="auto"/>
        <w:right w:val="none" w:sz="0" w:space="0" w:color="auto"/>
      </w:divBdr>
    </w:div>
    <w:div w:id="824054522">
      <w:bodyDiv w:val="1"/>
      <w:marLeft w:val="0"/>
      <w:marRight w:val="0"/>
      <w:marTop w:val="0"/>
      <w:marBottom w:val="0"/>
      <w:divBdr>
        <w:top w:val="none" w:sz="0" w:space="0" w:color="auto"/>
        <w:left w:val="none" w:sz="0" w:space="0" w:color="auto"/>
        <w:bottom w:val="none" w:sz="0" w:space="0" w:color="auto"/>
        <w:right w:val="none" w:sz="0" w:space="0" w:color="auto"/>
      </w:divBdr>
    </w:div>
    <w:div w:id="824123718">
      <w:bodyDiv w:val="1"/>
      <w:marLeft w:val="0"/>
      <w:marRight w:val="0"/>
      <w:marTop w:val="0"/>
      <w:marBottom w:val="0"/>
      <w:divBdr>
        <w:top w:val="none" w:sz="0" w:space="0" w:color="auto"/>
        <w:left w:val="none" w:sz="0" w:space="0" w:color="auto"/>
        <w:bottom w:val="none" w:sz="0" w:space="0" w:color="auto"/>
        <w:right w:val="none" w:sz="0" w:space="0" w:color="auto"/>
      </w:divBdr>
      <w:divsChild>
        <w:div w:id="140971465">
          <w:marLeft w:val="1166"/>
          <w:marRight w:val="0"/>
          <w:marTop w:val="96"/>
          <w:marBottom w:val="0"/>
          <w:divBdr>
            <w:top w:val="none" w:sz="0" w:space="0" w:color="auto"/>
            <w:left w:val="none" w:sz="0" w:space="0" w:color="auto"/>
            <w:bottom w:val="none" w:sz="0" w:space="0" w:color="auto"/>
            <w:right w:val="none" w:sz="0" w:space="0" w:color="auto"/>
          </w:divBdr>
        </w:div>
        <w:div w:id="279533008">
          <w:marLeft w:val="1800"/>
          <w:marRight w:val="0"/>
          <w:marTop w:val="86"/>
          <w:marBottom w:val="0"/>
          <w:divBdr>
            <w:top w:val="none" w:sz="0" w:space="0" w:color="auto"/>
            <w:left w:val="none" w:sz="0" w:space="0" w:color="auto"/>
            <w:bottom w:val="none" w:sz="0" w:space="0" w:color="auto"/>
            <w:right w:val="none" w:sz="0" w:space="0" w:color="auto"/>
          </w:divBdr>
        </w:div>
        <w:div w:id="376009851">
          <w:marLeft w:val="1166"/>
          <w:marRight w:val="0"/>
          <w:marTop w:val="96"/>
          <w:marBottom w:val="0"/>
          <w:divBdr>
            <w:top w:val="none" w:sz="0" w:space="0" w:color="auto"/>
            <w:left w:val="none" w:sz="0" w:space="0" w:color="auto"/>
            <w:bottom w:val="none" w:sz="0" w:space="0" w:color="auto"/>
            <w:right w:val="none" w:sz="0" w:space="0" w:color="auto"/>
          </w:divBdr>
        </w:div>
        <w:div w:id="686759842">
          <w:marLeft w:val="1166"/>
          <w:marRight w:val="0"/>
          <w:marTop w:val="96"/>
          <w:marBottom w:val="0"/>
          <w:divBdr>
            <w:top w:val="none" w:sz="0" w:space="0" w:color="auto"/>
            <w:left w:val="none" w:sz="0" w:space="0" w:color="auto"/>
            <w:bottom w:val="none" w:sz="0" w:space="0" w:color="auto"/>
            <w:right w:val="none" w:sz="0" w:space="0" w:color="auto"/>
          </w:divBdr>
        </w:div>
        <w:div w:id="1010328350">
          <w:marLeft w:val="1800"/>
          <w:marRight w:val="0"/>
          <w:marTop w:val="86"/>
          <w:marBottom w:val="0"/>
          <w:divBdr>
            <w:top w:val="none" w:sz="0" w:space="0" w:color="auto"/>
            <w:left w:val="none" w:sz="0" w:space="0" w:color="auto"/>
            <w:bottom w:val="none" w:sz="0" w:space="0" w:color="auto"/>
            <w:right w:val="none" w:sz="0" w:space="0" w:color="auto"/>
          </w:divBdr>
        </w:div>
        <w:div w:id="1036589569">
          <w:marLeft w:val="1166"/>
          <w:marRight w:val="0"/>
          <w:marTop w:val="96"/>
          <w:marBottom w:val="0"/>
          <w:divBdr>
            <w:top w:val="none" w:sz="0" w:space="0" w:color="auto"/>
            <w:left w:val="none" w:sz="0" w:space="0" w:color="auto"/>
            <w:bottom w:val="none" w:sz="0" w:space="0" w:color="auto"/>
            <w:right w:val="none" w:sz="0" w:space="0" w:color="auto"/>
          </w:divBdr>
        </w:div>
        <w:div w:id="1138492324">
          <w:marLeft w:val="1800"/>
          <w:marRight w:val="0"/>
          <w:marTop w:val="86"/>
          <w:marBottom w:val="0"/>
          <w:divBdr>
            <w:top w:val="none" w:sz="0" w:space="0" w:color="auto"/>
            <w:left w:val="none" w:sz="0" w:space="0" w:color="auto"/>
            <w:bottom w:val="none" w:sz="0" w:space="0" w:color="auto"/>
            <w:right w:val="none" w:sz="0" w:space="0" w:color="auto"/>
          </w:divBdr>
        </w:div>
        <w:div w:id="1887258891">
          <w:marLeft w:val="1800"/>
          <w:marRight w:val="0"/>
          <w:marTop w:val="86"/>
          <w:marBottom w:val="0"/>
          <w:divBdr>
            <w:top w:val="none" w:sz="0" w:space="0" w:color="auto"/>
            <w:left w:val="none" w:sz="0" w:space="0" w:color="auto"/>
            <w:bottom w:val="none" w:sz="0" w:space="0" w:color="auto"/>
            <w:right w:val="none" w:sz="0" w:space="0" w:color="auto"/>
          </w:divBdr>
        </w:div>
        <w:div w:id="1920747474">
          <w:marLeft w:val="1800"/>
          <w:marRight w:val="0"/>
          <w:marTop w:val="86"/>
          <w:marBottom w:val="0"/>
          <w:divBdr>
            <w:top w:val="none" w:sz="0" w:space="0" w:color="auto"/>
            <w:left w:val="none" w:sz="0" w:space="0" w:color="auto"/>
            <w:bottom w:val="none" w:sz="0" w:space="0" w:color="auto"/>
            <w:right w:val="none" w:sz="0" w:space="0" w:color="auto"/>
          </w:divBdr>
        </w:div>
      </w:divsChild>
    </w:div>
    <w:div w:id="824322954">
      <w:bodyDiv w:val="1"/>
      <w:marLeft w:val="0"/>
      <w:marRight w:val="0"/>
      <w:marTop w:val="0"/>
      <w:marBottom w:val="0"/>
      <w:divBdr>
        <w:top w:val="none" w:sz="0" w:space="0" w:color="auto"/>
        <w:left w:val="none" w:sz="0" w:space="0" w:color="auto"/>
        <w:bottom w:val="none" w:sz="0" w:space="0" w:color="auto"/>
        <w:right w:val="none" w:sz="0" w:space="0" w:color="auto"/>
      </w:divBdr>
      <w:divsChild>
        <w:div w:id="305546644">
          <w:marLeft w:val="547"/>
          <w:marRight w:val="0"/>
          <w:marTop w:val="115"/>
          <w:marBottom w:val="0"/>
          <w:divBdr>
            <w:top w:val="none" w:sz="0" w:space="0" w:color="auto"/>
            <w:left w:val="none" w:sz="0" w:space="0" w:color="auto"/>
            <w:bottom w:val="none" w:sz="0" w:space="0" w:color="auto"/>
            <w:right w:val="none" w:sz="0" w:space="0" w:color="auto"/>
          </w:divBdr>
        </w:div>
        <w:div w:id="856697056">
          <w:marLeft w:val="547"/>
          <w:marRight w:val="0"/>
          <w:marTop w:val="115"/>
          <w:marBottom w:val="0"/>
          <w:divBdr>
            <w:top w:val="none" w:sz="0" w:space="0" w:color="auto"/>
            <w:left w:val="none" w:sz="0" w:space="0" w:color="auto"/>
            <w:bottom w:val="none" w:sz="0" w:space="0" w:color="auto"/>
            <w:right w:val="none" w:sz="0" w:space="0" w:color="auto"/>
          </w:divBdr>
        </w:div>
        <w:div w:id="894311806">
          <w:marLeft w:val="547"/>
          <w:marRight w:val="0"/>
          <w:marTop w:val="115"/>
          <w:marBottom w:val="0"/>
          <w:divBdr>
            <w:top w:val="none" w:sz="0" w:space="0" w:color="auto"/>
            <w:left w:val="none" w:sz="0" w:space="0" w:color="auto"/>
            <w:bottom w:val="none" w:sz="0" w:space="0" w:color="auto"/>
            <w:right w:val="none" w:sz="0" w:space="0" w:color="auto"/>
          </w:divBdr>
        </w:div>
        <w:div w:id="971520353">
          <w:marLeft w:val="547"/>
          <w:marRight w:val="0"/>
          <w:marTop w:val="115"/>
          <w:marBottom w:val="0"/>
          <w:divBdr>
            <w:top w:val="none" w:sz="0" w:space="0" w:color="auto"/>
            <w:left w:val="none" w:sz="0" w:space="0" w:color="auto"/>
            <w:bottom w:val="none" w:sz="0" w:space="0" w:color="auto"/>
            <w:right w:val="none" w:sz="0" w:space="0" w:color="auto"/>
          </w:divBdr>
        </w:div>
        <w:div w:id="1221986041">
          <w:marLeft w:val="1166"/>
          <w:marRight w:val="0"/>
          <w:marTop w:val="96"/>
          <w:marBottom w:val="0"/>
          <w:divBdr>
            <w:top w:val="none" w:sz="0" w:space="0" w:color="auto"/>
            <w:left w:val="none" w:sz="0" w:space="0" w:color="auto"/>
            <w:bottom w:val="none" w:sz="0" w:space="0" w:color="auto"/>
            <w:right w:val="none" w:sz="0" w:space="0" w:color="auto"/>
          </w:divBdr>
        </w:div>
        <w:div w:id="1603302269">
          <w:marLeft w:val="1166"/>
          <w:marRight w:val="0"/>
          <w:marTop w:val="96"/>
          <w:marBottom w:val="0"/>
          <w:divBdr>
            <w:top w:val="none" w:sz="0" w:space="0" w:color="auto"/>
            <w:left w:val="none" w:sz="0" w:space="0" w:color="auto"/>
            <w:bottom w:val="none" w:sz="0" w:space="0" w:color="auto"/>
            <w:right w:val="none" w:sz="0" w:space="0" w:color="auto"/>
          </w:divBdr>
        </w:div>
      </w:divsChild>
    </w:div>
    <w:div w:id="824933342">
      <w:bodyDiv w:val="1"/>
      <w:marLeft w:val="0"/>
      <w:marRight w:val="0"/>
      <w:marTop w:val="0"/>
      <w:marBottom w:val="0"/>
      <w:divBdr>
        <w:top w:val="none" w:sz="0" w:space="0" w:color="auto"/>
        <w:left w:val="none" w:sz="0" w:space="0" w:color="auto"/>
        <w:bottom w:val="none" w:sz="0" w:space="0" w:color="auto"/>
        <w:right w:val="none" w:sz="0" w:space="0" w:color="auto"/>
      </w:divBdr>
    </w:div>
    <w:div w:id="824973137">
      <w:bodyDiv w:val="1"/>
      <w:marLeft w:val="0"/>
      <w:marRight w:val="0"/>
      <w:marTop w:val="0"/>
      <w:marBottom w:val="0"/>
      <w:divBdr>
        <w:top w:val="none" w:sz="0" w:space="0" w:color="auto"/>
        <w:left w:val="none" w:sz="0" w:space="0" w:color="auto"/>
        <w:bottom w:val="none" w:sz="0" w:space="0" w:color="auto"/>
        <w:right w:val="none" w:sz="0" w:space="0" w:color="auto"/>
      </w:divBdr>
    </w:div>
    <w:div w:id="826477358">
      <w:bodyDiv w:val="1"/>
      <w:marLeft w:val="0"/>
      <w:marRight w:val="0"/>
      <w:marTop w:val="0"/>
      <w:marBottom w:val="0"/>
      <w:divBdr>
        <w:top w:val="none" w:sz="0" w:space="0" w:color="auto"/>
        <w:left w:val="none" w:sz="0" w:space="0" w:color="auto"/>
        <w:bottom w:val="none" w:sz="0" w:space="0" w:color="auto"/>
        <w:right w:val="none" w:sz="0" w:space="0" w:color="auto"/>
      </w:divBdr>
      <w:divsChild>
        <w:div w:id="1878396906">
          <w:marLeft w:val="547"/>
          <w:marRight w:val="0"/>
          <w:marTop w:val="134"/>
          <w:marBottom w:val="120"/>
          <w:divBdr>
            <w:top w:val="none" w:sz="0" w:space="0" w:color="auto"/>
            <w:left w:val="none" w:sz="0" w:space="0" w:color="auto"/>
            <w:bottom w:val="none" w:sz="0" w:space="0" w:color="auto"/>
            <w:right w:val="none" w:sz="0" w:space="0" w:color="auto"/>
          </w:divBdr>
        </w:div>
        <w:div w:id="2045445241">
          <w:marLeft w:val="1166"/>
          <w:marRight w:val="0"/>
          <w:marTop w:val="115"/>
          <w:marBottom w:val="120"/>
          <w:divBdr>
            <w:top w:val="none" w:sz="0" w:space="0" w:color="auto"/>
            <w:left w:val="none" w:sz="0" w:space="0" w:color="auto"/>
            <w:bottom w:val="none" w:sz="0" w:space="0" w:color="auto"/>
            <w:right w:val="none" w:sz="0" w:space="0" w:color="auto"/>
          </w:divBdr>
        </w:div>
      </w:divsChild>
    </w:div>
    <w:div w:id="826674029">
      <w:bodyDiv w:val="1"/>
      <w:marLeft w:val="0"/>
      <w:marRight w:val="0"/>
      <w:marTop w:val="0"/>
      <w:marBottom w:val="0"/>
      <w:divBdr>
        <w:top w:val="none" w:sz="0" w:space="0" w:color="auto"/>
        <w:left w:val="none" w:sz="0" w:space="0" w:color="auto"/>
        <w:bottom w:val="none" w:sz="0" w:space="0" w:color="auto"/>
        <w:right w:val="none" w:sz="0" w:space="0" w:color="auto"/>
      </w:divBdr>
    </w:div>
    <w:div w:id="826750151">
      <w:bodyDiv w:val="1"/>
      <w:marLeft w:val="0"/>
      <w:marRight w:val="0"/>
      <w:marTop w:val="0"/>
      <w:marBottom w:val="0"/>
      <w:divBdr>
        <w:top w:val="none" w:sz="0" w:space="0" w:color="auto"/>
        <w:left w:val="none" w:sz="0" w:space="0" w:color="auto"/>
        <w:bottom w:val="none" w:sz="0" w:space="0" w:color="auto"/>
        <w:right w:val="none" w:sz="0" w:space="0" w:color="auto"/>
      </w:divBdr>
      <w:divsChild>
        <w:div w:id="1137338266">
          <w:marLeft w:val="0"/>
          <w:marRight w:val="0"/>
          <w:marTop w:val="0"/>
          <w:marBottom w:val="0"/>
          <w:divBdr>
            <w:top w:val="none" w:sz="0" w:space="0" w:color="auto"/>
            <w:left w:val="none" w:sz="0" w:space="0" w:color="auto"/>
            <w:bottom w:val="none" w:sz="0" w:space="0" w:color="auto"/>
            <w:right w:val="none" w:sz="0" w:space="0" w:color="auto"/>
          </w:divBdr>
          <w:divsChild>
            <w:div w:id="579876226">
              <w:marLeft w:val="0"/>
              <w:marRight w:val="0"/>
              <w:marTop w:val="0"/>
              <w:marBottom w:val="0"/>
              <w:divBdr>
                <w:top w:val="none" w:sz="0" w:space="0" w:color="auto"/>
                <w:left w:val="none" w:sz="0" w:space="0" w:color="auto"/>
                <w:bottom w:val="none" w:sz="0" w:space="0" w:color="auto"/>
                <w:right w:val="none" w:sz="0" w:space="0" w:color="auto"/>
              </w:divBdr>
            </w:div>
            <w:div w:id="1069114840">
              <w:marLeft w:val="0"/>
              <w:marRight w:val="0"/>
              <w:marTop w:val="0"/>
              <w:marBottom w:val="0"/>
              <w:divBdr>
                <w:top w:val="none" w:sz="0" w:space="0" w:color="auto"/>
                <w:left w:val="none" w:sz="0" w:space="0" w:color="auto"/>
                <w:bottom w:val="none" w:sz="0" w:space="0" w:color="auto"/>
                <w:right w:val="none" w:sz="0" w:space="0" w:color="auto"/>
              </w:divBdr>
            </w:div>
            <w:div w:id="1498182222">
              <w:marLeft w:val="0"/>
              <w:marRight w:val="0"/>
              <w:marTop w:val="0"/>
              <w:marBottom w:val="0"/>
              <w:divBdr>
                <w:top w:val="none" w:sz="0" w:space="0" w:color="auto"/>
                <w:left w:val="none" w:sz="0" w:space="0" w:color="auto"/>
                <w:bottom w:val="none" w:sz="0" w:space="0" w:color="auto"/>
                <w:right w:val="none" w:sz="0" w:space="0" w:color="auto"/>
              </w:divBdr>
            </w:div>
            <w:div w:id="176340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330510">
      <w:bodyDiv w:val="1"/>
      <w:marLeft w:val="0"/>
      <w:marRight w:val="0"/>
      <w:marTop w:val="0"/>
      <w:marBottom w:val="0"/>
      <w:divBdr>
        <w:top w:val="none" w:sz="0" w:space="0" w:color="auto"/>
        <w:left w:val="none" w:sz="0" w:space="0" w:color="auto"/>
        <w:bottom w:val="none" w:sz="0" w:space="0" w:color="auto"/>
        <w:right w:val="none" w:sz="0" w:space="0" w:color="auto"/>
      </w:divBdr>
    </w:div>
    <w:div w:id="827676997">
      <w:bodyDiv w:val="1"/>
      <w:marLeft w:val="0"/>
      <w:marRight w:val="0"/>
      <w:marTop w:val="0"/>
      <w:marBottom w:val="0"/>
      <w:divBdr>
        <w:top w:val="none" w:sz="0" w:space="0" w:color="auto"/>
        <w:left w:val="none" w:sz="0" w:space="0" w:color="auto"/>
        <w:bottom w:val="none" w:sz="0" w:space="0" w:color="auto"/>
        <w:right w:val="none" w:sz="0" w:space="0" w:color="auto"/>
      </w:divBdr>
    </w:div>
    <w:div w:id="828249180">
      <w:bodyDiv w:val="1"/>
      <w:marLeft w:val="0"/>
      <w:marRight w:val="0"/>
      <w:marTop w:val="0"/>
      <w:marBottom w:val="0"/>
      <w:divBdr>
        <w:top w:val="none" w:sz="0" w:space="0" w:color="auto"/>
        <w:left w:val="none" w:sz="0" w:space="0" w:color="auto"/>
        <w:bottom w:val="none" w:sz="0" w:space="0" w:color="auto"/>
        <w:right w:val="none" w:sz="0" w:space="0" w:color="auto"/>
      </w:divBdr>
    </w:div>
    <w:div w:id="829520187">
      <w:bodyDiv w:val="1"/>
      <w:marLeft w:val="0"/>
      <w:marRight w:val="0"/>
      <w:marTop w:val="0"/>
      <w:marBottom w:val="0"/>
      <w:divBdr>
        <w:top w:val="none" w:sz="0" w:space="0" w:color="auto"/>
        <w:left w:val="none" w:sz="0" w:space="0" w:color="auto"/>
        <w:bottom w:val="none" w:sz="0" w:space="0" w:color="auto"/>
        <w:right w:val="none" w:sz="0" w:space="0" w:color="auto"/>
      </w:divBdr>
    </w:div>
    <w:div w:id="830095239">
      <w:bodyDiv w:val="1"/>
      <w:marLeft w:val="0"/>
      <w:marRight w:val="0"/>
      <w:marTop w:val="0"/>
      <w:marBottom w:val="0"/>
      <w:divBdr>
        <w:top w:val="none" w:sz="0" w:space="0" w:color="auto"/>
        <w:left w:val="none" w:sz="0" w:space="0" w:color="auto"/>
        <w:bottom w:val="none" w:sz="0" w:space="0" w:color="auto"/>
        <w:right w:val="none" w:sz="0" w:space="0" w:color="auto"/>
      </w:divBdr>
    </w:div>
    <w:div w:id="831217973">
      <w:bodyDiv w:val="1"/>
      <w:marLeft w:val="0"/>
      <w:marRight w:val="0"/>
      <w:marTop w:val="0"/>
      <w:marBottom w:val="0"/>
      <w:divBdr>
        <w:top w:val="none" w:sz="0" w:space="0" w:color="auto"/>
        <w:left w:val="none" w:sz="0" w:space="0" w:color="auto"/>
        <w:bottom w:val="none" w:sz="0" w:space="0" w:color="auto"/>
        <w:right w:val="none" w:sz="0" w:space="0" w:color="auto"/>
      </w:divBdr>
      <w:divsChild>
        <w:div w:id="180974507">
          <w:marLeft w:val="1152"/>
          <w:marRight w:val="0"/>
          <w:marTop w:val="0"/>
          <w:marBottom w:val="0"/>
          <w:divBdr>
            <w:top w:val="none" w:sz="0" w:space="0" w:color="auto"/>
            <w:left w:val="none" w:sz="0" w:space="0" w:color="auto"/>
            <w:bottom w:val="none" w:sz="0" w:space="0" w:color="auto"/>
            <w:right w:val="none" w:sz="0" w:space="0" w:color="auto"/>
          </w:divBdr>
        </w:div>
        <w:div w:id="450977627">
          <w:marLeft w:val="432"/>
          <w:marRight w:val="0"/>
          <w:marTop w:val="0"/>
          <w:marBottom w:val="0"/>
          <w:divBdr>
            <w:top w:val="none" w:sz="0" w:space="0" w:color="auto"/>
            <w:left w:val="none" w:sz="0" w:space="0" w:color="auto"/>
            <w:bottom w:val="none" w:sz="0" w:space="0" w:color="auto"/>
            <w:right w:val="none" w:sz="0" w:space="0" w:color="auto"/>
          </w:divBdr>
        </w:div>
        <w:div w:id="846403937">
          <w:marLeft w:val="1872"/>
          <w:marRight w:val="0"/>
          <w:marTop w:val="0"/>
          <w:marBottom w:val="0"/>
          <w:divBdr>
            <w:top w:val="none" w:sz="0" w:space="0" w:color="auto"/>
            <w:left w:val="none" w:sz="0" w:space="0" w:color="auto"/>
            <w:bottom w:val="none" w:sz="0" w:space="0" w:color="auto"/>
            <w:right w:val="none" w:sz="0" w:space="0" w:color="auto"/>
          </w:divBdr>
        </w:div>
        <w:div w:id="1586721861">
          <w:marLeft w:val="1872"/>
          <w:marRight w:val="0"/>
          <w:marTop w:val="0"/>
          <w:marBottom w:val="0"/>
          <w:divBdr>
            <w:top w:val="none" w:sz="0" w:space="0" w:color="auto"/>
            <w:left w:val="none" w:sz="0" w:space="0" w:color="auto"/>
            <w:bottom w:val="none" w:sz="0" w:space="0" w:color="auto"/>
            <w:right w:val="none" w:sz="0" w:space="0" w:color="auto"/>
          </w:divBdr>
        </w:div>
        <w:div w:id="1658610428">
          <w:marLeft w:val="1152"/>
          <w:marRight w:val="0"/>
          <w:marTop w:val="0"/>
          <w:marBottom w:val="0"/>
          <w:divBdr>
            <w:top w:val="none" w:sz="0" w:space="0" w:color="auto"/>
            <w:left w:val="none" w:sz="0" w:space="0" w:color="auto"/>
            <w:bottom w:val="none" w:sz="0" w:space="0" w:color="auto"/>
            <w:right w:val="none" w:sz="0" w:space="0" w:color="auto"/>
          </w:divBdr>
        </w:div>
      </w:divsChild>
    </w:div>
    <w:div w:id="832380848">
      <w:bodyDiv w:val="1"/>
      <w:marLeft w:val="0"/>
      <w:marRight w:val="0"/>
      <w:marTop w:val="0"/>
      <w:marBottom w:val="0"/>
      <w:divBdr>
        <w:top w:val="none" w:sz="0" w:space="0" w:color="auto"/>
        <w:left w:val="none" w:sz="0" w:space="0" w:color="auto"/>
        <w:bottom w:val="none" w:sz="0" w:space="0" w:color="auto"/>
        <w:right w:val="none" w:sz="0" w:space="0" w:color="auto"/>
      </w:divBdr>
    </w:div>
    <w:div w:id="832453913">
      <w:bodyDiv w:val="1"/>
      <w:marLeft w:val="0"/>
      <w:marRight w:val="0"/>
      <w:marTop w:val="0"/>
      <w:marBottom w:val="0"/>
      <w:divBdr>
        <w:top w:val="none" w:sz="0" w:space="0" w:color="auto"/>
        <w:left w:val="none" w:sz="0" w:space="0" w:color="auto"/>
        <w:bottom w:val="none" w:sz="0" w:space="0" w:color="auto"/>
        <w:right w:val="none" w:sz="0" w:space="0" w:color="auto"/>
      </w:divBdr>
    </w:div>
    <w:div w:id="834104190">
      <w:bodyDiv w:val="1"/>
      <w:marLeft w:val="0"/>
      <w:marRight w:val="0"/>
      <w:marTop w:val="0"/>
      <w:marBottom w:val="0"/>
      <w:divBdr>
        <w:top w:val="none" w:sz="0" w:space="0" w:color="auto"/>
        <w:left w:val="none" w:sz="0" w:space="0" w:color="auto"/>
        <w:bottom w:val="none" w:sz="0" w:space="0" w:color="auto"/>
        <w:right w:val="none" w:sz="0" w:space="0" w:color="auto"/>
      </w:divBdr>
    </w:div>
    <w:div w:id="834106639">
      <w:bodyDiv w:val="1"/>
      <w:marLeft w:val="0"/>
      <w:marRight w:val="0"/>
      <w:marTop w:val="0"/>
      <w:marBottom w:val="0"/>
      <w:divBdr>
        <w:top w:val="none" w:sz="0" w:space="0" w:color="auto"/>
        <w:left w:val="none" w:sz="0" w:space="0" w:color="auto"/>
        <w:bottom w:val="none" w:sz="0" w:space="0" w:color="auto"/>
        <w:right w:val="none" w:sz="0" w:space="0" w:color="auto"/>
      </w:divBdr>
    </w:div>
    <w:div w:id="835069150">
      <w:bodyDiv w:val="1"/>
      <w:marLeft w:val="0"/>
      <w:marRight w:val="0"/>
      <w:marTop w:val="0"/>
      <w:marBottom w:val="0"/>
      <w:divBdr>
        <w:top w:val="none" w:sz="0" w:space="0" w:color="auto"/>
        <w:left w:val="none" w:sz="0" w:space="0" w:color="auto"/>
        <w:bottom w:val="none" w:sz="0" w:space="0" w:color="auto"/>
        <w:right w:val="none" w:sz="0" w:space="0" w:color="auto"/>
      </w:divBdr>
    </w:div>
    <w:div w:id="835337727">
      <w:bodyDiv w:val="1"/>
      <w:marLeft w:val="0"/>
      <w:marRight w:val="0"/>
      <w:marTop w:val="0"/>
      <w:marBottom w:val="0"/>
      <w:divBdr>
        <w:top w:val="none" w:sz="0" w:space="0" w:color="auto"/>
        <w:left w:val="none" w:sz="0" w:space="0" w:color="auto"/>
        <w:bottom w:val="none" w:sz="0" w:space="0" w:color="auto"/>
        <w:right w:val="none" w:sz="0" w:space="0" w:color="auto"/>
      </w:divBdr>
      <w:divsChild>
        <w:div w:id="5909062">
          <w:marLeft w:val="0"/>
          <w:marRight w:val="0"/>
          <w:marTop w:val="0"/>
          <w:marBottom w:val="0"/>
          <w:divBdr>
            <w:top w:val="none" w:sz="0" w:space="0" w:color="auto"/>
            <w:left w:val="none" w:sz="0" w:space="0" w:color="auto"/>
            <w:bottom w:val="none" w:sz="0" w:space="0" w:color="auto"/>
            <w:right w:val="none" w:sz="0" w:space="0" w:color="auto"/>
          </w:divBdr>
        </w:div>
        <w:div w:id="21785976">
          <w:marLeft w:val="0"/>
          <w:marRight w:val="0"/>
          <w:marTop w:val="0"/>
          <w:marBottom w:val="0"/>
          <w:divBdr>
            <w:top w:val="none" w:sz="0" w:space="0" w:color="auto"/>
            <w:left w:val="none" w:sz="0" w:space="0" w:color="auto"/>
            <w:bottom w:val="none" w:sz="0" w:space="0" w:color="auto"/>
            <w:right w:val="none" w:sz="0" w:space="0" w:color="auto"/>
          </w:divBdr>
        </w:div>
        <w:div w:id="89743784">
          <w:marLeft w:val="0"/>
          <w:marRight w:val="0"/>
          <w:marTop w:val="0"/>
          <w:marBottom w:val="0"/>
          <w:divBdr>
            <w:top w:val="none" w:sz="0" w:space="0" w:color="auto"/>
            <w:left w:val="none" w:sz="0" w:space="0" w:color="auto"/>
            <w:bottom w:val="none" w:sz="0" w:space="0" w:color="auto"/>
            <w:right w:val="none" w:sz="0" w:space="0" w:color="auto"/>
          </w:divBdr>
        </w:div>
        <w:div w:id="121005343">
          <w:marLeft w:val="0"/>
          <w:marRight w:val="0"/>
          <w:marTop w:val="0"/>
          <w:marBottom w:val="0"/>
          <w:divBdr>
            <w:top w:val="none" w:sz="0" w:space="0" w:color="auto"/>
            <w:left w:val="none" w:sz="0" w:space="0" w:color="auto"/>
            <w:bottom w:val="none" w:sz="0" w:space="0" w:color="auto"/>
            <w:right w:val="none" w:sz="0" w:space="0" w:color="auto"/>
          </w:divBdr>
        </w:div>
        <w:div w:id="137889253">
          <w:marLeft w:val="0"/>
          <w:marRight w:val="0"/>
          <w:marTop w:val="0"/>
          <w:marBottom w:val="0"/>
          <w:divBdr>
            <w:top w:val="none" w:sz="0" w:space="0" w:color="auto"/>
            <w:left w:val="none" w:sz="0" w:space="0" w:color="auto"/>
            <w:bottom w:val="none" w:sz="0" w:space="0" w:color="auto"/>
            <w:right w:val="none" w:sz="0" w:space="0" w:color="auto"/>
          </w:divBdr>
        </w:div>
        <w:div w:id="262155373">
          <w:marLeft w:val="0"/>
          <w:marRight w:val="0"/>
          <w:marTop w:val="0"/>
          <w:marBottom w:val="0"/>
          <w:divBdr>
            <w:top w:val="none" w:sz="0" w:space="0" w:color="auto"/>
            <w:left w:val="none" w:sz="0" w:space="0" w:color="auto"/>
            <w:bottom w:val="none" w:sz="0" w:space="0" w:color="auto"/>
            <w:right w:val="none" w:sz="0" w:space="0" w:color="auto"/>
          </w:divBdr>
        </w:div>
        <w:div w:id="379282122">
          <w:marLeft w:val="0"/>
          <w:marRight w:val="0"/>
          <w:marTop w:val="0"/>
          <w:marBottom w:val="0"/>
          <w:divBdr>
            <w:top w:val="none" w:sz="0" w:space="0" w:color="auto"/>
            <w:left w:val="none" w:sz="0" w:space="0" w:color="auto"/>
            <w:bottom w:val="none" w:sz="0" w:space="0" w:color="auto"/>
            <w:right w:val="none" w:sz="0" w:space="0" w:color="auto"/>
          </w:divBdr>
        </w:div>
        <w:div w:id="499395490">
          <w:marLeft w:val="0"/>
          <w:marRight w:val="0"/>
          <w:marTop w:val="0"/>
          <w:marBottom w:val="0"/>
          <w:divBdr>
            <w:top w:val="none" w:sz="0" w:space="0" w:color="auto"/>
            <w:left w:val="none" w:sz="0" w:space="0" w:color="auto"/>
            <w:bottom w:val="none" w:sz="0" w:space="0" w:color="auto"/>
            <w:right w:val="none" w:sz="0" w:space="0" w:color="auto"/>
          </w:divBdr>
        </w:div>
        <w:div w:id="524750155">
          <w:marLeft w:val="0"/>
          <w:marRight w:val="0"/>
          <w:marTop w:val="0"/>
          <w:marBottom w:val="0"/>
          <w:divBdr>
            <w:top w:val="none" w:sz="0" w:space="0" w:color="auto"/>
            <w:left w:val="none" w:sz="0" w:space="0" w:color="auto"/>
            <w:bottom w:val="none" w:sz="0" w:space="0" w:color="auto"/>
            <w:right w:val="none" w:sz="0" w:space="0" w:color="auto"/>
          </w:divBdr>
        </w:div>
        <w:div w:id="629357488">
          <w:marLeft w:val="0"/>
          <w:marRight w:val="0"/>
          <w:marTop w:val="0"/>
          <w:marBottom w:val="0"/>
          <w:divBdr>
            <w:top w:val="none" w:sz="0" w:space="0" w:color="auto"/>
            <w:left w:val="none" w:sz="0" w:space="0" w:color="auto"/>
            <w:bottom w:val="none" w:sz="0" w:space="0" w:color="auto"/>
            <w:right w:val="none" w:sz="0" w:space="0" w:color="auto"/>
          </w:divBdr>
        </w:div>
        <w:div w:id="703797668">
          <w:marLeft w:val="0"/>
          <w:marRight w:val="0"/>
          <w:marTop w:val="0"/>
          <w:marBottom w:val="0"/>
          <w:divBdr>
            <w:top w:val="none" w:sz="0" w:space="0" w:color="auto"/>
            <w:left w:val="none" w:sz="0" w:space="0" w:color="auto"/>
            <w:bottom w:val="none" w:sz="0" w:space="0" w:color="auto"/>
            <w:right w:val="none" w:sz="0" w:space="0" w:color="auto"/>
          </w:divBdr>
        </w:div>
        <w:div w:id="716783446">
          <w:marLeft w:val="0"/>
          <w:marRight w:val="0"/>
          <w:marTop w:val="0"/>
          <w:marBottom w:val="0"/>
          <w:divBdr>
            <w:top w:val="none" w:sz="0" w:space="0" w:color="auto"/>
            <w:left w:val="none" w:sz="0" w:space="0" w:color="auto"/>
            <w:bottom w:val="none" w:sz="0" w:space="0" w:color="auto"/>
            <w:right w:val="none" w:sz="0" w:space="0" w:color="auto"/>
          </w:divBdr>
        </w:div>
        <w:div w:id="892935064">
          <w:marLeft w:val="0"/>
          <w:marRight w:val="0"/>
          <w:marTop w:val="0"/>
          <w:marBottom w:val="0"/>
          <w:divBdr>
            <w:top w:val="none" w:sz="0" w:space="0" w:color="auto"/>
            <w:left w:val="none" w:sz="0" w:space="0" w:color="auto"/>
            <w:bottom w:val="none" w:sz="0" w:space="0" w:color="auto"/>
            <w:right w:val="none" w:sz="0" w:space="0" w:color="auto"/>
          </w:divBdr>
        </w:div>
        <w:div w:id="910582559">
          <w:marLeft w:val="0"/>
          <w:marRight w:val="0"/>
          <w:marTop w:val="0"/>
          <w:marBottom w:val="0"/>
          <w:divBdr>
            <w:top w:val="none" w:sz="0" w:space="0" w:color="auto"/>
            <w:left w:val="none" w:sz="0" w:space="0" w:color="auto"/>
            <w:bottom w:val="none" w:sz="0" w:space="0" w:color="auto"/>
            <w:right w:val="none" w:sz="0" w:space="0" w:color="auto"/>
          </w:divBdr>
        </w:div>
        <w:div w:id="975451825">
          <w:marLeft w:val="0"/>
          <w:marRight w:val="0"/>
          <w:marTop w:val="0"/>
          <w:marBottom w:val="0"/>
          <w:divBdr>
            <w:top w:val="none" w:sz="0" w:space="0" w:color="auto"/>
            <w:left w:val="none" w:sz="0" w:space="0" w:color="auto"/>
            <w:bottom w:val="none" w:sz="0" w:space="0" w:color="auto"/>
            <w:right w:val="none" w:sz="0" w:space="0" w:color="auto"/>
          </w:divBdr>
        </w:div>
        <w:div w:id="1031688954">
          <w:marLeft w:val="0"/>
          <w:marRight w:val="0"/>
          <w:marTop w:val="0"/>
          <w:marBottom w:val="0"/>
          <w:divBdr>
            <w:top w:val="none" w:sz="0" w:space="0" w:color="auto"/>
            <w:left w:val="none" w:sz="0" w:space="0" w:color="auto"/>
            <w:bottom w:val="none" w:sz="0" w:space="0" w:color="auto"/>
            <w:right w:val="none" w:sz="0" w:space="0" w:color="auto"/>
          </w:divBdr>
        </w:div>
        <w:div w:id="1156073983">
          <w:marLeft w:val="0"/>
          <w:marRight w:val="0"/>
          <w:marTop w:val="0"/>
          <w:marBottom w:val="0"/>
          <w:divBdr>
            <w:top w:val="none" w:sz="0" w:space="0" w:color="auto"/>
            <w:left w:val="none" w:sz="0" w:space="0" w:color="auto"/>
            <w:bottom w:val="none" w:sz="0" w:space="0" w:color="auto"/>
            <w:right w:val="none" w:sz="0" w:space="0" w:color="auto"/>
          </w:divBdr>
        </w:div>
        <w:div w:id="1326396296">
          <w:marLeft w:val="0"/>
          <w:marRight w:val="0"/>
          <w:marTop w:val="0"/>
          <w:marBottom w:val="0"/>
          <w:divBdr>
            <w:top w:val="none" w:sz="0" w:space="0" w:color="auto"/>
            <w:left w:val="none" w:sz="0" w:space="0" w:color="auto"/>
            <w:bottom w:val="none" w:sz="0" w:space="0" w:color="auto"/>
            <w:right w:val="none" w:sz="0" w:space="0" w:color="auto"/>
          </w:divBdr>
        </w:div>
        <w:div w:id="1349024347">
          <w:marLeft w:val="0"/>
          <w:marRight w:val="0"/>
          <w:marTop w:val="0"/>
          <w:marBottom w:val="0"/>
          <w:divBdr>
            <w:top w:val="none" w:sz="0" w:space="0" w:color="auto"/>
            <w:left w:val="none" w:sz="0" w:space="0" w:color="auto"/>
            <w:bottom w:val="none" w:sz="0" w:space="0" w:color="auto"/>
            <w:right w:val="none" w:sz="0" w:space="0" w:color="auto"/>
          </w:divBdr>
        </w:div>
        <w:div w:id="1371226670">
          <w:marLeft w:val="0"/>
          <w:marRight w:val="0"/>
          <w:marTop w:val="0"/>
          <w:marBottom w:val="0"/>
          <w:divBdr>
            <w:top w:val="none" w:sz="0" w:space="0" w:color="auto"/>
            <w:left w:val="none" w:sz="0" w:space="0" w:color="auto"/>
            <w:bottom w:val="none" w:sz="0" w:space="0" w:color="auto"/>
            <w:right w:val="none" w:sz="0" w:space="0" w:color="auto"/>
          </w:divBdr>
        </w:div>
        <w:div w:id="1390349419">
          <w:marLeft w:val="0"/>
          <w:marRight w:val="0"/>
          <w:marTop w:val="0"/>
          <w:marBottom w:val="0"/>
          <w:divBdr>
            <w:top w:val="none" w:sz="0" w:space="0" w:color="auto"/>
            <w:left w:val="none" w:sz="0" w:space="0" w:color="auto"/>
            <w:bottom w:val="none" w:sz="0" w:space="0" w:color="auto"/>
            <w:right w:val="none" w:sz="0" w:space="0" w:color="auto"/>
          </w:divBdr>
        </w:div>
        <w:div w:id="1456288822">
          <w:marLeft w:val="0"/>
          <w:marRight w:val="0"/>
          <w:marTop w:val="0"/>
          <w:marBottom w:val="0"/>
          <w:divBdr>
            <w:top w:val="none" w:sz="0" w:space="0" w:color="auto"/>
            <w:left w:val="none" w:sz="0" w:space="0" w:color="auto"/>
            <w:bottom w:val="none" w:sz="0" w:space="0" w:color="auto"/>
            <w:right w:val="none" w:sz="0" w:space="0" w:color="auto"/>
          </w:divBdr>
        </w:div>
        <w:div w:id="1479415611">
          <w:marLeft w:val="0"/>
          <w:marRight w:val="0"/>
          <w:marTop w:val="0"/>
          <w:marBottom w:val="0"/>
          <w:divBdr>
            <w:top w:val="none" w:sz="0" w:space="0" w:color="auto"/>
            <w:left w:val="none" w:sz="0" w:space="0" w:color="auto"/>
            <w:bottom w:val="none" w:sz="0" w:space="0" w:color="auto"/>
            <w:right w:val="none" w:sz="0" w:space="0" w:color="auto"/>
          </w:divBdr>
        </w:div>
        <w:div w:id="1675112374">
          <w:marLeft w:val="0"/>
          <w:marRight w:val="0"/>
          <w:marTop w:val="0"/>
          <w:marBottom w:val="0"/>
          <w:divBdr>
            <w:top w:val="none" w:sz="0" w:space="0" w:color="auto"/>
            <w:left w:val="none" w:sz="0" w:space="0" w:color="auto"/>
            <w:bottom w:val="none" w:sz="0" w:space="0" w:color="auto"/>
            <w:right w:val="none" w:sz="0" w:space="0" w:color="auto"/>
          </w:divBdr>
        </w:div>
        <w:div w:id="1799251414">
          <w:marLeft w:val="0"/>
          <w:marRight w:val="0"/>
          <w:marTop w:val="0"/>
          <w:marBottom w:val="0"/>
          <w:divBdr>
            <w:top w:val="none" w:sz="0" w:space="0" w:color="auto"/>
            <w:left w:val="none" w:sz="0" w:space="0" w:color="auto"/>
            <w:bottom w:val="none" w:sz="0" w:space="0" w:color="auto"/>
            <w:right w:val="none" w:sz="0" w:space="0" w:color="auto"/>
          </w:divBdr>
        </w:div>
        <w:div w:id="1832212666">
          <w:marLeft w:val="0"/>
          <w:marRight w:val="0"/>
          <w:marTop w:val="0"/>
          <w:marBottom w:val="0"/>
          <w:divBdr>
            <w:top w:val="none" w:sz="0" w:space="0" w:color="auto"/>
            <w:left w:val="none" w:sz="0" w:space="0" w:color="auto"/>
            <w:bottom w:val="none" w:sz="0" w:space="0" w:color="auto"/>
            <w:right w:val="none" w:sz="0" w:space="0" w:color="auto"/>
          </w:divBdr>
        </w:div>
        <w:div w:id="1906723354">
          <w:marLeft w:val="0"/>
          <w:marRight w:val="0"/>
          <w:marTop w:val="0"/>
          <w:marBottom w:val="0"/>
          <w:divBdr>
            <w:top w:val="none" w:sz="0" w:space="0" w:color="auto"/>
            <w:left w:val="none" w:sz="0" w:space="0" w:color="auto"/>
            <w:bottom w:val="none" w:sz="0" w:space="0" w:color="auto"/>
            <w:right w:val="none" w:sz="0" w:space="0" w:color="auto"/>
          </w:divBdr>
        </w:div>
        <w:div w:id="1926183975">
          <w:marLeft w:val="0"/>
          <w:marRight w:val="0"/>
          <w:marTop w:val="0"/>
          <w:marBottom w:val="0"/>
          <w:divBdr>
            <w:top w:val="none" w:sz="0" w:space="0" w:color="auto"/>
            <w:left w:val="none" w:sz="0" w:space="0" w:color="auto"/>
            <w:bottom w:val="none" w:sz="0" w:space="0" w:color="auto"/>
            <w:right w:val="none" w:sz="0" w:space="0" w:color="auto"/>
          </w:divBdr>
        </w:div>
        <w:div w:id="1938097185">
          <w:marLeft w:val="0"/>
          <w:marRight w:val="0"/>
          <w:marTop w:val="0"/>
          <w:marBottom w:val="0"/>
          <w:divBdr>
            <w:top w:val="none" w:sz="0" w:space="0" w:color="auto"/>
            <w:left w:val="none" w:sz="0" w:space="0" w:color="auto"/>
            <w:bottom w:val="none" w:sz="0" w:space="0" w:color="auto"/>
            <w:right w:val="none" w:sz="0" w:space="0" w:color="auto"/>
          </w:divBdr>
        </w:div>
        <w:div w:id="1967927990">
          <w:marLeft w:val="0"/>
          <w:marRight w:val="0"/>
          <w:marTop w:val="0"/>
          <w:marBottom w:val="0"/>
          <w:divBdr>
            <w:top w:val="none" w:sz="0" w:space="0" w:color="auto"/>
            <w:left w:val="none" w:sz="0" w:space="0" w:color="auto"/>
            <w:bottom w:val="none" w:sz="0" w:space="0" w:color="auto"/>
            <w:right w:val="none" w:sz="0" w:space="0" w:color="auto"/>
          </w:divBdr>
        </w:div>
        <w:div w:id="1994677538">
          <w:marLeft w:val="0"/>
          <w:marRight w:val="0"/>
          <w:marTop w:val="0"/>
          <w:marBottom w:val="0"/>
          <w:divBdr>
            <w:top w:val="none" w:sz="0" w:space="0" w:color="auto"/>
            <w:left w:val="none" w:sz="0" w:space="0" w:color="auto"/>
            <w:bottom w:val="none" w:sz="0" w:space="0" w:color="auto"/>
            <w:right w:val="none" w:sz="0" w:space="0" w:color="auto"/>
          </w:divBdr>
        </w:div>
        <w:div w:id="2001616047">
          <w:marLeft w:val="0"/>
          <w:marRight w:val="0"/>
          <w:marTop w:val="0"/>
          <w:marBottom w:val="0"/>
          <w:divBdr>
            <w:top w:val="none" w:sz="0" w:space="0" w:color="auto"/>
            <w:left w:val="none" w:sz="0" w:space="0" w:color="auto"/>
            <w:bottom w:val="none" w:sz="0" w:space="0" w:color="auto"/>
            <w:right w:val="none" w:sz="0" w:space="0" w:color="auto"/>
          </w:divBdr>
        </w:div>
        <w:div w:id="2014454174">
          <w:marLeft w:val="0"/>
          <w:marRight w:val="0"/>
          <w:marTop w:val="0"/>
          <w:marBottom w:val="0"/>
          <w:divBdr>
            <w:top w:val="none" w:sz="0" w:space="0" w:color="auto"/>
            <w:left w:val="none" w:sz="0" w:space="0" w:color="auto"/>
            <w:bottom w:val="none" w:sz="0" w:space="0" w:color="auto"/>
            <w:right w:val="none" w:sz="0" w:space="0" w:color="auto"/>
          </w:divBdr>
        </w:div>
        <w:div w:id="2053995862">
          <w:marLeft w:val="0"/>
          <w:marRight w:val="0"/>
          <w:marTop w:val="0"/>
          <w:marBottom w:val="0"/>
          <w:divBdr>
            <w:top w:val="none" w:sz="0" w:space="0" w:color="auto"/>
            <w:left w:val="none" w:sz="0" w:space="0" w:color="auto"/>
            <w:bottom w:val="none" w:sz="0" w:space="0" w:color="auto"/>
            <w:right w:val="none" w:sz="0" w:space="0" w:color="auto"/>
          </w:divBdr>
        </w:div>
        <w:div w:id="2089962673">
          <w:marLeft w:val="0"/>
          <w:marRight w:val="0"/>
          <w:marTop w:val="0"/>
          <w:marBottom w:val="0"/>
          <w:divBdr>
            <w:top w:val="none" w:sz="0" w:space="0" w:color="auto"/>
            <w:left w:val="none" w:sz="0" w:space="0" w:color="auto"/>
            <w:bottom w:val="none" w:sz="0" w:space="0" w:color="auto"/>
            <w:right w:val="none" w:sz="0" w:space="0" w:color="auto"/>
          </w:divBdr>
        </w:div>
        <w:div w:id="2130977013">
          <w:marLeft w:val="0"/>
          <w:marRight w:val="0"/>
          <w:marTop w:val="0"/>
          <w:marBottom w:val="0"/>
          <w:divBdr>
            <w:top w:val="none" w:sz="0" w:space="0" w:color="auto"/>
            <w:left w:val="none" w:sz="0" w:space="0" w:color="auto"/>
            <w:bottom w:val="none" w:sz="0" w:space="0" w:color="auto"/>
            <w:right w:val="none" w:sz="0" w:space="0" w:color="auto"/>
          </w:divBdr>
        </w:div>
        <w:div w:id="2146391841">
          <w:marLeft w:val="0"/>
          <w:marRight w:val="0"/>
          <w:marTop w:val="0"/>
          <w:marBottom w:val="0"/>
          <w:divBdr>
            <w:top w:val="none" w:sz="0" w:space="0" w:color="auto"/>
            <w:left w:val="none" w:sz="0" w:space="0" w:color="auto"/>
            <w:bottom w:val="none" w:sz="0" w:space="0" w:color="auto"/>
            <w:right w:val="none" w:sz="0" w:space="0" w:color="auto"/>
          </w:divBdr>
        </w:div>
      </w:divsChild>
    </w:div>
    <w:div w:id="835657896">
      <w:bodyDiv w:val="1"/>
      <w:marLeft w:val="0"/>
      <w:marRight w:val="0"/>
      <w:marTop w:val="0"/>
      <w:marBottom w:val="0"/>
      <w:divBdr>
        <w:top w:val="none" w:sz="0" w:space="0" w:color="auto"/>
        <w:left w:val="none" w:sz="0" w:space="0" w:color="auto"/>
        <w:bottom w:val="none" w:sz="0" w:space="0" w:color="auto"/>
        <w:right w:val="none" w:sz="0" w:space="0" w:color="auto"/>
      </w:divBdr>
    </w:div>
    <w:div w:id="836501730">
      <w:bodyDiv w:val="1"/>
      <w:marLeft w:val="0"/>
      <w:marRight w:val="0"/>
      <w:marTop w:val="0"/>
      <w:marBottom w:val="0"/>
      <w:divBdr>
        <w:top w:val="none" w:sz="0" w:space="0" w:color="auto"/>
        <w:left w:val="none" w:sz="0" w:space="0" w:color="auto"/>
        <w:bottom w:val="none" w:sz="0" w:space="0" w:color="auto"/>
        <w:right w:val="none" w:sz="0" w:space="0" w:color="auto"/>
      </w:divBdr>
    </w:div>
    <w:div w:id="836531112">
      <w:bodyDiv w:val="1"/>
      <w:marLeft w:val="0"/>
      <w:marRight w:val="0"/>
      <w:marTop w:val="0"/>
      <w:marBottom w:val="0"/>
      <w:divBdr>
        <w:top w:val="none" w:sz="0" w:space="0" w:color="auto"/>
        <w:left w:val="none" w:sz="0" w:space="0" w:color="auto"/>
        <w:bottom w:val="none" w:sz="0" w:space="0" w:color="auto"/>
        <w:right w:val="none" w:sz="0" w:space="0" w:color="auto"/>
      </w:divBdr>
    </w:div>
    <w:div w:id="836916600">
      <w:bodyDiv w:val="1"/>
      <w:marLeft w:val="0"/>
      <w:marRight w:val="0"/>
      <w:marTop w:val="0"/>
      <w:marBottom w:val="0"/>
      <w:divBdr>
        <w:top w:val="none" w:sz="0" w:space="0" w:color="auto"/>
        <w:left w:val="none" w:sz="0" w:space="0" w:color="auto"/>
        <w:bottom w:val="none" w:sz="0" w:space="0" w:color="auto"/>
        <w:right w:val="none" w:sz="0" w:space="0" w:color="auto"/>
      </w:divBdr>
      <w:divsChild>
        <w:div w:id="466895869">
          <w:marLeft w:val="806"/>
          <w:marRight w:val="0"/>
          <w:marTop w:val="120"/>
          <w:marBottom w:val="0"/>
          <w:divBdr>
            <w:top w:val="none" w:sz="0" w:space="0" w:color="auto"/>
            <w:left w:val="none" w:sz="0" w:space="0" w:color="auto"/>
            <w:bottom w:val="none" w:sz="0" w:space="0" w:color="auto"/>
            <w:right w:val="none" w:sz="0" w:space="0" w:color="auto"/>
          </w:divBdr>
        </w:div>
        <w:div w:id="807631939">
          <w:marLeft w:val="806"/>
          <w:marRight w:val="0"/>
          <w:marTop w:val="120"/>
          <w:marBottom w:val="0"/>
          <w:divBdr>
            <w:top w:val="none" w:sz="0" w:space="0" w:color="auto"/>
            <w:left w:val="none" w:sz="0" w:space="0" w:color="auto"/>
            <w:bottom w:val="none" w:sz="0" w:space="0" w:color="auto"/>
            <w:right w:val="none" w:sz="0" w:space="0" w:color="auto"/>
          </w:divBdr>
        </w:div>
        <w:div w:id="967206560">
          <w:marLeft w:val="806"/>
          <w:marRight w:val="0"/>
          <w:marTop w:val="120"/>
          <w:marBottom w:val="0"/>
          <w:divBdr>
            <w:top w:val="none" w:sz="0" w:space="0" w:color="auto"/>
            <w:left w:val="none" w:sz="0" w:space="0" w:color="auto"/>
            <w:bottom w:val="none" w:sz="0" w:space="0" w:color="auto"/>
            <w:right w:val="none" w:sz="0" w:space="0" w:color="auto"/>
          </w:divBdr>
        </w:div>
        <w:div w:id="1353650457">
          <w:marLeft w:val="274"/>
          <w:marRight w:val="0"/>
          <w:marTop w:val="120"/>
          <w:marBottom w:val="0"/>
          <w:divBdr>
            <w:top w:val="none" w:sz="0" w:space="0" w:color="auto"/>
            <w:left w:val="none" w:sz="0" w:space="0" w:color="auto"/>
            <w:bottom w:val="none" w:sz="0" w:space="0" w:color="auto"/>
            <w:right w:val="none" w:sz="0" w:space="0" w:color="auto"/>
          </w:divBdr>
        </w:div>
      </w:divsChild>
    </w:div>
    <w:div w:id="837159911">
      <w:bodyDiv w:val="1"/>
      <w:marLeft w:val="0"/>
      <w:marRight w:val="0"/>
      <w:marTop w:val="0"/>
      <w:marBottom w:val="0"/>
      <w:divBdr>
        <w:top w:val="none" w:sz="0" w:space="0" w:color="auto"/>
        <w:left w:val="none" w:sz="0" w:space="0" w:color="auto"/>
        <w:bottom w:val="none" w:sz="0" w:space="0" w:color="auto"/>
        <w:right w:val="none" w:sz="0" w:space="0" w:color="auto"/>
      </w:divBdr>
      <w:divsChild>
        <w:div w:id="188221065">
          <w:marLeft w:val="1166"/>
          <w:marRight w:val="0"/>
          <w:marTop w:val="86"/>
          <w:marBottom w:val="0"/>
          <w:divBdr>
            <w:top w:val="none" w:sz="0" w:space="0" w:color="auto"/>
            <w:left w:val="none" w:sz="0" w:space="0" w:color="auto"/>
            <w:bottom w:val="none" w:sz="0" w:space="0" w:color="auto"/>
            <w:right w:val="none" w:sz="0" w:space="0" w:color="auto"/>
          </w:divBdr>
        </w:div>
        <w:div w:id="393242162">
          <w:marLeft w:val="1166"/>
          <w:marRight w:val="0"/>
          <w:marTop w:val="86"/>
          <w:marBottom w:val="0"/>
          <w:divBdr>
            <w:top w:val="none" w:sz="0" w:space="0" w:color="auto"/>
            <w:left w:val="none" w:sz="0" w:space="0" w:color="auto"/>
            <w:bottom w:val="none" w:sz="0" w:space="0" w:color="auto"/>
            <w:right w:val="none" w:sz="0" w:space="0" w:color="auto"/>
          </w:divBdr>
        </w:div>
        <w:div w:id="554780289">
          <w:marLeft w:val="547"/>
          <w:marRight w:val="0"/>
          <w:marTop w:val="106"/>
          <w:marBottom w:val="0"/>
          <w:divBdr>
            <w:top w:val="none" w:sz="0" w:space="0" w:color="auto"/>
            <w:left w:val="none" w:sz="0" w:space="0" w:color="auto"/>
            <w:bottom w:val="none" w:sz="0" w:space="0" w:color="auto"/>
            <w:right w:val="none" w:sz="0" w:space="0" w:color="auto"/>
          </w:divBdr>
        </w:div>
        <w:div w:id="710765609">
          <w:marLeft w:val="1166"/>
          <w:marRight w:val="0"/>
          <w:marTop w:val="86"/>
          <w:marBottom w:val="0"/>
          <w:divBdr>
            <w:top w:val="none" w:sz="0" w:space="0" w:color="auto"/>
            <w:left w:val="none" w:sz="0" w:space="0" w:color="auto"/>
            <w:bottom w:val="none" w:sz="0" w:space="0" w:color="auto"/>
            <w:right w:val="none" w:sz="0" w:space="0" w:color="auto"/>
          </w:divBdr>
        </w:div>
        <w:div w:id="1202865565">
          <w:marLeft w:val="1166"/>
          <w:marRight w:val="0"/>
          <w:marTop w:val="86"/>
          <w:marBottom w:val="0"/>
          <w:divBdr>
            <w:top w:val="none" w:sz="0" w:space="0" w:color="auto"/>
            <w:left w:val="none" w:sz="0" w:space="0" w:color="auto"/>
            <w:bottom w:val="none" w:sz="0" w:space="0" w:color="auto"/>
            <w:right w:val="none" w:sz="0" w:space="0" w:color="auto"/>
          </w:divBdr>
        </w:div>
        <w:div w:id="1229072107">
          <w:marLeft w:val="547"/>
          <w:marRight w:val="0"/>
          <w:marTop w:val="106"/>
          <w:marBottom w:val="0"/>
          <w:divBdr>
            <w:top w:val="none" w:sz="0" w:space="0" w:color="auto"/>
            <w:left w:val="none" w:sz="0" w:space="0" w:color="auto"/>
            <w:bottom w:val="none" w:sz="0" w:space="0" w:color="auto"/>
            <w:right w:val="none" w:sz="0" w:space="0" w:color="auto"/>
          </w:divBdr>
        </w:div>
        <w:div w:id="1519082989">
          <w:marLeft w:val="547"/>
          <w:marRight w:val="0"/>
          <w:marTop w:val="106"/>
          <w:marBottom w:val="0"/>
          <w:divBdr>
            <w:top w:val="none" w:sz="0" w:space="0" w:color="auto"/>
            <w:left w:val="none" w:sz="0" w:space="0" w:color="auto"/>
            <w:bottom w:val="none" w:sz="0" w:space="0" w:color="auto"/>
            <w:right w:val="none" w:sz="0" w:space="0" w:color="auto"/>
          </w:divBdr>
        </w:div>
        <w:div w:id="1650860119">
          <w:marLeft w:val="1800"/>
          <w:marRight w:val="0"/>
          <w:marTop w:val="67"/>
          <w:marBottom w:val="0"/>
          <w:divBdr>
            <w:top w:val="none" w:sz="0" w:space="0" w:color="auto"/>
            <w:left w:val="none" w:sz="0" w:space="0" w:color="auto"/>
            <w:bottom w:val="none" w:sz="0" w:space="0" w:color="auto"/>
            <w:right w:val="none" w:sz="0" w:space="0" w:color="auto"/>
          </w:divBdr>
        </w:div>
        <w:div w:id="1731541164">
          <w:marLeft w:val="1166"/>
          <w:marRight w:val="0"/>
          <w:marTop w:val="86"/>
          <w:marBottom w:val="0"/>
          <w:divBdr>
            <w:top w:val="none" w:sz="0" w:space="0" w:color="auto"/>
            <w:left w:val="none" w:sz="0" w:space="0" w:color="auto"/>
            <w:bottom w:val="none" w:sz="0" w:space="0" w:color="auto"/>
            <w:right w:val="none" w:sz="0" w:space="0" w:color="auto"/>
          </w:divBdr>
        </w:div>
        <w:div w:id="1772892375">
          <w:marLeft w:val="1800"/>
          <w:marRight w:val="0"/>
          <w:marTop w:val="67"/>
          <w:marBottom w:val="0"/>
          <w:divBdr>
            <w:top w:val="none" w:sz="0" w:space="0" w:color="auto"/>
            <w:left w:val="none" w:sz="0" w:space="0" w:color="auto"/>
            <w:bottom w:val="none" w:sz="0" w:space="0" w:color="auto"/>
            <w:right w:val="none" w:sz="0" w:space="0" w:color="auto"/>
          </w:divBdr>
        </w:div>
        <w:div w:id="1857034639">
          <w:marLeft w:val="1166"/>
          <w:marRight w:val="0"/>
          <w:marTop w:val="86"/>
          <w:marBottom w:val="0"/>
          <w:divBdr>
            <w:top w:val="none" w:sz="0" w:space="0" w:color="auto"/>
            <w:left w:val="none" w:sz="0" w:space="0" w:color="auto"/>
            <w:bottom w:val="none" w:sz="0" w:space="0" w:color="auto"/>
            <w:right w:val="none" w:sz="0" w:space="0" w:color="auto"/>
          </w:divBdr>
        </w:div>
        <w:div w:id="1952083649">
          <w:marLeft w:val="1800"/>
          <w:marRight w:val="0"/>
          <w:marTop w:val="67"/>
          <w:marBottom w:val="0"/>
          <w:divBdr>
            <w:top w:val="none" w:sz="0" w:space="0" w:color="auto"/>
            <w:left w:val="none" w:sz="0" w:space="0" w:color="auto"/>
            <w:bottom w:val="none" w:sz="0" w:space="0" w:color="auto"/>
            <w:right w:val="none" w:sz="0" w:space="0" w:color="auto"/>
          </w:divBdr>
        </w:div>
      </w:divsChild>
    </w:div>
    <w:div w:id="837308478">
      <w:bodyDiv w:val="1"/>
      <w:marLeft w:val="0"/>
      <w:marRight w:val="0"/>
      <w:marTop w:val="0"/>
      <w:marBottom w:val="0"/>
      <w:divBdr>
        <w:top w:val="none" w:sz="0" w:space="0" w:color="auto"/>
        <w:left w:val="none" w:sz="0" w:space="0" w:color="auto"/>
        <w:bottom w:val="none" w:sz="0" w:space="0" w:color="auto"/>
        <w:right w:val="none" w:sz="0" w:space="0" w:color="auto"/>
      </w:divBdr>
    </w:div>
    <w:div w:id="837962282">
      <w:bodyDiv w:val="1"/>
      <w:marLeft w:val="0"/>
      <w:marRight w:val="0"/>
      <w:marTop w:val="0"/>
      <w:marBottom w:val="0"/>
      <w:divBdr>
        <w:top w:val="none" w:sz="0" w:space="0" w:color="auto"/>
        <w:left w:val="none" w:sz="0" w:space="0" w:color="auto"/>
        <w:bottom w:val="none" w:sz="0" w:space="0" w:color="auto"/>
        <w:right w:val="none" w:sz="0" w:space="0" w:color="auto"/>
      </w:divBdr>
    </w:div>
    <w:div w:id="838696095">
      <w:bodyDiv w:val="1"/>
      <w:marLeft w:val="0"/>
      <w:marRight w:val="0"/>
      <w:marTop w:val="0"/>
      <w:marBottom w:val="0"/>
      <w:divBdr>
        <w:top w:val="none" w:sz="0" w:space="0" w:color="auto"/>
        <w:left w:val="none" w:sz="0" w:space="0" w:color="auto"/>
        <w:bottom w:val="none" w:sz="0" w:space="0" w:color="auto"/>
        <w:right w:val="none" w:sz="0" w:space="0" w:color="auto"/>
      </w:divBdr>
    </w:div>
    <w:div w:id="839155206">
      <w:bodyDiv w:val="1"/>
      <w:marLeft w:val="0"/>
      <w:marRight w:val="0"/>
      <w:marTop w:val="0"/>
      <w:marBottom w:val="0"/>
      <w:divBdr>
        <w:top w:val="none" w:sz="0" w:space="0" w:color="auto"/>
        <w:left w:val="none" w:sz="0" w:space="0" w:color="auto"/>
        <w:bottom w:val="none" w:sz="0" w:space="0" w:color="auto"/>
        <w:right w:val="none" w:sz="0" w:space="0" w:color="auto"/>
      </w:divBdr>
    </w:div>
    <w:div w:id="839344463">
      <w:bodyDiv w:val="1"/>
      <w:marLeft w:val="0"/>
      <w:marRight w:val="0"/>
      <w:marTop w:val="0"/>
      <w:marBottom w:val="0"/>
      <w:divBdr>
        <w:top w:val="none" w:sz="0" w:space="0" w:color="auto"/>
        <w:left w:val="none" w:sz="0" w:space="0" w:color="auto"/>
        <w:bottom w:val="none" w:sz="0" w:space="0" w:color="auto"/>
        <w:right w:val="none" w:sz="0" w:space="0" w:color="auto"/>
      </w:divBdr>
    </w:div>
    <w:div w:id="842087666">
      <w:bodyDiv w:val="1"/>
      <w:marLeft w:val="0"/>
      <w:marRight w:val="0"/>
      <w:marTop w:val="0"/>
      <w:marBottom w:val="0"/>
      <w:divBdr>
        <w:top w:val="none" w:sz="0" w:space="0" w:color="auto"/>
        <w:left w:val="none" w:sz="0" w:space="0" w:color="auto"/>
        <w:bottom w:val="none" w:sz="0" w:space="0" w:color="auto"/>
        <w:right w:val="none" w:sz="0" w:space="0" w:color="auto"/>
      </w:divBdr>
    </w:div>
    <w:div w:id="842205181">
      <w:bodyDiv w:val="1"/>
      <w:marLeft w:val="0"/>
      <w:marRight w:val="0"/>
      <w:marTop w:val="0"/>
      <w:marBottom w:val="0"/>
      <w:divBdr>
        <w:top w:val="none" w:sz="0" w:space="0" w:color="auto"/>
        <w:left w:val="none" w:sz="0" w:space="0" w:color="auto"/>
        <w:bottom w:val="none" w:sz="0" w:space="0" w:color="auto"/>
        <w:right w:val="none" w:sz="0" w:space="0" w:color="auto"/>
      </w:divBdr>
    </w:div>
    <w:div w:id="843589181">
      <w:bodyDiv w:val="1"/>
      <w:marLeft w:val="0"/>
      <w:marRight w:val="0"/>
      <w:marTop w:val="0"/>
      <w:marBottom w:val="0"/>
      <w:divBdr>
        <w:top w:val="none" w:sz="0" w:space="0" w:color="auto"/>
        <w:left w:val="none" w:sz="0" w:space="0" w:color="auto"/>
        <w:bottom w:val="none" w:sz="0" w:space="0" w:color="auto"/>
        <w:right w:val="none" w:sz="0" w:space="0" w:color="auto"/>
      </w:divBdr>
    </w:div>
    <w:div w:id="844325545">
      <w:bodyDiv w:val="1"/>
      <w:marLeft w:val="0"/>
      <w:marRight w:val="0"/>
      <w:marTop w:val="0"/>
      <w:marBottom w:val="0"/>
      <w:divBdr>
        <w:top w:val="none" w:sz="0" w:space="0" w:color="auto"/>
        <w:left w:val="none" w:sz="0" w:space="0" w:color="auto"/>
        <w:bottom w:val="none" w:sz="0" w:space="0" w:color="auto"/>
        <w:right w:val="none" w:sz="0" w:space="0" w:color="auto"/>
      </w:divBdr>
      <w:divsChild>
        <w:div w:id="180239355">
          <w:marLeft w:val="1166"/>
          <w:marRight w:val="0"/>
          <w:marTop w:val="77"/>
          <w:marBottom w:val="0"/>
          <w:divBdr>
            <w:top w:val="none" w:sz="0" w:space="0" w:color="auto"/>
            <w:left w:val="none" w:sz="0" w:space="0" w:color="auto"/>
            <w:bottom w:val="none" w:sz="0" w:space="0" w:color="auto"/>
            <w:right w:val="none" w:sz="0" w:space="0" w:color="auto"/>
          </w:divBdr>
        </w:div>
        <w:div w:id="262033424">
          <w:marLeft w:val="1166"/>
          <w:marRight w:val="0"/>
          <w:marTop w:val="77"/>
          <w:marBottom w:val="0"/>
          <w:divBdr>
            <w:top w:val="none" w:sz="0" w:space="0" w:color="auto"/>
            <w:left w:val="none" w:sz="0" w:space="0" w:color="auto"/>
            <w:bottom w:val="none" w:sz="0" w:space="0" w:color="auto"/>
            <w:right w:val="none" w:sz="0" w:space="0" w:color="auto"/>
          </w:divBdr>
        </w:div>
        <w:div w:id="545408443">
          <w:marLeft w:val="1166"/>
          <w:marRight w:val="0"/>
          <w:marTop w:val="82"/>
          <w:marBottom w:val="0"/>
          <w:divBdr>
            <w:top w:val="none" w:sz="0" w:space="0" w:color="auto"/>
            <w:left w:val="none" w:sz="0" w:space="0" w:color="auto"/>
            <w:bottom w:val="none" w:sz="0" w:space="0" w:color="auto"/>
            <w:right w:val="none" w:sz="0" w:space="0" w:color="auto"/>
          </w:divBdr>
        </w:div>
        <w:div w:id="588928119">
          <w:marLeft w:val="547"/>
          <w:marRight w:val="0"/>
          <w:marTop w:val="77"/>
          <w:marBottom w:val="0"/>
          <w:divBdr>
            <w:top w:val="none" w:sz="0" w:space="0" w:color="auto"/>
            <w:left w:val="none" w:sz="0" w:space="0" w:color="auto"/>
            <w:bottom w:val="none" w:sz="0" w:space="0" w:color="auto"/>
            <w:right w:val="none" w:sz="0" w:space="0" w:color="auto"/>
          </w:divBdr>
        </w:div>
        <w:div w:id="809174322">
          <w:marLeft w:val="1166"/>
          <w:marRight w:val="0"/>
          <w:marTop w:val="77"/>
          <w:marBottom w:val="0"/>
          <w:divBdr>
            <w:top w:val="none" w:sz="0" w:space="0" w:color="auto"/>
            <w:left w:val="none" w:sz="0" w:space="0" w:color="auto"/>
            <w:bottom w:val="none" w:sz="0" w:space="0" w:color="auto"/>
            <w:right w:val="none" w:sz="0" w:space="0" w:color="auto"/>
          </w:divBdr>
        </w:div>
        <w:div w:id="1012680773">
          <w:marLeft w:val="1166"/>
          <w:marRight w:val="0"/>
          <w:marTop w:val="77"/>
          <w:marBottom w:val="0"/>
          <w:divBdr>
            <w:top w:val="none" w:sz="0" w:space="0" w:color="auto"/>
            <w:left w:val="none" w:sz="0" w:space="0" w:color="auto"/>
            <w:bottom w:val="none" w:sz="0" w:space="0" w:color="auto"/>
            <w:right w:val="none" w:sz="0" w:space="0" w:color="auto"/>
          </w:divBdr>
        </w:div>
        <w:div w:id="1283657278">
          <w:marLeft w:val="1166"/>
          <w:marRight w:val="0"/>
          <w:marTop w:val="77"/>
          <w:marBottom w:val="0"/>
          <w:divBdr>
            <w:top w:val="none" w:sz="0" w:space="0" w:color="auto"/>
            <w:left w:val="none" w:sz="0" w:space="0" w:color="auto"/>
            <w:bottom w:val="none" w:sz="0" w:space="0" w:color="auto"/>
            <w:right w:val="none" w:sz="0" w:space="0" w:color="auto"/>
          </w:divBdr>
        </w:div>
        <w:div w:id="1396976735">
          <w:marLeft w:val="1166"/>
          <w:marRight w:val="0"/>
          <w:marTop w:val="77"/>
          <w:marBottom w:val="0"/>
          <w:divBdr>
            <w:top w:val="none" w:sz="0" w:space="0" w:color="auto"/>
            <w:left w:val="none" w:sz="0" w:space="0" w:color="auto"/>
            <w:bottom w:val="none" w:sz="0" w:space="0" w:color="auto"/>
            <w:right w:val="none" w:sz="0" w:space="0" w:color="auto"/>
          </w:divBdr>
        </w:div>
        <w:div w:id="1411922065">
          <w:marLeft w:val="1166"/>
          <w:marRight w:val="0"/>
          <w:marTop w:val="77"/>
          <w:marBottom w:val="0"/>
          <w:divBdr>
            <w:top w:val="none" w:sz="0" w:space="0" w:color="auto"/>
            <w:left w:val="none" w:sz="0" w:space="0" w:color="auto"/>
            <w:bottom w:val="none" w:sz="0" w:space="0" w:color="auto"/>
            <w:right w:val="none" w:sz="0" w:space="0" w:color="auto"/>
          </w:divBdr>
        </w:div>
        <w:div w:id="1551914431">
          <w:marLeft w:val="1166"/>
          <w:marRight w:val="0"/>
          <w:marTop w:val="77"/>
          <w:marBottom w:val="0"/>
          <w:divBdr>
            <w:top w:val="none" w:sz="0" w:space="0" w:color="auto"/>
            <w:left w:val="none" w:sz="0" w:space="0" w:color="auto"/>
            <w:bottom w:val="none" w:sz="0" w:space="0" w:color="auto"/>
            <w:right w:val="none" w:sz="0" w:space="0" w:color="auto"/>
          </w:divBdr>
        </w:div>
        <w:div w:id="1625889651">
          <w:marLeft w:val="547"/>
          <w:marRight w:val="0"/>
          <w:marTop w:val="77"/>
          <w:marBottom w:val="0"/>
          <w:divBdr>
            <w:top w:val="none" w:sz="0" w:space="0" w:color="auto"/>
            <w:left w:val="none" w:sz="0" w:space="0" w:color="auto"/>
            <w:bottom w:val="none" w:sz="0" w:space="0" w:color="auto"/>
            <w:right w:val="none" w:sz="0" w:space="0" w:color="auto"/>
          </w:divBdr>
        </w:div>
        <w:div w:id="1743791862">
          <w:marLeft w:val="547"/>
          <w:marRight w:val="0"/>
          <w:marTop w:val="77"/>
          <w:marBottom w:val="0"/>
          <w:divBdr>
            <w:top w:val="none" w:sz="0" w:space="0" w:color="auto"/>
            <w:left w:val="none" w:sz="0" w:space="0" w:color="auto"/>
            <w:bottom w:val="none" w:sz="0" w:space="0" w:color="auto"/>
            <w:right w:val="none" w:sz="0" w:space="0" w:color="auto"/>
          </w:divBdr>
        </w:div>
      </w:divsChild>
    </w:div>
    <w:div w:id="845943239">
      <w:bodyDiv w:val="1"/>
      <w:marLeft w:val="0"/>
      <w:marRight w:val="0"/>
      <w:marTop w:val="0"/>
      <w:marBottom w:val="0"/>
      <w:divBdr>
        <w:top w:val="none" w:sz="0" w:space="0" w:color="auto"/>
        <w:left w:val="none" w:sz="0" w:space="0" w:color="auto"/>
        <w:bottom w:val="none" w:sz="0" w:space="0" w:color="auto"/>
        <w:right w:val="none" w:sz="0" w:space="0" w:color="auto"/>
      </w:divBdr>
    </w:div>
    <w:div w:id="846135785">
      <w:bodyDiv w:val="1"/>
      <w:marLeft w:val="0"/>
      <w:marRight w:val="0"/>
      <w:marTop w:val="0"/>
      <w:marBottom w:val="0"/>
      <w:divBdr>
        <w:top w:val="none" w:sz="0" w:space="0" w:color="auto"/>
        <w:left w:val="none" w:sz="0" w:space="0" w:color="auto"/>
        <w:bottom w:val="none" w:sz="0" w:space="0" w:color="auto"/>
        <w:right w:val="none" w:sz="0" w:space="0" w:color="auto"/>
      </w:divBdr>
    </w:div>
    <w:div w:id="846407848">
      <w:bodyDiv w:val="1"/>
      <w:marLeft w:val="0"/>
      <w:marRight w:val="0"/>
      <w:marTop w:val="0"/>
      <w:marBottom w:val="0"/>
      <w:divBdr>
        <w:top w:val="none" w:sz="0" w:space="0" w:color="auto"/>
        <w:left w:val="none" w:sz="0" w:space="0" w:color="auto"/>
        <w:bottom w:val="none" w:sz="0" w:space="0" w:color="auto"/>
        <w:right w:val="none" w:sz="0" w:space="0" w:color="auto"/>
      </w:divBdr>
      <w:divsChild>
        <w:div w:id="1722318561">
          <w:marLeft w:val="547"/>
          <w:marRight w:val="0"/>
          <w:marTop w:val="115"/>
          <w:marBottom w:val="0"/>
          <w:divBdr>
            <w:top w:val="none" w:sz="0" w:space="0" w:color="auto"/>
            <w:left w:val="none" w:sz="0" w:space="0" w:color="auto"/>
            <w:bottom w:val="none" w:sz="0" w:space="0" w:color="auto"/>
            <w:right w:val="none" w:sz="0" w:space="0" w:color="auto"/>
          </w:divBdr>
        </w:div>
      </w:divsChild>
    </w:div>
    <w:div w:id="846753303">
      <w:bodyDiv w:val="1"/>
      <w:marLeft w:val="0"/>
      <w:marRight w:val="0"/>
      <w:marTop w:val="0"/>
      <w:marBottom w:val="0"/>
      <w:divBdr>
        <w:top w:val="none" w:sz="0" w:space="0" w:color="auto"/>
        <w:left w:val="none" w:sz="0" w:space="0" w:color="auto"/>
        <w:bottom w:val="none" w:sz="0" w:space="0" w:color="auto"/>
        <w:right w:val="none" w:sz="0" w:space="0" w:color="auto"/>
      </w:divBdr>
    </w:div>
    <w:div w:id="846821398">
      <w:bodyDiv w:val="1"/>
      <w:marLeft w:val="0"/>
      <w:marRight w:val="0"/>
      <w:marTop w:val="0"/>
      <w:marBottom w:val="0"/>
      <w:divBdr>
        <w:top w:val="none" w:sz="0" w:space="0" w:color="auto"/>
        <w:left w:val="none" w:sz="0" w:space="0" w:color="auto"/>
        <w:bottom w:val="none" w:sz="0" w:space="0" w:color="auto"/>
        <w:right w:val="none" w:sz="0" w:space="0" w:color="auto"/>
      </w:divBdr>
    </w:div>
    <w:div w:id="847136262">
      <w:bodyDiv w:val="1"/>
      <w:marLeft w:val="0"/>
      <w:marRight w:val="0"/>
      <w:marTop w:val="0"/>
      <w:marBottom w:val="0"/>
      <w:divBdr>
        <w:top w:val="none" w:sz="0" w:space="0" w:color="auto"/>
        <w:left w:val="none" w:sz="0" w:space="0" w:color="auto"/>
        <w:bottom w:val="none" w:sz="0" w:space="0" w:color="auto"/>
        <w:right w:val="none" w:sz="0" w:space="0" w:color="auto"/>
      </w:divBdr>
    </w:div>
    <w:div w:id="847866606">
      <w:bodyDiv w:val="1"/>
      <w:marLeft w:val="0"/>
      <w:marRight w:val="0"/>
      <w:marTop w:val="0"/>
      <w:marBottom w:val="0"/>
      <w:divBdr>
        <w:top w:val="none" w:sz="0" w:space="0" w:color="auto"/>
        <w:left w:val="none" w:sz="0" w:space="0" w:color="auto"/>
        <w:bottom w:val="none" w:sz="0" w:space="0" w:color="auto"/>
        <w:right w:val="none" w:sz="0" w:space="0" w:color="auto"/>
      </w:divBdr>
    </w:div>
    <w:div w:id="848325548">
      <w:bodyDiv w:val="1"/>
      <w:marLeft w:val="0"/>
      <w:marRight w:val="0"/>
      <w:marTop w:val="0"/>
      <w:marBottom w:val="0"/>
      <w:divBdr>
        <w:top w:val="none" w:sz="0" w:space="0" w:color="auto"/>
        <w:left w:val="none" w:sz="0" w:space="0" w:color="auto"/>
        <w:bottom w:val="none" w:sz="0" w:space="0" w:color="auto"/>
        <w:right w:val="none" w:sz="0" w:space="0" w:color="auto"/>
      </w:divBdr>
    </w:div>
    <w:div w:id="848909445">
      <w:bodyDiv w:val="1"/>
      <w:marLeft w:val="0"/>
      <w:marRight w:val="0"/>
      <w:marTop w:val="0"/>
      <w:marBottom w:val="0"/>
      <w:divBdr>
        <w:top w:val="none" w:sz="0" w:space="0" w:color="auto"/>
        <w:left w:val="none" w:sz="0" w:space="0" w:color="auto"/>
        <w:bottom w:val="none" w:sz="0" w:space="0" w:color="auto"/>
        <w:right w:val="none" w:sz="0" w:space="0" w:color="auto"/>
      </w:divBdr>
      <w:divsChild>
        <w:div w:id="553466045">
          <w:marLeft w:val="1166"/>
          <w:marRight w:val="0"/>
          <w:marTop w:val="115"/>
          <w:marBottom w:val="0"/>
          <w:divBdr>
            <w:top w:val="none" w:sz="0" w:space="0" w:color="auto"/>
            <w:left w:val="none" w:sz="0" w:space="0" w:color="auto"/>
            <w:bottom w:val="none" w:sz="0" w:space="0" w:color="auto"/>
            <w:right w:val="none" w:sz="0" w:space="0" w:color="auto"/>
          </w:divBdr>
        </w:div>
        <w:div w:id="577792158">
          <w:marLeft w:val="547"/>
          <w:marRight w:val="0"/>
          <w:marTop w:val="130"/>
          <w:marBottom w:val="0"/>
          <w:divBdr>
            <w:top w:val="none" w:sz="0" w:space="0" w:color="auto"/>
            <w:left w:val="none" w:sz="0" w:space="0" w:color="auto"/>
            <w:bottom w:val="none" w:sz="0" w:space="0" w:color="auto"/>
            <w:right w:val="none" w:sz="0" w:space="0" w:color="auto"/>
          </w:divBdr>
        </w:div>
        <w:div w:id="933250545">
          <w:marLeft w:val="1166"/>
          <w:marRight w:val="0"/>
          <w:marTop w:val="115"/>
          <w:marBottom w:val="0"/>
          <w:divBdr>
            <w:top w:val="none" w:sz="0" w:space="0" w:color="auto"/>
            <w:left w:val="none" w:sz="0" w:space="0" w:color="auto"/>
            <w:bottom w:val="none" w:sz="0" w:space="0" w:color="auto"/>
            <w:right w:val="none" w:sz="0" w:space="0" w:color="auto"/>
          </w:divBdr>
        </w:div>
        <w:div w:id="1060177438">
          <w:marLeft w:val="547"/>
          <w:marRight w:val="0"/>
          <w:marTop w:val="130"/>
          <w:marBottom w:val="0"/>
          <w:divBdr>
            <w:top w:val="none" w:sz="0" w:space="0" w:color="auto"/>
            <w:left w:val="none" w:sz="0" w:space="0" w:color="auto"/>
            <w:bottom w:val="none" w:sz="0" w:space="0" w:color="auto"/>
            <w:right w:val="none" w:sz="0" w:space="0" w:color="auto"/>
          </w:divBdr>
        </w:div>
        <w:div w:id="1782995640">
          <w:marLeft w:val="1166"/>
          <w:marRight w:val="0"/>
          <w:marTop w:val="115"/>
          <w:marBottom w:val="0"/>
          <w:divBdr>
            <w:top w:val="none" w:sz="0" w:space="0" w:color="auto"/>
            <w:left w:val="none" w:sz="0" w:space="0" w:color="auto"/>
            <w:bottom w:val="none" w:sz="0" w:space="0" w:color="auto"/>
            <w:right w:val="none" w:sz="0" w:space="0" w:color="auto"/>
          </w:divBdr>
        </w:div>
      </w:divsChild>
    </w:div>
    <w:div w:id="849492326">
      <w:bodyDiv w:val="1"/>
      <w:marLeft w:val="0"/>
      <w:marRight w:val="0"/>
      <w:marTop w:val="0"/>
      <w:marBottom w:val="0"/>
      <w:divBdr>
        <w:top w:val="none" w:sz="0" w:space="0" w:color="auto"/>
        <w:left w:val="none" w:sz="0" w:space="0" w:color="auto"/>
        <w:bottom w:val="none" w:sz="0" w:space="0" w:color="auto"/>
        <w:right w:val="none" w:sz="0" w:space="0" w:color="auto"/>
      </w:divBdr>
    </w:div>
    <w:div w:id="850610988">
      <w:bodyDiv w:val="1"/>
      <w:marLeft w:val="0"/>
      <w:marRight w:val="0"/>
      <w:marTop w:val="0"/>
      <w:marBottom w:val="0"/>
      <w:divBdr>
        <w:top w:val="none" w:sz="0" w:space="0" w:color="auto"/>
        <w:left w:val="none" w:sz="0" w:space="0" w:color="auto"/>
        <w:bottom w:val="none" w:sz="0" w:space="0" w:color="auto"/>
        <w:right w:val="none" w:sz="0" w:space="0" w:color="auto"/>
      </w:divBdr>
      <w:divsChild>
        <w:div w:id="111635819">
          <w:marLeft w:val="547"/>
          <w:marRight w:val="0"/>
          <w:marTop w:val="134"/>
          <w:marBottom w:val="0"/>
          <w:divBdr>
            <w:top w:val="none" w:sz="0" w:space="0" w:color="auto"/>
            <w:left w:val="none" w:sz="0" w:space="0" w:color="auto"/>
            <w:bottom w:val="none" w:sz="0" w:space="0" w:color="auto"/>
            <w:right w:val="none" w:sz="0" w:space="0" w:color="auto"/>
          </w:divBdr>
        </w:div>
        <w:div w:id="723022871">
          <w:marLeft w:val="1166"/>
          <w:marRight w:val="0"/>
          <w:marTop w:val="134"/>
          <w:marBottom w:val="0"/>
          <w:divBdr>
            <w:top w:val="none" w:sz="0" w:space="0" w:color="auto"/>
            <w:left w:val="none" w:sz="0" w:space="0" w:color="auto"/>
            <w:bottom w:val="none" w:sz="0" w:space="0" w:color="auto"/>
            <w:right w:val="none" w:sz="0" w:space="0" w:color="auto"/>
          </w:divBdr>
        </w:div>
        <w:div w:id="790242153">
          <w:marLeft w:val="547"/>
          <w:marRight w:val="0"/>
          <w:marTop w:val="154"/>
          <w:marBottom w:val="0"/>
          <w:divBdr>
            <w:top w:val="none" w:sz="0" w:space="0" w:color="auto"/>
            <w:left w:val="none" w:sz="0" w:space="0" w:color="auto"/>
            <w:bottom w:val="none" w:sz="0" w:space="0" w:color="auto"/>
            <w:right w:val="none" w:sz="0" w:space="0" w:color="auto"/>
          </w:divBdr>
        </w:div>
        <w:div w:id="920915935">
          <w:marLeft w:val="547"/>
          <w:marRight w:val="0"/>
          <w:marTop w:val="134"/>
          <w:marBottom w:val="0"/>
          <w:divBdr>
            <w:top w:val="none" w:sz="0" w:space="0" w:color="auto"/>
            <w:left w:val="none" w:sz="0" w:space="0" w:color="auto"/>
            <w:bottom w:val="none" w:sz="0" w:space="0" w:color="auto"/>
            <w:right w:val="none" w:sz="0" w:space="0" w:color="auto"/>
          </w:divBdr>
        </w:div>
        <w:div w:id="1161385895">
          <w:marLeft w:val="1166"/>
          <w:marRight w:val="0"/>
          <w:marTop w:val="134"/>
          <w:marBottom w:val="0"/>
          <w:divBdr>
            <w:top w:val="none" w:sz="0" w:space="0" w:color="auto"/>
            <w:left w:val="none" w:sz="0" w:space="0" w:color="auto"/>
            <w:bottom w:val="none" w:sz="0" w:space="0" w:color="auto"/>
            <w:right w:val="none" w:sz="0" w:space="0" w:color="auto"/>
          </w:divBdr>
        </w:div>
        <w:div w:id="1808552160">
          <w:marLeft w:val="1166"/>
          <w:marRight w:val="0"/>
          <w:marTop w:val="115"/>
          <w:marBottom w:val="0"/>
          <w:divBdr>
            <w:top w:val="none" w:sz="0" w:space="0" w:color="auto"/>
            <w:left w:val="none" w:sz="0" w:space="0" w:color="auto"/>
            <w:bottom w:val="none" w:sz="0" w:space="0" w:color="auto"/>
            <w:right w:val="none" w:sz="0" w:space="0" w:color="auto"/>
          </w:divBdr>
        </w:div>
      </w:divsChild>
    </w:div>
    <w:div w:id="850725873">
      <w:bodyDiv w:val="1"/>
      <w:marLeft w:val="0"/>
      <w:marRight w:val="0"/>
      <w:marTop w:val="0"/>
      <w:marBottom w:val="0"/>
      <w:divBdr>
        <w:top w:val="none" w:sz="0" w:space="0" w:color="auto"/>
        <w:left w:val="none" w:sz="0" w:space="0" w:color="auto"/>
        <w:bottom w:val="none" w:sz="0" w:space="0" w:color="auto"/>
        <w:right w:val="none" w:sz="0" w:space="0" w:color="auto"/>
      </w:divBdr>
      <w:divsChild>
        <w:div w:id="197133527">
          <w:marLeft w:val="547"/>
          <w:marRight w:val="0"/>
          <w:marTop w:val="192"/>
          <w:marBottom w:val="0"/>
          <w:divBdr>
            <w:top w:val="none" w:sz="0" w:space="0" w:color="auto"/>
            <w:left w:val="none" w:sz="0" w:space="0" w:color="auto"/>
            <w:bottom w:val="none" w:sz="0" w:space="0" w:color="auto"/>
            <w:right w:val="none" w:sz="0" w:space="0" w:color="auto"/>
          </w:divBdr>
        </w:div>
      </w:divsChild>
    </w:div>
    <w:div w:id="851913036">
      <w:bodyDiv w:val="1"/>
      <w:marLeft w:val="0"/>
      <w:marRight w:val="0"/>
      <w:marTop w:val="0"/>
      <w:marBottom w:val="0"/>
      <w:divBdr>
        <w:top w:val="none" w:sz="0" w:space="0" w:color="auto"/>
        <w:left w:val="none" w:sz="0" w:space="0" w:color="auto"/>
        <w:bottom w:val="none" w:sz="0" w:space="0" w:color="auto"/>
        <w:right w:val="none" w:sz="0" w:space="0" w:color="auto"/>
      </w:divBdr>
    </w:div>
    <w:div w:id="851921904">
      <w:bodyDiv w:val="1"/>
      <w:marLeft w:val="0"/>
      <w:marRight w:val="0"/>
      <w:marTop w:val="0"/>
      <w:marBottom w:val="0"/>
      <w:divBdr>
        <w:top w:val="none" w:sz="0" w:space="0" w:color="auto"/>
        <w:left w:val="none" w:sz="0" w:space="0" w:color="auto"/>
        <w:bottom w:val="none" w:sz="0" w:space="0" w:color="auto"/>
        <w:right w:val="none" w:sz="0" w:space="0" w:color="auto"/>
      </w:divBdr>
      <w:divsChild>
        <w:div w:id="702484672">
          <w:marLeft w:val="0"/>
          <w:marRight w:val="0"/>
          <w:marTop w:val="0"/>
          <w:marBottom w:val="0"/>
          <w:divBdr>
            <w:top w:val="none" w:sz="0" w:space="0" w:color="auto"/>
            <w:left w:val="none" w:sz="0" w:space="0" w:color="auto"/>
            <w:bottom w:val="none" w:sz="0" w:space="0" w:color="auto"/>
            <w:right w:val="none" w:sz="0" w:space="0" w:color="auto"/>
          </w:divBdr>
        </w:div>
      </w:divsChild>
    </w:div>
    <w:div w:id="853150053">
      <w:bodyDiv w:val="1"/>
      <w:marLeft w:val="0"/>
      <w:marRight w:val="0"/>
      <w:marTop w:val="0"/>
      <w:marBottom w:val="0"/>
      <w:divBdr>
        <w:top w:val="none" w:sz="0" w:space="0" w:color="auto"/>
        <w:left w:val="none" w:sz="0" w:space="0" w:color="auto"/>
        <w:bottom w:val="none" w:sz="0" w:space="0" w:color="auto"/>
        <w:right w:val="none" w:sz="0" w:space="0" w:color="auto"/>
      </w:divBdr>
      <w:divsChild>
        <w:div w:id="521240012">
          <w:marLeft w:val="547"/>
          <w:marRight w:val="0"/>
          <w:marTop w:val="154"/>
          <w:marBottom w:val="0"/>
          <w:divBdr>
            <w:top w:val="none" w:sz="0" w:space="0" w:color="auto"/>
            <w:left w:val="none" w:sz="0" w:space="0" w:color="auto"/>
            <w:bottom w:val="none" w:sz="0" w:space="0" w:color="auto"/>
            <w:right w:val="none" w:sz="0" w:space="0" w:color="auto"/>
          </w:divBdr>
        </w:div>
        <w:div w:id="1701587191">
          <w:marLeft w:val="1166"/>
          <w:marRight w:val="0"/>
          <w:marTop w:val="134"/>
          <w:marBottom w:val="0"/>
          <w:divBdr>
            <w:top w:val="none" w:sz="0" w:space="0" w:color="auto"/>
            <w:left w:val="none" w:sz="0" w:space="0" w:color="auto"/>
            <w:bottom w:val="none" w:sz="0" w:space="0" w:color="auto"/>
            <w:right w:val="none" w:sz="0" w:space="0" w:color="auto"/>
          </w:divBdr>
        </w:div>
      </w:divsChild>
    </w:div>
    <w:div w:id="853694330">
      <w:bodyDiv w:val="1"/>
      <w:marLeft w:val="0"/>
      <w:marRight w:val="0"/>
      <w:marTop w:val="0"/>
      <w:marBottom w:val="0"/>
      <w:divBdr>
        <w:top w:val="none" w:sz="0" w:space="0" w:color="auto"/>
        <w:left w:val="none" w:sz="0" w:space="0" w:color="auto"/>
        <w:bottom w:val="none" w:sz="0" w:space="0" w:color="auto"/>
        <w:right w:val="none" w:sz="0" w:space="0" w:color="auto"/>
      </w:divBdr>
    </w:div>
    <w:div w:id="854463512">
      <w:bodyDiv w:val="1"/>
      <w:marLeft w:val="0"/>
      <w:marRight w:val="0"/>
      <w:marTop w:val="0"/>
      <w:marBottom w:val="0"/>
      <w:divBdr>
        <w:top w:val="none" w:sz="0" w:space="0" w:color="auto"/>
        <w:left w:val="none" w:sz="0" w:space="0" w:color="auto"/>
        <w:bottom w:val="none" w:sz="0" w:space="0" w:color="auto"/>
        <w:right w:val="none" w:sz="0" w:space="0" w:color="auto"/>
      </w:divBdr>
    </w:div>
    <w:div w:id="855077253">
      <w:bodyDiv w:val="1"/>
      <w:marLeft w:val="0"/>
      <w:marRight w:val="0"/>
      <w:marTop w:val="0"/>
      <w:marBottom w:val="0"/>
      <w:divBdr>
        <w:top w:val="none" w:sz="0" w:space="0" w:color="auto"/>
        <w:left w:val="none" w:sz="0" w:space="0" w:color="auto"/>
        <w:bottom w:val="none" w:sz="0" w:space="0" w:color="auto"/>
        <w:right w:val="none" w:sz="0" w:space="0" w:color="auto"/>
      </w:divBdr>
      <w:divsChild>
        <w:div w:id="219750653">
          <w:marLeft w:val="1166"/>
          <w:marRight w:val="0"/>
          <w:marTop w:val="96"/>
          <w:marBottom w:val="0"/>
          <w:divBdr>
            <w:top w:val="none" w:sz="0" w:space="0" w:color="auto"/>
            <w:left w:val="none" w:sz="0" w:space="0" w:color="auto"/>
            <w:bottom w:val="none" w:sz="0" w:space="0" w:color="auto"/>
            <w:right w:val="none" w:sz="0" w:space="0" w:color="auto"/>
          </w:divBdr>
        </w:div>
        <w:div w:id="299261809">
          <w:marLeft w:val="1166"/>
          <w:marRight w:val="0"/>
          <w:marTop w:val="96"/>
          <w:marBottom w:val="0"/>
          <w:divBdr>
            <w:top w:val="none" w:sz="0" w:space="0" w:color="auto"/>
            <w:left w:val="none" w:sz="0" w:space="0" w:color="auto"/>
            <w:bottom w:val="none" w:sz="0" w:space="0" w:color="auto"/>
            <w:right w:val="none" w:sz="0" w:space="0" w:color="auto"/>
          </w:divBdr>
        </w:div>
        <w:div w:id="498692212">
          <w:marLeft w:val="1166"/>
          <w:marRight w:val="0"/>
          <w:marTop w:val="96"/>
          <w:marBottom w:val="0"/>
          <w:divBdr>
            <w:top w:val="none" w:sz="0" w:space="0" w:color="auto"/>
            <w:left w:val="none" w:sz="0" w:space="0" w:color="auto"/>
            <w:bottom w:val="none" w:sz="0" w:space="0" w:color="auto"/>
            <w:right w:val="none" w:sz="0" w:space="0" w:color="auto"/>
          </w:divBdr>
        </w:div>
        <w:div w:id="1058359284">
          <w:marLeft w:val="547"/>
          <w:marRight w:val="0"/>
          <w:marTop w:val="115"/>
          <w:marBottom w:val="0"/>
          <w:divBdr>
            <w:top w:val="none" w:sz="0" w:space="0" w:color="auto"/>
            <w:left w:val="none" w:sz="0" w:space="0" w:color="auto"/>
            <w:bottom w:val="none" w:sz="0" w:space="0" w:color="auto"/>
            <w:right w:val="none" w:sz="0" w:space="0" w:color="auto"/>
          </w:divBdr>
        </w:div>
        <w:div w:id="1143305939">
          <w:marLeft w:val="1800"/>
          <w:marRight w:val="0"/>
          <w:marTop w:val="86"/>
          <w:marBottom w:val="0"/>
          <w:divBdr>
            <w:top w:val="none" w:sz="0" w:space="0" w:color="auto"/>
            <w:left w:val="none" w:sz="0" w:space="0" w:color="auto"/>
            <w:bottom w:val="none" w:sz="0" w:space="0" w:color="auto"/>
            <w:right w:val="none" w:sz="0" w:space="0" w:color="auto"/>
          </w:divBdr>
        </w:div>
        <w:div w:id="1368943238">
          <w:marLeft w:val="1800"/>
          <w:marRight w:val="0"/>
          <w:marTop w:val="86"/>
          <w:marBottom w:val="0"/>
          <w:divBdr>
            <w:top w:val="none" w:sz="0" w:space="0" w:color="auto"/>
            <w:left w:val="none" w:sz="0" w:space="0" w:color="auto"/>
            <w:bottom w:val="none" w:sz="0" w:space="0" w:color="auto"/>
            <w:right w:val="none" w:sz="0" w:space="0" w:color="auto"/>
          </w:divBdr>
        </w:div>
        <w:div w:id="1533222251">
          <w:marLeft w:val="1800"/>
          <w:marRight w:val="0"/>
          <w:marTop w:val="86"/>
          <w:marBottom w:val="0"/>
          <w:divBdr>
            <w:top w:val="none" w:sz="0" w:space="0" w:color="auto"/>
            <w:left w:val="none" w:sz="0" w:space="0" w:color="auto"/>
            <w:bottom w:val="none" w:sz="0" w:space="0" w:color="auto"/>
            <w:right w:val="none" w:sz="0" w:space="0" w:color="auto"/>
          </w:divBdr>
        </w:div>
        <w:div w:id="1556546399">
          <w:marLeft w:val="1166"/>
          <w:marRight w:val="0"/>
          <w:marTop w:val="96"/>
          <w:marBottom w:val="0"/>
          <w:divBdr>
            <w:top w:val="none" w:sz="0" w:space="0" w:color="auto"/>
            <w:left w:val="none" w:sz="0" w:space="0" w:color="auto"/>
            <w:bottom w:val="none" w:sz="0" w:space="0" w:color="auto"/>
            <w:right w:val="none" w:sz="0" w:space="0" w:color="auto"/>
          </w:divBdr>
        </w:div>
        <w:div w:id="1806971263">
          <w:marLeft w:val="2520"/>
          <w:marRight w:val="0"/>
          <w:marTop w:val="67"/>
          <w:marBottom w:val="0"/>
          <w:divBdr>
            <w:top w:val="none" w:sz="0" w:space="0" w:color="auto"/>
            <w:left w:val="none" w:sz="0" w:space="0" w:color="auto"/>
            <w:bottom w:val="none" w:sz="0" w:space="0" w:color="auto"/>
            <w:right w:val="none" w:sz="0" w:space="0" w:color="auto"/>
          </w:divBdr>
        </w:div>
      </w:divsChild>
    </w:div>
    <w:div w:id="856887651">
      <w:bodyDiv w:val="1"/>
      <w:marLeft w:val="0"/>
      <w:marRight w:val="0"/>
      <w:marTop w:val="0"/>
      <w:marBottom w:val="0"/>
      <w:divBdr>
        <w:top w:val="none" w:sz="0" w:space="0" w:color="auto"/>
        <w:left w:val="none" w:sz="0" w:space="0" w:color="auto"/>
        <w:bottom w:val="none" w:sz="0" w:space="0" w:color="auto"/>
        <w:right w:val="none" w:sz="0" w:space="0" w:color="auto"/>
      </w:divBdr>
      <w:divsChild>
        <w:div w:id="249200230">
          <w:marLeft w:val="1267"/>
          <w:marRight w:val="0"/>
          <w:marTop w:val="96"/>
          <w:marBottom w:val="0"/>
          <w:divBdr>
            <w:top w:val="none" w:sz="0" w:space="0" w:color="auto"/>
            <w:left w:val="none" w:sz="0" w:space="0" w:color="auto"/>
            <w:bottom w:val="none" w:sz="0" w:space="0" w:color="auto"/>
            <w:right w:val="none" w:sz="0" w:space="0" w:color="auto"/>
          </w:divBdr>
        </w:div>
        <w:div w:id="723525832">
          <w:marLeft w:val="1166"/>
          <w:marRight w:val="0"/>
          <w:marTop w:val="96"/>
          <w:marBottom w:val="0"/>
          <w:divBdr>
            <w:top w:val="none" w:sz="0" w:space="0" w:color="auto"/>
            <w:left w:val="none" w:sz="0" w:space="0" w:color="auto"/>
            <w:bottom w:val="none" w:sz="0" w:space="0" w:color="auto"/>
            <w:right w:val="none" w:sz="0" w:space="0" w:color="auto"/>
          </w:divBdr>
        </w:div>
        <w:div w:id="946812038">
          <w:marLeft w:val="1166"/>
          <w:marRight w:val="0"/>
          <w:marTop w:val="96"/>
          <w:marBottom w:val="0"/>
          <w:divBdr>
            <w:top w:val="none" w:sz="0" w:space="0" w:color="auto"/>
            <w:left w:val="none" w:sz="0" w:space="0" w:color="auto"/>
            <w:bottom w:val="none" w:sz="0" w:space="0" w:color="auto"/>
            <w:right w:val="none" w:sz="0" w:space="0" w:color="auto"/>
          </w:divBdr>
        </w:div>
        <w:div w:id="981349168">
          <w:marLeft w:val="1166"/>
          <w:marRight w:val="0"/>
          <w:marTop w:val="96"/>
          <w:marBottom w:val="0"/>
          <w:divBdr>
            <w:top w:val="none" w:sz="0" w:space="0" w:color="auto"/>
            <w:left w:val="none" w:sz="0" w:space="0" w:color="auto"/>
            <w:bottom w:val="none" w:sz="0" w:space="0" w:color="auto"/>
            <w:right w:val="none" w:sz="0" w:space="0" w:color="auto"/>
          </w:divBdr>
        </w:div>
        <w:div w:id="1116828041">
          <w:marLeft w:val="547"/>
          <w:marRight w:val="0"/>
          <w:marTop w:val="106"/>
          <w:marBottom w:val="0"/>
          <w:divBdr>
            <w:top w:val="none" w:sz="0" w:space="0" w:color="auto"/>
            <w:left w:val="none" w:sz="0" w:space="0" w:color="auto"/>
            <w:bottom w:val="none" w:sz="0" w:space="0" w:color="auto"/>
            <w:right w:val="none" w:sz="0" w:space="0" w:color="auto"/>
          </w:divBdr>
        </w:div>
        <w:div w:id="1689524682">
          <w:marLeft w:val="1166"/>
          <w:marRight w:val="0"/>
          <w:marTop w:val="96"/>
          <w:marBottom w:val="0"/>
          <w:divBdr>
            <w:top w:val="none" w:sz="0" w:space="0" w:color="auto"/>
            <w:left w:val="none" w:sz="0" w:space="0" w:color="auto"/>
            <w:bottom w:val="none" w:sz="0" w:space="0" w:color="auto"/>
            <w:right w:val="none" w:sz="0" w:space="0" w:color="auto"/>
          </w:divBdr>
        </w:div>
        <w:div w:id="1992558989">
          <w:marLeft w:val="547"/>
          <w:marRight w:val="0"/>
          <w:marTop w:val="106"/>
          <w:marBottom w:val="0"/>
          <w:divBdr>
            <w:top w:val="none" w:sz="0" w:space="0" w:color="auto"/>
            <w:left w:val="none" w:sz="0" w:space="0" w:color="auto"/>
            <w:bottom w:val="none" w:sz="0" w:space="0" w:color="auto"/>
            <w:right w:val="none" w:sz="0" w:space="0" w:color="auto"/>
          </w:divBdr>
        </w:div>
        <w:div w:id="2145273940">
          <w:marLeft w:val="547"/>
          <w:marRight w:val="0"/>
          <w:marTop w:val="106"/>
          <w:marBottom w:val="0"/>
          <w:divBdr>
            <w:top w:val="none" w:sz="0" w:space="0" w:color="auto"/>
            <w:left w:val="none" w:sz="0" w:space="0" w:color="auto"/>
            <w:bottom w:val="none" w:sz="0" w:space="0" w:color="auto"/>
            <w:right w:val="none" w:sz="0" w:space="0" w:color="auto"/>
          </w:divBdr>
        </w:div>
      </w:divsChild>
    </w:div>
    <w:div w:id="857086404">
      <w:bodyDiv w:val="1"/>
      <w:marLeft w:val="0"/>
      <w:marRight w:val="0"/>
      <w:marTop w:val="0"/>
      <w:marBottom w:val="0"/>
      <w:divBdr>
        <w:top w:val="none" w:sz="0" w:space="0" w:color="auto"/>
        <w:left w:val="none" w:sz="0" w:space="0" w:color="auto"/>
        <w:bottom w:val="none" w:sz="0" w:space="0" w:color="auto"/>
        <w:right w:val="none" w:sz="0" w:space="0" w:color="auto"/>
      </w:divBdr>
      <w:divsChild>
        <w:div w:id="622885698">
          <w:marLeft w:val="547"/>
          <w:marRight w:val="0"/>
          <w:marTop w:val="134"/>
          <w:marBottom w:val="0"/>
          <w:divBdr>
            <w:top w:val="none" w:sz="0" w:space="0" w:color="auto"/>
            <w:left w:val="none" w:sz="0" w:space="0" w:color="auto"/>
            <w:bottom w:val="none" w:sz="0" w:space="0" w:color="auto"/>
            <w:right w:val="none" w:sz="0" w:space="0" w:color="auto"/>
          </w:divBdr>
        </w:div>
        <w:div w:id="749817130">
          <w:marLeft w:val="1166"/>
          <w:marRight w:val="0"/>
          <w:marTop w:val="115"/>
          <w:marBottom w:val="0"/>
          <w:divBdr>
            <w:top w:val="none" w:sz="0" w:space="0" w:color="auto"/>
            <w:left w:val="none" w:sz="0" w:space="0" w:color="auto"/>
            <w:bottom w:val="none" w:sz="0" w:space="0" w:color="auto"/>
            <w:right w:val="none" w:sz="0" w:space="0" w:color="auto"/>
          </w:divBdr>
        </w:div>
        <w:div w:id="1121341411">
          <w:marLeft w:val="1166"/>
          <w:marRight w:val="0"/>
          <w:marTop w:val="115"/>
          <w:marBottom w:val="0"/>
          <w:divBdr>
            <w:top w:val="none" w:sz="0" w:space="0" w:color="auto"/>
            <w:left w:val="none" w:sz="0" w:space="0" w:color="auto"/>
            <w:bottom w:val="none" w:sz="0" w:space="0" w:color="auto"/>
            <w:right w:val="none" w:sz="0" w:space="0" w:color="auto"/>
          </w:divBdr>
        </w:div>
        <w:div w:id="1136608621">
          <w:marLeft w:val="1166"/>
          <w:marRight w:val="0"/>
          <w:marTop w:val="115"/>
          <w:marBottom w:val="0"/>
          <w:divBdr>
            <w:top w:val="none" w:sz="0" w:space="0" w:color="auto"/>
            <w:left w:val="none" w:sz="0" w:space="0" w:color="auto"/>
            <w:bottom w:val="none" w:sz="0" w:space="0" w:color="auto"/>
            <w:right w:val="none" w:sz="0" w:space="0" w:color="auto"/>
          </w:divBdr>
        </w:div>
        <w:div w:id="1138183694">
          <w:marLeft w:val="1800"/>
          <w:marRight w:val="0"/>
          <w:marTop w:val="86"/>
          <w:marBottom w:val="0"/>
          <w:divBdr>
            <w:top w:val="none" w:sz="0" w:space="0" w:color="auto"/>
            <w:left w:val="none" w:sz="0" w:space="0" w:color="auto"/>
            <w:bottom w:val="none" w:sz="0" w:space="0" w:color="auto"/>
            <w:right w:val="none" w:sz="0" w:space="0" w:color="auto"/>
          </w:divBdr>
        </w:div>
        <w:div w:id="1638995391">
          <w:marLeft w:val="1800"/>
          <w:marRight w:val="0"/>
          <w:marTop w:val="86"/>
          <w:marBottom w:val="0"/>
          <w:divBdr>
            <w:top w:val="none" w:sz="0" w:space="0" w:color="auto"/>
            <w:left w:val="none" w:sz="0" w:space="0" w:color="auto"/>
            <w:bottom w:val="none" w:sz="0" w:space="0" w:color="auto"/>
            <w:right w:val="none" w:sz="0" w:space="0" w:color="auto"/>
          </w:divBdr>
        </w:div>
        <w:div w:id="1656568496">
          <w:marLeft w:val="1800"/>
          <w:marRight w:val="0"/>
          <w:marTop w:val="86"/>
          <w:marBottom w:val="0"/>
          <w:divBdr>
            <w:top w:val="none" w:sz="0" w:space="0" w:color="auto"/>
            <w:left w:val="none" w:sz="0" w:space="0" w:color="auto"/>
            <w:bottom w:val="none" w:sz="0" w:space="0" w:color="auto"/>
            <w:right w:val="none" w:sz="0" w:space="0" w:color="auto"/>
          </w:divBdr>
        </w:div>
        <w:div w:id="1898856388">
          <w:marLeft w:val="1800"/>
          <w:marRight w:val="0"/>
          <w:marTop w:val="86"/>
          <w:marBottom w:val="0"/>
          <w:divBdr>
            <w:top w:val="none" w:sz="0" w:space="0" w:color="auto"/>
            <w:left w:val="none" w:sz="0" w:space="0" w:color="auto"/>
            <w:bottom w:val="none" w:sz="0" w:space="0" w:color="auto"/>
            <w:right w:val="none" w:sz="0" w:space="0" w:color="auto"/>
          </w:divBdr>
        </w:div>
        <w:div w:id="1972860687">
          <w:marLeft w:val="1800"/>
          <w:marRight w:val="0"/>
          <w:marTop w:val="86"/>
          <w:marBottom w:val="0"/>
          <w:divBdr>
            <w:top w:val="none" w:sz="0" w:space="0" w:color="auto"/>
            <w:left w:val="none" w:sz="0" w:space="0" w:color="auto"/>
            <w:bottom w:val="none" w:sz="0" w:space="0" w:color="auto"/>
            <w:right w:val="none" w:sz="0" w:space="0" w:color="auto"/>
          </w:divBdr>
        </w:div>
      </w:divsChild>
    </w:div>
    <w:div w:id="858012277">
      <w:bodyDiv w:val="1"/>
      <w:marLeft w:val="0"/>
      <w:marRight w:val="0"/>
      <w:marTop w:val="0"/>
      <w:marBottom w:val="0"/>
      <w:divBdr>
        <w:top w:val="none" w:sz="0" w:space="0" w:color="auto"/>
        <w:left w:val="none" w:sz="0" w:space="0" w:color="auto"/>
        <w:bottom w:val="none" w:sz="0" w:space="0" w:color="auto"/>
        <w:right w:val="none" w:sz="0" w:space="0" w:color="auto"/>
      </w:divBdr>
      <w:divsChild>
        <w:div w:id="50231570">
          <w:marLeft w:val="1166"/>
          <w:marRight w:val="0"/>
          <w:marTop w:val="115"/>
          <w:marBottom w:val="0"/>
          <w:divBdr>
            <w:top w:val="none" w:sz="0" w:space="0" w:color="auto"/>
            <w:left w:val="none" w:sz="0" w:space="0" w:color="auto"/>
            <w:bottom w:val="none" w:sz="0" w:space="0" w:color="auto"/>
            <w:right w:val="none" w:sz="0" w:space="0" w:color="auto"/>
          </w:divBdr>
        </w:div>
        <w:div w:id="265117513">
          <w:marLeft w:val="1166"/>
          <w:marRight w:val="0"/>
          <w:marTop w:val="115"/>
          <w:marBottom w:val="0"/>
          <w:divBdr>
            <w:top w:val="none" w:sz="0" w:space="0" w:color="auto"/>
            <w:left w:val="none" w:sz="0" w:space="0" w:color="auto"/>
            <w:bottom w:val="none" w:sz="0" w:space="0" w:color="auto"/>
            <w:right w:val="none" w:sz="0" w:space="0" w:color="auto"/>
          </w:divBdr>
        </w:div>
        <w:div w:id="615019407">
          <w:marLeft w:val="1166"/>
          <w:marRight w:val="0"/>
          <w:marTop w:val="115"/>
          <w:marBottom w:val="0"/>
          <w:divBdr>
            <w:top w:val="none" w:sz="0" w:space="0" w:color="auto"/>
            <w:left w:val="none" w:sz="0" w:space="0" w:color="auto"/>
            <w:bottom w:val="none" w:sz="0" w:space="0" w:color="auto"/>
            <w:right w:val="none" w:sz="0" w:space="0" w:color="auto"/>
          </w:divBdr>
        </w:div>
        <w:div w:id="1223253591">
          <w:marLeft w:val="547"/>
          <w:marRight w:val="0"/>
          <w:marTop w:val="154"/>
          <w:marBottom w:val="0"/>
          <w:divBdr>
            <w:top w:val="none" w:sz="0" w:space="0" w:color="auto"/>
            <w:left w:val="none" w:sz="0" w:space="0" w:color="auto"/>
            <w:bottom w:val="none" w:sz="0" w:space="0" w:color="auto"/>
            <w:right w:val="none" w:sz="0" w:space="0" w:color="auto"/>
          </w:divBdr>
        </w:div>
        <w:div w:id="1410271711">
          <w:marLeft w:val="547"/>
          <w:marRight w:val="0"/>
          <w:marTop w:val="154"/>
          <w:marBottom w:val="0"/>
          <w:divBdr>
            <w:top w:val="none" w:sz="0" w:space="0" w:color="auto"/>
            <w:left w:val="none" w:sz="0" w:space="0" w:color="auto"/>
            <w:bottom w:val="none" w:sz="0" w:space="0" w:color="auto"/>
            <w:right w:val="none" w:sz="0" w:space="0" w:color="auto"/>
          </w:divBdr>
        </w:div>
        <w:div w:id="1595934761">
          <w:marLeft w:val="1166"/>
          <w:marRight w:val="0"/>
          <w:marTop w:val="115"/>
          <w:marBottom w:val="0"/>
          <w:divBdr>
            <w:top w:val="none" w:sz="0" w:space="0" w:color="auto"/>
            <w:left w:val="none" w:sz="0" w:space="0" w:color="auto"/>
            <w:bottom w:val="none" w:sz="0" w:space="0" w:color="auto"/>
            <w:right w:val="none" w:sz="0" w:space="0" w:color="auto"/>
          </w:divBdr>
        </w:div>
        <w:div w:id="1781028570">
          <w:marLeft w:val="547"/>
          <w:marRight w:val="0"/>
          <w:marTop w:val="154"/>
          <w:marBottom w:val="0"/>
          <w:divBdr>
            <w:top w:val="none" w:sz="0" w:space="0" w:color="auto"/>
            <w:left w:val="none" w:sz="0" w:space="0" w:color="auto"/>
            <w:bottom w:val="none" w:sz="0" w:space="0" w:color="auto"/>
            <w:right w:val="none" w:sz="0" w:space="0" w:color="auto"/>
          </w:divBdr>
        </w:div>
        <w:div w:id="2112970790">
          <w:marLeft w:val="1166"/>
          <w:marRight w:val="0"/>
          <w:marTop w:val="115"/>
          <w:marBottom w:val="0"/>
          <w:divBdr>
            <w:top w:val="none" w:sz="0" w:space="0" w:color="auto"/>
            <w:left w:val="none" w:sz="0" w:space="0" w:color="auto"/>
            <w:bottom w:val="none" w:sz="0" w:space="0" w:color="auto"/>
            <w:right w:val="none" w:sz="0" w:space="0" w:color="auto"/>
          </w:divBdr>
        </w:div>
      </w:divsChild>
    </w:div>
    <w:div w:id="858202651">
      <w:bodyDiv w:val="1"/>
      <w:marLeft w:val="0"/>
      <w:marRight w:val="0"/>
      <w:marTop w:val="0"/>
      <w:marBottom w:val="0"/>
      <w:divBdr>
        <w:top w:val="none" w:sz="0" w:space="0" w:color="auto"/>
        <w:left w:val="none" w:sz="0" w:space="0" w:color="auto"/>
        <w:bottom w:val="none" w:sz="0" w:space="0" w:color="auto"/>
        <w:right w:val="none" w:sz="0" w:space="0" w:color="auto"/>
      </w:divBdr>
    </w:div>
    <w:div w:id="858474697">
      <w:bodyDiv w:val="1"/>
      <w:marLeft w:val="0"/>
      <w:marRight w:val="0"/>
      <w:marTop w:val="0"/>
      <w:marBottom w:val="0"/>
      <w:divBdr>
        <w:top w:val="none" w:sz="0" w:space="0" w:color="auto"/>
        <w:left w:val="none" w:sz="0" w:space="0" w:color="auto"/>
        <w:bottom w:val="none" w:sz="0" w:space="0" w:color="auto"/>
        <w:right w:val="none" w:sz="0" w:space="0" w:color="auto"/>
      </w:divBdr>
      <w:divsChild>
        <w:div w:id="1550385267">
          <w:marLeft w:val="547"/>
          <w:marRight w:val="0"/>
          <w:marTop w:val="115"/>
          <w:marBottom w:val="0"/>
          <w:divBdr>
            <w:top w:val="none" w:sz="0" w:space="0" w:color="auto"/>
            <w:left w:val="none" w:sz="0" w:space="0" w:color="auto"/>
            <w:bottom w:val="none" w:sz="0" w:space="0" w:color="auto"/>
            <w:right w:val="none" w:sz="0" w:space="0" w:color="auto"/>
          </w:divBdr>
        </w:div>
        <w:div w:id="1826311551">
          <w:marLeft w:val="547"/>
          <w:marRight w:val="0"/>
          <w:marTop w:val="115"/>
          <w:marBottom w:val="0"/>
          <w:divBdr>
            <w:top w:val="none" w:sz="0" w:space="0" w:color="auto"/>
            <w:left w:val="none" w:sz="0" w:space="0" w:color="auto"/>
            <w:bottom w:val="none" w:sz="0" w:space="0" w:color="auto"/>
            <w:right w:val="none" w:sz="0" w:space="0" w:color="auto"/>
          </w:divBdr>
        </w:div>
      </w:divsChild>
    </w:div>
    <w:div w:id="858737596">
      <w:bodyDiv w:val="1"/>
      <w:marLeft w:val="0"/>
      <w:marRight w:val="0"/>
      <w:marTop w:val="0"/>
      <w:marBottom w:val="0"/>
      <w:divBdr>
        <w:top w:val="none" w:sz="0" w:space="0" w:color="auto"/>
        <w:left w:val="none" w:sz="0" w:space="0" w:color="auto"/>
        <w:bottom w:val="none" w:sz="0" w:space="0" w:color="auto"/>
        <w:right w:val="none" w:sz="0" w:space="0" w:color="auto"/>
      </w:divBdr>
    </w:div>
    <w:div w:id="858936367">
      <w:bodyDiv w:val="1"/>
      <w:marLeft w:val="0"/>
      <w:marRight w:val="0"/>
      <w:marTop w:val="0"/>
      <w:marBottom w:val="0"/>
      <w:divBdr>
        <w:top w:val="none" w:sz="0" w:space="0" w:color="auto"/>
        <w:left w:val="none" w:sz="0" w:space="0" w:color="auto"/>
        <w:bottom w:val="none" w:sz="0" w:space="0" w:color="auto"/>
        <w:right w:val="none" w:sz="0" w:space="0" w:color="auto"/>
      </w:divBdr>
    </w:div>
    <w:div w:id="859007487">
      <w:bodyDiv w:val="1"/>
      <w:marLeft w:val="0"/>
      <w:marRight w:val="0"/>
      <w:marTop w:val="0"/>
      <w:marBottom w:val="0"/>
      <w:divBdr>
        <w:top w:val="none" w:sz="0" w:space="0" w:color="auto"/>
        <w:left w:val="none" w:sz="0" w:space="0" w:color="auto"/>
        <w:bottom w:val="none" w:sz="0" w:space="0" w:color="auto"/>
        <w:right w:val="none" w:sz="0" w:space="0" w:color="auto"/>
      </w:divBdr>
    </w:div>
    <w:div w:id="859009136">
      <w:bodyDiv w:val="1"/>
      <w:marLeft w:val="0"/>
      <w:marRight w:val="0"/>
      <w:marTop w:val="0"/>
      <w:marBottom w:val="0"/>
      <w:divBdr>
        <w:top w:val="none" w:sz="0" w:space="0" w:color="auto"/>
        <w:left w:val="none" w:sz="0" w:space="0" w:color="auto"/>
        <w:bottom w:val="none" w:sz="0" w:space="0" w:color="auto"/>
        <w:right w:val="none" w:sz="0" w:space="0" w:color="auto"/>
      </w:divBdr>
      <w:divsChild>
        <w:div w:id="1040863676">
          <w:marLeft w:val="0"/>
          <w:marRight w:val="0"/>
          <w:marTop w:val="0"/>
          <w:marBottom w:val="0"/>
          <w:divBdr>
            <w:top w:val="none" w:sz="0" w:space="0" w:color="auto"/>
            <w:left w:val="none" w:sz="0" w:space="0" w:color="auto"/>
            <w:bottom w:val="none" w:sz="0" w:space="0" w:color="auto"/>
            <w:right w:val="none" w:sz="0" w:space="0" w:color="auto"/>
          </w:divBdr>
          <w:divsChild>
            <w:div w:id="1148395778">
              <w:marLeft w:val="0"/>
              <w:marRight w:val="0"/>
              <w:marTop w:val="0"/>
              <w:marBottom w:val="0"/>
              <w:divBdr>
                <w:top w:val="none" w:sz="0" w:space="0" w:color="auto"/>
                <w:left w:val="none" w:sz="0" w:space="0" w:color="auto"/>
                <w:bottom w:val="none" w:sz="0" w:space="0" w:color="auto"/>
                <w:right w:val="none" w:sz="0" w:space="0" w:color="auto"/>
              </w:divBdr>
            </w:div>
            <w:div w:id="1371761947">
              <w:marLeft w:val="0"/>
              <w:marRight w:val="0"/>
              <w:marTop w:val="0"/>
              <w:marBottom w:val="0"/>
              <w:divBdr>
                <w:top w:val="none" w:sz="0" w:space="0" w:color="auto"/>
                <w:left w:val="none" w:sz="0" w:space="0" w:color="auto"/>
                <w:bottom w:val="none" w:sz="0" w:space="0" w:color="auto"/>
                <w:right w:val="none" w:sz="0" w:space="0" w:color="auto"/>
              </w:divBdr>
            </w:div>
            <w:div w:id="1699893206">
              <w:marLeft w:val="0"/>
              <w:marRight w:val="0"/>
              <w:marTop w:val="0"/>
              <w:marBottom w:val="0"/>
              <w:divBdr>
                <w:top w:val="none" w:sz="0" w:space="0" w:color="auto"/>
                <w:left w:val="none" w:sz="0" w:space="0" w:color="auto"/>
                <w:bottom w:val="none" w:sz="0" w:space="0" w:color="auto"/>
                <w:right w:val="none" w:sz="0" w:space="0" w:color="auto"/>
              </w:divBdr>
            </w:div>
            <w:div w:id="182604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123158">
      <w:bodyDiv w:val="1"/>
      <w:marLeft w:val="0"/>
      <w:marRight w:val="0"/>
      <w:marTop w:val="0"/>
      <w:marBottom w:val="0"/>
      <w:divBdr>
        <w:top w:val="none" w:sz="0" w:space="0" w:color="auto"/>
        <w:left w:val="none" w:sz="0" w:space="0" w:color="auto"/>
        <w:bottom w:val="none" w:sz="0" w:space="0" w:color="auto"/>
        <w:right w:val="none" w:sz="0" w:space="0" w:color="auto"/>
      </w:divBdr>
      <w:divsChild>
        <w:div w:id="192427022">
          <w:marLeft w:val="1166"/>
          <w:marRight w:val="0"/>
          <w:marTop w:val="125"/>
          <w:marBottom w:val="0"/>
          <w:divBdr>
            <w:top w:val="none" w:sz="0" w:space="0" w:color="auto"/>
            <w:left w:val="none" w:sz="0" w:space="0" w:color="auto"/>
            <w:bottom w:val="none" w:sz="0" w:space="0" w:color="auto"/>
            <w:right w:val="none" w:sz="0" w:space="0" w:color="auto"/>
          </w:divBdr>
        </w:div>
        <w:div w:id="598028382">
          <w:marLeft w:val="547"/>
          <w:marRight w:val="0"/>
          <w:marTop w:val="144"/>
          <w:marBottom w:val="0"/>
          <w:divBdr>
            <w:top w:val="none" w:sz="0" w:space="0" w:color="auto"/>
            <w:left w:val="none" w:sz="0" w:space="0" w:color="auto"/>
            <w:bottom w:val="none" w:sz="0" w:space="0" w:color="auto"/>
            <w:right w:val="none" w:sz="0" w:space="0" w:color="auto"/>
          </w:divBdr>
        </w:div>
        <w:div w:id="751271109">
          <w:marLeft w:val="547"/>
          <w:marRight w:val="0"/>
          <w:marTop w:val="144"/>
          <w:marBottom w:val="0"/>
          <w:divBdr>
            <w:top w:val="none" w:sz="0" w:space="0" w:color="auto"/>
            <w:left w:val="none" w:sz="0" w:space="0" w:color="auto"/>
            <w:bottom w:val="none" w:sz="0" w:space="0" w:color="auto"/>
            <w:right w:val="none" w:sz="0" w:space="0" w:color="auto"/>
          </w:divBdr>
        </w:div>
        <w:div w:id="752320475">
          <w:marLeft w:val="547"/>
          <w:marRight w:val="0"/>
          <w:marTop w:val="144"/>
          <w:marBottom w:val="0"/>
          <w:divBdr>
            <w:top w:val="none" w:sz="0" w:space="0" w:color="auto"/>
            <w:left w:val="none" w:sz="0" w:space="0" w:color="auto"/>
            <w:bottom w:val="none" w:sz="0" w:space="0" w:color="auto"/>
            <w:right w:val="none" w:sz="0" w:space="0" w:color="auto"/>
          </w:divBdr>
        </w:div>
        <w:div w:id="1018894436">
          <w:marLeft w:val="1800"/>
          <w:marRight w:val="0"/>
          <w:marTop w:val="144"/>
          <w:marBottom w:val="0"/>
          <w:divBdr>
            <w:top w:val="none" w:sz="0" w:space="0" w:color="auto"/>
            <w:left w:val="none" w:sz="0" w:space="0" w:color="auto"/>
            <w:bottom w:val="none" w:sz="0" w:space="0" w:color="auto"/>
            <w:right w:val="none" w:sz="0" w:space="0" w:color="auto"/>
          </w:divBdr>
        </w:div>
        <w:div w:id="1465155418">
          <w:marLeft w:val="1166"/>
          <w:marRight w:val="0"/>
          <w:marTop w:val="125"/>
          <w:marBottom w:val="0"/>
          <w:divBdr>
            <w:top w:val="none" w:sz="0" w:space="0" w:color="auto"/>
            <w:left w:val="none" w:sz="0" w:space="0" w:color="auto"/>
            <w:bottom w:val="none" w:sz="0" w:space="0" w:color="auto"/>
            <w:right w:val="none" w:sz="0" w:space="0" w:color="auto"/>
          </w:divBdr>
        </w:div>
        <w:div w:id="1976065530">
          <w:marLeft w:val="547"/>
          <w:marRight w:val="0"/>
          <w:marTop w:val="144"/>
          <w:marBottom w:val="0"/>
          <w:divBdr>
            <w:top w:val="none" w:sz="0" w:space="0" w:color="auto"/>
            <w:left w:val="none" w:sz="0" w:space="0" w:color="auto"/>
            <w:bottom w:val="none" w:sz="0" w:space="0" w:color="auto"/>
            <w:right w:val="none" w:sz="0" w:space="0" w:color="auto"/>
          </w:divBdr>
        </w:div>
        <w:div w:id="2054579009">
          <w:marLeft w:val="1800"/>
          <w:marRight w:val="0"/>
          <w:marTop w:val="144"/>
          <w:marBottom w:val="0"/>
          <w:divBdr>
            <w:top w:val="none" w:sz="0" w:space="0" w:color="auto"/>
            <w:left w:val="none" w:sz="0" w:space="0" w:color="auto"/>
            <w:bottom w:val="none" w:sz="0" w:space="0" w:color="auto"/>
            <w:right w:val="none" w:sz="0" w:space="0" w:color="auto"/>
          </w:divBdr>
        </w:div>
      </w:divsChild>
    </w:div>
    <w:div w:id="859511594">
      <w:bodyDiv w:val="1"/>
      <w:marLeft w:val="0"/>
      <w:marRight w:val="0"/>
      <w:marTop w:val="0"/>
      <w:marBottom w:val="0"/>
      <w:divBdr>
        <w:top w:val="none" w:sz="0" w:space="0" w:color="auto"/>
        <w:left w:val="none" w:sz="0" w:space="0" w:color="auto"/>
        <w:bottom w:val="none" w:sz="0" w:space="0" w:color="auto"/>
        <w:right w:val="none" w:sz="0" w:space="0" w:color="auto"/>
      </w:divBdr>
    </w:div>
    <w:div w:id="861089784">
      <w:bodyDiv w:val="1"/>
      <w:marLeft w:val="0"/>
      <w:marRight w:val="0"/>
      <w:marTop w:val="0"/>
      <w:marBottom w:val="0"/>
      <w:divBdr>
        <w:top w:val="none" w:sz="0" w:space="0" w:color="auto"/>
        <w:left w:val="none" w:sz="0" w:space="0" w:color="auto"/>
        <w:bottom w:val="none" w:sz="0" w:space="0" w:color="auto"/>
        <w:right w:val="none" w:sz="0" w:space="0" w:color="auto"/>
      </w:divBdr>
    </w:div>
    <w:div w:id="861433706">
      <w:bodyDiv w:val="1"/>
      <w:marLeft w:val="0"/>
      <w:marRight w:val="0"/>
      <w:marTop w:val="0"/>
      <w:marBottom w:val="0"/>
      <w:divBdr>
        <w:top w:val="none" w:sz="0" w:space="0" w:color="auto"/>
        <w:left w:val="none" w:sz="0" w:space="0" w:color="auto"/>
        <w:bottom w:val="none" w:sz="0" w:space="0" w:color="auto"/>
        <w:right w:val="none" w:sz="0" w:space="0" w:color="auto"/>
      </w:divBdr>
      <w:divsChild>
        <w:div w:id="122429727">
          <w:marLeft w:val="1166"/>
          <w:marRight w:val="0"/>
          <w:marTop w:val="86"/>
          <w:marBottom w:val="0"/>
          <w:divBdr>
            <w:top w:val="none" w:sz="0" w:space="0" w:color="auto"/>
            <w:left w:val="none" w:sz="0" w:space="0" w:color="auto"/>
            <w:bottom w:val="none" w:sz="0" w:space="0" w:color="auto"/>
            <w:right w:val="none" w:sz="0" w:space="0" w:color="auto"/>
          </w:divBdr>
        </w:div>
        <w:div w:id="355811059">
          <w:marLeft w:val="547"/>
          <w:marRight w:val="0"/>
          <w:marTop w:val="96"/>
          <w:marBottom w:val="0"/>
          <w:divBdr>
            <w:top w:val="none" w:sz="0" w:space="0" w:color="auto"/>
            <w:left w:val="none" w:sz="0" w:space="0" w:color="auto"/>
            <w:bottom w:val="none" w:sz="0" w:space="0" w:color="auto"/>
            <w:right w:val="none" w:sz="0" w:space="0" w:color="auto"/>
          </w:divBdr>
        </w:div>
        <w:div w:id="366955177">
          <w:marLeft w:val="547"/>
          <w:marRight w:val="0"/>
          <w:marTop w:val="96"/>
          <w:marBottom w:val="0"/>
          <w:divBdr>
            <w:top w:val="none" w:sz="0" w:space="0" w:color="auto"/>
            <w:left w:val="none" w:sz="0" w:space="0" w:color="auto"/>
            <w:bottom w:val="none" w:sz="0" w:space="0" w:color="auto"/>
            <w:right w:val="none" w:sz="0" w:space="0" w:color="auto"/>
          </w:divBdr>
        </w:div>
        <w:div w:id="728454404">
          <w:marLeft w:val="1166"/>
          <w:marRight w:val="0"/>
          <w:marTop w:val="86"/>
          <w:marBottom w:val="0"/>
          <w:divBdr>
            <w:top w:val="none" w:sz="0" w:space="0" w:color="auto"/>
            <w:left w:val="none" w:sz="0" w:space="0" w:color="auto"/>
            <w:bottom w:val="none" w:sz="0" w:space="0" w:color="auto"/>
            <w:right w:val="none" w:sz="0" w:space="0" w:color="auto"/>
          </w:divBdr>
        </w:div>
        <w:div w:id="821963734">
          <w:marLeft w:val="1166"/>
          <w:marRight w:val="0"/>
          <w:marTop w:val="86"/>
          <w:marBottom w:val="0"/>
          <w:divBdr>
            <w:top w:val="none" w:sz="0" w:space="0" w:color="auto"/>
            <w:left w:val="none" w:sz="0" w:space="0" w:color="auto"/>
            <w:bottom w:val="none" w:sz="0" w:space="0" w:color="auto"/>
            <w:right w:val="none" w:sz="0" w:space="0" w:color="auto"/>
          </w:divBdr>
        </w:div>
        <w:div w:id="1190417078">
          <w:marLeft w:val="547"/>
          <w:marRight w:val="0"/>
          <w:marTop w:val="96"/>
          <w:marBottom w:val="0"/>
          <w:divBdr>
            <w:top w:val="none" w:sz="0" w:space="0" w:color="auto"/>
            <w:left w:val="none" w:sz="0" w:space="0" w:color="auto"/>
            <w:bottom w:val="none" w:sz="0" w:space="0" w:color="auto"/>
            <w:right w:val="none" w:sz="0" w:space="0" w:color="auto"/>
          </w:divBdr>
        </w:div>
        <w:div w:id="1316766199">
          <w:marLeft w:val="547"/>
          <w:marRight w:val="0"/>
          <w:marTop w:val="96"/>
          <w:marBottom w:val="0"/>
          <w:divBdr>
            <w:top w:val="none" w:sz="0" w:space="0" w:color="auto"/>
            <w:left w:val="none" w:sz="0" w:space="0" w:color="auto"/>
            <w:bottom w:val="none" w:sz="0" w:space="0" w:color="auto"/>
            <w:right w:val="none" w:sz="0" w:space="0" w:color="auto"/>
          </w:divBdr>
        </w:div>
        <w:div w:id="1435782995">
          <w:marLeft w:val="1166"/>
          <w:marRight w:val="0"/>
          <w:marTop w:val="86"/>
          <w:marBottom w:val="0"/>
          <w:divBdr>
            <w:top w:val="none" w:sz="0" w:space="0" w:color="auto"/>
            <w:left w:val="none" w:sz="0" w:space="0" w:color="auto"/>
            <w:bottom w:val="none" w:sz="0" w:space="0" w:color="auto"/>
            <w:right w:val="none" w:sz="0" w:space="0" w:color="auto"/>
          </w:divBdr>
        </w:div>
        <w:div w:id="1451246045">
          <w:marLeft w:val="547"/>
          <w:marRight w:val="0"/>
          <w:marTop w:val="96"/>
          <w:marBottom w:val="0"/>
          <w:divBdr>
            <w:top w:val="none" w:sz="0" w:space="0" w:color="auto"/>
            <w:left w:val="none" w:sz="0" w:space="0" w:color="auto"/>
            <w:bottom w:val="none" w:sz="0" w:space="0" w:color="auto"/>
            <w:right w:val="none" w:sz="0" w:space="0" w:color="auto"/>
          </w:divBdr>
        </w:div>
        <w:div w:id="1824466353">
          <w:marLeft w:val="1166"/>
          <w:marRight w:val="0"/>
          <w:marTop w:val="86"/>
          <w:marBottom w:val="0"/>
          <w:divBdr>
            <w:top w:val="none" w:sz="0" w:space="0" w:color="auto"/>
            <w:left w:val="none" w:sz="0" w:space="0" w:color="auto"/>
            <w:bottom w:val="none" w:sz="0" w:space="0" w:color="auto"/>
            <w:right w:val="none" w:sz="0" w:space="0" w:color="auto"/>
          </w:divBdr>
        </w:div>
        <w:div w:id="1967195438">
          <w:marLeft w:val="547"/>
          <w:marRight w:val="0"/>
          <w:marTop w:val="96"/>
          <w:marBottom w:val="0"/>
          <w:divBdr>
            <w:top w:val="none" w:sz="0" w:space="0" w:color="auto"/>
            <w:left w:val="none" w:sz="0" w:space="0" w:color="auto"/>
            <w:bottom w:val="none" w:sz="0" w:space="0" w:color="auto"/>
            <w:right w:val="none" w:sz="0" w:space="0" w:color="auto"/>
          </w:divBdr>
        </w:div>
        <w:div w:id="2045903621">
          <w:marLeft w:val="1166"/>
          <w:marRight w:val="0"/>
          <w:marTop w:val="86"/>
          <w:marBottom w:val="0"/>
          <w:divBdr>
            <w:top w:val="none" w:sz="0" w:space="0" w:color="auto"/>
            <w:left w:val="none" w:sz="0" w:space="0" w:color="auto"/>
            <w:bottom w:val="none" w:sz="0" w:space="0" w:color="auto"/>
            <w:right w:val="none" w:sz="0" w:space="0" w:color="auto"/>
          </w:divBdr>
        </w:div>
      </w:divsChild>
    </w:div>
    <w:div w:id="863133377">
      <w:bodyDiv w:val="1"/>
      <w:marLeft w:val="0"/>
      <w:marRight w:val="0"/>
      <w:marTop w:val="0"/>
      <w:marBottom w:val="0"/>
      <w:divBdr>
        <w:top w:val="none" w:sz="0" w:space="0" w:color="auto"/>
        <w:left w:val="none" w:sz="0" w:space="0" w:color="auto"/>
        <w:bottom w:val="none" w:sz="0" w:space="0" w:color="auto"/>
        <w:right w:val="none" w:sz="0" w:space="0" w:color="auto"/>
      </w:divBdr>
    </w:div>
    <w:div w:id="863714891">
      <w:bodyDiv w:val="1"/>
      <w:marLeft w:val="0"/>
      <w:marRight w:val="0"/>
      <w:marTop w:val="0"/>
      <w:marBottom w:val="0"/>
      <w:divBdr>
        <w:top w:val="none" w:sz="0" w:space="0" w:color="auto"/>
        <w:left w:val="none" w:sz="0" w:space="0" w:color="auto"/>
        <w:bottom w:val="none" w:sz="0" w:space="0" w:color="auto"/>
        <w:right w:val="none" w:sz="0" w:space="0" w:color="auto"/>
      </w:divBdr>
    </w:div>
    <w:div w:id="864250402">
      <w:bodyDiv w:val="1"/>
      <w:marLeft w:val="0"/>
      <w:marRight w:val="0"/>
      <w:marTop w:val="0"/>
      <w:marBottom w:val="0"/>
      <w:divBdr>
        <w:top w:val="none" w:sz="0" w:space="0" w:color="auto"/>
        <w:left w:val="none" w:sz="0" w:space="0" w:color="auto"/>
        <w:bottom w:val="none" w:sz="0" w:space="0" w:color="auto"/>
        <w:right w:val="none" w:sz="0" w:space="0" w:color="auto"/>
      </w:divBdr>
    </w:div>
    <w:div w:id="865363788">
      <w:bodyDiv w:val="1"/>
      <w:marLeft w:val="0"/>
      <w:marRight w:val="0"/>
      <w:marTop w:val="0"/>
      <w:marBottom w:val="0"/>
      <w:divBdr>
        <w:top w:val="none" w:sz="0" w:space="0" w:color="auto"/>
        <w:left w:val="none" w:sz="0" w:space="0" w:color="auto"/>
        <w:bottom w:val="none" w:sz="0" w:space="0" w:color="auto"/>
        <w:right w:val="none" w:sz="0" w:space="0" w:color="auto"/>
      </w:divBdr>
    </w:div>
    <w:div w:id="866218354">
      <w:bodyDiv w:val="1"/>
      <w:marLeft w:val="0"/>
      <w:marRight w:val="0"/>
      <w:marTop w:val="0"/>
      <w:marBottom w:val="0"/>
      <w:divBdr>
        <w:top w:val="none" w:sz="0" w:space="0" w:color="auto"/>
        <w:left w:val="none" w:sz="0" w:space="0" w:color="auto"/>
        <w:bottom w:val="none" w:sz="0" w:space="0" w:color="auto"/>
        <w:right w:val="none" w:sz="0" w:space="0" w:color="auto"/>
      </w:divBdr>
    </w:div>
    <w:div w:id="866408289">
      <w:bodyDiv w:val="1"/>
      <w:marLeft w:val="0"/>
      <w:marRight w:val="0"/>
      <w:marTop w:val="0"/>
      <w:marBottom w:val="0"/>
      <w:divBdr>
        <w:top w:val="none" w:sz="0" w:space="0" w:color="auto"/>
        <w:left w:val="none" w:sz="0" w:space="0" w:color="auto"/>
        <w:bottom w:val="none" w:sz="0" w:space="0" w:color="auto"/>
        <w:right w:val="none" w:sz="0" w:space="0" w:color="auto"/>
      </w:divBdr>
    </w:div>
    <w:div w:id="866676009">
      <w:bodyDiv w:val="1"/>
      <w:marLeft w:val="0"/>
      <w:marRight w:val="0"/>
      <w:marTop w:val="0"/>
      <w:marBottom w:val="0"/>
      <w:divBdr>
        <w:top w:val="none" w:sz="0" w:space="0" w:color="auto"/>
        <w:left w:val="none" w:sz="0" w:space="0" w:color="auto"/>
        <w:bottom w:val="none" w:sz="0" w:space="0" w:color="auto"/>
        <w:right w:val="none" w:sz="0" w:space="0" w:color="auto"/>
      </w:divBdr>
      <w:divsChild>
        <w:div w:id="29917071">
          <w:marLeft w:val="1166"/>
          <w:marRight w:val="0"/>
          <w:marTop w:val="115"/>
          <w:marBottom w:val="0"/>
          <w:divBdr>
            <w:top w:val="none" w:sz="0" w:space="0" w:color="auto"/>
            <w:left w:val="none" w:sz="0" w:space="0" w:color="auto"/>
            <w:bottom w:val="none" w:sz="0" w:space="0" w:color="auto"/>
            <w:right w:val="none" w:sz="0" w:space="0" w:color="auto"/>
          </w:divBdr>
        </w:div>
        <w:div w:id="575239439">
          <w:marLeft w:val="1166"/>
          <w:marRight w:val="0"/>
          <w:marTop w:val="115"/>
          <w:marBottom w:val="0"/>
          <w:divBdr>
            <w:top w:val="none" w:sz="0" w:space="0" w:color="auto"/>
            <w:left w:val="none" w:sz="0" w:space="0" w:color="auto"/>
            <w:bottom w:val="none" w:sz="0" w:space="0" w:color="auto"/>
            <w:right w:val="none" w:sz="0" w:space="0" w:color="auto"/>
          </w:divBdr>
        </w:div>
        <w:div w:id="607740947">
          <w:marLeft w:val="1166"/>
          <w:marRight w:val="0"/>
          <w:marTop w:val="115"/>
          <w:marBottom w:val="0"/>
          <w:divBdr>
            <w:top w:val="none" w:sz="0" w:space="0" w:color="auto"/>
            <w:left w:val="none" w:sz="0" w:space="0" w:color="auto"/>
            <w:bottom w:val="none" w:sz="0" w:space="0" w:color="auto"/>
            <w:right w:val="none" w:sz="0" w:space="0" w:color="auto"/>
          </w:divBdr>
        </w:div>
        <w:div w:id="1022976157">
          <w:marLeft w:val="547"/>
          <w:marRight w:val="0"/>
          <w:marTop w:val="115"/>
          <w:marBottom w:val="0"/>
          <w:divBdr>
            <w:top w:val="none" w:sz="0" w:space="0" w:color="auto"/>
            <w:left w:val="none" w:sz="0" w:space="0" w:color="auto"/>
            <w:bottom w:val="none" w:sz="0" w:space="0" w:color="auto"/>
            <w:right w:val="none" w:sz="0" w:space="0" w:color="auto"/>
          </w:divBdr>
        </w:div>
        <w:div w:id="1203178251">
          <w:marLeft w:val="1166"/>
          <w:marRight w:val="0"/>
          <w:marTop w:val="115"/>
          <w:marBottom w:val="0"/>
          <w:divBdr>
            <w:top w:val="none" w:sz="0" w:space="0" w:color="auto"/>
            <w:left w:val="none" w:sz="0" w:space="0" w:color="auto"/>
            <w:bottom w:val="none" w:sz="0" w:space="0" w:color="auto"/>
            <w:right w:val="none" w:sz="0" w:space="0" w:color="auto"/>
          </w:divBdr>
        </w:div>
      </w:divsChild>
    </w:div>
    <w:div w:id="866913274">
      <w:bodyDiv w:val="1"/>
      <w:marLeft w:val="0"/>
      <w:marRight w:val="0"/>
      <w:marTop w:val="0"/>
      <w:marBottom w:val="0"/>
      <w:divBdr>
        <w:top w:val="none" w:sz="0" w:space="0" w:color="auto"/>
        <w:left w:val="none" w:sz="0" w:space="0" w:color="auto"/>
        <w:bottom w:val="none" w:sz="0" w:space="0" w:color="auto"/>
        <w:right w:val="none" w:sz="0" w:space="0" w:color="auto"/>
      </w:divBdr>
    </w:div>
    <w:div w:id="867524709">
      <w:bodyDiv w:val="1"/>
      <w:marLeft w:val="0"/>
      <w:marRight w:val="0"/>
      <w:marTop w:val="0"/>
      <w:marBottom w:val="0"/>
      <w:divBdr>
        <w:top w:val="none" w:sz="0" w:space="0" w:color="auto"/>
        <w:left w:val="none" w:sz="0" w:space="0" w:color="auto"/>
        <w:bottom w:val="none" w:sz="0" w:space="0" w:color="auto"/>
        <w:right w:val="none" w:sz="0" w:space="0" w:color="auto"/>
      </w:divBdr>
    </w:div>
    <w:div w:id="868296696">
      <w:bodyDiv w:val="1"/>
      <w:marLeft w:val="0"/>
      <w:marRight w:val="0"/>
      <w:marTop w:val="0"/>
      <w:marBottom w:val="0"/>
      <w:divBdr>
        <w:top w:val="none" w:sz="0" w:space="0" w:color="auto"/>
        <w:left w:val="none" w:sz="0" w:space="0" w:color="auto"/>
        <w:bottom w:val="none" w:sz="0" w:space="0" w:color="auto"/>
        <w:right w:val="none" w:sz="0" w:space="0" w:color="auto"/>
      </w:divBdr>
    </w:div>
    <w:div w:id="868417911">
      <w:bodyDiv w:val="1"/>
      <w:marLeft w:val="0"/>
      <w:marRight w:val="0"/>
      <w:marTop w:val="0"/>
      <w:marBottom w:val="0"/>
      <w:divBdr>
        <w:top w:val="none" w:sz="0" w:space="0" w:color="auto"/>
        <w:left w:val="none" w:sz="0" w:space="0" w:color="auto"/>
        <w:bottom w:val="none" w:sz="0" w:space="0" w:color="auto"/>
        <w:right w:val="none" w:sz="0" w:space="0" w:color="auto"/>
      </w:divBdr>
      <w:divsChild>
        <w:div w:id="8025675">
          <w:marLeft w:val="1166"/>
          <w:marRight w:val="0"/>
          <w:marTop w:val="106"/>
          <w:marBottom w:val="0"/>
          <w:divBdr>
            <w:top w:val="none" w:sz="0" w:space="0" w:color="auto"/>
            <w:left w:val="none" w:sz="0" w:space="0" w:color="auto"/>
            <w:bottom w:val="none" w:sz="0" w:space="0" w:color="auto"/>
            <w:right w:val="none" w:sz="0" w:space="0" w:color="auto"/>
          </w:divBdr>
        </w:div>
        <w:div w:id="110563042">
          <w:marLeft w:val="547"/>
          <w:marRight w:val="0"/>
          <w:marTop w:val="106"/>
          <w:marBottom w:val="0"/>
          <w:divBdr>
            <w:top w:val="none" w:sz="0" w:space="0" w:color="auto"/>
            <w:left w:val="none" w:sz="0" w:space="0" w:color="auto"/>
            <w:bottom w:val="none" w:sz="0" w:space="0" w:color="auto"/>
            <w:right w:val="none" w:sz="0" w:space="0" w:color="auto"/>
          </w:divBdr>
        </w:div>
        <w:div w:id="981271867">
          <w:marLeft w:val="1166"/>
          <w:marRight w:val="0"/>
          <w:marTop w:val="106"/>
          <w:marBottom w:val="0"/>
          <w:divBdr>
            <w:top w:val="none" w:sz="0" w:space="0" w:color="auto"/>
            <w:left w:val="none" w:sz="0" w:space="0" w:color="auto"/>
            <w:bottom w:val="none" w:sz="0" w:space="0" w:color="auto"/>
            <w:right w:val="none" w:sz="0" w:space="0" w:color="auto"/>
          </w:divBdr>
        </w:div>
        <w:div w:id="1160389419">
          <w:marLeft w:val="547"/>
          <w:marRight w:val="0"/>
          <w:marTop w:val="106"/>
          <w:marBottom w:val="0"/>
          <w:divBdr>
            <w:top w:val="none" w:sz="0" w:space="0" w:color="auto"/>
            <w:left w:val="none" w:sz="0" w:space="0" w:color="auto"/>
            <w:bottom w:val="none" w:sz="0" w:space="0" w:color="auto"/>
            <w:right w:val="none" w:sz="0" w:space="0" w:color="auto"/>
          </w:divBdr>
        </w:div>
        <w:div w:id="1522236562">
          <w:marLeft w:val="547"/>
          <w:marRight w:val="0"/>
          <w:marTop w:val="106"/>
          <w:marBottom w:val="0"/>
          <w:divBdr>
            <w:top w:val="none" w:sz="0" w:space="0" w:color="auto"/>
            <w:left w:val="none" w:sz="0" w:space="0" w:color="auto"/>
            <w:bottom w:val="none" w:sz="0" w:space="0" w:color="auto"/>
            <w:right w:val="none" w:sz="0" w:space="0" w:color="auto"/>
          </w:divBdr>
        </w:div>
      </w:divsChild>
    </w:div>
    <w:div w:id="870386128">
      <w:bodyDiv w:val="1"/>
      <w:marLeft w:val="0"/>
      <w:marRight w:val="0"/>
      <w:marTop w:val="0"/>
      <w:marBottom w:val="0"/>
      <w:divBdr>
        <w:top w:val="none" w:sz="0" w:space="0" w:color="auto"/>
        <w:left w:val="none" w:sz="0" w:space="0" w:color="auto"/>
        <w:bottom w:val="none" w:sz="0" w:space="0" w:color="auto"/>
        <w:right w:val="none" w:sz="0" w:space="0" w:color="auto"/>
      </w:divBdr>
    </w:div>
    <w:div w:id="871040481">
      <w:bodyDiv w:val="1"/>
      <w:marLeft w:val="0"/>
      <w:marRight w:val="0"/>
      <w:marTop w:val="0"/>
      <w:marBottom w:val="0"/>
      <w:divBdr>
        <w:top w:val="none" w:sz="0" w:space="0" w:color="auto"/>
        <w:left w:val="none" w:sz="0" w:space="0" w:color="auto"/>
        <w:bottom w:val="none" w:sz="0" w:space="0" w:color="auto"/>
        <w:right w:val="none" w:sz="0" w:space="0" w:color="auto"/>
      </w:divBdr>
    </w:div>
    <w:div w:id="871112926">
      <w:bodyDiv w:val="1"/>
      <w:marLeft w:val="0"/>
      <w:marRight w:val="0"/>
      <w:marTop w:val="0"/>
      <w:marBottom w:val="0"/>
      <w:divBdr>
        <w:top w:val="none" w:sz="0" w:space="0" w:color="auto"/>
        <w:left w:val="none" w:sz="0" w:space="0" w:color="auto"/>
        <w:bottom w:val="none" w:sz="0" w:space="0" w:color="auto"/>
        <w:right w:val="none" w:sz="0" w:space="0" w:color="auto"/>
      </w:divBdr>
    </w:div>
    <w:div w:id="871378635">
      <w:bodyDiv w:val="1"/>
      <w:marLeft w:val="0"/>
      <w:marRight w:val="0"/>
      <w:marTop w:val="0"/>
      <w:marBottom w:val="0"/>
      <w:divBdr>
        <w:top w:val="none" w:sz="0" w:space="0" w:color="auto"/>
        <w:left w:val="none" w:sz="0" w:space="0" w:color="auto"/>
        <w:bottom w:val="none" w:sz="0" w:space="0" w:color="auto"/>
        <w:right w:val="none" w:sz="0" w:space="0" w:color="auto"/>
      </w:divBdr>
    </w:div>
    <w:div w:id="873151649">
      <w:bodyDiv w:val="1"/>
      <w:marLeft w:val="0"/>
      <w:marRight w:val="0"/>
      <w:marTop w:val="0"/>
      <w:marBottom w:val="0"/>
      <w:divBdr>
        <w:top w:val="none" w:sz="0" w:space="0" w:color="auto"/>
        <w:left w:val="none" w:sz="0" w:space="0" w:color="auto"/>
        <w:bottom w:val="none" w:sz="0" w:space="0" w:color="auto"/>
        <w:right w:val="none" w:sz="0" w:space="0" w:color="auto"/>
      </w:divBdr>
    </w:div>
    <w:div w:id="874584803">
      <w:bodyDiv w:val="1"/>
      <w:marLeft w:val="0"/>
      <w:marRight w:val="0"/>
      <w:marTop w:val="0"/>
      <w:marBottom w:val="0"/>
      <w:divBdr>
        <w:top w:val="none" w:sz="0" w:space="0" w:color="auto"/>
        <w:left w:val="none" w:sz="0" w:space="0" w:color="auto"/>
        <w:bottom w:val="none" w:sz="0" w:space="0" w:color="auto"/>
        <w:right w:val="none" w:sz="0" w:space="0" w:color="auto"/>
      </w:divBdr>
      <w:divsChild>
        <w:div w:id="161511964">
          <w:marLeft w:val="547"/>
          <w:marRight w:val="0"/>
          <w:marTop w:val="115"/>
          <w:marBottom w:val="0"/>
          <w:divBdr>
            <w:top w:val="none" w:sz="0" w:space="0" w:color="auto"/>
            <w:left w:val="none" w:sz="0" w:space="0" w:color="auto"/>
            <w:bottom w:val="none" w:sz="0" w:space="0" w:color="auto"/>
            <w:right w:val="none" w:sz="0" w:space="0" w:color="auto"/>
          </w:divBdr>
        </w:div>
        <w:div w:id="997922555">
          <w:marLeft w:val="1800"/>
          <w:marRight w:val="0"/>
          <w:marTop w:val="77"/>
          <w:marBottom w:val="0"/>
          <w:divBdr>
            <w:top w:val="none" w:sz="0" w:space="0" w:color="auto"/>
            <w:left w:val="none" w:sz="0" w:space="0" w:color="auto"/>
            <w:bottom w:val="none" w:sz="0" w:space="0" w:color="auto"/>
            <w:right w:val="none" w:sz="0" w:space="0" w:color="auto"/>
          </w:divBdr>
        </w:div>
        <w:div w:id="1206453988">
          <w:marLeft w:val="1166"/>
          <w:marRight w:val="0"/>
          <w:marTop w:val="96"/>
          <w:marBottom w:val="0"/>
          <w:divBdr>
            <w:top w:val="none" w:sz="0" w:space="0" w:color="auto"/>
            <w:left w:val="none" w:sz="0" w:space="0" w:color="auto"/>
            <w:bottom w:val="none" w:sz="0" w:space="0" w:color="auto"/>
            <w:right w:val="none" w:sz="0" w:space="0" w:color="auto"/>
          </w:divBdr>
        </w:div>
        <w:div w:id="1638416157">
          <w:marLeft w:val="1800"/>
          <w:marRight w:val="0"/>
          <w:marTop w:val="77"/>
          <w:marBottom w:val="0"/>
          <w:divBdr>
            <w:top w:val="none" w:sz="0" w:space="0" w:color="auto"/>
            <w:left w:val="none" w:sz="0" w:space="0" w:color="auto"/>
            <w:bottom w:val="none" w:sz="0" w:space="0" w:color="auto"/>
            <w:right w:val="none" w:sz="0" w:space="0" w:color="auto"/>
          </w:divBdr>
        </w:div>
        <w:div w:id="1919171076">
          <w:marLeft w:val="1166"/>
          <w:marRight w:val="0"/>
          <w:marTop w:val="96"/>
          <w:marBottom w:val="0"/>
          <w:divBdr>
            <w:top w:val="none" w:sz="0" w:space="0" w:color="auto"/>
            <w:left w:val="none" w:sz="0" w:space="0" w:color="auto"/>
            <w:bottom w:val="none" w:sz="0" w:space="0" w:color="auto"/>
            <w:right w:val="none" w:sz="0" w:space="0" w:color="auto"/>
          </w:divBdr>
        </w:div>
        <w:div w:id="2138180116">
          <w:marLeft w:val="547"/>
          <w:marRight w:val="0"/>
          <w:marTop w:val="115"/>
          <w:marBottom w:val="0"/>
          <w:divBdr>
            <w:top w:val="none" w:sz="0" w:space="0" w:color="auto"/>
            <w:left w:val="none" w:sz="0" w:space="0" w:color="auto"/>
            <w:bottom w:val="none" w:sz="0" w:space="0" w:color="auto"/>
            <w:right w:val="none" w:sz="0" w:space="0" w:color="auto"/>
          </w:divBdr>
        </w:div>
      </w:divsChild>
    </w:div>
    <w:div w:id="876351102">
      <w:bodyDiv w:val="1"/>
      <w:marLeft w:val="0"/>
      <w:marRight w:val="0"/>
      <w:marTop w:val="0"/>
      <w:marBottom w:val="0"/>
      <w:divBdr>
        <w:top w:val="none" w:sz="0" w:space="0" w:color="auto"/>
        <w:left w:val="none" w:sz="0" w:space="0" w:color="auto"/>
        <w:bottom w:val="none" w:sz="0" w:space="0" w:color="auto"/>
        <w:right w:val="none" w:sz="0" w:space="0" w:color="auto"/>
      </w:divBdr>
      <w:divsChild>
        <w:div w:id="69549376">
          <w:marLeft w:val="1166"/>
          <w:marRight w:val="0"/>
          <w:marTop w:val="86"/>
          <w:marBottom w:val="0"/>
          <w:divBdr>
            <w:top w:val="none" w:sz="0" w:space="0" w:color="auto"/>
            <w:left w:val="none" w:sz="0" w:space="0" w:color="auto"/>
            <w:bottom w:val="none" w:sz="0" w:space="0" w:color="auto"/>
            <w:right w:val="none" w:sz="0" w:space="0" w:color="auto"/>
          </w:divBdr>
        </w:div>
        <w:div w:id="77751487">
          <w:marLeft w:val="2520"/>
          <w:marRight w:val="0"/>
          <w:marTop w:val="67"/>
          <w:marBottom w:val="0"/>
          <w:divBdr>
            <w:top w:val="none" w:sz="0" w:space="0" w:color="auto"/>
            <w:left w:val="none" w:sz="0" w:space="0" w:color="auto"/>
            <w:bottom w:val="none" w:sz="0" w:space="0" w:color="auto"/>
            <w:right w:val="none" w:sz="0" w:space="0" w:color="auto"/>
          </w:divBdr>
        </w:div>
        <w:div w:id="641038305">
          <w:marLeft w:val="1166"/>
          <w:marRight w:val="0"/>
          <w:marTop w:val="86"/>
          <w:marBottom w:val="0"/>
          <w:divBdr>
            <w:top w:val="none" w:sz="0" w:space="0" w:color="auto"/>
            <w:left w:val="none" w:sz="0" w:space="0" w:color="auto"/>
            <w:bottom w:val="none" w:sz="0" w:space="0" w:color="auto"/>
            <w:right w:val="none" w:sz="0" w:space="0" w:color="auto"/>
          </w:divBdr>
        </w:div>
        <w:div w:id="697313239">
          <w:marLeft w:val="1800"/>
          <w:marRight w:val="0"/>
          <w:marTop w:val="77"/>
          <w:marBottom w:val="0"/>
          <w:divBdr>
            <w:top w:val="none" w:sz="0" w:space="0" w:color="auto"/>
            <w:left w:val="none" w:sz="0" w:space="0" w:color="auto"/>
            <w:bottom w:val="none" w:sz="0" w:space="0" w:color="auto"/>
            <w:right w:val="none" w:sz="0" w:space="0" w:color="auto"/>
          </w:divBdr>
        </w:div>
        <w:div w:id="742878791">
          <w:marLeft w:val="547"/>
          <w:marRight w:val="0"/>
          <w:marTop w:val="96"/>
          <w:marBottom w:val="0"/>
          <w:divBdr>
            <w:top w:val="none" w:sz="0" w:space="0" w:color="auto"/>
            <w:left w:val="none" w:sz="0" w:space="0" w:color="auto"/>
            <w:bottom w:val="none" w:sz="0" w:space="0" w:color="auto"/>
            <w:right w:val="none" w:sz="0" w:space="0" w:color="auto"/>
          </w:divBdr>
        </w:div>
        <w:div w:id="831290188">
          <w:marLeft w:val="1800"/>
          <w:marRight w:val="0"/>
          <w:marTop w:val="77"/>
          <w:marBottom w:val="0"/>
          <w:divBdr>
            <w:top w:val="none" w:sz="0" w:space="0" w:color="auto"/>
            <w:left w:val="none" w:sz="0" w:space="0" w:color="auto"/>
            <w:bottom w:val="none" w:sz="0" w:space="0" w:color="auto"/>
            <w:right w:val="none" w:sz="0" w:space="0" w:color="auto"/>
          </w:divBdr>
        </w:div>
        <w:div w:id="862399836">
          <w:marLeft w:val="2520"/>
          <w:marRight w:val="0"/>
          <w:marTop w:val="67"/>
          <w:marBottom w:val="0"/>
          <w:divBdr>
            <w:top w:val="none" w:sz="0" w:space="0" w:color="auto"/>
            <w:left w:val="none" w:sz="0" w:space="0" w:color="auto"/>
            <w:bottom w:val="none" w:sz="0" w:space="0" w:color="auto"/>
            <w:right w:val="none" w:sz="0" w:space="0" w:color="auto"/>
          </w:divBdr>
        </w:div>
        <w:div w:id="1213421502">
          <w:marLeft w:val="1166"/>
          <w:marRight w:val="0"/>
          <w:marTop w:val="86"/>
          <w:marBottom w:val="0"/>
          <w:divBdr>
            <w:top w:val="none" w:sz="0" w:space="0" w:color="auto"/>
            <w:left w:val="none" w:sz="0" w:space="0" w:color="auto"/>
            <w:bottom w:val="none" w:sz="0" w:space="0" w:color="auto"/>
            <w:right w:val="none" w:sz="0" w:space="0" w:color="auto"/>
          </w:divBdr>
        </w:div>
        <w:div w:id="1663662373">
          <w:marLeft w:val="547"/>
          <w:marRight w:val="0"/>
          <w:marTop w:val="96"/>
          <w:marBottom w:val="0"/>
          <w:divBdr>
            <w:top w:val="none" w:sz="0" w:space="0" w:color="auto"/>
            <w:left w:val="none" w:sz="0" w:space="0" w:color="auto"/>
            <w:bottom w:val="none" w:sz="0" w:space="0" w:color="auto"/>
            <w:right w:val="none" w:sz="0" w:space="0" w:color="auto"/>
          </w:divBdr>
        </w:div>
        <w:div w:id="2044288941">
          <w:marLeft w:val="547"/>
          <w:marRight w:val="0"/>
          <w:marTop w:val="96"/>
          <w:marBottom w:val="0"/>
          <w:divBdr>
            <w:top w:val="none" w:sz="0" w:space="0" w:color="auto"/>
            <w:left w:val="none" w:sz="0" w:space="0" w:color="auto"/>
            <w:bottom w:val="none" w:sz="0" w:space="0" w:color="auto"/>
            <w:right w:val="none" w:sz="0" w:space="0" w:color="auto"/>
          </w:divBdr>
        </w:div>
      </w:divsChild>
    </w:div>
    <w:div w:id="876501433">
      <w:bodyDiv w:val="1"/>
      <w:marLeft w:val="0"/>
      <w:marRight w:val="0"/>
      <w:marTop w:val="0"/>
      <w:marBottom w:val="0"/>
      <w:divBdr>
        <w:top w:val="none" w:sz="0" w:space="0" w:color="auto"/>
        <w:left w:val="none" w:sz="0" w:space="0" w:color="auto"/>
        <w:bottom w:val="none" w:sz="0" w:space="0" w:color="auto"/>
        <w:right w:val="none" w:sz="0" w:space="0" w:color="auto"/>
      </w:divBdr>
    </w:div>
    <w:div w:id="877156704">
      <w:bodyDiv w:val="1"/>
      <w:marLeft w:val="0"/>
      <w:marRight w:val="0"/>
      <w:marTop w:val="0"/>
      <w:marBottom w:val="0"/>
      <w:divBdr>
        <w:top w:val="none" w:sz="0" w:space="0" w:color="auto"/>
        <w:left w:val="none" w:sz="0" w:space="0" w:color="auto"/>
        <w:bottom w:val="none" w:sz="0" w:space="0" w:color="auto"/>
        <w:right w:val="none" w:sz="0" w:space="0" w:color="auto"/>
      </w:divBdr>
    </w:div>
    <w:div w:id="877476140">
      <w:bodyDiv w:val="1"/>
      <w:marLeft w:val="0"/>
      <w:marRight w:val="0"/>
      <w:marTop w:val="0"/>
      <w:marBottom w:val="0"/>
      <w:divBdr>
        <w:top w:val="none" w:sz="0" w:space="0" w:color="auto"/>
        <w:left w:val="none" w:sz="0" w:space="0" w:color="auto"/>
        <w:bottom w:val="none" w:sz="0" w:space="0" w:color="auto"/>
        <w:right w:val="none" w:sz="0" w:space="0" w:color="auto"/>
      </w:divBdr>
    </w:div>
    <w:div w:id="877668525">
      <w:bodyDiv w:val="1"/>
      <w:marLeft w:val="0"/>
      <w:marRight w:val="0"/>
      <w:marTop w:val="0"/>
      <w:marBottom w:val="0"/>
      <w:divBdr>
        <w:top w:val="none" w:sz="0" w:space="0" w:color="auto"/>
        <w:left w:val="none" w:sz="0" w:space="0" w:color="auto"/>
        <w:bottom w:val="none" w:sz="0" w:space="0" w:color="auto"/>
        <w:right w:val="none" w:sz="0" w:space="0" w:color="auto"/>
      </w:divBdr>
    </w:div>
    <w:div w:id="878057166">
      <w:bodyDiv w:val="1"/>
      <w:marLeft w:val="0"/>
      <w:marRight w:val="0"/>
      <w:marTop w:val="0"/>
      <w:marBottom w:val="0"/>
      <w:divBdr>
        <w:top w:val="none" w:sz="0" w:space="0" w:color="auto"/>
        <w:left w:val="none" w:sz="0" w:space="0" w:color="auto"/>
        <w:bottom w:val="none" w:sz="0" w:space="0" w:color="auto"/>
        <w:right w:val="none" w:sz="0" w:space="0" w:color="auto"/>
      </w:divBdr>
    </w:div>
    <w:div w:id="878467556">
      <w:bodyDiv w:val="1"/>
      <w:marLeft w:val="0"/>
      <w:marRight w:val="0"/>
      <w:marTop w:val="0"/>
      <w:marBottom w:val="0"/>
      <w:divBdr>
        <w:top w:val="none" w:sz="0" w:space="0" w:color="auto"/>
        <w:left w:val="none" w:sz="0" w:space="0" w:color="auto"/>
        <w:bottom w:val="none" w:sz="0" w:space="0" w:color="auto"/>
        <w:right w:val="none" w:sz="0" w:space="0" w:color="auto"/>
      </w:divBdr>
      <w:divsChild>
        <w:div w:id="229311866">
          <w:marLeft w:val="806"/>
          <w:marRight w:val="0"/>
          <w:marTop w:val="75"/>
          <w:marBottom w:val="0"/>
          <w:divBdr>
            <w:top w:val="none" w:sz="0" w:space="0" w:color="auto"/>
            <w:left w:val="none" w:sz="0" w:space="0" w:color="auto"/>
            <w:bottom w:val="none" w:sz="0" w:space="0" w:color="auto"/>
            <w:right w:val="none" w:sz="0" w:space="0" w:color="auto"/>
          </w:divBdr>
        </w:div>
        <w:div w:id="465659711">
          <w:marLeft w:val="806"/>
          <w:marRight w:val="0"/>
          <w:marTop w:val="75"/>
          <w:marBottom w:val="0"/>
          <w:divBdr>
            <w:top w:val="none" w:sz="0" w:space="0" w:color="auto"/>
            <w:left w:val="none" w:sz="0" w:space="0" w:color="auto"/>
            <w:bottom w:val="none" w:sz="0" w:space="0" w:color="auto"/>
            <w:right w:val="none" w:sz="0" w:space="0" w:color="auto"/>
          </w:divBdr>
        </w:div>
        <w:div w:id="872306322">
          <w:marLeft w:val="274"/>
          <w:marRight w:val="0"/>
          <w:marTop w:val="150"/>
          <w:marBottom w:val="0"/>
          <w:divBdr>
            <w:top w:val="none" w:sz="0" w:space="0" w:color="auto"/>
            <w:left w:val="none" w:sz="0" w:space="0" w:color="auto"/>
            <w:bottom w:val="none" w:sz="0" w:space="0" w:color="auto"/>
            <w:right w:val="none" w:sz="0" w:space="0" w:color="auto"/>
          </w:divBdr>
        </w:div>
        <w:div w:id="1986010653">
          <w:marLeft w:val="806"/>
          <w:marRight w:val="0"/>
          <w:marTop w:val="75"/>
          <w:marBottom w:val="0"/>
          <w:divBdr>
            <w:top w:val="none" w:sz="0" w:space="0" w:color="auto"/>
            <w:left w:val="none" w:sz="0" w:space="0" w:color="auto"/>
            <w:bottom w:val="none" w:sz="0" w:space="0" w:color="auto"/>
            <w:right w:val="none" w:sz="0" w:space="0" w:color="auto"/>
          </w:divBdr>
        </w:div>
      </w:divsChild>
    </w:div>
    <w:div w:id="878472412">
      <w:bodyDiv w:val="1"/>
      <w:marLeft w:val="0"/>
      <w:marRight w:val="0"/>
      <w:marTop w:val="0"/>
      <w:marBottom w:val="0"/>
      <w:divBdr>
        <w:top w:val="none" w:sz="0" w:space="0" w:color="auto"/>
        <w:left w:val="none" w:sz="0" w:space="0" w:color="auto"/>
        <w:bottom w:val="none" w:sz="0" w:space="0" w:color="auto"/>
        <w:right w:val="none" w:sz="0" w:space="0" w:color="auto"/>
      </w:divBdr>
      <w:divsChild>
        <w:div w:id="265816462">
          <w:marLeft w:val="1800"/>
          <w:marRight w:val="0"/>
          <w:marTop w:val="96"/>
          <w:marBottom w:val="0"/>
          <w:divBdr>
            <w:top w:val="none" w:sz="0" w:space="0" w:color="auto"/>
            <w:left w:val="none" w:sz="0" w:space="0" w:color="auto"/>
            <w:bottom w:val="none" w:sz="0" w:space="0" w:color="auto"/>
            <w:right w:val="none" w:sz="0" w:space="0" w:color="auto"/>
          </w:divBdr>
        </w:div>
        <w:div w:id="567497844">
          <w:marLeft w:val="1166"/>
          <w:marRight w:val="0"/>
          <w:marTop w:val="115"/>
          <w:marBottom w:val="0"/>
          <w:divBdr>
            <w:top w:val="none" w:sz="0" w:space="0" w:color="auto"/>
            <w:left w:val="none" w:sz="0" w:space="0" w:color="auto"/>
            <w:bottom w:val="none" w:sz="0" w:space="0" w:color="auto"/>
            <w:right w:val="none" w:sz="0" w:space="0" w:color="auto"/>
          </w:divBdr>
        </w:div>
        <w:div w:id="732657438">
          <w:marLeft w:val="1166"/>
          <w:marRight w:val="0"/>
          <w:marTop w:val="115"/>
          <w:marBottom w:val="0"/>
          <w:divBdr>
            <w:top w:val="none" w:sz="0" w:space="0" w:color="auto"/>
            <w:left w:val="none" w:sz="0" w:space="0" w:color="auto"/>
            <w:bottom w:val="none" w:sz="0" w:space="0" w:color="auto"/>
            <w:right w:val="none" w:sz="0" w:space="0" w:color="auto"/>
          </w:divBdr>
        </w:div>
        <w:div w:id="1152023612">
          <w:marLeft w:val="547"/>
          <w:marRight w:val="0"/>
          <w:marTop w:val="134"/>
          <w:marBottom w:val="0"/>
          <w:divBdr>
            <w:top w:val="none" w:sz="0" w:space="0" w:color="auto"/>
            <w:left w:val="none" w:sz="0" w:space="0" w:color="auto"/>
            <w:bottom w:val="none" w:sz="0" w:space="0" w:color="auto"/>
            <w:right w:val="none" w:sz="0" w:space="0" w:color="auto"/>
          </w:divBdr>
        </w:div>
        <w:div w:id="1644196053">
          <w:marLeft w:val="1800"/>
          <w:marRight w:val="0"/>
          <w:marTop w:val="96"/>
          <w:marBottom w:val="0"/>
          <w:divBdr>
            <w:top w:val="none" w:sz="0" w:space="0" w:color="auto"/>
            <w:left w:val="none" w:sz="0" w:space="0" w:color="auto"/>
            <w:bottom w:val="none" w:sz="0" w:space="0" w:color="auto"/>
            <w:right w:val="none" w:sz="0" w:space="0" w:color="auto"/>
          </w:divBdr>
        </w:div>
      </w:divsChild>
    </w:div>
    <w:div w:id="878594273">
      <w:bodyDiv w:val="1"/>
      <w:marLeft w:val="0"/>
      <w:marRight w:val="0"/>
      <w:marTop w:val="0"/>
      <w:marBottom w:val="0"/>
      <w:divBdr>
        <w:top w:val="none" w:sz="0" w:space="0" w:color="auto"/>
        <w:left w:val="none" w:sz="0" w:space="0" w:color="auto"/>
        <w:bottom w:val="none" w:sz="0" w:space="0" w:color="auto"/>
        <w:right w:val="none" w:sz="0" w:space="0" w:color="auto"/>
      </w:divBdr>
    </w:div>
    <w:div w:id="878935853">
      <w:bodyDiv w:val="1"/>
      <w:marLeft w:val="0"/>
      <w:marRight w:val="0"/>
      <w:marTop w:val="0"/>
      <w:marBottom w:val="0"/>
      <w:divBdr>
        <w:top w:val="none" w:sz="0" w:space="0" w:color="auto"/>
        <w:left w:val="none" w:sz="0" w:space="0" w:color="auto"/>
        <w:bottom w:val="none" w:sz="0" w:space="0" w:color="auto"/>
        <w:right w:val="none" w:sz="0" w:space="0" w:color="auto"/>
      </w:divBdr>
    </w:div>
    <w:div w:id="879509211">
      <w:bodyDiv w:val="1"/>
      <w:marLeft w:val="0"/>
      <w:marRight w:val="0"/>
      <w:marTop w:val="0"/>
      <w:marBottom w:val="0"/>
      <w:divBdr>
        <w:top w:val="none" w:sz="0" w:space="0" w:color="auto"/>
        <w:left w:val="none" w:sz="0" w:space="0" w:color="auto"/>
        <w:bottom w:val="none" w:sz="0" w:space="0" w:color="auto"/>
        <w:right w:val="none" w:sz="0" w:space="0" w:color="auto"/>
      </w:divBdr>
    </w:div>
    <w:div w:id="879585257">
      <w:bodyDiv w:val="1"/>
      <w:marLeft w:val="0"/>
      <w:marRight w:val="0"/>
      <w:marTop w:val="0"/>
      <w:marBottom w:val="0"/>
      <w:divBdr>
        <w:top w:val="none" w:sz="0" w:space="0" w:color="auto"/>
        <w:left w:val="none" w:sz="0" w:space="0" w:color="auto"/>
        <w:bottom w:val="none" w:sz="0" w:space="0" w:color="auto"/>
        <w:right w:val="none" w:sz="0" w:space="0" w:color="auto"/>
      </w:divBdr>
    </w:div>
    <w:div w:id="880092921">
      <w:bodyDiv w:val="1"/>
      <w:marLeft w:val="0"/>
      <w:marRight w:val="0"/>
      <w:marTop w:val="0"/>
      <w:marBottom w:val="0"/>
      <w:divBdr>
        <w:top w:val="none" w:sz="0" w:space="0" w:color="auto"/>
        <w:left w:val="none" w:sz="0" w:space="0" w:color="auto"/>
        <w:bottom w:val="none" w:sz="0" w:space="0" w:color="auto"/>
        <w:right w:val="none" w:sz="0" w:space="0" w:color="auto"/>
      </w:divBdr>
    </w:div>
    <w:div w:id="880946692">
      <w:bodyDiv w:val="1"/>
      <w:marLeft w:val="0"/>
      <w:marRight w:val="0"/>
      <w:marTop w:val="0"/>
      <w:marBottom w:val="0"/>
      <w:divBdr>
        <w:top w:val="none" w:sz="0" w:space="0" w:color="auto"/>
        <w:left w:val="none" w:sz="0" w:space="0" w:color="auto"/>
        <w:bottom w:val="none" w:sz="0" w:space="0" w:color="auto"/>
        <w:right w:val="none" w:sz="0" w:space="0" w:color="auto"/>
      </w:divBdr>
    </w:div>
    <w:div w:id="883367491">
      <w:bodyDiv w:val="1"/>
      <w:marLeft w:val="0"/>
      <w:marRight w:val="0"/>
      <w:marTop w:val="0"/>
      <w:marBottom w:val="0"/>
      <w:divBdr>
        <w:top w:val="none" w:sz="0" w:space="0" w:color="auto"/>
        <w:left w:val="none" w:sz="0" w:space="0" w:color="auto"/>
        <w:bottom w:val="none" w:sz="0" w:space="0" w:color="auto"/>
        <w:right w:val="none" w:sz="0" w:space="0" w:color="auto"/>
      </w:divBdr>
    </w:div>
    <w:div w:id="883635676">
      <w:bodyDiv w:val="1"/>
      <w:marLeft w:val="0"/>
      <w:marRight w:val="0"/>
      <w:marTop w:val="0"/>
      <w:marBottom w:val="0"/>
      <w:divBdr>
        <w:top w:val="none" w:sz="0" w:space="0" w:color="auto"/>
        <w:left w:val="none" w:sz="0" w:space="0" w:color="auto"/>
        <w:bottom w:val="none" w:sz="0" w:space="0" w:color="auto"/>
        <w:right w:val="none" w:sz="0" w:space="0" w:color="auto"/>
      </w:divBdr>
      <w:divsChild>
        <w:div w:id="10496761">
          <w:marLeft w:val="547"/>
          <w:marRight w:val="0"/>
          <w:marTop w:val="96"/>
          <w:marBottom w:val="0"/>
          <w:divBdr>
            <w:top w:val="none" w:sz="0" w:space="0" w:color="auto"/>
            <w:left w:val="none" w:sz="0" w:space="0" w:color="auto"/>
            <w:bottom w:val="none" w:sz="0" w:space="0" w:color="auto"/>
            <w:right w:val="none" w:sz="0" w:space="0" w:color="auto"/>
          </w:divBdr>
        </w:div>
        <w:div w:id="399836769">
          <w:marLeft w:val="1166"/>
          <w:marRight w:val="0"/>
          <w:marTop w:val="96"/>
          <w:marBottom w:val="0"/>
          <w:divBdr>
            <w:top w:val="none" w:sz="0" w:space="0" w:color="auto"/>
            <w:left w:val="none" w:sz="0" w:space="0" w:color="auto"/>
            <w:bottom w:val="none" w:sz="0" w:space="0" w:color="auto"/>
            <w:right w:val="none" w:sz="0" w:space="0" w:color="auto"/>
          </w:divBdr>
        </w:div>
        <w:div w:id="482311760">
          <w:marLeft w:val="1166"/>
          <w:marRight w:val="0"/>
          <w:marTop w:val="96"/>
          <w:marBottom w:val="0"/>
          <w:divBdr>
            <w:top w:val="none" w:sz="0" w:space="0" w:color="auto"/>
            <w:left w:val="none" w:sz="0" w:space="0" w:color="auto"/>
            <w:bottom w:val="none" w:sz="0" w:space="0" w:color="auto"/>
            <w:right w:val="none" w:sz="0" w:space="0" w:color="auto"/>
          </w:divBdr>
        </w:div>
        <w:div w:id="585384789">
          <w:marLeft w:val="1800"/>
          <w:marRight w:val="0"/>
          <w:marTop w:val="82"/>
          <w:marBottom w:val="0"/>
          <w:divBdr>
            <w:top w:val="none" w:sz="0" w:space="0" w:color="auto"/>
            <w:left w:val="none" w:sz="0" w:space="0" w:color="auto"/>
            <w:bottom w:val="none" w:sz="0" w:space="0" w:color="auto"/>
            <w:right w:val="none" w:sz="0" w:space="0" w:color="auto"/>
          </w:divBdr>
        </w:div>
        <w:div w:id="830483787">
          <w:marLeft w:val="1800"/>
          <w:marRight w:val="0"/>
          <w:marTop w:val="82"/>
          <w:marBottom w:val="0"/>
          <w:divBdr>
            <w:top w:val="none" w:sz="0" w:space="0" w:color="auto"/>
            <w:left w:val="none" w:sz="0" w:space="0" w:color="auto"/>
            <w:bottom w:val="none" w:sz="0" w:space="0" w:color="auto"/>
            <w:right w:val="none" w:sz="0" w:space="0" w:color="auto"/>
          </w:divBdr>
        </w:div>
        <w:div w:id="849875578">
          <w:marLeft w:val="1166"/>
          <w:marRight w:val="0"/>
          <w:marTop w:val="96"/>
          <w:marBottom w:val="0"/>
          <w:divBdr>
            <w:top w:val="none" w:sz="0" w:space="0" w:color="auto"/>
            <w:left w:val="none" w:sz="0" w:space="0" w:color="auto"/>
            <w:bottom w:val="none" w:sz="0" w:space="0" w:color="auto"/>
            <w:right w:val="none" w:sz="0" w:space="0" w:color="auto"/>
          </w:divBdr>
        </w:div>
        <w:div w:id="998582101">
          <w:marLeft w:val="547"/>
          <w:marRight w:val="0"/>
          <w:marTop w:val="96"/>
          <w:marBottom w:val="0"/>
          <w:divBdr>
            <w:top w:val="none" w:sz="0" w:space="0" w:color="auto"/>
            <w:left w:val="none" w:sz="0" w:space="0" w:color="auto"/>
            <w:bottom w:val="none" w:sz="0" w:space="0" w:color="auto"/>
            <w:right w:val="none" w:sz="0" w:space="0" w:color="auto"/>
          </w:divBdr>
        </w:div>
        <w:div w:id="1616907097">
          <w:marLeft w:val="1166"/>
          <w:marRight w:val="0"/>
          <w:marTop w:val="96"/>
          <w:marBottom w:val="0"/>
          <w:divBdr>
            <w:top w:val="none" w:sz="0" w:space="0" w:color="auto"/>
            <w:left w:val="none" w:sz="0" w:space="0" w:color="auto"/>
            <w:bottom w:val="none" w:sz="0" w:space="0" w:color="auto"/>
            <w:right w:val="none" w:sz="0" w:space="0" w:color="auto"/>
          </w:divBdr>
        </w:div>
        <w:div w:id="1708330803">
          <w:marLeft w:val="1800"/>
          <w:marRight w:val="0"/>
          <w:marTop w:val="82"/>
          <w:marBottom w:val="0"/>
          <w:divBdr>
            <w:top w:val="none" w:sz="0" w:space="0" w:color="auto"/>
            <w:left w:val="none" w:sz="0" w:space="0" w:color="auto"/>
            <w:bottom w:val="none" w:sz="0" w:space="0" w:color="auto"/>
            <w:right w:val="none" w:sz="0" w:space="0" w:color="auto"/>
          </w:divBdr>
        </w:div>
        <w:div w:id="1997175567">
          <w:marLeft w:val="1166"/>
          <w:marRight w:val="0"/>
          <w:marTop w:val="96"/>
          <w:marBottom w:val="0"/>
          <w:divBdr>
            <w:top w:val="none" w:sz="0" w:space="0" w:color="auto"/>
            <w:left w:val="none" w:sz="0" w:space="0" w:color="auto"/>
            <w:bottom w:val="none" w:sz="0" w:space="0" w:color="auto"/>
            <w:right w:val="none" w:sz="0" w:space="0" w:color="auto"/>
          </w:divBdr>
        </w:div>
      </w:divsChild>
    </w:div>
    <w:div w:id="886069897">
      <w:bodyDiv w:val="1"/>
      <w:marLeft w:val="0"/>
      <w:marRight w:val="0"/>
      <w:marTop w:val="0"/>
      <w:marBottom w:val="0"/>
      <w:divBdr>
        <w:top w:val="none" w:sz="0" w:space="0" w:color="auto"/>
        <w:left w:val="none" w:sz="0" w:space="0" w:color="auto"/>
        <w:bottom w:val="none" w:sz="0" w:space="0" w:color="auto"/>
        <w:right w:val="none" w:sz="0" w:space="0" w:color="auto"/>
      </w:divBdr>
      <w:divsChild>
        <w:div w:id="2036344759">
          <w:marLeft w:val="0"/>
          <w:marRight w:val="0"/>
          <w:marTop w:val="0"/>
          <w:marBottom w:val="0"/>
          <w:divBdr>
            <w:top w:val="none" w:sz="0" w:space="0" w:color="auto"/>
            <w:left w:val="none" w:sz="0" w:space="0" w:color="auto"/>
            <w:bottom w:val="none" w:sz="0" w:space="0" w:color="auto"/>
            <w:right w:val="none" w:sz="0" w:space="0" w:color="auto"/>
          </w:divBdr>
          <w:divsChild>
            <w:div w:id="177735849">
              <w:marLeft w:val="0"/>
              <w:marRight w:val="0"/>
              <w:marTop w:val="0"/>
              <w:marBottom w:val="0"/>
              <w:divBdr>
                <w:top w:val="none" w:sz="0" w:space="0" w:color="auto"/>
                <w:left w:val="none" w:sz="0" w:space="0" w:color="auto"/>
                <w:bottom w:val="none" w:sz="0" w:space="0" w:color="auto"/>
                <w:right w:val="none" w:sz="0" w:space="0" w:color="auto"/>
              </w:divBdr>
            </w:div>
            <w:div w:id="537936891">
              <w:marLeft w:val="0"/>
              <w:marRight w:val="0"/>
              <w:marTop w:val="0"/>
              <w:marBottom w:val="0"/>
              <w:divBdr>
                <w:top w:val="none" w:sz="0" w:space="0" w:color="auto"/>
                <w:left w:val="none" w:sz="0" w:space="0" w:color="auto"/>
                <w:bottom w:val="none" w:sz="0" w:space="0" w:color="auto"/>
                <w:right w:val="none" w:sz="0" w:space="0" w:color="auto"/>
              </w:divBdr>
            </w:div>
            <w:div w:id="539634173">
              <w:marLeft w:val="0"/>
              <w:marRight w:val="0"/>
              <w:marTop w:val="0"/>
              <w:marBottom w:val="0"/>
              <w:divBdr>
                <w:top w:val="none" w:sz="0" w:space="0" w:color="auto"/>
                <w:left w:val="none" w:sz="0" w:space="0" w:color="auto"/>
                <w:bottom w:val="none" w:sz="0" w:space="0" w:color="auto"/>
                <w:right w:val="none" w:sz="0" w:space="0" w:color="auto"/>
              </w:divBdr>
            </w:div>
            <w:div w:id="725688819">
              <w:marLeft w:val="0"/>
              <w:marRight w:val="0"/>
              <w:marTop w:val="0"/>
              <w:marBottom w:val="0"/>
              <w:divBdr>
                <w:top w:val="none" w:sz="0" w:space="0" w:color="auto"/>
                <w:left w:val="none" w:sz="0" w:space="0" w:color="auto"/>
                <w:bottom w:val="none" w:sz="0" w:space="0" w:color="auto"/>
                <w:right w:val="none" w:sz="0" w:space="0" w:color="auto"/>
              </w:divBdr>
            </w:div>
            <w:div w:id="1198129889">
              <w:marLeft w:val="0"/>
              <w:marRight w:val="0"/>
              <w:marTop w:val="0"/>
              <w:marBottom w:val="0"/>
              <w:divBdr>
                <w:top w:val="none" w:sz="0" w:space="0" w:color="auto"/>
                <w:left w:val="none" w:sz="0" w:space="0" w:color="auto"/>
                <w:bottom w:val="none" w:sz="0" w:space="0" w:color="auto"/>
                <w:right w:val="none" w:sz="0" w:space="0" w:color="auto"/>
              </w:divBdr>
            </w:div>
            <w:div w:id="1504122860">
              <w:marLeft w:val="0"/>
              <w:marRight w:val="0"/>
              <w:marTop w:val="0"/>
              <w:marBottom w:val="0"/>
              <w:divBdr>
                <w:top w:val="none" w:sz="0" w:space="0" w:color="auto"/>
                <w:left w:val="none" w:sz="0" w:space="0" w:color="auto"/>
                <w:bottom w:val="none" w:sz="0" w:space="0" w:color="auto"/>
                <w:right w:val="none" w:sz="0" w:space="0" w:color="auto"/>
              </w:divBdr>
            </w:div>
            <w:div w:id="1559127706">
              <w:marLeft w:val="0"/>
              <w:marRight w:val="0"/>
              <w:marTop w:val="0"/>
              <w:marBottom w:val="0"/>
              <w:divBdr>
                <w:top w:val="none" w:sz="0" w:space="0" w:color="auto"/>
                <w:left w:val="none" w:sz="0" w:space="0" w:color="auto"/>
                <w:bottom w:val="none" w:sz="0" w:space="0" w:color="auto"/>
                <w:right w:val="none" w:sz="0" w:space="0" w:color="auto"/>
              </w:divBdr>
            </w:div>
            <w:div w:id="1730417281">
              <w:marLeft w:val="0"/>
              <w:marRight w:val="0"/>
              <w:marTop w:val="0"/>
              <w:marBottom w:val="0"/>
              <w:divBdr>
                <w:top w:val="none" w:sz="0" w:space="0" w:color="auto"/>
                <w:left w:val="none" w:sz="0" w:space="0" w:color="auto"/>
                <w:bottom w:val="none" w:sz="0" w:space="0" w:color="auto"/>
                <w:right w:val="none" w:sz="0" w:space="0" w:color="auto"/>
              </w:divBdr>
            </w:div>
            <w:div w:id="2121801789">
              <w:marLeft w:val="0"/>
              <w:marRight w:val="0"/>
              <w:marTop w:val="0"/>
              <w:marBottom w:val="0"/>
              <w:divBdr>
                <w:top w:val="none" w:sz="0" w:space="0" w:color="auto"/>
                <w:left w:val="none" w:sz="0" w:space="0" w:color="auto"/>
                <w:bottom w:val="none" w:sz="0" w:space="0" w:color="auto"/>
                <w:right w:val="none" w:sz="0" w:space="0" w:color="auto"/>
              </w:divBdr>
            </w:div>
            <w:div w:id="214272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187443">
      <w:bodyDiv w:val="1"/>
      <w:marLeft w:val="0"/>
      <w:marRight w:val="0"/>
      <w:marTop w:val="0"/>
      <w:marBottom w:val="0"/>
      <w:divBdr>
        <w:top w:val="none" w:sz="0" w:space="0" w:color="auto"/>
        <w:left w:val="none" w:sz="0" w:space="0" w:color="auto"/>
        <w:bottom w:val="none" w:sz="0" w:space="0" w:color="auto"/>
        <w:right w:val="none" w:sz="0" w:space="0" w:color="auto"/>
      </w:divBdr>
      <w:divsChild>
        <w:div w:id="108161903">
          <w:marLeft w:val="360"/>
          <w:marRight w:val="0"/>
          <w:marTop w:val="200"/>
          <w:marBottom w:val="0"/>
          <w:divBdr>
            <w:top w:val="none" w:sz="0" w:space="0" w:color="auto"/>
            <w:left w:val="none" w:sz="0" w:space="0" w:color="auto"/>
            <w:bottom w:val="none" w:sz="0" w:space="0" w:color="auto"/>
            <w:right w:val="none" w:sz="0" w:space="0" w:color="auto"/>
          </w:divBdr>
        </w:div>
      </w:divsChild>
    </w:div>
    <w:div w:id="886451275">
      <w:bodyDiv w:val="1"/>
      <w:marLeft w:val="0"/>
      <w:marRight w:val="0"/>
      <w:marTop w:val="0"/>
      <w:marBottom w:val="0"/>
      <w:divBdr>
        <w:top w:val="none" w:sz="0" w:space="0" w:color="auto"/>
        <w:left w:val="none" w:sz="0" w:space="0" w:color="auto"/>
        <w:bottom w:val="none" w:sz="0" w:space="0" w:color="auto"/>
        <w:right w:val="none" w:sz="0" w:space="0" w:color="auto"/>
      </w:divBdr>
    </w:div>
    <w:div w:id="887768624">
      <w:bodyDiv w:val="1"/>
      <w:marLeft w:val="0"/>
      <w:marRight w:val="0"/>
      <w:marTop w:val="0"/>
      <w:marBottom w:val="0"/>
      <w:divBdr>
        <w:top w:val="none" w:sz="0" w:space="0" w:color="auto"/>
        <w:left w:val="none" w:sz="0" w:space="0" w:color="auto"/>
        <w:bottom w:val="none" w:sz="0" w:space="0" w:color="auto"/>
        <w:right w:val="none" w:sz="0" w:space="0" w:color="auto"/>
      </w:divBdr>
    </w:div>
    <w:div w:id="887884778">
      <w:bodyDiv w:val="1"/>
      <w:marLeft w:val="0"/>
      <w:marRight w:val="0"/>
      <w:marTop w:val="0"/>
      <w:marBottom w:val="0"/>
      <w:divBdr>
        <w:top w:val="none" w:sz="0" w:space="0" w:color="auto"/>
        <w:left w:val="none" w:sz="0" w:space="0" w:color="auto"/>
        <w:bottom w:val="none" w:sz="0" w:space="0" w:color="auto"/>
        <w:right w:val="none" w:sz="0" w:space="0" w:color="auto"/>
      </w:divBdr>
    </w:div>
    <w:div w:id="888036134">
      <w:bodyDiv w:val="1"/>
      <w:marLeft w:val="0"/>
      <w:marRight w:val="0"/>
      <w:marTop w:val="0"/>
      <w:marBottom w:val="0"/>
      <w:divBdr>
        <w:top w:val="none" w:sz="0" w:space="0" w:color="auto"/>
        <w:left w:val="none" w:sz="0" w:space="0" w:color="auto"/>
        <w:bottom w:val="none" w:sz="0" w:space="0" w:color="auto"/>
        <w:right w:val="none" w:sz="0" w:space="0" w:color="auto"/>
      </w:divBdr>
    </w:div>
    <w:div w:id="888803156">
      <w:bodyDiv w:val="1"/>
      <w:marLeft w:val="0"/>
      <w:marRight w:val="0"/>
      <w:marTop w:val="0"/>
      <w:marBottom w:val="0"/>
      <w:divBdr>
        <w:top w:val="none" w:sz="0" w:space="0" w:color="auto"/>
        <w:left w:val="none" w:sz="0" w:space="0" w:color="auto"/>
        <w:bottom w:val="none" w:sz="0" w:space="0" w:color="auto"/>
        <w:right w:val="none" w:sz="0" w:space="0" w:color="auto"/>
      </w:divBdr>
    </w:div>
    <w:div w:id="888952407">
      <w:bodyDiv w:val="1"/>
      <w:marLeft w:val="0"/>
      <w:marRight w:val="0"/>
      <w:marTop w:val="0"/>
      <w:marBottom w:val="0"/>
      <w:divBdr>
        <w:top w:val="none" w:sz="0" w:space="0" w:color="auto"/>
        <w:left w:val="none" w:sz="0" w:space="0" w:color="auto"/>
        <w:bottom w:val="none" w:sz="0" w:space="0" w:color="auto"/>
        <w:right w:val="none" w:sz="0" w:space="0" w:color="auto"/>
      </w:divBdr>
    </w:div>
    <w:div w:id="889608808">
      <w:bodyDiv w:val="1"/>
      <w:marLeft w:val="0"/>
      <w:marRight w:val="0"/>
      <w:marTop w:val="0"/>
      <w:marBottom w:val="0"/>
      <w:divBdr>
        <w:top w:val="none" w:sz="0" w:space="0" w:color="auto"/>
        <w:left w:val="none" w:sz="0" w:space="0" w:color="auto"/>
        <w:bottom w:val="none" w:sz="0" w:space="0" w:color="auto"/>
        <w:right w:val="none" w:sz="0" w:space="0" w:color="auto"/>
      </w:divBdr>
    </w:div>
    <w:div w:id="891427587">
      <w:bodyDiv w:val="1"/>
      <w:marLeft w:val="0"/>
      <w:marRight w:val="0"/>
      <w:marTop w:val="0"/>
      <w:marBottom w:val="0"/>
      <w:divBdr>
        <w:top w:val="none" w:sz="0" w:space="0" w:color="auto"/>
        <w:left w:val="none" w:sz="0" w:space="0" w:color="auto"/>
        <w:bottom w:val="none" w:sz="0" w:space="0" w:color="auto"/>
        <w:right w:val="none" w:sz="0" w:space="0" w:color="auto"/>
      </w:divBdr>
    </w:div>
    <w:div w:id="892618691">
      <w:bodyDiv w:val="1"/>
      <w:marLeft w:val="0"/>
      <w:marRight w:val="0"/>
      <w:marTop w:val="0"/>
      <w:marBottom w:val="0"/>
      <w:divBdr>
        <w:top w:val="none" w:sz="0" w:space="0" w:color="auto"/>
        <w:left w:val="none" w:sz="0" w:space="0" w:color="auto"/>
        <w:bottom w:val="none" w:sz="0" w:space="0" w:color="auto"/>
        <w:right w:val="none" w:sz="0" w:space="0" w:color="auto"/>
      </w:divBdr>
      <w:divsChild>
        <w:div w:id="915671012">
          <w:marLeft w:val="1166"/>
          <w:marRight w:val="0"/>
          <w:marTop w:val="115"/>
          <w:marBottom w:val="0"/>
          <w:divBdr>
            <w:top w:val="none" w:sz="0" w:space="0" w:color="auto"/>
            <w:left w:val="none" w:sz="0" w:space="0" w:color="auto"/>
            <w:bottom w:val="none" w:sz="0" w:space="0" w:color="auto"/>
            <w:right w:val="none" w:sz="0" w:space="0" w:color="auto"/>
          </w:divBdr>
        </w:div>
        <w:div w:id="1065759615">
          <w:marLeft w:val="547"/>
          <w:marRight w:val="0"/>
          <w:marTop w:val="115"/>
          <w:marBottom w:val="0"/>
          <w:divBdr>
            <w:top w:val="none" w:sz="0" w:space="0" w:color="auto"/>
            <w:left w:val="none" w:sz="0" w:space="0" w:color="auto"/>
            <w:bottom w:val="none" w:sz="0" w:space="0" w:color="auto"/>
            <w:right w:val="none" w:sz="0" w:space="0" w:color="auto"/>
          </w:divBdr>
        </w:div>
      </w:divsChild>
    </w:div>
    <w:div w:id="892693744">
      <w:bodyDiv w:val="1"/>
      <w:marLeft w:val="0"/>
      <w:marRight w:val="0"/>
      <w:marTop w:val="0"/>
      <w:marBottom w:val="0"/>
      <w:divBdr>
        <w:top w:val="none" w:sz="0" w:space="0" w:color="auto"/>
        <w:left w:val="none" w:sz="0" w:space="0" w:color="auto"/>
        <w:bottom w:val="none" w:sz="0" w:space="0" w:color="auto"/>
        <w:right w:val="none" w:sz="0" w:space="0" w:color="auto"/>
      </w:divBdr>
      <w:divsChild>
        <w:div w:id="1858277015">
          <w:marLeft w:val="0"/>
          <w:marRight w:val="0"/>
          <w:marTop w:val="0"/>
          <w:marBottom w:val="0"/>
          <w:divBdr>
            <w:top w:val="none" w:sz="0" w:space="0" w:color="auto"/>
            <w:left w:val="none" w:sz="0" w:space="0" w:color="auto"/>
            <w:bottom w:val="none" w:sz="0" w:space="0" w:color="auto"/>
            <w:right w:val="none" w:sz="0" w:space="0" w:color="auto"/>
          </w:divBdr>
          <w:divsChild>
            <w:div w:id="102042274">
              <w:marLeft w:val="0"/>
              <w:marRight w:val="0"/>
              <w:marTop w:val="0"/>
              <w:marBottom w:val="0"/>
              <w:divBdr>
                <w:top w:val="none" w:sz="0" w:space="0" w:color="auto"/>
                <w:left w:val="none" w:sz="0" w:space="0" w:color="auto"/>
                <w:bottom w:val="none" w:sz="0" w:space="0" w:color="auto"/>
                <w:right w:val="none" w:sz="0" w:space="0" w:color="auto"/>
              </w:divBdr>
            </w:div>
            <w:div w:id="1703050321">
              <w:marLeft w:val="0"/>
              <w:marRight w:val="0"/>
              <w:marTop w:val="0"/>
              <w:marBottom w:val="0"/>
              <w:divBdr>
                <w:top w:val="none" w:sz="0" w:space="0" w:color="auto"/>
                <w:left w:val="none" w:sz="0" w:space="0" w:color="auto"/>
                <w:bottom w:val="none" w:sz="0" w:space="0" w:color="auto"/>
                <w:right w:val="none" w:sz="0" w:space="0" w:color="auto"/>
              </w:divBdr>
            </w:div>
            <w:div w:id="194676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662103">
      <w:bodyDiv w:val="1"/>
      <w:marLeft w:val="0"/>
      <w:marRight w:val="0"/>
      <w:marTop w:val="0"/>
      <w:marBottom w:val="0"/>
      <w:divBdr>
        <w:top w:val="none" w:sz="0" w:space="0" w:color="auto"/>
        <w:left w:val="none" w:sz="0" w:space="0" w:color="auto"/>
        <w:bottom w:val="none" w:sz="0" w:space="0" w:color="auto"/>
        <w:right w:val="none" w:sz="0" w:space="0" w:color="auto"/>
      </w:divBdr>
    </w:div>
    <w:div w:id="893858615">
      <w:bodyDiv w:val="1"/>
      <w:marLeft w:val="0"/>
      <w:marRight w:val="0"/>
      <w:marTop w:val="0"/>
      <w:marBottom w:val="0"/>
      <w:divBdr>
        <w:top w:val="none" w:sz="0" w:space="0" w:color="auto"/>
        <w:left w:val="none" w:sz="0" w:space="0" w:color="auto"/>
        <w:bottom w:val="none" w:sz="0" w:space="0" w:color="auto"/>
        <w:right w:val="none" w:sz="0" w:space="0" w:color="auto"/>
      </w:divBdr>
    </w:div>
    <w:div w:id="894118634">
      <w:bodyDiv w:val="1"/>
      <w:marLeft w:val="0"/>
      <w:marRight w:val="0"/>
      <w:marTop w:val="0"/>
      <w:marBottom w:val="0"/>
      <w:divBdr>
        <w:top w:val="none" w:sz="0" w:space="0" w:color="auto"/>
        <w:left w:val="none" w:sz="0" w:space="0" w:color="auto"/>
        <w:bottom w:val="none" w:sz="0" w:space="0" w:color="auto"/>
        <w:right w:val="none" w:sz="0" w:space="0" w:color="auto"/>
      </w:divBdr>
    </w:div>
    <w:div w:id="894435805">
      <w:bodyDiv w:val="1"/>
      <w:marLeft w:val="0"/>
      <w:marRight w:val="0"/>
      <w:marTop w:val="0"/>
      <w:marBottom w:val="0"/>
      <w:divBdr>
        <w:top w:val="none" w:sz="0" w:space="0" w:color="auto"/>
        <w:left w:val="none" w:sz="0" w:space="0" w:color="auto"/>
        <w:bottom w:val="none" w:sz="0" w:space="0" w:color="auto"/>
        <w:right w:val="none" w:sz="0" w:space="0" w:color="auto"/>
      </w:divBdr>
    </w:div>
    <w:div w:id="894464701">
      <w:bodyDiv w:val="1"/>
      <w:marLeft w:val="0"/>
      <w:marRight w:val="0"/>
      <w:marTop w:val="0"/>
      <w:marBottom w:val="0"/>
      <w:divBdr>
        <w:top w:val="none" w:sz="0" w:space="0" w:color="auto"/>
        <w:left w:val="none" w:sz="0" w:space="0" w:color="auto"/>
        <w:bottom w:val="none" w:sz="0" w:space="0" w:color="auto"/>
        <w:right w:val="none" w:sz="0" w:space="0" w:color="auto"/>
      </w:divBdr>
    </w:div>
    <w:div w:id="895357284">
      <w:bodyDiv w:val="1"/>
      <w:marLeft w:val="0"/>
      <w:marRight w:val="0"/>
      <w:marTop w:val="0"/>
      <w:marBottom w:val="0"/>
      <w:divBdr>
        <w:top w:val="none" w:sz="0" w:space="0" w:color="auto"/>
        <w:left w:val="none" w:sz="0" w:space="0" w:color="auto"/>
        <w:bottom w:val="none" w:sz="0" w:space="0" w:color="auto"/>
        <w:right w:val="none" w:sz="0" w:space="0" w:color="auto"/>
      </w:divBdr>
    </w:div>
    <w:div w:id="895623034">
      <w:bodyDiv w:val="1"/>
      <w:marLeft w:val="0"/>
      <w:marRight w:val="0"/>
      <w:marTop w:val="0"/>
      <w:marBottom w:val="0"/>
      <w:divBdr>
        <w:top w:val="none" w:sz="0" w:space="0" w:color="auto"/>
        <w:left w:val="none" w:sz="0" w:space="0" w:color="auto"/>
        <w:bottom w:val="none" w:sz="0" w:space="0" w:color="auto"/>
        <w:right w:val="none" w:sz="0" w:space="0" w:color="auto"/>
      </w:divBdr>
    </w:div>
    <w:div w:id="895746972">
      <w:bodyDiv w:val="1"/>
      <w:marLeft w:val="0"/>
      <w:marRight w:val="0"/>
      <w:marTop w:val="0"/>
      <w:marBottom w:val="0"/>
      <w:divBdr>
        <w:top w:val="none" w:sz="0" w:space="0" w:color="auto"/>
        <w:left w:val="none" w:sz="0" w:space="0" w:color="auto"/>
        <w:bottom w:val="none" w:sz="0" w:space="0" w:color="auto"/>
        <w:right w:val="none" w:sz="0" w:space="0" w:color="auto"/>
      </w:divBdr>
    </w:div>
    <w:div w:id="895773741">
      <w:bodyDiv w:val="1"/>
      <w:marLeft w:val="0"/>
      <w:marRight w:val="0"/>
      <w:marTop w:val="0"/>
      <w:marBottom w:val="0"/>
      <w:divBdr>
        <w:top w:val="none" w:sz="0" w:space="0" w:color="auto"/>
        <w:left w:val="none" w:sz="0" w:space="0" w:color="auto"/>
        <w:bottom w:val="none" w:sz="0" w:space="0" w:color="auto"/>
        <w:right w:val="none" w:sz="0" w:space="0" w:color="auto"/>
      </w:divBdr>
    </w:div>
    <w:div w:id="896009353">
      <w:bodyDiv w:val="1"/>
      <w:marLeft w:val="0"/>
      <w:marRight w:val="0"/>
      <w:marTop w:val="0"/>
      <w:marBottom w:val="0"/>
      <w:divBdr>
        <w:top w:val="none" w:sz="0" w:space="0" w:color="auto"/>
        <w:left w:val="none" w:sz="0" w:space="0" w:color="auto"/>
        <w:bottom w:val="none" w:sz="0" w:space="0" w:color="auto"/>
        <w:right w:val="none" w:sz="0" w:space="0" w:color="auto"/>
      </w:divBdr>
    </w:div>
    <w:div w:id="897401361">
      <w:bodyDiv w:val="1"/>
      <w:marLeft w:val="0"/>
      <w:marRight w:val="0"/>
      <w:marTop w:val="0"/>
      <w:marBottom w:val="0"/>
      <w:divBdr>
        <w:top w:val="none" w:sz="0" w:space="0" w:color="auto"/>
        <w:left w:val="none" w:sz="0" w:space="0" w:color="auto"/>
        <w:bottom w:val="none" w:sz="0" w:space="0" w:color="auto"/>
        <w:right w:val="none" w:sz="0" w:space="0" w:color="auto"/>
      </w:divBdr>
      <w:divsChild>
        <w:div w:id="173959306">
          <w:marLeft w:val="547"/>
          <w:marRight w:val="0"/>
          <w:marTop w:val="134"/>
          <w:marBottom w:val="0"/>
          <w:divBdr>
            <w:top w:val="none" w:sz="0" w:space="0" w:color="auto"/>
            <w:left w:val="none" w:sz="0" w:space="0" w:color="auto"/>
            <w:bottom w:val="none" w:sz="0" w:space="0" w:color="auto"/>
            <w:right w:val="none" w:sz="0" w:space="0" w:color="auto"/>
          </w:divBdr>
        </w:div>
        <w:div w:id="1167012923">
          <w:marLeft w:val="1166"/>
          <w:marRight w:val="0"/>
          <w:marTop w:val="115"/>
          <w:marBottom w:val="0"/>
          <w:divBdr>
            <w:top w:val="none" w:sz="0" w:space="0" w:color="auto"/>
            <w:left w:val="none" w:sz="0" w:space="0" w:color="auto"/>
            <w:bottom w:val="none" w:sz="0" w:space="0" w:color="auto"/>
            <w:right w:val="none" w:sz="0" w:space="0" w:color="auto"/>
          </w:divBdr>
        </w:div>
        <w:div w:id="1416198906">
          <w:marLeft w:val="1166"/>
          <w:marRight w:val="0"/>
          <w:marTop w:val="115"/>
          <w:marBottom w:val="0"/>
          <w:divBdr>
            <w:top w:val="none" w:sz="0" w:space="0" w:color="auto"/>
            <w:left w:val="none" w:sz="0" w:space="0" w:color="auto"/>
            <w:bottom w:val="none" w:sz="0" w:space="0" w:color="auto"/>
            <w:right w:val="none" w:sz="0" w:space="0" w:color="auto"/>
          </w:divBdr>
        </w:div>
        <w:div w:id="2115587269">
          <w:marLeft w:val="1166"/>
          <w:marRight w:val="0"/>
          <w:marTop w:val="115"/>
          <w:marBottom w:val="0"/>
          <w:divBdr>
            <w:top w:val="none" w:sz="0" w:space="0" w:color="auto"/>
            <w:left w:val="none" w:sz="0" w:space="0" w:color="auto"/>
            <w:bottom w:val="none" w:sz="0" w:space="0" w:color="auto"/>
            <w:right w:val="none" w:sz="0" w:space="0" w:color="auto"/>
          </w:divBdr>
        </w:div>
      </w:divsChild>
    </w:div>
    <w:div w:id="898592285">
      <w:bodyDiv w:val="1"/>
      <w:marLeft w:val="0"/>
      <w:marRight w:val="0"/>
      <w:marTop w:val="0"/>
      <w:marBottom w:val="0"/>
      <w:divBdr>
        <w:top w:val="none" w:sz="0" w:space="0" w:color="auto"/>
        <w:left w:val="none" w:sz="0" w:space="0" w:color="auto"/>
        <w:bottom w:val="none" w:sz="0" w:space="0" w:color="auto"/>
        <w:right w:val="none" w:sz="0" w:space="0" w:color="auto"/>
      </w:divBdr>
    </w:div>
    <w:div w:id="898781110">
      <w:bodyDiv w:val="1"/>
      <w:marLeft w:val="0"/>
      <w:marRight w:val="0"/>
      <w:marTop w:val="0"/>
      <w:marBottom w:val="0"/>
      <w:divBdr>
        <w:top w:val="none" w:sz="0" w:space="0" w:color="auto"/>
        <w:left w:val="none" w:sz="0" w:space="0" w:color="auto"/>
        <w:bottom w:val="none" w:sz="0" w:space="0" w:color="auto"/>
        <w:right w:val="none" w:sz="0" w:space="0" w:color="auto"/>
      </w:divBdr>
    </w:div>
    <w:div w:id="898783595">
      <w:bodyDiv w:val="1"/>
      <w:marLeft w:val="0"/>
      <w:marRight w:val="0"/>
      <w:marTop w:val="0"/>
      <w:marBottom w:val="0"/>
      <w:divBdr>
        <w:top w:val="none" w:sz="0" w:space="0" w:color="auto"/>
        <w:left w:val="none" w:sz="0" w:space="0" w:color="auto"/>
        <w:bottom w:val="none" w:sz="0" w:space="0" w:color="auto"/>
        <w:right w:val="none" w:sz="0" w:space="0" w:color="auto"/>
      </w:divBdr>
    </w:div>
    <w:div w:id="898832053">
      <w:bodyDiv w:val="1"/>
      <w:marLeft w:val="0"/>
      <w:marRight w:val="0"/>
      <w:marTop w:val="0"/>
      <w:marBottom w:val="0"/>
      <w:divBdr>
        <w:top w:val="none" w:sz="0" w:space="0" w:color="auto"/>
        <w:left w:val="none" w:sz="0" w:space="0" w:color="auto"/>
        <w:bottom w:val="none" w:sz="0" w:space="0" w:color="auto"/>
        <w:right w:val="none" w:sz="0" w:space="0" w:color="auto"/>
      </w:divBdr>
    </w:div>
    <w:div w:id="898899305">
      <w:bodyDiv w:val="1"/>
      <w:marLeft w:val="0"/>
      <w:marRight w:val="0"/>
      <w:marTop w:val="0"/>
      <w:marBottom w:val="0"/>
      <w:divBdr>
        <w:top w:val="none" w:sz="0" w:space="0" w:color="auto"/>
        <w:left w:val="none" w:sz="0" w:space="0" w:color="auto"/>
        <w:bottom w:val="none" w:sz="0" w:space="0" w:color="auto"/>
        <w:right w:val="none" w:sz="0" w:space="0" w:color="auto"/>
      </w:divBdr>
      <w:divsChild>
        <w:div w:id="1000738188">
          <w:marLeft w:val="0"/>
          <w:marRight w:val="0"/>
          <w:marTop w:val="0"/>
          <w:marBottom w:val="0"/>
          <w:divBdr>
            <w:top w:val="none" w:sz="0" w:space="0" w:color="auto"/>
            <w:left w:val="none" w:sz="0" w:space="0" w:color="auto"/>
            <w:bottom w:val="none" w:sz="0" w:space="0" w:color="auto"/>
            <w:right w:val="none" w:sz="0" w:space="0" w:color="auto"/>
          </w:divBdr>
          <w:divsChild>
            <w:div w:id="447361739">
              <w:marLeft w:val="0"/>
              <w:marRight w:val="0"/>
              <w:marTop w:val="0"/>
              <w:marBottom w:val="0"/>
              <w:divBdr>
                <w:top w:val="none" w:sz="0" w:space="0" w:color="auto"/>
                <w:left w:val="none" w:sz="0" w:space="0" w:color="auto"/>
                <w:bottom w:val="none" w:sz="0" w:space="0" w:color="auto"/>
                <w:right w:val="none" w:sz="0" w:space="0" w:color="auto"/>
              </w:divBdr>
            </w:div>
            <w:div w:id="616329141">
              <w:marLeft w:val="0"/>
              <w:marRight w:val="0"/>
              <w:marTop w:val="0"/>
              <w:marBottom w:val="0"/>
              <w:divBdr>
                <w:top w:val="none" w:sz="0" w:space="0" w:color="auto"/>
                <w:left w:val="none" w:sz="0" w:space="0" w:color="auto"/>
                <w:bottom w:val="none" w:sz="0" w:space="0" w:color="auto"/>
                <w:right w:val="none" w:sz="0" w:space="0" w:color="auto"/>
              </w:divBdr>
            </w:div>
            <w:div w:id="109585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362260">
      <w:bodyDiv w:val="1"/>
      <w:marLeft w:val="0"/>
      <w:marRight w:val="0"/>
      <w:marTop w:val="0"/>
      <w:marBottom w:val="0"/>
      <w:divBdr>
        <w:top w:val="none" w:sz="0" w:space="0" w:color="auto"/>
        <w:left w:val="none" w:sz="0" w:space="0" w:color="auto"/>
        <w:bottom w:val="none" w:sz="0" w:space="0" w:color="auto"/>
        <w:right w:val="none" w:sz="0" w:space="0" w:color="auto"/>
      </w:divBdr>
    </w:div>
    <w:div w:id="900365778">
      <w:bodyDiv w:val="1"/>
      <w:marLeft w:val="0"/>
      <w:marRight w:val="0"/>
      <w:marTop w:val="0"/>
      <w:marBottom w:val="0"/>
      <w:divBdr>
        <w:top w:val="none" w:sz="0" w:space="0" w:color="auto"/>
        <w:left w:val="none" w:sz="0" w:space="0" w:color="auto"/>
        <w:bottom w:val="none" w:sz="0" w:space="0" w:color="auto"/>
        <w:right w:val="none" w:sz="0" w:space="0" w:color="auto"/>
      </w:divBdr>
    </w:div>
    <w:div w:id="901017500">
      <w:bodyDiv w:val="1"/>
      <w:marLeft w:val="0"/>
      <w:marRight w:val="0"/>
      <w:marTop w:val="0"/>
      <w:marBottom w:val="0"/>
      <w:divBdr>
        <w:top w:val="none" w:sz="0" w:space="0" w:color="auto"/>
        <w:left w:val="none" w:sz="0" w:space="0" w:color="auto"/>
        <w:bottom w:val="none" w:sz="0" w:space="0" w:color="auto"/>
        <w:right w:val="none" w:sz="0" w:space="0" w:color="auto"/>
      </w:divBdr>
    </w:div>
    <w:div w:id="901017965">
      <w:bodyDiv w:val="1"/>
      <w:marLeft w:val="0"/>
      <w:marRight w:val="0"/>
      <w:marTop w:val="0"/>
      <w:marBottom w:val="0"/>
      <w:divBdr>
        <w:top w:val="none" w:sz="0" w:space="0" w:color="auto"/>
        <w:left w:val="none" w:sz="0" w:space="0" w:color="auto"/>
        <w:bottom w:val="none" w:sz="0" w:space="0" w:color="auto"/>
        <w:right w:val="none" w:sz="0" w:space="0" w:color="auto"/>
      </w:divBdr>
    </w:div>
    <w:div w:id="901254805">
      <w:bodyDiv w:val="1"/>
      <w:marLeft w:val="0"/>
      <w:marRight w:val="0"/>
      <w:marTop w:val="0"/>
      <w:marBottom w:val="0"/>
      <w:divBdr>
        <w:top w:val="none" w:sz="0" w:space="0" w:color="auto"/>
        <w:left w:val="none" w:sz="0" w:space="0" w:color="auto"/>
        <w:bottom w:val="none" w:sz="0" w:space="0" w:color="auto"/>
        <w:right w:val="none" w:sz="0" w:space="0" w:color="auto"/>
      </w:divBdr>
    </w:div>
    <w:div w:id="901988539">
      <w:bodyDiv w:val="1"/>
      <w:marLeft w:val="0"/>
      <w:marRight w:val="0"/>
      <w:marTop w:val="0"/>
      <w:marBottom w:val="0"/>
      <w:divBdr>
        <w:top w:val="none" w:sz="0" w:space="0" w:color="auto"/>
        <w:left w:val="none" w:sz="0" w:space="0" w:color="auto"/>
        <w:bottom w:val="none" w:sz="0" w:space="0" w:color="auto"/>
        <w:right w:val="none" w:sz="0" w:space="0" w:color="auto"/>
      </w:divBdr>
    </w:div>
    <w:div w:id="902762331">
      <w:bodyDiv w:val="1"/>
      <w:marLeft w:val="0"/>
      <w:marRight w:val="0"/>
      <w:marTop w:val="0"/>
      <w:marBottom w:val="0"/>
      <w:divBdr>
        <w:top w:val="none" w:sz="0" w:space="0" w:color="auto"/>
        <w:left w:val="none" w:sz="0" w:space="0" w:color="auto"/>
        <w:bottom w:val="none" w:sz="0" w:space="0" w:color="auto"/>
        <w:right w:val="none" w:sz="0" w:space="0" w:color="auto"/>
      </w:divBdr>
    </w:div>
    <w:div w:id="903219595">
      <w:bodyDiv w:val="1"/>
      <w:marLeft w:val="0"/>
      <w:marRight w:val="0"/>
      <w:marTop w:val="0"/>
      <w:marBottom w:val="0"/>
      <w:divBdr>
        <w:top w:val="none" w:sz="0" w:space="0" w:color="auto"/>
        <w:left w:val="none" w:sz="0" w:space="0" w:color="auto"/>
        <w:bottom w:val="none" w:sz="0" w:space="0" w:color="auto"/>
        <w:right w:val="none" w:sz="0" w:space="0" w:color="auto"/>
      </w:divBdr>
    </w:div>
    <w:div w:id="903758190">
      <w:bodyDiv w:val="1"/>
      <w:marLeft w:val="0"/>
      <w:marRight w:val="0"/>
      <w:marTop w:val="0"/>
      <w:marBottom w:val="0"/>
      <w:divBdr>
        <w:top w:val="none" w:sz="0" w:space="0" w:color="auto"/>
        <w:left w:val="none" w:sz="0" w:space="0" w:color="auto"/>
        <w:bottom w:val="none" w:sz="0" w:space="0" w:color="auto"/>
        <w:right w:val="none" w:sz="0" w:space="0" w:color="auto"/>
      </w:divBdr>
    </w:div>
    <w:div w:id="904144866">
      <w:bodyDiv w:val="1"/>
      <w:marLeft w:val="0"/>
      <w:marRight w:val="0"/>
      <w:marTop w:val="0"/>
      <w:marBottom w:val="0"/>
      <w:divBdr>
        <w:top w:val="none" w:sz="0" w:space="0" w:color="auto"/>
        <w:left w:val="none" w:sz="0" w:space="0" w:color="auto"/>
        <w:bottom w:val="none" w:sz="0" w:space="0" w:color="auto"/>
        <w:right w:val="none" w:sz="0" w:space="0" w:color="auto"/>
      </w:divBdr>
    </w:div>
    <w:div w:id="904222926">
      <w:bodyDiv w:val="1"/>
      <w:marLeft w:val="0"/>
      <w:marRight w:val="0"/>
      <w:marTop w:val="0"/>
      <w:marBottom w:val="0"/>
      <w:divBdr>
        <w:top w:val="none" w:sz="0" w:space="0" w:color="auto"/>
        <w:left w:val="none" w:sz="0" w:space="0" w:color="auto"/>
        <w:bottom w:val="none" w:sz="0" w:space="0" w:color="auto"/>
        <w:right w:val="none" w:sz="0" w:space="0" w:color="auto"/>
      </w:divBdr>
    </w:div>
    <w:div w:id="904412746">
      <w:bodyDiv w:val="1"/>
      <w:marLeft w:val="0"/>
      <w:marRight w:val="0"/>
      <w:marTop w:val="0"/>
      <w:marBottom w:val="0"/>
      <w:divBdr>
        <w:top w:val="none" w:sz="0" w:space="0" w:color="auto"/>
        <w:left w:val="none" w:sz="0" w:space="0" w:color="auto"/>
        <w:bottom w:val="none" w:sz="0" w:space="0" w:color="auto"/>
        <w:right w:val="none" w:sz="0" w:space="0" w:color="auto"/>
      </w:divBdr>
    </w:div>
    <w:div w:id="904492670">
      <w:bodyDiv w:val="1"/>
      <w:marLeft w:val="0"/>
      <w:marRight w:val="0"/>
      <w:marTop w:val="0"/>
      <w:marBottom w:val="0"/>
      <w:divBdr>
        <w:top w:val="none" w:sz="0" w:space="0" w:color="auto"/>
        <w:left w:val="none" w:sz="0" w:space="0" w:color="auto"/>
        <w:bottom w:val="none" w:sz="0" w:space="0" w:color="auto"/>
        <w:right w:val="none" w:sz="0" w:space="0" w:color="auto"/>
      </w:divBdr>
      <w:divsChild>
        <w:div w:id="729303136">
          <w:marLeft w:val="1166"/>
          <w:marRight w:val="0"/>
          <w:marTop w:val="115"/>
          <w:marBottom w:val="0"/>
          <w:divBdr>
            <w:top w:val="none" w:sz="0" w:space="0" w:color="auto"/>
            <w:left w:val="none" w:sz="0" w:space="0" w:color="auto"/>
            <w:bottom w:val="none" w:sz="0" w:space="0" w:color="auto"/>
            <w:right w:val="none" w:sz="0" w:space="0" w:color="auto"/>
          </w:divBdr>
        </w:div>
        <w:div w:id="1871990885">
          <w:marLeft w:val="547"/>
          <w:marRight w:val="0"/>
          <w:marTop w:val="134"/>
          <w:marBottom w:val="0"/>
          <w:divBdr>
            <w:top w:val="none" w:sz="0" w:space="0" w:color="auto"/>
            <w:left w:val="none" w:sz="0" w:space="0" w:color="auto"/>
            <w:bottom w:val="none" w:sz="0" w:space="0" w:color="auto"/>
            <w:right w:val="none" w:sz="0" w:space="0" w:color="auto"/>
          </w:divBdr>
        </w:div>
      </w:divsChild>
    </w:div>
    <w:div w:id="904995329">
      <w:bodyDiv w:val="1"/>
      <w:marLeft w:val="0"/>
      <w:marRight w:val="0"/>
      <w:marTop w:val="0"/>
      <w:marBottom w:val="0"/>
      <w:divBdr>
        <w:top w:val="none" w:sz="0" w:space="0" w:color="auto"/>
        <w:left w:val="none" w:sz="0" w:space="0" w:color="auto"/>
        <w:bottom w:val="none" w:sz="0" w:space="0" w:color="auto"/>
        <w:right w:val="none" w:sz="0" w:space="0" w:color="auto"/>
      </w:divBdr>
    </w:div>
    <w:div w:id="905065002">
      <w:bodyDiv w:val="1"/>
      <w:marLeft w:val="0"/>
      <w:marRight w:val="0"/>
      <w:marTop w:val="0"/>
      <w:marBottom w:val="0"/>
      <w:divBdr>
        <w:top w:val="none" w:sz="0" w:space="0" w:color="auto"/>
        <w:left w:val="none" w:sz="0" w:space="0" w:color="auto"/>
        <w:bottom w:val="none" w:sz="0" w:space="0" w:color="auto"/>
        <w:right w:val="none" w:sz="0" w:space="0" w:color="auto"/>
      </w:divBdr>
    </w:div>
    <w:div w:id="905258559">
      <w:bodyDiv w:val="1"/>
      <w:marLeft w:val="0"/>
      <w:marRight w:val="0"/>
      <w:marTop w:val="0"/>
      <w:marBottom w:val="0"/>
      <w:divBdr>
        <w:top w:val="none" w:sz="0" w:space="0" w:color="auto"/>
        <w:left w:val="none" w:sz="0" w:space="0" w:color="auto"/>
        <w:bottom w:val="none" w:sz="0" w:space="0" w:color="auto"/>
        <w:right w:val="none" w:sz="0" w:space="0" w:color="auto"/>
      </w:divBdr>
    </w:div>
    <w:div w:id="905457817">
      <w:bodyDiv w:val="1"/>
      <w:marLeft w:val="0"/>
      <w:marRight w:val="0"/>
      <w:marTop w:val="0"/>
      <w:marBottom w:val="0"/>
      <w:divBdr>
        <w:top w:val="none" w:sz="0" w:space="0" w:color="auto"/>
        <w:left w:val="none" w:sz="0" w:space="0" w:color="auto"/>
        <w:bottom w:val="none" w:sz="0" w:space="0" w:color="auto"/>
        <w:right w:val="none" w:sz="0" w:space="0" w:color="auto"/>
      </w:divBdr>
    </w:div>
    <w:div w:id="905919516">
      <w:bodyDiv w:val="1"/>
      <w:marLeft w:val="0"/>
      <w:marRight w:val="0"/>
      <w:marTop w:val="0"/>
      <w:marBottom w:val="0"/>
      <w:divBdr>
        <w:top w:val="none" w:sz="0" w:space="0" w:color="auto"/>
        <w:left w:val="none" w:sz="0" w:space="0" w:color="auto"/>
        <w:bottom w:val="none" w:sz="0" w:space="0" w:color="auto"/>
        <w:right w:val="none" w:sz="0" w:space="0" w:color="auto"/>
      </w:divBdr>
      <w:divsChild>
        <w:div w:id="645669069">
          <w:marLeft w:val="547"/>
          <w:marRight w:val="0"/>
          <w:marTop w:val="115"/>
          <w:marBottom w:val="0"/>
          <w:divBdr>
            <w:top w:val="none" w:sz="0" w:space="0" w:color="auto"/>
            <w:left w:val="none" w:sz="0" w:space="0" w:color="auto"/>
            <w:bottom w:val="none" w:sz="0" w:space="0" w:color="auto"/>
            <w:right w:val="none" w:sz="0" w:space="0" w:color="auto"/>
          </w:divBdr>
        </w:div>
        <w:div w:id="2007976997">
          <w:marLeft w:val="547"/>
          <w:marRight w:val="0"/>
          <w:marTop w:val="115"/>
          <w:marBottom w:val="0"/>
          <w:divBdr>
            <w:top w:val="none" w:sz="0" w:space="0" w:color="auto"/>
            <w:left w:val="none" w:sz="0" w:space="0" w:color="auto"/>
            <w:bottom w:val="none" w:sz="0" w:space="0" w:color="auto"/>
            <w:right w:val="none" w:sz="0" w:space="0" w:color="auto"/>
          </w:divBdr>
        </w:div>
      </w:divsChild>
    </w:div>
    <w:div w:id="906383710">
      <w:bodyDiv w:val="1"/>
      <w:marLeft w:val="0"/>
      <w:marRight w:val="0"/>
      <w:marTop w:val="0"/>
      <w:marBottom w:val="0"/>
      <w:divBdr>
        <w:top w:val="none" w:sz="0" w:space="0" w:color="auto"/>
        <w:left w:val="none" w:sz="0" w:space="0" w:color="auto"/>
        <w:bottom w:val="none" w:sz="0" w:space="0" w:color="auto"/>
        <w:right w:val="none" w:sz="0" w:space="0" w:color="auto"/>
      </w:divBdr>
    </w:div>
    <w:div w:id="907962573">
      <w:bodyDiv w:val="1"/>
      <w:marLeft w:val="0"/>
      <w:marRight w:val="0"/>
      <w:marTop w:val="0"/>
      <w:marBottom w:val="0"/>
      <w:divBdr>
        <w:top w:val="none" w:sz="0" w:space="0" w:color="auto"/>
        <w:left w:val="none" w:sz="0" w:space="0" w:color="auto"/>
        <w:bottom w:val="none" w:sz="0" w:space="0" w:color="auto"/>
        <w:right w:val="none" w:sz="0" w:space="0" w:color="auto"/>
      </w:divBdr>
    </w:div>
    <w:div w:id="908271172">
      <w:bodyDiv w:val="1"/>
      <w:marLeft w:val="0"/>
      <w:marRight w:val="0"/>
      <w:marTop w:val="0"/>
      <w:marBottom w:val="0"/>
      <w:divBdr>
        <w:top w:val="none" w:sz="0" w:space="0" w:color="auto"/>
        <w:left w:val="none" w:sz="0" w:space="0" w:color="auto"/>
        <w:bottom w:val="none" w:sz="0" w:space="0" w:color="auto"/>
        <w:right w:val="none" w:sz="0" w:space="0" w:color="auto"/>
      </w:divBdr>
      <w:divsChild>
        <w:div w:id="496848511">
          <w:marLeft w:val="1800"/>
          <w:marRight w:val="0"/>
          <w:marTop w:val="115"/>
          <w:marBottom w:val="0"/>
          <w:divBdr>
            <w:top w:val="none" w:sz="0" w:space="0" w:color="auto"/>
            <w:left w:val="none" w:sz="0" w:space="0" w:color="auto"/>
            <w:bottom w:val="none" w:sz="0" w:space="0" w:color="auto"/>
            <w:right w:val="none" w:sz="0" w:space="0" w:color="auto"/>
          </w:divBdr>
        </w:div>
        <w:div w:id="1343048219">
          <w:marLeft w:val="547"/>
          <w:marRight w:val="0"/>
          <w:marTop w:val="134"/>
          <w:marBottom w:val="0"/>
          <w:divBdr>
            <w:top w:val="none" w:sz="0" w:space="0" w:color="auto"/>
            <w:left w:val="none" w:sz="0" w:space="0" w:color="auto"/>
            <w:bottom w:val="none" w:sz="0" w:space="0" w:color="auto"/>
            <w:right w:val="none" w:sz="0" w:space="0" w:color="auto"/>
          </w:divBdr>
        </w:div>
        <w:div w:id="1822575656">
          <w:marLeft w:val="1166"/>
          <w:marRight w:val="0"/>
          <w:marTop w:val="134"/>
          <w:marBottom w:val="0"/>
          <w:divBdr>
            <w:top w:val="none" w:sz="0" w:space="0" w:color="auto"/>
            <w:left w:val="none" w:sz="0" w:space="0" w:color="auto"/>
            <w:bottom w:val="none" w:sz="0" w:space="0" w:color="auto"/>
            <w:right w:val="none" w:sz="0" w:space="0" w:color="auto"/>
          </w:divBdr>
        </w:div>
        <w:div w:id="2054772957">
          <w:marLeft w:val="1166"/>
          <w:marRight w:val="0"/>
          <w:marTop w:val="134"/>
          <w:marBottom w:val="0"/>
          <w:divBdr>
            <w:top w:val="none" w:sz="0" w:space="0" w:color="auto"/>
            <w:left w:val="none" w:sz="0" w:space="0" w:color="auto"/>
            <w:bottom w:val="none" w:sz="0" w:space="0" w:color="auto"/>
            <w:right w:val="none" w:sz="0" w:space="0" w:color="auto"/>
          </w:divBdr>
        </w:div>
      </w:divsChild>
    </w:div>
    <w:div w:id="908344281">
      <w:bodyDiv w:val="1"/>
      <w:marLeft w:val="0"/>
      <w:marRight w:val="0"/>
      <w:marTop w:val="0"/>
      <w:marBottom w:val="0"/>
      <w:divBdr>
        <w:top w:val="none" w:sz="0" w:space="0" w:color="auto"/>
        <w:left w:val="none" w:sz="0" w:space="0" w:color="auto"/>
        <w:bottom w:val="none" w:sz="0" w:space="0" w:color="auto"/>
        <w:right w:val="none" w:sz="0" w:space="0" w:color="auto"/>
      </w:divBdr>
    </w:div>
    <w:div w:id="908421235">
      <w:bodyDiv w:val="1"/>
      <w:marLeft w:val="0"/>
      <w:marRight w:val="0"/>
      <w:marTop w:val="0"/>
      <w:marBottom w:val="0"/>
      <w:divBdr>
        <w:top w:val="none" w:sz="0" w:space="0" w:color="auto"/>
        <w:left w:val="none" w:sz="0" w:space="0" w:color="auto"/>
        <w:bottom w:val="none" w:sz="0" w:space="0" w:color="auto"/>
        <w:right w:val="none" w:sz="0" w:space="0" w:color="auto"/>
      </w:divBdr>
    </w:div>
    <w:div w:id="909148016">
      <w:bodyDiv w:val="1"/>
      <w:marLeft w:val="0"/>
      <w:marRight w:val="0"/>
      <w:marTop w:val="0"/>
      <w:marBottom w:val="0"/>
      <w:divBdr>
        <w:top w:val="none" w:sz="0" w:space="0" w:color="auto"/>
        <w:left w:val="none" w:sz="0" w:space="0" w:color="auto"/>
        <w:bottom w:val="none" w:sz="0" w:space="0" w:color="auto"/>
        <w:right w:val="none" w:sz="0" w:space="0" w:color="auto"/>
      </w:divBdr>
      <w:divsChild>
        <w:div w:id="418720626">
          <w:marLeft w:val="1166"/>
          <w:marRight w:val="0"/>
          <w:marTop w:val="96"/>
          <w:marBottom w:val="0"/>
          <w:divBdr>
            <w:top w:val="none" w:sz="0" w:space="0" w:color="auto"/>
            <w:left w:val="none" w:sz="0" w:space="0" w:color="auto"/>
            <w:bottom w:val="none" w:sz="0" w:space="0" w:color="auto"/>
            <w:right w:val="none" w:sz="0" w:space="0" w:color="auto"/>
          </w:divBdr>
        </w:div>
        <w:div w:id="644241784">
          <w:marLeft w:val="1166"/>
          <w:marRight w:val="0"/>
          <w:marTop w:val="96"/>
          <w:marBottom w:val="0"/>
          <w:divBdr>
            <w:top w:val="none" w:sz="0" w:space="0" w:color="auto"/>
            <w:left w:val="none" w:sz="0" w:space="0" w:color="auto"/>
            <w:bottom w:val="none" w:sz="0" w:space="0" w:color="auto"/>
            <w:right w:val="none" w:sz="0" w:space="0" w:color="auto"/>
          </w:divBdr>
        </w:div>
        <w:div w:id="1355425611">
          <w:marLeft w:val="1166"/>
          <w:marRight w:val="0"/>
          <w:marTop w:val="96"/>
          <w:marBottom w:val="0"/>
          <w:divBdr>
            <w:top w:val="none" w:sz="0" w:space="0" w:color="auto"/>
            <w:left w:val="none" w:sz="0" w:space="0" w:color="auto"/>
            <w:bottom w:val="none" w:sz="0" w:space="0" w:color="auto"/>
            <w:right w:val="none" w:sz="0" w:space="0" w:color="auto"/>
          </w:divBdr>
        </w:div>
        <w:div w:id="1390037688">
          <w:marLeft w:val="1800"/>
          <w:marRight w:val="0"/>
          <w:marTop w:val="86"/>
          <w:marBottom w:val="0"/>
          <w:divBdr>
            <w:top w:val="none" w:sz="0" w:space="0" w:color="auto"/>
            <w:left w:val="none" w:sz="0" w:space="0" w:color="auto"/>
            <w:bottom w:val="none" w:sz="0" w:space="0" w:color="auto"/>
            <w:right w:val="none" w:sz="0" w:space="0" w:color="auto"/>
          </w:divBdr>
        </w:div>
        <w:div w:id="1414815195">
          <w:marLeft w:val="1166"/>
          <w:marRight w:val="0"/>
          <w:marTop w:val="96"/>
          <w:marBottom w:val="0"/>
          <w:divBdr>
            <w:top w:val="none" w:sz="0" w:space="0" w:color="auto"/>
            <w:left w:val="none" w:sz="0" w:space="0" w:color="auto"/>
            <w:bottom w:val="none" w:sz="0" w:space="0" w:color="auto"/>
            <w:right w:val="none" w:sz="0" w:space="0" w:color="auto"/>
          </w:divBdr>
        </w:div>
        <w:div w:id="2097437526">
          <w:marLeft w:val="1800"/>
          <w:marRight w:val="0"/>
          <w:marTop w:val="86"/>
          <w:marBottom w:val="0"/>
          <w:divBdr>
            <w:top w:val="none" w:sz="0" w:space="0" w:color="auto"/>
            <w:left w:val="none" w:sz="0" w:space="0" w:color="auto"/>
            <w:bottom w:val="none" w:sz="0" w:space="0" w:color="auto"/>
            <w:right w:val="none" w:sz="0" w:space="0" w:color="auto"/>
          </w:divBdr>
        </w:div>
        <w:div w:id="2103602403">
          <w:marLeft w:val="1166"/>
          <w:marRight w:val="0"/>
          <w:marTop w:val="96"/>
          <w:marBottom w:val="0"/>
          <w:divBdr>
            <w:top w:val="none" w:sz="0" w:space="0" w:color="auto"/>
            <w:left w:val="none" w:sz="0" w:space="0" w:color="auto"/>
            <w:bottom w:val="none" w:sz="0" w:space="0" w:color="auto"/>
            <w:right w:val="none" w:sz="0" w:space="0" w:color="auto"/>
          </w:divBdr>
        </w:div>
        <w:div w:id="2144807213">
          <w:marLeft w:val="547"/>
          <w:marRight w:val="0"/>
          <w:marTop w:val="115"/>
          <w:marBottom w:val="0"/>
          <w:divBdr>
            <w:top w:val="none" w:sz="0" w:space="0" w:color="auto"/>
            <w:left w:val="none" w:sz="0" w:space="0" w:color="auto"/>
            <w:bottom w:val="none" w:sz="0" w:space="0" w:color="auto"/>
            <w:right w:val="none" w:sz="0" w:space="0" w:color="auto"/>
          </w:divBdr>
        </w:div>
      </w:divsChild>
    </w:div>
    <w:div w:id="910118558">
      <w:bodyDiv w:val="1"/>
      <w:marLeft w:val="0"/>
      <w:marRight w:val="0"/>
      <w:marTop w:val="0"/>
      <w:marBottom w:val="0"/>
      <w:divBdr>
        <w:top w:val="none" w:sz="0" w:space="0" w:color="auto"/>
        <w:left w:val="none" w:sz="0" w:space="0" w:color="auto"/>
        <w:bottom w:val="none" w:sz="0" w:space="0" w:color="auto"/>
        <w:right w:val="none" w:sz="0" w:space="0" w:color="auto"/>
      </w:divBdr>
    </w:div>
    <w:div w:id="910238276">
      <w:bodyDiv w:val="1"/>
      <w:marLeft w:val="0"/>
      <w:marRight w:val="0"/>
      <w:marTop w:val="0"/>
      <w:marBottom w:val="0"/>
      <w:divBdr>
        <w:top w:val="none" w:sz="0" w:space="0" w:color="auto"/>
        <w:left w:val="none" w:sz="0" w:space="0" w:color="auto"/>
        <w:bottom w:val="none" w:sz="0" w:space="0" w:color="auto"/>
        <w:right w:val="none" w:sz="0" w:space="0" w:color="auto"/>
      </w:divBdr>
    </w:div>
    <w:div w:id="911428725">
      <w:bodyDiv w:val="1"/>
      <w:marLeft w:val="0"/>
      <w:marRight w:val="0"/>
      <w:marTop w:val="0"/>
      <w:marBottom w:val="0"/>
      <w:divBdr>
        <w:top w:val="none" w:sz="0" w:space="0" w:color="auto"/>
        <w:left w:val="none" w:sz="0" w:space="0" w:color="auto"/>
        <w:bottom w:val="none" w:sz="0" w:space="0" w:color="auto"/>
        <w:right w:val="none" w:sz="0" w:space="0" w:color="auto"/>
      </w:divBdr>
      <w:divsChild>
        <w:div w:id="1706444403">
          <w:marLeft w:val="0"/>
          <w:marRight w:val="0"/>
          <w:marTop w:val="0"/>
          <w:marBottom w:val="0"/>
          <w:divBdr>
            <w:top w:val="none" w:sz="0" w:space="0" w:color="auto"/>
            <w:left w:val="none" w:sz="0" w:space="0" w:color="auto"/>
            <w:bottom w:val="none" w:sz="0" w:space="0" w:color="auto"/>
            <w:right w:val="none" w:sz="0" w:space="0" w:color="auto"/>
          </w:divBdr>
          <w:divsChild>
            <w:div w:id="723061437">
              <w:marLeft w:val="0"/>
              <w:marRight w:val="0"/>
              <w:marTop w:val="0"/>
              <w:marBottom w:val="0"/>
              <w:divBdr>
                <w:top w:val="none" w:sz="0" w:space="0" w:color="auto"/>
                <w:left w:val="none" w:sz="0" w:space="0" w:color="auto"/>
                <w:bottom w:val="none" w:sz="0" w:space="0" w:color="auto"/>
                <w:right w:val="none" w:sz="0" w:space="0" w:color="auto"/>
              </w:divBdr>
            </w:div>
            <w:div w:id="1039011488">
              <w:marLeft w:val="0"/>
              <w:marRight w:val="0"/>
              <w:marTop w:val="0"/>
              <w:marBottom w:val="0"/>
              <w:divBdr>
                <w:top w:val="none" w:sz="0" w:space="0" w:color="auto"/>
                <w:left w:val="none" w:sz="0" w:space="0" w:color="auto"/>
                <w:bottom w:val="none" w:sz="0" w:space="0" w:color="auto"/>
                <w:right w:val="none" w:sz="0" w:space="0" w:color="auto"/>
              </w:divBdr>
            </w:div>
            <w:div w:id="1113206465">
              <w:marLeft w:val="0"/>
              <w:marRight w:val="0"/>
              <w:marTop w:val="0"/>
              <w:marBottom w:val="0"/>
              <w:divBdr>
                <w:top w:val="none" w:sz="0" w:space="0" w:color="auto"/>
                <w:left w:val="none" w:sz="0" w:space="0" w:color="auto"/>
                <w:bottom w:val="none" w:sz="0" w:space="0" w:color="auto"/>
                <w:right w:val="none" w:sz="0" w:space="0" w:color="auto"/>
              </w:divBdr>
            </w:div>
            <w:div w:id="1155224290">
              <w:marLeft w:val="0"/>
              <w:marRight w:val="0"/>
              <w:marTop w:val="0"/>
              <w:marBottom w:val="0"/>
              <w:divBdr>
                <w:top w:val="none" w:sz="0" w:space="0" w:color="auto"/>
                <w:left w:val="none" w:sz="0" w:space="0" w:color="auto"/>
                <w:bottom w:val="none" w:sz="0" w:space="0" w:color="auto"/>
                <w:right w:val="none" w:sz="0" w:space="0" w:color="auto"/>
              </w:divBdr>
            </w:div>
            <w:div w:id="1404836785">
              <w:marLeft w:val="0"/>
              <w:marRight w:val="0"/>
              <w:marTop w:val="0"/>
              <w:marBottom w:val="0"/>
              <w:divBdr>
                <w:top w:val="none" w:sz="0" w:space="0" w:color="auto"/>
                <w:left w:val="none" w:sz="0" w:space="0" w:color="auto"/>
                <w:bottom w:val="none" w:sz="0" w:space="0" w:color="auto"/>
                <w:right w:val="none" w:sz="0" w:space="0" w:color="auto"/>
              </w:divBdr>
            </w:div>
            <w:div w:id="190632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505340">
      <w:bodyDiv w:val="1"/>
      <w:marLeft w:val="0"/>
      <w:marRight w:val="0"/>
      <w:marTop w:val="0"/>
      <w:marBottom w:val="0"/>
      <w:divBdr>
        <w:top w:val="none" w:sz="0" w:space="0" w:color="auto"/>
        <w:left w:val="none" w:sz="0" w:space="0" w:color="auto"/>
        <w:bottom w:val="none" w:sz="0" w:space="0" w:color="auto"/>
        <w:right w:val="none" w:sz="0" w:space="0" w:color="auto"/>
      </w:divBdr>
    </w:div>
    <w:div w:id="911739970">
      <w:bodyDiv w:val="1"/>
      <w:marLeft w:val="0"/>
      <w:marRight w:val="0"/>
      <w:marTop w:val="0"/>
      <w:marBottom w:val="0"/>
      <w:divBdr>
        <w:top w:val="none" w:sz="0" w:space="0" w:color="auto"/>
        <w:left w:val="none" w:sz="0" w:space="0" w:color="auto"/>
        <w:bottom w:val="none" w:sz="0" w:space="0" w:color="auto"/>
        <w:right w:val="none" w:sz="0" w:space="0" w:color="auto"/>
      </w:divBdr>
      <w:divsChild>
        <w:div w:id="560748324">
          <w:marLeft w:val="1800"/>
          <w:marRight w:val="0"/>
          <w:marTop w:val="91"/>
          <w:marBottom w:val="0"/>
          <w:divBdr>
            <w:top w:val="none" w:sz="0" w:space="0" w:color="auto"/>
            <w:left w:val="none" w:sz="0" w:space="0" w:color="auto"/>
            <w:bottom w:val="none" w:sz="0" w:space="0" w:color="auto"/>
            <w:right w:val="none" w:sz="0" w:space="0" w:color="auto"/>
          </w:divBdr>
        </w:div>
        <w:div w:id="663819952">
          <w:marLeft w:val="547"/>
          <w:marRight w:val="0"/>
          <w:marTop w:val="120"/>
          <w:marBottom w:val="0"/>
          <w:divBdr>
            <w:top w:val="none" w:sz="0" w:space="0" w:color="auto"/>
            <w:left w:val="none" w:sz="0" w:space="0" w:color="auto"/>
            <w:bottom w:val="none" w:sz="0" w:space="0" w:color="auto"/>
            <w:right w:val="none" w:sz="0" w:space="0" w:color="auto"/>
          </w:divBdr>
        </w:div>
        <w:div w:id="1201942479">
          <w:marLeft w:val="1800"/>
          <w:marRight w:val="0"/>
          <w:marTop w:val="91"/>
          <w:marBottom w:val="0"/>
          <w:divBdr>
            <w:top w:val="none" w:sz="0" w:space="0" w:color="auto"/>
            <w:left w:val="none" w:sz="0" w:space="0" w:color="auto"/>
            <w:bottom w:val="none" w:sz="0" w:space="0" w:color="auto"/>
            <w:right w:val="none" w:sz="0" w:space="0" w:color="auto"/>
          </w:divBdr>
        </w:div>
        <w:div w:id="1433359367">
          <w:marLeft w:val="547"/>
          <w:marRight w:val="0"/>
          <w:marTop w:val="120"/>
          <w:marBottom w:val="0"/>
          <w:divBdr>
            <w:top w:val="none" w:sz="0" w:space="0" w:color="auto"/>
            <w:left w:val="none" w:sz="0" w:space="0" w:color="auto"/>
            <w:bottom w:val="none" w:sz="0" w:space="0" w:color="auto"/>
            <w:right w:val="none" w:sz="0" w:space="0" w:color="auto"/>
          </w:divBdr>
        </w:div>
        <w:div w:id="1513758797">
          <w:marLeft w:val="1166"/>
          <w:marRight w:val="0"/>
          <w:marTop w:val="106"/>
          <w:marBottom w:val="0"/>
          <w:divBdr>
            <w:top w:val="none" w:sz="0" w:space="0" w:color="auto"/>
            <w:left w:val="none" w:sz="0" w:space="0" w:color="auto"/>
            <w:bottom w:val="none" w:sz="0" w:space="0" w:color="auto"/>
            <w:right w:val="none" w:sz="0" w:space="0" w:color="auto"/>
          </w:divBdr>
        </w:div>
        <w:div w:id="1594900131">
          <w:marLeft w:val="1800"/>
          <w:marRight w:val="0"/>
          <w:marTop w:val="91"/>
          <w:marBottom w:val="0"/>
          <w:divBdr>
            <w:top w:val="none" w:sz="0" w:space="0" w:color="auto"/>
            <w:left w:val="none" w:sz="0" w:space="0" w:color="auto"/>
            <w:bottom w:val="none" w:sz="0" w:space="0" w:color="auto"/>
            <w:right w:val="none" w:sz="0" w:space="0" w:color="auto"/>
          </w:divBdr>
        </w:div>
        <w:div w:id="1638533538">
          <w:marLeft w:val="1800"/>
          <w:marRight w:val="0"/>
          <w:marTop w:val="91"/>
          <w:marBottom w:val="0"/>
          <w:divBdr>
            <w:top w:val="none" w:sz="0" w:space="0" w:color="auto"/>
            <w:left w:val="none" w:sz="0" w:space="0" w:color="auto"/>
            <w:bottom w:val="none" w:sz="0" w:space="0" w:color="auto"/>
            <w:right w:val="none" w:sz="0" w:space="0" w:color="auto"/>
          </w:divBdr>
        </w:div>
        <w:div w:id="2057662321">
          <w:marLeft w:val="1166"/>
          <w:marRight w:val="0"/>
          <w:marTop w:val="106"/>
          <w:marBottom w:val="0"/>
          <w:divBdr>
            <w:top w:val="none" w:sz="0" w:space="0" w:color="auto"/>
            <w:left w:val="none" w:sz="0" w:space="0" w:color="auto"/>
            <w:bottom w:val="none" w:sz="0" w:space="0" w:color="auto"/>
            <w:right w:val="none" w:sz="0" w:space="0" w:color="auto"/>
          </w:divBdr>
        </w:div>
      </w:divsChild>
    </w:div>
    <w:div w:id="913054715">
      <w:bodyDiv w:val="1"/>
      <w:marLeft w:val="0"/>
      <w:marRight w:val="0"/>
      <w:marTop w:val="0"/>
      <w:marBottom w:val="0"/>
      <w:divBdr>
        <w:top w:val="none" w:sz="0" w:space="0" w:color="auto"/>
        <w:left w:val="none" w:sz="0" w:space="0" w:color="auto"/>
        <w:bottom w:val="none" w:sz="0" w:space="0" w:color="auto"/>
        <w:right w:val="none" w:sz="0" w:space="0" w:color="auto"/>
      </w:divBdr>
      <w:divsChild>
        <w:div w:id="67578827">
          <w:marLeft w:val="1166"/>
          <w:marRight w:val="0"/>
          <w:marTop w:val="0"/>
          <w:marBottom w:val="0"/>
          <w:divBdr>
            <w:top w:val="none" w:sz="0" w:space="0" w:color="auto"/>
            <w:left w:val="none" w:sz="0" w:space="0" w:color="auto"/>
            <w:bottom w:val="none" w:sz="0" w:space="0" w:color="auto"/>
            <w:right w:val="none" w:sz="0" w:space="0" w:color="auto"/>
          </w:divBdr>
        </w:div>
        <w:div w:id="596258499">
          <w:marLeft w:val="1166"/>
          <w:marRight w:val="0"/>
          <w:marTop w:val="0"/>
          <w:marBottom w:val="0"/>
          <w:divBdr>
            <w:top w:val="none" w:sz="0" w:space="0" w:color="auto"/>
            <w:left w:val="none" w:sz="0" w:space="0" w:color="auto"/>
            <w:bottom w:val="none" w:sz="0" w:space="0" w:color="auto"/>
            <w:right w:val="none" w:sz="0" w:space="0" w:color="auto"/>
          </w:divBdr>
        </w:div>
        <w:div w:id="724449558">
          <w:marLeft w:val="1166"/>
          <w:marRight w:val="0"/>
          <w:marTop w:val="0"/>
          <w:marBottom w:val="0"/>
          <w:divBdr>
            <w:top w:val="none" w:sz="0" w:space="0" w:color="auto"/>
            <w:left w:val="none" w:sz="0" w:space="0" w:color="auto"/>
            <w:bottom w:val="none" w:sz="0" w:space="0" w:color="auto"/>
            <w:right w:val="none" w:sz="0" w:space="0" w:color="auto"/>
          </w:divBdr>
        </w:div>
        <w:div w:id="835918652">
          <w:marLeft w:val="1166"/>
          <w:marRight w:val="0"/>
          <w:marTop w:val="0"/>
          <w:marBottom w:val="0"/>
          <w:divBdr>
            <w:top w:val="none" w:sz="0" w:space="0" w:color="auto"/>
            <w:left w:val="none" w:sz="0" w:space="0" w:color="auto"/>
            <w:bottom w:val="none" w:sz="0" w:space="0" w:color="auto"/>
            <w:right w:val="none" w:sz="0" w:space="0" w:color="auto"/>
          </w:divBdr>
        </w:div>
        <w:div w:id="924460713">
          <w:marLeft w:val="547"/>
          <w:marRight w:val="0"/>
          <w:marTop w:val="0"/>
          <w:marBottom w:val="0"/>
          <w:divBdr>
            <w:top w:val="none" w:sz="0" w:space="0" w:color="auto"/>
            <w:left w:val="none" w:sz="0" w:space="0" w:color="auto"/>
            <w:bottom w:val="none" w:sz="0" w:space="0" w:color="auto"/>
            <w:right w:val="none" w:sz="0" w:space="0" w:color="auto"/>
          </w:divBdr>
        </w:div>
        <w:div w:id="954944806">
          <w:marLeft w:val="1166"/>
          <w:marRight w:val="0"/>
          <w:marTop w:val="0"/>
          <w:marBottom w:val="0"/>
          <w:divBdr>
            <w:top w:val="none" w:sz="0" w:space="0" w:color="auto"/>
            <w:left w:val="none" w:sz="0" w:space="0" w:color="auto"/>
            <w:bottom w:val="none" w:sz="0" w:space="0" w:color="auto"/>
            <w:right w:val="none" w:sz="0" w:space="0" w:color="auto"/>
          </w:divBdr>
        </w:div>
        <w:div w:id="977153775">
          <w:marLeft w:val="1166"/>
          <w:marRight w:val="0"/>
          <w:marTop w:val="0"/>
          <w:marBottom w:val="0"/>
          <w:divBdr>
            <w:top w:val="none" w:sz="0" w:space="0" w:color="auto"/>
            <w:left w:val="none" w:sz="0" w:space="0" w:color="auto"/>
            <w:bottom w:val="none" w:sz="0" w:space="0" w:color="auto"/>
            <w:right w:val="none" w:sz="0" w:space="0" w:color="auto"/>
          </w:divBdr>
        </w:div>
        <w:div w:id="987980172">
          <w:marLeft w:val="547"/>
          <w:marRight w:val="0"/>
          <w:marTop w:val="0"/>
          <w:marBottom w:val="0"/>
          <w:divBdr>
            <w:top w:val="none" w:sz="0" w:space="0" w:color="auto"/>
            <w:left w:val="none" w:sz="0" w:space="0" w:color="auto"/>
            <w:bottom w:val="none" w:sz="0" w:space="0" w:color="auto"/>
            <w:right w:val="none" w:sz="0" w:space="0" w:color="auto"/>
          </w:divBdr>
        </w:div>
        <w:div w:id="1489783561">
          <w:marLeft w:val="547"/>
          <w:marRight w:val="0"/>
          <w:marTop w:val="0"/>
          <w:marBottom w:val="0"/>
          <w:divBdr>
            <w:top w:val="none" w:sz="0" w:space="0" w:color="auto"/>
            <w:left w:val="none" w:sz="0" w:space="0" w:color="auto"/>
            <w:bottom w:val="none" w:sz="0" w:space="0" w:color="auto"/>
            <w:right w:val="none" w:sz="0" w:space="0" w:color="auto"/>
          </w:divBdr>
        </w:div>
        <w:div w:id="1638755323">
          <w:marLeft w:val="547"/>
          <w:marRight w:val="0"/>
          <w:marTop w:val="0"/>
          <w:marBottom w:val="0"/>
          <w:divBdr>
            <w:top w:val="none" w:sz="0" w:space="0" w:color="auto"/>
            <w:left w:val="none" w:sz="0" w:space="0" w:color="auto"/>
            <w:bottom w:val="none" w:sz="0" w:space="0" w:color="auto"/>
            <w:right w:val="none" w:sz="0" w:space="0" w:color="auto"/>
          </w:divBdr>
        </w:div>
        <w:div w:id="1688944313">
          <w:marLeft w:val="547"/>
          <w:marRight w:val="0"/>
          <w:marTop w:val="0"/>
          <w:marBottom w:val="0"/>
          <w:divBdr>
            <w:top w:val="none" w:sz="0" w:space="0" w:color="auto"/>
            <w:left w:val="none" w:sz="0" w:space="0" w:color="auto"/>
            <w:bottom w:val="none" w:sz="0" w:space="0" w:color="auto"/>
            <w:right w:val="none" w:sz="0" w:space="0" w:color="auto"/>
          </w:divBdr>
        </w:div>
      </w:divsChild>
    </w:div>
    <w:div w:id="914437520">
      <w:bodyDiv w:val="1"/>
      <w:marLeft w:val="0"/>
      <w:marRight w:val="0"/>
      <w:marTop w:val="0"/>
      <w:marBottom w:val="0"/>
      <w:divBdr>
        <w:top w:val="none" w:sz="0" w:space="0" w:color="auto"/>
        <w:left w:val="none" w:sz="0" w:space="0" w:color="auto"/>
        <w:bottom w:val="none" w:sz="0" w:space="0" w:color="auto"/>
        <w:right w:val="none" w:sz="0" w:space="0" w:color="auto"/>
      </w:divBdr>
    </w:div>
    <w:div w:id="915285353">
      <w:bodyDiv w:val="1"/>
      <w:marLeft w:val="0"/>
      <w:marRight w:val="0"/>
      <w:marTop w:val="0"/>
      <w:marBottom w:val="0"/>
      <w:divBdr>
        <w:top w:val="none" w:sz="0" w:space="0" w:color="auto"/>
        <w:left w:val="none" w:sz="0" w:space="0" w:color="auto"/>
        <w:bottom w:val="none" w:sz="0" w:space="0" w:color="auto"/>
        <w:right w:val="none" w:sz="0" w:space="0" w:color="auto"/>
      </w:divBdr>
      <w:divsChild>
        <w:div w:id="634532785">
          <w:marLeft w:val="547"/>
          <w:marRight w:val="0"/>
          <w:marTop w:val="154"/>
          <w:marBottom w:val="0"/>
          <w:divBdr>
            <w:top w:val="none" w:sz="0" w:space="0" w:color="auto"/>
            <w:left w:val="none" w:sz="0" w:space="0" w:color="auto"/>
            <w:bottom w:val="none" w:sz="0" w:space="0" w:color="auto"/>
            <w:right w:val="none" w:sz="0" w:space="0" w:color="auto"/>
          </w:divBdr>
        </w:div>
        <w:div w:id="787360689">
          <w:marLeft w:val="547"/>
          <w:marRight w:val="0"/>
          <w:marTop w:val="154"/>
          <w:marBottom w:val="0"/>
          <w:divBdr>
            <w:top w:val="none" w:sz="0" w:space="0" w:color="auto"/>
            <w:left w:val="none" w:sz="0" w:space="0" w:color="auto"/>
            <w:bottom w:val="none" w:sz="0" w:space="0" w:color="auto"/>
            <w:right w:val="none" w:sz="0" w:space="0" w:color="auto"/>
          </w:divBdr>
        </w:div>
        <w:div w:id="1861969989">
          <w:marLeft w:val="1166"/>
          <w:marRight w:val="0"/>
          <w:marTop w:val="134"/>
          <w:marBottom w:val="0"/>
          <w:divBdr>
            <w:top w:val="none" w:sz="0" w:space="0" w:color="auto"/>
            <w:left w:val="none" w:sz="0" w:space="0" w:color="auto"/>
            <w:bottom w:val="none" w:sz="0" w:space="0" w:color="auto"/>
            <w:right w:val="none" w:sz="0" w:space="0" w:color="auto"/>
          </w:divBdr>
        </w:div>
      </w:divsChild>
    </w:div>
    <w:div w:id="915745893">
      <w:bodyDiv w:val="1"/>
      <w:marLeft w:val="0"/>
      <w:marRight w:val="0"/>
      <w:marTop w:val="0"/>
      <w:marBottom w:val="0"/>
      <w:divBdr>
        <w:top w:val="none" w:sz="0" w:space="0" w:color="auto"/>
        <w:left w:val="none" w:sz="0" w:space="0" w:color="auto"/>
        <w:bottom w:val="none" w:sz="0" w:space="0" w:color="auto"/>
        <w:right w:val="none" w:sz="0" w:space="0" w:color="auto"/>
      </w:divBdr>
    </w:div>
    <w:div w:id="915936041">
      <w:bodyDiv w:val="1"/>
      <w:marLeft w:val="0"/>
      <w:marRight w:val="0"/>
      <w:marTop w:val="0"/>
      <w:marBottom w:val="0"/>
      <w:divBdr>
        <w:top w:val="none" w:sz="0" w:space="0" w:color="auto"/>
        <w:left w:val="none" w:sz="0" w:space="0" w:color="auto"/>
        <w:bottom w:val="none" w:sz="0" w:space="0" w:color="auto"/>
        <w:right w:val="none" w:sz="0" w:space="0" w:color="auto"/>
      </w:divBdr>
      <w:divsChild>
        <w:div w:id="958269030">
          <w:marLeft w:val="547"/>
          <w:marRight w:val="0"/>
          <w:marTop w:val="115"/>
          <w:marBottom w:val="0"/>
          <w:divBdr>
            <w:top w:val="none" w:sz="0" w:space="0" w:color="auto"/>
            <w:left w:val="none" w:sz="0" w:space="0" w:color="auto"/>
            <w:bottom w:val="none" w:sz="0" w:space="0" w:color="auto"/>
            <w:right w:val="none" w:sz="0" w:space="0" w:color="auto"/>
          </w:divBdr>
        </w:div>
        <w:div w:id="986012792">
          <w:marLeft w:val="547"/>
          <w:marRight w:val="0"/>
          <w:marTop w:val="115"/>
          <w:marBottom w:val="0"/>
          <w:divBdr>
            <w:top w:val="none" w:sz="0" w:space="0" w:color="auto"/>
            <w:left w:val="none" w:sz="0" w:space="0" w:color="auto"/>
            <w:bottom w:val="none" w:sz="0" w:space="0" w:color="auto"/>
            <w:right w:val="none" w:sz="0" w:space="0" w:color="auto"/>
          </w:divBdr>
        </w:div>
        <w:div w:id="1361131564">
          <w:marLeft w:val="1166"/>
          <w:marRight w:val="0"/>
          <w:marTop w:val="96"/>
          <w:marBottom w:val="0"/>
          <w:divBdr>
            <w:top w:val="none" w:sz="0" w:space="0" w:color="auto"/>
            <w:left w:val="none" w:sz="0" w:space="0" w:color="auto"/>
            <w:bottom w:val="none" w:sz="0" w:space="0" w:color="auto"/>
            <w:right w:val="none" w:sz="0" w:space="0" w:color="auto"/>
          </w:divBdr>
        </w:div>
        <w:div w:id="1372219378">
          <w:marLeft w:val="1166"/>
          <w:marRight w:val="0"/>
          <w:marTop w:val="96"/>
          <w:marBottom w:val="0"/>
          <w:divBdr>
            <w:top w:val="none" w:sz="0" w:space="0" w:color="auto"/>
            <w:left w:val="none" w:sz="0" w:space="0" w:color="auto"/>
            <w:bottom w:val="none" w:sz="0" w:space="0" w:color="auto"/>
            <w:right w:val="none" w:sz="0" w:space="0" w:color="auto"/>
          </w:divBdr>
        </w:div>
        <w:div w:id="1484812091">
          <w:marLeft w:val="1166"/>
          <w:marRight w:val="0"/>
          <w:marTop w:val="96"/>
          <w:marBottom w:val="0"/>
          <w:divBdr>
            <w:top w:val="none" w:sz="0" w:space="0" w:color="auto"/>
            <w:left w:val="none" w:sz="0" w:space="0" w:color="auto"/>
            <w:bottom w:val="none" w:sz="0" w:space="0" w:color="auto"/>
            <w:right w:val="none" w:sz="0" w:space="0" w:color="auto"/>
          </w:divBdr>
        </w:div>
        <w:div w:id="1659767145">
          <w:marLeft w:val="547"/>
          <w:marRight w:val="0"/>
          <w:marTop w:val="115"/>
          <w:marBottom w:val="0"/>
          <w:divBdr>
            <w:top w:val="none" w:sz="0" w:space="0" w:color="auto"/>
            <w:left w:val="none" w:sz="0" w:space="0" w:color="auto"/>
            <w:bottom w:val="none" w:sz="0" w:space="0" w:color="auto"/>
            <w:right w:val="none" w:sz="0" w:space="0" w:color="auto"/>
          </w:divBdr>
        </w:div>
        <w:div w:id="2024890726">
          <w:marLeft w:val="1166"/>
          <w:marRight w:val="0"/>
          <w:marTop w:val="96"/>
          <w:marBottom w:val="0"/>
          <w:divBdr>
            <w:top w:val="none" w:sz="0" w:space="0" w:color="auto"/>
            <w:left w:val="none" w:sz="0" w:space="0" w:color="auto"/>
            <w:bottom w:val="none" w:sz="0" w:space="0" w:color="auto"/>
            <w:right w:val="none" w:sz="0" w:space="0" w:color="auto"/>
          </w:divBdr>
        </w:div>
        <w:div w:id="2071995251">
          <w:marLeft w:val="1166"/>
          <w:marRight w:val="0"/>
          <w:marTop w:val="77"/>
          <w:marBottom w:val="0"/>
          <w:divBdr>
            <w:top w:val="none" w:sz="0" w:space="0" w:color="auto"/>
            <w:left w:val="none" w:sz="0" w:space="0" w:color="auto"/>
            <w:bottom w:val="none" w:sz="0" w:space="0" w:color="auto"/>
            <w:right w:val="none" w:sz="0" w:space="0" w:color="auto"/>
          </w:divBdr>
        </w:div>
      </w:divsChild>
    </w:div>
    <w:div w:id="915939781">
      <w:bodyDiv w:val="1"/>
      <w:marLeft w:val="0"/>
      <w:marRight w:val="0"/>
      <w:marTop w:val="0"/>
      <w:marBottom w:val="0"/>
      <w:divBdr>
        <w:top w:val="none" w:sz="0" w:space="0" w:color="auto"/>
        <w:left w:val="none" w:sz="0" w:space="0" w:color="auto"/>
        <w:bottom w:val="none" w:sz="0" w:space="0" w:color="auto"/>
        <w:right w:val="none" w:sz="0" w:space="0" w:color="auto"/>
      </w:divBdr>
    </w:div>
    <w:div w:id="917716601">
      <w:bodyDiv w:val="1"/>
      <w:marLeft w:val="0"/>
      <w:marRight w:val="0"/>
      <w:marTop w:val="0"/>
      <w:marBottom w:val="0"/>
      <w:divBdr>
        <w:top w:val="none" w:sz="0" w:space="0" w:color="auto"/>
        <w:left w:val="none" w:sz="0" w:space="0" w:color="auto"/>
        <w:bottom w:val="none" w:sz="0" w:space="0" w:color="auto"/>
        <w:right w:val="none" w:sz="0" w:space="0" w:color="auto"/>
      </w:divBdr>
    </w:div>
    <w:div w:id="919291910">
      <w:bodyDiv w:val="1"/>
      <w:marLeft w:val="0"/>
      <w:marRight w:val="0"/>
      <w:marTop w:val="0"/>
      <w:marBottom w:val="0"/>
      <w:divBdr>
        <w:top w:val="none" w:sz="0" w:space="0" w:color="auto"/>
        <w:left w:val="none" w:sz="0" w:space="0" w:color="auto"/>
        <w:bottom w:val="none" w:sz="0" w:space="0" w:color="auto"/>
        <w:right w:val="none" w:sz="0" w:space="0" w:color="auto"/>
      </w:divBdr>
    </w:div>
    <w:div w:id="919994504">
      <w:bodyDiv w:val="1"/>
      <w:marLeft w:val="0"/>
      <w:marRight w:val="0"/>
      <w:marTop w:val="0"/>
      <w:marBottom w:val="0"/>
      <w:divBdr>
        <w:top w:val="none" w:sz="0" w:space="0" w:color="auto"/>
        <w:left w:val="none" w:sz="0" w:space="0" w:color="auto"/>
        <w:bottom w:val="none" w:sz="0" w:space="0" w:color="auto"/>
        <w:right w:val="none" w:sz="0" w:space="0" w:color="auto"/>
      </w:divBdr>
    </w:div>
    <w:div w:id="920023182">
      <w:bodyDiv w:val="1"/>
      <w:marLeft w:val="0"/>
      <w:marRight w:val="0"/>
      <w:marTop w:val="0"/>
      <w:marBottom w:val="0"/>
      <w:divBdr>
        <w:top w:val="none" w:sz="0" w:space="0" w:color="auto"/>
        <w:left w:val="none" w:sz="0" w:space="0" w:color="auto"/>
        <w:bottom w:val="none" w:sz="0" w:space="0" w:color="auto"/>
        <w:right w:val="none" w:sz="0" w:space="0" w:color="auto"/>
      </w:divBdr>
    </w:div>
    <w:div w:id="920526485">
      <w:bodyDiv w:val="1"/>
      <w:marLeft w:val="0"/>
      <w:marRight w:val="0"/>
      <w:marTop w:val="0"/>
      <w:marBottom w:val="0"/>
      <w:divBdr>
        <w:top w:val="none" w:sz="0" w:space="0" w:color="auto"/>
        <w:left w:val="none" w:sz="0" w:space="0" w:color="auto"/>
        <w:bottom w:val="none" w:sz="0" w:space="0" w:color="auto"/>
        <w:right w:val="none" w:sz="0" w:space="0" w:color="auto"/>
      </w:divBdr>
      <w:divsChild>
        <w:div w:id="518858813">
          <w:marLeft w:val="360"/>
          <w:marRight w:val="0"/>
          <w:marTop w:val="200"/>
          <w:marBottom w:val="0"/>
          <w:divBdr>
            <w:top w:val="none" w:sz="0" w:space="0" w:color="auto"/>
            <w:left w:val="none" w:sz="0" w:space="0" w:color="auto"/>
            <w:bottom w:val="none" w:sz="0" w:space="0" w:color="auto"/>
            <w:right w:val="none" w:sz="0" w:space="0" w:color="auto"/>
          </w:divBdr>
        </w:div>
        <w:div w:id="1013848945">
          <w:marLeft w:val="360"/>
          <w:marRight w:val="0"/>
          <w:marTop w:val="200"/>
          <w:marBottom w:val="0"/>
          <w:divBdr>
            <w:top w:val="none" w:sz="0" w:space="0" w:color="auto"/>
            <w:left w:val="none" w:sz="0" w:space="0" w:color="auto"/>
            <w:bottom w:val="none" w:sz="0" w:space="0" w:color="auto"/>
            <w:right w:val="none" w:sz="0" w:space="0" w:color="auto"/>
          </w:divBdr>
        </w:div>
        <w:div w:id="1169439586">
          <w:marLeft w:val="360"/>
          <w:marRight w:val="0"/>
          <w:marTop w:val="200"/>
          <w:marBottom w:val="0"/>
          <w:divBdr>
            <w:top w:val="none" w:sz="0" w:space="0" w:color="auto"/>
            <w:left w:val="none" w:sz="0" w:space="0" w:color="auto"/>
            <w:bottom w:val="none" w:sz="0" w:space="0" w:color="auto"/>
            <w:right w:val="none" w:sz="0" w:space="0" w:color="auto"/>
          </w:divBdr>
        </w:div>
      </w:divsChild>
    </w:div>
    <w:div w:id="925113558">
      <w:bodyDiv w:val="1"/>
      <w:marLeft w:val="0"/>
      <w:marRight w:val="0"/>
      <w:marTop w:val="0"/>
      <w:marBottom w:val="0"/>
      <w:divBdr>
        <w:top w:val="none" w:sz="0" w:space="0" w:color="auto"/>
        <w:left w:val="none" w:sz="0" w:space="0" w:color="auto"/>
        <w:bottom w:val="none" w:sz="0" w:space="0" w:color="auto"/>
        <w:right w:val="none" w:sz="0" w:space="0" w:color="auto"/>
      </w:divBdr>
    </w:div>
    <w:div w:id="925653406">
      <w:bodyDiv w:val="1"/>
      <w:marLeft w:val="0"/>
      <w:marRight w:val="0"/>
      <w:marTop w:val="0"/>
      <w:marBottom w:val="0"/>
      <w:divBdr>
        <w:top w:val="none" w:sz="0" w:space="0" w:color="auto"/>
        <w:left w:val="none" w:sz="0" w:space="0" w:color="auto"/>
        <w:bottom w:val="none" w:sz="0" w:space="0" w:color="auto"/>
        <w:right w:val="none" w:sz="0" w:space="0" w:color="auto"/>
      </w:divBdr>
    </w:div>
    <w:div w:id="926381045">
      <w:bodyDiv w:val="1"/>
      <w:marLeft w:val="0"/>
      <w:marRight w:val="0"/>
      <w:marTop w:val="0"/>
      <w:marBottom w:val="0"/>
      <w:divBdr>
        <w:top w:val="none" w:sz="0" w:space="0" w:color="auto"/>
        <w:left w:val="none" w:sz="0" w:space="0" w:color="auto"/>
        <w:bottom w:val="none" w:sz="0" w:space="0" w:color="auto"/>
        <w:right w:val="none" w:sz="0" w:space="0" w:color="auto"/>
      </w:divBdr>
      <w:divsChild>
        <w:div w:id="461266503">
          <w:marLeft w:val="1166"/>
          <w:marRight w:val="0"/>
          <w:marTop w:val="134"/>
          <w:marBottom w:val="0"/>
          <w:divBdr>
            <w:top w:val="none" w:sz="0" w:space="0" w:color="auto"/>
            <w:left w:val="none" w:sz="0" w:space="0" w:color="auto"/>
            <w:bottom w:val="none" w:sz="0" w:space="0" w:color="auto"/>
            <w:right w:val="none" w:sz="0" w:space="0" w:color="auto"/>
          </w:divBdr>
        </w:div>
        <w:div w:id="851724442">
          <w:marLeft w:val="547"/>
          <w:marRight w:val="0"/>
          <w:marTop w:val="154"/>
          <w:marBottom w:val="0"/>
          <w:divBdr>
            <w:top w:val="none" w:sz="0" w:space="0" w:color="auto"/>
            <w:left w:val="none" w:sz="0" w:space="0" w:color="auto"/>
            <w:bottom w:val="none" w:sz="0" w:space="0" w:color="auto"/>
            <w:right w:val="none" w:sz="0" w:space="0" w:color="auto"/>
          </w:divBdr>
        </w:div>
        <w:div w:id="1775199848">
          <w:marLeft w:val="547"/>
          <w:marRight w:val="0"/>
          <w:marTop w:val="154"/>
          <w:marBottom w:val="0"/>
          <w:divBdr>
            <w:top w:val="none" w:sz="0" w:space="0" w:color="auto"/>
            <w:left w:val="none" w:sz="0" w:space="0" w:color="auto"/>
            <w:bottom w:val="none" w:sz="0" w:space="0" w:color="auto"/>
            <w:right w:val="none" w:sz="0" w:space="0" w:color="auto"/>
          </w:divBdr>
        </w:div>
      </w:divsChild>
    </w:div>
    <w:div w:id="926693016">
      <w:bodyDiv w:val="1"/>
      <w:marLeft w:val="0"/>
      <w:marRight w:val="0"/>
      <w:marTop w:val="0"/>
      <w:marBottom w:val="0"/>
      <w:divBdr>
        <w:top w:val="none" w:sz="0" w:space="0" w:color="auto"/>
        <w:left w:val="none" w:sz="0" w:space="0" w:color="auto"/>
        <w:bottom w:val="none" w:sz="0" w:space="0" w:color="auto"/>
        <w:right w:val="none" w:sz="0" w:space="0" w:color="auto"/>
      </w:divBdr>
    </w:div>
    <w:div w:id="926810525">
      <w:bodyDiv w:val="1"/>
      <w:marLeft w:val="0"/>
      <w:marRight w:val="0"/>
      <w:marTop w:val="0"/>
      <w:marBottom w:val="0"/>
      <w:divBdr>
        <w:top w:val="none" w:sz="0" w:space="0" w:color="auto"/>
        <w:left w:val="none" w:sz="0" w:space="0" w:color="auto"/>
        <w:bottom w:val="none" w:sz="0" w:space="0" w:color="auto"/>
        <w:right w:val="none" w:sz="0" w:space="0" w:color="auto"/>
      </w:divBdr>
    </w:div>
    <w:div w:id="926889385">
      <w:bodyDiv w:val="1"/>
      <w:marLeft w:val="0"/>
      <w:marRight w:val="0"/>
      <w:marTop w:val="0"/>
      <w:marBottom w:val="0"/>
      <w:divBdr>
        <w:top w:val="none" w:sz="0" w:space="0" w:color="auto"/>
        <w:left w:val="none" w:sz="0" w:space="0" w:color="auto"/>
        <w:bottom w:val="none" w:sz="0" w:space="0" w:color="auto"/>
        <w:right w:val="none" w:sz="0" w:space="0" w:color="auto"/>
      </w:divBdr>
    </w:div>
    <w:div w:id="927226131">
      <w:bodyDiv w:val="1"/>
      <w:marLeft w:val="0"/>
      <w:marRight w:val="0"/>
      <w:marTop w:val="0"/>
      <w:marBottom w:val="0"/>
      <w:divBdr>
        <w:top w:val="none" w:sz="0" w:space="0" w:color="auto"/>
        <w:left w:val="none" w:sz="0" w:space="0" w:color="auto"/>
        <w:bottom w:val="none" w:sz="0" w:space="0" w:color="auto"/>
        <w:right w:val="none" w:sz="0" w:space="0" w:color="auto"/>
      </w:divBdr>
    </w:div>
    <w:div w:id="927616006">
      <w:bodyDiv w:val="1"/>
      <w:marLeft w:val="0"/>
      <w:marRight w:val="0"/>
      <w:marTop w:val="0"/>
      <w:marBottom w:val="0"/>
      <w:divBdr>
        <w:top w:val="none" w:sz="0" w:space="0" w:color="auto"/>
        <w:left w:val="none" w:sz="0" w:space="0" w:color="auto"/>
        <w:bottom w:val="none" w:sz="0" w:space="0" w:color="auto"/>
        <w:right w:val="none" w:sz="0" w:space="0" w:color="auto"/>
      </w:divBdr>
    </w:div>
    <w:div w:id="927616886">
      <w:bodyDiv w:val="1"/>
      <w:marLeft w:val="0"/>
      <w:marRight w:val="0"/>
      <w:marTop w:val="0"/>
      <w:marBottom w:val="0"/>
      <w:divBdr>
        <w:top w:val="none" w:sz="0" w:space="0" w:color="auto"/>
        <w:left w:val="none" w:sz="0" w:space="0" w:color="auto"/>
        <w:bottom w:val="none" w:sz="0" w:space="0" w:color="auto"/>
        <w:right w:val="none" w:sz="0" w:space="0" w:color="auto"/>
      </w:divBdr>
    </w:div>
    <w:div w:id="927621900">
      <w:bodyDiv w:val="1"/>
      <w:marLeft w:val="0"/>
      <w:marRight w:val="0"/>
      <w:marTop w:val="0"/>
      <w:marBottom w:val="0"/>
      <w:divBdr>
        <w:top w:val="none" w:sz="0" w:space="0" w:color="auto"/>
        <w:left w:val="none" w:sz="0" w:space="0" w:color="auto"/>
        <w:bottom w:val="none" w:sz="0" w:space="0" w:color="auto"/>
        <w:right w:val="none" w:sz="0" w:space="0" w:color="auto"/>
      </w:divBdr>
    </w:div>
    <w:div w:id="928807951">
      <w:bodyDiv w:val="1"/>
      <w:marLeft w:val="0"/>
      <w:marRight w:val="0"/>
      <w:marTop w:val="0"/>
      <w:marBottom w:val="0"/>
      <w:divBdr>
        <w:top w:val="none" w:sz="0" w:space="0" w:color="auto"/>
        <w:left w:val="none" w:sz="0" w:space="0" w:color="auto"/>
        <w:bottom w:val="none" w:sz="0" w:space="0" w:color="auto"/>
        <w:right w:val="none" w:sz="0" w:space="0" w:color="auto"/>
      </w:divBdr>
    </w:div>
    <w:div w:id="928928931">
      <w:bodyDiv w:val="1"/>
      <w:marLeft w:val="0"/>
      <w:marRight w:val="0"/>
      <w:marTop w:val="0"/>
      <w:marBottom w:val="0"/>
      <w:divBdr>
        <w:top w:val="none" w:sz="0" w:space="0" w:color="auto"/>
        <w:left w:val="none" w:sz="0" w:space="0" w:color="auto"/>
        <w:bottom w:val="none" w:sz="0" w:space="0" w:color="auto"/>
        <w:right w:val="none" w:sz="0" w:space="0" w:color="auto"/>
      </w:divBdr>
      <w:divsChild>
        <w:div w:id="228736082">
          <w:marLeft w:val="0"/>
          <w:marRight w:val="0"/>
          <w:marTop w:val="0"/>
          <w:marBottom w:val="0"/>
          <w:divBdr>
            <w:top w:val="none" w:sz="0" w:space="0" w:color="auto"/>
            <w:left w:val="none" w:sz="0" w:space="0" w:color="auto"/>
            <w:bottom w:val="none" w:sz="0" w:space="0" w:color="auto"/>
            <w:right w:val="none" w:sz="0" w:space="0" w:color="auto"/>
          </w:divBdr>
          <w:divsChild>
            <w:div w:id="571087541">
              <w:marLeft w:val="0"/>
              <w:marRight w:val="0"/>
              <w:marTop w:val="0"/>
              <w:marBottom w:val="0"/>
              <w:divBdr>
                <w:top w:val="none" w:sz="0" w:space="0" w:color="auto"/>
                <w:left w:val="none" w:sz="0" w:space="0" w:color="auto"/>
                <w:bottom w:val="none" w:sz="0" w:space="0" w:color="auto"/>
                <w:right w:val="none" w:sz="0" w:space="0" w:color="auto"/>
              </w:divBdr>
            </w:div>
            <w:div w:id="813061660">
              <w:marLeft w:val="0"/>
              <w:marRight w:val="0"/>
              <w:marTop w:val="0"/>
              <w:marBottom w:val="0"/>
              <w:divBdr>
                <w:top w:val="none" w:sz="0" w:space="0" w:color="auto"/>
                <w:left w:val="none" w:sz="0" w:space="0" w:color="auto"/>
                <w:bottom w:val="none" w:sz="0" w:space="0" w:color="auto"/>
                <w:right w:val="none" w:sz="0" w:space="0" w:color="auto"/>
              </w:divBdr>
            </w:div>
            <w:div w:id="1923680668">
              <w:marLeft w:val="0"/>
              <w:marRight w:val="0"/>
              <w:marTop w:val="0"/>
              <w:marBottom w:val="0"/>
              <w:divBdr>
                <w:top w:val="none" w:sz="0" w:space="0" w:color="auto"/>
                <w:left w:val="none" w:sz="0" w:space="0" w:color="auto"/>
                <w:bottom w:val="none" w:sz="0" w:space="0" w:color="auto"/>
                <w:right w:val="none" w:sz="0" w:space="0" w:color="auto"/>
              </w:divBdr>
            </w:div>
            <w:div w:id="210738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387449">
      <w:bodyDiv w:val="1"/>
      <w:marLeft w:val="0"/>
      <w:marRight w:val="0"/>
      <w:marTop w:val="0"/>
      <w:marBottom w:val="0"/>
      <w:divBdr>
        <w:top w:val="none" w:sz="0" w:space="0" w:color="auto"/>
        <w:left w:val="none" w:sz="0" w:space="0" w:color="auto"/>
        <w:bottom w:val="none" w:sz="0" w:space="0" w:color="auto"/>
        <w:right w:val="none" w:sz="0" w:space="0" w:color="auto"/>
      </w:divBdr>
      <w:divsChild>
        <w:div w:id="337729943">
          <w:marLeft w:val="547"/>
          <w:marRight w:val="0"/>
          <w:marTop w:val="96"/>
          <w:marBottom w:val="0"/>
          <w:divBdr>
            <w:top w:val="none" w:sz="0" w:space="0" w:color="auto"/>
            <w:left w:val="none" w:sz="0" w:space="0" w:color="auto"/>
            <w:bottom w:val="none" w:sz="0" w:space="0" w:color="auto"/>
            <w:right w:val="none" w:sz="0" w:space="0" w:color="auto"/>
          </w:divBdr>
        </w:div>
        <w:div w:id="464471149">
          <w:marLeft w:val="1166"/>
          <w:marRight w:val="0"/>
          <w:marTop w:val="86"/>
          <w:marBottom w:val="0"/>
          <w:divBdr>
            <w:top w:val="none" w:sz="0" w:space="0" w:color="auto"/>
            <w:left w:val="none" w:sz="0" w:space="0" w:color="auto"/>
            <w:bottom w:val="none" w:sz="0" w:space="0" w:color="auto"/>
            <w:right w:val="none" w:sz="0" w:space="0" w:color="auto"/>
          </w:divBdr>
        </w:div>
        <w:div w:id="927734617">
          <w:marLeft w:val="1166"/>
          <w:marRight w:val="0"/>
          <w:marTop w:val="86"/>
          <w:marBottom w:val="0"/>
          <w:divBdr>
            <w:top w:val="none" w:sz="0" w:space="0" w:color="auto"/>
            <w:left w:val="none" w:sz="0" w:space="0" w:color="auto"/>
            <w:bottom w:val="none" w:sz="0" w:space="0" w:color="auto"/>
            <w:right w:val="none" w:sz="0" w:space="0" w:color="auto"/>
          </w:divBdr>
        </w:div>
        <w:div w:id="970211578">
          <w:marLeft w:val="1166"/>
          <w:marRight w:val="0"/>
          <w:marTop w:val="86"/>
          <w:marBottom w:val="0"/>
          <w:divBdr>
            <w:top w:val="none" w:sz="0" w:space="0" w:color="auto"/>
            <w:left w:val="none" w:sz="0" w:space="0" w:color="auto"/>
            <w:bottom w:val="none" w:sz="0" w:space="0" w:color="auto"/>
            <w:right w:val="none" w:sz="0" w:space="0" w:color="auto"/>
          </w:divBdr>
        </w:div>
        <w:div w:id="1201825519">
          <w:marLeft w:val="1166"/>
          <w:marRight w:val="0"/>
          <w:marTop w:val="86"/>
          <w:marBottom w:val="0"/>
          <w:divBdr>
            <w:top w:val="none" w:sz="0" w:space="0" w:color="auto"/>
            <w:left w:val="none" w:sz="0" w:space="0" w:color="auto"/>
            <w:bottom w:val="none" w:sz="0" w:space="0" w:color="auto"/>
            <w:right w:val="none" w:sz="0" w:space="0" w:color="auto"/>
          </w:divBdr>
        </w:div>
        <w:div w:id="1325355228">
          <w:marLeft w:val="1166"/>
          <w:marRight w:val="0"/>
          <w:marTop w:val="86"/>
          <w:marBottom w:val="0"/>
          <w:divBdr>
            <w:top w:val="none" w:sz="0" w:space="0" w:color="auto"/>
            <w:left w:val="none" w:sz="0" w:space="0" w:color="auto"/>
            <w:bottom w:val="none" w:sz="0" w:space="0" w:color="auto"/>
            <w:right w:val="none" w:sz="0" w:space="0" w:color="auto"/>
          </w:divBdr>
        </w:div>
        <w:div w:id="1935673858">
          <w:marLeft w:val="1166"/>
          <w:marRight w:val="0"/>
          <w:marTop w:val="86"/>
          <w:marBottom w:val="0"/>
          <w:divBdr>
            <w:top w:val="none" w:sz="0" w:space="0" w:color="auto"/>
            <w:left w:val="none" w:sz="0" w:space="0" w:color="auto"/>
            <w:bottom w:val="none" w:sz="0" w:space="0" w:color="auto"/>
            <w:right w:val="none" w:sz="0" w:space="0" w:color="auto"/>
          </w:divBdr>
        </w:div>
        <w:div w:id="2087072567">
          <w:marLeft w:val="547"/>
          <w:marRight w:val="0"/>
          <w:marTop w:val="96"/>
          <w:marBottom w:val="0"/>
          <w:divBdr>
            <w:top w:val="none" w:sz="0" w:space="0" w:color="auto"/>
            <w:left w:val="none" w:sz="0" w:space="0" w:color="auto"/>
            <w:bottom w:val="none" w:sz="0" w:space="0" w:color="auto"/>
            <w:right w:val="none" w:sz="0" w:space="0" w:color="auto"/>
          </w:divBdr>
        </w:div>
      </w:divsChild>
    </w:div>
    <w:div w:id="929432312">
      <w:bodyDiv w:val="1"/>
      <w:marLeft w:val="0"/>
      <w:marRight w:val="0"/>
      <w:marTop w:val="0"/>
      <w:marBottom w:val="0"/>
      <w:divBdr>
        <w:top w:val="none" w:sz="0" w:space="0" w:color="auto"/>
        <w:left w:val="none" w:sz="0" w:space="0" w:color="auto"/>
        <w:bottom w:val="none" w:sz="0" w:space="0" w:color="auto"/>
        <w:right w:val="none" w:sz="0" w:space="0" w:color="auto"/>
      </w:divBdr>
      <w:divsChild>
        <w:div w:id="1073433680">
          <w:marLeft w:val="1800"/>
          <w:marRight w:val="0"/>
          <w:marTop w:val="139"/>
          <w:marBottom w:val="0"/>
          <w:divBdr>
            <w:top w:val="none" w:sz="0" w:space="0" w:color="auto"/>
            <w:left w:val="none" w:sz="0" w:space="0" w:color="auto"/>
            <w:bottom w:val="none" w:sz="0" w:space="0" w:color="auto"/>
            <w:right w:val="none" w:sz="0" w:space="0" w:color="auto"/>
          </w:divBdr>
        </w:div>
        <w:div w:id="1412892949">
          <w:marLeft w:val="1800"/>
          <w:marRight w:val="0"/>
          <w:marTop w:val="134"/>
          <w:marBottom w:val="0"/>
          <w:divBdr>
            <w:top w:val="none" w:sz="0" w:space="0" w:color="auto"/>
            <w:left w:val="none" w:sz="0" w:space="0" w:color="auto"/>
            <w:bottom w:val="none" w:sz="0" w:space="0" w:color="auto"/>
            <w:right w:val="none" w:sz="0" w:space="0" w:color="auto"/>
          </w:divBdr>
        </w:div>
        <w:div w:id="1889876772">
          <w:marLeft w:val="547"/>
          <w:marRight w:val="0"/>
          <w:marTop w:val="163"/>
          <w:marBottom w:val="0"/>
          <w:divBdr>
            <w:top w:val="none" w:sz="0" w:space="0" w:color="auto"/>
            <w:left w:val="none" w:sz="0" w:space="0" w:color="auto"/>
            <w:bottom w:val="none" w:sz="0" w:space="0" w:color="auto"/>
            <w:right w:val="none" w:sz="0" w:space="0" w:color="auto"/>
          </w:divBdr>
        </w:div>
        <w:div w:id="2114740916">
          <w:marLeft w:val="1166"/>
          <w:marRight w:val="0"/>
          <w:marTop w:val="163"/>
          <w:marBottom w:val="0"/>
          <w:divBdr>
            <w:top w:val="none" w:sz="0" w:space="0" w:color="auto"/>
            <w:left w:val="none" w:sz="0" w:space="0" w:color="auto"/>
            <w:bottom w:val="none" w:sz="0" w:space="0" w:color="auto"/>
            <w:right w:val="none" w:sz="0" w:space="0" w:color="auto"/>
          </w:divBdr>
        </w:div>
      </w:divsChild>
    </w:div>
    <w:div w:id="929583629">
      <w:bodyDiv w:val="1"/>
      <w:marLeft w:val="0"/>
      <w:marRight w:val="0"/>
      <w:marTop w:val="0"/>
      <w:marBottom w:val="0"/>
      <w:divBdr>
        <w:top w:val="none" w:sz="0" w:space="0" w:color="auto"/>
        <w:left w:val="none" w:sz="0" w:space="0" w:color="auto"/>
        <w:bottom w:val="none" w:sz="0" w:space="0" w:color="auto"/>
        <w:right w:val="none" w:sz="0" w:space="0" w:color="auto"/>
      </w:divBdr>
    </w:div>
    <w:div w:id="930161430">
      <w:bodyDiv w:val="1"/>
      <w:marLeft w:val="0"/>
      <w:marRight w:val="0"/>
      <w:marTop w:val="0"/>
      <w:marBottom w:val="0"/>
      <w:divBdr>
        <w:top w:val="none" w:sz="0" w:space="0" w:color="auto"/>
        <w:left w:val="none" w:sz="0" w:space="0" w:color="auto"/>
        <w:bottom w:val="none" w:sz="0" w:space="0" w:color="auto"/>
        <w:right w:val="none" w:sz="0" w:space="0" w:color="auto"/>
      </w:divBdr>
    </w:div>
    <w:div w:id="930698173">
      <w:bodyDiv w:val="1"/>
      <w:marLeft w:val="0"/>
      <w:marRight w:val="0"/>
      <w:marTop w:val="0"/>
      <w:marBottom w:val="0"/>
      <w:divBdr>
        <w:top w:val="none" w:sz="0" w:space="0" w:color="auto"/>
        <w:left w:val="none" w:sz="0" w:space="0" w:color="auto"/>
        <w:bottom w:val="none" w:sz="0" w:space="0" w:color="auto"/>
        <w:right w:val="none" w:sz="0" w:space="0" w:color="auto"/>
      </w:divBdr>
    </w:div>
    <w:div w:id="932589590">
      <w:bodyDiv w:val="1"/>
      <w:marLeft w:val="0"/>
      <w:marRight w:val="0"/>
      <w:marTop w:val="0"/>
      <w:marBottom w:val="0"/>
      <w:divBdr>
        <w:top w:val="none" w:sz="0" w:space="0" w:color="auto"/>
        <w:left w:val="none" w:sz="0" w:space="0" w:color="auto"/>
        <w:bottom w:val="none" w:sz="0" w:space="0" w:color="auto"/>
        <w:right w:val="none" w:sz="0" w:space="0" w:color="auto"/>
      </w:divBdr>
    </w:div>
    <w:div w:id="932710808">
      <w:bodyDiv w:val="1"/>
      <w:marLeft w:val="0"/>
      <w:marRight w:val="0"/>
      <w:marTop w:val="0"/>
      <w:marBottom w:val="0"/>
      <w:divBdr>
        <w:top w:val="none" w:sz="0" w:space="0" w:color="auto"/>
        <w:left w:val="none" w:sz="0" w:space="0" w:color="auto"/>
        <w:bottom w:val="none" w:sz="0" w:space="0" w:color="auto"/>
        <w:right w:val="none" w:sz="0" w:space="0" w:color="auto"/>
      </w:divBdr>
    </w:div>
    <w:div w:id="934242468">
      <w:bodyDiv w:val="1"/>
      <w:marLeft w:val="0"/>
      <w:marRight w:val="0"/>
      <w:marTop w:val="0"/>
      <w:marBottom w:val="0"/>
      <w:divBdr>
        <w:top w:val="none" w:sz="0" w:space="0" w:color="auto"/>
        <w:left w:val="none" w:sz="0" w:space="0" w:color="auto"/>
        <w:bottom w:val="none" w:sz="0" w:space="0" w:color="auto"/>
        <w:right w:val="none" w:sz="0" w:space="0" w:color="auto"/>
      </w:divBdr>
    </w:div>
    <w:div w:id="934436959">
      <w:bodyDiv w:val="1"/>
      <w:marLeft w:val="0"/>
      <w:marRight w:val="0"/>
      <w:marTop w:val="0"/>
      <w:marBottom w:val="0"/>
      <w:divBdr>
        <w:top w:val="none" w:sz="0" w:space="0" w:color="auto"/>
        <w:left w:val="none" w:sz="0" w:space="0" w:color="auto"/>
        <w:bottom w:val="none" w:sz="0" w:space="0" w:color="auto"/>
        <w:right w:val="none" w:sz="0" w:space="0" w:color="auto"/>
      </w:divBdr>
    </w:div>
    <w:div w:id="934635789">
      <w:bodyDiv w:val="1"/>
      <w:marLeft w:val="0"/>
      <w:marRight w:val="0"/>
      <w:marTop w:val="0"/>
      <w:marBottom w:val="0"/>
      <w:divBdr>
        <w:top w:val="none" w:sz="0" w:space="0" w:color="auto"/>
        <w:left w:val="none" w:sz="0" w:space="0" w:color="auto"/>
        <w:bottom w:val="none" w:sz="0" w:space="0" w:color="auto"/>
        <w:right w:val="none" w:sz="0" w:space="0" w:color="auto"/>
      </w:divBdr>
    </w:div>
    <w:div w:id="934706310">
      <w:bodyDiv w:val="1"/>
      <w:marLeft w:val="0"/>
      <w:marRight w:val="0"/>
      <w:marTop w:val="0"/>
      <w:marBottom w:val="0"/>
      <w:divBdr>
        <w:top w:val="none" w:sz="0" w:space="0" w:color="auto"/>
        <w:left w:val="none" w:sz="0" w:space="0" w:color="auto"/>
        <w:bottom w:val="none" w:sz="0" w:space="0" w:color="auto"/>
        <w:right w:val="none" w:sz="0" w:space="0" w:color="auto"/>
      </w:divBdr>
      <w:divsChild>
        <w:div w:id="1115447330">
          <w:marLeft w:val="547"/>
          <w:marRight w:val="0"/>
          <w:marTop w:val="96"/>
          <w:marBottom w:val="0"/>
          <w:divBdr>
            <w:top w:val="none" w:sz="0" w:space="0" w:color="auto"/>
            <w:left w:val="none" w:sz="0" w:space="0" w:color="auto"/>
            <w:bottom w:val="none" w:sz="0" w:space="0" w:color="auto"/>
            <w:right w:val="none" w:sz="0" w:space="0" w:color="auto"/>
          </w:divBdr>
        </w:div>
        <w:div w:id="1532263308">
          <w:marLeft w:val="547"/>
          <w:marRight w:val="0"/>
          <w:marTop w:val="96"/>
          <w:marBottom w:val="0"/>
          <w:divBdr>
            <w:top w:val="none" w:sz="0" w:space="0" w:color="auto"/>
            <w:left w:val="none" w:sz="0" w:space="0" w:color="auto"/>
            <w:bottom w:val="none" w:sz="0" w:space="0" w:color="auto"/>
            <w:right w:val="none" w:sz="0" w:space="0" w:color="auto"/>
          </w:divBdr>
        </w:div>
        <w:div w:id="1611165800">
          <w:marLeft w:val="547"/>
          <w:marRight w:val="0"/>
          <w:marTop w:val="96"/>
          <w:marBottom w:val="0"/>
          <w:divBdr>
            <w:top w:val="none" w:sz="0" w:space="0" w:color="auto"/>
            <w:left w:val="none" w:sz="0" w:space="0" w:color="auto"/>
            <w:bottom w:val="none" w:sz="0" w:space="0" w:color="auto"/>
            <w:right w:val="none" w:sz="0" w:space="0" w:color="auto"/>
          </w:divBdr>
        </w:div>
        <w:div w:id="1831099730">
          <w:marLeft w:val="1166"/>
          <w:marRight w:val="0"/>
          <w:marTop w:val="77"/>
          <w:marBottom w:val="0"/>
          <w:divBdr>
            <w:top w:val="none" w:sz="0" w:space="0" w:color="auto"/>
            <w:left w:val="none" w:sz="0" w:space="0" w:color="auto"/>
            <w:bottom w:val="none" w:sz="0" w:space="0" w:color="auto"/>
            <w:right w:val="none" w:sz="0" w:space="0" w:color="auto"/>
          </w:divBdr>
        </w:div>
      </w:divsChild>
    </w:div>
    <w:div w:id="934899474">
      <w:bodyDiv w:val="1"/>
      <w:marLeft w:val="0"/>
      <w:marRight w:val="0"/>
      <w:marTop w:val="0"/>
      <w:marBottom w:val="0"/>
      <w:divBdr>
        <w:top w:val="none" w:sz="0" w:space="0" w:color="auto"/>
        <w:left w:val="none" w:sz="0" w:space="0" w:color="auto"/>
        <w:bottom w:val="none" w:sz="0" w:space="0" w:color="auto"/>
        <w:right w:val="none" w:sz="0" w:space="0" w:color="auto"/>
      </w:divBdr>
    </w:div>
    <w:div w:id="936446019">
      <w:bodyDiv w:val="1"/>
      <w:marLeft w:val="0"/>
      <w:marRight w:val="0"/>
      <w:marTop w:val="0"/>
      <w:marBottom w:val="0"/>
      <w:divBdr>
        <w:top w:val="none" w:sz="0" w:space="0" w:color="auto"/>
        <w:left w:val="none" w:sz="0" w:space="0" w:color="auto"/>
        <w:bottom w:val="none" w:sz="0" w:space="0" w:color="auto"/>
        <w:right w:val="none" w:sz="0" w:space="0" w:color="auto"/>
      </w:divBdr>
      <w:divsChild>
        <w:div w:id="1672904327">
          <w:marLeft w:val="0"/>
          <w:marRight w:val="0"/>
          <w:marTop w:val="0"/>
          <w:marBottom w:val="0"/>
          <w:divBdr>
            <w:top w:val="none" w:sz="0" w:space="0" w:color="auto"/>
            <w:left w:val="none" w:sz="0" w:space="0" w:color="auto"/>
            <w:bottom w:val="none" w:sz="0" w:space="0" w:color="auto"/>
            <w:right w:val="none" w:sz="0" w:space="0" w:color="auto"/>
          </w:divBdr>
        </w:div>
      </w:divsChild>
    </w:div>
    <w:div w:id="936791452">
      <w:bodyDiv w:val="1"/>
      <w:marLeft w:val="0"/>
      <w:marRight w:val="0"/>
      <w:marTop w:val="0"/>
      <w:marBottom w:val="0"/>
      <w:divBdr>
        <w:top w:val="none" w:sz="0" w:space="0" w:color="auto"/>
        <w:left w:val="none" w:sz="0" w:space="0" w:color="auto"/>
        <w:bottom w:val="none" w:sz="0" w:space="0" w:color="auto"/>
        <w:right w:val="none" w:sz="0" w:space="0" w:color="auto"/>
      </w:divBdr>
    </w:div>
    <w:div w:id="937249671">
      <w:bodyDiv w:val="1"/>
      <w:marLeft w:val="0"/>
      <w:marRight w:val="0"/>
      <w:marTop w:val="0"/>
      <w:marBottom w:val="0"/>
      <w:divBdr>
        <w:top w:val="none" w:sz="0" w:space="0" w:color="auto"/>
        <w:left w:val="none" w:sz="0" w:space="0" w:color="auto"/>
        <w:bottom w:val="none" w:sz="0" w:space="0" w:color="auto"/>
        <w:right w:val="none" w:sz="0" w:space="0" w:color="auto"/>
      </w:divBdr>
      <w:divsChild>
        <w:div w:id="174423031">
          <w:marLeft w:val="1166"/>
          <w:marRight w:val="0"/>
          <w:marTop w:val="96"/>
          <w:marBottom w:val="0"/>
          <w:divBdr>
            <w:top w:val="none" w:sz="0" w:space="0" w:color="auto"/>
            <w:left w:val="none" w:sz="0" w:space="0" w:color="auto"/>
            <w:bottom w:val="none" w:sz="0" w:space="0" w:color="auto"/>
            <w:right w:val="none" w:sz="0" w:space="0" w:color="auto"/>
          </w:divBdr>
        </w:div>
        <w:div w:id="469129395">
          <w:marLeft w:val="547"/>
          <w:marRight w:val="0"/>
          <w:marTop w:val="106"/>
          <w:marBottom w:val="0"/>
          <w:divBdr>
            <w:top w:val="none" w:sz="0" w:space="0" w:color="auto"/>
            <w:left w:val="none" w:sz="0" w:space="0" w:color="auto"/>
            <w:bottom w:val="none" w:sz="0" w:space="0" w:color="auto"/>
            <w:right w:val="none" w:sz="0" w:space="0" w:color="auto"/>
          </w:divBdr>
        </w:div>
        <w:div w:id="723800208">
          <w:marLeft w:val="547"/>
          <w:marRight w:val="0"/>
          <w:marTop w:val="106"/>
          <w:marBottom w:val="0"/>
          <w:divBdr>
            <w:top w:val="none" w:sz="0" w:space="0" w:color="auto"/>
            <w:left w:val="none" w:sz="0" w:space="0" w:color="auto"/>
            <w:bottom w:val="none" w:sz="0" w:space="0" w:color="auto"/>
            <w:right w:val="none" w:sz="0" w:space="0" w:color="auto"/>
          </w:divBdr>
        </w:div>
        <w:div w:id="983041976">
          <w:marLeft w:val="547"/>
          <w:marRight w:val="0"/>
          <w:marTop w:val="106"/>
          <w:marBottom w:val="0"/>
          <w:divBdr>
            <w:top w:val="none" w:sz="0" w:space="0" w:color="auto"/>
            <w:left w:val="none" w:sz="0" w:space="0" w:color="auto"/>
            <w:bottom w:val="none" w:sz="0" w:space="0" w:color="auto"/>
            <w:right w:val="none" w:sz="0" w:space="0" w:color="auto"/>
          </w:divBdr>
        </w:div>
        <w:div w:id="1080718626">
          <w:marLeft w:val="1166"/>
          <w:marRight w:val="0"/>
          <w:marTop w:val="96"/>
          <w:marBottom w:val="0"/>
          <w:divBdr>
            <w:top w:val="none" w:sz="0" w:space="0" w:color="auto"/>
            <w:left w:val="none" w:sz="0" w:space="0" w:color="auto"/>
            <w:bottom w:val="none" w:sz="0" w:space="0" w:color="auto"/>
            <w:right w:val="none" w:sz="0" w:space="0" w:color="auto"/>
          </w:divBdr>
        </w:div>
        <w:div w:id="1799104021">
          <w:marLeft w:val="547"/>
          <w:marRight w:val="0"/>
          <w:marTop w:val="106"/>
          <w:marBottom w:val="0"/>
          <w:divBdr>
            <w:top w:val="none" w:sz="0" w:space="0" w:color="auto"/>
            <w:left w:val="none" w:sz="0" w:space="0" w:color="auto"/>
            <w:bottom w:val="none" w:sz="0" w:space="0" w:color="auto"/>
            <w:right w:val="none" w:sz="0" w:space="0" w:color="auto"/>
          </w:divBdr>
        </w:div>
      </w:divsChild>
    </w:div>
    <w:div w:id="937253990">
      <w:bodyDiv w:val="1"/>
      <w:marLeft w:val="0"/>
      <w:marRight w:val="0"/>
      <w:marTop w:val="0"/>
      <w:marBottom w:val="0"/>
      <w:divBdr>
        <w:top w:val="none" w:sz="0" w:space="0" w:color="auto"/>
        <w:left w:val="none" w:sz="0" w:space="0" w:color="auto"/>
        <w:bottom w:val="none" w:sz="0" w:space="0" w:color="auto"/>
        <w:right w:val="none" w:sz="0" w:space="0" w:color="auto"/>
      </w:divBdr>
      <w:divsChild>
        <w:div w:id="370031972">
          <w:marLeft w:val="547"/>
          <w:marRight w:val="0"/>
          <w:marTop w:val="96"/>
          <w:marBottom w:val="0"/>
          <w:divBdr>
            <w:top w:val="none" w:sz="0" w:space="0" w:color="auto"/>
            <w:left w:val="none" w:sz="0" w:space="0" w:color="auto"/>
            <w:bottom w:val="none" w:sz="0" w:space="0" w:color="auto"/>
            <w:right w:val="none" w:sz="0" w:space="0" w:color="auto"/>
          </w:divBdr>
        </w:div>
        <w:div w:id="433786800">
          <w:marLeft w:val="547"/>
          <w:marRight w:val="0"/>
          <w:marTop w:val="96"/>
          <w:marBottom w:val="0"/>
          <w:divBdr>
            <w:top w:val="none" w:sz="0" w:space="0" w:color="auto"/>
            <w:left w:val="none" w:sz="0" w:space="0" w:color="auto"/>
            <w:bottom w:val="none" w:sz="0" w:space="0" w:color="auto"/>
            <w:right w:val="none" w:sz="0" w:space="0" w:color="auto"/>
          </w:divBdr>
        </w:div>
        <w:div w:id="481123288">
          <w:marLeft w:val="1166"/>
          <w:marRight w:val="0"/>
          <w:marTop w:val="86"/>
          <w:marBottom w:val="0"/>
          <w:divBdr>
            <w:top w:val="none" w:sz="0" w:space="0" w:color="auto"/>
            <w:left w:val="none" w:sz="0" w:space="0" w:color="auto"/>
            <w:bottom w:val="none" w:sz="0" w:space="0" w:color="auto"/>
            <w:right w:val="none" w:sz="0" w:space="0" w:color="auto"/>
          </w:divBdr>
        </w:div>
        <w:div w:id="884175578">
          <w:marLeft w:val="547"/>
          <w:marRight w:val="0"/>
          <w:marTop w:val="96"/>
          <w:marBottom w:val="0"/>
          <w:divBdr>
            <w:top w:val="none" w:sz="0" w:space="0" w:color="auto"/>
            <w:left w:val="none" w:sz="0" w:space="0" w:color="auto"/>
            <w:bottom w:val="none" w:sz="0" w:space="0" w:color="auto"/>
            <w:right w:val="none" w:sz="0" w:space="0" w:color="auto"/>
          </w:divBdr>
        </w:div>
        <w:div w:id="1073892651">
          <w:marLeft w:val="547"/>
          <w:marRight w:val="0"/>
          <w:marTop w:val="96"/>
          <w:marBottom w:val="0"/>
          <w:divBdr>
            <w:top w:val="none" w:sz="0" w:space="0" w:color="auto"/>
            <w:left w:val="none" w:sz="0" w:space="0" w:color="auto"/>
            <w:bottom w:val="none" w:sz="0" w:space="0" w:color="auto"/>
            <w:right w:val="none" w:sz="0" w:space="0" w:color="auto"/>
          </w:divBdr>
        </w:div>
        <w:div w:id="1143813787">
          <w:marLeft w:val="1166"/>
          <w:marRight w:val="0"/>
          <w:marTop w:val="86"/>
          <w:marBottom w:val="0"/>
          <w:divBdr>
            <w:top w:val="none" w:sz="0" w:space="0" w:color="auto"/>
            <w:left w:val="none" w:sz="0" w:space="0" w:color="auto"/>
            <w:bottom w:val="none" w:sz="0" w:space="0" w:color="auto"/>
            <w:right w:val="none" w:sz="0" w:space="0" w:color="auto"/>
          </w:divBdr>
        </w:div>
        <w:div w:id="1595626208">
          <w:marLeft w:val="547"/>
          <w:marRight w:val="0"/>
          <w:marTop w:val="96"/>
          <w:marBottom w:val="0"/>
          <w:divBdr>
            <w:top w:val="none" w:sz="0" w:space="0" w:color="auto"/>
            <w:left w:val="none" w:sz="0" w:space="0" w:color="auto"/>
            <w:bottom w:val="none" w:sz="0" w:space="0" w:color="auto"/>
            <w:right w:val="none" w:sz="0" w:space="0" w:color="auto"/>
          </w:divBdr>
        </w:div>
        <w:div w:id="1612515569">
          <w:marLeft w:val="1166"/>
          <w:marRight w:val="0"/>
          <w:marTop w:val="86"/>
          <w:marBottom w:val="0"/>
          <w:divBdr>
            <w:top w:val="none" w:sz="0" w:space="0" w:color="auto"/>
            <w:left w:val="none" w:sz="0" w:space="0" w:color="auto"/>
            <w:bottom w:val="none" w:sz="0" w:space="0" w:color="auto"/>
            <w:right w:val="none" w:sz="0" w:space="0" w:color="auto"/>
          </w:divBdr>
        </w:div>
        <w:div w:id="1644846895">
          <w:marLeft w:val="1166"/>
          <w:marRight w:val="0"/>
          <w:marTop w:val="86"/>
          <w:marBottom w:val="0"/>
          <w:divBdr>
            <w:top w:val="none" w:sz="0" w:space="0" w:color="auto"/>
            <w:left w:val="none" w:sz="0" w:space="0" w:color="auto"/>
            <w:bottom w:val="none" w:sz="0" w:space="0" w:color="auto"/>
            <w:right w:val="none" w:sz="0" w:space="0" w:color="auto"/>
          </w:divBdr>
        </w:div>
        <w:div w:id="1809009714">
          <w:marLeft w:val="1166"/>
          <w:marRight w:val="0"/>
          <w:marTop w:val="86"/>
          <w:marBottom w:val="0"/>
          <w:divBdr>
            <w:top w:val="none" w:sz="0" w:space="0" w:color="auto"/>
            <w:left w:val="none" w:sz="0" w:space="0" w:color="auto"/>
            <w:bottom w:val="none" w:sz="0" w:space="0" w:color="auto"/>
            <w:right w:val="none" w:sz="0" w:space="0" w:color="auto"/>
          </w:divBdr>
        </w:div>
      </w:divsChild>
    </w:div>
    <w:div w:id="937371345">
      <w:bodyDiv w:val="1"/>
      <w:marLeft w:val="0"/>
      <w:marRight w:val="0"/>
      <w:marTop w:val="0"/>
      <w:marBottom w:val="0"/>
      <w:divBdr>
        <w:top w:val="none" w:sz="0" w:space="0" w:color="auto"/>
        <w:left w:val="none" w:sz="0" w:space="0" w:color="auto"/>
        <w:bottom w:val="none" w:sz="0" w:space="0" w:color="auto"/>
        <w:right w:val="none" w:sz="0" w:space="0" w:color="auto"/>
      </w:divBdr>
      <w:divsChild>
        <w:div w:id="336542271">
          <w:marLeft w:val="2520"/>
          <w:marRight w:val="0"/>
          <w:marTop w:val="58"/>
          <w:marBottom w:val="0"/>
          <w:divBdr>
            <w:top w:val="none" w:sz="0" w:space="0" w:color="auto"/>
            <w:left w:val="none" w:sz="0" w:space="0" w:color="auto"/>
            <w:bottom w:val="none" w:sz="0" w:space="0" w:color="auto"/>
            <w:right w:val="none" w:sz="0" w:space="0" w:color="auto"/>
          </w:divBdr>
        </w:div>
        <w:div w:id="368334446">
          <w:marLeft w:val="1166"/>
          <w:marRight w:val="0"/>
          <w:marTop w:val="91"/>
          <w:marBottom w:val="0"/>
          <w:divBdr>
            <w:top w:val="none" w:sz="0" w:space="0" w:color="auto"/>
            <w:left w:val="none" w:sz="0" w:space="0" w:color="auto"/>
            <w:bottom w:val="none" w:sz="0" w:space="0" w:color="auto"/>
            <w:right w:val="none" w:sz="0" w:space="0" w:color="auto"/>
          </w:divBdr>
        </w:div>
        <w:div w:id="410666131">
          <w:marLeft w:val="2520"/>
          <w:marRight w:val="0"/>
          <w:marTop w:val="58"/>
          <w:marBottom w:val="0"/>
          <w:divBdr>
            <w:top w:val="none" w:sz="0" w:space="0" w:color="auto"/>
            <w:left w:val="none" w:sz="0" w:space="0" w:color="auto"/>
            <w:bottom w:val="none" w:sz="0" w:space="0" w:color="auto"/>
            <w:right w:val="none" w:sz="0" w:space="0" w:color="auto"/>
          </w:divBdr>
        </w:div>
        <w:div w:id="426585091">
          <w:marLeft w:val="547"/>
          <w:marRight w:val="0"/>
          <w:marTop w:val="106"/>
          <w:marBottom w:val="0"/>
          <w:divBdr>
            <w:top w:val="none" w:sz="0" w:space="0" w:color="auto"/>
            <w:left w:val="none" w:sz="0" w:space="0" w:color="auto"/>
            <w:bottom w:val="none" w:sz="0" w:space="0" w:color="auto"/>
            <w:right w:val="none" w:sz="0" w:space="0" w:color="auto"/>
          </w:divBdr>
        </w:div>
        <w:div w:id="666906407">
          <w:marLeft w:val="2520"/>
          <w:marRight w:val="0"/>
          <w:marTop w:val="58"/>
          <w:marBottom w:val="0"/>
          <w:divBdr>
            <w:top w:val="none" w:sz="0" w:space="0" w:color="auto"/>
            <w:left w:val="none" w:sz="0" w:space="0" w:color="auto"/>
            <w:bottom w:val="none" w:sz="0" w:space="0" w:color="auto"/>
            <w:right w:val="none" w:sz="0" w:space="0" w:color="auto"/>
          </w:divBdr>
        </w:div>
        <w:div w:id="687024003">
          <w:marLeft w:val="1166"/>
          <w:marRight w:val="0"/>
          <w:marTop w:val="91"/>
          <w:marBottom w:val="0"/>
          <w:divBdr>
            <w:top w:val="none" w:sz="0" w:space="0" w:color="auto"/>
            <w:left w:val="none" w:sz="0" w:space="0" w:color="auto"/>
            <w:bottom w:val="none" w:sz="0" w:space="0" w:color="auto"/>
            <w:right w:val="none" w:sz="0" w:space="0" w:color="auto"/>
          </w:divBdr>
        </w:div>
        <w:div w:id="762074844">
          <w:marLeft w:val="1166"/>
          <w:marRight w:val="0"/>
          <w:marTop w:val="91"/>
          <w:marBottom w:val="0"/>
          <w:divBdr>
            <w:top w:val="none" w:sz="0" w:space="0" w:color="auto"/>
            <w:left w:val="none" w:sz="0" w:space="0" w:color="auto"/>
            <w:bottom w:val="none" w:sz="0" w:space="0" w:color="auto"/>
            <w:right w:val="none" w:sz="0" w:space="0" w:color="auto"/>
          </w:divBdr>
        </w:div>
        <w:div w:id="817068691">
          <w:marLeft w:val="1166"/>
          <w:marRight w:val="0"/>
          <w:marTop w:val="91"/>
          <w:marBottom w:val="0"/>
          <w:divBdr>
            <w:top w:val="none" w:sz="0" w:space="0" w:color="auto"/>
            <w:left w:val="none" w:sz="0" w:space="0" w:color="auto"/>
            <w:bottom w:val="none" w:sz="0" w:space="0" w:color="auto"/>
            <w:right w:val="none" w:sz="0" w:space="0" w:color="auto"/>
          </w:divBdr>
        </w:div>
        <w:div w:id="917862602">
          <w:marLeft w:val="547"/>
          <w:marRight w:val="0"/>
          <w:marTop w:val="106"/>
          <w:marBottom w:val="0"/>
          <w:divBdr>
            <w:top w:val="none" w:sz="0" w:space="0" w:color="auto"/>
            <w:left w:val="none" w:sz="0" w:space="0" w:color="auto"/>
            <w:bottom w:val="none" w:sz="0" w:space="0" w:color="auto"/>
            <w:right w:val="none" w:sz="0" w:space="0" w:color="auto"/>
          </w:divBdr>
        </w:div>
        <w:div w:id="932008207">
          <w:marLeft w:val="2520"/>
          <w:marRight w:val="0"/>
          <w:marTop w:val="58"/>
          <w:marBottom w:val="0"/>
          <w:divBdr>
            <w:top w:val="none" w:sz="0" w:space="0" w:color="auto"/>
            <w:left w:val="none" w:sz="0" w:space="0" w:color="auto"/>
            <w:bottom w:val="none" w:sz="0" w:space="0" w:color="auto"/>
            <w:right w:val="none" w:sz="0" w:space="0" w:color="auto"/>
          </w:divBdr>
        </w:div>
        <w:div w:id="935987176">
          <w:marLeft w:val="1800"/>
          <w:marRight w:val="0"/>
          <w:marTop w:val="72"/>
          <w:marBottom w:val="0"/>
          <w:divBdr>
            <w:top w:val="none" w:sz="0" w:space="0" w:color="auto"/>
            <w:left w:val="none" w:sz="0" w:space="0" w:color="auto"/>
            <w:bottom w:val="none" w:sz="0" w:space="0" w:color="auto"/>
            <w:right w:val="none" w:sz="0" w:space="0" w:color="auto"/>
          </w:divBdr>
        </w:div>
        <w:div w:id="953444051">
          <w:marLeft w:val="1800"/>
          <w:marRight w:val="0"/>
          <w:marTop w:val="72"/>
          <w:marBottom w:val="0"/>
          <w:divBdr>
            <w:top w:val="none" w:sz="0" w:space="0" w:color="auto"/>
            <w:left w:val="none" w:sz="0" w:space="0" w:color="auto"/>
            <w:bottom w:val="none" w:sz="0" w:space="0" w:color="auto"/>
            <w:right w:val="none" w:sz="0" w:space="0" w:color="auto"/>
          </w:divBdr>
        </w:div>
        <w:div w:id="1076245466">
          <w:marLeft w:val="1800"/>
          <w:marRight w:val="0"/>
          <w:marTop w:val="72"/>
          <w:marBottom w:val="0"/>
          <w:divBdr>
            <w:top w:val="none" w:sz="0" w:space="0" w:color="auto"/>
            <w:left w:val="none" w:sz="0" w:space="0" w:color="auto"/>
            <w:bottom w:val="none" w:sz="0" w:space="0" w:color="auto"/>
            <w:right w:val="none" w:sz="0" w:space="0" w:color="auto"/>
          </w:divBdr>
        </w:div>
        <w:div w:id="1078094328">
          <w:marLeft w:val="1800"/>
          <w:marRight w:val="0"/>
          <w:marTop w:val="72"/>
          <w:marBottom w:val="0"/>
          <w:divBdr>
            <w:top w:val="none" w:sz="0" w:space="0" w:color="auto"/>
            <w:left w:val="none" w:sz="0" w:space="0" w:color="auto"/>
            <w:bottom w:val="none" w:sz="0" w:space="0" w:color="auto"/>
            <w:right w:val="none" w:sz="0" w:space="0" w:color="auto"/>
          </w:divBdr>
        </w:div>
        <w:div w:id="1337077902">
          <w:marLeft w:val="2520"/>
          <w:marRight w:val="0"/>
          <w:marTop w:val="58"/>
          <w:marBottom w:val="0"/>
          <w:divBdr>
            <w:top w:val="none" w:sz="0" w:space="0" w:color="auto"/>
            <w:left w:val="none" w:sz="0" w:space="0" w:color="auto"/>
            <w:bottom w:val="none" w:sz="0" w:space="0" w:color="auto"/>
            <w:right w:val="none" w:sz="0" w:space="0" w:color="auto"/>
          </w:divBdr>
        </w:div>
        <w:div w:id="1401174153">
          <w:marLeft w:val="1166"/>
          <w:marRight w:val="0"/>
          <w:marTop w:val="91"/>
          <w:marBottom w:val="0"/>
          <w:divBdr>
            <w:top w:val="none" w:sz="0" w:space="0" w:color="auto"/>
            <w:left w:val="none" w:sz="0" w:space="0" w:color="auto"/>
            <w:bottom w:val="none" w:sz="0" w:space="0" w:color="auto"/>
            <w:right w:val="none" w:sz="0" w:space="0" w:color="auto"/>
          </w:divBdr>
        </w:div>
        <w:div w:id="2027823408">
          <w:marLeft w:val="1800"/>
          <w:marRight w:val="0"/>
          <w:marTop w:val="72"/>
          <w:marBottom w:val="0"/>
          <w:divBdr>
            <w:top w:val="none" w:sz="0" w:space="0" w:color="auto"/>
            <w:left w:val="none" w:sz="0" w:space="0" w:color="auto"/>
            <w:bottom w:val="none" w:sz="0" w:space="0" w:color="auto"/>
            <w:right w:val="none" w:sz="0" w:space="0" w:color="auto"/>
          </w:divBdr>
        </w:div>
        <w:div w:id="2143690820">
          <w:marLeft w:val="1166"/>
          <w:marRight w:val="0"/>
          <w:marTop w:val="91"/>
          <w:marBottom w:val="0"/>
          <w:divBdr>
            <w:top w:val="none" w:sz="0" w:space="0" w:color="auto"/>
            <w:left w:val="none" w:sz="0" w:space="0" w:color="auto"/>
            <w:bottom w:val="none" w:sz="0" w:space="0" w:color="auto"/>
            <w:right w:val="none" w:sz="0" w:space="0" w:color="auto"/>
          </w:divBdr>
        </w:div>
      </w:divsChild>
    </w:div>
    <w:div w:id="937449000">
      <w:bodyDiv w:val="1"/>
      <w:marLeft w:val="0"/>
      <w:marRight w:val="0"/>
      <w:marTop w:val="0"/>
      <w:marBottom w:val="0"/>
      <w:divBdr>
        <w:top w:val="none" w:sz="0" w:space="0" w:color="auto"/>
        <w:left w:val="none" w:sz="0" w:space="0" w:color="auto"/>
        <w:bottom w:val="none" w:sz="0" w:space="0" w:color="auto"/>
        <w:right w:val="none" w:sz="0" w:space="0" w:color="auto"/>
      </w:divBdr>
      <w:divsChild>
        <w:div w:id="285236665">
          <w:marLeft w:val="547"/>
          <w:marRight w:val="0"/>
          <w:marTop w:val="115"/>
          <w:marBottom w:val="0"/>
          <w:divBdr>
            <w:top w:val="none" w:sz="0" w:space="0" w:color="auto"/>
            <w:left w:val="none" w:sz="0" w:space="0" w:color="auto"/>
            <w:bottom w:val="none" w:sz="0" w:space="0" w:color="auto"/>
            <w:right w:val="none" w:sz="0" w:space="0" w:color="auto"/>
          </w:divBdr>
        </w:div>
        <w:div w:id="997610986">
          <w:marLeft w:val="547"/>
          <w:marRight w:val="0"/>
          <w:marTop w:val="115"/>
          <w:marBottom w:val="0"/>
          <w:divBdr>
            <w:top w:val="none" w:sz="0" w:space="0" w:color="auto"/>
            <w:left w:val="none" w:sz="0" w:space="0" w:color="auto"/>
            <w:bottom w:val="none" w:sz="0" w:space="0" w:color="auto"/>
            <w:right w:val="none" w:sz="0" w:space="0" w:color="auto"/>
          </w:divBdr>
        </w:div>
        <w:div w:id="1149175194">
          <w:marLeft w:val="1166"/>
          <w:marRight w:val="0"/>
          <w:marTop w:val="96"/>
          <w:marBottom w:val="0"/>
          <w:divBdr>
            <w:top w:val="none" w:sz="0" w:space="0" w:color="auto"/>
            <w:left w:val="none" w:sz="0" w:space="0" w:color="auto"/>
            <w:bottom w:val="none" w:sz="0" w:space="0" w:color="auto"/>
            <w:right w:val="none" w:sz="0" w:space="0" w:color="auto"/>
          </w:divBdr>
        </w:div>
        <w:div w:id="1803427462">
          <w:marLeft w:val="547"/>
          <w:marRight w:val="0"/>
          <w:marTop w:val="115"/>
          <w:marBottom w:val="0"/>
          <w:divBdr>
            <w:top w:val="none" w:sz="0" w:space="0" w:color="auto"/>
            <w:left w:val="none" w:sz="0" w:space="0" w:color="auto"/>
            <w:bottom w:val="none" w:sz="0" w:space="0" w:color="auto"/>
            <w:right w:val="none" w:sz="0" w:space="0" w:color="auto"/>
          </w:divBdr>
        </w:div>
        <w:div w:id="2048792718">
          <w:marLeft w:val="1166"/>
          <w:marRight w:val="0"/>
          <w:marTop w:val="96"/>
          <w:marBottom w:val="0"/>
          <w:divBdr>
            <w:top w:val="none" w:sz="0" w:space="0" w:color="auto"/>
            <w:left w:val="none" w:sz="0" w:space="0" w:color="auto"/>
            <w:bottom w:val="none" w:sz="0" w:space="0" w:color="auto"/>
            <w:right w:val="none" w:sz="0" w:space="0" w:color="auto"/>
          </w:divBdr>
        </w:div>
        <w:div w:id="2084251849">
          <w:marLeft w:val="1166"/>
          <w:marRight w:val="0"/>
          <w:marTop w:val="96"/>
          <w:marBottom w:val="0"/>
          <w:divBdr>
            <w:top w:val="none" w:sz="0" w:space="0" w:color="auto"/>
            <w:left w:val="none" w:sz="0" w:space="0" w:color="auto"/>
            <w:bottom w:val="none" w:sz="0" w:space="0" w:color="auto"/>
            <w:right w:val="none" w:sz="0" w:space="0" w:color="auto"/>
          </w:divBdr>
        </w:div>
      </w:divsChild>
    </w:div>
    <w:div w:id="937566006">
      <w:bodyDiv w:val="1"/>
      <w:marLeft w:val="0"/>
      <w:marRight w:val="0"/>
      <w:marTop w:val="0"/>
      <w:marBottom w:val="0"/>
      <w:divBdr>
        <w:top w:val="none" w:sz="0" w:space="0" w:color="auto"/>
        <w:left w:val="none" w:sz="0" w:space="0" w:color="auto"/>
        <w:bottom w:val="none" w:sz="0" w:space="0" w:color="auto"/>
        <w:right w:val="none" w:sz="0" w:space="0" w:color="auto"/>
      </w:divBdr>
    </w:div>
    <w:div w:id="937568220">
      <w:bodyDiv w:val="1"/>
      <w:marLeft w:val="0"/>
      <w:marRight w:val="0"/>
      <w:marTop w:val="0"/>
      <w:marBottom w:val="0"/>
      <w:divBdr>
        <w:top w:val="none" w:sz="0" w:space="0" w:color="auto"/>
        <w:left w:val="none" w:sz="0" w:space="0" w:color="auto"/>
        <w:bottom w:val="none" w:sz="0" w:space="0" w:color="auto"/>
        <w:right w:val="none" w:sz="0" w:space="0" w:color="auto"/>
      </w:divBdr>
    </w:div>
    <w:div w:id="937635203">
      <w:bodyDiv w:val="1"/>
      <w:marLeft w:val="0"/>
      <w:marRight w:val="0"/>
      <w:marTop w:val="0"/>
      <w:marBottom w:val="0"/>
      <w:divBdr>
        <w:top w:val="none" w:sz="0" w:space="0" w:color="auto"/>
        <w:left w:val="none" w:sz="0" w:space="0" w:color="auto"/>
        <w:bottom w:val="none" w:sz="0" w:space="0" w:color="auto"/>
        <w:right w:val="none" w:sz="0" w:space="0" w:color="auto"/>
      </w:divBdr>
    </w:div>
    <w:div w:id="938221414">
      <w:bodyDiv w:val="1"/>
      <w:marLeft w:val="0"/>
      <w:marRight w:val="0"/>
      <w:marTop w:val="0"/>
      <w:marBottom w:val="0"/>
      <w:divBdr>
        <w:top w:val="none" w:sz="0" w:space="0" w:color="auto"/>
        <w:left w:val="none" w:sz="0" w:space="0" w:color="auto"/>
        <w:bottom w:val="none" w:sz="0" w:space="0" w:color="auto"/>
        <w:right w:val="none" w:sz="0" w:space="0" w:color="auto"/>
      </w:divBdr>
      <w:divsChild>
        <w:div w:id="515004480">
          <w:marLeft w:val="0"/>
          <w:marRight w:val="0"/>
          <w:marTop w:val="0"/>
          <w:marBottom w:val="0"/>
          <w:divBdr>
            <w:top w:val="none" w:sz="0" w:space="0" w:color="auto"/>
            <w:left w:val="none" w:sz="0" w:space="0" w:color="auto"/>
            <w:bottom w:val="none" w:sz="0" w:space="0" w:color="auto"/>
            <w:right w:val="none" w:sz="0" w:space="0" w:color="auto"/>
          </w:divBdr>
          <w:divsChild>
            <w:div w:id="170222920">
              <w:marLeft w:val="0"/>
              <w:marRight w:val="0"/>
              <w:marTop w:val="0"/>
              <w:marBottom w:val="0"/>
              <w:divBdr>
                <w:top w:val="none" w:sz="0" w:space="0" w:color="auto"/>
                <w:left w:val="none" w:sz="0" w:space="0" w:color="auto"/>
                <w:bottom w:val="none" w:sz="0" w:space="0" w:color="auto"/>
                <w:right w:val="none" w:sz="0" w:space="0" w:color="auto"/>
              </w:divBdr>
            </w:div>
            <w:div w:id="670330379">
              <w:marLeft w:val="0"/>
              <w:marRight w:val="0"/>
              <w:marTop w:val="0"/>
              <w:marBottom w:val="0"/>
              <w:divBdr>
                <w:top w:val="none" w:sz="0" w:space="0" w:color="auto"/>
                <w:left w:val="none" w:sz="0" w:space="0" w:color="auto"/>
                <w:bottom w:val="none" w:sz="0" w:space="0" w:color="auto"/>
                <w:right w:val="none" w:sz="0" w:space="0" w:color="auto"/>
              </w:divBdr>
            </w:div>
            <w:div w:id="766081006">
              <w:marLeft w:val="0"/>
              <w:marRight w:val="0"/>
              <w:marTop w:val="0"/>
              <w:marBottom w:val="0"/>
              <w:divBdr>
                <w:top w:val="none" w:sz="0" w:space="0" w:color="auto"/>
                <w:left w:val="none" w:sz="0" w:space="0" w:color="auto"/>
                <w:bottom w:val="none" w:sz="0" w:space="0" w:color="auto"/>
                <w:right w:val="none" w:sz="0" w:space="0" w:color="auto"/>
              </w:divBdr>
            </w:div>
            <w:div w:id="863830601">
              <w:marLeft w:val="0"/>
              <w:marRight w:val="0"/>
              <w:marTop w:val="0"/>
              <w:marBottom w:val="0"/>
              <w:divBdr>
                <w:top w:val="none" w:sz="0" w:space="0" w:color="auto"/>
                <w:left w:val="none" w:sz="0" w:space="0" w:color="auto"/>
                <w:bottom w:val="none" w:sz="0" w:space="0" w:color="auto"/>
                <w:right w:val="none" w:sz="0" w:space="0" w:color="auto"/>
              </w:divBdr>
            </w:div>
            <w:div w:id="1019313025">
              <w:marLeft w:val="0"/>
              <w:marRight w:val="0"/>
              <w:marTop w:val="0"/>
              <w:marBottom w:val="0"/>
              <w:divBdr>
                <w:top w:val="none" w:sz="0" w:space="0" w:color="auto"/>
                <w:left w:val="none" w:sz="0" w:space="0" w:color="auto"/>
                <w:bottom w:val="none" w:sz="0" w:space="0" w:color="auto"/>
                <w:right w:val="none" w:sz="0" w:space="0" w:color="auto"/>
              </w:divBdr>
            </w:div>
            <w:div w:id="1044603342">
              <w:marLeft w:val="0"/>
              <w:marRight w:val="0"/>
              <w:marTop w:val="0"/>
              <w:marBottom w:val="0"/>
              <w:divBdr>
                <w:top w:val="none" w:sz="0" w:space="0" w:color="auto"/>
                <w:left w:val="none" w:sz="0" w:space="0" w:color="auto"/>
                <w:bottom w:val="none" w:sz="0" w:space="0" w:color="auto"/>
                <w:right w:val="none" w:sz="0" w:space="0" w:color="auto"/>
              </w:divBdr>
            </w:div>
            <w:div w:id="1103182944">
              <w:marLeft w:val="0"/>
              <w:marRight w:val="0"/>
              <w:marTop w:val="0"/>
              <w:marBottom w:val="0"/>
              <w:divBdr>
                <w:top w:val="none" w:sz="0" w:space="0" w:color="auto"/>
                <w:left w:val="none" w:sz="0" w:space="0" w:color="auto"/>
                <w:bottom w:val="none" w:sz="0" w:space="0" w:color="auto"/>
                <w:right w:val="none" w:sz="0" w:space="0" w:color="auto"/>
              </w:divBdr>
            </w:div>
            <w:div w:id="1138187382">
              <w:marLeft w:val="0"/>
              <w:marRight w:val="0"/>
              <w:marTop w:val="0"/>
              <w:marBottom w:val="0"/>
              <w:divBdr>
                <w:top w:val="none" w:sz="0" w:space="0" w:color="auto"/>
                <w:left w:val="none" w:sz="0" w:space="0" w:color="auto"/>
                <w:bottom w:val="none" w:sz="0" w:space="0" w:color="auto"/>
                <w:right w:val="none" w:sz="0" w:space="0" w:color="auto"/>
              </w:divBdr>
            </w:div>
            <w:div w:id="1159148398">
              <w:marLeft w:val="0"/>
              <w:marRight w:val="0"/>
              <w:marTop w:val="0"/>
              <w:marBottom w:val="0"/>
              <w:divBdr>
                <w:top w:val="none" w:sz="0" w:space="0" w:color="auto"/>
                <w:left w:val="none" w:sz="0" w:space="0" w:color="auto"/>
                <w:bottom w:val="none" w:sz="0" w:space="0" w:color="auto"/>
                <w:right w:val="none" w:sz="0" w:space="0" w:color="auto"/>
              </w:divBdr>
            </w:div>
            <w:div w:id="1239172834">
              <w:marLeft w:val="0"/>
              <w:marRight w:val="0"/>
              <w:marTop w:val="0"/>
              <w:marBottom w:val="0"/>
              <w:divBdr>
                <w:top w:val="none" w:sz="0" w:space="0" w:color="auto"/>
                <w:left w:val="none" w:sz="0" w:space="0" w:color="auto"/>
                <w:bottom w:val="none" w:sz="0" w:space="0" w:color="auto"/>
                <w:right w:val="none" w:sz="0" w:space="0" w:color="auto"/>
              </w:divBdr>
            </w:div>
            <w:div w:id="1314485536">
              <w:marLeft w:val="0"/>
              <w:marRight w:val="0"/>
              <w:marTop w:val="0"/>
              <w:marBottom w:val="0"/>
              <w:divBdr>
                <w:top w:val="none" w:sz="0" w:space="0" w:color="auto"/>
                <w:left w:val="none" w:sz="0" w:space="0" w:color="auto"/>
                <w:bottom w:val="none" w:sz="0" w:space="0" w:color="auto"/>
                <w:right w:val="none" w:sz="0" w:space="0" w:color="auto"/>
              </w:divBdr>
            </w:div>
            <w:div w:id="1666930459">
              <w:marLeft w:val="0"/>
              <w:marRight w:val="0"/>
              <w:marTop w:val="0"/>
              <w:marBottom w:val="0"/>
              <w:divBdr>
                <w:top w:val="none" w:sz="0" w:space="0" w:color="auto"/>
                <w:left w:val="none" w:sz="0" w:space="0" w:color="auto"/>
                <w:bottom w:val="none" w:sz="0" w:space="0" w:color="auto"/>
                <w:right w:val="none" w:sz="0" w:space="0" w:color="auto"/>
              </w:divBdr>
            </w:div>
            <w:div w:id="1921209997">
              <w:marLeft w:val="0"/>
              <w:marRight w:val="0"/>
              <w:marTop w:val="0"/>
              <w:marBottom w:val="0"/>
              <w:divBdr>
                <w:top w:val="none" w:sz="0" w:space="0" w:color="auto"/>
                <w:left w:val="none" w:sz="0" w:space="0" w:color="auto"/>
                <w:bottom w:val="none" w:sz="0" w:space="0" w:color="auto"/>
                <w:right w:val="none" w:sz="0" w:space="0" w:color="auto"/>
              </w:divBdr>
            </w:div>
            <w:div w:id="2059668198">
              <w:marLeft w:val="0"/>
              <w:marRight w:val="0"/>
              <w:marTop w:val="0"/>
              <w:marBottom w:val="0"/>
              <w:divBdr>
                <w:top w:val="none" w:sz="0" w:space="0" w:color="auto"/>
                <w:left w:val="none" w:sz="0" w:space="0" w:color="auto"/>
                <w:bottom w:val="none" w:sz="0" w:space="0" w:color="auto"/>
                <w:right w:val="none" w:sz="0" w:space="0" w:color="auto"/>
              </w:divBdr>
            </w:div>
            <w:div w:id="212673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338217">
      <w:bodyDiv w:val="1"/>
      <w:marLeft w:val="0"/>
      <w:marRight w:val="0"/>
      <w:marTop w:val="0"/>
      <w:marBottom w:val="0"/>
      <w:divBdr>
        <w:top w:val="none" w:sz="0" w:space="0" w:color="auto"/>
        <w:left w:val="none" w:sz="0" w:space="0" w:color="auto"/>
        <w:bottom w:val="none" w:sz="0" w:space="0" w:color="auto"/>
        <w:right w:val="none" w:sz="0" w:space="0" w:color="auto"/>
      </w:divBdr>
    </w:div>
    <w:div w:id="939411399">
      <w:bodyDiv w:val="1"/>
      <w:marLeft w:val="0"/>
      <w:marRight w:val="0"/>
      <w:marTop w:val="0"/>
      <w:marBottom w:val="0"/>
      <w:divBdr>
        <w:top w:val="none" w:sz="0" w:space="0" w:color="auto"/>
        <w:left w:val="none" w:sz="0" w:space="0" w:color="auto"/>
        <w:bottom w:val="none" w:sz="0" w:space="0" w:color="auto"/>
        <w:right w:val="none" w:sz="0" w:space="0" w:color="auto"/>
      </w:divBdr>
    </w:div>
    <w:div w:id="940524828">
      <w:bodyDiv w:val="1"/>
      <w:marLeft w:val="0"/>
      <w:marRight w:val="0"/>
      <w:marTop w:val="0"/>
      <w:marBottom w:val="0"/>
      <w:divBdr>
        <w:top w:val="none" w:sz="0" w:space="0" w:color="auto"/>
        <w:left w:val="none" w:sz="0" w:space="0" w:color="auto"/>
        <w:bottom w:val="none" w:sz="0" w:space="0" w:color="auto"/>
        <w:right w:val="none" w:sz="0" w:space="0" w:color="auto"/>
      </w:divBdr>
    </w:div>
    <w:div w:id="942567417">
      <w:bodyDiv w:val="1"/>
      <w:marLeft w:val="0"/>
      <w:marRight w:val="0"/>
      <w:marTop w:val="0"/>
      <w:marBottom w:val="0"/>
      <w:divBdr>
        <w:top w:val="none" w:sz="0" w:space="0" w:color="auto"/>
        <w:left w:val="none" w:sz="0" w:space="0" w:color="auto"/>
        <w:bottom w:val="none" w:sz="0" w:space="0" w:color="auto"/>
        <w:right w:val="none" w:sz="0" w:space="0" w:color="auto"/>
      </w:divBdr>
    </w:div>
    <w:div w:id="942808668">
      <w:bodyDiv w:val="1"/>
      <w:marLeft w:val="0"/>
      <w:marRight w:val="0"/>
      <w:marTop w:val="0"/>
      <w:marBottom w:val="0"/>
      <w:divBdr>
        <w:top w:val="none" w:sz="0" w:space="0" w:color="auto"/>
        <w:left w:val="none" w:sz="0" w:space="0" w:color="auto"/>
        <w:bottom w:val="none" w:sz="0" w:space="0" w:color="auto"/>
        <w:right w:val="none" w:sz="0" w:space="0" w:color="auto"/>
      </w:divBdr>
      <w:divsChild>
        <w:div w:id="532158468">
          <w:marLeft w:val="1166"/>
          <w:marRight w:val="0"/>
          <w:marTop w:val="115"/>
          <w:marBottom w:val="0"/>
          <w:divBdr>
            <w:top w:val="none" w:sz="0" w:space="0" w:color="auto"/>
            <w:left w:val="none" w:sz="0" w:space="0" w:color="auto"/>
            <w:bottom w:val="none" w:sz="0" w:space="0" w:color="auto"/>
            <w:right w:val="none" w:sz="0" w:space="0" w:color="auto"/>
          </w:divBdr>
        </w:div>
        <w:div w:id="1267427156">
          <w:marLeft w:val="1886"/>
          <w:marRight w:val="0"/>
          <w:marTop w:val="115"/>
          <w:marBottom w:val="0"/>
          <w:divBdr>
            <w:top w:val="none" w:sz="0" w:space="0" w:color="auto"/>
            <w:left w:val="none" w:sz="0" w:space="0" w:color="auto"/>
            <w:bottom w:val="none" w:sz="0" w:space="0" w:color="auto"/>
            <w:right w:val="none" w:sz="0" w:space="0" w:color="auto"/>
          </w:divBdr>
        </w:div>
        <w:div w:id="1508330569">
          <w:marLeft w:val="547"/>
          <w:marRight w:val="0"/>
          <w:marTop w:val="115"/>
          <w:marBottom w:val="0"/>
          <w:divBdr>
            <w:top w:val="none" w:sz="0" w:space="0" w:color="auto"/>
            <w:left w:val="none" w:sz="0" w:space="0" w:color="auto"/>
            <w:bottom w:val="none" w:sz="0" w:space="0" w:color="auto"/>
            <w:right w:val="none" w:sz="0" w:space="0" w:color="auto"/>
          </w:divBdr>
        </w:div>
      </w:divsChild>
    </w:div>
    <w:div w:id="943341952">
      <w:bodyDiv w:val="1"/>
      <w:marLeft w:val="0"/>
      <w:marRight w:val="0"/>
      <w:marTop w:val="0"/>
      <w:marBottom w:val="0"/>
      <w:divBdr>
        <w:top w:val="none" w:sz="0" w:space="0" w:color="auto"/>
        <w:left w:val="none" w:sz="0" w:space="0" w:color="auto"/>
        <w:bottom w:val="none" w:sz="0" w:space="0" w:color="auto"/>
        <w:right w:val="none" w:sz="0" w:space="0" w:color="auto"/>
      </w:divBdr>
    </w:div>
    <w:div w:id="943459068">
      <w:bodyDiv w:val="1"/>
      <w:marLeft w:val="0"/>
      <w:marRight w:val="0"/>
      <w:marTop w:val="0"/>
      <w:marBottom w:val="0"/>
      <w:divBdr>
        <w:top w:val="none" w:sz="0" w:space="0" w:color="auto"/>
        <w:left w:val="none" w:sz="0" w:space="0" w:color="auto"/>
        <w:bottom w:val="none" w:sz="0" w:space="0" w:color="auto"/>
        <w:right w:val="none" w:sz="0" w:space="0" w:color="auto"/>
      </w:divBdr>
    </w:div>
    <w:div w:id="943684665">
      <w:bodyDiv w:val="1"/>
      <w:marLeft w:val="0"/>
      <w:marRight w:val="0"/>
      <w:marTop w:val="0"/>
      <w:marBottom w:val="0"/>
      <w:divBdr>
        <w:top w:val="none" w:sz="0" w:space="0" w:color="auto"/>
        <w:left w:val="none" w:sz="0" w:space="0" w:color="auto"/>
        <w:bottom w:val="none" w:sz="0" w:space="0" w:color="auto"/>
        <w:right w:val="none" w:sz="0" w:space="0" w:color="auto"/>
      </w:divBdr>
    </w:div>
    <w:div w:id="943803151">
      <w:bodyDiv w:val="1"/>
      <w:marLeft w:val="0"/>
      <w:marRight w:val="0"/>
      <w:marTop w:val="0"/>
      <w:marBottom w:val="0"/>
      <w:divBdr>
        <w:top w:val="none" w:sz="0" w:space="0" w:color="auto"/>
        <w:left w:val="none" w:sz="0" w:space="0" w:color="auto"/>
        <w:bottom w:val="none" w:sz="0" w:space="0" w:color="auto"/>
        <w:right w:val="none" w:sz="0" w:space="0" w:color="auto"/>
      </w:divBdr>
      <w:divsChild>
        <w:div w:id="2053654608">
          <w:marLeft w:val="360"/>
          <w:marRight w:val="0"/>
          <w:marTop w:val="200"/>
          <w:marBottom w:val="0"/>
          <w:divBdr>
            <w:top w:val="none" w:sz="0" w:space="0" w:color="auto"/>
            <w:left w:val="none" w:sz="0" w:space="0" w:color="auto"/>
            <w:bottom w:val="none" w:sz="0" w:space="0" w:color="auto"/>
            <w:right w:val="none" w:sz="0" w:space="0" w:color="auto"/>
          </w:divBdr>
        </w:div>
      </w:divsChild>
    </w:div>
    <w:div w:id="944119799">
      <w:bodyDiv w:val="1"/>
      <w:marLeft w:val="0"/>
      <w:marRight w:val="0"/>
      <w:marTop w:val="0"/>
      <w:marBottom w:val="0"/>
      <w:divBdr>
        <w:top w:val="none" w:sz="0" w:space="0" w:color="auto"/>
        <w:left w:val="none" w:sz="0" w:space="0" w:color="auto"/>
        <w:bottom w:val="none" w:sz="0" w:space="0" w:color="auto"/>
        <w:right w:val="none" w:sz="0" w:space="0" w:color="auto"/>
      </w:divBdr>
      <w:divsChild>
        <w:div w:id="955939653">
          <w:marLeft w:val="547"/>
          <w:marRight w:val="0"/>
          <w:marTop w:val="96"/>
          <w:marBottom w:val="0"/>
          <w:divBdr>
            <w:top w:val="none" w:sz="0" w:space="0" w:color="auto"/>
            <w:left w:val="none" w:sz="0" w:space="0" w:color="auto"/>
            <w:bottom w:val="none" w:sz="0" w:space="0" w:color="auto"/>
            <w:right w:val="none" w:sz="0" w:space="0" w:color="auto"/>
          </w:divBdr>
        </w:div>
      </w:divsChild>
    </w:div>
    <w:div w:id="944730529">
      <w:bodyDiv w:val="1"/>
      <w:marLeft w:val="0"/>
      <w:marRight w:val="0"/>
      <w:marTop w:val="0"/>
      <w:marBottom w:val="0"/>
      <w:divBdr>
        <w:top w:val="none" w:sz="0" w:space="0" w:color="auto"/>
        <w:left w:val="none" w:sz="0" w:space="0" w:color="auto"/>
        <w:bottom w:val="none" w:sz="0" w:space="0" w:color="auto"/>
        <w:right w:val="none" w:sz="0" w:space="0" w:color="auto"/>
      </w:divBdr>
    </w:div>
    <w:div w:id="945118524">
      <w:bodyDiv w:val="1"/>
      <w:marLeft w:val="0"/>
      <w:marRight w:val="0"/>
      <w:marTop w:val="0"/>
      <w:marBottom w:val="0"/>
      <w:divBdr>
        <w:top w:val="none" w:sz="0" w:space="0" w:color="auto"/>
        <w:left w:val="none" w:sz="0" w:space="0" w:color="auto"/>
        <w:bottom w:val="none" w:sz="0" w:space="0" w:color="auto"/>
        <w:right w:val="none" w:sz="0" w:space="0" w:color="auto"/>
      </w:divBdr>
      <w:divsChild>
        <w:div w:id="184486707">
          <w:marLeft w:val="1166"/>
          <w:marRight w:val="0"/>
          <w:marTop w:val="96"/>
          <w:marBottom w:val="0"/>
          <w:divBdr>
            <w:top w:val="none" w:sz="0" w:space="0" w:color="auto"/>
            <w:left w:val="none" w:sz="0" w:space="0" w:color="auto"/>
            <w:bottom w:val="none" w:sz="0" w:space="0" w:color="auto"/>
            <w:right w:val="none" w:sz="0" w:space="0" w:color="auto"/>
          </w:divBdr>
        </w:div>
        <w:div w:id="313294654">
          <w:marLeft w:val="1166"/>
          <w:marRight w:val="0"/>
          <w:marTop w:val="96"/>
          <w:marBottom w:val="0"/>
          <w:divBdr>
            <w:top w:val="none" w:sz="0" w:space="0" w:color="auto"/>
            <w:left w:val="none" w:sz="0" w:space="0" w:color="auto"/>
            <w:bottom w:val="none" w:sz="0" w:space="0" w:color="auto"/>
            <w:right w:val="none" w:sz="0" w:space="0" w:color="auto"/>
          </w:divBdr>
        </w:div>
        <w:div w:id="832450949">
          <w:marLeft w:val="547"/>
          <w:marRight w:val="0"/>
          <w:marTop w:val="115"/>
          <w:marBottom w:val="0"/>
          <w:divBdr>
            <w:top w:val="none" w:sz="0" w:space="0" w:color="auto"/>
            <w:left w:val="none" w:sz="0" w:space="0" w:color="auto"/>
            <w:bottom w:val="none" w:sz="0" w:space="0" w:color="auto"/>
            <w:right w:val="none" w:sz="0" w:space="0" w:color="auto"/>
          </w:divBdr>
        </w:div>
        <w:div w:id="836268144">
          <w:marLeft w:val="547"/>
          <w:marRight w:val="0"/>
          <w:marTop w:val="115"/>
          <w:marBottom w:val="0"/>
          <w:divBdr>
            <w:top w:val="none" w:sz="0" w:space="0" w:color="auto"/>
            <w:left w:val="none" w:sz="0" w:space="0" w:color="auto"/>
            <w:bottom w:val="none" w:sz="0" w:space="0" w:color="auto"/>
            <w:right w:val="none" w:sz="0" w:space="0" w:color="auto"/>
          </w:divBdr>
        </w:div>
        <w:div w:id="1077630380">
          <w:marLeft w:val="547"/>
          <w:marRight w:val="0"/>
          <w:marTop w:val="115"/>
          <w:marBottom w:val="0"/>
          <w:divBdr>
            <w:top w:val="none" w:sz="0" w:space="0" w:color="auto"/>
            <w:left w:val="none" w:sz="0" w:space="0" w:color="auto"/>
            <w:bottom w:val="none" w:sz="0" w:space="0" w:color="auto"/>
            <w:right w:val="none" w:sz="0" w:space="0" w:color="auto"/>
          </w:divBdr>
        </w:div>
        <w:div w:id="1548296289">
          <w:marLeft w:val="1166"/>
          <w:marRight w:val="0"/>
          <w:marTop w:val="96"/>
          <w:marBottom w:val="0"/>
          <w:divBdr>
            <w:top w:val="none" w:sz="0" w:space="0" w:color="auto"/>
            <w:left w:val="none" w:sz="0" w:space="0" w:color="auto"/>
            <w:bottom w:val="none" w:sz="0" w:space="0" w:color="auto"/>
            <w:right w:val="none" w:sz="0" w:space="0" w:color="auto"/>
          </w:divBdr>
        </w:div>
      </w:divsChild>
    </w:div>
    <w:div w:id="946037088">
      <w:bodyDiv w:val="1"/>
      <w:marLeft w:val="0"/>
      <w:marRight w:val="0"/>
      <w:marTop w:val="0"/>
      <w:marBottom w:val="0"/>
      <w:divBdr>
        <w:top w:val="none" w:sz="0" w:space="0" w:color="auto"/>
        <w:left w:val="none" w:sz="0" w:space="0" w:color="auto"/>
        <w:bottom w:val="none" w:sz="0" w:space="0" w:color="auto"/>
        <w:right w:val="none" w:sz="0" w:space="0" w:color="auto"/>
      </w:divBdr>
    </w:div>
    <w:div w:id="946160037">
      <w:bodyDiv w:val="1"/>
      <w:marLeft w:val="0"/>
      <w:marRight w:val="0"/>
      <w:marTop w:val="0"/>
      <w:marBottom w:val="0"/>
      <w:divBdr>
        <w:top w:val="none" w:sz="0" w:space="0" w:color="auto"/>
        <w:left w:val="none" w:sz="0" w:space="0" w:color="auto"/>
        <w:bottom w:val="none" w:sz="0" w:space="0" w:color="auto"/>
        <w:right w:val="none" w:sz="0" w:space="0" w:color="auto"/>
      </w:divBdr>
    </w:div>
    <w:div w:id="946692174">
      <w:bodyDiv w:val="1"/>
      <w:marLeft w:val="0"/>
      <w:marRight w:val="0"/>
      <w:marTop w:val="0"/>
      <w:marBottom w:val="0"/>
      <w:divBdr>
        <w:top w:val="none" w:sz="0" w:space="0" w:color="auto"/>
        <w:left w:val="none" w:sz="0" w:space="0" w:color="auto"/>
        <w:bottom w:val="none" w:sz="0" w:space="0" w:color="auto"/>
        <w:right w:val="none" w:sz="0" w:space="0" w:color="auto"/>
      </w:divBdr>
    </w:div>
    <w:div w:id="946884426">
      <w:bodyDiv w:val="1"/>
      <w:marLeft w:val="0"/>
      <w:marRight w:val="0"/>
      <w:marTop w:val="0"/>
      <w:marBottom w:val="0"/>
      <w:divBdr>
        <w:top w:val="none" w:sz="0" w:space="0" w:color="auto"/>
        <w:left w:val="none" w:sz="0" w:space="0" w:color="auto"/>
        <w:bottom w:val="none" w:sz="0" w:space="0" w:color="auto"/>
        <w:right w:val="none" w:sz="0" w:space="0" w:color="auto"/>
      </w:divBdr>
    </w:div>
    <w:div w:id="947085394">
      <w:bodyDiv w:val="1"/>
      <w:marLeft w:val="0"/>
      <w:marRight w:val="0"/>
      <w:marTop w:val="0"/>
      <w:marBottom w:val="0"/>
      <w:divBdr>
        <w:top w:val="none" w:sz="0" w:space="0" w:color="auto"/>
        <w:left w:val="none" w:sz="0" w:space="0" w:color="auto"/>
        <w:bottom w:val="none" w:sz="0" w:space="0" w:color="auto"/>
        <w:right w:val="none" w:sz="0" w:space="0" w:color="auto"/>
      </w:divBdr>
      <w:divsChild>
        <w:div w:id="271790674">
          <w:marLeft w:val="547"/>
          <w:marRight w:val="0"/>
          <w:marTop w:val="115"/>
          <w:marBottom w:val="0"/>
          <w:divBdr>
            <w:top w:val="none" w:sz="0" w:space="0" w:color="auto"/>
            <w:left w:val="none" w:sz="0" w:space="0" w:color="auto"/>
            <w:bottom w:val="none" w:sz="0" w:space="0" w:color="auto"/>
            <w:right w:val="none" w:sz="0" w:space="0" w:color="auto"/>
          </w:divBdr>
        </w:div>
        <w:div w:id="602418494">
          <w:marLeft w:val="1166"/>
          <w:marRight w:val="0"/>
          <w:marTop w:val="96"/>
          <w:marBottom w:val="0"/>
          <w:divBdr>
            <w:top w:val="none" w:sz="0" w:space="0" w:color="auto"/>
            <w:left w:val="none" w:sz="0" w:space="0" w:color="auto"/>
            <w:bottom w:val="none" w:sz="0" w:space="0" w:color="auto"/>
            <w:right w:val="none" w:sz="0" w:space="0" w:color="auto"/>
          </w:divBdr>
        </w:div>
        <w:div w:id="1520310599">
          <w:marLeft w:val="1800"/>
          <w:marRight w:val="0"/>
          <w:marTop w:val="96"/>
          <w:marBottom w:val="0"/>
          <w:divBdr>
            <w:top w:val="none" w:sz="0" w:space="0" w:color="auto"/>
            <w:left w:val="none" w:sz="0" w:space="0" w:color="auto"/>
            <w:bottom w:val="none" w:sz="0" w:space="0" w:color="auto"/>
            <w:right w:val="none" w:sz="0" w:space="0" w:color="auto"/>
          </w:divBdr>
        </w:div>
      </w:divsChild>
    </w:div>
    <w:div w:id="947276101">
      <w:bodyDiv w:val="1"/>
      <w:marLeft w:val="0"/>
      <w:marRight w:val="0"/>
      <w:marTop w:val="0"/>
      <w:marBottom w:val="0"/>
      <w:divBdr>
        <w:top w:val="none" w:sz="0" w:space="0" w:color="auto"/>
        <w:left w:val="none" w:sz="0" w:space="0" w:color="auto"/>
        <w:bottom w:val="none" w:sz="0" w:space="0" w:color="auto"/>
        <w:right w:val="none" w:sz="0" w:space="0" w:color="auto"/>
      </w:divBdr>
    </w:div>
    <w:div w:id="948439499">
      <w:bodyDiv w:val="1"/>
      <w:marLeft w:val="0"/>
      <w:marRight w:val="0"/>
      <w:marTop w:val="0"/>
      <w:marBottom w:val="0"/>
      <w:divBdr>
        <w:top w:val="none" w:sz="0" w:space="0" w:color="auto"/>
        <w:left w:val="none" w:sz="0" w:space="0" w:color="auto"/>
        <w:bottom w:val="none" w:sz="0" w:space="0" w:color="auto"/>
        <w:right w:val="none" w:sz="0" w:space="0" w:color="auto"/>
      </w:divBdr>
    </w:div>
    <w:div w:id="948656371">
      <w:bodyDiv w:val="1"/>
      <w:marLeft w:val="0"/>
      <w:marRight w:val="0"/>
      <w:marTop w:val="0"/>
      <w:marBottom w:val="0"/>
      <w:divBdr>
        <w:top w:val="none" w:sz="0" w:space="0" w:color="auto"/>
        <w:left w:val="none" w:sz="0" w:space="0" w:color="auto"/>
        <w:bottom w:val="none" w:sz="0" w:space="0" w:color="auto"/>
        <w:right w:val="none" w:sz="0" w:space="0" w:color="auto"/>
      </w:divBdr>
      <w:divsChild>
        <w:div w:id="682511258">
          <w:marLeft w:val="1166"/>
          <w:marRight w:val="0"/>
          <w:marTop w:val="125"/>
          <w:marBottom w:val="0"/>
          <w:divBdr>
            <w:top w:val="none" w:sz="0" w:space="0" w:color="auto"/>
            <w:left w:val="none" w:sz="0" w:space="0" w:color="auto"/>
            <w:bottom w:val="none" w:sz="0" w:space="0" w:color="auto"/>
            <w:right w:val="none" w:sz="0" w:space="0" w:color="auto"/>
          </w:divBdr>
        </w:div>
        <w:div w:id="684475750">
          <w:marLeft w:val="1800"/>
          <w:marRight w:val="0"/>
          <w:marTop w:val="106"/>
          <w:marBottom w:val="0"/>
          <w:divBdr>
            <w:top w:val="none" w:sz="0" w:space="0" w:color="auto"/>
            <w:left w:val="none" w:sz="0" w:space="0" w:color="auto"/>
            <w:bottom w:val="none" w:sz="0" w:space="0" w:color="auto"/>
            <w:right w:val="none" w:sz="0" w:space="0" w:color="auto"/>
          </w:divBdr>
        </w:div>
        <w:div w:id="692613885">
          <w:marLeft w:val="1800"/>
          <w:marRight w:val="0"/>
          <w:marTop w:val="106"/>
          <w:marBottom w:val="0"/>
          <w:divBdr>
            <w:top w:val="none" w:sz="0" w:space="0" w:color="auto"/>
            <w:left w:val="none" w:sz="0" w:space="0" w:color="auto"/>
            <w:bottom w:val="none" w:sz="0" w:space="0" w:color="auto"/>
            <w:right w:val="none" w:sz="0" w:space="0" w:color="auto"/>
          </w:divBdr>
        </w:div>
        <w:div w:id="750354042">
          <w:marLeft w:val="1166"/>
          <w:marRight w:val="0"/>
          <w:marTop w:val="125"/>
          <w:marBottom w:val="0"/>
          <w:divBdr>
            <w:top w:val="none" w:sz="0" w:space="0" w:color="auto"/>
            <w:left w:val="none" w:sz="0" w:space="0" w:color="auto"/>
            <w:bottom w:val="none" w:sz="0" w:space="0" w:color="auto"/>
            <w:right w:val="none" w:sz="0" w:space="0" w:color="auto"/>
          </w:divBdr>
        </w:div>
        <w:div w:id="1361206747">
          <w:marLeft w:val="1166"/>
          <w:marRight w:val="0"/>
          <w:marTop w:val="125"/>
          <w:marBottom w:val="0"/>
          <w:divBdr>
            <w:top w:val="none" w:sz="0" w:space="0" w:color="auto"/>
            <w:left w:val="none" w:sz="0" w:space="0" w:color="auto"/>
            <w:bottom w:val="none" w:sz="0" w:space="0" w:color="auto"/>
            <w:right w:val="none" w:sz="0" w:space="0" w:color="auto"/>
          </w:divBdr>
        </w:div>
        <w:div w:id="1445614344">
          <w:marLeft w:val="547"/>
          <w:marRight w:val="0"/>
          <w:marTop w:val="144"/>
          <w:marBottom w:val="0"/>
          <w:divBdr>
            <w:top w:val="none" w:sz="0" w:space="0" w:color="auto"/>
            <w:left w:val="none" w:sz="0" w:space="0" w:color="auto"/>
            <w:bottom w:val="none" w:sz="0" w:space="0" w:color="auto"/>
            <w:right w:val="none" w:sz="0" w:space="0" w:color="auto"/>
          </w:divBdr>
        </w:div>
      </w:divsChild>
    </w:div>
    <w:div w:id="949438199">
      <w:bodyDiv w:val="1"/>
      <w:marLeft w:val="0"/>
      <w:marRight w:val="0"/>
      <w:marTop w:val="0"/>
      <w:marBottom w:val="0"/>
      <w:divBdr>
        <w:top w:val="none" w:sz="0" w:space="0" w:color="auto"/>
        <w:left w:val="none" w:sz="0" w:space="0" w:color="auto"/>
        <w:bottom w:val="none" w:sz="0" w:space="0" w:color="auto"/>
        <w:right w:val="none" w:sz="0" w:space="0" w:color="auto"/>
      </w:divBdr>
    </w:div>
    <w:div w:id="949556186">
      <w:bodyDiv w:val="1"/>
      <w:marLeft w:val="0"/>
      <w:marRight w:val="0"/>
      <w:marTop w:val="0"/>
      <w:marBottom w:val="0"/>
      <w:divBdr>
        <w:top w:val="none" w:sz="0" w:space="0" w:color="auto"/>
        <w:left w:val="none" w:sz="0" w:space="0" w:color="auto"/>
        <w:bottom w:val="none" w:sz="0" w:space="0" w:color="auto"/>
        <w:right w:val="none" w:sz="0" w:space="0" w:color="auto"/>
      </w:divBdr>
      <w:divsChild>
        <w:div w:id="55860907">
          <w:marLeft w:val="547"/>
          <w:marRight w:val="0"/>
          <w:marTop w:val="134"/>
          <w:marBottom w:val="0"/>
          <w:divBdr>
            <w:top w:val="none" w:sz="0" w:space="0" w:color="auto"/>
            <w:left w:val="none" w:sz="0" w:space="0" w:color="auto"/>
            <w:bottom w:val="none" w:sz="0" w:space="0" w:color="auto"/>
            <w:right w:val="none" w:sz="0" w:space="0" w:color="auto"/>
          </w:divBdr>
        </w:div>
        <w:div w:id="519857975">
          <w:marLeft w:val="1800"/>
          <w:marRight w:val="0"/>
          <w:marTop w:val="96"/>
          <w:marBottom w:val="0"/>
          <w:divBdr>
            <w:top w:val="none" w:sz="0" w:space="0" w:color="auto"/>
            <w:left w:val="none" w:sz="0" w:space="0" w:color="auto"/>
            <w:bottom w:val="none" w:sz="0" w:space="0" w:color="auto"/>
            <w:right w:val="none" w:sz="0" w:space="0" w:color="auto"/>
          </w:divBdr>
        </w:div>
        <w:div w:id="702901023">
          <w:marLeft w:val="1166"/>
          <w:marRight w:val="0"/>
          <w:marTop w:val="115"/>
          <w:marBottom w:val="0"/>
          <w:divBdr>
            <w:top w:val="none" w:sz="0" w:space="0" w:color="auto"/>
            <w:left w:val="none" w:sz="0" w:space="0" w:color="auto"/>
            <w:bottom w:val="none" w:sz="0" w:space="0" w:color="auto"/>
            <w:right w:val="none" w:sz="0" w:space="0" w:color="auto"/>
          </w:divBdr>
        </w:div>
        <w:div w:id="747188821">
          <w:marLeft w:val="1166"/>
          <w:marRight w:val="0"/>
          <w:marTop w:val="115"/>
          <w:marBottom w:val="0"/>
          <w:divBdr>
            <w:top w:val="none" w:sz="0" w:space="0" w:color="auto"/>
            <w:left w:val="none" w:sz="0" w:space="0" w:color="auto"/>
            <w:bottom w:val="none" w:sz="0" w:space="0" w:color="auto"/>
            <w:right w:val="none" w:sz="0" w:space="0" w:color="auto"/>
          </w:divBdr>
        </w:div>
        <w:div w:id="1137575035">
          <w:marLeft w:val="1166"/>
          <w:marRight w:val="0"/>
          <w:marTop w:val="115"/>
          <w:marBottom w:val="0"/>
          <w:divBdr>
            <w:top w:val="none" w:sz="0" w:space="0" w:color="auto"/>
            <w:left w:val="none" w:sz="0" w:space="0" w:color="auto"/>
            <w:bottom w:val="none" w:sz="0" w:space="0" w:color="auto"/>
            <w:right w:val="none" w:sz="0" w:space="0" w:color="auto"/>
          </w:divBdr>
        </w:div>
        <w:div w:id="1381439245">
          <w:marLeft w:val="1166"/>
          <w:marRight w:val="0"/>
          <w:marTop w:val="115"/>
          <w:marBottom w:val="0"/>
          <w:divBdr>
            <w:top w:val="none" w:sz="0" w:space="0" w:color="auto"/>
            <w:left w:val="none" w:sz="0" w:space="0" w:color="auto"/>
            <w:bottom w:val="none" w:sz="0" w:space="0" w:color="auto"/>
            <w:right w:val="none" w:sz="0" w:space="0" w:color="auto"/>
          </w:divBdr>
        </w:div>
        <w:div w:id="1431201578">
          <w:marLeft w:val="1800"/>
          <w:marRight w:val="0"/>
          <w:marTop w:val="96"/>
          <w:marBottom w:val="0"/>
          <w:divBdr>
            <w:top w:val="none" w:sz="0" w:space="0" w:color="auto"/>
            <w:left w:val="none" w:sz="0" w:space="0" w:color="auto"/>
            <w:bottom w:val="none" w:sz="0" w:space="0" w:color="auto"/>
            <w:right w:val="none" w:sz="0" w:space="0" w:color="auto"/>
          </w:divBdr>
        </w:div>
        <w:div w:id="1616788956">
          <w:marLeft w:val="1166"/>
          <w:marRight w:val="0"/>
          <w:marTop w:val="115"/>
          <w:marBottom w:val="0"/>
          <w:divBdr>
            <w:top w:val="none" w:sz="0" w:space="0" w:color="auto"/>
            <w:left w:val="none" w:sz="0" w:space="0" w:color="auto"/>
            <w:bottom w:val="none" w:sz="0" w:space="0" w:color="auto"/>
            <w:right w:val="none" w:sz="0" w:space="0" w:color="auto"/>
          </w:divBdr>
        </w:div>
        <w:div w:id="2122214168">
          <w:marLeft w:val="1166"/>
          <w:marRight w:val="0"/>
          <w:marTop w:val="115"/>
          <w:marBottom w:val="0"/>
          <w:divBdr>
            <w:top w:val="none" w:sz="0" w:space="0" w:color="auto"/>
            <w:left w:val="none" w:sz="0" w:space="0" w:color="auto"/>
            <w:bottom w:val="none" w:sz="0" w:space="0" w:color="auto"/>
            <w:right w:val="none" w:sz="0" w:space="0" w:color="auto"/>
          </w:divBdr>
        </w:div>
      </w:divsChild>
    </w:div>
    <w:div w:id="949750462">
      <w:bodyDiv w:val="1"/>
      <w:marLeft w:val="0"/>
      <w:marRight w:val="0"/>
      <w:marTop w:val="0"/>
      <w:marBottom w:val="0"/>
      <w:divBdr>
        <w:top w:val="none" w:sz="0" w:space="0" w:color="auto"/>
        <w:left w:val="none" w:sz="0" w:space="0" w:color="auto"/>
        <w:bottom w:val="none" w:sz="0" w:space="0" w:color="auto"/>
        <w:right w:val="none" w:sz="0" w:space="0" w:color="auto"/>
      </w:divBdr>
    </w:div>
    <w:div w:id="950211607">
      <w:bodyDiv w:val="1"/>
      <w:marLeft w:val="0"/>
      <w:marRight w:val="0"/>
      <w:marTop w:val="0"/>
      <w:marBottom w:val="0"/>
      <w:divBdr>
        <w:top w:val="none" w:sz="0" w:space="0" w:color="auto"/>
        <w:left w:val="none" w:sz="0" w:space="0" w:color="auto"/>
        <w:bottom w:val="none" w:sz="0" w:space="0" w:color="auto"/>
        <w:right w:val="none" w:sz="0" w:space="0" w:color="auto"/>
      </w:divBdr>
    </w:div>
    <w:div w:id="950864831">
      <w:bodyDiv w:val="1"/>
      <w:marLeft w:val="0"/>
      <w:marRight w:val="0"/>
      <w:marTop w:val="0"/>
      <w:marBottom w:val="0"/>
      <w:divBdr>
        <w:top w:val="none" w:sz="0" w:space="0" w:color="auto"/>
        <w:left w:val="none" w:sz="0" w:space="0" w:color="auto"/>
        <w:bottom w:val="none" w:sz="0" w:space="0" w:color="auto"/>
        <w:right w:val="none" w:sz="0" w:space="0" w:color="auto"/>
      </w:divBdr>
    </w:div>
    <w:div w:id="951474107">
      <w:bodyDiv w:val="1"/>
      <w:marLeft w:val="0"/>
      <w:marRight w:val="0"/>
      <w:marTop w:val="0"/>
      <w:marBottom w:val="0"/>
      <w:divBdr>
        <w:top w:val="none" w:sz="0" w:space="0" w:color="auto"/>
        <w:left w:val="none" w:sz="0" w:space="0" w:color="auto"/>
        <w:bottom w:val="none" w:sz="0" w:space="0" w:color="auto"/>
        <w:right w:val="none" w:sz="0" w:space="0" w:color="auto"/>
      </w:divBdr>
    </w:div>
    <w:div w:id="951975993">
      <w:bodyDiv w:val="1"/>
      <w:marLeft w:val="0"/>
      <w:marRight w:val="0"/>
      <w:marTop w:val="0"/>
      <w:marBottom w:val="0"/>
      <w:divBdr>
        <w:top w:val="none" w:sz="0" w:space="0" w:color="auto"/>
        <w:left w:val="none" w:sz="0" w:space="0" w:color="auto"/>
        <w:bottom w:val="none" w:sz="0" w:space="0" w:color="auto"/>
        <w:right w:val="none" w:sz="0" w:space="0" w:color="auto"/>
      </w:divBdr>
    </w:div>
    <w:div w:id="952177017">
      <w:bodyDiv w:val="1"/>
      <w:marLeft w:val="0"/>
      <w:marRight w:val="0"/>
      <w:marTop w:val="0"/>
      <w:marBottom w:val="0"/>
      <w:divBdr>
        <w:top w:val="none" w:sz="0" w:space="0" w:color="auto"/>
        <w:left w:val="none" w:sz="0" w:space="0" w:color="auto"/>
        <w:bottom w:val="none" w:sz="0" w:space="0" w:color="auto"/>
        <w:right w:val="none" w:sz="0" w:space="0" w:color="auto"/>
      </w:divBdr>
    </w:div>
    <w:div w:id="952201368">
      <w:bodyDiv w:val="1"/>
      <w:marLeft w:val="0"/>
      <w:marRight w:val="0"/>
      <w:marTop w:val="0"/>
      <w:marBottom w:val="0"/>
      <w:divBdr>
        <w:top w:val="none" w:sz="0" w:space="0" w:color="auto"/>
        <w:left w:val="none" w:sz="0" w:space="0" w:color="auto"/>
        <w:bottom w:val="none" w:sz="0" w:space="0" w:color="auto"/>
        <w:right w:val="none" w:sz="0" w:space="0" w:color="auto"/>
      </w:divBdr>
    </w:div>
    <w:div w:id="952400838">
      <w:bodyDiv w:val="1"/>
      <w:marLeft w:val="0"/>
      <w:marRight w:val="0"/>
      <w:marTop w:val="0"/>
      <w:marBottom w:val="0"/>
      <w:divBdr>
        <w:top w:val="none" w:sz="0" w:space="0" w:color="auto"/>
        <w:left w:val="none" w:sz="0" w:space="0" w:color="auto"/>
        <w:bottom w:val="none" w:sz="0" w:space="0" w:color="auto"/>
        <w:right w:val="none" w:sz="0" w:space="0" w:color="auto"/>
      </w:divBdr>
    </w:div>
    <w:div w:id="952830383">
      <w:bodyDiv w:val="1"/>
      <w:marLeft w:val="0"/>
      <w:marRight w:val="0"/>
      <w:marTop w:val="0"/>
      <w:marBottom w:val="0"/>
      <w:divBdr>
        <w:top w:val="none" w:sz="0" w:space="0" w:color="auto"/>
        <w:left w:val="none" w:sz="0" w:space="0" w:color="auto"/>
        <w:bottom w:val="none" w:sz="0" w:space="0" w:color="auto"/>
        <w:right w:val="none" w:sz="0" w:space="0" w:color="auto"/>
      </w:divBdr>
      <w:divsChild>
        <w:div w:id="542252611">
          <w:marLeft w:val="547"/>
          <w:marRight w:val="0"/>
          <w:marTop w:val="154"/>
          <w:marBottom w:val="0"/>
          <w:divBdr>
            <w:top w:val="none" w:sz="0" w:space="0" w:color="auto"/>
            <w:left w:val="none" w:sz="0" w:space="0" w:color="auto"/>
            <w:bottom w:val="none" w:sz="0" w:space="0" w:color="auto"/>
            <w:right w:val="none" w:sz="0" w:space="0" w:color="auto"/>
          </w:divBdr>
        </w:div>
        <w:div w:id="1455252439">
          <w:marLeft w:val="547"/>
          <w:marRight w:val="0"/>
          <w:marTop w:val="154"/>
          <w:marBottom w:val="0"/>
          <w:divBdr>
            <w:top w:val="none" w:sz="0" w:space="0" w:color="auto"/>
            <w:left w:val="none" w:sz="0" w:space="0" w:color="auto"/>
            <w:bottom w:val="none" w:sz="0" w:space="0" w:color="auto"/>
            <w:right w:val="none" w:sz="0" w:space="0" w:color="auto"/>
          </w:divBdr>
        </w:div>
        <w:div w:id="1525053323">
          <w:marLeft w:val="547"/>
          <w:marRight w:val="0"/>
          <w:marTop w:val="154"/>
          <w:marBottom w:val="0"/>
          <w:divBdr>
            <w:top w:val="none" w:sz="0" w:space="0" w:color="auto"/>
            <w:left w:val="none" w:sz="0" w:space="0" w:color="auto"/>
            <w:bottom w:val="none" w:sz="0" w:space="0" w:color="auto"/>
            <w:right w:val="none" w:sz="0" w:space="0" w:color="auto"/>
          </w:divBdr>
        </w:div>
      </w:divsChild>
    </w:div>
    <w:div w:id="952902161">
      <w:bodyDiv w:val="1"/>
      <w:marLeft w:val="0"/>
      <w:marRight w:val="0"/>
      <w:marTop w:val="0"/>
      <w:marBottom w:val="0"/>
      <w:divBdr>
        <w:top w:val="none" w:sz="0" w:space="0" w:color="auto"/>
        <w:left w:val="none" w:sz="0" w:space="0" w:color="auto"/>
        <w:bottom w:val="none" w:sz="0" w:space="0" w:color="auto"/>
        <w:right w:val="none" w:sz="0" w:space="0" w:color="auto"/>
      </w:divBdr>
      <w:divsChild>
        <w:div w:id="157884923">
          <w:marLeft w:val="0"/>
          <w:marRight w:val="0"/>
          <w:marTop w:val="0"/>
          <w:marBottom w:val="0"/>
          <w:divBdr>
            <w:top w:val="none" w:sz="0" w:space="0" w:color="auto"/>
            <w:left w:val="none" w:sz="0" w:space="0" w:color="auto"/>
            <w:bottom w:val="none" w:sz="0" w:space="0" w:color="auto"/>
            <w:right w:val="none" w:sz="0" w:space="0" w:color="auto"/>
          </w:divBdr>
          <w:divsChild>
            <w:div w:id="994410462">
              <w:marLeft w:val="0"/>
              <w:marRight w:val="0"/>
              <w:marTop w:val="0"/>
              <w:marBottom w:val="0"/>
              <w:divBdr>
                <w:top w:val="none" w:sz="0" w:space="0" w:color="auto"/>
                <w:left w:val="none" w:sz="0" w:space="0" w:color="auto"/>
                <w:bottom w:val="none" w:sz="0" w:space="0" w:color="auto"/>
                <w:right w:val="none" w:sz="0" w:space="0" w:color="auto"/>
              </w:divBdr>
            </w:div>
            <w:div w:id="197355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706897">
      <w:bodyDiv w:val="1"/>
      <w:marLeft w:val="0"/>
      <w:marRight w:val="0"/>
      <w:marTop w:val="0"/>
      <w:marBottom w:val="0"/>
      <w:divBdr>
        <w:top w:val="none" w:sz="0" w:space="0" w:color="auto"/>
        <w:left w:val="none" w:sz="0" w:space="0" w:color="auto"/>
        <w:bottom w:val="none" w:sz="0" w:space="0" w:color="auto"/>
        <w:right w:val="none" w:sz="0" w:space="0" w:color="auto"/>
      </w:divBdr>
    </w:div>
    <w:div w:id="954555521">
      <w:bodyDiv w:val="1"/>
      <w:marLeft w:val="0"/>
      <w:marRight w:val="0"/>
      <w:marTop w:val="0"/>
      <w:marBottom w:val="0"/>
      <w:divBdr>
        <w:top w:val="none" w:sz="0" w:space="0" w:color="auto"/>
        <w:left w:val="none" w:sz="0" w:space="0" w:color="auto"/>
        <w:bottom w:val="none" w:sz="0" w:space="0" w:color="auto"/>
        <w:right w:val="none" w:sz="0" w:space="0" w:color="auto"/>
      </w:divBdr>
    </w:div>
    <w:div w:id="955719729">
      <w:bodyDiv w:val="1"/>
      <w:marLeft w:val="0"/>
      <w:marRight w:val="0"/>
      <w:marTop w:val="0"/>
      <w:marBottom w:val="0"/>
      <w:divBdr>
        <w:top w:val="none" w:sz="0" w:space="0" w:color="auto"/>
        <w:left w:val="none" w:sz="0" w:space="0" w:color="auto"/>
        <w:bottom w:val="none" w:sz="0" w:space="0" w:color="auto"/>
        <w:right w:val="none" w:sz="0" w:space="0" w:color="auto"/>
      </w:divBdr>
    </w:div>
    <w:div w:id="956065642">
      <w:bodyDiv w:val="1"/>
      <w:marLeft w:val="0"/>
      <w:marRight w:val="0"/>
      <w:marTop w:val="0"/>
      <w:marBottom w:val="0"/>
      <w:divBdr>
        <w:top w:val="none" w:sz="0" w:space="0" w:color="auto"/>
        <w:left w:val="none" w:sz="0" w:space="0" w:color="auto"/>
        <w:bottom w:val="none" w:sz="0" w:space="0" w:color="auto"/>
        <w:right w:val="none" w:sz="0" w:space="0" w:color="auto"/>
      </w:divBdr>
    </w:div>
    <w:div w:id="956066213">
      <w:bodyDiv w:val="1"/>
      <w:marLeft w:val="0"/>
      <w:marRight w:val="0"/>
      <w:marTop w:val="0"/>
      <w:marBottom w:val="0"/>
      <w:divBdr>
        <w:top w:val="none" w:sz="0" w:space="0" w:color="auto"/>
        <w:left w:val="none" w:sz="0" w:space="0" w:color="auto"/>
        <w:bottom w:val="none" w:sz="0" w:space="0" w:color="auto"/>
        <w:right w:val="none" w:sz="0" w:space="0" w:color="auto"/>
      </w:divBdr>
    </w:div>
    <w:div w:id="956254679">
      <w:bodyDiv w:val="1"/>
      <w:marLeft w:val="0"/>
      <w:marRight w:val="0"/>
      <w:marTop w:val="0"/>
      <w:marBottom w:val="0"/>
      <w:divBdr>
        <w:top w:val="none" w:sz="0" w:space="0" w:color="auto"/>
        <w:left w:val="none" w:sz="0" w:space="0" w:color="auto"/>
        <w:bottom w:val="none" w:sz="0" w:space="0" w:color="auto"/>
        <w:right w:val="none" w:sz="0" w:space="0" w:color="auto"/>
      </w:divBdr>
    </w:div>
    <w:div w:id="956646275">
      <w:bodyDiv w:val="1"/>
      <w:marLeft w:val="0"/>
      <w:marRight w:val="0"/>
      <w:marTop w:val="0"/>
      <w:marBottom w:val="0"/>
      <w:divBdr>
        <w:top w:val="none" w:sz="0" w:space="0" w:color="auto"/>
        <w:left w:val="none" w:sz="0" w:space="0" w:color="auto"/>
        <w:bottom w:val="none" w:sz="0" w:space="0" w:color="auto"/>
        <w:right w:val="none" w:sz="0" w:space="0" w:color="auto"/>
      </w:divBdr>
    </w:div>
    <w:div w:id="956788365">
      <w:bodyDiv w:val="1"/>
      <w:marLeft w:val="0"/>
      <w:marRight w:val="0"/>
      <w:marTop w:val="0"/>
      <w:marBottom w:val="0"/>
      <w:divBdr>
        <w:top w:val="none" w:sz="0" w:space="0" w:color="auto"/>
        <w:left w:val="none" w:sz="0" w:space="0" w:color="auto"/>
        <w:bottom w:val="none" w:sz="0" w:space="0" w:color="auto"/>
        <w:right w:val="none" w:sz="0" w:space="0" w:color="auto"/>
      </w:divBdr>
      <w:divsChild>
        <w:div w:id="1989356345">
          <w:marLeft w:val="0"/>
          <w:marRight w:val="0"/>
          <w:marTop w:val="0"/>
          <w:marBottom w:val="0"/>
          <w:divBdr>
            <w:top w:val="none" w:sz="0" w:space="0" w:color="auto"/>
            <w:left w:val="none" w:sz="0" w:space="0" w:color="auto"/>
            <w:bottom w:val="none" w:sz="0" w:space="0" w:color="auto"/>
            <w:right w:val="none" w:sz="0" w:space="0" w:color="auto"/>
          </w:divBdr>
          <w:divsChild>
            <w:div w:id="503204632">
              <w:marLeft w:val="0"/>
              <w:marRight w:val="0"/>
              <w:marTop w:val="0"/>
              <w:marBottom w:val="0"/>
              <w:divBdr>
                <w:top w:val="none" w:sz="0" w:space="0" w:color="auto"/>
                <w:left w:val="none" w:sz="0" w:space="0" w:color="auto"/>
                <w:bottom w:val="none" w:sz="0" w:space="0" w:color="auto"/>
                <w:right w:val="none" w:sz="0" w:space="0" w:color="auto"/>
              </w:divBdr>
            </w:div>
            <w:div w:id="808519702">
              <w:marLeft w:val="0"/>
              <w:marRight w:val="0"/>
              <w:marTop w:val="0"/>
              <w:marBottom w:val="0"/>
              <w:divBdr>
                <w:top w:val="none" w:sz="0" w:space="0" w:color="auto"/>
                <w:left w:val="none" w:sz="0" w:space="0" w:color="auto"/>
                <w:bottom w:val="none" w:sz="0" w:space="0" w:color="auto"/>
                <w:right w:val="none" w:sz="0" w:space="0" w:color="auto"/>
              </w:divBdr>
            </w:div>
            <w:div w:id="1027298338">
              <w:marLeft w:val="0"/>
              <w:marRight w:val="0"/>
              <w:marTop w:val="0"/>
              <w:marBottom w:val="0"/>
              <w:divBdr>
                <w:top w:val="none" w:sz="0" w:space="0" w:color="auto"/>
                <w:left w:val="none" w:sz="0" w:space="0" w:color="auto"/>
                <w:bottom w:val="none" w:sz="0" w:space="0" w:color="auto"/>
                <w:right w:val="none" w:sz="0" w:space="0" w:color="auto"/>
              </w:divBdr>
            </w:div>
            <w:div w:id="1236940157">
              <w:marLeft w:val="0"/>
              <w:marRight w:val="0"/>
              <w:marTop w:val="0"/>
              <w:marBottom w:val="0"/>
              <w:divBdr>
                <w:top w:val="none" w:sz="0" w:space="0" w:color="auto"/>
                <w:left w:val="none" w:sz="0" w:space="0" w:color="auto"/>
                <w:bottom w:val="none" w:sz="0" w:space="0" w:color="auto"/>
                <w:right w:val="none" w:sz="0" w:space="0" w:color="auto"/>
              </w:divBdr>
            </w:div>
            <w:div w:id="193019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788771">
      <w:bodyDiv w:val="1"/>
      <w:marLeft w:val="0"/>
      <w:marRight w:val="0"/>
      <w:marTop w:val="0"/>
      <w:marBottom w:val="0"/>
      <w:divBdr>
        <w:top w:val="none" w:sz="0" w:space="0" w:color="auto"/>
        <w:left w:val="none" w:sz="0" w:space="0" w:color="auto"/>
        <w:bottom w:val="none" w:sz="0" w:space="0" w:color="auto"/>
        <w:right w:val="none" w:sz="0" w:space="0" w:color="auto"/>
      </w:divBdr>
    </w:div>
    <w:div w:id="956981976">
      <w:bodyDiv w:val="1"/>
      <w:marLeft w:val="0"/>
      <w:marRight w:val="0"/>
      <w:marTop w:val="0"/>
      <w:marBottom w:val="0"/>
      <w:divBdr>
        <w:top w:val="none" w:sz="0" w:space="0" w:color="auto"/>
        <w:left w:val="none" w:sz="0" w:space="0" w:color="auto"/>
        <w:bottom w:val="none" w:sz="0" w:space="0" w:color="auto"/>
        <w:right w:val="none" w:sz="0" w:space="0" w:color="auto"/>
      </w:divBdr>
    </w:div>
    <w:div w:id="957563612">
      <w:bodyDiv w:val="1"/>
      <w:marLeft w:val="0"/>
      <w:marRight w:val="0"/>
      <w:marTop w:val="0"/>
      <w:marBottom w:val="0"/>
      <w:divBdr>
        <w:top w:val="none" w:sz="0" w:space="0" w:color="auto"/>
        <w:left w:val="none" w:sz="0" w:space="0" w:color="auto"/>
        <w:bottom w:val="none" w:sz="0" w:space="0" w:color="auto"/>
        <w:right w:val="none" w:sz="0" w:space="0" w:color="auto"/>
      </w:divBdr>
    </w:div>
    <w:div w:id="957569667">
      <w:bodyDiv w:val="1"/>
      <w:marLeft w:val="0"/>
      <w:marRight w:val="0"/>
      <w:marTop w:val="0"/>
      <w:marBottom w:val="0"/>
      <w:divBdr>
        <w:top w:val="none" w:sz="0" w:space="0" w:color="auto"/>
        <w:left w:val="none" w:sz="0" w:space="0" w:color="auto"/>
        <w:bottom w:val="none" w:sz="0" w:space="0" w:color="auto"/>
        <w:right w:val="none" w:sz="0" w:space="0" w:color="auto"/>
      </w:divBdr>
    </w:div>
    <w:div w:id="957683103">
      <w:bodyDiv w:val="1"/>
      <w:marLeft w:val="0"/>
      <w:marRight w:val="0"/>
      <w:marTop w:val="0"/>
      <w:marBottom w:val="0"/>
      <w:divBdr>
        <w:top w:val="none" w:sz="0" w:space="0" w:color="auto"/>
        <w:left w:val="none" w:sz="0" w:space="0" w:color="auto"/>
        <w:bottom w:val="none" w:sz="0" w:space="0" w:color="auto"/>
        <w:right w:val="none" w:sz="0" w:space="0" w:color="auto"/>
      </w:divBdr>
    </w:div>
    <w:div w:id="958410354">
      <w:bodyDiv w:val="1"/>
      <w:marLeft w:val="0"/>
      <w:marRight w:val="0"/>
      <w:marTop w:val="0"/>
      <w:marBottom w:val="0"/>
      <w:divBdr>
        <w:top w:val="none" w:sz="0" w:space="0" w:color="auto"/>
        <w:left w:val="none" w:sz="0" w:space="0" w:color="auto"/>
        <w:bottom w:val="none" w:sz="0" w:space="0" w:color="auto"/>
        <w:right w:val="none" w:sz="0" w:space="0" w:color="auto"/>
      </w:divBdr>
    </w:div>
    <w:div w:id="958923932">
      <w:bodyDiv w:val="1"/>
      <w:marLeft w:val="0"/>
      <w:marRight w:val="0"/>
      <w:marTop w:val="0"/>
      <w:marBottom w:val="0"/>
      <w:divBdr>
        <w:top w:val="none" w:sz="0" w:space="0" w:color="auto"/>
        <w:left w:val="none" w:sz="0" w:space="0" w:color="auto"/>
        <w:bottom w:val="none" w:sz="0" w:space="0" w:color="auto"/>
        <w:right w:val="none" w:sz="0" w:space="0" w:color="auto"/>
      </w:divBdr>
      <w:divsChild>
        <w:div w:id="222568943">
          <w:marLeft w:val="1166"/>
          <w:marRight w:val="0"/>
          <w:marTop w:val="96"/>
          <w:marBottom w:val="0"/>
          <w:divBdr>
            <w:top w:val="none" w:sz="0" w:space="0" w:color="auto"/>
            <w:left w:val="none" w:sz="0" w:space="0" w:color="auto"/>
            <w:bottom w:val="none" w:sz="0" w:space="0" w:color="auto"/>
            <w:right w:val="none" w:sz="0" w:space="0" w:color="auto"/>
          </w:divBdr>
        </w:div>
        <w:div w:id="228228040">
          <w:marLeft w:val="1166"/>
          <w:marRight w:val="0"/>
          <w:marTop w:val="96"/>
          <w:marBottom w:val="0"/>
          <w:divBdr>
            <w:top w:val="none" w:sz="0" w:space="0" w:color="auto"/>
            <w:left w:val="none" w:sz="0" w:space="0" w:color="auto"/>
            <w:bottom w:val="none" w:sz="0" w:space="0" w:color="auto"/>
            <w:right w:val="none" w:sz="0" w:space="0" w:color="auto"/>
          </w:divBdr>
        </w:div>
        <w:div w:id="228463931">
          <w:marLeft w:val="1800"/>
          <w:marRight w:val="0"/>
          <w:marTop w:val="77"/>
          <w:marBottom w:val="0"/>
          <w:divBdr>
            <w:top w:val="none" w:sz="0" w:space="0" w:color="auto"/>
            <w:left w:val="none" w:sz="0" w:space="0" w:color="auto"/>
            <w:bottom w:val="none" w:sz="0" w:space="0" w:color="auto"/>
            <w:right w:val="none" w:sz="0" w:space="0" w:color="auto"/>
          </w:divBdr>
        </w:div>
        <w:div w:id="383217641">
          <w:marLeft w:val="547"/>
          <w:marRight w:val="0"/>
          <w:marTop w:val="115"/>
          <w:marBottom w:val="0"/>
          <w:divBdr>
            <w:top w:val="none" w:sz="0" w:space="0" w:color="auto"/>
            <w:left w:val="none" w:sz="0" w:space="0" w:color="auto"/>
            <w:bottom w:val="none" w:sz="0" w:space="0" w:color="auto"/>
            <w:right w:val="none" w:sz="0" w:space="0" w:color="auto"/>
          </w:divBdr>
        </w:div>
        <w:div w:id="725027981">
          <w:marLeft w:val="1800"/>
          <w:marRight w:val="0"/>
          <w:marTop w:val="77"/>
          <w:marBottom w:val="0"/>
          <w:divBdr>
            <w:top w:val="none" w:sz="0" w:space="0" w:color="auto"/>
            <w:left w:val="none" w:sz="0" w:space="0" w:color="auto"/>
            <w:bottom w:val="none" w:sz="0" w:space="0" w:color="auto"/>
            <w:right w:val="none" w:sz="0" w:space="0" w:color="auto"/>
          </w:divBdr>
        </w:div>
        <w:div w:id="1416433405">
          <w:marLeft w:val="547"/>
          <w:marRight w:val="0"/>
          <w:marTop w:val="115"/>
          <w:marBottom w:val="0"/>
          <w:divBdr>
            <w:top w:val="none" w:sz="0" w:space="0" w:color="auto"/>
            <w:left w:val="none" w:sz="0" w:space="0" w:color="auto"/>
            <w:bottom w:val="none" w:sz="0" w:space="0" w:color="auto"/>
            <w:right w:val="none" w:sz="0" w:space="0" w:color="auto"/>
          </w:divBdr>
        </w:div>
        <w:div w:id="1501584789">
          <w:marLeft w:val="1800"/>
          <w:marRight w:val="0"/>
          <w:marTop w:val="77"/>
          <w:marBottom w:val="0"/>
          <w:divBdr>
            <w:top w:val="none" w:sz="0" w:space="0" w:color="auto"/>
            <w:left w:val="none" w:sz="0" w:space="0" w:color="auto"/>
            <w:bottom w:val="none" w:sz="0" w:space="0" w:color="auto"/>
            <w:right w:val="none" w:sz="0" w:space="0" w:color="auto"/>
          </w:divBdr>
        </w:div>
        <w:div w:id="1589652989">
          <w:marLeft w:val="1800"/>
          <w:marRight w:val="0"/>
          <w:marTop w:val="77"/>
          <w:marBottom w:val="0"/>
          <w:divBdr>
            <w:top w:val="none" w:sz="0" w:space="0" w:color="auto"/>
            <w:left w:val="none" w:sz="0" w:space="0" w:color="auto"/>
            <w:bottom w:val="none" w:sz="0" w:space="0" w:color="auto"/>
            <w:right w:val="none" w:sz="0" w:space="0" w:color="auto"/>
          </w:divBdr>
        </w:div>
        <w:div w:id="1655062095">
          <w:marLeft w:val="1800"/>
          <w:marRight w:val="0"/>
          <w:marTop w:val="77"/>
          <w:marBottom w:val="0"/>
          <w:divBdr>
            <w:top w:val="none" w:sz="0" w:space="0" w:color="auto"/>
            <w:left w:val="none" w:sz="0" w:space="0" w:color="auto"/>
            <w:bottom w:val="none" w:sz="0" w:space="0" w:color="auto"/>
            <w:right w:val="none" w:sz="0" w:space="0" w:color="auto"/>
          </w:divBdr>
        </w:div>
        <w:div w:id="1703243735">
          <w:marLeft w:val="1800"/>
          <w:marRight w:val="0"/>
          <w:marTop w:val="77"/>
          <w:marBottom w:val="0"/>
          <w:divBdr>
            <w:top w:val="none" w:sz="0" w:space="0" w:color="auto"/>
            <w:left w:val="none" w:sz="0" w:space="0" w:color="auto"/>
            <w:bottom w:val="none" w:sz="0" w:space="0" w:color="auto"/>
            <w:right w:val="none" w:sz="0" w:space="0" w:color="auto"/>
          </w:divBdr>
        </w:div>
      </w:divsChild>
    </w:div>
    <w:div w:id="959268110">
      <w:bodyDiv w:val="1"/>
      <w:marLeft w:val="0"/>
      <w:marRight w:val="0"/>
      <w:marTop w:val="0"/>
      <w:marBottom w:val="0"/>
      <w:divBdr>
        <w:top w:val="none" w:sz="0" w:space="0" w:color="auto"/>
        <w:left w:val="none" w:sz="0" w:space="0" w:color="auto"/>
        <w:bottom w:val="none" w:sz="0" w:space="0" w:color="auto"/>
        <w:right w:val="none" w:sz="0" w:space="0" w:color="auto"/>
      </w:divBdr>
    </w:div>
    <w:div w:id="959530605">
      <w:bodyDiv w:val="1"/>
      <w:marLeft w:val="0"/>
      <w:marRight w:val="0"/>
      <w:marTop w:val="0"/>
      <w:marBottom w:val="0"/>
      <w:divBdr>
        <w:top w:val="none" w:sz="0" w:space="0" w:color="auto"/>
        <w:left w:val="none" w:sz="0" w:space="0" w:color="auto"/>
        <w:bottom w:val="none" w:sz="0" w:space="0" w:color="auto"/>
        <w:right w:val="none" w:sz="0" w:space="0" w:color="auto"/>
      </w:divBdr>
    </w:div>
    <w:div w:id="959921971">
      <w:bodyDiv w:val="1"/>
      <w:marLeft w:val="0"/>
      <w:marRight w:val="0"/>
      <w:marTop w:val="0"/>
      <w:marBottom w:val="0"/>
      <w:divBdr>
        <w:top w:val="none" w:sz="0" w:space="0" w:color="auto"/>
        <w:left w:val="none" w:sz="0" w:space="0" w:color="auto"/>
        <w:bottom w:val="none" w:sz="0" w:space="0" w:color="auto"/>
        <w:right w:val="none" w:sz="0" w:space="0" w:color="auto"/>
      </w:divBdr>
    </w:div>
    <w:div w:id="960109266">
      <w:bodyDiv w:val="1"/>
      <w:marLeft w:val="0"/>
      <w:marRight w:val="0"/>
      <w:marTop w:val="0"/>
      <w:marBottom w:val="0"/>
      <w:divBdr>
        <w:top w:val="none" w:sz="0" w:space="0" w:color="auto"/>
        <w:left w:val="none" w:sz="0" w:space="0" w:color="auto"/>
        <w:bottom w:val="none" w:sz="0" w:space="0" w:color="auto"/>
        <w:right w:val="none" w:sz="0" w:space="0" w:color="auto"/>
      </w:divBdr>
    </w:div>
    <w:div w:id="960695022">
      <w:bodyDiv w:val="1"/>
      <w:marLeft w:val="0"/>
      <w:marRight w:val="0"/>
      <w:marTop w:val="0"/>
      <w:marBottom w:val="0"/>
      <w:divBdr>
        <w:top w:val="none" w:sz="0" w:space="0" w:color="auto"/>
        <w:left w:val="none" w:sz="0" w:space="0" w:color="auto"/>
        <w:bottom w:val="none" w:sz="0" w:space="0" w:color="auto"/>
        <w:right w:val="none" w:sz="0" w:space="0" w:color="auto"/>
      </w:divBdr>
    </w:div>
    <w:div w:id="961224961">
      <w:bodyDiv w:val="1"/>
      <w:marLeft w:val="0"/>
      <w:marRight w:val="0"/>
      <w:marTop w:val="0"/>
      <w:marBottom w:val="0"/>
      <w:divBdr>
        <w:top w:val="none" w:sz="0" w:space="0" w:color="auto"/>
        <w:left w:val="none" w:sz="0" w:space="0" w:color="auto"/>
        <w:bottom w:val="none" w:sz="0" w:space="0" w:color="auto"/>
        <w:right w:val="none" w:sz="0" w:space="0" w:color="auto"/>
      </w:divBdr>
    </w:div>
    <w:div w:id="962034485">
      <w:bodyDiv w:val="1"/>
      <w:marLeft w:val="0"/>
      <w:marRight w:val="0"/>
      <w:marTop w:val="0"/>
      <w:marBottom w:val="0"/>
      <w:divBdr>
        <w:top w:val="none" w:sz="0" w:space="0" w:color="auto"/>
        <w:left w:val="none" w:sz="0" w:space="0" w:color="auto"/>
        <w:bottom w:val="none" w:sz="0" w:space="0" w:color="auto"/>
        <w:right w:val="none" w:sz="0" w:space="0" w:color="auto"/>
      </w:divBdr>
    </w:div>
    <w:div w:id="962154978">
      <w:bodyDiv w:val="1"/>
      <w:marLeft w:val="0"/>
      <w:marRight w:val="0"/>
      <w:marTop w:val="0"/>
      <w:marBottom w:val="0"/>
      <w:divBdr>
        <w:top w:val="none" w:sz="0" w:space="0" w:color="auto"/>
        <w:left w:val="none" w:sz="0" w:space="0" w:color="auto"/>
        <w:bottom w:val="none" w:sz="0" w:space="0" w:color="auto"/>
        <w:right w:val="none" w:sz="0" w:space="0" w:color="auto"/>
      </w:divBdr>
    </w:div>
    <w:div w:id="962997591">
      <w:bodyDiv w:val="1"/>
      <w:marLeft w:val="0"/>
      <w:marRight w:val="0"/>
      <w:marTop w:val="0"/>
      <w:marBottom w:val="0"/>
      <w:divBdr>
        <w:top w:val="none" w:sz="0" w:space="0" w:color="auto"/>
        <w:left w:val="none" w:sz="0" w:space="0" w:color="auto"/>
        <w:bottom w:val="none" w:sz="0" w:space="0" w:color="auto"/>
        <w:right w:val="none" w:sz="0" w:space="0" w:color="auto"/>
      </w:divBdr>
    </w:div>
    <w:div w:id="963266257">
      <w:bodyDiv w:val="1"/>
      <w:marLeft w:val="0"/>
      <w:marRight w:val="0"/>
      <w:marTop w:val="0"/>
      <w:marBottom w:val="0"/>
      <w:divBdr>
        <w:top w:val="none" w:sz="0" w:space="0" w:color="auto"/>
        <w:left w:val="none" w:sz="0" w:space="0" w:color="auto"/>
        <w:bottom w:val="none" w:sz="0" w:space="0" w:color="auto"/>
        <w:right w:val="none" w:sz="0" w:space="0" w:color="auto"/>
      </w:divBdr>
    </w:div>
    <w:div w:id="963271677">
      <w:bodyDiv w:val="1"/>
      <w:marLeft w:val="0"/>
      <w:marRight w:val="0"/>
      <w:marTop w:val="0"/>
      <w:marBottom w:val="0"/>
      <w:divBdr>
        <w:top w:val="none" w:sz="0" w:space="0" w:color="auto"/>
        <w:left w:val="none" w:sz="0" w:space="0" w:color="auto"/>
        <w:bottom w:val="none" w:sz="0" w:space="0" w:color="auto"/>
        <w:right w:val="none" w:sz="0" w:space="0" w:color="auto"/>
      </w:divBdr>
    </w:div>
    <w:div w:id="963851083">
      <w:bodyDiv w:val="1"/>
      <w:marLeft w:val="0"/>
      <w:marRight w:val="0"/>
      <w:marTop w:val="0"/>
      <w:marBottom w:val="0"/>
      <w:divBdr>
        <w:top w:val="none" w:sz="0" w:space="0" w:color="auto"/>
        <w:left w:val="none" w:sz="0" w:space="0" w:color="auto"/>
        <w:bottom w:val="none" w:sz="0" w:space="0" w:color="auto"/>
        <w:right w:val="none" w:sz="0" w:space="0" w:color="auto"/>
      </w:divBdr>
    </w:div>
    <w:div w:id="963924327">
      <w:bodyDiv w:val="1"/>
      <w:marLeft w:val="0"/>
      <w:marRight w:val="0"/>
      <w:marTop w:val="0"/>
      <w:marBottom w:val="0"/>
      <w:divBdr>
        <w:top w:val="none" w:sz="0" w:space="0" w:color="auto"/>
        <w:left w:val="none" w:sz="0" w:space="0" w:color="auto"/>
        <w:bottom w:val="none" w:sz="0" w:space="0" w:color="auto"/>
        <w:right w:val="none" w:sz="0" w:space="0" w:color="auto"/>
      </w:divBdr>
      <w:divsChild>
        <w:div w:id="8334491">
          <w:marLeft w:val="547"/>
          <w:marRight w:val="0"/>
          <w:marTop w:val="154"/>
          <w:marBottom w:val="0"/>
          <w:divBdr>
            <w:top w:val="none" w:sz="0" w:space="0" w:color="auto"/>
            <w:left w:val="none" w:sz="0" w:space="0" w:color="auto"/>
            <w:bottom w:val="none" w:sz="0" w:space="0" w:color="auto"/>
            <w:right w:val="none" w:sz="0" w:space="0" w:color="auto"/>
          </w:divBdr>
        </w:div>
      </w:divsChild>
    </w:div>
    <w:div w:id="964310519">
      <w:bodyDiv w:val="1"/>
      <w:marLeft w:val="0"/>
      <w:marRight w:val="0"/>
      <w:marTop w:val="0"/>
      <w:marBottom w:val="0"/>
      <w:divBdr>
        <w:top w:val="none" w:sz="0" w:space="0" w:color="auto"/>
        <w:left w:val="none" w:sz="0" w:space="0" w:color="auto"/>
        <w:bottom w:val="none" w:sz="0" w:space="0" w:color="auto"/>
        <w:right w:val="none" w:sz="0" w:space="0" w:color="auto"/>
      </w:divBdr>
    </w:div>
    <w:div w:id="964386557">
      <w:bodyDiv w:val="1"/>
      <w:marLeft w:val="0"/>
      <w:marRight w:val="0"/>
      <w:marTop w:val="0"/>
      <w:marBottom w:val="0"/>
      <w:divBdr>
        <w:top w:val="none" w:sz="0" w:space="0" w:color="auto"/>
        <w:left w:val="none" w:sz="0" w:space="0" w:color="auto"/>
        <w:bottom w:val="none" w:sz="0" w:space="0" w:color="auto"/>
        <w:right w:val="none" w:sz="0" w:space="0" w:color="auto"/>
      </w:divBdr>
    </w:div>
    <w:div w:id="965698230">
      <w:bodyDiv w:val="1"/>
      <w:marLeft w:val="0"/>
      <w:marRight w:val="0"/>
      <w:marTop w:val="0"/>
      <w:marBottom w:val="0"/>
      <w:divBdr>
        <w:top w:val="none" w:sz="0" w:space="0" w:color="auto"/>
        <w:left w:val="none" w:sz="0" w:space="0" w:color="auto"/>
        <w:bottom w:val="none" w:sz="0" w:space="0" w:color="auto"/>
        <w:right w:val="none" w:sz="0" w:space="0" w:color="auto"/>
      </w:divBdr>
    </w:div>
    <w:div w:id="965819072">
      <w:bodyDiv w:val="1"/>
      <w:marLeft w:val="0"/>
      <w:marRight w:val="0"/>
      <w:marTop w:val="0"/>
      <w:marBottom w:val="0"/>
      <w:divBdr>
        <w:top w:val="none" w:sz="0" w:space="0" w:color="auto"/>
        <w:left w:val="none" w:sz="0" w:space="0" w:color="auto"/>
        <w:bottom w:val="none" w:sz="0" w:space="0" w:color="auto"/>
        <w:right w:val="none" w:sz="0" w:space="0" w:color="auto"/>
      </w:divBdr>
      <w:divsChild>
        <w:div w:id="72706220">
          <w:marLeft w:val="547"/>
          <w:marRight w:val="0"/>
          <w:marTop w:val="115"/>
          <w:marBottom w:val="0"/>
          <w:divBdr>
            <w:top w:val="none" w:sz="0" w:space="0" w:color="auto"/>
            <w:left w:val="none" w:sz="0" w:space="0" w:color="auto"/>
            <w:bottom w:val="none" w:sz="0" w:space="0" w:color="auto"/>
            <w:right w:val="none" w:sz="0" w:space="0" w:color="auto"/>
          </w:divBdr>
        </w:div>
        <w:div w:id="510918806">
          <w:marLeft w:val="547"/>
          <w:marRight w:val="0"/>
          <w:marTop w:val="115"/>
          <w:marBottom w:val="0"/>
          <w:divBdr>
            <w:top w:val="none" w:sz="0" w:space="0" w:color="auto"/>
            <w:left w:val="none" w:sz="0" w:space="0" w:color="auto"/>
            <w:bottom w:val="none" w:sz="0" w:space="0" w:color="auto"/>
            <w:right w:val="none" w:sz="0" w:space="0" w:color="auto"/>
          </w:divBdr>
        </w:div>
        <w:div w:id="870266871">
          <w:marLeft w:val="1166"/>
          <w:marRight w:val="0"/>
          <w:marTop w:val="96"/>
          <w:marBottom w:val="0"/>
          <w:divBdr>
            <w:top w:val="none" w:sz="0" w:space="0" w:color="auto"/>
            <w:left w:val="none" w:sz="0" w:space="0" w:color="auto"/>
            <w:bottom w:val="none" w:sz="0" w:space="0" w:color="auto"/>
            <w:right w:val="none" w:sz="0" w:space="0" w:color="auto"/>
          </w:divBdr>
        </w:div>
        <w:div w:id="963389885">
          <w:marLeft w:val="1166"/>
          <w:marRight w:val="0"/>
          <w:marTop w:val="96"/>
          <w:marBottom w:val="0"/>
          <w:divBdr>
            <w:top w:val="none" w:sz="0" w:space="0" w:color="auto"/>
            <w:left w:val="none" w:sz="0" w:space="0" w:color="auto"/>
            <w:bottom w:val="none" w:sz="0" w:space="0" w:color="auto"/>
            <w:right w:val="none" w:sz="0" w:space="0" w:color="auto"/>
          </w:divBdr>
        </w:div>
        <w:div w:id="1261454514">
          <w:marLeft w:val="1166"/>
          <w:marRight w:val="0"/>
          <w:marTop w:val="96"/>
          <w:marBottom w:val="0"/>
          <w:divBdr>
            <w:top w:val="none" w:sz="0" w:space="0" w:color="auto"/>
            <w:left w:val="none" w:sz="0" w:space="0" w:color="auto"/>
            <w:bottom w:val="none" w:sz="0" w:space="0" w:color="auto"/>
            <w:right w:val="none" w:sz="0" w:space="0" w:color="auto"/>
          </w:divBdr>
        </w:div>
        <w:div w:id="1488475848">
          <w:marLeft w:val="1800"/>
          <w:marRight w:val="0"/>
          <w:marTop w:val="86"/>
          <w:marBottom w:val="0"/>
          <w:divBdr>
            <w:top w:val="none" w:sz="0" w:space="0" w:color="auto"/>
            <w:left w:val="none" w:sz="0" w:space="0" w:color="auto"/>
            <w:bottom w:val="none" w:sz="0" w:space="0" w:color="auto"/>
            <w:right w:val="none" w:sz="0" w:space="0" w:color="auto"/>
          </w:divBdr>
        </w:div>
        <w:div w:id="1635793634">
          <w:marLeft w:val="1166"/>
          <w:marRight w:val="0"/>
          <w:marTop w:val="96"/>
          <w:marBottom w:val="0"/>
          <w:divBdr>
            <w:top w:val="none" w:sz="0" w:space="0" w:color="auto"/>
            <w:left w:val="none" w:sz="0" w:space="0" w:color="auto"/>
            <w:bottom w:val="none" w:sz="0" w:space="0" w:color="auto"/>
            <w:right w:val="none" w:sz="0" w:space="0" w:color="auto"/>
          </w:divBdr>
        </w:div>
        <w:div w:id="1710060119">
          <w:marLeft w:val="1166"/>
          <w:marRight w:val="0"/>
          <w:marTop w:val="96"/>
          <w:marBottom w:val="0"/>
          <w:divBdr>
            <w:top w:val="none" w:sz="0" w:space="0" w:color="auto"/>
            <w:left w:val="none" w:sz="0" w:space="0" w:color="auto"/>
            <w:bottom w:val="none" w:sz="0" w:space="0" w:color="auto"/>
            <w:right w:val="none" w:sz="0" w:space="0" w:color="auto"/>
          </w:divBdr>
        </w:div>
        <w:div w:id="1834450300">
          <w:marLeft w:val="1166"/>
          <w:marRight w:val="0"/>
          <w:marTop w:val="96"/>
          <w:marBottom w:val="0"/>
          <w:divBdr>
            <w:top w:val="none" w:sz="0" w:space="0" w:color="auto"/>
            <w:left w:val="none" w:sz="0" w:space="0" w:color="auto"/>
            <w:bottom w:val="none" w:sz="0" w:space="0" w:color="auto"/>
            <w:right w:val="none" w:sz="0" w:space="0" w:color="auto"/>
          </w:divBdr>
        </w:div>
        <w:div w:id="1984308220">
          <w:marLeft w:val="1166"/>
          <w:marRight w:val="0"/>
          <w:marTop w:val="96"/>
          <w:marBottom w:val="0"/>
          <w:divBdr>
            <w:top w:val="none" w:sz="0" w:space="0" w:color="auto"/>
            <w:left w:val="none" w:sz="0" w:space="0" w:color="auto"/>
            <w:bottom w:val="none" w:sz="0" w:space="0" w:color="auto"/>
            <w:right w:val="none" w:sz="0" w:space="0" w:color="auto"/>
          </w:divBdr>
        </w:div>
        <w:div w:id="2106922938">
          <w:marLeft w:val="1166"/>
          <w:marRight w:val="0"/>
          <w:marTop w:val="96"/>
          <w:marBottom w:val="0"/>
          <w:divBdr>
            <w:top w:val="none" w:sz="0" w:space="0" w:color="auto"/>
            <w:left w:val="none" w:sz="0" w:space="0" w:color="auto"/>
            <w:bottom w:val="none" w:sz="0" w:space="0" w:color="auto"/>
            <w:right w:val="none" w:sz="0" w:space="0" w:color="auto"/>
          </w:divBdr>
        </w:div>
      </w:divsChild>
    </w:div>
    <w:div w:id="965892034">
      <w:bodyDiv w:val="1"/>
      <w:marLeft w:val="0"/>
      <w:marRight w:val="0"/>
      <w:marTop w:val="0"/>
      <w:marBottom w:val="0"/>
      <w:divBdr>
        <w:top w:val="none" w:sz="0" w:space="0" w:color="auto"/>
        <w:left w:val="none" w:sz="0" w:space="0" w:color="auto"/>
        <w:bottom w:val="none" w:sz="0" w:space="0" w:color="auto"/>
        <w:right w:val="none" w:sz="0" w:space="0" w:color="auto"/>
      </w:divBdr>
    </w:div>
    <w:div w:id="966081387">
      <w:bodyDiv w:val="1"/>
      <w:marLeft w:val="0"/>
      <w:marRight w:val="0"/>
      <w:marTop w:val="0"/>
      <w:marBottom w:val="0"/>
      <w:divBdr>
        <w:top w:val="none" w:sz="0" w:space="0" w:color="auto"/>
        <w:left w:val="none" w:sz="0" w:space="0" w:color="auto"/>
        <w:bottom w:val="none" w:sz="0" w:space="0" w:color="auto"/>
        <w:right w:val="none" w:sz="0" w:space="0" w:color="auto"/>
      </w:divBdr>
    </w:div>
    <w:div w:id="966088189">
      <w:bodyDiv w:val="1"/>
      <w:marLeft w:val="0"/>
      <w:marRight w:val="0"/>
      <w:marTop w:val="0"/>
      <w:marBottom w:val="0"/>
      <w:divBdr>
        <w:top w:val="none" w:sz="0" w:space="0" w:color="auto"/>
        <w:left w:val="none" w:sz="0" w:space="0" w:color="auto"/>
        <w:bottom w:val="none" w:sz="0" w:space="0" w:color="auto"/>
        <w:right w:val="none" w:sz="0" w:space="0" w:color="auto"/>
      </w:divBdr>
    </w:div>
    <w:div w:id="967079459">
      <w:bodyDiv w:val="1"/>
      <w:marLeft w:val="0"/>
      <w:marRight w:val="0"/>
      <w:marTop w:val="0"/>
      <w:marBottom w:val="0"/>
      <w:divBdr>
        <w:top w:val="none" w:sz="0" w:space="0" w:color="auto"/>
        <w:left w:val="none" w:sz="0" w:space="0" w:color="auto"/>
        <w:bottom w:val="none" w:sz="0" w:space="0" w:color="auto"/>
        <w:right w:val="none" w:sz="0" w:space="0" w:color="auto"/>
      </w:divBdr>
      <w:divsChild>
        <w:div w:id="27528635">
          <w:marLeft w:val="1800"/>
          <w:marRight w:val="0"/>
          <w:marTop w:val="77"/>
          <w:marBottom w:val="0"/>
          <w:divBdr>
            <w:top w:val="none" w:sz="0" w:space="0" w:color="auto"/>
            <w:left w:val="none" w:sz="0" w:space="0" w:color="auto"/>
            <w:bottom w:val="none" w:sz="0" w:space="0" w:color="auto"/>
            <w:right w:val="none" w:sz="0" w:space="0" w:color="auto"/>
          </w:divBdr>
        </w:div>
        <w:div w:id="124274454">
          <w:marLeft w:val="1800"/>
          <w:marRight w:val="0"/>
          <w:marTop w:val="77"/>
          <w:marBottom w:val="0"/>
          <w:divBdr>
            <w:top w:val="none" w:sz="0" w:space="0" w:color="auto"/>
            <w:left w:val="none" w:sz="0" w:space="0" w:color="auto"/>
            <w:bottom w:val="none" w:sz="0" w:space="0" w:color="auto"/>
            <w:right w:val="none" w:sz="0" w:space="0" w:color="auto"/>
          </w:divBdr>
        </w:div>
        <w:div w:id="842553353">
          <w:marLeft w:val="1166"/>
          <w:marRight w:val="0"/>
          <w:marTop w:val="96"/>
          <w:marBottom w:val="0"/>
          <w:divBdr>
            <w:top w:val="none" w:sz="0" w:space="0" w:color="auto"/>
            <w:left w:val="none" w:sz="0" w:space="0" w:color="auto"/>
            <w:bottom w:val="none" w:sz="0" w:space="0" w:color="auto"/>
            <w:right w:val="none" w:sz="0" w:space="0" w:color="auto"/>
          </w:divBdr>
        </w:div>
        <w:div w:id="1575504889">
          <w:marLeft w:val="547"/>
          <w:marRight w:val="0"/>
          <w:marTop w:val="115"/>
          <w:marBottom w:val="0"/>
          <w:divBdr>
            <w:top w:val="none" w:sz="0" w:space="0" w:color="auto"/>
            <w:left w:val="none" w:sz="0" w:space="0" w:color="auto"/>
            <w:bottom w:val="none" w:sz="0" w:space="0" w:color="auto"/>
            <w:right w:val="none" w:sz="0" w:space="0" w:color="auto"/>
          </w:divBdr>
        </w:div>
        <w:div w:id="1622029068">
          <w:marLeft w:val="1800"/>
          <w:marRight w:val="0"/>
          <w:marTop w:val="77"/>
          <w:marBottom w:val="0"/>
          <w:divBdr>
            <w:top w:val="none" w:sz="0" w:space="0" w:color="auto"/>
            <w:left w:val="none" w:sz="0" w:space="0" w:color="auto"/>
            <w:bottom w:val="none" w:sz="0" w:space="0" w:color="auto"/>
            <w:right w:val="none" w:sz="0" w:space="0" w:color="auto"/>
          </w:divBdr>
        </w:div>
        <w:div w:id="2046101773">
          <w:marLeft w:val="1166"/>
          <w:marRight w:val="0"/>
          <w:marTop w:val="96"/>
          <w:marBottom w:val="0"/>
          <w:divBdr>
            <w:top w:val="none" w:sz="0" w:space="0" w:color="auto"/>
            <w:left w:val="none" w:sz="0" w:space="0" w:color="auto"/>
            <w:bottom w:val="none" w:sz="0" w:space="0" w:color="auto"/>
            <w:right w:val="none" w:sz="0" w:space="0" w:color="auto"/>
          </w:divBdr>
        </w:div>
        <w:div w:id="2142772357">
          <w:marLeft w:val="1166"/>
          <w:marRight w:val="0"/>
          <w:marTop w:val="96"/>
          <w:marBottom w:val="0"/>
          <w:divBdr>
            <w:top w:val="none" w:sz="0" w:space="0" w:color="auto"/>
            <w:left w:val="none" w:sz="0" w:space="0" w:color="auto"/>
            <w:bottom w:val="none" w:sz="0" w:space="0" w:color="auto"/>
            <w:right w:val="none" w:sz="0" w:space="0" w:color="auto"/>
          </w:divBdr>
        </w:div>
      </w:divsChild>
    </w:div>
    <w:div w:id="967466945">
      <w:bodyDiv w:val="1"/>
      <w:marLeft w:val="0"/>
      <w:marRight w:val="0"/>
      <w:marTop w:val="0"/>
      <w:marBottom w:val="0"/>
      <w:divBdr>
        <w:top w:val="none" w:sz="0" w:space="0" w:color="auto"/>
        <w:left w:val="none" w:sz="0" w:space="0" w:color="auto"/>
        <w:bottom w:val="none" w:sz="0" w:space="0" w:color="auto"/>
        <w:right w:val="none" w:sz="0" w:space="0" w:color="auto"/>
      </w:divBdr>
      <w:divsChild>
        <w:div w:id="8070512">
          <w:marLeft w:val="547"/>
          <w:marRight w:val="0"/>
          <w:marTop w:val="134"/>
          <w:marBottom w:val="0"/>
          <w:divBdr>
            <w:top w:val="none" w:sz="0" w:space="0" w:color="auto"/>
            <w:left w:val="none" w:sz="0" w:space="0" w:color="auto"/>
            <w:bottom w:val="none" w:sz="0" w:space="0" w:color="auto"/>
            <w:right w:val="none" w:sz="0" w:space="0" w:color="auto"/>
          </w:divBdr>
        </w:div>
      </w:divsChild>
    </w:div>
    <w:div w:id="967468874">
      <w:bodyDiv w:val="1"/>
      <w:marLeft w:val="0"/>
      <w:marRight w:val="0"/>
      <w:marTop w:val="0"/>
      <w:marBottom w:val="0"/>
      <w:divBdr>
        <w:top w:val="none" w:sz="0" w:space="0" w:color="auto"/>
        <w:left w:val="none" w:sz="0" w:space="0" w:color="auto"/>
        <w:bottom w:val="none" w:sz="0" w:space="0" w:color="auto"/>
        <w:right w:val="none" w:sz="0" w:space="0" w:color="auto"/>
      </w:divBdr>
    </w:div>
    <w:div w:id="967859222">
      <w:bodyDiv w:val="1"/>
      <w:marLeft w:val="0"/>
      <w:marRight w:val="0"/>
      <w:marTop w:val="0"/>
      <w:marBottom w:val="0"/>
      <w:divBdr>
        <w:top w:val="none" w:sz="0" w:space="0" w:color="auto"/>
        <w:left w:val="none" w:sz="0" w:space="0" w:color="auto"/>
        <w:bottom w:val="none" w:sz="0" w:space="0" w:color="auto"/>
        <w:right w:val="none" w:sz="0" w:space="0" w:color="auto"/>
      </w:divBdr>
    </w:div>
    <w:div w:id="968164707">
      <w:bodyDiv w:val="1"/>
      <w:marLeft w:val="0"/>
      <w:marRight w:val="0"/>
      <w:marTop w:val="0"/>
      <w:marBottom w:val="0"/>
      <w:divBdr>
        <w:top w:val="none" w:sz="0" w:space="0" w:color="auto"/>
        <w:left w:val="none" w:sz="0" w:space="0" w:color="auto"/>
        <w:bottom w:val="none" w:sz="0" w:space="0" w:color="auto"/>
        <w:right w:val="none" w:sz="0" w:space="0" w:color="auto"/>
      </w:divBdr>
    </w:div>
    <w:div w:id="968318311">
      <w:bodyDiv w:val="1"/>
      <w:marLeft w:val="0"/>
      <w:marRight w:val="0"/>
      <w:marTop w:val="0"/>
      <w:marBottom w:val="0"/>
      <w:divBdr>
        <w:top w:val="none" w:sz="0" w:space="0" w:color="auto"/>
        <w:left w:val="none" w:sz="0" w:space="0" w:color="auto"/>
        <w:bottom w:val="none" w:sz="0" w:space="0" w:color="auto"/>
        <w:right w:val="none" w:sz="0" w:space="0" w:color="auto"/>
      </w:divBdr>
    </w:div>
    <w:div w:id="970020412">
      <w:bodyDiv w:val="1"/>
      <w:marLeft w:val="0"/>
      <w:marRight w:val="0"/>
      <w:marTop w:val="0"/>
      <w:marBottom w:val="0"/>
      <w:divBdr>
        <w:top w:val="none" w:sz="0" w:space="0" w:color="auto"/>
        <w:left w:val="none" w:sz="0" w:space="0" w:color="auto"/>
        <w:bottom w:val="none" w:sz="0" w:space="0" w:color="auto"/>
        <w:right w:val="none" w:sz="0" w:space="0" w:color="auto"/>
      </w:divBdr>
    </w:div>
    <w:div w:id="970792457">
      <w:bodyDiv w:val="1"/>
      <w:marLeft w:val="0"/>
      <w:marRight w:val="0"/>
      <w:marTop w:val="0"/>
      <w:marBottom w:val="0"/>
      <w:divBdr>
        <w:top w:val="none" w:sz="0" w:space="0" w:color="auto"/>
        <w:left w:val="none" w:sz="0" w:space="0" w:color="auto"/>
        <w:bottom w:val="none" w:sz="0" w:space="0" w:color="auto"/>
        <w:right w:val="none" w:sz="0" w:space="0" w:color="auto"/>
      </w:divBdr>
    </w:div>
    <w:div w:id="972446260">
      <w:bodyDiv w:val="1"/>
      <w:marLeft w:val="0"/>
      <w:marRight w:val="0"/>
      <w:marTop w:val="0"/>
      <w:marBottom w:val="0"/>
      <w:divBdr>
        <w:top w:val="none" w:sz="0" w:space="0" w:color="auto"/>
        <w:left w:val="none" w:sz="0" w:space="0" w:color="auto"/>
        <w:bottom w:val="none" w:sz="0" w:space="0" w:color="auto"/>
        <w:right w:val="none" w:sz="0" w:space="0" w:color="auto"/>
      </w:divBdr>
    </w:div>
    <w:div w:id="973220527">
      <w:bodyDiv w:val="1"/>
      <w:marLeft w:val="0"/>
      <w:marRight w:val="0"/>
      <w:marTop w:val="0"/>
      <w:marBottom w:val="0"/>
      <w:divBdr>
        <w:top w:val="none" w:sz="0" w:space="0" w:color="auto"/>
        <w:left w:val="none" w:sz="0" w:space="0" w:color="auto"/>
        <w:bottom w:val="none" w:sz="0" w:space="0" w:color="auto"/>
        <w:right w:val="none" w:sz="0" w:space="0" w:color="auto"/>
      </w:divBdr>
    </w:div>
    <w:div w:id="973487495">
      <w:bodyDiv w:val="1"/>
      <w:marLeft w:val="0"/>
      <w:marRight w:val="0"/>
      <w:marTop w:val="0"/>
      <w:marBottom w:val="0"/>
      <w:divBdr>
        <w:top w:val="none" w:sz="0" w:space="0" w:color="auto"/>
        <w:left w:val="none" w:sz="0" w:space="0" w:color="auto"/>
        <w:bottom w:val="none" w:sz="0" w:space="0" w:color="auto"/>
        <w:right w:val="none" w:sz="0" w:space="0" w:color="auto"/>
      </w:divBdr>
    </w:div>
    <w:div w:id="973608246">
      <w:bodyDiv w:val="1"/>
      <w:marLeft w:val="0"/>
      <w:marRight w:val="0"/>
      <w:marTop w:val="0"/>
      <w:marBottom w:val="0"/>
      <w:divBdr>
        <w:top w:val="none" w:sz="0" w:space="0" w:color="auto"/>
        <w:left w:val="none" w:sz="0" w:space="0" w:color="auto"/>
        <w:bottom w:val="none" w:sz="0" w:space="0" w:color="auto"/>
        <w:right w:val="none" w:sz="0" w:space="0" w:color="auto"/>
      </w:divBdr>
    </w:div>
    <w:div w:id="974022780">
      <w:bodyDiv w:val="1"/>
      <w:marLeft w:val="0"/>
      <w:marRight w:val="0"/>
      <w:marTop w:val="0"/>
      <w:marBottom w:val="0"/>
      <w:divBdr>
        <w:top w:val="none" w:sz="0" w:space="0" w:color="auto"/>
        <w:left w:val="none" w:sz="0" w:space="0" w:color="auto"/>
        <w:bottom w:val="none" w:sz="0" w:space="0" w:color="auto"/>
        <w:right w:val="none" w:sz="0" w:space="0" w:color="auto"/>
      </w:divBdr>
    </w:div>
    <w:div w:id="975254853">
      <w:bodyDiv w:val="1"/>
      <w:marLeft w:val="0"/>
      <w:marRight w:val="0"/>
      <w:marTop w:val="0"/>
      <w:marBottom w:val="0"/>
      <w:divBdr>
        <w:top w:val="none" w:sz="0" w:space="0" w:color="auto"/>
        <w:left w:val="none" w:sz="0" w:space="0" w:color="auto"/>
        <w:bottom w:val="none" w:sz="0" w:space="0" w:color="auto"/>
        <w:right w:val="none" w:sz="0" w:space="0" w:color="auto"/>
      </w:divBdr>
      <w:divsChild>
        <w:div w:id="79915398">
          <w:marLeft w:val="1166"/>
          <w:marRight w:val="0"/>
          <w:marTop w:val="86"/>
          <w:marBottom w:val="0"/>
          <w:divBdr>
            <w:top w:val="none" w:sz="0" w:space="0" w:color="auto"/>
            <w:left w:val="none" w:sz="0" w:space="0" w:color="auto"/>
            <w:bottom w:val="none" w:sz="0" w:space="0" w:color="auto"/>
            <w:right w:val="none" w:sz="0" w:space="0" w:color="auto"/>
          </w:divBdr>
        </w:div>
        <w:div w:id="298340457">
          <w:marLeft w:val="1166"/>
          <w:marRight w:val="0"/>
          <w:marTop w:val="86"/>
          <w:marBottom w:val="0"/>
          <w:divBdr>
            <w:top w:val="none" w:sz="0" w:space="0" w:color="auto"/>
            <w:left w:val="none" w:sz="0" w:space="0" w:color="auto"/>
            <w:bottom w:val="none" w:sz="0" w:space="0" w:color="auto"/>
            <w:right w:val="none" w:sz="0" w:space="0" w:color="auto"/>
          </w:divBdr>
        </w:div>
        <w:div w:id="516890517">
          <w:marLeft w:val="1166"/>
          <w:marRight w:val="0"/>
          <w:marTop w:val="86"/>
          <w:marBottom w:val="0"/>
          <w:divBdr>
            <w:top w:val="none" w:sz="0" w:space="0" w:color="auto"/>
            <w:left w:val="none" w:sz="0" w:space="0" w:color="auto"/>
            <w:bottom w:val="none" w:sz="0" w:space="0" w:color="auto"/>
            <w:right w:val="none" w:sz="0" w:space="0" w:color="auto"/>
          </w:divBdr>
        </w:div>
        <w:div w:id="682170317">
          <w:marLeft w:val="547"/>
          <w:marRight w:val="0"/>
          <w:marTop w:val="96"/>
          <w:marBottom w:val="0"/>
          <w:divBdr>
            <w:top w:val="none" w:sz="0" w:space="0" w:color="auto"/>
            <w:left w:val="none" w:sz="0" w:space="0" w:color="auto"/>
            <w:bottom w:val="none" w:sz="0" w:space="0" w:color="auto"/>
            <w:right w:val="none" w:sz="0" w:space="0" w:color="auto"/>
          </w:divBdr>
        </w:div>
        <w:div w:id="886453419">
          <w:marLeft w:val="1166"/>
          <w:marRight w:val="0"/>
          <w:marTop w:val="86"/>
          <w:marBottom w:val="0"/>
          <w:divBdr>
            <w:top w:val="none" w:sz="0" w:space="0" w:color="auto"/>
            <w:left w:val="none" w:sz="0" w:space="0" w:color="auto"/>
            <w:bottom w:val="none" w:sz="0" w:space="0" w:color="auto"/>
            <w:right w:val="none" w:sz="0" w:space="0" w:color="auto"/>
          </w:divBdr>
        </w:div>
        <w:div w:id="1011571092">
          <w:marLeft w:val="1166"/>
          <w:marRight w:val="0"/>
          <w:marTop w:val="86"/>
          <w:marBottom w:val="0"/>
          <w:divBdr>
            <w:top w:val="none" w:sz="0" w:space="0" w:color="auto"/>
            <w:left w:val="none" w:sz="0" w:space="0" w:color="auto"/>
            <w:bottom w:val="none" w:sz="0" w:space="0" w:color="auto"/>
            <w:right w:val="none" w:sz="0" w:space="0" w:color="auto"/>
          </w:divBdr>
        </w:div>
        <w:div w:id="1456753508">
          <w:marLeft w:val="1166"/>
          <w:marRight w:val="0"/>
          <w:marTop w:val="86"/>
          <w:marBottom w:val="0"/>
          <w:divBdr>
            <w:top w:val="none" w:sz="0" w:space="0" w:color="auto"/>
            <w:left w:val="none" w:sz="0" w:space="0" w:color="auto"/>
            <w:bottom w:val="none" w:sz="0" w:space="0" w:color="auto"/>
            <w:right w:val="none" w:sz="0" w:space="0" w:color="auto"/>
          </w:divBdr>
        </w:div>
        <w:div w:id="1721898489">
          <w:marLeft w:val="1800"/>
          <w:marRight w:val="0"/>
          <w:marTop w:val="86"/>
          <w:marBottom w:val="0"/>
          <w:divBdr>
            <w:top w:val="none" w:sz="0" w:space="0" w:color="auto"/>
            <w:left w:val="none" w:sz="0" w:space="0" w:color="auto"/>
            <w:bottom w:val="none" w:sz="0" w:space="0" w:color="auto"/>
            <w:right w:val="none" w:sz="0" w:space="0" w:color="auto"/>
          </w:divBdr>
        </w:div>
        <w:div w:id="1914050446">
          <w:marLeft w:val="1166"/>
          <w:marRight w:val="0"/>
          <w:marTop w:val="86"/>
          <w:marBottom w:val="0"/>
          <w:divBdr>
            <w:top w:val="none" w:sz="0" w:space="0" w:color="auto"/>
            <w:left w:val="none" w:sz="0" w:space="0" w:color="auto"/>
            <w:bottom w:val="none" w:sz="0" w:space="0" w:color="auto"/>
            <w:right w:val="none" w:sz="0" w:space="0" w:color="auto"/>
          </w:divBdr>
        </w:div>
        <w:div w:id="1916279382">
          <w:marLeft w:val="1166"/>
          <w:marRight w:val="0"/>
          <w:marTop w:val="86"/>
          <w:marBottom w:val="0"/>
          <w:divBdr>
            <w:top w:val="none" w:sz="0" w:space="0" w:color="auto"/>
            <w:left w:val="none" w:sz="0" w:space="0" w:color="auto"/>
            <w:bottom w:val="none" w:sz="0" w:space="0" w:color="auto"/>
            <w:right w:val="none" w:sz="0" w:space="0" w:color="auto"/>
          </w:divBdr>
        </w:div>
        <w:div w:id="1916284783">
          <w:marLeft w:val="1166"/>
          <w:marRight w:val="0"/>
          <w:marTop w:val="86"/>
          <w:marBottom w:val="0"/>
          <w:divBdr>
            <w:top w:val="none" w:sz="0" w:space="0" w:color="auto"/>
            <w:left w:val="none" w:sz="0" w:space="0" w:color="auto"/>
            <w:bottom w:val="none" w:sz="0" w:space="0" w:color="auto"/>
            <w:right w:val="none" w:sz="0" w:space="0" w:color="auto"/>
          </w:divBdr>
        </w:div>
        <w:div w:id="1934632057">
          <w:marLeft w:val="1166"/>
          <w:marRight w:val="0"/>
          <w:marTop w:val="86"/>
          <w:marBottom w:val="0"/>
          <w:divBdr>
            <w:top w:val="none" w:sz="0" w:space="0" w:color="auto"/>
            <w:left w:val="none" w:sz="0" w:space="0" w:color="auto"/>
            <w:bottom w:val="none" w:sz="0" w:space="0" w:color="auto"/>
            <w:right w:val="none" w:sz="0" w:space="0" w:color="auto"/>
          </w:divBdr>
        </w:div>
        <w:div w:id="2096437049">
          <w:marLeft w:val="547"/>
          <w:marRight w:val="0"/>
          <w:marTop w:val="96"/>
          <w:marBottom w:val="0"/>
          <w:divBdr>
            <w:top w:val="none" w:sz="0" w:space="0" w:color="auto"/>
            <w:left w:val="none" w:sz="0" w:space="0" w:color="auto"/>
            <w:bottom w:val="none" w:sz="0" w:space="0" w:color="auto"/>
            <w:right w:val="none" w:sz="0" w:space="0" w:color="auto"/>
          </w:divBdr>
        </w:div>
        <w:div w:id="2143041137">
          <w:marLeft w:val="547"/>
          <w:marRight w:val="0"/>
          <w:marTop w:val="96"/>
          <w:marBottom w:val="0"/>
          <w:divBdr>
            <w:top w:val="none" w:sz="0" w:space="0" w:color="auto"/>
            <w:left w:val="none" w:sz="0" w:space="0" w:color="auto"/>
            <w:bottom w:val="none" w:sz="0" w:space="0" w:color="auto"/>
            <w:right w:val="none" w:sz="0" w:space="0" w:color="auto"/>
          </w:divBdr>
        </w:div>
      </w:divsChild>
    </w:div>
    <w:div w:id="975573670">
      <w:bodyDiv w:val="1"/>
      <w:marLeft w:val="0"/>
      <w:marRight w:val="0"/>
      <w:marTop w:val="0"/>
      <w:marBottom w:val="0"/>
      <w:divBdr>
        <w:top w:val="none" w:sz="0" w:space="0" w:color="auto"/>
        <w:left w:val="none" w:sz="0" w:space="0" w:color="auto"/>
        <w:bottom w:val="none" w:sz="0" w:space="0" w:color="auto"/>
        <w:right w:val="none" w:sz="0" w:space="0" w:color="auto"/>
      </w:divBdr>
    </w:div>
    <w:div w:id="975644669">
      <w:bodyDiv w:val="1"/>
      <w:marLeft w:val="0"/>
      <w:marRight w:val="0"/>
      <w:marTop w:val="0"/>
      <w:marBottom w:val="0"/>
      <w:divBdr>
        <w:top w:val="none" w:sz="0" w:space="0" w:color="auto"/>
        <w:left w:val="none" w:sz="0" w:space="0" w:color="auto"/>
        <w:bottom w:val="none" w:sz="0" w:space="0" w:color="auto"/>
        <w:right w:val="none" w:sz="0" w:space="0" w:color="auto"/>
      </w:divBdr>
    </w:div>
    <w:div w:id="975793221">
      <w:bodyDiv w:val="1"/>
      <w:marLeft w:val="0"/>
      <w:marRight w:val="0"/>
      <w:marTop w:val="0"/>
      <w:marBottom w:val="0"/>
      <w:divBdr>
        <w:top w:val="none" w:sz="0" w:space="0" w:color="auto"/>
        <w:left w:val="none" w:sz="0" w:space="0" w:color="auto"/>
        <w:bottom w:val="none" w:sz="0" w:space="0" w:color="auto"/>
        <w:right w:val="none" w:sz="0" w:space="0" w:color="auto"/>
      </w:divBdr>
    </w:div>
    <w:div w:id="976180837">
      <w:bodyDiv w:val="1"/>
      <w:marLeft w:val="0"/>
      <w:marRight w:val="0"/>
      <w:marTop w:val="0"/>
      <w:marBottom w:val="0"/>
      <w:divBdr>
        <w:top w:val="none" w:sz="0" w:space="0" w:color="auto"/>
        <w:left w:val="none" w:sz="0" w:space="0" w:color="auto"/>
        <w:bottom w:val="none" w:sz="0" w:space="0" w:color="auto"/>
        <w:right w:val="none" w:sz="0" w:space="0" w:color="auto"/>
      </w:divBdr>
    </w:div>
    <w:div w:id="979842739">
      <w:bodyDiv w:val="1"/>
      <w:marLeft w:val="0"/>
      <w:marRight w:val="0"/>
      <w:marTop w:val="0"/>
      <w:marBottom w:val="0"/>
      <w:divBdr>
        <w:top w:val="none" w:sz="0" w:space="0" w:color="auto"/>
        <w:left w:val="none" w:sz="0" w:space="0" w:color="auto"/>
        <w:bottom w:val="none" w:sz="0" w:space="0" w:color="auto"/>
        <w:right w:val="none" w:sz="0" w:space="0" w:color="auto"/>
      </w:divBdr>
    </w:div>
    <w:div w:id="980117807">
      <w:bodyDiv w:val="1"/>
      <w:marLeft w:val="0"/>
      <w:marRight w:val="0"/>
      <w:marTop w:val="0"/>
      <w:marBottom w:val="0"/>
      <w:divBdr>
        <w:top w:val="none" w:sz="0" w:space="0" w:color="auto"/>
        <w:left w:val="none" w:sz="0" w:space="0" w:color="auto"/>
        <w:bottom w:val="none" w:sz="0" w:space="0" w:color="auto"/>
        <w:right w:val="none" w:sz="0" w:space="0" w:color="auto"/>
      </w:divBdr>
    </w:div>
    <w:div w:id="980619733">
      <w:bodyDiv w:val="1"/>
      <w:marLeft w:val="0"/>
      <w:marRight w:val="0"/>
      <w:marTop w:val="0"/>
      <w:marBottom w:val="0"/>
      <w:divBdr>
        <w:top w:val="none" w:sz="0" w:space="0" w:color="auto"/>
        <w:left w:val="none" w:sz="0" w:space="0" w:color="auto"/>
        <w:bottom w:val="none" w:sz="0" w:space="0" w:color="auto"/>
        <w:right w:val="none" w:sz="0" w:space="0" w:color="auto"/>
      </w:divBdr>
    </w:div>
    <w:div w:id="980814266">
      <w:bodyDiv w:val="1"/>
      <w:marLeft w:val="0"/>
      <w:marRight w:val="0"/>
      <w:marTop w:val="0"/>
      <w:marBottom w:val="0"/>
      <w:divBdr>
        <w:top w:val="none" w:sz="0" w:space="0" w:color="auto"/>
        <w:left w:val="none" w:sz="0" w:space="0" w:color="auto"/>
        <w:bottom w:val="none" w:sz="0" w:space="0" w:color="auto"/>
        <w:right w:val="none" w:sz="0" w:space="0" w:color="auto"/>
      </w:divBdr>
    </w:div>
    <w:div w:id="981348537">
      <w:bodyDiv w:val="1"/>
      <w:marLeft w:val="0"/>
      <w:marRight w:val="0"/>
      <w:marTop w:val="0"/>
      <w:marBottom w:val="0"/>
      <w:divBdr>
        <w:top w:val="none" w:sz="0" w:space="0" w:color="auto"/>
        <w:left w:val="none" w:sz="0" w:space="0" w:color="auto"/>
        <w:bottom w:val="none" w:sz="0" w:space="0" w:color="auto"/>
        <w:right w:val="none" w:sz="0" w:space="0" w:color="auto"/>
      </w:divBdr>
    </w:div>
    <w:div w:id="981932676">
      <w:bodyDiv w:val="1"/>
      <w:marLeft w:val="0"/>
      <w:marRight w:val="0"/>
      <w:marTop w:val="0"/>
      <w:marBottom w:val="0"/>
      <w:divBdr>
        <w:top w:val="none" w:sz="0" w:space="0" w:color="auto"/>
        <w:left w:val="none" w:sz="0" w:space="0" w:color="auto"/>
        <w:bottom w:val="none" w:sz="0" w:space="0" w:color="auto"/>
        <w:right w:val="none" w:sz="0" w:space="0" w:color="auto"/>
      </w:divBdr>
    </w:div>
    <w:div w:id="982269563">
      <w:bodyDiv w:val="1"/>
      <w:marLeft w:val="0"/>
      <w:marRight w:val="0"/>
      <w:marTop w:val="0"/>
      <w:marBottom w:val="0"/>
      <w:divBdr>
        <w:top w:val="none" w:sz="0" w:space="0" w:color="auto"/>
        <w:left w:val="none" w:sz="0" w:space="0" w:color="auto"/>
        <w:bottom w:val="none" w:sz="0" w:space="0" w:color="auto"/>
        <w:right w:val="none" w:sz="0" w:space="0" w:color="auto"/>
      </w:divBdr>
    </w:div>
    <w:div w:id="982664623">
      <w:bodyDiv w:val="1"/>
      <w:marLeft w:val="0"/>
      <w:marRight w:val="0"/>
      <w:marTop w:val="0"/>
      <w:marBottom w:val="0"/>
      <w:divBdr>
        <w:top w:val="none" w:sz="0" w:space="0" w:color="auto"/>
        <w:left w:val="none" w:sz="0" w:space="0" w:color="auto"/>
        <w:bottom w:val="none" w:sz="0" w:space="0" w:color="auto"/>
        <w:right w:val="none" w:sz="0" w:space="0" w:color="auto"/>
      </w:divBdr>
    </w:div>
    <w:div w:id="983773246">
      <w:bodyDiv w:val="1"/>
      <w:marLeft w:val="0"/>
      <w:marRight w:val="0"/>
      <w:marTop w:val="0"/>
      <w:marBottom w:val="0"/>
      <w:divBdr>
        <w:top w:val="none" w:sz="0" w:space="0" w:color="auto"/>
        <w:left w:val="none" w:sz="0" w:space="0" w:color="auto"/>
        <w:bottom w:val="none" w:sz="0" w:space="0" w:color="auto"/>
        <w:right w:val="none" w:sz="0" w:space="0" w:color="auto"/>
      </w:divBdr>
    </w:div>
    <w:div w:id="984889913">
      <w:bodyDiv w:val="1"/>
      <w:marLeft w:val="0"/>
      <w:marRight w:val="0"/>
      <w:marTop w:val="0"/>
      <w:marBottom w:val="0"/>
      <w:divBdr>
        <w:top w:val="none" w:sz="0" w:space="0" w:color="auto"/>
        <w:left w:val="none" w:sz="0" w:space="0" w:color="auto"/>
        <w:bottom w:val="none" w:sz="0" w:space="0" w:color="auto"/>
        <w:right w:val="none" w:sz="0" w:space="0" w:color="auto"/>
      </w:divBdr>
    </w:div>
    <w:div w:id="986516167">
      <w:bodyDiv w:val="1"/>
      <w:marLeft w:val="0"/>
      <w:marRight w:val="0"/>
      <w:marTop w:val="0"/>
      <w:marBottom w:val="0"/>
      <w:divBdr>
        <w:top w:val="none" w:sz="0" w:space="0" w:color="auto"/>
        <w:left w:val="none" w:sz="0" w:space="0" w:color="auto"/>
        <w:bottom w:val="none" w:sz="0" w:space="0" w:color="auto"/>
        <w:right w:val="none" w:sz="0" w:space="0" w:color="auto"/>
      </w:divBdr>
    </w:div>
    <w:div w:id="986663029">
      <w:bodyDiv w:val="1"/>
      <w:marLeft w:val="0"/>
      <w:marRight w:val="0"/>
      <w:marTop w:val="0"/>
      <w:marBottom w:val="0"/>
      <w:divBdr>
        <w:top w:val="none" w:sz="0" w:space="0" w:color="auto"/>
        <w:left w:val="none" w:sz="0" w:space="0" w:color="auto"/>
        <w:bottom w:val="none" w:sz="0" w:space="0" w:color="auto"/>
        <w:right w:val="none" w:sz="0" w:space="0" w:color="auto"/>
      </w:divBdr>
      <w:divsChild>
        <w:div w:id="450248013">
          <w:marLeft w:val="1166"/>
          <w:marRight w:val="0"/>
          <w:marTop w:val="115"/>
          <w:marBottom w:val="0"/>
          <w:divBdr>
            <w:top w:val="none" w:sz="0" w:space="0" w:color="auto"/>
            <w:left w:val="none" w:sz="0" w:space="0" w:color="auto"/>
            <w:bottom w:val="none" w:sz="0" w:space="0" w:color="auto"/>
            <w:right w:val="none" w:sz="0" w:space="0" w:color="auto"/>
          </w:divBdr>
        </w:div>
        <w:div w:id="693767481">
          <w:marLeft w:val="547"/>
          <w:marRight w:val="0"/>
          <w:marTop w:val="154"/>
          <w:marBottom w:val="0"/>
          <w:divBdr>
            <w:top w:val="none" w:sz="0" w:space="0" w:color="auto"/>
            <w:left w:val="none" w:sz="0" w:space="0" w:color="auto"/>
            <w:bottom w:val="none" w:sz="0" w:space="0" w:color="auto"/>
            <w:right w:val="none" w:sz="0" w:space="0" w:color="auto"/>
          </w:divBdr>
        </w:div>
        <w:div w:id="1206680258">
          <w:marLeft w:val="1800"/>
          <w:marRight w:val="0"/>
          <w:marTop w:val="86"/>
          <w:marBottom w:val="0"/>
          <w:divBdr>
            <w:top w:val="none" w:sz="0" w:space="0" w:color="auto"/>
            <w:left w:val="none" w:sz="0" w:space="0" w:color="auto"/>
            <w:bottom w:val="none" w:sz="0" w:space="0" w:color="auto"/>
            <w:right w:val="none" w:sz="0" w:space="0" w:color="auto"/>
          </w:divBdr>
        </w:div>
        <w:div w:id="1747150266">
          <w:marLeft w:val="1166"/>
          <w:marRight w:val="0"/>
          <w:marTop w:val="115"/>
          <w:marBottom w:val="0"/>
          <w:divBdr>
            <w:top w:val="none" w:sz="0" w:space="0" w:color="auto"/>
            <w:left w:val="none" w:sz="0" w:space="0" w:color="auto"/>
            <w:bottom w:val="none" w:sz="0" w:space="0" w:color="auto"/>
            <w:right w:val="none" w:sz="0" w:space="0" w:color="auto"/>
          </w:divBdr>
        </w:div>
        <w:div w:id="2079327129">
          <w:marLeft w:val="547"/>
          <w:marRight w:val="0"/>
          <w:marTop w:val="154"/>
          <w:marBottom w:val="0"/>
          <w:divBdr>
            <w:top w:val="none" w:sz="0" w:space="0" w:color="auto"/>
            <w:left w:val="none" w:sz="0" w:space="0" w:color="auto"/>
            <w:bottom w:val="none" w:sz="0" w:space="0" w:color="auto"/>
            <w:right w:val="none" w:sz="0" w:space="0" w:color="auto"/>
          </w:divBdr>
        </w:div>
      </w:divsChild>
    </w:div>
    <w:div w:id="988092755">
      <w:bodyDiv w:val="1"/>
      <w:marLeft w:val="0"/>
      <w:marRight w:val="0"/>
      <w:marTop w:val="0"/>
      <w:marBottom w:val="0"/>
      <w:divBdr>
        <w:top w:val="none" w:sz="0" w:space="0" w:color="auto"/>
        <w:left w:val="none" w:sz="0" w:space="0" w:color="auto"/>
        <w:bottom w:val="none" w:sz="0" w:space="0" w:color="auto"/>
        <w:right w:val="none" w:sz="0" w:space="0" w:color="auto"/>
      </w:divBdr>
      <w:divsChild>
        <w:div w:id="74010365">
          <w:marLeft w:val="1800"/>
          <w:marRight w:val="0"/>
          <w:marTop w:val="77"/>
          <w:marBottom w:val="0"/>
          <w:divBdr>
            <w:top w:val="none" w:sz="0" w:space="0" w:color="auto"/>
            <w:left w:val="none" w:sz="0" w:space="0" w:color="auto"/>
            <w:bottom w:val="none" w:sz="0" w:space="0" w:color="auto"/>
            <w:right w:val="none" w:sz="0" w:space="0" w:color="auto"/>
          </w:divBdr>
        </w:div>
        <w:div w:id="281378640">
          <w:marLeft w:val="547"/>
          <w:marRight w:val="0"/>
          <w:marTop w:val="115"/>
          <w:marBottom w:val="0"/>
          <w:divBdr>
            <w:top w:val="none" w:sz="0" w:space="0" w:color="auto"/>
            <w:left w:val="none" w:sz="0" w:space="0" w:color="auto"/>
            <w:bottom w:val="none" w:sz="0" w:space="0" w:color="auto"/>
            <w:right w:val="none" w:sz="0" w:space="0" w:color="auto"/>
          </w:divBdr>
        </w:div>
        <w:div w:id="717825804">
          <w:marLeft w:val="1166"/>
          <w:marRight w:val="0"/>
          <w:marTop w:val="96"/>
          <w:marBottom w:val="0"/>
          <w:divBdr>
            <w:top w:val="none" w:sz="0" w:space="0" w:color="auto"/>
            <w:left w:val="none" w:sz="0" w:space="0" w:color="auto"/>
            <w:bottom w:val="none" w:sz="0" w:space="0" w:color="auto"/>
            <w:right w:val="none" w:sz="0" w:space="0" w:color="auto"/>
          </w:divBdr>
        </w:div>
        <w:div w:id="999382739">
          <w:marLeft w:val="2520"/>
          <w:marRight w:val="0"/>
          <w:marTop w:val="67"/>
          <w:marBottom w:val="0"/>
          <w:divBdr>
            <w:top w:val="none" w:sz="0" w:space="0" w:color="auto"/>
            <w:left w:val="none" w:sz="0" w:space="0" w:color="auto"/>
            <w:bottom w:val="none" w:sz="0" w:space="0" w:color="auto"/>
            <w:right w:val="none" w:sz="0" w:space="0" w:color="auto"/>
          </w:divBdr>
        </w:div>
        <w:div w:id="1248734423">
          <w:marLeft w:val="1800"/>
          <w:marRight w:val="0"/>
          <w:marTop w:val="77"/>
          <w:marBottom w:val="0"/>
          <w:divBdr>
            <w:top w:val="none" w:sz="0" w:space="0" w:color="auto"/>
            <w:left w:val="none" w:sz="0" w:space="0" w:color="auto"/>
            <w:bottom w:val="none" w:sz="0" w:space="0" w:color="auto"/>
            <w:right w:val="none" w:sz="0" w:space="0" w:color="auto"/>
          </w:divBdr>
        </w:div>
        <w:div w:id="1422800649">
          <w:marLeft w:val="1166"/>
          <w:marRight w:val="0"/>
          <w:marTop w:val="96"/>
          <w:marBottom w:val="0"/>
          <w:divBdr>
            <w:top w:val="none" w:sz="0" w:space="0" w:color="auto"/>
            <w:left w:val="none" w:sz="0" w:space="0" w:color="auto"/>
            <w:bottom w:val="none" w:sz="0" w:space="0" w:color="auto"/>
            <w:right w:val="none" w:sz="0" w:space="0" w:color="auto"/>
          </w:divBdr>
        </w:div>
        <w:div w:id="1753895592">
          <w:marLeft w:val="3240"/>
          <w:marRight w:val="0"/>
          <w:marTop w:val="58"/>
          <w:marBottom w:val="0"/>
          <w:divBdr>
            <w:top w:val="none" w:sz="0" w:space="0" w:color="auto"/>
            <w:left w:val="none" w:sz="0" w:space="0" w:color="auto"/>
            <w:bottom w:val="none" w:sz="0" w:space="0" w:color="auto"/>
            <w:right w:val="none" w:sz="0" w:space="0" w:color="auto"/>
          </w:divBdr>
        </w:div>
        <w:div w:id="1821187161">
          <w:marLeft w:val="1800"/>
          <w:marRight w:val="0"/>
          <w:marTop w:val="77"/>
          <w:marBottom w:val="0"/>
          <w:divBdr>
            <w:top w:val="none" w:sz="0" w:space="0" w:color="auto"/>
            <w:left w:val="none" w:sz="0" w:space="0" w:color="auto"/>
            <w:bottom w:val="none" w:sz="0" w:space="0" w:color="auto"/>
            <w:right w:val="none" w:sz="0" w:space="0" w:color="auto"/>
          </w:divBdr>
        </w:div>
      </w:divsChild>
    </w:div>
    <w:div w:id="988898330">
      <w:bodyDiv w:val="1"/>
      <w:marLeft w:val="0"/>
      <w:marRight w:val="0"/>
      <w:marTop w:val="0"/>
      <w:marBottom w:val="0"/>
      <w:divBdr>
        <w:top w:val="none" w:sz="0" w:space="0" w:color="auto"/>
        <w:left w:val="none" w:sz="0" w:space="0" w:color="auto"/>
        <w:bottom w:val="none" w:sz="0" w:space="0" w:color="auto"/>
        <w:right w:val="none" w:sz="0" w:space="0" w:color="auto"/>
      </w:divBdr>
    </w:div>
    <w:div w:id="991062947">
      <w:bodyDiv w:val="1"/>
      <w:marLeft w:val="0"/>
      <w:marRight w:val="0"/>
      <w:marTop w:val="0"/>
      <w:marBottom w:val="0"/>
      <w:divBdr>
        <w:top w:val="none" w:sz="0" w:space="0" w:color="auto"/>
        <w:left w:val="none" w:sz="0" w:space="0" w:color="auto"/>
        <w:bottom w:val="none" w:sz="0" w:space="0" w:color="auto"/>
        <w:right w:val="none" w:sz="0" w:space="0" w:color="auto"/>
      </w:divBdr>
    </w:div>
    <w:div w:id="992105619">
      <w:bodyDiv w:val="1"/>
      <w:marLeft w:val="0"/>
      <w:marRight w:val="0"/>
      <w:marTop w:val="0"/>
      <w:marBottom w:val="0"/>
      <w:divBdr>
        <w:top w:val="none" w:sz="0" w:space="0" w:color="auto"/>
        <w:left w:val="none" w:sz="0" w:space="0" w:color="auto"/>
        <w:bottom w:val="none" w:sz="0" w:space="0" w:color="auto"/>
        <w:right w:val="none" w:sz="0" w:space="0" w:color="auto"/>
      </w:divBdr>
    </w:div>
    <w:div w:id="992298320">
      <w:bodyDiv w:val="1"/>
      <w:marLeft w:val="0"/>
      <w:marRight w:val="0"/>
      <w:marTop w:val="0"/>
      <w:marBottom w:val="0"/>
      <w:divBdr>
        <w:top w:val="none" w:sz="0" w:space="0" w:color="auto"/>
        <w:left w:val="none" w:sz="0" w:space="0" w:color="auto"/>
        <w:bottom w:val="none" w:sz="0" w:space="0" w:color="auto"/>
        <w:right w:val="none" w:sz="0" w:space="0" w:color="auto"/>
      </w:divBdr>
    </w:div>
    <w:div w:id="992415334">
      <w:bodyDiv w:val="1"/>
      <w:marLeft w:val="0"/>
      <w:marRight w:val="0"/>
      <w:marTop w:val="0"/>
      <w:marBottom w:val="0"/>
      <w:divBdr>
        <w:top w:val="none" w:sz="0" w:space="0" w:color="auto"/>
        <w:left w:val="none" w:sz="0" w:space="0" w:color="auto"/>
        <w:bottom w:val="none" w:sz="0" w:space="0" w:color="auto"/>
        <w:right w:val="none" w:sz="0" w:space="0" w:color="auto"/>
      </w:divBdr>
    </w:div>
    <w:div w:id="993142650">
      <w:bodyDiv w:val="1"/>
      <w:marLeft w:val="0"/>
      <w:marRight w:val="0"/>
      <w:marTop w:val="0"/>
      <w:marBottom w:val="0"/>
      <w:divBdr>
        <w:top w:val="none" w:sz="0" w:space="0" w:color="auto"/>
        <w:left w:val="none" w:sz="0" w:space="0" w:color="auto"/>
        <w:bottom w:val="none" w:sz="0" w:space="0" w:color="auto"/>
        <w:right w:val="none" w:sz="0" w:space="0" w:color="auto"/>
      </w:divBdr>
    </w:div>
    <w:div w:id="995299737">
      <w:bodyDiv w:val="1"/>
      <w:marLeft w:val="0"/>
      <w:marRight w:val="0"/>
      <w:marTop w:val="0"/>
      <w:marBottom w:val="0"/>
      <w:divBdr>
        <w:top w:val="none" w:sz="0" w:space="0" w:color="auto"/>
        <w:left w:val="none" w:sz="0" w:space="0" w:color="auto"/>
        <w:bottom w:val="none" w:sz="0" w:space="0" w:color="auto"/>
        <w:right w:val="none" w:sz="0" w:space="0" w:color="auto"/>
      </w:divBdr>
    </w:div>
    <w:div w:id="995451176">
      <w:bodyDiv w:val="1"/>
      <w:marLeft w:val="0"/>
      <w:marRight w:val="0"/>
      <w:marTop w:val="0"/>
      <w:marBottom w:val="0"/>
      <w:divBdr>
        <w:top w:val="none" w:sz="0" w:space="0" w:color="auto"/>
        <w:left w:val="none" w:sz="0" w:space="0" w:color="auto"/>
        <w:bottom w:val="none" w:sz="0" w:space="0" w:color="auto"/>
        <w:right w:val="none" w:sz="0" w:space="0" w:color="auto"/>
      </w:divBdr>
    </w:div>
    <w:div w:id="996886761">
      <w:bodyDiv w:val="1"/>
      <w:marLeft w:val="0"/>
      <w:marRight w:val="0"/>
      <w:marTop w:val="0"/>
      <w:marBottom w:val="0"/>
      <w:divBdr>
        <w:top w:val="none" w:sz="0" w:space="0" w:color="auto"/>
        <w:left w:val="none" w:sz="0" w:space="0" w:color="auto"/>
        <w:bottom w:val="none" w:sz="0" w:space="0" w:color="auto"/>
        <w:right w:val="none" w:sz="0" w:space="0" w:color="auto"/>
      </w:divBdr>
    </w:div>
    <w:div w:id="997226201">
      <w:bodyDiv w:val="1"/>
      <w:marLeft w:val="0"/>
      <w:marRight w:val="0"/>
      <w:marTop w:val="0"/>
      <w:marBottom w:val="0"/>
      <w:divBdr>
        <w:top w:val="none" w:sz="0" w:space="0" w:color="auto"/>
        <w:left w:val="none" w:sz="0" w:space="0" w:color="auto"/>
        <w:bottom w:val="none" w:sz="0" w:space="0" w:color="auto"/>
        <w:right w:val="none" w:sz="0" w:space="0" w:color="auto"/>
      </w:divBdr>
      <w:divsChild>
        <w:div w:id="372115585">
          <w:marLeft w:val="1166"/>
          <w:marRight w:val="0"/>
          <w:marTop w:val="134"/>
          <w:marBottom w:val="0"/>
          <w:divBdr>
            <w:top w:val="none" w:sz="0" w:space="0" w:color="auto"/>
            <w:left w:val="none" w:sz="0" w:space="0" w:color="auto"/>
            <w:bottom w:val="none" w:sz="0" w:space="0" w:color="auto"/>
            <w:right w:val="none" w:sz="0" w:space="0" w:color="auto"/>
          </w:divBdr>
        </w:div>
        <w:div w:id="710225073">
          <w:marLeft w:val="1166"/>
          <w:marRight w:val="0"/>
          <w:marTop w:val="134"/>
          <w:marBottom w:val="0"/>
          <w:divBdr>
            <w:top w:val="none" w:sz="0" w:space="0" w:color="auto"/>
            <w:left w:val="none" w:sz="0" w:space="0" w:color="auto"/>
            <w:bottom w:val="none" w:sz="0" w:space="0" w:color="auto"/>
            <w:right w:val="none" w:sz="0" w:space="0" w:color="auto"/>
          </w:divBdr>
        </w:div>
        <w:div w:id="880092556">
          <w:marLeft w:val="547"/>
          <w:marRight w:val="0"/>
          <w:marTop w:val="144"/>
          <w:marBottom w:val="0"/>
          <w:divBdr>
            <w:top w:val="none" w:sz="0" w:space="0" w:color="auto"/>
            <w:left w:val="none" w:sz="0" w:space="0" w:color="auto"/>
            <w:bottom w:val="none" w:sz="0" w:space="0" w:color="auto"/>
            <w:right w:val="none" w:sz="0" w:space="0" w:color="auto"/>
          </w:divBdr>
        </w:div>
        <w:div w:id="1238900688">
          <w:marLeft w:val="1166"/>
          <w:marRight w:val="0"/>
          <w:marTop w:val="134"/>
          <w:marBottom w:val="0"/>
          <w:divBdr>
            <w:top w:val="none" w:sz="0" w:space="0" w:color="auto"/>
            <w:left w:val="none" w:sz="0" w:space="0" w:color="auto"/>
            <w:bottom w:val="none" w:sz="0" w:space="0" w:color="auto"/>
            <w:right w:val="none" w:sz="0" w:space="0" w:color="auto"/>
          </w:divBdr>
        </w:div>
        <w:div w:id="1249003612">
          <w:marLeft w:val="547"/>
          <w:marRight w:val="0"/>
          <w:marTop w:val="144"/>
          <w:marBottom w:val="0"/>
          <w:divBdr>
            <w:top w:val="none" w:sz="0" w:space="0" w:color="auto"/>
            <w:left w:val="none" w:sz="0" w:space="0" w:color="auto"/>
            <w:bottom w:val="none" w:sz="0" w:space="0" w:color="auto"/>
            <w:right w:val="none" w:sz="0" w:space="0" w:color="auto"/>
          </w:divBdr>
        </w:div>
        <w:div w:id="1651013409">
          <w:marLeft w:val="1166"/>
          <w:marRight w:val="0"/>
          <w:marTop w:val="134"/>
          <w:marBottom w:val="0"/>
          <w:divBdr>
            <w:top w:val="none" w:sz="0" w:space="0" w:color="auto"/>
            <w:left w:val="none" w:sz="0" w:space="0" w:color="auto"/>
            <w:bottom w:val="none" w:sz="0" w:space="0" w:color="auto"/>
            <w:right w:val="none" w:sz="0" w:space="0" w:color="auto"/>
          </w:divBdr>
        </w:div>
        <w:div w:id="1888948664">
          <w:marLeft w:val="547"/>
          <w:marRight w:val="0"/>
          <w:marTop w:val="144"/>
          <w:marBottom w:val="0"/>
          <w:divBdr>
            <w:top w:val="none" w:sz="0" w:space="0" w:color="auto"/>
            <w:left w:val="none" w:sz="0" w:space="0" w:color="auto"/>
            <w:bottom w:val="none" w:sz="0" w:space="0" w:color="auto"/>
            <w:right w:val="none" w:sz="0" w:space="0" w:color="auto"/>
          </w:divBdr>
        </w:div>
        <w:div w:id="2067758487">
          <w:marLeft w:val="1166"/>
          <w:marRight w:val="0"/>
          <w:marTop w:val="134"/>
          <w:marBottom w:val="0"/>
          <w:divBdr>
            <w:top w:val="none" w:sz="0" w:space="0" w:color="auto"/>
            <w:left w:val="none" w:sz="0" w:space="0" w:color="auto"/>
            <w:bottom w:val="none" w:sz="0" w:space="0" w:color="auto"/>
            <w:right w:val="none" w:sz="0" w:space="0" w:color="auto"/>
          </w:divBdr>
        </w:div>
      </w:divsChild>
    </w:div>
    <w:div w:id="997341752">
      <w:bodyDiv w:val="1"/>
      <w:marLeft w:val="0"/>
      <w:marRight w:val="0"/>
      <w:marTop w:val="0"/>
      <w:marBottom w:val="0"/>
      <w:divBdr>
        <w:top w:val="none" w:sz="0" w:space="0" w:color="auto"/>
        <w:left w:val="none" w:sz="0" w:space="0" w:color="auto"/>
        <w:bottom w:val="none" w:sz="0" w:space="0" w:color="auto"/>
        <w:right w:val="none" w:sz="0" w:space="0" w:color="auto"/>
      </w:divBdr>
      <w:divsChild>
        <w:div w:id="125128688">
          <w:marLeft w:val="1166"/>
          <w:marRight w:val="0"/>
          <w:marTop w:val="106"/>
          <w:marBottom w:val="0"/>
          <w:divBdr>
            <w:top w:val="none" w:sz="0" w:space="0" w:color="auto"/>
            <w:left w:val="none" w:sz="0" w:space="0" w:color="auto"/>
            <w:bottom w:val="none" w:sz="0" w:space="0" w:color="auto"/>
            <w:right w:val="none" w:sz="0" w:space="0" w:color="auto"/>
          </w:divBdr>
        </w:div>
        <w:div w:id="421221588">
          <w:marLeft w:val="1166"/>
          <w:marRight w:val="0"/>
          <w:marTop w:val="106"/>
          <w:marBottom w:val="0"/>
          <w:divBdr>
            <w:top w:val="none" w:sz="0" w:space="0" w:color="auto"/>
            <w:left w:val="none" w:sz="0" w:space="0" w:color="auto"/>
            <w:bottom w:val="none" w:sz="0" w:space="0" w:color="auto"/>
            <w:right w:val="none" w:sz="0" w:space="0" w:color="auto"/>
          </w:divBdr>
        </w:div>
      </w:divsChild>
    </w:div>
    <w:div w:id="997727546">
      <w:bodyDiv w:val="1"/>
      <w:marLeft w:val="0"/>
      <w:marRight w:val="0"/>
      <w:marTop w:val="0"/>
      <w:marBottom w:val="0"/>
      <w:divBdr>
        <w:top w:val="none" w:sz="0" w:space="0" w:color="auto"/>
        <w:left w:val="none" w:sz="0" w:space="0" w:color="auto"/>
        <w:bottom w:val="none" w:sz="0" w:space="0" w:color="auto"/>
        <w:right w:val="none" w:sz="0" w:space="0" w:color="auto"/>
      </w:divBdr>
    </w:div>
    <w:div w:id="998191716">
      <w:bodyDiv w:val="1"/>
      <w:marLeft w:val="0"/>
      <w:marRight w:val="0"/>
      <w:marTop w:val="0"/>
      <w:marBottom w:val="0"/>
      <w:divBdr>
        <w:top w:val="none" w:sz="0" w:space="0" w:color="auto"/>
        <w:left w:val="none" w:sz="0" w:space="0" w:color="auto"/>
        <w:bottom w:val="none" w:sz="0" w:space="0" w:color="auto"/>
        <w:right w:val="none" w:sz="0" w:space="0" w:color="auto"/>
      </w:divBdr>
    </w:div>
    <w:div w:id="998537897">
      <w:bodyDiv w:val="1"/>
      <w:marLeft w:val="0"/>
      <w:marRight w:val="0"/>
      <w:marTop w:val="0"/>
      <w:marBottom w:val="0"/>
      <w:divBdr>
        <w:top w:val="none" w:sz="0" w:space="0" w:color="auto"/>
        <w:left w:val="none" w:sz="0" w:space="0" w:color="auto"/>
        <w:bottom w:val="none" w:sz="0" w:space="0" w:color="auto"/>
        <w:right w:val="none" w:sz="0" w:space="0" w:color="auto"/>
      </w:divBdr>
    </w:div>
    <w:div w:id="999045825">
      <w:bodyDiv w:val="1"/>
      <w:marLeft w:val="0"/>
      <w:marRight w:val="0"/>
      <w:marTop w:val="0"/>
      <w:marBottom w:val="0"/>
      <w:divBdr>
        <w:top w:val="none" w:sz="0" w:space="0" w:color="auto"/>
        <w:left w:val="none" w:sz="0" w:space="0" w:color="auto"/>
        <w:bottom w:val="none" w:sz="0" w:space="0" w:color="auto"/>
        <w:right w:val="none" w:sz="0" w:space="0" w:color="auto"/>
      </w:divBdr>
    </w:div>
    <w:div w:id="1000278657">
      <w:bodyDiv w:val="1"/>
      <w:marLeft w:val="0"/>
      <w:marRight w:val="0"/>
      <w:marTop w:val="0"/>
      <w:marBottom w:val="0"/>
      <w:divBdr>
        <w:top w:val="none" w:sz="0" w:space="0" w:color="auto"/>
        <w:left w:val="none" w:sz="0" w:space="0" w:color="auto"/>
        <w:bottom w:val="none" w:sz="0" w:space="0" w:color="auto"/>
        <w:right w:val="none" w:sz="0" w:space="0" w:color="auto"/>
      </w:divBdr>
      <w:divsChild>
        <w:div w:id="1660646389">
          <w:marLeft w:val="1800"/>
          <w:marRight w:val="0"/>
          <w:marTop w:val="115"/>
          <w:marBottom w:val="0"/>
          <w:divBdr>
            <w:top w:val="none" w:sz="0" w:space="0" w:color="auto"/>
            <w:left w:val="none" w:sz="0" w:space="0" w:color="auto"/>
            <w:bottom w:val="none" w:sz="0" w:space="0" w:color="auto"/>
            <w:right w:val="none" w:sz="0" w:space="0" w:color="auto"/>
          </w:divBdr>
        </w:div>
        <w:div w:id="1673949720">
          <w:marLeft w:val="1166"/>
          <w:marRight w:val="0"/>
          <w:marTop w:val="134"/>
          <w:marBottom w:val="0"/>
          <w:divBdr>
            <w:top w:val="none" w:sz="0" w:space="0" w:color="auto"/>
            <w:left w:val="none" w:sz="0" w:space="0" w:color="auto"/>
            <w:bottom w:val="none" w:sz="0" w:space="0" w:color="auto"/>
            <w:right w:val="none" w:sz="0" w:space="0" w:color="auto"/>
          </w:divBdr>
        </w:div>
      </w:divsChild>
    </w:div>
    <w:div w:id="1001390644">
      <w:bodyDiv w:val="1"/>
      <w:marLeft w:val="0"/>
      <w:marRight w:val="0"/>
      <w:marTop w:val="0"/>
      <w:marBottom w:val="0"/>
      <w:divBdr>
        <w:top w:val="none" w:sz="0" w:space="0" w:color="auto"/>
        <w:left w:val="none" w:sz="0" w:space="0" w:color="auto"/>
        <w:bottom w:val="none" w:sz="0" w:space="0" w:color="auto"/>
        <w:right w:val="none" w:sz="0" w:space="0" w:color="auto"/>
      </w:divBdr>
      <w:divsChild>
        <w:div w:id="295723990">
          <w:marLeft w:val="547"/>
          <w:marRight w:val="0"/>
          <w:marTop w:val="134"/>
          <w:marBottom w:val="0"/>
          <w:divBdr>
            <w:top w:val="none" w:sz="0" w:space="0" w:color="auto"/>
            <w:left w:val="none" w:sz="0" w:space="0" w:color="auto"/>
            <w:bottom w:val="none" w:sz="0" w:space="0" w:color="auto"/>
            <w:right w:val="none" w:sz="0" w:space="0" w:color="auto"/>
          </w:divBdr>
        </w:div>
        <w:div w:id="862088044">
          <w:marLeft w:val="1166"/>
          <w:marRight w:val="0"/>
          <w:marTop w:val="115"/>
          <w:marBottom w:val="0"/>
          <w:divBdr>
            <w:top w:val="none" w:sz="0" w:space="0" w:color="auto"/>
            <w:left w:val="none" w:sz="0" w:space="0" w:color="auto"/>
            <w:bottom w:val="none" w:sz="0" w:space="0" w:color="auto"/>
            <w:right w:val="none" w:sz="0" w:space="0" w:color="auto"/>
          </w:divBdr>
        </w:div>
        <w:div w:id="923414949">
          <w:marLeft w:val="1166"/>
          <w:marRight w:val="0"/>
          <w:marTop w:val="115"/>
          <w:marBottom w:val="0"/>
          <w:divBdr>
            <w:top w:val="none" w:sz="0" w:space="0" w:color="auto"/>
            <w:left w:val="none" w:sz="0" w:space="0" w:color="auto"/>
            <w:bottom w:val="none" w:sz="0" w:space="0" w:color="auto"/>
            <w:right w:val="none" w:sz="0" w:space="0" w:color="auto"/>
          </w:divBdr>
        </w:div>
        <w:div w:id="1255671881">
          <w:marLeft w:val="1166"/>
          <w:marRight w:val="0"/>
          <w:marTop w:val="115"/>
          <w:marBottom w:val="0"/>
          <w:divBdr>
            <w:top w:val="none" w:sz="0" w:space="0" w:color="auto"/>
            <w:left w:val="none" w:sz="0" w:space="0" w:color="auto"/>
            <w:bottom w:val="none" w:sz="0" w:space="0" w:color="auto"/>
            <w:right w:val="none" w:sz="0" w:space="0" w:color="auto"/>
          </w:divBdr>
        </w:div>
        <w:div w:id="1522281346">
          <w:marLeft w:val="1166"/>
          <w:marRight w:val="0"/>
          <w:marTop w:val="115"/>
          <w:marBottom w:val="0"/>
          <w:divBdr>
            <w:top w:val="none" w:sz="0" w:space="0" w:color="auto"/>
            <w:left w:val="none" w:sz="0" w:space="0" w:color="auto"/>
            <w:bottom w:val="none" w:sz="0" w:space="0" w:color="auto"/>
            <w:right w:val="none" w:sz="0" w:space="0" w:color="auto"/>
          </w:divBdr>
        </w:div>
        <w:div w:id="2016766464">
          <w:marLeft w:val="1166"/>
          <w:marRight w:val="0"/>
          <w:marTop w:val="115"/>
          <w:marBottom w:val="0"/>
          <w:divBdr>
            <w:top w:val="none" w:sz="0" w:space="0" w:color="auto"/>
            <w:left w:val="none" w:sz="0" w:space="0" w:color="auto"/>
            <w:bottom w:val="none" w:sz="0" w:space="0" w:color="auto"/>
            <w:right w:val="none" w:sz="0" w:space="0" w:color="auto"/>
          </w:divBdr>
        </w:div>
        <w:div w:id="2092266987">
          <w:marLeft w:val="1166"/>
          <w:marRight w:val="0"/>
          <w:marTop w:val="115"/>
          <w:marBottom w:val="0"/>
          <w:divBdr>
            <w:top w:val="none" w:sz="0" w:space="0" w:color="auto"/>
            <w:left w:val="none" w:sz="0" w:space="0" w:color="auto"/>
            <w:bottom w:val="none" w:sz="0" w:space="0" w:color="auto"/>
            <w:right w:val="none" w:sz="0" w:space="0" w:color="auto"/>
          </w:divBdr>
        </w:div>
      </w:divsChild>
    </w:div>
    <w:div w:id="1002901680">
      <w:bodyDiv w:val="1"/>
      <w:marLeft w:val="0"/>
      <w:marRight w:val="0"/>
      <w:marTop w:val="0"/>
      <w:marBottom w:val="0"/>
      <w:divBdr>
        <w:top w:val="none" w:sz="0" w:space="0" w:color="auto"/>
        <w:left w:val="none" w:sz="0" w:space="0" w:color="auto"/>
        <w:bottom w:val="none" w:sz="0" w:space="0" w:color="auto"/>
        <w:right w:val="none" w:sz="0" w:space="0" w:color="auto"/>
      </w:divBdr>
    </w:div>
    <w:div w:id="1003321777">
      <w:bodyDiv w:val="1"/>
      <w:marLeft w:val="0"/>
      <w:marRight w:val="0"/>
      <w:marTop w:val="0"/>
      <w:marBottom w:val="0"/>
      <w:divBdr>
        <w:top w:val="none" w:sz="0" w:space="0" w:color="auto"/>
        <w:left w:val="none" w:sz="0" w:space="0" w:color="auto"/>
        <w:bottom w:val="none" w:sz="0" w:space="0" w:color="auto"/>
        <w:right w:val="none" w:sz="0" w:space="0" w:color="auto"/>
      </w:divBdr>
    </w:div>
    <w:div w:id="1004168361">
      <w:bodyDiv w:val="1"/>
      <w:marLeft w:val="0"/>
      <w:marRight w:val="0"/>
      <w:marTop w:val="0"/>
      <w:marBottom w:val="0"/>
      <w:divBdr>
        <w:top w:val="none" w:sz="0" w:space="0" w:color="auto"/>
        <w:left w:val="none" w:sz="0" w:space="0" w:color="auto"/>
        <w:bottom w:val="none" w:sz="0" w:space="0" w:color="auto"/>
        <w:right w:val="none" w:sz="0" w:space="0" w:color="auto"/>
      </w:divBdr>
    </w:div>
    <w:div w:id="1004551492">
      <w:bodyDiv w:val="1"/>
      <w:marLeft w:val="0"/>
      <w:marRight w:val="0"/>
      <w:marTop w:val="0"/>
      <w:marBottom w:val="0"/>
      <w:divBdr>
        <w:top w:val="none" w:sz="0" w:space="0" w:color="auto"/>
        <w:left w:val="none" w:sz="0" w:space="0" w:color="auto"/>
        <w:bottom w:val="none" w:sz="0" w:space="0" w:color="auto"/>
        <w:right w:val="none" w:sz="0" w:space="0" w:color="auto"/>
      </w:divBdr>
      <w:divsChild>
        <w:div w:id="128060356">
          <w:marLeft w:val="1166"/>
          <w:marRight w:val="0"/>
          <w:marTop w:val="106"/>
          <w:marBottom w:val="0"/>
          <w:divBdr>
            <w:top w:val="none" w:sz="0" w:space="0" w:color="auto"/>
            <w:left w:val="none" w:sz="0" w:space="0" w:color="auto"/>
            <w:bottom w:val="none" w:sz="0" w:space="0" w:color="auto"/>
            <w:right w:val="none" w:sz="0" w:space="0" w:color="auto"/>
          </w:divBdr>
        </w:div>
        <w:div w:id="1359434262">
          <w:marLeft w:val="1166"/>
          <w:marRight w:val="0"/>
          <w:marTop w:val="106"/>
          <w:marBottom w:val="0"/>
          <w:divBdr>
            <w:top w:val="none" w:sz="0" w:space="0" w:color="auto"/>
            <w:left w:val="none" w:sz="0" w:space="0" w:color="auto"/>
            <w:bottom w:val="none" w:sz="0" w:space="0" w:color="auto"/>
            <w:right w:val="none" w:sz="0" w:space="0" w:color="auto"/>
          </w:divBdr>
        </w:div>
      </w:divsChild>
    </w:div>
    <w:div w:id="1004817102">
      <w:bodyDiv w:val="1"/>
      <w:marLeft w:val="0"/>
      <w:marRight w:val="0"/>
      <w:marTop w:val="0"/>
      <w:marBottom w:val="0"/>
      <w:divBdr>
        <w:top w:val="none" w:sz="0" w:space="0" w:color="auto"/>
        <w:left w:val="none" w:sz="0" w:space="0" w:color="auto"/>
        <w:bottom w:val="none" w:sz="0" w:space="0" w:color="auto"/>
        <w:right w:val="none" w:sz="0" w:space="0" w:color="auto"/>
      </w:divBdr>
    </w:div>
    <w:div w:id="1005665724">
      <w:bodyDiv w:val="1"/>
      <w:marLeft w:val="0"/>
      <w:marRight w:val="0"/>
      <w:marTop w:val="0"/>
      <w:marBottom w:val="0"/>
      <w:divBdr>
        <w:top w:val="none" w:sz="0" w:space="0" w:color="auto"/>
        <w:left w:val="none" w:sz="0" w:space="0" w:color="auto"/>
        <w:bottom w:val="none" w:sz="0" w:space="0" w:color="auto"/>
        <w:right w:val="none" w:sz="0" w:space="0" w:color="auto"/>
      </w:divBdr>
    </w:div>
    <w:div w:id="1005669787">
      <w:bodyDiv w:val="1"/>
      <w:marLeft w:val="0"/>
      <w:marRight w:val="0"/>
      <w:marTop w:val="0"/>
      <w:marBottom w:val="0"/>
      <w:divBdr>
        <w:top w:val="none" w:sz="0" w:space="0" w:color="auto"/>
        <w:left w:val="none" w:sz="0" w:space="0" w:color="auto"/>
        <w:bottom w:val="none" w:sz="0" w:space="0" w:color="auto"/>
        <w:right w:val="none" w:sz="0" w:space="0" w:color="auto"/>
      </w:divBdr>
      <w:divsChild>
        <w:div w:id="73357483">
          <w:marLeft w:val="1166"/>
          <w:marRight w:val="0"/>
          <w:marTop w:val="106"/>
          <w:marBottom w:val="0"/>
          <w:divBdr>
            <w:top w:val="none" w:sz="0" w:space="0" w:color="auto"/>
            <w:left w:val="none" w:sz="0" w:space="0" w:color="auto"/>
            <w:bottom w:val="none" w:sz="0" w:space="0" w:color="auto"/>
            <w:right w:val="none" w:sz="0" w:space="0" w:color="auto"/>
          </w:divBdr>
        </w:div>
        <w:div w:id="417336392">
          <w:marLeft w:val="547"/>
          <w:marRight w:val="0"/>
          <w:marTop w:val="115"/>
          <w:marBottom w:val="0"/>
          <w:divBdr>
            <w:top w:val="none" w:sz="0" w:space="0" w:color="auto"/>
            <w:left w:val="none" w:sz="0" w:space="0" w:color="auto"/>
            <w:bottom w:val="none" w:sz="0" w:space="0" w:color="auto"/>
            <w:right w:val="none" w:sz="0" w:space="0" w:color="auto"/>
          </w:divBdr>
        </w:div>
        <w:div w:id="715012435">
          <w:marLeft w:val="1800"/>
          <w:marRight w:val="0"/>
          <w:marTop w:val="86"/>
          <w:marBottom w:val="0"/>
          <w:divBdr>
            <w:top w:val="none" w:sz="0" w:space="0" w:color="auto"/>
            <w:left w:val="none" w:sz="0" w:space="0" w:color="auto"/>
            <w:bottom w:val="none" w:sz="0" w:space="0" w:color="auto"/>
            <w:right w:val="none" w:sz="0" w:space="0" w:color="auto"/>
          </w:divBdr>
        </w:div>
        <w:div w:id="1035428515">
          <w:marLeft w:val="1800"/>
          <w:marRight w:val="0"/>
          <w:marTop w:val="86"/>
          <w:marBottom w:val="0"/>
          <w:divBdr>
            <w:top w:val="none" w:sz="0" w:space="0" w:color="auto"/>
            <w:left w:val="none" w:sz="0" w:space="0" w:color="auto"/>
            <w:bottom w:val="none" w:sz="0" w:space="0" w:color="auto"/>
            <w:right w:val="none" w:sz="0" w:space="0" w:color="auto"/>
          </w:divBdr>
        </w:div>
        <w:div w:id="1375422997">
          <w:marLeft w:val="1166"/>
          <w:marRight w:val="0"/>
          <w:marTop w:val="106"/>
          <w:marBottom w:val="0"/>
          <w:divBdr>
            <w:top w:val="none" w:sz="0" w:space="0" w:color="auto"/>
            <w:left w:val="none" w:sz="0" w:space="0" w:color="auto"/>
            <w:bottom w:val="none" w:sz="0" w:space="0" w:color="auto"/>
            <w:right w:val="none" w:sz="0" w:space="0" w:color="auto"/>
          </w:divBdr>
        </w:div>
      </w:divsChild>
    </w:div>
    <w:div w:id="1006325357">
      <w:bodyDiv w:val="1"/>
      <w:marLeft w:val="0"/>
      <w:marRight w:val="0"/>
      <w:marTop w:val="0"/>
      <w:marBottom w:val="0"/>
      <w:divBdr>
        <w:top w:val="none" w:sz="0" w:space="0" w:color="auto"/>
        <w:left w:val="none" w:sz="0" w:space="0" w:color="auto"/>
        <w:bottom w:val="none" w:sz="0" w:space="0" w:color="auto"/>
        <w:right w:val="none" w:sz="0" w:space="0" w:color="auto"/>
      </w:divBdr>
      <w:divsChild>
        <w:div w:id="1836918988">
          <w:marLeft w:val="0"/>
          <w:marRight w:val="0"/>
          <w:marTop w:val="0"/>
          <w:marBottom w:val="0"/>
          <w:divBdr>
            <w:top w:val="none" w:sz="0" w:space="0" w:color="auto"/>
            <w:left w:val="none" w:sz="0" w:space="0" w:color="auto"/>
            <w:bottom w:val="none" w:sz="0" w:space="0" w:color="auto"/>
            <w:right w:val="none" w:sz="0" w:space="0" w:color="auto"/>
          </w:divBdr>
          <w:divsChild>
            <w:div w:id="289552504">
              <w:marLeft w:val="0"/>
              <w:marRight w:val="0"/>
              <w:marTop w:val="0"/>
              <w:marBottom w:val="0"/>
              <w:divBdr>
                <w:top w:val="none" w:sz="0" w:space="0" w:color="auto"/>
                <w:left w:val="none" w:sz="0" w:space="0" w:color="auto"/>
                <w:bottom w:val="none" w:sz="0" w:space="0" w:color="auto"/>
                <w:right w:val="none" w:sz="0" w:space="0" w:color="auto"/>
              </w:divBdr>
            </w:div>
            <w:div w:id="953446174">
              <w:marLeft w:val="0"/>
              <w:marRight w:val="0"/>
              <w:marTop w:val="0"/>
              <w:marBottom w:val="0"/>
              <w:divBdr>
                <w:top w:val="none" w:sz="0" w:space="0" w:color="auto"/>
                <w:left w:val="none" w:sz="0" w:space="0" w:color="auto"/>
                <w:bottom w:val="none" w:sz="0" w:space="0" w:color="auto"/>
                <w:right w:val="none" w:sz="0" w:space="0" w:color="auto"/>
              </w:divBdr>
            </w:div>
            <w:div w:id="964967886">
              <w:marLeft w:val="0"/>
              <w:marRight w:val="0"/>
              <w:marTop w:val="0"/>
              <w:marBottom w:val="0"/>
              <w:divBdr>
                <w:top w:val="none" w:sz="0" w:space="0" w:color="auto"/>
                <w:left w:val="none" w:sz="0" w:space="0" w:color="auto"/>
                <w:bottom w:val="none" w:sz="0" w:space="0" w:color="auto"/>
                <w:right w:val="none" w:sz="0" w:space="0" w:color="auto"/>
              </w:divBdr>
            </w:div>
            <w:div w:id="205608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786881">
      <w:bodyDiv w:val="1"/>
      <w:marLeft w:val="0"/>
      <w:marRight w:val="0"/>
      <w:marTop w:val="0"/>
      <w:marBottom w:val="0"/>
      <w:divBdr>
        <w:top w:val="none" w:sz="0" w:space="0" w:color="auto"/>
        <w:left w:val="none" w:sz="0" w:space="0" w:color="auto"/>
        <w:bottom w:val="none" w:sz="0" w:space="0" w:color="auto"/>
        <w:right w:val="none" w:sz="0" w:space="0" w:color="auto"/>
      </w:divBdr>
    </w:div>
    <w:div w:id="1008169713">
      <w:bodyDiv w:val="1"/>
      <w:marLeft w:val="0"/>
      <w:marRight w:val="0"/>
      <w:marTop w:val="0"/>
      <w:marBottom w:val="0"/>
      <w:divBdr>
        <w:top w:val="none" w:sz="0" w:space="0" w:color="auto"/>
        <w:left w:val="none" w:sz="0" w:space="0" w:color="auto"/>
        <w:bottom w:val="none" w:sz="0" w:space="0" w:color="auto"/>
        <w:right w:val="none" w:sz="0" w:space="0" w:color="auto"/>
      </w:divBdr>
    </w:div>
    <w:div w:id="1008556168">
      <w:bodyDiv w:val="1"/>
      <w:marLeft w:val="0"/>
      <w:marRight w:val="0"/>
      <w:marTop w:val="0"/>
      <w:marBottom w:val="0"/>
      <w:divBdr>
        <w:top w:val="none" w:sz="0" w:space="0" w:color="auto"/>
        <w:left w:val="none" w:sz="0" w:space="0" w:color="auto"/>
        <w:bottom w:val="none" w:sz="0" w:space="0" w:color="auto"/>
        <w:right w:val="none" w:sz="0" w:space="0" w:color="auto"/>
      </w:divBdr>
    </w:div>
    <w:div w:id="1008993331">
      <w:bodyDiv w:val="1"/>
      <w:marLeft w:val="0"/>
      <w:marRight w:val="0"/>
      <w:marTop w:val="0"/>
      <w:marBottom w:val="0"/>
      <w:divBdr>
        <w:top w:val="none" w:sz="0" w:space="0" w:color="auto"/>
        <w:left w:val="none" w:sz="0" w:space="0" w:color="auto"/>
        <w:bottom w:val="none" w:sz="0" w:space="0" w:color="auto"/>
        <w:right w:val="none" w:sz="0" w:space="0" w:color="auto"/>
      </w:divBdr>
      <w:divsChild>
        <w:div w:id="263924714">
          <w:marLeft w:val="1800"/>
          <w:marRight w:val="0"/>
          <w:marTop w:val="86"/>
          <w:marBottom w:val="0"/>
          <w:divBdr>
            <w:top w:val="none" w:sz="0" w:space="0" w:color="auto"/>
            <w:left w:val="none" w:sz="0" w:space="0" w:color="auto"/>
            <w:bottom w:val="none" w:sz="0" w:space="0" w:color="auto"/>
            <w:right w:val="none" w:sz="0" w:space="0" w:color="auto"/>
          </w:divBdr>
        </w:div>
        <w:div w:id="565989758">
          <w:marLeft w:val="1166"/>
          <w:marRight w:val="0"/>
          <w:marTop w:val="86"/>
          <w:marBottom w:val="0"/>
          <w:divBdr>
            <w:top w:val="none" w:sz="0" w:space="0" w:color="auto"/>
            <w:left w:val="none" w:sz="0" w:space="0" w:color="auto"/>
            <w:bottom w:val="none" w:sz="0" w:space="0" w:color="auto"/>
            <w:right w:val="none" w:sz="0" w:space="0" w:color="auto"/>
          </w:divBdr>
        </w:div>
        <w:div w:id="735127686">
          <w:marLeft w:val="1800"/>
          <w:marRight w:val="0"/>
          <w:marTop w:val="86"/>
          <w:marBottom w:val="0"/>
          <w:divBdr>
            <w:top w:val="none" w:sz="0" w:space="0" w:color="auto"/>
            <w:left w:val="none" w:sz="0" w:space="0" w:color="auto"/>
            <w:bottom w:val="none" w:sz="0" w:space="0" w:color="auto"/>
            <w:right w:val="none" w:sz="0" w:space="0" w:color="auto"/>
          </w:divBdr>
        </w:div>
        <w:div w:id="744376912">
          <w:marLeft w:val="1166"/>
          <w:marRight w:val="0"/>
          <w:marTop w:val="86"/>
          <w:marBottom w:val="0"/>
          <w:divBdr>
            <w:top w:val="none" w:sz="0" w:space="0" w:color="auto"/>
            <w:left w:val="none" w:sz="0" w:space="0" w:color="auto"/>
            <w:bottom w:val="none" w:sz="0" w:space="0" w:color="auto"/>
            <w:right w:val="none" w:sz="0" w:space="0" w:color="auto"/>
          </w:divBdr>
        </w:div>
        <w:div w:id="929774384">
          <w:marLeft w:val="1166"/>
          <w:marRight w:val="0"/>
          <w:marTop w:val="86"/>
          <w:marBottom w:val="0"/>
          <w:divBdr>
            <w:top w:val="none" w:sz="0" w:space="0" w:color="auto"/>
            <w:left w:val="none" w:sz="0" w:space="0" w:color="auto"/>
            <w:bottom w:val="none" w:sz="0" w:space="0" w:color="auto"/>
            <w:right w:val="none" w:sz="0" w:space="0" w:color="auto"/>
          </w:divBdr>
        </w:div>
        <w:div w:id="1275013362">
          <w:marLeft w:val="1800"/>
          <w:marRight w:val="0"/>
          <w:marTop w:val="86"/>
          <w:marBottom w:val="0"/>
          <w:divBdr>
            <w:top w:val="none" w:sz="0" w:space="0" w:color="auto"/>
            <w:left w:val="none" w:sz="0" w:space="0" w:color="auto"/>
            <w:bottom w:val="none" w:sz="0" w:space="0" w:color="auto"/>
            <w:right w:val="none" w:sz="0" w:space="0" w:color="auto"/>
          </w:divBdr>
        </w:div>
        <w:div w:id="1391033612">
          <w:marLeft w:val="547"/>
          <w:marRight w:val="0"/>
          <w:marTop w:val="96"/>
          <w:marBottom w:val="0"/>
          <w:divBdr>
            <w:top w:val="none" w:sz="0" w:space="0" w:color="auto"/>
            <w:left w:val="none" w:sz="0" w:space="0" w:color="auto"/>
            <w:bottom w:val="none" w:sz="0" w:space="0" w:color="auto"/>
            <w:right w:val="none" w:sz="0" w:space="0" w:color="auto"/>
          </w:divBdr>
        </w:div>
      </w:divsChild>
    </w:div>
    <w:div w:id="1011028046">
      <w:bodyDiv w:val="1"/>
      <w:marLeft w:val="0"/>
      <w:marRight w:val="0"/>
      <w:marTop w:val="0"/>
      <w:marBottom w:val="0"/>
      <w:divBdr>
        <w:top w:val="none" w:sz="0" w:space="0" w:color="auto"/>
        <w:left w:val="none" w:sz="0" w:space="0" w:color="auto"/>
        <w:bottom w:val="none" w:sz="0" w:space="0" w:color="auto"/>
        <w:right w:val="none" w:sz="0" w:space="0" w:color="auto"/>
      </w:divBdr>
    </w:div>
    <w:div w:id="1011368891">
      <w:bodyDiv w:val="1"/>
      <w:marLeft w:val="0"/>
      <w:marRight w:val="0"/>
      <w:marTop w:val="0"/>
      <w:marBottom w:val="0"/>
      <w:divBdr>
        <w:top w:val="none" w:sz="0" w:space="0" w:color="auto"/>
        <w:left w:val="none" w:sz="0" w:space="0" w:color="auto"/>
        <w:bottom w:val="none" w:sz="0" w:space="0" w:color="auto"/>
        <w:right w:val="none" w:sz="0" w:space="0" w:color="auto"/>
      </w:divBdr>
    </w:div>
    <w:div w:id="1011491244">
      <w:bodyDiv w:val="1"/>
      <w:marLeft w:val="0"/>
      <w:marRight w:val="0"/>
      <w:marTop w:val="0"/>
      <w:marBottom w:val="0"/>
      <w:divBdr>
        <w:top w:val="none" w:sz="0" w:space="0" w:color="auto"/>
        <w:left w:val="none" w:sz="0" w:space="0" w:color="auto"/>
        <w:bottom w:val="none" w:sz="0" w:space="0" w:color="auto"/>
        <w:right w:val="none" w:sz="0" w:space="0" w:color="auto"/>
      </w:divBdr>
    </w:div>
    <w:div w:id="1011614420">
      <w:bodyDiv w:val="1"/>
      <w:marLeft w:val="0"/>
      <w:marRight w:val="0"/>
      <w:marTop w:val="0"/>
      <w:marBottom w:val="0"/>
      <w:divBdr>
        <w:top w:val="none" w:sz="0" w:space="0" w:color="auto"/>
        <w:left w:val="none" w:sz="0" w:space="0" w:color="auto"/>
        <w:bottom w:val="none" w:sz="0" w:space="0" w:color="auto"/>
        <w:right w:val="none" w:sz="0" w:space="0" w:color="auto"/>
      </w:divBdr>
      <w:divsChild>
        <w:div w:id="301888949">
          <w:marLeft w:val="547"/>
          <w:marRight w:val="0"/>
          <w:marTop w:val="96"/>
          <w:marBottom w:val="0"/>
          <w:divBdr>
            <w:top w:val="none" w:sz="0" w:space="0" w:color="auto"/>
            <w:left w:val="none" w:sz="0" w:space="0" w:color="auto"/>
            <w:bottom w:val="none" w:sz="0" w:space="0" w:color="auto"/>
            <w:right w:val="none" w:sz="0" w:space="0" w:color="auto"/>
          </w:divBdr>
        </w:div>
        <w:div w:id="1287616268">
          <w:marLeft w:val="547"/>
          <w:marRight w:val="0"/>
          <w:marTop w:val="96"/>
          <w:marBottom w:val="0"/>
          <w:divBdr>
            <w:top w:val="none" w:sz="0" w:space="0" w:color="auto"/>
            <w:left w:val="none" w:sz="0" w:space="0" w:color="auto"/>
            <w:bottom w:val="none" w:sz="0" w:space="0" w:color="auto"/>
            <w:right w:val="none" w:sz="0" w:space="0" w:color="auto"/>
          </w:divBdr>
        </w:div>
        <w:div w:id="1508907977">
          <w:marLeft w:val="547"/>
          <w:marRight w:val="0"/>
          <w:marTop w:val="96"/>
          <w:marBottom w:val="0"/>
          <w:divBdr>
            <w:top w:val="none" w:sz="0" w:space="0" w:color="auto"/>
            <w:left w:val="none" w:sz="0" w:space="0" w:color="auto"/>
            <w:bottom w:val="none" w:sz="0" w:space="0" w:color="auto"/>
            <w:right w:val="none" w:sz="0" w:space="0" w:color="auto"/>
          </w:divBdr>
        </w:div>
      </w:divsChild>
    </w:div>
    <w:div w:id="1012033159">
      <w:bodyDiv w:val="1"/>
      <w:marLeft w:val="0"/>
      <w:marRight w:val="0"/>
      <w:marTop w:val="0"/>
      <w:marBottom w:val="0"/>
      <w:divBdr>
        <w:top w:val="none" w:sz="0" w:space="0" w:color="auto"/>
        <w:left w:val="none" w:sz="0" w:space="0" w:color="auto"/>
        <w:bottom w:val="none" w:sz="0" w:space="0" w:color="auto"/>
        <w:right w:val="none" w:sz="0" w:space="0" w:color="auto"/>
      </w:divBdr>
    </w:div>
    <w:div w:id="1012144983">
      <w:bodyDiv w:val="1"/>
      <w:marLeft w:val="0"/>
      <w:marRight w:val="0"/>
      <w:marTop w:val="0"/>
      <w:marBottom w:val="0"/>
      <w:divBdr>
        <w:top w:val="none" w:sz="0" w:space="0" w:color="auto"/>
        <w:left w:val="none" w:sz="0" w:space="0" w:color="auto"/>
        <w:bottom w:val="none" w:sz="0" w:space="0" w:color="auto"/>
        <w:right w:val="none" w:sz="0" w:space="0" w:color="auto"/>
      </w:divBdr>
    </w:div>
    <w:div w:id="1012804568">
      <w:bodyDiv w:val="1"/>
      <w:marLeft w:val="0"/>
      <w:marRight w:val="0"/>
      <w:marTop w:val="0"/>
      <w:marBottom w:val="0"/>
      <w:divBdr>
        <w:top w:val="none" w:sz="0" w:space="0" w:color="auto"/>
        <w:left w:val="none" w:sz="0" w:space="0" w:color="auto"/>
        <w:bottom w:val="none" w:sz="0" w:space="0" w:color="auto"/>
        <w:right w:val="none" w:sz="0" w:space="0" w:color="auto"/>
      </w:divBdr>
    </w:div>
    <w:div w:id="1013647116">
      <w:bodyDiv w:val="1"/>
      <w:marLeft w:val="0"/>
      <w:marRight w:val="0"/>
      <w:marTop w:val="0"/>
      <w:marBottom w:val="0"/>
      <w:divBdr>
        <w:top w:val="none" w:sz="0" w:space="0" w:color="auto"/>
        <w:left w:val="none" w:sz="0" w:space="0" w:color="auto"/>
        <w:bottom w:val="none" w:sz="0" w:space="0" w:color="auto"/>
        <w:right w:val="none" w:sz="0" w:space="0" w:color="auto"/>
      </w:divBdr>
    </w:div>
    <w:div w:id="1013802837">
      <w:bodyDiv w:val="1"/>
      <w:marLeft w:val="0"/>
      <w:marRight w:val="0"/>
      <w:marTop w:val="0"/>
      <w:marBottom w:val="0"/>
      <w:divBdr>
        <w:top w:val="none" w:sz="0" w:space="0" w:color="auto"/>
        <w:left w:val="none" w:sz="0" w:space="0" w:color="auto"/>
        <w:bottom w:val="none" w:sz="0" w:space="0" w:color="auto"/>
        <w:right w:val="none" w:sz="0" w:space="0" w:color="auto"/>
      </w:divBdr>
    </w:div>
    <w:div w:id="1013997940">
      <w:bodyDiv w:val="1"/>
      <w:marLeft w:val="0"/>
      <w:marRight w:val="0"/>
      <w:marTop w:val="0"/>
      <w:marBottom w:val="0"/>
      <w:divBdr>
        <w:top w:val="none" w:sz="0" w:space="0" w:color="auto"/>
        <w:left w:val="none" w:sz="0" w:space="0" w:color="auto"/>
        <w:bottom w:val="none" w:sz="0" w:space="0" w:color="auto"/>
        <w:right w:val="none" w:sz="0" w:space="0" w:color="auto"/>
      </w:divBdr>
    </w:div>
    <w:div w:id="1013998565">
      <w:bodyDiv w:val="1"/>
      <w:marLeft w:val="0"/>
      <w:marRight w:val="0"/>
      <w:marTop w:val="0"/>
      <w:marBottom w:val="0"/>
      <w:divBdr>
        <w:top w:val="none" w:sz="0" w:space="0" w:color="auto"/>
        <w:left w:val="none" w:sz="0" w:space="0" w:color="auto"/>
        <w:bottom w:val="none" w:sz="0" w:space="0" w:color="auto"/>
        <w:right w:val="none" w:sz="0" w:space="0" w:color="auto"/>
      </w:divBdr>
      <w:divsChild>
        <w:div w:id="164371073">
          <w:marLeft w:val="1166"/>
          <w:marRight w:val="0"/>
          <w:marTop w:val="115"/>
          <w:marBottom w:val="120"/>
          <w:divBdr>
            <w:top w:val="none" w:sz="0" w:space="0" w:color="auto"/>
            <w:left w:val="none" w:sz="0" w:space="0" w:color="auto"/>
            <w:bottom w:val="none" w:sz="0" w:space="0" w:color="auto"/>
            <w:right w:val="none" w:sz="0" w:space="0" w:color="auto"/>
          </w:divBdr>
        </w:div>
        <w:div w:id="738211769">
          <w:marLeft w:val="1166"/>
          <w:marRight w:val="0"/>
          <w:marTop w:val="115"/>
          <w:marBottom w:val="120"/>
          <w:divBdr>
            <w:top w:val="none" w:sz="0" w:space="0" w:color="auto"/>
            <w:left w:val="none" w:sz="0" w:space="0" w:color="auto"/>
            <w:bottom w:val="none" w:sz="0" w:space="0" w:color="auto"/>
            <w:right w:val="none" w:sz="0" w:space="0" w:color="auto"/>
          </w:divBdr>
        </w:div>
        <w:div w:id="1458450059">
          <w:marLeft w:val="547"/>
          <w:marRight w:val="0"/>
          <w:marTop w:val="134"/>
          <w:marBottom w:val="120"/>
          <w:divBdr>
            <w:top w:val="none" w:sz="0" w:space="0" w:color="auto"/>
            <w:left w:val="none" w:sz="0" w:space="0" w:color="auto"/>
            <w:bottom w:val="none" w:sz="0" w:space="0" w:color="auto"/>
            <w:right w:val="none" w:sz="0" w:space="0" w:color="auto"/>
          </w:divBdr>
        </w:div>
      </w:divsChild>
    </w:div>
    <w:div w:id="1014461462">
      <w:bodyDiv w:val="1"/>
      <w:marLeft w:val="0"/>
      <w:marRight w:val="0"/>
      <w:marTop w:val="0"/>
      <w:marBottom w:val="0"/>
      <w:divBdr>
        <w:top w:val="none" w:sz="0" w:space="0" w:color="auto"/>
        <w:left w:val="none" w:sz="0" w:space="0" w:color="auto"/>
        <w:bottom w:val="none" w:sz="0" w:space="0" w:color="auto"/>
        <w:right w:val="none" w:sz="0" w:space="0" w:color="auto"/>
      </w:divBdr>
    </w:div>
    <w:div w:id="1014651485">
      <w:bodyDiv w:val="1"/>
      <w:marLeft w:val="0"/>
      <w:marRight w:val="0"/>
      <w:marTop w:val="0"/>
      <w:marBottom w:val="0"/>
      <w:divBdr>
        <w:top w:val="none" w:sz="0" w:space="0" w:color="auto"/>
        <w:left w:val="none" w:sz="0" w:space="0" w:color="auto"/>
        <w:bottom w:val="none" w:sz="0" w:space="0" w:color="auto"/>
        <w:right w:val="none" w:sz="0" w:space="0" w:color="auto"/>
      </w:divBdr>
    </w:div>
    <w:div w:id="1014696986">
      <w:bodyDiv w:val="1"/>
      <w:marLeft w:val="0"/>
      <w:marRight w:val="0"/>
      <w:marTop w:val="0"/>
      <w:marBottom w:val="0"/>
      <w:divBdr>
        <w:top w:val="none" w:sz="0" w:space="0" w:color="auto"/>
        <w:left w:val="none" w:sz="0" w:space="0" w:color="auto"/>
        <w:bottom w:val="none" w:sz="0" w:space="0" w:color="auto"/>
        <w:right w:val="none" w:sz="0" w:space="0" w:color="auto"/>
      </w:divBdr>
      <w:divsChild>
        <w:div w:id="1220049787">
          <w:marLeft w:val="1800"/>
          <w:marRight w:val="0"/>
          <w:marTop w:val="96"/>
          <w:marBottom w:val="0"/>
          <w:divBdr>
            <w:top w:val="none" w:sz="0" w:space="0" w:color="auto"/>
            <w:left w:val="none" w:sz="0" w:space="0" w:color="auto"/>
            <w:bottom w:val="none" w:sz="0" w:space="0" w:color="auto"/>
            <w:right w:val="none" w:sz="0" w:space="0" w:color="auto"/>
          </w:divBdr>
        </w:div>
        <w:div w:id="1549103189">
          <w:marLeft w:val="1166"/>
          <w:marRight w:val="0"/>
          <w:marTop w:val="115"/>
          <w:marBottom w:val="0"/>
          <w:divBdr>
            <w:top w:val="none" w:sz="0" w:space="0" w:color="auto"/>
            <w:left w:val="none" w:sz="0" w:space="0" w:color="auto"/>
            <w:bottom w:val="none" w:sz="0" w:space="0" w:color="auto"/>
            <w:right w:val="none" w:sz="0" w:space="0" w:color="auto"/>
          </w:divBdr>
        </w:div>
        <w:div w:id="1636568432">
          <w:marLeft w:val="547"/>
          <w:marRight w:val="0"/>
          <w:marTop w:val="134"/>
          <w:marBottom w:val="0"/>
          <w:divBdr>
            <w:top w:val="none" w:sz="0" w:space="0" w:color="auto"/>
            <w:left w:val="none" w:sz="0" w:space="0" w:color="auto"/>
            <w:bottom w:val="none" w:sz="0" w:space="0" w:color="auto"/>
            <w:right w:val="none" w:sz="0" w:space="0" w:color="auto"/>
          </w:divBdr>
        </w:div>
        <w:div w:id="1991127993">
          <w:marLeft w:val="1800"/>
          <w:marRight w:val="0"/>
          <w:marTop w:val="96"/>
          <w:marBottom w:val="0"/>
          <w:divBdr>
            <w:top w:val="none" w:sz="0" w:space="0" w:color="auto"/>
            <w:left w:val="none" w:sz="0" w:space="0" w:color="auto"/>
            <w:bottom w:val="none" w:sz="0" w:space="0" w:color="auto"/>
            <w:right w:val="none" w:sz="0" w:space="0" w:color="auto"/>
          </w:divBdr>
        </w:div>
        <w:div w:id="1993631658">
          <w:marLeft w:val="1166"/>
          <w:marRight w:val="0"/>
          <w:marTop w:val="115"/>
          <w:marBottom w:val="0"/>
          <w:divBdr>
            <w:top w:val="none" w:sz="0" w:space="0" w:color="auto"/>
            <w:left w:val="none" w:sz="0" w:space="0" w:color="auto"/>
            <w:bottom w:val="none" w:sz="0" w:space="0" w:color="auto"/>
            <w:right w:val="none" w:sz="0" w:space="0" w:color="auto"/>
          </w:divBdr>
        </w:div>
      </w:divsChild>
    </w:div>
    <w:div w:id="1014840217">
      <w:bodyDiv w:val="1"/>
      <w:marLeft w:val="0"/>
      <w:marRight w:val="0"/>
      <w:marTop w:val="0"/>
      <w:marBottom w:val="0"/>
      <w:divBdr>
        <w:top w:val="none" w:sz="0" w:space="0" w:color="auto"/>
        <w:left w:val="none" w:sz="0" w:space="0" w:color="auto"/>
        <w:bottom w:val="none" w:sz="0" w:space="0" w:color="auto"/>
        <w:right w:val="none" w:sz="0" w:space="0" w:color="auto"/>
      </w:divBdr>
    </w:div>
    <w:div w:id="1016928140">
      <w:bodyDiv w:val="1"/>
      <w:marLeft w:val="0"/>
      <w:marRight w:val="0"/>
      <w:marTop w:val="0"/>
      <w:marBottom w:val="0"/>
      <w:divBdr>
        <w:top w:val="none" w:sz="0" w:space="0" w:color="auto"/>
        <w:left w:val="none" w:sz="0" w:space="0" w:color="auto"/>
        <w:bottom w:val="none" w:sz="0" w:space="0" w:color="auto"/>
        <w:right w:val="none" w:sz="0" w:space="0" w:color="auto"/>
      </w:divBdr>
      <w:divsChild>
        <w:div w:id="161356533">
          <w:marLeft w:val="547"/>
          <w:marRight w:val="0"/>
          <w:marTop w:val="96"/>
          <w:marBottom w:val="0"/>
          <w:divBdr>
            <w:top w:val="none" w:sz="0" w:space="0" w:color="auto"/>
            <w:left w:val="none" w:sz="0" w:space="0" w:color="auto"/>
            <w:bottom w:val="none" w:sz="0" w:space="0" w:color="auto"/>
            <w:right w:val="none" w:sz="0" w:space="0" w:color="auto"/>
          </w:divBdr>
        </w:div>
        <w:div w:id="1207447460">
          <w:marLeft w:val="547"/>
          <w:marRight w:val="0"/>
          <w:marTop w:val="96"/>
          <w:marBottom w:val="0"/>
          <w:divBdr>
            <w:top w:val="none" w:sz="0" w:space="0" w:color="auto"/>
            <w:left w:val="none" w:sz="0" w:space="0" w:color="auto"/>
            <w:bottom w:val="none" w:sz="0" w:space="0" w:color="auto"/>
            <w:right w:val="none" w:sz="0" w:space="0" w:color="auto"/>
          </w:divBdr>
        </w:div>
      </w:divsChild>
    </w:div>
    <w:div w:id="1019311498">
      <w:bodyDiv w:val="1"/>
      <w:marLeft w:val="0"/>
      <w:marRight w:val="0"/>
      <w:marTop w:val="0"/>
      <w:marBottom w:val="0"/>
      <w:divBdr>
        <w:top w:val="none" w:sz="0" w:space="0" w:color="auto"/>
        <w:left w:val="none" w:sz="0" w:space="0" w:color="auto"/>
        <w:bottom w:val="none" w:sz="0" w:space="0" w:color="auto"/>
        <w:right w:val="none" w:sz="0" w:space="0" w:color="auto"/>
      </w:divBdr>
      <w:divsChild>
        <w:div w:id="352534709">
          <w:marLeft w:val="547"/>
          <w:marRight w:val="0"/>
          <w:marTop w:val="120"/>
          <w:marBottom w:val="0"/>
          <w:divBdr>
            <w:top w:val="none" w:sz="0" w:space="0" w:color="auto"/>
            <w:left w:val="none" w:sz="0" w:space="0" w:color="auto"/>
            <w:bottom w:val="none" w:sz="0" w:space="0" w:color="auto"/>
            <w:right w:val="none" w:sz="0" w:space="0" w:color="auto"/>
          </w:divBdr>
        </w:div>
        <w:div w:id="488327655">
          <w:marLeft w:val="1166"/>
          <w:marRight w:val="0"/>
          <w:marTop w:val="101"/>
          <w:marBottom w:val="0"/>
          <w:divBdr>
            <w:top w:val="none" w:sz="0" w:space="0" w:color="auto"/>
            <w:left w:val="none" w:sz="0" w:space="0" w:color="auto"/>
            <w:bottom w:val="none" w:sz="0" w:space="0" w:color="auto"/>
            <w:right w:val="none" w:sz="0" w:space="0" w:color="auto"/>
          </w:divBdr>
        </w:div>
        <w:div w:id="772558250">
          <w:marLeft w:val="1800"/>
          <w:marRight w:val="0"/>
          <w:marTop w:val="82"/>
          <w:marBottom w:val="0"/>
          <w:divBdr>
            <w:top w:val="none" w:sz="0" w:space="0" w:color="auto"/>
            <w:left w:val="none" w:sz="0" w:space="0" w:color="auto"/>
            <w:bottom w:val="none" w:sz="0" w:space="0" w:color="auto"/>
            <w:right w:val="none" w:sz="0" w:space="0" w:color="auto"/>
          </w:divBdr>
        </w:div>
        <w:div w:id="785345361">
          <w:marLeft w:val="1166"/>
          <w:marRight w:val="0"/>
          <w:marTop w:val="101"/>
          <w:marBottom w:val="0"/>
          <w:divBdr>
            <w:top w:val="none" w:sz="0" w:space="0" w:color="auto"/>
            <w:left w:val="none" w:sz="0" w:space="0" w:color="auto"/>
            <w:bottom w:val="none" w:sz="0" w:space="0" w:color="auto"/>
            <w:right w:val="none" w:sz="0" w:space="0" w:color="auto"/>
          </w:divBdr>
        </w:div>
        <w:div w:id="1056126049">
          <w:marLeft w:val="1800"/>
          <w:marRight w:val="0"/>
          <w:marTop w:val="82"/>
          <w:marBottom w:val="0"/>
          <w:divBdr>
            <w:top w:val="none" w:sz="0" w:space="0" w:color="auto"/>
            <w:left w:val="none" w:sz="0" w:space="0" w:color="auto"/>
            <w:bottom w:val="none" w:sz="0" w:space="0" w:color="auto"/>
            <w:right w:val="none" w:sz="0" w:space="0" w:color="auto"/>
          </w:divBdr>
        </w:div>
        <w:div w:id="1564177234">
          <w:marLeft w:val="1166"/>
          <w:marRight w:val="0"/>
          <w:marTop w:val="101"/>
          <w:marBottom w:val="0"/>
          <w:divBdr>
            <w:top w:val="none" w:sz="0" w:space="0" w:color="auto"/>
            <w:left w:val="none" w:sz="0" w:space="0" w:color="auto"/>
            <w:bottom w:val="none" w:sz="0" w:space="0" w:color="auto"/>
            <w:right w:val="none" w:sz="0" w:space="0" w:color="auto"/>
          </w:divBdr>
        </w:div>
        <w:div w:id="1699355411">
          <w:marLeft w:val="547"/>
          <w:marRight w:val="0"/>
          <w:marTop w:val="120"/>
          <w:marBottom w:val="0"/>
          <w:divBdr>
            <w:top w:val="none" w:sz="0" w:space="0" w:color="auto"/>
            <w:left w:val="none" w:sz="0" w:space="0" w:color="auto"/>
            <w:bottom w:val="none" w:sz="0" w:space="0" w:color="auto"/>
            <w:right w:val="none" w:sz="0" w:space="0" w:color="auto"/>
          </w:divBdr>
        </w:div>
        <w:div w:id="1924146385">
          <w:marLeft w:val="1166"/>
          <w:marRight w:val="0"/>
          <w:marTop w:val="101"/>
          <w:marBottom w:val="0"/>
          <w:divBdr>
            <w:top w:val="none" w:sz="0" w:space="0" w:color="auto"/>
            <w:left w:val="none" w:sz="0" w:space="0" w:color="auto"/>
            <w:bottom w:val="none" w:sz="0" w:space="0" w:color="auto"/>
            <w:right w:val="none" w:sz="0" w:space="0" w:color="auto"/>
          </w:divBdr>
        </w:div>
        <w:div w:id="2006005665">
          <w:marLeft w:val="1166"/>
          <w:marRight w:val="0"/>
          <w:marTop w:val="101"/>
          <w:marBottom w:val="0"/>
          <w:divBdr>
            <w:top w:val="none" w:sz="0" w:space="0" w:color="auto"/>
            <w:left w:val="none" w:sz="0" w:space="0" w:color="auto"/>
            <w:bottom w:val="none" w:sz="0" w:space="0" w:color="auto"/>
            <w:right w:val="none" w:sz="0" w:space="0" w:color="auto"/>
          </w:divBdr>
        </w:div>
        <w:div w:id="2096632745">
          <w:marLeft w:val="1800"/>
          <w:marRight w:val="0"/>
          <w:marTop w:val="82"/>
          <w:marBottom w:val="0"/>
          <w:divBdr>
            <w:top w:val="none" w:sz="0" w:space="0" w:color="auto"/>
            <w:left w:val="none" w:sz="0" w:space="0" w:color="auto"/>
            <w:bottom w:val="none" w:sz="0" w:space="0" w:color="auto"/>
            <w:right w:val="none" w:sz="0" w:space="0" w:color="auto"/>
          </w:divBdr>
        </w:div>
        <w:div w:id="2123306568">
          <w:marLeft w:val="1166"/>
          <w:marRight w:val="0"/>
          <w:marTop w:val="101"/>
          <w:marBottom w:val="0"/>
          <w:divBdr>
            <w:top w:val="none" w:sz="0" w:space="0" w:color="auto"/>
            <w:left w:val="none" w:sz="0" w:space="0" w:color="auto"/>
            <w:bottom w:val="none" w:sz="0" w:space="0" w:color="auto"/>
            <w:right w:val="none" w:sz="0" w:space="0" w:color="auto"/>
          </w:divBdr>
        </w:div>
      </w:divsChild>
    </w:div>
    <w:div w:id="1019428909">
      <w:bodyDiv w:val="1"/>
      <w:marLeft w:val="0"/>
      <w:marRight w:val="0"/>
      <w:marTop w:val="0"/>
      <w:marBottom w:val="0"/>
      <w:divBdr>
        <w:top w:val="none" w:sz="0" w:space="0" w:color="auto"/>
        <w:left w:val="none" w:sz="0" w:space="0" w:color="auto"/>
        <w:bottom w:val="none" w:sz="0" w:space="0" w:color="auto"/>
        <w:right w:val="none" w:sz="0" w:space="0" w:color="auto"/>
      </w:divBdr>
    </w:div>
    <w:div w:id="1019815879">
      <w:bodyDiv w:val="1"/>
      <w:marLeft w:val="0"/>
      <w:marRight w:val="0"/>
      <w:marTop w:val="0"/>
      <w:marBottom w:val="0"/>
      <w:divBdr>
        <w:top w:val="none" w:sz="0" w:space="0" w:color="auto"/>
        <w:left w:val="none" w:sz="0" w:space="0" w:color="auto"/>
        <w:bottom w:val="none" w:sz="0" w:space="0" w:color="auto"/>
        <w:right w:val="none" w:sz="0" w:space="0" w:color="auto"/>
      </w:divBdr>
      <w:divsChild>
        <w:div w:id="543566426">
          <w:marLeft w:val="1166"/>
          <w:marRight w:val="0"/>
          <w:marTop w:val="96"/>
          <w:marBottom w:val="0"/>
          <w:divBdr>
            <w:top w:val="none" w:sz="0" w:space="0" w:color="auto"/>
            <w:left w:val="none" w:sz="0" w:space="0" w:color="auto"/>
            <w:bottom w:val="none" w:sz="0" w:space="0" w:color="auto"/>
            <w:right w:val="none" w:sz="0" w:space="0" w:color="auto"/>
          </w:divBdr>
        </w:div>
        <w:div w:id="577904897">
          <w:marLeft w:val="1166"/>
          <w:marRight w:val="0"/>
          <w:marTop w:val="96"/>
          <w:marBottom w:val="0"/>
          <w:divBdr>
            <w:top w:val="none" w:sz="0" w:space="0" w:color="auto"/>
            <w:left w:val="none" w:sz="0" w:space="0" w:color="auto"/>
            <w:bottom w:val="none" w:sz="0" w:space="0" w:color="auto"/>
            <w:right w:val="none" w:sz="0" w:space="0" w:color="auto"/>
          </w:divBdr>
        </w:div>
        <w:div w:id="647175849">
          <w:marLeft w:val="1166"/>
          <w:marRight w:val="0"/>
          <w:marTop w:val="96"/>
          <w:marBottom w:val="0"/>
          <w:divBdr>
            <w:top w:val="none" w:sz="0" w:space="0" w:color="auto"/>
            <w:left w:val="none" w:sz="0" w:space="0" w:color="auto"/>
            <w:bottom w:val="none" w:sz="0" w:space="0" w:color="auto"/>
            <w:right w:val="none" w:sz="0" w:space="0" w:color="auto"/>
          </w:divBdr>
        </w:div>
        <w:div w:id="1050567514">
          <w:marLeft w:val="547"/>
          <w:marRight w:val="0"/>
          <w:marTop w:val="96"/>
          <w:marBottom w:val="0"/>
          <w:divBdr>
            <w:top w:val="none" w:sz="0" w:space="0" w:color="auto"/>
            <w:left w:val="none" w:sz="0" w:space="0" w:color="auto"/>
            <w:bottom w:val="none" w:sz="0" w:space="0" w:color="auto"/>
            <w:right w:val="none" w:sz="0" w:space="0" w:color="auto"/>
          </w:divBdr>
        </w:div>
        <w:div w:id="1325933977">
          <w:marLeft w:val="547"/>
          <w:marRight w:val="0"/>
          <w:marTop w:val="96"/>
          <w:marBottom w:val="0"/>
          <w:divBdr>
            <w:top w:val="none" w:sz="0" w:space="0" w:color="auto"/>
            <w:left w:val="none" w:sz="0" w:space="0" w:color="auto"/>
            <w:bottom w:val="none" w:sz="0" w:space="0" w:color="auto"/>
            <w:right w:val="none" w:sz="0" w:space="0" w:color="auto"/>
          </w:divBdr>
        </w:div>
        <w:div w:id="1555388160">
          <w:marLeft w:val="547"/>
          <w:marRight w:val="0"/>
          <w:marTop w:val="96"/>
          <w:marBottom w:val="0"/>
          <w:divBdr>
            <w:top w:val="none" w:sz="0" w:space="0" w:color="auto"/>
            <w:left w:val="none" w:sz="0" w:space="0" w:color="auto"/>
            <w:bottom w:val="none" w:sz="0" w:space="0" w:color="auto"/>
            <w:right w:val="none" w:sz="0" w:space="0" w:color="auto"/>
          </w:divBdr>
        </w:div>
        <w:div w:id="1741369276">
          <w:marLeft w:val="1166"/>
          <w:marRight w:val="0"/>
          <w:marTop w:val="96"/>
          <w:marBottom w:val="0"/>
          <w:divBdr>
            <w:top w:val="none" w:sz="0" w:space="0" w:color="auto"/>
            <w:left w:val="none" w:sz="0" w:space="0" w:color="auto"/>
            <w:bottom w:val="none" w:sz="0" w:space="0" w:color="auto"/>
            <w:right w:val="none" w:sz="0" w:space="0" w:color="auto"/>
          </w:divBdr>
        </w:div>
      </w:divsChild>
    </w:div>
    <w:div w:id="1020665499">
      <w:bodyDiv w:val="1"/>
      <w:marLeft w:val="0"/>
      <w:marRight w:val="0"/>
      <w:marTop w:val="0"/>
      <w:marBottom w:val="0"/>
      <w:divBdr>
        <w:top w:val="none" w:sz="0" w:space="0" w:color="auto"/>
        <w:left w:val="none" w:sz="0" w:space="0" w:color="auto"/>
        <w:bottom w:val="none" w:sz="0" w:space="0" w:color="auto"/>
        <w:right w:val="none" w:sz="0" w:space="0" w:color="auto"/>
      </w:divBdr>
    </w:div>
    <w:div w:id="1022047962">
      <w:bodyDiv w:val="1"/>
      <w:marLeft w:val="0"/>
      <w:marRight w:val="0"/>
      <w:marTop w:val="0"/>
      <w:marBottom w:val="0"/>
      <w:divBdr>
        <w:top w:val="none" w:sz="0" w:space="0" w:color="auto"/>
        <w:left w:val="none" w:sz="0" w:space="0" w:color="auto"/>
        <w:bottom w:val="none" w:sz="0" w:space="0" w:color="auto"/>
        <w:right w:val="none" w:sz="0" w:space="0" w:color="auto"/>
      </w:divBdr>
    </w:div>
    <w:div w:id="1022122750">
      <w:bodyDiv w:val="1"/>
      <w:marLeft w:val="0"/>
      <w:marRight w:val="0"/>
      <w:marTop w:val="0"/>
      <w:marBottom w:val="0"/>
      <w:divBdr>
        <w:top w:val="none" w:sz="0" w:space="0" w:color="auto"/>
        <w:left w:val="none" w:sz="0" w:space="0" w:color="auto"/>
        <w:bottom w:val="none" w:sz="0" w:space="0" w:color="auto"/>
        <w:right w:val="none" w:sz="0" w:space="0" w:color="auto"/>
      </w:divBdr>
      <w:divsChild>
        <w:div w:id="142426999">
          <w:marLeft w:val="1800"/>
          <w:marRight w:val="0"/>
          <w:marTop w:val="106"/>
          <w:marBottom w:val="0"/>
          <w:divBdr>
            <w:top w:val="none" w:sz="0" w:space="0" w:color="auto"/>
            <w:left w:val="none" w:sz="0" w:space="0" w:color="auto"/>
            <w:bottom w:val="none" w:sz="0" w:space="0" w:color="auto"/>
            <w:right w:val="none" w:sz="0" w:space="0" w:color="auto"/>
          </w:divBdr>
        </w:div>
        <w:div w:id="284966444">
          <w:marLeft w:val="547"/>
          <w:marRight w:val="0"/>
          <w:marTop w:val="144"/>
          <w:marBottom w:val="0"/>
          <w:divBdr>
            <w:top w:val="none" w:sz="0" w:space="0" w:color="auto"/>
            <w:left w:val="none" w:sz="0" w:space="0" w:color="auto"/>
            <w:bottom w:val="none" w:sz="0" w:space="0" w:color="auto"/>
            <w:right w:val="none" w:sz="0" w:space="0" w:color="auto"/>
          </w:divBdr>
        </w:div>
        <w:div w:id="579606414">
          <w:marLeft w:val="1800"/>
          <w:marRight w:val="0"/>
          <w:marTop w:val="106"/>
          <w:marBottom w:val="0"/>
          <w:divBdr>
            <w:top w:val="none" w:sz="0" w:space="0" w:color="auto"/>
            <w:left w:val="none" w:sz="0" w:space="0" w:color="auto"/>
            <w:bottom w:val="none" w:sz="0" w:space="0" w:color="auto"/>
            <w:right w:val="none" w:sz="0" w:space="0" w:color="auto"/>
          </w:divBdr>
        </w:div>
        <w:div w:id="854883489">
          <w:marLeft w:val="1166"/>
          <w:marRight w:val="0"/>
          <w:marTop w:val="125"/>
          <w:marBottom w:val="0"/>
          <w:divBdr>
            <w:top w:val="none" w:sz="0" w:space="0" w:color="auto"/>
            <w:left w:val="none" w:sz="0" w:space="0" w:color="auto"/>
            <w:bottom w:val="none" w:sz="0" w:space="0" w:color="auto"/>
            <w:right w:val="none" w:sz="0" w:space="0" w:color="auto"/>
          </w:divBdr>
        </w:div>
        <w:div w:id="1249657132">
          <w:marLeft w:val="1166"/>
          <w:marRight w:val="0"/>
          <w:marTop w:val="125"/>
          <w:marBottom w:val="0"/>
          <w:divBdr>
            <w:top w:val="none" w:sz="0" w:space="0" w:color="auto"/>
            <w:left w:val="none" w:sz="0" w:space="0" w:color="auto"/>
            <w:bottom w:val="none" w:sz="0" w:space="0" w:color="auto"/>
            <w:right w:val="none" w:sz="0" w:space="0" w:color="auto"/>
          </w:divBdr>
        </w:div>
        <w:div w:id="1256014022">
          <w:marLeft w:val="1800"/>
          <w:marRight w:val="0"/>
          <w:marTop w:val="106"/>
          <w:marBottom w:val="0"/>
          <w:divBdr>
            <w:top w:val="none" w:sz="0" w:space="0" w:color="auto"/>
            <w:left w:val="none" w:sz="0" w:space="0" w:color="auto"/>
            <w:bottom w:val="none" w:sz="0" w:space="0" w:color="auto"/>
            <w:right w:val="none" w:sz="0" w:space="0" w:color="auto"/>
          </w:divBdr>
        </w:div>
        <w:div w:id="1298604307">
          <w:marLeft w:val="1800"/>
          <w:marRight w:val="0"/>
          <w:marTop w:val="106"/>
          <w:marBottom w:val="0"/>
          <w:divBdr>
            <w:top w:val="none" w:sz="0" w:space="0" w:color="auto"/>
            <w:left w:val="none" w:sz="0" w:space="0" w:color="auto"/>
            <w:bottom w:val="none" w:sz="0" w:space="0" w:color="auto"/>
            <w:right w:val="none" w:sz="0" w:space="0" w:color="auto"/>
          </w:divBdr>
        </w:div>
      </w:divsChild>
    </w:div>
    <w:div w:id="1023555929">
      <w:bodyDiv w:val="1"/>
      <w:marLeft w:val="0"/>
      <w:marRight w:val="0"/>
      <w:marTop w:val="0"/>
      <w:marBottom w:val="0"/>
      <w:divBdr>
        <w:top w:val="none" w:sz="0" w:space="0" w:color="auto"/>
        <w:left w:val="none" w:sz="0" w:space="0" w:color="auto"/>
        <w:bottom w:val="none" w:sz="0" w:space="0" w:color="auto"/>
        <w:right w:val="none" w:sz="0" w:space="0" w:color="auto"/>
      </w:divBdr>
      <w:divsChild>
        <w:div w:id="146240549">
          <w:marLeft w:val="547"/>
          <w:marRight w:val="0"/>
          <w:marTop w:val="96"/>
          <w:marBottom w:val="0"/>
          <w:divBdr>
            <w:top w:val="none" w:sz="0" w:space="0" w:color="auto"/>
            <w:left w:val="none" w:sz="0" w:space="0" w:color="auto"/>
            <w:bottom w:val="none" w:sz="0" w:space="0" w:color="auto"/>
            <w:right w:val="none" w:sz="0" w:space="0" w:color="auto"/>
          </w:divBdr>
        </w:div>
        <w:div w:id="586887453">
          <w:marLeft w:val="547"/>
          <w:marRight w:val="0"/>
          <w:marTop w:val="86"/>
          <w:marBottom w:val="0"/>
          <w:divBdr>
            <w:top w:val="none" w:sz="0" w:space="0" w:color="auto"/>
            <w:left w:val="none" w:sz="0" w:space="0" w:color="auto"/>
            <w:bottom w:val="none" w:sz="0" w:space="0" w:color="auto"/>
            <w:right w:val="none" w:sz="0" w:space="0" w:color="auto"/>
          </w:divBdr>
        </w:div>
        <w:div w:id="1193346543">
          <w:marLeft w:val="1166"/>
          <w:marRight w:val="0"/>
          <w:marTop w:val="86"/>
          <w:marBottom w:val="0"/>
          <w:divBdr>
            <w:top w:val="none" w:sz="0" w:space="0" w:color="auto"/>
            <w:left w:val="none" w:sz="0" w:space="0" w:color="auto"/>
            <w:bottom w:val="none" w:sz="0" w:space="0" w:color="auto"/>
            <w:right w:val="none" w:sz="0" w:space="0" w:color="auto"/>
          </w:divBdr>
        </w:div>
        <w:div w:id="1200901061">
          <w:marLeft w:val="1166"/>
          <w:marRight w:val="0"/>
          <w:marTop w:val="86"/>
          <w:marBottom w:val="0"/>
          <w:divBdr>
            <w:top w:val="none" w:sz="0" w:space="0" w:color="auto"/>
            <w:left w:val="none" w:sz="0" w:space="0" w:color="auto"/>
            <w:bottom w:val="none" w:sz="0" w:space="0" w:color="auto"/>
            <w:right w:val="none" w:sz="0" w:space="0" w:color="auto"/>
          </w:divBdr>
        </w:div>
        <w:div w:id="1249004902">
          <w:marLeft w:val="1166"/>
          <w:marRight w:val="0"/>
          <w:marTop w:val="86"/>
          <w:marBottom w:val="0"/>
          <w:divBdr>
            <w:top w:val="none" w:sz="0" w:space="0" w:color="auto"/>
            <w:left w:val="none" w:sz="0" w:space="0" w:color="auto"/>
            <w:bottom w:val="none" w:sz="0" w:space="0" w:color="auto"/>
            <w:right w:val="none" w:sz="0" w:space="0" w:color="auto"/>
          </w:divBdr>
        </w:div>
      </w:divsChild>
    </w:div>
    <w:div w:id="1024094892">
      <w:bodyDiv w:val="1"/>
      <w:marLeft w:val="0"/>
      <w:marRight w:val="0"/>
      <w:marTop w:val="0"/>
      <w:marBottom w:val="0"/>
      <w:divBdr>
        <w:top w:val="none" w:sz="0" w:space="0" w:color="auto"/>
        <w:left w:val="none" w:sz="0" w:space="0" w:color="auto"/>
        <w:bottom w:val="none" w:sz="0" w:space="0" w:color="auto"/>
        <w:right w:val="none" w:sz="0" w:space="0" w:color="auto"/>
      </w:divBdr>
    </w:div>
    <w:div w:id="1024987323">
      <w:bodyDiv w:val="1"/>
      <w:marLeft w:val="0"/>
      <w:marRight w:val="0"/>
      <w:marTop w:val="0"/>
      <w:marBottom w:val="0"/>
      <w:divBdr>
        <w:top w:val="none" w:sz="0" w:space="0" w:color="auto"/>
        <w:left w:val="none" w:sz="0" w:space="0" w:color="auto"/>
        <w:bottom w:val="none" w:sz="0" w:space="0" w:color="auto"/>
        <w:right w:val="none" w:sz="0" w:space="0" w:color="auto"/>
      </w:divBdr>
    </w:div>
    <w:div w:id="1025398765">
      <w:bodyDiv w:val="1"/>
      <w:marLeft w:val="0"/>
      <w:marRight w:val="0"/>
      <w:marTop w:val="0"/>
      <w:marBottom w:val="0"/>
      <w:divBdr>
        <w:top w:val="none" w:sz="0" w:space="0" w:color="auto"/>
        <w:left w:val="none" w:sz="0" w:space="0" w:color="auto"/>
        <w:bottom w:val="none" w:sz="0" w:space="0" w:color="auto"/>
        <w:right w:val="none" w:sz="0" w:space="0" w:color="auto"/>
      </w:divBdr>
    </w:div>
    <w:div w:id="1025860448">
      <w:bodyDiv w:val="1"/>
      <w:marLeft w:val="0"/>
      <w:marRight w:val="0"/>
      <w:marTop w:val="0"/>
      <w:marBottom w:val="0"/>
      <w:divBdr>
        <w:top w:val="none" w:sz="0" w:space="0" w:color="auto"/>
        <w:left w:val="none" w:sz="0" w:space="0" w:color="auto"/>
        <w:bottom w:val="none" w:sz="0" w:space="0" w:color="auto"/>
        <w:right w:val="none" w:sz="0" w:space="0" w:color="auto"/>
      </w:divBdr>
    </w:div>
    <w:div w:id="1026254139">
      <w:bodyDiv w:val="1"/>
      <w:marLeft w:val="0"/>
      <w:marRight w:val="0"/>
      <w:marTop w:val="0"/>
      <w:marBottom w:val="0"/>
      <w:divBdr>
        <w:top w:val="none" w:sz="0" w:space="0" w:color="auto"/>
        <w:left w:val="none" w:sz="0" w:space="0" w:color="auto"/>
        <w:bottom w:val="none" w:sz="0" w:space="0" w:color="auto"/>
        <w:right w:val="none" w:sz="0" w:space="0" w:color="auto"/>
      </w:divBdr>
      <w:divsChild>
        <w:div w:id="37632879">
          <w:marLeft w:val="547"/>
          <w:marRight w:val="0"/>
          <w:marTop w:val="96"/>
          <w:marBottom w:val="0"/>
          <w:divBdr>
            <w:top w:val="none" w:sz="0" w:space="0" w:color="auto"/>
            <w:left w:val="none" w:sz="0" w:space="0" w:color="auto"/>
            <w:bottom w:val="none" w:sz="0" w:space="0" w:color="auto"/>
            <w:right w:val="none" w:sz="0" w:space="0" w:color="auto"/>
          </w:divBdr>
        </w:div>
        <w:div w:id="48772020">
          <w:marLeft w:val="1800"/>
          <w:marRight w:val="0"/>
          <w:marTop w:val="72"/>
          <w:marBottom w:val="0"/>
          <w:divBdr>
            <w:top w:val="none" w:sz="0" w:space="0" w:color="auto"/>
            <w:left w:val="none" w:sz="0" w:space="0" w:color="auto"/>
            <w:bottom w:val="none" w:sz="0" w:space="0" w:color="auto"/>
            <w:right w:val="none" w:sz="0" w:space="0" w:color="auto"/>
          </w:divBdr>
        </w:div>
        <w:div w:id="237635497">
          <w:marLeft w:val="2520"/>
          <w:marRight w:val="0"/>
          <w:marTop w:val="62"/>
          <w:marBottom w:val="0"/>
          <w:divBdr>
            <w:top w:val="none" w:sz="0" w:space="0" w:color="auto"/>
            <w:left w:val="none" w:sz="0" w:space="0" w:color="auto"/>
            <w:bottom w:val="none" w:sz="0" w:space="0" w:color="auto"/>
            <w:right w:val="none" w:sz="0" w:space="0" w:color="auto"/>
          </w:divBdr>
        </w:div>
        <w:div w:id="248856972">
          <w:marLeft w:val="1166"/>
          <w:marRight w:val="0"/>
          <w:marTop w:val="86"/>
          <w:marBottom w:val="0"/>
          <w:divBdr>
            <w:top w:val="none" w:sz="0" w:space="0" w:color="auto"/>
            <w:left w:val="none" w:sz="0" w:space="0" w:color="auto"/>
            <w:bottom w:val="none" w:sz="0" w:space="0" w:color="auto"/>
            <w:right w:val="none" w:sz="0" w:space="0" w:color="auto"/>
          </w:divBdr>
        </w:div>
        <w:div w:id="391971236">
          <w:marLeft w:val="1800"/>
          <w:marRight w:val="0"/>
          <w:marTop w:val="72"/>
          <w:marBottom w:val="0"/>
          <w:divBdr>
            <w:top w:val="none" w:sz="0" w:space="0" w:color="auto"/>
            <w:left w:val="none" w:sz="0" w:space="0" w:color="auto"/>
            <w:bottom w:val="none" w:sz="0" w:space="0" w:color="auto"/>
            <w:right w:val="none" w:sz="0" w:space="0" w:color="auto"/>
          </w:divBdr>
        </w:div>
        <w:div w:id="497041426">
          <w:marLeft w:val="1166"/>
          <w:marRight w:val="0"/>
          <w:marTop w:val="86"/>
          <w:marBottom w:val="0"/>
          <w:divBdr>
            <w:top w:val="none" w:sz="0" w:space="0" w:color="auto"/>
            <w:left w:val="none" w:sz="0" w:space="0" w:color="auto"/>
            <w:bottom w:val="none" w:sz="0" w:space="0" w:color="auto"/>
            <w:right w:val="none" w:sz="0" w:space="0" w:color="auto"/>
          </w:divBdr>
        </w:div>
        <w:div w:id="546718762">
          <w:marLeft w:val="547"/>
          <w:marRight w:val="0"/>
          <w:marTop w:val="96"/>
          <w:marBottom w:val="0"/>
          <w:divBdr>
            <w:top w:val="none" w:sz="0" w:space="0" w:color="auto"/>
            <w:left w:val="none" w:sz="0" w:space="0" w:color="auto"/>
            <w:bottom w:val="none" w:sz="0" w:space="0" w:color="auto"/>
            <w:right w:val="none" w:sz="0" w:space="0" w:color="auto"/>
          </w:divBdr>
        </w:div>
        <w:div w:id="717824416">
          <w:marLeft w:val="547"/>
          <w:marRight w:val="0"/>
          <w:marTop w:val="96"/>
          <w:marBottom w:val="0"/>
          <w:divBdr>
            <w:top w:val="none" w:sz="0" w:space="0" w:color="auto"/>
            <w:left w:val="none" w:sz="0" w:space="0" w:color="auto"/>
            <w:bottom w:val="none" w:sz="0" w:space="0" w:color="auto"/>
            <w:right w:val="none" w:sz="0" w:space="0" w:color="auto"/>
          </w:divBdr>
        </w:div>
        <w:div w:id="861818408">
          <w:marLeft w:val="1166"/>
          <w:marRight w:val="0"/>
          <w:marTop w:val="86"/>
          <w:marBottom w:val="0"/>
          <w:divBdr>
            <w:top w:val="none" w:sz="0" w:space="0" w:color="auto"/>
            <w:left w:val="none" w:sz="0" w:space="0" w:color="auto"/>
            <w:bottom w:val="none" w:sz="0" w:space="0" w:color="auto"/>
            <w:right w:val="none" w:sz="0" w:space="0" w:color="auto"/>
          </w:divBdr>
        </w:div>
        <w:div w:id="1501847201">
          <w:marLeft w:val="2520"/>
          <w:marRight w:val="0"/>
          <w:marTop w:val="62"/>
          <w:marBottom w:val="0"/>
          <w:divBdr>
            <w:top w:val="none" w:sz="0" w:space="0" w:color="auto"/>
            <w:left w:val="none" w:sz="0" w:space="0" w:color="auto"/>
            <w:bottom w:val="none" w:sz="0" w:space="0" w:color="auto"/>
            <w:right w:val="none" w:sz="0" w:space="0" w:color="auto"/>
          </w:divBdr>
        </w:div>
        <w:div w:id="1591428014">
          <w:marLeft w:val="1166"/>
          <w:marRight w:val="0"/>
          <w:marTop w:val="86"/>
          <w:marBottom w:val="0"/>
          <w:divBdr>
            <w:top w:val="none" w:sz="0" w:space="0" w:color="auto"/>
            <w:left w:val="none" w:sz="0" w:space="0" w:color="auto"/>
            <w:bottom w:val="none" w:sz="0" w:space="0" w:color="auto"/>
            <w:right w:val="none" w:sz="0" w:space="0" w:color="auto"/>
          </w:divBdr>
        </w:div>
        <w:div w:id="1835414823">
          <w:marLeft w:val="1800"/>
          <w:marRight w:val="0"/>
          <w:marTop w:val="72"/>
          <w:marBottom w:val="0"/>
          <w:divBdr>
            <w:top w:val="none" w:sz="0" w:space="0" w:color="auto"/>
            <w:left w:val="none" w:sz="0" w:space="0" w:color="auto"/>
            <w:bottom w:val="none" w:sz="0" w:space="0" w:color="auto"/>
            <w:right w:val="none" w:sz="0" w:space="0" w:color="auto"/>
          </w:divBdr>
        </w:div>
      </w:divsChild>
    </w:div>
    <w:div w:id="1026905406">
      <w:bodyDiv w:val="1"/>
      <w:marLeft w:val="0"/>
      <w:marRight w:val="0"/>
      <w:marTop w:val="0"/>
      <w:marBottom w:val="0"/>
      <w:divBdr>
        <w:top w:val="none" w:sz="0" w:space="0" w:color="auto"/>
        <w:left w:val="none" w:sz="0" w:space="0" w:color="auto"/>
        <w:bottom w:val="none" w:sz="0" w:space="0" w:color="auto"/>
        <w:right w:val="none" w:sz="0" w:space="0" w:color="auto"/>
      </w:divBdr>
    </w:div>
    <w:div w:id="1027756948">
      <w:bodyDiv w:val="1"/>
      <w:marLeft w:val="0"/>
      <w:marRight w:val="0"/>
      <w:marTop w:val="0"/>
      <w:marBottom w:val="0"/>
      <w:divBdr>
        <w:top w:val="none" w:sz="0" w:space="0" w:color="auto"/>
        <w:left w:val="none" w:sz="0" w:space="0" w:color="auto"/>
        <w:bottom w:val="none" w:sz="0" w:space="0" w:color="auto"/>
        <w:right w:val="none" w:sz="0" w:space="0" w:color="auto"/>
      </w:divBdr>
    </w:div>
    <w:div w:id="1027757828">
      <w:bodyDiv w:val="1"/>
      <w:marLeft w:val="0"/>
      <w:marRight w:val="0"/>
      <w:marTop w:val="0"/>
      <w:marBottom w:val="0"/>
      <w:divBdr>
        <w:top w:val="none" w:sz="0" w:space="0" w:color="auto"/>
        <w:left w:val="none" w:sz="0" w:space="0" w:color="auto"/>
        <w:bottom w:val="none" w:sz="0" w:space="0" w:color="auto"/>
        <w:right w:val="none" w:sz="0" w:space="0" w:color="auto"/>
      </w:divBdr>
    </w:div>
    <w:div w:id="1029724270">
      <w:bodyDiv w:val="1"/>
      <w:marLeft w:val="0"/>
      <w:marRight w:val="0"/>
      <w:marTop w:val="0"/>
      <w:marBottom w:val="0"/>
      <w:divBdr>
        <w:top w:val="none" w:sz="0" w:space="0" w:color="auto"/>
        <w:left w:val="none" w:sz="0" w:space="0" w:color="auto"/>
        <w:bottom w:val="none" w:sz="0" w:space="0" w:color="auto"/>
        <w:right w:val="none" w:sz="0" w:space="0" w:color="auto"/>
      </w:divBdr>
    </w:div>
    <w:div w:id="1029840176">
      <w:bodyDiv w:val="1"/>
      <w:marLeft w:val="0"/>
      <w:marRight w:val="0"/>
      <w:marTop w:val="0"/>
      <w:marBottom w:val="0"/>
      <w:divBdr>
        <w:top w:val="none" w:sz="0" w:space="0" w:color="auto"/>
        <w:left w:val="none" w:sz="0" w:space="0" w:color="auto"/>
        <w:bottom w:val="none" w:sz="0" w:space="0" w:color="auto"/>
        <w:right w:val="none" w:sz="0" w:space="0" w:color="auto"/>
      </w:divBdr>
    </w:div>
    <w:div w:id="1030105427">
      <w:bodyDiv w:val="1"/>
      <w:marLeft w:val="0"/>
      <w:marRight w:val="0"/>
      <w:marTop w:val="0"/>
      <w:marBottom w:val="0"/>
      <w:divBdr>
        <w:top w:val="none" w:sz="0" w:space="0" w:color="auto"/>
        <w:left w:val="none" w:sz="0" w:space="0" w:color="auto"/>
        <w:bottom w:val="none" w:sz="0" w:space="0" w:color="auto"/>
        <w:right w:val="none" w:sz="0" w:space="0" w:color="auto"/>
      </w:divBdr>
    </w:div>
    <w:div w:id="1030762298">
      <w:bodyDiv w:val="1"/>
      <w:marLeft w:val="0"/>
      <w:marRight w:val="0"/>
      <w:marTop w:val="0"/>
      <w:marBottom w:val="0"/>
      <w:divBdr>
        <w:top w:val="none" w:sz="0" w:space="0" w:color="auto"/>
        <w:left w:val="none" w:sz="0" w:space="0" w:color="auto"/>
        <w:bottom w:val="none" w:sz="0" w:space="0" w:color="auto"/>
        <w:right w:val="none" w:sz="0" w:space="0" w:color="auto"/>
      </w:divBdr>
    </w:div>
    <w:div w:id="1032192795">
      <w:bodyDiv w:val="1"/>
      <w:marLeft w:val="0"/>
      <w:marRight w:val="0"/>
      <w:marTop w:val="0"/>
      <w:marBottom w:val="0"/>
      <w:divBdr>
        <w:top w:val="none" w:sz="0" w:space="0" w:color="auto"/>
        <w:left w:val="none" w:sz="0" w:space="0" w:color="auto"/>
        <w:bottom w:val="none" w:sz="0" w:space="0" w:color="auto"/>
        <w:right w:val="none" w:sz="0" w:space="0" w:color="auto"/>
      </w:divBdr>
    </w:div>
    <w:div w:id="1032267590">
      <w:bodyDiv w:val="1"/>
      <w:marLeft w:val="0"/>
      <w:marRight w:val="0"/>
      <w:marTop w:val="0"/>
      <w:marBottom w:val="0"/>
      <w:divBdr>
        <w:top w:val="none" w:sz="0" w:space="0" w:color="auto"/>
        <w:left w:val="none" w:sz="0" w:space="0" w:color="auto"/>
        <w:bottom w:val="none" w:sz="0" w:space="0" w:color="auto"/>
        <w:right w:val="none" w:sz="0" w:space="0" w:color="auto"/>
      </w:divBdr>
    </w:div>
    <w:div w:id="1033337636">
      <w:bodyDiv w:val="1"/>
      <w:marLeft w:val="0"/>
      <w:marRight w:val="0"/>
      <w:marTop w:val="0"/>
      <w:marBottom w:val="0"/>
      <w:divBdr>
        <w:top w:val="none" w:sz="0" w:space="0" w:color="auto"/>
        <w:left w:val="none" w:sz="0" w:space="0" w:color="auto"/>
        <w:bottom w:val="none" w:sz="0" w:space="0" w:color="auto"/>
        <w:right w:val="none" w:sz="0" w:space="0" w:color="auto"/>
      </w:divBdr>
    </w:div>
    <w:div w:id="1034043062">
      <w:bodyDiv w:val="1"/>
      <w:marLeft w:val="0"/>
      <w:marRight w:val="0"/>
      <w:marTop w:val="0"/>
      <w:marBottom w:val="0"/>
      <w:divBdr>
        <w:top w:val="none" w:sz="0" w:space="0" w:color="auto"/>
        <w:left w:val="none" w:sz="0" w:space="0" w:color="auto"/>
        <w:bottom w:val="none" w:sz="0" w:space="0" w:color="auto"/>
        <w:right w:val="none" w:sz="0" w:space="0" w:color="auto"/>
      </w:divBdr>
    </w:div>
    <w:div w:id="1035276906">
      <w:bodyDiv w:val="1"/>
      <w:marLeft w:val="0"/>
      <w:marRight w:val="0"/>
      <w:marTop w:val="0"/>
      <w:marBottom w:val="0"/>
      <w:divBdr>
        <w:top w:val="none" w:sz="0" w:space="0" w:color="auto"/>
        <w:left w:val="none" w:sz="0" w:space="0" w:color="auto"/>
        <w:bottom w:val="none" w:sz="0" w:space="0" w:color="auto"/>
        <w:right w:val="none" w:sz="0" w:space="0" w:color="auto"/>
      </w:divBdr>
    </w:div>
    <w:div w:id="1035496706">
      <w:bodyDiv w:val="1"/>
      <w:marLeft w:val="0"/>
      <w:marRight w:val="0"/>
      <w:marTop w:val="0"/>
      <w:marBottom w:val="0"/>
      <w:divBdr>
        <w:top w:val="none" w:sz="0" w:space="0" w:color="auto"/>
        <w:left w:val="none" w:sz="0" w:space="0" w:color="auto"/>
        <w:bottom w:val="none" w:sz="0" w:space="0" w:color="auto"/>
        <w:right w:val="none" w:sz="0" w:space="0" w:color="auto"/>
      </w:divBdr>
    </w:div>
    <w:div w:id="1038429351">
      <w:bodyDiv w:val="1"/>
      <w:marLeft w:val="0"/>
      <w:marRight w:val="0"/>
      <w:marTop w:val="0"/>
      <w:marBottom w:val="0"/>
      <w:divBdr>
        <w:top w:val="none" w:sz="0" w:space="0" w:color="auto"/>
        <w:left w:val="none" w:sz="0" w:space="0" w:color="auto"/>
        <w:bottom w:val="none" w:sz="0" w:space="0" w:color="auto"/>
        <w:right w:val="none" w:sz="0" w:space="0" w:color="auto"/>
      </w:divBdr>
    </w:div>
    <w:div w:id="1039284284">
      <w:bodyDiv w:val="1"/>
      <w:marLeft w:val="0"/>
      <w:marRight w:val="0"/>
      <w:marTop w:val="0"/>
      <w:marBottom w:val="0"/>
      <w:divBdr>
        <w:top w:val="none" w:sz="0" w:space="0" w:color="auto"/>
        <w:left w:val="none" w:sz="0" w:space="0" w:color="auto"/>
        <w:bottom w:val="none" w:sz="0" w:space="0" w:color="auto"/>
        <w:right w:val="none" w:sz="0" w:space="0" w:color="auto"/>
      </w:divBdr>
    </w:div>
    <w:div w:id="1039551589">
      <w:bodyDiv w:val="1"/>
      <w:marLeft w:val="0"/>
      <w:marRight w:val="0"/>
      <w:marTop w:val="0"/>
      <w:marBottom w:val="0"/>
      <w:divBdr>
        <w:top w:val="none" w:sz="0" w:space="0" w:color="auto"/>
        <w:left w:val="none" w:sz="0" w:space="0" w:color="auto"/>
        <w:bottom w:val="none" w:sz="0" w:space="0" w:color="auto"/>
        <w:right w:val="none" w:sz="0" w:space="0" w:color="auto"/>
      </w:divBdr>
    </w:div>
    <w:div w:id="1039740446">
      <w:bodyDiv w:val="1"/>
      <w:marLeft w:val="0"/>
      <w:marRight w:val="0"/>
      <w:marTop w:val="0"/>
      <w:marBottom w:val="0"/>
      <w:divBdr>
        <w:top w:val="none" w:sz="0" w:space="0" w:color="auto"/>
        <w:left w:val="none" w:sz="0" w:space="0" w:color="auto"/>
        <w:bottom w:val="none" w:sz="0" w:space="0" w:color="auto"/>
        <w:right w:val="none" w:sz="0" w:space="0" w:color="auto"/>
      </w:divBdr>
    </w:div>
    <w:div w:id="1040086554">
      <w:bodyDiv w:val="1"/>
      <w:marLeft w:val="0"/>
      <w:marRight w:val="0"/>
      <w:marTop w:val="0"/>
      <w:marBottom w:val="0"/>
      <w:divBdr>
        <w:top w:val="none" w:sz="0" w:space="0" w:color="auto"/>
        <w:left w:val="none" w:sz="0" w:space="0" w:color="auto"/>
        <w:bottom w:val="none" w:sz="0" w:space="0" w:color="auto"/>
        <w:right w:val="none" w:sz="0" w:space="0" w:color="auto"/>
      </w:divBdr>
    </w:div>
    <w:div w:id="1040205619">
      <w:bodyDiv w:val="1"/>
      <w:marLeft w:val="0"/>
      <w:marRight w:val="0"/>
      <w:marTop w:val="0"/>
      <w:marBottom w:val="0"/>
      <w:divBdr>
        <w:top w:val="none" w:sz="0" w:space="0" w:color="auto"/>
        <w:left w:val="none" w:sz="0" w:space="0" w:color="auto"/>
        <w:bottom w:val="none" w:sz="0" w:space="0" w:color="auto"/>
        <w:right w:val="none" w:sz="0" w:space="0" w:color="auto"/>
      </w:divBdr>
    </w:div>
    <w:div w:id="1040940365">
      <w:bodyDiv w:val="1"/>
      <w:marLeft w:val="0"/>
      <w:marRight w:val="0"/>
      <w:marTop w:val="0"/>
      <w:marBottom w:val="0"/>
      <w:divBdr>
        <w:top w:val="none" w:sz="0" w:space="0" w:color="auto"/>
        <w:left w:val="none" w:sz="0" w:space="0" w:color="auto"/>
        <w:bottom w:val="none" w:sz="0" w:space="0" w:color="auto"/>
        <w:right w:val="none" w:sz="0" w:space="0" w:color="auto"/>
      </w:divBdr>
      <w:divsChild>
        <w:div w:id="711265891">
          <w:marLeft w:val="1166"/>
          <w:marRight w:val="0"/>
          <w:marTop w:val="115"/>
          <w:marBottom w:val="0"/>
          <w:divBdr>
            <w:top w:val="none" w:sz="0" w:space="0" w:color="auto"/>
            <w:left w:val="none" w:sz="0" w:space="0" w:color="auto"/>
            <w:bottom w:val="none" w:sz="0" w:space="0" w:color="auto"/>
            <w:right w:val="none" w:sz="0" w:space="0" w:color="auto"/>
          </w:divBdr>
        </w:div>
        <w:div w:id="861938324">
          <w:marLeft w:val="1166"/>
          <w:marRight w:val="0"/>
          <w:marTop w:val="115"/>
          <w:marBottom w:val="0"/>
          <w:divBdr>
            <w:top w:val="none" w:sz="0" w:space="0" w:color="auto"/>
            <w:left w:val="none" w:sz="0" w:space="0" w:color="auto"/>
            <w:bottom w:val="none" w:sz="0" w:space="0" w:color="auto"/>
            <w:right w:val="none" w:sz="0" w:space="0" w:color="auto"/>
          </w:divBdr>
        </w:div>
        <w:div w:id="1245645202">
          <w:marLeft w:val="1800"/>
          <w:marRight w:val="0"/>
          <w:marTop w:val="96"/>
          <w:marBottom w:val="0"/>
          <w:divBdr>
            <w:top w:val="none" w:sz="0" w:space="0" w:color="auto"/>
            <w:left w:val="none" w:sz="0" w:space="0" w:color="auto"/>
            <w:bottom w:val="none" w:sz="0" w:space="0" w:color="auto"/>
            <w:right w:val="none" w:sz="0" w:space="0" w:color="auto"/>
          </w:divBdr>
        </w:div>
        <w:div w:id="1920171761">
          <w:marLeft w:val="1800"/>
          <w:marRight w:val="0"/>
          <w:marTop w:val="96"/>
          <w:marBottom w:val="0"/>
          <w:divBdr>
            <w:top w:val="none" w:sz="0" w:space="0" w:color="auto"/>
            <w:left w:val="none" w:sz="0" w:space="0" w:color="auto"/>
            <w:bottom w:val="none" w:sz="0" w:space="0" w:color="auto"/>
            <w:right w:val="none" w:sz="0" w:space="0" w:color="auto"/>
          </w:divBdr>
        </w:div>
        <w:div w:id="2004582050">
          <w:marLeft w:val="1166"/>
          <w:marRight w:val="0"/>
          <w:marTop w:val="115"/>
          <w:marBottom w:val="0"/>
          <w:divBdr>
            <w:top w:val="none" w:sz="0" w:space="0" w:color="auto"/>
            <w:left w:val="none" w:sz="0" w:space="0" w:color="auto"/>
            <w:bottom w:val="none" w:sz="0" w:space="0" w:color="auto"/>
            <w:right w:val="none" w:sz="0" w:space="0" w:color="auto"/>
          </w:divBdr>
        </w:div>
      </w:divsChild>
    </w:div>
    <w:div w:id="1043600662">
      <w:bodyDiv w:val="1"/>
      <w:marLeft w:val="0"/>
      <w:marRight w:val="0"/>
      <w:marTop w:val="0"/>
      <w:marBottom w:val="0"/>
      <w:divBdr>
        <w:top w:val="none" w:sz="0" w:space="0" w:color="auto"/>
        <w:left w:val="none" w:sz="0" w:space="0" w:color="auto"/>
        <w:bottom w:val="none" w:sz="0" w:space="0" w:color="auto"/>
        <w:right w:val="none" w:sz="0" w:space="0" w:color="auto"/>
      </w:divBdr>
    </w:div>
    <w:div w:id="1044215139">
      <w:bodyDiv w:val="1"/>
      <w:marLeft w:val="0"/>
      <w:marRight w:val="0"/>
      <w:marTop w:val="0"/>
      <w:marBottom w:val="0"/>
      <w:divBdr>
        <w:top w:val="none" w:sz="0" w:space="0" w:color="auto"/>
        <w:left w:val="none" w:sz="0" w:space="0" w:color="auto"/>
        <w:bottom w:val="none" w:sz="0" w:space="0" w:color="auto"/>
        <w:right w:val="none" w:sz="0" w:space="0" w:color="auto"/>
      </w:divBdr>
      <w:divsChild>
        <w:div w:id="351538019">
          <w:marLeft w:val="360"/>
          <w:marRight w:val="0"/>
          <w:marTop w:val="200"/>
          <w:marBottom w:val="0"/>
          <w:divBdr>
            <w:top w:val="none" w:sz="0" w:space="0" w:color="auto"/>
            <w:left w:val="none" w:sz="0" w:space="0" w:color="auto"/>
            <w:bottom w:val="none" w:sz="0" w:space="0" w:color="auto"/>
            <w:right w:val="none" w:sz="0" w:space="0" w:color="auto"/>
          </w:divBdr>
        </w:div>
        <w:div w:id="383875576">
          <w:marLeft w:val="1800"/>
          <w:marRight w:val="0"/>
          <w:marTop w:val="100"/>
          <w:marBottom w:val="0"/>
          <w:divBdr>
            <w:top w:val="none" w:sz="0" w:space="0" w:color="auto"/>
            <w:left w:val="none" w:sz="0" w:space="0" w:color="auto"/>
            <w:bottom w:val="none" w:sz="0" w:space="0" w:color="auto"/>
            <w:right w:val="none" w:sz="0" w:space="0" w:color="auto"/>
          </w:divBdr>
        </w:div>
        <w:div w:id="510147395">
          <w:marLeft w:val="360"/>
          <w:marRight w:val="0"/>
          <w:marTop w:val="200"/>
          <w:marBottom w:val="0"/>
          <w:divBdr>
            <w:top w:val="none" w:sz="0" w:space="0" w:color="auto"/>
            <w:left w:val="none" w:sz="0" w:space="0" w:color="auto"/>
            <w:bottom w:val="none" w:sz="0" w:space="0" w:color="auto"/>
            <w:right w:val="none" w:sz="0" w:space="0" w:color="auto"/>
          </w:divBdr>
        </w:div>
        <w:div w:id="639728668">
          <w:marLeft w:val="1080"/>
          <w:marRight w:val="0"/>
          <w:marTop w:val="100"/>
          <w:marBottom w:val="0"/>
          <w:divBdr>
            <w:top w:val="none" w:sz="0" w:space="0" w:color="auto"/>
            <w:left w:val="none" w:sz="0" w:space="0" w:color="auto"/>
            <w:bottom w:val="none" w:sz="0" w:space="0" w:color="auto"/>
            <w:right w:val="none" w:sz="0" w:space="0" w:color="auto"/>
          </w:divBdr>
        </w:div>
        <w:div w:id="650720878">
          <w:marLeft w:val="2520"/>
          <w:marRight w:val="0"/>
          <w:marTop w:val="100"/>
          <w:marBottom w:val="0"/>
          <w:divBdr>
            <w:top w:val="none" w:sz="0" w:space="0" w:color="auto"/>
            <w:left w:val="none" w:sz="0" w:space="0" w:color="auto"/>
            <w:bottom w:val="none" w:sz="0" w:space="0" w:color="auto"/>
            <w:right w:val="none" w:sz="0" w:space="0" w:color="auto"/>
          </w:divBdr>
        </w:div>
        <w:div w:id="880242601">
          <w:marLeft w:val="1080"/>
          <w:marRight w:val="0"/>
          <w:marTop w:val="100"/>
          <w:marBottom w:val="0"/>
          <w:divBdr>
            <w:top w:val="none" w:sz="0" w:space="0" w:color="auto"/>
            <w:left w:val="none" w:sz="0" w:space="0" w:color="auto"/>
            <w:bottom w:val="none" w:sz="0" w:space="0" w:color="auto"/>
            <w:right w:val="none" w:sz="0" w:space="0" w:color="auto"/>
          </w:divBdr>
        </w:div>
        <w:div w:id="1713311847">
          <w:marLeft w:val="1800"/>
          <w:marRight w:val="0"/>
          <w:marTop w:val="100"/>
          <w:marBottom w:val="0"/>
          <w:divBdr>
            <w:top w:val="none" w:sz="0" w:space="0" w:color="auto"/>
            <w:left w:val="none" w:sz="0" w:space="0" w:color="auto"/>
            <w:bottom w:val="none" w:sz="0" w:space="0" w:color="auto"/>
            <w:right w:val="none" w:sz="0" w:space="0" w:color="auto"/>
          </w:divBdr>
        </w:div>
        <w:div w:id="1969428732">
          <w:marLeft w:val="2520"/>
          <w:marRight w:val="0"/>
          <w:marTop w:val="100"/>
          <w:marBottom w:val="0"/>
          <w:divBdr>
            <w:top w:val="none" w:sz="0" w:space="0" w:color="auto"/>
            <w:left w:val="none" w:sz="0" w:space="0" w:color="auto"/>
            <w:bottom w:val="none" w:sz="0" w:space="0" w:color="auto"/>
            <w:right w:val="none" w:sz="0" w:space="0" w:color="auto"/>
          </w:divBdr>
        </w:div>
      </w:divsChild>
    </w:div>
    <w:div w:id="1046569498">
      <w:bodyDiv w:val="1"/>
      <w:marLeft w:val="150"/>
      <w:marRight w:val="150"/>
      <w:marTop w:val="150"/>
      <w:marBottom w:val="150"/>
      <w:divBdr>
        <w:top w:val="none" w:sz="0" w:space="0" w:color="auto"/>
        <w:left w:val="none" w:sz="0" w:space="0" w:color="auto"/>
        <w:bottom w:val="none" w:sz="0" w:space="0" w:color="auto"/>
        <w:right w:val="none" w:sz="0" w:space="0" w:color="auto"/>
      </w:divBdr>
    </w:div>
    <w:div w:id="1047801044">
      <w:bodyDiv w:val="1"/>
      <w:marLeft w:val="0"/>
      <w:marRight w:val="0"/>
      <w:marTop w:val="0"/>
      <w:marBottom w:val="0"/>
      <w:divBdr>
        <w:top w:val="none" w:sz="0" w:space="0" w:color="auto"/>
        <w:left w:val="none" w:sz="0" w:space="0" w:color="auto"/>
        <w:bottom w:val="none" w:sz="0" w:space="0" w:color="auto"/>
        <w:right w:val="none" w:sz="0" w:space="0" w:color="auto"/>
      </w:divBdr>
    </w:div>
    <w:div w:id="1048258505">
      <w:bodyDiv w:val="1"/>
      <w:marLeft w:val="0"/>
      <w:marRight w:val="0"/>
      <w:marTop w:val="0"/>
      <w:marBottom w:val="0"/>
      <w:divBdr>
        <w:top w:val="none" w:sz="0" w:space="0" w:color="auto"/>
        <w:left w:val="none" w:sz="0" w:space="0" w:color="auto"/>
        <w:bottom w:val="none" w:sz="0" w:space="0" w:color="auto"/>
        <w:right w:val="none" w:sz="0" w:space="0" w:color="auto"/>
      </w:divBdr>
    </w:div>
    <w:div w:id="1048914325">
      <w:bodyDiv w:val="1"/>
      <w:marLeft w:val="0"/>
      <w:marRight w:val="0"/>
      <w:marTop w:val="0"/>
      <w:marBottom w:val="0"/>
      <w:divBdr>
        <w:top w:val="none" w:sz="0" w:space="0" w:color="auto"/>
        <w:left w:val="none" w:sz="0" w:space="0" w:color="auto"/>
        <w:bottom w:val="none" w:sz="0" w:space="0" w:color="auto"/>
        <w:right w:val="none" w:sz="0" w:space="0" w:color="auto"/>
      </w:divBdr>
      <w:divsChild>
        <w:div w:id="689525350">
          <w:marLeft w:val="547"/>
          <w:marRight w:val="0"/>
          <w:marTop w:val="115"/>
          <w:marBottom w:val="0"/>
          <w:divBdr>
            <w:top w:val="none" w:sz="0" w:space="0" w:color="auto"/>
            <w:left w:val="none" w:sz="0" w:space="0" w:color="auto"/>
            <w:bottom w:val="none" w:sz="0" w:space="0" w:color="auto"/>
            <w:right w:val="none" w:sz="0" w:space="0" w:color="auto"/>
          </w:divBdr>
        </w:div>
        <w:div w:id="754594254">
          <w:marLeft w:val="1166"/>
          <w:marRight w:val="0"/>
          <w:marTop w:val="115"/>
          <w:marBottom w:val="0"/>
          <w:divBdr>
            <w:top w:val="none" w:sz="0" w:space="0" w:color="auto"/>
            <w:left w:val="none" w:sz="0" w:space="0" w:color="auto"/>
            <w:bottom w:val="none" w:sz="0" w:space="0" w:color="auto"/>
            <w:right w:val="none" w:sz="0" w:space="0" w:color="auto"/>
          </w:divBdr>
        </w:div>
        <w:div w:id="1752121956">
          <w:marLeft w:val="1166"/>
          <w:marRight w:val="0"/>
          <w:marTop w:val="115"/>
          <w:marBottom w:val="0"/>
          <w:divBdr>
            <w:top w:val="none" w:sz="0" w:space="0" w:color="auto"/>
            <w:left w:val="none" w:sz="0" w:space="0" w:color="auto"/>
            <w:bottom w:val="none" w:sz="0" w:space="0" w:color="auto"/>
            <w:right w:val="none" w:sz="0" w:space="0" w:color="auto"/>
          </w:divBdr>
        </w:div>
      </w:divsChild>
    </w:div>
    <w:div w:id="1049690326">
      <w:bodyDiv w:val="1"/>
      <w:marLeft w:val="0"/>
      <w:marRight w:val="0"/>
      <w:marTop w:val="0"/>
      <w:marBottom w:val="0"/>
      <w:divBdr>
        <w:top w:val="none" w:sz="0" w:space="0" w:color="auto"/>
        <w:left w:val="none" w:sz="0" w:space="0" w:color="auto"/>
        <w:bottom w:val="none" w:sz="0" w:space="0" w:color="auto"/>
        <w:right w:val="none" w:sz="0" w:space="0" w:color="auto"/>
      </w:divBdr>
    </w:div>
    <w:div w:id="1050153906">
      <w:bodyDiv w:val="1"/>
      <w:marLeft w:val="0"/>
      <w:marRight w:val="0"/>
      <w:marTop w:val="0"/>
      <w:marBottom w:val="0"/>
      <w:divBdr>
        <w:top w:val="none" w:sz="0" w:space="0" w:color="auto"/>
        <w:left w:val="none" w:sz="0" w:space="0" w:color="auto"/>
        <w:bottom w:val="none" w:sz="0" w:space="0" w:color="auto"/>
        <w:right w:val="none" w:sz="0" w:space="0" w:color="auto"/>
      </w:divBdr>
    </w:div>
    <w:div w:id="1050423607">
      <w:bodyDiv w:val="1"/>
      <w:marLeft w:val="0"/>
      <w:marRight w:val="0"/>
      <w:marTop w:val="0"/>
      <w:marBottom w:val="0"/>
      <w:divBdr>
        <w:top w:val="none" w:sz="0" w:space="0" w:color="auto"/>
        <w:left w:val="none" w:sz="0" w:space="0" w:color="auto"/>
        <w:bottom w:val="none" w:sz="0" w:space="0" w:color="auto"/>
        <w:right w:val="none" w:sz="0" w:space="0" w:color="auto"/>
      </w:divBdr>
    </w:div>
    <w:div w:id="1050612095">
      <w:bodyDiv w:val="1"/>
      <w:marLeft w:val="0"/>
      <w:marRight w:val="0"/>
      <w:marTop w:val="0"/>
      <w:marBottom w:val="0"/>
      <w:divBdr>
        <w:top w:val="none" w:sz="0" w:space="0" w:color="auto"/>
        <w:left w:val="none" w:sz="0" w:space="0" w:color="auto"/>
        <w:bottom w:val="none" w:sz="0" w:space="0" w:color="auto"/>
        <w:right w:val="none" w:sz="0" w:space="0" w:color="auto"/>
      </w:divBdr>
    </w:div>
    <w:div w:id="1051198388">
      <w:bodyDiv w:val="1"/>
      <w:marLeft w:val="0"/>
      <w:marRight w:val="0"/>
      <w:marTop w:val="0"/>
      <w:marBottom w:val="0"/>
      <w:divBdr>
        <w:top w:val="none" w:sz="0" w:space="0" w:color="auto"/>
        <w:left w:val="none" w:sz="0" w:space="0" w:color="auto"/>
        <w:bottom w:val="none" w:sz="0" w:space="0" w:color="auto"/>
        <w:right w:val="none" w:sz="0" w:space="0" w:color="auto"/>
      </w:divBdr>
    </w:div>
    <w:div w:id="1052192738">
      <w:bodyDiv w:val="1"/>
      <w:marLeft w:val="0"/>
      <w:marRight w:val="0"/>
      <w:marTop w:val="0"/>
      <w:marBottom w:val="0"/>
      <w:divBdr>
        <w:top w:val="none" w:sz="0" w:space="0" w:color="auto"/>
        <w:left w:val="none" w:sz="0" w:space="0" w:color="auto"/>
        <w:bottom w:val="none" w:sz="0" w:space="0" w:color="auto"/>
        <w:right w:val="none" w:sz="0" w:space="0" w:color="auto"/>
      </w:divBdr>
    </w:div>
    <w:div w:id="1053114558">
      <w:bodyDiv w:val="1"/>
      <w:marLeft w:val="0"/>
      <w:marRight w:val="0"/>
      <w:marTop w:val="0"/>
      <w:marBottom w:val="0"/>
      <w:divBdr>
        <w:top w:val="none" w:sz="0" w:space="0" w:color="auto"/>
        <w:left w:val="none" w:sz="0" w:space="0" w:color="auto"/>
        <w:bottom w:val="none" w:sz="0" w:space="0" w:color="auto"/>
        <w:right w:val="none" w:sz="0" w:space="0" w:color="auto"/>
      </w:divBdr>
    </w:div>
    <w:div w:id="1054230388">
      <w:bodyDiv w:val="1"/>
      <w:marLeft w:val="0"/>
      <w:marRight w:val="0"/>
      <w:marTop w:val="0"/>
      <w:marBottom w:val="0"/>
      <w:divBdr>
        <w:top w:val="none" w:sz="0" w:space="0" w:color="auto"/>
        <w:left w:val="none" w:sz="0" w:space="0" w:color="auto"/>
        <w:bottom w:val="none" w:sz="0" w:space="0" w:color="auto"/>
        <w:right w:val="none" w:sz="0" w:space="0" w:color="auto"/>
      </w:divBdr>
      <w:divsChild>
        <w:div w:id="185097477">
          <w:marLeft w:val="1800"/>
          <w:marRight w:val="0"/>
          <w:marTop w:val="120"/>
          <w:marBottom w:val="0"/>
          <w:divBdr>
            <w:top w:val="none" w:sz="0" w:space="0" w:color="auto"/>
            <w:left w:val="none" w:sz="0" w:space="0" w:color="auto"/>
            <w:bottom w:val="none" w:sz="0" w:space="0" w:color="auto"/>
            <w:right w:val="none" w:sz="0" w:space="0" w:color="auto"/>
          </w:divBdr>
        </w:div>
        <w:div w:id="799616395">
          <w:marLeft w:val="2520"/>
          <w:marRight w:val="0"/>
          <w:marTop w:val="120"/>
          <w:marBottom w:val="0"/>
          <w:divBdr>
            <w:top w:val="none" w:sz="0" w:space="0" w:color="auto"/>
            <w:left w:val="none" w:sz="0" w:space="0" w:color="auto"/>
            <w:bottom w:val="none" w:sz="0" w:space="0" w:color="auto"/>
            <w:right w:val="none" w:sz="0" w:space="0" w:color="auto"/>
          </w:divBdr>
        </w:div>
        <w:div w:id="1309169544">
          <w:marLeft w:val="2520"/>
          <w:marRight w:val="0"/>
          <w:marTop w:val="120"/>
          <w:marBottom w:val="0"/>
          <w:divBdr>
            <w:top w:val="none" w:sz="0" w:space="0" w:color="auto"/>
            <w:left w:val="none" w:sz="0" w:space="0" w:color="auto"/>
            <w:bottom w:val="none" w:sz="0" w:space="0" w:color="auto"/>
            <w:right w:val="none" w:sz="0" w:space="0" w:color="auto"/>
          </w:divBdr>
        </w:div>
        <w:div w:id="1865626710">
          <w:marLeft w:val="1800"/>
          <w:marRight w:val="0"/>
          <w:marTop w:val="120"/>
          <w:marBottom w:val="0"/>
          <w:divBdr>
            <w:top w:val="none" w:sz="0" w:space="0" w:color="auto"/>
            <w:left w:val="none" w:sz="0" w:space="0" w:color="auto"/>
            <w:bottom w:val="none" w:sz="0" w:space="0" w:color="auto"/>
            <w:right w:val="none" w:sz="0" w:space="0" w:color="auto"/>
          </w:divBdr>
        </w:div>
      </w:divsChild>
    </w:div>
    <w:div w:id="1055005329">
      <w:bodyDiv w:val="1"/>
      <w:marLeft w:val="0"/>
      <w:marRight w:val="0"/>
      <w:marTop w:val="0"/>
      <w:marBottom w:val="0"/>
      <w:divBdr>
        <w:top w:val="none" w:sz="0" w:space="0" w:color="auto"/>
        <w:left w:val="none" w:sz="0" w:space="0" w:color="auto"/>
        <w:bottom w:val="none" w:sz="0" w:space="0" w:color="auto"/>
        <w:right w:val="none" w:sz="0" w:space="0" w:color="auto"/>
      </w:divBdr>
      <w:divsChild>
        <w:div w:id="50813963">
          <w:marLeft w:val="1253"/>
          <w:marRight w:val="0"/>
          <w:marTop w:val="60"/>
          <w:marBottom w:val="0"/>
          <w:divBdr>
            <w:top w:val="none" w:sz="0" w:space="0" w:color="auto"/>
            <w:left w:val="none" w:sz="0" w:space="0" w:color="auto"/>
            <w:bottom w:val="none" w:sz="0" w:space="0" w:color="auto"/>
            <w:right w:val="none" w:sz="0" w:space="0" w:color="auto"/>
          </w:divBdr>
        </w:div>
        <w:div w:id="1260867591">
          <w:marLeft w:val="533"/>
          <w:marRight w:val="0"/>
          <w:marTop w:val="60"/>
          <w:marBottom w:val="0"/>
          <w:divBdr>
            <w:top w:val="none" w:sz="0" w:space="0" w:color="auto"/>
            <w:left w:val="none" w:sz="0" w:space="0" w:color="auto"/>
            <w:bottom w:val="none" w:sz="0" w:space="0" w:color="auto"/>
            <w:right w:val="none" w:sz="0" w:space="0" w:color="auto"/>
          </w:divBdr>
        </w:div>
        <w:div w:id="1713378670">
          <w:marLeft w:val="533"/>
          <w:marRight w:val="0"/>
          <w:marTop w:val="60"/>
          <w:marBottom w:val="0"/>
          <w:divBdr>
            <w:top w:val="none" w:sz="0" w:space="0" w:color="auto"/>
            <w:left w:val="none" w:sz="0" w:space="0" w:color="auto"/>
            <w:bottom w:val="none" w:sz="0" w:space="0" w:color="auto"/>
            <w:right w:val="none" w:sz="0" w:space="0" w:color="auto"/>
          </w:divBdr>
        </w:div>
      </w:divsChild>
    </w:div>
    <w:div w:id="1056053030">
      <w:bodyDiv w:val="1"/>
      <w:marLeft w:val="0"/>
      <w:marRight w:val="0"/>
      <w:marTop w:val="0"/>
      <w:marBottom w:val="0"/>
      <w:divBdr>
        <w:top w:val="none" w:sz="0" w:space="0" w:color="auto"/>
        <w:left w:val="none" w:sz="0" w:space="0" w:color="auto"/>
        <w:bottom w:val="none" w:sz="0" w:space="0" w:color="auto"/>
        <w:right w:val="none" w:sz="0" w:space="0" w:color="auto"/>
      </w:divBdr>
    </w:div>
    <w:div w:id="1056247359">
      <w:bodyDiv w:val="1"/>
      <w:marLeft w:val="0"/>
      <w:marRight w:val="0"/>
      <w:marTop w:val="0"/>
      <w:marBottom w:val="0"/>
      <w:divBdr>
        <w:top w:val="none" w:sz="0" w:space="0" w:color="auto"/>
        <w:left w:val="none" w:sz="0" w:space="0" w:color="auto"/>
        <w:bottom w:val="none" w:sz="0" w:space="0" w:color="auto"/>
        <w:right w:val="none" w:sz="0" w:space="0" w:color="auto"/>
      </w:divBdr>
    </w:div>
    <w:div w:id="1056509181">
      <w:bodyDiv w:val="1"/>
      <w:marLeft w:val="0"/>
      <w:marRight w:val="0"/>
      <w:marTop w:val="0"/>
      <w:marBottom w:val="0"/>
      <w:divBdr>
        <w:top w:val="none" w:sz="0" w:space="0" w:color="auto"/>
        <w:left w:val="none" w:sz="0" w:space="0" w:color="auto"/>
        <w:bottom w:val="none" w:sz="0" w:space="0" w:color="auto"/>
        <w:right w:val="none" w:sz="0" w:space="0" w:color="auto"/>
      </w:divBdr>
    </w:div>
    <w:div w:id="1056779496">
      <w:bodyDiv w:val="1"/>
      <w:marLeft w:val="0"/>
      <w:marRight w:val="0"/>
      <w:marTop w:val="0"/>
      <w:marBottom w:val="0"/>
      <w:divBdr>
        <w:top w:val="none" w:sz="0" w:space="0" w:color="auto"/>
        <w:left w:val="none" w:sz="0" w:space="0" w:color="auto"/>
        <w:bottom w:val="none" w:sz="0" w:space="0" w:color="auto"/>
        <w:right w:val="none" w:sz="0" w:space="0" w:color="auto"/>
      </w:divBdr>
    </w:div>
    <w:div w:id="1056928027">
      <w:bodyDiv w:val="1"/>
      <w:marLeft w:val="0"/>
      <w:marRight w:val="0"/>
      <w:marTop w:val="0"/>
      <w:marBottom w:val="0"/>
      <w:divBdr>
        <w:top w:val="none" w:sz="0" w:space="0" w:color="auto"/>
        <w:left w:val="none" w:sz="0" w:space="0" w:color="auto"/>
        <w:bottom w:val="none" w:sz="0" w:space="0" w:color="auto"/>
        <w:right w:val="none" w:sz="0" w:space="0" w:color="auto"/>
      </w:divBdr>
      <w:divsChild>
        <w:div w:id="348726446">
          <w:marLeft w:val="547"/>
          <w:marRight w:val="0"/>
          <w:marTop w:val="154"/>
          <w:marBottom w:val="0"/>
          <w:divBdr>
            <w:top w:val="none" w:sz="0" w:space="0" w:color="auto"/>
            <w:left w:val="none" w:sz="0" w:space="0" w:color="auto"/>
            <w:bottom w:val="none" w:sz="0" w:space="0" w:color="auto"/>
            <w:right w:val="none" w:sz="0" w:space="0" w:color="auto"/>
          </w:divBdr>
        </w:div>
        <w:div w:id="739717038">
          <w:marLeft w:val="1166"/>
          <w:marRight w:val="0"/>
          <w:marTop w:val="134"/>
          <w:marBottom w:val="0"/>
          <w:divBdr>
            <w:top w:val="none" w:sz="0" w:space="0" w:color="auto"/>
            <w:left w:val="none" w:sz="0" w:space="0" w:color="auto"/>
            <w:bottom w:val="none" w:sz="0" w:space="0" w:color="auto"/>
            <w:right w:val="none" w:sz="0" w:space="0" w:color="auto"/>
          </w:divBdr>
        </w:div>
        <w:div w:id="2104375048">
          <w:marLeft w:val="1166"/>
          <w:marRight w:val="0"/>
          <w:marTop w:val="134"/>
          <w:marBottom w:val="0"/>
          <w:divBdr>
            <w:top w:val="none" w:sz="0" w:space="0" w:color="auto"/>
            <w:left w:val="none" w:sz="0" w:space="0" w:color="auto"/>
            <w:bottom w:val="none" w:sz="0" w:space="0" w:color="auto"/>
            <w:right w:val="none" w:sz="0" w:space="0" w:color="auto"/>
          </w:divBdr>
        </w:div>
      </w:divsChild>
    </w:div>
    <w:div w:id="1057122487">
      <w:bodyDiv w:val="1"/>
      <w:marLeft w:val="0"/>
      <w:marRight w:val="0"/>
      <w:marTop w:val="0"/>
      <w:marBottom w:val="0"/>
      <w:divBdr>
        <w:top w:val="none" w:sz="0" w:space="0" w:color="auto"/>
        <w:left w:val="none" w:sz="0" w:space="0" w:color="auto"/>
        <w:bottom w:val="none" w:sz="0" w:space="0" w:color="auto"/>
        <w:right w:val="none" w:sz="0" w:space="0" w:color="auto"/>
      </w:divBdr>
      <w:divsChild>
        <w:div w:id="84233523">
          <w:marLeft w:val="0"/>
          <w:marRight w:val="0"/>
          <w:marTop w:val="0"/>
          <w:marBottom w:val="0"/>
          <w:divBdr>
            <w:top w:val="none" w:sz="0" w:space="0" w:color="auto"/>
            <w:left w:val="none" w:sz="0" w:space="0" w:color="auto"/>
            <w:bottom w:val="none" w:sz="0" w:space="0" w:color="auto"/>
            <w:right w:val="none" w:sz="0" w:space="0" w:color="auto"/>
          </w:divBdr>
          <w:divsChild>
            <w:div w:id="2107654375">
              <w:marLeft w:val="0"/>
              <w:marRight w:val="0"/>
              <w:marTop w:val="0"/>
              <w:marBottom w:val="0"/>
              <w:divBdr>
                <w:top w:val="none" w:sz="0" w:space="0" w:color="auto"/>
                <w:left w:val="none" w:sz="0" w:space="0" w:color="auto"/>
                <w:bottom w:val="none" w:sz="0" w:space="0" w:color="auto"/>
                <w:right w:val="none" w:sz="0" w:space="0" w:color="auto"/>
              </w:divBdr>
              <w:divsChild>
                <w:div w:id="163297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8476103">
      <w:bodyDiv w:val="1"/>
      <w:marLeft w:val="0"/>
      <w:marRight w:val="0"/>
      <w:marTop w:val="0"/>
      <w:marBottom w:val="0"/>
      <w:divBdr>
        <w:top w:val="none" w:sz="0" w:space="0" w:color="auto"/>
        <w:left w:val="none" w:sz="0" w:space="0" w:color="auto"/>
        <w:bottom w:val="none" w:sz="0" w:space="0" w:color="auto"/>
        <w:right w:val="none" w:sz="0" w:space="0" w:color="auto"/>
      </w:divBdr>
      <w:divsChild>
        <w:div w:id="260723258">
          <w:marLeft w:val="1800"/>
          <w:marRight w:val="0"/>
          <w:marTop w:val="101"/>
          <w:marBottom w:val="0"/>
          <w:divBdr>
            <w:top w:val="none" w:sz="0" w:space="0" w:color="auto"/>
            <w:left w:val="none" w:sz="0" w:space="0" w:color="auto"/>
            <w:bottom w:val="none" w:sz="0" w:space="0" w:color="auto"/>
            <w:right w:val="none" w:sz="0" w:space="0" w:color="auto"/>
          </w:divBdr>
        </w:div>
        <w:div w:id="486751928">
          <w:marLeft w:val="547"/>
          <w:marRight w:val="0"/>
          <w:marTop w:val="134"/>
          <w:marBottom w:val="0"/>
          <w:divBdr>
            <w:top w:val="none" w:sz="0" w:space="0" w:color="auto"/>
            <w:left w:val="none" w:sz="0" w:space="0" w:color="auto"/>
            <w:bottom w:val="none" w:sz="0" w:space="0" w:color="auto"/>
            <w:right w:val="none" w:sz="0" w:space="0" w:color="auto"/>
          </w:divBdr>
        </w:div>
        <w:div w:id="794567052">
          <w:marLeft w:val="1800"/>
          <w:marRight w:val="0"/>
          <w:marTop w:val="101"/>
          <w:marBottom w:val="0"/>
          <w:divBdr>
            <w:top w:val="none" w:sz="0" w:space="0" w:color="auto"/>
            <w:left w:val="none" w:sz="0" w:space="0" w:color="auto"/>
            <w:bottom w:val="none" w:sz="0" w:space="0" w:color="auto"/>
            <w:right w:val="none" w:sz="0" w:space="0" w:color="auto"/>
          </w:divBdr>
        </w:div>
        <w:div w:id="958999546">
          <w:marLeft w:val="1166"/>
          <w:marRight w:val="0"/>
          <w:marTop w:val="115"/>
          <w:marBottom w:val="0"/>
          <w:divBdr>
            <w:top w:val="none" w:sz="0" w:space="0" w:color="auto"/>
            <w:left w:val="none" w:sz="0" w:space="0" w:color="auto"/>
            <w:bottom w:val="none" w:sz="0" w:space="0" w:color="auto"/>
            <w:right w:val="none" w:sz="0" w:space="0" w:color="auto"/>
          </w:divBdr>
        </w:div>
        <w:div w:id="1181580256">
          <w:marLeft w:val="1800"/>
          <w:marRight w:val="0"/>
          <w:marTop w:val="101"/>
          <w:marBottom w:val="0"/>
          <w:divBdr>
            <w:top w:val="none" w:sz="0" w:space="0" w:color="auto"/>
            <w:left w:val="none" w:sz="0" w:space="0" w:color="auto"/>
            <w:bottom w:val="none" w:sz="0" w:space="0" w:color="auto"/>
            <w:right w:val="none" w:sz="0" w:space="0" w:color="auto"/>
          </w:divBdr>
        </w:div>
        <w:div w:id="1871335161">
          <w:marLeft w:val="1800"/>
          <w:marRight w:val="0"/>
          <w:marTop w:val="101"/>
          <w:marBottom w:val="0"/>
          <w:divBdr>
            <w:top w:val="none" w:sz="0" w:space="0" w:color="auto"/>
            <w:left w:val="none" w:sz="0" w:space="0" w:color="auto"/>
            <w:bottom w:val="none" w:sz="0" w:space="0" w:color="auto"/>
            <w:right w:val="none" w:sz="0" w:space="0" w:color="auto"/>
          </w:divBdr>
        </w:div>
        <w:div w:id="2141998334">
          <w:marLeft w:val="1166"/>
          <w:marRight w:val="0"/>
          <w:marTop w:val="115"/>
          <w:marBottom w:val="0"/>
          <w:divBdr>
            <w:top w:val="none" w:sz="0" w:space="0" w:color="auto"/>
            <w:left w:val="none" w:sz="0" w:space="0" w:color="auto"/>
            <w:bottom w:val="none" w:sz="0" w:space="0" w:color="auto"/>
            <w:right w:val="none" w:sz="0" w:space="0" w:color="auto"/>
          </w:divBdr>
        </w:div>
      </w:divsChild>
    </w:div>
    <w:div w:id="1058548832">
      <w:bodyDiv w:val="1"/>
      <w:marLeft w:val="0"/>
      <w:marRight w:val="0"/>
      <w:marTop w:val="0"/>
      <w:marBottom w:val="0"/>
      <w:divBdr>
        <w:top w:val="none" w:sz="0" w:space="0" w:color="auto"/>
        <w:left w:val="none" w:sz="0" w:space="0" w:color="auto"/>
        <w:bottom w:val="none" w:sz="0" w:space="0" w:color="auto"/>
        <w:right w:val="none" w:sz="0" w:space="0" w:color="auto"/>
      </w:divBdr>
    </w:div>
    <w:div w:id="1059405398">
      <w:bodyDiv w:val="1"/>
      <w:marLeft w:val="0"/>
      <w:marRight w:val="0"/>
      <w:marTop w:val="0"/>
      <w:marBottom w:val="0"/>
      <w:divBdr>
        <w:top w:val="none" w:sz="0" w:space="0" w:color="auto"/>
        <w:left w:val="none" w:sz="0" w:space="0" w:color="auto"/>
        <w:bottom w:val="none" w:sz="0" w:space="0" w:color="auto"/>
        <w:right w:val="none" w:sz="0" w:space="0" w:color="auto"/>
      </w:divBdr>
    </w:div>
    <w:div w:id="1059548474">
      <w:bodyDiv w:val="1"/>
      <w:marLeft w:val="0"/>
      <w:marRight w:val="0"/>
      <w:marTop w:val="0"/>
      <w:marBottom w:val="0"/>
      <w:divBdr>
        <w:top w:val="none" w:sz="0" w:space="0" w:color="auto"/>
        <w:left w:val="none" w:sz="0" w:space="0" w:color="auto"/>
        <w:bottom w:val="none" w:sz="0" w:space="0" w:color="auto"/>
        <w:right w:val="none" w:sz="0" w:space="0" w:color="auto"/>
      </w:divBdr>
    </w:div>
    <w:div w:id="1059867653">
      <w:bodyDiv w:val="1"/>
      <w:marLeft w:val="0"/>
      <w:marRight w:val="0"/>
      <w:marTop w:val="0"/>
      <w:marBottom w:val="0"/>
      <w:divBdr>
        <w:top w:val="none" w:sz="0" w:space="0" w:color="auto"/>
        <w:left w:val="none" w:sz="0" w:space="0" w:color="auto"/>
        <w:bottom w:val="none" w:sz="0" w:space="0" w:color="auto"/>
        <w:right w:val="none" w:sz="0" w:space="0" w:color="auto"/>
      </w:divBdr>
    </w:div>
    <w:div w:id="1060128363">
      <w:bodyDiv w:val="1"/>
      <w:marLeft w:val="0"/>
      <w:marRight w:val="0"/>
      <w:marTop w:val="0"/>
      <w:marBottom w:val="0"/>
      <w:divBdr>
        <w:top w:val="none" w:sz="0" w:space="0" w:color="auto"/>
        <w:left w:val="none" w:sz="0" w:space="0" w:color="auto"/>
        <w:bottom w:val="none" w:sz="0" w:space="0" w:color="auto"/>
        <w:right w:val="none" w:sz="0" w:space="0" w:color="auto"/>
      </w:divBdr>
      <w:divsChild>
        <w:div w:id="85463557">
          <w:marLeft w:val="547"/>
          <w:marRight w:val="0"/>
          <w:marTop w:val="130"/>
          <w:marBottom w:val="0"/>
          <w:divBdr>
            <w:top w:val="none" w:sz="0" w:space="0" w:color="auto"/>
            <w:left w:val="none" w:sz="0" w:space="0" w:color="auto"/>
            <w:bottom w:val="none" w:sz="0" w:space="0" w:color="auto"/>
            <w:right w:val="none" w:sz="0" w:space="0" w:color="auto"/>
          </w:divBdr>
        </w:div>
        <w:div w:id="137646225">
          <w:marLeft w:val="1166"/>
          <w:marRight w:val="0"/>
          <w:marTop w:val="115"/>
          <w:marBottom w:val="0"/>
          <w:divBdr>
            <w:top w:val="none" w:sz="0" w:space="0" w:color="auto"/>
            <w:left w:val="none" w:sz="0" w:space="0" w:color="auto"/>
            <w:bottom w:val="none" w:sz="0" w:space="0" w:color="auto"/>
            <w:right w:val="none" w:sz="0" w:space="0" w:color="auto"/>
          </w:divBdr>
        </w:div>
        <w:div w:id="264114354">
          <w:marLeft w:val="1166"/>
          <w:marRight w:val="0"/>
          <w:marTop w:val="115"/>
          <w:marBottom w:val="0"/>
          <w:divBdr>
            <w:top w:val="none" w:sz="0" w:space="0" w:color="auto"/>
            <w:left w:val="none" w:sz="0" w:space="0" w:color="auto"/>
            <w:bottom w:val="none" w:sz="0" w:space="0" w:color="auto"/>
            <w:right w:val="none" w:sz="0" w:space="0" w:color="auto"/>
          </w:divBdr>
        </w:div>
        <w:div w:id="622923198">
          <w:marLeft w:val="1800"/>
          <w:marRight w:val="0"/>
          <w:marTop w:val="96"/>
          <w:marBottom w:val="0"/>
          <w:divBdr>
            <w:top w:val="none" w:sz="0" w:space="0" w:color="auto"/>
            <w:left w:val="none" w:sz="0" w:space="0" w:color="auto"/>
            <w:bottom w:val="none" w:sz="0" w:space="0" w:color="auto"/>
            <w:right w:val="none" w:sz="0" w:space="0" w:color="auto"/>
          </w:divBdr>
        </w:div>
        <w:div w:id="1087851181">
          <w:marLeft w:val="1166"/>
          <w:marRight w:val="0"/>
          <w:marTop w:val="115"/>
          <w:marBottom w:val="0"/>
          <w:divBdr>
            <w:top w:val="none" w:sz="0" w:space="0" w:color="auto"/>
            <w:left w:val="none" w:sz="0" w:space="0" w:color="auto"/>
            <w:bottom w:val="none" w:sz="0" w:space="0" w:color="auto"/>
            <w:right w:val="none" w:sz="0" w:space="0" w:color="auto"/>
          </w:divBdr>
        </w:div>
        <w:div w:id="1405031049">
          <w:marLeft w:val="1166"/>
          <w:marRight w:val="0"/>
          <w:marTop w:val="115"/>
          <w:marBottom w:val="0"/>
          <w:divBdr>
            <w:top w:val="none" w:sz="0" w:space="0" w:color="auto"/>
            <w:left w:val="none" w:sz="0" w:space="0" w:color="auto"/>
            <w:bottom w:val="none" w:sz="0" w:space="0" w:color="auto"/>
            <w:right w:val="none" w:sz="0" w:space="0" w:color="auto"/>
          </w:divBdr>
        </w:div>
        <w:div w:id="1574199174">
          <w:marLeft w:val="1166"/>
          <w:marRight w:val="0"/>
          <w:marTop w:val="115"/>
          <w:marBottom w:val="0"/>
          <w:divBdr>
            <w:top w:val="none" w:sz="0" w:space="0" w:color="auto"/>
            <w:left w:val="none" w:sz="0" w:space="0" w:color="auto"/>
            <w:bottom w:val="none" w:sz="0" w:space="0" w:color="auto"/>
            <w:right w:val="none" w:sz="0" w:space="0" w:color="auto"/>
          </w:divBdr>
        </w:div>
        <w:div w:id="1654987355">
          <w:marLeft w:val="1166"/>
          <w:marRight w:val="0"/>
          <w:marTop w:val="115"/>
          <w:marBottom w:val="0"/>
          <w:divBdr>
            <w:top w:val="none" w:sz="0" w:space="0" w:color="auto"/>
            <w:left w:val="none" w:sz="0" w:space="0" w:color="auto"/>
            <w:bottom w:val="none" w:sz="0" w:space="0" w:color="auto"/>
            <w:right w:val="none" w:sz="0" w:space="0" w:color="auto"/>
          </w:divBdr>
        </w:div>
        <w:div w:id="2126264302">
          <w:marLeft w:val="547"/>
          <w:marRight w:val="0"/>
          <w:marTop w:val="130"/>
          <w:marBottom w:val="0"/>
          <w:divBdr>
            <w:top w:val="none" w:sz="0" w:space="0" w:color="auto"/>
            <w:left w:val="none" w:sz="0" w:space="0" w:color="auto"/>
            <w:bottom w:val="none" w:sz="0" w:space="0" w:color="auto"/>
            <w:right w:val="none" w:sz="0" w:space="0" w:color="auto"/>
          </w:divBdr>
        </w:div>
      </w:divsChild>
    </w:div>
    <w:div w:id="1060323466">
      <w:bodyDiv w:val="1"/>
      <w:marLeft w:val="0"/>
      <w:marRight w:val="0"/>
      <w:marTop w:val="0"/>
      <w:marBottom w:val="0"/>
      <w:divBdr>
        <w:top w:val="none" w:sz="0" w:space="0" w:color="auto"/>
        <w:left w:val="none" w:sz="0" w:space="0" w:color="auto"/>
        <w:bottom w:val="none" w:sz="0" w:space="0" w:color="auto"/>
        <w:right w:val="none" w:sz="0" w:space="0" w:color="auto"/>
      </w:divBdr>
    </w:div>
    <w:div w:id="1060517593">
      <w:bodyDiv w:val="1"/>
      <w:marLeft w:val="0"/>
      <w:marRight w:val="0"/>
      <w:marTop w:val="0"/>
      <w:marBottom w:val="0"/>
      <w:divBdr>
        <w:top w:val="none" w:sz="0" w:space="0" w:color="auto"/>
        <w:left w:val="none" w:sz="0" w:space="0" w:color="auto"/>
        <w:bottom w:val="none" w:sz="0" w:space="0" w:color="auto"/>
        <w:right w:val="none" w:sz="0" w:space="0" w:color="auto"/>
      </w:divBdr>
    </w:div>
    <w:div w:id="1060982125">
      <w:bodyDiv w:val="1"/>
      <w:marLeft w:val="0"/>
      <w:marRight w:val="0"/>
      <w:marTop w:val="0"/>
      <w:marBottom w:val="0"/>
      <w:divBdr>
        <w:top w:val="none" w:sz="0" w:space="0" w:color="auto"/>
        <w:left w:val="none" w:sz="0" w:space="0" w:color="auto"/>
        <w:bottom w:val="none" w:sz="0" w:space="0" w:color="auto"/>
        <w:right w:val="none" w:sz="0" w:space="0" w:color="auto"/>
      </w:divBdr>
    </w:div>
    <w:div w:id="1062875803">
      <w:bodyDiv w:val="1"/>
      <w:marLeft w:val="0"/>
      <w:marRight w:val="0"/>
      <w:marTop w:val="0"/>
      <w:marBottom w:val="0"/>
      <w:divBdr>
        <w:top w:val="none" w:sz="0" w:space="0" w:color="auto"/>
        <w:left w:val="none" w:sz="0" w:space="0" w:color="auto"/>
        <w:bottom w:val="none" w:sz="0" w:space="0" w:color="auto"/>
        <w:right w:val="none" w:sz="0" w:space="0" w:color="auto"/>
      </w:divBdr>
    </w:div>
    <w:div w:id="1063865763">
      <w:bodyDiv w:val="1"/>
      <w:marLeft w:val="0"/>
      <w:marRight w:val="0"/>
      <w:marTop w:val="0"/>
      <w:marBottom w:val="0"/>
      <w:divBdr>
        <w:top w:val="none" w:sz="0" w:space="0" w:color="auto"/>
        <w:left w:val="none" w:sz="0" w:space="0" w:color="auto"/>
        <w:bottom w:val="none" w:sz="0" w:space="0" w:color="auto"/>
        <w:right w:val="none" w:sz="0" w:space="0" w:color="auto"/>
      </w:divBdr>
    </w:div>
    <w:div w:id="1065026865">
      <w:bodyDiv w:val="1"/>
      <w:marLeft w:val="0"/>
      <w:marRight w:val="0"/>
      <w:marTop w:val="0"/>
      <w:marBottom w:val="0"/>
      <w:divBdr>
        <w:top w:val="none" w:sz="0" w:space="0" w:color="auto"/>
        <w:left w:val="none" w:sz="0" w:space="0" w:color="auto"/>
        <w:bottom w:val="none" w:sz="0" w:space="0" w:color="auto"/>
        <w:right w:val="none" w:sz="0" w:space="0" w:color="auto"/>
      </w:divBdr>
    </w:div>
    <w:div w:id="1065420534">
      <w:bodyDiv w:val="1"/>
      <w:marLeft w:val="0"/>
      <w:marRight w:val="0"/>
      <w:marTop w:val="0"/>
      <w:marBottom w:val="0"/>
      <w:divBdr>
        <w:top w:val="none" w:sz="0" w:space="0" w:color="auto"/>
        <w:left w:val="none" w:sz="0" w:space="0" w:color="auto"/>
        <w:bottom w:val="none" w:sz="0" w:space="0" w:color="auto"/>
        <w:right w:val="none" w:sz="0" w:space="0" w:color="auto"/>
      </w:divBdr>
    </w:div>
    <w:div w:id="1067649420">
      <w:bodyDiv w:val="1"/>
      <w:marLeft w:val="0"/>
      <w:marRight w:val="0"/>
      <w:marTop w:val="0"/>
      <w:marBottom w:val="0"/>
      <w:divBdr>
        <w:top w:val="none" w:sz="0" w:space="0" w:color="auto"/>
        <w:left w:val="none" w:sz="0" w:space="0" w:color="auto"/>
        <w:bottom w:val="none" w:sz="0" w:space="0" w:color="auto"/>
        <w:right w:val="none" w:sz="0" w:space="0" w:color="auto"/>
      </w:divBdr>
    </w:div>
    <w:div w:id="1067652474">
      <w:bodyDiv w:val="1"/>
      <w:marLeft w:val="0"/>
      <w:marRight w:val="0"/>
      <w:marTop w:val="0"/>
      <w:marBottom w:val="0"/>
      <w:divBdr>
        <w:top w:val="none" w:sz="0" w:space="0" w:color="auto"/>
        <w:left w:val="none" w:sz="0" w:space="0" w:color="auto"/>
        <w:bottom w:val="none" w:sz="0" w:space="0" w:color="auto"/>
        <w:right w:val="none" w:sz="0" w:space="0" w:color="auto"/>
      </w:divBdr>
    </w:div>
    <w:div w:id="1068380467">
      <w:bodyDiv w:val="1"/>
      <w:marLeft w:val="0"/>
      <w:marRight w:val="0"/>
      <w:marTop w:val="0"/>
      <w:marBottom w:val="0"/>
      <w:divBdr>
        <w:top w:val="none" w:sz="0" w:space="0" w:color="auto"/>
        <w:left w:val="none" w:sz="0" w:space="0" w:color="auto"/>
        <w:bottom w:val="none" w:sz="0" w:space="0" w:color="auto"/>
        <w:right w:val="none" w:sz="0" w:space="0" w:color="auto"/>
      </w:divBdr>
    </w:div>
    <w:div w:id="1069421578">
      <w:bodyDiv w:val="1"/>
      <w:marLeft w:val="0"/>
      <w:marRight w:val="0"/>
      <w:marTop w:val="0"/>
      <w:marBottom w:val="0"/>
      <w:divBdr>
        <w:top w:val="none" w:sz="0" w:space="0" w:color="auto"/>
        <w:left w:val="none" w:sz="0" w:space="0" w:color="auto"/>
        <w:bottom w:val="none" w:sz="0" w:space="0" w:color="auto"/>
        <w:right w:val="none" w:sz="0" w:space="0" w:color="auto"/>
      </w:divBdr>
      <w:divsChild>
        <w:div w:id="1490445748">
          <w:marLeft w:val="0"/>
          <w:marRight w:val="0"/>
          <w:marTop w:val="0"/>
          <w:marBottom w:val="0"/>
          <w:divBdr>
            <w:top w:val="none" w:sz="0" w:space="0" w:color="auto"/>
            <w:left w:val="none" w:sz="0" w:space="0" w:color="auto"/>
            <w:bottom w:val="none" w:sz="0" w:space="0" w:color="auto"/>
            <w:right w:val="none" w:sz="0" w:space="0" w:color="auto"/>
          </w:divBdr>
          <w:divsChild>
            <w:div w:id="1160579846">
              <w:marLeft w:val="0"/>
              <w:marRight w:val="0"/>
              <w:marTop w:val="0"/>
              <w:marBottom w:val="0"/>
              <w:divBdr>
                <w:top w:val="none" w:sz="0" w:space="0" w:color="auto"/>
                <w:left w:val="none" w:sz="0" w:space="0" w:color="auto"/>
                <w:bottom w:val="none" w:sz="0" w:space="0" w:color="auto"/>
                <w:right w:val="none" w:sz="0" w:space="0" w:color="auto"/>
              </w:divBdr>
            </w:div>
            <w:div w:id="1716390461">
              <w:marLeft w:val="0"/>
              <w:marRight w:val="0"/>
              <w:marTop w:val="0"/>
              <w:marBottom w:val="0"/>
              <w:divBdr>
                <w:top w:val="none" w:sz="0" w:space="0" w:color="auto"/>
                <w:left w:val="none" w:sz="0" w:space="0" w:color="auto"/>
                <w:bottom w:val="none" w:sz="0" w:space="0" w:color="auto"/>
                <w:right w:val="none" w:sz="0" w:space="0" w:color="auto"/>
              </w:divBdr>
            </w:div>
            <w:div w:id="1861508962">
              <w:marLeft w:val="0"/>
              <w:marRight w:val="0"/>
              <w:marTop w:val="0"/>
              <w:marBottom w:val="0"/>
              <w:divBdr>
                <w:top w:val="none" w:sz="0" w:space="0" w:color="auto"/>
                <w:left w:val="none" w:sz="0" w:space="0" w:color="auto"/>
                <w:bottom w:val="none" w:sz="0" w:space="0" w:color="auto"/>
                <w:right w:val="none" w:sz="0" w:space="0" w:color="auto"/>
              </w:divBdr>
            </w:div>
            <w:div w:id="186485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272741">
      <w:bodyDiv w:val="1"/>
      <w:marLeft w:val="0"/>
      <w:marRight w:val="0"/>
      <w:marTop w:val="0"/>
      <w:marBottom w:val="0"/>
      <w:divBdr>
        <w:top w:val="none" w:sz="0" w:space="0" w:color="auto"/>
        <w:left w:val="none" w:sz="0" w:space="0" w:color="auto"/>
        <w:bottom w:val="none" w:sz="0" w:space="0" w:color="auto"/>
        <w:right w:val="none" w:sz="0" w:space="0" w:color="auto"/>
      </w:divBdr>
    </w:div>
    <w:div w:id="1071152082">
      <w:bodyDiv w:val="1"/>
      <w:marLeft w:val="0"/>
      <w:marRight w:val="0"/>
      <w:marTop w:val="0"/>
      <w:marBottom w:val="0"/>
      <w:divBdr>
        <w:top w:val="none" w:sz="0" w:space="0" w:color="auto"/>
        <w:left w:val="none" w:sz="0" w:space="0" w:color="auto"/>
        <w:bottom w:val="none" w:sz="0" w:space="0" w:color="auto"/>
        <w:right w:val="none" w:sz="0" w:space="0" w:color="auto"/>
      </w:divBdr>
      <w:divsChild>
        <w:div w:id="5446935">
          <w:marLeft w:val="1166"/>
          <w:marRight w:val="0"/>
          <w:marTop w:val="106"/>
          <w:marBottom w:val="0"/>
          <w:divBdr>
            <w:top w:val="none" w:sz="0" w:space="0" w:color="auto"/>
            <w:left w:val="none" w:sz="0" w:space="0" w:color="auto"/>
            <w:bottom w:val="none" w:sz="0" w:space="0" w:color="auto"/>
            <w:right w:val="none" w:sz="0" w:space="0" w:color="auto"/>
          </w:divBdr>
        </w:div>
        <w:div w:id="427240505">
          <w:marLeft w:val="1166"/>
          <w:marRight w:val="0"/>
          <w:marTop w:val="106"/>
          <w:marBottom w:val="0"/>
          <w:divBdr>
            <w:top w:val="none" w:sz="0" w:space="0" w:color="auto"/>
            <w:left w:val="none" w:sz="0" w:space="0" w:color="auto"/>
            <w:bottom w:val="none" w:sz="0" w:space="0" w:color="auto"/>
            <w:right w:val="none" w:sz="0" w:space="0" w:color="auto"/>
          </w:divBdr>
        </w:div>
        <w:div w:id="527524799">
          <w:marLeft w:val="547"/>
          <w:marRight w:val="0"/>
          <w:marTop w:val="120"/>
          <w:marBottom w:val="0"/>
          <w:divBdr>
            <w:top w:val="none" w:sz="0" w:space="0" w:color="auto"/>
            <w:left w:val="none" w:sz="0" w:space="0" w:color="auto"/>
            <w:bottom w:val="none" w:sz="0" w:space="0" w:color="auto"/>
            <w:right w:val="none" w:sz="0" w:space="0" w:color="auto"/>
          </w:divBdr>
        </w:div>
        <w:div w:id="649986727">
          <w:marLeft w:val="1166"/>
          <w:marRight w:val="0"/>
          <w:marTop w:val="106"/>
          <w:marBottom w:val="0"/>
          <w:divBdr>
            <w:top w:val="none" w:sz="0" w:space="0" w:color="auto"/>
            <w:left w:val="none" w:sz="0" w:space="0" w:color="auto"/>
            <w:bottom w:val="none" w:sz="0" w:space="0" w:color="auto"/>
            <w:right w:val="none" w:sz="0" w:space="0" w:color="auto"/>
          </w:divBdr>
        </w:div>
        <w:div w:id="654721331">
          <w:marLeft w:val="1166"/>
          <w:marRight w:val="0"/>
          <w:marTop w:val="106"/>
          <w:marBottom w:val="0"/>
          <w:divBdr>
            <w:top w:val="none" w:sz="0" w:space="0" w:color="auto"/>
            <w:left w:val="none" w:sz="0" w:space="0" w:color="auto"/>
            <w:bottom w:val="none" w:sz="0" w:space="0" w:color="auto"/>
            <w:right w:val="none" w:sz="0" w:space="0" w:color="auto"/>
          </w:divBdr>
        </w:div>
        <w:div w:id="755250249">
          <w:marLeft w:val="1800"/>
          <w:marRight w:val="0"/>
          <w:marTop w:val="91"/>
          <w:marBottom w:val="0"/>
          <w:divBdr>
            <w:top w:val="none" w:sz="0" w:space="0" w:color="auto"/>
            <w:left w:val="none" w:sz="0" w:space="0" w:color="auto"/>
            <w:bottom w:val="none" w:sz="0" w:space="0" w:color="auto"/>
            <w:right w:val="none" w:sz="0" w:space="0" w:color="auto"/>
          </w:divBdr>
        </w:div>
        <w:div w:id="1253705126">
          <w:marLeft w:val="1166"/>
          <w:marRight w:val="0"/>
          <w:marTop w:val="106"/>
          <w:marBottom w:val="0"/>
          <w:divBdr>
            <w:top w:val="none" w:sz="0" w:space="0" w:color="auto"/>
            <w:left w:val="none" w:sz="0" w:space="0" w:color="auto"/>
            <w:bottom w:val="none" w:sz="0" w:space="0" w:color="auto"/>
            <w:right w:val="none" w:sz="0" w:space="0" w:color="auto"/>
          </w:divBdr>
        </w:div>
        <w:div w:id="1342393971">
          <w:marLeft w:val="1800"/>
          <w:marRight w:val="0"/>
          <w:marTop w:val="91"/>
          <w:marBottom w:val="0"/>
          <w:divBdr>
            <w:top w:val="none" w:sz="0" w:space="0" w:color="auto"/>
            <w:left w:val="none" w:sz="0" w:space="0" w:color="auto"/>
            <w:bottom w:val="none" w:sz="0" w:space="0" w:color="auto"/>
            <w:right w:val="none" w:sz="0" w:space="0" w:color="auto"/>
          </w:divBdr>
        </w:div>
        <w:div w:id="1401293592">
          <w:marLeft w:val="1800"/>
          <w:marRight w:val="0"/>
          <w:marTop w:val="91"/>
          <w:marBottom w:val="0"/>
          <w:divBdr>
            <w:top w:val="none" w:sz="0" w:space="0" w:color="auto"/>
            <w:left w:val="none" w:sz="0" w:space="0" w:color="auto"/>
            <w:bottom w:val="none" w:sz="0" w:space="0" w:color="auto"/>
            <w:right w:val="none" w:sz="0" w:space="0" w:color="auto"/>
          </w:divBdr>
        </w:div>
        <w:div w:id="1942832938">
          <w:marLeft w:val="1800"/>
          <w:marRight w:val="0"/>
          <w:marTop w:val="91"/>
          <w:marBottom w:val="0"/>
          <w:divBdr>
            <w:top w:val="none" w:sz="0" w:space="0" w:color="auto"/>
            <w:left w:val="none" w:sz="0" w:space="0" w:color="auto"/>
            <w:bottom w:val="none" w:sz="0" w:space="0" w:color="auto"/>
            <w:right w:val="none" w:sz="0" w:space="0" w:color="auto"/>
          </w:divBdr>
        </w:div>
        <w:div w:id="2124106665">
          <w:marLeft w:val="1800"/>
          <w:marRight w:val="0"/>
          <w:marTop w:val="91"/>
          <w:marBottom w:val="0"/>
          <w:divBdr>
            <w:top w:val="none" w:sz="0" w:space="0" w:color="auto"/>
            <w:left w:val="none" w:sz="0" w:space="0" w:color="auto"/>
            <w:bottom w:val="none" w:sz="0" w:space="0" w:color="auto"/>
            <w:right w:val="none" w:sz="0" w:space="0" w:color="auto"/>
          </w:divBdr>
        </w:div>
      </w:divsChild>
    </w:div>
    <w:div w:id="1071266992">
      <w:bodyDiv w:val="1"/>
      <w:marLeft w:val="0"/>
      <w:marRight w:val="0"/>
      <w:marTop w:val="0"/>
      <w:marBottom w:val="0"/>
      <w:divBdr>
        <w:top w:val="none" w:sz="0" w:space="0" w:color="auto"/>
        <w:left w:val="none" w:sz="0" w:space="0" w:color="auto"/>
        <w:bottom w:val="none" w:sz="0" w:space="0" w:color="auto"/>
        <w:right w:val="none" w:sz="0" w:space="0" w:color="auto"/>
      </w:divBdr>
    </w:div>
    <w:div w:id="1071930065">
      <w:bodyDiv w:val="1"/>
      <w:marLeft w:val="0"/>
      <w:marRight w:val="0"/>
      <w:marTop w:val="0"/>
      <w:marBottom w:val="0"/>
      <w:divBdr>
        <w:top w:val="none" w:sz="0" w:space="0" w:color="auto"/>
        <w:left w:val="none" w:sz="0" w:space="0" w:color="auto"/>
        <w:bottom w:val="none" w:sz="0" w:space="0" w:color="auto"/>
        <w:right w:val="none" w:sz="0" w:space="0" w:color="auto"/>
      </w:divBdr>
    </w:div>
    <w:div w:id="1072235869">
      <w:bodyDiv w:val="1"/>
      <w:marLeft w:val="0"/>
      <w:marRight w:val="0"/>
      <w:marTop w:val="0"/>
      <w:marBottom w:val="0"/>
      <w:divBdr>
        <w:top w:val="none" w:sz="0" w:space="0" w:color="auto"/>
        <w:left w:val="none" w:sz="0" w:space="0" w:color="auto"/>
        <w:bottom w:val="none" w:sz="0" w:space="0" w:color="auto"/>
        <w:right w:val="none" w:sz="0" w:space="0" w:color="auto"/>
      </w:divBdr>
      <w:divsChild>
        <w:div w:id="166285909">
          <w:marLeft w:val="1800"/>
          <w:marRight w:val="0"/>
          <w:marTop w:val="96"/>
          <w:marBottom w:val="0"/>
          <w:divBdr>
            <w:top w:val="none" w:sz="0" w:space="0" w:color="auto"/>
            <w:left w:val="none" w:sz="0" w:space="0" w:color="auto"/>
            <w:bottom w:val="none" w:sz="0" w:space="0" w:color="auto"/>
            <w:right w:val="none" w:sz="0" w:space="0" w:color="auto"/>
          </w:divBdr>
        </w:div>
        <w:div w:id="472328589">
          <w:marLeft w:val="1166"/>
          <w:marRight w:val="0"/>
          <w:marTop w:val="115"/>
          <w:marBottom w:val="0"/>
          <w:divBdr>
            <w:top w:val="none" w:sz="0" w:space="0" w:color="auto"/>
            <w:left w:val="none" w:sz="0" w:space="0" w:color="auto"/>
            <w:bottom w:val="none" w:sz="0" w:space="0" w:color="auto"/>
            <w:right w:val="none" w:sz="0" w:space="0" w:color="auto"/>
          </w:divBdr>
        </w:div>
        <w:div w:id="486633742">
          <w:marLeft w:val="2520"/>
          <w:marRight w:val="0"/>
          <w:marTop w:val="77"/>
          <w:marBottom w:val="0"/>
          <w:divBdr>
            <w:top w:val="none" w:sz="0" w:space="0" w:color="auto"/>
            <w:left w:val="none" w:sz="0" w:space="0" w:color="auto"/>
            <w:bottom w:val="none" w:sz="0" w:space="0" w:color="auto"/>
            <w:right w:val="none" w:sz="0" w:space="0" w:color="auto"/>
          </w:divBdr>
        </w:div>
        <w:div w:id="638414863">
          <w:marLeft w:val="547"/>
          <w:marRight w:val="0"/>
          <w:marTop w:val="130"/>
          <w:marBottom w:val="0"/>
          <w:divBdr>
            <w:top w:val="none" w:sz="0" w:space="0" w:color="auto"/>
            <w:left w:val="none" w:sz="0" w:space="0" w:color="auto"/>
            <w:bottom w:val="none" w:sz="0" w:space="0" w:color="auto"/>
            <w:right w:val="none" w:sz="0" w:space="0" w:color="auto"/>
          </w:divBdr>
        </w:div>
        <w:div w:id="733161703">
          <w:marLeft w:val="1800"/>
          <w:marRight w:val="0"/>
          <w:marTop w:val="96"/>
          <w:marBottom w:val="0"/>
          <w:divBdr>
            <w:top w:val="none" w:sz="0" w:space="0" w:color="auto"/>
            <w:left w:val="none" w:sz="0" w:space="0" w:color="auto"/>
            <w:bottom w:val="none" w:sz="0" w:space="0" w:color="auto"/>
            <w:right w:val="none" w:sz="0" w:space="0" w:color="auto"/>
          </w:divBdr>
        </w:div>
        <w:div w:id="2106531650">
          <w:marLeft w:val="1166"/>
          <w:marRight w:val="0"/>
          <w:marTop w:val="115"/>
          <w:marBottom w:val="0"/>
          <w:divBdr>
            <w:top w:val="none" w:sz="0" w:space="0" w:color="auto"/>
            <w:left w:val="none" w:sz="0" w:space="0" w:color="auto"/>
            <w:bottom w:val="none" w:sz="0" w:space="0" w:color="auto"/>
            <w:right w:val="none" w:sz="0" w:space="0" w:color="auto"/>
          </w:divBdr>
        </w:div>
      </w:divsChild>
    </w:div>
    <w:div w:id="1073164798">
      <w:bodyDiv w:val="1"/>
      <w:marLeft w:val="0"/>
      <w:marRight w:val="0"/>
      <w:marTop w:val="0"/>
      <w:marBottom w:val="0"/>
      <w:divBdr>
        <w:top w:val="none" w:sz="0" w:space="0" w:color="auto"/>
        <w:left w:val="none" w:sz="0" w:space="0" w:color="auto"/>
        <w:bottom w:val="none" w:sz="0" w:space="0" w:color="auto"/>
        <w:right w:val="none" w:sz="0" w:space="0" w:color="auto"/>
      </w:divBdr>
    </w:div>
    <w:div w:id="1073628074">
      <w:bodyDiv w:val="1"/>
      <w:marLeft w:val="0"/>
      <w:marRight w:val="0"/>
      <w:marTop w:val="0"/>
      <w:marBottom w:val="0"/>
      <w:divBdr>
        <w:top w:val="none" w:sz="0" w:space="0" w:color="auto"/>
        <w:left w:val="none" w:sz="0" w:space="0" w:color="auto"/>
        <w:bottom w:val="none" w:sz="0" w:space="0" w:color="auto"/>
        <w:right w:val="none" w:sz="0" w:space="0" w:color="auto"/>
      </w:divBdr>
    </w:div>
    <w:div w:id="1074622533">
      <w:bodyDiv w:val="1"/>
      <w:marLeft w:val="0"/>
      <w:marRight w:val="0"/>
      <w:marTop w:val="0"/>
      <w:marBottom w:val="0"/>
      <w:divBdr>
        <w:top w:val="none" w:sz="0" w:space="0" w:color="auto"/>
        <w:left w:val="none" w:sz="0" w:space="0" w:color="auto"/>
        <w:bottom w:val="none" w:sz="0" w:space="0" w:color="auto"/>
        <w:right w:val="none" w:sz="0" w:space="0" w:color="auto"/>
      </w:divBdr>
    </w:div>
    <w:div w:id="1074743191">
      <w:bodyDiv w:val="1"/>
      <w:marLeft w:val="0"/>
      <w:marRight w:val="0"/>
      <w:marTop w:val="0"/>
      <w:marBottom w:val="0"/>
      <w:divBdr>
        <w:top w:val="none" w:sz="0" w:space="0" w:color="auto"/>
        <w:left w:val="none" w:sz="0" w:space="0" w:color="auto"/>
        <w:bottom w:val="none" w:sz="0" w:space="0" w:color="auto"/>
        <w:right w:val="none" w:sz="0" w:space="0" w:color="auto"/>
      </w:divBdr>
    </w:div>
    <w:div w:id="1075662980">
      <w:bodyDiv w:val="1"/>
      <w:marLeft w:val="0"/>
      <w:marRight w:val="0"/>
      <w:marTop w:val="0"/>
      <w:marBottom w:val="0"/>
      <w:divBdr>
        <w:top w:val="none" w:sz="0" w:space="0" w:color="auto"/>
        <w:left w:val="none" w:sz="0" w:space="0" w:color="auto"/>
        <w:bottom w:val="none" w:sz="0" w:space="0" w:color="auto"/>
        <w:right w:val="none" w:sz="0" w:space="0" w:color="auto"/>
      </w:divBdr>
    </w:div>
    <w:div w:id="1075708979">
      <w:bodyDiv w:val="1"/>
      <w:marLeft w:val="0"/>
      <w:marRight w:val="0"/>
      <w:marTop w:val="0"/>
      <w:marBottom w:val="0"/>
      <w:divBdr>
        <w:top w:val="none" w:sz="0" w:space="0" w:color="auto"/>
        <w:left w:val="none" w:sz="0" w:space="0" w:color="auto"/>
        <w:bottom w:val="none" w:sz="0" w:space="0" w:color="auto"/>
        <w:right w:val="none" w:sz="0" w:space="0" w:color="auto"/>
      </w:divBdr>
    </w:div>
    <w:div w:id="1076131560">
      <w:bodyDiv w:val="1"/>
      <w:marLeft w:val="0"/>
      <w:marRight w:val="0"/>
      <w:marTop w:val="0"/>
      <w:marBottom w:val="0"/>
      <w:divBdr>
        <w:top w:val="none" w:sz="0" w:space="0" w:color="auto"/>
        <w:left w:val="none" w:sz="0" w:space="0" w:color="auto"/>
        <w:bottom w:val="none" w:sz="0" w:space="0" w:color="auto"/>
        <w:right w:val="none" w:sz="0" w:space="0" w:color="auto"/>
      </w:divBdr>
      <w:divsChild>
        <w:div w:id="294336189">
          <w:marLeft w:val="547"/>
          <w:marRight w:val="0"/>
          <w:marTop w:val="134"/>
          <w:marBottom w:val="0"/>
          <w:divBdr>
            <w:top w:val="none" w:sz="0" w:space="0" w:color="auto"/>
            <w:left w:val="none" w:sz="0" w:space="0" w:color="auto"/>
            <w:bottom w:val="none" w:sz="0" w:space="0" w:color="auto"/>
            <w:right w:val="none" w:sz="0" w:space="0" w:color="auto"/>
          </w:divBdr>
        </w:div>
        <w:div w:id="712073503">
          <w:marLeft w:val="1166"/>
          <w:marRight w:val="0"/>
          <w:marTop w:val="115"/>
          <w:marBottom w:val="0"/>
          <w:divBdr>
            <w:top w:val="none" w:sz="0" w:space="0" w:color="auto"/>
            <w:left w:val="none" w:sz="0" w:space="0" w:color="auto"/>
            <w:bottom w:val="none" w:sz="0" w:space="0" w:color="auto"/>
            <w:right w:val="none" w:sz="0" w:space="0" w:color="auto"/>
          </w:divBdr>
        </w:div>
        <w:div w:id="979654460">
          <w:marLeft w:val="1166"/>
          <w:marRight w:val="0"/>
          <w:marTop w:val="115"/>
          <w:marBottom w:val="0"/>
          <w:divBdr>
            <w:top w:val="none" w:sz="0" w:space="0" w:color="auto"/>
            <w:left w:val="none" w:sz="0" w:space="0" w:color="auto"/>
            <w:bottom w:val="none" w:sz="0" w:space="0" w:color="auto"/>
            <w:right w:val="none" w:sz="0" w:space="0" w:color="auto"/>
          </w:divBdr>
        </w:div>
        <w:div w:id="1993557632">
          <w:marLeft w:val="1166"/>
          <w:marRight w:val="0"/>
          <w:marTop w:val="115"/>
          <w:marBottom w:val="0"/>
          <w:divBdr>
            <w:top w:val="none" w:sz="0" w:space="0" w:color="auto"/>
            <w:left w:val="none" w:sz="0" w:space="0" w:color="auto"/>
            <w:bottom w:val="none" w:sz="0" w:space="0" w:color="auto"/>
            <w:right w:val="none" w:sz="0" w:space="0" w:color="auto"/>
          </w:divBdr>
        </w:div>
      </w:divsChild>
    </w:div>
    <w:div w:id="1076587701">
      <w:bodyDiv w:val="1"/>
      <w:marLeft w:val="0"/>
      <w:marRight w:val="0"/>
      <w:marTop w:val="0"/>
      <w:marBottom w:val="0"/>
      <w:divBdr>
        <w:top w:val="none" w:sz="0" w:space="0" w:color="auto"/>
        <w:left w:val="none" w:sz="0" w:space="0" w:color="auto"/>
        <w:bottom w:val="none" w:sz="0" w:space="0" w:color="auto"/>
        <w:right w:val="none" w:sz="0" w:space="0" w:color="auto"/>
      </w:divBdr>
      <w:divsChild>
        <w:div w:id="1481580683">
          <w:marLeft w:val="547"/>
          <w:marRight w:val="0"/>
          <w:marTop w:val="154"/>
          <w:marBottom w:val="0"/>
          <w:divBdr>
            <w:top w:val="none" w:sz="0" w:space="0" w:color="auto"/>
            <w:left w:val="none" w:sz="0" w:space="0" w:color="auto"/>
            <w:bottom w:val="none" w:sz="0" w:space="0" w:color="auto"/>
            <w:right w:val="none" w:sz="0" w:space="0" w:color="auto"/>
          </w:divBdr>
        </w:div>
        <w:div w:id="1497379051">
          <w:marLeft w:val="547"/>
          <w:marRight w:val="0"/>
          <w:marTop w:val="154"/>
          <w:marBottom w:val="0"/>
          <w:divBdr>
            <w:top w:val="none" w:sz="0" w:space="0" w:color="auto"/>
            <w:left w:val="none" w:sz="0" w:space="0" w:color="auto"/>
            <w:bottom w:val="none" w:sz="0" w:space="0" w:color="auto"/>
            <w:right w:val="none" w:sz="0" w:space="0" w:color="auto"/>
          </w:divBdr>
        </w:div>
        <w:div w:id="2043093099">
          <w:marLeft w:val="547"/>
          <w:marRight w:val="0"/>
          <w:marTop w:val="154"/>
          <w:marBottom w:val="0"/>
          <w:divBdr>
            <w:top w:val="none" w:sz="0" w:space="0" w:color="auto"/>
            <w:left w:val="none" w:sz="0" w:space="0" w:color="auto"/>
            <w:bottom w:val="none" w:sz="0" w:space="0" w:color="auto"/>
            <w:right w:val="none" w:sz="0" w:space="0" w:color="auto"/>
          </w:divBdr>
        </w:div>
      </w:divsChild>
    </w:div>
    <w:div w:id="1077096705">
      <w:bodyDiv w:val="1"/>
      <w:marLeft w:val="0"/>
      <w:marRight w:val="0"/>
      <w:marTop w:val="0"/>
      <w:marBottom w:val="0"/>
      <w:divBdr>
        <w:top w:val="none" w:sz="0" w:space="0" w:color="auto"/>
        <w:left w:val="none" w:sz="0" w:space="0" w:color="auto"/>
        <w:bottom w:val="none" w:sz="0" w:space="0" w:color="auto"/>
        <w:right w:val="none" w:sz="0" w:space="0" w:color="auto"/>
      </w:divBdr>
    </w:div>
    <w:div w:id="1077285440">
      <w:bodyDiv w:val="1"/>
      <w:marLeft w:val="0"/>
      <w:marRight w:val="0"/>
      <w:marTop w:val="0"/>
      <w:marBottom w:val="0"/>
      <w:divBdr>
        <w:top w:val="none" w:sz="0" w:space="0" w:color="auto"/>
        <w:left w:val="none" w:sz="0" w:space="0" w:color="auto"/>
        <w:bottom w:val="none" w:sz="0" w:space="0" w:color="auto"/>
        <w:right w:val="none" w:sz="0" w:space="0" w:color="auto"/>
      </w:divBdr>
      <w:divsChild>
        <w:div w:id="309677620">
          <w:marLeft w:val="2866"/>
          <w:marRight w:val="0"/>
          <w:marTop w:val="60"/>
          <w:marBottom w:val="0"/>
          <w:divBdr>
            <w:top w:val="none" w:sz="0" w:space="0" w:color="auto"/>
            <w:left w:val="none" w:sz="0" w:space="0" w:color="auto"/>
            <w:bottom w:val="none" w:sz="0" w:space="0" w:color="auto"/>
            <w:right w:val="none" w:sz="0" w:space="0" w:color="auto"/>
          </w:divBdr>
        </w:div>
        <w:div w:id="342709264">
          <w:marLeft w:val="2866"/>
          <w:marRight w:val="0"/>
          <w:marTop w:val="60"/>
          <w:marBottom w:val="0"/>
          <w:divBdr>
            <w:top w:val="none" w:sz="0" w:space="0" w:color="auto"/>
            <w:left w:val="none" w:sz="0" w:space="0" w:color="auto"/>
            <w:bottom w:val="none" w:sz="0" w:space="0" w:color="auto"/>
            <w:right w:val="none" w:sz="0" w:space="0" w:color="auto"/>
          </w:divBdr>
        </w:div>
        <w:div w:id="388237408">
          <w:marLeft w:val="1426"/>
          <w:marRight w:val="0"/>
          <w:marTop w:val="60"/>
          <w:marBottom w:val="0"/>
          <w:divBdr>
            <w:top w:val="none" w:sz="0" w:space="0" w:color="auto"/>
            <w:left w:val="none" w:sz="0" w:space="0" w:color="auto"/>
            <w:bottom w:val="none" w:sz="0" w:space="0" w:color="auto"/>
            <w:right w:val="none" w:sz="0" w:space="0" w:color="auto"/>
          </w:divBdr>
        </w:div>
        <w:div w:id="422918498">
          <w:marLeft w:val="1426"/>
          <w:marRight w:val="0"/>
          <w:marTop w:val="60"/>
          <w:marBottom w:val="0"/>
          <w:divBdr>
            <w:top w:val="none" w:sz="0" w:space="0" w:color="auto"/>
            <w:left w:val="none" w:sz="0" w:space="0" w:color="auto"/>
            <w:bottom w:val="none" w:sz="0" w:space="0" w:color="auto"/>
            <w:right w:val="none" w:sz="0" w:space="0" w:color="auto"/>
          </w:divBdr>
        </w:div>
        <w:div w:id="951666791">
          <w:marLeft w:val="2146"/>
          <w:marRight w:val="0"/>
          <w:marTop w:val="60"/>
          <w:marBottom w:val="0"/>
          <w:divBdr>
            <w:top w:val="none" w:sz="0" w:space="0" w:color="auto"/>
            <w:left w:val="none" w:sz="0" w:space="0" w:color="auto"/>
            <w:bottom w:val="none" w:sz="0" w:space="0" w:color="auto"/>
            <w:right w:val="none" w:sz="0" w:space="0" w:color="auto"/>
          </w:divBdr>
        </w:div>
        <w:div w:id="1114904131">
          <w:marLeft w:val="533"/>
          <w:marRight w:val="0"/>
          <w:marTop w:val="60"/>
          <w:marBottom w:val="0"/>
          <w:divBdr>
            <w:top w:val="none" w:sz="0" w:space="0" w:color="auto"/>
            <w:left w:val="none" w:sz="0" w:space="0" w:color="auto"/>
            <w:bottom w:val="none" w:sz="0" w:space="0" w:color="auto"/>
            <w:right w:val="none" w:sz="0" w:space="0" w:color="auto"/>
          </w:divBdr>
        </w:div>
        <w:div w:id="1400710260">
          <w:marLeft w:val="2866"/>
          <w:marRight w:val="0"/>
          <w:marTop w:val="60"/>
          <w:marBottom w:val="0"/>
          <w:divBdr>
            <w:top w:val="none" w:sz="0" w:space="0" w:color="auto"/>
            <w:left w:val="none" w:sz="0" w:space="0" w:color="auto"/>
            <w:bottom w:val="none" w:sz="0" w:space="0" w:color="auto"/>
            <w:right w:val="none" w:sz="0" w:space="0" w:color="auto"/>
          </w:divBdr>
        </w:div>
        <w:div w:id="1572084999">
          <w:marLeft w:val="2866"/>
          <w:marRight w:val="0"/>
          <w:marTop w:val="60"/>
          <w:marBottom w:val="0"/>
          <w:divBdr>
            <w:top w:val="none" w:sz="0" w:space="0" w:color="auto"/>
            <w:left w:val="none" w:sz="0" w:space="0" w:color="auto"/>
            <w:bottom w:val="none" w:sz="0" w:space="0" w:color="auto"/>
            <w:right w:val="none" w:sz="0" w:space="0" w:color="auto"/>
          </w:divBdr>
        </w:div>
        <w:div w:id="2028634092">
          <w:marLeft w:val="2866"/>
          <w:marRight w:val="0"/>
          <w:marTop w:val="60"/>
          <w:marBottom w:val="0"/>
          <w:divBdr>
            <w:top w:val="none" w:sz="0" w:space="0" w:color="auto"/>
            <w:left w:val="none" w:sz="0" w:space="0" w:color="auto"/>
            <w:bottom w:val="none" w:sz="0" w:space="0" w:color="auto"/>
            <w:right w:val="none" w:sz="0" w:space="0" w:color="auto"/>
          </w:divBdr>
        </w:div>
      </w:divsChild>
    </w:div>
    <w:div w:id="1077828708">
      <w:bodyDiv w:val="1"/>
      <w:marLeft w:val="0"/>
      <w:marRight w:val="0"/>
      <w:marTop w:val="0"/>
      <w:marBottom w:val="0"/>
      <w:divBdr>
        <w:top w:val="none" w:sz="0" w:space="0" w:color="auto"/>
        <w:left w:val="none" w:sz="0" w:space="0" w:color="auto"/>
        <w:bottom w:val="none" w:sz="0" w:space="0" w:color="auto"/>
        <w:right w:val="none" w:sz="0" w:space="0" w:color="auto"/>
      </w:divBdr>
    </w:div>
    <w:div w:id="1078097244">
      <w:bodyDiv w:val="1"/>
      <w:marLeft w:val="0"/>
      <w:marRight w:val="0"/>
      <w:marTop w:val="0"/>
      <w:marBottom w:val="0"/>
      <w:divBdr>
        <w:top w:val="none" w:sz="0" w:space="0" w:color="auto"/>
        <w:left w:val="none" w:sz="0" w:space="0" w:color="auto"/>
        <w:bottom w:val="none" w:sz="0" w:space="0" w:color="auto"/>
        <w:right w:val="none" w:sz="0" w:space="0" w:color="auto"/>
      </w:divBdr>
    </w:div>
    <w:div w:id="1078285777">
      <w:bodyDiv w:val="1"/>
      <w:marLeft w:val="0"/>
      <w:marRight w:val="0"/>
      <w:marTop w:val="0"/>
      <w:marBottom w:val="0"/>
      <w:divBdr>
        <w:top w:val="none" w:sz="0" w:space="0" w:color="auto"/>
        <w:left w:val="none" w:sz="0" w:space="0" w:color="auto"/>
        <w:bottom w:val="none" w:sz="0" w:space="0" w:color="auto"/>
        <w:right w:val="none" w:sz="0" w:space="0" w:color="auto"/>
      </w:divBdr>
    </w:div>
    <w:div w:id="1078942750">
      <w:bodyDiv w:val="1"/>
      <w:marLeft w:val="0"/>
      <w:marRight w:val="0"/>
      <w:marTop w:val="0"/>
      <w:marBottom w:val="0"/>
      <w:divBdr>
        <w:top w:val="none" w:sz="0" w:space="0" w:color="auto"/>
        <w:left w:val="none" w:sz="0" w:space="0" w:color="auto"/>
        <w:bottom w:val="none" w:sz="0" w:space="0" w:color="auto"/>
        <w:right w:val="none" w:sz="0" w:space="0" w:color="auto"/>
      </w:divBdr>
    </w:div>
    <w:div w:id="1079407234">
      <w:bodyDiv w:val="1"/>
      <w:marLeft w:val="0"/>
      <w:marRight w:val="0"/>
      <w:marTop w:val="0"/>
      <w:marBottom w:val="0"/>
      <w:divBdr>
        <w:top w:val="none" w:sz="0" w:space="0" w:color="auto"/>
        <w:left w:val="none" w:sz="0" w:space="0" w:color="auto"/>
        <w:bottom w:val="none" w:sz="0" w:space="0" w:color="auto"/>
        <w:right w:val="none" w:sz="0" w:space="0" w:color="auto"/>
      </w:divBdr>
    </w:div>
    <w:div w:id="1079981599">
      <w:bodyDiv w:val="1"/>
      <w:marLeft w:val="0"/>
      <w:marRight w:val="0"/>
      <w:marTop w:val="0"/>
      <w:marBottom w:val="0"/>
      <w:divBdr>
        <w:top w:val="none" w:sz="0" w:space="0" w:color="auto"/>
        <w:left w:val="none" w:sz="0" w:space="0" w:color="auto"/>
        <w:bottom w:val="none" w:sz="0" w:space="0" w:color="auto"/>
        <w:right w:val="none" w:sz="0" w:space="0" w:color="auto"/>
      </w:divBdr>
    </w:div>
    <w:div w:id="1080058096">
      <w:bodyDiv w:val="1"/>
      <w:marLeft w:val="0"/>
      <w:marRight w:val="0"/>
      <w:marTop w:val="0"/>
      <w:marBottom w:val="0"/>
      <w:divBdr>
        <w:top w:val="none" w:sz="0" w:space="0" w:color="auto"/>
        <w:left w:val="none" w:sz="0" w:space="0" w:color="auto"/>
        <w:bottom w:val="none" w:sz="0" w:space="0" w:color="auto"/>
        <w:right w:val="none" w:sz="0" w:space="0" w:color="auto"/>
      </w:divBdr>
    </w:div>
    <w:div w:id="1080640760">
      <w:bodyDiv w:val="1"/>
      <w:marLeft w:val="0"/>
      <w:marRight w:val="0"/>
      <w:marTop w:val="0"/>
      <w:marBottom w:val="0"/>
      <w:divBdr>
        <w:top w:val="none" w:sz="0" w:space="0" w:color="auto"/>
        <w:left w:val="none" w:sz="0" w:space="0" w:color="auto"/>
        <w:bottom w:val="none" w:sz="0" w:space="0" w:color="auto"/>
        <w:right w:val="none" w:sz="0" w:space="0" w:color="auto"/>
      </w:divBdr>
    </w:div>
    <w:div w:id="1082146903">
      <w:bodyDiv w:val="1"/>
      <w:marLeft w:val="0"/>
      <w:marRight w:val="0"/>
      <w:marTop w:val="0"/>
      <w:marBottom w:val="0"/>
      <w:divBdr>
        <w:top w:val="none" w:sz="0" w:space="0" w:color="auto"/>
        <w:left w:val="none" w:sz="0" w:space="0" w:color="auto"/>
        <w:bottom w:val="none" w:sz="0" w:space="0" w:color="auto"/>
        <w:right w:val="none" w:sz="0" w:space="0" w:color="auto"/>
      </w:divBdr>
      <w:divsChild>
        <w:div w:id="383606329">
          <w:marLeft w:val="1166"/>
          <w:marRight w:val="0"/>
          <w:marTop w:val="86"/>
          <w:marBottom w:val="0"/>
          <w:divBdr>
            <w:top w:val="none" w:sz="0" w:space="0" w:color="auto"/>
            <w:left w:val="none" w:sz="0" w:space="0" w:color="auto"/>
            <w:bottom w:val="none" w:sz="0" w:space="0" w:color="auto"/>
            <w:right w:val="none" w:sz="0" w:space="0" w:color="auto"/>
          </w:divBdr>
        </w:div>
        <w:div w:id="484593224">
          <w:marLeft w:val="1800"/>
          <w:marRight w:val="0"/>
          <w:marTop w:val="67"/>
          <w:marBottom w:val="0"/>
          <w:divBdr>
            <w:top w:val="none" w:sz="0" w:space="0" w:color="auto"/>
            <w:left w:val="none" w:sz="0" w:space="0" w:color="auto"/>
            <w:bottom w:val="none" w:sz="0" w:space="0" w:color="auto"/>
            <w:right w:val="none" w:sz="0" w:space="0" w:color="auto"/>
          </w:divBdr>
        </w:div>
        <w:div w:id="749160975">
          <w:marLeft w:val="1166"/>
          <w:marRight w:val="0"/>
          <w:marTop w:val="86"/>
          <w:marBottom w:val="0"/>
          <w:divBdr>
            <w:top w:val="none" w:sz="0" w:space="0" w:color="auto"/>
            <w:left w:val="none" w:sz="0" w:space="0" w:color="auto"/>
            <w:bottom w:val="none" w:sz="0" w:space="0" w:color="auto"/>
            <w:right w:val="none" w:sz="0" w:space="0" w:color="auto"/>
          </w:divBdr>
        </w:div>
        <w:div w:id="915014808">
          <w:marLeft w:val="1800"/>
          <w:marRight w:val="0"/>
          <w:marTop w:val="67"/>
          <w:marBottom w:val="0"/>
          <w:divBdr>
            <w:top w:val="none" w:sz="0" w:space="0" w:color="auto"/>
            <w:left w:val="none" w:sz="0" w:space="0" w:color="auto"/>
            <w:bottom w:val="none" w:sz="0" w:space="0" w:color="auto"/>
            <w:right w:val="none" w:sz="0" w:space="0" w:color="auto"/>
          </w:divBdr>
        </w:div>
        <w:div w:id="1314291691">
          <w:marLeft w:val="1166"/>
          <w:marRight w:val="0"/>
          <w:marTop w:val="86"/>
          <w:marBottom w:val="0"/>
          <w:divBdr>
            <w:top w:val="none" w:sz="0" w:space="0" w:color="auto"/>
            <w:left w:val="none" w:sz="0" w:space="0" w:color="auto"/>
            <w:bottom w:val="none" w:sz="0" w:space="0" w:color="auto"/>
            <w:right w:val="none" w:sz="0" w:space="0" w:color="auto"/>
          </w:divBdr>
        </w:div>
        <w:div w:id="1473909041">
          <w:marLeft w:val="1800"/>
          <w:marRight w:val="0"/>
          <w:marTop w:val="67"/>
          <w:marBottom w:val="0"/>
          <w:divBdr>
            <w:top w:val="none" w:sz="0" w:space="0" w:color="auto"/>
            <w:left w:val="none" w:sz="0" w:space="0" w:color="auto"/>
            <w:bottom w:val="none" w:sz="0" w:space="0" w:color="auto"/>
            <w:right w:val="none" w:sz="0" w:space="0" w:color="auto"/>
          </w:divBdr>
        </w:div>
        <w:div w:id="1663965914">
          <w:marLeft w:val="1166"/>
          <w:marRight w:val="0"/>
          <w:marTop w:val="86"/>
          <w:marBottom w:val="0"/>
          <w:divBdr>
            <w:top w:val="none" w:sz="0" w:space="0" w:color="auto"/>
            <w:left w:val="none" w:sz="0" w:space="0" w:color="auto"/>
            <w:bottom w:val="none" w:sz="0" w:space="0" w:color="auto"/>
            <w:right w:val="none" w:sz="0" w:space="0" w:color="auto"/>
          </w:divBdr>
        </w:div>
        <w:div w:id="1673339902">
          <w:marLeft w:val="1166"/>
          <w:marRight w:val="0"/>
          <w:marTop w:val="86"/>
          <w:marBottom w:val="0"/>
          <w:divBdr>
            <w:top w:val="none" w:sz="0" w:space="0" w:color="auto"/>
            <w:left w:val="none" w:sz="0" w:space="0" w:color="auto"/>
            <w:bottom w:val="none" w:sz="0" w:space="0" w:color="auto"/>
            <w:right w:val="none" w:sz="0" w:space="0" w:color="auto"/>
          </w:divBdr>
        </w:div>
        <w:div w:id="1688169444">
          <w:marLeft w:val="1166"/>
          <w:marRight w:val="0"/>
          <w:marTop w:val="86"/>
          <w:marBottom w:val="0"/>
          <w:divBdr>
            <w:top w:val="none" w:sz="0" w:space="0" w:color="auto"/>
            <w:left w:val="none" w:sz="0" w:space="0" w:color="auto"/>
            <w:bottom w:val="none" w:sz="0" w:space="0" w:color="auto"/>
            <w:right w:val="none" w:sz="0" w:space="0" w:color="auto"/>
          </w:divBdr>
        </w:div>
        <w:div w:id="1690520856">
          <w:marLeft w:val="547"/>
          <w:marRight w:val="0"/>
          <w:marTop w:val="115"/>
          <w:marBottom w:val="0"/>
          <w:divBdr>
            <w:top w:val="none" w:sz="0" w:space="0" w:color="auto"/>
            <w:left w:val="none" w:sz="0" w:space="0" w:color="auto"/>
            <w:bottom w:val="none" w:sz="0" w:space="0" w:color="auto"/>
            <w:right w:val="none" w:sz="0" w:space="0" w:color="auto"/>
          </w:divBdr>
        </w:div>
        <w:div w:id="1984651479">
          <w:marLeft w:val="1800"/>
          <w:marRight w:val="0"/>
          <w:marTop w:val="67"/>
          <w:marBottom w:val="0"/>
          <w:divBdr>
            <w:top w:val="none" w:sz="0" w:space="0" w:color="auto"/>
            <w:left w:val="none" w:sz="0" w:space="0" w:color="auto"/>
            <w:bottom w:val="none" w:sz="0" w:space="0" w:color="auto"/>
            <w:right w:val="none" w:sz="0" w:space="0" w:color="auto"/>
          </w:divBdr>
        </w:div>
        <w:div w:id="2136018630">
          <w:marLeft w:val="1166"/>
          <w:marRight w:val="0"/>
          <w:marTop w:val="86"/>
          <w:marBottom w:val="0"/>
          <w:divBdr>
            <w:top w:val="none" w:sz="0" w:space="0" w:color="auto"/>
            <w:left w:val="none" w:sz="0" w:space="0" w:color="auto"/>
            <w:bottom w:val="none" w:sz="0" w:space="0" w:color="auto"/>
            <w:right w:val="none" w:sz="0" w:space="0" w:color="auto"/>
          </w:divBdr>
        </w:div>
      </w:divsChild>
    </w:div>
    <w:div w:id="1082264242">
      <w:bodyDiv w:val="1"/>
      <w:marLeft w:val="0"/>
      <w:marRight w:val="0"/>
      <w:marTop w:val="0"/>
      <w:marBottom w:val="0"/>
      <w:divBdr>
        <w:top w:val="none" w:sz="0" w:space="0" w:color="auto"/>
        <w:left w:val="none" w:sz="0" w:space="0" w:color="auto"/>
        <w:bottom w:val="none" w:sz="0" w:space="0" w:color="auto"/>
        <w:right w:val="none" w:sz="0" w:space="0" w:color="auto"/>
      </w:divBdr>
    </w:div>
    <w:div w:id="1082482828">
      <w:bodyDiv w:val="1"/>
      <w:marLeft w:val="0"/>
      <w:marRight w:val="0"/>
      <w:marTop w:val="0"/>
      <w:marBottom w:val="0"/>
      <w:divBdr>
        <w:top w:val="none" w:sz="0" w:space="0" w:color="auto"/>
        <w:left w:val="none" w:sz="0" w:space="0" w:color="auto"/>
        <w:bottom w:val="none" w:sz="0" w:space="0" w:color="auto"/>
        <w:right w:val="none" w:sz="0" w:space="0" w:color="auto"/>
      </w:divBdr>
    </w:div>
    <w:div w:id="1083725144">
      <w:bodyDiv w:val="1"/>
      <w:marLeft w:val="0"/>
      <w:marRight w:val="0"/>
      <w:marTop w:val="0"/>
      <w:marBottom w:val="0"/>
      <w:divBdr>
        <w:top w:val="none" w:sz="0" w:space="0" w:color="auto"/>
        <w:left w:val="none" w:sz="0" w:space="0" w:color="auto"/>
        <w:bottom w:val="none" w:sz="0" w:space="0" w:color="auto"/>
        <w:right w:val="none" w:sz="0" w:space="0" w:color="auto"/>
      </w:divBdr>
    </w:div>
    <w:div w:id="1084379113">
      <w:bodyDiv w:val="1"/>
      <w:marLeft w:val="0"/>
      <w:marRight w:val="0"/>
      <w:marTop w:val="0"/>
      <w:marBottom w:val="0"/>
      <w:divBdr>
        <w:top w:val="none" w:sz="0" w:space="0" w:color="auto"/>
        <w:left w:val="none" w:sz="0" w:space="0" w:color="auto"/>
        <w:bottom w:val="none" w:sz="0" w:space="0" w:color="auto"/>
        <w:right w:val="none" w:sz="0" w:space="0" w:color="auto"/>
      </w:divBdr>
    </w:div>
    <w:div w:id="1084957180">
      <w:bodyDiv w:val="1"/>
      <w:marLeft w:val="0"/>
      <w:marRight w:val="0"/>
      <w:marTop w:val="0"/>
      <w:marBottom w:val="0"/>
      <w:divBdr>
        <w:top w:val="none" w:sz="0" w:space="0" w:color="auto"/>
        <w:left w:val="none" w:sz="0" w:space="0" w:color="auto"/>
        <w:bottom w:val="none" w:sz="0" w:space="0" w:color="auto"/>
        <w:right w:val="none" w:sz="0" w:space="0" w:color="auto"/>
      </w:divBdr>
    </w:div>
    <w:div w:id="1085033795">
      <w:bodyDiv w:val="1"/>
      <w:marLeft w:val="0"/>
      <w:marRight w:val="0"/>
      <w:marTop w:val="0"/>
      <w:marBottom w:val="0"/>
      <w:divBdr>
        <w:top w:val="none" w:sz="0" w:space="0" w:color="auto"/>
        <w:left w:val="none" w:sz="0" w:space="0" w:color="auto"/>
        <w:bottom w:val="none" w:sz="0" w:space="0" w:color="auto"/>
        <w:right w:val="none" w:sz="0" w:space="0" w:color="auto"/>
      </w:divBdr>
    </w:div>
    <w:div w:id="1085103731">
      <w:bodyDiv w:val="1"/>
      <w:marLeft w:val="0"/>
      <w:marRight w:val="0"/>
      <w:marTop w:val="0"/>
      <w:marBottom w:val="0"/>
      <w:divBdr>
        <w:top w:val="none" w:sz="0" w:space="0" w:color="auto"/>
        <w:left w:val="none" w:sz="0" w:space="0" w:color="auto"/>
        <w:bottom w:val="none" w:sz="0" w:space="0" w:color="auto"/>
        <w:right w:val="none" w:sz="0" w:space="0" w:color="auto"/>
      </w:divBdr>
    </w:div>
    <w:div w:id="1085808694">
      <w:bodyDiv w:val="1"/>
      <w:marLeft w:val="0"/>
      <w:marRight w:val="0"/>
      <w:marTop w:val="0"/>
      <w:marBottom w:val="0"/>
      <w:divBdr>
        <w:top w:val="none" w:sz="0" w:space="0" w:color="auto"/>
        <w:left w:val="none" w:sz="0" w:space="0" w:color="auto"/>
        <w:bottom w:val="none" w:sz="0" w:space="0" w:color="auto"/>
        <w:right w:val="none" w:sz="0" w:space="0" w:color="auto"/>
      </w:divBdr>
    </w:div>
    <w:div w:id="1086027891">
      <w:bodyDiv w:val="1"/>
      <w:marLeft w:val="0"/>
      <w:marRight w:val="0"/>
      <w:marTop w:val="0"/>
      <w:marBottom w:val="0"/>
      <w:divBdr>
        <w:top w:val="none" w:sz="0" w:space="0" w:color="auto"/>
        <w:left w:val="none" w:sz="0" w:space="0" w:color="auto"/>
        <w:bottom w:val="none" w:sz="0" w:space="0" w:color="auto"/>
        <w:right w:val="none" w:sz="0" w:space="0" w:color="auto"/>
      </w:divBdr>
    </w:div>
    <w:div w:id="1086145281">
      <w:bodyDiv w:val="1"/>
      <w:marLeft w:val="0"/>
      <w:marRight w:val="0"/>
      <w:marTop w:val="0"/>
      <w:marBottom w:val="0"/>
      <w:divBdr>
        <w:top w:val="none" w:sz="0" w:space="0" w:color="auto"/>
        <w:left w:val="none" w:sz="0" w:space="0" w:color="auto"/>
        <w:bottom w:val="none" w:sz="0" w:space="0" w:color="auto"/>
        <w:right w:val="none" w:sz="0" w:space="0" w:color="auto"/>
      </w:divBdr>
    </w:div>
    <w:div w:id="1086419541">
      <w:bodyDiv w:val="1"/>
      <w:marLeft w:val="0"/>
      <w:marRight w:val="0"/>
      <w:marTop w:val="0"/>
      <w:marBottom w:val="0"/>
      <w:divBdr>
        <w:top w:val="none" w:sz="0" w:space="0" w:color="auto"/>
        <w:left w:val="none" w:sz="0" w:space="0" w:color="auto"/>
        <w:bottom w:val="none" w:sz="0" w:space="0" w:color="auto"/>
        <w:right w:val="none" w:sz="0" w:space="0" w:color="auto"/>
      </w:divBdr>
    </w:div>
    <w:div w:id="1086614278">
      <w:bodyDiv w:val="1"/>
      <w:marLeft w:val="0"/>
      <w:marRight w:val="0"/>
      <w:marTop w:val="0"/>
      <w:marBottom w:val="0"/>
      <w:divBdr>
        <w:top w:val="none" w:sz="0" w:space="0" w:color="auto"/>
        <w:left w:val="none" w:sz="0" w:space="0" w:color="auto"/>
        <w:bottom w:val="none" w:sz="0" w:space="0" w:color="auto"/>
        <w:right w:val="none" w:sz="0" w:space="0" w:color="auto"/>
      </w:divBdr>
      <w:divsChild>
        <w:div w:id="1148279099">
          <w:marLeft w:val="360"/>
          <w:marRight w:val="0"/>
          <w:marTop w:val="200"/>
          <w:marBottom w:val="0"/>
          <w:divBdr>
            <w:top w:val="none" w:sz="0" w:space="0" w:color="auto"/>
            <w:left w:val="none" w:sz="0" w:space="0" w:color="auto"/>
            <w:bottom w:val="none" w:sz="0" w:space="0" w:color="auto"/>
            <w:right w:val="none" w:sz="0" w:space="0" w:color="auto"/>
          </w:divBdr>
        </w:div>
        <w:div w:id="1671561608">
          <w:marLeft w:val="1080"/>
          <w:marRight w:val="0"/>
          <w:marTop w:val="100"/>
          <w:marBottom w:val="0"/>
          <w:divBdr>
            <w:top w:val="none" w:sz="0" w:space="0" w:color="auto"/>
            <w:left w:val="none" w:sz="0" w:space="0" w:color="auto"/>
            <w:bottom w:val="none" w:sz="0" w:space="0" w:color="auto"/>
            <w:right w:val="none" w:sz="0" w:space="0" w:color="auto"/>
          </w:divBdr>
        </w:div>
        <w:div w:id="1835873965">
          <w:marLeft w:val="1080"/>
          <w:marRight w:val="0"/>
          <w:marTop w:val="100"/>
          <w:marBottom w:val="0"/>
          <w:divBdr>
            <w:top w:val="none" w:sz="0" w:space="0" w:color="auto"/>
            <w:left w:val="none" w:sz="0" w:space="0" w:color="auto"/>
            <w:bottom w:val="none" w:sz="0" w:space="0" w:color="auto"/>
            <w:right w:val="none" w:sz="0" w:space="0" w:color="auto"/>
          </w:divBdr>
        </w:div>
      </w:divsChild>
    </w:div>
    <w:div w:id="1087507731">
      <w:bodyDiv w:val="1"/>
      <w:marLeft w:val="0"/>
      <w:marRight w:val="0"/>
      <w:marTop w:val="0"/>
      <w:marBottom w:val="0"/>
      <w:divBdr>
        <w:top w:val="none" w:sz="0" w:space="0" w:color="auto"/>
        <w:left w:val="none" w:sz="0" w:space="0" w:color="auto"/>
        <w:bottom w:val="none" w:sz="0" w:space="0" w:color="auto"/>
        <w:right w:val="none" w:sz="0" w:space="0" w:color="auto"/>
      </w:divBdr>
    </w:div>
    <w:div w:id="1087847888">
      <w:bodyDiv w:val="1"/>
      <w:marLeft w:val="0"/>
      <w:marRight w:val="0"/>
      <w:marTop w:val="0"/>
      <w:marBottom w:val="0"/>
      <w:divBdr>
        <w:top w:val="none" w:sz="0" w:space="0" w:color="auto"/>
        <w:left w:val="none" w:sz="0" w:space="0" w:color="auto"/>
        <w:bottom w:val="none" w:sz="0" w:space="0" w:color="auto"/>
        <w:right w:val="none" w:sz="0" w:space="0" w:color="auto"/>
      </w:divBdr>
      <w:divsChild>
        <w:div w:id="887185593">
          <w:marLeft w:val="547"/>
          <w:marRight w:val="0"/>
          <w:marTop w:val="115"/>
          <w:marBottom w:val="0"/>
          <w:divBdr>
            <w:top w:val="none" w:sz="0" w:space="0" w:color="auto"/>
            <w:left w:val="none" w:sz="0" w:space="0" w:color="auto"/>
            <w:bottom w:val="none" w:sz="0" w:space="0" w:color="auto"/>
            <w:right w:val="none" w:sz="0" w:space="0" w:color="auto"/>
          </w:divBdr>
        </w:div>
        <w:div w:id="2105413681">
          <w:marLeft w:val="547"/>
          <w:marRight w:val="0"/>
          <w:marTop w:val="115"/>
          <w:marBottom w:val="0"/>
          <w:divBdr>
            <w:top w:val="none" w:sz="0" w:space="0" w:color="auto"/>
            <w:left w:val="none" w:sz="0" w:space="0" w:color="auto"/>
            <w:bottom w:val="none" w:sz="0" w:space="0" w:color="auto"/>
            <w:right w:val="none" w:sz="0" w:space="0" w:color="auto"/>
          </w:divBdr>
        </w:div>
      </w:divsChild>
    </w:div>
    <w:div w:id="1088112901">
      <w:bodyDiv w:val="1"/>
      <w:marLeft w:val="0"/>
      <w:marRight w:val="0"/>
      <w:marTop w:val="0"/>
      <w:marBottom w:val="0"/>
      <w:divBdr>
        <w:top w:val="none" w:sz="0" w:space="0" w:color="auto"/>
        <w:left w:val="none" w:sz="0" w:space="0" w:color="auto"/>
        <w:bottom w:val="none" w:sz="0" w:space="0" w:color="auto"/>
        <w:right w:val="none" w:sz="0" w:space="0" w:color="auto"/>
      </w:divBdr>
    </w:div>
    <w:div w:id="1089084517">
      <w:bodyDiv w:val="1"/>
      <w:marLeft w:val="0"/>
      <w:marRight w:val="0"/>
      <w:marTop w:val="0"/>
      <w:marBottom w:val="0"/>
      <w:divBdr>
        <w:top w:val="none" w:sz="0" w:space="0" w:color="auto"/>
        <w:left w:val="none" w:sz="0" w:space="0" w:color="auto"/>
        <w:bottom w:val="none" w:sz="0" w:space="0" w:color="auto"/>
        <w:right w:val="none" w:sz="0" w:space="0" w:color="auto"/>
      </w:divBdr>
    </w:div>
    <w:div w:id="1089086437">
      <w:bodyDiv w:val="1"/>
      <w:marLeft w:val="0"/>
      <w:marRight w:val="0"/>
      <w:marTop w:val="0"/>
      <w:marBottom w:val="0"/>
      <w:divBdr>
        <w:top w:val="none" w:sz="0" w:space="0" w:color="auto"/>
        <w:left w:val="none" w:sz="0" w:space="0" w:color="auto"/>
        <w:bottom w:val="none" w:sz="0" w:space="0" w:color="auto"/>
        <w:right w:val="none" w:sz="0" w:space="0" w:color="auto"/>
      </w:divBdr>
      <w:divsChild>
        <w:div w:id="352611576">
          <w:marLeft w:val="1166"/>
          <w:marRight w:val="0"/>
          <w:marTop w:val="125"/>
          <w:marBottom w:val="0"/>
          <w:divBdr>
            <w:top w:val="none" w:sz="0" w:space="0" w:color="auto"/>
            <w:left w:val="none" w:sz="0" w:space="0" w:color="auto"/>
            <w:bottom w:val="none" w:sz="0" w:space="0" w:color="auto"/>
            <w:right w:val="none" w:sz="0" w:space="0" w:color="auto"/>
          </w:divBdr>
        </w:div>
        <w:div w:id="353383812">
          <w:marLeft w:val="1166"/>
          <w:marRight w:val="0"/>
          <w:marTop w:val="125"/>
          <w:marBottom w:val="0"/>
          <w:divBdr>
            <w:top w:val="none" w:sz="0" w:space="0" w:color="auto"/>
            <w:left w:val="none" w:sz="0" w:space="0" w:color="auto"/>
            <w:bottom w:val="none" w:sz="0" w:space="0" w:color="auto"/>
            <w:right w:val="none" w:sz="0" w:space="0" w:color="auto"/>
          </w:divBdr>
        </w:div>
        <w:div w:id="374162115">
          <w:marLeft w:val="547"/>
          <w:marRight w:val="0"/>
          <w:marTop w:val="144"/>
          <w:marBottom w:val="0"/>
          <w:divBdr>
            <w:top w:val="none" w:sz="0" w:space="0" w:color="auto"/>
            <w:left w:val="none" w:sz="0" w:space="0" w:color="auto"/>
            <w:bottom w:val="none" w:sz="0" w:space="0" w:color="auto"/>
            <w:right w:val="none" w:sz="0" w:space="0" w:color="auto"/>
          </w:divBdr>
        </w:div>
        <w:div w:id="1541165820">
          <w:marLeft w:val="547"/>
          <w:marRight w:val="0"/>
          <w:marTop w:val="144"/>
          <w:marBottom w:val="0"/>
          <w:divBdr>
            <w:top w:val="none" w:sz="0" w:space="0" w:color="auto"/>
            <w:left w:val="none" w:sz="0" w:space="0" w:color="auto"/>
            <w:bottom w:val="none" w:sz="0" w:space="0" w:color="auto"/>
            <w:right w:val="none" w:sz="0" w:space="0" w:color="auto"/>
          </w:divBdr>
        </w:div>
        <w:div w:id="2036998220">
          <w:marLeft w:val="547"/>
          <w:marRight w:val="0"/>
          <w:marTop w:val="144"/>
          <w:marBottom w:val="0"/>
          <w:divBdr>
            <w:top w:val="none" w:sz="0" w:space="0" w:color="auto"/>
            <w:left w:val="none" w:sz="0" w:space="0" w:color="auto"/>
            <w:bottom w:val="none" w:sz="0" w:space="0" w:color="auto"/>
            <w:right w:val="none" w:sz="0" w:space="0" w:color="auto"/>
          </w:divBdr>
        </w:div>
      </w:divsChild>
    </w:div>
    <w:div w:id="1089499336">
      <w:bodyDiv w:val="1"/>
      <w:marLeft w:val="0"/>
      <w:marRight w:val="0"/>
      <w:marTop w:val="0"/>
      <w:marBottom w:val="0"/>
      <w:divBdr>
        <w:top w:val="none" w:sz="0" w:space="0" w:color="auto"/>
        <w:left w:val="none" w:sz="0" w:space="0" w:color="auto"/>
        <w:bottom w:val="none" w:sz="0" w:space="0" w:color="auto"/>
        <w:right w:val="none" w:sz="0" w:space="0" w:color="auto"/>
      </w:divBdr>
      <w:divsChild>
        <w:div w:id="391274611">
          <w:marLeft w:val="1166"/>
          <w:marRight w:val="0"/>
          <w:marTop w:val="125"/>
          <w:marBottom w:val="0"/>
          <w:divBdr>
            <w:top w:val="none" w:sz="0" w:space="0" w:color="auto"/>
            <w:left w:val="none" w:sz="0" w:space="0" w:color="auto"/>
            <w:bottom w:val="none" w:sz="0" w:space="0" w:color="auto"/>
            <w:right w:val="none" w:sz="0" w:space="0" w:color="auto"/>
          </w:divBdr>
        </w:div>
        <w:div w:id="660619794">
          <w:marLeft w:val="1166"/>
          <w:marRight w:val="0"/>
          <w:marTop w:val="125"/>
          <w:marBottom w:val="0"/>
          <w:divBdr>
            <w:top w:val="none" w:sz="0" w:space="0" w:color="auto"/>
            <w:left w:val="none" w:sz="0" w:space="0" w:color="auto"/>
            <w:bottom w:val="none" w:sz="0" w:space="0" w:color="auto"/>
            <w:right w:val="none" w:sz="0" w:space="0" w:color="auto"/>
          </w:divBdr>
        </w:div>
        <w:div w:id="1385444486">
          <w:marLeft w:val="1166"/>
          <w:marRight w:val="0"/>
          <w:marTop w:val="125"/>
          <w:marBottom w:val="0"/>
          <w:divBdr>
            <w:top w:val="none" w:sz="0" w:space="0" w:color="auto"/>
            <w:left w:val="none" w:sz="0" w:space="0" w:color="auto"/>
            <w:bottom w:val="none" w:sz="0" w:space="0" w:color="auto"/>
            <w:right w:val="none" w:sz="0" w:space="0" w:color="auto"/>
          </w:divBdr>
        </w:div>
        <w:div w:id="1413770531">
          <w:marLeft w:val="547"/>
          <w:marRight w:val="0"/>
          <w:marTop w:val="144"/>
          <w:marBottom w:val="0"/>
          <w:divBdr>
            <w:top w:val="none" w:sz="0" w:space="0" w:color="auto"/>
            <w:left w:val="none" w:sz="0" w:space="0" w:color="auto"/>
            <w:bottom w:val="none" w:sz="0" w:space="0" w:color="auto"/>
            <w:right w:val="none" w:sz="0" w:space="0" w:color="auto"/>
          </w:divBdr>
        </w:div>
        <w:div w:id="1833257404">
          <w:marLeft w:val="547"/>
          <w:marRight w:val="0"/>
          <w:marTop w:val="144"/>
          <w:marBottom w:val="0"/>
          <w:divBdr>
            <w:top w:val="none" w:sz="0" w:space="0" w:color="auto"/>
            <w:left w:val="none" w:sz="0" w:space="0" w:color="auto"/>
            <w:bottom w:val="none" w:sz="0" w:space="0" w:color="auto"/>
            <w:right w:val="none" w:sz="0" w:space="0" w:color="auto"/>
          </w:divBdr>
        </w:div>
        <w:div w:id="2091080274">
          <w:marLeft w:val="1166"/>
          <w:marRight w:val="0"/>
          <w:marTop w:val="125"/>
          <w:marBottom w:val="0"/>
          <w:divBdr>
            <w:top w:val="none" w:sz="0" w:space="0" w:color="auto"/>
            <w:left w:val="none" w:sz="0" w:space="0" w:color="auto"/>
            <w:bottom w:val="none" w:sz="0" w:space="0" w:color="auto"/>
            <w:right w:val="none" w:sz="0" w:space="0" w:color="auto"/>
          </w:divBdr>
        </w:div>
      </w:divsChild>
    </w:div>
    <w:div w:id="1089618690">
      <w:bodyDiv w:val="1"/>
      <w:marLeft w:val="0"/>
      <w:marRight w:val="0"/>
      <w:marTop w:val="0"/>
      <w:marBottom w:val="0"/>
      <w:divBdr>
        <w:top w:val="none" w:sz="0" w:space="0" w:color="auto"/>
        <w:left w:val="none" w:sz="0" w:space="0" w:color="auto"/>
        <w:bottom w:val="none" w:sz="0" w:space="0" w:color="auto"/>
        <w:right w:val="none" w:sz="0" w:space="0" w:color="auto"/>
      </w:divBdr>
    </w:div>
    <w:div w:id="1090278706">
      <w:bodyDiv w:val="1"/>
      <w:marLeft w:val="0"/>
      <w:marRight w:val="0"/>
      <w:marTop w:val="0"/>
      <w:marBottom w:val="0"/>
      <w:divBdr>
        <w:top w:val="none" w:sz="0" w:space="0" w:color="auto"/>
        <w:left w:val="none" w:sz="0" w:space="0" w:color="auto"/>
        <w:bottom w:val="none" w:sz="0" w:space="0" w:color="auto"/>
        <w:right w:val="none" w:sz="0" w:space="0" w:color="auto"/>
      </w:divBdr>
    </w:div>
    <w:div w:id="1090588993">
      <w:bodyDiv w:val="1"/>
      <w:marLeft w:val="0"/>
      <w:marRight w:val="0"/>
      <w:marTop w:val="0"/>
      <w:marBottom w:val="0"/>
      <w:divBdr>
        <w:top w:val="none" w:sz="0" w:space="0" w:color="auto"/>
        <w:left w:val="none" w:sz="0" w:space="0" w:color="auto"/>
        <w:bottom w:val="none" w:sz="0" w:space="0" w:color="auto"/>
        <w:right w:val="none" w:sz="0" w:space="0" w:color="auto"/>
      </w:divBdr>
    </w:div>
    <w:div w:id="1090732602">
      <w:bodyDiv w:val="1"/>
      <w:marLeft w:val="0"/>
      <w:marRight w:val="0"/>
      <w:marTop w:val="0"/>
      <w:marBottom w:val="0"/>
      <w:divBdr>
        <w:top w:val="none" w:sz="0" w:space="0" w:color="auto"/>
        <w:left w:val="none" w:sz="0" w:space="0" w:color="auto"/>
        <w:bottom w:val="none" w:sz="0" w:space="0" w:color="auto"/>
        <w:right w:val="none" w:sz="0" w:space="0" w:color="auto"/>
      </w:divBdr>
    </w:div>
    <w:div w:id="1091775145">
      <w:bodyDiv w:val="1"/>
      <w:marLeft w:val="0"/>
      <w:marRight w:val="0"/>
      <w:marTop w:val="0"/>
      <w:marBottom w:val="0"/>
      <w:divBdr>
        <w:top w:val="none" w:sz="0" w:space="0" w:color="auto"/>
        <w:left w:val="none" w:sz="0" w:space="0" w:color="auto"/>
        <w:bottom w:val="none" w:sz="0" w:space="0" w:color="auto"/>
        <w:right w:val="none" w:sz="0" w:space="0" w:color="auto"/>
      </w:divBdr>
    </w:div>
    <w:div w:id="1093164611">
      <w:bodyDiv w:val="1"/>
      <w:marLeft w:val="0"/>
      <w:marRight w:val="0"/>
      <w:marTop w:val="0"/>
      <w:marBottom w:val="0"/>
      <w:divBdr>
        <w:top w:val="none" w:sz="0" w:space="0" w:color="auto"/>
        <w:left w:val="none" w:sz="0" w:space="0" w:color="auto"/>
        <w:bottom w:val="none" w:sz="0" w:space="0" w:color="auto"/>
        <w:right w:val="none" w:sz="0" w:space="0" w:color="auto"/>
      </w:divBdr>
    </w:div>
    <w:div w:id="1094520140">
      <w:bodyDiv w:val="1"/>
      <w:marLeft w:val="0"/>
      <w:marRight w:val="0"/>
      <w:marTop w:val="0"/>
      <w:marBottom w:val="0"/>
      <w:divBdr>
        <w:top w:val="none" w:sz="0" w:space="0" w:color="auto"/>
        <w:left w:val="none" w:sz="0" w:space="0" w:color="auto"/>
        <w:bottom w:val="none" w:sz="0" w:space="0" w:color="auto"/>
        <w:right w:val="none" w:sz="0" w:space="0" w:color="auto"/>
      </w:divBdr>
    </w:div>
    <w:div w:id="1094785496">
      <w:bodyDiv w:val="1"/>
      <w:marLeft w:val="0"/>
      <w:marRight w:val="0"/>
      <w:marTop w:val="0"/>
      <w:marBottom w:val="0"/>
      <w:divBdr>
        <w:top w:val="none" w:sz="0" w:space="0" w:color="auto"/>
        <w:left w:val="none" w:sz="0" w:space="0" w:color="auto"/>
        <w:bottom w:val="none" w:sz="0" w:space="0" w:color="auto"/>
        <w:right w:val="none" w:sz="0" w:space="0" w:color="auto"/>
      </w:divBdr>
    </w:div>
    <w:div w:id="1096099300">
      <w:bodyDiv w:val="1"/>
      <w:marLeft w:val="0"/>
      <w:marRight w:val="0"/>
      <w:marTop w:val="0"/>
      <w:marBottom w:val="0"/>
      <w:divBdr>
        <w:top w:val="none" w:sz="0" w:space="0" w:color="auto"/>
        <w:left w:val="none" w:sz="0" w:space="0" w:color="auto"/>
        <w:bottom w:val="none" w:sz="0" w:space="0" w:color="auto"/>
        <w:right w:val="none" w:sz="0" w:space="0" w:color="auto"/>
      </w:divBdr>
    </w:div>
    <w:div w:id="1096750694">
      <w:bodyDiv w:val="1"/>
      <w:marLeft w:val="0"/>
      <w:marRight w:val="0"/>
      <w:marTop w:val="0"/>
      <w:marBottom w:val="0"/>
      <w:divBdr>
        <w:top w:val="none" w:sz="0" w:space="0" w:color="auto"/>
        <w:left w:val="none" w:sz="0" w:space="0" w:color="auto"/>
        <w:bottom w:val="none" w:sz="0" w:space="0" w:color="auto"/>
        <w:right w:val="none" w:sz="0" w:space="0" w:color="auto"/>
      </w:divBdr>
      <w:divsChild>
        <w:div w:id="541216504">
          <w:marLeft w:val="547"/>
          <w:marRight w:val="0"/>
          <w:marTop w:val="134"/>
          <w:marBottom w:val="120"/>
          <w:divBdr>
            <w:top w:val="none" w:sz="0" w:space="0" w:color="auto"/>
            <w:left w:val="none" w:sz="0" w:space="0" w:color="auto"/>
            <w:bottom w:val="none" w:sz="0" w:space="0" w:color="auto"/>
            <w:right w:val="none" w:sz="0" w:space="0" w:color="auto"/>
          </w:divBdr>
        </w:div>
        <w:div w:id="1886524939">
          <w:marLeft w:val="547"/>
          <w:marRight w:val="0"/>
          <w:marTop w:val="134"/>
          <w:marBottom w:val="120"/>
          <w:divBdr>
            <w:top w:val="none" w:sz="0" w:space="0" w:color="auto"/>
            <w:left w:val="none" w:sz="0" w:space="0" w:color="auto"/>
            <w:bottom w:val="none" w:sz="0" w:space="0" w:color="auto"/>
            <w:right w:val="none" w:sz="0" w:space="0" w:color="auto"/>
          </w:divBdr>
        </w:div>
      </w:divsChild>
    </w:div>
    <w:div w:id="1097483708">
      <w:bodyDiv w:val="1"/>
      <w:marLeft w:val="0"/>
      <w:marRight w:val="0"/>
      <w:marTop w:val="0"/>
      <w:marBottom w:val="0"/>
      <w:divBdr>
        <w:top w:val="none" w:sz="0" w:space="0" w:color="auto"/>
        <w:left w:val="none" w:sz="0" w:space="0" w:color="auto"/>
        <w:bottom w:val="none" w:sz="0" w:space="0" w:color="auto"/>
        <w:right w:val="none" w:sz="0" w:space="0" w:color="auto"/>
      </w:divBdr>
    </w:div>
    <w:div w:id="1097949108">
      <w:bodyDiv w:val="1"/>
      <w:marLeft w:val="0"/>
      <w:marRight w:val="0"/>
      <w:marTop w:val="0"/>
      <w:marBottom w:val="0"/>
      <w:divBdr>
        <w:top w:val="none" w:sz="0" w:space="0" w:color="auto"/>
        <w:left w:val="none" w:sz="0" w:space="0" w:color="auto"/>
        <w:bottom w:val="none" w:sz="0" w:space="0" w:color="auto"/>
        <w:right w:val="none" w:sz="0" w:space="0" w:color="auto"/>
      </w:divBdr>
    </w:div>
    <w:div w:id="1098793154">
      <w:bodyDiv w:val="1"/>
      <w:marLeft w:val="0"/>
      <w:marRight w:val="0"/>
      <w:marTop w:val="0"/>
      <w:marBottom w:val="0"/>
      <w:divBdr>
        <w:top w:val="none" w:sz="0" w:space="0" w:color="auto"/>
        <w:left w:val="none" w:sz="0" w:space="0" w:color="auto"/>
        <w:bottom w:val="none" w:sz="0" w:space="0" w:color="auto"/>
        <w:right w:val="none" w:sz="0" w:space="0" w:color="auto"/>
      </w:divBdr>
    </w:div>
    <w:div w:id="1099136961">
      <w:bodyDiv w:val="1"/>
      <w:marLeft w:val="0"/>
      <w:marRight w:val="0"/>
      <w:marTop w:val="0"/>
      <w:marBottom w:val="0"/>
      <w:divBdr>
        <w:top w:val="none" w:sz="0" w:space="0" w:color="auto"/>
        <w:left w:val="none" w:sz="0" w:space="0" w:color="auto"/>
        <w:bottom w:val="none" w:sz="0" w:space="0" w:color="auto"/>
        <w:right w:val="none" w:sz="0" w:space="0" w:color="auto"/>
      </w:divBdr>
    </w:div>
    <w:div w:id="1099251718">
      <w:bodyDiv w:val="1"/>
      <w:marLeft w:val="0"/>
      <w:marRight w:val="0"/>
      <w:marTop w:val="0"/>
      <w:marBottom w:val="0"/>
      <w:divBdr>
        <w:top w:val="none" w:sz="0" w:space="0" w:color="auto"/>
        <w:left w:val="none" w:sz="0" w:space="0" w:color="auto"/>
        <w:bottom w:val="none" w:sz="0" w:space="0" w:color="auto"/>
        <w:right w:val="none" w:sz="0" w:space="0" w:color="auto"/>
      </w:divBdr>
    </w:div>
    <w:div w:id="1099447451">
      <w:bodyDiv w:val="1"/>
      <w:marLeft w:val="0"/>
      <w:marRight w:val="0"/>
      <w:marTop w:val="0"/>
      <w:marBottom w:val="0"/>
      <w:divBdr>
        <w:top w:val="none" w:sz="0" w:space="0" w:color="auto"/>
        <w:left w:val="none" w:sz="0" w:space="0" w:color="auto"/>
        <w:bottom w:val="none" w:sz="0" w:space="0" w:color="auto"/>
        <w:right w:val="none" w:sz="0" w:space="0" w:color="auto"/>
      </w:divBdr>
    </w:div>
    <w:div w:id="1100295545">
      <w:bodyDiv w:val="1"/>
      <w:marLeft w:val="0"/>
      <w:marRight w:val="0"/>
      <w:marTop w:val="0"/>
      <w:marBottom w:val="0"/>
      <w:divBdr>
        <w:top w:val="none" w:sz="0" w:space="0" w:color="auto"/>
        <w:left w:val="none" w:sz="0" w:space="0" w:color="auto"/>
        <w:bottom w:val="none" w:sz="0" w:space="0" w:color="auto"/>
        <w:right w:val="none" w:sz="0" w:space="0" w:color="auto"/>
      </w:divBdr>
    </w:div>
    <w:div w:id="1100688271">
      <w:bodyDiv w:val="1"/>
      <w:marLeft w:val="0"/>
      <w:marRight w:val="0"/>
      <w:marTop w:val="0"/>
      <w:marBottom w:val="0"/>
      <w:divBdr>
        <w:top w:val="none" w:sz="0" w:space="0" w:color="auto"/>
        <w:left w:val="none" w:sz="0" w:space="0" w:color="auto"/>
        <w:bottom w:val="none" w:sz="0" w:space="0" w:color="auto"/>
        <w:right w:val="none" w:sz="0" w:space="0" w:color="auto"/>
      </w:divBdr>
    </w:div>
    <w:div w:id="1101291642">
      <w:bodyDiv w:val="1"/>
      <w:marLeft w:val="0"/>
      <w:marRight w:val="0"/>
      <w:marTop w:val="0"/>
      <w:marBottom w:val="0"/>
      <w:divBdr>
        <w:top w:val="none" w:sz="0" w:space="0" w:color="auto"/>
        <w:left w:val="none" w:sz="0" w:space="0" w:color="auto"/>
        <w:bottom w:val="none" w:sz="0" w:space="0" w:color="auto"/>
        <w:right w:val="none" w:sz="0" w:space="0" w:color="auto"/>
      </w:divBdr>
      <w:divsChild>
        <w:div w:id="108856949">
          <w:marLeft w:val="1354"/>
          <w:marRight w:val="0"/>
          <w:marTop w:val="120"/>
          <w:marBottom w:val="0"/>
          <w:divBdr>
            <w:top w:val="none" w:sz="0" w:space="0" w:color="auto"/>
            <w:left w:val="none" w:sz="0" w:space="0" w:color="auto"/>
            <w:bottom w:val="none" w:sz="0" w:space="0" w:color="auto"/>
            <w:right w:val="none" w:sz="0" w:space="0" w:color="auto"/>
          </w:divBdr>
        </w:div>
        <w:div w:id="169299426">
          <w:marLeft w:val="806"/>
          <w:marRight w:val="0"/>
          <w:marTop w:val="120"/>
          <w:marBottom w:val="0"/>
          <w:divBdr>
            <w:top w:val="none" w:sz="0" w:space="0" w:color="auto"/>
            <w:left w:val="none" w:sz="0" w:space="0" w:color="auto"/>
            <w:bottom w:val="none" w:sz="0" w:space="0" w:color="auto"/>
            <w:right w:val="none" w:sz="0" w:space="0" w:color="auto"/>
          </w:divBdr>
        </w:div>
        <w:div w:id="541945581">
          <w:marLeft w:val="1886"/>
          <w:marRight w:val="0"/>
          <w:marTop w:val="120"/>
          <w:marBottom w:val="0"/>
          <w:divBdr>
            <w:top w:val="none" w:sz="0" w:space="0" w:color="auto"/>
            <w:left w:val="none" w:sz="0" w:space="0" w:color="auto"/>
            <w:bottom w:val="none" w:sz="0" w:space="0" w:color="auto"/>
            <w:right w:val="none" w:sz="0" w:space="0" w:color="auto"/>
          </w:divBdr>
        </w:div>
        <w:div w:id="823667123">
          <w:marLeft w:val="1886"/>
          <w:marRight w:val="0"/>
          <w:marTop w:val="120"/>
          <w:marBottom w:val="0"/>
          <w:divBdr>
            <w:top w:val="none" w:sz="0" w:space="0" w:color="auto"/>
            <w:left w:val="none" w:sz="0" w:space="0" w:color="auto"/>
            <w:bottom w:val="none" w:sz="0" w:space="0" w:color="auto"/>
            <w:right w:val="none" w:sz="0" w:space="0" w:color="auto"/>
          </w:divBdr>
        </w:div>
        <w:div w:id="973144224">
          <w:marLeft w:val="1354"/>
          <w:marRight w:val="0"/>
          <w:marTop w:val="120"/>
          <w:marBottom w:val="0"/>
          <w:divBdr>
            <w:top w:val="none" w:sz="0" w:space="0" w:color="auto"/>
            <w:left w:val="none" w:sz="0" w:space="0" w:color="auto"/>
            <w:bottom w:val="none" w:sz="0" w:space="0" w:color="auto"/>
            <w:right w:val="none" w:sz="0" w:space="0" w:color="auto"/>
          </w:divBdr>
        </w:div>
        <w:div w:id="1139542328">
          <w:marLeft w:val="2434"/>
          <w:marRight w:val="0"/>
          <w:marTop w:val="120"/>
          <w:marBottom w:val="0"/>
          <w:divBdr>
            <w:top w:val="none" w:sz="0" w:space="0" w:color="auto"/>
            <w:left w:val="none" w:sz="0" w:space="0" w:color="auto"/>
            <w:bottom w:val="none" w:sz="0" w:space="0" w:color="auto"/>
            <w:right w:val="none" w:sz="0" w:space="0" w:color="auto"/>
          </w:divBdr>
        </w:div>
        <w:div w:id="1811819453">
          <w:marLeft w:val="1886"/>
          <w:marRight w:val="0"/>
          <w:marTop w:val="120"/>
          <w:marBottom w:val="0"/>
          <w:divBdr>
            <w:top w:val="none" w:sz="0" w:space="0" w:color="auto"/>
            <w:left w:val="none" w:sz="0" w:space="0" w:color="auto"/>
            <w:bottom w:val="none" w:sz="0" w:space="0" w:color="auto"/>
            <w:right w:val="none" w:sz="0" w:space="0" w:color="auto"/>
          </w:divBdr>
        </w:div>
        <w:div w:id="1911038550">
          <w:marLeft w:val="1886"/>
          <w:marRight w:val="0"/>
          <w:marTop w:val="120"/>
          <w:marBottom w:val="0"/>
          <w:divBdr>
            <w:top w:val="none" w:sz="0" w:space="0" w:color="auto"/>
            <w:left w:val="none" w:sz="0" w:space="0" w:color="auto"/>
            <w:bottom w:val="none" w:sz="0" w:space="0" w:color="auto"/>
            <w:right w:val="none" w:sz="0" w:space="0" w:color="auto"/>
          </w:divBdr>
        </w:div>
        <w:div w:id="2086760540">
          <w:marLeft w:val="1886"/>
          <w:marRight w:val="0"/>
          <w:marTop w:val="120"/>
          <w:marBottom w:val="0"/>
          <w:divBdr>
            <w:top w:val="none" w:sz="0" w:space="0" w:color="auto"/>
            <w:left w:val="none" w:sz="0" w:space="0" w:color="auto"/>
            <w:bottom w:val="none" w:sz="0" w:space="0" w:color="auto"/>
            <w:right w:val="none" w:sz="0" w:space="0" w:color="auto"/>
          </w:divBdr>
        </w:div>
      </w:divsChild>
    </w:div>
    <w:div w:id="1101413380">
      <w:bodyDiv w:val="1"/>
      <w:marLeft w:val="0"/>
      <w:marRight w:val="0"/>
      <w:marTop w:val="0"/>
      <w:marBottom w:val="0"/>
      <w:divBdr>
        <w:top w:val="none" w:sz="0" w:space="0" w:color="auto"/>
        <w:left w:val="none" w:sz="0" w:space="0" w:color="auto"/>
        <w:bottom w:val="none" w:sz="0" w:space="0" w:color="auto"/>
        <w:right w:val="none" w:sz="0" w:space="0" w:color="auto"/>
      </w:divBdr>
    </w:div>
    <w:div w:id="1101530698">
      <w:bodyDiv w:val="1"/>
      <w:marLeft w:val="0"/>
      <w:marRight w:val="0"/>
      <w:marTop w:val="0"/>
      <w:marBottom w:val="0"/>
      <w:divBdr>
        <w:top w:val="none" w:sz="0" w:space="0" w:color="auto"/>
        <w:left w:val="none" w:sz="0" w:space="0" w:color="auto"/>
        <w:bottom w:val="none" w:sz="0" w:space="0" w:color="auto"/>
        <w:right w:val="none" w:sz="0" w:space="0" w:color="auto"/>
      </w:divBdr>
    </w:div>
    <w:div w:id="1102647638">
      <w:bodyDiv w:val="1"/>
      <w:marLeft w:val="0"/>
      <w:marRight w:val="0"/>
      <w:marTop w:val="0"/>
      <w:marBottom w:val="0"/>
      <w:divBdr>
        <w:top w:val="none" w:sz="0" w:space="0" w:color="auto"/>
        <w:left w:val="none" w:sz="0" w:space="0" w:color="auto"/>
        <w:bottom w:val="none" w:sz="0" w:space="0" w:color="auto"/>
        <w:right w:val="none" w:sz="0" w:space="0" w:color="auto"/>
      </w:divBdr>
    </w:div>
    <w:div w:id="1102839843">
      <w:bodyDiv w:val="1"/>
      <w:marLeft w:val="0"/>
      <w:marRight w:val="0"/>
      <w:marTop w:val="0"/>
      <w:marBottom w:val="0"/>
      <w:divBdr>
        <w:top w:val="none" w:sz="0" w:space="0" w:color="auto"/>
        <w:left w:val="none" w:sz="0" w:space="0" w:color="auto"/>
        <w:bottom w:val="none" w:sz="0" w:space="0" w:color="auto"/>
        <w:right w:val="none" w:sz="0" w:space="0" w:color="auto"/>
      </w:divBdr>
    </w:div>
    <w:div w:id="1103191378">
      <w:bodyDiv w:val="1"/>
      <w:marLeft w:val="0"/>
      <w:marRight w:val="0"/>
      <w:marTop w:val="0"/>
      <w:marBottom w:val="0"/>
      <w:divBdr>
        <w:top w:val="none" w:sz="0" w:space="0" w:color="auto"/>
        <w:left w:val="none" w:sz="0" w:space="0" w:color="auto"/>
        <w:bottom w:val="none" w:sz="0" w:space="0" w:color="auto"/>
        <w:right w:val="none" w:sz="0" w:space="0" w:color="auto"/>
      </w:divBdr>
    </w:div>
    <w:div w:id="1103693515">
      <w:bodyDiv w:val="1"/>
      <w:marLeft w:val="0"/>
      <w:marRight w:val="0"/>
      <w:marTop w:val="0"/>
      <w:marBottom w:val="0"/>
      <w:divBdr>
        <w:top w:val="none" w:sz="0" w:space="0" w:color="auto"/>
        <w:left w:val="none" w:sz="0" w:space="0" w:color="auto"/>
        <w:bottom w:val="none" w:sz="0" w:space="0" w:color="auto"/>
        <w:right w:val="none" w:sz="0" w:space="0" w:color="auto"/>
      </w:divBdr>
    </w:div>
    <w:div w:id="1104034272">
      <w:bodyDiv w:val="1"/>
      <w:marLeft w:val="0"/>
      <w:marRight w:val="0"/>
      <w:marTop w:val="0"/>
      <w:marBottom w:val="0"/>
      <w:divBdr>
        <w:top w:val="none" w:sz="0" w:space="0" w:color="auto"/>
        <w:left w:val="none" w:sz="0" w:space="0" w:color="auto"/>
        <w:bottom w:val="none" w:sz="0" w:space="0" w:color="auto"/>
        <w:right w:val="none" w:sz="0" w:space="0" w:color="auto"/>
      </w:divBdr>
    </w:div>
    <w:div w:id="1104611836">
      <w:bodyDiv w:val="1"/>
      <w:marLeft w:val="0"/>
      <w:marRight w:val="0"/>
      <w:marTop w:val="0"/>
      <w:marBottom w:val="0"/>
      <w:divBdr>
        <w:top w:val="none" w:sz="0" w:space="0" w:color="auto"/>
        <w:left w:val="none" w:sz="0" w:space="0" w:color="auto"/>
        <w:bottom w:val="none" w:sz="0" w:space="0" w:color="auto"/>
        <w:right w:val="none" w:sz="0" w:space="0" w:color="auto"/>
      </w:divBdr>
    </w:div>
    <w:div w:id="1104837266">
      <w:bodyDiv w:val="1"/>
      <w:marLeft w:val="0"/>
      <w:marRight w:val="0"/>
      <w:marTop w:val="0"/>
      <w:marBottom w:val="0"/>
      <w:divBdr>
        <w:top w:val="none" w:sz="0" w:space="0" w:color="auto"/>
        <w:left w:val="none" w:sz="0" w:space="0" w:color="auto"/>
        <w:bottom w:val="none" w:sz="0" w:space="0" w:color="auto"/>
        <w:right w:val="none" w:sz="0" w:space="0" w:color="auto"/>
      </w:divBdr>
      <w:divsChild>
        <w:div w:id="162014385">
          <w:marLeft w:val="1800"/>
          <w:marRight w:val="0"/>
          <w:marTop w:val="100"/>
          <w:marBottom w:val="0"/>
          <w:divBdr>
            <w:top w:val="none" w:sz="0" w:space="0" w:color="auto"/>
            <w:left w:val="none" w:sz="0" w:space="0" w:color="auto"/>
            <w:bottom w:val="none" w:sz="0" w:space="0" w:color="auto"/>
            <w:right w:val="none" w:sz="0" w:space="0" w:color="auto"/>
          </w:divBdr>
        </w:div>
        <w:div w:id="291637875">
          <w:marLeft w:val="1080"/>
          <w:marRight w:val="0"/>
          <w:marTop w:val="100"/>
          <w:marBottom w:val="0"/>
          <w:divBdr>
            <w:top w:val="none" w:sz="0" w:space="0" w:color="auto"/>
            <w:left w:val="none" w:sz="0" w:space="0" w:color="auto"/>
            <w:bottom w:val="none" w:sz="0" w:space="0" w:color="auto"/>
            <w:right w:val="none" w:sz="0" w:space="0" w:color="auto"/>
          </w:divBdr>
        </w:div>
        <w:div w:id="589855059">
          <w:marLeft w:val="360"/>
          <w:marRight w:val="0"/>
          <w:marTop w:val="200"/>
          <w:marBottom w:val="0"/>
          <w:divBdr>
            <w:top w:val="none" w:sz="0" w:space="0" w:color="auto"/>
            <w:left w:val="none" w:sz="0" w:space="0" w:color="auto"/>
            <w:bottom w:val="none" w:sz="0" w:space="0" w:color="auto"/>
            <w:right w:val="none" w:sz="0" w:space="0" w:color="auto"/>
          </w:divBdr>
        </w:div>
        <w:div w:id="631205564">
          <w:marLeft w:val="1080"/>
          <w:marRight w:val="0"/>
          <w:marTop w:val="100"/>
          <w:marBottom w:val="0"/>
          <w:divBdr>
            <w:top w:val="none" w:sz="0" w:space="0" w:color="auto"/>
            <w:left w:val="none" w:sz="0" w:space="0" w:color="auto"/>
            <w:bottom w:val="none" w:sz="0" w:space="0" w:color="auto"/>
            <w:right w:val="none" w:sz="0" w:space="0" w:color="auto"/>
          </w:divBdr>
        </w:div>
        <w:div w:id="1127309432">
          <w:marLeft w:val="1800"/>
          <w:marRight w:val="0"/>
          <w:marTop w:val="100"/>
          <w:marBottom w:val="0"/>
          <w:divBdr>
            <w:top w:val="none" w:sz="0" w:space="0" w:color="auto"/>
            <w:left w:val="none" w:sz="0" w:space="0" w:color="auto"/>
            <w:bottom w:val="none" w:sz="0" w:space="0" w:color="auto"/>
            <w:right w:val="none" w:sz="0" w:space="0" w:color="auto"/>
          </w:divBdr>
        </w:div>
        <w:div w:id="1449735138">
          <w:marLeft w:val="360"/>
          <w:marRight w:val="0"/>
          <w:marTop w:val="200"/>
          <w:marBottom w:val="0"/>
          <w:divBdr>
            <w:top w:val="none" w:sz="0" w:space="0" w:color="auto"/>
            <w:left w:val="none" w:sz="0" w:space="0" w:color="auto"/>
            <w:bottom w:val="none" w:sz="0" w:space="0" w:color="auto"/>
            <w:right w:val="none" w:sz="0" w:space="0" w:color="auto"/>
          </w:divBdr>
        </w:div>
        <w:div w:id="1944604751">
          <w:marLeft w:val="1800"/>
          <w:marRight w:val="0"/>
          <w:marTop w:val="100"/>
          <w:marBottom w:val="0"/>
          <w:divBdr>
            <w:top w:val="none" w:sz="0" w:space="0" w:color="auto"/>
            <w:left w:val="none" w:sz="0" w:space="0" w:color="auto"/>
            <w:bottom w:val="none" w:sz="0" w:space="0" w:color="auto"/>
            <w:right w:val="none" w:sz="0" w:space="0" w:color="auto"/>
          </w:divBdr>
        </w:div>
        <w:div w:id="2055615742">
          <w:marLeft w:val="1800"/>
          <w:marRight w:val="0"/>
          <w:marTop w:val="100"/>
          <w:marBottom w:val="0"/>
          <w:divBdr>
            <w:top w:val="none" w:sz="0" w:space="0" w:color="auto"/>
            <w:left w:val="none" w:sz="0" w:space="0" w:color="auto"/>
            <w:bottom w:val="none" w:sz="0" w:space="0" w:color="auto"/>
            <w:right w:val="none" w:sz="0" w:space="0" w:color="auto"/>
          </w:divBdr>
        </w:div>
        <w:div w:id="2114736949">
          <w:marLeft w:val="1080"/>
          <w:marRight w:val="0"/>
          <w:marTop w:val="100"/>
          <w:marBottom w:val="0"/>
          <w:divBdr>
            <w:top w:val="none" w:sz="0" w:space="0" w:color="auto"/>
            <w:left w:val="none" w:sz="0" w:space="0" w:color="auto"/>
            <w:bottom w:val="none" w:sz="0" w:space="0" w:color="auto"/>
            <w:right w:val="none" w:sz="0" w:space="0" w:color="auto"/>
          </w:divBdr>
        </w:div>
      </w:divsChild>
    </w:div>
    <w:div w:id="1105274646">
      <w:bodyDiv w:val="1"/>
      <w:marLeft w:val="0"/>
      <w:marRight w:val="0"/>
      <w:marTop w:val="0"/>
      <w:marBottom w:val="0"/>
      <w:divBdr>
        <w:top w:val="none" w:sz="0" w:space="0" w:color="auto"/>
        <w:left w:val="none" w:sz="0" w:space="0" w:color="auto"/>
        <w:bottom w:val="none" w:sz="0" w:space="0" w:color="auto"/>
        <w:right w:val="none" w:sz="0" w:space="0" w:color="auto"/>
      </w:divBdr>
    </w:div>
    <w:div w:id="1105688178">
      <w:bodyDiv w:val="1"/>
      <w:marLeft w:val="0"/>
      <w:marRight w:val="0"/>
      <w:marTop w:val="0"/>
      <w:marBottom w:val="0"/>
      <w:divBdr>
        <w:top w:val="none" w:sz="0" w:space="0" w:color="auto"/>
        <w:left w:val="none" w:sz="0" w:space="0" w:color="auto"/>
        <w:bottom w:val="none" w:sz="0" w:space="0" w:color="auto"/>
        <w:right w:val="none" w:sz="0" w:space="0" w:color="auto"/>
      </w:divBdr>
      <w:divsChild>
        <w:div w:id="165287005">
          <w:marLeft w:val="1166"/>
          <w:marRight w:val="0"/>
          <w:marTop w:val="67"/>
          <w:marBottom w:val="0"/>
          <w:divBdr>
            <w:top w:val="none" w:sz="0" w:space="0" w:color="auto"/>
            <w:left w:val="none" w:sz="0" w:space="0" w:color="auto"/>
            <w:bottom w:val="none" w:sz="0" w:space="0" w:color="auto"/>
            <w:right w:val="none" w:sz="0" w:space="0" w:color="auto"/>
          </w:divBdr>
        </w:div>
        <w:div w:id="171840617">
          <w:marLeft w:val="2520"/>
          <w:marRight w:val="0"/>
          <w:marTop w:val="53"/>
          <w:marBottom w:val="0"/>
          <w:divBdr>
            <w:top w:val="none" w:sz="0" w:space="0" w:color="auto"/>
            <w:left w:val="none" w:sz="0" w:space="0" w:color="auto"/>
            <w:bottom w:val="none" w:sz="0" w:space="0" w:color="auto"/>
            <w:right w:val="none" w:sz="0" w:space="0" w:color="auto"/>
          </w:divBdr>
        </w:div>
        <w:div w:id="399408343">
          <w:marLeft w:val="1800"/>
          <w:marRight w:val="0"/>
          <w:marTop w:val="62"/>
          <w:marBottom w:val="0"/>
          <w:divBdr>
            <w:top w:val="none" w:sz="0" w:space="0" w:color="auto"/>
            <w:left w:val="none" w:sz="0" w:space="0" w:color="auto"/>
            <w:bottom w:val="none" w:sz="0" w:space="0" w:color="auto"/>
            <w:right w:val="none" w:sz="0" w:space="0" w:color="auto"/>
          </w:divBdr>
        </w:div>
        <w:div w:id="564947475">
          <w:marLeft w:val="2520"/>
          <w:marRight w:val="0"/>
          <w:marTop w:val="53"/>
          <w:marBottom w:val="0"/>
          <w:divBdr>
            <w:top w:val="none" w:sz="0" w:space="0" w:color="auto"/>
            <w:left w:val="none" w:sz="0" w:space="0" w:color="auto"/>
            <w:bottom w:val="none" w:sz="0" w:space="0" w:color="auto"/>
            <w:right w:val="none" w:sz="0" w:space="0" w:color="auto"/>
          </w:divBdr>
        </w:div>
        <w:div w:id="658852408">
          <w:marLeft w:val="2520"/>
          <w:marRight w:val="0"/>
          <w:marTop w:val="53"/>
          <w:marBottom w:val="0"/>
          <w:divBdr>
            <w:top w:val="none" w:sz="0" w:space="0" w:color="auto"/>
            <w:left w:val="none" w:sz="0" w:space="0" w:color="auto"/>
            <w:bottom w:val="none" w:sz="0" w:space="0" w:color="auto"/>
            <w:right w:val="none" w:sz="0" w:space="0" w:color="auto"/>
          </w:divBdr>
        </w:div>
        <w:div w:id="833953582">
          <w:marLeft w:val="2520"/>
          <w:marRight w:val="0"/>
          <w:marTop w:val="53"/>
          <w:marBottom w:val="0"/>
          <w:divBdr>
            <w:top w:val="none" w:sz="0" w:space="0" w:color="auto"/>
            <w:left w:val="none" w:sz="0" w:space="0" w:color="auto"/>
            <w:bottom w:val="none" w:sz="0" w:space="0" w:color="auto"/>
            <w:right w:val="none" w:sz="0" w:space="0" w:color="auto"/>
          </w:divBdr>
        </w:div>
        <w:div w:id="850605436">
          <w:marLeft w:val="2520"/>
          <w:marRight w:val="0"/>
          <w:marTop w:val="53"/>
          <w:marBottom w:val="0"/>
          <w:divBdr>
            <w:top w:val="none" w:sz="0" w:space="0" w:color="auto"/>
            <w:left w:val="none" w:sz="0" w:space="0" w:color="auto"/>
            <w:bottom w:val="none" w:sz="0" w:space="0" w:color="auto"/>
            <w:right w:val="none" w:sz="0" w:space="0" w:color="auto"/>
          </w:divBdr>
        </w:div>
        <w:div w:id="1199471229">
          <w:marLeft w:val="2520"/>
          <w:marRight w:val="0"/>
          <w:marTop w:val="53"/>
          <w:marBottom w:val="0"/>
          <w:divBdr>
            <w:top w:val="none" w:sz="0" w:space="0" w:color="auto"/>
            <w:left w:val="none" w:sz="0" w:space="0" w:color="auto"/>
            <w:bottom w:val="none" w:sz="0" w:space="0" w:color="auto"/>
            <w:right w:val="none" w:sz="0" w:space="0" w:color="auto"/>
          </w:divBdr>
        </w:div>
        <w:div w:id="1209688476">
          <w:marLeft w:val="1800"/>
          <w:marRight w:val="0"/>
          <w:marTop w:val="62"/>
          <w:marBottom w:val="0"/>
          <w:divBdr>
            <w:top w:val="none" w:sz="0" w:space="0" w:color="auto"/>
            <w:left w:val="none" w:sz="0" w:space="0" w:color="auto"/>
            <w:bottom w:val="none" w:sz="0" w:space="0" w:color="auto"/>
            <w:right w:val="none" w:sz="0" w:space="0" w:color="auto"/>
          </w:divBdr>
        </w:div>
        <w:div w:id="1326780645">
          <w:marLeft w:val="2520"/>
          <w:marRight w:val="0"/>
          <w:marTop w:val="53"/>
          <w:marBottom w:val="0"/>
          <w:divBdr>
            <w:top w:val="none" w:sz="0" w:space="0" w:color="auto"/>
            <w:left w:val="none" w:sz="0" w:space="0" w:color="auto"/>
            <w:bottom w:val="none" w:sz="0" w:space="0" w:color="auto"/>
            <w:right w:val="none" w:sz="0" w:space="0" w:color="auto"/>
          </w:divBdr>
        </w:div>
        <w:div w:id="1411197503">
          <w:marLeft w:val="2520"/>
          <w:marRight w:val="0"/>
          <w:marTop w:val="53"/>
          <w:marBottom w:val="0"/>
          <w:divBdr>
            <w:top w:val="none" w:sz="0" w:space="0" w:color="auto"/>
            <w:left w:val="none" w:sz="0" w:space="0" w:color="auto"/>
            <w:bottom w:val="none" w:sz="0" w:space="0" w:color="auto"/>
            <w:right w:val="none" w:sz="0" w:space="0" w:color="auto"/>
          </w:divBdr>
        </w:div>
        <w:div w:id="1419643115">
          <w:marLeft w:val="3240"/>
          <w:marRight w:val="0"/>
          <w:marTop w:val="53"/>
          <w:marBottom w:val="0"/>
          <w:divBdr>
            <w:top w:val="none" w:sz="0" w:space="0" w:color="auto"/>
            <w:left w:val="none" w:sz="0" w:space="0" w:color="auto"/>
            <w:bottom w:val="none" w:sz="0" w:space="0" w:color="auto"/>
            <w:right w:val="none" w:sz="0" w:space="0" w:color="auto"/>
          </w:divBdr>
        </w:div>
        <w:div w:id="1475366811">
          <w:marLeft w:val="547"/>
          <w:marRight w:val="0"/>
          <w:marTop w:val="91"/>
          <w:marBottom w:val="0"/>
          <w:divBdr>
            <w:top w:val="none" w:sz="0" w:space="0" w:color="auto"/>
            <w:left w:val="none" w:sz="0" w:space="0" w:color="auto"/>
            <w:bottom w:val="none" w:sz="0" w:space="0" w:color="auto"/>
            <w:right w:val="none" w:sz="0" w:space="0" w:color="auto"/>
          </w:divBdr>
        </w:div>
        <w:div w:id="1561749285">
          <w:marLeft w:val="2520"/>
          <w:marRight w:val="0"/>
          <w:marTop w:val="53"/>
          <w:marBottom w:val="0"/>
          <w:divBdr>
            <w:top w:val="none" w:sz="0" w:space="0" w:color="auto"/>
            <w:left w:val="none" w:sz="0" w:space="0" w:color="auto"/>
            <w:bottom w:val="none" w:sz="0" w:space="0" w:color="auto"/>
            <w:right w:val="none" w:sz="0" w:space="0" w:color="auto"/>
          </w:divBdr>
        </w:div>
        <w:div w:id="1772894103">
          <w:marLeft w:val="2520"/>
          <w:marRight w:val="0"/>
          <w:marTop w:val="53"/>
          <w:marBottom w:val="0"/>
          <w:divBdr>
            <w:top w:val="none" w:sz="0" w:space="0" w:color="auto"/>
            <w:left w:val="none" w:sz="0" w:space="0" w:color="auto"/>
            <w:bottom w:val="none" w:sz="0" w:space="0" w:color="auto"/>
            <w:right w:val="none" w:sz="0" w:space="0" w:color="auto"/>
          </w:divBdr>
        </w:div>
        <w:div w:id="1959294701">
          <w:marLeft w:val="1166"/>
          <w:marRight w:val="0"/>
          <w:marTop w:val="72"/>
          <w:marBottom w:val="0"/>
          <w:divBdr>
            <w:top w:val="none" w:sz="0" w:space="0" w:color="auto"/>
            <w:left w:val="none" w:sz="0" w:space="0" w:color="auto"/>
            <w:bottom w:val="none" w:sz="0" w:space="0" w:color="auto"/>
            <w:right w:val="none" w:sz="0" w:space="0" w:color="auto"/>
          </w:divBdr>
        </w:div>
        <w:div w:id="2111582856">
          <w:marLeft w:val="1800"/>
          <w:marRight w:val="0"/>
          <w:marTop w:val="62"/>
          <w:marBottom w:val="0"/>
          <w:divBdr>
            <w:top w:val="none" w:sz="0" w:space="0" w:color="auto"/>
            <w:left w:val="none" w:sz="0" w:space="0" w:color="auto"/>
            <w:bottom w:val="none" w:sz="0" w:space="0" w:color="auto"/>
            <w:right w:val="none" w:sz="0" w:space="0" w:color="auto"/>
          </w:divBdr>
        </w:div>
      </w:divsChild>
    </w:div>
    <w:div w:id="1105690613">
      <w:bodyDiv w:val="1"/>
      <w:marLeft w:val="0"/>
      <w:marRight w:val="0"/>
      <w:marTop w:val="0"/>
      <w:marBottom w:val="0"/>
      <w:divBdr>
        <w:top w:val="none" w:sz="0" w:space="0" w:color="auto"/>
        <w:left w:val="none" w:sz="0" w:space="0" w:color="auto"/>
        <w:bottom w:val="none" w:sz="0" w:space="0" w:color="auto"/>
        <w:right w:val="none" w:sz="0" w:space="0" w:color="auto"/>
      </w:divBdr>
    </w:div>
    <w:div w:id="1107042797">
      <w:bodyDiv w:val="1"/>
      <w:marLeft w:val="0"/>
      <w:marRight w:val="0"/>
      <w:marTop w:val="0"/>
      <w:marBottom w:val="0"/>
      <w:divBdr>
        <w:top w:val="none" w:sz="0" w:space="0" w:color="auto"/>
        <w:left w:val="none" w:sz="0" w:space="0" w:color="auto"/>
        <w:bottom w:val="none" w:sz="0" w:space="0" w:color="auto"/>
        <w:right w:val="none" w:sz="0" w:space="0" w:color="auto"/>
      </w:divBdr>
    </w:div>
    <w:div w:id="1107384662">
      <w:bodyDiv w:val="1"/>
      <w:marLeft w:val="0"/>
      <w:marRight w:val="0"/>
      <w:marTop w:val="0"/>
      <w:marBottom w:val="0"/>
      <w:divBdr>
        <w:top w:val="none" w:sz="0" w:space="0" w:color="auto"/>
        <w:left w:val="none" w:sz="0" w:space="0" w:color="auto"/>
        <w:bottom w:val="none" w:sz="0" w:space="0" w:color="auto"/>
        <w:right w:val="none" w:sz="0" w:space="0" w:color="auto"/>
      </w:divBdr>
    </w:div>
    <w:div w:id="1108040766">
      <w:bodyDiv w:val="1"/>
      <w:marLeft w:val="0"/>
      <w:marRight w:val="0"/>
      <w:marTop w:val="0"/>
      <w:marBottom w:val="0"/>
      <w:divBdr>
        <w:top w:val="none" w:sz="0" w:space="0" w:color="auto"/>
        <w:left w:val="none" w:sz="0" w:space="0" w:color="auto"/>
        <w:bottom w:val="none" w:sz="0" w:space="0" w:color="auto"/>
        <w:right w:val="none" w:sz="0" w:space="0" w:color="auto"/>
      </w:divBdr>
    </w:div>
    <w:div w:id="1108233435">
      <w:bodyDiv w:val="1"/>
      <w:marLeft w:val="0"/>
      <w:marRight w:val="0"/>
      <w:marTop w:val="0"/>
      <w:marBottom w:val="0"/>
      <w:divBdr>
        <w:top w:val="none" w:sz="0" w:space="0" w:color="auto"/>
        <w:left w:val="none" w:sz="0" w:space="0" w:color="auto"/>
        <w:bottom w:val="none" w:sz="0" w:space="0" w:color="auto"/>
        <w:right w:val="none" w:sz="0" w:space="0" w:color="auto"/>
      </w:divBdr>
    </w:div>
    <w:div w:id="1108352147">
      <w:bodyDiv w:val="1"/>
      <w:marLeft w:val="0"/>
      <w:marRight w:val="0"/>
      <w:marTop w:val="0"/>
      <w:marBottom w:val="0"/>
      <w:divBdr>
        <w:top w:val="none" w:sz="0" w:space="0" w:color="auto"/>
        <w:left w:val="none" w:sz="0" w:space="0" w:color="auto"/>
        <w:bottom w:val="none" w:sz="0" w:space="0" w:color="auto"/>
        <w:right w:val="none" w:sz="0" w:space="0" w:color="auto"/>
      </w:divBdr>
    </w:div>
    <w:div w:id="1108429099">
      <w:bodyDiv w:val="1"/>
      <w:marLeft w:val="0"/>
      <w:marRight w:val="0"/>
      <w:marTop w:val="0"/>
      <w:marBottom w:val="0"/>
      <w:divBdr>
        <w:top w:val="none" w:sz="0" w:space="0" w:color="auto"/>
        <w:left w:val="none" w:sz="0" w:space="0" w:color="auto"/>
        <w:bottom w:val="none" w:sz="0" w:space="0" w:color="auto"/>
        <w:right w:val="none" w:sz="0" w:space="0" w:color="auto"/>
      </w:divBdr>
    </w:div>
    <w:div w:id="1110005953">
      <w:bodyDiv w:val="1"/>
      <w:marLeft w:val="0"/>
      <w:marRight w:val="0"/>
      <w:marTop w:val="0"/>
      <w:marBottom w:val="0"/>
      <w:divBdr>
        <w:top w:val="none" w:sz="0" w:space="0" w:color="auto"/>
        <w:left w:val="none" w:sz="0" w:space="0" w:color="auto"/>
        <w:bottom w:val="none" w:sz="0" w:space="0" w:color="auto"/>
        <w:right w:val="none" w:sz="0" w:space="0" w:color="auto"/>
      </w:divBdr>
    </w:div>
    <w:div w:id="1110707134">
      <w:bodyDiv w:val="1"/>
      <w:marLeft w:val="0"/>
      <w:marRight w:val="0"/>
      <w:marTop w:val="0"/>
      <w:marBottom w:val="0"/>
      <w:divBdr>
        <w:top w:val="none" w:sz="0" w:space="0" w:color="auto"/>
        <w:left w:val="none" w:sz="0" w:space="0" w:color="auto"/>
        <w:bottom w:val="none" w:sz="0" w:space="0" w:color="auto"/>
        <w:right w:val="none" w:sz="0" w:space="0" w:color="auto"/>
      </w:divBdr>
    </w:div>
    <w:div w:id="1111439584">
      <w:bodyDiv w:val="1"/>
      <w:marLeft w:val="0"/>
      <w:marRight w:val="0"/>
      <w:marTop w:val="0"/>
      <w:marBottom w:val="0"/>
      <w:divBdr>
        <w:top w:val="none" w:sz="0" w:space="0" w:color="auto"/>
        <w:left w:val="none" w:sz="0" w:space="0" w:color="auto"/>
        <w:bottom w:val="none" w:sz="0" w:space="0" w:color="auto"/>
        <w:right w:val="none" w:sz="0" w:space="0" w:color="auto"/>
      </w:divBdr>
    </w:div>
    <w:div w:id="1113289095">
      <w:bodyDiv w:val="1"/>
      <w:marLeft w:val="0"/>
      <w:marRight w:val="0"/>
      <w:marTop w:val="0"/>
      <w:marBottom w:val="0"/>
      <w:divBdr>
        <w:top w:val="none" w:sz="0" w:space="0" w:color="auto"/>
        <w:left w:val="none" w:sz="0" w:space="0" w:color="auto"/>
        <w:bottom w:val="none" w:sz="0" w:space="0" w:color="auto"/>
        <w:right w:val="none" w:sz="0" w:space="0" w:color="auto"/>
      </w:divBdr>
    </w:div>
    <w:div w:id="1113405014">
      <w:bodyDiv w:val="1"/>
      <w:marLeft w:val="0"/>
      <w:marRight w:val="0"/>
      <w:marTop w:val="0"/>
      <w:marBottom w:val="0"/>
      <w:divBdr>
        <w:top w:val="none" w:sz="0" w:space="0" w:color="auto"/>
        <w:left w:val="none" w:sz="0" w:space="0" w:color="auto"/>
        <w:bottom w:val="none" w:sz="0" w:space="0" w:color="auto"/>
        <w:right w:val="none" w:sz="0" w:space="0" w:color="auto"/>
      </w:divBdr>
    </w:div>
    <w:div w:id="1113747461">
      <w:bodyDiv w:val="1"/>
      <w:marLeft w:val="0"/>
      <w:marRight w:val="0"/>
      <w:marTop w:val="0"/>
      <w:marBottom w:val="0"/>
      <w:divBdr>
        <w:top w:val="none" w:sz="0" w:space="0" w:color="auto"/>
        <w:left w:val="none" w:sz="0" w:space="0" w:color="auto"/>
        <w:bottom w:val="none" w:sz="0" w:space="0" w:color="auto"/>
        <w:right w:val="none" w:sz="0" w:space="0" w:color="auto"/>
      </w:divBdr>
    </w:div>
    <w:div w:id="1114246797">
      <w:bodyDiv w:val="1"/>
      <w:marLeft w:val="0"/>
      <w:marRight w:val="0"/>
      <w:marTop w:val="0"/>
      <w:marBottom w:val="0"/>
      <w:divBdr>
        <w:top w:val="none" w:sz="0" w:space="0" w:color="auto"/>
        <w:left w:val="none" w:sz="0" w:space="0" w:color="auto"/>
        <w:bottom w:val="none" w:sz="0" w:space="0" w:color="auto"/>
        <w:right w:val="none" w:sz="0" w:space="0" w:color="auto"/>
      </w:divBdr>
    </w:div>
    <w:div w:id="1114594543">
      <w:bodyDiv w:val="1"/>
      <w:marLeft w:val="0"/>
      <w:marRight w:val="0"/>
      <w:marTop w:val="0"/>
      <w:marBottom w:val="0"/>
      <w:divBdr>
        <w:top w:val="none" w:sz="0" w:space="0" w:color="auto"/>
        <w:left w:val="none" w:sz="0" w:space="0" w:color="auto"/>
        <w:bottom w:val="none" w:sz="0" w:space="0" w:color="auto"/>
        <w:right w:val="none" w:sz="0" w:space="0" w:color="auto"/>
      </w:divBdr>
    </w:div>
    <w:div w:id="1114640849">
      <w:bodyDiv w:val="1"/>
      <w:marLeft w:val="0"/>
      <w:marRight w:val="0"/>
      <w:marTop w:val="0"/>
      <w:marBottom w:val="0"/>
      <w:divBdr>
        <w:top w:val="none" w:sz="0" w:space="0" w:color="auto"/>
        <w:left w:val="none" w:sz="0" w:space="0" w:color="auto"/>
        <w:bottom w:val="none" w:sz="0" w:space="0" w:color="auto"/>
        <w:right w:val="none" w:sz="0" w:space="0" w:color="auto"/>
      </w:divBdr>
      <w:divsChild>
        <w:div w:id="540437637">
          <w:marLeft w:val="547"/>
          <w:marRight w:val="0"/>
          <w:marTop w:val="134"/>
          <w:marBottom w:val="120"/>
          <w:divBdr>
            <w:top w:val="none" w:sz="0" w:space="0" w:color="auto"/>
            <w:left w:val="none" w:sz="0" w:space="0" w:color="auto"/>
            <w:bottom w:val="none" w:sz="0" w:space="0" w:color="auto"/>
            <w:right w:val="none" w:sz="0" w:space="0" w:color="auto"/>
          </w:divBdr>
        </w:div>
      </w:divsChild>
    </w:div>
    <w:div w:id="1114791482">
      <w:bodyDiv w:val="1"/>
      <w:marLeft w:val="0"/>
      <w:marRight w:val="0"/>
      <w:marTop w:val="0"/>
      <w:marBottom w:val="0"/>
      <w:divBdr>
        <w:top w:val="none" w:sz="0" w:space="0" w:color="auto"/>
        <w:left w:val="none" w:sz="0" w:space="0" w:color="auto"/>
        <w:bottom w:val="none" w:sz="0" w:space="0" w:color="auto"/>
        <w:right w:val="none" w:sz="0" w:space="0" w:color="auto"/>
      </w:divBdr>
    </w:div>
    <w:div w:id="1115710389">
      <w:bodyDiv w:val="1"/>
      <w:marLeft w:val="0"/>
      <w:marRight w:val="0"/>
      <w:marTop w:val="0"/>
      <w:marBottom w:val="0"/>
      <w:divBdr>
        <w:top w:val="none" w:sz="0" w:space="0" w:color="auto"/>
        <w:left w:val="none" w:sz="0" w:space="0" w:color="auto"/>
        <w:bottom w:val="none" w:sz="0" w:space="0" w:color="auto"/>
        <w:right w:val="none" w:sz="0" w:space="0" w:color="auto"/>
      </w:divBdr>
    </w:div>
    <w:div w:id="1115712045">
      <w:bodyDiv w:val="1"/>
      <w:marLeft w:val="0"/>
      <w:marRight w:val="0"/>
      <w:marTop w:val="0"/>
      <w:marBottom w:val="0"/>
      <w:divBdr>
        <w:top w:val="none" w:sz="0" w:space="0" w:color="auto"/>
        <w:left w:val="none" w:sz="0" w:space="0" w:color="auto"/>
        <w:bottom w:val="none" w:sz="0" w:space="0" w:color="auto"/>
        <w:right w:val="none" w:sz="0" w:space="0" w:color="auto"/>
      </w:divBdr>
    </w:div>
    <w:div w:id="1116676858">
      <w:bodyDiv w:val="1"/>
      <w:marLeft w:val="0"/>
      <w:marRight w:val="0"/>
      <w:marTop w:val="0"/>
      <w:marBottom w:val="0"/>
      <w:divBdr>
        <w:top w:val="none" w:sz="0" w:space="0" w:color="auto"/>
        <w:left w:val="none" w:sz="0" w:space="0" w:color="auto"/>
        <w:bottom w:val="none" w:sz="0" w:space="0" w:color="auto"/>
        <w:right w:val="none" w:sz="0" w:space="0" w:color="auto"/>
      </w:divBdr>
    </w:div>
    <w:div w:id="1116870416">
      <w:bodyDiv w:val="1"/>
      <w:marLeft w:val="0"/>
      <w:marRight w:val="0"/>
      <w:marTop w:val="0"/>
      <w:marBottom w:val="0"/>
      <w:divBdr>
        <w:top w:val="none" w:sz="0" w:space="0" w:color="auto"/>
        <w:left w:val="none" w:sz="0" w:space="0" w:color="auto"/>
        <w:bottom w:val="none" w:sz="0" w:space="0" w:color="auto"/>
        <w:right w:val="none" w:sz="0" w:space="0" w:color="auto"/>
      </w:divBdr>
      <w:divsChild>
        <w:div w:id="300893307">
          <w:marLeft w:val="1166"/>
          <w:marRight w:val="0"/>
          <w:marTop w:val="134"/>
          <w:marBottom w:val="0"/>
          <w:divBdr>
            <w:top w:val="none" w:sz="0" w:space="0" w:color="auto"/>
            <w:left w:val="none" w:sz="0" w:space="0" w:color="auto"/>
            <w:bottom w:val="none" w:sz="0" w:space="0" w:color="auto"/>
            <w:right w:val="none" w:sz="0" w:space="0" w:color="auto"/>
          </w:divBdr>
        </w:div>
        <w:div w:id="467554163">
          <w:marLeft w:val="547"/>
          <w:marRight w:val="0"/>
          <w:marTop w:val="154"/>
          <w:marBottom w:val="0"/>
          <w:divBdr>
            <w:top w:val="none" w:sz="0" w:space="0" w:color="auto"/>
            <w:left w:val="none" w:sz="0" w:space="0" w:color="auto"/>
            <w:bottom w:val="none" w:sz="0" w:space="0" w:color="auto"/>
            <w:right w:val="none" w:sz="0" w:space="0" w:color="auto"/>
          </w:divBdr>
        </w:div>
        <w:div w:id="952444364">
          <w:marLeft w:val="1800"/>
          <w:marRight w:val="0"/>
          <w:marTop w:val="115"/>
          <w:marBottom w:val="0"/>
          <w:divBdr>
            <w:top w:val="none" w:sz="0" w:space="0" w:color="auto"/>
            <w:left w:val="none" w:sz="0" w:space="0" w:color="auto"/>
            <w:bottom w:val="none" w:sz="0" w:space="0" w:color="auto"/>
            <w:right w:val="none" w:sz="0" w:space="0" w:color="auto"/>
          </w:divBdr>
        </w:div>
        <w:div w:id="1716271555">
          <w:marLeft w:val="1166"/>
          <w:marRight w:val="0"/>
          <w:marTop w:val="134"/>
          <w:marBottom w:val="0"/>
          <w:divBdr>
            <w:top w:val="none" w:sz="0" w:space="0" w:color="auto"/>
            <w:left w:val="none" w:sz="0" w:space="0" w:color="auto"/>
            <w:bottom w:val="none" w:sz="0" w:space="0" w:color="auto"/>
            <w:right w:val="none" w:sz="0" w:space="0" w:color="auto"/>
          </w:divBdr>
        </w:div>
      </w:divsChild>
    </w:div>
    <w:div w:id="1118403709">
      <w:bodyDiv w:val="1"/>
      <w:marLeft w:val="0"/>
      <w:marRight w:val="0"/>
      <w:marTop w:val="0"/>
      <w:marBottom w:val="0"/>
      <w:divBdr>
        <w:top w:val="none" w:sz="0" w:space="0" w:color="auto"/>
        <w:left w:val="none" w:sz="0" w:space="0" w:color="auto"/>
        <w:bottom w:val="none" w:sz="0" w:space="0" w:color="auto"/>
        <w:right w:val="none" w:sz="0" w:space="0" w:color="auto"/>
      </w:divBdr>
    </w:div>
    <w:div w:id="1118598935">
      <w:bodyDiv w:val="1"/>
      <w:marLeft w:val="0"/>
      <w:marRight w:val="0"/>
      <w:marTop w:val="0"/>
      <w:marBottom w:val="0"/>
      <w:divBdr>
        <w:top w:val="none" w:sz="0" w:space="0" w:color="auto"/>
        <w:left w:val="none" w:sz="0" w:space="0" w:color="auto"/>
        <w:bottom w:val="none" w:sz="0" w:space="0" w:color="auto"/>
        <w:right w:val="none" w:sz="0" w:space="0" w:color="auto"/>
      </w:divBdr>
    </w:div>
    <w:div w:id="1118767043">
      <w:bodyDiv w:val="1"/>
      <w:marLeft w:val="0"/>
      <w:marRight w:val="0"/>
      <w:marTop w:val="0"/>
      <w:marBottom w:val="0"/>
      <w:divBdr>
        <w:top w:val="none" w:sz="0" w:space="0" w:color="auto"/>
        <w:left w:val="none" w:sz="0" w:space="0" w:color="auto"/>
        <w:bottom w:val="none" w:sz="0" w:space="0" w:color="auto"/>
        <w:right w:val="none" w:sz="0" w:space="0" w:color="auto"/>
      </w:divBdr>
      <w:divsChild>
        <w:div w:id="8609017">
          <w:marLeft w:val="1800"/>
          <w:marRight w:val="0"/>
          <w:marTop w:val="86"/>
          <w:marBottom w:val="0"/>
          <w:divBdr>
            <w:top w:val="none" w:sz="0" w:space="0" w:color="auto"/>
            <w:left w:val="none" w:sz="0" w:space="0" w:color="auto"/>
            <w:bottom w:val="none" w:sz="0" w:space="0" w:color="auto"/>
            <w:right w:val="none" w:sz="0" w:space="0" w:color="auto"/>
          </w:divBdr>
        </w:div>
        <w:div w:id="473526713">
          <w:marLeft w:val="1800"/>
          <w:marRight w:val="0"/>
          <w:marTop w:val="86"/>
          <w:marBottom w:val="0"/>
          <w:divBdr>
            <w:top w:val="none" w:sz="0" w:space="0" w:color="auto"/>
            <w:left w:val="none" w:sz="0" w:space="0" w:color="auto"/>
            <w:bottom w:val="none" w:sz="0" w:space="0" w:color="auto"/>
            <w:right w:val="none" w:sz="0" w:space="0" w:color="auto"/>
          </w:divBdr>
        </w:div>
        <w:div w:id="716129771">
          <w:marLeft w:val="1166"/>
          <w:marRight w:val="0"/>
          <w:marTop w:val="96"/>
          <w:marBottom w:val="0"/>
          <w:divBdr>
            <w:top w:val="none" w:sz="0" w:space="0" w:color="auto"/>
            <w:left w:val="none" w:sz="0" w:space="0" w:color="auto"/>
            <w:bottom w:val="none" w:sz="0" w:space="0" w:color="auto"/>
            <w:right w:val="none" w:sz="0" w:space="0" w:color="auto"/>
          </w:divBdr>
        </w:div>
        <w:div w:id="849871795">
          <w:marLeft w:val="1800"/>
          <w:marRight w:val="0"/>
          <w:marTop w:val="86"/>
          <w:marBottom w:val="0"/>
          <w:divBdr>
            <w:top w:val="none" w:sz="0" w:space="0" w:color="auto"/>
            <w:left w:val="none" w:sz="0" w:space="0" w:color="auto"/>
            <w:bottom w:val="none" w:sz="0" w:space="0" w:color="auto"/>
            <w:right w:val="none" w:sz="0" w:space="0" w:color="auto"/>
          </w:divBdr>
        </w:div>
        <w:div w:id="1471438460">
          <w:marLeft w:val="1800"/>
          <w:marRight w:val="0"/>
          <w:marTop w:val="86"/>
          <w:marBottom w:val="0"/>
          <w:divBdr>
            <w:top w:val="none" w:sz="0" w:space="0" w:color="auto"/>
            <w:left w:val="none" w:sz="0" w:space="0" w:color="auto"/>
            <w:bottom w:val="none" w:sz="0" w:space="0" w:color="auto"/>
            <w:right w:val="none" w:sz="0" w:space="0" w:color="auto"/>
          </w:divBdr>
        </w:div>
        <w:div w:id="1537893250">
          <w:marLeft w:val="547"/>
          <w:marRight w:val="0"/>
          <w:marTop w:val="0"/>
          <w:marBottom w:val="0"/>
          <w:divBdr>
            <w:top w:val="none" w:sz="0" w:space="0" w:color="auto"/>
            <w:left w:val="none" w:sz="0" w:space="0" w:color="auto"/>
            <w:bottom w:val="none" w:sz="0" w:space="0" w:color="auto"/>
            <w:right w:val="none" w:sz="0" w:space="0" w:color="auto"/>
          </w:divBdr>
        </w:div>
        <w:div w:id="1843274522">
          <w:marLeft w:val="1166"/>
          <w:marRight w:val="0"/>
          <w:marTop w:val="96"/>
          <w:marBottom w:val="0"/>
          <w:divBdr>
            <w:top w:val="none" w:sz="0" w:space="0" w:color="auto"/>
            <w:left w:val="none" w:sz="0" w:space="0" w:color="auto"/>
            <w:bottom w:val="none" w:sz="0" w:space="0" w:color="auto"/>
            <w:right w:val="none" w:sz="0" w:space="0" w:color="auto"/>
          </w:divBdr>
        </w:div>
        <w:div w:id="1914507734">
          <w:marLeft w:val="1800"/>
          <w:marRight w:val="0"/>
          <w:marTop w:val="86"/>
          <w:marBottom w:val="0"/>
          <w:divBdr>
            <w:top w:val="none" w:sz="0" w:space="0" w:color="auto"/>
            <w:left w:val="none" w:sz="0" w:space="0" w:color="auto"/>
            <w:bottom w:val="none" w:sz="0" w:space="0" w:color="auto"/>
            <w:right w:val="none" w:sz="0" w:space="0" w:color="auto"/>
          </w:divBdr>
        </w:div>
        <w:div w:id="2052417116">
          <w:marLeft w:val="1166"/>
          <w:marRight w:val="0"/>
          <w:marTop w:val="0"/>
          <w:marBottom w:val="0"/>
          <w:divBdr>
            <w:top w:val="none" w:sz="0" w:space="0" w:color="auto"/>
            <w:left w:val="none" w:sz="0" w:space="0" w:color="auto"/>
            <w:bottom w:val="none" w:sz="0" w:space="0" w:color="auto"/>
            <w:right w:val="none" w:sz="0" w:space="0" w:color="auto"/>
          </w:divBdr>
        </w:div>
      </w:divsChild>
    </w:div>
    <w:div w:id="1119102068">
      <w:bodyDiv w:val="1"/>
      <w:marLeft w:val="0"/>
      <w:marRight w:val="0"/>
      <w:marTop w:val="0"/>
      <w:marBottom w:val="0"/>
      <w:divBdr>
        <w:top w:val="none" w:sz="0" w:space="0" w:color="auto"/>
        <w:left w:val="none" w:sz="0" w:space="0" w:color="auto"/>
        <w:bottom w:val="none" w:sz="0" w:space="0" w:color="auto"/>
        <w:right w:val="none" w:sz="0" w:space="0" w:color="auto"/>
      </w:divBdr>
      <w:divsChild>
        <w:div w:id="1253049232">
          <w:marLeft w:val="360"/>
          <w:marRight w:val="0"/>
          <w:marTop w:val="200"/>
          <w:marBottom w:val="0"/>
          <w:divBdr>
            <w:top w:val="none" w:sz="0" w:space="0" w:color="auto"/>
            <w:left w:val="none" w:sz="0" w:space="0" w:color="auto"/>
            <w:bottom w:val="none" w:sz="0" w:space="0" w:color="auto"/>
            <w:right w:val="none" w:sz="0" w:space="0" w:color="auto"/>
          </w:divBdr>
        </w:div>
      </w:divsChild>
    </w:div>
    <w:div w:id="1120101114">
      <w:bodyDiv w:val="1"/>
      <w:marLeft w:val="0"/>
      <w:marRight w:val="0"/>
      <w:marTop w:val="0"/>
      <w:marBottom w:val="0"/>
      <w:divBdr>
        <w:top w:val="none" w:sz="0" w:space="0" w:color="auto"/>
        <w:left w:val="none" w:sz="0" w:space="0" w:color="auto"/>
        <w:bottom w:val="none" w:sz="0" w:space="0" w:color="auto"/>
        <w:right w:val="none" w:sz="0" w:space="0" w:color="auto"/>
      </w:divBdr>
      <w:divsChild>
        <w:div w:id="114914275">
          <w:marLeft w:val="1166"/>
          <w:marRight w:val="0"/>
          <w:marTop w:val="115"/>
          <w:marBottom w:val="0"/>
          <w:divBdr>
            <w:top w:val="none" w:sz="0" w:space="0" w:color="auto"/>
            <w:left w:val="none" w:sz="0" w:space="0" w:color="auto"/>
            <w:bottom w:val="none" w:sz="0" w:space="0" w:color="auto"/>
            <w:right w:val="none" w:sz="0" w:space="0" w:color="auto"/>
          </w:divBdr>
        </w:div>
        <w:div w:id="484276968">
          <w:marLeft w:val="1800"/>
          <w:marRight w:val="0"/>
          <w:marTop w:val="96"/>
          <w:marBottom w:val="0"/>
          <w:divBdr>
            <w:top w:val="none" w:sz="0" w:space="0" w:color="auto"/>
            <w:left w:val="none" w:sz="0" w:space="0" w:color="auto"/>
            <w:bottom w:val="none" w:sz="0" w:space="0" w:color="auto"/>
            <w:right w:val="none" w:sz="0" w:space="0" w:color="auto"/>
          </w:divBdr>
        </w:div>
        <w:div w:id="735393648">
          <w:marLeft w:val="1166"/>
          <w:marRight w:val="0"/>
          <w:marTop w:val="115"/>
          <w:marBottom w:val="0"/>
          <w:divBdr>
            <w:top w:val="none" w:sz="0" w:space="0" w:color="auto"/>
            <w:left w:val="none" w:sz="0" w:space="0" w:color="auto"/>
            <w:bottom w:val="none" w:sz="0" w:space="0" w:color="auto"/>
            <w:right w:val="none" w:sz="0" w:space="0" w:color="auto"/>
          </w:divBdr>
        </w:div>
        <w:div w:id="1064792353">
          <w:marLeft w:val="1800"/>
          <w:marRight w:val="0"/>
          <w:marTop w:val="96"/>
          <w:marBottom w:val="0"/>
          <w:divBdr>
            <w:top w:val="none" w:sz="0" w:space="0" w:color="auto"/>
            <w:left w:val="none" w:sz="0" w:space="0" w:color="auto"/>
            <w:bottom w:val="none" w:sz="0" w:space="0" w:color="auto"/>
            <w:right w:val="none" w:sz="0" w:space="0" w:color="auto"/>
          </w:divBdr>
        </w:div>
        <w:div w:id="1492912757">
          <w:marLeft w:val="1800"/>
          <w:marRight w:val="0"/>
          <w:marTop w:val="96"/>
          <w:marBottom w:val="0"/>
          <w:divBdr>
            <w:top w:val="none" w:sz="0" w:space="0" w:color="auto"/>
            <w:left w:val="none" w:sz="0" w:space="0" w:color="auto"/>
            <w:bottom w:val="none" w:sz="0" w:space="0" w:color="auto"/>
            <w:right w:val="none" w:sz="0" w:space="0" w:color="auto"/>
          </w:divBdr>
        </w:div>
        <w:div w:id="1722515271">
          <w:marLeft w:val="547"/>
          <w:marRight w:val="0"/>
          <w:marTop w:val="134"/>
          <w:marBottom w:val="0"/>
          <w:divBdr>
            <w:top w:val="none" w:sz="0" w:space="0" w:color="auto"/>
            <w:left w:val="none" w:sz="0" w:space="0" w:color="auto"/>
            <w:bottom w:val="none" w:sz="0" w:space="0" w:color="auto"/>
            <w:right w:val="none" w:sz="0" w:space="0" w:color="auto"/>
          </w:divBdr>
        </w:div>
      </w:divsChild>
    </w:div>
    <w:div w:id="1121025517">
      <w:bodyDiv w:val="1"/>
      <w:marLeft w:val="0"/>
      <w:marRight w:val="0"/>
      <w:marTop w:val="0"/>
      <w:marBottom w:val="0"/>
      <w:divBdr>
        <w:top w:val="none" w:sz="0" w:space="0" w:color="auto"/>
        <w:left w:val="none" w:sz="0" w:space="0" w:color="auto"/>
        <w:bottom w:val="none" w:sz="0" w:space="0" w:color="auto"/>
        <w:right w:val="none" w:sz="0" w:space="0" w:color="auto"/>
      </w:divBdr>
    </w:div>
    <w:div w:id="1121218582">
      <w:bodyDiv w:val="1"/>
      <w:marLeft w:val="0"/>
      <w:marRight w:val="0"/>
      <w:marTop w:val="0"/>
      <w:marBottom w:val="0"/>
      <w:divBdr>
        <w:top w:val="none" w:sz="0" w:space="0" w:color="auto"/>
        <w:left w:val="none" w:sz="0" w:space="0" w:color="auto"/>
        <w:bottom w:val="none" w:sz="0" w:space="0" w:color="auto"/>
        <w:right w:val="none" w:sz="0" w:space="0" w:color="auto"/>
      </w:divBdr>
    </w:div>
    <w:div w:id="1121724939">
      <w:bodyDiv w:val="1"/>
      <w:marLeft w:val="0"/>
      <w:marRight w:val="0"/>
      <w:marTop w:val="0"/>
      <w:marBottom w:val="0"/>
      <w:divBdr>
        <w:top w:val="none" w:sz="0" w:space="0" w:color="auto"/>
        <w:left w:val="none" w:sz="0" w:space="0" w:color="auto"/>
        <w:bottom w:val="none" w:sz="0" w:space="0" w:color="auto"/>
        <w:right w:val="none" w:sz="0" w:space="0" w:color="auto"/>
      </w:divBdr>
    </w:div>
    <w:div w:id="1121731507">
      <w:bodyDiv w:val="1"/>
      <w:marLeft w:val="0"/>
      <w:marRight w:val="0"/>
      <w:marTop w:val="0"/>
      <w:marBottom w:val="0"/>
      <w:divBdr>
        <w:top w:val="none" w:sz="0" w:space="0" w:color="auto"/>
        <w:left w:val="none" w:sz="0" w:space="0" w:color="auto"/>
        <w:bottom w:val="none" w:sz="0" w:space="0" w:color="auto"/>
        <w:right w:val="none" w:sz="0" w:space="0" w:color="auto"/>
      </w:divBdr>
      <w:divsChild>
        <w:div w:id="48964070">
          <w:marLeft w:val="0"/>
          <w:marRight w:val="0"/>
          <w:marTop w:val="96"/>
          <w:marBottom w:val="0"/>
          <w:divBdr>
            <w:top w:val="none" w:sz="0" w:space="0" w:color="auto"/>
            <w:left w:val="none" w:sz="0" w:space="0" w:color="auto"/>
            <w:bottom w:val="none" w:sz="0" w:space="0" w:color="auto"/>
            <w:right w:val="none" w:sz="0" w:space="0" w:color="auto"/>
          </w:divBdr>
        </w:div>
        <w:div w:id="131991564">
          <w:marLeft w:val="1166"/>
          <w:marRight w:val="0"/>
          <w:marTop w:val="77"/>
          <w:marBottom w:val="0"/>
          <w:divBdr>
            <w:top w:val="none" w:sz="0" w:space="0" w:color="auto"/>
            <w:left w:val="none" w:sz="0" w:space="0" w:color="auto"/>
            <w:bottom w:val="none" w:sz="0" w:space="0" w:color="auto"/>
            <w:right w:val="none" w:sz="0" w:space="0" w:color="auto"/>
          </w:divBdr>
        </w:div>
        <w:div w:id="534655023">
          <w:marLeft w:val="1800"/>
          <w:marRight w:val="0"/>
          <w:marTop w:val="58"/>
          <w:marBottom w:val="0"/>
          <w:divBdr>
            <w:top w:val="none" w:sz="0" w:space="0" w:color="auto"/>
            <w:left w:val="none" w:sz="0" w:space="0" w:color="auto"/>
            <w:bottom w:val="none" w:sz="0" w:space="0" w:color="auto"/>
            <w:right w:val="none" w:sz="0" w:space="0" w:color="auto"/>
          </w:divBdr>
        </w:div>
        <w:div w:id="575238603">
          <w:marLeft w:val="0"/>
          <w:marRight w:val="0"/>
          <w:marTop w:val="96"/>
          <w:marBottom w:val="0"/>
          <w:divBdr>
            <w:top w:val="none" w:sz="0" w:space="0" w:color="auto"/>
            <w:left w:val="none" w:sz="0" w:space="0" w:color="auto"/>
            <w:bottom w:val="none" w:sz="0" w:space="0" w:color="auto"/>
            <w:right w:val="none" w:sz="0" w:space="0" w:color="auto"/>
          </w:divBdr>
        </w:div>
        <w:div w:id="647131795">
          <w:marLeft w:val="1166"/>
          <w:marRight w:val="0"/>
          <w:marTop w:val="77"/>
          <w:marBottom w:val="0"/>
          <w:divBdr>
            <w:top w:val="none" w:sz="0" w:space="0" w:color="auto"/>
            <w:left w:val="none" w:sz="0" w:space="0" w:color="auto"/>
            <w:bottom w:val="none" w:sz="0" w:space="0" w:color="auto"/>
            <w:right w:val="none" w:sz="0" w:space="0" w:color="auto"/>
          </w:divBdr>
        </w:div>
        <w:div w:id="882522890">
          <w:marLeft w:val="1166"/>
          <w:marRight w:val="0"/>
          <w:marTop w:val="77"/>
          <w:marBottom w:val="0"/>
          <w:divBdr>
            <w:top w:val="none" w:sz="0" w:space="0" w:color="auto"/>
            <w:left w:val="none" w:sz="0" w:space="0" w:color="auto"/>
            <w:bottom w:val="none" w:sz="0" w:space="0" w:color="auto"/>
            <w:right w:val="none" w:sz="0" w:space="0" w:color="auto"/>
          </w:divBdr>
        </w:div>
        <w:div w:id="996568649">
          <w:marLeft w:val="0"/>
          <w:marRight w:val="0"/>
          <w:marTop w:val="96"/>
          <w:marBottom w:val="0"/>
          <w:divBdr>
            <w:top w:val="none" w:sz="0" w:space="0" w:color="auto"/>
            <w:left w:val="none" w:sz="0" w:space="0" w:color="auto"/>
            <w:bottom w:val="none" w:sz="0" w:space="0" w:color="auto"/>
            <w:right w:val="none" w:sz="0" w:space="0" w:color="auto"/>
          </w:divBdr>
        </w:div>
        <w:div w:id="1407845148">
          <w:marLeft w:val="1166"/>
          <w:marRight w:val="0"/>
          <w:marTop w:val="77"/>
          <w:marBottom w:val="0"/>
          <w:divBdr>
            <w:top w:val="none" w:sz="0" w:space="0" w:color="auto"/>
            <w:left w:val="none" w:sz="0" w:space="0" w:color="auto"/>
            <w:bottom w:val="none" w:sz="0" w:space="0" w:color="auto"/>
            <w:right w:val="none" w:sz="0" w:space="0" w:color="auto"/>
          </w:divBdr>
        </w:div>
        <w:div w:id="1507939839">
          <w:marLeft w:val="1166"/>
          <w:marRight w:val="0"/>
          <w:marTop w:val="77"/>
          <w:marBottom w:val="0"/>
          <w:divBdr>
            <w:top w:val="none" w:sz="0" w:space="0" w:color="auto"/>
            <w:left w:val="none" w:sz="0" w:space="0" w:color="auto"/>
            <w:bottom w:val="none" w:sz="0" w:space="0" w:color="auto"/>
            <w:right w:val="none" w:sz="0" w:space="0" w:color="auto"/>
          </w:divBdr>
        </w:div>
        <w:div w:id="1517186417">
          <w:marLeft w:val="1166"/>
          <w:marRight w:val="0"/>
          <w:marTop w:val="77"/>
          <w:marBottom w:val="0"/>
          <w:divBdr>
            <w:top w:val="none" w:sz="0" w:space="0" w:color="auto"/>
            <w:left w:val="none" w:sz="0" w:space="0" w:color="auto"/>
            <w:bottom w:val="none" w:sz="0" w:space="0" w:color="auto"/>
            <w:right w:val="none" w:sz="0" w:space="0" w:color="auto"/>
          </w:divBdr>
        </w:div>
        <w:div w:id="1976907335">
          <w:marLeft w:val="1800"/>
          <w:marRight w:val="0"/>
          <w:marTop w:val="58"/>
          <w:marBottom w:val="0"/>
          <w:divBdr>
            <w:top w:val="none" w:sz="0" w:space="0" w:color="auto"/>
            <w:left w:val="none" w:sz="0" w:space="0" w:color="auto"/>
            <w:bottom w:val="none" w:sz="0" w:space="0" w:color="auto"/>
            <w:right w:val="none" w:sz="0" w:space="0" w:color="auto"/>
          </w:divBdr>
        </w:div>
        <w:div w:id="2047679053">
          <w:marLeft w:val="1166"/>
          <w:marRight w:val="0"/>
          <w:marTop w:val="77"/>
          <w:marBottom w:val="0"/>
          <w:divBdr>
            <w:top w:val="none" w:sz="0" w:space="0" w:color="auto"/>
            <w:left w:val="none" w:sz="0" w:space="0" w:color="auto"/>
            <w:bottom w:val="none" w:sz="0" w:space="0" w:color="auto"/>
            <w:right w:val="none" w:sz="0" w:space="0" w:color="auto"/>
          </w:divBdr>
        </w:div>
        <w:div w:id="2137750370">
          <w:marLeft w:val="1166"/>
          <w:marRight w:val="0"/>
          <w:marTop w:val="77"/>
          <w:marBottom w:val="0"/>
          <w:divBdr>
            <w:top w:val="none" w:sz="0" w:space="0" w:color="auto"/>
            <w:left w:val="none" w:sz="0" w:space="0" w:color="auto"/>
            <w:bottom w:val="none" w:sz="0" w:space="0" w:color="auto"/>
            <w:right w:val="none" w:sz="0" w:space="0" w:color="auto"/>
          </w:divBdr>
        </w:div>
        <w:div w:id="2141877151">
          <w:marLeft w:val="1166"/>
          <w:marRight w:val="0"/>
          <w:marTop w:val="77"/>
          <w:marBottom w:val="0"/>
          <w:divBdr>
            <w:top w:val="none" w:sz="0" w:space="0" w:color="auto"/>
            <w:left w:val="none" w:sz="0" w:space="0" w:color="auto"/>
            <w:bottom w:val="none" w:sz="0" w:space="0" w:color="auto"/>
            <w:right w:val="none" w:sz="0" w:space="0" w:color="auto"/>
          </w:divBdr>
        </w:div>
      </w:divsChild>
    </w:div>
    <w:div w:id="1122066788">
      <w:bodyDiv w:val="1"/>
      <w:marLeft w:val="0"/>
      <w:marRight w:val="0"/>
      <w:marTop w:val="0"/>
      <w:marBottom w:val="0"/>
      <w:divBdr>
        <w:top w:val="none" w:sz="0" w:space="0" w:color="auto"/>
        <w:left w:val="none" w:sz="0" w:space="0" w:color="auto"/>
        <w:bottom w:val="none" w:sz="0" w:space="0" w:color="auto"/>
        <w:right w:val="none" w:sz="0" w:space="0" w:color="auto"/>
      </w:divBdr>
    </w:div>
    <w:div w:id="1123571864">
      <w:bodyDiv w:val="1"/>
      <w:marLeft w:val="0"/>
      <w:marRight w:val="0"/>
      <w:marTop w:val="0"/>
      <w:marBottom w:val="0"/>
      <w:divBdr>
        <w:top w:val="none" w:sz="0" w:space="0" w:color="auto"/>
        <w:left w:val="none" w:sz="0" w:space="0" w:color="auto"/>
        <w:bottom w:val="none" w:sz="0" w:space="0" w:color="auto"/>
        <w:right w:val="none" w:sz="0" w:space="0" w:color="auto"/>
      </w:divBdr>
      <w:divsChild>
        <w:div w:id="52705425">
          <w:marLeft w:val="360"/>
          <w:marRight w:val="0"/>
          <w:marTop w:val="200"/>
          <w:marBottom w:val="0"/>
          <w:divBdr>
            <w:top w:val="none" w:sz="0" w:space="0" w:color="auto"/>
            <w:left w:val="none" w:sz="0" w:space="0" w:color="auto"/>
            <w:bottom w:val="none" w:sz="0" w:space="0" w:color="auto"/>
            <w:right w:val="none" w:sz="0" w:space="0" w:color="auto"/>
          </w:divBdr>
        </w:div>
        <w:div w:id="258026290">
          <w:marLeft w:val="360"/>
          <w:marRight w:val="0"/>
          <w:marTop w:val="200"/>
          <w:marBottom w:val="0"/>
          <w:divBdr>
            <w:top w:val="none" w:sz="0" w:space="0" w:color="auto"/>
            <w:left w:val="none" w:sz="0" w:space="0" w:color="auto"/>
            <w:bottom w:val="none" w:sz="0" w:space="0" w:color="auto"/>
            <w:right w:val="none" w:sz="0" w:space="0" w:color="auto"/>
          </w:divBdr>
        </w:div>
        <w:div w:id="327250596">
          <w:marLeft w:val="360"/>
          <w:marRight w:val="0"/>
          <w:marTop w:val="200"/>
          <w:marBottom w:val="0"/>
          <w:divBdr>
            <w:top w:val="none" w:sz="0" w:space="0" w:color="auto"/>
            <w:left w:val="none" w:sz="0" w:space="0" w:color="auto"/>
            <w:bottom w:val="none" w:sz="0" w:space="0" w:color="auto"/>
            <w:right w:val="none" w:sz="0" w:space="0" w:color="auto"/>
          </w:divBdr>
        </w:div>
        <w:div w:id="369569177">
          <w:marLeft w:val="360"/>
          <w:marRight w:val="0"/>
          <w:marTop w:val="200"/>
          <w:marBottom w:val="0"/>
          <w:divBdr>
            <w:top w:val="none" w:sz="0" w:space="0" w:color="auto"/>
            <w:left w:val="none" w:sz="0" w:space="0" w:color="auto"/>
            <w:bottom w:val="none" w:sz="0" w:space="0" w:color="auto"/>
            <w:right w:val="none" w:sz="0" w:space="0" w:color="auto"/>
          </w:divBdr>
        </w:div>
        <w:div w:id="420108567">
          <w:marLeft w:val="1080"/>
          <w:marRight w:val="0"/>
          <w:marTop w:val="100"/>
          <w:marBottom w:val="0"/>
          <w:divBdr>
            <w:top w:val="none" w:sz="0" w:space="0" w:color="auto"/>
            <w:left w:val="none" w:sz="0" w:space="0" w:color="auto"/>
            <w:bottom w:val="none" w:sz="0" w:space="0" w:color="auto"/>
            <w:right w:val="none" w:sz="0" w:space="0" w:color="auto"/>
          </w:divBdr>
        </w:div>
        <w:div w:id="591011640">
          <w:marLeft w:val="1080"/>
          <w:marRight w:val="0"/>
          <w:marTop w:val="100"/>
          <w:marBottom w:val="0"/>
          <w:divBdr>
            <w:top w:val="none" w:sz="0" w:space="0" w:color="auto"/>
            <w:left w:val="none" w:sz="0" w:space="0" w:color="auto"/>
            <w:bottom w:val="none" w:sz="0" w:space="0" w:color="auto"/>
            <w:right w:val="none" w:sz="0" w:space="0" w:color="auto"/>
          </w:divBdr>
        </w:div>
        <w:div w:id="677194323">
          <w:marLeft w:val="1080"/>
          <w:marRight w:val="0"/>
          <w:marTop w:val="100"/>
          <w:marBottom w:val="0"/>
          <w:divBdr>
            <w:top w:val="none" w:sz="0" w:space="0" w:color="auto"/>
            <w:left w:val="none" w:sz="0" w:space="0" w:color="auto"/>
            <w:bottom w:val="none" w:sz="0" w:space="0" w:color="auto"/>
            <w:right w:val="none" w:sz="0" w:space="0" w:color="auto"/>
          </w:divBdr>
        </w:div>
        <w:div w:id="706029335">
          <w:marLeft w:val="1080"/>
          <w:marRight w:val="0"/>
          <w:marTop w:val="100"/>
          <w:marBottom w:val="0"/>
          <w:divBdr>
            <w:top w:val="none" w:sz="0" w:space="0" w:color="auto"/>
            <w:left w:val="none" w:sz="0" w:space="0" w:color="auto"/>
            <w:bottom w:val="none" w:sz="0" w:space="0" w:color="auto"/>
            <w:right w:val="none" w:sz="0" w:space="0" w:color="auto"/>
          </w:divBdr>
        </w:div>
        <w:div w:id="972754076">
          <w:marLeft w:val="360"/>
          <w:marRight w:val="0"/>
          <w:marTop w:val="200"/>
          <w:marBottom w:val="0"/>
          <w:divBdr>
            <w:top w:val="none" w:sz="0" w:space="0" w:color="auto"/>
            <w:left w:val="none" w:sz="0" w:space="0" w:color="auto"/>
            <w:bottom w:val="none" w:sz="0" w:space="0" w:color="auto"/>
            <w:right w:val="none" w:sz="0" w:space="0" w:color="auto"/>
          </w:divBdr>
        </w:div>
        <w:div w:id="988242204">
          <w:marLeft w:val="1800"/>
          <w:marRight w:val="0"/>
          <w:marTop w:val="100"/>
          <w:marBottom w:val="0"/>
          <w:divBdr>
            <w:top w:val="none" w:sz="0" w:space="0" w:color="auto"/>
            <w:left w:val="none" w:sz="0" w:space="0" w:color="auto"/>
            <w:bottom w:val="none" w:sz="0" w:space="0" w:color="auto"/>
            <w:right w:val="none" w:sz="0" w:space="0" w:color="auto"/>
          </w:divBdr>
        </w:div>
        <w:div w:id="1049037814">
          <w:marLeft w:val="1080"/>
          <w:marRight w:val="0"/>
          <w:marTop w:val="100"/>
          <w:marBottom w:val="0"/>
          <w:divBdr>
            <w:top w:val="none" w:sz="0" w:space="0" w:color="auto"/>
            <w:left w:val="none" w:sz="0" w:space="0" w:color="auto"/>
            <w:bottom w:val="none" w:sz="0" w:space="0" w:color="auto"/>
            <w:right w:val="none" w:sz="0" w:space="0" w:color="auto"/>
          </w:divBdr>
        </w:div>
        <w:div w:id="1690257786">
          <w:marLeft w:val="360"/>
          <w:marRight w:val="0"/>
          <w:marTop w:val="200"/>
          <w:marBottom w:val="0"/>
          <w:divBdr>
            <w:top w:val="none" w:sz="0" w:space="0" w:color="auto"/>
            <w:left w:val="none" w:sz="0" w:space="0" w:color="auto"/>
            <w:bottom w:val="none" w:sz="0" w:space="0" w:color="auto"/>
            <w:right w:val="none" w:sz="0" w:space="0" w:color="auto"/>
          </w:divBdr>
        </w:div>
      </w:divsChild>
    </w:div>
    <w:div w:id="1124150433">
      <w:bodyDiv w:val="1"/>
      <w:marLeft w:val="0"/>
      <w:marRight w:val="0"/>
      <w:marTop w:val="0"/>
      <w:marBottom w:val="0"/>
      <w:divBdr>
        <w:top w:val="none" w:sz="0" w:space="0" w:color="auto"/>
        <w:left w:val="none" w:sz="0" w:space="0" w:color="auto"/>
        <w:bottom w:val="none" w:sz="0" w:space="0" w:color="auto"/>
        <w:right w:val="none" w:sz="0" w:space="0" w:color="auto"/>
      </w:divBdr>
    </w:div>
    <w:div w:id="1125194045">
      <w:bodyDiv w:val="1"/>
      <w:marLeft w:val="0"/>
      <w:marRight w:val="0"/>
      <w:marTop w:val="0"/>
      <w:marBottom w:val="0"/>
      <w:divBdr>
        <w:top w:val="none" w:sz="0" w:space="0" w:color="auto"/>
        <w:left w:val="none" w:sz="0" w:space="0" w:color="auto"/>
        <w:bottom w:val="none" w:sz="0" w:space="0" w:color="auto"/>
        <w:right w:val="none" w:sz="0" w:space="0" w:color="auto"/>
      </w:divBdr>
      <w:divsChild>
        <w:div w:id="1212689232">
          <w:marLeft w:val="547"/>
          <w:marRight w:val="0"/>
          <w:marTop w:val="115"/>
          <w:marBottom w:val="0"/>
          <w:divBdr>
            <w:top w:val="none" w:sz="0" w:space="0" w:color="auto"/>
            <w:left w:val="none" w:sz="0" w:space="0" w:color="auto"/>
            <w:bottom w:val="none" w:sz="0" w:space="0" w:color="auto"/>
            <w:right w:val="none" w:sz="0" w:space="0" w:color="auto"/>
          </w:divBdr>
        </w:div>
        <w:div w:id="1958751523">
          <w:marLeft w:val="547"/>
          <w:marRight w:val="0"/>
          <w:marTop w:val="115"/>
          <w:marBottom w:val="0"/>
          <w:divBdr>
            <w:top w:val="none" w:sz="0" w:space="0" w:color="auto"/>
            <w:left w:val="none" w:sz="0" w:space="0" w:color="auto"/>
            <w:bottom w:val="none" w:sz="0" w:space="0" w:color="auto"/>
            <w:right w:val="none" w:sz="0" w:space="0" w:color="auto"/>
          </w:divBdr>
        </w:div>
        <w:div w:id="2079210438">
          <w:marLeft w:val="1166"/>
          <w:marRight w:val="0"/>
          <w:marTop w:val="96"/>
          <w:marBottom w:val="0"/>
          <w:divBdr>
            <w:top w:val="none" w:sz="0" w:space="0" w:color="auto"/>
            <w:left w:val="none" w:sz="0" w:space="0" w:color="auto"/>
            <w:bottom w:val="none" w:sz="0" w:space="0" w:color="auto"/>
            <w:right w:val="none" w:sz="0" w:space="0" w:color="auto"/>
          </w:divBdr>
        </w:div>
      </w:divsChild>
    </w:div>
    <w:div w:id="1125655180">
      <w:bodyDiv w:val="1"/>
      <w:marLeft w:val="0"/>
      <w:marRight w:val="0"/>
      <w:marTop w:val="0"/>
      <w:marBottom w:val="0"/>
      <w:divBdr>
        <w:top w:val="none" w:sz="0" w:space="0" w:color="auto"/>
        <w:left w:val="none" w:sz="0" w:space="0" w:color="auto"/>
        <w:bottom w:val="none" w:sz="0" w:space="0" w:color="auto"/>
        <w:right w:val="none" w:sz="0" w:space="0" w:color="auto"/>
      </w:divBdr>
      <w:divsChild>
        <w:div w:id="1221287981">
          <w:marLeft w:val="1080"/>
          <w:marRight w:val="0"/>
          <w:marTop w:val="100"/>
          <w:marBottom w:val="0"/>
          <w:divBdr>
            <w:top w:val="none" w:sz="0" w:space="0" w:color="auto"/>
            <w:left w:val="none" w:sz="0" w:space="0" w:color="auto"/>
            <w:bottom w:val="none" w:sz="0" w:space="0" w:color="auto"/>
            <w:right w:val="none" w:sz="0" w:space="0" w:color="auto"/>
          </w:divBdr>
        </w:div>
        <w:div w:id="1376353102">
          <w:marLeft w:val="1080"/>
          <w:marRight w:val="0"/>
          <w:marTop w:val="100"/>
          <w:marBottom w:val="0"/>
          <w:divBdr>
            <w:top w:val="none" w:sz="0" w:space="0" w:color="auto"/>
            <w:left w:val="none" w:sz="0" w:space="0" w:color="auto"/>
            <w:bottom w:val="none" w:sz="0" w:space="0" w:color="auto"/>
            <w:right w:val="none" w:sz="0" w:space="0" w:color="auto"/>
          </w:divBdr>
        </w:div>
        <w:div w:id="1808860500">
          <w:marLeft w:val="1800"/>
          <w:marRight w:val="0"/>
          <w:marTop w:val="100"/>
          <w:marBottom w:val="0"/>
          <w:divBdr>
            <w:top w:val="none" w:sz="0" w:space="0" w:color="auto"/>
            <w:left w:val="none" w:sz="0" w:space="0" w:color="auto"/>
            <w:bottom w:val="none" w:sz="0" w:space="0" w:color="auto"/>
            <w:right w:val="none" w:sz="0" w:space="0" w:color="auto"/>
          </w:divBdr>
        </w:div>
        <w:div w:id="2025663728">
          <w:marLeft w:val="360"/>
          <w:marRight w:val="0"/>
          <w:marTop w:val="200"/>
          <w:marBottom w:val="0"/>
          <w:divBdr>
            <w:top w:val="none" w:sz="0" w:space="0" w:color="auto"/>
            <w:left w:val="none" w:sz="0" w:space="0" w:color="auto"/>
            <w:bottom w:val="none" w:sz="0" w:space="0" w:color="auto"/>
            <w:right w:val="none" w:sz="0" w:space="0" w:color="auto"/>
          </w:divBdr>
        </w:div>
      </w:divsChild>
    </w:div>
    <w:div w:id="1126507071">
      <w:bodyDiv w:val="1"/>
      <w:marLeft w:val="0"/>
      <w:marRight w:val="0"/>
      <w:marTop w:val="0"/>
      <w:marBottom w:val="0"/>
      <w:divBdr>
        <w:top w:val="none" w:sz="0" w:space="0" w:color="auto"/>
        <w:left w:val="none" w:sz="0" w:space="0" w:color="auto"/>
        <w:bottom w:val="none" w:sz="0" w:space="0" w:color="auto"/>
        <w:right w:val="none" w:sz="0" w:space="0" w:color="auto"/>
      </w:divBdr>
      <w:divsChild>
        <w:div w:id="455878099">
          <w:marLeft w:val="547"/>
          <w:marRight w:val="0"/>
          <w:marTop w:val="115"/>
          <w:marBottom w:val="0"/>
          <w:divBdr>
            <w:top w:val="none" w:sz="0" w:space="0" w:color="auto"/>
            <w:left w:val="none" w:sz="0" w:space="0" w:color="auto"/>
            <w:bottom w:val="none" w:sz="0" w:space="0" w:color="auto"/>
            <w:right w:val="none" w:sz="0" w:space="0" w:color="auto"/>
          </w:divBdr>
        </w:div>
        <w:div w:id="1020856727">
          <w:marLeft w:val="1166"/>
          <w:marRight w:val="0"/>
          <w:marTop w:val="96"/>
          <w:marBottom w:val="0"/>
          <w:divBdr>
            <w:top w:val="none" w:sz="0" w:space="0" w:color="auto"/>
            <w:left w:val="none" w:sz="0" w:space="0" w:color="auto"/>
            <w:bottom w:val="none" w:sz="0" w:space="0" w:color="auto"/>
            <w:right w:val="none" w:sz="0" w:space="0" w:color="auto"/>
          </w:divBdr>
        </w:div>
        <w:div w:id="1219047304">
          <w:marLeft w:val="1166"/>
          <w:marRight w:val="0"/>
          <w:marTop w:val="96"/>
          <w:marBottom w:val="0"/>
          <w:divBdr>
            <w:top w:val="none" w:sz="0" w:space="0" w:color="auto"/>
            <w:left w:val="none" w:sz="0" w:space="0" w:color="auto"/>
            <w:bottom w:val="none" w:sz="0" w:space="0" w:color="auto"/>
            <w:right w:val="none" w:sz="0" w:space="0" w:color="auto"/>
          </w:divBdr>
        </w:div>
        <w:div w:id="1279024159">
          <w:marLeft w:val="1166"/>
          <w:marRight w:val="0"/>
          <w:marTop w:val="96"/>
          <w:marBottom w:val="0"/>
          <w:divBdr>
            <w:top w:val="none" w:sz="0" w:space="0" w:color="auto"/>
            <w:left w:val="none" w:sz="0" w:space="0" w:color="auto"/>
            <w:bottom w:val="none" w:sz="0" w:space="0" w:color="auto"/>
            <w:right w:val="none" w:sz="0" w:space="0" w:color="auto"/>
          </w:divBdr>
        </w:div>
        <w:div w:id="1319306762">
          <w:marLeft w:val="1166"/>
          <w:marRight w:val="0"/>
          <w:marTop w:val="96"/>
          <w:marBottom w:val="0"/>
          <w:divBdr>
            <w:top w:val="none" w:sz="0" w:space="0" w:color="auto"/>
            <w:left w:val="none" w:sz="0" w:space="0" w:color="auto"/>
            <w:bottom w:val="none" w:sz="0" w:space="0" w:color="auto"/>
            <w:right w:val="none" w:sz="0" w:space="0" w:color="auto"/>
          </w:divBdr>
        </w:div>
        <w:div w:id="1379233711">
          <w:marLeft w:val="1800"/>
          <w:marRight w:val="0"/>
          <w:marTop w:val="86"/>
          <w:marBottom w:val="0"/>
          <w:divBdr>
            <w:top w:val="none" w:sz="0" w:space="0" w:color="auto"/>
            <w:left w:val="none" w:sz="0" w:space="0" w:color="auto"/>
            <w:bottom w:val="none" w:sz="0" w:space="0" w:color="auto"/>
            <w:right w:val="none" w:sz="0" w:space="0" w:color="auto"/>
          </w:divBdr>
        </w:div>
        <w:div w:id="1423377278">
          <w:marLeft w:val="1166"/>
          <w:marRight w:val="0"/>
          <w:marTop w:val="96"/>
          <w:marBottom w:val="0"/>
          <w:divBdr>
            <w:top w:val="none" w:sz="0" w:space="0" w:color="auto"/>
            <w:left w:val="none" w:sz="0" w:space="0" w:color="auto"/>
            <w:bottom w:val="none" w:sz="0" w:space="0" w:color="auto"/>
            <w:right w:val="none" w:sz="0" w:space="0" w:color="auto"/>
          </w:divBdr>
        </w:div>
        <w:div w:id="1702702893">
          <w:marLeft w:val="547"/>
          <w:marRight w:val="0"/>
          <w:marTop w:val="115"/>
          <w:marBottom w:val="0"/>
          <w:divBdr>
            <w:top w:val="none" w:sz="0" w:space="0" w:color="auto"/>
            <w:left w:val="none" w:sz="0" w:space="0" w:color="auto"/>
            <w:bottom w:val="none" w:sz="0" w:space="0" w:color="auto"/>
            <w:right w:val="none" w:sz="0" w:space="0" w:color="auto"/>
          </w:divBdr>
        </w:div>
        <w:div w:id="1773088460">
          <w:marLeft w:val="1166"/>
          <w:marRight w:val="0"/>
          <w:marTop w:val="96"/>
          <w:marBottom w:val="0"/>
          <w:divBdr>
            <w:top w:val="none" w:sz="0" w:space="0" w:color="auto"/>
            <w:left w:val="none" w:sz="0" w:space="0" w:color="auto"/>
            <w:bottom w:val="none" w:sz="0" w:space="0" w:color="auto"/>
            <w:right w:val="none" w:sz="0" w:space="0" w:color="auto"/>
          </w:divBdr>
        </w:div>
      </w:divsChild>
    </w:div>
    <w:div w:id="1126968698">
      <w:bodyDiv w:val="1"/>
      <w:marLeft w:val="0"/>
      <w:marRight w:val="0"/>
      <w:marTop w:val="0"/>
      <w:marBottom w:val="0"/>
      <w:divBdr>
        <w:top w:val="none" w:sz="0" w:space="0" w:color="auto"/>
        <w:left w:val="none" w:sz="0" w:space="0" w:color="auto"/>
        <w:bottom w:val="none" w:sz="0" w:space="0" w:color="auto"/>
        <w:right w:val="none" w:sz="0" w:space="0" w:color="auto"/>
      </w:divBdr>
      <w:divsChild>
        <w:div w:id="142625155">
          <w:marLeft w:val="720"/>
          <w:marRight w:val="0"/>
          <w:marTop w:val="0"/>
          <w:marBottom w:val="0"/>
          <w:divBdr>
            <w:top w:val="none" w:sz="0" w:space="0" w:color="auto"/>
            <w:left w:val="none" w:sz="0" w:space="0" w:color="auto"/>
            <w:bottom w:val="none" w:sz="0" w:space="0" w:color="auto"/>
            <w:right w:val="none" w:sz="0" w:space="0" w:color="auto"/>
          </w:divBdr>
        </w:div>
        <w:div w:id="146553545">
          <w:marLeft w:val="720"/>
          <w:marRight w:val="0"/>
          <w:marTop w:val="0"/>
          <w:marBottom w:val="0"/>
          <w:divBdr>
            <w:top w:val="none" w:sz="0" w:space="0" w:color="auto"/>
            <w:left w:val="none" w:sz="0" w:space="0" w:color="auto"/>
            <w:bottom w:val="none" w:sz="0" w:space="0" w:color="auto"/>
            <w:right w:val="none" w:sz="0" w:space="0" w:color="auto"/>
          </w:divBdr>
        </w:div>
        <w:div w:id="769394851">
          <w:marLeft w:val="1440"/>
          <w:marRight w:val="0"/>
          <w:marTop w:val="0"/>
          <w:marBottom w:val="0"/>
          <w:divBdr>
            <w:top w:val="none" w:sz="0" w:space="0" w:color="auto"/>
            <w:left w:val="none" w:sz="0" w:space="0" w:color="auto"/>
            <w:bottom w:val="none" w:sz="0" w:space="0" w:color="auto"/>
            <w:right w:val="none" w:sz="0" w:space="0" w:color="auto"/>
          </w:divBdr>
        </w:div>
        <w:div w:id="858082982">
          <w:marLeft w:val="720"/>
          <w:marRight w:val="0"/>
          <w:marTop w:val="0"/>
          <w:marBottom w:val="0"/>
          <w:divBdr>
            <w:top w:val="none" w:sz="0" w:space="0" w:color="auto"/>
            <w:left w:val="none" w:sz="0" w:space="0" w:color="auto"/>
            <w:bottom w:val="none" w:sz="0" w:space="0" w:color="auto"/>
            <w:right w:val="none" w:sz="0" w:space="0" w:color="auto"/>
          </w:divBdr>
        </w:div>
        <w:div w:id="1210452957">
          <w:marLeft w:val="1440"/>
          <w:marRight w:val="0"/>
          <w:marTop w:val="0"/>
          <w:marBottom w:val="0"/>
          <w:divBdr>
            <w:top w:val="none" w:sz="0" w:space="0" w:color="auto"/>
            <w:left w:val="none" w:sz="0" w:space="0" w:color="auto"/>
            <w:bottom w:val="none" w:sz="0" w:space="0" w:color="auto"/>
            <w:right w:val="none" w:sz="0" w:space="0" w:color="auto"/>
          </w:divBdr>
        </w:div>
        <w:div w:id="2060981138">
          <w:marLeft w:val="1440"/>
          <w:marRight w:val="0"/>
          <w:marTop w:val="0"/>
          <w:marBottom w:val="0"/>
          <w:divBdr>
            <w:top w:val="none" w:sz="0" w:space="0" w:color="auto"/>
            <w:left w:val="none" w:sz="0" w:space="0" w:color="auto"/>
            <w:bottom w:val="none" w:sz="0" w:space="0" w:color="auto"/>
            <w:right w:val="none" w:sz="0" w:space="0" w:color="auto"/>
          </w:divBdr>
        </w:div>
        <w:div w:id="2112048738">
          <w:marLeft w:val="720"/>
          <w:marRight w:val="0"/>
          <w:marTop w:val="0"/>
          <w:marBottom w:val="0"/>
          <w:divBdr>
            <w:top w:val="none" w:sz="0" w:space="0" w:color="auto"/>
            <w:left w:val="none" w:sz="0" w:space="0" w:color="auto"/>
            <w:bottom w:val="none" w:sz="0" w:space="0" w:color="auto"/>
            <w:right w:val="none" w:sz="0" w:space="0" w:color="auto"/>
          </w:divBdr>
        </w:div>
      </w:divsChild>
    </w:div>
    <w:div w:id="1127116150">
      <w:bodyDiv w:val="1"/>
      <w:marLeft w:val="0"/>
      <w:marRight w:val="0"/>
      <w:marTop w:val="0"/>
      <w:marBottom w:val="0"/>
      <w:divBdr>
        <w:top w:val="none" w:sz="0" w:space="0" w:color="auto"/>
        <w:left w:val="none" w:sz="0" w:space="0" w:color="auto"/>
        <w:bottom w:val="none" w:sz="0" w:space="0" w:color="auto"/>
        <w:right w:val="none" w:sz="0" w:space="0" w:color="auto"/>
      </w:divBdr>
    </w:div>
    <w:div w:id="1127626077">
      <w:bodyDiv w:val="1"/>
      <w:marLeft w:val="0"/>
      <w:marRight w:val="0"/>
      <w:marTop w:val="0"/>
      <w:marBottom w:val="0"/>
      <w:divBdr>
        <w:top w:val="none" w:sz="0" w:space="0" w:color="auto"/>
        <w:left w:val="none" w:sz="0" w:space="0" w:color="auto"/>
        <w:bottom w:val="none" w:sz="0" w:space="0" w:color="auto"/>
        <w:right w:val="none" w:sz="0" w:space="0" w:color="auto"/>
      </w:divBdr>
    </w:div>
    <w:div w:id="1128284663">
      <w:bodyDiv w:val="1"/>
      <w:marLeft w:val="0"/>
      <w:marRight w:val="0"/>
      <w:marTop w:val="0"/>
      <w:marBottom w:val="0"/>
      <w:divBdr>
        <w:top w:val="none" w:sz="0" w:space="0" w:color="auto"/>
        <w:left w:val="none" w:sz="0" w:space="0" w:color="auto"/>
        <w:bottom w:val="none" w:sz="0" w:space="0" w:color="auto"/>
        <w:right w:val="none" w:sz="0" w:space="0" w:color="auto"/>
      </w:divBdr>
    </w:div>
    <w:div w:id="1128669778">
      <w:bodyDiv w:val="1"/>
      <w:marLeft w:val="0"/>
      <w:marRight w:val="0"/>
      <w:marTop w:val="0"/>
      <w:marBottom w:val="0"/>
      <w:divBdr>
        <w:top w:val="none" w:sz="0" w:space="0" w:color="auto"/>
        <w:left w:val="none" w:sz="0" w:space="0" w:color="auto"/>
        <w:bottom w:val="none" w:sz="0" w:space="0" w:color="auto"/>
        <w:right w:val="none" w:sz="0" w:space="0" w:color="auto"/>
      </w:divBdr>
    </w:div>
    <w:div w:id="1129125467">
      <w:bodyDiv w:val="1"/>
      <w:marLeft w:val="0"/>
      <w:marRight w:val="0"/>
      <w:marTop w:val="0"/>
      <w:marBottom w:val="0"/>
      <w:divBdr>
        <w:top w:val="none" w:sz="0" w:space="0" w:color="auto"/>
        <w:left w:val="none" w:sz="0" w:space="0" w:color="auto"/>
        <w:bottom w:val="none" w:sz="0" w:space="0" w:color="auto"/>
        <w:right w:val="none" w:sz="0" w:space="0" w:color="auto"/>
      </w:divBdr>
      <w:divsChild>
        <w:div w:id="315649160">
          <w:marLeft w:val="1166"/>
          <w:marRight w:val="0"/>
          <w:marTop w:val="96"/>
          <w:marBottom w:val="0"/>
          <w:divBdr>
            <w:top w:val="none" w:sz="0" w:space="0" w:color="auto"/>
            <w:left w:val="none" w:sz="0" w:space="0" w:color="auto"/>
            <w:bottom w:val="none" w:sz="0" w:space="0" w:color="auto"/>
            <w:right w:val="none" w:sz="0" w:space="0" w:color="auto"/>
          </w:divBdr>
        </w:div>
        <w:div w:id="442919905">
          <w:marLeft w:val="547"/>
          <w:marRight w:val="0"/>
          <w:marTop w:val="115"/>
          <w:marBottom w:val="0"/>
          <w:divBdr>
            <w:top w:val="none" w:sz="0" w:space="0" w:color="auto"/>
            <w:left w:val="none" w:sz="0" w:space="0" w:color="auto"/>
            <w:bottom w:val="none" w:sz="0" w:space="0" w:color="auto"/>
            <w:right w:val="none" w:sz="0" w:space="0" w:color="auto"/>
          </w:divBdr>
        </w:div>
      </w:divsChild>
    </w:div>
    <w:div w:id="1129515210">
      <w:bodyDiv w:val="1"/>
      <w:marLeft w:val="0"/>
      <w:marRight w:val="0"/>
      <w:marTop w:val="0"/>
      <w:marBottom w:val="0"/>
      <w:divBdr>
        <w:top w:val="none" w:sz="0" w:space="0" w:color="auto"/>
        <w:left w:val="none" w:sz="0" w:space="0" w:color="auto"/>
        <w:bottom w:val="none" w:sz="0" w:space="0" w:color="auto"/>
        <w:right w:val="none" w:sz="0" w:space="0" w:color="auto"/>
      </w:divBdr>
    </w:div>
    <w:div w:id="1130635825">
      <w:bodyDiv w:val="1"/>
      <w:marLeft w:val="0"/>
      <w:marRight w:val="0"/>
      <w:marTop w:val="0"/>
      <w:marBottom w:val="0"/>
      <w:divBdr>
        <w:top w:val="none" w:sz="0" w:space="0" w:color="auto"/>
        <w:left w:val="none" w:sz="0" w:space="0" w:color="auto"/>
        <w:bottom w:val="none" w:sz="0" w:space="0" w:color="auto"/>
        <w:right w:val="none" w:sz="0" w:space="0" w:color="auto"/>
      </w:divBdr>
    </w:div>
    <w:div w:id="1130978390">
      <w:bodyDiv w:val="1"/>
      <w:marLeft w:val="0"/>
      <w:marRight w:val="0"/>
      <w:marTop w:val="0"/>
      <w:marBottom w:val="0"/>
      <w:divBdr>
        <w:top w:val="none" w:sz="0" w:space="0" w:color="auto"/>
        <w:left w:val="none" w:sz="0" w:space="0" w:color="auto"/>
        <w:bottom w:val="none" w:sz="0" w:space="0" w:color="auto"/>
        <w:right w:val="none" w:sz="0" w:space="0" w:color="auto"/>
      </w:divBdr>
      <w:divsChild>
        <w:div w:id="62023506">
          <w:marLeft w:val="0"/>
          <w:marRight w:val="0"/>
          <w:marTop w:val="0"/>
          <w:marBottom w:val="0"/>
          <w:divBdr>
            <w:top w:val="none" w:sz="0" w:space="0" w:color="auto"/>
            <w:left w:val="none" w:sz="0" w:space="0" w:color="auto"/>
            <w:bottom w:val="none" w:sz="0" w:space="0" w:color="auto"/>
            <w:right w:val="none" w:sz="0" w:space="0" w:color="auto"/>
          </w:divBdr>
        </w:div>
        <w:div w:id="86123273">
          <w:marLeft w:val="0"/>
          <w:marRight w:val="0"/>
          <w:marTop w:val="0"/>
          <w:marBottom w:val="0"/>
          <w:divBdr>
            <w:top w:val="none" w:sz="0" w:space="0" w:color="auto"/>
            <w:left w:val="none" w:sz="0" w:space="0" w:color="auto"/>
            <w:bottom w:val="none" w:sz="0" w:space="0" w:color="auto"/>
            <w:right w:val="none" w:sz="0" w:space="0" w:color="auto"/>
          </w:divBdr>
        </w:div>
        <w:div w:id="146828875">
          <w:marLeft w:val="0"/>
          <w:marRight w:val="0"/>
          <w:marTop w:val="0"/>
          <w:marBottom w:val="0"/>
          <w:divBdr>
            <w:top w:val="none" w:sz="0" w:space="0" w:color="auto"/>
            <w:left w:val="none" w:sz="0" w:space="0" w:color="auto"/>
            <w:bottom w:val="none" w:sz="0" w:space="0" w:color="auto"/>
            <w:right w:val="none" w:sz="0" w:space="0" w:color="auto"/>
          </w:divBdr>
        </w:div>
        <w:div w:id="195700746">
          <w:marLeft w:val="0"/>
          <w:marRight w:val="0"/>
          <w:marTop w:val="0"/>
          <w:marBottom w:val="0"/>
          <w:divBdr>
            <w:top w:val="none" w:sz="0" w:space="0" w:color="auto"/>
            <w:left w:val="none" w:sz="0" w:space="0" w:color="auto"/>
            <w:bottom w:val="none" w:sz="0" w:space="0" w:color="auto"/>
            <w:right w:val="none" w:sz="0" w:space="0" w:color="auto"/>
          </w:divBdr>
        </w:div>
        <w:div w:id="200830310">
          <w:marLeft w:val="0"/>
          <w:marRight w:val="0"/>
          <w:marTop w:val="0"/>
          <w:marBottom w:val="0"/>
          <w:divBdr>
            <w:top w:val="none" w:sz="0" w:space="0" w:color="auto"/>
            <w:left w:val="none" w:sz="0" w:space="0" w:color="auto"/>
            <w:bottom w:val="none" w:sz="0" w:space="0" w:color="auto"/>
            <w:right w:val="none" w:sz="0" w:space="0" w:color="auto"/>
          </w:divBdr>
        </w:div>
        <w:div w:id="322665098">
          <w:marLeft w:val="0"/>
          <w:marRight w:val="0"/>
          <w:marTop w:val="0"/>
          <w:marBottom w:val="0"/>
          <w:divBdr>
            <w:top w:val="none" w:sz="0" w:space="0" w:color="auto"/>
            <w:left w:val="none" w:sz="0" w:space="0" w:color="auto"/>
            <w:bottom w:val="none" w:sz="0" w:space="0" w:color="auto"/>
            <w:right w:val="none" w:sz="0" w:space="0" w:color="auto"/>
          </w:divBdr>
        </w:div>
        <w:div w:id="353968117">
          <w:marLeft w:val="0"/>
          <w:marRight w:val="0"/>
          <w:marTop w:val="0"/>
          <w:marBottom w:val="0"/>
          <w:divBdr>
            <w:top w:val="none" w:sz="0" w:space="0" w:color="auto"/>
            <w:left w:val="none" w:sz="0" w:space="0" w:color="auto"/>
            <w:bottom w:val="none" w:sz="0" w:space="0" w:color="auto"/>
            <w:right w:val="none" w:sz="0" w:space="0" w:color="auto"/>
          </w:divBdr>
        </w:div>
        <w:div w:id="358817594">
          <w:marLeft w:val="0"/>
          <w:marRight w:val="0"/>
          <w:marTop w:val="0"/>
          <w:marBottom w:val="0"/>
          <w:divBdr>
            <w:top w:val="none" w:sz="0" w:space="0" w:color="auto"/>
            <w:left w:val="none" w:sz="0" w:space="0" w:color="auto"/>
            <w:bottom w:val="none" w:sz="0" w:space="0" w:color="auto"/>
            <w:right w:val="none" w:sz="0" w:space="0" w:color="auto"/>
          </w:divBdr>
        </w:div>
        <w:div w:id="526870585">
          <w:marLeft w:val="0"/>
          <w:marRight w:val="0"/>
          <w:marTop w:val="0"/>
          <w:marBottom w:val="0"/>
          <w:divBdr>
            <w:top w:val="none" w:sz="0" w:space="0" w:color="auto"/>
            <w:left w:val="none" w:sz="0" w:space="0" w:color="auto"/>
            <w:bottom w:val="none" w:sz="0" w:space="0" w:color="auto"/>
            <w:right w:val="none" w:sz="0" w:space="0" w:color="auto"/>
          </w:divBdr>
        </w:div>
        <w:div w:id="548542115">
          <w:marLeft w:val="0"/>
          <w:marRight w:val="0"/>
          <w:marTop w:val="0"/>
          <w:marBottom w:val="0"/>
          <w:divBdr>
            <w:top w:val="none" w:sz="0" w:space="0" w:color="auto"/>
            <w:left w:val="none" w:sz="0" w:space="0" w:color="auto"/>
            <w:bottom w:val="none" w:sz="0" w:space="0" w:color="auto"/>
            <w:right w:val="none" w:sz="0" w:space="0" w:color="auto"/>
          </w:divBdr>
        </w:div>
        <w:div w:id="563873382">
          <w:marLeft w:val="0"/>
          <w:marRight w:val="0"/>
          <w:marTop w:val="0"/>
          <w:marBottom w:val="0"/>
          <w:divBdr>
            <w:top w:val="none" w:sz="0" w:space="0" w:color="auto"/>
            <w:left w:val="none" w:sz="0" w:space="0" w:color="auto"/>
            <w:bottom w:val="none" w:sz="0" w:space="0" w:color="auto"/>
            <w:right w:val="none" w:sz="0" w:space="0" w:color="auto"/>
          </w:divBdr>
        </w:div>
        <w:div w:id="675153048">
          <w:marLeft w:val="0"/>
          <w:marRight w:val="0"/>
          <w:marTop w:val="0"/>
          <w:marBottom w:val="0"/>
          <w:divBdr>
            <w:top w:val="none" w:sz="0" w:space="0" w:color="auto"/>
            <w:left w:val="none" w:sz="0" w:space="0" w:color="auto"/>
            <w:bottom w:val="none" w:sz="0" w:space="0" w:color="auto"/>
            <w:right w:val="none" w:sz="0" w:space="0" w:color="auto"/>
          </w:divBdr>
        </w:div>
        <w:div w:id="796795038">
          <w:marLeft w:val="0"/>
          <w:marRight w:val="0"/>
          <w:marTop w:val="0"/>
          <w:marBottom w:val="0"/>
          <w:divBdr>
            <w:top w:val="none" w:sz="0" w:space="0" w:color="auto"/>
            <w:left w:val="none" w:sz="0" w:space="0" w:color="auto"/>
            <w:bottom w:val="none" w:sz="0" w:space="0" w:color="auto"/>
            <w:right w:val="none" w:sz="0" w:space="0" w:color="auto"/>
          </w:divBdr>
        </w:div>
        <w:div w:id="806553350">
          <w:marLeft w:val="0"/>
          <w:marRight w:val="0"/>
          <w:marTop w:val="0"/>
          <w:marBottom w:val="0"/>
          <w:divBdr>
            <w:top w:val="none" w:sz="0" w:space="0" w:color="auto"/>
            <w:left w:val="none" w:sz="0" w:space="0" w:color="auto"/>
            <w:bottom w:val="none" w:sz="0" w:space="0" w:color="auto"/>
            <w:right w:val="none" w:sz="0" w:space="0" w:color="auto"/>
          </w:divBdr>
        </w:div>
        <w:div w:id="818183316">
          <w:marLeft w:val="0"/>
          <w:marRight w:val="0"/>
          <w:marTop w:val="0"/>
          <w:marBottom w:val="0"/>
          <w:divBdr>
            <w:top w:val="none" w:sz="0" w:space="0" w:color="auto"/>
            <w:left w:val="none" w:sz="0" w:space="0" w:color="auto"/>
            <w:bottom w:val="none" w:sz="0" w:space="0" w:color="auto"/>
            <w:right w:val="none" w:sz="0" w:space="0" w:color="auto"/>
          </w:divBdr>
        </w:div>
        <w:div w:id="923028340">
          <w:marLeft w:val="0"/>
          <w:marRight w:val="0"/>
          <w:marTop w:val="0"/>
          <w:marBottom w:val="0"/>
          <w:divBdr>
            <w:top w:val="none" w:sz="0" w:space="0" w:color="auto"/>
            <w:left w:val="none" w:sz="0" w:space="0" w:color="auto"/>
            <w:bottom w:val="none" w:sz="0" w:space="0" w:color="auto"/>
            <w:right w:val="none" w:sz="0" w:space="0" w:color="auto"/>
          </w:divBdr>
        </w:div>
        <w:div w:id="941061704">
          <w:marLeft w:val="0"/>
          <w:marRight w:val="0"/>
          <w:marTop w:val="0"/>
          <w:marBottom w:val="0"/>
          <w:divBdr>
            <w:top w:val="none" w:sz="0" w:space="0" w:color="auto"/>
            <w:left w:val="none" w:sz="0" w:space="0" w:color="auto"/>
            <w:bottom w:val="none" w:sz="0" w:space="0" w:color="auto"/>
            <w:right w:val="none" w:sz="0" w:space="0" w:color="auto"/>
          </w:divBdr>
        </w:div>
        <w:div w:id="1113357244">
          <w:marLeft w:val="0"/>
          <w:marRight w:val="0"/>
          <w:marTop w:val="0"/>
          <w:marBottom w:val="0"/>
          <w:divBdr>
            <w:top w:val="none" w:sz="0" w:space="0" w:color="auto"/>
            <w:left w:val="none" w:sz="0" w:space="0" w:color="auto"/>
            <w:bottom w:val="none" w:sz="0" w:space="0" w:color="auto"/>
            <w:right w:val="none" w:sz="0" w:space="0" w:color="auto"/>
          </w:divBdr>
        </w:div>
        <w:div w:id="1303464888">
          <w:marLeft w:val="0"/>
          <w:marRight w:val="0"/>
          <w:marTop w:val="0"/>
          <w:marBottom w:val="0"/>
          <w:divBdr>
            <w:top w:val="none" w:sz="0" w:space="0" w:color="auto"/>
            <w:left w:val="none" w:sz="0" w:space="0" w:color="auto"/>
            <w:bottom w:val="none" w:sz="0" w:space="0" w:color="auto"/>
            <w:right w:val="none" w:sz="0" w:space="0" w:color="auto"/>
          </w:divBdr>
        </w:div>
        <w:div w:id="1325010392">
          <w:marLeft w:val="0"/>
          <w:marRight w:val="0"/>
          <w:marTop w:val="0"/>
          <w:marBottom w:val="0"/>
          <w:divBdr>
            <w:top w:val="none" w:sz="0" w:space="0" w:color="auto"/>
            <w:left w:val="none" w:sz="0" w:space="0" w:color="auto"/>
            <w:bottom w:val="none" w:sz="0" w:space="0" w:color="auto"/>
            <w:right w:val="none" w:sz="0" w:space="0" w:color="auto"/>
          </w:divBdr>
        </w:div>
        <w:div w:id="1393964333">
          <w:marLeft w:val="0"/>
          <w:marRight w:val="0"/>
          <w:marTop w:val="0"/>
          <w:marBottom w:val="0"/>
          <w:divBdr>
            <w:top w:val="none" w:sz="0" w:space="0" w:color="auto"/>
            <w:left w:val="none" w:sz="0" w:space="0" w:color="auto"/>
            <w:bottom w:val="none" w:sz="0" w:space="0" w:color="auto"/>
            <w:right w:val="none" w:sz="0" w:space="0" w:color="auto"/>
          </w:divBdr>
        </w:div>
        <w:div w:id="1412656654">
          <w:marLeft w:val="0"/>
          <w:marRight w:val="0"/>
          <w:marTop w:val="0"/>
          <w:marBottom w:val="0"/>
          <w:divBdr>
            <w:top w:val="none" w:sz="0" w:space="0" w:color="auto"/>
            <w:left w:val="none" w:sz="0" w:space="0" w:color="auto"/>
            <w:bottom w:val="none" w:sz="0" w:space="0" w:color="auto"/>
            <w:right w:val="none" w:sz="0" w:space="0" w:color="auto"/>
          </w:divBdr>
        </w:div>
        <w:div w:id="1448817942">
          <w:marLeft w:val="0"/>
          <w:marRight w:val="0"/>
          <w:marTop w:val="0"/>
          <w:marBottom w:val="0"/>
          <w:divBdr>
            <w:top w:val="none" w:sz="0" w:space="0" w:color="auto"/>
            <w:left w:val="none" w:sz="0" w:space="0" w:color="auto"/>
            <w:bottom w:val="none" w:sz="0" w:space="0" w:color="auto"/>
            <w:right w:val="none" w:sz="0" w:space="0" w:color="auto"/>
          </w:divBdr>
        </w:div>
        <w:div w:id="1522549477">
          <w:marLeft w:val="0"/>
          <w:marRight w:val="0"/>
          <w:marTop w:val="0"/>
          <w:marBottom w:val="0"/>
          <w:divBdr>
            <w:top w:val="none" w:sz="0" w:space="0" w:color="auto"/>
            <w:left w:val="none" w:sz="0" w:space="0" w:color="auto"/>
            <w:bottom w:val="none" w:sz="0" w:space="0" w:color="auto"/>
            <w:right w:val="none" w:sz="0" w:space="0" w:color="auto"/>
          </w:divBdr>
        </w:div>
        <w:div w:id="1545364018">
          <w:marLeft w:val="0"/>
          <w:marRight w:val="0"/>
          <w:marTop w:val="0"/>
          <w:marBottom w:val="0"/>
          <w:divBdr>
            <w:top w:val="none" w:sz="0" w:space="0" w:color="auto"/>
            <w:left w:val="none" w:sz="0" w:space="0" w:color="auto"/>
            <w:bottom w:val="none" w:sz="0" w:space="0" w:color="auto"/>
            <w:right w:val="none" w:sz="0" w:space="0" w:color="auto"/>
          </w:divBdr>
        </w:div>
        <w:div w:id="1674457325">
          <w:marLeft w:val="0"/>
          <w:marRight w:val="0"/>
          <w:marTop w:val="0"/>
          <w:marBottom w:val="0"/>
          <w:divBdr>
            <w:top w:val="none" w:sz="0" w:space="0" w:color="auto"/>
            <w:left w:val="none" w:sz="0" w:space="0" w:color="auto"/>
            <w:bottom w:val="none" w:sz="0" w:space="0" w:color="auto"/>
            <w:right w:val="none" w:sz="0" w:space="0" w:color="auto"/>
          </w:divBdr>
        </w:div>
        <w:div w:id="1957368418">
          <w:marLeft w:val="0"/>
          <w:marRight w:val="0"/>
          <w:marTop w:val="0"/>
          <w:marBottom w:val="0"/>
          <w:divBdr>
            <w:top w:val="none" w:sz="0" w:space="0" w:color="auto"/>
            <w:left w:val="none" w:sz="0" w:space="0" w:color="auto"/>
            <w:bottom w:val="none" w:sz="0" w:space="0" w:color="auto"/>
            <w:right w:val="none" w:sz="0" w:space="0" w:color="auto"/>
          </w:divBdr>
        </w:div>
        <w:div w:id="2017418355">
          <w:marLeft w:val="0"/>
          <w:marRight w:val="0"/>
          <w:marTop w:val="0"/>
          <w:marBottom w:val="0"/>
          <w:divBdr>
            <w:top w:val="none" w:sz="0" w:space="0" w:color="auto"/>
            <w:left w:val="none" w:sz="0" w:space="0" w:color="auto"/>
            <w:bottom w:val="none" w:sz="0" w:space="0" w:color="auto"/>
            <w:right w:val="none" w:sz="0" w:space="0" w:color="auto"/>
          </w:divBdr>
        </w:div>
        <w:div w:id="2037584040">
          <w:marLeft w:val="0"/>
          <w:marRight w:val="0"/>
          <w:marTop w:val="0"/>
          <w:marBottom w:val="0"/>
          <w:divBdr>
            <w:top w:val="none" w:sz="0" w:space="0" w:color="auto"/>
            <w:left w:val="none" w:sz="0" w:space="0" w:color="auto"/>
            <w:bottom w:val="none" w:sz="0" w:space="0" w:color="auto"/>
            <w:right w:val="none" w:sz="0" w:space="0" w:color="auto"/>
          </w:divBdr>
        </w:div>
        <w:div w:id="2062705563">
          <w:marLeft w:val="0"/>
          <w:marRight w:val="0"/>
          <w:marTop w:val="0"/>
          <w:marBottom w:val="0"/>
          <w:divBdr>
            <w:top w:val="none" w:sz="0" w:space="0" w:color="auto"/>
            <w:left w:val="none" w:sz="0" w:space="0" w:color="auto"/>
            <w:bottom w:val="none" w:sz="0" w:space="0" w:color="auto"/>
            <w:right w:val="none" w:sz="0" w:space="0" w:color="auto"/>
          </w:divBdr>
        </w:div>
        <w:div w:id="2070689239">
          <w:marLeft w:val="0"/>
          <w:marRight w:val="0"/>
          <w:marTop w:val="0"/>
          <w:marBottom w:val="0"/>
          <w:divBdr>
            <w:top w:val="none" w:sz="0" w:space="0" w:color="auto"/>
            <w:left w:val="none" w:sz="0" w:space="0" w:color="auto"/>
            <w:bottom w:val="none" w:sz="0" w:space="0" w:color="auto"/>
            <w:right w:val="none" w:sz="0" w:space="0" w:color="auto"/>
          </w:divBdr>
        </w:div>
        <w:div w:id="2093039169">
          <w:marLeft w:val="0"/>
          <w:marRight w:val="0"/>
          <w:marTop w:val="0"/>
          <w:marBottom w:val="0"/>
          <w:divBdr>
            <w:top w:val="none" w:sz="0" w:space="0" w:color="auto"/>
            <w:left w:val="none" w:sz="0" w:space="0" w:color="auto"/>
            <w:bottom w:val="none" w:sz="0" w:space="0" w:color="auto"/>
            <w:right w:val="none" w:sz="0" w:space="0" w:color="auto"/>
          </w:divBdr>
        </w:div>
        <w:div w:id="2136439732">
          <w:marLeft w:val="0"/>
          <w:marRight w:val="0"/>
          <w:marTop w:val="0"/>
          <w:marBottom w:val="0"/>
          <w:divBdr>
            <w:top w:val="none" w:sz="0" w:space="0" w:color="auto"/>
            <w:left w:val="none" w:sz="0" w:space="0" w:color="auto"/>
            <w:bottom w:val="none" w:sz="0" w:space="0" w:color="auto"/>
            <w:right w:val="none" w:sz="0" w:space="0" w:color="auto"/>
          </w:divBdr>
        </w:div>
      </w:divsChild>
    </w:div>
    <w:div w:id="1131244956">
      <w:bodyDiv w:val="1"/>
      <w:marLeft w:val="0"/>
      <w:marRight w:val="0"/>
      <w:marTop w:val="0"/>
      <w:marBottom w:val="0"/>
      <w:divBdr>
        <w:top w:val="none" w:sz="0" w:space="0" w:color="auto"/>
        <w:left w:val="none" w:sz="0" w:space="0" w:color="auto"/>
        <w:bottom w:val="none" w:sz="0" w:space="0" w:color="auto"/>
        <w:right w:val="none" w:sz="0" w:space="0" w:color="auto"/>
      </w:divBdr>
    </w:div>
    <w:div w:id="1131824446">
      <w:bodyDiv w:val="1"/>
      <w:marLeft w:val="0"/>
      <w:marRight w:val="0"/>
      <w:marTop w:val="0"/>
      <w:marBottom w:val="0"/>
      <w:divBdr>
        <w:top w:val="none" w:sz="0" w:space="0" w:color="auto"/>
        <w:left w:val="none" w:sz="0" w:space="0" w:color="auto"/>
        <w:bottom w:val="none" w:sz="0" w:space="0" w:color="auto"/>
        <w:right w:val="none" w:sz="0" w:space="0" w:color="auto"/>
      </w:divBdr>
    </w:div>
    <w:div w:id="1132402225">
      <w:bodyDiv w:val="1"/>
      <w:marLeft w:val="0"/>
      <w:marRight w:val="0"/>
      <w:marTop w:val="0"/>
      <w:marBottom w:val="0"/>
      <w:divBdr>
        <w:top w:val="none" w:sz="0" w:space="0" w:color="auto"/>
        <w:left w:val="none" w:sz="0" w:space="0" w:color="auto"/>
        <w:bottom w:val="none" w:sz="0" w:space="0" w:color="auto"/>
        <w:right w:val="none" w:sz="0" w:space="0" w:color="auto"/>
      </w:divBdr>
    </w:div>
    <w:div w:id="1132479562">
      <w:bodyDiv w:val="1"/>
      <w:marLeft w:val="0"/>
      <w:marRight w:val="0"/>
      <w:marTop w:val="0"/>
      <w:marBottom w:val="0"/>
      <w:divBdr>
        <w:top w:val="none" w:sz="0" w:space="0" w:color="auto"/>
        <w:left w:val="none" w:sz="0" w:space="0" w:color="auto"/>
        <w:bottom w:val="none" w:sz="0" w:space="0" w:color="auto"/>
        <w:right w:val="none" w:sz="0" w:space="0" w:color="auto"/>
      </w:divBdr>
      <w:divsChild>
        <w:div w:id="415059491">
          <w:marLeft w:val="547"/>
          <w:marRight w:val="0"/>
          <w:marTop w:val="134"/>
          <w:marBottom w:val="0"/>
          <w:divBdr>
            <w:top w:val="none" w:sz="0" w:space="0" w:color="auto"/>
            <w:left w:val="none" w:sz="0" w:space="0" w:color="auto"/>
            <w:bottom w:val="none" w:sz="0" w:space="0" w:color="auto"/>
            <w:right w:val="none" w:sz="0" w:space="0" w:color="auto"/>
          </w:divBdr>
        </w:div>
        <w:div w:id="596409698">
          <w:marLeft w:val="547"/>
          <w:marRight w:val="0"/>
          <w:marTop w:val="134"/>
          <w:marBottom w:val="0"/>
          <w:divBdr>
            <w:top w:val="none" w:sz="0" w:space="0" w:color="auto"/>
            <w:left w:val="none" w:sz="0" w:space="0" w:color="auto"/>
            <w:bottom w:val="none" w:sz="0" w:space="0" w:color="auto"/>
            <w:right w:val="none" w:sz="0" w:space="0" w:color="auto"/>
          </w:divBdr>
        </w:div>
        <w:div w:id="750397572">
          <w:marLeft w:val="547"/>
          <w:marRight w:val="0"/>
          <w:marTop w:val="134"/>
          <w:marBottom w:val="0"/>
          <w:divBdr>
            <w:top w:val="none" w:sz="0" w:space="0" w:color="auto"/>
            <w:left w:val="none" w:sz="0" w:space="0" w:color="auto"/>
            <w:bottom w:val="none" w:sz="0" w:space="0" w:color="auto"/>
            <w:right w:val="none" w:sz="0" w:space="0" w:color="auto"/>
          </w:divBdr>
        </w:div>
        <w:div w:id="1273365319">
          <w:marLeft w:val="547"/>
          <w:marRight w:val="0"/>
          <w:marTop w:val="134"/>
          <w:marBottom w:val="0"/>
          <w:divBdr>
            <w:top w:val="none" w:sz="0" w:space="0" w:color="auto"/>
            <w:left w:val="none" w:sz="0" w:space="0" w:color="auto"/>
            <w:bottom w:val="none" w:sz="0" w:space="0" w:color="auto"/>
            <w:right w:val="none" w:sz="0" w:space="0" w:color="auto"/>
          </w:divBdr>
        </w:div>
      </w:divsChild>
    </w:div>
    <w:div w:id="1133401053">
      <w:bodyDiv w:val="1"/>
      <w:marLeft w:val="0"/>
      <w:marRight w:val="0"/>
      <w:marTop w:val="0"/>
      <w:marBottom w:val="0"/>
      <w:divBdr>
        <w:top w:val="none" w:sz="0" w:space="0" w:color="auto"/>
        <w:left w:val="none" w:sz="0" w:space="0" w:color="auto"/>
        <w:bottom w:val="none" w:sz="0" w:space="0" w:color="auto"/>
        <w:right w:val="none" w:sz="0" w:space="0" w:color="auto"/>
      </w:divBdr>
      <w:divsChild>
        <w:div w:id="185140805">
          <w:marLeft w:val="1800"/>
          <w:marRight w:val="0"/>
          <w:marTop w:val="106"/>
          <w:marBottom w:val="0"/>
          <w:divBdr>
            <w:top w:val="none" w:sz="0" w:space="0" w:color="auto"/>
            <w:left w:val="none" w:sz="0" w:space="0" w:color="auto"/>
            <w:bottom w:val="none" w:sz="0" w:space="0" w:color="auto"/>
            <w:right w:val="none" w:sz="0" w:space="0" w:color="auto"/>
          </w:divBdr>
        </w:div>
        <w:div w:id="387924093">
          <w:marLeft w:val="1166"/>
          <w:marRight w:val="0"/>
          <w:marTop w:val="125"/>
          <w:marBottom w:val="0"/>
          <w:divBdr>
            <w:top w:val="none" w:sz="0" w:space="0" w:color="auto"/>
            <w:left w:val="none" w:sz="0" w:space="0" w:color="auto"/>
            <w:bottom w:val="none" w:sz="0" w:space="0" w:color="auto"/>
            <w:right w:val="none" w:sz="0" w:space="0" w:color="auto"/>
          </w:divBdr>
        </w:div>
        <w:div w:id="524907274">
          <w:marLeft w:val="547"/>
          <w:marRight w:val="0"/>
          <w:marTop w:val="115"/>
          <w:marBottom w:val="0"/>
          <w:divBdr>
            <w:top w:val="none" w:sz="0" w:space="0" w:color="auto"/>
            <w:left w:val="none" w:sz="0" w:space="0" w:color="auto"/>
            <w:bottom w:val="none" w:sz="0" w:space="0" w:color="auto"/>
            <w:right w:val="none" w:sz="0" w:space="0" w:color="auto"/>
          </w:divBdr>
        </w:div>
        <w:div w:id="847871997">
          <w:marLeft w:val="547"/>
          <w:marRight w:val="0"/>
          <w:marTop w:val="115"/>
          <w:marBottom w:val="0"/>
          <w:divBdr>
            <w:top w:val="none" w:sz="0" w:space="0" w:color="auto"/>
            <w:left w:val="none" w:sz="0" w:space="0" w:color="auto"/>
            <w:bottom w:val="none" w:sz="0" w:space="0" w:color="auto"/>
            <w:right w:val="none" w:sz="0" w:space="0" w:color="auto"/>
          </w:divBdr>
        </w:div>
        <w:div w:id="912005202">
          <w:marLeft w:val="1800"/>
          <w:marRight w:val="0"/>
          <w:marTop w:val="106"/>
          <w:marBottom w:val="0"/>
          <w:divBdr>
            <w:top w:val="none" w:sz="0" w:space="0" w:color="auto"/>
            <w:left w:val="none" w:sz="0" w:space="0" w:color="auto"/>
            <w:bottom w:val="none" w:sz="0" w:space="0" w:color="auto"/>
            <w:right w:val="none" w:sz="0" w:space="0" w:color="auto"/>
          </w:divBdr>
        </w:div>
        <w:div w:id="973490311">
          <w:marLeft w:val="1800"/>
          <w:marRight w:val="0"/>
          <w:marTop w:val="106"/>
          <w:marBottom w:val="0"/>
          <w:divBdr>
            <w:top w:val="none" w:sz="0" w:space="0" w:color="auto"/>
            <w:left w:val="none" w:sz="0" w:space="0" w:color="auto"/>
            <w:bottom w:val="none" w:sz="0" w:space="0" w:color="auto"/>
            <w:right w:val="none" w:sz="0" w:space="0" w:color="auto"/>
          </w:divBdr>
        </w:div>
        <w:div w:id="1890258532">
          <w:marLeft w:val="1800"/>
          <w:marRight w:val="0"/>
          <w:marTop w:val="106"/>
          <w:marBottom w:val="0"/>
          <w:divBdr>
            <w:top w:val="none" w:sz="0" w:space="0" w:color="auto"/>
            <w:left w:val="none" w:sz="0" w:space="0" w:color="auto"/>
            <w:bottom w:val="none" w:sz="0" w:space="0" w:color="auto"/>
            <w:right w:val="none" w:sz="0" w:space="0" w:color="auto"/>
          </w:divBdr>
        </w:div>
        <w:div w:id="1905213430">
          <w:marLeft w:val="547"/>
          <w:marRight w:val="0"/>
          <w:marTop w:val="163"/>
          <w:marBottom w:val="0"/>
          <w:divBdr>
            <w:top w:val="none" w:sz="0" w:space="0" w:color="auto"/>
            <w:left w:val="none" w:sz="0" w:space="0" w:color="auto"/>
            <w:bottom w:val="none" w:sz="0" w:space="0" w:color="auto"/>
            <w:right w:val="none" w:sz="0" w:space="0" w:color="auto"/>
          </w:divBdr>
        </w:div>
        <w:div w:id="1984506620">
          <w:marLeft w:val="1166"/>
          <w:marRight w:val="0"/>
          <w:marTop w:val="125"/>
          <w:marBottom w:val="0"/>
          <w:divBdr>
            <w:top w:val="none" w:sz="0" w:space="0" w:color="auto"/>
            <w:left w:val="none" w:sz="0" w:space="0" w:color="auto"/>
            <w:bottom w:val="none" w:sz="0" w:space="0" w:color="auto"/>
            <w:right w:val="none" w:sz="0" w:space="0" w:color="auto"/>
          </w:divBdr>
        </w:div>
      </w:divsChild>
    </w:div>
    <w:div w:id="1135222288">
      <w:bodyDiv w:val="1"/>
      <w:marLeft w:val="0"/>
      <w:marRight w:val="0"/>
      <w:marTop w:val="0"/>
      <w:marBottom w:val="0"/>
      <w:divBdr>
        <w:top w:val="none" w:sz="0" w:space="0" w:color="auto"/>
        <w:left w:val="none" w:sz="0" w:space="0" w:color="auto"/>
        <w:bottom w:val="none" w:sz="0" w:space="0" w:color="auto"/>
        <w:right w:val="none" w:sz="0" w:space="0" w:color="auto"/>
      </w:divBdr>
    </w:div>
    <w:div w:id="1135492644">
      <w:bodyDiv w:val="1"/>
      <w:marLeft w:val="0"/>
      <w:marRight w:val="0"/>
      <w:marTop w:val="0"/>
      <w:marBottom w:val="0"/>
      <w:divBdr>
        <w:top w:val="none" w:sz="0" w:space="0" w:color="auto"/>
        <w:left w:val="none" w:sz="0" w:space="0" w:color="auto"/>
        <w:bottom w:val="none" w:sz="0" w:space="0" w:color="auto"/>
        <w:right w:val="none" w:sz="0" w:space="0" w:color="auto"/>
      </w:divBdr>
      <w:divsChild>
        <w:div w:id="654145448">
          <w:marLeft w:val="1800"/>
          <w:marRight w:val="0"/>
          <w:marTop w:val="115"/>
          <w:marBottom w:val="0"/>
          <w:divBdr>
            <w:top w:val="none" w:sz="0" w:space="0" w:color="auto"/>
            <w:left w:val="none" w:sz="0" w:space="0" w:color="auto"/>
            <w:bottom w:val="none" w:sz="0" w:space="0" w:color="auto"/>
            <w:right w:val="none" w:sz="0" w:space="0" w:color="auto"/>
          </w:divBdr>
        </w:div>
        <w:div w:id="1648167647">
          <w:marLeft w:val="547"/>
          <w:marRight w:val="0"/>
          <w:marTop w:val="154"/>
          <w:marBottom w:val="0"/>
          <w:divBdr>
            <w:top w:val="none" w:sz="0" w:space="0" w:color="auto"/>
            <w:left w:val="none" w:sz="0" w:space="0" w:color="auto"/>
            <w:bottom w:val="none" w:sz="0" w:space="0" w:color="auto"/>
            <w:right w:val="none" w:sz="0" w:space="0" w:color="auto"/>
          </w:divBdr>
        </w:div>
        <w:div w:id="1851488099">
          <w:marLeft w:val="1800"/>
          <w:marRight w:val="0"/>
          <w:marTop w:val="115"/>
          <w:marBottom w:val="0"/>
          <w:divBdr>
            <w:top w:val="none" w:sz="0" w:space="0" w:color="auto"/>
            <w:left w:val="none" w:sz="0" w:space="0" w:color="auto"/>
            <w:bottom w:val="none" w:sz="0" w:space="0" w:color="auto"/>
            <w:right w:val="none" w:sz="0" w:space="0" w:color="auto"/>
          </w:divBdr>
        </w:div>
        <w:div w:id="2049913711">
          <w:marLeft w:val="1800"/>
          <w:marRight w:val="0"/>
          <w:marTop w:val="115"/>
          <w:marBottom w:val="0"/>
          <w:divBdr>
            <w:top w:val="none" w:sz="0" w:space="0" w:color="auto"/>
            <w:left w:val="none" w:sz="0" w:space="0" w:color="auto"/>
            <w:bottom w:val="none" w:sz="0" w:space="0" w:color="auto"/>
            <w:right w:val="none" w:sz="0" w:space="0" w:color="auto"/>
          </w:divBdr>
        </w:div>
        <w:div w:id="2073189439">
          <w:marLeft w:val="1166"/>
          <w:marRight w:val="0"/>
          <w:marTop w:val="134"/>
          <w:marBottom w:val="0"/>
          <w:divBdr>
            <w:top w:val="none" w:sz="0" w:space="0" w:color="auto"/>
            <w:left w:val="none" w:sz="0" w:space="0" w:color="auto"/>
            <w:bottom w:val="none" w:sz="0" w:space="0" w:color="auto"/>
            <w:right w:val="none" w:sz="0" w:space="0" w:color="auto"/>
          </w:divBdr>
        </w:div>
      </w:divsChild>
    </w:div>
    <w:div w:id="1135753135">
      <w:bodyDiv w:val="1"/>
      <w:marLeft w:val="0"/>
      <w:marRight w:val="0"/>
      <w:marTop w:val="0"/>
      <w:marBottom w:val="0"/>
      <w:divBdr>
        <w:top w:val="none" w:sz="0" w:space="0" w:color="auto"/>
        <w:left w:val="none" w:sz="0" w:space="0" w:color="auto"/>
        <w:bottom w:val="none" w:sz="0" w:space="0" w:color="auto"/>
        <w:right w:val="none" w:sz="0" w:space="0" w:color="auto"/>
      </w:divBdr>
      <w:divsChild>
        <w:div w:id="442655539">
          <w:marLeft w:val="0"/>
          <w:marRight w:val="0"/>
          <w:marTop w:val="0"/>
          <w:marBottom w:val="0"/>
          <w:divBdr>
            <w:top w:val="none" w:sz="0" w:space="0" w:color="auto"/>
            <w:left w:val="none" w:sz="0" w:space="0" w:color="auto"/>
            <w:bottom w:val="none" w:sz="0" w:space="0" w:color="auto"/>
            <w:right w:val="none" w:sz="0" w:space="0" w:color="auto"/>
          </w:divBdr>
          <w:divsChild>
            <w:div w:id="376439948">
              <w:marLeft w:val="0"/>
              <w:marRight w:val="0"/>
              <w:marTop w:val="0"/>
              <w:marBottom w:val="0"/>
              <w:divBdr>
                <w:top w:val="none" w:sz="0" w:space="0" w:color="auto"/>
                <w:left w:val="none" w:sz="0" w:space="0" w:color="auto"/>
                <w:bottom w:val="none" w:sz="0" w:space="0" w:color="auto"/>
                <w:right w:val="none" w:sz="0" w:space="0" w:color="auto"/>
              </w:divBdr>
            </w:div>
            <w:div w:id="760489719">
              <w:marLeft w:val="0"/>
              <w:marRight w:val="0"/>
              <w:marTop w:val="0"/>
              <w:marBottom w:val="0"/>
              <w:divBdr>
                <w:top w:val="none" w:sz="0" w:space="0" w:color="auto"/>
                <w:left w:val="none" w:sz="0" w:space="0" w:color="auto"/>
                <w:bottom w:val="none" w:sz="0" w:space="0" w:color="auto"/>
                <w:right w:val="none" w:sz="0" w:space="0" w:color="auto"/>
              </w:divBdr>
            </w:div>
            <w:div w:id="789668547">
              <w:marLeft w:val="0"/>
              <w:marRight w:val="0"/>
              <w:marTop w:val="0"/>
              <w:marBottom w:val="0"/>
              <w:divBdr>
                <w:top w:val="none" w:sz="0" w:space="0" w:color="auto"/>
                <w:left w:val="none" w:sz="0" w:space="0" w:color="auto"/>
                <w:bottom w:val="none" w:sz="0" w:space="0" w:color="auto"/>
                <w:right w:val="none" w:sz="0" w:space="0" w:color="auto"/>
              </w:divBdr>
            </w:div>
            <w:div w:id="1183936930">
              <w:marLeft w:val="0"/>
              <w:marRight w:val="0"/>
              <w:marTop w:val="0"/>
              <w:marBottom w:val="0"/>
              <w:divBdr>
                <w:top w:val="none" w:sz="0" w:space="0" w:color="auto"/>
                <w:left w:val="none" w:sz="0" w:space="0" w:color="auto"/>
                <w:bottom w:val="none" w:sz="0" w:space="0" w:color="auto"/>
                <w:right w:val="none" w:sz="0" w:space="0" w:color="auto"/>
              </w:divBdr>
            </w:div>
            <w:div w:id="1609311547">
              <w:marLeft w:val="0"/>
              <w:marRight w:val="0"/>
              <w:marTop w:val="0"/>
              <w:marBottom w:val="0"/>
              <w:divBdr>
                <w:top w:val="none" w:sz="0" w:space="0" w:color="auto"/>
                <w:left w:val="none" w:sz="0" w:space="0" w:color="auto"/>
                <w:bottom w:val="none" w:sz="0" w:space="0" w:color="auto"/>
                <w:right w:val="none" w:sz="0" w:space="0" w:color="auto"/>
              </w:divBdr>
            </w:div>
            <w:div w:id="1786193016">
              <w:marLeft w:val="0"/>
              <w:marRight w:val="0"/>
              <w:marTop w:val="0"/>
              <w:marBottom w:val="0"/>
              <w:divBdr>
                <w:top w:val="none" w:sz="0" w:space="0" w:color="auto"/>
                <w:left w:val="none" w:sz="0" w:space="0" w:color="auto"/>
                <w:bottom w:val="none" w:sz="0" w:space="0" w:color="auto"/>
                <w:right w:val="none" w:sz="0" w:space="0" w:color="auto"/>
              </w:divBdr>
            </w:div>
            <w:div w:id="1998146970">
              <w:marLeft w:val="0"/>
              <w:marRight w:val="0"/>
              <w:marTop w:val="0"/>
              <w:marBottom w:val="0"/>
              <w:divBdr>
                <w:top w:val="none" w:sz="0" w:space="0" w:color="auto"/>
                <w:left w:val="none" w:sz="0" w:space="0" w:color="auto"/>
                <w:bottom w:val="none" w:sz="0" w:space="0" w:color="auto"/>
                <w:right w:val="none" w:sz="0" w:space="0" w:color="auto"/>
              </w:divBdr>
            </w:div>
            <w:div w:id="211192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263706">
      <w:bodyDiv w:val="1"/>
      <w:marLeft w:val="0"/>
      <w:marRight w:val="0"/>
      <w:marTop w:val="0"/>
      <w:marBottom w:val="0"/>
      <w:divBdr>
        <w:top w:val="none" w:sz="0" w:space="0" w:color="auto"/>
        <w:left w:val="none" w:sz="0" w:space="0" w:color="auto"/>
        <w:bottom w:val="none" w:sz="0" w:space="0" w:color="auto"/>
        <w:right w:val="none" w:sz="0" w:space="0" w:color="auto"/>
      </w:divBdr>
    </w:div>
    <w:div w:id="1136609835">
      <w:bodyDiv w:val="1"/>
      <w:marLeft w:val="0"/>
      <w:marRight w:val="0"/>
      <w:marTop w:val="0"/>
      <w:marBottom w:val="0"/>
      <w:divBdr>
        <w:top w:val="none" w:sz="0" w:space="0" w:color="auto"/>
        <w:left w:val="none" w:sz="0" w:space="0" w:color="auto"/>
        <w:bottom w:val="none" w:sz="0" w:space="0" w:color="auto"/>
        <w:right w:val="none" w:sz="0" w:space="0" w:color="auto"/>
      </w:divBdr>
    </w:div>
    <w:div w:id="1136683783">
      <w:bodyDiv w:val="1"/>
      <w:marLeft w:val="0"/>
      <w:marRight w:val="0"/>
      <w:marTop w:val="0"/>
      <w:marBottom w:val="0"/>
      <w:divBdr>
        <w:top w:val="none" w:sz="0" w:space="0" w:color="auto"/>
        <w:left w:val="none" w:sz="0" w:space="0" w:color="auto"/>
        <w:bottom w:val="none" w:sz="0" w:space="0" w:color="auto"/>
        <w:right w:val="none" w:sz="0" w:space="0" w:color="auto"/>
      </w:divBdr>
    </w:div>
    <w:div w:id="1137264418">
      <w:bodyDiv w:val="1"/>
      <w:marLeft w:val="0"/>
      <w:marRight w:val="0"/>
      <w:marTop w:val="0"/>
      <w:marBottom w:val="0"/>
      <w:divBdr>
        <w:top w:val="none" w:sz="0" w:space="0" w:color="auto"/>
        <w:left w:val="none" w:sz="0" w:space="0" w:color="auto"/>
        <w:bottom w:val="none" w:sz="0" w:space="0" w:color="auto"/>
        <w:right w:val="none" w:sz="0" w:space="0" w:color="auto"/>
      </w:divBdr>
    </w:div>
    <w:div w:id="1138457382">
      <w:bodyDiv w:val="1"/>
      <w:marLeft w:val="0"/>
      <w:marRight w:val="0"/>
      <w:marTop w:val="0"/>
      <w:marBottom w:val="0"/>
      <w:divBdr>
        <w:top w:val="none" w:sz="0" w:space="0" w:color="auto"/>
        <w:left w:val="none" w:sz="0" w:space="0" w:color="auto"/>
        <w:bottom w:val="none" w:sz="0" w:space="0" w:color="auto"/>
        <w:right w:val="none" w:sz="0" w:space="0" w:color="auto"/>
      </w:divBdr>
    </w:div>
    <w:div w:id="1138567662">
      <w:bodyDiv w:val="1"/>
      <w:marLeft w:val="0"/>
      <w:marRight w:val="0"/>
      <w:marTop w:val="0"/>
      <w:marBottom w:val="0"/>
      <w:divBdr>
        <w:top w:val="none" w:sz="0" w:space="0" w:color="auto"/>
        <w:left w:val="none" w:sz="0" w:space="0" w:color="auto"/>
        <w:bottom w:val="none" w:sz="0" w:space="0" w:color="auto"/>
        <w:right w:val="none" w:sz="0" w:space="0" w:color="auto"/>
      </w:divBdr>
      <w:divsChild>
        <w:div w:id="760486665">
          <w:marLeft w:val="634"/>
          <w:marRight w:val="0"/>
          <w:marTop w:val="160"/>
          <w:marBottom w:val="0"/>
          <w:divBdr>
            <w:top w:val="none" w:sz="0" w:space="0" w:color="auto"/>
            <w:left w:val="none" w:sz="0" w:space="0" w:color="auto"/>
            <w:bottom w:val="none" w:sz="0" w:space="0" w:color="auto"/>
            <w:right w:val="none" w:sz="0" w:space="0" w:color="auto"/>
          </w:divBdr>
        </w:div>
        <w:div w:id="1827697470">
          <w:marLeft w:val="634"/>
          <w:marRight w:val="0"/>
          <w:marTop w:val="115"/>
          <w:marBottom w:val="0"/>
          <w:divBdr>
            <w:top w:val="none" w:sz="0" w:space="0" w:color="auto"/>
            <w:left w:val="none" w:sz="0" w:space="0" w:color="auto"/>
            <w:bottom w:val="none" w:sz="0" w:space="0" w:color="auto"/>
            <w:right w:val="none" w:sz="0" w:space="0" w:color="auto"/>
          </w:divBdr>
        </w:div>
        <w:div w:id="1878153112">
          <w:marLeft w:val="634"/>
          <w:marRight w:val="0"/>
          <w:marTop w:val="160"/>
          <w:marBottom w:val="0"/>
          <w:divBdr>
            <w:top w:val="none" w:sz="0" w:space="0" w:color="auto"/>
            <w:left w:val="none" w:sz="0" w:space="0" w:color="auto"/>
            <w:bottom w:val="none" w:sz="0" w:space="0" w:color="auto"/>
            <w:right w:val="none" w:sz="0" w:space="0" w:color="auto"/>
          </w:divBdr>
        </w:div>
        <w:div w:id="1923293179">
          <w:marLeft w:val="0"/>
          <w:marRight w:val="0"/>
          <w:marTop w:val="115"/>
          <w:marBottom w:val="0"/>
          <w:divBdr>
            <w:top w:val="none" w:sz="0" w:space="0" w:color="auto"/>
            <w:left w:val="none" w:sz="0" w:space="0" w:color="auto"/>
            <w:bottom w:val="none" w:sz="0" w:space="0" w:color="auto"/>
            <w:right w:val="none" w:sz="0" w:space="0" w:color="auto"/>
          </w:divBdr>
        </w:div>
      </w:divsChild>
    </w:div>
    <w:div w:id="1139035604">
      <w:bodyDiv w:val="1"/>
      <w:marLeft w:val="0"/>
      <w:marRight w:val="0"/>
      <w:marTop w:val="0"/>
      <w:marBottom w:val="0"/>
      <w:divBdr>
        <w:top w:val="none" w:sz="0" w:space="0" w:color="auto"/>
        <w:left w:val="none" w:sz="0" w:space="0" w:color="auto"/>
        <w:bottom w:val="none" w:sz="0" w:space="0" w:color="auto"/>
        <w:right w:val="none" w:sz="0" w:space="0" w:color="auto"/>
      </w:divBdr>
    </w:div>
    <w:div w:id="1139884769">
      <w:bodyDiv w:val="1"/>
      <w:marLeft w:val="0"/>
      <w:marRight w:val="0"/>
      <w:marTop w:val="0"/>
      <w:marBottom w:val="0"/>
      <w:divBdr>
        <w:top w:val="none" w:sz="0" w:space="0" w:color="auto"/>
        <w:left w:val="none" w:sz="0" w:space="0" w:color="auto"/>
        <w:bottom w:val="none" w:sz="0" w:space="0" w:color="auto"/>
        <w:right w:val="none" w:sz="0" w:space="0" w:color="auto"/>
      </w:divBdr>
    </w:div>
    <w:div w:id="1140656571">
      <w:bodyDiv w:val="1"/>
      <w:marLeft w:val="0"/>
      <w:marRight w:val="0"/>
      <w:marTop w:val="0"/>
      <w:marBottom w:val="0"/>
      <w:divBdr>
        <w:top w:val="none" w:sz="0" w:space="0" w:color="auto"/>
        <w:left w:val="none" w:sz="0" w:space="0" w:color="auto"/>
        <w:bottom w:val="none" w:sz="0" w:space="0" w:color="auto"/>
        <w:right w:val="none" w:sz="0" w:space="0" w:color="auto"/>
      </w:divBdr>
      <w:divsChild>
        <w:div w:id="1091050527">
          <w:marLeft w:val="1166"/>
          <w:marRight w:val="0"/>
          <w:marTop w:val="96"/>
          <w:marBottom w:val="0"/>
          <w:divBdr>
            <w:top w:val="none" w:sz="0" w:space="0" w:color="auto"/>
            <w:left w:val="none" w:sz="0" w:space="0" w:color="auto"/>
            <w:bottom w:val="none" w:sz="0" w:space="0" w:color="auto"/>
            <w:right w:val="none" w:sz="0" w:space="0" w:color="auto"/>
          </w:divBdr>
        </w:div>
        <w:div w:id="1289358302">
          <w:marLeft w:val="1166"/>
          <w:marRight w:val="0"/>
          <w:marTop w:val="96"/>
          <w:marBottom w:val="0"/>
          <w:divBdr>
            <w:top w:val="none" w:sz="0" w:space="0" w:color="auto"/>
            <w:left w:val="none" w:sz="0" w:space="0" w:color="auto"/>
            <w:bottom w:val="none" w:sz="0" w:space="0" w:color="auto"/>
            <w:right w:val="none" w:sz="0" w:space="0" w:color="auto"/>
          </w:divBdr>
        </w:div>
        <w:div w:id="1410929914">
          <w:marLeft w:val="1166"/>
          <w:marRight w:val="0"/>
          <w:marTop w:val="96"/>
          <w:marBottom w:val="0"/>
          <w:divBdr>
            <w:top w:val="none" w:sz="0" w:space="0" w:color="auto"/>
            <w:left w:val="none" w:sz="0" w:space="0" w:color="auto"/>
            <w:bottom w:val="none" w:sz="0" w:space="0" w:color="auto"/>
            <w:right w:val="none" w:sz="0" w:space="0" w:color="auto"/>
          </w:divBdr>
        </w:div>
        <w:div w:id="1502575483">
          <w:marLeft w:val="547"/>
          <w:marRight w:val="0"/>
          <w:marTop w:val="115"/>
          <w:marBottom w:val="0"/>
          <w:divBdr>
            <w:top w:val="none" w:sz="0" w:space="0" w:color="auto"/>
            <w:left w:val="none" w:sz="0" w:space="0" w:color="auto"/>
            <w:bottom w:val="none" w:sz="0" w:space="0" w:color="auto"/>
            <w:right w:val="none" w:sz="0" w:space="0" w:color="auto"/>
          </w:divBdr>
        </w:div>
        <w:div w:id="1608006063">
          <w:marLeft w:val="1166"/>
          <w:marRight w:val="0"/>
          <w:marTop w:val="96"/>
          <w:marBottom w:val="0"/>
          <w:divBdr>
            <w:top w:val="none" w:sz="0" w:space="0" w:color="auto"/>
            <w:left w:val="none" w:sz="0" w:space="0" w:color="auto"/>
            <w:bottom w:val="none" w:sz="0" w:space="0" w:color="auto"/>
            <w:right w:val="none" w:sz="0" w:space="0" w:color="auto"/>
          </w:divBdr>
        </w:div>
        <w:div w:id="2123451014">
          <w:marLeft w:val="1166"/>
          <w:marRight w:val="0"/>
          <w:marTop w:val="96"/>
          <w:marBottom w:val="0"/>
          <w:divBdr>
            <w:top w:val="none" w:sz="0" w:space="0" w:color="auto"/>
            <w:left w:val="none" w:sz="0" w:space="0" w:color="auto"/>
            <w:bottom w:val="none" w:sz="0" w:space="0" w:color="auto"/>
            <w:right w:val="none" w:sz="0" w:space="0" w:color="auto"/>
          </w:divBdr>
        </w:div>
      </w:divsChild>
    </w:div>
    <w:div w:id="1140922690">
      <w:bodyDiv w:val="1"/>
      <w:marLeft w:val="0"/>
      <w:marRight w:val="0"/>
      <w:marTop w:val="0"/>
      <w:marBottom w:val="0"/>
      <w:divBdr>
        <w:top w:val="none" w:sz="0" w:space="0" w:color="auto"/>
        <w:left w:val="none" w:sz="0" w:space="0" w:color="auto"/>
        <w:bottom w:val="none" w:sz="0" w:space="0" w:color="auto"/>
        <w:right w:val="none" w:sz="0" w:space="0" w:color="auto"/>
      </w:divBdr>
      <w:divsChild>
        <w:div w:id="2131511530">
          <w:marLeft w:val="0"/>
          <w:marRight w:val="0"/>
          <w:marTop w:val="0"/>
          <w:marBottom w:val="0"/>
          <w:divBdr>
            <w:top w:val="none" w:sz="0" w:space="0" w:color="auto"/>
            <w:left w:val="none" w:sz="0" w:space="0" w:color="auto"/>
            <w:bottom w:val="none" w:sz="0" w:space="0" w:color="auto"/>
            <w:right w:val="none" w:sz="0" w:space="0" w:color="auto"/>
          </w:divBdr>
          <w:divsChild>
            <w:div w:id="772364417">
              <w:marLeft w:val="0"/>
              <w:marRight w:val="0"/>
              <w:marTop w:val="0"/>
              <w:marBottom w:val="0"/>
              <w:divBdr>
                <w:top w:val="none" w:sz="0" w:space="0" w:color="auto"/>
                <w:left w:val="none" w:sz="0" w:space="0" w:color="auto"/>
                <w:bottom w:val="none" w:sz="0" w:space="0" w:color="auto"/>
                <w:right w:val="none" w:sz="0" w:space="0" w:color="auto"/>
              </w:divBdr>
            </w:div>
            <w:div w:id="842160572">
              <w:marLeft w:val="0"/>
              <w:marRight w:val="0"/>
              <w:marTop w:val="0"/>
              <w:marBottom w:val="0"/>
              <w:divBdr>
                <w:top w:val="none" w:sz="0" w:space="0" w:color="auto"/>
                <w:left w:val="none" w:sz="0" w:space="0" w:color="auto"/>
                <w:bottom w:val="none" w:sz="0" w:space="0" w:color="auto"/>
                <w:right w:val="none" w:sz="0" w:space="0" w:color="auto"/>
              </w:divBdr>
            </w:div>
            <w:div w:id="904032415">
              <w:marLeft w:val="0"/>
              <w:marRight w:val="0"/>
              <w:marTop w:val="0"/>
              <w:marBottom w:val="0"/>
              <w:divBdr>
                <w:top w:val="none" w:sz="0" w:space="0" w:color="auto"/>
                <w:left w:val="none" w:sz="0" w:space="0" w:color="auto"/>
                <w:bottom w:val="none" w:sz="0" w:space="0" w:color="auto"/>
                <w:right w:val="none" w:sz="0" w:space="0" w:color="auto"/>
              </w:divBdr>
            </w:div>
            <w:div w:id="183194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00818">
      <w:bodyDiv w:val="1"/>
      <w:marLeft w:val="0"/>
      <w:marRight w:val="0"/>
      <w:marTop w:val="0"/>
      <w:marBottom w:val="0"/>
      <w:divBdr>
        <w:top w:val="none" w:sz="0" w:space="0" w:color="auto"/>
        <w:left w:val="none" w:sz="0" w:space="0" w:color="auto"/>
        <w:bottom w:val="none" w:sz="0" w:space="0" w:color="auto"/>
        <w:right w:val="none" w:sz="0" w:space="0" w:color="auto"/>
      </w:divBdr>
    </w:div>
    <w:div w:id="1141003566">
      <w:bodyDiv w:val="1"/>
      <w:marLeft w:val="0"/>
      <w:marRight w:val="0"/>
      <w:marTop w:val="0"/>
      <w:marBottom w:val="0"/>
      <w:divBdr>
        <w:top w:val="none" w:sz="0" w:space="0" w:color="auto"/>
        <w:left w:val="none" w:sz="0" w:space="0" w:color="auto"/>
        <w:bottom w:val="none" w:sz="0" w:space="0" w:color="auto"/>
        <w:right w:val="none" w:sz="0" w:space="0" w:color="auto"/>
      </w:divBdr>
    </w:div>
    <w:div w:id="1141465395">
      <w:bodyDiv w:val="1"/>
      <w:marLeft w:val="0"/>
      <w:marRight w:val="0"/>
      <w:marTop w:val="0"/>
      <w:marBottom w:val="0"/>
      <w:divBdr>
        <w:top w:val="none" w:sz="0" w:space="0" w:color="auto"/>
        <w:left w:val="none" w:sz="0" w:space="0" w:color="auto"/>
        <w:bottom w:val="none" w:sz="0" w:space="0" w:color="auto"/>
        <w:right w:val="none" w:sz="0" w:space="0" w:color="auto"/>
      </w:divBdr>
    </w:div>
    <w:div w:id="1141531892">
      <w:bodyDiv w:val="1"/>
      <w:marLeft w:val="0"/>
      <w:marRight w:val="0"/>
      <w:marTop w:val="0"/>
      <w:marBottom w:val="0"/>
      <w:divBdr>
        <w:top w:val="none" w:sz="0" w:space="0" w:color="auto"/>
        <w:left w:val="none" w:sz="0" w:space="0" w:color="auto"/>
        <w:bottom w:val="none" w:sz="0" w:space="0" w:color="auto"/>
        <w:right w:val="none" w:sz="0" w:space="0" w:color="auto"/>
      </w:divBdr>
      <w:divsChild>
        <w:div w:id="1132215372">
          <w:marLeft w:val="0"/>
          <w:marRight w:val="0"/>
          <w:marTop w:val="0"/>
          <w:marBottom w:val="0"/>
          <w:divBdr>
            <w:top w:val="none" w:sz="0" w:space="0" w:color="auto"/>
            <w:left w:val="none" w:sz="0" w:space="0" w:color="auto"/>
            <w:bottom w:val="none" w:sz="0" w:space="0" w:color="auto"/>
            <w:right w:val="none" w:sz="0" w:space="0" w:color="auto"/>
          </w:divBdr>
          <w:divsChild>
            <w:div w:id="305741425">
              <w:marLeft w:val="0"/>
              <w:marRight w:val="0"/>
              <w:marTop w:val="0"/>
              <w:marBottom w:val="0"/>
              <w:divBdr>
                <w:top w:val="none" w:sz="0" w:space="0" w:color="auto"/>
                <w:left w:val="none" w:sz="0" w:space="0" w:color="auto"/>
                <w:bottom w:val="none" w:sz="0" w:space="0" w:color="auto"/>
                <w:right w:val="none" w:sz="0" w:space="0" w:color="auto"/>
              </w:divBdr>
            </w:div>
            <w:div w:id="759638414">
              <w:marLeft w:val="0"/>
              <w:marRight w:val="0"/>
              <w:marTop w:val="0"/>
              <w:marBottom w:val="0"/>
              <w:divBdr>
                <w:top w:val="none" w:sz="0" w:space="0" w:color="auto"/>
                <w:left w:val="none" w:sz="0" w:space="0" w:color="auto"/>
                <w:bottom w:val="none" w:sz="0" w:space="0" w:color="auto"/>
                <w:right w:val="none" w:sz="0" w:space="0" w:color="auto"/>
              </w:divBdr>
            </w:div>
            <w:div w:id="837158682">
              <w:marLeft w:val="0"/>
              <w:marRight w:val="0"/>
              <w:marTop w:val="0"/>
              <w:marBottom w:val="0"/>
              <w:divBdr>
                <w:top w:val="none" w:sz="0" w:space="0" w:color="auto"/>
                <w:left w:val="none" w:sz="0" w:space="0" w:color="auto"/>
                <w:bottom w:val="none" w:sz="0" w:space="0" w:color="auto"/>
                <w:right w:val="none" w:sz="0" w:space="0" w:color="auto"/>
              </w:divBdr>
            </w:div>
            <w:div w:id="1159810510">
              <w:marLeft w:val="0"/>
              <w:marRight w:val="0"/>
              <w:marTop w:val="0"/>
              <w:marBottom w:val="0"/>
              <w:divBdr>
                <w:top w:val="none" w:sz="0" w:space="0" w:color="auto"/>
                <w:left w:val="none" w:sz="0" w:space="0" w:color="auto"/>
                <w:bottom w:val="none" w:sz="0" w:space="0" w:color="auto"/>
                <w:right w:val="none" w:sz="0" w:space="0" w:color="auto"/>
              </w:divBdr>
            </w:div>
            <w:div w:id="1776632571">
              <w:marLeft w:val="0"/>
              <w:marRight w:val="0"/>
              <w:marTop w:val="0"/>
              <w:marBottom w:val="0"/>
              <w:divBdr>
                <w:top w:val="none" w:sz="0" w:space="0" w:color="auto"/>
                <w:left w:val="none" w:sz="0" w:space="0" w:color="auto"/>
                <w:bottom w:val="none" w:sz="0" w:space="0" w:color="auto"/>
                <w:right w:val="none" w:sz="0" w:space="0" w:color="auto"/>
              </w:divBdr>
            </w:div>
            <w:div w:id="195193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537433">
      <w:bodyDiv w:val="1"/>
      <w:marLeft w:val="0"/>
      <w:marRight w:val="0"/>
      <w:marTop w:val="0"/>
      <w:marBottom w:val="0"/>
      <w:divBdr>
        <w:top w:val="none" w:sz="0" w:space="0" w:color="auto"/>
        <w:left w:val="none" w:sz="0" w:space="0" w:color="auto"/>
        <w:bottom w:val="none" w:sz="0" w:space="0" w:color="auto"/>
        <w:right w:val="none" w:sz="0" w:space="0" w:color="auto"/>
      </w:divBdr>
      <w:divsChild>
        <w:div w:id="42679626">
          <w:marLeft w:val="360"/>
          <w:marRight w:val="0"/>
          <w:marTop w:val="200"/>
          <w:marBottom w:val="0"/>
          <w:divBdr>
            <w:top w:val="none" w:sz="0" w:space="0" w:color="auto"/>
            <w:left w:val="none" w:sz="0" w:space="0" w:color="auto"/>
            <w:bottom w:val="none" w:sz="0" w:space="0" w:color="auto"/>
            <w:right w:val="none" w:sz="0" w:space="0" w:color="auto"/>
          </w:divBdr>
        </w:div>
        <w:div w:id="90973829">
          <w:marLeft w:val="360"/>
          <w:marRight w:val="0"/>
          <w:marTop w:val="200"/>
          <w:marBottom w:val="0"/>
          <w:divBdr>
            <w:top w:val="none" w:sz="0" w:space="0" w:color="auto"/>
            <w:left w:val="none" w:sz="0" w:space="0" w:color="auto"/>
            <w:bottom w:val="none" w:sz="0" w:space="0" w:color="auto"/>
            <w:right w:val="none" w:sz="0" w:space="0" w:color="auto"/>
          </w:divBdr>
        </w:div>
        <w:div w:id="232662495">
          <w:marLeft w:val="1080"/>
          <w:marRight w:val="0"/>
          <w:marTop w:val="100"/>
          <w:marBottom w:val="0"/>
          <w:divBdr>
            <w:top w:val="none" w:sz="0" w:space="0" w:color="auto"/>
            <w:left w:val="none" w:sz="0" w:space="0" w:color="auto"/>
            <w:bottom w:val="none" w:sz="0" w:space="0" w:color="auto"/>
            <w:right w:val="none" w:sz="0" w:space="0" w:color="auto"/>
          </w:divBdr>
        </w:div>
        <w:div w:id="1320426466">
          <w:marLeft w:val="360"/>
          <w:marRight w:val="0"/>
          <w:marTop w:val="200"/>
          <w:marBottom w:val="0"/>
          <w:divBdr>
            <w:top w:val="none" w:sz="0" w:space="0" w:color="auto"/>
            <w:left w:val="none" w:sz="0" w:space="0" w:color="auto"/>
            <w:bottom w:val="none" w:sz="0" w:space="0" w:color="auto"/>
            <w:right w:val="none" w:sz="0" w:space="0" w:color="auto"/>
          </w:divBdr>
        </w:div>
        <w:div w:id="1509099570">
          <w:marLeft w:val="1080"/>
          <w:marRight w:val="0"/>
          <w:marTop w:val="100"/>
          <w:marBottom w:val="0"/>
          <w:divBdr>
            <w:top w:val="none" w:sz="0" w:space="0" w:color="auto"/>
            <w:left w:val="none" w:sz="0" w:space="0" w:color="auto"/>
            <w:bottom w:val="none" w:sz="0" w:space="0" w:color="auto"/>
            <w:right w:val="none" w:sz="0" w:space="0" w:color="auto"/>
          </w:divBdr>
        </w:div>
        <w:div w:id="1678968315">
          <w:marLeft w:val="360"/>
          <w:marRight w:val="0"/>
          <w:marTop w:val="200"/>
          <w:marBottom w:val="0"/>
          <w:divBdr>
            <w:top w:val="none" w:sz="0" w:space="0" w:color="auto"/>
            <w:left w:val="none" w:sz="0" w:space="0" w:color="auto"/>
            <w:bottom w:val="none" w:sz="0" w:space="0" w:color="auto"/>
            <w:right w:val="none" w:sz="0" w:space="0" w:color="auto"/>
          </w:divBdr>
        </w:div>
        <w:div w:id="1838380211">
          <w:marLeft w:val="360"/>
          <w:marRight w:val="0"/>
          <w:marTop w:val="200"/>
          <w:marBottom w:val="0"/>
          <w:divBdr>
            <w:top w:val="none" w:sz="0" w:space="0" w:color="auto"/>
            <w:left w:val="none" w:sz="0" w:space="0" w:color="auto"/>
            <w:bottom w:val="none" w:sz="0" w:space="0" w:color="auto"/>
            <w:right w:val="none" w:sz="0" w:space="0" w:color="auto"/>
          </w:divBdr>
        </w:div>
        <w:div w:id="2016416825">
          <w:marLeft w:val="1080"/>
          <w:marRight w:val="0"/>
          <w:marTop w:val="100"/>
          <w:marBottom w:val="0"/>
          <w:divBdr>
            <w:top w:val="none" w:sz="0" w:space="0" w:color="auto"/>
            <w:left w:val="none" w:sz="0" w:space="0" w:color="auto"/>
            <w:bottom w:val="none" w:sz="0" w:space="0" w:color="auto"/>
            <w:right w:val="none" w:sz="0" w:space="0" w:color="auto"/>
          </w:divBdr>
        </w:div>
        <w:div w:id="2057309799">
          <w:marLeft w:val="1080"/>
          <w:marRight w:val="0"/>
          <w:marTop w:val="100"/>
          <w:marBottom w:val="0"/>
          <w:divBdr>
            <w:top w:val="none" w:sz="0" w:space="0" w:color="auto"/>
            <w:left w:val="none" w:sz="0" w:space="0" w:color="auto"/>
            <w:bottom w:val="none" w:sz="0" w:space="0" w:color="auto"/>
            <w:right w:val="none" w:sz="0" w:space="0" w:color="auto"/>
          </w:divBdr>
        </w:div>
      </w:divsChild>
    </w:div>
    <w:div w:id="1141653222">
      <w:bodyDiv w:val="1"/>
      <w:marLeft w:val="0"/>
      <w:marRight w:val="0"/>
      <w:marTop w:val="0"/>
      <w:marBottom w:val="0"/>
      <w:divBdr>
        <w:top w:val="none" w:sz="0" w:space="0" w:color="auto"/>
        <w:left w:val="none" w:sz="0" w:space="0" w:color="auto"/>
        <w:bottom w:val="none" w:sz="0" w:space="0" w:color="auto"/>
        <w:right w:val="none" w:sz="0" w:space="0" w:color="auto"/>
      </w:divBdr>
    </w:div>
    <w:div w:id="1141656985">
      <w:bodyDiv w:val="1"/>
      <w:marLeft w:val="0"/>
      <w:marRight w:val="0"/>
      <w:marTop w:val="0"/>
      <w:marBottom w:val="0"/>
      <w:divBdr>
        <w:top w:val="none" w:sz="0" w:space="0" w:color="auto"/>
        <w:left w:val="none" w:sz="0" w:space="0" w:color="auto"/>
        <w:bottom w:val="none" w:sz="0" w:space="0" w:color="auto"/>
        <w:right w:val="none" w:sz="0" w:space="0" w:color="auto"/>
      </w:divBdr>
    </w:div>
    <w:div w:id="1141772157">
      <w:bodyDiv w:val="1"/>
      <w:marLeft w:val="0"/>
      <w:marRight w:val="0"/>
      <w:marTop w:val="0"/>
      <w:marBottom w:val="0"/>
      <w:divBdr>
        <w:top w:val="none" w:sz="0" w:space="0" w:color="auto"/>
        <w:left w:val="none" w:sz="0" w:space="0" w:color="auto"/>
        <w:bottom w:val="none" w:sz="0" w:space="0" w:color="auto"/>
        <w:right w:val="none" w:sz="0" w:space="0" w:color="auto"/>
      </w:divBdr>
    </w:div>
    <w:div w:id="1141918207">
      <w:bodyDiv w:val="1"/>
      <w:marLeft w:val="0"/>
      <w:marRight w:val="0"/>
      <w:marTop w:val="0"/>
      <w:marBottom w:val="0"/>
      <w:divBdr>
        <w:top w:val="none" w:sz="0" w:space="0" w:color="auto"/>
        <w:left w:val="none" w:sz="0" w:space="0" w:color="auto"/>
        <w:bottom w:val="none" w:sz="0" w:space="0" w:color="auto"/>
        <w:right w:val="none" w:sz="0" w:space="0" w:color="auto"/>
      </w:divBdr>
    </w:div>
    <w:div w:id="1142382711">
      <w:bodyDiv w:val="1"/>
      <w:marLeft w:val="0"/>
      <w:marRight w:val="0"/>
      <w:marTop w:val="0"/>
      <w:marBottom w:val="0"/>
      <w:divBdr>
        <w:top w:val="none" w:sz="0" w:space="0" w:color="auto"/>
        <w:left w:val="none" w:sz="0" w:space="0" w:color="auto"/>
        <w:bottom w:val="none" w:sz="0" w:space="0" w:color="auto"/>
        <w:right w:val="none" w:sz="0" w:space="0" w:color="auto"/>
      </w:divBdr>
      <w:divsChild>
        <w:div w:id="212543708">
          <w:marLeft w:val="1166"/>
          <w:marRight w:val="0"/>
          <w:marTop w:val="91"/>
          <w:marBottom w:val="0"/>
          <w:divBdr>
            <w:top w:val="none" w:sz="0" w:space="0" w:color="auto"/>
            <w:left w:val="none" w:sz="0" w:space="0" w:color="auto"/>
            <w:bottom w:val="none" w:sz="0" w:space="0" w:color="auto"/>
            <w:right w:val="none" w:sz="0" w:space="0" w:color="auto"/>
          </w:divBdr>
        </w:div>
        <w:div w:id="352341756">
          <w:marLeft w:val="1166"/>
          <w:marRight w:val="0"/>
          <w:marTop w:val="91"/>
          <w:marBottom w:val="0"/>
          <w:divBdr>
            <w:top w:val="none" w:sz="0" w:space="0" w:color="auto"/>
            <w:left w:val="none" w:sz="0" w:space="0" w:color="auto"/>
            <w:bottom w:val="none" w:sz="0" w:space="0" w:color="auto"/>
            <w:right w:val="none" w:sz="0" w:space="0" w:color="auto"/>
          </w:divBdr>
        </w:div>
        <w:div w:id="357586938">
          <w:marLeft w:val="547"/>
          <w:marRight w:val="0"/>
          <w:marTop w:val="106"/>
          <w:marBottom w:val="0"/>
          <w:divBdr>
            <w:top w:val="none" w:sz="0" w:space="0" w:color="auto"/>
            <w:left w:val="none" w:sz="0" w:space="0" w:color="auto"/>
            <w:bottom w:val="none" w:sz="0" w:space="0" w:color="auto"/>
            <w:right w:val="none" w:sz="0" w:space="0" w:color="auto"/>
          </w:divBdr>
        </w:div>
        <w:div w:id="836657067">
          <w:marLeft w:val="1166"/>
          <w:marRight w:val="0"/>
          <w:marTop w:val="91"/>
          <w:marBottom w:val="0"/>
          <w:divBdr>
            <w:top w:val="none" w:sz="0" w:space="0" w:color="auto"/>
            <w:left w:val="none" w:sz="0" w:space="0" w:color="auto"/>
            <w:bottom w:val="none" w:sz="0" w:space="0" w:color="auto"/>
            <w:right w:val="none" w:sz="0" w:space="0" w:color="auto"/>
          </w:divBdr>
        </w:div>
        <w:div w:id="1303458848">
          <w:marLeft w:val="1166"/>
          <w:marRight w:val="0"/>
          <w:marTop w:val="91"/>
          <w:marBottom w:val="0"/>
          <w:divBdr>
            <w:top w:val="none" w:sz="0" w:space="0" w:color="auto"/>
            <w:left w:val="none" w:sz="0" w:space="0" w:color="auto"/>
            <w:bottom w:val="none" w:sz="0" w:space="0" w:color="auto"/>
            <w:right w:val="none" w:sz="0" w:space="0" w:color="auto"/>
          </w:divBdr>
        </w:div>
        <w:div w:id="1744717947">
          <w:marLeft w:val="547"/>
          <w:marRight w:val="0"/>
          <w:marTop w:val="106"/>
          <w:marBottom w:val="0"/>
          <w:divBdr>
            <w:top w:val="none" w:sz="0" w:space="0" w:color="auto"/>
            <w:left w:val="none" w:sz="0" w:space="0" w:color="auto"/>
            <w:bottom w:val="none" w:sz="0" w:space="0" w:color="auto"/>
            <w:right w:val="none" w:sz="0" w:space="0" w:color="auto"/>
          </w:divBdr>
        </w:div>
        <w:div w:id="1759791831">
          <w:marLeft w:val="1166"/>
          <w:marRight w:val="0"/>
          <w:marTop w:val="91"/>
          <w:marBottom w:val="0"/>
          <w:divBdr>
            <w:top w:val="none" w:sz="0" w:space="0" w:color="auto"/>
            <w:left w:val="none" w:sz="0" w:space="0" w:color="auto"/>
            <w:bottom w:val="none" w:sz="0" w:space="0" w:color="auto"/>
            <w:right w:val="none" w:sz="0" w:space="0" w:color="auto"/>
          </w:divBdr>
        </w:div>
        <w:div w:id="1995907463">
          <w:marLeft w:val="547"/>
          <w:marRight w:val="0"/>
          <w:marTop w:val="106"/>
          <w:marBottom w:val="0"/>
          <w:divBdr>
            <w:top w:val="none" w:sz="0" w:space="0" w:color="auto"/>
            <w:left w:val="none" w:sz="0" w:space="0" w:color="auto"/>
            <w:bottom w:val="none" w:sz="0" w:space="0" w:color="auto"/>
            <w:right w:val="none" w:sz="0" w:space="0" w:color="auto"/>
          </w:divBdr>
        </w:div>
      </w:divsChild>
    </w:div>
    <w:div w:id="1142581546">
      <w:bodyDiv w:val="1"/>
      <w:marLeft w:val="0"/>
      <w:marRight w:val="0"/>
      <w:marTop w:val="0"/>
      <w:marBottom w:val="0"/>
      <w:divBdr>
        <w:top w:val="none" w:sz="0" w:space="0" w:color="auto"/>
        <w:left w:val="none" w:sz="0" w:space="0" w:color="auto"/>
        <w:bottom w:val="none" w:sz="0" w:space="0" w:color="auto"/>
        <w:right w:val="none" w:sz="0" w:space="0" w:color="auto"/>
      </w:divBdr>
      <w:divsChild>
        <w:div w:id="697781852">
          <w:marLeft w:val="547"/>
          <w:marRight w:val="0"/>
          <w:marTop w:val="173"/>
          <w:marBottom w:val="0"/>
          <w:divBdr>
            <w:top w:val="none" w:sz="0" w:space="0" w:color="auto"/>
            <w:left w:val="none" w:sz="0" w:space="0" w:color="auto"/>
            <w:bottom w:val="none" w:sz="0" w:space="0" w:color="auto"/>
            <w:right w:val="none" w:sz="0" w:space="0" w:color="auto"/>
          </w:divBdr>
        </w:div>
        <w:div w:id="969477372">
          <w:marLeft w:val="547"/>
          <w:marRight w:val="0"/>
          <w:marTop w:val="173"/>
          <w:marBottom w:val="0"/>
          <w:divBdr>
            <w:top w:val="none" w:sz="0" w:space="0" w:color="auto"/>
            <w:left w:val="none" w:sz="0" w:space="0" w:color="auto"/>
            <w:bottom w:val="none" w:sz="0" w:space="0" w:color="auto"/>
            <w:right w:val="none" w:sz="0" w:space="0" w:color="auto"/>
          </w:divBdr>
        </w:div>
        <w:div w:id="1361516703">
          <w:marLeft w:val="1166"/>
          <w:marRight w:val="0"/>
          <w:marTop w:val="134"/>
          <w:marBottom w:val="0"/>
          <w:divBdr>
            <w:top w:val="none" w:sz="0" w:space="0" w:color="auto"/>
            <w:left w:val="none" w:sz="0" w:space="0" w:color="auto"/>
            <w:bottom w:val="none" w:sz="0" w:space="0" w:color="auto"/>
            <w:right w:val="none" w:sz="0" w:space="0" w:color="auto"/>
          </w:divBdr>
        </w:div>
      </w:divsChild>
    </w:div>
    <w:div w:id="1143693102">
      <w:bodyDiv w:val="1"/>
      <w:marLeft w:val="0"/>
      <w:marRight w:val="0"/>
      <w:marTop w:val="0"/>
      <w:marBottom w:val="0"/>
      <w:divBdr>
        <w:top w:val="none" w:sz="0" w:space="0" w:color="auto"/>
        <w:left w:val="none" w:sz="0" w:space="0" w:color="auto"/>
        <w:bottom w:val="none" w:sz="0" w:space="0" w:color="auto"/>
        <w:right w:val="none" w:sz="0" w:space="0" w:color="auto"/>
      </w:divBdr>
    </w:div>
    <w:div w:id="1143698559">
      <w:bodyDiv w:val="1"/>
      <w:marLeft w:val="0"/>
      <w:marRight w:val="0"/>
      <w:marTop w:val="0"/>
      <w:marBottom w:val="0"/>
      <w:divBdr>
        <w:top w:val="none" w:sz="0" w:space="0" w:color="auto"/>
        <w:left w:val="none" w:sz="0" w:space="0" w:color="auto"/>
        <w:bottom w:val="none" w:sz="0" w:space="0" w:color="auto"/>
        <w:right w:val="none" w:sz="0" w:space="0" w:color="auto"/>
      </w:divBdr>
    </w:div>
    <w:div w:id="1144158409">
      <w:bodyDiv w:val="1"/>
      <w:marLeft w:val="0"/>
      <w:marRight w:val="0"/>
      <w:marTop w:val="0"/>
      <w:marBottom w:val="0"/>
      <w:divBdr>
        <w:top w:val="none" w:sz="0" w:space="0" w:color="auto"/>
        <w:left w:val="none" w:sz="0" w:space="0" w:color="auto"/>
        <w:bottom w:val="none" w:sz="0" w:space="0" w:color="auto"/>
        <w:right w:val="none" w:sz="0" w:space="0" w:color="auto"/>
      </w:divBdr>
      <w:divsChild>
        <w:div w:id="8921289">
          <w:marLeft w:val="2866"/>
          <w:marRight w:val="0"/>
          <w:marTop w:val="60"/>
          <w:marBottom w:val="0"/>
          <w:divBdr>
            <w:top w:val="none" w:sz="0" w:space="0" w:color="auto"/>
            <w:left w:val="none" w:sz="0" w:space="0" w:color="auto"/>
            <w:bottom w:val="none" w:sz="0" w:space="0" w:color="auto"/>
            <w:right w:val="none" w:sz="0" w:space="0" w:color="auto"/>
          </w:divBdr>
        </w:div>
        <w:div w:id="608778366">
          <w:marLeft w:val="2866"/>
          <w:marRight w:val="0"/>
          <w:marTop w:val="60"/>
          <w:marBottom w:val="0"/>
          <w:divBdr>
            <w:top w:val="none" w:sz="0" w:space="0" w:color="auto"/>
            <w:left w:val="none" w:sz="0" w:space="0" w:color="auto"/>
            <w:bottom w:val="none" w:sz="0" w:space="0" w:color="auto"/>
            <w:right w:val="none" w:sz="0" w:space="0" w:color="auto"/>
          </w:divBdr>
        </w:div>
        <w:div w:id="1183207478">
          <w:marLeft w:val="2866"/>
          <w:marRight w:val="0"/>
          <w:marTop w:val="60"/>
          <w:marBottom w:val="0"/>
          <w:divBdr>
            <w:top w:val="none" w:sz="0" w:space="0" w:color="auto"/>
            <w:left w:val="none" w:sz="0" w:space="0" w:color="auto"/>
            <w:bottom w:val="none" w:sz="0" w:space="0" w:color="auto"/>
            <w:right w:val="none" w:sz="0" w:space="0" w:color="auto"/>
          </w:divBdr>
        </w:div>
        <w:div w:id="1322345704">
          <w:marLeft w:val="1426"/>
          <w:marRight w:val="0"/>
          <w:marTop w:val="60"/>
          <w:marBottom w:val="0"/>
          <w:divBdr>
            <w:top w:val="none" w:sz="0" w:space="0" w:color="auto"/>
            <w:left w:val="none" w:sz="0" w:space="0" w:color="auto"/>
            <w:bottom w:val="none" w:sz="0" w:space="0" w:color="auto"/>
            <w:right w:val="none" w:sz="0" w:space="0" w:color="auto"/>
          </w:divBdr>
        </w:div>
        <w:div w:id="1514419452">
          <w:marLeft w:val="2866"/>
          <w:marRight w:val="0"/>
          <w:marTop w:val="60"/>
          <w:marBottom w:val="0"/>
          <w:divBdr>
            <w:top w:val="none" w:sz="0" w:space="0" w:color="auto"/>
            <w:left w:val="none" w:sz="0" w:space="0" w:color="auto"/>
            <w:bottom w:val="none" w:sz="0" w:space="0" w:color="auto"/>
            <w:right w:val="none" w:sz="0" w:space="0" w:color="auto"/>
          </w:divBdr>
        </w:div>
        <w:div w:id="1525898840">
          <w:marLeft w:val="533"/>
          <w:marRight w:val="0"/>
          <w:marTop w:val="60"/>
          <w:marBottom w:val="0"/>
          <w:divBdr>
            <w:top w:val="none" w:sz="0" w:space="0" w:color="auto"/>
            <w:left w:val="none" w:sz="0" w:space="0" w:color="auto"/>
            <w:bottom w:val="none" w:sz="0" w:space="0" w:color="auto"/>
            <w:right w:val="none" w:sz="0" w:space="0" w:color="auto"/>
          </w:divBdr>
        </w:div>
        <w:div w:id="1943029399">
          <w:marLeft w:val="1426"/>
          <w:marRight w:val="0"/>
          <w:marTop w:val="60"/>
          <w:marBottom w:val="0"/>
          <w:divBdr>
            <w:top w:val="none" w:sz="0" w:space="0" w:color="auto"/>
            <w:left w:val="none" w:sz="0" w:space="0" w:color="auto"/>
            <w:bottom w:val="none" w:sz="0" w:space="0" w:color="auto"/>
            <w:right w:val="none" w:sz="0" w:space="0" w:color="auto"/>
          </w:divBdr>
        </w:div>
      </w:divsChild>
    </w:div>
    <w:div w:id="1144391445">
      <w:bodyDiv w:val="1"/>
      <w:marLeft w:val="0"/>
      <w:marRight w:val="0"/>
      <w:marTop w:val="0"/>
      <w:marBottom w:val="0"/>
      <w:divBdr>
        <w:top w:val="none" w:sz="0" w:space="0" w:color="auto"/>
        <w:left w:val="none" w:sz="0" w:space="0" w:color="auto"/>
        <w:bottom w:val="none" w:sz="0" w:space="0" w:color="auto"/>
        <w:right w:val="none" w:sz="0" w:space="0" w:color="auto"/>
      </w:divBdr>
    </w:div>
    <w:div w:id="1145050765">
      <w:bodyDiv w:val="1"/>
      <w:marLeft w:val="0"/>
      <w:marRight w:val="0"/>
      <w:marTop w:val="0"/>
      <w:marBottom w:val="0"/>
      <w:divBdr>
        <w:top w:val="none" w:sz="0" w:space="0" w:color="auto"/>
        <w:left w:val="none" w:sz="0" w:space="0" w:color="auto"/>
        <w:bottom w:val="none" w:sz="0" w:space="0" w:color="auto"/>
        <w:right w:val="none" w:sz="0" w:space="0" w:color="auto"/>
      </w:divBdr>
      <w:divsChild>
        <w:div w:id="441071737">
          <w:marLeft w:val="1166"/>
          <w:marRight w:val="0"/>
          <w:marTop w:val="96"/>
          <w:marBottom w:val="0"/>
          <w:divBdr>
            <w:top w:val="none" w:sz="0" w:space="0" w:color="auto"/>
            <w:left w:val="none" w:sz="0" w:space="0" w:color="auto"/>
            <w:bottom w:val="none" w:sz="0" w:space="0" w:color="auto"/>
            <w:right w:val="none" w:sz="0" w:space="0" w:color="auto"/>
          </w:divBdr>
        </w:div>
        <w:div w:id="517697969">
          <w:marLeft w:val="1800"/>
          <w:marRight w:val="0"/>
          <w:marTop w:val="77"/>
          <w:marBottom w:val="0"/>
          <w:divBdr>
            <w:top w:val="none" w:sz="0" w:space="0" w:color="auto"/>
            <w:left w:val="none" w:sz="0" w:space="0" w:color="auto"/>
            <w:bottom w:val="none" w:sz="0" w:space="0" w:color="auto"/>
            <w:right w:val="none" w:sz="0" w:space="0" w:color="auto"/>
          </w:divBdr>
        </w:div>
        <w:div w:id="827599564">
          <w:marLeft w:val="1800"/>
          <w:marRight w:val="0"/>
          <w:marTop w:val="91"/>
          <w:marBottom w:val="0"/>
          <w:divBdr>
            <w:top w:val="none" w:sz="0" w:space="0" w:color="auto"/>
            <w:left w:val="none" w:sz="0" w:space="0" w:color="auto"/>
            <w:bottom w:val="none" w:sz="0" w:space="0" w:color="auto"/>
            <w:right w:val="none" w:sz="0" w:space="0" w:color="auto"/>
          </w:divBdr>
        </w:div>
        <w:div w:id="1081295069">
          <w:marLeft w:val="1800"/>
          <w:marRight w:val="0"/>
          <w:marTop w:val="91"/>
          <w:marBottom w:val="0"/>
          <w:divBdr>
            <w:top w:val="none" w:sz="0" w:space="0" w:color="auto"/>
            <w:left w:val="none" w:sz="0" w:space="0" w:color="auto"/>
            <w:bottom w:val="none" w:sz="0" w:space="0" w:color="auto"/>
            <w:right w:val="none" w:sz="0" w:space="0" w:color="auto"/>
          </w:divBdr>
        </w:div>
        <w:div w:id="1100224156">
          <w:marLeft w:val="1800"/>
          <w:marRight w:val="0"/>
          <w:marTop w:val="91"/>
          <w:marBottom w:val="0"/>
          <w:divBdr>
            <w:top w:val="none" w:sz="0" w:space="0" w:color="auto"/>
            <w:left w:val="none" w:sz="0" w:space="0" w:color="auto"/>
            <w:bottom w:val="none" w:sz="0" w:space="0" w:color="auto"/>
            <w:right w:val="none" w:sz="0" w:space="0" w:color="auto"/>
          </w:divBdr>
        </w:div>
        <w:div w:id="1281760552">
          <w:marLeft w:val="547"/>
          <w:marRight w:val="0"/>
          <w:marTop w:val="115"/>
          <w:marBottom w:val="0"/>
          <w:divBdr>
            <w:top w:val="none" w:sz="0" w:space="0" w:color="auto"/>
            <w:left w:val="none" w:sz="0" w:space="0" w:color="auto"/>
            <w:bottom w:val="none" w:sz="0" w:space="0" w:color="auto"/>
            <w:right w:val="none" w:sz="0" w:space="0" w:color="auto"/>
          </w:divBdr>
        </w:div>
        <w:div w:id="1485006890">
          <w:marLeft w:val="547"/>
          <w:marRight w:val="0"/>
          <w:marTop w:val="115"/>
          <w:marBottom w:val="0"/>
          <w:divBdr>
            <w:top w:val="none" w:sz="0" w:space="0" w:color="auto"/>
            <w:left w:val="none" w:sz="0" w:space="0" w:color="auto"/>
            <w:bottom w:val="none" w:sz="0" w:space="0" w:color="auto"/>
            <w:right w:val="none" w:sz="0" w:space="0" w:color="auto"/>
          </w:divBdr>
        </w:div>
        <w:div w:id="1653364837">
          <w:marLeft w:val="1166"/>
          <w:marRight w:val="0"/>
          <w:marTop w:val="91"/>
          <w:marBottom w:val="0"/>
          <w:divBdr>
            <w:top w:val="none" w:sz="0" w:space="0" w:color="auto"/>
            <w:left w:val="none" w:sz="0" w:space="0" w:color="auto"/>
            <w:bottom w:val="none" w:sz="0" w:space="0" w:color="auto"/>
            <w:right w:val="none" w:sz="0" w:space="0" w:color="auto"/>
          </w:divBdr>
        </w:div>
      </w:divsChild>
    </w:div>
    <w:div w:id="1145707971">
      <w:bodyDiv w:val="1"/>
      <w:marLeft w:val="0"/>
      <w:marRight w:val="0"/>
      <w:marTop w:val="0"/>
      <w:marBottom w:val="0"/>
      <w:divBdr>
        <w:top w:val="none" w:sz="0" w:space="0" w:color="auto"/>
        <w:left w:val="none" w:sz="0" w:space="0" w:color="auto"/>
        <w:bottom w:val="none" w:sz="0" w:space="0" w:color="auto"/>
        <w:right w:val="none" w:sz="0" w:space="0" w:color="auto"/>
      </w:divBdr>
    </w:div>
    <w:div w:id="1146900768">
      <w:bodyDiv w:val="1"/>
      <w:marLeft w:val="0"/>
      <w:marRight w:val="0"/>
      <w:marTop w:val="0"/>
      <w:marBottom w:val="0"/>
      <w:divBdr>
        <w:top w:val="none" w:sz="0" w:space="0" w:color="auto"/>
        <w:left w:val="none" w:sz="0" w:space="0" w:color="auto"/>
        <w:bottom w:val="none" w:sz="0" w:space="0" w:color="auto"/>
        <w:right w:val="none" w:sz="0" w:space="0" w:color="auto"/>
      </w:divBdr>
      <w:divsChild>
        <w:div w:id="1791123538">
          <w:marLeft w:val="0"/>
          <w:marRight w:val="0"/>
          <w:marTop w:val="0"/>
          <w:marBottom w:val="0"/>
          <w:divBdr>
            <w:top w:val="none" w:sz="0" w:space="0" w:color="auto"/>
            <w:left w:val="none" w:sz="0" w:space="0" w:color="auto"/>
            <w:bottom w:val="none" w:sz="0" w:space="0" w:color="auto"/>
            <w:right w:val="none" w:sz="0" w:space="0" w:color="auto"/>
          </w:divBdr>
          <w:divsChild>
            <w:div w:id="182523519">
              <w:marLeft w:val="0"/>
              <w:marRight w:val="0"/>
              <w:marTop w:val="0"/>
              <w:marBottom w:val="0"/>
              <w:divBdr>
                <w:top w:val="none" w:sz="0" w:space="0" w:color="auto"/>
                <w:left w:val="none" w:sz="0" w:space="0" w:color="auto"/>
                <w:bottom w:val="none" w:sz="0" w:space="0" w:color="auto"/>
                <w:right w:val="none" w:sz="0" w:space="0" w:color="auto"/>
              </w:divBdr>
            </w:div>
            <w:div w:id="439229081">
              <w:marLeft w:val="0"/>
              <w:marRight w:val="0"/>
              <w:marTop w:val="0"/>
              <w:marBottom w:val="0"/>
              <w:divBdr>
                <w:top w:val="none" w:sz="0" w:space="0" w:color="auto"/>
                <w:left w:val="none" w:sz="0" w:space="0" w:color="auto"/>
                <w:bottom w:val="none" w:sz="0" w:space="0" w:color="auto"/>
                <w:right w:val="none" w:sz="0" w:space="0" w:color="auto"/>
              </w:divBdr>
            </w:div>
            <w:div w:id="849637336">
              <w:marLeft w:val="0"/>
              <w:marRight w:val="0"/>
              <w:marTop w:val="0"/>
              <w:marBottom w:val="0"/>
              <w:divBdr>
                <w:top w:val="none" w:sz="0" w:space="0" w:color="auto"/>
                <w:left w:val="none" w:sz="0" w:space="0" w:color="auto"/>
                <w:bottom w:val="none" w:sz="0" w:space="0" w:color="auto"/>
                <w:right w:val="none" w:sz="0" w:space="0" w:color="auto"/>
              </w:divBdr>
            </w:div>
            <w:div w:id="1105345231">
              <w:marLeft w:val="0"/>
              <w:marRight w:val="0"/>
              <w:marTop w:val="0"/>
              <w:marBottom w:val="0"/>
              <w:divBdr>
                <w:top w:val="none" w:sz="0" w:space="0" w:color="auto"/>
                <w:left w:val="none" w:sz="0" w:space="0" w:color="auto"/>
                <w:bottom w:val="none" w:sz="0" w:space="0" w:color="auto"/>
                <w:right w:val="none" w:sz="0" w:space="0" w:color="auto"/>
              </w:divBdr>
            </w:div>
            <w:div w:id="150504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474062">
      <w:bodyDiv w:val="1"/>
      <w:marLeft w:val="0"/>
      <w:marRight w:val="0"/>
      <w:marTop w:val="0"/>
      <w:marBottom w:val="0"/>
      <w:divBdr>
        <w:top w:val="none" w:sz="0" w:space="0" w:color="auto"/>
        <w:left w:val="none" w:sz="0" w:space="0" w:color="auto"/>
        <w:bottom w:val="none" w:sz="0" w:space="0" w:color="auto"/>
        <w:right w:val="none" w:sz="0" w:space="0" w:color="auto"/>
      </w:divBdr>
      <w:divsChild>
        <w:div w:id="2137793573">
          <w:marLeft w:val="0"/>
          <w:marRight w:val="0"/>
          <w:marTop w:val="0"/>
          <w:marBottom w:val="0"/>
          <w:divBdr>
            <w:top w:val="none" w:sz="0" w:space="0" w:color="auto"/>
            <w:left w:val="none" w:sz="0" w:space="0" w:color="auto"/>
            <w:bottom w:val="none" w:sz="0" w:space="0" w:color="auto"/>
            <w:right w:val="none" w:sz="0" w:space="0" w:color="auto"/>
          </w:divBdr>
          <w:divsChild>
            <w:div w:id="63528806">
              <w:marLeft w:val="0"/>
              <w:marRight w:val="0"/>
              <w:marTop w:val="0"/>
              <w:marBottom w:val="0"/>
              <w:divBdr>
                <w:top w:val="none" w:sz="0" w:space="0" w:color="auto"/>
                <w:left w:val="none" w:sz="0" w:space="0" w:color="auto"/>
                <w:bottom w:val="none" w:sz="0" w:space="0" w:color="auto"/>
                <w:right w:val="none" w:sz="0" w:space="0" w:color="auto"/>
              </w:divBdr>
            </w:div>
            <w:div w:id="532307897">
              <w:marLeft w:val="0"/>
              <w:marRight w:val="0"/>
              <w:marTop w:val="0"/>
              <w:marBottom w:val="0"/>
              <w:divBdr>
                <w:top w:val="none" w:sz="0" w:space="0" w:color="auto"/>
                <w:left w:val="none" w:sz="0" w:space="0" w:color="auto"/>
                <w:bottom w:val="none" w:sz="0" w:space="0" w:color="auto"/>
                <w:right w:val="none" w:sz="0" w:space="0" w:color="auto"/>
              </w:divBdr>
            </w:div>
            <w:div w:id="579564029">
              <w:marLeft w:val="0"/>
              <w:marRight w:val="0"/>
              <w:marTop w:val="0"/>
              <w:marBottom w:val="0"/>
              <w:divBdr>
                <w:top w:val="none" w:sz="0" w:space="0" w:color="auto"/>
                <w:left w:val="none" w:sz="0" w:space="0" w:color="auto"/>
                <w:bottom w:val="none" w:sz="0" w:space="0" w:color="auto"/>
                <w:right w:val="none" w:sz="0" w:space="0" w:color="auto"/>
              </w:divBdr>
            </w:div>
            <w:div w:id="1318530384">
              <w:marLeft w:val="0"/>
              <w:marRight w:val="0"/>
              <w:marTop w:val="0"/>
              <w:marBottom w:val="0"/>
              <w:divBdr>
                <w:top w:val="none" w:sz="0" w:space="0" w:color="auto"/>
                <w:left w:val="none" w:sz="0" w:space="0" w:color="auto"/>
                <w:bottom w:val="none" w:sz="0" w:space="0" w:color="auto"/>
                <w:right w:val="none" w:sz="0" w:space="0" w:color="auto"/>
              </w:divBdr>
            </w:div>
            <w:div w:id="1413316360">
              <w:marLeft w:val="0"/>
              <w:marRight w:val="0"/>
              <w:marTop w:val="0"/>
              <w:marBottom w:val="0"/>
              <w:divBdr>
                <w:top w:val="none" w:sz="0" w:space="0" w:color="auto"/>
                <w:left w:val="none" w:sz="0" w:space="0" w:color="auto"/>
                <w:bottom w:val="none" w:sz="0" w:space="0" w:color="auto"/>
                <w:right w:val="none" w:sz="0" w:space="0" w:color="auto"/>
              </w:divBdr>
            </w:div>
            <w:div w:id="1598751277">
              <w:marLeft w:val="0"/>
              <w:marRight w:val="0"/>
              <w:marTop w:val="0"/>
              <w:marBottom w:val="0"/>
              <w:divBdr>
                <w:top w:val="none" w:sz="0" w:space="0" w:color="auto"/>
                <w:left w:val="none" w:sz="0" w:space="0" w:color="auto"/>
                <w:bottom w:val="none" w:sz="0" w:space="0" w:color="auto"/>
                <w:right w:val="none" w:sz="0" w:space="0" w:color="auto"/>
              </w:divBdr>
            </w:div>
            <w:div w:id="1907567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863838">
      <w:bodyDiv w:val="1"/>
      <w:marLeft w:val="0"/>
      <w:marRight w:val="0"/>
      <w:marTop w:val="0"/>
      <w:marBottom w:val="0"/>
      <w:divBdr>
        <w:top w:val="none" w:sz="0" w:space="0" w:color="auto"/>
        <w:left w:val="none" w:sz="0" w:space="0" w:color="auto"/>
        <w:bottom w:val="none" w:sz="0" w:space="0" w:color="auto"/>
        <w:right w:val="none" w:sz="0" w:space="0" w:color="auto"/>
      </w:divBdr>
    </w:div>
    <w:div w:id="1149322204">
      <w:bodyDiv w:val="1"/>
      <w:marLeft w:val="0"/>
      <w:marRight w:val="0"/>
      <w:marTop w:val="0"/>
      <w:marBottom w:val="0"/>
      <w:divBdr>
        <w:top w:val="none" w:sz="0" w:space="0" w:color="auto"/>
        <w:left w:val="none" w:sz="0" w:space="0" w:color="auto"/>
        <w:bottom w:val="none" w:sz="0" w:space="0" w:color="auto"/>
        <w:right w:val="none" w:sz="0" w:space="0" w:color="auto"/>
      </w:divBdr>
    </w:div>
    <w:div w:id="1150093351">
      <w:bodyDiv w:val="1"/>
      <w:marLeft w:val="0"/>
      <w:marRight w:val="0"/>
      <w:marTop w:val="0"/>
      <w:marBottom w:val="0"/>
      <w:divBdr>
        <w:top w:val="none" w:sz="0" w:space="0" w:color="auto"/>
        <w:left w:val="none" w:sz="0" w:space="0" w:color="auto"/>
        <w:bottom w:val="none" w:sz="0" w:space="0" w:color="auto"/>
        <w:right w:val="none" w:sz="0" w:space="0" w:color="auto"/>
      </w:divBdr>
    </w:div>
    <w:div w:id="1150245399">
      <w:bodyDiv w:val="1"/>
      <w:marLeft w:val="0"/>
      <w:marRight w:val="0"/>
      <w:marTop w:val="0"/>
      <w:marBottom w:val="0"/>
      <w:divBdr>
        <w:top w:val="none" w:sz="0" w:space="0" w:color="auto"/>
        <w:left w:val="none" w:sz="0" w:space="0" w:color="auto"/>
        <w:bottom w:val="none" w:sz="0" w:space="0" w:color="auto"/>
        <w:right w:val="none" w:sz="0" w:space="0" w:color="auto"/>
      </w:divBdr>
      <w:divsChild>
        <w:div w:id="40793466">
          <w:marLeft w:val="2520"/>
          <w:marRight w:val="0"/>
          <w:marTop w:val="77"/>
          <w:marBottom w:val="0"/>
          <w:divBdr>
            <w:top w:val="none" w:sz="0" w:space="0" w:color="auto"/>
            <w:left w:val="none" w:sz="0" w:space="0" w:color="auto"/>
            <w:bottom w:val="none" w:sz="0" w:space="0" w:color="auto"/>
            <w:right w:val="none" w:sz="0" w:space="0" w:color="auto"/>
          </w:divBdr>
        </w:div>
        <w:div w:id="366029284">
          <w:marLeft w:val="2520"/>
          <w:marRight w:val="0"/>
          <w:marTop w:val="77"/>
          <w:marBottom w:val="0"/>
          <w:divBdr>
            <w:top w:val="none" w:sz="0" w:space="0" w:color="auto"/>
            <w:left w:val="none" w:sz="0" w:space="0" w:color="auto"/>
            <w:bottom w:val="none" w:sz="0" w:space="0" w:color="auto"/>
            <w:right w:val="none" w:sz="0" w:space="0" w:color="auto"/>
          </w:divBdr>
        </w:div>
        <w:div w:id="764611200">
          <w:marLeft w:val="2520"/>
          <w:marRight w:val="0"/>
          <w:marTop w:val="77"/>
          <w:marBottom w:val="0"/>
          <w:divBdr>
            <w:top w:val="none" w:sz="0" w:space="0" w:color="auto"/>
            <w:left w:val="none" w:sz="0" w:space="0" w:color="auto"/>
            <w:bottom w:val="none" w:sz="0" w:space="0" w:color="auto"/>
            <w:right w:val="none" w:sz="0" w:space="0" w:color="auto"/>
          </w:divBdr>
        </w:div>
        <w:div w:id="923996836">
          <w:marLeft w:val="1800"/>
          <w:marRight w:val="0"/>
          <w:marTop w:val="86"/>
          <w:marBottom w:val="0"/>
          <w:divBdr>
            <w:top w:val="none" w:sz="0" w:space="0" w:color="auto"/>
            <w:left w:val="none" w:sz="0" w:space="0" w:color="auto"/>
            <w:bottom w:val="none" w:sz="0" w:space="0" w:color="auto"/>
            <w:right w:val="none" w:sz="0" w:space="0" w:color="auto"/>
          </w:divBdr>
        </w:div>
        <w:div w:id="958608412">
          <w:marLeft w:val="2520"/>
          <w:marRight w:val="0"/>
          <w:marTop w:val="77"/>
          <w:marBottom w:val="0"/>
          <w:divBdr>
            <w:top w:val="none" w:sz="0" w:space="0" w:color="auto"/>
            <w:left w:val="none" w:sz="0" w:space="0" w:color="auto"/>
            <w:bottom w:val="none" w:sz="0" w:space="0" w:color="auto"/>
            <w:right w:val="none" w:sz="0" w:space="0" w:color="auto"/>
          </w:divBdr>
        </w:div>
        <w:div w:id="1200818202">
          <w:marLeft w:val="3240"/>
          <w:marRight w:val="0"/>
          <w:marTop w:val="77"/>
          <w:marBottom w:val="0"/>
          <w:divBdr>
            <w:top w:val="none" w:sz="0" w:space="0" w:color="auto"/>
            <w:left w:val="none" w:sz="0" w:space="0" w:color="auto"/>
            <w:bottom w:val="none" w:sz="0" w:space="0" w:color="auto"/>
            <w:right w:val="none" w:sz="0" w:space="0" w:color="auto"/>
          </w:divBdr>
        </w:div>
        <w:div w:id="1247155958">
          <w:marLeft w:val="1800"/>
          <w:marRight w:val="0"/>
          <w:marTop w:val="86"/>
          <w:marBottom w:val="0"/>
          <w:divBdr>
            <w:top w:val="none" w:sz="0" w:space="0" w:color="auto"/>
            <w:left w:val="none" w:sz="0" w:space="0" w:color="auto"/>
            <w:bottom w:val="none" w:sz="0" w:space="0" w:color="auto"/>
            <w:right w:val="none" w:sz="0" w:space="0" w:color="auto"/>
          </w:divBdr>
        </w:div>
        <w:div w:id="1525941804">
          <w:marLeft w:val="547"/>
          <w:marRight w:val="0"/>
          <w:marTop w:val="115"/>
          <w:marBottom w:val="0"/>
          <w:divBdr>
            <w:top w:val="none" w:sz="0" w:space="0" w:color="auto"/>
            <w:left w:val="none" w:sz="0" w:space="0" w:color="auto"/>
            <w:bottom w:val="none" w:sz="0" w:space="0" w:color="auto"/>
            <w:right w:val="none" w:sz="0" w:space="0" w:color="auto"/>
          </w:divBdr>
        </w:div>
        <w:div w:id="1803115701">
          <w:marLeft w:val="2520"/>
          <w:marRight w:val="0"/>
          <w:marTop w:val="77"/>
          <w:marBottom w:val="0"/>
          <w:divBdr>
            <w:top w:val="none" w:sz="0" w:space="0" w:color="auto"/>
            <w:left w:val="none" w:sz="0" w:space="0" w:color="auto"/>
            <w:bottom w:val="none" w:sz="0" w:space="0" w:color="auto"/>
            <w:right w:val="none" w:sz="0" w:space="0" w:color="auto"/>
          </w:divBdr>
        </w:div>
        <w:div w:id="1904288366">
          <w:marLeft w:val="1166"/>
          <w:marRight w:val="0"/>
          <w:marTop w:val="96"/>
          <w:marBottom w:val="0"/>
          <w:divBdr>
            <w:top w:val="none" w:sz="0" w:space="0" w:color="auto"/>
            <w:left w:val="none" w:sz="0" w:space="0" w:color="auto"/>
            <w:bottom w:val="none" w:sz="0" w:space="0" w:color="auto"/>
            <w:right w:val="none" w:sz="0" w:space="0" w:color="auto"/>
          </w:divBdr>
        </w:div>
        <w:div w:id="2029405011">
          <w:marLeft w:val="1800"/>
          <w:marRight w:val="0"/>
          <w:marTop w:val="86"/>
          <w:marBottom w:val="0"/>
          <w:divBdr>
            <w:top w:val="none" w:sz="0" w:space="0" w:color="auto"/>
            <w:left w:val="none" w:sz="0" w:space="0" w:color="auto"/>
            <w:bottom w:val="none" w:sz="0" w:space="0" w:color="auto"/>
            <w:right w:val="none" w:sz="0" w:space="0" w:color="auto"/>
          </w:divBdr>
        </w:div>
        <w:div w:id="2033875061">
          <w:marLeft w:val="2520"/>
          <w:marRight w:val="0"/>
          <w:marTop w:val="77"/>
          <w:marBottom w:val="0"/>
          <w:divBdr>
            <w:top w:val="none" w:sz="0" w:space="0" w:color="auto"/>
            <w:left w:val="none" w:sz="0" w:space="0" w:color="auto"/>
            <w:bottom w:val="none" w:sz="0" w:space="0" w:color="auto"/>
            <w:right w:val="none" w:sz="0" w:space="0" w:color="auto"/>
          </w:divBdr>
        </w:div>
      </w:divsChild>
    </w:div>
    <w:div w:id="1151674204">
      <w:bodyDiv w:val="1"/>
      <w:marLeft w:val="0"/>
      <w:marRight w:val="0"/>
      <w:marTop w:val="0"/>
      <w:marBottom w:val="0"/>
      <w:divBdr>
        <w:top w:val="none" w:sz="0" w:space="0" w:color="auto"/>
        <w:left w:val="none" w:sz="0" w:space="0" w:color="auto"/>
        <w:bottom w:val="none" w:sz="0" w:space="0" w:color="auto"/>
        <w:right w:val="none" w:sz="0" w:space="0" w:color="auto"/>
      </w:divBdr>
    </w:div>
    <w:div w:id="1152716539">
      <w:bodyDiv w:val="1"/>
      <w:marLeft w:val="0"/>
      <w:marRight w:val="0"/>
      <w:marTop w:val="0"/>
      <w:marBottom w:val="0"/>
      <w:divBdr>
        <w:top w:val="none" w:sz="0" w:space="0" w:color="auto"/>
        <w:left w:val="none" w:sz="0" w:space="0" w:color="auto"/>
        <w:bottom w:val="none" w:sz="0" w:space="0" w:color="auto"/>
        <w:right w:val="none" w:sz="0" w:space="0" w:color="auto"/>
      </w:divBdr>
    </w:div>
    <w:div w:id="1153528980">
      <w:bodyDiv w:val="1"/>
      <w:marLeft w:val="0"/>
      <w:marRight w:val="0"/>
      <w:marTop w:val="0"/>
      <w:marBottom w:val="0"/>
      <w:divBdr>
        <w:top w:val="none" w:sz="0" w:space="0" w:color="auto"/>
        <w:left w:val="none" w:sz="0" w:space="0" w:color="auto"/>
        <w:bottom w:val="none" w:sz="0" w:space="0" w:color="auto"/>
        <w:right w:val="none" w:sz="0" w:space="0" w:color="auto"/>
      </w:divBdr>
    </w:div>
    <w:div w:id="1154300483">
      <w:bodyDiv w:val="1"/>
      <w:marLeft w:val="0"/>
      <w:marRight w:val="0"/>
      <w:marTop w:val="0"/>
      <w:marBottom w:val="0"/>
      <w:divBdr>
        <w:top w:val="none" w:sz="0" w:space="0" w:color="auto"/>
        <w:left w:val="none" w:sz="0" w:space="0" w:color="auto"/>
        <w:bottom w:val="none" w:sz="0" w:space="0" w:color="auto"/>
        <w:right w:val="none" w:sz="0" w:space="0" w:color="auto"/>
      </w:divBdr>
      <w:divsChild>
        <w:div w:id="26296764">
          <w:marLeft w:val="1166"/>
          <w:marRight w:val="0"/>
          <w:marTop w:val="134"/>
          <w:marBottom w:val="0"/>
          <w:divBdr>
            <w:top w:val="none" w:sz="0" w:space="0" w:color="auto"/>
            <w:left w:val="none" w:sz="0" w:space="0" w:color="auto"/>
            <w:bottom w:val="none" w:sz="0" w:space="0" w:color="auto"/>
            <w:right w:val="none" w:sz="0" w:space="0" w:color="auto"/>
          </w:divBdr>
        </w:div>
        <w:div w:id="119763868">
          <w:marLeft w:val="1166"/>
          <w:marRight w:val="0"/>
          <w:marTop w:val="134"/>
          <w:marBottom w:val="0"/>
          <w:divBdr>
            <w:top w:val="none" w:sz="0" w:space="0" w:color="auto"/>
            <w:left w:val="none" w:sz="0" w:space="0" w:color="auto"/>
            <w:bottom w:val="none" w:sz="0" w:space="0" w:color="auto"/>
            <w:right w:val="none" w:sz="0" w:space="0" w:color="auto"/>
          </w:divBdr>
        </w:div>
        <w:div w:id="573928585">
          <w:marLeft w:val="1800"/>
          <w:marRight w:val="0"/>
          <w:marTop w:val="115"/>
          <w:marBottom w:val="0"/>
          <w:divBdr>
            <w:top w:val="none" w:sz="0" w:space="0" w:color="auto"/>
            <w:left w:val="none" w:sz="0" w:space="0" w:color="auto"/>
            <w:bottom w:val="none" w:sz="0" w:space="0" w:color="auto"/>
            <w:right w:val="none" w:sz="0" w:space="0" w:color="auto"/>
          </w:divBdr>
        </w:div>
        <w:div w:id="1864513596">
          <w:marLeft w:val="1166"/>
          <w:marRight w:val="0"/>
          <w:marTop w:val="134"/>
          <w:marBottom w:val="0"/>
          <w:divBdr>
            <w:top w:val="none" w:sz="0" w:space="0" w:color="auto"/>
            <w:left w:val="none" w:sz="0" w:space="0" w:color="auto"/>
            <w:bottom w:val="none" w:sz="0" w:space="0" w:color="auto"/>
            <w:right w:val="none" w:sz="0" w:space="0" w:color="auto"/>
          </w:divBdr>
        </w:div>
        <w:div w:id="1906451157">
          <w:marLeft w:val="547"/>
          <w:marRight w:val="0"/>
          <w:marTop w:val="154"/>
          <w:marBottom w:val="0"/>
          <w:divBdr>
            <w:top w:val="none" w:sz="0" w:space="0" w:color="auto"/>
            <w:left w:val="none" w:sz="0" w:space="0" w:color="auto"/>
            <w:bottom w:val="none" w:sz="0" w:space="0" w:color="auto"/>
            <w:right w:val="none" w:sz="0" w:space="0" w:color="auto"/>
          </w:divBdr>
        </w:div>
      </w:divsChild>
    </w:div>
    <w:div w:id="1155485993">
      <w:bodyDiv w:val="1"/>
      <w:marLeft w:val="0"/>
      <w:marRight w:val="0"/>
      <w:marTop w:val="0"/>
      <w:marBottom w:val="0"/>
      <w:divBdr>
        <w:top w:val="none" w:sz="0" w:space="0" w:color="auto"/>
        <w:left w:val="none" w:sz="0" w:space="0" w:color="auto"/>
        <w:bottom w:val="none" w:sz="0" w:space="0" w:color="auto"/>
        <w:right w:val="none" w:sz="0" w:space="0" w:color="auto"/>
      </w:divBdr>
    </w:div>
    <w:div w:id="1155492667">
      <w:bodyDiv w:val="1"/>
      <w:marLeft w:val="0"/>
      <w:marRight w:val="0"/>
      <w:marTop w:val="0"/>
      <w:marBottom w:val="0"/>
      <w:divBdr>
        <w:top w:val="none" w:sz="0" w:space="0" w:color="auto"/>
        <w:left w:val="none" w:sz="0" w:space="0" w:color="auto"/>
        <w:bottom w:val="none" w:sz="0" w:space="0" w:color="auto"/>
        <w:right w:val="none" w:sz="0" w:space="0" w:color="auto"/>
      </w:divBdr>
    </w:div>
    <w:div w:id="1156844661">
      <w:bodyDiv w:val="1"/>
      <w:marLeft w:val="0"/>
      <w:marRight w:val="0"/>
      <w:marTop w:val="0"/>
      <w:marBottom w:val="0"/>
      <w:divBdr>
        <w:top w:val="none" w:sz="0" w:space="0" w:color="auto"/>
        <w:left w:val="none" w:sz="0" w:space="0" w:color="auto"/>
        <w:bottom w:val="none" w:sz="0" w:space="0" w:color="auto"/>
        <w:right w:val="none" w:sz="0" w:space="0" w:color="auto"/>
      </w:divBdr>
      <w:divsChild>
        <w:div w:id="274365654">
          <w:marLeft w:val="1166"/>
          <w:marRight w:val="0"/>
          <w:marTop w:val="134"/>
          <w:marBottom w:val="0"/>
          <w:divBdr>
            <w:top w:val="none" w:sz="0" w:space="0" w:color="auto"/>
            <w:left w:val="none" w:sz="0" w:space="0" w:color="auto"/>
            <w:bottom w:val="none" w:sz="0" w:space="0" w:color="auto"/>
            <w:right w:val="none" w:sz="0" w:space="0" w:color="auto"/>
          </w:divBdr>
        </w:div>
        <w:div w:id="670185146">
          <w:marLeft w:val="547"/>
          <w:marRight w:val="0"/>
          <w:marTop w:val="154"/>
          <w:marBottom w:val="0"/>
          <w:divBdr>
            <w:top w:val="none" w:sz="0" w:space="0" w:color="auto"/>
            <w:left w:val="none" w:sz="0" w:space="0" w:color="auto"/>
            <w:bottom w:val="none" w:sz="0" w:space="0" w:color="auto"/>
            <w:right w:val="none" w:sz="0" w:space="0" w:color="auto"/>
          </w:divBdr>
        </w:div>
        <w:div w:id="1098981765">
          <w:marLeft w:val="547"/>
          <w:marRight w:val="0"/>
          <w:marTop w:val="154"/>
          <w:marBottom w:val="0"/>
          <w:divBdr>
            <w:top w:val="none" w:sz="0" w:space="0" w:color="auto"/>
            <w:left w:val="none" w:sz="0" w:space="0" w:color="auto"/>
            <w:bottom w:val="none" w:sz="0" w:space="0" w:color="auto"/>
            <w:right w:val="none" w:sz="0" w:space="0" w:color="auto"/>
          </w:divBdr>
        </w:div>
        <w:div w:id="1707441873">
          <w:marLeft w:val="1166"/>
          <w:marRight w:val="0"/>
          <w:marTop w:val="134"/>
          <w:marBottom w:val="0"/>
          <w:divBdr>
            <w:top w:val="none" w:sz="0" w:space="0" w:color="auto"/>
            <w:left w:val="none" w:sz="0" w:space="0" w:color="auto"/>
            <w:bottom w:val="none" w:sz="0" w:space="0" w:color="auto"/>
            <w:right w:val="none" w:sz="0" w:space="0" w:color="auto"/>
          </w:divBdr>
        </w:div>
      </w:divsChild>
    </w:div>
    <w:div w:id="1157451587">
      <w:bodyDiv w:val="1"/>
      <w:marLeft w:val="0"/>
      <w:marRight w:val="0"/>
      <w:marTop w:val="0"/>
      <w:marBottom w:val="0"/>
      <w:divBdr>
        <w:top w:val="none" w:sz="0" w:space="0" w:color="auto"/>
        <w:left w:val="none" w:sz="0" w:space="0" w:color="auto"/>
        <w:bottom w:val="none" w:sz="0" w:space="0" w:color="auto"/>
        <w:right w:val="none" w:sz="0" w:space="0" w:color="auto"/>
      </w:divBdr>
      <w:divsChild>
        <w:div w:id="60179506">
          <w:marLeft w:val="547"/>
          <w:marRight w:val="0"/>
          <w:marTop w:val="96"/>
          <w:marBottom w:val="0"/>
          <w:divBdr>
            <w:top w:val="none" w:sz="0" w:space="0" w:color="auto"/>
            <w:left w:val="none" w:sz="0" w:space="0" w:color="auto"/>
            <w:bottom w:val="none" w:sz="0" w:space="0" w:color="auto"/>
            <w:right w:val="none" w:sz="0" w:space="0" w:color="auto"/>
          </w:divBdr>
        </w:div>
        <w:div w:id="121120662">
          <w:marLeft w:val="547"/>
          <w:marRight w:val="0"/>
          <w:marTop w:val="96"/>
          <w:marBottom w:val="0"/>
          <w:divBdr>
            <w:top w:val="none" w:sz="0" w:space="0" w:color="auto"/>
            <w:left w:val="none" w:sz="0" w:space="0" w:color="auto"/>
            <w:bottom w:val="none" w:sz="0" w:space="0" w:color="auto"/>
            <w:right w:val="none" w:sz="0" w:space="0" w:color="auto"/>
          </w:divBdr>
        </w:div>
        <w:div w:id="281811779">
          <w:marLeft w:val="1166"/>
          <w:marRight w:val="0"/>
          <w:marTop w:val="86"/>
          <w:marBottom w:val="0"/>
          <w:divBdr>
            <w:top w:val="none" w:sz="0" w:space="0" w:color="auto"/>
            <w:left w:val="none" w:sz="0" w:space="0" w:color="auto"/>
            <w:bottom w:val="none" w:sz="0" w:space="0" w:color="auto"/>
            <w:right w:val="none" w:sz="0" w:space="0" w:color="auto"/>
          </w:divBdr>
        </w:div>
        <w:div w:id="307976896">
          <w:marLeft w:val="1800"/>
          <w:marRight w:val="0"/>
          <w:marTop w:val="77"/>
          <w:marBottom w:val="0"/>
          <w:divBdr>
            <w:top w:val="none" w:sz="0" w:space="0" w:color="auto"/>
            <w:left w:val="none" w:sz="0" w:space="0" w:color="auto"/>
            <w:bottom w:val="none" w:sz="0" w:space="0" w:color="auto"/>
            <w:right w:val="none" w:sz="0" w:space="0" w:color="auto"/>
          </w:divBdr>
        </w:div>
        <w:div w:id="396369198">
          <w:marLeft w:val="1166"/>
          <w:marRight w:val="0"/>
          <w:marTop w:val="86"/>
          <w:marBottom w:val="0"/>
          <w:divBdr>
            <w:top w:val="none" w:sz="0" w:space="0" w:color="auto"/>
            <w:left w:val="none" w:sz="0" w:space="0" w:color="auto"/>
            <w:bottom w:val="none" w:sz="0" w:space="0" w:color="auto"/>
            <w:right w:val="none" w:sz="0" w:space="0" w:color="auto"/>
          </w:divBdr>
        </w:div>
        <w:div w:id="408504283">
          <w:marLeft w:val="1166"/>
          <w:marRight w:val="0"/>
          <w:marTop w:val="86"/>
          <w:marBottom w:val="0"/>
          <w:divBdr>
            <w:top w:val="none" w:sz="0" w:space="0" w:color="auto"/>
            <w:left w:val="none" w:sz="0" w:space="0" w:color="auto"/>
            <w:bottom w:val="none" w:sz="0" w:space="0" w:color="auto"/>
            <w:right w:val="none" w:sz="0" w:space="0" w:color="auto"/>
          </w:divBdr>
        </w:div>
        <w:div w:id="409736586">
          <w:marLeft w:val="547"/>
          <w:marRight w:val="0"/>
          <w:marTop w:val="96"/>
          <w:marBottom w:val="0"/>
          <w:divBdr>
            <w:top w:val="none" w:sz="0" w:space="0" w:color="auto"/>
            <w:left w:val="none" w:sz="0" w:space="0" w:color="auto"/>
            <w:bottom w:val="none" w:sz="0" w:space="0" w:color="auto"/>
            <w:right w:val="none" w:sz="0" w:space="0" w:color="auto"/>
          </w:divBdr>
        </w:div>
        <w:div w:id="539822029">
          <w:marLeft w:val="1800"/>
          <w:marRight w:val="0"/>
          <w:marTop w:val="77"/>
          <w:marBottom w:val="0"/>
          <w:divBdr>
            <w:top w:val="none" w:sz="0" w:space="0" w:color="auto"/>
            <w:left w:val="none" w:sz="0" w:space="0" w:color="auto"/>
            <w:bottom w:val="none" w:sz="0" w:space="0" w:color="auto"/>
            <w:right w:val="none" w:sz="0" w:space="0" w:color="auto"/>
          </w:divBdr>
        </w:div>
        <w:div w:id="801726386">
          <w:marLeft w:val="1800"/>
          <w:marRight w:val="0"/>
          <w:marTop w:val="77"/>
          <w:marBottom w:val="0"/>
          <w:divBdr>
            <w:top w:val="none" w:sz="0" w:space="0" w:color="auto"/>
            <w:left w:val="none" w:sz="0" w:space="0" w:color="auto"/>
            <w:bottom w:val="none" w:sz="0" w:space="0" w:color="auto"/>
            <w:right w:val="none" w:sz="0" w:space="0" w:color="auto"/>
          </w:divBdr>
        </w:div>
        <w:div w:id="856044994">
          <w:marLeft w:val="1800"/>
          <w:marRight w:val="0"/>
          <w:marTop w:val="77"/>
          <w:marBottom w:val="0"/>
          <w:divBdr>
            <w:top w:val="none" w:sz="0" w:space="0" w:color="auto"/>
            <w:left w:val="none" w:sz="0" w:space="0" w:color="auto"/>
            <w:bottom w:val="none" w:sz="0" w:space="0" w:color="auto"/>
            <w:right w:val="none" w:sz="0" w:space="0" w:color="auto"/>
          </w:divBdr>
        </w:div>
        <w:div w:id="1111244609">
          <w:marLeft w:val="1166"/>
          <w:marRight w:val="0"/>
          <w:marTop w:val="86"/>
          <w:marBottom w:val="0"/>
          <w:divBdr>
            <w:top w:val="none" w:sz="0" w:space="0" w:color="auto"/>
            <w:left w:val="none" w:sz="0" w:space="0" w:color="auto"/>
            <w:bottom w:val="none" w:sz="0" w:space="0" w:color="auto"/>
            <w:right w:val="none" w:sz="0" w:space="0" w:color="auto"/>
          </w:divBdr>
        </w:div>
        <w:div w:id="1200702864">
          <w:marLeft w:val="1800"/>
          <w:marRight w:val="0"/>
          <w:marTop w:val="77"/>
          <w:marBottom w:val="0"/>
          <w:divBdr>
            <w:top w:val="none" w:sz="0" w:space="0" w:color="auto"/>
            <w:left w:val="none" w:sz="0" w:space="0" w:color="auto"/>
            <w:bottom w:val="none" w:sz="0" w:space="0" w:color="auto"/>
            <w:right w:val="none" w:sz="0" w:space="0" w:color="auto"/>
          </w:divBdr>
        </w:div>
        <w:div w:id="1269846945">
          <w:marLeft w:val="1166"/>
          <w:marRight w:val="0"/>
          <w:marTop w:val="86"/>
          <w:marBottom w:val="0"/>
          <w:divBdr>
            <w:top w:val="none" w:sz="0" w:space="0" w:color="auto"/>
            <w:left w:val="none" w:sz="0" w:space="0" w:color="auto"/>
            <w:bottom w:val="none" w:sz="0" w:space="0" w:color="auto"/>
            <w:right w:val="none" w:sz="0" w:space="0" w:color="auto"/>
          </w:divBdr>
        </w:div>
        <w:div w:id="1493376454">
          <w:marLeft w:val="1800"/>
          <w:marRight w:val="0"/>
          <w:marTop w:val="77"/>
          <w:marBottom w:val="0"/>
          <w:divBdr>
            <w:top w:val="none" w:sz="0" w:space="0" w:color="auto"/>
            <w:left w:val="none" w:sz="0" w:space="0" w:color="auto"/>
            <w:bottom w:val="none" w:sz="0" w:space="0" w:color="auto"/>
            <w:right w:val="none" w:sz="0" w:space="0" w:color="auto"/>
          </w:divBdr>
        </w:div>
        <w:div w:id="1515799380">
          <w:marLeft w:val="1800"/>
          <w:marRight w:val="0"/>
          <w:marTop w:val="77"/>
          <w:marBottom w:val="0"/>
          <w:divBdr>
            <w:top w:val="none" w:sz="0" w:space="0" w:color="auto"/>
            <w:left w:val="none" w:sz="0" w:space="0" w:color="auto"/>
            <w:bottom w:val="none" w:sz="0" w:space="0" w:color="auto"/>
            <w:right w:val="none" w:sz="0" w:space="0" w:color="auto"/>
          </w:divBdr>
        </w:div>
        <w:div w:id="1813667774">
          <w:marLeft w:val="1800"/>
          <w:marRight w:val="0"/>
          <w:marTop w:val="77"/>
          <w:marBottom w:val="0"/>
          <w:divBdr>
            <w:top w:val="none" w:sz="0" w:space="0" w:color="auto"/>
            <w:left w:val="none" w:sz="0" w:space="0" w:color="auto"/>
            <w:bottom w:val="none" w:sz="0" w:space="0" w:color="auto"/>
            <w:right w:val="none" w:sz="0" w:space="0" w:color="auto"/>
          </w:divBdr>
        </w:div>
        <w:div w:id="1900553509">
          <w:marLeft w:val="1800"/>
          <w:marRight w:val="0"/>
          <w:marTop w:val="77"/>
          <w:marBottom w:val="0"/>
          <w:divBdr>
            <w:top w:val="none" w:sz="0" w:space="0" w:color="auto"/>
            <w:left w:val="none" w:sz="0" w:space="0" w:color="auto"/>
            <w:bottom w:val="none" w:sz="0" w:space="0" w:color="auto"/>
            <w:right w:val="none" w:sz="0" w:space="0" w:color="auto"/>
          </w:divBdr>
        </w:div>
        <w:div w:id="2059039343">
          <w:marLeft w:val="1800"/>
          <w:marRight w:val="0"/>
          <w:marTop w:val="77"/>
          <w:marBottom w:val="0"/>
          <w:divBdr>
            <w:top w:val="none" w:sz="0" w:space="0" w:color="auto"/>
            <w:left w:val="none" w:sz="0" w:space="0" w:color="auto"/>
            <w:bottom w:val="none" w:sz="0" w:space="0" w:color="auto"/>
            <w:right w:val="none" w:sz="0" w:space="0" w:color="auto"/>
          </w:divBdr>
        </w:div>
      </w:divsChild>
    </w:div>
    <w:div w:id="1158154886">
      <w:bodyDiv w:val="1"/>
      <w:marLeft w:val="0"/>
      <w:marRight w:val="0"/>
      <w:marTop w:val="0"/>
      <w:marBottom w:val="0"/>
      <w:divBdr>
        <w:top w:val="none" w:sz="0" w:space="0" w:color="auto"/>
        <w:left w:val="none" w:sz="0" w:space="0" w:color="auto"/>
        <w:bottom w:val="none" w:sz="0" w:space="0" w:color="auto"/>
        <w:right w:val="none" w:sz="0" w:space="0" w:color="auto"/>
      </w:divBdr>
      <w:divsChild>
        <w:div w:id="357975293">
          <w:marLeft w:val="1800"/>
          <w:marRight w:val="0"/>
          <w:marTop w:val="91"/>
          <w:marBottom w:val="0"/>
          <w:divBdr>
            <w:top w:val="none" w:sz="0" w:space="0" w:color="auto"/>
            <w:left w:val="none" w:sz="0" w:space="0" w:color="auto"/>
            <w:bottom w:val="none" w:sz="0" w:space="0" w:color="auto"/>
            <w:right w:val="none" w:sz="0" w:space="0" w:color="auto"/>
          </w:divBdr>
        </w:div>
        <w:div w:id="524178765">
          <w:marLeft w:val="2520"/>
          <w:marRight w:val="0"/>
          <w:marTop w:val="82"/>
          <w:marBottom w:val="0"/>
          <w:divBdr>
            <w:top w:val="none" w:sz="0" w:space="0" w:color="auto"/>
            <w:left w:val="none" w:sz="0" w:space="0" w:color="auto"/>
            <w:bottom w:val="none" w:sz="0" w:space="0" w:color="auto"/>
            <w:right w:val="none" w:sz="0" w:space="0" w:color="auto"/>
          </w:divBdr>
        </w:div>
        <w:div w:id="575743576">
          <w:marLeft w:val="1800"/>
          <w:marRight w:val="0"/>
          <w:marTop w:val="91"/>
          <w:marBottom w:val="0"/>
          <w:divBdr>
            <w:top w:val="none" w:sz="0" w:space="0" w:color="auto"/>
            <w:left w:val="none" w:sz="0" w:space="0" w:color="auto"/>
            <w:bottom w:val="none" w:sz="0" w:space="0" w:color="auto"/>
            <w:right w:val="none" w:sz="0" w:space="0" w:color="auto"/>
          </w:divBdr>
        </w:div>
        <w:div w:id="792754550">
          <w:marLeft w:val="547"/>
          <w:marRight w:val="0"/>
          <w:marTop w:val="125"/>
          <w:marBottom w:val="0"/>
          <w:divBdr>
            <w:top w:val="none" w:sz="0" w:space="0" w:color="auto"/>
            <w:left w:val="none" w:sz="0" w:space="0" w:color="auto"/>
            <w:bottom w:val="none" w:sz="0" w:space="0" w:color="auto"/>
            <w:right w:val="none" w:sz="0" w:space="0" w:color="auto"/>
          </w:divBdr>
        </w:div>
        <w:div w:id="1041707722">
          <w:marLeft w:val="1166"/>
          <w:marRight w:val="0"/>
          <w:marTop w:val="106"/>
          <w:marBottom w:val="0"/>
          <w:divBdr>
            <w:top w:val="none" w:sz="0" w:space="0" w:color="auto"/>
            <w:left w:val="none" w:sz="0" w:space="0" w:color="auto"/>
            <w:bottom w:val="none" w:sz="0" w:space="0" w:color="auto"/>
            <w:right w:val="none" w:sz="0" w:space="0" w:color="auto"/>
          </w:divBdr>
        </w:div>
        <w:div w:id="1082024595">
          <w:marLeft w:val="1800"/>
          <w:marRight w:val="0"/>
          <w:marTop w:val="91"/>
          <w:marBottom w:val="0"/>
          <w:divBdr>
            <w:top w:val="none" w:sz="0" w:space="0" w:color="auto"/>
            <w:left w:val="none" w:sz="0" w:space="0" w:color="auto"/>
            <w:bottom w:val="none" w:sz="0" w:space="0" w:color="auto"/>
            <w:right w:val="none" w:sz="0" w:space="0" w:color="auto"/>
          </w:divBdr>
        </w:div>
        <w:div w:id="1310748529">
          <w:marLeft w:val="2520"/>
          <w:marRight w:val="0"/>
          <w:marTop w:val="82"/>
          <w:marBottom w:val="0"/>
          <w:divBdr>
            <w:top w:val="none" w:sz="0" w:space="0" w:color="auto"/>
            <w:left w:val="none" w:sz="0" w:space="0" w:color="auto"/>
            <w:bottom w:val="none" w:sz="0" w:space="0" w:color="auto"/>
            <w:right w:val="none" w:sz="0" w:space="0" w:color="auto"/>
          </w:divBdr>
        </w:div>
        <w:div w:id="1390110684">
          <w:marLeft w:val="1166"/>
          <w:marRight w:val="0"/>
          <w:marTop w:val="106"/>
          <w:marBottom w:val="0"/>
          <w:divBdr>
            <w:top w:val="none" w:sz="0" w:space="0" w:color="auto"/>
            <w:left w:val="none" w:sz="0" w:space="0" w:color="auto"/>
            <w:bottom w:val="none" w:sz="0" w:space="0" w:color="auto"/>
            <w:right w:val="none" w:sz="0" w:space="0" w:color="auto"/>
          </w:divBdr>
        </w:div>
        <w:div w:id="1732576216">
          <w:marLeft w:val="3240"/>
          <w:marRight w:val="0"/>
          <w:marTop w:val="82"/>
          <w:marBottom w:val="0"/>
          <w:divBdr>
            <w:top w:val="none" w:sz="0" w:space="0" w:color="auto"/>
            <w:left w:val="none" w:sz="0" w:space="0" w:color="auto"/>
            <w:bottom w:val="none" w:sz="0" w:space="0" w:color="auto"/>
            <w:right w:val="none" w:sz="0" w:space="0" w:color="auto"/>
          </w:divBdr>
        </w:div>
        <w:div w:id="1814323869">
          <w:marLeft w:val="1800"/>
          <w:marRight w:val="0"/>
          <w:marTop w:val="96"/>
          <w:marBottom w:val="0"/>
          <w:divBdr>
            <w:top w:val="none" w:sz="0" w:space="0" w:color="auto"/>
            <w:left w:val="none" w:sz="0" w:space="0" w:color="auto"/>
            <w:bottom w:val="none" w:sz="0" w:space="0" w:color="auto"/>
            <w:right w:val="none" w:sz="0" w:space="0" w:color="auto"/>
          </w:divBdr>
        </w:div>
      </w:divsChild>
    </w:div>
    <w:div w:id="1158619920">
      <w:bodyDiv w:val="1"/>
      <w:marLeft w:val="0"/>
      <w:marRight w:val="0"/>
      <w:marTop w:val="0"/>
      <w:marBottom w:val="0"/>
      <w:divBdr>
        <w:top w:val="none" w:sz="0" w:space="0" w:color="auto"/>
        <w:left w:val="none" w:sz="0" w:space="0" w:color="auto"/>
        <w:bottom w:val="none" w:sz="0" w:space="0" w:color="auto"/>
        <w:right w:val="none" w:sz="0" w:space="0" w:color="auto"/>
      </w:divBdr>
      <w:divsChild>
        <w:div w:id="80219853">
          <w:marLeft w:val="547"/>
          <w:marRight w:val="0"/>
          <w:marTop w:val="115"/>
          <w:marBottom w:val="0"/>
          <w:divBdr>
            <w:top w:val="none" w:sz="0" w:space="0" w:color="auto"/>
            <w:left w:val="none" w:sz="0" w:space="0" w:color="auto"/>
            <w:bottom w:val="none" w:sz="0" w:space="0" w:color="auto"/>
            <w:right w:val="none" w:sz="0" w:space="0" w:color="auto"/>
          </w:divBdr>
        </w:div>
        <w:div w:id="353069847">
          <w:marLeft w:val="1166"/>
          <w:marRight w:val="0"/>
          <w:marTop w:val="96"/>
          <w:marBottom w:val="0"/>
          <w:divBdr>
            <w:top w:val="none" w:sz="0" w:space="0" w:color="auto"/>
            <w:left w:val="none" w:sz="0" w:space="0" w:color="auto"/>
            <w:bottom w:val="none" w:sz="0" w:space="0" w:color="auto"/>
            <w:right w:val="none" w:sz="0" w:space="0" w:color="auto"/>
          </w:divBdr>
        </w:div>
        <w:div w:id="567770913">
          <w:marLeft w:val="1166"/>
          <w:marRight w:val="0"/>
          <w:marTop w:val="96"/>
          <w:marBottom w:val="0"/>
          <w:divBdr>
            <w:top w:val="none" w:sz="0" w:space="0" w:color="auto"/>
            <w:left w:val="none" w:sz="0" w:space="0" w:color="auto"/>
            <w:bottom w:val="none" w:sz="0" w:space="0" w:color="auto"/>
            <w:right w:val="none" w:sz="0" w:space="0" w:color="auto"/>
          </w:divBdr>
        </w:div>
        <w:div w:id="1415080689">
          <w:marLeft w:val="1166"/>
          <w:marRight w:val="0"/>
          <w:marTop w:val="96"/>
          <w:marBottom w:val="0"/>
          <w:divBdr>
            <w:top w:val="none" w:sz="0" w:space="0" w:color="auto"/>
            <w:left w:val="none" w:sz="0" w:space="0" w:color="auto"/>
            <w:bottom w:val="none" w:sz="0" w:space="0" w:color="auto"/>
            <w:right w:val="none" w:sz="0" w:space="0" w:color="auto"/>
          </w:divBdr>
        </w:div>
      </w:divsChild>
    </w:div>
    <w:div w:id="1160265637">
      <w:bodyDiv w:val="1"/>
      <w:marLeft w:val="0"/>
      <w:marRight w:val="0"/>
      <w:marTop w:val="0"/>
      <w:marBottom w:val="0"/>
      <w:divBdr>
        <w:top w:val="none" w:sz="0" w:space="0" w:color="auto"/>
        <w:left w:val="none" w:sz="0" w:space="0" w:color="auto"/>
        <w:bottom w:val="none" w:sz="0" w:space="0" w:color="auto"/>
        <w:right w:val="none" w:sz="0" w:space="0" w:color="auto"/>
      </w:divBdr>
      <w:divsChild>
        <w:div w:id="1126580036">
          <w:marLeft w:val="360"/>
          <w:marRight w:val="0"/>
          <w:marTop w:val="200"/>
          <w:marBottom w:val="0"/>
          <w:divBdr>
            <w:top w:val="none" w:sz="0" w:space="0" w:color="auto"/>
            <w:left w:val="none" w:sz="0" w:space="0" w:color="auto"/>
            <w:bottom w:val="none" w:sz="0" w:space="0" w:color="auto"/>
            <w:right w:val="none" w:sz="0" w:space="0" w:color="auto"/>
          </w:divBdr>
        </w:div>
        <w:div w:id="1456480694">
          <w:marLeft w:val="1080"/>
          <w:marRight w:val="0"/>
          <w:marTop w:val="100"/>
          <w:marBottom w:val="0"/>
          <w:divBdr>
            <w:top w:val="none" w:sz="0" w:space="0" w:color="auto"/>
            <w:left w:val="none" w:sz="0" w:space="0" w:color="auto"/>
            <w:bottom w:val="none" w:sz="0" w:space="0" w:color="auto"/>
            <w:right w:val="none" w:sz="0" w:space="0" w:color="auto"/>
          </w:divBdr>
        </w:div>
      </w:divsChild>
    </w:div>
    <w:div w:id="1161046819">
      <w:bodyDiv w:val="1"/>
      <w:marLeft w:val="0"/>
      <w:marRight w:val="0"/>
      <w:marTop w:val="0"/>
      <w:marBottom w:val="0"/>
      <w:divBdr>
        <w:top w:val="none" w:sz="0" w:space="0" w:color="auto"/>
        <w:left w:val="none" w:sz="0" w:space="0" w:color="auto"/>
        <w:bottom w:val="none" w:sz="0" w:space="0" w:color="auto"/>
        <w:right w:val="none" w:sz="0" w:space="0" w:color="auto"/>
      </w:divBdr>
    </w:div>
    <w:div w:id="1161237072">
      <w:bodyDiv w:val="1"/>
      <w:marLeft w:val="0"/>
      <w:marRight w:val="0"/>
      <w:marTop w:val="0"/>
      <w:marBottom w:val="0"/>
      <w:divBdr>
        <w:top w:val="none" w:sz="0" w:space="0" w:color="auto"/>
        <w:left w:val="none" w:sz="0" w:space="0" w:color="auto"/>
        <w:bottom w:val="none" w:sz="0" w:space="0" w:color="auto"/>
        <w:right w:val="none" w:sz="0" w:space="0" w:color="auto"/>
      </w:divBdr>
      <w:divsChild>
        <w:div w:id="265305777">
          <w:marLeft w:val="1426"/>
          <w:marRight w:val="0"/>
          <w:marTop w:val="60"/>
          <w:marBottom w:val="0"/>
          <w:divBdr>
            <w:top w:val="none" w:sz="0" w:space="0" w:color="auto"/>
            <w:left w:val="none" w:sz="0" w:space="0" w:color="auto"/>
            <w:bottom w:val="none" w:sz="0" w:space="0" w:color="auto"/>
            <w:right w:val="none" w:sz="0" w:space="0" w:color="auto"/>
          </w:divBdr>
        </w:div>
        <w:div w:id="300355416">
          <w:marLeft w:val="2866"/>
          <w:marRight w:val="0"/>
          <w:marTop w:val="60"/>
          <w:marBottom w:val="0"/>
          <w:divBdr>
            <w:top w:val="none" w:sz="0" w:space="0" w:color="auto"/>
            <w:left w:val="none" w:sz="0" w:space="0" w:color="auto"/>
            <w:bottom w:val="none" w:sz="0" w:space="0" w:color="auto"/>
            <w:right w:val="none" w:sz="0" w:space="0" w:color="auto"/>
          </w:divBdr>
        </w:div>
        <w:div w:id="332026969">
          <w:marLeft w:val="2866"/>
          <w:marRight w:val="0"/>
          <w:marTop w:val="60"/>
          <w:marBottom w:val="0"/>
          <w:divBdr>
            <w:top w:val="none" w:sz="0" w:space="0" w:color="auto"/>
            <w:left w:val="none" w:sz="0" w:space="0" w:color="auto"/>
            <w:bottom w:val="none" w:sz="0" w:space="0" w:color="auto"/>
            <w:right w:val="none" w:sz="0" w:space="0" w:color="auto"/>
          </w:divBdr>
        </w:div>
        <w:div w:id="409893133">
          <w:marLeft w:val="2866"/>
          <w:marRight w:val="0"/>
          <w:marTop w:val="60"/>
          <w:marBottom w:val="0"/>
          <w:divBdr>
            <w:top w:val="none" w:sz="0" w:space="0" w:color="auto"/>
            <w:left w:val="none" w:sz="0" w:space="0" w:color="auto"/>
            <w:bottom w:val="none" w:sz="0" w:space="0" w:color="auto"/>
            <w:right w:val="none" w:sz="0" w:space="0" w:color="auto"/>
          </w:divBdr>
        </w:div>
        <w:div w:id="603609753">
          <w:marLeft w:val="1440"/>
          <w:marRight w:val="0"/>
          <w:marTop w:val="0"/>
          <w:marBottom w:val="0"/>
          <w:divBdr>
            <w:top w:val="none" w:sz="0" w:space="0" w:color="auto"/>
            <w:left w:val="none" w:sz="0" w:space="0" w:color="auto"/>
            <w:bottom w:val="none" w:sz="0" w:space="0" w:color="auto"/>
            <w:right w:val="none" w:sz="0" w:space="0" w:color="auto"/>
          </w:divBdr>
        </w:div>
        <w:div w:id="615333479">
          <w:marLeft w:val="2866"/>
          <w:marRight w:val="0"/>
          <w:marTop w:val="60"/>
          <w:marBottom w:val="0"/>
          <w:divBdr>
            <w:top w:val="none" w:sz="0" w:space="0" w:color="auto"/>
            <w:left w:val="none" w:sz="0" w:space="0" w:color="auto"/>
            <w:bottom w:val="none" w:sz="0" w:space="0" w:color="auto"/>
            <w:right w:val="none" w:sz="0" w:space="0" w:color="auto"/>
          </w:divBdr>
        </w:div>
        <w:div w:id="933443276">
          <w:marLeft w:val="1426"/>
          <w:marRight w:val="0"/>
          <w:marTop w:val="60"/>
          <w:marBottom w:val="0"/>
          <w:divBdr>
            <w:top w:val="none" w:sz="0" w:space="0" w:color="auto"/>
            <w:left w:val="none" w:sz="0" w:space="0" w:color="auto"/>
            <w:bottom w:val="none" w:sz="0" w:space="0" w:color="auto"/>
            <w:right w:val="none" w:sz="0" w:space="0" w:color="auto"/>
          </w:divBdr>
        </w:div>
        <w:div w:id="1640570302">
          <w:marLeft w:val="533"/>
          <w:marRight w:val="0"/>
          <w:marTop w:val="60"/>
          <w:marBottom w:val="0"/>
          <w:divBdr>
            <w:top w:val="none" w:sz="0" w:space="0" w:color="auto"/>
            <w:left w:val="none" w:sz="0" w:space="0" w:color="auto"/>
            <w:bottom w:val="none" w:sz="0" w:space="0" w:color="auto"/>
            <w:right w:val="none" w:sz="0" w:space="0" w:color="auto"/>
          </w:divBdr>
        </w:div>
        <w:div w:id="1691566719">
          <w:marLeft w:val="2866"/>
          <w:marRight w:val="0"/>
          <w:marTop w:val="60"/>
          <w:marBottom w:val="0"/>
          <w:divBdr>
            <w:top w:val="none" w:sz="0" w:space="0" w:color="auto"/>
            <w:left w:val="none" w:sz="0" w:space="0" w:color="auto"/>
            <w:bottom w:val="none" w:sz="0" w:space="0" w:color="auto"/>
            <w:right w:val="none" w:sz="0" w:space="0" w:color="auto"/>
          </w:divBdr>
        </w:div>
        <w:div w:id="2107726411">
          <w:marLeft w:val="1426"/>
          <w:marRight w:val="0"/>
          <w:marTop w:val="60"/>
          <w:marBottom w:val="0"/>
          <w:divBdr>
            <w:top w:val="none" w:sz="0" w:space="0" w:color="auto"/>
            <w:left w:val="none" w:sz="0" w:space="0" w:color="auto"/>
            <w:bottom w:val="none" w:sz="0" w:space="0" w:color="auto"/>
            <w:right w:val="none" w:sz="0" w:space="0" w:color="auto"/>
          </w:divBdr>
        </w:div>
      </w:divsChild>
    </w:div>
    <w:div w:id="1161389132">
      <w:bodyDiv w:val="1"/>
      <w:marLeft w:val="0"/>
      <w:marRight w:val="0"/>
      <w:marTop w:val="0"/>
      <w:marBottom w:val="0"/>
      <w:divBdr>
        <w:top w:val="none" w:sz="0" w:space="0" w:color="auto"/>
        <w:left w:val="none" w:sz="0" w:space="0" w:color="auto"/>
        <w:bottom w:val="none" w:sz="0" w:space="0" w:color="auto"/>
        <w:right w:val="none" w:sz="0" w:space="0" w:color="auto"/>
      </w:divBdr>
    </w:div>
    <w:div w:id="1161628157">
      <w:bodyDiv w:val="1"/>
      <w:marLeft w:val="0"/>
      <w:marRight w:val="0"/>
      <w:marTop w:val="0"/>
      <w:marBottom w:val="0"/>
      <w:divBdr>
        <w:top w:val="none" w:sz="0" w:space="0" w:color="auto"/>
        <w:left w:val="none" w:sz="0" w:space="0" w:color="auto"/>
        <w:bottom w:val="none" w:sz="0" w:space="0" w:color="auto"/>
        <w:right w:val="none" w:sz="0" w:space="0" w:color="auto"/>
      </w:divBdr>
    </w:div>
    <w:div w:id="1161769887">
      <w:bodyDiv w:val="1"/>
      <w:marLeft w:val="0"/>
      <w:marRight w:val="0"/>
      <w:marTop w:val="0"/>
      <w:marBottom w:val="0"/>
      <w:divBdr>
        <w:top w:val="none" w:sz="0" w:space="0" w:color="auto"/>
        <w:left w:val="none" w:sz="0" w:space="0" w:color="auto"/>
        <w:bottom w:val="none" w:sz="0" w:space="0" w:color="auto"/>
        <w:right w:val="none" w:sz="0" w:space="0" w:color="auto"/>
      </w:divBdr>
    </w:div>
    <w:div w:id="1162089298">
      <w:bodyDiv w:val="1"/>
      <w:marLeft w:val="0"/>
      <w:marRight w:val="0"/>
      <w:marTop w:val="0"/>
      <w:marBottom w:val="0"/>
      <w:divBdr>
        <w:top w:val="none" w:sz="0" w:space="0" w:color="auto"/>
        <w:left w:val="none" w:sz="0" w:space="0" w:color="auto"/>
        <w:bottom w:val="none" w:sz="0" w:space="0" w:color="auto"/>
        <w:right w:val="none" w:sz="0" w:space="0" w:color="auto"/>
      </w:divBdr>
      <w:divsChild>
        <w:div w:id="160238551">
          <w:marLeft w:val="1800"/>
          <w:marRight w:val="0"/>
          <w:marTop w:val="77"/>
          <w:marBottom w:val="0"/>
          <w:divBdr>
            <w:top w:val="none" w:sz="0" w:space="0" w:color="auto"/>
            <w:left w:val="none" w:sz="0" w:space="0" w:color="auto"/>
            <w:bottom w:val="none" w:sz="0" w:space="0" w:color="auto"/>
            <w:right w:val="none" w:sz="0" w:space="0" w:color="auto"/>
          </w:divBdr>
        </w:div>
        <w:div w:id="308167379">
          <w:marLeft w:val="1800"/>
          <w:marRight w:val="0"/>
          <w:marTop w:val="77"/>
          <w:marBottom w:val="0"/>
          <w:divBdr>
            <w:top w:val="none" w:sz="0" w:space="0" w:color="auto"/>
            <w:left w:val="none" w:sz="0" w:space="0" w:color="auto"/>
            <w:bottom w:val="none" w:sz="0" w:space="0" w:color="auto"/>
            <w:right w:val="none" w:sz="0" w:space="0" w:color="auto"/>
          </w:divBdr>
        </w:div>
        <w:div w:id="430049154">
          <w:marLeft w:val="1800"/>
          <w:marRight w:val="0"/>
          <w:marTop w:val="77"/>
          <w:marBottom w:val="0"/>
          <w:divBdr>
            <w:top w:val="none" w:sz="0" w:space="0" w:color="auto"/>
            <w:left w:val="none" w:sz="0" w:space="0" w:color="auto"/>
            <w:bottom w:val="none" w:sz="0" w:space="0" w:color="auto"/>
            <w:right w:val="none" w:sz="0" w:space="0" w:color="auto"/>
          </w:divBdr>
        </w:div>
        <w:div w:id="710495623">
          <w:marLeft w:val="547"/>
          <w:marRight w:val="0"/>
          <w:marTop w:val="96"/>
          <w:marBottom w:val="0"/>
          <w:divBdr>
            <w:top w:val="none" w:sz="0" w:space="0" w:color="auto"/>
            <w:left w:val="none" w:sz="0" w:space="0" w:color="auto"/>
            <w:bottom w:val="none" w:sz="0" w:space="0" w:color="auto"/>
            <w:right w:val="none" w:sz="0" w:space="0" w:color="auto"/>
          </w:divBdr>
        </w:div>
        <w:div w:id="857740755">
          <w:marLeft w:val="1800"/>
          <w:marRight w:val="0"/>
          <w:marTop w:val="77"/>
          <w:marBottom w:val="0"/>
          <w:divBdr>
            <w:top w:val="none" w:sz="0" w:space="0" w:color="auto"/>
            <w:left w:val="none" w:sz="0" w:space="0" w:color="auto"/>
            <w:bottom w:val="none" w:sz="0" w:space="0" w:color="auto"/>
            <w:right w:val="none" w:sz="0" w:space="0" w:color="auto"/>
          </w:divBdr>
        </w:div>
        <w:div w:id="1102988806">
          <w:marLeft w:val="1166"/>
          <w:marRight w:val="0"/>
          <w:marTop w:val="96"/>
          <w:marBottom w:val="0"/>
          <w:divBdr>
            <w:top w:val="none" w:sz="0" w:space="0" w:color="auto"/>
            <w:left w:val="none" w:sz="0" w:space="0" w:color="auto"/>
            <w:bottom w:val="none" w:sz="0" w:space="0" w:color="auto"/>
            <w:right w:val="none" w:sz="0" w:space="0" w:color="auto"/>
          </w:divBdr>
        </w:div>
        <w:div w:id="1691107729">
          <w:marLeft w:val="1166"/>
          <w:marRight w:val="0"/>
          <w:marTop w:val="96"/>
          <w:marBottom w:val="0"/>
          <w:divBdr>
            <w:top w:val="none" w:sz="0" w:space="0" w:color="auto"/>
            <w:left w:val="none" w:sz="0" w:space="0" w:color="auto"/>
            <w:bottom w:val="none" w:sz="0" w:space="0" w:color="auto"/>
            <w:right w:val="none" w:sz="0" w:space="0" w:color="auto"/>
          </w:divBdr>
        </w:div>
        <w:div w:id="1734349537">
          <w:marLeft w:val="1800"/>
          <w:marRight w:val="0"/>
          <w:marTop w:val="77"/>
          <w:marBottom w:val="0"/>
          <w:divBdr>
            <w:top w:val="none" w:sz="0" w:space="0" w:color="auto"/>
            <w:left w:val="none" w:sz="0" w:space="0" w:color="auto"/>
            <w:bottom w:val="none" w:sz="0" w:space="0" w:color="auto"/>
            <w:right w:val="none" w:sz="0" w:space="0" w:color="auto"/>
          </w:divBdr>
        </w:div>
      </w:divsChild>
    </w:div>
    <w:div w:id="1162358808">
      <w:bodyDiv w:val="1"/>
      <w:marLeft w:val="0"/>
      <w:marRight w:val="0"/>
      <w:marTop w:val="0"/>
      <w:marBottom w:val="0"/>
      <w:divBdr>
        <w:top w:val="none" w:sz="0" w:space="0" w:color="auto"/>
        <w:left w:val="none" w:sz="0" w:space="0" w:color="auto"/>
        <w:bottom w:val="none" w:sz="0" w:space="0" w:color="auto"/>
        <w:right w:val="none" w:sz="0" w:space="0" w:color="auto"/>
      </w:divBdr>
    </w:div>
    <w:div w:id="1162618109">
      <w:bodyDiv w:val="1"/>
      <w:marLeft w:val="0"/>
      <w:marRight w:val="0"/>
      <w:marTop w:val="0"/>
      <w:marBottom w:val="0"/>
      <w:divBdr>
        <w:top w:val="none" w:sz="0" w:space="0" w:color="auto"/>
        <w:left w:val="none" w:sz="0" w:space="0" w:color="auto"/>
        <w:bottom w:val="none" w:sz="0" w:space="0" w:color="auto"/>
        <w:right w:val="none" w:sz="0" w:space="0" w:color="auto"/>
      </w:divBdr>
    </w:div>
    <w:div w:id="1162743335">
      <w:bodyDiv w:val="1"/>
      <w:marLeft w:val="0"/>
      <w:marRight w:val="0"/>
      <w:marTop w:val="0"/>
      <w:marBottom w:val="0"/>
      <w:divBdr>
        <w:top w:val="none" w:sz="0" w:space="0" w:color="auto"/>
        <w:left w:val="none" w:sz="0" w:space="0" w:color="auto"/>
        <w:bottom w:val="none" w:sz="0" w:space="0" w:color="auto"/>
        <w:right w:val="none" w:sz="0" w:space="0" w:color="auto"/>
      </w:divBdr>
      <w:divsChild>
        <w:div w:id="475993838">
          <w:marLeft w:val="0"/>
          <w:marRight w:val="0"/>
          <w:marTop w:val="0"/>
          <w:marBottom w:val="0"/>
          <w:divBdr>
            <w:top w:val="none" w:sz="0" w:space="0" w:color="auto"/>
            <w:left w:val="none" w:sz="0" w:space="0" w:color="auto"/>
            <w:bottom w:val="none" w:sz="0" w:space="0" w:color="auto"/>
            <w:right w:val="none" w:sz="0" w:space="0" w:color="auto"/>
          </w:divBdr>
          <w:divsChild>
            <w:div w:id="127630362">
              <w:marLeft w:val="0"/>
              <w:marRight w:val="0"/>
              <w:marTop w:val="0"/>
              <w:marBottom w:val="0"/>
              <w:divBdr>
                <w:top w:val="none" w:sz="0" w:space="0" w:color="auto"/>
                <w:left w:val="none" w:sz="0" w:space="0" w:color="auto"/>
                <w:bottom w:val="none" w:sz="0" w:space="0" w:color="auto"/>
                <w:right w:val="none" w:sz="0" w:space="0" w:color="auto"/>
              </w:divBdr>
            </w:div>
            <w:div w:id="39270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973837">
      <w:bodyDiv w:val="1"/>
      <w:marLeft w:val="0"/>
      <w:marRight w:val="0"/>
      <w:marTop w:val="0"/>
      <w:marBottom w:val="0"/>
      <w:divBdr>
        <w:top w:val="none" w:sz="0" w:space="0" w:color="auto"/>
        <w:left w:val="none" w:sz="0" w:space="0" w:color="auto"/>
        <w:bottom w:val="none" w:sz="0" w:space="0" w:color="auto"/>
        <w:right w:val="none" w:sz="0" w:space="0" w:color="auto"/>
      </w:divBdr>
      <w:divsChild>
        <w:div w:id="1210997545">
          <w:marLeft w:val="547"/>
          <w:marRight w:val="0"/>
          <w:marTop w:val="154"/>
          <w:marBottom w:val="0"/>
          <w:divBdr>
            <w:top w:val="none" w:sz="0" w:space="0" w:color="auto"/>
            <w:left w:val="none" w:sz="0" w:space="0" w:color="auto"/>
            <w:bottom w:val="none" w:sz="0" w:space="0" w:color="auto"/>
            <w:right w:val="none" w:sz="0" w:space="0" w:color="auto"/>
          </w:divBdr>
        </w:div>
        <w:div w:id="1575895817">
          <w:marLeft w:val="1166"/>
          <w:marRight w:val="0"/>
          <w:marTop w:val="134"/>
          <w:marBottom w:val="0"/>
          <w:divBdr>
            <w:top w:val="none" w:sz="0" w:space="0" w:color="auto"/>
            <w:left w:val="none" w:sz="0" w:space="0" w:color="auto"/>
            <w:bottom w:val="none" w:sz="0" w:space="0" w:color="auto"/>
            <w:right w:val="none" w:sz="0" w:space="0" w:color="auto"/>
          </w:divBdr>
        </w:div>
        <w:div w:id="1667780144">
          <w:marLeft w:val="1166"/>
          <w:marRight w:val="0"/>
          <w:marTop w:val="134"/>
          <w:marBottom w:val="0"/>
          <w:divBdr>
            <w:top w:val="none" w:sz="0" w:space="0" w:color="auto"/>
            <w:left w:val="none" w:sz="0" w:space="0" w:color="auto"/>
            <w:bottom w:val="none" w:sz="0" w:space="0" w:color="auto"/>
            <w:right w:val="none" w:sz="0" w:space="0" w:color="auto"/>
          </w:divBdr>
        </w:div>
      </w:divsChild>
    </w:div>
    <w:div w:id="1165048399">
      <w:bodyDiv w:val="1"/>
      <w:marLeft w:val="0"/>
      <w:marRight w:val="0"/>
      <w:marTop w:val="0"/>
      <w:marBottom w:val="0"/>
      <w:divBdr>
        <w:top w:val="none" w:sz="0" w:space="0" w:color="auto"/>
        <w:left w:val="none" w:sz="0" w:space="0" w:color="auto"/>
        <w:bottom w:val="none" w:sz="0" w:space="0" w:color="auto"/>
        <w:right w:val="none" w:sz="0" w:space="0" w:color="auto"/>
      </w:divBdr>
    </w:div>
    <w:div w:id="1166021701">
      <w:bodyDiv w:val="1"/>
      <w:marLeft w:val="0"/>
      <w:marRight w:val="0"/>
      <w:marTop w:val="0"/>
      <w:marBottom w:val="0"/>
      <w:divBdr>
        <w:top w:val="none" w:sz="0" w:space="0" w:color="auto"/>
        <w:left w:val="none" w:sz="0" w:space="0" w:color="auto"/>
        <w:bottom w:val="none" w:sz="0" w:space="0" w:color="auto"/>
        <w:right w:val="none" w:sz="0" w:space="0" w:color="auto"/>
      </w:divBdr>
    </w:div>
    <w:div w:id="1166938482">
      <w:bodyDiv w:val="1"/>
      <w:marLeft w:val="0"/>
      <w:marRight w:val="0"/>
      <w:marTop w:val="0"/>
      <w:marBottom w:val="0"/>
      <w:divBdr>
        <w:top w:val="none" w:sz="0" w:space="0" w:color="auto"/>
        <w:left w:val="none" w:sz="0" w:space="0" w:color="auto"/>
        <w:bottom w:val="none" w:sz="0" w:space="0" w:color="auto"/>
        <w:right w:val="none" w:sz="0" w:space="0" w:color="auto"/>
      </w:divBdr>
    </w:div>
    <w:div w:id="1167088810">
      <w:bodyDiv w:val="1"/>
      <w:marLeft w:val="0"/>
      <w:marRight w:val="0"/>
      <w:marTop w:val="0"/>
      <w:marBottom w:val="0"/>
      <w:divBdr>
        <w:top w:val="none" w:sz="0" w:space="0" w:color="auto"/>
        <w:left w:val="none" w:sz="0" w:space="0" w:color="auto"/>
        <w:bottom w:val="none" w:sz="0" w:space="0" w:color="auto"/>
        <w:right w:val="none" w:sz="0" w:space="0" w:color="auto"/>
      </w:divBdr>
      <w:divsChild>
        <w:div w:id="17237537">
          <w:marLeft w:val="547"/>
          <w:marRight w:val="144"/>
          <w:marTop w:val="0"/>
          <w:marBottom w:val="120"/>
          <w:divBdr>
            <w:top w:val="none" w:sz="0" w:space="0" w:color="auto"/>
            <w:left w:val="none" w:sz="0" w:space="0" w:color="auto"/>
            <w:bottom w:val="none" w:sz="0" w:space="0" w:color="auto"/>
            <w:right w:val="none" w:sz="0" w:space="0" w:color="auto"/>
          </w:divBdr>
        </w:div>
        <w:div w:id="343559938">
          <w:marLeft w:val="547"/>
          <w:marRight w:val="144"/>
          <w:marTop w:val="0"/>
          <w:marBottom w:val="120"/>
          <w:divBdr>
            <w:top w:val="none" w:sz="0" w:space="0" w:color="auto"/>
            <w:left w:val="none" w:sz="0" w:space="0" w:color="auto"/>
            <w:bottom w:val="none" w:sz="0" w:space="0" w:color="auto"/>
            <w:right w:val="none" w:sz="0" w:space="0" w:color="auto"/>
          </w:divBdr>
        </w:div>
        <w:div w:id="1182087906">
          <w:marLeft w:val="1166"/>
          <w:marRight w:val="144"/>
          <w:marTop w:val="0"/>
          <w:marBottom w:val="120"/>
          <w:divBdr>
            <w:top w:val="none" w:sz="0" w:space="0" w:color="auto"/>
            <w:left w:val="none" w:sz="0" w:space="0" w:color="auto"/>
            <w:bottom w:val="none" w:sz="0" w:space="0" w:color="auto"/>
            <w:right w:val="none" w:sz="0" w:space="0" w:color="auto"/>
          </w:divBdr>
        </w:div>
        <w:div w:id="1187523468">
          <w:marLeft w:val="547"/>
          <w:marRight w:val="144"/>
          <w:marTop w:val="0"/>
          <w:marBottom w:val="120"/>
          <w:divBdr>
            <w:top w:val="none" w:sz="0" w:space="0" w:color="auto"/>
            <w:left w:val="none" w:sz="0" w:space="0" w:color="auto"/>
            <w:bottom w:val="none" w:sz="0" w:space="0" w:color="auto"/>
            <w:right w:val="none" w:sz="0" w:space="0" w:color="auto"/>
          </w:divBdr>
        </w:div>
        <w:div w:id="1951744891">
          <w:marLeft w:val="1166"/>
          <w:marRight w:val="144"/>
          <w:marTop w:val="0"/>
          <w:marBottom w:val="120"/>
          <w:divBdr>
            <w:top w:val="none" w:sz="0" w:space="0" w:color="auto"/>
            <w:left w:val="none" w:sz="0" w:space="0" w:color="auto"/>
            <w:bottom w:val="none" w:sz="0" w:space="0" w:color="auto"/>
            <w:right w:val="none" w:sz="0" w:space="0" w:color="auto"/>
          </w:divBdr>
        </w:div>
        <w:div w:id="2062710904">
          <w:marLeft w:val="1166"/>
          <w:marRight w:val="144"/>
          <w:marTop w:val="0"/>
          <w:marBottom w:val="120"/>
          <w:divBdr>
            <w:top w:val="none" w:sz="0" w:space="0" w:color="auto"/>
            <w:left w:val="none" w:sz="0" w:space="0" w:color="auto"/>
            <w:bottom w:val="none" w:sz="0" w:space="0" w:color="auto"/>
            <w:right w:val="none" w:sz="0" w:space="0" w:color="auto"/>
          </w:divBdr>
        </w:div>
      </w:divsChild>
    </w:div>
    <w:div w:id="1167554251">
      <w:bodyDiv w:val="1"/>
      <w:marLeft w:val="0"/>
      <w:marRight w:val="0"/>
      <w:marTop w:val="0"/>
      <w:marBottom w:val="0"/>
      <w:divBdr>
        <w:top w:val="none" w:sz="0" w:space="0" w:color="auto"/>
        <w:left w:val="none" w:sz="0" w:space="0" w:color="auto"/>
        <w:bottom w:val="none" w:sz="0" w:space="0" w:color="auto"/>
        <w:right w:val="none" w:sz="0" w:space="0" w:color="auto"/>
      </w:divBdr>
    </w:div>
    <w:div w:id="1167751955">
      <w:bodyDiv w:val="1"/>
      <w:marLeft w:val="0"/>
      <w:marRight w:val="0"/>
      <w:marTop w:val="0"/>
      <w:marBottom w:val="0"/>
      <w:divBdr>
        <w:top w:val="none" w:sz="0" w:space="0" w:color="auto"/>
        <w:left w:val="none" w:sz="0" w:space="0" w:color="auto"/>
        <w:bottom w:val="none" w:sz="0" w:space="0" w:color="auto"/>
        <w:right w:val="none" w:sz="0" w:space="0" w:color="auto"/>
      </w:divBdr>
    </w:div>
    <w:div w:id="1168253494">
      <w:bodyDiv w:val="1"/>
      <w:marLeft w:val="0"/>
      <w:marRight w:val="0"/>
      <w:marTop w:val="0"/>
      <w:marBottom w:val="0"/>
      <w:divBdr>
        <w:top w:val="none" w:sz="0" w:space="0" w:color="auto"/>
        <w:left w:val="none" w:sz="0" w:space="0" w:color="auto"/>
        <w:bottom w:val="none" w:sz="0" w:space="0" w:color="auto"/>
        <w:right w:val="none" w:sz="0" w:space="0" w:color="auto"/>
      </w:divBdr>
      <w:divsChild>
        <w:div w:id="273178421">
          <w:marLeft w:val="547"/>
          <w:marRight w:val="0"/>
          <w:marTop w:val="134"/>
          <w:marBottom w:val="0"/>
          <w:divBdr>
            <w:top w:val="none" w:sz="0" w:space="0" w:color="auto"/>
            <w:left w:val="none" w:sz="0" w:space="0" w:color="auto"/>
            <w:bottom w:val="none" w:sz="0" w:space="0" w:color="auto"/>
            <w:right w:val="none" w:sz="0" w:space="0" w:color="auto"/>
          </w:divBdr>
        </w:div>
        <w:div w:id="1178276453">
          <w:marLeft w:val="547"/>
          <w:marRight w:val="0"/>
          <w:marTop w:val="134"/>
          <w:marBottom w:val="0"/>
          <w:divBdr>
            <w:top w:val="none" w:sz="0" w:space="0" w:color="auto"/>
            <w:left w:val="none" w:sz="0" w:space="0" w:color="auto"/>
            <w:bottom w:val="none" w:sz="0" w:space="0" w:color="auto"/>
            <w:right w:val="none" w:sz="0" w:space="0" w:color="auto"/>
          </w:divBdr>
        </w:div>
        <w:div w:id="1395467652">
          <w:marLeft w:val="547"/>
          <w:marRight w:val="0"/>
          <w:marTop w:val="134"/>
          <w:marBottom w:val="0"/>
          <w:divBdr>
            <w:top w:val="none" w:sz="0" w:space="0" w:color="auto"/>
            <w:left w:val="none" w:sz="0" w:space="0" w:color="auto"/>
            <w:bottom w:val="none" w:sz="0" w:space="0" w:color="auto"/>
            <w:right w:val="none" w:sz="0" w:space="0" w:color="auto"/>
          </w:divBdr>
        </w:div>
        <w:div w:id="1566141749">
          <w:marLeft w:val="1166"/>
          <w:marRight w:val="0"/>
          <w:marTop w:val="115"/>
          <w:marBottom w:val="0"/>
          <w:divBdr>
            <w:top w:val="none" w:sz="0" w:space="0" w:color="auto"/>
            <w:left w:val="none" w:sz="0" w:space="0" w:color="auto"/>
            <w:bottom w:val="none" w:sz="0" w:space="0" w:color="auto"/>
            <w:right w:val="none" w:sz="0" w:space="0" w:color="auto"/>
          </w:divBdr>
        </w:div>
        <w:div w:id="1690376778">
          <w:marLeft w:val="1800"/>
          <w:marRight w:val="0"/>
          <w:marTop w:val="96"/>
          <w:marBottom w:val="0"/>
          <w:divBdr>
            <w:top w:val="none" w:sz="0" w:space="0" w:color="auto"/>
            <w:left w:val="none" w:sz="0" w:space="0" w:color="auto"/>
            <w:bottom w:val="none" w:sz="0" w:space="0" w:color="auto"/>
            <w:right w:val="none" w:sz="0" w:space="0" w:color="auto"/>
          </w:divBdr>
        </w:div>
        <w:div w:id="1851481370">
          <w:marLeft w:val="1166"/>
          <w:marRight w:val="0"/>
          <w:marTop w:val="115"/>
          <w:marBottom w:val="0"/>
          <w:divBdr>
            <w:top w:val="none" w:sz="0" w:space="0" w:color="auto"/>
            <w:left w:val="none" w:sz="0" w:space="0" w:color="auto"/>
            <w:bottom w:val="none" w:sz="0" w:space="0" w:color="auto"/>
            <w:right w:val="none" w:sz="0" w:space="0" w:color="auto"/>
          </w:divBdr>
        </w:div>
        <w:div w:id="1958752553">
          <w:marLeft w:val="1166"/>
          <w:marRight w:val="0"/>
          <w:marTop w:val="115"/>
          <w:marBottom w:val="0"/>
          <w:divBdr>
            <w:top w:val="none" w:sz="0" w:space="0" w:color="auto"/>
            <w:left w:val="none" w:sz="0" w:space="0" w:color="auto"/>
            <w:bottom w:val="none" w:sz="0" w:space="0" w:color="auto"/>
            <w:right w:val="none" w:sz="0" w:space="0" w:color="auto"/>
          </w:divBdr>
        </w:div>
        <w:div w:id="2118519428">
          <w:marLeft w:val="1166"/>
          <w:marRight w:val="0"/>
          <w:marTop w:val="115"/>
          <w:marBottom w:val="0"/>
          <w:divBdr>
            <w:top w:val="none" w:sz="0" w:space="0" w:color="auto"/>
            <w:left w:val="none" w:sz="0" w:space="0" w:color="auto"/>
            <w:bottom w:val="none" w:sz="0" w:space="0" w:color="auto"/>
            <w:right w:val="none" w:sz="0" w:space="0" w:color="auto"/>
          </w:divBdr>
        </w:div>
      </w:divsChild>
    </w:div>
    <w:div w:id="1168903486">
      <w:bodyDiv w:val="1"/>
      <w:marLeft w:val="0"/>
      <w:marRight w:val="0"/>
      <w:marTop w:val="0"/>
      <w:marBottom w:val="0"/>
      <w:divBdr>
        <w:top w:val="none" w:sz="0" w:space="0" w:color="auto"/>
        <w:left w:val="none" w:sz="0" w:space="0" w:color="auto"/>
        <w:bottom w:val="none" w:sz="0" w:space="0" w:color="auto"/>
        <w:right w:val="none" w:sz="0" w:space="0" w:color="auto"/>
      </w:divBdr>
      <w:divsChild>
        <w:div w:id="429935516">
          <w:marLeft w:val="1166"/>
          <w:marRight w:val="0"/>
          <w:marTop w:val="96"/>
          <w:marBottom w:val="0"/>
          <w:divBdr>
            <w:top w:val="none" w:sz="0" w:space="0" w:color="auto"/>
            <w:left w:val="none" w:sz="0" w:space="0" w:color="auto"/>
            <w:bottom w:val="none" w:sz="0" w:space="0" w:color="auto"/>
            <w:right w:val="none" w:sz="0" w:space="0" w:color="auto"/>
          </w:divBdr>
        </w:div>
        <w:div w:id="639846640">
          <w:marLeft w:val="2520"/>
          <w:marRight w:val="0"/>
          <w:marTop w:val="67"/>
          <w:marBottom w:val="0"/>
          <w:divBdr>
            <w:top w:val="none" w:sz="0" w:space="0" w:color="auto"/>
            <w:left w:val="none" w:sz="0" w:space="0" w:color="auto"/>
            <w:bottom w:val="none" w:sz="0" w:space="0" w:color="auto"/>
            <w:right w:val="none" w:sz="0" w:space="0" w:color="auto"/>
          </w:divBdr>
        </w:div>
        <w:div w:id="734401828">
          <w:marLeft w:val="1166"/>
          <w:marRight w:val="0"/>
          <w:marTop w:val="96"/>
          <w:marBottom w:val="0"/>
          <w:divBdr>
            <w:top w:val="none" w:sz="0" w:space="0" w:color="auto"/>
            <w:left w:val="none" w:sz="0" w:space="0" w:color="auto"/>
            <w:bottom w:val="none" w:sz="0" w:space="0" w:color="auto"/>
            <w:right w:val="none" w:sz="0" w:space="0" w:color="auto"/>
          </w:divBdr>
        </w:div>
        <w:div w:id="1021201378">
          <w:marLeft w:val="547"/>
          <w:marRight w:val="0"/>
          <w:marTop w:val="115"/>
          <w:marBottom w:val="0"/>
          <w:divBdr>
            <w:top w:val="none" w:sz="0" w:space="0" w:color="auto"/>
            <w:left w:val="none" w:sz="0" w:space="0" w:color="auto"/>
            <w:bottom w:val="none" w:sz="0" w:space="0" w:color="auto"/>
            <w:right w:val="none" w:sz="0" w:space="0" w:color="auto"/>
          </w:divBdr>
        </w:div>
        <w:div w:id="1043751488">
          <w:marLeft w:val="1800"/>
          <w:marRight w:val="0"/>
          <w:marTop w:val="77"/>
          <w:marBottom w:val="0"/>
          <w:divBdr>
            <w:top w:val="none" w:sz="0" w:space="0" w:color="auto"/>
            <w:left w:val="none" w:sz="0" w:space="0" w:color="auto"/>
            <w:bottom w:val="none" w:sz="0" w:space="0" w:color="auto"/>
            <w:right w:val="none" w:sz="0" w:space="0" w:color="auto"/>
          </w:divBdr>
        </w:div>
        <w:div w:id="1244413128">
          <w:marLeft w:val="1166"/>
          <w:marRight w:val="0"/>
          <w:marTop w:val="96"/>
          <w:marBottom w:val="0"/>
          <w:divBdr>
            <w:top w:val="none" w:sz="0" w:space="0" w:color="auto"/>
            <w:left w:val="none" w:sz="0" w:space="0" w:color="auto"/>
            <w:bottom w:val="none" w:sz="0" w:space="0" w:color="auto"/>
            <w:right w:val="none" w:sz="0" w:space="0" w:color="auto"/>
          </w:divBdr>
        </w:div>
      </w:divsChild>
    </w:div>
    <w:div w:id="1168911523">
      <w:bodyDiv w:val="1"/>
      <w:marLeft w:val="0"/>
      <w:marRight w:val="0"/>
      <w:marTop w:val="0"/>
      <w:marBottom w:val="0"/>
      <w:divBdr>
        <w:top w:val="none" w:sz="0" w:space="0" w:color="auto"/>
        <w:left w:val="none" w:sz="0" w:space="0" w:color="auto"/>
        <w:bottom w:val="none" w:sz="0" w:space="0" w:color="auto"/>
        <w:right w:val="none" w:sz="0" w:space="0" w:color="auto"/>
      </w:divBdr>
      <w:divsChild>
        <w:div w:id="1131442601">
          <w:marLeft w:val="360"/>
          <w:marRight w:val="0"/>
          <w:marTop w:val="200"/>
          <w:marBottom w:val="0"/>
          <w:divBdr>
            <w:top w:val="none" w:sz="0" w:space="0" w:color="auto"/>
            <w:left w:val="none" w:sz="0" w:space="0" w:color="auto"/>
            <w:bottom w:val="none" w:sz="0" w:space="0" w:color="auto"/>
            <w:right w:val="none" w:sz="0" w:space="0" w:color="auto"/>
          </w:divBdr>
        </w:div>
        <w:div w:id="1155679108">
          <w:marLeft w:val="360"/>
          <w:marRight w:val="0"/>
          <w:marTop w:val="200"/>
          <w:marBottom w:val="0"/>
          <w:divBdr>
            <w:top w:val="none" w:sz="0" w:space="0" w:color="auto"/>
            <w:left w:val="none" w:sz="0" w:space="0" w:color="auto"/>
            <w:bottom w:val="none" w:sz="0" w:space="0" w:color="auto"/>
            <w:right w:val="none" w:sz="0" w:space="0" w:color="auto"/>
          </w:divBdr>
        </w:div>
      </w:divsChild>
    </w:div>
    <w:div w:id="1169100267">
      <w:bodyDiv w:val="1"/>
      <w:marLeft w:val="0"/>
      <w:marRight w:val="0"/>
      <w:marTop w:val="0"/>
      <w:marBottom w:val="0"/>
      <w:divBdr>
        <w:top w:val="none" w:sz="0" w:space="0" w:color="auto"/>
        <w:left w:val="none" w:sz="0" w:space="0" w:color="auto"/>
        <w:bottom w:val="none" w:sz="0" w:space="0" w:color="auto"/>
        <w:right w:val="none" w:sz="0" w:space="0" w:color="auto"/>
      </w:divBdr>
    </w:div>
    <w:div w:id="1171676468">
      <w:bodyDiv w:val="1"/>
      <w:marLeft w:val="0"/>
      <w:marRight w:val="0"/>
      <w:marTop w:val="0"/>
      <w:marBottom w:val="0"/>
      <w:divBdr>
        <w:top w:val="none" w:sz="0" w:space="0" w:color="auto"/>
        <w:left w:val="none" w:sz="0" w:space="0" w:color="auto"/>
        <w:bottom w:val="none" w:sz="0" w:space="0" w:color="auto"/>
        <w:right w:val="none" w:sz="0" w:space="0" w:color="auto"/>
      </w:divBdr>
      <w:divsChild>
        <w:div w:id="338972093">
          <w:marLeft w:val="547"/>
          <w:marRight w:val="0"/>
          <w:marTop w:val="115"/>
          <w:marBottom w:val="0"/>
          <w:divBdr>
            <w:top w:val="none" w:sz="0" w:space="0" w:color="auto"/>
            <w:left w:val="none" w:sz="0" w:space="0" w:color="auto"/>
            <w:bottom w:val="none" w:sz="0" w:space="0" w:color="auto"/>
            <w:right w:val="none" w:sz="0" w:space="0" w:color="auto"/>
          </w:divBdr>
        </w:div>
        <w:div w:id="698091178">
          <w:marLeft w:val="547"/>
          <w:marRight w:val="0"/>
          <w:marTop w:val="125"/>
          <w:marBottom w:val="0"/>
          <w:divBdr>
            <w:top w:val="none" w:sz="0" w:space="0" w:color="auto"/>
            <w:left w:val="none" w:sz="0" w:space="0" w:color="auto"/>
            <w:bottom w:val="none" w:sz="0" w:space="0" w:color="auto"/>
            <w:right w:val="none" w:sz="0" w:space="0" w:color="auto"/>
          </w:divBdr>
        </w:div>
        <w:div w:id="944505981">
          <w:marLeft w:val="547"/>
          <w:marRight w:val="0"/>
          <w:marTop w:val="125"/>
          <w:marBottom w:val="0"/>
          <w:divBdr>
            <w:top w:val="none" w:sz="0" w:space="0" w:color="auto"/>
            <w:left w:val="none" w:sz="0" w:space="0" w:color="auto"/>
            <w:bottom w:val="none" w:sz="0" w:space="0" w:color="auto"/>
            <w:right w:val="none" w:sz="0" w:space="0" w:color="auto"/>
          </w:divBdr>
        </w:div>
        <w:div w:id="2015064845">
          <w:marLeft w:val="1166"/>
          <w:marRight w:val="0"/>
          <w:marTop w:val="106"/>
          <w:marBottom w:val="0"/>
          <w:divBdr>
            <w:top w:val="none" w:sz="0" w:space="0" w:color="auto"/>
            <w:left w:val="none" w:sz="0" w:space="0" w:color="auto"/>
            <w:bottom w:val="none" w:sz="0" w:space="0" w:color="auto"/>
            <w:right w:val="none" w:sz="0" w:space="0" w:color="auto"/>
          </w:divBdr>
        </w:div>
      </w:divsChild>
    </w:div>
    <w:div w:id="1172140319">
      <w:bodyDiv w:val="1"/>
      <w:marLeft w:val="0"/>
      <w:marRight w:val="0"/>
      <w:marTop w:val="0"/>
      <w:marBottom w:val="0"/>
      <w:divBdr>
        <w:top w:val="none" w:sz="0" w:space="0" w:color="auto"/>
        <w:left w:val="none" w:sz="0" w:space="0" w:color="auto"/>
        <w:bottom w:val="none" w:sz="0" w:space="0" w:color="auto"/>
        <w:right w:val="none" w:sz="0" w:space="0" w:color="auto"/>
      </w:divBdr>
    </w:div>
    <w:div w:id="1173034453">
      <w:bodyDiv w:val="1"/>
      <w:marLeft w:val="0"/>
      <w:marRight w:val="0"/>
      <w:marTop w:val="0"/>
      <w:marBottom w:val="0"/>
      <w:divBdr>
        <w:top w:val="none" w:sz="0" w:space="0" w:color="auto"/>
        <w:left w:val="none" w:sz="0" w:space="0" w:color="auto"/>
        <w:bottom w:val="none" w:sz="0" w:space="0" w:color="auto"/>
        <w:right w:val="none" w:sz="0" w:space="0" w:color="auto"/>
      </w:divBdr>
    </w:div>
    <w:div w:id="1173573438">
      <w:bodyDiv w:val="1"/>
      <w:marLeft w:val="0"/>
      <w:marRight w:val="0"/>
      <w:marTop w:val="0"/>
      <w:marBottom w:val="0"/>
      <w:divBdr>
        <w:top w:val="none" w:sz="0" w:space="0" w:color="auto"/>
        <w:left w:val="none" w:sz="0" w:space="0" w:color="auto"/>
        <w:bottom w:val="none" w:sz="0" w:space="0" w:color="auto"/>
        <w:right w:val="none" w:sz="0" w:space="0" w:color="auto"/>
      </w:divBdr>
    </w:div>
    <w:div w:id="1174294916">
      <w:bodyDiv w:val="1"/>
      <w:marLeft w:val="0"/>
      <w:marRight w:val="0"/>
      <w:marTop w:val="0"/>
      <w:marBottom w:val="0"/>
      <w:divBdr>
        <w:top w:val="none" w:sz="0" w:space="0" w:color="auto"/>
        <w:left w:val="none" w:sz="0" w:space="0" w:color="auto"/>
        <w:bottom w:val="none" w:sz="0" w:space="0" w:color="auto"/>
        <w:right w:val="none" w:sz="0" w:space="0" w:color="auto"/>
      </w:divBdr>
    </w:div>
    <w:div w:id="1174614018">
      <w:bodyDiv w:val="1"/>
      <w:marLeft w:val="0"/>
      <w:marRight w:val="0"/>
      <w:marTop w:val="0"/>
      <w:marBottom w:val="0"/>
      <w:divBdr>
        <w:top w:val="none" w:sz="0" w:space="0" w:color="auto"/>
        <w:left w:val="none" w:sz="0" w:space="0" w:color="auto"/>
        <w:bottom w:val="none" w:sz="0" w:space="0" w:color="auto"/>
        <w:right w:val="none" w:sz="0" w:space="0" w:color="auto"/>
      </w:divBdr>
    </w:div>
    <w:div w:id="1174879299">
      <w:bodyDiv w:val="1"/>
      <w:marLeft w:val="0"/>
      <w:marRight w:val="0"/>
      <w:marTop w:val="0"/>
      <w:marBottom w:val="0"/>
      <w:divBdr>
        <w:top w:val="none" w:sz="0" w:space="0" w:color="auto"/>
        <w:left w:val="none" w:sz="0" w:space="0" w:color="auto"/>
        <w:bottom w:val="none" w:sz="0" w:space="0" w:color="auto"/>
        <w:right w:val="none" w:sz="0" w:space="0" w:color="auto"/>
      </w:divBdr>
      <w:divsChild>
        <w:div w:id="43875850">
          <w:marLeft w:val="1800"/>
          <w:marRight w:val="0"/>
          <w:marTop w:val="86"/>
          <w:marBottom w:val="0"/>
          <w:divBdr>
            <w:top w:val="none" w:sz="0" w:space="0" w:color="auto"/>
            <w:left w:val="none" w:sz="0" w:space="0" w:color="auto"/>
            <w:bottom w:val="none" w:sz="0" w:space="0" w:color="auto"/>
            <w:right w:val="none" w:sz="0" w:space="0" w:color="auto"/>
          </w:divBdr>
        </w:div>
        <w:div w:id="105464600">
          <w:marLeft w:val="547"/>
          <w:marRight w:val="0"/>
          <w:marTop w:val="115"/>
          <w:marBottom w:val="0"/>
          <w:divBdr>
            <w:top w:val="none" w:sz="0" w:space="0" w:color="auto"/>
            <w:left w:val="none" w:sz="0" w:space="0" w:color="auto"/>
            <w:bottom w:val="none" w:sz="0" w:space="0" w:color="auto"/>
            <w:right w:val="none" w:sz="0" w:space="0" w:color="auto"/>
          </w:divBdr>
        </w:div>
        <w:div w:id="424618345">
          <w:marLeft w:val="1800"/>
          <w:marRight w:val="0"/>
          <w:marTop w:val="86"/>
          <w:marBottom w:val="0"/>
          <w:divBdr>
            <w:top w:val="none" w:sz="0" w:space="0" w:color="auto"/>
            <w:left w:val="none" w:sz="0" w:space="0" w:color="auto"/>
            <w:bottom w:val="none" w:sz="0" w:space="0" w:color="auto"/>
            <w:right w:val="none" w:sz="0" w:space="0" w:color="auto"/>
          </w:divBdr>
        </w:div>
        <w:div w:id="475613591">
          <w:marLeft w:val="1166"/>
          <w:marRight w:val="0"/>
          <w:marTop w:val="96"/>
          <w:marBottom w:val="0"/>
          <w:divBdr>
            <w:top w:val="none" w:sz="0" w:space="0" w:color="auto"/>
            <w:left w:val="none" w:sz="0" w:space="0" w:color="auto"/>
            <w:bottom w:val="none" w:sz="0" w:space="0" w:color="auto"/>
            <w:right w:val="none" w:sz="0" w:space="0" w:color="auto"/>
          </w:divBdr>
        </w:div>
        <w:div w:id="559823248">
          <w:marLeft w:val="1800"/>
          <w:marRight w:val="0"/>
          <w:marTop w:val="86"/>
          <w:marBottom w:val="0"/>
          <w:divBdr>
            <w:top w:val="none" w:sz="0" w:space="0" w:color="auto"/>
            <w:left w:val="none" w:sz="0" w:space="0" w:color="auto"/>
            <w:bottom w:val="none" w:sz="0" w:space="0" w:color="auto"/>
            <w:right w:val="none" w:sz="0" w:space="0" w:color="auto"/>
          </w:divBdr>
        </w:div>
        <w:div w:id="941840345">
          <w:marLeft w:val="1166"/>
          <w:marRight w:val="0"/>
          <w:marTop w:val="96"/>
          <w:marBottom w:val="0"/>
          <w:divBdr>
            <w:top w:val="none" w:sz="0" w:space="0" w:color="auto"/>
            <w:left w:val="none" w:sz="0" w:space="0" w:color="auto"/>
            <w:bottom w:val="none" w:sz="0" w:space="0" w:color="auto"/>
            <w:right w:val="none" w:sz="0" w:space="0" w:color="auto"/>
          </w:divBdr>
        </w:div>
        <w:div w:id="1042510857">
          <w:marLeft w:val="2520"/>
          <w:marRight w:val="0"/>
          <w:marTop w:val="77"/>
          <w:marBottom w:val="0"/>
          <w:divBdr>
            <w:top w:val="none" w:sz="0" w:space="0" w:color="auto"/>
            <w:left w:val="none" w:sz="0" w:space="0" w:color="auto"/>
            <w:bottom w:val="none" w:sz="0" w:space="0" w:color="auto"/>
            <w:right w:val="none" w:sz="0" w:space="0" w:color="auto"/>
          </w:divBdr>
        </w:div>
        <w:div w:id="1059087331">
          <w:marLeft w:val="1800"/>
          <w:marRight w:val="0"/>
          <w:marTop w:val="86"/>
          <w:marBottom w:val="0"/>
          <w:divBdr>
            <w:top w:val="none" w:sz="0" w:space="0" w:color="auto"/>
            <w:left w:val="none" w:sz="0" w:space="0" w:color="auto"/>
            <w:bottom w:val="none" w:sz="0" w:space="0" w:color="auto"/>
            <w:right w:val="none" w:sz="0" w:space="0" w:color="auto"/>
          </w:divBdr>
        </w:div>
        <w:div w:id="1227646598">
          <w:marLeft w:val="1800"/>
          <w:marRight w:val="0"/>
          <w:marTop w:val="86"/>
          <w:marBottom w:val="0"/>
          <w:divBdr>
            <w:top w:val="none" w:sz="0" w:space="0" w:color="auto"/>
            <w:left w:val="none" w:sz="0" w:space="0" w:color="auto"/>
            <w:bottom w:val="none" w:sz="0" w:space="0" w:color="auto"/>
            <w:right w:val="none" w:sz="0" w:space="0" w:color="auto"/>
          </w:divBdr>
        </w:div>
        <w:div w:id="1442843928">
          <w:marLeft w:val="1166"/>
          <w:marRight w:val="0"/>
          <w:marTop w:val="96"/>
          <w:marBottom w:val="0"/>
          <w:divBdr>
            <w:top w:val="none" w:sz="0" w:space="0" w:color="auto"/>
            <w:left w:val="none" w:sz="0" w:space="0" w:color="auto"/>
            <w:bottom w:val="none" w:sz="0" w:space="0" w:color="auto"/>
            <w:right w:val="none" w:sz="0" w:space="0" w:color="auto"/>
          </w:divBdr>
        </w:div>
        <w:div w:id="1786189942">
          <w:marLeft w:val="1800"/>
          <w:marRight w:val="0"/>
          <w:marTop w:val="86"/>
          <w:marBottom w:val="0"/>
          <w:divBdr>
            <w:top w:val="none" w:sz="0" w:space="0" w:color="auto"/>
            <w:left w:val="none" w:sz="0" w:space="0" w:color="auto"/>
            <w:bottom w:val="none" w:sz="0" w:space="0" w:color="auto"/>
            <w:right w:val="none" w:sz="0" w:space="0" w:color="auto"/>
          </w:divBdr>
        </w:div>
        <w:div w:id="2068531320">
          <w:marLeft w:val="1800"/>
          <w:marRight w:val="0"/>
          <w:marTop w:val="86"/>
          <w:marBottom w:val="0"/>
          <w:divBdr>
            <w:top w:val="none" w:sz="0" w:space="0" w:color="auto"/>
            <w:left w:val="none" w:sz="0" w:space="0" w:color="auto"/>
            <w:bottom w:val="none" w:sz="0" w:space="0" w:color="auto"/>
            <w:right w:val="none" w:sz="0" w:space="0" w:color="auto"/>
          </w:divBdr>
        </w:div>
      </w:divsChild>
    </w:div>
    <w:div w:id="1176841378">
      <w:bodyDiv w:val="1"/>
      <w:marLeft w:val="0"/>
      <w:marRight w:val="0"/>
      <w:marTop w:val="0"/>
      <w:marBottom w:val="0"/>
      <w:divBdr>
        <w:top w:val="none" w:sz="0" w:space="0" w:color="auto"/>
        <w:left w:val="none" w:sz="0" w:space="0" w:color="auto"/>
        <w:bottom w:val="none" w:sz="0" w:space="0" w:color="auto"/>
        <w:right w:val="none" w:sz="0" w:space="0" w:color="auto"/>
      </w:divBdr>
    </w:div>
    <w:div w:id="1177888370">
      <w:bodyDiv w:val="1"/>
      <w:marLeft w:val="0"/>
      <w:marRight w:val="0"/>
      <w:marTop w:val="0"/>
      <w:marBottom w:val="0"/>
      <w:divBdr>
        <w:top w:val="none" w:sz="0" w:space="0" w:color="auto"/>
        <w:left w:val="none" w:sz="0" w:space="0" w:color="auto"/>
        <w:bottom w:val="none" w:sz="0" w:space="0" w:color="auto"/>
        <w:right w:val="none" w:sz="0" w:space="0" w:color="auto"/>
      </w:divBdr>
    </w:div>
    <w:div w:id="1178470537">
      <w:bodyDiv w:val="1"/>
      <w:marLeft w:val="0"/>
      <w:marRight w:val="0"/>
      <w:marTop w:val="0"/>
      <w:marBottom w:val="0"/>
      <w:divBdr>
        <w:top w:val="none" w:sz="0" w:space="0" w:color="auto"/>
        <w:left w:val="none" w:sz="0" w:space="0" w:color="auto"/>
        <w:bottom w:val="none" w:sz="0" w:space="0" w:color="auto"/>
        <w:right w:val="none" w:sz="0" w:space="0" w:color="auto"/>
      </w:divBdr>
      <w:divsChild>
        <w:div w:id="627854990">
          <w:marLeft w:val="360"/>
          <w:marRight w:val="0"/>
          <w:marTop w:val="200"/>
          <w:marBottom w:val="0"/>
          <w:divBdr>
            <w:top w:val="none" w:sz="0" w:space="0" w:color="auto"/>
            <w:left w:val="none" w:sz="0" w:space="0" w:color="auto"/>
            <w:bottom w:val="none" w:sz="0" w:space="0" w:color="auto"/>
            <w:right w:val="none" w:sz="0" w:space="0" w:color="auto"/>
          </w:divBdr>
        </w:div>
      </w:divsChild>
    </w:div>
    <w:div w:id="1178622153">
      <w:bodyDiv w:val="1"/>
      <w:marLeft w:val="0"/>
      <w:marRight w:val="0"/>
      <w:marTop w:val="0"/>
      <w:marBottom w:val="0"/>
      <w:divBdr>
        <w:top w:val="none" w:sz="0" w:space="0" w:color="auto"/>
        <w:left w:val="none" w:sz="0" w:space="0" w:color="auto"/>
        <w:bottom w:val="none" w:sz="0" w:space="0" w:color="auto"/>
        <w:right w:val="none" w:sz="0" w:space="0" w:color="auto"/>
      </w:divBdr>
    </w:div>
    <w:div w:id="1178959837">
      <w:bodyDiv w:val="1"/>
      <w:marLeft w:val="0"/>
      <w:marRight w:val="0"/>
      <w:marTop w:val="0"/>
      <w:marBottom w:val="0"/>
      <w:divBdr>
        <w:top w:val="none" w:sz="0" w:space="0" w:color="auto"/>
        <w:left w:val="none" w:sz="0" w:space="0" w:color="auto"/>
        <w:bottom w:val="none" w:sz="0" w:space="0" w:color="auto"/>
        <w:right w:val="none" w:sz="0" w:space="0" w:color="auto"/>
      </w:divBdr>
    </w:div>
    <w:div w:id="1179197865">
      <w:bodyDiv w:val="1"/>
      <w:marLeft w:val="0"/>
      <w:marRight w:val="0"/>
      <w:marTop w:val="0"/>
      <w:marBottom w:val="0"/>
      <w:divBdr>
        <w:top w:val="none" w:sz="0" w:space="0" w:color="auto"/>
        <w:left w:val="none" w:sz="0" w:space="0" w:color="auto"/>
        <w:bottom w:val="none" w:sz="0" w:space="0" w:color="auto"/>
        <w:right w:val="none" w:sz="0" w:space="0" w:color="auto"/>
      </w:divBdr>
      <w:divsChild>
        <w:div w:id="703141197">
          <w:marLeft w:val="1080"/>
          <w:marRight w:val="0"/>
          <w:marTop w:val="100"/>
          <w:marBottom w:val="0"/>
          <w:divBdr>
            <w:top w:val="none" w:sz="0" w:space="0" w:color="auto"/>
            <w:left w:val="none" w:sz="0" w:space="0" w:color="auto"/>
            <w:bottom w:val="none" w:sz="0" w:space="0" w:color="auto"/>
            <w:right w:val="none" w:sz="0" w:space="0" w:color="auto"/>
          </w:divBdr>
        </w:div>
        <w:div w:id="1099910888">
          <w:marLeft w:val="360"/>
          <w:marRight w:val="0"/>
          <w:marTop w:val="200"/>
          <w:marBottom w:val="0"/>
          <w:divBdr>
            <w:top w:val="none" w:sz="0" w:space="0" w:color="auto"/>
            <w:left w:val="none" w:sz="0" w:space="0" w:color="auto"/>
            <w:bottom w:val="none" w:sz="0" w:space="0" w:color="auto"/>
            <w:right w:val="none" w:sz="0" w:space="0" w:color="auto"/>
          </w:divBdr>
        </w:div>
      </w:divsChild>
    </w:div>
    <w:div w:id="1180268012">
      <w:bodyDiv w:val="1"/>
      <w:marLeft w:val="0"/>
      <w:marRight w:val="0"/>
      <w:marTop w:val="0"/>
      <w:marBottom w:val="0"/>
      <w:divBdr>
        <w:top w:val="none" w:sz="0" w:space="0" w:color="auto"/>
        <w:left w:val="none" w:sz="0" w:space="0" w:color="auto"/>
        <w:bottom w:val="none" w:sz="0" w:space="0" w:color="auto"/>
        <w:right w:val="none" w:sz="0" w:space="0" w:color="auto"/>
      </w:divBdr>
    </w:div>
    <w:div w:id="1181551837">
      <w:bodyDiv w:val="1"/>
      <w:marLeft w:val="0"/>
      <w:marRight w:val="0"/>
      <w:marTop w:val="0"/>
      <w:marBottom w:val="0"/>
      <w:divBdr>
        <w:top w:val="none" w:sz="0" w:space="0" w:color="auto"/>
        <w:left w:val="none" w:sz="0" w:space="0" w:color="auto"/>
        <w:bottom w:val="none" w:sz="0" w:space="0" w:color="auto"/>
        <w:right w:val="none" w:sz="0" w:space="0" w:color="auto"/>
      </w:divBdr>
    </w:div>
    <w:div w:id="1181699777">
      <w:bodyDiv w:val="1"/>
      <w:marLeft w:val="0"/>
      <w:marRight w:val="0"/>
      <w:marTop w:val="0"/>
      <w:marBottom w:val="0"/>
      <w:divBdr>
        <w:top w:val="none" w:sz="0" w:space="0" w:color="auto"/>
        <w:left w:val="none" w:sz="0" w:space="0" w:color="auto"/>
        <w:bottom w:val="none" w:sz="0" w:space="0" w:color="auto"/>
        <w:right w:val="none" w:sz="0" w:space="0" w:color="auto"/>
      </w:divBdr>
    </w:div>
    <w:div w:id="1182547726">
      <w:bodyDiv w:val="1"/>
      <w:marLeft w:val="0"/>
      <w:marRight w:val="0"/>
      <w:marTop w:val="0"/>
      <w:marBottom w:val="0"/>
      <w:divBdr>
        <w:top w:val="none" w:sz="0" w:space="0" w:color="auto"/>
        <w:left w:val="none" w:sz="0" w:space="0" w:color="auto"/>
        <w:bottom w:val="none" w:sz="0" w:space="0" w:color="auto"/>
        <w:right w:val="none" w:sz="0" w:space="0" w:color="auto"/>
      </w:divBdr>
    </w:div>
    <w:div w:id="1182669169">
      <w:bodyDiv w:val="1"/>
      <w:marLeft w:val="0"/>
      <w:marRight w:val="0"/>
      <w:marTop w:val="0"/>
      <w:marBottom w:val="0"/>
      <w:divBdr>
        <w:top w:val="none" w:sz="0" w:space="0" w:color="auto"/>
        <w:left w:val="none" w:sz="0" w:space="0" w:color="auto"/>
        <w:bottom w:val="none" w:sz="0" w:space="0" w:color="auto"/>
        <w:right w:val="none" w:sz="0" w:space="0" w:color="auto"/>
      </w:divBdr>
    </w:div>
    <w:div w:id="1183980988">
      <w:bodyDiv w:val="1"/>
      <w:marLeft w:val="0"/>
      <w:marRight w:val="0"/>
      <w:marTop w:val="0"/>
      <w:marBottom w:val="0"/>
      <w:divBdr>
        <w:top w:val="none" w:sz="0" w:space="0" w:color="auto"/>
        <w:left w:val="none" w:sz="0" w:space="0" w:color="auto"/>
        <w:bottom w:val="none" w:sz="0" w:space="0" w:color="auto"/>
        <w:right w:val="none" w:sz="0" w:space="0" w:color="auto"/>
      </w:divBdr>
    </w:div>
    <w:div w:id="1184592886">
      <w:bodyDiv w:val="1"/>
      <w:marLeft w:val="0"/>
      <w:marRight w:val="0"/>
      <w:marTop w:val="0"/>
      <w:marBottom w:val="0"/>
      <w:divBdr>
        <w:top w:val="none" w:sz="0" w:space="0" w:color="auto"/>
        <w:left w:val="none" w:sz="0" w:space="0" w:color="auto"/>
        <w:bottom w:val="none" w:sz="0" w:space="0" w:color="auto"/>
        <w:right w:val="none" w:sz="0" w:space="0" w:color="auto"/>
      </w:divBdr>
      <w:divsChild>
        <w:div w:id="300770755">
          <w:marLeft w:val="547"/>
          <w:marRight w:val="0"/>
          <w:marTop w:val="154"/>
          <w:marBottom w:val="0"/>
          <w:divBdr>
            <w:top w:val="none" w:sz="0" w:space="0" w:color="auto"/>
            <w:left w:val="none" w:sz="0" w:space="0" w:color="auto"/>
            <w:bottom w:val="none" w:sz="0" w:space="0" w:color="auto"/>
            <w:right w:val="none" w:sz="0" w:space="0" w:color="auto"/>
          </w:divBdr>
        </w:div>
        <w:div w:id="886647753">
          <w:marLeft w:val="1166"/>
          <w:marRight w:val="0"/>
          <w:marTop w:val="134"/>
          <w:marBottom w:val="0"/>
          <w:divBdr>
            <w:top w:val="none" w:sz="0" w:space="0" w:color="auto"/>
            <w:left w:val="none" w:sz="0" w:space="0" w:color="auto"/>
            <w:bottom w:val="none" w:sz="0" w:space="0" w:color="auto"/>
            <w:right w:val="none" w:sz="0" w:space="0" w:color="auto"/>
          </w:divBdr>
        </w:div>
        <w:div w:id="994798027">
          <w:marLeft w:val="1166"/>
          <w:marRight w:val="0"/>
          <w:marTop w:val="134"/>
          <w:marBottom w:val="0"/>
          <w:divBdr>
            <w:top w:val="none" w:sz="0" w:space="0" w:color="auto"/>
            <w:left w:val="none" w:sz="0" w:space="0" w:color="auto"/>
            <w:bottom w:val="none" w:sz="0" w:space="0" w:color="auto"/>
            <w:right w:val="none" w:sz="0" w:space="0" w:color="auto"/>
          </w:divBdr>
        </w:div>
      </w:divsChild>
    </w:div>
    <w:div w:id="1184787798">
      <w:bodyDiv w:val="1"/>
      <w:marLeft w:val="0"/>
      <w:marRight w:val="0"/>
      <w:marTop w:val="0"/>
      <w:marBottom w:val="0"/>
      <w:divBdr>
        <w:top w:val="none" w:sz="0" w:space="0" w:color="auto"/>
        <w:left w:val="none" w:sz="0" w:space="0" w:color="auto"/>
        <w:bottom w:val="none" w:sz="0" w:space="0" w:color="auto"/>
        <w:right w:val="none" w:sz="0" w:space="0" w:color="auto"/>
      </w:divBdr>
    </w:div>
    <w:div w:id="1185049993">
      <w:bodyDiv w:val="1"/>
      <w:marLeft w:val="0"/>
      <w:marRight w:val="0"/>
      <w:marTop w:val="0"/>
      <w:marBottom w:val="0"/>
      <w:divBdr>
        <w:top w:val="none" w:sz="0" w:space="0" w:color="auto"/>
        <w:left w:val="none" w:sz="0" w:space="0" w:color="auto"/>
        <w:bottom w:val="none" w:sz="0" w:space="0" w:color="auto"/>
        <w:right w:val="none" w:sz="0" w:space="0" w:color="auto"/>
      </w:divBdr>
    </w:div>
    <w:div w:id="1185168413">
      <w:bodyDiv w:val="1"/>
      <w:marLeft w:val="0"/>
      <w:marRight w:val="0"/>
      <w:marTop w:val="0"/>
      <w:marBottom w:val="0"/>
      <w:divBdr>
        <w:top w:val="none" w:sz="0" w:space="0" w:color="auto"/>
        <w:left w:val="none" w:sz="0" w:space="0" w:color="auto"/>
        <w:bottom w:val="none" w:sz="0" w:space="0" w:color="auto"/>
        <w:right w:val="none" w:sz="0" w:space="0" w:color="auto"/>
      </w:divBdr>
    </w:div>
    <w:div w:id="1185901098">
      <w:bodyDiv w:val="1"/>
      <w:marLeft w:val="0"/>
      <w:marRight w:val="0"/>
      <w:marTop w:val="0"/>
      <w:marBottom w:val="0"/>
      <w:divBdr>
        <w:top w:val="none" w:sz="0" w:space="0" w:color="auto"/>
        <w:left w:val="none" w:sz="0" w:space="0" w:color="auto"/>
        <w:bottom w:val="none" w:sz="0" w:space="0" w:color="auto"/>
        <w:right w:val="none" w:sz="0" w:space="0" w:color="auto"/>
      </w:divBdr>
    </w:div>
    <w:div w:id="1186212851">
      <w:bodyDiv w:val="1"/>
      <w:marLeft w:val="0"/>
      <w:marRight w:val="0"/>
      <w:marTop w:val="0"/>
      <w:marBottom w:val="0"/>
      <w:divBdr>
        <w:top w:val="none" w:sz="0" w:space="0" w:color="auto"/>
        <w:left w:val="none" w:sz="0" w:space="0" w:color="auto"/>
        <w:bottom w:val="none" w:sz="0" w:space="0" w:color="auto"/>
        <w:right w:val="none" w:sz="0" w:space="0" w:color="auto"/>
      </w:divBdr>
    </w:div>
    <w:div w:id="1186866384">
      <w:bodyDiv w:val="1"/>
      <w:marLeft w:val="0"/>
      <w:marRight w:val="0"/>
      <w:marTop w:val="0"/>
      <w:marBottom w:val="0"/>
      <w:divBdr>
        <w:top w:val="none" w:sz="0" w:space="0" w:color="auto"/>
        <w:left w:val="none" w:sz="0" w:space="0" w:color="auto"/>
        <w:bottom w:val="none" w:sz="0" w:space="0" w:color="auto"/>
        <w:right w:val="none" w:sz="0" w:space="0" w:color="auto"/>
      </w:divBdr>
    </w:div>
    <w:div w:id="1187014924">
      <w:bodyDiv w:val="1"/>
      <w:marLeft w:val="0"/>
      <w:marRight w:val="0"/>
      <w:marTop w:val="0"/>
      <w:marBottom w:val="0"/>
      <w:divBdr>
        <w:top w:val="none" w:sz="0" w:space="0" w:color="auto"/>
        <w:left w:val="none" w:sz="0" w:space="0" w:color="auto"/>
        <w:bottom w:val="none" w:sz="0" w:space="0" w:color="auto"/>
        <w:right w:val="none" w:sz="0" w:space="0" w:color="auto"/>
      </w:divBdr>
    </w:div>
    <w:div w:id="1187600727">
      <w:bodyDiv w:val="1"/>
      <w:marLeft w:val="0"/>
      <w:marRight w:val="0"/>
      <w:marTop w:val="0"/>
      <w:marBottom w:val="0"/>
      <w:divBdr>
        <w:top w:val="none" w:sz="0" w:space="0" w:color="auto"/>
        <w:left w:val="none" w:sz="0" w:space="0" w:color="auto"/>
        <w:bottom w:val="none" w:sz="0" w:space="0" w:color="auto"/>
        <w:right w:val="none" w:sz="0" w:space="0" w:color="auto"/>
      </w:divBdr>
    </w:div>
    <w:div w:id="1187791874">
      <w:bodyDiv w:val="1"/>
      <w:marLeft w:val="0"/>
      <w:marRight w:val="0"/>
      <w:marTop w:val="0"/>
      <w:marBottom w:val="0"/>
      <w:divBdr>
        <w:top w:val="none" w:sz="0" w:space="0" w:color="auto"/>
        <w:left w:val="none" w:sz="0" w:space="0" w:color="auto"/>
        <w:bottom w:val="none" w:sz="0" w:space="0" w:color="auto"/>
        <w:right w:val="none" w:sz="0" w:space="0" w:color="auto"/>
      </w:divBdr>
      <w:divsChild>
        <w:div w:id="395976923">
          <w:marLeft w:val="1166"/>
          <w:marRight w:val="0"/>
          <w:marTop w:val="115"/>
          <w:marBottom w:val="0"/>
          <w:divBdr>
            <w:top w:val="none" w:sz="0" w:space="0" w:color="auto"/>
            <w:left w:val="none" w:sz="0" w:space="0" w:color="auto"/>
            <w:bottom w:val="none" w:sz="0" w:space="0" w:color="auto"/>
            <w:right w:val="none" w:sz="0" w:space="0" w:color="auto"/>
          </w:divBdr>
        </w:div>
        <w:div w:id="513689899">
          <w:marLeft w:val="547"/>
          <w:marRight w:val="0"/>
          <w:marTop w:val="134"/>
          <w:marBottom w:val="0"/>
          <w:divBdr>
            <w:top w:val="none" w:sz="0" w:space="0" w:color="auto"/>
            <w:left w:val="none" w:sz="0" w:space="0" w:color="auto"/>
            <w:bottom w:val="none" w:sz="0" w:space="0" w:color="auto"/>
            <w:right w:val="none" w:sz="0" w:space="0" w:color="auto"/>
          </w:divBdr>
        </w:div>
        <w:div w:id="1425807556">
          <w:marLeft w:val="1166"/>
          <w:marRight w:val="0"/>
          <w:marTop w:val="115"/>
          <w:marBottom w:val="0"/>
          <w:divBdr>
            <w:top w:val="none" w:sz="0" w:space="0" w:color="auto"/>
            <w:left w:val="none" w:sz="0" w:space="0" w:color="auto"/>
            <w:bottom w:val="none" w:sz="0" w:space="0" w:color="auto"/>
            <w:right w:val="none" w:sz="0" w:space="0" w:color="auto"/>
          </w:divBdr>
        </w:div>
        <w:div w:id="1712152414">
          <w:marLeft w:val="1166"/>
          <w:marRight w:val="0"/>
          <w:marTop w:val="115"/>
          <w:marBottom w:val="0"/>
          <w:divBdr>
            <w:top w:val="none" w:sz="0" w:space="0" w:color="auto"/>
            <w:left w:val="none" w:sz="0" w:space="0" w:color="auto"/>
            <w:bottom w:val="none" w:sz="0" w:space="0" w:color="auto"/>
            <w:right w:val="none" w:sz="0" w:space="0" w:color="auto"/>
          </w:divBdr>
        </w:div>
        <w:div w:id="1848061273">
          <w:marLeft w:val="1166"/>
          <w:marRight w:val="0"/>
          <w:marTop w:val="115"/>
          <w:marBottom w:val="0"/>
          <w:divBdr>
            <w:top w:val="none" w:sz="0" w:space="0" w:color="auto"/>
            <w:left w:val="none" w:sz="0" w:space="0" w:color="auto"/>
            <w:bottom w:val="none" w:sz="0" w:space="0" w:color="auto"/>
            <w:right w:val="none" w:sz="0" w:space="0" w:color="auto"/>
          </w:divBdr>
        </w:div>
      </w:divsChild>
    </w:div>
    <w:div w:id="1187908104">
      <w:bodyDiv w:val="1"/>
      <w:marLeft w:val="0"/>
      <w:marRight w:val="0"/>
      <w:marTop w:val="0"/>
      <w:marBottom w:val="0"/>
      <w:divBdr>
        <w:top w:val="none" w:sz="0" w:space="0" w:color="auto"/>
        <w:left w:val="none" w:sz="0" w:space="0" w:color="auto"/>
        <w:bottom w:val="none" w:sz="0" w:space="0" w:color="auto"/>
        <w:right w:val="none" w:sz="0" w:space="0" w:color="auto"/>
      </w:divBdr>
    </w:div>
    <w:div w:id="1188910527">
      <w:bodyDiv w:val="1"/>
      <w:marLeft w:val="0"/>
      <w:marRight w:val="0"/>
      <w:marTop w:val="0"/>
      <w:marBottom w:val="0"/>
      <w:divBdr>
        <w:top w:val="none" w:sz="0" w:space="0" w:color="auto"/>
        <w:left w:val="none" w:sz="0" w:space="0" w:color="auto"/>
        <w:bottom w:val="none" w:sz="0" w:space="0" w:color="auto"/>
        <w:right w:val="none" w:sz="0" w:space="0" w:color="auto"/>
      </w:divBdr>
    </w:div>
    <w:div w:id="1189225036">
      <w:bodyDiv w:val="1"/>
      <w:marLeft w:val="0"/>
      <w:marRight w:val="0"/>
      <w:marTop w:val="0"/>
      <w:marBottom w:val="0"/>
      <w:divBdr>
        <w:top w:val="none" w:sz="0" w:space="0" w:color="auto"/>
        <w:left w:val="none" w:sz="0" w:space="0" w:color="auto"/>
        <w:bottom w:val="none" w:sz="0" w:space="0" w:color="auto"/>
        <w:right w:val="none" w:sz="0" w:space="0" w:color="auto"/>
      </w:divBdr>
      <w:divsChild>
        <w:div w:id="387192262">
          <w:marLeft w:val="1166"/>
          <w:marRight w:val="0"/>
          <w:marTop w:val="134"/>
          <w:marBottom w:val="0"/>
          <w:divBdr>
            <w:top w:val="none" w:sz="0" w:space="0" w:color="auto"/>
            <w:left w:val="none" w:sz="0" w:space="0" w:color="auto"/>
            <w:bottom w:val="none" w:sz="0" w:space="0" w:color="auto"/>
            <w:right w:val="none" w:sz="0" w:space="0" w:color="auto"/>
          </w:divBdr>
        </w:div>
        <w:div w:id="1172911321">
          <w:marLeft w:val="547"/>
          <w:marRight w:val="0"/>
          <w:marTop w:val="154"/>
          <w:marBottom w:val="0"/>
          <w:divBdr>
            <w:top w:val="none" w:sz="0" w:space="0" w:color="auto"/>
            <w:left w:val="none" w:sz="0" w:space="0" w:color="auto"/>
            <w:bottom w:val="none" w:sz="0" w:space="0" w:color="auto"/>
            <w:right w:val="none" w:sz="0" w:space="0" w:color="auto"/>
          </w:divBdr>
        </w:div>
        <w:div w:id="1352343136">
          <w:marLeft w:val="1166"/>
          <w:marRight w:val="0"/>
          <w:marTop w:val="134"/>
          <w:marBottom w:val="0"/>
          <w:divBdr>
            <w:top w:val="none" w:sz="0" w:space="0" w:color="auto"/>
            <w:left w:val="none" w:sz="0" w:space="0" w:color="auto"/>
            <w:bottom w:val="none" w:sz="0" w:space="0" w:color="auto"/>
            <w:right w:val="none" w:sz="0" w:space="0" w:color="auto"/>
          </w:divBdr>
        </w:div>
      </w:divsChild>
    </w:div>
    <w:div w:id="1189444223">
      <w:bodyDiv w:val="1"/>
      <w:marLeft w:val="0"/>
      <w:marRight w:val="0"/>
      <w:marTop w:val="0"/>
      <w:marBottom w:val="0"/>
      <w:divBdr>
        <w:top w:val="none" w:sz="0" w:space="0" w:color="auto"/>
        <w:left w:val="none" w:sz="0" w:space="0" w:color="auto"/>
        <w:bottom w:val="none" w:sz="0" w:space="0" w:color="auto"/>
        <w:right w:val="none" w:sz="0" w:space="0" w:color="auto"/>
      </w:divBdr>
      <w:divsChild>
        <w:div w:id="527839791">
          <w:marLeft w:val="1166"/>
          <w:marRight w:val="0"/>
          <w:marTop w:val="96"/>
          <w:marBottom w:val="0"/>
          <w:divBdr>
            <w:top w:val="none" w:sz="0" w:space="0" w:color="auto"/>
            <w:left w:val="none" w:sz="0" w:space="0" w:color="auto"/>
            <w:bottom w:val="none" w:sz="0" w:space="0" w:color="auto"/>
            <w:right w:val="none" w:sz="0" w:space="0" w:color="auto"/>
          </w:divBdr>
        </w:div>
        <w:div w:id="591476312">
          <w:marLeft w:val="1166"/>
          <w:marRight w:val="0"/>
          <w:marTop w:val="96"/>
          <w:marBottom w:val="0"/>
          <w:divBdr>
            <w:top w:val="none" w:sz="0" w:space="0" w:color="auto"/>
            <w:left w:val="none" w:sz="0" w:space="0" w:color="auto"/>
            <w:bottom w:val="none" w:sz="0" w:space="0" w:color="auto"/>
            <w:right w:val="none" w:sz="0" w:space="0" w:color="auto"/>
          </w:divBdr>
        </w:div>
        <w:div w:id="761101677">
          <w:marLeft w:val="1166"/>
          <w:marRight w:val="0"/>
          <w:marTop w:val="96"/>
          <w:marBottom w:val="0"/>
          <w:divBdr>
            <w:top w:val="none" w:sz="0" w:space="0" w:color="auto"/>
            <w:left w:val="none" w:sz="0" w:space="0" w:color="auto"/>
            <w:bottom w:val="none" w:sz="0" w:space="0" w:color="auto"/>
            <w:right w:val="none" w:sz="0" w:space="0" w:color="auto"/>
          </w:divBdr>
        </w:div>
        <w:div w:id="832337587">
          <w:marLeft w:val="1166"/>
          <w:marRight w:val="0"/>
          <w:marTop w:val="96"/>
          <w:marBottom w:val="0"/>
          <w:divBdr>
            <w:top w:val="none" w:sz="0" w:space="0" w:color="auto"/>
            <w:left w:val="none" w:sz="0" w:space="0" w:color="auto"/>
            <w:bottom w:val="none" w:sz="0" w:space="0" w:color="auto"/>
            <w:right w:val="none" w:sz="0" w:space="0" w:color="auto"/>
          </w:divBdr>
        </w:div>
        <w:div w:id="1109549987">
          <w:marLeft w:val="1166"/>
          <w:marRight w:val="0"/>
          <w:marTop w:val="96"/>
          <w:marBottom w:val="0"/>
          <w:divBdr>
            <w:top w:val="none" w:sz="0" w:space="0" w:color="auto"/>
            <w:left w:val="none" w:sz="0" w:space="0" w:color="auto"/>
            <w:bottom w:val="none" w:sz="0" w:space="0" w:color="auto"/>
            <w:right w:val="none" w:sz="0" w:space="0" w:color="auto"/>
          </w:divBdr>
        </w:div>
        <w:div w:id="1432310902">
          <w:marLeft w:val="547"/>
          <w:marRight w:val="0"/>
          <w:marTop w:val="96"/>
          <w:marBottom w:val="0"/>
          <w:divBdr>
            <w:top w:val="none" w:sz="0" w:space="0" w:color="auto"/>
            <w:left w:val="none" w:sz="0" w:space="0" w:color="auto"/>
            <w:bottom w:val="none" w:sz="0" w:space="0" w:color="auto"/>
            <w:right w:val="none" w:sz="0" w:space="0" w:color="auto"/>
          </w:divBdr>
        </w:div>
        <w:div w:id="1620650245">
          <w:marLeft w:val="1800"/>
          <w:marRight w:val="0"/>
          <w:marTop w:val="96"/>
          <w:marBottom w:val="0"/>
          <w:divBdr>
            <w:top w:val="none" w:sz="0" w:space="0" w:color="auto"/>
            <w:left w:val="none" w:sz="0" w:space="0" w:color="auto"/>
            <w:bottom w:val="none" w:sz="0" w:space="0" w:color="auto"/>
            <w:right w:val="none" w:sz="0" w:space="0" w:color="auto"/>
          </w:divBdr>
        </w:div>
        <w:div w:id="1630941655">
          <w:marLeft w:val="1166"/>
          <w:marRight w:val="0"/>
          <w:marTop w:val="96"/>
          <w:marBottom w:val="0"/>
          <w:divBdr>
            <w:top w:val="none" w:sz="0" w:space="0" w:color="auto"/>
            <w:left w:val="none" w:sz="0" w:space="0" w:color="auto"/>
            <w:bottom w:val="none" w:sz="0" w:space="0" w:color="auto"/>
            <w:right w:val="none" w:sz="0" w:space="0" w:color="auto"/>
          </w:divBdr>
        </w:div>
        <w:div w:id="1719745000">
          <w:marLeft w:val="1800"/>
          <w:marRight w:val="0"/>
          <w:marTop w:val="96"/>
          <w:marBottom w:val="0"/>
          <w:divBdr>
            <w:top w:val="none" w:sz="0" w:space="0" w:color="auto"/>
            <w:left w:val="none" w:sz="0" w:space="0" w:color="auto"/>
            <w:bottom w:val="none" w:sz="0" w:space="0" w:color="auto"/>
            <w:right w:val="none" w:sz="0" w:space="0" w:color="auto"/>
          </w:divBdr>
        </w:div>
        <w:div w:id="2027631666">
          <w:marLeft w:val="1166"/>
          <w:marRight w:val="0"/>
          <w:marTop w:val="96"/>
          <w:marBottom w:val="0"/>
          <w:divBdr>
            <w:top w:val="none" w:sz="0" w:space="0" w:color="auto"/>
            <w:left w:val="none" w:sz="0" w:space="0" w:color="auto"/>
            <w:bottom w:val="none" w:sz="0" w:space="0" w:color="auto"/>
            <w:right w:val="none" w:sz="0" w:space="0" w:color="auto"/>
          </w:divBdr>
        </w:div>
        <w:div w:id="2081095775">
          <w:marLeft w:val="1800"/>
          <w:marRight w:val="0"/>
          <w:marTop w:val="96"/>
          <w:marBottom w:val="0"/>
          <w:divBdr>
            <w:top w:val="none" w:sz="0" w:space="0" w:color="auto"/>
            <w:left w:val="none" w:sz="0" w:space="0" w:color="auto"/>
            <w:bottom w:val="none" w:sz="0" w:space="0" w:color="auto"/>
            <w:right w:val="none" w:sz="0" w:space="0" w:color="auto"/>
          </w:divBdr>
        </w:div>
        <w:div w:id="2081709292">
          <w:marLeft w:val="1800"/>
          <w:marRight w:val="0"/>
          <w:marTop w:val="96"/>
          <w:marBottom w:val="0"/>
          <w:divBdr>
            <w:top w:val="none" w:sz="0" w:space="0" w:color="auto"/>
            <w:left w:val="none" w:sz="0" w:space="0" w:color="auto"/>
            <w:bottom w:val="none" w:sz="0" w:space="0" w:color="auto"/>
            <w:right w:val="none" w:sz="0" w:space="0" w:color="auto"/>
          </w:divBdr>
        </w:div>
      </w:divsChild>
    </w:div>
    <w:div w:id="1189833538">
      <w:bodyDiv w:val="1"/>
      <w:marLeft w:val="0"/>
      <w:marRight w:val="0"/>
      <w:marTop w:val="0"/>
      <w:marBottom w:val="0"/>
      <w:divBdr>
        <w:top w:val="none" w:sz="0" w:space="0" w:color="auto"/>
        <w:left w:val="none" w:sz="0" w:space="0" w:color="auto"/>
        <w:bottom w:val="none" w:sz="0" w:space="0" w:color="auto"/>
        <w:right w:val="none" w:sz="0" w:space="0" w:color="auto"/>
      </w:divBdr>
    </w:div>
    <w:div w:id="1189946687">
      <w:bodyDiv w:val="1"/>
      <w:marLeft w:val="0"/>
      <w:marRight w:val="0"/>
      <w:marTop w:val="0"/>
      <w:marBottom w:val="0"/>
      <w:divBdr>
        <w:top w:val="none" w:sz="0" w:space="0" w:color="auto"/>
        <w:left w:val="none" w:sz="0" w:space="0" w:color="auto"/>
        <w:bottom w:val="none" w:sz="0" w:space="0" w:color="auto"/>
        <w:right w:val="none" w:sz="0" w:space="0" w:color="auto"/>
      </w:divBdr>
    </w:div>
    <w:div w:id="1190139449">
      <w:bodyDiv w:val="1"/>
      <w:marLeft w:val="0"/>
      <w:marRight w:val="0"/>
      <w:marTop w:val="0"/>
      <w:marBottom w:val="0"/>
      <w:divBdr>
        <w:top w:val="none" w:sz="0" w:space="0" w:color="auto"/>
        <w:left w:val="none" w:sz="0" w:space="0" w:color="auto"/>
        <w:bottom w:val="none" w:sz="0" w:space="0" w:color="auto"/>
        <w:right w:val="none" w:sz="0" w:space="0" w:color="auto"/>
      </w:divBdr>
    </w:div>
    <w:div w:id="1190411244">
      <w:bodyDiv w:val="1"/>
      <w:marLeft w:val="0"/>
      <w:marRight w:val="0"/>
      <w:marTop w:val="0"/>
      <w:marBottom w:val="0"/>
      <w:divBdr>
        <w:top w:val="none" w:sz="0" w:space="0" w:color="auto"/>
        <w:left w:val="none" w:sz="0" w:space="0" w:color="auto"/>
        <w:bottom w:val="none" w:sz="0" w:space="0" w:color="auto"/>
        <w:right w:val="none" w:sz="0" w:space="0" w:color="auto"/>
      </w:divBdr>
      <w:divsChild>
        <w:div w:id="484973011">
          <w:marLeft w:val="1166"/>
          <w:marRight w:val="0"/>
          <w:marTop w:val="115"/>
          <w:marBottom w:val="0"/>
          <w:divBdr>
            <w:top w:val="none" w:sz="0" w:space="0" w:color="auto"/>
            <w:left w:val="none" w:sz="0" w:space="0" w:color="auto"/>
            <w:bottom w:val="none" w:sz="0" w:space="0" w:color="auto"/>
            <w:right w:val="none" w:sz="0" w:space="0" w:color="auto"/>
          </w:divBdr>
        </w:div>
        <w:div w:id="595291162">
          <w:marLeft w:val="1800"/>
          <w:marRight w:val="0"/>
          <w:marTop w:val="115"/>
          <w:marBottom w:val="0"/>
          <w:divBdr>
            <w:top w:val="none" w:sz="0" w:space="0" w:color="auto"/>
            <w:left w:val="none" w:sz="0" w:space="0" w:color="auto"/>
            <w:bottom w:val="none" w:sz="0" w:space="0" w:color="auto"/>
            <w:right w:val="none" w:sz="0" w:space="0" w:color="auto"/>
          </w:divBdr>
        </w:div>
        <w:div w:id="903561174">
          <w:marLeft w:val="547"/>
          <w:marRight w:val="0"/>
          <w:marTop w:val="134"/>
          <w:marBottom w:val="0"/>
          <w:divBdr>
            <w:top w:val="none" w:sz="0" w:space="0" w:color="auto"/>
            <w:left w:val="none" w:sz="0" w:space="0" w:color="auto"/>
            <w:bottom w:val="none" w:sz="0" w:space="0" w:color="auto"/>
            <w:right w:val="none" w:sz="0" w:space="0" w:color="auto"/>
          </w:divBdr>
        </w:div>
        <w:div w:id="1411197016">
          <w:marLeft w:val="547"/>
          <w:marRight w:val="0"/>
          <w:marTop w:val="134"/>
          <w:marBottom w:val="0"/>
          <w:divBdr>
            <w:top w:val="none" w:sz="0" w:space="0" w:color="auto"/>
            <w:left w:val="none" w:sz="0" w:space="0" w:color="auto"/>
            <w:bottom w:val="none" w:sz="0" w:space="0" w:color="auto"/>
            <w:right w:val="none" w:sz="0" w:space="0" w:color="auto"/>
          </w:divBdr>
        </w:div>
        <w:div w:id="1434398698">
          <w:marLeft w:val="1166"/>
          <w:marRight w:val="0"/>
          <w:marTop w:val="115"/>
          <w:marBottom w:val="0"/>
          <w:divBdr>
            <w:top w:val="none" w:sz="0" w:space="0" w:color="auto"/>
            <w:left w:val="none" w:sz="0" w:space="0" w:color="auto"/>
            <w:bottom w:val="none" w:sz="0" w:space="0" w:color="auto"/>
            <w:right w:val="none" w:sz="0" w:space="0" w:color="auto"/>
          </w:divBdr>
        </w:div>
        <w:div w:id="1521237569">
          <w:marLeft w:val="1800"/>
          <w:marRight w:val="0"/>
          <w:marTop w:val="115"/>
          <w:marBottom w:val="0"/>
          <w:divBdr>
            <w:top w:val="none" w:sz="0" w:space="0" w:color="auto"/>
            <w:left w:val="none" w:sz="0" w:space="0" w:color="auto"/>
            <w:bottom w:val="none" w:sz="0" w:space="0" w:color="auto"/>
            <w:right w:val="none" w:sz="0" w:space="0" w:color="auto"/>
          </w:divBdr>
        </w:div>
        <w:div w:id="1750928774">
          <w:marLeft w:val="1166"/>
          <w:marRight w:val="0"/>
          <w:marTop w:val="115"/>
          <w:marBottom w:val="0"/>
          <w:divBdr>
            <w:top w:val="none" w:sz="0" w:space="0" w:color="auto"/>
            <w:left w:val="none" w:sz="0" w:space="0" w:color="auto"/>
            <w:bottom w:val="none" w:sz="0" w:space="0" w:color="auto"/>
            <w:right w:val="none" w:sz="0" w:space="0" w:color="auto"/>
          </w:divBdr>
        </w:div>
      </w:divsChild>
    </w:div>
    <w:div w:id="1190755515">
      <w:bodyDiv w:val="1"/>
      <w:marLeft w:val="0"/>
      <w:marRight w:val="0"/>
      <w:marTop w:val="0"/>
      <w:marBottom w:val="0"/>
      <w:divBdr>
        <w:top w:val="none" w:sz="0" w:space="0" w:color="auto"/>
        <w:left w:val="none" w:sz="0" w:space="0" w:color="auto"/>
        <w:bottom w:val="none" w:sz="0" w:space="0" w:color="auto"/>
        <w:right w:val="none" w:sz="0" w:space="0" w:color="auto"/>
      </w:divBdr>
    </w:div>
    <w:div w:id="1190801327">
      <w:bodyDiv w:val="1"/>
      <w:marLeft w:val="0"/>
      <w:marRight w:val="0"/>
      <w:marTop w:val="0"/>
      <w:marBottom w:val="0"/>
      <w:divBdr>
        <w:top w:val="none" w:sz="0" w:space="0" w:color="auto"/>
        <w:left w:val="none" w:sz="0" w:space="0" w:color="auto"/>
        <w:bottom w:val="none" w:sz="0" w:space="0" w:color="auto"/>
        <w:right w:val="none" w:sz="0" w:space="0" w:color="auto"/>
      </w:divBdr>
    </w:div>
    <w:div w:id="1192495971">
      <w:bodyDiv w:val="1"/>
      <w:marLeft w:val="0"/>
      <w:marRight w:val="0"/>
      <w:marTop w:val="0"/>
      <w:marBottom w:val="0"/>
      <w:divBdr>
        <w:top w:val="none" w:sz="0" w:space="0" w:color="auto"/>
        <w:left w:val="none" w:sz="0" w:space="0" w:color="auto"/>
        <w:bottom w:val="none" w:sz="0" w:space="0" w:color="auto"/>
        <w:right w:val="none" w:sz="0" w:space="0" w:color="auto"/>
      </w:divBdr>
    </w:div>
    <w:div w:id="1192837180">
      <w:bodyDiv w:val="1"/>
      <w:marLeft w:val="0"/>
      <w:marRight w:val="0"/>
      <w:marTop w:val="0"/>
      <w:marBottom w:val="0"/>
      <w:divBdr>
        <w:top w:val="none" w:sz="0" w:space="0" w:color="auto"/>
        <w:left w:val="none" w:sz="0" w:space="0" w:color="auto"/>
        <w:bottom w:val="none" w:sz="0" w:space="0" w:color="auto"/>
        <w:right w:val="none" w:sz="0" w:space="0" w:color="auto"/>
      </w:divBdr>
    </w:div>
    <w:div w:id="1192912624">
      <w:bodyDiv w:val="1"/>
      <w:marLeft w:val="0"/>
      <w:marRight w:val="0"/>
      <w:marTop w:val="0"/>
      <w:marBottom w:val="0"/>
      <w:divBdr>
        <w:top w:val="none" w:sz="0" w:space="0" w:color="auto"/>
        <w:left w:val="none" w:sz="0" w:space="0" w:color="auto"/>
        <w:bottom w:val="none" w:sz="0" w:space="0" w:color="auto"/>
        <w:right w:val="none" w:sz="0" w:space="0" w:color="auto"/>
      </w:divBdr>
    </w:div>
    <w:div w:id="1193106761">
      <w:bodyDiv w:val="1"/>
      <w:marLeft w:val="0"/>
      <w:marRight w:val="0"/>
      <w:marTop w:val="0"/>
      <w:marBottom w:val="0"/>
      <w:divBdr>
        <w:top w:val="none" w:sz="0" w:space="0" w:color="auto"/>
        <w:left w:val="none" w:sz="0" w:space="0" w:color="auto"/>
        <w:bottom w:val="none" w:sz="0" w:space="0" w:color="auto"/>
        <w:right w:val="none" w:sz="0" w:space="0" w:color="auto"/>
      </w:divBdr>
      <w:divsChild>
        <w:div w:id="350379779">
          <w:marLeft w:val="1166"/>
          <w:marRight w:val="0"/>
          <w:marTop w:val="0"/>
          <w:marBottom w:val="60"/>
          <w:divBdr>
            <w:top w:val="none" w:sz="0" w:space="0" w:color="auto"/>
            <w:left w:val="none" w:sz="0" w:space="0" w:color="auto"/>
            <w:bottom w:val="none" w:sz="0" w:space="0" w:color="auto"/>
            <w:right w:val="none" w:sz="0" w:space="0" w:color="auto"/>
          </w:divBdr>
        </w:div>
        <w:div w:id="1713577320">
          <w:marLeft w:val="547"/>
          <w:marRight w:val="0"/>
          <w:marTop w:val="0"/>
          <w:marBottom w:val="60"/>
          <w:divBdr>
            <w:top w:val="none" w:sz="0" w:space="0" w:color="auto"/>
            <w:left w:val="none" w:sz="0" w:space="0" w:color="auto"/>
            <w:bottom w:val="none" w:sz="0" w:space="0" w:color="auto"/>
            <w:right w:val="none" w:sz="0" w:space="0" w:color="auto"/>
          </w:divBdr>
        </w:div>
        <w:div w:id="1732380934">
          <w:marLeft w:val="1166"/>
          <w:marRight w:val="0"/>
          <w:marTop w:val="0"/>
          <w:marBottom w:val="60"/>
          <w:divBdr>
            <w:top w:val="none" w:sz="0" w:space="0" w:color="auto"/>
            <w:left w:val="none" w:sz="0" w:space="0" w:color="auto"/>
            <w:bottom w:val="none" w:sz="0" w:space="0" w:color="auto"/>
            <w:right w:val="none" w:sz="0" w:space="0" w:color="auto"/>
          </w:divBdr>
        </w:div>
        <w:div w:id="1822037630">
          <w:marLeft w:val="547"/>
          <w:marRight w:val="0"/>
          <w:marTop w:val="0"/>
          <w:marBottom w:val="60"/>
          <w:divBdr>
            <w:top w:val="none" w:sz="0" w:space="0" w:color="auto"/>
            <w:left w:val="none" w:sz="0" w:space="0" w:color="auto"/>
            <w:bottom w:val="none" w:sz="0" w:space="0" w:color="auto"/>
            <w:right w:val="none" w:sz="0" w:space="0" w:color="auto"/>
          </w:divBdr>
        </w:div>
      </w:divsChild>
    </w:div>
    <w:div w:id="1193492097">
      <w:bodyDiv w:val="1"/>
      <w:marLeft w:val="0"/>
      <w:marRight w:val="0"/>
      <w:marTop w:val="0"/>
      <w:marBottom w:val="0"/>
      <w:divBdr>
        <w:top w:val="none" w:sz="0" w:space="0" w:color="auto"/>
        <w:left w:val="none" w:sz="0" w:space="0" w:color="auto"/>
        <w:bottom w:val="none" w:sz="0" w:space="0" w:color="auto"/>
        <w:right w:val="none" w:sz="0" w:space="0" w:color="auto"/>
      </w:divBdr>
    </w:div>
    <w:div w:id="1193880581">
      <w:bodyDiv w:val="1"/>
      <w:marLeft w:val="0"/>
      <w:marRight w:val="0"/>
      <w:marTop w:val="0"/>
      <w:marBottom w:val="0"/>
      <w:divBdr>
        <w:top w:val="none" w:sz="0" w:space="0" w:color="auto"/>
        <w:left w:val="none" w:sz="0" w:space="0" w:color="auto"/>
        <w:bottom w:val="none" w:sz="0" w:space="0" w:color="auto"/>
        <w:right w:val="none" w:sz="0" w:space="0" w:color="auto"/>
      </w:divBdr>
    </w:div>
    <w:div w:id="1193953639">
      <w:bodyDiv w:val="1"/>
      <w:marLeft w:val="0"/>
      <w:marRight w:val="0"/>
      <w:marTop w:val="0"/>
      <w:marBottom w:val="0"/>
      <w:divBdr>
        <w:top w:val="none" w:sz="0" w:space="0" w:color="auto"/>
        <w:left w:val="none" w:sz="0" w:space="0" w:color="auto"/>
        <w:bottom w:val="none" w:sz="0" w:space="0" w:color="auto"/>
        <w:right w:val="none" w:sz="0" w:space="0" w:color="auto"/>
      </w:divBdr>
    </w:div>
    <w:div w:id="1194197730">
      <w:bodyDiv w:val="1"/>
      <w:marLeft w:val="0"/>
      <w:marRight w:val="0"/>
      <w:marTop w:val="0"/>
      <w:marBottom w:val="0"/>
      <w:divBdr>
        <w:top w:val="none" w:sz="0" w:space="0" w:color="auto"/>
        <w:left w:val="none" w:sz="0" w:space="0" w:color="auto"/>
        <w:bottom w:val="none" w:sz="0" w:space="0" w:color="auto"/>
        <w:right w:val="none" w:sz="0" w:space="0" w:color="auto"/>
      </w:divBdr>
    </w:div>
    <w:div w:id="1194803880">
      <w:bodyDiv w:val="1"/>
      <w:marLeft w:val="0"/>
      <w:marRight w:val="0"/>
      <w:marTop w:val="0"/>
      <w:marBottom w:val="0"/>
      <w:divBdr>
        <w:top w:val="none" w:sz="0" w:space="0" w:color="auto"/>
        <w:left w:val="none" w:sz="0" w:space="0" w:color="auto"/>
        <w:bottom w:val="none" w:sz="0" w:space="0" w:color="auto"/>
        <w:right w:val="none" w:sz="0" w:space="0" w:color="auto"/>
      </w:divBdr>
    </w:div>
    <w:div w:id="1195456910">
      <w:bodyDiv w:val="1"/>
      <w:marLeft w:val="0"/>
      <w:marRight w:val="0"/>
      <w:marTop w:val="0"/>
      <w:marBottom w:val="0"/>
      <w:divBdr>
        <w:top w:val="none" w:sz="0" w:space="0" w:color="auto"/>
        <w:left w:val="none" w:sz="0" w:space="0" w:color="auto"/>
        <w:bottom w:val="none" w:sz="0" w:space="0" w:color="auto"/>
        <w:right w:val="none" w:sz="0" w:space="0" w:color="auto"/>
      </w:divBdr>
    </w:div>
    <w:div w:id="1195461425">
      <w:bodyDiv w:val="1"/>
      <w:marLeft w:val="0"/>
      <w:marRight w:val="0"/>
      <w:marTop w:val="0"/>
      <w:marBottom w:val="0"/>
      <w:divBdr>
        <w:top w:val="none" w:sz="0" w:space="0" w:color="auto"/>
        <w:left w:val="none" w:sz="0" w:space="0" w:color="auto"/>
        <w:bottom w:val="none" w:sz="0" w:space="0" w:color="auto"/>
        <w:right w:val="none" w:sz="0" w:space="0" w:color="auto"/>
      </w:divBdr>
    </w:div>
    <w:div w:id="1197088006">
      <w:bodyDiv w:val="1"/>
      <w:marLeft w:val="0"/>
      <w:marRight w:val="0"/>
      <w:marTop w:val="0"/>
      <w:marBottom w:val="0"/>
      <w:divBdr>
        <w:top w:val="none" w:sz="0" w:space="0" w:color="auto"/>
        <w:left w:val="none" w:sz="0" w:space="0" w:color="auto"/>
        <w:bottom w:val="none" w:sz="0" w:space="0" w:color="auto"/>
        <w:right w:val="none" w:sz="0" w:space="0" w:color="auto"/>
      </w:divBdr>
    </w:div>
    <w:div w:id="1197936906">
      <w:bodyDiv w:val="1"/>
      <w:marLeft w:val="0"/>
      <w:marRight w:val="0"/>
      <w:marTop w:val="0"/>
      <w:marBottom w:val="0"/>
      <w:divBdr>
        <w:top w:val="none" w:sz="0" w:space="0" w:color="auto"/>
        <w:left w:val="none" w:sz="0" w:space="0" w:color="auto"/>
        <w:bottom w:val="none" w:sz="0" w:space="0" w:color="auto"/>
        <w:right w:val="none" w:sz="0" w:space="0" w:color="auto"/>
      </w:divBdr>
    </w:div>
    <w:div w:id="1198003947">
      <w:bodyDiv w:val="1"/>
      <w:marLeft w:val="0"/>
      <w:marRight w:val="0"/>
      <w:marTop w:val="0"/>
      <w:marBottom w:val="0"/>
      <w:divBdr>
        <w:top w:val="none" w:sz="0" w:space="0" w:color="auto"/>
        <w:left w:val="none" w:sz="0" w:space="0" w:color="auto"/>
        <w:bottom w:val="none" w:sz="0" w:space="0" w:color="auto"/>
        <w:right w:val="none" w:sz="0" w:space="0" w:color="auto"/>
      </w:divBdr>
    </w:div>
    <w:div w:id="1198200390">
      <w:bodyDiv w:val="1"/>
      <w:marLeft w:val="0"/>
      <w:marRight w:val="0"/>
      <w:marTop w:val="0"/>
      <w:marBottom w:val="0"/>
      <w:divBdr>
        <w:top w:val="none" w:sz="0" w:space="0" w:color="auto"/>
        <w:left w:val="none" w:sz="0" w:space="0" w:color="auto"/>
        <w:bottom w:val="none" w:sz="0" w:space="0" w:color="auto"/>
        <w:right w:val="none" w:sz="0" w:space="0" w:color="auto"/>
      </w:divBdr>
    </w:div>
    <w:div w:id="1199201157">
      <w:bodyDiv w:val="1"/>
      <w:marLeft w:val="0"/>
      <w:marRight w:val="0"/>
      <w:marTop w:val="0"/>
      <w:marBottom w:val="0"/>
      <w:divBdr>
        <w:top w:val="none" w:sz="0" w:space="0" w:color="auto"/>
        <w:left w:val="none" w:sz="0" w:space="0" w:color="auto"/>
        <w:bottom w:val="none" w:sz="0" w:space="0" w:color="auto"/>
        <w:right w:val="none" w:sz="0" w:space="0" w:color="auto"/>
      </w:divBdr>
    </w:div>
    <w:div w:id="1199515385">
      <w:bodyDiv w:val="1"/>
      <w:marLeft w:val="0"/>
      <w:marRight w:val="0"/>
      <w:marTop w:val="0"/>
      <w:marBottom w:val="0"/>
      <w:divBdr>
        <w:top w:val="none" w:sz="0" w:space="0" w:color="auto"/>
        <w:left w:val="none" w:sz="0" w:space="0" w:color="auto"/>
        <w:bottom w:val="none" w:sz="0" w:space="0" w:color="auto"/>
        <w:right w:val="none" w:sz="0" w:space="0" w:color="auto"/>
      </w:divBdr>
    </w:div>
    <w:div w:id="1200045335">
      <w:bodyDiv w:val="1"/>
      <w:marLeft w:val="0"/>
      <w:marRight w:val="0"/>
      <w:marTop w:val="0"/>
      <w:marBottom w:val="0"/>
      <w:divBdr>
        <w:top w:val="none" w:sz="0" w:space="0" w:color="auto"/>
        <w:left w:val="none" w:sz="0" w:space="0" w:color="auto"/>
        <w:bottom w:val="none" w:sz="0" w:space="0" w:color="auto"/>
        <w:right w:val="none" w:sz="0" w:space="0" w:color="auto"/>
      </w:divBdr>
    </w:div>
    <w:div w:id="1200388576">
      <w:bodyDiv w:val="1"/>
      <w:marLeft w:val="0"/>
      <w:marRight w:val="0"/>
      <w:marTop w:val="0"/>
      <w:marBottom w:val="0"/>
      <w:divBdr>
        <w:top w:val="none" w:sz="0" w:space="0" w:color="auto"/>
        <w:left w:val="none" w:sz="0" w:space="0" w:color="auto"/>
        <w:bottom w:val="none" w:sz="0" w:space="0" w:color="auto"/>
        <w:right w:val="none" w:sz="0" w:space="0" w:color="auto"/>
      </w:divBdr>
    </w:div>
    <w:div w:id="1200822240">
      <w:bodyDiv w:val="1"/>
      <w:marLeft w:val="0"/>
      <w:marRight w:val="0"/>
      <w:marTop w:val="0"/>
      <w:marBottom w:val="0"/>
      <w:divBdr>
        <w:top w:val="none" w:sz="0" w:space="0" w:color="auto"/>
        <w:left w:val="none" w:sz="0" w:space="0" w:color="auto"/>
        <w:bottom w:val="none" w:sz="0" w:space="0" w:color="auto"/>
        <w:right w:val="none" w:sz="0" w:space="0" w:color="auto"/>
      </w:divBdr>
    </w:div>
    <w:div w:id="1201892234">
      <w:bodyDiv w:val="1"/>
      <w:marLeft w:val="0"/>
      <w:marRight w:val="0"/>
      <w:marTop w:val="0"/>
      <w:marBottom w:val="0"/>
      <w:divBdr>
        <w:top w:val="none" w:sz="0" w:space="0" w:color="auto"/>
        <w:left w:val="none" w:sz="0" w:space="0" w:color="auto"/>
        <w:bottom w:val="none" w:sz="0" w:space="0" w:color="auto"/>
        <w:right w:val="none" w:sz="0" w:space="0" w:color="auto"/>
      </w:divBdr>
    </w:div>
    <w:div w:id="1202404384">
      <w:bodyDiv w:val="1"/>
      <w:marLeft w:val="0"/>
      <w:marRight w:val="0"/>
      <w:marTop w:val="0"/>
      <w:marBottom w:val="0"/>
      <w:divBdr>
        <w:top w:val="none" w:sz="0" w:space="0" w:color="auto"/>
        <w:left w:val="none" w:sz="0" w:space="0" w:color="auto"/>
        <w:bottom w:val="none" w:sz="0" w:space="0" w:color="auto"/>
        <w:right w:val="none" w:sz="0" w:space="0" w:color="auto"/>
      </w:divBdr>
    </w:div>
    <w:div w:id="1202671988">
      <w:bodyDiv w:val="1"/>
      <w:marLeft w:val="0"/>
      <w:marRight w:val="0"/>
      <w:marTop w:val="0"/>
      <w:marBottom w:val="0"/>
      <w:divBdr>
        <w:top w:val="none" w:sz="0" w:space="0" w:color="auto"/>
        <w:left w:val="none" w:sz="0" w:space="0" w:color="auto"/>
        <w:bottom w:val="none" w:sz="0" w:space="0" w:color="auto"/>
        <w:right w:val="none" w:sz="0" w:space="0" w:color="auto"/>
      </w:divBdr>
    </w:div>
    <w:div w:id="1202748804">
      <w:bodyDiv w:val="1"/>
      <w:marLeft w:val="0"/>
      <w:marRight w:val="0"/>
      <w:marTop w:val="0"/>
      <w:marBottom w:val="0"/>
      <w:divBdr>
        <w:top w:val="none" w:sz="0" w:space="0" w:color="auto"/>
        <w:left w:val="none" w:sz="0" w:space="0" w:color="auto"/>
        <w:bottom w:val="none" w:sz="0" w:space="0" w:color="auto"/>
        <w:right w:val="none" w:sz="0" w:space="0" w:color="auto"/>
      </w:divBdr>
    </w:div>
    <w:div w:id="1205369152">
      <w:bodyDiv w:val="1"/>
      <w:marLeft w:val="0"/>
      <w:marRight w:val="0"/>
      <w:marTop w:val="0"/>
      <w:marBottom w:val="0"/>
      <w:divBdr>
        <w:top w:val="none" w:sz="0" w:space="0" w:color="auto"/>
        <w:left w:val="none" w:sz="0" w:space="0" w:color="auto"/>
        <w:bottom w:val="none" w:sz="0" w:space="0" w:color="auto"/>
        <w:right w:val="none" w:sz="0" w:space="0" w:color="auto"/>
      </w:divBdr>
    </w:div>
    <w:div w:id="1206681361">
      <w:bodyDiv w:val="1"/>
      <w:marLeft w:val="0"/>
      <w:marRight w:val="0"/>
      <w:marTop w:val="0"/>
      <w:marBottom w:val="0"/>
      <w:divBdr>
        <w:top w:val="none" w:sz="0" w:space="0" w:color="auto"/>
        <w:left w:val="none" w:sz="0" w:space="0" w:color="auto"/>
        <w:bottom w:val="none" w:sz="0" w:space="0" w:color="auto"/>
        <w:right w:val="none" w:sz="0" w:space="0" w:color="auto"/>
      </w:divBdr>
    </w:div>
    <w:div w:id="1207451530">
      <w:bodyDiv w:val="1"/>
      <w:marLeft w:val="0"/>
      <w:marRight w:val="0"/>
      <w:marTop w:val="0"/>
      <w:marBottom w:val="0"/>
      <w:divBdr>
        <w:top w:val="none" w:sz="0" w:space="0" w:color="auto"/>
        <w:left w:val="none" w:sz="0" w:space="0" w:color="auto"/>
        <w:bottom w:val="none" w:sz="0" w:space="0" w:color="auto"/>
        <w:right w:val="none" w:sz="0" w:space="0" w:color="auto"/>
      </w:divBdr>
    </w:div>
    <w:div w:id="1209492051">
      <w:bodyDiv w:val="1"/>
      <w:marLeft w:val="0"/>
      <w:marRight w:val="0"/>
      <w:marTop w:val="0"/>
      <w:marBottom w:val="0"/>
      <w:divBdr>
        <w:top w:val="none" w:sz="0" w:space="0" w:color="auto"/>
        <w:left w:val="none" w:sz="0" w:space="0" w:color="auto"/>
        <w:bottom w:val="none" w:sz="0" w:space="0" w:color="auto"/>
        <w:right w:val="none" w:sz="0" w:space="0" w:color="auto"/>
      </w:divBdr>
      <w:divsChild>
        <w:div w:id="105196461">
          <w:marLeft w:val="1166"/>
          <w:marRight w:val="0"/>
          <w:marTop w:val="125"/>
          <w:marBottom w:val="0"/>
          <w:divBdr>
            <w:top w:val="none" w:sz="0" w:space="0" w:color="auto"/>
            <w:left w:val="none" w:sz="0" w:space="0" w:color="auto"/>
            <w:bottom w:val="none" w:sz="0" w:space="0" w:color="auto"/>
            <w:right w:val="none" w:sz="0" w:space="0" w:color="auto"/>
          </w:divBdr>
        </w:div>
        <w:div w:id="489490133">
          <w:marLeft w:val="547"/>
          <w:marRight w:val="0"/>
          <w:marTop w:val="144"/>
          <w:marBottom w:val="0"/>
          <w:divBdr>
            <w:top w:val="none" w:sz="0" w:space="0" w:color="auto"/>
            <w:left w:val="none" w:sz="0" w:space="0" w:color="auto"/>
            <w:bottom w:val="none" w:sz="0" w:space="0" w:color="auto"/>
            <w:right w:val="none" w:sz="0" w:space="0" w:color="auto"/>
          </w:divBdr>
        </w:div>
        <w:div w:id="544682783">
          <w:marLeft w:val="547"/>
          <w:marRight w:val="0"/>
          <w:marTop w:val="144"/>
          <w:marBottom w:val="0"/>
          <w:divBdr>
            <w:top w:val="none" w:sz="0" w:space="0" w:color="auto"/>
            <w:left w:val="none" w:sz="0" w:space="0" w:color="auto"/>
            <w:bottom w:val="none" w:sz="0" w:space="0" w:color="auto"/>
            <w:right w:val="none" w:sz="0" w:space="0" w:color="auto"/>
          </w:divBdr>
        </w:div>
        <w:div w:id="645208079">
          <w:marLeft w:val="1166"/>
          <w:marRight w:val="0"/>
          <w:marTop w:val="125"/>
          <w:marBottom w:val="0"/>
          <w:divBdr>
            <w:top w:val="none" w:sz="0" w:space="0" w:color="auto"/>
            <w:left w:val="none" w:sz="0" w:space="0" w:color="auto"/>
            <w:bottom w:val="none" w:sz="0" w:space="0" w:color="auto"/>
            <w:right w:val="none" w:sz="0" w:space="0" w:color="auto"/>
          </w:divBdr>
        </w:div>
        <w:div w:id="1283457317">
          <w:marLeft w:val="1166"/>
          <w:marRight w:val="0"/>
          <w:marTop w:val="125"/>
          <w:marBottom w:val="0"/>
          <w:divBdr>
            <w:top w:val="none" w:sz="0" w:space="0" w:color="auto"/>
            <w:left w:val="none" w:sz="0" w:space="0" w:color="auto"/>
            <w:bottom w:val="none" w:sz="0" w:space="0" w:color="auto"/>
            <w:right w:val="none" w:sz="0" w:space="0" w:color="auto"/>
          </w:divBdr>
        </w:div>
        <w:div w:id="1690058621">
          <w:marLeft w:val="547"/>
          <w:marRight w:val="0"/>
          <w:marTop w:val="144"/>
          <w:marBottom w:val="0"/>
          <w:divBdr>
            <w:top w:val="none" w:sz="0" w:space="0" w:color="auto"/>
            <w:left w:val="none" w:sz="0" w:space="0" w:color="auto"/>
            <w:bottom w:val="none" w:sz="0" w:space="0" w:color="auto"/>
            <w:right w:val="none" w:sz="0" w:space="0" w:color="auto"/>
          </w:divBdr>
        </w:div>
      </w:divsChild>
    </w:div>
    <w:div w:id="1210650291">
      <w:bodyDiv w:val="1"/>
      <w:marLeft w:val="0"/>
      <w:marRight w:val="0"/>
      <w:marTop w:val="0"/>
      <w:marBottom w:val="0"/>
      <w:divBdr>
        <w:top w:val="none" w:sz="0" w:space="0" w:color="auto"/>
        <w:left w:val="none" w:sz="0" w:space="0" w:color="auto"/>
        <w:bottom w:val="none" w:sz="0" w:space="0" w:color="auto"/>
        <w:right w:val="none" w:sz="0" w:space="0" w:color="auto"/>
      </w:divBdr>
    </w:div>
    <w:div w:id="1211065643">
      <w:bodyDiv w:val="1"/>
      <w:marLeft w:val="0"/>
      <w:marRight w:val="0"/>
      <w:marTop w:val="0"/>
      <w:marBottom w:val="0"/>
      <w:divBdr>
        <w:top w:val="none" w:sz="0" w:space="0" w:color="auto"/>
        <w:left w:val="none" w:sz="0" w:space="0" w:color="auto"/>
        <w:bottom w:val="none" w:sz="0" w:space="0" w:color="auto"/>
        <w:right w:val="none" w:sz="0" w:space="0" w:color="auto"/>
      </w:divBdr>
    </w:div>
    <w:div w:id="1211578006">
      <w:bodyDiv w:val="1"/>
      <w:marLeft w:val="0"/>
      <w:marRight w:val="0"/>
      <w:marTop w:val="0"/>
      <w:marBottom w:val="0"/>
      <w:divBdr>
        <w:top w:val="none" w:sz="0" w:space="0" w:color="auto"/>
        <w:left w:val="none" w:sz="0" w:space="0" w:color="auto"/>
        <w:bottom w:val="none" w:sz="0" w:space="0" w:color="auto"/>
        <w:right w:val="none" w:sz="0" w:space="0" w:color="auto"/>
      </w:divBdr>
    </w:div>
    <w:div w:id="1211646153">
      <w:bodyDiv w:val="1"/>
      <w:marLeft w:val="0"/>
      <w:marRight w:val="0"/>
      <w:marTop w:val="0"/>
      <w:marBottom w:val="0"/>
      <w:divBdr>
        <w:top w:val="none" w:sz="0" w:space="0" w:color="auto"/>
        <w:left w:val="none" w:sz="0" w:space="0" w:color="auto"/>
        <w:bottom w:val="none" w:sz="0" w:space="0" w:color="auto"/>
        <w:right w:val="none" w:sz="0" w:space="0" w:color="auto"/>
      </w:divBdr>
    </w:div>
    <w:div w:id="1211844443">
      <w:bodyDiv w:val="1"/>
      <w:marLeft w:val="0"/>
      <w:marRight w:val="0"/>
      <w:marTop w:val="0"/>
      <w:marBottom w:val="0"/>
      <w:divBdr>
        <w:top w:val="none" w:sz="0" w:space="0" w:color="auto"/>
        <w:left w:val="none" w:sz="0" w:space="0" w:color="auto"/>
        <w:bottom w:val="none" w:sz="0" w:space="0" w:color="auto"/>
        <w:right w:val="none" w:sz="0" w:space="0" w:color="auto"/>
      </w:divBdr>
    </w:div>
    <w:div w:id="1212500348">
      <w:bodyDiv w:val="1"/>
      <w:marLeft w:val="0"/>
      <w:marRight w:val="0"/>
      <w:marTop w:val="0"/>
      <w:marBottom w:val="0"/>
      <w:divBdr>
        <w:top w:val="none" w:sz="0" w:space="0" w:color="auto"/>
        <w:left w:val="none" w:sz="0" w:space="0" w:color="auto"/>
        <w:bottom w:val="none" w:sz="0" w:space="0" w:color="auto"/>
        <w:right w:val="none" w:sz="0" w:space="0" w:color="auto"/>
      </w:divBdr>
    </w:div>
    <w:div w:id="1213231136">
      <w:bodyDiv w:val="1"/>
      <w:marLeft w:val="0"/>
      <w:marRight w:val="0"/>
      <w:marTop w:val="0"/>
      <w:marBottom w:val="0"/>
      <w:divBdr>
        <w:top w:val="none" w:sz="0" w:space="0" w:color="auto"/>
        <w:left w:val="none" w:sz="0" w:space="0" w:color="auto"/>
        <w:bottom w:val="none" w:sz="0" w:space="0" w:color="auto"/>
        <w:right w:val="none" w:sz="0" w:space="0" w:color="auto"/>
      </w:divBdr>
    </w:div>
    <w:div w:id="1213346754">
      <w:bodyDiv w:val="1"/>
      <w:marLeft w:val="0"/>
      <w:marRight w:val="0"/>
      <w:marTop w:val="0"/>
      <w:marBottom w:val="0"/>
      <w:divBdr>
        <w:top w:val="none" w:sz="0" w:space="0" w:color="auto"/>
        <w:left w:val="none" w:sz="0" w:space="0" w:color="auto"/>
        <w:bottom w:val="none" w:sz="0" w:space="0" w:color="auto"/>
        <w:right w:val="none" w:sz="0" w:space="0" w:color="auto"/>
      </w:divBdr>
    </w:div>
    <w:div w:id="1213690130">
      <w:bodyDiv w:val="1"/>
      <w:marLeft w:val="0"/>
      <w:marRight w:val="0"/>
      <w:marTop w:val="0"/>
      <w:marBottom w:val="0"/>
      <w:divBdr>
        <w:top w:val="none" w:sz="0" w:space="0" w:color="auto"/>
        <w:left w:val="none" w:sz="0" w:space="0" w:color="auto"/>
        <w:bottom w:val="none" w:sz="0" w:space="0" w:color="auto"/>
        <w:right w:val="none" w:sz="0" w:space="0" w:color="auto"/>
      </w:divBdr>
    </w:div>
    <w:div w:id="1213729239">
      <w:bodyDiv w:val="1"/>
      <w:marLeft w:val="0"/>
      <w:marRight w:val="0"/>
      <w:marTop w:val="0"/>
      <w:marBottom w:val="0"/>
      <w:divBdr>
        <w:top w:val="none" w:sz="0" w:space="0" w:color="auto"/>
        <w:left w:val="none" w:sz="0" w:space="0" w:color="auto"/>
        <w:bottom w:val="none" w:sz="0" w:space="0" w:color="auto"/>
        <w:right w:val="none" w:sz="0" w:space="0" w:color="auto"/>
      </w:divBdr>
    </w:div>
    <w:div w:id="1213928012">
      <w:bodyDiv w:val="1"/>
      <w:marLeft w:val="0"/>
      <w:marRight w:val="0"/>
      <w:marTop w:val="0"/>
      <w:marBottom w:val="0"/>
      <w:divBdr>
        <w:top w:val="none" w:sz="0" w:space="0" w:color="auto"/>
        <w:left w:val="none" w:sz="0" w:space="0" w:color="auto"/>
        <w:bottom w:val="none" w:sz="0" w:space="0" w:color="auto"/>
        <w:right w:val="none" w:sz="0" w:space="0" w:color="auto"/>
      </w:divBdr>
    </w:div>
    <w:div w:id="1214851281">
      <w:bodyDiv w:val="1"/>
      <w:marLeft w:val="0"/>
      <w:marRight w:val="0"/>
      <w:marTop w:val="0"/>
      <w:marBottom w:val="0"/>
      <w:divBdr>
        <w:top w:val="none" w:sz="0" w:space="0" w:color="auto"/>
        <w:left w:val="none" w:sz="0" w:space="0" w:color="auto"/>
        <w:bottom w:val="none" w:sz="0" w:space="0" w:color="auto"/>
        <w:right w:val="none" w:sz="0" w:space="0" w:color="auto"/>
      </w:divBdr>
    </w:div>
    <w:div w:id="1215001653">
      <w:bodyDiv w:val="1"/>
      <w:marLeft w:val="0"/>
      <w:marRight w:val="0"/>
      <w:marTop w:val="0"/>
      <w:marBottom w:val="0"/>
      <w:divBdr>
        <w:top w:val="none" w:sz="0" w:space="0" w:color="auto"/>
        <w:left w:val="none" w:sz="0" w:space="0" w:color="auto"/>
        <w:bottom w:val="none" w:sz="0" w:space="0" w:color="auto"/>
        <w:right w:val="none" w:sz="0" w:space="0" w:color="auto"/>
      </w:divBdr>
    </w:div>
    <w:div w:id="1215391383">
      <w:bodyDiv w:val="1"/>
      <w:marLeft w:val="0"/>
      <w:marRight w:val="0"/>
      <w:marTop w:val="0"/>
      <w:marBottom w:val="0"/>
      <w:divBdr>
        <w:top w:val="none" w:sz="0" w:space="0" w:color="auto"/>
        <w:left w:val="none" w:sz="0" w:space="0" w:color="auto"/>
        <w:bottom w:val="none" w:sz="0" w:space="0" w:color="auto"/>
        <w:right w:val="none" w:sz="0" w:space="0" w:color="auto"/>
      </w:divBdr>
      <w:divsChild>
        <w:div w:id="34501765">
          <w:marLeft w:val="1166"/>
          <w:marRight w:val="0"/>
          <w:marTop w:val="86"/>
          <w:marBottom w:val="0"/>
          <w:divBdr>
            <w:top w:val="none" w:sz="0" w:space="0" w:color="auto"/>
            <w:left w:val="none" w:sz="0" w:space="0" w:color="auto"/>
            <w:bottom w:val="none" w:sz="0" w:space="0" w:color="auto"/>
            <w:right w:val="none" w:sz="0" w:space="0" w:color="auto"/>
          </w:divBdr>
        </w:div>
        <w:div w:id="262029877">
          <w:marLeft w:val="1166"/>
          <w:marRight w:val="0"/>
          <w:marTop w:val="86"/>
          <w:marBottom w:val="0"/>
          <w:divBdr>
            <w:top w:val="none" w:sz="0" w:space="0" w:color="auto"/>
            <w:left w:val="none" w:sz="0" w:space="0" w:color="auto"/>
            <w:bottom w:val="none" w:sz="0" w:space="0" w:color="auto"/>
            <w:right w:val="none" w:sz="0" w:space="0" w:color="auto"/>
          </w:divBdr>
        </w:div>
        <w:div w:id="279801525">
          <w:marLeft w:val="1166"/>
          <w:marRight w:val="0"/>
          <w:marTop w:val="86"/>
          <w:marBottom w:val="0"/>
          <w:divBdr>
            <w:top w:val="none" w:sz="0" w:space="0" w:color="auto"/>
            <w:left w:val="none" w:sz="0" w:space="0" w:color="auto"/>
            <w:bottom w:val="none" w:sz="0" w:space="0" w:color="auto"/>
            <w:right w:val="none" w:sz="0" w:space="0" w:color="auto"/>
          </w:divBdr>
        </w:div>
        <w:div w:id="312609507">
          <w:marLeft w:val="1166"/>
          <w:marRight w:val="0"/>
          <w:marTop w:val="86"/>
          <w:marBottom w:val="0"/>
          <w:divBdr>
            <w:top w:val="none" w:sz="0" w:space="0" w:color="auto"/>
            <w:left w:val="none" w:sz="0" w:space="0" w:color="auto"/>
            <w:bottom w:val="none" w:sz="0" w:space="0" w:color="auto"/>
            <w:right w:val="none" w:sz="0" w:space="0" w:color="auto"/>
          </w:divBdr>
        </w:div>
        <w:div w:id="418524312">
          <w:marLeft w:val="1800"/>
          <w:marRight w:val="0"/>
          <w:marTop w:val="67"/>
          <w:marBottom w:val="0"/>
          <w:divBdr>
            <w:top w:val="none" w:sz="0" w:space="0" w:color="auto"/>
            <w:left w:val="none" w:sz="0" w:space="0" w:color="auto"/>
            <w:bottom w:val="none" w:sz="0" w:space="0" w:color="auto"/>
            <w:right w:val="none" w:sz="0" w:space="0" w:color="auto"/>
          </w:divBdr>
        </w:div>
        <w:div w:id="502090044">
          <w:marLeft w:val="1166"/>
          <w:marRight w:val="0"/>
          <w:marTop w:val="86"/>
          <w:marBottom w:val="0"/>
          <w:divBdr>
            <w:top w:val="none" w:sz="0" w:space="0" w:color="auto"/>
            <w:left w:val="none" w:sz="0" w:space="0" w:color="auto"/>
            <w:bottom w:val="none" w:sz="0" w:space="0" w:color="auto"/>
            <w:right w:val="none" w:sz="0" w:space="0" w:color="auto"/>
          </w:divBdr>
        </w:div>
        <w:div w:id="597064766">
          <w:marLeft w:val="1800"/>
          <w:marRight w:val="0"/>
          <w:marTop w:val="67"/>
          <w:marBottom w:val="0"/>
          <w:divBdr>
            <w:top w:val="none" w:sz="0" w:space="0" w:color="auto"/>
            <w:left w:val="none" w:sz="0" w:space="0" w:color="auto"/>
            <w:bottom w:val="none" w:sz="0" w:space="0" w:color="auto"/>
            <w:right w:val="none" w:sz="0" w:space="0" w:color="auto"/>
          </w:divBdr>
        </w:div>
        <w:div w:id="1045181273">
          <w:marLeft w:val="1166"/>
          <w:marRight w:val="0"/>
          <w:marTop w:val="86"/>
          <w:marBottom w:val="0"/>
          <w:divBdr>
            <w:top w:val="none" w:sz="0" w:space="0" w:color="auto"/>
            <w:left w:val="none" w:sz="0" w:space="0" w:color="auto"/>
            <w:bottom w:val="none" w:sz="0" w:space="0" w:color="auto"/>
            <w:right w:val="none" w:sz="0" w:space="0" w:color="auto"/>
          </w:divBdr>
        </w:div>
        <w:div w:id="1216968988">
          <w:marLeft w:val="1166"/>
          <w:marRight w:val="0"/>
          <w:marTop w:val="86"/>
          <w:marBottom w:val="0"/>
          <w:divBdr>
            <w:top w:val="none" w:sz="0" w:space="0" w:color="auto"/>
            <w:left w:val="none" w:sz="0" w:space="0" w:color="auto"/>
            <w:bottom w:val="none" w:sz="0" w:space="0" w:color="auto"/>
            <w:right w:val="none" w:sz="0" w:space="0" w:color="auto"/>
          </w:divBdr>
        </w:div>
        <w:div w:id="1276598575">
          <w:marLeft w:val="547"/>
          <w:marRight w:val="0"/>
          <w:marTop w:val="96"/>
          <w:marBottom w:val="0"/>
          <w:divBdr>
            <w:top w:val="none" w:sz="0" w:space="0" w:color="auto"/>
            <w:left w:val="none" w:sz="0" w:space="0" w:color="auto"/>
            <w:bottom w:val="none" w:sz="0" w:space="0" w:color="auto"/>
            <w:right w:val="none" w:sz="0" w:space="0" w:color="auto"/>
          </w:divBdr>
        </w:div>
        <w:div w:id="1454405470">
          <w:marLeft w:val="547"/>
          <w:marRight w:val="0"/>
          <w:marTop w:val="96"/>
          <w:marBottom w:val="0"/>
          <w:divBdr>
            <w:top w:val="none" w:sz="0" w:space="0" w:color="auto"/>
            <w:left w:val="none" w:sz="0" w:space="0" w:color="auto"/>
            <w:bottom w:val="none" w:sz="0" w:space="0" w:color="auto"/>
            <w:right w:val="none" w:sz="0" w:space="0" w:color="auto"/>
          </w:divBdr>
        </w:div>
        <w:div w:id="1515339038">
          <w:marLeft w:val="1166"/>
          <w:marRight w:val="0"/>
          <w:marTop w:val="77"/>
          <w:marBottom w:val="0"/>
          <w:divBdr>
            <w:top w:val="none" w:sz="0" w:space="0" w:color="auto"/>
            <w:left w:val="none" w:sz="0" w:space="0" w:color="auto"/>
            <w:bottom w:val="none" w:sz="0" w:space="0" w:color="auto"/>
            <w:right w:val="none" w:sz="0" w:space="0" w:color="auto"/>
          </w:divBdr>
        </w:div>
        <w:div w:id="1783451732">
          <w:marLeft w:val="547"/>
          <w:marRight w:val="0"/>
          <w:marTop w:val="96"/>
          <w:marBottom w:val="0"/>
          <w:divBdr>
            <w:top w:val="none" w:sz="0" w:space="0" w:color="auto"/>
            <w:left w:val="none" w:sz="0" w:space="0" w:color="auto"/>
            <w:bottom w:val="none" w:sz="0" w:space="0" w:color="auto"/>
            <w:right w:val="none" w:sz="0" w:space="0" w:color="auto"/>
          </w:divBdr>
        </w:div>
      </w:divsChild>
    </w:div>
    <w:div w:id="1215698567">
      <w:bodyDiv w:val="1"/>
      <w:marLeft w:val="0"/>
      <w:marRight w:val="0"/>
      <w:marTop w:val="0"/>
      <w:marBottom w:val="0"/>
      <w:divBdr>
        <w:top w:val="none" w:sz="0" w:space="0" w:color="auto"/>
        <w:left w:val="none" w:sz="0" w:space="0" w:color="auto"/>
        <w:bottom w:val="none" w:sz="0" w:space="0" w:color="auto"/>
        <w:right w:val="none" w:sz="0" w:space="0" w:color="auto"/>
      </w:divBdr>
    </w:div>
    <w:div w:id="1216968308">
      <w:bodyDiv w:val="1"/>
      <w:marLeft w:val="0"/>
      <w:marRight w:val="0"/>
      <w:marTop w:val="0"/>
      <w:marBottom w:val="0"/>
      <w:divBdr>
        <w:top w:val="none" w:sz="0" w:space="0" w:color="auto"/>
        <w:left w:val="none" w:sz="0" w:space="0" w:color="auto"/>
        <w:bottom w:val="none" w:sz="0" w:space="0" w:color="auto"/>
        <w:right w:val="none" w:sz="0" w:space="0" w:color="auto"/>
      </w:divBdr>
    </w:div>
    <w:div w:id="1217204152">
      <w:bodyDiv w:val="1"/>
      <w:marLeft w:val="0"/>
      <w:marRight w:val="0"/>
      <w:marTop w:val="0"/>
      <w:marBottom w:val="0"/>
      <w:divBdr>
        <w:top w:val="none" w:sz="0" w:space="0" w:color="auto"/>
        <w:left w:val="none" w:sz="0" w:space="0" w:color="auto"/>
        <w:bottom w:val="none" w:sz="0" w:space="0" w:color="auto"/>
        <w:right w:val="none" w:sz="0" w:space="0" w:color="auto"/>
      </w:divBdr>
    </w:div>
    <w:div w:id="1217863383">
      <w:bodyDiv w:val="1"/>
      <w:marLeft w:val="0"/>
      <w:marRight w:val="0"/>
      <w:marTop w:val="0"/>
      <w:marBottom w:val="0"/>
      <w:divBdr>
        <w:top w:val="none" w:sz="0" w:space="0" w:color="auto"/>
        <w:left w:val="none" w:sz="0" w:space="0" w:color="auto"/>
        <w:bottom w:val="none" w:sz="0" w:space="0" w:color="auto"/>
        <w:right w:val="none" w:sz="0" w:space="0" w:color="auto"/>
      </w:divBdr>
    </w:div>
    <w:div w:id="1218054094">
      <w:bodyDiv w:val="1"/>
      <w:marLeft w:val="0"/>
      <w:marRight w:val="0"/>
      <w:marTop w:val="0"/>
      <w:marBottom w:val="0"/>
      <w:divBdr>
        <w:top w:val="none" w:sz="0" w:space="0" w:color="auto"/>
        <w:left w:val="none" w:sz="0" w:space="0" w:color="auto"/>
        <w:bottom w:val="none" w:sz="0" w:space="0" w:color="auto"/>
        <w:right w:val="none" w:sz="0" w:space="0" w:color="auto"/>
      </w:divBdr>
    </w:div>
    <w:div w:id="1218126497">
      <w:bodyDiv w:val="1"/>
      <w:marLeft w:val="0"/>
      <w:marRight w:val="0"/>
      <w:marTop w:val="0"/>
      <w:marBottom w:val="0"/>
      <w:divBdr>
        <w:top w:val="none" w:sz="0" w:space="0" w:color="auto"/>
        <w:left w:val="none" w:sz="0" w:space="0" w:color="auto"/>
        <w:bottom w:val="none" w:sz="0" w:space="0" w:color="auto"/>
        <w:right w:val="none" w:sz="0" w:space="0" w:color="auto"/>
      </w:divBdr>
    </w:div>
    <w:div w:id="1218589245">
      <w:bodyDiv w:val="1"/>
      <w:marLeft w:val="0"/>
      <w:marRight w:val="0"/>
      <w:marTop w:val="0"/>
      <w:marBottom w:val="0"/>
      <w:divBdr>
        <w:top w:val="none" w:sz="0" w:space="0" w:color="auto"/>
        <w:left w:val="none" w:sz="0" w:space="0" w:color="auto"/>
        <w:bottom w:val="none" w:sz="0" w:space="0" w:color="auto"/>
        <w:right w:val="none" w:sz="0" w:space="0" w:color="auto"/>
      </w:divBdr>
    </w:div>
    <w:div w:id="1219587663">
      <w:bodyDiv w:val="1"/>
      <w:marLeft w:val="0"/>
      <w:marRight w:val="0"/>
      <w:marTop w:val="0"/>
      <w:marBottom w:val="0"/>
      <w:divBdr>
        <w:top w:val="none" w:sz="0" w:space="0" w:color="auto"/>
        <w:left w:val="none" w:sz="0" w:space="0" w:color="auto"/>
        <w:bottom w:val="none" w:sz="0" w:space="0" w:color="auto"/>
        <w:right w:val="none" w:sz="0" w:space="0" w:color="auto"/>
      </w:divBdr>
      <w:divsChild>
        <w:div w:id="1115172605">
          <w:marLeft w:val="0"/>
          <w:marRight w:val="0"/>
          <w:marTop w:val="0"/>
          <w:marBottom w:val="0"/>
          <w:divBdr>
            <w:top w:val="none" w:sz="0" w:space="0" w:color="auto"/>
            <w:left w:val="none" w:sz="0" w:space="0" w:color="auto"/>
            <w:bottom w:val="none" w:sz="0" w:space="0" w:color="auto"/>
            <w:right w:val="none" w:sz="0" w:space="0" w:color="auto"/>
          </w:divBdr>
          <w:divsChild>
            <w:div w:id="104353994">
              <w:marLeft w:val="0"/>
              <w:marRight w:val="0"/>
              <w:marTop w:val="0"/>
              <w:marBottom w:val="0"/>
              <w:divBdr>
                <w:top w:val="none" w:sz="0" w:space="0" w:color="auto"/>
                <w:left w:val="none" w:sz="0" w:space="0" w:color="auto"/>
                <w:bottom w:val="none" w:sz="0" w:space="0" w:color="auto"/>
                <w:right w:val="none" w:sz="0" w:space="0" w:color="auto"/>
              </w:divBdr>
            </w:div>
            <w:div w:id="238904521">
              <w:marLeft w:val="0"/>
              <w:marRight w:val="0"/>
              <w:marTop w:val="0"/>
              <w:marBottom w:val="0"/>
              <w:divBdr>
                <w:top w:val="none" w:sz="0" w:space="0" w:color="auto"/>
                <w:left w:val="none" w:sz="0" w:space="0" w:color="auto"/>
                <w:bottom w:val="none" w:sz="0" w:space="0" w:color="auto"/>
                <w:right w:val="none" w:sz="0" w:space="0" w:color="auto"/>
              </w:divBdr>
            </w:div>
            <w:div w:id="1202942734">
              <w:marLeft w:val="0"/>
              <w:marRight w:val="0"/>
              <w:marTop w:val="0"/>
              <w:marBottom w:val="0"/>
              <w:divBdr>
                <w:top w:val="none" w:sz="0" w:space="0" w:color="auto"/>
                <w:left w:val="none" w:sz="0" w:space="0" w:color="auto"/>
                <w:bottom w:val="none" w:sz="0" w:space="0" w:color="auto"/>
                <w:right w:val="none" w:sz="0" w:space="0" w:color="auto"/>
              </w:divBdr>
            </w:div>
            <w:div w:id="1274511107">
              <w:marLeft w:val="0"/>
              <w:marRight w:val="0"/>
              <w:marTop w:val="0"/>
              <w:marBottom w:val="0"/>
              <w:divBdr>
                <w:top w:val="none" w:sz="0" w:space="0" w:color="auto"/>
                <w:left w:val="none" w:sz="0" w:space="0" w:color="auto"/>
                <w:bottom w:val="none" w:sz="0" w:space="0" w:color="auto"/>
                <w:right w:val="none" w:sz="0" w:space="0" w:color="auto"/>
              </w:divBdr>
            </w:div>
            <w:div w:id="1347361360">
              <w:marLeft w:val="0"/>
              <w:marRight w:val="0"/>
              <w:marTop w:val="0"/>
              <w:marBottom w:val="0"/>
              <w:divBdr>
                <w:top w:val="none" w:sz="0" w:space="0" w:color="auto"/>
                <w:left w:val="none" w:sz="0" w:space="0" w:color="auto"/>
                <w:bottom w:val="none" w:sz="0" w:space="0" w:color="auto"/>
                <w:right w:val="none" w:sz="0" w:space="0" w:color="auto"/>
              </w:divBdr>
            </w:div>
            <w:div w:id="1352995277">
              <w:marLeft w:val="0"/>
              <w:marRight w:val="0"/>
              <w:marTop w:val="0"/>
              <w:marBottom w:val="0"/>
              <w:divBdr>
                <w:top w:val="none" w:sz="0" w:space="0" w:color="auto"/>
                <w:left w:val="none" w:sz="0" w:space="0" w:color="auto"/>
                <w:bottom w:val="none" w:sz="0" w:space="0" w:color="auto"/>
                <w:right w:val="none" w:sz="0" w:space="0" w:color="auto"/>
              </w:divBdr>
            </w:div>
            <w:div w:id="1804275301">
              <w:marLeft w:val="0"/>
              <w:marRight w:val="0"/>
              <w:marTop w:val="0"/>
              <w:marBottom w:val="0"/>
              <w:divBdr>
                <w:top w:val="none" w:sz="0" w:space="0" w:color="auto"/>
                <w:left w:val="none" w:sz="0" w:space="0" w:color="auto"/>
                <w:bottom w:val="none" w:sz="0" w:space="0" w:color="auto"/>
                <w:right w:val="none" w:sz="0" w:space="0" w:color="auto"/>
              </w:divBdr>
            </w:div>
            <w:div w:id="1934586840">
              <w:marLeft w:val="0"/>
              <w:marRight w:val="0"/>
              <w:marTop w:val="0"/>
              <w:marBottom w:val="0"/>
              <w:divBdr>
                <w:top w:val="none" w:sz="0" w:space="0" w:color="auto"/>
                <w:left w:val="none" w:sz="0" w:space="0" w:color="auto"/>
                <w:bottom w:val="none" w:sz="0" w:space="0" w:color="auto"/>
                <w:right w:val="none" w:sz="0" w:space="0" w:color="auto"/>
              </w:divBdr>
            </w:div>
            <w:div w:id="2028213673">
              <w:marLeft w:val="0"/>
              <w:marRight w:val="0"/>
              <w:marTop w:val="0"/>
              <w:marBottom w:val="0"/>
              <w:divBdr>
                <w:top w:val="none" w:sz="0" w:space="0" w:color="auto"/>
                <w:left w:val="none" w:sz="0" w:space="0" w:color="auto"/>
                <w:bottom w:val="none" w:sz="0" w:space="0" w:color="auto"/>
                <w:right w:val="none" w:sz="0" w:space="0" w:color="auto"/>
              </w:divBdr>
            </w:div>
            <w:div w:id="214107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629007">
      <w:bodyDiv w:val="1"/>
      <w:marLeft w:val="0"/>
      <w:marRight w:val="0"/>
      <w:marTop w:val="0"/>
      <w:marBottom w:val="0"/>
      <w:divBdr>
        <w:top w:val="none" w:sz="0" w:space="0" w:color="auto"/>
        <w:left w:val="none" w:sz="0" w:space="0" w:color="auto"/>
        <w:bottom w:val="none" w:sz="0" w:space="0" w:color="auto"/>
        <w:right w:val="none" w:sz="0" w:space="0" w:color="auto"/>
      </w:divBdr>
      <w:divsChild>
        <w:div w:id="554586810">
          <w:marLeft w:val="2966"/>
          <w:marRight w:val="0"/>
          <w:marTop w:val="120"/>
          <w:marBottom w:val="0"/>
          <w:divBdr>
            <w:top w:val="none" w:sz="0" w:space="0" w:color="auto"/>
            <w:left w:val="none" w:sz="0" w:space="0" w:color="auto"/>
            <w:bottom w:val="none" w:sz="0" w:space="0" w:color="auto"/>
            <w:right w:val="none" w:sz="0" w:space="0" w:color="auto"/>
          </w:divBdr>
        </w:div>
        <w:div w:id="756487615">
          <w:marLeft w:val="2434"/>
          <w:marRight w:val="0"/>
          <w:marTop w:val="120"/>
          <w:marBottom w:val="0"/>
          <w:divBdr>
            <w:top w:val="none" w:sz="0" w:space="0" w:color="auto"/>
            <w:left w:val="none" w:sz="0" w:space="0" w:color="auto"/>
            <w:bottom w:val="none" w:sz="0" w:space="0" w:color="auto"/>
            <w:right w:val="none" w:sz="0" w:space="0" w:color="auto"/>
          </w:divBdr>
        </w:div>
        <w:div w:id="1115755971">
          <w:marLeft w:val="2966"/>
          <w:marRight w:val="0"/>
          <w:marTop w:val="120"/>
          <w:marBottom w:val="0"/>
          <w:divBdr>
            <w:top w:val="none" w:sz="0" w:space="0" w:color="auto"/>
            <w:left w:val="none" w:sz="0" w:space="0" w:color="auto"/>
            <w:bottom w:val="none" w:sz="0" w:space="0" w:color="auto"/>
            <w:right w:val="none" w:sz="0" w:space="0" w:color="auto"/>
          </w:divBdr>
        </w:div>
        <w:div w:id="1971086782">
          <w:marLeft w:val="1354"/>
          <w:marRight w:val="0"/>
          <w:marTop w:val="120"/>
          <w:marBottom w:val="0"/>
          <w:divBdr>
            <w:top w:val="none" w:sz="0" w:space="0" w:color="auto"/>
            <w:left w:val="none" w:sz="0" w:space="0" w:color="auto"/>
            <w:bottom w:val="none" w:sz="0" w:space="0" w:color="auto"/>
            <w:right w:val="none" w:sz="0" w:space="0" w:color="auto"/>
          </w:divBdr>
        </w:div>
        <w:div w:id="2003464789">
          <w:marLeft w:val="1354"/>
          <w:marRight w:val="0"/>
          <w:marTop w:val="120"/>
          <w:marBottom w:val="0"/>
          <w:divBdr>
            <w:top w:val="none" w:sz="0" w:space="0" w:color="auto"/>
            <w:left w:val="none" w:sz="0" w:space="0" w:color="auto"/>
            <w:bottom w:val="none" w:sz="0" w:space="0" w:color="auto"/>
            <w:right w:val="none" w:sz="0" w:space="0" w:color="auto"/>
          </w:divBdr>
        </w:div>
        <w:div w:id="2041974564">
          <w:marLeft w:val="806"/>
          <w:marRight w:val="0"/>
          <w:marTop w:val="120"/>
          <w:marBottom w:val="0"/>
          <w:divBdr>
            <w:top w:val="none" w:sz="0" w:space="0" w:color="auto"/>
            <w:left w:val="none" w:sz="0" w:space="0" w:color="auto"/>
            <w:bottom w:val="none" w:sz="0" w:space="0" w:color="auto"/>
            <w:right w:val="none" w:sz="0" w:space="0" w:color="auto"/>
          </w:divBdr>
        </w:div>
      </w:divsChild>
    </w:div>
    <w:div w:id="1219635098">
      <w:bodyDiv w:val="1"/>
      <w:marLeft w:val="0"/>
      <w:marRight w:val="0"/>
      <w:marTop w:val="0"/>
      <w:marBottom w:val="0"/>
      <w:divBdr>
        <w:top w:val="none" w:sz="0" w:space="0" w:color="auto"/>
        <w:left w:val="none" w:sz="0" w:space="0" w:color="auto"/>
        <w:bottom w:val="none" w:sz="0" w:space="0" w:color="auto"/>
        <w:right w:val="none" w:sz="0" w:space="0" w:color="auto"/>
      </w:divBdr>
    </w:div>
    <w:div w:id="1219897447">
      <w:bodyDiv w:val="1"/>
      <w:marLeft w:val="0"/>
      <w:marRight w:val="0"/>
      <w:marTop w:val="0"/>
      <w:marBottom w:val="0"/>
      <w:divBdr>
        <w:top w:val="none" w:sz="0" w:space="0" w:color="auto"/>
        <w:left w:val="none" w:sz="0" w:space="0" w:color="auto"/>
        <w:bottom w:val="none" w:sz="0" w:space="0" w:color="auto"/>
        <w:right w:val="none" w:sz="0" w:space="0" w:color="auto"/>
      </w:divBdr>
      <w:divsChild>
        <w:div w:id="153106408">
          <w:marLeft w:val="1166"/>
          <w:marRight w:val="0"/>
          <w:marTop w:val="106"/>
          <w:marBottom w:val="0"/>
          <w:divBdr>
            <w:top w:val="none" w:sz="0" w:space="0" w:color="auto"/>
            <w:left w:val="none" w:sz="0" w:space="0" w:color="auto"/>
            <w:bottom w:val="none" w:sz="0" w:space="0" w:color="auto"/>
            <w:right w:val="none" w:sz="0" w:space="0" w:color="auto"/>
          </w:divBdr>
        </w:div>
        <w:div w:id="1308165069">
          <w:marLeft w:val="547"/>
          <w:marRight w:val="0"/>
          <w:marTop w:val="115"/>
          <w:marBottom w:val="0"/>
          <w:divBdr>
            <w:top w:val="none" w:sz="0" w:space="0" w:color="auto"/>
            <w:left w:val="none" w:sz="0" w:space="0" w:color="auto"/>
            <w:bottom w:val="none" w:sz="0" w:space="0" w:color="auto"/>
            <w:right w:val="none" w:sz="0" w:space="0" w:color="auto"/>
          </w:divBdr>
        </w:div>
      </w:divsChild>
    </w:div>
    <w:div w:id="1219976438">
      <w:bodyDiv w:val="1"/>
      <w:marLeft w:val="0"/>
      <w:marRight w:val="0"/>
      <w:marTop w:val="0"/>
      <w:marBottom w:val="0"/>
      <w:divBdr>
        <w:top w:val="none" w:sz="0" w:space="0" w:color="auto"/>
        <w:left w:val="none" w:sz="0" w:space="0" w:color="auto"/>
        <w:bottom w:val="none" w:sz="0" w:space="0" w:color="auto"/>
        <w:right w:val="none" w:sz="0" w:space="0" w:color="auto"/>
      </w:divBdr>
      <w:divsChild>
        <w:div w:id="74783272">
          <w:marLeft w:val="0"/>
          <w:marRight w:val="0"/>
          <w:marTop w:val="0"/>
          <w:marBottom w:val="0"/>
          <w:divBdr>
            <w:top w:val="none" w:sz="0" w:space="0" w:color="auto"/>
            <w:left w:val="none" w:sz="0" w:space="0" w:color="auto"/>
            <w:bottom w:val="none" w:sz="0" w:space="0" w:color="auto"/>
            <w:right w:val="none" w:sz="0" w:space="0" w:color="auto"/>
          </w:divBdr>
        </w:div>
        <w:div w:id="77289788">
          <w:marLeft w:val="0"/>
          <w:marRight w:val="0"/>
          <w:marTop w:val="0"/>
          <w:marBottom w:val="0"/>
          <w:divBdr>
            <w:top w:val="none" w:sz="0" w:space="0" w:color="auto"/>
            <w:left w:val="none" w:sz="0" w:space="0" w:color="auto"/>
            <w:bottom w:val="none" w:sz="0" w:space="0" w:color="auto"/>
            <w:right w:val="none" w:sz="0" w:space="0" w:color="auto"/>
          </w:divBdr>
        </w:div>
        <w:div w:id="137382241">
          <w:marLeft w:val="0"/>
          <w:marRight w:val="0"/>
          <w:marTop w:val="0"/>
          <w:marBottom w:val="0"/>
          <w:divBdr>
            <w:top w:val="none" w:sz="0" w:space="0" w:color="auto"/>
            <w:left w:val="none" w:sz="0" w:space="0" w:color="auto"/>
            <w:bottom w:val="none" w:sz="0" w:space="0" w:color="auto"/>
            <w:right w:val="none" w:sz="0" w:space="0" w:color="auto"/>
          </w:divBdr>
        </w:div>
        <w:div w:id="457604904">
          <w:marLeft w:val="0"/>
          <w:marRight w:val="0"/>
          <w:marTop w:val="0"/>
          <w:marBottom w:val="0"/>
          <w:divBdr>
            <w:top w:val="none" w:sz="0" w:space="0" w:color="auto"/>
            <w:left w:val="none" w:sz="0" w:space="0" w:color="auto"/>
            <w:bottom w:val="none" w:sz="0" w:space="0" w:color="auto"/>
            <w:right w:val="none" w:sz="0" w:space="0" w:color="auto"/>
          </w:divBdr>
        </w:div>
        <w:div w:id="655912714">
          <w:marLeft w:val="0"/>
          <w:marRight w:val="0"/>
          <w:marTop w:val="0"/>
          <w:marBottom w:val="0"/>
          <w:divBdr>
            <w:top w:val="none" w:sz="0" w:space="0" w:color="auto"/>
            <w:left w:val="none" w:sz="0" w:space="0" w:color="auto"/>
            <w:bottom w:val="none" w:sz="0" w:space="0" w:color="auto"/>
            <w:right w:val="none" w:sz="0" w:space="0" w:color="auto"/>
          </w:divBdr>
        </w:div>
        <w:div w:id="700278579">
          <w:marLeft w:val="0"/>
          <w:marRight w:val="0"/>
          <w:marTop w:val="0"/>
          <w:marBottom w:val="0"/>
          <w:divBdr>
            <w:top w:val="none" w:sz="0" w:space="0" w:color="auto"/>
            <w:left w:val="none" w:sz="0" w:space="0" w:color="auto"/>
            <w:bottom w:val="none" w:sz="0" w:space="0" w:color="auto"/>
            <w:right w:val="none" w:sz="0" w:space="0" w:color="auto"/>
          </w:divBdr>
        </w:div>
        <w:div w:id="759641609">
          <w:marLeft w:val="0"/>
          <w:marRight w:val="0"/>
          <w:marTop w:val="0"/>
          <w:marBottom w:val="0"/>
          <w:divBdr>
            <w:top w:val="none" w:sz="0" w:space="0" w:color="auto"/>
            <w:left w:val="none" w:sz="0" w:space="0" w:color="auto"/>
            <w:bottom w:val="none" w:sz="0" w:space="0" w:color="auto"/>
            <w:right w:val="none" w:sz="0" w:space="0" w:color="auto"/>
          </w:divBdr>
        </w:div>
        <w:div w:id="850484336">
          <w:marLeft w:val="0"/>
          <w:marRight w:val="0"/>
          <w:marTop w:val="0"/>
          <w:marBottom w:val="0"/>
          <w:divBdr>
            <w:top w:val="none" w:sz="0" w:space="0" w:color="auto"/>
            <w:left w:val="none" w:sz="0" w:space="0" w:color="auto"/>
            <w:bottom w:val="none" w:sz="0" w:space="0" w:color="auto"/>
            <w:right w:val="none" w:sz="0" w:space="0" w:color="auto"/>
          </w:divBdr>
        </w:div>
        <w:div w:id="862017490">
          <w:marLeft w:val="0"/>
          <w:marRight w:val="0"/>
          <w:marTop w:val="0"/>
          <w:marBottom w:val="0"/>
          <w:divBdr>
            <w:top w:val="none" w:sz="0" w:space="0" w:color="auto"/>
            <w:left w:val="none" w:sz="0" w:space="0" w:color="auto"/>
            <w:bottom w:val="none" w:sz="0" w:space="0" w:color="auto"/>
            <w:right w:val="none" w:sz="0" w:space="0" w:color="auto"/>
          </w:divBdr>
        </w:div>
        <w:div w:id="968361365">
          <w:marLeft w:val="0"/>
          <w:marRight w:val="0"/>
          <w:marTop w:val="0"/>
          <w:marBottom w:val="0"/>
          <w:divBdr>
            <w:top w:val="none" w:sz="0" w:space="0" w:color="auto"/>
            <w:left w:val="none" w:sz="0" w:space="0" w:color="auto"/>
            <w:bottom w:val="none" w:sz="0" w:space="0" w:color="auto"/>
            <w:right w:val="none" w:sz="0" w:space="0" w:color="auto"/>
          </w:divBdr>
        </w:div>
        <w:div w:id="1144587827">
          <w:marLeft w:val="0"/>
          <w:marRight w:val="0"/>
          <w:marTop w:val="0"/>
          <w:marBottom w:val="0"/>
          <w:divBdr>
            <w:top w:val="none" w:sz="0" w:space="0" w:color="auto"/>
            <w:left w:val="none" w:sz="0" w:space="0" w:color="auto"/>
            <w:bottom w:val="none" w:sz="0" w:space="0" w:color="auto"/>
            <w:right w:val="none" w:sz="0" w:space="0" w:color="auto"/>
          </w:divBdr>
        </w:div>
        <w:div w:id="1714424180">
          <w:marLeft w:val="0"/>
          <w:marRight w:val="0"/>
          <w:marTop w:val="0"/>
          <w:marBottom w:val="0"/>
          <w:divBdr>
            <w:top w:val="none" w:sz="0" w:space="0" w:color="auto"/>
            <w:left w:val="none" w:sz="0" w:space="0" w:color="auto"/>
            <w:bottom w:val="none" w:sz="0" w:space="0" w:color="auto"/>
            <w:right w:val="none" w:sz="0" w:space="0" w:color="auto"/>
          </w:divBdr>
        </w:div>
        <w:div w:id="1746295562">
          <w:marLeft w:val="0"/>
          <w:marRight w:val="0"/>
          <w:marTop w:val="0"/>
          <w:marBottom w:val="0"/>
          <w:divBdr>
            <w:top w:val="none" w:sz="0" w:space="0" w:color="auto"/>
            <w:left w:val="none" w:sz="0" w:space="0" w:color="auto"/>
            <w:bottom w:val="none" w:sz="0" w:space="0" w:color="auto"/>
            <w:right w:val="none" w:sz="0" w:space="0" w:color="auto"/>
          </w:divBdr>
        </w:div>
        <w:div w:id="1806969355">
          <w:marLeft w:val="0"/>
          <w:marRight w:val="0"/>
          <w:marTop w:val="0"/>
          <w:marBottom w:val="0"/>
          <w:divBdr>
            <w:top w:val="none" w:sz="0" w:space="0" w:color="auto"/>
            <w:left w:val="none" w:sz="0" w:space="0" w:color="auto"/>
            <w:bottom w:val="none" w:sz="0" w:space="0" w:color="auto"/>
            <w:right w:val="none" w:sz="0" w:space="0" w:color="auto"/>
          </w:divBdr>
        </w:div>
        <w:div w:id="1940216718">
          <w:marLeft w:val="0"/>
          <w:marRight w:val="0"/>
          <w:marTop w:val="0"/>
          <w:marBottom w:val="0"/>
          <w:divBdr>
            <w:top w:val="none" w:sz="0" w:space="0" w:color="auto"/>
            <w:left w:val="none" w:sz="0" w:space="0" w:color="auto"/>
            <w:bottom w:val="none" w:sz="0" w:space="0" w:color="auto"/>
            <w:right w:val="none" w:sz="0" w:space="0" w:color="auto"/>
          </w:divBdr>
        </w:div>
      </w:divsChild>
    </w:div>
    <w:div w:id="1221087637">
      <w:bodyDiv w:val="1"/>
      <w:marLeft w:val="0"/>
      <w:marRight w:val="0"/>
      <w:marTop w:val="0"/>
      <w:marBottom w:val="0"/>
      <w:divBdr>
        <w:top w:val="none" w:sz="0" w:space="0" w:color="auto"/>
        <w:left w:val="none" w:sz="0" w:space="0" w:color="auto"/>
        <w:bottom w:val="none" w:sz="0" w:space="0" w:color="auto"/>
        <w:right w:val="none" w:sz="0" w:space="0" w:color="auto"/>
      </w:divBdr>
    </w:div>
    <w:div w:id="1222013275">
      <w:bodyDiv w:val="1"/>
      <w:marLeft w:val="0"/>
      <w:marRight w:val="0"/>
      <w:marTop w:val="0"/>
      <w:marBottom w:val="0"/>
      <w:divBdr>
        <w:top w:val="none" w:sz="0" w:space="0" w:color="auto"/>
        <w:left w:val="none" w:sz="0" w:space="0" w:color="auto"/>
        <w:bottom w:val="none" w:sz="0" w:space="0" w:color="auto"/>
        <w:right w:val="none" w:sz="0" w:space="0" w:color="auto"/>
      </w:divBdr>
    </w:div>
    <w:div w:id="1222978612">
      <w:bodyDiv w:val="1"/>
      <w:marLeft w:val="0"/>
      <w:marRight w:val="0"/>
      <w:marTop w:val="0"/>
      <w:marBottom w:val="0"/>
      <w:divBdr>
        <w:top w:val="none" w:sz="0" w:space="0" w:color="auto"/>
        <w:left w:val="none" w:sz="0" w:space="0" w:color="auto"/>
        <w:bottom w:val="none" w:sz="0" w:space="0" w:color="auto"/>
        <w:right w:val="none" w:sz="0" w:space="0" w:color="auto"/>
      </w:divBdr>
      <w:divsChild>
        <w:div w:id="576289642">
          <w:marLeft w:val="547"/>
          <w:marRight w:val="0"/>
          <w:marTop w:val="120"/>
          <w:marBottom w:val="0"/>
          <w:divBdr>
            <w:top w:val="none" w:sz="0" w:space="0" w:color="auto"/>
            <w:left w:val="none" w:sz="0" w:space="0" w:color="auto"/>
            <w:bottom w:val="none" w:sz="0" w:space="0" w:color="auto"/>
            <w:right w:val="none" w:sz="0" w:space="0" w:color="auto"/>
          </w:divBdr>
        </w:div>
      </w:divsChild>
    </w:div>
    <w:div w:id="1223520095">
      <w:bodyDiv w:val="1"/>
      <w:marLeft w:val="0"/>
      <w:marRight w:val="0"/>
      <w:marTop w:val="0"/>
      <w:marBottom w:val="0"/>
      <w:divBdr>
        <w:top w:val="none" w:sz="0" w:space="0" w:color="auto"/>
        <w:left w:val="none" w:sz="0" w:space="0" w:color="auto"/>
        <w:bottom w:val="none" w:sz="0" w:space="0" w:color="auto"/>
        <w:right w:val="none" w:sz="0" w:space="0" w:color="auto"/>
      </w:divBdr>
      <w:divsChild>
        <w:div w:id="94520647">
          <w:marLeft w:val="1800"/>
          <w:marRight w:val="0"/>
          <w:marTop w:val="77"/>
          <w:marBottom w:val="0"/>
          <w:divBdr>
            <w:top w:val="none" w:sz="0" w:space="0" w:color="auto"/>
            <w:left w:val="none" w:sz="0" w:space="0" w:color="auto"/>
            <w:bottom w:val="none" w:sz="0" w:space="0" w:color="auto"/>
            <w:right w:val="none" w:sz="0" w:space="0" w:color="auto"/>
          </w:divBdr>
        </w:div>
        <w:div w:id="1327392744">
          <w:marLeft w:val="1800"/>
          <w:marRight w:val="0"/>
          <w:marTop w:val="77"/>
          <w:marBottom w:val="0"/>
          <w:divBdr>
            <w:top w:val="none" w:sz="0" w:space="0" w:color="auto"/>
            <w:left w:val="none" w:sz="0" w:space="0" w:color="auto"/>
            <w:bottom w:val="none" w:sz="0" w:space="0" w:color="auto"/>
            <w:right w:val="none" w:sz="0" w:space="0" w:color="auto"/>
          </w:divBdr>
        </w:div>
        <w:div w:id="1398018727">
          <w:marLeft w:val="1166"/>
          <w:marRight w:val="0"/>
          <w:marTop w:val="96"/>
          <w:marBottom w:val="0"/>
          <w:divBdr>
            <w:top w:val="none" w:sz="0" w:space="0" w:color="auto"/>
            <w:left w:val="none" w:sz="0" w:space="0" w:color="auto"/>
            <w:bottom w:val="none" w:sz="0" w:space="0" w:color="auto"/>
            <w:right w:val="none" w:sz="0" w:space="0" w:color="auto"/>
          </w:divBdr>
        </w:div>
        <w:div w:id="1843813479">
          <w:marLeft w:val="547"/>
          <w:marRight w:val="0"/>
          <w:marTop w:val="115"/>
          <w:marBottom w:val="0"/>
          <w:divBdr>
            <w:top w:val="none" w:sz="0" w:space="0" w:color="auto"/>
            <w:left w:val="none" w:sz="0" w:space="0" w:color="auto"/>
            <w:bottom w:val="none" w:sz="0" w:space="0" w:color="auto"/>
            <w:right w:val="none" w:sz="0" w:space="0" w:color="auto"/>
          </w:divBdr>
        </w:div>
        <w:div w:id="1844665993">
          <w:marLeft w:val="1800"/>
          <w:marRight w:val="0"/>
          <w:marTop w:val="77"/>
          <w:marBottom w:val="0"/>
          <w:divBdr>
            <w:top w:val="none" w:sz="0" w:space="0" w:color="auto"/>
            <w:left w:val="none" w:sz="0" w:space="0" w:color="auto"/>
            <w:bottom w:val="none" w:sz="0" w:space="0" w:color="auto"/>
            <w:right w:val="none" w:sz="0" w:space="0" w:color="auto"/>
          </w:divBdr>
        </w:div>
      </w:divsChild>
    </w:div>
    <w:div w:id="1223830432">
      <w:bodyDiv w:val="1"/>
      <w:marLeft w:val="0"/>
      <w:marRight w:val="0"/>
      <w:marTop w:val="0"/>
      <w:marBottom w:val="0"/>
      <w:divBdr>
        <w:top w:val="none" w:sz="0" w:space="0" w:color="auto"/>
        <w:left w:val="none" w:sz="0" w:space="0" w:color="auto"/>
        <w:bottom w:val="none" w:sz="0" w:space="0" w:color="auto"/>
        <w:right w:val="none" w:sz="0" w:space="0" w:color="auto"/>
      </w:divBdr>
    </w:div>
    <w:div w:id="1224027621">
      <w:bodyDiv w:val="1"/>
      <w:marLeft w:val="0"/>
      <w:marRight w:val="0"/>
      <w:marTop w:val="0"/>
      <w:marBottom w:val="0"/>
      <w:divBdr>
        <w:top w:val="none" w:sz="0" w:space="0" w:color="auto"/>
        <w:left w:val="none" w:sz="0" w:space="0" w:color="auto"/>
        <w:bottom w:val="none" w:sz="0" w:space="0" w:color="auto"/>
        <w:right w:val="none" w:sz="0" w:space="0" w:color="auto"/>
      </w:divBdr>
      <w:divsChild>
        <w:div w:id="61027747">
          <w:marLeft w:val="547"/>
          <w:marRight w:val="0"/>
          <w:marTop w:val="134"/>
          <w:marBottom w:val="0"/>
          <w:divBdr>
            <w:top w:val="none" w:sz="0" w:space="0" w:color="auto"/>
            <w:left w:val="none" w:sz="0" w:space="0" w:color="auto"/>
            <w:bottom w:val="none" w:sz="0" w:space="0" w:color="auto"/>
            <w:right w:val="none" w:sz="0" w:space="0" w:color="auto"/>
          </w:divBdr>
        </w:div>
        <w:div w:id="63993300">
          <w:marLeft w:val="1166"/>
          <w:marRight w:val="0"/>
          <w:marTop w:val="115"/>
          <w:marBottom w:val="0"/>
          <w:divBdr>
            <w:top w:val="none" w:sz="0" w:space="0" w:color="auto"/>
            <w:left w:val="none" w:sz="0" w:space="0" w:color="auto"/>
            <w:bottom w:val="none" w:sz="0" w:space="0" w:color="auto"/>
            <w:right w:val="none" w:sz="0" w:space="0" w:color="auto"/>
          </w:divBdr>
        </w:div>
        <w:div w:id="343635726">
          <w:marLeft w:val="1800"/>
          <w:marRight w:val="0"/>
          <w:marTop w:val="86"/>
          <w:marBottom w:val="0"/>
          <w:divBdr>
            <w:top w:val="none" w:sz="0" w:space="0" w:color="auto"/>
            <w:left w:val="none" w:sz="0" w:space="0" w:color="auto"/>
            <w:bottom w:val="none" w:sz="0" w:space="0" w:color="auto"/>
            <w:right w:val="none" w:sz="0" w:space="0" w:color="auto"/>
          </w:divBdr>
        </w:div>
        <w:div w:id="377320875">
          <w:marLeft w:val="1800"/>
          <w:marRight w:val="0"/>
          <w:marTop w:val="86"/>
          <w:marBottom w:val="0"/>
          <w:divBdr>
            <w:top w:val="none" w:sz="0" w:space="0" w:color="auto"/>
            <w:left w:val="none" w:sz="0" w:space="0" w:color="auto"/>
            <w:bottom w:val="none" w:sz="0" w:space="0" w:color="auto"/>
            <w:right w:val="none" w:sz="0" w:space="0" w:color="auto"/>
          </w:divBdr>
        </w:div>
        <w:div w:id="451364239">
          <w:marLeft w:val="1166"/>
          <w:marRight w:val="0"/>
          <w:marTop w:val="115"/>
          <w:marBottom w:val="0"/>
          <w:divBdr>
            <w:top w:val="none" w:sz="0" w:space="0" w:color="auto"/>
            <w:left w:val="none" w:sz="0" w:space="0" w:color="auto"/>
            <w:bottom w:val="none" w:sz="0" w:space="0" w:color="auto"/>
            <w:right w:val="none" w:sz="0" w:space="0" w:color="auto"/>
          </w:divBdr>
        </w:div>
        <w:div w:id="830025486">
          <w:marLeft w:val="2520"/>
          <w:marRight w:val="0"/>
          <w:marTop w:val="67"/>
          <w:marBottom w:val="0"/>
          <w:divBdr>
            <w:top w:val="none" w:sz="0" w:space="0" w:color="auto"/>
            <w:left w:val="none" w:sz="0" w:space="0" w:color="auto"/>
            <w:bottom w:val="none" w:sz="0" w:space="0" w:color="auto"/>
            <w:right w:val="none" w:sz="0" w:space="0" w:color="auto"/>
          </w:divBdr>
        </w:div>
        <w:div w:id="1520267710">
          <w:marLeft w:val="1800"/>
          <w:marRight w:val="0"/>
          <w:marTop w:val="86"/>
          <w:marBottom w:val="0"/>
          <w:divBdr>
            <w:top w:val="none" w:sz="0" w:space="0" w:color="auto"/>
            <w:left w:val="none" w:sz="0" w:space="0" w:color="auto"/>
            <w:bottom w:val="none" w:sz="0" w:space="0" w:color="auto"/>
            <w:right w:val="none" w:sz="0" w:space="0" w:color="auto"/>
          </w:divBdr>
        </w:div>
      </w:divsChild>
    </w:div>
    <w:div w:id="1224676431">
      <w:bodyDiv w:val="1"/>
      <w:marLeft w:val="0"/>
      <w:marRight w:val="0"/>
      <w:marTop w:val="0"/>
      <w:marBottom w:val="0"/>
      <w:divBdr>
        <w:top w:val="none" w:sz="0" w:space="0" w:color="auto"/>
        <w:left w:val="none" w:sz="0" w:space="0" w:color="auto"/>
        <w:bottom w:val="none" w:sz="0" w:space="0" w:color="auto"/>
        <w:right w:val="none" w:sz="0" w:space="0" w:color="auto"/>
      </w:divBdr>
    </w:div>
    <w:div w:id="1225677026">
      <w:bodyDiv w:val="1"/>
      <w:marLeft w:val="0"/>
      <w:marRight w:val="0"/>
      <w:marTop w:val="0"/>
      <w:marBottom w:val="0"/>
      <w:divBdr>
        <w:top w:val="none" w:sz="0" w:space="0" w:color="auto"/>
        <w:left w:val="none" w:sz="0" w:space="0" w:color="auto"/>
        <w:bottom w:val="none" w:sz="0" w:space="0" w:color="auto"/>
        <w:right w:val="none" w:sz="0" w:space="0" w:color="auto"/>
      </w:divBdr>
    </w:div>
    <w:div w:id="1226573459">
      <w:bodyDiv w:val="1"/>
      <w:marLeft w:val="0"/>
      <w:marRight w:val="0"/>
      <w:marTop w:val="0"/>
      <w:marBottom w:val="0"/>
      <w:divBdr>
        <w:top w:val="none" w:sz="0" w:space="0" w:color="auto"/>
        <w:left w:val="none" w:sz="0" w:space="0" w:color="auto"/>
        <w:bottom w:val="none" w:sz="0" w:space="0" w:color="auto"/>
        <w:right w:val="none" w:sz="0" w:space="0" w:color="auto"/>
      </w:divBdr>
    </w:div>
    <w:div w:id="1226838078">
      <w:bodyDiv w:val="1"/>
      <w:marLeft w:val="0"/>
      <w:marRight w:val="0"/>
      <w:marTop w:val="0"/>
      <w:marBottom w:val="0"/>
      <w:divBdr>
        <w:top w:val="none" w:sz="0" w:space="0" w:color="auto"/>
        <w:left w:val="none" w:sz="0" w:space="0" w:color="auto"/>
        <w:bottom w:val="none" w:sz="0" w:space="0" w:color="auto"/>
        <w:right w:val="none" w:sz="0" w:space="0" w:color="auto"/>
      </w:divBdr>
    </w:div>
    <w:div w:id="1227453920">
      <w:bodyDiv w:val="1"/>
      <w:marLeft w:val="0"/>
      <w:marRight w:val="0"/>
      <w:marTop w:val="0"/>
      <w:marBottom w:val="0"/>
      <w:divBdr>
        <w:top w:val="none" w:sz="0" w:space="0" w:color="auto"/>
        <w:left w:val="none" w:sz="0" w:space="0" w:color="auto"/>
        <w:bottom w:val="none" w:sz="0" w:space="0" w:color="auto"/>
        <w:right w:val="none" w:sz="0" w:space="0" w:color="auto"/>
      </w:divBdr>
    </w:div>
    <w:div w:id="1227570707">
      <w:bodyDiv w:val="1"/>
      <w:marLeft w:val="0"/>
      <w:marRight w:val="0"/>
      <w:marTop w:val="0"/>
      <w:marBottom w:val="0"/>
      <w:divBdr>
        <w:top w:val="none" w:sz="0" w:space="0" w:color="auto"/>
        <w:left w:val="none" w:sz="0" w:space="0" w:color="auto"/>
        <w:bottom w:val="none" w:sz="0" w:space="0" w:color="auto"/>
        <w:right w:val="none" w:sz="0" w:space="0" w:color="auto"/>
      </w:divBdr>
      <w:divsChild>
        <w:div w:id="679889624">
          <w:marLeft w:val="547"/>
          <w:marRight w:val="0"/>
          <w:marTop w:val="125"/>
          <w:marBottom w:val="0"/>
          <w:divBdr>
            <w:top w:val="none" w:sz="0" w:space="0" w:color="auto"/>
            <w:left w:val="none" w:sz="0" w:space="0" w:color="auto"/>
            <w:bottom w:val="none" w:sz="0" w:space="0" w:color="auto"/>
            <w:right w:val="none" w:sz="0" w:space="0" w:color="auto"/>
          </w:divBdr>
        </w:div>
        <w:div w:id="1098135597">
          <w:marLeft w:val="547"/>
          <w:marRight w:val="0"/>
          <w:marTop w:val="125"/>
          <w:marBottom w:val="0"/>
          <w:divBdr>
            <w:top w:val="none" w:sz="0" w:space="0" w:color="auto"/>
            <w:left w:val="none" w:sz="0" w:space="0" w:color="auto"/>
            <w:bottom w:val="none" w:sz="0" w:space="0" w:color="auto"/>
            <w:right w:val="none" w:sz="0" w:space="0" w:color="auto"/>
          </w:divBdr>
        </w:div>
        <w:div w:id="1445224577">
          <w:marLeft w:val="1166"/>
          <w:marRight w:val="0"/>
          <w:marTop w:val="106"/>
          <w:marBottom w:val="0"/>
          <w:divBdr>
            <w:top w:val="none" w:sz="0" w:space="0" w:color="auto"/>
            <w:left w:val="none" w:sz="0" w:space="0" w:color="auto"/>
            <w:bottom w:val="none" w:sz="0" w:space="0" w:color="auto"/>
            <w:right w:val="none" w:sz="0" w:space="0" w:color="auto"/>
          </w:divBdr>
        </w:div>
        <w:div w:id="1581133099">
          <w:marLeft w:val="1166"/>
          <w:marRight w:val="0"/>
          <w:marTop w:val="106"/>
          <w:marBottom w:val="0"/>
          <w:divBdr>
            <w:top w:val="none" w:sz="0" w:space="0" w:color="auto"/>
            <w:left w:val="none" w:sz="0" w:space="0" w:color="auto"/>
            <w:bottom w:val="none" w:sz="0" w:space="0" w:color="auto"/>
            <w:right w:val="none" w:sz="0" w:space="0" w:color="auto"/>
          </w:divBdr>
        </w:div>
      </w:divsChild>
    </w:div>
    <w:div w:id="1228685082">
      <w:bodyDiv w:val="1"/>
      <w:marLeft w:val="0"/>
      <w:marRight w:val="0"/>
      <w:marTop w:val="0"/>
      <w:marBottom w:val="0"/>
      <w:divBdr>
        <w:top w:val="none" w:sz="0" w:space="0" w:color="auto"/>
        <w:left w:val="none" w:sz="0" w:space="0" w:color="auto"/>
        <w:bottom w:val="none" w:sz="0" w:space="0" w:color="auto"/>
        <w:right w:val="none" w:sz="0" w:space="0" w:color="auto"/>
      </w:divBdr>
    </w:div>
    <w:div w:id="1229264752">
      <w:bodyDiv w:val="1"/>
      <w:marLeft w:val="0"/>
      <w:marRight w:val="0"/>
      <w:marTop w:val="0"/>
      <w:marBottom w:val="0"/>
      <w:divBdr>
        <w:top w:val="none" w:sz="0" w:space="0" w:color="auto"/>
        <w:left w:val="none" w:sz="0" w:space="0" w:color="auto"/>
        <w:bottom w:val="none" w:sz="0" w:space="0" w:color="auto"/>
        <w:right w:val="none" w:sz="0" w:space="0" w:color="auto"/>
      </w:divBdr>
    </w:div>
    <w:div w:id="1229456838">
      <w:bodyDiv w:val="1"/>
      <w:marLeft w:val="0"/>
      <w:marRight w:val="0"/>
      <w:marTop w:val="0"/>
      <w:marBottom w:val="0"/>
      <w:divBdr>
        <w:top w:val="none" w:sz="0" w:space="0" w:color="auto"/>
        <w:left w:val="none" w:sz="0" w:space="0" w:color="auto"/>
        <w:bottom w:val="none" w:sz="0" w:space="0" w:color="auto"/>
        <w:right w:val="none" w:sz="0" w:space="0" w:color="auto"/>
      </w:divBdr>
    </w:div>
    <w:div w:id="1229653827">
      <w:bodyDiv w:val="1"/>
      <w:marLeft w:val="0"/>
      <w:marRight w:val="0"/>
      <w:marTop w:val="0"/>
      <w:marBottom w:val="0"/>
      <w:divBdr>
        <w:top w:val="none" w:sz="0" w:space="0" w:color="auto"/>
        <w:left w:val="none" w:sz="0" w:space="0" w:color="auto"/>
        <w:bottom w:val="none" w:sz="0" w:space="0" w:color="auto"/>
        <w:right w:val="none" w:sz="0" w:space="0" w:color="auto"/>
      </w:divBdr>
    </w:div>
    <w:div w:id="1230849563">
      <w:bodyDiv w:val="1"/>
      <w:marLeft w:val="0"/>
      <w:marRight w:val="0"/>
      <w:marTop w:val="0"/>
      <w:marBottom w:val="0"/>
      <w:divBdr>
        <w:top w:val="none" w:sz="0" w:space="0" w:color="auto"/>
        <w:left w:val="none" w:sz="0" w:space="0" w:color="auto"/>
        <w:bottom w:val="none" w:sz="0" w:space="0" w:color="auto"/>
        <w:right w:val="none" w:sz="0" w:space="0" w:color="auto"/>
      </w:divBdr>
      <w:divsChild>
        <w:div w:id="230577063">
          <w:marLeft w:val="1166"/>
          <w:marRight w:val="0"/>
          <w:marTop w:val="134"/>
          <w:marBottom w:val="0"/>
          <w:divBdr>
            <w:top w:val="none" w:sz="0" w:space="0" w:color="auto"/>
            <w:left w:val="none" w:sz="0" w:space="0" w:color="auto"/>
            <w:bottom w:val="none" w:sz="0" w:space="0" w:color="auto"/>
            <w:right w:val="none" w:sz="0" w:space="0" w:color="auto"/>
          </w:divBdr>
        </w:div>
        <w:div w:id="1609459170">
          <w:marLeft w:val="547"/>
          <w:marRight w:val="0"/>
          <w:marTop w:val="154"/>
          <w:marBottom w:val="0"/>
          <w:divBdr>
            <w:top w:val="none" w:sz="0" w:space="0" w:color="auto"/>
            <w:left w:val="none" w:sz="0" w:space="0" w:color="auto"/>
            <w:bottom w:val="none" w:sz="0" w:space="0" w:color="auto"/>
            <w:right w:val="none" w:sz="0" w:space="0" w:color="auto"/>
          </w:divBdr>
        </w:div>
        <w:div w:id="1621105731">
          <w:marLeft w:val="1166"/>
          <w:marRight w:val="0"/>
          <w:marTop w:val="134"/>
          <w:marBottom w:val="0"/>
          <w:divBdr>
            <w:top w:val="none" w:sz="0" w:space="0" w:color="auto"/>
            <w:left w:val="none" w:sz="0" w:space="0" w:color="auto"/>
            <w:bottom w:val="none" w:sz="0" w:space="0" w:color="auto"/>
            <w:right w:val="none" w:sz="0" w:space="0" w:color="auto"/>
          </w:divBdr>
        </w:div>
      </w:divsChild>
    </w:div>
    <w:div w:id="1231189597">
      <w:bodyDiv w:val="1"/>
      <w:marLeft w:val="0"/>
      <w:marRight w:val="0"/>
      <w:marTop w:val="0"/>
      <w:marBottom w:val="0"/>
      <w:divBdr>
        <w:top w:val="none" w:sz="0" w:space="0" w:color="auto"/>
        <w:left w:val="none" w:sz="0" w:space="0" w:color="auto"/>
        <w:bottom w:val="none" w:sz="0" w:space="0" w:color="auto"/>
        <w:right w:val="none" w:sz="0" w:space="0" w:color="auto"/>
      </w:divBdr>
    </w:div>
    <w:div w:id="1231698581">
      <w:bodyDiv w:val="1"/>
      <w:marLeft w:val="0"/>
      <w:marRight w:val="0"/>
      <w:marTop w:val="0"/>
      <w:marBottom w:val="0"/>
      <w:divBdr>
        <w:top w:val="none" w:sz="0" w:space="0" w:color="auto"/>
        <w:left w:val="none" w:sz="0" w:space="0" w:color="auto"/>
        <w:bottom w:val="none" w:sz="0" w:space="0" w:color="auto"/>
        <w:right w:val="none" w:sz="0" w:space="0" w:color="auto"/>
      </w:divBdr>
    </w:div>
    <w:div w:id="1232078213">
      <w:bodyDiv w:val="1"/>
      <w:marLeft w:val="0"/>
      <w:marRight w:val="0"/>
      <w:marTop w:val="0"/>
      <w:marBottom w:val="0"/>
      <w:divBdr>
        <w:top w:val="none" w:sz="0" w:space="0" w:color="auto"/>
        <w:left w:val="none" w:sz="0" w:space="0" w:color="auto"/>
        <w:bottom w:val="none" w:sz="0" w:space="0" w:color="auto"/>
        <w:right w:val="none" w:sz="0" w:space="0" w:color="auto"/>
      </w:divBdr>
      <w:divsChild>
        <w:div w:id="96416188">
          <w:marLeft w:val="2160"/>
          <w:marRight w:val="0"/>
          <w:marTop w:val="0"/>
          <w:marBottom w:val="0"/>
          <w:divBdr>
            <w:top w:val="none" w:sz="0" w:space="0" w:color="auto"/>
            <w:left w:val="none" w:sz="0" w:space="0" w:color="auto"/>
            <w:bottom w:val="none" w:sz="0" w:space="0" w:color="auto"/>
            <w:right w:val="none" w:sz="0" w:space="0" w:color="auto"/>
          </w:divBdr>
        </w:div>
        <w:div w:id="412356271">
          <w:marLeft w:val="720"/>
          <w:marRight w:val="0"/>
          <w:marTop w:val="0"/>
          <w:marBottom w:val="0"/>
          <w:divBdr>
            <w:top w:val="none" w:sz="0" w:space="0" w:color="auto"/>
            <w:left w:val="none" w:sz="0" w:space="0" w:color="auto"/>
            <w:bottom w:val="none" w:sz="0" w:space="0" w:color="auto"/>
            <w:right w:val="none" w:sz="0" w:space="0" w:color="auto"/>
          </w:divBdr>
        </w:div>
        <w:div w:id="696539691">
          <w:marLeft w:val="2160"/>
          <w:marRight w:val="0"/>
          <w:marTop w:val="0"/>
          <w:marBottom w:val="0"/>
          <w:divBdr>
            <w:top w:val="none" w:sz="0" w:space="0" w:color="auto"/>
            <w:left w:val="none" w:sz="0" w:space="0" w:color="auto"/>
            <w:bottom w:val="none" w:sz="0" w:space="0" w:color="auto"/>
            <w:right w:val="none" w:sz="0" w:space="0" w:color="auto"/>
          </w:divBdr>
        </w:div>
        <w:div w:id="1488014380">
          <w:marLeft w:val="2160"/>
          <w:marRight w:val="0"/>
          <w:marTop w:val="0"/>
          <w:marBottom w:val="0"/>
          <w:divBdr>
            <w:top w:val="none" w:sz="0" w:space="0" w:color="auto"/>
            <w:left w:val="none" w:sz="0" w:space="0" w:color="auto"/>
            <w:bottom w:val="none" w:sz="0" w:space="0" w:color="auto"/>
            <w:right w:val="none" w:sz="0" w:space="0" w:color="auto"/>
          </w:divBdr>
        </w:div>
        <w:div w:id="1723363542">
          <w:marLeft w:val="1440"/>
          <w:marRight w:val="0"/>
          <w:marTop w:val="0"/>
          <w:marBottom w:val="0"/>
          <w:divBdr>
            <w:top w:val="none" w:sz="0" w:space="0" w:color="auto"/>
            <w:left w:val="none" w:sz="0" w:space="0" w:color="auto"/>
            <w:bottom w:val="none" w:sz="0" w:space="0" w:color="auto"/>
            <w:right w:val="none" w:sz="0" w:space="0" w:color="auto"/>
          </w:divBdr>
        </w:div>
        <w:div w:id="1830974446">
          <w:marLeft w:val="1440"/>
          <w:marRight w:val="0"/>
          <w:marTop w:val="0"/>
          <w:marBottom w:val="0"/>
          <w:divBdr>
            <w:top w:val="none" w:sz="0" w:space="0" w:color="auto"/>
            <w:left w:val="none" w:sz="0" w:space="0" w:color="auto"/>
            <w:bottom w:val="none" w:sz="0" w:space="0" w:color="auto"/>
            <w:right w:val="none" w:sz="0" w:space="0" w:color="auto"/>
          </w:divBdr>
        </w:div>
        <w:div w:id="2120640420">
          <w:marLeft w:val="2160"/>
          <w:marRight w:val="0"/>
          <w:marTop w:val="0"/>
          <w:marBottom w:val="0"/>
          <w:divBdr>
            <w:top w:val="none" w:sz="0" w:space="0" w:color="auto"/>
            <w:left w:val="none" w:sz="0" w:space="0" w:color="auto"/>
            <w:bottom w:val="none" w:sz="0" w:space="0" w:color="auto"/>
            <w:right w:val="none" w:sz="0" w:space="0" w:color="auto"/>
          </w:divBdr>
        </w:div>
      </w:divsChild>
    </w:div>
    <w:div w:id="1233539865">
      <w:bodyDiv w:val="1"/>
      <w:marLeft w:val="0"/>
      <w:marRight w:val="0"/>
      <w:marTop w:val="0"/>
      <w:marBottom w:val="0"/>
      <w:divBdr>
        <w:top w:val="none" w:sz="0" w:space="0" w:color="auto"/>
        <w:left w:val="none" w:sz="0" w:space="0" w:color="auto"/>
        <w:bottom w:val="none" w:sz="0" w:space="0" w:color="auto"/>
        <w:right w:val="none" w:sz="0" w:space="0" w:color="auto"/>
      </w:divBdr>
    </w:div>
    <w:div w:id="1233736512">
      <w:bodyDiv w:val="1"/>
      <w:marLeft w:val="0"/>
      <w:marRight w:val="0"/>
      <w:marTop w:val="0"/>
      <w:marBottom w:val="0"/>
      <w:divBdr>
        <w:top w:val="none" w:sz="0" w:space="0" w:color="auto"/>
        <w:left w:val="none" w:sz="0" w:space="0" w:color="auto"/>
        <w:bottom w:val="none" w:sz="0" w:space="0" w:color="auto"/>
        <w:right w:val="none" w:sz="0" w:space="0" w:color="auto"/>
      </w:divBdr>
    </w:div>
    <w:div w:id="1233808150">
      <w:bodyDiv w:val="1"/>
      <w:marLeft w:val="0"/>
      <w:marRight w:val="0"/>
      <w:marTop w:val="0"/>
      <w:marBottom w:val="0"/>
      <w:divBdr>
        <w:top w:val="none" w:sz="0" w:space="0" w:color="auto"/>
        <w:left w:val="none" w:sz="0" w:space="0" w:color="auto"/>
        <w:bottom w:val="none" w:sz="0" w:space="0" w:color="auto"/>
        <w:right w:val="none" w:sz="0" w:space="0" w:color="auto"/>
      </w:divBdr>
    </w:div>
    <w:div w:id="1233933714">
      <w:bodyDiv w:val="1"/>
      <w:marLeft w:val="0"/>
      <w:marRight w:val="0"/>
      <w:marTop w:val="0"/>
      <w:marBottom w:val="0"/>
      <w:divBdr>
        <w:top w:val="none" w:sz="0" w:space="0" w:color="auto"/>
        <w:left w:val="none" w:sz="0" w:space="0" w:color="auto"/>
        <w:bottom w:val="none" w:sz="0" w:space="0" w:color="auto"/>
        <w:right w:val="none" w:sz="0" w:space="0" w:color="auto"/>
      </w:divBdr>
    </w:div>
    <w:div w:id="1235890200">
      <w:bodyDiv w:val="1"/>
      <w:marLeft w:val="0"/>
      <w:marRight w:val="0"/>
      <w:marTop w:val="0"/>
      <w:marBottom w:val="0"/>
      <w:divBdr>
        <w:top w:val="none" w:sz="0" w:space="0" w:color="auto"/>
        <w:left w:val="none" w:sz="0" w:space="0" w:color="auto"/>
        <w:bottom w:val="none" w:sz="0" w:space="0" w:color="auto"/>
        <w:right w:val="none" w:sz="0" w:space="0" w:color="auto"/>
      </w:divBdr>
    </w:div>
    <w:div w:id="1236743875">
      <w:bodyDiv w:val="1"/>
      <w:marLeft w:val="0"/>
      <w:marRight w:val="0"/>
      <w:marTop w:val="0"/>
      <w:marBottom w:val="0"/>
      <w:divBdr>
        <w:top w:val="none" w:sz="0" w:space="0" w:color="auto"/>
        <w:left w:val="none" w:sz="0" w:space="0" w:color="auto"/>
        <w:bottom w:val="none" w:sz="0" w:space="0" w:color="auto"/>
        <w:right w:val="none" w:sz="0" w:space="0" w:color="auto"/>
      </w:divBdr>
    </w:div>
    <w:div w:id="1236821330">
      <w:bodyDiv w:val="1"/>
      <w:marLeft w:val="0"/>
      <w:marRight w:val="0"/>
      <w:marTop w:val="0"/>
      <w:marBottom w:val="0"/>
      <w:divBdr>
        <w:top w:val="none" w:sz="0" w:space="0" w:color="auto"/>
        <w:left w:val="none" w:sz="0" w:space="0" w:color="auto"/>
        <w:bottom w:val="none" w:sz="0" w:space="0" w:color="auto"/>
        <w:right w:val="none" w:sz="0" w:space="0" w:color="auto"/>
      </w:divBdr>
    </w:div>
    <w:div w:id="1238326353">
      <w:bodyDiv w:val="1"/>
      <w:marLeft w:val="0"/>
      <w:marRight w:val="0"/>
      <w:marTop w:val="0"/>
      <w:marBottom w:val="0"/>
      <w:divBdr>
        <w:top w:val="none" w:sz="0" w:space="0" w:color="auto"/>
        <w:left w:val="none" w:sz="0" w:space="0" w:color="auto"/>
        <w:bottom w:val="none" w:sz="0" w:space="0" w:color="auto"/>
        <w:right w:val="none" w:sz="0" w:space="0" w:color="auto"/>
      </w:divBdr>
    </w:div>
    <w:div w:id="1238711144">
      <w:bodyDiv w:val="1"/>
      <w:marLeft w:val="0"/>
      <w:marRight w:val="0"/>
      <w:marTop w:val="0"/>
      <w:marBottom w:val="0"/>
      <w:divBdr>
        <w:top w:val="none" w:sz="0" w:space="0" w:color="auto"/>
        <w:left w:val="none" w:sz="0" w:space="0" w:color="auto"/>
        <w:bottom w:val="none" w:sz="0" w:space="0" w:color="auto"/>
        <w:right w:val="none" w:sz="0" w:space="0" w:color="auto"/>
      </w:divBdr>
    </w:div>
    <w:div w:id="1239436944">
      <w:bodyDiv w:val="1"/>
      <w:marLeft w:val="0"/>
      <w:marRight w:val="0"/>
      <w:marTop w:val="0"/>
      <w:marBottom w:val="0"/>
      <w:divBdr>
        <w:top w:val="none" w:sz="0" w:space="0" w:color="auto"/>
        <w:left w:val="none" w:sz="0" w:space="0" w:color="auto"/>
        <w:bottom w:val="none" w:sz="0" w:space="0" w:color="auto"/>
        <w:right w:val="none" w:sz="0" w:space="0" w:color="auto"/>
      </w:divBdr>
    </w:div>
    <w:div w:id="1239707060">
      <w:bodyDiv w:val="1"/>
      <w:marLeft w:val="0"/>
      <w:marRight w:val="0"/>
      <w:marTop w:val="0"/>
      <w:marBottom w:val="0"/>
      <w:divBdr>
        <w:top w:val="none" w:sz="0" w:space="0" w:color="auto"/>
        <w:left w:val="none" w:sz="0" w:space="0" w:color="auto"/>
        <w:bottom w:val="none" w:sz="0" w:space="0" w:color="auto"/>
        <w:right w:val="none" w:sz="0" w:space="0" w:color="auto"/>
      </w:divBdr>
    </w:div>
    <w:div w:id="1239944362">
      <w:bodyDiv w:val="1"/>
      <w:marLeft w:val="0"/>
      <w:marRight w:val="0"/>
      <w:marTop w:val="0"/>
      <w:marBottom w:val="0"/>
      <w:divBdr>
        <w:top w:val="none" w:sz="0" w:space="0" w:color="auto"/>
        <w:left w:val="none" w:sz="0" w:space="0" w:color="auto"/>
        <w:bottom w:val="none" w:sz="0" w:space="0" w:color="auto"/>
        <w:right w:val="none" w:sz="0" w:space="0" w:color="auto"/>
      </w:divBdr>
    </w:div>
    <w:div w:id="1240363275">
      <w:bodyDiv w:val="1"/>
      <w:marLeft w:val="0"/>
      <w:marRight w:val="0"/>
      <w:marTop w:val="0"/>
      <w:marBottom w:val="0"/>
      <w:divBdr>
        <w:top w:val="none" w:sz="0" w:space="0" w:color="auto"/>
        <w:left w:val="none" w:sz="0" w:space="0" w:color="auto"/>
        <w:bottom w:val="none" w:sz="0" w:space="0" w:color="auto"/>
        <w:right w:val="none" w:sz="0" w:space="0" w:color="auto"/>
      </w:divBdr>
    </w:div>
    <w:div w:id="1242106869">
      <w:bodyDiv w:val="1"/>
      <w:marLeft w:val="0"/>
      <w:marRight w:val="0"/>
      <w:marTop w:val="0"/>
      <w:marBottom w:val="0"/>
      <w:divBdr>
        <w:top w:val="none" w:sz="0" w:space="0" w:color="auto"/>
        <w:left w:val="none" w:sz="0" w:space="0" w:color="auto"/>
        <w:bottom w:val="none" w:sz="0" w:space="0" w:color="auto"/>
        <w:right w:val="none" w:sz="0" w:space="0" w:color="auto"/>
      </w:divBdr>
      <w:divsChild>
        <w:div w:id="310909609">
          <w:marLeft w:val="1080"/>
          <w:marRight w:val="0"/>
          <w:marTop w:val="100"/>
          <w:marBottom w:val="0"/>
          <w:divBdr>
            <w:top w:val="none" w:sz="0" w:space="0" w:color="auto"/>
            <w:left w:val="none" w:sz="0" w:space="0" w:color="auto"/>
            <w:bottom w:val="none" w:sz="0" w:space="0" w:color="auto"/>
            <w:right w:val="none" w:sz="0" w:space="0" w:color="auto"/>
          </w:divBdr>
        </w:div>
        <w:div w:id="399602823">
          <w:marLeft w:val="1080"/>
          <w:marRight w:val="0"/>
          <w:marTop w:val="100"/>
          <w:marBottom w:val="0"/>
          <w:divBdr>
            <w:top w:val="none" w:sz="0" w:space="0" w:color="auto"/>
            <w:left w:val="none" w:sz="0" w:space="0" w:color="auto"/>
            <w:bottom w:val="none" w:sz="0" w:space="0" w:color="auto"/>
            <w:right w:val="none" w:sz="0" w:space="0" w:color="auto"/>
          </w:divBdr>
        </w:div>
        <w:div w:id="862792584">
          <w:marLeft w:val="1080"/>
          <w:marRight w:val="0"/>
          <w:marTop w:val="100"/>
          <w:marBottom w:val="0"/>
          <w:divBdr>
            <w:top w:val="none" w:sz="0" w:space="0" w:color="auto"/>
            <w:left w:val="none" w:sz="0" w:space="0" w:color="auto"/>
            <w:bottom w:val="none" w:sz="0" w:space="0" w:color="auto"/>
            <w:right w:val="none" w:sz="0" w:space="0" w:color="auto"/>
          </w:divBdr>
        </w:div>
        <w:div w:id="944310371">
          <w:marLeft w:val="1080"/>
          <w:marRight w:val="0"/>
          <w:marTop w:val="100"/>
          <w:marBottom w:val="0"/>
          <w:divBdr>
            <w:top w:val="none" w:sz="0" w:space="0" w:color="auto"/>
            <w:left w:val="none" w:sz="0" w:space="0" w:color="auto"/>
            <w:bottom w:val="none" w:sz="0" w:space="0" w:color="auto"/>
            <w:right w:val="none" w:sz="0" w:space="0" w:color="auto"/>
          </w:divBdr>
        </w:div>
        <w:div w:id="1164861182">
          <w:marLeft w:val="1800"/>
          <w:marRight w:val="0"/>
          <w:marTop w:val="100"/>
          <w:marBottom w:val="0"/>
          <w:divBdr>
            <w:top w:val="none" w:sz="0" w:space="0" w:color="auto"/>
            <w:left w:val="none" w:sz="0" w:space="0" w:color="auto"/>
            <w:bottom w:val="none" w:sz="0" w:space="0" w:color="auto"/>
            <w:right w:val="none" w:sz="0" w:space="0" w:color="auto"/>
          </w:divBdr>
        </w:div>
        <w:div w:id="1344821115">
          <w:marLeft w:val="1800"/>
          <w:marRight w:val="0"/>
          <w:marTop w:val="100"/>
          <w:marBottom w:val="0"/>
          <w:divBdr>
            <w:top w:val="none" w:sz="0" w:space="0" w:color="auto"/>
            <w:left w:val="none" w:sz="0" w:space="0" w:color="auto"/>
            <w:bottom w:val="none" w:sz="0" w:space="0" w:color="auto"/>
            <w:right w:val="none" w:sz="0" w:space="0" w:color="auto"/>
          </w:divBdr>
        </w:div>
      </w:divsChild>
    </w:div>
    <w:div w:id="1242257917">
      <w:bodyDiv w:val="1"/>
      <w:marLeft w:val="0"/>
      <w:marRight w:val="0"/>
      <w:marTop w:val="0"/>
      <w:marBottom w:val="0"/>
      <w:divBdr>
        <w:top w:val="none" w:sz="0" w:space="0" w:color="auto"/>
        <w:left w:val="none" w:sz="0" w:space="0" w:color="auto"/>
        <w:bottom w:val="none" w:sz="0" w:space="0" w:color="auto"/>
        <w:right w:val="none" w:sz="0" w:space="0" w:color="auto"/>
      </w:divBdr>
    </w:div>
    <w:div w:id="1242789838">
      <w:bodyDiv w:val="1"/>
      <w:marLeft w:val="0"/>
      <w:marRight w:val="0"/>
      <w:marTop w:val="0"/>
      <w:marBottom w:val="0"/>
      <w:divBdr>
        <w:top w:val="none" w:sz="0" w:space="0" w:color="auto"/>
        <w:left w:val="none" w:sz="0" w:space="0" w:color="auto"/>
        <w:bottom w:val="none" w:sz="0" w:space="0" w:color="auto"/>
        <w:right w:val="none" w:sz="0" w:space="0" w:color="auto"/>
      </w:divBdr>
      <w:divsChild>
        <w:div w:id="265508780">
          <w:marLeft w:val="1166"/>
          <w:marRight w:val="0"/>
          <w:marTop w:val="120"/>
          <w:marBottom w:val="120"/>
          <w:divBdr>
            <w:top w:val="none" w:sz="0" w:space="0" w:color="auto"/>
            <w:left w:val="none" w:sz="0" w:space="0" w:color="auto"/>
            <w:bottom w:val="none" w:sz="0" w:space="0" w:color="auto"/>
            <w:right w:val="none" w:sz="0" w:space="0" w:color="auto"/>
          </w:divBdr>
        </w:div>
        <w:div w:id="332338908">
          <w:marLeft w:val="1800"/>
          <w:marRight w:val="0"/>
          <w:marTop w:val="120"/>
          <w:marBottom w:val="120"/>
          <w:divBdr>
            <w:top w:val="none" w:sz="0" w:space="0" w:color="auto"/>
            <w:left w:val="none" w:sz="0" w:space="0" w:color="auto"/>
            <w:bottom w:val="none" w:sz="0" w:space="0" w:color="auto"/>
            <w:right w:val="none" w:sz="0" w:space="0" w:color="auto"/>
          </w:divBdr>
        </w:div>
        <w:div w:id="368651321">
          <w:marLeft w:val="1800"/>
          <w:marRight w:val="0"/>
          <w:marTop w:val="120"/>
          <w:marBottom w:val="120"/>
          <w:divBdr>
            <w:top w:val="none" w:sz="0" w:space="0" w:color="auto"/>
            <w:left w:val="none" w:sz="0" w:space="0" w:color="auto"/>
            <w:bottom w:val="none" w:sz="0" w:space="0" w:color="auto"/>
            <w:right w:val="none" w:sz="0" w:space="0" w:color="auto"/>
          </w:divBdr>
        </w:div>
        <w:div w:id="709762266">
          <w:marLeft w:val="1800"/>
          <w:marRight w:val="0"/>
          <w:marTop w:val="120"/>
          <w:marBottom w:val="120"/>
          <w:divBdr>
            <w:top w:val="none" w:sz="0" w:space="0" w:color="auto"/>
            <w:left w:val="none" w:sz="0" w:space="0" w:color="auto"/>
            <w:bottom w:val="none" w:sz="0" w:space="0" w:color="auto"/>
            <w:right w:val="none" w:sz="0" w:space="0" w:color="auto"/>
          </w:divBdr>
        </w:div>
        <w:div w:id="725570858">
          <w:marLeft w:val="1800"/>
          <w:marRight w:val="0"/>
          <w:marTop w:val="120"/>
          <w:marBottom w:val="120"/>
          <w:divBdr>
            <w:top w:val="none" w:sz="0" w:space="0" w:color="auto"/>
            <w:left w:val="none" w:sz="0" w:space="0" w:color="auto"/>
            <w:bottom w:val="none" w:sz="0" w:space="0" w:color="auto"/>
            <w:right w:val="none" w:sz="0" w:space="0" w:color="auto"/>
          </w:divBdr>
        </w:div>
        <w:div w:id="1077284541">
          <w:marLeft w:val="547"/>
          <w:marRight w:val="0"/>
          <w:marTop w:val="120"/>
          <w:marBottom w:val="120"/>
          <w:divBdr>
            <w:top w:val="none" w:sz="0" w:space="0" w:color="auto"/>
            <w:left w:val="none" w:sz="0" w:space="0" w:color="auto"/>
            <w:bottom w:val="none" w:sz="0" w:space="0" w:color="auto"/>
            <w:right w:val="none" w:sz="0" w:space="0" w:color="auto"/>
          </w:divBdr>
        </w:div>
        <w:div w:id="1175847327">
          <w:marLeft w:val="1800"/>
          <w:marRight w:val="0"/>
          <w:marTop w:val="120"/>
          <w:marBottom w:val="120"/>
          <w:divBdr>
            <w:top w:val="none" w:sz="0" w:space="0" w:color="auto"/>
            <w:left w:val="none" w:sz="0" w:space="0" w:color="auto"/>
            <w:bottom w:val="none" w:sz="0" w:space="0" w:color="auto"/>
            <w:right w:val="none" w:sz="0" w:space="0" w:color="auto"/>
          </w:divBdr>
        </w:div>
        <w:div w:id="1437676226">
          <w:marLeft w:val="1166"/>
          <w:marRight w:val="0"/>
          <w:marTop w:val="120"/>
          <w:marBottom w:val="120"/>
          <w:divBdr>
            <w:top w:val="none" w:sz="0" w:space="0" w:color="auto"/>
            <w:left w:val="none" w:sz="0" w:space="0" w:color="auto"/>
            <w:bottom w:val="none" w:sz="0" w:space="0" w:color="auto"/>
            <w:right w:val="none" w:sz="0" w:space="0" w:color="auto"/>
          </w:divBdr>
        </w:div>
        <w:div w:id="1446146747">
          <w:marLeft w:val="1166"/>
          <w:marRight w:val="0"/>
          <w:marTop w:val="120"/>
          <w:marBottom w:val="120"/>
          <w:divBdr>
            <w:top w:val="none" w:sz="0" w:space="0" w:color="auto"/>
            <w:left w:val="none" w:sz="0" w:space="0" w:color="auto"/>
            <w:bottom w:val="none" w:sz="0" w:space="0" w:color="auto"/>
            <w:right w:val="none" w:sz="0" w:space="0" w:color="auto"/>
          </w:divBdr>
        </w:div>
        <w:div w:id="1527983109">
          <w:marLeft w:val="1800"/>
          <w:marRight w:val="0"/>
          <w:marTop w:val="120"/>
          <w:marBottom w:val="120"/>
          <w:divBdr>
            <w:top w:val="none" w:sz="0" w:space="0" w:color="auto"/>
            <w:left w:val="none" w:sz="0" w:space="0" w:color="auto"/>
            <w:bottom w:val="none" w:sz="0" w:space="0" w:color="auto"/>
            <w:right w:val="none" w:sz="0" w:space="0" w:color="auto"/>
          </w:divBdr>
        </w:div>
        <w:div w:id="1672751605">
          <w:marLeft w:val="1166"/>
          <w:marRight w:val="0"/>
          <w:marTop w:val="120"/>
          <w:marBottom w:val="120"/>
          <w:divBdr>
            <w:top w:val="none" w:sz="0" w:space="0" w:color="auto"/>
            <w:left w:val="none" w:sz="0" w:space="0" w:color="auto"/>
            <w:bottom w:val="none" w:sz="0" w:space="0" w:color="auto"/>
            <w:right w:val="none" w:sz="0" w:space="0" w:color="auto"/>
          </w:divBdr>
        </w:div>
        <w:div w:id="1768037155">
          <w:marLeft w:val="1800"/>
          <w:marRight w:val="0"/>
          <w:marTop w:val="120"/>
          <w:marBottom w:val="120"/>
          <w:divBdr>
            <w:top w:val="none" w:sz="0" w:space="0" w:color="auto"/>
            <w:left w:val="none" w:sz="0" w:space="0" w:color="auto"/>
            <w:bottom w:val="none" w:sz="0" w:space="0" w:color="auto"/>
            <w:right w:val="none" w:sz="0" w:space="0" w:color="auto"/>
          </w:divBdr>
        </w:div>
        <w:div w:id="2112696963">
          <w:marLeft w:val="1800"/>
          <w:marRight w:val="0"/>
          <w:marTop w:val="120"/>
          <w:marBottom w:val="120"/>
          <w:divBdr>
            <w:top w:val="none" w:sz="0" w:space="0" w:color="auto"/>
            <w:left w:val="none" w:sz="0" w:space="0" w:color="auto"/>
            <w:bottom w:val="none" w:sz="0" w:space="0" w:color="auto"/>
            <w:right w:val="none" w:sz="0" w:space="0" w:color="auto"/>
          </w:divBdr>
        </w:div>
      </w:divsChild>
    </w:div>
    <w:div w:id="1243103765">
      <w:bodyDiv w:val="1"/>
      <w:marLeft w:val="0"/>
      <w:marRight w:val="0"/>
      <w:marTop w:val="0"/>
      <w:marBottom w:val="0"/>
      <w:divBdr>
        <w:top w:val="none" w:sz="0" w:space="0" w:color="auto"/>
        <w:left w:val="none" w:sz="0" w:space="0" w:color="auto"/>
        <w:bottom w:val="none" w:sz="0" w:space="0" w:color="auto"/>
        <w:right w:val="none" w:sz="0" w:space="0" w:color="auto"/>
      </w:divBdr>
    </w:div>
    <w:div w:id="1243758104">
      <w:bodyDiv w:val="1"/>
      <w:marLeft w:val="0"/>
      <w:marRight w:val="0"/>
      <w:marTop w:val="0"/>
      <w:marBottom w:val="0"/>
      <w:divBdr>
        <w:top w:val="none" w:sz="0" w:space="0" w:color="auto"/>
        <w:left w:val="none" w:sz="0" w:space="0" w:color="auto"/>
        <w:bottom w:val="none" w:sz="0" w:space="0" w:color="auto"/>
        <w:right w:val="none" w:sz="0" w:space="0" w:color="auto"/>
      </w:divBdr>
    </w:div>
    <w:div w:id="1245140060">
      <w:bodyDiv w:val="1"/>
      <w:marLeft w:val="0"/>
      <w:marRight w:val="0"/>
      <w:marTop w:val="0"/>
      <w:marBottom w:val="0"/>
      <w:divBdr>
        <w:top w:val="none" w:sz="0" w:space="0" w:color="auto"/>
        <w:left w:val="none" w:sz="0" w:space="0" w:color="auto"/>
        <w:bottom w:val="none" w:sz="0" w:space="0" w:color="auto"/>
        <w:right w:val="none" w:sz="0" w:space="0" w:color="auto"/>
      </w:divBdr>
    </w:div>
    <w:div w:id="1246257825">
      <w:bodyDiv w:val="1"/>
      <w:marLeft w:val="0"/>
      <w:marRight w:val="0"/>
      <w:marTop w:val="0"/>
      <w:marBottom w:val="0"/>
      <w:divBdr>
        <w:top w:val="none" w:sz="0" w:space="0" w:color="auto"/>
        <w:left w:val="none" w:sz="0" w:space="0" w:color="auto"/>
        <w:bottom w:val="none" w:sz="0" w:space="0" w:color="auto"/>
        <w:right w:val="none" w:sz="0" w:space="0" w:color="auto"/>
      </w:divBdr>
    </w:div>
    <w:div w:id="1247806725">
      <w:bodyDiv w:val="1"/>
      <w:marLeft w:val="0"/>
      <w:marRight w:val="0"/>
      <w:marTop w:val="0"/>
      <w:marBottom w:val="0"/>
      <w:divBdr>
        <w:top w:val="none" w:sz="0" w:space="0" w:color="auto"/>
        <w:left w:val="none" w:sz="0" w:space="0" w:color="auto"/>
        <w:bottom w:val="none" w:sz="0" w:space="0" w:color="auto"/>
        <w:right w:val="none" w:sz="0" w:space="0" w:color="auto"/>
      </w:divBdr>
    </w:div>
    <w:div w:id="1247960337">
      <w:bodyDiv w:val="1"/>
      <w:marLeft w:val="0"/>
      <w:marRight w:val="0"/>
      <w:marTop w:val="0"/>
      <w:marBottom w:val="0"/>
      <w:divBdr>
        <w:top w:val="none" w:sz="0" w:space="0" w:color="auto"/>
        <w:left w:val="none" w:sz="0" w:space="0" w:color="auto"/>
        <w:bottom w:val="none" w:sz="0" w:space="0" w:color="auto"/>
        <w:right w:val="none" w:sz="0" w:space="0" w:color="auto"/>
      </w:divBdr>
      <w:divsChild>
        <w:div w:id="1869171889">
          <w:marLeft w:val="547"/>
          <w:marRight w:val="0"/>
          <w:marTop w:val="115"/>
          <w:marBottom w:val="0"/>
          <w:divBdr>
            <w:top w:val="none" w:sz="0" w:space="0" w:color="auto"/>
            <w:left w:val="none" w:sz="0" w:space="0" w:color="auto"/>
            <w:bottom w:val="none" w:sz="0" w:space="0" w:color="auto"/>
            <w:right w:val="none" w:sz="0" w:space="0" w:color="auto"/>
          </w:divBdr>
        </w:div>
      </w:divsChild>
    </w:div>
    <w:div w:id="1248535517">
      <w:bodyDiv w:val="1"/>
      <w:marLeft w:val="0"/>
      <w:marRight w:val="0"/>
      <w:marTop w:val="0"/>
      <w:marBottom w:val="0"/>
      <w:divBdr>
        <w:top w:val="none" w:sz="0" w:space="0" w:color="auto"/>
        <w:left w:val="none" w:sz="0" w:space="0" w:color="auto"/>
        <w:bottom w:val="none" w:sz="0" w:space="0" w:color="auto"/>
        <w:right w:val="none" w:sz="0" w:space="0" w:color="auto"/>
      </w:divBdr>
      <w:divsChild>
        <w:div w:id="183982422">
          <w:marLeft w:val="1166"/>
          <w:marRight w:val="0"/>
          <w:marTop w:val="96"/>
          <w:marBottom w:val="0"/>
          <w:divBdr>
            <w:top w:val="none" w:sz="0" w:space="0" w:color="auto"/>
            <w:left w:val="none" w:sz="0" w:space="0" w:color="auto"/>
            <w:bottom w:val="none" w:sz="0" w:space="0" w:color="auto"/>
            <w:right w:val="none" w:sz="0" w:space="0" w:color="auto"/>
          </w:divBdr>
        </w:div>
        <w:div w:id="190076207">
          <w:marLeft w:val="547"/>
          <w:marRight w:val="0"/>
          <w:marTop w:val="96"/>
          <w:marBottom w:val="0"/>
          <w:divBdr>
            <w:top w:val="none" w:sz="0" w:space="0" w:color="auto"/>
            <w:left w:val="none" w:sz="0" w:space="0" w:color="auto"/>
            <w:bottom w:val="none" w:sz="0" w:space="0" w:color="auto"/>
            <w:right w:val="none" w:sz="0" w:space="0" w:color="auto"/>
          </w:divBdr>
        </w:div>
        <w:div w:id="1374844654">
          <w:marLeft w:val="1166"/>
          <w:marRight w:val="0"/>
          <w:marTop w:val="96"/>
          <w:marBottom w:val="0"/>
          <w:divBdr>
            <w:top w:val="none" w:sz="0" w:space="0" w:color="auto"/>
            <w:left w:val="none" w:sz="0" w:space="0" w:color="auto"/>
            <w:bottom w:val="none" w:sz="0" w:space="0" w:color="auto"/>
            <w:right w:val="none" w:sz="0" w:space="0" w:color="auto"/>
          </w:divBdr>
        </w:div>
        <w:div w:id="1864394691">
          <w:marLeft w:val="1166"/>
          <w:marRight w:val="0"/>
          <w:marTop w:val="96"/>
          <w:marBottom w:val="0"/>
          <w:divBdr>
            <w:top w:val="none" w:sz="0" w:space="0" w:color="auto"/>
            <w:left w:val="none" w:sz="0" w:space="0" w:color="auto"/>
            <w:bottom w:val="none" w:sz="0" w:space="0" w:color="auto"/>
            <w:right w:val="none" w:sz="0" w:space="0" w:color="auto"/>
          </w:divBdr>
        </w:div>
        <w:div w:id="2046372295">
          <w:marLeft w:val="1166"/>
          <w:marRight w:val="0"/>
          <w:marTop w:val="96"/>
          <w:marBottom w:val="0"/>
          <w:divBdr>
            <w:top w:val="none" w:sz="0" w:space="0" w:color="auto"/>
            <w:left w:val="none" w:sz="0" w:space="0" w:color="auto"/>
            <w:bottom w:val="none" w:sz="0" w:space="0" w:color="auto"/>
            <w:right w:val="none" w:sz="0" w:space="0" w:color="auto"/>
          </w:divBdr>
        </w:div>
      </w:divsChild>
    </w:div>
    <w:div w:id="1248809104">
      <w:bodyDiv w:val="1"/>
      <w:marLeft w:val="0"/>
      <w:marRight w:val="0"/>
      <w:marTop w:val="0"/>
      <w:marBottom w:val="0"/>
      <w:divBdr>
        <w:top w:val="none" w:sz="0" w:space="0" w:color="auto"/>
        <w:left w:val="none" w:sz="0" w:space="0" w:color="auto"/>
        <w:bottom w:val="none" w:sz="0" w:space="0" w:color="auto"/>
        <w:right w:val="none" w:sz="0" w:space="0" w:color="auto"/>
      </w:divBdr>
      <w:divsChild>
        <w:div w:id="851534280">
          <w:marLeft w:val="547"/>
          <w:marRight w:val="0"/>
          <w:marTop w:val="134"/>
          <w:marBottom w:val="0"/>
          <w:divBdr>
            <w:top w:val="none" w:sz="0" w:space="0" w:color="auto"/>
            <w:left w:val="none" w:sz="0" w:space="0" w:color="auto"/>
            <w:bottom w:val="none" w:sz="0" w:space="0" w:color="auto"/>
            <w:right w:val="none" w:sz="0" w:space="0" w:color="auto"/>
          </w:divBdr>
        </w:div>
      </w:divsChild>
    </w:div>
    <w:div w:id="1250580081">
      <w:bodyDiv w:val="1"/>
      <w:marLeft w:val="0"/>
      <w:marRight w:val="0"/>
      <w:marTop w:val="0"/>
      <w:marBottom w:val="0"/>
      <w:divBdr>
        <w:top w:val="none" w:sz="0" w:space="0" w:color="auto"/>
        <w:left w:val="none" w:sz="0" w:space="0" w:color="auto"/>
        <w:bottom w:val="none" w:sz="0" w:space="0" w:color="auto"/>
        <w:right w:val="none" w:sz="0" w:space="0" w:color="auto"/>
      </w:divBdr>
    </w:div>
    <w:div w:id="1251042096">
      <w:bodyDiv w:val="1"/>
      <w:marLeft w:val="0"/>
      <w:marRight w:val="0"/>
      <w:marTop w:val="0"/>
      <w:marBottom w:val="0"/>
      <w:divBdr>
        <w:top w:val="none" w:sz="0" w:space="0" w:color="auto"/>
        <w:left w:val="none" w:sz="0" w:space="0" w:color="auto"/>
        <w:bottom w:val="none" w:sz="0" w:space="0" w:color="auto"/>
        <w:right w:val="none" w:sz="0" w:space="0" w:color="auto"/>
      </w:divBdr>
    </w:div>
    <w:div w:id="1251086924">
      <w:bodyDiv w:val="1"/>
      <w:marLeft w:val="0"/>
      <w:marRight w:val="0"/>
      <w:marTop w:val="0"/>
      <w:marBottom w:val="0"/>
      <w:divBdr>
        <w:top w:val="none" w:sz="0" w:space="0" w:color="auto"/>
        <w:left w:val="none" w:sz="0" w:space="0" w:color="auto"/>
        <w:bottom w:val="none" w:sz="0" w:space="0" w:color="auto"/>
        <w:right w:val="none" w:sz="0" w:space="0" w:color="auto"/>
      </w:divBdr>
    </w:div>
    <w:div w:id="1251349735">
      <w:bodyDiv w:val="1"/>
      <w:marLeft w:val="0"/>
      <w:marRight w:val="0"/>
      <w:marTop w:val="0"/>
      <w:marBottom w:val="0"/>
      <w:divBdr>
        <w:top w:val="none" w:sz="0" w:space="0" w:color="auto"/>
        <w:left w:val="none" w:sz="0" w:space="0" w:color="auto"/>
        <w:bottom w:val="none" w:sz="0" w:space="0" w:color="auto"/>
        <w:right w:val="none" w:sz="0" w:space="0" w:color="auto"/>
      </w:divBdr>
    </w:div>
    <w:div w:id="1251544431">
      <w:bodyDiv w:val="1"/>
      <w:marLeft w:val="0"/>
      <w:marRight w:val="0"/>
      <w:marTop w:val="0"/>
      <w:marBottom w:val="0"/>
      <w:divBdr>
        <w:top w:val="none" w:sz="0" w:space="0" w:color="auto"/>
        <w:left w:val="none" w:sz="0" w:space="0" w:color="auto"/>
        <w:bottom w:val="none" w:sz="0" w:space="0" w:color="auto"/>
        <w:right w:val="none" w:sz="0" w:space="0" w:color="auto"/>
      </w:divBdr>
    </w:div>
    <w:div w:id="1251769289">
      <w:bodyDiv w:val="1"/>
      <w:marLeft w:val="0"/>
      <w:marRight w:val="0"/>
      <w:marTop w:val="0"/>
      <w:marBottom w:val="0"/>
      <w:divBdr>
        <w:top w:val="none" w:sz="0" w:space="0" w:color="auto"/>
        <w:left w:val="none" w:sz="0" w:space="0" w:color="auto"/>
        <w:bottom w:val="none" w:sz="0" w:space="0" w:color="auto"/>
        <w:right w:val="none" w:sz="0" w:space="0" w:color="auto"/>
      </w:divBdr>
    </w:div>
    <w:div w:id="1251937374">
      <w:bodyDiv w:val="1"/>
      <w:marLeft w:val="0"/>
      <w:marRight w:val="0"/>
      <w:marTop w:val="0"/>
      <w:marBottom w:val="0"/>
      <w:divBdr>
        <w:top w:val="none" w:sz="0" w:space="0" w:color="auto"/>
        <w:left w:val="none" w:sz="0" w:space="0" w:color="auto"/>
        <w:bottom w:val="none" w:sz="0" w:space="0" w:color="auto"/>
        <w:right w:val="none" w:sz="0" w:space="0" w:color="auto"/>
      </w:divBdr>
    </w:div>
    <w:div w:id="1252425369">
      <w:bodyDiv w:val="1"/>
      <w:marLeft w:val="0"/>
      <w:marRight w:val="0"/>
      <w:marTop w:val="0"/>
      <w:marBottom w:val="0"/>
      <w:divBdr>
        <w:top w:val="none" w:sz="0" w:space="0" w:color="auto"/>
        <w:left w:val="none" w:sz="0" w:space="0" w:color="auto"/>
        <w:bottom w:val="none" w:sz="0" w:space="0" w:color="auto"/>
        <w:right w:val="none" w:sz="0" w:space="0" w:color="auto"/>
      </w:divBdr>
    </w:div>
    <w:div w:id="1252934708">
      <w:bodyDiv w:val="1"/>
      <w:marLeft w:val="0"/>
      <w:marRight w:val="0"/>
      <w:marTop w:val="0"/>
      <w:marBottom w:val="0"/>
      <w:divBdr>
        <w:top w:val="none" w:sz="0" w:space="0" w:color="auto"/>
        <w:left w:val="none" w:sz="0" w:space="0" w:color="auto"/>
        <w:bottom w:val="none" w:sz="0" w:space="0" w:color="auto"/>
        <w:right w:val="none" w:sz="0" w:space="0" w:color="auto"/>
      </w:divBdr>
    </w:div>
    <w:div w:id="1253392546">
      <w:bodyDiv w:val="1"/>
      <w:marLeft w:val="0"/>
      <w:marRight w:val="0"/>
      <w:marTop w:val="0"/>
      <w:marBottom w:val="0"/>
      <w:divBdr>
        <w:top w:val="none" w:sz="0" w:space="0" w:color="auto"/>
        <w:left w:val="none" w:sz="0" w:space="0" w:color="auto"/>
        <w:bottom w:val="none" w:sz="0" w:space="0" w:color="auto"/>
        <w:right w:val="none" w:sz="0" w:space="0" w:color="auto"/>
      </w:divBdr>
      <w:divsChild>
        <w:div w:id="592276525">
          <w:marLeft w:val="547"/>
          <w:marRight w:val="0"/>
          <w:marTop w:val="115"/>
          <w:marBottom w:val="0"/>
          <w:divBdr>
            <w:top w:val="none" w:sz="0" w:space="0" w:color="auto"/>
            <w:left w:val="none" w:sz="0" w:space="0" w:color="auto"/>
            <w:bottom w:val="none" w:sz="0" w:space="0" w:color="auto"/>
            <w:right w:val="none" w:sz="0" w:space="0" w:color="auto"/>
          </w:divBdr>
        </w:div>
        <w:div w:id="2072118818">
          <w:marLeft w:val="547"/>
          <w:marRight w:val="0"/>
          <w:marTop w:val="115"/>
          <w:marBottom w:val="0"/>
          <w:divBdr>
            <w:top w:val="none" w:sz="0" w:space="0" w:color="auto"/>
            <w:left w:val="none" w:sz="0" w:space="0" w:color="auto"/>
            <w:bottom w:val="none" w:sz="0" w:space="0" w:color="auto"/>
            <w:right w:val="none" w:sz="0" w:space="0" w:color="auto"/>
          </w:divBdr>
        </w:div>
      </w:divsChild>
    </w:div>
    <w:div w:id="1253468988">
      <w:bodyDiv w:val="1"/>
      <w:marLeft w:val="0"/>
      <w:marRight w:val="0"/>
      <w:marTop w:val="0"/>
      <w:marBottom w:val="0"/>
      <w:divBdr>
        <w:top w:val="none" w:sz="0" w:space="0" w:color="auto"/>
        <w:left w:val="none" w:sz="0" w:space="0" w:color="auto"/>
        <w:bottom w:val="none" w:sz="0" w:space="0" w:color="auto"/>
        <w:right w:val="none" w:sz="0" w:space="0" w:color="auto"/>
      </w:divBdr>
      <w:divsChild>
        <w:div w:id="71854397">
          <w:marLeft w:val="1166"/>
          <w:marRight w:val="0"/>
          <w:marTop w:val="96"/>
          <w:marBottom w:val="0"/>
          <w:divBdr>
            <w:top w:val="none" w:sz="0" w:space="0" w:color="auto"/>
            <w:left w:val="none" w:sz="0" w:space="0" w:color="auto"/>
            <w:bottom w:val="none" w:sz="0" w:space="0" w:color="auto"/>
            <w:right w:val="none" w:sz="0" w:space="0" w:color="auto"/>
          </w:divBdr>
        </w:div>
        <w:div w:id="218517273">
          <w:marLeft w:val="547"/>
          <w:marRight w:val="0"/>
          <w:marTop w:val="115"/>
          <w:marBottom w:val="0"/>
          <w:divBdr>
            <w:top w:val="none" w:sz="0" w:space="0" w:color="auto"/>
            <w:left w:val="none" w:sz="0" w:space="0" w:color="auto"/>
            <w:bottom w:val="none" w:sz="0" w:space="0" w:color="auto"/>
            <w:right w:val="none" w:sz="0" w:space="0" w:color="auto"/>
          </w:divBdr>
        </w:div>
        <w:div w:id="373776396">
          <w:marLeft w:val="547"/>
          <w:marRight w:val="0"/>
          <w:marTop w:val="115"/>
          <w:marBottom w:val="0"/>
          <w:divBdr>
            <w:top w:val="none" w:sz="0" w:space="0" w:color="auto"/>
            <w:left w:val="none" w:sz="0" w:space="0" w:color="auto"/>
            <w:bottom w:val="none" w:sz="0" w:space="0" w:color="auto"/>
            <w:right w:val="none" w:sz="0" w:space="0" w:color="auto"/>
          </w:divBdr>
        </w:div>
        <w:div w:id="596212997">
          <w:marLeft w:val="1166"/>
          <w:marRight w:val="0"/>
          <w:marTop w:val="96"/>
          <w:marBottom w:val="0"/>
          <w:divBdr>
            <w:top w:val="none" w:sz="0" w:space="0" w:color="auto"/>
            <w:left w:val="none" w:sz="0" w:space="0" w:color="auto"/>
            <w:bottom w:val="none" w:sz="0" w:space="0" w:color="auto"/>
            <w:right w:val="none" w:sz="0" w:space="0" w:color="auto"/>
          </w:divBdr>
        </w:div>
        <w:div w:id="919799201">
          <w:marLeft w:val="1166"/>
          <w:marRight w:val="0"/>
          <w:marTop w:val="96"/>
          <w:marBottom w:val="0"/>
          <w:divBdr>
            <w:top w:val="none" w:sz="0" w:space="0" w:color="auto"/>
            <w:left w:val="none" w:sz="0" w:space="0" w:color="auto"/>
            <w:bottom w:val="none" w:sz="0" w:space="0" w:color="auto"/>
            <w:right w:val="none" w:sz="0" w:space="0" w:color="auto"/>
          </w:divBdr>
        </w:div>
        <w:div w:id="1698266394">
          <w:marLeft w:val="547"/>
          <w:marRight w:val="0"/>
          <w:marTop w:val="115"/>
          <w:marBottom w:val="0"/>
          <w:divBdr>
            <w:top w:val="none" w:sz="0" w:space="0" w:color="auto"/>
            <w:left w:val="none" w:sz="0" w:space="0" w:color="auto"/>
            <w:bottom w:val="none" w:sz="0" w:space="0" w:color="auto"/>
            <w:right w:val="none" w:sz="0" w:space="0" w:color="auto"/>
          </w:divBdr>
        </w:div>
      </w:divsChild>
    </w:div>
    <w:div w:id="1253588112">
      <w:bodyDiv w:val="1"/>
      <w:marLeft w:val="0"/>
      <w:marRight w:val="0"/>
      <w:marTop w:val="0"/>
      <w:marBottom w:val="0"/>
      <w:divBdr>
        <w:top w:val="none" w:sz="0" w:space="0" w:color="auto"/>
        <w:left w:val="none" w:sz="0" w:space="0" w:color="auto"/>
        <w:bottom w:val="none" w:sz="0" w:space="0" w:color="auto"/>
        <w:right w:val="none" w:sz="0" w:space="0" w:color="auto"/>
      </w:divBdr>
    </w:div>
    <w:div w:id="1253661643">
      <w:bodyDiv w:val="1"/>
      <w:marLeft w:val="0"/>
      <w:marRight w:val="0"/>
      <w:marTop w:val="0"/>
      <w:marBottom w:val="0"/>
      <w:divBdr>
        <w:top w:val="none" w:sz="0" w:space="0" w:color="auto"/>
        <w:left w:val="none" w:sz="0" w:space="0" w:color="auto"/>
        <w:bottom w:val="none" w:sz="0" w:space="0" w:color="auto"/>
        <w:right w:val="none" w:sz="0" w:space="0" w:color="auto"/>
      </w:divBdr>
    </w:div>
    <w:div w:id="1253734885">
      <w:bodyDiv w:val="1"/>
      <w:marLeft w:val="0"/>
      <w:marRight w:val="0"/>
      <w:marTop w:val="0"/>
      <w:marBottom w:val="0"/>
      <w:divBdr>
        <w:top w:val="none" w:sz="0" w:space="0" w:color="auto"/>
        <w:left w:val="none" w:sz="0" w:space="0" w:color="auto"/>
        <w:bottom w:val="none" w:sz="0" w:space="0" w:color="auto"/>
        <w:right w:val="none" w:sz="0" w:space="0" w:color="auto"/>
      </w:divBdr>
      <w:divsChild>
        <w:div w:id="141387124">
          <w:marLeft w:val="1800"/>
          <w:marRight w:val="0"/>
          <w:marTop w:val="100"/>
          <w:marBottom w:val="0"/>
          <w:divBdr>
            <w:top w:val="none" w:sz="0" w:space="0" w:color="auto"/>
            <w:left w:val="none" w:sz="0" w:space="0" w:color="auto"/>
            <w:bottom w:val="none" w:sz="0" w:space="0" w:color="auto"/>
            <w:right w:val="none" w:sz="0" w:space="0" w:color="auto"/>
          </w:divBdr>
        </w:div>
        <w:div w:id="151600351">
          <w:marLeft w:val="1800"/>
          <w:marRight w:val="0"/>
          <w:marTop w:val="100"/>
          <w:marBottom w:val="0"/>
          <w:divBdr>
            <w:top w:val="none" w:sz="0" w:space="0" w:color="auto"/>
            <w:left w:val="none" w:sz="0" w:space="0" w:color="auto"/>
            <w:bottom w:val="none" w:sz="0" w:space="0" w:color="auto"/>
            <w:right w:val="none" w:sz="0" w:space="0" w:color="auto"/>
          </w:divBdr>
        </w:div>
        <w:div w:id="269439086">
          <w:marLeft w:val="1080"/>
          <w:marRight w:val="0"/>
          <w:marTop w:val="100"/>
          <w:marBottom w:val="0"/>
          <w:divBdr>
            <w:top w:val="none" w:sz="0" w:space="0" w:color="auto"/>
            <w:left w:val="none" w:sz="0" w:space="0" w:color="auto"/>
            <w:bottom w:val="none" w:sz="0" w:space="0" w:color="auto"/>
            <w:right w:val="none" w:sz="0" w:space="0" w:color="auto"/>
          </w:divBdr>
        </w:div>
        <w:div w:id="894511390">
          <w:marLeft w:val="1800"/>
          <w:marRight w:val="0"/>
          <w:marTop w:val="100"/>
          <w:marBottom w:val="0"/>
          <w:divBdr>
            <w:top w:val="none" w:sz="0" w:space="0" w:color="auto"/>
            <w:left w:val="none" w:sz="0" w:space="0" w:color="auto"/>
            <w:bottom w:val="none" w:sz="0" w:space="0" w:color="auto"/>
            <w:right w:val="none" w:sz="0" w:space="0" w:color="auto"/>
          </w:divBdr>
        </w:div>
        <w:div w:id="983126289">
          <w:marLeft w:val="1080"/>
          <w:marRight w:val="0"/>
          <w:marTop w:val="100"/>
          <w:marBottom w:val="0"/>
          <w:divBdr>
            <w:top w:val="none" w:sz="0" w:space="0" w:color="auto"/>
            <w:left w:val="none" w:sz="0" w:space="0" w:color="auto"/>
            <w:bottom w:val="none" w:sz="0" w:space="0" w:color="auto"/>
            <w:right w:val="none" w:sz="0" w:space="0" w:color="auto"/>
          </w:divBdr>
        </w:div>
        <w:div w:id="1097865816">
          <w:marLeft w:val="1080"/>
          <w:marRight w:val="0"/>
          <w:marTop w:val="100"/>
          <w:marBottom w:val="0"/>
          <w:divBdr>
            <w:top w:val="none" w:sz="0" w:space="0" w:color="auto"/>
            <w:left w:val="none" w:sz="0" w:space="0" w:color="auto"/>
            <w:bottom w:val="none" w:sz="0" w:space="0" w:color="auto"/>
            <w:right w:val="none" w:sz="0" w:space="0" w:color="auto"/>
          </w:divBdr>
        </w:div>
        <w:div w:id="1460488810">
          <w:marLeft w:val="1080"/>
          <w:marRight w:val="0"/>
          <w:marTop w:val="100"/>
          <w:marBottom w:val="0"/>
          <w:divBdr>
            <w:top w:val="none" w:sz="0" w:space="0" w:color="auto"/>
            <w:left w:val="none" w:sz="0" w:space="0" w:color="auto"/>
            <w:bottom w:val="none" w:sz="0" w:space="0" w:color="auto"/>
            <w:right w:val="none" w:sz="0" w:space="0" w:color="auto"/>
          </w:divBdr>
        </w:div>
        <w:div w:id="1687638288">
          <w:marLeft w:val="1800"/>
          <w:marRight w:val="0"/>
          <w:marTop w:val="100"/>
          <w:marBottom w:val="0"/>
          <w:divBdr>
            <w:top w:val="none" w:sz="0" w:space="0" w:color="auto"/>
            <w:left w:val="none" w:sz="0" w:space="0" w:color="auto"/>
            <w:bottom w:val="none" w:sz="0" w:space="0" w:color="auto"/>
            <w:right w:val="none" w:sz="0" w:space="0" w:color="auto"/>
          </w:divBdr>
        </w:div>
        <w:div w:id="1689872180">
          <w:marLeft w:val="360"/>
          <w:marRight w:val="0"/>
          <w:marTop w:val="200"/>
          <w:marBottom w:val="0"/>
          <w:divBdr>
            <w:top w:val="none" w:sz="0" w:space="0" w:color="auto"/>
            <w:left w:val="none" w:sz="0" w:space="0" w:color="auto"/>
            <w:bottom w:val="none" w:sz="0" w:space="0" w:color="auto"/>
            <w:right w:val="none" w:sz="0" w:space="0" w:color="auto"/>
          </w:divBdr>
        </w:div>
        <w:div w:id="2019767653">
          <w:marLeft w:val="1800"/>
          <w:marRight w:val="0"/>
          <w:marTop w:val="100"/>
          <w:marBottom w:val="0"/>
          <w:divBdr>
            <w:top w:val="none" w:sz="0" w:space="0" w:color="auto"/>
            <w:left w:val="none" w:sz="0" w:space="0" w:color="auto"/>
            <w:bottom w:val="none" w:sz="0" w:space="0" w:color="auto"/>
            <w:right w:val="none" w:sz="0" w:space="0" w:color="auto"/>
          </w:divBdr>
        </w:div>
      </w:divsChild>
    </w:div>
    <w:div w:id="1253972433">
      <w:bodyDiv w:val="1"/>
      <w:marLeft w:val="0"/>
      <w:marRight w:val="0"/>
      <w:marTop w:val="0"/>
      <w:marBottom w:val="0"/>
      <w:divBdr>
        <w:top w:val="none" w:sz="0" w:space="0" w:color="auto"/>
        <w:left w:val="none" w:sz="0" w:space="0" w:color="auto"/>
        <w:bottom w:val="none" w:sz="0" w:space="0" w:color="auto"/>
        <w:right w:val="none" w:sz="0" w:space="0" w:color="auto"/>
      </w:divBdr>
    </w:div>
    <w:div w:id="1254126894">
      <w:bodyDiv w:val="1"/>
      <w:marLeft w:val="0"/>
      <w:marRight w:val="0"/>
      <w:marTop w:val="0"/>
      <w:marBottom w:val="0"/>
      <w:divBdr>
        <w:top w:val="none" w:sz="0" w:space="0" w:color="auto"/>
        <w:left w:val="none" w:sz="0" w:space="0" w:color="auto"/>
        <w:bottom w:val="none" w:sz="0" w:space="0" w:color="auto"/>
        <w:right w:val="none" w:sz="0" w:space="0" w:color="auto"/>
      </w:divBdr>
      <w:divsChild>
        <w:div w:id="987169994">
          <w:marLeft w:val="547"/>
          <w:marRight w:val="0"/>
          <w:marTop w:val="154"/>
          <w:marBottom w:val="0"/>
          <w:divBdr>
            <w:top w:val="none" w:sz="0" w:space="0" w:color="auto"/>
            <w:left w:val="none" w:sz="0" w:space="0" w:color="auto"/>
            <w:bottom w:val="none" w:sz="0" w:space="0" w:color="auto"/>
            <w:right w:val="none" w:sz="0" w:space="0" w:color="auto"/>
          </w:divBdr>
        </w:div>
      </w:divsChild>
    </w:div>
    <w:div w:id="1254362744">
      <w:bodyDiv w:val="1"/>
      <w:marLeft w:val="0"/>
      <w:marRight w:val="0"/>
      <w:marTop w:val="0"/>
      <w:marBottom w:val="0"/>
      <w:divBdr>
        <w:top w:val="none" w:sz="0" w:space="0" w:color="auto"/>
        <w:left w:val="none" w:sz="0" w:space="0" w:color="auto"/>
        <w:bottom w:val="none" w:sz="0" w:space="0" w:color="auto"/>
        <w:right w:val="none" w:sz="0" w:space="0" w:color="auto"/>
      </w:divBdr>
      <w:divsChild>
        <w:div w:id="38208988">
          <w:marLeft w:val="1166"/>
          <w:marRight w:val="0"/>
          <w:marTop w:val="96"/>
          <w:marBottom w:val="0"/>
          <w:divBdr>
            <w:top w:val="none" w:sz="0" w:space="0" w:color="auto"/>
            <w:left w:val="none" w:sz="0" w:space="0" w:color="auto"/>
            <w:bottom w:val="none" w:sz="0" w:space="0" w:color="auto"/>
            <w:right w:val="none" w:sz="0" w:space="0" w:color="auto"/>
          </w:divBdr>
        </w:div>
        <w:div w:id="149296569">
          <w:marLeft w:val="1166"/>
          <w:marRight w:val="0"/>
          <w:marTop w:val="96"/>
          <w:marBottom w:val="0"/>
          <w:divBdr>
            <w:top w:val="none" w:sz="0" w:space="0" w:color="auto"/>
            <w:left w:val="none" w:sz="0" w:space="0" w:color="auto"/>
            <w:bottom w:val="none" w:sz="0" w:space="0" w:color="auto"/>
            <w:right w:val="none" w:sz="0" w:space="0" w:color="auto"/>
          </w:divBdr>
        </w:div>
        <w:div w:id="346953309">
          <w:marLeft w:val="1166"/>
          <w:marRight w:val="0"/>
          <w:marTop w:val="96"/>
          <w:marBottom w:val="0"/>
          <w:divBdr>
            <w:top w:val="none" w:sz="0" w:space="0" w:color="auto"/>
            <w:left w:val="none" w:sz="0" w:space="0" w:color="auto"/>
            <w:bottom w:val="none" w:sz="0" w:space="0" w:color="auto"/>
            <w:right w:val="none" w:sz="0" w:space="0" w:color="auto"/>
          </w:divBdr>
        </w:div>
        <w:div w:id="1539244064">
          <w:marLeft w:val="1166"/>
          <w:marRight w:val="0"/>
          <w:marTop w:val="96"/>
          <w:marBottom w:val="0"/>
          <w:divBdr>
            <w:top w:val="none" w:sz="0" w:space="0" w:color="auto"/>
            <w:left w:val="none" w:sz="0" w:space="0" w:color="auto"/>
            <w:bottom w:val="none" w:sz="0" w:space="0" w:color="auto"/>
            <w:right w:val="none" w:sz="0" w:space="0" w:color="auto"/>
          </w:divBdr>
        </w:div>
        <w:div w:id="1703705027">
          <w:marLeft w:val="547"/>
          <w:marRight w:val="0"/>
          <w:marTop w:val="115"/>
          <w:marBottom w:val="0"/>
          <w:divBdr>
            <w:top w:val="none" w:sz="0" w:space="0" w:color="auto"/>
            <w:left w:val="none" w:sz="0" w:space="0" w:color="auto"/>
            <w:bottom w:val="none" w:sz="0" w:space="0" w:color="auto"/>
            <w:right w:val="none" w:sz="0" w:space="0" w:color="auto"/>
          </w:divBdr>
        </w:div>
        <w:div w:id="1826125803">
          <w:marLeft w:val="1166"/>
          <w:marRight w:val="0"/>
          <w:marTop w:val="96"/>
          <w:marBottom w:val="0"/>
          <w:divBdr>
            <w:top w:val="none" w:sz="0" w:space="0" w:color="auto"/>
            <w:left w:val="none" w:sz="0" w:space="0" w:color="auto"/>
            <w:bottom w:val="none" w:sz="0" w:space="0" w:color="auto"/>
            <w:right w:val="none" w:sz="0" w:space="0" w:color="auto"/>
          </w:divBdr>
        </w:div>
      </w:divsChild>
    </w:div>
    <w:div w:id="1254627931">
      <w:bodyDiv w:val="1"/>
      <w:marLeft w:val="0"/>
      <w:marRight w:val="0"/>
      <w:marTop w:val="0"/>
      <w:marBottom w:val="0"/>
      <w:divBdr>
        <w:top w:val="none" w:sz="0" w:space="0" w:color="auto"/>
        <w:left w:val="none" w:sz="0" w:space="0" w:color="auto"/>
        <w:bottom w:val="none" w:sz="0" w:space="0" w:color="auto"/>
        <w:right w:val="none" w:sz="0" w:space="0" w:color="auto"/>
      </w:divBdr>
    </w:div>
    <w:div w:id="1254974809">
      <w:bodyDiv w:val="1"/>
      <w:marLeft w:val="0"/>
      <w:marRight w:val="0"/>
      <w:marTop w:val="0"/>
      <w:marBottom w:val="0"/>
      <w:divBdr>
        <w:top w:val="none" w:sz="0" w:space="0" w:color="auto"/>
        <w:left w:val="none" w:sz="0" w:space="0" w:color="auto"/>
        <w:bottom w:val="none" w:sz="0" w:space="0" w:color="auto"/>
        <w:right w:val="none" w:sz="0" w:space="0" w:color="auto"/>
      </w:divBdr>
    </w:div>
    <w:div w:id="1255286388">
      <w:bodyDiv w:val="1"/>
      <w:marLeft w:val="0"/>
      <w:marRight w:val="0"/>
      <w:marTop w:val="0"/>
      <w:marBottom w:val="0"/>
      <w:divBdr>
        <w:top w:val="none" w:sz="0" w:space="0" w:color="auto"/>
        <w:left w:val="none" w:sz="0" w:space="0" w:color="auto"/>
        <w:bottom w:val="none" w:sz="0" w:space="0" w:color="auto"/>
        <w:right w:val="none" w:sz="0" w:space="0" w:color="auto"/>
      </w:divBdr>
      <w:divsChild>
        <w:div w:id="447087495">
          <w:marLeft w:val="547"/>
          <w:marRight w:val="0"/>
          <w:marTop w:val="96"/>
          <w:marBottom w:val="0"/>
          <w:divBdr>
            <w:top w:val="none" w:sz="0" w:space="0" w:color="auto"/>
            <w:left w:val="none" w:sz="0" w:space="0" w:color="auto"/>
            <w:bottom w:val="none" w:sz="0" w:space="0" w:color="auto"/>
            <w:right w:val="none" w:sz="0" w:space="0" w:color="auto"/>
          </w:divBdr>
        </w:div>
        <w:div w:id="1563100849">
          <w:marLeft w:val="547"/>
          <w:marRight w:val="0"/>
          <w:marTop w:val="96"/>
          <w:marBottom w:val="0"/>
          <w:divBdr>
            <w:top w:val="none" w:sz="0" w:space="0" w:color="auto"/>
            <w:left w:val="none" w:sz="0" w:space="0" w:color="auto"/>
            <w:bottom w:val="none" w:sz="0" w:space="0" w:color="auto"/>
            <w:right w:val="none" w:sz="0" w:space="0" w:color="auto"/>
          </w:divBdr>
        </w:div>
        <w:div w:id="1631747652">
          <w:marLeft w:val="547"/>
          <w:marRight w:val="0"/>
          <w:marTop w:val="96"/>
          <w:marBottom w:val="0"/>
          <w:divBdr>
            <w:top w:val="none" w:sz="0" w:space="0" w:color="auto"/>
            <w:left w:val="none" w:sz="0" w:space="0" w:color="auto"/>
            <w:bottom w:val="none" w:sz="0" w:space="0" w:color="auto"/>
            <w:right w:val="none" w:sz="0" w:space="0" w:color="auto"/>
          </w:divBdr>
        </w:div>
        <w:div w:id="1749231129">
          <w:marLeft w:val="547"/>
          <w:marRight w:val="0"/>
          <w:marTop w:val="96"/>
          <w:marBottom w:val="0"/>
          <w:divBdr>
            <w:top w:val="none" w:sz="0" w:space="0" w:color="auto"/>
            <w:left w:val="none" w:sz="0" w:space="0" w:color="auto"/>
            <w:bottom w:val="none" w:sz="0" w:space="0" w:color="auto"/>
            <w:right w:val="none" w:sz="0" w:space="0" w:color="auto"/>
          </w:divBdr>
        </w:div>
        <w:div w:id="1968775192">
          <w:marLeft w:val="547"/>
          <w:marRight w:val="0"/>
          <w:marTop w:val="96"/>
          <w:marBottom w:val="0"/>
          <w:divBdr>
            <w:top w:val="none" w:sz="0" w:space="0" w:color="auto"/>
            <w:left w:val="none" w:sz="0" w:space="0" w:color="auto"/>
            <w:bottom w:val="none" w:sz="0" w:space="0" w:color="auto"/>
            <w:right w:val="none" w:sz="0" w:space="0" w:color="auto"/>
          </w:divBdr>
        </w:div>
        <w:div w:id="2080249100">
          <w:marLeft w:val="547"/>
          <w:marRight w:val="0"/>
          <w:marTop w:val="96"/>
          <w:marBottom w:val="0"/>
          <w:divBdr>
            <w:top w:val="none" w:sz="0" w:space="0" w:color="auto"/>
            <w:left w:val="none" w:sz="0" w:space="0" w:color="auto"/>
            <w:bottom w:val="none" w:sz="0" w:space="0" w:color="auto"/>
            <w:right w:val="none" w:sz="0" w:space="0" w:color="auto"/>
          </w:divBdr>
        </w:div>
      </w:divsChild>
    </w:div>
    <w:div w:id="1256594340">
      <w:bodyDiv w:val="1"/>
      <w:marLeft w:val="0"/>
      <w:marRight w:val="0"/>
      <w:marTop w:val="0"/>
      <w:marBottom w:val="0"/>
      <w:divBdr>
        <w:top w:val="none" w:sz="0" w:space="0" w:color="auto"/>
        <w:left w:val="none" w:sz="0" w:space="0" w:color="auto"/>
        <w:bottom w:val="none" w:sz="0" w:space="0" w:color="auto"/>
        <w:right w:val="none" w:sz="0" w:space="0" w:color="auto"/>
      </w:divBdr>
    </w:div>
    <w:div w:id="1256940860">
      <w:bodyDiv w:val="1"/>
      <w:marLeft w:val="0"/>
      <w:marRight w:val="0"/>
      <w:marTop w:val="0"/>
      <w:marBottom w:val="0"/>
      <w:divBdr>
        <w:top w:val="none" w:sz="0" w:space="0" w:color="auto"/>
        <w:left w:val="none" w:sz="0" w:space="0" w:color="auto"/>
        <w:bottom w:val="none" w:sz="0" w:space="0" w:color="auto"/>
        <w:right w:val="none" w:sz="0" w:space="0" w:color="auto"/>
      </w:divBdr>
    </w:div>
    <w:div w:id="1257405507">
      <w:bodyDiv w:val="1"/>
      <w:marLeft w:val="0"/>
      <w:marRight w:val="0"/>
      <w:marTop w:val="0"/>
      <w:marBottom w:val="0"/>
      <w:divBdr>
        <w:top w:val="none" w:sz="0" w:space="0" w:color="auto"/>
        <w:left w:val="none" w:sz="0" w:space="0" w:color="auto"/>
        <w:bottom w:val="none" w:sz="0" w:space="0" w:color="auto"/>
        <w:right w:val="none" w:sz="0" w:space="0" w:color="auto"/>
      </w:divBdr>
      <w:divsChild>
        <w:div w:id="464470855">
          <w:marLeft w:val="547"/>
          <w:marRight w:val="0"/>
          <w:marTop w:val="115"/>
          <w:marBottom w:val="0"/>
          <w:divBdr>
            <w:top w:val="none" w:sz="0" w:space="0" w:color="auto"/>
            <w:left w:val="none" w:sz="0" w:space="0" w:color="auto"/>
            <w:bottom w:val="none" w:sz="0" w:space="0" w:color="auto"/>
            <w:right w:val="none" w:sz="0" w:space="0" w:color="auto"/>
          </w:divBdr>
        </w:div>
        <w:div w:id="572474266">
          <w:marLeft w:val="1166"/>
          <w:marRight w:val="0"/>
          <w:marTop w:val="115"/>
          <w:marBottom w:val="0"/>
          <w:divBdr>
            <w:top w:val="none" w:sz="0" w:space="0" w:color="auto"/>
            <w:left w:val="none" w:sz="0" w:space="0" w:color="auto"/>
            <w:bottom w:val="none" w:sz="0" w:space="0" w:color="auto"/>
            <w:right w:val="none" w:sz="0" w:space="0" w:color="auto"/>
          </w:divBdr>
        </w:div>
        <w:div w:id="1177617974">
          <w:marLeft w:val="1166"/>
          <w:marRight w:val="0"/>
          <w:marTop w:val="115"/>
          <w:marBottom w:val="0"/>
          <w:divBdr>
            <w:top w:val="none" w:sz="0" w:space="0" w:color="auto"/>
            <w:left w:val="none" w:sz="0" w:space="0" w:color="auto"/>
            <w:bottom w:val="none" w:sz="0" w:space="0" w:color="auto"/>
            <w:right w:val="none" w:sz="0" w:space="0" w:color="auto"/>
          </w:divBdr>
        </w:div>
        <w:div w:id="1617517769">
          <w:marLeft w:val="1166"/>
          <w:marRight w:val="0"/>
          <w:marTop w:val="115"/>
          <w:marBottom w:val="0"/>
          <w:divBdr>
            <w:top w:val="none" w:sz="0" w:space="0" w:color="auto"/>
            <w:left w:val="none" w:sz="0" w:space="0" w:color="auto"/>
            <w:bottom w:val="none" w:sz="0" w:space="0" w:color="auto"/>
            <w:right w:val="none" w:sz="0" w:space="0" w:color="auto"/>
          </w:divBdr>
        </w:div>
      </w:divsChild>
    </w:div>
    <w:div w:id="1258051850">
      <w:bodyDiv w:val="1"/>
      <w:marLeft w:val="0"/>
      <w:marRight w:val="0"/>
      <w:marTop w:val="0"/>
      <w:marBottom w:val="0"/>
      <w:divBdr>
        <w:top w:val="none" w:sz="0" w:space="0" w:color="auto"/>
        <w:left w:val="none" w:sz="0" w:space="0" w:color="auto"/>
        <w:bottom w:val="none" w:sz="0" w:space="0" w:color="auto"/>
        <w:right w:val="none" w:sz="0" w:space="0" w:color="auto"/>
      </w:divBdr>
    </w:div>
    <w:div w:id="1258829887">
      <w:bodyDiv w:val="1"/>
      <w:marLeft w:val="0"/>
      <w:marRight w:val="0"/>
      <w:marTop w:val="0"/>
      <w:marBottom w:val="0"/>
      <w:divBdr>
        <w:top w:val="none" w:sz="0" w:space="0" w:color="auto"/>
        <w:left w:val="none" w:sz="0" w:space="0" w:color="auto"/>
        <w:bottom w:val="none" w:sz="0" w:space="0" w:color="auto"/>
        <w:right w:val="none" w:sz="0" w:space="0" w:color="auto"/>
      </w:divBdr>
    </w:div>
    <w:div w:id="1259410306">
      <w:bodyDiv w:val="1"/>
      <w:marLeft w:val="0"/>
      <w:marRight w:val="0"/>
      <w:marTop w:val="0"/>
      <w:marBottom w:val="0"/>
      <w:divBdr>
        <w:top w:val="none" w:sz="0" w:space="0" w:color="auto"/>
        <w:left w:val="none" w:sz="0" w:space="0" w:color="auto"/>
        <w:bottom w:val="none" w:sz="0" w:space="0" w:color="auto"/>
        <w:right w:val="none" w:sz="0" w:space="0" w:color="auto"/>
      </w:divBdr>
    </w:div>
    <w:div w:id="1259749480">
      <w:bodyDiv w:val="1"/>
      <w:marLeft w:val="0"/>
      <w:marRight w:val="0"/>
      <w:marTop w:val="0"/>
      <w:marBottom w:val="0"/>
      <w:divBdr>
        <w:top w:val="none" w:sz="0" w:space="0" w:color="auto"/>
        <w:left w:val="none" w:sz="0" w:space="0" w:color="auto"/>
        <w:bottom w:val="none" w:sz="0" w:space="0" w:color="auto"/>
        <w:right w:val="none" w:sz="0" w:space="0" w:color="auto"/>
      </w:divBdr>
    </w:div>
    <w:div w:id="1260064015">
      <w:bodyDiv w:val="1"/>
      <w:marLeft w:val="0"/>
      <w:marRight w:val="0"/>
      <w:marTop w:val="0"/>
      <w:marBottom w:val="0"/>
      <w:divBdr>
        <w:top w:val="none" w:sz="0" w:space="0" w:color="auto"/>
        <w:left w:val="none" w:sz="0" w:space="0" w:color="auto"/>
        <w:bottom w:val="none" w:sz="0" w:space="0" w:color="auto"/>
        <w:right w:val="none" w:sz="0" w:space="0" w:color="auto"/>
      </w:divBdr>
    </w:div>
    <w:div w:id="1260675872">
      <w:bodyDiv w:val="1"/>
      <w:marLeft w:val="0"/>
      <w:marRight w:val="0"/>
      <w:marTop w:val="0"/>
      <w:marBottom w:val="0"/>
      <w:divBdr>
        <w:top w:val="none" w:sz="0" w:space="0" w:color="auto"/>
        <w:left w:val="none" w:sz="0" w:space="0" w:color="auto"/>
        <w:bottom w:val="none" w:sz="0" w:space="0" w:color="auto"/>
        <w:right w:val="none" w:sz="0" w:space="0" w:color="auto"/>
      </w:divBdr>
      <w:divsChild>
        <w:div w:id="1590390367">
          <w:marLeft w:val="360"/>
          <w:marRight w:val="0"/>
          <w:marTop w:val="200"/>
          <w:marBottom w:val="0"/>
          <w:divBdr>
            <w:top w:val="none" w:sz="0" w:space="0" w:color="auto"/>
            <w:left w:val="none" w:sz="0" w:space="0" w:color="auto"/>
            <w:bottom w:val="none" w:sz="0" w:space="0" w:color="auto"/>
            <w:right w:val="none" w:sz="0" w:space="0" w:color="auto"/>
          </w:divBdr>
        </w:div>
      </w:divsChild>
    </w:div>
    <w:div w:id="1260867726">
      <w:bodyDiv w:val="1"/>
      <w:marLeft w:val="0"/>
      <w:marRight w:val="0"/>
      <w:marTop w:val="0"/>
      <w:marBottom w:val="0"/>
      <w:divBdr>
        <w:top w:val="none" w:sz="0" w:space="0" w:color="auto"/>
        <w:left w:val="none" w:sz="0" w:space="0" w:color="auto"/>
        <w:bottom w:val="none" w:sz="0" w:space="0" w:color="auto"/>
        <w:right w:val="none" w:sz="0" w:space="0" w:color="auto"/>
      </w:divBdr>
      <w:divsChild>
        <w:div w:id="36008179">
          <w:marLeft w:val="1166"/>
          <w:marRight w:val="0"/>
          <w:marTop w:val="86"/>
          <w:marBottom w:val="0"/>
          <w:divBdr>
            <w:top w:val="none" w:sz="0" w:space="0" w:color="auto"/>
            <w:left w:val="none" w:sz="0" w:space="0" w:color="auto"/>
            <w:bottom w:val="none" w:sz="0" w:space="0" w:color="auto"/>
            <w:right w:val="none" w:sz="0" w:space="0" w:color="auto"/>
          </w:divBdr>
        </w:div>
        <w:div w:id="210389218">
          <w:marLeft w:val="1166"/>
          <w:marRight w:val="0"/>
          <w:marTop w:val="86"/>
          <w:marBottom w:val="0"/>
          <w:divBdr>
            <w:top w:val="none" w:sz="0" w:space="0" w:color="auto"/>
            <w:left w:val="none" w:sz="0" w:space="0" w:color="auto"/>
            <w:bottom w:val="none" w:sz="0" w:space="0" w:color="auto"/>
            <w:right w:val="none" w:sz="0" w:space="0" w:color="auto"/>
          </w:divBdr>
        </w:div>
        <w:div w:id="462966729">
          <w:marLeft w:val="547"/>
          <w:marRight w:val="0"/>
          <w:marTop w:val="86"/>
          <w:marBottom w:val="0"/>
          <w:divBdr>
            <w:top w:val="none" w:sz="0" w:space="0" w:color="auto"/>
            <w:left w:val="none" w:sz="0" w:space="0" w:color="auto"/>
            <w:bottom w:val="none" w:sz="0" w:space="0" w:color="auto"/>
            <w:right w:val="none" w:sz="0" w:space="0" w:color="auto"/>
          </w:divBdr>
        </w:div>
        <w:div w:id="566651760">
          <w:marLeft w:val="1166"/>
          <w:marRight w:val="0"/>
          <w:marTop w:val="86"/>
          <w:marBottom w:val="0"/>
          <w:divBdr>
            <w:top w:val="none" w:sz="0" w:space="0" w:color="auto"/>
            <w:left w:val="none" w:sz="0" w:space="0" w:color="auto"/>
            <w:bottom w:val="none" w:sz="0" w:space="0" w:color="auto"/>
            <w:right w:val="none" w:sz="0" w:space="0" w:color="auto"/>
          </w:divBdr>
        </w:div>
        <w:div w:id="646013798">
          <w:marLeft w:val="1800"/>
          <w:marRight w:val="0"/>
          <w:marTop w:val="86"/>
          <w:marBottom w:val="0"/>
          <w:divBdr>
            <w:top w:val="none" w:sz="0" w:space="0" w:color="auto"/>
            <w:left w:val="none" w:sz="0" w:space="0" w:color="auto"/>
            <w:bottom w:val="none" w:sz="0" w:space="0" w:color="auto"/>
            <w:right w:val="none" w:sz="0" w:space="0" w:color="auto"/>
          </w:divBdr>
        </w:div>
        <w:div w:id="768354061">
          <w:marLeft w:val="1166"/>
          <w:marRight w:val="0"/>
          <w:marTop w:val="86"/>
          <w:marBottom w:val="0"/>
          <w:divBdr>
            <w:top w:val="none" w:sz="0" w:space="0" w:color="auto"/>
            <w:left w:val="none" w:sz="0" w:space="0" w:color="auto"/>
            <w:bottom w:val="none" w:sz="0" w:space="0" w:color="auto"/>
            <w:right w:val="none" w:sz="0" w:space="0" w:color="auto"/>
          </w:divBdr>
        </w:div>
        <w:div w:id="1083376172">
          <w:marLeft w:val="1166"/>
          <w:marRight w:val="0"/>
          <w:marTop w:val="86"/>
          <w:marBottom w:val="0"/>
          <w:divBdr>
            <w:top w:val="none" w:sz="0" w:space="0" w:color="auto"/>
            <w:left w:val="none" w:sz="0" w:space="0" w:color="auto"/>
            <w:bottom w:val="none" w:sz="0" w:space="0" w:color="auto"/>
            <w:right w:val="none" w:sz="0" w:space="0" w:color="auto"/>
          </w:divBdr>
        </w:div>
        <w:div w:id="1478762870">
          <w:marLeft w:val="1166"/>
          <w:marRight w:val="0"/>
          <w:marTop w:val="86"/>
          <w:marBottom w:val="0"/>
          <w:divBdr>
            <w:top w:val="none" w:sz="0" w:space="0" w:color="auto"/>
            <w:left w:val="none" w:sz="0" w:space="0" w:color="auto"/>
            <w:bottom w:val="none" w:sz="0" w:space="0" w:color="auto"/>
            <w:right w:val="none" w:sz="0" w:space="0" w:color="auto"/>
          </w:divBdr>
        </w:div>
      </w:divsChild>
    </w:div>
    <w:div w:id="1260871737">
      <w:bodyDiv w:val="1"/>
      <w:marLeft w:val="0"/>
      <w:marRight w:val="0"/>
      <w:marTop w:val="0"/>
      <w:marBottom w:val="0"/>
      <w:divBdr>
        <w:top w:val="none" w:sz="0" w:space="0" w:color="auto"/>
        <w:left w:val="none" w:sz="0" w:space="0" w:color="auto"/>
        <w:bottom w:val="none" w:sz="0" w:space="0" w:color="auto"/>
        <w:right w:val="none" w:sz="0" w:space="0" w:color="auto"/>
      </w:divBdr>
    </w:div>
    <w:div w:id="1261572094">
      <w:bodyDiv w:val="1"/>
      <w:marLeft w:val="0"/>
      <w:marRight w:val="0"/>
      <w:marTop w:val="0"/>
      <w:marBottom w:val="0"/>
      <w:divBdr>
        <w:top w:val="none" w:sz="0" w:space="0" w:color="auto"/>
        <w:left w:val="none" w:sz="0" w:space="0" w:color="auto"/>
        <w:bottom w:val="none" w:sz="0" w:space="0" w:color="auto"/>
        <w:right w:val="none" w:sz="0" w:space="0" w:color="auto"/>
      </w:divBdr>
      <w:divsChild>
        <w:div w:id="1135217977">
          <w:marLeft w:val="0"/>
          <w:marRight w:val="0"/>
          <w:marTop w:val="0"/>
          <w:marBottom w:val="0"/>
          <w:divBdr>
            <w:top w:val="none" w:sz="0" w:space="0" w:color="auto"/>
            <w:left w:val="none" w:sz="0" w:space="0" w:color="auto"/>
            <w:bottom w:val="none" w:sz="0" w:space="0" w:color="auto"/>
            <w:right w:val="none" w:sz="0" w:space="0" w:color="auto"/>
          </w:divBdr>
          <w:divsChild>
            <w:div w:id="1845901069">
              <w:marLeft w:val="0"/>
              <w:marRight w:val="0"/>
              <w:marTop w:val="0"/>
              <w:marBottom w:val="0"/>
              <w:divBdr>
                <w:top w:val="none" w:sz="0" w:space="0" w:color="auto"/>
                <w:left w:val="none" w:sz="0" w:space="0" w:color="auto"/>
                <w:bottom w:val="none" w:sz="0" w:space="0" w:color="auto"/>
                <w:right w:val="none" w:sz="0" w:space="0" w:color="auto"/>
              </w:divBdr>
            </w:div>
            <w:div w:id="2076312414">
              <w:marLeft w:val="0"/>
              <w:marRight w:val="0"/>
              <w:marTop w:val="0"/>
              <w:marBottom w:val="0"/>
              <w:divBdr>
                <w:top w:val="none" w:sz="0" w:space="0" w:color="auto"/>
                <w:left w:val="none" w:sz="0" w:space="0" w:color="auto"/>
                <w:bottom w:val="none" w:sz="0" w:space="0" w:color="auto"/>
                <w:right w:val="none" w:sz="0" w:space="0" w:color="auto"/>
              </w:divBdr>
            </w:div>
            <w:div w:id="213733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488827">
      <w:bodyDiv w:val="1"/>
      <w:marLeft w:val="0"/>
      <w:marRight w:val="0"/>
      <w:marTop w:val="0"/>
      <w:marBottom w:val="0"/>
      <w:divBdr>
        <w:top w:val="none" w:sz="0" w:space="0" w:color="auto"/>
        <w:left w:val="none" w:sz="0" w:space="0" w:color="auto"/>
        <w:bottom w:val="none" w:sz="0" w:space="0" w:color="auto"/>
        <w:right w:val="none" w:sz="0" w:space="0" w:color="auto"/>
      </w:divBdr>
    </w:div>
    <w:div w:id="1263077248">
      <w:bodyDiv w:val="1"/>
      <w:marLeft w:val="0"/>
      <w:marRight w:val="0"/>
      <w:marTop w:val="0"/>
      <w:marBottom w:val="0"/>
      <w:divBdr>
        <w:top w:val="none" w:sz="0" w:space="0" w:color="auto"/>
        <w:left w:val="none" w:sz="0" w:space="0" w:color="auto"/>
        <w:bottom w:val="none" w:sz="0" w:space="0" w:color="auto"/>
        <w:right w:val="none" w:sz="0" w:space="0" w:color="auto"/>
      </w:divBdr>
    </w:div>
    <w:div w:id="1263607498">
      <w:bodyDiv w:val="1"/>
      <w:marLeft w:val="0"/>
      <w:marRight w:val="0"/>
      <w:marTop w:val="0"/>
      <w:marBottom w:val="0"/>
      <w:divBdr>
        <w:top w:val="none" w:sz="0" w:space="0" w:color="auto"/>
        <w:left w:val="none" w:sz="0" w:space="0" w:color="auto"/>
        <w:bottom w:val="none" w:sz="0" w:space="0" w:color="auto"/>
        <w:right w:val="none" w:sz="0" w:space="0" w:color="auto"/>
      </w:divBdr>
    </w:div>
    <w:div w:id="1263877638">
      <w:bodyDiv w:val="1"/>
      <w:marLeft w:val="0"/>
      <w:marRight w:val="0"/>
      <w:marTop w:val="0"/>
      <w:marBottom w:val="0"/>
      <w:divBdr>
        <w:top w:val="none" w:sz="0" w:space="0" w:color="auto"/>
        <w:left w:val="none" w:sz="0" w:space="0" w:color="auto"/>
        <w:bottom w:val="none" w:sz="0" w:space="0" w:color="auto"/>
        <w:right w:val="none" w:sz="0" w:space="0" w:color="auto"/>
      </w:divBdr>
    </w:div>
    <w:div w:id="1264537413">
      <w:bodyDiv w:val="1"/>
      <w:marLeft w:val="0"/>
      <w:marRight w:val="0"/>
      <w:marTop w:val="0"/>
      <w:marBottom w:val="0"/>
      <w:divBdr>
        <w:top w:val="none" w:sz="0" w:space="0" w:color="auto"/>
        <w:left w:val="none" w:sz="0" w:space="0" w:color="auto"/>
        <w:bottom w:val="none" w:sz="0" w:space="0" w:color="auto"/>
        <w:right w:val="none" w:sz="0" w:space="0" w:color="auto"/>
      </w:divBdr>
    </w:div>
    <w:div w:id="1264916524">
      <w:bodyDiv w:val="1"/>
      <w:marLeft w:val="0"/>
      <w:marRight w:val="0"/>
      <w:marTop w:val="0"/>
      <w:marBottom w:val="0"/>
      <w:divBdr>
        <w:top w:val="none" w:sz="0" w:space="0" w:color="auto"/>
        <w:left w:val="none" w:sz="0" w:space="0" w:color="auto"/>
        <w:bottom w:val="none" w:sz="0" w:space="0" w:color="auto"/>
        <w:right w:val="none" w:sz="0" w:space="0" w:color="auto"/>
      </w:divBdr>
    </w:div>
    <w:div w:id="1265380562">
      <w:bodyDiv w:val="1"/>
      <w:marLeft w:val="0"/>
      <w:marRight w:val="0"/>
      <w:marTop w:val="0"/>
      <w:marBottom w:val="0"/>
      <w:divBdr>
        <w:top w:val="none" w:sz="0" w:space="0" w:color="auto"/>
        <w:left w:val="none" w:sz="0" w:space="0" w:color="auto"/>
        <w:bottom w:val="none" w:sz="0" w:space="0" w:color="auto"/>
        <w:right w:val="none" w:sz="0" w:space="0" w:color="auto"/>
      </w:divBdr>
    </w:div>
    <w:div w:id="1265966285">
      <w:bodyDiv w:val="1"/>
      <w:marLeft w:val="0"/>
      <w:marRight w:val="0"/>
      <w:marTop w:val="0"/>
      <w:marBottom w:val="0"/>
      <w:divBdr>
        <w:top w:val="none" w:sz="0" w:space="0" w:color="auto"/>
        <w:left w:val="none" w:sz="0" w:space="0" w:color="auto"/>
        <w:bottom w:val="none" w:sz="0" w:space="0" w:color="auto"/>
        <w:right w:val="none" w:sz="0" w:space="0" w:color="auto"/>
      </w:divBdr>
    </w:div>
    <w:div w:id="1266108711">
      <w:bodyDiv w:val="1"/>
      <w:marLeft w:val="0"/>
      <w:marRight w:val="0"/>
      <w:marTop w:val="0"/>
      <w:marBottom w:val="0"/>
      <w:divBdr>
        <w:top w:val="none" w:sz="0" w:space="0" w:color="auto"/>
        <w:left w:val="none" w:sz="0" w:space="0" w:color="auto"/>
        <w:bottom w:val="none" w:sz="0" w:space="0" w:color="auto"/>
        <w:right w:val="none" w:sz="0" w:space="0" w:color="auto"/>
      </w:divBdr>
      <w:divsChild>
        <w:div w:id="607009724">
          <w:marLeft w:val="547"/>
          <w:marRight w:val="0"/>
          <w:marTop w:val="144"/>
          <w:marBottom w:val="0"/>
          <w:divBdr>
            <w:top w:val="none" w:sz="0" w:space="0" w:color="auto"/>
            <w:left w:val="none" w:sz="0" w:space="0" w:color="auto"/>
            <w:bottom w:val="none" w:sz="0" w:space="0" w:color="auto"/>
            <w:right w:val="none" w:sz="0" w:space="0" w:color="auto"/>
          </w:divBdr>
        </w:div>
        <w:div w:id="1083340120">
          <w:marLeft w:val="547"/>
          <w:marRight w:val="0"/>
          <w:marTop w:val="144"/>
          <w:marBottom w:val="0"/>
          <w:divBdr>
            <w:top w:val="none" w:sz="0" w:space="0" w:color="auto"/>
            <w:left w:val="none" w:sz="0" w:space="0" w:color="auto"/>
            <w:bottom w:val="none" w:sz="0" w:space="0" w:color="auto"/>
            <w:right w:val="none" w:sz="0" w:space="0" w:color="auto"/>
          </w:divBdr>
        </w:div>
        <w:div w:id="1274829385">
          <w:marLeft w:val="1166"/>
          <w:marRight w:val="0"/>
          <w:marTop w:val="125"/>
          <w:marBottom w:val="0"/>
          <w:divBdr>
            <w:top w:val="none" w:sz="0" w:space="0" w:color="auto"/>
            <w:left w:val="none" w:sz="0" w:space="0" w:color="auto"/>
            <w:bottom w:val="none" w:sz="0" w:space="0" w:color="auto"/>
            <w:right w:val="none" w:sz="0" w:space="0" w:color="auto"/>
          </w:divBdr>
        </w:div>
        <w:div w:id="1893496395">
          <w:marLeft w:val="1166"/>
          <w:marRight w:val="0"/>
          <w:marTop w:val="125"/>
          <w:marBottom w:val="0"/>
          <w:divBdr>
            <w:top w:val="none" w:sz="0" w:space="0" w:color="auto"/>
            <w:left w:val="none" w:sz="0" w:space="0" w:color="auto"/>
            <w:bottom w:val="none" w:sz="0" w:space="0" w:color="auto"/>
            <w:right w:val="none" w:sz="0" w:space="0" w:color="auto"/>
          </w:divBdr>
        </w:div>
        <w:div w:id="2021618797">
          <w:marLeft w:val="1166"/>
          <w:marRight w:val="0"/>
          <w:marTop w:val="125"/>
          <w:marBottom w:val="0"/>
          <w:divBdr>
            <w:top w:val="none" w:sz="0" w:space="0" w:color="auto"/>
            <w:left w:val="none" w:sz="0" w:space="0" w:color="auto"/>
            <w:bottom w:val="none" w:sz="0" w:space="0" w:color="auto"/>
            <w:right w:val="none" w:sz="0" w:space="0" w:color="auto"/>
          </w:divBdr>
        </w:div>
      </w:divsChild>
    </w:div>
    <w:div w:id="1266184407">
      <w:bodyDiv w:val="1"/>
      <w:marLeft w:val="0"/>
      <w:marRight w:val="0"/>
      <w:marTop w:val="0"/>
      <w:marBottom w:val="0"/>
      <w:divBdr>
        <w:top w:val="none" w:sz="0" w:space="0" w:color="auto"/>
        <w:left w:val="none" w:sz="0" w:space="0" w:color="auto"/>
        <w:bottom w:val="none" w:sz="0" w:space="0" w:color="auto"/>
        <w:right w:val="none" w:sz="0" w:space="0" w:color="auto"/>
      </w:divBdr>
    </w:div>
    <w:div w:id="1266423461">
      <w:bodyDiv w:val="1"/>
      <w:marLeft w:val="0"/>
      <w:marRight w:val="0"/>
      <w:marTop w:val="0"/>
      <w:marBottom w:val="0"/>
      <w:divBdr>
        <w:top w:val="none" w:sz="0" w:space="0" w:color="auto"/>
        <w:left w:val="none" w:sz="0" w:space="0" w:color="auto"/>
        <w:bottom w:val="none" w:sz="0" w:space="0" w:color="auto"/>
        <w:right w:val="none" w:sz="0" w:space="0" w:color="auto"/>
      </w:divBdr>
    </w:div>
    <w:div w:id="1266616369">
      <w:bodyDiv w:val="1"/>
      <w:marLeft w:val="0"/>
      <w:marRight w:val="0"/>
      <w:marTop w:val="0"/>
      <w:marBottom w:val="0"/>
      <w:divBdr>
        <w:top w:val="none" w:sz="0" w:space="0" w:color="auto"/>
        <w:left w:val="none" w:sz="0" w:space="0" w:color="auto"/>
        <w:bottom w:val="none" w:sz="0" w:space="0" w:color="auto"/>
        <w:right w:val="none" w:sz="0" w:space="0" w:color="auto"/>
      </w:divBdr>
    </w:div>
    <w:div w:id="1267275143">
      <w:bodyDiv w:val="1"/>
      <w:marLeft w:val="0"/>
      <w:marRight w:val="0"/>
      <w:marTop w:val="0"/>
      <w:marBottom w:val="0"/>
      <w:divBdr>
        <w:top w:val="none" w:sz="0" w:space="0" w:color="auto"/>
        <w:left w:val="none" w:sz="0" w:space="0" w:color="auto"/>
        <w:bottom w:val="none" w:sz="0" w:space="0" w:color="auto"/>
        <w:right w:val="none" w:sz="0" w:space="0" w:color="auto"/>
      </w:divBdr>
    </w:div>
    <w:div w:id="1268274793">
      <w:bodyDiv w:val="1"/>
      <w:marLeft w:val="0"/>
      <w:marRight w:val="0"/>
      <w:marTop w:val="0"/>
      <w:marBottom w:val="0"/>
      <w:divBdr>
        <w:top w:val="none" w:sz="0" w:space="0" w:color="auto"/>
        <w:left w:val="none" w:sz="0" w:space="0" w:color="auto"/>
        <w:bottom w:val="none" w:sz="0" w:space="0" w:color="auto"/>
        <w:right w:val="none" w:sz="0" w:space="0" w:color="auto"/>
      </w:divBdr>
    </w:div>
    <w:div w:id="1268394374">
      <w:bodyDiv w:val="1"/>
      <w:marLeft w:val="0"/>
      <w:marRight w:val="0"/>
      <w:marTop w:val="0"/>
      <w:marBottom w:val="0"/>
      <w:divBdr>
        <w:top w:val="none" w:sz="0" w:space="0" w:color="auto"/>
        <w:left w:val="none" w:sz="0" w:space="0" w:color="auto"/>
        <w:bottom w:val="none" w:sz="0" w:space="0" w:color="auto"/>
        <w:right w:val="none" w:sz="0" w:space="0" w:color="auto"/>
      </w:divBdr>
    </w:div>
    <w:div w:id="1271355235">
      <w:bodyDiv w:val="1"/>
      <w:marLeft w:val="0"/>
      <w:marRight w:val="0"/>
      <w:marTop w:val="0"/>
      <w:marBottom w:val="0"/>
      <w:divBdr>
        <w:top w:val="none" w:sz="0" w:space="0" w:color="auto"/>
        <w:left w:val="none" w:sz="0" w:space="0" w:color="auto"/>
        <w:bottom w:val="none" w:sz="0" w:space="0" w:color="auto"/>
        <w:right w:val="none" w:sz="0" w:space="0" w:color="auto"/>
      </w:divBdr>
    </w:div>
    <w:div w:id="1272014936">
      <w:bodyDiv w:val="1"/>
      <w:marLeft w:val="0"/>
      <w:marRight w:val="0"/>
      <w:marTop w:val="0"/>
      <w:marBottom w:val="0"/>
      <w:divBdr>
        <w:top w:val="none" w:sz="0" w:space="0" w:color="auto"/>
        <w:left w:val="none" w:sz="0" w:space="0" w:color="auto"/>
        <w:bottom w:val="none" w:sz="0" w:space="0" w:color="auto"/>
        <w:right w:val="none" w:sz="0" w:space="0" w:color="auto"/>
      </w:divBdr>
      <w:divsChild>
        <w:div w:id="446655620">
          <w:marLeft w:val="274"/>
          <w:marRight w:val="0"/>
          <w:marTop w:val="96"/>
          <w:marBottom w:val="0"/>
          <w:divBdr>
            <w:top w:val="none" w:sz="0" w:space="0" w:color="auto"/>
            <w:left w:val="none" w:sz="0" w:space="0" w:color="auto"/>
            <w:bottom w:val="none" w:sz="0" w:space="0" w:color="auto"/>
            <w:right w:val="none" w:sz="0" w:space="0" w:color="auto"/>
          </w:divBdr>
        </w:div>
        <w:div w:id="745880561">
          <w:marLeft w:val="835"/>
          <w:marRight w:val="0"/>
          <w:marTop w:val="86"/>
          <w:marBottom w:val="0"/>
          <w:divBdr>
            <w:top w:val="none" w:sz="0" w:space="0" w:color="auto"/>
            <w:left w:val="none" w:sz="0" w:space="0" w:color="auto"/>
            <w:bottom w:val="none" w:sz="0" w:space="0" w:color="auto"/>
            <w:right w:val="none" w:sz="0" w:space="0" w:color="auto"/>
          </w:divBdr>
        </w:div>
        <w:div w:id="1162618123">
          <w:marLeft w:val="835"/>
          <w:marRight w:val="0"/>
          <w:marTop w:val="86"/>
          <w:marBottom w:val="0"/>
          <w:divBdr>
            <w:top w:val="none" w:sz="0" w:space="0" w:color="auto"/>
            <w:left w:val="none" w:sz="0" w:space="0" w:color="auto"/>
            <w:bottom w:val="none" w:sz="0" w:space="0" w:color="auto"/>
            <w:right w:val="none" w:sz="0" w:space="0" w:color="auto"/>
          </w:divBdr>
        </w:div>
        <w:div w:id="1390495775">
          <w:marLeft w:val="835"/>
          <w:marRight w:val="0"/>
          <w:marTop w:val="86"/>
          <w:marBottom w:val="0"/>
          <w:divBdr>
            <w:top w:val="none" w:sz="0" w:space="0" w:color="auto"/>
            <w:left w:val="none" w:sz="0" w:space="0" w:color="auto"/>
            <w:bottom w:val="none" w:sz="0" w:space="0" w:color="auto"/>
            <w:right w:val="none" w:sz="0" w:space="0" w:color="auto"/>
          </w:divBdr>
        </w:div>
        <w:div w:id="1442337320">
          <w:marLeft w:val="835"/>
          <w:marRight w:val="0"/>
          <w:marTop w:val="86"/>
          <w:marBottom w:val="0"/>
          <w:divBdr>
            <w:top w:val="none" w:sz="0" w:space="0" w:color="auto"/>
            <w:left w:val="none" w:sz="0" w:space="0" w:color="auto"/>
            <w:bottom w:val="none" w:sz="0" w:space="0" w:color="auto"/>
            <w:right w:val="none" w:sz="0" w:space="0" w:color="auto"/>
          </w:divBdr>
        </w:div>
        <w:div w:id="1482964120">
          <w:marLeft w:val="835"/>
          <w:marRight w:val="0"/>
          <w:marTop w:val="86"/>
          <w:marBottom w:val="0"/>
          <w:divBdr>
            <w:top w:val="none" w:sz="0" w:space="0" w:color="auto"/>
            <w:left w:val="none" w:sz="0" w:space="0" w:color="auto"/>
            <w:bottom w:val="none" w:sz="0" w:space="0" w:color="auto"/>
            <w:right w:val="none" w:sz="0" w:space="0" w:color="auto"/>
          </w:divBdr>
        </w:div>
        <w:div w:id="1632056372">
          <w:marLeft w:val="274"/>
          <w:marRight w:val="0"/>
          <w:marTop w:val="96"/>
          <w:marBottom w:val="0"/>
          <w:divBdr>
            <w:top w:val="none" w:sz="0" w:space="0" w:color="auto"/>
            <w:left w:val="none" w:sz="0" w:space="0" w:color="auto"/>
            <w:bottom w:val="none" w:sz="0" w:space="0" w:color="auto"/>
            <w:right w:val="none" w:sz="0" w:space="0" w:color="auto"/>
          </w:divBdr>
        </w:div>
        <w:div w:id="1854495142">
          <w:marLeft w:val="835"/>
          <w:marRight w:val="0"/>
          <w:marTop w:val="86"/>
          <w:marBottom w:val="0"/>
          <w:divBdr>
            <w:top w:val="none" w:sz="0" w:space="0" w:color="auto"/>
            <w:left w:val="none" w:sz="0" w:space="0" w:color="auto"/>
            <w:bottom w:val="none" w:sz="0" w:space="0" w:color="auto"/>
            <w:right w:val="none" w:sz="0" w:space="0" w:color="auto"/>
          </w:divBdr>
        </w:div>
        <w:div w:id="2074352547">
          <w:marLeft w:val="835"/>
          <w:marRight w:val="0"/>
          <w:marTop w:val="86"/>
          <w:marBottom w:val="0"/>
          <w:divBdr>
            <w:top w:val="none" w:sz="0" w:space="0" w:color="auto"/>
            <w:left w:val="none" w:sz="0" w:space="0" w:color="auto"/>
            <w:bottom w:val="none" w:sz="0" w:space="0" w:color="auto"/>
            <w:right w:val="none" w:sz="0" w:space="0" w:color="auto"/>
          </w:divBdr>
        </w:div>
      </w:divsChild>
    </w:div>
    <w:div w:id="1273441557">
      <w:bodyDiv w:val="1"/>
      <w:marLeft w:val="0"/>
      <w:marRight w:val="0"/>
      <w:marTop w:val="0"/>
      <w:marBottom w:val="0"/>
      <w:divBdr>
        <w:top w:val="none" w:sz="0" w:space="0" w:color="auto"/>
        <w:left w:val="none" w:sz="0" w:space="0" w:color="auto"/>
        <w:bottom w:val="none" w:sz="0" w:space="0" w:color="auto"/>
        <w:right w:val="none" w:sz="0" w:space="0" w:color="auto"/>
      </w:divBdr>
    </w:div>
    <w:div w:id="1273904549">
      <w:bodyDiv w:val="1"/>
      <w:marLeft w:val="0"/>
      <w:marRight w:val="0"/>
      <w:marTop w:val="0"/>
      <w:marBottom w:val="0"/>
      <w:divBdr>
        <w:top w:val="none" w:sz="0" w:space="0" w:color="auto"/>
        <w:left w:val="none" w:sz="0" w:space="0" w:color="auto"/>
        <w:bottom w:val="none" w:sz="0" w:space="0" w:color="auto"/>
        <w:right w:val="none" w:sz="0" w:space="0" w:color="auto"/>
      </w:divBdr>
    </w:div>
    <w:div w:id="1275095089">
      <w:bodyDiv w:val="1"/>
      <w:marLeft w:val="0"/>
      <w:marRight w:val="0"/>
      <w:marTop w:val="0"/>
      <w:marBottom w:val="0"/>
      <w:divBdr>
        <w:top w:val="none" w:sz="0" w:space="0" w:color="auto"/>
        <w:left w:val="none" w:sz="0" w:space="0" w:color="auto"/>
        <w:bottom w:val="none" w:sz="0" w:space="0" w:color="auto"/>
        <w:right w:val="none" w:sz="0" w:space="0" w:color="auto"/>
      </w:divBdr>
    </w:div>
    <w:div w:id="1275748414">
      <w:bodyDiv w:val="1"/>
      <w:marLeft w:val="0"/>
      <w:marRight w:val="0"/>
      <w:marTop w:val="0"/>
      <w:marBottom w:val="0"/>
      <w:divBdr>
        <w:top w:val="none" w:sz="0" w:space="0" w:color="auto"/>
        <w:left w:val="none" w:sz="0" w:space="0" w:color="auto"/>
        <w:bottom w:val="none" w:sz="0" w:space="0" w:color="auto"/>
        <w:right w:val="none" w:sz="0" w:space="0" w:color="auto"/>
      </w:divBdr>
    </w:div>
    <w:div w:id="1276135604">
      <w:bodyDiv w:val="1"/>
      <w:marLeft w:val="0"/>
      <w:marRight w:val="0"/>
      <w:marTop w:val="0"/>
      <w:marBottom w:val="0"/>
      <w:divBdr>
        <w:top w:val="none" w:sz="0" w:space="0" w:color="auto"/>
        <w:left w:val="none" w:sz="0" w:space="0" w:color="auto"/>
        <w:bottom w:val="none" w:sz="0" w:space="0" w:color="auto"/>
        <w:right w:val="none" w:sz="0" w:space="0" w:color="auto"/>
      </w:divBdr>
      <w:divsChild>
        <w:div w:id="592395127">
          <w:marLeft w:val="1166"/>
          <w:marRight w:val="0"/>
          <w:marTop w:val="96"/>
          <w:marBottom w:val="0"/>
          <w:divBdr>
            <w:top w:val="none" w:sz="0" w:space="0" w:color="auto"/>
            <w:left w:val="none" w:sz="0" w:space="0" w:color="auto"/>
            <w:bottom w:val="none" w:sz="0" w:space="0" w:color="auto"/>
            <w:right w:val="none" w:sz="0" w:space="0" w:color="auto"/>
          </w:divBdr>
        </w:div>
        <w:div w:id="741831676">
          <w:marLeft w:val="1886"/>
          <w:marRight w:val="0"/>
          <w:marTop w:val="77"/>
          <w:marBottom w:val="0"/>
          <w:divBdr>
            <w:top w:val="none" w:sz="0" w:space="0" w:color="auto"/>
            <w:left w:val="none" w:sz="0" w:space="0" w:color="auto"/>
            <w:bottom w:val="none" w:sz="0" w:space="0" w:color="auto"/>
            <w:right w:val="none" w:sz="0" w:space="0" w:color="auto"/>
          </w:divBdr>
        </w:div>
        <w:div w:id="1084187653">
          <w:marLeft w:val="547"/>
          <w:marRight w:val="0"/>
          <w:marTop w:val="96"/>
          <w:marBottom w:val="0"/>
          <w:divBdr>
            <w:top w:val="none" w:sz="0" w:space="0" w:color="auto"/>
            <w:left w:val="none" w:sz="0" w:space="0" w:color="auto"/>
            <w:bottom w:val="none" w:sz="0" w:space="0" w:color="auto"/>
            <w:right w:val="none" w:sz="0" w:space="0" w:color="auto"/>
          </w:divBdr>
        </w:div>
        <w:div w:id="1125932376">
          <w:marLeft w:val="1166"/>
          <w:marRight w:val="0"/>
          <w:marTop w:val="96"/>
          <w:marBottom w:val="0"/>
          <w:divBdr>
            <w:top w:val="none" w:sz="0" w:space="0" w:color="auto"/>
            <w:left w:val="none" w:sz="0" w:space="0" w:color="auto"/>
            <w:bottom w:val="none" w:sz="0" w:space="0" w:color="auto"/>
            <w:right w:val="none" w:sz="0" w:space="0" w:color="auto"/>
          </w:divBdr>
        </w:div>
        <w:div w:id="1466922436">
          <w:marLeft w:val="1886"/>
          <w:marRight w:val="0"/>
          <w:marTop w:val="77"/>
          <w:marBottom w:val="0"/>
          <w:divBdr>
            <w:top w:val="none" w:sz="0" w:space="0" w:color="auto"/>
            <w:left w:val="none" w:sz="0" w:space="0" w:color="auto"/>
            <w:bottom w:val="none" w:sz="0" w:space="0" w:color="auto"/>
            <w:right w:val="none" w:sz="0" w:space="0" w:color="auto"/>
          </w:divBdr>
        </w:div>
        <w:div w:id="1523743119">
          <w:marLeft w:val="1886"/>
          <w:marRight w:val="0"/>
          <w:marTop w:val="77"/>
          <w:marBottom w:val="0"/>
          <w:divBdr>
            <w:top w:val="none" w:sz="0" w:space="0" w:color="auto"/>
            <w:left w:val="none" w:sz="0" w:space="0" w:color="auto"/>
            <w:bottom w:val="none" w:sz="0" w:space="0" w:color="auto"/>
            <w:right w:val="none" w:sz="0" w:space="0" w:color="auto"/>
          </w:divBdr>
        </w:div>
        <w:div w:id="1681853731">
          <w:marLeft w:val="1886"/>
          <w:marRight w:val="0"/>
          <w:marTop w:val="77"/>
          <w:marBottom w:val="0"/>
          <w:divBdr>
            <w:top w:val="none" w:sz="0" w:space="0" w:color="auto"/>
            <w:left w:val="none" w:sz="0" w:space="0" w:color="auto"/>
            <w:bottom w:val="none" w:sz="0" w:space="0" w:color="auto"/>
            <w:right w:val="none" w:sz="0" w:space="0" w:color="auto"/>
          </w:divBdr>
        </w:div>
        <w:div w:id="1725371983">
          <w:marLeft w:val="1166"/>
          <w:marRight w:val="0"/>
          <w:marTop w:val="96"/>
          <w:marBottom w:val="0"/>
          <w:divBdr>
            <w:top w:val="none" w:sz="0" w:space="0" w:color="auto"/>
            <w:left w:val="none" w:sz="0" w:space="0" w:color="auto"/>
            <w:bottom w:val="none" w:sz="0" w:space="0" w:color="auto"/>
            <w:right w:val="none" w:sz="0" w:space="0" w:color="auto"/>
          </w:divBdr>
        </w:div>
        <w:div w:id="1918008654">
          <w:marLeft w:val="1886"/>
          <w:marRight w:val="0"/>
          <w:marTop w:val="77"/>
          <w:marBottom w:val="0"/>
          <w:divBdr>
            <w:top w:val="none" w:sz="0" w:space="0" w:color="auto"/>
            <w:left w:val="none" w:sz="0" w:space="0" w:color="auto"/>
            <w:bottom w:val="none" w:sz="0" w:space="0" w:color="auto"/>
            <w:right w:val="none" w:sz="0" w:space="0" w:color="auto"/>
          </w:divBdr>
        </w:div>
        <w:div w:id="2009088256">
          <w:marLeft w:val="1166"/>
          <w:marRight w:val="0"/>
          <w:marTop w:val="96"/>
          <w:marBottom w:val="0"/>
          <w:divBdr>
            <w:top w:val="none" w:sz="0" w:space="0" w:color="auto"/>
            <w:left w:val="none" w:sz="0" w:space="0" w:color="auto"/>
            <w:bottom w:val="none" w:sz="0" w:space="0" w:color="auto"/>
            <w:right w:val="none" w:sz="0" w:space="0" w:color="auto"/>
          </w:divBdr>
        </w:div>
        <w:div w:id="2038383610">
          <w:marLeft w:val="1166"/>
          <w:marRight w:val="0"/>
          <w:marTop w:val="96"/>
          <w:marBottom w:val="0"/>
          <w:divBdr>
            <w:top w:val="none" w:sz="0" w:space="0" w:color="auto"/>
            <w:left w:val="none" w:sz="0" w:space="0" w:color="auto"/>
            <w:bottom w:val="none" w:sz="0" w:space="0" w:color="auto"/>
            <w:right w:val="none" w:sz="0" w:space="0" w:color="auto"/>
          </w:divBdr>
        </w:div>
        <w:div w:id="2057580886">
          <w:marLeft w:val="1886"/>
          <w:marRight w:val="0"/>
          <w:marTop w:val="77"/>
          <w:marBottom w:val="0"/>
          <w:divBdr>
            <w:top w:val="none" w:sz="0" w:space="0" w:color="auto"/>
            <w:left w:val="none" w:sz="0" w:space="0" w:color="auto"/>
            <w:bottom w:val="none" w:sz="0" w:space="0" w:color="auto"/>
            <w:right w:val="none" w:sz="0" w:space="0" w:color="auto"/>
          </w:divBdr>
        </w:div>
      </w:divsChild>
    </w:div>
    <w:div w:id="1278411011">
      <w:bodyDiv w:val="1"/>
      <w:marLeft w:val="0"/>
      <w:marRight w:val="0"/>
      <w:marTop w:val="0"/>
      <w:marBottom w:val="0"/>
      <w:divBdr>
        <w:top w:val="none" w:sz="0" w:space="0" w:color="auto"/>
        <w:left w:val="none" w:sz="0" w:space="0" w:color="auto"/>
        <w:bottom w:val="none" w:sz="0" w:space="0" w:color="auto"/>
        <w:right w:val="none" w:sz="0" w:space="0" w:color="auto"/>
      </w:divBdr>
      <w:divsChild>
        <w:div w:id="292293484">
          <w:marLeft w:val="547"/>
          <w:marRight w:val="0"/>
          <w:marTop w:val="154"/>
          <w:marBottom w:val="0"/>
          <w:divBdr>
            <w:top w:val="none" w:sz="0" w:space="0" w:color="auto"/>
            <w:left w:val="none" w:sz="0" w:space="0" w:color="auto"/>
            <w:bottom w:val="none" w:sz="0" w:space="0" w:color="auto"/>
            <w:right w:val="none" w:sz="0" w:space="0" w:color="auto"/>
          </w:divBdr>
        </w:div>
      </w:divsChild>
    </w:div>
    <w:div w:id="1279071756">
      <w:bodyDiv w:val="1"/>
      <w:marLeft w:val="0"/>
      <w:marRight w:val="0"/>
      <w:marTop w:val="0"/>
      <w:marBottom w:val="0"/>
      <w:divBdr>
        <w:top w:val="none" w:sz="0" w:space="0" w:color="auto"/>
        <w:left w:val="none" w:sz="0" w:space="0" w:color="auto"/>
        <w:bottom w:val="none" w:sz="0" w:space="0" w:color="auto"/>
        <w:right w:val="none" w:sz="0" w:space="0" w:color="auto"/>
      </w:divBdr>
    </w:div>
    <w:div w:id="1280574312">
      <w:bodyDiv w:val="1"/>
      <w:marLeft w:val="0"/>
      <w:marRight w:val="0"/>
      <w:marTop w:val="0"/>
      <w:marBottom w:val="0"/>
      <w:divBdr>
        <w:top w:val="none" w:sz="0" w:space="0" w:color="auto"/>
        <w:left w:val="none" w:sz="0" w:space="0" w:color="auto"/>
        <w:bottom w:val="none" w:sz="0" w:space="0" w:color="auto"/>
        <w:right w:val="none" w:sz="0" w:space="0" w:color="auto"/>
      </w:divBdr>
    </w:div>
    <w:div w:id="1281649651">
      <w:bodyDiv w:val="1"/>
      <w:marLeft w:val="0"/>
      <w:marRight w:val="0"/>
      <w:marTop w:val="0"/>
      <w:marBottom w:val="0"/>
      <w:divBdr>
        <w:top w:val="none" w:sz="0" w:space="0" w:color="auto"/>
        <w:left w:val="none" w:sz="0" w:space="0" w:color="auto"/>
        <w:bottom w:val="none" w:sz="0" w:space="0" w:color="auto"/>
        <w:right w:val="none" w:sz="0" w:space="0" w:color="auto"/>
      </w:divBdr>
    </w:div>
    <w:div w:id="1281718894">
      <w:bodyDiv w:val="1"/>
      <w:marLeft w:val="0"/>
      <w:marRight w:val="0"/>
      <w:marTop w:val="0"/>
      <w:marBottom w:val="0"/>
      <w:divBdr>
        <w:top w:val="none" w:sz="0" w:space="0" w:color="auto"/>
        <w:left w:val="none" w:sz="0" w:space="0" w:color="auto"/>
        <w:bottom w:val="none" w:sz="0" w:space="0" w:color="auto"/>
        <w:right w:val="none" w:sz="0" w:space="0" w:color="auto"/>
      </w:divBdr>
    </w:div>
    <w:div w:id="1281915949">
      <w:bodyDiv w:val="1"/>
      <w:marLeft w:val="0"/>
      <w:marRight w:val="0"/>
      <w:marTop w:val="0"/>
      <w:marBottom w:val="0"/>
      <w:divBdr>
        <w:top w:val="none" w:sz="0" w:space="0" w:color="auto"/>
        <w:left w:val="none" w:sz="0" w:space="0" w:color="auto"/>
        <w:bottom w:val="none" w:sz="0" w:space="0" w:color="auto"/>
        <w:right w:val="none" w:sz="0" w:space="0" w:color="auto"/>
      </w:divBdr>
    </w:div>
    <w:div w:id="1283685743">
      <w:bodyDiv w:val="1"/>
      <w:marLeft w:val="0"/>
      <w:marRight w:val="0"/>
      <w:marTop w:val="0"/>
      <w:marBottom w:val="0"/>
      <w:divBdr>
        <w:top w:val="none" w:sz="0" w:space="0" w:color="auto"/>
        <w:left w:val="none" w:sz="0" w:space="0" w:color="auto"/>
        <w:bottom w:val="none" w:sz="0" w:space="0" w:color="auto"/>
        <w:right w:val="none" w:sz="0" w:space="0" w:color="auto"/>
      </w:divBdr>
      <w:divsChild>
        <w:div w:id="169299443">
          <w:marLeft w:val="1526"/>
          <w:marRight w:val="0"/>
          <w:marTop w:val="115"/>
          <w:marBottom w:val="0"/>
          <w:divBdr>
            <w:top w:val="none" w:sz="0" w:space="0" w:color="auto"/>
            <w:left w:val="none" w:sz="0" w:space="0" w:color="auto"/>
            <w:bottom w:val="none" w:sz="0" w:space="0" w:color="auto"/>
            <w:right w:val="none" w:sz="0" w:space="0" w:color="auto"/>
          </w:divBdr>
        </w:div>
        <w:div w:id="271210444">
          <w:marLeft w:val="1800"/>
          <w:marRight w:val="0"/>
          <w:marTop w:val="115"/>
          <w:marBottom w:val="0"/>
          <w:divBdr>
            <w:top w:val="none" w:sz="0" w:space="0" w:color="auto"/>
            <w:left w:val="none" w:sz="0" w:space="0" w:color="auto"/>
            <w:bottom w:val="none" w:sz="0" w:space="0" w:color="auto"/>
            <w:right w:val="none" w:sz="0" w:space="0" w:color="auto"/>
          </w:divBdr>
        </w:div>
        <w:div w:id="812873537">
          <w:marLeft w:val="1800"/>
          <w:marRight w:val="0"/>
          <w:marTop w:val="115"/>
          <w:marBottom w:val="0"/>
          <w:divBdr>
            <w:top w:val="none" w:sz="0" w:space="0" w:color="auto"/>
            <w:left w:val="none" w:sz="0" w:space="0" w:color="auto"/>
            <w:bottom w:val="none" w:sz="0" w:space="0" w:color="auto"/>
            <w:right w:val="none" w:sz="0" w:space="0" w:color="auto"/>
          </w:divBdr>
        </w:div>
        <w:div w:id="913507905">
          <w:marLeft w:val="1526"/>
          <w:marRight w:val="0"/>
          <w:marTop w:val="115"/>
          <w:marBottom w:val="0"/>
          <w:divBdr>
            <w:top w:val="none" w:sz="0" w:space="0" w:color="auto"/>
            <w:left w:val="none" w:sz="0" w:space="0" w:color="auto"/>
            <w:bottom w:val="none" w:sz="0" w:space="0" w:color="auto"/>
            <w:right w:val="none" w:sz="0" w:space="0" w:color="auto"/>
          </w:divBdr>
        </w:div>
        <w:div w:id="1716539257">
          <w:marLeft w:val="1526"/>
          <w:marRight w:val="0"/>
          <w:marTop w:val="115"/>
          <w:marBottom w:val="0"/>
          <w:divBdr>
            <w:top w:val="none" w:sz="0" w:space="0" w:color="auto"/>
            <w:left w:val="none" w:sz="0" w:space="0" w:color="auto"/>
            <w:bottom w:val="none" w:sz="0" w:space="0" w:color="auto"/>
            <w:right w:val="none" w:sz="0" w:space="0" w:color="auto"/>
          </w:divBdr>
        </w:div>
      </w:divsChild>
    </w:div>
    <w:div w:id="1284144195">
      <w:bodyDiv w:val="1"/>
      <w:marLeft w:val="0"/>
      <w:marRight w:val="0"/>
      <w:marTop w:val="0"/>
      <w:marBottom w:val="0"/>
      <w:divBdr>
        <w:top w:val="none" w:sz="0" w:space="0" w:color="auto"/>
        <w:left w:val="none" w:sz="0" w:space="0" w:color="auto"/>
        <w:bottom w:val="none" w:sz="0" w:space="0" w:color="auto"/>
        <w:right w:val="none" w:sz="0" w:space="0" w:color="auto"/>
      </w:divBdr>
    </w:div>
    <w:div w:id="1285306148">
      <w:bodyDiv w:val="1"/>
      <w:marLeft w:val="0"/>
      <w:marRight w:val="0"/>
      <w:marTop w:val="0"/>
      <w:marBottom w:val="0"/>
      <w:divBdr>
        <w:top w:val="none" w:sz="0" w:space="0" w:color="auto"/>
        <w:left w:val="none" w:sz="0" w:space="0" w:color="auto"/>
        <w:bottom w:val="none" w:sz="0" w:space="0" w:color="auto"/>
        <w:right w:val="none" w:sz="0" w:space="0" w:color="auto"/>
      </w:divBdr>
    </w:div>
    <w:div w:id="1285379530">
      <w:bodyDiv w:val="1"/>
      <w:marLeft w:val="0"/>
      <w:marRight w:val="0"/>
      <w:marTop w:val="0"/>
      <w:marBottom w:val="0"/>
      <w:divBdr>
        <w:top w:val="none" w:sz="0" w:space="0" w:color="auto"/>
        <w:left w:val="none" w:sz="0" w:space="0" w:color="auto"/>
        <w:bottom w:val="none" w:sz="0" w:space="0" w:color="auto"/>
        <w:right w:val="none" w:sz="0" w:space="0" w:color="auto"/>
      </w:divBdr>
    </w:div>
    <w:div w:id="1285892104">
      <w:bodyDiv w:val="1"/>
      <w:marLeft w:val="0"/>
      <w:marRight w:val="0"/>
      <w:marTop w:val="0"/>
      <w:marBottom w:val="0"/>
      <w:divBdr>
        <w:top w:val="none" w:sz="0" w:space="0" w:color="auto"/>
        <w:left w:val="none" w:sz="0" w:space="0" w:color="auto"/>
        <w:bottom w:val="none" w:sz="0" w:space="0" w:color="auto"/>
        <w:right w:val="none" w:sz="0" w:space="0" w:color="auto"/>
      </w:divBdr>
    </w:div>
    <w:div w:id="1287081224">
      <w:bodyDiv w:val="1"/>
      <w:marLeft w:val="0"/>
      <w:marRight w:val="0"/>
      <w:marTop w:val="0"/>
      <w:marBottom w:val="0"/>
      <w:divBdr>
        <w:top w:val="none" w:sz="0" w:space="0" w:color="auto"/>
        <w:left w:val="none" w:sz="0" w:space="0" w:color="auto"/>
        <w:bottom w:val="none" w:sz="0" w:space="0" w:color="auto"/>
        <w:right w:val="none" w:sz="0" w:space="0" w:color="auto"/>
      </w:divBdr>
    </w:div>
    <w:div w:id="1288045714">
      <w:bodyDiv w:val="1"/>
      <w:marLeft w:val="0"/>
      <w:marRight w:val="0"/>
      <w:marTop w:val="0"/>
      <w:marBottom w:val="0"/>
      <w:divBdr>
        <w:top w:val="none" w:sz="0" w:space="0" w:color="auto"/>
        <w:left w:val="none" w:sz="0" w:space="0" w:color="auto"/>
        <w:bottom w:val="none" w:sz="0" w:space="0" w:color="auto"/>
        <w:right w:val="none" w:sz="0" w:space="0" w:color="auto"/>
      </w:divBdr>
    </w:div>
    <w:div w:id="1288394385">
      <w:bodyDiv w:val="1"/>
      <w:marLeft w:val="0"/>
      <w:marRight w:val="0"/>
      <w:marTop w:val="0"/>
      <w:marBottom w:val="0"/>
      <w:divBdr>
        <w:top w:val="none" w:sz="0" w:space="0" w:color="auto"/>
        <w:left w:val="none" w:sz="0" w:space="0" w:color="auto"/>
        <w:bottom w:val="none" w:sz="0" w:space="0" w:color="auto"/>
        <w:right w:val="none" w:sz="0" w:space="0" w:color="auto"/>
      </w:divBdr>
    </w:div>
    <w:div w:id="1288514444">
      <w:bodyDiv w:val="1"/>
      <w:marLeft w:val="0"/>
      <w:marRight w:val="0"/>
      <w:marTop w:val="0"/>
      <w:marBottom w:val="0"/>
      <w:divBdr>
        <w:top w:val="none" w:sz="0" w:space="0" w:color="auto"/>
        <w:left w:val="none" w:sz="0" w:space="0" w:color="auto"/>
        <w:bottom w:val="none" w:sz="0" w:space="0" w:color="auto"/>
        <w:right w:val="none" w:sz="0" w:space="0" w:color="auto"/>
      </w:divBdr>
    </w:div>
    <w:div w:id="1288661199">
      <w:bodyDiv w:val="1"/>
      <w:marLeft w:val="0"/>
      <w:marRight w:val="0"/>
      <w:marTop w:val="0"/>
      <w:marBottom w:val="0"/>
      <w:divBdr>
        <w:top w:val="none" w:sz="0" w:space="0" w:color="auto"/>
        <w:left w:val="none" w:sz="0" w:space="0" w:color="auto"/>
        <w:bottom w:val="none" w:sz="0" w:space="0" w:color="auto"/>
        <w:right w:val="none" w:sz="0" w:space="0" w:color="auto"/>
      </w:divBdr>
    </w:div>
    <w:div w:id="1288969827">
      <w:bodyDiv w:val="1"/>
      <w:marLeft w:val="0"/>
      <w:marRight w:val="0"/>
      <w:marTop w:val="0"/>
      <w:marBottom w:val="0"/>
      <w:divBdr>
        <w:top w:val="none" w:sz="0" w:space="0" w:color="auto"/>
        <w:left w:val="none" w:sz="0" w:space="0" w:color="auto"/>
        <w:bottom w:val="none" w:sz="0" w:space="0" w:color="auto"/>
        <w:right w:val="none" w:sz="0" w:space="0" w:color="auto"/>
      </w:divBdr>
      <w:divsChild>
        <w:div w:id="26957278">
          <w:marLeft w:val="1166"/>
          <w:marRight w:val="0"/>
          <w:marTop w:val="134"/>
          <w:marBottom w:val="0"/>
          <w:divBdr>
            <w:top w:val="none" w:sz="0" w:space="0" w:color="auto"/>
            <w:left w:val="none" w:sz="0" w:space="0" w:color="auto"/>
            <w:bottom w:val="none" w:sz="0" w:space="0" w:color="auto"/>
            <w:right w:val="none" w:sz="0" w:space="0" w:color="auto"/>
          </w:divBdr>
        </w:div>
        <w:div w:id="187261947">
          <w:marLeft w:val="547"/>
          <w:marRight w:val="0"/>
          <w:marTop w:val="154"/>
          <w:marBottom w:val="0"/>
          <w:divBdr>
            <w:top w:val="none" w:sz="0" w:space="0" w:color="auto"/>
            <w:left w:val="none" w:sz="0" w:space="0" w:color="auto"/>
            <w:bottom w:val="none" w:sz="0" w:space="0" w:color="auto"/>
            <w:right w:val="none" w:sz="0" w:space="0" w:color="auto"/>
          </w:divBdr>
        </w:div>
        <w:div w:id="338697480">
          <w:marLeft w:val="547"/>
          <w:marRight w:val="0"/>
          <w:marTop w:val="154"/>
          <w:marBottom w:val="0"/>
          <w:divBdr>
            <w:top w:val="none" w:sz="0" w:space="0" w:color="auto"/>
            <w:left w:val="none" w:sz="0" w:space="0" w:color="auto"/>
            <w:bottom w:val="none" w:sz="0" w:space="0" w:color="auto"/>
            <w:right w:val="none" w:sz="0" w:space="0" w:color="auto"/>
          </w:divBdr>
        </w:div>
        <w:div w:id="754866661">
          <w:marLeft w:val="1166"/>
          <w:marRight w:val="0"/>
          <w:marTop w:val="134"/>
          <w:marBottom w:val="0"/>
          <w:divBdr>
            <w:top w:val="none" w:sz="0" w:space="0" w:color="auto"/>
            <w:left w:val="none" w:sz="0" w:space="0" w:color="auto"/>
            <w:bottom w:val="none" w:sz="0" w:space="0" w:color="auto"/>
            <w:right w:val="none" w:sz="0" w:space="0" w:color="auto"/>
          </w:divBdr>
        </w:div>
        <w:div w:id="1432317040">
          <w:marLeft w:val="1166"/>
          <w:marRight w:val="0"/>
          <w:marTop w:val="134"/>
          <w:marBottom w:val="0"/>
          <w:divBdr>
            <w:top w:val="none" w:sz="0" w:space="0" w:color="auto"/>
            <w:left w:val="none" w:sz="0" w:space="0" w:color="auto"/>
            <w:bottom w:val="none" w:sz="0" w:space="0" w:color="auto"/>
            <w:right w:val="none" w:sz="0" w:space="0" w:color="auto"/>
          </w:divBdr>
        </w:div>
      </w:divsChild>
    </w:div>
    <w:div w:id="1289044499">
      <w:bodyDiv w:val="1"/>
      <w:marLeft w:val="0"/>
      <w:marRight w:val="0"/>
      <w:marTop w:val="0"/>
      <w:marBottom w:val="0"/>
      <w:divBdr>
        <w:top w:val="none" w:sz="0" w:space="0" w:color="auto"/>
        <w:left w:val="none" w:sz="0" w:space="0" w:color="auto"/>
        <w:bottom w:val="none" w:sz="0" w:space="0" w:color="auto"/>
        <w:right w:val="none" w:sz="0" w:space="0" w:color="auto"/>
      </w:divBdr>
      <w:divsChild>
        <w:div w:id="419378760">
          <w:marLeft w:val="547"/>
          <w:marRight w:val="0"/>
          <w:marTop w:val="115"/>
          <w:marBottom w:val="0"/>
          <w:divBdr>
            <w:top w:val="none" w:sz="0" w:space="0" w:color="auto"/>
            <w:left w:val="none" w:sz="0" w:space="0" w:color="auto"/>
            <w:bottom w:val="none" w:sz="0" w:space="0" w:color="auto"/>
            <w:right w:val="none" w:sz="0" w:space="0" w:color="auto"/>
          </w:divBdr>
        </w:div>
        <w:div w:id="1805198133">
          <w:marLeft w:val="547"/>
          <w:marRight w:val="0"/>
          <w:marTop w:val="115"/>
          <w:marBottom w:val="0"/>
          <w:divBdr>
            <w:top w:val="none" w:sz="0" w:space="0" w:color="auto"/>
            <w:left w:val="none" w:sz="0" w:space="0" w:color="auto"/>
            <w:bottom w:val="none" w:sz="0" w:space="0" w:color="auto"/>
            <w:right w:val="none" w:sz="0" w:space="0" w:color="auto"/>
          </w:divBdr>
        </w:div>
      </w:divsChild>
    </w:div>
    <w:div w:id="1289429361">
      <w:bodyDiv w:val="1"/>
      <w:marLeft w:val="0"/>
      <w:marRight w:val="0"/>
      <w:marTop w:val="0"/>
      <w:marBottom w:val="0"/>
      <w:divBdr>
        <w:top w:val="none" w:sz="0" w:space="0" w:color="auto"/>
        <w:left w:val="none" w:sz="0" w:space="0" w:color="auto"/>
        <w:bottom w:val="none" w:sz="0" w:space="0" w:color="auto"/>
        <w:right w:val="none" w:sz="0" w:space="0" w:color="auto"/>
      </w:divBdr>
    </w:div>
    <w:div w:id="1289973115">
      <w:bodyDiv w:val="1"/>
      <w:marLeft w:val="0"/>
      <w:marRight w:val="0"/>
      <w:marTop w:val="0"/>
      <w:marBottom w:val="0"/>
      <w:divBdr>
        <w:top w:val="none" w:sz="0" w:space="0" w:color="auto"/>
        <w:left w:val="none" w:sz="0" w:space="0" w:color="auto"/>
        <w:bottom w:val="none" w:sz="0" w:space="0" w:color="auto"/>
        <w:right w:val="none" w:sz="0" w:space="0" w:color="auto"/>
      </w:divBdr>
    </w:div>
    <w:div w:id="1291134073">
      <w:bodyDiv w:val="1"/>
      <w:marLeft w:val="0"/>
      <w:marRight w:val="0"/>
      <w:marTop w:val="0"/>
      <w:marBottom w:val="0"/>
      <w:divBdr>
        <w:top w:val="none" w:sz="0" w:space="0" w:color="auto"/>
        <w:left w:val="none" w:sz="0" w:space="0" w:color="auto"/>
        <w:bottom w:val="none" w:sz="0" w:space="0" w:color="auto"/>
        <w:right w:val="none" w:sz="0" w:space="0" w:color="auto"/>
      </w:divBdr>
      <w:divsChild>
        <w:div w:id="362708956">
          <w:marLeft w:val="1166"/>
          <w:marRight w:val="0"/>
          <w:marTop w:val="240"/>
          <w:marBottom w:val="0"/>
          <w:divBdr>
            <w:top w:val="none" w:sz="0" w:space="0" w:color="auto"/>
            <w:left w:val="none" w:sz="0" w:space="0" w:color="auto"/>
            <w:bottom w:val="none" w:sz="0" w:space="0" w:color="auto"/>
            <w:right w:val="none" w:sz="0" w:space="0" w:color="auto"/>
          </w:divBdr>
        </w:div>
        <w:div w:id="1348096836">
          <w:marLeft w:val="547"/>
          <w:marRight w:val="0"/>
          <w:marTop w:val="240"/>
          <w:marBottom w:val="0"/>
          <w:divBdr>
            <w:top w:val="none" w:sz="0" w:space="0" w:color="auto"/>
            <w:left w:val="none" w:sz="0" w:space="0" w:color="auto"/>
            <w:bottom w:val="none" w:sz="0" w:space="0" w:color="auto"/>
            <w:right w:val="none" w:sz="0" w:space="0" w:color="auto"/>
          </w:divBdr>
        </w:div>
        <w:div w:id="1441102771">
          <w:marLeft w:val="1166"/>
          <w:marRight w:val="0"/>
          <w:marTop w:val="240"/>
          <w:marBottom w:val="0"/>
          <w:divBdr>
            <w:top w:val="none" w:sz="0" w:space="0" w:color="auto"/>
            <w:left w:val="none" w:sz="0" w:space="0" w:color="auto"/>
            <w:bottom w:val="none" w:sz="0" w:space="0" w:color="auto"/>
            <w:right w:val="none" w:sz="0" w:space="0" w:color="auto"/>
          </w:divBdr>
        </w:div>
      </w:divsChild>
    </w:div>
    <w:div w:id="1291864061">
      <w:bodyDiv w:val="1"/>
      <w:marLeft w:val="0"/>
      <w:marRight w:val="0"/>
      <w:marTop w:val="0"/>
      <w:marBottom w:val="0"/>
      <w:divBdr>
        <w:top w:val="none" w:sz="0" w:space="0" w:color="auto"/>
        <w:left w:val="none" w:sz="0" w:space="0" w:color="auto"/>
        <w:bottom w:val="none" w:sz="0" w:space="0" w:color="auto"/>
        <w:right w:val="none" w:sz="0" w:space="0" w:color="auto"/>
      </w:divBdr>
    </w:div>
    <w:div w:id="1291933307">
      <w:bodyDiv w:val="1"/>
      <w:marLeft w:val="0"/>
      <w:marRight w:val="0"/>
      <w:marTop w:val="0"/>
      <w:marBottom w:val="0"/>
      <w:divBdr>
        <w:top w:val="none" w:sz="0" w:space="0" w:color="auto"/>
        <w:left w:val="none" w:sz="0" w:space="0" w:color="auto"/>
        <w:bottom w:val="none" w:sz="0" w:space="0" w:color="auto"/>
        <w:right w:val="none" w:sz="0" w:space="0" w:color="auto"/>
      </w:divBdr>
    </w:div>
    <w:div w:id="1292244110">
      <w:bodyDiv w:val="1"/>
      <w:marLeft w:val="0"/>
      <w:marRight w:val="0"/>
      <w:marTop w:val="0"/>
      <w:marBottom w:val="0"/>
      <w:divBdr>
        <w:top w:val="none" w:sz="0" w:space="0" w:color="auto"/>
        <w:left w:val="none" w:sz="0" w:space="0" w:color="auto"/>
        <w:bottom w:val="none" w:sz="0" w:space="0" w:color="auto"/>
        <w:right w:val="none" w:sz="0" w:space="0" w:color="auto"/>
      </w:divBdr>
    </w:div>
    <w:div w:id="1292395652">
      <w:bodyDiv w:val="1"/>
      <w:marLeft w:val="0"/>
      <w:marRight w:val="0"/>
      <w:marTop w:val="0"/>
      <w:marBottom w:val="0"/>
      <w:divBdr>
        <w:top w:val="none" w:sz="0" w:space="0" w:color="auto"/>
        <w:left w:val="none" w:sz="0" w:space="0" w:color="auto"/>
        <w:bottom w:val="none" w:sz="0" w:space="0" w:color="auto"/>
        <w:right w:val="none" w:sz="0" w:space="0" w:color="auto"/>
      </w:divBdr>
      <w:divsChild>
        <w:div w:id="48963127">
          <w:marLeft w:val="0"/>
          <w:marRight w:val="0"/>
          <w:marTop w:val="0"/>
          <w:marBottom w:val="0"/>
          <w:divBdr>
            <w:top w:val="none" w:sz="0" w:space="0" w:color="auto"/>
            <w:left w:val="none" w:sz="0" w:space="0" w:color="auto"/>
            <w:bottom w:val="none" w:sz="0" w:space="0" w:color="auto"/>
            <w:right w:val="none" w:sz="0" w:space="0" w:color="auto"/>
          </w:divBdr>
          <w:divsChild>
            <w:div w:id="1159228560">
              <w:marLeft w:val="0"/>
              <w:marRight w:val="0"/>
              <w:marTop w:val="0"/>
              <w:marBottom w:val="0"/>
              <w:divBdr>
                <w:top w:val="none" w:sz="0" w:space="0" w:color="auto"/>
                <w:left w:val="none" w:sz="0" w:space="0" w:color="auto"/>
                <w:bottom w:val="none" w:sz="0" w:space="0" w:color="auto"/>
                <w:right w:val="none" w:sz="0" w:space="0" w:color="auto"/>
              </w:divBdr>
            </w:div>
          </w:divsChild>
        </w:div>
        <w:div w:id="290749160">
          <w:marLeft w:val="0"/>
          <w:marRight w:val="0"/>
          <w:marTop w:val="0"/>
          <w:marBottom w:val="0"/>
          <w:divBdr>
            <w:top w:val="none" w:sz="0" w:space="0" w:color="auto"/>
            <w:left w:val="none" w:sz="0" w:space="0" w:color="auto"/>
            <w:bottom w:val="none" w:sz="0" w:space="0" w:color="auto"/>
            <w:right w:val="none" w:sz="0" w:space="0" w:color="auto"/>
          </w:divBdr>
        </w:div>
        <w:div w:id="1313173335">
          <w:marLeft w:val="0"/>
          <w:marRight w:val="0"/>
          <w:marTop w:val="0"/>
          <w:marBottom w:val="0"/>
          <w:divBdr>
            <w:top w:val="none" w:sz="0" w:space="0" w:color="auto"/>
            <w:left w:val="none" w:sz="0" w:space="0" w:color="auto"/>
            <w:bottom w:val="none" w:sz="0" w:space="0" w:color="auto"/>
            <w:right w:val="none" w:sz="0" w:space="0" w:color="auto"/>
          </w:divBdr>
        </w:div>
        <w:div w:id="1693920438">
          <w:marLeft w:val="0"/>
          <w:marRight w:val="0"/>
          <w:marTop w:val="0"/>
          <w:marBottom w:val="0"/>
          <w:divBdr>
            <w:top w:val="none" w:sz="0" w:space="0" w:color="auto"/>
            <w:left w:val="none" w:sz="0" w:space="0" w:color="auto"/>
            <w:bottom w:val="none" w:sz="0" w:space="0" w:color="auto"/>
            <w:right w:val="none" w:sz="0" w:space="0" w:color="auto"/>
          </w:divBdr>
          <w:divsChild>
            <w:div w:id="33584142">
              <w:marLeft w:val="0"/>
              <w:marRight w:val="0"/>
              <w:marTop w:val="0"/>
              <w:marBottom w:val="0"/>
              <w:divBdr>
                <w:top w:val="none" w:sz="0" w:space="0" w:color="auto"/>
                <w:left w:val="none" w:sz="0" w:space="0" w:color="auto"/>
                <w:bottom w:val="none" w:sz="0" w:space="0" w:color="auto"/>
                <w:right w:val="none" w:sz="0" w:space="0" w:color="auto"/>
              </w:divBdr>
            </w:div>
            <w:div w:id="717244010">
              <w:marLeft w:val="0"/>
              <w:marRight w:val="0"/>
              <w:marTop w:val="0"/>
              <w:marBottom w:val="0"/>
              <w:divBdr>
                <w:top w:val="none" w:sz="0" w:space="0" w:color="auto"/>
                <w:left w:val="none" w:sz="0" w:space="0" w:color="auto"/>
                <w:bottom w:val="none" w:sz="0" w:space="0" w:color="auto"/>
                <w:right w:val="none" w:sz="0" w:space="0" w:color="auto"/>
              </w:divBdr>
            </w:div>
            <w:div w:id="1256867902">
              <w:marLeft w:val="0"/>
              <w:marRight w:val="0"/>
              <w:marTop w:val="0"/>
              <w:marBottom w:val="0"/>
              <w:divBdr>
                <w:top w:val="none" w:sz="0" w:space="0" w:color="auto"/>
                <w:left w:val="none" w:sz="0" w:space="0" w:color="auto"/>
                <w:bottom w:val="none" w:sz="0" w:space="0" w:color="auto"/>
                <w:right w:val="none" w:sz="0" w:space="0" w:color="auto"/>
              </w:divBdr>
            </w:div>
            <w:div w:id="1395737663">
              <w:marLeft w:val="0"/>
              <w:marRight w:val="0"/>
              <w:marTop w:val="0"/>
              <w:marBottom w:val="0"/>
              <w:divBdr>
                <w:top w:val="none" w:sz="0" w:space="0" w:color="auto"/>
                <w:left w:val="none" w:sz="0" w:space="0" w:color="auto"/>
                <w:bottom w:val="none" w:sz="0" w:space="0" w:color="auto"/>
                <w:right w:val="none" w:sz="0" w:space="0" w:color="auto"/>
              </w:divBdr>
              <w:divsChild>
                <w:div w:id="261375921">
                  <w:marLeft w:val="0"/>
                  <w:marRight w:val="0"/>
                  <w:marTop w:val="0"/>
                  <w:marBottom w:val="0"/>
                  <w:divBdr>
                    <w:top w:val="none" w:sz="0" w:space="0" w:color="auto"/>
                    <w:left w:val="none" w:sz="0" w:space="0" w:color="auto"/>
                    <w:bottom w:val="none" w:sz="0" w:space="0" w:color="auto"/>
                    <w:right w:val="none" w:sz="0" w:space="0" w:color="auto"/>
                  </w:divBdr>
                </w:div>
                <w:div w:id="435445408">
                  <w:marLeft w:val="0"/>
                  <w:marRight w:val="0"/>
                  <w:marTop w:val="0"/>
                  <w:marBottom w:val="0"/>
                  <w:divBdr>
                    <w:top w:val="none" w:sz="0" w:space="0" w:color="auto"/>
                    <w:left w:val="none" w:sz="0" w:space="0" w:color="auto"/>
                    <w:bottom w:val="none" w:sz="0" w:space="0" w:color="auto"/>
                    <w:right w:val="none" w:sz="0" w:space="0" w:color="auto"/>
                  </w:divBdr>
                </w:div>
                <w:div w:id="935752475">
                  <w:marLeft w:val="0"/>
                  <w:marRight w:val="0"/>
                  <w:marTop w:val="0"/>
                  <w:marBottom w:val="0"/>
                  <w:divBdr>
                    <w:top w:val="none" w:sz="0" w:space="0" w:color="auto"/>
                    <w:left w:val="none" w:sz="0" w:space="0" w:color="auto"/>
                    <w:bottom w:val="none" w:sz="0" w:space="0" w:color="auto"/>
                    <w:right w:val="none" w:sz="0" w:space="0" w:color="auto"/>
                  </w:divBdr>
                </w:div>
                <w:div w:id="1334796872">
                  <w:marLeft w:val="0"/>
                  <w:marRight w:val="0"/>
                  <w:marTop w:val="0"/>
                  <w:marBottom w:val="0"/>
                  <w:divBdr>
                    <w:top w:val="none" w:sz="0" w:space="0" w:color="auto"/>
                    <w:left w:val="none" w:sz="0" w:space="0" w:color="auto"/>
                    <w:bottom w:val="none" w:sz="0" w:space="0" w:color="auto"/>
                    <w:right w:val="none" w:sz="0" w:space="0" w:color="auto"/>
                  </w:divBdr>
                  <w:divsChild>
                    <w:div w:id="716397417">
                      <w:marLeft w:val="0"/>
                      <w:marRight w:val="0"/>
                      <w:marTop w:val="0"/>
                      <w:marBottom w:val="0"/>
                      <w:divBdr>
                        <w:top w:val="none" w:sz="0" w:space="0" w:color="auto"/>
                        <w:left w:val="none" w:sz="0" w:space="0" w:color="auto"/>
                        <w:bottom w:val="none" w:sz="0" w:space="0" w:color="auto"/>
                        <w:right w:val="none" w:sz="0" w:space="0" w:color="auto"/>
                      </w:divBdr>
                    </w:div>
                    <w:div w:id="1589927066">
                      <w:marLeft w:val="0"/>
                      <w:marRight w:val="0"/>
                      <w:marTop w:val="0"/>
                      <w:marBottom w:val="0"/>
                      <w:divBdr>
                        <w:top w:val="none" w:sz="0" w:space="0" w:color="auto"/>
                        <w:left w:val="none" w:sz="0" w:space="0" w:color="auto"/>
                        <w:bottom w:val="none" w:sz="0" w:space="0" w:color="auto"/>
                        <w:right w:val="none" w:sz="0" w:space="0" w:color="auto"/>
                      </w:divBdr>
                    </w:div>
                    <w:div w:id="1979722580">
                      <w:marLeft w:val="0"/>
                      <w:marRight w:val="0"/>
                      <w:marTop w:val="0"/>
                      <w:marBottom w:val="0"/>
                      <w:divBdr>
                        <w:top w:val="none" w:sz="0" w:space="0" w:color="auto"/>
                        <w:left w:val="none" w:sz="0" w:space="0" w:color="auto"/>
                        <w:bottom w:val="none" w:sz="0" w:space="0" w:color="auto"/>
                        <w:right w:val="none" w:sz="0" w:space="0" w:color="auto"/>
                      </w:divBdr>
                    </w:div>
                  </w:divsChild>
                </w:div>
                <w:div w:id="2014799129">
                  <w:marLeft w:val="0"/>
                  <w:marRight w:val="0"/>
                  <w:marTop w:val="0"/>
                  <w:marBottom w:val="0"/>
                  <w:divBdr>
                    <w:top w:val="none" w:sz="0" w:space="0" w:color="auto"/>
                    <w:left w:val="none" w:sz="0" w:space="0" w:color="auto"/>
                    <w:bottom w:val="none" w:sz="0" w:space="0" w:color="auto"/>
                    <w:right w:val="none" w:sz="0" w:space="0" w:color="auto"/>
                  </w:divBdr>
                </w:div>
              </w:divsChild>
            </w:div>
            <w:div w:id="202057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441925">
      <w:bodyDiv w:val="1"/>
      <w:marLeft w:val="0"/>
      <w:marRight w:val="0"/>
      <w:marTop w:val="0"/>
      <w:marBottom w:val="0"/>
      <w:divBdr>
        <w:top w:val="none" w:sz="0" w:space="0" w:color="auto"/>
        <w:left w:val="none" w:sz="0" w:space="0" w:color="auto"/>
        <w:bottom w:val="none" w:sz="0" w:space="0" w:color="auto"/>
        <w:right w:val="none" w:sz="0" w:space="0" w:color="auto"/>
      </w:divBdr>
    </w:div>
    <w:div w:id="1293170192">
      <w:bodyDiv w:val="1"/>
      <w:marLeft w:val="0"/>
      <w:marRight w:val="0"/>
      <w:marTop w:val="0"/>
      <w:marBottom w:val="0"/>
      <w:divBdr>
        <w:top w:val="none" w:sz="0" w:space="0" w:color="auto"/>
        <w:left w:val="none" w:sz="0" w:space="0" w:color="auto"/>
        <w:bottom w:val="none" w:sz="0" w:space="0" w:color="auto"/>
        <w:right w:val="none" w:sz="0" w:space="0" w:color="auto"/>
      </w:divBdr>
    </w:div>
    <w:div w:id="1294405953">
      <w:bodyDiv w:val="1"/>
      <w:marLeft w:val="0"/>
      <w:marRight w:val="0"/>
      <w:marTop w:val="0"/>
      <w:marBottom w:val="0"/>
      <w:divBdr>
        <w:top w:val="none" w:sz="0" w:space="0" w:color="auto"/>
        <w:left w:val="none" w:sz="0" w:space="0" w:color="auto"/>
        <w:bottom w:val="none" w:sz="0" w:space="0" w:color="auto"/>
        <w:right w:val="none" w:sz="0" w:space="0" w:color="auto"/>
      </w:divBdr>
      <w:divsChild>
        <w:div w:id="45449100">
          <w:marLeft w:val="1080"/>
          <w:marRight w:val="0"/>
          <w:marTop w:val="100"/>
          <w:marBottom w:val="0"/>
          <w:divBdr>
            <w:top w:val="none" w:sz="0" w:space="0" w:color="auto"/>
            <w:left w:val="none" w:sz="0" w:space="0" w:color="auto"/>
            <w:bottom w:val="none" w:sz="0" w:space="0" w:color="auto"/>
            <w:right w:val="none" w:sz="0" w:space="0" w:color="auto"/>
          </w:divBdr>
        </w:div>
        <w:div w:id="175850156">
          <w:marLeft w:val="1080"/>
          <w:marRight w:val="0"/>
          <w:marTop w:val="100"/>
          <w:marBottom w:val="0"/>
          <w:divBdr>
            <w:top w:val="none" w:sz="0" w:space="0" w:color="auto"/>
            <w:left w:val="none" w:sz="0" w:space="0" w:color="auto"/>
            <w:bottom w:val="none" w:sz="0" w:space="0" w:color="auto"/>
            <w:right w:val="none" w:sz="0" w:space="0" w:color="auto"/>
          </w:divBdr>
        </w:div>
        <w:div w:id="883711134">
          <w:marLeft w:val="1080"/>
          <w:marRight w:val="0"/>
          <w:marTop w:val="100"/>
          <w:marBottom w:val="0"/>
          <w:divBdr>
            <w:top w:val="none" w:sz="0" w:space="0" w:color="auto"/>
            <w:left w:val="none" w:sz="0" w:space="0" w:color="auto"/>
            <w:bottom w:val="none" w:sz="0" w:space="0" w:color="auto"/>
            <w:right w:val="none" w:sz="0" w:space="0" w:color="auto"/>
          </w:divBdr>
        </w:div>
        <w:div w:id="1329333706">
          <w:marLeft w:val="360"/>
          <w:marRight w:val="0"/>
          <w:marTop w:val="200"/>
          <w:marBottom w:val="0"/>
          <w:divBdr>
            <w:top w:val="none" w:sz="0" w:space="0" w:color="auto"/>
            <w:left w:val="none" w:sz="0" w:space="0" w:color="auto"/>
            <w:bottom w:val="none" w:sz="0" w:space="0" w:color="auto"/>
            <w:right w:val="none" w:sz="0" w:space="0" w:color="auto"/>
          </w:divBdr>
        </w:div>
      </w:divsChild>
    </w:div>
    <w:div w:id="1295600571">
      <w:bodyDiv w:val="1"/>
      <w:marLeft w:val="0"/>
      <w:marRight w:val="0"/>
      <w:marTop w:val="0"/>
      <w:marBottom w:val="0"/>
      <w:divBdr>
        <w:top w:val="none" w:sz="0" w:space="0" w:color="auto"/>
        <w:left w:val="none" w:sz="0" w:space="0" w:color="auto"/>
        <w:bottom w:val="none" w:sz="0" w:space="0" w:color="auto"/>
        <w:right w:val="none" w:sz="0" w:space="0" w:color="auto"/>
      </w:divBdr>
    </w:div>
    <w:div w:id="1296373108">
      <w:bodyDiv w:val="1"/>
      <w:marLeft w:val="0"/>
      <w:marRight w:val="0"/>
      <w:marTop w:val="0"/>
      <w:marBottom w:val="0"/>
      <w:divBdr>
        <w:top w:val="none" w:sz="0" w:space="0" w:color="auto"/>
        <w:left w:val="none" w:sz="0" w:space="0" w:color="auto"/>
        <w:bottom w:val="none" w:sz="0" w:space="0" w:color="auto"/>
        <w:right w:val="none" w:sz="0" w:space="0" w:color="auto"/>
      </w:divBdr>
    </w:div>
    <w:div w:id="1298801652">
      <w:bodyDiv w:val="1"/>
      <w:marLeft w:val="0"/>
      <w:marRight w:val="0"/>
      <w:marTop w:val="0"/>
      <w:marBottom w:val="0"/>
      <w:divBdr>
        <w:top w:val="none" w:sz="0" w:space="0" w:color="auto"/>
        <w:left w:val="none" w:sz="0" w:space="0" w:color="auto"/>
        <w:bottom w:val="none" w:sz="0" w:space="0" w:color="auto"/>
        <w:right w:val="none" w:sz="0" w:space="0" w:color="auto"/>
      </w:divBdr>
    </w:div>
    <w:div w:id="1298948875">
      <w:bodyDiv w:val="1"/>
      <w:marLeft w:val="0"/>
      <w:marRight w:val="0"/>
      <w:marTop w:val="0"/>
      <w:marBottom w:val="0"/>
      <w:divBdr>
        <w:top w:val="none" w:sz="0" w:space="0" w:color="auto"/>
        <w:left w:val="none" w:sz="0" w:space="0" w:color="auto"/>
        <w:bottom w:val="none" w:sz="0" w:space="0" w:color="auto"/>
        <w:right w:val="none" w:sz="0" w:space="0" w:color="auto"/>
      </w:divBdr>
    </w:div>
    <w:div w:id="1299455725">
      <w:bodyDiv w:val="1"/>
      <w:marLeft w:val="0"/>
      <w:marRight w:val="0"/>
      <w:marTop w:val="0"/>
      <w:marBottom w:val="0"/>
      <w:divBdr>
        <w:top w:val="none" w:sz="0" w:space="0" w:color="auto"/>
        <w:left w:val="none" w:sz="0" w:space="0" w:color="auto"/>
        <w:bottom w:val="none" w:sz="0" w:space="0" w:color="auto"/>
        <w:right w:val="none" w:sz="0" w:space="0" w:color="auto"/>
      </w:divBdr>
      <w:divsChild>
        <w:div w:id="118882836">
          <w:marLeft w:val="1166"/>
          <w:marRight w:val="0"/>
          <w:marTop w:val="96"/>
          <w:marBottom w:val="0"/>
          <w:divBdr>
            <w:top w:val="none" w:sz="0" w:space="0" w:color="auto"/>
            <w:left w:val="none" w:sz="0" w:space="0" w:color="auto"/>
            <w:bottom w:val="none" w:sz="0" w:space="0" w:color="auto"/>
            <w:right w:val="none" w:sz="0" w:space="0" w:color="auto"/>
          </w:divBdr>
        </w:div>
        <w:div w:id="222302258">
          <w:marLeft w:val="1800"/>
          <w:marRight w:val="0"/>
          <w:marTop w:val="82"/>
          <w:marBottom w:val="0"/>
          <w:divBdr>
            <w:top w:val="none" w:sz="0" w:space="0" w:color="auto"/>
            <w:left w:val="none" w:sz="0" w:space="0" w:color="auto"/>
            <w:bottom w:val="none" w:sz="0" w:space="0" w:color="auto"/>
            <w:right w:val="none" w:sz="0" w:space="0" w:color="auto"/>
          </w:divBdr>
        </w:div>
        <w:div w:id="364788775">
          <w:marLeft w:val="547"/>
          <w:marRight w:val="0"/>
          <w:marTop w:val="106"/>
          <w:marBottom w:val="0"/>
          <w:divBdr>
            <w:top w:val="none" w:sz="0" w:space="0" w:color="auto"/>
            <w:left w:val="none" w:sz="0" w:space="0" w:color="auto"/>
            <w:bottom w:val="none" w:sz="0" w:space="0" w:color="auto"/>
            <w:right w:val="none" w:sz="0" w:space="0" w:color="auto"/>
          </w:divBdr>
        </w:div>
        <w:div w:id="1119108396">
          <w:marLeft w:val="1166"/>
          <w:marRight w:val="0"/>
          <w:marTop w:val="96"/>
          <w:marBottom w:val="0"/>
          <w:divBdr>
            <w:top w:val="none" w:sz="0" w:space="0" w:color="auto"/>
            <w:left w:val="none" w:sz="0" w:space="0" w:color="auto"/>
            <w:bottom w:val="none" w:sz="0" w:space="0" w:color="auto"/>
            <w:right w:val="none" w:sz="0" w:space="0" w:color="auto"/>
          </w:divBdr>
        </w:div>
        <w:div w:id="1219366631">
          <w:marLeft w:val="1166"/>
          <w:marRight w:val="0"/>
          <w:marTop w:val="96"/>
          <w:marBottom w:val="0"/>
          <w:divBdr>
            <w:top w:val="none" w:sz="0" w:space="0" w:color="auto"/>
            <w:left w:val="none" w:sz="0" w:space="0" w:color="auto"/>
            <w:bottom w:val="none" w:sz="0" w:space="0" w:color="auto"/>
            <w:right w:val="none" w:sz="0" w:space="0" w:color="auto"/>
          </w:divBdr>
        </w:div>
        <w:div w:id="1406075552">
          <w:marLeft w:val="547"/>
          <w:marRight w:val="0"/>
          <w:marTop w:val="106"/>
          <w:marBottom w:val="0"/>
          <w:divBdr>
            <w:top w:val="none" w:sz="0" w:space="0" w:color="auto"/>
            <w:left w:val="none" w:sz="0" w:space="0" w:color="auto"/>
            <w:bottom w:val="none" w:sz="0" w:space="0" w:color="auto"/>
            <w:right w:val="none" w:sz="0" w:space="0" w:color="auto"/>
          </w:divBdr>
        </w:div>
        <w:div w:id="2139300612">
          <w:marLeft w:val="1166"/>
          <w:marRight w:val="0"/>
          <w:marTop w:val="96"/>
          <w:marBottom w:val="0"/>
          <w:divBdr>
            <w:top w:val="none" w:sz="0" w:space="0" w:color="auto"/>
            <w:left w:val="none" w:sz="0" w:space="0" w:color="auto"/>
            <w:bottom w:val="none" w:sz="0" w:space="0" w:color="auto"/>
            <w:right w:val="none" w:sz="0" w:space="0" w:color="auto"/>
          </w:divBdr>
        </w:div>
      </w:divsChild>
    </w:div>
    <w:div w:id="1299988797">
      <w:bodyDiv w:val="1"/>
      <w:marLeft w:val="0"/>
      <w:marRight w:val="0"/>
      <w:marTop w:val="0"/>
      <w:marBottom w:val="0"/>
      <w:divBdr>
        <w:top w:val="none" w:sz="0" w:space="0" w:color="auto"/>
        <w:left w:val="none" w:sz="0" w:space="0" w:color="auto"/>
        <w:bottom w:val="none" w:sz="0" w:space="0" w:color="auto"/>
        <w:right w:val="none" w:sz="0" w:space="0" w:color="auto"/>
      </w:divBdr>
    </w:div>
    <w:div w:id="1300064035">
      <w:bodyDiv w:val="1"/>
      <w:marLeft w:val="0"/>
      <w:marRight w:val="0"/>
      <w:marTop w:val="0"/>
      <w:marBottom w:val="0"/>
      <w:divBdr>
        <w:top w:val="none" w:sz="0" w:space="0" w:color="auto"/>
        <w:left w:val="none" w:sz="0" w:space="0" w:color="auto"/>
        <w:bottom w:val="none" w:sz="0" w:space="0" w:color="auto"/>
        <w:right w:val="none" w:sz="0" w:space="0" w:color="auto"/>
      </w:divBdr>
    </w:div>
    <w:div w:id="1300380831">
      <w:bodyDiv w:val="1"/>
      <w:marLeft w:val="0"/>
      <w:marRight w:val="0"/>
      <w:marTop w:val="0"/>
      <w:marBottom w:val="0"/>
      <w:divBdr>
        <w:top w:val="none" w:sz="0" w:space="0" w:color="auto"/>
        <w:left w:val="none" w:sz="0" w:space="0" w:color="auto"/>
        <w:bottom w:val="none" w:sz="0" w:space="0" w:color="auto"/>
        <w:right w:val="none" w:sz="0" w:space="0" w:color="auto"/>
      </w:divBdr>
      <w:divsChild>
        <w:div w:id="2632802">
          <w:marLeft w:val="547"/>
          <w:marRight w:val="0"/>
          <w:marTop w:val="134"/>
          <w:marBottom w:val="0"/>
          <w:divBdr>
            <w:top w:val="none" w:sz="0" w:space="0" w:color="auto"/>
            <w:left w:val="none" w:sz="0" w:space="0" w:color="auto"/>
            <w:bottom w:val="none" w:sz="0" w:space="0" w:color="auto"/>
            <w:right w:val="none" w:sz="0" w:space="0" w:color="auto"/>
          </w:divBdr>
        </w:div>
        <w:div w:id="110132922">
          <w:marLeft w:val="1166"/>
          <w:marRight w:val="0"/>
          <w:marTop w:val="96"/>
          <w:marBottom w:val="0"/>
          <w:divBdr>
            <w:top w:val="none" w:sz="0" w:space="0" w:color="auto"/>
            <w:left w:val="none" w:sz="0" w:space="0" w:color="auto"/>
            <w:bottom w:val="none" w:sz="0" w:space="0" w:color="auto"/>
            <w:right w:val="none" w:sz="0" w:space="0" w:color="auto"/>
          </w:divBdr>
        </w:div>
        <w:div w:id="1210149867">
          <w:marLeft w:val="1166"/>
          <w:marRight w:val="0"/>
          <w:marTop w:val="96"/>
          <w:marBottom w:val="0"/>
          <w:divBdr>
            <w:top w:val="none" w:sz="0" w:space="0" w:color="auto"/>
            <w:left w:val="none" w:sz="0" w:space="0" w:color="auto"/>
            <w:bottom w:val="none" w:sz="0" w:space="0" w:color="auto"/>
            <w:right w:val="none" w:sz="0" w:space="0" w:color="auto"/>
          </w:divBdr>
        </w:div>
        <w:div w:id="1739746612">
          <w:marLeft w:val="1166"/>
          <w:marRight w:val="0"/>
          <w:marTop w:val="96"/>
          <w:marBottom w:val="0"/>
          <w:divBdr>
            <w:top w:val="none" w:sz="0" w:space="0" w:color="auto"/>
            <w:left w:val="none" w:sz="0" w:space="0" w:color="auto"/>
            <w:bottom w:val="none" w:sz="0" w:space="0" w:color="auto"/>
            <w:right w:val="none" w:sz="0" w:space="0" w:color="auto"/>
          </w:divBdr>
        </w:div>
      </w:divsChild>
    </w:div>
    <w:div w:id="1301115568">
      <w:bodyDiv w:val="1"/>
      <w:marLeft w:val="0"/>
      <w:marRight w:val="0"/>
      <w:marTop w:val="0"/>
      <w:marBottom w:val="0"/>
      <w:divBdr>
        <w:top w:val="none" w:sz="0" w:space="0" w:color="auto"/>
        <w:left w:val="none" w:sz="0" w:space="0" w:color="auto"/>
        <w:bottom w:val="none" w:sz="0" w:space="0" w:color="auto"/>
        <w:right w:val="none" w:sz="0" w:space="0" w:color="auto"/>
      </w:divBdr>
      <w:divsChild>
        <w:div w:id="212231204">
          <w:marLeft w:val="1166"/>
          <w:marRight w:val="0"/>
          <w:marTop w:val="134"/>
          <w:marBottom w:val="0"/>
          <w:divBdr>
            <w:top w:val="none" w:sz="0" w:space="0" w:color="auto"/>
            <w:left w:val="none" w:sz="0" w:space="0" w:color="auto"/>
            <w:bottom w:val="none" w:sz="0" w:space="0" w:color="auto"/>
            <w:right w:val="none" w:sz="0" w:space="0" w:color="auto"/>
          </w:divBdr>
        </w:div>
        <w:div w:id="578515534">
          <w:marLeft w:val="1166"/>
          <w:marRight w:val="0"/>
          <w:marTop w:val="134"/>
          <w:marBottom w:val="0"/>
          <w:divBdr>
            <w:top w:val="none" w:sz="0" w:space="0" w:color="auto"/>
            <w:left w:val="none" w:sz="0" w:space="0" w:color="auto"/>
            <w:bottom w:val="none" w:sz="0" w:space="0" w:color="auto"/>
            <w:right w:val="none" w:sz="0" w:space="0" w:color="auto"/>
          </w:divBdr>
        </w:div>
        <w:div w:id="1797065783">
          <w:marLeft w:val="547"/>
          <w:marRight w:val="0"/>
          <w:marTop w:val="154"/>
          <w:marBottom w:val="0"/>
          <w:divBdr>
            <w:top w:val="none" w:sz="0" w:space="0" w:color="auto"/>
            <w:left w:val="none" w:sz="0" w:space="0" w:color="auto"/>
            <w:bottom w:val="none" w:sz="0" w:space="0" w:color="auto"/>
            <w:right w:val="none" w:sz="0" w:space="0" w:color="auto"/>
          </w:divBdr>
        </w:div>
        <w:div w:id="2082172820">
          <w:marLeft w:val="1800"/>
          <w:marRight w:val="0"/>
          <w:marTop w:val="115"/>
          <w:marBottom w:val="0"/>
          <w:divBdr>
            <w:top w:val="none" w:sz="0" w:space="0" w:color="auto"/>
            <w:left w:val="none" w:sz="0" w:space="0" w:color="auto"/>
            <w:bottom w:val="none" w:sz="0" w:space="0" w:color="auto"/>
            <w:right w:val="none" w:sz="0" w:space="0" w:color="auto"/>
          </w:divBdr>
        </w:div>
      </w:divsChild>
    </w:div>
    <w:div w:id="1301155916">
      <w:bodyDiv w:val="1"/>
      <w:marLeft w:val="0"/>
      <w:marRight w:val="0"/>
      <w:marTop w:val="0"/>
      <w:marBottom w:val="0"/>
      <w:divBdr>
        <w:top w:val="none" w:sz="0" w:space="0" w:color="auto"/>
        <w:left w:val="none" w:sz="0" w:space="0" w:color="auto"/>
        <w:bottom w:val="none" w:sz="0" w:space="0" w:color="auto"/>
        <w:right w:val="none" w:sz="0" w:space="0" w:color="auto"/>
      </w:divBdr>
    </w:div>
    <w:div w:id="1301376912">
      <w:bodyDiv w:val="1"/>
      <w:marLeft w:val="0"/>
      <w:marRight w:val="0"/>
      <w:marTop w:val="0"/>
      <w:marBottom w:val="0"/>
      <w:divBdr>
        <w:top w:val="none" w:sz="0" w:space="0" w:color="auto"/>
        <w:left w:val="none" w:sz="0" w:space="0" w:color="auto"/>
        <w:bottom w:val="none" w:sz="0" w:space="0" w:color="auto"/>
        <w:right w:val="none" w:sz="0" w:space="0" w:color="auto"/>
      </w:divBdr>
      <w:divsChild>
        <w:div w:id="24212123">
          <w:marLeft w:val="1800"/>
          <w:marRight w:val="0"/>
          <w:marTop w:val="82"/>
          <w:marBottom w:val="0"/>
          <w:divBdr>
            <w:top w:val="none" w:sz="0" w:space="0" w:color="auto"/>
            <w:left w:val="none" w:sz="0" w:space="0" w:color="auto"/>
            <w:bottom w:val="none" w:sz="0" w:space="0" w:color="auto"/>
            <w:right w:val="none" w:sz="0" w:space="0" w:color="auto"/>
          </w:divBdr>
        </w:div>
        <w:div w:id="452601846">
          <w:marLeft w:val="1800"/>
          <w:marRight w:val="0"/>
          <w:marTop w:val="82"/>
          <w:marBottom w:val="0"/>
          <w:divBdr>
            <w:top w:val="none" w:sz="0" w:space="0" w:color="auto"/>
            <w:left w:val="none" w:sz="0" w:space="0" w:color="auto"/>
            <w:bottom w:val="none" w:sz="0" w:space="0" w:color="auto"/>
            <w:right w:val="none" w:sz="0" w:space="0" w:color="auto"/>
          </w:divBdr>
        </w:div>
        <w:div w:id="542180802">
          <w:marLeft w:val="1166"/>
          <w:marRight w:val="0"/>
          <w:marTop w:val="96"/>
          <w:marBottom w:val="0"/>
          <w:divBdr>
            <w:top w:val="none" w:sz="0" w:space="0" w:color="auto"/>
            <w:left w:val="none" w:sz="0" w:space="0" w:color="auto"/>
            <w:bottom w:val="none" w:sz="0" w:space="0" w:color="auto"/>
            <w:right w:val="none" w:sz="0" w:space="0" w:color="auto"/>
          </w:divBdr>
        </w:div>
        <w:div w:id="638417612">
          <w:marLeft w:val="1166"/>
          <w:marRight w:val="0"/>
          <w:marTop w:val="96"/>
          <w:marBottom w:val="0"/>
          <w:divBdr>
            <w:top w:val="none" w:sz="0" w:space="0" w:color="auto"/>
            <w:left w:val="none" w:sz="0" w:space="0" w:color="auto"/>
            <w:bottom w:val="none" w:sz="0" w:space="0" w:color="auto"/>
            <w:right w:val="none" w:sz="0" w:space="0" w:color="auto"/>
          </w:divBdr>
        </w:div>
        <w:div w:id="1139612107">
          <w:marLeft w:val="1800"/>
          <w:marRight w:val="0"/>
          <w:marTop w:val="82"/>
          <w:marBottom w:val="0"/>
          <w:divBdr>
            <w:top w:val="none" w:sz="0" w:space="0" w:color="auto"/>
            <w:left w:val="none" w:sz="0" w:space="0" w:color="auto"/>
            <w:bottom w:val="none" w:sz="0" w:space="0" w:color="auto"/>
            <w:right w:val="none" w:sz="0" w:space="0" w:color="auto"/>
          </w:divBdr>
        </w:div>
        <w:div w:id="1147940961">
          <w:marLeft w:val="1166"/>
          <w:marRight w:val="0"/>
          <w:marTop w:val="96"/>
          <w:marBottom w:val="0"/>
          <w:divBdr>
            <w:top w:val="none" w:sz="0" w:space="0" w:color="auto"/>
            <w:left w:val="none" w:sz="0" w:space="0" w:color="auto"/>
            <w:bottom w:val="none" w:sz="0" w:space="0" w:color="auto"/>
            <w:right w:val="none" w:sz="0" w:space="0" w:color="auto"/>
          </w:divBdr>
        </w:div>
        <w:div w:id="1155488993">
          <w:marLeft w:val="547"/>
          <w:marRight w:val="0"/>
          <w:marTop w:val="106"/>
          <w:marBottom w:val="0"/>
          <w:divBdr>
            <w:top w:val="none" w:sz="0" w:space="0" w:color="auto"/>
            <w:left w:val="none" w:sz="0" w:space="0" w:color="auto"/>
            <w:bottom w:val="none" w:sz="0" w:space="0" w:color="auto"/>
            <w:right w:val="none" w:sz="0" w:space="0" w:color="auto"/>
          </w:divBdr>
        </w:div>
        <w:div w:id="1564632782">
          <w:marLeft w:val="1166"/>
          <w:marRight w:val="0"/>
          <w:marTop w:val="96"/>
          <w:marBottom w:val="0"/>
          <w:divBdr>
            <w:top w:val="none" w:sz="0" w:space="0" w:color="auto"/>
            <w:left w:val="none" w:sz="0" w:space="0" w:color="auto"/>
            <w:bottom w:val="none" w:sz="0" w:space="0" w:color="auto"/>
            <w:right w:val="none" w:sz="0" w:space="0" w:color="auto"/>
          </w:divBdr>
        </w:div>
        <w:div w:id="1760326772">
          <w:marLeft w:val="547"/>
          <w:marRight w:val="0"/>
          <w:marTop w:val="106"/>
          <w:marBottom w:val="0"/>
          <w:divBdr>
            <w:top w:val="none" w:sz="0" w:space="0" w:color="auto"/>
            <w:left w:val="none" w:sz="0" w:space="0" w:color="auto"/>
            <w:bottom w:val="none" w:sz="0" w:space="0" w:color="auto"/>
            <w:right w:val="none" w:sz="0" w:space="0" w:color="auto"/>
          </w:divBdr>
        </w:div>
        <w:div w:id="1801802680">
          <w:marLeft w:val="1166"/>
          <w:marRight w:val="0"/>
          <w:marTop w:val="96"/>
          <w:marBottom w:val="0"/>
          <w:divBdr>
            <w:top w:val="none" w:sz="0" w:space="0" w:color="auto"/>
            <w:left w:val="none" w:sz="0" w:space="0" w:color="auto"/>
            <w:bottom w:val="none" w:sz="0" w:space="0" w:color="auto"/>
            <w:right w:val="none" w:sz="0" w:space="0" w:color="auto"/>
          </w:divBdr>
        </w:div>
        <w:div w:id="1965885399">
          <w:marLeft w:val="1800"/>
          <w:marRight w:val="0"/>
          <w:marTop w:val="82"/>
          <w:marBottom w:val="0"/>
          <w:divBdr>
            <w:top w:val="none" w:sz="0" w:space="0" w:color="auto"/>
            <w:left w:val="none" w:sz="0" w:space="0" w:color="auto"/>
            <w:bottom w:val="none" w:sz="0" w:space="0" w:color="auto"/>
            <w:right w:val="none" w:sz="0" w:space="0" w:color="auto"/>
          </w:divBdr>
        </w:div>
      </w:divsChild>
    </w:div>
    <w:div w:id="1301499778">
      <w:bodyDiv w:val="1"/>
      <w:marLeft w:val="0"/>
      <w:marRight w:val="0"/>
      <w:marTop w:val="0"/>
      <w:marBottom w:val="0"/>
      <w:divBdr>
        <w:top w:val="none" w:sz="0" w:space="0" w:color="auto"/>
        <w:left w:val="none" w:sz="0" w:space="0" w:color="auto"/>
        <w:bottom w:val="none" w:sz="0" w:space="0" w:color="auto"/>
        <w:right w:val="none" w:sz="0" w:space="0" w:color="auto"/>
      </w:divBdr>
    </w:div>
    <w:div w:id="1302033122">
      <w:bodyDiv w:val="1"/>
      <w:marLeft w:val="0"/>
      <w:marRight w:val="0"/>
      <w:marTop w:val="0"/>
      <w:marBottom w:val="0"/>
      <w:divBdr>
        <w:top w:val="none" w:sz="0" w:space="0" w:color="auto"/>
        <w:left w:val="none" w:sz="0" w:space="0" w:color="auto"/>
        <w:bottom w:val="none" w:sz="0" w:space="0" w:color="auto"/>
        <w:right w:val="none" w:sz="0" w:space="0" w:color="auto"/>
      </w:divBdr>
      <w:divsChild>
        <w:div w:id="1787967757">
          <w:marLeft w:val="0"/>
          <w:marRight w:val="0"/>
          <w:marTop w:val="0"/>
          <w:marBottom w:val="0"/>
          <w:divBdr>
            <w:top w:val="none" w:sz="0" w:space="0" w:color="auto"/>
            <w:left w:val="none" w:sz="0" w:space="0" w:color="auto"/>
            <w:bottom w:val="none" w:sz="0" w:space="0" w:color="auto"/>
            <w:right w:val="none" w:sz="0" w:space="0" w:color="auto"/>
          </w:divBdr>
          <w:divsChild>
            <w:div w:id="144858705">
              <w:marLeft w:val="0"/>
              <w:marRight w:val="0"/>
              <w:marTop w:val="0"/>
              <w:marBottom w:val="0"/>
              <w:divBdr>
                <w:top w:val="none" w:sz="0" w:space="0" w:color="auto"/>
                <w:left w:val="none" w:sz="0" w:space="0" w:color="auto"/>
                <w:bottom w:val="none" w:sz="0" w:space="0" w:color="auto"/>
                <w:right w:val="none" w:sz="0" w:space="0" w:color="auto"/>
              </w:divBdr>
            </w:div>
            <w:div w:id="401685665">
              <w:marLeft w:val="0"/>
              <w:marRight w:val="0"/>
              <w:marTop w:val="0"/>
              <w:marBottom w:val="0"/>
              <w:divBdr>
                <w:top w:val="none" w:sz="0" w:space="0" w:color="auto"/>
                <w:left w:val="none" w:sz="0" w:space="0" w:color="auto"/>
                <w:bottom w:val="none" w:sz="0" w:space="0" w:color="auto"/>
                <w:right w:val="none" w:sz="0" w:space="0" w:color="auto"/>
              </w:divBdr>
            </w:div>
            <w:div w:id="602998468">
              <w:marLeft w:val="0"/>
              <w:marRight w:val="0"/>
              <w:marTop w:val="0"/>
              <w:marBottom w:val="0"/>
              <w:divBdr>
                <w:top w:val="none" w:sz="0" w:space="0" w:color="auto"/>
                <w:left w:val="none" w:sz="0" w:space="0" w:color="auto"/>
                <w:bottom w:val="none" w:sz="0" w:space="0" w:color="auto"/>
                <w:right w:val="none" w:sz="0" w:space="0" w:color="auto"/>
              </w:divBdr>
            </w:div>
            <w:div w:id="717708643">
              <w:marLeft w:val="0"/>
              <w:marRight w:val="0"/>
              <w:marTop w:val="0"/>
              <w:marBottom w:val="0"/>
              <w:divBdr>
                <w:top w:val="none" w:sz="0" w:space="0" w:color="auto"/>
                <w:left w:val="none" w:sz="0" w:space="0" w:color="auto"/>
                <w:bottom w:val="none" w:sz="0" w:space="0" w:color="auto"/>
                <w:right w:val="none" w:sz="0" w:space="0" w:color="auto"/>
              </w:divBdr>
            </w:div>
            <w:div w:id="836074943">
              <w:marLeft w:val="0"/>
              <w:marRight w:val="0"/>
              <w:marTop w:val="0"/>
              <w:marBottom w:val="0"/>
              <w:divBdr>
                <w:top w:val="none" w:sz="0" w:space="0" w:color="auto"/>
                <w:left w:val="none" w:sz="0" w:space="0" w:color="auto"/>
                <w:bottom w:val="none" w:sz="0" w:space="0" w:color="auto"/>
                <w:right w:val="none" w:sz="0" w:space="0" w:color="auto"/>
              </w:divBdr>
            </w:div>
            <w:div w:id="1952515454">
              <w:marLeft w:val="0"/>
              <w:marRight w:val="0"/>
              <w:marTop w:val="0"/>
              <w:marBottom w:val="0"/>
              <w:divBdr>
                <w:top w:val="none" w:sz="0" w:space="0" w:color="auto"/>
                <w:left w:val="none" w:sz="0" w:space="0" w:color="auto"/>
                <w:bottom w:val="none" w:sz="0" w:space="0" w:color="auto"/>
                <w:right w:val="none" w:sz="0" w:space="0" w:color="auto"/>
              </w:divBdr>
            </w:div>
            <w:div w:id="196726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542735">
      <w:bodyDiv w:val="1"/>
      <w:marLeft w:val="0"/>
      <w:marRight w:val="0"/>
      <w:marTop w:val="0"/>
      <w:marBottom w:val="0"/>
      <w:divBdr>
        <w:top w:val="none" w:sz="0" w:space="0" w:color="auto"/>
        <w:left w:val="none" w:sz="0" w:space="0" w:color="auto"/>
        <w:bottom w:val="none" w:sz="0" w:space="0" w:color="auto"/>
        <w:right w:val="none" w:sz="0" w:space="0" w:color="auto"/>
      </w:divBdr>
    </w:div>
    <w:div w:id="1302543461">
      <w:bodyDiv w:val="1"/>
      <w:marLeft w:val="0"/>
      <w:marRight w:val="0"/>
      <w:marTop w:val="0"/>
      <w:marBottom w:val="0"/>
      <w:divBdr>
        <w:top w:val="none" w:sz="0" w:space="0" w:color="auto"/>
        <w:left w:val="none" w:sz="0" w:space="0" w:color="auto"/>
        <w:bottom w:val="none" w:sz="0" w:space="0" w:color="auto"/>
        <w:right w:val="none" w:sz="0" w:space="0" w:color="auto"/>
      </w:divBdr>
    </w:div>
    <w:div w:id="1302615491">
      <w:bodyDiv w:val="1"/>
      <w:marLeft w:val="0"/>
      <w:marRight w:val="0"/>
      <w:marTop w:val="0"/>
      <w:marBottom w:val="0"/>
      <w:divBdr>
        <w:top w:val="none" w:sz="0" w:space="0" w:color="auto"/>
        <w:left w:val="none" w:sz="0" w:space="0" w:color="auto"/>
        <w:bottom w:val="none" w:sz="0" w:space="0" w:color="auto"/>
        <w:right w:val="none" w:sz="0" w:space="0" w:color="auto"/>
      </w:divBdr>
    </w:div>
    <w:div w:id="1302810185">
      <w:bodyDiv w:val="1"/>
      <w:marLeft w:val="0"/>
      <w:marRight w:val="0"/>
      <w:marTop w:val="0"/>
      <w:marBottom w:val="0"/>
      <w:divBdr>
        <w:top w:val="none" w:sz="0" w:space="0" w:color="auto"/>
        <w:left w:val="none" w:sz="0" w:space="0" w:color="auto"/>
        <w:bottom w:val="none" w:sz="0" w:space="0" w:color="auto"/>
        <w:right w:val="none" w:sz="0" w:space="0" w:color="auto"/>
      </w:divBdr>
    </w:div>
    <w:div w:id="1303804571">
      <w:bodyDiv w:val="1"/>
      <w:marLeft w:val="0"/>
      <w:marRight w:val="0"/>
      <w:marTop w:val="0"/>
      <w:marBottom w:val="0"/>
      <w:divBdr>
        <w:top w:val="none" w:sz="0" w:space="0" w:color="auto"/>
        <w:left w:val="none" w:sz="0" w:space="0" w:color="auto"/>
        <w:bottom w:val="none" w:sz="0" w:space="0" w:color="auto"/>
        <w:right w:val="none" w:sz="0" w:space="0" w:color="auto"/>
      </w:divBdr>
      <w:divsChild>
        <w:div w:id="223834195">
          <w:marLeft w:val="1166"/>
          <w:marRight w:val="0"/>
          <w:marTop w:val="96"/>
          <w:marBottom w:val="0"/>
          <w:divBdr>
            <w:top w:val="none" w:sz="0" w:space="0" w:color="auto"/>
            <w:left w:val="none" w:sz="0" w:space="0" w:color="auto"/>
            <w:bottom w:val="none" w:sz="0" w:space="0" w:color="auto"/>
            <w:right w:val="none" w:sz="0" w:space="0" w:color="auto"/>
          </w:divBdr>
        </w:div>
        <w:div w:id="1019815249">
          <w:marLeft w:val="1166"/>
          <w:marRight w:val="0"/>
          <w:marTop w:val="96"/>
          <w:marBottom w:val="0"/>
          <w:divBdr>
            <w:top w:val="none" w:sz="0" w:space="0" w:color="auto"/>
            <w:left w:val="none" w:sz="0" w:space="0" w:color="auto"/>
            <w:bottom w:val="none" w:sz="0" w:space="0" w:color="auto"/>
            <w:right w:val="none" w:sz="0" w:space="0" w:color="auto"/>
          </w:divBdr>
        </w:div>
        <w:div w:id="1067385474">
          <w:marLeft w:val="1166"/>
          <w:marRight w:val="0"/>
          <w:marTop w:val="96"/>
          <w:marBottom w:val="0"/>
          <w:divBdr>
            <w:top w:val="none" w:sz="0" w:space="0" w:color="auto"/>
            <w:left w:val="none" w:sz="0" w:space="0" w:color="auto"/>
            <w:bottom w:val="none" w:sz="0" w:space="0" w:color="auto"/>
            <w:right w:val="none" w:sz="0" w:space="0" w:color="auto"/>
          </w:divBdr>
        </w:div>
        <w:div w:id="1227228661">
          <w:marLeft w:val="1166"/>
          <w:marRight w:val="0"/>
          <w:marTop w:val="96"/>
          <w:marBottom w:val="0"/>
          <w:divBdr>
            <w:top w:val="none" w:sz="0" w:space="0" w:color="auto"/>
            <w:left w:val="none" w:sz="0" w:space="0" w:color="auto"/>
            <w:bottom w:val="none" w:sz="0" w:space="0" w:color="auto"/>
            <w:right w:val="none" w:sz="0" w:space="0" w:color="auto"/>
          </w:divBdr>
        </w:div>
        <w:div w:id="1597640916">
          <w:marLeft w:val="547"/>
          <w:marRight w:val="0"/>
          <w:marTop w:val="115"/>
          <w:marBottom w:val="0"/>
          <w:divBdr>
            <w:top w:val="none" w:sz="0" w:space="0" w:color="auto"/>
            <w:left w:val="none" w:sz="0" w:space="0" w:color="auto"/>
            <w:bottom w:val="none" w:sz="0" w:space="0" w:color="auto"/>
            <w:right w:val="none" w:sz="0" w:space="0" w:color="auto"/>
          </w:divBdr>
        </w:div>
        <w:div w:id="1897282155">
          <w:marLeft w:val="1166"/>
          <w:marRight w:val="0"/>
          <w:marTop w:val="96"/>
          <w:marBottom w:val="0"/>
          <w:divBdr>
            <w:top w:val="none" w:sz="0" w:space="0" w:color="auto"/>
            <w:left w:val="none" w:sz="0" w:space="0" w:color="auto"/>
            <w:bottom w:val="none" w:sz="0" w:space="0" w:color="auto"/>
            <w:right w:val="none" w:sz="0" w:space="0" w:color="auto"/>
          </w:divBdr>
        </w:div>
      </w:divsChild>
    </w:div>
    <w:div w:id="1304894876">
      <w:bodyDiv w:val="1"/>
      <w:marLeft w:val="0"/>
      <w:marRight w:val="0"/>
      <w:marTop w:val="0"/>
      <w:marBottom w:val="0"/>
      <w:divBdr>
        <w:top w:val="none" w:sz="0" w:space="0" w:color="auto"/>
        <w:left w:val="none" w:sz="0" w:space="0" w:color="auto"/>
        <w:bottom w:val="none" w:sz="0" w:space="0" w:color="auto"/>
        <w:right w:val="none" w:sz="0" w:space="0" w:color="auto"/>
      </w:divBdr>
      <w:divsChild>
        <w:div w:id="136193117">
          <w:marLeft w:val="1800"/>
          <w:marRight w:val="0"/>
          <w:marTop w:val="82"/>
          <w:marBottom w:val="0"/>
          <w:divBdr>
            <w:top w:val="none" w:sz="0" w:space="0" w:color="auto"/>
            <w:left w:val="none" w:sz="0" w:space="0" w:color="auto"/>
            <w:bottom w:val="none" w:sz="0" w:space="0" w:color="auto"/>
            <w:right w:val="none" w:sz="0" w:space="0" w:color="auto"/>
          </w:divBdr>
        </w:div>
        <w:div w:id="355693762">
          <w:marLeft w:val="1166"/>
          <w:marRight w:val="0"/>
          <w:marTop w:val="96"/>
          <w:marBottom w:val="0"/>
          <w:divBdr>
            <w:top w:val="none" w:sz="0" w:space="0" w:color="auto"/>
            <w:left w:val="none" w:sz="0" w:space="0" w:color="auto"/>
            <w:bottom w:val="none" w:sz="0" w:space="0" w:color="auto"/>
            <w:right w:val="none" w:sz="0" w:space="0" w:color="auto"/>
          </w:divBdr>
        </w:div>
        <w:div w:id="364252735">
          <w:marLeft w:val="1800"/>
          <w:marRight w:val="0"/>
          <w:marTop w:val="82"/>
          <w:marBottom w:val="0"/>
          <w:divBdr>
            <w:top w:val="none" w:sz="0" w:space="0" w:color="auto"/>
            <w:left w:val="none" w:sz="0" w:space="0" w:color="auto"/>
            <w:bottom w:val="none" w:sz="0" w:space="0" w:color="auto"/>
            <w:right w:val="none" w:sz="0" w:space="0" w:color="auto"/>
          </w:divBdr>
        </w:div>
        <w:div w:id="525876417">
          <w:marLeft w:val="547"/>
          <w:marRight w:val="0"/>
          <w:marTop w:val="106"/>
          <w:marBottom w:val="0"/>
          <w:divBdr>
            <w:top w:val="none" w:sz="0" w:space="0" w:color="auto"/>
            <w:left w:val="none" w:sz="0" w:space="0" w:color="auto"/>
            <w:bottom w:val="none" w:sz="0" w:space="0" w:color="auto"/>
            <w:right w:val="none" w:sz="0" w:space="0" w:color="auto"/>
          </w:divBdr>
        </w:div>
        <w:div w:id="611086584">
          <w:marLeft w:val="1166"/>
          <w:marRight w:val="0"/>
          <w:marTop w:val="96"/>
          <w:marBottom w:val="0"/>
          <w:divBdr>
            <w:top w:val="none" w:sz="0" w:space="0" w:color="auto"/>
            <w:left w:val="none" w:sz="0" w:space="0" w:color="auto"/>
            <w:bottom w:val="none" w:sz="0" w:space="0" w:color="auto"/>
            <w:right w:val="none" w:sz="0" w:space="0" w:color="auto"/>
          </w:divBdr>
        </w:div>
        <w:div w:id="1676347736">
          <w:marLeft w:val="1800"/>
          <w:marRight w:val="0"/>
          <w:marTop w:val="82"/>
          <w:marBottom w:val="0"/>
          <w:divBdr>
            <w:top w:val="none" w:sz="0" w:space="0" w:color="auto"/>
            <w:left w:val="none" w:sz="0" w:space="0" w:color="auto"/>
            <w:bottom w:val="none" w:sz="0" w:space="0" w:color="auto"/>
            <w:right w:val="none" w:sz="0" w:space="0" w:color="auto"/>
          </w:divBdr>
        </w:div>
        <w:div w:id="1995331569">
          <w:marLeft w:val="547"/>
          <w:marRight w:val="0"/>
          <w:marTop w:val="106"/>
          <w:marBottom w:val="0"/>
          <w:divBdr>
            <w:top w:val="none" w:sz="0" w:space="0" w:color="auto"/>
            <w:left w:val="none" w:sz="0" w:space="0" w:color="auto"/>
            <w:bottom w:val="none" w:sz="0" w:space="0" w:color="auto"/>
            <w:right w:val="none" w:sz="0" w:space="0" w:color="auto"/>
          </w:divBdr>
        </w:div>
      </w:divsChild>
    </w:div>
    <w:div w:id="1305428916">
      <w:bodyDiv w:val="1"/>
      <w:marLeft w:val="0"/>
      <w:marRight w:val="0"/>
      <w:marTop w:val="0"/>
      <w:marBottom w:val="0"/>
      <w:divBdr>
        <w:top w:val="none" w:sz="0" w:space="0" w:color="auto"/>
        <w:left w:val="none" w:sz="0" w:space="0" w:color="auto"/>
        <w:bottom w:val="none" w:sz="0" w:space="0" w:color="auto"/>
        <w:right w:val="none" w:sz="0" w:space="0" w:color="auto"/>
      </w:divBdr>
    </w:div>
    <w:div w:id="1305432463">
      <w:bodyDiv w:val="1"/>
      <w:marLeft w:val="0"/>
      <w:marRight w:val="0"/>
      <w:marTop w:val="0"/>
      <w:marBottom w:val="0"/>
      <w:divBdr>
        <w:top w:val="none" w:sz="0" w:space="0" w:color="auto"/>
        <w:left w:val="none" w:sz="0" w:space="0" w:color="auto"/>
        <w:bottom w:val="none" w:sz="0" w:space="0" w:color="auto"/>
        <w:right w:val="none" w:sz="0" w:space="0" w:color="auto"/>
      </w:divBdr>
    </w:div>
    <w:div w:id="1305506759">
      <w:bodyDiv w:val="1"/>
      <w:marLeft w:val="0"/>
      <w:marRight w:val="0"/>
      <w:marTop w:val="0"/>
      <w:marBottom w:val="0"/>
      <w:divBdr>
        <w:top w:val="none" w:sz="0" w:space="0" w:color="auto"/>
        <w:left w:val="none" w:sz="0" w:space="0" w:color="auto"/>
        <w:bottom w:val="none" w:sz="0" w:space="0" w:color="auto"/>
        <w:right w:val="none" w:sz="0" w:space="0" w:color="auto"/>
      </w:divBdr>
    </w:div>
    <w:div w:id="1306281414">
      <w:bodyDiv w:val="1"/>
      <w:marLeft w:val="0"/>
      <w:marRight w:val="0"/>
      <w:marTop w:val="0"/>
      <w:marBottom w:val="0"/>
      <w:divBdr>
        <w:top w:val="none" w:sz="0" w:space="0" w:color="auto"/>
        <w:left w:val="none" w:sz="0" w:space="0" w:color="auto"/>
        <w:bottom w:val="none" w:sz="0" w:space="0" w:color="auto"/>
        <w:right w:val="none" w:sz="0" w:space="0" w:color="auto"/>
      </w:divBdr>
    </w:div>
    <w:div w:id="1306742779">
      <w:bodyDiv w:val="1"/>
      <w:marLeft w:val="0"/>
      <w:marRight w:val="0"/>
      <w:marTop w:val="0"/>
      <w:marBottom w:val="0"/>
      <w:divBdr>
        <w:top w:val="none" w:sz="0" w:space="0" w:color="auto"/>
        <w:left w:val="none" w:sz="0" w:space="0" w:color="auto"/>
        <w:bottom w:val="none" w:sz="0" w:space="0" w:color="auto"/>
        <w:right w:val="none" w:sz="0" w:space="0" w:color="auto"/>
      </w:divBdr>
    </w:div>
    <w:div w:id="1308051973">
      <w:bodyDiv w:val="1"/>
      <w:marLeft w:val="0"/>
      <w:marRight w:val="0"/>
      <w:marTop w:val="0"/>
      <w:marBottom w:val="0"/>
      <w:divBdr>
        <w:top w:val="none" w:sz="0" w:space="0" w:color="auto"/>
        <w:left w:val="none" w:sz="0" w:space="0" w:color="auto"/>
        <w:bottom w:val="none" w:sz="0" w:space="0" w:color="auto"/>
        <w:right w:val="none" w:sz="0" w:space="0" w:color="auto"/>
      </w:divBdr>
    </w:div>
    <w:div w:id="1309358050">
      <w:bodyDiv w:val="1"/>
      <w:marLeft w:val="0"/>
      <w:marRight w:val="0"/>
      <w:marTop w:val="0"/>
      <w:marBottom w:val="0"/>
      <w:divBdr>
        <w:top w:val="none" w:sz="0" w:space="0" w:color="auto"/>
        <w:left w:val="none" w:sz="0" w:space="0" w:color="auto"/>
        <w:bottom w:val="none" w:sz="0" w:space="0" w:color="auto"/>
        <w:right w:val="none" w:sz="0" w:space="0" w:color="auto"/>
      </w:divBdr>
    </w:div>
    <w:div w:id="1310597004">
      <w:bodyDiv w:val="1"/>
      <w:marLeft w:val="0"/>
      <w:marRight w:val="0"/>
      <w:marTop w:val="0"/>
      <w:marBottom w:val="0"/>
      <w:divBdr>
        <w:top w:val="none" w:sz="0" w:space="0" w:color="auto"/>
        <w:left w:val="none" w:sz="0" w:space="0" w:color="auto"/>
        <w:bottom w:val="none" w:sz="0" w:space="0" w:color="auto"/>
        <w:right w:val="none" w:sz="0" w:space="0" w:color="auto"/>
      </w:divBdr>
    </w:div>
    <w:div w:id="1310817559">
      <w:bodyDiv w:val="1"/>
      <w:marLeft w:val="0"/>
      <w:marRight w:val="0"/>
      <w:marTop w:val="0"/>
      <w:marBottom w:val="0"/>
      <w:divBdr>
        <w:top w:val="none" w:sz="0" w:space="0" w:color="auto"/>
        <w:left w:val="none" w:sz="0" w:space="0" w:color="auto"/>
        <w:bottom w:val="none" w:sz="0" w:space="0" w:color="auto"/>
        <w:right w:val="none" w:sz="0" w:space="0" w:color="auto"/>
      </w:divBdr>
    </w:div>
    <w:div w:id="1310864120">
      <w:bodyDiv w:val="1"/>
      <w:marLeft w:val="0"/>
      <w:marRight w:val="0"/>
      <w:marTop w:val="0"/>
      <w:marBottom w:val="0"/>
      <w:divBdr>
        <w:top w:val="none" w:sz="0" w:space="0" w:color="auto"/>
        <w:left w:val="none" w:sz="0" w:space="0" w:color="auto"/>
        <w:bottom w:val="none" w:sz="0" w:space="0" w:color="auto"/>
        <w:right w:val="none" w:sz="0" w:space="0" w:color="auto"/>
      </w:divBdr>
    </w:div>
    <w:div w:id="1310982630">
      <w:bodyDiv w:val="1"/>
      <w:marLeft w:val="0"/>
      <w:marRight w:val="0"/>
      <w:marTop w:val="0"/>
      <w:marBottom w:val="0"/>
      <w:divBdr>
        <w:top w:val="none" w:sz="0" w:space="0" w:color="auto"/>
        <w:left w:val="none" w:sz="0" w:space="0" w:color="auto"/>
        <w:bottom w:val="none" w:sz="0" w:space="0" w:color="auto"/>
        <w:right w:val="none" w:sz="0" w:space="0" w:color="auto"/>
      </w:divBdr>
    </w:div>
    <w:div w:id="1310985872">
      <w:bodyDiv w:val="1"/>
      <w:marLeft w:val="0"/>
      <w:marRight w:val="0"/>
      <w:marTop w:val="0"/>
      <w:marBottom w:val="0"/>
      <w:divBdr>
        <w:top w:val="none" w:sz="0" w:space="0" w:color="auto"/>
        <w:left w:val="none" w:sz="0" w:space="0" w:color="auto"/>
        <w:bottom w:val="none" w:sz="0" w:space="0" w:color="auto"/>
        <w:right w:val="none" w:sz="0" w:space="0" w:color="auto"/>
      </w:divBdr>
    </w:div>
    <w:div w:id="1311325121">
      <w:bodyDiv w:val="1"/>
      <w:marLeft w:val="0"/>
      <w:marRight w:val="0"/>
      <w:marTop w:val="0"/>
      <w:marBottom w:val="0"/>
      <w:divBdr>
        <w:top w:val="none" w:sz="0" w:space="0" w:color="auto"/>
        <w:left w:val="none" w:sz="0" w:space="0" w:color="auto"/>
        <w:bottom w:val="none" w:sz="0" w:space="0" w:color="auto"/>
        <w:right w:val="none" w:sz="0" w:space="0" w:color="auto"/>
      </w:divBdr>
    </w:div>
    <w:div w:id="1311591308">
      <w:bodyDiv w:val="1"/>
      <w:marLeft w:val="0"/>
      <w:marRight w:val="0"/>
      <w:marTop w:val="0"/>
      <w:marBottom w:val="0"/>
      <w:divBdr>
        <w:top w:val="none" w:sz="0" w:space="0" w:color="auto"/>
        <w:left w:val="none" w:sz="0" w:space="0" w:color="auto"/>
        <w:bottom w:val="none" w:sz="0" w:space="0" w:color="auto"/>
        <w:right w:val="none" w:sz="0" w:space="0" w:color="auto"/>
      </w:divBdr>
    </w:div>
    <w:div w:id="1311591954">
      <w:bodyDiv w:val="1"/>
      <w:marLeft w:val="0"/>
      <w:marRight w:val="0"/>
      <w:marTop w:val="0"/>
      <w:marBottom w:val="0"/>
      <w:divBdr>
        <w:top w:val="none" w:sz="0" w:space="0" w:color="auto"/>
        <w:left w:val="none" w:sz="0" w:space="0" w:color="auto"/>
        <w:bottom w:val="none" w:sz="0" w:space="0" w:color="auto"/>
        <w:right w:val="none" w:sz="0" w:space="0" w:color="auto"/>
      </w:divBdr>
    </w:div>
    <w:div w:id="1311711071">
      <w:bodyDiv w:val="1"/>
      <w:marLeft w:val="0"/>
      <w:marRight w:val="0"/>
      <w:marTop w:val="0"/>
      <w:marBottom w:val="0"/>
      <w:divBdr>
        <w:top w:val="none" w:sz="0" w:space="0" w:color="auto"/>
        <w:left w:val="none" w:sz="0" w:space="0" w:color="auto"/>
        <w:bottom w:val="none" w:sz="0" w:space="0" w:color="auto"/>
        <w:right w:val="none" w:sz="0" w:space="0" w:color="auto"/>
      </w:divBdr>
      <w:divsChild>
        <w:div w:id="54202055">
          <w:marLeft w:val="1440"/>
          <w:marRight w:val="0"/>
          <w:marTop w:val="0"/>
          <w:marBottom w:val="0"/>
          <w:divBdr>
            <w:top w:val="none" w:sz="0" w:space="0" w:color="auto"/>
            <w:left w:val="none" w:sz="0" w:space="0" w:color="auto"/>
            <w:bottom w:val="none" w:sz="0" w:space="0" w:color="auto"/>
            <w:right w:val="none" w:sz="0" w:space="0" w:color="auto"/>
          </w:divBdr>
        </w:div>
        <w:div w:id="446629567">
          <w:marLeft w:val="2160"/>
          <w:marRight w:val="0"/>
          <w:marTop w:val="0"/>
          <w:marBottom w:val="0"/>
          <w:divBdr>
            <w:top w:val="none" w:sz="0" w:space="0" w:color="auto"/>
            <w:left w:val="none" w:sz="0" w:space="0" w:color="auto"/>
            <w:bottom w:val="none" w:sz="0" w:space="0" w:color="auto"/>
            <w:right w:val="none" w:sz="0" w:space="0" w:color="auto"/>
          </w:divBdr>
        </w:div>
        <w:div w:id="467824212">
          <w:marLeft w:val="2160"/>
          <w:marRight w:val="0"/>
          <w:marTop w:val="0"/>
          <w:marBottom w:val="0"/>
          <w:divBdr>
            <w:top w:val="none" w:sz="0" w:space="0" w:color="auto"/>
            <w:left w:val="none" w:sz="0" w:space="0" w:color="auto"/>
            <w:bottom w:val="none" w:sz="0" w:space="0" w:color="auto"/>
            <w:right w:val="none" w:sz="0" w:space="0" w:color="auto"/>
          </w:divBdr>
        </w:div>
        <w:div w:id="589316101">
          <w:marLeft w:val="2160"/>
          <w:marRight w:val="0"/>
          <w:marTop w:val="0"/>
          <w:marBottom w:val="0"/>
          <w:divBdr>
            <w:top w:val="none" w:sz="0" w:space="0" w:color="auto"/>
            <w:left w:val="none" w:sz="0" w:space="0" w:color="auto"/>
            <w:bottom w:val="none" w:sz="0" w:space="0" w:color="auto"/>
            <w:right w:val="none" w:sz="0" w:space="0" w:color="auto"/>
          </w:divBdr>
        </w:div>
        <w:div w:id="937250293">
          <w:marLeft w:val="2160"/>
          <w:marRight w:val="0"/>
          <w:marTop w:val="0"/>
          <w:marBottom w:val="0"/>
          <w:divBdr>
            <w:top w:val="none" w:sz="0" w:space="0" w:color="auto"/>
            <w:left w:val="none" w:sz="0" w:space="0" w:color="auto"/>
            <w:bottom w:val="none" w:sz="0" w:space="0" w:color="auto"/>
            <w:right w:val="none" w:sz="0" w:space="0" w:color="auto"/>
          </w:divBdr>
        </w:div>
        <w:div w:id="1145581359">
          <w:marLeft w:val="1440"/>
          <w:marRight w:val="0"/>
          <w:marTop w:val="0"/>
          <w:marBottom w:val="0"/>
          <w:divBdr>
            <w:top w:val="none" w:sz="0" w:space="0" w:color="auto"/>
            <w:left w:val="none" w:sz="0" w:space="0" w:color="auto"/>
            <w:bottom w:val="none" w:sz="0" w:space="0" w:color="auto"/>
            <w:right w:val="none" w:sz="0" w:space="0" w:color="auto"/>
          </w:divBdr>
        </w:div>
        <w:div w:id="1398747716">
          <w:marLeft w:val="720"/>
          <w:marRight w:val="0"/>
          <w:marTop w:val="0"/>
          <w:marBottom w:val="0"/>
          <w:divBdr>
            <w:top w:val="none" w:sz="0" w:space="0" w:color="auto"/>
            <w:left w:val="none" w:sz="0" w:space="0" w:color="auto"/>
            <w:bottom w:val="none" w:sz="0" w:space="0" w:color="auto"/>
            <w:right w:val="none" w:sz="0" w:space="0" w:color="auto"/>
          </w:divBdr>
        </w:div>
        <w:div w:id="1488206640">
          <w:marLeft w:val="2160"/>
          <w:marRight w:val="0"/>
          <w:marTop w:val="0"/>
          <w:marBottom w:val="0"/>
          <w:divBdr>
            <w:top w:val="none" w:sz="0" w:space="0" w:color="auto"/>
            <w:left w:val="none" w:sz="0" w:space="0" w:color="auto"/>
            <w:bottom w:val="none" w:sz="0" w:space="0" w:color="auto"/>
            <w:right w:val="none" w:sz="0" w:space="0" w:color="auto"/>
          </w:divBdr>
        </w:div>
        <w:div w:id="1689596822">
          <w:marLeft w:val="720"/>
          <w:marRight w:val="0"/>
          <w:marTop w:val="0"/>
          <w:marBottom w:val="0"/>
          <w:divBdr>
            <w:top w:val="none" w:sz="0" w:space="0" w:color="auto"/>
            <w:left w:val="none" w:sz="0" w:space="0" w:color="auto"/>
            <w:bottom w:val="none" w:sz="0" w:space="0" w:color="auto"/>
            <w:right w:val="none" w:sz="0" w:space="0" w:color="auto"/>
          </w:divBdr>
        </w:div>
        <w:div w:id="1727099600">
          <w:marLeft w:val="2160"/>
          <w:marRight w:val="0"/>
          <w:marTop w:val="0"/>
          <w:marBottom w:val="0"/>
          <w:divBdr>
            <w:top w:val="none" w:sz="0" w:space="0" w:color="auto"/>
            <w:left w:val="none" w:sz="0" w:space="0" w:color="auto"/>
            <w:bottom w:val="none" w:sz="0" w:space="0" w:color="auto"/>
            <w:right w:val="none" w:sz="0" w:space="0" w:color="auto"/>
          </w:divBdr>
        </w:div>
        <w:div w:id="1727221920">
          <w:marLeft w:val="1440"/>
          <w:marRight w:val="0"/>
          <w:marTop w:val="0"/>
          <w:marBottom w:val="0"/>
          <w:divBdr>
            <w:top w:val="none" w:sz="0" w:space="0" w:color="auto"/>
            <w:left w:val="none" w:sz="0" w:space="0" w:color="auto"/>
            <w:bottom w:val="none" w:sz="0" w:space="0" w:color="auto"/>
            <w:right w:val="none" w:sz="0" w:space="0" w:color="auto"/>
          </w:divBdr>
        </w:div>
        <w:div w:id="1788697223">
          <w:marLeft w:val="1440"/>
          <w:marRight w:val="0"/>
          <w:marTop w:val="0"/>
          <w:marBottom w:val="0"/>
          <w:divBdr>
            <w:top w:val="none" w:sz="0" w:space="0" w:color="auto"/>
            <w:left w:val="none" w:sz="0" w:space="0" w:color="auto"/>
            <w:bottom w:val="none" w:sz="0" w:space="0" w:color="auto"/>
            <w:right w:val="none" w:sz="0" w:space="0" w:color="auto"/>
          </w:divBdr>
        </w:div>
        <w:div w:id="1801724675">
          <w:marLeft w:val="720"/>
          <w:marRight w:val="0"/>
          <w:marTop w:val="0"/>
          <w:marBottom w:val="0"/>
          <w:divBdr>
            <w:top w:val="none" w:sz="0" w:space="0" w:color="auto"/>
            <w:left w:val="none" w:sz="0" w:space="0" w:color="auto"/>
            <w:bottom w:val="none" w:sz="0" w:space="0" w:color="auto"/>
            <w:right w:val="none" w:sz="0" w:space="0" w:color="auto"/>
          </w:divBdr>
        </w:div>
      </w:divsChild>
    </w:div>
    <w:div w:id="1311712618">
      <w:bodyDiv w:val="1"/>
      <w:marLeft w:val="0"/>
      <w:marRight w:val="0"/>
      <w:marTop w:val="0"/>
      <w:marBottom w:val="0"/>
      <w:divBdr>
        <w:top w:val="none" w:sz="0" w:space="0" w:color="auto"/>
        <w:left w:val="none" w:sz="0" w:space="0" w:color="auto"/>
        <w:bottom w:val="none" w:sz="0" w:space="0" w:color="auto"/>
        <w:right w:val="none" w:sz="0" w:space="0" w:color="auto"/>
      </w:divBdr>
    </w:div>
    <w:div w:id="1312097781">
      <w:bodyDiv w:val="1"/>
      <w:marLeft w:val="0"/>
      <w:marRight w:val="0"/>
      <w:marTop w:val="0"/>
      <w:marBottom w:val="0"/>
      <w:divBdr>
        <w:top w:val="none" w:sz="0" w:space="0" w:color="auto"/>
        <w:left w:val="none" w:sz="0" w:space="0" w:color="auto"/>
        <w:bottom w:val="none" w:sz="0" w:space="0" w:color="auto"/>
        <w:right w:val="none" w:sz="0" w:space="0" w:color="auto"/>
      </w:divBdr>
    </w:div>
    <w:div w:id="1312448415">
      <w:bodyDiv w:val="1"/>
      <w:marLeft w:val="0"/>
      <w:marRight w:val="0"/>
      <w:marTop w:val="0"/>
      <w:marBottom w:val="0"/>
      <w:divBdr>
        <w:top w:val="none" w:sz="0" w:space="0" w:color="auto"/>
        <w:left w:val="none" w:sz="0" w:space="0" w:color="auto"/>
        <w:bottom w:val="none" w:sz="0" w:space="0" w:color="auto"/>
        <w:right w:val="none" w:sz="0" w:space="0" w:color="auto"/>
      </w:divBdr>
    </w:div>
    <w:div w:id="1312834360">
      <w:bodyDiv w:val="1"/>
      <w:marLeft w:val="0"/>
      <w:marRight w:val="0"/>
      <w:marTop w:val="0"/>
      <w:marBottom w:val="0"/>
      <w:divBdr>
        <w:top w:val="none" w:sz="0" w:space="0" w:color="auto"/>
        <w:left w:val="none" w:sz="0" w:space="0" w:color="auto"/>
        <w:bottom w:val="none" w:sz="0" w:space="0" w:color="auto"/>
        <w:right w:val="none" w:sz="0" w:space="0" w:color="auto"/>
      </w:divBdr>
    </w:div>
    <w:div w:id="1314800550">
      <w:bodyDiv w:val="1"/>
      <w:marLeft w:val="0"/>
      <w:marRight w:val="0"/>
      <w:marTop w:val="0"/>
      <w:marBottom w:val="0"/>
      <w:divBdr>
        <w:top w:val="none" w:sz="0" w:space="0" w:color="auto"/>
        <w:left w:val="none" w:sz="0" w:space="0" w:color="auto"/>
        <w:bottom w:val="none" w:sz="0" w:space="0" w:color="auto"/>
        <w:right w:val="none" w:sz="0" w:space="0" w:color="auto"/>
      </w:divBdr>
      <w:divsChild>
        <w:div w:id="1301418294">
          <w:marLeft w:val="0"/>
          <w:marRight w:val="0"/>
          <w:marTop w:val="0"/>
          <w:marBottom w:val="0"/>
          <w:divBdr>
            <w:top w:val="none" w:sz="0" w:space="0" w:color="auto"/>
            <w:left w:val="none" w:sz="0" w:space="0" w:color="auto"/>
            <w:bottom w:val="none" w:sz="0" w:space="0" w:color="auto"/>
            <w:right w:val="none" w:sz="0" w:space="0" w:color="auto"/>
          </w:divBdr>
          <w:divsChild>
            <w:div w:id="238757232">
              <w:marLeft w:val="0"/>
              <w:marRight w:val="0"/>
              <w:marTop w:val="0"/>
              <w:marBottom w:val="0"/>
              <w:divBdr>
                <w:top w:val="none" w:sz="0" w:space="0" w:color="auto"/>
                <w:left w:val="none" w:sz="0" w:space="0" w:color="auto"/>
                <w:bottom w:val="none" w:sz="0" w:space="0" w:color="auto"/>
                <w:right w:val="none" w:sz="0" w:space="0" w:color="auto"/>
              </w:divBdr>
            </w:div>
            <w:div w:id="946304478">
              <w:marLeft w:val="0"/>
              <w:marRight w:val="0"/>
              <w:marTop w:val="0"/>
              <w:marBottom w:val="0"/>
              <w:divBdr>
                <w:top w:val="none" w:sz="0" w:space="0" w:color="auto"/>
                <w:left w:val="none" w:sz="0" w:space="0" w:color="auto"/>
                <w:bottom w:val="none" w:sz="0" w:space="0" w:color="auto"/>
                <w:right w:val="none" w:sz="0" w:space="0" w:color="auto"/>
              </w:divBdr>
            </w:div>
            <w:div w:id="184065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947060">
      <w:bodyDiv w:val="1"/>
      <w:marLeft w:val="0"/>
      <w:marRight w:val="0"/>
      <w:marTop w:val="0"/>
      <w:marBottom w:val="0"/>
      <w:divBdr>
        <w:top w:val="none" w:sz="0" w:space="0" w:color="auto"/>
        <w:left w:val="none" w:sz="0" w:space="0" w:color="auto"/>
        <w:bottom w:val="none" w:sz="0" w:space="0" w:color="auto"/>
        <w:right w:val="none" w:sz="0" w:space="0" w:color="auto"/>
      </w:divBdr>
    </w:div>
    <w:div w:id="1316643150">
      <w:bodyDiv w:val="1"/>
      <w:marLeft w:val="0"/>
      <w:marRight w:val="0"/>
      <w:marTop w:val="0"/>
      <w:marBottom w:val="0"/>
      <w:divBdr>
        <w:top w:val="none" w:sz="0" w:space="0" w:color="auto"/>
        <w:left w:val="none" w:sz="0" w:space="0" w:color="auto"/>
        <w:bottom w:val="none" w:sz="0" w:space="0" w:color="auto"/>
        <w:right w:val="none" w:sz="0" w:space="0" w:color="auto"/>
      </w:divBdr>
    </w:div>
    <w:div w:id="1316647993">
      <w:bodyDiv w:val="1"/>
      <w:marLeft w:val="0"/>
      <w:marRight w:val="0"/>
      <w:marTop w:val="0"/>
      <w:marBottom w:val="0"/>
      <w:divBdr>
        <w:top w:val="none" w:sz="0" w:space="0" w:color="auto"/>
        <w:left w:val="none" w:sz="0" w:space="0" w:color="auto"/>
        <w:bottom w:val="none" w:sz="0" w:space="0" w:color="auto"/>
        <w:right w:val="none" w:sz="0" w:space="0" w:color="auto"/>
      </w:divBdr>
    </w:div>
    <w:div w:id="1316952213">
      <w:bodyDiv w:val="1"/>
      <w:marLeft w:val="0"/>
      <w:marRight w:val="0"/>
      <w:marTop w:val="0"/>
      <w:marBottom w:val="0"/>
      <w:divBdr>
        <w:top w:val="none" w:sz="0" w:space="0" w:color="auto"/>
        <w:left w:val="none" w:sz="0" w:space="0" w:color="auto"/>
        <w:bottom w:val="none" w:sz="0" w:space="0" w:color="auto"/>
        <w:right w:val="none" w:sz="0" w:space="0" w:color="auto"/>
      </w:divBdr>
      <w:divsChild>
        <w:div w:id="10420792">
          <w:marLeft w:val="1166"/>
          <w:marRight w:val="0"/>
          <w:marTop w:val="96"/>
          <w:marBottom w:val="0"/>
          <w:divBdr>
            <w:top w:val="none" w:sz="0" w:space="0" w:color="auto"/>
            <w:left w:val="none" w:sz="0" w:space="0" w:color="auto"/>
            <w:bottom w:val="none" w:sz="0" w:space="0" w:color="auto"/>
            <w:right w:val="none" w:sz="0" w:space="0" w:color="auto"/>
          </w:divBdr>
        </w:div>
        <w:div w:id="28265830">
          <w:marLeft w:val="1800"/>
          <w:marRight w:val="0"/>
          <w:marTop w:val="77"/>
          <w:marBottom w:val="0"/>
          <w:divBdr>
            <w:top w:val="none" w:sz="0" w:space="0" w:color="auto"/>
            <w:left w:val="none" w:sz="0" w:space="0" w:color="auto"/>
            <w:bottom w:val="none" w:sz="0" w:space="0" w:color="auto"/>
            <w:right w:val="none" w:sz="0" w:space="0" w:color="auto"/>
          </w:divBdr>
        </w:div>
        <w:div w:id="70660349">
          <w:marLeft w:val="1800"/>
          <w:marRight w:val="0"/>
          <w:marTop w:val="77"/>
          <w:marBottom w:val="0"/>
          <w:divBdr>
            <w:top w:val="none" w:sz="0" w:space="0" w:color="auto"/>
            <w:left w:val="none" w:sz="0" w:space="0" w:color="auto"/>
            <w:bottom w:val="none" w:sz="0" w:space="0" w:color="auto"/>
            <w:right w:val="none" w:sz="0" w:space="0" w:color="auto"/>
          </w:divBdr>
        </w:div>
        <w:div w:id="206570294">
          <w:marLeft w:val="1800"/>
          <w:marRight w:val="0"/>
          <w:marTop w:val="77"/>
          <w:marBottom w:val="0"/>
          <w:divBdr>
            <w:top w:val="none" w:sz="0" w:space="0" w:color="auto"/>
            <w:left w:val="none" w:sz="0" w:space="0" w:color="auto"/>
            <w:bottom w:val="none" w:sz="0" w:space="0" w:color="auto"/>
            <w:right w:val="none" w:sz="0" w:space="0" w:color="auto"/>
          </w:divBdr>
        </w:div>
        <w:div w:id="940066437">
          <w:marLeft w:val="1166"/>
          <w:marRight w:val="0"/>
          <w:marTop w:val="96"/>
          <w:marBottom w:val="0"/>
          <w:divBdr>
            <w:top w:val="none" w:sz="0" w:space="0" w:color="auto"/>
            <w:left w:val="none" w:sz="0" w:space="0" w:color="auto"/>
            <w:bottom w:val="none" w:sz="0" w:space="0" w:color="auto"/>
            <w:right w:val="none" w:sz="0" w:space="0" w:color="auto"/>
          </w:divBdr>
        </w:div>
        <w:div w:id="1516068044">
          <w:marLeft w:val="1800"/>
          <w:marRight w:val="0"/>
          <w:marTop w:val="77"/>
          <w:marBottom w:val="0"/>
          <w:divBdr>
            <w:top w:val="none" w:sz="0" w:space="0" w:color="auto"/>
            <w:left w:val="none" w:sz="0" w:space="0" w:color="auto"/>
            <w:bottom w:val="none" w:sz="0" w:space="0" w:color="auto"/>
            <w:right w:val="none" w:sz="0" w:space="0" w:color="auto"/>
          </w:divBdr>
        </w:div>
        <w:div w:id="1551725188">
          <w:marLeft w:val="547"/>
          <w:marRight w:val="0"/>
          <w:marTop w:val="115"/>
          <w:marBottom w:val="0"/>
          <w:divBdr>
            <w:top w:val="none" w:sz="0" w:space="0" w:color="auto"/>
            <w:left w:val="none" w:sz="0" w:space="0" w:color="auto"/>
            <w:bottom w:val="none" w:sz="0" w:space="0" w:color="auto"/>
            <w:right w:val="none" w:sz="0" w:space="0" w:color="auto"/>
          </w:divBdr>
        </w:div>
      </w:divsChild>
    </w:div>
    <w:div w:id="1318146416">
      <w:bodyDiv w:val="1"/>
      <w:marLeft w:val="0"/>
      <w:marRight w:val="0"/>
      <w:marTop w:val="0"/>
      <w:marBottom w:val="0"/>
      <w:divBdr>
        <w:top w:val="none" w:sz="0" w:space="0" w:color="auto"/>
        <w:left w:val="none" w:sz="0" w:space="0" w:color="auto"/>
        <w:bottom w:val="none" w:sz="0" w:space="0" w:color="auto"/>
        <w:right w:val="none" w:sz="0" w:space="0" w:color="auto"/>
      </w:divBdr>
    </w:div>
    <w:div w:id="1318610003">
      <w:bodyDiv w:val="1"/>
      <w:marLeft w:val="0"/>
      <w:marRight w:val="0"/>
      <w:marTop w:val="0"/>
      <w:marBottom w:val="0"/>
      <w:divBdr>
        <w:top w:val="none" w:sz="0" w:space="0" w:color="auto"/>
        <w:left w:val="none" w:sz="0" w:space="0" w:color="auto"/>
        <w:bottom w:val="none" w:sz="0" w:space="0" w:color="auto"/>
        <w:right w:val="none" w:sz="0" w:space="0" w:color="auto"/>
      </w:divBdr>
    </w:div>
    <w:div w:id="1318992644">
      <w:bodyDiv w:val="1"/>
      <w:marLeft w:val="0"/>
      <w:marRight w:val="0"/>
      <w:marTop w:val="0"/>
      <w:marBottom w:val="0"/>
      <w:divBdr>
        <w:top w:val="none" w:sz="0" w:space="0" w:color="auto"/>
        <w:left w:val="none" w:sz="0" w:space="0" w:color="auto"/>
        <w:bottom w:val="none" w:sz="0" w:space="0" w:color="auto"/>
        <w:right w:val="none" w:sz="0" w:space="0" w:color="auto"/>
      </w:divBdr>
    </w:div>
    <w:div w:id="1319768211">
      <w:bodyDiv w:val="1"/>
      <w:marLeft w:val="0"/>
      <w:marRight w:val="0"/>
      <w:marTop w:val="0"/>
      <w:marBottom w:val="0"/>
      <w:divBdr>
        <w:top w:val="none" w:sz="0" w:space="0" w:color="auto"/>
        <w:left w:val="none" w:sz="0" w:space="0" w:color="auto"/>
        <w:bottom w:val="none" w:sz="0" w:space="0" w:color="auto"/>
        <w:right w:val="none" w:sz="0" w:space="0" w:color="auto"/>
      </w:divBdr>
    </w:div>
    <w:div w:id="1320841498">
      <w:bodyDiv w:val="1"/>
      <w:marLeft w:val="0"/>
      <w:marRight w:val="0"/>
      <w:marTop w:val="0"/>
      <w:marBottom w:val="0"/>
      <w:divBdr>
        <w:top w:val="none" w:sz="0" w:space="0" w:color="auto"/>
        <w:left w:val="none" w:sz="0" w:space="0" w:color="auto"/>
        <w:bottom w:val="none" w:sz="0" w:space="0" w:color="auto"/>
        <w:right w:val="none" w:sz="0" w:space="0" w:color="auto"/>
      </w:divBdr>
    </w:div>
    <w:div w:id="1320887601">
      <w:bodyDiv w:val="1"/>
      <w:marLeft w:val="0"/>
      <w:marRight w:val="0"/>
      <w:marTop w:val="0"/>
      <w:marBottom w:val="0"/>
      <w:divBdr>
        <w:top w:val="none" w:sz="0" w:space="0" w:color="auto"/>
        <w:left w:val="none" w:sz="0" w:space="0" w:color="auto"/>
        <w:bottom w:val="none" w:sz="0" w:space="0" w:color="auto"/>
        <w:right w:val="none" w:sz="0" w:space="0" w:color="auto"/>
      </w:divBdr>
    </w:div>
    <w:div w:id="1321469956">
      <w:bodyDiv w:val="1"/>
      <w:marLeft w:val="0"/>
      <w:marRight w:val="0"/>
      <w:marTop w:val="0"/>
      <w:marBottom w:val="0"/>
      <w:divBdr>
        <w:top w:val="none" w:sz="0" w:space="0" w:color="auto"/>
        <w:left w:val="none" w:sz="0" w:space="0" w:color="auto"/>
        <w:bottom w:val="none" w:sz="0" w:space="0" w:color="auto"/>
        <w:right w:val="none" w:sz="0" w:space="0" w:color="auto"/>
      </w:divBdr>
    </w:div>
    <w:div w:id="1321697154">
      <w:bodyDiv w:val="1"/>
      <w:marLeft w:val="0"/>
      <w:marRight w:val="0"/>
      <w:marTop w:val="0"/>
      <w:marBottom w:val="0"/>
      <w:divBdr>
        <w:top w:val="none" w:sz="0" w:space="0" w:color="auto"/>
        <w:left w:val="none" w:sz="0" w:space="0" w:color="auto"/>
        <w:bottom w:val="none" w:sz="0" w:space="0" w:color="auto"/>
        <w:right w:val="none" w:sz="0" w:space="0" w:color="auto"/>
      </w:divBdr>
    </w:div>
    <w:div w:id="1322272704">
      <w:bodyDiv w:val="1"/>
      <w:marLeft w:val="0"/>
      <w:marRight w:val="0"/>
      <w:marTop w:val="0"/>
      <w:marBottom w:val="0"/>
      <w:divBdr>
        <w:top w:val="none" w:sz="0" w:space="0" w:color="auto"/>
        <w:left w:val="none" w:sz="0" w:space="0" w:color="auto"/>
        <w:bottom w:val="none" w:sz="0" w:space="0" w:color="auto"/>
        <w:right w:val="none" w:sz="0" w:space="0" w:color="auto"/>
      </w:divBdr>
    </w:div>
    <w:div w:id="1322394958">
      <w:bodyDiv w:val="1"/>
      <w:marLeft w:val="0"/>
      <w:marRight w:val="0"/>
      <w:marTop w:val="0"/>
      <w:marBottom w:val="0"/>
      <w:divBdr>
        <w:top w:val="none" w:sz="0" w:space="0" w:color="auto"/>
        <w:left w:val="none" w:sz="0" w:space="0" w:color="auto"/>
        <w:bottom w:val="none" w:sz="0" w:space="0" w:color="auto"/>
        <w:right w:val="none" w:sz="0" w:space="0" w:color="auto"/>
      </w:divBdr>
    </w:div>
    <w:div w:id="1323586315">
      <w:bodyDiv w:val="1"/>
      <w:marLeft w:val="0"/>
      <w:marRight w:val="0"/>
      <w:marTop w:val="0"/>
      <w:marBottom w:val="0"/>
      <w:divBdr>
        <w:top w:val="none" w:sz="0" w:space="0" w:color="auto"/>
        <w:left w:val="none" w:sz="0" w:space="0" w:color="auto"/>
        <w:bottom w:val="none" w:sz="0" w:space="0" w:color="auto"/>
        <w:right w:val="none" w:sz="0" w:space="0" w:color="auto"/>
      </w:divBdr>
      <w:divsChild>
        <w:div w:id="436369208">
          <w:marLeft w:val="1800"/>
          <w:marRight w:val="0"/>
          <w:marTop w:val="86"/>
          <w:marBottom w:val="0"/>
          <w:divBdr>
            <w:top w:val="none" w:sz="0" w:space="0" w:color="auto"/>
            <w:left w:val="none" w:sz="0" w:space="0" w:color="auto"/>
            <w:bottom w:val="none" w:sz="0" w:space="0" w:color="auto"/>
            <w:right w:val="none" w:sz="0" w:space="0" w:color="auto"/>
          </w:divBdr>
        </w:div>
        <w:div w:id="515923996">
          <w:marLeft w:val="547"/>
          <w:marRight w:val="0"/>
          <w:marTop w:val="106"/>
          <w:marBottom w:val="0"/>
          <w:divBdr>
            <w:top w:val="none" w:sz="0" w:space="0" w:color="auto"/>
            <w:left w:val="none" w:sz="0" w:space="0" w:color="auto"/>
            <w:bottom w:val="none" w:sz="0" w:space="0" w:color="auto"/>
            <w:right w:val="none" w:sz="0" w:space="0" w:color="auto"/>
          </w:divBdr>
        </w:div>
        <w:div w:id="547183505">
          <w:marLeft w:val="1800"/>
          <w:marRight w:val="0"/>
          <w:marTop w:val="86"/>
          <w:marBottom w:val="0"/>
          <w:divBdr>
            <w:top w:val="none" w:sz="0" w:space="0" w:color="auto"/>
            <w:left w:val="none" w:sz="0" w:space="0" w:color="auto"/>
            <w:bottom w:val="none" w:sz="0" w:space="0" w:color="auto"/>
            <w:right w:val="none" w:sz="0" w:space="0" w:color="auto"/>
          </w:divBdr>
        </w:div>
        <w:div w:id="957905800">
          <w:marLeft w:val="1800"/>
          <w:marRight w:val="0"/>
          <w:marTop w:val="86"/>
          <w:marBottom w:val="0"/>
          <w:divBdr>
            <w:top w:val="none" w:sz="0" w:space="0" w:color="auto"/>
            <w:left w:val="none" w:sz="0" w:space="0" w:color="auto"/>
            <w:bottom w:val="none" w:sz="0" w:space="0" w:color="auto"/>
            <w:right w:val="none" w:sz="0" w:space="0" w:color="auto"/>
          </w:divBdr>
        </w:div>
        <w:div w:id="1356468373">
          <w:marLeft w:val="1166"/>
          <w:marRight w:val="0"/>
          <w:marTop w:val="96"/>
          <w:marBottom w:val="0"/>
          <w:divBdr>
            <w:top w:val="none" w:sz="0" w:space="0" w:color="auto"/>
            <w:left w:val="none" w:sz="0" w:space="0" w:color="auto"/>
            <w:bottom w:val="none" w:sz="0" w:space="0" w:color="auto"/>
            <w:right w:val="none" w:sz="0" w:space="0" w:color="auto"/>
          </w:divBdr>
        </w:div>
        <w:div w:id="1384794509">
          <w:marLeft w:val="1800"/>
          <w:marRight w:val="0"/>
          <w:marTop w:val="86"/>
          <w:marBottom w:val="0"/>
          <w:divBdr>
            <w:top w:val="none" w:sz="0" w:space="0" w:color="auto"/>
            <w:left w:val="none" w:sz="0" w:space="0" w:color="auto"/>
            <w:bottom w:val="none" w:sz="0" w:space="0" w:color="auto"/>
            <w:right w:val="none" w:sz="0" w:space="0" w:color="auto"/>
          </w:divBdr>
        </w:div>
        <w:div w:id="1418405373">
          <w:marLeft w:val="1166"/>
          <w:marRight w:val="0"/>
          <w:marTop w:val="96"/>
          <w:marBottom w:val="0"/>
          <w:divBdr>
            <w:top w:val="none" w:sz="0" w:space="0" w:color="auto"/>
            <w:left w:val="none" w:sz="0" w:space="0" w:color="auto"/>
            <w:bottom w:val="none" w:sz="0" w:space="0" w:color="auto"/>
            <w:right w:val="none" w:sz="0" w:space="0" w:color="auto"/>
          </w:divBdr>
        </w:div>
        <w:div w:id="1423574820">
          <w:marLeft w:val="1800"/>
          <w:marRight w:val="0"/>
          <w:marTop w:val="86"/>
          <w:marBottom w:val="0"/>
          <w:divBdr>
            <w:top w:val="none" w:sz="0" w:space="0" w:color="auto"/>
            <w:left w:val="none" w:sz="0" w:space="0" w:color="auto"/>
            <w:bottom w:val="none" w:sz="0" w:space="0" w:color="auto"/>
            <w:right w:val="none" w:sz="0" w:space="0" w:color="auto"/>
          </w:divBdr>
        </w:div>
        <w:div w:id="1631857500">
          <w:marLeft w:val="1800"/>
          <w:marRight w:val="0"/>
          <w:marTop w:val="86"/>
          <w:marBottom w:val="0"/>
          <w:divBdr>
            <w:top w:val="none" w:sz="0" w:space="0" w:color="auto"/>
            <w:left w:val="none" w:sz="0" w:space="0" w:color="auto"/>
            <w:bottom w:val="none" w:sz="0" w:space="0" w:color="auto"/>
            <w:right w:val="none" w:sz="0" w:space="0" w:color="auto"/>
          </w:divBdr>
        </w:div>
        <w:div w:id="2057466253">
          <w:marLeft w:val="1800"/>
          <w:marRight w:val="0"/>
          <w:marTop w:val="86"/>
          <w:marBottom w:val="0"/>
          <w:divBdr>
            <w:top w:val="none" w:sz="0" w:space="0" w:color="auto"/>
            <w:left w:val="none" w:sz="0" w:space="0" w:color="auto"/>
            <w:bottom w:val="none" w:sz="0" w:space="0" w:color="auto"/>
            <w:right w:val="none" w:sz="0" w:space="0" w:color="auto"/>
          </w:divBdr>
        </w:div>
      </w:divsChild>
    </w:div>
    <w:div w:id="1323968990">
      <w:bodyDiv w:val="1"/>
      <w:marLeft w:val="0"/>
      <w:marRight w:val="0"/>
      <w:marTop w:val="0"/>
      <w:marBottom w:val="0"/>
      <w:divBdr>
        <w:top w:val="none" w:sz="0" w:space="0" w:color="auto"/>
        <w:left w:val="none" w:sz="0" w:space="0" w:color="auto"/>
        <w:bottom w:val="none" w:sz="0" w:space="0" w:color="auto"/>
        <w:right w:val="none" w:sz="0" w:space="0" w:color="auto"/>
      </w:divBdr>
    </w:div>
    <w:div w:id="1324047111">
      <w:bodyDiv w:val="1"/>
      <w:marLeft w:val="0"/>
      <w:marRight w:val="0"/>
      <w:marTop w:val="0"/>
      <w:marBottom w:val="0"/>
      <w:divBdr>
        <w:top w:val="none" w:sz="0" w:space="0" w:color="auto"/>
        <w:left w:val="none" w:sz="0" w:space="0" w:color="auto"/>
        <w:bottom w:val="none" w:sz="0" w:space="0" w:color="auto"/>
        <w:right w:val="none" w:sz="0" w:space="0" w:color="auto"/>
      </w:divBdr>
    </w:div>
    <w:div w:id="1324235559">
      <w:bodyDiv w:val="1"/>
      <w:marLeft w:val="0"/>
      <w:marRight w:val="0"/>
      <w:marTop w:val="0"/>
      <w:marBottom w:val="0"/>
      <w:divBdr>
        <w:top w:val="none" w:sz="0" w:space="0" w:color="auto"/>
        <w:left w:val="none" w:sz="0" w:space="0" w:color="auto"/>
        <w:bottom w:val="none" w:sz="0" w:space="0" w:color="auto"/>
        <w:right w:val="none" w:sz="0" w:space="0" w:color="auto"/>
      </w:divBdr>
    </w:div>
    <w:div w:id="1324702789">
      <w:bodyDiv w:val="1"/>
      <w:marLeft w:val="0"/>
      <w:marRight w:val="0"/>
      <w:marTop w:val="0"/>
      <w:marBottom w:val="0"/>
      <w:divBdr>
        <w:top w:val="none" w:sz="0" w:space="0" w:color="auto"/>
        <w:left w:val="none" w:sz="0" w:space="0" w:color="auto"/>
        <w:bottom w:val="none" w:sz="0" w:space="0" w:color="auto"/>
        <w:right w:val="none" w:sz="0" w:space="0" w:color="auto"/>
      </w:divBdr>
    </w:div>
    <w:div w:id="1325158402">
      <w:bodyDiv w:val="1"/>
      <w:marLeft w:val="0"/>
      <w:marRight w:val="0"/>
      <w:marTop w:val="0"/>
      <w:marBottom w:val="0"/>
      <w:divBdr>
        <w:top w:val="none" w:sz="0" w:space="0" w:color="auto"/>
        <w:left w:val="none" w:sz="0" w:space="0" w:color="auto"/>
        <w:bottom w:val="none" w:sz="0" w:space="0" w:color="auto"/>
        <w:right w:val="none" w:sz="0" w:space="0" w:color="auto"/>
      </w:divBdr>
    </w:div>
    <w:div w:id="1325621362">
      <w:bodyDiv w:val="1"/>
      <w:marLeft w:val="0"/>
      <w:marRight w:val="0"/>
      <w:marTop w:val="0"/>
      <w:marBottom w:val="0"/>
      <w:divBdr>
        <w:top w:val="none" w:sz="0" w:space="0" w:color="auto"/>
        <w:left w:val="none" w:sz="0" w:space="0" w:color="auto"/>
        <w:bottom w:val="none" w:sz="0" w:space="0" w:color="auto"/>
        <w:right w:val="none" w:sz="0" w:space="0" w:color="auto"/>
      </w:divBdr>
      <w:divsChild>
        <w:div w:id="47270245">
          <w:marLeft w:val="547"/>
          <w:marRight w:val="0"/>
          <w:marTop w:val="115"/>
          <w:marBottom w:val="0"/>
          <w:divBdr>
            <w:top w:val="none" w:sz="0" w:space="0" w:color="auto"/>
            <w:left w:val="none" w:sz="0" w:space="0" w:color="auto"/>
            <w:bottom w:val="none" w:sz="0" w:space="0" w:color="auto"/>
            <w:right w:val="none" w:sz="0" w:space="0" w:color="auto"/>
          </w:divBdr>
        </w:div>
        <w:div w:id="62417888">
          <w:marLeft w:val="547"/>
          <w:marRight w:val="0"/>
          <w:marTop w:val="115"/>
          <w:marBottom w:val="0"/>
          <w:divBdr>
            <w:top w:val="none" w:sz="0" w:space="0" w:color="auto"/>
            <w:left w:val="none" w:sz="0" w:space="0" w:color="auto"/>
            <w:bottom w:val="none" w:sz="0" w:space="0" w:color="auto"/>
            <w:right w:val="none" w:sz="0" w:space="0" w:color="auto"/>
          </w:divBdr>
        </w:div>
        <w:div w:id="1411808869">
          <w:marLeft w:val="547"/>
          <w:marRight w:val="0"/>
          <w:marTop w:val="115"/>
          <w:marBottom w:val="0"/>
          <w:divBdr>
            <w:top w:val="none" w:sz="0" w:space="0" w:color="auto"/>
            <w:left w:val="none" w:sz="0" w:space="0" w:color="auto"/>
            <w:bottom w:val="none" w:sz="0" w:space="0" w:color="auto"/>
            <w:right w:val="none" w:sz="0" w:space="0" w:color="auto"/>
          </w:divBdr>
        </w:div>
        <w:div w:id="2086341373">
          <w:marLeft w:val="1166"/>
          <w:marRight w:val="0"/>
          <w:marTop w:val="96"/>
          <w:marBottom w:val="0"/>
          <w:divBdr>
            <w:top w:val="none" w:sz="0" w:space="0" w:color="auto"/>
            <w:left w:val="none" w:sz="0" w:space="0" w:color="auto"/>
            <w:bottom w:val="none" w:sz="0" w:space="0" w:color="auto"/>
            <w:right w:val="none" w:sz="0" w:space="0" w:color="auto"/>
          </w:divBdr>
        </w:div>
      </w:divsChild>
    </w:div>
    <w:div w:id="1326392983">
      <w:bodyDiv w:val="1"/>
      <w:marLeft w:val="0"/>
      <w:marRight w:val="0"/>
      <w:marTop w:val="0"/>
      <w:marBottom w:val="0"/>
      <w:divBdr>
        <w:top w:val="none" w:sz="0" w:space="0" w:color="auto"/>
        <w:left w:val="none" w:sz="0" w:space="0" w:color="auto"/>
        <w:bottom w:val="none" w:sz="0" w:space="0" w:color="auto"/>
        <w:right w:val="none" w:sz="0" w:space="0" w:color="auto"/>
      </w:divBdr>
    </w:div>
    <w:div w:id="1326470711">
      <w:bodyDiv w:val="1"/>
      <w:marLeft w:val="0"/>
      <w:marRight w:val="0"/>
      <w:marTop w:val="0"/>
      <w:marBottom w:val="0"/>
      <w:divBdr>
        <w:top w:val="none" w:sz="0" w:space="0" w:color="auto"/>
        <w:left w:val="none" w:sz="0" w:space="0" w:color="auto"/>
        <w:bottom w:val="none" w:sz="0" w:space="0" w:color="auto"/>
        <w:right w:val="none" w:sz="0" w:space="0" w:color="auto"/>
      </w:divBdr>
    </w:div>
    <w:div w:id="1326930982">
      <w:bodyDiv w:val="1"/>
      <w:marLeft w:val="0"/>
      <w:marRight w:val="0"/>
      <w:marTop w:val="0"/>
      <w:marBottom w:val="0"/>
      <w:divBdr>
        <w:top w:val="none" w:sz="0" w:space="0" w:color="auto"/>
        <w:left w:val="none" w:sz="0" w:space="0" w:color="auto"/>
        <w:bottom w:val="none" w:sz="0" w:space="0" w:color="auto"/>
        <w:right w:val="none" w:sz="0" w:space="0" w:color="auto"/>
      </w:divBdr>
    </w:div>
    <w:div w:id="1326934355">
      <w:bodyDiv w:val="1"/>
      <w:marLeft w:val="0"/>
      <w:marRight w:val="0"/>
      <w:marTop w:val="0"/>
      <w:marBottom w:val="0"/>
      <w:divBdr>
        <w:top w:val="none" w:sz="0" w:space="0" w:color="auto"/>
        <w:left w:val="none" w:sz="0" w:space="0" w:color="auto"/>
        <w:bottom w:val="none" w:sz="0" w:space="0" w:color="auto"/>
        <w:right w:val="none" w:sz="0" w:space="0" w:color="auto"/>
      </w:divBdr>
    </w:div>
    <w:div w:id="1327124246">
      <w:bodyDiv w:val="1"/>
      <w:marLeft w:val="0"/>
      <w:marRight w:val="0"/>
      <w:marTop w:val="0"/>
      <w:marBottom w:val="0"/>
      <w:divBdr>
        <w:top w:val="none" w:sz="0" w:space="0" w:color="auto"/>
        <w:left w:val="none" w:sz="0" w:space="0" w:color="auto"/>
        <w:bottom w:val="none" w:sz="0" w:space="0" w:color="auto"/>
        <w:right w:val="none" w:sz="0" w:space="0" w:color="auto"/>
      </w:divBdr>
    </w:div>
    <w:div w:id="1328243039">
      <w:bodyDiv w:val="1"/>
      <w:marLeft w:val="0"/>
      <w:marRight w:val="0"/>
      <w:marTop w:val="0"/>
      <w:marBottom w:val="0"/>
      <w:divBdr>
        <w:top w:val="none" w:sz="0" w:space="0" w:color="auto"/>
        <w:left w:val="none" w:sz="0" w:space="0" w:color="auto"/>
        <w:bottom w:val="none" w:sz="0" w:space="0" w:color="auto"/>
        <w:right w:val="none" w:sz="0" w:space="0" w:color="auto"/>
      </w:divBdr>
    </w:div>
    <w:div w:id="1328248969">
      <w:bodyDiv w:val="1"/>
      <w:marLeft w:val="0"/>
      <w:marRight w:val="0"/>
      <w:marTop w:val="0"/>
      <w:marBottom w:val="0"/>
      <w:divBdr>
        <w:top w:val="none" w:sz="0" w:space="0" w:color="auto"/>
        <w:left w:val="none" w:sz="0" w:space="0" w:color="auto"/>
        <w:bottom w:val="none" w:sz="0" w:space="0" w:color="auto"/>
        <w:right w:val="none" w:sz="0" w:space="0" w:color="auto"/>
      </w:divBdr>
      <w:divsChild>
        <w:div w:id="401565293">
          <w:marLeft w:val="1166"/>
          <w:marRight w:val="0"/>
          <w:marTop w:val="115"/>
          <w:marBottom w:val="0"/>
          <w:divBdr>
            <w:top w:val="none" w:sz="0" w:space="0" w:color="auto"/>
            <w:left w:val="none" w:sz="0" w:space="0" w:color="auto"/>
            <w:bottom w:val="none" w:sz="0" w:space="0" w:color="auto"/>
            <w:right w:val="none" w:sz="0" w:space="0" w:color="auto"/>
          </w:divBdr>
        </w:div>
        <w:div w:id="637226368">
          <w:marLeft w:val="547"/>
          <w:marRight w:val="0"/>
          <w:marTop w:val="134"/>
          <w:marBottom w:val="0"/>
          <w:divBdr>
            <w:top w:val="none" w:sz="0" w:space="0" w:color="auto"/>
            <w:left w:val="none" w:sz="0" w:space="0" w:color="auto"/>
            <w:bottom w:val="none" w:sz="0" w:space="0" w:color="auto"/>
            <w:right w:val="none" w:sz="0" w:space="0" w:color="auto"/>
          </w:divBdr>
        </w:div>
        <w:div w:id="679233142">
          <w:marLeft w:val="547"/>
          <w:marRight w:val="0"/>
          <w:marTop w:val="134"/>
          <w:marBottom w:val="0"/>
          <w:divBdr>
            <w:top w:val="none" w:sz="0" w:space="0" w:color="auto"/>
            <w:left w:val="none" w:sz="0" w:space="0" w:color="auto"/>
            <w:bottom w:val="none" w:sz="0" w:space="0" w:color="auto"/>
            <w:right w:val="none" w:sz="0" w:space="0" w:color="auto"/>
          </w:divBdr>
        </w:div>
        <w:div w:id="1631473818">
          <w:marLeft w:val="1166"/>
          <w:marRight w:val="0"/>
          <w:marTop w:val="115"/>
          <w:marBottom w:val="0"/>
          <w:divBdr>
            <w:top w:val="none" w:sz="0" w:space="0" w:color="auto"/>
            <w:left w:val="none" w:sz="0" w:space="0" w:color="auto"/>
            <w:bottom w:val="none" w:sz="0" w:space="0" w:color="auto"/>
            <w:right w:val="none" w:sz="0" w:space="0" w:color="auto"/>
          </w:divBdr>
        </w:div>
      </w:divsChild>
    </w:div>
    <w:div w:id="1328630863">
      <w:bodyDiv w:val="1"/>
      <w:marLeft w:val="0"/>
      <w:marRight w:val="0"/>
      <w:marTop w:val="0"/>
      <w:marBottom w:val="0"/>
      <w:divBdr>
        <w:top w:val="none" w:sz="0" w:space="0" w:color="auto"/>
        <w:left w:val="none" w:sz="0" w:space="0" w:color="auto"/>
        <w:bottom w:val="none" w:sz="0" w:space="0" w:color="auto"/>
        <w:right w:val="none" w:sz="0" w:space="0" w:color="auto"/>
      </w:divBdr>
    </w:div>
    <w:div w:id="1329674063">
      <w:bodyDiv w:val="1"/>
      <w:marLeft w:val="0"/>
      <w:marRight w:val="0"/>
      <w:marTop w:val="0"/>
      <w:marBottom w:val="0"/>
      <w:divBdr>
        <w:top w:val="none" w:sz="0" w:space="0" w:color="auto"/>
        <w:left w:val="none" w:sz="0" w:space="0" w:color="auto"/>
        <w:bottom w:val="none" w:sz="0" w:space="0" w:color="auto"/>
        <w:right w:val="none" w:sz="0" w:space="0" w:color="auto"/>
      </w:divBdr>
    </w:div>
    <w:div w:id="1330596990">
      <w:bodyDiv w:val="1"/>
      <w:marLeft w:val="0"/>
      <w:marRight w:val="0"/>
      <w:marTop w:val="0"/>
      <w:marBottom w:val="0"/>
      <w:divBdr>
        <w:top w:val="none" w:sz="0" w:space="0" w:color="auto"/>
        <w:left w:val="none" w:sz="0" w:space="0" w:color="auto"/>
        <w:bottom w:val="none" w:sz="0" w:space="0" w:color="auto"/>
        <w:right w:val="none" w:sz="0" w:space="0" w:color="auto"/>
      </w:divBdr>
    </w:div>
    <w:div w:id="1330643925">
      <w:bodyDiv w:val="1"/>
      <w:marLeft w:val="0"/>
      <w:marRight w:val="0"/>
      <w:marTop w:val="0"/>
      <w:marBottom w:val="0"/>
      <w:divBdr>
        <w:top w:val="none" w:sz="0" w:space="0" w:color="auto"/>
        <w:left w:val="none" w:sz="0" w:space="0" w:color="auto"/>
        <w:bottom w:val="none" w:sz="0" w:space="0" w:color="auto"/>
        <w:right w:val="none" w:sz="0" w:space="0" w:color="auto"/>
      </w:divBdr>
      <w:divsChild>
        <w:div w:id="455761387">
          <w:marLeft w:val="1800"/>
          <w:marRight w:val="0"/>
          <w:marTop w:val="86"/>
          <w:marBottom w:val="0"/>
          <w:divBdr>
            <w:top w:val="none" w:sz="0" w:space="0" w:color="auto"/>
            <w:left w:val="none" w:sz="0" w:space="0" w:color="auto"/>
            <w:bottom w:val="none" w:sz="0" w:space="0" w:color="auto"/>
            <w:right w:val="none" w:sz="0" w:space="0" w:color="auto"/>
          </w:divBdr>
        </w:div>
        <w:div w:id="523058286">
          <w:marLeft w:val="1800"/>
          <w:marRight w:val="0"/>
          <w:marTop w:val="86"/>
          <w:marBottom w:val="0"/>
          <w:divBdr>
            <w:top w:val="none" w:sz="0" w:space="0" w:color="auto"/>
            <w:left w:val="none" w:sz="0" w:space="0" w:color="auto"/>
            <w:bottom w:val="none" w:sz="0" w:space="0" w:color="auto"/>
            <w:right w:val="none" w:sz="0" w:space="0" w:color="auto"/>
          </w:divBdr>
        </w:div>
        <w:div w:id="564219735">
          <w:marLeft w:val="1166"/>
          <w:marRight w:val="0"/>
          <w:marTop w:val="115"/>
          <w:marBottom w:val="0"/>
          <w:divBdr>
            <w:top w:val="none" w:sz="0" w:space="0" w:color="auto"/>
            <w:left w:val="none" w:sz="0" w:space="0" w:color="auto"/>
            <w:bottom w:val="none" w:sz="0" w:space="0" w:color="auto"/>
            <w:right w:val="none" w:sz="0" w:space="0" w:color="auto"/>
          </w:divBdr>
        </w:div>
        <w:div w:id="1649818409">
          <w:marLeft w:val="547"/>
          <w:marRight w:val="0"/>
          <w:marTop w:val="134"/>
          <w:marBottom w:val="0"/>
          <w:divBdr>
            <w:top w:val="none" w:sz="0" w:space="0" w:color="auto"/>
            <w:left w:val="none" w:sz="0" w:space="0" w:color="auto"/>
            <w:bottom w:val="none" w:sz="0" w:space="0" w:color="auto"/>
            <w:right w:val="none" w:sz="0" w:space="0" w:color="auto"/>
          </w:divBdr>
        </w:div>
        <w:div w:id="1734307726">
          <w:marLeft w:val="1800"/>
          <w:marRight w:val="0"/>
          <w:marTop w:val="86"/>
          <w:marBottom w:val="0"/>
          <w:divBdr>
            <w:top w:val="none" w:sz="0" w:space="0" w:color="auto"/>
            <w:left w:val="none" w:sz="0" w:space="0" w:color="auto"/>
            <w:bottom w:val="none" w:sz="0" w:space="0" w:color="auto"/>
            <w:right w:val="none" w:sz="0" w:space="0" w:color="auto"/>
          </w:divBdr>
        </w:div>
        <w:div w:id="1817456117">
          <w:marLeft w:val="1166"/>
          <w:marRight w:val="0"/>
          <w:marTop w:val="115"/>
          <w:marBottom w:val="0"/>
          <w:divBdr>
            <w:top w:val="none" w:sz="0" w:space="0" w:color="auto"/>
            <w:left w:val="none" w:sz="0" w:space="0" w:color="auto"/>
            <w:bottom w:val="none" w:sz="0" w:space="0" w:color="auto"/>
            <w:right w:val="none" w:sz="0" w:space="0" w:color="auto"/>
          </w:divBdr>
        </w:div>
        <w:div w:id="1833598133">
          <w:marLeft w:val="1800"/>
          <w:marRight w:val="0"/>
          <w:marTop w:val="86"/>
          <w:marBottom w:val="0"/>
          <w:divBdr>
            <w:top w:val="none" w:sz="0" w:space="0" w:color="auto"/>
            <w:left w:val="none" w:sz="0" w:space="0" w:color="auto"/>
            <w:bottom w:val="none" w:sz="0" w:space="0" w:color="auto"/>
            <w:right w:val="none" w:sz="0" w:space="0" w:color="auto"/>
          </w:divBdr>
        </w:div>
        <w:div w:id="1932855995">
          <w:marLeft w:val="1166"/>
          <w:marRight w:val="0"/>
          <w:marTop w:val="115"/>
          <w:marBottom w:val="0"/>
          <w:divBdr>
            <w:top w:val="none" w:sz="0" w:space="0" w:color="auto"/>
            <w:left w:val="none" w:sz="0" w:space="0" w:color="auto"/>
            <w:bottom w:val="none" w:sz="0" w:space="0" w:color="auto"/>
            <w:right w:val="none" w:sz="0" w:space="0" w:color="auto"/>
          </w:divBdr>
        </w:div>
        <w:div w:id="1980646299">
          <w:marLeft w:val="1800"/>
          <w:marRight w:val="0"/>
          <w:marTop w:val="86"/>
          <w:marBottom w:val="0"/>
          <w:divBdr>
            <w:top w:val="none" w:sz="0" w:space="0" w:color="auto"/>
            <w:left w:val="none" w:sz="0" w:space="0" w:color="auto"/>
            <w:bottom w:val="none" w:sz="0" w:space="0" w:color="auto"/>
            <w:right w:val="none" w:sz="0" w:space="0" w:color="auto"/>
          </w:divBdr>
        </w:div>
      </w:divsChild>
    </w:div>
    <w:div w:id="1331323881">
      <w:bodyDiv w:val="1"/>
      <w:marLeft w:val="0"/>
      <w:marRight w:val="0"/>
      <w:marTop w:val="0"/>
      <w:marBottom w:val="0"/>
      <w:divBdr>
        <w:top w:val="none" w:sz="0" w:space="0" w:color="auto"/>
        <w:left w:val="none" w:sz="0" w:space="0" w:color="auto"/>
        <w:bottom w:val="none" w:sz="0" w:space="0" w:color="auto"/>
        <w:right w:val="none" w:sz="0" w:space="0" w:color="auto"/>
      </w:divBdr>
      <w:divsChild>
        <w:div w:id="127286451">
          <w:marLeft w:val="1166"/>
          <w:marRight w:val="0"/>
          <w:marTop w:val="134"/>
          <w:marBottom w:val="0"/>
          <w:divBdr>
            <w:top w:val="none" w:sz="0" w:space="0" w:color="auto"/>
            <w:left w:val="none" w:sz="0" w:space="0" w:color="auto"/>
            <w:bottom w:val="none" w:sz="0" w:space="0" w:color="auto"/>
            <w:right w:val="none" w:sz="0" w:space="0" w:color="auto"/>
          </w:divBdr>
        </w:div>
        <w:div w:id="276332245">
          <w:marLeft w:val="1800"/>
          <w:marRight w:val="0"/>
          <w:marTop w:val="106"/>
          <w:marBottom w:val="0"/>
          <w:divBdr>
            <w:top w:val="none" w:sz="0" w:space="0" w:color="auto"/>
            <w:left w:val="none" w:sz="0" w:space="0" w:color="auto"/>
            <w:bottom w:val="none" w:sz="0" w:space="0" w:color="auto"/>
            <w:right w:val="none" w:sz="0" w:space="0" w:color="auto"/>
          </w:divBdr>
        </w:div>
        <w:div w:id="453989546">
          <w:marLeft w:val="1800"/>
          <w:marRight w:val="0"/>
          <w:marTop w:val="106"/>
          <w:marBottom w:val="0"/>
          <w:divBdr>
            <w:top w:val="none" w:sz="0" w:space="0" w:color="auto"/>
            <w:left w:val="none" w:sz="0" w:space="0" w:color="auto"/>
            <w:bottom w:val="none" w:sz="0" w:space="0" w:color="auto"/>
            <w:right w:val="none" w:sz="0" w:space="0" w:color="auto"/>
          </w:divBdr>
        </w:div>
        <w:div w:id="731998184">
          <w:marLeft w:val="547"/>
          <w:marRight w:val="0"/>
          <w:marTop w:val="144"/>
          <w:marBottom w:val="0"/>
          <w:divBdr>
            <w:top w:val="none" w:sz="0" w:space="0" w:color="auto"/>
            <w:left w:val="none" w:sz="0" w:space="0" w:color="auto"/>
            <w:bottom w:val="none" w:sz="0" w:space="0" w:color="auto"/>
            <w:right w:val="none" w:sz="0" w:space="0" w:color="auto"/>
          </w:divBdr>
        </w:div>
        <w:div w:id="1878617718">
          <w:marLeft w:val="1800"/>
          <w:marRight w:val="0"/>
          <w:marTop w:val="106"/>
          <w:marBottom w:val="0"/>
          <w:divBdr>
            <w:top w:val="none" w:sz="0" w:space="0" w:color="auto"/>
            <w:left w:val="none" w:sz="0" w:space="0" w:color="auto"/>
            <w:bottom w:val="none" w:sz="0" w:space="0" w:color="auto"/>
            <w:right w:val="none" w:sz="0" w:space="0" w:color="auto"/>
          </w:divBdr>
        </w:div>
        <w:div w:id="1881819446">
          <w:marLeft w:val="1166"/>
          <w:marRight w:val="0"/>
          <w:marTop w:val="134"/>
          <w:marBottom w:val="0"/>
          <w:divBdr>
            <w:top w:val="none" w:sz="0" w:space="0" w:color="auto"/>
            <w:left w:val="none" w:sz="0" w:space="0" w:color="auto"/>
            <w:bottom w:val="none" w:sz="0" w:space="0" w:color="auto"/>
            <w:right w:val="none" w:sz="0" w:space="0" w:color="auto"/>
          </w:divBdr>
        </w:div>
        <w:div w:id="1947498596">
          <w:marLeft w:val="547"/>
          <w:marRight w:val="0"/>
          <w:marTop w:val="154"/>
          <w:marBottom w:val="0"/>
          <w:divBdr>
            <w:top w:val="none" w:sz="0" w:space="0" w:color="auto"/>
            <w:left w:val="none" w:sz="0" w:space="0" w:color="auto"/>
            <w:bottom w:val="none" w:sz="0" w:space="0" w:color="auto"/>
            <w:right w:val="none" w:sz="0" w:space="0" w:color="auto"/>
          </w:divBdr>
        </w:div>
      </w:divsChild>
    </w:div>
    <w:div w:id="1331982873">
      <w:bodyDiv w:val="1"/>
      <w:marLeft w:val="0"/>
      <w:marRight w:val="0"/>
      <w:marTop w:val="0"/>
      <w:marBottom w:val="0"/>
      <w:divBdr>
        <w:top w:val="none" w:sz="0" w:space="0" w:color="auto"/>
        <w:left w:val="none" w:sz="0" w:space="0" w:color="auto"/>
        <w:bottom w:val="none" w:sz="0" w:space="0" w:color="auto"/>
        <w:right w:val="none" w:sz="0" w:space="0" w:color="auto"/>
      </w:divBdr>
    </w:div>
    <w:div w:id="1332098840">
      <w:bodyDiv w:val="1"/>
      <w:marLeft w:val="0"/>
      <w:marRight w:val="0"/>
      <w:marTop w:val="0"/>
      <w:marBottom w:val="0"/>
      <w:divBdr>
        <w:top w:val="none" w:sz="0" w:space="0" w:color="auto"/>
        <w:left w:val="none" w:sz="0" w:space="0" w:color="auto"/>
        <w:bottom w:val="none" w:sz="0" w:space="0" w:color="auto"/>
        <w:right w:val="none" w:sz="0" w:space="0" w:color="auto"/>
      </w:divBdr>
      <w:divsChild>
        <w:div w:id="1955865011">
          <w:marLeft w:val="1800"/>
          <w:marRight w:val="0"/>
          <w:marTop w:val="120"/>
          <w:marBottom w:val="0"/>
          <w:divBdr>
            <w:top w:val="none" w:sz="0" w:space="0" w:color="auto"/>
            <w:left w:val="none" w:sz="0" w:space="0" w:color="auto"/>
            <w:bottom w:val="none" w:sz="0" w:space="0" w:color="auto"/>
            <w:right w:val="none" w:sz="0" w:space="0" w:color="auto"/>
          </w:divBdr>
        </w:div>
      </w:divsChild>
    </w:div>
    <w:div w:id="1332566447">
      <w:bodyDiv w:val="1"/>
      <w:marLeft w:val="0"/>
      <w:marRight w:val="0"/>
      <w:marTop w:val="0"/>
      <w:marBottom w:val="0"/>
      <w:divBdr>
        <w:top w:val="none" w:sz="0" w:space="0" w:color="auto"/>
        <w:left w:val="none" w:sz="0" w:space="0" w:color="auto"/>
        <w:bottom w:val="none" w:sz="0" w:space="0" w:color="auto"/>
        <w:right w:val="none" w:sz="0" w:space="0" w:color="auto"/>
      </w:divBdr>
    </w:div>
    <w:div w:id="1336421323">
      <w:bodyDiv w:val="1"/>
      <w:marLeft w:val="0"/>
      <w:marRight w:val="0"/>
      <w:marTop w:val="0"/>
      <w:marBottom w:val="0"/>
      <w:divBdr>
        <w:top w:val="none" w:sz="0" w:space="0" w:color="auto"/>
        <w:left w:val="none" w:sz="0" w:space="0" w:color="auto"/>
        <w:bottom w:val="none" w:sz="0" w:space="0" w:color="auto"/>
        <w:right w:val="none" w:sz="0" w:space="0" w:color="auto"/>
      </w:divBdr>
    </w:div>
    <w:div w:id="1337881718">
      <w:bodyDiv w:val="1"/>
      <w:marLeft w:val="0"/>
      <w:marRight w:val="0"/>
      <w:marTop w:val="0"/>
      <w:marBottom w:val="0"/>
      <w:divBdr>
        <w:top w:val="none" w:sz="0" w:space="0" w:color="auto"/>
        <w:left w:val="none" w:sz="0" w:space="0" w:color="auto"/>
        <w:bottom w:val="none" w:sz="0" w:space="0" w:color="auto"/>
        <w:right w:val="none" w:sz="0" w:space="0" w:color="auto"/>
      </w:divBdr>
      <w:divsChild>
        <w:div w:id="36443089">
          <w:marLeft w:val="302"/>
          <w:marRight w:val="0"/>
          <w:marTop w:val="0"/>
          <w:marBottom w:val="12"/>
          <w:divBdr>
            <w:top w:val="none" w:sz="0" w:space="0" w:color="auto"/>
            <w:left w:val="none" w:sz="0" w:space="0" w:color="auto"/>
            <w:bottom w:val="none" w:sz="0" w:space="0" w:color="auto"/>
            <w:right w:val="none" w:sz="0" w:space="0" w:color="auto"/>
          </w:divBdr>
        </w:div>
        <w:div w:id="37315122">
          <w:marLeft w:val="1166"/>
          <w:marRight w:val="0"/>
          <w:marTop w:val="0"/>
          <w:marBottom w:val="0"/>
          <w:divBdr>
            <w:top w:val="none" w:sz="0" w:space="0" w:color="auto"/>
            <w:left w:val="none" w:sz="0" w:space="0" w:color="auto"/>
            <w:bottom w:val="none" w:sz="0" w:space="0" w:color="auto"/>
            <w:right w:val="none" w:sz="0" w:space="0" w:color="auto"/>
          </w:divBdr>
        </w:div>
        <w:div w:id="665670251">
          <w:marLeft w:val="302"/>
          <w:marRight w:val="0"/>
          <w:marTop w:val="0"/>
          <w:marBottom w:val="12"/>
          <w:divBdr>
            <w:top w:val="none" w:sz="0" w:space="0" w:color="auto"/>
            <w:left w:val="none" w:sz="0" w:space="0" w:color="auto"/>
            <w:bottom w:val="none" w:sz="0" w:space="0" w:color="auto"/>
            <w:right w:val="none" w:sz="0" w:space="0" w:color="auto"/>
          </w:divBdr>
        </w:div>
        <w:div w:id="1235431807">
          <w:marLeft w:val="1166"/>
          <w:marRight w:val="0"/>
          <w:marTop w:val="0"/>
          <w:marBottom w:val="0"/>
          <w:divBdr>
            <w:top w:val="none" w:sz="0" w:space="0" w:color="auto"/>
            <w:left w:val="none" w:sz="0" w:space="0" w:color="auto"/>
            <w:bottom w:val="none" w:sz="0" w:space="0" w:color="auto"/>
            <w:right w:val="none" w:sz="0" w:space="0" w:color="auto"/>
          </w:divBdr>
        </w:div>
        <w:div w:id="1371102171">
          <w:marLeft w:val="1166"/>
          <w:marRight w:val="0"/>
          <w:marTop w:val="0"/>
          <w:marBottom w:val="0"/>
          <w:divBdr>
            <w:top w:val="none" w:sz="0" w:space="0" w:color="auto"/>
            <w:left w:val="none" w:sz="0" w:space="0" w:color="auto"/>
            <w:bottom w:val="none" w:sz="0" w:space="0" w:color="auto"/>
            <w:right w:val="none" w:sz="0" w:space="0" w:color="auto"/>
          </w:divBdr>
        </w:div>
        <w:div w:id="1392847426">
          <w:marLeft w:val="1166"/>
          <w:marRight w:val="0"/>
          <w:marTop w:val="0"/>
          <w:marBottom w:val="0"/>
          <w:divBdr>
            <w:top w:val="none" w:sz="0" w:space="0" w:color="auto"/>
            <w:left w:val="none" w:sz="0" w:space="0" w:color="auto"/>
            <w:bottom w:val="none" w:sz="0" w:space="0" w:color="auto"/>
            <w:right w:val="none" w:sz="0" w:space="0" w:color="auto"/>
          </w:divBdr>
        </w:div>
      </w:divsChild>
    </w:div>
    <w:div w:id="1338535865">
      <w:bodyDiv w:val="1"/>
      <w:marLeft w:val="0"/>
      <w:marRight w:val="0"/>
      <w:marTop w:val="0"/>
      <w:marBottom w:val="0"/>
      <w:divBdr>
        <w:top w:val="none" w:sz="0" w:space="0" w:color="auto"/>
        <w:left w:val="none" w:sz="0" w:space="0" w:color="auto"/>
        <w:bottom w:val="none" w:sz="0" w:space="0" w:color="auto"/>
        <w:right w:val="none" w:sz="0" w:space="0" w:color="auto"/>
      </w:divBdr>
    </w:div>
    <w:div w:id="1338581124">
      <w:bodyDiv w:val="1"/>
      <w:marLeft w:val="0"/>
      <w:marRight w:val="0"/>
      <w:marTop w:val="0"/>
      <w:marBottom w:val="0"/>
      <w:divBdr>
        <w:top w:val="none" w:sz="0" w:space="0" w:color="auto"/>
        <w:left w:val="none" w:sz="0" w:space="0" w:color="auto"/>
        <w:bottom w:val="none" w:sz="0" w:space="0" w:color="auto"/>
        <w:right w:val="none" w:sz="0" w:space="0" w:color="auto"/>
      </w:divBdr>
    </w:div>
    <w:div w:id="1338582811">
      <w:bodyDiv w:val="1"/>
      <w:marLeft w:val="0"/>
      <w:marRight w:val="0"/>
      <w:marTop w:val="0"/>
      <w:marBottom w:val="0"/>
      <w:divBdr>
        <w:top w:val="none" w:sz="0" w:space="0" w:color="auto"/>
        <w:left w:val="none" w:sz="0" w:space="0" w:color="auto"/>
        <w:bottom w:val="none" w:sz="0" w:space="0" w:color="auto"/>
        <w:right w:val="none" w:sz="0" w:space="0" w:color="auto"/>
      </w:divBdr>
    </w:div>
    <w:div w:id="1338728994">
      <w:bodyDiv w:val="1"/>
      <w:marLeft w:val="0"/>
      <w:marRight w:val="0"/>
      <w:marTop w:val="0"/>
      <w:marBottom w:val="0"/>
      <w:divBdr>
        <w:top w:val="none" w:sz="0" w:space="0" w:color="auto"/>
        <w:left w:val="none" w:sz="0" w:space="0" w:color="auto"/>
        <w:bottom w:val="none" w:sz="0" w:space="0" w:color="auto"/>
        <w:right w:val="none" w:sz="0" w:space="0" w:color="auto"/>
      </w:divBdr>
    </w:div>
    <w:div w:id="1338919667">
      <w:bodyDiv w:val="1"/>
      <w:marLeft w:val="0"/>
      <w:marRight w:val="0"/>
      <w:marTop w:val="0"/>
      <w:marBottom w:val="0"/>
      <w:divBdr>
        <w:top w:val="none" w:sz="0" w:space="0" w:color="auto"/>
        <w:left w:val="none" w:sz="0" w:space="0" w:color="auto"/>
        <w:bottom w:val="none" w:sz="0" w:space="0" w:color="auto"/>
        <w:right w:val="none" w:sz="0" w:space="0" w:color="auto"/>
      </w:divBdr>
    </w:div>
    <w:div w:id="1338927285">
      <w:bodyDiv w:val="1"/>
      <w:marLeft w:val="0"/>
      <w:marRight w:val="0"/>
      <w:marTop w:val="0"/>
      <w:marBottom w:val="0"/>
      <w:divBdr>
        <w:top w:val="none" w:sz="0" w:space="0" w:color="auto"/>
        <w:left w:val="none" w:sz="0" w:space="0" w:color="auto"/>
        <w:bottom w:val="none" w:sz="0" w:space="0" w:color="auto"/>
        <w:right w:val="none" w:sz="0" w:space="0" w:color="auto"/>
      </w:divBdr>
    </w:div>
    <w:div w:id="1339306412">
      <w:bodyDiv w:val="1"/>
      <w:marLeft w:val="0"/>
      <w:marRight w:val="0"/>
      <w:marTop w:val="0"/>
      <w:marBottom w:val="0"/>
      <w:divBdr>
        <w:top w:val="none" w:sz="0" w:space="0" w:color="auto"/>
        <w:left w:val="none" w:sz="0" w:space="0" w:color="auto"/>
        <w:bottom w:val="none" w:sz="0" w:space="0" w:color="auto"/>
        <w:right w:val="none" w:sz="0" w:space="0" w:color="auto"/>
      </w:divBdr>
    </w:div>
    <w:div w:id="1339503750">
      <w:bodyDiv w:val="1"/>
      <w:marLeft w:val="0"/>
      <w:marRight w:val="0"/>
      <w:marTop w:val="0"/>
      <w:marBottom w:val="0"/>
      <w:divBdr>
        <w:top w:val="none" w:sz="0" w:space="0" w:color="auto"/>
        <w:left w:val="none" w:sz="0" w:space="0" w:color="auto"/>
        <w:bottom w:val="none" w:sz="0" w:space="0" w:color="auto"/>
        <w:right w:val="none" w:sz="0" w:space="0" w:color="auto"/>
      </w:divBdr>
    </w:div>
    <w:div w:id="1339581645">
      <w:bodyDiv w:val="1"/>
      <w:marLeft w:val="0"/>
      <w:marRight w:val="0"/>
      <w:marTop w:val="0"/>
      <w:marBottom w:val="0"/>
      <w:divBdr>
        <w:top w:val="none" w:sz="0" w:space="0" w:color="auto"/>
        <w:left w:val="none" w:sz="0" w:space="0" w:color="auto"/>
        <w:bottom w:val="none" w:sz="0" w:space="0" w:color="auto"/>
        <w:right w:val="none" w:sz="0" w:space="0" w:color="auto"/>
      </w:divBdr>
    </w:div>
    <w:div w:id="1340228723">
      <w:bodyDiv w:val="1"/>
      <w:marLeft w:val="0"/>
      <w:marRight w:val="0"/>
      <w:marTop w:val="0"/>
      <w:marBottom w:val="0"/>
      <w:divBdr>
        <w:top w:val="none" w:sz="0" w:space="0" w:color="auto"/>
        <w:left w:val="none" w:sz="0" w:space="0" w:color="auto"/>
        <w:bottom w:val="none" w:sz="0" w:space="0" w:color="auto"/>
        <w:right w:val="none" w:sz="0" w:space="0" w:color="auto"/>
      </w:divBdr>
      <w:divsChild>
        <w:div w:id="457601304">
          <w:marLeft w:val="0"/>
          <w:marRight w:val="0"/>
          <w:marTop w:val="0"/>
          <w:marBottom w:val="0"/>
          <w:divBdr>
            <w:top w:val="none" w:sz="0" w:space="0" w:color="auto"/>
            <w:left w:val="none" w:sz="0" w:space="0" w:color="auto"/>
            <w:bottom w:val="none" w:sz="0" w:space="0" w:color="auto"/>
            <w:right w:val="none" w:sz="0" w:space="0" w:color="auto"/>
          </w:divBdr>
        </w:div>
      </w:divsChild>
    </w:div>
    <w:div w:id="1341591000">
      <w:bodyDiv w:val="1"/>
      <w:marLeft w:val="0"/>
      <w:marRight w:val="0"/>
      <w:marTop w:val="0"/>
      <w:marBottom w:val="0"/>
      <w:divBdr>
        <w:top w:val="none" w:sz="0" w:space="0" w:color="auto"/>
        <w:left w:val="none" w:sz="0" w:space="0" w:color="auto"/>
        <w:bottom w:val="none" w:sz="0" w:space="0" w:color="auto"/>
        <w:right w:val="none" w:sz="0" w:space="0" w:color="auto"/>
      </w:divBdr>
    </w:div>
    <w:div w:id="1342269977">
      <w:bodyDiv w:val="1"/>
      <w:marLeft w:val="0"/>
      <w:marRight w:val="0"/>
      <w:marTop w:val="0"/>
      <w:marBottom w:val="0"/>
      <w:divBdr>
        <w:top w:val="none" w:sz="0" w:space="0" w:color="auto"/>
        <w:left w:val="none" w:sz="0" w:space="0" w:color="auto"/>
        <w:bottom w:val="none" w:sz="0" w:space="0" w:color="auto"/>
        <w:right w:val="none" w:sz="0" w:space="0" w:color="auto"/>
      </w:divBdr>
    </w:div>
    <w:div w:id="1342394183">
      <w:bodyDiv w:val="1"/>
      <w:marLeft w:val="0"/>
      <w:marRight w:val="0"/>
      <w:marTop w:val="0"/>
      <w:marBottom w:val="0"/>
      <w:divBdr>
        <w:top w:val="none" w:sz="0" w:space="0" w:color="auto"/>
        <w:left w:val="none" w:sz="0" w:space="0" w:color="auto"/>
        <w:bottom w:val="none" w:sz="0" w:space="0" w:color="auto"/>
        <w:right w:val="none" w:sz="0" w:space="0" w:color="auto"/>
      </w:divBdr>
    </w:div>
    <w:div w:id="1343236947">
      <w:bodyDiv w:val="1"/>
      <w:marLeft w:val="0"/>
      <w:marRight w:val="0"/>
      <w:marTop w:val="0"/>
      <w:marBottom w:val="0"/>
      <w:divBdr>
        <w:top w:val="none" w:sz="0" w:space="0" w:color="auto"/>
        <w:left w:val="none" w:sz="0" w:space="0" w:color="auto"/>
        <w:bottom w:val="none" w:sz="0" w:space="0" w:color="auto"/>
        <w:right w:val="none" w:sz="0" w:space="0" w:color="auto"/>
      </w:divBdr>
    </w:div>
    <w:div w:id="1344164777">
      <w:bodyDiv w:val="1"/>
      <w:marLeft w:val="0"/>
      <w:marRight w:val="0"/>
      <w:marTop w:val="0"/>
      <w:marBottom w:val="0"/>
      <w:divBdr>
        <w:top w:val="none" w:sz="0" w:space="0" w:color="auto"/>
        <w:left w:val="none" w:sz="0" w:space="0" w:color="auto"/>
        <w:bottom w:val="none" w:sz="0" w:space="0" w:color="auto"/>
        <w:right w:val="none" w:sz="0" w:space="0" w:color="auto"/>
      </w:divBdr>
    </w:div>
    <w:div w:id="1344430972">
      <w:bodyDiv w:val="1"/>
      <w:marLeft w:val="0"/>
      <w:marRight w:val="0"/>
      <w:marTop w:val="0"/>
      <w:marBottom w:val="0"/>
      <w:divBdr>
        <w:top w:val="none" w:sz="0" w:space="0" w:color="auto"/>
        <w:left w:val="none" w:sz="0" w:space="0" w:color="auto"/>
        <w:bottom w:val="none" w:sz="0" w:space="0" w:color="auto"/>
        <w:right w:val="none" w:sz="0" w:space="0" w:color="auto"/>
      </w:divBdr>
      <w:divsChild>
        <w:div w:id="36778039">
          <w:marLeft w:val="0"/>
          <w:marRight w:val="0"/>
          <w:marTop w:val="0"/>
          <w:marBottom w:val="0"/>
          <w:divBdr>
            <w:top w:val="none" w:sz="0" w:space="0" w:color="auto"/>
            <w:left w:val="none" w:sz="0" w:space="0" w:color="auto"/>
            <w:bottom w:val="none" w:sz="0" w:space="0" w:color="auto"/>
            <w:right w:val="none" w:sz="0" w:space="0" w:color="auto"/>
          </w:divBdr>
          <w:divsChild>
            <w:div w:id="337078219">
              <w:marLeft w:val="0"/>
              <w:marRight w:val="0"/>
              <w:marTop w:val="0"/>
              <w:marBottom w:val="0"/>
              <w:divBdr>
                <w:top w:val="none" w:sz="0" w:space="0" w:color="auto"/>
                <w:left w:val="none" w:sz="0" w:space="0" w:color="auto"/>
                <w:bottom w:val="none" w:sz="0" w:space="0" w:color="auto"/>
                <w:right w:val="none" w:sz="0" w:space="0" w:color="auto"/>
              </w:divBdr>
            </w:div>
            <w:div w:id="966277425">
              <w:marLeft w:val="0"/>
              <w:marRight w:val="0"/>
              <w:marTop w:val="0"/>
              <w:marBottom w:val="0"/>
              <w:divBdr>
                <w:top w:val="none" w:sz="0" w:space="0" w:color="auto"/>
                <w:left w:val="none" w:sz="0" w:space="0" w:color="auto"/>
                <w:bottom w:val="none" w:sz="0" w:space="0" w:color="auto"/>
                <w:right w:val="none" w:sz="0" w:space="0" w:color="auto"/>
              </w:divBdr>
            </w:div>
            <w:div w:id="2015985449">
              <w:marLeft w:val="0"/>
              <w:marRight w:val="0"/>
              <w:marTop w:val="0"/>
              <w:marBottom w:val="0"/>
              <w:divBdr>
                <w:top w:val="none" w:sz="0" w:space="0" w:color="auto"/>
                <w:left w:val="none" w:sz="0" w:space="0" w:color="auto"/>
                <w:bottom w:val="none" w:sz="0" w:space="0" w:color="auto"/>
                <w:right w:val="none" w:sz="0" w:space="0" w:color="auto"/>
              </w:divBdr>
            </w:div>
            <w:div w:id="2111849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742705">
      <w:bodyDiv w:val="1"/>
      <w:marLeft w:val="0"/>
      <w:marRight w:val="0"/>
      <w:marTop w:val="0"/>
      <w:marBottom w:val="0"/>
      <w:divBdr>
        <w:top w:val="none" w:sz="0" w:space="0" w:color="auto"/>
        <w:left w:val="none" w:sz="0" w:space="0" w:color="auto"/>
        <w:bottom w:val="none" w:sz="0" w:space="0" w:color="auto"/>
        <w:right w:val="none" w:sz="0" w:space="0" w:color="auto"/>
      </w:divBdr>
    </w:div>
    <w:div w:id="1346712543">
      <w:bodyDiv w:val="1"/>
      <w:marLeft w:val="0"/>
      <w:marRight w:val="0"/>
      <w:marTop w:val="0"/>
      <w:marBottom w:val="0"/>
      <w:divBdr>
        <w:top w:val="none" w:sz="0" w:space="0" w:color="auto"/>
        <w:left w:val="none" w:sz="0" w:space="0" w:color="auto"/>
        <w:bottom w:val="none" w:sz="0" w:space="0" w:color="auto"/>
        <w:right w:val="none" w:sz="0" w:space="0" w:color="auto"/>
      </w:divBdr>
    </w:div>
    <w:div w:id="1346791034">
      <w:bodyDiv w:val="1"/>
      <w:marLeft w:val="0"/>
      <w:marRight w:val="0"/>
      <w:marTop w:val="0"/>
      <w:marBottom w:val="0"/>
      <w:divBdr>
        <w:top w:val="none" w:sz="0" w:space="0" w:color="auto"/>
        <w:left w:val="none" w:sz="0" w:space="0" w:color="auto"/>
        <w:bottom w:val="none" w:sz="0" w:space="0" w:color="auto"/>
        <w:right w:val="none" w:sz="0" w:space="0" w:color="auto"/>
      </w:divBdr>
      <w:divsChild>
        <w:div w:id="76755183">
          <w:marLeft w:val="1800"/>
          <w:marRight w:val="0"/>
          <w:marTop w:val="77"/>
          <w:marBottom w:val="0"/>
          <w:divBdr>
            <w:top w:val="none" w:sz="0" w:space="0" w:color="auto"/>
            <w:left w:val="none" w:sz="0" w:space="0" w:color="auto"/>
            <w:bottom w:val="none" w:sz="0" w:space="0" w:color="auto"/>
            <w:right w:val="none" w:sz="0" w:space="0" w:color="auto"/>
          </w:divBdr>
        </w:div>
        <w:div w:id="666976128">
          <w:marLeft w:val="547"/>
          <w:marRight w:val="0"/>
          <w:marTop w:val="115"/>
          <w:marBottom w:val="0"/>
          <w:divBdr>
            <w:top w:val="none" w:sz="0" w:space="0" w:color="auto"/>
            <w:left w:val="none" w:sz="0" w:space="0" w:color="auto"/>
            <w:bottom w:val="none" w:sz="0" w:space="0" w:color="auto"/>
            <w:right w:val="none" w:sz="0" w:space="0" w:color="auto"/>
          </w:divBdr>
        </w:div>
        <w:div w:id="685642855">
          <w:marLeft w:val="1800"/>
          <w:marRight w:val="0"/>
          <w:marTop w:val="77"/>
          <w:marBottom w:val="0"/>
          <w:divBdr>
            <w:top w:val="none" w:sz="0" w:space="0" w:color="auto"/>
            <w:left w:val="none" w:sz="0" w:space="0" w:color="auto"/>
            <w:bottom w:val="none" w:sz="0" w:space="0" w:color="auto"/>
            <w:right w:val="none" w:sz="0" w:space="0" w:color="auto"/>
          </w:divBdr>
        </w:div>
        <w:div w:id="954210633">
          <w:marLeft w:val="1166"/>
          <w:marRight w:val="0"/>
          <w:marTop w:val="96"/>
          <w:marBottom w:val="0"/>
          <w:divBdr>
            <w:top w:val="none" w:sz="0" w:space="0" w:color="auto"/>
            <w:left w:val="none" w:sz="0" w:space="0" w:color="auto"/>
            <w:bottom w:val="none" w:sz="0" w:space="0" w:color="auto"/>
            <w:right w:val="none" w:sz="0" w:space="0" w:color="auto"/>
          </w:divBdr>
        </w:div>
      </w:divsChild>
    </w:div>
    <w:div w:id="1346983043">
      <w:bodyDiv w:val="1"/>
      <w:marLeft w:val="0"/>
      <w:marRight w:val="0"/>
      <w:marTop w:val="0"/>
      <w:marBottom w:val="0"/>
      <w:divBdr>
        <w:top w:val="none" w:sz="0" w:space="0" w:color="auto"/>
        <w:left w:val="none" w:sz="0" w:space="0" w:color="auto"/>
        <w:bottom w:val="none" w:sz="0" w:space="0" w:color="auto"/>
        <w:right w:val="none" w:sz="0" w:space="0" w:color="auto"/>
      </w:divBdr>
      <w:divsChild>
        <w:div w:id="39520165">
          <w:marLeft w:val="360"/>
          <w:marRight w:val="0"/>
          <w:marTop w:val="200"/>
          <w:marBottom w:val="0"/>
          <w:divBdr>
            <w:top w:val="none" w:sz="0" w:space="0" w:color="auto"/>
            <w:left w:val="none" w:sz="0" w:space="0" w:color="auto"/>
            <w:bottom w:val="none" w:sz="0" w:space="0" w:color="auto"/>
            <w:right w:val="none" w:sz="0" w:space="0" w:color="auto"/>
          </w:divBdr>
        </w:div>
        <w:div w:id="310408228">
          <w:marLeft w:val="360"/>
          <w:marRight w:val="0"/>
          <w:marTop w:val="200"/>
          <w:marBottom w:val="0"/>
          <w:divBdr>
            <w:top w:val="none" w:sz="0" w:space="0" w:color="auto"/>
            <w:left w:val="none" w:sz="0" w:space="0" w:color="auto"/>
            <w:bottom w:val="none" w:sz="0" w:space="0" w:color="auto"/>
            <w:right w:val="none" w:sz="0" w:space="0" w:color="auto"/>
          </w:divBdr>
        </w:div>
        <w:div w:id="346756728">
          <w:marLeft w:val="360"/>
          <w:marRight w:val="0"/>
          <w:marTop w:val="200"/>
          <w:marBottom w:val="0"/>
          <w:divBdr>
            <w:top w:val="none" w:sz="0" w:space="0" w:color="auto"/>
            <w:left w:val="none" w:sz="0" w:space="0" w:color="auto"/>
            <w:bottom w:val="none" w:sz="0" w:space="0" w:color="auto"/>
            <w:right w:val="none" w:sz="0" w:space="0" w:color="auto"/>
          </w:divBdr>
        </w:div>
        <w:div w:id="348222858">
          <w:marLeft w:val="1080"/>
          <w:marRight w:val="0"/>
          <w:marTop w:val="100"/>
          <w:marBottom w:val="0"/>
          <w:divBdr>
            <w:top w:val="none" w:sz="0" w:space="0" w:color="auto"/>
            <w:left w:val="none" w:sz="0" w:space="0" w:color="auto"/>
            <w:bottom w:val="none" w:sz="0" w:space="0" w:color="auto"/>
            <w:right w:val="none" w:sz="0" w:space="0" w:color="auto"/>
          </w:divBdr>
        </w:div>
        <w:div w:id="461849143">
          <w:marLeft w:val="1080"/>
          <w:marRight w:val="0"/>
          <w:marTop w:val="100"/>
          <w:marBottom w:val="0"/>
          <w:divBdr>
            <w:top w:val="none" w:sz="0" w:space="0" w:color="auto"/>
            <w:left w:val="none" w:sz="0" w:space="0" w:color="auto"/>
            <w:bottom w:val="none" w:sz="0" w:space="0" w:color="auto"/>
            <w:right w:val="none" w:sz="0" w:space="0" w:color="auto"/>
          </w:divBdr>
        </w:div>
        <w:div w:id="1111975259">
          <w:marLeft w:val="1080"/>
          <w:marRight w:val="0"/>
          <w:marTop w:val="100"/>
          <w:marBottom w:val="0"/>
          <w:divBdr>
            <w:top w:val="none" w:sz="0" w:space="0" w:color="auto"/>
            <w:left w:val="none" w:sz="0" w:space="0" w:color="auto"/>
            <w:bottom w:val="none" w:sz="0" w:space="0" w:color="auto"/>
            <w:right w:val="none" w:sz="0" w:space="0" w:color="auto"/>
          </w:divBdr>
        </w:div>
        <w:div w:id="1166478563">
          <w:marLeft w:val="360"/>
          <w:marRight w:val="0"/>
          <w:marTop w:val="200"/>
          <w:marBottom w:val="0"/>
          <w:divBdr>
            <w:top w:val="none" w:sz="0" w:space="0" w:color="auto"/>
            <w:left w:val="none" w:sz="0" w:space="0" w:color="auto"/>
            <w:bottom w:val="none" w:sz="0" w:space="0" w:color="auto"/>
            <w:right w:val="none" w:sz="0" w:space="0" w:color="auto"/>
          </w:divBdr>
        </w:div>
        <w:div w:id="1467048516">
          <w:marLeft w:val="1080"/>
          <w:marRight w:val="0"/>
          <w:marTop w:val="100"/>
          <w:marBottom w:val="0"/>
          <w:divBdr>
            <w:top w:val="none" w:sz="0" w:space="0" w:color="auto"/>
            <w:left w:val="none" w:sz="0" w:space="0" w:color="auto"/>
            <w:bottom w:val="none" w:sz="0" w:space="0" w:color="auto"/>
            <w:right w:val="none" w:sz="0" w:space="0" w:color="auto"/>
          </w:divBdr>
        </w:div>
        <w:div w:id="1485463785">
          <w:marLeft w:val="1080"/>
          <w:marRight w:val="0"/>
          <w:marTop w:val="100"/>
          <w:marBottom w:val="0"/>
          <w:divBdr>
            <w:top w:val="none" w:sz="0" w:space="0" w:color="auto"/>
            <w:left w:val="none" w:sz="0" w:space="0" w:color="auto"/>
            <w:bottom w:val="none" w:sz="0" w:space="0" w:color="auto"/>
            <w:right w:val="none" w:sz="0" w:space="0" w:color="auto"/>
          </w:divBdr>
        </w:div>
        <w:div w:id="1597246096">
          <w:marLeft w:val="1080"/>
          <w:marRight w:val="0"/>
          <w:marTop w:val="100"/>
          <w:marBottom w:val="0"/>
          <w:divBdr>
            <w:top w:val="none" w:sz="0" w:space="0" w:color="auto"/>
            <w:left w:val="none" w:sz="0" w:space="0" w:color="auto"/>
            <w:bottom w:val="none" w:sz="0" w:space="0" w:color="auto"/>
            <w:right w:val="none" w:sz="0" w:space="0" w:color="auto"/>
          </w:divBdr>
        </w:div>
        <w:div w:id="1982222678">
          <w:marLeft w:val="1800"/>
          <w:marRight w:val="0"/>
          <w:marTop w:val="100"/>
          <w:marBottom w:val="0"/>
          <w:divBdr>
            <w:top w:val="none" w:sz="0" w:space="0" w:color="auto"/>
            <w:left w:val="none" w:sz="0" w:space="0" w:color="auto"/>
            <w:bottom w:val="none" w:sz="0" w:space="0" w:color="auto"/>
            <w:right w:val="none" w:sz="0" w:space="0" w:color="auto"/>
          </w:divBdr>
        </w:div>
        <w:div w:id="2072002716">
          <w:marLeft w:val="1080"/>
          <w:marRight w:val="0"/>
          <w:marTop w:val="100"/>
          <w:marBottom w:val="0"/>
          <w:divBdr>
            <w:top w:val="none" w:sz="0" w:space="0" w:color="auto"/>
            <w:left w:val="none" w:sz="0" w:space="0" w:color="auto"/>
            <w:bottom w:val="none" w:sz="0" w:space="0" w:color="auto"/>
            <w:right w:val="none" w:sz="0" w:space="0" w:color="auto"/>
          </w:divBdr>
        </w:div>
      </w:divsChild>
    </w:div>
    <w:div w:id="1347712419">
      <w:bodyDiv w:val="1"/>
      <w:marLeft w:val="0"/>
      <w:marRight w:val="0"/>
      <w:marTop w:val="0"/>
      <w:marBottom w:val="0"/>
      <w:divBdr>
        <w:top w:val="none" w:sz="0" w:space="0" w:color="auto"/>
        <w:left w:val="none" w:sz="0" w:space="0" w:color="auto"/>
        <w:bottom w:val="none" w:sz="0" w:space="0" w:color="auto"/>
        <w:right w:val="none" w:sz="0" w:space="0" w:color="auto"/>
      </w:divBdr>
    </w:div>
    <w:div w:id="1348943777">
      <w:bodyDiv w:val="1"/>
      <w:marLeft w:val="0"/>
      <w:marRight w:val="0"/>
      <w:marTop w:val="0"/>
      <w:marBottom w:val="0"/>
      <w:divBdr>
        <w:top w:val="none" w:sz="0" w:space="0" w:color="auto"/>
        <w:left w:val="none" w:sz="0" w:space="0" w:color="auto"/>
        <w:bottom w:val="none" w:sz="0" w:space="0" w:color="auto"/>
        <w:right w:val="none" w:sz="0" w:space="0" w:color="auto"/>
      </w:divBdr>
    </w:div>
    <w:div w:id="1349066077">
      <w:bodyDiv w:val="1"/>
      <w:marLeft w:val="0"/>
      <w:marRight w:val="0"/>
      <w:marTop w:val="0"/>
      <w:marBottom w:val="0"/>
      <w:divBdr>
        <w:top w:val="none" w:sz="0" w:space="0" w:color="auto"/>
        <w:left w:val="none" w:sz="0" w:space="0" w:color="auto"/>
        <w:bottom w:val="none" w:sz="0" w:space="0" w:color="auto"/>
        <w:right w:val="none" w:sz="0" w:space="0" w:color="auto"/>
      </w:divBdr>
      <w:divsChild>
        <w:div w:id="1013652300">
          <w:marLeft w:val="1166"/>
          <w:marRight w:val="0"/>
          <w:marTop w:val="134"/>
          <w:marBottom w:val="0"/>
          <w:divBdr>
            <w:top w:val="none" w:sz="0" w:space="0" w:color="auto"/>
            <w:left w:val="none" w:sz="0" w:space="0" w:color="auto"/>
            <w:bottom w:val="none" w:sz="0" w:space="0" w:color="auto"/>
            <w:right w:val="none" w:sz="0" w:space="0" w:color="auto"/>
          </w:divBdr>
        </w:div>
        <w:div w:id="1727415770">
          <w:marLeft w:val="547"/>
          <w:marRight w:val="0"/>
          <w:marTop w:val="154"/>
          <w:marBottom w:val="0"/>
          <w:divBdr>
            <w:top w:val="none" w:sz="0" w:space="0" w:color="auto"/>
            <w:left w:val="none" w:sz="0" w:space="0" w:color="auto"/>
            <w:bottom w:val="none" w:sz="0" w:space="0" w:color="auto"/>
            <w:right w:val="none" w:sz="0" w:space="0" w:color="auto"/>
          </w:divBdr>
        </w:div>
        <w:div w:id="1833132189">
          <w:marLeft w:val="547"/>
          <w:marRight w:val="0"/>
          <w:marTop w:val="154"/>
          <w:marBottom w:val="0"/>
          <w:divBdr>
            <w:top w:val="none" w:sz="0" w:space="0" w:color="auto"/>
            <w:left w:val="none" w:sz="0" w:space="0" w:color="auto"/>
            <w:bottom w:val="none" w:sz="0" w:space="0" w:color="auto"/>
            <w:right w:val="none" w:sz="0" w:space="0" w:color="auto"/>
          </w:divBdr>
        </w:div>
      </w:divsChild>
    </w:div>
    <w:div w:id="1350253883">
      <w:bodyDiv w:val="1"/>
      <w:marLeft w:val="0"/>
      <w:marRight w:val="0"/>
      <w:marTop w:val="0"/>
      <w:marBottom w:val="0"/>
      <w:divBdr>
        <w:top w:val="none" w:sz="0" w:space="0" w:color="auto"/>
        <w:left w:val="none" w:sz="0" w:space="0" w:color="auto"/>
        <w:bottom w:val="none" w:sz="0" w:space="0" w:color="auto"/>
        <w:right w:val="none" w:sz="0" w:space="0" w:color="auto"/>
      </w:divBdr>
    </w:div>
    <w:div w:id="1351294755">
      <w:bodyDiv w:val="1"/>
      <w:marLeft w:val="0"/>
      <w:marRight w:val="0"/>
      <w:marTop w:val="0"/>
      <w:marBottom w:val="0"/>
      <w:divBdr>
        <w:top w:val="none" w:sz="0" w:space="0" w:color="auto"/>
        <w:left w:val="none" w:sz="0" w:space="0" w:color="auto"/>
        <w:bottom w:val="none" w:sz="0" w:space="0" w:color="auto"/>
        <w:right w:val="none" w:sz="0" w:space="0" w:color="auto"/>
      </w:divBdr>
    </w:div>
    <w:div w:id="1351949600">
      <w:bodyDiv w:val="1"/>
      <w:marLeft w:val="0"/>
      <w:marRight w:val="0"/>
      <w:marTop w:val="0"/>
      <w:marBottom w:val="0"/>
      <w:divBdr>
        <w:top w:val="none" w:sz="0" w:space="0" w:color="auto"/>
        <w:left w:val="none" w:sz="0" w:space="0" w:color="auto"/>
        <w:bottom w:val="none" w:sz="0" w:space="0" w:color="auto"/>
        <w:right w:val="none" w:sz="0" w:space="0" w:color="auto"/>
      </w:divBdr>
      <w:divsChild>
        <w:div w:id="204946585">
          <w:marLeft w:val="547"/>
          <w:marRight w:val="0"/>
          <w:marTop w:val="134"/>
          <w:marBottom w:val="0"/>
          <w:divBdr>
            <w:top w:val="none" w:sz="0" w:space="0" w:color="auto"/>
            <w:left w:val="none" w:sz="0" w:space="0" w:color="auto"/>
            <w:bottom w:val="none" w:sz="0" w:space="0" w:color="auto"/>
            <w:right w:val="none" w:sz="0" w:space="0" w:color="auto"/>
          </w:divBdr>
        </w:div>
        <w:div w:id="1658461602">
          <w:marLeft w:val="1166"/>
          <w:marRight w:val="0"/>
          <w:marTop w:val="115"/>
          <w:marBottom w:val="0"/>
          <w:divBdr>
            <w:top w:val="none" w:sz="0" w:space="0" w:color="auto"/>
            <w:left w:val="none" w:sz="0" w:space="0" w:color="auto"/>
            <w:bottom w:val="none" w:sz="0" w:space="0" w:color="auto"/>
            <w:right w:val="none" w:sz="0" w:space="0" w:color="auto"/>
          </w:divBdr>
        </w:div>
      </w:divsChild>
    </w:div>
    <w:div w:id="1352684337">
      <w:bodyDiv w:val="1"/>
      <w:marLeft w:val="0"/>
      <w:marRight w:val="0"/>
      <w:marTop w:val="0"/>
      <w:marBottom w:val="0"/>
      <w:divBdr>
        <w:top w:val="none" w:sz="0" w:space="0" w:color="auto"/>
        <w:left w:val="none" w:sz="0" w:space="0" w:color="auto"/>
        <w:bottom w:val="none" w:sz="0" w:space="0" w:color="auto"/>
        <w:right w:val="none" w:sz="0" w:space="0" w:color="auto"/>
      </w:divBdr>
      <w:divsChild>
        <w:div w:id="1572693233">
          <w:marLeft w:val="720"/>
          <w:marRight w:val="0"/>
          <w:marTop w:val="120"/>
          <w:marBottom w:val="120"/>
          <w:divBdr>
            <w:top w:val="none" w:sz="0" w:space="0" w:color="auto"/>
            <w:left w:val="none" w:sz="0" w:space="0" w:color="auto"/>
            <w:bottom w:val="none" w:sz="0" w:space="0" w:color="auto"/>
            <w:right w:val="none" w:sz="0" w:space="0" w:color="auto"/>
          </w:divBdr>
        </w:div>
        <w:div w:id="1746605783">
          <w:marLeft w:val="1440"/>
          <w:marRight w:val="0"/>
          <w:marTop w:val="120"/>
          <w:marBottom w:val="120"/>
          <w:divBdr>
            <w:top w:val="none" w:sz="0" w:space="0" w:color="auto"/>
            <w:left w:val="none" w:sz="0" w:space="0" w:color="auto"/>
            <w:bottom w:val="none" w:sz="0" w:space="0" w:color="auto"/>
            <w:right w:val="none" w:sz="0" w:space="0" w:color="auto"/>
          </w:divBdr>
        </w:div>
      </w:divsChild>
    </w:div>
    <w:div w:id="1352798794">
      <w:bodyDiv w:val="1"/>
      <w:marLeft w:val="0"/>
      <w:marRight w:val="0"/>
      <w:marTop w:val="0"/>
      <w:marBottom w:val="0"/>
      <w:divBdr>
        <w:top w:val="none" w:sz="0" w:space="0" w:color="auto"/>
        <w:left w:val="none" w:sz="0" w:space="0" w:color="auto"/>
        <w:bottom w:val="none" w:sz="0" w:space="0" w:color="auto"/>
        <w:right w:val="none" w:sz="0" w:space="0" w:color="auto"/>
      </w:divBdr>
    </w:div>
    <w:div w:id="1354377258">
      <w:bodyDiv w:val="1"/>
      <w:marLeft w:val="0"/>
      <w:marRight w:val="0"/>
      <w:marTop w:val="0"/>
      <w:marBottom w:val="0"/>
      <w:divBdr>
        <w:top w:val="none" w:sz="0" w:space="0" w:color="auto"/>
        <w:left w:val="none" w:sz="0" w:space="0" w:color="auto"/>
        <w:bottom w:val="none" w:sz="0" w:space="0" w:color="auto"/>
        <w:right w:val="none" w:sz="0" w:space="0" w:color="auto"/>
      </w:divBdr>
      <w:divsChild>
        <w:div w:id="441612650">
          <w:marLeft w:val="547"/>
          <w:marRight w:val="0"/>
          <w:marTop w:val="86"/>
          <w:marBottom w:val="0"/>
          <w:divBdr>
            <w:top w:val="none" w:sz="0" w:space="0" w:color="auto"/>
            <w:left w:val="none" w:sz="0" w:space="0" w:color="auto"/>
            <w:bottom w:val="none" w:sz="0" w:space="0" w:color="auto"/>
            <w:right w:val="none" w:sz="0" w:space="0" w:color="auto"/>
          </w:divBdr>
        </w:div>
        <w:div w:id="675183907">
          <w:marLeft w:val="1166"/>
          <w:marRight w:val="0"/>
          <w:marTop w:val="77"/>
          <w:marBottom w:val="0"/>
          <w:divBdr>
            <w:top w:val="none" w:sz="0" w:space="0" w:color="auto"/>
            <w:left w:val="none" w:sz="0" w:space="0" w:color="auto"/>
            <w:bottom w:val="none" w:sz="0" w:space="0" w:color="auto"/>
            <w:right w:val="none" w:sz="0" w:space="0" w:color="auto"/>
          </w:divBdr>
        </w:div>
        <w:div w:id="872377371">
          <w:marLeft w:val="1166"/>
          <w:marRight w:val="0"/>
          <w:marTop w:val="77"/>
          <w:marBottom w:val="0"/>
          <w:divBdr>
            <w:top w:val="none" w:sz="0" w:space="0" w:color="auto"/>
            <w:left w:val="none" w:sz="0" w:space="0" w:color="auto"/>
            <w:bottom w:val="none" w:sz="0" w:space="0" w:color="auto"/>
            <w:right w:val="none" w:sz="0" w:space="0" w:color="auto"/>
          </w:divBdr>
        </w:div>
        <w:div w:id="1313172329">
          <w:marLeft w:val="547"/>
          <w:marRight w:val="0"/>
          <w:marTop w:val="86"/>
          <w:marBottom w:val="0"/>
          <w:divBdr>
            <w:top w:val="none" w:sz="0" w:space="0" w:color="auto"/>
            <w:left w:val="none" w:sz="0" w:space="0" w:color="auto"/>
            <w:bottom w:val="none" w:sz="0" w:space="0" w:color="auto"/>
            <w:right w:val="none" w:sz="0" w:space="0" w:color="auto"/>
          </w:divBdr>
        </w:div>
        <w:div w:id="1712460841">
          <w:marLeft w:val="547"/>
          <w:marRight w:val="0"/>
          <w:marTop w:val="86"/>
          <w:marBottom w:val="0"/>
          <w:divBdr>
            <w:top w:val="none" w:sz="0" w:space="0" w:color="auto"/>
            <w:left w:val="none" w:sz="0" w:space="0" w:color="auto"/>
            <w:bottom w:val="none" w:sz="0" w:space="0" w:color="auto"/>
            <w:right w:val="none" w:sz="0" w:space="0" w:color="auto"/>
          </w:divBdr>
        </w:div>
        <w:div w:id="1733118542">
          <w:marLeft w:val="1166"/>
          <w:marRight w:val="0"/>
          <w:marTop w:val="77"/>
          <w:marBottom w:val="0"/>
          <w:divBdr>
            <w:top w:val="none" w:sz="0" w:space="0" w:color="auto"/>
            <w:left w:val="none" w:sz="0" w:space="0" w:color="auto"/>
            <w:bottom w:val="none" w:sz="0" w:space="0" w:color="auto"/>
            <w:right w:val="none" w:sz="0" w:space="0" w:color="auto"/>
          </w:divBdr>
        </w:div>
        <w:div w:id="1739553872">
          <w:marLeft w:val="1800"/>
          <w:marRight w:val="0"/>
          <w:marTop w:val="77"/>
          <w:marBottom w:val="0"/>
          <w:divBdr>
            <w:top w:val="none" w:sz="0" w:space="0" w:color="auto"/>
            <w:left w:val="none" w:sz="0" w:space="0" w:color="auto"/>
            <w:bottom w:val="none" w:sz="0" w:space="0" w:color="auto"/>
            <w:right w:val="none" w:sz="0" w:space="0" w:color="auto"/>
          </w:divBdr>
        </w:div>
        <w:div w:id="1799838587">
          <w:marLeft w:val="1166"/>
          <w:marRight w:val="0"/>
          <w:marTop w:val="77"/>
          <w:marBottom w:val="0"/>
          <w:divBdr>
            <w:top w:val="none" w:sz="0" w:space="0" w:color="auto"/>
            <w:left w:val="none" w:sz="0" w:space="0" w:color="auto"/>
            <w:bottom w:val="none" w:sz="0" w:space="0" w:color="auto"/>
            <w:right w:val="none" w:sz="0" w:space="0" w:color="auto"/>
          </w:divBdr>
        </w:div>
        <w:div w:id="1819808008">
          <w:marLeft w:val="547"/>
          <w:marRight w:val="0"/>
          <w:marTop w:val="86"/>
          <w:marBottom w:val="0"/>
          <w:divBdr>
            <w:top w:val="none" w:sz="0" w:space="0" w:color="auto"/>
            <w:left w:val="none" w:sz="0" w:space="0" w:color="auto"/>
            <w:bottom w:val="none" w:sz="0" w:space="0" w:color="auto"/>
            <w:right w:val="none" w:sz="0" w:space="0" w:color="auto"/>
          </w:divBdr>
        </w:div>
        <w:div w:id="1829327806">
          <w:marLeft w:val="547"/>
          <w:marRight w:val="0"/>
          <w:marTop w:val="86"/>
          <w:marBottom w:val="0"/>
          <w:divBdr>
            <w:top w:val="none" w:sz="0" w:space="0" w:color="auto"/>
            <w:left w:val="none" w:sz="0" w:space="0" w:color="auto"/>
            <w:bottom w:val="none" w:sz="0" w:space="0" w:color="auto"/>
            <w:right w:val="none" w:sz="0" w:space="0" w:color="auto"/>
          </w:divBdr>
        </w:div>
        <w:div w:id="1850482237">
          <w:marLeft w:val="547"/>
          <w:marRight w:val="0"/>
          <w:marTop w:val="86"/>
          <w:marBottom w:val="0"/>
          <w:divBdr>
            <w:top w:val="none" w:sz="0" w:space="0" w:color="auto"/>
            <w:left w:val="none" w:sz="0" w:space="0" w:color="auto"/>
            <w:bottom w:val="none" w:sz="0" w:space="0" w:color="auto"/>
            <w:right w:val="none" w:sz="0" w:space="0" w:color="auto"/>
          </w:divBdr>
        </w:div>
      </w:divsChild>
    </w:div>
    <w:div w:id="1354762914">
      <w:bodyDiv w:val="1"/>
      <w:marLeft w:val="0"/>
      <w:marRight w:val="0"/>
      <w:marTop w:val="0"/>
      <w:marBottom w:val="0"/>
      <w:divBdr>
        <w:top w:val="none" w:sz="0" w:space="0" w:color="auto"/>
        <w:left w:val="none" w:sz="0" w:space="0" w:color="auto"/>
        <w:bottom w:val="none" w:sz="0" w:space="0" w:color="auto"/>
        <w:right w:val="none" w:sz="0" w:space="0" w:color="auto"/>
      </w:divBdr>
    </w:div>
    <w:div w:id="1355572003">
      <w:bodyDiv w:val="1"/>
      <w:marLeft w:val="0"/>
      <w:marRight w:val="0"/>
      <w:marTop w:val="0"/>
      <w:marBottom w:val="0"/>
      <w:divBdr>
        <w:top w:val="none" w:sz="0" w:space="0" w:color="auto"/>
        <w:left w:val="none" w:sz="0" w:space="0" w:color="auto"/>
        <w:bottom w:val="none" w:sz="0" w:space="0" w:color="auto"/>
        <w:right w:val="none" w:sz="0" w:space="0" w:color="auto"/>
      </w:divBdr>
      <w:divsChild>
        <w:div w:id="328944382">
          <w:marLeft w:val="3240"/>
          <w:marRight w:val="0"/>
          <w:marTop w:val="86"/>
          <w:marBottom w:val="0"/>
          <w:divBdr>
            <w:top w:val="none" w:sz="0" w:space="0" w:color="auto"/>
            <w:left w:val="none" w:sz="0" w:space="0" w:color="auto"/>
            <w:bottom w:val="none" w:sz="0" w:space="0" w:color="auto"/>
            <w:right w:val="none" w:sz="0" w:space="0" w:color="auto"/>
          </w:divBdr>
        </w:div>
        <w:div w:id="545222962">
          <w:marLeft w:val="2520"/>
          <w:marRight w:val="0"/>
          <w:marTop w:val="86"/>
          <w:marBottom w:val="0"/>
          <w:divBdr>
            <w:top w:val="none" w:sz="0" w:space="0" w:color="auto"/>
            <w:left w:val="none" w:sz="0" w:space="0" w:color="auto"/>
            <w:bottom w:val="none" w:sz="0" w:space="0" w:color="auto"/>
            <w:right w:val="none" w:sz="0" w:space="0" w:color="auto"/>
          </w:divBdr>
        </w:div>
        <w:div w:id="918708083">
          <w:marLeft w:val="1800"/>
          <w:marRight w:val="0"/>
          <w:marTop w:val="86"/>
          <w:marBottom w:val="0"/>
          <w:divBdr>
            <w:top w:val="none" w:sz="0" w:space="0" w:color="auto"/>
            <w:left w:val="none" w:sz="0" w:space="0" w:color="auto"/>
            <w:bottom w:val="none" w:sz="0" w:space="0" w:color="auto"/>
            <w:right w:val="none" w:sz="0" w:space="0" w:color="auto"/>
          </w:divBdr>
        </w:div>
        <w:div w:id="1085227864">
          <w:marLeft w:val="2520"/>
          <w:marRight w:val="0"/>
          <w:marTop w:val="86"/>
          <w:marBottom w:val="0"/>
          <w:divBdr>
            <w:top w:val="none" w:sz="0" w:space="0" w:color="auto"/>
            <w:left w:val="none" w:sz="0" w:space="0" w:color="auto"/>
            <w:bottom w:val="none" w:sz="0" w:space="0" w:color="auto"/>
            <w:right w:val="none" w:sz="0" w:space="0" w:color="auto"/>
          </w:divBdr>
        </w:div>
        <w:div w:id="1217669581">
          <w:marLeft w:val="547"/>
          <w:marRight w:val="0"/>
          <w:marTop w:val="115"/>
          <w:marBottom w:val="0"/>
          <w:divBdr>
            <w:top w:val="none" w:sz="0" w:space="0" w:color="auto"/>
            <w:left w:val="none" w:sz="0" w:space="0" w:color="auto"/>
            <w:bottom w:val="none" w:sz="0" w:space="0" w:color="auto"/>
            <w:right w:val="none" w:sz="0" w:space="0" w:color="auto"/>
          </w:divBdr>
        </w:div>
        <w:div w:id="1262957430">
          <w:marLeft w:val="1800"/>
          <w:marRight w:val="0"/>
          <w:marTop w:val="86"/>
          <w:marBottom w:val="0"/>
          <w:divBdr>
            <w:top w:val="none" w:sz="0" w:space="0" w:color="auto"/>
            <w:left w:val="none" w:sz="0" w:space="0" w:color="auto"/>
            <w:bottom w:val="none" w:sz="0" w:space="0" w:color="auto"/>
            <w:right w:val="none" w:sz="0" w:space="0" w:color="auto"/>
          </w:divBdr>
        </w:div>
        <w:div w:id="1523785689">
          <w:marLeft w:val="3240"/>
          <w:marRight w:val="0"/>
          <w:marTop w:val="86"/>
          <w:marBottom w:val="0"/>
          <w:divBdr>
            <w:top w:val="none" w:sz="0" w:space="0" w:color="auto"/>
            <w:left w:val="none" w:sz="0" w:space="0" w:color="auto"/>
            <w:bottom w:val="none" w:sz="0" w:space="0" w:color="auto"/>
            <w:right w:val="none" w:sz="0" w:space="0" w:color="auto"/>
          </w:divBdr>
        </w:div>
        <w:div w:id="2064134140">
          <w:marLeft w:val="1166"/>
          <w:marRight w:val="0"/>
          <w:marTop w:val="115"/>
          <w:marBottom w:val="0"/>
          <w:divBdr>
            <w:top w:val="none" w:sz="0" w:space="0" w:color="auto"/>
            <w:left w:val="none" w:sz="0" w:space="0" w:color="auto"/>
            <w:bottom w:val="none" w:sz="0" w:space="0" w:color="auto"/>
            <w:right w:val="none" w:sz="0" w:space="0" w:color="auto"/>
          </w:divBdr>
        </w:div>
      </w:divsChild>
    </w:div>
    <w:div w:id="1356157375">
      <w:bodyDiv w:val="1"/>
      <w:marLeft w:val="0"/>
      <w:marRight w:val="0"/>
      <w:marTop w:val="0"/>
      <w:marBottom w:val="0"/>
      <w:divBdr>
        <w:top w:val="none" w:sz="0" w:space="0" w:color="auto"/>
        <w:left w:val="none" w:sz="0" w:space="0" w:color="auto"/>
        <w:bottom w:val="none" w:sz="0" w:space="0" w:color="auto"/>
        <w:right w:val="none" w:sz="0" w:space="0" w:color="auto"/>
      </w:divBdr>
    </w:div>
    <w:div w:id="1356342458">
      <w:bodyDiv w:val="1"/>
      <w:marLeft w:val="0"/>
      <w:marRight w:val="0"/>
      <w:marTop w:val="0"/>
      <w:marBottom w:val="0"/>
      <w:divBdr>
        <w:top w:val="none" w:sz="0" w:space="0" w:color="auto"/>
        <w:left w:val="none" w:sz="0" w:space="0" w:color="auto"/>
        <w:bottom w:val="none" w:sz="0" w:space="0" w:color="auto"/>
        <w:right w:val="none" w:sz="0" w:space="0" w:color="auto"/>
      </w:divBdr>
    </w:div>
    <w:div w:id="1356422369">
      <w:bodyDiv w:val="1"/>
      <w:marLeft w:val="0"/>
      <w:marRight w:val="0"/>
      <w:marTop w:val="0"/>
      <w:marBottom w:val="0"/>
      <w:divBdr>
        <w:top w:val="none" w:sz="0" w:space="0" w:color="auto"/>
        <w:left w:val="none" w:sz="0" w:space="0" w:color="auto"/>
        <w:bottom w:val="none" w:sz="0" w:space="0" w:color="auto"/>
        <w:right w:val="none" w:sz="0" w:space="0" w:color="auto"/>
      </w:divBdr>
    </w:div>
    <w:div w:id="1356613414">
      <w:bodyDiv w:val="1"/>
      <w:marLeft w:val="0"/>
      <w:marRight w:val="0"/>
      <w:marTop w:val="0"/>
      <w:marBottom w:val="0"/>
      <w:divBdr>
        <w:top w:val="none" w:sz="0" w:space="0" w:color="auto"/>
        <w:left w:val="none" w:sz="0" w:space="0" w:color="auto"/>
        <w:bottom w:val="none" w:sz="0" w:space="0" w:color="auto"/>
        <w:right w:val="none" w:sz="0" w:space="0" w:color="auto"/>
      </w:divBdr>
    </w:div>
    <w:div w:id="1357075015">
      <w:bodyDiv w:val="1"/>
      <w:marLeft w:val="0"/>
      <w:marRight w:val="0"/>
      <w:marTop w:val="0"/>
      <w:marBottom w:val="0"/>
      <w:divBdr>
        <w:top w:val="none" w:sz="0" w:space="0" w:color="auto"/>
        <w:left w:val="none" w:sz="0" w:space="0" w:color="auto"/>
        <w:bottom w:val="none" w:sz="0" w:space="0" w:color="auto"/>
        <w:right w:val="none" w:sz="0" w:space="0" w:color="auto"/>
      </w:divBdr>
    </w:div>
    <w:div w:id="1357149772">
      <w:bodyDiv w:val="1"/>
      <w:marLeft w:val="0"/>
      <w:marRight w:val="0"/>
      <w:marTop w:val="0"/>
      <w:marBottom w:val="0"/>
      <w:divBdr>
        <w:top w:val="none" w:sz="0" w:space="0" w:color="auto"/>
        <w:left w:val="none" w:sz="0" w:space="0" w:color="auto"/>
        <w:bottom w:val="none" w:sz="0" w:space="0" w:color="auto"/>
        <w:right w:val="none" w:sz="0" w:space="0" w:color="auto"/>
      </w:divBdr>
    </w:div>
    <w:div w:id="1358190129">
      <w:bodyDiv w:val="1"/>
      <w:marLeft w:val="0"/>
      <w:marRight w:val="0"/>
      <w:marTop w:val="0"/>
      <w:marBottom w:val="0"/>
      <w:divBdr>
        <w:top w:val="none" w:sz="0" w:space="0" w:color="auto"/>
        <w:left w:val="none" w:sz="0" w:space="0" w:color="auto"/>
        <w:bottom w:val="none" w:sz="0" w:space="0" w:color="auto"/>
        <w:right w:val="none" w:sz="0" w:space="0" w:color="auto"/>
      </w:divBdr>
      <w:divsChild>
        <w:div w:id="1680696680">
          <w:marLeft w:val="547"/>
          <w:marRight w:val="0"/>
          <w:marTop w:val="154"/>
          <w:marBottom w:val="0"/>
          <w:divBdr>
            <w:top w:val="none" w:sz="0" w:space="0" w:color="auto"/>
            <w:left w:val="none" w:sz="0" w:space="0" w:color="auto"/>
            <w:bottom w:val="none" w:sz="0" w:space="0" w:color="auto"/>
            <w:right w:val="none" w:sz="0" w:space="0" w:color="auto"/>
          </w:divBdr>
        </w:div>
        <w:div w:id="1943339982">
          <w:marLeft w:val="1166"/>
          <w:marRight w:val="0"/>
          <w:marTop w:val="134"/>
          <w:marBottom w:val="0"/>
          <w:divBdr>
            <w:top w:val="none" w:sz="0" w:space="0" w:color="auto"/>
            <w:left w:val="none" w:sz="0" w:space="0" w:color="auto"/>
            <w:bottom w:val="none" w:sz="0" w:space="0" w:color="auto"/>
            <w:right w:val="none" w:sz="0" w:space="0" w:color="auto"/>
          </w:divBdr>
        </w:div>
        <w:div w:id="2054763546">
          <w:marLeft w:val="1166"/>
          <w:marRight w:val="0"/>
          <w:marTop w:val="134"/>
          <w:marBottom w:val="0"/>
          <w:divBdr>
            <w:top w:val="none" w:sz="0" w:space="0" w:color="auto"/>
            <w:left w:val="none" w:sz="0" w:space="0" w:color="auto"/>
            <w:bottom w:val="none" w:sz="0" w:space="0" w:color="auto"/>
            <w:right w:val="none" w:sz="0" w:space="0" w:color="auto"/>
          </w:divBdr>
        </w:div>
      </w:divsChild>
    </w:div>
    <w:div w:id="1358432128">
      <w:bodyDiv w:val="1"/>
      <w:marLeft w:val="0"/>
      <w:marRight w:val="0"/>
      <w:marTop w:val="0"/>
      <w:marBottom w:val="0"/>
      <w:divBdr>
        <w:top w:val="none" w:sz="0" w:space="0" w:color="auto"/>
        <w:left w:val="none" w:sz="0" w:space="0" w:color="auto"/>
        <w:bottom w:val="none" w:sz="0" w:space="0" w:color="auto"/>
        <w:right w:val="none" w:sz="0" w:space="0" w:color="auto"/>
      </w:divBdr>
    </w:div>
    <w:div w:id="1358582619">
      <w:bodyDiv w:val="1"/>
      <w:marLeft w:val="0"/>
      <w:marRight w:val="0"/>
      <w:marTop w:val="0"/>
      <w:marBottom w:val="0"/>
      <w:divBdr>
        <w:top w:val="none" w:sz="0" w:space="0" w:color="auto"/>
        <w:left w:val="none" w:sz="0" w:space="0" w:color="auto"/>
        <w:bottom w:val="none" w:sz="0" w:space="0" w:color="auto"/>
        <w:right w:val="none" w:sz="0" w:space="0" w:color="auto"/>
      </w:divBdr>
      <w:divsChild>
        <w:div w:id="1077750532">
          <w:marLeft w:val="547"/>
          <w:marRight w:val="0"/>
          <w:marTop w:val="115"/>
          <w:marBottom w:val="0"/>
          <w:divBdr>
            <w:top w:val="none" w:sz="0" w:space="0" w:color="auto"/>
            <w:left w:val="none" w:sz="0" w:space="0" w:color="auto"/>
            <w:bottom w:val="none" w:sz="0" w:space="0" w:color="auto"/>
            <w:right w:val="none" w:sz="0" w:space="0" w:color="auto"/>
          </w:divBdr>
        </w:div>
      </w:divsChild>
    </w:div>
    <w:div w:id="1358921148">
      <w:bodyDiv w:val="1"/>
      <w:marLeft w:val="0"/>
      <w:marRight w:val="0"/>
      <w:marTop w:val="0"/>
      <w:marBottom w:val="0"/>
      <w:divBdr>
        <w:top w:val="none" w:sz="0" w:space="0" w:color="auto"/>
        <w:left w:val="none" w:sz="0" w:space="0" w:color="auto"/>
        <w:bottom w:val="none" w:sz="0" w:space="0" w:color="auto"/>
        <w:right w:val="none" w:sz="0" w:space="0" w:color="auto"/>
      </w:divBdr>
    </w:div>
    <w:div w:id="1359426915">
      <w:bodyDiv w:val="1"/>
      <w:marLeft w:val="0"/>
      <w:marRight w:val="0"/>
      <w:marTop w:val="0"/>
      <w:marBottom w:val="0"/>
      <w:divBdr>
        <w:top w:val="none" w:sz="0" w:space="0" w:color="auto"/>
        <w:left w:val="none" w:sz="0" w:space="0" w:color="auto"/>
        <w:bottom w:val="none" w:sz="0" w:space="0" w:color="auto"/>
        <w:right w:val="none" w:sz="0" w:space="0" w:color="auto"/>
      </w:divBdr>
    </w:div>
    <w:div w:id="1359505137">
      <w:bodyDiv w:val="1"/>
      <w:marLeft w:val="0"/>
      <w:marRight w:val="0"/>
      <w:marTop w:val="0"/>
      <w:marBottom w:val="0"/>
      <w:divBdr>
        <w:top w:val="none" w:sz="0" w:space="0" w:color="auto"/>
        <w:left w:val="none" w:sz="0" w:space="0" w:color="auto"/>
        <w:bottom w:val="none" w:sz="0" w:space="0" w:color="auto"/>
        <w:right w:val="none" w:sz="0" w:space="0" w:color="auto"/>
      </w:divBdr>
      <w:divsChild>
        <w:div w:id="269898454">
          <w:marLeft w:val="547"/>
          <w:marRight w:val="0"/>
          <w:marTop w:val="130"/>
          <w:marBottom w:val="0"/>
          <w:divBdr>
            <w:top w:val="none" w:sz="0" w:space="0" w:color="auto"/>
            <w:left w:val="none" w:sz="0" w:space="0" w:color="auto"/>
            <w:bottom w:val="none" w:sz="0" w:space="0" w:color="auto"/>
            <w:right w:val="none" w:sz="0" w:space="0" w:color="auto"/>
          </w:divBdr>
        </w:div>
        <w:div w:id="1013729518">
          <w:marLeft w:val="1166"/>
          <w:marRight w:val="0"/>
          <w:marTop w:val="115"/>
          <w:marBottom w:val="0"/>
          <w:divBdr>
            <w:top w:val="none" w:sz="0" w:space="0" w:color="auto"/>
            <w:left w:val="none" w:sz="0" w:space="0" w:color="auto"/>
            <w:bottom w:val="none" w:sz="0" w:space="0" w:color="auto"/>
            <w:right w:val="none" w:sz="0" w:space="0" w:color="auto"/>
          </w:divBdr>
        </w:div>
        <w:div w:id="1326276890">
          <w:marLeft w:val="1166"/>
          <w:marRight w:val="0"/>
          <w:marTop w:val="115"/>
          <w:marBottom w:val="0"/>
          <w:divBdr>
            <w:top w:val="none" w:sz="0" w:space="0" w:color="auto"/>
            <w:left w:val="none" w:sz="0" w:space="0" w:color="auto"/>
            <w:bottom w:val="none" w:sz="0" w:space="0" w:color="auto"/>
            <w:right w:val="none" w:sz="0" w:space="0" w:color="auto"/>
          </w:divBdr>
        </w:div>
        <w:div w:id="1397782449">
          <w:marLeft w:val="1166"/>
          <w:marRight w:val="0"/>
          <w:marTop w:val="115"/>
          <w:marBottom w:val="0"/>
          <w:divBdr>
            <w:top w:val="none" w:sz="0" w:space="0" w:color="auto"/>
            <w:left w:val="none" w:sz="0" w:space="0" w:color="auto"/>
            <w:bottom w:val="none" w:sz="0" w:space="0" w:color="auto"/>
            <w:right w:val="none" w:sz="0" w:space="0" w:color="auto"/>
          </w:divBdr>
        </w:div>
        <w:div w:id="1802645998">
          <w:marLeft w:val="1166"/>
          <w:marRight w:val="0"/>
          <w:marTop w:val="115"/>
          <w:marBottom w:val="0"/>
          <w:divBdr>
            <w:top w:val="none" w:sz="0" w:space="0" w:color="auto"/>
            <w:left w:val="none" w:sz="0" w:space="0" w:color="auto"/>
            <w:bottom w:val="none" w:sz="0" w:space="0" w:color="auto"/>
            <w:right w:val="none" w:sz="0" w:space="0" w:color="auto"/>
          </w:divBdr>
        </w:div>
        <w:div w:id="2073388755">
          <w:marLeft w:val="547"/>
          <w:marRight w:val="0"/>
          <w:marTop w:val="130"/>
          <w:marBottom w:val="0"/>
          <w:divBdr>
            <w:top w:val="none" w:sz="0" w:space="0" w:color="auto"/>
            <w:left w:val="none" w:sz="0" w:space="0" w:color="auto"/>
            <w:bottom w:val="none" w:sz="0" w:space="0" w:color="auto"/>
            <w:right w:val="none" w:sz="0" w:space="0" w:color="auto"/>
          </w:divBdr>
        </w:div>
      </w:divsChild>
    </w:div>
    <w:div w:id="1359702835">
      <w:bodyDiv w:val="1"/>
      <w:marLeft w:val="0"/>
      <w:marRight w:val="0"/>
      <w:marTop w:val="0"/>
      <w:marBottom w:val="0"/>
      <w:divBdr>
        <w:top w:val="none" w:sz="0" w:space="0" w:color="auto"/>
        <w:left w:val="none" w:sz="0" w:space="0" w:color="auto"/>
        <w:bottom w:val="none" w:sz="0" w:space="0" w:color="auto"/>
        <w:right w:val="none" w:sz="0" w:space="0" w:color="auto"/>
      </w:divBdr>
    </w:div>
    <w:div w:id="1359889088">
      <w:bodyDiv w:val="1"/>
      <w:marLeft w:val="0"/>
      <w:marRight w:val="0"/>
      <w:marTop w:val="0"/>
      <w:marBottom w:val="0"/>
      <w:divBdr>
        <w:top w:val="none" w:sz="0" w:space="0" w:color="auto"/>
        <w:left w:val="none" w:sz="0" w:space="0" w:color="auto"/>
        <w:bottom w:val="none" w:sz="0" w:space="0" w:color="auto"/>
        <w:right w:val="none" w:sz="0" w:space="0" w:color="auto"/>
      </w:divBdr>
      <w:divsChild>
        <w:div w:id="35283198">
          <w:marLeft w:val="1166"/>
          <w:marRight w:val="0"/>
          <w:marTop w:val="134"/>
          <w:marBottom w:val="0"/>
          <w:divBdr>
            <w:top w:val="none" w:sz="0" w:space="0" w:color="auto"/>
            <w:left w:val="none" w:sz="0" w:space="0" w:color="auto"/>
            <w:bottom w:val="none" w:sz="0" w:space="0" w:color="auto"/>
            <w:right w:val="none" w:sz="0" w:space="0" w:color="auto"/>
          </w:divBdr>
        </w:div>
        <w:div w:id="276719604">
          <w:marLeft w:val="3240"/>
          <w:marRight w:val="0"/>
          <w:marTop w:val="96"/>
          <w:marBottom w:val="0"/>
          <w:divBdr>
            <w:top w:val="none" w:sz="0" w:space="0" w:color="auto"/>
            <w:left w:val="none" w:sz="0" w:space="0" w:color="auto"/>
            <w:bottom w:val="none" w:sz="0" w:space="0" w:color="auto"/>
            <w:right w:val="none" w:sz="0" w:space="0" w:color="auto"/>
          </w:divBdr>
        </w:div>
        <w:div w:id="810749038">
          <w:marLeft w:val="3240"/>
          <w:marRight w:val="0"/>
          <w:marTop w:val="96"/>
          <w:marBottom w:val="0"/>
          <w:divBdr>
            <w:top w:val="none" w:sz="0" w:space="0" w:color="auto"/>
            <w:left w:val="none" w:sz="0" w:space="0" w:color="auto"/>
            <w:bottom w:val="none" w:sz="0" w:space="0" w:color="auto"/>
            <w:right w:val="none" w:sz="0" w:space="0" w:color="auto"/>
          </w:divBdr>
        </w:div>
        <w:div w:id="839125128">
          <w:marLeft w:val="547"/>
          <w:marRight w:val="0"/>
          <w:marTop w:val="154"/>
          <w:marBottom w:val="0"/>
          <w:divBdr>
            <w:top w:val="none" w:sz="0" w:space="0" w:color="auto"/>
            <w:left w:val="none" w:sz="0" w:space="0" w:color="auto"/>
            <w:bottom w:val="none" w:sz="0" w:space="0" w:color="auto"/>
            <w:right w:val="none" w:sz="0" w:space="0" w:color="auto"/>
          </w:divBdr>
        </w:div>
        <w:div w:id="1044914832">
          <w:marLeft w:val="2520"/>
          <w:marRight w:val="0"/>
          <w:marTop w:val="96"/>
          <w:marBottom w:val="0"/>
          <w:divBdr>
            <w:top w:val="none" w:sz="0" w:space="0" w:color="auto"/>
            <w:left w:val="none" w:sz="0" w:space="0" w:color="auto"/>
            <w:bottom w:val="none" w:sz="0" w:space="0" w:color="auto"/>
            <w:right w:val="none" w:sz="0" w:space="0" w:color="auto"/>
          </w:divBdr>
        </w:div>
        <w:div w:id="1406300825">
          <w:marLeft w:val="3240"/>
          <w:marRight w:val="0"/>
          <w:marTop w:val="96"/>
          <w:marBottom w:val="0"/>
          <w:divBdr>
            <w:top w:val="none" w:sz="0" w:space="0" w:color="auto"/>
            <w:left w:val="none" w:sz="0" w:space="0" w:color="auto"/>
            <w:bottom w:val="none" w:sz="0" w:space="0" w:color="auto"/>
            <w:right w:val="none" w:sz="0" w:space="0" w:color="auto"/>
          </w:divBdr>
        </w:div>
        <w:div w:id="1760055583">
          <w:marLeft w:val="1800"/>
          <w:marRight w:val="0"/>
          <w:marTop w:val="115"/>
          <w:marBottom w:val="0"/>
          <w:divBdr>
            <w:top w:val="none" w:sz="0" w:space="0" w:color="auto"/>
            <w:left w:val="none" w:sz="0" w:space="0" w:color="auto"/>
            <w:bottom w:val="none" w:sz="0" w:space="0" w:color="auto"/>
            <w:right w:val="none" w:sz="0" w:space="0" w:color="auto"/>
          </w:divBdr>
        </w:div>
      </w:divsChild>
    </w:div>
    <w:div w:id="1360160447">
      <w:bodyDiv w:val="1"/>
      <w:marLeft w:val="0"/>
      <w:marRight w:val="0"/>
      <w:marTop w:val="0"/>
      <w:marBottom w:val="0"/>
      <w:divBdr>
        <w:top w:val="none" w:sz="0" w:space="0" w:color="auto"/>
        <w:left w:val="none" w:sz="0" w:space="0" w:color="auto"/>
        <w:bottom w:val="none" w:sz="0" w:space="0" w:color="auto"/>
        <w:right w:val="none" w:sz="0" w:space="0" w:color="auto"/>
      </w:divBdr>
    </w:div>
    <w:div w:id="1360471853">
      <w:bodyDiv w:val="1"/>
      <w:marLeft w:val="0"/>
      <w:marRight w:val="0"/>
      <w:marTop w:val="0"/>
      <w:marBottom w:val="0"/>
      <w:divBdr>
        <w:top w:val="none" w:sz="0" w:space="0" w:color="auto"/>
        <w:left w:val="none" w:sz="0" w:space="0" w:color="auto"/>
        <w:bottom w:val="none" w:sz="0" w:space="0" w:color="auto"/>
        <w:right w:val="none" w:sz="0" w:space="0" w:color="auto"/>
      </w:divBdr>
      <w:divsChild>
        <w:div w:id="5523927">
          <w:marLeft w:val="1166"/>
          <w:marRight w:val="0"/>
          <w:marTop w:val="96"/>
          <w:marBottom w:val="0"/>
          <w:divBdr>
            <w:top w:val="none" w:sz="0" w:space="0" w:color="auto"/>
            <w:left w:val="none" w:sz="0" w:space="0" w:color="auto"/>
            <w:bottom w:val="none" w:sz="0" w:space="0" w:color="auto"/>
            <w:right w:val="none" w:sz="0" w:space="0" w:color="auto"/>
          </w:divBdr>
        </w:div>
        <w:div w:id="606155797">
          <w:marLeft w:val="547"/>
          <w:marRight w:val="0"/>
          <w:marTop w:val="115"/>
          <w:marBottom w:val="0"/>
          <w:divBdr>
            <w:top w:val="none" w:sz="0" w:space="0" w:color="auto"/>
            <w:left w:val="none" w:sz="0" w:space="0" w:color="auto"/>
            <w:bottom w:val="none" w:sz="0" w:space="0" w:color="auto"/>
            <w:right w:val="none" w:sz="0" w:space="0" w:color="auto"/>
          </w:divBdr>
        </w:div>
        <w:div w:id="1769538936">
          <w:marLeft w:val="1166"/>
          <w:marRight w:val="0"/>
          <w:marTop w:val="96"/>
          <w:marBottom w:val="0"/>
          <w:divBdr>
            <w:top w:val="none" w:sz="0" w:space="0" w:color="auto"/>
            <w:left w:val="none" w:sz="0" w:space="0" w:color="auto"/>
            <w:bottom w:val="none" w:sz="0" w:space="0" w:color="auto"/>
            <w:right w:val="none" w:sz="0" w:space="0" w:color="auto"/>
          </w:divBdr>
        </w:div>
      </w:divsChild>
    </w:div>
    <w:div w:id="1361323462">
      <w:bodyDiv w:val="1"/>
      <w:marLeft w:val="0"/>
      <w:marRight w:val="0"/>
      <w:marTop w:val="0"/>
      <w:marBottom w:val="0"/>
      <w:divBdr>
        <w:top w:val="none" w:sz="0" w:space="0" w:color="auto"/>
        <w:left w:val="none" w:sz="0" w:space="0" w:color="auto"/>
        <w:bottom w:val="none" w:sz="0" w:space="0" w:color="auto"/>
        <w:right w:val="none" w:sz="0" w:space="0" w:color="auto"/>
      </w:divBdr>
    </w:div>
    <w:div w:id="1361662987">
      <w:bodyDiv w:val="1"/>
      <w:marLeft w:val="0"/>
      <w:marRight w:val="0"/>
      <w:marTop w:val="0"/>
      <w:marBottom w:val="0"/>
      <w:divBdr>
        <w:top w:val="none" w:sz="0" w:space="0" w:color="auto"/>
        <w:left w:val="none" w:sz="0" w:space="0" w:color="auto"/>
        <w:bottom w:val="none" w:sz="0" w:space="0" w:color="auto"/>
        <w:right w:val="none" w:sz="0" w:space="0" w:color="auto"/>
      </w:divBdr>
    </w:div>
    <w:div w:id="1362167526">
      <w:bodyDiv w:val="1"/>
      <w:marLeft w:val="0"/>
      <w:marRight w:val="0"/>
      <w:marTop w:val="0"/>
      <w:marBottom w:val="0"/>
      <w:divBdr>
        <w:top w:val="none" w:sz="0" w:space="0" w:color="auto"/>
        <w:left w:val="none" w:sz="0" w:space="0" w:color="auto"/>
        <w:bottom w:val="none" w:sz="0" w:space="0" w:color="auto"/>
        <w:right w:val="none" w:sz="0" w:space="0" w:color="auto"/>
      </w:divBdr>
    </w:div>
    <w:div w:id="1362314860">
      <w:bodyDiv w:val="1"/>
      <w:marLeft w:val="0"/>
      <w:marRight w:val="0"/>
      <w:marTop w:val="0"/>
      <w:marBottom w:val="0"/>
      <w:divBdr>
        <w:top w:val="none" w:sz="0" w:space="0" w:color="auto"/>
        <w:left w:val="none" w:sz="0" w:space="0" w:color="auto"/>
        <w:bottom w:val="none" w:sz="0" w:space="0" w:color="auto"/>
        <w:right w:val="none" w:sz="0" w:space="0" w:color="auto"/>
      </w:divBdr>
    </w:div>
    <w:div w:id="1362978852">
      <w:bodyDiv w:val="1"/>
      <w:marLeft w:val="0"/>
      <w:marRight w:val="0"/>
      <w:marTop w:val="0"/>
      <w:marBottom w:val="0"/>
      <w:divBdr>
        <w:top w:val="none" w:sz="0" w:space="0" w:color="auto"/>
        <w:left w:val="none" w:sz="0" w:space="0" w:color="auto"/>
        <w:bottom w:val="none" w:sz="0" w:space="0" w:color="auto"/>
        <w:right w:val="none" w:sz="0" w:space="0" w:color="auto"/>
      </w:divBdr>
    </w:div>
    <w:div w:id="1363045852">
      <w:bodyDiv w:val="1"/>
      <w:marLeft w:val="0"/>
      <w:marRight w:val="0"/>
      <w:marTop w:val="0"/>
      <w:marBottom w:val="0"/>
      <w:divBdr>
        <w:top w:val="none" w:sz="0" w:space="0" w:color="auto"/>
        <w:left w:val="none" w:sz="0" w:space="0" w:color="auto"/>
        <w:bottom w:val="none" w:sz="0" w:space="0" w:color="auto"/>
        <w:right w:val="none" w:sz="0" w:space="0" w:color="auto"/>
      </w:divBdr>
      <w:divsChild>
        <w:div w:id="306008745">
          <w:marLeft w:val="1166"/>
          <w:marRight w:val="0"/>
          <w:marTop w:val="106"/>
          <w:marBottom w:val="0"/>
          <w:divBdr>
            <w:top w:val="none" w:sz="0" w:space="0" w:color="auto"/>
            <w:left w:val="none" w:sz="0" w:space="0" w:color="auto"/>
            <w:bottom w:val="none" w:sz="0" w:space="0" w:color="auto"/>
            <w:right w:val="none" w:sz="0" w:space="0" w:color="auto"/>
          </w:divBdr>
        </w:div>
        <w:div w:id="884609445">
          <w:marLeft w:val="1166"/>
          <w:marRight w:val="0"/>
          <w:marTop w:val="106"/>
          <w:marBottom w:val="0"/>
          <w:divBdr>
            <w:top w:val="none" w:sz="0" w:space="0" w:color="auto"/>
            <w:left w:val="none" w:sz="0" w:space="0" w:color="auto"/>
            <w:bottom w:val="none" w:sz="0" w:space="0" w:color="auto"/>
            <w:right w:val="none" w:sz="0" w:space="0" w:color="auto"/>
          </w:divBdr>
        </w:div>
        <w:div w:id="1162350532">
          <w:marLeft w:val="547"/>
          <w:marRight w:val="0"/>
          <w:marTop w:val="120"/>
          <w:marBottom w:val="0"/>
          <w:divBdr>
            <w:top w:val="none" w:sz="0" w:space="0" w:color="auto"/>
            <w:left w:val="none" w:sz="0" w:space="0" w:color="auto"/>
            <w:bottom w:val="none" w:sz="0" w:space="0" w:color="auto"/>
            <w:right w:val="none" w:sz="0" w:space="0" w:color="auto"/>
          </w:divBdr>
        </w:div>
        <w:div w:id="1225946788">
          <w:marLeft w:val="547"/>
          <w:marRight w:val="0"/>
          <w:marTop w:val="120"/>
          <w:marBottom w:val="0"/>
          <w:divBdr>
            <w:top w:val="none" w:sz="0" w:space="0" w:color="auto"/>
            <w:left w:val="none" w:sz="0" w:space="0" w:color="auto"/>
            <w:bottom w:val="none" w:sz="0" w:space="0" w:color="auto"/>
            <w:right w:val="none" w:sz="0" w:space="0" w:color="auto"/>
          </w:divBdr>
        </w:div>
        <w:div w:id="1699161848">
          <w:marLeft w:val="1166"/>
          <w:marRight w:val="0"/>
          <w:marTop w:val="106"/>
          <w:marBottom w:val="0"/>
          <w:divBdr>
            <w:top w:val="none" w:sz="0" w:space="0" w:color="auto"/>
            <w:left w:val="none" w:sz="0" w:space="0" w:color="auto"/>
            <w:bottom w:val="none" w:sz="0" w:space="0" w:color="auto"/>
            <w:right w:val="none" w:sz="0" w:space="0" w:color="auto"/>
          </w:divBdr>
        </w:div>
        <w:div w:id="1885480581">
          <w:marLeft w:val="547"/>
          <w:marRight w:val="0"/>
          <w:marTop w:val="120"/>
          <w:marBottom w:val="0"/>
          <w:divBdr>
            <w:top w:val="none" w:sz="0" w:space="0" w:color="auto"/>
            <w:left w:val="none" w:sz="0" w:space="0" w:color="auto"/>
            <w:bottom w:val="none" w:sz="0" w:space="0" w:color="auto"/>
            <w:right w:val="none" w:sz="0" w:space="0" w:color="auto"/>
          </w:divBdr>
        </w:div>
        <w:div w:id="1914117332">
          <w:marLeft w:val="547"/>
          <w:marRight w:val="0"/>
          <w:marTop w:val="120"/>
          <w:marBottom w:val="0"/>
          <w:divBdr>
            <w:top w:val="none" w:sz="0" w:space="0" w:color="auto"/>
            <w:left w:val="none" w:sz="0" w:space="0" w:color="auto"/>
            <w:bottom w:val="none" w:sz="0" w:space="0" w:color="auto"/>
            <w:right w:val="none" w:sz="0" w:space="0" w:color="auto"/>
          </w:divBdr>
        </w:div>
      </w:divsChild>
    </w:div>
    <w:div w:id="1364013829">
      <w:bodyDiv w:val="1"/>
      <w:marLeft w:val="0"/>
      <w:marRight w:val="0"/>
      <w:marTop w:val="0"/>
      <w:marBottom w:val="0"/>
      <w:divBdr>
        <w:top w:val="none" w:sz="0" w:space="0" w:color="auto"/>
        <w:left w:val="none" w:sz="0" w:space="0" w:color="auto"/>
        <w:bottom w:val="none" w:sz="0" w:space="0" w:color="auto"/>
        <w:right w:val="none" w:sz="0" w:space="0" w:color="auto"/>
      </w:divBdr>
    </w:div>
    <w:div w:id="1364483034">
      <w:bodyDiv w:val="1"/>
      <w:marLeft w:val="0"/>
      <w:marRight w:val="0"/>
      <w:marTop w:val="0"/>
      <w:marBottom w:val="0"/>
      <w:divBdr>
        <w:top w:val="none" w:sz="0" w:space="0" w:color="auto"/>
        <w:left w:val="none" w:sz="0" w:space="0" w:color="auto"/>
        <w:bottom w:val="none" w:sz="0" w:space="0" w:color="auto"/>
        <w:right w:val="none" w:sz="0" w:space="0" w:color="auto"/>
      </w:divBdr>
      <w:divsChild>
        <w:div w:id="1323780533">
          <w:marLeft w:val="547"/>
          <w:marRight w:val="0"/>
          <w:marTop w:val="154"/>
          <w:marBottom w:val="0"/>
          <w:divBdr>
            <w:top w:val="none" w:sz="0" w:space="0" w:color="auto"/>
            <w:left w:val="none" w:sz="0" w:space="0" w:color="auto"/>
            <w:bottom w:val="none" w:sz="0" w:space="0" w:color="auto"/>
            <w:right w:val="none" w:sz="0" w:space="0" w:color="auto"/>
          </w:divBdr>
        </w:div>
        <w:div w:id="1338536096">
          <w:marLeft w:val="1166"/>
          <w:marRight w:val="0"/>
          <w:marTop w:val="134"/>
          <w:marBottom w:val="0"/>
          <w:divBdr>
            <w:top w:val="none" w:sz="0" w:space="0" w:color="auto"/>
            <w:left w:val="none" w:sz="0" w:space="0" w:color="auto"/>
            <w:bottom w:val="none" w:sz="0" w:space="0" w:color="auto"/>
            <w:right w:val="none" w:sz="0" w:space="0" w:color="auto"/>
          </w:divBdr>
        </w:div>
      </w:divsChild>
    </w:div>
    <w:div w:id="1364747451">
      <w:bodyDiv w:val="1"/>
      <w:marLeft w:val="0"/>
      <w:marRight w:val="0"/>
      <w:marTop w:val="0"/>
      <w:marBottom w:val="0"/>
      <w:divBdr>
        <w:top w:val="none" w:sz="0" w:space="0" w:color="auto"/>
        <w:left w:val="none" w:sz="0" w:space="0" w:color="auto"/>
        <w:bottom w:val="none" w:sz="0" w:space="0" w:color="auto"/>
        <w:right w:val="none" w:sz="0" w:space="0" w:color="auto"/>
      </w:divBdr>
      <w:divsChild>
        <w:div w:id="26106410">
          <w:marLeft w:val="547"/>
          <w:marRight w:val="0"/>
          <w:marTop w:val="120"/>
          <w:marBottom w:val="0"/>
          <w:divBdr>
            <w:top w:val="none" w:sz="0" w:space="0" w:color="auto"/>
            <w:left w:val="none" w:sz="0" w:space="0" w:color="auto"/>
            <w:bottom w:val="none" w:sz="0" w:space="0" w:color="auto"/>
            <w:right w:val="none" w:sz="0" w:space="0" w:color="auto"/>
          </w:divBdr>
        </w:div>
        <w:div w:id="908614611">
          <w:marLeft w:val="547"/>
          <w:marRight w:val="0"/>
          <w:marTop w:val="120"/>
          <w:marBottom w:val="0"/>
          <w:divBdr>
            <w:top w:val="none" w:sz="0" w:space="0" w:color="auto"/>
            <w:left w:val="none" w:sz="0" w:space="0" w:color="auto"/>
            <w:bottom w:val="none" w:sz="0" w:space="0" w:color="auto"/>
            <w:right w:val="none" w:sz="0" w:space="0" w:color="auto"/>
          </w:divBdr>
        </w:div>
        <w:div w:id="1775632653">
          <w:marLeft w:val="1166"/>
          <w:marRight w:val="0"/>
          <w:marTop w:val="120"/>
          <w:marBottom w:val="0"/>
          <w:divBdr>
            <w:top w:val="none" w:sz="0" w:space="0" w:color="auto"/>
            <w:left w:val="none" w:sz="0" w:space="0" w:color="auto"/>
            <w:bottom w:val="none" w:sz="0" w:space="0" w:color="auto"/>
            <w:right w:val="none" w:sz="0" w:space="0" w:color="auto"/>
          </w:divBdr>
        </w:div>
        <w:div w:id="1907648398">
          <w:marLeft w:val="547"/>
          <w:marRight w:val="0"/>
          <w:marTop w:val="120"/>
          <w:marBottom w:val="0"/>
          <w:divBdr>
            <w:top w:val="none" w:sz="0" w:space="0" w:color="auto"/>
            <w:left w:val="none" w:sz="0" w:space="0" w:color="auto"/>
            <w:bottom w:val="none" w:sz="0" w:space="0" w:color="auto"/>
            <w:right w:val="none" w:sz="0" w:space="0" w:color="auto"/>
          </w:divBdr>
        </w:div>
      </w:divsChild>
    </w:div>
    <w:div w:id="1364788979">
      <w:bodyDiv w:val="1"/>
      <w:marLeft w:val="0"/>
      <w:marRight w:val="0"/>
      <w:marTop w:val="0"/>
      <w:marBottom w:val="0"/>
      <w:divBdr>
        <w:top w:val="none" w:sz="0" w:space="0" w:color="auto"/>
        <w:left w:val="none" w:sz="0" w:space="0" w:color="auto"/>
        <w:bottom w:val="none" w:sz="0" w:space="0" w:color="auto"/>
        <w:right w:val="none" w:sz="0" w:space="0" w:color="auto"/>
      </w:divBdr>
    </w:div>
    <w:div w:id="1366783938">
      <w:bodyDiv w:val="1"/>
      <w:marLeft w:val="0"/>
      <w:marRight w:val="0"/>
      <w:marTop w:val="0"/>
      <w:marBottom w:val="0"/>
      <w:divBdr>
        <w:top w:val="none" w:sz="0" w:space="0" w:color="auto"/>
        <w:left w:val="none" w:sz="0" w:space="0" w:color="auto"/>
        <w:bottom w:val="none" w:sz="0" w:space="0" w:color="auto"/>
        <w:right w:val="none" w:sz="0" w:space="0" w:color="auto"/>
      </w:divBdr>
      <w:divsChild>
        <w:div w:id="60643021">
          <w:marLeft w:val="1426"/>
          <w:marRight w:val="0"/>
          <w:marTop w:val="60"/>
          <w:marBottom w:val="0"/>
          <w:divBdr>
            <w:top w:val="none" w:sz="0" w:space="0" w:color="auto"/>
            <w:left w:val="none" w:sz="0" w:space="0" w:color="auto"/>
            <w:bottom w:val="none" w:sz="0" w:space="0" w:color="auto"/>
            <w:right w:val="none" w:sz="0" w:space="0" w:color="auto"/>
          </w:divBdr>
        </w:div>
        <w:div w:id="168181934">
          <w:marLeft w:val="1426"/>
          <w:marRight w:val="0"/>
          <w:marTop w:val="60"/>
          <w:marBottom w:val="0"/>
          <w:divBdr>
            <w:top w:val="none" w:sz="0" w:space="0" w:color="auto"/>
            <w:left w:val="none" w:sz="0" w:space="0" w:color="auto"/>
            <w:bottom w:val="none" w:sz="0" w:space="0" w:color="auto"/>
            <w:right w:val="none" w:sz="0" w:space="0" w:color="auto"/>
          </w:divBdr>
        </w:div>
        <w:div w:id="509223119">
          <w:marLeft w:val="2866"/>
          <w:marRight w:val="0"/>
          <w:marTop w:val="60"/>
          <w:marBottom w:val="0"/>
          <w:divBdr>
            <w:top w:val="none" w:sz="0" w:space="0" w:color="auto"/>
            <w:left w:val="none" w:sz="0" w:space="0" w:color="auto"/>
            <w:bottom w:val="none" w:sz="0" w:space="0" w:color="auto"/>
            <w:right w:val="none" w:sz="0" w:space="0" w:color="auto"/>
          </w:divBdr>
        </w:div>
        <w:div w:id="729691281">
          <w:marLeft w:val="3586"/>
          <w:marRight w:val="0"/>
          <w:marTop w:val="60"/>
          <w:marBottom w:val="0"/>
          <w:divBdr>
            <w:top w:val="none" w:sz="0" w:space="0" w:color="auto"/>
            <w:left w:val="none" w:sz="0" w:space="0" w:color="auto"/>
            <w:bottom w:val="none" w:sz="0" w:space="0" w:color="auto"/>
            <w:right w:val="none" w:sz="0" w:space="0" w:color="auto"/>
          </w:divBdr>
        </w:div>
        <w:div w:id="864252367">
          <w:marLeft w:val="1426"/>
          <w:marRight w:val="0"/>
          <w:marTop w:val="60"/>
          <w:marBottom w:val="0"/>
          <w:divBdr>
            <w:top w:val="none" w:sz="0" w:space="0" w:color="auto"/>
            <w:left w:val="none" w:sz="0" w:space="0" w:color="auto"/>
            <w:bottom w:val="none" w:sz="0" w:space="0" w:color="auto"/>
            <w:right w:val="none" w:sz="0" w:space="0" w:color="auto"/>
          </w:divBdr>
        </w:div>
        <w:div w:id="879517411">
          <w:marLeft w:val="4306"/>
          <w:marRight w:val="0"/>
          <w:marTop w:val="60"/>
          <w:marBottom w:val="0"/>
          <w:divBdr>
            <w:top w:val="none" w:sz="0" w:space="0" w:color="auto"/>
            <w:left w:val="none" w:sz="0" w:space="0" w:color="auto"/>
            <w:bottom w:val="none" w:sz="0" w:space="0" w:color="auto"/>
            <w:right w:val="none" w:sz="0" w:space="0" w:color="auto"/>
          </w:divBdr>
        </w:div>
        <w:div w:id="1024212728">
          <w:marLeft w:val="1426"/>
          <w:marRight w:val="0"/>
          <w:marTop w:val="60"/>
          <w:marBottom w:val="0"/>
          <w:divBdr>
            <w:top w:val="none" w:sz="0" w:space="0" w:color="auto"/>
            <w:left w:val="none" w:sz="0" w:space="0" w:color="auto"/>
            <w:bottom w:val="none" w:sz="0" w:space="0" w:color="auto"/>
            <w:right w:val="none" w:sz="0" w:space="0" w:color="auto"/>
          </w:divBdr>
        </w:div>
        <w:div w:id="1098913192">
          <w:marLeft w:val="4306"/>
          <w:marRight w:val="0"/>
          <w:marTop w:val="60"/>
          <w:marBottom w:val="0"/>
          <w:divBdr>
            <w:top w:val="none" w:sz="0" w:space="0" w:color="auto"/>
            <w:left w:val="none" w:sz="0" w:space="0" w:color="auto"/>
            <w:bottom w:val="none" w:sz="0" w:space="0" w:color="auto"/>
            <w:right w:val="none" w:sz="0" w:space="0" w:color="auto"/>
          </w:divBdr>
        </w:div>
        <w:div w:id="1176964272">
          <w:marLeft w:val="3586"/>
          <w:marRight w:val="0"/>
          <w:marTop w:val="60"/>
          <w:marBottom w:val="0"/>
          <w:divBdr>
            <w:top w:val="none" w:sz="0" w:space="0" w:color="auto"/>
            <w:left w:val="none" w:sz="0" w:space="0" w:color="auto"/>
            <w:bottom w:val="none" w:sz="0" w:space="0" w:color="auto"/>
            <w:right w:val="none" w:sz="0" w:space="0" w:color="auto"/>
          </w:divBdr>
        </w:div>
        <w:div w:id="1188174310">
          <w:marLeft w:val="2866"/>
          <w:marRight w:val="0"/>
          <w:marTop w:val="60"/>
          <w:marBottom w:val="0"/>
          <w:divBdr>
            <w:top w:val="none" w:sz="0" w:space="0" w:color="auto"/>
            <w:left w:val="none" w:sz="0" w:space="0" w:color="auto"/>
            <w:bottom w:val="none" w:sz="0" w:space="0" w:color="auto"/>
            <w:right w:val="none" w:sz="0" w:space="0" w:color="auto"/>
          </w:divBdr>
        </w:div>
        <w:div w:id="1364280691">
          <w:marLeft w:val="2866"/>
          <w:marRight w:val="0"/>
          <w:marTop w:val="60"/>
          <w:marBottom w:val="0"/>
          <w:divBdr>
            <w:top w:val="none" w:sz="0" w:space="0" w:color="auto"/>
            <w:left w:val="none" w:sz="0" w:space="0" w:color="auto"/>
            <w:bottom w:val="none" w:sz="0" w:space="0" w:color="auto"/>
            <w:right w:val="none" w:sz="0" w:space="0" w:color="auto"/>
          </w:divBdr>
        </w:div>
        <w:div w:id="1699357729">
          <w:marLeft w:val="2866"/>
          <w:marRight w:val="0"/>
          <w:marTop w:val="60"/>
          <w:marBottom w:val="0"/>
          <w:divBdr>
            <w:top w:val="none" w:sz="0" w:space="0" w:color="auto"/>
            <w:left w:val="none" w:sz="0" w:space="0" w:color="auto"/>
            <w:bottom w:val="none" w:sz="0" w:space="0" w:color="auto"/>
            <w:right w:val="none" w:sz="0" w:space="0" w:color="auto"/>
          </w:divBdr>
        </w:div>
        <w:div w:id="1801338560">
          <w:marLeft w:val="1426"/>
          <w:marRight w:val="0"/>
          <w:marTop w:val="60"/>
          <w:marBottom w:val="0"/>
          <w:divBdr>
            <w:top w:val="none" w:sz="0" w:space="0" w:color="auto"/>
            <w:left w:val="none" w:sz="0" w:space="0" w:color="auto"/>
            <w:bottom w:val="none" w:sz="0" w:space="0" w:color="auto"/>
            <w:right w:val="none" w:sz="0" w:space="0" w:color="auto"/>
          </w:divBdr>
        </w:div>
        <w:div w:id="2069257524">
          <w:marLeft w:val="533"/>
          <w:marRight w:val="0"/>
          <w:marTop w:val="60"/>
          <w:marBottom w:val="0"/>
          <w:divBdr>
            <w:top w:val="none" w:sz="0" w:space="0" w:color="auto"/>
            <w:left w:val="none" w:sz="0" w:space="0" w:color="auto"/>
            <w:bottom w:val="none" w:sz="0" w:space="0" w:color="auto"/>
            <w:right w:val="none" w:sz="0" w:space="0" w:color="auto"/>
          </w:divBdr>
        </w:div>
      </w:divsChild>
    </w:div>
    <w:div w:id="1367292906">
      <w:bodyDiv w:val="1"/>
      <w:marLeft w:val="0"/>
      <w:marRight w:val="0"/>
      <w:marTop w:val="0"/>
      <w:marBottom w:val="0"/>
      <w:divBdr>
        <w:top w:val="none" w:sz="0" w:space="0" w:color="auto"/>
        <w:left w:val="none" w:sz="0" w:space="0" w:color="auto"/>
        <w:bottom w:val="none" w:sz="0" w:space="0" w:color="auto"/>
        <w:right w:val="none" w:sz="0" w:space="0" w:color="auto"/>
      </w:divBdr>
      <w:divsChild>
        <w:div w:id="46807603">
          <w:marLeft w:val="1166"/>
          <w:marRight w:val="0"/>
          <w:marTop w:val="134"/>
          <w:marBottom w:val="0"/>
          <w:divBdr>
            <w:top w:val="none" w:sz="0" w:space="0" w:color="auto"/>
            <w:left w:val="none" w:sz="0" w:space="0" w:color="auto"/>
            <w:bottom w:val="none" w:sz="0" w:space="0" w:color="auto"/>
            <w:right w:val="none" w:sz="0" w:space="0" w:color="auto"/>
          </w:divBdr>
        </w:div>
        <w:div w:id="659501168">
          <w:marLeft w:val="1800"/>
          <w:marRight w:val="0"/>
          <w:marTop w:val="115"/>
          <w:marBottom w:val="0"/>
          <w:divBdr>
            <w:top w:val="none" w:sz="0" w:space="0" w:color="auto"/>
            <w:left w:val="none" w:sz="0" w:space="0" w:color="auto"/>
            <w:bottom w:val="none" w:sz="0" w:space="0" w:color="auto"/>
            <w:right w:val="none" w:sz="0" w:space="0" w:color="auto"/>
          </w:divBdr>
        </w:div>
        <w:div w:id="1010910035">
          <w:marLeft w:val="547"/>
          <w:marRight w:val="0"/>
          <w:marTop w:val="154"/>
          <w:marBottom w:val="0"/>
          <w:divBdr>
            <w:top w:val="none" w:sz="0" w:space="0" w:color="auto"/>
            <w:left w:val="none" w:sz="0" w:space="0" w:color="auto"/>
            <w:bottom w:val="none" w:sz="0" w:space="0" w:color="auto"/>
            <w:right w:val="none" w:sz="0" w:space="0" w:color="auto"/>
          </w:divBdr>
        </w:div>
        <w:div w:id="1017854836">
          <w:marLeft w:val="1166"/>
          <w:marRight w:val="0"/>
          <w:marTop w:val="134"/>
          <w:marBottom w:val="0"/>
          <w:divBdr>
            <w:top w:val="none" w:sz="0" w:space="0" w:color="auto"/>
            <w:left w:val="none" w:sz="0" w:space="0" w:color="auto"/>
            <w:bottom w:val="none" w:sz="0" w:space="0" w:color="auto"/>
            <w:right w:val="none" w:sz="0" w:space="0" w:color="auto"/>
          </w:divBdr>
        </w:div>
        <w:div w:id="1525555612">
          <w:marLeft w:val="1800"/>
          <w:marRight w:val="0"/>
          <w:marTop w:val="115"/>
          <w:marBottom w:val="0"/>
          <w:divBdr>
            <w:top w:val="none" w:sz="0" w:space="0" w:color="auto"/>
            <w:left w:val="none" w:sz="0" w:space="0" w:color="auto"/>
            <w:bottom w:val="none" w:sz="0" w:space="0" w:color="auto"/>
            <w:right w:val="none" w:sz="0" w:space="0" w:color="auto"/>
          </w:divBdr>
        </w:div>
        <w:div w:id="1837064538">
          <w:marLeft w:val="1800"/>
          <w:marRight w:val="0"/>
          <w:marTop w:val="115"/>
          <w:marBottom w:val="0"/>
          <w:divBdr>
            <w:top w:val="none" w:sz="0" w:space="0" w:color="auto"/>
            <w:left w:val="none" w:sz="0" w:space="0" w:color="auto"/>
            <w:bottom w:val="none" w:sz="0" w:space="0" w:color="auto"/>
            <w:right w:val="none" w:sz="0" w:space="0" w:color="auto"/>
          </w:divBdr>
        </w:div>
        <w:div w:id="1879852604">
          <w:marLeft w:val="1166"/>
          <w:marRight w:val="0"/>
          <w:marTop w:val="134"/>
          <w:marBottom w:val="0"/>
          <w:divBdr>
            <w:top w:val="none" w:sz="0" w:space="0" w:color="auto"/>
            <w:left w:val="none" w:sz="0" w:space="0" w:color="auto"/>
            <w:bottom w:val="none" w:sz="0" w:space="0" w:color="auto"/>
            <w:right w:val="none" w:sz="0" w:space="0" w:color="auto"/>
          </w:divBdr>
        </w:div>
      </w:divsChild>
    </w:div>
    <w:div w:id="1367607386">
      <w:bodyDiv w:val="1"/>
      <w:marLeft w:val="0"/>
      <w:marRight w:val="0"/>
      <w:marTop w:val="0"/>
      <w:marBottom w:val="0"/>
      <w:divBdr>
        <w:top w:val="none" w:sz="0" w:space="0" w:color="auto"/>
        <w:left w:val="none" w:sz="0" w:space="0" w:color="auto"/>
        <w:bottom w:val="none" w:sz="0" w:space="0" w:color="auto"/>
        <w:right w:val="none" w:sz="0" w:space="0" w:color="auto"/>
      </w:divBdr>
    </w:div>
    <w:div w:id="1368989801">
      <w:bodyDiv w:val="1"/>
      <w:marLeft w:val="0"/>
      <w:marRight w:val="0"/>
      <w:marTop w:val="0"/>
      <w:marBottom w:val="0"/>
      <w:divBdr>
        <w:top w:val="none" w:sz="0" w:space="0" w:color="auto"/>
        <w:left w:val="none" w:sz="0" w:space="0" w:color="auto"/>
        <w:bottom w:val="none" w:sz="0" w:space="0" w:color="auto"/>
        <w:right w:val="none" w:sz="0" w:space="0" w:color="auto"/>
      </w:divBdr>
      <w:divsChild>
        <w:div w:id="81227352">
          <w:marLeft w:val="360"/>
          <w:marRight w:val="0"/>
          <w:marTop w:val="200"/>
          <w:marBottom w:val="0"/>
          <w:divBdr>
            <w:top w:val="none" w:sz="0" w:space="0" w:color="auto"/>
            <w:left w:val="none" w:sz="0" w:space="0" w:color="auto"/>
            <w:bottom w:val="none" w:sz="0" w:space="0" w:color="auto"/>
            <w:right w:val="none" w:sz="0" w:space="0" w:color="auto"/>
          </w:divBdr>
        </w:div>
        <w:div w:id="85999095">
          <w:marLeft w:val="1080"/>
          <w:marRight w:val="0"/>
          <w:marTop w:val="100"/>
          <w:marBottom w:val="0"/>
          <w:divBdr>
            <w:top w:val="none" w:sz="0" w:space="0" w:color="auto"/>
            <w:left w:val="none" w:sz="0" w:space="0" w:color="auto"/>
            <w:bottom w:val="none" w:sz="0" w:space="0" w:color="auto"/>
            <w:right w:val="none" w:sz="0" w:space="0" w:color="auto"/>
          </w:divBdr>
        </w:div>
        <w:div w:id="116265899">
          <w:marLeft w:val="360"/>
          <w:marRight w:val="0"/>
          <w:marTop w:val="200"/>
          <w:marBottom w:val="0"/>
          <w:divBdr>
            <w:top w:val="none" w:sz="0" w:space="0" w:color="auto"/>
            <w:left w:val="none" w:sz="0" w:space="0" w:color="auto"/>
            <w:bottom w:val="none" w:sz="0" w:space="0" w:color="auto"/>
            <w:right w:val="none" w:sz="0" w:space="0" w:color="auto"/>
          </w:divBdr>
        </w:div>
        <w:div w:id="551186559">
          <w:marLeft w:val="1080"/>
          <w:marRight w:val="0"/>
          <w:marTop w:val="100"/>
          <w:marBottom w:val="0"/>
          <w:divBdr>
            <w:top w:val="none" w:sz="0" w:space="0" w:color="auto"/>
            <w:left w:val="none" w:sz="0" w:space="0" w:color="auto"/>
            <w:bottom w:val="none" w:sz="0" w:space="0" w:color="auto"/>
            <w:right w:val="none" w:sz="0" w:space="0" w:color="auto"/>
          </w:divBdr>
        </w:div>
        <w:div w:id="777604003">
          <w:marLeft w:val="1080"/>
          <w:marRight w:val="0"/>
          <w:marTop w:val="100"/>
          <w:marBottom w:val="0"/>
          <w:divBdr>
            <w:top w:val="none" w:sz="0" w:space="0" w:color="auto"/>
            <w:left w:val="none" w:sz="0" w:space="0" w:color="auto"/>
            <w:bottom w:val="none" w:sz="0" w:space="0" w:color="auto"/>
            <w:right w:val="none" w:sz="0" w:space="0" w:color="auto"/>
          </w:divBdr>
        </w:div>
        <w:div w:id="875310924">
          <w:marLeft w:val="360"/>
          <w:marRight w:val="0"/>
          <w:marTop w:val="200"/>
          <w:marBottom w:val="0"/>
          <w:divBdr>
            <w:top w:val="none" w:sz="0" w:space="0" w:color="auto"/>
            <w:left w:val="none" w:sz="0" w:space="0" w:color="auto"/>
            <w:bottom w:val="none" w:sz="0" w:space="0" w:color="auto"/>
            <w:right w:val="none" w:sz="0" w:space="0" w:color="auto"/>
          </w:divBdr>
        </w:div>
        <w:div w:id="941649706">
          <w:marLeft w:val="360"/>
          <w:marRight w:val="0"/>
          <w:marTop w:val="200"/>
          <w:marBottom w:val="0"/>
          <w:divBdr>
            <w:top w:val="none" w:sz="0" w:space="0" w:color="auto"/>
            <w:left w:val="none" w:sz="0" w:space="0" w:color="auto"/>
            <w:bottom w:val="none" w:sz="0" w:space="0" w:color="auto"/>
            <w:right w:val="none" w:sz="0" w:space="0" w:color="auto"/>
          </w:divBdr>
        </w:div>
        <w:div w:id="1380713966">
          <w:marLeft w:val="1080"/>
          <w:marRight w:val="0"/>
          <w:marTop w:val="200"/>
          <w:marBottom w:val="0"/>
          <w:divBdr>
            <w:top w:val="none" w:sz="0" w:space="0" w:color="auto"/>
            <w:left w:val="none" w:sz="0" w:space="0" w:color="auto"/>
            <w:bottom w:val="none" w:sz="0" w:space="0" w:color="auto"/>
            <w:right w:val="none" w:sz="0" w:space="0" w:color="auto"/>
          </w:divBdr>
        </w:div>
        <w:div w:id="1435975598">
          <w:marLeft w:val="360"/>
          <w:marRight w:val="0"/>
          <w:marTop w:val="200"/>
          <w:marBottom w:val="0"/>
          <w:divBdr>
            <w:top w:val="none" w:sz="0" w:space="0" w:color="auto"/>
            <w:left w:val="none" w:sz="0" w:space="0" w:color="auto"/>
            <w:bottom w:val="none" w:sz="0" w:space="0" w:color="auto"/>
            <w:right w:val="none" w:sz="0" w:space="0" w:color="auto"/>
          </w:divBdr>
        </w:div>
        <w:div w:id="1490828935">
          <w:marLeft w:val="1080"/>
          <w:marRight w:val="0"/>
          <w:marTop w:val="100"/>
          <w:marBottom w:val="0"/>
          <w:divBdr>
            <w:top w:val="none" w:sz="0" w:space="0" w:color="auto"/>
            <w:left w:val="none" w:sz="0" w:space="0" w:color="auto"/>
            <w:bottom w:val="none" w:sz="0" w:space="0" w:color="auto"/>
            <w:right w:val="none" w:sz="0" w:space="0" w:color="auto"/>
          </w:divBdr>
        </w:div>
        <w:div w:id="1886990982">
          <w:marLeft w:val="1080"/>
          <w:marRight w:val="0"/>
          <w:marTop w:val="100"/>
          <w:marBottom w:val="0"/>
          <w:divBdr>
            <w:top w:val="none" w:sz="0" w:space="0" w:color="auto"/>
            <w:left w:val="none" w:sz="0" w:space="0" w:color="auto"/>
            <w:bottom w:val="none" w:sz="0" w:space="0" w:color="auto"/>
            <w:right w:val="none" w:sz="0" w:space="0" w:color="auto"/>
          </w:divBdr>
        </w:div>
        <w:div w:id="2098212880">
          <w:marLeft w:val="360"/>
          <w:marRight w:val="0"/>
          <w:marTop w:val="200"/>
          <w:marBottom w:val="0"/>
          <w:divBdr>
            <w:top w:val="none" w:sz="0" w:space="0" w:color="auto"/>
            <w:left w:val="none" w:sz="0" w:space="0" w:color="auto"/>
            <w:bottom w:val="none" w:sz="0" w:space="0" w:color="auto"/>
            <w:right w:val="none" w:sz="0" w:space="0" w:color="auto"/>
          </w:divBdr>
        </w:div>
        <w:div w:id="2107193195">
          <w:marLeft w:val="1080"/>
          <w:marRight w:val="0"/>
          <w:marTop w:val="100"/>
          <w:marBottom w:val="0"/>
          <w:divBdr>
            <w:top w:val="none" w:sz="0" w:space="0" w:color="auto"/>
            <w:left w:val="none" w:sz="0" w:space="0" w:color="auto"/>
            <w:bottom w:val="none" w:sz="0" w:space="0" w:color="auto"/>
            <w:right w:val="none" w:sz="0" w:space="0" w:color="auto"/>
          </w:divBdr>
        </w:div>
      </w:divsChild>
    </w:div>
    <w:div w:id="1369066880">
      <w:bodyDiv w:val="1"/>
      <w:marLeft w:val="0"/>
      <w:marRight w:val="0"/>
      <w:marTop w:val="0"/>
      <w:marBottom w:val="0"/>
      <w:divBdr>
        <w:top w:val="none" w:sz="0" w:space="0" w:color="auto"/>
        <w:left w:val="none" w:sz="0" w:space="0" w:color="auto"/>
        <w:bottom w:val="none" w:sz="0" w:space="0" w:color="auto"/>
        <w:right w:val="none" w:sz="0" w:space="0" w:color="auto"/>
      </w:divBdr>
      <w:divsChild>
        <w:div w:id="576063711">
          <w:marLeft w:val="547"/>
          <w:marRight w:val="0"/>
          <w:marTop w:val="115"/>
          <w:marBottom w:val="0"/>
          <w:divBdr>
            <w:top w:val="none" w:sz="0" w:space="0" w:color="auto"/>
            <w:left w:val="none" w:sz="0" w:space="0" w:color="auto"/>
            <w:bottom w:val="none" w:sz="0" w:space="0" w:color="auto"/>
            <w:right w:val="none" w:sz="0" w:space="0" w:color="auto"/>
          </w:divBdr>
        </w:div>
        <w:div w:id="1157460313">
          <w:marLeft w:val="547"/>
          <w:marRight w:val="0"/>
          <w:marTop w:val="115"/>
          <w:marBottom w:val="0"/>
          <w:divBdr>
            <w:top w:val="none" w:sz="0" w:space="0" w:color="auto"/>
            <w:left w:val="none" w:sz="0" w:space="0" w:color="auto"/>
            <w:bottom w:val="none" w:sz="0" w:space="0" w:color="auto"/>
            <w:right w:val="none" w:sz="0" w:space="0" w:color="auto"/>
          </w:divBdr>
        </w:div>
        <w:div w:id="1556575911">
          <w:marLeft w:val="547"/>
          <w:marRight w:val="0"/>
          <w:marTop w:val="115"/>
          <w:marBottom w:val="0"/>
          <w:divBdr>
            <w:top w:val="none" w:sz="0" w:space="0" w:color="auto"/>
            <w:left w:val="none" w:sz="0" w:space="0" w:color="auto"/>
            <w:bottom w:val="none" w:sz="0" w:space="0" w:color="auto"/>
            <w:right w:val="none" w:sz="0" w:space="0" w:color="auto"/>
          </w:divBdr>
        </w:div>
        <w:div w:id="2004815124">
          <w:marLeft w:val="547"/>
          <w:marRight w:val="0"/>
          <w:marTop w:val="115"/>
          <w:marBottom w:val="0"/>
          <w:divBdr>
            <w:top w:val="none" w:sz="0" w:space="0" w:color="auto"/>
            <w:left w:val="none" w:sz="0" w:space="0" w:color="auto"/>
            <w:bottom w:val="none" w:sz="0" w:space="0" w:color="auto"/>
            <w:right w:val="none" w:sz="0" w:space="0" w:color="auto"/>
          </w:divBdr>
        </w:div>
      </w:divsChild>
    </w:div>
    <w:div w:id="1370256081">
      <w:bodyDiv w:val="1"/>
      <w:marLeft w:val="0"/>
      <w:marRight w:val="0"/>
      <w:marTop w:val="0"/>
      <w:marBottom w:val="0"/>
      <w:divBdr>
        <w:top w:val="none" w:sz="0" w:space="0" w:color="auto"/>
        <w:left w:val="none" w:sz="0" w:space="0" w:color="auto"/>
        <w:bottom w:val="none" w:sz="0" w:space="0" w:color="auto"/>
        <w:right w:val="none" w:sz="0" w:space="0" w:color="auto"/>
      </w:divBdr>
    </w:div>
    <w:div w:id="1370379457">
      <w:bodyDiv w:val="1"/>
      <w:marLeft w:val="0"/>
      <w:marRight w:val="0"/>
      <w:marTop w:val="0"/>
      <w:marBottom w:val="0"/>
      <w:divBdr>
        <w:top w:val="none" w:sz="0" w:space="0" w:color="auto"/>
        <w:left w:val="none" w:sz="0" w:space="0" w:color="auto"/>
        <w:bottom w:val="none" w:sz="0" w:space="0" w:color="auto"/>
        <w:right w:val="none" w:sz="0" w:space="0" w:color="auto"/>
      </w:divBdr>
    </w:div>
    <w:div w:id="1370380335">
      <w:bodyDiv w:val="1"/>
      <w:marLeft w:val="0"/>
      <w:marRight w:val="0"/>
      <w:marTop w:val="0"/>
      <w:marBottom w:val="0"/>
      <w:divBdr>
        <w:top w:val="none" w:sz="0" w:space="0" w:color="auto"/>
        <w:left w:val="none" w:sz="0" w:space="0" w:color="auto"/>
        <w:bottom w:val="none" w:sz="0" w:space="0" w:color="auto"/>
        <w:right w:val="none" w:sz="0" w:space="0" w:color="auto"/>
      </w:divBdr>
    </w:div>
    <w:div w:id="1370758731">
      <w:bodyDiv w:val="1"/>
      <w:marLeft w:val="0"/>
      <w:marRight w:val="0"/>
      <w:marTop w:val="0"/>
      <w:marBottom w:val="0"/>
      <w:divBdr>
        <w:top w:val="none" w:sz="0" w:space="0" w:color="auto"/>
        <w:left w:val="none" w:sz="0" w:space="0" w:color="auto"/>
        <w:bottom w:val="none" w:sz="0" w:space="0" w:color="auto"/>
        <w:right w:val="none" w:sz="0" w:space="0" w:color="auto"/>
      </w:divBdr>
    </w:div>
    <w:div w:id="1370840120">
      <w:bodyDiv w:val="1"/>
      <w:marLeft w:val="0"/>
      <w:marRight w:val="0"/>
      <w:marTop w:val="0"/>
      <w:marBottom w:val="0"/>
      <w:divBdr>
        <w:top w:val="none" w:sz="0" w:space="0" w:color="auto"/>
        <w:left w:val="none" w:sz="0" w:space="0" w:color="auto"/>
        <w:bottom w:val="none" w:sz="0" w:space="0" w:color="auto"/>
        <w:right w:val="none" w:sz="0" w:space="0" w:color="auto"/>
      </w:divBdr>
    </w:div>
    <w:div w:id="1370912027">
      <w:bodyDiv w:val="1"/>
      <w:marLeft w:val="0"/>
      <w:marRight w:val="0"/>
      <w:marTop w:val="0"/>
      <w:marBottom w:val="0"/>
      <w:divBdr>
        <w:top w:val="none" w:sz="0" w:space="0" w:color="auto"/>
        <w:left w:val="none" w:sz="0" w:space="0" w:color="auto"/>
        <w:bottom w:val="none" w:sz="0" w:space="0" w:color="auto"/>
        <w:right w:val="none" w:sz="0" w:space="0" w:color="auto"/>
      </w:divBdr>
    </w:div>
    <w:div w:id="1371953604">
      <w:bodyDiv w:val="1"/>
      <w:marLeft w:val="0"/>
      <w:marRight w:val="0"/>
      <w:marTop w:val="0"/>
      <w:marBottom w:val="0"/>
      <w:divBdr>
        <w:top w:val="none" w:sz="0" w:space="0" w:color="auto"/>
        <w:left w:val="none" w:sz="0" w:space="0" w:color="auto"/>
        <w:bottom w:val="none" w:sz="0" w:space="0" w:color="auto"/>
        <w:right w:val="none" w:sz="0" w:space="0" w:color="auto"/>
      </w:divBdr>
    </w:div>
    <w:div w:id="1372220196">
      <w:bodyDiv w:val="1"/>
      <w:marLeft w:val="0"/>
      <w:marRight w:val="0"/>
      <w:marTop w:val="0"/>
      <w:marBottom w:val="0"/>
      <w:divBdr>
        <w:top w:val="none" w:sz="0" w:space="0" w:color="auto"/>
        <w:left w:val="none" w:sz="0" w:space="0" w:color="auto"/>
        <w:bottom w:val="none" w:sz="0" w:space="0" w:color="auto"/>
        <w:right w:val="none" w:sz="0" w:space="0" w:color="auto"/>
      </w:divBdr>
    </w:div>
    <w:div w:id="1373074404">
      <w:bodyDiv w:val="1"/>
      <w:marLeft w:val="0"/>
      <w:marRight w:val="0"/>
      <w:marTop w:val="0"/>
      <w:marBottom w:val="0"/>
      <w:divBdr>
        <w:top w:val="none" w:sz="0" w:space="0" w:color="auto"/>
        <w:left w:val="none" w:sz="0" w:space="0" w:color="auto"/>
        <w:bottom w:val="none" w:sz="0" w:space="0" w:color="auto"/>
        <w:right w:val="none" w:sz="0" w:space="0" w:color="auto"/>
      </w:divBdr>
    </w:div>
    <w:div w:id="1373113123">
      <w:bodyDiv w:val="1"/>
      <w:marLeft w:val="0"/>
      <w:marRight w:val="0"/>
      <w:marTop w:val="0"/>
      <w:marBottom w:val="0"/>
      <w:divBdr>
        <w:top w:val="none" w:sz="0" w:space="0" w:color="auto"/>
        <w:left w:val="none" w:sz="0" w:space="0" w:color="auto"/>
        <w:bottom w:val="none" w:sz="0" w:space="0" w:color="auto"/>
        <w:right w:val="none" w:sz="0" w:space="0" w:color="auto"/>
      </w:divBdr>
    </w:div>
    <w:div w:id="1373535873">
      <w:bodyDiv w:val="1"/>
      <w:marLeft w:val="0"/>
      <w:marRight w:val="0"/>
      <w:marTop w:val="0"/>
      <w:marBottom w:val="0"/>
      <w:divBdr>
        <w:top w:val="none" w:sz="0" w:space="0" w:color="auto"/>
        <w:left w:val="none" w:sz="0" w:space="0" w:color="auto"/>
        <w:bottom w:val="none" w:sz="0" w:space="0" w:color="auto"/>
        <w:right w:val="none" w:sz="0" w:space="0" w:color="auto"/>
      </w:divBdr>
      <w:divsChild>
        <w:div w:id="552814909">
          <w:marLeft w:val="547"/>
          <w:marRight w:val="0"/>
          <w:marTop w:val="115"/>
          <w:marBottom w:val="0"/>
          <w:divBdr>
            <w:top w:val="none" w:sz="0" w:space="0" w:color="auto"/>
            <w:left w:val="none" w:sz="0" w:space="0" w:color="auto"/>
            <w:bottom w:val="none" w:sz="0" w:space="0" w:color="auto"/>
            <w:right w:val="none" w:sz="0" w:space="0" w:color="auto"/>
          </w:divBdr>
        </w:div>
      </w:divsChild>
    </w:div>
    <w:div w:id="1373765741">
      <w:bodyDiv w:val="1"/>
      <w:marLeft w:val="0"/>
      <w:marRight w:val="0"/>
      <w:marTop w:val="0"/>
      <w:marBottom w:val="0"/>
      <w:divBdr>
        <w:top w:val="none" w:sz="0" w:space="0" w:color="auto"/>
        <w:left w:val="none" w:sz="0" w:space="0" w:color="auto"/>
        <w:bottom w:val="none" w:sz="0" w:space="0" w:color="auto"/>
        <w:right w:val="none" w:sz="0" w:space="0" w:color="auto"/>
      </w:divBdr>
    </w:div>
    <w:div w:id="1374114450">
      <w:bodyDiv w:val="1"/>
      <w:marLeft w:val="0"/>
      <w:marRight w:val="0"/>
      <w:marTop w:val="0"/>
      <w:marBottom w:val="0"/>
      <w:divBdr>
        <w:top w:val="none" w:sz="0" w:space="0" w:color="auto"/>
        <w:left w:val="none" w:sz="0" w:space="0" w:color="auto"/>
        <w:bottom w:val="none" w:sz="0" w:space="0" w:color="auto"/>
        <w:right w:val="none" w:sz="0" w:space="0" w:color="auto"/>
      </w:divBdr>
    </w:div>
    <w:div w:id="1374227597">
      <w:bodyDiv w:val="1"/>
      <w:marLeft w:val="0"/>
      <w:marRight w:val="0"/>
      <w:marTop w:val="0"/>
      <w:marBottom w:val="0"/>
      <w:divBdr>
        <w:top w:val="none" w:sz="0" w:space="0" w:color="auto"/>
        <w:left w:val="none" w:sz="0" w:space="0" w:color="auto"/>
        <w:bottom w:val="none" w:sz="0" w:space="0" w:color="auto"/>
        <w:right w:val="none" w:sz="0" w:space="0" w:color="auto"/>
      </w:divBdr>
    </w:div>
    <w:div w:id="1375693082">
      <w:bodyDiv w:val="1"/>
      <w:marLeft w:val="0"/>
      <w:marRight w:val="0"/>
      <w:marTop w:val="0"/>
      <w:marBottom w:val="0"/>
      <w:divBdr>
        <w:top w:val="none" w:sz="0" w:space="0" w:color="auto"/>
        <w:left w:val="none" w:sz="0" w:space="0" w:color="auto"/>
        <w:bottom w:val="none" w:sz="0" w:space="0" w:color="auto"/>
        <w:right w:val="none" w:sz="0" w:space="0" w:color="auto"/>
      </w:divBdr>
    </w:div>
    <w:div w:id="1376080156">
      <w:bodyDiv w:val="1"/>
      <w:marLeft w:val="0"/>
      <w:marRight w:val="0"/>
      <w:marTop w:val="0"/>
      <w:marBottom w:val="0"/>
      <w:divBdr>
        <w:top w:val="none" w:sz="0" w:space="0" w:color="auto"/>
        <w:left w:val="none" w:sz="0" w:space="0" w:color="auto"/>
        <w:bottom w:val="none" w:sz="0" w:space="0" w:color="auto"/>
        <w:right w:val="none" w:sz="0" w:space="0" w:color="auto"/>
      </w:divBdr>
    </w:div>
    <w:div w:id="1376199857">
      <w:bodyDiv w:val="1"/>
      <w:marLeft w:val="0"/>
      <w:marRight w:val="0"/>
      <w:marTop w:val="0"/>
      <w:marBottom w:val="0"/>
      <w:divBdr>
        <w:top w:val="none" w:sz="0" w:space="0" w:color="auto"/>
        <w:left w:val="none" w:sz="0" w:space="0" w:color="auto"/>
        <w:bottom w:val="none" w:sz="0" w:space="0" w:color="auto"/>
        <w:right w:val="none" w:sz="0" w:space="0" w:color="auto"/>
      </w:divBdr>
    </w:div>
    <w:div w:id="1376924867">
      <w:bodyDiv w:val="1"/>
      <w:marLeft w:val="0"/>
      <w:marRight w:val="0"/>
      <w:marTop w:val="0"/>
      <w:marBottom w:val="0"/>
      <w:divBdr>
        <w:top w:val="none" w:sz="0" w:space="0" w:color="auto"/>
        <w:left w:val="none" w:sz="0" w:space="0" w:color="auto"/>
        <w:bottom w:val="none" w:sz="0" w:space="0" w:color="auto"/>
        <w:right w:val="none" w:sz="0" w:space="0" w:color="auto"/>
      </w:divBdr>
    </w:div>
    <w:div w:id="1377193726">
      <w:bodyDiv w:val="1"/>
      <w:marLeft w:val="0"/>
      <w:marRight w:val="0"/>
      <w:marTop w:val="0"/>
      <w:marBottom w:val="0"/>
      <w:divBdr>
        <w:top w:val="none" w:sz="0" w:space="0" w:color="auto"/>
        <w:left w:val="none" w:sz="0" w:space="0" w:color="auto"/>
        <w:bottom w:val="none" w:sz="0" w:space="0" w:color="auto"/>
        <w:right w:val="none" w:sz="0" w:space="0" w:color="auto"/>
      </w:divBdr>
    </w:div>
    <w:div w:id="1377243361">
      <w:bodyDiv w:val="1"/>
      <w:marLeft w:val="0"/>
      <w:marRight w:val="0"/>
      <w:marTop w:val="0"/>
      <w:marBottom w:val="0"/>
      <w:divBdr>
        <w:top w:val="none" w:sz="0" w:space="0" w:color="auto"/>
        <w:left w:val="none" w:sz="0" w:space="0" w:color="auto"/>
        <w:bottom w:val="none" w:sz="0" w:space="0" w:color="auto"/>
        <w:right w:val="none" w:sz="0" w:space="0" w:color="auto"/>
      </w:divBdr>
    </w:div>
    <w:div w:id="1377316815">
      <w:bodyDiv w:val="1"/>
      <w:marLeft w:val="0"/>
      <w:marRight w:val="0"/>
      <w:marTop w:val="0"/>
      <w:marBottom w:val="0"/>
      <w:divBdr>
        <w:top w:val="none" w:sz="0" w:space="0" w:color="auto"/>
        <w:left w:val="none" w:sz="0" w:space="0" w:color="auto"/>
        <w:bottom w:val="none" w:sz="0" w:space="0" w:color="auto"/>
        <w:right w:val="none" w:sz="0" w:space="0" w:color="auto"/>
      </w:divBdr>
    </w:div>
    <w:div w:id="1377386046">
      <w:bodyDiv w:val="1"/>
      <w:marLeft w:val="0"/>
      <w:marRight w:val="0"/>
      <w:marTop w:val="0"/>
      <w:marBottom w:val="0"/>
      <w:divBdr>
        <w:top w:val="none" w:sz="0" w:space="0" w:color="auto"/>
        <w:left w:val="none" w:sz="0" w:space="0" w:color="auto"/>
        <w:bottom w:val="none" w:sz="0" w:space="0" w:color="auto"/>
        <w:right w:val="none" w:sz="0" w:space="0" w:color="auto"/>
      </w:divBdr>
    </w:div>
    <w:div w:id="1377437686">
      <w:bodyDiv w:val="1"/>
      <w:marLeft w:val="0"/>
      <w:marRight w:val="0"/>
      <w:marTop w:val="0"/>
      <w:marBottom w:val="0"/>
      <w:divBdr>
        <w:top w:val="none" w:sz="0" w:space="0" w:color="auto"/>
        <w:left w:val="none" w:sz="0" w:space="0" w:color="auto"/>
        <w:bottom w:val="none" w:sz="0" w:space="0" w:color="auto"/>
        <w:right w:val="none" w:sz="0" w:space="0" w:color="auto"/>
      </w:divBdr>
    </w:div>
    <w:div w:id="1380206264">
      <w:bodyDiv w:val="1"/>
      <w:marLeft w:val="0"/>
      <w:marRight w:val="0"/>
      <w:marTop w:val="0"/>
      <w:marBottom w:val="0"/>
      <w:divBdr>
        <w:top w:val="none" w:sz="0" w:space="0" w:color="auto"/>
        <w:left w:val="none" w:sz="0" w:space="0" w:color="auto"/>
        <w:bottom w:val="none" w:sz="0" w:space="0" w:color="auto"/>
        <w:right w:val="none" w:sz="0" w:space="0" w:color="auto"/>
      </w:divBdr>
    </w:div>
    <w:div w:id="1381519828">
      <w:bodyDiv w:val="1"/>
      <w:marLeft w:val="0"/>
      <w:marRight w:val="0"/>
      <w:marTop w:val="0"/>
      <w:marBottom w:val="0"/>
      <w:divBdr>
        <w:top w:val="none" w:sz="0" w:space="0" w:color="auto"/>
        <w:left w:val="none" w:sz="0" w:space="0" w:color="auto"/>
        <w:bottom w:val="none" w:sz="0" w:space="0" w:color="auto"/>
        <w:right w:val="none" w:sz="0" w:space="0" w:color="auto"/>
      </w:divBdr>
      <w:divsChild>
        <w:div w:id="1575355388">
          <w:marLeft w:val="0"/>
          <w:marRight w:val="0"/>
          <w:marTop w:val="0"/>
          <w:marBottom w:val="0"/>
          <w:divBdr>
            <w:top w:val="none" w:sz="0" w:space="0" w:color="auto"/>
            <w:left w:val="none" w:sz="0" w:space="0" w:color="auto"/>
            <w:bottom w:val="none" w:sz="0" w:space="0" w:color="auto"/>
            <w:right w:val="none" w:sz="0" w:space="0" w:color="auto"/>
          </w:divBdr>
        </w:div>
      </w:divsChild>
    </w:div>
    <w:div w:id="1381829183">
      <w:bodyDiv w:val="1"/>
      <w:marLeft w:val="0"/>
      <w:marRight w:val="0"/>
      <w:marTop w:val="0"/>
      <w:marBottom w:val="0"/>
      <w:divBdr>
        <w:top w:val="none" w:sz="0" w:space="0" w:color="auto"/>
        <w:left w:val="none" w:sz="0" w:space="0" w:color="auto"/>
        <w:bottom w:val="none" w:sz="0" w:space="0" w:color="auto"/>
        <w:right w:val="none" w:sz="0" w:space="0" w:color="auto"/>
      </w:divBdr>
      <w:divsChild>
        <w:div w:id="36398453">
          <w:marLeft w:val="2520"/>
          <w:marRight w:val="0"/>
          <w:marTop w:val="100"/>
          <w:marBottom w:val="0"/>
          <w:divBdr>
            <w:top w:val="none" w:sz="0" w:space="0" w:color="auto"/>
            <w:left w:val="none" w:sz="0" w:space="0" w:color="auto"/>
            <w:bottom w:val="none" w:sz="0" w:space="0" w:color="auto"/>
            <w:right w:val="none" w:sz="0" w:space="0" w:color="auto"/>
          </w:divBdr>
        </w:div>
        <w:div w:id="220597524">
          <w:marLeft w:val="2520"/>
          <w:marRight w:val="0"/>
          <w:marTop w:val="100"/>
          <w:marBottom w:val="0"/>
          <w:divBdr>
            <w:top w:val="none" w:sz="0" w:space="0" w:color="auto"/>
            <w:left w:val="none" w:sz="0" w:space="0" w:color="auto"/>
            <w:bottom w:val="none" w:sz="0" w:space="0" w:color="auto"/>
            <w:right w:val="none" w:sz="0" w:space="0" w:color="auto"/>
          </w:divBdr>
        </w:div>
        <w:div w:id="223761799">
          <w:marLeft w:val="1080"/>
          <w:marRight w:val="0"/>
          <w:marTop w:val="100"/>
          <w:marBottom w:val="0"/>
          <w:divBdr>
            <w:top w:val="none" w:sz="0" w:space="0" w:color="auto"/>
            <w:left w:val="none" w:sz="0" w:space="0" w:color="auto"/>
            <w:bottom w:val="none" w:sz="0" w:space="0" w:color="auto"/>
            <w:right w:val="none" w:sz="0" w:space="0" w:color="auto"/>
          </w:divBdr>
        </w:div>
        <w:div w:id="404838621">
          <w:marLeft w:val="1080"/>
          <w:marRight w:val="0"/>
          <w:marTop w:val="100"/>
          <w:marBottom w:val="0"/>
          <w:divBdr>
            <w:top w:val="none" w:sz="0" w:space="0" w:color="auto"/>
            <w:left w:val="none" w:sz="0" w:space="0" w:color="auto"/>
            <w:bottom w:val="none" w:sz="0" w:space="0" w:color="auto"/>
            <w:right w:val="none" w:sz="0" w:space="0" w:color="auto"/>
          </w:divBdr>
        </w:div>
        <w:div w:id="433550537">
          <w:marLeft w:val="1080"/>
          <w:marRight w:val="0"/>
          <w:marTop w:val="100"/>
          <w:marBottom w:val="0"/>
          <w:divBdr>
            <w:top w:val="none" w:sz="0" w:space="0" w:color="auto"/>
            <w:left w:val="none" w:sz="0" w:space="0" w:color="auto"/>
            <w:bottom w:val="none" w:sz="0" w:space="0" w:color="auto"/>
            <w:right w:val="none" w:sz="0" w:space="0" w:color="auto"/>
          </w:divBdr>
        </w:div>
        <w:div w:id="480275534">
          <w:marLeft w:val="3960"/>
          <w:marRight w:val="0"/>
          <w:marTop w:val="100"/>
          <w:marBottom w:val="0"/>
          <w:divBdr>
            <w:top w:val="none" w:sz="0" w:space="0" w:color="auto"/>
            <w:left w:val="none" w:sz="0" w:space="0" w:color="auto"/>
            <w:bottom w:val="none" w:sz="0" w:space="0" w:color="auto"/>
            <w:right w:val="none" w:sz="0" w:space="0" w:color="auto"/>
          </w:divBdr>
        </w:div>
        <w:div w:id="638726596">
          <w:marLeft w:val="1800"/>
          <w:marRight w:val="0"/>
          <w:marTop w:val="100"/>
          <w:marBottom w:val="0"/>
          <w:divBdr>
            <w:top w:val="none" w:sz="0" w:space="0" w:color="auto"/>
            <w:left w:val="none" w:sz="0" w:space="0" w:color="auto"/>
            <w:bottom w:val="none" w:sz="0" w:space="0" w:color="auto"/>
            <w:right w:val="none" w:sz="0" w:space="0" w:color="auto"/>
          </w:divBdr>
        </w:div>
        <w:div w:id="952588237">
          <w:marLeft w:val="3960"/>
          <w:marRight w:val="0"/>
          <w:marTop w:val="100"/>
          <w:marBottom w:val="0"/>
          <w:divBdr>
            <w:top w:val="none" w:sz="0" w:space="0" w:color="auto"/>
            <w:left w:val="none" w:sz="0" w:space="0" w:color="auto"/>
            <w:bottom w:val="none" w:sz="0" w:space="0" w:color="auto"/>
            <w:right w:val="none" w:sz="0" w:space="0" w:color="auto"/>
          </w:divBdr>
        </w:div>
        <w:div w:id="1095057308">
          <w:marLeft w:val="1800"/>
          <w:marRight w:val="0"/>
          <w:marTop w:val="100"/>
          <w:marBottom w:val="0"/>
          <w:divBdr>
            <w:top w:val="none" w:sz="0" w:space="0" w:color="auto"/>
            <w:left w:val="none" w:sz="0" w:space="0" w:color="auto"/>
            <w:bottom w:val="none" w:sz="0" w:space="0" w:color="auto"/>
            <w:right w:val="none" w:sz="0" w:space="0" w:color="auto"/>
          </w:divBdr>
        </w:div>
        <w:div w:id="1145587007">
          <w:marLeft w:val="3240"/>
          <w:marRight w:val="0"/>
          <w:marTop w:val="100"/>
          <w:marBottom w:val="0"/>
          <w:divBdr>
            <w:top w:val="none" w:sz="0" w:space="0" w:color="auto"/>
            <w:left w:val="none" w:sz="0" w:space="0" w:color="auto"/>
            <w:bottom w:val="none" w:sz="0" w:space="0" w:color="auto"/>
            <w:right w:val="none" w:sz="0" w:space="0" w:color="auto"/>
          </w:divBdr>
        </w:div>
        <w:div w:id="1365594076">
          <w:marLeft w:val="3240"/>
          <w:marRight w:val="0"/>
          <w:marTop w:val="100"/>
          <w:marBottom w:val="0"/>
          <w:divBdr>
            <w:top w:val="none" w:sz="0" w:space="0" w:color="auto"/>
            <w:left w:val="none" w:sz="0" w:space="0" w:color="auto"/>
            <w:bottom w:val="none" w:sz="0" w:space="0" w:color="auto"/>
            <w:right w:val="none" w:sz="0" w:space="0" w:color="auto"/>
          </w:divBdr>
        </w:div>
        <w:div w:id="1613439432">
          <w:marLeft w:val="1800"/>
          <w:marRight w:val="0"/>
          <w:marTop w:val="100"/>
          <w:marBottom w:val="0"/>
          <w:divBdr>
            <w:top w:val="none" w:sz="0" w:space="0" w:color="auto"/>
            <w:left w:val="none" w:sz="0" w:space="0" w:color="auto"/>
            <w:bottom w:val="none" w:sz="0" w:space="0" w:color="auto"/>
            <w:right w:val="none" w:sz="0" w:space="0" w:color="auto"/>
          </w:divBdr>
        </w:div>
        <w:div w:id="1905219921">
          <w:marLeft w:val="2520"/>
          <w:marRight w:val="0"/>
          <w:marTop w:val="100"/>
          <w:marBottom w:val="0"/>
          <w:divBdr>
            <w:top w:val="none" w:sz="0" w:space="0" w:color="auto"/>
            <w:left w:val="none" w:sz="0" w:space="0" w:color="auto"/>
            <w:bottom w:val="none" w:sz="0" w:space="0" w:color="auto"/>
            <w:right w:val="none" w:sz="0" w:space="0" w:color="auto"/>
          </w:divBdr>
        </w:div>
        <w:div w:id="1990285053">
          <w:marLeft w:val="360"/>
          <w:marRight w:val="0"/>
          <w:marTop w:val="200"/>
          <w:marBottom w:val="0"/>
          <w:divBdr>
            <w:top w:val="none" w:sz="0" w:space="0" w:color="auto"/>
            <w:left w:val="none" w:sz="0" w:space="0" w:color="auto"/>
            <w:bottom w:val="none" w:sz="0" w:space="0" w:color="auto"/>
            <w:right w:val="none" w:sz="0" w:space="0" w:color="auto"/>
          </w:divBdr>
        </w:div>
      </w:divsChild>
    </w:div>
    <w:div w:id="1382243005">
      <w:bodyDiv w:val="1"/>
      <w:marLeft w:val="0"/>
      <w:marRight w:val="0"/>
      <w:marTop w:val="0"/>
      <w:marBottom w:val="0"/>
      <w:divBdr>
        <w:top w:val="none" w:sz="0" w:space="0" w:color="auto"/>
        <w:left w:val="none" w:sz="0" w:space="0" w:color="auto"/>
        <w:bottom w:val="none" w:sz="0" w:space="0" w:color="auto"/>
        <w:right w:val="none" w:sz="0" w:space="0" w:color="auto"/>
      </w:divBdr>
      <w:divsChild>
        <w:div w:id="99034317">
          <w:marLeft w:val="0"/>
          <w:marRight w:val="0"/>
          <w:marTop w:val="0"/>
          <w:marBottom w:val="0"/>
          <w:divBdr>
            <w:top w:val="none" w:sz="0" w:space="0" w:color="auto"/>
            <w:left w:val="none" w:sz="0" w:space="0" w:color="auto"/>
            <w:bottom w:val="none" w:sz="0" w:space="0" w:color="auto"/>
            <w:right w:val="none" w:sz="0" w:space="0" w:color="auto"/>
          </w:divBdr>
          <w:divsChild>
            <w:div w:id="819268310">
              <w:marLeft w:val="0"/>
              <w:marRight w:val="0"/>
              <w:marTop w:val="0"/>
              <w:marBottom w:val="0"/>
              <w:divBdr>
                <w:top w:val="none" w:sz="0" w:space="0" w:color="auto"/>
                <w:left w:val="none" w:sz="0" w:space="0" w:color="auto"/>
                <w:bottom w:val="none" w:sz="0" w:space="0" w:color="auto"/>
                <w:right w:val="none" w:sz="0" w:space="0" w:color="auto"/>
              </w:divBdr>
            </w:div>
            <w:div w:id="85269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755093">
      <w:bodyDiv w:val="1"/>
      <w:marLeft w:val="0"/>
      <w:marRight w:val="0"/>
      <w:marTop w:val="0"/>
      <w:marBottom w:val="0"/>
      <w:divBdr>
        <w:top w:val="none" w:sz="0" w:space="0" w:color="auto"/>
        <w:left w:val="none" w:sz="0" w:space="0" w:color="auto"/>
        <w:bottom w:val="none" w:sz="0" w:space="0" w:color="auto"/>
        <w:right w:val="none" w:sz="0" w:space="0" w:color="auto"/>
      </w:divBdr>
    </w:div>
    <w:div w:id="1383484550">
      <w:bodyDiv w:val="1"/>
      <w:marLeft w:val="0"/>
      <w:marRight w:val="0"/>
      <w:marTop w:val="0"/>
      <w:marBottom w:val="0"/>
      <w:divBdr>
        <w:top w:val="none" w:sz="0" w:space="0" w:color="auto"/>
        <w:left w:val="none" w:sz="0" w:space="0" w:color="auto"/>
        <w:bottom w:val="none" w:sz="0" w:space="0" w:color="auto"/>
        <w:right w:val="none" w:sz="0" w:space="0" w:color="auto"/>
      </w:divBdr>
      <w:divsChild>
        <w:div w:id="410011406">
          <w:marLeft w:val="1166"/>
          <w:marRight w:val="0"/>
          <w:marTop w:val="86"/>
          <w:marBottom w:val="0"/>
          <w:divBdr>
            <w:top w:val="none" w:sz="0" w:space="0" w:color="auto"/>
            <w:left w:val="none" w:sz="0" w:space="0" w:color="auto"/>
            <w:bottom w:val="none" w:sz="0" w:space="0" w:color="auto"/>
            <w:right w:val="none" w:sz="0" w:space="0" w:color="auto"/>
          </w:divBdr>
        </w:div>
        <w:div w:id="556862467">
          <w:marLeft w:val="1166"/>
          <w:marRight w:val="0"/>
          <w:marTop w:val="86"/>
          <w:marBottom w:val="0"/>
          <w:divBdr>
            <w:top w:val="none" w:sz="0" w:space="0" w:color="auto"/>
            <w:left w:val="none" w:sz="0" w:space="0" w:color="auto"/>
            <w:bottom w:val="none" w:sz="0" w:space="0" w:color="auto"/>
            <w:right w:val="none" w:sz="0" w:space="0" w:color="auto"/>
          </w:divBdr>
        </w:div>
        <w:div w:id="674187821">
          <w:marLeft w:val="1166"/>
          <w:marRight w:val="0"/>
          <w:marTop w:val="86"/>
          <w:marBottom w:val="0"/>
          <w:divBdr>
            <w:top w:val="none" w:sz="0" w:space="0" w:color="auto"/>
            <w:left w:val="none" w:sz="0" w:space="0" w:color="auto"/>
            <w:bottom w:val="none" w:sz="0" w:space="0" w:color="auto"/>
            <w:right w:val="none" w:sz="0" w:space="0" w:color="auto"/>
          </w:divBdr>
        </w:div>
        <w:div w:id="870654454">
          <w:marLeft w:val="1166"/>
          <w:marRight w:val="0"/>
          <w:marTop w:val="86"/>
          <w:marBottom w:val="0"/>
          <w:divBdr>
            <w:top w:val="none" w:sz="0" w:space="0" w:color="auto"/>
            <w:left w:val="none" w:sz="0" w:space="0" w:color="auto"/>
            <w:bottom w:val="none" w:sz="0" w:space="0" w:color="auto"/>
            <w:right w:val="none" w:sz="0" w:space="0" w:color="auto"/>
          </w:divBdr>
        </w:div>
        <w:div w:id="1029255223">
          <w:marLeft w:val="547"/>
          <w:marRight w:val="0"/>
          <w:marTop w:val="96"/>
          <w:marBottom w:val="0"/>
          <w:divBdr>
            <w:top w:val="none" w:sz="0" w:space="0" w:color="auto"/>
            <w:left w:val="none" w:sz="0" w:space="0" w:color="auto"/>
            <w:bottom w:val="none" w:sz="0" w:space="0" w:color="auto"/>
            <w:right w:val="none" w:sz="0" w:space="0" w:color="auto"/>
          </w:divBdr>
        </w:div>
        <w:div w:id="1501120779">
          <w:marLeft w:val="1166"/>
          <w:marRight w:val="0"/>
          <w:marTop w:val="86"/>
          <w:marBottom w:val="0"/>
          <w:divBdr>
            <w:top w:val="none" w:sz="0" w:space="0" w:color="auto"/>
            <w:left w:val="none" w:sz="0" w:space="0" w:color="auto"/>
            <w:bottom w:val="none" w:sz="0" w:space="0" w:color="auto"/>
            <w:right w:val="none" w:sz="0" w:space="0" w:color="auto"/>
          </w:divBdr>
        </w:div>
        <w:div w:id="1541866107">
          <w:marLeft w:val="547"/>
          <w:marRight w:val="0"/>
          <w:marTop w:val="96"/>
          <w:marBottom w:val="0"/>
          <w:divBdr>
            <w:top w:val="none" w:sz="0" w:space="0" w:color="auto"/>
            <w:left w:val="none" w:sz="0" w:space="0" w:color="auto"/>
            <w:bottom w:val="none" w:sz="0" w:space="0" w:color="auto"/>
            <w:right w:val="none" w:sz="0" w:space="0" w:color="auto"/>
          </w:divBdr>
        </w:div>
        <w:div w:id="1569460528">
          <w:marLeft w:val="1166"/>
          <w:marRight w:val="0"/>
          <w:marTop w:val="86"/>
          <w:marBottom w:val="0"/>
          <w:divBdr>
            <w:top w:val="none" w:sz="0" w:space="0" w:color="auto"/>
            <w:left w:val="none" w:sz="0" w:space="0" w:color="auto"/>
            <w:bottom w:val="none" w:sz="0" w:space="0" w:color="auto"/>
            <w:right w:val="none" w:sz="0" w:space="0" w:color="auto"/>
          </w:divBdr>
        </w:div>
        <w:div w:id="1984692541">
          <w:marLeft w:val="547"/>
          <w:marRight w:val="0"/>
          <w:marTop w:val="96"/>
          <w:marBottom w:val="0"/>
          <w:divBdr>
            <w:top w:val="none" w:sz="0" w:space="0" w:color="auto"/>
            <w:left w:val="none" w:sz="0" w:space="0" w:color="auto"/>
            <w:bottom w:val="none" w:sz="0" w:space="0" w:color="auto"/>
            <w:right w:val="none" w:sz="0" w:space="0" w:color="auto"/>
          </w:divBdr>
        </w:div>
        <w:div w:id="2114207387">
          <w:marLeft w:val="547"/>
          <w:marRight w:val="0"/>
          <w:marTop w:val="96"/>
          <w:marBottom w:val="0"/>
          <w:divBdr>
            <w:top w:val="none" w:sz="0" w:space="0" w:color="auto"/>
            <w:left w:val="none" w:sz="0" w:space="0" w:color="auto"/>
            <w:bottom w:val="none" w:sz="0" w:space="0" w:color="auto"/>
            <w:right w:val="none" w:sz="0" w:space="0" w:color="auto"/>
          </w:divBdr>
        </w:div>
      </w:divsChild>
    </w:div>
    <w:div w:id="1384714459">
      <w:bodyDiv w:val="1"/>
      <w:marLeft w:val="0"/>
      <w:marRight w:val="0"/>
      <w:marTop w:val="0"/>
      <w:marBottom w:val="0"/>
      <w:divBdr>
        <w:top w:val="none" w:sz="0" w:space="0" w:color="auto"/>
        <w:left w:val="none" w:sz="0" w:space="0" w:color="auto"/>
        <w:bottom w:val="none" w:sz="0" w:space="0" w:color="auto"/>
        <w:right w:val="none" w:sz="0" w:space="0" w:color="auto"/>
      </w:divBdr>
      <w:divsChild>
        <w:div w:id="17053563">
          <w:marLeft w:val="1166"/>
          <w:marRight w:val="0"/>
          <w:marTop w:val="96"/>
          <w:marBottom w:val="0"/>
          <w:divBdr>
            <w:top w:val="none" w:sz="0" w:space="0" w:color="auto"/>
            <w:left w:val="none" w:sz="0" w:space="0" w:color="auto"/>
            <w:bottom w:val="none" w:sz="0" w:space="0" w:color="auto"/>
            <w:right w:val="none" w:sz="0" w:space="0" w:color="auto"/>
          </w:divBdr>
        </w:div>
        <w:div w:id="379940380">
          <w:marLeft w:val="1166"/>
          <w:marRight w:val="0"/>
          <w:marTop w:val="96"/>
          <w:marBottom w:val="0"/>
          <w:divBdr>
            <w:top w:val="none" w:sz="0" w:space="0" w:color="auto"/>
            <w:left w:val="none" w:sz="0" w:space="0" w:color="auto"/>
            <w:bottom w:val="none" w:sz="0" w:space="0" w:color="auto"/>
            <w:right w:val="none" w:sz="0" w:space="0" w:color="auto"/>
          </w:divBdr>
        </w:div>
        <w:div w:id="624316818">
          <w:marLeft w:val="547"/>
          <w:marRight w:val="0"/>
          <w:marTop w:val="115"/>
          <w:marBottom w:val="0"/>
          <w:divBdr>
            <w:top w:val="none" w:sz="0" w:space="0" w:color="auto"/>
            <w:left w:val="none" w:sz="0" w:space="0" w:color="auto"/>
            <w:bottom w:val="none" w:sz="0" w:space="0" w:color="auto"/>
            <w:right w:val="none" w:sz="0" w:space="0" w:color="auto"/>
          </w:divBdr>
        </w:div>
        <w:div w:id="1364556451">
          <w:marLeft w:val="547"/>
          <w:marRight w:val="0"/>
          <w:marTop w:val="115"/>
          <w:marBottom w:val="0"/>
          <w:divBdr>
            <w:top w:val="none" w:sz="0" w:space="0" w:color="auto"/>
            <w:left w:val="none" w:sz="0" w:space="0" w:color="auto"/>
            <w:bottom w:val="none" w:sz="0" w:space="0" w:color="auto"/>
            <w:right w:val="none" w:sz="0" w:space="0" w:color="auto"/>
          </w:divBdr>
        </w:div>
      </w:divsChild>
    </w:div>
    <w:div w:id="1384796144">
      <w:bodyDiv w:val="1"/>
      <w:marLeft w:val="0"/>
      <w:marRight w:val="0"/>
      <w:marTop w:val="0"/>
      <w:marBottom w:val="0"/>
      <w:divBdr>
        <w:top w:val="none" w:sz="0" w:space="0" w:color="auto"/>
        <w:left w:val="none" w:sz="0" w:space="0" w:color="auto"/>
        <w:bottom w:val="none" w:sz="0" w:space="0" w:color="auto"/>
        <w:right w:val="none" w:sz="0" w:space="0" w:color="auto"/>
      </w:divBdr>
    </w:div>
    <w:div w:id="1385257575">
      <w:bodyDiv w:val="1"/>
      <w:marLeft w:val="0"/>
      <w:marRight w:val="0"/>
      <w:marTop w:val="0"/>
      <w:marBottom w:val="0"/>
      <w:divBdr>
        <w:top w:val="none" w:sz="0" w:space="0" w:color="auto"/>
        <w:left w:val="none" w:sz="0" w:space="0" w:color="auto"/>
        <w:bottom w:val="none" w:sz="0" w:space="0" w:color="auto"/>
        <w:right w:val="none" w:sz="0" w:space="0" w:color="auto"/>
      </w:divBdr>
    </w:div>
    <w:div w:id="1385565817">
      <w:bodyDiv w:val="1"/>
      <w:marLeft w:val="0"/>
      <w:marRight w:val="0"/>
      <w:marTop w:val="0"/>
      <w:marBottom w:val="0"/>
      <w:divBdr>
        <w:top w:val="none" w:sz="0" w:space="0" w:color="auto"/>
        <w:left w:val="none" w:sz="0" w:space="0" w:color="auto"/>
        <w:bottom w:val="none" w:sz="0" w:space="0" w:color="auto"/>
        <w:right w:val="none" w:sz="0" w:space="0" w:color="auto"/>
      </w:divBdr>
    </w:div>
    <w:div w:id="1385593462">
      <w:bodyDiv w:val="1"/>
      <w:marLeft w:val="0"/>
      <w:marRight w:val="0"/>
      <w:marTop w:val="0"/>
      <w:marBottom w:val="0"/>
      <w:divBdr>
        <w:top w:val="none" w:sz="0" w:space="0" w:color="auto"/>
        <w:left w:val="none" w:sz="0" w:space="0" w:color="auto"/>
        <w:bottom w:val="none" w:sz="0" w:space="0" w:color="auto"/>
        <w:right w:val="none" w:sz="0" w:space="0" w:color="auto"/>
      </w:divBdr>
      <w:divsChild>
        <w:div w:id="975447620">
          <w:marLeft w:val="547"/>
          <w:marRight w:val="0"/>
          <w:marTop w:val="134"/>
          <w:marBottom w:val="0"/>
          <w:divBdr>
            <w:top w:val="none" w:sz="0" w:space="0" w:color="auto"/>
            <w:left w:val="none" w:sz="0" w:space="0" w:color="auto"/>
            <w:bottom w:val="none" w:sz="0" w:space="0" w:color="auto"/>
            <w:right w:val="none" w:sz="0" w:space="0" w:color="auto"/>
          </w:divBdr>
        </w:div>
        <w:div w:id="1937009000">
          <w:marLeft w:val="1166"/>
          <w:marRight w:val="0"/>
          <w:marTop w:val="115"/>
          <w:marBottom w:val="0"/>
          <w:divBdr>
            <w:top w:val="none" w:sz="0" w:space="0" w:color="auto"/>
            <w:left w:val="none" w:sz="0" w:space="0" w:color="auto"/>
            <w:bottom w:val="none" w:sz="0" w:space="0" w:color="auto"/>
            <w:right w:val="none" w:sz="0" w:space="0" w:color="auto"/>
          </w:divBdr>
        </w:div>
      </w:divsChild>
    </w:div>
    <w:div w:id="1385986281">
      <w:bodyDiv w:val="1"/>
      <w:marLeft w:val="0"/>
      <w:marRight w:val="0"/>
      <w:marTop w:val="0"/>
      <w:marBottom w:val="0"/>
      <w:divBdr>
        <w:top w:val="none" w:sz="0" w:space="0" w:color="auto"/>
        <w:left w:val="none" w:sz="0" w:space="0" w:color="auto"/>
        <w:bottom w:val="none" w:sz="0" w:space="0" w:color="auto"/>
        <w:right w:val="none" w:sz="0" w:space="0" w:color="auto"/>
      </w:divBdr>
      <w:divsChild>
        <w:div w:id="424309714">
          <w:marLeft w:val="1166"/>
          <w:marRight w:val="0"/>
          <w:marTop w:val="96"/>
          <w:marBottom w:val="0"/>
          <w:divBdr>
            <w:top w:val="none" w:sz="0" w:space="0" w:color="auto"/>
            <w:left w:val="none" w:sz="0" w:space="0" w:color="auto"/>
            <w:bottom w:val="none" w:sz="0" w:space="0" w:color="auto"/>
            <w:right w:val="none" w:sz="0" w:space="0" w:color="auto"/>
          </w:divBdr>
        </w:div>
        <w:div w:id="700592059">
          <w:marLeft w:val="1800"/>
          <w:marRight w:val="0"/>
          <w:marTop w:val="82"/>
          <w:marBottom w:val="0"/>
          <w:divBdr>
            <w:top w:val="none" w:sz="0" w:space="0" w:color="auto"/>
            <w:left w:val="none" w:sz="0" w:space="0" w:color="auto"/>
            <w:bottom w:val="none" w:sz="0" w:space="0" w:color="auto"/>
            <w:right w:val="none" w:sz="0" w:space="0" w:color="auto"/>
          </w:divBdr>
        </w:div>
        <w:div w:id="854608966">
          <w:marLeft w:val="1166"/>
          <w:marRight w:val="0"/>
          <w:marTop w:val="96"/>
          <w:marBottom w:val="0"/>
          <w:divBdr>
            <w:top w:val="none" w:sz="0" w:space="0" w:color="auto"/>
            <w:left w:val="none" w:sz="0" w:space="0" w:color="auto"/>
            <w:bottom w:val="none" w:sz="0" w:space="0" w:color="auto"/>
            <w:right w:val="none" w:sz="0" w:space="0" w:color="auto"/>
          </w:divBdr>
        </w:div>
        <w:div w:id="992367389">
          <w:marLeft w:val="1166"/>
          <w:marRight w:val="0"/>
          <w:marTop w:val="96"/>
          <w:marBottom w:val="0"/>
          <w:divBdr>
            <w:top w:val="none" w:sz="0" w:space="0" w:color="auto"/>
            <w:left w:val="none" w:sz="0" w:space="0" w:color="auto"/>
            <w:bottom w:val="none" w:sz="0" w:space="0" w:color="auto"/>
            <w:right w:val="none" w:sz="0" w:space="0" w:color="auto"/>
          </w:divBdr>
        </w:div>
        <w:div w:id="1031959085">
          <w:marLeft w:val="1800"/>
          <w:marRight w:val="0"/>
          <w:marTop w:val="82"/>
          <w:marBottom w:val="0"/>
          <w:divBdr>
            <w:top w:val="none" w:sz="0" w:space="0" w:color="auto"/>
            <w:left w:val="none" w:sz="0" w:space="0" w:color="auto"/>
            <w:bottom w:val="none" w:sz="0" w:space="0" w:color="auto"/>
            <w:right w:val="none" w:sz="0" w:space="0" w:color="auto"/>
          </w:divBdr>
        </w:div>
        <w:div w:id="1064261103">
          <w:marLeft w:val="547"/>
          <w:marRight w:val="0"/>
          <w:marTop w:val="106"/>
          <w:marBottom w:val="0"/>
          <w:divBdr>
            <w:top w:val="none" w:sz="0" w:space="0" w:color="auto"/>
            <w:left w:val="none" w:sz="0" w:space="0" w:color="auto"/>
            <w:bottom w:val="none" w:sz="0" w:space="0" w:color="auto"/>
            <w:right w:val="none" w:sz="0" w:space="0" w:color="auto"/>
          </w:divBdr>
        </w:div>
        <w:div w:id="1392578325">
          <w:marLeft w:val="1800"/>
          <w:marRight w:val="0"/>
          <w:marTop w:val="82"/>
          <w:marBottom w:val="0"/>
          <w:divBdr>
            <w:top w:val="none" w:sz="0" w:space="0" w:color="auto"/>
            <w:left w:val="none" w:sz="0" w:space="0" w:color="auto"/>
            <w:bottom w:val="none" w:sz="0" w:space="0" w:color="auto"/>
            <w:right w:val="none" w:sz="0" w:space="0" w:color="auto"/>
          </w:divBdr>
        </w:div>
        <w:div w:id="1665276736">
          <w:marLeft w:val="547"/>
          <w:marRight w:val="0"/>
          <w:marTop w:val="106"/>
          <w:marBottom w:val="0"/>
          <w:divBdr>
            <w:top w:val="none" w:sz="0" w:space="0" w:color="auto"/>
            <w:left w:val="none" w:sz="0" w:space="0" w:color="auto"/>
            <w:bottom w:val="none" w:sz="0" w:space="0" w:color="auto"/>
            <w:right w:val="none" w:sz="0" w:space="0" w:color="auto"/>
          </w:divBdr>
        </w:div>
        <w:div w:id="1788230586">
          <w:marLeft w:val="1166"/>
          <w:marRight w:val="0"/>
          <w:marTop w:val="96"/>
          <w:marBottom w:val="0"/>
          <w:divBdr>
            <w:top w:val="none" w:sz="0" w:space="0" w:color="auto"/>
            <w:left w:val="none" w:sz="0" w:space="0" w:color="auto"/>
            <w:bottom w:val="none" w:sz="0" w:space="0" w:color="auto"/>
            <w:right w:val="none" w:sz="0" w:space="0" w:color="auto"/>
          </w:divBdr>
        </w:div>
      </w:divsChild>
    </w:div>
    <w:div w:id="1386219306">
      <w:bodyDiv w:val="1"/>
      <w:marLeft w:val="0"/>
      <w:marRight w:val="0"/>
      <w:marTop w:val="0"/>
      <w:marBottom w:val="0"/>
      <w:divBdr>
        <w:top w:val="none" w:sz="0" w:space="0" w:color="auto"/>
        <w:left w:val="none" w:sz="0" w:space="0" w:color="auto"/>
        <w:bottom w:val="none" w:sz="0" w:space="0" w:color="auto"/>
        <w:right w:val="none" w:sz="0" w:space="0" w:color="auto"/>
      </w:divBdr>
    </w:div>
    <w:div w:id="1386367349">
      <w:bodyDiv w:val="1"/>
      <w:marLeft w:val="0"/>
      <w:marRight w:val="0"/>
      <w:marTop w:val="0"/>
      <w:marBottom w:val="0"/>
      <w:divBdr>
        <w:top w:val="none" w:sz="0" w:space="0" w:color="auto"/>
        <w:left w:val="none" w:sz="0" w:space="0" w:color="auto"/>
        <w:bottom w:val="none" w:sz="0" w:space="0" w:color="auto"/>
        <w:right w:val="none" w:sz="0" w:space="0" w:color="auto"/>
      </w:divBdr>
    </w:div>
    <w:div w:id="1386837838">
      <w:bodyDiv w:val="1"/>
      <w:marLeft w:val="0"/>
      <w:marRight w:val="0"/>
      <w:marTop w:val="0"/>
      <w:marBottom w:val="0"/>
      <w:divBdr>
        <w:top w:val="none" w:sz="0" w:space="0" w:color="auto"/>
        <w:left w:val="none" w:sz="0" w:space="0" w:color="auto"/>
        <w:bottom w:val="none" w:sz="0" w:space="0" w:color="auto"/>
        <w:right w:val="none" w:sz="0" w:space="0" w:color="auto"/>
      </w:divBdr>
    </w:div>
    <w:div w:id="1389844314">
      <w:bodyDiv w:val="1"/>
      <w:marLeft w:val="0"/>
      <w:marRight w:val="0"/>
      <w:marTop w:val="0"/>
      <w:marBottom w:val="0"/>
      <w:divBdr>
        <w:top w:val="none" w:sz="0" w:space="0" w:color="auto"/>
        <w:left w:val="none" w:sz="0" w:space="0" w:color="auto"/>
        <w:bottom w:val="none" w:sz="0" w:space="0" w:color="auto"/>
        <w:right w:val="none" w:sz="0" w:space="0" w:color="auto"/>
      </w:divBdr>
    </w:div>
    <w:div w:id="1391729482">
      <w:bodyDiv w:val="1"/>
      <w:marLeft w:val="0"/>
      <w:marRight w:val="0"/>
      <w:marTop w:val="0"/>
      <w:marBottom w:val="0"/>
      <w:divBdr>
        <w:top w:val="none" w:sz="0" w:space="0" w:color="auto"/>
        <w:left w:val="none" w:sz="0" w:space="0" w:color="auto"/>
        <w:bottom w:val="none" w:sz="0" w:space="0" w:color="auto"/>
        <w:right w:val="none" w:sz="0" w:space="0" w:color="auto"/>
      </w:divBdr>
    </w:div>
    <w:div w:id="1392118769">
      <w:bodyDiv w:val="1"/>
      <w:marLeft w:val="0"/>
      <w:marRight w:val="0"/>
      <w:marTop w:val="0"/>
      <w:marBottom w:val="0"/>
      <w:divBdr>
        <w:top w:val="none" w:sz="0" w:space="0" w:color="auto"/>
        <w:left w:val="none" w:sz="0" w:space="0" w:color="auto"/>
        <w:bottom w:val="none" w:sz="0" w:space="0" w:color="auto"/>
        <w:right w:val="none" w:sz="0" w:space="0" w:color="auto"/>
      </w:divBdr>
    </w:div>
    <w:div w:id="1392463902">
      <w:bodyDiv w:val="1"/>
      <w:marLeft w:val="0"/>
      <w:marRight w:val="0"/>
      <w:marTop w:val="0"/>
      <w:marBottom w:val="0"/>
      <w:divBdr>
        <w:top w:val="none" w:sz="0" w:space="0" w:color="auto"/>
        <w:left w:val="none" w:sz="0" w:space="0" w:color="auto"/>
        <w:bottom w:val="none" w:sz="0" w:space="0" w:color="auto"/>
        <w:right w:val="none" w:sz="0" w:space="0" w:color="auto"/>
      </w:divBdr>
    </w:div>
    <w:div w:id="1392651784">
      <w:bodyDiv w:val="1"/>
      <w:marLeft w:val="0"/>
      <w:marRight w:val="0"/>
      <w:marTop w:val="0"/>
      <w:marBottom w:val="0"/>
      <w:divBdr>
        <w:top w:val="none" w:sz="0" w:space="0" w:color="auto"/>
        <w:left w:val="none" w:sz="0" w:space="0" w:color="auto"/>
        <w:bottom w:val="none" w:sz="0" w:space="0" w:color="auto"/>
        <w:right w:val="none" w:sz="0" w:space="0" w:color="auto"/>
      </w:divBdr>
      <w:divsChild>
        <w:div w:id="31080481">
          <w:marLeft w:val="547"/>
          <w:marRight w:val="0"/>
          <w:marTop w:val="134"/>
          <w:marBottom w:val="0"/>
          <w:divBdr>
            <w:top w:val="none" w:sz="0" w:space="0" w:color="auto"/>
            <w:left w:val="none" w:sz="0" w:space="0" w:color="auto"/>
            <w:bottom w:val="none" w:sz="0" w:space="0" w:color="auto"/>
            <w:right w:val="none" w:sz="0" w:space="0" w:color="auto"/>
          </w:divBdr>
        </w:div>
        <w:div w:id="246771607">
          <w:marLeft w:val="1166"/>
          <w:marRight w:val="0"/>
          <w:marTop w:val="115"/>
          <w:marBottom w:val="0"/>
          <w:divBdr>
            <w:top w:val="none" w:sz="0" w:space="0" w:color="auto"/>
            <w:left w:val="none" w:sz="0" w:space="0" w:color="auto"/>
            <w:bottom w:val="none" w:sz="0" w:space="0" w:color="auto"/>
            <w:right w:val="none" w:sz="0" w:space="0" w:color="auto"/>
          </w:divBdr>
        </w:div>
        <w:div w:id="587076759">
          <w:marLeft w:val="1166"/>
          <w:marRight w:val="0"/>
          <w:marTop w:val="115"/>
          <w:marBottom w:val="0"/>
          <w:divBdr>
            <w:top w:val="none" w:sz="0" w:space="0" w:color="auto"/>
            <w:left w:val="none" w:sz="0" w:space="0" w:color="auto"/>
            <w:bottom w:val="none" w:sz="0" w:space="0" w:color="auto"/>
            <w:right w:val="none" w:sz="0" w:space="0" w:color="auto"/>
          </w:divBdr>
        </w:div>
        <w:div w:id="669599534">
          <w:marLeft w:val="1166"/>
          <w:marRight w:val="0"/>
          <w:marTop w:val="115"/>
          <w:marBottom w:val="0"/>
          <w:divBdr>
            <w:top w:val="none" w:sz="0" w:space="0" w:color="auto"/>
            <w:left w:val="none" w:sz="0" w:space="0" w:color="auto"/>
            <w:bottom w:val="none" w:sz="0" w:space="0" w:color="auto"/>
            <w:right w:val="none" w:sz="0" w:space="0" w:color="auto"/>
          </w:divBdr>
        </w:div>
        <w:div w:id="1163935500">
          <w:marLeft w:val="1166"/>
          <w:marRight w:val="0"/>
          <w:marTop w:val="115"/>
          <w:marBottom w:val="0"/>
          <w:divBdr>
            <w:top w:val="none" w:sz="0" w:space="0" w:color="auto"/>
            <w:left w:val="none" w:sz="0" w:space="0" w:color="auto"/>
            <w:bottom w:val="none" w:sz="0" w:space="0" w:color="auto"/>
            <w:right w:val="none" w:sz="0" w:space="0" w:color="auto"/>
          </w:divBdr>
        </w:div>
        <w:div w:id="1194533034">
          <w:marLeft w:val="547"/>
          <w:marRight w:val="0"/>
          <w:marTop w:val="134"/>
          <w:marBottom w:val="0"/>
          <w:divBdr>
            <w:top w:val="none" w:sz="0" w:space="0" w:color="auto"/>
            <w:left w:val="none" w:sz="0" w:space="0" w:color="auto"/>
            <w:bottom w:val="none" w:sz="0" w:space="0" w:color="auto"/>
            <w:right w:val="none" w:sz="0" w:space="0" w:color="auto"/>
          </w:divBdr>
        </w:div>
        <w:div w:id="1531600744">
          <w:marLeft w:val="1166"/>
          <w:marRight w:val="0"/>
          <w:marTop w:val="115"/>
          <w:marBottom w:val="0"/>
          <w:divBdr>
            <w:top w:val="none" w:sz="0" w:space="0" w:color="auto"/>
            <w:left w:val="none" w:sz="0" w:space="0" w:color="auto"/>
            <w:bottom w:val="none" w:sz="0" w:space="0" w:color="auto"/>
            <w:right w:val="none" w:sz="0" w:space="0" w:color="auto"/>
          </w:divBdr>
        </w:div>
      </w:divsChild>
    </w:div>
    <w:div w:id="1392774005">
      <w:bodyDiv w:val="1"/>
      <w:marLeft w:val="0"/>
      <w:marRight w:val="0"/>
      <w:marTop w:val="0"/>
      <w:marBottom w:val="0"/>
      <w:divBdr>
        <w:top w:val="none" w:sz="0" w:space="0" w:color="auto"/>
        <w:left w:val="none" w:sz="0" w:space="0" w:color="auto"/>
        <w:bottom w:val="none" w:sz="0" w:space="0" w:color="auto"/>
        <w:right w:val="none" w:sz="0" w:space="0" w:color="auto"/>
      </w:divBdr>
    </w:div>
    <w:div w:id="1392845583">
      <w:bodyDiv w:val="1"/>
      <w:marLeft w:val="0"/>
      <w:marRight w:val="0"/>
      <w:marTop w:val="0"/>
      <w:marBottom w:val="0"/>
      <w:divBdr>
        <w:top w:val="none" w:sz="0" w:space="0" w:color="auto"/>
        <w:left w:val="none" w:sz="0" w:space="0" w:color="auto"/>
        <w:bottom w:val="none" w:sz="0" w:space="0" w:color="auto"/>
        <w:right w:val="none" w:sz="0" w:space="0" w:color="auto"/>
      </w:divBdr>
    </w:div>
    <w:div w:id="1393427282">
      <w:bodyDiv w:val="1"/>
      <w:marLeft w:val="0"/>
      <w:marRight w:val="0"/>
      <w:marTop w:val="0"/>
      <w:marBottom w:val="0"/>
      <w:divBdr>
        <w:top w:val="none" w:sz="0" w:space="0" w:color="auto"/>
        <w:left w:val="none" w:sz="0" w:space="0" w:color="auto"/>
        <w:bottom w:val="none" w:sz="0" w:space="0" w:color="auto"/>
        <w:right w:val="none" w:sz="0" w:space="0" w:color="auto"/>
      </w:divBdr>
      <w:divsChild>
        <w:div w:id="1006395466">
          <w:marLeft w:val="547"/>
          <w:marRight w:val="0"/>
          <w:marTop w:val="154"/>
          <w:marBottom w:val="0"/>
          <w:divBdr>
            <w:top w:val="none" w:sz="0" w:space="0" w:color="auto"/>
            <w:left w:val="none" w:sz="0" w:space="0" w:color="auto"/>
            <w:bottom w:val="none" w:sz="0" w:space="0" w:color="auto"/>
            <w:right w:val="none" w:sz="0" w:space="0" w:color="auto"/>
          </w:divBdr>
        </w:div>
        <w:div w:id="1534726576">
          <w:marLeft w:val="1166"/>
          <w:marRight w:val="0"/>
          <w:marTop w:val="96"/>
          <w:marBottom w:val="0"/>
          <w:divBdr>
            <w:top w:val="none" w:sz="0" w:space="0" w:color="auto"/>
            <w:left w:val="none" w:sz="0" w:space="0" w:color="auto"/>
            <w:bottom w:val="none" w:sz="0" w:space="0" w:color="auto"/>
            <w:right w:val="none" w:sz="0" w:space="0" w:color="auto"/>
          </w:divBdr>
        </w:div>
        <w:div w:id="2068214594">
          <w:marLeft w:val="1166"/>
          <w:marRight w:val="0"/>
          <w:marTop w:val="96"/>
          <w:marBottom w:val="0"/>
          <w:divBdr>
            <w:top w:val="none" w:sz="0" w:space="0" w:color="auto"/>
            <w:left w:val="none" w:sz="0" w:space="0" w:color="auto"/>
            <w:bottom w:val="none" w:sz="0" w:space="0" w:color="auto"/>
            <w:right w:val="none" w:sz="0" w:space="0" w:color="auto"/>
          </w:divBdr>
        </w:div>
        <w:div w:id="2085645221">
          <w:marLeft w:val="1166"/>
          <w:marRight w:val="0"/>
          <w:marTop w:val="96"/>
          <w:marBottom w:val="0"/>
          <w:divBdr>
            <w:top w:val="none" w:sz="0" w:space="0" w:color="auto"/>
            <w:left w:val="none" w:sz="0" w:space="0" w:color="auto"/>
            <w:bottom w:val="none" w:sz="0" w:space="0" w:color="auto"/>
            <w:right w:val="none" w:sz="0" w:space="0" w:color="auto"/>
          </w:divBdr>
        </w:div>
      </w:divsChild>
    </w:div>
    <w:div w:id="1393504347">
      <w:bodyDiv w:val="1"/>
      <w:marLeft w:val="0"/>
      <w:marRight w:val="0"/>
      <w:marTop w:val="0"/>
      <w:marBottom w:val="0"/>
      <w:divBdr>
        <w:top w:val="none" w:sz="0" w:space="0" w:color="auto"/>
        <w:left w:val="none" w:sz="0" w:space="0" w:color="auto"/>
        <w:bottom w:val="none" w:sz="0" w:space="0" w:color="auto"/>
        <w:right w:val="none" w:sz="0" w:space="0" w:color="auto"/>
      </w:divBdr>
    </w:div>
    <w:div w:id="1393961585">
      <w:bodyDiv w:val="1"/>
      <w:marLeft w:val="0"/>
      <w:marRight w:val="0"/>
      <w:marTop w:val="0"/>
      <w:marBottom w:val="0"/>
      <w:divBdr>
        <w:top w:val="none" w:sz="0" w:space="0" w:color="auto"/>
        <w:left w:val="none" w:sz="0" w:space="0" w:color="auto"/>
        <w:bottom w:val="none" w:sz="0" w:space="0" w:color="auto"/>
        <w:right w:val="none" w:sz="0" w:space="0" w:color="auto"/>
      </w:divBdr>
    </w:div>
    <w:div w:id="1394112354">
      <w:bodyDiv w:val="1"/>
      <w:marLeft w:val="0"/>
      <w:marRight w:val="0"/>
      <w:marTop w:val="0"/>
      <w:marBottom w:val="0"/>
      <w:divBdr>
        <w:top w:val="none" w:sz="0" w:space="0" w:color="auto"/>
        <w:left w:val="none" w:sz="0" w:space="0" w:color="auto"/>
        <w:bottom w:val="none" w:sz="0" w:space="0" w:color="auto"/>
        <w:right w:val="none" w:sz="0" w:space="0" w:color="auto"/>
      </w:divBdr>
    </w:div>
    <w:div w:id="1394113130">
      <w:bodyDiv w:val="1"/>
      <w:marLeft w:val="0"/>
      <w:marRight w:val="0"/>
      <w:marTop w:val="0"/>
      <w:marBottom w:val="0"/>
      <w:divBdr>
        <w:top w:val="none" w:sz="0" w:space="0" w:color="auto"/>
        <w:left w:val="none" w:sz="0" w:space="0" w:color="auto"/>
        <w:bottom w:val="none" w:sz="0" w:space="0" w:color="auto"/>
        <w:right w:val="none" w:sz="0" w:space="0" w:color="auto"/>
      </w:divBdr>
    </w:div>
    <w:div w:id="1394232599">
      <w:bodyDiv w:val="1"/>
      <w:marLeft w:val="0"/>
      <w:marRight w:val="0"/>
      <w:marTop w:val="0"/>
      <w:marBottom w:val="0"/>
      <w:divBdr>
        <w:top w:val="none" w:sz="0" w:space="0" w:color="auto"/>
        <w:left w:val="none" w:sz="0" w:space="0" w:color="auto"/>
        <w:bottom w:val="none" w:sz="0" w:space="0" w:color="auto"/>
        <w:right w:val="none" w:sz="0" w:space="0" w:color="auto"/>
      </w:divBdr>
    </w:div>
    <w:div w:id="1395083894">
      <w:bodyDiv w:val="1"/>
      <w:marLeft w:val="0"/>
      <w:marRight w:val="0"/>
      <w:marTop w:val="0"/>
      <w:marBottom w:val="0"/>
      <w:divBdr>
        <w:top w:val="none" w:sz="0" w:space="0" w:color="auto"/>
        <w:left w:val="none" w:sz="0" w:space="0" w:color="auto"/>
        <w:bottom w:val="none" w:sz="0" w:space="0" w:color="auto"/>
        <w:right w:val="none" w:sz="0" w:space="0" w:color="auto"/>
      </w:divBdr>
      <w:divsChild>
        <w:div w:id="54469630">
          <w:marLeft w:val="1166"/>
          <w:marRight w:val="0"/>
          <w:marTop w:val="96"/>
          <w:marBottom w:val="0"/>
          <w:divBdr>
            <w:top w:val="none" w:sz="0" w:space="0" w:color="auto"/>
            <w:left w:val="none" w:sz="0" w:space="0" w:color="auto"/>
            <w:bottom w:val="none" w:sz="0" w:space="0" w:color="auto"/>
            <w:right w:val="none" w:sz="0" w:space="0" w:color="auto"/>
          </w:divBdr>
        </w:div>
        <w:div w:id="97257605">
          <w:marLeft w:val="1800"/>
          <w:marRight w:val="0"/>
          <w:marTop w:val="77"/>
          <w:marBottom w:val="0"/>
          <w:divBdr>
            <w:top w:val="none" w:sz="0" w:space="0" w:color="auto"/>
            <w:left w:val="none" w:sz="0" w:space="0" w:color="auto"/>
            <w:bottom w:val="none" w:sz="0" w:space="0" w:color="auto"/>
            <w:right w:val="none" w:sz="0" w:space="0" w:color="auto"/>
          </w:divBdr>
        </w:div>
        <w:div w:id="518785849">
          <w:marLeft w:val="1800"/>
          <w:marRight w:val="0"/>
          <w:marTop w:val="77"/>
          <w:marBottom w:val="0"/>
          <w:divBdr>
            <w:top w:val="none" w:sz="0" w:space="0" w:color="auto"/>
            <w:left w:val="none" w:sz="0" w:space="0" w:color="auto"/>
            <w:bottom w:val="none" w:sz="0" w:space="0" w:color="auto"/>
            <w:right w:val="none" w:sz="0" w:space="0" w:color="auto"/>
          </w:divBdr>
        </w:div>
        <w:div w:id="521745023">
          <w:marLeft w:val="2520"/>
          <w:marRight w:val="0"/>
          <w:marTop w:val="67"/>
          <w:marBottom w:val="0"/>
          <w:divBdr>
            <w:top w:val="none" w:sz="0" w:space="0" w:color="auto"/>
            <w:left w:val="none" w:sz="0" w:space="0" w:color="auto"/>
            <w:bottom w:val="none" w:sz="0" w:space="0" w:color="auto"/>
            <w:right w:val="none" w:sz="0" w:space="0" w:color="auto"/>
          </w:divBdr>
        </w:div>
        <w:div w:id="563684494">
          <w:marLeft w:val="547"/>
          <w:marRight w:val="0"/>
          <w:marTop w:val="115"/>
          <w:marBottom w:val="0"/>
          <w:divBdr>
            <w:top w:val="none" w:sz="0" w:space="0" w:color="auto"/>
            <w:left w:val="none" w:sz="0" w:space="0" w:color="auto"/>
            <w:bottom w:val="none" w:sz="0" w:space="0" w:color="auto"/>
            <w:right w:val="none" w:sz="0" w:space="0" w:color="auto"/>
          </w:divBdr>
        </w:div>
        <w:div w:id="686057861">
          <w:marLeft w:val="2520"/>
          <w:marRight w:val="0"/>
          <w:marTop w:val="67"/>
          <w:marBottom w:val="0"/>
          <w:divBdr>
            <w:top w:val="none" w:sz="0" w:space="0" w:color="auto"/>
            <w:left w:val="none" w:sz="0" w:space="0" w:color="auto"/>
            <w:bottom w:val="none" w:sz="0" w:space="0" w:color="auto"/>
            <w:right w:val="none" w:sz="0" w:space="0" w:color="auto"/>
          </w:divBdr>
        </w:div>
        <w:div w:id="724722335">
          <w:marLeft w:val="1800"/>
          <w:marRight w:val="0"/>
          <w:marTop w:val="77"/>
          <w:marBottom w:val="0"/>
          <w:divBdr>
            <w:top w:val="none" w:sz="0" w:space="0" w:color="auto"/>
            <w:left w:val="none" w:sz="0" w:space="0" w:color="auto"/>
            <w:bottom w:val="none" w:sz="0" w:space="0" w:color="auto"/>
            <w:right w:val="none" w:sz="0" w:space="0" w:color="auto"/>
          </w:divBdr>
        </w:div>
        <w:div w:id="832531787">
          <w:marLeft w:val="1166"/>
          <w:marRight w:val="0"/>
          <w:marTop w:val="96"/>
          <w:marBottom w:val="0"/>
          <w:divBdr>
            <w:top w:val="none" w:sz="0" w:space="0" w:color="auto"/>
            <w:left w:val="none" w:sz="0" w:space="0" w:color="auto"/>
            <w:bottom w:val="none" w:sz="0" w:space="0" w:color="auto"/>
            <w:right w:val="none" w:sz="0" w:space="0" w:color="auto"/>
          </w:divBdr>
        </w:div>
        <w:div w:id="884564412">
          <w:marLeft w:val="1166"/>
          <w:marRight w:val="0"/>
          <w:marTop w:val="96"/>
          <w:marBottom w:val="0"/>
          <w:divBdr>
            <w:top w:val="none" w:sz="0" w:space="0" w:color="auto"/>
            <w:left w:val="none" w:sz="0" w:space="0" w:color="auto"/>
            <w:bottom w:val="none" w:sz="0" w:space="0" w:color="auto"/>
            <w:right w:val="none" w:sz="0" w:space="0" w:color="auto"/>
          </w:divBdr>
        </w:div>
        <w:div w:id="1571308594">
          <w:marLeft w:val="1800"/>
          <w:marRight w:val="0"/>
          <w:marTop w:val="77"/>
          <w:marBottom w:val="0"/>
          <w:divBdr>
            <w:top w:val="none" w:sz="0" w:space="0" w:color="auto"/>
            <w:left w:val="none" w:sz="0" w:space="0" w:color="auto"/>
            <w:bottom w:val="none" w:sz="0" w:space="0" w:color="auto"/>
            <w:right w:val="none" w:sz="0" w:space="0" w:color="auto"/>
          </w:divBdr>
        </w:div>
        <w:div w:id="1889952522">
          <w:marLeft w:val="547"/>
          <w:marRight w:val="0"/>
          <w:marTop w:val="115"/>
          <w:marBottom w:val="0"/>
          <w:divBdr>
            <w:top w:val="none" w:sz="0" w:space="0" w:color="auto"/>
            <w:left w:val="none" w:sz="0" w:space="0" w:color="auto"/>
            <w:bottom w:val="none" w:sz="0" w:space="0" w:color="auto"/>
            <w:right w:val="none" w:sz="0" w:space="0" w:color="auto"/>
          </w:divBdr>
        </w:div>
      </w:divsChild>
    </w:div>
    <w:div w:id="1395398055">
      <w:bodyDiv w:val="1"/>
      <w:marLeft w:val="0"/>
      <w:marRight w:val="0"/>
      <w:marTop w:val="0"/>
      <w:marBottom w:val="0"/>
      <w:divBdr>
        <w:top w:val="none" w:sz="0" w:space="0" w:color="auto"/>
        <w:left w:val="none" w:sz="0" w:space="0" w:color="auto"/>
        <w:bottom w:val="none" w:sz="0" w:space="0" w:color="auto"/>
        <w:right w:val="none" w:sz="0" w:space="0" w:color="auto"/>
      </w:divBdr>
    </w:div>
    <w:div w:id="1395817858">
      <w:bodyDiv w:val="1"/>
      <w:marLeft w:val="0"/>
      <w:marRight w:val="0"/>
      <w:marTop w:val="0"/>
      <w:marBottom w:val="0"/>
      <w:divBdr>
        <w:top w:val="none" w:sz="0" w:space="0" w:color="auto"/>
        <w:left w:val="none" w:sz="0" w:space="0" w:color="auto"/>
        <w:bottom w:val="none" w:sz="0" w:space="0" w:color="auto"/>
        <w:right w:val="none" w:sz="0" w:space="0" w:color="auto"/>
      </w:divBdr>
    </w:div>
    <w:div w:id="1396858199">
      <w:bodyDiv w:val="1"/>
      <w:marLeft w:val="0"/>
      <w:marRight w:val="0"/>
      <w:marTop w:val="0"/>
      <w:marBottom w:val="0"/>
      <w:divBdr>
        <w:top w:val="none" w:sz="0" w:space="0" w:color="auto"/>
        <w:left w:val="none" w:sz="0" w:space="0" w:color="auto"/>
        <w:bottom w:val="none" w:sz="0" w:space="0" w:color="auto"/>
        <w:right w:val="none" w:sz="0" w:space="0" w:color="auto"/>
      </w:divBdr>
    </w:div>
    <w:div w:id="1396976961">
      <w:bodyDiv w:val="1"/>
      <w:marLeft w:val="0"/>
      <w:marRight w:val="0"/>
      <w:marTop w:val="0"/>
      <w:marBottom w:val="0"/>
      <w:divBdr>
        <w:top w:val="none" w:sz="0" w:space="0" w:color="auto"/>
        <w:left w:val="none" w:sz="0" w:space="0" w:color="auto"/>
        <w:bottom w:val="none" w:sz="0" w:space="0" w:color="auto"/>
        <w:right w:val="none" w:sz="0" w:space="0" w:color="auto"/>
      </w:divBdr>
    </w:div>
    <w:div w:id="1397166900">
      <w:bodyDiv w:val="1"/>
      <w:marLeft w:val="0"/>
      <w:marRight w:val="0"/>
      <w:marTop w:val="0"/>
      <w:marBottom w:val="0"/>
      <w:divBdr>
        <w:top w:val="none" w:sz="0" w:space="0" w:color="auto"/>
        <w:left w:val="none" w:sz="0" w:space="0" w:color="auto"/>
        <w:bottom w:val="none" w:sz="0" w:space="0" w:color="auto"/>
        <w:right w:val="none" w:sz="0" w:space="0" w:color="auto"/>
      </w:divBdr>
    </w:div>
    <w:div w:id="1397629127">
      <w:bodyDiv w:val="1"/>
      <w:marLeft w:val="0"/>
      <w:marRight w:val="0"/>
      <w:marTop w:val="0"/>
      <w:marBottom w:val="0"/>
      <w:divBdr>
        <w:top w:val="none" w:sz="0" w:space="0" w:color="auto"/>
        <w:left w:val="none" w:sz="0" w:space="0" w:color="auto"/>
        <w:bottom w:val="none" w:sz="0" w:space="0" w:color="auto"/>
        <w:right w:val="none" w:sz="0" w:space="0" w:color="auto"/>
      </w:divBdr>
      <w:divsChild>
        <w:div w:id="1855268292">
          <w:marLeft w:val="0"/>
          <w:marRight w:val="0"/>
          <w:marTop w:val="0"/>
          <w:marBottom w:val="0"/>
          <w:divBdr>
            <w:top w:val="none" w:sz="0" w:space="0" w:color="auto"/>
            <w:left w:val="none" w:sz="0" w:space="0" w:color="auto"/>
            <w:bottom w:val="none" w:sz="0" w:space="0" w:color="auto"/>
            <w:right w:val="none" w:sz="0" w:space="0" w:color="auto"/>
          </w:divBdr>
        </w:div>
      </w:divsChild>
    </w:div>
    <w:div w:id="1398285286">
      <w:bodyDiv w:val="1"/>
      <w:marLeft w:val="0"/>
      <w:marRight w:val="0"/>
      <w:marTop w:val="0"/>
      <w:marBottom w:val="0"/>
      <w:divBdr>
        <w:top w:val="none" w:sz="0" w:space="0" w:color="auto"/>
        <w:left w:val="none" w:sz="0" w:space="0" w:color="auto"/>
        <w:bottom w:val="none" w:sz="0" w:space="0" w:color="auto"/>
        <w:right w:val="none" w:sz="0" w:space="0" w:color="auto"/>
      </w:divBdr>
    </w:div>
    <w:div w:id="1398627989">
      <w:bodyDiv w:val="1"/>
      <w:marLeft w:val="0"/>
      <w:marRight w:val="0"/>
      <w:marTop w:val="0"/>
      <w:marBottom w:val="0"/>
      <w:divBdr>
        <w:top w:val="none" w:sz="0" w:space="0" w:color="auto"/>
        <w:left w:val="none" w:sz="0" w:space="0" w:color="auto"/>
        <w:bottom w:val="none" w:sz="0" w:space="0" w:color="auto"/>
        <w:right w:val="none" w:sz="0" w:space="0" w:color="auto"/>
      </w:divBdr>
    </w:div>
    <w:div w:id="1399858746">
      <w:bodyDiv w:val="1"/>
      <w:marLeft w:val="0"/>
      <w:marRight w:val="0"/>
      <w:marTop w:val="0"/>
      <w:marBottom w:val="0"/>
      <w:divBdr>
        <w:top w:val="none" w:sz="0" w:space="0" w:color="auto"/>
        <w:left w:val="none" w:sz="0" w:space="0" w:color="auto"/>
        <w:bottom w:val="none" w:sz="0" w:space="0" w:color="auto"/>
        <w:right w:val="none" w:sz="0" w:space="0" w:color="auto"/>
      </w:divBdr>
    </w:div>
    <w:div w:id="1400981799">
      <w:bodyDiv w:val="1"/>
      <w:marLeft w:val="0"/>
      <w:marRight w:val="0"/>
      <w:marTop w:val="0"/>
      <w:marBottom w:val="0"/>
      <w:divBdr>
        <w:top w:val="none" w:sz="0" w:space="0" w:color="auto"/>
        <w:left w:val="none" w:sz="0" w:space="0" w:color="auto"/>
        <w:bottom w:val="none" w:sz="0" w:space="0" w:color="auto"/>
        <w:right w:val="none" w:sz="0" w:space="0" w:color="auto"/>
      </w:divBdr>
    </w:div>
    <w:div w:id="1401244040">
      <w:bodyDiv w:val="1"/>
      <w:marLeft w:val="0"/>
      <w:marRight w:val="0"/>
      <w:marTop w:val="0"/>
      <w:marBottom w:val="0"/>
      <w:divBdr>
        <w:top w:val="none" w:sz="0" w:space="0" w:color="auto"/>
        <w:left w:val="none" w:sz="0" w:space="0" w:color="auto"/>
        <w:bottom w:val="none" w:sz="0" w:space="0" w:color="auto"/>
        <w:right w:val="none" w:sz="0" w:space="0" w:color="auto"/>
      </w:divBdr>
    </w:div>
    <w:div w:id="1401949043">
      <w:bodyDiv w:val="1"/>
      <w:marLeft w:val="0"/>
      <w:marRight w:val="0"/>
      <w:marTop w:val="0"/>
      <w:marBottom w:val="0"/>
      <w:divBdr>
        <w:top w:val="none" w:sz="0" w:space="0" w:color="auto"/>
        <w:left w:val="none" w:sz="0" w:space="0" w:color="auto"/>
        <w:bottom w:val="none" w:sz="0" w:space="0" w:color="auto"/>
        <w:right w:val="none" w:sz="0" w:space="0" w:color="auto"/>
      </w:divBdr>
    </w:div>
    <w:div w:id="1402024671">
      <w:bodyDiv w:val="1"/>
      <w:marLeft w:val="0"/>
      <w:marRight w:val="0"/>
      <w:marTop w:val="0"/>
      <w:marBottom w:val="0"/>
      <w:divBdr>
        <w:top w:val="none" w:sz="0" w:space="0" w:color="auto"/>
        <w:left w:val="none" w:sz="0" w:space="0" w:color="auto"/>
        <w:bottom w:val="none" w:sz="0" w:space="0" w:color="auto"/>
        <w:right w:val="none" w:sz="0" w:space="0" w:color="auto"/>
      </w:divBdr>
    </w:div>
    <w:div w:id="1402605684">
      <w:bodyDiv w:val="1"/>
      <w:marLeft w:val="0"/>
      <w:marRight w:val="0"/>
      <w:marTop w:val="0"/>
      <w:marBottom w:val="0"/>
      <w:divBdr>
        <w:top w:val="none" w:sz="0" w:space="0" w:color="auto"/>
        <w:left w:val="none" w:sz="0" w:space="0" w:color="auto"/>
        <w:bottom w:val="none" w:sz="0" w:space="0" w:color="auto"/>
        <w:right w:val="none" w:sz="0" w:space="0" w:color="auto"/>
      </w:divBdr>
    </w:div>
    <w:div w:id="1402681010">
      <w:bodyDiv w:val="1"/>
      <w:marLeft w:val="0"/>
      <w:marRight w:val="0"/>
      <w:marTop w:val="0"/>
      <w:marBottom w:val="0"/>
      <w:divBdr>
        <w:top w:val="none" w:sz="0" w:space="0" w:color="auto"/>
        <w:left w:val="none" w:sz="0" w:space="0" w:color="auto"/>
        <w:bottom w:val="none" w:sz="0" w:space="0" w:color="auto"/>
        <w:right w:val="none" w:sz="0" w:space="0" w:color="auto"/>
      </w:divBdr>
      <w:divsChild>
        <w:div w:id="223950549">
          <w:marLeft w:val="1166"/>
          <w:marRight w:val="0"/>
          <w:marTop w:val="115"/>
          <w:marBottom w:val="120"/>
          <w:divBdr>
            <w:top w:val="none" w:sz="0" w:space="0" w:color="auto"/>
            <w:left w:val="none" w:sz="0" w:space="0" w:color="auto"/>
            <w:bottom w:val="none" w:sz="0" w:space="0" w:color="auto"/>
            <w:right w:val="none" w:sz="0" w:space="0" w:color="auto"/>
          </w:divBdr>
        </w:div>
        <w:div w:id="791245525">
          <w:marLeft w:val="547"/>
          <w:marRight w:val="0"/>
          <w:marTop w:val="134"/>
          <w:marBottom w:val="120"/>
          <w:divBdr>
            <w:top w:val="none" w:sz="0" w:space="0" w:color="auto"/>
            <w:left w:val="none" w:sz="0" w:space="0" w:color="auto"/>
            <w:bottom w:val="none" w:sz="0" w:space="0" w:color="auto"/>
            <w:right w:val="none" w:sz="0" w:space="0" w:color="auto"/>
          </w:divBdr>
        </w:div>
        <w:div w:id="874469214">
          <w:marLeft w:val="1166"/>
          <w:marRight w:val="0"/>
          <w:marTop w:val="115"/>
          <w:marBottom w:val="120"/>
          <w:divBdr>
            <w:top w:val="none" w:sz="0" w:space="0" w:color="auto"/>
            <w:left w:val="none" w:sz="0" w:space="0" w:color="auto"/>
            <w:bottom w:val="none" w:sz="0" w:space="0" w:color="auto"/>
            <w:right w:val="none" w:sz="0" w:space="0" w:color="auto"/>
          </w:divBdr>
        </w:div>
      </w:divsChild>
    </w:div>
    <w:div w:id="1403526479">
      <w:bodyDiv w:val="1"/>
      <w:marLeft w:val="0"/>
      <w:marRight w:val="0"/>
      <w:marTop w:val="0"/>
      <w:marBottom w:val="0"/>
      <w:divBdr>
        <w:top w:val="none" w:sz="0" w:space="0" w:color="auto"/>
        <w:left w:val="none" w:sz="0" w:space="0" w:color="auto"/>
        <w:bottom w:val="none" w:sz="0" w:space="0" w:color="auto"/>
        <w:right w:val="none" w:sz="0" w:space="0" w:color="auto"/>
      </w:divBdr>
    </w:div>
    <w:div w:id="1404063538">
      <w:bodyDiv w:val="1"/>
      <w:marLeft w:val="0"/>
      <w:marRight w:val="0"/>
      <w:marTop w:val="0"/>
      <w:marBottom w:val="0"/>
      <w:divBdr>
        <w:top w:val="none" w:sz="0" w:space="0" w:color="auto"/>
        <w:left w:val="none" w:sz="0" w:space="0" w:color="auto"/>
        <w:bottom w:val="none" w:sz="0" w:space="0" w:color="auto"/>
        <w:right w:val="none" w:sz="0" w:space="0" w:color="auto"/>
      </w:divBdr>
      <w:divsChild>
        <w:div w:id="834221098">
          <w:marLeft w:val="1800"/>
          <w:marRight w:val="0"/>
          <w:marTop w:val="91"/>
          <w:marBottom w:val="0"/>
          <w:divBdr>
            <w:top w:val="none" w:sz="0" w:space="0" w:color="auto"/>
            <w:left w:val="none" w:sz="0" w:space="0" w:color="auto"/>
            <w:bottom w:val="none" w:sz="0" w:space="0" w:color="auto"/>
            <w:right w:val="none" w:sz="0" w:space="0" w:color="auto"/>
          </w:divBdr>
        </w:div>
        <w:div w:id="926226953">
          <w:marLeft w:val="1166"/>
          <w:marRight w:val="0"/>
          <w:marTop w:val="106"/>
          <w:marBottom w:val="0"/>
          <w:divBdr>
            <w:top w:val="none" w:sz="0" w:space="0" w:color="auto"/>
            <w:left w:val="none" w:sz="0" w:space="0" w:color="auto"/>
            <w:bottom w:val="none" w:sz="0" w:space="0" w:color="auto"/>
            <w:right w:val="none" w:sz="0" w:space="0" w:color="auto"/>
          </w:divBdr>
        </w:div>
        <w:div w:id="1019090094">
          <w:marLeft w:val="1166"/>
          <w:marRight w:val="0"/>
          <w:marTop w:val="106"/>
          <w:marBottom w:val="0"/>
          <w:divBdr>
            <w:top w:val="none" w:sz="0" w:space="0" w:color="auto"/>
            <w:left w:val="none" w:sz="0" w:space="0" w:color="auto"/>
            <w:bottom w:val="none" w:sz="0" w:space="0" w:color="auto"/>
            <w:right w:val="none" w:sz="0" w:space="0" w:color="auto"/>
          </w:divBdr>
        </w:div>
        <w:div w:id="1245257385">
          <w:marLeft w:val="1800"/>
          <w:marRight w:val="0"/>
          <w:marTop w:val="77"/>
          <w:marBottom w:val="0"/>
          <w:divBdr>
            <w:top w:val="none" w:sz="0" w:space="0" w:color="auto"/>
            <w:left w:val="none" w:sz="0" w:space="0" w:color="auto"/>
            <w:bottom w:val="none" w:sz="0" w:space="0" w:color="auto"/>
            <w:right w:val="none" w:sz="0" w:space="0" w:color="auto"/>
          </w:divBdr>
        </w:div>
        <w:div w:id="1460033481">
          <w:marLeft w:val="1166"/>
          <w:marRight w:val="0"/>
          <w:marTop w:val="106"/>
          <w:marBottom w:val="0"/>
          <w:divBdr>
            <w:top w:val="none" w:sz="0" w:space="0" w:color="auto"/>
            <w:left w:val="none" w:sz="0" w:space="0" w:color="auto"/>
            <w:bottom w:val="none" w:sz="0" w:space="0" w:color="auto"/>
            <w:right w:val="none" w:sz="0" w:space="0" w:color="auto"/>
          </w:divBdr>
        </w:div>
        <w:div w:id="1740057849">
          <w:marLeft w:val="1800"/>
          <w:marRight w:val="0"/>
          <w:marTop w:val="91"/>
          <w:marBottom w:val="0"/>
          <w:divBdr>
            <w:top w:val="none" w:sz="0" w:space="0" w:color="auto"/>
            <w:left w:val="none" w:sz="0" w:space="0" w:color="auto"/>
            <w:bottom w:val="none" w:sz="0" w:space="0" w:color="auto"/>
            <w:right w:val="none" w:sz="0" w:space="0" w:color="auto"/>
          </w:divBdr>
        </w:div>
        <w:div w:id="1910336748">
          <w:marLeft w:val="1800"/>
          <w:marRight w:val="0"/>
          <w:marTop w:val="91"/>
          <w:marBottom w:val="0"/>
          <w:divBdr>
            <w:top w:val="none" w:sz="0" w:space="0" w:color="auto"/>
            <w:left w:val="none" w:sz="0" w:space="0" w:color="auto"/>
            <w:bottom w:val="none" w:sz="0" w:space="0" w:color="auto"/>
            <w:right w:val="none" w:sz="0" w:space="0" w:color="auto"/>
          </w:divBdr>
        </w:div>
        <w:div w:id="1995210616">
          <w:marLeft w:val="547"/>
          <w:marRight w:val="0"/>
          <w:marTop w:val="125"/>
          <w:marBottom w:val="0"/>
          <w:divBdr>
            <w:top w:val="none" w:sz="0" w:space="0" w:color="auto"/>
            <w:left w:val="none" w:sz="0" w:space="0" w:color="auto"/>
            <w:bottom w:val="none" w:sz="0" w:space="0" w:color="auto"/>
            <w:right w:val="none" w:sz="0" w:space="0" w:color="auto"/>
          </w:divBdr>
        </w:div>
      </w:divsChild>
    </w:div>
    <w:div w:id="1404833481">
      <w:bodyDiv w:val="1"/>
      <w:marLeft w:val="0"/>
      <w:marRight w:val="0"/>
      <w:marTop w:val="0"/>
      <w:marBottom w:val="0"/>
      <w:divBdr>
        <w:top w:val="none" w:sz="0" w:space="0" w:color="auto"/>
        <w:left w:val="none" w:sz="0" w:space="0" w:color="auto"/>
        <w:bottom w:val="none" w:sz="0" w:space="0" w:color="auto"/>
        <w:right w:val="none" w:sz="0" w:space="0" w:color="auto"/>
      </w:divBdr>
    </w:div>
    <w:div w:id="1405030792">
      <w:bodyDiv w:val="1"/>
      <w:marLeft w:val="0"/>
      <w:marRight w:val="0"/>
      <w:marTop w:val="0"/>
      <w:marBottom w:val="0"/>
      <w:divBdr>
        <w:top w:val="none" w:sz="0" w:space="0" w:color="auto"/>
        <w:left w:val="none" w:sz="0" w:space="0" w:color="auto"/>
        <w:bottom w:val="none" w:sz="0" w:space="0" w:color="auto"/>
        <w:right w:val="none" w:sz="0" w:space="0" w:color="auto"/>
      </w:divBdr>
    </w:div>
    <w:div w:id="1405419759">
      <w:bodyDiv w:val="1"/>
      <w:marLeft w:val="0"/>
      <w:marRight w:val="0"/>
      <w:marTop w:val="0"/>
      <w:marBottom w:val="0"/>
      <w:divBdr>
        <w:top w:val="none" w:sz="0" w:space="0" w:color="auto"/>
        <w:left w:val="none" w:sz="0" w:space="0" w:color="auto"/>
        <w:bottom w:val="none" w:sz="0" w:space="0" w:color="auto"/>
        <w:right w:val="none" w:sz="0" w:space="0" w:color="auto"/>
      </w:divBdr>
    </w:div>
    <w:div w:id="1405444452">
      <w:bodyDiv w:val="1"/>
      <w:marLeft w:val="0"/>
      <w:marRight w:val="0"/>
      <w:marTop w:val="0"/>
      <w:marBottom w:val="0"/>
      <w:divBdr>
        <w:top w:val="none" w:sz="0" w:space="0" w:color="auto"/>
        <w:left w:val="none" w:sz="0" w:space="0" w:color="auto"/>
        <w:bottom w:val="none" w:sz="0" w:space="0" w:color="auto"/>
        <w:right w:val="none" w:sz="0" w:space="0" w:color="auto"/>
      </w:divBdr>
    </w:div>
    <w:div w:id="1405686424">
      <w:bodyDiv w:val="1"/>
      <w:marLeft w:val="0"/>
      <w:marRight w:val="0"/>
      <w:marTop w:val="0"/>
      <w:marBottom w:val="0"/>
      <w:divBdr>
        <w:top w:val="none" w:sz="0" w:space="0" w:color="auto"/>
        <w:left w:val="none" w:sz="0" w:space="0" w:color="auto"/>
        <w:bottom w:val="none" w:sz="0" w:space="0" w:color="auto"/>
        <w:right w:val="none" w:sz="0" w:space="0" w:color="auto"/>
      </w:divBdr>
    </w:div>
    <w:div w:id="1406804321">
      <w:bodyDiv w:val="1"/>
      <w:marLeft w:val="0"/>
      <w:marRight w:val="0"/>
      <w:marTop w:val="0"/>
      <w:marBottom w:val="0"/>
      <w:divBdr>
        <w:top w:val="none" w:sz="0" w:space="0" w:color="auto"/>
        <w:left w:val="none" w:sz="0" w:space="0" w:color="auto"/>
        <w:bottom w:val="none" w:sz="0" w:space="0" w:color="auto"/>
        <w:right w:val="none" w:sz="0" w:space="0" w:color="auto"/>
      </w:divBdr>
    </w:div>
    <w:div w:id="1406807212">
      <w:bodyDiv w:val="1"/>
      <w:marLeft w:val="0"/>
      <w:marRight w:val="0"/>
      <w:marTop w:val="0"/>
      <w:marBottom w:val="0"/>
      <w:divBdr>
        <w:top w:val="none" w:sz="0" w:space="0" w:color="auto"/>
        <w:left w:val="none" w:sz="0" w:space="0" w:color="auto"/>
        <w:bottom w:val="none" w:sz="0" w:space="0" w:color="auto"/>
        <w:right w:val="none" w:sz="0" w:space="0" w:color="auto"/>
      </w:divBdr>
      <w:divsChild>
        <w:div w:id="717513086">
          <w:marLeft w:val="1080"/>
          <w:marRight w:val="0"/>
          <w:marTop w:val="100"/>
          <w:marBottom w:val="0"/>
          <w:divBdr>
            <w:top w:val="none" w:sz="0" w:space="0" w:color="auto"/>
            <w:left w:val="none" w:sz="0" w:space="0" w:color="auto"/>
            <w:bottom w:val="none" w:sz="0" w:space="0" w:color="auto"/>
            <w:right w:val="none" w:sz="0" w:space="0" w:color="auto"/>
          </w:divBdr>
        </w:div>
        <w:div w:id="869146571">
          <w:marLeft w:val="1080"/>
          <w:marRight w:val="0"/>
          <w:marTop w:val="100"/>
          <w:marBottom w:val="0"/>
          <w:divBdr>
            <w:top w:val="none" w:sz="0" w:space="0" w:color="auto"/>
            <w:left w:val="none" w:sz="0" w:space="0" w:color="auto"/>
            <w:bottom w:val="none" w:sz="0" w:space="0" w:color="auto"/>
            <w:right w:val="none" w:sz="0" w:space="0" w:color="auto"/>
          </w:divBdr>
        </w:div>
        <w:div w:id="1248730432">
          <w:marLeft w:val="1080"/>
          <w:marRight w:val="0"/>
          <w:marTop w:val="100"/>
          <w:marBottom w:val="0"/>
          <w:divBdr>
            <w:top w:val="none" w:sz="0" w:space="0" w:color="auto"/>
            <w:left w:val="none" w:sz="0" w:space="0" w:color="auto"/>
            <w:bottom w:val="none" w:sz="0" w:space="0" w:color="auto"/>
            <w:right w:val="none" w:sz="0" w:space="0" w:color="auto"/>
          </w:divBdr>
        </w:div>
        <w:div w:id="1530992346">
          <w:marLeft w:val="360"/>
          <w:marRight w:val="0"/>
          <w:marTop w:val="200"/>
          <w:marBottom w:val="0"/>
          <w:divBdr>
            <w:top w:val="none" w:sz="0" w:space="0" w:color="auto"/>
            <w:left w:val="none" w:sz="0" w:space="0" w:color="auto"/>
            <w:bottom w:val="none" w:sz="0" w:space="0" w:color="auto"/>
            <w:right w:val="none" w:sz="0" w:space="0" w:color="auto"/>
          </w:divBdr>
        </w:div>
        <w:div w:id="1985694212">
          <w:marLeft w:val="1080"/>
          <w:marRight w:val="0"/>
          <w:marTop w:val="100"/>
          <w:marBottom w:val="0"/>
          <w:divBdr>
            <w:top w:val="none" w:sz="0" w:space="0" w:color="auto"/>
            <w:left w:val="none" w:sz="0" w:space="0" w:color="auto"/>
            <w:bottom w:val="none" w:sz="0" w:space="0" w:color="auto"/>
            <w:right w:val="none" w:sz="0" w:space="0" w:color="auto"/>
          </w:divBdr>
        </w:div>
      </w:divsChild>
    </w:div>
    <w:div w:id="1408267461">
      <w:bodyDiv w:val="1"/>
      <w:marLeft w:val="0"/>
      <w:marRight w:val="0"/>
      <w:marTop w:val="0"/>
      <w:marBottom w:val="0"/>
      <w:divBdr>
        <w:top w:val="none" w:sz="0" w:space="0" w:color="auto"/>
        <w:left w:val="none" w:sz="0" w:space="0" w:color="auto"/>
        <w:bottom w:val="none" w:sz="0" w:space="0" w:color="auto"/>
        <w:right w:val="none" w:sz="0" w:space="0" w:color="auto"/>
      </w:divBdr>
      <w:divsChild>
        <w:div w:id="56512465">
          <w:marLeft w:val="1166"/>
          <w:marRight w:val="0"/>
          <w:marTop w:val="115"/>
          <w:marBottom w:val="0"/>
          <w:divBdr>
            <w:top w:val="none" w:sz="0" w:space="0" w:color="auto"/>
            <w:left w:val="none" w:sz="0" w:space="0" w:color="auto"/>
            <w:bottom w:val="none" w:sz="0" w:space="0" w:color="auto"/>
            <w:right w:val="none" w:sz="0" w:space="0" w:color="auto"/>
          </w:divBdr>
        </w:div>
        <w:div w:id="60255933">
          <w:marLeft w:val="547"/>
          <w:marRight w:val="0"/>
          <w:marTop w:val="115"/>
          <w:marBottom w:val="0"/>
          <w:divBdr>
            <w:top w:val="none" w:sz="0" w:space="0" w:color="auto"/>
            <w:left w:val="none" w:sz="0" w:space="0" w:color="auto"/>
            <w:bottom w:val="none" w:sz="0" w:space="0" w:color="auto"/>
            <w:right w:val="none" w:sz="0" w:space="0" w:color="auto"/>
          </w:divBdr>
        </w:div>
        <w:div w:id="1049458052">
          <w:marLeft w:val="1166"/>
          <w:marRight w:val="0"/>
          <w:marTop w:val="115"/>
          <w:marBottom w:val="0"/>
          <w:divBdr>
            <w:top w:val="none" w:sz="0" w:space="0" w:color="auto"/>
            <w:left w:val="none" w:sz="0" w:space="0" w:color="auto"/>
            <w:bottom w:val="none" w:sz="0" w:space="0" w:color="auto"/>
            <w:right w:val="none" w:sz="0" w:space="0" w:color="auto"/>
          </w:divBdr>
        </w:div>
        <w:div w:id="1239443072">
          <w:marLeft w:val="1800"/>
          <w:marRight w:val="0"/>
          <w:marTop w:val="96"/>
          <w:marBottom w:val="0"/>
          <w:divBdr>
            <w:top w:val="none" w:sz="0" w:space="0" w:color="auto"/>
            <w:left w:val="none" w:sz="0" w:space="0" w:color="auto"/>
            <w:bottom w:val="none" w:sz="0" w:space="0" w:color="auto"/>
            <w:right w:val="none" w:sz="0" w:space="0" w:color="auto"/>
          </w:divBdr>
        </w:div>
      </w:divsChild>
    </w:div>
    <w:div w:id="1408650482">
      <w:bodyDiv w:val="1"/>
      <w:marLeft w:val="0"/>
      <w:marRight w:val="0"/>
      <w:marTop w:val="0"/>
      <w:marBottom w:val="0"/>
      <w:divBdr>
        <w:top w:val="none" w:sz="0" w:space="0" w:color="auto"/>
        <w:left w:val="none" w:sz="0" w:space="0" w:color="auto"/>
        <w:bottom w:val="none" w:sz="0" w:space="0" w:color="auto"/>
        <w:right w:val="none" w:sz="0" w:space="0" w:color="auto"/>
      </w:divBdr>
    </w:div>
    <w:div w:id="1409691115">
      <w:bodyDiv w:val="1"/>
      <w:marLeft w:val="0"/>
      <w:marRight w:val="0"/>
      <w:marTop w:val="0"/>
      <w:marBottom w:val="0"/>
      <w:divBdr>
        <w:top w:val="none" w:sz="0" w:space="0" w:color="auto"/>
        <w:left w:val="none" w:sz="0" w:space="0" w:color="auto"/>
        <w:bottom w:val="none" w:sz="0" w:space="0" w:color="auto"/>
        <w:right w:val="none" w:sz="0" w:space="0" w:color="auto"/>
      </w:divBdr>
    </w:div>
    <w:div w:id="1409692354">
      <w:bodyDiv w:val="1"/>
      <w:marLeft w:val="0"/>
      <w:marRight w:val="0"/>
      <w:marTop w:val="0"/>
      <w:marBottom w:val="0"/>
      <w:divBdr>
        <w:top w:val="none" w:sz="0" w:space="0" w:color="auto"/>
        <w:left w:val="none" w:sz="0" w:space="0" w:color="auto"/>
        <w:bottom w:val="none" w:sz="0" w:space="0" w:color="auto"/>
        <w:right w:val="none" w:sz="0" w:space="0" w:color="auto"/>
      </w:divBdr>
      <w:divsChild>
        <w:div w:id="141895219">
          <w:marLeft w:val="547"/>
          <w:marRight w:val="0"/>
          <w:marTop w:val="134"/>
          <w:marBottom w:val="0"/>
          <w:divBdr>
            <w:top w:val="none" w:sz="0" w:space="0" w:color="auto"/>
            <w:left w:val="none" w:sz="0" w:space="0" w:color="auto"/>
            <w:bottom w:val="none" w:sz="0" w:space="0" w:color="auto"/>
            <w:right w:val="none" w:sz="0" w:space="0" w:color="auto"/>
          </w:divBdr>
        </w:div>
        <w:div w:id="658459008">
          <w:marLeft w:val="1166"/>
          <w:marRight w:val="0"/>
          <w:marTop w:val="115"/>
          <w:marBottom w:val="0"/>
          <w:divBdr>
            <w:top w:val="none" w:sz="0" w:space="0" w:color="auto"/>
            <w:left w:val="none" w:sz="0" w:space="0" w:color="auto"/>
            <w:bottom w:val="none" w:sz="0" w:space="0" w:color="auto"/>
            <w:right w:val="none" w:sz="0" w:space="0" w:color="auto"/>
          </w:divBdr>
        </w:div>
      </w:divsChild>
    </w:div>
    <w:div w:id="1410688931">
      <w:bodyDiv w:val="1"/>
      <w:marLeft w:val="0"/>
      <w:marRight w:val="0"/>
      <w:marTop w:val="0"/>
      <w:marBottom w:val="0"/>
      <w:divBdr>
        <w:top w:val="none" w:sz="0" w:space="0" w:color="auto"/>
        <w:left w:val="none" w:sz="0" w:space="0" w:color="auto"/>
        <w:bottom w:val="none" w:sz="0" w:space="0" w:color="auto"/>
        <w:right w:val="none" w:sz="0" w:space="0" w:color="auto"/>
      </w:divBdr>
      <w:divsChild>
        <w:div w:id="65491480">
          <w:marLeft w:val="1166"/>
          <w:marRight w:val="0"/>
          <w:marTop w:val="115"/>
          <w:marBottom w:val="0"/>
          <w:divBdr>
            <w:top w:val="none" w:sz="0" w:space="0" w:color="auto"/>
            <w:left w:val="none" w:sz="0" w:space="0" w:color="auto"/>
            <w:bottom w:val="none" w:sz="0" w:space="0" w:color="auto"/>
            <w:right w:val="none" w:sz="0" w:space="0" w:color="auto"/>
          </w:divBdr>
        </w:div>
        <w:div w:id="258561383">
          <w:marLeft w:val="547"/>
          <w:marRight w:val="0"/>
          <w:marTop w:val="134"/>
          <w:marBottom w:val="0"/>
          <w:divBdr>
            <w:top w:val="none" w:sz="0" w:space="0" w:color="auto"/>
            <w:left w:val="none" w:sz="0" w:space="0" w:color="auto"/>
            <w:bottom w:val="none" w:sz="0" w:space="0" w:color="auto"/>
            <w:right w:val="none" w:sz="0" w:space="0" w:color="auto"/>
          </w:divBdr>
        </w:div>
        <w:div w:id="529533221">
          <w:marLeft w:val="1166"/>
          <w:marRight w:val="0"/>
          <w:marTop w:val="115"/>
          <w:marBottom w:val="0"/>
          <w:divBdr>
            <w:top w:val="none" w:sz="0" w:space="0" w:color="auto"/>
            <w:left w:val="none" w:sz="0" w:space="0" w:color="auto"/>
            <w:bottom w:val="none" w:sz="0" w:space="0" w:color="auto"/>
            <w:right w:val="none" w:sz="0" w:space="0" w:color="auto"/>
          </w:divBdr>
        </w:div>
        <w:div w:id="562566215">
          <w:marLeft w:val="547"/>
          <w:marRight w:val="0"/>
          <w:marTop w:val="134"/>
          <w:marBottom w:val="0"/>
          <w:divBdr>
            <w:top w:val="none" w:sz="0" w:space="0" w:color="auto"/>
            <w:left w:val="none" w:sz="0" w:space="0" w:color="auto"/>
            <w:bottom w:val="none" w:sz="0" w:space="0" w:color="auto"/>
            <w:right w:val="none" w:sz="0" w:space="0" w:color="auto"/>
          </w:divBdr>
        </w:div>
        <w:div w:id="788159174">
          <w:marLeft w:val="547"/>
          <w:marRight w:val="0"/>
          <w:marTop w:val="134"/>
          <w:marBottom w:val="0"/>
          <w:divBdr>
            <w:top w:val="none" w:sz="0" w:space="0" w:color="auto"/>
            <w:left w:val="none" w:sz="0" w:space="0" w:color="auto"/>
            <w:bottom w:val="none" w:sz="0" w:space="0" w:color="auto"/>
            <w:right w:val="none" w:sz="0" w:space="0" w:color="auto"/>
          </w:divBdr>
        </w:div>
        <w:div w:id="1211840532">
          <w:marLeft w:val="1166"/>
          <w:marRight w:val="0"/>
          <w:marTop w:val="115"/>
          <w:marBottom w:val="0"/>
          <w:divBdr>
            <w:top w:val="none" w:sz="0" w:space="0" w:color="auto"/>
            <w:left w:val="none" w:sz="0" w:space="0" w:color="auto"/>
            <w:bottom w:val="none" w:sz="0" w:space="0" w:color="auto"/>
            <w:right w:val="none" w:sz="0" w:space="0" w:color="auto"/>
          </w:divBdr>
        </w:div>
        <w:div w:id="1475754431">
          <w:marLeft w:val="1166"/>
          <w:marRight w:val="0"/>
          <w:marTop w:val="115"/>
          <w:marBottom w:val="0"/>
          <w:divBdr>
            <w:top w:val="none" w:sz="0" w:space="0" w:color="auto"/>
            <w:left w:val="none" w:sz="0" w:space="0" w:color="auto"/>
            <w:bottom w:val="none" w:sz="0" w:space="0" w:color="auto"/>
            <w:right w:val="none" w:sz="0" w:space="0" w:color="auto"/>
          </w:divBdr>
        </w:div>
        <w:div w:id="1479953309">
          <w:marLeft w:val="547"/>
          <w:marRight w:val="0"/>
          <w:marTop w:val="134"/>
          <w:marBottom w:val="0"/>
          <w:divBdr>
            <w:top w:val="none" w:sz="0" w:space="0" w:color="auto"/>
            <w:left w:val="none" w:sz="0" w:space="0" w:color="auto"/>
            <w:bottom w:val="none" w:sz="0" w:space="0" w:color="auto"/>
            <w:right w:val="none" w:sz="0" w:space="0" w:color="auto"/>
          </w:divBdr>
        </w:div>
      </w:divsChild>
    </w:div>
    <w:div w:id="1410734924">
      <w:bodyDiv w:val="1"/>
      <w:marLeft w:val="0"/>
      <w:marRight w:val="0"/>
      <w:marTop w:val="0"/>
      <w:marBottom w:val="0"/>
      <w:divBdr>
        <w:top w:val="none" w:sz="0" w:space="0" w:color="auto"/>
        <w:left w:val="none" w:sz="0" w:space="0" w:color="auto"/>
        <w:bottom w:val="none" w:sz="0" w:space="0" w:color="auto"/>
        <w:right w:val="none" w:sz="0" w:space="0" w:color="auto"/>
      </w:divBdr>
    </w:div>
    <w:div w:id="1412242407">
      <w:bodyDiv w:val="1"/>
      <w:marLeft w:val="0"/>
      <w:marRight w:val="0"/>
      <w:marTop w:val="0"/>
      <w:marBottom w:val="0"/>
      <w:divBdr>
        <w:top w:val="none" w:sz="0" w:space="0" w:color="auto"/>
        <w:left w:val="none" w:sz="0" w:space="0" w:color="auto"/>
        <w:bottom w:val="none" w:sz="0" w:space="0" w:color="auto"/>
        <w:right w:val="none" w:sz="0" w:space="0" w:color="auto"/>
      </w:divBdr>
      <w:divsChild>
        <w:div w:id="186677793">
          <w:marLeft w:val="1800"/>
          <w:marRight w:val="0"/>
          <w:marTop w:val="140"/>
          <w:marBottom w:val="0"/>
          <w:divBdr>
            <w:top w:val="none" w:sz="0" w:space="0" w:color="auto"/>
            <w:left w:val="none" w:sz="0" w:space="0" w:color="auto"/>
            <w:bottom w:val="none" w:sz="0" w:space="0" w:color="auto"/>
            <w:right w:val="none" w:sz="0" w:space="0" w:color="auto"/>
          </w:divBdr>
        </w:div>
        <w:div w:id="333802355">
          <w:marLeft w:val="1800"/>
          <w:marRight w:val="0"/>
          <w:marTop w:val="140"/>
          <w:marBottom w:val="0"/>
          <w:divBdr>
            <w:top w:val="none" w:sz="0" w:space="0" w:color="auto"/>
            <w:left w:val="none" w:sz="0" w:space="0" w:color="auto"/>
            <w:bottom w:val="none" w:sz="0" w:space="0" w:color="auto"/>
            <w:right w:val="none" w:sz="0" w:space="0" w:color="auto"/>
          </w:divBdr>
        </w:div>
        <w:div w:id="576868892">
          <w:marLeft w:val="1800"/>
          <w:marRight w:val="0"/>
          <w:marTop w:val="140"/>
          <w:marBottom w:val="0"/>
          <w:divBdr>
            <w:top w:val="none" w:sz="0" w:space="0" w:color="auto"/>
            <w:left w:val="none" w:sz="0" w:space="0" w:color="auto"/>
            <w:bottom w:val="none" w:sz="0" w:space="0" w:color="auto"/>
            <w:right w:val="none" w:sz="0" w:space="0" w:color="auto"/>
          </w:divBdr>
        </w:div>
        <w:div w:id="760760271">
          <w:marLeft w:val="1166"/>
          <w:marRight w:val="0"/>
          <w:marTop w:val="140"/>
          <w:marBottom w:val="0"/>
          <w:divBdr>
            <w:top w:val="none" w:sz="0" w:space="0" w:color="auto"/>
            <w:left w:val="none" w:sz="0" w:space="0" w:color="auto"/>
            <w:bottom w:val="none" w:sz="0" w:space="0" w:color="auto"/>
            <w:right w:val="none" w:sz="0" w:space="0" w:color="auto"/>
          </w:divBdr>
        </w:div>
        <w:div w:id="859048495">
          <w:marLeft w:val="1166"/>
          <w:marRight w:val="0"/>
          <w:marTop w:val="140"/>
          <w:marBottom w:val="0"/>
          <w:divBdr>
            <w:top w:val="none" w:sz="0" w:space="0" w:color="auto"/>
            <w:left w:val="none" w:sz="0" w:space="0" w:color="auto"/>
            <w:bottom w:val="none" w:sz="0" w:space="0" w:color="auto"/>
            <w:right w:val="none" w:sz="0" w:space="0" w:color="auto"/>
          </w:divBdr>
        </w:div>
        <w:div w:id="1238051085">
          <w:marLeft w:val="1800"/>
          <w:marRight w:val="0"/>
          <w:marTop w:val="140"/>
          <w:marBottom w:val="0"/>
          <w:divBdr>
            <w:top w:val="none" w:sz="0" w:space="0" w:color="auto"/>
            <w:left w:val="none" w:sz="0" w:space="0" w:color="auto"/>
            <w:bottom w:val="none" w:sz="0" w:space="0" w:color="auto"/>
            <w:right w:val="none" w:sz="0" w:space="0" w:color="auto"/>
          </w:divBdr>
        </w:div>
        <w:div w:id="1849905050">
          <w:marLeft w:val="547"/>
          <w:marRight w:val="0"/>
          <w:marTop w:val="140"/>
          <w:marBottom w:val="0"/>
          <w:divBdr>
            <w:top w:val="none" w:sz="0" w:space="0" w:color="auto"/>
            <w:left w:val="none" w:sz="0" w:space="0" w:color="auto"/>
            <w:bottom w:val="none" w:sz="0" w:space="0" w:color="auto"/>
            <w:right w:val="none" w:sz="0" w:space="0" w:color="auto"/>
          </w:divBdr>
        </w:div>
      </w:divsChild>
    </w:div>
    <w:div w:id="1412434313">
      <w:bodyDiv w:val="1"/>
      <w:marLeft w:val="0"/>
      <w:marRight w:val="0"/>
      <w:marTop w:val="0"/>
      <w:marBottom w:val="0"/>
      <w:divBdr>
        <w:top w:val="none" w:sz="0" w:space="0" w:color="auto"/>
        <w:left w:val="none" w:sz="0" w:space="0" w:color="auto"/>
        <w:bottom w:val="none" w:sz="0" w:space="0" w:color="auto"/>
        <w:right w:val="none" w:sz="0" w:space="0" w:color="auto"/>
      </w:divBdr>
    </w:div>
    <w:div w:id="1412463870">
      <w:bodyDiv w:val="1"/>
      <w:marLeft w:val="0"/>
      <w:marRight w:val="0"/>
      <w:marTop w:val="0"/>
      <w:marBottom w:val="0"/>
      <w:divBdr>
        <w:top w:val="none" w:sz="0" w:space="0" w:color="auto"/>
        <w:left w:val="none" w:sz="0" w:space="0" w:color="auto"/>
        <w:bottom w:val="none" w:sz="0" w:space="0" w:color="auto"/>
        <w:right w:val="none" w:sz="0" w:space="0" w:color="auto"/>
      </w:divBdr>
    </w:div>
    <w:div w:id="1413314967">
      <w:bodyDiv w:val="1"/>
      <w:marLeft w:val="0"/>
      <w:marRight w:val="0"/>
      <w:marTop w:val="0"/>
      <w:marBottom w:val="0"/>
      <w:divBdr>
        <w:top w:val="none" w:sz="0" w:space="0" w:color="auto"/>
        <w:left w:val="none" w:sz="0" w:space="0" w:color="auto"/>
        <w:bottom w:val="none" w:sz="0" w:space="0" w:color="auto"/>
        <w:right w:val="none" w:sz="0" w:space="0" w:color="auto"/>
      </w:divBdr>
    </w:div>
    <w:div w:id="1414162557">
      <w:bodyDiv w:val="1"/>
      <w:marLeft w:val="0"/>
      <w:marRight w:val="0"/>
      <w:marTop w:val="0"/>
      <w:marBottom w:val="0"/>
      <w:divBdr>
        <w:top w:val="none" w:sz="0" w:space="0" w:color="auto"/>
        <w:left w:val="none" w:sz="0" w:space="0" w:color="auto"/>
        <w:bottom w:val="none" w:sz="0" w:space="0" w:color="auto"/>
        <w:right w:val="none" w:sz="0" w:space="0" w:color="auto"/>
      </w:divBdr>
    </w:div>
    <w:div w:id="1414279175">
      <w:bodyDiv w:val="1"/>
      <w:marLeft w:val="0"/>
      <w:marRight w:val="0"/>
      <w:marTop w:val="0"/>
      <w:marBottom w:val="0"/>
      <w:divBdr>
        <w:top w:val="none" w:sz="0" w:space="0" w:color="auto"/>
        <w:left w:val="none" w:sz="0" w:space="0" w:color="auto"/>
        <w:bottom w:val="none" w:sz="0" w:space="0" w:color="auto"/>
        <w:right w:val="none" w:sz="0" w:space="0" w:color="auto"/>
      </w:divBdr>
    </w:div>
    <w:div w:id="1414400959">
      <w:bodyDiv w:val="1"/>
      <w:marLeft w:val="0"/>
      <w:marRight w:val="0"/>
      <w:marTop w:val="0"/>
      <w:marBottom w:val="0"/>
      <w:divBdr>
        <w:top w:val="none" w:sz="0" w:space="0" w:color="auto"/>
        <w:left w:val="none" w:sz="0" w:space="0" w:color="auto"/>
        <w:bottom w:val="none" w:sz="0" w:space="0" w:color="auto"/>
        <w:right w:val="none" w:sz="0" w:space="0" w:color="auto"/>
      </w:divBdr>
    </w:div>
    <w:div w:id="1414426953">
      <w:bodyDiv w:val="1"/>
      <w:marLeft w:val="0"/>
      <w:marRight w:val="0"/>
      <w:marTop w:val="0"/>
      <w:marBottom w:val="0"/>
      <w:divBdr>
        <w:top w:val="none" w:sz="0" w:space="0" w:color="auto"/>
        <w:left w:val="none" w:sz="0" w:space="0" w:color="auto"/>
        <w:bottom w:val="none" w:sz="0" w:space="0" w:color="auto"/>
        <w:right w:val="none" w:sz="0" w:space="0" w:color="auto"/>
      </w:divBdr>
      <w:divsChild>
        <w:div w:id="717245720">
          <w:marLeft w:val="0"/>
          <w:marRight w:val="0"/>
          <w:marTop w:val="96"/>
          <w:marBottom w:val="0"/>
          <w:divBdr>
            <w:top w:val="none" w:sz="0" w:space="0" w:color="auto"/>
            <w:left w:val="none" w:sz="0" w:space="0" w:color="auto"/>
            <w:bottom w:val="none" w:sz="0" w:space="0" w:color="auto"/>
            <w:right w:val="none" w:sz="0" w:space="0" w:color="auto"/>
          </w:divBdr>
        </w:div>
        <w:div w:id="1265385525">
          <w:marLeft w:val="720"/>
          <w:marRight w:val="0"/>
          <w:marTop w:val="96"/>
          <w:marBottom w:val="0"/>
          <w:divBdr>
            <w:top w:val="none" w:sz="0" w:space="0" w:color="auto"/>
            <w:left w:val="none" w:sz="0" w:space="0" w:color="auto"/>
            <w:bottom w:val="none" w:sz="0" w:space="0" w:color="auto"/>
            <w:right w:val="none" w:sz="0" w:space="0" w:color="auto"/>
          </w:divBdr>
        </w:div>
      </w:divsChild>
    </w:div>
    <w:div w:id="1414469945">
      <w:bodyDiv w:val="1"/>
      <w:marLeft w:val="0"/>
      <w:marRight w:val="0"/>
      <w:marTop w:val="0"/>
      <w:marBottom w:val="0"/>
      <w:divBdr>
        <w:top w:val="none" w:sz="0" w:space="0" w:color="auto"/>
        <w:left w:val="none" w:sz="0" w:space="0" w:color="auto"/>
        <w:bottom w:val="none" w:sz="0" w:space="0" w:color="auto"/>
        <w:right w:val="none" w:sz="0" w:space="0" w:color="auto"/>
      </w:divBdr>
    </w:div>
    <w:div w:id="1415010613">
      <w:bodyDiv w:val="1"/>
      <w:marLeft w:val="0"/>
      <w:marRight w:val="0"/>
      <w:marTop w:val="0"/>
      <w:marBottom w:val="0"/>
      <w:divBdr>
        <w:top w:val="none" w:sz="0" w:space="0" w:color="auto"/>
        <w:left w:val="none" w:sz="0" w:space="0" w:color="auto"/>
        <w:bottom w:val="none" w:sz="0" w:space="0" w:color="auto"/>
        <w:right w:val="none" w:sz="0" w:space="0" w:color="auto"/>
      </w:divBdr>
    </w:div>
    <w:div w:id="1415081866">
      <w:bodyDiv w:val="1"/>
      <w:marLeft w:val="0"/>
      <w:marRight w:val="0"/>
      <w:marTop w:val="0"/>
      <w:marBottom w:val="0"/>
      <w:divBdr>
        <w:top w:val="none" w:sz="0" w:space="0" w:color="auto"/>
        <w:left w:val="none" w:sz="0" w:space="0" w:color="auto"/>
        <w:bottom w:val="none" w:sz="0" w:space="0" w:color="auto"/>
        <w:right w:val="none" w:sz="0" w:space="0" w:color="auto"/>
      </w:divBdr>
    </w:div>
    <w:div w:id="1415783073">
      <w:bodyDiv w:val="1"/>
      <w:marLeft w:val="0"/>
      <w:marRight w:val="0"/>
      <w:marTop w:val="0"/>
      <w:marBottom w:val="0"/>
      <w:divBdr>
        <w:top w:val="none" w:sz="0" w:space="0" w:color="auto"/>
        <w:left w:val="none" w:sz="0" w:space="0" w:color="auto"/>
        <w:bottom w:val="none" w:sz="0" w:space="0" w:color="auto"/>
        <w:right w:val="none" w:sz="0" w:space="0" w:color="auto"/>
      </w:divBdr>
      <w:divsChild>
        <w:div w:id="115486208">
          <w:marLeft w:val="1800"/>
          <w:marRight w:val="0"/>
          <w:marTop w:val="96"/>
          <w:marBottom w:val="0"/>
          <w:divBdr>
            <w:top w:val="none" w:sz="0" w:space="0" w:color="auto"/>
            <w:left w:val="none" w:sz="0" w:space="0" w:color="auto"/>
            <w:bottom w:val="none" w:sz="0" w:space="0" w:color="auto"/>
            <w:right w:val="none" w:sz="0" w:space="0" w:color="auto"/>
          </w:divBdr>
        </w:div>
        <w:div w:id="121657321">
          <w:marLeft w:val="1800"/>
          <w:marRight w:val="0"/>
          <w:marTop w:val="96"/>
          <w:marBottom w:val="0"/>
          <w:divBdr>
            <w:top w:val="none" w:sz="0" w:space="0" w:color="auto"/>
            <w:left w:val="none" w:sz="0" w:space="0" w:color="auto"/>
            <w:bottom w:val="none" w:sz="0" w:space="0" w:color="auto"/>
            <w:right w:val="none" w:sz="0" w:space="0" w:color="auto"/>
          </w:divBdr>
        </w:div>
        <w:div w:id="168328858">
          <w:marLeft w:val="1800"/>
          <w:marRight w:val="0"/>
          <w:marTop w:val="96"/>
          <w:marBottom w:val="0"/>
          <w:divBdr>
            <w:top w:val="none" w:sz="0" w:space="0" w:color="auto"/>
            <w:left w:val="none" w:sz="0" w:space="0" w:color="auto"/>
            <w:bottom w:val="none" w:sz="0" w:space="0" w:color="auto"/>
            <w:right w:val="none" w:sz="0" w:space="0" w:color="auto"/>
          </w:divBdr>
        </w:div>
        <w:div w:id="222761979">
          <w:marLeft w:val="1166"/>
          <w:marRight w:val="0"/>
          <w:marTop w:val="106"/>
          <w:marBottom w:val="0"/>
          <w:divBdr>
            <w:top w:val="none" w:sz="0" w:space="0" w:color="auto"/>
            <w:left w:val="none" w:sz="0" w:space="0" w:color="auto"/>
            <w:bottom w:val="none" w:sz="0" w:space="0" w:color="auto"/>
            <w:right w:val="none" w:sz="0" w:space="0" w:color="auto"/>
          </w:divBdr>
        </w:div>
        <w:div w:id="465515511">
          <w:marLeft w:val="1800"/>
          <w:marRight w:val="0"/>
          <w:marTop w:val="96"/>
          <w:marBottom w:val="0"/>
          <w:divBdr>
            <w:top w:val="none" w:sz="0" w:space="0" w:color="auto"/>
            <w:left w:val="none" w:sz="0" w:space="0" w:color="auto"/>
            <w:bottom w:val="none" w:sz="0" w:space="0" w:color="auto"/>
            <w:right w:val="none" w:sz="0" w:space="0" w:color="auto"/>
          </w:divBdr>
        </w:div>
        <w:div w:id="532041446">
          <w:marLeft w:val="1800"/>
          <w:marRight w:val="0"/>
          <w:marTop w:val="96"/>
          <w:marBottom w:val="0"/>
          <w:divBdr>
            <w:top w:val="none" w:sz="0" w:space="0" w:color="auto"/>
            <w:left w:val="none" w:sz="0" w:space="0" w:color="auto"/>
            <w:bottom w:val="none" w:sz="0" w:space="0" w:color="auto"/>
            <w:right w:val="none" w:sz="0" w:space="0" w:color="auto"/>
          </w:divBdr>
        </w:div>
        <w:div w:id="733624588">
          <w:marLeft w:val="1166"/>
          <w:marRight w:val="0"/>
          <w:marTop w:val="106"/>
          <w:marBottom w:val="0"/>
          <w:divBdr>
            <w:top w:val="none" w:sz="0" w:space="0" w:color="auto"/>
            <w:left w:val="none" w:sz="0" w:space="0" w:color="auto"/>
            <w:bottom w:val="none" w:sz="0" w:space="0" w:color="auto"/>
            <w:right w:val="none" w:sz="0" w:space="0" w:color="auto"/>
          </w:divBdr>
        </w:div>
        <w:div w:id="1290549023">
          <w:marLeft w:val="1800"/>
          <w:marRight w:val="0"/>
          <w:marTop w:val="96"/>
          <w:marBottom w:val="0"/>
          <w:divBdr>
            <w:top w:val="none" w:sz="0" w:space="0" w:color="auto"/>
            <w:left w:val="none" w:sz="0" w:space="0" w:color="auto"/>
            <w:bottom w:val="none" w:sz="0" w:space="0" w:color="auto"/>
            <w:right w:val="none" w:sz="0" w:space="0" w:color="auto"/>
          </w:divBdr>
        </w:div>
        <w:div w:id="1330404915">
          <w:marLeft w:val="1800"/>
          <w:marRight w:val="0"/>
          <w:marTop w:val="96"/>
          <w:marBottom w:val="0"/>
          <w:divBdr>
            <w:top w:val="none" w:sz="0" w:space="0" w:color="auto"/>
            <w:left w:val="none" w:sz="0" w:space="0" w:color="auto"/>
            <w:bottom w:val="none" w:sz="0" w:space="0" w:color="auto"/>
            <w:right w:val="none" w:sz="0" w:space="0" w:color="auto"/>
          </w:divBdr>
        </w:div>
        <w:div w:id="1423261524">
          <w:marLeft w:val="547"/>
          <w:marRight w:val="0"/>
          <w:marTop w:val="0"/>
          <w:marBottom w:val="0"/>
          <w:divBdr>
            <w:top w:val="none" w:sz="0" w:space="0" w:color="auto"/>
            <w:left w:val="none" w:sz="0" w:space="0" w:color="auto"/>
            <w:bottom w:val="none" w:sz="0" w:space="0" w:color="auto"/>
            <w:right w:val="none" w:sz="0" w:space="0" w:color="auto"/>
          </w:divBdr>
        </w:div>
        <w:div w:id="1492939643">
          <w:marLeft w:val="1166"/>
          <w:marRight w:val="0"/>
          <w:marTop w:val="106"/>
          <w:marBottom w:val="0"/>
          <w:divBdr>
            <w:top w:val="none" w:sz="0" w:space="0" w:color="auto"/>
            <w:left w:val="none" w:sz="0" w:space="0" w:color="auto"/>
            <w:bottom w:val="none" w:sz="0" w:space="0" w:color="auto"/>
            <w:right w:val="none" w:sz="0" w:space="0" w:color="auto"/>
          </w:divBdr>
        </w:div>
        <w:div w:id="1992563377">
          <w:marLeft w:val="1166"/>
          <w:marRight w:val="0"/>
          <w:marTop w:val="106"/>
          <w:marBottom w:val="0"/>
          <w:divBdr>
            <w:top w:val="none" w:sz="0" w:space="0" w:color="auto"/>
            <w:left w:val="none" w:sz="0" w:space="0" w:color="auto"/>
            <w:bottom w:val="none" w:sz="0" w:space="0" w:color="auto"/>
            <w:right w:val="none" w:sz="0" w:space="0" w:color="auto"/>
          </w:divBdr>
        </w:div>
      </w:divsChild>
    </w:div>
    <w:div w:id="1416321903">
      <w:bodyDiv w:val="1"/>
      <w:marLeft w:val="0"/>
      <w:marRight w:val="0"/>
      <w:marTop w:val="0"/>
      <w:marBottom w:val="0"/>
      <w:divBdr>
        <w:top w:val="none" w:sz="0" w:space="0" w:color="auto"/>
        <w:left w:val="none" w:sz="0" w:space="0" w:color="auto"/>
        <w:bottom w:val="none" w:sz="0" w:space="0" w:color="auto"/>
        <w:right w:val="none" w:sz="0" w:space="0" w:color="auto"/>
      </w:divBdr>
    </w:div>
    <w:div w:id="1417167623">
      <w:bodyDiv w:val="1"/>
      <w:marLeft w:val="0"/>
      <w:marRight w:val="0"/>
      <w:marTop w:val="0"/>
      <w:marBottom w:val="0"/>
      <w:divBdr>
        <w:top w:val="none" w:sz="0" w:space="0" w:color="auto"/>
        <w:left w:val="none" w:sz="0" w:space="0" w:color="auto"/>
        <w:bottom w:val="none" w:sz="0" w:space="0" w:color="auto"/>
        <w:right w:val="none" w:sz="0" w:space="0" w:color="auto"/>
      </w:divBdr>
      <w:divsChild>
        <w:div w:id="774642085">
          <w:marLeft w:val="547"/>
          <w:marRight w:val="0"/>
          <w:marTop w:val="144"/>
          <w:marBottom w:val="0"/>
          <w:divBdr>
            <w:top w:val="none" w:sz="0" w:space="0" w:color="auto"/>
            <w:left w:val="none" w:sz="0" w:space="0" w:color="auto"/>
            <w:bottom w:val="none" w:sz="0" w:space="0" w:color="auto"/>
            <w:right w:val="none" w:sz="0" w:space="0" w:color="auto"/>
          </w:divBdr>
        </w:div>
        <w:div w:id="838229739">
          <w:marLeft w:val="1166"/>
          <w:marRight w:val="0"/>
          <w:marTop w:val="125"/>
          <w:marBottom w:val="0"/>
          <w:divBdr>
            <w:top w:val="none" w:sz="0" w:space="0" w:color="auto"/>
            <w:left w:val="none" w:sz="0" w:space="0" w:color="auto"/>
            <w:bottom w:val="none" w:sz="0" w:space="0" w:color="auto"/>
            <w:right w:val="none" w:sz="0" w:space="0" w:color="auto"/>
          </w:divBdr>
        </w:div>
        <w:div w:id="968902580">
          <w:marLeft w:val="547"/>
          <w:marRight w:val="0"/>
          <w:marTop w:val="144"/>
          <w:marBottom w:val="0"/>
          <w:divBdr>
            <w:top w:val="none" w:sz="0" w:space="0" w:color="auto"/>
            <w:left w:val="none" w:sz="0" w:space="0" w:color="auto"/>
            <w:bottom w:val="none" w:sz="0" w:space="0" w:color="auto"/>
            <w:right w:val="none" w:sz="0" w:space="0" w:color="auto"/>
          </w:divBdr>
        </w:div>
        <w:div w:id="1942300100">
          <w:marLeft w:val="1166"/>
          <w:marRight w:val="0"/>
          <w:marTop w:val="125"/>
          <w:marBottom w:val="0"/>
          <w:divBdr>
            <w:top w:val="none" w:sz="0" w:space="0" w:color="auto"/>
            <w:left w:val="none" w:sz="0" w:space="0" w:color="auto"/>
            <w:bottom w:val="none" w:sz="0" w:space="0" w:color="auto"/>
            <w:right w:val="none" w:sz="0" w:space="0" w:color="auto"/>
          </w:divBdr>
        </w:div>
      </w:divsChild>
    </w:div>
    <w:div w:id="1417676457">
      <w:bodyDiv w:val="1"/>
      <w:marLeft w:val="0"/>
      <w:marRight w:val="0"/>
      <w:marTop w:val="0"/>
      <w:marBottom w:val="0"/>
      <w:divBdr>
        <w:top w:val="none" w:sz="0" w:space="0" w:color="auto"/>
        <w:left w:val="none" w:sz="0" w:space="0" w:color="auto"/>
        <w:bottom w:val="none" w:sz="0" w:space="0" w:color="auto"/>
        <w:right w:val="none" w:sz="0" w:space="0" w:color="auto"/>
      </w:divBdr>
      <w:divsChild>
        <w:div w:id="504323691">
          <w:marLeft w:val="1166"/>
          <w:marRight w:val="0"/>
          <w:marTop w:val="115"/>
          <w:marBottom w:val="0"/>
          <w:divBdr>
            <w:top w:val="none" w:sz="0" w:space="0" w:color="auto"/>
            <w:left w:val="none" w:sz="0" w:space="0" w:color="auto"/>
            <w:bottom w:val="none" w:sz="0" w:space="0" w:color="auto"/>
            <w:right w:val="none" w:sz="0" w:space="0" w:color="auto"/>
          </w:divBdr>
        </w:div>
        <w:div w:id="934047289">
          <w:marLeft w:val="547"/>
          <w:marRight w:val="0"/>
          <w:marTop w:val="134"/>
          <w:marBottom w:val="0"/>
          <w:divBdr>
            <w:top w:val="none" w:sz="0" w:space="0" w:color="auto"/>
            <w:left w:val="none" w:sz="0" w:space="0" w:color="auto"/>
            <w:bottom w:val="none" w:sz="0" w:space="0" w:color="auto"/>
            <w:right w:val="none" w:sz="0" w:space="0" w:color="auto"/>
          </w:divBdr>
        </w:div>
        <w:div w:id="1099906815">
          <w:marLeft w:val="1166"/>
          <w:marRight w:val="0"/>
          <w:marTop w:val="115"/>
          <w:marBottom w:val="0"/>
          <w:divBdr>
            <w:top w:val="none" w:sz="0" w:space="0" w:color="auto"/>
            <w:left w:val="none" w:sz="0" w:space="0" w:color="auto"/>
            <w:bottom w:val="none" w:sz="0" w:space="0" w:color="auto"/>
            <w:right w:val="none" w:sz="0" w:space="0" w:color="auto"/>
          </w:divBdr>
        </w:div>
        <w:div w:id="1972514090">
          <w:marLeft w:val="1800"/>
          <w:marRight w:val="0"/>
          <w:marTop w:val="96"/>
          <w:marBottom w:val="0"/>
          <w:divBdr>
            <w:top w:val="none" w:sz="0" w:space="0" w:color="auto"/>
            <w:left w:val="none" w:sz="0" w:space="0" w:color="auto"/>
            <w:bottom w:val="none" w:sz="0" w:space="0" w:color="auto"/>
            <w:right w:val="none" w:sz="0" w:space="0" w:color="auto"/>
          </w:divBdr>
        </w:div>
        <w:div w:id="1978367724">
          <w:marLeft w:val="1166"/>
          <w:marRight w:val="0"/>
          <w:marTop w:val="115"/>
          <w:marBottom w:val="0"/>
          <w:divBdr>
            <w:top w:val="none" w:sz="0" w:space="0" w:color="auto"/>
            <w:left w:val="none" w:sz="0" w:space="0" w:color="auto"/>
            <w:bottom w:val="none" w:sz="0" w:space="0" w:color="auto"/>
            <w:right w:val="none" w:sz="0" w:space="0" w:color="auto"/>
          </w:divBdr>
        </w:div>
      </w:divsChild>
    </w:div>
    <w:div w:id="1418287994">
      <w:bodyDiv w:val="1"/>
      <w:marLeft w:val="0"/>
      <w:marRight w:val="0"/>
      <w:marTop w:val="0"/>
      <w:marBottom w:val="0"/>
      <w:divBdr>
        <w:top w:val="none" w:sz="0" w:space="0" w:color="auto"/>
        <w:left w:val="none" w:sz="0" w:space="0" w:color="auto"/>
        <w:bottom w:val="none" w:sz="0" w:space="0" w:color="auto"/>
        <w:right w:val="none" w:sz="0" w:space="0" w:color="auto"/>
      </w:divBdr>
    </w:div>
    <w:div w:id="1418332092">
      <w:bodyDiv w:val="1"/>
      <w:marLeft w:val="0"/>
      <w:marRight w:val="0"/>
      <w:marTop w:val="0"/>
      <w:marBottom w:val="0"/>
      <w:divBdr>
        <w:top w:val="none" w:sz="0" w:space="0" w:color="auto"/>
        <w:left w:val="none" w:sz="0" w:space="0" w:color="auto"/>
        <w:bottom w:val="none" w:sz="0" w:space="0" w:color="auto"/>
        <w:right w:val="none" w:sz="0" w:space="0" w:color="auto"/>
      </w:divBdr>
    </w:div>
    <w:div w:id="1418746779">
      <w:bodyDiv w:val="1"/>
      <w:marLeft w:val="0"/>
      <w:marRight w:val="0"/>
      <w:marTop w:val="0"/>
      <w:marBottom w:val="0"/>
      <w:divBdr>
        <w:top w:val="none" w:sz="0" w:space="0" w:color="auto"/>
        <w:left w:val="none" w:sz="0" w:space="0" w:color="auto"/>
        <w:bottom w:val="none" w:sz="0" w:space="0" w:color="auto"/>
        <w:right w:val="none" w:sz="0" w:space="0" w:color="auto"/>
      </w:divBdr>
      <w:divsChild>
        <w:div w:id="476607381">
          <w:marLeft w:val="1800"/>
          <w:marRight w:val="0"/>
          <w:marTop w:val="86"/>
          <w:marBottom w:val="0"/>
          <w:divBdr>
            <w:top w:val="none" w:sz="0" w:space="0" w:color="auto"/>
            <w:left w:val="none" w:sz="0" w:space="0" w:color="auto"/>
            <w:bottom w:val="none" w:sz="0" w:space="0" w:color="auto"/>
            <w:right w:val="none" w:sz="0" w:space="0" w:color="auto"/>
          </w:divBdr>
        </w:div>
        <w:div w:id="1680353041">
          <w:marLeft w:val="547"/>
          <w:marRight w:val="0"/>
          <w:marTop w:val="115"/>
          <w:marBottom w:val="0"/>
          <w:divBdr>
            <w:top w:val="none" w:sz="0" w:space="0" w:color="auto"/>
            <w:left w:val="none" w:sz="0" w:space="0" w:color="auto"/>
            <w:bottom w:val="none" w:sz="0" w:space="0" w:color="auto"/>
            <w:right w:val="none" w:sz="0" w:space="0" w:color="auto"/>
          </w:divBdr>
        </w:div>
        <w:div w:id="1988316777">
          <w:marLeft w:val="1166"/>
          <w:marRight w:val="0"/>
          <w:marTop w:val="96"/>
          <w:marBottom w:val="0"/>
          <w:divBdr>
            <w:top w:val="none" w:sz="0" w:space="0" w:color="auto"/>
            <w:left w:val="none" w:sz="0" w:space="0" w:color="auto"/>
            <w:bottom w:val="none" w:sz="0" w:space="0" w:color="auto"/>
            <w:right w:val="none" w:sz="0" w:space="0" w:color="auto"/>
          </w:divBdr>
        </w:div>
      </w:divsChild>
    </w:div>
    <w:div w:id="1420954309">
      <w:bodyDiv w:val="1"/>
      <w:marLeft w:val="0"/>
      <w:marRight w:val="0"/>
      <w:marTop w:val="0"/>
      <w:marBottom w:val="0"/>
      <w:divBdr>
        <w:top w:val="none" w:sz="0" w:space="0" w:color="auto"/>
        <w:left w:val="none" w:sz="0" w:space="0" w:color="auto"/>
        <w:bottom w:val="none" w:sz="0" w:space="0" w:color="auto"/>
        <w:right w:val="none" w:sz="0" w:space="0" w:color="auto"/>
      </w:divBdr>
    </w:div>
    <w:div w:id="1421177662">
      <w:bodyDiv w:val="1"/>
      <w:marLeft w:val="0"/>
      <w:marRight w:val="0"/>
      <w:marTop w:val="0"/>
      <w:marBottom w:val="0"/>
      <w:divBdr>
        <w:top w:val="none" w:sz="0" w:space="0" w:color="auto"/>
        <w:left w:val="none" w:sz="0" w:space="0" w:color="auto"/>
        <w:bottom w:val="none" w:sz="0" w:space="0" w:color="auto"/>
        <w:right w:val="none" w:sz="0" w:space="0" w:color="auto"/>
      </w:divBdr>
      <w:divsChild>
        <w:div w:id="171451944">
          <w:marLeft w:val="1166"/>
          <w:marRight w:val="0"/>
          <w:marTop w:val="96"/>
          <w:marBottom w:val="0"/>
          <w:divBdr>
            <w:top w:val="none" w:sz="0" w:space="0" w:color="auto"/>
            <w:left w:val="none" w:sz="0" w:space="0" w:color="auto"/>
            <w:bottom w:val="none" w:sz="0" w:space="0" w:color="auto"/>
            <w:right w:val="none" w:sz="0" w:space="0" w:color="auto"/>
          </w:divBdr>
        </w:div>
        <w:div w:id="266353208">
          <w:marLeft w:val="1800"/>
          <w:marRight w:val="0"/>
          <w:marTop w:val="91"/>
          <w:marBottom w:val="0"/>
          <w:divBdr>
            <w:top w:val="none" w:sz="0" w:space="0" w:color="auto"/>
            <w:left w:val="none" w:sz="0" w:space="0" w:color="auto"/>
            <w:bottom w:val="none" w:sz="0" w:space="0" w:color="auto"/>
            <w:right w:val="none" w:sz="0" w:space="0" w:color="auto"/>
          </w:divBdr>
        </w:div>
        <w:div w:id="312686466">
          <w:marLeft w:val="1166"/>
          <w:marRight w:val="0"/>
          <w:marTop w:val="96"/>
          <w:marBottom w:val="0"/>
          <w:divBdr>
            <w:top w:val="none" w:sz="0" w:space="0" w:color="auto"/>
            <w:left w:val="none" w:sz="0" w:space="0" w:color="auto"/>
            <w:bottom w:val="none" w:sz="0" w:space="0" w:color="auto"/>
            <w:right w:val="none" w:sz="0" w:space="0" w:color="auto"/>
          </w:divBdr>
        </w:div>
        <w:div w:id="662011089">
          <w:marLeft w:val="1800"/>
          <w:marRight w:val="0"/>
          <w:marTop w:val="91"/>
          <w:marBottom w:val="0"/>
          <w:divBdr>
            <w:top w:val="none" w:sz="0" w:space="0" w:color="auto"/>
            <w:left w:val="none" w:sz="0" w:space="0" w:color="auto"/>
            <w:bottom w:val="none" w:sz="0" w:space="0" w:color="auto"/>
            <w:right w:val="none" w:sz="0" w:space="0" w:color="auto"/>
          </w:divBdr>
        </w:div>
        <w:div w:id="886334862">
          <w:marLeft w:val="1800"/>
          <w:marRight w:val="0"/>
          <w:marTop w:val="91"/>
          <w:marBottom w:val="0"/>
          <w:divBdr>
            <w:top w:val="none" w:sz="0" w:space="0" w:color="auto"/>
            <w:left w:val="none" w:sz="0" w:space="0" w:color="auto"/>
            <w:bottom w:val="none" w:sz="0" w:space="0" w:color="auto"/>
            <w:right w:val="none" w:sz="0" w:space="0" w:color="auto"/>
          </w:divBdr>
        </w:div>
        <w:div w:id="954554947">
          <w:marLeft w:val="1166"/>
          <w:marRight w:val="0"/>
          <w:marTop w:val="96"/>
          <w:marBottom w:val="0"/>
          <w:divBdr>
            <w:top w:val="none" w:sz="0" w:space="0" w:color="auto"/>
            <w:left w:val="none" w:sz="0" w:space="0" w:color="auto"/>
            <w:bottom w:val="none" w:sz="0" w:space="0" w:color="auto"/>
            <w:right w:val="none" w:sz="0" w:space="0" w:color="auto"/>
          </w:divBdr>
        </w:div>
        <w:div w:id="1023940596">
          <w:marLeft w:val="1800"/>
          <w:marRight w:val="0"/>
          <w:marTop w:val="91"/>
          <w:marBottom w:val="0"/>
          <w:divBdr>
            <w:top w:val="none" w:sz="0" w:space="0" w:color="auto"/>
            <w:left w:val="none" w:sz="0" w:space="0" w:color="auto"/>
            <w:bottom w:val="none" w:sz="0" w:space="0" w:color="auto"/>
            <w:right w:val="none" w:sz="0" w:space="0" w:color="auto"/>
          </w:divBdr>
        </w:div>
        <w:div w:id="1488201773">
          <w:marLeft w:val="1166"/>
          <w:marRight w:val="0"/>
          <w:marTop w:val="96"/>
          <w:marBottom w:val="0"/>
          <w:divBdr>
            <w:top w:val="none" w:sz="0" w:space="0" w:color="auto"/>
            <w:left w:val="none" w:sz="0" w:space="0" w:color="auto"/>
            <w:bottom w:val="none" w:sz="0" w:space="0" w:color="auto"/>
            <w:right w:val="none" w:sz="0" w:space="0" w:color="auto"/>
          </w:divBdr>
        </w:div>
        <w:div w:id="2039547041">
          <w:marLeft w:val="547"/>
          <w:marRight w:val="0"/>
          <w:marTop w:val="115"/>
          <w:marBottom w:val="0"/>
          <w:divBdr>
            <w:top w:val="none" w:sz="0" w:space="0" w:color="auto"/>
            <w:left w:val="none" w:sz="0" w:space="0" w:color="auto"/>
            <w:bottom w:val="none" w:sz="0" w:space="0" w:color="auto"/>
            <w:right w:val="none" w:sz="0" w:space="0" w:color="auto"/>
          </w:divBdr>
        </w:div>
      </w:divsChild>
    </w:div>
    <w:div w:id="1421484314">
      <w:bodyDiv w:val="1"/>
      <w:marLeft w:val="0"/>
      <w:marRight w:val="0"/>
      <w:marTop w:val="0"/>
      <w:marBottom w:val="0"/>
      <w:divBdr>
        <w:top w:val="none" w:sz="0" w:space="0" w:color="auto"/>
        <w:left w:val="none" w:sz="0" w:space="0" w:color="auto"/>
        <w:bottom w:val="none" w:sz="0" w:space="0" w:color="auto"/>
        <w:right w:val="none" w:sz="0" w:space="0" w:color="auto"/>
      </w:divBdr>
    </w:div>
    <w:div w:id="1421563475">
      <w:bodyDiv w:val="1"/>
      <w:marLeft w:val="0"/>
      <w:marRight w:val="0"/>
      <w:marTop w:val="0"/>
      <w:marBottom w:val="0"/>
      <w:divBdr>
        <w:top w:val="none" w:sz="0" w:space="0" w:color="auto"/>
        <w:left w:val="none" w:sz="0" w:space="0" w:color="auto"/>
        <w:bottom w:val="none" w:sz="0" w:space="0" w:color="auto"/>
        <w:right w:val="none" w:sz="0" w:space="0" w:color="auto"/>
      </w:divBdr>
      <w:divsChild>
        <w:div w:id="361980390">
          <w:marLeft w:val="1166"/>
          <w:marRight w:val="0"/>
          <w:marTop w:val="96"/>
          <w:marBottom w:val="0"/>
          <w:divBdr>
            <w:top w:val="none" w:sz="0" w:space="0" w:color="auto"/>
            <w:left w:val="none" w:sz="0" w:space="0" w:color="auto"/>
            <w:bottom w:val="none" w:sz="0" w:space="0" w:color="auto"/>
            <w:right w:val="none" w:sz="0" w:space="0" w:color="auto"/>
          </w:divBdr>
        </w:div>
        <w:div w:id="1582762347">
          <w:marLeft w:val="1800"/>
          <w:marRight w:val="0"/>
          <w:marTop w:val="86"/>
          <w:marBottom w:val="0"/>
          <w:divBdr>
            <w:top w:val="none" w:sz="0" w:space="0" w:color="auto"/>
            <w:left w:val="none" w:sz="0" w:space="0" w:color="auto"/>
            <w:bottom w:val="none" w:sz="0" w:space="0" w:color="auto"/>
            <w:right w:val="none" w:sz="0" w:space="0" w:color="auto"/>
          </w:divBdr>
        </w:div>
        <w:div w:id="1745255098">
          <w:marLeft w:val="2520"/>
          <w:marRight w:val="0"/>
          <w:marTop w:val="77"/>
          <w:marBottom w:val="0"/>
          <w:divBdr>
            <w:top w:val="none" w:sz="0" w:space="0" w:color="auto"/>
            <w:left w:val="none" w:sz="0" w:space="0" w:color="auto"/>
            <w:bottom w:val="none" w:sz="0" w:space="0" w:color="auto"/>
            <w:right w:val="none" w:sz="0" w:space="0" w:color="auto"/>
          </w:divBdr>
        </w:div>
        <w:div w:id="1760903107">
          <w:marLeft w:val="2520"/>
          <w:marRight w:val="0"/>
          <w:marTop w:val="77"/>
          <w:marBottom w:val="0"/>
          <w:divBdr>
            <w:top w:val="none" w:sz="0" w:space="0" w:color="auto"/>
            <w:left w:val="none" w:sz="0" w:space="0" w:color="auto"/>
            <w:bottom w:val="none" w:sz="0" w:space="0" w:color="auto"/>
            <w:right w:val="none" w:sz="0" w:space="0" w:color="auto"/>
          </w:divBdr>
        </w:div>
        <w:div w:id="2008895246">
          <w:marLeft w:val="547"/>
          <w:marRight w:val="0"/>
          <w:marTop w:val="115"/>
          <w:marBottom w:val="0"/>
          <w:divBdr>
            <w:top w:val="none" w:sz="0" w:space="0" w:color="auto"/>
            <w:left w:val="none" w:sz="0" w:space="0" w:color="auto"/>
            <w:bottom w:val="none" w:sz="0" w:space="0" w:color="auto"/>
            <w:right w:val="none" w:sz="0" w:space="0" w:color="auto"/>
          </w:divBdr>
        </w:div>
      </w:divsChild>
    </w:div>
    <w:div w:id="1422068983">
      <w:bodyDiv w:val="1"/>
      <w:marLeft w:val="0"/>
      <w:marRight w:val="0"/>
      <w:marTop w:val="0"/>
      <w:marBottom w:val="0"/>
      <w:divBdr>
        <w:top w:val="none" w:sz="0" w:space="0" w:color="auto"/>
        <w:left w:val="none" w:sz="0" w:space="0" w:color="auto"/>
        <w:bottom w:val="none" w:sz="0" w:space="0" w:color="auto"/>
        <w:right w:val="none" w:sz="0" w:space="0" w:color="auto"/>
      </w:divBdr>
      <w:divsChild>
        <w:div w:id="117260437">
          <w:marLeft w:val="547"/>
          <w:marRight w:val="0"/>
          <w:marTop w:val="96"/>
          <w:marBottom w:val="0"/>
          <w:divBdr>
            <w:top w:val="none" w:sz="0" w:space="0" w:color="auto"/>
            <w:left w:val="none" w:sz="0" w:space="0" w:color="auto"/>
            <w:bottom w:val="none" w:sz="0" w:space="0" w:color="auto"/>
            <w:right w:val="none" w:sz="0" w:space="0" w:color="auto"/>
          </w:divBdr>
        </w:div>
        <w:div w:id="234366758">
          <w:marLeft w:val="547"/>
          <w:marRight w:val="0"/>
          <w:marTop w:val="96"/>
          <w:marBottom w:val="0"/>
          <w:divBdr>
            <w:top w:val="none" w:sz="0" w:space="0" w:color="auto"/>
            <w:left w:val="none" w:sz="0" w:space="0" w:color="auto"/>
            <w:bottom w:val="none" w:sz="0" w:space="0" w:color="auto"/>
            <w:right w:val="none" w:sz="0" w:space="0" w:color="auto"/>
          </w:divBdr>
        </w:div>
        <w:div w:id="948008585">
          <w:marLeft w:val="547"/>
          <w:marRight w:val="0"/>
          <w:marTop w:val="96"/>
          <w:marBottom w:val="0"/>
          <w:divBdr>
            <w:top w:val="none" w:sz="0" w:space="0" w:color="auto"/>
            <w:left w:val="none" w:sz="0" w:space="0" w:color="auto"/>
            <w:bottom w:val="none" w:sz="0" w:space="0" w:color="auto"/>
            <w:right w:val="none" w:sz="0" w:space="0" w:color="auto"/>
          </w:divBdr>
        </w:div>
        <w:div w:id="1347975713">
          <w:marLeft w:val="547"/>
          <w:marRight w:val="0"/>
          <w:marTop w:val="96"/>
          <w:marBottom w:val="0"/>
          <w:divBdr>
            <w:top w:val="none" w:sz="0" w:space="0" w:color="auto"/>
            <w:left w:val="none" w:sz="0" w:space="0" w:color="auto"/>
            <w:bottom w:val="none" w:sz="0" w:space="0" w:color="auto"/>
            <w:right w:val="none" w:sz="0" w:space="0" w:color="auto"/>
          </w:divBdr>
        </w:div>
        <w:div w:id="1381243689">
          <w:marLeft w:val="547"/>
          <w:marRight w:val="0"/>
          <w:marTop w:val="96"/>
          <w:marBottom w:val="0"/>
          <w:divBdr>
            <w:top w:val="none" w:sz="0" w:space="0" w:color="auto"/>
            <w:left w:val="none" w:sz="0" w:space="0" w:color="auto"/>
            <w:bottom w:val="none" w:sz="0" w:space="0" w:color="auto"/>
            <w:right w:val="none" w:sz="0" w:space="0" w:color="auto"/>
          </w:divBdr>
        </w:div>
        <w:div w:id="1743597827">
          <w:marLeft w:val="1166"/>
          <w:marRight w:val="0"/>
          <w:marTop w:val="86"/>
          <w:marBottom w:val="0"/>
          <w:divBdr>
            <w:top w:val="none" w:sz="0" w:space="0" w:color="auto"/>
            <w:left w:val="none" w:sz="0" w:space="0" w:color="auto"/>
            <w:bottom w:val="none" w:sz="0" w:space="0" w:color="auto"/>
            <w:right w:val="none" w:sz="0" w:space="0" w:color="auto"/>
          </w:divBdr>
        </w:div>
        <w:div w:id="1790082978">
          <w:marLeft w:val="547"/>
          <w:marRight w:val="0"/>
          <w:marTop w:val="96"/>
          <w:marBottom w:val="0"/>
          <w:divBdr>
            <w:top w:val="none" w:sz="0" w:space="0" w:color="auto"/>
            <w:left w:val="none" w:sz="0" w:space="0" w:color="auto"/>
            <w:bottom w:val="none" w:sz="0" w:space="0" w:color="auto"/>
            <w:right w:val="none" w:sz="0" w:space="0" w:color="auto"/>
          </w:divBdr>
        </w:div>
        <w:div w:id="2118333422">
          <w:marLeft w:val="547"/>
          <w:marRight w:val="0"/>
          <w:marTop w:val="96"/>
          <w:marBottom w:val="0"/>
          <w:divBdr>
            <w:top w:val="none" w:sz="0" w:space="0" w:color="auto"/>
            <w:left w:val="none" w:sz="0" w:space="0" w:color="auto"/>
            <w:bottom w:val="none" w:sz="0" w:space="0" w:color="auto"/>
            <w:right w:val="none" w:sz="0" w:space="0" w:color="auto"/>
          </w:divBdr>
        </w:div>
      </w:divsChild>
    </w:div>
    <w:div w:id="1422334654">
      <w:bodyDiv w:val="1"/>
      <w:marLeft w:val="0"/>
      <w:marRight w:val="0"/>
      <w:marTop w:val="0"/>
      <w:marBottom w:val="0"/>
      <w:divBdr>
        <w:top w:val="none" w:sz="0" w:space="0" w:color="auto"/>
        <w:left w:val="none" w:sz="0" w:space="0" w:color="auto"/>
        <w:bottom w:val="none" w:sz="0" w:space="0" w:color="auto"/>
        <w:right w:val="none" w:sz="0" w:space="0" w:color="auto"/>
      </w:divBdr>
      <w:divsChild>
        <w:div w:id="179660205">
          <w:marLeft w:val="1800"/>
          <w:marRight w:val="0"/>
          <w:marTop w:val="115"/>
          <w:marBottom w:val="0"/>
          <w:divBdr>
            <w:top w:val="none" w:sz="0" w:space="0" w:color="auto"/>
            <w:left w:val="none" w:sz="0" w:space="0" w:color="auto"/>
            <w:bottom w:val="none" w:sz="0" w:space="0" w:color="auto"/>
            <w:right w:val="none" w:sz="0" w:space="0" w:color="auto"/>
          </w:divBdr>
        </w:div>
        <w:div w:id="673605522">
          <w:marLeft w:val="547"/>
          <w:marRight w:val="0"/>
          <w:marTop w:val="154"/>
          <w:marBottom w:val="0"/>
          <w:divBdr>
            <w:top w:val="none" w:sz="0" w:space="0" w:color="auto"/>
            <w:left w:val="none" w:sz="0" w:space="0" w:color="auto"/>
            <w:bottom w:val="none" w:sz="0" w:space="0" w:color="auto"/>
            <w:right w:val="none" w:sz="0" w:space="0" w:color="auto"/>
          </w:divBdr>
        </w:div>
        <w:div w:id="839387923">
          <w:marLeft w:val="1166"/>
          <w:marRight w:val="0"/>
          <w:marTop w:val="134"/>
          <w:marBottom w:val="0"/>
          <w:divBdr>
            <w:top w:val="none" w:sz="0" w:space="0" w:color="auto"/>
            <w:left w:val="none" w:sz="0" w:space="0" w:color="auto"/>
            <w:bottom w:val="none" w:sz="0" w:space="0" w:color="auto"/>
            <w:right w:val="none" w:sz="0" w:space="0" w:color="auto"/>
          </w:divBdr>
        </w:div>
        <w:div w:id="1022711360">
          <w:marLeft w:val="1800"/>
          <w:marRight w:val="0"/>
          <w:marTop w:val="115"/>
          <w:marBottom w:val="0"/>
          <w:divBdr>
            <w:top w:val="none" w:sz="0" w:space="0" w:color="auto"/>
            <w:left w:val="none" w:sz="0" w:space="0" w:color="auto"/>
            <w:bottom w:val="none" w:sz="0" w:space="0" w:color="auto"/>
            <w:right w:val="none" w:sz="0" w:space="0" w:color="auto"/>
          </w:divBdr>
        </w:div>
        <w:div w:id="1642155039">
          <w:marLeft w:val="1800"/>
          <w:marRight w:val="0"/>
          <w:marTop w:val="115"/>
          <w:marBottom w:val="0"/>
          <w:divBdr>
            <w:top w:val="none" w:sz="0" w:space="0" w:color="auto"/>
            <w:left w:val="none" w:sz="0" w:space="0" w:color="auto"/>
            <w:bottom w:val="none" w:sz="0" w:space="0" w:color="auto"/>
            <w:right w:val="none" w:sz="0" w:space="0" w:color="auto"/>
          </w:divBdr>
        </w:div>
        <w:div w:id="2032800648">
          <w:marLeft w:val="1166"/>
          <w:marRight w:val="0"/>
          <w:marTop w:val="134"/>
          <w:marBottom w:val="0"/>
          <w:divBdr>
            <w:top w:val="none" w:sz="0" w:space="0" w:color="auto"/>
            <w:left w:val="none" w:sz="0" w:space="0" w:color="auto"/>
            <w:bottom w:val="none" w:sz="0" w:space="0" w:color="auto"/>
            <w:right w:val="none" w:sz="0" w:space="0" w:color="auto"/>
          </w:divBdr>
        </w:div>
        <w:div w:id="2073381383">
          <w:marLeft w:val="1800"/>
          <w:marRight w:val="0"/>
          <w:marTop w:val="115"/>
          <w:marBottom w:val="0"/>
          <w:divBdr>
            <w:top w:val="none" w:sz="0" w:space="0" w:color="auto"/>
            <w:left w:val="none" w:sz="0" w:space="0" w:color="auto"/>
            <w:bottom w:val="none" w:sz="0" w:space="0" w:color="auto"/>
            <w:right w:val="none" w:sz="0" w:space="0" w:color="auto"/>
          </w:divBdr>
        </w:div>
      </w:divsChild>
    </w:div>
    <w:div w:id="1422678300">
      <w:bodyDiv w:val="1"/>
      <w:marLeft w:val="0"/>
      <w:marRight w:val="0"/>
      <w:marTop w:val="0"/>
      <w:marBottom w:val="0"/>
      <w:divBdr>
        <w:top w:val="none" w:sz="0" w:space="0" w:color="auto"/>
        <w:left w:val="none" w:sz="0" w:space="0" w:color="auto"/>
        <w:bottom w:val="none" w:sz="0" w:space="0" w:color="auto"/>
        <w:right w:val="none" w:sz="0" w:space="0" w:color="auto"/>
      </w:divBdr>
      <w:divsChild>
        <w:div w:id="129591694">
          <w:marLeft w:val="547"/>
          <w:marRight w:val="0"/>
          <w:marTop w:val="115"/>
          <w:marBottom w:val="0"/>
          <w:divBdr>
            <w:top w:val="none" w:sz="0" w:space="0" w:color="auto"/>
            <w:left w:val="none" w:sz="0" w:space="0" w:color="auto"/>
            <w:bottom w:val="none" w:sz="0" w:space="0" w:color="auto"/>
            <w:right w:val="none" w:sz="0" w:space="0" w:color="auto"/>
          </w:divBdr>
        </w:div>
        <w:div w:id="1506893035">
          <w:marLeft w:val="547"/>
          <w:marRight w:val="0"/>
          <w:marTop w:val="115"/>
          <w:marBottom w:val="0"/>
          <w:divBdr>
            <w:top w:val="none" w:sz="0" w:space="0" w:color="auto"/>
            <w:left w:val="none" w:sz="0" w:space="0" w:color="auto"/>
            <w:bottom w:val="none" w:sz="0" w:space="0" w:color="auto"/>
            <w:right w:val="none" w:sz="0" w:space="0" w:color="auto"/>
          </w:divBdr>
        </w:div>
      </w:divsChild>
    </w:div>
    <w:div w:id="1423332160">
      <w:bodyDiv w:val="1"/>
      <w:marLeft w:val="0"/>
      <w:marRight w:val="0"/>
      <w:marTop w:val="0"/>
      <w:marBottom w:val="0"/>
      <w:divBdr>
        <w:top w:val="none" w:sz="0" w:space="0" w:color="auto"/>
        <w:left w:val="none" w:sz="0" w:space="0" w:color="auto"/>
        <w:bottom w:val="none" w:sz="0" w:space="0" w:color="auto"/>
        <w:right w:val="none" w:sz="0" w:space="0" w:color="auto"/>
      </w:divBdr>
    </w:div>
    <w:div w:id="1423726027">
      <w:bodyDiv w:val="1"/>
      <w:marLeft w:val="0"/>
      <w:marRight w:val="0"/>
      <w:marTop w:val="0"/>
      <w:marBottom w:val="0"/>
      <w:divBdr>
        <w:top w:val="none" w:sz="0" w:space="0" w:color="auto"/>
        <w:left w:val="none" w:sz="0" w:space="0" w:color="auto"/>
        <w:bottom w:val="none" w:sz="0" w:space="0" w:color="auto"/>
        <w:right w:val="none" w:sz="0" w:space="0" w:color="auto"/>
      </w:divBdr>
    </w:div>
    <w:div w:id="1425146860">
      <w:bodyDiv w:val="1"/>
      <w:marLeft w:val="0"/>
      <w:marRight w:val="0"/>
      <w:marTop w:val="0"/>
      <w:marBottom w:val="0"/>
      <w:divBdr>
        <w:top w:val="none" w:sz="0" w:space="0" w:color="auto"/>
        <w:left w:val="none" w:sz="0" w:space="0" w:color="auto"/>
        <w:bottom w:val="none" w:sz="0" w:space="0" w:color="auto"/>
        <w:right w:val="none" w:sz="0" w:space="0" w:color="auto"/>
      </w:divBdr>
    </w:div>
    <w:div w:id="1426027188">
      <w:bodyDiv w:val="1"/>
      <w:marLeft w:val="0"/>
      <w:marRight w:val="0"/>
      <w:marTop w:val="0"/>
      <w:marBottom w:val="0"/>
      <w:divBdr>
        <w:top w:val="none" w:sz="0" w:space="0" w:color="auto"/>
        <w:left w:val="none" w:sz="0" w:space="0" w:color="auto"/>
        <w:bottom w:val="none" w:sz="0" w:space="0" w:color="auto"/>
        <w:right w:val="none" w:sz="0" w:space="0" w:color="auto"/>
      </w:divBdr>
    </w:div>
    <w:div w:id="1426069514">
      <w:bodyDiv w:val="1"/>
      <w:marLeft w:val="0"/>
      <w:marRight w:val="0"/>
      <w:marTop w:val="0"/>
      <w:marBottom w:val="0"/>
      <w:divBdr>
        <w:top w:val="none" w:sz="0" w:space="0" w:color="auto"/>
        <w:left w:val="none" w:sz="0" w:space="0" w:color="auto"/>
        <w:bottom w:val="none" w:sz="0" w:space="0" w:color="auto"/>
        <w:right w:val="none" w:sz="0" w:space="0" w:color="auto"/>
      </w:divBdr>
    </w:div>
    <w:div w:id="1426537903">
      <w:bodyDiv w:val="1"/>
      <w:marLeft w:val="0"/>
      <w:marRight w:val="0"/>
      <w:marTop w:val="0"/>
      <w:marBottom w:val="0"/>
      <w:divBdr>
        <w:top w:val="none" w:sz="0" w:space="0" w:color="auto"/>
        <w:left w:val="none" w:sz="0" w:space="0" w:color="auto"/>
        <w:bottom w:val="none" w:sz="0" w:space="0" w:color="auto"/>
        <w:right w:val="none" w:sz="0" w:space="0" w:color="auto"/>
      </w:divBdr>
    </w:div>
    <w:div w:id="1426994527">
      <w:bodyDiv w:val="1"/>
      <w:marLeft w:val="0"/>
      <w:marRight w:val="0"/>
      <w:marTop w:val="0"/>
      <w:marBottom w:val="0"/>
      <w:divBdr>
        <w:top w:val="none" w:sz="0" w:space="0" w:color="auto"/>
        <w:left w:val="none" w:sz="0" w:space="0" w:color="auto"/>
        <w:bottom w:val="none" w:sz="0" w:space="0" w:color="auto"/>
        <w:right w:val="none" w:sz="0" w:space="0" w:color="auto"/>
      </w:divBdr>
    </w:div>
    <w:div w:id="1427579004">
      <w:bodyDiv w:val="1"/>
      <w:marLeft w:val="0"/>
      <w:marRight w:val="0"/>
      <w:marTop w:val="0"/>
      <w:marBottom w:val="0"/>
      <w:divBdr>
        <w:top w:val="none" w:sz="0" w:space="0" w:color="auto"/>
        <w:left w:val="none" w:sz="0" w:space="0" w:color="auto"/>
        <w:bottom w:val="none" w:sz="0" w:space="0" w:color="auto"/>
        <w:right w:val="none" w:sz="0" w:space="0" w:color="auto"/>
      </w:divBdr>
    </w:div>
    <w:div w:id="1429038978">
      <w:bodyDiv w:val="1"/>
      <w:marLeft w:val="0"/>
      <w:marRight w:val="0"/>
      <w:marTop w:val="0"/>
      <w:marBottom w:val="0"/>
      <w:divBdr>
        <w:top w:val="none" w:sz="0" w:space="0" w:color="auto"/>
        <w:left w:val="none" w:sz="0" w:space="0" w:color="auto"/>
        <w:bottom w:val="none" w:sz="0" w:space="0" w:color="auto"/>
        <w:right w:val="none" w:sz="0" w:space="0" w:color="auto"/>
      </w:divBdr>
    </w:div>
    <w:div w:id="1431582667">
      <w:bodyDiv w:val="1"/>
      <w:marLeft w:val="0"/>
      <w:marRight w:val="0"/>
      <w:marTop w:val="0"/>
      <w:marBottom w:val="0"/>
      <w:divBdr>
        <w:top w:val="none" w:sz="0" w:space="0" w:color="auto"/>
        <w:left w:val="none" w:sz="0" w:space="0" w:color="auto"/>
        <w:bottom w:val="none" w:sz="0" w:space="0" w:color="auto"/>
        <w:right w:val="none" w:sz="0" w:space="0" w:color="auto"/>
      </w:divBdr>
    </w:div>
    <w:div w:id="1431974533">
      <w:bodyDiv w:val="1"/>
      <w:marLeft w:val="0"/>
      <w:marRight w:val="0"/>
      <w:marTop w:val="0"/>
      <w:marBottom w:val="0"/>
      <w:divBdr>
        <w:top w:val="none" w:sz="0" w:space="0" w:color="auto"/>
        <w:left w:val="none" w:sz="0" w:space="0" w:color="auto"/>
        <w:bottom w:val="none" w:sz="0" w:space="0" w:color="auto"/>
        <w:right w:val="none" w:sz="0" w:space="0" w:color="auto"/>
      </w:divBdr>
    </w:div>
    <w:div w:id="1432239887">
      <w:bodyDiv w:val="1"/>
      <w:marLeft w:val="0"/>
      <w:marRight w:val="0"/>
      <w:marTop w:val="0"/>
      <w:marBottom w:val="0"/>
      <w:divBdr>
        <w:top w:val="none" w:sz="0" w:space="0" w:color="auto"/>
        <w:left w:val="none" w:sz="0" w:space="0" w:color="auto"/>
        <w:bottom w:val="none" w:sz="0" w:space="0" w:color="auto"/>
        <w:right w:val="none" w:sz="0" w:space="0" w:color="auto"/>
      </w:divBdr>
    </w:div>
    <w:div w:id="1433167056">
      <w:bodyDiv w:val="1"/>
      <w:marLeft w:val="0"/>
      <w:marRight w:val="0"/>
      <w:marTop w:val="0"/>
      <w:marBottom w:val="0"/>
      <w:divBdr>
        <w:top w:val="none" w:sz="0" w:space="0" w:color="auto"/>
        <w:left w:val="none" w:sz="0" w:space="0" w:color="auto"/>
        <w:bottom w:val="none" w:sz="0" w:space="0" w:color="auto"/>
        <w:right w:val="none" w:sz="0" w:space="0" w:color="auto"/>
      </w:divBdr>
    </w:div>
    <w:div w:id="1433696336">
      <w:bodyDiv w:val="1"/>
      <w:marLeft w:val="0"/>
      <w:marRight w:val="0"/>
      <w:marTop w:val="0"/>
      <w:marBottom w:val="0"/>
      <w:divBdr>
        <w:top w:val="none" w:sz="0" w:space="0" w:color="auto"/>
        <w:left w:val="none" w:sz="0" w:space="0" w:color="auto"/>
        <w:bottom w:val="none" w:sz="0" w:space="0" w:color="auto"/>
        <w:right w:val="none" w:sz="0" w:space="0" w:color="auto"/>
      </w:divBdr>
    </w:div>
    <w:div w:id="1434786227">
      <w:bodyDiv w:val="1"/>
      <w:marLeft w:val="0"/>
      <w:marRight w:val="0"/>
      <w:marTop w:val="0"/>
      <w:marBottom w:val="0"/>
      <w:divBdr>
        <w:top w:val="none" w:sz="0" w:space="0" w:color="auto"/>
        <w:left w:val="none" w:sz="0" w:space="0" w:color="auto"/>
        <w:bottom w:val="none" w:sz="0" w:space="0" w:color="auto"/>
        <w:right w:val="none" w:sz="0" w:space="0" w:color="auto"/>
      </w:divBdr>
      <w:divsChild>
        <w:div w:id="1610971090">
          <w:marLeft w:val="0"/>
          <w:marRight w:val="0"/>
          <w:marTop w:val="0"/>
          <w:marBottom w:val="0"/>
          <w:divBdr>
            <w:top w:val="none" w:sz="0" w:space="0" w:color="auto"/>
            <w:left w:val="none" w:sz="0" w:space="0" w:color="auto"/>
            <w:bottom w:val="none" w:sz="0" w:space="0" w:color="auto"/>
            <w:right w:val="none" w:sz="0" w:space="0" w:color="auto"/>
          </w:divBdr>
          <w:divsChild>
            <w:div w:id="789401311">
              <w:marLeft w:val="0"/>
              <w:marRight w:val="0"/>
              <w:marTop w:val="0"/>
              <w:marBottom w:val="0"/>
              <w:divBdr>
                <w:top w:val="none" w:sz="0" w:space="0" w:color="auto"/>
                <w:left w:val="none" w:sz="0" w:space="0" w:color="auto"/>
                <w:bottom w:val="none" w:sz="0" w:space="0" w:color="auto"/>
                <w:right w:val="none" w:sz="0" w:space="0" w:color="auto"/>
              </w:divBdr>
            </w:div>
            <w:div w:id="1066879942">
              <w:marLeft w:val="0"/>
              <w:marRight w:val="0"/>
              <w:marTop w:val="0"/>
              <w:marBottom w:val="0"/>
              <w:divBdr>
                <w:top w:val="none" w:sz="0" w:space="0" w:color="auto"/>
                <w:left w:val="none" w:sz="0" w:space="0" w:color="auto"/>
                <w:bottom w:val="none" w:sz="0" w:space="0" w:color="auto"/>
                <w:right w:val="none" w:sz="0" w:space="0" w:color="auto"/>
              </w:divBdr>
            </w:div>
            <w:div w:id="1179739855">
              <w:marLeft w:val="0"/>
              <w:marRight w:val="0"/>
              <w:marTop w:val="0"/>
              <w:marBottom w:val="0"/>
              <w:divBdr>
                <w:top w:val="none" w:sz="0" w:space="0" w:color="auto"/>
                <w:left w:val="none" w:sz="0" w:space="0" w:color="auto"/>
                <w:bottom w:val="none" w:sz="0" w:space="0" w:color="auto"/>
                <w:right w:val="none" w:sz="0" w:space="0" w:color="auto"/>
              </w:divBdr>
            </w:div>
            <w:div w:id="1284532029">
              <w:marLeft w:val="0"/>
              <w:marRight w:val="0"/>
              <w:marTop w:val="0"/>
              <w:marBottom w:val="0"/>
              <w:divBdr>
                <w:top w:val="none" w:sz="0" w:space="0" w:color="auto"/>
                <w:left w:val="none" w:sz="0" w:space="0" w:color="auto"/>
                <w:bottom w:val="none" w:sz="0" w:space="0" w:color="auto"/>
                <w:right w:val="none" w:sz="0" w:space="0" w:color="auto"/>
              </w:divBdr>
            </w:div>
            <w:div w:id="202316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86818">
      <w:bodyDiv w:val="1"/>
      <w:marLeft w:val="0"/>
      <w:marRight w:val="0"/>
      <w:marTop w:val="0"/>
      <w:marBottom w:val="0"/>
      <w:divBdr>
        <w:top w:val="none" w:sz="0" w:space="0" w:color="auto"/>
        <w:left w:val="none" w:sz="0" w:space="0" w:color="auto"/>
        <w:bottom w:val="none" w:sz="0" w:space="0" w:color="auto"/>
        <w:right w:val="none" w:sz="0" w:space="0" w:color="auto"/>
      </w:divBdr>
    </w:div>
    <w:div w:id="1435132228">
      <w:bodyDiv w:val="1"/>
      <w:marLeft w:val="0"/>
      <w:marRight w:val="0"/>
      <w:marTop w:val="0"/>
      <w:marBottom w:val="0"/>
      <w:divBdr>
        <w:top w:val="none" w:sz="0" w:space="0" w:color="auto"/>
        <w:left w:val="none" w:sz="0" w:space="0" w:color="auto"/>
        <w:bottom w:val="none" w:sz="0" w:space="0" w:color="auto"/>
        <w:right w:val="none" w:sz="0" w:space="0" w:color="auto"/>
      </w:divBdr>
    </w:div>
    <w:div w:id="1436169971">
      <w:bodyDiv w:val="1"/>
      <w:marLeft w:val="0"/>
      <w:marRight w:val="0"/>
      <w:marTop w:val="0"/>
      <w:marBottom w:val="0"/>
      <w:divBdr>
        <w:top w:val="none" w:sz="0" w:space="0" w:color="auto"/>
        <w:left w:val="none" w:sz="0" w:space="0" w:color="auto"/>
        <w:bottom w:val="none" w:sz="0" w:space="0" w:color="auto"/>
        <w:right w:val="none" w:sz="0" w:space="0" w:color="auto"/>
      </w:divBdr>
    </w:div>
    <w:div w:id="1436292923">
      <w:bodyDiv w:val="1"/>
      <w:marLeft w:val="0"/>
      <w:marRight w:val="0"/>
      <w:marTop w:val="0"/>
      <w:marBottom w:val="0"/>
      <w:divBdr>
        <w:top w:val="none" w:sz="0" w:space="0" w:color="auto"/>
        <w:left w:val="none" w:sz="0" w:space="0" w:color="auto"/>
        <w:bottom w:val="none" w:sz="0" w:space="0" w:color="auto"/>
        <w:right w:val="none" w:sz="0" w:space="0" w:color="auto"/>
      </w:divBdr>
    </w:div>
    <w:div w:id="1436558261">
      <w:bodyDiv w:val="1"/>
      <w:marLeft w:val="0"/>
      <w:marRight w:val="0"/>
      <w:marTop w:val="0"/>
      <w:marBottom w:val="0"/>
      <w:divBdr>
        <w:top w:val="none" w:sz="0" w:space="0" w:color="auto"/>
        <w:left w:val="none" w:sz="0" w:space="0" w:color="auto"/>
        <w:bottom w:val="none" w:sz="0" w:space="0" w:color="auto"/>
        <w:right w:val="none" w:sz="0" w:space="0" w:color="auto"/>
      </w:divBdr>
    </w:div>
    <w:div w:id="1436905560">
      <w:bodyDiv w:val="1"/>
      <w:marLeft w:val="0"/>
      <w:marRight w:val="0"/>
      <w:marTop w:val="0"/>
      <w:marBottom w:val="0"/>
      <w:divBdr>
        <w:top w:val="none" w:sz="0" w:space="0" w:color="auto"/>
        <w:left w:val="none" w:sz="0" w:space="0" w:color="auto"/>
        <w:bottom w:val="none" w:sz="0" w:space="0" w:color="auto"/>
        <w:right w:val="none" w:sz="0" w:space="0" w:color="auto"/>
      </w:divBdr>
    </w:div>
    <w:div w:id="1438526358">
      <w:bodyDiv w:val="1"/>
      <w:marLeft w:val="0"/>
      <w:marRight w:val="0"/>
      <w:marTop w:val="0"/>
      <w:marBottom w:val="0"/>
      <w:divBdr>
        <w:top w:val="none" w:sz="0" w:space="0" w:color="auto"/>
        <w:left w:val="none" w:sz="0" w:space="0" w:color="auto"/>
        <w:bottom w:val="none" w:sz="0" w:space="0" w:color="auto"/>
        <w:right w:val="none" w:sz="0" w:space="0" w:color="auto"/>
      </w:divBdr>
    </w:div>
    <w:div w:id="1439256528">
      <w:bodyDiv w:val="1"/>
      <w:marLeft w:val="0"/>
      <w:marRight w:val="0"/>
      <w:marTop w:val="0"/>
      <w:marBottom w:val="0"/>
      <w:divBdr>
        <w:top w:val="none" w:sz="0" w:space="0" w:color="auto"/>
        <w:left w:val="none" w:sz="0" w:space="0" w:color="auto"/>
        <w:bottom w:val="none" w:sz="0" w:space="0" w:color="auto"/>
        <w:right w:val="none" w:sz="0" w:space="0" w:color="auto"/>
      </w:divBdr>
    </w:div>
    <w:div w:id="1439328101">
      <w:bodyDiv w:val="1"/>
      <w:marLeft w:val="0"/>
      <w:marRight w:val="0"/>
      <w:marTop w:val="0"/>
      <w:marBottom w:val="0"/>
      <w:divBdr>
        <w:top w:val="none" w:sz="0" w:space="0" w:color="auto"/>
        <w:left w:val="none" w:sz="0" w:space="0" w:color="auto"/>
        <w:bottom w:val="none" w:sz="0" w:space="0" w:color="auto"/>
        <w:right w:val="none" w:sz="0" w:space="0" w:color="auto"/>
      </w:divBdr>
      <w:divsChild>
        <w:div w:id="412705742">
          <w:marLeft w:val="1800"/>
          <w:marRight w:val="0"/>
          <w:marTop w:val="86"/>
          <w:marBottom w:val="0"/>
          <w:divBdr>
            <w:top w:val="none" w:sz="0" w:space="0" w:color="auto"/>
            <w:left w:val="none" w:sz="0" w:space="0" w:color="auto"/>
            <w:bottom w:val="none" w:sz="0" w:space="0" w:color="auto"/>
            <w:right w:val="none" w:sz="0" w:space="0" w:color="auto"/>
          </w:divBdr>
        </w:div>
        <w:div w:id="550505658">
          <w:marLeft w:val="1166"/>
          <w:marRight w:val="0"/>
          <w:marTop w:val="96"/>
          <w:marBottom w:val="0"/>
          <w:divBdr>
            <w:top w:val="none" w:sz="0" w:space="0" w:color="auto"/>
            <w:left w:val="none" w:sz="0" w:space="0" w:color="auto"/>
            <w:bottom w:val="none" w:sz="0" w:space="0" w:color="auto"/>
            <w:right w:val="none" w:sz="0" w:space="0" w:color="auto"/>
          </w:divBdr>
        </w:div>
        <w:div w:id="551308209">
          <w:marLeft w:val="1800"/>
          <w:marRight w:val="0"/>
          <w:marTop w:val="86"/>
          <w:marBottom w:val="0"/>
          <w:divBdr>
            <w:top w:val="none" w:sz="0" w:space="0" w:color="auto"/>
            <w:left w:val="none" w:sz="0" w:space="0" w:color="auto"/>
            <w:bottom w:val="none" w:sz="0" w:space="0" w:color="auto"/>
            <w:right w:val="none" w:sz="0" w:space="0" w:color="auto"/>
          </w:divBdr>
        </w:div>
        <w:div w:id="1221014049">
          <w:marLeft w:val="1166"/>
          <w:marRight w:val="0"/>
          <w:marTop w:val="96"/>
          <w:marBottom w:val="0"/>
          <w:divBdr>
            <w:top w:val="none" w:sz="0" w:space="0" w:color="auto"/>
            <w:left w:val="none" w:sz="0" w:space="0" w:color="auto"/>
            <w:bottom w:val="none" w:sz="0" w:space="0" w:color="auto"/>
            <w:right w:val="none" w:sz="0" w:space="0" w:color="auto"/>
          </w:divBdr>
        </w:div>
        <w:div w:id="1648511093">
          <w:marLeft w:val="1800"/>
          <w:marRight w:val="0"/>
          <w:marTop w:val="86"/>
          <w:marBottom w:val="0"/>
          <w:divBdr>
            <w:top w:val="none" w:sz="0" w:space="0" w:color="auto"/>
            <w:left w:val="none" w:sz="0" w:space="0" w:color="auto"/>
            <w:bottom w:val="none" w:sz="0" w:space="0" w:color="auto"/>
            <w:right w:val="none" w:sz="0" w:space="0" w:color="auto"/>
          </w:divBdr>
        </w:div>
        <w:div w:id="1730494408">
          <w:marLeft w:val="547"/>
          <w:marRight w:val="0"/>
          <w:marTop w:val="115"/>
          <w:marBottom w:val="0"/>
          <w:divBdr>
            <w:top w:val="none" w:sz="0" w:space="0" w:color="auto"/>
            <w:left w:val="none" w:sz="0" w:space="0" w:color="auto"/>
            <w:bottom w:val="none" w:sz="0" w:space="0" w:color="auto"/>
            <w:right w:val="none" w:sz="0" w:space="0" w:color="auto"/>
          </w:divBdr>
        </w:div>
        <w:div w:id="1767967491">
          <w:marLeft w:val="1166"/>
          <w:marRight w:val="0"/>
          <w:marTop w:val="96"/>
          <w:marBottom w:val="0"/>
          <w:divBdr>
            <w:top w:val="none" w:sz="0" w:space="0" w:color="auto"/>
            <w:left w:val="none" w:sz="0" w:space="0" w:color="auto"/>
            <w:bottom w:val="none" w:sz="0" w:space="0" w:color="auto"/>
            <w:right w:val="none" w:sz="0" w:space="0" w:color="auto"/>
          </w:divBdr>
        </w:div>
      </w:divsChild>
    </w:div>
    <w:div w:id="1441949048">
      <w:bodyDiv w:val="1"/>
      <w:marLeft w:val="0"/>
      <w:marRight w:val="0"/>
      <w:marTop w:val="0"/>
      <w:marBottom w:val="0"/>
      <w:divBdr>
        <w:top w:val="none" w:sz="0" w:space="0" w:color="auto"/>
        <w:left w:val="none" w:sz="0" w:space="0" w:color="auto"/>
        <w:bottom w:val="none" w:sz="0" w:space="0" w:color="auto"/>
        <w:right w:val="none" w:sz="0" w:space="0" w:color="auto"/>
      </w:divBdr>
    </w:div>
    <w:div w:id="1442262065">
      <w:bodyDiv w:val="1"/>
      <w:marLeft w:val="0"/>
      <w:marRight w:val="0"/>
      <w:marTop w:val="0"/>
      <w:marBottom w:val="0"/>
      <w:divBdr>
        <w:top w:val="none" w:sz="0" w:space="0" w:color="auto"/>
        <w:left w:val="none" w:sz="0" w:space="0" w:color="auto"/>
        <w:bottom w:val="none" w:sz="0" w:space="0" w:color="auto"/>
        <w:right w:val="none" w:sz="0" w:space="0" w:color="auto"/>
      </w:divBdr>
    </w:div>
    <w:div w:id="1442796710">
      <w:bodyDiv w:val="1"/>
      <w:marLeft w:val="0"/>
      <w:marRight w:val="0"/>
      <w:marTop w:val="0"/>
      <w:marBottom w:val="0"/>
      <w:divBdr>
        <w:top w:val="none" w:sz="0" w:space="0" w:color="auto"/>
        <w:left w:val="none" w:sz="0" w:space="0" w:color="auto"/>
        <w:bottom w:val="none" w:sz="0" w:space="0" w:color="auto"/>
        <w:right w:val="none" w:sz="0" w:space="0" w:color="auto"/>
      </w:divBdr>
    </w:div>
    <w:div w:id="1443109699">
      <w:bodyDiv w:val="1"/>
      <w:marLeft w:val="0"/>
      <w:marRight w:val="0"/>
      <w:marTop w:val="0"/>
      <w:marBottom w:val="0"/>
      <w:divBdr>
        <w:top w:val="none" w:sz="0" w:space="0" w:color="auto"/>
        <w:left w:val="none" w:sz="0" w:space="0" w:color="auto"/>
        <w:bottom w:val="none" w:sz="0" w:space="0" w:color="auto"/>
        <w:right w:val="none" w:sz="0" w:space="0" w:color="auto"/>
      </w:divBdr>
    </w:div>
    <w:div w:id="1445926449">
      <w:bodyDiv w:val="1"/>
      <w:marLeft w:val="0"/>
      <w:marRight w:val="0"/>
      <w:marTop w:val="0"/>
      <w:marBottom w:val="0"/>
      <w:divBdr>
        <w:top w:val="none" w:sz="0" w:space="0" w:color="auto"/>
        <w:left w:val="none" w:sz="0" w:space="0" w:color="auto"/>
        <w:bottom w:val="none" w:sz="0" w:space="0" w:color="auto"/>
        <w:right w:val="none" w:sz="0" w:space="0" w:color="auto"/>
      </w:divBdr>
    </w:div>
    <w:div w:id="1446541113">
      <w:bodyDiv w:val="1"/>
      <w:marLeft w:val="0"/>
      <w:marRight w:val="0"/>
      <w:marTop w:val="0"/>
      <w:marBottom w:val="0"/>
      <w:divBdr>
        <w:top w:val="none" w:sz="0" w:space="0" w:color="auto"/>
        <w:left w:val="none" w:sz="0" w:space="0" w:color="auto"/>
        <w:bottom w:val="none" w:sz="0" w:space="0" w:color="auto"/>
        <w:right w:val="none" w:sz="0" w:space="0" w:color="auto"/>
      </w:divBdr>
    </w:div>
    <w:div w:id="1447313445">
      <w:bodyDiv w:val="1"/>
      <w:marLeft w:val="0"/>
      <w:marRight w:val="0"/>
      <w:marTop w:val="0"/>
      <w:marBottom w:val="0"/>
      <w:divBdr>
        <w:top w:val="none" w:sz="0" w:space="0" w:color="auto"/>
        <w:left w:val="none" w:sz="0" w:space="0" w:color="auto"/>
        <w:bottom w:val="none" w:sz="0" w:space="0" w:color="auto"/>
        <w:right w:val="none" w:sz="0" w:space="0" w:color="auto"/>
      </w:divBdr>
      <w:divsChild>
        <w:div w:id="245237474">
          <w:marLeft w:val="1800"/>
          <w:marRight w:val="0"/>
          <w:marTop w:val="115"/>
          <w:marBottom w:val="0"/>
          <w:divBdr>
            <w:top w:val="none" w:sz="0" w:space="0" w:color="auto"/>
            <w:left w:val="none" w:sz="0" w:space="0" w:color="auto"/>
            <w:bottom w:val="none" w:sz="0" w:space="0" w:color="auto"/>
            <w:right w:val="none" w:sz="0" w:space="0" w:color="auto"/>
          </w:divBdr>
        </w:div>
        <w:div w:id="730277777">
          <w:marLeft w:val="547"/>
          <w:marRight w:val="0"/>
          <w:marTop w:val="154"/>
          <w:marBottom w:val="0"/>
          <w:divBdr>
            <w:top w:val="none" w:sz="0" w:space="0" w:color="auto"/>
            <w:left w:val="none" w:sz="0" w:space="0" w:color="auto"/>
            <w:bottom w:val="none" w:sz="0" w:space="0" w:color="auto"/>
            <w:right w:val="none" w:sz="0" w:space="0" w:color="auto"/>
          </w:divBdr>
        </w:div>
        <w:div w:id="788208567">
          <w:marLeft w:val="547"/>
          <w:marRight w:val="0"/>
          <w:marTop w:val="154"/>
          <w:marBottom w:val="0"/>
          <w:divBdr>
            <w:top w:val="none" w:sz="0" w:space="0" w:color="auto"/>
            <w:left w:val="none" w:sz="0" w:space="0" w:color="auto"/>
            <w:bottom w:val="none" w:sz="0" w:space="0" w:color="auto"/>
            <w:right w:val="none" w:sz="0" w:space="0" w:color="auto"/>
          </w:divBdr>
        </w:div>
        <w:div w:id="1849980211">
          <w:marLeft w:val="1166"/>
          <w:marRight w:val="0"/>
          <w:marTop w:val="134"/>
          <w:marBottom w:val="0"/>
          <w:divBdr>
            <w:top w:val="none" w:sz="0" w:space="0" w:color="auto"/>
            <w:left w:val="none" w:sz="0" w:space="0" w:color="auto"/>
            <w:bottom w:val="none" w:sz="0" w:space="0" w:color="auto"/>
            <w:right w:val="none" w:sz="0" w:space="0" w:color="auto"/>
          </w:divBdr>
        </w:div>
        <w:div w:id="2142646621">
          <w:marLeft w:val="1166"/>
          <w:marRight w:val="0"/>
          <w:marTop w:val="134"/>
          <w:marBottom w:val="0"/>
          <w:divBdr>
            <w:top w:val="none" w:sz="0" w:space="0" w:color="auto"/>
            <w:left w:val="none" w:sz="0" w:space="0" w:color="auto"/>
            <w:bottom w:val="none" w:sz="0" w:space="0" w:color="auto"/>
            <w:right w:val="none" w:sz="0" w:space="0" w:color="auto"/>
          </w:divBdr>
        </w:div>
      </w:divsChild>
    </w:div>
    <w:div w:id="1448429106">
      <w:bodyDiv w:val="1"/>
      <w:marLeft w:val="0"/>
      <w:marRight w:val="0"/>
      <w:marTop w:val="0"/>
      <w:marBottom w:val="0"/>
      <w:divBdr>
        <w:top w:val="none" w:sz="0" w:space="0" w:color="auto"/>
        <w:left w:val="none" w:sz="0" w:space="0" w:color="auto"/>
        <w:bottom w:val="none" w:sz="0" w:space="0" w:color="auto"/>
        <w:right w:val="none" w:sz="0" w:space="0" w:color="auto"/>
      </w:divBdr>
      <w:divsChild>
        <w:div w:id="1752240852">
          <w:marLeft w:val="0"/>
          <w:marRight w:val="0"/>
          <w:marTop w:val="0"/>
          <w:marBottom w:val="0"/>
          <w:divBdr>
            <w:top w:val="none" w:sz="0" w:space="0" w:color="auto"/>
            <w:left w:val="none" w:sz="0" w:space="0" w:color="auto"/>
            <w:bottom w:val="none" w:sz="0" w:space="0" w:color="auto"/>
            <w:right w:val="none" w:sz="0" w:space="0" w:color="auto"/>
          </w:divBdr>
        </w:div>
      </w:divsChild>
    </w:div>
    <w:div w:id="1448503607">
      <w:bodyDiv w:val="1"/>
      <w:marLeft w:val="0"/>
      <w:marRight w:val="0"/>
      <w:marTop w:val="0"/>
      <w:marBottom w:val="0"/>
      <w:divBdr>
        <w:top w:val="none" w:sz="0" w:space="0" w:color="auto"/>
        <w:left w:val="none" w:sz="0" w:space="0" w:color="auto"/>
        <w:bottom w:val="none" w:sz="0" w:space="0" w:color="auto"/>
        <w:right w:val="none" w:sz="0" w:space="0" w:color="auto"/>
      </w:divBdr>
    </w:div>
    <w:div w:id="1448692573">
      <w:bodyDiv w:val="1"/>
      <w:marLeft w:val="0"/>
      <w:marRight w:val="0"/>
      <w:marTop w:val="0"/>
      <w:marBottom w:val="0"/>
      <w:divBdr>
        <w:top w:val="none" w:sz="0" w:space="0" w:color="auto"/>
        <w:left w:val="none" w:sz="0" w:space="0" w:color="auto"/>
        <w:bottom w:val="none" w:sz="0" w:space="0" w:color="auto"/>
        <w:right w:val="none" w:sz="0" w:space="0" w:color="auto"/>
      </w:divBdr>
      <w:divsChild>
        <w:div w:id="470562345">
          <w:marLeft w:val="1166"/>
          <w:marRight w:val="0"/>
          <w:marTop w:val="77"/>
          <w:marBottom w:val="0"/>
          <w:divBdr>
            <w:top w:val="none" w:sz="0" w:space="0" w:color="auto"/>
            <w:left w:val="none" w:sz="0" w:space="0" w:color="auto"/>
            <w:bottom w:val="none" w:sz="0" w:space="0" w:color="auto"/>
            <w:right w:val="none" w:sz="0" w:space="0" w:color="auto"/>
          </w:divBdr>
        </w:div>
        <w:div w:id="619995801">
          <w:marLeft w:val="547"/>
          <w:marRight w:val="0"/>
          <w:marTop w:val="96"/>
          <w:marBottom w:val="0"/>
          <w:divBdr>
            <w:top w:val="none" w:sz="0" w:space="0" w:color="auto"/>
            <w:left w:val="none" w:sz="0" w:space="0" w:color="auto"/>
            <w:bottom w:val="none" w:sz="0" w:space="0" w:color="auto"/>
            <w:right w:val="none" w:sz="0" w:space="0" w:color="auto"/>
          </w:divBdr>
        </w:div>
        <w:div w:id="764417635">
          <w:marLeft w:val="1166"/>
          <w:marRight w:val="0"/>
          <w:marTop w:val="77"/>
          <w:marBottom w:val="0"/>
          <w:divBdr>
            <w:top w:val="none" w:sz="0" w:space="0" w:color="auto"/>
            <w:left w:val="none" w:sz="0" w:space="0" w:color="auto"/>
            <w:bottom w:val="none" w:sz="0" w:space="0" w:color="auto"/>
            <w:right w:val="none" w:sz="0" w:space="0" w:color="auto"/>
          </w:divBdr>
        </w:div>
        <w:div w:id="852258385">
          <w:marLeft w:val="547"/>
          <w:marRight w:val="0"/>
          <w:marTop w:val="96"/>
          <w:marBottom w:val="0"/>
          <w:divBdr>
            <w:top w:val="none" w:sz="0" w:space="0" w:color="auto"/>
            <w:left w:val="none" w:sz="0" w:space="0" w:color="auto"/>
            <w:bottom w:val="none" w:sz="0" w:space="0" w:color="auto"/>
            <w:right w:val="none" w:sz="0" w:space="0" w:color="auto"/>
          </w:divBdr>
        </w:div>
        <w:div w:id="872881860">
          <w:marLeft w:val="1166"/>
          <w:marRight w:val="0"/>
          <w:marTop w:val="77"/>
          <w:marBottom w:val="0"/>
          <w:divBdr>
            <w:top w:val="none" w:sz="0" w:space="0" w:color="auto"/>
            <w:left w:val="none" w:sz="0" w:space="0" w:color="auto"/>
            <w:bottom w:val="none" w:sz="0" w:space="0" w:color="auto"/>
            <w:right w:val="none" w:sz="0" w:space="0" w:color="auto"/>
          </w:divBdr>
        </w:div>
        <w:div w:id="1174152340">
          <w:marLeft w:val="547"/>
          <w:marRight w:val="0"/>
          <w:marTop w:val="96"/>
          <w:marBottom w:val="0"/>
          <w:divBdr>
            <w:top w:val="none" w:sz="0" w:space="0" w:color="auto"/>
            <w:left w:val="none" w:sz="0" w:space="0" w:color="auto"/>
            <w:bottom w:val="none" w:sz="0" w:space="0" w:color="auto"/>
            <w:right w:val="none" w:sz="0" w:space="0" w:color="auto"/>
          </w:divBdr>
        </w:div>
        <w:div w:id="1323780048">
          <w:marLeft w:val="1166"/>
          <w:marRight w:val="0"/>
          <w:marTop w:val="77"/>
          <w:marBottom w:val="0"/>
          <w:divBdr>
            <w:top w:val="none" w:sz="0" w:space="0" w:color="auto"/>
            <w:left w:val="none" w:sz="0" w:space="0" w:color="auto"/>
            <w:bottom w:val="none" w:sz="0" w:space="0" w:color="auto"/>
            <w:right w:val="none" w:sz="0" w:space="0" w:color="auto"/>
          </w:divBdr>
        </w:div>
        <w:div w:id="1434472696">
          <w:marLeft w:val="1166"/>
          <w:marRight w:val="0"/>
          <w:marTop w:val="77"/>
          <w:marBottom w:val="0"/>
          <w:divBdr>
            <w:top w:val="none" w:sz="0" w:space="0" w:color="auto"/>
            <w:left w:val="none" w:sz="0" w:space="0" w:color="auto"/>
            <w:bottom w:val="none" w:sz="0" w:space="0" w:color="auto"/>
            <w:right w:val="none" w:sz="0" w:space="0" w:color="auto"/>
          </w:divBdr>
        </w:div>
      </w:divsChild>
    </w:div>
    <w:div w:id="1448742420">
      <w:bodyDiv w:val="1"/>
      <w:marLeft w:val="0"/>
      <w:marRight w:val="0"/>
      <w:marTop w:val="0"/>
      <w:marBottom w:val="0"/>
      <w:divBdr>
        <w:top w:val="none" w:sz="0" w:space="0" w:color="auto"/>
        <w:left w:val="none" w:sz="0" w:space="0" w:color="auto"/>
        <w:bottom w:val="none" w:sz="0" w:space="0" w:color="auto"/>
        <w:right w:val="none" w:sz="0" w:space="0" w:color="auto"/>
      </w:divBdr>
      <w:divsChild>
        <w:div w:id="213470182">
          <w:marLeft w:val="1800"/>
          <w:marRight w:val="0"/>
          <w:marTop w:val="77"/>
          <w:marBottom w:val="120"/>
          <w:divBdr>
            <w:top w:val="none" w:sz="0" w:space="0" w:color="auto"/>
            <w:left w:val="none" w:sz="0" w:space="0" w:color="auto"/>
            <w:bottom w:val="none" w:sz="0" w:space="0" w:color="auto"/>
            <w:right w:val="none" w:sz="0" w:space="0" w:color="auto"/>
          </w:divBdr>
        </w:div>
        <w:div w:id="366487969">
          <w:marLeft w:val="1166"/>
          <w:marRight w:val="0"/>
          <w:marTop w:val="96"/>
          <w:marBottom w:val="120"/>
          <w:divBdr>
            <w:top w:val="none" w:sz="0" w:space="0" w:color="auto"/>
            <w:left w:val="none" w:sz="0" w:space="0" w:color="auto"/>
            <w:bottom w:val="none" w:sz="0" w:space="0" w:color="auto"/>
            <w:right w:val="none" w:sz="0" w:space="0" w:color="auto"/>
          </w:divBdr>
        </w:div>
        <w:div w:id="415983754">
          <w:marLeft w:val="2520"/>
          <w:marRight w:val="0"/>
          <w:marTop w:val="77"/>
          <w:marBottom w:val="120"/>
          <w:divBdr>
            <w:top w:val="none" w:sz="0" w:space="0" w:color="auto"/>
            <w:left w:val="none" w:sz="0" w:space="0" w:color="auto"/>
            <w:bottom w:val="none" w:sz="0" w:space="0" w:color="auto"/>
            <w:right w:val="none" w:sz="0" w:space="0" w:color="auto"/>
          </w:divBdr>
        </w:div>
        <w:div w:id="436409555">
          <w:marLeft w:val="547"/>
          <w:marRight w:val="0"/>
          <w:marTop w:val="115"/>
          <w:marBottom w:val="120"/>
          <w:divBdr>
            <w:top w:val="none" w:sz="0" w:space="0" w:color="auto"/>
            <w:left w:val="none" w:sz="0" w:space="0" w:color="auto"/>
            <w:bottom w:val="none" w:sz="0" w:space="0" w:color="auto"/>
            <w:right w:val="none" w:sz="0" w:space="0" w:color="auto"/>
          </w:divBdr>
        </w:div>
        <w:div w:id="947199484">
          <w:marLeft w:val="1800"/>
          <w:marRight w:val="0"/>
          <w:marTop w:val="77"/>
          <w:marBottom w:val="120"/>
          <w:divBdr>
            <w:top w:val="none" w:sz="0" w:space="0" w:color="auto"/>
            <w:left w:val="none" w:sz="0" w:space="0" w:color="auto"/>
            <w:bottom w:val="none" w:sz="0" w:space="0" w:color="auto"/>
            <w:right w:val="none" w:sz="0" w:space="0" w:color="auto"/>
          </w:divBdr>
        </w:div>
        <w:div w:id="957033536">
          <w:marLeft w:val="1800"/>
          <w:marRight w:val="0"/>
          <w:marTop w:val="77"/>
          <w:marBottom w:val="120"/>
          <w:divBdr>
            <w:top w:val="none" w:sz="0" w:space="0" w:color="auto"/>
            <w:left w:val="none" w:sz="0" w:space="0" w:color="auto"/>
            <w:bottom w:val="none" w:sz="0" w:space="0" w:color="auto"/>
            <w:right w:val="none" w:sz="0" w:space="0" w:color="auto"/>
          </w:divBdr>
        </w:div>
        <w:div w:id="1077438892">
          <w:marLeft w:val="1166"/>
          <w:marRight w:val="0"/>
          <w:marTop w:val="96"/>
          <w:marBottom w:val="120"/>
          <w:divBdr>
            <w:top w:val="none" w:sz="0" w:space="0" w:color="auto"/>
            <w:left w:val="none" w:sz="0" w:space="0" w:color="auto"/>
            <w:bottom w:val="none" w:sz="0" w:space="0" w:color="auto"/>
            <w:right w:val="none" w:sz="0" w:space="0" w:color="auto"/>
          </w:divBdr>
        </w:div>
        <w:div w:id="1564482642">
          <w:marLeft w:val="1800"/>
          <w:marRight w:val="0"/>
          <w:marTop w:val="77"/>
          <w:marBottom w:val="120"/>
          <w:divBdr>
            <w:top w:val="none" w:sz="0" w:space="0" w:color="auto"/>
            <w:left w:val="none" w:sz="0" w:space="0" w:color="auto"/>
            <w:bottom w:val="none" w:sz="0" w:space="0" w:color="auto"/>
            <w:right w:val="none" w:sz="0" w:space="0" w:color="auto"/>
          </w:divBdr>
        </w:div>
        <w:div w:id="1648165326">
          <w:marLeft w:val="2520"/>
          <w:marRight w:val="0"/>
          <w:marTop w:val="77"/>
          <w:marBottom w:val="120"/>
          <w:divBdr>
            <w:top w:val="none" w:sz="0" w:space="0" w:color="auto"/>
            <w:left w:val="none" w:sz="0" w:space="0" w:color="auto"/>
            <w:bottom w:val="none" w:sz="0" w:space="0" w:color="auto"/>
            <w:right w:val="none" w:sz="0" w:space="0" w:color="auto"/>
          </w:divBdr>
        </w:div>
        <w:div w:id="1813518177">
          <w:marLeft w:val="2520"/>
          <w:marRight w:val="0"/>
          <w:marTop w:val="77"/>
          <w:marBottom w:val="120"/>
          <w:divBdr>
            <w:top w:val="none" w:sz="0" w:space="0" w:color="auto"/>
            <w:left w:val="none" w:sz="0" w:space="0" w:color="auto"/>
            <w:bottom w:val="none" w:sz="0" w:space="0" w:color="auto"/>
            <w:right w:val="none" w:sz="0" w:space="0" w:color="auto"/>
          </w:divBdr>
        </w:div>
        <w:div w:id="1979677831">
          <w:marLeft w:val="2520"/>
          <w:marRight w:val="0"/>
          <w:marTop w:val="77"/>
          <w:marBottom w:val="120"/>
          <w:divBdr>
            <w:top w:val="none" w:sz="0" w:space="0" w:color="auto"/>
            <w:left w:val="none" w:sz="0" w:space="0" w:color="auto"/>
            <w:bottom w:val="none" w:sz="0" w:space="0" w:color="auto"/>
            <w:right w:val="none" w:sz="0" w:space="0" w:color="auto"/>
          </w:divBdr>
        </w:div>
        <w:div w:id="2095584212">
          <w:marLeft w:val="2520"/>
          <w:marRight w:val="0"/>
          <w:marTop w:val="77"/>
          <w:marBottom w:val="120"/>
          <w:divBdr>
            <w:top w:val="none" w:sz="0" w:space="0" w:color="auto"/>
            <w:left w:val="none" w:sz="0" w:space="0" w:color="auto"/>
            <w:bottom w:val="none" w:sz="0" w:space="0" w:color="auto"/>
            <w:right w:val="none" w:sz="0" w:space="0" w:color="auto"/>
          </w:divBdr>
        </w:div>
      </w:divsChild>
    </w:div>
    <w:div w:id="1450663113">
      <w:bodyDiv w:val="1"/>
      <w:marLeft w:val="0"/>
      <w:marRight w:val="0"/>
      <w:marTop w:val="0"/>
      <w:marBottom w:val="0"/>
      <w:divBdr>
        <w:top w:val="none" w:sz="0" w:space="0" w:color="auto"/>
        <w:left w:val="none" w:sz="0" w:space="0" w:color="auto"/>
        <w:bottom w:val="none" w:sz="0" w:space="0" w:color="auto"/>
        <w:right w:val="none" w:sz="0" w:space="0" w:color="auto"/>
      </w:divBdr>
      <w:divsChild>
        <w:div w:id="191651889">
          <w:marLeft w:val="1800"/>
          <w:marRight w:val="0"/>
          <w:marTop w:val="96"/>
          <w:marBottom w:val="0"/>
          <w:divBdr>
            <w:top w:val="none" w:sz="0" w:space="0" w:color="auto"/>
            <w:left w:val="none" w:sz="0" w:space="0" w:color="auto"/>
            <w:bottom w:val="none" w:sz="0" w:space="0" w:color="auto"/>
            <w:right w:val="none" w:sz="0" w:space="0" w:color="auto"/>
          </w:divBdr>
        </w:div>
        <w:div w:id="875852999">
          <w:marLeft w:val="1800"/>
          <w:marRight w:val="0"/>
          <w:marTop w:val="96"/>
          <w:marBottom w:val="0"/>
          <w:divBdr>
            <w:top w:val="none" w:sz="0" w:space="0" w:color="auto"/>
            <w:left w:val="none" w:sz="0" w:space="0" w:color="auto"/>
            <w:bottom w:val="none" w:sz="0" w:space="0" w:color="auto"/>
            <w:right w:val="none" w:sz="0" w:space="0" w:color="auto"/>
          </w:divBdr>
        </w:div>
        <w:div w:id="990017248">
          <w:marLeft w:val="1800"/>
          <w:marRight w:val="0"/>
          <w:marTop w:val="96"/>
          <w:marBottom w:val="0"/>
          <w:divBdr>
            <w:top w:val="none" w:sz="0" w:space="0" w:color="auto"/>
            <w:left w:val="none" w:sz="0" w:space="0" w:color="auto"/>
            <w:bottom w:val="none" w:sz="0" w:space="0" w:color="auto"/>
            <w:right w:val="none" w:sz="0" w:space="0" w:color="auto"/>
          </w:divBdr>
        </w:div>
        <w:div w:id="1017775867">
          <w:marLeft w:val="1800"/>
          <w:marRight w:val="0"/>
          <w:marTop w:val="96"/>
          <w:marBottom w:val="0"/>
          <w:divBdr>
            <w:top w:val="none" w:sz="0" w:space="0" w:color="auto"/>
            <w:left w:val="none" w:sz="0" w:space="0" w:color="auto"/>
            <w:bottom w:val="none" w:sz="0" w:space="0" w:color="auto"/>
            <w:right w:val="none" w:sz="0" w:space="0" w:color="auto"/>
          </w:divBdr>
        </w:div>
        <w:div w:id="1110003176">
          <w:marLeft w:val="1800"/>
          <w:marRight w:val="0"/>
          <w:marTop w:val="96"/>
          <w:marBottom w:val="0"/>
          <w:divBdr>
            <w:top w:val="none" w:sz="0" w:space="0" w:color="auto"/>
            <w:left w:val="none" w:sz="0" w:space="0" w:color="auto"/>
            <w:bottom w:val="none" w:sz="0" w:space="0" w:color="auto"/>
            <w:right w:val="none" w:sz="0" w:space="0" w:color="auto"/>
          </w:divBdr>
        </w:div>
        <w:div w:id="1361977053">
          <w:marLeft w:val="547"/>
          <w:marRight w:val="0"/>
          <w:marTop w:val="0"/>
          <w:marBottom w:val="0"/>
          <w:divBdr>
            <w:top w:val="none" w:sz="0" w:space="0" w:color="auto"/>
            <w:left w:val="none" w:sz="0" w:space="0" w:color="auto"/>
            <w:bottom w:val="none" w:sz="0" w:space="0" w:color="auto"/>
            <w:right w:val="none" w:sz="0" w:space="0" w:color="auto"/>
          </w:divBdr>
        </w:div>
        <w:div w:id="1426878871">
          <w:marLeft w:val="1166"/>
          <w:marRight w:val="0"/>
          <w:marTop w:val="106"/>
          <w:marBottom w:val="0"/>
          <w:divBdr>
            <w:top w:val="none" w:sz="0" w:space="0" w:color="auto"/>
            <w:left w:val="none" w:sz="0" w:space="0" w:color="auto"/>
            <w:bottom w:val="none" w:sz="0" w:space="0" w:color="auto"/>
            <w:right w:val="none" w:sz="0" w:space="0" w:color="auto"/>
          </w:divBdr>
        </w:div>
        <w:div w:id="1450659882">
          <w:marLeft w:val="1166"/>
          <w:marRight w:val="0"/>
          <w:marTop w:val="106"/>
          <w:marBottom w:val="0"/>
          <w:divBdr>
            <w:top w:val="none" w:sz="0" w:space="0" w:color="auto"/>
            <w:left w:val="none" w:sz="0" w:space="0" w:color="auto"/>
            <w:bottom w:val="none" w:sz="0" w:space="0" w:color="auto"/>
            <w:right w:val="none" w:sz="0" w:space="0" w:color="auto"/>
          </w:divBdr>
        </w:div>
        <w:div w:id="1986427164">
          <w:marLeft w:val="1166"/>
          <w:marRight w:val="0"/>
          <w:marTop w:val="106"/>
          <w:marBottom w:val="0"/>
          <w:divBdr>
            <w:top w:val="none" w:sz="0" w:space="0" w:color="auto"/>
            <w:left w:val="none" w:sz="0" w:space="0" w:color="auto"/>
            <w:bottom w:val="none" w:sz="0" w:space="0" w:color="auto"/>
            <w:right w:val="none" w:sz="0" w:space="0" w:color="auto"/>
          </w:divBdr>
        </w:div>
        <w:div w:id="2056197241">
          <w:marLeft w:val="1166"/>
          <w:marRight w:val="0"/>
          <w:marTop w:val="106"/>
          <w:marBottom w:val="0"/>
          <w:divBdr>
            <w:top w:val="none" w:sz="0" w:space="0" w:color="auto"/>
            <w:left w:val="none" w:sz="0" w:space="0" w:color="auto"/>
            <w:bottom w:val="none" w:sz="0" w:space="0" w:color="auto"/>
            <w:right w:val="none" w:sz="0" w:space="0" w:color="auto"/>
          </w:divBdr>
        </w:div>
      </w:divsChild>
    </w:div>
    <w:div w:id="1450784257">
      <w:bodyDiv w:val="1"/>
      <w:marLeft w:val="0"/>
      <w:marRight w:val="0"/>
      <w:marTop w:val="0"/>
      <w:marBottom w:val="0"/>
      <w:divBdr>
        <w:top w:val="none" w:sz="0" w:space="0" w:color="auto"/>
        <w:left w:val="none" w:sz="0" w:space="0" w:color="auto"/>
        <w:bottom w:val="none" w:sz="0" w:space="0" w:color="auto"/>
        <w:right w:val="none" w:sz="0" w:space="0" w:color="auto"/>
      </w:divBdr>
    </w:div>
    <w:div w:id="1451313122">
      <w:bodyDiv w:val="1"/>
      <w:marLeft w:val="0"/>
      <w:marRight w:val="0"/>
      <w:marTop w:val="0"/>
      <w:marBottom w:val="0"/>
      <w:divBdr>
        <w:top w:val="none" w:sz="0" w:space="0" w:color="auto"/>
        <w:left w:val="none" w:sz="0" w:space="0" w:color="auto"/>
        <w:bottom w:val="none" w:sz="0" w:space="0" w:color="auto"/>
        <w:right w:val="none" w:sz="0" w:space="0" w:color="auto"/>
      </w:divBdr>
    </w:div>
    <w:div w:id="1452284430">
      <w:bodyDiv w:val="1"/>
      <w:marLeft w:val="0"/>
      <w:marRight w:val="0"/>
      <w:marTop w:val="0"/>
      <w:marBottom w:val="0"/>
      <w:divBdr>
        <w:top w:val="none" w:sz="0" w:space="0" w:color="auto"/>
        <w:left w:val="none" w:sz="0" w:space="0" w:color="auto"/>
        <w:bottom w:val="none" w:sz="0" w:space="0" w:color="auto"/>
        <w:right w:val="none" w:sz="0" w:space="0" w:color="auto"/>
      </w:divBdr>
    </w:div>
    <w:div w:id="1452633320">
      <w:bodyDiv w:val="1"/>
      <w:marLeft w:val="0"/>
      <w:marRight w:val="0"/>
      <w:marTop w:val="0"/>
      <w:marBottom w:val="0"/>
      <w:divBdr>
        <w:top w:val="none" w:sz="0" w:space="0" w:color="auto"/>
        <w:left w:val="none" w:sz="0" w:space="0" w:color="auto"/>
        <w:bottom w:val="none" w:sz="0" w:space="0" w:color="auto"/>
        <w:right w:val="none" w:sz="0" w:space="0" w:color="auto"/>
      </w:divBdr>
    </w:div>
    <w:div w:id="1453211650">
      <w:bodyDiv w:val="1"/>
      <w:marLeft w:val="0"/>
      <w:marRight w:val="0"/>
      <w:marTop w:val="0"/>
      <w:marBottom w:val="0"/>
      <w:divBdr>
        <w:top w:val="none" w:sz="0" w:space="0" w:color="auto"/>
        <w:left w:val="none" w:sz="0" w:space="0" w:color="auto"/>
        <w:bottom w:val="none" w:sz="0" w:space="0" w:color="auto"/>
        <w:right w:val="none" w:sz="0" w:space="0" w:color="auto"/>
      </w:divBdr>
    </w:div>
    <w:div w:id="1453284706">
      <w:bodyDiv w:val="1"/>
      <w:marLeft w:val="0"/>
      <w:marRight w:val="0"/>
      <w:marTop w:val="0"/>
      <w:marBottom w:val="0"/>
      <w:divBdr>
        <w:top w:val="none" w:sz="0" w:space="0" w:color="auto"/>
        <w:left w:val="none" w:sz="0" w:space="0" w:color="auto"/>
        <w:bottom w:val="none" w:sz="0" w:space="0" w:color="auto"/>
        <w:right w:val="none" w:sz="0" w:space="0" w:color="auto"/>
      </w:divBdr>
    </w:div>
    <w:div w:id="1453523732">
      <w:bodyDiv w:val="1"/>
      <w:marLeft w:val="0"/>
      <w:marRight w:val="0"/>
      <w:marTop w:val="0"/>
      <w:marBottom w:val="0"/>
      <w:divBdr>
        <w:top w:val="none" w:sz="0" w:space="0" w:color="auto"/>
        <w:left w:val="none" w:sz="0" w:space="0" w:color="auto"/>
        <w:bottom w:val="none" w:sz="0" w:space="0" w:color="auto"/>
        <w:right w:val="none" w:sz="0" w:space="0" w:color="auto"/>
      </w:divBdr>
      <w:divsChild>
        <w:div w:id="145324879">
          <w:marLeft w:val="1800"/>
          <w:marRight w:val="0"/>
          <w:marTop w:val="91"/>
          <w:marBottom w:val="0"/>
          <w:divBdr>
            <w:top w:val="none" w:sz="0" w:space="0" w:color="auto"/>
            <w:left w:val="none" w:sz="0" w:space="0" w:color="auto"/>
            <w:bottom w:val="none" w:sz="0" w:space="0" w:color="auto"/>
            <w:right w:val="none" w:sz="0" w:space="0" w:color="auto"/>
          </w:divBdr>
        </w:div>
        <w:div w:id="431121602">
          <w:marLeft w:val="547"/>
          <w:marRight w:val="0"/>
          <w:marTop w:val="125"/>
          <w:marBottom w:val="0"/>
          <w:divBdr>
            <w:top w:val="none" w:sz="0" w:space="0" w:color="auto"/>
            <w:left w:val="none" w:sz="0" w:space="0" w:color="auto"/>
            <w:bottom w:val="none" w:sz="0" w:space="0" w:color="auto"/>
            <w:right w:val="none" w:sz="0" w:space="0" w:color="auto"/>
          </w:divBdr>
        </w:div>
        <w:div w:id="502431111">
          <w:marLeft w:val="2520"/>
          <w:marRight w:val="0"/>
          <w:marTop w:val="77"/>
          <w:marBottom w:val="0"/>
          <w:divBdr>
            <w:top w:val="none" w:sz="0" w:space="0" w:color="auto"/>
            <w:left w:val="none" w:sz="0" w:space="0" w:color="auto"/>
            <w:bottom w:val="none" w:sz="0" w:space="0" w:color="auto"/>
            <w:right w:val="none" w:sz="0" w:space="0" w:color="auto"/>
          </w:divBdr>
        </w:div>
        <w:div w:id="1101219750">
          <w:marLeft w:val="1800"/>
          <w:marRight w:val="0"/>
          <w:marTop w:val="91"/>
          <w:marBottom w:val="0"/>
          <w:divBdr>
            <w:top w:val="none" w:sz="0" w:space="0" w:color="auto"/>
            <w:left w:val="none" w:sz="0" w:space="0" w:color="auto"/>
            <w:bottom w:val="none" w:sz="0" w:space="0" w:color="auto"/>
            <w:right w:val="none" w:sz="0" w:space="0" w:color="auto"/>
          </w:divBdr>
        </w:div>
        <w:div w:id="1425347737">
          <w:marLeft w:val="2520"/>
          <w:marRight w:val="0"/>
          <w:marTop w:val="82"/>
          <w:marBottom w:val="0"/>
          <w:divBdr>
            <w:top w:val="none" w:sz="0" w:space="0" w:color="auto"/>
            <w:left w:val="none" w:sz="0" w:space="0" w:color="auto"/>
            <w:bottom w:val="none" w:sz="0" w:space="0" w:color="auto"/>
            <w:right w:val="none" w:sz="0" w:space="0" w:color="auto"/>
          </w:divBdr>
        </w:div>
        <w:div w:id="1669868855">
          <w:marLeft w:val="1166"/>
          <w:marRight w:val="0"/>
          <w:marTop w:val="106"/>
          <w:marBottom w:val="0"/>
          <w:divBdr>
            <w:top w:val="none" w:sz="0" w:space="0" w:color="auto"/>
            <w:left w:val="none" w:sz="0" w:space="0" w:color="auto"/>
            <w:bottom w:val="none" w:sz="0" w:space="0" w:color="auto"/>
            <w:right w:val="none" w:sz="0" w:space="0" w:color="auto"/>
          </w:divBdr>
        </w:div>
        <w:div w:id="1854492496">
          <w:marLeft w:val="1800"/>
          <w:marRight w:val="0"/>
          <w:marTop w:val="91"/>
          <w:marBottom w:val="0"/>
          <w:divBdr>
            <w:top w:val="none" w:sz="0" w:space="0" w:color="auto"/>
            <w:left w:val="none" w:sz="0" w:space="0" w:color="auto"/>
            <w:bottom w:val="none" w:sz="0" w:space="0" w:color="auto"/>
            <w:right w:val="none" w:sz="0" w:space="0" w:color="auto"/>
          </w:divBdr>
        </w:div>
        <w:div w:id="2029595700">
          <w:marLeft w:val="1800"/>
          <w:marRight w:val="0"/>
          <w:marTop w:val="91"/>
          <w:marBottom w:val="0"/>
          <w:divBdr>
            <w:top w:val="none" w:sz="0" w:space="0" w:color="auto"/>
            <w:left w:val="none" w:sz="0" w:space="0" w:color="auto"/>
            <w:bottom w:val="none" w:sz="0" w:space="0" w:color="auto"/>
            <w:right w:val="none" w:sz="0" w:space="0" w:color="auto"/>
          </w:divBdr>
        </w:div>
        <w:div w:id="2042709110">
          <w:marLeft w:val="1166"/>
          <w:marRight w:val="0"/>
          <w:marTop w:val="106"/>
          <w:marBottom w:val="0"/>
          <w:divBdr>
            <w:top w:val="none" w:sz="0" w:space="0" w:color="auto"/>
            <w:left w:val="none" w:sz="0" w:space="0" w:color="auto"/>
            <w:bottom w:val="none" w:sz="0" w:space="0" w:color="auto"/>
            <w:right w:val="none" w:sz="0" w:space="0" w:color="auto"/>
          </w:divBdr>
        </w:div>
      </w:divsChild>
    </w:div>
    <w:div w:id="1453553708">
      <w:bodyDiv w:val="1"/>
      <w:marLeft w:val="0"/>
      <w:marRight w:val="0"/>
      <w:marTop w:val="0"/>
      <w:marBottom w:val="0"/>
      <w:divBdr>
        <w:top w:val="none" w:sz="0" w:space="0" w:color="auto"/>
        <w:left w:val="none" w:sz="0" w:space="0" w:color="auto"/>
        <w:bottom w:val="none" w:sz="0" w:space="0" w:color="auto"/>
        <w:right w:val="none" w:sz="0" w:space="0" w:color="auto"/>
      </w:divBdr>
    </w:div>
    <w:div w:id="1453863033">
      <w:bodyDiv w:val="1"/>
      <w:marLeft w:val="0"/>
      <w:marRight w:val="0"/>
      <w:marTop w:val="0"/>
      <w:marBottom w:val="0"/>
      <w:divBdr>
        <w:top w:val="none" w:sz="0" w:space="0" w:color="auto"/>
        <w:left w:val="none" w:sz="0" w:space="0" w:color="auto"/>
        <w:bottom w:val="none" w:sz="0" w:space="0" w:color="auto"/>
        <w:right w:val="none" w:sz="0" w:space="0" w:color="auto"/>
      </w:divBdr>
    </w:div>
    <w:div w:id="1454321481">
      <w:bodyDiv w:val="1"/>
      <w:marLeft w:val="0"/>
      <w:marRight w:val="0"/>
      <w:marTop w:val="0"/>
      <w:marBottom w:val="0"/>
      <w:divBdr>
        <w:top w:val="none" w:sz="0" w:space="0" w:color="auto"/>
        <w:left w:val="none" w:sz="0" w:space="0" w:color="auto"/>
        <w:bottom w:val="none" w:sz="0" w:space="0" w:color="auto"/>
        <w:right w:val="none" w:sz="0" w:space="0" w:color="auto"/>
      </w:divBdr>
    </w:div>
    <w:div w:id="1454790840">
      <w:bodyDiv w:val="1"/>
      <w:marLeft w:val="0"/>
      <w:marRight w:val="0"/>
      <w:marTop w:val="0"/>
      <w:marBottom w:val="0"/>
      <w:divBdr>
        <w:top w:val="none" w:sz="0" w:space="0" w:color="auto"/>
        <w:left w:val="none" w:sz="0" w:space="0" w:color="auto"/>
        <w:bottom w:val="none" w:sz="0" w:space="0" w:color="auto"/>
        <w:right w:val="none" w:sz="0" w:space="0" w:color="auto"/>
      </w:divBdr>
      <w:divsChild>
        <w:div w:id="126776614">
          <w:marLeft w:val="547"/>
          <w:marRight w:val="0"/>
          <w:marTop w:val="134"/>
          <w:marBottom w:val="0"/>
          <w:divBdr>
            <w:top w:val="none" w:sz="0" w:space="0" w:color="auto"/>
            <w:left w:val="none" w:sz="0" w:space="0" w:color="auto"/>
            <w:bottom w:val="none" w:sz="0" w:space="0" w:color="auto"/>
            <w:right w:val="none" w:sz="0" w:space="0" w:color="auto"/>
          </w:divBdr>
        </w:div>
        <w:div w:id="847594217">
          <w:marLeft w:val="547"/>
          <w:marRight w:val="0"/>
          <w:marTop w:val="134"/>
          <w:marBottom w:val="0"/>
          <w:divBdr>
            <w:top w:val="none" w:sz="0" w:space="0" w:color="auto"/>
            <w:left w:val="none" w:sz="0" w:space="0" w:color="auto"/>
            <w:bottom w:val="none" w:sz="0" w:space="0" w:color="auto"/>
            <w:right w:val="none" w:sz="0" w:space="0" w:color="auto"/>
          </w:divBdr>
        </w:div>
        <w:div w:id="856694919">
          <w:marLeft w:val="1800"/>
          <w:marRight w:val="0"/>
          <w:marTop w:val="96"/>
          <w:marBottom w:val="0"/>
          <w:divBdr>
            <w:top w:val="none" w:sz="0" w:space="0" w:color="auto"/>
            <w:left w:val="none" w:sz="0" w:space="0" w:color="auto"/>
            <w:bottom w:val="none" w:sz="0" w:space="0" w:color="auto"/>
            <w:right w:val="none" w:sz="0" w:space="0" w:color="auto"/>
          </w:divBdr>
        </w:div>
        <w:div w:id="2048524605">
          <w:marLeft w:val="1166"/>
          <w:marRight w:val="0"/>
          <w:marTop w:val="115"/>
          <w:marBottom w:val="0"/>
          <w:divBdr>
            <w:top w:val="none" w:sz="0" w:space="0" w:color="auto"/>
            <w:left w:val="none" w:sz="0" w:space="0" w:color="auto"/>
            <w:bottom w:val="none" w:sz="0" w:space="0" w:color="auto"/>
            <w:right w:val="none" w:sz="0" w:space="0" w:color="auto"/>
          </w:divBdr>
        </w:div>
      </w:divsChild>
    </w:div>
    <w:div w:id="1456752074">
      <w:bodyDiv w:val="1"/>
      <w:marLeft w:val="0"/>
      <w:marRight w:val="0"/>
      <w:marTop w:val="0"/>
      <w:marBottom w:val="0"/>
      <w:divBdr>
        <w:top w:val="none" w:sz="0" w:space="0" w:color="auto"/>
        <w:left w:val="none" w:sz="0" w:space="0" w:color="auto"/>
        <w:bottom w:val="none" w:sz="0" w:space="0" w:color="auto"/>
        <w:right w:val="none" w:sz="0" w:space="0" w:color="auto"/>
      </w:divBdr>
    </w:div>
    <w:div w:id="1456832003">
      <w:bodyDiv w:val="1"/>
      <w:marLeft w:val="0"/>
      <w:marRight w:val="0"/>
      <w:marTop w:val="0"/>
      <w:marBottom w:val="0"/>
      <w:divBdr>
        <w:top w:val="none" w:sz="0" w:space="0" w:color="auto"/>
        <w:left w:val="none" w:sz="0" w:space="0" w:color="auto"/>
        <w:bottom w:val="none" w:sz="0" w:space="0" w:color="auto"/>
        <w:right w:val="none" w:sz="0" w:space="0" w:color="auto"/>
      </w:divBdr>
    </w:div>
    <w:div w:id="1458571767">
      <w:bodyDiv w:val="1"/>
      <w:marLeft w:val="0"/>
      <w:marRight w:val="0"/>
      <w:marTop w:val="0"/>
      <w:marBottom w:val="0"/>
      <w:divBdr>
        <w:top w:val="none" w:sz="0" w:space="0" w:color="auto"/>
        <w:left w:val="none" w:sz="0" w:space="0" w:color="auto"/>
        <w:bottom w:val="none" w:sz="0" w:space="0" w:color="auto"/>
        <w:right w:val="none" w:sz="0" w:space="0" w:color="auto"/>
      </w:divBdr>
    </w:div>
    <w:div w:id="1458645090">
      <w:bodyDiv w:val="1"/>
      <w:marLeft w:val="0"/>
      <w:marRight w:val="0"/>
      <w:marTop w:val="0"/>
      <w:marBottom w:val="0"/>
      <w:divBdr>
        <w:top w:val="none" w:sz="0" w:space="0" w:color="auto"/>
        <w:left w:val="none" w:sz="0" w:space="0" w:color="auto"/>
        <w:bottom w:val="none" w:sz="0" w:space="0" w:color="auto"/>
        <w:right w:val="none" w:sz="0" w:space="0" w:color="auto"/>
      </w:divBdr>
    </w:div>
    <w:div w:id="1458717979">
      <w:bodyDiv w:val="1"/>
      <w:marLeft w:val="0"/>
      <w:marRight w:val="0"/>
      <w:marTop w:val="0"/>
      <w:marBottom w:val="0"/>
      <w:divBdr>
        <w:top w:val="none" w:sz="0" w:space="0" w:color="auto"/>
        <w:left w:val="none" w:sz="0" w:space="0" w:color="auto"/>
        <w:bottom w:val="none" w:sz="0" w:space="0" w:color="auto"/>
        <w:right w:val="none" w:sz="0" w:space="0" w:color="auto"/>
      </w:divBdr>
    </w:div>
    <w:div w:id="1459489352">
      <w:bodyDiv w:val="1"/>
      <w:marLeft w:val="0"/>
      <w:marRight w:val="0"/>
      <w:marTop w:val="0"/>
      <w:marBottom w:val="0"/>
      <w:divBdr>
        <w:top w:val="none" w:sz="0" w:space="0" w:color="auto"/>
        <w:left w:val="none" w:sz="0" w:space="0" w:color="auto"/>
        <w:bottom w:val="none" w:sz="0" w:space="0" w:color="auto"/>
        <w:right w:val="none" w:sz="0" w:space="0" w:color="auto"/>
      </w:divBdr>
    </w:div>
    <w:div w:id="1459639637">
      <w:bodyDiv w:val="1"/>
      <w:marLeft w:val="0"/>
      <w:marRight w:val="0"/>
      <w:marTop w:val="0"/>
      <w:marBottom w:val="0"/>
      <w:divBdr>
        <w:top w:val="none" w:sz="0" w:space="0" w:color="auto"/>
        <w:left w:val="none" w:sz="0" w:space="0" w:color="auto"/>
        <w:bottom w:val="none" w:sz="0" w:space="0" w:color="auto"/>
        <w:right w:val="none" w:sz="0" w:space="0" w:color="auto"/>
      </w:divBdr>
    </w:div>
    <w:div w:id="1459956992">
      <w:bodyDiv w:val="1"/>
      <w:marLeft w:val="0"/>
      <w:marRight w:val="0"/>
      <w:marTop w:val="0"/>
      <w:marBottom w:val="0"/>
      <w:divBdr>
        <w:top w:val="none" w:sz="0" w:space="0" w:color="auto"/>
        <w:left w:val="none" w:sz="0" w:space="0" w:color="auto"/>
        <w:bottom w:val="none" w:sz="0" w:space="0" w:color="auto"/>
        <w:right w:val="none" w:sz="0" w:space="0" w:color="auto"/>
      </w:divBdr>
    </w:div>
    <w:div w:id="1460417583">
      <w:bodyDiv w:val="1"/>
      <w:marLeft w:val="0"/>
      <w:marRight w:val="0"/>
      <w:marTop w:val="0"/>
      <w:marBottom w:val="0"/>
      <w:divBdr>
        <w:top w:val="none" w:sz="0" w:space="0" w:color="auto"/>
        <w:left w:val="none" w:sz="0" w:space="0" w:color="auto"/>
        <w:bottom w:val="none" w:sz="0" w:space="0" w:color="auto"/>
        <w:right w:val="none" w:sz="0" w:space="0" w:color="auto"/>
      </w:divBdr>
    </w:div>
    <w:div w:id="1460806493">
      <w:bodyDiv w:val="1"/>
      <w:marLeft w:val="0"/>
      <w:marRight w:val="0"/>
      <w:marTop w:val="0"/>
      <w:marBottom w:val="0"/>
      <w:divBdr>
        <w:top w:val="none" w:sz="0" w:space="0" w:color="auto"/>
        <w:left w:val="none" w:sz="0" w:space="0" w:color="auto"/>
        <w:bottom w:val="none" w:sz="0" w:space="0" w:color="auto"/>
        <w:right w:val="none" w:sz="0" w:space="0" w:color="auto"/>
      </w:divBdr>
      <w:divsChild>
        <w:div w:id="381947754">
          <w:marLeft w:val="1800"/>
          <w:marRight w:val="0"/>
          <w:marTop w:val="96"/>
          <w:marBottom w:val="0"/>
          <w:divBdr>
            <w:top w:val="none" w:sz="0" w:space="0" w:color="auto"/>
            <w:left w:val="none" w:sz="0" w:space="0" w:color="auto"/>
            <w:bottom w:val="none" w:sz="0" w:space="0" w:color="auto"/>
            <w:right w:val="none" w:sz="0" w:space="0" w:color="auto"/>
          </w:divBdr>
        </w:div>
        <w:div w:id="563220598">
          <w:marLeft w:val="1800"/>
          <w:marRight w:val="0"/>
          <w:marTop w:val="96"/>
          <w:marBottom w:val="0"/>
          <w:divBdr>
            <w:top w:val="none" w:sz="0" w:space="0" w:color="auto"/>
            <w:left w:val="none" w:sz="0" w:space="0" w:color="auto"/>
            <w:bottom w:val="none" w:sz="0" w:space="0" w:color="auto"/>
            <w:right w:val="none" w:sz="0" w:space="0" w:color="auto"/>
          </w:divBdr>
        </w:div>
        <w:div w:id="1039210495">
          <w:marLeft w:val="1166"/>
          <w:marRight w:val="0"/>
          <w:marTop w:val="115"/>
          <w:marBottom w:val="0"/>
          <w:divBdr>
            <w:top w:val="none" w:sz="0" w:space="0" w:color="auto"/>
            <w:left w:val="none" w:sz="0" w:space="0" w:color="auto"/>
            <w:bottom w:val="none" w:sz="0" w:space="0" w:color="auto"/>
            <w:right w:val="none" w:sz="0" w:space="0" w:color="auto"/>
          </w:divBdr>
        </w:div>
        <w:div w:id="1445421312">
          <w:marLeft w:val="1166"/>
          <w:marRight w:val="0"/>
          <w:marTop w:val="115"/>
          <w:marBottom w:val="0"/>
          <w:divBdr>
            <w:top w:val="none" w:sz="0" w:space="0" w:color="auto"/>
            <w:left w:val="none" w:sz="0" w:space="0" w:color="auto"/>
            <w:bottom w:val="none" w:sz="0" w:space="0" w:color="auto"/>
            <w:right w:val="none" w:sz="0" w:space="0" w:color="auto"/>
          </w:divBdr>
        </w:div>
      </w:divsChild>
    </w:div>
    <w:div w:id="1460998560">
      <w:bodyDiv w:val="1"/>
      <w:marLeft w:val="0"/>
      <w:marRight w:val="0"/>
      <w:marTop w:val="0"/>
      <w:marBottom w:val="0"/>
      <w:divBdr>
        <w:top w:val="none" w:sz="0" w:space="0" w:color="auto"/>
        <w:left w:val="none" w:sz="0" w:space="0" w:color="auto"/>
        <w:bottom w:val="none" w:sz="0" w:space="0" w:color="auto"/>
        <w:right w:val="none" w:sz="0" w:space="0" w:color="auto"/>
      </w:divBdr>
    </w:div>
    <w:div w:id="1461192670">
      <w:bodyDiv w:val="1"/>
      <w:marLeft w:val="0"/>
      <w:marRight w:val="0"/>
      <w:marTop w:val="0"/>
      <w:marBottom w:val="0"/>
      <w:divBdr>
        <w:top w:val="none" w:sz="0" w:space="0" w:color="auto"/>
        <w:left w:val="none" w:sz="0" w:space="0" w:color="auto"/>
        <w:bottom w:val="none" w:sz="0" w:space="0" w:color="auto"/>
        <w:right w:val="none" w:sz="0" w:space="0" w:color="auto"/>
      </w:divBdr>
    </w:div>
    <w:div w:id="1461220345">
      <w:bodyDiv w:val="1"/>
      <w:marLeft w:val="0"/>
      <w:marRight w:val="0"/>
      <w:marTop w:val="0"/>
      <w:marBottom w:val="0"/>
      <w:divBdr>
        <w:top w:val="none" w:sz="0" w:space="0" w:color="auto"/>
        <w:left w:val="none" w:sz="0" w:space="0" w:color="auto"/>
        <w:bottom w:val="none" w:sz="0" w:space="0" w:color="auto"/>
        <w:right w:val="none" w:sz="0" w:space="0" w:color="auto"/>
      </w:divBdr>
    </w:div>
    <w:div w:id="1461731274">
      <w:bodyDiv w:val="1"/>
      <w:marLeft w:val="0"/>
      <w:marRight w:val="0"/>
      <w:marTop w:val="0"/>
      <w:marBottom w:val="0"/>
      <w:divBdr>
        <w:top w:val="none" w:sz="0" w:space="0" w:color="auto"/>
        <w:left w:val="none" w:sz="0" w:space="0" w:color="auto"/>
        <w:bottom w:val="none" w:sz="0" w:space="0" w:color="auto"/>
        <w:right w:val="none" w:sz="0" w:space="0" w:color="auto"/>
      </w:divBdr>
    </w:div>
    <w:div w:id="1462650592">
      <w:bodyDiv w:val="1"/>
      <w:marLeft w:val="0"/>
      <w:marRight w:val="0"/>
      <w:marTop w:val="0"/>
      <w:marBottom w:val="0"/>
      <w:divBdr>
        <w:top w:val="none" w:sz="0" w:space="0" w:color="auto"/>
        <w:left w:val="none" w:sz="0" w:space="0" w:color="auto"/>
        <w:bottom w:val="none" w:sz="0" w:space="0" w:color="auto"/>
        <w:right w:val="none" w:sz="0" w:space="0" w:color="auto"/>
      </w:divBdr>
    </w:div>
    <w:div w:id="1462651442">
      <w:bodyDiv w:val="1"/>
      <w:marLeft w:val="0"/>
      <w:marRight w:val="0"/>
      <w:marTop w:val="0"/>
      <w:marBottom w:val="0"/>
      <w:divBdr>
        <w:top w:val="none" w:sz="0" w:space="0" w:color="auto"/>
        <w:left w:val="none" w:sz="0" w:space="0" w:color="auto"/>
        <w:bottom w:val="none" w:sz="0" w:space="0" w:color="auto"/>
        <w:right w:val="none" w:sz="0" w:space="0" w:color="auto"/>
      </w:divBdr>
    </w:div>
    <w:div w:id="1463842187">
      <w:bodyDiv w:val="1"/>
      <w:marLeft w:val="0"/>
      <w:marRight w:val="0"/>
      <w:marTop w:val="0"/>
      <w:marBottom w:val="0"/>
      <w:divBdr>
        <w:top w:val="none" w:sz="0" w:space="0" w:color="auto"/>
        <w:left w:val="none" w:sz="0" w:space="0" w:color="auto"/>
        <w:bottom w:val="none" w:sz="0" w:space="0" w:color="auto"/>
        <w:right w:val="none" w:sz="0" w:space="0" w:color="auto"/>
      </w:divBdr>
      <w:divsChild>
        <w:div w:id="442845742">
          <w:marLeft w:val="547"/>
          <w:marRight w:val="0"/>
          <w:marTop w:val="96"/>
          <w:marBottom w:val="0"/>
          <w:divBdr>
            <w:top w:val="none" w:sz="0" w:space="0" w:color="auto"/>
            <w:left w:val="none" w:sz="0" w:space="0" w:color="auto"/>
            <w:bottom w:val="none" w:sz="0" w:space="0" w:color="auto"/>
            <w:right w:val="none" w:sz="0" w:space="0" w:color="auto"/>
          </w:divBdr>
        </w:div>
        <w:div w:id="1549948239">
          <w:marLeft w:val="547"/>
          <w:marRight w:val="0"/>
          <w:marTop w:val="96"/>
          <w:marBottom w:val="0"/>
          <w:divBdr>
            <w:top w:val="none" w:sz="0" w:space="0" w:color="auto"/>
            <w:left w:val="none" w:sz="0" w:space="0" w:color="auto"/>
            <w:bottom w:val="none" w:sz="0" w:space="0" w:color="auto"/>
            <w:right w:val="none" w:sz="0" w:space="0" w:color="auto"/>
          </w:divBdr>
        </w:div>
      </w:divsChild>
    </w:div>
    <w:div w:id="1464156821">
      <w:bodyDiv w:val="1"/>
      <w:marLeft w:val="0"/>
      <w:marRight w:val="0"/>
      <w:marTop w:val="0"/>
      <w:marBottom w:val="0"/>
      <w:divBdr>
        <w:top w:val="none" w:sz="0" w:space="0" w:color="auto"/>
        <w:left w:val="none" w:sz="0" w:space="0" w:color="auto"/>
        <w:bottom w:val="none" w:sz="0" w:space="0" w:color="auto"/>
        <w:right w:val="none" w:sz="0" w:space="0" w:color="auto"/>
      </w:divBdr>
    </w:div>
    <w:div w:id="1464347463">
      <w:bodyDiv w:val="1"/>
      <w:marLeft w:val="0"/>
      <w:marRight w:val="0"/>
      <w:marTop w:val="0"/>
      <w:marBottom w:val="0"/>
      <w:divBdr>
        <w:top w:val="none" w:sz="0" w:space="0" w:color="auto"/>
        <w:left w:val="none" w:sz="0" w:space="0" w:color="auto"/>
        <w:bottom w:val="none" w:sz="0" w:space="0" w:color="auto"/>
        <w:right w:val="none" w:sz="0" w:space="0" w:color="auto"/>
      </w:divBdr>
    </w:div>
    <w:div w:id="1464542006">
      <w:bodyDiv w:val="1"/>
      <w:marLeft w:val="0"/>
      <w:marRight w:val="0"/>
      <w:marTop w:val="0"/>
      <w:marBottom w:val="0"/>
      <w:divBdr>
        <w:top w:val="none" w:sz="0" w:space="0" w:color="auto"/>
        <w:left w:val="none" w:sz="0" w:space="0" w:color="auto"/>
        <w:bottom w:val="none" w:sz="0" w:space="0" w:color="auto"/>
        <w:right w:val="none" w:sz="0" w:space="0" w:color="auto"/>
      </w:divBdr>
    </w:div>
    <w:div w:id="1466968501">
      <w:bodyDiv w:val="1"/>
      <w:marLeft w:val="0"/>
      <w:marRight w:val="0"/>
      <w:marTop w:val="0"/>
      <w:marBottom w:val="0"/>
      <w:divBdr>
        <w:top w:val="none" w:sz="0" w:space="0" w:color="auto"/>
        <w:left w:val="none" w:sz="0" w:space="0" w:color="auto"/>
        <w:bottom w:val="none" w:sz="0" w:space="0" w:color="auto"/>
        <w:right w:val="none" w:sz="0" w:space="0" w:color="auto"/>
      </w:divBdr>
      <w:divsChild>
        <w:div w:id="634456686">
          <w:marLeft w:val="1166"/>
          <w:marRight w:val="0"/>
          <w:marTop w:val="106"/>
          <w:marBottom w:val="0"/>
          <w:divBdr>
            <w:top w:val="none" w:sz="0" w:space="0" w:color="auto"/>
            <w:left w:val="none" w:sz="0" w:space="0" w:color="auto"/>
            <w:bottom w:val="none" w:sz="0" w:space="0" w:color="auto"/>
            <w:right w:val="none" w:sz="0" w:space="0" w:color="auto"/>
          </w:divBdr>
        </w:div>
        <w:div w:id="760564577">
          <w:marLeft w:val="1166"/>
          <w:marRight w:val="0"/>
          <w:marTop w:val="106"/>
          <w:marBottom w:val="0"/>
          <w:divBdr>
            <w:top w:val="none" w:sz="0" w:space="0" w:color="auto"/>
            <w:left w:val="none" w:sz="0" w:space="0" w:color="auto"/>
            <w:bottom w:val="none" w:sz="0" w:space="0" w:color="auto"/>
            <w:right w:val="none" w:sz="0" w:space="0" w:color="auto"/>
          </w:divBdr>
        </w:div>
        <w:div w:id="1948652608">
          <w:marLeft w:val="547"/>
          <w:marRight w:val="0"/>
          <w:marTop w:val="106"/>
          <w:marBottom w:val="0"/>
          <w:divBdr>
            <w:top w:val="none" w:sz="0" w:space="0" w:color="auto"/>
            <w:left w:val="none" w:sz="0" w:space="0" w:color="auto"/>
            <w:bottom w:val="none" w:sz="0" w:space="0" w:color="auto"/>
            <w:right w:val="none" w:sz="0" w:space="0" w:color="auto"/>
          </w:divBdr>
        </w:div>
        <w:div w:id="2092969989">
          <w:marLeft w:val="547"/>
          <w:marRight w:val="0"/>
          <w:marTop w:val="106"/>
          <w:marBottom w:val="0"/>
          <w:divBdr>
            <w:top w:val="none" w:sz="0" w:space="0" w:color="auto"/>
            <w:left w:val="none" w:sz="0" w:space="0" w:color="auto"/>
            <w:bottom w:val="none" w:sz="0" w:space="0" w:color="auto"/>
            <w:right w:val="none" w:sz="0" w:space="0" w:color="auto"/>
          </w:divBdr>
        </w:div>
      </w:divsChild>
    </w:div>
    <w:div w:id="1467166840">
      <w:bodyDiv w:val="1"/>
      <w:marLeft w:val="0"/>
      <w:marRight w:val="0"/>
      <w:marTop w:val="0"/>
      <w:marBottom w:val="0"/>
      <w:divBdr>
        <w:top w:val="none" w:sz="0" w:space="0" w:color="auto"/>
        <w:left w:val="none" w:sz="0" w:space="0" w:color="auto"/>
        <w:bottom w:val="none" w:sz="0" w:space="0" w:color="auto"/>
        <w:right w:val="none" w:sz="0" w:space="0" w:color="auto"/>
      </w:divBdr>
    </w:div>
    <w:div w:id="1468008915">
      <w:bodyDiv w:val="1"/>
      <w:marLeft w:val="0"/>
      <w:marRight w:val="0"/>
      <w:marTop w:val="0"/>
      <w:marBottom w:val="0"/>
      <w:divBdr>
        <w:top w:val="none" w:sz="0" w:space="0" w:color="auto"/>
        <w:left w:val="none" w:sz="0" w:space="0" w:color="auto"/>
        <w:bottom w:val="none" w:sz="0" w:space="0" w:color="auto"/>
        <w:right w:val="none" w:sz="0" w:space="0" w:color="auto"/>
      </w:divBdr>
    </w:div>
    <w:div w:id="1469012069">
      <w:bodyDiv w:val="1"/>
      <w:marLeft w:val="0"/>
      <w:marRight w:val="0"/>
      <w:marTop w:val="0"/>
      <w:marBottom w:val="0"/>
      <w:divBdr>
        <w:top w:val="none" w:sz="0" w:space="0" w:color="auto"/>
        <w:left w:val="none" w:sz="0" w:space="0" w:color="auto"/>
        <w:bottom w:val="none" w:sz="0" w:space="0" w:color="auto"/>
        <w:right w:val="none" w:sz="0" w:space="0" w:color="auto"/>
      </w:divBdr>
    </w:div>
    <w:div w:id="1469275739">
      <w:bodyDiv w:val="1"/>
      <w:marLeft w:val="0"/>
      <w:marRight w:val="0"/>
      <w:marTop w:val="0"/>
      <w:marBottom w:val="0"/>
      <w:divBdr>
        <w:top w:val="none" w:sz="0" w:space="0" w:color="auto"/>
        <w:left w:val="none" w:sz="0" w:space="0" w:color="auto"/>
        <w:bottom w:val="none" w:sz="0" w:space="0" w:color="auto"/>
        <w:right w:val="none" w:sz="0" w:space="0" w:color="auto"/>
      </w:divBdr>
    </w:div>
    <w:div w:id="1469587110">
      <w:bodyDiv w:val="1"/>
      <w:marLeft w:val="0"/>
      <w:marRight w:val="0"/>
      <w:marTop w:val="0"/>
      <w:marBottom w:val="0"/>
      <w:divBdr>
        <w:top w:val="none" w:sz="0" w:space="0" w:color="auto"/>
        <w:left w:val="none" w:sz="0" w:space="0" w:color="auto"/>
        <w:bottom w:val="none" w:sz="0" w:space="0" w:color="auto"/>
        <w:right w:val="none" w:sz="0" w:space="0" w:color="auto"/>
      </w:divBdr>
    </w:div>
    <w:div w:id="1469591027">
      <w:bodyDiv w:val="1"/>
      <w:marLeft w:val="0"/>
      <w:marRight w:val="0"/>
      <w:marTop w:val="0"/>
      <w:marBottom w:val="0"/>
      <w:divBdr>
        <w:top w:val="none" w:sz="0" w:space="0" w:color="auto"/>
        <w:left w:val="none" w:sz="0" w:space="0" w:color="auto"/>
        <w:bottom w:val="none" w:sz="0" w:space="0" w:color="auto"/>
        <w:right w:val="none" w:sz="0" w:space="0" w:color="auto"/>
      </w:divBdr>
      <w:divsChild>
        <w:div w:id="671568717">
          <w:marLeft w:val="1166"/>
          <w:marRight w:val="0"/>
          <w:marTop w:val="154"/>
          <w:marBottom w:val="0"/>
          <w:divBdr>
            <w:top w:val="none" w:sz="0" w:space="0" w:color="auto"/>
            <w:left w:val="none" w:sz="0" w:space="0" w:color="auto"/>
            <w:bottom w:val="none" w:sz="0" w:space="0" w:color="auto"/>
            <w:right w:val="none" w:sz="0" w:space="0" w:color="auto"/>
          </w:divBdr>
        </w:div>
        <w:div w:id="718672599">
          <w:marLeft w:val="547"/>
          <w:marRight w:val="0"/>
          <w:marTop w:val="154"/>
          <w:marBottom w:val="0"/>
          <w:divBdr>
            <w:top w:val="none" w:sz="0" w:space="0" w:color="auto"/>
            <w:left w:val="none" w:sz="0" w:space="0" w:color="auto"/>
            <w:bottom w:val="none" w:sz="0" w:space="0" w:color="auto"/>
            <w:right w:val="none" w:sz="0" w:space="0" w:color="auto"/>
          </w:divBdr>
        </w:div>
      </w:divsChild>
    </w:div>
    <w:div w:id="1469936940">
      <w:bodyDiv w:val="1"/>
      <w:marLeft w:val="0"/>
      <w:marRight w:val="0"/>
      <w:marTop w:val="0"/>
      <w:marBottom w:val="0"/>
      <w:divBdr>
        <w:top w:val="none" w:sz="0" w:space="0" w:color="auto"/>
        <w:left w:val="none" w:sz="0" w:space="0" w:color="auto"/>
        <w:bottom w:val="none" w:sz="0" w:space="0" w:color="auto"/>
        <w:right w:val="none" w:sz="0" w:space="0" w:color="auto"/>
      </w:divBdr>
    </w:div>
    <w:div w:id="1470055804">
      <w:bodyDiv w:val="1"/>
      <w:marLeft w:val="0"/>
      <w:marRight w:val="0"/>
      <w:marTop w:val="0"/>
      <w:marBottom w:val="0"/>
      <w:divBdr>
        <w:top w:val="none" w:sz="0" w:space="0" w:color="auto"/>
        <w:left w:val="none" w:sz="0" w:space="0" w:color="auto"/>
        <w:bottom w:val="none" w:sz="0" w:space="0" w:color="auto"/>
        <w:right w:val="none" w:sz="0" w:space="0" w:color="auto"/>
      </w:divBdr>
    </w:div>
    <w:div w:id="1470325252">
      <w:bodyDiv w:val="1"/>
      <w:marLeft w:val="0"/>
      <w:marRight w:val="0"/>
      <w:marTop w:val="0"/>
      <w:marBottom w:val="0"/>
      <w:divBdr>
        <w:top w:val="none" w:sz="0" w:space="0" w:color="auto"/>
        <w:left w:val="none" w:sz="0" w:space="0" w:color="auto"/>
        <w:bottom w:val="none" w:sz="0" w:space="0" w:color="auto"/>
        <w:right w:val="none" w:sz="0" w:space="0" w:color="auto"/>
      </w:divBdr>
    </w:div>
    <w:div w:id="1470705065">
      <w:bodyDiv w:val="1"/>
      <w:marLeft w:val="0"/>
      <w:marRight w:val="0"/>
      <w:marTop w:val="0"/>
      <w:marBottom w:val="0"/>
      <w:divBdr>
        <w:top w:val="none" w:sz="0" w:space="0" w:color="auto"/>
        <w:left w:val="none" w:sz="0" w:space="0" w:color="auto"/>
        <w:bottom w:val="none" w:sz="0" w:space="0" w:color="auto"/>
        <w:right w:val="none" w:sz="0" w:space="0" w:color="auto"/>
      </w:divBdr>
    </w:div>
    <w:div w:id="1470781181">
      <w:bodyDiv w:val="1"/>
      <w:marLeft w:val="0"/>
      <w:marRight w:val="0"/>
      <w:marTop w:val="0"/>
      <w:marBottom w:val="0"/>
      <w:divBdr>
        <w:top w:val="none" w:sz="0" w:space="0" w:color="auto"/>
        <w:left w:val="none" w:sz="0" w:space="0" w:color="auto"/>
        <w:bottom w:val="none" w:sz="0" w:space="0" w:color="auto"/>
        <w:right w:val="none" w:sz="0" w:space="0" w:color="auto"/>
      </w:divBdr>
    </w:div>
    <w:div w:id="1470903460">
      <w:bodyDiv w:val="1"/>
      <w:marLeft w:val="0"/>
      <w:marRight w:val="0"/>
      <w:marTop w:val="0"/>
      <w:marBottom w:val="0"/>
      <w:divBdr>
        <w:top w:val="none" w:sz="0" w:space="0" w:color="auto"/>
        <w:left w:val="none" w:sz="0" w:space="0" w:color="auto"/>
        <w:bottom w:val="none" w:sz="0" w:space="0" w:color="auto"/>
        <w:right w:val="none" w:sz="0" w:space="0" w:color="auto"/>
      </w:divBdr>
    </w:div>
    <w:div w:id="1471168869">
      <w:bodyDiv w:val="1"/>
      <w:marLeft w:val="0"/>
      <w:marRight w:val="0"/>
      <w:marTop w:val="0"/>
      <w:marBottom w:val="0"/>
      <w:divBdr>
        <w:top w:val="none" w:sz="0" w:space="0" w:color="auto"/>
        <w:left w:val="none" w:sz="0" w:space="0" w:color="auto"/>
        <w:bottom w:val="none" w:sz="0" w:space="0" w:color="auto"/>
        <w:right w:val="none" w:sz="0" w:space="0" w:color="auto"/>
      </w:divBdr>
    </w:div>
    <w:div w:id="1471904223">
      <w:bodyDiv w:val="1"/>
      <w:marLeft w:val="0"/>
      <w:marRight w:val="0"/>
      <w:marTop w:val="0"/>
      <w:marBottom w:val="0"/>
      <w:divBdr>
        <w:top w:val="none" w:sz="0" w:space="0" w:color="auto"/>
        <w:left w:val="none" w:sz="0" w:space="0" w:color="auto"/>
        <w:bottom w:val="none" w:sz="0" w:space="0" w:color="auto"/>
        <w:right w:val="none" w:sz="0" w:space="0" w:color="auto"/>
      </w:divBdr>
    </w:div>
    <w:div w:id="1473132838">
      <w:bodyDiv w:val="1"/>
      <w:marLeft w:val="0"/>
      <w:marRight w:val="0"/>
      <w:marTop w:val="0"/>
      <w:marBottom w:val="0"/>
      <w:divBdr>
        <w:top w:val="none" w:sz="0" w:space="0" w:color="auto"/>
        <w:left w:val="none" w:sz="0" w:space="0" w:color="auto"/>
        <w:bottom w:val="none" w:sz="0" w:space="0" w:color="auto"/>
        <w:right w:val="none" w:sz="0" w:space="0" w:color="auto"/>
      </w:divBdr>
    </w:div>
    <w:div w:id="1473599943">
      <w:bodyDiv w:val="1"/>
      <w:marLeft w:val="0"/>
      <w:marRight w:val="0"/>
      <w:marTop w:val="0"/>
      <w:marBottom w:val="0"/>
      <w:divBdr>
        <w:top w:val="none" w:sz="0" w:space="0" w:color="auto"/>
        <w:left w:val="none" w:sz="0" w:space="0" w:color="auto"/>
        <w:bottom w:val="none" w:sz="0" w:space="0" w:color="auto"/>
        <w:right w:val="none" w:sz="0" w:space="0" w:color="auto"/>
      </w:divBdr>
    </w:div>
    <w:div w:id="1474567011">
      <w:bodyDiv w:val="1"/>
      <w:marLeft w:val="0"/>
      <w:marRight w:val="0"/>
      <w:marTop w:val="0"/>
      <w:marBottom w:val="0"/>
      <w:divBdr>
        <w:top w:val="none" w:sz="0" w:space="0" w:color="auto"/>
        <w:left w:val="none" w:sz="0" w:space="0" w:color="auto"/>
        <w:bottom w:val="none" w:sz="0" w:space="0" w:color="auto"/>
        <w:right w:val="none" w:sz="0" w:space="0" w:color="auto"/>
      </w:divBdr>
    </w:div>
    <w:div w:id="1474906072">
      <w:bodyDiv w:val="1"/>
      <w:marLeft w:val="0"/>
      <w:marRight w:val="0"/>
      <w:marTop w:val="0"/>
      <w:marBottom w:val="0"/>
      <w:divBdr>
        <w:top w:val="none" w:sz="0" w:space="0" w:color="auto"/>
        <w:left w:val="none" w:sz="0" w:space="0" w:color="auto"/>
        <w:bottom w:val="none" w:sz="0" w:space="0" w:color="auto"/>
        <w:right w:val="none" w:sz="0" w:space="0" w:color="auto"/>
      </w:divBdr>
      <w:divsChild>
        <w:div w:id="1313288861">
          <w:marLeft w:val="547"/>
          <w:marRight w:val="0"/>
          <w:marTop w:val="134"/>
          <w:marBottom w:val="0"/>
          <w:divBdr>
            <w:top w:val="none" w:sz="0" w:space="0" w:color="auto"/>
            <w:left w:val="none" w:sz="0" w:space="0" w:color="auto"/>
            <w:bottom w:val="none" w:sz="0" w:space="0" w:color="auto"/>
            <w:right w:val="none" w:sz="0" w:space="0" w:color="auto"/>
          </w:divBdr>
        </w:div>
        <w:div w:id="1633947052">
          <w:marLeft w:val="547"/>
          <w:marRight w:val="0"/>
          <w:marTop w:val="134"/>
          <w:marBottom w:val="0"/>
          <w:divBdr>
            <w:top w:val="none" w:sz="0" w:space="0" w:color="auto"/>
            <w:left w:val="none" w:sz="0" w:space="0" w:color="auto"/>
            <w:bottom w:val="none" w:sz="0" w:space="0" w:color="auto"/>
            <w:right w:val="none" w:sz="0" w:space="0" w:color="auto"/>
          </w:divBdr>
        </w:div>
      </w:divsChild>
    </w:div>
    <w:div w:id="1475874036">
      <w:bodyDiv w:val="1"/>
      <w:marLeft w:val="0"/>
      <w:marRight w:val="0"/>
      <w:marTop w:val="0"/>
      <w:marBottom w:val="0"/>
      <w:divBdr>
        <w:top w:val="none" w:sz="0" w:space="0" w:color="auto"/>
        <w:left w:val="none" w:sz="0" w:space="0" w:color="auto"/>
        <w:bottom w:val="none" w:sz="0" w:space="0" w:color="auto"/>
        <w:right w:val="none" w:sz="0" w:space="0" w:color="auto"/>
      </w:divBdr>
    </w:div>
    <w:div w:id="1476215365">
      <w:bodyDiv w:val="1"/>
      <w:marLeft w:val="0"/>
      <w:marRight w:val="0"/>
      <w:marTop w:val="0"/>
      <w:marBottom w:val="0"/>
      <w:divBdr>
        <w:top w:val="none" w:sz="0" w:space="0" w:color="auto"/>
        <w:left w:val="none" w:sz="0" w:space="0" w:color="auto"/>
        <w:bottom w:val="none" w:sz="0" w:space="0" w:color="auto"/>
        <w:right w:val="none" w:sz="0" w:space="0" w:color="auto"/>
      </w:divBdr>
    </w:div>
    <w:div w:id="1476337734">
      <w:bodyDiv w:val="1"/>
      <w:marLeft w:val="0"/>
      <w:marRight w:val="0"/>
      <w:marTop w:val="0"/>
      <w:marBottom w:val="0"/>
      <w:divBdr>
        <w:top w:val="none" w:sz="0" w:space="0" w:color="auto"/>
        <w:left w:val="none" w:sz="0" w:space="0" w:color="auto"/>
        <w:bottom w:val="none" w:sz="0" w:space="0" w:color="auto"/>
        <w:right w:val="none" w:sz="0" w:space="0" w:color="auto"/>
      </w:divBdr>
      <w:divsChild>
        <w:div w:id="114953224">
          <w:marLeft w:val="1166"/>
          <w:marRight w:val="0"/>
          <w:marTop w:val="134"/>
          <w:marBottom w:val="0"/>
          <w:divBdr>
            <w:top w:val="none" w:sz="0" w:space="0" w:color="auto"/>
            <w:left w:val="none" w:sz="0" w:space="0" w:color="auto"/>
            <w:bottom w:val="none" w:sz="0" w:space="0" w:color="auto"/>
            <w:right w:val="none" w:sz="0" w:space="0" w:color="auto"/>
          </w:divBdr>
        </w:div>
        <w:div w:id="381637237">
          <w:marLeft w:val="1166"/>
          <w:marRight w:val="0"/>
          <w:marTop w:val="134"/>
          <w:marBottom w:val="0"/>
          <w:divBdr>
            <w:top w:val="none" w:sz="0" w:space="0" w:color="auto"/>
            <w:left w:val="none" w:sz="0" w:space="0" w:color="auto"/>
            <w:bottom w:val="none" w:sz="0" w:space="0" w:color="auto"/>
            <w:right w:val="none" w:sz="0" w:space="0" w:color="auto"/>
          </w:divBdr>
        </w:div>
        <w:div w:id="676689849">
          <w:marLeft w:val="1166"/>
          <w:marRight w:val="0"/>
          <w:marTop w:val="134"/>
          <w:marBottom w:val="0"/>
          <w:divBdr>
            <w:top w:val="none" w:sz="0" w:space="0" w:color="auto"/>
            <w:left w:val="none" w:sz="0" w:space="0" w:color="auto"/>
            <w:bottom w:val="none" w:sz="0" w:space="0" w:color="auto"/>
            <w:right w:val="none" w:sz="0" w:space="0" w:color="auto"/>
          </w:divBdr>
        </w:div>
        <w:div w:id="1112167349">
          <w:marLeft w:val="1166"/>
          <w:marRight w:val="0"/>
          <w:marTop w:val="134"/>
          <w:marBottom w:val="0"/>
          <w:divBdr>
            <w:top w:val="none" w:sz="0" w:space="0" w:color="auto"/>
            <w:left w:val="none" w:sz="0" w:space="0" w:color="auto"/>
            <w:bottom w:val="none" w:sz="0" w:space="0" w:color="auto"/>
            <w:right w:val="none" w:sz="0" w:space="0" w:color="auto"/>
          </w:divBdr>
        </w:div>
        <w:div w:id="1774201992">
          <w:marLeft w:val="547"/>
          <w:marRight w:val="0"/>
          <w:marTop w:val="154"/>
          <w:marBottom w:val="0"/>
          <w:divBdr>
            <w:top w:val="none" w:sz="0" w:space="0" w:color="auto"/>
            <w:left w:val="none" w:sz="0" w:space="0" w:color="auto"/>
            <w:bottom w:val="none" w:sz="0" w:space="0" w:color="auto"/>
            <w:right w:val="none" w:sz="0" w:space="0" w:color="auto"/>
          </w:divBdr>
        </w:div>
      </w:divsChild>
    </w:div>
    <w:div w:id="1476797782">
      <w:bodyDiv w:val="1"/>
      <w:marLeft w:val="0"/>
      <w:marRight w:val="0"/>
      <w:marTop w:val="0"/>
      <w:marBottom w:val="0"/>
      <w:divBdr>
        <w:top w:val="none" w:sz="0" w:space="0" w:color="auto"/>
        <w:left w:val="none" w:sz="0" w:space="0" w:color="auto"/>
        <w:bottom w:val="none" w:sz="0" w:space="0" w:color="auto"/>
        <w:right w:val="none" w:sz="0" w:space="0" w:color="auto"/>
      </w:divBdr>
      <w:divsChild>
        <w:div w:id="116023692">
          <w:marLeft w:val="0"/>
          <w:marRight w:val="0"/>
          <w:marTop w:val="0"/>
          <w:marBottom w:val="0"/>
          <w:divBdr>
            <w:top w:val="none" w:sz="0" w:space="0" w:color="auto"/>
            <w:left w:val="none" w:sz="0" w:space="0" w:color="auto"/>
            <w:bottom w:val="none" w:sz="0" w:space="0" w:color="auto"/>
            <w:right w:val="none" w:sz="0" w:space="0" w:color="auto"/>
          </w:divBdr>
        </w:div>
      </w:divsChild>
    </w:div>
    <w:div w:id="1478261830">
      <w:bodyDiv w:val="1"/>
      <w:marLeft w:val="0"/>
      <w:marRight w:val="0"/>
      <w:marTop w:val="0"/>
      <w:marBottom w:val="0"/>
      <w:divBdr>
        <w:top w:val="none" w:sz="0" w:space="0" w:color="auto"/>
        <w:left w:val="none" w:sz="0" w:space="0" w:color="auto"/>
        <w:bottom w:val="none" w:sz="0" w:space="0" w:color="auto"/>
        <w:right w:val="none" w:sz="0" w:space="0" w:color="auto"/>
      </w:divBdr>
    </w:div>
    <w:div w:id="1478496681">
      <w:bodyDiv w:val="1"/>
      <w:marLeft w:val="0"/>
      <w:marRight w:val="0"/>
      <w:marTop w:val="0"/>
      <w:marBottom w:val="0"/>
      <w:divBdr>
        <w:top w:val="none" w:sz="0" w:space="0" w:color="auto"/>
        <w:left w:val="none" w:sz="0" w:space="0" w:color="auto"/>
        <w:bottom w:val="none" w:sz="0" w:space="0" w:color="auto"/>
        <w:right w:val="none" w:sz="0" w:space="0" w:color="auto"/>
      </w:divBdr>
    </w:div>
    <w:div w:id="1478953388">
      <w:bodyDiv w:val="1"/>
      <w:marLeft w:val="0"/>
      <w:marRight w:val="0"/>
      <w:marTop w:val="0"/>
      <w:marBottom w:val="0"/>
      <w:divBdr>
        <w:top w:val="none" w:sz="0" w:space="0" w:color="auto"/>
        <w:left w:val="none" w:sz="0" w:space="0" w:color="auto"/>
        <w:bottom w:val="none" w:sz="0" w:space="0" w:color="auto"/>
        <w:right w:val="none" w:sz="0" w:space="0" w:color="auto"/>
      </w:divBdr>
    </w:div>
    <w:div w:id="1479570502">
      <w:bodyDiv w:val="1"/>
      <w:marLeft w:val="0"/>
      <w:marRight w:val="0"/>
      <w:marTop w:val="0"/>
      <w:marBottom w:val="0"/>
      <w:divBdr>
        <w:top w:val="none" w:sz="0" w:space="0" w:color="auto"/>
        <w:left w:val="none" w:sz="0" w:space="0" w:color="auto"/>
        <w:bottom w:val="none" w:sz="0" w:space="0" w:color="auto"/>
        <w:right w:val="none" w:sz="0" w:space="0" w:color="auto"/>
      </w:divBdr>
    </w:div>
    <w:div w:id="1479834957">
      <w:bodyDiv w:val="1"/>
      <w:marLeft w:val="0"/>
      <w:marRight w:val="0"/>
      <w:marTop w:val="0"/>
      <w:marBottom w:val="0"/>
      <w:divBdr>
        <w:top w:val="none" w:sz="0" w:space="0" w:color="auto"/>
        <w:left w:val="none" w:sz="0" w:space="0" w:color="auto"/>
        <w:bottom w:val="none" w:sz="0" w:space="0" w:color="auto"/>
        <w:right w:val="none" w:sz="0" w:space="0" w:color="auto"/>
      </w:divBdr>
    </w:div>
    <w:div w:id="1480803044">
      <w:bodyDiv w:val="1"/>
      <w:marLeft w:val="0"/>
      <w:marRight w:val="0"/>
      <w:marTop w:val="0"/>
      <w:marBottom w:val="0"/>
      <w:divBdr>
        <w:top w:val="none" w:sz="0" w:space="0" w:color="auto"/>
        <w:left w:val="none" w:sz="0" w:space="0" w:color="auto"/>
        <w:bottom w:val="none" w:sz="0" w:space="0" w:color="auto"/>
        <w:right w:val="none" w:sz="0" w:space="0" w:color="auto"/>
      </w:divBdr>
    </w:div>
    <w:div w:id="1480805646">
      <w:bodyDiv w:val="1"/>
      <w:marLeft w:val="0"/>
      <w:marRight w:val="0"/>
      <w:marTop w:val="0"/>
      <w:marBottom w:val="0"/>
      <w:divBdr>
        <w:top w:val="none" w:sz="0" w:space="0" w:color="auto"/>
        <w:left w:val="none" w:sz="0" w:space="0" w:color="auto"/>
        <w:bottom w:val="none" w:sz="0" w:space="0" w:color="auto"/>
        <w:right w:val="none" w:sz="0" w:space="0" w:color="auto"/>
      </w:divBdr>
    </w:div>
    <w:div w:id="1481654189">
      <w:bodyDiv w:val="1"/>
      <w:marLeft w:val="0"/>
      <w:marRight w:val="0"/>
      <w:marTop w:val="0"/>
      <w:marBottom w:val="0"/>
      <w:divBdr>
        <w:top w:val="none" w:sz="0" w:space="0" w:color="auto"/>
        <w:left w:val="none" w:sz="0" w:space="0" w:color="auto"/>
        <w:bottom w:val="none" w:sz="0" w:space="0" w:color="auto"/>
        <w:right w:val="none" w:sz="0" w:space="0" w:color="auto"/>
      </w:divBdr>
    </w:div>
    <w:div w:id="1482387822">
      <w:bodyDiv w:val="1"/>
      <w:marLeft w:val="0"/>
      <w:marRight w:val="0"/>
      <w:marTop w:val="0"/>
      <w:marBottom w:val="0"/>
      <w:divBdr>
        <w:top w:val="none" w:sz="0" w:space="0" w:color="auto"/>
        <w:left w:val="none" w:sz="0" w:space="0" w:color="auto"/>
        <w:bottom w:val="none" w:sz="0" w:space="0" w:color="auto"/>
        <w:right w:val="none" w:sz="0" w:space="0" w:color="auto"/>
      </w:divBdr>
    </w:div>
    <w:div w:id="1482577031">
      <w:bodyDiv w:val="1"/>
      <w:marLeft w:val="0"/>
      <w:marRight w:val="0"/>
      <w:marTop w:val="0"/>
      <w:marBottom w:val="0"/>
      <w:divBdr>
        <w:top w:val="none" w:sz="0" w:space="0" w:color="auto"/>
        <w:left w:val="none" w:sz="0" w:space="0" w:color="auto"/>
        <w:bottom w:val="none" w:sz="0" w:space="0" w:color="auto"/>
        <w:right w:val="none" w:sz="0" w:space="0" w:color="auto"/>
      </w:divBdr>
    </w:div>
    <w:div w:id="1482848334">
      <w:bodyDiv w:val="1"/>
      <w:marLeft w:val="0"/>
      <w:marRight w:val="0"/>
      <w:marTop w:val="0"/>
      <w:marBottom w:val="0"/>
      <w:divBdr>
        <w:top w:val="none" w:sz="0" w:space="0" w:color="auto"/>
        <w:left w:val="none" w:sz="0" w:space="0" w:color="auto"/>
        <w:bottom w:val="none" w:sz="0" w:space="0" w:color="auto"/>
        <w:right w:val="none" w:sz="0" w:space="0" w:color="auto"/>
      </w:divBdr>
    </w:div>
    <w:div w:id="1482890238">
      <w:bodyDiv w:val="1"/>
      <w:marLeft w:val="0"/>
      <w:marRight w:val="0"/>
      <w:marTop w:val="0"/>
      <w:marBottom w:val="0"/>
      <w:divBdr>
        <w:top w:val="none" w:sz="0" w:space="0" w:color="auto"/>
        <w:left w:val="none" w:sz="0" w:space="0" w:color="auto"/>
        <w:bottom w:val="none" w:sz="0" w:space="0" w:color="auto"/>
        <w:right w:val="none" w:sz="0" w:space="0" w:color="auto"/>
      </w:divBdr>
    </w:div>
    <w:div w:id="1482962400">
      <w:bodyDiv w:val="1"/>
      <w:marLeft w:val="0"/>
      <w:marRight w:val="0"/>
      <w:marTop w:val="0"/>
      <w:marBottom w:val="0"/>
      <w:divBdr>
        <w:top w:val="none" w:sz="0" w:space="0" w:color="auto"/>
        <w:left w:val="none" w:sz="0" w:space="0" w:color="auto"/>
        <w:bottom w:val="none" w:sz="0" w:space="0" w:color="auto"/>
        <w:right w:val="none" w:sz="0" w:space="0" w:color="auto"/>
      </w:divBdr>
    </w:div>
    <w:div w:id="1485244411">
      <w:bodyDiv w:val="1"/>
      <w:marLeft w:val="0"/>
      <w:marRight w:val="0"/>
      <w:marTop w:val="0"/>
      <w:marBottom w:val="0"/>
      <w:divBdr>
        <w:top w:val="none" w:sz="0" w:space="0" w:color="auto"/>
        <w:left w:val="none" w:sz="0" w:space="0" w:color="auto"/>
        <w:bottom w:val="none" w:sz="0" w:space="0" w:color="auto"/>
        <w:right w:val="none" w:sz="0" w:space="0" w:color="auto"/>
      </w:divBdr>
      <w:divsChild>
        <w:div w:id="193345343">
          <w:marLeft w:val="547"/>
          <w:marRight w:val="0"/>
          <w:marTop w:val="115"/>
          <w:marBottom w:val="0"/>
          <w:divBdr>
            <w:top w:val="none" w:sz="0" w:space="0" w:color="auto"/>
            <w:left w:val="none" w:sz="0" w:space="0" w:color="auto"/>
            <w:bottom w:val="none" w:sz="0" w:space="0" w:color="auto"/>
            <w:right w:val="none" w:sz="0" w:space="0" w:color="auto"/>
          </w:divBdr>
        </w:div>
        <w:div w:id="998922872">
          <w:marLeft w:val="1166"/>
          <w:marRight w:val="0"/>
          <w:marTop w:val="96"/>
          <w:marBottom w:val="0"/>
          <w:divBdr>
            <w:top w:val="none" w:sz="0" w:space="0" w:color="auto"/>
            <w:left w:val="none" w:sz="0" w:space="0" w:color="auto"/>
            <w:bottom w:val="none" w:sz="0" w:space="0" w:color="auto"/>
            <w:right w:val="none" w:sz="0" w:space="0" w:color="auto"/>
          </w:divBdr>
        </w:div>
        <w:div w:id="1013606880">
          <w:marLeft w:val="1166"/>
          <w:marRight w:val="0"/>
          <w:marTop w:val="96"/>
          <w:marBottom w:val="0"/>
          <w:divBdr>
            <w:top w:val="none" w:sz="0" w:space="0" w:color="auto"/>
            <w:left w:val="none" w:sz="0" w:space="0" w:color="auto"/>
            <w:bottom w:val="none" w:sz="0" w:space="0" w:color="auto"/>
            <w:right w:val="none" w:sz="0" w:space="0" w:color="auto"/>
          </w:divBdr>
        </w:div>
        <w:div w:id="1047333515">
          <w:marLeft w:val="1166"/>
          <w:marRight w:val="0"/>
          <w:marTop w:val="96"/>
          <w:marBottom w:val="0"/>
          <w:divBdr>
            <w:top w:val="none" w:sz="0" w:space="0" w:color="auto"/>
            <w:left w:val="none" w:sz="0" w:space="0" w:color="auto"/>
            <w:bottom w:val="none" w:sz="0" w:space="0" w:color="auto"/>
            <w:right w:val="none" w:sz="0" w:space="0" w:color="auto"/>
          </w:divBdr>
        </w:div>
        <w:div w:id="1119448233">
          <w:marLeft w:val="1166"/>
          <w:marRight w:val="0"/>
          <w:marTop w:val="96"/>
          <w:marBottom w:val="0"/>
          <w:divBdr>
            <w:top w:val="none" w:sz="0" w:space="0" w:color="auto"/>
            <w:left w:val="none" w:sz="0" w:space="0" w:color="auto"/>
            <w:bottom w:val="none" w:sz="0" w:space="0" w:color="auto"/>
            <w:right w:val="none" w:sz="0" w:space="0" w:color="auto"/>
          </w:divBdr>
        </w:div>
        <w:div w:id="1760758057">
          <w:marLeft w:val="1166"/>
          <w:marRight w:val="0"/>
          <w:marTop w:val="96"/>
          <w:marBottom w:val="0"/>
          <w:divBdr>
            <w:top w:val="none" w:sz="0" w:space="0" w:color="auto"/>
            <w:left w:val="none" w:sz="0" w:space="0" w:color="auto"/>
            <w:bottom w:val="none" w:sz="0" w:space="0" w:color="auto"/>
            <w:right w:val="none" w:sz="0" w:space="0" w:color="auto"/>
          </w:divBdr>
        </w:div>
        <w:div w:id="1973175709">
          <w:marLeft w:val="547"/>
          <w:marRight w:val="0"/>
          <w:marTop w:val="115"/>
          <w:marBottom w:val="0"/>
          <w:divBdr>
            <w:top w:val="none" w:sz="0" w:space="0" w:color="auto"/>
            <w:left w:val="none" w:sz="0" w:space="0" w:color="auto"/>
            <w:bottom w:val="none" w:sz="0" w:space="0" w:color="auto"/>
            <w:right w:val="none" w:sz="0" w:space="0" w:color="auto"/>
          </w:divBdr>
        </w:div>
        <w:div w:id="2044867408">
          <w:marLeft w:val="1166"/>
          <w:marRight w:val="0"/>
          <w:marTop w:val="96"/>
          <w:marBottom w:val="0"/>
          <w:divBdr>
            <w:top w:val="none" w:sz="0" w:space="0" w:color="auto"/>
            <w:left w:val="none" w:sz="0" w:space="0" w:color="auto"/>
            <w:bottom w:val="none" w:sz="0" w:space="0" w:color="auto"/>
            <w:right w:val="none" w:sz="0" w:space="0" w:color="auto"/>
          </w:divBdr>
        </w:div>
      </w:divsChild>
    </w:div>
    <w:div w:id="1485467329">
      <w:bodyDiv w:val="1"/>
      <w:marLeft w:val="0"/>
      <w:marRight w:val="0"/>
      <w:marTop w:val="0"/>
      <w:marBottom w:val="0"/>
      <w:divBdr>
        <w:top w:val="none" w:sz="0" w:space="0" w:color="auto"/>
        <w:left w:val="none" w:sz="0" w:space="0" w:color="auto"/>
        <w:bottom w:val="none" w:sz="0" w:space="0" w:color="auto"/>
        <w:right w:val="none" w:sz="0" w:space="0" w:color="auto"/>
      </w:divBdr>
    </w:div>
    <w:div w:id="1485972785">
      <w:bodyDiv w:val="1"/>
      <w:marLeft w:val="0"/>
      <w:marRight w:val="0"/>
      <w:marTop w:val="0"/>
      <w:marBottom w:val="0"/>
      <w:divBdr>
        <w:top w:val="none" w:sz="0" w:space="0" w:color="auto"/>
        <w:left w:val="none" w:sz="0" w:space="0" w:color="auto"/>
        <w:bottom w:val="none" w:sz="0" w:space="0" w:color="auto"/>
        <w:right w:val="none" w:sz="0" w:space="0" w:color="auto"/>
      </w:divBdr>
    </w:div>
    <w:div w:id="1486703624">
      <w:bodyDiv w:val="1"/>
      <w:marLeft w:val="0"/>
      <w:marRight w:val="0"/>
      <w:marTop w:val="0"/>
      <w:marBottom w:val="0"/>
      <w:divBdr>
        <w:top w:val="none" w:sz="0" w:space="0" w:color="auto"/>
        <w:left w:val="none" w:sz="0" w:space="0" w:color="auto"/>
        <w:bottom w:val="none" w:sz="0" w:space="0" w:color="auto"/>
        <w:right w:val="none" w:sz="0" w:space="0" w:color="auto"/>
      </w:divBdr>
    </w:div>
    <w:div w:id="1486780483">
      <w:bodyDiv w:val="1"/>
      <w:marLeft w:val="0"/>
      <w:marRight w:val="0"/>
      <w:marTop w:val="0"/>
      <w:marBottom w:val="0"/>
      <w:divBdr>
        <w:top w:val="none" w:sz="0" w:space="0" w:color="auto"/>
        <w:left w:val="none" w:sz="0" w:space="0" w:color="auto"/>
        <w:bottom w:val="none" w:sz="0" w:space="0" w:color="auto"/>
        <w:right w:val="none" w:sz="0" w:space="0" w:color="auto"/>
      </w:divBdr>
    </w:div>
    <w:div w:id="1486968567">
      <w:bodyDiv w:val="1"/>
      <w:marLeft w:val="0"/>
      <w:marRight w:val="0"/>
      <w:marTop w:val="0"/>
      <w:marBottom w:val="0"/>
      <w:divBdr>
        <w:top w:val="none" w:sz="0" w:space="0" w:color="auto"/>
        <w:left w:val="none" w:sz="0" w:space="0" w:color="auto"/>
        <w:bottom w:val="none" w:sz="0" w:space="0" w:color="auto"/>
        <w:right w:val="none" w:sz="0" w:space="0" w:color="auto"/>
      </w:divBdr>
    </w:div>
    <w:div w:id="1488280261">
      <w:bodyDiv w:val="1"/>
      <w:marLeft w:val="0"/>
      <w:marRight w:val="0"/>
      <w:marTop w:val="0"/>
      <w:marBottom w:val="0"/>
      <w:divBdr>
        <w:top w:val="none" w:sz="0" w:space="0" w:color="auto"/>
        <w:left w:val="none" w:sz="0" w:space="0" w:color="auto"/>
        <w:bottom w:val="none" w:sz="0" w:space="0" w:color="auto"/>
        <w:right w:val="none" w:sz="0" w:space="0" w:color="auto"/>
      </w:divBdr>
      <w:divsChild>
        <w:div w:id="922029060">
          <w:marLeft w:val="1166"/>
          <w:marRight w:val="0"/>
          <w:marTop w:val="77"/>
          <w:marBottom w:val="0"/>
          <w:divBdr>
            <w:top w:val="none" w:sz="0" w:space="0" w:color="auto"/>
            <w:left w:val="none" w:sz="0" w:space="0" w:color="auto"/>
            <w:bottom w:val="none" w:sz="0" w:space="0" w:color="auto"/>
            <w:right w:val="none" w:sz="0" w:space="0" w:color="auto"/>
          </w:divBdr>
        </w:div>
        <w:div w:id="936517827">
          <w:marLeft w:val="1166"/>
          <w:marRight w:val="0"/>
          <w:marTop w:val="77"/>
          <w:marBottom w:val="0"/>
          <w:divBdr>
            <w:top w:val="none" w:sz="0" w:space="0" w:color="auto"/>
            <w:left w:val="none" w:sz="0" w:space="0" w:color="auto"/>
            <w:bottom w:val="none" w:sz="0" w:space="0" w:color="auto"/>
            <w:right w:val="none" w:sz="0" w:space="0" w:color="auto"/>
          </w:divBdr>
        </w:div>
        <w:div w:id="1690984232">
          <w:marLeft w:val="1166"/>
          <w:marRight w:val="0"/>
          <w:marTop w:val="77"/>
          <w:marBottom w:val="0"/>
          <w:divBdr>
            <w:top w:val="none" w:sz="0" w:space="0" w:color="auto"/>
            <w:left w:val="none" w:sz="0" w:space="0" w:color="auto"/>
            <w:bottom w:val="none" w:sz="0" w:space="0" w:color="auto"/>
            <w:right w:val="none" w:sz="0" w:space="0" w:color="auto"/>
          </w:divBdr>
        </w:div>
        <w:div w:id="2038894810">
          <w:marLeft w:val="1166"/>
          <w:marRight w:val="0"/>
          <w:marTop w:val="77"/>
          <w:marBottom w:val="0"/>
          <w:divBdr>
            <w:top w:val="none" w:sz="0" w:space="0" w:color="auto"/>
            <w:left w:val="none" w:sz="0" w:space="0" w:color="auto"/>
            <w:bottom w:val="none" w:sz="0" w:space="0" w:color="auto"/>
            <w:right w:val="none" w:sz="0" w:space="0" w:color="auto"/>
          </w:divBdr>
        </w:div>
      </w:divsChild>
    </w:div>
    <w:div w:id="1488670055">
      <w:bodyDiv w:val="1"/>
      <w:marLeft w:val="0"/>
      <w:marRight w:val="0"/>
      <w:marTop w:val="0"/>
      <w:marBottom w:val="0"/>
      <w:divBdr>
        <w:top w:val="none" w:sz="0" w:space="0" w:color="auto"/>
        <w:left w:val="none" w:sz="0" w:space="0" w:color="auto"/>
        <w:bottom w:val="none" w:sz="0" w:space="0" w:color="auto"/>
        <w:right w:val="none" w:sz="0" w:space="0" w:color="auto"/>
      </w:divBdr>
    </w:div>
    <w:div w:id="1488746853">
      <w:bodyDiv w:val="1"/>
      <w:marLeft w:val="0"/>
      <w:marRight w:val="0"/>
      <w:marTop w:val="0"/>
      <w:marBottom w:val="0"/>
      <w:divBdr>
        <w:top w:val="none" w:sz="0" w:space="0" w:color="auto"/>
        <w:left w:val="none" w:sz="0" w:space="0" w:color="auto"/>
        <w:bottom w:val="none" w:sz="0" w:space="0" w:color="auto"/>
        <w:right w:val="none" w:sz="0" w:space="0" w:color="auto"/>
      </w:divBdr>
      <w:divsChild>
        <w:div w:id="1035350572">
          <w:marLeft w:val="1166"/>
          <w:marRight w:val="0"/>
          <w:marTop w:val="115"/>
          <w:marBottom w:val="0"/>
          <w:divBdr>
            <w:top w:val="none" w:sz="0" w:space="0" w:color="auto"/>
            <w:left w:val="none" w:sz="0" w:space="0" w:color="auto"/>
            <w:bottom w:val="none" w:sz="0" w:space="0" w:color="auto"/>
            <w:right w:val="none" w:sz="0" w:space="0" w:color="auto"/>
          </w:divBdr>
        </w:div>
        <w:div w:id="1411386498">
          <w:marLeft w:val="547"/>
          <w:marRight w:val="0"/>
          <w:marTop w:val="134"/>
          <w:marBottom w:val="0"/>
          <w:divBdr>
            <w:top w:val="none" w:sz="0" w:space="0" w:color="auto"/>
            <w:left w:val="none" w:sz="0" w:space="0" w:color="auto"/>
            <w:bottom w:val="none" w:sz="0" w:space="0" w:color="auto"/>
            <w:right w:val="none" w:sz="0" w:space="0" w:color="auto"/>
          </w:divBdr>
        </w:div>
      </w:divsChild>
    </w:div>
    <w:div w:id="1490711947">
      <w:bodyDiv w:val="1"/>
      <w:marLeft w:val="0"/>
      <w:marRight w:val="0"/>
      <w:marTop w:val="0"/>
      <w:marBottom w:val="0"/>
      <w:divBdr>
        <w:top w:val="none" w:sz="0" w:space="0" w:color="auto"/>
        <w:left w:val="none" w:sz="0" w:space="0" w:color="auto"/>
        <w:bottom w:val="none" w:sz="0" w:space="0" w:color="auto"/>
        <w:right w:val="none" w:sz="0" w:space="0" w:color="auto"/>
      </w:divBdr>
    </w:div>
    <w:div w:id="1490749439">
      <w:bodyDiv w:val="1"/>
      <w:marLeft w:val="0"/>
      <w:marRight w:val="0"/>
      <w:marTop w:val="0"/>
      <w:marBottom w:val="0"/>
      <w:divBdr>
        <w:top w:val="none" w:sz="0" w:space="0" w:color="auto"/>
        <w:left w:val="none" w:sz="0" w:space="0" w:color="auto"/>
        <w:bottom w:val="none" w:sz="0" w:space="0" w:color="auto"/>
        <w:right w:val="none" w:sz="0" w:space="0" w:color="auto"/>
      </w:divBdr>
    </w:div>
    <w:div w:id="1491096874">
      <w:bodyDiv w:val="1"/>
      <w:marLeft w:val="0"/>
      <w:marRight w:val="0"/>
      <w:marTop w:val="0"/>
      <w:marBottom w:val="0"/>
      <w:divBdr>
        <w:top w:val="none" w:sz="0" w:space="0" w:color="auto"/>
        <w:left w:val="none" w:sz="0" w:space="0" w:color="auto"/>
        <w:bottom w:val="none" w:sz="0" w:space="0" w:color="auto"/>
        <w:right w:val="none" w:sz="0" w:space="0" w:color="auto"/>
      </w:divBdr>
    </w:div>
    <w:div w:id="1491362231">
      <w:bodyDiv w:val="1"/>
      <w:marLeft w:val="0"/>
      <w:marRight w:val="0"/>
      <w:marTop w:val="0"/>
      <w:marBottom w:val="0"/>
      <w:divBdr>
        <w:top w:val="none" w:sz="0" w:space="0" w:color="auto"/>
        <w:left w:val="none" w:sz="0" w:space="0" w:color="auto"/>
        <w:bottom w:val="none" w:sz="0" w:space="0" w:color="auto"/>
        <w:right w:val="none" w:sz="0" w:space="0" w:color="auto"/>
      </w:divBdr>
    </w:div>
    <w:div w:id="1492989204">
      <w:bodyDiv w:val="1"/>
      <w:marLeft w:val="0"/>
      <w:marRight w:val="0"/>
      <w:marTop w:val="0"/>
      <w:marBottom w:val="0"/>
      <w:divBdr>
        <w:top w:val="none" w:sz="0" w:space="0" w:color="auto"/>
        <w:left w:val="none" w:sz="0" w:space="0" w:color="auto"/>
        <w:bottom w:val="none" w:sz="0" w:space="0" w:color="auto"/>
        <w:right w:val="none" w:sz="0" w:space="0" w:color="auto"/>
      </w:divBdr>
    </w:div>
    <w:div w:id="1493177573">
      <w:bodyDiv w:val="1"/>
      <w:marLeft w:val="0"/>
      <w:marRight w:val="0"/>
      <w:marTop w:val="0"/>
      <w:marBottom w:val="0"/>
      <w:divBdr>
        <w:top w:val="none" w:sz="0" w:space="0" w:color="auto"/>
        <w:left w:val="none" w:sz="0" w:space="0" w:color="auto"/>
        <w:bottom w:val="none" w:sz="0" w:space="0" w:color="auto"/>
        <w:right w:val="none" w:sz="0" w:space="0" w:color="auto"/>
      </w:divBdr>
      <w:divsChild>
        <w:div w:id="17122998">
          <w:marLeft w:val="547"/>
          <w:marRight w:val="0"/>
          <w:marTop w:val="115"/>
          <w:marBottom w:val="0"/>
          <w:divBdr>
            <w:top w:val="none" w:sz="0" w:space="0" w:color="auto"/>
            <w:left w:val="none" w:sz="0" w:space="0" w:color="auto"/>
            <w:bottom w:val="none" w:sz="0" w:space="0" w:color="auto"/>
            <w:right w:val="none" w:sz="0" w:space="0" w:color="auto"/>
          </w:divBdr>
        </w:div>
        <w:div w:id="672537644">
          <w:marLeft w:val="1166"/>
          <w:marRight w:val="0"/>
          <w:marTop w:val="96"/>
          <w:marBottom w:val="0"/>
          <w:divBdr>
            <w:top w:val="none" w:sz="0" w:space="0" w:color="auto"/>
            <w:left w:val="none" w:sz="0" w:space="0" w:color="auto"/>
            <w:bottom w:val="none" w:sz="0" w:space="0" w:color="auto"/>
            <w:right w:val="none" w:sz="0" w:space="0" w:color="auto"/>
          </w:divBdr>
        </w:div>
        <w:div w:id="1235699982">
          <w:marLeft w:val="1166"/>
          <w:marRight w:val="0"/>
          <w:marTop w:val="96"/>
          <w:marBottom w:val="0"/>
          <w:divBdr>
            <w:top w:val="none" w:sz="0" w:space="0" w:color="auto"/>
            <w:left w:val="none" w:sz="0" w:space="0" w:color="auto"/>
            <w:bottom w:val="none" w:sz="0" w:space="0" w:color="auto"/>
            <w:right w:val="none" w:sz="0" w:space="0" w:color="auto"/>
          </w:divBdr>
        </w:div>
        <w:div w:id="2048795680">
          <w:marLeft w:val="1166"/>
          <w:marRight w:val="0"/>
          <w:marTop w:val="96"/>
          <w:marBottom w:val="0"/>
          <w:divBdr>
            <w:top w:val="none" w:sz="0" w:space="0" w:color="auto"/>
            <w:left w:val="none" w:sz="0" w:space="0" w:color="auto"/>
            <w:bottom w:val="none" w:sz="0" w:space="0" w:color="auto"/>
            <w:right w:val="none" w:sz="0" w:space="0" w:color="auto"/>
          </w:divBdr>
        </w:div>
      </w:divsChild>
    </w:div>
    <w:div w:id="1493764697">
      <w:bodyDiv w:val="1"/>
      <w:marLeft w:val="0"/>
      <w:marRight w:val="0"/>
      <w:marTop w:val="0"/>
      <w:marBottom w:val="0"/>
      <w:divBdr>
        <w:top w:val="none" w:sz="0" w:space="0" w:color="auto"/>
        <w:left w:val="none" w:sz="0" w:space="0" w:color="auto"/>
        <w:bottom w:val="none" w:sz="0" w:space="0" w:color="auto"/>
        <w:right w:val="none" w:sz="0" w:space="0" w:color="auto"/>
      </w:divBdr>
    </w:div>
    <w:div w:id="1494564155">
      <w:bodyDiv w:val="1"/>
      <w:marLeft w:val="0"/>
      <w:marRight w:val="0"/>
      <w:marTop w:val="0"/>
      <w:marBottom w:val="0"/>
      <w:divBdr>
        <w:top w:val="none" w:sz="0" w:space="0" w:color="auto"/>
        <w:left w:val="none" w:sz="0" w:space="0" w:color="auto"/>
        <w:bottom w:val="none" w:sz="0" w:space="0" w:color="auto"/>
        <w:right w:val="none" w:sz="0" w:space="0" w:color="auto"/>
      </w:divBdr>
    </w:div>
    <w:div w:id="1494834295">
      <w:bodyDiv w:val="1"/>
      <w:marLeft w:val="0"/>
      <w:marRight w:val="0"/>
      <w:marTop w:val="0"/>
      <w:marBottom w:val="0"/>
      <w:divBdr>
        <w:top w:val="none" w:sz="0" w:space="0" w:color="auto"/>
        <w:left w:val="none" w:sz="0" w:space="0" w:color="auto"/>
        <w:bottom w:val="none" w:sz="0" w:space="0" w:color="auto"/>
        <w:right w:val="none" w:sz="0" w:space="0" w:color="auto"/>
      </w:divBdr>
    </w:div>
    <w:div w:id="1495947098">
      <w:bodyDiv w:val="1"/>
      <w:marLeft w:val="0"/>
      <w:marRight w:val="0"/>
      <w:marTop w:val="0"/>
      <w:marBottom w:val="0"/>
      <w:divBdr>
        <w:top w:val="none" w:sz="0" w:space="0" w:color="auto"/>
        <w:left w:val="none" w:sz="0" w:space="0" w:color="auto"/>
        <w:bottom w:val="none" w:sz="0" w:space="0" w:color="auto"/>
        <w:right w:val="none" w:sz="0" w:space="0" w:color="auto"/>
      </w:divBdr>
    </w:div>
    <w:div w:id="1496803584">
      <w:bodyDiv w:val="1"/>
      <w:marLeft w:val="0"/>
      <w:marRight w:val="0"/>
      <w:marTop w:val="0"/>
      <w:marBottom w:val="0"/>
      <w:divBdr>
        <w:top w:val="none" w:sz="0" w:space="0" w:color="auto"/>
        <w:left w:val="none" w:sz="0" w:space="0" w:color="auto"/>
        <w:bottom w:val="none" w:sz="0" w:space="0" w:color="auto"/>
        <w:right w:val="none" w:sz="0" w:space="0" w:color="auto"/>
      </w:divBdr>
      <w:divsChild>
        <w:div w:id="836923544">
          <w:marLeft w:val="547"/>
          <w:marRight w:val="0"/>
          <w:marTop w:val="154"/>
          <w:marBottom w:val="0"/>
          <w:divBdr>
            <w:top w:val="none" w:sz="0" w:space="0" w:color="auto"/>
            <w:left w:val="none" w:sz="0" w:space="0" w:color="auto"/>
            <w:bottom w:val="none" w:sz="0" w:space="0" w:color="auto"/>
            <w:right w:val="none" w:sz="0" w:space="0" w:color="auto"/>
          </w:divBdr>
        </w:div>
        <w:div w:id="1152016134">
          <w:marLeft w:val="1166"/>
          <w:marRight w:val="0"/>
          <w:marTop w:val="134"/>
          <w:marBottom w:val="0"/>
          <w:divBdr>
            <w:top w:val="none" w:sz="0" w:space="0" w:color="auto"/>
            <w:left w:val="none" w:sz="0" w:space="0" w:color="auto"/>
            <w:bottom w:val="none" w:sz="0" w:space="0" w:color="auto"/>
            <w:right w:val="none" w:sz="0" w:space="0" w:color="auto"/>
          </w:divBdr>
        </w:div>
        <w:div w:id="1865291900">
          <w:marLeft w:val="1166"/>
          <w:marRight w:val="0"/>
          <w:marTop w:val="134"/>
          <w:marBottom w:val="0"/>
          <w:divBdr>
            <w:top w:val="none" w:sz="0" w:space="0" w:color="auto"/>
            <w:left w:val="none" w:sz="0" w:space="0" w:color="auto"/>
            <w:bottom w:val="none" w:sz="0" w:space="0" w:color="auto"/>
            <w:right w:val="none" w:sz="0" w:space="0" w:color="auto"/>
          </w:divBdr>
        </w:div>
        <w:div w:id="2092653950">
          <w:marLeft w:val="1800"/>
          <w:marRight w:val="0"/>
          <w:marTop w:val="115"/>
          <w:marBottom w:val="0"/>
          <w:divBdr>
            <w:top w:val="none" w:sz="0" w:space="0" w:color="auto"/>
            <w:left w:val="none" w:sz="0" w:space="0" w:color="auto"/>
            <w:bottom w:val="none" w:sz="0" w:space="0" w:color="auto"/>
            <w:right w:val="none" w:sz="0" w:space="0" w:color="auto"/>
          </w:divBdr>
        </w:div>
      </w:divsChild>
    </w:div>
    <w:div w:id="1497573091">
      <w:bodyDiv w:val="1"/>
      <w:marLeft w:val="0"/>
      <w:marRight w:val="0"/>
      <w:marTop w:val="0"/>
      <w:marBottom w:val="0"/>
      <w:divBdr>
        <w:top w:val="none" w:sz="0" w:space="0" w:color="auto"/>
        <w:left w:val="none" w:sz="0" w:space="0" w:color="auto"/>
        <w:bottom w:val="none" w:sz="0" w:space="0" w:color="auto"/>
        <w:right w:val="none" w:sz="0" w:space="0" w:color="auto"/>
      </w:divBdr>
    </w:div>
    <w:div w:id="1497652691">
      <w:bodyDiv w:val="1"/>
      <w:marLeft w:val="0"/>
      <w:marRight w:val="0"/>
      <w:marTop w:val="0"/>
      <w:marBottom w:val="0"/>
      <w:divBdr>
        <w:top w:val="none" w:sz="0" w:space="0" w:color="auto"/>
        <w:left w:val="none" w:sz="0" w:space="0" w:color="auto"/>
        <w:bottom w:val="none" w:sz="0" w:space="0" w:color="auto"/>
        <w:right w:val="none" w:sz="0" w:space="0" w:color="auto"/>
      </w:divBdr>
    </w:div>
    <w:div w:id="1498886102">
      <w:bodyDiv w:val="1"/>
      <w:marLeft w:val="0"/>
      <w:marRight w:val="0"/>
      <w:marTop w:val="0"/>
      <w:marBottom w:val="0"/>
      <w:divBdr>
        <w:top w:val="none" w:sz="0" w:space="0" w:color="auto"/>
        <w:left w:val="none" w:sz="0" w:space="0" w:color="auto"/>
        <w:bottom w:val="none" w:sz="0" w:space="0" w:color="auto"/>
        <w:right w:val="none" w:sz="0" w:space="0" w:color="auto"/>
      </w:divBdr>
    </w:div>
    <w:div w:id="1499687591">
      <w:bodyDiv w:val="1"/>
      <w:marLeft w:val="0"/>
      <w:marRight w:val="0"/>
      <w:marTop w:val="0"/>
      <w:marBottom w:val="0"/>
      <w:divBdr>
        <w:top w:val="none" w:sz="0" w:space="0" w:color="auto"/>
        <w:left w:val="none" w:sz="0" w:space="0" w:color="auto"/>
        <w:bottom w:val="none" w:sz="0" w:space="0" w:color="auto"/>
        <w:right w:val="none" w:sz="0" w:space="0" w:color="auto"/>
      </w:divBdr>
    </w:div>
    <w:div w:id="1499809912">
      <w:bodyDiv w:val="1"/>
      <w:marLeft w:val="0"/>
      <w:marRight w:val="0"/>
      <w:marTop w:val="0"/>
      <w:marBottom w:val="0"/>
      <w:divBdr>
        <w:top w:val="none" w:sz="0" w:space="0" w:color="auto"/>
        <w:left w:val="none" w:sz="0" w:space="0" w:color="auto"/>
        <w:bottom w:val="none" w:sz="0" w:space="0" w:color="auto"/>
        <w:right w:val="none" w:sz="0" w:space="0" w:color="auto"/>
      </w:divBdr>
    </w:div>
    <w:div w:id="1501390406">
      <w:bodyDiv w:val="1"/>
      <w:marLeft w:val="0"/>
      <w:marRight w:val="0"/>
      <w:marTop w:val="0"/>
      <w:marBottom w:val="0"/>
      <w:divBdr>
        <w:top w:val="none" w:sz="0" w:space="0" w:color="auto"/>
        <w:left w:val="none" w:sz="0" w:space="0" w:color="auto"/>
        <w:bottom w:val="none" w:sz="0" w:space="0" w:color="auto"/>
        <w:right w:val="none" w:sz="0" w:space="0" w:color="auto"/>
      </w:divBdr>
    </w:div>
    <w:div w:id="1501505961">
      <w:bodyDiv w:val="1"/>
      <w:marLeft w:val="0"/>
      <w:marRight w:val="0"/>
      <w:marTop w:val="0"/>
      <w:marBottom w:val="0"/>
      <w:divBdr>
        <w:top w:val="none" w:sz="0" w:space="0" w:color="auto"/>
        <w:left w:val="none" w:sz="0" w:space="0" w:color="auto"/>
        <w:bottom w:val="none" w:sz="0" w:space="0" w:color="auto"/>
        <w:right w:val="none" w:sz="0" w:space="0" w:color="auto"/>
      </w:divBdr>
      <w:divsChild>
        <w:div w:id="682635236">
          <w:marLeft w:val="1800"/>
          <w:marRight w:val="0"/>
          <w:marTop w:val="67"/>
          <w:marBottom w:val="0"/>
          <w:divBdr>
            <w:top w:val="none" w:sz="0" w:space="0" w:color="auto"/>
            <w:left w:val="none" w:sz="0" w:space="0" w:color="auto"/>
            <w:bottom w:val="none" w:sz="0" w:space="0" w:color="auto"/>
            <w:right w:val="none" w:sz="0" w:space="0" w:color="auto"/>
          </w:divBdr>
        </w:div>
        <w:div w:id="749011015">
          <w:marLeft w:val="1800"/>
          <w:marRight w:val="0"/>
          <w:marTop w:val="67"/>
          <w:marBottom w:val="0"/>
          <w:divBdr>
            <w:top w:val="none" w:sz="0" w:space="0" w:color="auto"/>
            <w:left w:val="none" w:sz="0" w:space="0" w:color="auto"/>
            <w:bottom w:val="none" w:sz="0" w:space="0" w:color="auto"/>
            <w:right w:val="none" w:sz="0" w:space="0" w:color="auto"/>
          </w:divBdr>
        </w:div>
        <w:div w:id="1207832773">
          <w:marLeft w:val="2520"/>
          <w:marRight w:val="0"/>
          <w:marTop w:val="67"/>
          <w:marBottom w:val="0"/>
          <w:divBdr>
            <w:top w:val="none" w:sz="0" w:space="0" w:color="auto"/>
            <w:left w:val="none" w:sz="0" w:space="0" w:color="auto"/>
            <w:bottom w:val="none" w:sz="0" w:space="0" w:color="auto"/>
            <w:right w:val="none" w:sz="0" w:space="0" w:color="auto"/>
          </w:divBdr>
        </w:div>
        <w:div w:id="1319648923">
          <w:marLeft w:val="1800"/>
          <w:marRight w:val="0"/>
          <w:marTop w:val="67"/>
          <w:marBottom w:val="0"/>
          <w:divBdr>
            <w:top w:val="none" w:sz="0" w:space="0" w:color="auto"/>
            <w:left w:val="none" w:sz="0" w:space="0" w:color="auto"/>
            <w:bottom w:val="none" w:sz="0" w:space="0" w:color="auto"/>
            <w:right w:val="none" w:sz="0" w:space="0" w:color="auto"/>
          </w:divBdr>
        </w:div>
        <w:div w:id="1393581697">
          <w:marLeft w:val="1800"/>
          <w:marRight w:val="0"/>
          <w:marTop w:val="67"/>
          <w:marBottom w:val="0"/>
          <w:divBdr>
            <w:top w:val="none" w:sz="0" w:space="0" w:color="auto"/>
            <w:left w:val="none" w:sz="0" w:space="0" w:color="auto"/>
            <w:bottom w:val="none" w:sz="0" w:space="0" w:color="auto"/>
            <w:right w:val="none" w:sz="0" w:space="0" w:color="auto"/>
          </w:divBdr>
        </w:div>
        <w:div w:id="1403018945">
          <w:marLeft w:val="1166"/>
          <w:marRight w:val="0"/>
          <w:marTop w:val="77"/>
          <w:marBottom w:val="0"/>
          <w:divBdr>
            <w:top w:val="none" w:sz="0" w:space="0" w:color="auto"/>
            <w:left w:val="none" w:sz="0" w:space="0" w:color="auto"/>
            <w:bottom w:val="none" w:sz="0" w:space="0" w:color="auto"/>
            <w:right w:val="none" w:sz="0" w:space="0" w:color="auto"/>
          </w:divBdr>
        </w:div>
        <w:div w:id="1774089096">
          <w:marLeft w:val="2520"/>
          <w:marRight w:val="0"/>
          <w:marTop w:val="67"/>
          <w:marBottom w:val="0"/>
          <w:divBdr>
            <w:top w:val="none" w:sz="0" w:space="0" w:color="auto"/>
            <w:left w:val="none" w:sz="0" w:space="0" w:color="auto"/>
            <w:bottom w:val="none" w:sz="0" w:space="0" w:color="auto"/>
            <w:right w:val="none" w:sz="0" w:space="0" w:color="auto"/>
          </w:divBdr>
        </w:div>
        <w:div w:id="1880781019">
          <w:marLeft w:val="547"/>
          <w:marRight w:val="0"/>
          <w:marTop w:val="86"/>
          <w:marBottom w:val="0"/>
          <w:divBdr>
            <w:top w:val="none" w:sz="0" w:space="0" w:color="auto"/>
            <w:left w:val="none" w:sz="0" w:space="0" w:color="auto"/>
            <w:bottom w:val="none" w:sz="0" w:space="0" w:color="auto"/>
            <w:right w:val="none" w:sz="0" w:space="0" w:color="auto"/>
          </w:divBdr>
        </w:div>
        <w:div w:id="2002003158">
          <w:marLeft w:val="1166"/>
          <w:marRight w:val="0"/>
          <w:marTop w:val="77"/>
          <w:marBottom w:val="0"/>
          <w:divBdr>
            <w:top w:val="none" w:sz="0" w:space="0" w:color="auto"/>
            <w:left w:val="none" w:sz="0" w:space="0" w:color="auto"/>
            <w:bottom w:val="none" w:sz="0" w:space="0" w:color="auto"/>
            <w:right w:val="none" w:sz="0" w:space="0" w:color="auto"/>
          </w:divBdr>
        </w:div>
      </w:divsChild>
    </w:div>
    <w:div w:id="1502937605">
      <w:bodyDiv w:val="1"/>
      <w:marLeft w:val="0"/>
      <w:marRight w:val="0"/>
      <w:marTop w:val="0"/>
      <w:marBottom w:val="0"/>
      <w:divBdr>
        <w:top w:val="none" w:sz="0" w:space="0" w:color="auto"/>
        <w:left w:val="none" w:sz="0" w:space="0" w:color="auto"/>
        <w:bottom w:val="none" w:sz="0" w:space="0" w:color="auto"/>
        <w:right w:val="none" w:sz="0" w:space="0" w:color="auto"/>
      </w:divBdr>
    </w:div>
    <w:div w:id="1503086986">
      <w:bodyDiv w:val="1"/>
      <w:marLeft w:val="0"/>
      <w:marRight w:val="0"/>
      <w:marTop w:val="0"/>
      <w:marBottom w:val="0"/>
      <w:divBdr>
        <w:top w:val="none" w:sz="0" w:space="0" w:color="auto"/>
        <w:left w:val="none" w:sz="0" w:space="0" w:color="auto"/>
        <w:bottom w:val="none" w:sz="0" w:space="0" w:color="auto"/>
        <w:right w:val="none" w:sz="0" w:space="0" w:color="auto"/>
      </w:divBdr>
      <w:divsChild>
        <w:div w:id="149752399">
          <w:marLeft w:val="274"/>
          <w:marRight w:val="0"/>
          <w:marTop w:val="91"/>
          <w:marBottom w:val="0"/>
          <w:divBdr>
            <w:top w:val="none" w:sz="0" w:space="0" w:color="auto"/>
            <w:left w:val="none" w:sz="0" w:space="0" w:color="auto"/>
            <w:bottom w:val="none" w:sz="0" w:space="0" w:color="auto"/>
            <w:right w:val="none" w:sz="0" w:space="0" w:color="auto"/>
          </w:divBdr>
        </w:div>
        <w:div w:id="182406378">
          <w:marLeft w:val="274"/>
          <w:marRight w:val="0"/>
          <w:marTop w:val="91"/>
          <w:marBottom w:val="0"/>
          <w:divBdr>
            <w:top w:val="none" w:sz="0" w:space="0" w:color="auto"/>
            <w:left w:val="none" w:sz="0" w:space="0" w:color="auto"/>
            <w:bottom w:val="none" w:sz="0" w:space="0" w:color="auto"/>
            <w:right w:val="none" w:sz="0" w:space="0" w:color="auto"/>
          </w:divBdr>
        </w:div>
        <w:div w:id="183634496">
          <w:marLeft w:val="274"/>
          <w:marRight w:val="0"/>
          <w:marTop w:val="91"/>
          <w:marBottom w:val="0"/>
          <w:divBdr>
            <w:top w:val="none" w:sz="0" w:space="0" w:color="auto"/>
            <w:left w:val="none" w:sz="0" w:space="0" w:color="auto"/>
            <w:bottom w:val="none" w:sz="0" w:space="0" w:color="auto"/>
            <w:right w:val="none" w:sz="0" w:space="0" w:color="auto"/>
          </w:divBdr>
        </w:div>
        <w:div w:id="291861022">
          <w:marLeft w:val="835"/>
          <w:marRight w:val="0"/>
          <w:marTop w:val="77"/>
          <w:marBottom w:val="0"/>
          <w:divBdr>
            <w:top w:val="none" w:sz="0" w:space="0" w:color="auto"/>
            <w:left w:val="none" w:sz="0" w:space="0" w:color="auto"/>
            <w:bottom w:val="none" w:sz="0" w:space="0" w:color="auto"/>
            <w:right w:val="none" w:sz="0" w:space="0" w:color="auto"/>
          </w:divBdr>
        </w:div>
        <w:div w:id="786777600">
          <w:marLeft w:val="835"/>
          <w:marRight w:val="0"/>
          <w:marTop w:val="77"/>
          <w:marBottom w:val="0"/>
          <w:divBdr>
            <w:top w:val="none" w:sz="0" w:space="0" w:color="auto"/>
            <w:left w:val="none" w:sz="0" w:space="0" w:color="auto"/>
            <w:bottom w:val="none" w:sz="0" w:space="0" w:color="auto"/>
            <w:right w:val="none" w:sz="0" w:space="0" w:color="auto"/>
          </w:divBdr>
        </w:div>
        <w:div w:id="810295283">
          <w:marLeft w:val="274"/>
          <w:marRight w:val="0"/>
          <w:marTop w:val="77"/>
          <w:marBottom w:val="0"/>
          <w:divBdr>
            <w:top w:val="none" w:sz="0" w:space="0" w:color="auto"/>
            <w:left w:val="none" w:sz="0" w:space="0" w:color="auto"/>
            <w:bottom w:val="none" w:sz="0" w:space="0" w:color="auto"/>
            <w:right w:val="none" w:sz="0" w:space="0" w:color="auto"/>
          </w:divBdr>
        </w:div>
        <w:div w:id="978925567">
          <w:marLeft w:val="274"/>
          <w:marRight w:val="0"/>
          <w:marTop w:val="91"/>
          <w:marBottom w:val="0"/>
          <w:divBdr>
            <w:top w:val="none" w:sz="0" w:space="0" w:color="auto"/>
            <w:left w:val="none" w:sz="0" w:space="0" w:color="auto"/>
            <w:bottom w:val="none" w:sz="0" w:space="0" w:color="auto"/>
            <w:right w:val="none" w:sz="0" w:space="0" w:color="auto"/>
          </w:divBdr>
        </w:div>
        <w:div w:id="1151336601">
          <w:marLeft w:val="835"/>
          <w:marRight w:val="0"/>
          <w:marTop w:val="77"/>
          <w:marBottom w:val="0"/>
          <w:divBdr>
            <w:top w:val="none" w:sz="0" w:space="0" w:color="auto"/>
            <w:left w:val="none" w:sz="0" w:space="0" w:color="auto"/>
            <w:bottom w:val="none" w:sz="0" w:space="0" w:color="auto"/>
            <w:right w:val="none" w:sz="0" w:space="0" w:color="auto"/>
          </w:divBdr>
        </w:div>
        <w:div w:id="1201283950">
          <w:marLeft w:val="835"/>
          <w:marRight w:val="0"/>
          <w:marTop w:val="77"/>
          <w:marBottom w:val="0"/>
          <w:divBdr>
            <w:top w:val="none" w:sz="0" w:space="0" w:color="auto"/>
            <w:left w:val="none" w:sz="0" w:space="0" w:color="auto"/>
            <w:bottom w:val="none" w:sz="0" w:space="0" w:color="auto"/>
            <w:right w:val="none" w:sz="0" w:space="0" w:color="auto"/>
          </w:divBdr>
        </w:div>
        <w:div w:id="1268387855">
          <w:marLeft w:val="835"/>
          <w:marRight w:val="0"/>
          <w:marTop w:val="77"/>
          <w:marBottom w:val="0"/>
          <w:divBdr>
            <w:top w:val="none" w:sz="0" w:space="0" w:color="auto"/>
            <w:left w:val="none" w:sz="0" w:space="0" w:color="auto"/>
            <w:bottom w:val="none" w:sz="0" w:space="0" w:color="auto"/>
            <w:right w:val="none" w:sz="0" w:space="0" w:color="auto"/>
          </w:divBdr>
        </w:div>
        <w:div w:id="1321812010">
          <w:marLeft w:val="835"/>
          <w:marRight w:val="0"/>
          <w:marTop w:val="77"/>
          <w:marBottom w:val="0"/>
          <w:divBdr>
            <w:top w:val="none" w:sz="0" w:space="0" w:color="auto"/>
            <w:left w:val="none" w:sz="0" w:space="0" w:color="auto"/>
            <w:bottom w:val="none" w:sz="0" w:space="0" w:color="auto"/>
            <w:right w:val="none" w:sz="0" w:space="0" w:color="auto"/>
          </w:divBdr>
        </w:div>
        <w:div w:id="1400055658">
          <w:marLeft w:val="835"/>
          <w:marRight w:val="0"/>
          <w:marTop w:val="77"/>
          <w:marBottom w:val="0"/>
          <w:divBdr>
            <w:top w:val="none" w:sz="0" w:space="0" w:color="auto"/>
            <w:left w:val="none" w:sz="0" w:space="0" w:color="auto"/>
            <w:bottom w:val="none" w:sz="0" w:space="0" w:color="auto"/>
            <w:right w:val="none" w:sz="0" w:space="0" w:color="auto"/>
          </w:divBdr>
        </w:div>
        <w:div w:id="1601062165">
          <w:marLeft w:val="835"/>
          <w:marRight w:val="0"/>
          <w:marTop w:val="77"/>
          <w:marBottom w:val="0"/>
          <w:divBdr>
            <w:top w:val="none" w:sz="0" w:space="0" w:color="auto"/>
            <w:left w:val="none" w:sz="0" w:space="0" w:color="auto"/>
            <w:bottom w:val="none" w:sz="0" w:space="0" w:color="auto"/>
            <w:right w:val="none" w:sz="0" w:space="0" w:color="auto"/>
          </w:divBdr>
        </w:div>
        <w:div w:id="1819952214">
          <w:marLeft w:val="835"/>
          <w:marRight w:val="0"/>
          <w:marTop w:val="77"/>
          <w:marBottom w:val="0"/>
          <w:divBdr>
            <w:top w:val="none" w:sz="0" w:space="0" w:color="auto"/>
            <w:left w:val="none" w:sz="0" w:space="0" w:color="auto"/>
            <w:bottom w:val="none" w:sz="0" w:space="0" w:color="auto"/>
            <w:right w:val="none" w:sz="0" w:space="0" w:color="auto"/>
          </w:divBdr>
        </w:div>
        <w:div w:id="1896773289">
          <w:marLeft w:val="835"/>
          <w:marRight w:val="0"/>
          <w:marTop w:val="77"/>
          <w:marBottom w:val="0"/>
          <w:divBdr>
            <w:top w:val="none" w:sz="0" w:space="0" w:color="auto"/>
            <w:left w:val="none" w:sz="0" w:space="0" w:color="auto"/>
            <w:bottom w:val="none" w:sz="0" w:space="0" w:color="auto"/>
            <w:right w:val="none" w:sz="0" w:space="0" w:color="auto"/>
          </w:divBdr>
        </w:div>
        <w:div w:id="2106144276">
          <w:marLeft w:val="835"/>
          <w:marRight w:val="0"/>
          <w:marTop w:val="77"/>
          <w:marBottom w:val="0"/>
          <w:divBdr>
            <w:top w:val="none" w:sz="0" w:space="0" w:color="auto"/>
            <w:left w:val="none" w:sz="0" w:space="0" w:color="auto"/>
            <w:bottom w:val="none" w:sz="0" w:space="0" w:color="auto"/>
            <w:right w:val="none" w:sz="0" w:space="0" w:color="auto"/>
          </w:divBdr>
        </w:div>
      </w:divsChild>
    </w:div>
    <w:div w:id="1503349129">
      <w:bodyDiv w:val="1"/>
      <w:marLeft w:val="0"/>
      <w:marRight w:val="0"/>
      <w:marTop w:val="0"/>
      <w:marBottom w:val="0"/>
      <w:divBdr>
        <w:top w:val="none" w:sz="0" w:space="0" w:color="auto"/>
        <w:left w:val="none" w:sz="0" w:space="0" w:color="auto"/>
        <w:bottom w:val="none" w:sz="0" w:space="0" w:color="auto"/>
        <w:right w:val="none" w:sz="0" w:space="0" w:color="auto"/>
      </w:divBdr>
    </w:div>
    <w:div w:id="1503400241">
      <w:bodyDiv w:val="1"/>
      <w:marLeft w:val="0"/>
      <w:marRight w:val="0"/>
      <w:marTop w:val="0"/>
      <w:marBottom w:val="0"/>
      <w:divBdr>
        <w:top w:val="none" w:sz="0" w:space="0" w:color="auto"/>
        <w:left w:val="none" w:sz="0" w:space="0" w:color="auto"/>
        <w:bottom w:val="none" w:sz="0" w:space="0" w:color="auto"/>
        <w:right w:val="none" w:sz="0" w:space="0" w:color="auto"/>
      </w:divBdr>
    </w:div>
    <w:div w:id="1503622871">
      <w:bodyDiv w:val="1"/>
      <w:marLeft w:val="0"/>
      <w:marRight w:val="0"/>
      <w:marTop w:val="0"/>
      <w:marBottom w:val="0"/>
      <w:divBdr>
        <w:top w:val="none" w:sz="0" w:space="0" w:color="auto"/>
        <w:left w:val="none" w:sz="0" w:space="0" w:color="auto"/>
        <w:bottom w:val="none" w:sz="0" w:space="0" w:color="auto"/>
        <w:right w:val="none" w:sz="0" w:space="0" w:color="auto"/>
      </w:divBdr>
      <w:divsChild>
        <w:div w:id="161048949">
          <w:marLeft w:val="1800"/>
          <w:marRight w:val="0"/>
          <w:marTop w:val="96"/>
          <w:marBottom w:val="0"/>
          <w:divBdr>
            <w:top w:val="none" w:sz="0" w:space="0" w:color="auto"/>
            <w:left w:val="none" w:sz="0" w:space="0" w:color="auto"/>
            <w:bottom w:val="none" w:sz="0" w:space="0" w:color="auto"/>
            <w:right w:val="none" w:sz="0" w:space="0" w:color="auto"/>
          </w:divBdr>
        </w:div>
        <w:div w:id="290132238">
          <w:marLeft w:val="1800"/>
          <w:marRight w:val="0"/>
          <w:marTop w:val="96"/>
          <w:marBottom w:val="0"/>
          <w:divBdr>
            <w:top w:val="none" w:sz="0" w:space="0" w:color="auto"/>
            <w:left w:val="none" w:sz="0" w:space="0" w:color="auto"/>
            <w:bottom w:val="none" w:sz="0" w:space="0" w:color="auto"/>
            <w:right w:val="none" w:sz="0" w:space="0" w:color="auto"/>
          </w:divBdr>
        </w:div>
        <w:div w:id="452676715">
          <w:marLeft w:val="1800"/>
          <w:marRight w:val="0"/>
          <w:marTop w:val="96"/>
          <w:marBottom w:val="0"/>
          <w:divBdr>
            <w:top w:val="none" w:sz="0" w:space="0" w:color="auto"/>
            <w:left w:val="none" w:sz="0" w:space="0" w:color="auto"/>
            <w:bottom w:val="none" w:sz="0" w:space="0" w:color="auto"/>
            <w:right w:val="none" w:sz="0" w:space="0" w:color="auto"/>
          </w:divBdr>
        </w:div>
        <w:div w:id="543369856">
          <w:marLeft w:val="1166"/>
          <w:marRight w:val="0"/>
          <w:marTop w:val="115"/>
          <w:marBottom w:val="0"/>
          <w:divBdr>
            <w:top w:val="none" w:sz="0" w:space="0" w:color="auto"/>
            <w:left w:val="none" w:sz="0" w:space="0" w:color="auto"/>
            <w:bottom w:val="none" w:sz="0" w:space="0" w:color="auto"/>
            <w:right w:val="none" w:sz="0" w:space="0" w:color="auto"/>
          </w:divBdr>
        </w:div>
        <w:div w:id="1906333298">
          <w:marLeft w:val="547"/>
          <w:marRight w:val="0"/>
          <w:marTop w:val="115"/>
          <w:marBottom w:val="0"/>
          <w:divBdr>
            <w:top w:val="none" w:sz="0" w:space="0" w:color="auto"/>
            <w:left w:val="none" w:sz="0" w:space="0" w:color="auto"/>
            <w:bottom w:val="none" w:sz="0" w:space="0" w:color="auto"/>
            <w:right w:val="none" w:sz="0" w:space="0" w:color="auto"/>
          </w:divBdr>
        </w:div>
        <w:div w:id="1934698879">
          <w:marLeft w:val="547"/>
          <w:marRight w:val="0"/>
          <w:marTop w:val="115"/>
          <w:marBottom w:val="0"/>
          <w:divBdr>
            <w:top w:val="none" w:sz="0" w:space="0" w:color="auto"/>
            <w:left w:val="none" w:sz="0" w:space="0" w:color="auto"/>
            <w:bottom w:val="none" w:sz="0" w:space="0" w:color="auto"/>
            <w:right w:val="none" w:sz="0" w:space="0" w:color="auto"/>
          </w:divBdr>
        </w:div>
      </w:divsChild>
    </w:div>
    <w:div w:id="1503742383">
      <w:bodyDiv w:val="1"/>
      <w:marLeft w:val="0"/>
      <w:marRight w:val="0"/>
      <w:marTop w:val="0"/>
      <w:marBottom w:val="0"/>
      <w:divBdr>
        <w:top w:val="none" w:sz="0" w:space="0" w:color="auto"/>
        <w:left w:val="none" w:sz="0" w:space="0" w:color="auto"/>
        <w:bottom w:val="none" w:sz="0" w:space="0" w:color="auto"/>
        <w:right w:val="none" w:sz="0" w:space="0" w:color="auto"/>
      </w:divBdr>
    </w:div>
    <w:div w:id="1503811733">
      <w:bodyDiv w:val="1"/>
      <w:marLeft w:val="0"/>
      <w:marRight w:val="0"/>
      <w:marTop w:val="0"/>
      <w:marBottom w:val="0"/>
      <w:divBdr>
        <w:top w:val="none" w:sz="0" w:space="0" w:color="auto"/>
        <w:left w:val="none" w:sz="0" w:space="0" w:color="auto"/>
        <w:bottom w:val="none" w:sz="0" w:space="0" w:color="auto"/>
        <w:right w:val="none" w:sz="0" w:space="0" w:color="auto"/>
      </w:divBdr>
    </w:div>
    <w:div w:id="1506286165">
      <w:bodyDiv w:val="1"/>
      <w:marLeft w:val="0"/>
      <w:marRight w:val="0"/>
      <w:marTop w:val="0"/>
      <w:marBottom w:val="0"/>
      <w:divBdr>
        <w:top w:val="none" w:sz="0" w:space="0" w:color="auto"/>
        <w:left w:val="none" w:sz="0" w:space="0" w:color="auto"/>
        <w:bottom w:val="none" w:sz="0" w:space="0" w:color="auto"/>
        <w:right w:val="none" w:sz="0" w:space="0" w:color="auto"/>
      </w:divBdr>
      <w:divsChild>
        <w:div w:id="242878113">
          <w:marLeft w:val="1166"/>
          <w:marRight w:val="0"/>
          <w:marTop w:val="96"/>
          <w:marBottom w:val="0"/>
          <w:divBdr>
            <w:top w:val="none" w:sz="0" w:space="0" w:color="auto"/>
            <w:left w:val="none" w:sz="0" w:space="0" w:color="auto"/>
            <w:bottom w:val="none" w:sz="0" w:space="0" w:color="auto"/>
            <w:right w:val="none" w:sz="0" w:space="0" w:color="auto"/>
          </w:divBdr>
        </w:div>
        <w:div w:id="899245298">
          <w:marLeft w:val="547"/>
          <w:marRight w:val="0"/>
          <w:marTop w:val="115"/>
          <w:marBottom w:val="0"/>
          <w:divBdr>
            <w:top w:val="none" w:sz="0" w:space="0" w:color="auto"/>
            <w:left w:val="none" w:sz="0" w:space="0" w:color="auto"/>
            <w:bottom w:val="none" w:sz="0" w:space="0" w:color="auto"/>
            <w:right w:val="none" w:sz="0" w:space="0" w:color="auto"/>
          </w:divBdr>
        </w:div>
        <w:div w:id="1018045015">
          <w:marLeft w:val="1166"/>
          <w:marRight w:val="0"/>
          <w:marTop w:val="96"/>
          <w:marBottom w:val="0"/>
          <w:divBdr>
            <w:top w:val="none" w:sz="0" w:space="0" w:color="auto"/>
            <w:left w:val="none" w:sz="0" w:space="0" w:color="auto"/>
            <w:bottom w:val="none" w:sz="0" w:space="0" w:color="auto"/>
            <w:right w:val="none" w:sz="0" w:space="0" w:color="auto"/>
          </w:divBdr>
        </w:div>
        <w:div w:id="1270897691">
          <w:marLeft w:val="1166"/>
          <w:marRight w:val="0"/>
          <w:marTop w:val="96"/>
          <w:marBottom w:val="0"/>
          <w:divBdr>
            <w:top w:val="none" w:sz="0" w:space="0" w:color="auto"/>
            <w:left w:val="none" w:sz="0" w:space="0" w:color="auto"/>
            <w:bottom w:val="none" w:sz="0" w:space="0" w:color="auto"/>
            <w:right w:val="none" w:sz="0" w:space="0" w:color="auto"/>
          </w:divBdr>
        </w:div>
      </w:divsChild>
    </w:div>
    <w:div w:id="1506749176">
      <w:bodyDiv w:val="1"/>
      <w:marLeft w:val="0"/>
      <w:marRight w:val="0"/>
      <w:marTop w:val="0"/>
      <w:marBottom w:val="0"/>
      <w:divBdr>
        <w:top w:val="none" w:sz="0" w:space="0" w:color="auto"/>
        <w:left w:val="none" w:sz="0" w:space="0" w:color="auto"/>
        <w:bottom w:val="none" w:sz="0" w:space="0" w:color="auto"/>
        <w:right w:val="none" w:sz="0" w:space="0" w:color="auto"/>
      </w:divBdr>
    </w:div>
    <w:div w:id="1506752015">
      <w:bodyDiv w:val="1"/>
      <w:marLeft w:val="0"/>
      <w:marRight w:val="0"/>
      <w:marTop w:val="0"/>
      <w:marBottom w:val="0"/>
      <w:divBdr>
        <w:top w:val="none" w:sz="0" w:space="0" w:color="auto"/>
        <w:left w:val="none" w:sz="0" w:space="0" w:color="auto"/>
        <w:bottom w:val="none" w:sz="0" w:space="0" w:color="auto"/>
        <w:right w:val="none" w:sz="0" w:space="0" w:color="auto"/>
      </w:divBdr>
    </w:div>
    <w:div w:id="1507554418">
      <w:bodyDiv w:val="1"/>
      <w:marLeft w:val="0"/>
      <w:marRight w:val="0"/>
      <w:marTop w:val="0"/>
      <w:marBottom w:val="0"/>
      <w:divBdr>
        <w:top w:val="none" w:sz="0" w:space="0" w:color="auto"/>
        <w:left w:val="none" w:sz="0" w:space="0" w:color="auto"/>
        <w:bottom w:val="none" w:sz="0" w:space="0" w:color="auto"/>
        <w:right w:val="none" w:sz="0" w:space="0" w:color="auto"/>
      </w:divBdr>
      <w:divsChild>
        <w:div w:id="247201901">
          <w:marLeft w:val="0"/>
          <w:marRight w:val="0"/>
          <w:marTop w:val="0"/>
          <w:marBottom w:val="0"/>
          <w:divBdr>
            <w:top w:val="none" w:sz="0" w:space="0" w:color="auto"/>
            <w:left w:val="none" w:sz="0" w:space="0" w:color="auto"/>
            <w:bottom w:val="none" w:sz="0" w:space="0" w:color="auto"/>
            <w:right w:val="none" w:sz="0" w:space="0" w:color="auto"/>
          </w:divBdr>
        </w:div>
      </w:divsChild>
    </w:div>
    <w:div w:id="1507937190">
      <w:bodyDiv w:val="1"/>
      <w:marLeft w:val="0"/>
      <w:marRight w:val="0"/>
      <w:marTop w:val="0"/>
      <w:marBottom w:val="0"/>
      <w:divBdr>
        <w:top w:val="none" w:sz="0" w:space="0" w:color="auto"/>
        <w:left w:val="none" w:sz="0" w:space="0" w:color="auto"/>
        <w:bottom w:val="none" w:sz="0" w:space="0" w:color="auto"/>
        <w:right w:val="none" w:sz="0" w:space="0" w:color="auto"/>
      </w:divBdr>
    </w:div>
    <w:div w:id="1508903381">
      <w:bodyDiv w:val="1"/>
      <w:marLeft w:val="0"/>
      <w:marRight w:val="0"/>
      <w:marTop w:val="0"/>
      <w:marBottom w:val="0"/>
      <w:divBdr>
        <w:top w:val="none" w:sz="0" w:space="0" w:color="auto"/>
        <w:left w:val="none" w:sz="0" w:space="0" w:color="auto"/>
        <w:bottom w:val="none" w:sz="0" w:space="0" w:color="auto"/>
        <w:right w:val="none" w:sz="0" w:space="0" w:color="auto"/>
      </w:divBdr>
    </w:div>
    <w:div w:id="1509518773">
      <w:bodyDiv w:val="1"/>
      <w:marLeft w:val="0"/>
      <w:marRight w:val="0"/>
      <w:marTop w:val="0"/>
      <w:marBottom w:val="0"/>
      <w:divBdr>
        <w:top w:val="none" w:sz="0" w:space="0" w:color="auto"/>
        <w:left w:val="none" w:sz="0" w:space="0" w:color="auto"/>
        <w:bottom w:val="none" w:sz="0" w:space="0" w:color="auto"/>
        <w:right w:val="none" w:sz="0" w:space="0" w:color="auto"/>
      </w:divBdr>
      <w:divsChild>
        <w:div w:id="439570229">
          <w:marLeft w:val="1800"/>
          <w:marRight w:val="0"/>
          <w:marTop w:val="91"/>
          <w:marBottom w:val="0"/>
          <w:divBdr>
            <w:top w:val="none" w:sz="0" w:space="0" w:color="auto"/>
            <w:left w:val="none" w:sz="0" w:space="0" w:color="auto"/>
            <w:bottom w:val="none" w:sz="0" w:space="0" w:color="auto"/>
            <w:right w:val="none" w:sz="0" w:space="0" w:color="auto"/>
          </w:divBdr>
        </w:div>
        <w:div w:id="491415259">
          <w:marLeft w:val="1166"/>
          <w:marRight w:val="0"/>
          <w:marTop w:val="106"/>
          <w:marBottom w:val="0"/>
          <w:divBdr>
            <w:top w:val="none" w:sz="0" w:space="0" w:color="auto"/>
            <w:left w:val="none" w:sz="0" w:space="0" w:color="auto"/>
            <w:bottom w:val="none" w:sz="0" w:space="0" w:color="auto"/>
            <w:right w:val="none" w:sz="0" w:space="0" w:color="auto"/>
          </w:divBdr>
        </w:div>
        <w:div w:id="566377522">
          <w:marLeft w:val="1166"/>
          <w:marRight w:val="0"/>
          <w:marTop w:val="106"/>
          <w:marBottom w:val="0"/>
          <w:divBdr>
            <w:top w:val="none" w:sz="0" w:space="0" w:color="auto"/>
            <w:left w:val="none" w:sz="0" w:space="0" w:color="auto"/>
            <w:bottom w:val="none" w:sz="0" w:space="0" w:color="auto"/>
            <w:right w:val="none" w:sz="0" w:space="0" w:color="auto"/>
          </w:divBdr>
        </w:div>
        <w:div w:id="730814704">
          <w:marLeft w:val="547"/>
          <w:marRight w:val="0"/>
          <w:marTop w:val="120"/>
          <w:marBottom w:val="0"/>
          <w:divBdr>
            <w:top w:val="none" w:sz="0" w:space="0" w:color="auto"/>
            <w:left w:val="none" w:sz="0" w:space="0" w:color="auto"/>
            <w:bottom w:val="none" w:sz="0" w:space="0" w:color="auto"/>
            <w:right w:val="none" w:sz="0" w:space="0" w:color="auto"/>
          </w:divBdr>
        </w:div>
        <w:div w:id="854922662">
          <w:marLeft w:val="1166"/>
          <w:marRight w:val="0"/>
          <w:marTop w:val="106"/>
          <w:marBottom w:val="0"/>
          <w:divBdr>
            <w:top w:val="none" w:sz="0" w:space="0" w:color="auto"/>
            <w:left w:val="none" w:sz="0" w:space="0" w:color="auto"/>
            <w:bottom w:val="none" w:sz="0" w:space="0" w:color="auto"/>
            <w:right w:val="none" w:sz="0" w:space="0" w:color="auto"/>
          </w:divBdr>
        </w:div>
        <w:div w:id="866721752">
          <w:marLeft w:val="547"/>
          <w:marRight w:val="0"/>
          <w:marTop w:val="120"/>
          <w:marBottom w:val="0"/>
          <w:divBdr>
            <w:top w:val="none" w:sz="0" w:space="0" w:color="auto"/>
            <w:left w:val="none" w:sz="0" w:space="0" w:color="auto"/>
            <w:bottom w:val="none" w:sz="0" w:space="0" w:color="auto"/>
            <w:right w:val="none" w:sz="0" w:space="0" w:color="auto"/>
          </w:divBdr>
        </w:div>
        <w:div w:id="873812266">
          <w:marLeft w:val="1166"/>
          <w:marRight w:val="0"/>
          <w:marTop w:val="106"/>
          <w:marBottom w:val="0"/>
          <w:divBdr>
            <w:top w:val="none" w:sz="0" w:space="0" w:color="auto"/>
            <w:left w:val="none" w:sz="0" w:space="0" w:color="auto"/>
            <w:bottom w:val="none" w:sz="0" w:space="0" w:color="auto"/>
            <w:right w:val="none" w:sz="0" w:space="0" w:color="auto"/>
          </w:divBdr>
        </w:div>
        <w:div w:id="991563933">
          <w:marLeft w:val="547"/>
          <w:marRight w:val="0"/>
          <w:marTop w:val="120"/>
          <w:marBottom w:val="0"/>
          <w:divBdr>
            <w:top w:val="none" w:sz="0" w:space="0" w:color="auto"/>
            <w:left w:val="none" w:sz="0" w:space="0" w:color="auto"/>
            <w:bottom w:val="none" w:sz="0" w:space="0" w:color="auto"/>
            <w:right w:val="none" w:sz="0" w:space="0" w:color="auto"/>
          </w:divBdr>
        </w:div>
        <w:div w:id="1547177395">
          <w:marLeft w:val="1166"/>
          <w:marRight w:val="0"/>
          <w:marTop w:val="106"/>
          <w:marBottom w:val="0"/>
          <w:divBdr>
            <w:top w:val="none" w:sz="0" w:space="0" w:color="auto"/>
            <w:left w:val="none" w:sz="0" w:space="0" w:color="auto"/>
            <w:bottom w:val="none" w:sz="0" w:space="0" w:color="auto"/>
            <w:right w:val="none" w:sz="0" w:space="0" w:color="auto"/>
          </w:divBdr>
        </w:div>
        <w:div w:id="1631520409">
          <w:marLeft w:val="1800"/>
          <w:marRight w:val="0"/>
          <w:marTop w:val="91"/>
          <w:marBottom w:val="0"/>
          <w:divBdr>
            <w:top w:val="none" w:sz="0" w:space="0" w:color="auto"/>
            <w:left w:val="none" w:sz="0" w:space="0" w:color="auto"/>
            <w:bottom w:val="none" w:sz="0" w:space="0" w:color="auto"/>
            <w:right w:val="none" w:sz="0" w:space="0" w:color="auto"/>
          </w:divBdr>
        </w:div>
        <w:div w:id="1728336584">
          <w:marLeft w:val="1800"/>
          <w:marRight w:val="0"/>
          <w:marTop w:val="91"/>
          <w:marBottom w:val="0"/>
          <w:divBdr>
            <w:top w:val="none" w:sz="0" w:space="0" w:color="auto"/>
            <w:left w:val="none" w:sz="0" w:space="0" w:color="auto"/>
            <w:bottom w:val="none" w:sz="0" w:space="0" w:color="auto"/>
            <w:right w:val="none" w:sz="0" w:space="0" w:color="auto"/>
          </w:divBdr>
        </w:div>
        <w:div w:id="2055813589">
          <w:marLeft w:val="1166"/>
          <w:marRight w:val="0"/>
          <w:marTop w:val="106"/>
          <w:marBottom w:val="0"/>
          <w:divBdr>
            <w:top w:val="none" w:sz="0" w:space="0" w:color="auto"/>
            <w:left w:val="none" w:sz="0" w:space="0" w:color="auto"/>
            <w:bottom w:val="none" w:sz="0" w:space="0" w:color="auto"/>
            <w:right w:val="none" w:sz="0" w:space="0" w:color="auto"/>
          </w:divBdr>
        </w:div>
      </w:divsChild>
    </w:div>
    <w:div w:id="1510102580">
      <w:bodyDiv w:val="1"/>
      <w:marLeft w:val="0"/>
      <w:marRight w:val="0"/>
      <w:marTop w:val="0"/>
      <w:marBottom w:val="0"/>
      <w:divBdr>
        <w:top w:val="none" w:sz="0" w:space="0" w:color="auto"/>
        <w:left w:val="none" w:sz="0" w:space="0" w:color="auto"/>
        <w:bottom w:val="none" w:sz="0" w:space="0" w:color="auto"/>
        <w:right w:val="none" w:sz="0" w:space="0" w:color="auto"/>
      </w:divBdr>
    </w:div>
    <w:div w:id="1510103736">
      <w:bodyDiv w:val="1"/>
      <w:marLeft w:val="0"/>
      <w:marRight w:val="0"/>
      <w:marTop w:val="0"/>
      <w:marBottom w:val="0"/>
      <w:divBdr>
        <w:top w:val="none" w:sz="0" w:space="0" w:color="auto"/>
        <w:left w:val="none" w:sz="0" w:space="0" w:color="auto"/>
        <w:bottom w:val="none" w:sz="0" w:space="0" w:color="auto"/>
        <w:right w:val="none" w:sz="0" w:space="0" w:color="auto"/>
      </w:divBdr>
      <w:divsChild>
        <w:div w:id="158429876">
          <w:marLeft w:val="1166"/>
          <w:marRight w:val="0"/>
          <w:marTop w:val="96"/>
          <w:marBottom w:val="0"/>
          <w:divBdr>
            <w:top w:val="none" w:sz="0" w:space="0" w:color="auto"/>
            <w:left w:val="none" w:sz="0" w:space="0" w:color="auto"/>
            <w:bottom w:val="none" w:sz="0" w:space="0" w:color="auto"/>
            <w:right w:val="none" w:sz="0" w:space="0" w:color="auto"/>
          </w:divBdr>
        </w:div>
        <w:div w:id="434642675">
          <w:marLeft w:val="1800"/>
          <w:marRight w:val="0"/>
          <w:marTop w:val="77"/>
          <w:marBottom w:val="0"/>
          <w:divBdr>
            <w:top w:val="none" w:sz="0" w:space="0" w:color="auto"/>
            <w:left w:val="none" w:sz="0" w:space="0" w:color="auto"/>
            <w:bottom w:val="none" w:sz="0" w:space="0" w:color="auto"/>
            <w:right w:val="none" w:sz="0" w:space="0" w:color="auto"/>
          </w:divBdr>
        </w:div>
        <w:div w:id="1063454863">
          <w:marLeft w:val="1166"/>
          <w:marRight w:val="0"/>
          <w:marTop w:val="96"/>
          <w:marBottom w:val="0"/>
          <w:divBdr>
            <w:top w:val="none" w:sz="0" w:space="0" w:color="auto"/>
            <w:left w:val="none" w:sz="0" w:space="0" w:color="auto"/>
            <w:bottom w:val="none" w:sz="0" w:space="0" w:color="auto"/>
            <w:right w:val="none" w:sz="0" w:space="0" w:color="auto"/>
          </w:divBdr>
        </w:div>
        <w:div w:id="1108816875">
          <w:marLeft w:val="1166"/>
          <w:marRight w:val="0"/>
          <w:marTop w:val="96"/>
          <w:marBottom w:val="0"/>
          <w:divBdr>
            <w:top w:val="none" w:sz="0" w:space="0" w:color="auto"/>
            <w:left w:val="none" w:sz="0" w:space="0" w:color="auto"/>
            <w:bottom w:val="none" w:sz="0" w:space="0" w:color="auto"/>
            <w:right w:val="none" w:sz="0" w:space="0" w:color="auto"/>
          </w:divBdr>
        </w:div>
        <w:div w:id="1269124158">
          <w:marLeft w:val="1166"/>
          <w:marRight w:val="0"/>
          <w:marTop w:val="96"/>
          <w:marBottom w:val="0"/>
          <w:divBdr>
            <w:top w:val="none" w:sz="0" w:space="0" w:color="auto"/>
            <w:left w:val="none" w:sz="0" w:space="0" w:color="auto"/>
            <w:bottom w:val="none" w:sz="0" w:space="0" w:color="auto"/>
            <w:right w:val="none" w:sz="0" w:space="0" w:color="auto"/>
          </w:divBdr>
        </w:div>
        <w:div w:id="1355302160">
          <w:marLeft w:val="547"/>
          <w:marRight w:val="0"/>
          <w:marTop w:val="115"/>
          <w:marBottom w:val="0"/>
          <w:divBdr>
            <w:top w:val="none" w:sz="0" w:space="0" w:color="auto"/>
            <w:left w:val="none" w:sz="0" w:space="0" w:color="auto"/>
            <w:bottom w:val="none" w:sz="0" w:space="0" w:color="auto"/>
            <w:right w:val="none" w:sz="0" w:space="0" w:color="auto"/>
          </w:divBdr>
        </w:div>
        <w:div w:id="1416975106">
          <w:marLeft w:val="547"/>
          <w:marRight w:val="0"/>
          <w:marTop w:val="115"/>
          <w:marBottom w:val="0"/>
          <w:divBdr>
            <w:top w:val="none" w:sz="0" w:space="0" w:color="auto"/>
            <w:left w:val="none" w:sz="0" w:space="0" w:color="auto"/>
            <w:bottom w:val="none" w:sz="0" w:space="0" w:color="auto"/>
            <w:right w:val="none" w:sz="0" w:space="0" w:color="auto"/>
          </w:divBdr>
        </w:div>
        <w:div w:id="1811903812">
          <w:marLeft w:val="1166"/>
          <w:marRight w:val="0"/>
          <w:marTop w:val="96"/>
          <w:marBottom w:val="0"/>
          <w:divBdr>
            <w:top w:val="none" w:sz="0" w:space="0" w:color="auto"/>
            <w:left w:val="none" w:sz="0" w:space="0" w:color="auto"/>
            <w:bottom w:val="none" w:sz="0" w:space="0" w:color="auto"/>
            <w:right w:val="none" w:sz="0" w:space="0" w:color="auto"/>
          </w:divBdr>
        </w:div>
        <w:div w:id="1866140664">
          <w:marLeft w:val="1800"/>
          <w:marRight w:val="0"/>
          <w:marTop w:val="77"/>
          <w:marBottom w:val="0"/>
          <w:divBdr>
            <w:top w:val="none" w:sz="0" w:space="0" w:color="auto"/>
            <w:left w:val="none" w:sz="0" w:space="0" w:color="auto"/>
            <w:bottom w:val="none" w:sz="0" w:space="0" w:color="auto"/>
            <w:right w:val="none" w:sz="0" w:space="0" w:color="auto"/>
          </w:divBdr>
        </w:div>
        <w:div w:id="1867596650">
          <w:marLeft w:val="1166"/>
          <w:marRight w:val="0"/>
          <w:marTop w:val="96"/>
          <w:marBottom w:val="0"/>
          <w:divBdr>
            <w:top w:val="none" w:sz="0" w:space="0" w:color="auto"/>
            <w:left w:val="none" w:sz="0" w:space="0" w:color="auto"/>
            <w:bottom w:val="none" w:sz="0" w:space="0" w:color="auto"/>
            <w:right w:val="none" w:sz="0" w:space="0" w:color="auto"/>
          </w:divBdr>
        </w:div>
        <w:div w:id="2114670056">
          <w:marLeft w:val="547"/>
          <w:marRight w:val="0"/>
          <w:marTop w:val="115"/>
          <w:marBottom w:val="0"/>
          <w:divBdr>
            <w:top w:val="none" w:sz="0" w:space="0" w:color="auto"/>
            <w:left w:val="none" w:sz="0" w:space="0" w:color="auto"/>
            <w:bottom w:val="none" w:sz="0" w:space="0" w:color="auto"/>
            <w:right w:val="none" w:sz="0" w:space="0" w:color="auto"/>
          </w:divBdr>
        </w:div>
      </w:divsChild>
    </w:div>
    <w:div w:id="1510755216">
      <w:bodyDiv w:val="1"/>
      <w:marLeft w:val="0"/>
      <w:marRight w:val="0"/>
      <w:marTop w:val="0"/>
      <w:marBottom w:val="0"/>
      <w:divBdr>
        <w:top w:val="none" w:sz="0" w:space="0" w:color="auto"/>
        <w:left w:val="none" w:sz="0" w:space="0" w:color="auto"/>
        <w:bottom w:val="none" w:sz="0" w:space="0" w:color="auto"/>
        <w:right w:val="none" w:sz="0" w:space="0" w:color="auto"/>
      </w:divBdr>
    </w:div>
    <w:div w:id="1510830009">
      <w:bodyDiv w:val="1"/>
      <w:marLeft w:val="0"/>
      <w:marRight w:val="0"/>
      <w:marTop w:val="0"/>
      <w:marBottom w:val="0"/>
      <w:divBdr>
        <w:top w:val="none" w:sz="0" w:space="0" w:color="auto"/>
        <w:left w:val="none" w:sz="0" w:space="0" w:color="auto"/>
        <w:bottom w:val="none" w:sz="0" w:space="0" w:color="auto"/>
        <w:right w:val="none" w:sz="0" w:space="0" w:color="auto"/>
      </w:divBdr>
    </w:div>
    <w:div w:id="1511485504">
      <w:bodyDiv w:val="1"/>
      <w:marLeft w:val="0"/>
      <w:marRight w:val="0"/>
      <w:marTop w:val="0"/>
      <w:marBottom w:val="0"/>
      <w:divBdr>
        <w:top w:val="none" w:sz="0" w:space="0" w:color="auto"/>
        <w:left w:val="none" w:sz="0" w:space="0" w:color="auto"/>
        <w:bottom w:val="none" w:sz="0" w:space="0" w:color="auto"/>
        <w:right w:val="none" w:sz="0" w:space="0" w:color="auto"/>
      </w:divBdr>
      <w:divsChild>
        <w:div w:id="134493267">
          <w:marLeft w:val="1166"/>
          <w:marRight w:val="0"/>
          <w:marTop w:val="86"/>
          <w:marBottom w:val="0"/>
          <w:divBdr>
            <w:top w:val="none" w:sz="0" w:space="0" w:color="auto"/>
            <w:left w:val="none" w:sz="0" w:space="0" w:color="auto"/>
            <w:bottom w:val="none" w:sz="0" w:space="0" w:color="auto"/>
            <w:right w:val="none" w:sz="0" w:space="0" w:color="auto"/>
          </w:divBdr>
        </w:div>
        <w:div w:id="650867581">
          <w:marLeft w:val="1166"/>
          <w:marRight w:val="0"/>
          <w:marTop w:val="86"/>
          <w:marBottom w:val="0"/>
          <w:divBdr>
            <w:top w:val="none" w:sz="0" w:space="0" w:color="auto"/>
            <w:left w:val="none" w:sz="0" w:space="0" w:color="auto"/>
            <w:bottom w:val="none" w:sz="0" w:space="0" w:color="auto"/>
            <w:right w:val="none" w:sz="0" w:space="0" w:color="auto"/>
          </w:divBdr>
        </w:div>
        <w:div w:id="692193141">
          <w:marLeft w:val="1800"/>
          <w:marRight w:val="0"/>
          <w:marTop w:val="86"/>
          <w:marBottom w:val="0"/>
          <w:divBdr>
            <w:top w:val="none" w:sz="0" w:space="0" w:color="auto"/>
            <w:left w:val="none" w:sz="0" w:space="0" w:color="auto"/>
            <w:bottom w:val="none" w:sz="0" w:space="0" w:color="auto"/>
            <w:right w:val="none" w:sz="0" w:space="0" w:color="auto"/>
          </w:divBdr>
        </w:div>
        <w:div w:id="703676365">
          <w:marLeft w:val="1166"/>
          <w:marRight w:val="0"/>
          <w:marTop w:val="86"/>
          <w:marBottom w:val="0"/>
          <w:divBdr>
            <w:top w:val="none" w:sz="0" w:space="0" w:color="auto"/>
            <w:left w:val="none" w:sz="0" w:space="0" w:color="auto"/>
            <w:bottom w:val="none" w:sz="0" w:space="0" w:color="auto"/>
            <w:right w:val="none" w:sz="0" w:space="0" w:color="auto"/>
          </w:divBdr>
        </w:div>
        <w:div w:id="788007324">
          <w:marLeft w:val="1166"/>
          <w:marRight w:val="0"/>
          <w:marTop w:val="86"/>
          <w:marBottom w:val="0"/>
          <w:divBdr>
            <w:top w:val="none" w:sz="0" w:space="0" w:color="auto"/>
            <w:left w:val="none" w:sz="0" w:space="0" w:color="auto"/>
            <w:bottom w:val="none" w:sz="0" w:space="0" w:color="auto"/>
            <w:right w:val="none" w:sz="0" w:space="0" w:color="auto"/>
          </w:divBdr>
        </w:div>
        <w:div w:id="982612869">
          <w:marLeft w:val="1166"/>
          <w:marRight w:val="0"/>
          <w:marTop w:val="86"/>
          <w:marBottom w:val="0"/>
          <w:divBdr>
            <w:top w:val="none" w:sz="0" w:space="0" w:color="auto"/>
            <w:left w:val="none" w:sz="0" w:space="0" w:color="auto"/>
            <w:bottom w:val="none" w:sz="0" w:space="0" w:color="auto"/>
            <w:right w:val="none" w:sz="0" w:space="0" w:color="auto"/>
          </w:divBdr>
        </w:div>
        <w:div w:id="1366248796">
          <w:marLeft w:val="547"/>
          <w:marRight w:val="0"/>
          <w:marTop w:val="86"/>
          <w:marBottom w:val="0"/>
          <w:divBdr>
            <w:top w:val="none" w:sz="0" w:space="0" w:color="auto"/>
            <w:left w:val="none" w:sz="0" w:space="0" w:color="auto"/>
            <w:bottom w:val="none" w:sz="0" w:space="0" w:color="auto"/>
            <w:right w:val="none" w:sz="0" w:space="0" w:color="auto"/>
          </w:divBdr>
        </w:div>
        <w:div w:id="1427117703">
          <w:marLeft w:val="547"/>
          <w:marRight w:val="0"/>
          <w:marTop w:val="86"/>
          <w:marBottom w:val="0"/>
          <w:divBdr>
            <w:top w:val="none" w:sz="0" w:space="0" w:color="auto"/>
            <w:left w:val="none" w:sz="0" w:space="0" w:color="auto"/>
            <w:bottom w:val="none" w:sz="0" w:space="0" w:color="auto"/>
            <w:right w:val="none" w:sz="0" w:space="0" w:color="auto"/>
          </w:divBdr>
        </w:div>
        <w:div w:id="1560238558">
          <w:marLeft w:val="1800"/>
          <w:marRight w:val="0"/>
          <w:marTop w:val="86"/>
          <w:marBottom w:val="0"/>
          <w:divBdr>
            <w:top w:val="none" w:sz="0" w:space="0" w:color="auto"/>
            <w:left w:val="none" w:sz="0" w:space="0" w:color="auto"/>
            <w:bottom w:val="none" w:sz="0" w:space="0" w:color="auto"/>
            <w:right w:val="none" w:sz="0" w:space="0" w:color="auto"/>
          </w:divBdr>
        </w:div>
        <w:div w:id="1640111504">
          <w:marLeft w:val="547"/>
          <w:marRight w:val="0"/>
          <w:marTop w:val="86"/>
          <w:marBottom w:val="0"/>
          <w:divBdr>
            <w:top w:val="none" w:sz="0" w:space="0" w:color="auto"/>
            <w:left w:val="none" w:sz="0" w:space="0" w:color="auto"/>
            <w:bottom w:val="none" w:sz="0" w:space="0" w:color="auto"/>
            <w:right w:val="none" w:sz="0" w:space="0" w:color="auto"/>
          </w:divBdr>
        </w:div>
        <w:div w:id="2034263597">
          <w:marLeft w:val="547"/>
          <w:marRight w:val="0"/>
          <w:marTop w:val="86"/>
          <w:marBottom w:val="0"/>
          <w:divBdr>
            <w:top w:val="none" w:sz="0" w:space="0" w:color="auto"/>
            <w:left w:val="none" w:sz="0" w:space="0" w:color="auto"/>
            <w:bottom w:val="none" w:sz="0" w:space="0" w:color="auto"/>
            <w:right w:val="none" w:sz="0" w:space="0" w:color="auto"/>
          </w:divBdr>
        </w:div>
        <w:div w:id="2072731050">
          <w:marLeft w:val="1166"/>
          <w:marRight w:val="0"/>
          <w:marTop w:val="86"/>
          <w:marBottom w:val="0"/>
          <w:divBdr>
            <w:top w:val="none" w:sz="0" w:space="0" w:color="auto"/>
            <w:left w:val="none" w:sz="0" w:space="0" w:color="auto"/>
            <w:bottom w:val="none" w:sz="0" w:space="0" w:color="auto"/>
            <w:right w:val="none" w:sz="0" w:space="0" w:color="auto"/>
          </w:divBdr>
        </w:div>
        <w:div w:id="2112967742">
          <w:marLeft w:val="547"/>
          <w:marRight w:val="0"/>
          <w:marTop w:val="86"/>
          <w:marBottom w:val="0"/>
          <w:divBdr>
            <w:top w:val="none" w:sz="0" w:space="0" w:color="auto"/>
            <w:left w:val="none" w:sz="0" w:space="0" w:color="auto"/>
            <w:bottom w:val="none" w:sz="0" w:space="0" w:color="auto"/>
            <w:right w:val="none" w:sz="0" w:space="0" w:color="auto"/>
          </w:divBdr>
        </w:div>
      </w:divsChild>
    </w:div>
    <w:div w:id="1512140852">
      <w:bodyDiv w:val="1"/>
      <w:marLeft w:val="0"/>
      <w:marRight w:val="0"/>
      <w:marTop w:val="0"/>
      <w:marBottom w:val="0"/>
      <w:divBdr>
        <w:top w:val="none" w:sz="0" w:space="0" w:color="auto"/>
        <w:left w:val="none" w:sz="0" w:space="0" w:color="auto"/>
        <w:bottom w:val="none" w:sz="0" w:space="0" w:color="auto"/>
        <w:right w:val="none" w:sz="0" w:space="0" w:color="auto"/>
      </w:divBdr>
      <w:divsChild>
        <w:div w:id="211357022">
          <w:marLeft w:val="0"/>
          <w:marRight w:val="0"/>
          <w:marTop w:val="0"/>
          <w:marBottom w:val="0"/>
          <w:divBdr>
            <w:top w:val="none" w:sz="0" w:space="0" w:color="auto"/>
            <w:left w:val="none" w:sz="0" w:space="0" w:color="auto"/>
            <w:bottom w:val="none" w:sz="0" w:space="0" w:color="auto"/>
            <w:right w:val="none" w:sz="0" w:space="0" w:color="auto"/>
          </w:divBdr>
          <w:divsChild>
            <w:div w:id="785344779">
              <w:marLeft w:val="0"/>
              <w:marRight w:val="0"/>
              <w:marTop w:val="0"/>
              <w:marBottom w:val="0"/>
              <w:divBdr>
                <w:top w:val="none" w:sz="0" w:space="0" w:color="auto"/>
                <w:left w:val="none" w:sz="0" w:space="0" w:color="auto"/>
                <w:bottom w:val="none" w:sz="0" w:space="0" w:color="auto"/>
                <w:right w:val="none" w:sz="0" w:space="0" w:color="auto"/>
              </w:divBdr>
            </w:div>
            <w:div w:id="874006153">
              <w:marLeft w:val="0"/>
              <w:marRight w:val="0"/>
              <w:marTop w:val="0"/>
              <w:marBottom w:val="0"/>
              <w:divBdr>
                <w:top w:val="none" w:sz="0" w:space="0" w:color="auto"/>
                <w:left w:val="none" w:sz="0" w:space="0" w:color="auto"/>
                <w:bottom w:val="none" w:sz="0" w:space="0" w:color="auto"/>
                <w:right w:val="none" w:sz="0" w:space="0" w:color="auto"/>
              </w:divBdr>
            </w:div>
            <w:div w:id="921181120">
              <w:marLeft w:val="0"/>
              <w:marRight w:val="0"/>
              <w:marTop w:val="0"/>
              <w:marBottom w:val="0"/>
              <w:divBdr>
                <w:top w:val="none" w:sz="0" w:space="0" w:color="auto"/>
                <w:left w:val="none" w:sz="0" w:space="0" w:color="auto"/>
                <w:bottom w:val="none" w:sz="0" w:space="0" w:color="auto"/>
                <w:right w:val="none" w:sz="0" w:space="0" w:color="auto"/>
              </w:divBdr>
            </w:div>
            <w:div w:id="214454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566972">
      <w:bodyDiv w:val="1"/>
      <w:marLeft w:val="0"/>
      <w:marRight w:val="0"/>
      <w:marTop w:val="0"/>
      <w:marBottom w:val="0"/>
      <w:divBdr>
        <w:top w:val="none" w:sz="0" w:space="0" w:color="auto"/>
        <w:left w:val="none" w:sz="0" w:space="0" w:color="auto"/>
        <w:bottom w:val="none" w:sz="0" w:space="0" w:color="auto"/>
        <w:right w:val="none" w:sz="0" w:space="0" w:color="auto"/>
      </w:divBdr>
    </w:div>
    <w:div w:id="1513686093">
      <w:bodyDiv w:val="1"/>
      <w:marLeft w:val="0"/>
      <w:marRight w:val="0"/>
      <w:marTop w:val="0"/>
      <w:marBottom w:val="0"/>
      <w:divBdr>
        <w:top w:val="none" w:sz="0" w:space="0" w:color="auto"/>
        <w:left w:val="none" w:sz="0" w:space="0" w:color="auto"/>
        <w:bottom w:val="none" w:sz="0" w:space="0" w:color="auto"/>
        <w:right w:val="none" w:sz="0" w:space="0" w:color="auto"/>
      </w:divBdr>
    </w:div>
    <w:div w:id="1514028438">
      <w:bodyDiv w:val="1"/>
      <w:marLeft w:val="0"/>
      <w:marRight w:val="0"/>
      <w:marTop w:val="0"/>
      <w:marBottom w:val="0"/>
      <w:divBdr>
        <w:top w:val="none" w:sz="0" w:space="0" w:color="auto"/>
        <w:left w:val="none" w:sz="0" w:space="0" w:color="auto"/>
        <w:bottom w:val="none" w:sz="0" w:space="0" w:color="auto"/>
        <w:right w:val="none" w:sz="0" w:space="0" w:color="auto"/>
      </w:divBdr>
    </w:div>
    <w:div w:id="1514145417">
      <w:bodyDiv w:val="1"/>
      <w:marLeft w:val="0"/>
      <w:marRight w:val="0"/>
      <w:marTop w:val="0"/>
      <w:marBottom w:val="0"/>
      <w:divBdr>
        <w:top w:val="none" w:sz="0" w:space="0" w:color="auto"/>
        <w:left w:val="none" w:sz="0" w:space="0" w:color="auto"/>
        <w:bottom w:val="none" w:sz="0" w:space="0" w:color="auto"/>
        <w:right w:val="none" w:sz="0" w:space="0" w:color="auto"/>
      </w:divBdr>
      <w:divsChild>
        <w:div w:id="257837597">
          <w:marLeft w:val="547"/>
          <w:marRight w:val="0"/>
          <w:marTop w:val="0"/>
          <w:marBottom w:val="0"/>
          <w:divBdr>
            <w:top w:val="none" w:sz="0" w:space="0" w:color="auto"/>
            <w:left w:val="none" w:sz="0" w:space="0" w:color="auto"/>
            <w:bottom w:val="none" w:sz="0" w:space="0" w:color="auto"/>
            <w:right w:val="none" w:sz="0" w:space="0" w:color="auto"/>
          </w:divBdr>
        </w:div>
      </w:divsChild>
    </w:div>
    <w:div w:id="1514765673">
      <w:bodyDiv w:val="1"/>
      <w:marLeft w:val="0"/>
      <w:marRight w:val="0"/>
      <w:marTop w:val="0"/>
      <w:marBottom w:val="0"/>
      <w:divBdr>
        <w:top w:val="none" w:sz="0" w:space="0" w:color="auto"/>
        <w:left w:val="none" w:sz="0" w:space="0" w:color="auto"/>
        <w:bottom w:val="none" w:sz="0" w:space="0" w:color="auto"/>
        <w:right w:val="none" w:sz="0" w:space="0" w:color="auto"/>
      </w:divBdr>
    </w:div>
    <w:div w:id="1514874602">
      <w:bodyDiv w:val="1"/>
      <w:marLeft w:val="0"/>
      <w:marRight w:val="0"/>
      <w:marTop w:val="0"/>
      <w:marBottom w:val="0"/>
      <w:divBdr>
        <w:top w:val="none" w:sz="0" w:space="0" w:color="auto"/>
        <w:left w:val="none" w:sz="0" w:space="0" w:color="auto"/>
        <w:bottom w:val="none" w:sz="0" w:space="0" w:color="auto"/>
        <w:right w:val="none" w:sz="0" w:space="0" w:color="auto"/>
      </w:divBdr>
    </w:div>
    <w:div w:id="1516770205">
      <w:bodyDiv w:val="1"/>
      <w:marLeft w:val="0"/>
      <w:marRight w:val="0"/>
      <w:marTop w:val="0"/>
      <w:marBottom w:val="0"/>
      <w:divBdr>
        <w:top w:val="none" w:sz="0" w:space="0" w:color="auto"/>
        <w:left w:val="none" w:sz="0" w:space="0" w:color="auto"/>
        <w:bottom w:val="none" w:sz="0" w:space="0" w:color="auto"/>
        <w:right w:val="none" w:sz="0" w:space="0" w:color="auto"/>
      </w:divBdr>
    </w:div>
    <w:div w:id="1518034385">
      <w:bodyDiv w:val="1"/>
      <w:marLeft w:val="0"/>
      <w:marRight w:val="0"/>
      <w:marTop w:val="0"/>
      <w:marBottom w:val="0"/>
      <w:divBdr>
        <w:top w:val="none" w:sz="0" w:space="0" w:color="auto"/>
        <w:left w:val="none" w:sz="0" w:space="0" w:color="auto"/>
        <w:bottom w:val="none" w:sz="0" w:space="0" w:color="auto"/>
        <w:right w:val="none" w:sz="0" w:space="0" w:color="auto"/>
      </w:divBdr>
    </w:div>
    <w:div w:id="1519080983">
      <w:bodyDiv w:val="1"/>
      <w:marLeft w:val="0"/>
      <w:marRight w:val="0"/>
      <w:marTop w:val="0"/>
      <w:marBottom w:val="0"/>
      <w:divBdr>
        <w:top w:val="none" w:sz="0" w:space="0" w:color="auto"/>
        <w:left w:val="none" w:sz="0" w:space="0" w:color="auto"/>
        <w:bottom w:val="none" w:sz="0" w:space="0" w:color="auto"/>
        <w:right w:val="none" w:sz="0" w:space="0" w:color="auto"/>
      </w:divBdr>
      <w:divsChild>
        <w:div w:id="105009225">
          <w:marLeft w:val="1166"/>
          <w:marRight w:val="0"/>
          <w:marTop w:val="86"/>
          <w:marBottom w:val="0"/>
          <w:divBdr>
            <w:top w:val="none" w:sz="0" w:space="0" w:color="auto"/>
            <w:left w:val="none" w:sz="0" w:space="0" w:color="auto"/>
            <w:bottom w:val="none" w:sz="0" w:space="0" w:color="auto"/>
            <w:right w:val="none" w:sz="0" w:space="0" w:color="auto"/>
          </w:divBdr>
        </w:div>
        <w:div w:id="354502707">
          <w:marLeft w:val="547"/>
          <w:marRight w:val="0"/>
          <w:marTop w:val="115"/>
          <w:marBottom w:val="0"/>
          <w:divBdr>
            <w:top w:val="none" w:sz="0" w:space="0" w:color="auto"/>
            <w:left w:val="none" w:sz="0" w:space="0" w:color="auto"/>
            <w:bottom w:val="none" w:sz="0" w:space="0" w:color="auto"/>
            <w:right w:val="none" w:sz="0" w:space="0" w:color="auto"/>
          </w:divBdr>
        </w:div>
        <w:div w:id="363211234">
          <w:marLeft w:val="1166"/>
          <w:marRight w:val="0"/>
          <w:marTop w:val="86"/>
          <w:marBottom w:val="0"/>
          <w:divBdr>
            <w:top w:val="none" w:sz="0" w:space="0" w:color="auto"/>
            <w:left w:val="none" w:sz="0" w:space="0" w:color="auto"/>
            <w:bottom w:val="none" w:sz="0" w:space="0" w:color="auto"/>
            <w:right w:val="none" w:sz="0" w:space="0" w:color="auto"/>
          </w:divBdr>
        </w:div>
        <w:div w:id="654646473">
          <w:marLeft w:val="1166"/>
          <w:marRight w:val="0"/>
          <w:marTop w:val="86"/>
          <w:marBottom w:val="0"/>
          <w:divBdr>
            <w:top w:val="none" w:sz="0" w:space="0" w:color="auto"/>
            <w:left w:val="none" w:sz="0" w:space="0" w:color="auto"/>
            <w:bottom w:val="none" w:sz="0" w:space="0" w:color="auto"/>
            <w:right w:val="none" w:sz="0" w:space="0" w:color="auto"/>
          </w:divBdr>
        </w:div>
        <w:div w:id="792554993">
          <w:marLeft w:val="1166"/>
          <w:marRight w:val="0"/>
          <w:marTop w:val="86"/>
          <w:marBottom w:val="0"/>
          <w:divBdr>
            <w:top w:val="none" w:sz="0" w:space="0" w:color="auto"/>
            <w:left w:val="none" w:sz="0" w:space="0" w:color="auto"/>
            <w:bottom w:val="none" w:sz="0" w:space="0" w:color="auto"/>
            <w:right w:val="none" w:sz="0" w:space="0" w:color="auto"/>
          </w:divBdr>
        </w:div>
      </w:divsChild>
    </w:div>
    <w:div w:id="1519272431">
      <w:bodyDiv w:val="1"/>
      <w:marLeft w:val="0"/>
      <w:marRight w:val="0"/>
      <w:marTop w:val="0"/>
      <w:marBottom w:val="0"/>
      <w:divBdr>
        <w:top w:val="none" w:sz="0" w:space="0" w:color="auto"/>
        <w:left w:val="none" w:sz="0" w:space="0" w:color="auto"/>
        <w:bottom w:val="none" w:sz="0" w:space="0" w:color="auto"/>
        <w:right w:val="none" w:sz="0" w:space="0" w:color="auto"/>
      </w:divBdr>
    </w:div>
    <w:div w:id="1519850199">
      <w:bodyDiv w:val="1"/>
      <w:marLeft w:val="0"/>
      <w:marRight w:val="0"/>
      <w:marTop w:val="0"/>
      <w:marBottom w:val="0"/>
      <w:divBdr>
        <w:top w:val="none" w:sz="0" w:space="0" w:color="auto"/>
        <w:left w:val="none" w:sz="0" w:space="0" w:color="auto"/>
        <w:bottom w:val="none" w:sz="0" w:space="0" w:color="auto"/>
        <w:right w:val="none" w:sz="0" w:space="0" w:color="auto"/>
      </w:divBdr>
    </w:div>
    <w:div w:id="1519852762">
      <w:bodyDiv w:val="1"/>
      <w:marLeft w:val="0"/>
      <w:marRight w:val="0"/>
      <w:marTop w:val="0"/>
      <w:marBottom w:val="0"/>
      <w:divBdr>
        <w:top w:val="none" w:sz="0" w:space="0" w:color="auto"/>
        <w:left w:val="none" w:sz="0" w:space="0" w:color="auto"/>
        <w:bottom w:val="none" w:sz="0" w:space="0" w:color="auto"/>
        <w:right w:val="none" w:sz="0" w:space="0" w:color="auto"/>
      </w:divBdr>
    </w:div>
    <w:div w:id="1520197671">
      <w:bodyDiv w:val="1"/>
      <w:marLeft w:val="0"/>
      <w:marRight w:val="0"/>
      <w:marTop w:val="0"/>
      <w:marBottom w:val="0"/>
      <w:divBdr>
        <w:top w:val="none" w:sz="0" w:space="0" w:color="auto"/>
        <w:left w:val="none" w:sz="0" w:space="0" w:color="auto"/>
        <w:bottom w:val="none" w:sz="0" w:space="0" w:color="auto"/>
        <w:right w:val="none" w:sz="0" w:space="0" w:color="auto"/>
      </w:divBdr>
      <w:divsChild>
        <w:div w:id="189490485">
          <w:marLeft w:val="1267"/>
          <w:marRight w:val="0"/>
          <w:marTop w:val="67"/>
          <w:marBottom w:val="0"/>
          <w:divBdr>
            <w:top w:val="none" w:sz="0" w:space="0" w:color="auto"/>
            <w:left w:val="none" w:sz="0" w:space="0" w:color="auto"/>
            <w:bottom w:val="none" w:sz="0" w:space="0" w:color="auto"/>
            <w:right w:val="none" w:sz="0" w:space="0" w:color="auto"/>
          </w:divBdr>
        </w:div>
        <w:div w:id="191000309">
          <w:marLeft w:val="418"/>
          <w:marRight w:val="0"/>
          <w:marTop w:val="86"/>
          <w:marBottom w:val="0"/>
          <w:divBdr>
            <w:top w:val="none" w:sz="0" w:space="0" w:color="auto"/>
            <w:left w:val="none" w:sz="0" w:space="0" w:color="auto"/>
            <w:bottom w:val="none" w:sz="0" w:space="0" w:color="auto"/>
            <w:right w:val="none" w:sz="0" w:space="0" w:color="auto"/>
          </w:divBdr>
        </w:div>
        <w:div w:id="370425355">
          <w:marLeft w:val="979"/>
          <w:marRight w:val="0"/>
          <w:marTop w:val="77"/>
          <w:marBottom w:val="0"/>
          <w:divBdr>
            <w:top w:val="none" w:sz="0" w:space="0" w:color="auto"/>
            <w:left w:val="none" w:sz="0" w:space="0" w:color="auto"/>
            <w:bottom w:val="none" w:sz="0" w:space="0" w:color="auto"/>
            <w:right w:val="none" w:sz="0" w:space="0" w:color="auto"/>
          </w:divBdr>
        </w:div>
        <w:div w:id="442500861">
          <w:marLeft w:val="979"/>
          <w:marRight w:val="0"/>
          <w:marTop w:val="77"/>
          <w:marBottom w:val="0"/>
          <w:divBdr>
            <w:top w:val="none" w:sz="0" w:space="0" w:color="auto"/>
            <w:left w:val="none" w:sz="0" w:space="0" w:color="auto"/>
            <w:bottom w:val="none" w:sz="0" w:space="0" w:color="auto"/>
            <w:right w:val="none" w:sz="0" w:space="0" w:color="auto"/>
          </w:divBdr>
        </w:div>
        <w:div w:id="643044685">
          <w:marLeft w:val="979"/>
          <w:marRight w:val="0"/>
          <w:marTop w:val="77"/>
          <w:marBottom w:val="0"/>
          <w:divBdr>
            <w:top w:val="none" w:sz="0" w:space="0" w:color="auto"/>
            <w:left w:val="none" w:sz="0" w:space="0" w:color="auto"/>
            <w:bottom w:val="none" w:sz="0" w:space="0" w:color="auto"/>
            <w:right w:val="none" w:sz="0" w:space="0" w:color="auto"/>
          </w:divBdr>
        </w:div>
        <w:div w:id="751313856">
          <w:marLeft w:val="979"/>
          <w:marRight w:val="0"/>
          <w:marTop w:val="77"/>
          <w:marBottom w:val="0"/>
          <w:divBdr>
            <w:top w:val="none" w:sz="0" w:space="0" w:color="auto"/>
            <w:left w:val="none" w:sz="0" w:space="0" w:color="auto"/>
            <w:bottom w:val="none" w:sz="0" w:space="0" w:color="auto"/>
            <w:right w:val="none" w:sz="0" w:space="0" w:color="auto"/>
          </w:divBdr>
        </w:div>
        <w:div w:id="768622033">
          <w:marLeft w:val="1267"/>
          <w:marRight w:val="0"/>
          <w:marTop w:val="67"/>
          <w:marBottom w:val="0"/>
          <w:divBdr>
            <w:top w:val="none" w:sz="0" w:space="0" w:color="auto"/>
            <w:left w:val="none" w:sz="0" w:space="0" w:color="auto"/>
            <w:bottom w:val="none" w:sz="0" w:space="0" w:color="auto"/>
            <w:right w:val="none" w:sz="0" w:space="0" w:color="auto"/>
          </w:divBdr>
        </w:div>
        <w:div w:id="946472101">
          <w:marLeft w:val="706"/>
          <w:marRight w:val="0"/>
          <w:marTop w:val="86"/>
          <w:marBottom w:val="0"/>
          <w:divBdr>
            <w:top w:val="none" w:sz="0" w:space="0" w:color="auto"/>
            <w:left w:val="none" w:sz="0" w:space="0" w:color="auto"/>
            <w:bottom w:val="none" w:sz="0" w:space="0" w:color="auto"/>
            <w:right w:val="none" w:sz="0" w:space="0" w:color="auto"/>
          </w:divBdr>
        </w:div>
        <w:div w:id="1169562995">
          <w:marLeft w:val="706"/>
          <w:marRight w:val="0"/>
          <w:marTop w:val="86"/>
          <w:marBottom w:val="0"/>
          <w:divBdr>
            <w:top w:val="none" w:sz="0" w:space="0" w:color="auto"/>
            <w:left w:val="none" w:sz="0" w:space="0" w:color="auto"/>
            <w:bottom w:val="none" w:sz="0" w:space="0" w:color="auto"/>
            <w:right w:val="none" w:sz="0" w:space="0" w:color="auto"/>
          </w:divBdr>
        </w:div>
        <w:div w:id="1348600925">
          <w:marLeft w:val="979"/>
          <w:marRight w:val="0"/>
          <w:marTop w:val="77"/>
          <w:marBottom w:val="0"/>
          <w:divBdr>
            <w:top w:val="none" w:sz="0" w:space="0" w:color="auto"/>
            <w:left w:val="none" w:sz="0" w:space="0" w:color="auto"/>
            <w:bottom w:val="none" w:sz="0" w:space="0" w:color="auto"/>
            <w:right w:val="none" w:sz="0" w:space="0" w:color="auto"/>
          </w:divBdr>
        </w:div>
        <w:div w:id="1420567153">
          <w:marLeft w:val="979"/>
          <w:marRight w:val="0"/>
          <w:marTop w:val="77"/>
          <w:marBottom w:val="0"/>
          <w:divBdr>
            <w:top w:val="none" w:sz="0" w:space="0" w:color="auto"/>
            <w:left w:val="none" w:sz="0" w:space="0" w:color="auto"/>
            <w:bottom w:val="none" w:sz="0" w:space="0" w:color="auto"/>
            <w:right w:val="none" w:sz="0" w:space="0" w:color="auto"/>
          </w:divBdr>
        </w:div>
        <w:div w:id="1770857820">
          <w:marLeft w:val="979"/>
          <w:marRight w:val="0"/>
          <w:marTop w:val="77"/>
          <w:marBottom w:val="0"/>
          <w:divBdr>
            <w:top w:val="none" w:sz="0" w:space="0" w:color="auto"/>
            <w:left w:val="none" w:sz="0" w:space="0" w:color="auto"/>
            <w:bottom w:val="none" w:sz="0" w:space="0" w:color="auto"/>
            <w:right w:val="none" w:sz="0" w:space="0" w:color="auto"/>
          </w:divBdr>
        </w:div>
      </w:divsChild>
    </w:div>
    <w:div w:id="1520198440">
      <w:bodyDiv w:val="1"/>
      <w:marLeft w:val="0"/>
      <w:marRight w:val="0"/>
      <w:marTop w:val="0"/>
      <w:marBottom w:val="0"/>
      <w:divBdr>
        <w:top w:val="none" w:sz="0" w:space="0" w:color="auto"/>
        <w:left w:val="none" w:sz="0" w:space="0" w:color="auto"/>
        <w:bottom w:val="none" w:sz="0" w:space="0" w:color="auto"/>
        <w:right w:val="none" w:sz="0" w:space="0" w:color="auto"/>
      </w:divBdr>
    </w:div>
    <w:div w:id="1520508976">
      <w:bodyDiv w:val="1"/>
      <w:marLeft w:val="0"/>
      <w:marRight w:val="0"/>
      <w:marTop w:val="0"/>
      <w:marBottom w:val="0"/>
      <w:divBdr>
        <w:top w:val="none" w:sz="0" w:space="0" w:color="auto"/>
        <w:left w:val="none" w:sz="0" w:space="0" w:color="auto"/>
        <w:bottom w:val="none" w:sz="0" w:space="0" w:color="auto"/>
        <w:right w:val="none" w:sz="0" w:space="0" w:color="auto"/>
      </w:divBdr>
      <w:divsChild>
        <w:div w:id="1186793785">
          <w:marLeft w:val="0"/>
          <w:marRight w:val="0"/>
          <w:marTop w:val="0"/>
          <w:marBottom w:val="0"/>
          <w:divBdr>
            <w:top w:val="none" w:sz="0" w:space="0" w:color="auto"/>
            <w:left w:val="none" w:sz="0" w:space="0" w:color="auto"/>
            <w:bottom w:val="none" w:sz="0" w:space="0" w:color="auto"/>
            <w:right w:val="none" w:sz="0" w:space="0" w:color="auto"/>
          </w:divBdr>
        </w:div>
      </w:divsChild>
    </w:div>
    <w:div w:id="1520923556">
      <w:bodyDiv w:val="1"/>
      <w:marLeft w:val="0"/>
      <w:marRight w:val="0"/>
      <w:marTop w:val="0"/>
      <w:marBottom w:val="0"/>
      <w:divBdr>
        <w:top w:val="none" w:sz="0" w:space="0" w:color="auto"/>
        <w:left w:val="none" w:sz="0" w:space="0" w:color="auto"/>
        <w:bottom w:val="none" w:sz="0" w:space="0" w:color="auto"/>
        <w:right w:val="none" w:sz="0" w:space="0" w:color="auto"/>
      </w:divBdr>
    </w:div>
    <w:div w:id="1521966702">
      <w:bodyDiv w:val="1"/>
      <w:marLeft w:val="0"/>
      <w:marRight w:val="0"/>
      <w:marTop w:val="0"/>
      <w:marBottom w:val="0"/>
      <w:divBdr>
        <w:top w:val="none" w:sz="0" w:space="0" w:color="auto"/>
        <w:left w:val="none" w:sz="0" w:space="0" w:color="auto"/>
        <w:bottom w:val="none" w:sz="0" w:space="0" w:color="auto"/>
        <w:right w:val="none" w:sz="0" w:space="0" w:color="auto"/>
      </w:divBdr>
    </w:div>
    <w:div w:id="1523326031">
      <w:bodyDiv w:val="1"/>
      <w:marLeft w:val="0"/>
      <w:marRight w:val="0"/>
      <w:marTop w:val="0"/>
      <w:marBottom w:val="0"/>
      <w:divBdr>
        <w:top w:val="none" w:sz="0" w:space="0" w:color="auto"/>
        <w:left w:val="none" w:sz="0" w:space="0" w:color="auto"/>
        <w:bottom w:val="none" w:sz="0" w:space="0" w:color="auto"/>
        <w:right w:val="none" w:sz="0" w:space="0" w:color="auto"/>
      </w:divBdr>
      <w:divsChild>
        <w:div w:id="949554900">
          <w:marLeft w:val="1166"/>
          <w:marRight w:val="0"/>
          <w:marTop w:val="115"/>
          <w:marBottom w:val="0"/>
          <w:divBdr>
            <w:top w:val="none" w:sz="0" w:space="0" w:color="auto"/>
            <w:left w:val="none" w:sz="0" w:space="0" w:color="auto"/>
            <w:bottom w:val="none" w:sz="0" w:space="0" w:color="auto"/>
            <w:right w:val="none" w:sz="0" w:space="0" w:color="auto"/>
          </w:divBdr>
        </w:div>
        <w:div w:id="1087926554">
          <w:marLeft w:val="1886"/>
          <w:marRight w:val="0"/>
          <w:marTop w:val="106"/>
          <w:marBottom w:val="0"/>
          <w:divBdr>
            <w:top w:val="none" w:sz="0" w:space="0" w:color="auto"/>
            <w:left w:val="none" w:sz="0" w:space="0" w:color="auto"/>
            <w:bottom w:val="none" w:sz="0" w:space="0" w:color="auto"/>
            <w:right w:val="none" w:sz="0" w:space="0" w:color="auto"/>
          </w:divBdr>
        </w:div>
        <w:div w:id="1107888014">
          <w:marLeft w:val="547"/>
          <w:marRight w:val="0"/>
          <w:marTop w:val="115"/>
          <w:marBottom w:val="0"/>
          <w:divBdr>
            <w:top w:val="none" w:sz="0" w:space="0" w:color="auto"/>
            <w:left w:val="none" w:sz="0" w:space="0" w:color="auto"/>
            <w:bottom w:val="none" w:sz="0" w:space="0" w:color="auto"/>
            <w:right w:val="none" w:sz="0" w:space="0" w:color="auto"/>
          </w:divBdr>
        </w:div>
        <w:div w:id="1128427172">
          <w:marLeft w:val="1886"/>
          <w:marRight w:val="0"/>
          <w:marTop w:val="106"/>
          <w:marBottom w:val="0"/>
          <w:divBdr>
            <w:top w:val="none" w:sz="0" w:space="0" w:color="auto"/>
            <w:left w:val="none" w:sz="0" w:space="0" w:color="auto"/>
            <w:bottom w:val="none" w:sz="0" w:space="0" w:color="auto"/>
            <w:right w:val="none" w:sz="0" w:space="0" w:color="auto"/>
          </w:divBdr>
        </w:div>
        <w:div w:id="1478719634">
          <w:marLeft w:val="1166"/>
          <w:marRight w:val="0"/>
          <w:marTop w:val="115"/>
          <w:marBottom w:val="0"/>
          <w:divBdr>
            <w:top w:val="none" w:sz="0" w:space="0" w:color="auto"/>
            <w:left w:val="none" w:sz="0" w:space="0" w:color="auto"/>
            <w:bottom w:val="none" w:sz="0" w:space="0" w:color="auto"/>
            <w:right w:val="none" w:sz="0" w:space="0" w:color="auto"/>
          </w:divBdr>
        </w:div>
        <w:div w:id="1925868947">
          <w:marLeft w:val="1886"/>
          <w:marRight w:val="0"/>
          <w:marTop w:val="106"/>
          <w:marBottom w:val="0"/>
          <w:divBdr>
            <w:top w:val="none" w:sz="0" w:space="0" w:color="auto"/>
            <w:left w:val="none" w:sz="0" w:space="0" w:color="auto"/>
            <w:bottom w:val="none" w:sz="0" w:space="0" w:color="auto"/>
            <w:right w:val="none" w:sz="0" w:space="0" w:color="auto"/>
          </w:divBdr>
        </w:div>
        <w:div w:id="1974557304">
          <w:marLeft w:val="1166"/>
          <w:marRight w:val="0"/>
          <w:marTop w:val="115"/>
          <w:marBottom w:val="0"/>
          <w:divBdr>
            <w:top w:val="none" w:sz="0" w:space="0" w:color="auto"/>
            <w:left w:val="none" w:sz="0" w:space="0" w:color="auto"/>
            <w:bottom w:val="none" w:sz="0" w:space="0" w:color="auto"/>
            <w:right w:val="none" w:sz="0" w:space="0" w:color="auto"/>
          </w:divBdr>
        </w:div>
      </w:divsChild>
    </w:div>
    <w:div w:id="1524131616">
      <w:bodyDiv w:val="1"/>
      <w:marLeft w:val="0"/>
      <w:marRight w:val="0"/>
      <w:marTop w:val="0"/>
      <w:marBottom w:val="0"/>
      <w:divBdr>
        <w:top w:val="none" w:sz="0" w:space="0" w:color="auto"/>
        <w:left w:val="none" w:sz="0" w:space="0" w:color="auto"/>
        <w:bottom w:val="none" w:sz="0" w:space="0" w:color="auto"/>
        <w:right w:val="none" w:sz="0" w:space="0" w:color="auto"/>
      </w:divBdr>
      <w:divsChild>
        <w:div w:id="1411392507">
          <w:marLeft w:val="547"/>
          <w:marRight w:val="0"/>
          <w:marTop w:val="154"/>
          <w:marBottom w:val="0"/>
          <w:divBdr>
            <w:top w:val="none" w:sz="0" w:space="0" w:color="auto"/>
            <w:left w:val="none" w:sz="0" w:space="0" w:color="auto"/>
            <w:bottom w:val="none" w:sz="0" w:space="0" w:color="auto"/>
            <w:right w:val="none" w:sz="0" w:space="0" w:color="auto"/>
          </w:divBdr>
        </w:div>
      </w:divsChild>
    </w:div>
    <w:div w:id="1524247341">
      <w:bodyDiv w:val="1"/>
      <w:marLeft w:val="0"/>
      <w:marRight w:val="0"/>
      <w:marTop w:val="0"/>
      <w:marBottom w:val="0"/>
      <w:divBdr>
        <w:top w:val="none" w:sz="0" w:space="0" w:color="auto"/>
        <w:left w:val="none" w:sz="0" w:space="0" w:color="auto"/>
        <w:bottom w:val="none" w:sz="0" w:space="0" w:color="auto"/>
        <w:right w:val="none" w:sz="0" w:space="0" w:color="auto"/>
      </w:divBdr>
    </w:div>
    <w:div w:id="1525360949">
      <w:bodyDiv w:val="1"/>
      <w:marLeft w:val="0"/>
      <w:marRight w:val="0"/>
      <w:marTop w:val="0"/>
      <w:marBottom w:val="0"/>
      <w:divBdr>
        <w:top w:val="none" w:sz="0" w:space="0" w:color="auto"/>
        <w:left w:val="none" w:sz="0" w:space="0" w:color="auto"/>
        <w:bottom w:val="none" w:sz="0" w:space="0" w:color="auto"/>
        <w:right w:val="none" w:sz="0" w:space="0" w:color="auto"/>
      </w:divBdr>
    </w:div>
    <w:div w:id="1525485654">
      <w:bodyDiv w:val="1"/>
      <w:marLeft w:val="0"/>
      <w:marRight w:val="0"/>
      <w:marTop w:val="0"/>
      <w:marBottom w:val="0"/>
      <w:divBdr>
        <w:top w:val="none" w:sz="0" w:space="0" w:color="auto"/>
        <w:left w:val="none" w:sz="0" w:space="0" w:color="auto"/>
        <w:bottom w:val="none" w:sz="0" w:space="0" w:color="auto"/>
        <w:right w:val="none" w:sz="0" w:space="0" w:color="auto"/>
      </w:divBdr>
      <w:divsChild>
        <w:div w:id="280305535">
          <w:marLeft w:val="1166"/>
          <w:marRight w:val="0"/>
          <w:marTop w:val="96"/>
          <w:marBottom w:val="0"/>
          <w:divBdr>
            <w:top w:val="none" w:sz="0" w:space="0" w:color="auto"/>
            <w:left w:val="none" w:sz="0" w:space="0" w:color="auto"/>
            <w:bottom w:val="none" w:sz="0" w:space="0" w:color="auto"/>
            <w:right w:val="none" w:sz="0" w:space="0" w:color="auto"/>
          </w:divBdr>
        </w:div>
        <w:div w:id="369106956">
          <w:marLeft w:val="1166"/>
          <w:marRight w:val="0"/>
          <w:marTop w:val="96"/>
          <w:marBottom w:val="0"/>
          <w:divBdr>
            <w:top w:val="none" w:sz="0" w:space="0" w:color="auto"/>
            <w:left w:val="none" w:sz="0" w:space="0" w:color="auto"/>
            <w:bottom w:val="none" w:sz="0" w:space="0" w:color="auto"/>
            <w:right w:val="none" w:sz="0" w:space="0" w:color="auto"/>
          </w:divBdr>
        </w:div>
        <w:div w:id="967710885">
          <w:marLeft w:val="547"/>
          <w:marRight w:val="0"/>
          <w:marTop w:val="115"/>
          <w:marBottom w:val="0"/>
          <w:divBdr>
            <w:top w:val="none" w:sz="0" w:space="0" w:color="auto"/>
            <w:left w:val="none" w:sz="0" w:space="0" w:color="auto"/>
            <w:bottom w:val="none" w:sz="0" w:space="0" w:color="auto"/>
            <w:right w:val="none" w:sz="0" w:space="0" w:color="auto"/>
          </w:divBdr>
        </w:div>
        <w:div w:id="1643071143">
          <w:marLeft w:val="1166"/>
          <w:marRight w:val="0"/>
          <w:marTop w:val="96"/>
          <w:marBottom w:val="0"/>
          <w:divBdr>
            <w:top w:val="none" w:sz="0" w:space="0" w:color="auto"/>
            <w:left w:val="none" w:sz="0" w:space="0" w:color="auto"/>
            <w:bottom w:val="none" w:sz="0" w:space="0" w:color="auto"/>
            <w:right w:val="none" w:sz="0" w:space="0" w:color="auto"/>
          </w:divBdr>
        </w:div>
        <w:div w:id="2124306247">
          <w:marLeft w:val="547"/>
          <w:marRight w:val="0"/>
          <w:marTop w:val="115"/>
          <w:marBottom w:val="0"/>
          <w:divBdr>
            <w:top w:val="none" w:sz="0" w:space="0" w:color="auto"/>
            <w:left w:val="none" w:sz="0" w:space="0" w:color="auto"/>
            <w:bottom w:val="none" w:sz="0" w:space="0" w:color="auto"/>
            <w:right w:val="none" w:sz="0" w:space="0" w:color="auto"/>
          </w:divBdr>
        </w:div>
      </w:divsChild>
    </w:div>
    <w:div w:id="1526282665">
      <w:bodyDiv w:val="1"/>
      <w:marLeft w:val="0"/>
      <w:marRight w:val="0"/>
      <w:marTop w:val="0"/>
      <w:marBottom w:val="0"/>
      <w:divBdr>
        <w:top w:val="none" w:sz="0" w:space="0" w:color="auto"/>
        <w:left w:val="none" w:sz="0" w:space="0" w:color="auto"/>
        <w:bottom w:val="none" w:sz="0" w:space="0" w:color="auto"/>
        <w:right w:val="none" w:sz="0" w:space="0" w:color="auto"/>
      </w:divBdr>
      <w:divsChild>
        <w:div w:id="966738714">
          <w:marLeft w:val="0"/>
          <w:marRight w:val="0"/>
          <w:marTop w:val="0"/>
          <w:marBottom w:val="0"/>
          <w:divBdr>
            <w:top w:val="none" w:sz="0" w:space="0" w:color="auto"/>
            <w:left w:val="none" w:sz="0" w:space="0" w:color="auto"/>
            <w:bottom w:val="none" w:sz="0" w:space="0" w:color="auto"/>
            <w:right w:val="none" w:sz="0" w:space="0" w:color="auto"/>
          </w:divBdr>
          <w:divsChild>
            <w:div w:id="1092121473">
              <w:marLeft w:val="0"/>
              <w:marRight w:val="0"/>
              <w:marTop w:val="0"/>
              <w:marBottom w:val="0"/>
              <w:divBdr>
                <w:top w:val="none" w:sz="0" w:space="0" w:color="auto"/>
                <w:left w:val="none" w:sz="0" w:space="0" w:color="auto"/>
                <w:bottom w:val="none" w:sz="0" w:space="0" w:color="auto"/>
                <w:right w:val="none" w:sz="0" w:space="0" w:color="auto"/>
              </w:divBdr>
            </w:div>
            <w:div w:id="1207570406">
              <w:marLeft w:val="0"/>
              <w:marRight w:val="0"/>
              <w:marTop w:val="0"/>
              <w:marBottom w:val="0"/>
              <w:divBdr>
                <w:top w:val="none" w:sz="0" w:space="0" w:color="auto"/>
                <w:left w:val="none" w:sz="0" w:space="0" w:color="auto"/>
                <w:bottom w:val="none" w:sz="0" w:space="0" w:color="auto"/>
                <w:right w:val="none" w:sz="0" w:space="0" w:color="auto"/>
              </w:divBdr>
            </w:div>
            <w:div w:id="206066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479179">
      <w:bodyDiv w:val="1"/>
      <w:marLeft w:val="0"/>
      <w:marRight w:val="0"/>
      <w:marTop w:val="0"/>
      <w:marBottom w:val="0"/>
      <w:divBdr>
        <w:top w:val="none" w:sz="0" w:space="0" w:color="auto"/>
        <w:left w:val="none" w:sz="0" w:space="0" w:color="auto"/>
        <w:bottom w:val="none" w:sz="0" w:space="0" w:color="auto"/>
        <w:right w:val="none" w:sz="0" w:space="0" w:color="auto"/>
      </w:divBdr>
    </w:div>
    <w:div w:id="1526939650">
      <w:bodyDiv w:val="1"/>
      <w:marLeft w:val="0"/>
      <w:marRight w:val="0"/>
      <w:marTop w:val="0"/>
      <w:marBottom w:val="0"/>
      <w:divBdr>
        <w:top w:val="none" w:sz="0" w:space="0" w:color="auto"/>
        <w:left w:val="none" w:sz="0" w:space="0" w:color="auto"/>
        <w:bottom w:val="none" w:sz="0" w:space="0" w:color="auto"/>
        <w:right w:val="none" w:sz="0" w:space="0" w:color="auto"/>
      </w:divBdr>
    </w:div>
    <w:div w:id="1527207501">
      <w:bodyDiv w:val="1"/>
      <w:marLeft w:val="0"/>
      <w:marRight w:val="0"/>
      <w:marTop w:val="0"/>
      <w:marBottom w:val="0"/>
      <w:divBdr>
        <w:top w:val="none" w:sz="0" w:space="0" w:color="auto"/>
        <w:left w:val="none" w:sz="0" w:space="0" w:color="auto"/>
        <w:bottom w:val="none" w:sz="0" w:space="0" w:color="auto"/>
        <w:right w:val="none" w:sz="0" w:space="0" w:color="auto"/>
      </w:divBdr>
    </w:div>
    <w:div w:id="1528985707">
      <w:bodyDiv w:val="1"/>
      <w:marLeft w:val="0"/>
      <w:marRight w:val="0"/>
      <w:marTop w:val="0"/>
      <w:marBottom w:val="0"/>
      <w:divBdr>
        <w:top w:val="none" w:sz="0" w:space="0" w:color="auto"/>
        <w:left w:val="none" w:sz="0" w:space="0" w:color="auto"/>
        <w:bottom w:val="none" w:sz="0" w:space="0" w:color="auto"/>
        <w:right w:val="none" w:sz="0" w:space="0" w:color="auto"/>
      </w:divBdr>
      <w:divsChild>
        <w:div w:id="101386033">
          <w:marLeft w:val="1800"/>
          <w:marRight w:val="0"/>
          <w:marTop w:val="115"/>
          <w:marBottom w:val="0"/>
          <w:divBdr>
            <w:top w:val="none" w:sz="0" w:space="0" w:color="auto"/>
            <w:left w:val="none" w:sz="0" w:space="0" w:color="auto"/>
            <w:bottom w:val="none" w:sz="0" w:space="0" w:color="auto"/>
            <w:right w:val="none" w:sz="0" w:space="0" w:color="auto"/>
          </w:divBdr>
        </w:div>
        <w:div w:id="108745001">
          <w:marLeft w:val="2520"/>
          <w:marRight w:val="0"/>
          <w:marTop w:val="96"/>
          <w:marBottom w:val="0"/>
          <w:divBdr>
            <w:top w:val="none" w:sz="0" w:space="0" w:color="auto"/>
            <w:left w:val="none" w:sz="0" w:space="0" w:color="auto"/>
            <w:bottom w:val="none" w:sz="0" w:space="0" w:color="auto"/>
            <w:right w:val="none" w:sz="0" w:space="0" w:color="auto"/>
          </w:divBdr>
        </w:div>
        <w:div w:id="170537109">
          <w:marLeft w:val="1800"/>
          <w:marRight w:val="0"/>
          <w:marTop w:val="115"/>
          <w:marBottom w:val="0"/>
          <w:divBdr>
            <w:top w:val="none" w:sz="0" w:space="0" w:color="auto"/>
            <w:left w:val="none" w:sz="0" w:space="0" w:color="auto"/>
            <w:bottom w:val="none" w:sz="0" w:space="0" w:color="auto"/>
            <w:right w:val="none" w:sz="0" w:space="0" w:color="auto"/>
          </w:divBdr>
        </w:div>
        <w:div w:id="1221592693">
          <w:marLeft w:val="547"/>
          <w:marRight w:val="0"/>
          <w:marTop w:val="154"/>
          <w:marBottom w:val="0"/>
          <w:divBdr>
            <w:top w:val="none" w:sz="0" w:space="0" w:color="auto"/>
            <w:left w:val="none" w:sz="0" w:space="0" w:color="auto"/>
            <w:bottom w:val="none" w:sz="0" w:space="0" w:color="auto"/>
            <w:right w:val="none" w:sz="0" w:space="0" w:color="auto"/>
          </w:divBdr>
        </w:div>
        <w:div w:id="1349671177">
          <w:marLeft w:val="547"/>
          <w:marRight w:val="0"/>
          <w:marTop w:val="154"/>
          <w:marBottom w:val="0"/>
          <w:divBdr>
            <w:top w:val="none" w:sz="0" w:space="0" w:color="auto"/>
            <w:left w:val="none" w:sz="0" w:space="0" w:color="auto"/>
            <w:bottom w:val="none" w:sz="0" w:space="0" w:color="auto"/>
            <w:right w:val="none" w:sz="0" w:space="0" w:color="auto"/>
          </w:divBdr>
        </w:div>
      </w:divsChild>
    </w:div>
    <w:div w:id="1529637361">
      <w:bodyDiv w:val="1"/>
      <w:marLeft w:val="0"/>
      <w:marRight w:val="0"/>
      <w:marTop w:val="0"/>
      <w:marBottom w:val="0"/>
      <w:divBdr>
        <w:top w:val="none" w:sz="0" w:space="0" w:color="auto"/>
        <w:left w:val="none" w:sz="0" w:space="0" w:color="auto"/>
        <w:bottom w:val="none" w:sz="0" w:space="0" w:color="auto"/>
        <w:right w:val="none" w:sz="0" w:space="0" w:color="auto"/>
      </w:divBdr>
    </w:div>
    <w:div w:id="1530492006">
      <w:bodyDiv w:val="1"/>
      <w:marLeft w:val="0"/>
      <w:marRight w:val="0"/>
      <w:marTop w:val="0"/>
      <w:marBottom w:val="0"/>
      <w:divBdr>
        <w:top w:val="none" w:sz="0" w:space="0" w:color="auto"/>
        <w:left w:val="none" w:sz="0" w:space="0" w:color="auto"/>
        <w:bottom w:val="none" w:sz="0" w:space="0" w:color="auto"/>
        <w:right w:val="none" w:sz="0" w:space="0" w:color="auto"/>
      </w:divBdr>
    </w:div>
    <w:div w:id="1531334456">
      <w:bodyDiv w:val="1"/>
      <w:marLeft w:val="0"/>
      <w:marRight w:val="0"/>
      <w:marTop w:val="0"/>
      <w:marBottom w:val="0"/>
      <w:divBdr>
        <w:top w:val="none" w:sz="0" w:space="0" w:color="auto"/>
        <w:left w:val="none" w:sz="0" w:space="0" w:color="auto"/>
        <w:bottom w:val="none" w:sz="0" w:space="0" w:color="auto"/>
        <w:right w:val="none" w:sz="0" w:space="0" w:color="auto"/>
      </w:divBdr>
      <w:divsChild>
        <w:div w:id="382801013">
          <w:marLeft w:val="0"/>
          <w:marRight w:val="0"/>
          <w:marTop w:val="0"/>
          <w:marBottom w:val="0"/>
          <w:divBdr>
            <w:top w:val="none" w:sz="0" w:space="0" w:color="auto"/>
            <w:left w:val="none" w:sz="0" w:space="0" w:color="auto"/>
            <w:bottom w:val="none" w:sz="0" w:space="0" w:color="auto"/>
            <w:right w:val="none" w:sz="0" w:space="0" w:color="auto"/>
          </w:divBdr>
          <w:divsChild>
            <w:div w:id="363332031">
              <w:marLeft w:val="0"/>
              <w:marRight w:val="0"/>
              <w:marTop w:val="0"/>
              <w:marBottom w:val="0"/>
              <w:divBdr>
                <w:top w:val="none" w:sz="0" w:space="0" w:color="auto"/>
                <w:left w:val="none" w:sz="0" w:space="0" w:color="auto"/>
                <w:bottom w:val="none" w:sz="0" w:space="0" w:color="auto"/>
                <w:right w:val="none" w:sz="0" w:space="0" w:color="auto"/>
              </w:divBdr>
            </w:div>
            <w:div w:id="89523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576996">
      <w:bodyDiv w:val="1"/>
      <w:marLeft w:val="0"/>
      <w:marRight w:val="0"/>
      <w:marTop w:val="0"/>
      <w:marBottom w:val="0"/>
      <w:divBdr>
        <w:top w:val="none" w:sz="0" w:space="0" w:color="auto"/>
        <w:left w:val="none" w:sz="0" w:space="0" w:color="auto"/>
        <w:bottom w:val="none" w:sz="0" w:space="0" w:color="auto"/>
        <w:right w:val="none" w:sz="0" w:space="0" w:color="auto"/>
      </w:divBdr>
    </w:div>
    <w:div w:id="1531604912">
      <w:bodyDiv w:val="1"/>
      <w:marLeft w:val="0"/>
      <w:marRight w:val="0"/>
      <w:marTop w:val="0"/>
      <w:marBottom w:val="0"/>
      <w:divBdr>
        <w:top w:val="none" w:sz="0" w:space="0" w:color="auto"/>
        <w:left w:val="none" w:sz="0" w:space="0" w:color="auto"/>
        <w:bottom w:val="none" w:sz="0" w:space="0" w:color="auto"/>
        <w:right w:val="none" w:sz="0" w:space="0" w:color="auto"/>
      </w:divBdr>
    </w:div>
    <w:div w:id="1531869564">
      <w:bodyDiv w:val="1"/>
      <w:marLeft w:val="0"/>
      <w:marRight w:val="0"/>
      <w:marTop w:val="0"/>
      <w:marBottom w:val="0"/>
      <w:divBdr>
        <w:top w:val="none" w:sz="0" w:space="0" w:color="auto"/>
        <w:left w:val="none" w:sz="0" w:space="0" w:color="auto"/>
        <w:bottom w:val="none" w:sz="0" w:space="0" w:color="auto"/>
        <w:right w:val="none" w:sz="0" w:space="0" w:color="auto"/>
      </w:divBdr>
    </w:div>
    <w:div w:id="1532110243">
      <w:bodyDiv w:val="1"/>
      <w:marLeft w:val="0"/>
      <w:marRight w:val="0"/>
      <w:marTop w:val="0"/>
      <w:marBottom w:val="0"/>
      <w:divBdr>
        <w:top w:val="none" w:sz="0" w:space="0" w:color="auto"/>
        <w:left w:val="none" w:sz="0" w:space="0" w:color="auto"/>
        <w:bottom w:val="none" w:sz="0" w:space="0" w:color="auto"/>
        <w:right w:val="none" w:sz="0" w:space="0" w:color="auto"/>
      </w:divBdr>
    </w:div>
    <w:div w:id="1533105941">
      <w:bodyDiv w:val="1"/>
      <w:marLeft w:val="0"/>
      <w:marRight w:val="0"/>
      <w:marTop w:val="0"/>
      <w:marBottom w:val="0"/>
      <w:divBdr>
        <w:top w:val="none" w:sz="0" w:space="0" w:color="auto"/>
        <w:left w:val="none" w:sz="0" w:space="0" w:color="auto"/>
        <w:bottom w:val="none" w:sz="0" w:space="0" w:color="auto"/>
        <w:right w:val="none" w:sz="0" w:space="0" w:color="auto"/>
      </w:divBdr>
      <w:divsChild>
        <w:div w:id="255098277">
          <w:marLeft w:val="1166"/>
          <w:marRight w:val="0"/>
          <w:marTop w:val="96"/>
          <w:marBottom w:val="0"/>
          <w:divBdr>
            <w:top w:val="none" w:sz="0" w:space="0" w:color="auto"/>
            <w:left w:val="none" w:sz="0" w:space="0" w:color="auto"/>
            <w:bottom w:val="none" w:sz="0" w:space="0" w:color="auto"/>
            <w:right w:val="none" w:sz="0" w:space="0" w:color="auto"/>
          </w:divBdr>
        </w:div>
        <w:div w:id="501237208">
          <w:marLeft w:val="547"/>
          <w:marRight w:val="0"/>
          <w:marTop w:val="115"/>
          <w:marBottom w:val="0"/>
          <w:divBdr>
            <w:top w:val="none" w:sz="0" w:space="0" w:color="auto"/>
            <w:left w:val="none" w:sz="0" w:space="0" w:color="auto"/>
            <w:bottom w:val="none" w:sz="0" w:space="0" w:color="auto"/>
            <w:right w:val="none" w:sz="0" w:space="0" w:color="auto"/>
          </w:divBdr>
        </w:div>
        <w:div w:id="509415668">
          <w:marLeft w:val="1166"/>
          <w:marRight w:val="0"/>
          <w:marTop w:val="96"/>
          <w:marBottom w:val="0"/>
          <w:divBdr>
            <w:top w:val="none" w:sz="0" w:space="0" w:color="auto"/>
            <w:left w:val="none" w:sz="0" w:space="0" w:color="auto"/>
            <w:bottom w:val="none" w:sz="0" w:space="0" w:color="auto"/>
            <w:right w:val="none" w:sz="0" w:space="0" w:color="auto"/>
          </w:divBdr>
        </w:div>
        <w:div w:id="843516042">
          <w:marLeft w:val="1166"/>
          <w:marRight w:val="0"/>
          <w:marTop w:val="96"/>
          <w:marBottom w:val="0"/>
          <w:divBdr>
            <w:top w:val="none" w:sz="0" w:space="0" w:color="auto"/>
            <w:left w:val="none" w:sz="0" w:space="0" w:color="auto"/>
            <w:bottom w:val="none" w:sz="0" w:space="0" w:color="auto"/>
            <w:right w:val="none" w:sz="0" w:space="0" w:color="auto"/>
          </w:divBdr>
        </w:div>
        <w:div w:id="1644843641">
          <w:marLeft w:val="1166"/>
          <w:marRight w:val="0"/>
          <w:marTop w:val="96"/>
          <w:marBottom w:val="0"/>
          <w:divBdr>
            <w:top w:val="none" w:sz="0" w:space="0" w:color="auto"/>
            <w:left w:val="none" w:sz="0" w:space="0" w:color="auto"/>
            <w:bottom w:val="none" w:sz="0" w:space="0" w:color="auto"/>
            <w:right w:val="none" w:sz="0" w:space="0" w:color="auto"/>
          </w:divBdr>
        </w:div>
        <w:div w:id="1844661593">
          <w:marLeft w:val="547"/>
          <w:marRight w:val="0"/>
          <w:marTop w:val="115"/>
          <w:marBottom w:val="0"/>
          <w:divBdr>
            <w:top w:val="none" w:sz="0" w:space="0" w:color="auto"/>
            <w:left w:val="none" w:sz="0" w:space="0" w:color="auto"/>
            <w:bottom w:val="none" w:sz="0" w:space="0" w:color="auto"/>
            <w:right w:val="none" w:sz="0" w:space="0" w:color="auto"/>
          </w:divBdr>
        </w:div>
      </w:divsChild>
    </w:div>
    <w:div w:id="1533299078">
      <w:bodyDiv w:val="1"/>
      <w:marLeft w:val="0"/>
      <w:marRight w:val="0"/>
      <w:marTop w:val="0"/>
      <w:marBottom w:val="0"/>
      <w:divBdr>
        <w:top w:val="none" w:sz="0" w:space="0" w:color="auto"/>
        <w:left w:val="none" w:sz="0" w:space="0" w:color="auto"/>
        <w:bottom w:val="none" w:sz="0" w:space="0" w:color="auto"/>
        <w:right w:val="none" w:sz="0" w:space="0" w:color="auto"/>
      </w:divBdr>
    </w:div>
    <w:div w:id="1533834590">
      <w:bodyDiv w:val="1"/>
      <w:marLeft w:val="0"/>
      <w:marRight w:val="0"/>
      <w:marTop w:val="0"/>
      <w:marBottom w:val="0"/>
      <w:divBdr>
        <w:top w:val="none" w:sz="0" w:space="0" w:color="auto"/>
        <w:left w:val="none" w:sz="0" w:space="0" w:color="auto"/>
        <w:bottom w:val="none" w:sz="0" w:space="0" w:color="auto"/>
        <w:right w:val="none" w:sz="0" w:space="0" w:color="auto"/>
      </w:divBdr>
    </w:div>
    <w:div w:id="1534922447">
      <w:bodyDiv w:val="1"/>
      <w:marLeft w:val="0"/>
      <w:marRight w:val="0"/>
      <w:marTop w:val="0"/>
      <w:marBottom w:val="0"/>
      <w:divBdr>
        <w:top w:val="none" w:sz="0" w:space="0" w:color="auto"/>
        <w:left w:val="none" w:sz="0" w:space="0" w:color="auto"/>
        <w:bottom w:val="none" w:sz="0" w:space="0" w:color="auto"/>
        <w:right w:val="none" w:sz="0" w:space="0" w:color="auto"/>
      </w:divBdr>
    </w:div>
    <w:div w:id="1535459292">
      <w:bodyDiv w:val="1"/>
      <w:marLeft w:val="0"/>
      <w:marRight w:val="0"/>
      <w:marTop w:val="0"/>
      <w:marBottom w:val="0"/>
      <w:divBdr>
        <w:top w:val="none" w:sz="0" w:space="0" w:color="auto"/>
        <w:left w:val="none" w:sz="0" w:space="0" w:color="auto"/>
        <w:bottom w:val="none" w:sz="0" w:space="0" w:color="auto"/>
        <w:right w:val="none" w:sz="0" w:space="0" w:color="auto"/>
      </w:divBdr>
      <w:divsChild>
        <w:div w:id="1771661538">
          <w:marLeft w:val="0"/>
          <w:marRight w:val="0"/>
          <w:marTop w:val="0"/>
          <w:marBottom w:val="0"/>
          <w:divBdr>
            <w:top w:val="none" w:sz="0" w:space="0" w:color="auto"/>
            <w:left w:val="none" w:sz="0" w:space="0" w:color="auto"/>
            <w:bottom w:val="none" w:sz="0" w:space="0" w:color="auto"/>
            <w:right w:val="none" w:sz="0" w:space="0" w:color="auto"/>
          </w:divBdr>
          <w:divsChild>
            <w:div w:id="272054075">
              <w:marLeft w:val="0"/>
              <w:marRight w:val="0"/>
              <w:marTop w:val="0"/>
              <w:marBottom w:val="0"/>
              <w:divBdr>
                <w:top w:val="none" w:sz="0" w:space="0" w:color="auto"/>
                <w:left w:val="none" w:sz="0" w:space="0" w:color="auto"/>
                <w:bottom w:val="none" w:sz="0" w:space="0" w:color="auto"/>
                <w:right w:val="none" w:sz="0" w:space="0" w:color="auto"/>
              </w:divBdr>
            </w:div>
            <w:div w:id="1073432621">
              <w:marLeft w:val="0"/>
              <w:marRight w:val="0"/>
              <w:marTop w:val="0"/>
              <w:marBottom w:val="0"/>
              <w:divBdr>
                <w:top w:val="none" w:sz="0" w:space="0" w:color="auto"/>
                <w:left w:val="none" w:sz="0" w:space="0" w:color="auto"/>
                <w:bottom w:val="none" w:sz="0" w:space="0" w:color="auto"/>
                <w:right w:val="none" w:sz="0" w:space="0" w:color="auto"/>
              </w:divBdr>
            </w:div>
            <w:div w:id="1516849729">
              <w:marLeft w:val="0"/>
              <w:marRight w:val="0"/>
              <w:marTop w:val="0"/>
              <w:marBottom w:val="0"/>
              <w:divBdr>
                <w:top w:val="none" w:sz="0" w:space="0" w:color="auto"/>
                <w:left w:val="none" w:sz="0" w:space="0" w:color="auto"/>
                <w:bottom w:val="none" w:sz="0" w:space="0" w:color="auto"/>
                <w:right w:val="none" w:sz="0" w:space="0" w:color="auto"/>
              </w:divBdr>
            </w:div>
            <w:div w:id="1714846471">
              <w:marLeft w:val="0"/>
              <w:marRight w:val="0"/>
              <w:marTop w:val="0"/>
              <w:marBottom w:val="0"/>
              <w:divBdr>
                <w:top w:val="none" w:sz="0" w:space="0" w:color="auto"/>
                <w:left w:val="none" w:sz="0" w:space="0" w:color="auto"/>
                <w:bottom w:val="none" w:sz="0" w:space="0" w:color="auto"/>
                <w:right w:val="none" w:sz="0" w:space="0" w:color="auto"/>
              </w:divBdr>
            </w:div>
            <w:div w:id="197389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532783">
      <w:bodyDiv w:val="1"/>
      <w:marLeft w:val="0"/>
      <w:marRight w:val="0"/>
      <w:marTop w:val="0"/>
      <w:marBottom w:val="0"/>
      <w:divBdr>
        <w:top w:val="none" w:sz="0" w:space="0" w:color="auto"/>
        <w:left w:val="none" w:sz="0" w:space="0" w:color="auto"/>
        <w:bottom w:val="none" w:sz="0" w:space="0" w:color="auto"/>
        <w:right w:val="none" w:sz="0" w:space="0" w:color="auto"/>
      </w:divBdr>
    </w:div>
    <w:div w:id="1536117715">
      <w:bodyDiv w:val="1"/>
      <w:marLeft w:val="0"/>
      <w:marRight w:val="0"/>
      <w:marTop w:val="0"/>
      <w:marBottom w:val="0"/>
      <w:divBdr>
        <w:top w:val="none" w:sz="0" w:space="0" w:color="auto"/>
        <w:left w:val="none" w:sz="0" w:space="0" w:color="auto"/>
        <w:bottom w:val="none" w:sz="0" w:space="0" w:color="auto"/>
        <w:right w:val="none" w:sz="0" w:space="0" w:color="auto"/>
      </w:divBdr>
    </w:div>
    <w:div w:id="1536695302">
      <w:bodyDiv w:val="1"/>
      <w:marLeft w:val="0"/>
      <w:marRight w:val="0"/>
      <w:marTop w:val="0"/>
      <w:marBottom w:val="0"/>
      <w:divBdr>
        <w:top w:val="none" w:sz="0" w:space="0" w:color="auto"/>
        <w:left w:val="none" w:sz="0" w:space="0" w:color="auto"/>
        <w:bottom w:val="none" w:sz="0" w:space="0" w:color="auto"/>
        <w:right w:val="none" w:sz="0" w:space="0" w:color="auto"/>
      </w:divBdr>
    </w:div>
    <w:div w:id="1537809101">
      <w:bodyDiv w:val="1"/>
      <w:marLeft w:val="0"/>
      <w:marRight w:val="0"/>
      <w:marTop w:val="0"/>
      <w:marBottom w:val="0"/>
      <w:divBdr>
        <w:top w:val="none" w:sz="0" w:space="0" w:color="auto"/>
        <w:left w:val="none" w:sz="0" w:space="0" w:color="auto"/>
        <w:bottom w:val="none" w:sz="0" w:space="0" w:color="auto"/>
        <w:right w:val="none" w:sz="0" w:space="0" w:color="auto"/>
      </w:divBdr>
    </w:div>
    <w:div w:id="1538003482">
      <w:bodyDiv w:val="1"/>
      <w:marLeft w:val="0"/>
      <w:marRight w:val="0"/>
      <w:marTop w:val="0"/>
      <w:marBottom w:val="0"/>
      <w:divBdr>
        <w:top w:val="none" w:sz="0" w:space="0" w:color="auto"/>
        <w:left w:val="none" w:sz="0" w:space="0" w:color="auto"/>
        <w:bottom w:val="none" w:sz="0" w:space="0" w:color="auto"/>
        <w:right w:val="none" w:sz="0" w:space="0" w:color="auto"/>
      </w:divBdr>
    </w:div>
    <w:div w:id="1538932310">
      <w:bodyDiv w:val="1"/>
      <w:marLeft w:val="0"/>
      <w:marRight w:val="0"/>
      <w:marTop w:val="0"/>
      <w:marBottom w:val="0"/>
      <w:divBdr>
        <w:top w:val="none" w:sz="0" w:space="0" w:color="auto"/>
        <w:left w:val="none" w:sz="0" w:space="0" w:color="auto"/>
        <w:bottom w:val="none" w:sz="0" w:space="0" w:color="auto"/>
        <w:right w:val="none" w:sz="0" w:space="0" w:color="auto"/>
      </w:divBdr>
      <w:divsChild>
        <w:div w:id="1700621409">
          <w:marLeft w:val="0"/>
          <w:marRight w:val="0"/>
          <w:marTop w:val="0"/>
          <w:marBottom w:val="0"/>
          <w:divBdr>
            <w:top w:val="none" w:sz="0" w:space="0" w:color="auto"/>
            <w:left w:val="none" w:sz="0" w:space="0" w:color="auto"/>
            <w:bottom w:val="none" w:sz="0" w:space="0" w:color="auto"/>
            <w:right w:val="none" w:sz="0" w:space="0" w:color="auto"/>
          </w:divBdr>
        </w:div>
      </w:divsChild>
    </w:div>
    <w:div w:id="1540045718">
      <w:bodyDiv w:val="1"/>
      <w:marLeft w:val="0"/>
      <w:marRight w:val="0"/>
      <w:marTop w:val="0"/>
      <w:marBottom w:val="0"/>
      <w:divBdr>
        <w:top w:val="none" w:sz="0" w:space="0" w:color="auto"/>
        <w:left w:val="none" w:sz="0" w:space="0" w:color="auto"/>
        <w:bottom w:val="none" w:sz="0" w:space="0" w:color="auto"/>
        <w:right w:val="none" w:sz="0" w:space="0" w:color="auto"/>
      </w:divBdr>
    </w:div>
    <w:div w:id="1541281394">
      <w:bodyDiv w:val="1"/>
      <w:marLeft w:val="0"/>
      <w:marRight w:val="0"/>
      <w:marTop w:val="0"/>
      <w:marBottom w:val="0"/>
      <w:divBdr>
        <w:top w:val="none" w:sz="0" w:space="0" w:color="auto"/>
        <w:left w:val="none" w:sz="0" w:space="0" w:color="auto"/>
        <w:bottom w:val="none" w:sz="0" w:space="0" w:color="auto"/>
        <w:right w:val="none" w:sz="0" w:space="0" w:color="auto"/>
      </w:divBdr>
    </w:div>
    <w:div w:id="1541551818">
      <w:bodyDiv w:val="1"/>
      <w:marLeft w:val="0"/>
      <w:marRight w:val="0"/>
      <w:marTop w:val="0"/>
      <w:marBottom w:val="0"/>
      <w:divBdr>
        <w:top w:val="none" w:sz="0" w:space="0" w:color="auto"/>
        <w:left w:val="none" w:sz="0" w:space="0" w:color="auto"/>
        <w:bottom w:val="none" w:sz="0" w:space="0" w:color="auto"/>
        <w:right w:val="none" w:sz="0" w:space="0" w:color="auto"/>
      </w:divBdr>
    </w:div>
    <w:div w:id="1541743696">
      <w:bodyDiv w:val="1"/>
      <w:marLeft w:val="0"/>
      <w:marRight w:val="0"/>
      <w:marTop w:val="0"/>
      <w:marBottom w:val="0"/>
      <w:divBdr>
        <w:top w:val="none" w:sz="0" w:space="0" w:color="auto"/>
        <w:left w:val="none" w:sz="0" w:space="0" w:color="auto"/>
        <w:bottom w:val="none" w:sz="0" w:space="0" w:color="auto"/>
        <w:right w:val="none" w:sz="0" w:space="0" w:color="auto"/>
      </w:divBdr>
      <w:divsChild>
        <w:div w:id="145243243">
          <w:marLeft w:val="1080"/>
          <w:marRight w:val="0"/>
          <w:marTop w:val="100"/>
          <w:marBottom w:val="0"/>
          <w:divBdr>
            <w:top w:val="none" w:sz="0" w:space="0" w:color="auto"/>
            <w:left w:val="none" w:sz="0" w:space="0" w:color="auto"/>
            <w:bottom w:val="none" w:sz="0" w:space="0" w:color="auto"/>
            <w:right w:val="none" w:sz="0" w:space="0" w:color="auto"/>
          </w:divBdr>
        </w:div>
        <w:div w:id="2000307178">
          <w:marLeft w:val="360"/>
          <w:marRight w:val="0"/>
          <w:marTop w:val="200"/>
          <w:marBottom w:val="0"/>
          <w:divBdr>
            <w:top w:val="none" w:sz="0" w:space="0" w:color="auto"/>
            <w:left w:val="none" w:sz="0" w:space="0" w:color="auto"/>
            <w:bottom w:val="none" w:sz="0" w:space="0" w:color="auto"/>
            <w:right w:val="none" w:sz="0" w:space="0" w:color="auto"/>
          </w:divBdr>
        </w:div>
      </w:divsChild>
    </w:div>
    <w:div w:id="1542865426">
      <w:bodyDiv w:val="1"/>
      <w:marLeft w:val="0"/>
      <w:marRight w:val="0"/>
      <w:marTop w:val="0"/>
      <w:marBottom w:val="0"/>
      <w:divBdr>
        <w:top w:val="none" w:sz="0" w:space="0" w:color="auto"/>
        <w:left w:val="none" w:sz="0" w:space="0" w:color="auto"/>
        <w:bottom w:val="none" w:sz="0" w:space="0" w:color="auto"/>
        <w:right w:val="none" w:sz="0" w:space="0" w:color="auto"/>
      </w:divBdr>
    </w:div>
    <w:div w:id="1543245511">
      <w:bodyDiv w:val="1"/>
      <w:marLeft w:val="0"/>
      <w:marRight w:val="0"/>
      <w:marTop w:val="0"/>
      <w:marBottom w:val="0"/>
      <w:divBdr>
        <w:top w:val="none" w:sz="0" w:space="0" w:color="auto"/>
        <w:left w:val="none" w:sz="0" w:space="0" w:color="auto"/>
        <w:bottom w:val="none" w:sz="0" w:space="0" w:color="auto"/>
        <w:right w:val="none" w:sz="0" w:space="0" w:color="auto"/>
      </w:divBdr>
    </w:div>
    <w:div w:id="1543785661">
      <w:bodyDiv w:val="1"/>
      <w:marLeft w:val="0"/>
      <w:marRight w:val="0"/>
      <w:marTop w:val="0"/>
      <w:marBottom w:val="0"/>
      <w:divBdr>
        <w:top w:val="none" w:sz="0" w:space="0" w:color="auto"/>
        <w:left w:val="none" w:sz="0" w:space="0" w:color="auto"/>
        <w:bottom w:val="none" w:sz="0" w:space="0" w:color="auto"/>
        <w:right w:val="none" w:sz="0" w:space="0" w:color="auto"/>
      </w:divBdr>
      <w:divsChild>
        <w:div w:id="1235241314">
          <w:marLeft w:val="0"/>
          <w:marRight w:val="0"/>
          <w:marTop w:val="96"/>
          <w:marBottom w:val="0"/>
          <w:divBdr>
            <w:top w:val="none" w:sz="0" w:space="0" w:color="auto"/>
            <w:left w:val="none" w:sz="0" w:space="0" w:color="auto"/>
            <w:bottom w:val="none" w:sz="0" w:space="0" w:color="auto"/>
            <w:right w:val="none" w:sz="0" w:space="0" w:color="auto"/>
          </w:divBdr>
        </w:div>
      </w:divsChild>
    </w:div>
    <w:div w:id="1543902002">
      <w:bodyDiv w:val="1"/>
      <w:marLeft w:val="0"/>
      <w:marRight w:val="0"/>
      <w:marTop w:val="0"/>
      <w:marBottom w:val="0"/>
      <w:divBdr>
        <w:top w:val="none" w:sz="0" w:space="0" w:color="auto"/>
        <w:left w:val="none" w:sz="0" w:space="0" w:color="auto"/>
        <w:bottom w:val="none" w:sz="0" w:space="0" w:color="auto"/>
        <w:right w:val="none" w:sz="0" w:space="0" w:color="auto"/>
      </w:divBdr>
    </w:div>
    <w:div w:id="1544246012">
      <w:bodyDiv w:val="1"/>
      <w:marLeft w:val="0"/>
      <w:marRight w:val="0"/>
      <w:marTop w:val="0"/>
      <w:marBottom w:val="0"/>
      <w:divBdr>
        <w:top w:val="none" w:sz="0" w:space="0" w:color="auto"/>
        <w:left w:val="none" w:sz="0" w:space="0" w:color="auto"/>
        <w:bottom w:val="none" w:sz="0" w:space="0" w:color="auto"/>
        <w:right w:val="none" w:sz="0" w:space="0" w:color="auto"/>
      </w:divBdr>
    </w:div>
    <w:div w:id="1544251038">
      <w:bodyDiv w:val="1"/>
      <w:marLeft w:val="0"/>
      <w:marRight w:val="0"/>
      <w:marTop w:val="0"/>
      <w:marBottom w:val="0"/>
      <w:divBdr>
        <w:top w:val="none" w:sz="0" w:space="0" w:color="auto"/>
        <w:left w:val="none" w:sz="0" w:space="0" w:color="auto"/>
        <w:bottom w:val="none" w:sz="0" w:space="0" w:color="auto"/>
        <w:right w:val="none" w:sz="0" w:space="0" w:color="auto"/>
      </w:divBdr>
    </w:div>
    <w:div w:id="1544294810">
      <w:bodyDiv w:val="1"/>
      <w:marLeft w:val="0"/>
      <w:marRight w:val="0"/>
      <w:marTop w:val="0"/>
      <w:marBottom w:val="0"/>
      <w:divBdr>
        <w:top w:val="none" w:sz="0" w:space="0" w:color="auto"/>
        <w:left w:val="none" w:sz="0" w:space="0" w:color="auto"/>
        <w:bottom w:val="none" w:sz="0" w:space="0" w:color="auto"/>
        <w:right w:val="none" w:sz="0" w:space="0" w:color="auto"/>
      </w:divBdr>
      <w:divsChild>
        <w:div w:id="127548985">
          <w:marLeft w:val="360"/>
          <w:marRight w:val="0"/>
          <w:marTop w:val="200"/>
          <w:marBottom w:val="0"/>
          <w:divBdr>
            <w:top w:val="none" w:sz="0" w:space="0" w:color="auto"/>
            <w:left w:val="none" w:sz="0" w:space="0" w:color="auto"/>
            <w:bottom w:val="none" w:sz="0" w:space="0" w:color="auto"/>
            <w:right w:val="none" w:sz="0" w:space="0" w:color="auto"/>
          </w:divBdr>
        </w:div>
        <w:div w:id="142426936">
          <w:marLeft w:val="2520"/>
          <w:marRight w:val="0"/>
          <w:marTop w:val="100"/>
          <w:marBottom w:val="0"/>
          <w:divBdr>
            <w:top w:val="none" w:sz="0" w:space="0" w:color="auto"/>
            <w:left w:val="none" w:sz="0" w:space="0" w:color="auto"/>
            <w:bottom w:val="none" w:sz="0" w:space="0" w:color="auto"/>
            <w:right w:val="none" w:sz="0" w:space="0" w:color="auto"/>
          </w:divBdr>
        </w:div>
        <w:div w:id="203251654">
          <w:marLeft w:val="1800"/>
          <w:marRight w:val="0"/>
          <w:marTop w:val="100"/>
          <w:marBottom w:val="0"/>
          <w:divBdr>
            <w:top w:val="none" w:sz="0" w:space="0" w:color="auto"/>
            <w:left w:val="none" w:sz="0" w:space="0" w:color="auto"/>
            <w:bottom w:val="none" w:sz="0" w:space="0" w:color="auto"/>
            <w:right w:val="none" w:sz="0" w:space="0" w:color="auto"/>
          </w:divBdr>
        </w:div>
        <w:div w:id="755326238">
          <w:marLeft w:val="1800"/>
          <w:marRight w:val="0"/>
          <w:marTop w:val="100"/>
          <w:marBottom w:val="0"/>
          <w:divBdr>
            <w:top w:val="none" w:sz="0" w:space="0" w:color="auto"/>
            <w:left w:val="none" w:sz="0" w:space="0" w:color="auto"/>
            <w:bottom w:val="none" w:sz="0" w:space="0" w:color="auto"/>
            <w:right w:val="none" w:sz="0" w:space="0" w:color="auto"/>
          </w:divBdr>
        </w:div>
        <w:div w:id="1188326715">
          <w:marLeft w:val="1800"/>
          <w:marRight w:val="0"/>
          <w:marTop w:val="100"/>
          <w:marBottom w:val="0"/>
          <w:divBdr>
            <w:top w:val="none" w:sz="0" w:space="0" w:color="auto"/>
            <w:left w:val="none" w:sz="0" w:space="0" w:color="auto"/>
            <w:bottom w:val="none" w:sz="0" w:space="0" w:color="auto"/>
            <w:right w:val="none" w:sz="0" w:space="0" w:color="auto"/>
          </w:divBdr>
        </w:div>
        <w:div w:id="1388913256">
          <w:marLeft w:val="1080"/>
          <w:marRight w:val="0"/>
          <w:marTop w:val="100"/>
          <w:marBottom w:val="0"/>
          <w:divBdr>
            <w:top w:val="none" w:sz="0" w:space="0" w:color="auto"/>
            <w:left w:val="none" w:sz="0" w:space="0" w:color="auto"/>
            <w:bottom w:val="none" w:sz="0" w:space="0" w:color="auto"/>
            <w:right w:val="none" w:sz="0" w:space="0" w:color="auto"/>
          </w:divBdr>
        </w:div>
        <w:div w:id="1542863414">
          <w:marLeft w:val="1800"/>
          <w:marRight w:val="0"/>
          <w:marTop w:val="100"/>
          <w:marBottom w:val="0"/>
          <w:divBdr>
            <w:top w:val="none" w:sz="0" w:space="0" w:color="auto"/>
            <w:left w:val="none" w:sz="0" w:space="0" w:color="auto"/>
            <w:bottom w:val="none" w:sz="0" w:space="0" w:color="auto"/>
            <w:right w:val="none" w:sz="0" w:space="0" w:color="auto"/>
          </w:divBdr>
        </w:div>
        <w:div w:id="1592929335">
          <w:marLeft w:val="360"/>
          <w:marRight w:val="0"/>
          <w:marTop w:val="200"/>
          <w:marBottom w:val="0"/>
          <w:divBdr>
            <w:top w:val="none" w:sz="0" w:space="0" w:color="auto"/>
            <w:left w:val="none" w:sz="0" w:space="0" w:color="auto"/>
            <w:bottom w:val="none" w:sz="0" w:space="0" w:color="auto"/>
            <w:right w:val="none" w:sz="0" w:space="0" w:color="auto"/>
          </w:divBdr>
        </w:div>
        <w:div w:id="1939288653">
          <w:marLeft w:val="1800"/>
          <w:marRight w:val="0"/>
          <w:marTop w:val="100"/>
          <w:marBottom w:val="0"/>
          <w:divBdr>
            <w:top w:val="none" w:sz="0" w:space="0" w:color="auto"/>
            <w:left w:val="none" w:sz="0" w:space="0" w:color="auto"/>
            <w:bottom w:val="none" w:sz="0" w:space="0" w:color="auto"/>
            <w:right w:val="none" w:sz="0" w:space="0" w:color="auto"/>
          </w:divBdr>
        </w:div>
        <w:div w:id="2098936929">
          <w:marLeft w:val="1080"/>
          <w:marRight w:val="0"/>
          <w:marTop w:val="100"/>
          <w:marBottom w:val="0"/>
          <w:divBdr>
            <w:top w:val="none" w:sz="0" w:space="0" w:color="auto"/>
            <w:left w:val="none" w:sz="0" w:space="0" w:color="auto"/>
            <w:bottom w:val="none" w:sz="0" w:space="0" w:color="auto"/>
            <w:right w:val="none" w:sz="0" w:space="0" w:color="auto"/>
          </w:divBdr>
        </w:div>
      </w:divsChild>
    </w:div>
    <w:div w:id="1545560162">
      <w:bodyDiv w:val="1"/>
      <w:marLeft w:val="0"/>
      <w:marRight w:val="0"/>
      <w:marTop w:val="0"/>
      <w:marBottom w:val="0"/>
      <w:divBdr>
        <w:top w:val="none" w:sz="0" w:space="0" w:color="auto"/>
        <w:left w:val="none" w:sz="0" w:space="0" w:color="auto"/>
        <w:bottom w:val="none" w:sz="0" w:space="0" w:color="auto"/>
        <w:right w:val="none" w:sz="0" w:space="0" w:color="auto"/>
      </w:divBdr>
    </w:div>
    <w:div w:id="1545797905">
      <w:bodyDiv w:val="1"/>
      <w:marLeft w:val="0"/>
      <w:marRight w:val="0"/>
      <w:marTop w:val="0"/>
      <w:marBottom w:val="0"/>
      <w:divBdr>
        <w:top w:val="none" w:sz="0" w:space="0" w:color="auto"/>
        <w:left w:val="none" w:sz="0" w:space="0" w:color="auto"/>
        <w:bottom w:val="none" w:sz="0" w:space="0" w:color="auto"/>
        <w:right w:val="none" w:sz="0" w:space="0" w:color="auto"/>
      </w:divBdr>
    </w:div>
    <w:div w:id="1547175689">
      <w:bodyDiv w:val="1"/>
      <w:marLeft w:val="0"/>
      <w:marRight w:val="0"/>
      <w:marTop w:val="0"/>
      <w:marBottom w:val="0"/>
      <w:divBdr>
        <w:top w:val="none" w:sz="0" w:space="0" w:color="auto"/>
        <w:left w:val="none" w:sz="0" w:space="0" w:color="auto"/>
        <w:bottom w:val="none" w:sz="0" w:space="0" w:color="auto"/>
        <w:right w:val="none" w:sz="0" w:space="0" w:color="auto"/>
      </w:divBdr>
      <w:divsChild>
        <w:div w:id="20742135">
          <w:marLeft w:val="1166"/>
          <w:marRight w:val="0"/>
          <w:marTop w:val="134"/>
          <w:marBottom w:val="0"/>
          <w:divBdr>
            <w:top w:val="none" w:sz="0" w:space="0" w:color="auto"/>
            <w:left w:val="none" w:sz="0" w:space="0" w:color="auto"/>
            <w:bottom w:val="none" w:sz="0" w:space="0" w:color="auto"/>
            <w:right w:val="none" w:sz="0" w:space="0" w:color="auto"/>
          </w:divBdr>
        </w:div>
        <w:div w:id="924997364">
          <w:marLeft w:val="547"/>
          <w:marRight w:val="0"/>
          <w:marTop w:val="154"/>
          <w:marBottom w:val="0"/>
          <w:divBdr>
            <w:top w:val="none" w:sz="0" w:space="0" w:color="auto"/>
            <w:left w:val="none" w:sz="0" w:space="0" w:color="auto"/>
            <w:bottom w:val="none" w:sz="0" w:space="0" w:color="auto"/>
            <w:right w:val="none" w:sz="0" w:space="0" w:color="auto"/>
          </w:divBdr>
        </w:div>
      </w:divsChild>
    </w:div>
    <w:div w:id="1547836533">
      <w:bodyDiv w:val="1"/>
      <w:marLeft w:val="0"/>
      <w:marRight w:val="0"/>
      <w:marTop w:val="0"/>
      <w:marBottom w:val="0"/>
      <w:divBdr>
        <w:top w:val="none" w:sz="0" w:space="0" w:color="auto"/>
        <w:left w:val="none" w:sz="0" w:space="0" w:color="auto"/>
        <w:bottom w:val="none" w:sz="0" w:space="0" w:color="auto"/>
        <w:right w:val="none" w:sz="0" w:space="0" w:color="auto"/>
      </w:divBdr>
    </w:div>
    <w:div w:id="1547985726">
      <w:bodyDiv w:val="1"/>
      <w:marLeft w:val="0"/>
      <w:marRight w:val="0"/>
      <w:marTop w:val="0"/>
      <w:marBottom w:val="0"/>
      <w:divBdr>
        <w:top w:val="none" w:sz="0" w:space="0" w:color="auto"/>
        <w:left w:val="none" w:sz="0" w:space="0" w:color="auto"/>
        <w:bottom w:val="none" w:sz="0" w:space="0" w:color="auto"/>
        <w:right w:val="none" w:sz="0" w:space="0" w:color="auto"/>
      </w:divBdr>
      <w:divsChild>
        <w:div w:id="659575944">
          <w:marLeft w:val="1166"/>
          <w:marRight w:val="0"/>
          <w:marTop w:val="115"/>
          <w:marBottom w:val="0"/>
          <w:divBdr>
            <w:top w:val="none" w:sz="0" w:space="0" w:color="auto"/>
            <w:left w:val="none" w:sz="0" w:space="0" w:color="auto"/>
            <w:bottom w:val="none" w:sz="0" w:space="0" w:color="auto"/>
            <w:right w:val="none" w:sz="0" w:space="0" w:color="auto"/>
          </w:divBdr>
        </w:div>
        <w:div w:id="1499686478">
          <w:marLeft w:val="1166"/>
          <w:marRight w:val="0"/>
          <w:marTop w:val="115"/>
          <w:marBottom w:val="0"/>
          <w:divBdr>
            <w:top w:val="none" w:sz="0" w:space="0" w:color="auto"/>
            <w:left w:val="none" w:sz="0" w:space="0" w:color="auto"/>
            <w:bottom w:val="none" w:sz="0" w:space="0" w:color="auto"/>
            <w:right w:val="none" w:sz="0" w:space="0" w:color="auto"/>
          </w:divBdr>
        </w:div>
        <w:div w:id="1706056875">
          <w:marLeft w:val="547"/>
          <w:marRight w:val="0"/>
          <w:marTop w:val="134"/>
          <w:marBottom w:val="0"/>
          <w:divBdr>
            <w:top w:val="none" w:sz="0" w:space="0" w:color="auto"/>
            <w:left w:val="none" w:sz="0" w:space="0" w:color="auto"/>
            <w:bottom w:val="none" w:sz="0" w:space="0" w:color="auto"/>
            <w:right w:val="none" w:sz="0" w:space="0" w:color="auto"/>
          </w:divBdr>
        </w:div>
        <w:div w:id="1715689345">
          <w:marLeft w:val="1800"/>
          <w:marRight w:val="0"/>
          <w:marTop w:val="96"/>
          <w:marBottom w:val="0"/>
          <w:divBdr>
            <w:top w:val="none" w:sz="0" w:space="0" w:color="auto"/>
            <w:left w:val="none" w:sz="0" w:space="0" w:color="auto"/>
            <w:bottom w:val="none" w:sz="0" w:space="0" w:color="auto"/>
            <w:right w:val="none" w:sz="0" w:space="0" w:color="auto"/>
          </w:divBdr>
        </w:div>
        <w:div w:id="1759708937">
          <w:marLeft w:val="1800"/>
          <w:marRight w:val="0"/>
          <w:marTop w:val="96"/>
          <w:marBottom w:val="0"/>
          <w:divBdr>
            <w:top w:val="none" w:sz="0" w:space="0" w:color="auto"/>
            <w:left w:val="none" w:sz="0" w:space="0" w:color="auto"/>
            <w:bottom w:val="none" w:sz="0" w:space="0" w:color="auto"/>
            <w:right w:val="none" w:sz="0" w:space="0" w:color="auto"/>
          </w:divBdr>
        </w:div>
      </w:divsChild>
    </w:div>
    <w:div w:id="1548183246">
      <w:bodyDiv w:val="1"/>
      <w:marLeft w:val="0"/>
      <w:marRight w:val="0"/>
      <w:marTop w:val="0"/>
      <w:marBottom w:val="0"/>
      <w:divBdr>
        <w:top w:val="none" w:sz="0" w:space="0" w:color="auto"/>
        <w:left w:val="none" w:sz="0" w:space="0" w:color="auto"/>
        <w:bottom w:val="none" w:sz="0" w:space="0" w:color="auto"/>
        <w:right w:val="none" w:sz="0" w:space="0" w:color="auto"/>
      </w:divBdr>
    </w:div>
    <w:div w:id="1548183718">
      <w:bodyDiv w:val="1"/>
      <w:marLeft w:val="0"/>
      <w:marRight w:val="0"/>
      <w:marTop w:val="0"/>
      <w:marBottom w:val="0"/>
      <w:divBdr>
        <w:top w:val="none" w:sz="0" w:space="0" w:color="auto"/>
        <w:left w:val="none" w:sz="0" w:space="0" w:color="auto"/>
        <w:bottom w:val="none" w:sz="0" w:space="0" w:color="auto"/>
        <w:right w:val="none" w:sz="0" w:space="0" w:color="auto"/>
      </w:divBdr>
      <w:divsChild>
        <w:div w:id="158354886">
          <w:marLeft w:val="547"/>
          <w:marRight w:val="0"/>
          <w:marTop w:val="154"/>
          <w:marBottom w:val="0"/>
          <w:divBdr>
            <w:top w:val="none" w:sz="0" w:space="0" w:color="auto"/>
            <w:left w:val="none" w:sz="0" w:space="0" w:color="auto"/>
            <w:bottom w:val="none" w:sz="0" w:space="0" w:color="auto"/>
            <w:right w:val="none" w:sz="0" w:space="0" w:color="auto"/>
          </w:divBdr>
        </w:div>
        <w:div w:id="589971696">
          <w:marLeft w:val="1800"/>
          <w:marRight w:val="0"/>
          <w:marTop w:val="115"/>
          <w:marBottom w:val="0"/>
          <w:divBdr>
            <w:top w:val="none" w:sz="0" w:space="0" w:color="auto"/>
            <w:left w:val="none" w:sz="0" w:space="0" w:color="auto"/>
            <w:bottom w:val="none" w:sz="0" w:space="0" w:color="auto"/>
            <w:right w:val="none" w:sz="0" w:space="0" w:color="auto"/>
          </w:divBdr>
        </w:div>
        <w:div w:id="1088233988">
          <w:marLeft w:val="1166"/>
          <w:marRight w:val="0"/>
          <w:marTop w:val="134"/>
          <w:marBottom w:val="0"/>
          <w:divBdr>
            <w:top w:val="none" w:sz="0" w:space="0" w:color="auto"/>
            <w:left w:val="none" w:sz="0" w:space="0" w:color="auto"/>
            <w:bottom w:val="none" w:sz="0" w:space="0" w:color="auto"/>
            <w:right w:val="none" w:sz="0" w:space="0" w:color="auto"/>
          </w:divBdr>
        </w:div>
        <w:div w:id="1211844067">
          <w:marLeft w:val="1166"/>
          <w:marRight w:val="0"/>
          <w:marTop w:val="134"/>
          <w:marBottom w:val="0"/>
          <w:divBdr>
            <w:top w:val="none" w:sz="0" w:space="0" w:color="auto"/>
            <w:left w:val="none" w:sz="0" w:space="0" w:color="auto"/>
            <w:bottom w:val="none" w:sz="0" w:space="0" w:color="auto"/>
            <w:right w:val="none" w:sz="0" w:space="0" w:color="auto"/>
          </w:divBdr>
        </w:div>
        <w:div w:id="1749493661">
          <w:marLeft w:val="1800"/>
          <w:marRight w:val="0"/>
          <w:marTop w:val="115"/>
          <w:marBottom w:val="0"/>
          <w:divBdr>
            <w:top w:val="none" w:sz="0" w:space="0" w:color="auto"/>
            <w:left w:val="none" w:sz="0" w:space="0" w:color="auto"/>
            <w:bottom w:val="none" w:sz="0" w:space="0" w:color="auto"/>
            <w:right w:val="none" w:sz="0" w:space="0" w:color="auto"/>
          </w:divBdr>
        </w:div>
        <w:div w:id="2056847956">
          <w:marLeft w:val="547"/>
          <w:marRight w:val="0"/>
          <w:marTop w:val="154"/>
          <w:marBottom w:val="0"/>
          <w:divBdr>
            <w:top w:val="none" w:sz="0" w:space="0" w:color="auto"/>
            <w:left w:val="none" w:sz="0" w:space="0" w:color="auto"/>
            <w:bottom w:val="none" w:sz="0" w:space="0" w:color="auto"/>
            <w:right w:val="none" w:sz="0" w:space="0" w:color="auto"/>
          </w:divBdr>
        </w:div>
      </w:divsChild>
    </w:div>
    <w:div w:id="1548486485">
      <w:bodyDiv w:val="1"/>
      <w:marLeft w:val="0"/>
      <w:marRight w:val="0"/>
      <w:marTop w:val="0"/>
      <w:marBottom w:val="0"/>
      <w:divBdr>
        <w:top w:val="none" w:sz="0" w:space="0" w:color="auto"/>
        <w:left w:val="none" w:sz="0" w:space="0" w:color="auto"/>
        <w:bottom w:val="none" w:sz="0" w:space="0" w:color="auto"/>
        <w:right w:val="none" w:sz="0" w:space="0" w:color="auto"/>
      </w:divBdr>
    </w:div>
    <w:div w:id="1549099470">
      <w:bodyDiv w:val="1"/>
      <w:marLeft w:val="0"/>
      <w:marRight w:val="0"/>
      <w:marTop w:val="0"/>
      <w:marBottom w:val="0"/>
      <w:divBdr>
        <w:top w:val="none" w:sz="0" w:space="0" w:color="auto"/>
        <w:left w:val="none" w:sz="0" w:space="0" w:color="auto"/>
        <w:bottom w:val="none" w:sz="0" w:space="0" w:color="auto"/>
        <w:right w:val="none" w:sz="0" w:space="0" w:color="auto"/>
      </w:divBdr>
    </w:div>
    <w:div w:id="1549418030">
      <w:bodyDiv w:val="1"/>
      <w:marLeft w:val="0"/>
      <w:marRight w:val="0"/>
      <w:marTop w:val="0"/>
      <w:marBottom w:val="0"/>
      <w:divBdr>
        <w:top w:val="none" w:sz="0" w:space="0" w:color="auto"/>
        <w:left w:val="none" w:sz="0" w:space="0" w:color="auto"/>
        <w:bottom w:val="none" w:sz="0" w:space="0" w:color="auto"/>
        <w:right w:val="none" w:sz="0" w:space="0" w:color="auto"/>
      </w:divBdr>
      <w:divsChild>
        <w:div w:id="652181456">
          <w:marLeft w:val="547"/>
          <w:marRight w:val="0"/>
          <w:marTop w:val="154"/>
          <w:marBottom w:val="0"/>
          <w:divBdr>
            <w:top w:val="none" w:sz="0" w:space="0" w:color="auto"/>
            <w:left w:val="none" w:sz="0" w:space="0" w:color="auto"/>
            <w:bottom w:val="none" w:sz="0" w:space="0" w:color="auto"/>
            <w:right w:val="none" w:sz="0" w:space="0" w:color="auto"/>
          </w:divBdr>
        </w:div>
        <w:div w:id="1528835015">
          <w:marLeft w:val="1166"/>
          <w:marRight w:val="0"/>
          <w:marTop w:val="134"/>
          <w:marBottom w:val="0"/>
          <w:divBdr>
            <w:top w:val="none" w:sz="0" w:space="0" w:color="auto"/>
            <w:left w:val="none" w:sz="0" w:space="0" w:color="auto"/>
            <w:bottom w:val="none" w:sz="0" w:space="0" w:color="auto"/>
            <w:right w:val="none" w:sz="0" w:space="0" w:color="auto"/>
          </w:divBdr>
        </w:div>
        <w:div w:id="1532260736">
          <w:marLeft w:val="1166"/>
          <w:marRight w:val="0"/>
          <w:marTop w:val="134"/>
          <w:marBottom w:val="0"/>
          <w:divBdr>
            <w:top w:val="none" w:sz="0" w:space="0" w:color="auto"/>
            <w:left w:val="none" w:sz="0" w:space="0" w:color="auto"/>
            <w:bottom w:val="none" w:sz="0" w:space="0" w:color="auto"/>
            <w:right w:val="none" w:sz="0" w:space="0" w:color="auto"/>
          </w:divBdr>
        </w:div>
      </w:divsChild>
    </w:div>
    <w:div w:id="1549874765">
      <w:bodyDiv w:val="1"/>
      <w:marLeft w:val="0"/>
      <w:marRight w:val="0"/>
      <w:marTop w:val="0"/>
      <w:marBottom w:val="0"/>
      <w:divBdr>
        <w:top w:val="none" w:sz="0" w:space="0" w:color="auto"/>
        <w:left w:val="none" w:sz="0" w:space="0" w:color="auto"/>
        <w:bottom w:val="none" w:sz="0" w:space="0" w:color="auto"/>
        <w:right w:val="none" w:sz="0" w:space="0" w:color="auto"/>
      </w:divBdr>
    </w:div>
    <w:div w:id="1550073288">
      <w:bodyDiv w:val="1"/>
      <w:marLeft w:val="0"/>
      <w:marRight w:val="0"/>
      <w:marTop w:val="0"/>
      <w:marBottom w:val="0"/>
      <w:divBdr>
        <w:top w:val="none" w:sz="0" w:space="0" w:color="auto"/>
        <w:left w:val="none" w:sz="0" w:space="0" w:color="auto"/>
        <w:bottom w:val="none" w:sz="0" w:space="0" w:color="auto"/>
        <w:right w:val="none" w:sz="0" w:space="0" w:color="auto"/>
      </w:divBdr>
    </w:div>
    <w:div w:id="1550146057">
      <w:bodyDiv w:val="1"/>
      <w:marLeft w:val="0"/>
      <w:marRight w:val="0"/>
      <w:marTop w:val="0"/>
      <w:marBottom w:val="0"/>
      <w:divBdr>
        <w:top w:val="none" w:sz="0" w:space="0" w:color="auto"/>
        <w:left w:val="none" w:sz="0" w:space="0" w:color="auto"/>
        <w:bottom w:val="none" w:sz="0" w:space="0" w:color="auto"/>
        <w:right w:val="none" w:sz="0" w:space="0" w:color="auto"/>
      </w:divBdr>
    </w:div>
    <w:div w:id="1550456055">
      <w:bodyDiv w:val="1"/>
      <w:marLeft w:val="0"/>
      <w:marRight w:val="0"/>
      <w:marTop w:val="0"/>
      <w:marBottom w:val="0"/>
      <w:divBdr>
        <w:top w:val="none" w:sz="0" w:space="0" w:color="auto"/>
        <w:left w:val="none" w:sz="0" w:space="0" w:color="auto"/>
        <w:bottom w:val="none" w:sz="0" w:space="0" w:color="auto"/>
        <w:right w:val="none" w:sz="0" w:space="0" w:color="auto"/>
      </w:divBdr>
    </w:div>
    <w:div w:id="1551458814">
      <w:bodyDiv w:val="1"/>
      <w:marLeft w:val="0"/>
      <w:marRight w:val="0"/>
      <w:marTop w:val="0"/>
      <w:marBottom w:val="0"/>
      <w:divBdr>
        <w:top w:val="none" w:sz="0" w:space="0" w:color="auto"/>
        <w:left w:val="none" w:sz="0" w:space="0" w:color="auto"/>
        <w:bottom w:val="none" w:sz="0" w:space="0" w:color="auto"/>
        <w:right w:val="none" w:sz="0" w:space="0" w:color="auto"/>
      </w:divBdr>
    </w:div>
    <w:div w:id="1551503631">
      <w:bodyDiv w:val="1"/>
      <w:marLeft w:val="0"/>
      <w:marRight w:val="0"/>
      <w:marTop w:val="0"/>
      <w:marBottom w:val="0"/>
      <w:divBdr>
        <w:top w:val="none" w:sz="0" w:space="0" w:color="auto"/>
        <w:left w:val="none" w:sz="0" w:space="0" w:color="auto"/>
        <w:bottom w:val="none" w:sz="0" w:space="0" w:color="auto"/>
        <w:right w:val="none" w:sz="0" w:space="0" w:color="auto"/>
      </w:divBdr>
    </w:div>
    <w:div w:id="1551571060">
      <w:bodyDiv w:val="1"/>
      <w:marLeft w:val="0"/>
      <w:marRight w:val="0"/>
      <w:marTop w:val="0"/>
      <w:marBottom w:val="0"/>
      <w:divBdr>
        <w:top w:val="none" w:sz="0" w:space="0" w:color="auto"/>
        <w:left w:val="none" w:sz="0" w:space="0" w:color="auto"/>
        <w:bottom w:val="none" w:sz="0" w:space="0" w:color="auto"/>
        <w:right w:val="none" w:sz="0" w:space="0" w:color="auto"/>
      </w:divBdr>
    </w:div>
    <w:div w:id="1551571421">
      <w:bodyDiv w:val="1"/>
      <w:marLeft w:val="0"/>
      <w:marRight w:val="0"/>
      <w:marTop w:val="0"/>
      <w:marBottom w:val="0"/>
      <w:divBdr>
        <w:top w:val="none" w:sz="0" w:space="0" w:color="auto"/>
        <w:left w:val="none" w:sz="0" w:space="0" w:color="auto"/>
        <w:bottom w:val="none" w:sz="0" w:space="0" w:color="auto"/>
        <w:right w:val="none" w:sz="0" w:space="0" w:color="auto"/>
      </w:divBdr>
    </w:div>
    <w:div w:id="1553273775">
      <w:bodyDiv w:val="1"/>
      <w:marLeft w:val="0"/>
      <w:marRight w:val="0"/>
      <w:marTop w:val="0"/>
      <w:marBottom w:val="0"/>
      <w:divBdr>
        <w:top w:val="none" w:sz="0" w:space="0" w:color="auto"/>
        <w:left w:val="none" w:sz="0" w:space="0" w:color="auto"/>
        <w:bottom w:val="none" w:sz="0" w:space="0" w:color="auto"/>
        <w:right w:val="none" w:sz="0" w:space="0" w:color="auto"/>
      </w:divBdr>
    </w:div>
    <w:div w:id="1553351055">
      <w:bodyDiv w:val="1"/>
      <w:marLeft w:val="0"/>
      <w:marRight w:val="0"/>
      <w:marTop w:val="0"/>
      <w:marBottom w:val="0"/>
      <w:divBdr>
        <w:top w:val="none" w:sz="0" w:space="0" w:color="auto"/>
        <w:left w:val="none" w:sz="0" w:space="0" w:color="auto"/>
        <w:bottom w:val="none" w:sz="0" w:space="0" w:color="auto"/>
        <w:right w:val="none" w:sz="0" w:space="0" w:color="auto"/>
      </w:divBdr>
      <w:divsChild>
        <w:div w:id="477501140">
          <w:marLeft w:val="0"/>
          <w:marRight w:val="0"/>
          <w:marTop w:val="0"/>
          <w:marBottom w:val="0"/>
          <w:divBdr>
            <w:top w:val="none" w:sz="0" w:space="0" w:color="auto"/>
            <w:left w:val="none" w:sz="0" w:space="0" w:color="auto"/>
            <w:bottom w:val="none" w:sz="0" w:space="0" w:color="auto"/>
            <w:right w:val="none" w:sz="0" w:space="0" w:color="auto"/>
          </w:divBdr>
          <w:divsChild>
            <w:div w:id="146090542">
              <w:marLeft w:val="0"/>
              <w:marRight w:val="0"/>
              <w:marTop w:val="0"/>
              <w:marBottom w:val="0"/>
              <w:divBdr>
                <w:top w:val="none" w:sz="0" w:space="0" w:color="auto"/>
                <w:left w:val="none" w:sz="0" w:space="0" w:color="auto"/>
                <w:bottom w:val="none" w:sz="0" w:space="0" w:color="auto"/>
                <w:right w:val="none" w:sz="0" w:space="0" w:color="auto"/>
              </w:divBdr>
            </w:div>
            <w:div w:id="1033577614">
              <w:marLeft w:val="0"/>
              <w:marRight w:val="0"/>
              <w:marTop w:val="0"/>
              <w:marBottom w:val="0"/>
              <w:divBdr>
                <w:top w:val="none" w:sz="0" w:space="0" w:color="auto"/>
                <w:left w:val="none" w:sz="0" w:space="0" w:color="auto"/>
                <w:bottom w:val="none" w:sz="0" w:space="0" w:color="auto"/>
                <w:right w:val="none" w:sz="0" w:space="0" w:color="auto"/>
              </w:divBdr>
            </w:div>
            <w:div w:id="1574243255">
              <w:marLeft w:val="0"/>
              <w:marRight w:val="0"/>
              <w:marTop w:val="0"/>
              <w:marBottom w:val="0"/>
              <w:divBdr>
                <w:top w:val="none" w:sz="0" w:space="0" w:color="auto"/>
                <w:left w:val="none" w:sz="0" w:space="0" w:color="auto"/>
                <w:bottom w:val="none" w:sz="0" w:space="0" w:color="auto"/>
                <w:right w:val="none" w:sz="0" w:space="0" w:color="auto"/>
              </w:divBdr>
            </w:div>
            <w:div w:id="1994554998">
              <w:marLeft w:val="0"/>
              <w:marRight w:val="0"/>
              <w:marTop w:val="0"/>
              <w:marBottom w:val="0"/>
              <w:divBdr>
                <w:top w:val="none" w:sz="0" w:space="0" w:color="auto"/>
                <w:left w:val="none" w:sz="0" w:space="0" w:color="auto"/>
                <w:bottom w:val="none" w:sz="0" w:space="0" w:color="auto"/>
                <w:right w:val="none" w:sz="0" w:space="0" w:color="auto"/>
              </w:divBdr>
            </w:div>
            <w:div w:id="207738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692722">
      <w:bodyDiv w:val="1"/>
      <w:marLeft w:val="0"/>
      <w:marRight w:val="0"/>
      <w:marTop w:val="0"/>
      <w:marBottom w:val="0"/>
      <w:divBdr>
        <w:top w:val="none" w:sz="0" w:space="0" w:color="auto"/>
        <w:left w:val="none" w:sz="0" w:space="0" w:color="auto"/>
        <w:bottom w:val="none" w:sz="0" w:space="0" w:color="auto"/>
        <w:right w:val="none" w:sz="0" w:space="0" w:color="auto"/>
      </w:divBdr>
      <w:divsChild>
        <w:div w:id="1540437585">
          <w:marLeft w:val="0"/>
          <w:marRight w:val="0"/>
          <w:marTop w:val="0"/>
          <w:marBottom w:val="0"/>
          <w:divBdr>
            <w:top w:val="none" w:sz="0" w:space="0" w:color="auto"/>
            <w:left w:val="none" w:sz="0" w:space="0" w:color="auto"/>
            <w:bottom w:val="none" w:sz="0" w:space="0" w:color="auto"/>
            <w:right w:val="none" w:sz="0" w:space="0" w:color="auto"/>
          </w:divBdr>
          <w:divsChild>
            <w:div w:id="160319744">
              <w:marLeft w:val="0"/>
              <w:marRight w:val="0"/>
              <w:marTop w:val="0"/>
              <w:marBottom w:val="0"/>
              <w:divBdr>
                <w:top w:val="none" w:sz="0" w:space="0" w:color="auto"/>
                <w:left w:val="none" w:sz="0" w:space="0" w:color="auto"/>
                <w:bottom w:val="none" w:sz="0" w:space="0" w:color="auto"/>
                <w:right w:val="none" w:sz="0" w:space="0" w:color="auto"/>
              </w:divBdr>
            </w:div>
            <w:div w:id="272439169">
              <w:marLeft w:val="0"/>
              <w:marRight w:val="0"/>
              <w:marTop w:val="0"/>
              <w:marBottom w:val="0"/>
              <w:divBdr>
                <w:top w:val="none" w:sz="0" w:space="0" w:color="auto"/>
                <w:left w:val="none" w:sz="0" w:space="0" w:color="auto"/>
                <w:bottom w:val="none" w:sz="0" w:space="0" w:color="auto"/>
                <w:right w:val="none" w:sz="0" w:space="0" w:color="auto"/>
              </w:divBdr>
            </w:div>
            <w:div w:id="430509219">
              <w:marLeft w:val="0"/>
              <w:marRight w:val="0"/>
              <w:marTop w:val="0"/>
              <w:marBottom w:val="0"/>
              <w:divBdr>
                <w:top w:val="none" w:sz="0" w:space="0" w:color="auto"/>
                <w:left w:val="none" w:sz="0" w:space="0" w:color="auto"/>
                <w:bottom w:val="none" w:sz="0" w:space="0" w:color="auto"/>
                <w:right w:val="none" w:sz="0" w:space="0" w:color="auto"/>
              </w:divBdr>
            </w:div>
            <w:div w:id="534537508">
              <w:marLeft w:val="0"/>
              <w:marRight w:val="0"/>
              <w:marTop w:val="0"/>
              <w:marBottom w:val="0"/>
              <w:divBdr>
                <w:top w:val="none" w:sz="0" w:space="0" w:color="auto"/>
                <w:left w:val="none" w:sz="0" w:space="0" w:color="auto"/>
                <w:bottom w:val="none" w:sz="0" w:space="0" w:color="auto"/>
                <w:right w:val="none" w:sz="0" w:space="0" w:color="auto"/>
              </w:divBdr>
            </w:div>
            <w:div w:id="1216895108">
              <w:marLeft w:val="0"/>
              <w:marRight w:val="0"/>
              <w:marTop w:val="0"/>
              <w:marBottom w:val="0"/>
              <w:divBdr>
                <w:top w:val="none" w:sz="0" w:space="0" w:color="auto"/>
                <w:left w:val="none" w:sz="0" w:space="0" w:color="auto"/>
                <w:bottom w:val="none" w:sz="0" w:space="0" w:color="auto"/>
                <w:right w:val="none" w:sz="0" w:space="0" w:color="auto"/>
              </w:divBdr>
            </w:div>
            <w:div w:id="1229145772">
              <w:marLeft w:val="0"/>
              <w:marRight w:val="0"/>
              <w:marTop w:val="0"/>
              <w:marBottom w:val="0"/>
              <w:divBdr>
                <w:top w:val="none" w:sz="0" w:space="0" w:color="auto"/>
                <w:left w:val="none" w:sz="0" w:space="0" w:color="auto"/>
                <w:bottom w:val="none" w:sz="0" w:space="0" w:color="auto"/>
                <w:right w:val="none" w:sz="0" w:space="0" w:color="auto"/>
              </w:divBdr>
            </w:div>
            <w:div w:id="1344865492">
              <w:marLeft w:val="0"/>
              <w:marRight w:val="0"/>
              <w:marTop w:val="0"/>
              <w:marBottom w:val="0"/>
              <w:divBdr>
                <w:top w:val="none" w:sz="0" w:space="0" w:color="auto"/>
                <w:left w:val="none" w:sz="0" w:space="0" w:color="auto"/>
                <w:bottom w:val="none" w:sz="0" w:space="0" w:color="auto"/>
                <w:right w:val="none" w:sz="0" w:space="0" w:color="auto"/>
              </w:divBdr>
            </w:div>
            <w:div w:id="1586692487">
              <w:marLeft w:val="0"/>
              <w:marRight w:val="0"/>
              <w:marTop w:val="0"/>
              <w:marBottom w:val="0"/>
              <w:divBdr>
                <w:top w:val="none" w:sz="0" w:space="0" w:color="auto"/>
                <w:left w:val="none" w:sz="0" w:space="0" w:color="auto"/>
                <w:bottom w:val="none" w:sz="0" w:space="0" w:color="auto"/>
                <w:right w:val="none" w:sz="0" w:space="0" w:color="auto"/>
              </w:divBdr>
            </w:div>
            <w:div w:id="185487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735052">
      <w:bodyDiv w:val="1"/>
      <w:marLeft w:val="0"/>
      <w:marRight w:val="0"/>
      <w:marTop w:val="0"/>
      <w:marBottom w:val="0"/>
      <w:divBdr>
        <w:top w:val="none" w:sz="0" w:space="0" w:color="auto"/>
        <w:left w:val="none" w:sz="0" w:space="0" w:color="auto"/>
        <w:bottom w:val="none" w:sz="0" w:space="0" w:color="auto"/>
        <w:right w:val="none" w:sz="0" w:space="0" w:color="auto"/>
      </w:divBdr>
    </w:div>
    <w:div w:id="1555121565">
      <w:bodyDiv w:val="1"/>
      <w:marLeft w:val="0"/>
      <w:marRight w:val="0"/>
      <w:marTop w:val="0"/>
      <w:marBottom w:val="0"/>
      <w:divBdr>
        <w:top w:val="none" w:sz="0" w:space="0" w:color="auto"/>
        <w:left w:val="none" w:sz="0" w:space="0" w:color="auto"/>
        <w:bottom w:val="none" w:sz="0" w:space="0" w:color="auto"/>
        <w:right w:val="none" w:sz="0" w:space="0" w:color="auto"/>
      </w:divBdr>
    </w:div>
    <w:div w:id="1555189728">
      <w:bodyDiv w:val="1"/>
      <w:marLeft w:val="0"/>
      <w:marRight w:val="0"/>
      <w:marTop w:val="0"/>
      <w:marBottom w:val="0"/>
      <w:divBdr>
        <w:top w:val="none" w:sz="0" w:space="0" w:color="auto"/>
        <w:left w:val="none" w:sz="0" w:space="0" w:color="auto"/>
        <w:bottom w:val="none" w:sz="0" w:space="0" w:color="auto"/>
        <w:right w:val="none" w:sz="0" w:space="0" w:color="auto"/>
      </w:divBdr>
      <w:divsChild>
        <w:div w:id="572468762">
          <w:marLeft w:val="547"/>
          <w:marRight w:val="0"/>
          <w:marTop w:val="115"/>
          <w:marBottom w:val="0"/>
          <w:divBdr>
            <w:top w:val="none" w:sz="0" w:space="0" w:color="auto"/>
            <w:left w:val="none" w:sz="0" w:space="0" w:color="auto"/>
            <w:bottom w:val="none" w:sz="0" w:space="0" w:color="auto"/>
            <w:right w:val="none" w:sz="0" w:space="0" w:color="auto"/>
          </w:divBdr>
        </w:div>
        <w:div w:id="842204636">
          <w:marLeft w:val="547"/>
          <w:marRight w:val="0"/>
          <w:marTop w:val="115"/>
          <w:marBottom w:val="0"/>
          <w:divBdr>
            <w:top w:val="none" w:sz="0" w:space="0" w:color="auto"/>
            <w:left w:val="none" w:sz="0" w:space="0" w:color="auto"/>
            <w:bottom w:val="none" w:sz="0" w:space="0" w:color="auto"/>
            <w:right w:val="none" w:sz="0" w:space="0" w:color="auto"/>
          </w:divBdr>
        </w:div>
        <w:div w:id="1017855751">
          <w:marLeft w:val="1166"/>
          <w:marRight w:val="0"/>
          <w:marTop w:val="96"/>
          <w:marBottom w:val="0"/>
          <w:divBdr>
            <w:top w:val="none" w:sz="0" w:space="0" w:color="auto"/>
            <w:left w:val="none" w:sz="0" w:space="0" w:color="auto"/>
            <w:bottom w:val="none" w:sz="0" w:space="0" w:color="auto"/>
            <w:right w:val="none" w:sz="0" w:space="0" w:color="auto"/>
          </w:divBdr>
        </w:div>
        <w:div w:id="2029286299">
          <w:marLeft w:val="547"/>
          <w:marRight w:val="0"/>
          <w:marTop w:val="115"/>
          <w:marBottom w:val="0"/>
          <w:divBdr>
            <w:top w:val="none" w:sz="0" w:space="0" w:color="auto"/>
            <w:left w:val="none" w:sz="0" w:space="0" w:color="auto"/>
            <w:bottom w:val="none" w:sz="0" w:space="0" w:color="auto"/>
            <w:right w:val="none" w:sz="0" w:space="0" w:color="auto"/>
          </w:divBdr>
        </w:div>
      </w:divsChild>
    </w:div>
    <w:div w:id="1557280082">
      <w:bodyDiv w:val="1"/>
      <w:marLeft w:val="0"/>
      <w:marRight w:val="0"/>
      <w:marTop w:val="0"/>
      <w:marBottom w:val="0"/>
      <w:divBdr>
        <w:top w:val="none" w:sz="0" w:space="0" w:color="auto"/>
        <w:left w:val="none" w:sz="0" w:space="0" w:color="auto"/>
        <w:bottom w:val="none" w:sz="0" w:space="0" w:color="auto"/>
        <w:right w:val="none" w:sz="0" w:space="0" w:color="auto"/>
      </w:divBdr>
    </w:div>
    <w:div w:id="1557352650">
      <w:bodyDiv w:val="1"/>
      <w:marLeft w:val="0"/>
      <w:marRight w:val="0"/>
      <w:marTop w:val="0"/>
      <w:marBottom w:val="0"/>
      <w:divBdr>
        <w:top w:val="none" w:sz="0" w:space="0" w:color="auto"/>
        <w:left w:val="none" w:sz="0" w:space="0" w:color="auto"/>
        <w:bottom w:val="none" w:sz="0" w:space="0" w:color="auto"/>
        <w:right w:val="none" w:sz="0" w:space="0" w:color="auto"/>
      </w:divBdr>
    </w:div>
    <w:div w:id="1557353963">
      <w:bodyDiv w:val="1"/>
      <w:marLeft w:val="0"/>
      <w:marRight w:val="0"/>
      <w:marTop w:val="0"/>
      <w:marBottom w:val="0"/>
      <w:divBdr>
        <w:top w:val="none" w:sz="0" w:space="0" w:color="auto"/>
        <w:left w:val="none" w:sz="0" w:space="0" w:color="auto"/>
        <w:bottom w:val="none" w:sz="0" w:space="0" w:color="auto"/>
        <w:right w:val="none" w:sz="0" w:space="0" w:color="auto"/>
      </w:divBdr>
    </w:div>
    <w:div w:id="1557547933">
      <w:bodyDiv w:val="1"/>
      <w:marLeft w:val="0"/>
      <w:marRight w:val="0"/>
      <w:marTop w:val="0"/>
      <w:marBottom w:val="0"/>
      <w:divBdr>
        <w:top w:val="none" w:sz="0" w:space="0" w:color="auto"/>
        <w:left w:val="none" w:sz="0" w:space="0" w:color="auto"/>
        <w:bottom w:val="none" w:sz="0" w:space="0" w:color="auto"/>
        <w:right w:val="none" w:sz="0" w:space="0" w:color="auto"/>
      </w:divBdr>
      <w:divsChild>
        <w:div w:id="506796833">
          <w:marLeft w:val="0"/>
          <w:marRight w:val="0"/>
          <w:marTop w:val="0"/>
          <w:marBottom w:val="0"/>
          <w:divBdr>
            <w:top w:val="none" w:sz="0" w:space="0" w:color="auto"/>
            <w:left w:val="none" w:sz="0" w:space="0" w:color="auto"/>
            <w:bottom w:val="none" w:sz="0" w:space="0" w:color="auto"/>
            <w:right w:val="none" w:sz="0" w:space="0" w:color="auto"/>
          </w:divBdr>
          <w:divsChild>
            <w:div w:id="1571621172">
              <w:marLeft w:val="0"/>
              <w:marRight w:val="0"/>
              <w:marTop w:val="0"/>
              <w:marBottom w:val="0"/>
              <w:divBdr>
                <w:top w:val="none" w:sz="0" w:space="0" w:color="auto"/>
                <w:left w:val="none" w:sz="0" w:space="0" w:color="auto"/>
                <w:bottom w:val="none" w:sz="0" w:space="0" w:color="auto"/>
                <w:right w:val="none" w:sz="0" w:space="0" w:color="auto"/>
              </w:divBdr>
            </w:div>
            <w:div w:id="1781802739">
              <w:marLeft w:val="0"/>
              <w:marRight w:val="0"/>
              <w:marTop w:val="0"/>
              <w:marBottom w:val="0"/>
              <w:divBdr>
                <w:top w:val="none" w:sz="0" w:space="0" w:color="auto"/>
                <w:left w:val="none" w:sz="0" w:space="0" w:color="auto"/>
                <w:bottom w:val="none" w:sz="0" w:space="0" w:color="auto"/>
                <w:right w:val="none" w:sz="0" w:space="0" w:color="auto"/>
              </w:divBdr>
            </w:div>
            <w:div w:id="205384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737883">
      <w:bodyDiv w:val="1"/>
      <w:marLeft w:val="0"/>
      <w:marRight w:val="0"/>
      <w:marTop w:val="0"/>
      <w:marBottom w:val="0"/>
      <w:divBdr>
        <w:top w:val="none" w:sz="0" w:space="0" w:color="auto"/>
        <w:left w:val="none" w:sz="0" w:space="0" w:color="auto"/>
        <w:bottom w:val="none" w:sz="0" w:space="0" w:color="auto"/>
        <w:right w:val="none" w:sz="0" w:space="0" w:color="auto"/>
      </w:divBdr>
    </w:div>
    <w:div w:id="1558279109">
      <w:bodyDiv w:val="1"/>
      <w:marLeft w:val="0"/>
      <w:marRight w:val="0"/>
      <w:marTop w:val="0"/>
      <w:marBottom w:val="0"/>
      <w:divBdr>
        <w:top w:val="none" w:sz="0" w:space="0" w:color="auto"/>
        <w:left w:val="none" w:sz="0" w:space="0" w:color="auto"/>
        <w:bottom w:val="none" w:sz="0" w:space="0" w:color="auto"/>
        <w:right w:val="none" w:sz="0" w:space="0" w:color="auto"/>
      </w:divBdr>
    </w:div>
    <w:div w:id="1559440519">
      <w:bodyDiv w:val="1"/>
      <w:marLeft w:val="0"/>
      <w:marRight w:val="0"/>
      <w:marTop w:val="0"/>
      <w:marBottom w:val="0"/>
      <w:divBdr>
        <w:top w:val="none" w:sz="0" w:space="0" w:color="auto"/>
        <w:left w:val="none" w:sz="0" w:space="0" w:color="auto"/>
        <w:bottom w:val="none" w:sz="0" w:space="0" w:color="auto"/>
        <w:right w:val="none" w:sz="0" w:space="0" w:color="auto"/>
      </w:divBdr>
    </w:div>
    <w:div w:id="1560050516">
      <w:bodyDiv w:val="1"/>
      <w:marLeft w:val="0"/>
      <w:marRight w:val="0"/>
      <w:marTop w:val="0"/>
      <w:marBottom w:val="0"/>
      <w:divBdr>
        <w:top w:val="none" w:sz="0" w:space="0" w:color="auto"/>
        <w:left w:val="none" w:sz="0" w:space="0" w:color="auto"/>
        <w:bottom w:val="none" w:sz="0" w:space="0" w:color="auto"/>
        <w:right w:val="none" w:sz="0" w:space="0" w:color="auto"/>
      </w:divBdr>
      <w:divsChild>
        <w:div w:id="320233863">
          <w:marLeft w:val="547"/>
          <w:marRight w:val="0"/>
          <w:marTop w:val="115"/>
          <w:marBottom w:val="0"/>
          <w:divBdr>
            <w:top w:val="none" w:sz="0" w:space="0" w:color="auto"/>
            <w:left w:val="none" w:sz="0" w:space="0" w:color="auto"/>
            <w:bottom w:val="none" w:sz="0" w:space="0" w:color="auto"/>
            <w:right w:val="none" w:sz="0" w:space="0" w:color="auto"/>
          </w:divBdr>
        </w:div>
        <w:div w:id="1855655894">
          <w:marLeft w:val="547"/>
          <w:marRight w:val="0"/>
          <w:marTop w:val="115"/>
          <w:marBottom w:val="0"/>
          <w:divBdr>
            <w:top w:val="none" w:sz="0" w:space="0" w:color="auto"/>
            <w:left w:val="none" w:sz="0" w:space="0" w:color="auto"/>
            <w:bottom w:val="none" w:sz="0" w:space="0" w:color="auto"/>
            <w:right w:val="none" w:sz="0" w:space="0" w:color="auto"/>
          </w:divBdr>
        </w:div>
        <w:div w:id="1972320072">
          <w:marLeft w:val="1166"/>
          <w:marRight w:val="0"/>
          <w:marTop w:val="96"/>
          <w:marBottom w:val="0"/>
          <w:divBdr>
            <w:top w:val="none" w:sz="0" w:space="0" w:color="auto"/>
            <w:left w:val="none" w:sz="0" w:space="0" w:color="auto"/>
            <w:bottom w:val="none" w:sz="0" w:space="0" w:color="auto"/>
            <w:right w:val="none" w:sz="0" w:space="0" w:color="auto"/>
          </w:divBdr>
        </w:div>
      </w:divsChild>
    </w:div>
    <w:div w:id="1560283769">
      <w:bodyDiv w:val="1"/>
      <w:marLeft w:val="0"/>
      <w:marRight w:val="0"/>
      <w:marTop w:val="0"/>
      <w:marBottom w:val="0"/>
      <w:divBdr>
        <w:top w:val="none" w:sz="0" w:space="0" w:color="auto"/>
        <w:left w:val="none" w:sz="0" w:space="0" w:color="auto"/>
        <w:bottom w:val="none" w:sz="0" w:space="0" w:color="auto"/>
        <w:right w:val="none" w:sz="0" w:space="0" w:color="auto"/>
      </w:divBdr>
    </w:div>
    <w:div w:id="1560362895">
      <w:bodyDiv w:val="1"/>
      <w:marLeft w:val="0"/>
      <w:marRight w:val="0"/>
      <w:marTop w:val="0"/>
      <w:marBottom w:val="0"/>
      <w:divBdr>
        <w:top w:val="none" w:sz="0" w:space="0" w:color="auto"/>
        <w:left w:val="none" w:sz="0" w:space="0" w:color="auto"/>
        <w:bottom w:val="none" w:sz="0" w:space="0" w:color="auto"/>
        <w:right w:val="none" w:sz="0" w:space="0" w:color="auto"/>
      </w:divBdr>
      <w:divsChild>
        <w:div w:id="696662803">
          <w:marLeft w:val="547"/>
          <w:marRight w:val="0"/>
          <w:marTop w:val="154"/>
          <w:marBottom w:val="0"/>
          <w:divBdr>
            <w:top w:val="none" w:sz="0" w:space="0" w:color="auto"/>
            <w:left w:val="none" w:sz="0" w:space="0" w:color="auto"/>
            <w:bottom w:val="none" w:sz="0" w:space="0" w:color="auto"/>
            <w:right w:val="none" w:sz="0" w:space="0" w:color="auto"/>
          </w:divBdr>
        </w:div>
      </w:divsChild>
    </w:div>
    <w:div w:id="1560631434">
      <w:bodyDiv w:val="1"/>
      <w:marLeft w:val="0"/>
      <w:marRight w:val="0"/>
      <w:marTop w:val="0"/>
      <w:marBottom w:val="0"/>
      <w:divBdr>
        <w:top w:val="none" w:sz="0" w:space="0" w:color="auto"/>
        <w:left w:val="none" w:sz="0" w:space="0" w:color="auto"/>
        <w:bottom w:val="none" w:sz="0" w:space="0" w:color="auto"/>
        <w:right w:val="none" w:sz="0" w:space="0" w:color="auto"/>
      </w:divBdr>
      <w:divsChild>
        <w:div w:id="3364096">
          <w:marLeft w:val="1800"/>
          <w:marRight w:val="0"/>
          <w:marTop w:val="100"/>
          <w:marBottom w:val="0"/>
          <w:divBdr>
            <w:top w:val="none" w:sz="0" w:space="0" w:color="auto"/>
            <w:left w:val="none" w:sz="0" w:space="0" w:color="auto"/>
            <w:bottom w:val="none" w:sz="0" w:space="0" w:color="auto"/>
            <w:right w:val="none" w:sz="0" w:space="0" w:color="auto"/>
          </w:divBdr>
        </w:div>
        <w:div w:id="7411708">
          <w:marLeft w:val="2520"/>
          <w:marRight w:val="0"/>
          <w:marTop w:val="100"/>
          <w:marBottom w:val="0"/>
          <w:divBdr>
            <w:top w:val="none" w:sz="0" w:space="0" w:color="auto"/>
            <w:left w:val="none" w:sz="0" w:space="0" w:color="auto"/>
            <w:bottom w:val="none" w:sz="0" w:space="0" w:color="auto"/>
            <w:right w:val="none" w:sz="0" w:space="0" w:color="auto"/>
          </w:divBdr>
        </w:div>
        <w:div w:id="335499909">
          <w:marLeft w:val="1800"/>
          <w:marRight w:val="0"/>
          <w:marTop w:val="100"/>
          <w:marBottom w:val="0"/>
          <w:divBdr>
            <w:top w:val="none" w:sz="0" w:space="0" w:color="auto"/>
            <w:left w:val="none" w:sz="0" w:space="0" w:color="auto"/>
            <w:bottom w:val="none" w:sz="0" w:space="0" w:color="auto"/>
            <w:right w:val="none" w:sz="0" w:space="0" w:color="auto"/>
          </w:divBdr>
        </w:div>
        <w:div w:id="759640249">
          <w:marLeft w:val="1080"/>
          <w:marRight w:val="0"/>
          <w:marTop w:val="100"/>
          <w:marBottom w:val="0"/>
          <w:divBdr>
            <w:top w:val="none" w:sz="0" w:space="0" w:color="auto"/>
            <w:left w:val="none" w:sz="0" w:space="0" w:color="auto"/>
            <w:bottom w:val="none" w:sz="0" w:space="0" w:color="auto"/>
            <w:right w:val="none" w:sz="0" w:space="0" w:color="auto"/>
          </w:divBdr>
        </w:div>
        <w:div w:id="837035577">
          <w:marLeft w:val="1080"/>
          <w:marRight w:val="0"/>
          <w:marTop w:val="100"/>
          <w:marBottom w:val="0"/>
          <w:divBdr>
            <w:top w:val="none" w:sz="0" w:space="0" w:color="auto"/>
            <w:left w:val="none" w:sz="0" w:space="0" w:color="auto"/>
            <w:bottom w:val="none" w:sz="0" w:space="0" w:color="auto"/>
            <w:right w:val="none" w:sz="0" w:space="0" w:color="auto"/>
          </w:divBdr>
        </w:div>
        <w:div w:id="1149712264">
          <w:marLeft w:val="1080"/>
          <w:marRight w:val="0"/>
          <w:marTop w:val="100"/>
          <w:marBottom w:val="0"/>
          <w:divBdr>
            <w:top w:val="none" w:sz="0" w:space="0" w:color="auto"/>
            <w:left w:val="none" w:sz="0" w:space="0" w:color="auto"/>
            <w:bottom w:val="none" w:sz="0" w:space="0" w:color="auto"/>
            <w:right w:val="none" w:sz="0" w:space="0" w:color="auto"/>
          </w:divBdr>
        </w:div>
        <w:div w:id="1295910676">
          <w:marLeft w:val="1800"/>
          <w:marRight w:val="0"/>
          <w:marTop w:val="100"/>
          <w:marBottom w:val="0"/>
          <w:divBdr>
            <w:top w:val="none" w:sz="0" w:space="0" w:color="auto"/>
            <w:left w:val="none" w:sz="0" w:space="0" w:color="auto"/>
            <w:bottom w:val="none" w:sz="0" w:space="0" w:color="auto"/>
            <w:right w:val="none" w:sz="0" w:space="0" w:color="auto"/>
          </w:divBdr>
        </w:div>
        <w:div w:id="1725634958">
          <w:marLeft w:val="1800"/>
          <w:marRight w:val="0"/>
          <w:marTop w:val="100"/>
          <w:marBottom w:val="0"/>
          <w:divBdr>
            <w:top w:val="none" w:sz="0" w:space="0" w:color="auto"/>
            <w:left w:val="none" w:sz="0" w:space="0" w:color="auto"/>
            <w:bottom w:val="none" w:sz="0" w:space="0" w:color="auto"/>
            <w:right w:val="none" w:sz="0" w:space="0" w:color="auto"/>
          </w:divBdr>
        </w:div>
        <w:div w:id="1747339024">
          <w:marLeft w:val="1800"/>
          <w:marRight w:val="0"/>
          <w:marTop w:val="100"/>
          <w:marBottom w:val="0"/>
          <w:divBdr>
            <w:top w:val="none" w:sz="0" w:space="0" w:color="auto"/>
            <w:left w:val="none" w:sz="0" w:space="0" w:color="auto"/>
            <w:bottom w:val="none" w:sz="0" w:space="0" w:color="auto"/>
            <w:right w:val="none" w:sz="0" w:space="0" w:color="auto"/>
          </w:divBdr>
        </w:div>
        <w:div w:id="2112361005">
          <w:marLeft w:val="360"/>
          <w:marRight w:val="0"/>
          <w:marTop w:val="200"/>
          <w:marBottom w:val="0"/>
          <w:divBdr>
            <w:top w:val="none" w:sz="0" w:space="0" w:color="auto"/>
            <w:left w:val="none" w:sz="0" w:space="0" w:color="auto"/>
            <w:bottom w:val="none" w:sz="0" w:space="0" w:color="auto"/>
            <w:right w:val="none" w:sz="0" w:space="0" w:color="auto"/>
          </w:divBdr>
        </w:div>
      </w:divsChild>
    </w:div>
    <w:div w:id="1560901618">
      <w:bodyDiv w:val="1"/>
      <w:marLeft w:val="0"/>
      <w:marRight w:val="0"/>
      <w:marTop w:val="0"/>
      <w:marBottom w:val="0"/>
      <w:divBdr>
        <w:top w:val="none" w:sz="0" w:space="0" w:color="auto"/>
        <w:left w:val="none" w:sz="0" w:space="0" w:color="auto"/>
        <w:bottom w:val="none" w:sz="0" w:space="0" w:color="auto"/>
        <w:right w:val="none" w:sz="0" w:space="0" w:color="auto"/>
      </w:divBdr>
    </w:div>
    <w:div w:id="1561282163">
      <w:bodyDiv w:val="1"/>
      <w:marLeft w:val="0"/>
      <w:marRight w:val="0"/>
      <w:marTop w:val="0"/>
      <w:marBottom w:val="0"/>
      <w:divBdr>
        <w:top w:val="none" w:sz="0" w:space="0" w:color="auto"/>
        <w:left w:val="none" w:sz="0" w:space="0" w:color="auto"/>
        <w:bottom w:val="none" w:sz="0" w:space="0" w:color="auto"/>
        <w:right w:val="none" w:sz="0" w:space="0" w:color="auto"/>
      </w:divBdr>
      <w:divsChild>
        <w:div w:id="99881831">
          <w:marLeft w:val="547"/>
          <w:marRight w:val="0"/>
          <w:marTop w:val="154"/>
          <w:marBottom w:val="0"/>
          <w:divBdr>
            <w:top w:val="none" w:sz="0" w:space="0" w:color="auto"/>
            <w:left w:val="none" w:sz="0" w:space="0" w:color="auto"/>
            <w:bottom w:val="none" w:sz="0" w:space="0" w:color="auto"/>
            <w:right w:val="none" w:sz="0" w:space="0" w:color="auto"/>
          </w:divBdr>
        </w:div>
        <w:div w:id="1279797527">
          <w:marLeft w:val="547"/>
          <w:marRight w:val="0"/>
          <w:marTop w:val="154"/>
          <w:marBottom w:val="0"/>
          <w:divBdr>
            <w:top w:val="none" w:sz="0" w:space="0" w:color="auto"/>
            <w:left w:val="none" w:sz="0" w:space="0" w:color="auto"/>
            <w:bottom w:val="none" w:sz="0" w:space="0" w:color="auto"/>
            <w:right w:val="none" w:sz="0" w:space="0" w:color="auto"/>
          </w:divBdr>
        </w:div>
      </w:divsChild>
    </w:div>
    <w:div w:id="1561399108">
      <w:bodyDiv w:val="1"/>
      <w:marLeft w:val="0"/>
      <w:marRight w:val="0"/>
      <w:marTop w:val="0"/>
      <w:marBottom w:val="0"/>
      <w:divBdr>
        <w:top w:val="none" w:sz="0" w:space="0" w:color="auto"/>
        <w:left w:val="none" w:sz="0" w:space="0" w:color="auto"/>
        <w:bottom w:val="none" w:sz="0" w:space="0" w:color="auto"/>
        <w:right w:val="none" w:sz="0" w:space="0" w:color="auto"/>
      </w:divBdr>
    </w:div>
    <w:div w:id="1561403103">
      <w:bodyDiv w:val="1"/>
      <w:marLeft w:val="0"/>
      <w:marRight w:val="0"/>
      <w:marTop w:val="0"/>
      <w:marBottom w:val="0"/>
      <w:divBdr>
        <w:top w:val="none" w:sz="0" w:space="0" w:color="auto"/>
        <w:left w:val="none" w:sz="0" w:space="0" w:color="auto"/>
        <w:bottom w:val="none" w:sz="0" w:space="0" w:color="auto"/>
        <w:right w:val="none" w:sz="0" w:space="0" w:color="auto"/>
      </w:divBdr>
    </w:div>
    <w:div w:id="1561591943">
      <w:bodyDiv w:val="1"/>
      <w:marLeft w:val="0"/>
      <w:marRight w:val="0"/>
      <w:marTop w:val="0"/>
      <w:marBottom w:val="0"/>
      <w:divBdr>
        <w:top w:val="none" w:sz="0" w:space="0" w:color="auto"/>
        <w:left w:val="none" w:sz="0" w:space="0" w:color="auto"/>
        <w:bottom w:val="none" w:sz="0" w:space="0" w:color="auto"/>
        <w:right w:val="none" w:sz="0" w:space="0" w:color="auto"/>
      </w:divBdr>
      <w:divsChild>
        <w:div w:id="313536694">
          <w:marLeft w:val="0"/>
          <w:marRight w:val="0"/>
          <w:marTop w:val="0"/>
          <w:marBottom w:val="0"/>
          <w:divBdr>
            <w:top w:val="none" w:sz="0" w:space="0" w:color="auto"/>
            <w:left w:val="none" w:sz="0" w:space="0" w:color="auto"/>
            <w:bottom w:val="none" w:sz="0" w:space="0" w:color="auto"/>
            <w:right w:val="none" w:sz="0" w:space="0" w:color="auto"/>
          </w:divBdr>
        </w:div>
      </w:divsChild>
    </w:div>
    <w:div w:id="1563590655">
      <w:bodyDiv w:val="1"/>
      <w:marLeft w:val="0"/>
      <w:marRight w:val="0"/>
      <w:marTop w:val="0"/>
      <w:marBottom w:val="0"/>
      <w:divBdr>
        <w:top w:val="none" w:sz="0" w:space="0" w:color="auto"/>
        <w:left w:val="none" w:sz="0" w:space="0" w:color="auto"/>
        <w:bottom w:val="none" w:sz="0" w:space="0" w:color="auto"/>
        <w:right w:val="none" w:sz="0" w:space="0" w:color="auto"/>
      </w:divBdr>
    </w:div>
    <w:div w:id="1565214698">
      <w:bodyDiv w:val="1"/>
      <w:marLeft w:val="0"/>
      <w:marRight w:val="0"/>
      <w:marTop w:val="0"/>
      <w:marBottom w:val="0"/>
      <w:divBdr>
        <w:top w:val="none" w:sz="0" w:space="0" w:color="auto"/>
        <w:left w:val="none" w:sz="0" w:space="0" w:color="auto"/>
        <w:bottom w:val="none" w:sz="0" w:space="0" w:color="auto"/>
        <w:right w:val="none" w:sz="0" w:space="0" w:color="auto"/>
      </w:divBdr>
      <w:divsChild>
        <w:div w:id="1104808659">
          <w:marLeft w:val="1440"/>
          <w:marRight w:val="0"/>
          <w:marTop w:val="0"/>
          <w:marBottom w:val="0"/>
          <w:divBdr>
            <w:top w:val="none" w:sz="0" w:space="0" w:color="auto"/>
            <w:left w:val="none" w:sz="0" w:space="0" w:color="auto"/>
            <w:bottom w:val="none" w:sz="0" w:space="0" w:color="auto"/>
            <w:right w:val="none" w:sz="0" w:space="0" w:color="auto"/>
          </w:divBdr>
        </w:div>
        <w:div w:id="2122718903">
          <w:marLeft w:val="576"/>
          <w:marRight w:val="0"/>
          <w:marTop w:val="0"/>
          <w:marBottom w:val="0"/>
          <w:divBdr>
            <w:top w:val="none" w:sz="0" w:space="0" w:color="auto"/>
            <w:left w:val="none" w:sz="0" w:space="0" w:color="auto"/>
            <w:bottom w:val="none" w:sz="0" w:space="0" w:color="auto"/>
            <w:right w:val="none" w:sz="0" w:space="0" w:color="auto"/>
          </w:divBdr>
        </w:div>
      </w:divsChild>
    </w:div>
    <w:div w:id="1565867471">
      <w:bodyDiv w:val="1"/>
      <w:marLeft w:val="0"/>
      <w:marRight w:val="0"/>
      <w:marTop w:val="0"/>
      <w:marBottom w:val="0"/>
      <w:divBdr>
        <w:top w:val="none" w:sz="0" w:space="0" w:color="auto"/>
        <w:left w:val="none" w:sz="0" w:space="0" w:color="auto"/>
        <w:bottom w:val="none" w:sz="0" w:space="0" w:color="auto"/>
        <w:right w:val="none" w:sz="0" w:space="0" w:color="auto"/>
      </w:divBdr>
    </w:div>
    <w:div w:id="1566532007">
      <w:bodyDiv w:val="1"/>
      <w:marLeft w:val="0"/>
      <w:marRight w:val="0"/>
      <w:marTop w:val="0"/>
      <w:marBottom w:val="0"/>
      <w:divBdr>
        <w:top w:val="none" w:sz="0" w:space="0" w:color="auto"/>
        <w:left w:val="none" w:sz="0" w:space="0" w:color="auto"/>
        <w:bottom w:val="none" w:sz="0" w:space="0" w:color="auto"/>
        <w:right w:val="none" w:sz="0" w:space="0" w:color="auto"/>
      </w:divBdr>
      <w:divsChild>
        <w:div w:id="24720963">
          <w:marLeft w:val="1800"/>
          <w:marRight w:val="0"/>
          <w:marTop w:val="72"/>
          <w:marBottom w:val="0"/>
          <w:divBdr>
            <w:top w:val="none" w:sz="0" w:space="0" w:color="auto"/>
            <w:left w:val="none" w:sz="0" w:space="0" w:color="auto"/>
            <w:bottom w:val="none" w:sz="0" w:space="0" w:color="auto"/>
            <w:right w:val="none" w:sz="0" w:space="0" w:color="auto"/>
          </w:divBdr>
        </w:div>
        <w:div w:id="95835324">
          <w:marLeft w:val="547"/>
          <w:marRight w:val="0"/>
          <w:marTop w:val="96"/>
          <w:marBottom w:val="0"/>
          <w:divBdr>
            <w:top w:val="none" w:sz="0" w:space="0" w:color="auto"/>
            <w:left w:val="none" w:sz="0" w:space="0" w:color="auto"/>
            <w:bottom w:val="none" w:sz="0" w:space="0" w:color="auto"/>
            <w:right w:val="none" w:sz="0" w:space="0" w:color="auto"/>
          </w:divBdr>
        </w:div>
        <w:div w:id="186524014">
          <w:marLeft w:val="1166"/>
          <w:marRight w:val="0"/>
          <w:marTop w:val="82"/>
          <w:marBottom w:val="0"/>
          <w:divBdr>
            <w:top w:val="none" w:sz="0" w:space="0" w:color="auto"/>
            <w:left w:val="none" w:sz="0" w:space="0" w:color="auto"/>
            <w:bottom w:val="none" w:sz="0" w:space="0" w:color="auto"/>
            <w:right w:val="none" w:sz="0" w:space="0" w:color="auto"/>
          </w:divBdr>
        </w:div>
        <w:div w:id="436147203">
          <w:marLeft w:val="1800"/>
          <w:marRight w:val="0"/>
          <w:marTop w:val="72"/>
          <w:marBottom w:val="0"/>
          <w:divBdr>
            <w:top w:val="none" w:sz="0" w:space="0" w:color="auto"/>
            <w:left w:val="none" w:sz="0" w:space="0" w:color="auto"/>
            <w:bottom w:val="none" w:sz="0" w:space="0" w:color="auto"/>
            <w:right w:val="none" w:sz="0" w:space="0" w:color="auto"/>
          </w:divBdr>
        </w:div>
        <w:div w:id="787042754">
          <w:marLeft w:val="1800"/>
          <w:marRight w:val="0"/>
          <w:marTop w:val="72"/>
          <w:marBottom w:val="0"/>
          <w:divBdr>
            <w:top w:val="none" w:sz="0" w:space="0" w:color="auto"/>
            <w:left w:val="none" w:sz="0" w:space="0" w:color="auto"/>
            <w:bottom w:val="none" w:sz="0" w:space="0" w:color="auto"/>
            <w:right w:val="none" w:sz="0" w:space="0" w:color="auto"/>
          </w:divBdr>
        </w:div>
        <w:div w:id="852915589">
          <w:marLeft w:val="2520"/>
          <w:marRight w:val="0"/>
          <w:marTop w:val="58"/>
          <w:marBottom w:val="0"/>
          <w:divBdr>
            <w:top w:val="none" w:sz="0" w:space="0" w:color="auto"/>
            <w:left w:val="none" w:sz="0" w:space="0" w:color="auto"/>
            <w:bottom w:val="none" w:sz="0" w:space="0" w:color="auto"/>
            <w:right w:val="none" w:sz="0" w:space="0" w:color="auto"/>
          </w:divBdr>
        </w:div>
        <w:div w:id="1165121241">
          <w:marLeft w:val="1166"/>
          <w:marRight w:val="0"/>
          <w:marTop w:val="72"/>
          <w:marBottom w:val="0"/>
          <w:divBdr>
            <w:top w:val="none" w:sz="0" w:space="0" w:color="auto"/>
            <w:left w:val="none" w:sz="0" w:space="0" w:color="auto"/>
            <w:bottom w:val="none" w:sz="0" w:space="0" w:color="auto"/>
            <w:right w:val="none" w:sz="0" w:space="0" w:color="auto"/>
          </w:divBdr>
        </w:div>
        <w:div w:id="1473714447">
          <w:marLeft w:val="634"/>
          <w:marRight w:val="0"/>
          <w:marTop w:val="72"/>
          <w:marBottom w:val="0"/>
          <w:divBdr>
            <w:top w:val="none" w:sz="0" w:space="0" w:color="auto"/>
            <w:left w:val="none" w:sz="0" w:space="0" w:color="auto"/>
            <w:bottom w:val="none" w:sz="0" w:space="0" w:color="auto"/>
            <w:right w:val="none" w:sz="0" w:space="0" w:color="auto"/>
          </w:divBdr>
        </w:div>
        <w:div w:id="1561742530">
          <w:marLeft w:val="1166"/>
          <w:marRight w:val="0"/>
          <w:marTop w:val="82"/>
          <w:marBottom w:val="0"/>
          <w:divBdr>
            <w:top w:val="none" w:sz="0" w:space="0" w:color="auto"/>
            <w:left w:val="none" w:sz="0" w:space="0" w:color="auto"/>
            <w:bottom w:val="none" w:sz="0" w:space="0" w:color="auto"/>
            <w:right w:val="none" w:sz="0" w:space="0" w:color="auto"/>
          </w:divBdr>
        </w:div>
        <w:div w:id="1628664734">
          <w:marLeft w:val="1800"/>
          <w:marRight w:val="0"/>
          <w:marTop w:val="77"/>
          <w:marBottom w:val="0"/>
          <w:divBdr>
            <w:top w:val="none" w:sz="0" w:space="0" w:color="auto"/>
            <w:left w:val="none" w:sz="0" w:space="0" w:color="auto"/>
            <w:bottom w:val="none" w:sz="0" w:space="0" w:color="auto"/>
            <w:right w:val="none" w:sz="0" w:space="0" w:color="auto"/>
          </w:divBdr>
        </w:div>
        <w:div w:id="1713308812">
          <w:marLeft w:val="1800"/>
          <w:marRight w:val="0"/>
          <w:marTop w:val="72"/>
          <w:marBottom w:val="0"/>
          <w:divBdr>
            <w:top w:val="none" w:sz="0" w:space="0" w:color="auto"/>
            <w:left w:val="none" w:sz="0" w:space="0" w:color="auto"/>
            <w:bottom w:val="none" w:sz="0" w:space="0" w:color="auto"/>
            <w:right w:val="none" w:sz="0" w:space="0" w:color="auto"/>
          </w:divBdr>
        </w:div>
        <w:div w:id="2128157338">
          <w:marLeft w:val="2520"/>
          <w:marRight w:val="0"/>
          <w:marTop w:val="58"/>
          <w:marBottom w:val="0"/>
          <w:divBdr>
            <w:top w:val="none" w:sz="0" w:space="0" w:color="auto"/>
            <w:left w:val="none" w:sz="0" w:space="0" w:color="auto"/>
            <w:bottom w:val="none" w:sz="0" w:space="0" w:color="auto"/>
            <w:right w:val="none" w:sz="0" w:space="0" w:color="auto"/>
          </w:divBdr>
        </w:div>
        <w:div w:id="2137600964">
          <w:marLeft w:val="2520"/>
          <w:marRight w:val="0"/>
          <w:marTop w:val="58"/>
          <w:marBottom w:val="0"/>
          <w:divBdr>
            <w:top w:val="none" w:sz="0" w:space="0" w:color="auto"/>
            <w:left w:val="none" w:sz="0" w:space="0" w:color="auto"/>
            <w:bottom w:val="none" w:sz="0" w:space="0" w:color="auto"/>
            <w:right w:val="none" w:sz="0" w:space="0" w:color="auto"/>
          </w:divBdr>
        </w:div>
      </w:divsChild>
    </w:div>
    <w:div w:id="1567373598">
      <w:bodyDiv w:val="1"/>
      <w:marLeft w:val="0"/>
      <w:marRight w:val="0"/>
      <w:marTop w:val="0"/>
      <w:marBottom w:val="0"/>
      <w:divBdr>
        <w:top w:val="none" w:sz="0" w:space="0" w:color="auto"/>
        <w:left w:val="none" w:sz="0" w:space="0" w:color="auto"/>
        <w:bottom w:val="none" w:sz="0" w:space="0" w:color="auto"/>
        <w:right w:val="none" w:sz="0" w:space="0" w:color="auto"/>
      </w:divBdr>
      <w:divsChild>
        <w:div w:id="5061440">
          <w:marLeft w:val="547"/>
          <w:marRight w:val="0"/>
          <w:marTop w:val="96"/>
          <w:marBottom w:val="0"/>
          <w:divBdr>
            <w:top w:val="none" w:sz="0" w:space="0" w:color="auto"/>
            <w:left w:val="none" w:sz="0" w:space="0" w:color="auto"/>
            <w:bottom w:val="none" w:sz="0" w:space="0" w:color="auto"/>
            <w:right w:val="none" w:sz="0" w:space="0" w:color="auto"/>
          </w:divBdr>
        </w:div>
        <w:div w:id="107094044">
          <w:marLeft w:val="1166"/>
          <w:marRight w:val="0"/>
          <w:marTop w:val="82"/>
          <w:marBottom w:val="0"/>
          <w:divBdr>
            <w:top w:val="none" w:sz="0" w:space="0" w:color="auto"/>
            <w:left w:val="none" w:sz="0" w:space="0" w:color="auto"/>
            <w:bottom w:val="none" w:sz="0" w:space="0" w:color="auto"/>
            <w:right w:val="none" w:sz="0" w:space="0" w:color="auto"/>
          </w:divBdr>
        </w:div>
        <w:div w:id="256796452">
          <w:marLeft w:val="1800"/>
          <w:marRight w:val="0"/>
          <w:marTop w:val="72"/>
          <w:marBottom w:val="0"/>
          <w:divBdr>
            <w:top w:val="none" w:sz="0" w:space="0" w:color="auto"/>
            <w:left w:val="none" w:sz="0" w:space="0" w:color="auto"/>
            <w:bottom w:val="none" w:sz="0" w:space="0" w:color="auto"/>
            <w:right w:val="none" w:sz="0" w:space="0" w:color="auto"/>
          </w:divBdr>
        </w:div>
        <w:div w:id="948512224">
          <w:marLeft w:val="1166"/>
          <w:marRight w:val="0"/>
          <w:marTop w:val="91"/>
          <w:marBottom w:val="0"/>
          <w:divBdr>
            <w:top w:val="none" w:sz="0" w:space="0" w:color="auto"/>
            <w:left w:val="none" w:sz="0" w:space="0" w:color="auto"/>
            <w:bottom w:val="none" w:sz="0" w:space="0" w:color="auto"/>
            <w:right w:val="none" w:sz="0" w:space="0" w:color="auto"/>
          </w:divBdr>
        </w:div>
        <w:div w:id="1006177622">
          <w:marLeft w:val="547"/>
          <w:marRight w:val="0"/>
          <w:marTop w:val="96"/>
          <w:marBottom w:val="0"/>
          <w:divBdr>
            <w:top w:val="none" w:sz="0" w:space="0" w:color="auto"/>
            <w:left w:val="none" w:sz="0" w:space="0" w:color="auto"/>
            <w:bottom w:val="none" w:sz="0" w:space="0" w:color="auto"/>
            <w:right w:val="none" w:sz="0" w:space="0" w:color="auto"/>
          </w:divBdr>
        </w:div>
        <w:div w:id="1070346316">
          <w:marLeft w:val="1800"/>
          <w:marRight w:val="0"/>
          <w:marTop w:val="72"/>
          <w:marBottom w:val="0"/>
          <w:divBdr>
            <w:top w:val="none" w:sz="0" w:space="0" w:color="auto"/>
            <w:left w:val="none" w:sz="0" w:space="0" w:color="auto"/>
            <w:bottom w:val="none" w:sz="0" w:space="0" w:color="auto"/>
            <w:right w:val="none" w:sz="0" w:space="0" w:color="auto"/>
          </w:divBdr>
        </w:div>
        <w:div w:id="1155490840">
          <w:marLeft w:val="1800"/>
          <w:marRight w:val="0"/>
          <w:marTop w:val="72"/>
          <w:marBottom w:val="0"/>
          <w:divBdr>
            <w:top w:val="none" w:sz="0" w:space="0" w:color="auto"/>
            <w:left w:val="none" w:sz="0" w:space="0" w:color="auto"/>
            <w:bottom w:val="none" w:sz="0" w:space="0" w:color="auto"/>
            <w:right w:val="none" w:sz="0" w:space="0" w:color="auto"/>
          </w:divBdr>
        </w:div>
        <w:div w:id="1160148145">
          <w:marLeft w:val="1166"/>
          <w:marRight w:val="0"/>
          <w:marTop w:val="91"/>
          <w:marBottom w:val="0"/>
          <w:divBdr>
            <w:top w:val="none" w:sz="0" w:space="0" w:color="auto"/>
            <w:left w:val="none" w:sz="0" w:space="0" w:color="auto"/>
            <w:bottom w:val="none" w:sz="0" w:space="0" w:color="auto"/>
            <w:right w:val="none" w:sz="0" w:space="0" w:color="auto"/>
          </w:divBdr>
        </w:div>
        <w:div w:id="1266115778">
          <w:marLeft w:val="1800"/>
          <w:marRight w:val="0"/>
          <w:marTop w:val="72"/>
          <w:marBottom w:val="0"/>
          <w:divBdr>
            <w:top w:val="none" w:sz="0" w:space="0" w:color="auto"/>
            <w:left w:val="none" w:sz="0" w:space="0" w:color="auto"/>
            <w:bottom w:val="none" w:sz="0" w:space="0" w:color="auto"/>
            <w:right w:val="none" w:sz="0" w:space="0" w:color="auto"/>
          </w:divBdr>
        </w:div>
        <w:div w:id="1541360191">
          <w:marLeft w:val="1166"/>
          <w:marRight w:val="0"/>
          <w:marTop w:val="82"/>
          <w:marBottom w:val="0"/>
          <w:divBdr>
            <w:top w:val="none" w:sz="0" w:space="0" w:color="auto"/>
            <w:left w:val="none" w:sz="0" w:space="0" w:color="auto"/>
            <w:bottom w:val="none" w:sz="0" w:space="0" w:color="auto"/>
            <w:right w:val="none" w:sz="0" w:space="0" w:color="auto"/>
          </w:divBdr>
        </w:div>
        <w:div w:id="1862862111">
          <w:marLeft w:val="1166"/>
          <w:marRight w:val="0"/>
          <w:marTop w:val="82"/>
          <w:marBottom w:val="0"/>
          <w:divBdr>
            <w:top w:val="none" w:sz="0" w:space="0" w:color="auto"/>
            <w:left w:val="none" w:sz="0" w:space="0" w:color="auto"/>
            <w:bottom w:val="none" w:sz="0" w:space="0" w:color="auto"/>
            <w:right w:val="none" w:sz="0" w:space="0" w:color="auto"/>
          </w:divBdr>
        </w:div>
        <w:div w:id="1874883950">
          <w:marLeft w:val="1166"/>
          <w:marRight w:val="0"/>
          <w:marTop w:val="82"/>
          <w:marBottom w:val="0"/>
          <w:divBdr>
            <w:top w:val="none" w:sz="0" w:space="0" w:color="auto"/>
            <w:left w:val="none" w:sz="0" w:space="0" w:color="auto"/>
            <w:bottom w:val="none" w:sz="0" w:space="0" w:color="auto"/>
            <w:right w:val="none" w:sz="0" w:space="0" w:color="auto"/>
          </w:divBdr>
        </w:div>
        <w:div w:id="1886603712">
          <w:marLeft w:val="1166"/>
          <w:marRight w:val="0"/>
          <w:marTop w:val="82"/>
          <w:marBottom w:val="0"/>
          <w:divBdr>
            <w:top w:val="none" w:sz="0" w:space="0" w:color="auto"/>
            <w:left w:val="none" w:sz="0" w:space="0" w:color="auto"/>
            <w:bottom w:val="none" w:sz="0" w:space="0" w:color="auto"/>
            <w:right w:val="none" w:sz="0" w:space="0" w:color="auto"/>
          </w:divBdr>
        </w:div>
      </w:divsChild>
    </w:div>
    <w:div w:id="1567567657">
      <w:bodyDiv w:val="1"/>
      <w:marLeft w:val="0"/>
      <w:marRight w:val="0"/>
      <w:marTop w:val="0"/>
      <w:marBottom w:val="0"/>
      <w:divBdr>
        <w:top w:val="none" w:sz="0" w:space="0" w:color="auto"/>
        <w:left w:val="none" w:sz="0" w:space="0" w:color="auto"/>
        <w:bottom w:val="none" w:sz="0" w:space="0" w:color="auto"/>
        <w:right w:val="none" w:sz="0" w:space="0" w:color="auto"/>
      </w:divBdr>
    </w:div>
    <w:div w:id="1568108905">
      <w:bodyDiv w:val="1"/>
      <w:marLeft w:val="0"/>
      <w:marRight w:val="0"/>
      <w:marTop w:val="0"/>
      <w:marBottom w:val="0"/>
      <w:divBdr>
        <w:top w:val="none" w:sz="0" w:space="0" w:color="auto"/>
        <w:left w:val="none" w:sz="0" w:space="0" w:color="auto"/>
        <w:bottom w:val="none" w:sz="0" w:space="0" w:color="auto"/>
        <w:right w:val="none" w:sz="0" w:space="0" w:color="auto"/>
      </w:divBdr>
    </w:div>
    <w:div w:id="1569150224">
      <w:bodyDiv w:val="1"/>
      <w:marLeft w:val="0"/>
      <w:marRight w:val="0"/>
      <w:marTop w:val="0"/>
      <w:marBottom w:val="0"/>
      <w:divBdr>
        <w:top w:val="none" w:sz="0" w:space="0" w:color="auto"/>
        <w:left w:val="none" w:sz="0" w:space="0" w:color="auto"/>
        <w:bottom w:val="none" w:sz="0" w:space="0" w:color="auto"/>
        <w:right w:val="none" w:sz="0" w:space="0" w:color="auto"/>
      </w:divBdr>
    </w:div>
    <w:div w:id="1569656703">
      <w:bodyDiv w:val="1"/>
      <w:marLeft w:val="0"/>
      <w:marRight w:val="0"/>
      <w:marTop w:val="0"/>
      <w:marBottom w:val="0"/>
      <w:divBdr>
        <w:top w:val="none" w:sz="0" w:space="0" w:color="auto"/>
        <w:left w:val="none" w:sz="0" w:space="0" w:color="auto"/>
        <w:bottom w:val="none" w:sz="0" w:space="0" w:color="auto"/>
        <w:right w:val="none" w:sz="0" w:space="0" w:color="auto"/>
      </w:divBdr>
      <w:divsChild>
        <w:div w:id="126700530">
          <w:marLeft w:val="2160"/>
          <w:marRight w:val="0"/>
          <w:marTop w:val="100"/>
          <w:marBottom w:val="0"/>
          <w:divBdr>
            <w:top w:val="none" w:sz="0" w:space="0" w:color="auto"/>
            <w:left w:val="none" w:sz="0" w:space="0" w:color="auto"/>
            <w:bottom w:val="none" w:sz="0" w:space="0" w:color="auto"/>
            <w:right w:val="none" w:sz="0" w:space="0" w:color="auto"/>
          </w:divBdr>
        </w:div>
        <w:div w:id="282804746">
          <w:marLeft w:val="360"/>
          <w:marRight w:val="0"/>
          <w:marTop w:val="100"/>
          <w:marBottom w:val="0"/>
          <w:divBdr>
            <w:top w:val="none" w:sz="0" w:space="0" w:color="auto"/>
            <w:left w:val="none" w:sz="0" w:space="0" w:color="auto"/>
            <w:bottom w:val="none" w:sz="0" w:space="0" w:color="auto"/>
            <w:right w:val="none" w:sz="0" w:space="0" w:color="auto"/>
          </w:divBdr>
        </w:div>
        <w:div w:id="367412878">
          <w:marLeft w:val="2160"/>
          <w:marRight w:val="0"/>
          <w:marTop w:val="100"/>
          <w:marBottom w:val="0"/>
          <w:divBdr>
            <w:top w:val="none" w:sz="0" w:space="0" w:color="auto"/>
            <w:left w:val="none" w:sz="0" w:space="0" w:color="auto"/>
            <w:bottom w:val="none" w:sz="0" w:space="0" w:color="auto"/>
            <w:right w:val="none" w:sz="0" w:space="0" w:color="auto"/>
          </w:divBdr>
        </w:div>
        <w:div w:id="1075855193">
          <w:marLeft w:val="360"/>
          <w:marRight w:val="0"/>
          <w:marTop w:val="200"/>
          <w:marBottom w:val="0"/>
          <w:divBdr>
            <w:top w:val="none" w:sz="0" w:space="0" w:color="auto"/>
            <w:left w:val="none" w:sz="0" w:space="0" w:color="auto"/>
            <w:bottom w:val="none" w:sz="0" w:space="0" w:color="auto"/>
            <w:right w:val="none" w:sz="0" w:space="0" w:color="auto"/>
          </w:divBdr>
        </w:div>
      </w:divsChild>
    </w:div>
    <w:div w:id="1569925403">
      <w:bodyDiv w:val="1"/>
      <w:marLeft w:val="0"/>
      <w:marRight w:val="0"/>
      <w:marTop w:val="0"/>
      <w:marBottom w:val="0"/>
      <w:divBdr>
        <w:top w:val="none" w:sz="0" w:space="0" w:color="auto"/>
        <w:left w:val="none" w:sz="0" w:space="0" w:color="auto"/>
        <w:bottom w:val="none" w:sz="0" w:space="0" w:color="auto"/>
        <w:right w:val="none" w:sz="0" w:space="0" w:color="auto"/>
      </w:divBdr>
    </w:div>
    <w:div w:id="1570071682">
      <w:bodyDiv w:val="1"/>
      <w:marLeft w:val="0"/>
      <w:marRight w:val="0"/>
      <w:marTop w:val="0"/>
      <w:marBottom w:val="0"/>
      <w:divBdr>
        <w:top w:val="none" w:sz="0" w:space="0" w:color="auto"/>
        <w:left w:val="none" w:sz="0" w:space="0" w:color="auto"/>
        <w:bottom w:val="none" w:sz="0" w:space="0" w:color="auto"/>
        <w:right w:val="none" w:sz="0" w:space="0" w:color="auto"/>
      </w:divBdr>
    </w:div>
    <w:div w:id="1570647956">
      <w:bodyDiv w:val="1"/>
      <w:marLeft w:val="0"/>
      <w:marRight w:val="0"/>
      <w:marTop w:val="0"/>
      <w:marBottom w:val="0"/>
      <w:divBdr>
        <w:top w:val="none" w:sz="0" w:space="0" w:color="auto"/>
        <w:left w:val="none" w:sz="0" w:space="0" w:color="auto"/>
        <w:bottom w:val="none" w:sz="0" w:space="0" w:color="auto"/>
        <w:right w:val="none" w:sz="0" w:space="0" w:color="auto"/>
      </w:divBdr>
      <w:divsChild>
        <w:div w:id="1031612791">
          <w:marLeft w:val="1166"/>
          <w:marRight w:val="0"/>
          <w:marTop w:val="173"/>
          <w:marBottom w:val="0"/>
          <w:divBdr>
            <w:top w:val="none" w:sz="0" w:space="0" w:color="auto"/>
            <w:left w:val="none" w:sz="0" w:space="0" w:color="auto"/>
            <w:bottom w:val="none" w:sz="0" w:space="0" w:color="auto"/>
            <w:right w:val="none" w:sz="0" w:space="0" w:color="auto"/>
          </w:divBdr>
        </w:div>
        <w:div w:id="1488086522">
          <w:marLeft w:val="1166"/>
          <w:marRight w:val="0"/>
          <w:marTop w:val="173"/>
          <w:marBottom w:val="0"/>
          <w:divBdr>
            <w:top w:val="none" w:sz="0" w:space="0" w:color="auto"/>
            <w:left w:val="none" w:sz="0" w:space="0" w:color="auto"/>
            <w:bottom w:val="none" w:sz="0" w:space="0" w:color="auto"/>
            <w:right w:val="none" w:sz="0" w:space="0" w:color="auto"/>
          </w:divBdr>
        </w:div>
        <w:div w:id="1941988534">
          <w:marLeft w:val="547"/>
          <w:marRight w:val="0"/>
          <w:marTop w:val="192"/>
          <w:marBottom w:val="0"/>
          <w:divBdr>
            <w:top w:val="none" w:sz="0" w:space="0" w:color="auto"/>
            <w:left w:val="none" w:sz="0" w:space="0" w:color="auto"/>
            <w:bottom w:val="none" w:sz="0" w:space="0" w:color="auto"/>
            <w:right w:val="none" w:sz="0" w:space="0" w:color="auto"/>
          </w:divBdr>
        </w:div>
      </w:divsChild>
    </w:div>
    <w:div w:id="1570991943">
      <w:bodyDiv w:val="1"/>
      <w:marLeft w:val="0"/>
      <w:marRight w:val="0"/>
      <w:marTop w:val="0"/>
      <w:marBottom w:val="0"/>
      <w:divBdr>
        <w:top w:val="none" w:sz="0" w:space="0" w:color="auto"/>
        <w:left w:val="none" w:sz="0" w:space="0" w:color="auto"/>
        <w:bottom w:val="none" w:sz="0" w:space="0" w:color="auto"/>
        <w:right w:val="none" w:sz="0" w:space="0" w:color="auto"/>
      </w:divBdr>
    </w:div>
    <w:div w:id="1571504608">
      <w:bodyDiv w:val="1"/>
      <w:marLeft w:val="0"/>
      <w:marRight w:val="0"/>
      <w:marTop w:val="0"/>
      <w:marBottom w:val="0"/>
      <w:divBdr>
        <w:top w:val="none" w:sz="0" w:space="0" w:color="auto"/>
        <w:left w:val="none" w:sz="0" w:space="0" w:color="auto"/>
        <w:bottom w:val="none" w:sz="0" w:space="0" w:color="auto"/>
        <w:right w:val="none" w:sz="0" w:space="0" w:color="auto"/>
      </w:divBdr>
    </w:div>
    <w:div w:id="1572277248">
      <w:bodyDiv w:val="1"/>
      <w:marLeft w:val="0"/>
      <w:marRight w:val="0"/>
      <w:marTop w:val="0"/>
      <w:marBottom w:val="0"/>
      <w:divBdr>
        <w:top w:val="none" w:sz="0" w:space="0" w:color="auto"/>
        <w:left w:val="none" w:sz="0" w:space="0" w:color="auto"/>
        <w:bottom w:val="none" w:sz="0" w:space="0" w:color="auto"/>
        <w:right w:val="none" w:sz="0" w:space="0" w:color="auto"/>
      </w:divBdr>
    </w:div>
    <w:div w:id="1572691705">
      <w:bodyDiv w:val="1"/>
      <w:marLeft w:val="0"/>
      <w:marRight w:val="0"/>
      <w:marTop w:val="0"/>
      <w:marBottom w:val="0"/>
      <w:divBdr>
        <w:top w:val="none" w:sz="0" w:space="0" w:color="auto"/>
        <w:left w:val="none" w:sz="0" w:space="0" w:color="auto"/>
        <w:bottom w:val="none" w:sz="0" w:space="0" w:color="auto"/>
        <w:right w:val="none" w:sz="0" w:space="0" w:color="auto"/>
      </w:divBdr>
    </w:div>
    <w:div w:id="1572813744">
      <w:bodyDiv w:val="1"/>
      <w:marLeft w:val="0"/>
      <w:marRight w:val="0"/>
      <w:marTop w:val="0"/>
      <w:marBottom w:val="0"/>
      <w:divBdr>
        <w:top w:val="none" w:sz="0" w:space="0" w:color="auto"/>
        <w:left w:val="none" w:sz="0" w:space="0" w:color="auto"/>
        <w:bottom w:val="none" w:sz="0" w:space="0" w:color="auto"/>
        <w:right w:val="none" w:sz="0" w:space="0" w:color="auto"/>
      </w:divBdr>
    </w:div>
    <w:div w:id="1573732964">
      <w:bodyDiv w:val="1"/>
      <w:marLeft w:val="0"/>
      <w:marRight w:val="0"/>
      <w:marTop w:val="0"/>
      <w:marBottom w:val="0"/>
      <w:divBdr>
        <w:top w:val="none" w:sz="0" w:space="0" w:color="auto"/>
        <w:left w:val="none" w:sz="0" w:space="0" w:color="auto"/>
        <w:bottom w:val="none" w:sz="0" w:space="0" w:color="auto"/>
        <w:right w:val="none" w:sz="0" w:space="0" w:color="auto"/>
      </w:divBdr>
    </w:div>
    <w:div w:id="1574700866">
      <w:bodyDiv w:val="1"/>
      <w:marLeft w:val="0"/>
      <w:marRight w:val="0"/>
      <w:marTop w:val="0"/>
      <w:marBottom w:val="0"/>
      <w:divBdr>
        <w:top w:val="none" w:sz="0" w:space="0" w:color="auto"/>
        <w:left w:val="none" w:sz="0" w:space="0" w:color="auto"/>
        <w:bottom w:val="none" w:sz="0" w:space="0" w:color="auto"/>
        <w:right w:val="none" w:sz="0" w:space="0" w:color="auto"/>
      </w:divBdr>
    </w:div>
    <w:div w:id="1574705315">
      <w:bodyDiv w:val="1"/>
      <w:marLeft w:val="0"/>
      <w:marRight w:val="0"/>
      <w:marTop w:val="0"/>
      <w:marBottom w:val="0"/>
      <w:divBdr>
        <w:top w:val="none" w:sz="0" w:space="0" w:color="auto"/>
        <w:left w:val="none" w:sz="0" w:space="0" w:color="auto"/>
        <w:bottom w:val="none" w:sz="0" w:space="0" w:color="auto"/>
        <w:right w:val="none" w:sz="0" w:space="0" w:color="auto"/>
      </w:divBdr>
    </w:div>
    <w:div w:id="1574776298">
      <w:bodyDiv w:val="1"/>
      <w:marLeft w:val="0"/>
      <w:marRight w:val="0"/>
      <w:marTop w:val="0"/>
      <w:marBottom w:val="0"/>
      <w:divBdr>
        <w:top w:val="none" w:sz="0" w:space="0" w:color="auto"/>
        <w:left w:val="none" w:sz="0" w:space="0" w:color="auto"/>
        <w:bottom w:val="none" w:sz="0" w:space="0" w:color="auto"/>
        <w:right w:val="none" w:sz="0" w:space="0" w:color="auto"/>
      </w:divBdr>
    </w:div>
    <w:div w:id="1575044310">
      <w:bodyDiv w:val="1"/>
      <w:marLeft w:val="0"/>
      <w:marRight w:val="0"/>
      <w:marTop w:val="0"/>
      <w:marBottom w:val="0"/>
      <w:divBdr>
        <w:top w:val="none" w:sz="0" w:space="0" w:color="auto"/>
        <w:left w:val="none" w:sz="0" w:space="0" w:color="auto"/>
        <w:bottom w:val="none" w:sz="0" w:space="0" w:color="auto"/>
        <w:right w:val="none" w:sz="0" w:space="0" w:color="auto"/>
      </w:divBdr>
    </w:div>
    <w:div w:id="1575163588">
      <w:bodyDiv w:val="1"/>
      <w:marLeft w:val="0"/>
      <w:marRight w:val="0"/>
      <w:marTop w:val="0"/>
      <w:marBottom w:val="0"/>
      <w:divBdr>
        <w:top w:val="none" w:sz="0" w:space="0" w:color="auto"/>
        <w:left w:val="none" w:sz="0" w:space="0" w:color="auto"/>
        <w:bottom w:val="none" w:sz="0" w:space="0" w:color="auto"/>
        <w:right w:val="none" w:sz="0" w:space="0" w:color="auto"/>
      </w:divBdr>
    </w:div>
    <w:div w:id="1575310181">
      <w:bodyDiv w:val="1"/>
      <w:marLeft w:val="0"/>
      <w:marRight w:val="0"/>
      <w:marTop w:val="0"/>
      <w:marBottom w:val="0"/>
      <w:divBdr>
        <w:top w:val="none" w:sz="0" w:space="0" w:color="auto"/>
        <w:left w:val="none" w:sz="0" w:space="0" w:color="auto"/>
        <w:bottom w:val="none" w:sz="0" w:space="0" w:color="auto"/>
        <w:right w:val="none" w:sz="0" w:space="0" w:color="auto"/>
      </w:divBdr>
    </w:div>
    <w:div w:id="1575316437">
      <w:bodyDiv w:val="1"/>
      <w:marLeft w:val="0"/>
      <w:marRight w:val="0"/>
      <w:marTop w:val="0"/>
      <w:marBottom w:val="0"/>
      <w:divBdr>
        <w:top w:val="none" w:sz="0" w:space="0" w:color="auto"/>
        <w:left w:val="none" w:sz="0" w:space="0" w:color="auto"/>
        <w:bottom w:val="none" w:sz="0" w:space="0" w:color="auto"/>
        <w:right w:val="none" w:sz="0" w:space="0" w:color="auto"/>
      </w:divBdr>
    </w:div>
    <w:div w:id="1575505273">
      <w:bodyDiv w:val="1"/>
      <w:marLeft w:val="0"/>
      <w:marRight w:val="0"/>
      <w:marTop w:val="0"/>
      <w:marBottom w:val="0"/>
      <w:divBdr>
        <w:top w:val="none" w:sz="0" w:space="0" w:color="auto"/>
        <w:left w:val="none" w:sz="0" w:space="0" w:color="auto"/>
        <w:bottom w:val="none" w:sz="0" w:space="0" w:color="auto"/>
        <w:right w:val="none" w:sz="0" w:space="0" w:color="auto"/>
      </w:divBdr>
    </w:div>
    <w:div w:id="1575772715">
      <w:bodyDiv w:val="1"/>
      <w:marLeft w:val="0"/>
      <w:marRight w:val="0"/>
      <w:marTop w:val="0"/>
      <w:marBottom w:val="0"/>
      <w:divBdr>
        <w:top w:val="none" w:sz="0" w:space="0" w:color="auto"/>
        <w:left w:val="none" w:sz="0" w:space="0" w:color="auto"/>
        <w:bottom w:val="none" w:sz="0" w:space="0" w:color="auto"/>
        <w:right w:val="none" w:sz="0" w:space="0" w:color="auto"/>
      </w:divBdr>
    </w:div>
    <w:div w:id="1576479285">
      <w:bodyDiv w:val="1"/>
      <w:marLeft w:val="0"/>
      <w:marRight w:val="0"/>
      <w:marTop w:val="0"/>
      <w:marBottom w:val="0"/>
      <w:divBdr>
        <w:top w:val="none" w:sz="0" w:space="0" w:color="auto"/>
        <w:left w:val="none" w:sz="0" w:space="0" w:color="auto"/>
        <w:bottom w:val="none" w:sz="0" w:space="0" w:color="auto"/>
        <w:right w:val="none" w:sz="0" w:space="0" w:color="auto"/>
      </w:divBdr>
    </w:div>
    <w:div w:id="1576743454">
      <w:bodyDiv w:val="1"/>
      <w:marLeft w:val="0"/>
      <w:marRight w:val="0"/>
      <w:marTop w:val="0"/>
      <w:marBottom w:val="0"/>
      <w:divBdr>
        <w:top w:val="none" w:sz="0" w:space="0" w:color="auto"/>
        <w:left w:val="none" w:sz="0" w:space="0" w:color="auto"/>
        <w:bottom w:val="none" w:sz="0" w:space="0" w:color="auto"/>
        <w:right w:val="none" w:sz="0" w:space="0" w:color="auto"/>
      </w:divBdr>
    </w:div>
    <w:div w:id="1577284959">
      <w:bodyDiv w:val="1"/>
      <w:marLeft w:val="0"/>
      <w:marRight w:val="0"/>
      <w:marTop w:val="0"/>
      <w:marBottom w:val="0"/>
      <w:divBdr>
        <w:top w:val="none" w:sz="0" w:space="0" w:color="auto"/>
        <w:left w:val="none" w:sz="0" w:space="0" w:color="auto"/>
        <w:bottom w:val="none" w:sz="0" w:space="0" w:color="auto"/>
        <w:right w:val="none" w:sz="0" w:space="0" w:color="auto"/>
      </w:divBdr>
    </w:div>
    <w:div w:id="1578055807">
      <w:bodyDiv w:val="1"/>
      <w:marLeft w:val="0"/>
      <w:marRight w:val="0"/>
      <w:marTop w:val="0"/>
      <w:marBottom w:val="0"/>
      <w:divBdr>
        <w:top w:val="none" w:sz="0" w:space="0" w:color="auto"/>
        <w:left w:val="none" w:sz="0" w:space="0" w:color="auto"/>
        <w:bottom w:val="none" w:sz="0" w:space="0" w:color="auto"/>
        <w:right w:val="none" w:sz="0" w:space="0" w:color="auto"/>
      </w:divBdr>
    </w:div>
    <w:div w:id="1578369505">
      <w:bodyDiv w:val="1"/>
      <w:marLeft w:val="0"/>
      <w:marRight w:val="0"/>
      <w:marTop w:val="0"/>
      <w:marBottom w:val="0"/>
      <w:divBdr>
        <w:top w:val="none" w:sz="0" w:space="0" w:color="auto"/>
        <w:left w:val="none" w:sz="0" w:space="0" w:color="auto"/>
        <w:bottom w:val="none" w:sz="0" w:space="0" w:color="auto"/>
        <w:right w:val="none" w:sz="0" w:space="0" w:color="auto"/>
      </w:divBdr>
    </w:div>
    <w:div w:id="1578632616">
      <w:bodyDiv w:val="1"/>
      <w:marLeft w:val="0"/>
      <w:marRight w:val="0"/>
      <w:marTop w:val="0"/>
      <w:marBottom w:val="0"/>
      <w:divBdr>
        <w:top w:val="none" w:sz="0" w:space="0" w:color="auto"/>
        <w:left w:val="none" w:sz="0" w:space="0" w:color="auto"/>
        <w:bottom w:val="none" w:sz="0" w:space="0" w:color="auto"/>
        <w:right w:val="none" w:sz="0" w:space="0" w:color="auto"/>
      </w:divBdr>
      <w:divsChild>
        <w:div w:id="851845009">
          <w:marLeft w:val="547"/>
          <w:marRight w:val="0"/>
          <w:marTop w:val="96"/>
          <w:marBottom w:val="0"/>
          <w:divBdr>
            <w:top w:val="none" w:sz="0" w:space="0" w:color="auto"/>
            <w:left w:val="none" w:sz="0" w:space="0" w:color="auto"/>
            <w:bottom w:val="none" w:sz="0" w:space="0" w:color="auto"/>
            <w:right w:val="none" w:sz="0" w:space="0" w:color="auto"/>
          </w:divBdr>
        </w:div>
        <w:div w:id="1171526441">
          <w:marLeft w:val="1166"/>
          <w:marRight w:val="0"/>
          <w:marTop w:val="86"/>
          <w:marBottom w:val="0"/>
          <w:divBdr>
            <w:top w:val="none" w:sz="0" w:space="0" w:color="auto"/>
            <w:left w:val="none" w:sz="0" w:space="0" w:color="auto"/>
            <w:bottom w:val="none" w:sz="0" w:space="0" w:color="auto"/>
            <w:right w:val="none" w:sz="0" w:space="0" w:color="auto"/>
          </w:divBdr>
        </w:div>
        <w:div w:id="1189678864">
          <w:marLeft w:val="547"/>
          <w:marRight w:val="0"/>
          <w:marTop w:val="96"/>
          <w:marBottom w:val="0"/>
          <w:divBdr>
            <w:top w:val="none" w:sz="0" w:space="0" w:color="auto"/>
            <w:left w:val="none" w:sz="0" w:space="0" w:color="auto"/>
            <w:bottom w:val="none" w:sz="0" w:space="0" w:color="auto"/>
            <w:right w:val="none" w:sz="0" w:space="0" w:color="auto"/>
          </w:divBdr>
        </w:div>
      </w:divsChild>
    </w:div>
    <w:div w:id="1578978583">
      <w:bodyDiv w:val="1"/>
      <w:marLeft w:val="0"/>
      <w:marRight w:val="0"/>
      <w:marTop w:val="0"/>
      <w:marBottom w:val="0"/>
      <w:divBdr>
        <w:top w:val="none" w:sz="0" w:space="0" w:color="auto"/>
        <w:left w:val="none" w:sz="0" w:space="0" w:color="auto"/>
        <w:bottom w:val="none" w:sz="0" w:space="0" w:color="auto"/>
        <w:right w:val="none" w:sz="0" w:space="0" w:color="auto"/>
      </w:divBdr>
    </w:div>
    <w:div w:id="1579169354">
      <w:bodyDiv w:val="1"/>
      <w:marLeft w:val="0"/>
      <w:marRight w:val="0"/>
      <w:marTop w:val="0"/>
      <w:marBottom w:val="0"/>
      <w:divBdr>
        <w:top w:val="none" w:sz="0" w:space="0" w:color="auto"/>
        <w:left w:val="none" w:sz="0" w:space="0" w:color="auto"/>
        <w:bottom w:val="none" w:sz="0" w:space="0" w:color="auto"/>
        <w:right w:val="none" w:sz="0" w:space="0" w:color="auto"/>
      </w:divBdr>
    </w:div>
    <w:div w:id="1579711463">
      <w:bodyDiv w:val="1"/>
      <w:marLeft w:val="0"/>
      <w:marRight w:val="0"/>
      <w:marTop w:val="0"/>
      <w:marBottom w:val="0"/>
      <w:divBdr>
        <w:top w:val="none" w:sz="0" w:space="0" w:color="auto"/>
        <w:left w:val="none" w:sz="0" w:space="0" w:color="auto"/>
        <w:bottom w:val="none" w:sz="0" w:space="0" w:color="auto"/>
        <w:right w:val="none" w:sz="0" w:space="0" w:color="auto"/>
      </w:divBdr>
    </w:div>
    <w:div w:id="1579751665">
      <w:bodyDiv w:val="1"/>
      <w:marLeft w:val="0"/>
      <w:marRight w:val="0"/>
      <w:marTop w:val="0"/>
      <w:marBottom w:val="0"/>
      <w:divBdr>
        <w:top w:val="none" w:sz="0" w:space="0" w:color="auto"/>
        <w:left w:val="none" w:sz="0" w:space="0" w:color="auto"/>
        <w:bottom w:val="none" w:sz="0" w:space="0" w:color="auto"/>
        <w:right w:val="none" w:sz="0" w:space="0" w:color="auto"/>
      </w:divBdr>
    </w:div>
    <w:div w:id="1579905345">
      <w:bodyDiv w:val="1"/>
      <w:marLeft w:val="0"/>
      <w:marRight w:val="0"/>
      <w:marTop w:val="0"/>
      <w:marBottom w:val="0"/>
      <w:divBdr>
        <w:top w:val="none" w:sz="0" w:space="0" w:color="auto"/>
        <w:left w:val="none" w:sz="0" w:space="0" w:color="auto"/>
        <w:bottom w:val="none" w:sz="0" w:space="0" w:color="auto"/>
        <w:right w:val="none" w:sz="0" w:space="0" w:color="auto"/>
      </w:divBdr>
    </w:div>
    <w:div w:id="1579944039">
      <w:bodyDiv w:val="1"/>
      <w:marLeft w:val="0"/>
      <w:marRight w:val="0"/>
      <w:marTop w:val="0"/>
      <w:marBottom w:val="0"/>
      <w:divBdr>
        <w:top w:val="none" w:sz="0" w:space="0" w:color="auto"/>
        <w:left w:val="none" w:sz="0" w:space="0" w:color="auto"/>
        <w:bottom w:val="none" w:sz="0" w:space="0" w:color="auto"/>
        <w:right w:val="none" w:sz="0" w:space="0" w:color="auto"/>
      </w:divBdr>
    </w:div>
    <w:div w:id="1580287793">
      <w:bodyDiv w:val="1"/>
      <w:marLeft w:val="0"/>
      <w:marRight w:val="0"/>
      <w:marTop w:val="0"/>
      <w:marBottom w:val="0"/>
      <w:divBdr>
        <w:top w:val="none" w:sz="0" w:space="0" w:color="auto"/>
        <w:left w:val="none" w:sz="0" w:space="0" w:color="auto"/>
        <w:bottom w:val="none" w:sz="0" w:space="0" w:color="auto"/>
        <w:right w:val="none" w:sz="0" w:space="0" w:color="auto"/>
      </w:divBdr>
    </w:div>
    <w:div w:id="1580365382">
      <w:bodyDiv w:val="1"/>
      <w:marLeft w:val="0"/>
      <w:marRight w:val="0"/>
      <w:marTop w:val="0"/>
      <w:marBottom w:val="0"/>
      <w:divBdr>
        <w:top w:val="none" w:sz="0" w:space="0" w:color="auto"/>
        <w:left w:val="none" w:sz="0" w:space="0" w:color="auto"/>
        <w:bottom w:val="none" w:sz="0" w:space="0" w:color="auto"/>
        <w:right w:val="none" w:sz="0" w:space="0" w:color="auto"/>
      </w:divBdr>
    </w:div>
    <w:div w:id="1580406178">
      <w:bodyDiv w:val="1"/>
      <w:marLeft w:val="0"/>
      <w:marRight w:val="0"/>
      <w:marTop w:val="0"/>
      <w:marBottom w:val="0"/>
      <w:divBdr>
        <w:top w:val="none" w:sz="0" w:space="0" w:color="auto"/>
        <w:left w:val="none" w:sz="0" w:space="0" w:color="auto"/>
        <w:bottom w:val="none" w:sz="0" w:space="0" w:color="auto"/>
        <w:right w:val="none" w:sz="0" w:space="0" w:color="auto"/>
      </w:divBdr>
    </w:div>
    <w:div w:id="1580478254">
      <w:bodyDiv w:val="1"/>
      <w:marLeft w:val="0"/>
      <w:marRight w:val="0"/>
      <w:marTop w:val="0"/>
      <w:marBottom w:val="0"/>
      <w:divBdr>
        <w:top w:val="none" w:sz="0" w:space="0" w:color="auto"/>
        <w:left w:val="none" w:sz="0" w:space="0" w:color="auto"/>
        <w:bottom w:val="none" w:sz="0" w:space="0" w:color="auto"/>
        <w:right w:val="none" w:sz="0" w:space="0" w:color="auto"/>
      </w:divBdr>
    </w:div>
    <w:div w:id="1580480047">
      <w:bodyDiv w:val="1"/>
      <w:marLeft w:val="0"/>
      <w:marRight w:val="0"/>
      <w:marTop w:val="0"/>
      <w:marBottom w:val="0"/>
      <w:divBdr>
        <w:top w:val="none" w:sz="0" w:space="0" w:color="auto"/>
        <w:left w:val="none" w:sz="0" w:space="0" w:color="auto"/>
        <w:bottom w:val="none" w:sz="0" w:space="0" w:color="auto"/>
        <w:right w:val="none" w:sz="0" w:space="0" w:color="auto"/>
      </w:divBdr>
    </w:div>
    <w:div w:id="1580556693">
      <w:bodyDiv w:val="1"/>
      <w:marLeft w:val="0"/>
      <w:marRight w:val="0"/>
      <w:marTop w:val="0"/>
      <w:marBottom w:val="0"/>
      <w:divBdr>
        <w:top w:val="none" w:sz="0" w:space="0" w:color="auto"/>
        <w:left w:val="none" w:sz="0" w:space="0" w:color="auto"/>
        <w:bottom w:val="none" w:sz="0" w:space="0" w:color="auto"/>
        <w:right w:val="none" w:sz="0" w:space="0" w:color="auto"/>
      </w:divBdr>
    </w:div>
    <w:div w:id="1580821953">
      <w:bodyDiv w:val="1"/>
      <w:marLeft w:val="0"/>
      <w:marRight w:val="0"/>
      <w:marTop w:val="0"/>
      <w:marBottom w:val="0"/>
      <w:divBdr>
        <w:top w:val="none" w:sz="0" w:space="0" w:color="auto"/>
        <w:left w:val="none" w:sz="0" w:space="0" w:color="auto"/>
        <w:bottom w:val="none" w:sz="0" w:space="0" w:color="auto"/>
        <w:right w:val="none" w:sz="0" w:space="0" w:color="auto"/>
      </w:divBdr>
    </w:div>
    <w:div w:id="1581015976">
      <w:bodyDiv w:val="1"/>
      <w:marLeft w:val="0"/>
      <w:marRight w:val="0"/>
      <w:marTop w:val="0"/>
      <w:marBottom w:val="0"/>
      <w:divBdr>
        <w:top w:val="none" w:sz="0" w:space="0" w:color="auto"/>
        <w:left w:val="none" w:sz="0" w:space="0" w:color="auto"/>
        <w:bottom w:val="none" w:sz="0" w:space="0" w:color="auto"/>
        <w:right w:val="none" w:sz="0" w:space="0" w:color="auto"/>
      </w:divBdr>
      <w:divsChild>
        <w:div w:id="756439549">
          <w:marLeft w:val="1166"/>
          <w:marRight w:val="0"/>
          <w:marTop w:val="96"/>
          <w:marBottom w:val="0"/>
          <w:divBdr>
            <w:top w:val="none" w:sz="0" w:space="0" w:color="auto"/>
            <w:left w:val="none" w:sz="0" w:space="0" w:color="auto"/>
            <w:bottom w:val="none" w:sz="0" w:space="0" w:color="auto"/>
            <w:right w:val="none" w:sz="0" w:space="0" w:color="auto"/>
          </w:divBdr>
        </w:div>
        <w:div w:id="1132014963">
          <w:marLeft w:val="547"/>
          <w:marRight w:val="0"/>
          <w:marTop w:val="115"/>
          <w:marBottom w:val="0"/>
          <w:divBdr>
            <w:top w:val="none" w:sz="0" w:space="0" w:color="auto"/>
            <w:left w:val="none" w:sz="0" w:space="0" w:color="auto"/>
            <w:bottom w:val="none" w:sz="0" w:space="0" w:color="auto"/>
            <w:right w:val="none" w:sz="0" w:space="0" w:color="auto"/>
          </w:divBdr>
        </w:div>
        <w:div w:id="1206334857">
          <w:marLeft w:val="547"/>
          <w:marRight w:val="0"/>
          <w:marTop w:val="115"/>
          <w:marBottom w:val="0"/>
          <w:divBdr>
            <w:top w:val="none" w:sz="0" w:space="0" w:color="auto"/>
            <w:left w:val="none" w:sz="0" w:space="0" w:color="auto"/>
            <w:bottom w:val="none" w:sz="0" w:space="0" w:color="auto"/>
            <w:right w:val="none" w:sz="0" w:space="0" w:color="auto"/>
          </w:divBdr>
        </w:div>
        <w:div w:id="1463188908">
          <w:marLeft w:val="1166"/>
          <w:marRight w:val="0"/>
          <w:marTop w:val="96"/>
          <w:marBottom w:val="0"/>
          <w:divBdr>
            <w:top w:val="none" w:sz="0" w:space="0" w:color="auto"/>
            <w:left w:val="none" w:sz="0" w:space="0" w:color="auto"/>
            <w:bottom w:val="none" w:sz="0" w:space="0" w:color="auto"/>
            <w:right w:val="none" w:sz="0" w:space="0" w:color="auto"/>
          </w:divBdr>
        </w:div>
        <w:div w:id="1511682558">
          <w:marLeft w:val="547"/>
          <w:marRight w:val="0"/>
          <w:marTop w:val="115"/>
          <w:marBottom w:val="0"/>
          <w:divBdr>
            <w:top w:val="none" w:sz="0" w:space="0" w:color="auto"/>
            <w:left w:val="none" w:sz="0" w:space="0" w:color="auto"/>
            <w:bottom w:val="none" w:sz="0" w:space="0" w:color="auto"/>
            <w:right w:val="none" w:sz="0" w:space="0" w:color="auto"/>
          </w:divBdr>
        </w:div>
      </w:divsChild>
    </w:div>
    <w:div w:id="1582136623">
      <w:bodyDiv w:val="1"/>
      <w:marLeft w:val="0"/>
      <w:marRight w:val="0"/>
      <w:marTop w:val="0"/>
      <w:marBottom w:val="0"/>
      <w:divBdr>
        <w:top w:val="none" w:sz="0" w:space="0" w:color="auto"/>
        <w:left w:val="none" w:sz="0" w:space="0" w:color="auto"/>
        <w:bottom w:val="none" w:sz="0" w:space="0" w:color="auto"/>
        <w:right w:val="none" w:sz="0" w:space="0" w:color="auto"/>
      </w:divBdr>
    </w:div>
    <w:div w:id="1582333736">
      <w:bodyDiv w:val="1"/>
      <w:marLeft w:val="0"/>
      <w:marRight w:val="0"/>
      <w:marTop w:val="0"/>
      <w:marBottom w:val="0"/>
      <w:divBdr>
        <w:top w:val="none" w:sz="0" w:space="0" w:color="auto"/>
        <w:left w:val="none" w:sz="0" w:space="0" w:color="auto"/>
        <w:bottom w:val="none" w:sz="0" w:space="0" w:color="auto"/>
        <w:right w:val="none" w:sz="0" w:space="0" w:color="auto"/>
      </w:divBdr>
    </w:div>
    <w:div w:id="1583025772">
      <w:bodyDiv w:val="1"/>
      <w:marLeft w:val="0"/>
      <w:marRight w:val="0"/>
      <w:marTop w:val="0"/>
      <w:marBottom w:val="0"/>
      <w:divBdr>
        <w:top w:val="none" w:sz="0" w:space="0" w:color="auto"/>
        <w:left w:val="none" w:sz="0" w:space="0" w:color="auto"/>
        <w:bottom w:val="none" w:sz="0" w:space="0" w:color="auto"/>
        <w:right w:val="none" w:sz="0" w:space="0" w:color="auto"/>
      </w:divBdr>
      <w:divsChild>
        <w:div w:id="5711690">
          <w:marLeft w:val="1800"/>
          <w:marRight w:val="0"/>
          <w:marTop w:val="86"/>
          <w:marBottom w:val="0"/>
          <w:divBdr>
            <w:top w:val="none" w:sz="0" w:space="0" w:color="auto"/>
            <w:left w:val="none" w:sz="0" w:space="0" w:color="auto"/>
            <w:bottom w:val="none" w:sz="0" w:space="0" w:color="auto"/>
            <w:right w:val="none" w:sz="0" w:space="0" w:color="auto"/>
          </w:divBdr>
        </w:div>
        <w:div w:id="260913825">
          <w:marLeft w:val="547"/>
          <w:marRight w:val="0"/>
          <w:marTop w:val="115"/>
          <w:marBottom w:val="0"/>
          <w:divBdr>
            <w:top w:val="none" w:sz="0" w:space="0" w:color="auto"/>
            <w:left w:val="none" w:sz="0" w:space="0" w:color="auto"/>
            <w:bottom w:val="none" w:sz="0" w:space="0" w:color="auto"/>
            <w:right w:val="none" w:sz="0" w:space="0" w:color="auto"/>
          </w:divBdr>
        </w:div>
        <w:div w:id="576593422">
          <w:marLeft w:val="1800"/>
          <w:marRight w:val="0"/>
          <w:marTop w:val="86"/>
          <w:marBottom w:val="0"/>
          <w:divBdr>
            <w:top w:val="none" w:sz="0" w:space="0" w:color="auto"/>
            <w:left w:val="none" w:sz="0" w:space="0" w:color="auto"/>
            <w:bottom w:val="none" w:sz="0" w:space="0" w:color="auto"/>
            <w:right w:val="none" w:sz="0" w:space="0" w:color="auto"/>
          </w:divBdr>
        </w:div>
        <w:div w:id="680860999">
          <w:marLeft w:val="1166"/>
          <w:marRight w:val="0"/>
          <w:marTop w:val="115"/>
          <w:marBottom w:val="0"/>
          <w:divBdr>
            <w:top w:val="none" w:sz="0" w:space="0" w:color="auto"/>
            <w:left w:val="none" w:sz="0" w:space="0" w:color="auto"/>
            <w:bottom w:val="none" w:sz="0" w:space="0" w:color="auto"/>
            <w:right w:val="none" w:sz="0" w:space="0" w:color="auto"/>
          </w:divBdr>
        </w:div>
        <w:div w:id="857890980">
          <w:marLeft w:val="1800"/>
          <w:marRight w:val="0"/>
          <w:marTop w:val="86"/>
          <w:marBottom w:val="0"/>
          <w:divBdr>
            <w:top w:val="none" w:sz="0" w:space="0" w:color="auto"/>
            <w:left w:val="none" w:sz="0" w:space="0" w:color="auto"/>
            <w:bottom w:val="none" w:sz="0" w:space="0" w:color="auto"/>
            <w:right w:val="none" w:sz="0" w:space="0" w:color="auto"/>
          </w:divBdr>
        </w:div>
        <w:div w:id="925728394">
          <w:marLeft w:val="1166"/>
          <w:marRight w:val="0"/>
          <w:marTop w:val="115"/>
          <w:marBottom w:val="0"/>
          <w:divBdr>
            <w:top w:val="none" w:sz="0" w:space="0" w:color="auto"/>
            <w:left w:val="none" w:sz="0" w:space="0" w:color="auto"/>
            <w:bottom w:val="none" w:sz="0" w:space="0" w:color="auto"/>
            <w:right w:val="none" w:sz="0" w:space="0" w:color="auto"/>
          </w:divBdr>
        </w:div>
        <w:div w:id="1522932909">
          <w:marLeft w:val="1800"/>
          <w:marRight w:val="0"/>
          <w:marTop w:val="86"/>
          <w:marBottom w:val="0"/>
          <w:divBdr>
            <w:top w:val="none" w:sz="0" w:space="0" w:color="auto"/>
            <w:left w:val="none" w:sz="0" w:space="0" w:color="auto"/>
            <w:bottom w:val="none" w:sz="0" w:space="0" w:color="auto"/>
            <w:right w:val="none" w:sz="0" w:space="0" w:color="auto"/>
          </w:divBdr>
        </w:div>
        <w:div w:id="1779980393">
          <w:marLeft w:val="1800"/>
          <w:marRight w:val="0"/>
          <w:marTop w:val="86"/>
          <w:marBottom w:val="0"/>
          <w:divBdr>
            <w:top w:val="none" w:sz="0" w:space="0" w:color="auto"/>
            <w:left w:val="none" w:sz="0" w:space="0" w:color="auto"/>
            <w:bottom w:val="none" w:sz="0" w:space="0" w:color="auto"/>
            <w:right w:val="none" w:sz="0" w:space="0" w:color="auto"/>
          </w:divBdr>
        </w:div>
      </w:divsChild>
    </w:div>
    <w:div w:id="1584217337">
      <w:bodyDiv w:val="1"/>
      <w:marLeft w:val="0"/>
      <w:marRight w:val="0"/>
      <w:marTop w:val="0"/>
      <w:marBottom w:val="0"/>
      <w:divBdr>
        <w:top w:val="none" w:sz="0" w:space="0" w:color="auto"/>
        <w:left w:val="none" w:sz="0" w:space="0" w:color="auto"/>
        <w:bottom w:val="none" w:sz="0" w:space="0" w:color="auto"/>
        <w:right w:val="none" w:sz="0" w:space="0" w:color="auto"/>
      </w:divBdr>
      <w:divsChild>
        <w:div w:id="312880227">
          <w:marLeft w:val="1166"/>
          <w:marRight w:val="0"/>
          <w:marTop w:val="134"/>
          <w:marBottom w:val="0"/>
          <w:divBdr>
            <w:top w:val="none" w:sz="0" w:space="0" w:color="auto"/>
            <w:left w:val="none" w:sz="0" w:space="0" w:color="auto"/>
            <w:bottom w:val="none" w:sz="0" w:space="0" w:color="auto"/>
            <w:right w:val="none" w:sz="0" w:space="0" w:color="auto"/>
          </w:divBdr>
        </w:div>
        <w:div w:id="569077890">
          <w:marLeft w:val="547"/>
          <w:marRight w:val="0"/>
          <w:marTop w:val="154"/>
          <w:marBottom w:val="0"/>
          <w:divBdr>
            <w:top w:val="none" w:sz="0" w:space="0" w:color="auto"/>
            <w:left w:val="none" w:sz="0" w:space="0" w:color="auto"/>
            <w:bottom w:val="none" w:sz="0" w:space="0" w:color="auto"/>
            <w:right w:val="none" w:sz="0" w:space="0" w:color="auto"/>
          </w:divBdr>
        </w:div>
      </w:divsChild>
    </w:div>
    <w:div w:id="1584291609">
      <w:bodyDiv w:val="1"/>
      <w:marLeft w:val="0"/>
      <w:marRight w:val="0"/>
      <w:marTop w:val="0"/>
      <w:marBottom w:val="0"/>
      <w:divBdr>
        <w:top w:val="none" w:sz="0" w:space="0" w:color="auto"/>
        <w:left w:val="none" w:sz="0" w:space="0" w:color="auto"/>
        <w:bottom w:val="none" w:sz="0" w:space="0" w:color="auto"/>
        <w:right w:val="none" w:sz="0" w:space="0" w:color="auto"/>
      </w:divBdr>
    </w:div>
    <w:div w:id="1585722213">
      <w:bodyDiv w:val="1"/>
      <w:marLeft w:val="0"/>
      <w:marRight w:val="0"/>
      <w:marTop w:val="0"/>
      <w:marBottom w:val="0"/>
      <w:divBdr>
        <w:top w:val="none" w:sz="0" w:space="0" w:color="auto"/>
        <w:left w:val="none" w:sz="0" w:space="0" w:color="auto"/>
        <w:bottom w:val="none" w:sz="0" w:space="0" w:color="auto"/>
        <w:right w:val="none" w:sz="0" w:space="0" w:color="auto"/>
      </w:divBdr>
    </w:div>
    <w:div w:id="1585723025">
      <w:bodyDiv w:val="1"/>
      <w:marLeft w:val="0"/>
      <w:marRight w:val="0"/>
      <w:marTop w:val="0"/>
      <w:marBottom w:val="0"/>
      <w:divBdr>
        <w:top w:val="none" w:sz="0" w:space="0" w:color="auto"/>
        <w:left w:val="none" w:sz="0" w:space="0" w:color="auto"/>
        <w:bottom w:val="none" w:sz="0" w:space="0" w:color="auto"/>
        <w:right w:val="none" w:sz="0" w:space="0" w:color="auto"/>
      </w:divBdr>
    </w:div>
    <w:div w:id="1586568614">
      <w:bodyDiv w:val="1"/>
      <w:marLeft w:val="0"/>
      <w:marRight w:val="0"/>
      <w:marTop w:val="0"/>
      <w:marBottom w:val="0"/>
      <w:divBdr>
        <w:top w:val="none" w:sz="0" w:space="0" w:color="auto"/>
        <w:left w:val="none" w:sz="0" w:space="0" w:color="auto"/>
        <w:bottom w:val="none" w:sz="0" w:space="0" w:color="auto"/>
        <w:right w:val="none" w:sz="0" w:space="0" w:color="auto"/>
      </w:divBdr>
    </w:div>
    <w:div w:id="1586842630">
      <w:bodyDiv w:val="1"/>
      <w:marLeft w:val="0"/>
      <w:marRight w:val="0"/>
      <w:marTop w:val="0"/>
      <w:marBottom w:val="0"/>
      <w:divBdr>
        <w:top w:val="none" w:sz="0" w:space="0" w:color="auto"/>
        <w:left w:val="none" w:sz="0" w:space="0" w:color="auto"/>
        <w:bottom w:val="none" w:sz="0" w:space="0" w:color="auto"/>
        <w:right w:val="none" w:sz="0" w:space="0" w:color="auto"/>
      </w:divBdr>
    </w:div>
    <w:div w:id="1588609026">
      <w:bodyDiv w:val="1"/>
      <w:marLeft w:val="0"/>
      <w:marRight w:val="0"/>
      <w:marTop w:val="0"/>
      <w:marBottom w:val="0"/>
      <w:divBdr>
        <w:top w:val="none" w:sz="0" w:space="0" w:color="auto"/>
        <w:left w:val="none" w:sz="0" w:space="0" w:color="auto"/>
        <w:bottom w:val="none" w:sz="0" w:space="0" w:color="auto"/>
        <w:right w:val="none" w:sz="0" w:space="0" w:color="auto"/>
      </w:divBdr>
    </w:div>
    <w:div w:id="1590507585">
      <w:bodyDiv w:val="1"/>
      <w:marLeft w:val="0"/>
      <w:marRight w:val="0"/>
      <w:marTop w:val="0"/>
      <w:marBottom w:val="0"/>
      <w:divBdr>
        <w:top w:val="none" w:sz="0" w:space="0" w:color="auto"/>
        <w:left w:val="none" w:sz="0" w:space="0" w:color="auto"/>
        <w:bottom w:val="none" w:sz="0" w:space="0" w:color="auto"/>
        <w:right w:val="none" w:sz="0" w:space="0" w:color="auto"/>
      </w:divBdr>
    </w:div>
    <w:div w:id="1590849078">
      <w:bodyDiv w:val="1"/>
      <w:marLeft w:val="0"/>
      <w:marRight w:val="0"/>
      <w:marTop w:val="0"/>
      <w:marBottom w:val="0"/>
      <w:divBdr>
        <w:top w:val="none" w:sz="0" w:space="0" w:color="auto"/>
        <w:left w:val="none" w:sz="0" w:space="0" w:color="auto"/>
        <w:bottom w:val="none" w:sz="0" w:space="0" w:color="auto"/>
        <w:right w:val="none" w:sz="0" w:space="0" w:color="auto"/>
      </w:divBdr>
    </w:div>
    <w:div w:id="1591309705">
      <w:bodyDiv w:val="1"/>
      <w:marLeft w:val="0"/>
      <w:marRight w:val="0"/>
      <w:marTop w:val="0"/>
      <w:marBottom w:val="0"/>
      <w:divBdr>
        <w:top w:val="none" w:sz="0" w:space="0" w:color="auto"/>
        <w:left w:val="none" w:sz="0" w:space="0" w:color="auto"/>
        <w:bottom w:val="none" w:sz="0" w:space="0" w:color="auto"/>
        <w:right w:val="none" w:sz="0" w:space="0" w:color="auto"/>
      </w:divBdr>
      <w:divsChild>
        <w:div w:id="828445483">
          <w:marLeft w:val="360"/>
          <w:marRight w:val="0"/>
          <w:marTop w:val="200"/>
          <w:marBottom w:val="0"/>
          <w:divBdr>
            <w:top w:val="none" w:sz="0" w:space="0" w:color="auto"/>
            <w:left w:val="none" w:sz="0" w:space="0" w:color="auto"/>
            <w:bottom w:val="none" w:sz="0" w:space="0" w:color="auto"/>
            <w:right w:val="none" w:sz="0" w:space="0" w:color="auto"/>
          </w:divBdr>
        </w:div>
      </w:divsChild>
    </w:div>
    <w:div w:id="1591355711">
      <w:bodyDiv w:val="1"/>
      <w:marLeft w:val="0"/>
      <w:marRight w:val="0"/>
      <w:marTop w:val="0"/>
      <w:marBottom w:val="0"/>
      <w:divBdr>
        <w:top w:val="none" w:sz="0" w:space="0" w:color="auto"/>
        <w:left w:val="none" w:sz="0" w:space="0" w:color="auto"/>
        <w:bottom w:val="none" w:sz="0" w:space="0" w:color="auto"/>
        <w:right w:val="none" w:sz="0" w:space="0" w:color="auto"/>
      </w:divBdr>
      <w:divsChild>
        <w:div w:id="449278102">
          <w:marLeft w:val="1800"/>
          <w:marRight w:val="0"/>
          <w:marTop w:val="86"/>
          <w:marBottom w:val="0"/>
          <w:divBdr>
            <w:top w:val="none" w:sz="0" w:space="0" w:color="auto"/>
            <w:left w:val="none" w:sz="0" w:space="0" w:color="auto"/>
            <w:bottom w:val="none" w:sz="0" w:space="0" w:color="auto"/>
            <w:right w:val="none" w:sz="0" w:space="0" w:color="auto"/>
          </w:divBdr>
        </w:div>
        <w:div w:id="585579119">
          <w:marLeft w:val="1800"/>
          <w:marRight w:val="0"/>
          <w:marTop w:val="86"/>
          <w:marBottom w:val="0"/>
          <w:divBdr>
            <w:top w:val="none" w:sz="0" w:space="0" w:color="auto"/>
            <w:left w:val="none" w:sz="0" w:space="0" w:color="auto"/>
            <w:bottom w:val="none" w:sz="0" w:space="0" w:color="auto"/>
            <w:right w:val="none" w:sz="0" w:space="0" w:color="auto"/>
          </w:divBdr>
        </w:div>
        <w:div w:id="694428854">
          <w:marLeft w:val="1800"/>
          <w:marRight w:val="0"/>
          <w:marTop w:val="86"/>
          <w:marBottom w:val="0"/>
          <w:divBdr>
            <w:top w:val="none" w:sz="0" w:space="0" w:color="auto"/>
            <w:left w:val="none" w:sz="0" w:space="0" w:color="auto"/>
            <w:bottom w:val="none" w:sz="0" w:space="0" w:color="auto"/>
            <w:right w:val="none" w:sz="0" w:space="0" w:color="auto"/>
          </w:divBdr>
        </w:div>
        <w:div w:id="724718789">
          <w:marLeft w:val="547"/>
          <w:marRight w:val="0"/>
          <w:marTop w:val="106"/>
          <w:marBottom w:val="0"/>
          <w:divBdr>
            <w:top w:val="none" w:sz="0" w:space="0" w:color="auto"/>
            <w:left w:val="none" w:sz="0" w:space="0" w:color="auto"/>
            <w:bottom w:val="none" w:sz="0" w:space="0" w:color="auto"/>
            <w:right w:val="none" w:sz="0" w:space="0" w:color="auto"/>
          </w:divBdr>
        </w:div>
        <w:div w:id="786240939">
          <w:marLeft w:val="1166"/>
          <w:marRight w:val="0"/>
          <w:marTop w:val="106"/>
          <w:marBottom w:val="0"/>
          <w:divBdr>
            <w:top w:val="none" w:sz="0" w:space="0" w:color="auto"/>
            <w:left w:val="none" w:sz="0" w:space="0" w:color="auto"/>
            <w:bottom w:val="none" w:sz="0" w:space="0" w:color="auto"/>
            <w:right w:val="none" w:sz="0" w:space="0" w:color="auto"/>
          </w:divBdr>
        </w:div>
        <w:div w:id="864486627">
          <w:marLeft w:val="1800"/>
          <w:marRight w:val="0"/>
          <w:marTop w:val="86"/>
          <w:marBottom w:val="0"/>
          <w:divBdr>
            <w:top w:val="none" w:sz="0" w:space="0" w:color="auto"/>
            <w:left w:val="none" w:sz="0" w:space="0" w:color="auto"/>
            <w:bottom w:val="none" w:sz="0" w:space="0" w:color="auto"/>
            <w:right w:val="none" w:sz="0" w:space="0" w:color="auto"/>
          </w:divBdr>
        </w:div>
        <w:div w:id="880359475">
          <w:marLeft w:val="1800"/>
          <w:marRight w:val="0"/>
          <w:marTop w:val="86"/>
          <w:marBottom w:val="0"/>
          <w:divBdr>
            <w:top w:val="none" w:sz="0" w:space="0" w:color="auto"/>
            <w:left w:val="none" w:sz="0" w:space="0" w:color="auto"/>
            <w:bottom w:val="none" w:sz="0" w:space="0" w:color="auto"/>
            <w:right w:val="none" w:sz="0" w:space="0" w:color="auto"/>
          </w:divBdr>
        </w:div>
        <w:div w:id="1356076602">
          <w:marLeft w:val="1166"/>
          <w:marRight w:val="0"/>
          <w:marTop w:val="106"/>
          <w:marBottom w:val="0"/>
          <w:divBdr>
            <w:top w:val="none" w:sz="0" w:space="0" w:color="auto"/>
            <w:left w:val="none" w:sz="0" w:space="0" w:color="auto"/>
            <w:bottom w:val="none" w:sz="0" w:space="0" w:color="auto"/>
            <w:right w:val="none" w:sz="0" w:space="0" w:color="auto"/>
          </w:divBdr>
        </w:div>
        <w:div w:id="1600792765">
          <w:marLeft w:val="1166"/>
          <w:marRight w:val="0"/>
          <w:marTop w:val="106"/>
          <w:marBottom w:val="0"/>
          <w:divBdr>
            <w:top w:val="none" w:sz="0" w:space="0" w:color="auto"/>
            <w:left w:val="none" w:sz="0" w:space="0" w:color="auto"/>
            <w:bottom w:val="none" w:sz="0" w:space="0" w:color="auto"/>
            <w:right w:val="none" w:sz="0" w:space="0" w:color="auto"/>
          </w:divBdr>
        </w:div>
        <w:div w:id="1861048417">
          <w:marLeft w:val="1800"/>
          <w:marRight w:val="0"/>
          <w:marTop w:val="86"/>
          <w:marBottom w:val="0"/>
          <w:divBdr>
            <w:top w:val="none" w:sz="0" w:space="0" w:color="auto"/>
            <w:left w:val="none" w:sz="0" w:space="0" w:color="auto"/>
            <w:bottom w:val="none" w:sz="0" w:space="0" w:color="auto"/>
            <w:right w:val="none" w:sz="0" w:space="0" w:color="auto"/>
          </w:divBdr>
        </w:div>
      </w:divsChild>
    </w:div>
    <w:div w:id="1591356359">
      <w:bodyDiv w:val="1"/>
      <w:marLeft w:val="0"/>
      <w:marRight w:val="0"/>
      <w:marTop w:val="0"/>
      <w:marBottom w:val="0"/>
      <w:divBdr>
        <w:top w:val="none" w:sz="0" w:space="0" w:color="auto"/>
        <w:left w:val="none" w:sz="0" w:space="0" w:color="auto"/>
        <w:bottom w:val="none" w:sz="0" w:space="0" w:color="auto"/>
        <w:right w:val="none" w:sz="0" w:space="0" w:color="auto"/>
      </w:divBdr>
    </w:div>
    <w:div w:id="1593008592">
      <w:bodyDiv w:val="1"/>
      <w:marLeft w:val="0"/>
      <w:marRight w:val="0"/>
      <w:marTop w:val="0"/>
      <w:marBottom w:val="0"/>
      <w:divBdr>
        <w:top w:val="none" w:sz="0" w:space="0" w:color="auto"/>
        <w:left w:val="none" w:sz="0" w:space="0" w:color="auto"/>
        <w:bottom w:val="none" w:sz="0" w:space="0" w:color="auto"/>
        <w:right w:val="none" w:sz="0" w:space="0" w:color="auto"/>
      </w:divBdr>
    </w:div>
    <w:div w:id="1593316715">
      <w:bodyDiv w:val="1"/>
      <w:marLeft w:val="0"/>
      <w:marRight w:val="0"/>
      <w:marTop w:val="0"/>
      <w:marBottom w:val="0"/>
      <w:divBdr>
        <w:top w:val="none" w:sz="0" w:space="0" w:color="auto"/>
        <w:left w:val="none" w:sz="0" w:space="0" w:color="auto"/>
        <w:bottom w:val="none" w:sz="0" w:space="0" w:color="auto"/>
        <w:right w:val="none" w:sz="0" w:space="0" w:color="auto"/>
      </w:divBdr>
    </w:div>
    <w:div w:id="1593508881">
      <w:bodyDiv w:val="1"/>
      <w:marLeft w:val="0"/>
      <w:marRight w:val="0"/>
      <w:marTop w:val="0"/>
      <w:marBottom w:val="0"/>
      <w:divBdr>
        <w:top w:val="none" w:sz="0" w:space="0" w:color="auto"/>
        <w:left w:val="none" w:sz="0" w:space="0" w:color="auto"/>
        <w:bottom w:val="none" w:sz="0" w:space="0" w:color="auto"/>
        <w:right w:val="none" w:sz="0" w:space="0" w:color="auto"/>
      </w:divBdr>
    </w:div>
    <w:div w:id="1594975746">
      <w:bodyDiv w:val="1"/>
      <w:marLeft w:val="0"/>
      <w:marRight w:val="0"/>
      <w:marTop w:val="0"/>
      <w:marBottom w:val="0"/>
      <w:divBdr>
        <w:top w:val="none" w:sz="0" w:space="0" w:color="auto"/>
        <w:left w:val="none" w:sz="0" w:space="0" w:color="auto"/>
        <w:bottom w:val="none" w:sz="0" w:space="0" w:color="auto"/>
        <w:right w:val="none" w:sz="0" w:space="0" w:color="auto"/>
      </w:divBdr>
      <w:divsChild>
        <w:div w:id="35469371">
          <w:marLeft w:val="547"/>
          <w:marRight w:val="0"/>
          <w:marTop w:val="115"/>
          <w:marBottom w:val="0"/>
          <w:divBdr>
            <w:top w:val="none" w:sz="0" w:space="0" w:color="auto"/>
            <w:left w:val="none" w:sz="0" w:space="0" w:color="auto"/>
            <w:bottom w:val="none" w:sz="0" w:space="0" w:color="auto"/>
            <w:right w:val="none" w:sz="0" w:space="0" w:color="auto"/>
          </w:divBdr>
        </w:div>
        <w:div w:id="357394279">
          <w:marLeft w:val="1166"/>
          <w:marRight w:val="0"/>
          <w:marTop w:val="96"/>
          <w:marBottom w:val="0"/>
          <w:divBdr>
            <w:top w:val="none" w:sz="0" w:space="0" w:color="auto"/>
            <w:left w:val="none" w:sz="0" w:space="0" w:color="auto"/>
            <w:bottom w:val="none" w:sz="0" w:space="0" w:color="auto"/>
            <w:right w:val="none" w:sz="0" w:space="0" w:color="auto"/>
          </w:divBdr>
        </w:div>
        <w:div w:id="859783622">
          <w:marLeft w:val="547"/>
          <w:marRight w:val="0"/>
          <w:marTop w:val="115"/>
          <w:marBottom w:val="0"/>
          <w:divBdr>
            <w:top w:val="none" w:sz="0" w:space="0" w:color="auto"/>
            <w:left w:val="none" w:sz="0" w:space="0" w:color="auto"/>
            <w:bottom w:val="none" w:sz="0" w:space="0" w:color="auto"/>
            <w:right w:val="none" w:sz="0" w:space="0" w:color="auto"/>
          </w:divBdr>
        </w:div>
        <w:div w:id="1119379894">
          <w:marLeft w:val="1166"/>
          <w:marRight w:val="0"/>
          <w:marTop w:val="96"/>
          <w:marBottom w:val="0"/>
          <w:divBdr>
            <w:top w:val="none" w:sz="0" w:space="0" w:color="auto"/>
            <w:left w:val="none" w:sz="0" w:space="0" w:color="auto"/>
            <w:bottom w:val="none" w:sz="0" w:space="0" w:color="auto"/>
            <w:right w:val="none" w:sz="0" w:space="0" w:color="auto"/>
          </w:divBdr>
        </w:div>
        <w:div w:id="1129520279">
          <w:marLeft w:val="1166"/>
          <w:marRight w:val="0"/>
          <w:marTop w:val="96"/>
          <w:marBottom w:val="0"/>
          <w:divBdr>
            <w:top w:val="none" w:sz="0" w:space="0" w:color="auto"/>
            <w:left w:val="none" w:sz="0" w:space="0" w:color="auto"/>
            <w:bottom w:val="none" w:sz="0" w:space="0" w:color="auto"/>
            <w:right w:val="none" w:sz="0" w:space="0" w:color="auto"/>
          </w:divBdr>
        </w:div>
        <w:div w:id="1291669897">
          <w:marLeft w:val="547"/>
          <w:marRight w:val="0"/>
          <w:marTop w:val="115"/>
          <w:marBottom w:val="0"/>
          <w:divBdr>
            <w:top w:val="none" w:sz="0" w:space="0" w:color="auto"/>
            <w:left w:val="none" w:sz="0" w:space="0" w:color="auto"/>
            <w:bottom w:val="none" w:sz="0" w:space="0" w:color="auto"/>
            <w:right w:val="none" w:sz="0" w:space="0" w:color="auto"/>
          </w:divBdr>
        </w:div>
        <w:div w:id="1809276085">
          <w:marLeft w:val="1166"/>
          <w:marRight w:val="0"/>
          <w:marTop w:val="96"/>
          <w:marBottom w:val="0"/>
          <w:divBdr>
            <w:top w:val="none" w:sz="0" w:space="0" w:color="auto"/>
            <w:left w:val="none" w:sz="0" w:space="0" w:color="auto"/>
            <w:bottom w:val="none" w:sz="0" w:space="0" w:color="auto"/>
            <w:right w:val="none" w:sz="0" w:space="0" w:color="auto"/>
          </w:divBdr>
        </w:div>
      </w:divsChild>
    </w:div>
    <w:div w:id="1596549516">
      <w:bodyDiv w:val="1"/>
      <w:marLeft w:val="0"/>
      <w:marRight w:val="0"/>
      <w:marTop w:val="0"/>
      <w:marBottom w:val="0"/>
      <w:divBdr>
        <w:top w:val="none" w:sz="0" w:space="0" w:color="auto"/>
        <w:left w:val="none" w:sz="0" w:space="0" w:color="auto"/>
        <w:bottom w:val="none" w:sz="0" w:space="0" w:color="auto"/>
        <w:right w:val="none" w:sz="0" w:space="0" w:color="auto"/>
      </w:divBdr>
    </w:div>
    <w:div w:id="1596672585">
      <w:bodyDiv w:val="1"/>
      <w:marLeft w:val="0"/>
      <w:marRight w:val="0"/>
      <w:marTop w:val="0"/>
      <w:marBottom w:val="0"/>
      <w:divBdr>
        <w:top w:val="none" w:sz="0" w:space="0" w:color="auto"/>
        <w:left w:val="none" w:sz="0" w:space="0" w:color="auto"/>
        <w:bottom w:val="none" w:sz="0" w:space="0" w:color="auto"/>
        <w:right w:val="none" w:sz="0" w:space="0" w:color="auto"/>
      </w:divBdr>
    </w:div>
    <w:div w:id="1596936421">
      <w:bodyDiv w:val="1"/>
      <w:marLeft w:val="0"/>
      <w:marRight w:val="0"/>
      <w:marTop w:val="0"/>
      <w:marBottom w:val="0"/>
      <w:divBdr>
        <w:top w:val="none" w:sz="0" w:space="0" w:color="auto"/>
        <w:left w:val="none" w:sz="0" w:space="0" w:color="auto"/>
        <w:bottom w:val="none" w:sz="0" w:space="0" w:color="auto"/>
        <w:right w:val="none" w:sz="0" w:space="0" w:color="auto"/>
      </w:divBdr>
    </w:div>
    <w:div w:id="1598058378">
      <w:bodyDiv w:val="1"/>
      <w:marLeft w:val="0"/>
      <w:marRight w:val="0"/>
      <w:marTop w:val="0"/>
      <w:marBottom w:val="0"/>
      <w:divBdr>
        <w:top w:val="none" w:sz="0" w:space="0" w:color="auto"/>
        <w:left w:val="none" w:sz="0" w:space="0" w:color="auto"/>
        <w:bottom w:val="none" w:sz="0" w:space="0" w:color="auto"/>
        <w:right w:val="none" w:sz="0" w:space="0" w:color="auto"/>
      </w:divBdr>
    </w:div>
    <w:div w:id="1598295249">
      <w:bodyDiv w:val="1"/>
      <w:marLeft w:val="0"/>
      <w:marRight w:val="0"/>
      <w:marTop w:val="0"/>
      <w:marBottom w:val="0"/>
      <w:divBdr>
        <w:top w:val="none" w:sz="0" w:space="0" w:color="auto"/>
        <w:left w:val="none" w:sz="0" w:space="0" w:color="auto"/>
        <w:bottom w:val="none" w:sz="0" w:space="0" w:color="auto"/>
        <w:right w:val="none" w:sz="0" w:space="0" w:color="auto"/>
      </w:divBdr>
    </w:div>
    <w:div w:id="1598520681">
      <w:bodyDiv w:val="1"/>
      <w:marLeft w:val="0"/>
      <w:marRight w:val="0"/>
      <w:marTop w:val="0"/>
      <w:marBottom w:val="0"/>
      <w:divBdr>
        <w:top w:val="none" w:sz="0" w:space="0" w:color="auto"/>
        <w:left w:val="none" w:sz="0" w:space="0" w:color="auto"/>
        <w:bottom w:val="none" w:sz="0" w:space="0" w:color="auto"/>
        <w:right w:val="none" w:sz="0" w:space="0" w:color="auto"/>
      </w:divBdr>
    </w:div>
    <w:div w:id="1599100888">
      <w:bodyDiv w:val="1"/>
      <w:marLeft w:val="0"/>
      <w:marRight w:val="0"/>
      <w:marTop w:val="0"/>
      <w:marBottom w:val="0"/>
      <w:divBdr>
        <w:top w:val="none" w:sz="0" w:space="0" w:color="auto"/>
        <w:left w:val="none" w:sz="0" w:space="0" w:color="auto"/>
        <w:bottom w:val="none" w:sz="0" w:space="0" w:color="auto"/>
        <w:right w:val="none" w:sz="0" w:space="0" w:color="auto"/>
      </w:divBdr>
    </w:div>
    <w:div w:id="1599866888">
      <w:bodyDiv w:val="1"/>
      <w:marLeft w:val="0"/>
      <w:marRight w:val="0"/>
      <w:marTop w:val="0"/>
      <w:marBottom w:val="0"/>
      <w:divBdr>
        <w:top w:val="none" w:sz="0" w:space="0" w:color="auto"/>
        <w:left w:val="none" w:sz="0" w:space="0" w:color="auto"/>
        <w:bottom w:val="none" w:sz="0" w:space="0" w:color="auto"/>
        <w:right w:val="none" w:sz="0" w:space="0" w:color="auto"/>
      </w:divBdr>
      <w:divsChild>
        <w:div w:id="313678139">
          <w:marLeft w:val="547"/>
          <w:marRight w:val="0"/>
          <w:marTop w:val="134"/>
          <w:marBottom w:val="0"/>
          <w:divBdr>
            <w:top w:val="none" w:sz="0" w:space="0" w:color="auto"/>
            <w:left w:val="none" w:sz="0" w:space="0" w:color="auto"/>
            <w:bottom w:val="none" w:sz="0" w:space="0" w:color="auto"/>
            <w:right w:val="none" w:sz="0" w:space="0" w:color="auto"/>
          </w:divBdr>
        </w:div>
        <w:div w:id="353767163">
          <w:marLeft w:val="547"/>
          <w:marRight w:val="0"/>
          <w:marTop w:val="134"/>
          <w:marBottom w:val="0"/>
          <w:divBdr>
            <w:top w:val="none" w:sz="0" w:space="0" w:color="auto"/>
            <w:left w:val="none" w:sz="0" w:space="0" w:color="auto"/>
            <w:bottom w:val="none" w:sz="0" w:space="0" w:color="auto"/>
            <w:right w:val="none" w:sz="0" w:space="0" w:color="auto"/>
          </w:divBdr>
        </w:div>
        <w:div w:id="2103837047">
          <w:marLeft w:val="1166"/>
          <w:marRight w:val="0"/>
          <w:marTop w:val="115"/>
          <w:marBottom w:val="0"/>
          <w:divBdr>
            <w:top w:val="none" w:sz="0" w:space="0" w:color="auto"/>
            <w:left w:val="none" w:sz="0" w:space="0" w:color="auto"/>
            <w:bottom w:val="none" w:sz="0" w:space="0" w:color="auto"/>
            <w:right w:val="none" w:sz="0" w:space="0" w:color="auto"/>
          </w:divBdr>
        </w:div>
      </w:divsChild>
    </w:div>
    <w:div w:id="1599950563">
      <w:bodyDiv w:val="1"/>
      <w:marLeft w:val="0"/>
      <w:marRight w:val="0"/>
      <w:marTop w:val="0"/>
      <w:marBottom w:val="0"/>
      <w:divBdr>
        <w:top w:val="none" w:sz="0" w:space="0" w:color="auto"/>
        <w:left w:val="none" w:sz="0" w:space="0" w:color="auto"/>
        <w:bottom w:val="none" w:sz="0" w:space="0" w:color="auto"/>
        <w:right w:val="none" w:sz="0" w:space="0" w:color="auto"/>
      </w:divBdr>
    </w:div>
    <w:div w:id="1600331561">
      <w:bodyDiv w:val="1"/>
      <w:marLeft w:val="0"/>
      <w:marRight w:val="0"/>
      <w:marTop w:val="0"/>
      <w:marBottom w:val="0"/>
      <w:divBdr>
        <w:top w:val="none" w:sz="0" w:space="0" w:color="auto"/>
        <w:left w:val="none" w:sz="0" w:space="0" w:color="auto"/>
        <w:bottom w:val="none" w:sz="0" w:space="0" w:color="auto"/>
        <w:right w:val="none" w:sz="0" w:space="0" w:color="auto"/>
      </w:divBdr>
    </w:div>
    <w:div w:id="1600480342">
      <w:bodyDiv w:val="1"/>
      <w:marLeft w:val="0"/>
      <w:marRight w:val="0"/>
      <w:marTop w:val="0"/>
      <w:marBottom w:val="0"/>
      <w:divBdr>
        <w:top w:val="none" w:sz="0" w:space="0" w:color="auto"/>
        <w:left w:val="none" w:sz="0" w:space="0" w:color="auto"/>
        <w:bottom w:val="none" w:sz="0" w:space="0" w:color="auto"/>
        <w:right w:val="none" w:sz="0" w:space="0" w:color="auto"/>
      </w:divBdr>
    </w:div>
    <w:div w:id="1600942871">
      <w:bodyDiv w:val="1"/>
      <w:marLeft w:val="0"/>
      <w:marRight w:val="0"/>
      <w:marTop w:val="0"/>
      <w:marBottom w:val="0"/>
      <w:divBdr>
        <w:top w:val="none" w:sz="0" w:space="0" w:color="auto"/>
        <w:left w:val="none" w:sz="0" w:space="0" w:color="auto"/>
        <w:bottom w:val="none" w:sz="0" w:space="0" w:color="auto"/>
        <w:right w:val="none" w:sz="0" w:space="0" w:color="auto"/>
      </w:divBdr>
    </w:div>
    <w:div w:id="1601258005">
      <w:bodyDiv w:val="1"/>
      <w:marLeft w:val="0"/>
      <w:marRight w:val="0"/>
      <w:marTop w:val="0"/>
      <w:marBottom w:val="0"/>
      <w:divBdr>
        <w:top w:val="none" w:sz="0" w:space="0" w:color="auto"/>
        <w:left w:val="none" w:sz="0" w:space="0" w:color="auto"/>
        <w:bottom w:val="none" w:sz="0" w:space="0" w:color="auto"/>
        <w:right w:val="none" w:sz="0" w:space="0" w:color="auto"/>
      </w:divBdr>
    </w:div>
    <w:div w:id="1601640270">
      <w:bodyDiv w:val="1"/>
      <w:marLeft w:val="0"/>
      <w:marRight w:val="0"/>
      <w:marTop w:val="0"/>
      <w:marBottom w:val="0"/>
      <w:divBdr>
        <w:top w:val="none" w:sz="0" w:space="0" w:color="auto"/>
        <w:left w:val="none" w:sz="0" w:space="0" w:color="auto"/>
        <w:bottom w:val="none" w:sz="0" w:space="0" w:color="auto"/>
        <w:right w:val="none" w:sz="0" w:space="0" w:color="auto"/>
      </w:divBdr>
      <w:divsChild>
        <w:div w:id="16928060">
          <w:marLeft w:val="1267"/>
          <w:marRight w:val="0"/>
          <w:marTop w:val="77"/>
          <w:marBottom w:val="0"/>
          <w:divBdr>
            <w:top w:val="none" w:sz="0" w:space="0" w:color="auto"/>
            <w:left w:val="none" w:sz="0" w:space="0" w:color="auto"/>
            <w:bottom w:val="none" w:sz="0" w:space="0" w:color="auto"/>
            <w:right w:val="none" w:sz="0" w:space="0" w:color="auto"/>
          </w:divBdr>
        </w:div>
        <w:div w:id="146174327">
          <w:marLeft w:val="1267"/>
          <w:marRight w:val="0"/>
          <w:marTop w:val="77"/>
          <w:marBottom w:val="0"/>
          <w:divBdr>
            <w:top w:val="none" w:sz="0" w:space="0" w:color="auto"/>
            <w:left w:val="none" w:sz="0" w:space="0" w:color="auto"/>
            <w:bottom w:val="none" w:sz="0" w:space="0" w:color="auto"/>
            <w:right w:val="none" w:sz="0" w:space="0" w:color="auto"/>
          </w:divBdr>
        </w:div>
        <w:div w:id="466239621">
          <w:marLeft w:val="1267"/>
          <w:marRight w:val="0"/>
          <w:marTop w:val="77"/>
          <w:marBottom w:val="0"/>
          <w:divBdr>
            <w:top w:val="none" w:sz="0" w:space="0" w:color="auto"/>
            <w:left w:val="none" w:sz="0" w:space="0" w:color="auto"/>
            <w:bottom w:val="none" w:sz="0" w:space="0" w:color="auto"/>
            <w:right w:val="none" w:sz="0" w:space="0" w:color="auto"/>
          </w:divBdr>
        </w:div>
        <w:div w:id="471675299">
          <w:marLeft w:val="1267"/>
          <w:marRight w:val="0"/>
          <w:marTop w:val="77"/>
          <w:marBottom w:val="0"/>
          <w:divBdr>
            <w:top w:val="none" w:sz="0" w:space="0" w:color="auto"/>
            <w:left w:val="none" w:sz="0" w:space="0" w:color="auto"/>
            <w:bottom w:val="none" w:sz="0" w:space="0" w:color="auto"/>
            <w:right w:val="none" w:sz="0" w:space="0" w:color="auto"/>
          </w:divBdr>
        </w:div>
        <w:div w:id="593826686">
          <w:marLeft w:val="1267"/>
          <w:marRight w:val="0"/>
          <w:marTop w:val="77"/>
          <w:marBottom w:val="0"/>
          <w:divBdr>
            <w:top w:val="none" w:sz="0" w:space="0" w:color="auto"/>
            <w:left w:val="none" w:sz="0" w:space="0" w:color="auto"/>
            <w:bottom w:val="none" w:sz="0" w:space="0" w:color="auto"/>
            <w:right w:val="none" w:sz="0" w:space="0" w:color="auto"/>
          </w:divBdr>
        </w:div>
        <w:div w:id="754209200">
          <w:marLeft w:val="850"/>
          <w:marRight w:val="0"/>
          <w:marTop w:val="77"/>
          <w:marBottom w:val="0"/>
          <w:divBdr>
            <w:top w:val="none" w:sz="0" w:space="0" w:color="auto"/>
            <w:left w:val="none" w:sz="0" w:space="0" w:color="auto"/>
            <w:bottom w:val="none" w:sz="0" w:space="0" w:color="auto"/>
            <w:right w:val="none" w:sz="0" w:space="0" w:color="auto"/>
          </w:divBdr>
        </w:div>
        <w:div w:id="1020468613">
          <w:marLeft w:val="1267"/>
          <w:marRight w:val="0"/>
          <w:marTop w:val="77"/>
          <w:marBottom w:val="0"/>
          <w:divBdr>
            <w:top w:val="none" w:sz="0" w:space="0" w:color="auto"/>
            <w:left w:val="none" w:sz="0" w:space="0" w:color="auto"/>
            <w:bottom w:val="none" w:sz="0" w:space="0" w:color="auto"/>
            <w:right w:val="none" w:sz="0" w:space="0" w:color="auto"/>
          </w:divBdr>
        </w:div>
        <w:div w:id="1037119292">
          <w:marLeft w:val="432"/>
          <w:marRight w:val="0"/>
          <w:marTop w:val="86"/>
          <w:marBottom w:val="0"/>
          <w:divBdr>
            <w:top w:val="none" w:sz="0" w:space="0" w:color="auto"/>
            <w:left w:val="none" w:sz="0" w:space="0" w:color="auto"/>
            <w:bottom w:val="none" w:sz="0" w:space="0" w:color="auto"/>
            <w:right w:val="none" w:sz="0" w:space="0" w:color="auto"/>
          </w:divBdr>
        </w:div>
        <w:div w:id="1155341156">
          <w:marLeft w:val="1267"/>
          <w:marRight w:val="0"/>
          <w:marTop w:val="77"/>
          <w:marBottom w:val="0"/>
          <w:divBdr>
            <w:top w:val="none" w:sz="0" w:space="0" w:color="auto"/>
            <w:left w:val="none" w:sz="0" w:space="0" w:color="auto"/>
            <w:bottom w:val="none" w:sz="0" w:space="0" w:color="auto"/>
            <w:right w:val="none" w:sz="0" w:space="0" w:color="auto"/>
          </w:divBdr>
        </w:div>
        <w:div w:id="1179345296">
          <w:marLeft w:val="1267"/>
          <w:marRight w:val="0"/>
          <w:marTop w:val="77"/>
          <w:marBottom w:val="0"/>
          <w:divBdr>
            <w:top w:val="none" w:sz="0" w:space="0" w:color="auto"/>
            <w:left w:val="none" w:sz="0" w:space="0" w:color="auto"/>
            <w:bottom w:val="none" w:sz="0" w:space="0" w:color="auto"/>
            <w:right w:val="none" w:sz="0" w:space="0" w:color="auto"/>
          </w:divBdr>
        </w:div>
        <w:div w:id="1468471687">
          <w:marLeft w:val="1267"/>
          <w:marRight w:val="0"/>
          <w:marTop w:val="77"/>
          <w:marBottom w:val="0"/>
          <w:divBdr>
            <w:top w:val="none" w:sz="0" w:space="0" w:color="auto"/>
            <w:left w:val="none" w:sz="0" w:space="0" w:color="auto"/>
            <w:bottom w:val="none" w:sz="0" w:space="0" w:color="auto"/>
            <w:right w:val="none" w:sz="0" w:space="0" w:color="auto"/>
          </w:divBdr>
        </w:div>
        <w:div w:id="1886327951">
          <w:marLeft w:val="850"/>
          <w:marRight w:val="0"/>
          <w:marTop w:val="77"/>
          <w:marBottom w:val="0"/>
          <w:divBdr>
            <w:top w:val="none" w:sz="0" w:space="0" w:color="auto"/>
            <w:left w:val="none" w:sz="0" w:space="0" w:color="auto"/>
            <w:bottom w:val="none" w:sz="0" w:space="0" w:color="auto"/>
            <w:right w:val="none" w:sz="0" w:space="0" w:color="auto"/>
          </w:divBdr>
        </w:div>
        <w:div w:id="1909487750">
          <w:marLeft w:val="850"/>
          <w:marRight w:val="0"/>
          <w:marTop w:val="77"/>
          <w:marBottom w:val="0"/>
          <w:divBdr>
            <w:top w:val="none" w:sz="0" w:space="0" w:color="auto"/>
            <w:left w:val="none" w:sz="0" w:space="0" w:color="auto"/>
            <w:bottom w:val="none" w:sz="0" w:space="0" w:color="auto"/>
            <w:right w:val="none" w:sz="0" w:space="0" w:color="auto"/>
          </w:divBdr>
        </w:div>
        <w:div w:id="2019193202">
          <w:marLeft w:val="1267"/>
          <w:marRight w:val="0"/>
          <w:marTop w:val="77"/>
          <w:marBottom w:val="0"/>
          <w:divBdr>
            <w:top w:val="none" w:sz="0" w:space="0" w:color="auto"/>
            <w:left w:val="none" w:sz="0" w:space="0" w:color="auto"/>
            <w:bottom w:val="none" w:sz="0" w:space="0" w:color="auto"/>
            <w:right w:val="none" w:sz="0" w:space="0" w:color="auto"/>
          </w:divBdr>
        </w:div>
      </w:divsChild>
    </w:div>
    <w:div w:id="1601913972">
      <w:bodyDiv w:val="1"/>
      <w:marLeft w:val="0"/>
      <w:marRight w:val="0"/>
      <w:marTop w:val="0"/>
      <w:marBottom w:val="0"/>
      <w:divBdr>
        <w:top w:val="none" w:sz="0" w:space="0" w:color="auto"/>
        <w:left w:val="none" w:sz="0" w:space="0" w:color="auto"/>
        <w:bottom w:val="none" w:sz="0" w:space="0" w:color="auto"/>
        <w:right w:val="none" w:sz="0" w:space="0" w:color="auto"/>
      </w:divBdr>
      <w:divsChild>
        <w:div w:id="244726669">
          <w:marLeft w:val="547"/>
          <w:marRight w:val="0"/>
          <w:marTop w:val="115"/>
          <w:marBottom w:val="0"/>
          <w:divBdr>
            <w:top w:val="none" w:sz="0" w:space="0" w:color="auto"/>
            <w:left w:val="none" w:sz="0" w:space="0" w:color="auto"/>
            <w:bottom w:val="none" w:sz="0" w:space="0" w:color="auto"/>
            <w:right w:val="none" w:sz="0" w:space="0" w:color="auto"/>
          </w:divBdr>
        </w:div>
        <w:div w:id="546375789">
          <w:marLeft w:val="547"/>
          <w:marRight w:val="0"/>
          <w:marTop w:val="115"/>
          <w:marBottom w:val="0"/>
          <w:divBdr>
            <w:top w:val="none" w:sz="0" w:space="0" w:color="auto"/>
            <w:left w:val="none" w:sz="0" w:space="0" w:color="auto"/>
            <w:bottom w:val="none" w:sz="0" w:space="0" w:color="auto"/>
            <w:right w:val="none" w:sz="0" w:space="0" w:color="auto"/>
          </w:divBdr>
        </w:div>
        <w:div w:id="936253293">
          <w:marLeft w:val="547"/>
          <w:marRight w:val="0"/>
          <w:marTop w:val="115"/>
          <w:marBottom w:val="0"/>
          <w:divBdr>
            <w:top w:val="none" w:sz="0" w:space="0" w:color="auto"/>
            <w:left w:val="none" w:sz="0" w:space="0" w:color="auto"/>
            <w:bottom w:val="none" w:sz="0" w:space="0" w:color="auto"/>
            <w:right w:val="none" w:sz="0" w:space="0" w:color="auto"/>
          </w:divBdr>
        </w:div>
        <w:div w:id="1798181388">
          <w:marLeft w:val="547"/>
          <w:marRight w:val="0"/>
          <w:marTop w:val="115"/>
          <w:marBottom w:val="0"/>
          <w:divBdr>
            <w:top w:val="none" w:sz="0" w:space="0" w:color="auto"/>
            <w:left w:val="none" w:sz="0" w:space="0" w:color="auto"/>
            <w:bottom w:val="none" w:sz="0" w:space="0" w:color="auto"/>
            <w:right w:val="none" w:sz="0" w:space="0" w:color="auto"/>
          </w:divBdr>
        </w:div>
      </w:divsChild>
    </w:div>
    <w:div w:id="1602369748">
      <w:bodyDiv w:val="1"/>
      <w:marLeft w:val="0"/>
      <w:marRight w:val="0"/>
      <w:marTop w:val="0"/>
      <w:marBottom w:val="0"/>
      <w:divBdr>
        <w:top w:val="none" w:sz="0" w:space="0" w:color="auto"/>
        <w:left w:val="none" w:sz="0" w:space="0" w:color="auto"/>
        <w:bottom w:val="none" w:sz="0" w:space="0" w:color="auto"/>
        <w:right w:val="none" w:sz="0" w:space="0" w:color="auto"/>
      </w:divBdr>
      <w:divsChild>
        <w:div w:id="180509937">
          <w:marLeft w:val="1166"/>
          <w:marRight w:val="0"/>
          <w:marTop w:val="115"/>
          <w:marBottom w:val="0"/>
          <w:divBdr>
            <w:top w:val="none" w:sz="0" w:space="0" w:color="auto"/>
            <w:left w:val="none" w:sz="0" w:space="0" w:color="auto"/>
            <w:bottom w:val="none" w:sz="0" w:space="0" w:color="auto"/>
            <w:right w:val="none" w:sz="0" w:space="0" w:color="auto"/>
          </w:divBdr>
        </w:div>
        <w:div w:id="786586786">
          <w:marLeft w:val="2520"/>
          <w:marRight w:val="0"/>
          <w:marTop w:val="77"/>
          <w:marBottom w:val="0"/>
          <w:divBdr>
            <w:top w:val="none" w:sz="0" w:space="0" w:color="auto"/>
            <w:left w:val="none" w:sz="0" w:space="0" w:color="auto"/>
            <w:bottom w:val="none" w:sz="0" w:space="0" w:color="auto"/>
            <w:right w:val="none" w:sz="0" w:space="0" w:color="auto"/>
          </w:divBdr>
        </w:div>
        <w:div w:id="853495794">
          <w:marLeft w:val="1800"/>
          <w:marRight w:val="0"/>
          <w:marTop w:val="96"/>
          <w:marBottom w:val="0"/>
          <w:divBdr>
            <w:top w:val="none" w:sz="0" w:space="0" w:color="auto"/>
            <w:left w:val="none" w:sz="0" w:space="0" w:color="auto"/>
            <w:bottom w:val="none" w:sz="0" w:space="0" w:color="auto"/>
            <w:right w:val="none" w:sz="0" w:space="0" w:color="auto"/>
          </w:divBdr>
        </w:div>
        <w:div w:id="966787399">
          <w:marLeft w:val="547"/>
          <w:marRight w:val="0"/>
          <w:marTop w:val="134"/>
          <w:marBottom w:val="0"/>
          <w:divBdr>
            <w:top w:val="none" w:sz="0" w:space="0" w:color="auto"/>
            <w:left w:val="none" w:sz="0" w:space="0" w:color="auto"/>
            <w:bottom w:val="none" w:sz="0" w:space="0" w:color="auto"/>
            <w:right w:val="none" w:sz="0" w:space="0" w:color="auto"/>
          </w:divBdr>
        </w:div>
        <w:div w:id="1217468365">
          <w:marLeft w:val="1800"/>
          <w:marRight w:val="0"/>
          <w:marTop w:val="96"/>
          <w:marBottom w:val="0"/>
          <w:divBdr>
            <w:top w:val="none" w:sz="0" w:space="0" w:color="auto"/>
            <w:left w:val="none" w:sz="0" w:space="0" w:color="auto"/>
            <w:bottom w:val="none" w:sz="0" w:space="0" w:color="auto"/>
            <w:right w:val="none" w:sz="0" w:space="0" w:color="auto"/>
          </w:divBdr>
        </w:div>
        <w:div w:id="1274509071">
          <w:marLeft w:val="1800"/>
          <w:marRight w:val="0"/>
          <w:marTop w:val="96"/>
          <w:marBottom w:val="0"/>
          <w:divBdr>
            <w:top w:val="none" w:sz="0" w:space="0" w:color="auto"/>
            <w:left w:val="none" w:sz="0" w:space="0" w:color="auto"/>
            <w:bottom w:val="none" w:sz="0" w:space="0" w:color="auto"/>
            <w:right w:val="none" w:sz="0" w:space="0" w:color="auto"/>
          </w:divBdr>
        </w:div>
        <w:div w:id="1563099592">
          <w:marLeft w:val="1166"/>
          <w:marRight w:val="0"/>
          <w:marTop w:val="115"/>
          <w:marBottom w:val="0"/>
          <w:divBdr>
            <w:top w:val="none" w:sz="0" w:space="0" w:color="auto"/>
            <w:left w:val="none" w:sz="0" w:space="0" w:color="auto"/>
            <w:bottom w:val="none" w:sz="0" w:space="0" w:color="auto"/>
            <w:right w:val="none" w:sz="0" w:space="0" w:color="auto"/>
          </w:divBdr>
        </w:div>
      </w:divsChild>
    </w:div>
    <w:div w:id="1602879985">
      <w:bodyDiv w:val="1"/>
      <w:marLeft w:val="0"/>
      <w:marRight w:val="0"/>
      <w:marTop w:val="0"/>
      <w:marBottom w:val="0"/>
      <w:divBdr>
        <w:top w:val="none" w:sz="0" w:space="0" w:color="auto"/>
        <w:left w:val="none" w:sz="0" w:space="0" w:color="auto"/>
        <w:bottom w:val="none" w:sz="0" w:space="0" w:color="auto"/>
        <w:right w:val="none" w:sz="0" w:space="0" w:color="auto"/>
      </w:divBdr>
    </w:div>
    <w:div w:id="1603145753">
      <w:bodyDiv w:val="1"/>
      <w:marLeft w:val="0"/>
      <w:marRight w:val="0"/>
      <w:marTop w:val="0"/>
      <w:marBottom w:val="0"/>
      <w:divBdr>
        <w:top w:val="none" w:sz="0" w:space="0" w:color="auto"/>
        <w:left w:val="none" w:sz="0" w:space="0" w:color="auto"/>
        <w:bottom w:val="none" w:sz="0" w:space="0" w:color="auto"/>
        <w:right w:val="none" w:sz="0" w:space="0" w:color="auto"/>
      </w:divBdr>
    </w:div>
    <w:div w:id="1603416991">
      <w:bodyDiv w:val="1"/>
      <w:marLeft w:val="0"/>
      <w:marRight w:val="0"/>
      <w:marTop w:val="0"/>
      <w:marBottom w:val="0"/>
      <w:divBdr>
        <w:top w:val="none" w:sz="0" w:space="0" w:color="auto"/>
        <w:left w:val="none" w:sz="0" w:space="0" w:color="auto"/>
        <w:bottom w:val="none" w:sz="0" w:space="0" w:color="auto"/>
        <w:right w:val="none" w:sz="0" w:space="0" w:color="auto"/>
      </w:divBdr>
      <w:divsChild>
        <w:div w:id="551309064">
          <w:marLeft w:val="547"/>
          <w:marRight w:val="0"/>
          <w:marTop w:val="154"/>
          <w:marBottom w:val="0"/>
          <w:divBdr>
            <w:top w:val="none" w:sz="0" w:space="0" w:color="auto"/>
            <w:left w:val="none" w:sz="0" w:space="0" w:color="auto"/>
            <w:bottom w:val="none" w:sz="0" w:space="0" w:color="auto"/>
            <w:right w:val="none" w:sz="0" w:space="0" w:color="auto"/>
          </w:divBdr>
        </w:div>
        <w:div w:id="1890532492">
          <w:marLeft w:val="1166"/>
          <w:marRight w:val="0"/>
          <w:marTop w:val="134"/>
          <w:marBottom w:val="0"/>
          <w:divBdr>
            <w:top w:val="none" w:sz="0" w:space="0" w:color="auto"/>
            <w:left w:val="none" w:sz="0" w:space="0" w:color="auto"/>
            <w:bottom w:val="none" w:sz="0" w:space="0" w:color="auto"/>
            <w:right w:val="none" w:sz="0" w:space="0" w:color="auto"/>
          </w:divBdr>
        </w:div>
      </w:divsChild>
    </w:div>
    <w:div w:id="1603806835">
      <w:bodyDiv w:val="1"/>
      <w:marLeft w:val="0"/>
      <w:marRight w:val="0"/>
      <w:marTop w:val="0"/>
      <w:marBottom w:val="0"/>
      <w:divBdr>
        <w:top w:val="none" w:sz="0" w:space="0" w:color="auto"/>
        <w:left w:val="none" w:sz="0" w:space="0" w:color="auto"/>
        <w:bottom w:val="none" w:sz="0" w:space="0" w:color="auto"/>
        <w:right w:val="none" w:sz="0" w:space="0" w:color="auto"/>
      </w:divBdr>
    </w:div>
    <w:div w:id="1604149671">
      <w:bodyDiv w:val="1"/>
      <w:marLeft w:val="0"/>
      <w:marRight w:val="0"/>
      <w:marTop w:val="0"/>
      <w:marBottom w:val="0"/>
      <w:divBdr>
        <w:top w:val="none" w:sz="0" w:space="0" w:color="auto"/>
        <w:left w:val="none" w:sz="0" w:space="0" w:color="auto"/>
        <w:bottom w:val="none" w:sz="0" w:space="0" w:color="auto"/>
        <w:right w:val="none" w:sz="0" w:space="0" w:color="auto"/>
      </w:divBdr>
      <w:divsChild>
        <w:div w:id="947078104">
          <w:marLeft w:val="0"/>
          <w:marRight w:val="0"/>
          <w:marTop w:val="0"/>
          <w:marBottom w:val="0"/>
          <w:divBdr>
            <w:top w:val="none" w:sz="0" w:space="0" w:color="auto"/>
            <w:left w:val="none" w:sz="0" w:space="0" w:color="auto"/>
            <w:bottom w:val="none" w:sz="0" w:space="0" w:color="auto"/>
            <w:right w:val="none" w:sz="0" w:space="0" w:color="auto"/>
          </w:divBdr>
          <w:divsChild>
            <w:div w:id="87389146">
              <w:marLeft w:val="0"/>
              <w:marRight w:val="0"/>
              <w:marTop w:val="0"/>
              <w:marBottom w:val="0"/>
              <w:divBdr>
                <w:top w:val="none" w:sz="0" w:space="0" w:color="auto"/>
                <w:left w:val="none" w:sz="0" w:space="0" w:color="auto"/>
                <w:bottom w:val="none" w:sz="0" w:space="0" w:color="auto"/>
                <w:right w:val="none" w:sz="0" w:space="0" w:color="auto"/>
              </w:divBdr>
            </w:div>
            <w:div w:id="528221496">
              <w:marLeft w:val="0"/>
              <w:marRight w:val="0"/>
              <w:marTop w:val="0"/>
              <w:marBottom w:val="0"/>
              <w:divBdr>
                <w:top w:val="none" w:sz="0" w:space="0" w:color="auto"/>
                <w:left w:val="none" w:sz="0" w:space="0" w:color="auto"/>
                <w:bottom w:val="none" w:sz="0" w:space="0" w:color="auto"/>
                <w:right w:val="none" w:sz="0" w:space="0" w:color="auto"/>
              </w:divBdr>
            </w:div>
            <w:div w:id="184774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261772">
      <w:bodyDiv w:val="1"/>
      <w:marLeft w:val="0"/>
      <w:marRight w:val="0"/>
      <w:marTop w:val="0"/>
      <w:marBottom w:val="0"/>
      <w:divBdr>
        <w:top w:val="none" w:sz="0" w:space="0" w:color="auto"/>
        <w:left w:val="none" w:sz="0" w:space="0" w:color="auto"/>
        <w:bottom w:val="none" w:sz="0" w:space="0" w:color="auto"/>
        <w:right w:val="none" w:sz="0" w:space="0" w:color="auto"/>
      </w:divBdr>
    </w:div>
    <w:div w:id="1605458377">
      <w:bodyDiv w:val="1"/>
      <w:marLeft w:val="0"/>
      <w:marRight w:val="0"/>
      <w:marTop w:val="0"/>
      <w:marBottom w:val="0"/>
      <w:divBdr>
        <w:top w:val="none" w:sz="0" w:space="0" w:color="auto"/>
        <w:left w:val="none" w:sz="0" w:space="0" w:color="auto"/>
        <w:bottom w:val="none" w:sz="0" w:space="0" w:color="auto"/>
        <w:right w:val="none" w:sz="0" w:space="0" w:color="auto"/>
      </w:divBdr>
    </w:div>
    <w:div w:id="1605919171">
      <w:bodyDiv w:val="1"/>
      <w:marLeft w:val="0"/>
      <w:marRight w:val="0"/>
      <w:marTop w:val="0"/>
      <w:marBottom w:val="0"/>
      <w:divBdr>
        <w:top w:val="none" w:sz="0" w:space="0" w:color="auto"/>
        <w:left w:val="none" w:sz="0" w:space="0" w:color="auto"/>
        <w:bottom w:val="none" w:sz="0" w:space="0" w:color="auto"/>
        <w:right w:val="none" w:sz="0" w:space="0" w:color="auto"/>
      </w:divBdr>
    </w:div>
    <w:div w:id="1606231877">
      <w:bodyDiv w:val="1"/>
      <w:marLeft w:val="0"/>
      <w:marRight w:val="0"/>
      <w:marTop w:val="0"/>
      <w:marBottom w:val="0"/>
      <w:divBdr>
        <w:top w:val="none" w:sz="0" w:space="0" w:color="auto"/>
        <w:left w:val="none" w:sz="0" w:space="0" w:color="auto"/>
        <w:bottom w:val="none" w:sz="0" w:space="0" w:color="auto"/>
        <w:right w:val="none" w:sz="0" w:space="0" w:color="auto"/>
      </w:divBdr>
    </w:div>
    <w:div w:id="1607496832">
      <w:bodyDiv w:val="1"/>
      <w:marLeft w:val="0"/>
      <w:marRight w:val="0"/>
      <w:marTop w:val="0"/>
      <w:marBottom w:val="0"/>
      <w:divBdr>
        <w:top w:val="none" w:sz="0" w:space="0" w:color="auto"/>
        <w:left w:val="none" w:sz="0" w:space="0" w:color="auto"/>
        <w:bottom w:val="none" w:sz="0" w:space="0" w:color="auto"/>
        <w:right w:val="none" w:sz="0" w:space="0" w:color="auto"/>
      </w:divBdr>
    </w:div>
    <w:div w:id="1607807532">
      <w:bodyDiv w:val="1"/>
      <w:marLeft w:val="0"/>
      <w:marRight w:val="0"/>
      <w:marTop w:val="0"/>
      <w:marBottom w:val="0"/>
      <w:divBdr>
        <w:top w:val="none" w:sz="0" w:space="0" w:color="auto"/>
        <w:left w:val="none" w:sz="0" w:space="0" w:color="auto"/>
        <w:bottom w:val="none" w:sz="0" w:space="0" w:color="auto"/>
        <w:right w:val="none" w:sz="0" w:space="0" w:color="auto"/>
      </w:divBdr>
    </w:div>
    <w:div w:id="1608464269">
      <w:bodyDiv w:val="1"/>
      <w:marLeft w:val="0"/>
      <w:marRight w:val="0"/>
      <w:marTop w:val="0"/>
      <w:marBottom w:val="0"/>
      <w:divBdr>
        <w:top w:val="none" w:sz="0" w:space="0" w:color="auto"/>
        <w:left w:val="none" w:sz="0" w:space="0" w:color="auto"/>
        <w:bottom w:val="none" w:sz="0" w:space="0" w:color="auto"/>
        <w:right w:val="none" w:sz="0" w:space="0" w:color="auto"/>
      </w:divBdr>
    </w:div>
    <w:div w:id="1609465489">
      <w:bodyDiv w:val="1"/>
      <w:marLeft w:val="0"/>
      <w:marRight w:val="0"/>
      <w:marTop w:val="0"/>
      <w:marBottom w:val="0"/>
      <w:divBdr>
        <w:top w:val="none" w:sz="0" w:space="0" w:color="auto"/>
        <w:left w:val="none" w:sz="0" w:space="0" w:color="auto"/>
        <w:bottom w:val="none" w:sz="0" w:space="0" w:color="auto"/>
        <w:right w:val="none" w:sz="0" w:space="0" w:color="auto"/>
      </w:divBdr>
    </w:div>
    <w:div w:id="1609896654">
      <w:bodyDiv w:val="1"/>
      <w:marLeft w:val="0"/>
      <w:marRight w:val="0"/>
      <w:marTop w:val="0"/>
      <w:marBottom w:val="0"/>
      <w:divBdr>
        <w:top w:val="none" w:sz="0" w:space="0" w:color="auto"/>
        <w:left w:val="none" w:sz="0" w:space="0" w:color="auto"/>
        <w:bottom w:val="none" w:sz="0" w:space="0" w:color="auto"/>
        <w:right w:val="none" w:sz="0" w:space="0" w:color="auto"/>
      </w:divBdr>
    </w:div>
    <w:div w:id="1609970652">
      <w:bodyDiv w:val="1"/>
      <w:marLeft w:val="0"/>
      <w:marRight w:val="0"/>
      <w:marTop w:val="0"/>
      <w:marBottom w:val="0"/>
      <w:divBdr>
        <w:top w:val="none" w:sz="0" w:space="0" w:color="auto"/>
        <w:left w:val="none" w:sz="0" w:space="0" w:color="auto"/>
        <w:bottom w:val="none" w:sz="0" w:space="0" w:color="auto"/>
        <w:right w:val="none" w:sz="0" w:space="0" w:color="auto"/>
      </w:divBdr>
      <w:divsChild>
        <w:div w:id="1016813176">
          <w:marLeft w:val="547"/>
          <w:marRight w:val="0"/>
          <w:marTop w:val="154"/>
          <w:marBottom w:val="0"/>
          <w:divBdr>
            <w:top w:val="none" w:sz="0" w:space="0" w:color="auto"/>
            <w:left w:val="none" w:sz="0" w:space="0" w:color="auto"/>
            <w:bottom w:val="none" w:sz="0" w:space="0" w:color="auto"/>
            <w:right w:val="none" w:sz="0" w:space="0" w:color="auto"/>
          </w:divBdr>
        </w:div>
        <w:div w:id="1278290326">
          <w:marLeft w:val="1166"/>
          <w:marRight w:val="0"/>
          <w:marTop w:val="134"/>
          <w:marBottom w:val="0"/>
          <w:divBdr>
            <w:top w:val="none" w:sz="0" w:space="0" w:color="auto"/>
            <w:left w:val="none" w:sz="0" w:space="0" w:color="auto"/>
            <w:bottom w:val="none" w:sz="0" w:space="0" w:color="auto"/>
            <w:right w:val="none" w:sz="0" w:space="0" w:color="auto"/>
          </w:divBdr>
        </w:div>
        <w:div w:id="1447893263">
          <w:marLeft w:val="1166"/>
          <w:marRight w:val="0"/>
          <w:marTop w:val="134"/>
          <w:marBottom w:val="0"/>
          <w:divBdr>
            <w:top w:val="none" w:sz="0" w:space="0" w:color="auto"/>
            <w:left w:val="none" w:sz="0" w:space="0" w:color="auto"/>
            <w:bottom w:val="none" w:sz="0" w:space="0" w:color="auto"/>
            <w:right w:val="none" w:sz="0" w:space="0" w:color="auto"/>
          </w:divBdr>
        </w:div>
        <w:div w:id="1728458880">
          <w:marLeft w:val="1166"/>
          <w:marRight w:val="0"/>
          <w:marTop w:val="134"/>
          <w:marBottom w:val="0"/>
          <w:divBdr>
            <w:top w:val="none" w:sz="0" w:space="0" w:color="auto"/>
            <w:left w:val="none" w:sz="0" w:space="0" w:color="auto"/>
            <w:bottom w:val="none" w:sz="0" w:space="0" w:color="auto"/>
            <w:right w:val="none" w:sz="0" w:space="0" w:color="auto"/>
          </w:divBdr>
        </w:div>
        <w:div w:id="1812597443">
          <w:marLeft w:val="1166"/>
          <w:marRight w:val="0"/>
          <w:marTop w:val="134"/>
          <w:marBottom w:val="0"/>
          <w:divBdr>
            <w:top w:val="none" w:sz="0" w:space="0" w:color="auto"/>
            <w:left w:val="none" w:sz="0" w:space="0" w:color="auto"/>
            <w:bottom w:val="none" w:sz="0" w:space="0" w:color="auto"/>
            <w:right w:val="none" w:sz="0" w:space="0" w:color="auto"/>
          </w:divBdr>
        </w:div>
        <w:div w:id="1853760667">
          <w:marLeft w:val="547"/>
          <w:marRight w:val="0"/>
          <w:marTop w:val="173"/>
          <w:marBottom w:val="0"/>
          <w:divBdr>
            <w:top w:val="none" w:sz="0" w:space="0" w:color="auto"/>
            <w:left w:val="none" w:sz="0" w:space="0" w:color="auto"/>
            <w:bottom w:val="none" w:sz="0" w:space="0" w:color="auto"/>
            <w:right w:val="none" w:sz="0" w:space="0" w:color="auto"/>
          </w:divBdr>
        </w:div>
        <w:div w:id="1940289295">
          <w:marLeft w:val="1166"/>
          <w:marRight w:val="0"/>
          <w:marTop w:val="134"/>
          <w:marBottom w:val="0"/>
          <w:divBdr>
            <w:top w:val="none" w:sz="0" w:space="0" w:color="auto"/>
            <w:left w:val="none" w:sz="0" w:space="0" w:color="auto"/>
            <w:bottom w:val="none" w:sz="0" w:space="0" w:color="auto"/>
            <w:right w:val="none" w:sz="0" w:space="0" w:color="auto"/>
          </w:divBdr>
        </w:div>
      </w:divsChild>
    </w:div>
    <w:div w:id="1610970104">
      <w:bodyDiv w:val="1"/>
      <w:marLeft w:val="0"/>
      <w:marRight w:val="0"/>
      <w:marTop w:val="0"/>
      <w:marBottom w:val="0"/>
      <w:divBdr>
        <w:top w:val="none" w:sz="0" w:space="0" w:color="auto"/>
        <w:left w:val="none" w:sz="0" w:space="0" w:color="auto"/>
        <w:bottom w:val="none" w:sz="0" w:space="0" w:color="auto"/>
        <w:right w:val="none" w:sz="0" w:space="0" w:color="auto"/>
      </w:divBdr>
    </w:div>
    <w:div w:id="1611621209">
      <w:bodyDiv w:val="1"/>
      <w:marLeft w:val="0"/>
      <w:marRight w:val="0"/>
      <w:marTop w:val="0"/>
      <w:marBottom w:val="0"/>
      <w:divBdr>
        <w:top w:val="none" w:sz="0" w:space="0" w:color="auto"/>
        <w:left w:val="none" w:sz="0" w:space="0" w:color="auto"/>
        <w:bottom w:val="none" w:sz="0" w:space="0" w:color="auto"/>
        <w:right w:val="none" w:sz="0" w:space="0" w:color="auto"/>
      </w:divBdr>
    </w:div>
    <w:div w:id="1612127573">
      <w:bodyDiv w:val="1"/>
      <w:marLeft w:val="0"/>
      <w:marRight w:val="0"/>
      <w:marTop w:val="0"/>
      <w:marBottom w:val="0"/>
      <w:divBdr>
        <w:top w:val="none" w:sz="0" w:space="0" w:color="auto"/>
        <w:left w:val="none" w:sz="0" w:space="0" w:color="auto"/>
        <w:bottom w:val="none" w:sz="0" w:space="0" w:color="auto"/>
        <w:right w:val="none" w:sz="0" w:space="0" w:color="auto"/>
      </w:divBdr>
    </w:div>
    <w:div w:id="1612662264">
      <w:bodyDiv w:val="1"/>
      <w:marLeft w:val="0"/>
      <w:marRight w:val="0"/>
      <w:marTop w:val="0"/>
      <w:marBottom w:val="0"/>
      <w:divBdr>
        <w:top w:val="none" w:sz="0" w:space="0" w:color="auto"/>
        <w:left w:val="none" w:sz="0" w:space="0" w:color="auto"/>
        <w:bottom w:val="none" w:sz="0" w:space="0" w:color="auto"/>
        <w:right w:val="none" w:sz="0" w:space="0" w:color="auto"/>
      </w:divBdr>
    </w:div>
    <w:div w:id="1612712158">
      <w:bodyDiv w:val="1"/>
      <w:marLeft w:val="0"/>
      <w:marRight w:val="0"/>
      <w:marTop w:val="0"/>
      <w:marBottom w:val="0"/>
      <w:divBdr>
        <w:top w:val="none" w:sz="0" w:space="0" w:color="auto"/>
        <w:left w:val="none" w:sz="0" w:space="0" w:color="auto"/>
        <w:bottom w:val="none" w:sz="0" w:space="0" w:color="auto"/>
        <w:right w:val="none" w:sz="0" w:space="0" w:color="auto"/>
      </w:divBdr>
    </w:div>
    <w:div w:id="1612932312">
      <w:bodyDiv w:val="1"/>
      <w:marLeft w:val="0"/>
      <w:marRight w:val="0"/>
      <w:marTop w:val="0"/>
      <w:marBottom w:val="0"/>
      <w:divBdr>
        <w:top w:val="none" w:sz="0" w:space="0" w:color="auto"/>
        <w:left w:val="none" w:sz="0" w:space="0" w:color="auto"/>
        <w:bottom w:val="none" w:sz="0" w:space="0" w:color="auto"/>
        <w:right w:val="none" w:sz="0" w:space="0" w:color="auto"/>
      </w:divBdr>
    </w:div>
    <w:div w:id="1613245120">
      <w:bodyDiv w:val="1"/>
      <w:marLeft w:val="0"/>
      <w:marRight w:val="0"/>
      <w:marTop w:val="0"/>
      <w:marBottom w:val="0"/>
      <w:divBdr>
        <w:top w:val="none" w:sz="0" w:space="0" w:color="auto"/>
        <w:left w:val="none" w:sz="0" w:space="0" w:color="auto"/>
        <w:bottom w:val="none" w:sz="0" w:space="0" w:color="auto"/>
        <w:right w:val="none" w:sz="0" w:space="0" w:color="auto"/>
      </w:divBdr>
    </w:div>
    <w:div w:id="1613394917">
      <w:bodyDiv w:val="1"/>
      <w:marLeft w:val="0"/>
      <w:marRight w:val="0"/>
      <w:marTop w:val="0"/>
      <w:marBottom w:val="0"/>
      <w:divBdr>
        <w:top w:val="none" w:sz="0" w:space="0" w:color="auto"/>
        <w:left w:val="none" w:sz="0" w:space="0" w:color="auto"/>
        <w:bottom w:val="none" w:sz="0" w:space="0" w:color="auto"/>
        <w:right w:val="none" w:sz="0" w:space="0" w:color="auto"/>
      </w:divBdr>
    </w:div>
    <w:div w:id="1613438755">
      <w:bodyDiv w:val="1"/>
      <w:marLeft w:val="0"/>
      <w:marRight w:val="0"/>
      <w:marTop w:val="0"/>
      <w:marBottom w:val="0"/>
      <w:divBdr>
        <w:top w:val="none" w:sz="0" w:space="0" w:color="auto"/>
        <w:left w:val="none" w:sz="0" w:space="0" w:color="auto"/>
        <w:bottom w:val="none" w:sz="0" w:space="0" w:color="auto"/>
        <w:right w:val="none" w:sz="0" w:space="0" w:color="auto"/>
      </w:divBdr>
    </w:div>
    <w:div w:id="1615019048">
      <w:bodyDiv w:val="1"/>
      <w:marLeft w:val="0"/>
      <w:marRight w:val="0"/>
      <w:marTop w:val="0"/>
      <w:marBottom w:val="0"/>
      <w:divBdr>
        <w:top w:val="none" w:sz="0" w:space="0" w:color="auto"/>
        <w:left w:val="none" w:sz="0" w:space="0" w:color="auto"/>
        <w:bottom w:val="none" w:sz="0" w:space="0" w:color="auto"/>
        <w:right w:val="none" w:sz="0" w:space="0" w:color="auto"/>
      </w:divBdr>
    </w:div>
    <w:div w:id="1615362568">
      <w:bodyDiv w:val="1"/>
      <w:marLeft w:val="0"/>
      <w:marRight w:val="0"/>
      <w:marTop w:val="0"/>
      <w:marBottom w:val="0"/>
      <w:divBdr>
        <w:top w:val="none" w:sz="0" w:space="0" w:color="auto"/>
        <w:left w:val="none" w:sz="0" w:space="0" w:color="auto"/>
        <w:bottom w:val="none" w:sz="0" w:space="0" w:color="auto"/>
        <w:right w:val="none" w:sz="0" w:space="0" w:color="auto"/>
      </w:divBdr>
    </w:div>
    <w:div w:id="1616936596">
      <w:bodyDiv w:val="1"/>
      <w:marLeft w:val="0"/>
      <w:marRight w:val="0"/>
      <w:marTop w:val="0"/>
      <w:marBottom w:val="0"/>
      <w:divBdr>
        <w:top w:val="none" w:sz="0" w:space="0" w:color="auto"/>
        <w:left w:val="none" w:sz="0" w:space="0" w:color="auto"/>
        <w:bottom w:val="none" w:sz="0" w:space="0" w:color="auto"/>
        <w:right w:val="none" w:sz="0" w:space="0" w:color="auto"/>
      </w:divBdr>
    </w:div>
    <w:div w:id="1618484763">
      <w:bodyDiv w:val="1"/>
      <w:marLeft w:val="0"/>
      <w:marRight w:val="0"/>
      <w:marTop w:val="0"/>
      <w:marBottom w:val="0"/>
      <w:divBdr>
        <w:top w:val="none" w:sz="0" w:space="0" w:color="auto"/>
        <w:left w:val="none" w:sz="0" w:space="0" w:color="auto"/>
        <w:bottom w:val="none" w:sz="0" w:space="0" w:color="auto"/>
        <w:right w:val="none" w:sz="0" w:space="0" w:color="auto"/>
      </w:divBdr>
    </w:div>
    <w:div w:id="1618634967">
      <w:bodyDiv w:val="1"/>
      <w:marLeft w:val="0"/>
      <w:marRight w:val="0"/>
      <w:marTop w:val="0"/>
      <w:marBottom w:val="0"/>
      <w:divBdr>
        <w:top w:val="none" w:sz="0" w:space="0" w:color="auto"/>
        <w:left w:val="none" w:sz="0" w:space="0" w:color="auto"/>
        <w:bottom w:val="none" w:sz="0" w:space="0" w:color="auto"/>
        <w:right w:val="none" w:sz="0" w:space="0" w:color="auto"/>
      </w:divBdr>
      <w:divsChild>
        <w:div w:id="210698696">
          <w:marLeft w:val="1166"/>
          <w:marRight w:val="0"/>
          <w:marTop w:val="77"/>
          <w:marBottom w:val="0"/>
          <w:divBdr>
            <w:top w:val="none" w:sz="0" w:space="0" w:color="auto"/>
            <w:left w:val="none" w:sz="0" w:space="0" w:color="auto"/>
            <w:bottom w:val="none" w:sz="0" w:space="0" w:color="auto"/>
            <w:right w:val="none" w:sz="0" w:space="0" w:color="auto"/>
          </w:divBdr>
        </w:div>
        <w:div w:id="256257232">
          <w:marLeft w:val="547"/>
          <w:marRight w:val="0"/>
          <w:marTop w:val="86"/>
          <w:marBottom w:val="0"/>
          <w:divBdr>
            <w:top w:val="none" w:sz="0" w:space="0" w:color="auto"/>
            <w:left w:val="none" w:sz="0" w:space="0" w:color="auto"/>
            <w:bottom w:val="none" w:sz="0" w:space="0" w:color="auto"/>
            <w:right w:val="none" w:sz="0" w:space="0" w:color="auto"/>
          </w:divBdr>
        </w:div>
        <w:div w:id="896816339">
          <w:marLeft w:val="547"/>
          <w:marRight w:val="0"/>
          <w:marTop w:val="86"/>
          <w:marBottom w:val="0"/>
          <w:divBdr>
            <w:top w:val="none" w:sz="0" w:space="0" w:color="auto"/>
            <w:left w:val="none" w:sz="0" w:space="0" w:color="auto"/>
            <w:bottom w:val="none" w:sz="0" w:space="0" w:color="auto"/>
            <w:right w:val="none" w:sz="0" w:space="0" w:color="auto"/>
          </w:divBdr>
        </w:div>
        <w:div w:id="1244145650">
          <w:marLeft w:val="1166"/>
          <w:marRight w:val="0"/>
          <w:marTop w:val="77"/>
          <w:marBottom w:val="0"/>
          <w:divBdr>
            <w:top w:val="none" w:sz="0" w:space="0" w:color="auto"/>
            <w:left w:val="none" w:sz="0" w:space="0" w:color="auto"/>
            <w:bottom w:val="none" w:sz="0" w:space="0" w:color="auto"/>
            <w:right w:val="none" w:sz="0" w:space="0" w:color="auto"/>
          </w:divBdr>
        </w:div>
        <w:div w:id="1511288009">
          <w:marLeft w:val="547"/>
          <w:marRight w:val="0"/>
          <w:marTop w:val="86"/>
          <w:marBottom w:val="0"/>
          <w:divBdr>
            <w:top w:val="none" w:sz="0" w:space="0" w:color="auto"/>
            <w:left w:val="none" w:sz="0" w:space="0" w:color="auto"/>
            <w:bottom w:val="none" w:sz="0" w:space="0" w:color="auto"/>
            <w:right w:val="none" w:sz="0" w:space="0" w:color="auto"/>
          </w:divBdr>
        </w:div>
        <w:div w:id="1546064238">
          <w:marLeft w:val="547"/>
          <w:marRight w:val="0"/>
          <w:marTop w:val="96"/>
          <w:marBottom w:val="0"/>
          <w:divBdr>
            <w:top w:val="none" w:sz="0" w:space="0" w:color="auto"/>
            <w:left w:val="none" w:sz="0" w:space="0" w:color="auto"/>
            <w:bottom w:val="none" w:sz="0" w:space="0" w:color="auto"/>
            <w:right w:val="none" w:sz="0" w:space="0" w:color="auto"/>
          </w:divBdr>
        </w:div>
        <w:div w:id="1660688897">
          <w:marLeft w:val="1166"/>
          <w:marRight w:val="0"/>
          <w:marTop w:val="77"/>
          <w:marBottom w:val="0"/>
          <w:divBdr>
            <w:top w:val="none" w:sz="0" w:space="0" w:color="auto"/>
            <w:left w:val="none" w:sz="0" w:space="0" w:color="auto"/>
            <w:bottom w:val="none" w:sz="0" w:space="0" w:color="auto"/>
            <w:right w:val="none" w:sz="0" w:space="0" w:color="auto"/>
          </w:divBdr>
        </w:div>
        <w:div w:id="1753090331">
          <w:marLeft w:val="1166"/>
          <w:marRight w:val="0"/>
          <w:marTop w:val="77"/>
          <w:marBottom w:val="0"/>
          <w:divBdr>
            <w:top w:val="none" w:sz="0" w:space="0" w:color="auto"/>
            <w:left w:val="none" w:sz="0" w:space="0" w:color="auto"/>
            <w:bottom w:val="none" w:sz="0" w:space="0" w:color="auto"/>
            <w:right w:val="none" w:sz="0" w:space="0" w:color="auto"/>
          </w:divBdr>
        </w:div>
        <w:div w:id="1791782654">
          <w:marLeft w:val="1166"/>
          <w:marRight w:val="0"/>
          <w:marTop w:val="77"/>
          <w:marBottom w:val="0"/>
          <w:divBdr>
            <w:top w:val="none" w:sz="0" w:space="0" w:color="auto"/>
            <w:left w:val="none" w:sz="0" w:space="0" w:color="auto"/>
            <w:bottom w:val="none" w:sz="0" w:space="0" w:color="auto"/>
            <w:right w:val="none" w:sz="0" w:space="0" w:color="auto"/>
          </w:divBdr>
        </w:div>
        <w:div w:id="1795245236">
          <w:marLeft w:val="1166"/>
          <w:marRight w:val="0"/>
          <w:marTop w:val="77"/>
          <w:marBottom w:val="0"/>
          <w:divBdr>
            <w:top w:val="none" w:sz="0" w:space="0" w:color="auto"/>
            <w:left w:val="none" w:sz="0" w:space="0" w:color="auto"/>
            <w:bottom w:val="none" w:sz="0" w:space="0" w:color="auto"/>
            <w:right w:val="none" w:sz="0" w:space="0" w:color="auto"/>
          </w:divBdr>
        </w:div>
        <w:div w:id="1896426498">
          <w:marLeft w:val="1166"/>
          <w:marRight w:val="0"/>
          <w:marTop w:val="77"/>
          <w:marBottom w:val="0"/>
          <w:divBdr>
            <w:top w:val="none" w:sz="0" w:space="0" w:color="auto"/>
            <w:left w:val="none" w:sz="0" w:space="0" w:color="auto"/>
            <w:bottom w:val="none" w:sz="0" w:space="0" w:color="auto"/>
            <w:right w:val="none" w:sz="0" w:space="0" w:color="auto"/>
          </w:divBdr>
        </w:div>
        <w:div w:id="1920094374">
          <w:marLeft w:val="1166"/>
          <w:marRight w:val="0"/>
          <w:marTop w:val="77"/>
          <w:marBottom w:val="0"/>
          <w:divBdr>
            <w:top w:val="none" w:sz="0" w:space="0" w:color="auto"/>
            <w:left w:val="none" w:sz="0" w:space="0" w:color="auto"/>
            <w:bottom w:val="none" w:sz="0" w:space="0" w:color="auto"/>
            <w:right w:val="none" w:sz="0" w:space="0" w:color="auto"/>
          </w:divBdr>
        </w:div>
      </w:divsChild>
    </w:div>
    <w:div w:id="1618756602">
      <w:bodyDiv w:val="1"/>
      <w:marLeft w:val="0"/>
      <w:marRight w:val="0"/>
      <w:marTop w:val="0"/>
      <w:marBottom w:val="0"/>
      <w:divBdr>
        <w:top w:val="none" w:sz="0" w:space="0" w:color="auto"/>
        <w:left w:val="none" w:sz="0" w:space="0" w:color="auto"/>
        <w:bottom w:val="none" w:sz="0" w:space="0" w:color="auto"/>
        <w:right w:val="none" w:sz="0" w:space="0" w:color="auto"/>
      </w:divBdr>
      <w:divsChild>
        <w:div w:id="15424012">
          <w:marLeft w:val="1080"/>
          <w:marRight w:val="0"/>
          <w:marTop w:val="100"/>
          <w:marBottom w:val="0"/>
          <w:divBdr>
            <w:top w:val="none" w:sz="0" w:space="0" w:color="auto"/>
            <w:left w:val="none" w:sz="0" w:space="0" w:color="auto"/>
            <w:bottom w:val="none" w:sz="0" w:space="0" w:color="auto"/>
            <w:right w:val="none" w:sz="0" w:space="0" w:color="auto"/>
          </w:divBdr>
        </w:div>
        <w:div w:id="81264825">
          <w:marLeft w:val="360"/>
          <w:marRight w:val="0"/>
          <w:marTop w:val="200"/>
          <w:marBottom w:val="0"/>
          <w:divBdr>
            <w:top w:val="none" w:sz="0" w:space="0" w:color="auto"/>
            <w:left w:val="none" w:sz="0" w:space="0" w:color="auto"/>
            <w:bottom w:val="none" w:sz="0" w:space="0" w:color="auto"/>
            <w:right w:val="none" w:sz="0" w:space="0" w:color="auto"/>
          </w:divBdr>
        </w:div>
        <w:div w:id="378478551">
          <w:marLeft w:val="1080"/>
          <w:marRight w:val="0"/>
          <w:marTop w:val="100"/>
          <w:marBottom w:val="0"/>
          <w:divBdr>
            <w:top w:val="none" w:sz="0" w:space="0" w:color="auto"/>
            <w:left w:val="none" w:sz="0" w:space="0" w:color="auto"/>
            <w:bottom w:val="none" w:sz="0" w:space="0" w:color="auto"/>
            <w:right w:val="none" w:sz="0" w:space="0" w:color="auto"/>
          </w:divBdr>
        </w:div>
        <w:div w:id="676463992">
          <w:marLeft w:val="360"/>
          <w:marRight w:val="0"/>
          <w:marTop w:val="200"/>
          <w:marBottom w:val="0"/>
          <w:divBdr>
            <w:top w:val="none" w:sz="0" w:space="0" w:color="auto"/>
            <w:left w:val="none" w:sz="0" w:space="0" w:color="auto"/>
            <w:bottom w:val="none" w:sz="0" w:space="0" w:color="auto"/>
            <w:right w:val="none" w:sz="0" w:space="0" w:color="auto"/>
          </w:divBdr>
        </w:div>
        <w:div w:id="1327050918">
          <w:marLeft w:val="360"/>
          <w:marRight w:val="0"/>
          <w:marTop w:val="200"/>
          <w:marBottom w:val="0"/>
          <w:divBdr>
            <w:top w:val="none" w:sz="0" w:space="0" w:color="auto"/>
            <w:left w:val="none" w:sz="0" w:space="0" w:color="auto"/>
            <w:bottom w:val="none" w:sz="0" w:space="0" w:color="auto"/>
            <w:right w:val="none" w:sz="0" w:space="0" w:color="auto"/>
          </w:divBdr>
        </w:div>
      </w:divsChild>
    </w:div>
    <w:div w:id="1620644117">
      <w:bodyDiv w:val="1"/>
      <w:marLeft w:val="0"/>
      <w:marRight w:val="0"/>
      <w:marTop w:val="0"/>
      <w:marBottom w:val="0"/>
      <w:divBdr>
        <w:top w:val="none" w:sz="0" w:space="0" w:color="auto"/>
        <w:left w:val="none" w:sz="0" w:space="0" w:color="auto"/>
        <w:bottom w:val="none" w:sz="0" w:space="0" w:color="auto"/>
        <w:right w:val="none" w:sz="0" w:space="0" w:color="auto"/>
      </w:divBdr>
      <w:divsChild>
        <w:div w:id="114063845">
          <w:marLeft w:val="1166"/>
          <w:marRight w:val="0"/>
          <w:marTop w:val="96"/>
          <w:marBottom w:val="0"/>
          <w:divBdr>
            <w:top w:val="none" w:sz="0" w:space="0" w:color="auto"/>
            <w:left w:val="none" w:sz="0" w:space="0" w:color="auto"/>
            <w:bottom w:val="none" w:sz="0" w:space="0" w:color="auto"/>
            <w:right w:val="none" w:sz="0" w:space="0" w:color="auto"/>
          </w:divBdr>
        </w:div>
        <w:div w:id="310057778">
          <w:marLeft w:val="547"/>
          <w:marRight w:val="0"/>
          <w:marTop w:val="115"/>
          <w:marBottom w:val="0"/>
          <w:divBdr>
            <w:top w:val="none" w:sz="0" w:space="0" w:color="auto"/>
            <w:left w:val="none" w:sz="0" w:space="0" w:color="auto"/>
            <w:bottom w:val="none" w:sz="0" w:space="0" w:color="auto"/>
            <w:right w:val="none" w:sz="0" w:space="0" w:color="auto"/>
          </w:divBdr>
        </w:div>
        <w:div w:id="1007486863">
          <w:marLeft w:val="547"/>
          <w:marRight w:val="0"/>
          <w:marTop w:val="115"/>
          <w:marBottom w:val="0"/>
          <w:divBdr>
            <w:top w:val="none" w:sz="0" w:space="0" w:color="auto"/>
            <w:left w:val="none" w:sz="0" w:space="0" w:color="auto"/>
            <w:bottom w:val="none" w:sz="0" w:space="0" w:color="auto"/>
            <w:right w:val="none" w:sz="0" w:space="0" w:color="auto"/>
          </w:divBdr>
        </w:div>
        <w:div w:id="1008874497">
          <w:marLeft w:val="1166"/>
          <w:marRight w:val="0"/>
          <w:marTop w:val="96"/>
          <w:marBottom w:val="0"/>
          <w:divBdr>
            <w:top w:val="none" w:sz="0" w:space="0" w:color="auto"/>
            <w:left w:val="none" w:sz="0" w:space="0" w:color="auto"/>
            <w:bottom w:val="none" w:sz="0" w:space="0" w:color="auto"/>
            <w:right w:val="none" w:sz="0" w:space="0" w:color="auto"/>
          </w:divBdr>
        </w:div>
        <w:div w:id="1205798005">
          <w:marLeft w:val="1166"/>
          <w:marRight w:val="0"/>
          <w:marTop w:val="96"/>
          <w:marBottom w:val="0"/>
          <w:divBdr>
            <w:top w:val="none" w:sz="0" w:space="0" w:color="auto"/>
            <w:left w:val="none" w:sz="0" w:space="0" w:color="auto"/>
            <w:bottom w:val="none" w:sz="0" w:space="0" w:color="auto"/>
            <w:right w:val="none" w:sz="0" w:space="0" w:color="auto"/>
          </w:divBdr>
        </w:div>
        <w:div w:id="1213466245">
          <w:marLeft w:val="1166"/>
          <w:marRight w:val="0"/>
          <w:marTop w:val="96"/>
          <w:marBottom w:val="0"/>
          <w:divBdr>
            <w:top w:val="none" w:sz="0" w:space="0" w:color="auto"/>
            <w:left w:val="none" w:sz="0" w:space="0" w:color="auto"/>
            <w:bottom w:val="none" w:sz="0" w:space="0" w:color="auto"/>
            <w:right w:val="none" w:sz="0" w:space="0" w:color="auto"/>
          </w:divBdr>
        </w:div>
        <w:div w:id="2104910404">
          <w:marLeft w:val="1166"/>
          <w:marRight w:val="0"/>
          <w:marTop w:val="96"/>
          <w:marBottom w:val="0"/>
          <w:divBdr>
            <w:top w:val="none" w:sz="0" w:space="0" w:color="auto"/>
            <w:left w:val="none" w:sz="0" w:space="0" w:color="auto"/>
            <w:bottom w:val="none" w:sz="0" w:space="0" w:color="auto"/>
            <w:right w:val="none" w:sz="0" w:space="0" w:color="auto"/>
          </w:divBdr>
        </w:div>
      </w:divsChild>
    </w:div>
    <w:div w:id="1620647261">
      <w:bodyDiv w:val="1"/>
      <w:marLeft w:val="0"/>
      <w:marRight w:val="0"/>
      <w:marTop w:val="0"/>
      <w:marBottom w:val="0"/>
      <w:divBdr>
        <w:top w:val="none" w:sz="0" w:space="0" w:color="auto"/>
        <w:left w:val="none" w:sz="0" w:space="0" w:color="auto"/>
        <w:bottom w:val="none" w:sz="0" w:space="0" w:color="auto"/>
        <w:right w:val="none" w:sz="0" w:space="0" w:color="auto"/>
      </w:divBdr>
    </w:div>
    <w:div w:id="1621034819">
      <w:bodyDiv w:val="1"/>
      <w:marLeft w:val="0"/>
      <w:marRight w:val="0"/>
      <w:marTop w:val="0"/>
      <w:marBottom w:val="0"/>
      <w:divBdr>
        <w:top w:val="none" w:sz="0" w:space="0" w:color="auto"/>
        <w:left w:val="none" w:sz="0" w:space="0" w:color="auto"/>
        <w:bottom w:val="none" w:sz="0" w:space="0" w:color="auto"/>
        <w:right w:val="none" w:sz="0" w:space="0" w:color="auto"/>
      </w:divBdr>
    </w:div>
    <w:div w:id="1621181110">
      <w:bodyDiv w:val="1"/>
      <w:marLeft w:val="0"/>
      <w:marRight w:val="0"/>
      <w:marTop w:val="0"/>
      <w:marBottom w:val="0"/>
      <w:divBdr>
        <w:top w:val="none" w:sz="0" w:space="0" w:color="auto"/>
        <w:left w:val="none" w:sz="0" w:space="0" w:color="auto"/>
        <w:bottom w:val="none" w:sz="0" w:space="0" w:color="auto"/>
        <w:right w:val="none" w:sz="0" w:space="0" w:color="auto"/>
      </w:divBdr>
    </w:div>
    <w:div w:id="1621649856">
      <w:bodyDiv w:val="1"/>
      <w:marLeft w:val="0"/>
      <w:marRight w:val="0"/>
      <w:marTop w:val="0"/>
      <w:marBottom w:val="0"/>
      <w:divBdr>
        <w:top w:val="none" w:sz="0" w:space="0" w:color="auto"/>
        <w:left w:val="none" w:sz="0" w:space="0" w:color="auto"/>
        <w:bottom w:val="none" w:sz="0" w:space="0" w:color="auto"/>
        <w:right w:val="none" w:sz="0" w:space="0" w:color="auto"/>
      </w:divBdr>
    </w:div>
    <w:div w:id="1623271577">
      <w:bodyDiv w:val="1"/>
      <w:marLeft w:val="0"/>
      <w:marRight w:val="0"/>
      <w:marTop w:val="0"/>
      <w:marBottom w:val="0"/>
      <w:divBdr>
        <w:top w:val="none" w:sz="0" w:space="0" w:color="auto"/>
        <w:left w:val="none" w:sz="0" w:space="0" w:color="auto"/>
        <w:bottom w:val="none" w:sz="0" w:space="0" w:color="auto"/>
        <w:right w:val="none" w:sz="0" w:space="0" w:color="auto"/>
      </w:divBdr>
      <w:divsChild>
        <w:div w:id="834608416">
          <w:marLeft w:val="1166"/>
          <w:marRight w:val="0"/>
          <w:marTop w:val="115"/>
          <w:marBottom w:val="0"/>
          <w:divBdr>
            <w:top w:val="none" w:sz="0" w:space="0" w:color="auto"/>
            <w:left w:val="none" w:sz="0" w:space="0" w:color="auto"/>
            <w:bottom w:val="none" w:sz="0" w:space="0" w:color="auto"/>
            <w:right w:val="none" w:sz="0" w:space="0" w:color="auto"/>
          </w:divBdr>
        </w:div>
        <w:div w:id="964383910">
          <w:marLeft w:val="547"/>
          <w:marRight w:val="0"/>
          <w:marTop w:val="134"/>
          <w:marBottom w:val="0"/>
          <w:divBdr>
            <w:top w:val="none" w:sz="0" w:space="0" w:color="auto"/>
            <w:left w:val="none" w:sz="0" w:space="0" w:color="auto"/>
            <w:bottom w:val="none" w:sz="0" w:space="0" w:color="auto"/>
            <w:right w:val="none" w:sz="0" w:space="0" w:color="auto"/>
          </w:divBdr>
        </w:div>
        <w:div w:id="1079791844">
          <w:marLeft w:val="1800"/>
          <w:marRight w:val="0"/>
          <w:marTop w:val="96"/>
          <w:marBottom w:val="0"/>
          <w:divBdr>
            <w:top w:val="none" w:sz="0" w:space="0" w:color="auto"/>
            <w:left w:val="none" w:sz="0" w:space="0" w:color="auto"/>
            <w:bottom w:val="none" w:sz="0" w:space="0" w:color="auto"/>
            <w:right w:val="none" w:sz="0" w:space="0" w:color="auto"/>
          </w:divBdr>
        </w:div>
        <w:div w:id="1498494639">
          <w:marLeft w:val="1800"/>
          <w:marRight w:val="0"/>
          <w:marTop w:val="96"/>
          <w:marBottom w:val="0"/>
          <w:divBdr>
            <w:top w:val="none" w:sz="0" w:space="0" w:color="auto"/>
            <w:left w:val="none" w:sz="0" w:space="0" w:color="auto"/>
            <w:bottom w:val="none" w:sz="0" w:space="0" w:color="auto"/>
            <w:right w:val="none" w:sz="0" w:space="0" w:color="auto"/>
          </w:divBdr>
        </w:div>
        <w:div w:id="1568032326">
          <w:marLeft w:val="1166"/>
          <w:marRight w:val="0"/>
          <w:marTop w:val="115"/>
          <w:marBottom w:val="0"/>
          <w:divBdr>
            <w:top w:val="none" w:sz="0" w:space="0" w:color="auto"/>
            <w:left w:val="none" w:sz="0" w:space="0" w:color="auto"/>
            <w:bottom w:val="none" w:sz="0" w:space="0" w:color="auto"/>
            <w:right w:val="none" w:sz="0" w:space="0" w:color="auto"/>
          </w:divBdr>
        </w:div>
      </w:divsChild>
    </w:div>
    <w:div w:id="1624068736">
      <w:bodyDiv w:val="1"/>
      <w:marLeft w:val="0"/>
      <w:marRight w:val="0"/>
      <w:marTop w:val="0"/>
      <w:marBottom w:val="0"/>
      <w:divBdr>
        <w:top w:val="none" w:sz="0" w:space="0" w:color="auto"/>
        <w:left w:val="none" w:sz="0" w:space="0" w:color="auto"/>
        <w:bottom w:val="none" w:sz="0" w:space="0" w:color="auto"/>
        <w:right w:val="none" w:sz="0" w:space="0" w:color="auto"/>
      </w:divBdr>
      <w:divsChild>
        <w:div w:id="762652157">
          <w:marLeft w:val="547"/>
          <w:marRight w:val="0"/>
          <w:marTop w:val="154"/>
          <w:marBottom w:val="0"/>
          <w:divBdr>
            <w:top w:val="none" w:sz="0" w:space="0" w:color="auto"/>
            <w:left w:val="none" w:sz="0" w:space="0" w:color="auto"/>
            <w:bottom w:val="none" w:sz="0" w:space="0" w:color="auto"/>
            <w:right w:val="none" w:sz="0" w:space="0" w:color="auto"/>
          </w:divBdr>
        </w:div>
      </w:divsChild>
    </w:div>
    <w:div w:id="1624730577">
      <w:bodyDiv w:val="1"/>
      <w:marLeft w:val="0"/>
      <w:marRight w:val="0"/>
      <w:marTop w:val="0"/>
      <w:marBottom w:val="0"/>
      <w:divBdr>
        <w:top w:val="none" w:sz="0" w:space="0" w:color="auto"/>
        <w:left w:val="none" w:sz="0" w:space="0" w:color="auto"/>
        <w:bottom w:val="none" w:sz="0" w:space="0" w:color="auto"/>
        <w:right w:val="none" w:sz="0" w:space="0" w:color="auto"/>
      </w:divBdr>
    </w:div>
    <w:div w:id="1624919402">
      <w:bodyDiv w:val="1"/>
      <w:marLeft w:val="0"/>
      <w:marRight w:val="0"/>
      <w:marTop w:val="0"/>
      <w:marBottom w:val="0"/>
      <w:divBdr>
        <w:top w:val="none" w:sz="0" w:space="0" w:color="auto"/>
        <w:left w:val="none" w:sz="0" w:space="0" w:color="auto"/>
        <w:bottom w:val="none" w:sz="0" w:space="0" w:color="auto"/>
        <w:right w:val="none" w:sz="0" w:space="0" w:color="auto"/>
      </w:divBdr>
      <w:divsChild>
        <w:div w:id="601501179">
          <w:marLeft w:val="360"/>
          <w:marRight w:val="0"/>
          <w:marTop w:val="200"/>
          <w:marBottom w:val="0"/>
          <w:divBdr>
            <w:top w:val="none" w:sz="0" w:space="0" w:color="auto"/>
            <w:left w:val="none" w:sz="0" w:space="0" w:color="auto"/>
            <w:bottom w:val="none" w:sz="0" w:space="0" w:color="auto"/>
            <w:right w:val="none" w:sz="0" w:space="0" w:color="auto"/>
          </w:divBdr>
        </w:div>
        <w:div w:id="869100974">
          <w:marLeft w:val="360"/>
          <w:marRight w:val="0"/>
          <w:marTop w:val="200"/>
          <w:marBottom w:val="0"/>
          <w:divBdr>
            <w:top w:val="none" w:sz="0" w:space="0" w:color="auto"/>
            <w:left w:val="none" w:sz="0" w:space="0" w:color="auto"/>
            <w:bottom w:val="none" w:sz="0" w:space="0" w:color="auto"/>
            <w:right w:val="none" w:sz="0" w:space="0" w:color="auto"/>
          </w:divBdr>
        </w:div>
        <w:div w:id="953294222">
          <w:marLeft w:val="360"/>
          <w:marRight w:val="0"/>
          <w:marTop w:val="200"/>
          <w:marBottom w:val="0"/>
          <w:divBdr>
            <w:top w:val="none" w:sz="0" w:space="0" w:color="auto"/>
            <w:left w:val="none" w:sz="0" w:space="0" w:color="auto"/>
            <w:bottom w:val="none" w:sz="0" w:space="0" w:color="auto"/>
            <w:right w:val="none" w:sz="0" w:space="0" w:color="auto"/>
          </w:divBdr>
        </w:div>
        <w:div w:id="1321929081">
          <w:marLeft w:val="360"/>
          <w:marRight w:val="0"/>
          <w:marTop w:val="200"/>
          <w:marBottom w:val="0"/>
          <w:divBdr>
            <w:top w:val="none" w:sz="0" w:space="0" w:color="auto"/>
            <w:left w:val="none" w:sz="0" w:space="0" w:color="auto"/>
            <w:bottom w:val="none" w:sz="0" w:space="0" w:color="auto"/>
            <w:right w:val="none" w:sz="0" w:space="0" w:color="auto"/>
          </w:divBdr>
        </w:div>
        <w:div w:id="1573153438">
          <w:marLeft w:val="360"/>
          <w:marRight w:val="0"/>
          <w:marTop w:val="200"/>
          <w:marBottom w:val="0"/>
          <w:divBdr>
            <w:top w:val="none" w:sz="0" w:space="0" w:color="auto"/>
            <w:left w:val="none" w:sz="0" w:space="0" w:color="auto"/>
            <w:bottom w:val="none" w:sz="0" w:space="0" w:color="auto"/>
            <w:right w:val="none" w:sz="0" w:space="0" w:color="auto"/>
          </w:divBdr>
        </w:div>
        <w:div w:id="1697654738">
          <w:marLeft w:val="1080"/>
          <w:marRight w:val="0"/>
          <w:marTop w:val="100"/>
          <w:marBottom w:val="0"/>
          <w:divBdr>
            <w:top w:val="none" w:sz="0" w:space="0" w:color="auto"/>
            <w:left w:val="none" w:sz="0" w:space="0" w:color="auto"/>
            <w:bottom w:val="none" w:sz="0" w:space="0" w:color="auto"/>
            <w:right w:val="none" w:sz="0" w:space="0" w:color="auto"/>
          </w:divBdr>
        </w:div>
      </w:divsChild>
    </w:div>
    <w:div w:id="1625387753">
      <w:bodyDiv w:val="1"/>
      <w:marLeft w:val="0"/>
      <w:marRight w:val="0"/>
      <w:marTop w:val="0"/>
      <w:marBottom w:val="0"/>
      <w:divBdr>
        <w:top w:val="none" w:sz="0" w:space="0" w:color="auto"/>
        <w:left w:val="none" w:sz="0" w:space="0" w:color="auto"/>
        <w:bottom w:val="none" w:sz="0" w:space="0" w:color="auto"/>
        <w:right w:val="none" w:sz="0" w:space="0" w:color="auto"/>
      </w:divBdr>
    </w:div>
    <w:div w:id="1625842359">
      <w:bodyDiv w:val="1"/>
      <w:marLeft w:val="0"/>
      <w:marRight w:val="0"/>
      <w:marTop w:val="0"/>
      <w:marBottom w:val="0"/>
      <w:divBdr>
        <w:top w:val="none" w:sz="0" w:space="0" w:color="auto"/>
        <w:left w:val="none" w:sz="0" w:space="0" w:color="auto"/>
        <w:bottom w:val="none" w:sz="0" w:space="0" w:color="auto"/>
        <w:right w:val="none" w:sz="0" w:space="0" w:color="auto"/>
      </w:divBdr>
    </w:div>
    <w:div w:id="1626306932">
      <w:bodyDiv w:val="1"/>
      <w:marLeft w:val="0"/>
      <w:marRight w:val="0"/>
      <w:marTop w:val="0"/>
      <w:marBottom w:val="0"/>
      <w:divBdr>
        <w:top w:val="none" w:sz="0" w:space="0" w:color="auto"/>
        <w:left w:val="none" w:sz="0" w:space="0" w:color="auto"/>
        <w:bottom w:val="none" w:sz="0" w:space="0" w:color="auto"/>
        <w:right w:val="none" w:sz="0" w:space="0" w:color="auto"/>
      </w:divBdr>
    </w:div>
    <w:div w:id="1626353594">
      <w:bodyDiv w:val="1"/>
      <w:marLeft w:val="0"/>
      <w:marRight w:val="0"/>
      <w:marTop w:val="0"/>
      <w:marBottom w:val="0"/>
      <w:divBdr>
        <w:top w:val="none" w:sz="0" w:space="0" w:color="auto"/>
        <w:left w:val="none" w:sz="0" w:space="0" w:color="auto"/>
        <w:bottom w:val="none" w:sz="0" w:space="0" w:color="auto"/>
        <w:right w:val="none" w:sz="0" w:space="0" w:color="auto"/>
      </w:divBdr>
    </w:div>
    <w:div w:id="1627928739">
      <w:bodyDiv w:val="1"/>
      <w:marLeft w:val="0"/>
      <w:marRight w:val="0"/>
      <w:marTop w:val="0"/>
      <w:marBottom w:val="0"/>
      <w:divBdr>
        <w:top w:val="none" w:sz="0" w:space="0" w:color="auto"/>
        <w:left w:val="none" w:sz="0" w:space="0" w:color="auto"/>
        <w:bottom w:val="none" w:sz="0" w:space="0" w:color="auto"/>
        <w:right w:val="none" w:sz="0" w:space="0" w:color="auto"/>
      </w:divBdr>
    </w:div>
    <w:div w:id="1628120968">
      <w:bodyDiv w:val="1"/>
      <w:marLeft w:val="0"/>
      <w:marRight w:val="0"/>
      <w:marTop w:val="0"/>
      <w:marBottom w:val="0"/>
      <w:divBdr>
        <w:top w:val="none" w:sz="0" w:space="0" w:color="auto"/>
        <w:left w:val="none" w:sz="0" w:space="0" w:color="auto"/>
        <w:bottom w:val="none" w:sz="0" w:space="0" w:color="auto"/>
        <w:right w:val="none" w:sz="0" w:space="0" w:color="auto"/>
      </w:divBdr>
    </w:div>
    <w:div w:id="1628312176">
      <w:bodyDiv w:val="1"/>
      <w:marLeft w:val="0"/>
      <w:marRight w:val="0"/>
      <w:marTop w:val="0"/>
      <w:marBottom w:val="0"/>
      <w:divBdr>
        <w:top w:val="none" w:sz="0" w:space="0" w:color="auto"/>
        <w:left w:val="none" w:sz="0" w:space="0" w:color="auto"/>
        <w:bottom w:val="none" w:sz="0" w:space="0" w:color="auto"/>
        <w:right w:val="none" w:sz="0" w:space="0" w:color="auto"/>
      </w:divBdr>
    </w:div>
    <w:div w:id="1629507057">
      <w:bodyDiv w:val="1"/>
      <w:marLeft w:val="0"/>
      <w:marRight w:val="0"/>
      <w:marTop w:val="0"/>
      <w:marBottom w:val="0"/>
      <w:divBdr>
        <w:top w:val="none" w:sz="0" w:space="0" w:color="auto"/>
        <w:left w:val="none" w:sz="0" w:space="0" w:color="auto"/>
        <w:bottom w:val="none" w:sz="0" w:space="0" w:color="auto"/>
        <w:right w:val="none" w:sz="0" w:space="0" w:color="auto"/>
      </w:divBdr>
    </w:div>
    <w:div w:id="1630163171">
      <w:bodyDiv w:val="1"/>
      <w:marLeft w:val="0"/>
      <w:marRight w:val="0"/>
      <w:marTop w:val="0"/>
      <w:marBottom w:val="0"/>
      <w:divBdr>
        <w:top w:val="none" w:sz="0" w:space="0" w:color="auto"/>
        <w:left w:val="none" w:sz="0" w:space="0" w:color="auto"/>
        <w:bottom w:val="none" w:sz="0" w:space="0" w:color="auto"/>
        <w:right w:val="none" w:sz="0" w:space="0" w:color="auto"/>
      </w:divBdr>
    </w:div>
    <w:div w:id="1631671079">
      <w:bodyDiv w:val="1"/>
      <w:marLeft w:val="0"/>
      <w:marRight w:val="0"/>
      <w:marTop w:val="0"/>
      <w:marBottom w:val="0"/>
      <w:divBdr>
        <w:top w:val="none" w:sz="0" w:space="0" w:color="auto"/>
        <w:left w:val="none" w:sz="0" w:space="0" w:color="auto"/>
        <w:bottom w:val="none" w:sz="0" w:space="0" w:color="auto"/>
        <w:right w:val="none" w:sz="0" w:space="0" w:color="auto"/>
      </w:divBdr>
    </w:div>
    <w:div w:id="1632056545">
      <w:bodyDiv w:val="1"/>
      <w:marLeft w:val="0"/>
      <w:marRight w:val="0"/>
      <w:marTop w:val="0"/>
      <w:marBottom w:val="0"/>
      <w:divBdr>
        <w:top w:val="none" w:sz="0" w:space="0" w:color="auto"/>
        <w:left w:val="none" w:sz="0" w:space="0" w:color="auto"/>
        <w:bottom w:val="none" w:sz="0" w:space="0" w:color="auto"/>
        <w:right w:val="none" w:sz="0" w:space="0" w:color="auto"/>
      </w:divBdr>
    </w:div>
    <w:div w:id="1632318802">
      <w:bodyDiv w:val="1"/>
      <w:marLeft w:val="0"/>
      <w:marRight w:val="0"/>
      <w:marTop w:val="0"/>
      <w:marBottom w:val="0"/>
      <w:divBdr>
        <w:top w:val="none" w:sz="0" w:space="0" w:color="auto"/>
        <w:left w:val="none" w:sz="0" w:space="0" w:color="auto"/>
        <w:bottom w:val="none" w:sz="0" w:space="0" w:color="auto"/>
        <w:right w:val="none" w:sz="0" w:space="0" w:color="auto"/>
      </w:divBdr>
    </w:div>
    <w:div w:id="1632856736">
      <w:bodyDiv w:val="1"/>
      <w:marLeft w:val="0"/>
      <w:marRight w:val="0"/>
      <w:marTop w:val="0"/>
      <w:marBottom w:val="0"/>
      <w:divBdr>
        <w:top w:val="none" w:sz="0" w:space="0" w:color="auto"/>
        <w:left w:val="none" w:sz="0" w:space="0" w:color="auto"/>
        <w:bottom w:val="none" w:sz="0" w:space="0" w:color="auto"/>
        <w:right w:val="none" w:sz="0" w:space="0" w:color="auto"/>
      </w:divBdr>
    </w:div>
    <w:div w:id="1633363491">
      <w:bodyDiv w:val="1"/>
      <w:marLeft w:val="0"/>
      <w:marRight w:val="0"/>
      <w:marTop w:val="0"/>
      <w:marBottom w:val="0"/>
      <w:divBdr>
        <w:top w:val="none" w:sz="0" w:space="0" w:color="auto"/>
        <w:left w:val="none" w:sz="0" w:space="0" w:color="auto"/>
        <w:bottom w:val="none" w:sz="0" w:space="0" w:color="auto"/>
        <w:right w:val="none" w:sz="0" w:space="0" w:color="auto"/>
      </w:divBdr>
    </w:div>
    <w:div w:id="1633898840">
      <w:bodyDiv w:val="1"/>
      <w:marLeft w:val="0"/>
      <w:marRight w:val="0"/>
      <w:marTop w:val="0"/>
      <w:marBottom w:val="0"/>
      <w:divBdr>
        <w:top w:val="none" w:sz="0" w:space="0" w:color="auto"/>
        <w:left w:val="none" w:sz="0" w:space="0" w:color="auto"/>
        <w:bottom w:val="none" w:sz="0" w:space="0" w:color="auto"/>
        <w:right w:val="none" w:sz="0" w:space="0" w:color="auto"/>
      </w:divBdr>
    </w:div>
    <w:div w:id="1634091386">
      <w:bodyDiv w:val="1"/>
      <w:marLeft w:val="0"/>
      <w:marRight w:val="0"/>
      <w:marTop w:val="0"/>
      <w:marBottom w:val="0"/>
      <w:divBdr>
        <w:top w:val="none" w:sz="0" w:space="0" w:color="auto"/>
        <w:left w:val="none" w:sz="0" w:space="0" w:color="auto"/>
        <w:bottom w:val="none" w:sz="0" w:space="0" w:color="auto"/>
        <w:right w:val="none" w:sz="0" w:space="0" w:color="auto"/>
      </w:divBdr>
    </w:div>
    <w:div w:id="1634798053">
      <w:bodyDiv w:val="1"/>
      <w:marLeft w:val="0"/>
      <w:marRight w:val="0"/>
      <w:marTop w:val="0"/>
      <w:marBottom w:val="0"/>
      <w:divBdr>
        <w:top w:val="none" w:sz="0" w:space="0" w:color="auto"/>
        <w:left w:val="none" w:sz="0" w:space="0" w:color="auto"/>
        <w:bottom w:val="none" w:sz="0" w:space="0" w:color="auto"/>
        <w:right w:val="none" w:sz="0" w:space="0" w:color="auto"/>
      </w:divBdr>
      <w:divsChild>
        <w:div w:id="1008101599">
          <w:marLeft w:val="547"/>
          <w:marRight w:val="0"/>
          <w:marTop w:val="115"/>
          <w:marBottom w:val="0"/>
          <w:divBdr>
            <w:top w:val="none" w:sz="0" w:space="0" w:color="auto"/>
            <w:left w:val="none" w:sz="0" w:space="0" w:color="auto"/>
            <w:bottom w:val="none" w:sz="0" w:space="0" w:color="auto"/>
            <w:right w:val="none" w:sz="0" w:space="0" w:color="auto"/>
          </w:divBdr>
        </w:div>
        <w:div w:id="1503542720">
          <w:marLeft w:val="1267"/>
          <w:marRight w:val="0"/>
          <w:marTop w:val="96"/>
          <w:marBottom w:val="0"/>
          <w:divBdr>
            <w:top w:val="none" w:sz="0" w:space="0" w:color="auto"/>
            <w:left w:val="none" w:sz="0" w:space="0" w:color="auto"/>
            <w:bottom w:val="none" w:sz="0" w:space="0" w:color="auto"/>
            <w:right w:val="none" w:sz="0" w:space="0" w:color="auto"/>
          </w:divBdr>
        </w:div>
        <w:div w:id="1757482388">
          <w:marLeft w:val="547"/>
          <w:marRight w:val="0"/>
          <w:marTop w:val="115"/>
          <w:marBottom w:val="0"/>
          <w:divBdr>
            <w:top w:val="none" w:sz="0" w:space="0" w:color="auto"/>
            <w:left w:val="none" w:sz="0" w:space="0" w:color="auto"/>
            <w:bottom w:val="none" w:sz="0" w:space="0" w:color="auto"/>
            <w:right w:val="none" w:sz="0" w:space="0" w:color="auto"/>
          </w:divBdr>
        </w:div>
      </w:divsChild>
    </w:div>
    <w:div w:id="1635453101">
      <w:bodyDiv w:val="1"/>
      <w:marLeft w:val="0"/>
      <w:marRight w:val="0"/>
      <w:marTop w:val="0"/>
      <w:marBottom w:val="0"/>
      <w:divBdr>
        <w:top w:val="none" w:sz="0" w:space="0" w:color="auto"/>
        <w:left w:val="none" w:sz="0" w:space="0" w:color="auto"/>
        <w:bottom w:val="none" w:sz="0" w:space="0" w:color="auto"/>
        <w:right w:val="none" w:sz="0" w:space="0" w:color="auto"/>
      </w:divBdr>
      <w:divsChild>
        <w:div w:id="1342388535">
          <w:marLeft w:val="1166"/>
          <w:marRight w:val="0"/>
          <w:marTop w:val="96"/>
          <w:marBottom w:val="0"/>
          <w:divBdr>
            <w:top w:val="none" w:sz="0" w:space="0" w:color="auto"/>
            <w:left w:val="none" w:sz="0" w:space="0" w:color="auto"/>
            <w:bottom w:val="none" w:sz="0" w:space="0" w:color="auto"/>
            <w:right w:val="none" w:sz="0" w:space="0" w:color="auto"/>
          </w:divBdr>
        </w:div>
        <w:div w:id="2145930455">
          <w:marLeft w:val="1627"/>
          <w:marRight w:val="0"/>
          <w:marTop w:val="96"/>
          <w:marBottom w:val="0"/>
          <w:divBdr>
            <w:top w:val="none" w:sz="0" w:space="0" w:color="auto"/>
            <w:left w:val="none" w:sz="0" w:space="0" w:color="auto"/>
            <w:bottom w:val="none" w:sz="0" w:space="0" w:color="auto"/>
            <w:right w:val="none" w:sz="0" w:space="0" w:color="auto"/>
          </w:divBdr>
        </w:div>
      </w:divsChild>
    </w:div>
    <w:div w:id="1635981346">
      <w:bodyDiv w:val="1"/>
      <w:marLeft w:val="0"/>
      <w:marRight w:val="0"/>
      <w:marTop w:val="0"/>
      <w:marBottom w:val="0"/>
      <w:divBdr>
        <w:top w:val="none" w:sz="0" w:space="0" w:color="auto"/>
        <w:left w:val="none" w:sz="0" w:space="0" w:color="auto"/>
        <w:bottom w:val="none" w:sz="0" w:space="0" w:color="auto"/>
        <w:right w:val="none" w:sz="0" w:space="0" w:color="auto"/>
      </w:divBdr>
    </w:div>
    <w:div w:id="1635987367">
      <w:bodyDiv w:val="1"/>
      <w:marLeft w:val="0"/>
      <w:marRight w:val="0"/>
      <w:marTop w:val="0"/>
      <w:marBottom w:val="0"/>
      <w:divBdr>
        <w:top w:val="none" w:sz="0" w:space="0" w:color="auto"/>
        <w:left w:val="none" w:sz="0" w:space="0" w:color="auto"/>
        <w:bottom w:val="none" w:sz="0" w:space="0" w:color="auto"/>
        <w:right w:val="none" w:sz="0" w:space="0" w:color="auto"/>
      </w:divBdr>
    </w:div>
    <w:div w:id="1636252069">
      <w:bodyDiv w:val="1"/>
      <w:marLeft w:val="0"/>
      <w:marRight w:val="0"/>
      <w:marTop w:val="0"/>
      <w:marBottom w:val="0"/>
      <w:divBdr>
        <w:top w:val="none" w:sz="0" w:space="0" w:color="auto"/>
        <w:left w:val="none" w:sz="0" w:space="0" w:color="auto"/>
        <w:bottom w:val="none" w:sz="0" w:space="0" w:color="auto"/>
        <w:right w:val="none" w:sz="0" w:space="0" w:color="auto"/>
      </w:divBdr>
    </w:div>
    <w:div w:id="1636373731">
      <w:bodyDiv w:val="1"/>
      <w:marLeft w:val="0"/>
      <w:marRight w:val="0"/>
      <w:marTop w:val="0"/>
      <w:marBottom w:val="0"/>
      <w:divBdr>
        <w:top w:val="none" w:sz="0" w:space="0" w:color="auto"/>
        <w:left w:val="none" w:sz="0" w:space="0" w:color="auto"/>
        <w:bottom w:val="none" w:sz="0" w:space="0" w:color="auto"/>
        <w:right w:val="none" w:sz="0" w:space="0" w:color="auto"/>
      </w:divBdr>
    </w:div>
    <w:div w:id="1636789569">
      <w:bodyDiv w:val="1"/>
      <w:marLeft w:val="0"/>
      <w:marRight w:val="0"/>
      <w:marTop w:val="0"/>
      <w:marBottom w:val="0"/>
      <w:divBdr>
        <w:top w:val="none" w:sz="0" w:space="0" w:color="auto"/>
        <w:left w:val="none" w:sz="0" w:space="0" w:color="auto"/>
        <w:bottom w:val="none" w:sz="0" w:space="0" w:color="auto"/>
        <w:right w:val="none" w:sz="0" w:space="0" w:color="auto"/>
      </w:divBdr>
    </w:div>
    <w:div w:id="1637291869">
      <w:bodyDiv w:val="1"/>
      <w:marLeft w:val="0"/>
      <w:marRight w:val="0"/>
      <w:marTop w:val="0"/>
      <w:marBottom w:val="0"/>
      <w:divBdr>
        <w:top w:val="none" w:sz="0" w:space="0" w:color="auto"/>
        <w:left w:val="none" w:sz="0" w:space="0" w:color="auto"/>
        <w:bottom w:val="none" w:sz="0" w:space="0" w:color="auto"/>
        <w:right w:val="none" w:sz="0" w:space="0" w:color="auto"/>
      </w:divBdr>
    </w:div>
    <w:div w:id="1637370423">
      <w:bodyDiv w:val="1"/>
      <w:marLeft w:val="0"/>
      <w:marRight w:val="0"/>
      <w:marTop w:val="0"/>
      <w:marBottom w:val="0"/>
      <w:divBdr>
        <w:top w:val="none" w:sz="0" w:space="0" w:color="auto"/>
        <w:left w:val="none" w:sz="0" w:space="0" w:color="auto"/>
        <w:bottom w:val="none" w:sz="0" w:space="0" w:color="auto"/>
        <w:right w:val="none" w:sz="0" w:space="0" w:color="auto"/>
      </w:divBdr>
    </w:div>
    <w:div w:id="1637878700">
      <w:bodyDiv w:val="1"/>
      <w:marLeft w:val="0"/>
      <w:marRight w:val="0"/>
      <w:marTop w:val="0"/>
      <w:marBottom w:val="0"/>
      <w:divBdr>
        <w:top w:val="none" w:sz="0" w:space="0" w:color="auto"/>
        <w:left w:val="none" w:sz="0" w:space="0" w:color="auto"/>
        <w:bottom w:val="none" w:sz="0" w:space="0" w:color="auto"/>
        <w:right w:val="none" w:sz="0" w:space="0" w:color="auto"/>
      </w:divBdr>
    </w:div>
    <w:div w:id="1637878724">
      <w:bodyDiv w:val="1"/>
      <w:marLeft w:val="0"/>
      <w:marRight w:val="0"/>
      <w:marTop w:val="0"/>
      <w:marBottom w:val="0"/>
      <w:divBdr>
        <w:top w:val="none" w:sz="0" w:space="0" w:color="auto"/>
        <w:left w:val="none" w:sz="0" w:space="0" w:color="auto"/>
        <w:bottom w:val="none" w:sz="0" w:space="0" w:color="auto"/>
        <w:right w:val="none" w:sz="0" w:space="0" w:color="auto"/>
      </w:divBdr>
    </w:div>
    <w:div w:id="1639142512">
      <w:bodyDiv w:val="1"/>
      <w:marLeft w:val="0"/>
      <w:marRight w:val="0"/>
      <w:marTop w:val="0"/>
      <w:marBottom w:val="0"/>
      <w:divBdr>
        <w:top w:val="none" w:sz="0" w:space="0" w:color="auto"/>
        <w:left w:val="none" w:sz="0" w:space="0" w:color="auto"/>
        <w:bottom w:val="none" w:sz="0" w:space="0" w:color="auto"/>
        <w:right w:val="none" w:sz="0" w:space="0" w:color="auto"/>
      </w:divBdr>
    </w:div>
    <w:div w:id="1640459695">
      <w:bodyDiv w:val="1"/>
      <w:marLeft w:val="0"/>
      <w:marRight w:val="0"/>
      <w:marTop w:val="0"/>
      <w:marBottom w:val="0"/>
      <w:divBdr>
        <w:top w:val="none" w:sz="0" w:space="0" w:color="auto"/>
        <w:left w:val="none" w:sz="0" w:space="0" w:color="auto"/>
        <w:bottom w:val="none" w:sz="0" w:space="0" w:color="auto"/>
        <w:right w:val="none" w:sz="0" w:space="0" w:color="auto"/>
      </w:divBdr>
    </w:div>
    <w:div w:id="1640724812">
      <w:bodyDiv w:val="1"/>
      <w:marLeft w:val="0"/>
      <w:marRight w:val="0"/>
      <w:marTop w:val="0"/>
      <w:marBottom w:val="0"/>
      <w:divBdr>
        <w:top w:val="none" w:sz="0" w:space="0" w:color="auto"/>
        <w:left w:val="none" w:sz="0" w:space="0" w:color="auto"/>
        <w:bottom w:val="none" w:sz="0" w:space="0" w:color="auto"/>
        <w:right w:val="none" w:sz="0" w:space="0" w:color="auto"/>
      </w:divBdr>
    </w:div>
    <w:div w:id="1640959574">
      <w:bodyDiv w:val="1"/>
      <w:marLeft w:val="0"/>
      <w:marRight w:val="0"/>
      <w:marTop w:val="0"/>
      <w:marBottom w:val="0"/>
      <w:divBdr>
        <w:top w:val="none" w:sz="0" w:space="0" w:color="auto"/>
        <w:left w:val="none" w:sz="0" w:space="0" w:color="auto"/>
        <w:bottom w:val="none" w:sz="0" w:space="0" w:color="auto"/>
        <w:right w:val="none" w:sz="0" w:space="0" w:color="auto"/>
      </w:divBdr>
      <w:divsChild>
        <w:div w:id="210579870">
          <w:marLeft w:val="547"/>
          <w:marRight w:val="0"/>
          <w:marTop w:val="115"/>
          <w:marBottom w:val="0"/>
          <w:divBdr>
            <w:top w:val="none" w:sz="0" w:space="0" w:color="auto"/>
            <w:left w:val="none" w:sz="0" w:space="0" w:color="auto"/>
            <w:bottom w:val="none" w:sz="0" w:space="0" w:color="auto"/>
            <w:right w:val="none" w:sz="0" w:space="0" w:color="auto"/>
          </w:divBdr>
        </w:div>
        <w:div w:id="370617805">
          <w:marLeft w:val="1166"/>
          <w:marRight w:val="0"/>
          <w:marTop w:val="86"/>
          <w:marBottom w:val="0"/>
          <w:divBdr>
            <w:top w:val="none" w:sz="0" w:space="0" w:color="auto"/>
            <w:left w:val="none" w:sz="0" w:space="0" w:color="auto"/>
            <w:bottom w:val="none" w:sz="0" w:space="0" w:color="auto"/>
            <w:right w:val="none" w:sz="0" w:space="0" w:color="auto"/>
          </w:divBdr>
        </w:div>
        <w:div w:id="690225631">
          <w:marLeft w:val="1166"/>
          <w:marRight w:val="0"/>
          <w:marTop w:val="86"/>
          <w:marBottom w:val="0"/>
          <w:divBdr>
            <w:top w:val="none" w:sz="0" w:space="0" w:color="auto"/>
            <w:left w:val="none" w:sz="0" w:space="0" w:color="auto"/>
            <w:bottom w:val="none" w:sz="0" w:space="0" w:color="auto"/>
            <w:right w:val="none" w:sz="0" w:space="0" w:color="auto"/>
          </w:divBdr>
        </w:div>
        <w:div w:id="789711395">
          <w:marLeft w:val="1166"/>
          <w:marRight w:val="0"/>
          <w:marTop w:val="86"/>
          <w:marBottom w:val="0"/>
          <w:divBdr>
            <w:top w:val="none" w:sz="0" w:space="0" w:color="auto"/>
            <w:left w:val="none" w:sz="0" w:space="0" w:color="auto"/>
            <w:bottom w:val="none" w:sz="0" w:space="0" w:color="auto"/>
            <w:right w:val="none" w:sz="0" w:space="0" w:color="auto"/>
          </w:divBdr>
        </w:div>
        <w:div w:id="975722238">
          <w:marLeft w:val="1166"/>
          <w:marRight w:val="0"/>
          <w:marTop w:val="86"/>
          <w:marBottom w:val="0"/>
          <w:divBdr>
            <w:top w:val="none" w:sz="0" w:space="0" w:color="auto"/>
            <w:left w:val="none" w:sz="0" w:space="0" w:color="auto"/>
            <w:bottom w:val="none" w:sz="0" w:space="0" w:color="auto"/>
            <w:right w:val="none" w:sz="0" w:space="0" w:color="auto"/>
          </w:divBdr>
        </w:div>
        <w:div w:id="1016687878">
          <w:marLeft w:val="547"/>
          <w:marRight w:val="0"/>
          <w:marTop w:val="115"/>
          <w:marBottom w:val="0"/>
          <w:divBdr>
            <w:top w:val="none" w:sz="0" w:space="0" w:color="auto"/>
            <w:left w:val="none" w:sz="0" w:space="0" w:color="auto"/>
            <w:bottom w:val="none" w:sz="0" w:space="0" w:color="auto"/>
            <w:right w:val="none" w:sz="0" w:space="0" w:color="auto"/>
          </w:divBdr>
        </w:div>
        <w:div w:id="1401947243">
          <w:marLeft w:val="547"/>
          <w:marRight w:val="0"/>
          <w:marTop w:val="115"/>
          <w:marBottom w:val="0"/>
          <w:divBdr>
            <w:top w:val="none" w:sz="0" w:space="0" w:color="auto"/>
            <w:left w:val="none" w:sz="0" w:space="0" w:color="auto"/>
            <w:bottom w:val="none" w:sz="0" w:space="0" w:color="auto"/>
            <w:right w:val="none" w:sz="0" w:space="0" w:color="auto"/>
          </w:divBdr>
        </w:div>
        <w:div w:id="1707026201">
          <w:marLeft w:val="1166"/>
          <w:marRight w:val="0"/>
          <w:marTop w:val="86"/>
          <w:marBottom w:val="0"/>
          <w:divBdr>
            <w:top w:val="none" w:sz="0" w:space="0" w:color="auto"/>
            <w:left w:val="none" w:sz="0" w:space="0" w:color="auto"/>
            <w:bottom w:val="none" w:sz="0" w:space="0" w:color="auto"/>
            <w:right w:val="none" w:sz="0" w:space="0" w:color="auto"/>
          </w:divBdr>
        </w:div>
        <w:div w:id="1729187041">
          <w:marLeft w:val="1800"/>
          <w:marRight w:val="0"/>
          <w:marTop w:val="86"/>
          <w:marBottom w:val="0"/>
          <w:divBdr>
            <w:top w:val="none" w:sz="0" w:space="0" w:color="auto"/>
            <w:left w:val="none" w:sz="0" w:space="0" w:color="auto"/>
            <w:bottom w:val="none" w:sz="0" w:space="0" w:color="auto"/>
            <w:right w:val="none" w:sz="0" w:space="0" w:color="auto"/>
          </w:divBdr>
        </w:div>
        <w:div w:id="1730690095">
          <w:marLeft w:val="1166"/>
          <w:marRight w:val="0"/>
          <w:marTop w:val="86"/>
          <w:marBottom w:val="0"/>
          <w:divBdr>
            <w:top w:val="none" w:sz="0" w:space="0" w:color="auto"/>
            <w:left w:val="none" w:sz="0" w:space="0" w:color="auto"/>
            <w:bottom w:val="none" w:sz="0" w:space="0" w:color="auto"/>
            <w:right w:val="none" w:sz="0" w:space="0" w:color="auto"/>
          </w:divBdr>
        </w:div>
        <w:div w:id="1797260458">
          <w:marLeft w:val="1800"/>
          <w:marRight w:val="0"/>
          <w:marTop w:val="86"/>
          <w:marBottom w:val="0"/>
          <w:divBdr>
            <w:top w:val="none" w:sz="0" w:space="0" w:color="auto"/>
            <w:left w:val="none" w:sz="0" w:space="0" w:color="auto"/>
            <w:bottom w:val="none" w:sz="0" w:space="0" w:color="auto"/>
            <w:right w:val="none" w:sz="0" w:space="0" w:color="auto"/>
          </w:divBdr>
        </w:div>
        <w:div w:id="1976568998">
          <w:marLeft w:val="1166"/>
          <w:marRight w:val="0"/>
          <w:marTop w:val="86"/>
          <w:marBottom w:val="0"/>
          <w:divBdr>
            <w:top w:val="none" w:sz="0" w:space="0" w:color="auto"/>
            <w:left w:val="none" w:sz="0" w:space="0" w:color="auto"/>
            <w:bottom w:val="none" w:sz="0" w:space="0" w:color="auto"/>
            <w:right w:val="none" w:sz="0" w:space="0" w:color="auto"/>
          </w:divBdr>
        </w:div>
        <w:div w:id="2139764601">
          <w:marLeft w:val="1166"/>
          <w:marRight w:val="0"/>
          <w:marTop w:val="86"/>
          <w:marBottom w:val="0"/>
          <w:divBdr>
            <w:top w:val="none" w:sz="0" w:space="0" w:color="auto"/>
            <w:left w:val="none" w:sz="0" w:space="0" w:color="auto"/>
            <w:bottom w:val="none" w:sz="0" w:space="0" w:color="auto"/>
            <w:right w:val="none" w:sz="0" w:space="0" w:color="auto"/>
          </w:divBdr>
        </w:div>
      </w:divsChild>
    </w:div>
    <w:div w:id="1641298889">
      <w:bodyDiv w:val="1"/>
      <w:marLeft w:val="0"/>
      <w:marRight w:val="0"/>
      <w:marTop w:val="0"/>
      <w:marBottom w:val="0"/>
      <w:divBdr>
        <w:top w:val="none" w:sz="0" w:space="0" w:color="auto"/>
        <w:left w:val="none" w:sz="0" w:space="0" w:color="auto"/>
        <w:bottom w:val="none" w:sz="0" w:space="0" w:color="auto"/>
        <w:right w:val="none" w:sz="0" w:space="0" w:color="auto"/>
      </w:divBdr>
    </w:div>
    <w:div w:id="1642809848">
      <w:bodyDiv w:val="1"/>
      <w:marLeft w:val="0"/>
      <w:marRight w:val="0"/>
      <w:marTop w:val="0"/>
      <w:marBottom w:val="0"/>
      <w:divBdr>
        <w:top w:val="none" w:sz="0" w:space="0" w:color="auto"/>
        <w:left w:val="none" w:sz="0" w:space="0" w:color="auto"/>
        <w:bottom w:val="none" w:sz="0" w:space="0" w:color="auto"/>
        <w:right w:val="none" w:sz="0" w:space="0" w:color="auto"/>
      </w:divBdr>
      <w:divsChild>
        <w:div w:id="2035181074">
          <w:marLeft w:val="0"/>
          <w:marRight w:val="0"/>
          <w:marTop w:val="0"/>
          <w:marBottom w:val="0"/>
          <w:divBdr>
            <w:top w:val="none" w:sz="0" w:space="0" w:color="auto"/>
            <w:left w:val="none" w:sz="0" w:space="0" w:color="auto"/>
            <w:bottom w:val="none" w:sz="0" w:space="0" w:color="auto"/>
            <w:right w:val="none" w:sz="0" w:space="0" w:color="auto"/>
          </w:divBdr>
        </w:div>
      </w:divsChild>
    </w:div>
    <w:div w:id="1642923065">
      <w:bodyDiv w:val="1"/>
      <w:marLeft w:val="0"/>
      <w:marRight w:val="0"/>
      <w:marTop w:val="0"/>
      <w:marBottom w:val="0"/>
      <w:divBdr>
        <w:top w:val="none" w:sz="0" w:space="0" w:color="auto"/>
        <w:left w:val="none" w:sz="0" w:space="0" w:color="auto"/>
        <w:bottom w:val="none" w:sz="0" w:space="0" w:color="auto"/>
        <w:right w:val="none" w:sz="0" w:space="0" w:color="auto"/>
      </w:divBdr>
      <w:divsChild>
        <w:div w:id="1980842385">
          <w:marLeft w:val="0"/>
          <w:marRight w:val="0"/>
          <w:marTop w:val="0"/>
          <w:marBottom w:val="0"/>
          <w:divBdr>
            <w:top w:val="none" w:sz="0" w:space="0" w:color="auto"/>
            <w:left w:val="none" w:sz="0" w:space="0" w:color="auto"/>
            <w:bottom w:val="none" w:sz="0" w:space="0" w:color="auto"/>
            <w:right w:val="none" w:sz="0" w:space="0" w:color="auto"/>
          </w:divBdr>
          <w:divsChild>
            <w:div w:id="147019776">
              <w:marLeft w:val="0"/>
              <w:marRight w:val="0"/>
              <w:marTop w:val="0"/>
              <w:marBottom w:val="0"/>
              <w:divBdr>
                <w:top w:val="none" w:sz="0" w:space="0" w:color="auto"/>
                <w:left w:val="none" w:sz="0" w:space="0" w:color="auto"/>
                <w:bottom w:val="none" w:sz="0" w:space="0" w:color="auto"/>
                <w:right w:val="none" w:sz="0" w:space="0" w:color="auto"/>
              </w:divBdr>
            </w:div>
            <w:div w:id="174468567">
              <w:marLeft w:val="0"/>
              <w:marRight w:val="0"/>
              <w:marTop w:val="0"/>
              <w:marBottom w:val="0"/>
              <w:divBdr>
                <w:top w:val="none" w:sz="0" w:space="0" w:color="auto"/>
                <w:left w:val="none" w:sz="0" w:space="0" w:color="auto"/>
                <w:bottom w:val="none" w:sz="0" w:space="0" w:color="auto"/>
                <w:right w:val="none" w:sz="0" w:space="0" w:color="auto"/>
              </w:divBdr>
            </w:div>
            <w:div w:id="307709975">
              <w:marLeft w:val="0"/>
              <w:marRight w:val="0"/>
              <w:marTop w:val="0"/>
              <w:marBottom w:val="0"/>
              <w:divBdr>
                <w:top w:val="none" w:sz="0" w:space="0" w:color="auto"/>
                <w:left w:val="none" w:sz="0" w:space="0" w:color="auto"/>
                <w:bottom w:val="none" w:sz="0" w:space="0" w:color="auto"/>
                <w:right w:val="none" w:sz="0" w:space="0" w:color="auto"/>
              </w:divBdr>
            </w:div>
            <w:div w:id="360981239">
              <w:marLeft w:val="0"/>
              <w:marRight w:val="0"/>
              <w:marTop w:val="0"/>
              <w:marBottom w:val="0"/>
              <w:divBdr>
                <w:top w:val="none" w:sz="0" w:space="0" w:color="auto"/>
                <w:left w:val="none" w:sz="0" w:space="0" w:color="auto"/>
                <w:bottom w:val="none" w:sz="0" w:space="0" w:color="auto"/>
                <w:right w:val="none" w:sz="0" w:space="0" w:color="auto"/>
              </w:divBdr>
            </w:div>
            <w:div w:id="447089438">
              <w:marLeft w:val="0"/>
              <w:marRight w:val="0"/>
              <w:marTop w:val="0"/>
              <w:marBottom w:val="0"/>
              <w:divBdr>
                <w:top w:val="none" w:sz="0" w:space="0" w:color="auto"/>
                <w:left w:val="none" w:sz="0" w:space="0" w:color="auto"/>
                <w:bottom w:val="none" w:sz="0" w:space="0" w:color="auto"/>
                <w:right w:val="none" w:sz="0" w:space="0" w:color="auto"/>
              </w:divBdr>
            </w:div>
            <w:div w:id="479076061">
              <w:marLeft w:val="0"/>
              <w:marRight w:val="0"/>
              <w:marTop w:val="0"/>
              <w:marBottom w:val="0"/>
              <w:divBdr>
                <w:top w:val="none" w:sz="0" w:space="0" w:color="auto"/>
                <w:left w:val="none" w:sz="0" w:space="0" w:color="auto"/>
                <w:bottom w:val="none" w:sz="0" w:space="0" w:color="auto"/>
                <w:right w:val="none" w:sz="0" w:space="0" w:color="auto"/>
              </w:divBdr>
            </w:div>
            <w:div w:id="722219393">
              <w:marLeft w:val="0"/>
              <w:marRight w:val="0"/>
              <w:marTop w:val="0"/>
              <w:marBottom w:val="0"/>
              <w:divBdr>
                <w:top w:val="none" w:sz="0" w:space="0" w:color="auto"/>
                <w:left w:val="none" w:sz="0" w:space="0" w:color="auto"/>
                <w:bottom w:val="none" w:sz="0" w:space="0" w:color="auto"/>
                <w:right w:val="none" w:sz="0" w:space="0" w:color="auto"/>
              </w:divBdr>
            </w:div>
            <w:div w:id="789397427">
              <w:marLeft w:val="0"/>
              <w:marRight w:val="0"/>
              <w:marTop w:val="0"/>
              <w:marBottom w:val="0"/>
              <w:divBdr>
                <w:top w:val="none" w:sz="0" w:space="0" w:color="auto"/>
                <w:left w:val="none" w:sz="0" w:space="0" w:color="auto"/>
                <w:bottom w:val="none" w:sz="0" w:space="0" w:color="auto"/>
                <w:right w:val="none" w:sz="0" w:space="0" w:color="auto"/>
              </w:divBdr>
            </w:div>
            <w:div w:id="1207522206">
              <w:marLeft w:val="0"/>
              <w:marRight w:val="0"/>
              <w:marTop w:val="0"/>
              <w:marBottom w:val="0"/>
              <w:divBdr>
                <w:top w:val="none" w:sz="0" w:space="0" w:color="auto"/>
                <w:left w:val="none" w:sz="0" w:space="0" w:color="auto"/>
                <w:bottom w:val="none" w:sz="0" w:space="0" w:color="auto"/>
                <w:right w:val="none" w:sz="0" w:space="0" w:color="auto"/>
              </w:divBdr>
            </w:div>
            <w:div w:id="1459256242">
              <w:marLeft w:val="0"/>
              <w:marRight w:val="0"/>
              <w:marTop w:val="0"/>
              <w:marBottom w:val="0"/>
              <w:divBdr>
                <w:top w:val="none" w:sz="0" w:space="0" w:color="auto"/>
                <w:left w:val="none" w:sz="0" w:space="0" w:color="auto"/>
                <w:bottom w:val="none" w:sz="0" w:space="0" w:color="auto"/>
                <w:right w:val="none" w:sz="0" w:space="0" w:color="auto"/>
              </w:divBdr>
            </w:div>
            <w:div w:id="1522477281">
              <w:marLeft w:val="0"/>
              <w:marRight w:val="0"/>
              <w:marTop w:val="0"/>
              <w:marBottom w:val="0"/>
              <w:divBdr>
                <w:top w:val="none" w:sz="0" w:space="0" w:color="auto"/>
                <w:left w:val="none" w:sz="0" w:space="0" w:color="auto"/>
                <w:bottom w:val="none" w:sz="0" w:space="0" w:color="auto"/>
                <w:right w:val="none" w:sz="0" w:space="0" w:color="auto"/>
              </w:divBdr>
            </w:div>
            <w:div w:id="184208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346656">
      <w:bodyDiv w:val="1"/>
      <w:marLeft w:val="0"/>
      <w:marRight w:val="0"/>
      <w:marTop w:val="0"/>
      <w:marBottom w:val="0"/>
      <w:divBdr>
        <w:top w:val="none" w:sz="0" w:space="0" w:color="auto"/>
        <w:left w:val="none" w:sz="0" w:space="0" w:color="auto"/>
        <w:bottom w:val="none" w:sz="0" w:space="0" w:color="auto"/>
        <w:right w:val="none" w:sz="0" w:space="0" w:color="auto"/>
      </w:divBdr>
    </w:div>
    <w:div w:id="1644239814">
      <w:bodyDiv w:val="1"/>
      <w:marLeft w:val="0"/>
      <w:marRight w:val="0"/>
      <w:marTop w:val="0"/>
      <w:marBottom w:val="0"/>
      <w:divBdr>
        <w:top w:val="none" w:sz="0" w:space="0" w:color="auto"/>
        <w:left w:val="none" w:sz="0" w:space="0" w:color="auto"/>
        <w:bottom w:val="none" w:sz="0" w:space="0" w:color="auto"/>
        <w:right w:val="none" w:sz="0" w:space="0" w:color="auto"/>
      </w:divBdr>
    </w:div>
    <w:div w:id="1644575560">
      <w:bodyDiv w:val="1"/>
      <w:marLeft w:val="0"/>
      <w:marRight w:val="0"/>
      <w:marTop w:val="0"/>
      <w:marBottom w:val="0"/>
      <w:divBdr>
        <w:top w:val="none" w:sz="0" w:space="0" w:color="auto"/>
        <w:left w:val="none" w:sz="0" w:space="0" w:color="auto"/>
        <w:bottom w:val="none" w:sz="0" w:space="0" w:color="auto"/>
        <w:right w:val="none" w:sz="0" w:space="0" w:color="auto"/>
      </w:divBdr>
    </w:div>
    <w:div w:id="1645621501">
      <w:bodyDiv w:val="1"/>
      <w:marLeft w:val="0"/>
      <w:marRight w:val="0"/>
      <w:marTop w:val="0"/>
      <w:marBottom w:val="0"/>
      <w:divBdr>
        <w:top w:val="none" w:sz="0" w:space="0" w:color="auto"/>
        <w:left w:val="none" w:sz="0" w:space="0" w:color="auto"/>
        <w:bottom w:val="none" w:sz="0" w:space="0" w:color="auto"/>
        <w:right w:val="none" w:sz="0" w:space="0" w:color="auto"/>
      </w:divBdr>
    </w:div>
    <w:div w:id="1646084663">
      <w:bodyDiv w:val="1"/>
      <w:marLeft w:val="0"/>
      <w:marRight w:val="0"/>
      <w:marTop w:val="0"/>
      <w:marBottom w:val="0"/>
      <w:divBdr>
        <w:top w:val="none" w:sz="0" w:space="0" w:color="auto"/>
        <w:left w:val="none" w:sz="0" w:space="0" w:color="auto"/>
        <w:bottom w:val="none" w:sz="0" w:space="0" w:color="auto"/>
        <w:right w:val="none" w:sz="0" w:space="0" w:color="auto"/>
      </w:divBdr>
      <w:divsChild>
        <w:div w:id="765350216">
          <w:marLeft w:val="547"/>
          <w:marRight w:val="0"/>
          <w:marTop w:val="115"/>
          <w:marBottom w:val="0"/>
          <w:divBdr>
            <w:top w:val="none" w:sz="0" w:space="0" w:color="auto"/>
            <w:left w:val="none" w:sz="0" w:space="0" w:color="auto"/>
            <w:bottom w:val="none" w:sz="0" w:space="0" w:color="auto"/>
            <w:right w:val="none" w:sz="0" w:space="0" w:color="auto"/>
          </w:divBdr>
        </w:div>
        <w:div w:id="1498619585">
          <w:marLeft w:val="547"/>
          <w:marRight w:val="0"/>
          <w:marTop w:val="115"/>
          <w:marBottom w:val="0"/>
          <w:divBdr>
            <w:top w:val="none" w:sz="0" w:space="0" w:color="auto"/>
            <w:left w:val="none" w:sz="0" w:space="0" w:color="auto"/>
            <w:bottom w:val="none" w:sz="0" w:space="0" w:color="auto"/>
            <w:right w:val="none" w:sz="0" w:space="0" w:color="auto"/>
          </w:divBdr>
        </w:div>
      </w:divsChild>
    </w:div>
    <w:div w:id="1646280801">
      <w:bodyDiv w:val="1"/>
      <w:marLeft w:val="0"/>
      <w:marRight w:val="0"/>
      <w:marTop w:val="0"/>
      <w:marBottom w:val="0"/>
      <w:divBdr>
        <w:top w:val="none" w:sz="0" w:space="0" w:color="auto"/>
        <w:left w:val="none" w:sz="0" w:space="0" w:color="auto"/>
        <w:bottom w:val="none" w:sz="0" w:space="0" w:color="auto"/>
        <w:right w:val="none" w:sz="0" w:space="0" w:color="auto"/>
      </w:divBdr>
    </w:div>
    <w:div w:id="1647778087">
      <w:bodyDiv w:val="1"/>
      <w:marLeft w:val="0"/>
      <w:marRight w:val="0"/>
      <w:marTop w:val="0"/>
      <w:marBottom w:val="0"/>
      <w:divBdr>
        <w:top w:val="none" w:sz="0" w:space="0" w:color="auto"/>
        <w:left w:val="none" w:sz="0" w:space="0" w:color="auto"/>
        <w:bottom w:val="none" w:sz="0" w:space="0" w:color="auto"/>
        <w:right w:val="none" w:sz="0" w:space="0" w:color="auto"/>
      </w:divBdr>
      <w:divsChild>
        <w:div w:id="286350588">
          <w:marLeft w:val="1800"/>
          <w:marRight w:val="0"/>
          <w:marTop w:val="96"/>
          <w:marBottom w:val="0"/>
          <w:divBdr>
            <w:top w:val="none" w:sz="0" w:space="0" w:color="auto"/>
            <w:left w:val="none" w:sz="0" w:space="0" w:color="auto"/>
            <w:bottom w:val="none" w:sz="0" w:space="0" w:color="auto"/>
            <w:right w:val="none" w:sz="0" w:space="0" w:color="auto"/>
          </w:divBdr>
        </w:div>
        <w:div w:id="449324411">
          <w:marLeft w:val="1166"/>
          <w:marRight w:val="0"/>
          <w:marTop w:val="115"/>
          <w:marBottom w:val="0"/>
          <w:divBdr>
            <w:top w:val="none" w:sz="0" w:space="0" w:color="auto"/>
            <w:left w:val="none" w:sz="0" w:space="0" w:color="auto"/>
            <w:bottom w:val="none" w:sz="0" w:space="0" w:color="auto"/>
            <w:right w:val="none" w:sz="0" w:space="0" w:color="auto"/>
          </w:divBdr>
        </w:div>
        <w:div w:id="793792892">
          <w:marLeft w:val="1166"/>
          <w:marRight w:val="0"/>
          <w:marTop w:val="115"/>
          <w:marBottom w:val="0"/>
          <w:divBdr>
            <w:top w:val="none" w:sz="0" w:space="0" w:color="auto"/>
            <w:left w:val="none" w:sz="0" w:space="0" w:color="auto"/>
            <w:bottom w:val="none" w:sz="0" w:space="0" w:color="auto"/>
            <w:right w:val="none" w:sz="0" w:space="0" w:color="auto"/>
          </w:divBdr>
        </w:div>
        <w:div w:id="924145680">
          <w:marLeft w:val="1800"/>
          <w:marRight w:val="0"/>
          <w:marTop w:val="96"/>
          <w:marBottom w:val="0"/>
          <w:divBdr>
            <w:top w:val="none" w:sz="0" w:space="0" w:color="auto"/>
            <w:left w:val="none" w:sz="0" w:space="0" w:color="auto"/>
            <w:bottom w:val="none" w:sz="0" w:space="0" w:color="auto"/>
            <w:right w:val="none" w:sz="0" w:space="0" w:color="auto"/>
          </w:divBdr>
        </w:div>
        <w:div w:id="994380965">
          <w:marLeft w:val="1800"/>
          <w:marRight w:val="0"/>
          <w:marTop w:val="96"/>
          <w:marBottom w:val="0"/>
          <w:divBdr>
            <w:top w:val="none" w:sz="0" w:space="0" w:color="auto"/>
            <w:left w:val="none" w:sz="0" w:space="0" w:color="auto"/>
            <w:bottom w:val="none" w:sz="0" w:space="0" w:color="auto"/>
            <w:right w:val="none" w:sz="0" w:space="0" w:color="auto"/>
          </w:divBdr>
        </w:div>
        <w:div w:id="1035235870">
          <w:marLeft w:val="547"/>
          <w:marRight w:val="0"/>
          <w:marTop w:val="130"/>
          <w:marBottom w:val="0"/>
          <w:divBdr>
            <w:top w:val="none" w:sz="0" w:space="0" w:color="auto"/>
            <w:left w:val="none" w:sz="0" w:space="0" w:color="auto"/>
            <w:bottom w:val="none" w:sz="0" w:space="0" w:color="auto"/>
            <w:right w:val="none" w:sz="0" w:space="0" w:color="auto"/>
          </w:divBdr>
        </w:div>
      </w:divsChild>
    </w:div>
    <w:div w:id="1648241789">
      <w:bodyDiv w:val="1"/>
      <w:marLeft w:val="0"/>
      <w:marRight w:val="0"/>
      <w:marTop w:val="0"/>
      <w:marBottom w:val="0"/>
      <w:divBdr>
        <w:top w:val="none" w:sz="0" w:space="0" w:color="auto"/>
        <w:left w:val="none" w:sz="0" w:space="0" w:color="auto"/>
        <w:bottom w:val="none" w:sz="0" w:space="0" w:color="auto"/>
        <w:right w:val="none" w:sz="0" w:space="0" w:color="auto"/>
      </w:divBdr>
    </w:div>
    <w:div w:id="1648362009">
      <w:bodyDiv w:val="1"/>
      <w:marLeft w:val="0"/>
      <w:marRight w:val="0"/>
      <w:marTop w:val="0"/>
      <w:marBottom w:val="0"/>
      <w:divBdr>
        <w:top w:val="none" w:sz="0" w:space="0" w:color="auto"/>
        <w:left w:val="none" w:sz="0" w:space="0" w:color="auto"/>
        <w:bottom w:val="none" w:sz="0" w:space="0" w:color="auto"/>
        <w:right w:val="none" w:sz="0" w:space="0" w:color="auto"/>
      </w:divBdr>
    </w:div>
    <w:div w:id="1648365157">
      <w:bodyDiv w:val="1"/>
      <w:marLeft w:val="0"/>
      <w:marRight w:val="0"/>
      <w:marTop w:val="0"/>
      <w:marBottom w:val="0"/>
      <w:divBdr>
        <w:top w:val="none" w:sz="0" w:space="0" w:color="auto"/>
        <w:left w:val="none" w:sz="0" w:space="0" w:color="auto"/>
        <w:bottom w:val="none" w:sz="0" w:space="0" w:color="auto"/>
        <w:right w:val="none" w:sz="0" w:space="0" w:color="auto"/>
      </w:divBdr>
    </w:div>
    <w:div w:id="1648514748">
      <w:bodyDiv w:val="1"/>
      <w:marLeft w:val="0"/>
      <w:marRight w:val="0"/>
      <w:marTop w:val="0"/>
      <w:marBottom w:val="0"/>
      <w:divBdr>
        <w:top w:val="none" w:sz="0" w:space="0" w:color="auto"/>
        <w:left w:val="none" w:sz="0" w:space="0" w:color="auto"/>
        <w:bottom w:val="none" w:sz="0" w:space="0" w:color="auto"/>
        <w:right w:val="none" w:sz="0" w:space="0" w:color="auto"/>
      </w:divBdr>
    </w:div>
    <w:div w:id="1649244063">
      <w:bodyDiv w:val="1"/>
      <w:marLeft w:val="0"/>
      <w:marRight w:val="0"/>
      <w:marTop w:val="0"/>
      <w:marBottom w:val="0"/>
      <w:divBdr>
        <w:top w:val="none" w:sz="0" w:space="0" w:color="auto"/>
        <w:left w:val="none" w:sz="0" w:space="0" w:color="auto"/>
        <w:bottom w:val="none" w:sz="0" w:space="0" w:color="auto"/>
        <w:right w:val="none" w:sz="0" w:space="0" w:color="auto"/>
      </w:divBdr>
      <w:divsChild>
        <w:div w:id="284581282">
          <w:marLeft w:val="1166"/>
          <w:marRight w:val="0"/>
          <w:marTop w:val="77"/>
          <w:marBottom w:val="0"/>
          <w:divBdr>
            <w:top w:val="none" w:sz="0" w:space="0" w:color="auto"/>
            <w:left w:val="none" w:sz="0" w:space="0" w:color="auto"/>
            <w:bottom w:val="none" w:sz="0" w:space="0" w:color="auto"/>
            <w:right w:val="none" w:sz="0" w:space="0" w:color="auto"/>
          </w:divBdr>
        </w:div>
        <w:div w:id="571695894">
          <w:marLeft w:val="1166"/>
          <w:marRight w:val="0"/>
          <w:marTop w:val="77"/>
          <w:marBottom w:val="0"/>
          <w:divBdr>
            <w:top w:val="none" w:sz="0" w:space="0" w:color="auto"/>
            <w:left w:val="none" w:sz="0" w:space="0" w:color="auto"/>
            <w:bottom w:val="none" w:sz="0" w:space="0" w:color="auto"/>
            <w:right w:val="none" w:sz="0" w:space="0" w:color="auto"/>
          </w:divBdr>
        </w:div>
        <w:div w:id="933516612">
          <w:marLeft w:val="1166"/>
          <w:marRight w:val="0"/>
          <w:marTop w:val="77"/>
          <w:marBottom w:val="0"/>
          <w:divBdr>
            <w:top w:val="none" w:sz="0" w:space="0" w:color="auto"/>
            <w:left w:val="none" w:sz="0" w:space="0" w:color="auto"/>
            <w:bottom w:val="none" w:sz="0" w:space="0" w:color="auto"/>
            <w:right w:val="none" w:sz="0" w:space="0" w:color="auto"/>
          </w:divBdr>
        </w:div>
        <w:div w:id="1225487060">
          <w:marLeft w:val="547"/>
          <w:marRight w:val="0"/>
          <w:marTop w:val="96"/>
          <w:marBottom w:val="0"/>
          <w:divBdr>
            <w:top w:val="none" w:sz="0" w:space="0" w:color="auto"/>
            <w:left w:val="none" w:sz="0" w:space="0" w:color="auto"/>
            <w:bottom w:val="none" w:sz="0" w:space="0" w:color="auto"/>
            <w:right w:val="none" w:sz="0" w:space="0" w:color="auto"/>
          </w:divBdr>
        </w:div>
        <w:div w:id="1782408187">
          <w:marLeft w:val="1166"/>
          <w:marRight w:val="0"/>
          <w:marTop w:val="77"/>
          <w:marBottom w:val="0"/>
          <w:divBdr>
            <w:top w:val="none" w:sz="0" w:space="0" w:color="auto"/>
            <w:left w:val="none" w:sz="0" w:space="0" w:color="auto"/>
            <w:bottom w:val="none" w:sz="0" w:space="0" w:color="auto"/>
            <w:right w:val="none" w:sz="0" w:space="0" w:color="auto"/>
          </w:divBdr>
        </w:div>
        <w:div w:id="1802722440">
          <w:marLeft w:val="1166"/>
          <w:marRight w:val="0"/>
          <w:marTop w:val="77"/>
          <w:marBottom w:val="0"/>
          <w:divBdr>
            <w:top w:val="none" w:sz="0" w:space="0" w:color="auto"/>
            <w:left w:val="none" w:sz="0" w:space="0" w:color="auto"/>
            <w:bottom w:val="none" w:sz="0" w:space="0" w:color="auto"/>
            <w:right w:val="none" w:sz="0" w:space="0" w:color="auto"/>
          </w:divBdr>
        </w:div>
        <w:div w:id="1833527577">
          <w:marLeft w:val="547"/>
          <w:marRight w:val="0"/>
          <w:marTop w:val="96"/>
          <w:marBottom w:val="0"/>
          <w:divBdr>
            <w:top w:val="none" w:sz="0" w:space="0" w:color="auto"/>
            <w:left w:val="none" w:sz="0" w:space="0" w:color="auto"/>
            <w:bottom w:val="none" w:sz="0" w:space="0" w:color="auto"/>
            <w:right w:val="none" w:sz="0" w:space="0" w:color="auto"/>
          </w:divBdr>
        </w:div>
        <w:div w:id="1877808182">
          <w:marLeft w:val="547"/>
          <w:marRight w:val="0"/>
          <w:marTop w:val="96"/>
          <w:marBottom w:val="0"/>
          <w:divBdr>
            <w:top w:val="none" w:sz="0" w:space="0" w:color="auto"/>
            <w:left w:val="none" w:sz="0" w:space="0" w:color="auto"/>
            <w:bottom w:val="none" w:sz="0" w:space="0" w:color="auto"/>
            <w:right w:val="none" w:sz="0" w:space="0" w:color="auto"/>
          </w:divBdr>
        </w:div>
      </w:divsChild>
    </w:div>
    <w:div w:id="1650163412">
      <w:bodyDiv w:val="1"/>
      <w:marLeft w:val="0"/>
      <w:marRight w:val="0"/>
      <w:marTop w:val="0"/>
      <w:marBottom w:val="0"/>
      <w:divBdr>
        <w:top w:val="none" w:sz="0" w:space="0" w:color="auto"/>
        <w:left w:val="none" w:sz="0" w:space="0" w:color="auto"/>
        <w:bottom w:val="none" w:sz="0" w:space="0" w:color="auto"/>
        <w:right w:val="none" w:sz="0" w:space="0" w:color="auto"/>
      </w:divBdr>
    </w:div>
    <w:div w:id="1650986634">
      <w:bodyDiv w:val="1"/>
      <w:marLeft w:val="0"/>
      <w:marRight w:val="0"/>
      <w:marTop w:val="0"/>
      <w:marBottom w:val="0"/>
      <w:divBdr>
        <w:top w:val="none" w:sz="0" w:space="0" w:color="auto"/>
        <w:left w:val="none" w:sz="0" w:space="0" w:color="auto"/>
        <w:bottom w:val="none" w:sz="0" w:space="0" w:color="auto"/>
        <w:right w:val="none" w:sz="0" w:space="0" w:color="auto"/>
      </w:divBdr>
    </w:div>
    <w:div w:id="1651590087">
      <w:bodyDiv w:val="1"/>
      <w:marLeft w:val="0"/>
      <w:marRight w:val="0"/>
      <w:marTop w:val="0"/>
      <w:marBottom w:val="0"/>
      <w:divBdr>
        <w:top w:val="none" w:sz="0" w:space="0" w:color="auto"/>
        <w:left w:val="none" w:sz="0" w:space="0" w:color="auto"/>
        <w:bottom w:val="none" w:sz="0" w:space="0" w:color="auto"/>
        <w:right w:val="none" w:sz="0" w:space="0" w:color="auto"/>
      </w:divBdr>
    </w:div>
    <w:div w:id="1653487667">
      <w:bodyDiv w:val="1"/>
      <w:marLeft w:val="0"/>
      <w:marRight w:val="0"/>
      <w:marTop w:val="0"/>
      <w:marBottom w:val="0"/>
      <w:divBdr>
        <w:top w:val="none" w:sz="0" w:space="0" w:color="auto"/>
        <w:left w:val="none" w:sz="0" w:space="0" w:color="auto"/>
        <w:bottom w:val="none" w:sz="0" w:space="0" w:color="auto"/>
        <w:right w:val="none" w:sz="0" w:space="0" w:color="auto"/>
      </w:divBdr>
    </w:div>
    <w:div w:id="1653488695">
      <w:bodyDiv w:val="1"/>
      <w:marLeft w:val="0"/>
      <w:marRight w:val="0"/>
      <w:marTop w:val="0"/>
      <w:marBottom w:val="0"/>
      <w:divBdr>
        <w:top w:val="none" w:sz="0" w:space="0" w:color="auto"/>
        <w:left w:val="none" w:sz="0" w:space="0" w:color="auto"/>
        <w:bottom w:val="none" w:sz="0" w:space="0" w:color="auto"/>
        <w:right w:val="none" w:sz="0" w:space="0" w:color="auto"/>
      </w:divBdr>
    </w:div>
    <w:div w:id="1654218351">
      <w:bodyDiv w:val="1"/>
      <w:marLeft w:val="0"/>
      <w:marRight w:val="0"/>
      <w:marTop w:val="0"/>
      <w:marBottom w:val="0"/>
      <w:divBdr>
        <w:top w:val="none" w:sz="0" w:space="0" w:color="auto"/>
        <w:left w:val="none" w:sz="0" w:space="0" w:color="auto"/>
        <w:bottom w:val="none" w:sz="0" w:space="0" w:color="auto"/>
        <w:right w:val="none" w:sz="0" w:space="0" w:color="auto"/>
      </w:divBdr>
    </w:div>
    <w:div w:id="1654679278">
      <w:bodyDiv w:val="1"/>
      <w:marLeft w:val="0"/>
      <w:marRight w:val="0"/>
      <w:marTop w:val="0"/>
      <w:marBottom w:val="0"/>
      <w:divBdr>
        <w:top w:val="none" w:sz="0" w:space="0" w:color="auto"/>
        <w:left w:val="none" w:sz="0" w:space="0" w:color="auto"/>
        <w:bottom w:val="none" w:sz="0" w:space="0" w:color="auto"/>
        <w:right w:val="none" w:sz="0" w:space="0" w:color="auto"/>
      </w:divBdr>
    </w:div>
    <w:div w:id="1655254386">
      <w:bodyDiv w:val="1"/>
      <w:marLeft w:val="0"/>
      <w:marRight w:val="0"/>
      <w:marTop w:val="0"/>
      <w:marBottom w:val="0"/>
      <w:divBdr>
        <w:top w:val="none" w:sz="0" w:space="0" w:color="auto"/>
        <w:left w:val="none" w:sz="0" w:space="0" w:color="auto"/>
        <w:bottom w:val="none" w:sz="0" w:space="0" w:color="auto"/>
        <w:right w:val="none" w:sz="0" w:space="0" w:color="auto"/>
      </w:divBdr>
    </w:div>
    <w:div w:id="1656251998">
      <w:bodyDiv w:val="1"/>
      <w:marLeft w:val="0"/>
      <w:marRight w:val="0"/>
      <w:marTop w:val="0"/>
      <w:marBottom w:val="0"/>
      <w:divBdr>
        <w:top w:val="none" w:sz="0" w:space="0" w:color="auto"/>
        <w:left w:val="none" w:sz="0" w:space="0" w:color="auto"/>
        <w:bottom w:val="none" w:sz="0" w:space="0" w:color="auto"/>
        <w:right w:val="none" w:sz="0" w:space="0" w:color="auto"/>
      </w:divBdr>
    </w:div>
    <w:div w:id="1656453816">
      <w:bodyDiv w:val="1"/>
      <w:marLeft w:val="0"/>
      <w:marRight w:val="0"/>
      <w:marTop w:val="0"/>
      <w:marBottom w:val="0"/>
      <w:divBdr>
        <w:top w:val="none" w:sz="0" w:space="0" w:color="auto"/>
        <w:left w:val="none" w:sz="0" w:space="0" w:color="auto"/>
        <w:bottom w:val="none" w:sz="0" w:space="0" w:color="auto"/>
        <w:right w:val="none" w:sz="0" w:space="0" w:color="auto"/>
      </w:divBdr>
    </w:div>
    <w:div w:id="1656642675">
      <w:bodyDiv w:val="1"/>
      <w:marLeft w:val="0"/>
      <w:marRight w:val="0"/>
      <w:marTop w:val="0"/>
      <w:marBottom w:val="0"/>
      <w:divBdr>
        <w:top w:val="none" w:sz="0" w:space="0" w:color="auto"/>
        <w:left w:val="none" w:sz="0" w:space="0" w:color="auto"/>
        <w:bottom w:val="none" w:sz="0" w:space="0" w:color="auto"/>
        <w:right w:val="none" w:sz="0" w:space="0" w:color="auto"/>
      </w:divBdr>
    </w:div>
    <w:div w:id="1656686594">
      <w:bodyDiv w:val="1"/>
      <w:marLeft w:val="0"/>
      <w:marRight w:val="0"/>
      <w:marTop w:val="0"/>
      <w:marBottom w:val="0"/>
      <w:divBdr>
        <w:top w:val="none" w:sz="0" w:space="0" w:color="auto"/>
        <w:left w:val="none" w:sz="0" w:space="0" w:color="auto"/>
        <w:bottom w:val="none" w:sz="0" w:space="0" w:color="auto"/>
        <w:right w:val="none" w:sz="0" w:space="0" w:color="auto"/>
      </w:divBdr>
    </w:div>
    <w:div w:id="1657026863">
      <w:bodyDiv w:val="1"/>
      <w:marLeft w:val="0"/>
      <w:marRight w:val="0"/>
      <w:marTop w:val="0"/>
      <w:marBottom w:val="0"/>
      <w:divBdr>
        <w:top w:val="none" w:sz="0" w:space="0" w:color="auto"/>
        <w:left w:val="none" w:sz="0" w:space="0" w:color="auto"/>
        <w:bottom w:val="none" w:sz="0" w:space="0" w:color="auto"/>
        <w:right w:val="none" w:sz="0" w:space="0" w:color="auto"/>
      </w:divBdr>
    </w:div>
    <w:div w:id="1657107627">
      <w:bodyDiv w:val="1"/>
      <w:marLeft w:val="0"/>
      <w:marRight w:val="0"/>
      <w:marTop w:val="0"/>
      <w:marBottom w:val="0"/>
      <w:divBdr>
        <w:top w:val="none" w:sz="0" w:space="0" w:color="auto"/>
        <w:left w:val="none" w:sz="0" w:space="0" w:color="auto"/>
        <w:bottom w:val="none" w:sz="0" w:space="0" w:color="auto"/>
        <w:right w:val="none" w:sz="0" w:space="0" w:color="auto"/>
      </w:divBdr>
    </w:div>
    <w:div w:id="1657294658">
      <w:bodyDiv w:val="1"/>
      <w:marLeft w:val="0"/>
      <w:marRight w:val="0"/>
      <w:marTop w:val="0"/>
      <w:marBottom w:val="0"/>
      <w:divBdr>
        <w:top w:val="none" w:sz="0" w:space="0" w:color="auto"/>
        <w:left w:val="none" w:sz="0" w:space="0" w:color="auto"/>
        <w:bottom w:val="none" w:sz="0" w:space="0" w:color="auto"/>
        <w:right w:val="none" w:sz="0" w:space="0" w:color="auto"/>
      </w:divBdr>
      <w:divsChild>
        <w:div w:id="84115021">
          <w:marLeft w:val="547"/>
          <w:marRight w:val="0"/>
          <w:marTop w:val="115"/>
          <w:marBottom w:val="0"/>
          <w:divBdr>
            <w:top w:val="none" w:sz="0" w:space="0" w:color="auto"/>
            <w:left w:val="none" w:sz="0" w:space="0" w:color="auto"/>
            <w:bottom w:val="none" w:sz="0" w:space="0" w:color="auto"/>
            <w:right w:val="none" w:sz="0" w:space="0" w:color="auto"/>
          </w:divBdr>
        </w:div>
        <w:div w:id="480346103">
          <w:marLeft w:val="547"/>
          <w:marRight w:val="0"/>
          <w:marTop w:val="115"/>
          <w:marBottom w:val="0"/>
          <w:divBdr>
            <w:top w:val="none" w:sz="0" w:space="0" w:color="auto"/>
            <w:left w:val="none" w:sz="0" w:space="0" w:color="auto"/>
            <w:bottom w:val="none" w:sz="0" w:space="0" w:color="auto"/>
            <w:right w:val="none" w:sz="0" w:space="0" w:color="auto"/>
          </w:divBdr>
        </w:div>
        <w:div w:id="1461145302">
          <w:marLeft w:val="547"/>
          <w:marRight w:val="0"/>
          <w:marTop w:val="115"/>
          <w:marBottom w:val="0"/>
          <w:divBdr>
            <w:top w:val="none" w:sz="0" w:space="0" w:color="auto"/>
            <w:left w:val="none" w:sz="0" w:space="0" w:color="auto"/>
            <w:bottom w:val="none" w:sz="0" w:space="0" w:color="auto"/>
            <w:right w:val="none" w:sz="0" w:space="0" w:color="auto"/>
          </w:divBdr>
        </w:div>
        <w:div w:id="1855146349">
          <w:marLeft w:val="1166"/>
          <w:marRight w:val="0"/>
          <w:marTop w:val="96"/>
          <w:marBottom w:val="0"/>
          <w:divBdr>
            <w:top w:val="none" w:sz="0" w:space="0" w:color="auto"/>
            <w:left w:val="none" w:sz="0" w:space="0" w:color="auto"/>
            <w:bottom w:val="none" w:sz="0" w:space="0" w:color="auto"/>
            <w:right w:val="none" w:sz="0" w:space="0" w:color="auto"/>
          </w:divBdr>
        </w:div>
        <w:div w:id="1885872510">
          <w:marLeft w:val="1166"/>
          <w:marRight w:val="0"/>
          <w:marTop w:val="96"/>
          <w:marBottom w:val="0"/>
          <w:divBdr>
            <w:top w:val="none" w:sz="0" w:space="0" w:color="auto"/>
            <w:left w:val="none" w:sz="0" w:space="0" w:color="auto"/>
            <w:bottom w:val="none" w:sz="0" w:space="0" w:color="auto"/>
            <w:right w:val="none" w:sz="0" w:space="0" w:color="auto"/>
          </w:divBdr>
        </w:div>
        <w:div w:id="2075422123">
          <w:marLeft w:val="1166"/>
          <w:marRight w:val="0"/>
          <w:marTop w:val="96"/>
          <w:marBottom w:val="0"/>
          <w:divBdr>
            <w:top w:val="none" w:sz="0" w:space="0" w:color="auto"/>
            <w:left w:val="none" w:sz="0" w:space="0" w:color="auto"/>
            <w:bottom w:val="none" w:sz="0" w:space="0" w:color="auto"/>
            <w:right w:val="none" w:sz="0" w:space="0" w:color="auto"/>
          </w:divBdr>
        </w:div>
      </w:divsChild>
    </w:div>
    <w:div w:id="1658071071">
      <w:bodyDiv w:val="1"/>
      <w:marLeft w:val="0"/>
      <w:marRight w:val="0"/>
      <w:marTop w:val="0"/>
      <w:marBottom w:val="0"/>
      <w:divBdr>
        <w:top w:val="none" w:sz="0" w:space="0" w:color="auto"/>
        <w:left w:val="none" w:sz="0" w:space="0" w:color="auto"/>
        <w:bottom w:val="none" w:sz="0" w:space="0" w:color="auto"/>
        <w:right w:val="none" w:sz="0" w:space="0" w:color="auto"/>
      </w:divBdr>
    </w:div>
    <w:div w:id="1658455928">
      <w:bodyDiv w:val="1"/>
      <w:marLeft w:val="0"/>
      <w:marRight w:val="0"/>
      <w:marTop w:val="0"/>
      <w:marBottom w:val="0"/>
      <w:divBdr>
        <w:top w:val="none" w:sz="0" w:space="0" w:color="auto"/>
        <w:left w:val="none" w:sz="0" w:space="0" w:color="auto"/>
        <w:bottom w:val="none" w:sz="0" w:space="0" w:color="auto"/>
        <w:right w:val="none" w:sz="0" w:space="0" w:color="auto"/>
      </w:divBdr>
    </w:div>
    <w:div w:id="1658731793">
      <w:bodyDiv w:val="1"/>
      <w:marLeft w:val="0"/>
      <w:marRight w:val="0"/>
      <w:marTop w:val="0"/>
      <w:marBottom w:val="0"/>
      <w:divBdr>
        <w:top w:val="none" w:sz="0" w:space="0" w:color="auto"/>
        <w:left w:val="none" w:sz="0" w:space="0" w:color="auto"/>
        <w:bottom w:val="none" w:sz="0" w:space="0" w:color="auto"/>
        <w:right w:val="none" w:sz="0" w:space="0" w:color="auto"/>
      </w:divBdr>
      <w:divsChild>
        <w:div w:id="198132636">
          <w:marLeft w:val="1800"/>
          <w:marRight w:val="0"/>
          <w:marTop w:val="82"/>
          <w:marBottom w:val="0"/>
          <w:divBdr>
            <w:top w:val="none" w:sz="0" w:space="0" w:color="auto"/>
            <w:left w:val="none" w:sz="0" w:space="0" w:color="auto"/>
            <w:bottom w:val="none" w:sz="0" w:space="0" w:color="auto"/>
            <w:right w:val="none" w:sz="0" w:space="0" w:color="auto"/>
          </w:divBdr>
        </w:div>
        <w:div w:id="758217092">
          <w:marLeft w:val="1800"/>
          <w:marRight w:val="0"/>
          <w:marTop w:val="82"/>
          <w:marBottom w:val="0"/>
          <w:divBdr>
            <w:top w:val="none" w:sz="0" w:space="0" w:color="auto"/>
            <w:left w:val="none" w:sz="0" w:space="0" w:color="auto"/>
            <w:bottom w:val="none" w:sz="0" w:space="0" w:color="auto"/>
            <w:right w:val="none" w:sz="0" w:space="0" w:color="auto"/>
          </w:divBdr>
        </w:div>
        <w:div w:id="795609625">
          <w:marLeft w:val="1166"/>
          <w:marRight w:val="0"/>
          <w:marTop w:val="115"/>
          <w:marBottom w:val="0"/>
          <w:divBdr>
            <w:top w:val="none" w:sz="0" w:space="0" w:color="auto"/>
            <w:left w:val="none" w:sz="0" w:space="0" w:color="auto"/>
            <w:bottom w:val="none" w:sz="0" w:space="0" w:color="auto"/>
            <w:right w:val="none" w:sz="0" w:space="0" w:color="auto"/>
          </w:divBdr>
        </w:div>
        <w:div w:id="897742379">
          <w:marLeft w:val="1800"/>
          <w:marRight w:val="0"/>
          <w:marTop w:val="82"/>
          <w:marBottom w:val="0"/>
          <w:divBdr>
            <w:top w:val="none" w:sz="0" w:space="0" w:color="auto"/>
            <w:left w:val="none" w:sz="0" w:space="0" w:color="auto"/>
            <w:bottom w:val="none" w:sz="0" w:space="0" w:color="auto"/>
            <w:right w:val="none" w:sz="0" w:space="0" w:color="auto"/>
          </w:divBdr>
        </w:div>
        <w:div w:id="1061365147">
          <w:marLeft w:val="547"/>
          <w:marRight w:val="0"/>
          <w:marTop w:val="115"/>
          <w:marBottom w:val="0"/>
          <w:divBdr>
            <w:top w:val="none" w:sz="0" w:space="0" w:color="auto"/>
            <w:left w:val="none" w:sz="0" w:space="0" w:color="auto"/>
            <w:bottom w:val="none" w:sz="0" w:space="0" w:color="auto"/>
            <w:right w:val="none" w:sz="0" w:space="0" w:color="auto"/>
          </w:divBdr>
        </w:div>
        <w:div w:id="1087381089">
          <w:marLeft w:val="1166"/>
          <w:marRight w:val="0"/>
          <w:marTop w:val="96"/>
          <w:marBottom w:val="0"/>
          <w:divBdr>
            <w:top w:val="none" w:sz="0" w:space="0" w:color="auto"/>
            <w:left w:val="none" w:sz="0" w:space="0" w:color="auto"/>
            <w:bottom w:val="none" w:sz="0" w:space="0" w:color="auto"/>
            <w:right w:val="none" w:sz="0" w:space="0" w:color="auto"/>
          </w:divBdr>
        </w:div>
        <w:div w:id="1848669392">
          <w:marLeft w:val="1166"/>
          <w:marRight w:val="0"/>
          <w:marTop w:val="96"/>
          <w:marBottom w:val="0"/>
          <w:divBdr>
            <w:top w:val="none" w:sz="0" w:space="0" w:color="auto"/>
            <w:left w:val="none" w:sz="0" w:space="0" w:color="auto"/>
            <w:bottom w:val="none" w:sz="0" w:space="0" w:color="auto"/>
            <w:right w:val="none" w:sz="0" w:space="0" w:color="auto"/>
          </w:divBdr>
        </w:div>
        <w:div w:id="1906797194">
          <w:marLeft w:val="1800"/>
          <w:marRight w:val="0"/>
          <w:marTop w:val="82"/>
          <w:marBottom w:val="0"/>
          <w:divBdr>
            <w:top w:val="none" w:sz="0" w:space="0" w:color="auto"/>
            <w:left w:val="none" w:sz="0" w:space="0" w:color="auto"/>
            <w:bottom w:val="none" w:sz="0" w:space="0" w:color="auto"/>
            <w:right w:val="none" w:sz="0" w:space="0" w:color="auto"/>
          </w:divBdr>
        </w:div>
      </w:divsChild>
    </w:div>
    <w:div w:id="1660039933">
      <w:bodyDiv w:val="1"/>
      <w:marLeft w:val="0"/>
      <w:marRight w:val="0"/>
      <w:marTop w:val="0"/>
      <w:marBottom w:val="0"/>
      <w:divBdr>
        <w:top w:val="none" w:sz="0" w:space="0" w:color="auto"/>
        <w:left w:val="none" w:sz="0" w:space="0" w:color="auto"/>
        <w:bottom w:val="none" w:sz="0" w:space="0" w:color="auto"/>
        <w:right w:val="none" w:sz="0" w:space="0" w:color="auto"/>
      </w:divBdr>
    </w:div>
    <w:div w:id="1660578394">
      <w:bodyDiv w:val="1"/>
      <w:marLeft w:val="0"/>
      <w:marRight w:val="0"/>
      <w:marTop w:val="0"/>
      <w:marBottom w:val="0"/>
      <w:divBdr>
        <w:top w:val="none" w:sz="0" w:space="0" w:color="auto"/>
        <w:left w:val="none" w:sz="0" w:space="0" w:color="auto"/>
        <w:bottom w:val="none" w:sz="0" w:space="0" w:color="auto"/>
        <w:right w:val="none" w:sz="0" w:space="0" w:color="auto"/>
      </w:divBdr>
    </w:div>
    <w:div w:id="1660618818">
      <w:bodyDiv w:val="1"/>
      <w:marLeft w:val="0"/>
      <w:marRight w:val="0"/>
      <w:marTop w:val="0"/>
      <w:marBottom w:val="0"/>
      <w:divBdr>
        <w:top w:val="none" w:sz="0" w:space="0" w:color="auto"/>
        <w:left w:val="none" w:sz="0" w:space="0" w:color="auto"/>
        <w:bottom w:val="none" w:sz="0" w:space="0" w:color="auto"/>
        <w:right w:val="none" w:sz="0" w:space="0" w:color="auto"/>
      </w:divBdr>
    </w:div>
    <w:div w:id="1660767859">
      <w:bodyDiv w:val="1"/>
      <w:marLeft w:val="0"/>
      <w:marRight w:val="0"/>
      <w:marTop w:val="0"/>
      <w:marBottom w:val="0"/>
      <w:divBdr>
        <w:top w:val="none" w:sz="0" w:space="0" w:color="auto"/>
        <w:left w:val="none" w:sz="0" w:space="0" w:color="auto"/>
        <w:bottom w:val="none" w:sz="0" w:space="0" w:color="auto"/>
        <w:right w:val="none" w:sz="0" w:space="0" w:color="auto"/>
      </w:divBdr>
      <w:divsChild>
        <w:div w:id="1385103853">
          <w:marLeft w:val="0"/>
          <w:marRight w:val="0"/>
          <w:marTop w:val="0"/>
          <w:marBottom w:val="0"/>
          <w:divBdr>
            <w:top w:val="none" w:sz="0" w:space="0" w:color="auto"/>
            <w:left w:val="none" w:sz="0" w:space="0" w:color="auto"/>
            <w:bottom w:val="none" w:sz="0" w:space="0" w:color="auto"/>
            <w:right w:val="none" w:sz="0" w:space="0" w:color="auto"/>
          </w:divBdr>
          <w:divsChild>
            <w:div w:id="70854512">
              <w:marLeft w:val="0"/>
              <w:marRight w:val="0"/>
              <w:marTop w:val="0"/>
              <w:marBottom w:val="0"/>
              <w:divBdr>
                <w:top w:val="none" w:sz="0" w:space="0" w:color="auto"/>
                <w:left w:val="none" w:sz="0" w:space="0" w:color="auto"/>
                <w:bottom w:val="none" w:sz="0" w:space="0" w:color="auto"/>
                <w:right w:val="none" w:sz="0" w:space="0" w:color="auto"/>
              </w:divBdr>
            </w:div>
            <w:div w:id="10427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225420">
      <w:bodyDiv w:val="1"/>
      <w:marLeft w:val="0"/>
      <w:marRight w:val="0"/>
      <w:marTop w:val="0"/>
      <w:marBottom w:val="0"/>
      <w:divBdr>
        <w:top w:val="none" w:sz="0" w:space="0" w:color="auto"/>
        <w:left w:val="none" w:sz="0" w:space="0" w:color="auto"/>
        <w:bottom w:val="none" w:sz="0" w:space="0" w:color="auto"/>
        <w:right w:val="none" w:sz="0" w:space="0" w:color="auto"/>
      </w:divBdr>
    </w:div>
    <w:div w:id="1661303904">
      <w:bodyDiv w:val="1"/>
      <w:marLeft w:val="0"/>
      <w:marRight w:val="0"/>
      <w:marTop w:val="0"/>
      <w:marBottom w:val="0"/>
      <w:divBdr>
        <w:top w:val="none" w:sz="0" w:space="0" w:color="auto"/>
        <w:left w:val="none" w:sz="0" w:space="0" w:color="auto"/>
        <w:bottom w:val="none" w:sz="0" w:space="0" w:color="auto"/>
        <w:right w:val="none" w:sz="0" w:space="0" w:color="auto"/>
      </w:divBdr>
    </w:div>
    <w:div w:id="1662804596">
      <w:bodyDiv w:val="1"/>
      <w:marLeft w:val="0"/>
      <w:marRight w:val="0"/>
      <w:marTop w:val="0"/>
      <w:marBottom w:val="0"/>
      <w:divBdr>
        <w:top w:val="none" w:sz="0" w:space="0" w:color="auto"/>
        <w:left w:val="none" w:sz="0" w:space="0" w:color="auto"/>
        <w:bottom w:val="none" w:sz="0" w:space="0" w:color="auto"/>
        <w:right w:val="none" w:sz="0" w:space="0" w:color="auto"/>
      </w:divBdr>
    </w:div>
    <w:div w:id="1663073370">
      <w:bodyDiv w:val="1"/>
      <w:marLeft w:val="0"/>
      <w:marRight w:val="0"/>
      <w:marTop w:val="0"/>
      <w:marBottom w:val="0"/>
      <w:divBdr>
        <w:top w:val="none" w:sz="0" w:space="0" w:color="auto"/>
        <w:left w:val="none" w:sz="0" w:space="0" w:color="auto"/>
        <w:bottom w:val="none" w:sz="0" w:space="0" w:color="auto"/>
        <w:right w:val="none" w:sz="0" w:space="0" w:color="auto"/>
      </w:divBdr>
      <w:divsChild>
        <w:div w:id="204560141">
          <w:marLeft w:val="1267"/>
          <w:marRight w:val="0"/>
          <w:marTop w:val="0"/>
          <w:marBottom w:val="0"/>
          <w:divBdr>
            <w:top w:val="none" w:sz="0" w:space="0" w:color="auto"/>
            <w:left w:val="none" w:sz="0" w:space="0" w:color="auto"/>
            <w:bottom w:val="none" w:sz="0" w:space="0" w:color="auto"/>
            <w:right w:val="none" w:sz="0" w:space="0" w:color="auto"/>
          </w:divBdr>
        </w:div>
        <w:div w:id="205606187">
          <w:marLeft w:val="634"/>
          <w:marRight w:val="0"/>
          <w:marTop w:val="0"/>
          <w:marBottom w:val="0"/>
          <w:divBdr>
            <w:top w:val="none" w:sz="0" w:space="0" w:color="auto"/>
            <w:left w:val="none" w:sz="0" w:space="0" w:color="auto"/>
            <w:bottom w:val="none" w:sz="0" w:space="0" w:color="auto"/>
            <w:right w:val="none" w:sz="0" w:space="0" w:color="auto"/>
          </w:divBdr>
        </w:div>
        <w:div w:id="462116024">
          <w:marLeft w:val="634"/>
          <w:marRight w:val="0"/>
          <w:marTop w:val="0"/>
          <w:marBottom w:val="0"/>
          <w:divBdr>
            <w:top w:val="none" w:sz="0" w:space="0" w:color="auto"/>
            <w:left w:val="none" w:sz="0" w:space="0" w:color="auto"/>
            <w:bottom w:val="none" w:sz="0" w:space="0" w:color="auto"/>
            <w:right w:val="none" w:sz="0" w:space="0" w:color="auto"/>
          </w:divBdr>
        </w:div>
        <w:div w:id="504976135">
          <w:marLeft w:val="634"/>
          <w:marRight w:val="0"/>
          <w:marTop w:val="0"/>
          <w:marBottom w:val="0"/>
          <w:divBdr>
            <w:top w:val="none" w:sz="0" w:space="0" w:color="auto"/>
            <w:left w:val="none" w:sz="0" w:space="0" w:color="auto"/>
            <w:bottom w:val="none" w:sz="0" w:space="0" w:color="auto"/>
            <w:right w:val="none" w:sz="0" w:space="0" w:color="auto"/>
          </w:divBdr>
        </w:div>
        <w:div w:id="664556859">
          <w:marLeft w:val="634"/>
          <w:marRight w:val="0"/>
          <w:marTop w:val="0"/>
          <w:marBottom w:val="0"/>
          <w:divBdr>
            <w:top w:val="none" w:sz="0" w:space="0" w:color="auto"/>
            <w:left w:val="none" w:sz="0" w:space="0" w:color="auto"/>
            <w:bottom w:val="none" w:sz="0" w:space="0" w:color="auto"/>
            <w:right w:val="none" w:sz="0" w:space="0" w:color="auto"/>
          </w:divBdr>
        </w:div>
        <w:div w:id="688606125">
          <w:marLeft w:val="1267"/>
          <w:marRight w:val="0"/>
          <w:marTop w:val="0"/>
          <w:marBottom w:val="0"/>
          <w:divBdr>
            <w:top w:val="none" w:sz="0" w:space="0" w:color="auto"/>
            <w:left w:val="none" w:sz="0" w:space="0" w:color="auto"/>
            <w:bottom w:val="none" w:sz="0" w:space="0" w:color="auto"/>
            <w:right w:val="none" w:sz="0" w:space="0" w:color="auto"/>
          </w:divBdr>
        </w:div>
        <w:div w:id="714038726">
          <w:marLeft w:val="634"/>
          <w:marRight w:val="0"/>
          <w:marTop w:val="0"/>
          <w:marBottom w:val="0"/>
          <w:divBdr>
            <w:top w:val="none" w:sz="0" w:space="0" w:color="auto"/>
            <w:left w:val="none" w:sz="0" w:space="0" w:color="auto"/>
            <w:bottom w:val="none" w:sz="0" w:space="0" w:color="auto"/>
            <w:right w:val="none" w:sz="0" w:space="0" w:color="auto"/>
          </w:divBdr>
        </w:div>
        <w:div w:id="722994666">
          <w:marLeft w:val="1354"/>
          <w:marRight w:val="0"/>
          <w:marTop w:val="0"/>
          <w:marBottom w:val="0"/>
          <w:divBdr>
            <w:top w:val="none" w:sz="0" w:space="0" w:color="auto"/>
            <w:left w:val="none" w:sz="0" w:space="0" w:color="auto"/>
            <w:bottom w:val="none" w:sz="0" w:space="0" w:color="auto"/>
            <w:right w:val="none" w:sz="0" w:space="0" w:color="auto"/>
          </w:divBdr>
        </w:div>
        <w:div w:id="783773787">
          <w:marLeft w:val="1267"/>
          <w:marRight w:val="0"/>
          <w:marTop w:val="0"/>
          <w:marBottom w:val="0"/>
          <w:divBdr>
            <w:top w:val="none" w:sz="0" w:space="0" w:color="auto"/>
            <w:left w:val="none" w:sz="0" w:space="0" w:color="auto"/>
            <w:bottom w:val="none" w:sz="0" w:space="0" w:color="auto"/>
            <w:right w:val="none" w:sz="0" w:space="0" w:color="auto"/>
          </w:divBdr>
        </w:div>
        <w:div w:id="1014649639">
          <w:marLeft w:val="634"/>
          <w:marRight w:val="0"/>
          <w:marTop w:val="0"/>
          <w:marBottom w:val="0"/>
          <w:divBdr>
            <w:top w:val="none" w:sz="0" w:space="0" w:color="auto"/>
            <w:left w:val="none" w:sz="0" w:space="0" w:color="auto"/>
            <w:bottom w:val="none" w:sz="0" w:space="0" w:color="auto"/>
            <w:right w:val="none" w:sz="0" w:space="0" w:color="auto"/>
          </w:divBdr>
        </w:div>
        <w:div w:id="1724478245">
          <w:marLeft w:val="634"/>
          <w:marRight w:val="0"/>
          <w:marTop w:val="0"/>
          <w:marBottom w:val="0"/>
          <w:divBdr>
            <w:top w:val="none" w:sz="0" w:space="0" w:color="auto"/>
            <w:left w:val="none" w:sz="0" w:space="0" w:color="auto"/>
            <w:bottom w:val="none" w:sz="0" w:space="0" w:color="auto"/>
            <w:right w:val="none" w:sz="0" w:space="0" w:color="auto"/>
          </w:divBdr>
        </w:div>
        <w:div w:id="1972707194">
          <w:marLeft w:val="634"/>
          <w:marRight w:val="0"/>
          <w:marTop w:val="0"/>
          <w:marBottom w:val="0"/>
          <w:divBdr>
            <w:top w:val="none" w:sz="0" w:space="0" w:color="auto"/>
            <w:left w:val="none" w:sz="0" w:space="0" w:color="auto"/>
            <w:bottom w:val="none" w:sz="0" w:space="0" w:color="auto"/>
            <w:right w:val="none" w:sz="0" w:space="0" w:color="auto"/>
          </w:divBdr>
        </w:div>
        <w:div w:id="2030060562">
          <w:marLeft w:val="1267"/>
          <w:marRight w:val="0"/>
          <w:marTop w:val="0"/>
          <w:marBottom w:val="0"/>
          <w:divBdr>
            <w:top w:val="none" w:sz="0" w:space="0" w:color="auto"/>
            <w:left w:val="none" w:sz="0" w:space="0" w:color="auto"/>
            <w:bottom w:val="none" w:sz="0" w:space="0" w:color="auto"/>
            <w:right w:val="none" w:sz="0" w:space="0" w:color="auto"/>
          </w:divBdr>
        </w:div>
      </w:divsChild>
    </w:div>
    <w:div w:id="1663656811">
      <w:bodyDiv w:val="1"/>
      <w:marLeft w:val="0"/>
      <w:marRight w:val="0"/>
      <w:marTop w:val="0"/>
      <w:marBottom w:val="0"/>
      <w:divBdr>
        <w:top w:val="none" w:sz="0" w:space="0" w:color="auto"/>
        <w:left w:val="none" w:sz="0" w:space="0" w:color="auto"/>
        <w:bottom w:val="none" w:sz="0" w:space="0" w:color="auto"/>
        <w:right w:val="none" w:sz="0" w:space="0" w:color="auto"/>
      </w:divBdr>
    </w:div>
    <w:div w:id="1663776785">
      <w:bodyDiv w:val="1"/>
      <w:marLeft w:val="0"/>
      <w:marRight w:val="0"/>
      <w:marTop w:val="0"/>
      <w:marBottom w:val="0"/>
      <w:divBdr>
        <w:top w:val="none" w:sz="0" w:space="0" w:color="auto"/>
        <w:left w:val="none" w:sz="0" w:space="0" w:color="auto"/>
        <w:bottom w:val="none" w:sz="0" w:space="0" w:color="auto"/>
        <w:right w:val="none" w:sz="0" w:space="0" w:color="auto"/>
      </w:divBdr>
    </w:div>
    <w:div w:id="1664119860">
      <w:bodyDiv w:val="1"/>
      <w:marLeft w:val="0"/>
      <w:marRight w:val="0"/>
      <w:marTop w:val="0"/>
      <w:marBottom w:val="0"/>
      <w:divBdr>
        <w:top w:val="none" w:sz="0" w:space="0" w:color="auto"/>
        <w:left w:val="none" w:sz="0" w:space="0" w:color="auto"/>
        <w:bottom w:val="none" w:sz="0" w:space="0" w:color="auto"/>
        <w:right w:val="none" w:sz="0" w:space="0" w:color="auto"/>
      </w:divBdr>
      <w:divsChild>
        <w:div w:id="1375084559">
          <w:marLeft w:val="547"/>
          <w:marRight w:val="0"/>
          <w:marTop w:val="96"/>
          <w:marBottom w:val="0"/>
          <w:divBdr>
            <w:top w:val="none" w:sz="0" w:space="0" w:color="auto"/>
            <w:left w:val="none" w:sz="0" w:space="0" w:color="auto"/>
            <w:bottom w:val="none" w:sz="0" w:space="0" w:color="auto"/>
            <w:right w:val="none" w:sz="0" w:space="0" w:color="auto"/>
          </w:divBdr>
        </w:div>
      </w:divsChild>
    </w:div>
    <w:div w:id="1664162546">
      <w:bodyDiv w:val="1"/>
      <w:marLeft w:val="0"/>
      <w:marRight w:val="0"/>
      <w:marTop w:val="0"/>
      <w:marBottom w:val="0"/>
      <w:divBdr>
        <w:top w:val="none" w:sz="0" w:space="0" w:color="auto"/>
        <w:left w:val="none" w:sz="0" w:space="0" w:color="auto"/>
        <w:bottom w:val="none" w:sz="0" w:space="0" w:color="auto"/>
        <w:right w:val="none" w:sz="0" w:space="0" w:color="auto"/>
      </w:divBdr>
    </w:div>
    <w:div w:id="1664309835">
      <w:bodyDiv w:val="1"/>
      <w:marLeft w:val="0"/>
      <w:marRight w:val="0"/>
      <w:marTop w:val="0"/>
      <w:marBottom w:val="0"/>
      <w:divBdr>
        <w:top w:val="none" w:sz="0" w:space="0" w:color="auto"/>
        <w:left w:val="none" w:sz="0" w:space="0" w:color="auto"/>
        <w:bottom w:val="none" w:sz="0" w:space="0" w:color="auto"/>
        <w:right w:val="none" w:sz="0" w:space="0" w:color="auto"/>
      </w:divBdr>
      <w:divsChild>
        <w:div w:id="715391222">
          <w:marLeft w:val="0"/>
          <w:marRight w:val="0"/>
          <w:marTop w:val="0"/>
          <w:marBottom w:val="0"/>
          <w:divBdr>
            <w:top w:val="none" w:sz="0" w:space="0" w:color="auto"/>
            <w:left w:val="none" w:sz="0" w:space="0" w:color="auto"/>
            <w:bottom w:val="none" w:sz="0" w:space="0" w:color="auto"/>
            <w:right w:val="none" w:sz="0" w:space="0" w:color="auto"/>
          </w:divBdr>
          <w:divsChild>
            <w:div w:id="497505884">
              <w:marLeft w:val="0"/>
              <w:marRight w:val="0"/>
              <w:marTop w:val="0"/>
              <w:marBottom w:val="0"/>
              <w:divBdr>
                <w:top w:val="none" w:sz="0" w:space="0" w:color="auto"/>
                <w:left w:val="none" w:sz="0" w:space="0" w:color="auto"/>
                <w:bottom w:val="none" w:sz="0" w:space="0" w:color="auto"/>
                <w:right w:val="none" w:sz="0" w:space="0" w:color="auto"/>
              </w:divBdr>
            </w:div>
            <w:div w:id="1428387739">
              <w:marLeft w:val="0"/>
              <w:marRight w:val="0"/>
              <w:marTop w:val="0"/>
              <w:marBottom w:val="0"/>
              <w:divBdr>
                <w:top w:val="none" w:sz="0" w:space="0" w:color="auto"/>
                <w:left w:val="none" w:sz="0" w:space="0" w:color="auto"/>
                <w:bottom w:val="none" w:sz="0" w:space="0" w:color="auto"/>
                <w:right w:val="none" w:sz="0" w:space="0" w:color="auto"/>
              </w:divBdr>
            </w:div>
            <w:div w:id="165487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476713">
      <w:bodyDiv w:val="1"/>
      <w:marLeft w:val="0"/>
      <w:marRight w:val="0"/>
      <w:marTop w:val="0"/>
      <w:marBottom w:val="0"/>
      <w:divBdr>
        <w:top w:val="none" w:sz="0" w:space="0" w:color="auto"/>
        <w:left w:val="none" w:sz="0" w:space="0" w:color="auto"/>
        <w:bottom w:val="none" w:sz="0" w:space="0" w:color="auto"/>
        <w:right w:val="none" w:sz="0" w:space="0" w:color="auto"/>
      </w:divBdr>
      <w:divsChild>
        <w:div w:id="526606804">
          <w:marLeft w:val="1800"/>
          <w:marRight w:val="0"/>
          <w:marTop w:val="77"/>
          <w:marBottom w:val="0"/>
          <w:divBdr>
            <w:top w:val="none" w:sz="0" w:space="0" w:color="auto"/>
            <w:left w:val="none" w:sz="0" w:space="0" w:color="auto"/>
            <w:bottom w:val="none" w:sz="0" w:space="0" w:color="auto"/>
            <w:right w:val="none" w:sz="0" w:space="0" w:color="auto"/>
          </w:divBdr>
        </w:div>
        <w:div w:id="613632619">
          <w:marLeft w:val="1166"/>
          <w:marRight w:val="0"/>
          <w:marTop w:val="96"/>
          <w:marBottom w:val="0"/>
          <w:divBdr>
            <w:top w:val="none" w:sz="0" w:space="0" w:color="auto"/>
            <w:left w:val="none" w:sz="0" w:space="0" w:color="auto"/>
            <w:bottom w:val="none" w:sz="0" w:space="0" w:color="auto"/>
            <w:right w:val="none" w:sz="0" w:space="0" w:color="auto"/>
          </w:divBdr>
        </w:div>
        <w:div w:id="796722905">
          <w:marLeft w:val="1166"/>
          <w:marRight w:val="0"/>
          <w:marTop w:val="96"/>
          <w:marBottom w:val="0"/>
          <w:divBdr>
            <w:top w:val="none" w:sz="0" w:space="0" w:color="auto"/>
            <w:left w:val="none" w:sz="0" w:space="0" w:color="auto"/>
            <w:bottom w:val="none" w:sz="0" w:space="0" w:color="auto"/>
            <w:right w:val="none" w:sz="0" w:space="0" w:color="auto"/>
          </w:divBdr>
        </w:div>
        <w:div w:id="994992835">
          <w:marLeft w:val="1800"/>
          <w:marRight w:val="0"/>
          <w:marTop w:val="77"/>
          <w:marBottom w:val="0"/>
          <w:divBdr>
            <w:top w:val="none" w:sz="0" w:space="0" w:color="auto"/>
            <w:left w:val="none" w:sz="0" w:space="0" w:color="auto"/>
            <w:bottom w:val="none" w:sz="0" w:space="0" w:color="auto"/>
            <w:right w:val="none" w:sz="0" w:space="0" w:color="auto"/>
          </w:divBdr>
        </w:div>
        <w:div w:id="1228498253">
          <w:marLeft w:val="547"/>
          <w:marRight w:val="0"/>
          <w:marTop w:val="115"/>
          <w:marBottom w:val="0"/>
          <w:divBdr>
            <w:top w:val="none" w:sz="0" w:space="0" w:color="auto"/>
            <w:left w:val="none" w:sz="0" w:space="0" w:color="auto"/>
            <w:bottom w:val="none" w:sz="0" w:space="0" w:color="auto"/>
            <w:right w:val="none" w:sz="0" w:space="0" w:color="auto"/>
          </w:divBdr>
        </w:div>
        <w:div w:id="1305550031">
          <w:marLeft w:val="547"/>
          <w:marRight w:val="0"/>
          <w:marTop w:val="115"/>
          <w:marBottom w:val="0"/>
          <w:divBdr>
            <w:top w:val="none" w:sz="0" w:space="0" w:color="auto"/>
            <w:left w:val="none" w:sz="0" w:space="0" w:color="auto"/>
            <w:bottom w:val="none" w:sz="0" w:space="0" w:color="auto"/>
            <w:right w:val="none" w:sz="0" w:space="0" w:color="auto"/>
          </w:divBdr>
        </w:div>
        <w:div w:id="1340045129">
          <w:marLeft w:val="547"/>
          <w:marRight w:val="0"/>
          <w:marTop w:val="115"/>
          <w:marBottom w:val="0"/>
          <w:divBdr>
            <w:top w:val="none" w:sz="0" w:space="0" w:color="auto"/>
            <w:left w:val="none" w:sz="0" w:space="0" w:color="auto"/>
            <w:bottom w:val="none" w:sz="0" w:space="0" w:color="auto"/>
            <w:right w:val="none" w:sz="0" w:space="0" w:color="auto"/>
          </w:divBdr>
        </w:div>
        <w:div w:id="1482695983">
          <w:marLeft w:val="1166"/>
          <w:marRight w:val="0"/>
          <w:marTop w:val="96"/>
          <w:marBottom w:val="0"/>
          <w:divBdr>
            <w:top w:val="none" w:sz="0" w:space="0" w:color="auto"/>
            <w:left w:val="none" w:sz="0" w:space="0" w:color="auto"/>
            <w:bottom w:val="none" w:sz="0" w:space="0" w:color="auto"/>
            <w:right w:val="none" w:sz="0" w:space="0" w:color="auto"/>
          </w:divBdr>
        </w:div>
        <w:div w:id="1746611906">
          <w:marLeft w:val="547"/>
          <w:marRight w:val="0"/>
          <w:marTop w:val="115"/>
          <w:marBottom w:val="0"/>
          <w:divBdr>
            <w:top w:val="none" w:sz="0" w:space="0" w:color="auto"/>
            <w:left w:val="none" w:sz="0" w:space="0" w:color="auto"/>
            <w:bottom w:val="none" w:sz="0" w:space="0" w:color="auto"/>
            <w:right w:val="none" w:sz="0" w:space="0" w:color="auto"/>
          </w:divBdr>
        </w:div>
        <w:div w:id="1950239797">
          <w:marLeft w:val="1800"/>
          <w:marRight w:val="0"/>
          <w:marTop w:val="77"/>
          <w:marBottom w:val="0"/>
          <w:divBdr>
            <w:top w:val="none" w:sz="0" w:space="0" w:color="auto"/>
            <w:left w:val="none" w:sz="0" w:space="0" w:color="auto"/>
            <w:bottom w:val="none" w:sz="0" w:space="0" w:color="auto"/>
            <w:right w:val="none" w:sz="0" w:space="0" w:color="auto"/>
          </w:divBdr>
        </w:div>
        <w:div w:id="2048095183">
          <w:marLeft w:val="547"/>
          <w:marRight w:val="0"/>
          <w:marTop w:val="115"/>
          <w:marBottom w:val="0"/>
          <w:divBdr>
            <w:top w:val="none" w:sz="0" w:space="0" w:color="auto"/>
            <w:left w:val="none" w:sz="0" w:space="0" w:color="auto"/>
            <w:bottom w:val="none" w:sz="0" w:space="0" w:color="auto"/>
            <w:right w:val="none" w:sz="0" w:space="0" w:color="auto"/>
          </w:divBdr>
        </w:div>
      </w:divsChild>
    </w:div>
    <w:div w:id="1665620393">
      <w:bodyDiv w:val="1"/>
      <w:marLeft w:val="0"/>
      <w:marRight w:val="0"/>
      <w:marTop w:val="0"/>
      <w:marBottom w:val="0"/>
      <w:divBdr>
        <w:top w:val="none" w:sz="0" w:space="0" w:color="auto"/>
        <w:left w:val="none" w:sz="0" w:space="0" w:color="auto"/>
        <w:bottom w:val="none" w:sz="0" w:space="0" w:color="auto"/>
        <w:right w:val="none" w:sz="0" w:space="0" w:color="auto"/>
      </w:divBdr>
    </w:div>
    <w:div w:id="1666320423">
      <w:bodyDiv w:val="1"/>
      <w:marLeft w:val="0"/>
      <w:marRight w:val="0"/>
      <w:marTop w:val="0"/>
      <w:marBottom w:val="0"/>
      <w:divBdr>
        <w:top w:val="none" w:sz="0" w:space="0" w:color="auto"/>
        <w:left w:val="none" w:sz="0" w:space="0" w:color="auto"/>
        <w:bottom w:val="none" w:sz="0" w:space="0" w:color="auto"/>
        <w:right w:val="none" w:sz="0" w:space="0" w:color="auto"/>
      </w:divBdr>
    </w:div>
    <w:div w:id="1666780449">
      <w:bodyDiv w:val="1"/>
      <w:marLeft w:val="0"/>
      <w:marRight w:val="0"/>
      <w:marTop w:val="0"/>
      <w:marBottom w:val="0"/>
      <w:divBdr>
        <w:top w:val="none" w:sz="0" w:space="0" w:color="auto"/>
        <w:left w:val="none" w:sz="0" w:space="0" w:color="auto"/>
        <w:bottom w:val="none" w:sz="0" w:space="0" w:color="auto"/>
        <w:right w:val="none" w:sz="0" w:space="0" w:color="auto"/>
      </w:divBdr>
    </w:div>
    <w:div w:id="1667978767">
      <w:bodyDiv w:val="1"/>
      <w:marLeft w:val="0"/>
      <w:marRight w:val="0"/>
      <w:marTop w:val="0"/>
      <w:marBottom w:val="0"/>
      <w:divBdr>
        <w:top w:val="none" w:sz="0" w:space="0" w:color="auto"/>
        <w:left w:val="none" w:sz="0" w:space="0" w:color="auto"/>
        <w:bottom w:val="none" w:sz="0" w:space="0" w:color="auto"/>
        <w:right w:val="none" w:sz="0" w:space="0" w:color="auto"/>
      </w:divBdr>
      <w:divsChild>
        <w:div w:id="1557277681">
          <w:marLeft w:val="547"/>
          <w:marRight w:val="0"/>
          <w:marTop w:val="154"/>
          <w:marBottom w:val="0"/>
          <w:divBdr>
            <w:top w:val="none" w:sz="0" w:space="0" w:color="auto"/>
            <w:left w:val="none" w:sz="0" w:space="0" w:color="auto"/>
            <w:bottom w:val="none" w:sz="0" w:space="0" w:color="auto"/>
            <w:right w:val="none" w:sz="0" w:space="0" w:color="auto"/>
          </w:divBdr>
        </w:div>
        <w:div w:id="1986081302">
          <w:marLeft w:val="547"/>
          <w:marRight w:val="0"/>
          <w:marTop w:val="154"/>
          <w:marBottom w:val="0"/>
          <w:divBdr>
            <w:top w:val="none" w:sz="0" w:space="0" w:color="auto"/>
            <w:left w:val="none" w:sz="0" w:space="0" w:color="auto"/>
            <w:bottom w:val="none" w:sz="0" w:space="0" w:color="auto"/>
            <w:right w:val="none" w:sz="0" w:space="0" w:color="auto"/>
          </w:divBdr>
        </w:div>
      </w:divsChild>
    </w:div>
    <w:div w:id="1668631907">
      <w:bodyDiv w:val="1"/>
      <w:marLeft w:val="0"/>
      <w:marRight w:val="0"/>
      <w:marTop w:val="0"/>
      <w:marBottom w:val="0"/>
      <w:divBdr>
        <w:top w:val="none" w:sz="0" w:space="0" w:color="auto"/>
        <w:left w:val="none" w:sz="0" w:space="0" w:color="auto"/>
        <w:bottom w:val="none" w:sz="0" w:space="0" w:color="auto"/>
        <w:right w:val="none" w:sz="0" w:space="0" w:color="auto"/>
      </w:divBdr>
    </w:div>
    <w:div w:id="1668708387">
      <w:bodyDiv w:val="1"/>
      <w:marLeft w:val="0"/>
      <w:marRight w:val="0"/>
      <w:marTop w:val="0"/>
      <w:marBottom w:val="0"/>
      <w:divBdr>
        <w:top w:val="none" w:sz="0" w:space="0" w:color="auto"/>
        <w:left w:val="none" w:sz="0" w:space="0" w:color="auto"/>
        <w:bottom w:val="none" w:sz="0" w:space="0" w:color="auto"/>
        <w:right w:val="none" w:sz="0" w:space="0" w:color="auto"/>
      </w:divBdr>
    </w:div>
    <w:div w:id="1668898375">
      <w:bodyDiv w:val="1"/>
      <w:marLeft w:val="0"/>
      <w:marRight w:val="0"/>
      <w:marTop w:val="0"/>
      <w:marBottom w:val="0"/>
      <w:divBdr>
        <w:top w:val="none" w:sz="0" w:space="0" w:color="auto"/>
        <w:left w:val="none" w:sz="0" w:space="0" w:color="auto"/>
        <w:bottom w:val="none" w:sz="0" w:space="0" w:color="auto"/>
        <w:right w:val="none" w:sz="0" w:space="0" w:color="auto"/>
      </w:divBdr>
      <w:divsChild>
        <w:div w:id="491607535">
          <w:marLeft w:val="0"/>
          <w:marRight w:val="0"/>
          <w:marTop w:val="0"/>
          <w:marBottom w:val="0"/>
          <w:divBdr>
            <w:top w:val="none" w:sz="0" w:space="0" w:color="auto"/>
            <w:left w:val="none" w:sz="0" w:space="0" w:color="auto"/>
            <w:bottom w:val="none" w:sz="0" w:space="0" w:color="auto"/>
            <w:right w:val="none" w:sz="0" w:space="0" w:color="auto"/>
          </w:divBdr>
          <w:divsChild>
            <w:div w:id="565187593">
              <w:marLeft w:val="0"/>
              <w:marRight w:val="0"/>
              <w:marTop w:val="0"/>
              <w:marBottom w:val="0"/>
              <w:divBdr>
                <w:top w:val="none" w:sz="0" w:space="0" w:color="auto"/>
                <w:left w:val="none" w:sz="0" w:space="0" w:color="auto"/>
                <w:bottom w:val="none" w:sz="0" w:space="0" w:color="auto"/>
                <w:right w:val="none" w:sz="0" w:space="0" w:color="auto"/>
              </w:divBdr>
            </w:div>
            <w:div w:id="728967046">
              <w:marLeft w:val="0"/>
              <w:marRight w:val="0"/>
              <w:marTop w:val="0"/>
              <w:marBottom w:val="0"/>
              <w:divBdr>
                <w:top w:val="none" w:sz="0" w:space="0" w:color="auto"/>
                <w:left w:val="none" w:sz="0" w:space="0" w:color="auto"/>
                <w:bottom w:val="none" w:sz="0" w:space="0" w:color="auto"/>
                <w:right w:val="none" w:sz="0" w:space="0" w:color="auto"/>
              </w:divBdr>
            </w:div>
            <w:div w:id="833423722">
              <w:marLeft w:val="0"/>
              <w:marRight w:val="0"/>
              <w:marTop w:val="0"/>
              <w:marBottom w:val="0"/>
              <w:divBdr>
                <w:top w:val="none" w:sz="0" w:space="0" w:color="auto"/>
                <w:left w:val="none" w:sz="0" w:space="0" w:color="auto"/>
                <w:bottom w:val="none" w:sz="0" w:space="0" w:color="auto"/>
                <w:right w:val="none" w:sz="0" w:space="0" w:color="auto"/>
              </w:divBdr>
            </w:div>
            <w:div w:id="1087120201">
              <w:marLeft w:val="0"/>
              <w:marRight w:val="0"/>
              <w:marTop w:val="0"/>
              <w:marBottom w:val="0"/>
              <w:divBdr>
                <w:top w:val="none" w:sz="0" w:space="0" w:color="auto"/>
                <w:left w:val="none" w:sz="0" w:space="0" w:color="auto"/>
                <w:bottom w:val="none" w:sz="0" w:space="0" w:color="auto"/>
                <w:right w:val="none" w:sz="0" w:space="0" w:color="auto"/>
              </w:divBdr>
            </w:div>
            <w:div w:id="1262647978">
              <w:marLeft w:val="0"/>
              <w:marRight w:val="0"/>
              <w:marTop w:val="0"/>
              <w:marBottom w:val="0"/>
              <w:divBdr>
                <w:top w:val="none" w:sz="0" w:space="0" w:color="auto"/>
                <w:left w:val="none" w:sz="0" w:space="0" w:color="auto"/>
                <w:bottom w:val="none" w:sz="0" w:space="0" w:color="auto"/>
                <w:right w:val="none" w:sz="0" w:space="0" w:color="auto"/>
              </w:divBdr>
            </w:div>
            <w:div w:id="1462070798">
              <w:marLeft w:val="0"/>
              <w:marRight w:val="0"/>
              <w:marTop w:val="0"/>
              <w:marBottom w:val="0"/>
              <w:divBdr>
                <w:top w:val="none" w:sz="0" w:space="0" w:color="auto"/>
                <w:left w:val="none" w:sz="0" w:space="0" w:color="auto"/>
                <w:bottom w:val="none" w:sz="0" w:space="0" w:color="auto"/>
                <w:right w:val="none" w:sz="0" w:space="0" w:color="auto"/>
              </w:divBdr>
            </w:div>
            <w:div w:id="1657150255">
              <w:marLeft w:val="0"/>
              <w:marRight w:val="0"/>
              <w:marTop w:val="0"/>
              <w:marBottom w:val="0"/>
              <w:divBdr>
                <w:top w:val="none" w:sz="0" w:space="0" w:color="auto"/>
                <w:left w:val="none" w:sz="0" w:space="0" w:color="auto"/>
                <w:bottom w:val="none" w:sz="0" w:space="0" w:color="auto"/>
                <w:right w:val="none" w:sz="0" w:space="0" w:color="auto"/>
              </w:divBdr>
            </w:div>
            <w:div w:id="1705666208">
              <w:marLeft w:val="0"/>
              <w:marRight w:val="0"/>
              <w:marTop w:val="0"/>
              <w:marBottom w:val="0"/>
              <w:divBdr>
                <w:top w:val="none" w:sz="0" w:space="0" w:color="auto"/>
                <w:left w:val="none" w:sz="0" w:space="0" w:color="auto"/>
                <w:bottom w:val="none" w:sz="0" w:space="0" w:color="auto"/>
                <w:right w:val="none" w:sz="0" w:space="0" w:color="auto"/>
              </w:divBdr>
            </w:div>
            <w:div w:id="1781215544">
              <w:marLeft w:val="0"/>
              <w:marRight w:val="0"/>
              <w:marTop w:val="0"/>
              <w:marBottom w:val="0"/>
              <w:divBdr>
                <w:top w:val="none" w:sz="0" w:space="0" w:color="auto"/>
                <w:left w:val="none" w:sz="0" w:space="0" w:color="auto"/>
                <w:bottom w:val="none" w:sz="0" w:space="0" w:color="auto"/>
                <w:right w:val="none" w:sz="0" w:space="0" w:color="auto"/>
              </w:divBdr>
            </w:div>
            <w:div w:id="214060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286740">
      <w:bodyDiv w:val="1"/>
      <w:marLeft w:val="0"/>
      <w:marRight w:val="0"/>
      <w:marTop w:val="0"/>
      <w:marBottom w:val="0"/>
      <w:divBdr>
        <w:top w:val="none" w:sz="0" w:space="0" w:color="auto"/>
        <w:left w:val="none" w:sz="0" w:space="0" w:color="auto"/>
        <w:bottom w:val="none" w:sz="0" w:space="0" w:color="auto"/>
        <w:right w:val="none" w:sz="0" w:space="0" w:color="auto"/>
      </w:divBdr>
    </w:div>
    <w:div w:id="1670137981">
      <w:bodyDiv w:val="1"/>
      <w:marLeft w:val="0"/>
      <w:marRight w:val="0"/>
      <w:marTop w:val="0"/>
      <w:marBottom w:val="0"/>
      <w:divBdr>
        <w:top w:val="none" w:sz="0" w:space="0" w:color="auto"/>
        <w:left w:val="none" w:sz="0" w:space="0" w:color="auto"/>
        <w:bottom w:val="none" w:sz="0" w:space="0" w:color="auto"/>
        <w:right w:val="none" w:sz="0" w:space="0" w:color="auto"/>
      </w:divBdr>
    </w:div>
    <w:div w:id="1670324788">
      <w:bodyDiv w:val="1"/>
      <w:marLeft w:val="0"/>
      <w:marRight w:val="0"/>
      <w:marTop w:val="0"/>
      <w:marBottom w:val="0"/>
      <w:divBdr>
        <w:top w:val="none" w:sz="0" w:space="0" w:color="auto"/>
        <w:left w:val="none" w:sz="0" w:space="0" w:color="auto"/>
        <w:bottom w:val="none" w:sz="0" w:space="0" w:color="auto"/>
        <w:right w:val="none" w:sz="0" w:space="0" w:color="auto"/>
      </w:divBdr>
    </w:div>
    <w:div w:id="1670593203">
      <w:bodyDiv w:val="1"/>
      <w:marLeft w:val="0"/>
      <w:marRight w:val="0"/>
      <w:marTop w:val="0"/>
      <w:marBottom w:val="0"/>
      <w:divBdr>
        <w:top w:val="none" w:sz="0" w:space="0" w:color="auto"/>
        <w:left w:val="none" w:sz="0" w:space="0" w:color="auto"/>
        <w:bottom w:val="none" w:sz="0" w:space="0" w:color="auto"/>
        <w:right w:val="none" w:sz="0" w:space="0" w:color="auto"/>
      </w:divBdr>
    </w:div>
    <w:div w:id="1670673911">
      <w:bodyDiv w:val="1"/>
      <w:marLeft w:val="0"/>
      <w:marRight w:val="0"/>
      <w:marTop w:val="0"/>
      <w:marBottom w:val="0"/>
      <w:divBdr>
        <w:top w:val="none" w:sz="0" w:space="0" w:color="auto"/>
        <w:left w:val="none" w:sz="0" w:space="0" w:color="auto"/>
        <w:bottom w:val="none" w:sz="0" w:space="0" w:color="auto"/>
        <w:right w:val="none" w:sz="0" w:space="0" w:color="auto"/>
      </w:divBdr>
    </w:div>
    <w:div w:id="1672096469">
      <w:bodyDiv w:val="1"/>
      <w:marLeft w:val="0"/>
      <w:marRight w:val="0"/>
      <w:marTop w:val="0"/>
      <w:marBottom w:val="0"/>
      <w:divBdr>
        <w:top w:val="none" w:sz="0" w:space="0" w:color="auto"/>
        <w:left w:val="none" w:sz="0" w:space="0" w:color="auto"/>
        <w:bottom w:val="none" w:sz="0" w:space="0" w:color="auto"/>
        <w:right w:val="none" w:sz="0" w:space="0" w:color="auto"/>
      </w:divBdr>
      <w:divsChild>
        <w:div w:id="482047979">
          <w:marLeft w:val="1080"/>
          <w:marRight w:val="0"/>
          <w:marTop w:val="100"/>
          <w:marBottom w:val="0"/>
          <w:divBdr>
            <w:top w:val="none" w:sz="0" w:space="0" w:color="auto"/>
            <w:left w:val="none" w:sz="0" w:space="0" w:color="auto"/>
            <w:bottom w:val="none" w:sz="0" w:space="0" w:color="auto"/>
            <w:right w:val="none" w:sz="0" w:space="0" w:color="auto"/>
          </w:divBdr>
        </w:div>
        <w:div w:id="533733613">
          <w:marLeft w:val="360"/>
          <w:marRight w:val="0"/>
          <w:marTop w:val="200"/>
          <w:marBottom w:val="0"/>
          <w:divBdr>
            <w:top w:val="none" w:sz="0" w:space="0" w:color="auto"/>
            <w:left w:val="none" w:sz="0" w:space="0" w:color="auto"/>
            <w:bottom w:val="none" w:sz="0" w:space="0" w:color="auto"/>
            <w:right w:val="none" w:sz="0" w:space="0" w:color="auto"/>
          </w:divBdr>
        </w:div>
        <w:div w:id="656154085">
          <w:marLeft w:val="1080"/>
          <w:marRight w:val="0"/>
          <w:marTop w:val="100"/>
          <w:marBottom w:val="0"/>
          <w:divBdr>
            <w:top w:val="none" w:sz="0" w:space="0" w:color="auto"/>
            <w:left w:val="none" w:sz="0" w:space="0" w:color="auto"/>
            <w:bottom w:val="none" w:sz="0" w:space="0" w:color="auto"/>
            <w:right w:val="none" w:sz="0" w:space="0" w:color="auto"/>
          </w:divBdr>
        </w:div>
        <w:div w:id="799081136">
          <w:marLeft w:val="1080"/>
          <w:marRight w:val="0"/>
          <w:marTop w:val="100"/>
          <w:marBottom w:val="0"/>
          <w:divBdr>
            <w:top w:val="none" w:sz="0" w:space="0" w:color="auto"/>
            <w:left w:val="none" w:sz="0" w:space="0" w:color="auto"/>
            <w:bottom w:val="none" w:sz="0" w:space="0" w:color="auto"/>
            <w:right w:val="none" w:sz="0" w:space="0" w:color="auto"/>
          </w:divBdr>
        </w:div>
        <w:div w:id="1068963959">
          <w:marLeft w:val="1080"/>
          <w:marRight w:val="0"/>
          <w:marTop w:val="100"/>
          <w:marBottom w:val="0"/>
          <w:divBdr>
            <w:top w:val="none" w:sz="0" w:space="0" w:color="auto"/>
            <w:left w:val="none" w:sz="0" w:space="0" w:color="auto"/>
            <w:bottom w:val="none" w:sz="0" w:space="0" w:color="auto"/>
            <w:right w:val="none" w:sz="0" w:space="0" w:color="auto"/>
          </w:divBdr>
        </w:div>
        <w:div w:id="1634142595">
          <w:marLeft w:val="360"/>
          <w:marRight w:val="0"/>
          <w:marTop w:val="200"/>
          <w:marBottom w:val="0"/>
          <w:divBdr>
            <w:top w:val="none" w:sz="0" w:space="0" w:color="auto"/>
            <w:left w:val="none" w:sz="0" w:space="0" w:color="auto"/>
            <w:bottom w:val="none" w:sz="0" w:space="0" w:color="auto"/>
            <w:right w:val="none" w:sz="0" w:space="0" w:color="auto"/>
          </w:divBdr>
        </w:div>
        <w:div w:id="2059234067">
          <w:marLeft w:val="360"/>
          <w:marRight w:val="0"/>
          <w:marTop w:val="200"/>
          <w:marBottom w:val="0"/>
          <w:divBdr>
            <w:top w:val="none" w:sz="0" w:space="0" w:color="auto"/>
            <w:left w:val="none" w:sz="0" w:space="0" w:color="auto"/>
            <w:bottom w:val="none" w:sz="0" w:space="0" w:color="auto"/>
            <w:right w:val="none" w:sz="0" w:space="0" w:color="auto"/>
          </w:divBdr>
        </w:div>
        <w:div w:id="2132816677">
          <w:marLeft w:val="360"/>
          <w:marRight w:val="0"/>
          <w:marTop w:val="200"/>
          <w:marBottom w:val="0"/>
          <w:divBdr>
            <w:top w:val="none" w:sz="0" w:space="0" w:color="auto"/>
            <w:left w:val="none" w:sz="0" w:space="0" w:color="auto"/>
            <w:bottom w:val="none" w:sz="0" w:space="0" w:color="auto"/>
            <w:right w:val="none" w:sz="0" w:space="0" w:color="auto"/>
          </w:divBdr>
        </w:div>
      </w:divsChild>
    </w:div>
    <w:div w:id="1672103549">
      <w:bodyDiv w:val="1"/>
      <w:marLeft w:val="0"/>
      <w:marRight w:val="0"/>
      <w:marTop w:val="0"/>
      <w:marBottom w:val="0"/>
      <w:divBdr>
        <w:top w:val="none" w:sz="0" w:space="0" w:color="auto"/>
        <w:left w:val="none" w:sz="0" w:space="0" w:color="auto"/>
        <w:bottom w:val="none" w:sz="0" w:space="0" w:color="auto"/>
        <w:right w:val="none" w:sz="0" w:space="0" w:color="auto"/>
      </w:divBdr>
      <w:divsChild>
        <w:div w:id="626200940">
          <w:marLeft w:val="547"/>
          <w:marRight w:val="0"/>
          <w:marTop w:val="144"/>
          <w:marBottom w:val="0"/>
          <w:divBdr>
            <w:top w:val="none" w:sz="0" w:space="0" w:color="auto"/>
            <w:left w:val="none" w:sz="0" w:space="0" w:color="auto"/>
            <w:bottom w:val="none" w:sz="0" w:space="0" w:color="auto"/>
            <w:right w:val="none" w:sz="0" w:space="0" w:color="auto"/>
          </w:divBdr>
        </w:div>
        <w:div w:id="973099086">
          <w:marLeft w:val="547"/>
          <w:marRight w:val="0"/>
          <w:marTop w:val="144"/>
          <w:marBottom w:val="0"/>
          <w:divBdr>
            <w:top w:val="none" w:sz="0" w:space="0" w:color="auto"/>
            <w:left w:val="none" w:sz="0" w:space="0" w:color="auto"/>
            <w:bottom w:val="none" w:sz="0" w:space="0" w:color="auto"/>
            <w:right w:val="none" w:sz="0" w:space="0" w:color="auto"/>
          </w:divBdr>
        </w:div>
        <w:div w:id="1653364905">
          <w:marLeft w:val="547"/>
          <w:marRight w:val="0"/>
          <w:marTop w:val="144"/>
          <w:marBottom w:val="0"/>
          <w:divBdr>
            <w:top w:val="none" w:sz="0" w:space="0" w:color="auto"/>
            <w:left w:val="none" w:sz="0" w:space="0" w:color="auto"/>
            <w:bottom w:val="none" w:sz="0" w:space="0" w:color="auto"/>
            <w:right w:val="none" w:sz="0" w:space="0" w:color="auto"/>
          </w:divBdr>
        </w:div>
        <w:div w:id="1956055514">
          <w:marLeft w:val="547"/>
          <w:marRight w:val="0"/>
          <w:marTop w:val="144"/>
          <w:marBottom w:val="0"/>
          <w:divBdr>
            <w:top w:val="none" w:sz="0" w:space="0" w:color="auto"/>
            <w:left w:val="none" w:sz="0" w:space="0" w:color="auto"/>
            <w:bottom w:val="none" w:sz="0" w:space="0" w:color="auto"/>
            <w:right w:val="none" w:sz="0" w:space="0" w:color="auto"/>
          </w:divBdr>
        </w:div>
        <w:div w:id="2021852639">
          <w:marLeft w:val="1166"/>
          <w:marRight w:val="0"/>
          <w:marTop w:val="110"/>
          <w:marBottom w:val="0"/>
          <w:divBdr>
            <w:top w:val="none" w:sz="0" w:space="0" w:color="auto"/>
            <w:left w:val="none" w:sz="0" w:space="0" w:color="auto"/>
            <w:bottom w:val="none" w:sz="0" w:space="0" w:color="auto"/>
            <w:right w:val="none" w:sz="0" w:space="0" w:color="auto"/>
          </w:divBdr>
        </w:div>
        <w:div w:id="2070686497">
          <w:marLeft w:val="1166"/>
          <w:marRight w:val="0"/>
          <w:marTop w:val="110"/>
          <w:marBottom w:val="0"/>
          <w:divBdr>
            <w:top w:val="none" w:sz="0" w:space="0" w:color="auto"/>
            <w:left w:val="none" w:sz="0" w:space="0" w:color="auto"/>
            <w:bottom w:val="none" w:sz="0" w:space="0" w:color="auto"/>
            <w:right w:val="none" w:sz="0" w:space="0" w:color="auto"/>
          </w:divBdr>
        </w:div>
      </w:divsChild>
    </w:div>
    <w:div w:id="1672416246">
      <w:bodyDiv w:val="1"/>
      <w:marLeft w:val="0"/>
      <w:marRight w:val="0"/>
      <w:marTop w:val="0"/>
      <w:marBottom w:val="0"/>
      <w:divBdr>
        <w:top w:val="none" w:sz="0" w:space="0" w:color="auto"/>
        <w:left w:val="none" w:sz="0" w:space="0" w:color="auto"/>
        <w:bottom w:val="none" w:sz="0" w:space="0" w:color="auto"/>
        <w:right w:val="none" w:sz="0" w:space="0" w:color="auto"/>
      </w:divBdr>
    </w:div>
    <w:div w:id="1672633573">
      <w:bodyDiv w:val="1"/>
      <w:marLeft w:val="0"/>
      <w:marRight w:val="0"/>
      <w:marTop w:val="0"/>
      <w:marBottom w:val="0"/>
      <w:divBdr>
        <w:top w:val="none" w:sz="0" w:space="0" w:color="auto"/>
        <w:left w:val="none" w:sz="0" w:space="0" w:color="auto"/>
        <w:bottom w:val="none" w:sz="0" w:space="0" w:color="auto"/>
        <w:right w:val="none" w:sz="0" w:space="0" w:color="auto"/>
      </w:divBdr>
    </w:div>
    <w:div w:id="1672681227">
      <w:bodyDiv w:val="1"/>
      <w:marLeft w:val="0"/>
      <w:marRight w:val="0"/>
      <w:marTop w:val="0"/>
      <w:marBottom w:val="0"/>
      <w:divBdr>
        <w:top w:val="none" w:sz="0" w:space="0" w:color="auto"/>
        <w:left w:val="none" w:sz="0" w:space="0" w:color="auto"/>
        <w:bottom w:val="none" w:sz="0" w:space="0" w:color="auto"/>
        <w:right w:val="none" w:sz="0" w:space="0" w:color="auto"/>
      </w:divBdr>
      <w:divsChild>
        <w:div w:id="79371268">
          <w:marLeft w:val="1166"/>
          <w:marRight w:val="0"/>
          <w:marTop w:val="96"/>
          <w:marBottom w:val="0"/>
          <w:divBdr>
            <w:top w:val="none" w:sz="0" w:space="0" w:color="auto"/>
            <w:left w:val="none" w:sz="0" w:space="0" w:color="auto"/>
            <w:bottom w:val="none" w:sz="0" w:space="0" w:color="auto"/>
            <w:right w:val="none" w:sz="0" w:space="0" w:color="auto"/>
          </w:divBdr>
        </w:div>
        <w:div w:id="110516733">
          <w:marLeft w:val="547"/>
          <w:marRight w:val="0"/>
          <w:marTop w:val="115"/>
          <w:marBottom w:val="0"/>
          <w:divBdr>
            <w:top w:val="none" w:sz="0" w:space="0" w:color="auto"/>
            <w:left w:val="none" w:sz="0" w:space="0" w:color="auto"/>
            <w:bottom w:val="none" w:sz="0" w:space="0" w:color="auto"/>
            <w:right w:val="none" w:sz="0" w:space="0" w:color="auto"/>
          </w:divBdr>
        </w:div>
        <w:div w:id="856626617">
          <w:marLeft w:val="1166"/>
          <w:marRight w:val="0"/>
          <w:marTop w:val="96"/>
          <w:marBottom w:val="0"/>
          <w:divBdr>
            <w:top w:val="none" w:sz="0" w:space="0" w:color="auto"/>
            <w:left w:val="none" w:sz="0" w:space="0" w:color="auto"/>
            <w:bottom w:val="none" w:sz="0" w:space="0" w:color="auto"/>
            <w:right w:val="none" w:sz="0" w:space="0" w:color="auto"/>
          </w:divBdr>
        </w:div>
        <w:div w:id="1540318568">
          <w:marLeft w:val="1166"/>
          <w:marRight w:val="0"/>
          <w:marTop w:val="96"/>
          <w:marBottom w:val="0"/>
          <w:divBdr>
            <w:top w:val="none" w:sz="0" w:space="0" w:color="auto"/>
            <w:left w:val="none" w:sz="0" w:space="0" w:color="auto"/>
            <w:bottom w:val="none" w:sz="0" w:space="0" w:color="auto"/>
            <w:right w:val="none" w:sz="0" w:space="0" w:color="auto"/>
          </w:divBdr>
        </w:div>
      </w:divsChild>
    </w:div>
    <w:div w:id="1672873799">
      <w:bodyDiv w:val="1"/>
      <w:marLeft w:val="0"/>
      <w:marRight w:val="0"/>
      <w:marTop w:val="0"/>
      <w:marBottom w:val="0"/>
      <w:divBdr>
        <w:top w:val="none" w:sz="0" w:space="0" w:color="auto"/>
        <w:left w:val="none" w:sz="0" w:space="0" w:color="auto"/>
        <w:bottom w:val="none" w:sz="0" w:space="0" w:color="auto"/>
        <w:right w:val="none" w:sz="0" w:space="0" w:color="auto"/>
      </w:divBdr>
    </w:div>
    <w:div w:id="1673220393">
      <w:bodyDiv w:val="1"/>
      <w:marLeft w:val="0"/>
      <w:marRight w:val="0"/>
      <w:marTop w:val="0"/>
      <w:marBottom w:val="0"/>
      <w:divBdr>
        <w:top w:val="none" w:sz="0" w:space="0" w:color="auto"/>
        <w:left w:val="none" w:sz="0" w:space="0" w:color="auto"/>
        <w:bottom w:val="none" w:sz="0" w:space="0" w:color="auto"/>
        <w:right w:val="none" w:sz="0" w:space="0" w:color="auto"/>
      </w:divBdr>
    </w:div>
    <w:div w:id="1674725553">
      <w:bodyDiv w:val="1"/>
      <w:marLeft w:val="0"/>
      <w:marRight w:val="0"/>
      <w:marTop w:val="0"/>
      <w:marBottom w:val="0"/>
      <w:divBdr>
        <w:top w:val="none" w:sz="0" w:space="0" w:color="auto"/>
        <w:left w:val="none" w:sz="0" w:space="0" w:color="auto"/>
        <w:bottom w:val="none" w:sz="0" w:space="0" w:color="auto"/>
        <w:right w:val="none" w:sz="0" w:space="0" w:color="auto"/>
      </w:divBdr>
      <w:divsChild>
        <w:div w:id="117183466">
          <w:marLeft w:val="1166"/>
          <w:marRight w:val="0"/>
          <w:marTop w:val="101"/>
          <w:marBottom w:val="0"/>
          <w:divBdr>
            <w:top w:val="none" w:sz="0" w:space="0" w:color="auto"/>
            <w:left w:val="none" w:sz="0" w:space="0" w:color="auto"/>
            <w:bottom w:val="none" w:sz="0" w:space="0" w:color="auto"/>
            <w:right w:val="none" w:sz="0" w:space="0" w:color="auto"/>
          </w:divBdr>
        </w:div>
        <w:div w:id="258106716">
          <w:marLeft w:val="547"/>
          <w:marRight w:val="0"/>
          <w:marTop w:val="120"/>
          <w:marBottom w:val="0"/>
          <w:divBdr>
            <w:top w:val="none" w:sz="0" w:space="0" w:color="auto"/>
            <w:left w:val="none" w:sz="0" w:space="0" w:color="auto"/>
            <w:bottom w:val="none" w:sz="0" w:space="0" w:color="auto"/>
            <w:right w:val="none" w:sz="0" w:space="0" w:color="auto"/>
          </w:divBdr>
        </w:div>
        <w:div w:id="415638348">
          <w:marLeft w:val="547"/>
          <w:marRight w:val="0"/>
          <w:marTop w:val="120"/>
          <w:marBottom w:val="0"/>
          <w:divBdr>
            <w:top w:val="none" w:sz="0" w:space="0" w:color="auto"/>
            <w:left w:val="none" w:sz="0" w:space="0" w:color="auto"/>
            <w:bottom w:val="none" w:sz="0" w:space="0" w:color="auto"/>
            <w:right w:val="none" w:sz="0" w:space="0" w:color="auto"/>
          </w:divBdr>
        </w:div>
        <w:div w:id="958679695">
          <w:marLeft w:val="1166"/>
          <w:marRight w:val="0"/>
          <w:marTop w:val="101"/>
          <w:marBottom w:val="0"/>
          <w:divBdr>
            <w:top w:val="none" w:sz="0" w:space="0" w:color="auto"/>
            <w:left w:val="none" w:sz="0" w:space="0" w:color="auto"/>
            <w:bottom w:val="none" w:sz="0" w:space="0" w:color="auto"/>
            <w:right w:val="none" w:sz="0" w:space="0" w:color="auto"/>
          </w:divBdr>
        </w:div>
        <w:div w:id="995691156">
          <w:marLeft w:val="1166"/>
          <w:marRight w:val="0"/>
          <w:marTop w:val="101"/>
          <w:marBottom w:val="0"/>
          <w:divBdr>
            <w:top w:val="none" w:sz="0" w:space="0" w:color="auto"/>
            <w:left w:val="none" w:sz="0" w:space="0" w:color="auto"/>
            <w:bottom w:val="none" w:sz="0" w:space="0" w:color="auto"/>
            <w:right w:val="none" w:sz="0" w:space="0" w:color="auto"/>
          </w:divBdr>
        </w:div>
        <w:div w:id="1485701549">
          <w:marLeft w:val="547"/>
          <w:marRight w:val="0"/>
          <w:marTop w:val="120"/>
          <w:marBottom w:val="0"/>
          <w:divBdr>
            <w:top w:val="none" w:sz="0" w:space="0" w:color="auto"/>
            <w:left w:val="none" w:sz="0" w:space="0" w:color="auto"/>
            <w:bottom w:val="none" w:sz="0" w:space="0" w:color="auto"/>
            <w:right w:val="none" w:sz="0" w:space="0" w:color="auto"/>
          </w:divBdr>
        </w:div>
        <w:div w:id="1562714050">
          <w:marLeft w:val="547"/>
          <w:marRight w:val="0"/>
          <w:marTop w:val="120"/>
          <w:marBottom w:val="0"/>
          <w:divBdr>
            <w:top w:val="none" w:sz="0" w:space="0" w:color="auto"/>
            <w:left w:val="none" w:sz="0" w:space="0" w:color="auto"/>
            <w:bottom w:val="none" w:sz="0" w:space="0" w:color="auto"/>
            <w:right w:val="none" w:sz="0" w:space="0" w:color="auto"/>
          </w:divBdr>
        </w:div>
      </w:divsChild>
    </w:div>
    <w:div w:id="1674800491">
      <w:bodyDiv w:val="1"/>
      <w:marLeft w:val="0"/>
      <w:marRight w:val="0"/>
      <w:marTop w:val="0"/>
      <w:marBottom w:val="0"/>
      <w:divBdr>
        <w:top w:val="none" w:sz="0" w:space="0" w:color="auto"/>
        <w:left w:val="none" w:sz="0" w:space="0" w:color="auto"/>
        <w:bottom w:val="none" w:sz="0" w:space="0" w:color="auto"/>
        <w:right w:val="none" w:sz="0" w:space="0" w:color="auto"/>
      </w:divBdr>
    </w:div>
    <w:div w:id="1674995487">
      <w:bodyDiv w:val="1"/>
      <w:marLeft w:val="0"/>
      <w:marRight w:val="0"/>
      <w:marTop w:val="0"/>
      <w:marBottom w:val="0"/>
      <w:divBdr>
        <w:top w:val="none" w:sz="0" w:space="0" w:color="auto"/>
        <w:left w:val="none" w:sz="0" w:space="0" w:color="auto"/>
        <w:bottom w:val="none" w:sz="0" w:space="0" w:color="auto"/>
        <w:right w:val="none" w:sz="0" w:space="0" w:color="auto"/>
      </w:divBdr>
      <w:divsChild>
        <w:div w:id="50925782">
          <w:marLeft w:val="0"/>
          <w:marRight w:val="0"/>
          <w:marTop w:val="0"/>
          <w:marBottom w:val="0"/>
          <w:divBdr>
            <w:top w:val="none" w:sz="0" w:space="0" w:color="auto"/>
            <w:left w:val="none" w:sz="0" w:space="0" w:color="auto"/>
            <w:bottom w:val="none" w:sz="0" w:space="0" w:color="auto"/>
            <w:right w:val="none" w:sz="0" w:space="0" w:color="auto"/>
          </w:divBdr>
        </w:div>
      </w:divsChild>
    </w:div>
    <w:div w:id="1675108755">
      <w:bodyDiv w:val="1"/>
      <w:marLeft w:val="0"/>
      <w:marRight w:val="0"/>
      <w:marTop w:val="0"/>
      <w:marBottom w:val="0"/>
      <w:divBdr>
        <w:top w:val="none" w:sz="0" w:space="0" w:color="auto"/>
        <w:left w:val="none" w:sz="0" w:space="0" w:color="auto"/>
        <w:bottom w:val="none" w:sz="0" w:space="0" w:color="auto"/>
        <w:right w:val="none" w:sz="0" w:space="0" w:color="auto"/>
      </w:divBdr>
    </w:div>
    <w:div w:id="1675302365">
      <w:bodyDiv w:val="1"/>
      <w:marLeft w:val="0"/>
      <w:marRight w:val="0"/>
      <w:marTop w:val="0"/>
      <w:marBottom w:val="0"/>
      <w:divBdr>
        <w:top w:val="none" w:sz="0" w:space="0" w:color="auto"/>
        <w:left w:val="none" w:sz="0" w:space="0" w:color="auto"/>
        <w:bottom w:val="none" w:sz="0" w:space="0" w:color="auto"/>
        <w:right w:val="none" w:sz="0" w:space="0" w:color="auto"/>
      </w:divBdr>
    </w:div>
    <w:div w:id="1675573392">
      <w:bodyDiv w:val="1"/>
      <w:marLeft w:val="0"/>
      <w:marRight w:val="0"/>
      <w:marTop w:val="0"/>
      <w:marBottom w:val="0"/>
      <w:divBdr>
        <w:top w:val="none" w:sz="0" w:space="0" w:color="auto"/>
        <w:left w:val="none" w:sz="0" w:space="0" w:color="auto"/>
        <w:bottom w:val="none" w:sz="0" w:space="0" w:color="auto"/>
        <w:right w:val="none" w:sz="0" w:space="0" w:color="auto"/>
      </w:divBdr>
      <w:divsChild>
        <w:div w:id="215895497">
          <w:marLeft w:val="1166"/>
          <w:marRight w:val="0"/>
          <w:marTop w:val="96"/>
          <w:marBottom w:val="0"/>
          <w:divBdr>
            <w:top w:val="none" w:sz="0" w:space="0" w:color="auto"/>
            <w:left w:val="none" w:sz="0" w:space="0" w:color="auto"/>
            <w:bottom w:val="none" w:sz="0" w:space="0" w:color="auto"/>
            <w:right w:val="none" w:sz="0" w:space="0" w:color="auto"/>
          </w:divBdr>
        </w:div>
        <w:div w:id="268008635">
          <w:marLeft w:val="547"/>
          <w:marRight w:val="0"/>
          <w:marTop w:val="115"/>
          <w:marBottom w:val="0"/>
          <w:divBdr>
            <w:top w:val="none" w:sz="0" w:space="0" w:color="auto"/>
            <w:left w:val="none" w:sz="0" w:space="0" w:color="auto"/>
            <w:bottom w:val="none" w:sz="0" w:space="0" w:color="auto"/>
            <w:right w:val="none" w:sz="0" w:space="0" w:color="auto"/>
          </w:divBdr>
        </w:div>
        <w:div w:id="1104109140">
          <w:marLeft w:val="1166"/>
          <w:marRight w:val="0"/>
          <w:marTop w:val="96"/>
          <w:marBottom w:val="0"/>
          <w:divBdr>
            <w:top w:val="none" w:sz="0" w:space="0" w:color="auto"/>
            <w:left w:val="none" w:sz="0" w:space="0" w:color="auto"/>
            <w:bottom w:val="none" w:sz="0" w:space="0" w:color="auto"/>
            <w:right w:val="none" w:sz="0" w:space="0" w:color="auto"/>
          </w:divBdr>
        </w:div>
        <w:div w:id="1287155689">
          <w:marLeft w:val="547"/>
          <w:marRight w:val="0"/>
          <w:marTop w:val="115"/>
          <w:marBottom w:val="0"/>
          <w:divBdr>
            <w:top w:val="none" w:sz="0" w:space="0" w:color="auto"/>
            <w:left w:val="none" w:sz="0" w:space="0" w:color="auto"/>
            <w:bottom w:val="none" w:sz="0" w:space="0" w:color="auto"/>
            <w:right w:val="none" w:sz="0" w:space="0" w:color="auto"/>
          </w:divBdr>
        </w:div>
        <w:div w:id="1291087361">
          <w:marLeft w:val="547"/>
          <w:marRight w:val="0"/>
          <w:marTop w:val="115"/>
          <w:marBottom w:val="0"/>
          <w:divBdr>
            <w:top w:val="none" w:sz="0" w:space="0" w:color="auto"/>
            <w:left w:val="none" w:sz="0" w:space="0" w:color="auto"/>
            <w:bottom w:val="none" w:sz="0" w:space="0" w:color="auto"/>
            <w:right w:val="none" w:sz="0" w:space="0" w:color="auto"/>
          </w:divBdr>
        </w:div>
        <w:div w:id="1383674509">
          <w:marLeft w:val="547"/>
          <w:marRight w:val="0"/>
          <w:marTop w:val="115"/>
          <w:marBottom w:val="0"/>
          <w:divBdr>
            <w:top w:val="none" w:sz="0" w:space="0" w:color="auto"/>
            <w:left w:val="none" w:sz="0" w:space="0" w:color="auto"/>
            <w:bottom w:val="none" w:sz="0" w:space="0" w:color="auto"/>
            <w:right w:val="none" w:sz="0" w:space="0" w:color="auto"/>
          </w:divBdr>
        </w:div>
      </w:divsChild>
    </w:div>
    <w:div w:id="1675913674">
      <w:bodyDiv w:val="1"/>
      <w:marLeft w:val="0"/>
      <w:marRight w:val="0"/>
      <w:marTop w:val="0"/>
      <w:marBottom w:val="0"/>
      <w:divBdr>
        <w:top w:val="none" w:sz="0" w:space="0" w:color="auto"/>
        <w:left w:val="none" w:sz="0" w:space="0" w:color="auto"/>
        <w:bottom w:val="none" w:sz="0" w:space="0" w:color="auto"/>
        <w:right w:val="none" w:sz="0" w:space="0" w:color="auto"/>
      </w:divBdr>
      <w:divsChild>
        <w:div w:id="1543831604">
          <w:marLeft w:val="0"/>
          <w:marRight w:val="0"/>
          <w:marTop w:val="0"/>
          <w:marBottom w:val="0"/>
          <w:divBdr>
            <w:top w:val="none" w:sz="0" w:space="0" w:color="auto"/>
            <w:left w:val="none" w:sz="0" w:space="0" w:color="auto"/>
            <w:bottom w:val="none" w:sz="0" w:space="0" w:color="auto"/>
            <w:right w:val="none" w:sz="0" w:space="0" w:color="auto"/>
          </w:divBdr>
        </w:div>
      </w:divsChild>
    </w:div>
    <w:div w:id="1676952407">
      <w:bodyDiv w:val="1"/>
      <w:marLeft w:val="0"/>
      <w:marRight w:val="0"/>
      <w:marTop w:val="0"/>
      <w:marBottom w:val="0"/>
      <w:divBdr>
        <w:top w:val="none" w:sz="0" w:space="0" w:color="auto"/>
        <w:left w:val="none" w:sz="0" w:space="0" w:color="auto"/>
        <w:bottom w:val="none" w:sz="0" w:space="0" w:color="auto"/>
        <w:right w:val="none" w:sz="0" w:space="0" w:color="auto"/>
      </w:divBdr>
    </w:div>
    <w:div w:id="1678341666">
      <w:bodyDiv w:val="1"/>
      <w:marLeft w:val="0"/>
      <w:marRight w:val="0"/>
      <w:marTop w:val="0"/>
      <w:marBottom w:val="0"/>
      <w:divBdr>
        <w:top w:val="none" w:sz="0" w:space="0" w:color="auto"/>
        <w:left w:val="none" w:sz="0" w:space="0" w:color="auto"/>
        <w:bottom w:val="none" w:sz="0" w:space="0" w:color="auto"/>
        <w:right w:val="none" w:sz="0" w:space="0" w:color="auto"/>
      </w:divBdr>
    </w:div>
    <w:div w:id="1678384977">
      <w:bodyDiv w:val="1"/>
      <w:marLeft w:val="0"/>
      <w:marRight w:val="0"/>
      <w:marTop w:val="0"/>
      <w:marBottom w:val="0"/>
      <w:divBdr>
        <w:top w:val="none" w:sz="0" w:space="0" w:color="auto"/>
        <w:left w:val="none" w:sz="0" w:space="0" w:color="auto"/>
        <w:bottom w:val="none" w:sz="0" w:space="0" w:color="auto"/>
        <w:right w:val="none" w:sz="0" w:space="0" w:color="auto"/>
      </w:divBdr>
    </w:div>
    <w:div w:id="1678654663">
      <w:bodyDiv w:val="1"/>
      <w:marLeft w:val="0"/>
      <w:marRight w:val="0"/>
      <w:marTop w:val="0"/>
      <w:marBottom w:val="0"/>
      <w:divBdr>
        <w:top w:val="none" w:sz="0" w:space="0" w:color="auto"/>
        <w:left w:val="none" w:sz="0" w:space="0" w:color="auto"/>
        <w:bottom w:val="none" w:sz="0" w:space="0" w:color="auto"/>
        <w:right w:val="none" w:sz="0" w:space="0" w:color="auto"/>
      </w:divBdr>
    </w:div>
    <w:div w:id="1678733050">
      <w:bodyDiv w:val="1"/>
      <w:marLeft w:val="0"/>
      <w:marRight w:val="0"/>
      <w:marTop w:val="0"/>
      <w:marBottom w:val="0"/>
      <w:divBdr>
        <w:top w:val="none" w:sz="0" w:space="0" w:color="auto"/>
        <w:left w:val="none" w:sz="0" w:space="0" w:color="auto"/>
        <w:bottom w:val="none" w:sz="0" w:space="0" w:color="auto"/>
        <w:right w:val="none" w:sz="0" w:space="0" w:color="auto"/>
      </w:divBdr>
    </w:div>
    <w:div w:id="1678845179">
      <w:bodyDiv w:val="1"/>
      <w:marLeft w:val="0"/>
      <w:marRight w:val="0"/>
      <w:marTop w:val="0"/>
      <w:marBottom w:val="0"/>
      <w:divBdr>
        <w:top w:val="none" w:sz="0" w:space="0" w:color="auto"/>
        <w:left w:val="none" w:sz="0" w:space="0" w:color="auto"/>
        <w:bottom w:val="none" w:sz="0" w:space="0" w:color="auto"/>
        <w:right w:val="none" w:sz="0" w:space="0" w:color="auto"/>
      </w:divBdr>
      <w:divsChild>
        <w:div w:id="188378644">
          <w:marLeft w:val="1166"/>
          <w:marRight w:val="0"/>
          <w:marTop w:val="96"/>
          <w:marBottom w:val="0"/>
          <w:divBdr>
            <w:top w:val="none" w:sz="0" w:space="0" w:color="auto"/>
            <w:left w:val="none" w:sz="0" w:space="0" w:color="auto"/>
            <w:bottom w:val="none" w:sz="0" w:space="0" w:color="auto"/>
            <w:right w:val="none" w:sz="0" w:space="0" w:color="auto"/>
          </w:divBdr>
        </w:div>
        <w:div w:id="633877910">
          <w:marLeft w:val="1800"/>
          <w:marRight w:val="0"/>
          <w:marTop w:val="77"/>
          <w:marBottom w:val="0"/>
          <w:divBdr>
            <w:top w:val="none" w:sz="0" w:space="0" w:color="auto"/>
            <w:left w:val="none" w:sz="0" w:space="0" w:color="auto"/>
            <w:bottom w:val="none" w:sz="0" w:space="0" w:color="auto"/>
            <w:right w:val="none" w:sz="0" w:space="0" w:color="auto"/>
          </w:divBdr>
        </w:div>
        <w:div w:id="1583177335">
          <w:marLeft w:val="1800"/>
          <w:marRight w:val="0"/>
          <w:marTop w:val="77"/>
          <w:marBottom w:val="0"/>
          <w:divBdr>
            <w:top w:val="none" w:sz="0" w:space="0" w:color="auto"/>
            <w:left w:val="none" w:sz="0" w:space="0" w:color="auto"/>
            <w:bottom w:val="none" w:sz="0" w:space="0" w:color="auto"/>
            <w:right w:val="none" w:sz="0" w:space="0" w:color="auto"/>
          </w:divBdr>
        </w:div>
        <w:div w:id="2017531191">
          <w:marLeft w:val="1166"/>
          <w:marRight w:val="0"/>
          <w:marTop w:val="96"/>
          <w:marBottom w:val="0"/>
          <w:divBdr>
            <w:top w:val="none" w:sz="0" w:space="0" w:color="auto"/>
            <w:left w:val="none" w:sz="0" w:space="0" w:color="auto"/>
            <w:bottom w:val="none" w:sz="0" w:space="0" w:color="auto"/>
            <w:right w:val="none" w:sz="0" w:space="0" w:color="auto"/>
          </w:divBdr>
        </w:div>
      </w:divsChild>
    </w:div>
    <w:div w:id="1679697231">
      <w:bodyDiv w:val="1"/>
      <w:marLeft w:val="0"/>
      <w:marRight w:val="0"/>
      <w:marTop w:val="0"/>
      <w:marBottom w:val="0"/>
      <w:divBdr>
        <w:top w:val="none" w:sz="0" w:space="0" w:color="auto"/>
        <w:left w:val="none" w:sz="0" w:space="0" w:color="auto"/>
        <w:bottom w:val="none" w:sz="0" w:space="0" w:color="auto"/>
        <w:right w:val="none" w:sz="0" w:space="0" w:color="auto"/>
      </w:divBdr>
    </w:div>
    <w:div w:id="1682271743">
      <w:bodyDiv w:val="1"/>
      <w:marLeft w:val="0"/>
      <w:marRight w:val="0"/>
      <w:marTop w:val="0"/>
      <w:marBottom w:val="0"/>
      <w:divBdr>
        <w:top w:val="none" w:sz="0" w:space="0" w:color="auto"/>
        <w:left w:val="none" w:sz="0" w:space="0" w:color="auto"/>
        <w:bottom w:val="none" w:sz="0" w:space="0" w:color="auto"/>
        <w:right w:val="none" w:sz="0" w:space="0" w:color="auto"/>
      </w:divBdr>
    </w:div>
    <w:div w:id="1682513934">
      <w:bodyDiv w:val="1"/>
      <w:marLeft w:val="0"/>
      <w:marRight w:val="0"/>
      <w:marTop w:val="0"/>
      <w:marBottom w:val="0"/>
      <w:divBdr>
        <w:top w:val="none" w:sz="0" w:space="0" w:color="auto"/>
        <w:left w:val="none" w:sz="0" w:space="0" w:color="auto"/>
        <w:bottom w:val="none" w:sz="0" w:space="0" w:color="auto"/>
        <w:right w:val="none" w:sz="0" w:space="0" w:color="auto"/>
      </w:divBdr>
    </w:div>
    <w:div w:id="1683699393">
      <w:bodyDiv w:val="1"/>
      <w:marLeft w:val="0"/>
      <w:marRight w:val="0"/>
      <w:marTop w:val="0"/>
      <w:marBottom w:val="0"/>
      <w:divBdr>
        <w:top w:val="none" w:sz="0" w:space="0" w:color="auto"/>
        <w:left w:val="none" w:sz="0" w:space="0" w:color="auto"/>
        <w:bottom w:val="none" w:sz="0" w:space="0" w:color="auto"/>
        <w:right w:val="none" w:sz="0" w:space="0" w:color="auto"/>
      </w:divBdr>
    </w:div>
    <w:div w:id="1684091371">
      <w:bodyDiv w:val="1"/>
      <w:marLeft w:val="0"/>
      <w:marRight w:val="0"/>
      <w:marTop w:val="0"/>
      <w:marBottom w:val="0"/>
      <w:divBdr>
        <w:top w:val="none" w:sz="0" w:space="0" w:color="auto"/>
        <w:left w:val="none" w:sz="0" w:space="0" w:color="auto"/>
        <w:bottom w:val="none" w:sz="0" w:space="0" w:color="auto"/>
        <w:right w:val="none" w:sz="0" w:space="0" w:color="auto"/>
      </w:divBdr>
    </w:div>
    <w:div w:id="1684210150">
      <w:bodyDiv w:val="1"/>
      <w:marLeft w:val="0"/>
      <w:marRight w:val="0"/>
      <w:marTop w:val="0"/>
      <w:marBottom w:val="0"/>
      <w:divBdr>
        <w:top w:val="none" w:sz="0" w:space="0" w:color="auto"/>
        <w:left w:val="none" w:sz="0" w:space="0" w:color="auto"/>
        <w:bottom w:val="none" w:sz="0" w:space="0" w:color="auto"/>
        <w:right w:val="none" w:sz="0" w:space="0" w:color="auto"/>
      </w:divBdr>
    </w:div>
    <w:div w:id="1684359132">
      <w:bodyDiv w:val="1"/>
      <w:marLeft w:val="0"/>
      <w:marRight w:val="0"/>
      <w:marTop w:val="0"/>
      <w:marBottom w:val="0"/>
      <w:divBdr>
        <w:top w:val="none" w:sz="0" w:space="0" w:color="auto"/>
        <w:left w:val="none" w:sz="0" w:space="0" w:color="auto"/>
        <w:bottom w:val="none" w:sz="0" w:space="0" w:color="auto"/>
        <w:right w:val="none" w:sz="0" w:space="0" w:color="auto"/>
      </w:divBdr>
    </w:div>
    <w:div w:id="1686520669">
      <w:bodyDiv w:val="1"/>
      <w:marLeft w:val="0"/>
      <w:marRight w:val="0"/>
      <w:marTop w:val="0"/>
      <w:marBottom w:val="0"/>
      <w:divBdr>
        <w:top w:val="none" w:sz="0" w:space="0" w:color="auto"/>
        <w:left w:val="none" w:sz="0" w:space="0" w:color="auto"/>
        <w:bottom w:val="none" w:sz="0" w:space="0" w:color="auto"/>
        <w:right w:val="none" w:sz="0" w:space="0" w:color="auto"/>
      </w:divBdr>
    </w:div>
    <w:div w:id="1686665114">
      <w:bodyDiv w:val="1"/>
      <w:marLeft w:val="0"/>
      <w:marRight w:val="0"/>
      <w:marTop w:val="0"/>
      <w:marBottom w:val="0"/>
      <w:divBdr>
        <w:top w:val="none" w:sz="0" w:space="0" w:color="auto"/>
        <w:left w:val="none" w:sz="0" w:space="0" w:color="auto"/>
        <w:bottom w:val="none" w:sz="0" w:space="0" w:color="auto"/>
        <w:right w:val="none" w:sz="0" w:space="0" w:color="auto"/>
      </w:divBdr>
      <w:divsChild>
        <w:div w:id="655188831">
          <w:marLeft w:val="547"/>
          <w:marRight w:val="0"/>
          <w:marTop w:val="154"/>
          <w:marBottom w:val="0"/>
          <w:divBdr>
            <w:top w:val="none" w:sz="0" w:space="0" w:color="auto"/>
            <w:left w:val="none" w:sz="0" w:space="0" w:color="auto"/>
            <w:bottom w:val="none" w:sz="0" w:space="0" w:color="auto"/>
            <w:right w:val="none" w:sz="0" w:space="0" w:color="auto"/>
          </w:divBdr>
        </w:div>
      </w:divsChild>
    </w:div>
    <w:div w:id="1686714652">
      <w:bodyDiv w:val="1"/>
      <w:marLeft w:val="0"/>
      <w:marRight w:val="0"/>
      <w:marTop w:val="0"/>
      <w:marBottom w:val="0"/>
      <w:divBdr>
        <w:top w:val="none" w:sz="0" w:space="0" w:color="auto"/>
        <w:left w:val="none" w:sz="0" w:space="0" w:color="auto"/>
        <w:bottom w:val="none" w:sz="0" w:space="0" w:color="auto"/>
        <w:right w:val="none" w:sz="0" w:space="0" w:color="auto"/>
      </w:divBdr>
      <w:divsChild>
        <w:div w:id="456991699">
          <w:marLeft w:val="0"/>
          <w:marRight w:val="0"/>
          <w:marTop w:val="96"/>
          <w:marBottom w:val="0"/>
          <w:divBdr>
            <w:top w:val="none" w:sz="0" w:space="0" w:color="auto"/>
            <w:left w:val="none" w:sz="0" w:space="0" w:color="auto"/>
            <w:bottom w:val="none" w:sz="0" w:space="0" w:color="auto"/>
            <w:right w:val="none" w:sz="0" w:space="0" w:color="auto"/>
          </w:divBdr>
        </w:div>
        <w:div w:id="2024165802">
          <w:marLeft w:val="0"/>
          <w:marRight w:val="0"/>
          <w:marTop w:val="96"/>
          <w:marBottom w:val="0"/>
          <w:divBdr>
            <w:top w:val="none" w:sz="0" w:space="0" w:color="auto"/>
            <w:left w:val="none" w:sz="0" w:space="0" w:color="auto"/>
            <w:bottom w:val="none" w:sz="0" w:space="0" w:color="auto"/>
            <w:right w:val="none" w:sz="0" w:space="0" w:color="auto"/>
          </w:divBdr>
        </w:div>
      </w:divsChild>
    </w:div>
    <w:div w:id="1686860238">
      <w:bodyDiv w:val="1"/>
      <w:marLeft w:val="0"/>
      <w:marRight w:val="0"/>
      <w:marTop w:val="0"/>
      <w:marBottom w:val="0"/>
      <w:divBdr>
        <w:top w:val="none" w:sz="0" w:space="0" w:color="auto"/>
        <w:left w:val="none" w:sz="0" w:space="0" w:color="auto"/>
        <w:bottom w:val="none" w:sz="0" w:space="0" w:color="auto"/>
        <w:right w:val="none" w:sz="0" w:space="0" w:color="auto"/>
      </w:divBdr>
      <w:divsChild>
        <w:div w:id="51319825">
          <w:marLeft w:val="0"/>
          <w:marRight w:val="0"/>
          <w:marTop w:val="0"/>
          <w:marBottom w:val="0"/>
          <w:divBdr>
            <w:top w:val="none" w:sz="0" w:space="0" w:color="auto"/>
            <w:left w:val="none" w:sz="0" w:space="0" w:color="auto"/>
            <w:bottom w:val="none" w:sz="0" w:space="0" w:color="auto"/>
            <w:right w:val="none" w:sz="0" w:space="0" w:color="auto"/>
          </w:divBdr>
          <w:divsChild>
            <w:div w:id="413357890">
              <w:marLeft w:val="0"/>
              <w:marRight w:val="0"/>
              <w:marTop w:val="0"/>
              <w:marBottom w:val="0"/>
              <w:divBdr>
                <w:top w:val="none" w:sz="0" w:space="0" w:color="auto"/>
                <w:left w:val="none" w:sz="0" w:space="0" w:color="auto"/>
                <w:bottom w:val="none" w:sz="0" w:space="0" w:color="auto"/>
                <w:right w:val="none" w:sz="0" w:space="0" w:color="auto"/>
              </w:divBdr>
            </w:div>
            <w:div w:id="421100350">
              <w:marLeft w:val="0"/>
              <w:marRight w:val="0"/>
              <w:marTop w:val="0"/>
              <w:marBottom w:val="0"/>
              <w:divBdr>
                <w:top w:val="none" w:sz="0" w:space="0" w:color="auto"/>
                <w:left w:val="none" w:sz="0" w:space="0" w:color="auto"/>
                <w:bottom w:val="none" w:sz="0" w:space="0" w:color="auto"/>
                <w:right w:val="none" w:sz="0" w:space="0" w:color="auto"/>
              </w:divBdr>
            </w:div>
            <w:div w:id="451900803">
              <w:marLeft w:val="0"/>
              <w:marRight w:val="0"/>
              <w:marTop w:val="0"/>
              <w:marBottom w:val="0"/>
              <w:divBdr>
                <w:top w:val="none" w:sz="0" w:space="0" w:color="auto"/>
                <w:left w:val="none" w:sz="0" w:space="0" w:color="auto"/>
                <w:bottom w:val="none" w:sz="0" w:space="0" w:color="auto"/>
                <w:right w:val="none" w:sz="0" w:space="0" w:color="auto"/>
              </w:divBdr>
            </w:div>
            <w:div w:id="617688986">
              <w:marLeft w:val="0"/>
              <w:marRight w:val="0"/>
              <w:marTop w:val="0"/>
              <w:marBottom w:val="0"/>
              <w:divBdr>
                <w:top w:val="none" w:sz="0" w:space="0" w:color="auto"/>
                <w:left w:val="none" w:sz="0" w:space="0" w:color="auto"/>
                <w:bottom w:val="none" w:sz="0" w:space="0" w:color="auto"/>
                <w:right w:val="none" w:sz="0" w:space="0" w:color="auto"/>
              </w:divBdr>
            </w:div>
            <w:div w:id="806240865">
              <w:marLeft w:val="0"/>
              <w:marRight w:val="0"/>
              <w:marTop w:val="0"/>
              <w:marBottom w:val="0"/>
              <w:divBdr>
                <w:top w:val="none" w:sz="0" w:space="0" w:color="auto"/>
                <w:left w:val="none" w:sz="0" w:space="0" w:color="auto"/>
                <w:bottom w:val="none" w:sz="0" w:space="0" w:color="auto"/>
                <w:right w:val="none" w:sz="0" w:space="0" w:color="auto"/>
              </w:divBdr>
            </w:div>
            <w:div w:id="1093207308">
              <w:marLeft w:val="0"/>
              <w:marRight w:val="0"/>
              <w:marTop w:val="0"/>
              <w:marBottom w:val="0"/>
              <w:divBdr>
                <w:top w:val="none" w:sz="0" w:space="0" w:color="auto"/>
                <w:left w:val="none" w:sz="0" w:space="0" w:color="auto"/>
                <w:bottom w:val="none" w:sz="0" w:space="0" w:color="auto"/>
                <w:right w:val="none" w:sz="0" w:space="0" w:color="auto"/>
              </w:divBdr>
            </w:div>
            <w:div w:id="1306471837">
              <w:marLeft w:val="0"/>
              <w:marRight w:val="0"/>
              <w:marTop w:val="0"/>
              <w:marBottom w:val="0"/>
              <w:divBdr>
                <w:top w:val="none" w:sz="0" w:space="0" w:color="auto"/>
                <w:left w:val="none" w:sz="0" w:space="0" w:color="auto"/>
                <w:bottom w:val="none" w:sz="0" w:space="0" w:color="auto"/>
                <w:right w:val="none" w:sz="0" w:space="0" w:color="auto"/>
              </w:divBdr>
            </w:div>
            <w:div w:id="1687639090">
              <w:marLeft w:val="0"/>
              <w:marRight w:val="0"/>
              <w:marTop w:val="0"/>
              <w:marBottom w:val="0"/>
              <w:divBdr>
                <w:top w:val="none" w:sz="0" w:space="0" w:color="auto"/>
                <w:left w:val="none" w:sz="0" w:space="0" w:color="auto"/>
                <w:bottom w:val="none" w:sz="0" w:space="0" w:color="auto"/>
                <w:right w:val="none" w:sz="0" w:space="0" w:color="auto"/>
              </w:divBdr>
            </w:div>
            <w:div w:id="213263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056849">
      <w:bodyDiv w:val="1"/>
      <w:marLeft w:val="0"/>
      <w:marRight w:val="0"/>
      <w:marTop w:val="0"/>
      <w:marBottom w:val="0"/>
      <w:divBdr>
        <w:top w:val="none" w:sz="0" w:space="0" w:color="auto"/>
        <w:left w:val="none" w:sz="0" w:space="0" w:color="auto"/>
        <w:bottom w:val="none" w:sz="0" w:space="0" w:color="auto"/>
        <w:right w:val="none" w:sz="0" w:space="0" w:color="auto"/>
      </w:divBdr>
    </w:div>
    <w:div w:id="1687977060">
      <w:bodyDiv w:val="1"/>
      <w:marLeft w:val="0"/>
      <w:marRight w:val="0"/>
      <w:marTop w:val="0"/>
      <w:marBottom w:val="0"/>
      <w:divBdr>
        <w:top w:val="none" w:sz="0" w:space="0" w:color="auto"/>
        <w:left w:val="none" w:sz="0" w:space="0" w:color="auto"/>
        <w:bottom w:val="none" w:sz="0" w:space="0" w:color="auto"/>
        <w:right w:val="none" w:sz="0" w:space="0" w:color="auto"/>
      </w:divBdr>
    </w:div>
    <w:div w:id="1688482897">
      <w:bodyDiv w:val="1"/>
      <w:marLeft w:val="0"/>
      <w:marRight w:val="0"/>
      <w:marTop w:val="0"/>
      <w:marBottom w:val="0"/>
      <w:divBdr>
        <w:top w:val="none" w:sz="0" w:space="0" w:color="auto"/>
        <w:left w:val="none" w:sz="0" w:space="0" w:color="auto"/>
        <w:bottom w:val="none" w:sz="0" w:space="0" w:color="auto"/>
        <w:right w:val="none" w:sz="0" w:space="0" w:color="auto"/>
      </w:divBdr>
    </w:div>
    <w:div w:id="1688946349">
      <w:bodyDiv w:val="1"/>
      <w:marLeft w:val="0"/>
      <w:marRight w:val="0"/>
      <w:marTop w:val="0"/>
      <w:marBottom w:val="0"/>
      <w:divBdr>
        <w:top w:val="none" w:sz="0" w:space="0" w:color="auto"/>
        <w:left w:val="none" w:sz="0" w:space="0" w:color="auto"/>
        <w:bottom w:val="none" w:sz="0" w:space="0" w:color="auto"/>
        <w:right w:val="none" w:sz="0" w:space="0" w:color="auto"/>
      </w:divBdr>
      <w:divsChild>
        <w:div w:id="339553842">
          <w:marLeft w:val="547"/>
          <w:marRight w:val="0"/>
          <w:marTop w:val="115"/>
          <w:marBottom w:val="0"/>
          <w:divBdr>
            <w:top w:val="none" w:sz="0" w:space="0" w:color="auto"/>
            <w:left w:val="none" w:sz="0" w:space="0" w:color="auto"/>
            <w:bottom w:val="none" w:sz="0" w:space="0" w:color="auto"/>
            <w:right w:val="none" w:sz="0" w:space="0" w:color="auto"/>
          </w:divBdr>
        </w:div>
        <w:div w:id="515384819">
          <w:marLeft w:val="1166"/>
          <w:marRight w:val="0"/>
          <w:marTop w:val="115"/>
          <w:marBottom w:val="0"/>
          <w:divBdr>
            <w:top w:val="none" w:sz="0" w:space="0" w:color="auto"/>
            <w:left w:val="none" w:sz="0" w:space="0" w:color="auto"/>
            <w:bottom w:val="none" w:sz="0" w:space="0" w:color="auto"/>
            <w:right w:val="none" w:sz="0" w:space="0" w:color="auto"/>
          </w:divBdr>
        </w:div>
        <w:div w:id="1001658223">
          <w:marLeft w:val="547"/>
          <w:marRight w:val="0"/>
          <w:marTop w:val="115"/>
          <w:marBottom w:val="0"/>
          <w:divBdr>
            <w:top w:val="none" w:sz="0" w:space="0" w:color="auto"/>
            <w:left w:val="none" w:sz="0" w:space="0" w:color="auto"/>
            <w:bottom w:val="none" w:sz="0" w:space="0" w:color="auto"/>
            <w:right w:val="none" w:sz="0" w:space="0" w:color="auto"/>
          </w:divBdr>
        </w:div>
        <w:div w:id="1506558791">
          <w:marLeft w:val="547"/>
          <w:marRight w:val="0"/>
          <w:marTop w:val="115"/>
          <w:marBottom w:val="0"/>
          <w:divBdr>
            <w:top w:val="none" w:sz="0" w:space="0" w:color="auto"/>
            <w:left w:val="none" w:sz="0" w:space="0" w:color="auto"/>
            <w:bottom w:val="none" w:sz="0" w:space="0" w:color="auto"/>
            <w:right w:val="none" w:sz="0" w:space="0" w:color="auto"/>
          </w:divBdr>
        </w:div>
        <w:div w:id="2111580642">
          <w:marLeft w:val="547"/>
          <w:marRight w:val="0"/>
          <w:marTop w:val="115"/>
          <w:marBottom w:val="0"/>
          <w:divBdr>
            <w:top w:val="none" w:sz="0" w:space="0" w:color="auto"/>
            <w:left w:val="none" w:sz="0" w:space="0" w:color="auto"/>
            <w:bottom w:val="none" w:sz="0" w:space="0" w:color="auto"/>
            <w:right w:val="none" w:sz="0" w:space="0" w:color="auto"/>
          </w:divBdr>
        </w:div>
      </w:divsChild>
    </w:div>
    <w:div w:id="1689864699">
      <w:bodyDiv w:val="1"/>
      <w:marLeft w:val="0"/>
      <w:marRight w:val="0"/>
      <w:marTop w:val="0"/>
      <w:marBottom w:val="0"/>
      <w:divBdr>
        <w:top w:val="none" w:sz="0" w:space="0" w:color="auto"/>
        <w:left w:val="none" w:sz="0" w:space="0" w:color="auto"/>
        <w:bottom w:val="none" w:sz="0" w:space="0" w:color="auto"/>
        <w:right w:val="none" w:sz="0" w:space="0" w:color="auto"/>
      </w:divBdr>
    </w:div>
    <w:div w:id="1690135946">
      <w:bodyDiv w:val="1"/>
      <w:marLeft w:val="0"/>
      <w:marRight w:val="0"/>
      <w:marTop w:val="0"/>
      <w:marBottom w:val="0"/>
      <w:divBdr>
        <w:top w:val="none" w:sz="0" w:space="0" w:color="auto"/>
        <w:left w:val="none" w:sz="0" w:space="0" w:color="auto"/>
        <w:bottom w:val="none" w:sz="0" w:space="0" w:color="auto"/>
        <w:right w:val="none" w:sz="0" w:space="0" w:color="auto"/>
      </w:divBdr>
    </w:div>
    <w:div w:id="1690519663">
      <w:bodyDiv w:val="1"/>
      <w:marLeft w:val="0"/>
      <w:marRight w:val="0"/>
      <w:marTop w:val="0"/>
      <w:marBottom w:val="0"/>
      <w:divBdr>
        <w:top w:val="none" w:sz="0" w:space="0" w:color="auto"/>
        <w:left w:val="none" w:sz="0" w:space="0" w:color="auto"/>
        <w:bottom w:val="none" w:sz="0" w:space="0" w:color="auto"/>
        <w:right w:val="none" w:sz="0" w:space="0" w:color="auto"/>
      </w:divBdr>
    </w:div>
    <w:div w:id="1690520416">
      <w:bodyDiv w:val="1"/>
      <w:marLeft w:val="0"/>
      <w:marRight w:val="0"/>
      <w:marTop w:val="0"/>
      <w:marBottom w:val="0"/>
      <w:divBdr>
        <w:top w:val="none" w:sz="0" w:space="0" w:color="auto"/>
        <w:left w:val="none" w:sz="0" w:space="0" w:color="auto"/>
        <w:bottom w:val="none" w:sz="0" w:space="0" w:color="auto"/>
        <w:right w:val="none" w:sz="0" w:space="0" w:color="auto"/>
      </w:divBdr>
    </w:div>
    <w:div w:id="1691371324">
      <w:bodyDiv w:val="1"/>
      <w:marLeft w:val="0"/>
      <w:marRight w:val="0"/>
      <w:marTop w:val="0"/>
      <w:marBottom w:val="0"/>
      <w:divBdr>
        <w:top w:val="none" w:sz="0" w:space="0" w:color="auto"/>
        <w:left w:val="none" w:sz="0" w:space="0" w:color="auto"/>
        <w:bottom w:val="none" w:sz="0" w:space="0" w:color="auto"/>
        <w:right w:val="none" w:sz="0" w:space="0" w:color="auto"/>
      </w:divBdr>
    </w:div>
    <w:div w:id="1691493296">
      <w:bodyDiv w:val="1"/>
      <w:marLeft w:val="0"/>
      <w:marRight w:val="0"/>
      <w:marTop w:val="0"/>
      <w:marBottom w:val="0"/>
      <w:divBdr>
        <w:top w:val="none" w:sz="0" w:space="0" w:color="auto"/>
        <w:left w:val="none" w:sz="0" w:space="0" w:color="auto"/>
        <w:bottom w:val="none" w:sz="0" w:space="0" w:color="auto"/>
        <w:right w:val="none" w:sz="0" w:space="0" w:color="auto"/>
      </w:divBdr>
    </w:div>
    <w:div w:id="1693412512">
      <w:bodyDiv w:val="1"/>
      <w:marLeft w:val="0"/>
      <w:marRight w:val="0"/>
      <w:marTop w:val="0"/>
      <w:marBottom w:val="0"/>
      <w:divBdr>
        <w:top w:val="none" w:sz="0" w:space="0" w:color="auto"/>
        <w:left w:val="none" w:sz="0" w:space="0" w:color="auto"/>
        <w:bottom w:val="none" w:sz="0" w:space="0" w:color="auto"/>
        <w:right w:val="none" w:sz="0" w:space="0" w:color="auto"/>
      </w:divBdr>
    </w:div>
    <w:div w:id="1695693193">
      <w:bodyDiv w:val="1"/>
      <w:marLeft w:val="0"/>
      <w:marRight w:val="0"/>
      <w:marTop w:val="0"/>
      <w:marBottom w:val="0"/>
      <w:divBdr>
        <w:top w:val="none" w:sz="0" w:space="0" w:color="auto"/>
        <w:left w:val="none" w:sz="0" w:space="0" w:color="auto"/>
        <w:bottom w:val="none" w:sz="0" w:space="0" w:color="auto"/>
        <w:right w:val="none" w:sz="0" w:space="0" w:color="auto"/>
      </w:divBdr>
    </w:div>
    <w:div w:id="1695693764">
      <w:bodyDiv w:val="1"/>
      <w:marLeft w:val="0"/>
      <w:marRight w:val="0"/>
      <w:marTop w:val="0"/>
      <w:marBottom w:val="0"/>
      <w:divBdr>
        <w:top w:val="none" w:sz="0" w:space="0" w:color="auto"/>
        <w:left w:val="none" w:sz="0" w:space="0" w:color="auto"/>
        <w:bottom w:val="none" w:sz="0" w:space="0" w:color="auto"/>
        <w:right w:val="none" w:sz="0" w:space="0" w:color="auto"/>
      </w:divBdr>
    </w:div>
    <w:div w:id="1696272410">
      <w:bodyDiv w:val="1"/>
      <w:marLeft w:val="0"/>
      <w:marRight w:val="0"/>
      <w:marTop w:val="0"/>
      <w:marBottom w:val="0"/>
      <w:divBdr>
        <w:top w:val="none" w:sz="0" w:space="0" w:color="auto"/>
        <w:left w:val="none" w:sz="0" w:space="0" w:color="auto"/>
        <w:bottom w:val="none" w:sz="0" w:space="0" w:color="auto"/>
        <w:right w:val="none" w:sz="0" w:space="0" w:color="auto"/>
      </w:divBdr>
    </w:div>
    <w:div w:id="1696345740">
      <w:bodyDiv w:val="1"/>
      <w:marLeft w:val="0"/>
      <w:marRight w:val="0"/>
      <w:marTop w:val="0"/>
      <w:marBottom w:val="0"/>
      <w:divBdr>
        <w:top w:val="none" w:sz="0" w:space="0" w:color="auto"/>
        <w:left w:val="none" w:sz="0" w:space="0" w:color="auto"/>
        <w:bottom w:val="none" w:sz="0" w:space="0" w:color="auto"/>
        <w:right w:val="none" w:sz="0" w:space="0" w:color="auto"/>
      </w:divBdr>
      <w:divsChild>
        <w:div w:id="129593558">
          <w:marLeft w:val="0"/>
          <w:marRight w:val="0"/>
          <w:marTop w:val="0"/>
          <w:marBottom w:val="0"/>
          <w:divBdr>
            <w:top w:val="none" w:sz="0" w:space="0" w:color="auto"/>
            <w:left w:val="none" w:sz="0" w:space="0" w:color="auto"/>
            <w:bottom w:val="none" w:sz="0" w:space="0" w:color="auto"/>
            <w:right w:val="none" w:sz="0" w:space="0" w:color="auto"/>
          </w:divBdr>
          <w:divsChild>
            <w:div w:id="1663043031">
              <w:marLeft w:val="0"/>
              <w:marRight w:val="0"/>
              <w:marTop w:val="0"/>
              <w:marBottom w:val="0"/>
              <w:divBdr>
                <w:top w:val="none" w:sz="0" w:space="0" w:color="auto"/>
                <w:left w:val="none" w:sz="0" w:space="0" w:color="auto"/>
                <w:bottom w:val="none" w:sz="0" w:space="0" w:color="auto"/>
                <w:right w:val="none" w:sz="0" w:space="0" w:color="auto"/>
              </w:divBdr>
            </w:div>
            <w:div w:id="175724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65519">
      <w:bodyDiv w:val="1"/>
      <w:marLeft w:val="0"/>
      <w:marRight w:val="0"/>
      <w:marTop w:val="0"/>
      <w:marBottom w:val="0"/>
      <w:divBdr>
        <w:top w:val="none" w:sz="0" w:space="0" w:color="auto"/>
        <w:left w:val="none" w:sz="0" w:space="0" w:color="auto"/>
        <w:bottom w:val="none" w:sz="0" w:space="0" w:color="auto"/>
        <w:right w:val="none" w:sz="0" w:space="0" w:color="auto"/>
      </w:divBdr>
    </w:div>
    <w:div w:id="1697585530">
      <w:bodyDiv w:val="1"/>
      <w:marLeft w:val="0"/>
      <w:marRight w:val="0"/>
      <w:marTop w:val="0"/>
      <w:marBottom w:val="0"/>
      <w:divBdr>
        <w:top w:val="none" w:sz="0" w:space="0" w:color="auto"/>
        <w:left w:val="none" w:sz="0" w:space="0" w:color="auto"/>
        <w:bottom w:val="none" w:sz="0" w:space="0" w:color="auto"/>
        <w:right w:val="none" w:sz="0" w:space="0" w:color="auto"/>
      </w:divBdr>
    </w:div>
    <w:div w:id="1697776710">
      <w:bodyDiv w:val="1"/>
      <w:marLeft w:val="0"/>
      <w:marRight w:val="0"/>
      <w:marTop w:val="0"/>
      <w:marBottom w:val="0"/>
      <w:divBdr>
        <w:top w:val="none" w:sz="0" w:space="0" w:color="auto"/>
        <w:left w:val="none" w:sz="0" w:space="0" w:color="auto"/>
        <w:bottom w:val="none" w:sz="0" w:space="0" w:color="auto"/>
        <w:right w:val="none" w:sz="0" w:space="0" w:color="auto"/>
      </w:divBdr>
      <w:divsChild>
        <w:div w:id="229535598">
          <w:marLeft w:val="547"/>
          <w:marRight w:val="0"/>
          <w:marTop w:val="134"/>
          <w:marBottom w:val="0"/>
          <w:divBdr>
            <w:top w:val="none" w:sz="0" w:space="0" w:color="auto"/>
            <w:left w:val="none" w:sz="0" w:space="0" w:color="auto"/>
            <w:bottom w:val="none" w:sz="0" w:space="0" w:color="auto"/>
            <w:right w:val="none" w:sz="0" w:space="0" w:color="auto"/>
          </w:divBdr>
        </w:div>
        <w:div w:id="913317102">
          <w:marLeft w:val="1166"/>
          <w:marRight w:val="0"/>
          <w:marTop w:val="115"/>
          <w:marBottom w:val="0"/>
          <w:divBdr>
            <w:top w:val="none" w:sz="0" w:space="0" w:color="auto"/>
            <w:left w:val="none" w:sz="0" w:space="0" w:color="auto"/>
            <w:bottom w:val="none" w:sz="0" w:space="0" w:color="auto"/>
            <w:right w:val="none" w:sz="0" w:space="0" w:color="auto"/>
          </w:divBdr>
        </w:div>
      </w:divsChild>
    </w:div>
    <w:div w:id="1698655282">
      <w:bodyDiv w:val="1"/>
      <w:marLeft w:val="0"/>
      <w:marRight w:val="0"/>
      <w:marTop w:val="0"/>
      <w:marBottom w:val="0"/>
      <w:divBdr>
        <w:top w:val="none" w:sz="0" w:space="0" w:color="auto"/>
        <w:left w:val="none" w:sz="0" w:space="0" w:color="auto"/>
        <w:bottom w:val="none" w:sz="0" w:space="0" w:color="auto"/>
        <w:right w:val="none" w:sz="0" w:space="0" w:color="auto"/>
      </w:divBdr>
    </w:div>
    <w:div w:id="1700545363">
      <w:bodyDiv w:val="1"/>
      <w:marLeft w:val="0"/>
      <w:marRight w:val="0"/>
      <w:marTop w:val="0"/>
      <w:marBottom w:val="0"/>
      <w:divBdr>
        <w:top w:val="none" w:sz="0" w:space="0" w:color="auto"/>
        <w:left w:val="none" w:sz="0" w:space="0" w:color="auto"/>
        <w:bottom w:val="none" w:sz="0" w:space="0" w:color="auto"/>
        <w:right w:val="none" w:sz="0" w:space="0" w:color="auto"/>
      </w:divBdr>
    </w:div>
    <w:div w:id="1702242130">
      <w:bodyDiv w:val="1"/>
      <w:marLeft w:val="0"/>
      <w:marRight w:val="0"/>
      <w:marTop w:val="0"/>
      <w:marBottom w:val="0"/>
      <w:divBdr>
        <w:top w:val="none" w:sz="0" w:space="0" w:color="auto"/>
        <w:left w:val="none" w:sz="0" w:space="0" w:color="auto"/>
        <w:bottom w:val="none" w:sz="0" w:space="0" w:color="auto"/>
        <w:right w:val="none" w:sz="0" w:space="0" w:color="auto"/>
      </w:divBdr>
      <w:divsChild>
        <w:div w:id="1521511434">
          <w:marLeft w:val="0"/>
          <w:marRight w:val="0"/>
          <w:marTop w:val="0"/>
          <w:marBottom w:val="0"/>
          <w:divBdr>
            <w:top w:val="none" w:sz="0" w:space="0" w:color="auto"/>
            <w:left w:val="none" w:sz="0" w:space="0" w:color="auto"/>
            <w:bottom w:val="none" w:sz="0" w:space="0" w:color="auto"/>
            <w:right w:val="none" w:sz="0" w:space="0" w:color="auto"/>
          </w:divBdr>
          <w:divsChild>
            <w:div w:id="24016747">
              <w:marLeft w:val="0"/>
              <w:marRight w:val="0"/>
              <w:marTop w:val="0"/>
              <w:marBottom w:val="0"/>
              <w:divBdr>
                <w:top w:val="none" w:sz="0" w:space="0" w:color="auto"/>
                <w:left w:val="none" w:sz="0" w:space="0" w:color="auto"/>
                <w:bottom w:val="none" w:sz="0" w:space="0" w:color="auto"/>
                <w:right w:val="none" w:sz="0" w:space="0" w:color="auto"/>
              </w:divBdr>
            </w:div>
            <w:div w:id="259874719">
              <w:marLeft w:val="0"/>
              <w:marRight w:val="0"/>
              <w:marTop w:val="0"/>
              <w:marBottom w:val="0"/>
              <w:divBdr>
                <w:top w:val="none" w:sz="0" w:space="0" w:color="auto"/>
                <w:left w:val="none" w:sz="0" w:space="0" w:color="auto"/>
                <w:bottom w:val="none" w:sz="0" w:space="0" w:color="auto"/>
                <w:right w:val="none" w:sz="0" w:space="0" w:color="auto"/>
              </w:divBdr>
            </w:div>
            <w:div w:id="565801244">
              <w:marLeft w:val="0"/>
              <w:marRight w:val="0"/>
              <w:marTop w:val="0"/>
              <w:marBottom w:val="0"/>
              <w:divBdr>
                <w:top w:val="none" w:sz="0" w:space="0" w:color="auto"/>
                <w:left w:val="none" w:sz="0" w:space="0" w:color="auto"/>
                <w:bottom w:val="none" w:sz="0" w:space="0" w:color="auto"/>
                <w:right w:val="none" w:sz="0" w:space="0" w:color="auto"/>
              </w:divBdr>
            </w:div>
            <w:div w:id="1136609641">
              <w:marLeft w:val="0"/>
              <w:marRight w:val="0"/>
              <w:marTop w:val="0"/>
              <w:marBottom w:val="0"/>
              <w:divBdr>
                <w:top w:val="none" w:sz="0" w:space="0" w:color="auto"/>
                <w:left w:val="none" w:sz="0" w:space="0" w:color="auto"/>
                <w:bottom w:val="none" w:sz="0" w:space="0" w:color="auto"/>
                <w:right w:val="none" w:sz="0" w:space="0" w:color="auto"/>
              </w:divBdr>
            </w:div>
            <w:div w:id="1465466936">
              <w:marLeft w:val="0"/>
              <w:marRight w:val="0"/>
              <w:marTop w:val="0"/>
              <w:marBottom w:val="0"/>
              <w:divBdr>
                <w:top w:val="none" w:sz="0" w:space="0" w:color="auto"/>
                <w:left w:val="none" w:sz="0" w:space="0" w:color="auto"/>
                <w:bottom w:val="none" w:sz="0" w:space="0" w:color="auto"/>
                <w:right w:val="none" w:sz="0" w:space="0" w:color="auto"/>
              </w:divBdr>
            </w:div>
            <w:div w:id="1505436735">
              <w:marLeft w:val="0"/>
              <w:marRight w:val="0"/>
              <w:marTop w:val="0"/>
              <w:marBottom w:val="0"/>
              <w:divBdr>
                <w:top w:val="none" w:sz="0" w:space="0" w:color="auto"/>
                <w:left w:val="none" w:sz="0" w:space="0" w:color="auto"/>
                <w:bottom w:val="none" w:sz="0" w:space="0" w:color="auto"/>
                <w:right w:val="none" w:sz="0" w:space="0" w:color="auto"/>
              </w:divBdr>
            </w:div>
            <w:div w:id="178896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434057">
      <w:bodyDiv w:val="1"/>
      <w:marLeft w:val="0"/>
      <w:marRight w:val="0"/>
      <w:marTop w:val="0"/>
      <w:marBottom w:val="0"/>
      <w:divBdr>
        <w:top w:val="none" w:sz="0" w:space="0" w:color="auto"/>
        <w:left w:val="none" w:sz="0" w:space="0" w:color="auto"/>
        <w:bottom w:val="none" w:sz="0" w:space="0" w:color="auto"/>
        <w:right w:val="none" w:sz="0" w:space="0" w:color="auto"/>
      </w:divBdr>
    </w:div>
    <w:div w:id="1702969541">
      <w:bodyDiv w:val="1"/>
      <w:marLeft w:val="0"/>
      <w:marRight w:val="0"/>
      <w:marTop w:val="0"/>
      <w:marBottom w:val="0"/>
      <w:divBdr>
        <w:top w:val="none" w:sz="0" w:space="0" w:color="auto"/>
        <w:left w:val="none" w:sz="0" w:space="0" w:color="auto"/>
        <w:bottom w:val="none" w:sz="0" w:space="0" w:color="auto"/>
        <w:right w:val="none" w:sz="0" w:space="0" w:color="auto"/>
      </w:divBdr>
      <w:divsChild>
        <w:div w:id="150371597">
          <w:marLeft w:val="547"/>
          <w:marRight w:val="0"/>
          <w:marTop w:val="154"/>
          <w:marBottom w:val="0"/>
          <w:divBdr>
            <w:top w:val="none" w:sz="0" w:space="0" w:color="auto"/>
            <w:left w:val="none" w:sz="0" w:space="0" w:color="auto"/>
            <w:bottom w:val="none" w:sz="0" w:space="0" w:color="auto"/>
            <w:right w:val="none" w:sz="0" w:space="0" w:color="auto"/>
          </w:divBdr>
        </w:div>
        <w:div w:id="1013805141">
          <w:marLeft w:val="1166"/>
          <w:marRight w:val="0"/>
          <w:marTop w:val="134"/>
          <w:marBottom w:val="0"/>
          <w:divBdr>
            <w:top w:val="none" w:sz="0" w:space="0" w:color="auto"/>
            <w:left w:val="none" w:sz="0" w:space="0" w:color="auto"/>
            <w:bottom w:val="none" w:sz="0" w:space="0" w:color="auto"/>
            <w:right w:val="none" w:sz="0" w:space="0" w:color="auto"/>
          </w:divBdr>
        </w:div>
        <w:div w:id="1342900629">
          <w:marLeft w:val="1166"/>
          <w:marRight w:val="0"/>
          <w:marTop w:val="134"/>
          <w:marBottom w:val="0"/>
          <w:divBdr>
            <w:top w:val="none" w:sz="0" w:space="0" w:color="auto"/>
            <w:left w:val="none" w:sz="0" w:space="0" w:color="auto"/>
            <w:bottom w:val="none" w:sz="0" w:space="0" w:color="auto"/>
            <w:right w:val="none" w:sz="0" w:space="0" w:color="auto"/>
          </w:divBdr>
        </w:div>
        <w:div w:id="1551578845">
          <w:marLeft w:val="1800"/>
          <w:marRight w:val="0"/>
          <w:marTop w:val="115"/>
          <w:marBottom w:val="0"/>
          <w:divBdr>
            <w:top w:val="none" w:sz="0" w:space="0" w:color="auto"/>
            <w:left w:val="none" w:sz="0" w:space="0" w:color="auto"/>
            <w:bottom w:val="none" w:sz="0" w:space="0" w:color="auto"/>
            <w:right w:val="none" w:sz="0" w:space="0" w:color="auto"/>
          </w:divBdr>
        </w:div>
      </w:divsChild>
    </w:div>
    <w:div w:id="1703094080">
      <w:bodyDiv w:val="1"/>
      <w:marLeft w:val="0"/>
      <w:marRight w:val="0"/>
      <w:marTop w:val="0"/>
      <w:marBottom w:val="0"/>
      <w:divBdr>
        <w:top w:val="none" w:sz="0" w:space="0" w:color="auto"/>
        <w:left w:val="none" w:sz="0" w:space="0" w:color="auto"/>
        <w:bottom w:val="none" w:sz="0" w:space="0" w:color="auto"/>
        <w:right w:val="none" w:sz="0" w:space="0" w:color="auto"/>
      </w:divBdr>
    </w:div>
    <w:div w:id="1703166118">
      <w:bodyDiv w:val="1"/>
      <w:marLeft w:val="0"/>
      <w:marRight w:val="0"/>
      <w:marTop w:val="0"/>
      <w:marBottom w:val="0"/>
      <w:divBdr>
        <w:top w:val="none" w:sz="0" w:space="0" w:color="auto"/>
        <w:left w:val="none" w:sz="0" w:space="0" w:color="auto"/>
        <w:bottom w:val="none" w:sz="0" w:space="0" w:color="auto"/>
        <w:right w:val="none" w:sz="0" w:space="0" w:color="auto"/>
      </w:divBdr>
    </w:div>
    <w:div w:id="1703432934">
      <w:bodyDiv w:val="1"/>
      <w:marLeft w:val="0"/>
      <w:marRight w:val="0"/>
      <w:marTop w:val="0"/>
      <w:marBottom w:val="0"/>
      <w:divBdr>
        <w:top w:val="none" w:sz="0" w:space="0" w:color="auto"/>
        <w:left w:val="none" w:sz="0" w:space="0" w:color="auto"/>
        <w:bottom w:val="none" w:sz="0" w:space="0" w:color="auto"/>
        <w:right w:val="none" w:sz="0" w:space="0" w:color="auto"/>
      </w:divBdr>
    </w:div>
    <w:div w:id="1703551517">
      <w:bodyDiv w:val="1"/>
      <w:marLeft w:val="0"/>
      <w:marRight w:val="0"/>
      <w:marTop w:val="0"/>
      <w:marBottom w:val="0"/>
      <w:divBdr>
        <w:top w:val="none" w:sz="0" w:space="0" w:color="auto"/>
        <w:left w:val="none" w:sz="0" w:space="0" w:color="auto"/>
        <w:bottom w:val="none" w:sz="0" w:space="0" w:color="auto"/>
        <w:right w:val="none" w:sz="0" w:space="0" w:color="auto"/>
      </w:divBdr>
    </w:div>
    <w:div w:id="1703945413">
      <w:bodyDiv w:val="1"/>
      <w:marLeft w:val="0"/>
      <w:marRight w:val="0"/>
      <w:marTop w:val="0"/>
      <w:marBottom w:val="0"/>
      <w:divBdr>
        <w:top w:val="none" w:sz="0" w:space="0" w:color="auto"/>
        <w:left w:val="none" w:sz="0" w:space="0" w:color="auto"/>
        <w:bottom w:val="none" w:sz="0" w:space="0" w:color="auto"/>
        <w:right w:val="none" w:sz="0" w:space="0" w:color="auto"/>
      </w:divBdr>
    </w:div>
    <w:div w:id="1705860617">
      <w:bodyDiv w:val="1"/>
      <w:marLeft w:val="0"/>
      <w:marRight w:val="0"/>
      <w:marTop w:val="0"/>
      <w:marBottom w:val="0"/>
      <w:divBdr>
        <w:top w:val="none" w:sz="0" w:space="0" w:color="auto"/>
        <w:left w:val="none" w:sz="0" w:space="0" w:color="auto"/>
        <w:bottom w:val="none" w:sz="0" w:space="0" w:color="auto"/>
        <w:right w:val="none" w:sz="0" w:space="0" w:color="auto"/>
      </w:divBdr>
    </w:div>
    <w:div w:id="1705909602">
      <w:bodyDiv w:val="1"/>
      <w:marLeft w:val="0"/>
      <w:marRight w:val="0"/>
      <w:marTop w:val="0"/>
      <w:marBottom w:val="0"/>
      <w:divBdr>
        <w:top w:val="none" w:sz="0" w:space="0" w:color="auto"/>
        <w:left w:val="none" w:sz="0" w:space="0" w:color="auto"/>
        <w:bottom w:val="none" w:sz="0" w:space="0" w:color="auto"/>
        <w:right w:val="none" w:sz="0" w:space="0" w:color="auto"/>
      </w:divBdr>
      <w:divsChild>
        <w:div w:id="1204102389">
          <w:marLeft w:val="0"/>
          <w:marRight w:val="0"/>
          <w:marTop w:val="0"/>
          <w:marBottom w:val="0"/>
          <w:divBdr>
            <w:top w:val="none" w:sz="0" w:space="0" w:color="auto"/>
            <w:left w:val="none" w:sz="0" w:space="0" w:color="auto"/>
            <w:bottom w:val="none" w:sz="0" w:space="0" w:color="auto"/>
            <w:right w:val="none" w:sz="0" w:space="0" w:color="auto"/>
          </w:divBdr>
          <w:divsChild>
            <w:div w:id="36009644">
              <w:marLeft w:val="0"/>
              <w:marRight w:val="0"/>
              <w:marTop w:val="0"/>
              <w:marBottom w:val="0"/>
              <w:divBdr>
                <w:top w:val="none" w:sz="0" w:space="0" w:color="auto"/>
                <w:left w:val="none" w:sz="0" w:space="0" w:color="auto"/>
                <w:bottom w:val="none" w:sz="0" w:space="0" w:color="auto"/>
                <w:right w:val="none" w:sz="0" w:space="0" w:color="auto"/>
              </w:divBdr>
            </w:div>
            <w:div w:id="1057775765">
              <w:marLeft w:val="0"/>
              <w:marRight w:val="0"/>
              <w:marTop w:val="0"/>
              <w:marBottom w:val="0"/>
              <w:divBdr>
                <w:top w:val="none" w:sz="0" w:space="0" w:color="auto"/>
                <w:left w:val="none" w:sz="0" w:space="0" w:color="auto"/>
                <w:bottom w:val="none" w:sz="0" w:space="0" w:color="auto"/>
                <w:right w:val="none" w:sz="0" w:space="0" w:color="auto"/>
              </w:divBdr>
            </w:div>
            <w:div w:id="1195576319">
              <w:marLeft w:val="0"/>
              <w:marRight w:val="0"/>
              <w:marTop w:val="0"/>
              <w:marBottom w:val="0"/>
              <w:divBdr>
                <w:top w:val="none" w:sz="0" w:space="0" w:color="auto"/>
                <w:left w:val="none" w:sz="0" w:space="0" w:color="auto"/>
                <w:bottom w:val="none" w:sz="0" w:space="0" w:color="auto"/>
                <w:right w:val="none" w:sz="0" w:space="0" w:color="auto"/>
              </w:divBdr>
            </w:div>
            <w:div w:id="1410540085">
              <w:marLeft w:val="0"/>
              <w:marRight w:val="0"/>
              <w:marTop w:val="0"/>
              <w:marBottom w:val="0"/>
              <w:divBdr>
                <w:top w:val="none" w:sz="0" w:space="0" w:color="auto"/>
                <w:left w:val="none" w:sz="0" w:space="0" w:color="auto"/>
                <w:bottom w:val="none" w:sz="0" w:space="0" w:color="auto"/>
                <w:right w:val="none" w:sz="0" w:space="0" w:color="auto"/>
              </w:divBdr>
            </w:div>
            <w:div w:id="1557929799">
              <w:marLeft w:val="0"/>
              <w:marRight w:val="0"/>
              <w:marTop w:val="0"/>
              <w:marBottom w:val="0"/>
              <w:divBdr>
                <w:top w:val="none" w:sz="0" w:space="0" w:color="auto"/>
                <w:left w:val="none" w:sz="0" w:space="0" w:color="auto"/>
                <w:bottom w:val="none" w:sz="0" w:space="0" w:color="auto"/>
                <w:right w:val="none" w:sz="0" w:space="0" w:color="auto"/>
              </w:divBdr>
            </w:div>
            <w:div w:id="1812167335">
              <w:marLeft w:val="0"/>
              <w:marRight w:val="0"/>
              <w:marTop w:val="0"/>
              <w:marBottom w:val="0"/>
              <w:divBdr>
                <w:top w:val="none" w:sz="0" w:space="0" w:color="auto"/>
                <w:left w:val="none" w:sz="0" w:space="0" w:color="auto"/>
                <w:bottom w:val="none" w:sz="0" w:space="0" w:color="auto"/>
                <w:right w:val="none" w:sz="0" w:space="0" w:color="auto"/>
              </w:divBdr>
            </w:div>
            <w:div w:id="190664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676399">
      <w:bodyDiv w:val="1"/>
      <w:marLeft w:val="0"/>
      <w:marRight w:val="0"/>
      <w:marTop w:val="0"/>
      <w:marBottom w:val="0"/>
      <w:divBdr>
        <w:top w:val="none" w:sz="0" w:space="0" w:color="auto"/>
        <w:left w:val="none" w:sz="0" w:space="0" w:color="auto"/>
        <w:bottom w:val="none" w:sz="0" w:space="0" w:color="auto"/>
        <w:right w:val="none" w:sz="0" w:space="0" w:color="auto"/>
      </w:divBdr>
      <w:divsChild>
        <w:div w:id="1160543627">
          <w:marLeft w:val="547"/>
          <w:marRight w:val="0"/>
          <w:marTop w:val="192"/>
          <w:marBottom w:val="0"/>
          <w:divBdr>
            <w:top w:val="none" w:sz="0" w:space="0" w:color="auto"/>
            <w:left w:val="none" w:sz="0" w:space="0" w:color="auto"/>
            <w:bottom w:val="none" w:sz="0" w:space="0" w:color="auto"/>
            <w:right w:val="none" w:sz="0" w:space="0" w:color="auto"/>
          </w:divBdr>
        </w:div>
        <w:div w:id="1604217702">
          <w:marLeft w:val="547"/>
          <w:marRight w:val="0"/>
          <w:marTop w:val="192"/>
          <w:marBottom w:val="0"/>
          <w:divBdr>
            <w:top w:val="none" w:sz="0" w:space="0" w:color="auto"/>
            <w:left w:val="none" w:sz="0" w:space="0" w:color="auto"/>
            <w:bottom w:val="none" w:sz="0" w:space="0" w:color="auto"/>
            <w:right w:val="none" w:sz="0" w:space="0" w:color="auto"/>
          </w:divBdr>
        </w:div>
      </w:divsChild>
    </w:div>
    <w:div w:id="1707825041">
      <w:bodyDiv w:val="1"/>
      <w:marLeft w:val="0"/>
      <w:marRight w:val="0"/>
      <w:marTop w:val="0"/>
      <w:marBottom w:val="0"/>
      <w:divBdr>
        <w:top w:val="none" w:sz="0" w:space="0" w:color="auto"/>
        <w:left w:val="none" w:sz="0" w:space="0" w:color="auto"/>
        <w:bottom w:val="none" w:sz="0" w:space="0" w:color="auto"/>
        <w:right w:val="none" w:sz="0" w:space="0" w:color="auto"/>
      </w:divBdr>
      <w:divsChild>
        <w:div w:id="855342896">
          <w:marLeft w:val="547"/>
          <w:marRight w:val="0"/>
          <w:marTop w:val="115"/>
          <w:marBottom w:val="0"/>
          <w:divBdr>
            <w:top w:val="none" w:sz="0" w:space="0" w:color="auto"/>
            <w:left w:val="none" w:sz="0" w:space="0" w:color="auto"/>
            <w:bottom w:val="none" w:sz="0" w:space="0" w:color="auto"/>
            <w:right w:val="none" w:sz="0" w:space="0" w:color="auto"/>
          </w:divBdr>
        </w:div>
        <w:div w:id="1009411206">
          <w:marLeft w:val="1166"/>
          <w:marRight w:val="0"/>
          <w:marTop w:val="96"/>
          <w:marBottom w:val="0"/>
          <w:divBdr>
            <w:top w:val="none" w:sz="0" w:space="0" w:color="auto"/>
            <w:left w:val="none" w:sz="0" w:space="0" w:color="auto"/>
            <w:bottom w:val="none" w:sz="0" w:space="0" w:color="auto"/>
            <w:right w:val="none" w:sz="0" w:space="0" w:color="auto"/>
          </w:divBdr>
        </w:div>
        <w:div w:id="1217349545">
          <w:marLeft w:val="1166"/>
          <w:marRight w:val="0"/>
          <w:marTop w:val="96"/>
          <w:marBottom w:val="0"/>
          <w:divBdr>
            <w:top w:val="none" w:sz="0" w:space="0" w:color="auto"/>
            <w:left w:val="none" w:sz="0" w:space="0" w:color="auto"/>
            <w:bottom w:val="none" w:sz="0" w:space="0" w:color="auto"/>
            <w:right w:val="none" w:sz="0" w:space="0" w:color="auto"/>
          </w:divBdr>
        </w:div>
        <w:div w:id="1831821411">
          <w:marLeft w:val="547"/>
          <w:marRight w:val="0"/>
          <w:marTop w:val="115"/>
          <w:marBottom w:val="0"/>
          <w:divBdr>
            <w:top w:val="none" w:sz="0" w:space="0" w:color="auto"/>
            <w:left w:val="none" w:sz="0" w:space="0" w:color="auto"/>
            <w:bottom w:val="none" w:sz="0" w:space="0" w:color="auto"/>
            <w:right w:val="none" w:sz="0" w:space="0" w:color="auto"/>
          </w:divBdr>
        </w:div>
      </w:divsChild>
    </w:div>
    <w:div w:id="1708292998">
      <w:bodyDiv w:val="1"/>
      <w:marLeft w:val="0"/>
      <w:marRight w:val="0"/>
      <w:marTop w:val="0"/>
      <w:marBottom w:val="0"/>
      <w:divBdr>
        <w:top w:val="none" w:sz="0" w:space="0" w:color="auto"/>
        <w:left w:val="none" w:sz="0" w:space="0" w:color="auto"/>
        <w:bottom w:val="none" w:sz="0" w:space="0" w:color="auto"/>
        <w:right w:val="none" w:sz="0" w:space="0" w:color="auto"/>
      </w:divBdr>
      <w:divsChild>
        <w:div w:id="4984428">
          <w:marLeft w:val="2520"/>
          <w:marRight w:val="0"/>
          <w:marTop w:val="77"/>
          <w:marBottom w:val="0"/>
          <w:divBdr>
            <w:top w:val="none" w:sz="0" w:space="0" w:color="auto"/>
            <w:left w:val="none" w:sz="0" w:space="0" w:color="auto"/>
            <w:bottom w:val="none" w:sz="0" w:space="0" w:color="auto"/>
            <w:right w:val="none" w:sz="0" w:space="0" w:color="auto"/>
          </w:divBdr>
        </w:div>
        <w:div w:id="101802455">
          <w:marLeft w:val="1800"/>
          <w:marRight w:val="0"/>
          <w:marTop w:val="91"/>
          <w:marBottom w:val="0"/>
          <w:divBdr>
            <w:top w:val="none" w:sz="0" w:space="0" w:color="auto"/>
            <w:left w:val="none" w:sz="0" w:space="0" w:color="auto"/>
            <w:bottom w:val="none" w:sz="0" w:space="0" w:color="auto"/>
            <w:right w:val="none" w:sz="0" w:space="0" w:color="auto"/>
          </w:divBdr>
        </w:div>
        <w:div w:id="155650409">
          <w:marLeft w:val="2520"/>
          <w:marRight w:val="0"/>
          <w:marTop w:val="77"/>
          <w:marBottom w:val="0"/>
          <w:divBdr>
            <w:top w:val="none" w:sz="0" w:space="0" w:color="auto"/>
            <w:left w:val="none" w:sz="0" w:space="0" w:color="auto"/>
            <w:bottom w:val="none" w:sz="0" w:space="0" w:color="auto"/>
            <w:right w:val="none" w:sz="0" w:space="0" w:color="auto"/>
          </w:divBdr>
        </w:div>
        <w:div w:id="262420545">
          <w:marLeft w:val="1800"/>
          <w:marRight w:val="0"/>
          <w:marTop w:val="91"/>
          <w:marBottom w:val="0"/>
          <w:divBdr>
            <w:top w:val="none" w:sz="0" w:space="0" w:color="auto"/>
            <w:left w:val="none" w:sz="0" w:space="0" w:color="auto"/>
            <w:bottom w:val="none" w:sz="0" w:space="0" w:color="auto"/>
            <w:right w:val="none" w:sz="0" w:space="0" w:color="auto"/>
          </w:divBdr>
        </w:div>
        <w:div w:id="535049139">
          <w:marLeft w:val="1800"/>
          <w:marRight w:val="0"/>
          <w:marTop w:val="91"/>
          <w:marBottom w:val="0"/>
          <w:divBdr>
            <w:top w:val="none" w:sz="0" w:space="0" w:color="auto"/>
            <w:left w:val="none" w:sz="0" w:space="0" w:color="auto"/>
            <w:bottom w:val="none" w:sz="0" w:space="0" w:color="auto"/>
            <w:right w:val="none" w:sz="0" w:space="0" w:color="auto"/>
          </w:divBdr>
        </w:div>
        <w:div w:id="863204771">
          <w:marLeft w:val="547"/>
          <w:marRight w:val="0"/>
          <w:marTop w:val="120"/>
          <w:marBottom w:val="0"/>
          <w:divBdr>
            <w:top w:val="none" w:sz="0" w:space="0" w:color="auto"/>
            <w:left w:val="none" w:sz="0" w:space="0" w:color="auto"/>
            <w:bottom w:val="none" w:sz="0" w:space="0" w:color="auto"/>
            <w:right w:val="none" w:sz="0" w:space="0" w:color="auto"/>
          </w:divBdr>
        </w:div>
        <w:div w:id="1125083141">
          <w:marLeft w:val="1800"/>
          <w:marRight w:val="0"/>
          <w:marTop w:val="91"/>
          <w:marBottom w:val="0"/>
          <w:divBdr>
            <w:top w:val="none" w:sz="0" w:space="0" w:color="auto"/>
            <w:left w:val="none" w:sz="0" w:space="0" w:color="auto"/>
            <w:bottom w:val="none" w:sz="0" w:space="0" w:color="auto"/>
            <w:right w:val="none" w:sz="0" w:space="0" w:color="auto"/>
          </w:divBdr>
        </w:div>
        <w:div w:id="1304656073">
          <w:marLeft w:val="2520"/>
          <w:marRight w:val="0"/>
          <w:marTop w:val="77"/>
          <w:marBottom w:val="0"/>
          <w:divBdr>
            <w:top w:val="none" w:sz="0" w:space="0" w:color="auto"/>
            <w:left w:val="none" w:sz="0" w:space="0" w:color="auto"/>
            <w:bottom w:val="none" w:sz="0" w:space="0" w:color="auto"/>
            <w:right w:val="none" w:sz="0" w:space="0" w:color="auto"/>
          </w:divBdr>
        </w:div>
        <w:div w:id="1407997309">
          <w:marLeft w:val="2520"/>
          <w:marRight w:val="0"/>
          <w:marTop w:val="77"/>
          <w:marBottom w:val="0"/>
          <w:divBdr>
            <w:top w:val="none" w:sz="0" w:space="0" w:color="auto"/>
            <w:left w:val="none" w:sz="0" w:space="0" w:color="auto"/>
            <w:bottom w:val="none" w:sz="0" w:space="0" w:color="auto"/>
            <w:right w:val="none" w:sz="0" w:space="0" w:color="auto"/>
          </w:divBdr>
        </w:div>
        <w:div w:id="1818959418">
          <w:marLeft w:val="2520"/>
          <w:marRight w:val="0"/>
          <w:marTop w:val="77"/>
          <w:marBottom w:val="0"/>
          <w:divBdr>
            <w:top w:val="none" w:sz="0" w:space="0" w:color="auto"/>
            <w:left w:val="none" w:sz="0" w:space="0" w:color="auto"/>
            <w:bottom w:val="none" w:sz="0" w:space="0" w:color="auto"/>
            <w:right w:val="none" w:sz="0" w:space="0" w:color="auto"/>
          </w:divBdr>
        </w:div>
        <w:div w:id="1949579476">
          <w:marLeft w:val="1800"/>
          <w:marRight w:val="0"/>
          <w:marTop w:val="91"/>
          <w:marBottom w:val="0"/>
          <w:divBdr>
            <w:top w:val="none" w:sz="0" w:space="0" w:color="auto"/>
            <w:left w:val="none" w:sz="0" w:space="0" w:color="auto"/>
            <w:bottom w:val="none" w:sz="0" w:space="0" w:color="auto"/>
            <w:right w:val="none" w:sz="0" w:space="0" w:color="auto"/>
          </w:divBdr>
        </w:div>
        <w:div w:id="1978679047">
          <w:marLeft w:val="1800"/>
          <w:marRight w:val="0"/>
          <w:marTop w:val="91"/>
          <w:marBottom w:val="0"/>
          <w:divBdr>
            <w:top w:val="none" w:sz="0" w:space="0" w:color="auto"/>
            <w:left w:val="none" w:sz="0" w:space="0" w:color="auto"/>
            <w:bottom w:val="none" w:sz="0" w:space="0" w:color="auto"/>
            <w:right w:val="none" w:sz="0" w:space="0" w:color="auto"/>
          </w:divBdr>
        </w:div>
        <w:div w:id="2145074044">
          <w:marLeft w:val="2520"/>
          <w:marRight w:val="0"/>
          <w:marTop w:val="77"/>
          <w:marBottom w:val="0"/>
          <w:divBdr>
            <w:top w:val="none" w:sz="0" w:space="0" w:color="auto"/>
            <w:left w:val="none" w:sz="0" w:space="0" w:color="auto"/>
            <w:bottom w:val="none" w:sz="0" w:space="0" w:color="auto"/>
            <w:right w:val="none" w:sz="0" w:space="0" w:color="auto"/>
          </w:divBdr>
        </w:div>
      </w:divsChild>
    </w:div>
    <w:div w:id="1711226584">
      <w:bodyDiv w:val="1"/>
      <w:marLeft w:val="0"/>
      <w:marRight w:val="0"/>
      <w:marTop w:val="0"/>
      <w:marBottom w:val="0"/>
      <w:divBdr>
        <w:top w:val="none" w:sz="0" w:space="0" w:color="auto"/>
        <w:left w:val="none" w:sz="0" w:space="0" w:color="auto"/>
        <w:bottom w:val="none" w:sz="0" w:space="0" w:color="auto"/>
        <w:right w:val="none" w:sz="0" w:space="0" w:color="auto"/>
      </w:divBdr>
      <w:divsChild>
        <w:div w:id="315379511">
          <w:marLeft w:val="547"/>
          <w:marRight w:val="0"/>
          <w:marTop w:val="115"/>
          <w:marBottom w:val="0"/>
          <w:divBdr>
            <w:top w:val="none" w:sz="0" w:space="0" w:color="auto"/>
            <w:left w:val="none" w:sz="0" w:space="0" w:color="auto"/>
            <w:bottom w:val="none" w:sz="0" w:space="0" w:color="auto"/>
            <w:right w:val="none" w:sz="0" w:space="0" w:color="auto"/>
          </w:divBdr>
        </w:div>
        <w:div w:id="596669214">
          <w:marLeft w:val="547"/>
          <w:marRight w:val="0"/>
          <w:marTop w:val="115"/>
          <w:marBottom w:val="0"/>
          <w:divBdr>
            <w:top w:val="none" w:sz="0" w:space="0" w:color="auto"/>
            <w:left w:val="none" w:sz="0" w:space="0" w:color="auto"/>
            <w:bottom w:val="none" w:sz="0" w:space="0" w:color="auto"/>
            <w:right w:val="none" w:sz="0" w:space="0" w:color="auto"/>
          </w:divBdr>
        </w:div>
        <w:div w:id="791706663">
          <w:marLeft w:val="1166"/>
          <w:marRight w:val="0"/>
          <w:marTop w:val="96"/>
          <w:marBottom w:val="0"/>
          <w:divBdr>
            <w:top w:val="none" w:sz="0" w:space="0" w:color="auto"/>
            <w:left w:val="none" w:sz="0" w:space="0" w:color="auto"/>
            <w:bottom w:val="none" w:sz="0" w:space="0" w:color="auto"/>
            <w:right w:val="none" w:sz="0" w:space="0" w:color="auto"/>
          </w:divBdr>
        </w:div>
        <w:div w:id="795610786">
          <w:marLeft w:val="1166"/>
          <w:marRight w:val="0"/>
          <w:marTop w:val="96"/>
          <w:marBottom w:val="0"/>
          <w:divBdr>
            <w:top w:val="none" w:sz="0" w:space="0" w:color="auto"/>
            <w:left w:val="none" w:sz="0" w:space="0" w:color="auto"/>
            <w:bottom w:val="none" w:sz="0" w:space="0" w:color="auto"/>
            <w:right w:val="none" w:sz="0" w:space="0" w:color="auto"/>
          </w:divBdr>
        </w:div>
        <w:div w:id="871724573">
          <w:marLeft w:val="547"/>
          <w:marRight w:val="0"/>
          <w:marTop w:val="115"/>
          <w:marBottom w:val="0"/>
          <w:divBdr>
            <w:top w:val="none" w:sz="0" w:space="0" w:color="auto"/>
            <w:left w:val="none" w:sz="0" w:space="0" w:color="auto"/>
            <w:bottom w:val="none" w:sz="0" w:space="0" w:color="auto"/>
            <w:right w:val="none" w:sz="0" w:space="0" w:color="auto"/>
          </w:divBdr>
        </w:div>
        <w:div w:id="1217665427">
          <w:marLeft w:val="1166"/>
          <w:marRight w:val="0"/>
          <w:marTop w:val="96"/>
          <w:marBottom w:val="0"/>
          <w:divBdr>
            <w:top w:val="none" w:sz="0" w:space="0" w:color="auto"/>
            <w:left w:val="none" w:sz="0" w:space="0" w:color="auto"/>
            <w:bottom w:val="none" w:sz="0" w:space="0" w:color="auto"/>
            <w:right w:val="none" w:sz="0" w:space="0" w:color="auto"/>
          </w:divBdr>
        </w:div>
        <w:div w:id="1309358604">
          <w:marLeft w:val="1166"/>
          <w:marRight w:val="0"/>
          <w:marTop w:val="96"/>
          <w:marBottom w:val="0"/>
          <w:divBdr>
            <w:top w:val="none" w:sz="0" w:space="0" w:color="auto"/>
            <w:left w:val="none" w:sz="0" w:space="0" w:color="auto"/>
            <w:bottom w:val="none" w:sz="0" w:space="0" w:color="auto"/>
            <w:right w:val="none" w:sz="0" w:space="0" w:color="auto"/>
          </w:divBdr>
        </w:div>
        <w:div w:id="1330250738">
          <w:marLeft w:val="1800"/>
          <w:marRight w:val="0"/>
          <w:marTop w:val="86"/>
          <w:marBottom w:val="0"/>
          <w:divBdr>
            <w:top w:val="none" w:sz="0" w:space="0" w:color="auto"/>
            <w:left w:val="none" w:sz="0" w:space="0" w:color="auto"/>
            <w:bottom w:val="none" w:sz="0" w:space="0" w:color="auto"/>
            <w:right w:val="none" w:sz="0" w:space="0" w:color="auto"/>
          </w:divBdr>
        </w:div>
        <w:div w:id="1460025007">
          <w:marLeft w:val="1166"/>
          <w:marRight w:val="0"/>
          <w:marTop w:val="96"/>
          <w:marBottom w:val="0"/>
          <w:divBdr>
            <w:top w:val="none" w:sz="0" w:space="0" w:color="auto"/>
            <w:left w:val="none" w:sz="0" w:space="0" w:color="auto"/>
            <w:bottom w:val="none" w:sz="0" w:space="0" w:color="auto"/>
            <w:right w:val="none" w:sz="0" w:space="0" w:color="auto"/>
          </w:divBdr>
        </w:div>
      </w:divsChild>
    </w:div>
    <w:div w:id="1712265007">
      <w:bodyDiv w:val="1"/>
      <w:marLeft w:val="0"/>
      <w:marRight w:val="0"/>
      <w:marTop w:val="0"/>
      <w:marBottom w:val="0"/>
      <w:divBdr>
        <w:top w:val="none" w:sz="0" w:space="0" w:color="auto"/>
        <w:left w:val="none" w:sz="0" w:space="0" w:color="auto"/>
        <w:bottom w:val="none" w:sz="0" w:space="0" w:color="auto"/>
        <w:right w:val="none" w:sz="0" w:space="0" w:color="auto"/>
      </w:divBdr>
    </w:div>
    <w:div w:id="1712340459">
      <w:bodyDiv w:val="1"/>
      <w:marLeft w:val="0"/>
      <w:marRight w:val="0"/>
      <w:marTop w:val="0"/>
      <w:marBottom w:val="0"/>
      <w:divBdr>
        <w:top w:val="none" w:sz="0" w:space="0" w:color="auto"/>
        <w:left w:val="none" w:sz="0" w:space="0" w:color="auto"/>
        <w:bottom w:val="none" w:sz="0" w:space="0" w:color="auto"/>
        <w:right w:val="none" w:sz="0" w:space="0" w:color="auto"/>
      </w:divBdr>
    </w:div>
    <w:div w:id="1712341523">
      <w:bodyDiv w:val="1"/>
      <w:marLeft w:val="0"/>
      <w:marRight w:val="0"/>
      <w:marTop w:val="0"/>
      <w:marBottom w:val="0"/>
      <w:divBdr>
        <w:top w:val="none" w:sz="0" w:space="0" w:color="auto"/>
        <w:left w:val="none" w:sz="0" w:space="0" w:color="auto"/>
        <w:bottom w:val="none" w:sz="0" w:space="0" w:color="auto"/>
        <w:right w:val="none" w:sz="0" w:space="0" w:color="auto"/>
      </w:divBdr>
    </w:div>
    <w:div w:id="1712994797">
      <w:bodyDiv w:val="1"/>
      <w:marLeft w:val="0"/>
      <w:marRight w:val="0"/>
      <w:marTop w:val="0"/>
      <w:marBottom w:val="0"/>
      <w:divBdr>
        <w:top w:val="none" w:sz="0" w:space="0" w:color="auto"/>
        <w:left w:val="none" w:sz="0" w:space="0" w:color="auto"/>
        <w:bottom w:val="none" w:sz="0" w:space="0" w:color="auto"/>
        <w:right w:val="none" w:sz="0" w:space="0" w:color="auto"/>
      </w:divBdr>
    </w:div>
    <w:div w:id="1713311033">
      <w:bodyDiv w:val="1"/>
      <w:marLeft w:val="0"/>
      <w:marRight w:val="0"/>
      <w:marTop w:val="0"/>
      <w:marBottom w:val="0"/>
      <w:divBdr>
        <w:top w:val="none" w:sz="0" w:space="0" w:color="auto"/>
        <w:left w:val="none" w:sz="0" w:space="0" w:color="auto"/>
        <w:bottom w:val="none" w:sz="0" w:space="0" w:color="auto"/>
        <w:right w:val="none" w:sz="0" w:space="0" w:color="auto"/>
      </w:divBdr>
    </w:div>
    <w:div w:id="1714113118">
      <w:bodyDiv w:val="1"/>
      <w:marLeft w:val="0"/>
      <w:marRight w:val="0"/>
      <w:marTop w:val="0"/>
      <w:marBottom w:val="0"/>
      <w:divBdr>
        <w:top w:val="none" w:sz="0" w:space="0" w:color="auto"/>
        <w:left w:val="none" w:sz="0" w:space="0" w:color="auto"/>
        <w:bottom w:val="none" w:sz="0" w:space="0" w:color="auto"/>
        <w:right w:val="none" w:sz="0" w:space="0" w:color="auto"/>
      </w:divBdr>
    </w:div>
    <w:div w:id="1715155907">
      <w:bodyDiv w:val="1"/>
      <w:marLeft w:val="0"/>
      <w:marRight w:val="0"/>
      <w:marTop w:val="0"/>
      <w:marBottom w:val="0"/>
      <w:divBdr>
        <w:top w:val="none" w:sz="0" w:space="0" w:color="auto"/>
        <w:left w:val="none" w:sz="0" w:space="0" w:color="auto"/>
        <w:bottom w:val="none" w:sz="0" w:space="0" w:color="auto"/>
        <w:right w:val="none" w:sz="0" w:space="0" w:color="auto"/>
      </w:divBdr>
    </w:div>
    <w:div w:id="1715302488">
      <w:bodyDiv w:val="1"/>
      <w:marLeft w:val="0"/>
      <w:marRight w:val="0"/>
      <w:marTop w:val="0"/>
      <w:marBottom w:val="0"/>
      <w:divBdr>
        <w:top w:val="none" w:sz="0" w:space="0" w:color="auto"/>
        <w:left w:val="none" w:sz="0" w:space="0" w:color="auto"/>
        <w:bottom w:val="none" w:sz="0" w:space="0" w:color="auto"/>
        <w:right w:val="none" w:sz="0" w:space="0" w:color="auto"/>
      </w:divBdr>
      <w:divsChild>
        <w:div w:id="69037913">
          <w:marLeft w:val="547"/>
          <w:marRight w:val="0"/>
          <w:marTop w:val="96"/>
          <w:marBottom w:val="0"/>
          <w:divBdr>
            <w:top w:val="none" w:sz="0" w:space="0" w:color="auto"/>
            <w:left w:val="none" w:sz="0" w:space="0" w:color="auto"/>
            <w:bottom w:val="none" w:sz="0" w:space="0" w:color="auto"/>
            <w:right w:val="none" w:sz="0" w:space="0" w:color="auto"/>
          </w:divBdr>
        </w:div>
        <w:div w:id="1017846534">
          <w:marLeft w:val="547"/>
          <w:marRight w:val="0"/>
          <w:marTop w:val="96"/>
          <w:marBottom w:val="0"/>
          <w:divBdr>
            <w:top w:val="none" w:sz="0" w:space="0" w:color="auto"/>
            <w:left w:val="none" w:sz="0" w:space="0" w:color="auto"/>
            <w:bottom w:val="none" w:sz="0" w:space="0" w:color="auto"/>
            <w:right w:val="none" w:sz="0" w:space="0" w:color="auto"/>
          </w:divBdr>
        </w:div>
        <w:div w:id="1477723550">
          <w:marLeft w:val="547"/>
          <w:marRight w:val="0"/>
          <w:marTop w:val="96"/>
          <w:marBottom w:val="0"/>
          <w:divBdr>
            <w:top w:val="none" w:sz="0" w:space="0" w:color="auto"/>
            <w:left w:val="none" w:sz="0" w:space="0" w:color="auto"/>
            <w:bottom w:val="none" w:sz="0" w:space="0" w:color="auto"/>
            <w:right w:val="none" w:sz="0" w:space="0" w:color="auto"/>
          </w:divBdr>
        </w:div>
        <w:div w:id="1884557466">
          <w:marLeft w:val="547"/>
          <w:marRight w:val="0"/>
          <w:marTop w:val="96"/>
          <w:marBottom w:val="0"/>
          <w:divBdr>
            <w:top w:val="none" w:sz="0" w:space="0" w:color="auto"/>
            <w:left w:val="none" w:sz="0" w:space="0" w:color="auto"/>
            <w:bottom w:val="none" w:sz="0" w:space="0" w:color="auto"/>
            <w:right w:val="none" w:sz="0" w:space="0" w:color="auto"/>
          </w:divBdr>
        </w:div>
      </w:divsChild>
    </w:div>
    <w:div w:id="1715813052">
      <w:bodyDiv w:val="1"/>
      <w:marLeft w:val="0"/>
      <w:marRight w:val="0"/>
      <w:marTop w:val="0"/>
      <w:marBottom w:val="0"/>
      <w:divBdr>
        <w:top w:val="none" w:sz="0" w:space="0" w:color="auto"/>
        <w:left w:val="none" w:sz="0" w:space="0" w:color="auto"/>
        <w:bottom w:val="none" w:sz="0" w:space="0" w:color="auto"/>
        <w:right w:val="none" w:sz="0" w:space="0" w:color="auto"/>
      </w:divBdr>
    </w:div>
    <w:div w:id="1717198817">
      <w:bodyDiv w:val="1"/>
      <w:marLeft w:val="0"/>
      <w:marRight w:val="0"/>
      <w:marTop w:val="0"/>
      <w:marBottom w:val="0"/>
      <w:divBdr>
        <w:top w:val="none" w:sz="0" w:space="0" w:color="auto"/>
        <w:left w:val="none" w:sz="0" w:space="0" w:color="auto"/>
        <w:bottom w:val="none" w:sz="0" w:space="0" w:color="auto"/>
        <w:right w:val="none" w:sz="0" w:space="0" w:color="auto"/>
      </w:divBdr>
    </w:div>
    <w:div w:id="1718118787">
      <w:bodyDiv w:val="1"/>
      <w:marLeft w:val="0"/>
      <w:marRight w:val="0"/>
      <w:marTop w:val="0"/>
      <w:marBottom w:val="0"/>
      <w:divBdr>
        <w:top w:val="none" w:sz="0" w:space="0" w:color="auto"/>
        <w:left w:val="none" w:sz="0" w:space="0" w:color="auto"/>
        <w:bottom w:val="none" w:sz="0" w:space="0" w:color="auto"/>
        <w:right w:val="none" w:sz="0" w:space="0" w:color="auto"/>
      </w:divBdr>
    </w:div>
    <w:div w:id="1718361214">
      <w:bodyDiv w:val="1"/>
      <w:marLeft w:val="0"/>
      <w:marRight w:val="0"/>
      <w:marTop w:val="0"/>
      <w:marBottom w:val="0"/>
      <w:divBdr>
        <w:top w:val="none" w:sz="0" w:space="0" w:color="auto"/>
        <w:left w:val="none" w:sz="0" w:space="0" w:color="auto"/>
        <w:bottom w:val="none" w:sz="0" w:space="0" w:color="auto"/>
        <w:right w:val="none" w:sz="0" w:space="0" w:color="auto"/>
      </w:divBdr>
      <w:divsChild>
        <w:div w:id="368920963">
          <w:marLeft w:val="706"/>
          <w:marRight w:val="0"/>
          <w:marTop w:val="115"/>
          <w:marBottom w:val="0"/>
          <w:divBdr>
            <w:top w:val="none" w:sz="0" w:space="0" w:color="auto"/>
            <w:left w:val="none" w:sz="0" w:space="0" w:color="auto"/>
            <w:bottom w:val="none" w:sz="0" w:space="0" w:color="auto"/>
            <w:right w:val="none" w:sz="0" w:space="0" w:color="auto"/>
          </w:divBdr>
        </w:div>
        <w:div w:id="537744266">
          <w:marLeft w:val="418"/>
          <w:marRight w:val="0"/>
          <w:marTop w:val="115"/>
          <w:marBottom w:val="0"/>
          <w:divBdr>
            <w:top w:val="none" w:sz="0" w:space="0" w:color="auto"/>
            <w:left w:val="none" w:sz="0" w:space="0" w:color="auto"/>
            <w:bottom w:val="none" w:sz="0" w:space="0" w:color="auto"/>
            <w:right w:val="none" w:sz="0" w:space="0" w:color="auto"/>
          </w:divBdr>
        </w:div>
        <w:div w:id="852720988">
          <w:marLeft w:val="706"/>
          <w:marRight w:val="0"/>
          <w:marTop w:val="115"/>
          <w:marBottom w:val="0"/>
          <w:divBdr>
            <w:top w:val="none" w:sz="0" w:space="0" w:color="auto"/>
            <w:left w:val="none" w:sz="0" w:space="0" w:color="auto"/>
            <w:bottom w:val="none" w:sz="0" w:space="0" w:color="auto"/>
            <w:right w:val="none" w:sz="0" w:space="0" w:color="auto"/>
          </w:divBdr>
        </w:div>
      </w:divsChild>
    </w:div>
    <w:div w:id="1718623162">
      <w:bodyDiv w:val="1"/>
      <w:marLeft w:val="0"/>
      <w:marRight w:val="0"/>
      <w:marTop w:val="0"/>
      <w:marBottom w:val="0"/>
      <w:divBdr>
        <w:top w:val="none" w:sz="0" w:space="0" w:color="auto"/>
        <w:left w:val="none" w:sz="0" w:space="0" w:color="auto"/>
        <w:bottom w:val="none" w:sz="0" w:space="0" w:color="auto"/>
        <w:right w:val="none" w:sz="0" w:space="0" w:color="auto"/>
      </w:divBdr>
      <w:divsChild>
        <w:div w:id="1407413078">
          <w:marLeft w:val="547"/>
          <w:marRight w:val="0"/>
          <w:marTop w:val="154"/>
          <w:marBottom w:val="0"/>
          <w:divBdr>
            <w:top w:val="none" w:sz="0" w:space="0" w:color="auto"/>
            <w:left w:val="none" w:sz="0" w:space="0" w:color="auto"/>
            <w:bottom w:val="none" w:sz="0" w:space="0" w:color="auto"/>
            <w:right w:val="none" w:sz="0" w:space="0" w:color="auto"/>
          </w:divBdr>
        </w:div>
        <w:div w:id="1466508156">
          <w:marLeft w:val="547"/>
          <w:marRight w:val="0"/>
          <w:marTop w:val="154"/>
          <w:marBottom w:val="0"/>
          <w:divBdr>
            <w:top w:val="none" w:sz="0" w:space="0" w:color="auto"/>
            <w:left w:val="none" w:sz="0" w:space="0" w:color="auto"/>
            <w:bottom w:val="none" w:sz="0" w:space="0" w:color="auto"/>
            <w:right w:val="none" w:sz="0" w:space="0" w:color="auto"/>
          </w:divBdr>
        </w:div>
      </w:divsChild>
    </w:div>
    <w:div w:id="1719622081">
      <w:bodyDiv w:val="1"/>
      <w:marLeft w:val="0"/>
      <w:marRight w:val="0"/>
      <w:marTop w:val="0"/>
      <w:marBottom w:val="0"/>
      <w:divBdr>
        <w:top w:val="none" w:sz="0" w:space="0" w:color="auto"/>
        <w:left w:val="none" w:sz="0" w:space="0" w:color="auto"/>
        <w:bottom w:val="none" w:sz="0" w:space="0" w:color="auto"/>
        <w:right w:val="none" w:sz="0" w:space="0" w:color="auto"/>
      </w:divBdr>
    </w:div>
    <w:div w:id="1720781687">
      <w:bodyDiv w:val="1"/>
      <w:marLeft w:val="0"/>
      <w:marRight w:val="0"/>
      <w:marTop w:val="0"/>
      <w:marBottom w:val="0"/>
      <w:divBdr>
        <w:top w:val="none" w:sz="0" w:space="0" w:color="auto"/>
        <w:left w:val="none" w:sz="0" w:space="0" w:color="auto"/>
        <w:bottom w:val="none" w:sz="0" w:space="0" w:color="auto"/>
        <w:right w:val="none" w:sz="0" w:space="0" w:color="auto"/>
      </w:divBdr>
      <w:divsChild>
        <w:div w:id="317618581">
          <w:marLeft w:val="0"/>
          <w:marRight w:val="0"/>
          <w:marTop w:val="0"/>
          <w:marBottom w:val="0"/>
          <w:divBdr>
            <w:top w:val="none" w:sz="0" w:space="0" w:color="auto"/>
            <w:left w:val="none" w:sz="0" w:space="0" w:color="auto"/>
            <w:bottom w:val="none" w:sz="0" w:space="0" w:color="auto"/>
            <w:right w:val="none" w:sz="0" w:space="0" w:color="auto"/>
          </w:divBdr>
          <w:divsChild>
            <w:div w:id="77098974">
              <w:marLeft w:val="0"/>
              <w:marRight w:val="0"/>
              <w:marTop w:val="0"/>
              <w:marBottom w:val="0"/>
              <w:divBdr>
                <w:top w:val="none" w:sz="0" w:space="0" w:color="auto"/>
                <w:left w:val="none" w:sz="0" w:space="0" w:color="auto"/>
                <w:bottom w:val="none" w:sz="0" w:space="0" w:color="auto"/>
                <w:right w:val="none" w:sz="0" w:space="0" w:color="auto"/>
              </w:divBdr>
            </w:div>
            <w:div w:id="229578963">
              <w:marLeft w:val="0"/>
              <w:marRight w:val="0"/>
              <w:marTop w:val="0"/>
              <w:marBottom w:val="0"/>
              <w:divBdr>
                <w:top w:val="none" w:sz="0" w:space="0" w:color="auto"/>
                <w:left w:val="none" w:sz="0" w:space="0" w:color="auto"/>
                <w:bottom w:val="none" w:sz="0" w:space="0" w:color="auto"/>
                <w:right w:val="none" w:sz="0" w:space="0" w:color="auto"/>
              </w:divBdr>
            </w:div>
            <w:div w:id="824857672">
              <w:marLeft w:val="0"/>
              <w:marRight w:val="0"/>
              <w:marTop w:val="0"/>
              <w:marBottom w:val="0"/>
              <w:divBdr>
                <w:top w:val="none" w:sz="0" w:space="0" w:color="auto"/>
                <w:left w:val="none" w:sz="0" w:space="0" w:color="auto"/>
                <w:bottom w:val="none" w:sz="0" w:space="0" w:color="auto"/>
                <w:right w:val="none" w:sz="0" w:space="0" w:color="auto"/>
              </w:divBdr>
            </w:div>
            <w:div w:id="1606420955">
              <w:marLeft w:val="0"/>
              <w:marRight w:val="0"/>
              <w:marTop w:val="0"/>
              <w:marBottom w:val="0"/>
              <w:divBdr>
                <w:top w:val="none" w:sz="0" w:space="0" w:color="auto"/>
                <w:left w:val="none" w:sz="0" w:space="0" w:color="auto"/>
                <w:bottom w:val="none" w:sz="0" w:space="0" w:color="auto"/>
                <w:right w:val="none" w:sz="0" w:space="0" w:color="auto"/>
              </w:divBdr>
            </w:div>
            <w:div w:id="189106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125907">
      <w:bodyDiv w:val="1"/>
      <w:marLeft w:val="0"/>
      <w:marRight w:val="0"/>
      <w:marTop w:val="0"/>
      <w:marBottom w:val="0"/>
      <w:divBdr>
        <w:top w:val="none" w:sz="0" w:space="0" w:color="auto"/>
        <w:left w:val="none" w:sz="0" w:space="0" w:color="auto"/>
        <w:bottom w:val="none" w:sz="0" w:space="0" w:color="auto"/>
        <w:right w:val="none" w:sz="0" w:space="0" w:color="auto"/>
      </w:divBdr>
      <w:divsChild>
        <w:div w:id="372850345">
          <w:marLeft w:val="0"/>
          <w:marRight w:val="0"/>
          <w:marTop w:val="0"/>
          <w:marBottom w:val="0"/>
          <w:divBdr>
            <w:top w:val="none" w:sz="0" w:space="0" w:color="auto"/>
            <w:left w:val="none" w:sz="0" w:space="0" w:color="auto"/>
            <w:bottom w:val="none" w:sz="0" w:space="0" w:color="auto"/>
            <w:right w:val="none" w:sz="0" w:space="0" w:color="auto"/>
          </w:divBdr>
          <w:divsChild>
            <w:div w:id="824466759">
              <w:marLeft w:val="0"/>
              <w:marRight w:val="0"/>
              <w:marTop w:val="0"/>
              <w:marBottom w:val="0"/>
              <w:divBdr>
                <w:top w:val="none" w:sz="0" w:space="0" w:color="auto"/>
                <w:left w:val="none" w:sz="0" w:space="0" w:color="auto"/>
                <w:bottom w:val="none" w:sz="0" w:space="0" w:color="auto"/>
                <w:right w:val="none" w:sz="0" w:space="0" w:color="auto"/>
              </w:divBdr>
            </w:div>
            <w:div w:id="166057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782142">
      <w:bodyDiv w:val="1"/>
      <w:marLeft w:val="0"/>
      <w:marRight w:val="0"/>
      <w:marTop w:val="0"/>
      <w:marBottom w:val="0"/>
      <w:divBdr>
        <w:top w:val="none" w:sz="0" w:space="0" w:color="auto"/>
        <w:left w:val="none" w:sz="0" w:space="0" w:color="auto"/>
        <w:bottom w:val="none" w:sz="0" w:space="0" w:color="auto"/>
        <w:right w:val="none" w:sz="0" w:space="0" w:color="auto"/>
      </w:divBdr>
    </w:div>
    <w:div w:id="1722090104">
      <w:bodyDiv w:val="1"/>
      <w:marLeft w:val="0"/>
      <w:marRight w:val="0"/>
      <w:marTop w:val="0"/>
      <w:marBottom w:val="0"/>
      <w:divBdr>
        <w:top w:val="none" w:sz="0" w:space="0" w:color="auto"/>
        <w:left w:val="none" w:sz="0" w:space="0" w:color="auto"/>
        <w:bottom w:val="none" w:sz="0" w:space="0" w:color="auto"/>
        <w:right w:val="none" w:sz="0" w:space="0" w:color="auto"/>
      </w:divBdr>
    </w:div>
    <w:div w:id="1722483730">
      <w:bodyDiv w:val="1"/>
      <w:marLeft w:val="0"/>
      <w:marRight w:val="0"/>
      <w:marTop w:val="0"/>
      <w:marBottom w:val="0"/>
      <w:divBdr>
        <w:top w:val="none" w:sz="0" w:space="0" w:color="auto"/>
        <w:left w:val="none" w:sz="0" w:space="0" w:color="auto"/>
        <w:bottom w:val="none" w:sz="0" w:space="0" w:color="auto"/>
        <w:right w:val="none" w:sz="0" w:space="0" w:color="auto"/>
      </w:divBdr>
    </w:div>
    <w:div w:id="1723165412">
      <w:bodyDiv w:val="1"/>
      <w:marLeft w:val="0"/>
      <w:marRight w:val="0"/>
      <w:marTop w:val="0"/>
      <w:marBottom w:val="0"/>
      <w:divBdr>
        <w:top w:val="none" w:sz="0" w:space="0" w:color="auto"/>
        <w:left w:val="none" w:sz="0" w:space="0" w:color="auto"/>
        <w:bottom w:val="none" w:sz="0" w:space="0" w:color="auto"/>
        <w:right w:val="none" w:sz="0" w:space="0" w:color="auto"/>
      </w:divBdr>
    </w:div>
    <w:div w:id="1723628462">
      <w:bodyDiv w:val="1"/>
      <w:marLeft w:val="0"/>
      <w:marRight w:val="0"/>
      <w:marTop w:val="0"/>
      <w:marBottom w:val="0"/>
      <w:divBdr>
        <w:top w:val="none" w:sz="0" w:space="0" w:color="auto"/>
        <w:left w:val="none" w:sz="0" w:space="0" w:color="auto"/>
        <w:bottom w:val="none" w:sz="0" w:space="0" w:color="auto"/>
        <w:right w:val="none" w:sz="0" w:space="0" w:color="auto"/>
      </w:divBdr>
    </w:div>
    <w:div w:id="1724715845">
      <w:bodyDiv w:val="1"/>
      <w:marLeft w:val="0"/>
      <w:marRight w:val="0"/>
      <w:marTop w:val="0"/>
      <w:marBottom w:val="0"/>
      <w:divBdr>
        <w:top w:val="none" w:sz="0" w:space="0" w:color="auto"/>
        <w:left w:val="none" w:sz="0" w:space="0" w:color="auto"/>
        <w:bottom w:val="none" w:sz="0" w:space="0" w:color="auto"/>
        <w:right w:val="none" w:sz="0" w:space="0" w:color="auto"/>
      </w:divBdr>
    </w:div>
    <w:div w:id="1725132054">
      <w:bodyDiv w:val="1"/>
      <w:marLeft w:val="0"/>
      <w:marRight w:val="0"/>
      <w:marTop w:val="0"/>
      <w:marBottom w:val="0"/>
      <w:divBdr>
        <w:top w:val="none" w:sz="0" w:space="0" w:color="auto"/>
        <w:left w:val="none" w:sz="0" w:space="0" w:color="auto"/>
        <w:bottom w:val="none" w:sz="0" w:space="0" w:color="auto"/>
        <w:right w:val="none" w:sz="0" w:space="0" w:color="auto"/>
      </w:divBdr>
    </w:div>
    <w:div w:id="1725134813">
      <w:bodyDiv w:val="1"/>
      <w:marLeft w:val="0"/>
      <w:marRight w:val="0"/>
      <w:marTop w:val="0"/>
      <w:marBottom w:val="0"/>
      <w:divBdr>
        <w:top w:val="none" w:sz="0" w:space="0" w:color="auto"/>
        <w:left w:val="none" w:sz="0" w:space="0" w:color="auto"/>
        <w:bottom w:val="none" w:sz="0" w:space="0" w:color="auto"/>
        <w:right w:val="none" w:sz="0" w:space="0" w:color="auto"/>
      </w:divBdr>
    </w:div>
    <w:div w:id="1726643596">
      <w:bodyDiv w:val="1"/>
      <w:marLeft w:val="0"/>
      <w:marRight w:val="0"/>
      <w:marTop w:val="0"/>
      <w:marBottom w:val="0"/>
      <w:divBdr>
        <w:top w:val="none" w:sz="0" w:space="0" w:color="auto"/>
        <w:left w:val="none" w:sz="0" w:space="0" w:color="auto"/>
        <w:bottom w:val="none" w:sz="0" w:space="0" w:color="auto"/>
        <w:right w:val="none" w:sz="0" w:space="0" w:color="auto"/>
      </w:divBdr>
    </w:div>
    <w:div w:id="1727215151">
      <w:bodyDiv w:val="1"/>
      <w:marLeft w:val="0"/>
      <w:marRight w:val="0"/>
      <w:marTop w:val="0"/>
      <w:marBottom w:val="0"/>
      <w:divBdr>
        <w:top w:val="none" w:sz="0" w:space="0" w:color="auto"/>
        <w:left w:val="none" w:sz="0" w:space="0" w:color="auto"/>
        <w:bottom w:val="none" w:sz="0" w:space="0" w:color="auto"/>
        <w:right w:val="none" w:sz="0" w:space="0" w:color="auto"/>
      </w:divBdr>
    </w:div>
    <w:div w:id="1727220288">
      <w:bodyDiv w:val="1"/>
      <w:marLeft w:val="0"/>
      <w:marRight w:val="0"/>
      <w:marTop w:val="0"/>
      <w:marBottom w:val="0"/>
      <w:divBdr>
        <w:top w:val="none" w:sz="0" w:space="0" w:color="auto"/>
        <w:left w:val="none" w:sz="0" w:space="0" w:color="auto"/>
        <w:bottom w:val="none" w:sz="0" w:space="0" w:color="auto"/>
        <w:right w:val="none" w:sz="0" w:space="0" w:color="auto"/>
      </w:divBdr>
    </w:div>
    <w:div w:id="1727485103">
      <w:bodyDiv w:val="1"/>
      <w:marLeft w:val="0"/>
      <w:marRight w:val="0"/>
      <w:marTop w:val="0"/>
      <w:marBottom w:val="0"/>
      <w:divBdr>
        <w:top w:val="none" w:sz="0" w:space="0" w:color="auto"/>
        <w:left w:val="none" w:sz="0" w:space="0" w:color="auto"/>
        <w:bottom w:val="none" w:sz="0" w:space="0" w:color="auto"/>
        <w:right w:val="none" w:sz="0" w:space="0" w:color="auto"/>
      </w:divBdr>
    </w:div>
    <w:div w:id="1727870372">
      <w:bodyDiv w:val="1"/>
      <w:marLeft w:val="0"/>
      <w:marRight w:val="0"/>
      <w:marTop w:val="0"/>
      <w:marBottom w:val="0"/>
      <w:divBdr>
        <w:top w:val="none" w:sz="0" w:space="0" w:color="auto"/>
        <w:left w:val="none" w:sz="0" w:space="0" w:color="auto"/>
        <w:bottom w:val="none" w:sz="0" w:space="0" w:color="auto"/>
        <w:right w:val="none" w:sz="0" w:space="0" w:color="auto"/>
      </w:divBdr>
      <w:divsChild>
        <w:div w:id="972751764">
          <w:marLeft w:val="547"/>
          <w:marRight w:val="0"/>
          <w:marTop w:val="115"/>
          <w:marBottom w:val="0"/>
          <w:divBdr>
            <w:top w:val="none" w:sz="0" w:space="0" w:color="auto"/>
            <w:left w:val="none" w:sz="0" w:space="0" w:color="auto"/>
            <w:bottom w:val="none" w:sz="0" w:space="0" w:color="auto"/>
            <w:right w:val="none" w:sz="0" w:space="0" w:color="auto"/>
          </w:divBdr>
        </w:div>
        <w:div w:id="1314530746">
          <w:marLeft w:val="547"/>
          <w:marRight w:val="0"/>
          <w:marTop w:val="115"/>
          <w:marBottom w:val="0"/>
          <w:divBdr>
            <w:top w:val="none" w:sz="0" w:space="0" w:color="auto"/>
            <w:left w:val="none" w:sz="0" w:space="0" w:color="auto"/>
            <w:bottom w:val="none" w:sz="0" w:space="0" w:color="auto"/>
            <w:right w:val="none" w:sz="0" w:space="0" w:color="auto"/>
          </w:divBdr>
        </w:div>
        <w:div w:id="1580098196">
          <w:marLeft w:val="720"/>
          <w:marRight w:val="0"/>
          <w:marTop w:val="96"/>
          <w:marBottom w:val="0"/>
          <w:divBdr>
            <w:top w:val="none" w:sz="0" w:space="0" w:color="auto"/>
            <w:left w:val="none" w:sz="0" w:space="0" w:color="auto"/>
            <w:bottom w:val="none" w:sz="0" w:space="0" w:color="auto"/>
            <w:right w:val="none" w:sz="0" w:space="0" w:color="auto"/>
          </w:divBdr>
        </w:div>
      </w:divsChild>
    </w:div>
    <w:div w:id="1728451999">
      <w:bodyDiv w:val="1"/>
      <w:marLeft w:val="0"/>
      <w:marRight w:val="0"/>
      <w:marTop w:val="0"/>
      <w:marBottom w:val="0"/>
      <w:divBdr>
        <w:top w:val="none" w:sz="0" w:space="0" w:color="auto"/>
        <w:left w:val="none" w:sz="0" w:space="0" w:color="auto"/>
        <w:bottom w:val="none" w:sz="0" w:space="0" w:color="auto"/>
        <w:right w:val="none" w:sz="0" w:space="0" w:color="auto"/>
      </w:divBdr>
    </w:div>
    <w:div w:id="1729720179">
      <w:bodyDiv w:val="1"/>
      <w:marLeft w:val="0"/>
      <w:marRight w:val="0"/>
      <w:marTop w:val="0"/>
      <w:marBottom w:val="0"/>
      <w:divBdr>
        <w:top w:val="none" w:sz="0" w:space="0" w:color="auto"/>
        <w:left w:val="none" w:sz="0" w:space="0" w:color="auto"/>
        <w:bottom w:val="none" w:sz="0" w:space="0" w:color="auto"/>
        <w:right w:val="none" w:sz="0" w:space="0" w:color="auto"/>
      </w:divBdr>
    </w:div>
    <w:div w:id="1729838764">
      <w:bodyDiv w:val="1"/>
      <w:marLeft w:val="0"/>
      <w:marRight w:val="0"/>
      <w:marTop w:val="0"/>
      <w:marBottom w:val="0"/>
      <w:divBdr>
        <w:top w:val="none" w:sz="0" w:space="0" w:color="auto"/>
        <w:left w:val="none" w:sz="0" w:space="0" w:color="auto"/>
        <w:bottom w:val="none" w:sz="0" w:space="0" w:color="auto"/>
        <w:right w:val="none" w:sz="0" w:space="0" w:color="auto"/>
      </w:divBdr>
    </w:div>
    <w:div w:id="1730106658">
      <w:bodyDiv w:val="1"/>
      <w:marLeft w:val="0"/>
      <w:marRight w:val="0"/>
      <w:marTop w:val="0"/>
      <w:marBottom w:val="0"/>
      <w:divBdr>
        <w:top w:val="none" w:sz="0" w:space="0" w:color="auto"/>
        <w:left w:val="none" w:sz="0" w:space="0" w:color="auto"/>
        <w:bottom w:val="none" w:sz="0" w:space="0" w:color="auto"/>
        <w:right w:val="none" w:sz="0" w:space="0" w:color="auto"/>
      </w:divBdr>
      <w:divsChild>
        <w:div w:id="1292055891">
          <w:marLeft w:val="547"/>
          <w:marRight w:val="0"/>
          <w:marTop w:val="154"/>
          <w:marBottom w:val="0"/>
          <w:divBdr>
            <w:top w:val="none" w:sz="0" w:space="0" w:color="auto"/>
            <w:left w:val="none" w:sz="0" w:space="0" w:color="auto"/>
            <w:bottom w:val="none" w:sz="0" w:space="0" w:color="auto"/>
            <w:right w:val="none" w:sz="0" w:space="0" w:color="auto"/>
          </w:divBdr>
        </w:div>
        <w:div w:id="1552233057">
          <w:marLeft w:val="1166"/>
          <w:marRight w:val="0"/>
          <w:marTop w:val="134"/>
          <w:marBottom w:val="0"/>
          <w:divBdr>
            <w:top w:val="none" w:sz="0" w:space="0" w:color="auto"/>
            <w:left w:val="none" w:sz="0" w:space="0" w:color="auto"/>
            <w:bottom w:val="none" w:sz="0" w:space="0" w:color="auto"/>
            <w:right w:val="none" w:sz="0" w:space="0" w:color="auto"/>
          </w:divBdr>
        </w:div>
        <w:div w:id="1573419848">
          <w:marLeft w:val="1800"/>
          <w:marRight w:val="0"/>
          <w:marTop w:val="115"/>
          <w:marBottom w:val="0"/>
          <w:divBdr>
            <w:top w:val="none" w:sz="0" w:space="0" w:color="auto"/>
            <w:left w:val="none" w:sz="0" w:space="0" w:color="auto"/>
            <w:bottom w:val="none" w:sz="0" w:space="0" w:color="auto"/>
            <w:right w:val="none" w:sz="0" w:space="0" w:color="auto"/>
          </w:divBdr>
        </w:div>
        <w:div w:id="1658148622">
          <w:marLeft w:val="1166"/>
          <w:marRight w:val="0"/>
          <w:marTop w:val="134"/>
          <w:marBottom w:val="0"/>
          <w:divBdr>
            <w:top w:val="none" w:sz="0" w:space="0" w:color="auto"/>
            <w:left w:val="none" w:sz="0" w:space="0" w:color="auto"/>
            <w:bottom w:val="none" w:sz="0" w:space="0" w:color="auto"/>
            <w:right w:val="none" w:sz="0" w:space="0" w:color="auto"/>
          </w:divBdr>
        </w:div>
      </w:divsChild>
    </w:div>
    <w:div w:id="1730768929">
      <w:bodyDiv w:val="1"/>
      <w:marLeft w:val="0"/>
      <w:marRight w:val="0"/>
      <w:marTop w:val="0"/>
      <w:marBottom w:val="0"/>
      <w:divBdr>
        <w:top w:val="none" w:sz="0" w:space="0" w:color="auto"/>
        <w:left w:val="none" w:sz="0" w:space="0" w:color="auto"/>
        <w:bottom w:val="none" w:sz="0" w:space="0" w:color="auto"/>
        <w:right w:val="none" w:sz="0" w:space="0" w:color="auto"/>
      </w:divBdr>
      <w:divsChild>
        <w:div w:id="454829702">
          <w:marLeft w:val="0"/>
          <w:marRight w:val="0"/>
          <w:marTop w:val="0"/>
          <w:marBottom w:val="0"/>
          <w:divBdr>
            <w:top w:val="none" w:sz="0" w:space="0" w:color="auto"/>
            <w:left w:val="none" w:sz="0" w:space="0" w:color="auto"/>
            <w:bottom w:val="none" w:sz="0" w:space="0" w:color="auto"/>
            <w:right w:val="none" w:sz="0" w:space="0" w:color="auto"/>
          </w:divBdr>
        </w:div>
      </w:divsChild>
    </w:div>
    <w:div w:id="1732579171">
      <w:bodyDiv w:val="1"/>
      <w:marLeft w:val="0"/>
      <w:marRight w:val="0"/>
      <w:marTop w:val="0"/>
      <w:marBottom w:val="0"/>
      <w:divBdr>
        <w:top w:val="none" w:sz="0" w:space="0" w:color="auto"/>
        <w:left w:val="none" w:sz="0" w:space="0" w:color="auto"/>
        <w:bottom w:val="none" w:sz="0" w:space="0" w:color="auto"/>
        <w:right w:val="none" w:sz="0" w:space="0" w:color="auto"/>
      </w:divBdr>
    </w:div>
    <w:div w:id="1734543703">
      <w:bodyDiv w:val="1"/>
      <w:marLeft w:val="0"/>
      <w:marRight w:val="0"/>
      <w:marTop w:val="0"/>
      <w:marBottom w:val="0"/>
      <w:divBdr>
        <w:top w:val="none" w:sz="0" w:space="0" w:color="auto"/>
        <w:left w:val="none" w:sz="0" w:space="0" w:color="auto"/>
        <w:bottom w:val="none" w:sz="0" w:space="0" w:color="auto"/>
        <w:right w:val="none" w:sz="0" w:space="0" w:color="auto"/>
      </w:divBdr>
    </w:div>
    <w:div w:id="1734769922">
      <w:bodyDiv w:val="1"/>
      <w:marLeft w:val="0"/>
      <w:marRight w:val="0"/>
      <w:marTop w:val="0"/>
      <w:marBottom w:val="0"/>
      <w:divBdr>
        <w:top w:val="none" w:sz="0" w:space="0" w:color="auto"/>
        <w:left w:val="none" w:sz="0" w:space="0" w:color="auto"/>
        <w:bottom w:val="none" w:sz="0" w:space="0" w:color="auto"/>
        <w:right w:val="none" w:sz="0" w:space="0" w:color="auto"/>
      </w:divBdr>
    </w:div>
    <w:div w:id="1735617895">
      <w:bodyDiv w:val="1"/>
      <w:marLeft w:val="0"/>
      <w:marRight w:val="0"/>
      <w:marTop w:val="0"/>
      <w:marBottom w:val="0"/>
      <w:divBdr>
        <w:top w:val="none" w:sz="0" w:space="0" w:color="auto"/>
        <w:left w:val="none" w:sz="0" w:space="0" w:color="auto"/>
        <w:bottom w:val="none" w:sz="0" w:space="0" w:color="auto"/>
        <w:right w:val="none" w:sz="0" w:space="0" w:color="auto"/>
      </w:divBdr>
    </w:div>
    <w:div w:id="1736392411">
      <w:bodyDiv w:val="1"/>
      <w:marLeft w:val="0"/>
      <w:marRight w:val="0"/>
      <w:marTop w:val="0"/>
      <w:marBottom w:val="0"/>
      <w:divBdr>
        <w:top w:val="none" w:sz="0" w:space="0" w:color="auto"/>
        <w:left w:val="none" w:sz="0" w:space="0" w:color="auto"/>
        <w:bottom w:val="none" w:sz="0" w:space="0" w:color="auto"/>
        <w:right w:val="none" w:sz="0" w:space="0" w:color="auto"/>
      </w:divBdr>
    </w:div>
    <w:div w:id="1736900719">
      <w:bodyDiv w:val="1"/>
      <w:marLeft w:val="0"/>
      <w:marRight w:val="0"/>
      <w:marTop w:val="0"/>
      <w:marBottom w:val="0"/>
      <w:divBdr>
        <w:top w:val="none" w:sz="0" w:space="0" w:color="auto"/>
        <w:left w:val="none" w:sz="0" w:space="0" w:color="auto"/>
        <w:bottom w:val="none" w:sz="0" w:space="0" w:color="auto"/>
        <w:right w:val="none" w:sz="0" w:space="0" w:color="auto"/>
      </w:divBdr>
    </w:div>
    <w:div w:id="1737314950">
      <w:bodyDiv w:val="1"/>
      <w:marLeft w:val="0"/>
      <w:marRight w:val="0"/>
      <w:marTop w:val="0"/>
      <w:marBottom w:val="0"/>
      <w:divBdr>
        <w:top w:val="none" w:sz="0" w:space="0" w:color="auto"/>
        <w:left w:val="none" w:sz="0" w:space="0" w:color="auto"/>
        <w:bottom w:val="none" w:sz="0" w:space="0" w:color="auto"/>
        <w:right w:val="none" w:sz="0" w:space="0" w:color="auto"/>
      </w:divBdr>
    </w:div>
    <w:div w:id="1737433749">
      <w:bodyDiv w:val="1"/>
      <w:marLeft w:val="0"/>
      <w:marRight w:val="0"/>
      <w:marTop w:val="0"/>
      <w:marBottom w:val="0"/>
      <w:divBdr>
        <w:top w:val="none" w:sz="0" w:space="0" w:color="auto"/>
        <w:left w:val="none" w:sz="0" w:space="0" w:color="auto"/>
        <w:bottom w:val="none" w:sz="0" w:space="0" w:color="auto"/>
        <w:right w:val="none" w:sz="0" w:space="0" w:color="auto"/>
      </w:divBdr>
    </w:div>
    <w:div w:id="1737508447">
      <w:bodyDiv w:val="1"/>
      <w:marLeft w:val="0"/>
      <w:marRight w:val="0"/>
      <w:marTop w:val="0"/>
      <w:marBottom w:val="0"/>
      <w:divBdr>
        <w:top w:val="none" w:sz="0" w:space="0" w:color="auto"/>
        <w:left w:val="none" w:sz="0" w:space="0" w:color="auto"/>
        <w:bottom w:val="none" w:sz="0" w:space="0" w:color="auto"/>
        <w:right w:val="none" w:sz="0" w:space="0" w:color="auto"/>
      </w:divBdr>
      <w:divsChild>
        <w:div w:id="148833307">
          <w:marLeft w:val="1800"/>
          <w:marRight w:val="0"/>
          <w:marTop w:val="86"/>
          <w:marBottom w:val="0"/>
          <w:divBdr>
            <w:top w:val="none" w:sz="0" w:space="0" w:color="auto"/>
            <w:left w:val="none" w:sz="0" w:space="0" w:color="auto"/>
            <w:bottom w:val="none" w:sz="0" w:space="0" w:color="auto"/>
            <w:right w:val="none" w:sz="0" w:space="0" w:color="auto"/>
          </w:divBdr>
        </w:div>
        <w:div w:id="1007633586">
          <w:marLeft w:val="547"/>
          <w:marRight w:val="0"/>
          <w:marTop w:val="115"/>
          <w:marBottom w:val="0"/>
          <w:divBdr>
            <w:top w:val="none" w:sz="0" w:space="0" w:color="auto"/>
            <w:left w:val="none" w:sz="0" w:space="0" w:color="auto"/>
            <w:bottom w:val="none" w:sz="0" w:space="0" w:color="auto"/>
            <w:right w:val="none" w:sz="0" w:space="0" w:color="auto"/>
          </w:divBdr>
        </w:div>
        <w:div w:id="1476603652">
          <w:marLeft w:val="1800"/>
          <w:marRight w:val="0"/>
          <w:marTop w:val="86"/>
          <w:marBottom w:val="0"/>
          <w:divBdr>
            <w:top w:val="none" w:sz="0" w:space="0" w:color="auto"/>
            <w:left w:val="none" w:sz="0" w:space="0" w:color="auto"/>
            <w:bottom w:val="none" w:sz="0" w:space="0" w:color="auto"/>
            <w:right w:val="none" w:sz="0" w:space="0" w:color="auto"/>
          </w:divBdr>
        </w:div>
        <w:div w:id="1568493774">
          <w:marLeft w:val="1166"/>
          <w:marRight w:val="0"/>
          <w:marTop w:val="96"/>
          <w:marBottom w:val="0"/>
          <w:divBdr>
            <w:top w:val="none" w:sz="0" w:space="0" w:color="auto"/>
            <w:left w:val="none" w:sz="0" w:space="0" w:color="auto"/>
            <w:bottom w:val="none" w:sz="0" w:space="0" w:color="auto"/>
            <w:right w:val="none" w:sz="0" w:space="0" w:color="auto"/>
          </w:divBdr>
        </w:div>
        <w:div w:id="1751924766">
          <w:marLeft w:val="547"/>
          <w:marRight w:val="0"/>
          <w:marTop w:val="115"/>
          <w:marBottom w:val="0"/>
          <w:divBdr>
            <w:top w:val="none" w:sz="0" w:space="0" w:color="auto"/>
            <w:left w:val="none" w:sz="0" w:space="0" w:color="auto"/>
            <w:bottom w:val="none" w:sz="0" w:space="0" w:color="auto"/>
            <w:right w:val="none" w:sz="0" w:space="0" w:color="auto"/>
          </w:divBdr>
        </w:div>
        <w:div w:id="2003199571">
          <w:marLeft w:val="1166"/>
          <w:marRight w:val="0"/>
          <w:marTop w:val="106"/>
          <w:marBottom w:val="0"/>
          <w:divBdr>
            <w:top w:val="none" w:sz="0" w:space="0" w:color="auto"/>
            <w:left w:val="none" w:sz="0" w:space="0" w:color="auto"/>
            <w:bottom w:val="none" w:sz="0" w:space="0" w:color="auto"/>
            <w:right w:val="none" w:sz="0" w:space="0" w:color="auto"/>
          </w:divBdr>
        </w:div>
        <w:div w:id="2123066049">
          <w:marLeft w:val="1800"/>
          <w:marRight w:val="0"/>
          <w:marTop w:val="86"/>
          <w:marBottom w:val="0"/>
          <w:divBdr>
            <w:top w:val="none" w:sz="0" w:space="0" w:color="auto"/>
            <w:left w:val="none" w:sz="0" w:space="0" w:color="auto"/>
            <w:bottom w:val="none" w:sz="0" w:space="0" w:color="auto"/>
            <w:right w:val="none" w:sz="0" w:space="0" w:color="auto"/>
          </w:divBdr>
        </w:div>
      </w:divsChild>
    </w:div>
    <w:div w:id="1737849923">
      <w:bodyDiv w:val="1"/>
      <w:marLeft w:val="0"/>
      <w:marRight w:val="0"/>
      <w:marTop w:val="0"/>
      <w:marBottom w:val="0"/>
      <w:divBdr>
        <w:top w:val="none" w:sz="0" w:space="0" w:color="auto"/>
        <w:left w:val="none" w:sz="0" w:space="0" w:color="auto"/>
        <w:bottom w:val="none" w:sz="0" w:space="0" w:color="auto"/>
        <w:right w:val="none" w:sz="0" w:space="0" w:color="auto"/>
      </w:divBdr>
      <w:divsChild>
        <w:div w:id="643967325">
          <w:marLeft w:val="1166"/>
          <w:marRight w:val="0"/>
          <w:marTop w:val="115"/>
          <w:marBottom w:val="0"/>
          <w:divBdr>
            <w:top w:val="none" w:sz="0" w:space="0" w:color="auto"/>
            <w:left w:val="none" w:sz="0" w:space="0" w:color="auto"/>
            <w:bottom w:val="none" w:sz="0" w:space="0" w:color="auto"/>
            <w:right w:val="none" w:sz="0" w:space="0" w:color="auto"/>
          </w:divBdr>
        </w:div>
        <w:div w:id="1533499087">
          <w:marLeft w:val="1166"/>
          <w:marRight w:val="0"/>
          <w:marTop w:val="115"/>
          <w:marBottom w:val="0"/>
          <w:divBdr>
            <w:top w:val="none" w:sz="0" w:space="0" w:color="auto"/>
            <w:left w:val="none" w:sz="0" w:space="0" w:color="auto"/>
            <w:bottom w:val="none" w:sz="0" w:space="0" w:color="auto"/>
            <w:right w:val="none" w:sz="0" w:space="0" w:color="auto"/>
          </w:divBdr>
        </w:div>
        <w:div w:id="1805542322">
          <w:marLeft w:val="547"/>
          <w:marRight w:val="0"/>
          <w:marTop w:val="154"/>
          <w:marBottom w:val="0"/>
          <w:divBdr>
            <w:top w:val="none" w:sz="0" w:space="0" w:color="auto"/>
            <w:left w:val="none" w:sz="0" w:space="0" w:color="auto"/>
            <w:bottom w:val="none" w:sz="0" w:space="0" w:color="auto"/>
            <w:right w:val="none" w:sz="0" w:space="0" w:color="auto"/>
          </w:divBdr>
        </w:div>
      </w:divsChild>
    </w:div>
    <w:div w:id="1738362493">
      <w:bodyDiv w:val="1"/>
      <w:marLeft w:val="0"/>
      <w:marRight w:val="0"/>
      <w:marTop w:val="0"/>
      <w:marBottom w:val="0"/>
      <w:divBdr>
        <w:top w:val="none" w:sz="0" w:space="0" w:color="auto"/>
        <w:left w:val="none" w:sz="0" w:space="0" w:color="auto"/>
        <w:bottom w:val="none" w:sz="0" w:space="0" w:color="auto"/>
        <w:right w:val="none" w:sz="0" w:space="0" w:color="auto"/>
      </w:divBdr>
    </w:div>
    <w:div w:id="1739670821">
      <w:bodyDiv w:val="1"/>
      <w:marLeft w:val="0"/>
      <w:marRight w:val="0"/>
      <w:marTop w:val="0"/>
      <w:marBottom w:val="0"/>
      <w:divBdr>
        <w:top w:val="none" w:sz="0" w:space="0" w:color="auto"/>
        <w:left w:val="none" w:sz="0" w:space="0" w:color="auto"/>
        <w:bottom w:val="none" w:sz="0" w:space="0" w:color="auto"/>
        <w:right w:val="none" w:sz="0" w:space="0" w:color="auto"/>
      </w:divBdr>
    </w:div>
    <w:div w:id="1740057889">
      <w:bodyDiv w:val="1"/>
      <w:marLeft w:val="0"/>
      <w:marRight w:val="0"/>
      <w:marTop w:val="0"/>
      <w:marBottom w:val="0"/>
      <w:divBdr>
        <w:top w:val="none" w:sz="0" w:space="0" w:color="auto"/>
        <w:left w:val="none" w:sz="0" w:space="0" w:color="auto"/>
        <w:bottom w:val="none" w:sz="0" w:space="0" w:color="auto"/>
        <w:right w:val="none" w:sz="0" w:space="0" w:color="auto"/>
      </w:divBdr>
    </w:div>
    <w:div w:id="1740976273">
      <w:bodyDiv w:val="1"/>
      <w:marLeft w:val="0"/>
      <w:marRight w:val="0"/>
      <w:marTop w:val="0"/>
      <w:marBottom w:val="0"/>
      <w:divBdr>
        <w:top w:val="none" w:sz="0" w:space="0" w:color="auto"/>
        <w:left w:val="none" w:sz="0" w:space="0" w:color="auto"/>
        <w:bottom w:val="none" w:sz="0" w:space="0" w:color="auto"/>
        <w:right w:val="none" w:sz="0" w:space="0" w:color="auto"/>
      </w:divBdr>
    </w:div>
    <w:div w:id="1741370509">
      <w:bodyDiv w:val="1"/>
      <w:marLeft w:val="0"/>
      <w:marRight w:val="0"/>
      <w:marTop w:val="0"/>
      <w:marBottom w:val="0"/>
      <w:divBdr>
        <w:top w:val="none" w:sz="0" w:space="0" w:color="auto"/>
        <w:left w:val="none" w:sz="0" w:space="0" w:color="auto"/>
        <w:bottom w:val="none" w:sz="0" w:space="0" w:color="auto"/>
        <w:right w:val="none" w:sz="0" w:space="0" w:color="auto"/>
      </w:divBdr>
      <w:divsChild>
        <w:div w:id="44643637">
          <w:marLeft w:val="0"/>
          <w:marRight w:val="0"/>
          <w:marTop w:val="0"/>
          <w:marBottom w:val="0"/>
          <w:divBdr>
            <w:top w:val="none" w:sz="0" w:space="0" w:color="auto"/>
            <w:left w:val="none" w:sz="0" w:space="0" w:color="auto"/>
            <w:bottom w:val="none" w:sz="0" w:space="0" w:color="auto"/>
            <w:right w:val="none" w:sz="0" w:space="0" w:color="auto"/>
          </w:divBdr>
        </w:div>
        <w:div w:id="263419960">
          <w:marLeft w:val="0"/>
          <w:marRight w:val="0"/>
          <w:marTop w:val="0"/>
          <w:marBottom w:val="0"/>
          <w:divBdr>
            <w:top w:val="none" w:sz="0" w:space="0" w:color="auto"/>
            <w:left w:val="none" w:sz="0" w:space="0" w:color="auto"/>
            <w:bottom w:val="none" w:sz="0" w:space="0" w:color="auto"/>
            <w:right w:val="none" w:sz="0" w:space="0" w:color="auto"/>
          </w:divBdr>
        </w:div>
        <w:div w:id="325939085">
          <w:marLeft w:val="0"/>
          <w:marRight w:val="0"/>
          <w:marTop w:val="0"/>
          <w:marBottom w:val="0"/>
          <w:divBdr>
            <w:top w:val="none" w:sz="0" w:space="0" w:color="auto"/>
            <w:left w:val="none" w:sz="0" w:space="0" w:color="auto"/>
            <w:bottom w:val="none" w:sz="0" w:space="0" w:color="auto"/>
            <w:right w:val="none" w:sz="0" w:space="0" w:color="auto"/>
          </w:divBdr>
        </w:div>
        <w:div w:id="555362467">
          <w:marLeft w:val="0"/>
          <w:marRight w:val="0"/>
          <w:marTop w:val="0"/>
          <w:marBottom w:val="0"/>
          <w:divBdr>
            <w:top w:val="none" w:sz="0" w:space="0" w:color="auto"/>
            <w:left w:val="none" w:sz="0" w:space="0" w:color="auto"/>
            <w:bottom w:val="none" w:sz="0" w:space="0" w:color="auto"/>
            <w:right w:val="none" w:sz="0" w:space="0" w:color="auto"/>
          </w:divBdr>
        </w:div>
        <w:div w:id="996422732">
          <w:marLeft w:val="0"/>
          <w:marRight w:val="0"/>
          <w:marTop w:val="0"/>
          <w:marBottom w:val="0"/>
          <w:divBdr>
            <w:top w:val="none" w:sz="0" w:space="0" w:color="auto"/>
            <w:left w:val="none" w:sz="0" w:space="0" w:color="auto"/>
            <w:bottom w:val="none" w:sz="0" w:space="0" w:color="auto"/>
            <w:right w:val="none" w:sz="0" w:space="0" w:color="auto"/>
          </w:divBdr>
        </w:div>
        <w:div w:id="1493446712">
          <w:marLeft w:val="0"/>
          <w:marRight w:val="0"/>
          <w:marTop w:val="0"/>
          <w:marBottom w:val="0"/>
          <w:divBdr>
            <w:top w:val="none" w:sz="0" w:space="0" w:color="auto"/>
            <w:left w:val="none" w:sz="0" w:space="0" w:color="auto"/>
            <w:bottom w:val="none" w:sz="0" w:space="0" w:color="auto"/>
            <w:right w:val="none" w:sz="0" w:space="0" w:color="auto"/>
          </w:divBdr>
        </w:div>
        <w:div w:id="1736119355">
          <w:marLeft w:val="0"/>
          <w:marRight w:val="0"/>
          <w:marTop w:val="0"/>
          <w:marBottom w:val="0"/>
          <w:divBdr>
            <w:top w:val="none" w:sz="0" w:space="0" w:color="auto"/>
            <w:left w:val="none" w:sz="0" w:space="0" w:color="auto"/>
            <w:bottom w:val="none" w:sz="0" w:space="0" w:color="auto"/>
            <w:right w:val="none" w:sz="0" w:space="0" w:color="auto"/>
          </w:divBdr>
        </w:div>
      </w:divsChild>
    </w:div>
    <w:div w:id="1742219284">
      <w:bodyDiv w:val="1"/>
      <w:marLeft w:val="0"/>
      <w:marRight w:val="0"/>
      <w:marTop w:val="0"/>
      <w:marBottom w:val="0"/>
      <w:divBdr>
        <w:top w:val="none" w:sz="0" w:space="0" w:color="auto"/>
        <w:left w:val="none" w:sz="0" w:space="0" w:color="auto"/>
        <w:bottom w:val="none" w:sz="0" w:space="0" w:color="auto"/>
        <w:right w:val="none" w:sz="0" w:space="0" w:color="auto"/>
      </w:divBdr>
      <w:divsChild>
        <w:div w:id="565385636">
          <w:marLeft w:val="2520"/>
          <w:marRight w:val="0"/>
          <w:marTop w:val="180"/>
          <w:marBottom w:val="0"/>
          <w:divBdr>
            <w:top w:val="none" w:sz="0" w:space="0" w:color="auto"/>
            <w:left w:val="none" w:sz="0" w:space="0" w:color="auto"/>
            <w:bottom w:val="none" w:sz="0" w:space="0" w:color="auto"/>
            <w:right w:val="none" w:sz="0" w:space="0" w:color="auto"/>
          </w:divBdr>
        </w:div>
        <w:div w:id="1022130649">
          <w:marLeft w:val="547"/>
          <w:marRight w:val="0"/>
          <w:marTop w:val="180"/>
          <w:marBottom w:val="0"/>
          <w:divBdr>
            <w:top w:val="none" w:sz="0" w:space="0" w:color="auto"/>
            <w:left w:val="none" w:sz="0" w:space="0" w:color="auto"/>
            <w:bottom w:val="none" w:sz="0" w:space="0" w:color="auto"/>
            <w:right w:val="none" w:sz="0" w:space="0" w:color="auto"/>
          </w:divBdr>
        </w:div>
        <w:div w:id="1177306944">
          <w:marLeft w:val="1800"/>
          <w:marRight w:val="0"/>
          <w:marTop w:val="180"/>
          <w:marBottom w:val="0"/>
          <w:divBdr>
            <w:top w:val="none" w:sz="0" w:space="0" w:color="auto"/>
            <w:left w:val="none" w:sz="0" w:space="0" w:color="auto"/>
            <w:bottom w:val="none" w:sz="0" w:space="0" w:color="auto"/>
            <w:right w:val="none" w:sz="0" w:space="0" w:color="auto"/>
          </w:divBdr>
        </w:div>
        <w:div w:id="1182746605">
          <w:marLeft w:val="1166"/>
          <w:marRight w:val="0"/>
          <w:marTop w:val="180"/>
          <w:marBottom w:val="0"/>
          <w:divBdr>
            <w:top w:val="none" w:sz="0" w:space="0" w:color="auto"/>
            <w:left w:val="none" w:sz="0" w:space="0" w:color="auto"/>
            <w:bottom w:val="none" w:sz="0" w:space="0" w:color="auto"/>
            <w:right w:val="none" w:sz="0" w:space="0" w:color="auto"/>
          </w:divBdr>
        </w:div>
        <w:div w:id="1218083705">
          <w:marLeft w:val="1800"/>
          <w:marRight w:val="0"/>
          <w:marTop w:val="180"/>
          <w:marBottom w:val="0"/>
          <w:divBdr>
            <w:top w:val="none" w:sz="0" w:space="0" w:color="auto"/>
            <w:left w:val="none" w:sz="0" w:space="0" w:color="auto"/>
            <w:bottom w:val="none" w:sz="0" w:space="0" w:color="auto"/>
            <w:right w:val="none" w:sz="0" w:space="0" w:color="auto"/>
          </w:divBdr>
        </w:div>
        <w:div w:id="1758290120">
          <w:marLeft w:val="1800"/>
          <w:marRight w:val="0"/>
          <w:marTop w:val="180"/>
          <w:marBottom w:val="0"/>
          <w:divBdr>
            <w:top w:val="none" w:sz="0" w:space="0" w:color="auto"/>
            <w:left w:val="none" w:sz="0" w:space="0" w:color="auto"/>
            <w:bottom w:val="none" w:sz="0" w:space="0" w:color="auto"/>
            <w:right w:val="none" w:sz="0" w:space="0" w:color="auto"/>
          </w:divBdr>
        </w:div>
        <w:div w:id="1830947346">
          <w:marLeft w:val="1800"/>
          <w:marRight w:val="0"/>
          <w:marTop w:val="180"/>
          <w:marBottom w:val="0"/>
          <w:divBdr>
            <w:top w:val="none" w:sz="0" w:space="0" w:color="auto"/>
            <w:left w:val="none" w:sz="0" w:space="0" w:color="auto"/>
            <w:bottom w:val="none" w:sz="0" w:space="0" w:color="auto"/>
            <w:right w:val="none" w:sz="0" w:space="0" w:color="auto"/>
          </w:divBdr>
        </w:div>
        <w:div w:id="1914242224">
          <w:marLeft w:val="2520"/>
          <w:marRight w:val="0"/>
          <w:marTop w:val="180"/>
          <w:marBottom w:val="0"/>
          <w:divBdr>
            <w:top w:val="none" w:sz="0" w:space="0" w:color="auto"/>
            <w:left w:val="none" w:sz="0" w:space="0" w:color="auto"/>
            <w:bottom w:val="none" w:sz="0" w:space="0" w:color="auto"/>
            <w:right w:val="none" w:sz="0" w:space="0" w:color="auto"/>
          </w:divBdr>
        </w:div>
      </w:divsChild>
    </w:div>
    <w:div w:id="1742411623">
      <w:bodyDiv w:val="1"/>
      <w:marLeft w:val="0"/>
      <w:marRight w:val="0"/>
      <w:marTop w:val="0"/>
      <w:marBottom w:val="0"/>
      <w:divBdr>
        <w:top w:val="none" w:sz="0" w:space="0" w:color="auto"/>
        <w:left w:val="none" w:sz="0" w:space="0" w:color="auto"/>
        <w:bottom w:val="none" w:sz="0" w:space="0" w:color="auto"/>
        <w:right w:val="none" w:sz="0" w:space="0" w:color="auto"/>
      </w:divBdr>
    </w:div>
    <w:div w:id="1742749612">
      <w:bodyDiv w:val="1"/>
      <w:marLeft w:val="0"/>
      <w:marRight w:val="0"/>
      <w:marTop w:val="0"/>
      <w:marBottom w:val="0"/>
      <w:divBdr>
        <w:top w:val="none" w:sz="0" w:space="0" w:color="auto"/>
        <w:left w:val="none" w:sz="0" w:space="0" w:color="auto"/>
        <w:bottom w:val="none" w:sz="0" w:space="0" w:color="auto"/>
        <w:right w:val="none" w:sz="0" w:space="0" w:color="auto"/>
      </w:divBdr>
      <w:divsChild>
        <w:div w:id="86849075">
          <w:marLeft w:val="1800"/>
          <w:marRight w:val="0"/>
          <w:marTop w:val="96"/>
          <w:marBottom w:val="0"/>
          <w:divBdr>
            <w:top w:val="none" w:sz="0" w:space="0" w:color="auto"/>
            <w:left w:val="none" w:sz="0" w:space="0" w:color="auto"/>
            <w:bottom w:val="none" w:sz="0" w:space="0" w:color="auto"/>
            <w:right w:val="none" w:sz="0" w:space="0" w:color="auto"/>
          </w:divBdr>
        </w:div>
        <w:div w:id="746997958">
          <w:marLeft w:val="1800"/>
          <w:marRight w:val="0"/>
          <w:marTop w:val="96"/>
          <w:marBottom w:val="0"/>
          <w:divBdr>
            <w:top w:val="none" w:sz="0" w:space="0" w:color="auto"/>
            <w:left w:val="none" w:sz="0" w:space="0" w:color="auto"/>
            <w:bottom w:val="none" w:sz="0" w:space="0" w:color="auto"/>
            <w:right w:val="none" w:sz="0" w:space="0" w:color="auto"/>
          </w:divBdr>
        </w:div>
        <w:div w:id="1837530287">
          <w:marLeft w:val="1800"/>
          <w:marRight w:val="0"/>
          <w:marTop w:val="96"/>
          <w:marBottom w:val="0"/>
          <w:divBdr>
            <w:top w:val="none" w:sz="0" w:space="0" w:color="auto"/>
            <w:left w:val="none" w:sz="0" w:space="0" w:color="auto"/>
            <w:bottom w:val="none" w:sz="0" w:space="0" w:color="auto"/>
            <w:right w:val="none" w:sz="0" w:space="0" w:color="auto"/>
          </w:divBdr>
        </w:div>
        <w:div w:id="1957367325">
          <w:marLeft w:val="1166"/>
          <w:marRight w:val="0"/>
          <w:marTop w:val="115"/>
          <w:marBottom w:val="0"/>
          <w:divBdr>
            <w:top w:val="none" w:sz="0" w:space="0" w:color="auto"/>
            <w:left w:val="none" w:sz="0" w:space="0" w:color="auto"/>
            <w:bottom w:val="none" w:sz="0" w:space="0" w:color="auto"/>
            <w:right w:val="none" w:sz="0" w:space="0" w:color="auto"/>
          </w:divBdr>
        </w:div>
      </w:divsChild>
    </w:div>
    <w:div w:id="1744403477">
      <w:bodyDiv w:val="1"/>
      <w:marLeft w:val="0"/>
      <w:marRight w:val="0"/>
      <w:marTop w:val="0"/>
      <w:marBottom w:val="0"/>
      <w:divBdr>
        <w:top w:val="none" w:sz="0" w:space="0" w:color="auto"/>
        <w:left w:val="none" w:sz="0" w:space="0" w:color="auto"/>
        <w:bottom w:val="none" w:sz="0" w:space="0" w:color="auto"/>
        <w:right w:val="none" w:sz="0" w:space="0" w:color="auto"/>
      </w:divBdr>
    </w:div>
    <w:div w:id="1744908270">
      <w:bodyDiv w:val="1"/>
      <w:marLeft w:val="0"/>
      <w:marRight w:val="0"/>
      <w:marTop w:val="0"/>
      <w:marBottom w:val="0"/>
      <w:divBdr>
        <w:top w:val="none" w:sz="0" w:space="0" w:color="auto"/>
        <w:left w:val="none" w:sz="0" w:space="0" w:color="auto"/>
        <w:bottom w:val="none" w:sz="0" w:space="0" w:color="auto"/>
        <w:right w:val="none" w:sz="0" w:space="0" w:color="auto"/>
      </w:divBdr>
    </w:div>
    <w:div w:id="1747386502">
      <w:bodyDiv w:val="1"/>
      <w:marLeft w:val="0"/>
      <w:marRight w:val="0"/>
      <w:marTop w:val="0"/>
      <w:marBottom w:val="0"/>
      <w:divBdr>
        <w:top w:val="none" w:sz="0" w:space="0" w:color="auto"/>
        <w:left w:val="none" w:sz="0" w:space="0" w:color="auto"/>
        <w:bottom w:val="none" w:sz="0" w:space="0" w:color="auto"/>
        <w:right w:val="none" w:sz="0" w:space="0" w:color="auto"/>
      </w:divBdr>
    </w:div>
    <w:div w:id="1747460566">
      <w:bodyDiv w:val="1"/>
      <w:marLeft w:val="0"/>
      <w:marRight w:val="0"/>
      <w:marTop w:val="0"/>
      <w:marBottom w:val="0"/>
      <w:divBdr>
        <w:top w:val="none" w:sz="0" w:space="0" w:color="auto"/>
        <w:left w:val="none" w:sz="0" w:space="0" w:color="auto"/>
        <w:bottom w:val="none" w:sz="0" w:space="0" w:color="auto"/>
        <w:right w:val="none" w:sz="0" w:space="0" w:color="auto"/>
      </w:divBdr>
    </w:div>
    <w:div w:id="1747461660">
      <w:bodyDiv w:val="1"/>
      <w:marLeft w:val="0"/>
      <w:marRight w:val="0"/>
      <w:marTop w:val="0"/>
      <w:marBottom w:val="0"/>
      <w:divBdr>
        <w:top w:val="none" w:sz="0" w:space="0" w:color="auto"/>
        <w:left w:val="none" w:sz="0" w:space="0" w:color="auto"/>
        <w:bottom w:val="none" w:sz="0" w:space="0" w:color="auto"/>
        <w:right w:val="none" w:sz="0" w:space="0" w:color="auto"/>
      </w:divBdr>
    </w:div>
    <w:div w:id="1748109390">
      <w:bodyDiv w:val="1"/>
      <w:marLeft w:val="0"/>
      <w:marRight w:val="0"/>
      <w:marTop w:val="0"/>
      <w:marBottom w:val="0"/>
      <w:divBdr>
        <w:top w:val="none" w:sz="0" w:space="0" w:color="auto"/>
        <w:left w:val="none" w:sz="0" w:space="0" w:color="auto"/>
        <w:bottom w:val="none" w:sz="0" w:space="0" w:color="auto"/>
        <w:right w:val="none" w:sz="0" w:space="0" w:color="auto"/>
      </w:divBdr>
    </w:div>
    <w:div w:id="1748261704">
      <w:bodyDiv w:val="1"/>
      <w:marLeft w:val="0"/>
      <w:marRight w:val="0"/>
      <w:marTop w:val="0"/>
      <w:marBottom w:val="0"/>
      <w:divBdr>
        <w:top w:val="none" w:sz="0" w:space="0" w:color="auto"/>
        <w:left w:val="none" w:sz="0" w:space="0" w:color="auto"/>
        <w:bottom w:val="none" w:sz="0" w:space="0" w:color="auto"/>
        <w:right w:val="none" w:sz="0" w:space="0" w:color="auto"/>
      </w:divBdr>
    </w:div>
    <w:div w:id="1748267874">
      <w:bodyDiv w:val="1"/>
      <w:marLeft w:val="0"/>
      <w:marRight w:val="0"/>
      <w:marTop w:val="0"/>
      <w:marBottom w:val="0"/>
      <w:divBdr>
        <w:top w:val="none" w:sz="0" w:space="0" w:color="auto"/>
        <w:left w:val="none" w:sz="0" w:space="0" w:color="auto"/>
        <w:bottom w:val="none" w:sz="0" w:space="0" w:color="auto"/>
        <w:right w:val="none" w:sz="0" w:space="0" w:color="auto"/>
      </w:divBdr>
    </w:div>
    <w:div w:id="1749157898">
      <w:bodyDiv w:val="1"/>
      <w:marLeft w:val="0"/>
      <w:marRight w:val="0"/>
      <w:marTop w:val="0"/>
      <w:marBottom w:val="0"/>
      <w:divBdr>
        <w:top w:val="none" w:sz="0" w:space="0" w:color="auto"/>
        <w:left w:val="none" w:sz="0" w:space="0" w:color="auto"/>
        <w:bottom w:val="none" w:sz="0" w:space="0" w:color="auto"/>
        <w:right w:val="none" w:sz="0" w:space="0" w:color="auto"/>
      </w:divBdr>
    </w:div>
    <w:div w:id="1749383047">
      <w:bodyDiv w:val="1"/>
      <w:marLeft w:val="0"/>
      <w:marRight w:val="0"/>
      <w:marTop w:val="0"/>
      <w:marBottom w:val="0"/>
      <w:divBdr>
        <w:top w:val="none" w:sz="0" w:space="0" w:color="auto"/>
        <w:left w:val="none" w:sz="0" w:space="0" w:color="auto"/>
        <w:bottom w:val="none" w:sz="0" w:space="0" w:color="auto"/>
        <w:right w:val="none" w:sz="0" w:space="0" w:color="auto"/>
      </w:divBdr>
    </w:div>
    <w:div w:id="1750341912">
      <w:bodyDiv w:val="1"/>
      <w:marLeft w:val="0"/>
      <w:marRight w:val="0"/>
      <w:marTop w:val="0"/>
      <w:marBottom w:val="0"/>
      <w:divBdr>
        <w:top w:val="none" w:sz="0" w:space="0" w:color="auto"/>
        <w:left w:val="none" w:sz="0" w:space="0" w:color="auto"/>
        <w:bottom w:val="none" w:sz="0" w:space="0" w:color="auto"/>
        <w:right w:val="none" w:sz="0" w:space="0" w:color="auto"/>
      </w:divBdr>
    </w:div>
    <w:div w:id="1750694958">
      <w:bodyDiv w:val="1"/>
      <w:marLeft w:val="0"/>
      <w:marRight w:val="0"/>
      <w:marTop w:val="0"/>
      <w:marBottom w:val="0"/>
      <w:divBdr>
        <w:top w:val="none" w:sz="0" w:space="0" w:color="auto"/>
        <w:left w:val="none" w:sz="0" w:space="0" w:color="auto"/>
        <w:bottom w:val="none" w:sz="0" w:space="0" w:color="auto"/>
        <w:right w:val="none" w:sz="0" w:space="0" w:color="auto"/>
      </w:divBdr>
    </w:div>
    <w:div w:id="1751000494">
      <w:bodyDiv w:val="1"/>
      <w:marLeft w:val="0"/>
      <w:marRight w:val="0"/>
      <w:marTop w:val="0"/>
      <w:marBottom w:val="0"/>
      <w:divBdr>
        <w:top w:val="none" w:sz="0" w:space="0" w:color="auto"/>
        <w:left w:val="none" w:sz="0" w:space="0" w:color="auto"/>
        <w:bottom w:val="none" w:sz="0" w:space="0" w:color="auto"/>
        <w:right w:val="none" w:sz="0" w:space="0" w:color="auto"/>
      </w:divBdr>
      <w:divsChild>
        <w:div w:id="1286498100">
          <w:marLeft w:val="0"/>
          <w:marRight w:val="0"/>
          <w:marTop w:val="0"/>
          <w:marBottom w:val="0"/>
          <w:divBdr>
            <w:top w:val="none" w:sz="0" w:space="0" w:color="auto"/>
            <w:left w:val="none" w:sz="0" w:space="0" w:color="auto"/>
            <w:bottom w:val="none" w:sz="0" w:space="0" w:color="auto"/>
            <w:right w:val="none" w:sz="0" w:space="0" w:color="auto"/>
          </w:divBdr>
          <w:divsChild>
            <w:div w:id="854466574">
              <w:marLeft w:val="0"/>
              <w:marRight w:val="0"/>
              <w:marTop w:val="0"/>
              <w:marBottom w:val="0"/>
              <w:divBdr>
                <w:top w:val="none" w:sz="0" w:space="0" w:color="auto"/>
                <w:left w:val="none" w:sz="0" w:space="0" w:color="auto"/>
                <w:bottom w:val="none" w:sz="0" w:space="0" w:color="auto"/>
                <w:right w:val="none" w:sz="0" w:space="0" w:color="auto"/>
              </w:divBdr>
            </w:div>
            <w:div w:id="1281955543">
              <w:marLeft w:val="0"/>
              <w:marRight w:val="0"/>
              <w:marTop w:val="0"/>
              <w:marBottom w:val="0"/>
              <w:divBdr>
                <w:top w:val="none" w:sz="0" w:space="0" w:color="auto"/>
                <w:left w:val="none" w:sz="0" w:space="0" w:color="auto"/>
                <w:bottom w:val="none" w:sz="0" w:space="0" w:color="auto"/>
                <w:right w:val="none" w:sz="0" w:space="0" w:color="auto"/>
              </w:divBdr>
            </w:div>
            <w:div w:id="153446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196953">
      <w:bodyDiv w:val="1"/>
      <w:marLeft w:val="0"/>
      <w:marRight w:val="0"/>
      <w:marTop w:val="0"/>
      <w:marBottom w:val="0"/>
      <w:divBdr>
        <w:top w:val="none" w:sz="0" w:space="0" w:color="auto"/>
        <w:left w:val="none" w:sz="0" w:space="0" w:color="auto"/>
        <w:bottom w:val="none" w:sz="0" w:space="0" w:color="auto"/>
        <w:right w:val="none" w:sz="0" w:space="0" w:color="auto"/>
      </w:divBdr>
    </w:div>
    <w:div w:id="1751922636">
      <w:bodyDiv w:val="1"/>
      <w:marLeft w:val="0"/>
      <w:marRight w:val="0"/>
      <w:marTop w:val="0"/>
      <w:marBottom w:val="0"/>
      <w:divBdr>
        <w:top w:val="none" w:sz="0" w:space="0" w:color="auto"/>
        <w:left w:val="none" w:sz="0" w:space="0" w:color="auto"/>
        <w:bottom w:val="none" w:sz="0" w:space="0" w:color="auto"/>
        <w:right w:val="none" w:sz="0" w:space="0" w:color="auto"/>
      </w:divBdr>
      <w:divsChild>
        <w:div w:id="10648651">
          <w:marLeft w:val="547"/>
          <w:marRight w:val="0"/>
          <w:marTop w:val="125"/>
          <w:marBottom w:val="0"/>
          <w:divBdr>
            <w:top w:val="none" w:sz="0" w:space="0" w:color="auto"/>
            <w:left w:val="none" w:sz="0" w:space="0" w:color="auto"/>
            <w:bottom w:val="none" w:sz="0" w:space="0" w:color="auto"/>
            <w:right w:val="none" w:sz="0" w:space="0" w:color="auto"/>
          </w:divBdr>
        </w:div>
      </w:divsChild>
    </w:div>
    <w:div w:id="1752660538">
      <w:bodyDiv w:val="1"/>
      <w:marLeft w:val="0"/>
      <w:marRight w:val="0"/>
      <w:marTop w:val="0"/>
      <w:marBottom w:val="0"/>
      <w:divBdr>
        <w:top w:val="none" w:sz="0" w:space="0" w:color="auto"/>
        <w:left w:val="none" w:sz="0" w:space="0" w:color="auto"/>
        <w:bottom w:val="none" w:sz="0" w:space="0" w:color="auto"/>
        <w:right w:val="none" w:sz="0" w:space="0" w:color="auto"/>
      </w:divBdr>
    </w:div>
    <w:div w:id="1752895915">
      <w:bodyDiv w:val="1"/>
      <w:marLeft w:val="0"/>
      <w:marRight w:val="0"/>
      <w:marTop w:val="0"/>
      <w:marBottom w:val="0"/>
      <w:divBdr>
        <w:top w:val="none" w:sz="0" w:space="0" w:color="auto"/>
        <w:left w:val="none" w:sz="0" w:space="0" w:color="auto"/>
        <w:bottom w:val="none" w:sz="0" w:space="0" w:color="auto"/>
        <w:right w:val="none" w:sz="0" w:space="0" w:color="auto"/>
      </w:divBdr>
    </w:div>
    <w:div w:id="1754424577">
      <w:bodyDiv w:val="1"/>
      <w:marLeft w:val="0"/>
      <w:marRight w:val="0"/>
      <w:marTop w:val="0"/>
      <w:marBottom w:val="0"/>
      <w:divBdr>
        <w:top w:val="none" w:sz="0" w:space="0" w:color="auto"/>
        <w:left w:val="none" w:sz="0" w:space="0" w:color="auto"/>
        <w:bottom w:val="none" w:sz="0" w:space="0" w:color="auto"/>
        <w:right w:val="none" w:sz="0" w:space="0" w:color="auto"/>
      </w:divBdr>
    </w:div>
    <w:div w:id="1754743743">
      <w:bodyDiv w:val="1"/>
      <w:marLeft w:val="0"/>
      <w:marRight w:val="0"/>
      <w:marTop w:val="0"/>
      <w:marBottom w:val="0"/>
      <w:divBdr>
        <w:top w:val="none" w:sz="0" w:space="0" w:color="auto"/>
        <w:left w:val="none" w:sz="0" w:space="0" w:color="auto"/>
        <w:bottom w:val="none" w:sz="0" w:space="0" w:color="auto"/>
        <w:right w:val="none" w:sz="0" w:space="0" w:color="auto"/>
      </w:divBdr>
    </w:div>
    <w:div w:id="1755124829">
      <w:bodyDiv w:val="1"/>
      <w:marLeft w:val="0"/>
      <w:marRight w:val="0"/>
      <w:marTop w:val="0"/>
      <w:marBottom w:val="0"/>
      <w:divBdr>
        <w:top w:val="none" w:sz="0" w:space="0" w:color="auto"/>
        <w:left w:val="none" w:sz="0" w:space="0" w:color="auto"/>
        <w:bottom w:val="none" w:sz="0" w:space="0" w:color="auto"/>
        <w:right w:val="none" w:sz="0" w:space="0" w:color="auto"/>
      </w:divBdr>
    </w:div>
    <w:div w:id="1755397218">
      <w:bodyDiv w:val="1"/>
      <w:marLeft w:val="0"/>
      <w:marRight w:val="0"/>
      <w:marTop w:val="0"/>
      <w:marBottom w:val="0"/>
      <w:divBdr>
        <w:top w:val="none" w:sz="0" w:space="0" w:color="auto"/>
        <w:left w:val="none" w:sz="0" w:space="0" w:color="auto"/>
        <w:bottom w:val="none" w:sz="0" w:space="0" w:color="auto"/>
        <w:right w:val="none" w:sz="0" w:space="0" w:color="auto"/>
      </w:divBdr>
    </w:div>
    <w:div w:id="1756364873">
      <w:bodyDiv w:val="1"/>
      <w:marLeft w:val="0"/>
      <w:marRight w:val="0"/>
      <w:marTop w:val="0"/>
      <w:marBottom w:val="0"/>
      <w:divBdr>
        <w:top w:val="none" w:sz="0" w:space="0" w:color="auto"/>
        <w:left w:val="none" w:sz="0" w:space="0" w:color="auto"/>
        <w:bottom w:val="none" w:sz="0" w:space="0" w:color="auto"/>
        <w:right w:val="none" w:sz="0" w:space="0" w:color="auto"/>
      </w:divBdr>
    </w:div>
    <w:div w:id="1756827564">
      <w:bodyDiv w:val="1"/>
      <w:marLeft w:val="0"/>
      <w:marRight w:val="0"/>
      <w:marTop w:val="0"/>
      <w:marBottom w:val="0"/>
      <w:divBdr>
        <w:top w:val="none" w:sz="0" w:space="0" w:color="auto"/>
        <w:left w:val="none" w:sz="0" w:space="0" w:color="auto"/>
        <w:bottom w:val="none" w:sz="0" w:space="0" w:color="auto"/>
        <w:right w:val="none" w:sz="0" w:space="0" w:color="auto"/>
      </w:divBdr>
    </w:div>
    <w:div w:id="1757244788">
      <w:bodyDiv w:val="1"/>
      <w:marLeft w:val="0"/>
      <w:marRight w:val="0"/>
      <w:marTop w:val="0"/>
      <w:marBottom w:val="0"/>
      <w:divBdr>
        <w:top w:val="none" w:sz="0" w:space="0" w:color="auto"/>
        <w:left w:val="none" w:sz="0" w:space="0" w:color="auto"/>
        <w:bottom w:val="none" w:sz="0" w:space="0" w:color="auto"/>
        <w:right w:val="none" w:sz="0" w:space="0" w:color="auto"/>
      </w:divBdr>
    </w:div>
    <w:div w:id="1757481655">
      <w:bodyDiv w:val="1"/>
      <w:marLeft w:val="0"/>
      <w:marRight w:val="0"/>
      <w:marTop w:val="0"/>
      <w:marBottom w:val="0"/>
      <w:divBdr>
        <w:top w:val="none" w:sz="0" w:space="0" w:color="auto"/>
        <w:left w:val="none" w:sz="0" w:space="0" w:color="auto"/>
        <w:bottom w:val="none" w:sz="0" w:space="0" w:color="auto"/>
        <w:right w:val="none" w:sz="0" w:space="0" w:color="auto"/>
      </w:divBdr>
      <w:divsChild>
        <w:div w:id="620914915">
          <w:marLeft w:val="0"/>
          <w:marRight w:val="0"/>
          <w:marTop w:val="0"/>
          <w:marBottom w:val="0"/>
          <w:divBdr>
            <w:top w:val="none" w:sz="0" w:space="0" w:color="auto"/>
            <w:left w:val="none" w:sz="0" w:space="0" w:color="auto"/>
            <w:bottom w:val="none" w:sz="0" w:space="0" w:color="auto"/>
            <w:right w:val="none" w:sz="0" w:space="0" w:color="auto"/>
          </w:divBdr>
          <w:divsChild>
            <w:div w:id="143162718">
              <w:marLeft w:val="0"/>
              <w:marRight w:val="0"/>
              <w:marTop w:val="0"/>
              <w:marBottom w:val="0"/>
              <w:divBdr>
                <w:top w:val="none" w:sz="0" w:space="0" w:color="auto"/>
                <w:left w:val="none" w:sz="0" w:space="0" w:color="auto"/>
                <w:bottom w:val="none" w:sz="0" w:space="0" w:color="auto"/>
                <w:right w:val="none" w:sz="0" w:space="0" w:color="auto"/>
              </w:divBdr>
            </w:div>
            <w:div w:id="605506661">
              <w:marLeft w:val="0"/>
              <w:marRight w:val="0"/>
              <w:marTop w:val="0"/>
              <w:marBottom w:val="0"/>
              <w:divBdr>
                <w:top w:val="none" w:sz="0" w:space="0" w:color="auto"/>
                <w:left w:val="none" w:sz="0" w:space="0" w:color="auto"/>
                <w:bottom w:val="none" w:sz="0" w:space="0" w:color="auto"/>
                <w:right w:val="none" w:sz="0" w:space="0" w:color="auto"/>
              </w:divBdr>
            </w:div>
            <w:div w:id="747772694">
              <w:marLeft w:val="0"/>
              <w:marRight w:val="0"/>
              <w:marTop w:val="0"/>
              <w:marBottom w:val="0"/>
              <w:divBdr>
                <w:top w:val="none" w:sz="0" w:space="0" w:color="auto"/>
                <w:left w:val="none" w:sz="0" w:space="0" w:color="auto"/>
                <w:bottom w:val="none" w:sz="0" w:space="0" w:color="auto"/>
                <w:right w:val="none" w:sz="0" w:space="0" w:color="auto"/>
              </w:divBdr>
            </w:div>
            <w:div w:id="818182634">
              <w:marLeft w:val="0"/>
              <w:marRight w:val="0"/>
              <w:marTop w:val="0"/>
              <w:marBottom w:val="0"/>
              <w:divBdr>
                <w:top w:val="none" w:sz="0" w:space="0" w:color="auto"/>
                <w:left w:val="none" w:sz="0" w:space="0" w:color="auto"/>
                <w:bottom w:val="none" w:sz="0" w:space="0" w:color="auto"/>
                <w:right w:val="none" w:sz="0" w:space="0" w:color="auto"/>
              </w:divBdr>
            </w:div>
            <w:div w:id="1320766719">
              <w:marLeft w:val="0"/>
              <w:marRight w:val="0"/>
              <w:marTop w:val="0"/>
              <w:marBottom w:val="0"/>
              <w:divBdr>
                <w:top w:val="none" w:sz="0" w:space="0" w:color="auto"/>
                <w:left w:val="none" w:sz="0" w:space="0" w:color="auto"/>
                <w:bottom w:val="none" w:sz="0" w:space="0" w:color="auto"/>
                <w:right w:val="none" w:sz="0" w:space="0" w:color="auto"/>
              </w:divBdr>
            </w:div>
            <w:div w:id="1971327654">
              <w:marLeft w:val="0"/>
              <w:marRight w:val="0"/>
              <w:marTop w:val="0"/>
              <w:marBottom w:val="0"/>
              <w:divBdr>
                <w:top w:val="none" w:sz="0" w:space="0" w:color="auto"/>
                <w:left w:val="none" w:sz="0" w:space="0" w:color="auto"/>
                <w:bottom w:val="none" w:sz="0" w:space="0" w:color="auto"/>
                <w:right w:val="none" w:sz="0" w:space="0" w:color="auto"/>
              </w:divBdr>
            </w:div>
            <w:div w:id="203450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938560">
      <w:bodyDiv w:val="1"/>
      <w:marLeft w:val="0"/>
      <w:marRight w:val="0"/>
      <w:marTop w:val="0"/>
      <w:marBottom w:val="0"/>
      <w:divBdr>
        <w:top w:val="none" w:sz="0" w:space="0" w:color="auto"/>
        <w:left w:val="none" w:sz="0" w:space="0" w:color="auto"/>
        <w:bottom w:val="none" w:sz="0" w:space="0" w:color="auto"/>
        <w:right w:val="none" w:sz="0" w:space="0" w:color="auto"/>
      </w:divBdr>
      <w:divsChild>
        <w:div w:id="85226850">
          <w:marLeft w:val="0"/>
          <w:marRight w:val="0"/>
          <w:marTop w:val="0"/>
          <w:marBottom w:val="0"/>
          <w:divBdr>
            <w:top w:val="none" w:sz="0" w:space="0" w:color="auto"/>
            <w:left w:val="none" w:sz="0" w:space="0" w:color="auto"/>
            <w:bottom w:val="none" w:sz="0" w:space="0" w:color="auto"/>
            <w:right w:val="none" w:sz="0" w:space="0" w:color="auto"/>
          </w:divBdr>
          <w:divsChild>
            <w:div w:id="1149437265">
              <w:marLeft w:val="0"/>
              <w:marRight w:val="0"/>
              <w:marTop w:val="0"/>
              <w:marBottom w:val="0"/>
              <w:divBdr>
                <w:top w:val="none" w:sz="0" w:space="0" w:color="auto"/>
                <w:left w:val="none" w:sz="0" w:space="0" w:color="auto"/>
                <w:bottom w:val="none" w:sz="0" w:space="0" w:color="auto"/>
                <w:right w:val="none" w:sz="0" w:space="0" w:color="auto"/>
              </w:divBdr>
            </w:div>
            <w:div w:id="183378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599550">
      <w:bodyDiv w:val="1"/>
      <w:marLeft w:val="0"/>
      <w:marRight w:val="0"/>
      <w:marTop w:val="0"/>
      <w:marBottom w:val="0"/>
      <w:divBdr>
        <w:top w:val="none" w:sz="0" w:space="0" w:color="auto"/>
        <w:left w:val="none" w:sz="0" w:space="0" w:color="auto"/>
        <w:bottom w:val="none" w:sz="0" w:space="0" w:color="auto"/>
        <w:right w:val="none" w:sz="0" w:space="0" w:color="auto"/>
      </w:divBdr>
    </w:div>
    <w:div w:id="1758601306">
      <w:bodyDiv w:val="1"/>
      <w:marLeft w:val="0"/>
      <w:marRight w:val="0"/>
      <w:marTop w:val="0"/>
      <w:marBottom w:val="0"/>
      <w:divBdr>
        <w:top w:val="none" w:sz="0" w:space="0" w:color="auto"/>
        <w:left w:val="none" w:sz="0" w:space="0" w:color="auto"/>
        <w:bottom w:val="none" w:sz="0" w:space="0" w:color="auto"/>
        <w:right w:val="none" w:sz="0" w:space="0" w:color="auto"/>
      </w:divBdr>
    </w:div>
    <w:div w:id="1759860642">
      <w:bodyDiv w:val="1"/>
      <w:marLeft w:val="0"/>
      <w:marRight w:val="0"/>
      <w:marTop w:val="0"/>
      <w:marBottom w:val="0"/>
      <w:divBdr>
        <w:top w:val="none" w:sz="0" w:space="0" w:color="auto"/>
        <w:left w:val="none" w:sz="0" w:space="0" w:color="auto"/>
        <w:bottom w:val="none" w:sz="0" w:space="0" w:color="auto"/>
        <w:right w:val="none" w:sz="0" w:space="0" w:color="auto"/>
      </w:divBdr>
    </w:div>
    <w:div w:id="1759981449">
      <w:bodyDiv w:val="1"/>
      <w:marLeft w:val="0"/>
      <w:marRight w:val="0"/>
      <w:marTop w:val="0"/>
      <w:marBottom w:val="0"/>
      <w:divBdr>
        <w:top w:val="none" w:sz="0" w:space="0" w:color="auto"/>
        <w:left w:val="none" w:sz="0" w:space="0" w:color="auto"/>
        <w:bottom w:val="none" w:sz="0" w:space="0" w:color="auto"/>
        <w:right w:val="none" w:sz="0" w:space="0" w:color="auto"/>
      </w:divBdr>
    </w:div>
    <w:div w:id="1760130372">
      <w:bodyDiv w:val="1"/>
      <w:marLeft w:val="0"/>
      <w:marRight w:val="0"/>
      <w:marTop w:val="0"/>
      <w:marBottom w:val="0"/>
      <w:divBdr>
        <w:top w:val="none" w:sz="0" w:space="0" w:color="auto"/>
        <w:left w:val="none" w:sz="0" w:space="0" w:color="auto"/>
        <w:bottom w:val="none" w:sz="0" w:space="0" w:color="auto"/>
        <w:right w:val="none" w:sz="0" w:space="0" w:color="auto"/>
      </w:divBdr>
    </w:div>
    <w:div w:id="1760708517">
      <w:bodyDiv w:val="1"/>
      <w:marLeft w:val="0"/>
      <w:marRight w:val="0"/>
      <w:marTop w:val="0"/>
      <w:marBottom w:val="0"/>
      <w:divBdr>
        <w:top w:val="none" w:sz="0" w:space="0" w:color="auto"/>
        <w:left w:val="none" w:sz="0" w:space="0" w:color="auto"/>
        <w:bottom w:val="none" w:sz="0" w:space="0" w:color="auto"/>
        <w:right w:val="none" w:sz="0" w:space="0" w:color="auto"/>
      </w:divBdr>
    </w:div>
    <w:div w:id="1761179783">
      <w:bodyDiv w:val="1"/>
      <w:marLeft w:val="0"/>
      <w:marRight w:val="0"/>
      <w:marTop w:val="0"/>
      <w:marBottom w:val="0"/>
      <w:divBdr>
        <w:top w:val="none" w:sz="0" w:space="0" w:color="auto"/>
        <w:left w:val="none" w:sz="0" w:space="0" w:color="auto"/>
        <w:bottom w:val="none" w:sz="0" w:space="0" w:color="auto"/>
        <w:right w:val="none" w:sz="0" w:space="0" w:color="auto"/>
      </w:divBdr>
    </w:div>
    <w:div w:id="1761293245">
      <w:bodyDiv w:val="1"/>
      <w:marLeft w:val="0"/>
      <w:marRight w:val="0"/>
      <w:marTop w:val="0"/>
      <w:marBottom w:val="0"/>
      <w:divBdr>
        <w:top w:val="none" w:sz="0" w:space="0" w:color="auto"/>
        <w:left w:val="none" w:sz="0" w:space="0" w:color="auto"/>
        <w:bottom w:val="none" w:sz="0" w:space="0" w:color="auto"/>
        <w:right w:val="none" w:sz="0" w:space="0" w:color="auto"/>
      </w:divBdr>
    </w:div>
    <w:div w:id="1761414063">
      <w:bodyDiv w:val="1"/>
      <w:marLeft w:val="0"/>
      <w:marRight w:val="0"/>
      <w:marTop w:val="0"/>
      <w:marBottom w:val="0"/>
      <w:divBdr>
        <w:top w:val="none" w:sz="0" w:space="0" w:color="auto"/>
        <w:left w:val="none" w:sz="0" w:space="0" w:color="auto"/>
        <w:bottom w:val="none" w:sz="0" w:space="0" w:color="auto"/>
        <w:right w:val="none" w:sz="0" w:space="0" w:color="auto"/>
      </w:divBdr>
    </w:div>
    <w:div w:id="1761946547">
      <w:bodyDiv w:val="1"/>
      <w:marLeft w:val="0"/>
      <w:marRight w:val="0"/>
      <w:marTop w:val="0"/>
      <w:marBottom w:val="0"/>
      <w:divBdr>
        <w:top w:val="none" w:sz="0" w:space="0" w:color="auto"/>
        <w:left w:val="none" w:sz="0" w:space="0" w:color="auto"/>
        <w:bottom w:val="none" w:sz="0" w:space="0" w:color="auto"/>
        <w:right w:val="none" w:sz="0" w:space="0" w:color="auto"/>
      </w:divBdr>
      <w:divsChild>
        <w:div w:id="1444499835">
          <w:marLeft w:val="0"/>
          <w:marRight w:val="0"/>
          <w:marTop w:val="0"/>
          <w:marBottom w:val="0"/>
          <w:divBdr>
            <w:top w:val="none" w:sz="0" w:space="0" w:color="auto"/>
            <w:left w:val="none" w:sz="0" w:space="0" w:color="auto"/>
            <w:bottom w:val="none" w:sz="0" w:space="0" w:color="auto"/>
            <w:right w:val="none" w:sz="0" w:space="0" w:color="auto"/>
          </w:divBdr>
          <w:divsChild>
            <w:div w:id="134369996">
              <w:marLeft w:val="0"/>
              <w:marRight w:val="0"/>
              <w:marTop w:val="0"/>
              <w:marBottom w:val="0"/>
              <w:divBdr>
                <w:top w:val="none" w:sz="0" w:space="0" w:color="auto"/>
                <w:left w:val="none" w:sz="0" w:space="0" w:color="auto"/>
                <w:bottom w:val="none" w:sz="0" w:space="0" w:color="auto"/>
                <w:right w:val="none" w:sz="0" w:space="0" w:color="auto"/>
              </w:divBdr>
            </w:div>
            <w:div w:id="364524646">
              <w:marLeft w:val="0"/>
              <w:marRight w:val="0"/>
              <w:marTop w:val="0"/>
              <w:marBottom w:val="0"/>
              <w:divBdr>
                <w:top w:val="none" w:sz="0" w:space="0" w:color="auto"/>
                <w:left w:val="none" w:sz="0" w:space="0" w:color="auto"/>
                <w:bottom w:val="none" w:sz="0" w:space="0" w:color="auto"/>
                <w:right w:val="none" w:sz="0" w:space="0" w:color="auto"/>
              </w:divBdr>
            </w:div>
            <w:div w:id="982080729">
              <w:marLeft w:val="0"/>
              <w:marRight w:val="0"/>
              <w:marTop w:val="0"/>
              <w:marBottom w:val="0"/>
              <w:divBdr>
                <w:top w:val="none" w:sz="0" w:space="0" w:color="auto"/>
                <w:left w:val="none" w:sz="0" w:space="0" w:color="auto"/>
                <w:bottom w:val="none" w:sz="0" w:space="0" w:color="auto"/>
                <w:right w:val="none" w:sz="0" w:space="0" w:color="auto"/>
              </w:divBdr>
            </w:div>
            <w:div w:id="1441757459">
              <w:marLeft w:val="0"/>
              <w:marRight w:val="0"/>
              <w:marTop w:val="0"/>
              <w:marBottom w:val="0"/>
              <w:divBdr>
                <w:top w:val="none" w:sz="0" w:space="0" w:color="auto"/>
                <w:left w:val="none" w:sz="0" w:space="0" w:color="auto"/>
                <w:bottom w:val="none" w:sz="0" w:space="0" w:color="auto"/>
                <w:right w:val="none" w:sz="0" w:space="0" w:color="auto"/>
              </w:divBdr>
            </w:div>
            <w:div w:id="196041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140833">
      <w:bodyDiv w:val="1"/>
      <w:marLeft w:val="0"/>
      <w:marRight w:val="0"/>
      <w:marTop w:val="0"/>
      <w:marBottom w:val="0"/>
      <w:divBdr>
        <w:top w:val="none" w:sz="0" w:space="0" w:color="auto"/>
        <w:left w:val="none" w:sz="0" w:space="0" w:color="auto"/>
        <w:bottom w:val="none" w:sz="0" w:space="0" w:color="auto"/>
        <w:right w:val="none" w:sz="0" w:space="0" w:color="auto"/>
      </w:divBdr>
    </w:div>
    <w:div w:id="1762337698">
      <w:bodyDiv w:val="1"/>
      <w:marLeft w:val="0"/>
      <w:marRight w:val="0"/>
      <w:marTop w:val="0"/>
      <w:marBottom w:val="0"/>
      <w:divBdr>
        <w:top w:val="none" w:sz="0" w:space="0" w:color="auto"/>
        <w:left w:val="none" w:sz="0" w:space="0" w:color="auto"/>
        <w:bottom w:val="none" w:sz="0" w:space="0" w:color="auto"/>
        <w:right w:val="none" w:sz="0" w:space="0" w:color="auto"/>
      </w:divBdr>
    </w:div>
    <w:div w:id="1762994021">
      <w:bodyDiv w:val="1"/>
      <w:marLeft w:val="0"/>
      <w:marRight w:val="0"/>
      <w:marTop w:val="0"/>
      <w:marBottom w:val="0"/>
      <w:divBdr>
        <w:top w:val="none" w:sz="0" w:space="0" w:color="auto"/>
        <w:left w:val="none" w:sz="0" w:space="0" w:color="auto"/>
        <w:bottom w:val="none" w:sz="0" w:space="0" w:color="auto"/>
        <w:right w:val="none" w:sz="0" w:space="0" w:color="auto"/>
      </w:divBdr>
    </w:div>
    <w:div w:id="1763331477">
      <w:bodyDiv w:val="1"/>
      <w:marLeft w:val="0"/>
      <w:marRight w:val="0"/>
      <w:marTop w:val="0"/>
      <w:marBottom w:val="0"/>
      <w:divBdr>
        <w:top w:val="none" w:sz="0" w:space="0" w:color="auto"/>
        <w:left w:val="none" w:sz="0" w:space="0" w:color="auto"/>
        <w:bottom w:val="none" w:sz="0" w:space="0" w:color="auto"/>
        <w:right w:val="none" w:sz="0" w:space="0" w:color="auto"/>
      </w:divBdr>
    </w:div>
    <w:div w:id="1763532305">
      <w:bodyDiv w:val="1"/>
      <w:marLeft w:val="0"/>
      <w:marRight w:val="0"/>
      <w:marTop w:val="0"/>
      <w:marBottom w:val="0"/>
      <w:divBdr>
        <w:top w:val="none" w:sz="0" w:space="0" w:color="auto"/>
        <w:left w:val="none" w:sz="0" w:space="0" w:color="auto"/>
        <w:bottom w:val="none" w:sz="0" w:space="0" w:color="auto"/>
        <w:right w:val="none" w:sz="0" w:space="0" w:color="auto"/>
      </w:divBdr>
    </w:div>
    <w:div w:id="1764062285">
      <w:bodyDiv w:val="1"/>
      <w:marLeft w:val="0"/>
      <w:marRight w:val="0"/>
      <w:marTop w:val="0"/>
      <w:marBottom w:val="0"/>
      <w:divBdr>
        <w:top w:val="none" w:sz="0" w:space="0" w:color="auto"/>
        <w:left w:val="none" w:sz="0" w:space="0" w:color="auto"/>
        <w:bottom w:val="none" w:sz="0" w:space="0" w:color="auto"/>
        <w:right w:val="none" w:sz="0" w:space="0" w:color="auto"/>
      </w:divBdr>
      <w:divsChild>
        <w:div w:id="105387757">
          <w:marLeft w:val="547"/>
          <w:marRight w:val="0"/>
          <w:marTop w:val="134"/>
          <w:marBottom w:val="0"/>
          <w:divBdr>
            <w:top w:val="none" w:sz="0" w:space="0" w:color="auto"/>
            <w:left w:val="none" w:sz="0" w:space="0" w:color="auto"/>
            <w:bottom w:val="none" w:sz="0" w:space="0" w:color="auto"/>
            <w:right w:val="none" w:sz="0" w:space="0" w:color="auto"/>
          </w:divBdr>
        </w:div>
        <w:div w:id="1243755213">
          <w:marLeft w:val="1800"/>
          <w:marRight w:val="0"/>
          <w:marTop w:val="96"/>
          <w:marBottom w:val="0"/>
          <w:divBdr>
            <w:top w:val="none" w:sz="0" w:space="0" w:color="auto"/>
            <w:left w:val="none" w:sz="0" w:space="0" w:color="auto"/>
            <w:bottom w:val="none" w:sz="0" w:space="0" w:color="auto"/>
            <w:right w:val="none" w:sz="0" w:space="0" w:color="auto"/>
          </w:divBdr>
        </w:div>
        <w:div w:id="2145811481">
          <w:marLeft w:val="1166"/>
          <w:marRight w:val="0"/>
          <w:marTop w:val="115"/>
          <w:marBottom w:val="0"/>
          <w:divBdr>
            <w:top w:val="none" w:sz="0" w:space="0" w:color="auto"/>
            <w:left w:val="none" w:sz="0" w:space="0" w:color="auto"/>
            <w:bottom w:val="none" w:sz="0" w:space="0" w:color="auto"/>
            <w:right w:val="none" w:sz="0" w:space="0" w:color="auto"/>
          </w:divBdr>
        </w:div>
      </w:divsChild>
    </w:div>
    <w:div w:id="1764297223">
      <w:bodyDiv w:val="1"/>
      <w:marLeft w:val="0"/>
      <w:marRight w:val="0"/>
      <w:marTop w:val="0"/>
      <w:marBottom w:val="0"/>
      <w:divBdr>
        <w:top w:val="none" w:sz="0" w:space="0" w:color="auto"/>
        <w:left w:val="none" w:sz="0" w:space="0" w:color="auto"/>
        <w:bottom w:val="none" w:sz="0" w:space="0" w:color="auto"/>
        <w:right w:val="none" w:sz="0" w:space="0" w:color="auto"/>
      </w:divBdr>
    </w:div>
    <w:div w:id="1764833322">
      <w:bodyDiv w:val="1"/>
      <w:marLeft w:val="0"/>
      <w:marRight w:val="0"/>
      <w:marTop w:val="0"/>
      <w:marBottom w:val="0"/>
      <w:divBdr>
        <w:top w:val="none" w:sz="0" w:space="0" w:color="auto"/>
        <w:left w:val="none" w:sz="0" w:space="0" w:color="auto"/>
        <w:bottom w:val="none" w:sz="0" w:space="0" w:color="auto"/>
        <w:right w:val="none" w:sz="0" w:space="0" w:color="auto"/>
      </w:divBdr>
    </w:div>
    <w:div w:id="1765106440">
      <w:bodyDiv w:val="1"/>
      <w:marLeft w:val="0"/>
      <w:marRight w:val="0"/>
      <w:marTop w:val="0"/>
      <w:marBottom w:val="0"/>
      <w:divBdr>
        <w:top w:val="none" w:sz="0" w:space="0" w:color="auto"/>
        <w:left w:val="none" w:sz="0" w:space="0" w:color="auto"/>
        <w:bottom w:val="none" w:sz="0" w:space="0" w:color="auto"/>
        <w:right w:val="none" w:sz="0" w:space="0" w:color="auto"/>
      </w:divBdr>
    </w:div>
    <w:div w:id="1765607297">
      <w:bodyDiv w:val="1"/>
      <w:marLeft w:val="0"/>
      <w:marRight w:val="0"/>
      <w:marTop w:val="0"/>
      <w:marBottom w:val="0"/>
      <w:divBdr>
        <w:top w:val="none" w:sz="0" w:space="0" w:color="auto"/>
        <w:left w:val="none" w:sz="0" w:space="0" w:color="auto"/>
        <w:bottom w:val="none" w:sz="0" w:space="0" w:color="auto"/>
        <w:right w:val="none" w:sz="0" w:space="0" w:color="auto"/>
      </w:divBdr>
    </w:div>
    <w:div w:id="1765612769">
      <w:bodyDiv w:val="1"/>
      <w:marLeft w:val="0"/>
      <w:marRight w:val="0"/>
      <w:marTop w:val="0"/>
      <w:marBottom w:val="0"/>
      <w:divBdr>
        <w:top w:val="none" w:sz="0" w:space="0" w:color="auto"/>
        <w:left w:val="none" w:sz="0" w:space="0" w:color="auto"/>
        <w:bottom w:val="none" w:sz="0" w:space="0" w:color="auto"/>
        <w:right w:val="none" w:sz="0" w:space="0" w:color="auto"/>
      </w:divBdr>
    </w:div>
    <w:div w:id="1768304247">
      <w:bodyDiv w:val="1"/>
      <w:marLeft w:val="0"/>
      <w:marRight w:val="0"/>
      <w:marTop w:val="0"/>
      <w:marBottom w:val="0"/>
      <w:divBdr>
        <w:top w:val="none" w:sz="0" w:space="0" w:color="auto"/>
        <w:left w:val="none" w:sz="0" w:space="0" w:color="auto"/>
        <w:bottom w:val="none" w:sz="0" w:space="0" w:color="auto"/>
        <w:right w:val="none" w:sz="0" w:space="0" w:color="auto"/>
      </w:divBdr>
    </w:div>
    <w:div w:id="1768501372">
      <w:bodyDiv w:val="1"/>
      <w:marLeft w:val="0"/>
      <w:marRight w:val="0"/>
      <w:marTop w:val="0"/>
      <w:marBottom w:val="0"/>
      <w:divBdr>
        <w:top w:val="none" w:sz="0" w:space="0" w:color="auto"/>
        <w:left w:val="none" w:sz="0" w:space="0" w:color="auto"/>
        <w:bottom w:val="none" w:sz="0" w:space="0" w:color="auto"/>
        <w:right w:val="none" w:sz="0" w:space="0" w:color="auto"/>
      </w:divBdr>
      <w:divsChild>
        <w:div w:id="391971719">
          <w:marLeft w:val="1166"/>
          <w:marRight w:val="0"/>
          <w:marTop w:val="115"/>
          <w:marBottom w:val="120"/>
          <w:divBdr>
            <w:top w:val="none" w:sz="0" w:space="0" w:color="auto"/>
            <w:left w:val="none" w:sz="0" w:space="0" w:color="auto"/>
            <w:bottom w:val="none" w:sz="0" w:space="0" w:color="auto"/>
            <w:right w:val="none" w:sz="0" w:space="0" w:color="auto"/>
          </w:divBdr>
        </w:div>
        <w:div w:id="487215646">
          <w:marLeft w:val="547"/>
          <w:marRight w:val="0"/>
          <w:marTop w:val="134"/>
          <w:marBottom w:val="120"/>
          <w:divBdr>
            <w:top w:val="none" w:sz="0" w:space="0" w:color="auto"/>
            <w:left w:val="none" w:sz="0" w:space="0" w:color="auto"/>
            <w:bottom w:val="none" w:sz="0" w:space="0" w:color="auto"/>
            <w:right w:val="none" w:sz="0" w:space="0" w:color="auto"/>
          </w:divBdr>
        </w:div>
        <w:div w:id="1152525448">
          <w:marLeft w:val="547"/>
          <w:marRight w:val="0"/>
          <w:marTop w:val="134"/>
          <w:marBottom w:val="120"/>
          <w:divBdr>
            <w:top w:val="none" w:sz="0" w:space="0" w:color="auto"/>
            <w:left w:val="none" w:sz="0" w:space="0" w:color="auto"/>
            <w:bottom w:val="none" w:sz="0" w:space="0" w:color="auto"/>
            <w:right w:val="none" w:sz="0" w:space="0" w:color="auto"/>
          </w:divBdr>
        </w:div>
        <w:div w:id="1595047503">
          <w:marLeft w:val="1166"/>
          <w:marRight w:val="0"/>
          <w:marTop w:val="115"/>
          <w:marBottom w:val="120"/>
          <w:divBdr>
            <w:top w:val="none" w:sz="0" w:space="0" w:color="auto"/>
            <w:left w:val="none" w:sz="0" w:space="0" w:color="auto"/>
            <w:bottom w:val="none" w:sz="0" w:space="0" w:color="auto"/>
            <w:right w:val="none" w:sz="0" w:space="0" w:color="auto"/>
          </w:divBdr>
        </w:div>
      </w:divsChild>
    </w:div>
    <w:div w:id="1768572695">
      <w:bodyDiv w:val="1"/>
      <w:marLeft w:val="0"/>
      <w:marRight w:val="0"/>
      <w:marTop w:val="0"/>
      <w:marBottom w:val="0"/>
      <w:divBdr>
        <w:top w:val="none" w:sz="0" w:space="0" w:color="auto"/>
        <w:left w:val="none" w:sz="0" w:space="0" w:color="auto"/>
        <w:bottom w:val="none" w:sz="0" w:space="0" w:color="auto"/>
        <w:right w:val="none" w:sz="0" w:space="0" w:color="auto"/>
      </w:divBdr>
      <w:divsChild>
        <w:div w:id="47656929">
          <w:marLeft w:val="1166"/>
          <w:marRight w:val="0"/>
          <w:marTop w:val="134"/>
          <w:marBottom w:val="0"/>
          <w:divBdr>
            <w:top w:val="none" w:sz="0" w:space="0" w:color="auto"/>
            <w:left w:val="none" w:sz="0" w:space="0" w:color="auto"/>
            <w:bottom w:val="none" w:sz="0" w:space="0" w:color="auto"/>
            <w:right w:val="none" w:sz="0" w:space="0" w:color="auto"/>
          </w:divBdr>
        </w:div>
        <w:div w:id="640889383">
          <w:marLeft w:val="547"/>
          <w:marRight w:val="0"/>
          <w:marTop w:val="154"/>
          <w:marBottom w:val="0"/>
          <w:divBdr>
            <w:top w:val="none" w:sz="0" w:space="0" w:color="auto"/>
            <w:left w:val="none" w:sz="0" w:space="0" w:color="auto"/>
            <w:bottom w:val="none" w:sz="0" w:space="0" w:color="auto"/>
            <w:right w:val="none" w:sz="0" w:space="0" w:color="auto"/>
          </w:divBdr>
        </w:div>
        <w:div w:id="929196833">
          <w:marLeft w:val="1166"/>
          <w:marRight w:val="0"/>
          <w:marTop w:val="134"/>
          <w:marBottom w:val="0"/>
          <w:divBdr>
            <w:top w:val="none" w:sz="0" w:space="0" w:color="auto"/>
            <w:left w:val="none" w:sz="0" w:space="0" w:color="auto"/>
            <w:bottom w:val="none" w:sz="0" w:space="0" w:color="auto"/>
            <w:right w:val="none" w:sz="0" w:space="0" w:color="auto"/>
          </w:divBdr>
        </w:div>
        <w:div w:id="1245920364">
          <w:marLeft w:val="1166"/>
          <w:marRight w:val="0"/>
          <w:marTop w:val="134"/>
          <w:marBottom w:val="0"/>
          <w:divBdr>
            <w:top w:val="none" w:sz="0" w:space="0" w:color="auto"/>
            <w:left w:val="none" w:sz="0" w:space="0" w:color="auto"/>
            <w:bottom w:val="none" w:sz="0" w:space="0" w:color="auto"/>
            <w:right w:val="none" w:sz="0" w:space="0" w:color="auto"/>
          </w:divBdr>
        </w:div>
      </w:divsChild>
    </w:div>
    <w:div w:id="1769424019">
      <w:bodyDiv w:val="1"/>
      <w:marLeft w:val="0"/>
      <w:marRight w:val="0"/>
      <w:marTop w:val="0"/>
      <w:marBottom w:val="0"/>
      <w:divBdr>
        <w:top w:val="none" w:sz="0" w:space="0" w:color="auto"/>
        <w:left w:val="none" w:sz="0" w:space="0" w:color="auto"/>
        <w:bottom w:val="none" w:sz="0" w:space="0" w:color="auto"/>
        <w:right w:val="none" w:sz="0" w:space="0" w:color="auto"/>
      </w:divBdr>
    </w:div>
    <w:div w:id="1770739137">
      <w:bodyDiv w:val="1"/>
      <w:marLeft w:val="0"/>
      <w:marRight w:val="0"/>
      <w:marTop w:val="0"/>
      <w:marBottom w:val="0"/>
      <w:divBdr>
        <w:top w:val="none" w:sz="0" w:space="0" w:color="auto"/>
        <w:left w:val="none" w:sz="0" w:space="0" w:color="auto"/>
        <w:bottom w:val="none" w:sz="0" w:space="0" w:color="auto"/>
        <w:right w:val="none" w:sz="0" w:space="0" w:color="auto"/>
      </w:divBdr>
    </w:div>
    <w:div w:id="1770806037">
      <w:bodyDiv w:val="1"/>
      <w:marLeft w:val="0"/>
      <w:marRight w:val="0"/>
      <w:marTop w:val="0"/>
      <w:marBottom w:val="0"/>
      <w:divBdr>
        <w:top w:val="none" w:sz="0" w:space="0" w:color="auto"/>
        <w:left w:val="none" w:sz="0" w:space="0" w:color="auto"/>
        <w:bottom w:val="none" w:sz="0" w:space="0" w:color="auto"/>
        <w:right w:val="none" w:sz="0" w:space="0" w:color="auto"/>
      </w:divBdr>
      <w:divsChild>
        <w:div w:id="323046757">
          <w:marLeft w:val="1166"/>
          <w:marRight w:val="0"/>
          <w:marTop w:val="134"/>
          <w:marBottom w:val="0"/>
          <w:divBdr>
            <w:top w:val="none" w:sz="0" w:space="0" w:color="auto"/>
            <w:left w:val="none" w:sz="0" w:space="0" w:color="auto"/>
            <w:bottom w:val="none" w:sz="0" w:space="0" w:color="auto"/>
            <w:right w:val="none" w:sz="0" w:space="0" w:color="auto"/>
          </w:divBdr>
        </w:div>
        <w:div w:id="1047796924">
          <w:marLeft w:val="547"/>
          <w:marRight w:val="0"/>
          <w:marTop w:val="154"/>
          <w:marBottom w:val="0"/>
          <w:divBdr>
            <w:top w:val="none" w:sz="0" w:space="0" w:color="auto"/>
            <w:left w:val="none" w:sz="0" w:space="0" w:color="auto"/>
            <w:bottom w:val="none" w:sz="0" w:space="0" w:color="auto"/>
            <w:right w:val="none" w:sz="0" w:space="0" w:color="auto"/>
          </w:divBdr>
        </w:div>
        <w:div w:id="1053432509">
          <w:marLeft w:val="547"/>
          <w:marRight w:val="0"/>
          <w:marTop w:val="154"/>
          <w:marBottom w:val="0"/>
          <w:divBdr>
            <w:top w:val="none" w:sz="0" w:space="0" w:color="auto"/>
            <w:left w:val="none" w:sz="0" w:space="0" w:color="auto"/>
            <w:bottom w:val="none" w:sz="0" w:space="0" w:color="auto"/>
            <w:right w:val="none" w:sz="0" w:space="0" w:color="auto"/>
          </w:divBdr>
        </w:div>
        <w:div w:id="1611930771">
          <w:marLeft w:val="1800"/>
          <w:marRight w:val="0"/>
          <w:marTop w:val="115"/>
          <w:marBottom w:val="0"/>
          <w:divBdr>
            <w:top w:val="none" w:sz="0" w:space="0" w:color="auto"/>
            <w:left w:val="none" w:sz="0" w:space="0" w:color="auto"/>
            <w:bottom w:val="none" w:sz="0" w:space="0" w:color="auto"/>
            <w:right w:val="none" w:sz="0" w:space="0" w:color="auto"/>
          </w:divBdr>
        </w:div>
        <w:div w:id="1725255742">
          <w:marLeft w:val="1166"/>
          <w:marRight w:val="0"/>
          <w:marTop w:val="134"/>
          <w:marBottom w:val="0"/>
          <w:divBdr>
            <w:top w:val="none" w:sz="0" w:space="0" w:color="auto"/>
            <w:left w:val="none" w:sz="0" w:space="0" w:color="auto"/>
            <w:bottom w:val="none" w:sz="0" w:space="0" w:color="auto"/>
            <w:right w:val="none" w:sz="0" w:space="0" w:color="auto"/>
          </w:divBdr>
        </w:div>
        <w:div w:id="1811631803">
          <w:marLeft w:val="1166"/>
          <w:marRight w:val="0"/>
          <w:marTop w:val="134"/>
          <w:marBottom w:val="0"/>
          <w:divBdr>
            <w:top w:val="none" w:sz="0" w:space="0" w:color="auto"/>
            <w:left w:val="none" w:sz="0" w:space="0" w:color="auto"/>
            <w:bottom w:val="none" w:sz="0" w:space="0" w:color="auto"/>
            <w:right w:val="none" w:sz="0" w:space="0" w:color="auto"/>
          </w:divBdr>
        </w:div>
      </w:divsChild>
    </w:div>
    <w:div w:id="1770809577">
      <w:bodyDiv w:val="1"/>
      <w:marLeft w:val="0"/>
      <w:marRight w:val="0"/>
      <w:marTop w:val="0"/>
      <w:marBottom w:val="0"/>
      <w:divBdr>
        <w:top w:val="none" w:sz="0" w:space="0" w:color="auto"/>
        <w:left w:val="none" w:sz="0" w:space="0" w:color="auto"/>
        <w:bottom w:val="none" w:sz="0" w:space="0" w:color="auto"/>
        <w:right w:val="none" w:sz="0" w:space="0" w:color="auto"/>
      </w:divBdr>
      <w:divsChild>
        <w:div w:id="383524929">
          <w:marLeft w:val="547"/>
          <w:marRight w:val="0"/>
          <w:marTop w:val="115"/>
          <w:marBottom w:val="0"/>
          <w:divBdr>
            <w:top w:val="none" w:sz="0" w:space="0" w:color="auto"/>
            <w:left w:val="none" w:sz="0" w:space="0" w:color="auto"/>
            <w:bottom w:val="none" w:sz="0" w:space="0" w:color="auto"/>
            <w:right w:val="none" w:sz="0" w:space="0" w:color="auto"/>
          </w:divBdr>
        </w:div>
        <w:div w:id="1099064935">
          <w:marLeft w:val="1267"/>
          <w:marRight w:val="0"/>
          <w:marTop w:val="96"/>
          <w:marBottom w:val="0"/>
          <w:divBdr>
            <w:top w:val="none" w:sz="0" w:space="0" w:color="auto"/>
            <w:left w:val="none" w:sz="0" w:space="0" w:color="auto"/>
            <w:bottom w:val="none" w:sz="0" w:space="0" w:color="auto"/>
            <w:right w:val="none" w:sz="0" w:space="0" w:color="auto"/>
          </w:divBdr>
        </w:div>
        <w:div w:id="1486387512">
          <w:marLeft w:val="547"/>
          <w:marRight w:val="0"/>
          <w:marTop w:val="115"/>
          <w:marBottom w:val="0"/>
          <w:divBdr>
            <w:top w:val="none" w:sz="0" w:space="0" w:color="auto"/>
            <w:left w:val="none" w:sz="0" w:space="0" w:color="auto"/>
            <w:bottom w:val="none" w:sz="0" w:space="0" w:color="auto"/>
            <w:right w:val="none" w:sz="0" w:space="0" w:color="auto"/>
          </w:divBdr>
        </w:div>
      </w:divsChild>
    </w:div>
    <w:div w:id="1771318137">
      <w:bodyDiv w:val="1"/>
      <w:marLeft w:val="0"/>
      <w:marRight w:val="0"/>
      <w:marTop w:val="0"/>
      <w:marBottom w:val="0"/>
      <w:divBdr>
        <w:top w:val="none" w:sz="0" w:space="0" w:color="auto"/>
        <w:left w:val="none" w:sz="0" w:space="0" w:color="auto"/>
        <w:bottom w:val="none" w:sz="0" w:space="0" w:color="auto"/>
        <w:right w:val="none" w:sz="0" w:space="0" w:color="auto"/>
      </w:divBdr>
    </w:div>
    <w:div w:id="1773669336">
      <w:bodyDiv w:val="1"/>
      <w:marLeft w:val="0"/>
      <w:marRight w:val="0"/>
      <w:marTop w:val="0"/>
      <w:marBottom w:val="0"/>
      <w:divBdr>
        <w:top w:val="none" w:sz="0" w:space="0" w:color="auto"/>
        <w:left w:val="none" w:sz="0" w:space="0" w:color="auto"/>
        <w:bottom w:val="none" w:sz="0" w:space="0" w:color="auto"/>
        <w:right w:val="none" w:sz="0" w:space="0" w:color="auto"/>
      </w:divBdr>
    </w:div>
    <w:div w:id="1774201780">
      <w:bodyDiv w:val="1"/>
      <w:marLeft w:val="0"/>
      <w:marRight w:val="0"/>
      <w:marTop w:val="0"/>
      <w:marBottom w:val="0"/>
      <w:divBdr>
        <w:top w:val="none" w:sz="0" w:space="0" w:color="auto"/>
        <w:left w:val="none" w:sz="0" w:space="0" w:color="auto"/>
        <w:bottom w:val="none" w:sz="0" w:space="0" w:color="auto"/>
        <w:right w:val="none" w:sz="0" w:space="0" w:color="auto"/>
      </w:divBdr>
      <w:divsChild>
        <w:div w:id="59328710">
          <w:marLeft w:val="547"/>
          <w:marRight w:val="0"/>
          <w:marTop w:val="154"/>
          <w:marBottom w:val="0"/>
          <w:divBdr>
            <w:top w:val="none" w:sz="0" w:space="0" w:color="auto"/>
            <w:left w:val="none" w:sz="0" w:space="0" w:color="auto"/>
            <w:bottom w:val="none" w:sz="0" w:space="0" w:color="auto"/>
            <w:right w:val="none" w:sz="0" w:space="0" w:color="auto"/>
          </w:divBdr>
        </w:div>
        <w:div w:id="1437361614">
          <w:marLeft w:val="547"/>
          <w:marRight w:val="0"/>
          <w:marTop w:val="154"/>
          <w:marBottom w:val="0"/>
          <w:divBdr>
            <w:top w:val="none" w:sz="0" w:space="0" w:color="auto"/>
            <w:left w:val="none" w:sz="0" w:space="0" w:color="auto"/>
            <w:bottom w:val="none" w:sz="0" w:space="0" w:color="auto"/>
            <w:right w:val="none" w:sz="0" w:space="0" w:color="auto"/>
          </w:divBdr>
        </w:div>
        <w:div w:id="1916277110">
          <w:marLeft w:val="1166"/>
          <w:marRight w:val="0"/>
          <w:marTop w:val="134"/>
          <w:marBottom w:val="0"/>
          <w:divBdr>
            <w:top w:val="none" w:sz="0" w:space="0" w:color="auto"/>
            <w:left w:val="none" w:sz="0" w:space="0" w:color="auto"/>
            <w:bottom w:val="none" w:sz="0" w:space="0" w:color="auto"/>
            <w:right w:val="none" w:sz="0" w:space="0" w:color="auto"/>
          </w:divBdr>
        </w:div>
      </w:divsChild>
    </w:div>
    <w:div w:id="1774209138">
      <w:bodyDiv w:val="1"/>
      <w:marLeft w:val="0"/>
      <w:marRight w:val="0"/>
      <w:marTop w:val="0"/>
      <w:marBottom w:val="0"/>
      <w:divBdr>
        <w:top w:val="none" w:sz="0" w:space="0" w:color="auto"/>
        <w:left w:val="none" w:sz="0" w:space="0" w:color="auto"/>
        <w:bottom w:val="none" w:sz="0" w:space="0" w:color="auto"/>
        <w:right w:val="none" w:sz="0" w:space="0" w:color="auto"/>
      </w:divBdr>
    </w:div>
    <w:div w:id="1774477171">
      <w:bodyDiv w:val="1"/>
      <w:marLeft w:val="0"/>
      <w:marRight w:val="0"/>
      <w:marTop w:val="0"/>
      <w:marBottom w:val="0"/>
      <w:divBdr>
        <w:top w:val="none" w:sz="0" w:space="0" w:color="auto"/>
        <w:left w:val="none" w:sz="0" w:space="0" w:color="auto"/>
        <w:bottom w:val="none" w:sz="0" w:space="0" w:color="auto"/>
        <w:right w:val="none" w:sz="0" w:space="0" w:color="auto"/>
      </w:divBdr>
    </w:div>
    <w:div w:id="1774859045">
      <w:bodyDiv w:val="1"/>
      <w:marLeft w:val="0"/>
      <w:marRight w:val="0"/>
      <w:marTop w:val="0"/>
      <w:marBottom w:val="0"/>
      <w:divBdr>
        <w:top w:val="none" w:sz="0" w:space="0" w:color="auto"/>
        <w:left w:val="none" w:sz="0" w:space="0" w:color="auto"/>
        <w:bottom w:val="none" w:sz="0" w:space="0" w:color="auto"/>
        <w:right w:val="none" w:sz="0" w:space="0" w:color="auto"/>
      </w:divBdr>
    </w:div>
    <w:div w:id="1775704901">
      <w:bodyDiv w:val="1"/>
      <w:marLeft w:val="0"/>
      <w:marRight w:val="0"/>
      <w:marTop w:val="0"/>
      <w:marBottom w:val="0"/>
      <w:divBdr>
        <w:top w:val="none" w:sz="0" w:space="0" w:color="auto"/>
        <w:left w:val="none" w:sz="0" w:space="0" w:color="auto"/>
        <w:bottom w:val="none" w:sz="0" w:space="0" w:color="auto"/>
        <w:right w:val="none" w:sz="0" w:space="0" w:color="auto"/>
      </w:divBdr>
    </w:div>
    <w:div w:id="1776169632">
      <w:bodyDiv w:val="1"/>
      <w:marLeft w:val="0"/>
      <w:marRight w:val="0"/>
      <w:marTop w:val="0"/>
      <w:marBottom w:val="0"/>
      <w:divBdr>
        <w:top w:val="none" w:sz="0" w:space="0" w:color="auto"/>
        <w:left w:val="none" w:sz="0" w:space="0" w:color="auto"/>
        <w:bottom w:val="none" w:sz="0" w:space="0" w:color="auto"/>
        <w:right w:val="none" w:sz="0" w:space="0" w:color="auto"/>
      </w:divBdr>
    </w:div>
    <w:div w:id="1776553519">
      <w:bodyDiv w:val="1"/>
      <w:marLeft w:val="0"/>
      <w:marRight w:val="0"/>
      <w:marTop w:val="0"/>
      <w:marBottom w:val="0"/>
      <w:divBdr>
        <w:top w:val="none" w:sz="0" w:space="0" w:color="auto"/>
        <w:left w:val="none" w:sz="0" w:space="0" w:color="auto"/>
        <w:bottom w:val="none" w:sz="0" w:space="0" w:color="auto"/>
        <w:right w:val="none" w:sz="0" w:space="0" w:color="auto"/>
      </w:divBdr>
    </w:div>
    <w:div w:id="1777627508">
      <w:bodyDiv w:val="1"/>
      <w:marLeft w:val="0"/>
      <w:marRight w:val="0"/>
      <w:marTop w:val="0"/>
      <w:marBottom w:val="0"/>
      <w:divBdr>
        <w:top w:val="none" w:sz="0" w:space="0" w:color="auto"/>
        <w:left w:val="none" w:sz="0" w:space="0" w:color="auto"/>
        <w:bottom w:val="none" w:sz="0" w:space="0" w:color="auto"/>
        <w:right w:val="none" w:sz="0" w:space="0" w:color="auto"/>
      </w:divBdr>
      <w:divsChild>
        <w:div w:id="422411542">
          <w:marLeft w:val="547"/>
          <w:marRight w:val="0"/>
          <w:marTop w:val="120"/>
          <w:marBottom w:val="0"/>
          <w:divBdr>
            <w:top w:val="none" w:sz="0" w:space="0" w:color="auto"/>
            <w:left w:val="none" w:sz="0" w:space="0" w:color="auto"/>
            <w:bottom w:val="none" w:sz="0" w:space="0" w:color="auto"/>
            <w:right w:val="none" w:sz="0" w:space="0" w:color="auto"/>
          </w:divBdr>
        </w:div>
        <w:div w:id="758064379">
          <w:marLeft w:val="1166"/>
          <w:marRight w:val="0"/>
          <w:marTop w:val="106"/>
          <w:marBottom w:val="0"/>
          <w:divBdr>
            <w:top w:val="none" w:sz="0" w:space="0" w:color="auto"/>
            <w:left w:val="none" w:sz="0" w:space="0" w:color="auto"/>
            <w:bottom w:val="none" w:sz="0" w:space="0" w:color="auto"/>
            <w:right w:val="none" w:sz="0" w:space="0" w:color="auto"/>
          </w:divBdr>
        </w:div>
        <w:div w:id="1841432899">
          <w:marLeft w:val="1166"/>
          <w:marRight w:val="0"/>
          <w:marTop w:val="106"/>
          <w:marBottom w:val="0"/>
          <w:divBdr>
            <w:top w:val="none" w:sz="0" w:space="0" w:color="auto"/>
            <w:left w:val="none" w:sz="0" w:space="0" w:color="auto"/>
            <w:bottom w:val="none" w:sz="0" w:space="0" w:color="auto"/>
            <w:right w:val="none" w:sz="0" w:space="0" w:color="auto"/>
          </w:divBdr>
        </w:div>
      </w:divsChild>
    </w:div>
    <w:div w:id="1777670096">
      <w:bodyDiv w:val="1"/>
      <w:marLeft w:val="0"/>
      <w:marRight w:val="0"/>
      <w:marTop w:val="0"/>
      <w:marBottom w:val="0"/>
      <w:divBdr>
        <w:top w:val="none" w:sz="0" w:space="0" w:color="auto"/>
        <w:left w:val="none" w:sz="0" w:space="0" w:color="auto"/>
        <w:bottom w:val="none" w:sz="0" w:space="0" w:color="auto"/>
        <w:right w:val="none" w:sz="0" w:space="0" w:color="auto"/>
      </w:divBdr>
    </w:div>
    <w:div w:id="1778021670">
      <w:bodyDiv w:val="1"/>
      <w:marLeft w:val="0"/>
      <w:marRight w:val="0"/>
      <w:marTop w:val="0"/>
      <w:marBottom w:val="0"/>
      <w:divBdr>
        <w:top w:val="none" w:sz="0" w:space="0" w:color="auto"/>
        <w:left w:val="none" w:sz="0" w:space="0" w:color="auto"/>
        <w:bottom w:val="none" w:sz="0" w:space="0" w:color="auto"/>
        <w:right w:val="none" w:sz="0" w:space="0" w:color="auto"/>
      </w:divBdr>
    </w:div>
    <w:div w:id="1778207982">
      <w:bodyDiv w:val="1"/>
      <w:marLeft w:val="0"/>
      <w:marRight w:val="0"/>
      <w:marTop w:val="0"/>
      <w:marBottom w:val="0"/>
      <w:divBdr>
        <w:top w:val="none" w:sz="0" w:space="0" w:color="auto"/>
        <w:left w:val="none" w:sz="0" w:space="0" w:color="auto"/>
        <w:bottom w:val="none" w:sz="0" w:space="0" w:color="auto"/>
        <w:right w:val="none" w:sz="0" w:space="0" w:color="auto"/>
      </w:divBdr>
      <w:divsChild>
        <w:div w:id="1036080857">
          <w:marLeft w:val="547"/>
          <w:marRight w:val="0"/>
          <w:marTop w:val="154"/>
          <w:marBottom w:val="0"/>
          <w:divBdr>
            <w:top w:val="none" w:sz="0" w:space="0" w:color="auto"/>
            <w:left w:val="none" w:sz="0" w:space="0" w:color="auto"/>
            <w:bottom w:val="none" w:sz="0" w:space="0" w:color="auto"/>
            <w:right w:val="none" w:sz="0" w:space="0" w:color="auto"/>
          </w:divBdr>
        </w:div>
      </w:divsChild>
    </w:div>
    <w:div w:id="1778519822">
      <w:bodyDiv w:val="1"/>
      <w:marLeft w:val="0"/>
      <w:marRight w:val="0"/>
      <w:marTop w:val="0"/>
      <w:marBottom w:val="0"/>
      <w:divBdr>
        <w:top w:val="none" w:sz="0" w:space="0" w:color="auto"/>
        <w:left w:val="none" w:sz="0" w:space="0" w:color="auto"/>
        <w:bottom w:val="none" w:sz="0" w:space="0" w:color="auto"/>
        <w:right w:val="none" w:sz="0" w:space="0" w:color="auto"/>
      </w:divBdr>
      <w:divsChild>
        <w:div w:id="27340062">
          <w:marLeft w:val="1800"/>
          <w:marRight w:val="0"/>
          <w:marTop w:val="86"/>
          <w:marBottom w:val="0"/>
          <w:divBdr>
            <w:top w:val="none" w:sz="0" w:space="0" w:color="auto"/>
            <w:left w:val="none" w:sz="0" w:space="0" w:color="auto"/>
            <w:bottom w:val="none" w:sz="0" w:space="0" w:color="auto"/>
            <w:right w:val="none" w:sz="0" w:space="0" w:color="auto"/>
          </w:divBdr>
        </w:div>
        <w:div w:id="405954039">
          <w:marLeft w:val="1166"/>
          <w:marRight w:val="0"/>
          <w:marTop w:val="96"/>
          <w:marBottom w:val="0"/>
          <w:divBdr>
            <w:top w:val="none" w:sz="0" w:space="0" w:color="auto"/>
            <w:left w:val="none" w:sz="0" w:space="0" w:color="auto"/>
            <w:bottom w:val="none" w:sz="0" w:space="0" w:color="auto"/>
            <w:right w:val="none" w:sz="0" w:space="0" w:color="auto"/>
          </w:divBdr>
        </w:div>
        <w:div w:id="489563162">
          <w:marLeft w:val="1800"/>
          <w:marRight w:val="0"/>
          <w:marTop w:val="86"/>
          <w:marBottom w:val="0"/>
          <w:divBdr>
            <w:top w:val="none" w:sz="0" w:space="0" w:color="auto"/>
            <w:left w:val="none" w:sz="0" w:space="0" w:color="auto"/>
            <w:bottom w:val="none" w:sz="0" w:space="0" w:color="auto"/>
            <w:right w:val="none" w:sz="0" w:space="0" w:color="auto"/>
          </w:divBdr>
        </w:div>
        <w:div w:id="510149690">
          <w:marLeft w:val="547"/>
          <w:marRight w:val="0"/>
          <w:marTop w:val="96"/>
          <w:marBottom w:val="0"/>
          <w:divBdr>
            <w:top w:val="none" w:sz="0" w:space="0" w:color="auto"/>
            <w:left w:val="none" w:sz="0" w:space="0" w:color="auto"/>
            <w:bottom w:val="none" w:sz="0" w:space="0" w:color="auto"/>
            <w:right w:val="none" w:sz="0" w:space="0" w:color="auto"/>
          </w:divBdr>
        </w:div>
        <w:div w:id="1042824100">
          <w:marLeft w:val="1800"/>
          <w:marRight w:val="0"/>
          <w:marTop w:val="86"/>
          <w:marBottom w:val="0"/>
          <w:divBdr>
            <w:top w:val="none" w:sz="0" w:space="0" w:color="auto"/>
            <w:left w:val="none" w:sz="0" w:space="0" w:color="auto"/>
            <w:bottom w:val="none" w:sz="0" w:space="0" w:color="auto"/>
            <w:right w:val="none" w:sz="0" w:space="0" w:color="auto"/>
          </w:divBdr>
        </w:div>
        <w:div w:id="1161851009">
          <w:marLeft w:val="1166"/>
          <w:marRight w:val="0"/>
          <w:marTop w:val="96"/>
          <w:marBottom w:val="0"/>
          <w:divBdr>
            <w:top w:val="none" w:sz="0" w:space="0" w:color="auto"/>
            <w:left w:val="none" w:sz="0" w:space="0" w:color="auto"/>
            <w:bottom w:val="none" w:sz="0" w:space="0" w:color="auto"/>
            <w:right w:val="none" w:sz="0" w:space="0" w:color="auto"/>
          </w:divBdr>
        </w:div>
        <w:div w:id="1284772377">
          <w:marLeft w:val="1800"/>
          <w:marRight w:val="0"/>
          <w:marTop w:val="86"/>
          <w:marBottom w:val="0"/>
          <w:divBdr>
            <w:top w:val="none" w:sz="0" w:space="0" w:color="auto"/>
            <w:left w:val="none" w:sz="0" w:space="0" w:color="auto"/>
            <w:bottom w:val="none" w:sz="0" w:space="0" w:color="auto"/>
            <w:right w:val="none" w:sz="0" w:space="0" w:color="auto"/>
          </w:divBdr>
        </w:div>
      </w:divsChild>
    </w:div>
    <w:div w:id="1778671893">
      <w:bodyDiv w:val="1"/>
      <w:marLeft w:val="0"/>
      <w:marRight w:val="0"/>
      <w:marTop w:val="0"/>
      <w:marBottom w:val="0"/>
      <w:divBdr>
        <w:top w:val="none" w:sz="0" w:space="0" w:color="auto"/>
        <w:left w:val="none" w:sz="0" w:space="0" w:color="auto"/>
        <w:bottom w:val="none" w:sz="0" w:space="0" w:color="auto"/>
        <w:right w:val="none" w:sz="0" w:space="0" w:color="auto"/>
      </w:divBdr>
    </w:div>
    <w:div w:id="1779374012">
      <w:bodyDiv w:val="1"/>
      <w:marLeft w:val="0"/>
      <w:marRight w:val="0"/>
      <w:marTop w:val="0"/>
      <w:marBottom w:val="0"/>
      <w:divBdr>
        <w:top w:val="none" w:sz="0" w:space="0" w:color="auto"/>
        <w:left w:val="none" w:sz="0" w:space="0" w:color="auto"/>
        <w:bottom w:val="none" w:sz="0" w:space="0" w:color="auto"/>
        <w:right w:val="none" w:sz="0" w:space="0" w:color="auto"/>
      </w:divBdr>
    </w:div>
    <w:div w:id="1779913960">
      <w:bodyDiv w:val="1"/>
      <w:marLeft w:val="0"/>
      <w:marRight w:val="0"/>
      <w:marTop w:val="0"/>
      <w:marBottom w:val="0"/>
      <w:divBdr>
        <w:top w:val="none" w:sz="0" w:space="0" w:color="auto"/>
        <w:left w:val="none" w:sz="0" w:space="0" w:color="auto"/>
        <w:bottom w:val="none" w:sz="0" w:space="0" w:color="auto"/>
        <w:right w:val="none" w:sz="0" w:space="0" w:color="auto"/>
      </w:divBdr>
      <w:divsChild>
        <w:div w:id="1408456756">
          <w:marLeft w:val="1800"/>
          <w:marRight w:val="0"/>
          <w:marTop w:val="77"/>
          <w:marBottom w:val="0"/>
          <w:divBdr>
            <w:top w:val="none" w:sz="0" w:space="0" w:color="auto"/>
            <w:left w:val="none" w:sz="0" w:space="0" w:color="auto"/>
            <w:bottom w:val="none" w:sz="0" w:space="0" w:color="auto"/>
            <w:right w:val="none" w:sz="0" w:space="0" w:color="auto"/>
          </w:divBdr>
        </w:div>
        <w:div w:id="1489445069">
          <w:marLeft w:val="1166"/>
          <w:marRight w:val="0"/>
          <w:marTop w:val="96"/>
          <w:marBottom w:val="0"/>
          <w:divBdr>
            <w:top w:val="none" w:sz="0" w:space="0" w:color="auto"/>
            <w:left w:val="none" w:sz="0" w:space="0" w:color="auto"/>
            <w:bottom w:val="none" w:sz="0" w:space="0" w:color="auto"/>
            <w:right w:val="none" w:sz="0" w:space="0" w:color="auto"/>
          </w:divBdr>
        </w:div>
        <w:div w:id="1606691310">
          <w:marLeft w:val="547"/>
          <w:marRight w:val="0"/>
          <w:marTop w:val="115"/>
          <w:marBottom w:val="0"/>
          <w:divBdr>
            <w:top w:val="none" w:sz="0" w:space="0" w:color="auto"/>
            <w:left w:val="none" w:sz="0" w:space="0" w:color="auto"/>
            <w:bottom w:val="none" w:sz="0" w:space="0" w:color="auto"/>
            <w:right w:val="none" w:sz="0" w:space="0" w:color="auto"/>
          </w:divBdr>
        </w:div>
        <w:div w:id="1685787330">
          <w:marLeft w:val="1800"/>
          <w:marRight w:val="0"/>
          <w:marTop w:val="77"/>
          <w:marBottom w:val="0"/>
          <w:divBdr>
            <w:top w:val="none" w:sz="0" w:space="0" w:color="auto"/>
            <w:left w:val="none" w:sz="0" w:space="0" w:color="auto"/>
            <w:bottom w:val="none" w:sz="0" w:space="0" w:color="auto"/>
            <w:right w:val="none" w:sz="0" w:space="0" w:color="auto"/>
          </w:divBdr>
        </w:div>
      </w:divsChild>
    </w:div>
    <w:div w:id="1780294292">
      <w:bodyDiv w:val="1"/>
      <w:marLeft w:val="0"/>
      <w:marRight w:val="0"/>
      <w:marTop w:val="0"/>
      <w:marBottom w:val="0"/>
      <w:divBdr>
        <w:top w:val="none" w:sz="0" w:space="0" w:color="auto"/>
        <w:left w:val="none" w:sz="0" w:space="0" w:color="auto"/>
        <w:bottom w:val="none" w:sz="0" w:space="0" w:color="auto"/>
        <w:right w:val="none" w:sz="0" w:space="0" w:color="auto"/>
      </w:divBdr>
    </w:div>
    <w:div w:id="1780834898">
      <w:bodyDiv w:val="1"/>
      <w:marLeft w:val="0"/>
      <w:marRight w:val="0"/>
      <w:marTop w:val="0"/>
      <w:marBottom w:val="0"/>
      <w:divBdr>
        <w:top w:val="none" w:sz="0" w:space="0" w:color="auto"/>
        <w:left w:val="none" w:sz="0" w:space="0" w:color="auto"/>
        <w:bottom w:val="none" w:sz="0" w:space="0" w:color="auto"/>
        <w:right w:val="none" w:sz="0" w:space="0" w:color="auto"/>
      </w:divBdr>
      <w:divsChild>
        <w:div w:id="304360881">
          <w:marLeft w:val="360"/>
          <w:marRight w:val="0"/>
          <w:marTop w:val="200"/>
          <w:marBottom w:val="0"/>
          <w:divBdr>
            <w:top w:val="none" w:sz="0" w:space="0" w:color="auto"/>
            <w:left w:val="none" w:sz="0" w:space="0" w:color="auto"/>
            <w:bottom w:val="none" w:sz="0" w:space="0" w:color="auto"/>
            <w:right w:val="none" w:sz="0" w:space="0" w:color="auto"/>
          </w:divBdr>
        </w:div>
        <w:div w:id="633757604">
          <w:marLeft w:val="1080"/>
          <w:marRight w:val="0"/>
          <w:marTop w:val="100"/>
          <w:marBottom w:val="0"/>
          <w:divBdr>
            <w:top w:val="none" w:sz="0" w:space="0" w:color="auto"/>
            <w:left w:val="none" w:sz="0" w:space="0" w:color="auto"/>
            <w:bottom w:val="none" w:sz="0" w:space="0" w:color="auto"/>
            <w:right w:val="none" w:sz="0" w:space="0" w:color="auto"/>
          </w:divBdr>
        </w:div>
        <w:div w:id="693118478">
          <w:marLeft w:val="1080"/>
          <w:marRight w:val="0"/>
          <w:marTop w:val="100"/>
          <w:marBottom w:val="0"/>
          <w:divBdr>
            <w:top w:val="none" w:sz="0" w:space="0" w:color="auto"/>
            <w:left w:val="none" w:sz="0" w:space="0" w:color="auto"/>
            <w:bottom w:val="none" w:sz="0" w:space="0" w:color="auto"/>
            <w:right w:val="none" w:sz="0" w:space="0" w:color="auto"/>
          </w:divBdr>
        </w:div>
        <w:div w:id="1001855351">
          <w:marLeft w:val="1800"/>
          <w:marRight w:val="0"/>
          <w:marTop w:val="100"/>
          <w:marBottom w:val="0"/>
          <w:divBdr>
            <w:top w:val="none" w:sz="0" w:space="0" w:color="auto"/>
            <w:left w:val="none" w:sz="0" w:space="0" w:color="auto"/>
            <w:bottom w:val="none" w:sz="0" w:space="0" w:color="auto"/>
            <w:right w:val="none" w:sz="0" w:space="0" w:color="auto"/>
          </w:divBdr>
        </w:div>
        <w:div w:id="1725641426">
          <w:marLeft w:val="1080"/>
          <w:marRight w:val="0"/>
          <w:marTop w:val="100"/>
          <w:marBottom w:val="0"/>
          <w:divBdr>
            <w:top w:val="none" w:sz="0" w:space="0" w:color="auto"/>
            <w:left w:val="none" w:sz="0" w:space="0" w:color="auto"/>
            <w:bottom w:val="none" w:sz="0" w:space="0" w:color="auto"/>
            <w:right w:val="none" w:sz="0" w:space="0" w:color="auto"/>
          </w:divBdr>
        </w:div>
        <w:div w:id="1872454230">
          <w:marLeft w:val="1080"/>
          <w:marRight w:val="0"/>
          <w:marTop w:val="100"/>
          <w:marBottom w:val="0"/>
          <w:divBdr>
            <w:top w:val="none" w:sz="0" w:space="0" w:color="auto"/>
            <w:left w:val="none" w:sz="0" w:space="0" w:color="auto"/>
            <w:bottom w:val="none" w:sz="0" w:space="0" w:color="auto"/>
            <w:right w:val="none" w:sz="0" w:space="0" w:color="auto"/>
          </w:divBdr>
        </w:div>
      </w:divsChild>
    </w:div>
    <w:div w:id="1780907798">
      <w:bodyDiv w:val="1"/>
      <w:marLeft w:val="0"/>
      <w:marRight w:val="0"/>
      <w:marTop w:val="0"/>
      <w:marBottom w:val="0"/>
      <w:divBdr>
        <w:top w:val="none" w:sz="0" w:space="0" w:color="auto"/>
        <w:left w:val="none" w:sz="0" w:space="0" w:color="auto"/>
        <w:bottom w:val="none" w:sz="0" w:space="0" w:color="auto"/>
        <w:right w:val="none" w:sz="0" w:space="0" w:color="auto"/>
      </w:divBdr>
    </w:div>
    <w:div w:id="1781072631">
      <w:bodyDiv w:val="1"/>
      <w:marLeft w:val="0"/>
      <w:marRight w:val="0"/>
      <w:marTop w:val="0"/>
      <w:marBottom w:val="0"/>
      <w:divBdr>
        <w:top w:val="none" w:sz="0" w:space="0" w:color="auto"/>
        <w:left w:val="none" w:sz="0" w:space="0" w:color="auto"/>
        <w:bottom w:val="none" w:sz="0" w:space="0" w:color="auto"/>
        <w:right w:val="none" w:sz="0" w:space="0" w:color="auto"/>
      </w:divBdr>
    </w:div>
    <w:div w:id="1783070053">
      <w:bodyDiv w:val="1"/>
      <w:marLeft w:val="0"/>
      <w:marRight w:val="0"/>
      <w:marTop w:val="0"/>
      <w:marBottom w:val="0"/>
      <w:divBdr>
        <w:top w:val="none" w:sz="0" w:space="0" w:color="auto"/>
        <w:left w:val="none" w:sz="0" w:space="0" w:color="auto"/>
        <w:bottom w:val="none" w:sz="0" w:space="0" w:color="auto"/>
        <w:right w:val="none" w:sz="0" w:space="0" w:color="auto"/>
      </w:divBdr>
    </w:div>
    <w:div w:id="1783764577">
      <w:bodyDiv w:val="1"/>
      <w:marLeft w:val="0"/>
      <w:marRight w:val="0"/>
      <w:marTop w:val="0"/>
      <w:marBottom w:val="0"/>
      <w:divBdr>
        <w:top w:val="none" w:sz="0" w:space="0" w:color="auto"/>
        <w:left w:val="none" w:sz="0" w:space="0" w:color="auto"/>
        <w:bottom w:val="none" w:sz="0" w:space="0" w:color="auto"/>
        <w:right w:val="none" w:sz="0" w:space="0" w:color="auto"/>
      </w:divBdr>
    </w:div>
    <w:div w:id="1783962842">
      <w:bodyDiv w:val="1"/>
      <w:marLeft w:val="0"/>
      <w:marRight w:val="0"/>
      <w:marTop w:val="0"/>
      <w:marBottom w:val="0"/>
      <w:divBdr>
        <w:top w:val="none" w:sz="0" w:space="0" w:color="auto"/>
        <w:left w:val="none" w:sz="0" w:space="0" w:color="auto"/>
        <w:bottom w:val="none" w:sz="0" w:space="0" w:color="auto"/>
        <w:right w:val="none" w:sz="0" w:space="0" w:color="auto"/>
      </w:divBdr>
    </w:div>
    <w:div w:id="1784958457">
      <w:bodyDiv w:val="1"/>
      <w:marLeft w:val="0"/>
      <w:marRight w:val="0"/>
      <w:marTop w:val="0"/>
      <w:marBottom w:val="0"/>
      <w:divBdr>
        <w:top w:val="none" w:sz="0" w:space="0" w:color="auto"/>
        <w:left w:val="none" w:sz="0" w:space="0" w:color="auto"/>
        <w:bottom w:val="none" w:sz="0" w:space="0" w:color="auto"/>
        <w:right w:val="none" w:sz="0" w:space="0" w:color="auto"/>
      </w:divBdr>
    </w:div>
    <w:div w:id="1785149853">
      <w:bodyDiv w:val="1"/>
      <w:marLeft w:val="0"/>
      <w:marRight w:val="0"/>
      <w:marTop w:val="0"/>
      <w:marBottom w:val="0"/>
      <w:divBdr>
        <w:top w:val="none" w:sz="0" w:space="0" w:color="auto"/>
        <w:left w:val="none" w:sz="0" w:space="0" w:color="auto"/>
        <w:bottom w:val="none" w:sz="0" w:space="0" w:color="auto"/>
        <w:right w:val="none" w:sz="0" w:space="0" w:color="auto"/>
      </w:divBdr>
      <w:divsChild>
        <w:div w:id="1397505995">
          <w:marLeft w:val="547"/>
          <w:marRight w:val="0"/>
          <w:marTop w:val="115"/>
          <w:marBottom w:val="0"/>
          <w:divBdr>
            <w:top w:val="none" w:sz="0" w:space="0" w:color="auto"/>
            <w:left w:val="none" w:sz="0" w:space="0" w:color="auto"/>
            <w:bottom w:val="none" w:sz="0" w:space="0" w:color="auto"/>
            <w:right w:val="none" w:sz="0" w:space="0" w:color="auto"/>
          </w:divBdr>
        </w:div>
        <w:div w:id="1831750283">
          <w:marLeft w:val="1166"/>
          <w:marRight w:val="0"/>
          <w:marTop w:val="96"/>
          <w:marBottom w:val="0"/>
          <w:divBdr>
            <w:top w:val="none" w:sz="0" w:space="0" w:color="auto"/>
            <w:left w:val="none" w:sz="0" w:space="0" w:color="auto"/>
            <w:bottom w:val="none" w:sz="0" w:space="0" w:color="auto"/>
            <w:right w:val="none" w:sz="0" w:space="0" w:color="auto"/>
          </w:divBdr>
        </w:div>
        <w:div w:id="1943683461">
          <w:marLeft w:val="547"/>
          <w:marRight w:val="0"/>
          <w:marTop w:val="115"/>
          <w:marBottom w:val="0"/>
          <w:divBdr>
            <w:top w:val="none" w:sz="0" w:space="0" w:color="auto"/>
            <w:left w:val="none" w:sz="0" w:space="0" w:color="auto"/>
            <w:bottom w:val="none" w:sz="0" w:space="0" w:color="auto"/>
            <w:right w:val="none" w:sz="0" w:space="0" w:color="auto"/>
          </w:divBdr>
        </w:div>
      </w:divsChild>
    </w:div>
    <w:div w:id="1785156041">
      <w:bodyDiv w:val="1"/>
      <w:marLeft w:val="0"/>
      <w:marRight w:val="0"/>
      <w:marTop w:val="0"/>
      <w:marBottom w:val="0"/>
      <w:divBdr>
        <w:top w:val="none" w:sz="0" w:space="0" w:color="auto"/>
        <w:left w:val="none" w:sz="0" w:space="0" w:color="auto"/>
        <w:bottom w:val="none" w:sz="0" w:space="0" w:color="auto"/>
        <w:right w:val="none" w:sz="0" w:space="0" w:color="auto"/>
      </w:divBdr>
    </w:div>
    <w:div w:id="1786079954">
      <w:bodyDiv w:val="1"/>
      <w:marLeft w:val="0"/>
      <w:marRight w:val="0"/>
      <w:marTop w:val="0"/>
      <w:marBottom w:val="0"/>
      <w:divBdr>
        <w:top w:val="none" w:sz="0" w:space="0" w:color="auto"/>
        <w:left w:val="none" w:sz="0" w:space="0" w:color="auto"/>
        <w:bottom w:val="none" w:sz="0" w:space="0" w:color="auto"/>
        <w:right w:val="none" w:sz="0" w:space="0" w:color="auto"/>
      </w:divBdr>
    </w:div>
    <w:div w:id="1786727229">
      <w:bodyDiv w:val="1"/>
      <w:marLeft w:val="0"/>
      <w:marRight w:val="0"/>
      <w:marTop w:val="0"/>
      <w:marBottom w:val="0"/>
      <w:divBdr>
        <w:top w:val="none" w:sz="0" w:space="0" w:color="auto"/>
        <w:left w:val="none" w:sz="0" w:space="0" w:color="auto"/>
        <w:bottom w:val="none" w:sz="0" w:space="0" w:color="auto"/>
        <w:right w:val="none" w:sz="0" w:space="0" w:color="auto"/>
      </w:divBdr>
      <w:divsChild>
        <w:div w:id="155074314">
          <w:marLeft w:val="1166"/>
          <w:marRight w:val="0"/>
          <w:marTop w:val="96"/>
          <w:marBottom w:val="0"/>
          <w:divBdr>
            <w:top w:val="none" w:sz="0" w:space="0" w:color="auto"/>
            <w:left w:val="none" w:sz="0" w:space="0" w:color="auto"/>
            <w:bottom w:val="none" w:sz="0" w:space="0" w:color="auto"/>
            <w:right w:val="none" w:sz="0" w:space="0" w:color="auto"/>
          </w:divBdr>
        </w:div>
        <w:div w:id="255870559">
          <w:marLeft w:val="1166"/>
          <w:marRight w:val="0"/>
          <w:marTop w:val="96"/>
          <w:marBottom w:val="0"/>
          <w:divBdr>
            <w:top w:val="none" w:sz="0" w:space="0" w:color="auto"/>
            <w:left w:val="none" w:sz="0" w:space="0" w:color="auto"/>
            <w:bottom w:val="none" w:sz="0" w:space="0" w:color="auto"/>
            <w:right w:val="none" w:sz="0" w:space="0" w:color="auto"/>
          </w:divBdr>
        </w:div>
        <w:div w:id="313265523">
          <w:marLeft w:val="1166"/>
          <w:marRight w:val="0"/>
          <w:marTop w:val="96"/>
          <w:marBottom w:val="0"/>
          <w:divBdr>
            <w:top w:val="none" w:sz="0" w:space="0" w:color="auto"/>
            <w:left w:val="none" w:sz="0" w:space="0" w:color="auto"/>
            <w:bottom w:val="none" w:sz="0" w:space="0" w:color="auto"/>
            <w:right w:val="none" w:sz="0" w:space="0" w:color="auto"/>
          </w:divBdr>
        </w:div>
        <w:div w:id="956521411">
          <w:marLeft w:val="547"/>
          <w:marRight w:val="0"/>
          <w:marTop w:val="115"/>
          <w:marBottom w:val="0"/>
          <w:divBdr>
            <w:top w:val="none" w:sz="0" w:space="0" w:color="auto"/>
            <w:left w:val="none" w:sz="0" w:space="0" w:color="auto"/>
            <w:bottom w:val="none" w:sz="0" w:space="0" w:color="auto"/>
            <w:right w:val="none" w:sz="0" w:space="0" w:color="auto"/>
          </w:divBdr>
        </w:div>
        <w:div w:id="1932465831">
          <w:marLeft w:val="547"/>
          <w:marRight w:val="0"/>
          <w:marTop w:val="115"/>
          <w:marBottom w:val="0"/>
          <w:divBdr>
            <w:top w:val="none" w:sz="0" w:space="0" w:color="auto"/>
            <w:left w:val="none" w:sz="0" w:space="0" w:color="auto"/>
            <w:bottom w:val="none" w:sz="0" w:space="0" w:color="auto"/>
            <w:right w:val="none" w:sz="0" w:space="0" w:color="auto"/>
          </w:divBdr>
        </w:div>
        <w:div w:id="1933128653">
          <w:marLeft w:val="1800"/>
          <w:marRight w:val="0"/>
          <w:marTop w:val="77"/>
          <w:marBottom w:val="0"/>
          <w:divBdr>
            <w:top w:val="none" w:sz="0" w:space="0" w:color="auto"/>
            <w:left w:val="none" w:sz="0" w:space="0" w:color="auto"/>
            <w:bottom w:val="none" w:sz="0" w:space="0" w:color="auto"/>
            <w:right w:val="none" w:sz="0" w:space="0" w:color="auto"/>
          </w:divBdr>
        </w:div>
      </w:divsChild>
    </w:div>
    <w:div w:id="1787579387">
      <w:bodyDiv w:val="1"/>
      <w:marLeft w:val="0"/>
      <w:marRight w:val="0"/>
      <w:marTop w:val="0"/>
      <w:marBottom w:val="0"/>
      <w:divBdr>
        <w:top w:val="none" w:sz="0" w:space="0" w:color="auto"/>
        <w:left w:val="none" w:sz="0" w:space="0" w:color="auto"/>
        <w:bottom w:val="none" w:sz="0" w:space="0" w:color="auto"/>
        <w:right w:val="none" w:sz="0" w:space="0" w:color="auto"/>
      </w:divBdr>
      <w:divsChild>
        <w:div w:id="130176748">
          <w:marLeft w:val="547"/>
          <w:marRight w:val="0"/>
          <w:marTop w:val="134"/>
          <w:marBottom w:val="0"/>
          <w:divBdr>
            <w:top w:val="none" w:sz="0" w:space="0" w:color="auto"/>
            <w:left w:val="none" w:sz="0" w:space="0" w:color="auto"/>
            <w:bottom w:val="none" w:sz="0" w:space="0" w:color="auto"/>
            <w:right w:val="none" w:sz="0" w:space="0" w:color="auto"/>
          </w:divBdr>
        </w:div>
        <w:div w:id="459809729">
          <w:marLeft w:val="1166"/>
          <w:marRight w:val="0"/>
          <w:marTop w:val="115"/>
          <w:marBottom w:val="0"/>
          <w:divBdr>
            <w:top w:val="none" w:sz="0" w:space="0" w:color="auto"/>
            <w:left w:val="none" w:sz="0" w:space="0" w:color="auto"/>
            <w:bottom w:val="none" w:sz="0" w:space="0" w:color="auto"/>
            <w:right w:val="none" w:sz="0" w:space="0" w:color="auto"/>
          </w:divBdr>
        </w:div>
        <w:div w:id="1085954401">
          <w:marLeft w:val="1166"/>
          <w:marRight w:val="0"/>
          <w:marTop w:val="115"/>
          <w:marBottom w:val="0"/>
          <w:divBdr>
            <w:top w:val="none" w:sz="0" w:space="0" w:color="auto"/>
            <w:left w:val="none" w:sz="0" w:space="0" w:color="auto"/>
            <w:bottom w:val="none" w:sz="0" w:space="0" w:color="auto"/>
            <w:right w:val="none" w:sz="0" w:space="0" w:color="auto"/>
          </w:divBdr>
        </w:div>
        <w:div w:id="1704555134">
          <w:marLeft w:val="1166"/>
          <w:marRight w:val="0"/>
          <w:marTop w:val="115"/>
          <w:marBottom w:val="0"/>
          <w:divBdr>
            <w:top w:val="none" w:sz="0" w:space="0" w:color="auto"/>
            <w:left w:val="none" w:sz="0" w:space="0" w:color="auto"/>
            <w:bottom w:val="none" w:sz="0" w:space="0" w:color="auto"/>
            <w:right w:val="none" w:sz="0" w:space="0" w:color="auto"/>
          </w:divBdr>
        </w:div>
        <w:div w:id="1840461612">
          <w:marLeft w:val="1166"/>
          <w:marRight w:val="0"/>
          <w:marTop w:val="115"/>
          <w:marBottom w:val="0"/>
          <w:divBdr>
            <w:top w:val="none" w:sz="0" w:space="0" w:color="auto"/>
            <w:left w:val="none" w:sz="0" w:space="0" w:color="auto"/>
            <w:bottom w:val="none" w:sz="0" w:space="0" w:color="auto"/>
            <w:right w:val="none" w:sz="0" w:space="0" w:color="auto"/>
          </w:divBdr>
        </w:div>
      </w:divsChild>
    </w:div>
    <w:div w:id="1787699124">
      <w:bodyDiv w:val="1"/>
      <w:marLeft w:val="0"/>
      <w:marRight w:val="0"/>
      <w:marTop w:val="0"/>
      <w:marBottom w:val="0"/>
      <w:divBdr>
        <w:top w:val="none" w:sz="0" w:space="0" w:color="auto"/>
        <w:left w:val="none" w:sz="0" w:space="0" w:color="auto"/>
        <w:bottom w:val="none" w:sz="0" w:space="0" w:color="auto"/>
        <w:right w:val="none" w:sz="0" w:space="0" w:color="auto"/>
      </w:divBdr>
    </w:div>
    <w:div w:id="1788349784">
      <w:bodyDiv w:val="1"/>
      <w:marLeft w:val="0"/>
      <w:marRight w:val="0"/>
      <w:marTop w:val="0"/>
      <w:marBottom w:val="0"/>
      <w:divBdr>
        <w:top w:val="none" w:sz="0" w:space="0" w:color="auto"/>
        <w:left w:val="none" w:sz="0" w:space="0" w:color="auto"/>
        <w:bottom w:val="none" w:sz="0" w:space="0" w:color="auto"/>
        <w:right w:val="none" w:sz="0" w:space="0" w:color="auto"/>
      </w:divBdr>
      <w:divsChild>
        <w:div w:id="1063406378">
          <w:marLeft w:val="1166"/>
          <w:marRight w:val="0"/>
          <w:marTop w:val="134"/>
          <w:marBottom w:val="0"/>
          <w:divBdr>
            <w:top w:val="none" w:sz="0" w:space="0" w:color="auto"/>
            <w:left w:val="none" w:sz="0" w:space="0" w:color="auto"/>
            <w:bottom w:val="none" w:sz="0" w:space="0" w:color="auto"/>
            <w:right w:val="none" w:sz="0" w:space="0" w:color="auto"/>
          </w:divBdr>
        </w:div>
        <w:div w:id="1297878339">
          <w:marLeft w:val="547"/>
          <w:marRight w:val="0"/>
          <w:marTop w:val="154"/>
          <w:marBottom w:val="0"/>
          <w:divBdr>
            <w:top w:val="none" w:sz="0" w:space="0" w:color="auto"/>
            <w:left w:val="none" w:sz="0" w:space="0" w:color="auto"/>
            <w:bottom w:val="none" w:sz="0" w:space="0" w:color="auto"/>
            <w:right w:val="none" w:sz="0" w:space="0" w:color="auto"/>
          </w:divBdr>
        </w:div>
        <w:div w:id="1597664400">
          <w:marLeft w:val="1166"/>
          <w:marRight w:val="0"/>
          <w:marTop w:val="134"/>
          <w:marBottom w:val="0"/>
          <w:divBdr>
            <w:top w:val="none" w:sz="0" w:space="0" w:color="auto"/>
            <w:left w:val="none" w:sz="0" w:space="0" w:color="auto"/>
            <w:bottom w:val="none" w:sz="0" w:space="0" w:color="auto"/>
            <w:right w:val="none" w:sz="0" w:space="0" w:color="auto"/>
          </w:divBdr>
        </w:div>
      </w:divsChild>
    </w:div>
    <w:div w:id="1788768600">
      <w:bodyDiv w:val="1"/>
      <w:marLeft w:val="0"/>
      <w:marRight w:val="0"/>
      <w:marTop w:val="0"/>
      <w:marBottom w:val="0"/>
      <w:divBdr>
        <w:top w:val="none" w:sz="0" w:space="0" w:color="auto"/>
        <w:left w:val="none" w:sz="0" w:space="0" w:color="auto"/>
        <w:bottom w:val="none" w:sz="0" w:space="0" w:color="auto"/>
        <w:right w:val="none" w:sz="0" w:space="0" w:color="auto"/>
      </w:divBdr>
      <w:divsChild>
        <w:div w:id="159855312">
          <w:marLeft w:val="1166"/>
          <w:marRight w:val="0"/>
          <w:marTop w:val="86"/>
          <w:marBottom w:val="0"/>
          <w:divBdr>
            <w:top w:val="none" w:sz="0" w:space="0" w:color="auto"/>
            <w:left w:val="none" w:sz="0" w:space="0" w:color="auto"/>
            <w:bottom w:val="none" w:sz="0" w:space="0" w:color="auto"/>
            <w:right w:val="none" w:sz="0" w:space="0" w:color="auto"/>
          </w:divBdr>
        </w:div>
        <w:div w:id="454297939">
          <w:marLeft w:val="1166"/>
          <w:marRight w:val="0"/>
          <w:marTop w:val="86"/>
          <w:marBottom w:val="0"/>
          <w:divBdr>
            <w:top w:val="none" w:sz="0" w:space="0" w:color="auto"/>
            <w:left w:val="none" w:sz="0" w:space="0" w:color="auto"/>
            <w:bottom w:val="none" w:sz="0" w:space="0" w:color="auto"/>
            <w:right w:val="none" w:sz="0" w:space="0" w:color="auto"/>
          </w:divBdr>
        </w:div>
        <w:div w:id="495609841">
          <w:marLeft w:val="1800"/>
          <w:marRight w:val="0"/>
          <w:marTop w:val="77"/>
          <w:marBottom w:val="0"/>
          <w:divBdr>
            <w:top w:val="none" w:sz="0" w:space="0" w:color="auto"/>
            <w:left w:val="none" w:sz="0" w:space="0" w:color="auto"/>
            <w:bottom w:val="none" w:sz="0" w:space="0" w:color="auto"/>
            <w:right w:val="none" w:sz="0" w:space="0" w:color="auto"/>
          </w:divBdr>
        </w:div>
        <w:div w:id="729615827">
          <w:marLeft w:val="547"/>
          <w:marRight w:val="0"/>
          <w:marTop w:val="86"/>
          <w:marBottom w:val="0"/>
          <w:divBdr>
            <w:top w:val="none" w:sz="0" w:space="0" w:color="auto"/>
            <w:left w:val="none" w:sz="0" w:space="0" w:color="auto"/>
            <w:bottom w:val="none" w:sz="0" w:space="0" w:color="auto"/>
            <w:right w:val="none" w:sz="0" w:space="0" w:color="auto"/>
          </w:divBdr>
        </w:div>
        <w:div w:id="948270497">
          <w:marLeft w:val="1166"/>
          <w:marRight w:val="0"/>
          <w:marTop w:val="86"/>
          <w:marBottom w:val="0"/>
          <w:divBdr>
            <w:top w:val="none" w:sz="0" w:space="0" w:color="auto"/>
            <w:left w:val="none" w:sz="0" w:space="0" w:color="auto"/>
            <w:bottom w:val="none" w:sz="0" w:space="0" w:color="auto"/>
            <w:right w:val="none" w:sz="0" w:space="0" w:color="auto"/>
          </w:divBdr>
        </w:div>
        <w:div w:id="1170022523">
          <w:marLeft w:val="1800"/>
          <w:marRight w:val="0"/>
          <w:marTop w:val="67"/>
          <w:marBottom w:val="0"/>
          <w:divBdr>
            <w:top w:val="none" w:sz="0" w:space="0" w:color="auto"/>
            <w:left w:val="none" w:sz="0" w:space="0" w:color="auto"/>
            <w:bottom w:val="none" w:sz="0" w:space="0" w:color="auto"/>
            <w:right w:val="none" w:sz="0" w:space="0" w:color="auto"/>
          </w:divBdr>
        </w:div>
        <w:div w:id="1261522737">
          <w:marLeft w:val="1166"/>
          <w:marRight w:val="0"/>
          <w:marTop w:val="86"/>
          <w:marBottom w:val="0"/>
          <w:divBdr>
            <w:top w:val="none" w:sz="0" w:space="0" w:color="auto"/>
            <w:left w:val="none" w:sz="0" w:space="0" w:color="auto"/>
            <w:bottom w:val="none" w:sz="0" w:space="0" w:color="auto"/>
            <w:right w:val="none" w:sz="0" w:space="0" w:color="auto"/>
          </w:divBdr>
        </w:div>
        <w:div w:id="1564173172">
          <w:marLeft w:val="1166"/>
          <w:marRight w:val="0"/>
          <w:marTop w:val="86"/>
          <w:marBottom w:val="0"/>
          <w:divBdr>
            <w:top w:val="none" w:sz="0" w:space="0" w:color="auto"/>
            <w:left w:val="none" w:sz="0" w:space="0" w:color="auto"/>
            <w:bottom w:val="none" w:sz="0" w:space="0" w:color="auto"/>
            <w:right w:val="none" w:sz="0" w:space="0" w:color="auto"/>
          </w:divBdr>
        </w:div>
        <w:div w:id="1580603471">
          <w:marLeft w:val="1166"/>
          <w:marRight w:val="0"/>
          <w:marTop w:val="86"/>
          <w:marBottom w:val="0"/>
          <w:divBdr>
            <w:top w:val="none" w:sz="0" w:space="0" w:color="auto"/>
            <w:left w:val="none" w:sz="0" w:space="0" w:color="auto"/>
            <w:bottom w:val="none" w:sz="0" w:space="0" w:color="auto"/>
            <w:right w:val="none" w:sz="0" w:space="0" w:color="auto"/>
          </w:divBdr>
        </w:div>
        <w:div w:id="1615359256">
          <w:marLeft w:val="1800"/>
          <w:marRight w:val="0"/>
          <w:marTop w:val="77"/>
          <w:marBottom w:val="0"/>
          <w:divBdr>
            <w:top w:val="none" w:sz="0" w:space="0" w:color="auto"/>
            <w:left w:val="none" w:sz="0" w:space="0" w:color="auto"/>
            <w:bottom w:val="none" w:sz="0" w:space="0" w:color="auto"/>
            <w:right w:val="none" w:sz="0" w:space="0" w:color="auto"/>
          </w:divBdr>
        </w:div>
        <w:div w:id="2038769310">
          <w:marLeft w:val="1800"/>
          <w:marRight w:val="0"/>
          <w:marTop w:val="67"/>
          <w:marBottom w:val="0"/>
          <w:divBdr>
            <w:top w:val="none" w:sz="0" w:space="0" w:color="auto"/>
            <w:left w:val="none" w:sz="0" w:space="0" w:color="auto"/>
            <w:bottom w:val="none" w:sz="0" w:space="0" w:color="auto"/>
            <w:right w:val="none" w:sz="0" w:space="0" w:color="auto"/>
          </w:divBdr>
        </w:div>
        <w:div w:id="2104177871">
          <w:marLeft w:val="1800"/>
          <w:marRight w:val="0"/>
          <w:marTop w:val="77"/>
          <w:marBottom w:val="0"/>
          <w:divBdr>
            <w:top w:val="none" w:sz="0" w:space="0" w:color="auto"/>
            <w:left w:val="none" w:sz="0" w:space="0" w:color="auto"/>
            <w:bottom w:val="none" w:sz="0" w:space="0" w:color="auto"/>
            <w:right w:val="none" w:sz="0" w:space="0" w:color="auto"/>
          </w:divBdr>
        </w:div>
      </w:divsChild>
    </w:div>
    <w:div w:id="1789348580">
      <w:bodyDiv w:val="1"/>
      <w:marLeft w:val="0"/>
      <w:marRight w:val="0"/>
      <w:marTop w:val="0"/>
      <w:marBottom w:val="0"/>
      <w:divBdr>
        <w:top w:val="none" w:sz="0" w:space="0" w:color="auto"/>
        <w:left w:val="none" w:sz="0" w:space="0" w:color="auto"/>
        <w:bottom w:val="none" w:sz="0" w:space="0" w:color="auto"/>
        <w:right w:val="none" w:sz="0" w:space="0" w:color="auto"/>
      </w:divBdr>
    </w:div>
    <w:div w:id="1789622297">
      <w:bodyDiv w:val="1"/>
      <w:marLeft w:val="0"/>
      <w:marRight w:val="0"/>
      <w:marTop w:val="0"/>
      <w:marBottom w:val="0"/>
      <w:divBdr>
        <w:top w:val="none" w:sz="0" w:space="0" w:color="auto"/>
        <w:left w:val="none" w:sz="0" w:space="0" w:color="auto"/>
        <w:bottom w:val="none" w:sz="0" w:space="0" w:color="auto"/>
        <w:right w:val="none" w:sz="0" w:space="0" w:color="auto"/>
      </w:divBdr>
    </w:div>
    <w:div w:id="1789661887">
      <w:bodyDiv w:val="1"/>
      <w:marLeft w:val="0"/>
      <w:marRight w:val="0"/>
      <w:marTop w:val="0"/>
      <w:marBottom w:val="0"/>
      <w:divBdr>
        <w:top w:val="none" w:sz="0" w:space="0" w:color="auto"/>
        <w:left w:val="none" w:sz="0" w:space="0" w:color="auto"/>
        <w:bottom w:val="none" w:sz="0" w:space="0" w:color="auto"/>
        <w:right w:val="none" w:sz="0" w:space="0" w:color="auto"/>
      </w:divBdr>
    </w:div>
    <w:div w:id="1790586477">
      <w:bodyDiv w:val="1"/>
      <w:marLeft w:val="0"/>
      <w:marRight w:val="0"/>
      <w:marTop w:val="0"/>
      <w:marBottom w:val="0"/>
      <w:divBdr>
        <w:top w:val="none" w:sz="0" w:space="0" w:color="auto"/>
        <w:left w:val="none" w:sz="0" w:space="0" w:color="auto"/>
        <w:bottom w:val="none" w:sz="0" w:space="0" w:color="auto"/>
        <w:right w:val="none" w:sz="0" w:space="0" w:color="auto"/>
      </w:divBdr>
    </w:div>
    <w:div w:id="1790706473">
      <w:bodyDiv w:val="1"/>
      <w:marLeft w:val="0"/>
      <w:marRight w:val="0"/>
      <w:marTop w:val="0"/>
      <w:marBottom w:val="0"/>
      <w:divBdr>
        <w:top w:val="none" w:sz="0" w:space="0" w:color="auto"/>
        <w:left w:val="none" w:sz="0" w:space="0" w:color="auto"/>
        <w:bottom w:val="none" w:sz="0" w:space="0" w:color="auto"/>
        <w:right w:val="none" w:sz="0" w:space="0" w:color="auto"/>
      </w:divBdr>
    </w:div>
    <w:div w:id="1790783805">
      <w:bodyDiv w:val="1"/>
      <w:marLeft w:val="0"/>
      <w:marRight w:val="0"/>
      <w:marTop w:val="0"/>
      <w:marBottom w:val="0"/>
      <w:divBdr>
        <w:top w:val="none" w:sz="0" w:space="0" w:color="auto"/>
        <w:left w:val="none" w:sz="0" w:space="0" w:color="auto"/>
        <w:bottom w:val="none" w:sz="0" w:space="0" w:color="auto"/>
        <w:right w:val="none" w:sz="0" w:space="0" w:color="auto"/>
      </w:divBdr>
      <w:divsChild>
        <w:div w:id="214700678">
          <w:marLeft w:val="1800"/>
          <w:marRight w:val="0"/>
          <w:marTop w:val="82"/>
          <w:marBottom w:val="0"/>
          <w:divBdr>
            <w:top w:val="none" w:sz="0" w:space="0" w:color="auto"/>
            <w:left w:val="none" w:sz="0" w:space="0" w:color="auto"/>
            <w:bottom w:val="none" w:sz="0" w:space="0" w:color="auto"/>
            <w:right w:val="none" w:sz="0" w:space="0" w:color="auto"/>
          </w:divBdr>
        </w:div>
        <w:div w:id="595552660">
          <w:marLeft w:val="1166"/>
          <w:marRight w:val="0"/>
          <w:marTop w:val="96"/>
          <w:marBottom w:val="0"/>
          <w:divBdr>
            <w:top w:val="none" w:sz="0" w:space="0" w:color="auto"/>
            <w:left w:val="none" w:sz="0" w:space="0" w:color="auto"/>
            <w:bottom w:val="none" w:sz="0" w:space="0" w:color="auto"/>
            <w:right w:val="none" w:sz="0" w:space="0" w:color="auto"/>
          </w:divBdr>
        </w:div>
        <w:div w:id="708724891">
          <w:marLeft w:val="547"/>
          <w:marRight w:val="0"/>
          <w:marTop w:val="115"/>
          <w:marBottom w:val="0"/>
          <w:divBdr>
            <w:top w:val="none" w:sz="0" w:space="0" w:color="auto"/>
            <w:left w:val="none" w:sz="0" w:space="0" w:color="auto"/>
            <w:bottom w:val="none" w:sz="0" w:space="0" w:color="auto"/>
            <w:right w:val="none" w:sz="0" w:space="0" w:color="auto"/>
          </w:divBdr>
        </w:div>
        <w:div w:id="906107191">
          <w:marLeft w:val="1800"/>
          <w:marRight w:val="0"/>
          <w:marTop w:val="82"/>
          <w:marBottom w:val="0"/>
          <w:divBdr>
            <w:top w:val="none" w:sz="0" w:space="0" w:color="auto"/>
            <w:left w:val="none" w:sz="0" w:space="0" w:color="auto"/>
            <w:bottom w:val="none" w:sz="0" w:space="0" w:color="auto"/>
            <w:right w:val="none" w:sz="0" w:space="0" w:color="auto"/>
          </w:divBdr>
        </w:div>
        <w:div w:id="1105807844">
          <w:marLeft w:val="1166"/>
          <w:marRight w:val="0"/>
          <w:marTop w:val="96"/>
          <w:marBottom w:val="0"/>
          <w:divBdr>
            <w:top w:val="none" w:sz="0" w:space="0" w:color="auto"/>
            <w:left w:val="none" w:sz="0" w:space="0" w:color="auto"/>
            <w:bottom w:val="none" w:sz="0" w:space="0" w:color="auto"/>
            <w:right w:val="none" w:sz="0" w:space="0" w:color="auto"/>
          </w:divBdr>
        </w:div>
        <w:div w:id="1267881074">
          <w:marLeft w:val="1800"/>
          <w:marRight w:val="0"/>
          <w:marTop w:val="82"/>
          <w:marBottom w:val="0"/>
          <w:divBdr>
            <w:top w:val="none" w:sz="0" w:space="0" w:color="auto"/>
            <w:left w:val="none" w:sz="0" w:space="0" w:color="auto"/>
            <w:bottom w:val="none" w:sz="0" w:space="0" w:color="auto"/>
            <w:right w:val="none" w:sz="0" w:space="0" w:color="auto"/>
          </w:divBdr>
        </w:div>
        <w:div w:id="1791045680">
          <w:marLeft w:val="1166"/>
          <w:marRight w:val="0"/>
          <w:marTop w:val="96"/>
          <w:marBottom w:val="0"/>
          <w:divBdr>
            <w:top w:val="none" w:sz="0" w:space="0" w:color="auto"/>
            <w:left w:val="none" w:sz="0" w:space="0" w:color="auto"/>
            <w:bottom w:val="none" w:sz="0" w:space="0" w:color="auto"/>
            <w:right w:val="none" w:sz="0" w:space="0" w:color="auto"/>
          </w:divBdr>
        </w:div>
      </w:divsChild>
    </w:div>
    <w:div w:id="1790857509">
      <w:bodyDiv w:val="1"/>
      <w:marLeft w:val="0"/>
      <w:marRight w:val="0"/>
      <w:marTop w:val="0"/>
      <w:marBottom w:val="0"/>
      <w:divBdr>
        <w:top w:val="none" w:sz="0" w:space="0" w:color="auto"/>
        <w:left w:val="none" w:sz="0" w:space="0" w:color="auto"/>
        <w:bottom w:val="none" w:sz="0" w:space="0" w:color="auto"/>
        <w:right w:val="none" w:sz="0" w:space="0" w:color="auto"/>
      </w:divBdr>
    </w:div>
    <w:div w:id="1791586418">
      <w:bodyDiv w:val="1"/>
      <w:marLeft w:val="0"/>
      <w:marRight w:val="0"/>
      <w:marTop w:val="0"/>
      <w:marBottom w:val="0"/>
      <w:divBdr>
        <w:top w:val="none" w:sz="0" w:space="0" w:color="auto"/>
        <w:left w:val="none" w:sz="0" w:space="0" w:color="auto"/>
        <w:bottom w:val="none" w:sz="0" w:space="0" w:color="auto"/>
        <w:right w:val="none" w:sz="0" w:space="0" w:color="auto"/>
      </w:divBdr>
      <w:divsChild>
        <w:div w:id="25907841">
          <w:marLeft w:val="2074"/>
          <w:marRight w:val="0"/>
          <w:marTop w:val="67"/>
          <w:marBottom w:val="0"/>
          <w:divBdr>
            <w:top w:val="none" w:sz="0" w:space="0" w:color="auto"/>
            <w:left w:val="none" w:sz="0" w:space="0" w:color="auto"/>
            <w:bottom w:val="none" w:sz="0" w:space="0" w:color="auto"/>
            <w:right w:val="none" w:sz="0" w:space="0" w:color="auto"/>
          </w:divBdr>
        </w:div>
        <w:div w:id="331299753">
          <w:marLeft w:val="720"/>
          <w:marRight w:val="0"/>
          <w:marTop w:val="86"/>
          <w:marBottom w:val="0"/>
          <w:divBdr>
            <w:top w:val="none" w:sz="0" w:space="0" w:color="auto"/>
            <w:left w:val="none" w:sz="0" w:space="0" w:color="auto"/>
            <w:bottom w:val="none" w:sz="0" w:space="0" w:color="auto"/>
            <w:right w:val="none" w:sz="0" w:space="0" w:color="auto"/>
          </w:divBdr>
        </w:div>
        <w:div w:id="641732955">
          <w:marLeft w:val="2074"/>
          <w:marRight w:val="0"/>
          <w:marTop w:val="53"/>
          <w:marBottom w:val="0"/>
          <w:divBdr>
            <w:top w:val="none" w:sz="0" w:space="0" w:color="auto"/>
            <w:left w:val="none" w:sz="0" w:space="0" w:color="auto"/>
            <w:bottom w:val="none" w:sz="0" w:space="0" w:color="auto"/>
            <w:right w:val="none" w:sz="0" w:space="0" w:color="auto"/>
          </w:divBdr>
        </w:div>
        <w:div w:id="706108151">
          <w:marLeft w:val="2074"/>
          <w:marRight w:val="0"/>
          <w:marTop w:val="53"/>
          <w:marBottom w:val="0"/>
          <w:divBdr>
            <w:top w:val="none" w:sz="0" w:space="0" w:color="auto"/>
            <w:left w:val="none" w:sz="0" w:space="0" w:color="auto"/>
            <w:bottom w:val="none" w:sz="0" w:space="0" w:color="auto"/>
            <w:right w:val="none" w:sz="0" w:space="0" w:color="auto"/>
          </w:divBdr>
        </w:div>
        <w:div w:id="763035724">
          <w:marLeft w:val="720"/>
          <w:marRight w:val="0"/>
          <w:marTop w:val="86"/>
          <w:marBottom w:val="0"/>
          <w:divBdr>
            <w:top w:val="none" w:sz="0" w:space="0" w:color="auto"/>
            <w:left w:val="none" w:sz="0" w:space="0" w:color="auto"/>
            <w:bottom w:val="none" w:sz="0" w:space="0" w:color="auto"/>
            <w:right w:val="none" w:sz="0" w:space="0" w:color="auto"/>
          </w:divBdr>
        </w:div>
        <w:div w:id="787313571">
          <w:marLeft w:val="1354"/>
          <w:marRight w:val="0"/>
          <w:marTop w:val="77"/>
          <w:marBottom w:val="0"/>
          <w:divBdr>
            <w:top w:val="none" w:sz="0" w:space="0" w:color="auto"/>
            <w:left w:val="none" w:sz="0" w:space="0" w:color="auto"/>
            <w:bottom w:val="none" w:sz="0" w:space="0" w:color="auto"/>
            <w:right w:val="none" w:sz="0" w:space="0" w:color="auto"/>
          </w:divBdr>
        </w:div>
        <w:div w:id="843663455">
          <w:marLeft w:val="1354"/>
          <w:marRight w:val="0"/>
          <w:marTop w:val="77"/>
          <w:marBottom w:val="0"/>
          <w:divBdr>
            <w:top w:val="none" w:sz="0" w:space="0" w:color="auto"/>
            <w:left w:val="none" w:sz="0" w:space="0" w:color="auto"/>
            <w:bottom w:val="none" w:sz="0" w:space="0" w:color="auto"/>
            <w:right w:val="none" w:sz="0" w:space="0" w:color="auto"/>
          </w:divBdr>
        </w:div>
        <w:div w:id="879980697">
          <w:marLeft w:val="720"/>
          <w:marRight w:val="0"/>
          <w:marTop w:val="86"/>
          <w:marBottom w:val="0"/>
          <w:divBdr>
            <w:top w:val="none" w:sz="0" w:space="0" w:color="auto"/>
            <w:left w:val="none" w:sz="0" w:space="0" w:color="auto"/>
            <w:bottom w:val="none" w:sz="0" w:space="0" w:color="auto"/>
            <w:right w:val="none" w:sz="0" w:space="0" w:color="auto"/>
          </w:divBdr>
        </w:div>
        <w:div w:id="1229652897">
          <w:marLeft w:val="1354"/>
          <w:marRight w:val="0"/>
          <w:marTop w:val="77"/>
          <w:marBottom w:val="0"/>
          <w:divBdr>
            <w:top w:val="none" w:sz="0" w:space="0" w:color="auto"/>
            <w:left w:val="none" w:sz="0" w:space="0" w:color="auto"/>
            <w:bottom w:val="none" w:sz="0" w:space="0" w:color="auto"/>
            <w:right w:val="none" w:sz="0" w:space="0" w:color="auto"/>
          </w:divBdr>
        </w:div>
        <w:div w:id="1625233376">
          <w:marLeft w:val="1166"/>
          <w:marRight w:val="0"/>
          <w:marTop w:val="77"/>
          <w:marBottom w:val="0"/>
          <w:divBdr>
            <w:top w:val="none" w:sz="0" w:space="0" w:color="auto"/>
            <w:left w:val="none" w:sz="0" w:space="0" w:color="auto"/>
            <w:bottom w:val="none" w:sz="0" w:space="0" w:color="auto"/>
            <w:right w:val="none" w:sz="0" w:space="0" w:color="auto"/>
          </w:divBdr>
        </w:div>
        <w:div w:id="1630551554">
          <w:marLeft w:val="2074"/>
          <w:marRight w:val="0"/>
          <w:marTop w:val="67"/>
          <w:marBottom w:val="0"/>
          <w:divBdr>
            <w:top w:val="none" w:sz="0" w:space="0" w:color="auto"/>
            <w:left w:val="none" w:sz="0" w:space="0" w:color="auto"/>
            <w:bottom w:val="none" w:sz="0" w:space="0" w:color="auto"/>
            <w:right w:val="none" w:sz="0" w:space="0" w:color="auto"/>
          </w:divBdr>
        </w:div>
        <w:div w:id="1768501845">
          <w:marLeft w:val="1354"/>
          <w:marRight w:val="0"/>
          <w:marTop w:val="77"/>
          <w:marBottom w:val="0"/>
          <w:divBdr>
            <w:top w:val="none" w:sz="0" w:space="0" w:color="auto"/>
            <w:left w:val="none" w:sz="0" w:space="0" w:color="auto"/>
            <w:bottom w:val="none" w:sz="0" w:space="0" w:color="auto"/>
            <w:right w:val="none" w:sz="0" w:space="0" w:color="auto"/>
          </w:divBdr>
        </w:div>
        <w:div w:id="1875076707">
          <w:marLeft w:val="547"/>
          <w:marRight w:val="0"/>
          <w:marTop w:val="86"/>
          <w:marBottom w:val="0"/>
          <w:divBdr>
            <w:top w:val="none" w:sz="0" w:space="0" w:color="auto"/>
            <w:left w:val="none" w:sz="0" w:space="0" w:color="auto"/>
            <w:bottom w:val="none" w:sz="0" w:space="0" w:color="auto"/>
            <w:right w:val="none" w:sz="0" w:space="0" w:color="auto"/>
          </w:divBdr>
        </w:div>
        <w:div w:id="1924219287">
          <w:marLeft w:val="1354"/>
          <w:marRight w:val="0"/>
          <w:marTop w:val="77"/>
          <w:marBottom w:val="0"/>
          <w:divBdr>
            <w:top w:val="none" w:sz="0" w:space="0" w:color="auto"/>
            <w:left w:val="none" w:sz="0" w:space="0" w:color="auto"/>
            <w:bottom w:val="none" w:sz="0" w:space="0" w:color="auto"/>
            <w:right w:val="none" w:sz="0" w:space="0" w:color="auto"/>
          </w:divBdr>
        </w:div>
        <w:div w:id="1974946014">
          <w:marLeft w:val="720"/>
          <w:marRight w:val="0"/>
          <w:marTop w:val="86"/>
          <w:marBottom w:val="0"/>
          <w:divBdr>
            <w:top w:val="none" w:sz="0" w:space="0" w:color="auto"/>
            <w:left w:val="none" w:sz="0" w:space="0" w:color="auto"/>
            <w:bottom w:val="none" w:sz="0" w:space="0" w:color="auto"/>
            <w:right w:val="none" w:sz="0" w:space="0" w:color="auto"/>
          </w:divBdr>
        </w:div>
        <w:div w:id="2136747605">
          <w:marLeft w:val="2074"/>
          <w:marRight w:val="0"/>
          <w:marTop w:val="53"/>
          <w:marBottom w:val="0"/>
          <w:divBdr>
            <w:top w:val="none" w:sz="0" w:space="0" w:color="auto"/>
            <w:left w:val="none" w:sz="0" w:space="0" w:color="auto"/>
            <w:bottom w:val="none" w:sz="0" w:space="0" w:color="auto"/>
            <w:right w:val="none" w:sz="0" w:space="0" w:color="auto"/>
          </w:divBdr>
        </w:div>
      </w:divsChild>
    </w:div>
    <w:div w:id="1791702283">
      <w:bodyDiv w:val="1"/>
      <w:marLeft w:val="0"/>
      <w:marRight w:val="0"/>
      <w:marTop w:val="0"/>
      <w:marBottom w:val="0"/>
      <w:divBdr>
        <w:top w:val="none" w:sz="0" w:space="0" w:color="auto"/>
        <w:left w:val="none" w:sz="0" w:space="0" w:color="auto"/>
        <w:bottom w:val="none" w:sz="0" w:space="0" w:color="auto"/>
        <w:right w:val="none" w:sz="0" w:space="0" w:color="auto"/>
      </w:divBdr>
    </w:div>
    <w:div w:id="1792240952">
      <w:bodyDiv w:val="1"/>
      <w:marLeft w:val="0"/>
      <w:marRight w:val="0"/>
      <w:marTop w:val="0"/>
      <w:marBottom w:val="0"/>
      <w:divBdr>
        <w:top w:val="none" w:sz="0" w:space="0" w:color="auto"/>
        <w:left w:val="none" w:sz="0" w:space="0" w:color="auto"/>
        <w:bottom w:val="none" w:sz="0" w:space="0" w:color="auto"/>
        <w:right w:val="none" w:sz="0" w:space="0" w:color="auto"/>
      </w:divBdr>
      <w:divsChild>
        <w:div w:id="1149782630">
          <w:marLeft w:val="1166"/>
          <w:marRight w:val="0"/>
          <w:marTop w:val="115"/>
          <w:marBottom w:val="0"/>
          <w:divBdr>
            <w:top w:val="none" w:sz="0" w:space="0" w:color="auto"/>
            <w:left w:val="none" w:sz="0" w:space="0" w:color="auto"/>
            <w:bottom w:val="none" w:sz="0" w:space="0" w:color="auto"/>
            <w:right w:val="none" w:sz="0" w:space="0" w:color="auto"/>
          </w:divBdr>
        </w:div>
        <w:div w:id="1400981208">
          <w:marLeft w:val="1166"/>
          <w:marRight w:val="0"/>
          <w:marTop w:val="115"/>
          <w:marBottom w:val="0"/>
          <w:divBdr>
            <w:top w:val="none" w:sz="0" w:space="0" w:color="auto"/>
            <w:left w:val="none" w:sz="0" w:space="0" w:color="auto"/>
            <w:bottom w:val="none" w:sz="0" w:space="0" w:color="auto"/>
            <w:right w:val="none" w:sz="0" w:space="0" w:color="auto"/>
          </w:divBdr>
        </w:div>
        <w:div w:id="2026133446">
          <w:marLeft w:val="547"/>
          <w:marRight w:val="0"/>
          <w:marTop w:val="134"/>
          <w:marBottom w:val="0"/>
          <w:divBdr>
            <w:top w:val="none" w:sz="0" w:space="0" w:color="auto"/>
            <w:left w:val="none" w:sz="0" w:space="0" w:color="auto"/>
            <w:bottom w:val="none" w:sz="0" w:space="0" w:color="auto"/>
            <w:right w:val="none" w:sz="0" w:space="0" w:color="auto"/>
          </w:divBdr>
        </w:div>
        <w:div w:id="2102682634">
          <w:marLeft w:val="1166"/>
          <w:marRight w:val="0"/>
          <w:marTop w:val="115"/>
          <w:marBottom w:val="0"/>
          <w:divBdr>
            <w:top w:val="none" w:sz="0" w:space="0" w:color="auto"/>
            <w:left w:val="none" w:sz="0" w:space="0" w:color="auto"/>
            <w:bottom w:val="none" w:sz="0" w:space="0" w:color="auto"/>
            <w:right w:val="none" w:sz="0" w:space="0" w:color="auto"/>
          </w:divBdr>
        </w:div>
      </w:divsChild>
    </w:div>
    <w:div w:id="1792482088">
      <w:bodyDiv w:val="1"/>
      <w:marLeft w:val="0"/>
      <w:marRight w:val="0"/>
      <w:marTop w:val="0"/>
      <w:marBottom w:val="0"/>
      <w:divBdr>
        <w:top w:val="none" w:sz="0" w:space="0" w:color="auto"/>
        <w:left w:val="none" w:sz="0" w:space="0" w:color="auto"/>
        <w:bottom w:val="none" w:sz="0" w:space="0" w:color="auto"/>
        <w:right w:val="none" w:sz="0" w:space="0" w:color="auto"/>
      </w:divBdr>
      <w:divsChild>
        <w:div w:id="283779367">
          <w:marLeft w:val="1800"/>
          <w:marRight w:val="0"/>
          <w:marTop w:val="77"/>
          <w:marBottom w:val="0"/>
          <w:divBdr>
            <w:top w:val="none" w:sz="0" w:space="0" w:color="auto"/>
            <w:left w:val="none" w:sz="0" w:space="0" w:color="auto"/>
            <w:bottom w:val="none" w:sz="0" w:space="0" w:color="auto"/>
            <w:right w:val="none" w:sz="0" w:space="0" w:color="auto"/>
          </w:divBdr>
        </w:div>
        <w:div w:id="370493649">
          <w:marLeft w:val="2520"/>
          <w:marRight w:val="0"/>
          <w:marTop w:val="58"/>
          <w:marBottom w:val="0"/>
          <w:divBdr>
            <w:top w:val="none" w:sz="0" w:space="0" w:color="auto"/>
            <w:left w:val="none" w:sz="0" w:space="0" w:color="auto"/>
            <w:bottom w:val="none" w:sz="0" w:space="0" w:color="auto"/>
            <w:right w:val="none" w:sz="0" w:space="0" w:color="auto"/>
          </w:divBdr>
        </w:div>
        <w:div w:id="540166670">
          <w:marLeft w:val="1166"/>
          <w:marRight w:val="0"/>
          <w:marTop w:val="96"/>
          <w:marBottom w:val="0"/>
          <w:divBdr>
            <w:top w:val="none" w:sz="0" w:space="0" w:color="auto"/>
            <w:left w:val="none" w:sz="0" w:space="0" w:color="auto"/>
            <w:bottom w:val="none" w:sz="0" w:space="0" w:color="auto"/>
            <w:right w:val="none" w:sz="0" w:space="0" w:color="auto"/>
          </w:divBdr>
        </w:div>
        <w:div w:id="541408446">
          <w:marLeft w:val="1166"/>
          <w:marRight w:val="0"/>
          <w:marTop w:val="96"/>
          <w:marBottom w:val="0"/>
          <w:divBdr>
            <w:top w:val="none" w:sz="0" w:space="0" w:color="auto"/>
            <w:left w:val="none" w:sz="0" w:space="0" w:color="auto"/>
            <w:bottom w:val="none" w:sz="0" w:space="0" w:color="auto"/>
            <w:right w:val="none" w:sz="0" w:space="0" w:color="auto"/>
          </w:divBdr>
        </w:div>
        <w:div w:id="583807809">
          <w:marLeft w:val="1166"/>
          <w:marRight w:val="0"/>
          <w:marTop w:val="96"/>
          <w:marBottom w:val="0"/>
          <w:divBdr>
            <w:top w:val="none" w:sz="0" w:space="0" w:color="auto"/>
            <w:left w:val="none" w:sz="0" w:space="0" w:color="auto"/>
            <w:bottom w:val="none" w:sz="0" w:space="0" w:color="auto"/>
            <w:right w:val="none" w:sz="0" w:space="0" w:color="auto"/>
          </w:divBdr>
        </w:div>
        <w:div w:id="682706528">
          <w:marLeft w:val="2520"/>
          <w:marRight w:val="0"/>
          <w:marTop w:val="58"/>
          <w:marBottom w:val="0"/>
          <w:divBdr>
            <w:top w:val="none" w:sz="0" w:space="0" w:color="auto"/>
            <w:left w:val="none" w:sz="0" w:space="0" w:color="auto"/>
            <w:bottom w:val="none" w:sz="0" w:space="0" w:color="auto"/>
            <w:right w:val="none" w:sz="0" w:space="0" w:color="auto"/>
          </w:divBdr>
        </w:div>
        <w:div w:id="771128907">
          <w:marLeft w:val="1800"/>
          <w:marRight w:val="0"/>
          <w:marTop w:val="77"/>
          <w:marBottom w:val="0"/>
          <w:divBdr>
            <w:top w:val="none" w:sz="0" w:space="0" w:color="auto"/>
            <w:left w:val="none" w:sz="0" w:space="0" w:color="auto"/>
            <w:bottom w:val="none" w:sz="0" w:space="0" w:color="auto"/>
            <w:right w:val="none" w:sz="0" w:space="0" w:color="auto"/>
          </w:divBdr>
        </w:div>
        <w:div w:id="802767651">
          <w:marLeft w:val="547"/>
          <w:marRight w:val="0"/>
          <w:marTop w:val="115"/>
          <w:marBottom w:val="0"/>
          <w:divBdr>
            <w:top w:val="none" w:sz="0" w:space="0" w:color="auto"/>
            <w:left w:val="none" w:sz="0" w:space="0" w:color="auto"/>
            <w:bottom w:val="none" w:sz="0" w:space="0" w:color="auto"/>
            <w:right w:val="none" w:sz="0" w:space="0" w:color="auto"/>
          </w:divBdr>
        </w:div>
        <w:div w:id="1126465068">
          <w:marLeft w:val="547"/>
          <w:marRight w:val="0"/>
          <w:marTop w:val="115"/>
          <w:marBottom w:val="0"/>
          <w:divBdr>
            <w:top w:val="none" w:sz="0" w:space="0" w:color="auto"/>
            <w:left w:val="none" w:sz="0" w:space="0" w:color="auto"/>
            <w:bottom w:val="none" w:sz="0" w:space="0" w:color="auto"/>
            <w:right w:val="none" w:sz="0" w:space="0" w:color="auto"/>
          </w:divBdr>
        </w:div>
        <w:div w:id="1582717295">
          <w:marLeft w:val="2520"/>
          <w:marRight w:val="0"/>
          <w:marTop w:val="58"/>
          <w:marBottom w:val="0"/>
          <w:divBdr>
            <w:top w:val="none" w:sz="0" w:space="0" w:color="auto"/>
            <w:left w:val="none" w:sz="0" w:space="0" w:color="auto"/>
            <w:bottom w:val="none" w:sz="0" w:space="0" w:color="auto"/>
            <w:right w:val="none" w:sz="0" w:space="0" w:color="auto"/>
          </w:divBdr>
        </w:div>
        <w:div w:id="2009281944">
          <w:marLeft w:val="1800"/>
          <w:marRight w:val="0"/>
          <w:marTop w:val="77"/>
          <w:marBottom w:val="0"/>
          <w:divBdr>
            <w:top w:val="none" w:sz="0" w:space="0" w:color="auto"/>
            <w:left w:val="none" w:sz="0" w:space="0" w:color="auto"/>
            <w:bottom w:val="none" w:sz="0" w:space="0" w:color="auto"/>
            <w:right w:val="none" w:sz="0" w:space="0" w:color="auto"/>
          </w:divBdr>
        </w:div>
      </w:divsChild>
    </w:div>
    <w:div w:id="1793549972">
      <w:bodyDiv w:val="1"/>
      <w:marLeft w:val="0"/>
      <w:marRight w:val="0"/>
      <w:marTop w:val="0"/>
      <w:marBottom w:val="0"/>
      <w:divBdr>
        <w:top w:val="none" w:sz="0" w:space="0" w:color="auto"/>
        <w:left w:val="none" w:sz="0" w:space="0" w:color="auto"/>
        <w:bottom w:val="none" w:sz="0" w:space="0" w:color="auto"/>
        <w:right w:val="none" w:sz="0" w:space="0" w:color="auto"/>
      </w:divBdr>
    </w:div>
    <w:div w:id="1794857867">
      <w:bodyDiv w:val="1"/>
      <w:marLeft w:val="0"/>
      <w:marRight w:val="0"/>
      <w:marTop w:val="0"/>
      <w:marBottom w:val="0"/>
      <w:divBdr>
        <w:top w:val="none" w:sz="0" w:space="0" w:color="auto"/>
        <w:left w:val="none" w:sz="0" w:space="0" w:color="auto"/>
        <w:bottom w:val="none" w:sz="0" w:space="0" w:color="auto"/>
        <w:right w:val="none" w:sz="0" w:space="0" w:color="auto"/>
      </w:divBdr>
    </w:div>
    <w:div w:id="1794984738">
      <w:bodyDiv w:val="1"/>
      <w:marLeft w:val="0"/>
      <w:marRight w:val="0"/>
      <w:marTop w:val="0"/>
      <w:marBottom w:val="0"/>
      <w:divBdr>
        <w:top w:val="none" w:sz="0" w:space="0" w:color="auto"/>
        <w:left w:val="none" w:sz="0" w:space="0" w:color="auto"/>
        <w:bottom w:val="none" w:sz="0" w:space="0" w:color="auto"/>
        <w:right w:val="none" w:sz="0" w:space="0" w:color="auto"/>
      </w:divBdr>
    </w:div>
    <w:div w:id="1795052512">
      <w:bodyDiv w:val="1"/>
      <w:marLeft w:val="0"/>
      <w:marRight w:val="0"/>
      <w:marTop w:val="0"/>
      <w:marBottom w:val="0"/>
      <w:divBdr>
        <w:top w:val="none" w:sz="0" w:space="0" w:color="auto"/>
        <w:left w:val="none" w:sz="0" w:space="0" w:color="auto"/>
        <w:bottom w:val="none" w:sz="0" w:space="0" w:color="auto"/>
        <w:right w:val="none" w:sz="0" w:space="0" w:color="auto"/>
      </w:divBdr>
    </w:div>
    <w:div w:id="1795059900">
      <w:bodyDiv w:val="1"/>
      <w:marLeft w:val="0"/>
      <w:marRight w:val="0"/>
      <w:marTop w:val="0"/>
      <w:marBottom w:val="0"/>
      <w:divBdr>
        <w:top w:val="none" w:sz="0" w:space="0" w:color="auto"/>
        <w:left w:val="none" w:sz="0" w:space="0" w:color="auto"/>
        <w:bottom w:val="none" w:sz="0" w:space="0" w:color="auto"/>
        <w:right w:val="none" w:sz="0" w:space="0" w:color="auto"/>
      </w:divBdr>
      <w:divsChild>
        <w:div w:id="109782493">
          <w:marLeft w:val="1440"/>
          <w:marRight w:val="0"/>
          <w:marTop w:val="96"/>
          <w:marBottom w:val="0"/>
          <w:divBdr>
            <w:top w:val="none" w:sz="0" w:space="0" w:color="auto"/>
            <w:left w:val="none" w:sz="0" w:space="0" w:color="auto"/>
            <w:bottom w:val="none" w:sz="0" w:space="0" w:color="auto"/>
            <w:right w:val="none" w:sz="0" w:space="0" w:color="auto"/>
          </w:divBdr>
        </w:div>
        <w:div w:id="1075670303">
          <w:marLeft w:val="2160"/>
          <w:marRight w:val="0"/>
          <w:marTop w:val="96"/>
          <w:marBottom w:val="0"/>
          <w:divBdr>
            <w:top w:val="none" w:sz="0" w:space="0" w:color="auto"/>
            <w:left w:val="none" w:sz="0" w:space="0" w:color="auto"/>
            <w:bottom w:val="none" w:sz="0" w:space="0" w:color="auto"/>
            <w:right w:val="none" w:sz="0" w:space="0" w:color="auto"/>
          </w:divBdr>
        </w:div>
        <w:div w:id="1133790997">
          <w:marLeft w:val="2880"/>
          <w:marRight w:val="0"/>
          <w:marTop w:val="96"/>
          <w:marBottom w:val="0"/>
          <w:divBdr>
            <w:top w:val="none" w:sz="0" w:space="0" w:color="auto"/>
            <w:left w:val="none" w:sz="0" w:space="0" w:color="auto"/>
            <w:bottom w:val="none" w:sz="0" w:space="0" w:color="auto"/>
            <w:right w:val="none" w:sz="0" w:space="0" w:color="auto"/>
          </w:divBdr>
        </w:div>
        <w:div w:id="1394892045">
          <w:marLeft w:val="2160"/>
          <w:marRight w:val="0"/>
          <w:marTop w:val="96"/>
          <w:marBottom w:val="0"/>
          <w:divBdr>
            <w:top w:val="none" w:sz="0" w:space="0" w:color="auto"/>
            <w:left w:val="none" w:sz="0" w:space="0" w:color="auto"/>
            <w:bottom w:val="none" w:sz="0" w:space="0" w:color="auto"/>
            <w:right w:val="none" w:sz="0" w:space="0" w:color="auto"/>
          </w:divBdr>
        </w:div>
        <w:div w:id="1733843992">
          <w:marLeft w:val="2160"/>
          <w:marRight w:val="0"/>
          <w:marTop w:val="96"/>
          <w:marBottom w:val="0"/>
          <w:divBdr>
            <w:top w:val="none" w:sz="0" w:space="0" w:color="auto"/>
            <w:left w:val="none" w:sz="0" w:space="0" w:color="auto"/>
            <w:bottom w:val="none" w:sz="0" w:space="0" w:color="auto"/>
            <w:right w:val="none" w:sz="0" w:space="0" w:color="auto"/>
          </w:divBdr>
        </w:div>
        <w:div w:id="1775858074">
          <w:marLeft w:val="1440"/>
          <w:marRight w:val="0"/>
          <w:marTop w:val="96"/>
          <w:marBottom w:val="0"/>
          <w:divBdr>
            <w:top w:val="none" w:sz="0" w:space="0" w:color="auto"/>
            <w:left w:val="none" w:sz="0" w:space="0" w:color="auto"/>
            <w:bottom w:val="none" w:sz="0" w:space="0" w:color="auto"/>
            <w:right w:val="none" w:sz="0" w:space="0" w:color="auto"/>
          </w:divBdr>
        </w:div>
        <w:div w:id="2135976554">
          <w:marLeft w:val="720"/>
          <w:marRight w:val="0"/>
          <w:marTop w:val="96"/>
          <w:marBottom w:val="0"/>
          <w:divBdr>
            <w:top w:val="none" w:sz="0" w:space="0" w:color="auto"/>
            <w:left w:val="none" w:sz="0" w:space="0" w:color="auto"/>
            <w:bottom w:val="none" w:sz="0" w:space="0" w:color="auto"/>
            <w:right w:val="none" w:sz="0" w:space="0" w:color="auto"/>
          </w:divBdr>
        </w:div>
      </w:divsChild>
    </w:div>
    <w:div w:id="1795171751">
      <w:bodyDiv w:val="1"/>
      <w:marLeft w:val="0"/>
      <w:marRight w:val="0"/>
      <w:marTop w:val="0"/>
      <w:marBottom w:val="0"/>
      <w:divBdr>
        <w:top w:val="none" w:sz="0" w:space="0" w:color="auto"/>
        <w:left w:val="none" w:sz="0" w:space="0" w:color="auto"/>
        <w:bottom w:val="none" w:sz="0" w:space="0" w:color="auto"/>
        <w:right w:val="none" w:sz="0" w:space="0" w:color="auto"/>
      </w:divBdr>
    </w:div>
    <w:div w:id="1795248988">
      <w:bodyDiv w:val="1"/>
      <w:marLeft w:val="0"/>
      <w:marRight w:val="0"/>
      <w:marTop w:val="0"/>
      <w:marBottom w:val="0"/>
      <w:divBdr>
        <w:top w:val="none" w:sz="0" w:space="0" w:color="auto"/>
        <w:left w:val="none" w:sz="0" w:space="0" w:color="auto"/>
        <w:bottom w:val="none" w:sz="0" w:space="0" w:color="auto"/>
        <w:right w:val="none" w:sz="0" w:space="0" w:color="auto"/>
      </w:divBdr>
    </w:div>
    <w:div w:id="1795439739">
      <w:bodyDiv w:val="1"/>
      <w:marLeft w:val="0"/>
      <w:marRight w:val="0"/>
      <w:marTop w:val="0"/>
      <w:marBottom w:val="0"/>
      <w:divBdr>
        <w:top w:val="none" w:sz="0" w:space="0" w:color="auto"/>
        <w:left w:val="none" w:sz="0" w:space="0" w:color="auto"/>
        <w:bottom w:val="none" w:sz="0" w:space="0" w:color="auto"/>
        <w:right w:val="none" w:sz="0" w:space="0" w:color="auto"/>
      </w:divBdr>
    </w:div>
    <w:div w:id="1797215923">
      <w:bodyDiv w:val="1"/>
      <w:marLeft w:val="0"/>
      <w:marRight w:val="0"/>
      <w:marTop w:val="0"/>
      <w:marBottom w:val="0"/>
      <w:divBdr>
        <w:top w:val="none" w:sz="0" w:space="0" w:color="auto"/>
        <w:left w:val="none" w:sz="0" w:space="0" w:color="auto"/>
        <w:bottom w:val="none" w:sz="0" w:space="0" w:color="auto"/>
        <w:right w:val="none" w:sz="0" w:space="0" w:color="auto"/>
      </w:divBdr>
    </w:div>
    <w:div w:id="1797724000">
      <w:bodyDiv w:val="1"/>
      <w:marLeft w:val="0"/>
      <w:marRight w:val="0"/>
      <w:marTop w:val="0"/>
      <w:marBottom w:val="0"/>
      <w:divBdr>
        <w:top w:val="none" w:sz="0" w:space="0" w:color="auto"/>
        <w:left w:val="none" w:sz="0" w:space="0" w:color="auto"/>
        <w:bottom w:val="none" w:sz="0" w:space="0" w:color="auto"/>
        <w:right w:val="none" w:sz="0" w:space="0" w:color="auto"/>
      </w:divBdr>
    </w:div>
    <w:div w:id="1798376578">
      <w:bodyDiv w:val="1"/>
      <w:marLeft w:val="0"/>
      <w:marRight w:val="0"/>
      <w:marTop w:val="0"/>
      <w:marBottom w:val="0"/>
      <w:divBdr>
        <w:top w:val="none" w:sz="0" w:space="0" w:color="auto"/>
        <w:left w:val="none" w:sz="0" w:space="0" w:color="auto"/>
        <w:bottom w:val="none" w:sz="0" w:space="0" w:color="auto"/>
        <w:right w:val="none" w:sz="0" w:space="0" w:color="auto"/>
      </w:divBdr>
    </w:div>
    <w:div w:id="1798797125">
      <w:bodyDiv w:val="1"/>
      <w:marLeft w:val="0"/>
      <w:marRight w:val="0"/>
      <w:marTop w:val="0"/>
      <w:marBottom w:val="0"/>
      <w:divBdr>
        <w:top w:val="none" w:sz="0" w:space="0" w:color="auto"/>
        <w:left w:val="none" w:sz="0" w:space="0" w:color="auto"/>
        <w:bottom w:val="none" w:sz="0" w:space="0" w:color="auto"/>
        <w:right w:val="none" w:sz="0" w:space="0" w:color="auto"/>
      </w:divBdr>
      <w:divsChild>
        <w:div w:id="156578887">
          <w:marLeft w:val="360"/>
          <w:marRight w:val="0"/>
          <w:marTop w:val="200"/>
          <w:marBottom w:val="0"/>
          <w:divBdr>
            <w:top w:val="none" w:sz="0" w:space="0" w:color="auto"/>
            <w:left w:val="none" w:sz="0" w:space="0" w:color="auto"/>
            <w:bottom w:val="none" w:sz="0" w:space="0" w:color="auto"/>
            <w:right w:val="none" w:sz="0" w:space="0" w:color="auto"/>
          </w:divBdr>
        </w:div>
        <w:div w:id="356780446">
          <w:marLeft w:val="1080"/>
          <w:marRight w:val="0"/>
          <w:marTop w:val="100"/>
          <w:marBottom w:val="0"/>
          <w:divBdr>
            <w:top w:val="none" w:sz="0" w:space="0" w:color="auto"/>
            <w:left w:val="none" w:sz="0" w:space="0" w:color="auto"/>
            <w:bottom w:val="none" w:sz="0" w:space="0" w:color="auto"/>
            <w:right w:val="none" w:sz="0" w:space="0" w:color="auto"/>
          </w:divBdr>
        </w:div>
      </w:divsChild>
    </w:div>
    <w:div w:id="1799030427">
      <w:bodyDiv w:val="1"/>
      <w:marLeft w:val="0"/>
      <w:marRight w:val="0"/>
      <w:marTop w:val="0"/>
      <w:marBottom w:val="0"/>
      <w:divBdr>
        <w:top w:val="none" w:sz="0" w:space="0" w:color="auto"/>
        <w:left w:val="none" w:sz="0" w:space="0" w:color="auto"/>
        <w:bottom w:val="none" w:sz="0" w:space="0" w:color="auto"/>
        <w:right w:val="none" w:sz="0" w:space="0" w:color="auto"/>
      </w:divBdr>
    </w:div>
    <w:div w:id="1799684131">
      <w:bodyDiv w:val="1"/>
      <w:marLeft w:val="0"/>
      <w:marRight w:val="0"/>
      <w:marTop w:val="0"/>
      <w:marBottom w:val="0"/>
      <w:divBdr>
        <w:top w:val="none" w:sz="0" w:space="0" w:color="auto"/>
        <w:left w:val="none" w:sz="0" w:space="0" w:color="auto"/>
        <w:bottom w:val="none" w:sz="0" w:space="0" w:color="auto"/>
        <w:right w:val="none" w:sz="0" w:space="0" w:color="auto"/>
      </w:divBdr>
      <w:divsChild>
        <w:div w:id="158884185">
          <w:marLeft w:val="1166"/>
          <w:marRight w:val="0"/>
          <w:marTop w:val="115"/>
          <w:marBottom w:val="0"/>
          <w:divBdr>
            <w:top w:val="none" w:sz="0" w:space="0" w:color="auto"/>
            <w:left w:val="none" w:sz="0" w:space="0" w:color="auto"/>
            <w:bottom w:val="none" w:sz="0" w:space="0" w:color="auto"/>
            <w:right w:val="none" w:sz="0" w:space="0" w:color="auto"/>
          </w:divBdr>
        </w:div>
        <w:div w:id="358286883">
          <w:marLeft w:val="547"/>
          <w:marRight w:val="0"/>
          <w:marTop w:val="115"/>
          <w:marBottom w:val="0"/>
          <w:divBdr>
            <w:top w:val="none" w:sz="0" w:space="0" w:color="auto"/>
            <w:left w:val="none" w:sz="0" w:space="0" w:color="auto"/>
            <w:bottom w:val="none" w:sz="0" w:space="0" w:color="auto"/>
            <w:right w:val="none" w:sz="0" w:space="0" w:color="auto"/>
          </w:divBdr>
        </w:div>
        <w:div w:id="399794629">
          <w:marLeft w:val="1800"/>
          <w:marRight w:val="0"/>
          <w:marTop w:val="96"/>
          <w:marBottom w:val="0"/>
          <w:divBdr>
            <w:top w:val="none" w:sz="0" w:space="0" w:color="auto"/>
            <w:left w:val="none" w:sz="0" w:space="0" w:color="auto"/>
            <w:bottom w:val="none" w:sz="0" w:space="0" w:color="auto"/>
            <w:right w:val="none" w:sz="0" w:space="0" w:color="auto"/>
          </w:divBdr>
        </w:div>
        <w:div w:id="1007485429">
          <w:marLeft w:val="547"/>
          <w:marRight w:val="0"/>
          <w:marTop w:val="115"/>
          <w:marBottom w:val="0"/>
          <w:divBdr>
            <w:top w:val="none" w:sz="0" w:space="0" w:color="auto"/>
            <w:left w:val="none" w:sz="0" w:space="0" w:color="auto"/>
            <w:bottom w:val="none" w:sz="0" w:space="0" w:color="auto"/>
            <w:right w:val="none" w:sz="0" w:space="0" w:color="auto"/>
          </w:divBdr>
        </w:div>
        <w:div w:id="1434010994">
          <w:marLeft w:val="1166"/>
          <w:marRight w:val="0"/>
          <w:marTop w:val="115"/>
          <w:marBottom w:val="0"/>
          <w:divBdr>
            <w:top w:val="none" w:sz="0" w:space="0" w:color="auto"/>
            <w:left w:val="none" w:sz="0" w:space="0" w:color="auto"/>
            <w:bottom w:val="none" w:sz="0" w:space="0" w:color="auto"/>
            <w:right w:val="none" w:sz="0" w:space="0" w:color="auto"/>
          </w:divBdr>
        </w:div>
      </w:divsChild>
    </w:div>
    <w:div w:id="1799907150">
      <w:bodyDiv w:val="1"/>
      <w:marLeft w:val="0"/>
      <w:marRight w:val="0"/>
      <w:marTop w:val="0"/>
      <w:marBottom w:val="0"/>
      <w:divBdr>
        <w:top w:val="none" w:sz="0" w:space="0" w:color="auto"/>
        <w:left w:val="none" w:sz="0" w:space="0" w:color="auto"/>
        <w:bottom w:val="none" w:sz="0" w:space="0" w:color="auto"/>
        <w:right w:val="none" w:sz="0" w:space="0" w:color="auto"/>
      </w:divBdr>
      <w:divsChild>
        <w:div w:id="1840730588">
          <w:marLeft w:val="547"/>
          <w:marRight w:val="0"/>
          <w:marTop w:val="154"/>
          <w:marBottom w:val="0"/>
          <w:divBdr>
            <w:top w:val="none" w:sz="0" w:space="0" w:color="auto"/>
            <w:left w:val="none" w:sz="0" w:space="0" w:color="auto"/>
            <w:bottom w:val="none" w:sz="0" w:space="0" w:color="auto"/>
            <w:right w:val="none" w:sz="0" w:space="0" w:color="auto"/>
          </w:divBdr>
        </w:div>
        <w:div w:id="2047488680">
          <w:marLeft w:val="1166"/>
          <w:marRight w:val="0"/>
          <w:marTop w:val="134"/>
          <w:marBottom w:val="0"/>
          <w:divBdr>
            <w:top w:val="none" w:sz="0" w:space="0" w:color="auto"/>
            <w:left w:val="none" w:sz="0" w:space="0" w:color="auto"/>
            <w:bottom w:val="none" w:sz="0" w:space="0" w:color="auto"/>
            <w:right w:val="none" w:sz="0" w:space="0" w:color="auto"/>
          </w:divBdr>
        </w:div>
      </w:divsChild>
    </w:div>
    <w:div w:id="1800873470">
      <w:bodyDiv w:val="1"/>
      <w:marLeft w:val="0"/>
      <w:marRight w:val="0"/>
      <w:marTop w:val="0"/>
      <w:marBottom w:val="0"/>
      <w:divBdr>
        <w:top w:val="none" w:sz="0" w:space="0" w:color="auto"/>
        <w:left w:val="none" w:sz="0" w:space="0" w:color="auto"/>
        <w:bottom w:val="none" w:sz="0" w:space="0" w:color="auto"/>
        <w:right w:val="none" w:sz="0" w:space="0" w:color="auto"/>
      </w:divBdr>
    </w:div>
    <w:div w:id="1802191817">
      <w:bodyDiv w:val="1"/>
      <w:marLeft w:val="0"/>
      <w:marRight w:val="0"/>
      <w:marTop w:val="0"/>
      <w:marBottom w:val="0"/>
      <w:divBdr>
        <w:top w:val="none" w:sz="0" w:space="0" w:color="auto"/>
        <w:left w:val="none" w:sz="0" w:space="0" w:color="auto"/>
        <w:bottom w:val="none" w:sz="0" w:space="0" w:color="auto"/>
        <w:right w:val="none" w:sz="0" w:space="0" w:color="auto"/>
      </w:divBdr>
      <w:divsChild>
        <w:div w:id="655957961">
          <w:marLeft w:val="0"/>
          <w:marRight w:val="0"/>
          <w:marTop w:val="0"/>
          <w:marBottom w:val="0"/>
          <w:divBdr>
            <w:top w:val="none" w:sz="0" w:space="0" w:color="auto"/>
            <w:left w:val="none" w:sz="0" w:space="0" w:color="auto"/>
            <w:bottom w:val="none" w:sz="0" w:space="0" w:color="auto"/>
            <w:right w:val="none" w:sz="0" w:space="0" w:color="auto"/>
          </w:divBdr>
          <w:divsChild>
            <w:div w:id="1055085648">
              <w:marLeft w:val="0"/>
              <w:marRight w:val="0"/>
              <w:marTop w:val="0"/>
              <w:marBottom w:val="0"/>
              <w:divBdr>
                <w:top w:val="none" w:sz="0" w:space="0" w:color="auto"/>
                <w:left w:val="none" w:sz="0" w:space="0" w:color="auto"/>
                <w:bottom w:val="none" w:sz="0" w:space="0" w:color="auto"/>
                <w:right w:val="none" w:sz="0" w:space="0" w:color="auto"/>
              </w:divBdr>
            </w:div>
            <w:div w:id="147957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036288">
      <w:bodyDiv w:val="1"/>
      <w:marLeft w:val="0"/>
      <w:marRight w:val="0"/>
      <w:marTop w:val="0"/>
      <w:marBottom w:val="0"/>
      <w:divBdr>
        <w:top w:val="none" w:sz="0" w:space="0" w:color="auto"/>
        <w:left w:val="none" w:sz="0" w:space="0" w:color="auto"/>
        <w:bottom w:val="none" w:sz="0" w:space="0" w:color="auto"/>
        <w:right w:val="none" w:sz="0" w:space="0" w:color="auto"/>
      </w:divBdr>
    </w:div>
    <w:div w:id="1804611338">
      <w:bodyDiv w:val="1"/>
      <w:marLeft w:val="0"/>
      <w:marRight w:val="0"/>
      <w:marTop w:val="0"/>
      <w:marBottom w:val="0"/>
      <w:divBdr>
        <w:top w:val="none" w:sz="0" w:space="0" w:color="auto"/>
        <w:left w:val="none" w:sz="0" w:space="0" w:color="auto"/>
        <w:bottom w:val="none" w:sz="0" w:space="0" w:color="auto"/>
        <w:right w:val="none" w:sz="0" w:space="0" w:color="auto"/>
      </w:divBdr>
    </w:div>
    <w:div w:id="1804956960">
      <w:bodyDiv w:val="1"/>
      <w:marLeft w:val="0"/>
      <w:marRight w:val="0"/>
      <w:marTop w:val="0"/>
      <w:marBottom w:val="0"/>
      <w:divBdr>
        <w:top w:val="none" w:sz="0" w:space="0" w:color="auto"/>
        <w:left w:val="none" w:sz="0" w:space="0" w:color="auto"/>
        <w:bottom w:val="none" w:sz="0" w:space="0" w:color="auto"/>
        <w:right w:val="none" w:sz="0" w:space="0" w:color="auto"/>
      </w:divBdr>
    </w:div>
    <w:div w:id="1805194041">
      <w:bodyDiv w:val="1"/>
      <w:marLeft w:val="0"/>
      <w:marRight w:val="0"/>
      <w:marTop w:val="0"/>
      <w:marBottom w:val="0"/>
      <w:divBdr>
        <w:top w:val="none" w:sz="0" w:space="0" w:color="auto"/>
        <w:left w:val="none" w:sz="0" w:space="0" w:color="auto"/>
        <w:bottom w:val="none" w:sz="0" w:space="0" w:color="auto"/>
        <w:right w:val="none" w:sz="0" w:space="0" w:color="auto"/>
      </w:divBdr>
    </w:div>
    <w:div w:id="1805537243">
      <w:bodyDiv w:val="1"/>
      <w:marLeft w:val="0"/>
      <w:marRight w:val="0"/>
      <w:marTop w:val="0"/>
      <w:marBottom w:val="0"/>
      <w:divBdr>
        <w:top w:val="none" w:sz="0" w:space="0" w:color="auto"/>
        <w:left w:val="none" w:sz="0" w:space="0" w:color="auto"/>
        <w:bottom w:val="none" w:sz="0" w:space="0" w:color="auto"/>
        <w:right w:val="none" w:sz="0" w:space="0" w:color="auto"/>
      </w:divBdr>
    </w:div>
    <w:div w:id="1805854607">
      <w:bodyDiv w:val="1"/>
      <w:marLeft w:val="0"/>
      <w:marRight w:val="0"/>
      <w:marTop w:val="0"/>
      <w:marBottom w:val="0"/>
      <w:divBdr>
        <w:top w:val="none" w:sz="0" w:space="0" w:color="auto"/>
        <w:left w:val="none" w:sz="0" w:space="0" w:color="auto"/>
        <w:bottom w:val="none" w:sz="0" w:space="0" w:color="auto"/>
        <w:right w:val="none" w:sz="0" w:space="0" w:color="auto"/>
      </w:divBdr>
      <w:divsChild>
        <w:div w:id="33891136">
          <w:marLeft w:val="547"/>
          <w:marRight w:val="0"/>
          <w:marTop w:val="154"/>
          <w:marBottom w:val="0"/>
          <w:divBdr>
            <w:top w:val="none" w:sz="0" w:space="0" w:color="auto"/>
            <w:left w:val="none" w:sz="0" w:space="0" w:color="auto"/>
            <w:bottom w:val="none" w:sz="0" w:space="0" w:color="auto"/>
            <w:right w:val="none" w:sz="0" w:space="0" w:color="auto"/>
          </w:divBdr>
        </w:div>
        <w:div w:id="281807548">
          <w:marLeft w:val="1166"/>
          <w:marRight w:val="0"/>
          <w:marTop w:val="125"/>
          <w:marBottom w:val="0"/>
          <w:divBdr>
            <w:top w:val="none" w:sz="0" w:space="0" w:color="auto"/>
            <w:left w:val="none" w:sz="0" w:space="0" w:color="auto"/>
            <w:bottom w:val="none" w:sz="0" w:space="0" w:color="auto"/>
            <w:right w:val="none" w:sz="0" w:space="0" w:color="auto"/>
          </w:divBdr>
        </w:div>
        <w:div w:id="694964977">
          <w:marLeft w:val="1166"/>
          <w:marRight w:val="0"/>
          <w:marTop w:val="125"/>
          <w:marBottom w:val="0"/>
          <w:divBdr>
            <w:top w:val="none" w:sz="0" w:space="0" w:color="auto"/>
            <w:left w:val="none" w:sz="0" w:space="0" w:color="auto"/>
            <w:bottom w:val="none" w:sz="0" w:space="0" w:color="auto"/>
            <w:right w:val="none" w:sz="0" w:space="0" w:color="auto"/>
          </w:divBdr>
        </w:div>
        <w:div w:id="1611353728">
          <w:marLeft w:val="1166"/>
          <w:marRight w:val="0"/>
          <w:marTop w:val="125"/>
          <w:marBottom w:val="0"/>
          <w:divBdr>
            <w:top w:val="none" w:sz="0" w:space="0" w:color="auto"/>
            <w:left w:val="none" w:sz="0" w:space="0" w:color="auto"/>
            <w:bottom w:val="none" w:sz="0" w:space="0" w:color="auto"/>
            <w:right w:val="none" w:sz="0" w:space="0" w:color="auto"/>
          </w:divBdr>
        </w:div>
      </w:divsChild>
    </w:div>
    <w:div w:id="1806006215">
      <w:bodyDiv w:val="1"/>
      <w:marLeft w:val="0"/>
      <w:marRight w:val="0"/>
      <w:marTop w:val="0"/>
      <w:marBottom w:val="0"/>
      <w:divBdr>
        <w:top w:val="none" w:sz="0" w:space="0" w:color="auto"/>
        <w:left w:val="none" w:sz="0" w:space="0" w:color="auto"/>
        <w:bottom w:val="none" w:sz="0" w:space="0" w:color="auto"/>
        <w:right w:val="none" w:sz="0" w:space="0" w:color="auto"/>
      </w:divBdr>
    </w:div>
    <w:div w:id="1806192527">
      <w:bodyDiv w:val="1"/>
      <w:marLeft w:val="0"/>
      <w:marRight w:val="0"/>
      <w:marTop w:val="0"/>
      <w:marBottom w:val="0"/>
      <w:divBdr>
        <w:top w:val="none" w:sz="0" w:space="0" w:color="auto"/>
        <w:left w:val="none" w:sz="0" w:space="0" w:color="auto"/>
        <w:bottom w:val="none" w:sz="0" w:space="0" w:color="auto"/>
        <w:right w:val="none" w:sz="0" w:space="0" w:color="auto"/>
      </w:divBdr>
    </w:div>
    <w:div w:id="1806923473">
      <w:bodyDiv w:val="1"/>
      <w:marLeft w:val="0"/>
      <w:marRight w:val="0"/>
      <w:marTop w:val="0"/>
      <w:marBottom w:val="0"/>
      <w:divBdr>
        <w:top w:val="none" w:sz="0" w:space="0" w:color="auto"/>
        <w:left w:val="none" w:sz="0" w:space="0" w:color="auto"/>
        <w:bottom w:val="none" w:sz="0" w:space="0" w:color="auto"/>
        <w:right w:val="none" w:sz="0" w:space="0" w:color="auto"/>
      </w:divBdr>
    </w:div>
    <w:div w:id="1807432501">
      <w:bodyDiv w:val="1"/>
      <w:marLeft w:val="0"/>
      <w:marRight w:val="0"/>
      <w:marTop w:val="0"/>
      <w:marBottom w:val="0"/>
      <w:divBdr>
        <w:top w:val="none" w:sz="0" w:space="0" w:color="auto"/>
        <w:left w:val="none" w:sz="0" w:space="0" w:color="auto"/>
        <w:bottom w:val="none" w:sz="0" w:space="0" w:color="auto"/>
        <w:right w:val="none" w:sz="0" w:space="0" w:color="auto"/>
      </w:divBdr>
    </w:div>
    <w:div w:id="1807699617">
      <w:bodyDiv w:val="1"/>
      <w:marLeft w:val="0"/>
      <w:marRight w:val="0"/>
      <w:marTop w:val="0"/>
      <w:marBottom w:val="0"/>
      <w:divBdr>
        <w:top w:val="none" w:sz="0" w:space="0" w:color="auto"/>
        <w:left w:val="none" w:sz="0" w:space="0" w:color="auto"/>
        <w:bottom w:val="none" w:sz="0" w:space="0" w:color="auto"/>
        <w:right w:val="none" w:sz="0" w:space="0" w:color="auto"/>
      </w:divBdr>
    </w:div>
    <w:div w:id="1808863881">
      <w:bodyDiv w:val="1"/>
      <w:marLeft w:val="0"/>
      <w:marRight w:val="0"/>
      <w:marTop w:val="0"/>
      <w:marBottom w:val="0"/>
      <w:divBdr>
        <w:top w:val="none" w:sz="0" w:space="0" w:color="auto"/>
        <w:left w:val="none" w:sz="0" w:space="0" w:color="auto"/>
        <w:bottom w:val="none" w:sz="0" w:space="0" w:color="auto"/>
        <w:right w:val="none" w:sz="0" w:space="0" w:color="auto"/>
      </w:divBdr>
    </w:div>
    <w:div w:id="1809862062">
      <w:bodyDiv w:val="1"/>
      <w:marLeft w:val="0"/>
      <w:marRight w:val="0"/>
      <w:marTop w:val="0"/>
      <w:marBottom w:val="0"/>
      <w:divBdr>
        <w:top w:val="none" w:sz="0" w:space="0" w:color="auto"/>
        <w:left w:val="none" w:sz="0" w:space="0" w:color="auto"/>
        <w:bottom w:val="none" w:sz="0" w:space="0" w:color="auto"/>
        <w:right w:val="none" w:sz="0" w:space="0" w:color="auto"/>
      </w:divBdr>
      <w:divsChild>
        <w:div w:id="714701133">
          <w:marLeft w:val="1166"/>
          <w:marRight w:val="0"/>
          <w:marTop w:val="106"/>
          <w:marBottom w:val="0"/>
          <w:divBdr>
            <w:top w:val="none" w:sz="0" w:space="0" w:color="auto"/>
            <w:left w:val="none" w:sz="0" w:space="0" w:color="auto"/>
            <w:bottom w:val="none" w:sz="0" w:space="0" w:color="auto"/>
            <w:right w:val="none" w:sz="0" w:space="0" w:color="auto"/>
          </w:divBdr>
        </w:div>
        <w:div w:id="868640488">
          <w:marLeft w:val="1166"/>
          <w:marRight w:val="0"/>
          <w:marTop w:val="106"/>
          <w:marBottom w:val="0"/>
          <w:divBdr>
            <w:top w:val="none" w:sz="0" w:space="0" w:color="auto"/>
            <w:left w:val="none" w:sz="0" w:space="0" w:color="auto"/>
            <w:bottom w:val="none" w:sz="0" w:space="0" w:color="auto"/>
            <w:right w:val="none" w:sz="0" w:space="0" w:color="auto"/>
          </w:divBdr>
        </w:div>
        <w:div w:id="1114444376">
          <w:marLeft w:val="1166"/>
          <w:marRight w:val="0"/>
          <w:marTop w:val="106"/>
          <w:marBottom w:val="0"/>
          <w:divBdr>
            <w:top w:val="none" w:sz="0" w:space="0" w:color="auto"/>
            <w:left w:val="none" w:sz="0" w:space="0" w:color="auto"/>
            <w:bottom w:val="none" w:sz="0" w:space="0" w:color="auto"/>
            <w:right w:val="none" w:sz="0" w:space="0" w:color="auto"/>
          </w:divBdr>
        </w:div>
        <w:div w:id="1218280304">
          <w:marLeft w:val="547"/>
          <w:marRight w:val="0"/>
          <w:marTop w:val="120"/>
          <w:marBottom w:val="0"/>
          <w:divBdr>
            <w:top w:val="none" w:sz="0" w:space="0" w:color="auto"/>
            <w:left w:val="none" w:sz="0" w:space="0" w:color="auto"/>
            <w:bottom w:val="none" w:sz="0" w:space="0" w:color="auto"/>
            <w:right w:val="none" w:sz="0" w:space="0" w:color="auto"/>
          </w:divBdr>
        </w:div>
        <w:div w:id="1601453085">
          <w:marLeft w:val="1166"/>
          <w:marRight w:val="0"/>
          <w:marTop w:val="106"/>
          <w:marBottom w:val="0"/>
          <w:divBdr>
            <w:top w:val="none" w:sz="0" w:space="0" w:color="auto"/>
            <w:left w:val="none" w:sz="0" w:space="0" w:color="auto"/>
            <w:bottom w:val="none" w:sz="0" w:space="0" w:color="auto"/>
            <w:right w:val="none" w:sz="0" w:space="0" w:color="auto"/>
          </w:divBdr>
        </w:div>
        <w:div w:id="1608653729">
          <w:marLeft w:val="1166"/>
          <w:marRight w:val="0"/>
          <w:marTop w:val="106"/>
          <w:marBottom w:val="0"/>
          <w:divBdr>
            <w:top w:val="none" w:sz="0" w:space="0" w:color="auto"/>
            <w:left w:val="none" w:sz="0" w:space="0" w:color="auto"/>
            <w:bottom w:val="none" w:sz="0" w:space="0" w:color="auto"/>
            <w:right w:val="none" w:sz="0" w:space="0" w:color="auto"/>
          </w:divBdr>
        </w:div>
        <w:div w:id="1879119722">
          <w:marLeft w:val="547"/>
          <w:marRight w:val="0"/>
          <w:marTop w:val="120"/>
          <w:marBottom w:val="0"/>
          <w:divBdr>
            <w:top w:val="none" w:sz="0" w:space="0" w:color="auto"/>
            <w:left w:val="none" w:sz="0" w:space="0" w:color="auto"/>
            <w:bottom w:val="none" w:sz="0" w:space="0" w:color="auto"/>
            <w:right w:val="none" w:sz="0" w:space="0" w:color="auto"/>
          </w:divBdr>
        </w:div>
        <w:div w:id="2026832192">
          <w:marLeft w:val="547"/>
          <w:marRight w:val="0"/>
          <w:marTop w:val="120"/>
          <w:marBottom w:val="0"/>
          <w:divBdr>
            <w:top w:val="none" w:sz="0" w:space="0" w:color="auto"/>
            <w:left w:val="none" w:sz="0" w:space="0" w:color="auto"/>
            <w:bottom w:val="none" w:sz="0" w:space="0" w:color="auto"/>
            <w:right w:val="none" w:sz="0" w:space="0" w:color="auto"/>
          </w:divBdr>
        </w:div>
      </w:divsChild>
    </w:div>
    <w:div w:id="1810048584">
      <w:bodyDiv w:val="1"/>
      <w:marLeft w:val="0"/>
      <w:marRight w:val="0"/>
      <w:marTop w:val="0"/>
      <w:marBottom w:val="0"/>
      <w:divBdr>
        <w:top w:val="none" w:sz="0" w:space="0" w:color="auto"/>
        <w:left w:val="none" w:sz="0" w:space="0" w:color="auto"/>
        <w:bottom w:val="none" w:sz="0" w:space="0" w:color="auto"/>
        <w:right w:val="none" w:sz="0" w:space="0" w:color="auto"/>
      </w:divBdr>
    </w:div>
    <w:div w:id="1810434850">
      <w:bodyDiv w:val="1"/>
      <w:marLeft w:val="0"/>
      <w:marRight w:val="0"/>
      <w:marTop w:val="0"/>
      <w:marBottom w:val="0"/>
      <w:divBdr>
        <w:top w:val="none" w:sz="0" w:space="0" w:color="auto"/>
        <w:left w:val="none" w:sz="0" w:space="0" w:color="auto"/>
        <w:bottom w:val="none" w:sz="0" w:space="0" w:color="auto"/>
        <w:right w:val="none" w:sz="0" w:space="0" w:color="auto"/>
      </w:divBdr>
      <w:divsChild>
        <w:div w:id="463699280">
          <w:marLeft w:val="1166"/>
          <w:marRight w:val="0"/>
          <w:marTop w:val="106"/>
          <w:marBottom w:val="0"/>
          <w:divBdr>
            <w:top w:val="none" w:sz="0" w:space="0" w:color="auto"/>
            <w:left w:val="none" w:sz="0" w:space="0" w:color="auto"/>
            <w:bottom w:val="none" w:sz="0" w:space="0" w:color="auto"/>
            <w:right w:val="none" w:sz="0" w:space="0" w:color="auto"/>
          </w:divBdr>
        </w:div>
        <w:div w:id="769786935">
          <w:marLeft w:val="1800"/>
          <w:marRight w:val="0"/>
          <w:marTop w:val="91"/>
          <w:marBottom w:val="0"/>
          <w:divBdr>
            <w:top w:val="none" w:sz="0" w:space="0" w:color="auto"/>
            <w:left w:val="none" w:sz="0" w:space="0" w:color="auto"/>
            <w:bottom w:val="none" w:sz="0" w:space="0" w:color="auto"/>
            <w:right w:val="none" w:sz="0" w:space="0" w:color="auto"/>
          </w:divBdr>
        </w:div>
        <w:div w:id="1045761641">
          <w:marLeft w:val="1800"/>
          <w:marRight w:val="0"/>
          <w:marTop w:val="91"/>
          <w:marBottom w:val="0"/>
          <w:divBdr>
            <w:top w:val="none" w:sz="0" w:space="0" w:color="auto"/>
            <w:left w:val="none" w:sz="0" w:space="0" w:color="auto"/>
            <w:bottom w:val="none" w:sz="0" w:space="0" w:color="auto"/>
            <w:right w:val="none" w:sz="0" w:space="0" w:color="auto"/>
          </w:divBdr>
        </w:div>
        <w:div w:id="1076320384">
          <w:marLeft w:val="1800"/>
          <w:marRight w:val="0"/>
          <w:marTop w:val="91"/>
          <w:marBottom w:val="0"/>
          <w:divBdr>
            <w:top w:val="none" w:sz="0" w:space="0" w:color="auto"/>
            <w:left w:val="none" w:sz="0" w:space="0" w:color="auto"/>
            <w:bottom w:val="none" w:sz="0" w:space="0" w:color="auto"/>
            <w:right w:val="none" w:sz="0" w:space="0" w:color="auto"/>
          </w:divBdr>
        </w:div>
        <w:div w:id="1190876073">
          <w:marLeft w:val="547"/>
          <w:marRight w:val="0"/>
          <w:marTop w:val="106"/>
          <w:marBottom w:val="0"/>
          <w:divBdr>
            <w:top w:val="none" w:sz="0" w:space="0" w:color="auto"/>
            <w:left w:val="none" w:sz="0" w:space="0" w:color="auto"/>
            <w:bottom w:val="none" w:sz="0" w:space="0" w:color="auto"/>
            <w:right w:val="none" w:sz="0" w:space="0" w:color="auto"/>
          </w:divBdr>
        </w:div>
        <w:div w:id="1288858224">
          <w:marLeft w:val="1166"/>
          <w:marRight w:val="0"/>
          <w:marTop w:val="106"/>
          <w:marBottom w:val="0"/>
          <w:divBdr>
            <w:top w:val="none" w:sz="0" w:space="0" w:color="auto"/>
            <w:left w:val="none" w:sz="0" w:space="0" w:color="auto"/>
            <w:bottom w:val="none" w:sz="0" w:space="0" w:color="auto"/>
            <w:right w:val="none" w:sz="0" w:space="0" w:color="auto"/>
          </w:divBdr>
        </w:div>
        <w:div w:id="1520310038">
          <w:marLeft w:val="1166"/>
          <w:marRight w:val="0"/>
          <w:marTop w:val="106"/>
          <w:marBottom w:val="0"/>
          <w:divBdr>
            <w:top w:val="none" w:sz="0" w:space="0" w:color="auto"/>
            <w:left w:val="none" w:sz="0" w:space="0" w:color="auto"/>
            <w:bottom w:val="none" w:sz="0" w:space="0" w:color="auto"/>
            <w:right w:val="none" w:sz="0" w:space="0" w:color="auto"/>
          </w:divBdr>
        </w:div>
        <w:div w:id="1913152420">
          <w:marLeft w:val="1166"/>
          <w:marRight w:val="0"/>
          <w:marTop w:val="106"/>
          <w:marBottom w:val="0"/>
          <w:divBdr>
            <w:top w:val="none" w:sz="0" w:space="0" w:color="auto"/>
            <w:left w:val="none" w:sz="0" w:space="0" w:color="auto"/>
            <w:bottom w:val="none" w:sz="0" w:space="0" w:color="auto"/>
            <w:right w:val="none" w:sz="0" w:space="0" w:color="auto"/>
          </w:divBdr>
        </w:div>
      </w:divsChild>
    </w:div>
    <w:div w:id="1811172014">
      <w:bodyDiv w:val="1"/>
      <w:marLeft w:val="0"/>
      <w:marRight w:val="0"/>
      <w:marTop w:val="0"/>
      <w:marBottom w:val="0"/>
      <w:divBdr>
        <w:top w:val="none" w:sz="0" w:space="0" w:color="auto"/>
        <w:left w:val="none" w:sz="0" w:space="0" w:color="auto"/>
        <w:bottom w:val="none" w:sz="0" w:space="0" w:color="auto"/>
        <w:right w:val="none" w:sz="0" w:space="0" w:color="auto"/>
      </w:divBdr>
    </w:div>
    <w:div w:id="1811828023">
      <w:bodyDiv w:val="1"/>
      <w:marLeft w:val="0"/>
      <w:marRight w:val="0"/>
      <w:marTop w:val="0"/>
      <w:marBottom w:val="0"/>
      <w:divBdr>
        <w:top w:val="none" w:sz="0" w:space="0" w:color="auto"/>
        <w:left w:val="none" w:sz="0" w:space="0" w:color="auto"/>
        <w:bottom w:val="none" w:sz="0" w:space="0" w:color="auto"/>
        <w:right w:val="none" w:sz="0" w:space="0" w:color="auto"/>
      </w:divBdr>
    </w:div>
    <w:div w:id="1812359975">
      <w:bodyDiv w:val="1"/>
      <w:marLeft w:val="0"/>
      <w:marRight w:val="0"/>
      <w:marTop w:val="0"/>
      <w:marBottom w:val="0"/>
      <w:divBdr>
        <w:top w:val="none" w:sz="0" w:space="0" w:color="auto"/>
        <w:left w:val="none" w:sz="0" w:space="0" w:color="auto"/>
        <w:bottom w:val="none" w:sz="0" w:space="0" w:color="auto"/>
        <w:right w:val="none" w:sz="0" w:space="0" w:color="auto"/>
      </w:divBdr>
      <w:divsChild>
        <w:div w:id="43989527">
          <w:marLeft w:val="720"/>
          <w:marRight w:val="0"/>
          <w:marTop w:val="0"/>
          <w:marBottom w:val="0"/>
          <w:divBdr>
            <w:top w:val="none" w:sz="0" w:space="0" w:color="auto"/>
            <w:left w:val="none" w:sz="0" w:space="0" w:color="auto"/>
            <w:bottom w:val="none" w:sz="0" w:space="0" w:color="auto"/>
            <w:right w:val="none" w:sz="0" w:space="0" w:color="auto"/>
          </w:divBdr>
        </w:div>
        <w:div w:id="326907995">
          <w:marLeft w:val="720"/>
          <w:marRight w:val="0"/>
          <w:marTop w:val="0"/>
          <w:marBottom w:val="0"/>
          <w:divBdr>
            <w:top w:val="none" w:sz="0" w:space="0" w:color="auto"/>
            <w:left w:val="none" w:sz="0" w:space="0" w:color="auto"/>
            <w:bottom w:val="none" w:sz="0" w:space="0" w:color="auto"/>
            <w:right w:val="none" w:sz="0" w:space="0" w:color="auto"/>
          </w:divBdr>
        </w:div>
        <w:div w:id="380835972">
          <w:marLeft w:val="360"/>
          <w:marRight w:val="0"/>
          <w:marTop w:val="200"/>
          <w:marBottom w:val="0"/>
          <w:divBdr>
            <w:top w:val="none" w:sz="0" w:space="0" w:color="auto"/>
            <w:left w:val="none" w:sz="0" w:space="0" w:color="auto"/>
            <w:bottom w:val="none" w:sz="0" w:space="0" w:color="auto"/>
            <w:right w:val="none" w:sz="0" w:space="0" w:color="auto"/>
          </w:divBdr>
        </w:div>
        <w:div w:id="565917208">
          <w:marLeft w:val="720"/>
          <w:marRight w:val="0"/>
          <w:marTop w:val="0"/>
          <w:marBottom w:val="0"/>
          <w:divBdr>
            <w:top w:val="none" w:sz="0" w:space="0" w:color="auto"/>
            <w:left w:val="none" w:sz="0" w:space="0" w:color="auto"/>
            <w:bottom w:val="none" w:sz="0" w:space="0" w:color="auto"/>
            <w:right w:val="none" w:sz="0" w:space="0" w:color="auto"/>
          </w:divBdr>
        </w:div>
        <w:div w:id="860514403">
          <w:marLeft w:val="360"/>
          <w:marRight w:val="0"/>
          <w:marTop w:val="200"/>
          <w:marBottom w:val="0"/>
          <w:divBdr>
            <w:top w:val="none" w:sz="0" w:space="0" w:color="auto"/>
            <w:left w:val="none" w:sz="0" w:space="0" w:color="auto"/>
            <w:bottom w:val="none" w:sz="0" w:space="0" w:color="auto"/>
            <w:right w:val="none" w:sz="0" w:space="0" w:color="auto"/>
          </w:divBdr>
        </w:div>
        <w:div w:id="1640262937">
          <w:marLeft w:val="720"/>
          <w:marRight w:val="0"/>
          <w:marTop w:val="0"/>
          <w:marBottom w:val="0"/>
          <w:divBdr>
            <w:top w:val="none" w:sz="0" w:space="0" w:color="auto"/>
            <w:left w:val="none" w:sz="0" w:space="0" w:color="auto"/>
            <w:bottom w:val="none" w:sz="0" w:space="0" w:color="auto"/>
            <w:right w:val="none" w:sz="0" w:space="0" w:color="auto"/>
          </w:divBdr>
        </w:div>
        <w:div w:id="1694072770">
          <w:marLeft w:val="1440"/>
          <w:marRight w:val="0"/>
          <w:marTop w:val="0"/>
          <w:marBottom w:val="0"/>
          <w:divBdr>
            <w:top w:val="none" w:sz="0" w:space="0" w:color="auto"/>
            <w:left w:val="none" w:sz="0" w:space="0" w:color="auto"/>
            <w:bottom w:val="none" w:sz="0" w:space="0" w:color="auto"/>
            <w:right w:val="none" w:sz="0" w:space="0" w:color="auto"/>
          </w:divBdr>
        </w:div>
        <w:div w:id="1747654907">
          <w:marLeft w:val="1440"/>
          <w:marRight w:val="0"/>
          <w:marTop w:val="0"/>
          <w:marBottom w:val="0"/>
          <w:divBdr>
            <w:top w:val="none" w:sz="0" w:space="0" w:color="auto"/>
            <w:left w:val="none" w:sz="0" w:space="0" w:color="auto"/>
            <w:bottom w:val="none" w:sz="0" w:space="0" w:color="auto"/>
            <w:right w:val="none" w:sz="0" w:space="0" w:color="auto"/>
          </w:divBdr>
        </w:div>
        <w:div w:id="1776902546">
          <w:marLeft w:val="720"/>
          <w:marRight w:val="0"/>
          <w:marTop w:val="0"/>
          <w:marBottom w:val="0"/>
          <w:divBdr>
            <w:top w:val="none" w:sz="0" w:space="0" w:color="auto"/>
            <w:left w:val="none" w:sz="0" w:space="0" w:color="auto"/>
            <w:bottom w:val="none" w:sz="0" w:space="0" w:color="auto"/>
            <w:right w:val="none" w:sz="0" w:space="0" w:color="auto"/>
          </w:divBdr>
        </w:div>
        <w:div w:id="2018459820">
          <w:marLeft w:val="720"/>
          <w:marRight w:val="0"/>
          <w:marTop w:val="0"/>
          <w:marBottom w:val="0"/>
          <w:divBdr>
            <w:top w:val="none" w:sz="0" w:space="0" w:color="auto"/>
            <w:left w:val="none" w:sz="0" w:space="0" w:color="auto"/>
            <w:bottom w:val="none" w:sz="0" w:space="0" w:color="auto"/>
            <w:right w:val="none" w:sz="0" w:space="0" w:color="auto"/>
          </w:divBdr>
        </w:div>
      </w:divsChild>
    </w:div>
    <w:div w:id="1812406423">
      <w:bodyDiv w:val="1"/>
      <w:marLeft w:val="0"/>
      <w:marRight w:val="0"/>
      <w:marTop w:val="0"/>
      <w:marBottom w:val="0"/>
      <w:divBdr>
        <w:top w:val="none" w:sz="0" w:space="0" w:color="auto"/>
        <w:left w:val="none" w:sz="0" w:space="0" w:color="auto"/>
        <w:bottom w:val="none" w:sz="0" w:space="0" w:color="auto"/>
        <w:right w:val="none" w:sz="0" w:space="0" w:color="auto"/>
      </w:divBdr>
    </w:div>
    <w:div w:id="1814322586">
      <w:bodyDiv w:val="1"/>
      <w:marLeft w:val="0"/>
      <w:marRight w:val="0"/>
      <w:marTop w:val="0"/>
      <w:marBottom w:val="0"/>
      <w:divBdr>
        <w:top w:val="none" w:sz="0" w:space="0" w:color="auto"/>
        <w:left w:val="none" w:sz="0" w:space="0" w:color="auto"/>
        <w:bottom w:val="none" w:sz="0" w:space="0" w:color="auto"/>
        <w:right w:val="none" w:sz="0" w:space="0" w:color="auto"/>
      </w:divBdr>
    </w:div>
    <w:div w:id="1814982655">
      <w:bodyDiv w:val="1"/>
      <w:marLeft w:val="0"/>
      <w:marRight w:val="0"/>
      <w:marTop w:val="0"/>
      <w:marBottom w:val="0"/>
      <w:divBdr>
        <w:top w:val="none" w:sz="0" w:space="0" w:color="auto"/>
        <w:left w:val="none" w:sz="0" w:space="0" w:color="auto"/>
        <w:bottom w:val="none" w:sz="0" w:space="0" w:color="auto"/>
        <w:right w:val="none" w:sz="0" w:space="0" w:color="auto"/>
      </w:divBdr>
      <w:divsChild>
        <w:div w:id="1898856959">
          <w:marLeft w:val="547"/>
          <w:marRight w:val="0"/>
          <w:marTop w:val="0"/>
          <w:marBottom w:val="0"/>
          <w:divBdr>
            <w:top w:val="none" w:sz="0" w:space="0" w:color="auto"/>
            <w:left w:val="none" w:sz="0" w:space="0" w:color="auto"/>
            <w:bottom w:val="none" w:sz="0" w:space="0" w:color="auto"/>
            <w:right w:val="none" w:sz="0" w:space="0" w:color="auto"/>
          </w:divBdr>
        </w:div>
      </w:divsChild>
    </w:div>
    <w:div w:id="1815368412">
      <w:bodyDiv w:val="1"/>
      <w:marLeft w:val="0"/>
      <w:marRight w:val="0"/>
      <w:marTop w:val="0"/>
      <w:marBottom w:val="0"/>
      <w:divBdr>
        <w:top w:val="none" w:sz="0" w:space="0" w:color="auto"/>
        <w:left w:val="none" w:sz="0" w:space="0" w:color="auto"/>
        <w:bottom w:val="none" w:sz="0" w:space="0" w:color="auto"/>
        <w:right w:val="none" w:sz="0" w:space="0" w:color="auto"/>
      </w:divBdr>
    </w:div>
    <w:div w:id="1816138118">
      <w:bodyDiv w:val="1"/>
      <w:marLeft w:val="0"/>
      <w:marRight w:val="0"/>
      <w:marTop w:val="0"/>
      <w:marBottom w:val="0"/>
      <w:divBdr>
        <w:top w:val="none" w:sz="0" w:space="0" w:color="auto"/>
        <w:left w:val="none" w:sz="0" w:space="0" w:color="auto"/>
        <w:bottom w:val="none" w:sz="0" w:space="0" w:color="auto"/>
        <w:right w:val="none" w:sz="0" w:space="0" w:color="auto"/>
      </w:divBdr>
    </w:div>
    <w:div w:id="1816140761">
      <w:bodyDiv w:val="1"/>
      <w:marLeft w:val="0"/>
      <w:marRight w:val="0"/>
      <w:marTop w:val="0"/>
      <w:marBottom w:val="0"/>
      <w:divBdr>
        <w:top w:val="none" w:sz="0" w:space="0" w:color="auto"/>
        <w:left w:val="none" w:sz="0" w:space="0" w:color="auto"/>
        <w:bottom w:val="none" w:sz="0" w:space="0" w:color="auto"/>
        <w:right w:val="none" w:sz="0" w:space="0" w:color="auto"/>
      </w:divBdr>
    </w:div>
    <w:div w:id="1816605143">
      <w:bodyDiv w:val="1"/>
      <w:marLeft w:val="0"/>
      <w:marRight w:val="0"/>
      <w:marTop w:val="0"/>
      <w:marBottom w:val="0"/>
      <w:divBdr>
        <w:top w:val="none" w:sz="0" w:space="0" w:color="auto"/>
        <w:left w:val="none" w:sz="0" w:space="0" w:color="auto"/>
        <w:bottom w:val="none" w:sz="0" w:space="0" w:color="auto"/>
        <w:right w:val="none" w:sz="0" w:space="0" w:color="auto"/>
      </w:divBdr>
    </w:div>
    <w:div w:id="1817603976">
      <w:bodyDiv w:val="1"/>
      <w:marLeft w:val="0"/>
      <w:marRight w:val="0"/>
      <w:marTop w:val="0"/>
      <w:marBottom w:val="0"/>
      <w:divBdr>
        <w:top w:val="none" w:sz="0" w:space="0" w:color="auto"/>
        <w:left w:val="none" w:sz="0" w:space="0" w:color="auto"/>
        <w:bottom w:val="none" w:sz="0" w:space="0" w:color="auto"/>
        <w:right w:val="none" w:sz="0" w:space="0" w:color="auto"/>
      </w:divBdr>
    </w:div>
    <w:div w:id="1818497665">
      <w:bodyDiv w:val="1"/>
      <w:marLeft w:val="0"/>
      <w:marRight w:val="0"/>
      <w:marTop w:val="0"/>
      <w:marBottom w:val="0"/>
      <w:divBdr>
        <w:top w:val="none" w:sz="0" w:space="0" w:color="auto"/>
        <w:left w:val="none" w:sz="0" w:space="0" w:color="auto"/>
        <w:bottom w:val="none" w:sz="0" w:space="0" w:color="auto"/>
        <w:right w:val="none" w:sz="0" w:space="0" w:color="auto"/>
      </w:divBdr>
    </w:div>
    <w:div w:id="1822040195">
      <w:bodyDiv w:val="1"/>
      <w:marLeft w:val="0"/>
      <w:marRight w:val="0"/>
      <w:marTop w:val="0"/>
      <w:marBottom w:val="0"/>
      <w:divBdr>
        <w:top w:val="none" w:sz="0" w:space="0" w:color="auto"/>
        <w:left w:val="none" w:sz="0" w:space="0" w:color="auto"/>
        <w:bottom w:val="none" w:sz="0" w:space="0" w:color="auto"/>
        <w:right w:val="none" w:sz="0" w:space="0" w:color="auto"/>
      </w:divBdr>
      <w:divsChild>
        <w:div w:id="192547370">
          <w:marLeft w:val="1166"/>
          <w:marRight w:val="0"/>
          <w:marTop w:val="86"/>
          <w:marBottom w:val="0"/>
          <w:divBdr>
            <w:top w:val="none" w:sz="0" w:space="0" w:color="auto"/>
            <w:left w:val="none" w:sz="0" w:space="0" w:color="auto"/>
            <w:bottom w:val="none" w:sz="0" w:space="0" w:color="auto"/>
            <w:right w:val="none" w:sz="0" w:space="0" w:color="auto"/>
          </w:divBdr>
        </w:div>
        <w:div w:id="348457627">
          <w:marLeft w:val="547"/>
          <w:marRight w:val="0"/>
          <w:marTop w:val="96"/>
          <w:marBottom w:val="0"/>
          <w:divBdr>
            <w:top w:val="none" w:sz="0" w:space="0" w:color="auto"/>
            <w:left w:val="none" w:sz="0" w:space="0" w:color="auto"/>
            <w:bottom w:val="none" w:sz="0" w:space="0" w:color="auto"/>
            <w:right w:val="none" w:sz="0" w:space="0" w:color="auto"/>
          </w:divBdr>
        </w:div>
        <w:div w:id="424039136">
          <w:marLeft w:val="1166"/>
          <w:marRight w:val="0"/>
          <w:marTop w:val="86"/>
          <w:marBottom w:val="0"/>
          <w:divBdr>
            <w:top w:val="none" w:sz="0" w:space="0" w:color="auto"/>
            <w:left w:val="none" w:sz="0" w:space="0" w:color="auto"/>
            <w:bottom w:val="none" w:sz="0" w:space="0" w:color="auto"/>
            <w:right w:val="none" w:sz="0" w:space="0" w:color="auto"/>
          </w:divBdr>
        </w:div>
        <w:div w:id="1013457967">
          <w:marLeft w:val="547"/>
          <w:marRight w:val="0"/>
          <w:marTop w:val="96"/>
          <w:marBottom w:val="0"/>
          <w:divBdr>
            <w:top w:val="none" w:sz="0" w:space="0" w:color="auto"/>
            <w:left w:val="none" w:sz="0" w:space="0" w:color="auto"/>
            <w:bottom w:val="none" w:sz="0" w:space="0" w:color="auto"/>
            <w:right w:val="none" w:sz="0" w:space="0" w:color="auto"/>
          </w:divBdr>
        </w:div>
        <w:div w:id="1143889305">
          <w:marLeft w:val="1166"/>
          <w:marRight w:val="0"/>
          <w:marTop w:val="86"/>
          <w:marBottom w:val="0"/>
          <w:divBdr>
            <w:top w:val="none" w:sz="0" w:space="0" w:color="auto"/>
            <w:left w:val="none" w:sz="0" w:space="0" w:color="auto"/>
            <w:bottom w:val="none" w:sz="0" w:space="0" w:color="auto"/>
            <w:right w:val="none" w:sz="0" w:space="0" w:color="auto"/>
          </w:divBdr>
        </w:div>
        <w:div w:id="1147086936">
          <w:marLeft w:val="1166"/>
          <w:marRight w:val="0"/>
          <w:marTop w:val="86"/>
          <w:marBottom w:val="0"/>
          <w:divBdr>
            <w:top w:val="none" w:sz="0" w:space="0" w:color="auto"/>
            <w:left w:val="none" w:sz="0" w:space="0" w:color="auto"/>
            <w:bottom w:val="none" w:sz="0" w:space="0" w:color="auto"/>
            <w:right w:val="none" w:sz="0" w:space="0" w:color="auto"/>
          </w:divBdr>
        </w:div>
        <w:div w:id="1537502409">
          <w:marLeft w:val="1166"/>
          <w:marRight w:val="0"/>
          <w:marTop w:val="86"/>
          <w:marBottom w:val="0"/>
          <w:divBdr>
            <w:top w:val="none" w:sz="0" w:space="0" w:color="auto"/>
            <w:left w:val="none" w:sz="0" w:space="0" w:color="auto"/>
            <w:bottom w:val="none" w:sz="0" w:space="0" w:color="auto"/>
            <w:right w:val="none" w:sz="0" w:space="0" w:color="auto"/>
          </w:divBdr>
        </w:div>
        <w:div w:id="1562788249">
          <w:marLeft w:val="547"/>
          <w:marRight w:val="0"/>
          <w:marTop w:val="96"/>
          <w:marBottom w:val="0"/>
          <w:divBdr>
            <w:top w:val="none" w:sz="0" w:space="0" w:color="auto"/>
            <w:left w:val="none" w:sz="0" w:space="0" w:color="auto"/>
            <w:bottom w:val="none" w:sz="0" w:space="0" w:color="auto"/>
            <w:right w:val="none" w:sz="0" w:space="0" w:color="auto"/>
          </w:divBdr>
        </w:div>
        <w:div w:id="2019427372">
          <w:marLeft w:val="547"/>
          <w:marRight w:val="0"/>
          <w:marTop w:val="96"/>
          <w:marBottom w:val="0"/>
          <w:divBdr>
            <w:top w:val="none" w:sz="0" w:space="0" w:color="auto"/>
            <w:left w:val="none" w:sz="0" w:space="0" w:color="auto"/>
            <w:bottom w:val="none" w:sz="0" w:space="0" w:color="auto"/>
            <w:right w:val="none" w:sz="0" w:space="0" w:color="auto"/>
          </w:divBdr>
        </w:div>
        <w:div w:id="2075817053">
          <w:marLeft w:val="1166"/>
          <w:marRight w:val="0"/>
          <w:marTop w:val="86"/>
          <w:marBottom w:val="0"/>
          <w:divBdr>
            <w:top w:val="none" w:sz="0" w:space="0" w:color="auto"/>
            <w:left w:val="none" w:sz="0" w:space="0" w:color="auto"/>
            <w:bottom w:val="none" w:sz="0" w:space="0" w:color="auto"/>
            <w:right w:val="none" w:sz="0" w:space="0" w:color="auto"/>
          </w:divBdr>
        </w:div>
      </w:divsChild>
    </w:div>
    <w:div w:id="1822690742">
      <w:bodyDiv w:val="1"/>
      <w:marLeft w:val="0"/>
      <w:marRight w:val="0"/>
      <w:marTop w:val="0"/>
      <w:marBottom w:val="0"/>
      <w:divBdr>
        <w:top w:val="none" w:sz="0" w:space="0" w:color="auto"/>
        <w:left w:val="none" w:sz="0" w:space="0" w:color="auto"/>
        <w:bottom w:val="none" w:sz="0" w:space="0" w:color="auto"/>
        <w:right w:val="none" w:sz="0" w:space="0" w:color="auto"/>
      </w:divBdr>
    </w:div>
    <w:div w:id="1824076163">
      <w:bodyDiv w:val="1"/>
      <w:marLeft w:val="0"/>
      <w:marRight w:val="0"/>
      <w:marTop w:val="0"/>
      <w:marBottom w:val="0"/>
      <w:divBdr>
        <w:top w:val="none" w:sz="0" w:space="0" w:color="auto"/>
        <w:left w:val="none" w:sz="0" w:space="0" w:color="auto"/>
        <w:bottom w:val="none" w:sz="0" w:space="0" w:color="auto"/>
        <w:right w:val="none" w:sz="0" w:space="0" w:color="auto"/>
      </w:divBdr>
    </w:div>
    <w:div w:id="1824153799">
      <w:bodyDiv w:val="1"/>
      <w:marLeft w:val="0"/>
      <w:marRight w:val="0"/>
      <w:marTop w:val="0"/>
      <w:marBottom w:val="0"/>
      <w:divBdr>
        <w:top w:val="none" w:sz="0" w:space="0" w:color="auto"/>
        <w:left w:val="none" w:sz="0" w:space="0" w:color="auto"/>
        <w:bottom w:val="none" w:sz="0" w:space="0" w:color="auto"/>
        <w:right w:val="none" w:sz="0" w:space="0" w:color="auto"/>
      </w:divBdr>
    </w:div>
    <w:div w:id="1827285940">
      <w:bodyDiv w:val="1"/>
      <w:marLeft w:val="0"/>
      <w:marRight w:val="0"/>
      <w:marTop w:val="0"/>
      <w:marBottom w:val="0"/>
      <w:divBdr>
        <w:top w:val="none" w:sz="0" w:space="0" w:color="auto"/>
        <w:left w:val="none" w:sz="0" w:space="0" w:color="auto"/>
        <w:bottom w:val="none" w:sz="0" w:space="0" w:color="auto"/>
        <w:right w:val="none" w:sz="0" w:space="0" w:color="auto"/>
      </w:divBdr>
      <w:divsChild>
        <w:div w:id="68113762">
          <w:marLeft w:val="1166"/>
          <w:marRight w:val="0"/>
          <w:marTop w:val="96"/>
          <w:marBottom w:val="0"/>
          <w:divBdr>
            <w:top w:val="none" w:sz="0" w:space="0" w:color="auto"/>
            <w:left w:val="none" w:sz="0" w:space="0" w:color="auto"/>
            <w:bottom w:val="none" w:sz="0" w:space="0" w:color="auto"/>
            <w:right w:val="none" w:sz="0" w:space="0" w:color="auto"/>
          </w:divBdr>
        </w:div>
        <w:div w:id="317539404">
          <w:marLeft w:val="547"/>
          <w:marRight w:val="0"/>
          <w:marTop w:val="115"/>
          <w:marBottom w:val="0"/>
          <w:divBdr>
            <w:top w:val="none" w:sz="0" w:space="0" w:color="auto"/>
            <w:left w:val="none" w:sz="0" w:space="0" w:color="auto"/>
            <w:bottom w:val="none" w:sz="0" w:space="0" w:color="auto"/>
            <w:right w:val="none" w:sz="0" w:space="0" w:color="auto"/>
          </w:divBdr>
        </w:div>
        <w:div w:id="591359053">
          <w:marLeft w:val="1166"/>
          <w:marRight w:val="0"/>
          <w:marTop w:val="96"/>
          <w:marBottom w:val="0"/>
          <w:divBdr>
            <w:top w:val="none" w:sz="0" w:space="0" w:color="auto"/>
            <w:left w:val="none" w:sz="0" w:space="0" w:color="auto"/>
            <w:bottom w:val="none" w:sz="0" w:space="0" w:color="auto"/>
            <w:right w:val="none" w:sz="0" w:space="0" w:color="auto"/>
          </w:divBdr>
        </w:div>
        <w:div w:id="685789721">
          <w:marLeft w:val="547"/>
          <w:marRight w:val="0"/>
          <w:marTop w:val="115"/>
          <w:marBottom w:val="0"/>
          <w:divBdr>
            <w:top w:val="none" w:sz="0" w:space="0" w:color="auto"/>
            <w:left w:val="none" w:sz="0" w:space="0" w:color="auto"/>
            <w:bottom w:val="none" w:sz="0" w:space="0" w:color="auto"/>
            <w:right w:val="none" w:sz="0" w:space="0" w:color="auto"/>
          </w:divBdr>
        </w:div>
        <w:div w:id="826942462">
          <w:marLeft w:val="1166"/>
          <w:marRight w:val="0"/>
          <w:marTop w:val="96"/>
          <w:marBottom w:val="0"/>
          <w:divBdr>
            <w:top w:val="none" w:sz="0" w:space="0" w:color="auto"/>
            <w:left w:val="none" w:sz="0" w:space="0" w:color="auto"/>
            <w:bottom w:val="none" w:sz="0" w:space="0" w:color="auto"/>
            <w:right w:val="none" w:sz="0" w:space="0" w:color="auto"/>
          </w:divBdr>
        </w:div>
        <w:div w:id="1155217666">
          <w:marLeft w:val="1166"/>
          <w:marRight w:val="0"/>
          <w:marTop w:val="96"/>
          <w:marBottom w:val="0"/>
          <w:divBdr>
            <w:top w:val="none" w:sz="0" w:space="0" w:color="auto"/>
            <w:left w:val="none" w:sz="0" w:space="0" w:color="auto"/>
            <w:bottom w:val="none" w:sz="0" w:space="0" w:color="auto"/>
            <w:right w:val="none" w:sz="0" w:space="0" w:color="auto"/>
          </w:divBdr>
        </w:div>
        <w:div w:id="1964730140">
          <w:marLeft w:val="1166"/>
          <w:marRight w:val="0"/>
          <w:marTop w:val="96"/>
          <w:marBottom w:val="0"/>
          <w:divBdr>
            <w:top w:val="none" w:sz="0" w:space="0" w:color="auto"/>
            <w:left w:val="none" w:sz="0" w:space="0" w:color="auto"/>
            <w:bottom w:val="none" w:sz="0" w:space="0" w:color="auto"/>
            <w:right w:val="none" w:sz="0" w:space="0" w:color="auto"/>
          </w:divBdr>
        </w:div>
        <w:div w:id="1991059014">
          <w:marLeft w:val="1166"/>
          <w:marRight w:val="0"/>
          <w:marTop w:val="96"/>
          <w:marBottom w:val="0"/>
          <w:divBdr>
            <w:top w:val="none" w:sz="0" w:space="0" w:color="auto"/>
            <w:left w:val="none" w:sz="0" w:space="0" w:color="auto"/>
            <w:bottom w:val="none" w:sz="0" w:space="0" w:color="auto"/>
            <w:right w:val="none" w:sz="0" w:space="0" w:color="auto"/>
          </w:divBdr>
        </w:div>
        <w:div w:id="2126845285">
          <w:marLeft w:val="1166"/>
          <w:marRight w:val="0"/>
          <w:marTop w:val="96"/>
          <w:marBottom w:val="0"/>
          <w:divBdr>
            <w:top w:val="none" w:sz="0" w:space="0" w:color="auto"/>
            <w:left w:val="none" w:sz="0" w:space="0" w:color="auto"/>
            <w:bottom w:val="none" w:sz="0" w:space="0" w:color="auto"/>
            <w:right w:val="none" w:sz="0" w:space="0" w:color="auto"/>
          </w:divBdr>
        </w:div>
        <w:div w:id="2129352040">
          <w:marLeft w:val="547"/>
          <w:marRight w:val="0"/>
          <w:marTop w:val="115"/>
          <w:marBottom w:val="0"/>
          <w:divBdr>
            <w:top w:val="none" w:sz="0" w:space="0" w:color="auto"/>
            <w:left w:val="none" w:sz="0" w:space="0" w:color="auto"/>
            <w:bottom w:val="none" w:sz="0" w:space="0" w:color="auto"/>
            <w:right w:val="none" w:sz="0" w:space="0" w:color="auto"/>
          </w:divBdr>
        </w:div>
      </w:divsChild>
    </w:div>
    <w:div w:id="1827428301">
      <w:bodyDiv w:val="1"/>
      <w:marLeft w:val="0"/>
      <w:marRight w:val="0"/>
      <w:marTop w:val="0"/>
      <w:marBottom w:val="0"/>
      <w:divBdr>
        <w:top w:val="none" w:sz="0" w:space="0" w:color="auto"/>
        <w:left w:val="none" w:sz="0" w:space="0" w:color="auto"/>
        <w:bottom w:val="none" w:sz="0" w:space="0" w:color="auto"/>
        <w:right w:val="none" w:sz="0" w:space="0" w:color="auto"/>
      </w:divBdr>
    </w:div>
    <w:div w:id="1827890339">
      <w:bodyDiv w:val="1"/>
      <w:marLeft w:val="0"/>
      <w:marRight w:val="0"/>
      <w:marTop w:val="0"/>
      <w:marBottom w:val="0"/>
      <w:divBdr>
        <w:top w:val="none" w:sz="0" w:space="0" w:color="auto"/>
        <w:left w:val="none" w:sz="0" w:space="0" w:color="auto"/>
        <w:bottom w:val="none" w:sz="0" w:space="0" w:color="auto"/>
        <w:right w:val="none" w:sz="0" w:space="0" w:color="auto"/>
      </w:divBdr>
    </w:div>
    <w:div w:id="1828785285">
      <w:bodyDiv w:val="1"/>
      <w:marLeft w:val="0"/>
      <w:marRight w:val="0"/>
      <w:marTop w:val="0"/>
      <w:marBottom w:val="0"/>
      <w:divBdr>
        <w:top w:val="none" w:sz="0" w:space="0" w:color="auto"/>
        <w:left w:val="none" w:sz="0" w:space="0" w:color="auto"/>
        <w:bottom w:val="none" w:sz="0" w:space="0" w:color="auto"/>
        <w:right w:val="none" w:sz="0" w:space="0" w:color="auto"/>
      </w:divBdr>
    </w:div>
    <w:div w:id="1829175323">
      <w:bodyDiv w:val="1"/>
      <w:marLeft w:val="0"/>
      <w:marRight w:val="0"/>
      <w:marTop w:val="0"/>
      <w:marBottom w:val="0"/>
      <w:divBdr>
        <w:top w:val="none" w:sz="0" w:space="0" w:color="auto"/>
        <w:left w:val="none" w:sz="0" w:space="0" w:color="auto"/>
        <w:bottom w:val="none" w:sz="0" w:space="0" w:color="auto"/>
        <w:right w:val="none" w:sz="0" w:space="0" w:color="auto"/>
      </w:divBdr>
      <w:divsChild>
        <w:div w:id="839731828">
          <w:marLeft w:val="360"/>
          <w:marRight w:val="0"/>
          <w:marTop w:val="200"/>
          <w:marBottom w:val="0"/>
          <w:divBdr>
            <w:top w:val="none" w:sz="0" w:space="0" w:color="auto"/>
            <w:left w:val="none" w:sz="0" w:space="0" w:color="auto"/>
            <w:bottom w:val="none" w:sz="0" w:space="0" w:color="auto"/>
            <w:right w:val="none" w:sz="0" w:space="0" w:color="auto"/>
          </w:divBdr>
        </w:div>
        <w:div w:id="1610165290">
          <w:marLeft w:val="360"/>
          <w:marRight w:val="0"/>
          <w:marTop w:val="200"/>
          <w:marBottom w:val="0"/>
          <w:divBdr>
            <w:top w:val="none" w:sz="0" w:space="0" w:color="auto"/>
            <w:left w:val="none" w:sz="0" w:space="0" w:color="auto"/>
            <w:bottom w:val="none" w:sz="0" w:space="0" w:color="auto"/>
            <w:right w:val="none" w:sz="0" w:space="0" w:color="auto"/>
          </w:divBdr>
        </w:div>
      </w:divsChild>
    </w:div>
    <w:div w:id="1830517804">
      <w:bodyDiv w:val="1"/>
      <w:marLeft w:val="0"/>
      <w:marRight w:val="0"/>
      <w:marTop w:val="0"/>
      <w:marBottom w:val="0"/>
      <w:divBdr>
        <w:top w:val="none" w:sz="0" w:space="0" w:color="auto"/>
        <w:left w:val="none" w:sz="0" w:space="0" w:color="auto"/>
        <w:bottom w:val="none" w:sz="0" w:space="0" w:color="auto"/>
        <w:right w:val="none" w:sz="0" w:space="0" w:color="auto"/>
      </w:divBdr>
    </w:div>
    <w:div w:id="1830779681">
      <w:bodyDiv w:val="1"/>
      <w:marLeft w:val="0"/>
      <w:marRight w:val="0"/>
      <w:marTop w:val="0"/>
      <w:marBottom w:val="0"/>
      <w:divBdr>
        <w:top w:val="none" w:sz="0" w:space="0" w:color="auto"/>
        <w:left w:val="none" w:sz="0" w:space="0" w:color="auto"/>
        <w:bottom w:val="none" w:sz="0" w:space="0" w:color="auto"/>
        <w:right w:val="none" w:sz="0" w:space="0" w:color="auto"/>
      </w:divBdr>
    </w:div>
    <w:div w:id="1830906124">
      <w:bodyDiv w:val="1"/>
      <w:marLeft w:val="0"/>
      <w:marRight w:val="0"/>
      <w:marTop w:val="0"/>
      <w:marBottom w:val="0"/>
      <w:divBdr>
        <w:top w:val="none" w:sz="0" w:space="0" w:color="auto"/>
        <w:left w:val="none" w:sz="0" w:space="0" w:color="auto"/>
        <w:bottom w:val="none" w:sz="0" w:space="0" w:color="auto"/>
        <w:right w:val="none" w:sz="0" w:space="0" w:color="auto"/>
      </w:divBdr>
    </w:div>
    <w:div w:id="1832015141">
      <w:bodyDiv w:val="1"/>
      <w:marLeft w:val="0"/>
      <w:marRight w:val="0"/>
      <w:marTop w:val="0"/>
      <w:marBottom w:val="0"/>
      <w:divBdr>
        <w:top w:val="none" w:sz="0" w:space="0" w:color="auto"/>
        <w:left w:val="none" w:sz="0" w:space="0" w:color="auto"/>
        <w:bottom w:val="none" w:sz="0" w:space="0" w:color="auto"/>
        <w:right w:val="none" w:sz="0" w:space="0" w:color="auto"/>
      </w:divBdr>
    </w:div>
    <w:div w:id="1832794602">
      <w:bodyDiv w:val="1"/>
      <w:marLeft w:val="0"/>
      <w:marRight w:val="0"/>
      <w:marTop w:val="0"/>
      <w:marBottom w:val="0"/>
      <w:divBdr>
        <w:top w:val="none" w:sz="0" w:space="0" w:color="auto"/>
        <w:left w:val="none" w:sz="0" w:space="0" w:color="auto"/>
        <w:bottom w:val="none" w:sz="0" w:space="0" w:color="auto"/>
        <w:right w:val="none" w:sz="0" w:space="0" w:color="auto"/>
      </w:divBdr>
    </w:div>
    <w:div w:id="1833328272">
      <w:bodyDiv w:val="1"/>
      <w:marLeft w:val="0"/>
      <w:marRight w:val="0"/>
      <w:marTop w:val="0"/>
      <w:marBottom w:val="0"/>
      <w:divBdr>
        <w:top w:val="none" w:sz="0" w:space="0" w:color="auto"/>
        <w:left w:val="none" w:sz="0" w:space="0" w:color="auto"/>
        <w:bottom w:val="none" w:sz="0" w:space="0" w:color="auto"/>
        <w:right w:val="none" w:sz="0" w:space="0" w:color="auto"/>
      </w:divBdr>
    </w:div>
    <w:div w:id="1834680708">
      <w:bodyDiv w:val="1"/>
      <w:marLeft w:val="0"/>
      <w:marRight w:val="0"/>
      <w:marTop w:val="0"/>
      <w:marBottom w:val="0"/>
      <w:divBdr>
        <w:top w:val="none" w:sz="0" w:space="0" w:color="auto"/>
        <w:left w:val="none" w:sz="0" w:space="0" w:color="auto"/>
        <w:bottom w:val="none" w:sz="0" w:space="0" w:color="auto"/>
        <w:right w:val="none" w:sz="0" w:space="0" w:color="auto"/>
      </w:divBdr>
    </w:div>
    <w:div w:id="1835681629">
      <w:bodyDiv w:val="1"/>
      <w:marLeft w:val="0"/>
      <w:marRight w:val="0"/>
      <w:marTop w:val="0"/>
      <w:marBottom w:val="0"/>
      <w:divBdr>
        <w:top w:val="none" w:sz="0" w:space="0" w:color="auto"/>
        <w:left w:val="none" w:sz="0" w:space="0" w:color="auto"/>
        <w:bottom w:val="none" w:sz="0" w:space="0" w:color="auto"/>
        <w:right w:val="none" w:sz="0" w:space="0" w:color="auto"/>
      </w:divBdr>
      <w:divsChild>
        <w:div w:id="1523279001">
          <w:marLeft w:val="1166"/>
          <w:marRight w:val="0"/>
          <w:marTop w:val="115"/>
          <w:marBottom w:val="0"/>
          <w:divBdr>
            <w:top w:val="none" w:sz="0" w:space="0" w:color="auto"/>
            <w:left w:val="none" w:sz="0" w:space="0" w:color="auto"/>
            <w:bottom w:val="none" w:sz="0" w:space="0" w:color="auto"/>
            <w:right w:val="none" w:sz="0" w:space="0" w:color="auto"/>
          </w:divBdr>
        </w:div>
        <w:div w:id="1589119741">
          <w:marLeft w:val="547"/>
          <w:marRight w:val="0"/>
          <w:marTop w:val="134"/>
          <w:marBottom w:val="0"/>
          <w:divBdr>
            <w:top w:val="none" w:sz="0" w:space="0" w:color="auto"/>
            <w:left w:val="none" w:sz="0" w:space="0" w:color="auto"/>
            <w:bottom w:val="none" w:sz="0" w:space="0" w:color="auto"/>
            <w:right w:val="none" w:sz="0" w:space="0" w:color="auto"/>
          </w:divBdr>
        </w:div>
      </w:divsChild>
    </w:div>
    <w:div w:id="1836338967">
      <w:bodyDiv w:val="1"/>
      <w:marLeft w:val="0"/>
      <w:marRight w:val="0"/>
      <w:marTop w:val="0"/>
      <w:marBottom w:val="0"/>
      <w:divBdr>
        <w:top w:val="none" w:sz="0" w:space="0" w:color="auto"/>
        <w:left w:val="none" w:sz="0" w:space="0" w:color="auto"/>
        <w:bottom w:val="none" w:sz="0" w:space="0" w:color="auto"/>
        <w:right w:val="none" w:sz="0" w:space="0" w:color="auto"/>
      </w:divBdr>
    </w:div>
    <w:div w:id="1836528775">
      <w:bodyDiv w:val="1"/>
      <w:marLeft w:val="0"/>
      <w:marRight w:val="0"/>
      <w:marTop w:val="0"/>
      <w:marBottom w:val="0"/>
      <w:divBdr>
        <w:top w:val="none" w:sz="0" w:space="0" w:color="auto"/>
        <w:left w:val="none" w:sz="0" w:space="0" w:color="auto"/>
        <w:bottom w:val="none" w:sz="0" w:space="0" w:color="auto"/>
        <w:right w:val="none" w:sz="0" w:space="0" w:color="auto"/>
      </w:divBdr>
    </w:div>
    <w:div w:id="1837307213">
      <w:bodyDiv w:val="1"/>
      <w:marLeft w:val="0"/>
      <w:marRight w:val="0"/>
      <w:marTop w:val="0"/>
      <w:marBottom w:val="0"/>
      <w:divBdr>
        <w:top w:val="none" w:sz="0" w:space="0" w:color="auto"/>
        <w:left w:val="none" w:sz="0" w:space="0" w:color="auto"/>
        <w:bottom w:val="none" w:sz="0" w:space="0" w:color="auto"/>
        <w:right w:val="none" w:sz="0" w:space="0" w:color="auto"/>
      </w:divBdr>
    </w:div>
    <w:div w:id="1837378592">
      <w:bodyDiv w:val="1"/>
      <w:marLeft w:val="0"/>
      <w:marRight w:val="0"/>
      <w:marTop w:val="0"/>
      <w:marBottom w:val="0"/>
      <w:divBdr>
        <w:top w:val="none" w:sz="0" w:space="0" w:color="auto"/>
        <w:left w:val="none" w:sz="0" w:space="0" w:color="auto"/>
        <w:bottom w:val="none" w:sz="0" w:space="0" w:color="auto"/>
        <w:right w:val="none" w:sz="0" w:space="0" w:color="auto"/>
      </w:divBdr>
    </w:div>
    <w:div w:id="1838034954">
      <w:bodyDiv w:val="1"/>
      <w:marLeft w:val="0"/>
      <w:marRight w:val="0"/>
      <w:marTop w:val="0"/>
      <w:marBottom w:val="0"/>
      <w:divBdr>
        <w:top w:val="none" w:sz="0" w:space="0" w:color="auto"/>
        <w:left w:val="none" w:sz="0" w:space="0" w:color="auto"/>
        <w:bottom w:val="none" w:sz="0" w:space="0" w:color="auto"/>
        <w:right w:val="none" w:sz="0" w:space="0" w:color="auto"/>
      </w:divBdr>
    </w:div>
    <w:div w:id="1838378483">
      <w:bodyDiv w:val="1"/>
      <w:marLeft w:val="0"/>
      <w:marRight w:val="0"/>
      <w:marTop w:val="0"/>
      <w:marBottom w:val="0"/>
      <w:divBdr>
        <w:top w:val="none" w:sz="0" w:space="0" w:color="auto"/>
        <w:left w:val="none" w:sz="0" w:space="0" w:color="auto"/>
        <w:bottom w:val="none" w:sz="0" w:space="0" w:color="auto"/>
        <w:right w:val="none" w:sz="0" w:space="0" w:color="auto"/>
      </w:divBdr>
    </w:div>
    <w:div w:id="1838882647">
      <w:bodyDiv w:val="1"/>
      <w:marLeft w:val="0"/>
      <w:marRight w:val="0"/>
      <w:marTop w:val="0"/>
      <w:marBottom w:val="0"/>
      <w:divBdr>
        <w:top w:val="none" w:sz="0" w:space="0" w:color="auto"/>
        <w:left w:val="none" w:sz="0" w:space="0" w:color="auto"/>
        <w:bottom w:val="none" w:sz="0" w:space="0" w:color="auto"/>
        <w:right w:val="none" w:sz="0" w:space="0" w:color="auto"/>
      </w:divBdr>
    </w:div>
    <w:div w:id="1840150815">
      <w:bodyDiv w:val="1"/>
      <w:marLeft w:val="0"/>
      <w:marRight w:val="0"/>
      <w:marTop w:val="0"/>
      <w:marBottom w:val="0"/>
      <w:divBdr>
        <w:top w:val="none" w:sz="0" w:space="0" w:color="auto"/>
        <w:left w:val="none" w:sz="0" w:space="0" w:color="auto"/>
        <w:bottom w:val="none" w:sz="0" w:space="0" w:color="auto"/>
        <w:right w:val="none" w:sz="0" w:space="0" w:color="auto"/>
      </w:divBdr>
    </w:div>
    <w:div w:id="1841121403">
      <w:bodyDiv w:val="1"/>
      <w:marLeft w:val="0"/>
      <w:marRight w:val="0"/>
      <w:marTop w:val="0"/>
      <w:marBottom w:val="0"/>
      <w:divBdr>
        <w:top w:val="none" w:sz="0" w:space="0" w:color="auto"/>
        <w:left w:val="none" w:sz="0" w:space="0" w:color="auto"/>
        <w:bottom w:val="none" w:sz="0" w:space="0" w:color="auto"/>
        <w:right w:val="none" w:sz="0" w:space="0" w:color="auto"/>
      </w:divBdr>
    </w:div>
    <w:div w:id="1843354125">
      <w:bodyDiv w:val="1"/>
      <w:marLeft w:val="0"/>
      <w:marRight w:val="0"/>
      <w:marTop w:val="0"/>
      <w:marBottom w:val="0"/>
      <w:divBdr>
        <w:top w:val="none" w:sz="0" w:space="0" w:color="auto"/>
        <w:left w:val="none" w:sz="0" w:space="0" w:color="auto"/>
        <w:bottom w:val="none" w:sz="0" w:space="0" w:color="auto"/>
        <w:right w:val="none" w:sz="0" w:space="0" w:color="auto"/>
      </w:divBdr>
    </w:div>
    <w:div w:id="1843429321">
      <w:bodyDiv w:val="1"/>
      <w:marLeft w:val="0"/>
      <w:marRight w:val="0"/>
      <w:marTop w:val="0"/>
      <w:marBottom w:val="0"/>
      <w:divBdr>
        <w:top w:val="none" w:sz="0" w:space="0" w:color="auto"/>
        <w:left w:val="none" w:sz="0" w:space="0" w:color="auto"/>
        <w:bottom w:val="none" w:sz="0" w:space="0" w:color="auto"/>
        <w:right w:val="none" w:sz="0" w:space="0" w:color="auto"/>
      </w:divBdr>
    </w:div>
    <w:div w:id="1845822956">
      <w:bodyDiv w:val="1"/>
      <w:marLeft w:val="0"/>
      <w:marRight w:val="0"/>
      <w:marTop w:val="0"/>
      <w:marBottom w:val="0"/>
      <w:divBdr>
        <w:top w:val="none" w:sz="0" w:space="0" w:color="auto"/>
        <w:left w:val="none" w:sz="0" w:space="0" w:color="auto"/>
        <w:bottom w:val="none" w:sz="0" w:space="0" w:color="auto"/>
        <w:right w:val="none" w:sz="0" w:space="0" w:color="auto"/>
      </w:divBdr>
    </w:div>
    <w:div w:id="1846165392">
      <w:bodyDiv w:val="1"/>
      <w:marLeft w:val="0"/>
      <w:marRight w:val="0"/>
      <w:marTop w:val="0"/>
      <w:marBottom w:val="0"/>
      <w:divBdr>
        <w:top w:val="none" w:sz="0" w:space="0" w:color="auto"/>
        <w:left w:val="none" w:sz="0" w:space="0" w:color="auto"/>
        <w:bottom w:val="none" w:sz="0" w:space="0" w:color="auto"/>
        <w:right w:val="none" w:sz="0" w:space="0" w:color="auto"/>
      </w:divBdr>
    </w:div>
    <w:div w:id="1846506519">
      <w:bodyDiv w:val="1"/>
      <w:marLeft w:val="0"/>
      <w:marRight w:val="0"/>
      <w:marTop w:val="0"/>
      <w:marBottom w:val="0"/>
      <w:divBdr>
        <w:top w:val="none" w:sz="0" w:space="0" w:color="auto"/>
        <w:left w:val="none" w:sz="0" w:space="0" w:color="auto"/>
        <w:bottom w:val="none" w:sz="0" w:space="0" w:color="auto"/>
        <w:right w:val="none" w:sz="0" w:space="0" w:color="auto"/>
      </w:divBdr>
      <w:divsChild>
        <w:div w:id="72705841">
          <w:marLeft w:val="1800"/>
          <w:marRight w:val="0"/>
          <w:marTop w:val="72"/>
          <w:marBottom w:val="0"/>
          <w:divBdr>
            <w:top w:val="none" w:sz="0" w:space="0" w:color="auto"/>
            <w:left w:val="none" w:sz="0" w:space="0" w:color="auto"/>
            <w:bottom w:val="none" w:sz="0" w:space="0" w:color="auto"/>
            <w:right w:val="none" w:sz="0" w:space="0" w:color="auto"/>
          </w:divBdr>
        </w:div>
        <w:div w:id="76442004">
          <w:marLeft w:val="1800"/>
          <w:marRight w:val="0"/>
          <w:marTop w:val="72"/>
          <w:marBottom w:val="0"/>
          <w:divBdr>
            <w:top w:val="none" w:sz="0" w:space="0" w:color="auto"/>
            <w:left w:val="none" w:sz="0" w:space="0" w:color="auto"/>
            <w:bottom w:val="none" w:sz="0" w:space="0" w:color="auto"/>
            <w:right w:val="none" w:sz="0" w:space="0" w:color="auto"/>
          </w:divBdr>
        </w:div>
        <w:div w:id="135877460">
          <w:marLeft w:val="1166"/>
          <w:marRight w:val="0"/>
          <w:marTop w:val="86"/>
          <w:marBottom w:val="0"/>
          <w:divBdr>
            <w:top w:val="none" w:sz="0" w:space="0" w:color="auto"/>
            <w:left w:val="none" w:sz="0" w:space="0" w:color="auto"/>
            <w:bottom w:val="none" w:sz="0" w:space="0" w:color="auto"/>
            <w:right w:val="none" w:sz="0" w:space="0" w:color="auto"/>
          </w:divBdr>
        </w:div>
        <w:div w:id="201749753">
          <w:marLeft w:val="1166"/>
          <w:marRight w:val="0"/>
          <w:marTop w:val="86"/>
          <w:marBottom w:val="0"/>
          <w:divBdr>
            <w:top w:val="none" w:sz="0" w:space="0" w:color="auto"/>
            <w:left w:val="none" w:sz="0" w:space="0" w:color="auto"/>
            <w:bottom w:val="none" w:sz="0" w:space="0" w:color="auto"/>
            <w:right w:val="none" w:sz="0" w:space="0" w:color="auto"/>
          </w:divBdr>
        </w:div>
        <w:div w:id="318392025">
          <w:marLeft w:val="547"/>
          <w:marRight w:val="0"/>
          <w:marTop w:val="96"/>
          <w:marBottom w:val="0"/>
          <w:divBdr>
            <w:top w:val="none" w:sz="0" w:space="0" w:color="auto"/>
            <w:left w:val="none" w:sz="0" w:space="0" w:color="auto"/>
            <w:bottom w:val="none" w:sz="0" w:space="0" w:color="auto"/>
            <w:right w:val="none" w:sz="0" w:space="0" w:color="auto"/>
          </w:divBdr>
        </w:div>
        <w:div w:id="482888612">
          <w:marLeft w:val="2520"/>
          <w:marRight w:val="0"/>
          <w:marTop w:val="62"/>
          <w:marBottom w:val="0"/>
          <w:divBdr>
            <w:top w:val="none" w:sz="0" w:space="0" w:color="auto"/>
            <w:left w:val="none" w:sz="0" w:space="0" w:color="auto"/>
            <w:bottom w:val="none" w:sz="0" w:space="0" w:color="auto"/>
            <w:right w:val="none" w:sz="0" w:space="0" w:color="auto"/>
          </w:divBdr>
        </w:div>
        <w:div w:id="567420302">
          <w:marLeft w:val="1800"/>
          <w:marRight w:val="0"/>
          <w:marTop w:val="72"/>
          <w:marBottom w:val="0"/>
          <w:divBdr>
            <w:top w:val="none" w:sz="0" w:space="0" w:color="auto"/>
            <w:left w:val="none" w:sz="0" w:space="0" w:color="auto"/>
            <w:bottom w:val="none" w:sz="0" w:space="0" w:color="auto"/>
            <w:right w:val="none" w:sz="0" w:space="0" w:color="auto"/>
          </w:divBdr>
        </w:div>
        <w:div w:id="568855582">
          <w:marLeft w:val="1166"/>
          <w:marRight w:val="0"/>
          <w:marTop w:val="86"/>
          <w:marBottom w:val="0"/>
          <w:divBdr>
            <w:top w:val="none" w:sz="0" w:space="0" w:color="auto"/>
            <w:left w:val="none" w:sz="0" w:space="0" w:color="auto"/>
            <w:bottom w:val="none" w:sz="0" w:space="0" w:color="auto"/>
            <w:right w:val="none" w:sz="0" w:space="0" w:color="auto"/>
          </w:divBdr>
        </w:div>
        <w:div w:id="637801487">
          <w:marLeft w:val="547"/>
          <w:marRight w:val="0"/>
          <w:marTop w:val="96"/>
          <w:marBottom w:val="0"/>
          <w:divBdr>
            <w:top w:val="none" w:sz="0" w:space="0" w:color="auto"/>
            <w:left w:val="none" w:sz="0" w:space="0" w:color="auto"/>
            <w:bottom w:val="none" w:sz="0" w:space="0" w:color="auto"/>
            <w:right w:val="none" w:sz="0" w:space="0" w:color="auto"/>
          </w:divBdr>
        </w:div>
        <w:div w:id="754978131">
          <w:marLeft w:val="1166"/>
          <w:marRight w:val="0"/>
          <w:marTop w:val="86"/>
          <w:marBottom w:val="0"/>
          <w:divBdr>
            <w:top w:val="none" w:sz="0" w:space="0" w:color="auto"/>
            <w:left w:val="none" w:sz="0" w:space="0" w:color="auto"/>
            <w:bottom w:val="none" w:sz="0" w:space="0" w:color="auto"/>
            <w:right w:val="none" w:sz="0" w:space="0" w:color="auto"/>
          </w:divBdr>
        </w:div>
        <w:div w:id="1011294555">
          <w:marLeft w:val="1800"/>
          <w:marRight w:val="0"/>
          <w:marTop w:val="72"/>
          <w:marBottom w:val="0"/>
          <w:divBdr>
            <w:top w:val="none" w:sz="0" w:space="0" w:color="auto"/>
            <w:left w:val="none" w:sz="0" w:space="0" w:color="auto"/>
            <w:bottom w:val="none" w:sz="0" w:space="0" w:color="auto"/>
            <w:right w:val="none" w:sz="0" w:space="0" w:color="auto"/>
          </w:divBdr>
        </w:div>
        <w:div w:id="1215042033">
          <w:marLeft w:val="1166"/>
          <w:marRight w:val="0"/>
          <w:marTop w:val="86"/>
          <w:marBottom w:val="0"/>
          <w:divBdr>
            <w:top w:val="none" w:sz="0" w:space="0" w:color="auto"/>
            <w:left w:val="none" w:sz="0" w:space="0" w:color="auto"/>
            <w:bottom w:val="none" w:sz="0" w:space="0" w:color="auto"/>
            <w:right w:val="none" w:sz="0" w:space="0" w:color="auto"/>
          </w:divBdr>
        </w:div>
        <w:div w:id="1253854470">
          <w:marLeft w:val="1800"/>
          <w:marRight w:val="0"/>
          <w:marTop w:val="72"/>
          <w:marBottom w:val="0"/>
          <w:divBdr>
            <w:top w:val="none" w:sz="0" w:space="0" w:color="auto"/>
            <w:left w:val="none" w:sz="0" w:space="0" w:color="auto"/>
            <w:bottom w:val="none" w:sz="0" w:space="0" w:color="auto"/>
            <w:right w:val="none" w:sz="0" w:space="0" w:color="auto"/>
          </w:divBdr>
        </w:div>
      </w:divsChild>
    </w:div>
    <w:div w:id="1847136057">
      <w:bodyDiv w:val="1"/>
      <w:marLeft w:val="0"/>
      <w:marRight w:val="0"/>
      <w:marTop w:val="0"/>
      <w:marBottom w:val="0"/>
      <w:divBdr>
        <w:top w:val="none" w:sz="0" w:space="0" w:color="auto"/>
        <w:left w:val="none" w:sz="0" w:space="0" w:color="auto"/>
        <w:bottom w:val="none" w:sz="0" w:space="0" w:color="auto"/>
        <w:right w:val="none" w:sz="0" w:space="0" w:color="auto"/>
      </w:divBdr>
    </w:div>
    <w:div w:id="1847473998">
      <w:bodyDiv w:val="1"/>
      <w:marLeft w:val="0"/>
      <w:marRight w:val="0"/>
      <w:marTop w:val="0"/>
      <w:marBottom w:val="0"/>
      <w:divBdr>
        <w:top w:val="none" w:sz="0" w:space="0" w:color="auto"/>
        <w:left w:val="none" w:sz="0" w:space="0" w:color="auto"/>
        <w:bottom w:val="none" w:sz="0" w:space="0" w:color="auto"/>
        <w:right w:val="none" w:sz="0" w:space="0" w:color="auto"/>
      </w:divBdr>
    </w:div>
    <w:div w:id="1847860857">
      <w:bodyDiv w:val="1"/>
      <w:marLeft w:val="0"/>
      <w:marRight w:val="0"/>
      <w:marTop w:val="0"/>
      <w:marBottom w:val="0"/>
      <w:divBdr>
        <w:top w:val="none" w:sz="0" w:space="0" w:color="auto"/>
        <w:left w:val="none" w:sz="0" w:space="0" w:color="auto"/>
        <w:bottom w:val="none" w:sz="0" w:space="0" w:color="auto"/>
        <w:right w:val="none" w:sz="0" w:space="0" w:color="auto"/>
      </w:divBdr>
    </w:div>
    <w:div w:id="1848010135">
      <w:bodyDiv w:val="1"/>
      <w:marLeft w:val="0"/>
      <w:marRight w:val="0"/>
      <w:marTop w:val="0"/>
      <w:marBottom w:val="0"/>
      <w:divBdr>
        <w:top w:val="none" w:sz="0" w:space="0" w:color="auto"/>
        <w:left w:val="none" w:sz="0" w:space="0" w:color="auto"/>
        <w:bottom w:val="none" w:sz="0" w:space="0" w:color="auto"/>
        <w:right w:val="none" w:sz="0" w:space="0" w:color="auto"/>
      </w:divBdr>
      <w:divsChild>
        <w:div w:id="198205068">
          <w:marLeft w:val="547"/>
          <w:marRight w:val="0"/>
          <w:marTop w:val="154"/>
          <w:marBottom w:val="0"/>
          <w:divBdr>
            <w:top w:val="none" w:sz="0" w:space="0" w:color="auto"/>
            <w:left w:val="none" w:sz="0" w:space="0" w:color="auto"/>
            <w:bottom w:val="none" w:sz="0" w:space="0" w:color="auto"/>
            <w:right w:val="none" w:sz="0" w:space="0" w:color="auto"/>
          </w:divBdr>
        </w:div>
        <w:div w:id="690301144">
          <w:marLeft w:val="547"/>
          <w:marRight w:val="0"/>
          <w:marTop w:val="154"/>
          <w:marBottom w:val="0"/>
          <w:divBdr>
            <w:top w:val="none" w:sz="0" w:space="0" w:color="auto"/>
            <w:left w:val="none" w:sz="0" w:space="0" w:color="auto"/>
            <w:bottom w:val="none" w:sz="0" w:space="0" w:color="auto"/>
            <w:right w:val="none" w:sz="0" w:space="0" w:color="auto"/>
          </w:divBdr>
        </w:div>
        <w:div w:id="1296594728">
          <w:marLeft w:val="1800"/>
          <w:marRight w:val="0"/>
          <w:marTop w:val="115"/>
          <w:marBottom w:val="0"/>
          <w:divBdr>
            <w:top w:val="none" w:sz="0" w:space="0" w:color="auto"/>
            <w:left w:val="none" w:sz="0" w:space="0" w:color="auto"/>
            <w:bottom w:val="none" w:sz="0" w:space="0" w:color="auto"/>
            <w:right w:val="none" w:sz="0" w:space="0" w:color="auto"/>
          </w:divBdr>
        </w:div>
        <w:div w:id="1314289803">
          <w:marLeft w:val="1166"/>
          <w:marRight w:val="0"/>
          <w:marTop w:val="134"/>
          <w:marBottom w:val="0"/>
          <w:divBdr>
            <w:top w:val="none" w:sz="0" w:space="0" w:color="auto"/>
            <w:left w:val="none" w:sz="0" w:space="0" w:color="auto"/>
            <w:bottom w:val="none" w:sz="0" w:space="0" w:color="auto"/>
            <w:right w:val="none" w:sz="0" w:space="0" w:color="auto"/>
          </w:divBdr>
        </w:div>
        <w:div w:id="1389963001">
          <w:marLeft w:val="547"/>
          <w:marRight w:val="0"/>
          <w:marTop w:val="154"/>
          <w:marBottom w:val="0"/>
          <w:divBdr>
            <w:top w:val="none" w:sz="0" w:space="0" w:color="auto"/>
            <w:left w:val="none" w:sz="0" w:space="0" w:color="auto"/>
            <w:bottom w:val="none" w:sz="0" w:space="0" w:color="auto"/>
            <w:right w:val="none" w:sz="0" w:space="0" w:color="auto"/>
          </w:divBdr>
        </w:div>
      </w:divsChild>
    </w:div>
    <w:div w:id="1848519074">
      <w:bodyDiv w:val="1"/>
      <w:marLeft w:val="0"/>
      <w:marRight w:val="0"/>
      <w:marTop w:val="0"/>
      <w:marBottom w:val="0"/>
      <w:divBdr>
        <w:top w:val="none" w:sz="0" w:space="0" w:color="auto"/>
        <w:left w:val="none" w:sz="0" w:space="0" w:color="auto"/>
        <w:bottom w:val="none" w:sz="0" w:space="0" w:color="auto"/>
        <w:right w:val="none" w:sz="0" w:space="0" w:color="auto"/>
      </w:divBdr>
    </w:div>
    <w:div w:id="1848521954">
      <w:bodyDiv w:val="1"/>
      <w:marLeft w:val="0"/>
      <w:marRight w:val="0"/>
      <w:marTop w:val="0"/>
      <w:marBottom w:val="0"/>
      <w:divBdr>
        <w:top w:val="none" w:sz="0" w:space="0" w:color="auto"/>
        <w:left w:val="none" w:sz="0" w:space="0" w:color="auto"/>
        <w:bottom w:val="none" w:sz="0" w:space="0" w:color="auto"/>
        <w:right w:val="none" w:sz="0" w:space="0" w:color="auto"/>
      </w:divBdr>
      <w:divsChild>
        <w:div w:id="50005190">
          <w:marLeft w:val="1166"/>
          <w:marRight w:val="0"/>
          <w:marTop w:val="134"/>
          <w:marBottom w:val="0"/>
          <w:divBdr>
            <w:top w:val="none" w:sz="0" w:space="0" w:color="auto"/>
            <w:left w:val="none" w:sz="0" w:space="0" w:color="auto"/>
            <w:bottom w:val="none" w:sz="0" w:space="0" w:color="auto"/>
            <w:right w:val="none" w:sz="0" w:space="0" w:color="auto"/>
          </w:divBdr>
        </w:div>
        <w:div w:id="763187922">
          <w:marLeft w:val="547"/>
          <w:marRight w:val="0"/>
          <w:marTop w:val="154"/>
          <w:marBottom w:val="0"/>
          <w:divBdr>
            <w:top w:val="none" w:sz="0" w:space="0" w:color="auto"/>
            <w:left w:val="none" w:sz="0" w:space="0" w:color="auto"/>
            <w:bottom w:val="none" w:sz="0" w:space="0" w:color="auto"/>
            <w:right w:val="none" w:sz="0" w:space="0" w:color="auto"/>
          </w:divBdr>
        </w:div>
        <w:div w:id="1382753181">
          <w:marLeft w:val="547"/>
          <w:marRight w:val="0"/>
          <w:marTop w:val="154"/>
          <w:marBottom w:val="0"/>
          <w:divBdr>
            <w:top w:val="none" w:sz="0" w:space="0" w:color="auto"/>
            <w:left w:val="none" w:sz="0" w:space="0" w:color="auto"/>
            <w:bottom w:val="none" w:sz="0" w:space="0" w:color="auto"/>
            <w:right w:val="none" w:sz="0" w:space="0" w:color="auto"/>
          </w:divBdr>
        </w:div>
      </w:divsChild>
    </w:div>
    <w:div w:id="1850019049">
      <w:bodyDiv w:val="1"/>
      <w:marLeft w:val="0"/>
      <w:marRight w:val="0"/>
      <w:marTop w:val="0"/>
      <w:marBottom w:val="0"/>
      <w:divBdr>
        <w:top w:val="none" w:sz="0" w:space="0" w:color="auto"/>
        <w:left w:val="none" w:sz="0" w:space="0" w:color="auto"/>
        <w:bottom w:val="none" w:sz="0" w:space="0" w:color="auto"/>
        <w:right w:val="none" w:sz="0" w:space="0" w:color="auto"/>
      </w:divBdr>
      <w:divsChild>
        <w:div w:id="874847220">
          <w:marLeft w:val="360"/>
          <w:marRight w:val="0"/>
          <w:marTop w:val="200"/>
          <w:marBottom w:val="0"/>
          <w:divBdr>
            <w:top w:val="none" w:sz="0" w:space="0" w:color="auto"/>
            <w:left w:val="none" w:sz="0" w:space="0" w:color="auto"/>
            <w:bottom w:val="none" w:sz="0" w:space="0" w:color="auto"/>
            <w:right w:val="none" w:sz="0" w:space="0" w:color="auto"/>
          </w:divBdr>
        </w:div>
        <w:div w:id="894775695">
          <w:marLeft w:val="360"/>
          <w:marRight w:val="0"/>
          <w:marTop w:val="200"/>
          <w:marBottom w:val="0"/>
          <w:divBdr>
            <w:top w:val="none" w:sz="0" w:space="0" w:color="auto"/>
            <w:left w:val="none" w:sz="0" w:space="0" w:color="auto"/>
            <w:bottom w:val="none" w:sz="0" w:space="0" w:color="auto"/>
            <w:right w:val="none" w:sz="0" w:space="0" w:color="auto"/>
          </w:divBdr>
        </w:div>
        <w:div w:id="1323389814">
          <w:marLeft w:val="1800"/>
          <w:marRight w:val="0"/>
          <w:marTop w:val="100"/>
          <w:marBottom w:val="0"/>
          <w:divBdr>
            <w:top w:val="none" w:sz="0" w:space="0" w:color="auto"/>
            <w:left w:val="none" w:sz="0" w:space="0" w:color="auto"/>
            <w:bottom w:val="none" w:sz="0" w:space="0" w:color="auto"/>
            <w:right w:val="none" w:sz="0" w:space="0" w:color="auto"/>
          </w:divBdr>
        </w:div>
        <w:div w:id="1982613118">
          <w:marLeft w:val="1080"/>
          <w:marRight w:val="0"/>
          <w:marTop w:val="100"/>
          <w:marBottom w:val="0"/>
          <w:divBdr>
            <w:top w:val="none" w:sz="0" w:space="0" w:color="auto"/>
            <w:left w:val="none" w:sz="0" w:space="0" w:color="auto"/>
            <w:bottom w:val="none" w:sz="0" w:space="0" w:color="auto"/>
            <w:right w:val="none" w:sz="0" w:space="0" w:color="auto"/>
          </w:divBdr>
        </w:div>
      </w:divsChild>
    </w:div>
    <w:div w:id="1850637649">
      <w:bodyDiv w:val="1"/>
      <w:marLeft w:val="0"/>
      <w:marRight w:val="0"/>
      <w:marTop w:val="0"/>
      <w:marBottom w:val="0"/>
      <w:divBdr>
        <w:top w:val="none" w:sz="0" w:space="0" w:color="auto"/>
        <w:left w:val="none" w:sz="0" w:space="0" w:color="auto"/>
        <w:bottom w:val="none" w:sz="0" w:space="0" w:color="auto"/>
        <w:right w:val="none" w:sz="0" w:space="0" w:color="auto"/>
      </w:divBdr>
    </w:div>
    <w:div w:id="1850674388">
      <w:bodyDiv w:val="1"/>
      <w:marLeft w:val="0"/>
      <w:marRight w:val="0"/>
      <w:marTop w:val="0"/>
      <w:marBottom w:val="0"/>
      <w:divBdr>
        <w:top w:val="none" w:sz="0" w:space="0" w:color="auto"/>
        <w:left w:val="none" w:sz="0" w:space="0" w:color="auto"/>
        <w:bottom w:val="none" w:sz="0" w:space="0" w:color="auto"/>
        <w:right w:val="none" w:sz="0" w:space="0" w:color="auto"/>
      </w:divBdr>
      <w:divsChild>
        <w:div w:id="1387795333">
          <w:marLeft w:val="0"/>
          <w:marRight w:val="0"/>
          <w:marTop w:val="0"/>
          <w:marBottom w:val="0"/>
          <w:divBdr>
            <w:top w:val="none" w:sz="0" w:space="0" w:color="auto"/>
            <w:left w:val="none" w:sz="0" w:space="0" w:color="auto"/>
            <w:bottom w:val="none" w:sz="0" w:space="0" w:color="auto"/>
            <w:right w:val="none" w:sz="0" w:space="0" w:color="auto"/>
          </w:divBdr>
          <w:divsChild>
            <w:div w:id="351348508">
              <w:marLeft w:val="0"/>
              <w:marRight w:val="0"/>
              <w:marTop w:val="0"/>
              <w:marBottom w:val="0"/>
              <w:divBdr>
                <w:top w:val="none" w:sz="0" w:space="0" w:color="auto"/>
                <w:left w:val="none" w:sz="0" w:space="0" w:color="auto"/>
                <w:bottom w:val="none" w:sz="0" w:space="0" w:color="auto"/>
                <w:right w:val="none" w:sz="0" w:space="0" w:color="auto"/>
              </w:divBdr>
            </w:div>
            <w:div w:id="455635845">
              <w:marLeft w:val="0"/>
              <w:marRight w:val="0"/>
              <w:marTop w:val="0"/>
              <w:marBottom w:val="0"/>
              <w:divBdr>
                <w:top w:val="none" w:sz="0" w:space="0" w:color="auto"/>
                <w:left w:val="none" w:sz="0" w:space="0" w:color="auto"/>
                <w:bottom w:val="none" w:sz="0" w:space="0" w:color="auto"/>
                <w:right w:val="none" w:sz="0" w:space="0" w:color="auto"/>
              </w:divBdr>
            </w:div>
            <w:div w:id="516621861">
              <w:marLeft w:val="0"/>
              <w:marRight w:val="0"/>
              <w:marTop w:val="0"/>
              <w:marBottom w:val="0"/>
              <w:divBdr>
                <w:top w:val="none" w:sz="0" w:space="0" w:color="auto"/>
                <w:left w:val="none" w:sz="0" w:space="0" w:color="auto"/>
                <w:bottom w:val="none" w:sz="0" w:space="0" w:color="auto"/>
                <w:right w:val="none" w:sz="0" w:space="0" w:color="auto"/>
              </w:divBdr>
            </w:div>
            <w:div w:id="1444036037">
              <w:marLeft w:val="0"/>
              <w:marRight w:val="0"/>
              <w:marTop w:val="0"/>
              <w:marBottom w:val="0"/>
              <w:divBdr>
                <w:top w:val="none" w:sz="0" w:space="0" w:color="auto"/>
                <w:left w:val="none" w:sz="0" w:space="0" w:color="auto"/>
                <w:bottom w:val="none" w:sz="0" w:space="0" w:color="auto"/>
                <w:right w:val="none" w:sz="0" w:space="0" w:color="auto"/>
              </w:divBdr>
            </w:div>
            <w:div w:id="1753315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676301">
      <w:bodyDiv w:val="1"/>
      <w:marLeft w:val="0"/>
      <w:marRight w:val="0"/>
      <w:marTop w:val="0"/>
      <w:marBottom w:val="0"/>
      <w:divBdr>
        <w:top w:val="none" w:sz="0" w:space="0" w:color="auto"/>
        <w:left w:val="none" w:sz="0" w:space="0" w:color="auto"/>
        <w:bottom w:val="none" w:sz="0" w:space="0" w:color="auto"/>
        <w:right w:val="none" w:sz="0" w:space="0" w:color="auto"/>
      </w:divBdr>
    </w:div>
    <w:div w:id="1850752305">
      <w:bodyDiv w:val="1"/>
      <w:marLeft w:val="0"/>
      <w:marRight w:val="0"/>
      <w:marTop w:val="0"/>
      <w:marBottom w:val="0"/>
      <w:divBdr>
        <w:top w:val="none" w:sz="0" w:space="0" w:color="auto"/>
        <w:left w:val="none" w:sz="0" w:space="0" w:color="auto"/>
        <w:bottom w:val="none" w:sz="0" w:space="0" w:color="auto"/>
        <w:right w:val="none" w:sz="0" w:space="0" w:color="auto"/>
      </w:divBdr>
    </w:div>
    <w:div w:id="1851212623">
      <w:bodyDiv w:val="1"/>
      <w:marLeft w:val="0"/>
      <w:marRight w:val="0"/>
      <w:marTop w:val="0"/>
      <w:marBottom w:val="0"/>
      <w:divBdr>
        <w:top w:val="none" w:sz="0" w:space="0" w:color="auto"/>
        <w:left w:val="none" w:sz="0" w:space="0" w:color="auto"/>
        <w:bottom w:val="none" w:sz="0" w:space="0" w:color="auto"/>
        <w:right w:val="none" w:sz="0" w:space="0" w:color="auto"/>
      </w:divBdr>
    </w:div>
    <w:div w:id="1852837706">
      <w:bodyDiv w:val="1"/>
      <w:marLeft w:val="0"/>
      <w:marRight w:val="0"/>
      <w:marTop w:val="0"/>
      <w:marBottom w:val="0"/>
      <w:divBdr>
        <w:top w:val="none" w:sz="0" w:space="0" w:color="auto"/>
        <w:left w:val="none" w:sz="0" w:space="0" w:color="auto"/>
        <w:bottom w:val="none" w:sz="0" w:space="0" w:color="auto"/>
        <w:right w:val="none" w:sz="0" w:space="0" w:color="auto"/>
      </w:divBdr>
    </w:div>
    <w:div w:id="1854297686">
      <w:bodyDiv w:val="1"/>
      <w:marLeft w:val="0"/>
      <w:marRight w:val="0"/>
      <w:marTop w:val="0"/>
      <w:marBottom w:val="0"/>
      <w:divBdr>
        <w:top w:val="none" w:sz="0" w:space="0" w:color="auto"/>
        <w:left w:val="none" w:sz="0" w:space="0" w:color="auto"/>
        <w:bottom w:val="none" w:sz="0" w:space="0" w:color="auto"/>
        <w:right w:val="none" w:sz="0" w:space="0" w:color="auto"/>
      </w:divBdr>
      <w:divsChild>
        <w:div w:id="711612569">
          <w:marLeft w:val="547"/>
          <w:marRight w:val="0"/>
          <w:marTop w:val="154"/>
          <w:marBottom w:val="0"/>
          <w:divBdr>
            <w:top w:val="none" w:sz="0" w:space="0" w:color="auto"/>
            <w:left w:val="none" w:sz="0" w:space="0" w:color="auto"/>
            <w:bottom w:val="none" w:sz="0" w:space="0" w:color="auto"/>
            <w:right w:val="none" w:sz="0" w:space="0" w:color="auto"/>
          </w:divBdr>
        </w:div>
        <w:div w:id="1594431317">
          <w:marLeft w:val="1166"/>
          <w:marRight w:val="0"/>
          <w:marTop w:val="134"/>
          <w:marBottom w:val="0"/>
          <w:divBdr>
            <w:top w:val="none" w:sz="0" w:space="0" w:color="auto"/>
            <w:left w:val="none" w:sz="0" w:space="0" w:color="auto"/>
            <w:bottom w:val="none" w:sz="0" w:space="0" w:color="auto"/>
            <w:right w:val="none" w:sz="0" w:space="0" w:color="auto"/>
          </w:divBdr>
        </w:div>
        <w:div w:id="1688945455">
          <w:marLeft w:val="1166"/>
          <w:marRight w:val="0"/>
          <w:marTop w:val="134"/>
          <w:marBottom w:val="0"/>
          <w:divBdr>
            <w:top w:val="none" w:sz="0" w:space="0" w:color="auto"/>
            <w:left w:val="none" w:sz="0" w:space="0" w:color="auto"/>
            <w:bottom w:val="none" w:sz="0" w:space="0" w:color="auto"/>
            <w:right w:val="none" w:sz="0" w:space="0" w:color="auto"/>
          </w:divBdr>
        </w:div>
      </w:divsChild>
    </w:div>
    <w:div w:id="1854496585">
      <w:bodyDiv w:val="1"/>
      <w:marLeft w:val="0"/>
      <w:marRight w:val="0"/>
      <w:marTop w:val="0"/>
      <w:marBottom w:val="0"/>
      <w:divBdr>
        <w:top w:val="none" w:sz="0" w:space="0" w:color="auto"/>
        <w:left w:val="none" w:sz="0" w:space="0" w:color="auto"/>
        <w:bottom w:val="none" w:sz="0" w:space="0" w:color="auto"/>
        <w:right w:val="none" w:sz="0" w:space="0" w:color="auto"/>
      </w:divBdr>
    </w:div>
    <w:div w:id="1856458311">
      <w:bodyDiv w:val="1"/>
      <w:marLeft w:val="0"/>
      <w:marRight w:val="0"/>
      <w:marTop w:val="0"/>
      <w:marBottom w:val="0"/>
      <w:divBdr>
        <w:top w:val="none" w:sz="0" w:space="0" w:color="auto"/>
        <w:left w:val="none" w:sz="0" w:space="0" w:color="auto"/>
        <w:bottom w:val="none" w:sz="0" w:space="0" w:color="auto"/>
        <w:right w:val="none" w:sz="0" w:space="0" w:color="auto"/>
      </w:divBdr>
    </w:div>
    <w:div w:id="1857306416">
      <w:bodyDiv w:val="1"/>
      <w:marLeft w:val="0"/>
      <w:marRight w:val="0"/>
      <w:marTop w:val="0"/>
      <w:marBottom w:val="0"/>
      <w:divBdr>
        <w:top w:val="none" w:sz="0" w:space="0" w:color="auto"/>
        <w:left w:val="none" w:sz="0" w:space="0" w:color="auto"/>
        <w:bottom w:val="none" w:sz="0" w:space="0" w:color="auto"/>
        <w:right w:val="none" w:sz="0" w:space="0" w:color="auto"/>
      </w:divBdr>
    </w:div>
    <w:div w:id="1858420213">
      <w:bodyDiv w:val="1"/>
      <w:marLeft w:val="0"/>
      <w:marRight w:val="0"/>
      <w:marTop w:val="0"/>
      <w:marBottom w:val="0"/>
      <w:divBdr>
        <w:top w:val="none" w:sz="0" w:space="0" w:color="auto"/>
        <w:left w:val="none" w:sz="0" w:space="0" w:color="auto"/>
        <w:bottom w:val="none" w:sz="0" w:space="0" w:color="auto"/>
        <w:right w:val="none" w:sz="0" w:space="0" w:color="auto"/>
      </w:divBdr>
    </w:div>
    <w:div w:id="1859077426">
      <w:bodyDiv w:val="1"/>
      <w:marLeft w:val="0"/>
      <w:marRight w:val="0"/>
      <w:marTop w:val="0"/>
      <w:marBottom w:val="0"/>
      <w:divBdr>
        <w:top w:val="none" w:sz="0" w:space="0" w:color="auto"/>
        <w:left w:val="none" w:sz="0" w:space="0" w:color="auto"/>
        <w:bottom w:val="none" w:sz="0" w:space="0" w:color="auto"/>
        <w:right w:val="none" w:sz="0" w:space="0" w:color="auto"/>
      </w:divBdr>
    </w:div>
    <w:div w:id="1859660007">
      <w:bodyDiv w:val="1"/>
      <w:marLeft w:val="0"/>
      <w:marRight w:val="0"/>
      <w:marTop w:val="0"/>
      <w:marBottom w:val="0"/>
      <w:divBdr>
        <w:top w:val="none" w:sz="0" w:space="0" w:color="auto"/>
        <w:left w:val="none" w:sz="0" w:space="0" w:color="auto"/>
        <w:bottom w:val="none" w:sz="0" w:space="0" w:color="auto"/>
        <w:right w:val="none" w:sz="0" w:space="0" w:color="auto"/>
      </w:divBdr>
      <w:divsChild>
        <w:div w:id="81074476">
          <w:marLeft w:val="547"/>
          <w:marRight w:val="0"/>
          <w:marTop w:val="115"/>
          <w:marBottom w:val="0"/>
          <w:divBdr>
            <w:top w:val="none" w:sz="0" w:space="0" w:color="auto"/>
            <w:left w:val="none" w:sz="0" w:space="0" w:color="auto"/>
            <w:bottom w:val="none" w:sz="0" w:space="0" w:color="auto"/>
            <w:right w:val="none" w:sz="0" w:space="0" w:color="auto"/>
          </w:divBdr>
        </w:div>
        <w:div w:id="234902751">
          <w:marLeft w:val="1166"/>
          <w:marRight w:val="0"/>
          <w:marTop w:val="96"/>
          <w:marBottom w:val="0"/>
          <w:divBdr>
            <w:top w:val="none" w:sz="0" w:space="0" w:color="auto"/>
            <w:left w:val="none" w:sz="0" w:space="0" w:color="auto"/>
            <w:bottom w:val="none" w:sz="0" w:space="0" w:color="auto"/>
            <w:right w:val="none" w:sz="0" w:space="0" w:color="auto"/>
          </w:divBdr>
        </w:div>
        <w:div w:id="285162738">
          <w:marLeft w:val="1800"/>
          <w:marRight w:val="0"/>
          <w:marTop w:val="77"/>
          <w:marBottom w:val="0"/>
          <w:divBdr>
            <w:top w:val="none" w:sz="0" w:space="0" w:color="auto"/>
            <w:left w:val="none" w:sz="0" w:space="0" w:color="auto"/>
            <w:bottom w:val="none" w:sz="0" w:space="0" w:color="auto"/>
            <w:right w:val="none" w:sz="0" w:space="0" w:color="auto"/>
          </w:divBdr>
        </w:div>
        <w:div w:id="1152716696">
          <w:marLeft w:val="1166"/>
          <w:marRight w:val="0"/>
          <w:marTop w:val="96"/>
          <w:marBottom w:val="0"/>
          <w:divBdr>
            <w:top w:val="none" w:sz="0" w:space="0" w:color="auto"/>
            <w:left w:val="none" w:sz="0" w:space="0" w:color="auto"/>
            <w:bottom w:val="none" w:sz="0" w:space="0" w:color="auto"/>
            <w:right w:val="none" w:sz="0" w:space="0" w:color="auto"/>
          </w:divBdr>
        </w:div>
        <w:div w:id="1344824657">
          <w:marLeft w:val="1800"/>
          <w:marRight w:val="0"/>
          <w:marTop w:val="77"/>
          <w:marBottom w:val="0"/>
          <w:divBdr>
            <w:top w:val="none" w:sz="0" w:space="0" w:color="auto"/>
            <w:left w:val="none" w:sz="0" w:space="0" w:color="auto"/>
            <w:bottom w:val="none" w:sz="0" w:space="0" w:color="auto"/>
            <w:right w:val="none" w:sz="0" w:space="0" w:color="auto"/>
          </w:divBdr>
        </w:div>
        <w:div w:id="1686324338">
          <w:marLeft w:val="1166"/>
          <w:marRight w:val="0"/>
          <w:marTop w:val="96"/>
          <w:marBottom w:val="0"/>
          <w:divBdr>
            <w:top w:val="none" w:sz="0" w:space="0" w:color="auto"/>
            <w:left w:val="none" w:sz="0" w:space="0" w:color="auto"/>
            <w:bottom w:val="none" w:sz="0" w:space="0" w:color="auto"/>
            <w:right w:val="none" w:sz="0" w:space="0" w:color="auto"/>
          </w:divBdr>
        </w:div>
        <w:div w:id="2021350863">
          <w:marLeft w:val="547"/>
          <w:marRight w:val="0"/>
          <w:marTop w:val="115"/>
          <w:marBottom w:val="0"/>
          <w:divBdr>
            <w:top w:val="none" w:sz="0" w:space="0" w:color="auto"/>
            <w:left w:val="none" w:sz="0" w:space="0" w:color="auto"/>
            <w:bottom w:val="none" w:sz="0" w:space="0" w:color="auto"/>
            <w:right w:val="none" w:sz="0" w:space="0" w:color="auto"/>
          </w:divBdr>
        </w:div>
      </w:divsChild>
    </w:div>
    <w:div w:id="1859805845">
      <w:bodyDiv w:val="1"/>
      <w:marLeft w:val="0"/>
      <w:marRight w:val="0"/>
      <w:marTop w:val="0"/>
      <w:marBottom w:val="0"/>
      <w:divBdr>
        <w:top w:val="none" w:sz="0" w:space="0" w:color="auto"/>
        <w:left w:val="none" w:sz="0" w:space="0" w:color="auto"/>
        <w:bottom w:val="none" w:sz="0" w:space="0" w:color="auto"/>
        <w:right w:val="none" w:sz="0" w:space="0" w:color="auto"/>
      </w:divBdr>
    </w:div>
    <w:div w:id="1860006331">
      <w:bodyDiv w:val="1"/>
      <w:marLeft w:val="0"/>
      <w:marRight w:val="0"/>
      <w:marTop w:val="0"/>
      <w:marBottom w:val="0"/>
      <w:divBdr>
        <w:top w:val="none" w:sz="0" w:space="0" w:color="auto"/>
        <w:left w:val="none" w:sz="0" w:space="0" w:color="auto"/>
        <w:bottom w:val="none" w:sz="0" w:space="0" w:color="auto"/>
        <w:right w:val="none" w:sz="0" w:space="0" w:color="auto"/>
      </w:divBdr>
    </w:div>
    <w:div w:id="1860387965">
      <w:bodyDiv w:val="1"/>
      <w:marLeft w:val="0"/>
      <w:marRight w:val="0"/>
      <w:marTop w:val="0"/>
      <w:marBottom w:val="0"/>
      <w:divBdr>
        <w:top w:val="none" w:sz="0" w:space="0" w:color="auto"/>
        <w:left w:val="none" w:sz="0" w:space="0" w:color="auto"/>
        <w:bottom w:val="none" w:sz="0" w:space="0" w:color="auto"/>
        <w:right w:val="none" w:sz="0" w:space="0" w:color="auto"/>
      </w:divBdr>
    </w:div>
    <w:div w:id="1860774333">
      <w:bodyDiv w:val="1"/>
      <w:marLeft w:val="0"/>
      <w:marRight w:val="0"/>
      <w:marTop w:val="0"/>
      <w:marBottom w:val="0"/>
      <w:divBdr>
        <w:top w:val="none" w:sz="0" w:space="0" w:color="auto"/>
        <w:left w:val="none" w:sz="0" w:space="0" w:color="auto"/>
        <w:bottom w:val="none" w:sz="0" w:space="0" w:color="auto"/>
        <w:right w:val="none" w:sz="0" w:space="0" w:color="auto"/>
      </w:divBdr>
      <w:divsChild>
        <w:div w:id="21396274">
          <w:marLeft w:val="1800"/>
          <w:marRight w:val="0"/>
          <w:marTop w:val="82"/>
          <w:marBottom w:val="0"/>
          <w:divBdr>
            <w:top w:val="none" w:sz="0" w:space="0" w:color="auto"/>
            <w:left w:val="none" w:sz="0" w:space="0" w:color="auto"/>
            <w:bottom w:val="none" w:sz="0" w:space="0" w:color="auto"/>
            <w:right w:val="none" w:sz="0" w:space="0" w:color="auto"/>
          </w:divBdr>
        </w:div>
        <w:div w:id="176817884">
          <w:marLeft w:val="1166"/>
          <w:marRight w:val="0"/>
          <w:marTop w:val="96"/>
          <w:marBottom w:val="0"/>
          <w:divBdr>
            <w:top w:val="none" w:sz="0" w:space="0" w:color="auto"/>
            <w:left w:val="none" w:sz="0" w:space="0" w:color="auto"/>
            <w:bottom w:val="none" w:sz="0" w:space="0" w:color="auto"/>
            <w:right w:val="none" w:sz="0" w:space="0" w:color="auto"/>
          </w:divBdr>
        </w:div>
        <w:div w:id="408161709">
          <w:marLeft w:val="1800"/>
          <w:marRight w:val="0"/>
          <w:marTop w:val="82"/>
          <w:marBottom w:val="0"/>
          <w:divBdr>
            <w:top w:val="none" w:sz="0" w:space="0" w:color="auto"/>
            <w:left w:val="none" w:sz="0" w:space="0" w:color="auto"/>
            <w:bottom w:val="none" w:sz="0" w:space="0" w:color="auto"/>
            <w:right w:val="none" w:sz="0" w:space="0" w:color="auto"/>
          </w:divBdr>
        </w:div>
        <w:div w:id="427239431">
          <w:marLeft w:val="1800"/>
          <w:marRight w:val="0"/>
          <w:marTop w:val="82"/>
          <w:marBottom w:val="0"/>
          <w:divBdr>
            <w:top w:val="none" w:sz="0" w:space="0" w:color="auto"/>
            <w:left w:val="none" w:sz="0" w:space="0" w:color="auto"/>
            <w:bottom w:val="none" w:sz="0" w:space="0" w:color="auto"/>
            <w:right w:val="none" w:sz="0" w:space="0" w:color="auto"/>
          </w:divBdr>
        </w:div>
        <w:div w:id="542786292">
          <w:marLeft w:val="1800"/>
          <w:marRight w:val="0"/>
          <w:marTop w:val="82"/>
          <w:marBottom w:val="0"/>
          <w:divBdr>
            <w:top w:val="none" w:sz="0" w:space="0" w:color="auto"/>
            <w:left w:val="none" w:sz="0" w:space="0" w:color="auto"/>
            <w:bottom w:val="none" w:sz="0" w:space="0" w:color="auto"/>
            <w:right w:val="none" w:sz="0" w:space="0" w:color="auto"/>
          </w:divBdr>
        </w:div>
        <w:div w:id="635069771">
          <w:marLeft w:val="1166"/>
          <w:marRight w:val="0"/>
          <w:marTop w:val="96"/>
          <w:marBottom w:val="0"/>
          <w:divBdr>
            <w:top w:val="none" w:sz="0" w:space="0" w:color="auto"/>
            <w:left w:val="none" w:sz="0" w:space="0" w:color="auto"/>
            <w:bottom w:val="none" w:sz="0" w:space="0" w:color="auto"/>
            <w:right w:val="none" w:sz="0" w:space="0" w:color="auto"/>
          </w:divBdr>
        </w:div>
        <w:div w:id="731083604">
          <w:marLeft w:val="547"/>
          <w:marRight w:val="0"/>
          <w:marTop w:val="106"/>
          <w:marBottom w:val="0"/>
          <w:divBdr>
            <w:top w:val="none" w:sz="0" w:space="0" w:color="auto"/>
            <w:left w:val="none" w:sz="0" w:space="0" w:color="auto"/>
            <w:bottom w:val="none" w:sz="0" w:space="0" w:color="auto"/>
            <w:right w:val="none" w:sz="0" w:space="0" w:color="auto"/>
          </w:divBdr>
        </w:div>
        <w:div w:id="808590167">
          <w:marLeft w:val="1800"/>
          <w:marRight w:val="0"/>
          <w:marTop w:val="82"/>
          <w:marBottom w:val="0"/>
          <w:divBdr>
            <w:top w:val="none" w:sz="0" w:space="0" w:color="auto"/>
            <w:left w:val="none" w:sz="0" w:space="0" w:color="auto"/>
            <w:bottom w:val="none" w:sz="0" w:space="0" w:color="auto"/>
            <w:right w:val="none" w:sz="0" w:space="0" w:color="auto"/>
          </w:divBdr>
        </w:div>
        <w:div w:id="1048723572">
          <w:marLeft w:val="1800"/>
          <w:marRight w:val="0"/>
          <w:marTop w:val="82"/>
          <w:marBottom w:val="0"/>
          <w:divBdr>
            <w:top w:val="none" w:sz="0" w:space="0" w:color="auto"/>
            <w:left w:val="none" w:sz="0" w:space="0" w:color="auto"/>
            <w:bottom w:val="none" w:sz="0" w:space="0" w:color="auto"/>
            <w:right w:val="none" w:sz="0" w:space="0" w:color="auto"/>
          </w:divBdr>
        </w:div>
        <w:div w:id="1171918136">
          <w:marLeft w:val="1800"/>
          <w:marRight w:val="0"/>
          <w:marTop w:val="82"/>
          <w:marBottom w:val="0"/>
          <w:divBdr>
            <w:top w:val="none" w:sz="0" w:space="0" w:color="auto"/>
            <w:left w:val="none" w:sz="0" w:space="0" w:color="auto"/>
            <w:bottom w:val="none" w:sz="0" w:space="0" w:color="auto"/>
            <w:right w:val="none" w:sz="0" w:space="0" w:color="auto"/>
          </w:divBdr>
        </w:div>
        <w:div w:id="1371757507">
          <w:marLeft w:val="547"/>
          <w:marRight w:val="0"/>
          <w:marTop w:val="106"/>
          <w:marBottom w:val="0"/>
          <w:divBdr>
            <w:top w:val="none" w:sz="0" w:space="0" w:color="auto"/>
            <w:left w:val="none" w:sz="0" w:space="0" w:color="auto"/>
            <w:bottom w:val="none" w:sz="0" w:space="0" w:color="auto"/>
            <w:right w:val="none" w:sz="0" w:space="0" w:color="auto"/>
          </w:divBdr>
        </w:div>
        <w:div w:id="1390761853">
          <w:marLeft w:val="1166"/>
          <w:marRight w:val="0"/>
          <w:marTop w:val="96"/>
          <w:marBottom w:val="0"/>
          <w:divBdr>
            <w:top w:val="none" w:sz="0" w:space="0" w:color="auto"/>
            <w:left w:val="none" w:sz="0" w:space="0" w:color="auto"/>
            <w:bottom w:val="none" w:sz="0" w:space="0" w:color="auto"/>
            <w:right w:val="none" w:sz="0" w:space="0" w:color="auto"/>
          </w:divBdr>
        </w:div>
        <w:div w:id="1463814386">
          <w:marLeft w:val="547"/>
          <w:marRight w:val="0"/>
          <w:marTop w:val="106"/>
          <w:marBottom w:val="0"/>
          <w:divBdr>
            <w:top w:val="none" w:sz="0" w:space="0" w:color="auto"/>
            <w:left w:val="none" w:sz="0" w:space="0" w:color="auto"/>
            <w:bottom w:val="none" w:sz="0" w:space="0" w:color="auto"/>
            <w:right w:val="none" w:sz="0" w:space="0" w:color="auto"/>
          </w:divBdr>
        </w:div>
        <w:div w:id="1880630016">
          <w:marLeft w:val="1800"/>
          <w:marRight w:val="0"/>
          <w:marTop w:val="82"/>
          <w:marBottom w:val="0"/>
          <w:divBdr>
            <w:top w:val="none" w:sz="0" w:space="0" w:color="auto"/>
            <w:left w:val="none" w:sz="0" w:space="0" w:color="auto"/>
            <w:bottom w:val="none" w:sz="0" w:space="0" w:color="auto"/>
            <w:right w:val="none" w:sz="0" w:space="0" w:color="auto"/>
          </w:divBdr>
        </w:div>
      </w:divsChild>
    </w:div>
    <w:div w:id="1861233424">
      <w:bodyDiv w:val="1"/>
      <w:marLeft w:val="0"/>
      <w:marRight w:val="0"/>
      <w:marTop w:val="0"/>
      <w:marBottom w:val="0"/>
      <w:divBdr>
        <w:top w:val="none" w:sz="0" w:space="0" w:color="auto"/>
        <w:left w:val="none" w:sz="0" w:space="0" w:color="auto"/>
        <w:bottom w:val="none" w:sz="0" w:space="0" w:color="auto"/>
        <w:right w:val="none" w:sz="0" w:space="0" w:color="auto"/>
      </w:divBdr>
    </w:div>
    <w:div w:id="1861241741">
      <w:bodyDiv w:val="1"/>
      <w:marLeft w:val="0"/>
      <w:marRight w:val="0"/>
      <w:marTop w:val="0"/>
      <w:marBottom w:val="0"/>
      <w:divBdr>
        <w:top w:val="none" w:sz="0" w:space="0" w:color="auto"/>
        <w:left w:val="none" w:sz="0" w:space="0" w:color="auto"/>
        <w:bottom w:val="none" w:sz="0" w:space="0" w:color="auto"/>
        <w:right w:val="none" w:sz="0" w:space="0" w:color="auto"/>
      </w:divBdr>
    </w:div>
    <w:div w:id="1861507738">
      <w:bodyDiv w:val="1"/>
      <w:marLeft w:val="0"/>
      <w:marRight w:val="0"/>
      <w:marTop w:val="0"/>
      <w:marBottom w:val="0"/>
      <w:divBdr>
        <w:top w:val="none" w:sz="0" w:space="0" w:color="auto"/>
        <w:left w:val="none" w:sz="0" w:space="0" w:color="auto"/>
        <w:bottom w:val="none" w:sz="0" w:space="0" w:color="auto"/>
        <w:right w:val="none" w:sz="0" w:space="0" w:color="auto"/>
      </w:divBdr>
    </w:div>
    <w:div w:id="1861816506">
      <w:bodyDiv w:val="1"/>
      <w:marLeft w:val="0"/>
      <w:marRight w:val="0"/>
      <w:marTop w:val="0"/>
      <w:marBottom w:val="0"/>
      <w:divBdr>
        <w:top w:val="none" w:sz="0" w:space="0" w:color="auto"/>
        <w:left w:val="none" w:sz="0" w:space="0" w:color="auto"/>
        <w:bottom w:val="none" w:sz="0" w:space="0" w:color="auto"/>
        <w:right w:val="none" w:sz="0" w:space="0" w:color="auto"/>
      </w:divBdr>
    </w:div>
    <w:div w:id="1862696023">
      <w:bodyDiv w:val="1"/>
      <w:marLeft w:val="0"/>
      <w:marRight w:val="0"/>
      <w:marTop w:val="0"/>
      <w:marBottom w:val="0"/>
      <w:divBdr>
        <w:top w:val="none" w:sz="0" w:space="0" w:color="auto"/>
        <w:left w:val="none" w:sz="0" w:space="0" w:color="auto"/>
        <w:bottom w:val="none" w:sz="0" w:space="0" w:color="auto"/>
        <w:right w:val="none" w:sz="0" w:space="0" w:color="auto"/>
      </w:divBdr>
    </w:div>
    <w:div w:id="1863979555">
      <w:bodyDiv w:val="1"/>
      <w:marLeft w:val="0"/>
      <w:marRight w:val="0"/>
      <w:marTop w:val="0"/>
      <w:marBottom w:val="0"/>
      <w:divBdr>
        <w:top w:val="none" w:sz="0" w:space="0" w:color="auto"/>
        <w:left w:val="none" w:sz="0" w:space="0" w:color="auto"/>
        <w:bottom w:val="none" w:sz="0" w:space="0" w:color="auto"/>
        <w:right w:val="none" w:sz="0" w:space="0" w:color="auto"/>
      </w:divBdr>
    </w:div>
    <w:div w:id="1864125270">
      <w:bodyDiv w:val="1"/>
      <w:marLeft w:val="0"/>
      <w:marRight w:val="0"/>
      <w:marTop w:val="0"/>
      <w:marBottom w:val="0"/>
      <w:divBdr>
        <w:top w:val="none" w:sz="0" w:space="0" w:color="auto"/>
        <w:left w:val="none" w:sz="0" w:space="0" w:color="auto"/>
        <w:bottom w:val="none" w:sz="0" w:space="0" w:color="auto"/>
        <w:right w:val="none" w:sz="0" w:space="0" w:color="auto"/>
      </w:divBdr>
    </w:div>
    <w:div w:id="1864200853">
      <w:bodyDiv w:val="1"/>
      <w:marLeft w:val="0"/>
      <w:marRight w:val="0"/>
      <w:marTop w:val="0"/>
      <w:marBottom w:val="0"/>
      <w:divBdr>
        <w:top w:val="none" w:sz="0" w:space="0" w:color="auto"/>
        <w:left w:val="none" w:sz="0" w:space="0" w:color="auto"/>
        <w:bottom w:val="none" w:sz="0" w:space="0" w:color="auto"/>
        <w:right w:val="none" w:sz="0" w:space="0" w:color="auto"/>
      </w:divBdr>
    </w:div>
    <w:div w:id="1864517894">
      <w:bodyDiv w:val="1"/>
      <w:marLeft w:val="0"/>
      <w:marRight w:val="0"/>
      <w:marTop w:val="0"/>
      <w:marBottom w:val="0"/>
      <w:divBdr>
        <w:top w:val="none" w:sz="0" w:space="0" w:color="auto"/>
        <w:left w:val="none" w:sz="0" w:space="0" w:color="auto"/>
        <w:bottom w:val="none" w:sz="0" w:space="0" w:color="auto"/>
        <w:right w:val="none" w:sz="0" w:space="0" w:color="auto"/>
      </w:divBdr>
    </w:div>
    <w:div w:id="1864711050">
      <w:bodyDiv w:val="1"/>
      <w:marLeft w:val="0"/>
      <w:marRight w:val="0"/>
      <w:marTop w:val="0"/>
      <w:marBottom w:val="0"/>
      <w:divBdr>
        <w:top w:val="none" w:sz="0" w:space="0" w:color="auto"/>
        <w:left w:val="none" w:sz="0" w:space="0" w:color="auto"/>
        <w:bottom w:val="none" w:sz="0" w:space="0" w:color="auto"/>
        <w:right w:val="none" w:sz="0" w:space="0" w:color="auto"/>
      </w:divBdr>
    </w:div>
    <w:div w:id="1865439524">
      <w:bodyDiv w:val="1"/>
      <w:marLeft w:val="0"/>
      <w:marRight w:val="0"/>
      <w:marTop w:val="0"/>
      <w:marBottom w:val="0"/>
      <w:divBdr>
        <w:top w:val="none" w:sz="0" w:space="0" w:color="auto"/>
        <w:left w:val="none" w:sz="0" w:space="0" w:color="auto"/>
        <w:bottom w:val="none" w:sz="0" w:space="0" w:color="auto"/>
        <w:right w:val="none" w:sz="0" w:space="0" w:color="auto"/>
      </w:divBdr>
    </w:div>
    <w:div w:id="1866214825">
      <w:bodyDiv w:val="1"/>
      <w:marLeft w:val="0"/>
      <w:marRight w:val="0"/>
      <w:marTop w:val="0"/>
      <w:marBottom w:val="0"/>
      <w:divBdr>
        <w:top w:val="none" w:sz="0" w:space="0" w:color="auto"/>
        <w:left w:val="none" w:sz="0" w:space="0" w:color="auto"/>
        <w:bottom w:val="none" w:sz="0" w:space="0" w:color="auto"/>
        <w:right w:val="none" w:sz="0" w:space="0" w:color="auto"/>
      </w:divBdr>
      <w:divsChild>
        <w:div w:id="871966652">
          <w:marLeft w:val="547"/>
          <w:marRight w:val="0"/>
          <w:marTop w:val="154"/>
          <w:marBottom w:val="0"/>
          <w:divBdr>
            <w:top w:val="none" w:sz="0" w:space="0" w:color="auto"/>
            <w:left w:val="none" w:sz="0" w:space="0" w:color="auto"/>
            <w:bottom w:val="none" w:sz="0" w:space="0" w:color="auto"/>
            <w:right w:val="none" w:sz="0" w:space="0" w:color="auto"/>
          </w:divBdr>
        </w:div>
      </w:divsChild>
    </w:div>
    <w:div w:id="1866672108">
      <w:bodyDiv w:val="1"/>
      <w:marLeft w:val="0"/>
      <w:marRight w:val="0"/>
      <w:marTop w:val="0"/>
      <w:marBottom w:val="0"/>
      <w:divBdr>
        <w:top w:val="none" w:sz="0" w:space="0" w:color="auto"/>
        <w:left w:val="none" w:sz="0" w:space="0" w:color="auto"/>
        <w:bottom w:val="none" w:sz="0" w:space="0" w:color="auto"/>
        <w:right w:val="none" w:sz="0" w:space="0" w:color="auto"/>
      </w:divBdr>
    </w:div>
    <w:div w:id="1866865253">
      <w:bodyDiv w:val="1"/>
      <w:marLeft w:val="0"/>
      <w:marRight w:val="0"/>
      <w:marTop w:val="0"/>
      <w:marBottom w:val="0"/>
      <w:divBdr>
        <w:top w:val="none" w:sz="0" w:space="0" w:color="auto"/>
        <w:left w:val="none" w:sz="0" w:space="0" w:color="auto"/>
        <w:bottom w:val="none" w:sz="0" w:space="0" w:color="auto"/>
        <w:right w:val="none" w:sz="0" w:space="0" w:color="auto"/>
      </w:divBdr>
      <w:divsChild>
        <w:div w:id="541788273">
          <w:marLeft w:val="1166"/>
          <w:marRight w:val="0"/>
          <w:marTop w:val="134"/>
          <w:marBottom w:val="0"/>
          <w:divBdr>
            <w:top w:val="none" w:sz="0" w:space="0" w:color="auto"/>
            <w:left w:val="none" w:sz="0" w:space="0" w:color="auto"/>
            <w:bottom w:val="none" w:sz="0" w:space="0" w:color="auto"/>
            <w:right w:val="none" w:sz="0" w:space="0" w:color="auto"/>
          </w:divBdr>
        </w:div>
        <w:div w:id="951131941">
          <w:marLeft w:val="1886"/>
          <w:marRight w:val="0"/>
          <w:marTop w:val="125"/>
          <w:marBottom w:val="0"/>
          <w:divBdr>
            <w:top w:val="none" w:sz="0" w:space="0" w:color="auto"/>
            <w:left w:val="none" w:sz="0" w:space="0" w:color="auto"/>
            <w:bottom w:val="none" w:sz="0" w:space="0" w:color="auto"/>
            <w:right w:val="none" w:sz="0" w:space="0" w:color="auto"/>
          </w:divBdr>
        </w:div>
        <w:div w:id="973750587">
          <w:marLeft w:val="1166"/>
          <w:marRight w:val="0"/>
          <w:marTop w:val="134"/>
          <w:marBottom w:val="0"/>
          <w:divBdr>
            <w:top w:val="none" w:sz="0" w:space="0" w:color="auto"/>
            <w:left w:val="none" w:sz="0" w:space="0" w:color="auto"/>
            <w:bottom w:val="none" w:sz="0" w:space="0" w:color="auto"/>
            <w:right w:val="none" w:sz="0" w:space="0" w:color="auto"/>
          </w:divBdr>
        </w:div>
        <w:div w:id="1028868294">
          <w:marLeft w:val="1166"/>
          <w:marRight w:val="0"/>
          <w:marTop w:val="134"/>
          <w:marBottom w:val="0"/>
          <w:divBdr>
            <w:top w:val="none" w:sz="0" w:space="0" w:color="auto"/>
            <w:left w:val="none" w:sz="0" w:space="0" w:color="auto"/>
            <w:bottom w:val="none" w:sz="0" w:space="0" w:color="auto"/>
            <w:right w:val="none" w:sz="0" w:space="0" w:color="auto"/>
          </w:divBdr>
        </w:div>
        <w:div w:id="1049767813">
          <w:marLeft w:val="547"/>
          <w:marRight w:val="0"/>
          <w:marTop w:val="134"/>
          <w:marBottom w:val="0"/>
          <w:divBdr>
            <w:top w:val="none" w:sz="0" w:space="0" w:color="auto"/>
            <w:left w:val="none" w:sz="0" w:space="0" w:color="auto"/>
            <w:bottom w:val="none" w:sz="0" w:space="0" w:color="auto"/>
            <w:right w:val="none" w:sz="0" w:space="0" w:color="auto"/>
          </w:divBdr>
        </w:div>
        <w:div w:id="1931231616">
          <w:marLeft w:val="547"/>
          <w:marRight w:val="0"/>
          <w:marTop w:val="134"/>
          <w:marBottom w:val="0"/>
          <w:divBdr>
            <w:top w:val="none" w:sz="0" w:space="0" w:color="auto"/>
            <w:left w:val="none" w:sz="0" w:space="0" w:color="auto"/>
            <w:bottom w:val="none" w:sz="0" w:space="0" w:color="auto"/>
            <w:right w:val="none" w:sz="0" w:space="0" w:color="auto"/>
          </w:divBdr>
        </w:div>
      </w:divsChild>
    </w:div>
    <w:div w:id="1868061619">
      <w:bodyDiv w:val="1"/>
      <w:marLeft w:val="0"/>
      <w:marRight w:val="0"/>
      <w:marTop w:val="0"/>
      <w:marBottom w:val="0"/>
      <w:divBdr>
        <w:top w:val="none" w:sz="0" w:space="0" w:color="auto"/>
        <w:left w:val="none" w:sz="0" w:space="0" w:color="auto"/>
        <w:bottom w:val="none" w:sz="0" w:space="0" w:color="auto"/>
        <w:right w:val="none" w:sz="0" w:space="0" w:color="auto"/>
      </w:divBdr>
    </w:div>
    <w:div w:id="1869297485">
      <w:bodyDiv w:val="1"/>
      <w:marLeft w:val="0"/>
      <w:marRight w:val="0"/>
      <w:marTop w:val="0"/>
      <w:marBottom w:val="0"/>
      <w:divBdr>
        <w:top w:val="none" w:sz="0" w:space="0" w:color="auto"/>
        <w:left w:val="none" w:sz="0" w:space="0" w:color="auto"/>
        <w:bottom w:val="none" w:sz="0" w:space="0" w:color="auto"/>
        <w:right w:val="none" w:sz="0" w:space="0" w:color="auto"/>
      </w:divBdr>
    </w:div>
    <w:div w:id="1870141448">
      <w:bodyDiv w:val="1"/>
      <w:marLeft w:val="0"/>
      <w:marRight w:val="0"/>
      <w:marTop w:val="0"/>
      <w:marBottom w:val="0"/>
      <w:divBdr>
        <w:top w:val="none" w:sz="0" w:space="0" w:color="auto"/>
        <w:left w:val="none" w:sz="0" w:space="0" w:color="auto"/>
        <w:bottom w:val="none" w:sz="0" w:space="0" w:color="auto"/>
        <w:right w:val="none" w:sz="0" w:space="0" w:color="auto"/>
      </w:divBdr>
    </w:div>
    <w:div w:id="1871603425">
      <w:bodyDiv w:val="1"/>
      <w:marLeft w:val="0"/>
      <w:marRight w:val="0"/>
      <w:marTop w:val="0"/>
      <w:marBottom w:val="0"/>
      <w:divBdr>
        <w:top w:val="none" w:sz="0" w:space="0" w:color="auto"/>
        <w:left w:val="none" w:sz="0" w:space="0" w:color="auto"/>
        <w:bottom w:val="none" w:sz="0" w:space="0" w:color="auto"/>
        <w:right w:val="none" w:sz="0" w:space="0" w:color="auto"/>
      </w:divBdr>
    </w:div>
    <w:div w:id="1871792760">
      <w:bodyDiv w:val="1"/>
      <w:marLeft w:val="0"/>
      <w:marRight w:val="0"/>
      <w:marTop w:val="0"/>
      <w:marBottom w:val="0"/>
      <w:divBdr>
        <w:top w:val="none" w:sz="0" w:space="0" w:color="auto"/>
        <w:left w:val="none" w:sz="0" w:space="0" w:color="auto"/>
        <w:bottom w:val="none" w:sz="0" w:space="0" w:color="auto"/>
        <w:right w:val="none" w:sz="0" w:space="0" w:color="auto"/>
      </w:divBdr>
    </w:div>
    <w:div w:id="1871915871">
      <w:bodyDiv w:val="1"/>
      <w:marLeft w:val="0"/>
      <w:marRight w:val="0"/>
      <w:marTop w:val="0"/>
      <w:marBottom w:val="0"/>
      <w:divBdr>
        <w:top w:val="none" w:sz="0" w:space="0" w:color="auto"/>
        <w:left w:val="none" w:sz="0" w:space="0" w:color="auto"/>
        <w:bottom w:val="none" w:sz="0" w:space="0" w:color="auto"/>
        <w:right w:val="none" w:sz="0" w:space="0" w:color="auto"/>
      </w:divBdr>
    </w:div>
    <w:div w:id="1871988171">
      <w:bodyDiv w:val="1"/>
      <w:marLeft w:val="0"/>
      <w:marRight w:val="0"/>
      <w:marTop w:val="0"/>
      <w:marBottom w:val="0"/>
      <w:divBdr>
        <w:top w:val="none" w:sz="0" w:space="0" w:color="auto"/>
        <w:left w:val="none" w:sz="0" w:space="0" w:color="auto"/>
        <w:bottom w:val="none" w:sz="0" w:space="0" w:color="auto"/>
        <w:right w:val="none" w:sz="0" w:space="0" w:color="auto"/>
      </w:divBdr>
      <w:divsChild>
        <w:div w:id="89398033">
          <w:marLeft w:val="0"/>
          <w:marRight w:val="0"/>
          <w:marTop w:val="0"/>
          <w:marBottom w:val="0"/>
          <w:divBdr>
            <w:top w:val="none" w:sz="0" w:space="0" w:color="auto"/>
            <w:left w:val="none" w:sz="0" w:space="0" w:color="auto"/>
            <w:bottom w:val="none" w:sz="0" w:space="0" w:color="auto"/>
            <w:right w:val="none" w:sz="0" w:space="0" w:color="auto"/>
          </w:divBdr>
          <w:divsChild>
            <w:div w:id="303779522">
              <w:marLeft w:val="0"/>
              <w:marRight w:val="0"/>
              <w:marTop w:val="0"/>
              <w:marBottom w:val="0"/>
              <w:divBdr>
                <w:top w:val="none" w:sz="0" w:space="0" w:color="auto"/>
                <w:left w:val="none" w:sz="0" w:space="0" w:color="auto"/>
                <w:bottom w:val="none" w:sz="0" w:space="0" w:color="auto"/>
                <w:right w:val="none" w:sz="0" w:space="0" w:color="auto"/>
              </w:divBdr>
            </w:div>
            <w:div w:id="1209877231">
              <w:marLeft w:val="0"/>
              <w:marRight w:val="0"/>
              <w:marTop w:val="0"/>
              <w:marBottom w:val="0"/>
              <w:divBdr>
                <w:top w:val="none" w:sz="0" w:space="0" w:color="auto"/>
                <w:left w:val="none" w:sz="0" w:space="0" w:color="auto"/>
                <w:bottom w:val="none" w:sz="0" w:space="0" w:color="auto"/>
                <w:right w:val="none" w:sz="0" w:space="0" w:color="auto"/>
              </w:divBdr>
            </w:div>
            <w:div w:id="194032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109294">
      <w:bodyDiv w:val="1"/>
      <w:marLeft w:val="0"/>
      <w:marRight w:val="0"/>
      <w:marTop w:val="0"/>
      <w:marBottom w:val="0"/>
      <w:divBdr>
        <w:top w:val="none" w:sz="0" w:space="0" w:color="auto"/>
        <w:left w:val="none" w:sz="0" w:space="0" w:color="auto"/>
        <w:bottom w:val="none" w:sz="0" w:space="0" w:color="auto"/>
        <w:right w:val="none" w:sz="0" w:space="0" w:color="auto"/>
      </w:divBdr>
    </w:div>
    <w:div w:id="1872305246">
      <w:bodyDiv w:val="1"/>
      <w:marLeft w:val="0"/>
      <w:marRight w:val="0"/>
      <w:marTop w:val="0"/>
      <w:marBottom w:val="0"/>
      <w:divBdr>
        <w:top w:val="none" w:sz="0" w:space="0" w:color="auto"/>
        <w:left w:val="none" w:sz="0" w:space="0" w:color="auto"/>
        <w:bottom w:val="none" w:sz="0" w:space="0" w:color="auto"/>
        <w:right w:val="none" w:sz="0" w:space="0" w:color="auto"/>
      </w:divBdr>
      <w:divsChild>
        <w:div w:id="152334906">
          <w:marLeft w:val="547"/>
          <w:marRight w:val="0"/>
          <w:marTop w:val="240"/>
          <w:marBottom w:val="0"/>
          <w:divBdr>
            <w:top w:val="none" w:sz="0" w:space="0" w:color="auto"/>
            <w:left w:val="none" w:sz="0" w:space="0" w:color="auto"/>
            <w:bottom w:val="none" w:sz="0" w:space="0" w:color="auto"/>
            <w:right w:val="none" w:sz="0" w:space="0" w:color="auto"/>
          </w:divBdr>
        </w:div>
        <w:div w:id="843011751">
          <w:marLeft w:val="547"/>
          <w:marRight w:val="0"/>
          <w:marTop w:val="240"/>
          <w:marBottom w:val="0"/>
          <w:divBdr>
            <w:top w:val="none" w:sz="0" w:space="0" w:color="auto"/>
            <w:left w:val="none" w:sz="0" w:space="0" w:color="auto"/>
            <w:bottom w:val="none" w:sz="0" w:space="0" w:color="auto"/>
            <w:right w:val="none" w:sz="0" w:space="0" w:color="auto"/>
          </w:divBdr>
        </w:div>
        <w:div w:id="2010212487">
          <w:marLeft w:val="1166"/>
          <w:marRight w:val="0"/>
          <w:marTop w:val="240"/>
          <w:marBottom w:val="0"/>
          <w:divBdr>
            <w:top w:val="none" w:sz="0" w:space="0" w:color="auto"/>
            <w:left w:val="none" w:sz="0" w:space="0" w:color="auto"/>
            <w:bottom w:val="none" w:sz="0" w:space="0" w:color="auto"/>
            <w:right w:val="none" w:sz="0" w:space="0" w:color="auto"/>
          </w:divBdr>
        </w:div>
      </w:divsChild>
    </w:div>
    <w:div w:id="1874341754">
      <w:bodyDiv w:val="1"/>
      <w:marLeft w:val="0"/>
      <w:marRight w:val="0"/>
      <w:marTop w:val="0"/>
      <w:marBottom w:val="0"/>
      <w:divBdr>
        <w:top w:val="none" w:sz="0" w:space="0" w:color="auto"/>
        <w:left w:val="none" w:sz="0" w:space="0" w:color="auto"/>
        <w:bottom w:val="none" w:sz="0" w:space="0" w:color="auto"/>
        <w:right w:val="none" w:sz="0" w:space="0" w:color="auto"/>
      </w:divBdr>
    </w:div>
    <w:div w:id="1874462967">
      <w:bodyDiv w:val="1"/>
      <w:marLeft w:val="0"/>
      <w:marRight w:val="0"/>
      <w:marTop w:val="0"/>
      <w:marBottom w:val="0"/>
      <w:divBdr>
        <w:top w:val="none" w:sz="0" w:space="0" w:color="auto"/>
        <w:left w:val="none" w:sz="0" w:space="0" w:color="auto"/>
        <w:bottom w:val="none" w:sz="0" w:space="0" w:color="auto"/>
        <w:right w:val="none" w:sz="0" w:space="0" w:color="auto"/>
      </w:divBdr>
    </w:div>
    <w:div w:id="1875383889">
      <w:bodyDiv w:val="1"/>
      <w:marLeft w:val="0"/>
      <w:marRight w:val="0"/>
      <w:marTop w:val="0"/>
      <w:marBottom w:val="0"/>
      <w:divBdr>
        <w:top w:val="none" w:sz="0" w:space="0" w:color="auto"/>
        <w:left w:val="none" w:sz="0" w:space="0" w:color="auto"/>
        <w:bottom w:val="none" w:sz="0" w:space="0" w:color="auto"/>
        <w:right w:val="none" w:sz="0" w:space="0" w:color="auto"/>
      </w:divBdr>
    </w:div>
    <w:div w:id="1875456457">
      <w:bodyDiv w:val="1"/>
      <w:marLeft w:val="0"/>
      <w:marRight w:val="0"/>
      <w:marTop w:val="0"/>
      <w:marBottom w:val="0"/>
      <w:divBdr>
        <w:top w:val="none" w:sz="0" w:space="0" w:color="auto"/>
        <w:left w:val="none" w:sz="0" w:space="0" w:color="auto"/>
        <w:bottom w:val="none" w:sz="0" w:space="0" w:color="auto"/>
        <w:right w:val="none" w:sz="0" w:space="0" w:color="auto"/>
      </w:divBdr>
      <w:divsChild>
        <w:div w:id="1183010778">
          <w:marLeft w:val="360"/>
          <w:marRight w:val="0"/>
          <w:marTop w:val="200"/>
          <w:marBottom w:val="0"/>
          <w:divBdr>
            <w:top w:val="none" w:sz="0" w:space="0" w:color="auto"/>
            <w:left w:val="none" w:sz="0" w:space="0" w:color="auto"/>
            <w:bottom w:val="none" w:sz="0" w:space="0" w:color="auto"/>
            <w:right w:val="none" w:sz="0" w:space="0" w:color="auto"/>
          </w:divBdr>
        </w:div>
      </w:divsChild>
    </w:div>
    <w:div w:id="1875847852">
      <w:bodyDiv w:val="1"/>
      <w:marLeft w:val="0"/>
      <w:marRight w:val="0"/>
      <w:marTop w:val="0"/>
      <w:marBottom w:val="0"/>
      <w:divBdr>
        <w:top w:val="none" w:sz="0" w:space="0" w:color="auto"/>
        <w:left w:val="none" w:sz="0" w:space="0" w:color="auto"/>
        <w:bottom w:val="none" w:sz="0" w:space="0" w:color="auto"/>
        <w:right w:val="none" w:sz="0" w:space="0" w:color="auto"/>
      </w:divBdr>
    </w:div>
    <w:div w:id="1875925452">
      <w:bodyDiv w:val="1"/>
      <w:marLeft w:val="0"/>
      <w:marRight w:val="0"/>
      <w:marTop w:val="0"/>
      <w:marBottom w:val="0"/>
      <w:divBdr>
        <w:top w:val="none" w:sz="0" w:space="0" w:color="auto"/>
        <w:left w:val="none" w:sz="0" w:space="0" w:color="auto"/>
        <w:bottom w:val="none" w:sz="0" w:space="0" w:color="auto"/>
        <w:right w:val="none" w:sz="0" w:space="0" w:color="auto"/>
      </w:divBdr>
    </w:div>
    <w:div w:id="1876043382">
      <w:bodyDiv w:val="1"/>
      <w:marLeft w:val="0"/>
      <w:marRight w:val="0"/>
      <w:marTop w:val="0"/>
      <w:marBottom w:val="0"/>
      <w:divBdr>
        <w:top w:val="none" w:sz="0" w:space="0" w:color="auto"/>
        <w:left w:val="none" w:sz="0" w:space="0" w:color="auto"/>
        <w:bottom w:val="none" w:sz="0" w:space="0" w:color="auto"/>
        <w:right w:val="none" w:sz="0" w:space="0" w:color="auto"/>
      </w:divBdr>
    </w:div>
    <w:div w:id="1876379801">
      <w:bodyDiv w:val="1"/>
      <w:marLeft w:val="0"/>
      <w:marRight w:val="0"/>
      <w:marTop w:val="0"/>
      <w:marBottom w:val="0"/>
      <w:divBdr>
        <w:top w:val="none" w:sz="0" w:space="0" w:color="auto"/>
        <w:left w:val="none" w:sz="0" w:space="0" w:color="auto"/>
        <w:bottom w:val="none" w:sz="0" w:space="0" w:color="auto"/>
        <w:right w:val="none" w:sz="0" w:space="0" w:color="auto"/>
      </w:divBdr>
    </w:div>
    <w:div w:id="1876577090">
      <w:bodyDiv w:val="1"/>
      <w:marLeft w:val="0"/>
      <w:marRight w:val="0"/>
      <w:marTop w:val="0"/>
      <w:marBottom w:val="0"/>
      <w:divBdr>
        <w:top w:val="none" w:sz="0" w:space="0" w:color="auto"/>
        <w:left w:val="none" w:sz="0" w:space="0" w:color="auto"/>
        <w:bottom w:val="none" w:sz="0" w:space="0" w:color="auto"/>
        <w:right w:val="none" w:sz="0" w:space="0" w:color="auto"/>
      </w:divBdr>
    </w:div>
    <w:div w:id="1876767532">
      <w:bodyDiv w:val="1"/>
      <w:marLeft w:val="0"/>
      <w:marRight w:val="0"/>
      <w:marTop w:val="0"/>
      <w:marBottom w:val="0"/>
      <w:divBdr>
        <w:top w:val="none" w:sz="0" w:space="0" w:color="auto"/>
        <w:left w:val="none" w:sz="0" w:space="0" w:color="auto"/>
        <w:bottom w:val="none" w:sz="0" w:space="0" w:color="auto"/>
        <w:right w:val="none" w:sz="0" w:space="0" w:color="auto"/>
      </w:divBdr>
    </w:div>
    <w:div w:id="1876845183">
      <w:bodyDiv w:val="1"/>
      <w:marLeft w:val="0"/>
      <w:marRight w:val="0"/>
      <w:marTop w:val="0"/>
      <w:marBottom w:val="0"/>
      <w:divBdr>
        <w:top w:val="none" w:sz="0" w:space="0" w:color="auto"/>
        <w:left w:val="none" w:sz="0" w:space="0" w:color="auto"/>
        <w:bottom w:val="none" w:sz="0" w:space="0" w:color="auto"/>
        <w:right w:val="none" w:sz="0" w:space="0" w:color="auto"/>
      </w:divBdr>
    </w:div>
    <w:div w:id="1877113384">
      <w:bodyDiv w:val="1"/>
      <w:marLeft w:val="0"/>
      <w:marRight w:val="0"/>
      <w:marTop w:val="0"/>
      <w:marBottom w:val="0"/>
      <w:divBdr>
        <w:top w:val="none" w:sz="0" w:space="0" w:color="auto"/>
        <w:left w:val="none" w:sz="0" w:space="0" w:color="auto"/>
        <w:bottom w:val="none" w:sz="0" w:space="0" w:color="auto"/>
        <w:right w:val="none" w:sz="0" w:space="0" w:color="auto"/>
      </w:divBdr>
      <w:divsChild>
        <w:div w:id="15620367">
          <w:marLeft w:val="2520"/>
          <w:marRight w:val="0"/>
          <w:marTop w:val="77"/>
          <w:marBottom w:val="0"/>
          <w:divBdr>
            <w:top w:val="none" w:sz="0" w:space="0" w:color="auto"/>
            <w:left w:val="none" w:sz="0" w:space="0" w:color="auto"/>
            <w:bottom w:val="none" w:sz="0" w:space="0" w:color="auto"/>
            <w:right w:val="none" w:sz="0" w:space="0" w:color="auto"/>
          </w:divBdr>
        </w:div>
        <w:div w:id="140536842">
          <w:marLeft w:val="1166"/>
          <w:marRight w:val="0"/>
          <w:marTop w:val="77"/>
          <w:marBottom w:val="0"/>
          <w:divBdr>
            <w:top w:val="none" w:sz="0" w:space="0" w:color="auto"/>
            <w:left w:val="none" w:sz="0" w:space="0" w:color="auto"/>
            <w:bottom w:val="none" w:sz="0" w:space="0" w:color="auto"/>
            <w:right w:val="none" w:sz="0" w:space="0" w:color="auto"/>
          </w:divBdr>
        </w:div>
        <w:div w:id="486896635">
          <w:marLeft w:val="1800"/>
          <w:marRight w:val="0"/>
          <w:marTop w:val="77"/>
          <w:marBottom w:val="0"/>
          <w:divBdr>
            <w:top w:val="none" w:sz="0" w:space="0" w:color="auto"/>
            <w:left w:val="none" w:sz="0" w:space="0" w:color="auto"/>
            <w:bottom w:val="none" w:sz="0" w:space="0" w:color="auto"/>
            <w:right w:val="none" w:sz="0" w:space="0" w:color="auto"/>
          </w:divBdr>
        </w:div>
        <w:div w:id="815296429">
          <w:marLeft w:val="2520"/>
          <w:marRight w:val="0"/>
          <w:marTop w:val="77"/>
          <w:marBottom w:val="0"/>
          <w:divBdr>
            <w:top w:val="none" w:sz="0" w:space="0" w:color="auto"/>
            <w:left w:val="none" w:sz="0" w:space="0" w:color="auto"/>
            <w:bottom w:val="none" w:sz="0" w:space="0" w:color="auto"/>
            <w:right w:val="none" w:sz="0" w:space="0" w:color="auto"/>
          </w:divBdr>
        </w:div>
        <w:div w:id="1114596431">
          <w:marLeft w:val="1800"/>
          <w:marRight w:val="0"/>
          <w:marTop w:val="77"/>
          <w:marBottom w:val="0"/>
          <w:divBdr>
            <w:top w:val="none" w:sz="0" w:space="0" w:color="auto"/>
            <w:left w:val="none" w:sz="0" w:space="0" w:color="auto"/>
            <w:bottom w:val="none" w:sz="0" w:space="0" w:color="auto"/>
            <w:right w:val="none" w:sz="0" w:space="0" w:color="auto"/>
          </w:divBdr>
        </w:div>
        <w:div w:id="1397046726">
          <w:marLeft w:val="547"/>
          <w:marRight w:val="0"/>
          <w:marTop w:val="86"/>
          <w:marBottom w:val="0"/>
          <w:divBdr>
            <w:top w:val="none" w:sz="0" w:space="0" w:color="auto"/>
            <w:left w:val="none" w:sz="0" w:space="0" w:color="auto"/>
            <w:bottom w:val="none" w:sz="0" w:space="0" w:color="auto"/>
            <w:right w:val="none" w:sz="0" w:space="0" w:color="auto"/>
          </w:divBdr>
        </w:div>
        <w:div w:id="1540362144">
          <w:marLeft w:val="1800"/>
          <w:marRight w:val="0"/>
          <w:marTop w:val="77"/>
          <w:marBottom w:val="0"/>
          <w:divBdr>
            <w:top w:val="none" w:sz="0" w:space="0" w:color="auto"/>
            <w:left w:val="none" w:sz="0" w:space="0" w:color="auto"/>
            <w:bottom w:val="none" w:sz="0" w:space="0" w:color="auto"/>
            <w:right w:val="none" w:sz="0" w:space="0" w:color="auto"/>
          </w:divBdr>
        </w:div>
        <w:div w:id="1633514656">
          <w:marLeft w:val="2520"/>
          <w:marRight w:val="0"/>
          <w:marTop w:val="77"/>
          <w:marBottom w:val="0"/>
          <w:divBdr>
            <w:top w:val="none" w:sz="0" w:space="0" w:color="auto"/>
            <w:left w:val="none" w:sz="0" w:space="0" w:color="auto"/>
            <w:bottom w:val="none" w:sz="0" w:space="0" w:color="auto"/>
            <w:right w:val="none" w:sz="0" w:space="0" w:color="auto"/>
          </w:divBdr>
        </w:div>
        <w:div w:id="1869835588">
          <w:marLeft w:val="1800"/>
          <w:marRight w:val="0"/>
          <w:marTop w:val="77"/>
          <w:marBottom w:val="0"/>
          <w:divBdr>
            <w:top w:val="none" w:sz="0" w:space="0" w:color="auto"/>
            <w:left w:val="none" w:sz="0" w:space="0" w:color="auto"/>
            <w:bottom w:val="none" w:sz="0" w:space="0" w:color="auto"/>
            <w:right w:val="none" w:sz="0" w:space="0" w:color="auto"/>
          </w:divBdr>
        </w:div>
        <w:div w:id="1925146762">
          <w:marLeft w:val="1166"/>
          <w:marRight w:val="0"/>
          <w:marTop w:val="77"/>
          <w:marBottom w:val="0"/>
          <w:divBdr>
            <w:top w:val="none" w:sz="0" w:space="0" w:color="auto"/>
            <w:left w:val="none" w:sz="0" w:space="0" w:color="auto"/>
            <w:bottom w:val="none" w:sz="0" w:space="0" w:color="auto"/>
            <w:right w:val="none" w:sz="0" w:space="0" w:color="auto"/>
          </w:divBdr>
        </w:div>
      </w:divsChild>
    </w:div>
    <w:div w:id="1877691671">
      <w:bodyDiv w:val="1"/>
      <w:marLeft w:val="0"/>
      <w:marRight w:val="0"/>
      <w:marTop w:val="0"/>
      <w:marBottom w:val="0"/>
      <w:divBdr>
        <w:top w:val="none" w:sz="0" w:space="0" w:color="auto"/>
        <w:left w:val="none" w:sz="0" w:space="0" w:color="auto"/>
        <w:bottom w:val="none" w:sz="0" w:space="0" w:color="auto"/>
        <w:right w:val="none" w:sz="0" w:space="0" w:color="auto"/>
      </w:divBdr>
    </w:div>
    <w:div w:id="1878081323">
      <w:bodyDiv w:val="1"/>
      <w:marLeft w:val="0"/>
      <w:marRight w:val="0"/>
      <w:marTop w:val="0"/>
      <w:marBottom w:val="0"/>
      <w:divBdr>
        <w:top w:val="none" w:sz="0" w:space="0" w:color="auto"/>
        <w:left w:val="none" w:sz="0" w:space="0" w:color="auto"/>
        <w:bottom w:val="none" w:sz="0" w:space="0" w:color="auto"/>
        <w:right w:val="none" w:sz="0" w:space="0" w:color="auto"/>
      </w:divBdr>
    </w:div>
    <w:div w:id="1878663497">
      <w:bodyDiv w:val="1"/>
      <w:marLeft w:val="0"/>
      <w:marRight w:val="0"/>
      <w:marTop w:val="0"/>
      <w:marBottom w:val="0"/>
      <w:divBdr>
        <w:top w:val="none" w:sz="0" w:space="0" w:color="auto"/>
        <w:left w:val="none" w:sz="0" w:space="0" w:color="auto"/>
        <w:bottom w:val="none" w:sz="0" w:space="0" w:color="auto"/>
        <w:right w:val="none" w:sz="0" w:space="0" w:color="auto"/>
      </w:divBdr>
    </w:div>
    <w:div w:id="1879317606">
      <w:bodyDiv w:val="1"/>
      <w:marLeft w:val="0"/>
      <w:marRight w:val="0"/>
      <w:marTop w:val="0"/>
      <w:marBottom w:val="0"/>
      <w:divBdr>
        <w:top w:val="none" w:sz="0" w:space="0" w:color="auto"/>
        <w:left w:val="none" w:sz="0" w:space="0" w:color="auto"/>
        <w:bottom w:val="none" w:sz="0" w:space="0" w:color="auto"/>
        <w:right w:val="none" w:sz="0" w:space="0" w:color="auto"/>
      </w:divBdr>
    </w:div>
    <w:div w:id="1879466113">
      <w:bodyDiv w:val="1"/>
      <w:marLeft w:val="0"/>
      <w:marRight w:val="0"/>
      <w:marTop w:val="0"/>
      <w:marBottom w:val="0"/>
      <w:divBdr>
        <w:top w:val="none" w:sz="0" w:space="0" w:color="auto"/>
        <w:left w:val="none" w:sz="0" w:space="0" w:color="auto"/>
        <w:bottom w:val="none" w:sz="0" w:space="0" w:color="auto"/>
        <w:right w:val="none" w:sz="0" w:space="0" w:color="auto"/>
      </w:divBdr>
    </w:div>
    <w:div w:id="1879587573">
      <w:bodyDiv w:val="1"/>
      <w:marLeft w:val="0"/>
      <w:marRight w:val="0"/>
      <w:marTop w:val="0"/>
      <w:marBottom w:val="0"/>
      <w:divBdr>
        <w:top w:val="none" w:sz="0" w:space="0" w:color="auto"/>
        <w:left w:val="none" w:sz="0" w:space="0" w:color="auto"/>
        <w:bottom w:val="none" w:sz="0" w:space="0" w:color="auto"/>
        <w:right w:val="none" w:sz="0" w:space="0" w:color="auto"/>
      </w:divBdr>
    </w:div>
    <w:div w:id="1880775539">
      <w:bodyDiv w:val="1"/>
      <w:marLeft w:val="0"/>
      <w:marRight w:val="0"/>
      <w:marTop w:val="0"/>
      <w:marBottom w:val="0"/>
      <w:divBdr>
        <w:top w:val="none" w:sz="0" w:space="0" w:color="auto"/>
        <w:left w:val="none" w:sz="0" w:space="0" w:color="auto"/>
        <w:bottom w:val="none" w:sz="0" w:space="0" w:color="auto"/>
        <w:right w:val="none" w:sz="0" w:space="0" w:color="auto"/>
      </w:divBdr>
      <w:divsChild>
        <w:div w:id="584612998">
          <w:marLeft w:val="547"/>
          <w:marRight w:val="0"/>
          <w:marTop w:val="154"/>
          <w:marBottom w:val="0"/>
          <w:divBdr>
            <w:top w:val="none" w:sz="0" w:space="0" w:color="auto"/>
            <w:left w:val="none" w:sz="0" w:space="0" w:color="auto"/>
            <w:bottom w:val="none" w:sz="0" w:space="0" w:color="auto"/>
            <w:right w:val="none" w:sz="0" w:space="0" w:color="auto"/>
          </w:divBdr>
        </w:div>
        <w:div w:id="1444181100">
          <w:marLeft w:val="547"/>
          <w:marRight w:val="0"/>
          <w:marTop w:val="154"/>
          <w:marBottom w:val="0"/>
          <w:divBdr>
            <w:top w:val="none" w:sz="0" w:space="0" w:color="auto"/>
            <w:left w:val="none" w:sz="0" w:space="0" w:color="auto"/>
            <w:bottom w:val="none" w:sz="0" w:space="0" w:color="auto"/>
            <w:right w:val="none" w:sz="0" w:space="0" w:color="auto"/>
          </w:divBdr>
        </w:div>
        <w:div w:id="1547135726">
          <w:marLeft w:val="547"/>
          <w:marRight w:val="0"/>
          <w:marTop w:val="154"/>
          <w:marBottom w:val="0"/>
          <w:divBdr>
            <w:top w:val="none" w:sz="0" w:space="0" w:color="auto"/>
            <w:left w:val="none" w:sz="0" w:space="0" w:color="auto"/>
            <w:bottom w:val="none" w:sz="0" w:space="0" w:color="auto"/>
            <w:right w:val="none" w:sz="0" w:space="0" w:color="auto"/>
          </w:divBdr>
        </w:div>
      </w:divsChild>
    </w:div>
    <w:div w:id="1880782471">
      <w:bodyDiv w:val="1"/>
      <w:marLeft w:val="0"/>
      <w:marRight w:val="0"/>
      <w:marTop w:val="0"/>
      <w:marBottom w:val="0"/>
      <w:divBdr>
        <w:top w:val="none" w:sz="0" w:space="0" w:color="auto"/>
        <w:left w:val="none" w:sz="0" w:space="0" w:color="auto"/>
        <w:bottom w:val="none" w:sz="0" w:space="0" w:color="auto"/>
        <w:right w:val="none" w:sz="0" w:space="0" w:color="auto"/>
      </w:divBdr>
    </w:div>
    <w:div w:id="1881431694">
      <w:bodyDiv w:val="1"/>
      <w:marLeft w:val="0"/>
      <w:marRight w:val="0"/>
      <w:marTop w:val="0"/>
      <w:marBottom w:val="0"/>
      <w:divBdr>
        <w:top w:val="none" w:sz="0" w:space="0" w:color="auto"/>
        <w:left w:val="none" w:sz="0" w:space="0" w:color="auto"/>
        <w:bottom w:val="none" w:sz="0" w:space="0" w:color="auto"/>
        <w:right w:val="none" w:sz="0" w:space="0" w:color="auto"/>
      </w:divBdr>
      <w:divsChild>
        <w:div w:id="33701625">
          <w:marLeft w:val="1166"/>
          <w:marRight w:val="0"/>
          <w:marTop w:val="96"/>
          <w:marBottom w:val="0"/>
          <w:divBdr>
            <w:top w:val="none" w:sz="0" w:space="0" w:color="auto"/>
            <w:left w:val="none" w:sz="0" w:space="0" w:color="auto"/>
            <w:bottom w:val="none" w:sz="0" w:space="0" w:color="auto"/>
            <w:right w:val="none" w:sz="0" w:space="0" w:color="auto"/>
          </w:divBdr>
        </w:div>
        <w:div w:id="1409962018">
          <w:marLeft w:val="1166"/>
          <w:marRight w:val="0"/>
          <w:marTop w:val="96"/>
          <w:marBottom w:val="0"/>
          <w:divBdr>
            <w:top w:val="none" w:sz="0" w:space="0" w:color="auto"/>
            <w:left w:val="none" w:sz="0" w:space="0" w:color="auto"/>
            <w:bottom w:val="none" w:sz="0" w:space="0" w:color="auto"/>
            <w:right w:val="none" w:sz="0" w:space="0" w:color="auto"/>
          </w:divBdr>
        </w:div>
        <w:div w:id="1581331752">
          <w:marLeft w:val="547"/>
          <w:marRight w:val="0"/>
          <w:marTop w:val="115"/>
          <w:marBottom w:val="0"/>
          <w:divBdr>
            <w:top w:val="none" w:sz="0" w:space="0" w:color="auto"/>
            <w:left w:val="none" w:sz="0" w:space="0" w:color="auto"/>
            <w:bottom w:val="none" w:sz="0" w:space="0" w:color="auto"/>
            <w:right w:val="none" w:sz="0" w:space="0" w:color="auto"/>
          </w:divBdr>
        </w:div>
      </w:divsChild>
    </w:div>
    <w:div w:id="1882285936">
      <w:bodyDiv w:val="1"/>
      <w:marLeft w:val="0"/>
      <w:marRight w:val="0"/>
      <w:marTop w:val="0"/>
      <w:marBottom w:val="0"/>
      <w:divBdr>
        <w:top w:val="none" w:sz="0" w:space="0" w:color="auto"/>
        <w:left w:val="none" w:sz="0" w:space="0" w:color="auto"/>
        <w:bottom w:val="none" w:sz="0" w:space="0" w:color="auto"/>
        <w:right w:val="none" w:sz="0" w:space="0" w:color="auto"/>
      </w:divBdr>
      <w:divsChild>
        <w:div w:id="200020608">
          <w:marLeft w:val="547"/>
          <w:marRight w:val="0"/>
          <w:marTop w:val="96"/>
          <w:marBottom w:val="0"/>
          <w:divBdr>
            <w:top w:val="none" w:sz="0" w:space="0" w:color="auto"/>
            <w:left w:val="none" w:sz="0" w:space="0" w:color="auto"/>
            <w:bottom w:val="none" w:sz="0" w:space="0" w:color="auto"/>
            <w:right w:val="none" w:sz="0" w:space="0" w:color="auto"/>
          </w:divBdr>
        </w:div>
        <w:div w:id="425660149">
          <w:marLeft w:val="547"/>
          <w:marRight w:val="0"/>
          <w:marTop w:val="96"/>
          <w:marBottom w:val="0"/>
          <w:divBdr>
            <w:top w:val="none" w:sz="0" w:space="0" w:color="auto"/>
            <w:left w:val="none" w:sz="0" w:space="0" w:color="auto"/>
            <w:bottom w:val="none" w:sz="0" w:space="0" w:color="auto"/>
            <w:right w:val="none" w:sz="0" w:space="0" w:color="auto"/>
          </w:divBdr>
        </w:div>
        <w:div w:id="500973348">
          <w:marLeft w:val="547"/>
          <w:marRight w:val="0"/>
          <w:marTop w:val="96"/>
          <w:marBottom w:val="0"/>
          <w:divBdr>
            <w:top w:val="none" w:sz="0" w:space="0" w:color="auto"/>
            <w:left w:val="none" w:sz="0" w:space="0" w:color="auto"/>
            <w:bottom w:val="none" w:sz="0" w:space="0" w:color="auto"/>
            <w:right w:val="none" w:sz="0" w:space="0" w:color="auto"/>
          </w:divBdr>
        </w:div>
        <w:div w:id="688681428">
          <w:marLeft w:val="547"/>
          <w:marRight w:val="0"/>
          <w:marTop w:val="96"/>
          <w:marBottom w:val="0"/>
          <w:divBdr>
            <w:top w:val="none" w:sz="0" w:space="0" w:color="auto"/>
            <w:left w:val="none" w:sz="0" w:space="0" w:color="auto"/>
            <w:bottom w:val="none" w:sz="0" w:space="0" w:color="auto"/>
            <w:right w:val="none" w:sz="0" w:space="0" w:color="auto"/>
          </w:divBdr>
        </w:div>
        <w:div w:id="699010248">
          <w:marLeft w:val="547"/>
          <w:marRight w:val="0"/>
          <w:marTop w:val="96"/>
          <w:marBottom w:val="0"/>
          <w:divBdr>
            <w:top w:val="none" w:sz="0" w:space="0" w:color="auto"/>
            <w:left w:val="none" w:sz="0" w:space="0" w:color="auto"/>
            <w:bottom w:val="none" w:sz="0" w:space="0" w:color="auto"/>
            <w:right w:val="none" w:sz="0" w:space="0" w:color="auto"/>
          </w:divBdr>
        </w:div>
        <w:div w:id="780536783">
          <w:marLeft w:val="1166"/>
          <w:marRight w:val="0"/>
          <w:marTop w:val="77"/>
          <w:marBottom w:val="0"/>
          <w:divBdr>
            <w:top w:val="none" w:sz="0" w:space="0" w:color="auto"/>
            <w:left w:val="none" w:sz="0" w:space="0" w:color="auto"/>
            <w:bottom w:val="none" w:sz="0" w:space="0" w:color="auto"/>
            <w:right w:val="none" w:sz="0" w:space="0" w:color="auto"/>
          </w:divBdr>
        </w:div>
        <w:div w:id="995570846">
          <w:marLeft w:val="547"/>
          <w:marRight w:val="0"/>
          <w:marTop w:val="96"/>
          <w:marBottom w:val="0"/>
          <w:divBdr>
            <w:top w:val="none" w:sz="0" w:space="0" w:color="auto"/>
            <w:left w:val="none" w:sz="0" w:space="0" w:color="auto"/>
            <w:bottom w:val="none" w:sz="0" w:space="0" w:color="auto"/>
            <w:right w:val="none" w:sz="0" w:space="0" w:color="auto"/>
          </w:divBdr>
        </w:div>
        <w:div w:id="1388644230">
          <w:marLeft w:val="1166"/>
          <w:marRight w:val="0"/>
          <w:marTop w:val="77"/>
          <w:marBottom w:val="0"/>
          <w:divBdr>
            <w:top w:val="none" w:sz="0" w:space="0" w:color="auto"/>
            <w:left w:val="none" w:sz="0" w:space="0" w:color="auto"/>
            <w:bottom w:val="none" w:sz="0" w:space="0" w:color="auto"/>
            <w:right w:val="none" w:sz="0" w:space="0" w:color="auto"/>
          </w:divBdr>
        </w:div>
        <w:div w:id="1974552325">
          <w:marLeft w:val="547"/>
          <w:marRight w:val="0"/>
          <w:marTop w:val="96"/>
          <w:marBottom w:val="0"/>
          <w:divBdr>
            <w:top w:val="none" w:sz="0" w:space="0" w:color="auto"/>
            <w:left w:val="none" w:sz="0" w:space="0" w:color="auto"/>
            <w:bottom w:val="none" w:sz="0" w:space="0" w:color="auto"/>
            <w:right w:val="none" w:sz="0" w:space="0" w:color="auto"/>
          </w:divBdr>
        </w:div>
      </w:divsChild>
    </w:div>
    <w:div w:id="1883784235">
      <w:bodyDiv w:val="1"/>
      <w:marLeft w:val="0"/>
      <w:marRight w:val="0"/>
      <w:marTop w:val="0"/>
      <w:marBottom w:val="0"/>
      <w:divBdr>
        <w:top w:val="none" w:sz="0" w:space="0" w:color="auto"/>
        <w:left w:val="none" w:sz="0" w:space="0" w:color="auto"/>
        <w:bottom w:val="none" w:sz="0" w:space="0" w:color="auto"/>
        <w:right w:val="none" w:sz="0" w:space="0" w:color="auto"/>
      </w:divBdr>
    </w:div>
    <w:div w:id="1884826501">
      <w:bodyDiv w:val="1"/>
      <w:marLeft w:val="0"/>
      <w:marRight w:val="0"/>
      <w:marTop w:val="0"/>
      <w:marBottom w:val="0"/>
      <w:divBdr>
        <w:top w:val="none" w:sz="0" w:space="0" w:color="auto"/>
        <w:left w:val="none" w:sz="0" w:space="0" w:color="auto"/>
        <w:bottom w:val="none" w:sz="0" w:space="0" w:color="auto"/>
        <w:right w:val="none" w:sz="0" w:space="0" w:color="auto"/>
      </w:divBdr>
      <w:divsChild>
        <w:div w:id="14507247">
          <w:marLeft w:val="1166"/>
          <w:marRight w:val="0"/>
          <w:marTop w:val="96"/>
          <w:marBottom w:val="0"/>
          <w:divBdr>
            <w:top w:val="none" w:sz="0" w:space="0" w:color="auto"/>
            <w:left w:val="none" w:sz="0" w:space="0" w:color="auto"/>
            <w:bottom w:val="none" w:sz="0" w:space="0" w:color="auto"/>
            <w:right w:val="none" w:sz="0" w:space="0" w:color="auto"/>
          </w:divBdr>
        </w:div>
        <w:div w:id="155851921">
          <w:marLeft w:val="547"/>
          <w:marRight w:val="0"/>
          <w:marTop w:val="240"/>
          <w:marBottom w:val="0"/>
          <w:divBdr>
            <w:top w:val="none" w:sz="0" w:space="0" w:color="auto"/>
            <w:left w:val="none" w:sz="0" w:space="0" w:color="auto"/>
            <w:bottom w:val="none" w:sz="0" w:space="0" w:color="auto"/>
            <w:right w:val="none" w:sz="0" w:space="0" w:color="auto"/>
          </w:divBdr>
        </w:div>
        <w:div w:id="320426163">
          <w:marLeft w:val="547"/>
          <w:marRight w:val="0"/>
          <w:marTop w:val="240"/>
          <w:marBottom w:val="0"/>
          <w:divBdr>
            <w:top w:val="none" w:sz="0" w:space="0" w:color="auto"/>
            <w:left w:val="none" w:sz="0" w:space="0" w:color="auto"/>
            <w:bottom w:val="none" w:sz="0" w:space="0" w:color="auto"/>
            <w:right w:val="none" w:sz="0" w:space="0" w:color="auto"/>
          </w:divBdr>
        </w:div>
        <w:div w:id="336855398">
          <w:marLeft w:val="1166"/>
          <w:marRight w:val="0"/>
          <w:marTop w:val="96"/>
          <w:marBottom w:val="0"/>
          <w:divBdr>
            <w:top w:val="none" w:sz="0" w:space="0" w:color="auto"/>
            <w:left w:val="none" w:sz="0" w:space="0" w:color="auto"/>
            <w:bottom w:val="none" w:sz="0" w:space="0" w:color="auto"/>
            <w:right w:val="none" w:sz="0" w:space="0" w:color="auto"/>
          </w:divBdr>
        </w:div>
        <w:div w:id="1006829968">
          <w:marLeft w:val="1800"/>
          <w:marRight w:val="0"/>
          <w:marTop w:val="96"/>
          <w:marBottom w:val="0"/>
          <w:divBdr>
            <w:top w:val="none" w:sz="0" w:space="0" w:color="auto"/>
            <w:left w:val="none" w:sz="0" w:space="0" w:color="auto"/>
            <w:bottom w:val="none" w:sz="0" w:space="0" w:color="auto"/>
            <w:right w:val="none" w:sz="0" w:space="0" w:color="auto"/>
          </w:divBdr>
        </w:div>
        <w:div w:id="1732263104">
          <w:marLeft w:val="1800"/>
          <w:marRight w:val="0"/>
          <w:marTop w:val="96"/>
          <w:marBottom w:val="0"/>
          <w:divBdr>
            <w:top w:val="none" w:sz="0" w:space="0" w:color="auto"/>
            <w:left w:val="none" w:sz="0" w:space="0" w:color="auto"/>
            <w:bottom w:val="none" w:sz="0" w:space="0" w:color="auto"/>
            <w:right w:val="none" w:sz="0" w:space="0" w:color="auto"/>
          </w:divBdr>
        </w:div>
        <w:div w:id="1804035734">
          <w:marLeft w:val="1800"/>
          <w:marRight w:val="0"/>
          <w:marTop w:val="96"/>
          <w:marBottom w:val="0"/>
          <w:divBdr>
            <w:top w:val="none" w:sz="0" w:space="0" w:color="auto"/>
            <w:left w:val="none" w:sz="0" w:space="0" w:color="auto"/>
            <w:bottom w:val="none" w:sz="0" w:space="0" w:color="auto"/>
            <w:right w:val="none" w:sz="0" w:space="0" w:color="auto"/>
          </w:divBdr>
        </w:div>
        <w:div w:id="1886481671">
          <w:marLeft w:val="1166"/>
          <w:marRight w:val="0"/>
          <w:marTop w:val="96"/>
          <w:marBottom w:val="0"/>
          <w:divBdr>
            <w:top w:val="none" w:sz="0" w:space="0" w:color="auto"/>
            <w:left w:val="none" w:sz="0" w:space="0" w:color="auto"/>
            <w:bottom w:val="none" w:sz="0" w:space="0" w:color="auto"/>
            <w:right w:val="none" w:sz="0" w:space="0" w:color="auto"/>
          </w:divBdr>
        </w:div>
        <w:div w:id="2021731728">
          <w:marLeft w:val="1166"/>
          <w:marRight w:val="0"/>
          <w:marTop w:val="96"/>
          <w:marBottom w:val="0"/>
          <w:divBdr>
            <w:top w:val="none" w:sz="0" w:space="0" w:color="auto"/>
            <w:left w:val="none" w:sz="0" w:space="0" w:color="auto"/>
            <w:bottom w:val="none" w:sz="0" w:space="0" w:color="auto"/>
            <w:right w:val="none" w:sz="0" w:space="0" w:color="auto"/>
          </w:divBdr>
        </w:div>
      </w:divsChild>
    </w:div>
    <w:div w:id="1885407241">
      <w:bodyDiv w:val="1"/>
      <w:marLeft w:val="0"/>
      <w:marRight w:val="0"/>
      <w:marTop w:val="0"/>
      <w:marBottom w:val="0"/>
      <w:divBdr>
        <w:top w:val="none" w:sz="0" w:space="0" w:color="auto"/>
        <w:left w:val="none" w:sz="0" w:space="0" w:color="auto"/>
        <w:bottom w:val="none" w:sz="0" w:space="0" w:color="auto"/>
        <w:right w:val="none" w:sz="0" w:space="0" w:color="auto"/>
      </w:divBdr>
    </w:div>
    <w:div w:id="1886092355">
      <w:bodyDiv w:val="1"/>
      <w:marLeft w:val="0"/>
      <w:marRight w:val="0"/>
      <w:marTop w:val="0"/>
      <w:marBottom w:val="0"/>
      <w:divBdr>
        <w:top w:val="none" w:sz="0" w:space="0" w:color="auto"/>
        <w:left w:val="none" w:sz="0" w:space="0" w:color="auto"/>
        <w:bottom w:val="none" w:sz="0" w:space="0" w:color="auto"/>
        <w:right w:val="none" w:sz="0" w:space="0" w:color="auto"/>
      </w:divBdr>
      <w:divsChild>
        <w:div w:id="1808816507">
          <w:marLeft w:val="0"/>
          <w:marRight w:val="0"/>
          <w:marTop w:val="0"/>
          <w:marBottom w:val="0"/>
          <w:divBdr>
            <w:top w:val="none" w:sz="0" w:space="0" w:color="auto"/>
            <w:left w:val="none" w:sz="0" w:space="0" w:color="auto"/>
            <w:bottom w:val="none" w:sz="0" w:space="0" w:color="auto"/>
            <w:right w:val="none" w:sz="0" w:space="0" w:color="auto"/>
          </w:divBdr>
          <w:divsChild>
            <w:div w:id="757292458">
              <w:marLeft w:val="0"/>
              <w:marRight w:val="0"/>
              <w:marTop w:val="0"/>
              <w:marBottom w:val="0"/>
              <w:divBdr>
                <w:top w:val="none" w:sz="0" w:space="0" w:color="auto"/>
                <w:left w:val="none" w:sz="0" w:space="0" w:color="auto"/>
                <w:bottom w:val="none" w:sz="0" w:space="0" w:color="auto"/>
                <w:right w:val="none" w:sz="0" w:space="0" w:color="auto"/>
              </w:divBdr>
            </w:div>
            <w:div w:id="1240142532">
              <w:marLeft w:val="0"/>
              <w:marRight w:val="0"/>
              <w:marTop w:val="0"/>
              <w:marBottom w:val="0"/>
              <w:divBdr>
                <w:top w:val="none" w:sz="0" w:space="0" w:color="auto"/>
                <w:left w:val="none" w:sz="0" w:space="0" w:color="auto"/>
                <w:bottom w:val="none" w:sz="0" w:space="0" w:color="auto"/>
                <w:right w:val="none" w:sz="0" w:space="0" w:color="auto"/>
              </w:divBdr>
            </w:div>
            <w:div w:id="1247298897">
              <w:marLeft w:val="0"/>
              <w:marRight w:val="0"/>
              <w:marTop w:val="0"/>
              <w:marBottom w:val="0"/>
              <w:divBdr>
                <w:top w:val="none" w:sz="0" w:space="0" w:color="auto"/>
                <w:left w:val="none" w:sz="0" w:space="0" w:color="auto"/>
                <w:bottom w:val="none" w:sz="0" w:space="0" w:color="auto"/>
                <w:right w:val="none" w:sz="0" w:space="0" w:color="auto"/>
              </w:divBdr>
            </w:div>
            <w:div w:id="1343975179">
              <w:marLeft w:val="0"/>
              <w:marRight w:val="0"/>
              <w:marTop w:val="0"/>
              <w:marBottom w:val="0"/>
              <w:divBdr>
                <w:top w:val="none" w:sz="0" w:space="0" w:color="auto"/>
                <w:left w:val="none" w:sz="0" w:space="0" w:color="auto"/>
                <w:bottom w:val="none" w:sz="0" w:space="0" w:color="auto"/>
                <w:right w:val="none" w:sz="0" w:space="0" w:color="auto"/>
              </w:divBdr>
            </w:div>
            <w:div w:id="1436291709">
              <w:marLeft w:val="0"/>
              <w:marRight w:val="0"/>
              <w:marTop w:val="0"/>
              <w:marBottom w:val="0"/>
              <w:divBdr>
                <w:top w:val="none" w:sz="0" w:space="0" w:color="auto"/>
                <w:left w:val="none" w:sz="0" w:space="0" w:color="auto"/>
                <w:bottom w:val="none" w:sz="0" w:space="0" w:color="auto"/>
                <w:right w:val="none" w:sz="0" w:space="0" w:color="auto"/>
              </w:divBdr>
            </w:div>
            <w:div w:id="191909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257561">
      <w:bodyDiv w:val="1"/>
      <w:marLeft w:val="0"/>
      <w:marRight w:val="0"/>
      <w:marTop w:val="0"/>
      <w:marBottom w:val="0"/>
      <w:divBdr>
        <w:top w:val="none" w:sz="0" w:space="0" w:color="auto"/>
        <w:left w:val="none" w:sz="0" w:space="0" w:color="auto"/>
        <w:bottom w:val="none" w:sz="0" w:space="0" w:color="auto"/>
        <w:right w:val="none" w:sz="0" w:space="0" w:color="auto"/>
      </w:divBdr>
    </w:div>
    <w:div w:id="1886289013">
      <w:bodyDiv w:val="1"/>
      <w:marLeft w:val="0"/>
      <w:marRight w:val="0"/>
      <w:marTop w:val="0"/>
      <w:marBottom w:val="0"/>
      <w:divBdr>
        <w:top w:val="none" w:sz="0" w:space="0" w:color="auto"/>
        <w:left w:val="none" w:sz="0" w:space="0" w:color="auto"/>
        <w:bottom w:val="none" w:sz="0" w:space="0" w:color="auto"/>
        <w:right w:val="none" w:sz="0" w:space="0" w:color="auto"/>
      </w:divBdr>
      <w:divsChild>
        <w:div w:id="145242203">
          <w:marLeft w:val="1166"/>
          <w:marRight w:val="0"/>
          <w:marTop w:val="86"/>
          <w:marBottom w:val="0"/>
          <w:divBdr>
            <w:top w:val="none" w:sz="0" w:space="0" w:color="auto"/>
            <w:left w:val="none" w:sz="0" w:space="0" w:color="auto"/>
            <w:bottom w:val="none" w:sz="0" w:space="0" w:color="auto"/>
            <w:right w:val="none" w:sz="0" w:space="0" w:color="auto"/>
          </w:divBdr>
        </w:div>
        <w:div w:id="321739431">
          <w:marLeft w:val="1800"/>
          <w:marRight w:val="0"/>
          <w:marTop w:val="72"/>
          <w:marBottom w:val="0"/>
          <w:divBdr>
            <w:top w:val="none" w:sz="0" w:space="0" w:color="auto"/>
            <w:left w:val="none" w:sz="0" w:space="0" w:color="auto"/>
            <w:bottom w:val="none" w:sz="0" w:space="0" w:color="auto"/>
            <w:right w:val="none" w:sz="0" w:space="0" w:color="auto"/>
          </w:divBdr>
        </w:div>
        <w:div w:id="885677577">
          <w:marLeft w:val="1800"/>
          <w:marRight w:val="0"/>
          <w:marTop w:val="72"/>
          <w:marBottom w:val="0"/>
          <w:divBdr>
            <w:top w:val="none" w:sz="0" w:space="0" w:color="auto"/>
            <w:left w:val="none" w:sz="0" w:space="0" w:color="auto"/>
            <w:bottom w:val="none" w:sz="0" w:space="0" w:color="auto"/>
            <w:right w:val="none" w:sz="0" w:space="0" w:color="auto"/>
          </w:divBdr>
        </w:div>
        <w:div w:id="1039091704">
          <w:marLeft w:val="1166"/>
          <w:marRight w:val="0"/>
          <w:marTop w:val="86"/>
          <w:marBottom w:val="0"/>
          <w:divBdr>
            <w:top w:val="none" w:sz="0" w:space="0" w:color="auto"/>
            <w:left w:val="none" w:sz="0" w:space="0" w:color="auto"/>
            <w:bottom w:val="none" w:sz="0" w:space="0" w:color="auto"/>
            <w:right w:val="none" w:sz="0" w:space="0" w:color="auto"/>
          </w:divBdr>
        </w:div>
        <w:div w:id="1059552143">
          <w:marLeft w:val="2520"/>
          <w:marRight w:val="0"/>
          <w:marTop w:val="62"/>
          <w:marBottom w:val="0"/>
          <w:divBdr>
            <w:top w:val="none" w:sz="0" w:space="0" w:color="auto"/>
            <w:left w:val="none" w:sz="0" w:space="0" w:color="auto"/>
            <w:bottom w:val="none" w:sz="0" w:space="0" w:color="auto"/>
            <w:right w:val="none" w:sz="0" w:space="0" w:color="auto"/>
          </w:divBdr>
        </w:div>
        <w:div w:id="1104499261">
          <w:marLeft w:val="547"/>
          <w:marRight w:val="0"/>
          <w:marTop w:val="96"/>
          <w:marBottom w:val="0"/>
          <w:divBdr>
            <w:top w:val="none" w:sz="0" w:space="0" w:color="auto"/>
            <w:left w:val="none" w:sz="0" w:space="0" w:color="auto"/>
            <w:bottom w:val="none" w:sz="0" w:space="0" w:color="auto"/>
            <w:right w:val="none" w:sz="0" w:space="0" w:color="auto"/>
          </w:divBdr>
        </w:div>
        <w:div w:id="1147093789">
          <w:marLeft w:val="1800"/>
          <w:marRight w:val="0"/>
          <w:marTop w:val="72"/>
          <w:marBottom w:val="0"/>
          <w:divBdr>
            <w:top w:val="none" w:sz="0" w:space="0" w:color="auto"/>
            <w:left w:val="none" w:sz="0" w:space="0" w:color="auto"/>
            <w:bottom w:val="none" w:sz="0" w:space="0" w:color="auto"/>
            <w:right w:val="none" w:sz="0" w:space="0" w:color="auto"/>
          </w:divBdr>
        </w:div>
        <w:div w:id="1329674511">
          <w:marLeft w:val="1800"/>
          <w:marRight w:val="0"/>
          <w:marTop w:val="72"/>
          <w:marBottom w:val="0"/>
          <w:divBdr>
            <w:top w:val="none" w:sz="0" w:space="0" w:color="auto"/>
            <w:left w:val="none" w:sz="0" w:space="0" w:color="auto"/>
            <w:bottom w:val="none" w:sz="0" w:space="0" w:color="auto"/>
            <w:right w:val="none" w:sz="0" w:space="0" w:color="auto"/>
          </w:divBdr>
        </w:div>
        <w:div w:id="1746418119">
          <w:marLeft w:val="1166"/>
          <w:marRight w:val="0"/>
          <w:marTop w:val="86"/>
          <w:marBottom w:val="0"/>
          <w:divBdr>
            <w:top w:val="none" w:sz="0" w:space="0" w:color="auto"/>
            <w:left w:val="none" w:sz="0" w:space="0" w:color="auto"/>
            <w:bottom w:val="none" w:sz="0" w:space="0" w:color="auto"/>
            <w:right w:val="none" w:sz="0" w:space="0" w:color="auto"/>
          </w:divBdr>
        </w:div>
        <w:div w:id="1841969462">
          <w:marLeft w:val="547"/>
          <w:marRight w:val="0"/>
          <w:marTop w:val="96"/>
          <w:marBottom w:val="0"/>
          <w:divBdr>
            <w:top w:val="none" w:sz="0" w:space="0" w:color="auto"/>
            <w:left w:val="none" w:sz="0" w:space="0" w:color="auto"/>
            <w:bottom w:val="none" w:sz="0" w:space="0" w:color="auto"/>
            <w:right w:val="none" w:sz="0" w:space="0" w:color="auto"/>
          </w:divBdr>
        </w:div>
        <w:div w:id="2043355520">
          <w:marLeft w:val="1800"/>
          <w:marRight w:val="0"/>
          <w:marTop w:val="72"/>
          <w:marBottom w:val="0"/>
          <w:divBdr>
            <w:top w:val="none" w:sz="0" w:space="0" w:color="auto"/>
            <w:left w:val="none" w:sz="0" w:space="0" w:color="auto"/>
            <w:bottom w:val="none" w:sz="0" w:space="0" w:color="auto"/>
            <w:right w:val="none" w:sz="0" w:space="0" w:color="auto"/>
          </w:divBdr>
        </w:div>
      </w:divsChild>
    </w:div>
    <w:div w:id="1886719455">
      <w:bodyDiv w:val="1"/>
      <w:marLeft w:val="0"/>
      <w:marRight w:val="0"/>
      <w:marTop w:val="0"/>
      <w:marBottom w:val="0"/>
      <w:divBdr>
        <w:top w:val="none" w:sz="0" w:space="0" w:color="auto"/>
        <w:left w:val="none" w:sz="0" w:space="0" w:color="auto"/>
        <w:bottom w:val="none" w:sz="0" w:space="0" w:color="auto"/>
        <w:right w:val="none" w:sz="0" w:space="0" w:color="auto"/>
      </w:divBdr>
    </w:div>
    <w:div w:id="1887717187">
      <w:bodyDiv w:val="1"/>
      <w:marLeft w:val="0"/>
      <w:marRight w:val="0"/>
      <w:marTop w:val="0"/>
      <w:marBottom w:val="0"/>
      <w:divBdr>
        <w:top w:val="none" w:sz="0" w:space="0" w:color="auto"/>
        <w:left w:val="none" w:sz="0" w:space="0" w:color="auto"/>
        <w:bottom w:val="none" w:sz="0" w:space="0" w:color="auto"/>
        <w:right w:val="none" w:sz="0" w:space="0" w:color="auto"/>
      </w:divBdr>
    </w:div>
    <w:div w:id="1888451972">
      <w:bodyDiv w:val="1"/>
      <w:marLeft w:val="0"/>
      <w:marRight w:val="0"/>
      <w:marTop w:val="0"/>
      <w:marBottom w:val="0"/>
      <w:divBdr>
        <w:top w:val="none" w:sz="0" w:space="0" w:color="auto"/>
        <w:left w:val="none" w:sz="0" w:space="0" w:color="auto"/>
        <w:bottom w:val="none" w:sz="0" w:space="0" w:color="auto"/>
        <w:right w:val="none" w:sz="0" w:space="0" w:color="auto"/>
      </w:divBdr>
    </w:div>
    <w:div w:id="1890722271">
      <w:bodyDiv w:val="1"/>
      <w:marLeft w:val="0"/>
      <w:marRight w:val="0"/>
      <w:marTop w:val="0"/>
      <w:marBottom w:val="0"/>
      <w:divBdr>
        <w:top w:val="none" w:sz="0" w:space="0" w:color="auto"/>
        <w:left w:val="none" w:sz="0" w:space="0" w:color="auto"/>
        <w:bottom w:val="none" w:sz="0" w:space="0" w:color="auto"/>
        <w:right w:val="none" w:sz="0" w:space="0" w:color="auto"/>
      </w:divBdr>
    </w:div>
    <w:div w:id="1890916342">
      <w:bodyDiv w:val="1"/>
      <w:marLeft w:val="0"/>
      <w:marRight w:val="0"/>
      <w:marTop w:val="0"/>
      <w:marBottom w:val="0"/>
      <w:divBdr>
        <w:top w:val="none" w:sz="0" w:space="0" w:color="auto"/>
        <w:left w:val="none" w:sz="0" w:space="0" w:color="auto"/>
        <w:bottom w:val="none" w:sz="0" w:space="0" w:color="auto"/>
        <w:right w:val="none" w:sz="0" w:space="0" w:color="auto"/>
      </w:divBdr>
    </w:div>
    <w:div w:id="1892692519">
      <w:bodyDiv w:val="1"/>
      <w:marLeft w:val="0"/>
      <w:marRight w:val="0"/>
      <w:marTop w:val="0"/>
      <w:marBottom w:val="0"/>
      <w:divBdr>
        <w:top w:val="none" w:sz="0" w:space="0" w:color="auto"/>
        <w:left w:val="none" w:sz="0" w:space="0" w:color="auto"/>
        <w:bottom w:val="none" w:sz="0" w:space="0" w:color="auto"/>
        <w:right w:val="none" w:sz="0" w:space="0" w:color="auto"/>
      </w:divBdr>
    </w:div>
    <w:div w:id="1894341052">
      <w:bodyDiv w:val="1"/>
      <w:marLeft w:val="0"/>
      <w:marRight w:val="0"/>
      <w:marTop w:val="0"/>
      <w:marBottom w:val="0"/>
      <w:divBdr>
        <w:top w:val="none" w:sz="0" w:space="0" w:color="auto"/>
        <w:left w:val="none" w:sz="0" w:space="0" w:color="auto"/>
        <w:bottom w:val="none" w:sz="0" w:space="0" w:color="auto"/>
        <w:right w:val="none" w:sz="0" w:space="0" w:color="auto"/>
      </w:divBdr>
    </w:div>
    <w:div w:id="1896237000">
      <w:bodyDiv w:val="1"/>
      <w:marLeft w:val="0"/>
      <w:marRight w:val="0"/>
      <w:marTop w:val="0"/>
      <w:marBottom w:val="0"/>
      <w:divBdr>
        <w:top w:val="none" w:sz="0" w:space="0" w:color="auto"/>
        <w:left w:val="none" w:sz="0" w:space="0" w:color="auto"/>
        <w:bottom w:val="none" w:sz="0" w:space="0" w:color="auto"/>
        <w:right w:val="none" w:sz="0" w:space="0" w:color="auto"/>
      </w:divBdr>
    </w:div>
    <w:div w:id="1897468106">
      <w:bodyDiv w:val="1"/>
      <w:marLeft w:val="0"/>
      <w:marRight w:val="0"/>
      <w:marTop w:val="0"/>
      <w:marBottom w:val="0"/>
      <w:divBdr>
        <w:top w:val="none" w:sz="0" w:space="0" w:color="auto"/>
        <w:left w:val="none" w:sz="0" w:space="0" w:color="auto"/>
        <w:bottom w:val="none" w:sz="0" w:space="0" w:color="auto"/>
        <w:right w:val="none" w:sz="0" w:space="0" w:color="auto"/>
      </w:divBdr>
    </w:div>
    <w:div w:id="1897546518">
      <w:bodyDiv w:val="1"/>
      <w:marLeft w:val="0"/>
      <w:marRight w:val="0"/>
      <w:marTop w:val="0"/>
      <w:marBottom w:val="0"/>
      <w:divBdr>
        <w:top w:val="none" w:sz="0" w:space="0" w:color="auto"/>
        <w:left w:val="none" w:sz="0" w:space="0" w:color="auto"/>
        <w:bottom w:val="none" w:sz="0" w:space="0" w:color="auto"/>
        <w:right w:val="none" w:sz="0" w:space="0" w:color="auto"/>
      </w:divBdr>
    </w:div>
    <w:div w:id="1897818829">
      <w:bodyDiv w:val="1"/>
      <w:marLeft w:val="0"/>
      <w:marRight w:val="0"/>
      <w:marTop w:val="0"/>
      <w:marBottom w:val="0"/>
      <w:divBdr>
        <w:top w:val="none" w:sz="0" w:space="0" w:color="auto"/>
        <w:left w:val="none" w:sz="0" w:space="0" w:color="auto"/>
        <w:bottom w:val="none" w:sz="0" w:space="0" w:color="auto"/>
        <w:right w:val="none" w:sz="0" w:space="0" w:color="auto"/>
      </w:divBdr>
    </w:div>
    <w:div w:id="1898010695">
      <w:bodyDiv w:val="1"/>
      <w:marLeft w:val="0"/>
      <w:marRight w:val="0"/>
      <w:marTop w:val="0"/>
      <w:marBottom w:val="0"/>
      <w:divBdr>
        <w:top w:val="none" w:sz="0" w:space="0" w:color="auto"/>
        <w:left w:val="none" w:sz="0" w:space="0" w:color="auto"/>
        <w:bottom w:val="none" w:sz="0" w:space="0" w:color="auto"/>
        <w:right w:val="none" w:sz="0" w:space="0" w:color="auto"/>
      </w:divBdr>
    </w:div>
    <w:div w:id="1898122058">
      <w:bodyDiv w:val="1"/>
      <w:marLeft w:val="0"/>
      <w:marRight w:val="0"/>
      <w:marTop w:val="0"/>
      <w:marBottom w:val="0"/>
      <w:divBdr>
        <w:top w:val="none" w:sz="0" w:space="0" w:color="auto"/>
        <w:left w:val="none" w:sz="0" w:space="0" w:color="auto"/>
        <w:bottom w:val="none" w:sz="0" w:space="0" w:color="auto"/>
        <w:right w:val="none" w:sz="0" w:space="0" w:color="auto"/>
      </w:divBdr>
    </w:div>
    <w:div w:id="1898200855">
      <w:bodyDiv w:val="1"/>
      <w:marLeft w:val="0"/>
      <w:marRight w:val="0"/>
      <w:marTop w:val="0"/>
      <w:marBottom w:val="0"/>
      <w:divBdr>
        <w:top w:val="none" w:sz="0" w:space="0" w:color="auto"/>
        <w:left w:val="none" w:sz="0" w:space="0" w:color="auto"/>
        <w:bottom w:val="none" w:sz="0" w:space="0" w:color="auto"/>
        <w:right w:val="none" w:sz="0" w:space="0" w:color="auto"/>
      </w:divBdr>
    </w:div>
    <w:div w:id="1899168516">
      <w:bodyDiv w:val="1"/>
      <w:marLeft w:val="0"/>
      <w:marRight w:val="0"/>
      <w:marTop w:val="0"/>
      <w:marBottom w:val="0"/>
      <w:divBdr>
        <w:top w:val="none" w:sz="0" w:space="0" w:color="auto"/>
        <w:left w:val="none" w:sz="0" w:space="0" w:color="auto"/>
        <w:bottom w:val="none" w:sz="0" w:space="0" w:color="auto"/>
        <w:right w:val="none" w:sz="0" w:space="0" w:color="auto"/>
      </w:divBdr>
    </w:div>
    <w:div w:id="1899169018">
      <w:bodyDiv w:val="1"/>
      <w:marLeft w:val="0"/>
      <w:marRight w:val="0"/>
      <w:marTop w:val="0"/>
      <w:marBottom w:val="0"/>
      <w:divBdr>
        <w:top w:val="none" w:sz="0" w:space="0" w:color="auto"/>
        <w:left w:val="none" w:sz="0" w:space="0" w:color="auto"/>
        <w:bottom w:val="none" w:sz="0" w:space="0" w:color="auto"/>
        <w:right w:val="none" w:sz="0" w:space="0" w:color="auto"/>
      </w:divBdr>
    </w:div>
    <w:div w:id="1900241941">
      <w:bodyDiv w:val="1"/>
      <w:marLeft w:val="0"/>
      <w:marRight w:val="0"/>
      <w:marTop w:val="0"/>
      <w:marBottom w:val="0"/>
      <w:divBdr>
        <w:top w:val="none" w:sz="0" w:space="0" w:color="auto"/>
        <w:left w:val="none" w:sz="0" w:space="0" w:color="auto"/>
        <w:bottom w:val="none" w:sz="0" w:space="0" w:color="auto"/>
        <w:right w:val="none" w:sz="0" w:space="0" w:color="auto"/>
      </w:divBdr>
      <w:divsChild>
        <w:div w:id="71508724">
          <w:marLeft w:val="1166"/>
          <w:marRight w:val="0"/>
          <w:marTop w:val="96"/>
          <w:marBottom w:val="0"/>
          <w:divBdr>
            <w:top w:val="none" w:sz="0" w:space="0" w:color="auto"/>
            <w:left w:val="none" w:sz="0" w:space="0" w:color="auto"/>
            <w:bottom w:val="none" w:sz="0" w:space="0" w:color="auto"/>
            <w:right w:val="none" w:sz="0" w:space="0" w:color="auto"/>
          </w:divBdr>
        </w:div>
        <w:div w:id="2113937730">
          <w:marLeft w:val="533"/>
          <w:marRight w:val="0"/>
          <w:marTop w:val="115"/>
          <w:marBottom w:val="0"/>
          <w:divBdr>
            <w:top w:val="none" w:sz="0" w:space="0" w:color="auto"/>
            <w:left w:val="none" w:sz="0" w:space="0" w:color="auto"/>
            <w:bottom w:val="none" w:sz="0" w:space="0" w:color="auto"/>
            <w:right w:val="none" w:sz="0" w:space="0" w:color="auto"/>
          </w:divBdr>
        </w:div>
      </w:divsChild>
    </w:div>
    <w:div w:id="1900359102">
      <w:bodyDiv w:val="1"/>
      <w:marLeft w:val="0"/>
      <w:marRight w:val="0"/>
      <w:marTop w:val="0"/>
      <w:marBottom w:val="0"/>
      <w:divBdr>
        <w:top w:val="none" w:sz="0" w:space="0" w:color="auto"/>
        <w:left w:val="none" w:sz="0" w:space="0" w:color="auto"/>
        <w:bottom w:val="none" w:sz="0" w:space="0" w:color="auto"/>
        <w:right w:val="none" w:sz="0" w:space="0" w:color="auto"/>
      </w:divBdr>
    </w:div>
    <w:div w:id="1901749260">
      <w:bodyDiv w:val="1"/>
      <w:marLeft w:val="0"/>
      <w:marRight w:val="0"/>
      <w:marTop w:val="0"/>
      <w:marBottom w:val="0"/>
      <w:divBdr>
        <w:top w:val="none" w:sz="0" w:space="0" w:color="auto"/>
        <w:left w:val="none" w:sz="0" w:space="0" w:color="auto"/>
        <w:bottom w:val="none" w:sz="0" w:space="0" w:color="auto"/>
        <w:right w:val="none" w:sz="0" w:space="0" w:color="auto"/>
      </w:divBdr>
    </w:div>
    <w:div w:id="1902132284">
      <w:bodyDiv w:val="1"/>
      <w:marLeft w:val="0"/>
      <w:marRight w:val="0"/>
      <w:marTop w:val="0"/>
      <w:marBottom w:val="0"/>
      <w:divBdr>
        <w:top w:val="none" w:sz="0" w:space="0" w:color="auto"/>
        <w:left w:val="none" w:sz="0" w:space="0" w:color="auto"/>
        <w:bottom w:val="none" w:sz="0" w:space="0" w:color="auto"/>
        <w:right w:val="none" w:sz="0" w:space="0" w:color="auto"/>
      </w:divBdr>
    </w:div>
    <w:div w:id="1902977975">
      <w:bodyDiv w:val="1"/>
      <w:marLeft w:val="0"/>
      <w:marRight w:val="0"/>
      <w:marTop w:val="0"/>
      <w:marBottom w:val="0"/>
      <w:divBdr>
        <w:top w:val="none" w:sz="0" w:space="0" w:color="auto"/>
        <w:left w:val="none" w:sz="0" w:space="0" w:color="auto"/>
        <w:bottom w:val="none" w:sz="0" w:space="0" w:color="auto"/>
        <w:right w:val="none" w:sz="0" w:space="0" w:color="auto"/>
      </w:divBdr>
    </w:div>
    <w:div w:id="1903519914">
      <w:bodyDiv w:val="1"/>
      <w:marLeft w:val="0"/>
      <w:marRight w:val="0"/>
      <w:marTop w:val="0"/>
      <w:marBottom w:val="0"/>
      <w:divBdr>
        <w:top w:val="none" w:sz="0" w:space="0" w:color="auto"/>
        <w:left w:val="none" w:sz="0" w:space="0" w:color="auto"/>
        <w:bottom w:val="none" w:sz="0" w:space="0" w:color="auto"/>
        <w:right w:val="none" w:sz="0" w:space="0" w:color="auto"/>
      </w:divBdr>
      <w:divsChild>
        <w:div w:id="810682531">
          <w:marLeft w:val="547"/>
          <w:marRight w:val="0"/>
          <w:marTop w:val="134"/>
          <w:marBottom w:val="0"/>
          <w:divBdr>
            <w:top w:val="none" w:sz="0" w:space="0" w:color="auto"/>
            <w:left w:val="none" w:sz="0" w:space="0" w:color="auto"/>
            <w:bottom w:val="none" w:sz="0" w:space="0" w:color="auto"/>
            <w:right w:val="none" w:sz="0" w:space="0" w:color="auto"/>
          </w:divBdr>
        </w:div>
        <w:div w:id="813180637">
          <w:marLeft w:val="547"/>
          <w:marRight w:val="0"/>
          <w:marTop w:val="134"/>
          <w:marBottom w:val="0"/>
          <w:divBdr>
            <w:top w:val="none" w:sz="0" w:space="0" w:color="auto"/>
            <w:left w:val="none" w:sz="0" w:space="0" w:color="auto"/>
            <w:bottom w:val="none" w:sz="0" w:space="0" w:color="auto"/>
            <w:right w:val="none" w:sz="0" w:space="0" w:color="auto"/>
          </w:divBdr>
        </w:div>
        <w:div w:id="969550700">
          <w:marLeft w:val="1166"/>
          <w:marRight w:val="0"/>
          <w:marTop w:val="115"/>
          <w:marBottom w:val="0"/>
          <w:divBdr>
            <w:top w:val="none" w:sz="0" w:space="0" w:color="auto"/>
            <w:left w:val="none" w:sz="0" w:space="0" w:color="auto"/>
            <w:bottom w:val="none" w:sz="0" w:space="0" w:color="auto"/>
            <w:right w:val="none" w:sz="0" w:space="0" w:color="auto"/>
          </w:divBdr>
        </w:div>
        <w:div w:id="1839078431">
          <w:marLeft w:val="1166"/>
          <w:marRight w:val="0"/>
          <w:marTop w:val="115"/>
          <w:marBottom w:val="0"/>
          <w:divBdr>
            <w:top w:val="none" w:sz="0" w:space="0" w:color="auto"/>
            <w:left w:val="none" w:sz="0" w:space="0" w:color="auto"/>
            <w:bottom w:val="none" w:sz="0" w:space="0" w:color="auto"/>
            <w:right w:val="none" w:sz="0" w:space="0" w:color="auto"/>
          </w:divBdr>
        </w:div>
        <w:div w:id="1877429971">
          <w:marLeft w:val="547"/>
          <w:marRight w:val="0"/>
          <w:marTop w:val="134"/>
          <w:marBottom w:val="0"/>
          <w:divBdr>
            <w:top w:val="none" w:sz="0" w:space="0" w:color="auto"/>
            <w:left w:val="none" w:sz="0" w:space="0" w:color="auto"/>
            <w:bottom w:val="none" w:sz="0" w:space="0" w:color="auto"/>
            <w:right w:val="none" w:sz="0" w:space="0" w:color="auto"/>
          </w:divBdr>
        </w:div>
        <w:div w:id="1986545220">
          <w:marLeft w:val="1166"/>
          <w:marRight w:val="0"/>
          <w:marTop w:val="96"/>
          <w:marBottom w:val="0"/>
          <w:divBdr>
            <w:top w:val="none" w:sz="0" w:space="0" w:color="auto"/>
            <w:left w:val="none" w:sz="0" w:space="0" w:color="auto"/>
            <w:bottom w:val="none" w:sz="0" w:space="0" w:color="auto"/>
            <w:right w:val="none" w:sz="0" w:space="0" w:color="auto"/>
          </w:divBdr>
        </w:div>
      </w:divsChild>
    </w:div>
    <w:div w:id="1903520314">
      <w:bodyDiv w:val="1"/>
      <w:marLeft w:val="0"/>
      <w:marRight w:val="0"/>
      <w:marTop w:val="0"/>
      <w:marBottom w:val="0"/>
      <w:divBdr>
        <w:top w:val="none" w:sz="0" w:space="0" w:color="auto"/>
        <w:left w:val="none" w:sz="0" w:space="0" w:color="auto"/>
        <w:bottom w:val="none" w:sz="0" w:space="0" w:color="auto"/>
        <w:right w:val="none" w:sz="0" w:space="0" w:color="auto"/>
      </w:divBdr>
    </w:div>
    <w:div w:id="1903639096">
      <w:bodyDiv w:val="1"/>
      <w:marLeft w:val="0"/>
      <w:marRight w:val="0"/>
      <w:marTop w:val="0"/>
      <w:marBottom w:val="0"/>
      <w:divBdr>
        <w:top w:val="none" w:sz="0" w:space="0" w:color="auto"/>
        <w:left w:val="none" w:sz="0" w:space="0" w:color="auto"/>
        <w:bottom w:val="none" w:sz="0" w:space="0" w:color="auto"/>
        <w:right w:val="none" w:sz="0" w:space="0" w:color="auto"/>
      </w:divBdr>
    </w:div>
    <w:div w:id="1904218503">
      <w:bodyDiv w:val="1"/>
      <w:marLeft w:val="0"/>
      <w:marRight w:val="0"/>
      <w:marTop w:val="0"/>
      <w:marBottom w:val="0"/>
      <w:divBdr>
        <w:top w:val="none" w:sz="0" w:space="0" w:color="auto"/>
        <w:left w:val="none" w:sz="0" w:space="0" w:color="auto"/>
        <w:bottom w:val="none" w:sz="0" w:space="0" w:color="auto"/>
        <w:right w:val="none" w:sz="0" w:space="0" w:color="auto"/>
      </w:divBdr>
    </w:div>
    <w:div w:id="1905875880">
      <w:bodyDiv w:val="1"/>
      <w:marLeft w:val="0"/>
      <w:marRight w:val="0"/>
      <w:marTop w:val="0"/>
      <w:marBottom w:val="0"/>
      <w:divBdr>
        <w:top w:val="none" w:sz="0" w:space="0" w:color="auto"/>
        <w:left w:val="none" w:sz="0" w:space="0" w:color="auto"/>
        <w:bottom w:val="none" w:sz="0" w:space="0" w:color="auto"/>
        <w:right w:val="none" w:sz="0" w:space="0" w:color="auto"/>
      </w:divBdr>
    </w:div>
    <w:div w:id="1906180231">
      <w:bodyDiv w:val="1"/>
      <w:marLeft w:val="0"/>
      <w:marRight w:val="0"/>
      <w:marTop w:val="0"/>
      <w:marBottom w:val="0"/>
      <w:divBdr>
        <w:top w:val="none" w:sz="0" w:space="0" w:color="auto"/>
        <w:left w:val="none" w:sz="0" w:space="0" w:color="auto"/>
        <w:bottom w:val="none" w:sz="0" w:space="0" w:color="auto"/>
        <w:right w:val="none" w:sz="0" w:space="0" w:color="auto"/>
      </w:divBdr>
    </w:div>
    <w:div w:id="1906720364">
      <w:bodyDiv w:val="1"/>
      <w:marLeft w:val="0"/>
      <w:marRight w:val="0"/>
      <w:marTop w:val="0"/>
      <w:marBottom w:val="0"/>
      <w:divBdr>
        <w:top w:val="none" w:sz="0" w:space="0" w:color="auto"/>
        <w:left w:val="none" w:sz="0" w:space="0" w:color="auto"/>
        <w:bottom w:val="none" w:sz="0" w:space="0" w:color="auto"/>
        <w:right w:val="none" w:sz="0" w:space="0" w:color="auto"/>
      </w:divBdr>
      <w:divsChild>
        <w:div w:id="272791760">
          <w:marLeft w:val="547"/>
          <w:marRight w:val="0"/>
          <w:marTop w:val="154"/>
          <w:marBottom w:val="0"/>
          <w:divBdr>
            <w:top w:val="none" w:sz="0" w:space="0" w:color="auto"/>
            <w:left w:val="none" w:sz="0" w:space="0" w:color="auto"/>
            <w:bottom w:val="none" w:sz="0" w:space="0" w:color="auto"/>
            <w:right w:val="none" w:sz="0" w:space="0" w:color="auto"/>
          </w:divBdr>
        </w:div>
      </w:divsChild>
    </w:div>
    <w:div w:id="1908611724">
      <w:bodyDiv w:val="1"/>
      <w:marLeft w:val="0"/>
      <w:marRight w:val="0"/>
      <w:marTop w:val="0"/>
      <w:marBottom w:val="0"/>
      <w:divBdr>
        <w:top w:val="none" w:sz="0" w:space="0" w:color="auto"/>
        <w:left w:val="none" w:sz="0" w:space="0" w:color="auto"/>
        <w:bottom w:val="none" w:sz="0" w:space="0" w:color="auto"/>
        <w:right w:val="none" w:sz="0" w:space="0" w:color="auto"/>
      </w:divBdr>
      <w:divsChild>
        <w:div w:id="434323873">
          <w:marLeft w:val="547"/>
          <w:marRight w:val="0"/>
          <w:marTop w:val="115"/>
          <w:marBottom w:val="0"/>
          <w:divBdr>
            <w:top w:val="none" w:sz="0" w:space="0" w:color="auto"/>
            <w:left w:val="none" w:sz="0" w:space="0" w:color="auto"/>
            <w:bottom w:val="none" w:sz="0" w:space="0" w:color="auto"/>
            <w:right w:val="none" w:sz="0" w:space="0" w:color="auto"/>
          </w:divBdr>
        </w:div>
        <w:div w:id="624852190">
          <w:marLeft w:val="1166"/>
          <w:marRight w:val="0"/>
          <w:marTop w:val="96"/>
          <w:marBottom w:val="0"/>
          <w:divBdr>
            <w:top w:val="none" w:sz="0" w:space="0" w:color="auto"/>
            <w:left w:val="none" w:sz="0" w:space="0" w:color="auto"/>
            <w:bottom w:val="none" w:sz="0" w:space="0" w:color="auto"/>
            <w:right w:val="none" w:sz="0" w:space="0" w:color="auto"/>
          </w:divBdr>
        </w:div>
        <w:div w:id="693968250">
          <w:marLeft w:val="1800"/>
          <w:marRight w:val="0"/>
          <w:marTop w:val="96"/>
          <w:marBottom w:val="0"/>
          <w:divBdr>
            <w:top w:val="none" w:sz="0" w:space="0" w:color="auto"/>
            <w:left w:val="none" w:sz="0" w:space="0" w:color="auto"/>
            <w:bottom w:val="none" w:sz="0" w:space="0" w:color="auto"/>
            <w:right w:val="none" w:sz="0" w:space="0" w:color="auto"/>
          </w:divBdr>
        </w:div>
        <w:div w:id="1272083807">
          <w:marLeft w:val="1800"/>
          <w:marRight w:val="0"/>
          <w:marTop w:val="96"/>
          <w:marBottom w:val="0"/>
          <w:divBdr>
            <w:top w:val="none" w:sz="0" w:space="0" w:color="auto"/>
            <w:left w:val="none" w:sz="0" w:space="0" w:color="auto"/>
            <w:bottom w:val="none" w:sz="0" w:space="0" w:color="auto"/>
            <w:right w:val="none" w:sz="0" w:space="0" w:color="auto"/>
          </w:divBdr>
        </w:div>
        <w:div w:id="1641299049">
          <w:marLeft w:val="1166"/>
          <w:marRight w:val="0"/>
          <w:marTop w:val="96"/>
          <w:marBottom w:val="0"/>
          <w:divBdr>
            <w:top w:val="none" w:sz="0" w:space="0" w:color="auto"/>
            <w:left w:val="none" w:sz="0" w:space="0" w:color="auto"/>
            <w:bottom w:val="none" w:sz="0" w:space="0" w:color="auto"/>
            <w:right w:val="none" w:sz="0" w:space="0" w:color="auto"/>
          </w:divBdr>
        </w:div>
        <w:div w:id="1748654278">
          <w:marLeft w:val="547"/>
          <w:marRight w:val="0"/>
          <w:marTop w:val="115"/>
          <w:marBottom w:val="0"/>
          <w:divBdr>
            <w:top w:val="none" w:sz="0" w:space="0" w:color="auto"/>
            <w:left w:val="none" w:sz="0" w:space="0" w:color="auto"/>
            <w:bottom w:val="none" w:sz="0" w:space="0" w:color="auto"/>
            <w:right w:val="none" w:sz="0" w:space="0" w:color="auto"/>
          </w:divBdr>
        </w:div>
      </w:divsChild>
    </w:div>
    <w:div w:id="1908803886">
      <w:bodyDiv w:val="1"/>
      <w:marLeft w:val="0"/>
      <w:marRight w:val="0"/>
      <w:marTop w:val="0"/>
      <w:marBottom w:val="0"/>
      <w:divBdr>
        <w:top w:val="none" w:sz="0" w:space="0" w:color="auto"/>
        <w:left w:val="none" w:sz="0" w:space="0" w:color="auto"/>
        <w:bottom w:val="none" w:sz="0" w:space="0" w:color="auto"/>
        <w:right w:val="none" w:sz="0" w:space="0" w:color="auto"/>
      </w:divBdr>
      <w:divsChild>
        <w:div w:id="152570418">
          <w:marLeft w:val="547"/>
          <w:marRight w:val="0"/>
          <w:marTop w:val="96"/>
          <w:marBottom w:val="0"/>
          <w:divBdr>
            <w:top w:val="none" w:sz="0" w:space="0" w:color="auto"/>
            <w:left w:val="none" w:sz="0" w:space="0" w:color="auto"/>
            <w:bottom w:val="none" w:sz="0" w:space="0" w:color="auto"/>
            <w:right w:val="none" w:sz="0" w:space="0" w:color="auto"/>
          </w:divBdr>
        </w:div>
        <w:div w:id="633759665">
          <w:marLeft w:val="547"/>
          <w:marRight w:val="0"/>
          <w:marTop w:val="96"/>
          <w:marBottom w:val="0"/>
          <w:divBdr>
            <w:top w:val="none" w:sz="0" w:space="0" w:color="auto"/>
            <w:left w:val="none" w:sz="0" w:space="0" w:color="auto"/>
            <w:bottom w:val="none" w:sz="0" w:space="0" w:color="auto"/>
            <w:right w:val="none" w:sz="0" w:space="0" w:color="auto"/>
          </w:divBdr>
        </w:div>
        <w:div w:id="1120341626">
          <w:marLeft w:val="547"/>
          <w:marRight w:val="0"/>
          <w:marTop w:val="96"/>
          <w:marBottom w:val="0"/>
          <w:divBdr>
            <w:top w:val="none" w:sz="0" w:space="0" w:color="auto"/>
            <w:left w:val="none" w:sz="0" w:space="0" w:color="auto"/>
            <w:bottom w:val="none" w:sz="0" w:space="0" w:color="auto"/>
            <w:right w:val="none" w:sz="0" w:space="0" w:color="auto"/>
          </w:divBdr>
        </w:div>
        <w:div w:id="1142380710">
          <w:marLeft w:val="547"/>
          <w:marRight w:val="0"/>
          <w:marTop w:val="96"/>
          <w:marBottom w:val="0"/>
          <w:divBdr>
            <w:top w:val="none" w:sz="0" w:space="0" w:color="auto"/>
            <w:left w:val="none" w:sz="0" w:space="0" w:color="auto"/>
            <w:bottom w:val="none" w:sz="0" w:space="0" w:color="auto"/>
            <w:right w:val="none" w:sz="0" w:space="0" w:color="auto"/>
          </w:divBdr>
        </w:div>
        <w:div w:id="1483697545">
          <w:marLeft w:val="1166"/>
          <w:marRight w:val="0"/>
          <w:marTop w:val="86"/>
          <w:marBottom w:val="0"/>
          <w:divBdr>
            <w:top w:val="none" w:sz="0" w:space="0" w:color="auto"/>
            <w:left w:val="none" w:sz="0" w:space="0" w:color="auto"/>
            <w:bottom w:val="none" w:sz="0" w:space="0" w:color="auto"/>
            <w:right w:val="none" w:sz="0" w:space="0" w:color="auto"/>
          </w:divBdr>
        </w:div>
        <w:div w:id="1719235332">
          <w:marLeft w:val="1166"/>
          <w:marRight w:val="0"/>
          <w:marTop w:val="86"/>
          <w:marBottom w:val="0"/>
          <w:divBdr>
            <w:top w:val="none" w:sz="0" w:space="0" w:color="auto"/>
            <w:left w:val="none" w:sz="0" w:space="0" w:color="auto"/>
            <w:bottom w:val="none" w:sz="0" w:space="0" w:color="auto"/>
            <w:right w:val="none" w:sz="0" w:space="0" w:color="auto"/>
          </w:divBdr>
        </w:div>
      </w:divsChild>
    </w:div>
    <w:div w:id="1911504581">
      <w:bodyDiv w:val="1"/>
      <w:marLeft w:val="0"/>
      <w:marRight w:val="0"/>
      <w:marTop w:val="0"/>
      <w:marBottom w:val="0"/>
      <w:divBdr>
        <w:top w:val="none" w:sz="0" w:space="0" w:color="auto"/>
        <w:left w:val="none" w:sz="0" w:space="0" w:color="auto"/>
        <w:bottom w:val="none" w:sz="0" w:space="0" w:color="auto"/>
        <w:right w:val="none" w:sz="0" w:space="0" w:color="auto"/>
      </w:divBdr>
    </w:div>
    <w:div w:id="1911698366">
      <w:bodyDiv w:val="1"/>
      <w:marLeft w:val="0"/>
      <w:marRight w:val="0"/>
      <w:marTop w:val="0"/>
      <w:marBottom w:val="0"/>
      <w:divBdr>
        <w:top w:val="none" w:sz="0" w:space="0" w:color="auto"/>
        <w:left w:val="none" w:sz="0" w:space="0" w:color="auto"/>
        <w:bottom w:val="none" w:sz="0" w:space="0" w:color="auto"/>
        <w:right w:val="none" w:sz="0" w:space="0" w:color="auto"/>
      </w:divBdr>
    </w:div>
    <w:div w:id="1911766967">
      <w:bodyDiv w:val="1"/>
      <w:marLeft w:val="0"/>
      <w:marRight w:val="0"/>
      <w:marTop w:val="0"/>
      <w:marBottom w:val="0"/>
      <w:divBdr>
        <w:top w:val="none" w:sz="0" w:space="0" w:color="auto"/>
        <w:left w:val="none" w:sz="0" w:space="0" w:color="auto"/>
        <w:bottom w:val="none" w:sz="0" w:space="0" w:color="auto"/>
        <w:right w:val="none" w:sz="0" w:space="0" w:color="auto"/>
      </w:divBdr>
    </w:div>
    <w:div w:id="1912037197">
      <w:bodyDiv w:val="1"/>
      <w:marLeft w:val="0"/>
      <w:marRight w:val="0"/>
      <w:marTop w:val="0"/>
      <w:marBottom w:val="0"/>
      <w:divBdr>
        <w:top w:val="none" w:sz="0" w:space="0" w:color="auto"/>
        <w:left w:val="none" w:sz="0" w:space="0" w:color="auto"/>
        <w:bottom w:val="none" w:sz="0" w:space="0" w:color="auto"/>
        <w:right w:val="none" w:sz="0" w:space="0" w:color="auto"/>
      </w:divBdr>
    </w:div>
    <w:div w:id="1913274058">
      <w:bodyDiv w:val="1"/>
      <w:marLeft w:val="0"/>
      <w:marRight w:val="0"/>
      <w:marTop w:val="0"/>
      <w:marBottom w:val="0"/>
      <w:divBdr>
        <w:top w:val="none" w:sz="0" w:space="0" w:color="auto"/>
        <w:left w:val="none" w:sz="0" w:space="0" w:color="auto"/>
        <w:bottom w:val="none" w:sz="0" w:space="0" w:color="auto"/>
        <w:right w:val="none" w:sz="0" w:space="0" w:color="auto"/>
      </w:divBdr>
      <w:divsChild>
        <w:div w:id="72317553">
          <w:marLeft w:val="1166"/>
          <w:marRight w:val="0"/>
          <w:marTop w:val="86"/>
          <w:marBottom w:val="0"/>
          <w:divBdr>
            <w:top w:val="none" w:sz="0" w:space="0" w:color="auto"/>
            <w:left w:val="none" w:sz="0" w:space="0" w:color="auto"/>
            <w:bottom w:val="none" w:sz="0" w:space="0" w:color="auto"/>
            <w:right w:val="none" w:sz="0" w:space="0" w:color="auto"/>
          </w:divBdr>
        </w:div>
        <w:div w:id="461770883">
          <w:marLeft w:val="547"/>
          <w:marRight w:val="0"/>
          <w:marTop w:val="96"/>
          <w:marBottom w:val="0"/>
          <w:divBdr>
            <w:top w:val="none" w:sz="0" w:space="0" w:color="auto"/>
            <w:left w:val="none" w:sz="0" w:space="0" w:color="auto"/>
            <w:bottom w:val="none" w:sz="0" w:space="0" w:color="auto"/>
            <w:right w:val="none" w:sz="0" w:space="0" w:color="auto"/>
          </w:divBdr>
        </w:div>
        <w:div w:id="469637240">
          <w:marLeft w:val="1166"/>
          <w:marRight w:val="0"/>
          <w:marTop w:val="86"/>
          <w:marBottom w:val="0"/>
          <w:divBdr>
            <w:top w:val="none" w:sz="0" w:space="0" w:color="auto"/>
            <w:left w:val="none" w:sz="0" w:space="0" w:color="auto"/>
            <w:bottom w:val="none" w:sz="0" w:space="0" w:color="auto"/>
            <w:right w:val="none" w:sz="0" w:space="0" w:color="auto"/>
          </w:divBdr>
        </w:div>
        <w:div w:id="711542842">
          <w:marLeft w:val="547"/>
          <w:marRight w:val="0"/>
          <w:marTop w:val="96"/>
          <w:marBottom w:val="0"/>
          <w:divBdr>
            <w:top w:val="none" w:sz="0" w:space="0" w:color="auto"/>
            <w:left w:val="none" w:sz="0" w:space="0" w:color="auto"/>
            <w:bottom w:val="none" w:sz="0" w:space="0" w:color="auto"/>
            <w:right w:val="none" w:sz="0" w:space="0" w:color="auto"/>
          </w:divBdr>
        </w:div>
        <w:div w:id="784152447">
          <w:marLeft w:val="1800"/>
          <w:marRight w:val="0"/>
          <w:marTop w:val="67"/>
          <w:marBottom w:val="0"/>
          <w:divBdr>
            <w:top w:val="none" w:sz="0" w:space="0" w:color="auto"/>
            <w:left w:val="none" w:sz="0" w:space="0" w:color="auto"/>
            <w:bottom w:val="none" w:sz="0" w:space="0" w:color="auto"/>
            <w:right w:val="none" w:sz="0" w:space="0" w:color="auto"/>
          </w:divBdr>
        </w:div>
        <w:div w:id="953054619">
          <w:marLeft w:val="1166"/>
          <w:marRight w:val="0"/>
          <w:marTop w:val="86"/>
          <w:marBottom w:val="0"/>
          <w:divBdr>
            <w:top w:val="none" w:sz="0" w:space="0" w:color="auto"/>
            <w:left w:val="none" w:sz="0" w:space="0" w:color="auto"/>
            <w:bottom w:val="none" w:sz="0" w:space="0" w:color="auto"/>
            <w:right w:val="none" w:sz="0" w:space="0" w:color="auto"/>
          </w:divBdr>
        </w:div>
        <w:div w:id="1014914523">
          <w:marLeft w:val="1800"/>
          <w:marRight w:val="0"/>
          <w:marTop w:val="67"/>
          <w:marBottom w:val="0"/>
          <w:divBdr>
            <w:top w:val="none" w:sz="0" w:space="0" w:color="auto"/>
            <w:left w:val="none" w:sz="0" w:space="0" w:color="auto"/>
            <w:bottom w:val="none" w:sz="0" w:space="0" w:color="auto"/>
            <w:right w:val="none" w:sz="0" w:space="0" w:color="auto"/>
          </w:divBdr>
        </w:div>
        <w:div w:id="1112702254">
          <w:marLeft w:val="547"/>
          <w:marRight w:val="0"/>
          <w:marTop w:val="86"/>
          <w:marBottom w:val="0"/>
          <w:divBdr>
            <w:top w:val="none" w:sz="0" w:space="0" w:color="auto"/>
            <w:left w:val="none" w:sz="0" w:space="0" w:color="auto"/>
            <w:bottom w:val="none" w:sz="0" w:space="0" w:color="auto"/>
            <w:right w:val="none" w:sz="0" w:space="0" w:color="auto"/>
          </w:divBdr>
        </w:div>
        <w:div w:id="1247038093">
          <w:marLeft w:val="1166"/>
          <w:marRight w:val="0"/>
          <w:marTop w:val="86"/>
          <w:marBottom w:val="0"/>
          <w:divBdr>
            <w:top w:val="none" w:sz="0" w:space="0" w:color="auto"/>
            <w:left w:val="none" w:sz="0" w:space="0" w:color="auto"/>
            <w:bottom w:val="none" w:sz="0" w:space="0" w:color="auto"/>
            <w:right w:val="none" w:sz="0" w:space="0" w:color="auto"/>
          </w:divBdr>
        </w:div>
        <w:div w:id="1276015745">
          <w:marLeft w:val="1166"/>
          <w:marRight w:val="0"/>
          <w:marTop w:val="86"/>
          <w:marBottom w:val="0"/>
          <w:divBdr>
            <w:top w:val="none" w:sz="0" w:space="0" w:color="auto"/>
            <w:left w:val="none" w:sz="0" w:space="0" w:color="auto"/>
            <w:bottom w:val="none" w:sz="0" w:space="0" w:color="auto"/>
            <w:right w:val="none" w:sz="0" w:space="0" w:color="auto"/>
          </w:divBdr>
        </w:div>
        <w:div w:id="1367869368">
          <w:marLeft w:val="547"/>
          <w:marRight w:val="0"/>
          <w:marTop w:val="86"/>
          <w:marBottom w:val="0"/>
          <w:divBdr>
            <w:top w:val="none" w:sz="0" w:space="0" w:color="auto"/>
            <w:left w:val="none" w:sz="0" w:space="0" w:color="auto"/>
            <w:bottom w:val="none" w:sz="0" w:space="0" w:color="auto"/>
            <w:right w:val="none" w:sz="0" w:space="0" w:color="auto"/>
          </w:divBdr>
        </w:div>
        <w:div w:id="1518736463">
          <w:marLeft w:val="547"/>
          <w:marRight w:val="0"/>
          <w:marTop w:val="96"/>
          <w:marBottom w:val="0"/>
          <w:divBdr>
            <w:top w:val="none" w:sz="0" w:space="0" w:color="auto"/>
            <w:left w:val="none" w:sz="0" w:space="0" w:color="auto"/>
            <w:bottom w:val="none" w:sz="0" w:space="0" w:color="auto"/>
            <w:right w:val="none" w:sz="0" w:space="0" w:color="auto"/>
          </w:divBdr>
        </w:div>
        <w:div w:id="1699355539">
          <w:marLeft w:val="1166"/>
          <w:marRight w:val="0"/>
          <w:marTop w:val="86"/>
          <w:marBottom w:val="0"/>
          <w:divBdr>
            <w:top w:val="none" w:sz="0" w:space="0" w:color="auto"/>
            <w:left w:val="none" w:sz="0" w:space="0" w:color="auto"/>
            <w:bottom w:val="none" w:sz="0" w:space="0" w:color="auto"/>
            <w:right w:val="none" w:sz="0" w:space="0" w:color="auto"/>
          </w:divBdr>
        </w:div>
        <w:div w:id="2080515836">
          <w:marLeft w:val="1166"/>
          <w:marRight w:val="0"/>
          <w:marTop w:val="86"/>
          <w:marBottom w:val="0"/>
          <w:divBdr>
            <w:top w:val="none" w:sz="0" w:space="0" w:color="auto"/>
            <w:left w:val="none" w:sz="0" w:space="0" w:color="auto"/>
            <w:bottom w:val="none" w:sz="0" w:space="0" w:color="auto"/>
            <w:right w:val="none" w:sz="0" w:space="0" w:color="auto"/>
          </w:divBdr>
        </w:div>
      </w:divsChild>
    </w:div>
    <w:div w:id="1913464346">
      <w:bodyDiv w:val="1"/>
      <w:marLeft w:val="0"/>
      <w:marRight w:val="0"/>
      <w:marTop w:val="0"/>
      <w:marBottom w:val="0"/>
      <w:divBdr>
        <w:top w:val="none" w:sz="0" w:space="0" w:color="auto"/>
        <w:left w:val="none" w:sz="0" w:space="0" w:color="auto"/>
        <w:bottom w:val="none" w:sz="0" w:space="0" w:color="auto"/>
        <w:right w:val="none" w:sz="0" w:space="0" w:color="auto"/>
      </w:divBdr>
    </w:div>
    <w:div w:id="1913924233">
      <w:bodyDiv w:val="1"/>
      <w:marLeft w:val="0"/>
      <w:marRight w:val="0"/>
      <w:marTop w:val="0"/>
      <w:marBottom w:val="0"/>
      <w:divBdr>
        <w:top w:val="none" w:sz="0" w:space="0" w:color="auto"/>
        <w:left w:val="none" w:sz="0" w:space="0" w:color="auto"/>
        <w:bottom w:val="none" w:sz="0" w:space="0" w:color="auto"/>
        <w:right w:val="none" w:sz="0" w:space="0" w:color="auto"/>
      </w:divBdr>
    </w:div>
    <w:div w:id="1914000322">
      <w:bodyDiv w:val="1"/>
      <w:marLeft w:val="0"/>
      <w:marRight w:val="0"/>
      <w:marTop w:val="0"/>
      <w:marBottom w:val="0"/>
      <w:divBdr>
        <w:top w:val="none" w:sz="0" w:space="0" w:color="auto"/>
        <w:left w:val="none" w:sz="0" w:space="0" w:color="auto"/>
        <w:bottom w:val="none" w:sz="0" w:space="0" w:color="auto"/>
        <w:right w:val="none" w:sz="0" w:space="0" w:color="auto"/>
      </w:divBdr>
      <w:divsChild>
        <w:div w:id="1480615015">
          <w:marLeft w:val="0"/>
          <w:marRight w:val="0"/>
          <w:marTop w:val="0"/>
          <w:marBottom w:val="0"/>
          <w:divBdr>
            <w:top w:val="none" w:sz="0" w:space="0" w:color="auto"/>
            <w:left w:val="none" w:sz="0" w:space="0" w:color="auto"/>
            <w:bottom w:val="none" w:sz="0" w:space="0" w:color="auto"/>
            <w:right w:val="none" w:sz="0" w:space="0" w:color="auto"/>
          </w:divBdr>
        </w:div>
      </w:divsChild>
    </w:div>
    <w:div w:id="1914579573">
      <w:bodyDiv w:val="1"/>
      <w:marLeft w:val="0"/>
      <w:marRight w:val="0"/>
      <w:marTop w:val="0"/>
      <w:marBottom w:val="0"/>
      <w:divBdr>
        <w:top w:val="none" w:sz="0" w:space="0" w:color="auto"/>
        <w:left w:val="none" w:sz="0" w:space="0" w:color="auto"/>
        <w:bottom w:val="none" w:sz="0" w:space="0" w:color="auto"/>
        <w:right w:val="none" w:sz="0" w:space="0" w:color="auto"/>
      </w:divBdr>
    </w:div>
    <w:div w:id="1915774027">
      <w:bodyDiv w:val="1"/>
      <w:marLeft w:val="0"/>
      <w:marRight w:val="0"/>
      <w:marTop w:val="0"/>
      <w:marBottom w:val="0"/>
      <w:divBdr>
        <w:top w:val="none" w:sz="0" w:space="0" w:color="auto"/>
        <w:left w:val="none" w:sz="0" w:space="0" w:color="auto"/>
        <w:bottom w:val="none" w:sz="0" w:space="0" w:color="auto"/>
        <w:right w:val="none" w:sz="0" w:space="0" w:color="auto"/>
      </w:divBdr>
    </w:div>
    <w:div w:id="1916282814">
      <w:bodyDiv w:val="1"/>
      <w:marLeft w:val="0"/>
      <w:marRight w:val="0"/>
      <w:marTop w:val="0"/>
      <w:marBottom w:val="0"/>
      <w:divBdr>
        <w:top w:val="none" w:sz="0" w:space="0" w:color="auto"/>
        <w:left w:val="none" w:sz="0" w:space="0" w:color="auto"/>
        <w:bottom w:val="none" w:sz="0" w:space="0" w:color="auto"/>
        <w:right w:val="none" w:sz="0" w:space="0" w:color="auto"/>
      </w:divBdr>
    </w:div>
    <w:div w:id="1917206223">
      <w:bodyDiv w:val="1"/>
      <w:marLeft w:val="0"/>
      <w:marRight w:val="0"/>
      <w:marTop w:val="0"/>
      <w:marBottom w:val="0"/>
      <w:divBdr>
        <w:top w:val="none" w:sz="0" w:space="0" w:color="auto"/>
        <w:left w:val="none" w:sz="0" w:space="0" w:color="auto"/>
        <w:bottom w:val="none" w:sz="0" w:space="0" w:color="auto"/>
        <w:right w:val="none" w:sz="0" w:space="0" w:color="auto"/>
      </w:divBdr>
    </w:div>
    <w:div w:id="1917207038">
      <w:bodyDiv w:val="1"/>
      <w:marLeft w:val="0"/>
      <w:marRight w:val="0"/>
      <w:marTop w:val="0"/>
      <w:marBottom w:val="0"/>
      <w:divBdr>
        <w:top w:val="none" w:sz="0" w:space="0" w:color="auto"/>
        <w:left w:val="none" w:sz="0" w:space="0" w:color="auto"/>
        <w:bottom w:val="none" w:sz="0" w:space="0" w:color="auto"/>
        <w:right w:val="none" w:sz="0" w:space="0" w:color="auto"/>
      </w:divBdr>
    </w:div>
    <w:div w:id="1917588239">
      <w:bodyDiv w:val="1"/>
      <w:marLeft w:val="0"/>
      <w:marRight w:val="0"/>
      <w:marTop w:val="0"/>
      <w:marBottom w:val="0"/>
      <w:divBdr>
        <w:top w:val="none" w:sz="0" w:space="0" w:color="auto"/>
        <w:left w:val="none" w:sz="0" w:space="0" w:color="auto"/>
        <w:bottom w:val="none" w:sz="0" w:space="0" w:color="auto"/>
        <w:right w:val="none" w:sz="0" w:space="0" w:color="auto"/>
      </w:divBdr>
      <w:divsChild>
        <w:div w:id="393360796">
          <w:marLeft w:val="547"/>
          <w:marRight w:val="0"/>
          <w:marTop w:val="134"/>
          <w:marBottom w:val="0"/>
          <w:divBdr>
            <w:top w:val="none" w:sz="0" w:space="0" w:color="auto"/>
            <w:left w:val="none" w:sz="0" w:space="0" w:color="auto"/>
            <w:bottom w:val="none" w:sz="0" w:space="0" w:color="auto"/>
            <w:right w:val="none" w:sz="0" w:space="0" w:color="auto"/>
          </w:divBdr>
        </w:div>
        <w:div w:id="1510673952">
          <w:marLeft w:val="547"/>
          <w:marRight w:val="0"/>
          <w:marTop w:val="134"/>
          <w:marBottom w:val="0"/>
          <w:divBdr>
            <w:top w:val="none" w:sz="0" w:space="0" w:color="auto"/>
            <w:left w:val="none" w:sz="0" w:space="0" w:color="auto"/>
            <w:bottom w:val="none" w:sz="0" w:space="0" w:color="auto"/>
            <w:right w:val="none" w:sz="0" w:space="0" w:color="auto"/>
          </w:divBdr>
        </w:div>
      </w:divsChild>
    </w:div>
    <w:div w:id="1917787696">
      <w:bodyDiv w:val="1"/>
      <w:marLeft w:val="0"/>
      <w:marRight w:val="0"/>
      <w:marTop w:val="0"/>
      <w:marBottom w:val="0"/>
      <w:divBdr>
        <w:top w:val="none" w:sz="0" w:space="0" w:color="auto"/>
        <w:left w:val="none" w:sz="0" w:space="0" w:color="auto"/>
        <w:bottom w:val="none" w:sz="0" w:space="0" w:color="auto"/>
        <w:right w:val="none" w:sz="0" w:space="0" w:color="auto"/>
      </w:divBdr>
    </w:div>
    <w:div w:id="1918131377">
      <w:bodyDiv w:val="1"/>
      <w:marLeft w:val="0"/>
      <w:marRight w:val="0"/>
      <w:marTop w:val="0"/>
      <w:marBottom w:val="0"/>
      <w:divBdr>
        <w:top w:val="none" w:sz="0" w:space="0" w:color="auto"/>
        <w:left w:val="none" w:sz="0" w:space="0" w:color="auto"/>
        <w:bottom w:val="none" w:sz="0" w:space="0" w:color="auto"/>
        <w:right w:val="none" w:sz="0" w:space="0" w:color="auto"/>
      </w:divBdr>
    </w:div>
    <w:div w:id="1918245313">
      <w:bodyDiv w:val="1"/>
      <w:marLeft w:val="0"/>
      <w:marRight w:val="0"/>
      <w:marTop w:val="0"/>
      <w:marBottom w:val="0"/>
      <w:divBdr>
        <w:top w:val="none" w:sz="0" w:space="0" w:color="auto"/>
        <w:left w:val="none" w:sz="0" w:space="0" w:color="auto"/>
        <w:bottom w:val="none" w:sz="0" w:space="0" w:color="auto"/>
        <w:right w:val="none" w:sz="0" w:space="0" w:color="auto"/>
      </w:divBdr>
    </w:div>
    <w:div w:id="1919166910">
      <w:bodyDiv w:val="1"/>
      <w:marLeft w:val="0"/>
      <w:marRight w:val="0"/>
      <w:marTop w:val="0"/>
      <w:marBottom w:val="0"/>
      <w:divBdr>
        <w:top w:val="none" w:sz="0" w:space="0" w:color="auto"/>
        <w:left w:val="none" w:sz="0" w:space="0" w:color="auto"/>
        <w:bottom w:val="none" w:sz="0" w:space="0" w:color="auto"/>
        <w:right w:val="none" w:sz="0" w:space="0" w:color="auto"/>
      </w:divBdr>
    </w:div>
    <w:div w:id="1919440400">
      <w:bodyDiv w:val="1"/>
      <w:marLeft w:val="0"/>
      <w:marRight w:val="0"/>
      <w:marTop w:val="0"/>
      <w:marBottom w:val="0"/>
      <w:divBdr>
        <w:top w:val="none" w:sz="0" w:space="0" w:color="auto"/>
        <w:left w:val="none" w:sz="0" w:space="0" w:color="auto"/>
        <w:bottom w:val="none" w:sz="0" w:space="0" w:color="auto"/>
        <w:right w:val="none" w:sz="0" w:space="0" w:color="auto"/>
      </w:divBdr>
    </w:div>
    <w:div w:id="1919974415">
      <w:bodyDiv w:val="1"/>
      <w:marLeft w:val="0"/>
      <w:marRight w:val="0"/>
      <w:marTop w:val="0"/>
      <w:marBottom w:val="0"/>
      <w:divBdr>
        <w:top w:val="none" w:sz="0" w:space="0" w:color="auto"/>
        <w:left w:val="none" w:sz="0" w:space="0" w:color="auto"/>
        <w:bottom w:val="none" w:sz="0" w:space="0" w:color="auto"/>
        <w:right w:val="none" w:sz="0" w:space="0" w:color="auto"/>
      </w:divBdr>
    </w:div>
    <w:div w:id="1922131937">
      <w:bodyDiv w:val="1"/>
      <w:marLeft w:val="0"/>
      <w:marRight w:val="0"/>
      <w:marTop w:val="0"/>
      <w:marBottom w:val="0"/>
      <w:divBdr>
        <w:top w:val="none" w:sz="0" w:space="0" w:color="auto"/>
        <w:left w:val="none" w:sz="0" w:space="0" w:color="auto"/>
        <w:bottom w:val="none" w:sz="0" w:space="0" w:color="auto"/>
        <w:right w:val="none" w:sz="0" w:space="0" w:color="auto"/>
      </w:divBdr>
    </w:div>
    <w:div w:id="1922326951">
      <w:bodyDiv w:val="1"/>
      <w:marLeft w:val="0"/>
      <w:marRight w:val="0"/>
      <w:marTop w:val="0"/>
      <w:marBottom w:val="0"/>
      <w:divBdr>
        <w:top w:val="none" w:sz="0" w:space="0" w:color="auto"/>
        <w:left w:val="none" w:sz="0" w:space="0" w:color="auto"/>
        <w:bottom w:val="none" w:sz="0" w:space="0" w:color="auto"/>
        <w:right w:val="none" w:sz="0" w:space="0" w:color="auto"/>
      </w:divBdr>
      <w:divsChild>
        <w:div w:id="83307451">
          <w:marLeft w:val="547"/>
          <w:marRight w:val="0"/>
          <w:marTop w:val="154"/>
          <w:marBottom w:val="0"/>
          <w:divBdr>
            <w:top w:val="none" w:sz="0" w:space="0" w:color="auto"/>
            <w:left w:val="none" w:sz="0" w:space="0" w:color="auto"/>
            <w:bottom w:val="none" w:sz="0" w:space="0" w:color="auto"/>
            <w:right w:val="none" w:sz="0" w:space="0" w:color="auto"/>
          </w:divBdr>
        </w:div>
        <w:div w:id="1815176132">
          <w:marLeft w:val="547"/>
          <w:marRight w:val="0"/>
          <w:marTop w:val="154"/>
          <w:marBottom w:val="0"/>
          <w:divBdr>
            <w:top w:val="none" w:sz="0" w:space="0" w:color="auto"/>
            <w:left w:val="none" w:sz="0" w:space="0" w:color="auto"/>
            <w:bottom w:val="none" w:sz="0" w:space="0" w:color="auto"/>
            <w:right w:val="none" w:sz="0" w:space="0" w:color="auto"/>
          </w:divBdr>
        </w:div>
      </w:divsChild>
    </w:div>
    <w:div w:id="1922567759">
      <w:bodyDiv w:val="1"/>
      <w:marLeft w:val="0"/>
      <w:marRight w:val="0"/>
      <w:marTop w:val="0"/>
      <w:marBottom w:val="0"/>
      <w:divBdr>
        <w:top w:val="none" w:sz="0" w:space="0" w:color="auto"/>
        <w:left w:val="none" w:sz="0" w:space="0" w:color="auto"/>
        <w:bottom w:val="none" w:sz="0" w:space="0" w:color="auto"/>
        <w:right w:val="none" w:sz="0" w:space="0" w:color="auto"/>
      </w:divBdr>
      <w:divsChild>
        <w:div w:id="941491593">
          <w:marLeft w:val="547"/>
          <w:marRight w:val="0"/>
          <w:marTop w:val="115"/>
          <w:marBottom w:val="120"/>
          <w:divBdr>
            <w:top w:val="none" w:sz="0" w:space="0" w:color="auto"/>
            <w:left w:val="none" w:sz="0" w:space="0" w:color="auto"/>
            <w:bottom w:val="none" w:sz="0" w:space="0" w:color="auto"/>
            <w:right w:val="none" w:sz="0" w:space="0" w:color="auto"/>
          </w:divBdr>
        </w:div>
        <w:div w:id="1525706152">
          <w:marLeft w:val="1166"/>
          <w:marRight w:val="0"/>
          <w:marTop w:val="96"/>
          <w:marBottom w:val="120"/>
          <w:divBdr>
            <w:top w:val="none" w:sz="0" w:space="0" w:color="auto"/>
            <w:left w:val="none" w:sz="0" w:space="0" w:color="auto"/>
            <w:bottom w:val="none" w:sz="0" w:space="0" w:color="auto"/>
            <w:right w:val="none" w:sz="0" w:space="0" w:color="auto"/>
          </w:divBdr>
        </w:div>
      </w:divsChild>
    </w:div>
    <w:div w:id="1922714334">
      <w:bodyDiv w:val="1"/>
      <w:marLeft w:val="0"/>
      <w:marRight w:val="0"/>
      <w:marTop w:val="0"/>
      <w:marBottom w:val="0"/>
      <w:divBdr>
        <w:top w:val="none" w:sz="0" w:space="0" w:color="auto"/>
        <w:left w:val="none" w:sz="0" w:space="0" w:color="auto"/>
        <w:bottom w:val="none" w:sz="0" w:space="0" w:color="auto"/>
        <w:right w:val="none" w:sz="0" w:space="0" w:color="auto"/>
      </w:divBdr>
    </w:div>
    <w:div w:id="1922829851">
      <w:bodyDiv w:val="1"/>
      <w:marLeft w:val="0"/>
      <w:marRight w:val="0"/>
      <w:marTop w:val="0"/>
      <w:marBottom w:val="0"/>
      <w:divBdr>
        <w:top w:val="none" w:sz="0" w:space="0" w:color="auto"/>
        <w:left w:val="none" w:sz="0" w:space="0" w:color="auto"/>
        <w:bottom w:val="none" w:sz="0" w:space="0" w:color="auto"/>
        <w:right w:val="none" w:sz="0" w:space="0" w:color="auto"/>
      </w:divBdr>
    </w:div>
    <w:div w:id="1923950081">
      <w:bodyDiv w:val="1"/>
      <w:marLeft w:val="0"/>
      <w:marRight w:val="0"/>
      <w:marTop w:val="0"/>
      <w:marBottom w:val="0"/>
      <w:divBdr>
        <w:top w:val="none" w:sz="0" w:space="0" w:color="auto"/>
        <w:left w:val="none" w:sz="0" w:space="0" w:color="auto"/>
        <w:bottom w:val="none" w:sz="0" w:space="0" w:color="auto"/>
        <w:right w:val="none" w:sz="0" w:space="0" w:color="auto"/>
      </w:divBdr>
    </w:div>
    <w:div w:id="1925020471">
      <w:bodyDiv w:val="1"/>
      <w:marLeft w:val="0"/>
      <w:marRight w:val="0"/>
      <w:marTop w:val="0"/>
      <w:marBottom w:val="0"/>
      <w:divBdr>
        <w:top w:val="none" w:sz="0" w:space="0" w:color="auto"/>
        <w:left w:val="none" w:sz="0" w:space="0" w:color="auto"/>
        <w:bottom w:val="none" w:sz="0" w:space="0" w:color="auto"/>
        <w:right w:val="none" w:sz="0" w:space="0" w:color="auto"/>
      </w:divBdr>
    </w:div>
    <w:div w:id="1925411885">
      <w:bodyDiv w:val="1"/>
      <w:marLeft w:val="0"/>
      <w:marRight w:val="0"/>
      <w:marTop w:val="0"/>
      <w:marBottom w:val="0"/>
      <w:divBdr>
        <w:top w:val="none" w:sz="0" w:space="0" w:color="auto"/>
        <w:left w:val="none" w:sz="0" w:space="0" w:color="auto"/>
        <w:bottom w:val="none" w:sz="0" w:space="0" w:color="auto"/>
        <w:right w:val="none" w:sz="0" w:space="0" w:color="auto"/>
      </w:divBdr>
    </w:div>
    <w:div w:id="1925527307">
      <w:bodyDiv w:val="1"/>
      <w:marLeft w:val="0"/>
      <w:marRight w:val="0"/>
      <w:marTop w:val="0"/>
      <w:marBottom w:val="0"/>
      <w:divBdr>
        <w:top w:val="none" w:sz="0" w:space="0" w:color="auto"/>
        <w:left w:val="none" w:sz="0" w:space="0" w:color="auto"/>
        <w:bottom w:val="none" w:sz="0" w:space="0" w:color="auto"/>
        <w:right w:val="none" w:sz="0" w:space="0" w:color="auto"/>
      </w:divBdr>
    </w:div>
    <w:div w:id="1926650651">
      <w:bodyDiv w:val="1"/>
      <w:marLeft w:val="0"/>
      <w:marRight w:val="0"/>
      <w:marTop w:val="0"/>
      <w:marBottom w:val="0"/>
      <w:divBdr>
        <w:top w:val="none" w:sz="0" w:space="0" w:color="auto"/>
        <w:left w:val="none" w:sz="0" w:space="0" w:color="auto"/>
        <w:bottom w:val="none" w:sz="0" w:space="0" w:color="auto"/>
        <w:right w:val="none" w:sz="0" w:space="0" w:color="auto"/>
      </w:divBdr>
    </w:div>
    <w:div w:id="1926765790">
      <w:bodyDiv w:val="1"/>
      <w:marLeft w:val="0"/>
      <w:marRight w:val="0"/>
      <w:marTop w:val="0"/>
      <w:marBottom w:val="0"/>
      <w:divBdr>
        <w:top w:val="none" w:sz="0" w:space="0" w:color="auto"/>
        <w:left w:val="none" w:sz="0" w:space="0" w:color="auto"/>
        <w:bottom w:val="none" w:sz="0" w:space="0" w:color="auto"/>
        <w:right w:val="none" w:sz="0" w:space="0" w:color="auto"/>
      </w:divBdr>
    </w:div>
    <w:div w:id="1926986564">
      <w:bodyDiv w:val="1"/>
      <w:marLeft w:val="0"/>
      <w:marRight w:val="0"/>
      <w:marTop w:val="0"/>
      <w:marBottom w:val="0"/>
      <w:divBdr>
        <w:top w:val="none" w:sz="0" w:space="0" w:color="auto"/>
        <w:left w:val="none" w:sz="0" w:space="0" w:color="auto"/>
        <w:bottom w:val="none" w:sz="0" w:space="0" w:color="auto"/>
        <w:right w:val="none" w:sz="0" w:space="0" w:color="auto"/>
      </w:divBdr>
    </w:div>
    <w:div w:id="1927810265">
      <w:bodyDiv w:val="1"/>
      <w:marLeft w:val="0"/>
      <w:marRight w:val="0"/>
      <w:marTop w:val="0"/>
      <w:marBottom w:val="0"/>
      <w:divBdr>
        <w:top w:val="none" w:sz="0" w:space="0" w:color="auto"/>
        <w:left w:val="none" w:sz="0" w:space="0" w:color="auto"/>
        <w:bottom w:val="none" w:sz="0" w:space="0" w:color="auto"/>
        <w:right w:val="none" w:sz="0" w:space="0" w:color="auto"/>
      </w:divBdr>
    </w:div>
    <w:div w:id="1927884792">
      <w:bodyDiv w:val="1"/>
      <w:marLeft w:val="0"/>
      <w:marRight w:val="0"/>
      <w:marTop w:val="0"/>
      <w:marBottom w:val="0"/>
      <w:divBdr>
        <w:top w:val="none" w:sz="0" w:space="0" w:color="auto"/>
        <w:left w:val="none" w:sz="0" w:space="0" w:color="auto"/>
        <w:bottom w:val="none" w:sz="0" w:space="0" w:color="auto"/>
        <w:right w:val="none" w:sz="0" w:space="0" w:color="auto"/>
      </w:divBdr>
      <w:divsChild>
        <w:div w:id="1460612275">
          <w:marLeft w:val="547"/>
          <w:marRight w:val="0"/>
          <w:marTop w:val="154"/>
          <w:marBottom w:val="0"/>
          <w:divBdr>
            <w:top w:val="none" w:sz="0" w:space="0" w:color="auto"/>
            <w:left w:val="none" w:sz="0" w:space="0" w:color="auto"/>
            <w:bottom w:val="none" w:sz="0" w:space="0" w:color="auto"/>
            <w:right w:val="none" w:sz="0" w:space="0" w:color="auto"/>
          </w:divBdr>
        </w:div>
        <w:div w:id="1578050782">
          <w:marLeft w:val="547"/>
          <w:marRight w:val="0"/>
          <w:marTop w:val="154"/>
          <w:marBottom w:val="0"/>
          <w:divBdr>
            <w:top w:val="none" w:sz="0" w:space="0" w:color="auto"/>
            <w:left w:val="none" w:sz="0" w:space="0" w:color="auto"/>
            <w:bottom w:val="none" w:sz="0" w:space="0" w:color="auto"/>
            <w:right w:val="none" w:sz="0" w:space="0" w:color="auto"/>
          </w:divBdr>
        </w:div>
      </w:divsChild>
    </w:div>
    <w:div w:id="1928223095">
      <w:bodyDiv w:val="1"/>
      <w:marLeft w:val="0"/>
      <w:marRight w:val="0"/>
      <w:marTop w:val="0"/>
      <w:marBottom w:val="0"/>
      <w:divBdr>
        <w:top w:val="none" w:sz="0" w:space="0" w:color="auto"/>
        <w:left w:val="none" w:sz="0" w:space="0" w:color="auto"/>
        <w:bottom w:val="none" w:sz="0" w:space="0" w:color="auto"/>
        <w:right w:val="none" w:sz="0" w:space="0" w:color="auto"/>
      </w:divBdr>
    </w:div>
    <w:div w:id="1928344295">
      <w:bodyDiv w:val="1"/>
      <w:marLeft w:val="0"/>
      <w:marRight w:val="0"/>
      <w:marTop w:val="0"/>
      <w:marBottom w:val="0"/>
      <w:divBdr>
        <w:top w:val="none" w:sz="0" w:space="0" w:color="auto"/>
        <w:left w:val="none" w:sz="0" w:space="0" w:color="auto"/>
        <w:bottom w:val="none" w:sz="0" w:space="0" w:color="auto"/>
        <w:right w:val="none" w:sz="0" w:space="0" w:color="auto"/>
      </w:divBdr>
      <w:divsChild>
        <w:div w:id="410389054">
          <w:marLeft w:val="1166"/>
          <w:marRight w:val="0"/>
          <w:marTop w:val="134"/>
          <w:marBottom w:val="0"/>
          <w:divBdr>
            <w:top w:val="none" w:sz="0" w:space="0" w:color="auto"/>
            <w:left w:val="none" w:sz="0" w:space="0" w:color="auto"/>
            <w:bottom w:val="none" w:sz="0" w:space="0" w:color="auto"/>
            <w:right w:val="none" w:sz="0" w:space="0" w:color="auto"/>
          </w:divBdr>
        </w:div>
        <w:div w:id="1637681181">
          <w:marLeft w:val="547"/>
          <w:marRight w:val="0"/>
          <w:marTop w:val="154"/>
          <w:marBottom w:val="0"/>
          <w:divBdr>
            <w:top w:val="none" w:sz="0" w:space="0" w:color="auto"/>
            <w:left w:val="none" w:sz="0" w:space="0" w:color="auto"/>
            <w:bottom w:val="none" w:sz="0" w:space="0" w:color="auto"/>
            <w:right w:val="none" w:sz="0" w:space="0" w:color="auto"/>
          </w:divBdr>
        </w:div>
        <w:div w:id="1681464468">
          <w:marLeft w:val="1166"/>
          <w:marRight w:val="0"/>
          <w:marTop w:val="134"/>
          <w:marBottom w:val="0"/>
          <w:divBdr>
            <w:top w:val="none" w:sz="0" w:space="0" w:color="auto"/>
            <w:left w:val="none" w:sz="0" w:space="0" w:color="auto"/>
            <w:bottom w:val="none" w:sz="0" w:space="0" w:color="auto"/>
            <w:right w:val="none" w:sz="0" w:space="0" w:color="auto"/>
          </w:divBdr>
        </w:div>
      </w:divsChild>
    </w:div>
    <w:div w:id="1929077092">
      <w:bodyDiv w:val="1"/>
      <w:marLeft w:val="0"/>
      <w:marRight w:val="0"/>
      <w:marTop w:val="0"/>
      <w:marBottom w:val="0"/>
      <w:divBdr>
        <w:top w:val="none" w:sz="0" w:space="0" w:color="auto"/>
        <w:left w:val="none" w:sz="0" w:space="0" w:color="auto"/>
        <w:bottom w:val="none" w:sz="0" w:space="0" w:color="auto"/>
        <w:right w:val="none" w:sz="0" w:space="0" w:color="auto"/>
      </w:divBdr>
    </w:div>
    <w:div w:id="1929148075">
      <w:bodyDiv w:val="1"/>
      <w:marLeft w:val="0"/>
      <w:marRight w:val="0"/>
      <w:marTop w:val="0"/>
      <w:marBottom w:val="0"/>
      <w:divBdr>
        <w:top w:val="none" w:sz="0" w:space="0" w:color="auto"/>
        <w:left w:val="none" w:sz="0" w:space="0" w:color="auto"/>
        <w:bottom w:val="none" w:sz="0" w:space="0" w:color="auto"/>
        <w:right w:val="none" w:sz="0" w:space="0" w:color="auto"/>
      </w:divBdr>
    </w:div>
    <w:div w:id="1929346152">
      <w:bodyDiv w:val="1"/>
      <w:marLeft w:val="0"/>
      <w:marRight w:val="0"/>
      <w:marTop w:val="0"/>
      <w:marBottom w:val="0"/>
      <w:divBdr>
        <w:top w:val="none" w:sz="0" w:space="0" w:color="auto"/>
        <w:left w:val="none" w:sz="0" w:space="0" w:color="auto"/>
        <w:bottom w:val="none" w:sz="0" w:space="0" w:color="auto"/>
        <w:right w:val="none" w:sz="0" w:space="0" w:color="auto"/>
      </w:divBdr>
    </w:div>
    <w:div w:id="1929657880">
      <w:bodyDiv w:val="1"/>
      <w:marLeft w:val="0"/>
      <w:marRight w:val="0"/>
      <w:marTop w:val="0"/>
      <w:marBottom w:val="0"/>
      <w:divBdr>
        <w:top w:val="none" w:sz="0" w:space="0" w:color="auto"/>
        <w:left w:val="none" w:sz="0" w:space="0" w:color="auto"/>
        <w:bottom w:val="none" w:sz="0" w:space="0" w:color="auto"/>
        <w:right w:val="none" w:sz="0" w:space="0" w:color="auto"/>
      </w:divBdr>
    </w:div>
    <w:div w:id="1930263259">
      <w:bodyDiv w:val="1"/>
      <w:marLeft w:val="0"/>
      <w:marRight w:val="0"/>
      <w:marTop w:val="0"/>
      <w:marBottom w:val="0"/>
      <w:divBdr>
        <w:top w:val="none" w:sz="0" w:space="0" w:color="auto"/>
        <w:left w:val="none" w:sz="0" w:space="0" w:color="auto"/>
        <w:bottom w:val="none" w:sz="0" w:space="0" w:color="auto"/>
        <w:right w:val="none" w:sz="0" w:space="0" w:color="auto"/>
      </w:divBdr>
      <w:divsChild>
        <w:div w:id="703360317">
          <w:marLeft w:val="547"/>
          <w:marRight w:val="0"/>
          <w:marTop w:val="240"/>
          <w:marBottom w:val="0"/>
          <w:divBdr>
            <w:top w:val="none" w:sz="0" w:space="0" w:color="auto"/>
            <w:left w:val="none" w:sz="0" w:space="0" w:color="auto"/>
            <w:bottom w:val="none" w:sz="0" w:space="0" w:color="auto"/>
            <w:right w:val="none" w:sz="0" w:space="0" w:color="auto"/>
          </w:divBdr>
        </w:div>
      </w:divsChild>
    </w:div>
    <w:div w:id="1930498949">
      <w:bodyDiv w:val="1"/>
      <w:marLeft w:val="0"/>
      <w:marRight w:val="0"/>
      <w:marTop w:val="0"/>
      <w:marBottom w:val="0"/>
      <w:divBdr>
        <w:top w:val="none" w:sz="0" w:space="0" w:color="auto"/>
        <w:left w:val="none" w:sz="0" w:space="0" w:color="auto"/>
        <w:bottom w:val="none" w:sz="0" w:space="0" w:color="auto"/>
        <w:right w:val="none" w:sz="0" w:space="0" w:color="auto"/>
      </w:divBdr>
      <w:divsChild>
        <w:div w:id="151140667">
          <w:marLeft w:val="547"/>
          <w:marRight w:val="0"/>
          <w:marTop w:val="134"/>
          <w:marBottom w:val="0"/>
          <w:divBdr>
            <w:top w:val="none" w:sz="0" w:space="0" w:color="auto"/>
            <w:left w:val="none" w:sz="0" w:space="0" w:color="auto"/>
            <w:bottom w:val="none" w:sz="0" w:space="0" w:color="auto"/>
            <w:right w:val="none" w:sz="0" w:space="0" w:color="auto"/>
          </w:divBdr>
        </w:div>
        <w:div w:id="211503819">
          <w:marLeft w:val="547"/>
          <w:marRight w:val="0"/>
          <w:marTop w:val="134"/>
          <w:marBottom w:val="0"/>
          <w:divBdr>
            <w:top w:val="none" w:sz="0" w:space="0" w:color="auto"/>
            <w:left w:val="none" w:sz="0" w:space="0" w:color="auto"/>
            <w:bottom w:val="none" w:sz="0" w:space="0" w:color="auto"/>
            <w:right w:val="none" w:sz="0" w:space="0" w:color="auto"/>
          </w:divBdr>
        </w:div>
        <w:div w:id="870922337">
          <w:marLeft w:val="1166"/>
          <w:marRight w:val="0"/>
          <w:marTop w:val="115"/>
          <w:marBottom w:val="0"/>
          <w:divBdr>
            <w:top w:val="none" w:sz="0" w:space="0" w:color="auto"/>
            <w:left w:val="none" w:sz="0" w:space="0" w:color="auto"/>
            <w:bottom w:val="none" w:sz="0" w:space="0" w:color="auto"/>
            <w:right w:val="none" w:sz="0" w:space="0" w:color="auto"/>
          </w:divBdr>
        </w:div>
        <w:div w:id="884948188">
          <w:marLeft w:val="547"/>
          <w:marRight w:val="0"/>
          <w:marTop w:val="134"/>
          <w:marBottom w:val="0"/>
          <w:divBdr>
            <w:top w:val="none" w:sz="0" w:space="0" w:color="auto"/>
            <w:left w:val="none" w:sz="0" w:space="0" w:color="auto"/>
            <w:bottom w:val="none" w:sz="0" w:space="0" w:color="auto"/>
            <w:right w:val="none" w:sz="0" w:space="0" w:color="auto"/>
          </w:divBdr>
        </w:div>
        <w:div w:id="1166630541">
          <w:marLeft w:val="1166"/>
          <w:marRight w:val="0"/>
          <w:marTop w:val="96"/>
          <w:marBottom w:val="0"/>
          <w:divBdr>
            <w:top w:val="none" w:sz="0" w:space="0" w:color="auto"/>
            <w:left w:val="none" w:sz="0" w:space="0" w:color="auto"/>
            <w:bottom w:val="none" w:sz="0" w:space="0" w:color="auto"/>
            <w:right w:val="none" w:sz="0" w:space="0" w:color="auto"/>
          </w:divBdr>
        </w:div>
        <w:div w:id="1795831044">
          <w:marLeft w:val="547"/>
          <w:marRight w:val="0"/>
          <w:marTop w:val="134"/>
          <w:marBottom w:val="0"/>
          <w:divBdr>
            <w:top w:val="none" w:sz="0" w:space="0" w:color="auto"/>
            <w:left w:val="none" w:sz="0" w:space="0" w:color="auto"/>
            <w:bottom w:val="none" w:sz="0" w:space="0" w:color="auto"/>
            <w:right w:val="none" w:sz="0" w:space="0" w:color="auto"/>
          </w:divBdr>
        </w:div>
      </w:divsChild>
    </w:div>
    <w:div w:id="1930655078">
      <w:bodyDiv w:val="1"/>
      <w:marLeft w:val="0"/>
      <w:marRight w:val="0"/>
      <w:marTop w:val="0"/>
      <w:marBottom w:val="0"/>
      <w:divBdr>
        <w:top w:val="none" w:sz="0" w:space="0" w:color="auto"/>
        <w:left w:val="none" w:sz="0" w:space="0" w:color="auto"/>
        <w:bottom w:val="none" w:sz="0" w:space="0" w:color="auto"/>
        <w:right w:val="none" w:sz="0" w:space="0" w:color="auto"/>
      </w:divBdr>
    </w:div>
    <w:div w:id="1930962963">
      <w:bodyDiv w:val="1"/>
      <w:marLeft w:val="0"/>
      <w:marRight w:val="0"/>
      <w:marTop w:val="0"/>
      <w:marBottom w:val="0"/>
      <w:divBdr>
        <w:top w:val="none" w:sz="0" w:space="0" w:color="auto"/>
        <w:left w:val="none" w:sz="0" w:space="0" w:color="auto"/>
        <w:bottom w:val="none" w:sz="0" w:space="0" w:color="auto"/>
        <w:right w:val="none" w:sz="0" w:space="0" w:color="auto"/>
      </w:divBdr>
    </w:div>
    <w:div w:id="1932081809">
      <w:bodyDiv w:val="1"/>
      <w:marLeft w:val="0"/>
      <w:marRight w:val="0"/>
      <w:marTop w:val="0"/>
      <w:marBottom w:val="0"/>
      <w:divBdr>
        <w:top w:val="none" w:sz="0" w:space="0" w:color="auto"/>
        <w:left w:val="none" w:sz="0" w:space="0" w:color="auto"/>
        <w:bottom w:val="none" w:sz="0" w:space="0" w:color="auto"/>
        <w:right w:val="none" w:sz="0" w:space="0" w:color="auto"/>
      </w:divBdr>
    </w:div>
    <w:div w:id="1933080828">
      <w:bodyDiv w:val="1"/>
      <w:marLeft w:val="0"/>
      <w:marRight w:val="0"/>
      <w:marTop w:val="0"/>
      <w:marBottom w:val="0"/>
      <w:divBdr>
        <w:top w:val="none" w:sz="0" w:space="0" w:color="auto"/>
        <w:left w:val="none" w:sz="0" w:space="0" w:color="auto"/>
        <w:bottom w:val="none" w:sz="0" w:space="0" w:color="auto"/>
        <w:right w:val="none" w:sz="0" w:space="0" w:color="auto"/>
      </w:divBdr>
    </w:div>
    <w:div w:id="1934243043">
      <w:bodyDiv w:val="1"/>
      <w:marLeft w:val="0"/>
      <w:marRight w:val="0"/>
      <w:marTop w:val="0"/>
      <w:marBottom w:val="0"/>
      <w:divBdr>
        <w:top w:val="none" w:sz="0" w:space="0" w:color="auto"/>
        <w:left w:val="none" w:sz="0" w:space="0" w:color="auto"/>
        <w:bottom w:val="none" w:sz="0" w:space="0" w:color="auto"/>
        <w:right w:val="none" w:sz="0" w:space="0" w:color="auto"/>
      </w:divBdr>
      <w:divsChild>
        <w:div w:id="1776242042">
          <w:marLeft w:val="547"/>
          <w:marRight w:val="0"/>
          <w:marTop w:val="115"/>
          <w:marBottom w:val="0"/>
          <w:divBdr>
            <w:top w:val="none" w:sz="0" w:space="0" w:color="auto"/>
            <w:left w:val="none" w:sz="0" w:space="0" w:color="auto"/>
            <w:bottom w:val="none" w:sz="0" w:space="0" w:color="auto"/>
            <w:right w:val="none" w:sz="0" w:space="0" w:color="auto"/>
          </w:divBdr>
        </w:div>
      </w:divsChild>
    </w:div>
    <w:div w:id="1934389115">
      <w:bodyDiv w:val="1"/>
      <w:marLeft w:val="0"/>
      <w:marRight w:val="0"/>
      <w:marTop w:val="0"/>
      <w:marBottom w:val="0"/>
      <w:divBdr>
        <w:top w:val="none" w:sz="0" w:space="0" w:color="auto"/>
        <w:left w:val="none" w:sz="0" w:space="0" w:color="auto"/>
        <w:bottom w:val="none" w:sz="0" w:space="0" w:color="auto"/>
        <w:right w:val="none" w:sz="0" w:space="0" w:color="auto"/>
      </w:divBdr>
      <w:divsChild>
        <w:div w:id="79299304">
          <w:marLeft w:val="2707"/>
          <w:marRight w:val="0"/>
          <w:marTop w:val="77"/>
          <w:marBottom w:val="0"/>
          <w:divBdr>
            <w:top w:val="none" w:sz="0" w:space="0" w:color="auto"/>
            <w:left w:val="none" w:sz="0" w:space="0" w:color="auto"/>
            <w:bottom w:val="none" w:sz="0" w:space="0" w:color="auto"/>
            <w:right w:val="none" w:sz="0" w:space="0" w:color="auto"/>
          </w:divBdr>
        </w:div>
        <w:div w:id="121268694">
          <w:marLeft w:val="3427"/>
          <w:marRight w:val="0"/>
          <w:marTop w:val="58"/>
          <w:marBottom w:val="0"/>
          <w:divBdr>
            <w:top w:val="none" w:sz="0" w:space="0" w:color="auto"/>
            <w:left w:val="none" w:sz="0" w:space="0" w:color="auto"/>
            <w:bottom w:val="none" w:sz="0" w:space="0" w:color="auto"/>
            <w:right w:val="none" w:sz="0" w:space="0" w:color="auto"/>
          </w:divBdr>
        </w:div>
        <w:div w:id="265115867">
          <w:marLeft w:val="1987"/>
          <w:marRight w:val="0"/>
          <w:marTop w:val="77"/>
          <w:marBottom w:val="0"/>
          <w:divBdr>
            <w:top w:val="none" w:sz="0" w:space="0" w:color="auto"/>
            <w:left w:val="none" w:sz="0" w:space="0" w:color="auto"/>
            <w:bottom w:val="none" w:sz="0" w:space="0" w:color="auto"/>
            <w:right w:val="none" w:sz="0" w:space="0" w:color="auto"/>
          </w:divBdr>
        </w:div>
        <w:div w:id="418867602">
          <w:marLeft w:val="3427"/>
          <w:marRight w:val="0"/>
          <w:marTop w:val="58"/>
          <w:marBottom w:val="0"/>
          <w:divBdr>
            <w:top w:val="none" w:sz="0" w:space="0" w:color="auto"/>
            <w:left w:val="none" w:sz="0" w:space="0" w:color="auto"/>
            <w:bottom w:val="none" w:sz="0" w:space="0" w:color="auto"/>
            <w:right w:val="none" w:sz="0" w:space="0" w:color="auto"/>
          </w:divBdr>
        </w:div>
        <w:div w:id="619997876">
          <w:marLeft w:val="547"/>
          <w:marRight w:val="0"/>
          <w:marTop w:val="86"/>
          <w:marBottom w:val="0"/>
          <w:divBdr>
            <w:top w:val="none" w:sz="0" w:space="0" w:color="auto"/>
            <w:left w:val="none" w:sz="0" w:space="0" w:color="auto"/>
            <w:bottom w:val="none" w:sz="0" w:space="0" w:color="auto"/>
            <w:right w:val="none" w:sz="0" w:space="0" w:color="auto"/>
          </w:divBdr>
        </w:div>
        <w:div w:id="643697921">
          <w:marLeft w:val="3427"/>
          <w:marRight w:val="0"/>
          <w:marTop w:val="58"/>
          <w:marBottom w:val="0"/>
          <w:divBdr>
            <w:top w:val="none" w:sz="0" w:space="0" w:color="auto"/>
            <w:left w:val="none" w:sz="0" w:space="0" w:color="auto"/>
            <w:bottom w:val="none" w:sz="0" w:space="0" w:color="auto"/>
            <w:right w:val="none" w:sz="0" w:space="0" w:color="auto"/>
          </w:divBdr>
        </w:div>
        <w:div w:id="1204440694">
          <w:marLeft w:val="3427"/>
          <w:marRight w:val="0"/>
          <w:marTop w:val="58"/>
          <w:marBottom w:val="0"/>
          <w:divBdr>
            <w:top w:val="none" w:sz="0" w:space="0" w:color="auto"/>
            <w:left w:val="none" w:sz="0" w:space="0" w:color="auto"/>
            <w:bottom w:val="none" w:sz="0" w:space="0" w:color="auto"/>
            <w:right w:val="none" w:sz="0" w:space="0" w:color="auto"/>
          </w:divBdr>
        </w:div>
        <w:div w:id="1309169257">
          <w:marLeft w:val="1987"/>
          <w:marRight w:val="0"/>
          <w:marTop w:val="77"/>
          <w:marBottom w:val="0"/>
          <w:divBdr>
            <w:top w:val="none" w:sz="0" w:space="0" w:color="auto"/>
            <w:left w:val="none" w:sz="0" w:space="0" w:color="auto"/>
            <w:bottom w:val="none" w:sz="0" w:space="0" w:color="auto"/>
            <w:right w:val="none" w:sz="0" w:space="0" w:color="auto"/>
          </w:divBdr>
        </w:div>
        <w:div w:id="1510170728">
          <w:marLeft w:val="2707"/>
          <w:marRight w:val="0"/>
          <w:marTop w:val="77"/>
          <w:marBottom w:val="0"/>
          <w:divBdr>
            <w:top w:val="none" w:sz="0" w:space="0" w:color="auto"/>
            <w:left w:val="none" w:sz="0" w:space="0" w:color="auto"/>
            <w:bottom w:val="none" w:sz="0" w:space="0" w:color="auto"/>
            <w:right w:val="none" w:sz="0" w:space="0" w:color="auto"/>
          </w:divBdr>
        </w:div>
        <w:div w:id="1610816377">
          <w:marLeft w:val="1987"/>
          <w:marRight w:val="0"/>
          <w:marTop w:val="77"/>
          <w:marBottom w:val="0"/>
          <w:divBdr>
            <w:top w:val="none" w:sz="0" w:space="0" w:color="auto"/>
            <w:left w:val="none" w:sz="0" w:space="0" w:color="auto"/>
            <w:bottom w:val="none" w:sz="0" w:space="0" w:color="auto"/>
            <w:right w:val="none" w:sz="0" w:space="0" w:color="auto"/>
          </w:divBdr>
        </w:div>
        <w:div w:id="1611473425">
          <w:marLeft w:val="2707"/>
          <w:marRight w:val="0"/>
          <w:marTop w:val="77"/>
          <w:marBottom w:val="0"/>
          <w:divBdr>
            <w:top w:val="none" w:sz="0" w:space="0" w:color="auto"/>
            <w:left w:val="none" w:sz="0" w:space="0" w:color="auto"/>
            <w:bottom w:val="none" w:sz="0" w:space="0" w:color="auto"/>
            <w:right w:val="none" w:sz="0" w:space="0" w:color="auto"/>
          </w:divBdr>
        </w:div>
        <w:div w:id="1777359398">
          <w:marLeft w:val="2707"/>
          <w:marRight w:val="0"/>
          <w:marTop w:val="77"/>
          <w:marBottom w:val="0"/>
          <w:divBdr>
            <w:top w:val="none" w:sz="0" w:space="0" w:color="auto"/>
            <w:left w:val="none" w:sz="0" w:space="0" w:color="auto"/>
            <w:bottom w:val="none" w:sz="0" w:space="0" w:color="auto"/>
            <w:right w:val="none" w:sz="0" w:space="0" w:color="auto"/>
          </w:divBdr>
        </w:div>
        <w:div w:id="1939870893">
          <w:marLeft w:val="1166"/>
          <w:marRight w:val="0"/>
          <w:marTop w:val="77"/>
          <w:marBottom w:val="0"/>
          <w:divBdr>
            <w:top w:val="none" w:sz="0" w:space="0" w:color="auto"/>
            <w:left w:val="none" w:sz="0" w:space="0" w:color="auto"/>
            <w:bottom w:val="none" w:sz="0" w:space="0" w:color="auto"/>
            <w:right w:val="none" w:sz="0" w:space="0" w:color="auto"/>
          </w:divBdr>
        </w:div>
      </w:divsChild>
    </w:div>
    <w:div w:id="1936329524">
      <w:bodyDiv w:val="1"/>
      <w:marLeft w:val="0"/>
      <w:marRight w:val="0"/>
      <w:marTop w:val="0"/>
      <w:marBottom w:val="0"/>
      <w:divBdr>
        <w:top w:val="none" w:sz="0" w:space="0" w:color="auto"/>
        <w:left w:val="none" w:sz="0" w:space="0" w:color="auto"/>
        <w:bottom w:val="none" w:sz="0" w:space="0" w:color="auto"/>
        <w:right w:val="none" w:sz="0" w:space="0" w:color="auto"/>
      </w:divBdr>
      <w:divsChild>
        <w:div w:id="857504865">
          <w:marLeft w:val="2520"/>
          <w:marRight w:val="0"/>
          <w:marTop w:val="58"/>
          <w:marBottom w:val="0"/>
          <w:divBdr>
            <w:top w:val="none" w:sz="0" w:space="0" w:color="auto"/>
            <w:left w:val="none" w:sz="0" w:space="0" w:color="auto"/>
            <w:bottom w:val="none" w:sz="0" w:space="0" w:color="auto"/>
            <w:right w:val="none" w:sz="0" w:space="0" w:color="auto"/>
          </w:divBdr>
        </w:div>
        <w:div w:id="1275602586">
          <w:marLeft w:val="1166"/>
          <w:marRight w:val="0"/>
          <w:marTop w:val="96"/>
          <w:marBottom w:val="0"/>
          <w:divBdr>
            <w:top w:val="none" w:sz="0" w:space="0" w:color="auto"/>
            <w:left w:val="none" w:sz="0" w:space="0" w:color="auto"/>
            <w:bottom w:val="none" w:sz="0" w:space="0" w:color="auto"/>
            <w:right w:val="none" w:sz="0" w:space="0" w:color="auto"/>
          </w:divBdr>
        </w:div>
        <w:div w:id="1315527986">
          <w:marLeft w:val="1800"/>
          <w:marRight w:val="0"/>
          <w:marTop w:val="77"/>
          <w:marBottom w:val="0"/>
          <w:divBdr>
            <w:top w:val="none" w:sz="0" w:space="0" w:color="auto"/>
            <w:left w:val="none" w:sz="0" w:space="0" w:color="auto"/>
            <w:bottom w:val="none" w:sz="0" w:space="0" w:color="auto"/>
            <w:right w:val="none" w:sz="0" w:space="0" w:color="auto"/>
          </w:divBdr>
        </w:div>
        <w:div w:id="1349982445">
          <w:marLeft w:val="2520"/>
          <w:marRight w:val="0"/>
          <w:marTop w:val="58"/>
          <w:marBottom w:val="0"/>
          <w:divBdr>
            <w:top w:val="none" w:sz="0" w:space="0" w:color="auto"/>
            <w:left w:val="none" w:sz="0" w:space="0" w:color="auto"/>
            <w:bottom w:val="none" w:sz="0" w:space="0" w:color="auto"/>
            <w:right w:val="none" w:sz="0" w:space="0" w:color="auto"/>
          </w:divBdr>
        </w:div>
        <w:div w:id="1520048808">
          <w:marLeft w:val="1166"/>
          <w:marRight w:val="0"/>
          <w:marTop w:val="96"/>
          <w:marBottom w:val="0"/>
          <w:divBdr>
            <w:top w:val="none" w:sz="0" w:space="0" w:color="auto"/>
            <w:left w:val="none" w:sz="0" w:space="0" w:color="auto"/>
            <w:bottom w:val="none" w:sz="0" w:space="0" w:color="auto"/>
            <w:right w:val="none" w:sz="0" w:space="0" w:color="auto"/>
          </w:divBdr>
        </w:div>
        <w:div w:id="1833791096">
          <w:marLeft w:val="1166"/>
          <w:marRight w:val="0"/>
          <w:marTop w:val="96"/>
          <w:marBottom w:val="0"/>
          <w:divBdr>
            <w:top w:val="none" w:sz="0" w:space="0" w:color="auto"/>
            <w:left w:val="none" w:sz="0" w:space="0" w:color="auto"/>
            <w:bottom w:val="none" w:sz="0" w:space="0" w:color="auto"/>
            <w:right w:val="none" w:sz="0" w:space="0" w:color="auto"/>
          </w:divBdr>
        </w:div>
        <w:div w:id="2023430777">
          <w:marLeft w:val="547"/>
          <w:marRight w:val="0"/>
          <w:marTop w:val="115"/>
          <w:marBottom w:val="0"/>
          <w:divBdr>
            <w:top w:val="none" w:sz="0" w:space="0" w:color="auto"/>
            <w:left w:val="none" w:sz="0" w:space="0" w:color="auto"/>
            <w:bottom w:val="none" w:sz="0" w:space="0" w:color="auto"/>
            <w:right w:val="none" w:sz="0" w:space="0" w:color="auto"/>
          </w:divBdr>
        </w:div>
      </w:divsChild>
    </w:div>
    <w:div w:id="1936862640">
      <w:bodyDiv w:val="1"/>
      <w:marLeft w:val="0"/>
      <w:marRight w:val="0"/>
      <w:marTop w:val="0"/>
      <w:marBottom w:val="0"/>
      <w:divBdr>
        <w:top w:val="none" w:sz="0" w:space="0" w:color="auto"/>
        <w:left w:val="none" w:sz="0" w:space="0" w:color="auto"/>
        <w:bottom w:val="none" w:sz="0" w:space="0" w:color="auto"/>
        <w:right w:val="none" w:sz="0" w:space="0" w:color="auto"/>
      </w:divBdr>
    </w:div>
    <w:div w:id="1936941983">
      <w:bodyDiv w:val="1"/>
      <w:marLeft w:val="0"/>
      <w:marRight w:val="0"/>
      <w:marTop w:val="0"/>
      <w:marBottom w:val="0"/>
      <w:divBdr>
        <w:top w:val="none" w:sz="0" w:space="0" w:color="auto"/>
        <w:left w:val="none" w:sz="0" w:space="0" w:color="auto"/>
        <w:bottom w:val="none" w:sz="0" w:space="0" w:color="auto"/>
        <w:right w:val="none" w:sz="0" w:space="0" w:color="auto"/>
      </w:divBdr>
      <w:divsChild>
        <w:div w:id="2132362628">
          <w:marLeft w:val="0"/>
          <w:marRight w:val="0"/>
          <w:marTop w:val="0"/>
          <w:marBottom w:val="0"/>
          <w:divBdr>
            <w:top w:val="none" w:sz="0" w:space="0" w:color="auto"/>
            <w:left w:val="none" w:sz="0" w:space="0" w:color="auto"/>
            <w:bottom w:val="none" w:sz="0" w:space="0" w:color="auto"/>
            <w:right w:val="none" w:sz="0" w:space="0" w:color="auto"/>
          </w:divBdr>
          <w:divsChild>
            <w:div w:id="347757683">
              <w:marLeft w:val="0"/>
              <w:marRight w:val="0"/>
              <w:marTop w:val="0"/>
              <w:marBottom w:val="0"/>
              <w:divBdr>
                <w:top w:val="none" w:sz="0" w:space="0" w:color="auto"/>
                <w:left w:val="none" w:sz="0" w:space="0" w:color="auto"/>
                <w:bottom w:val="none" w:sz="0" w:space="0" w:color="auto"/>
                <w:right w:val="none" w:sz="0" w:space="0" w:color="auto"/>
              </w:divBdr>
            </w:div>
            <w:div w:id="767697705">
              <w:marLeft w:val="0"/>
              <w:marRight w:val="0"/>
              <w:marTop w:val="0"/>
              <w:marBottom w:val="0"/>
              <w:divBdr>
                <w:top w:val="none" w:sz="0" w:space="0" w:color="auto"/>
                <w:left w:val="none" w:sz="0" w:space="0" w:color="auto"/>
                <w:bottom w:val="none" w:sz="0" w:space="0" w:color="auto"/>
                <w:right w:val="none" w:sz="0" w:space="0" w:color="auto"/>
              </w:divBdr>
            </w:div>
            <w:div w:id="835267376">
              <w:marLeft w:val="0"/>
              <w:marRight w:val="0"/>
              <w:marTop w:val="0"/>
              <w:marBottom w:val="0"/>
              <w:divBdr>
                <w:top w:val="none" w:sz="0" w:space="0" w:color="auto"/>
                <w:left w:val="none" w:sz="0" w:space="0" w:color="auto"/>
                <w:bottom w:val="none" w:sz="0" w:space="0" w:color="auto"/>
                <w:right w:val="none" w:sz="0" w:space="0" w:color="auto"/>
              </w:divBdr>
            </w:div>
            <w:div w:id="1008479416">
              <w:marLeft w:val="0"/>
              <w:marRight w:val="0"/>
              <w:marTop w:val="0"/>
              <w:marBottom w:val="0"/>
              <w:divBdr>
                <w:top w:val="none" w:sz="0" w:space="0" w:color="auto"/>
                <w:left w:val="none" w:sz="0" w:space="0" w:color="auto"/>
                <w:bottom w:val="none" w:sz="0" w:space="0" w:color="auto"/>
                <w:right w:val="none" w:sz="0" w:space="0" w:color="auto"/>
              </w:divBdr>
            </w:div>
            <w:div w:id="1225021975">
              <w:marLeft w:val="0"/>
              <w:marRight w:val="0"/>
              <w:marTop w:val="0"/>
              <w:marBottom w:val="0"/>
              <w:divBdr>
                <w:top w:val="none" w:sz="0" w:space="0" w:color="auto"/>
                <w:left w:val="none" w:sz="0" w:space="0" w:color="auto"/>
                <w:bottom w:val="none" w:sz="0" w:space="0" w:color="auto"/>
                <w:right w:val="none" w:sz="0" w:space="0" w:color="auto"/>
              </w:divBdr>
            </w:div>
            <w:div w:id="1330518591">
              <w:marLeft w:val="0"/>
              <w:marRight w:val="0"/>
              <w:marTop w:val="0"/>
              <w:marBottom w:val="0"/>
              <w:divBdr>
                <w:top w:val="none" w:sz="0" w:space="0" w:color="auto"/>
                <w:left w:val="none" w:sz="0" w:space="0" w:color="auto"/>
                <w:bottom w:val="none" w:sz="0" w:space="0" w:color="auto"/>
                <w:right w:val="none" w:sz="0" w:space="0" w:color="auto"/>
              </w:divBdr>
            </w:div>
            <w:div w:id="1421634389">
              <w:marLeft w:val="0"/>
              <w:marRight w:val="0"/>
              <w:marTop w:val="0"/>
              <w:marBottom w:val="0"/>
              <w:divBdr>
                <w:top w:val="none" w:sz="0" w:space="0" w:color="auto"/>
                <w:left w:val="none" w:sz="0" w:space="0" w:color="auto"/>
                <w:bottom w:val="none" w:sz="0" w:space="0" w:color="auto"/>
                <w:right w:val="none" w:sz="0" w:space="0" w:color="auto"/>
              </w:divBdr>
            </w:div>
            <w:div w:id="179621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173162">
      <w:bodyDiv w:val="1"/>
      <w:marLeft w:val="0"/>
      <w:marRight w:val="0"/>
      <w:marTop w:val="0"/>
      <w:marBottom w:val="0"/>
      <w:divBdr>
        <w:top w:val="none" w:sz="0" w:space="0" w:color="auto"/>
        <w:left w:val="none" w:sz="0" w:space="0" w:color="auto"/>
        <w:bottom w:val="none" w:sz="0" w:space="0" w:color="auto"/>
        <w:right w:val="none" w:sz="0" w:space="0" w:color="auto"/>
      </w:divBdr>
      <w:divsChild>
        <w:div w:id="1618105002">
          <w:marLeft w:val="0"/>
          <w:marRight w:val="0"/>
          <w:marTop w:val="0"/>
          <w:marBottom w:val="0"/>
          <w:divBdr>
            <w:top w:val="none" w:sz="0" w:space="0" w:color="auto"/>
            <w:left w:val="none" w:sz="0" w:space="0" w:color="auto"/>
            <w:bottom w:val="none" w:sz="0" w:space="0" w:color="auto"/>
            <w:right w:val="none" w:sz="0" w:space="0" w:color="auto"/>
          </w:divBdr>
        </w:div>
      </w:divsChild>
    </w:div>
    <w:div w:id="1939177122">
      <w:bodyDiv w:val="1"/>
      <w:marLeft w:val="0"/>
      <w:marRight w:val="0"/>
      <w:marTop w:val="0"/>
      <w:marBottom w:val="0"/>
      <w:divBdr>
        <w:top w:val="none" w:sz="0" w:space="0" w:color="auto"/>
        <w:left w:val="none" w:sz="0" w:space="0" w:color="auto"/>
        <w:bottom w:val="none" w:sz="0" w:space="0" w:color="auto"/>
        <w:right w:val="none" w:sz="0" w:space="0" w:color="auto"/>
      </w:divBdr>
    </w:div>
    <w:div w:id="1939556142">
      <w:bodyDiv w:val="1"/>
      <w:marLeft w:val="0"/>
      <w:marRight w:val="0"/>
      <w:marTop w:val="0"/>
      <w:marBottom w:val="0"/>
      <w:divBdr>
        <w:top w:val="none" w:sz="0" w:space="0" w:color="auto"/>
        <w:left w:val="none" w:sz="0" w:space="0" w:color="auto"/>
        <w:bottom w:val="none" w:sz="0" w:space="0" w:color="auto"/>
        <w:right w:val="none" w:sz="0" w:space="0" w:color="auto"/>
      </w:divBdr>
    </w:div>
    <w:div w:id="1940328457">
      <w:bodyDiv w:val="1"/>
      <w:marLeft w:val="0"/>
      <w:marRight w:val="0"/>
      <w:marTop w:val="0"/>
      <w:marBottom w:val="0"/>
      <w:divBdr>
        <w:top w:val="none" w:sz="0" w:space="0" w:color="auto"/>
        <w:left w:val="none" w:sz="0" w:space="0" w:color="auto"/>
        <w:bottom w:val="none" w:sz="0" w:space="0" w:color="auto"/>
        <w:right w:val="none" w:sz="0" w:space="0" w:color="auto"/>
      </w:divBdr>
    </w:div>
    <w:div w:id="1940916053">
      <w:bodyDiv w:val="1"/>
      <w:marLeft w:val="0"/>
      <w:marRight w:val="0"/>
      <w:marTop w:val="0"/>
      <w:marBottom w:val="0"/>
      <w:divBdr>
        <w:top w:val="none" w:sz="0" w:space="0" w:color="auto"/>
        <w:left w:val="none" w:sz="0" w:space="0" w:color="auto"/>
        <w:bottom w:val="none" w:sz="0" w:space="0" w:color="auto"/>
        <w:right w:val="none" w:sz="0" w:space="0" w:color="auto"/>
      </w:divBdr>
    </w:div>
    <w:div w:id="1941254002">
      <w:bodyDiv w:val="1"/>
      <w:marLeft w:val="0"/>
      <w:marRight w:val="0"/>
      <w:marTop w:val="0"/>
      <w:marBottom w:val="0"/>
      <w:divBdr>
        <w:top w:val="none" w:sz="0" w:space="0" w:color="auto"/>
        <w:left w:val="none" w:sz="0" w:space="0" w:color="auto"/>
        <w:bottom w:val="none" w:sz="0" w:space="0" w:color="auto"/>
        <w:right w:val="none" w:sz="0" w:space="0" w:color="auto"/>
      </w:divBdr>
    </w:div>
    <w:div w:id="1941521988">
      <w:bodyDiv w:val="1"/>
      <w:marLeft w:val="0"/>
      <w:marRight w:val="0"/>
      <w:marTop w:val="0"/>
      <w:marBottom w:val="0"/>
      <w:divBdr>
        <w:top w:val="none" w:sz="0" w:space="0" w:color="auto"/>
        <w:left w:val="none" w:sz="0" w:space="0" w:color="auto"/>
        <w:bottom w:val="none" w:sz="0" w:space="0" w:color="auto"/>
        <w:right w:val="none" w:sz="0" w:space="0" w:color="auto"/>
      </w:divBdr>
      <w:divsChild>
        <w:div w:id="214899838">
          <w:marLeft w:val="1800"/>
          <w:marRight w:val="0"/>
          <w:marTop w:val="77"/>
          <w:marBottom w:val="0"/>
          <w:divBdr>
            <w:top w:val="none" w:sz="0" w:space="0" w:color="auto"/>
            <w:left w:val="none" w:sz="0" w:space="0" w:color="auto"/>
            <w:bottom w:val="none" w:sz="0" w:space="0" w:color="auto"/>
            <w:right w:val="none" w:sz="0" w:space="0" w:color="auto"/>
          </w:divBdr>
        </w:div>
        <w:div w:id="261574928">
          <w:marLeft w:val="1166"/>
          <w:marRight w:val="0"/>
          <w:marTop w:val="96"/>
          <w:marBottom w:val="0"/>
          <w:divBdr>
            <w:top w:val="none" w:sz="0" w:space="0" w:color="auto"/>
            <w:left w:val="none" w:sz="0" w:space="0" w:color="auto"/>
            <w:bottom w:val="none" w:sz="0" w:space="0" w:color="auto"/>
            <w:right w:val="none" w:sz="0" w:space="0" w:color="auto"/>
          </w:divBdr>
        </w:div>
        <w:div w:id="774248895">
          <w:marLeft w:val="1166"/>
          <w:marRight w:val="0"/>
          <w:marTop w:val="96"/>
          <w:marBottom w:val="0"/>
          <w:divBdr>
            <w:top w:val="none" w:sz="0" w:space="0" w:color="auto"/>
            <w:left w:val="none" w:sz="0" w:space="0" w:color="auto"/>
            <w:bottom w:val="none" w:sz="0" w:space="0" w:color="auto"/>
            <w:right w:val="none" w:sz="0" w:space="0" w:color="auto"/>
          </w:divBdr>
        </w:div>
        <w:div w:id="898325591">
          <w:marLeft w:val="547"/>
          <w:marRight w:val="0"/>
          <w:marTop w:val="115"/>
          <w:marBottom w:val="0"/>
          <w:divBdr>
            <w:top w:val="none" w:sz="0" w:space="0" w:color="auto"/>
            <w:left w:val="none" w:sz="0" w:space="0" w:color="auto"/>
            <w:bottom w:val="none" w:sz="0" w:space="0" w:color="auto"/>
            <w:right w:val="none" w:sz="0" w:space="0" w:color="auto"/>
          </w:divBdr>
        </w:div>
        <w:div w:id="1070733923">
          <w:marLeft w:val="1166"/>
          <w:marRight w:val="0"/>
          <w:marTop w:val="96"/>
          <w:marBottom w:val="0"/>
          <w:divBdr>
            <w:top w:val="none" w:sz="0" w:space="0" w:color="auto"/>
            <w:left w:val="none" w:sz="0" w:space="0" w:color="auto"/>
            <w:bottom w:val="none" w:sz="0" w:space="0" w:color="auto"/>
            <w:right w:val="none" w:sz="0" w:space="0" w:color="auto"/>
          </w:divBdr>
        </w:div>
        <w:div w:id="1098909041">
          <w:marLeft w:val="1166"/>
          <w:marRight w:val="0"/>
          <w:marTop w:val="96"/>
          <w:marBottom w:val="0"/>
          <w:divBdr>
            <w:top w:val="none" w:sz="0" w:space="0" w:color="auto"/>
            <w:left w:val="none" w:sz="0" w:space="0" w:color="auto"/>
            <w:bottom w:val="none" w:sz="0" w:space="0" w:color="auto"/>
            <w:right w:val="none" w:sz="0" w:space="0" w:color="auto"/>
          </w:divBdr>
        </w:div>
        <w:div w:id="1994601900">
          <w:marLeft w:val="1800"/>
          <w:marRight w:val="0"/>
          <w:marTop w:val="77"/>
          <w:marBottom w:val="0"/>
          <w:divBdr>
            <w:top w:val="none" w:sz="0" w:space="0" w:color="auto"/>
            <w:left w:val="none" w:sz="0" w:space="0" w:color="auto"/>
            <w:bottom w:val="none" w:sz="0" w:space="0" w:color="auto"/>
            <w:right w:val="none" w:sz="0" w:space="0" w:color="auto"/>
          </w:divBdr>
        </w:div>
        <w:div w:id="2015299187">
          <w:marLeft w:val="547"/>
          <w:marRight w:val="0"/>
          <w:marTop w:val="115"/>
          <w:marBottom w:val="0"/>
          <w:divBdr>
            <w:top w:val="none" w:sz="0" w:space="0" w:color="auto"/>
            <w:left w:val="none" w:sz="0" w:space="0" w:color="auto"/>
            <w:bottom w:val="none" w:sz="0" w:space="0" w:color="auto"/>
            <w:right w:val="none" w:sz="0" w:space="0" w:color="auto"/>
          </w:divBdr>
        </w:div>
      </w:divsChild>
    </w:div>
    <w:div w:id="1941527170">
      <w:bodyDiv w:val="1"/>
      <w:marLeft w:val="0"/>
      <w:marRight w:val="0"/>
      <w:marTop w:val="0"/>
      <w:marBottom w:val="0"/>
      <w:divBdr>
        <w:top w:val="none" w:sz="0" w:space="0" w:color="auto"/>
        <w:left w:val="none" w:sz="0" w:space="0" w:color="auto"/>
        <w:bottom w:val="none" w:sz="0" w:space="0" w:color="auto"/>
        <w:right w:val="none" w:sz="0" w:space="0" w:color="auto"/>
      </w:divBdr>
      <w:divsChild>
        <w:div w:id="13697548">
          <w:marLeft w:val="1166"/>
          <w:marRight w:val="0"/>
          <w:marTop w:val="96"/>
          <w:marBottom w:val="0"/>
          <w:divBdr>
            <w:top w:val="none" w:sz="0" w:space="0" w:color="auto"/>
            <w:left w:val="none" w:sz="0" w:space="0" w:color="auto"/>
            <w:bottom w:val="none" w:sz="0" w:space="0" w:color="auto"/>
            <w:right w:val="none" w:sz="0" w:space="0" w:color="auto"/>
          </w:divBdr>
        </w:div>
        <w:div w:id="586962696">
          <w:marLeft w:val="547"/>
          <w:marRight w:val="0"/>
          <w:marTop w:val="96"/>
          <w:marBottom w:val="0"/>
          <w:divBdr>
            <w:top w:val="none" w:sz="0" w:space="0" w:color="auto"/>
            <w:left w:val="none" w:sz="0" w:space="0" w:color="auto"/>
            <w:bottom w:val="none" w:sz="0" w:space="0" w:color="auto"/>
            <w:right w:val="none" w:sz="0" w:space="0" w:color="auto"/>
          </w:divBdr>
        </w:div>
        <w:div w:id="971011219">
          <w:marLeft w:val="1800"/>
          <w:marRight w:val="0"/>
          <w:marTop w:val="86"/>
          <w:marBottom w:val="0"/>
          <w:divBdr>
            <w:top w:val="none" w:sz="0" w:space="0" w:color="auto"/>
            <w:left w:val="none" w:sz="0" w:space="0" w:color="auto"/>
            <w:bottom w:val="none" w:sz="0" w:space="0" w:color="auto"/>
            <w:right w:val="none" w:sz="0" w:space="0" w:color="auto"/>
          </w:divBdr>
        </w:div>
        <w:div w:id="1019163000">
          <w:marLeft w:val="1800"/>
          <w:marRight w:val="0"/>
          <w:marTop w:val="86"/>
          <w:marBottom w:val="0"/>
          <w:divBdr>
            <w:top w:val="none" w:sz="0" w:space="0" w:color="auto"/>
            <w:left w:val="none" w:sz="0" w:space="0" w:color="auto"/>
            <w:bottom w:val="none" w:sz="0" w:space="0" w:color="auto"/>
            <w:right w:val="none" w:sz="0" w:space="0" w:color="auto"/>
          </w:divBdr>
        </w:div>
        <w:div w:id="1022247301">
          <w:marLeft w:val="1800"/>
          <w:marRight w:val="0"/>
          <w:marTop w:val="86"/>
          <w:marBottom w:val="0"/>
          <w:divBdr>
            <w:top w:val="none" w:sz="0" w:space="0" w:color="auto"/>
            <w:left w:val="none" w:sz="0" w:space="0" w:color="auto"/>
            <w:bottom w:val="none" w:sz="0" w:space="0" w:color="auto"/>
            <w:right w:val="none" w:sz="0" w:space="0" w:color="auto"/>
          </w:divBdr>
        </w:div>
        <w:div w:id="1092775716">
          <w:marLeft w:val="1166"/>
          <w:marRight w:val="0"/>
          <w:marTop w:val="96"/>
          <w:marBottom w:val="0"/>
          <w:divBdr>
            <w:top w:val="none" w:sz="0" w:space="0" w:color="auto"/>
            <w:left w:val="none" w:sz="0" w:space="0" w:color="auto"/>
            <w:bottom w:val="none" w:sz="0" w:space="0" w:color="auto"/>
            <w:right w:val="none" w:sz="0" w:space="0" w:color="auto"/>
          </w:divBdr>
        </w:div>
        <w:div w:id="1423800028">
          <w:marLeft w:val="1800"/>
          <w:marRight w:val="0"/>
          <w:marTop w:val="86"/>
          <w:marBottom w:val="0"/>
          <w:divBdr>
            <w:top w:val="none" w:sz="0" w:space="0" w:color="auto"/>
            <w:left w:val="none" w:sz="0" w:space="0" w:color="auto"/>
            <w:bottom w:val="none" w:sz="0" w:space="0" w:color="auto"/>
            <w:right w:val="none" w:sz="0" w:space="0" w:color="auto"/>
          </w:divBdr>
        </w:div>
        <w:div w:id="1504972429">
          <w:marLeft w:val="547"/>
          <w:marRight w:val="0"/>
          <w:marTop w:val="96"/>
          <w:marBottom w:val="0"/>
          <w:divBdr>
            <w:top w:val="none" w:sz="0" w:space="0" w:color="auto"/>
            <w:left w:val="none" w:sz="0" w:space="0" w:color="auto"/>
            <w:bottom w:val="none" w:sz="0" w:space="0" w:color="auto"/>
            <w:right w:val="none" w:sz="0" w:space="0" w:color="auto"/>
          </w:divBdr>
        </w:div>
        <w:div w:id="1839691749">
          <w:marLeft w:val="1800"/>
          <w:marRight w:val="0"/>
          <w:marTop w:val="86"/>
          <w:marBottom w:val="0"/>
          <w:divBdr>
            <w:top w:val="none" w:sz="0" w:space="0" w:color="auto"/>
            <w:left w:val="none" w:sz="0" w:space="0" w:color="auto"/>
            <w:bottom w:val="none" w:sz="0" w:space="0" w:color="auto"/>
            <w:right w:val="none" w:sz="0" w:space="0" w:color="auto"/>
          </w:divBdr>
        </w:div>
      </w:divsChild>
    </w:div>
    <w:div w:id="1941796724">
      <w:bodyDiv w:val="1"/>
      <w:marLeft w:val="0"/>
      <w:marRight w:val="0"/>
      <w:marTop w:val="0"/>
      <w:marBottom w:val="0"/>
      <w:divBdr>
        <w:top w:val="none" w:sz="0" w:space="0" w:color="auto"/>
        <w:left w:val="none" w:sz="0" w:space="0" w:color="auto"/>
        <w:bottom w:val="none" w:sz="0" w:space="0" w:color="auto"/>
        <w:right w:val="none" w:sz="0" w:space="0" w:color="auto"/>
      </w:divBdr>
    </w:div>
    <w:div w:id="1942255338">
      <w:bodyDiv w:val="1"/>
      <w:marLeft w:val="0"/>
      <w:marRight w:val="0"/>
      <w:marTop w:val="0"/>
      <w:marBottom w:val="0"/>
      <w:divBdr>
        <w:top w:val="none" w:sz="0" w:space="0" w:color="auto"/>
        <w:left w:val="none" w:sz="0" w:space="0" w:color="auto"/>
        <w:bottom w:val="none" w:sz="0" w:space="0" w:color="auto"/>
        <w:right w:val="none" w:sz="0" w:space="0" w:color="auto"/>
      </w:divBdr>
    </w:div>
    <w:div w:id="1942949915">
      <w:bodyDiv w:val="1"/>
      <w:marLeft w:val="0"/>
      <w:marRight w:val="0"/>
      <w:marTop w:val="0"/>
      <w:marBottom w:val="0"/>
      <w:divBdr>
        <w:top w:val="none" w:sz="0" w:space="0" w:color="auto"/>
        <w:left w:val="none" w:sz="0" w:space="0" w:color="auto"/>
        <w:bottom w:val="none" w:sz="0" w:space="0" w:color="auto"/>
        <w:right w:val="none" w:sz="0" w:space="0" w:color="auto"/>
      </w:divBdr>
    </w:div>
    <w:div w:id="1942952019">
      <w:bodyDiv w:val="1"/>
      <w:marLeft w:val="0"/>
      <w:marRight w:val="0"/>
      <w:marTop w:val="0"/>
      <w:marBottom w:val="0"/>
      <w:divBdr>
        <w:top w:val="none" w:sz="0" w:space="0" w:color="auto"/>
        <w:left w:val="none" w:sz="0" w:space="0" w:color="auto"/>
        <w:bottom w:val="none" w:sz="0" w:space="0" w:color="auto"/>
        <w:right w:val="none" w:sz="0" w:space="0" w:color="auto"/>
      </w:divBdr>
    </w:div>
    <w:div w:id="1944144068">
      <w:bodyDiv w:val="1"/>
      <w:marLeft w:val="0"/>
      <w:marRight w:val="0"/>
      <w:marTop w:val="0"/>
      <w:marBottom w:val="0"/>
      <w:divBdr>
        <w:top w:val="none" w:sz="0" w:space="0" w:color="auto"/>
        <w:left w:val="none" w:sz="0" w:space="0" w:color="auto"/>
        <w:bottom w:val="none" w:sz="0" w:space="0" w:color="auto"/>
        <w:right w:val="none" w:sz="0" w:space="0" w:color="auto"/>
      </w:divBdr>
    </w:div>
    <w:div w:id="1944534750">
      <w:bodyDiv w:val="1"/>
      <w:marLeft w:val="0"/>
      <w:marRight w:val="0"/>
      <w:marTop w:val="0"/>
      <w:marBottom w:val="0"/>
      <w:divBdr>
        <w:top w:val="none" w:sz="0" w:space="0" w:color="auto"/>
        <w:left w:val="none" w:sz="0" w:space="0" w:color="auto"/>
        <w:bottom w:val="none" w:sz="0" w:space="0" w:color="auto"/>
        <w:right w:val="none" w:sz="0" w:space="0" w:color="auto"/>
      </w:divBdr>
    </w:div>
    <w:div w:id="1944997741">
      <w:bodyDiv w:val="1"/>
      <w:marLeft w:val="0"/>
      <w:marRight w:val="0"/>
      <w:marTop w:val="0"/>
      <w:marBottom w:val="0"/>
      <w:divBdr>
        <w:top w:val="none" w:sz="0" w:space="0" w:color="auto"/>
        <w:left w:val="none" w:sz="0" w:space="0" w:color="auto"/>
        <w:bottom w:val="none" w:sz="0" w:space="0" w:color="auto"/>
        <w:right w:val="none" w:sz="0" w:space="0" w:color="auto"/>
      </w:divBdr>
      <w:divsChild>
        <w:div w:id="818838943">
          <w:marLeft w:val="0"/>
          <w:marRight w:val="0"/>
          <w:marTop w:val="0"/>
          <w:marBottom w:val="0"/>
          <w:divBdr>
            <w:top w:val="none" w:sz="0" w:space="0" w:color="auto"/>
            <w:left w:val="none" w:sz="0" w:space="0" w:color="auto"/>
            <w:bottom w:val="none" w:sz="0" w:space="0" w:color="auto"/>
            <w:right w:val="none" w:sz="0" w:space="0" w:color="auto"/>
          </w:divBdr>
        </w:div>
      </w:divsChild>
    </w:div>
    <w:div w:id="1945527983">
      <w:bodyDiv w:val="1"/>
      <w:marLeft w:val="0"/>
      <w:marRight w:val="0"/>
      <w:marTop w:val="0"/>
      <w:marBottom w:val="0"/>
      <w:divBdr>
        <w:top w:val="none" w:sz="0" w:space="0" w:color="auto"/>
        <w:left w:val="none" w:sz="0" w:space="0" w:color="auto"/>
        <w:bottom w:val="none" w:sz="0" w:space="0" w:color="auto"/>
        <w:right w:val="none" w:sz="0" w:space="0" w:color="auto"/>
      </w:divBdr>
    </w:div>
    <w:div w:id="1945578127">
      <w:bodyDiv w:val="1"/>
      <w:marLeft w:val="0"/>
      <w:marRight w:val="0"/>
      <w:marTop w:val="0"/>
      <w:marBottom w:val="0"/>
      <w:divBdr>
        <w:top w:val="none" w:sz="0" w:space="0" w:color="auto"/>
        <w:left w:val="none" w:sz="0" w:space="0" w:color="auto"/>
        <w:bottom w:val="none" w:sz="0" w:space="0" w:color="auto"/>
        <w:right w:val="none" w:sz="0" w:space="0" w:color="auto"/>
      </w:divBdr>
    </w:div>
    <w:div w:id="1945724698">
      <w:bodyDiv w:val="1"/>
      <w:marLeft w:val="0"/>
      <w:marRight w:val="0"/>
      <w:marTop w:val="0"/>
      <w:marBottom w:val="0"/>
      <w:divBdr>
        <w:top w:val="none" w:sz="0" w:space="0" w:color="auto"/>
        <w:left w:val="none" w:sz="0" w:space="0" w:color="auto"/>
        <w:bottom w:val="none" w:sz="0" w:space="0" w:color="auto"/>
        <w:right w:val="none" w:sz="0" w:space="0" w:color="auto"/>
      </w:divBdr>
    </w:div>
    <w:div w:id="1947033167">
      <w:bodyDiv w:val="1"/>
      <w:marLeft w:val="0"/>
      <w:marRight w:val="0"/>
      <w:marTop w:val="0"/>
      <w:marBottom w:val="0"/>
      <w:divBdr>
        <w:top w:val="none" w:sz="0" w:space="0" w:color="auto"/>
        <w:left w:val="none" w:sz="0" w:space="0" w:color="auto"/>
        <w:bottom w:val="none" w:sz="0" w:space="0" w:color="auto"/>
        <w:right w:val="none" w:sz="0" w:space="0" w:color="auto"/>
      </w:divBdr>
    </w:div>
    <w:div w:id="1947734933">
      <w:bodyDiv w:val="1"/>
      <w:marLeft w:val="0"/>
      <w:marRight w:val="0"/>
      <w:marTop w:val="0"/>
      <w:marBottom w:val="0"/>
      <w:divBdr>
        <w:top w:val="none" w:sz="0" w:space="0" w:color="auto"/>
        <w:left w:val="none" w:sz="0" w:space="0" w:color="auto"/>
        <w:bottom w:val="none" w:sz="0" w:space="0" w:color="auto"/>
        <w:right w:val="none" w:sz="0" w:space="0" w:color="auto"/>
      </w:divBdr>
    </w:div>
    <w:div w:id="1948075549">
      <w:bodyDiv w:val="1"/>
      <w:marLeft w:val="0"/>
      <w:marRight w:val="0"/>
      <w:marTop w:val="0"/>
      <w:marBottom w:val="0"/>
      <w:divBdr>
        <w:top w:val="none" w:sz="0" w:space="0" w:color="auto"/>
        <w:left w:val="none" w:sz="0" w:space="0" w:color="auto"/>
        <w:bottom w:val="none" w:sz="0" w:space="0" w:color="auto"/>
        <w:right w:val="none" w:sz="0" w:space="0" w:color="auto"/>
      </w:divBdr>
    </w:div>
    <w:div w:id="1948585753">
      <w:bodyDiv w:val="1"/>
      <w:marLeft w:val="0"/>
      <w:marRight w:val="0"/>
      <w:marTop w:val="0"/>
      <w:marBottom w:val="0"/>
      <w:divBdr>
        <w:top w:val="none" w:sz="0" w:space="0" w:color="auto"/>
        <w:left w:val="none" w:sz="0" w:space="0" w:color="auto"/>
        <w:bottom w:val="none" w:sz="0" w:space="0" w:color="auto"/>
        <w:right w:val="none" w:sz="0" w:space="0" w:color="auto"/>
      </w:divBdr>
      <w:divsChild>
        <w:div w:id="1113669105">
          <w:marLeft w:val="1800"/>
          <w:marRight w:val="0"/>
          <w:marTop w:val="120"/>
          <w:marBottom w:val="0"/>
          <w:divBdr>
            <w:top w:val="none" w:sz="0" w:space="0" w:color="auto"/>
            <w:left w:val="none" w:sz="0" w:space="0" w:color="auto"/>
            <w:bottom w:val="none" w:sz="0" w:space="0" w:color="auto"/>
            <w:right w:val="none" w:sz="0" w:space="0" w:color="auto"/>
          </w:divBdr>
        </w:div>
      </w:divsChild>
    </w:div>
    <w:div w:id="1948924042">
      <w:bodyDiv w:val="1"/>
      <w:marLeft w:val="0"/>
      <w:marRight w:val="0"/>
      <w:marTop w:val="0"/>
      <w:marBottom w:val="0"/>
      <w:divBdr>
        <w:top w:val="none" w:sz="0" w:space="0" w:color="auto"/>
        <w:left w:val="none" w:sz="0" w:space="0" w:color="auto"/>
        <w:bottom w:val="none" w:sz="0" w:space="0" w:color="auto"/>
        <w:right w:val="none" w:sz="0" w:space="0" w:color="auto"/>
      </w:divBdr>
    </w:div>
    <w:div w:id="1949117519">
      <w:bodyDiv w:val="1"/>
      <w:marLeft w:val="0"/>
      <w:marRight w:val="0"/>
      <w:marTop w:val="0"/>
      <w:marBottom w:val="0"/>
      <w:divBdr>
        <w:top w:val="none" w:sz="0" w:space="0" w:color="auto"/>
        <w:left w:val="none" w:sz="0" w:space="0" w:color="auto"/>
        <w:bottom w:val="none" w:sz="0" w:space="0" w:color="auto"/>
        <w:right w:val="none" w:sz="0" w:space="0" w:color="auto"/>
      </w:divBdr>
    </w:div>
    <w:div w:id="1949923897">
      <w:bodyDiv w:val="1"/>
      <w:marLeft w:val="0"/>
      <w:marRight w:val="0"/>
      <w:marTop w:val="0"/>
      <w:marBottom w:val="0"/>
      <w:divBdr>
        <w:top w:val="none" w:sz="0" w:space="0" w:color="auto"/>
        <w:left w:val="none" w:sz="0" w:space="0" w:color="auto"/>
        <w:bottom w:val="none" w:sz="0" w:space="0" w:color="auto"/>
        <w:right w:val="none" w:sz="0" w:space="0" w:color="auto"/>
      </w:divBdr>
    </w:div>
    <w:div w:id="1951352514">
      <w:bodyDiv w:val="1"/>
      <w:marLeft w:val="0"/>
      <w:marRight w:val="0"/>
      <w:marTop w:val="0"/>
      <w:marBottom w:val="0"/>
      <w:divBdr>
        <w:top w:val="none" w:sz="0" w:space="0" w:color="auto"/>
        <w:left w:val="none" w:sz="0" w:space="0" w:color="auto"/>
        <w:bottom w:val="none" w:sz="0" w:space="0" w:color="auto"/>
        <w:right w:val="none" w:sz="0" w:space="0" w:color="auto"/>
      </w:divBdr>
      <w:divsChild>
        <w:div w:id="47730767">
          <w:marLeft w:val="1080"/>
          <w:marRight w:val="0"/>
          <w:marTop w:val="100"/>
          <w:marBottom w:val="0"/>
          <w:divBdr>
            <w:top w:val="none" w:sz="0" w:space="0" w:color="auto"/>
            <w:left w:val="none" w:sz="0" w:space="0" w:color="auto"/>
            <w:bottom w:val="none" w:sz="0" w:space="0" w:color="auto"/>
            <w:right w:val="none" w:sz="0" w:space="0" w:color="auto"/>
          </w:divBdr>
        </w:div>
        <w:div w:id="278536145">
          <w:marLeft w:val="1080"/>
          <w:marRight w:val="0"/>
          <w:marTop w:val="100"/>
          <w:marBottom w:val="0"/>
          <w:divBdr>
            <w:top w:val="none" w:sz="0" w:space="0" w:color="auto"/>
            <w:left w:val="none" w:sz="0" w:space="0" w:color="auto"/>
            <w:bottom w:val="none" w:sz="0" w:space="0" w:color="auto"/>
            <w:right w:val="none" w:sz="0" w:space="0" w:color="auto"/>
          </w:divBdr>
        </w:div>
        <w:div w:id="698971324">
          <w:marLeft w:val="360"/>
          <w:marRight w:val="0"/>
          <w:marTop w:val="200"/>
          <w:marBottom w:val="0"/>
          <w:divBdr>
            <w:top w:val="none" w:sz="0" w:space="0" w:color="auto"/>
            <w:left w:val="none" w:sz="0" w:space="0" w:color="auto"/>
            <w:bottom w:val="none" w:sz="0" w:space="0" w:color="auto"/>
            <w:right w:val="none" w:sz="0" w:space="0" w:color="auto"/>
          </w:divBdr>
        </w:div>
        <w:div w:id="1025907157">
          <w:marLeft w:val="360"/>
          <w:marRight w:val="0"/>
          <w:marTop w:val="200"/>
          <w:marBottom w:val="0"/>
          <w:divBdr>
            <w:top w:val="none" w:sz="0" w:space="0" w:color="auto"/>
            <w:left w:val="none" w:sz="0" w:space="0" w:color="auto"/>
            <w:bottom w:val="none" w:sz="0" w:space="0" w:color="auto"/>
            <w:right w:val="none" w:sz="0" w:space="0" w:color="auto"/>
          </w:divBdr>
        </w:div>
        <w:div w:id="1092552890">
          <w:marLeft w:val="1080"/>
          <w:marRight w:val="0"/>
          <w:marTop w:val="100"/>
          <w:marBottom w:val="0"/>
          <w:divBdr>
            <w:top w:val="none" w:sz="0" w:space="0" w:color="auto"/>
            <w:left w:val="none" w:sz="0" w:space="0" w:color="auto"/>
            <w:bottom w:val="none" w:sz="0" w:space="0" w:color="auto"/>
            <w:right w:val="none" w:sz="0" w:space="0" w:color="auto"/>
          </w:divBdr>
        </w:div>
      </w:divsChild>
    </w:div>
    <w:div w:id="1951669048">
      <w:bodyDiv w:val="1"/>
      <w:marLeft w:val="0"/>
      <w:marRight w:val="0"/>
      <w:marTop w:val="0"/>
      <w:marBottom w:val="0"/>
      <w:divBdr>
        <w:top w:val="none" w:sz="0" w:space="0" w:color="auto"/>
        <w:left w:val="none" w:sz="0" w:space="0" w:color="auto"/>
        <w:bottom w:val="none" w:sz="0" w:space="0" w:color="auto"/>
        <w:right w:val="none" w:sz="0" w:space="0" w:color="auto"/>
      </w:divBdr>
      <w:divsChild>
        <w:div w:id="252251832">
          <w:marLeft w:val="1166"/>
          <w:marRight w:val="0"/>
          <w:marTop w:val="77"/>
          <w:marBottom w:val="0"/>
          <w:divBdr>
            <w:top w:val="none" w:sz="0" w:space="0" w:color="auto"/>
            <w:left w:val="none" w:sz="0" w:space="0" w:color="auto"/>
            <w:bottom w:val="none" w:sz="0" w:space="0" w:color="auto"/>
            <w:right w:val="none" w:sz="0" w:space="0" w:color="auto"/>
          </w:divBdr>
        </w:div>
        <w:div w:id="276763562">
          <w:marLeft w:val="1166"/>
          <w:marRight w:val="0"/>
          <w:marTop w:val="77"/>
          <w:marBottom w:val="0"/>
          <w:divBdr>
            <w:top w:val="none" w:sz="0" w:space="0" w:color="auto"/>
            <w:left w:val="none" w:sz="0" w:space="0" w:color="auto"/>
            <w:bottom w:val="none" w:sz="0" w:space="0" w:color="auto"/>
            <w:right w:val="none" w:sz="0" w:space="0" w:color="auto"/>
          </w:divBdr>
        </w:div>
        <w:div w:id="285242084">
          <w:marLeft w:val="1166"/>
          <w:marRight w:val="0"/>
          <w:marTop w:val="77"/>
          <w:marBottom w:val="0"/>
          <w:divBdr>
            <w:top w:val="none" w:sz="0" w:space="0" w:color="auto"/>
            <w:left w:val="none" w:sz="0" w:space="0" w:color="auto"/>
            <w:bottom w:val="none" w:sz="0" w:space="0" w:color="auto"/>
            <w:right w:val="none" w:sz="0" w:space="0" w:color="auto"/>
          </w:divBdr>
        </w:div>
        <w:div w:id="319501258">
          <w:marLeft w:val="547"/>
          <w:marRight w:val="0"/>
          <w:marTop w:val="96"/>
          <w:marBottom w:val="0"/>
          <w:divBdr>
            <w:top w:val="none" w:sz="0" w:space="0" w:color="auto"/>
            <w:left w:val="none" w:sz="0" w:space="0" w:color="auto"/>
            <w:bottom w:val="none" w:sz="0" w:space="0" w:color="auto"/>
            <w:right w:val="none" w:sz="0" w:space="0" w:color="auto"/>
          </w:divBdr>
        </w:div>
        <w:div w:id="472910173">
          <w:marLeft w:val="1166"/>
          <w:marRight w:val="0"/>
          <w:marTop w:val="77"/>
          <w:marBottom w:val="0"/>
          <w:divBdr>
            <w:top w:val="none" w:sz="0" w:space="0" w:color="auto"/>
            <w:left w:val="none" w:sz="0" w:space="0" w:color="auto"/>
            <w:bottom w:val="none" w:sz="0" w:space="0" w:color="auto"/>
            <w:right w:val="none" w:sz="0" w:space="0" w:color="auto"/>
          </w:divBdr>
        </w:div>
        <w:div w:id="476916740">
          <w:marLeft w:val="1166"/>
          <w:marRight w:val="0"/>
          <w:marTop w:val="77"/>
          <w:marBottom w:val="0"/>
          <w:divBdr>
            <w:top w:val="none" w:sz="0" w:space="0" w:color="auto"/>
            <w:left w:val="none" w:sz="0" w:space="0" w:color="auto"/>
            <w:bottom w:val="none" w:sz="0" w:space="0" w:color="auto"/>
            <w:right w:val="none" w:sz="0" w:space="0" w:color="auto"/>
          </w:divBdr>
        </w:div>
        <w:div w:id="1035615823">
          <w:marLeft w:val="1166"/>
          <w:marRight w:val="0"/>
          <w:marTop w:val="77"/>
          <w:marBottom w:val="0"/>
          <w:divBdr>
            <w:top w:val="none" w:sz="0" w:space="0" w:color="auto"/>
            <w:left w:val="none" w:sz="0" w:space="0" w:color="auto"/>
            <w:bottom w:val="none" w:sz="0" w:space="0" w:color="auto"/>
            <w:right w:val="none" w:sz="0" w:space="0" w:color="auto"/>
          </w:divBdr>
        </w:div>
        <w:div w:id="1143039323">
          <w:marLeft w:val="547"/>
          <w:marRight w:val="0"/>
          <w:marTop w:val="96"/>
          <w:marBottom w:val="0"/>
          <w:divBdr>
            <w:top w:val="none" w:sz="0" w:space="0" w:color="auto"/>
            <w:left w:val="none" w:sz="0" w:space="0" w:color="auto"/>
            <w:bottom w:val="none" w:sz="0" w:space="0" w:color="auto"/>
            <w:right w:val="none" w:sz="0" w:space="0" w:color="auto"/>
          </w:divBdr>
        </w:div>
        <w:div w:id="1362170148">
          <w:marLeft w:val="1166"/>
          <w:marRight w:val="0"/>
          <w:marTop w:val="77"/>
          <w:marBottom w:val="0"/>
          <w:divBdr>
            <w:top w:val="none" w:sz="0" w:space="0" w:color="auto"/>
            <w:left w:val="none" w:sz="0" w:space="0" w:color="auto"/>
            <w:bottom w:val="none" w:sz="0" w:space="0" w:color="auto"/>
            <w:right w:val="none" w:sz="0" w:space="0" w:color="auto"/>
          </w:divBdr>
        </w:div>
        <w:div w:id="1448423811">
          <w:marLeft w:val="547"/>
          <w:marRight w:val="0"/>
          <w:marTop w:val="96"/>
          <w:marBottom w:val="0"/>
          <w:divBdr>
            <w:top w:val="none" w:sz="0" w:space="0" w:color="auto"/>
            <w:left w:val="none" w:sz="0" w:space="0" w:color="auto"/>
            <w:bottom w:val="none" w:sz="0" w:space="0" w:color="auto"/>
            <w:right w:val="none" w:sz="0" w:space="0" w:color="auto"/>
          </w:divBdr>
        </w:div>
      </w:divsChild>
    </w:div>
    <w:div w:id="1951813704">
      <w:bodyDiv w:val="1"/>
      <w:marLeft w:val="0"/>
      <w:marRight w:val="0"/>
      <w:marTop w:val="0"/>
      <w:marBottom w:val="0"/>
      <w:divBdr>
        <w:top w:val="none" w:sz="0" w:space="0" w:color="auto"/>
        <w:left w:val="none" w:sz="0" w:space="0" w:color="auto"/>
        <w:bottom w:val="none" w:sz="0" w:space="0" w:color="auto"/>
        <w:right w:val="none" w:sz="0" w:space="0" w:color="auto"/>
      </w:divBdr>
    </w:div>
    <w:div w:id="1952398911">
      <w:bodyDiv w:val="1"/>
      <w:marLeft w:val="0"/>
      <w:marRight w:val="0"/>
      <w:marTop w:val="0"/>
      <w:marBottom w:val="0"/>
      <w:divBdr>
        <w:top w:val="none" w:sz="0" w:space="0" w:color="auto"/>
        <w:left w:val="none" w:sz="0" w:space="0" w:color="auto"/>
        <w:bottom w:val="none" w:sz="0" w:space="0" w:color="auto"/>
        <w:right w:val="none" w:sz="0" w:space="0" w:color="auto"/>
      </w:divBdr>
    </w:div>
    <w:div w:id="1953634190">
      <w:bodyDiv w:val="1"/>
      <w:marLeft w:val="0"/>
      <w:marRight w:val="0"/>
      <w:marTop w:val="0"/>
      <w:marBottom w:val="0"/>
      <w:divBdr>
        <w:top w:val="none" w:sz="0" w:space="0" w:color="auto"/>
        <w:left w:val="none" w:sz="0" w:space="0" w:color="auto"/>
        <w:bottom w:val="none" w:sz="0" w:space="0" w:color="auto"/>
        <w:right w:val="none" w:sz="0" w:space="0" w:color="auto"/>
      </w:divBdr>
      <w:divsChild>
        <w:div w:id="732510111">
          <w:marLeft w:val="1166"/>
          <w:marRight w:val="0"/>
          <w:marTop w:val="115"/>
          <w:marBottom w:val="0"/>
          <w:divBdr>
            <w:top w:val="none" w:sz="0" w:space="0" w:color="auto"/>
            <w:left w:val="none" w:sz="0" w:space="0" w:color="auto"/>
            <w:bottom w:val="none" w:sz="0" w:space="0" w:color="auto"/>
            <w:right w:val="none" w:sz="0" w:space="0" w:color="auto"/>
          </w:divBdr>
        </w:div>
        <w:div w:id="1053045143">
          <w:marLeft w:val="1166"/>
          <w:marRight w:val="0"/>
          <w:marTop w:val="115"/>
          <w:marBottom w:val="0"/>
          <w:divBdr>
            <w:top w:val="none" w:sz="0" w:space="0" w:color="auto"/>
            <w:left w:val="none" w:sz="0" w:space="0" w:color="auto"/>
            <w:bottom w:val="none" w:sz="0" w:space="0" w:color="auto"/>
            <w:right w:val="none" w:sz="0" w:space="0" w:color="auto"/>
          </w:divBdr>
        </w:div>
        <w:div w:id="1105005618">
          <w:marLeft w:val="547"/>
          <w:marRight w:val="0"/>
          <w:marTop w:val="130"/>
          <w:marBottom w:val="0"/>
          <w:divBdr>
            <w:top w:val="none" w:sz="0" w:space="0" w:color="auto"/>
            <w:left w:val="none" w:sz="0" w:space="0" w:color="auto"/>
            <w:bottom w:val="none" w:sz="0" w:space="0" w:color="auto"/>
            <w:right w:val="none" w:sz="0" w:space="0" w:color="auto"/>
          </w:divBdr>
        </w:div>
        <w:div w:id="1280994671">
          <w:marLeft w:val="1166"/>
          <w:marRight w:val="0"/>
          <w:marTop w:val="115"/>
          <w:marBottom w:val="0"/>
          <w:divBdr>
            <w:top w:val="none" w:sz="0" w:space="0" w:color="auto"/>
            <w:left w:val="none" w:sz="0" w:space="0" w:color="auto"/>
            <w:bottom w:val="none" w:sz="0" w:space="0" w:color="auto"/>
            <w:right w:val="none" w:sz="0" w:space="0" w:color="auto"/>
          </w:divBdr>
        </w:div>
        <w:div w:id="1458451432">
          <w:marLeft w:val="547"/>
          <w:marRight w:val="0"/>
          <w:marTop w:val="130"/>
          <w:marBottom w:val="0"/>
          <w:divBdr>
            <w:top w:val="none" w:sz="0" w:space="0" w:color="auto"/>
            <w:left w:val="none" w:sz="0" w:space="0" w:color="auto"/>
            <w:bottom w:val="none" w:sz="0" w:space="0" w:color="auto"/>
            <w:right w:val="none" w:sz="0" w:space="0" w:color="auto"/>
          </w:divBdr>
        </w:div>
        <w:div w:id="1474181054">
          <w:marLeft w:val="1800"/>
          <w:marRight w:val="0"/>
          <w:marTop w:val="96"/>
          <w:marBottom w:val="0"/>
          <w:divBdr>
            <w:top w:val="none" w:sz="0" w:space="0" w:color="auto"/>
            <w:left w:val="none" w:sz="0" w:space="0" w:color="auto"/>
            <w:bottom w:val="none" w:sz="0" w:space="0" w:color="auto"/>
            <w:right w:val="none" w:sz="0" w:space="0" w:color="auto"/>
          </w:divBdr>
        </w:div>
        <w:div w:id="1927230484">
          <w:marLeft w:val="1800"/>
          <w:marRight w:val="0"/>
          <w:marTop w:val="96"/>
          <w:marBottom w:val="0"/>
          <w:divBdr>
            <w:top w:val="none" w:sz="0" w:space="0" w:color="auto"/>
            <w:left w:val="none" w:sz="0" w:space="0" w:color="auto"/>
            <w:bottom w:val="none" w:sz="0" w:space="0" w:color="auto"/>
            <w:right w:val="none" w:sz="0" w:space="0" w:color="auto"/>
          </w:divBdr>
        </w:div>
      </w:divsChild>
    </w:div>
    <w:div w:id="1956019676">
      <w:bodyDiv w:val="1"/>
      <w:marLeft w:val="0"/>
      <w:marRight w:val="0"/>
      <w:marTop w:val="0"/>
      <w:marBottom w:val="0"/>
      <w:divBdr>
        <w:top w:val="none" w:sz="0" w:space="0" w:color="auto"/>
        <w:left w:val="none" w:sz="0" w:space="0" w:color="auto"/>
        <w:bottom w:val="none" w:sz="0" w:space="0" w:color="auto"/>
        <w:right w:val="none" w:sz="0" w:space="0" w:color="auto"/>
      </w:divBdr>
    </w:div>
    <w:div w:id="1956330301">
      <w:bodyDiv w:val="1"/>
      <w:marLeft w:val="0"/>
      <w:marRight w:val="0"/>
      <w:marTop w:val="0"/>
      <w:marBottom w:val="0"/>
      <w:divBdr>
        <w:top w:val="none" w:sz="0" w:space="0" w:color="auto"/>
        <w:left w:val="none" w:sz="0" w:space="0" w:color="auto"/>
        <w:bottom w:val="none" w:sz="0" w:space="0" w:color="auto"/>
        <w:right w:val="none" w:sz="0" w:space="0" w:color="auto"/>
      </w:divBdr>
    </w:div>
    <w:div w:id="1956518037">
      <w:bodyDiv w:val="1"/>
      <w:marLeft w:val="0"/>
      <w:marRight w:val="0"/>
      <w:marTop w:val="0"/>
      <w:marBottom w:val="0"/>
      <w:divBdr>
        <w:top w:val="none" w:sz="0" w:space="0" w:color="auto"/>
        <w:left w:val="none" w:sz="0" w:space="0" w:color="auto"/>
        <w:bottom w:val="none" w:sz="0" w:space="0" w:color="auto"/>
        <w:right w:val="none" w:sz="0" w:space="0" w:color="auto"/>
      </w:divBdr>
    </w:div>
    <w:div w:id="1957060265">
      <w:bodyDiv w:val="1"/>
      <w:marLeft w:val="0"/>
      <w:marRight w:val="0"/>
      <w:marTop w:val="0"/>
      <w:marBottom w:val="0"/>
      <w:divBdr>
        <w:top w:val="none" w:sz="0" w:space="0" w:color="auto"/>
        <w:left w:val="none" w:sz="0" w:space="0" w:color="auto"/>
        <w:bottom w:val="none" w:sz="0" w:space="0" w:color="auto"/>
        <w:right w:val="none" w:sz="0" w:space="0" w:color="auto"/>
      </w:divBdr>
    </w:div>
    <w:div w:id="1957788047">
      <w:bodyDiv w:val="1"/>
      <w:marLeft w:val="0"/>
      <w:marRight w:val="0"/>
      <w:marTop w:val="0"/>
      <w:marBottom w:val="0"/>
      <w:divBdr>
        <w:top w:val="none" w:sz="0" w:space="0" w:color="auto"/>
        <w:left w:val="none" w:sz="0" w:space="0" w:color="auto"/>
        <w:bottom w:val="none" w:sz="0" w:space="0" w:color="auto"/>
        <w:right w:val="none" w:sz="0" w:space="0" w:color="auto"/>
      </w:divBdr>
      <w:divsChild>
        <w:div w:id="380909232">
          <w:marLeft w:val="1800"/>
          <w:marRight w:val="0"/>
          <w:marTop w:val="120"/>
          <w:marBottom w:val="120"/>
          <w:divBdr>
            <w:top w:val="none" w:sz="0" w:space="0" w:color="auto"/>
            <w:left w:val="none" w:sz="0" w:space="0" w:color="auto"/>
            <w:bottom w:val="none" w:sz="0" w:space="0" w:color="auto"/>
            <w:right w:val="none" w:sz="0" w:space="0" w:color="auto"/>
          </w:divBdr>
        </w:div>
        <w:div w:id="731003593">
          <w:marLeft w:val="1800"/>
          <w:marRight w:val="0"/>
          <w:marTop w:val="120"/>
          <w:marBottom w:val="120"/>
          <w:divBdr>
            <w:top w:val="none" w:sz="0" w:space="0" w:color="auto"/>
            <w:left w:val="none" w:sz="0" w:space="0" w:color="auto"/>
            <w:bottom w:val="none" w:sz="0" w:space="0" w:color="auto"/>
            <w:right w:val="none" w:sz="0" w:space="0" w:color="auto"/>
          </w:divBdr>
        </w:div>
        <w:div w:id="1067073690">
          <w:marLeft w:val="1166"/>
          <w:marRight w:val="0"/>
          <w:marTop w:val="96"/>
          <w:marBottom w:val="0"/>
          <w:divBdr>
            <w:top w:val="none" w:sz="0" w:space="0" w:color="auto"/>
            <w:left w:val="none" w:sz="0" w:space="0" w:color="auto"/>
            <w:bottom w:val="none" w:sz="0" w:space="0" w:color="auto"/>
            <w:right w:val="none" w:sz="0" w:space="0" w:color="auto"/>
          </w:divBdr>
        </w:div>
        <w:div w:id="1079711969">
          <w:marLeft w:val="1800"/>
          <w:marRight w:val="0"/>
          <w:marTop w:val="120"/>
          <w:marBottom w:val="120"/>
          <w:divBdr>
            <w:top w:val="none" w:sz="0" w:space="0" w:color="auto"/>
            <w:left w:val="none" w:sz="0" w:space="0" w:color="auto"/>
            <w:bottom w:val="none" w:sz="0" w:space="0" w:color="auto"/>
            <w:right w:val="none" w:sz="0" w:space="0" w:color="auto"/>
          </w:divBdr>
        </w:div>
        <w:div w:id="1830246792">
          <w:marLeft w:val="1800"/>
          <w:marRight w:val="0"/>
          <w:marTop w:val="120"/>
          <w:marBottom w:val="120"/>
          <w:divBdr>
            <w:top w:val="none" w:sz="0" w:space="0" w:color="auto"/>
            <w:left w:val="none" w:sz="0" w:space="0" w:color="auto"/>
            <w:bottom w:val="none" w:sz="0" w:space="0" w:color="auto"/>
            <w:right w:val="none" w:sz="0" w:space="0" w:color="auto"/>
          </w:divBdr>
        </w:div>
        <w:div w:id="1952932899">
          <w:marLeft w:val="547"/>
          <w:marRight w:val="0"/>
          <w:marTop w:val="115"/>
          <w:marBottom w:val="0"/>
          <w:divBdr>
            <w:top w:val="none" w:sz="0" w:space="0" w:color="auto"/>
            <w:left w:val="none" w:sz="0" w:space="0" w:color="auto"/>
            <w:bottom w:val="none" w:sz="0" w:space="0" w:color="auto"/>
            <w:right w:val="none" w:sz="0" w:space="0" w:color="auto"/>
          </w:divBdr>
        </w:div>
      </w:divsChild>
    </w:div>
    <w:div w:id="1959027105">
      <w:bodyDiv w:val="1"/>
      <w:marLeft w:val="0"/>
      <w:marRight w:val="0"/>
      <w:marTop w:val="0"/>
      <w:marBottom w:val="0"/>
      <w:divBdr>
        <w:top w:val="none" w:sz="0" w:space="0" w:color="auto"/>
        <w:left w:val="none" w:sz="0" w:space="0" w:color="auto"/>
        <w:bottom w:val="none" w:sz="0" w:space="0" w:color="auto"/>
        <w:right w:val="none" w:sz="0" w:space="0" w:color="auto"/>
      </w:divBdr>
    </w:div>
    <w:div w:id="1959949853">
      <w:bodyDiv w:val="1"/>
      <w:marLeft w:val="0"/>
      <w:marRight w:val="0"/>
      <w:marTop w:val="0"/>
      <w:marBottom w:val="0"/>
      <w:divBdr>
        <w:top w:val="none" w:sz="0" w:space="0" w:color="auto"/>
        <w:left w:val="none" w:sz="0" w:space="0" w:color="auto"/>
        <w:bottom w:val="none" w:sz="0" w:space="0" w:color="auto"/>
        <w:right w:val="none" w:sz="0" w:space="0" w:color="auto"/>
      </w:divBdr>
    </w:div>
    <w:div w:id="1961834108">
      <w:bodyDiv w:val="1"/>
      <w:marLeft w:val="0"/>
      <w:marRight w:val="0"/>
      <w:marTop w:val="0"/>
      <w:marBottom w:val="0"/>
      <w:divBdr>
        <w:top w:val="none" w:sz="0" w:space="0" w:color="auto"/>
        <w:left w:val="none" w:sz="0" w:space="0" w:color="auto"/>
        <w:bottom w:val="none" w:sz="0" w:space="0" w:color="auto"/>
        <w:right w:val="none" w:sz="0" w:space="0" w:color="auto"/>
      </w:divBdr>
    </w:div>
    <w:div w:id="1962110651">
      <w:bodyDiv w:val="1"/>
      <w:marLeft w:val="0"/>
      <w:marRight w:val="0"/>
      <w:marTop w:val="0"/>
      <w:marBottom w:val="0"/>
      <w:divBdr>
        <w:top w:val="none" w:sz="0" w:space="0" w:color="auto"/>
        <w:left w:val="none" w:sz="0" w:space="0" w:color="auto"/>
        <w:bottom w:val="none" w:sz="0" w:space="0" w:color="auto"/>
        <w:right w:val="none" w:sz="0" w:space="0" w:color="auto"/>
      </w:divBdr>
    </w:div>
    <w:div w:id="1962415673">
      <w:bodyDiv w:val="1"/>
      <w:marLeft w:val="0"/>
      <w:marRight w:val="0"/>
      <w:marTop w:val="0"/>
      <w:marBottom w:val="0"/>
      <w:divBdr>
        <w:top w:val="none" w:sz="0" w:space="0" w:color="auto"/>
        <w:left w:val="none" w:sz="0" w:space="0" w:color="auto"/>
        <w:bottom w:val="none" w:sz="0" w:space="0" w:color="auto"/>
        <w:right w:val="none" w:sz="0" w:space="0" w:color="auto"/>
      </w:divBdr>
    </w:div>
    <w:div w:id="1962573035">
      <w:bodyDiv w:val="1"/>
      <w:marLeft w:val="0"/>
      <w:marRight w:val="0"/>
      <w:marTop w:val="0"/>
      <w:marBottom w:val="0"/>
      <w:divBdr>
        <w:top w:val="none" w:sz="0" w:space="0" w:color="auto"/>
        <w:left w:val="none" w:sz="0" w:space="0" w:color="auto"/>
        <w:bottom w:val="none" w:sz="0" w:space="0" w:color="auto"/>
        <w:right w:val="none" w:sz="0" w:space="0" w:color="auto"/>
      </w:divBdr>
    </w:div>
    <w:div w:id="1962614812">
      <w:bodyDiv w:val="1"/>
      <w:marLeft w:val="0"/>
      <w:marRight w:val="0"/>
      <w:marTop w:val="0"/>
      <w:marBottom w:val="0"/>
      <w:divBdr>
        <w:top w:val="none" w:sz="0" w:space="0" w:color="auto"/>
        <w:left w:val="none" w:sz="0" w:space="0" w:color="auto"/>
        <w:bottom w:val="none" w:sz="0" w:space="0" w:color="auto"/>
        <w:right w:val="none" w:sz="0" w:space="0" w:color="auto"/>
      </w:divBdr>
    </w:div>
    <w:div w:id="1965110727">
      <w:bodyDiv w:val="1"/>
      <w:marLeft w:val="0"/>
      <w:marRight w:val="0"/>
      <w:marTop w:val="0"/>
      <w:marBottom w:val="0"/>
      <w:divBdr>
        <w:top w:val="none" w:sz="0" w:space="0" w:color="auto"/>
        <w:left w:val="none" w:sz="0" w:space="0" w:color="auto"/>
        <w:bottom w:val="none" w:sz="0" w:space="0" w:color="auto"/>
        <w:right w:val="none" w:sz="0" w:space="0" w:color="auto"/>
      </w:divBdr>
    </w:div>
    <w:div w:id="1965310250">
      <w:bodyDiv w:val="1"/>
      <w:marLeft w:val="0"/>
      <w:marRight w:val="0"/>
      <w:marTop w:val="0"/>
      <w:marBottom w:val="0"/>
      <w:divBdr>
        <w:top w:val="none" w:sz="0" w:space="0" w:color="auto"/>
        <w:left w:val="none" w:sz="0" w:space="0" w:color="auto"/>
        <w:bottom w:val="none" w:sz="0" w:space="0" w:color="auto"/>
        <w:right w:val="none" w:sz="0" w:space="0" w:color="auto"/>
      </w:divBdr>
    </w:div>
    <w:div w:id="1965849110">
      <w:bodyDiv w:val="1"/>
      <w:marLeft w:val="0"/>
      <w:marRight w:val="0"/>
      <w:marTop w:val="0"/>
      <w:marBottom w:val="0"/>
      <w:divBdr>
        <w:top w:val="none" w:sz="0" w:space="0" w:color="auto"/>
        <w:left w:val="none" w:sz="0" w:space="0" w:color="auto"/>
        <w:bottom w:val="none" w:sz="0" w:space="0" w:color="auto"/>
        <w:right w:val="none" w:sz="0" w:space="0" w:color="auto"/>
      </w:divBdr>
    </w:div>
    <w:div w:id="1966690214">
      <w:bodyDiv w:val="1"/>
      <w:marLeft w:val="0"/>
      <w:marRight w:val="0"/>
      <w:marTop w:val="0"/>
      <w:marBottom w:val="0"/>
      <w:divBdr>
        <w:top w:val="none" w:sz="0" w:space="0" w:color="auto"/>
        <w:left w:val="none" w:sz="0" w:space="0" w:color="auto"/>
        <w:bottom w:val="none" w:sz="0" w:space="0" w:color="auto"/>
        <w:right w:val="none" w:sz="0" w:space="0" w:color="auto"/>
      </w:divBdr>
      <w:divsChild>
        <w:div w:id="767045201">
          <w:marLeft w:val="547"/>
          <w:marRight w:val="0"/>
          <w:marTop w:val="96"/>
          <w:marBottom w:val="0"/>
          <w:divBdr>
            <w:top w:val="none" w:sz="0" w:space="0" w:color="auto"/>
            <w:left w:val="none" w:sz="0" w:space="0" w:color="auto"/>
            <w:bottom w:val="none" w:sz="0" w:space="0" w:color="auto"/>
            <w:right w:val="none" w:sz="0" w:space="0" w:color="auto"/>
          </w:divBdr>
        </w:div>
        <w:div w:id="1656494595">
          <w:marLeft w:val="1166"/>
          <w:marRight w:val="0"/>
          <w:marTop w:val="96"/>
          <w:marBottom w:val="0"/>
          <w:divBdr>
            <w:top w:val="none" w:sz="0" w:space="0" w:color="auto"/>
            <w:left w:val="none" w:sz="0" w:space="0" w:color="auto"/>
            <w:bottom w:val="none" w:sz="0" w:space="0" w:color="auto"/>
            <w:right w:val="none" w:sz="0" w:space="0" w:color="auto"/>
          </w:divBdr>
        </w:div>
      </w:divsChild>
    </w:div>
    <w:div w:id="1967083888">
      <w:bodyDiv w:val="1"/>
      <w:marLeft w:val="0"/>
      <w:marRight w:val="0"/>
      <w:marTop w:val="0"/>
      <w:marBottom w:val="0"/>
      <w:divBdr>
        <w:top w:val="none" w:sz="0" w:space="0" w:color="auto"/>
        <w:left w:val="none" w:sz="0" w:space="0" w:color="auto"/>
        <w:bottom w:val="none" w:sz="0" w:space="0" w:color="auto"/>
        <w:right w:val="none" w:sz="0" w:space="0" w:color="auto"/>
      </w:divBdr>
    </w:div>
    <w:div w:id="1967345961">
      <w:bodyDiv w:val="1"/>
      <w:marLeft w:val="0"/>
      <w:marRight w:val="0"/>
      <w:marTop w:val="0"/>
      <w:marBottom w:val="0"/>
      <w:divBdr>
        <w:top w:val="none" w:sz="0" w:space="0" w:color="auto"/>
        <w:left w:val="none" w:sz="0" w:space="0" w:color="auto"/>
        <w:bottom w:val="none" w:sz="0" w:space="0" w:color="auto"/>
        <w:right w:val="none" w:sz="0" w:space="0" w:color="auto"/>
      </w:divBdr>
    </w:div>
    <w:div w:id="1967466468">
      <w:bodyDiv w:val="1"/>
      <w:marLeft w:val="0"/>
      <w:marRight w:val="0"/>
      <w:marTop w:val="0"/>
      <w:marBottom w:val="0"/>
      <w:divBdr>
        <w:top w:val="none" w:sz="0" w:space="0" w:color="auto"/>
        <w:left w:val="none" w:sz="0" w:space="0" w:color="auto"/>
        <w:bottom w:val="none" w:sz="0" w:space="0" w:color="auto"/>
        <w:right w:val="none" w:sz="0" w:space="0" w:color="auto"/>
      </w:divBdr>
    </w:div>
    <w:div w:id="1967807961">
      <w:bodyDiv w:val="1"/>
      <w:marLeft w:val="0"/>
      <w:marRight w:val="0"/>
      <w:marTop w:val="0"/>
      <w:marBottom w:val="0"/>
      <w:divBdr>
        <w:top w:val="none" w:sz="0" w:space="0" w:color="auto"/>
        <w:left w:val="none" w:sz="0" w:space="0" w:color="auto"/>
        <w:bottom w:val="none" w:sz="0" w:space="0" w:color="auto"/>
        <w:right w:val="none" w:sz="0" w:space="0" w:color="auto"/>
      </w:divBdr>
    </w:div>
    <w:div w:id="1968118703">
      <w:bodyDiv w:val="1"/>
      <w:marLeft w:val="0"/>
      <w:marRight w:val="0"/>
      <w:marTop w:val="0"/>
      <w:marBottom w:val="0"/>
      <w:divBdr>
        <w:top w:val="none" w:sz="0" w:space="0" w:color="auto"/>
        <w:left w:val="none" w:sz="0" w:space="0" w:color="auto"/>
        <w:bottom w:val="none" w:sz="0" w:space="0" w:color="auto"/>
        <w:right w:val="none" w:sz="0" w:space="0" w:color="auto"/>
      </w:divBdr>
      <w:divsChild>
        <w:div w:id="714232472">
          <w:marLeft w:val="1800"/>
          <w:marRight w:val="0"/>
          <w:marTop w:val="86"/>
          <w:marBottom w:val="0"/>
          <w:divBdr>
            <w:top w:val="none" w:sz="0" w:space="0" w:color="auto"/>
            <w:left w:val="none" w:sz="0" w:space="0" w:color="auto"/>
            <w:bottom w:val="none" w:sz="0" w:space="0" w:color="auto"/>
            <w:right w:val="none" w:sz="0" w:space="0" w:color="auto"/>
          </w:divBdr>
        </w:div>
        <w:div w:id="897209322">
          <w:marLeft w:val="1166"/>
          <w:marRight w:val="0"/>
          <w:marTop w:val="96"/>
          <w:marBottom w:val="0"/>
          <w:divBdr>
            <w:top w:val="none" w:sz="0" w:space="0" w:color="auto"/>
            <w:left w:val="none" w:sz="0" w:space="0" w:color="auto"/>
            <w:bottom w:val="none" w:sz="0" w:space="0" w:color="auto"/>
            <w:right w:val="none" w:sz="0" w:space="0" w:color="auto"/>
          </w:divBdr>
        </w:div>
        <w:div w:id="944845591">
          <w:marLeft w:val="1800"/>
          <w:marRight w:val="0"/>
          <w:marTop w:val="86"/>
          <w:marBottom w:val="0"/>
          <w:divBdr>
            <w:top w:val="none" w:sz="0" w:space="0" w:color="auto"/>
            <w:left w:val="none" w:sz="0" w:space="0" w:color="auto"/>
            <w:bottom w:val="none" w:sz="0" w:space="0" w:color="auto"/>
            <w:right w:val="none" w:sz="0" w:space="0" w:color="auto"/>
          </w:divBdr>
        </w:div>
        <w:div w:id="1021589132">
          <w:marLeft w:val="1800"/>
          <w:marRight w:val="0"/>
          <w:marTop w:val="86"/>
          <w:marBottom w:val="0"/>
          <w:divBdr>
            <w:top w:val="none" w:sz="0" w:space="0" w:color="auto"/>
            <w:left w:val="none" w:sz="0" w:space="0" w:color="auto"/>
            <w:bottom w:val="none" w:sz="0" w:space="0" w:color="auto"/>
            <w:right w:val="none" w:sz="0" w:space="0" w:color="auto"/>
          </w:divBdr>
        </w:div>
        <w:div w:id="1244296230">
          <w:marLeft w:val="547"/>
          <w:marRight w:val="0"/>
          <w:marTop w:val="115"/>
          <w:marBottom w:val="0"/>
          <w:divBdr>
            <w:top w:val="none" w:sz="0" w:space="0" w:color="auto"/>
            <w:left w:val="none" w:sz="0" w:space="0" w:color="auto"/>
            <w:bottom w:val="none" w:sz="0" w:space="0" w:color="auto"/>
            <w:right w:val="none" w:sz="0" w:space="0" w:color="auto"/>
          </w:divBdr>
        </w:div>
        <w:div w:id="1504735041">
          <w:marLeft w:val="547"/>
          <w:marRight w:val="0"/>
          <w:marTop w:val="115"/>
          <w:marBottom w:val="0"/>
          <w:divBdr>
            <w:top w:val="none" w:sz="0" w:space="0" w:color="auto"/>
            <w:left w:val="none" w:sz="0" w:space="0" w:color="auto"/>
            <w:bottom w:val="none" w:sz="0" w:space="0" w:color="auto"/>
            <w:right w:val="none" w:sz="0" w:space="0" w:color="auto"/>
          </w:divBdr>
        </w:div>
        <w:div w:id="1550265391">
          <w:marLeft w:val="1166"/>
          <w:marRight w:val="0"/>
          <w:marTop w:val="96"/>
          <w:marBottom w:val="0"/>
          <w:divBdr>
            <w:top w:val="none" w:sz="0" w:space="0" w:color="auto"/>
            <w:left w:val="none" w:sz="0" w:space="0" w:color="auto"/>
            <w:bottom w:val="none" w:sz="0" w:space="0" w:color="auto"/>
            <w:right w:val="none" w:sz="0" w:space="0" w:color="auto"/>
          </w:divBdr>
        </w:div>
      </w:divsChild>
    </w:div>
    <w:div w:id="1969123415">
      <w:bodyDiv w:val="1"/>
      <w:marLeft w:val="0"/>
      <w:marRight w:val="0"/>
      <w:marTop w:val="0"/>
      <w:marBottom w:val="0"/>
      <w:divBdr>
        <w:top w:val="none" w:sz="0" w:space="0" w:color="auto"/>
        <w:left w:val="none" w:sz="0" w:space="0" w:color="auto"/>
        <w:bottom w:val="none" w:sz="0" w:space="0" w:color="auto"/>
        <w:right w:val="none" w:sz="0" w:space="0" w:color="auto"/>
      </w:divBdr>
    </w:div>
    <w:div w:id="1969434379">
      <w:bodyDiv w:val="1"/>
      <w:marLeft w:val="0"/>
      <w:marRight w:val="0"/>
      <w:marTop w:val="0"/>
      <w:marBottom w:val="0"/>
      <w:divBdr>
        <w:top w:val="none" w:sz="0" w:space="0" w:color="auto"/>
        <w:left w:val="none" w:sz="0" w:space="0" w:color="auto"/>
        <w:bottom w:val="none" w:sz="0" w:space="0" w:color="auto"/>
        <w:right w:val="none" w:sz="0" w:space="0" w:color="auto"/>
      </w:divBdr>
    </w:div>
    <w:div w:id="1969700402">
      <w:bodyDiv w:val="1"/>
      <w:marLeft w:val="0"/>
      <w:marRight w:val="0"/>
      <w:marTop w:val="0"/>
      <w:marBottom w:val="0"/>
      <w:divBdr>
        <w:top w:val="none" w:sz="0" w:space="0" w:color="auto"/>
        <w:left w:val="none" w:sz="0" w:space="0" w:color="auto"/>
        <w:bottom w:val="none" w:sz="0" w:space="0" w:color="auto"/>
        <w:right w:val="none" w:sz="0" w:space="0" w:color="auto"/>
      </w:divBdr>
    </w:div>
    <w:div w:id="1969777519">
      <w:bodyDiv w:val="1"/>
      <w:marLeft w:val="0"/>
      <w:marRight w:val="0"/>
      <w:marTop w:val="0"/>
      <w:marBottom w:val="0"/>
      <w:divBdr>
        <w:top w:val="none" w:sz="0" w:space="0" w:color="auto"/>
        <w:left w:val="none" w:sz="0" w:space="0" w:color="auto"/>
        <w:bottom w:val="none" w:sz="0" w:space="0" w:color="auto"/>
        <w:right w:val="none" w:sz="0" w:space="0" w:color="auto"/>
      </w:divBdr>
    </w:div>
    <w:div w:id="1971282867">
      <w:bodyDiv w:val="1"/>
      <w:marLeft w:val="0"/>
      <w:marRight w:val="0"/>
      <w:marTop w:val="0"/>
      <w:marBottom w:val="0"/>
      <w:divBdr>
        <w:top w:val="none" w:sz="0" w:space="0" w:color="auto"/>
        <w:left w:val="none" w:sz="0" w:space="0" w:color="auto"/>
        <w:bottom w:val="none" w:sz="0" w:space="0" w:color="auto"/>
        <w:right w:val="none" w:sz="0" w:space="0" w:color="auto"/>
      </w:divBdr>
    </w:div>
    <w:div w:id="1972320785">
      <w:bodyDiv w:val="1"/>
      <w:marLeft w:val="0"/>
      <w:marRight w:val="0"/>
      <w:marTop w:val="0"/>
      <w:marBottom w:val="0"/>
      <w:divBdr>
        <w:top w:val="none" w:sz="0" w:space="0" w:color="auto"/>
        <w:left w:val="none" w:sz="0" w:space="0" w:color="auto"/>
        <w:bottom w:val="none" w:sz="0" w:space="0" w:color="auto"/>
        <w:right w:val="none" w:sz="0" w:space="0" w:color="auto"/>
      </w:divBdr>
    </w:div>
    <w:div w:id="1973050849">
      <w:bodyDiv w:val="1"/>
      <w:marLeft w:val="0"/>
      <w:marRight w:val="0"/>
      <w:marTop w:val="0"/>
      <w:marBottom w:val="0"/>
      <w:divBdr>
        <w:top w:val="none" w:sz="0" w:space="0" w:color="auto"/>
        <w:left w:val="none" w:sz="0" w:space="0" w:color="auto"/>
        <w:bottom w:val="none" w:sz="0" w:space="0" w:color="auto"/>
        <w:right w:val="none" w:sz="0" w:space="0" w:color="auto"/>
      </w:divBdr>
      <w:divsChild>
        <w:div w:id="20714854">
          <w:marLeft w:val="547"/>
          <w:marRight w:val="0"/>
          <w:marTop w:val="154"/>
          <w:marBottom w:val="0"/>
          <w:divBdr>
            <w:top w:val="none" w:sz="0" w:space="0" w:color="auto"/>
            <w:left w:val="none" w:sz="0" w:space="0" w:color="auto"/>
            <w:bottom w:val="none" w:sz="0" w:space="0" w:color="auto"/>
            <w:right w:val="none" w:sz="0" w:space="0" w:color="auto"/>
          </w:divBdr>
        </w:div>
        <w:div w:id="1586920415">
          <w:marLeft w:val="547"/>
          <w:marRight w:val="0"/>
          <w:marTop w:val="154"/>
          <w:marBottom w:val="0"/>
          <w:divBdr>
            <w:top w:val="none" w:sz="0" w:space="0" w:color="auto"/>
            <w:left w:val="none" w:sz="0" w:space="0" w:color="auto"/>
            <w:bottom w:val="none" w:sz="0" w:space="0" w:color="auto"/>
            <w:right w:val="none" w:sz="0" w:space="0" w:color="auto"/>
          </w:divBdr>
        </w:div>
        <w:div w:id="1736588869">
          <w:marLeft w:val="547"/>
          <w:marRight w:val="0"/>
          <w:marTop w:val="154"/>
          <w:marBottom w:val="0"/>
          <w:divBdr>
            <w:top w:val="none" w:sz="0" w:space="0" w:color="auto"/>
            <w:left w:val="none" w:sz="0" w:space="0" w:color="auto"/>
            <w:bottom w:val="none" w:sz="0" w:space="0" w:color="auto"/>
            <w:right w:val="none" w:sz="0" w:space="0" w:color="auto"/>
          </w:divBdr>
        </w:div>
      </w:divsChild>
    </w:div>
    <w:div w:id="1973052694">
      <w:bodyDiv w:val="1"/>
      <w:marLeft w:val="0"/>
      <w:marRight w:val="0"/>
      <w:marTop w:val="0"/>
      <w:marBottom w:val="0"/>
      <w:divBdr>
        <w:top w:val="none" w:sz="0" w:space="0" w:color="auto"/>
        <w:left w:val="none" w:sz="0" w:space="0" w:color="auto"/>
        <w:bottom w:val="none" w:sz="0" w:space="0" w:color="auto"/>
        <w:right w:val="none" w:sz="0" w:space="0" w:color="auto"/>
      </w:divBdr>
    </w:div>
    <w:div w:id="1973897631">
      <w:bodyDiv w:val="1"/>
      <w:marLeft w:val="0"/>
      <w:marRight w:val="0"/>
      <w:marTop w:val="0"/>
      <w:marBottom w:val="0"/>
      <w:divBdr>
        <w:top w:val="none" w:sz="0" w:space="0" w:color="auto"/>
        <w:left w:val="none" w:sz="0" w:space="0" w:color="auto"/>
        <w:bottom w:val="none" w:sz="0" w:space="0" w:color="auto"/>
        <w:right w:val="none" w:sz="0" w:space="0" w:color="auto"/>
      </w:divBdr>
      <w:divsChild>
        <w:div w:id="1540901356">
          <w:marLeft w:val="0"/>
          <w:marRight w:val="0"/>
          <w:marTop w:val="0"/>
          <w:marBottom w:val="0"/>
          <w:divBdr>
            <w:top w:val="none" w:sz="0" w:space="0" w:color="auto"/>
            <w:left w:val="none" w:sz="0" w:space="0" w:color="auto"/>
            <w:bottom w:val="none" w:sz="0" w:space="0" w:color="auto"/>
            <w:right w:val="none" w:sz="0" w:space="0" w:color="auto"/>
          </w:divBdr>
        </w:div>
      </w:divsChild>
    </w:div>
    <w:div w:id="1974285839">
      <w:bodyDiv w:val="1"/>
      <w:marLeft w:val="0"/>
      <w:marRight w:val="0"/>
      <w:marTop w:val="0"/>
      <w:marBottom w:val="0"/>
      <w:divBdr>
        <w:top w:val="none" w:sz="0" w:space="0" w:color="auto"/>
        <w:left w:val="none" w:sz="0" w:space="0" w:color="auto"/>
        <w:bottom w:val="none" w:sz="0" w:space="0" w:color="auto"/>
        <w:right w:val="none" w:sz="0" w:space="0" w:color="auto"/>
      </w:divBdr>
    </w:div>
    <w:div w:id="1974748576">
      <w:bodyDiv w:val="1"/>
      <w:marLeft w:val="0"/>
      <w:marRight w:val="0"/>
      <w:marTop w:val="0"/>
      <w:marBottom w:val="0"/>
      <w:divBdr>
        <w:top w:val="none" w:sz="0" w:space="0" w:color="auto"/>
        <w:left w:val="none" w:sz="0" w:space="0" w:color="auto"/>
        <w:bottom w:val="none" w:sz="0" w:space="0" w:color="auto"/>
        <w:right w:val="none" w:sz="0" w:space="0" w:color="auto"/>
      </w:divBdr>
    </w:div>
    <w:div w:id="1975452946">
      <w:bodyDiv w:val="1"/>
      <w:marLeft w:val="0"/>
      <w:marRight w:val="0"/>
      <w:marTop w:val="0"/>
      <w:marBottom w:val="0"/>
      <w:divBdr>
        <w:top w:val="none" w:sz="0" w:space="0" w:color="auto"/>
        <w:left w:val="none" w:sz="0" w:space="0" w:color="auto"/>
        <w:bottom w:val="none" w:sz="0" w:space="0" w:color="auto"/>
        <w:right w:val="none" w:sz="0" w:space="0" w:color="auto"/>
      </w:divBdr>
    </w:div>
    <w:div w:id="1975480846">
      <w:bodyDiv w:val="1"/>
      <w:marLeft w:val="0"/>
      <w:marRight w:val="0"/>
      <w:marTop w:val="0"/>
      <w:marBottom w:val="0"/>
      <w:divBdr>
        <w:top w:val="none" w:sz="0" w:space="0" w:color="auto"/>
        <w:left w:val="none" w:sz="0" w:space="0" w:color="auto"/>
        <w:bottom w:val="none" w:sz="0" w:space="0" w:color="auto"/>
        <w:right w:val="none" w:sz="0" w:space="0" w:color="auto"/>
      </w:divBdr>
    </w:div>
    <w:div w:id="1975870120">
      <w:bodyDiv w:val="1"/>
      <w:marLeft w:val="0"/>
      <w:marRight w:val="0"/>
      <w:marTop w:val="0"/>
      <w:marBottom w:val="0"/>
      <w:divBdr>
        <w:top w:val="none" w:sz="0" w:space="0" w:color="auto"/>
        <w:left w:val="none" w:sz="0" w:space="0" w:color="auto"/>
        <w:bottom w:val="none" w:sz="0" w:space="0" w:color="auto"/>
        <w:right w:val="none" w:sz="0" w:space="0" w:color="auto"/>
      </w:divBdr>
    </w:div>
    <w:div w:id="1975941931">
      <w:bodyDiv w:val="1"/>
      <w:marLeft w:val="0"/>
      <w:marRight w:val="0"/>
      <w:marTop w:val="0"/>
      <w:marBottom w:val="0"/>
      <w:divBdr>
        <w:top w:val="none" w:sz="0" w:space="0" w:color="auto"/>
        <w:left w:val="none" w:sz="0" w:space="0" w:color="auto"/>
        <w:bottom w:val="none" w:sz="0" w:space="0" w:color="auto"/>
        <w:right w:val="none" w:sz="0" w:space="0" w:color="auto"/>
      </w:divBdr>
    </w:div>
    <w:div w:id="1976177417">
      <w:bodyDiv w:val="1"/>
      <w:marLeft w:val="0"/>
      <w:marRight w:val="0"/>
      <w:marTop w:val="0"/>
      <w:marBottom w:val="0"/>
      <w:divBdr>
        <w:top w:val="none" w:sz="0" w:space="0" w:color="auto"/>
        <w:left w:val="none" w:sz="0" w:space="0" w:color="auto"/>
        <w:bottom w:val="none" w:sz="0" w:space="0" w:color="auto"/>
        <w:right w:val="none" w:sz="0" w:space="0" w:color="auto"/>
      </w:divBdr>
      <w:divsChild>
        <w:div w:id="839472003">
          <w:marLeft w:val="0"/>
          <w:marRight w:val="0"/>
          <w:marTop w:val="0"/>
          <w:marBottom w:val="0"/>
          <w:divBdr>
            <w:top w:val="none" w:sz="0" w:space="0" w:color="auto"/>
            <w:left w:val="none" w:sz="0" w:space="0" w:color="auto"/>
            <w:bottom w:val="none" w:sz="0" w:space="0" w:color="auto"/>
            <w:right w:val="none" w:sz="0" w:space="0" w:color="auto"/>
          </w:divBdr>
          <w:divsChild>
            <w:div w:id="200350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253443">
      <w:bodyDiv w:val="1"/>
      <w:marLeft w:val="0"/>
      <w:marRight w:val="0"/>
      <w:marTop w:val="0"/>
      <w:marBottom w:val="0"/>
      <w:divBdr>
        <w:top w:val="none" w:sz="0" w:space="0" w:color="auto"/>
        <w:left w:val="none" w:sz="0" w:space="0" w:color="auto"/>
        <w:bottom w:val="none" w:sz="0" w:space="0" w:color="auto"/>
        <w:right w:val="none" w:sz="0" w:space="0" w:color="auto"/>
      </w:divBdr>
    </w:div>
    <w:div w:id="1977445480">
      <w:bodyDiv w:val="1"/>
      <w:marLeft w:val="0"/>
      <w:marRight w:val="0"/>
      <w:marTop w:val="0"/>
      <w:marBottom w:val="0"/>
      <w:divBdr>
        <w:top w:val="none" w:sz="0" w:space="0" w:color="auto"/>
        <w:left w:val="none" w:sz="0" w:space="0" w:color="auto"/>
        <w:bottom w:val="none" w:sz="0" w:space="0" w:color="auto"/>
        <w:right w:val="none" w:sz="0" w:space="0" w:color="auto"/>
      </w:divBdr>
    </w:div>
    <w:div w:id="1977953588">
      <w:bodyDiv w:val="1"/>
      <w:marLeft w:val="0"/>
      <w:marRight w:val="0"/>
      <w:marTop w:val="0"/>
      <w:marBottom w:val="0"/>
      <w:divBdr>
        <w:top w:val="none" w:sz="0" w:space="0" w:color="auto"/>
        <w:left w:val="none" w:sz="0" w:space="0" w:color="auto"/>
        <w:bottom w:val="none" w:sz="0" w:space="0" w:color="auto"/>
        <w:right w:val="none" w:sz="0" w:space="0" w:color="auto"/>
      </w:divBdr>
      <w:divsChild>
        <w:div w:id="51320331">
          <w:marLeft w:val="547"/>
          <w:marRight w:val="0"/>
          <w:marTop w:val="96"/>
          <w:marBottom w:val="0"/>
          <w:divBdr>
            <w:top w:val="none" w:sz="0" w:space="0" w:color="auto"/>
            <w:left w:val="none" w:sz="0" w:space="0" w:color="auto"/>
            <w:bottom w:val="none" w:sz="0" w:space="0" w:color="auto"/>
            <w:right w:val="none" w:sz="0" w:space="0" w:color="auto"/>
          </w:divBdr>
        </w:div>
        <w:div w:id="198516150">
          <w:marLeft w:val="2520"/>
          <w:marRight w:val="0"/>
          <w:marTop w:val="67"/>
          <w:marBottom w:val="0"/>
          <w:divBdr>
            <w:top w:val="none" w:sz="0" w:space="0" w:color="auto"/>
            <w:left w:val="none" w:sz="0" w:space="0" w:color="auto"/>
            <w:bottom w:val="none" w:sz="0" w:space="0" w:color="auto"/>
            <w:right w:val="none" w:sz="0" w:space="0" w:color="auto"/>
          </w:divBdr>
        </w:div>
        <w:div w:id="687872418">
          <w:marLeft w:val="2520"/>
          <w:marRight w:val="0"/>
          <w:marTop w:val="67"/>
          <w:marBottom w:val="0"/>
          <w:divBdr>
            <w:top w:val="none" w:sz="0" w:space="0" w:color="auto"/>
            <w:left w:val="none" w:sz="0" w:space="0" w:color="auto"/>
            <w:bottom w:val="none" w:sz="0" w:space="0" w:color="auto"/>
            <w:right w:val="none" w:sz="0" w:space="0" w:color="auto"/>
          </w:divBdr>
        </w:div>
        <w:div w:id="777872879">
          <w:marLeft w:val="2520"/>
          <w:marRight w:val="0"/>
          <w:marTop w:val="67"/>
          <w:marBottom w:val="0"/>
          <w:divBdr>
            <w:top w:val="none" w:sz="0" w:space="0" w:color="auto"/>
            <w:left w:val="none" w:sz="0" w:space="0" w:color="auto"/>
            <w:bottom w:val="none" w:sz="0" w:space="0" w:color="auto"/>
            <w:right w:val="none" w:sz="0" w:space="0" w:color="auto"/>
          </w:divBdr>
        </w:div>
        <w:div w:id="831069529">
          <w:marLeft w:val="1800"/>
          <w:marRight w:val="0"/>
          <w:marTop w:val="120"/>
          <w:marBottom w:val="0"/>
          <w:divBdr>
            <w:top w:val="none" w:sz="0" w:space="0" w:color="auto"/>
            <w:left w:val="none" w:sz="0" w:space="0" w:color="auto"/>
            <w:bottom w:val="none" w:sz="0" w:space="0" w:color="auto"/>
            <w:right w:val="none" w:sz="0" w:space="0" w:color="auto"/>
          </w:divBdr>
        </w:div>
        <w:div w:id="860170453">
          <w:marLeft w:val="2520"/>
          <w:marRight w:val="0"/>
          <w:marTop w:val="67"/>
          <w:marBottom w:val="0"/>
          <w:divBdr>
            <w:top w:val="none" w:sz="0" w:space="0" w:color="auto"/>
            <w:left w:val="none" w:sz="0" w:space="0" w:color="auto"/>
            <w:bottom w:val="none" w:sz="0" w:space="0" w:color="auto"/>
            <w:right w:val="none" w:sz="0" w:space="0" w:color="auto"/>
          </w:divBdr>
        </w:div>
        <w:div w:id="919674878">
          <w:marLeft w:val="1166"/>
          <w:marRight w:val="0"/>
          <w:marTop w:val="77"/>
          <w:marBottom w:val="0"/>
          <w:divBdr>
            <w:top w:val="none" w:sz="0" w:space="0" w:color="auto"/>
            <w:left w:val="none" w:sz="0" w:space="0" w:color="auto"/>
            <w:bottom w:val="none" w:sz="0" w:space="0" w:color="auto"/>
            <w:right w:val="none" w:sz="0" w:space="0" w:color="auto"/>
          </w:divBdr>
        </w:div>
        <w:div w:id="1431119690">
          <w:marLeft w:val="2520"/>
          <w:marRight w:val="0"/>
          <w:marTop w:val="67"/>
          <w:marBottom w:val="0"/>
          <w:divBdr>
            <w:top w:val="none" w:sz="0" w:space="0" w:color="auto"/>
            <w:left w:val="none" w:sz="0" w:space="0" w:color="auto"/>
            <w:bottom w:val="none" w:sz="0" w:space="0" w:color="auto"/>
            <w:right w:val="none" w:sz="0" w:space="0" w:color="auto"/>
          </w:divBdr>
        </w:div>
        <w:div w:id="1464152438">
          <w:marLeft w:val="2520"/>
          <w:marRight w:val="0"/>
          <w:marTop w:val="67"/>
          <w:marBottom w:val="0"/>
          <w:divBdr>
            <w:top w:val="none" w:sz="0" w:space="0" w:color="auto"/>
            <w:left w:val="none" w:sz="0" w:space="0" w:color="auto"/>
            <w:bottom w:val="none" w:sz="0" w:space="0" w:color="auto"/>
            <w:right w:val="none" w:sz="0" w:space="0" w:color="auto"/>
          </w:divBdr>
        </w:div>
        <w:div w:id="1530337624">
          <w:marLeft w:val="1166"/>
          <w:marRight w:val="0"/>
          <w:marTop w:val="77"/>
          <w:marBottom w:val="0"/>
          <w:divBdr>
            <w:top w:val="none" w:sz="0" w:space="0" w:color="auto"/>
            <w:left w:val="none" w:sz="0" w:space="0" w:color="auto"/>
            <w:bottom w:val="none" w:sz="0" w:space="0" w:color="auto"/>
            <w:right w:val="none" w:sz="0" w:space="0" w:color="auto"/>
          </w:divBdr>
        </w:div>
        <w:div w:id="1624195328">
          <w:marLeft w:val="1166"/>
          <w:marRight w:val="0"/>
          <w:marTop w:val="120"/>
          <w:marBottom w:val="0"/>
          <w:divBdr>
            <w:top w:val="none" w:sz="0" w:space="0" w:color="auto"/>
            <w:left w:val="none" w:sz="0" w:space="0" w:color="auto"/>
            <w:bottom w:val="none" w:sz="0" w:space="0" w:color="auto"/>
            <w:right w:val="none" w:sz="0" w:space="0" w:color="auto"/>
          </w:divBdr>
        </w:div>
        <w:div w:id="1796175951">
          <w:marLeft w:val="547"/>
          <w:marRight w:val="0"/>
          <w:marTop w:val="120"/>
          <w:marBottom w:val="0"/>
          <w:divBdr>
            <w:top w:val="none" w:sz="0" w:space="0" w:color="auto"/>
            <w:left w:val="none" w:sz="0" w:space="0" w:color="auto"/>
            <w:bottom w:val="none" w:sz="0" w:space="0" w:color="auto"/>
            <w:right w:val="none" w:sz="0" w:space="0" w:color="auto"/>
          </w:divBdr>
        </w:div>
        <w:div w:id="2014645265">
          <w:marLeft w:val="1166"/>
          <w:marRight w:val="0"/>
          <w:marTop w:val="77"/>
          <w:marBottom w:val="0"/>
          <w:divBdr>
            <w:top w:val="none" w:sz="0" w:space="0" w:color="auto"/>
            <w:left w:val="none" w:sz="0" w:space="0" w:color="auto"/>
            <w:bottom w:val="none" w:sz="0" w:space="0" w:color="auto"/>
            <w:right w:val="none" w:sz="0" w:space="0" w:color="auto"/>
          </w:divBdr>
        </w:div>
      </w:divsChild>
    </w:div>
    <w:div w:id="1978149154">
      <w:bodyDiv w:val="1"/>
      <w:marLeft w:val="0"/>
      <w:marRight w:val="0"/>
      <w:marTop w:val="0"/>
      <w:marBottom w:val="0"/>
      <w:divBdr>
        <w:top w:val="none" w:sz="0" w:space="0" w:color="auto"/>
        <w:left w:val="none" w:sz="0" w:space="0" w:color="auto"/>
        <w:bottom w:val="none" w:sz="0" w:space="0" w:color="auto"/>
        <w:right w:val="none" w:sz="0" w:space="0" w:color="auto"/>
      </w:divBdr>
    </w:div>
    <w:div w:id="1978415219">
      <w:bodyDiv w:val="1"/>
      <w:marLeft w:val="0"/>
      <w:marRight w:val="0"/>
      <w:marTop w:val="0"/>
      <w:marBottom w:val="0"/>
      <w:divBdr>
        <w:top w:val="none" w:sz="0" w:space="0" w:color="auto"/>
        <w:left w:val="none" w:sz="0" w:space="0" w:color="auto"/>
        <w:bottom w:val="none" w:sz="0" w:space="0" w:color="auto"/>
        <w:right w:val="none" w:sz="0" w:space="0" w:color="auto"/>
      </w:divBdr>
    </w:div>
    <w:div w:id="1979341048">
      <w:bodyDiv w:val="1"/>
      <w:marLeft w:val="0"/>
      <w:marRight w:val="0"/>
      <w:marTop w:val="0"/>
      <w:marBottom w:val="0"/>
      <w:divBdr>
        <w:top w:val="none" w:sz="0" w:space="0" w:color="auto"/>
        <w:left w:val="none" w:sz="0" w:space="0" w:color="auto"/>
        <w:bottom w:val="none" w:sz="0" w:space="0" w:color="auto"/>
        <w:right w:val="none" w:sz="0" w:space="0" w:color="auto"/>
      </w:divBdr>
    </w:div>
    <w:div w:id="1980454231">
      <w:bodyDiv w:val="1"/>
      <w:marLeft w:val="0"/>
      <w:marRight w:val="0"/>
      <w:marTop w:val="0"/>
      <w:marBottom w:val="0"/>
      <w:divBdr>
        <w:top w:val="none" w:sz="0" w:space="0" w:color="auto"/>
        <w:left w:val="none" w:sz="0" w:space="0" w:color="auto"/>
        <w:bottom w:val="none" w:sz="0" w:space="0" w:color="auto"/>
        <w:right w:val="none" w:sz="0" w:space="0" w:color="auto"/>
      </w:divBdr>
    </w:div>
    <w:div w:id="1980574745">
      <w:bodyDiv w:val="1"/>
      <w:marLeft w:val="0"/>
      <w:marRight w:val="0"/>
      <w:marTop w:val="0"/>
      <w:marBottom w:val="0"/>
      <w:divBdr>
        <w:top w:val="none" w:sz="0" w:space="0" w:color="auto"/>
        <w:left w:val="none" w:sz="0" w:space="0" w:color="auto"/>
        <w:bottom w:val="none" w:sz="0" w:space="0" w:color="auto"/>
        <w:right w:val="none" w:sz="0" w:space="0" w:color="auto"/>
      </w:divBdr>
    </w:div>
    <w:div w:id="1980987079">
      <w:bodyDiv w:val="1"/>
      <w:marLeft w:val="0"/>
      <w:marRight w:val="0"/>
      <w:marTop w:val="0"/>
      <w:marBottom w:val="0"/>
      <w:divBdr>
        <w:top w:val="none" w:sz="0" w:space="0" w:color="auto"/>
        <w:left w:val="none" w:sz="0" w:space="0" w:color="auto"/>
        <w:bottom w:val="none" w:sz="0" w:space="0" w:color="auto"/>
        <w:right w:val="none" w:sz="0" w:space="0" w:color="auto"/>
      </w:divBdr>
    </w:div>
    <w:div w:id="1981302765">
      <w:bodyDiv w:val="1"/>
      <w:marLeft w:val="0"/>
      <w:marRight w:val="0"/>
      <w:marTop w:val="0"/>
      <w:marBottom w:val="0"/>
      <w:divBdr>
        <w:top w:val="none" w:sz="0" w:space="0" w:color="auto"/>
        <w:left w:val="none" w:sz="0" w:space="0" w:color="auto"/>
        <w:bottom w:val="none" w:sz="0" w:space="0" w:color="auto"/>
        <w:right w:val="none" w:sz="0" w:space="0" w:color="auto"/>
      </w:divBdr>
      <w:divsChild>
        <w:div w:id="193733485">
          <w:marLeft w:val="547"/>
          <w:marRight w:val="0"/>
          <w:marTop w:val="96"/>
          <w:marBottom w:val="0"/>
          <w:divBdr>
            <w:top w:val="none" w:sz="0" w:space="0" w:color="auto"/>
            <w:left w:val="none" w:sz="0" w:space="0" w:color="auto"/>
            <w:bottom w:val="none" w:sz="0" w:space="0" w:color="auto"/>
            <w:right w:val="none" w:sz="0" w:space="0" w:color="auto"/>
          </w:divBdr>
        </w:div>
        <w:div w:id="997804240">
          <w:marLeft w:val="547"/>
          <w:marRight w:val="0"/>
          <w:marTop w:val="96"/>
          <w:marBottom w:val="0"/>
          <w:divBdr>
            <w:top w:val="none" w:sz="0" w:space="0" w:color="auto"/>
            <w:left w:val="none" w:sz="0" w:space="0" w:color="auto"/>
            <w:bottom w:val="none" w:sz="0" w:space="0" w:color="auto"/>
            <w:right w:val="none" w:sz="0" w:space="0" w:color="auto"/>
          </w:divBdr>
        </w:div>
        <w:div w:id="1134374514">
          <w:marLeft w:val="547"/>
          <w:marRight w:val="0"/>
          <w:marTop w:val="96"/>
          <w:marBottom w:val="0"/>
          <w:divBdr>
            <w:top w:val="none" w:sz="0" w:space="0" w:color="auto"/>
            <w:left w:val="none" w:sz="0" w:space="0" w:color="auto"/>
            <w:bottom w:val="none" w:sz="0" w:space="0" w:color="auto"/>
            <w:right w:val="none" w:sz="0" w:space="0" w:color="auto"/>
          </w:divBdr>
        </w:div>
        <w:div w:id="1854370690">
          <w:marLeft w:val="547"/>
          <w:marRight w:val="0"/>
          <w:marTop w:val="96"/>
          <w:marBottom w:val="0"/>
          <w:divBdr>
            <w:top w:val="none" w:sz="0" w:space="0" w:color="auto"/>
            <w:left w:val="none" w:sz="0" w:space="0" w:color="auto"/>
            <w:bottom w:val="none" w:sz="0" w:space="0" w:color="auto"/>
            <w:right w:val="none" w:sz="0" w:space="0" w:color="auto"/>
          </w:divBdr>
        </w:div>
      </w:divsChild>
    </w:div>
    <w:div w:id="1981423174">
      <w:bodyDiv w:val="1"/>
      <w:marLeft w:val="0"/>
      <w:marRight w:val="0"/>
      <w:marTop w:val="0"/>
      <w:marBottom w:val="0"/>
      <w:divBdr>
        <w:top w:val="none" w:sz="0" w:space="0" w:color="auto"/>
        <w:left w:val="none" w:sz="0" w:space="0" w:color="auto"/>
        <w:bottom w:val="none" w:sz="0" w:space="0" w:color="auto"/>
        <w:right w:val="none" w:sz="0" w:space="0" w:color="auto"/>
      </w:divBdr>
    </w:div>
    <w:div w:id="1981568892">
      <w:bodyDiv w:val="1"/>
      <w:marLeft w:val="0"/>
      <w:marRight w:val="0"/>
      <w:marTop w:val="0"/>
      <w:marBottom w:val="0"/>
      <w:divBdr>
        <w:top w:val="none" w:sz="0" w:space="0" w:color="auto"/>
        <w:left w:val="none" w:sz="0" w:space="0" w:color="auto"/>
        <w:bottom w:val="none" w:sz="0" w:space="0" w:color="auto"/>
        <w:right w:val="none" w:sz="0" w:space="0" w:color="auto"/>
      </w:divBdr>
    </w:div>
    <w:div w:id="1982035457">
      <w:bodyDiv w:val="1"/>
      <w:marLeft w:val="0"/>
      <w:marRight w:val="0"/>
      <w:marTop w:val="0"/>
      <w:marBottom w:val="0"/>
      <w:divBdr>
        <w:top w:val="none" w:sz="0" w:space="0" w:color="auto"/>
        <w:left w:val="none" w:sz="0" w:space="0" w:color="auto"/>
        <w:bottom w:val="none" w:sz="0" w:space="0" w:color="auto"/>
        <w:right w:val="none" w:sz="0" w:space="0" w:color="auto"/>
      </w:divBdr>
    </w:div>
    <w:div w:id="1983197172">
      <w:bodyDiv w:val="1"/>
      <w:marLeft w:val="0"/>
      <w:marRight w:val="0"/>
      <w:marTop w:val="0"/>
      <w:marBottom w:val="0"/>
      <w:divBdr>
        <w:top w:val="none" w:sz="0" w:space="0" w:color="auto"/>
        <w:left w:val="none" w:sz="0" w:space="0" w:color="auto"/>
        <w:bottom w:val="none" w:sz="0" w:space="0" w:color="auto"/>
        <w:right w:val="none" w:sz="0" w:space="0" w:color="auto"/>
      </w:divBdr>
    </w:div>
    <w:div w:id="1986086326">
      <w:bodyDiv w:val="1"/>
      <w:marLeft w:val="0"/>
      <w:marRight w:val="0"/>
      <w:marTop w:val="0"/>
      <w:marBottom w:val="0"/>
      <w:divBdr>
        <w:top w:val="none" w:sz="0" w:space="0" w:color="auto"/>
        <w:left w:val="none" w:sz="0" w:space="0" w:color="auto"/>
        <w:bottom w:val="none" w:sz="0" w:space="0" w:color="auto"/>
        <w:right w:val="none" w:sz="0" w:space="0" w:color="auto"/>
      </w:divBdr>
      <w:divsChild>
        <w:div w:id="46148898">
          <w:marLeft w:val="1166"/>
          <w:marRight w:val="0"/>
          <w:marTop w:val="115"/>
          <w:marBottom w:val="0"/>
          <w:divBdr>
            <w:top w:val="none" w:sz="0" w:space="0" w:color="auto"/>
            <w:left w:val="none" w:sz="0" w:space="0" w:color="auto"/>
            <w:bottom w:val="none" w:sz="0" w:space="0" w:color="auto"/>
            <w:right w:val="none" w:sz="0" w:space="0" w:color="auto"/>
          </w:divBdr>
        </w:div>
        <w:div w:id="244416202">
          <w:marLeft w:val="547"/>
          <w:marRight w:val="0"/>
          <w:marTop w:val="134"/>
          <w:marBottom w:val="0"/>
          <w:divBdr>
            <w:top w:val="none" w:sz="0" w:space="0" w:color="auto"/>
            <w:left w:val="none" w:sz="0" w:space="0" w:color="auto"/>
            <w:bottom w:val="none" w:sz="0" w:space="0" w:color="auto"/>
            <w:right w:val="none" w:sz="0" w:space="0" w:color="auto"/>
          </w:divBdr>
        </w:div>
        <w:div w:id="445467139">
          <w:marLeft w:val="1166"/>
          <w:marRight w:val="0"/>
          <w:marTop w:val="115"/>
          <w:marBottom w:val="0"/>
          <w:divBdr>
            <w:top w:val="none" w:sz="0" w:space="0" w:color="auto"/>
            <w:left w:val="none" w:sz="0" w:space="0" w:color="auto"/>
            <w:bottom w:val="none" w:sz="0" w:space="0" w:color="auto"/>
            <w:right w:val="none" w:sz="0" w:space="0" w:color="auto"/>
          </w:divBdr>
        </w:div>
      </w:divsChild>
    </w:div>
    <w:div w:id="1986473717">
      <w:bodyDiv w:val="1"/>
      <w:marLeft w:val="0"/>
      <w:marRight w:val="0"/>
      <w:marTop w:val="0"/>
      <w:marBottom w:val="0"/>
      <w:divBdr>
        <w:top w:val="none" w:sz="0" w:space="0" w:color="auto"/>
        <w:left w:val="none" w:sz="0" w:space="0" w:color="auto"/>
        <w:bottom w:val="none" w:sz="0" w:space="0" w:color="auto"/>
        <w:right w:val="none" w:sz="0" w:space="0" w:color="auto"/>
      </w:divBdr>
    </w:div>
    <w:div w:id="1986659497">
      <w:bodyDiv w:val="1"/>
      <w:marLeft w:val="0"/>
      <w:marRight w:val="0"/>
      <w:marTop w:val="0"/>
      <w:marBottom w:val="0"/>
      <w:divBdr>
        <w:top w:val="none" w:sz="0" w:space="0" w:color="auto"/>
        <w:left w:val="none" w:sz="0" w:space="0" w:color="auto"/>
        <w:bottom w:val="none" w:sz="0" w:space="0" w:color="auto"/>
        <w:right w:val="none" w:sz="0" w:space="0" w:color="auto"/>
      </w:divBdr>
    </w:div>
    <w:div w:id="1987202212">
      <w:bodyDiv w:val="1"/>
      <w:marLeft w:val="0"/>
      <w:marRight w:val="0"/>
      <w:marTop w:val="0"/>
      <w:marBottom w:val="0"/>
      <w:divBdr>
        <w:top w:val="none" w:sz="0" w:space="0" w:color="auto"/>
        <w:left w:val="none" w:sz="0" w:space="0" w:color="auto"/>
        <w:bottom w:val="none" w:sz="0" w:space="0" w:color="auto"/>
        <w:right w:val="none" w:sz="0" w:space="0" w:color="auto"/>
      </w:divBdr>
    </w:div>
    <w:div w:id="1987277677">
      <w:bodyDiv w:val="1"/>
      <w:marLeft w:val="0"/>
      <w:marRight w:val="0"/>
      <w:marTop w:val="0"/>
      <w:marBottom w:val="0"/>
      <w:divBdr>
        <w:top w:val="none" w:sz="0" w:space="0" w:color="auto"/>
        <w:left w:val="none" w:sz="0" w:space="0" w:color="auto"/>
        <w:bottom w:val="none" w:sz="0" w:space="0" w:color="auto"/>
        <w:right w:val="none" w:sz="0" w:space="0" w:color="auto"/>
      </w:divBdr>
    </w:div>
    <w:div w:id="1987541192">
      <w:bodyDiv w:val="1"/>
      <w:marLeft w:val="0"/>
      <w:marRight w:val="0"/>
      <w:marTop w:val="0"/>
      <w:marBottom w:val="0"/>
      <w:divBdr>
        <w:top w:val="none" w:sz="0" w:space="0" w:color="auto"/>
        <w:left w:val="none" w:sz="0" w:space="0" w:color="auto"/>
        <w:bottom w:val="none" w:sz="0" w:space="0" w:color="auto"/>
        <w:right w:val="none" w:sz="0" w:space="0" w:color="auto"/>
      </w:divBdr>
    </w:div>
    <w:div w:id="1987780791">
      <w:bodyDiv w:val="1"/>
      <w:marLeft w:val="0"/>
      <w:marRight w:val="0"/>
      <w:marTop w:val="0"/>
      <w:marBottom w:val="0"/>
      <w:divBdr>
        <w:top w:val="none" w:sz="0" w:space="0" w:color="auto"/>
        <w:left w:val="none" w:sz="0" w:space="0" w:color="auto"/>
        <w:bottom w:val="none" w:sz="0" w:space="0" w:color="auto"/>
        <w:right w:val="none" w:sz="0" w:space="0" w:color="auto"/>
      </w:divBdr>
    </w:div>
    <w:div w:id="1989241849">
      <w:bodyDiv w:val="1"/>
      <w:marLeft w:val="0"/>
      <w:marRight w:val="0"/>
      <w:marTop w:val="0"/>
      <w:marBottom w:val="0"/>
      <w:divBdr>
        <w:top w:val="none" w:sz="0" w:space="0" w:color="auto"/>
        <w:left w:val="none" w:sz="0" w:space="0" w:color="auto"/>
        <w:bottom w:val="none" w:sz="0" w:space="0" w:color="auto"/>
        <w:right w:val="none" w:sz="0" w:space="0" w:color="auto"/>
      </w:divBdr>
      <w:divsChild>
        <w:div w:id="247470556">
          <w:marLeft w:val="547"/>
          <w:marRight w:val="0"/>
          <w:marTop w:val="106"/>
          <w:marBottom w:val="0"/>
          <w:divBdr>
            <w:top w:val="none" w:sz="0" w:space="0" w:color="auto"/>
            <w:left w:val="none" w:sz="0" w:space="0" w:color="auto"/>
            <w:bottom w:val="none" w:sz="0" w:space="0" w:color="auto"/>
            <w:right w:val="none" w:sz="0" w:space="0" w:color="auto"/>
          </w:divBdr>
        </w:div>
        <w:div w:id="1602757868">
          <w:marLeft w:val="547"/>
          <w:marRight w:val="0"/>
          <w:marTop w:val="106"/>
          <w:marBottom w:val="0"/>
          <w:divBdr>
            <w:top w:val="none" w:sz="0" w:space="0" w:color="auto"/>
            <w:left w:val="none" w:sz="0" w:space="0" w:color="auto"/>
            <w:bottom w:val="none" w:sz="0" w:space="0" w:color="auto"/>
            <w:right w:val="none" w:sz="0" w:space="0" w:color="auto"/>
          </w:divBdr>
        </w:div>
        <w:div w:id="2100102874">
          <w:marLeft w:val="547"/>
          <w:marRight w:val="0"/>
          <w:marTop w:val="106"/>
          <w:marBottom w:val="0"/>
          <w:divBdr>
            <w:top w:val="none" w:sz="0" w:space="0" w:color="auto"/>
            <w:left w:val="none" w:sz="0" w:space="0" w:color="auto"/>
            <w:bottom w:val="none" w:sz="0" w:space="0" w:color="auto"/>
            <w:right w:val="none" w:sz="0" w:space="0" w:color="auto"/>
          </w:divBdr>
        </w:div>
      </w:divsChild>
    </w:div>
    <w:div w:id="1989548316">
      <w:bodyDiv w:val="1"/>
      <w:marLeft w:val="0"/>
      <w:marRight w:val="0"/>
      <w:marTop w:val="0"/>
      <w:marBottom w:val="0"/>
      <w:divBdr>
        <w:top w:val="none" w:sz="0" w:space="0" w:color="auto"/>
        <w:left w:val="none" w:sz="0" w:space="0" w:color="auto"/>
        <w:bottom w:val="none" w:sz="0" w:space="0" w:color="auto"/>
        <w:right w:val="none" w:sz="0" w:space="0" w:color="auto"/>
      </w:divBdr>
    </w:div>
    <w:div w:id="1990085687">
      <w:bodyDiv w:val="1"/>
      <w:marLeft w:val="0"/>
      <w:marRight w:val="0"/>
      <w:marTop w:val="0"/>
      <w:marBottom w:val="0"/>
      <w:divBdr>
        <w:top w:val="none" w:sz="0" w:space="0" w:color="auto"/>
        <w:left w:val="none" w:sz="0" w:space="0" w:color="auto"/>
        <w:bottom w:val="none" w:sz="0" w:space="0" w:color="auto"/>
        <w:right w:val="none" w:sz="0" w:space="0" w:color="auto"/>
      </w:divBdr>
    </w:div>
    <w:div w:id="1990160934">
      <w:bodyDiv w:val="1"/>
      <w:marLeft w:val="0"/>
      <w:marRight w:val="0"/>
      <w:marTop w:val="0"/>
      <w:marBottom w:val="0"/>
      <w:divBdr>
        <w:top w:val="none" w:sz="0" w:space="0" w:color="auto"/>
        <w:left w:val="none" w:sz="0" w:space="0" w:color="auto"/>
        <w:bottom w:val="none" w:sz="0" w:space="0" w:color="auto"/>
        <w:right w:val="none" w:sz="0" w:space="0" w:color="auto"/>
      </w:divBdr>
      <w:divsChild>
        <w:div w:id="274294496">
          <w:marLeft w:val="547"/>
          <w:marRight w:val="0"/>
          <w:marTop w:val="134"/>
          <w:marBottom w:val="0"/>
          <w:divBdr>
            <w:top w:val="none" w:sz="0" w:space="0" w:color="auto"/>
            <w:left w:val="none" w:sz="0" w:space="0" w:color="auto"/>
            <w:bottom w:val="none" w:sz="0" w:space="0" w:color="auto"/>
            <w:right w:val="none" w:sz="0" w:space="0" w:color="auto"/>
          </w:divBdr>
        </w:div>
        <w:div w:id="389622158">
          <w:marLeft w:val="547"/>
          <w:marRight w:val="0"/>
          <w:marTop w:val="134"/>
          <w:marBottom w:val="0"/>
          <w:divBdr>
            <w:top w:val="none" w:sz="0" w:space="0" w:color="auto"/>
            <w:left w:val="none" w:sz="0" w:space="0" w:color="auto"/>
            <w:bottom w:val="none" w:sz="0" w:space="0" w:color="auto"/>
            <w:right w:val="none" w:sz="0" w:space="0" w:color="auto"/>
          </w:divBdr>
        </w:div>
        <w:div w:id="479158208">
          <w:marLeft w:val="1166"/>
          <w:marRight w:val="0"/>
          <w:marTop w:val="115"/>
          <w:marBottom w:val="0"/>
          <w:divBdr>
            <w:top w:val="none" w:sz="0" w:space="0" w:color="auto"/>
            <w:left w:val="none" w:sz="0" w:space="0" w:color="auto"/>
            <w:bottom w:val="none" w:sz="0" w:space="0" w:color="auto"/>
            <w:right w:val="none" w:sz="0" w:space="0" w:color="auto"/>
          </w:divBdr>
        </w:div>
        <w:div w:id="679161935">
          <w:marLeft w:val="1800"/>
          <w:marRight w:val="0"/>
          <w:marTop w:val="96"/>
          <w:marBottom w:val="0"/>
          <w:divBdr>
            <w:top w:val="none" w:sz="0" w:space="0" w:color="auto"/>
            <w:left w:val="none" w:sz="0" w:space="0" w:color="auto"/>
            <w:bottom w:val="none" w:sz="0" w:space="0" w:color="auto"/>
            <w:right w:val="none" w:sz="0" w:space="0" w:color="auto"/>
          </w:divBdr>
        </w:div>
        <w:div w:id="774979839">
          <w:marLeft w:val="1166"/>
          <w:marRight w:val="0"/>
          <w:marTop w:val="115"/>
          <w:marBottom w:val="0"/>
          <w:divBdr>
            <w:top w:val="none" w:sz="0" w:space="0" w:color="auto"/>
            <w:left w:val="none" w:sz="0" w:space="0" w:color="auto"/>
            <w:bottom w:val="none" w:sz="0" w:space="0" w:color="auto"/>
            <w:right w:val="none" w:sz="0" w:space="0" w:color="auto"/>
          </w:divBdr>
        </w:div>
        <w:div w:id="1466504489">
          <w:marLeft w:val="1166"/>
          <w:marRight w:val="0"/>
          <w:marTop w:val="115"/>
          <w:marBottom w:val="0"/>
          <w:divBdr>
            <w:top w:val="none" w:sz="0" w:space="0" w:color="auto"/>
            <w:left w:val="none" w:sz="0" w:space="0" w:color="auto"/>
            <w:bottom w:val="none" w:sz="0" w:space="0" w:color="auto"/>
            <w:right w:val="none" w:sz="0" w:space="0" w:color="auto"/>
          </w:divBdr>
        </w:div>
        <w:div w:id="2027360824">
          <w:marLeft w:val="1800"/>
          <w:marRight w:val="0"/>
          <w:marTop w:val="96"/>
          <w:marBottom w:val="0"/>
          <w:divBdr>
            <w:top w:val="none" w:sz="0" w:space="0" w:color="auto"/>
            <w:left w:val="none" w:sz="0" w:space="0" w:color="auto"/>
            <w:bottom w:val="none" w:sz="0" w:space="0" w:color="auto"/>
            <w:right w:val="none" w:sz="0" w:space="0" w:color="auto"/>
          </w:divBdr>
        </w:div>
      </w:divsChild>
    </w:div>
    <w:div w:id="1990936627">
      <w:bodyDiv w:val="1"/>
      <w:marLeft w:val="0"/>
      <w:marRight w:val="0"/>
      <w:marTop w:val="0"/>
      <w:marBottom w:val="0"/>
      <w:divBdr>
        <w:top w:val="none" w:sz="0" w:space="0" w:color="auto"/>
        <w:left w:val="none" w:sz="0" w:space="0" w:color="auto"/>
        <w:bottom w:val="none" w:sz="0" w:space="0" w:color="auto"/>
        <w:right w:val="none" w:sz="0" w:space="0" w:color="auto"/>
      </w:divBdr>
      <w:divsChild>
        <w:div w:id="290984401">
          <w:marLeft w:val="1166"/>
          <w:marRight w:val="0"/>
          <w:marTop w:val="96"/>
          <w:marBottom w:val="120"/>
          <w:divBdr>
            <w:top w:val="none" w:sz="0" w:space="0" w:color="auto"/>
            <w:left w:val="none" w:sz="0" w:space="0" w:color="auto"/>
            <w:bottom w:val="none" w:sz="0" w:space="0" w:color="auto"/>
            <w:right w:val="none" w:sz="0" w:space="0" w:color="auto"/>
          </w:divBdr>
        </w:div>
        <w:div w:id="1046174633">
          <w:marLeft w:val="547"/>
          <w:marRight w:val="0"/>
          <w:marTop w:val="115"/>
          <w:marBottom w:val="120"/>
          <w:divBdr>
            <w:top w:val="none" w:sz="0" w:space="0" w:color="auto"/>
            <w:left w:val="none" w:sz="0" w:space="0" w:color="auto"/>
            <w:bottom w:val="none" w:sz="0" w:space="0" w:color="auto"/>
            <w:right w:val="none" w:sz="0" w:space="0" w:color="auto"/>
          </w:divBdr>
        </w:div>
        <w:div w:id="1108281158">
          <w:marLeft w:val="547"/>
          <w:marRight w:val="0"/>
          <w:marTop w:val="115"/>
          <w:marBottom w:val="120"/>
          <w:divBdr>
            <w:top w:val="none" w:sz="0" w:space="0" w:color="auto"/>
            <w:left w:val="none" w:sz="0" w:space="0" w:color="auto"/>
            <w:bottom w:val="none" w:sz="0" w:space="0" w:color="auto"/>
            <w:right w:val="none" w:sz="0" w:space="0" w:color="auto"/>
          </w:divBdr>
        </w:div>
        <w:div w:id="1153182983">
          <w:marLeft w:val="1166"/>
          <w:marRight w:val="0"/>
          <w:marTop w:val="96"/>
          <w:marBottom w:val="120"/>
          <w:divBdr>
            <w:top w:val="none" w:sz="0" w:space="0" w:color="auto"/>
            <w:left w:val="none" w:sz="0" w:space="0" w:color="auto"/>
            <w:bottom w:val="none" w:sz="0" w:space="0" w:color="auto"/>
            <w:right w:val="none" w:sz="0" w:space="0" w:color="auto"/>
          </w:divBdr>
        </w:div>
        <w:div w:id="1671323735">
          <w:marLeft w:val="1166"/>
          <w:marRight w:val="0"/>
          <w:marTop w:val="96"/>
          <w:marBottom w:val="120"/>
          <w:divBdr>
            <w:top w:val="none" w:sz="0" w:space="0" w:color="auto"/>
            <w:left w:val="none" w:sz="0" w:space="0" w:color="auto"/>
            <w:bottom w:val="none" w:sz="0" w:space="0" w:color="auto"/>
            <w:right w:val="none" w:sz="0" w:space="0" w:color="auto"/>
          </w:divBdr>
        </w:div>
      </w:divsChild>
    </w:div>
    <w:div w:id="1991253244">
      <w:bodyDiv w:val="1"/>
      <w:marLeft w:val="0"/>
      <w:marRight w:val="0"/>
      <w:marTop w:val="0"/>
      <w:marBottom w:val="0"/>
      <w:divBdr>
        <w:top w:val="none" w:sz="0" w:space="0" w:color="auto"/>
        <w:left w:val="none" w:sz="0" w:space="0" w:color="auto"/>
        <w:bottom w:val="none" w:sz="0" w:space="0" w:color="auto"/>
        <w:right w:val="none" w:sz="0" w:space="0" w:color="auto"/>
      </w:divBdr>
    </w:div>
    <w:div w:id="1992294570">
      <w:bodyDiv w:val="1"/>
      <w:marLeft w:val="0"/>
      <w:marRight w:val="0"/>
      <w:marTop w:val="0"/>
      <w:marBottom w:val="0"/>
      <w:divBdr>
        <w:top w:val="none" w:sz="0" w:space="0" w:color="auto"/>
        <w:left w:val="none" w:sz="0" w:space="0" w:color="auto"/>
        <w:bottom w:val="none" w:sz="0" w:space="0" w:color="auto"/>
        <w:right w:val="none" w:sz="0" w:space="0" w:color="auto"/>
      </w:divBdr>
    </w:div>
    <w:div w:id="1993169567">
      <w:bodyDiv w:val="1"/>
      <w:marLeft w:val="0"/>
      <w:marRight w:val="0"/>
      <w:marTop w:val="0"/>
      <w:marBottom w:val="0"/>
      <w:divBdr>
        <w:top w:val="none" w:sz="0" w:space="0" w:color="auto"/>
        <w:left w:val="none" w:sz="0" w:space="0" w:color="auto"/>
        <w:bottom w:val="none" w:sz="0" w:space="0" w:color="auto"/>
        <w:right w:val="none" w:sz="0" w:space="0" w:color="auto"/>
      </w:divBdr>
    </w:div>
    <w:div w:id="1993867544">
      <w:bodyDiv w:val="1"/>
      <w:marLeft w:val="0"/>
      <w:marRight w:val="0"/>
      <w:marTop w:val="0"/>
      <w:marBottom w:val="0"/>
      <w:divBdr>
        <w:top w:val="none" w:sz="0" w:space="0" w:color="auto"/>
        <w:left w:val="none" w:sz="0" w:space="0" w:color="auto"/>
        <w:bottom w:val="none" w:sz="0" w:space="0" w:color="auto"/>
        <w:right w:val="none" w:sz="0" w:space="0" w:color="auto"/>
      </w:divBdr>
    </w:div>
    <w:div w:id="1994410212">
      <w:bodyDiv w:val="1"/>
      <w:marLeft w:val="0"/>
      <w:marRight w:val="0"/>
      <w:marTop w:val="0"/>
      <w:marBottom w:val="0"/>
      <w:divBdr>
        <w:top w:val="none" w:sz="0" w:space="0" w:color="auto"/>
        <w:left w:val="none" w:sz="0" w:space="0" w:color="auto"/>
        <w:bottom w:val="none" w:sz="0" w:space="0" w:color="auto"/>
        <w:right w:val="none" w:sz="0" w:space="0" w:color="auto"/>
      </w:divBdr>
    </w:div>
    <w:div w:id="1994485433">
      <w:bodyDiv w:val="1"/>
      <w:marLeft w:val="0"/>
      <w:marRight w:val="0"/>
      <w:marTop w:val="0"/>
      <w:marBottom w:val="0"/>
      <w:divBdr>
        <w:top w:val="none" w:sz="0" w:space="0" w:color="auto"/>
        <w:left w:val="none" w:sz="0" w:space="0" w:color="auto"/>
        <w:bottom w:val="none" w:sz="0" w:space="0" w:color="auto"/>
        <w:right w:val="none" w:sz="0" w:space="0" w:color="auto"/>
      </w:divBdr>
      <w:divsChild>
        <w:div w:id="180556264">
          <w:marLeft w:val="547"/>
          <w:marRight w:val="0"/>
          <w:marTop w:val="134"/>
          <w:marBottom w:val="0"/>
          <w:divBdr>
            <w:top w:val="none" w:sz="0" w:space="0" w:color="auto"/>
            <w:left w:val="none" w:sz="0" w:space="0" w:color="auto"/>
            <w:bottom w:val="none" w:sz="0" w:space="0" w:color="auto"/>
            <w:right w:val="none" w:sz="0" w:space="0" w:color="auto"/>
          </w:divBdr>
        </w:div>
        <w:div w:id="994800645">
          <w:marLeft w:val="1166"/>
          <w:marRight w:val="0"/>
          <w:marTop w:val="115"/>
          <w:marBottom w:val="0"/>
          <w:divBdr>
            <w:top w:val="none" w:sz="0" w:space="0" w:color="auto"/>
            <w:left w:val="none" w:sz="0" w:space="0" w:color="auto"/>
            <w:bottom w:val="none" w:sz="0" w:space="0" w:color="auto"/>
            <w:right w:val="none" w:sz="0" w:space="0" w:color="auto"/>
          </w:divBdr>
        </w:div>
        <w:div w:id="1311444954">
          <w:marLeft w:val="547"/>
          <w:marRight w:val="0"/>
          <w:marTop w:val="134"/>
          <w:marBottom w:val="0"/>
          <w:divBdr>
            <w:top w:val="none" w:sz="0" w:space="0" w:color="auto"/>
            <w:left w:val="none" w:sz="0" w:space="0" w:color="auto"/>
            <w:bottom w:val="none" w:sz="0" w:space="0" w:color="auto"/>
            <w:right w:val="none" w:sz="0" w:space="0" w:color="auto"/>
          </w:divBdr>
        </w:div>
        <w:div w:id="2143307669">
          <w:marLeft w:val="1166"/>
          <w:marRight w:val="0"/>
          <w:marTop w:val="115"/>
          <w:marBottom w:val="0"/>
          <w:divBdr>
            <w:top w:val="none" w:sz="0" w:space="0" w:color="auto"/>
            <w:left w:val="none" w:sz="0" w:space="0" w:color="auto"/>
            <w:bottom w:val="none" w:sz="0" w:space="0" w:color="auto"/>
            <w:right w:val="none" w:sz="0" w:space="0" w:color="auto"/>
          </w:divBdr>
        </w:div>
      </w:divsChild>
    </w:div>
    <w:div w:id="1994525624">
      <w:bodyDiv w:val="1"/>
      <w:marLeft w:val="0"/>
      <w:marRight w:val="0"/>
      <w:marTop w:val="0"/>
      <w:marBottom w:val="0"/>
      <w:divBdr>
        <w:top w:val="none" w:sz="0" w:space="0" w:color="auto"/>
        <w:left w:val="none" w:sz="0" w:space="0" w:color="auto"/>
        <w:bottom w:val="none" w:sz="0" w:space="0" w:color="auto"/>
        <w:right w:val="none" w:sz="0" w:space="0" w:color="auto"/>
      </w:divBdr>
    </w:div>
    <w:div w:id="1994605916">
      <w:bodyDiv w:val="1"/>
      <w:marLeft w:val="0"/>
      <w:marRight w:val="0"/>
      <w:marTop w:val="0"/>
      <w:marBottom w:val="0"/>
      <w:divBdr>
        <w:top w:val="none" w:sz="0" w:space="0" w:color="auto"/>
        <w:left w:val="none" w:sz="0" w:space="0" w:color="auto"/>
        <w:bottom w:val="none" w:sz="0" w:space="0" w:color="auto"/>
        <w:right w:val="none" w:sz="0" w:space="0" w:color="auto"/>
      </w:divBdr>
    </w:div>
    <w:div w:id="1996955610">
      <w:bodyDiv w:val="1"/>
      <w:marLeft w:val="0"/>
      <w:marRight w:val="0"/>
      <w:marTop w:val="0"/>
      <w:marBottom w:val="0"/>
      <w:divBdr>
        <w:top w:val="none" w:sz="0" w:space="0" w:color="auto"/>
        <w:left w:val="none" w:sz="0" w:space="0" w:color="auto"/>
        <w:bottom w:val="none" w:sz="0" w:space="0" w:color="auto"/>
        <w:right w:val="none" w:sz="0" w:space="0" w:color="auto"/>
      </w:divBdr>
    </w:div>
    <w:div w:id="1997606380">
      <w:bodyDiv w:val="1"/>
      <w:marLeft w:val="0"/>
      <w:marRight w:val="0"/>
      <w:marTop w:val="0"/>
      <w:marBottom w:val="0"/>
      <w:divBdr>
        <w:top w:val="none" w:sz="0" w:space="0" w:color="auto"/>
        <w:left w:val="none" w:sz="0" w:space="0" w:color="auto"/>
        <w:bottom w:val="none" w:sz="0" w:space="0" w:color="auto"/>
        <w:right w:val="none" w:sz="0" w:space="0" w:color="auto"/>
      </w:divBdr>
      <w:divsChild>
        <w:div w:id="292488226">
          <w:marLeft w:val="1166"/>
          <w:marRight w:val="0"/>
          <w:marTop w:val="125"/>
          <w:marBottom w:val="0"/>
          <w:divBdr>
            <w:top w:val="none" w:sz="0" w:space="0" w:color="auto"/>
            <w:left w:val="none" w:sz="0" w:space="0" w:color="auto"/>
            <w:bottom w:val="none" w:sz="0" w:space="0" w:color="auto"/>
            <w:right w:val="none" w:sz="0" w:space="0" w:color="auto"/>
          </w:divBdr>
        </w:div>
        <w:div w:id="872305537">
          <w:marLeft w:val="547"/>
          <w:marRight w:val="0"/>
          <w:marTop w:val="144"/>
          <w:marBottom w:val="0"/>
          <w:divBdr>
            <w:top w:val="none" w:sz="0" w:space="0" w:color="auto"/>
            <w:left w:val="none" w:sz="0" w:space="0" w:color="auto"/>
            <w:bottom w:val="none" w:sz="0" w:space="0" w:color="auto"/>
            <w:right w:val="none" w:sz="0" w:space="0" w:color="auto"/>
          </w:divBdr>
        </w:div>
        <w:div w:id="1558932899">
          <w:marLeft w:val="1166"/>
          <w:marRight w:val="0"/>
          <w:marTop w:val="125"/>
          <w:marBottom w:val="0"/>
          <w:divBdr>
            <w:top w:val="none" w:sz="0" w:space="0" w:color="auto"/>
            <w:left w:val="none" w:sz="0" w:space="0" w:color="auto"/>
            <w:bottom w:val="none" w:sz="0" w:space="0" w:color="auto"/>
            <w:right w:val="none" w:sz="0" w:space="0" w:color="auto"/>
          </w:divBdr>
        </w:div>
        <w:div w:id="1616253503">
          <w:marLeft w:val="1166"/>
          <w:marRight w:val="0"/>
          <w:marTop w:val="125"/>
          <w:marBottom w:val="0"/>
          <w:divBdr>
            <w:top w:val="none" w:sz="0" w:space="0" w:color="auto"/>
            <w:left w:val="none" w:sz="0" w:space="0" w:color="auto"/>
            <w:bottom w:val="none" w:sz="0" w:space="0" w:color="auto"/>
            <w:right w:val="none" w:sz="0" w:space="0" w:color="auto"/>
          </w:divBdr>
        </w:div>
      </w:divsChild>
    </w:div>
    <w:div w:id="1997758518">
      <w:bodyDiv w:val="1"/>
      <w:marLeft w:val="0"/>
      <w:marRight w:val="0"/>
      <w:marTop w:val="0"/>
      <w:marBottom w:val="0"/>
      <w:divBdr>
        <w:top w:val="none" w:sz="0" w:space="0" w:color="auto"/>
        <w:left w:val="none" w:sz="0" w:space="0" w:color="auto"/>
        <w:bottom w:val="none" w:sz="0" w:space="0" w:color="auto"/>
        <w:right w:val="none" w:sz="0" w:space="0" w:color="auto"/>
      </w:divBdr>
    </w:div>
    <w:div w:id="1997950595">
      <w:bodyDiv w:val="1"/>
      <w:marLeft w:val="0"/>
      <w:marRight w:val="0"/>
      <w:marTop w:val="0"/>
      <w:marBottom w:val="0"/>
      <w:divBdr>
        <w:top w:val="none" w:sz="0" w:space="0" w:color="auto"/>
        <w:left w:val="none" w:sz="0" w:space="0" w:color="auto"/>
        <w:bottom w:val="none" w:sz="0" w:space="0" w:color="auto"/>
        <w:right w:val="none" w:sz="0" w:space="0" w:color="auto"/>
      </w:divBdr>
    </w:div>
    <w:div w:id="1998461293">
      <w:bodyDiv w:val="1"/>
      <w:marLeft w:val="0"/>
      <w:marRight w:val="0"/>
      <w:marTop w:val="0"/>
      <w:marBottom w:val="0"/>
      <w:divBdr>
        <w:top w:val="none" w:sz="0" w:space="0" w:color="auto"/>
        <w:left w:val="none" w:sz="0" w:space="0" w:color="auto"/>
        <w:bottom w:val="none" w:sz="0" w:space="0" w:color="auto"/>
        <w:right w:val="none" w:sz="0" w:space="0" w:color="auto"/>
      </w:divBdr>
    </w:div>
    <w:div w:id="1998727533">
      <w:bodyDiv w:val="1"/>
      <w:marLeft w:val="0"/>
      <w:marRight w:val="0"/>
      <w:marTop w:val="0"/>
      <w:marBottom w:val="0"/>
      <w:divBdr>
        <w:top w:val="none" w:sz="0" w:space="0" w:color="auto"/>
        <w:left w:val="none" w:sz="0" w:space="0" w:color="auto"/>
        <w:bottom w:val="none" w:sz="0" w:space="0" w:color="auto"/>
        <w:right w:val="none" w:sz="0" w:space="0" w:color="auto"/>
      </w:divBdr>
      <w:divsChild>
        <w:div w:id="214050373">
          <w:marLeft w:val="547"/>
          <w:marRight w:val="0"/>
          <w:marTop w:val="86"/>
          <w:marBottom w:val="0"/>
          <w:divBdr>
            <w:top w:val="none" w:sz="0" w:space="0" w:color="auto"/>
            <w:left w:val="none" w:sz="0" w:space="0" w:color="auto"/>
            <w:bottom w:val="none" w:sz="0" w:space="0" w:color="auto"/>
            <w:right w:val="none" w:sz="0" w:space="0" w:color="auto"/>
          </w:divBdr>
        </w:div>
        <w:div w:id="864831890">
          <w:marLeft w:val="547"/>
          <w:marRight w:val="0"/>
          <w:marTop w:val="86"/>
          <w:marBottom w:val="0"/>
          <w:divBdr>
            <w:top w:val="none" w:sz="0" w:space="0" w:color="auto"/>
            <w:left w:val="none" w:sz="0" w:space="0" w:color="auto"/>
            <w:bottom w:val="none" w:sz="0" w:space="0" w:color="auto"/>
            <w:right w:val="none" w:sz="0" w:space="0" w:color="auto"/>
          </w:divBdr>
        </w:div>
        <w:div w:id="1229533604">
          <w:marLeft w:val="1166"/>
          <w:marRight w:val="0"/>
          <w:marTop w:val="77"/>
          <w:marBottom w:val="0"/>
          <w:divBdr>
            <w:top w:val="none" w:sz="0" w:space="0" w:color="auto"/>
            <w:left w:val="none" w:sz="0" w:space="0" w:color="auto"/>
            <w:bottom w:val="none" w:sz="0" w:space="0" w:color="auto"/>
            <w:right w:val="none" w:sz="0" w:space="0" w:color="auto"/>
          </w:divBdr>
        </w:div>
        <w:div w:id="1639843448">
          <w:marLeft w:val="1166"/>
          <w:marRight w:val="0"/>
          <w:marTop w:val="77"/>
          <w:marBottom w:val="0"/>
          <w:divBdr>
            <w:top w:val="none" w:sz="0" w:space="0" w:color="auto"/>
            <w:left w:val="none" w:sz="0" w:space="0" w:color="auto"/>
            <w:bottom w:val="none" w:sz="0" w:space="0" w:color="auto"/>
            <w:right w:val="none" w:sz="0" w:space="0" w:color="auto"/>
          </w:divBdr>
        </w:div>
      </w:divsChild>
    </w:div>
    <w:div w:id="1999458997">
      <w:bodyDiv w:val="1"/>
      <w:marLeft w:val="0"/>
      <w:marRight w:val="0"/>
      <w:marTop w:val="0"/>
      <w:marBottom w:val="0"/>
      <w:divBdr>
        <w:top w:val="none" w:sz="0" w:space="0" w:color="auto"/>
        <w:left w:val="none" w:sz="0" w:space="0" w:color="auto"/>
        <w:bottom w:val="none" w:sz="0" w:space="0" w:color="auto"/>
        <w:right w:val="none" w:sz="0" w:space="0" w:color="auto"/>
      </w:divBdr>
    </w:div>
    <w:div w:id="1999772231">
      <w:bodyDiv w:val="1"/>
      <w:marLeft w:val="0"/>
      <w:marRight w:val="0"/>
      <w:marTop w:val="0"/>
      <w:marBottom w:val="0"/>
      <w:divBdr>
        <w:top w:val="none" w:sz="0" w:space="0" w:color="auto"/>
        <w:left w:val="none" w:sz="0" w:space="0" w:color="auto"/>
        <w:bottom w:val="none" w:sz="0" w:space="0" w:color="auto"/>
        <w:right w:val="none" w:sz="0" w:space="0" w:color="auto"/>
      </w:divBdr>
    </w:div>
    <w:div w:id="2000309350">
      <w:bodyDiv w:val="1"/>
      <w:marLeft w:val="0"/>
      <w:marRight w:val="0"/>
      <w:marTop w:val="0"/>
      <w:marBottom w:val="0"/>
      <w:divBdr>
        <w:top w:val="none" w:sz="0" w:space="0" w:color="auto"/>
        <w:left w:val="none" w:sz="0" w:space="0" w:color="auto"/>
        <w:bottom w:val="none" w:sz="0" w:space="0" w:color="auto"/>
        <w:right w:val="none" w:sz="0" w:space="0" w:color="auto"/>
      </w:divBdr>
    </w:div>
    <w:div w:id="2000846818">
      <w:bodyDiv w:val="1"/>
      <w:marLeft w:val="0"/>
      <w:marRight w:val="0"/>
      <w:marTop w:val="0"/>
      <w:marBottom w:val="0"/>
      <w:divBdr>
        <w:top w:val="none" w:sz="0" w:space="0" w:color="auto"/>
        <w:left w:val="none" w:sz="0" w:space="0" w:color="auto"/>
        <w:bottom w:val="none" w:sz="0" w:space="0" w:color="auto"/>
        <w:right w:val="none" w:sz="0" w:space="0" w:color="auto"/>
      </w:divBdr>
      <w:divsChild>
        <w:div w:id="998965948">
          <w:marLeft w:val="547"/>
          <w:marRight w:val="0"/>
          <w:marTop w:val="96"/>
          <w:marBottom w:val="0"/>
          <w:divBdr>
            <w:top w:val="none" w:sz="0" w:space="0" w:color="auto"/>
            <w:left w:val="none" w:sz="0" w:space="0" w:color="auto"/>
            <w:bottom w:val="none" w:sz="0" w:space="0" w:color="auto"/>
            <w:right w:val="none" w:sz="0" w:space="0" w:color="auto"/>
          </w:divBdr>
        </w:div>
        <w:div w:id="1249195325">
          <w:marLeft w:val="547"/>
          <w:marRight w:val="0"/>
          <w:marTop w:val="96"/>
          <w:marBottom w:val="0"/>
          <w:divBdr>
            <w:top w:val="none" w:sz="0" w:space="0" w:color="auto"/>
            <w:left w:val="none" w:sz="0" w:space="0" w:color="auto"/>
            <w:bottom w:val="none" w:sz="0" w:space="0" w:color="auto"/>
            <w:right w:val="none" w:sz="0" w:space="0" w:color="auto"/>
          </w:divBdr>
        </w:div>
        <w:div w:id="1864779368">
          <w:marLeft w:val="547"/>
          <w:marRight w:val="0"/>
          <w:marTop w:val="96"/>
          <w:marBottom w:val="0"/>
          <w:divBdr>
            <w:top w:val="none" w:sz="0" w:space="0" w:color="auto"/>
            <w:left w:val="none" w:sz="0" w:space="0" w:color="auto"/>
            <w:bottom w:val="none" w:sz="0" w:space="0" w:color="auto"/>
            <w:right w:val="none" w:sz="0" w:space="0" w:color="auto"/>
          </w:divBdr>
        </w:div>
      </w:divsChild>
    </w:div>
    <w:div w:id="2002150741">
      <w:bodyDiv w:val="1"/>
      <w:marLeft w:val="0"/>
      <w:marRight w:val="0"/>
      <w:marTop w:val="0"/>
      <w:marBottom w:val="0"/>
      <w:divBdr>
        <w:top w:val="none" w:sz="0" w:space="0" w:color="auto"/>
        <w:left w:val="none" w:sz="0" w:space="0" w:color="auto"/>
        <w:bottom w:val="none" w:sz="0" w:space="0" w:color="auto"/>
        <w:right w:val="none" w:sz="0" w:space="0" w:color="auto"/>
      </w:divBdr>
      <w:divsChild>
        <w:div w:id="194074993">
          <w:marLeft w:val="547"/>
          <w:marRight w:val="0"/>
          <w:marTop w:val="154"/>
          <w:marBottom w:val="0"/>
          <w:divBdr>
            <w:top w:val="none" w:sz="0" w:space="0" w:color="auto"/>
            <w:left w:val="none" w:sz="0" w:space="0" w:color="auto"/>
            <w:bottom w:val="none" w:sz="0" w:space="0" w:color="auto"/>
            <w:right w:val="none" w:sz="0" w:space="0" w:color="auto"/>
          </w:divBdr>
        </w:div>
        <w:div w:id="996499563">
          <w:marLeft w:val="1166"/>
          <w:marRight w:val="0"/>
          <w:marTop w:val="134"/>
          <w:marBottom w:val="0"/>
          <w:divBdr>
            <w:top w:val="none" w:sz="0" w:space="0" w:color="auto"/>
            <w:left w:val="none" w:sz="0" w:space="0" w:color="auto"/>
            <w:bottom w:val="none" w:sz="0" w:space="0" w:color="auto"/>
            <w:right w:val="none" w:sz="0" w:space="0" w:color="auto"/>
          </w:divBdr>
        </w:div>
        <w:div w:id="1404371668">
          <w:marLeft w:val="1166"/>
          <w:marRight w:val="0"/>
          <w:marTop w:val="134"/>
          <w:marBottom w:val="0"/>
          <w:divBdr>
            <w:top w:val="none" w:sz="0" w:space="0" w:color="auto"/>
            <w:left w:val="none" w:sz="0" w:space="0" w:color="auto"/>
            <w:bottom w:val="none" w:sz="0" w:space="0" w:color="auto"/>
            <w:right w:val="none" w:sz="0" w:space="0" w:color="auto"/>
          </w:divBdr>
        </w:div>
        <w:div w:id="1581478246">
          <w:marLeft w:val="1166"/>
          <w:marRight w:val="0"/>
          <w:marTop w:val="134"/>
          <w:marBottom w:val="0"/>
          <w:divBdr>
            <w:top w:val="none" w:sz="0" w:space="0" w:color="auto"/>
            <w:left w:val="none" w:sz="0" w:space="0" w:color="auto"/>
            <w:bottom w:val="none" w:sz="0" w:space="0" w:color="auto"/>
            <w:right w:val="none" w:sz="0" w:space="0" w:color="auto"/>
          </w:divBdr>
        </w:div>
      </w:divsChild>
    </w:div>
    <w:div w:id="2002157327">
      <w:bodyDiv w:val="1"/>
      <w:marLeft w:val="0"/>
      <w:marRight w:val="0"/>
      <w:marTop w:val="0"/>
      <w:marBottom w:val="0"/>
      <w:divBdr>
        <w:top w:val="none" w:sz="0" w:space="0" w:color="auto"/>
        <w:left w:val="none" w:sz="0" w:space="0" w:color="auto"/>
        <w:bottom w:val="none" w:sz="0" w:space="0" w:color="auto"/>
        <w:right w:val="none" w:sz="0" w:space="0" w:color="auto"/>
      </w:divBdr>
    </w:div>
    <w:div w:id="2002930706">
      <w:bodyDiv w:val="1"/>
      <w:marLeft w:val="0"/>
      <w:marRight w:val="0"/>
      <w:marTop w:val="0"/>
      <w:marBottom w:val="0"/>
      <w:divBdr>
        <w:top w:val="none" w:sz="0" w:space="0" w:color="auto"/>
        <w:left w:val="none" w:sz="0" w:space="0" w:color="auto"/>
        <w:bottom w:val="none" w:sz="0" w:space="0" w:color="auto"/>
        <w:right w:val="none" w:sz="0" w:space="0" w:color="auto"/>
      </w:divBdr>
    </w:div>
    <w:div w:id="2003044415">
      <w:bodyDiv w:val="1"/>
      <w:marLeft w:val="0"/>
      <w:marRight w:val="0"/>
      <w:marTop w:val="0"/>
      <w:marBottom w:val="0"/>
      <w:divBdr>
        <w:top w:val="none" w:sz="0" w:space="0" w:color="auto"/>
        <w:left w:val="none" w:sz="0" w:space="0" w:color="auto"/>
        <w:bottom w:val="none" w:sz="0" w:space="0" w:color="auto"/>
        <w:right w:val="none" w:sz="0" w:space="0" w:color="auto"/>
      </w:divBdr>
    </w:div>
    <w:div w:id="2003122900">
      <w:bodyDiv w:val="1"/>
      <w:marLeft w:val="0"/>
      <w:marRight w:val="0"/>
      <w:marTop w:val="0"/>
      <w:marBottom w:val="0"/>
      <w:divBdr>
        <w:top w:val="none" w:sz="0" w:space="0" w:color="auto"/>
        <w:left w:val="none" w:sz="0" w:space="0" w:color="auto"/>
        <w:bottom w:val="none" w:sz="0" w:space="0" w:color="auto"/>
        <w:right w:val="none" w:sz="0" w:space="0" w:color="auto"/>
      </w:divBdr>
    </w:div>
    <w:div w:id="2003192296">
      <w:bodyDiv w:val="1"/>
      <w:marLeft w:val="0"/>
      <w:marRight w:val="0"/>
      <w:marTop w:val="0"/>
      <w:marBottom w:val="0"/>
      <w:divBdr>
        <w:top w:val="none" w:sz="0" w:space="0" w:color="auto"/>
        <w:left w:val="none" w:sz="0" w:space="0" w:color="auto"/>
        <w:bottom w:val="none" w:sz="0" w:space="0" w:color="auto"/>
        <w:right w:val="none" w:sz="0" w:space="0" w:color="auto"/>
      </w:divBdr>
    </w:div>
    <w:div w:id="2003578761">
      <w:bodyDiv w:val="1"/>
      <w:marLeft w:val="0"/>
      <w:marRight w:val="0"/>
      <w:marTop w:val="0"/>
      <w:marBottom w:val="0"/>
      <w:divBdr>
        <w:top w:val="none" w:sz="0" w:space="0" w:color="auto"/>
        <w:left w:val="none" w:sz="0" w:space="0" w:color="auto"/>
        <w:bottom w:val="none" w:sz="0" w:space="0" w:color="auto"/>
        <w:right w:val="none" w:sz="0" w:space="0" w:color="auto"/>
      </w:divBdr>
      <w:divsChild>
        <w:div w:id="64760843">
          <w:marLeft w:val="1166"/>
          <w:marRight w:val="0"/>
          <w:marTop w:val="96"/>
          <w:marBottom w:val="0"/>
          <w:divBdr>
            <w:top w:val="none" w:sz="0" w:space="0" w:color="auto"/>
            <w:left w:val="none" w:sz="0" w:space="0" w:color="auto"/>
            <w:bottom w:val="none" w:sz="0" w:space="0" w:color="auto"/>
            <w:right w:val="none" w:sz="0" w:space="0" w:color="auto"/>
          </w:divBdr>
        </w:div>
        <w:div w:id="148716384">
          <w:marLeft w:val="547"/>
          <w:marRight w:val="0"/>
          <w:marTop w:val="115"/>
          <w:marBottom w:val="0"/>
          <w:divBdr>
            <w:top w:val="none" w:sz="0" w:space="0" w:color="auto"/>
            <w:left w:val="none" w:sz="0" w:space="0" w:color="auto"/>
            <w:bottom w:val="none" w:sz="0" w:space="0" w:color="auto"/>
            <w:right w:val="none" w:sz="0" w:space="0" w:color="auto"/>
          </w:divBdr>
        </w:div>
        <w:div w:id="1436245662">
          <w:marLeft w:val="1166"/>
          <w:marRight w:val="0"/>
          <w:marTop w:val="96"/>
          <w:marBottom w:val="0"/>
          <w:divBdr>
            <w:top w:val="none" w:sz="0" w:space="0" w:color="auto"/>
            <w:left w:val="none" w:sz="0" w:space="0" w:color="auto"/>
            <w:bottom w:val="none" w:sz="0" w:space="0" w:color="auto"/>
            <w:right w:val="none" w:sz="0" w:space="0" w:color="auto"/>
          </w:divBdr>
        </w:div>
      </w:divsChild>
    </w:div>
    <w:div w:id="2005744617">
      <w:bodyDiv w:val="1"/>
      <w:marLeft w:val="0"/>
      <w:marRight w:val="0"/>
      <w:marTop w:val="0"/>
      <w:marBottom w:val="0"/>
      <w:divBdr>
        <w:top w:val="none" w:sz="0" w:space="0" w:color="auto"/>
        <w:left w:val="none" w:sz="0" w:space="0" w:color="auto"/>
        <w:bottom w:val="none" w:sz="0" w:space="0" w:color="auto"/>
        <w:right w:val="none" w:sz="0" w:space="0" w:color="auto"/>
      </w:divBdr>
      <w:divsChild>
        <w:div w:id="184489700">
          <w:marLeft w:val="1166"/>
          <w:marRight w:val="0"/>
          <w:marTop w:val="106"/>
          <w:marBottom w:val="0"/>
          <w:divBdr>
            <w:top w:val="none" w:sz="0" w:space="0" w:color="auto"/>
            <w:left w:val="none" w:sz="0" w:space="0" w:color="auto"/>
            <w:bottom w:val="none" w:sz="0" w:space="0" w:color="auto"/>
            <w:right w:val="none" w:sz="0" w:space="0" w:color="auto"/>
          </w:divBdr>
        </w:div>
        <w:div w:id="715619770">
          <w:marLeft w:val="1166"/>
          <w:marRight w:val="0"/>
          <w:marTop w:val="106"/>
          <w:marBottom w:val="0"/>
          <w:divBdr>
            <w:top w:val="none" w:sz="0" w:space="0" w:color="auto"/>
            <w:left w:val="none" w:sz="0" w:space="0" w:color="auto"/>
            <w:bottom w:val="none" w:sz="0" w:space="0" w:color="auto"/>
            <w:right w:val="none" w:sz="0" w:space="0" w:color="auto"/>
          </w:divBdr>
        </w:div>
        <w:div w:id="717121423">
          <w:marLeft w:val="1166"/>
          <w:marRight w:val="0"/>
          <w:marTop w:val="106"/>
          <w:marBottom w:val="0"/>
          <w:divBdr>
            <w:top w:val="none" w:sz="0" w:space="0" w:color="auto"/>
            <w:left w:val="none" w:sz="0" w:space="0" w:color="auto"/>
            <w:bottom w:val="none" w:sz="0" w:space="0" w:color="auto"/>
            <w:right w:val="none" w:sz="0" w:space="0" w:color="auto"/>
          </w:divBdr>
        </w:div>
        <w:div w:id="802239436">
          <w:marLeft w:val="547"/>
          <w:marRight w:val="0"/>
          <w:marTop w:val="120"/>
          <w:marBottom w:val="0"/>
          <w:divBdr>
            <w:top w:val="none" w:sz="0" w:space="0" w:color="auto"/>
            <w:left w:val="none" w:sz="0" w:space="0" w:color="auto"/>
            <w:bottom w:val="none" w:sz="0" w:space="0" w:color="auto"/>
            <w:right w:val="none" w:sz="0" w:space="0" w:color="auto"/>
          </w:divBdr>
        </w:div>
        <w:div w:id="882251680">
          <w:marLeft w:val="547"/>
          <w:marRight w:val="0"/>
          <w:marTop w:val="120"/>
          <w:marBottom w:val="0"/>
          <w:divBdr>
            <w:top w:val="none" w:sz="0" w:space="0" w:color="auto"/>
            <w:left w:val="none" w:sz="0" w:space="0" w:color="auto"/>
            <w:bottom w:val="none" w:sz="0" w:space="0" w:color="auto"/>
            <w:right w:val="none" w:sz="0" w:space="0" w:color="auto"/>
          </w:divBdr>
        </w:div>
        <w:div w:id="1957176046">
          <w:marLeft w:val="1166"/>
          <w:marRight w:val="0"/>
          <w:marTop w:val="106"/>
          <w:marBottom w:val="0"/>
          <w:divBdr>
            <w:top w:val="none" w:sz="0" w:space="0" w:color="auto"/>
            <w:left w:val="none" w:sz="0" w:space="0" w:color="auto"/>
            <w:bottom w:val="none" w:sz="0" w:space="0" w:color="auto"/>
            <w:right w:val="none" w:sz="0" w:space="0" w:color="auto"/>
          </w:divBdr>
        </w:div>
        <w:div w:id="2071151909">
          <w:marLeft w:val="547"/>
          <w:marRight w:val="0"/>
          <w:marTop w:val="120"/>
          <w:marBottom w:val="0"/>
          <w:divBdr>
            <w:top w:val="none" w:sz="0" w:space="0" w:color="auto"/>
            <w:left w:val="none" w:sz="0" w:space="0" w:color="auto"/>
            <w:bottom w:val="none" w:sz="0" w:space="0" w:color="auto"/>
            <w:right w:val="none" w:sz="0" w:space="0" w:color="auto"/>
          </w:divBdr>
        </w:div>
      </w:divsChild>
    </w:div>
    <w:div w:id="2006123459">
      <w:bodyDiv w:val="1"/>
      <w:marLeft w:val="0"/>
      <w:marRight w:val="0"/>
      <w:marTop w:val="0"/>
      <w:marBottom w:val="0"/>
      <w:divBdr>
        <w:top w:val="none" w:sz="0" w:space="0" w:color="auto"/>
        <w:left w:val="none" w:sz="0" w:space="0" w:color="auto"/>
        <w:bottom w:val="none" w:sz="0" w:space="0" w:color="auto"/>
        <w:right w:val="none" w:sz="0" w:space="0" w:color="auto"/>
      </w:divBdr>
    </w:div>
    <w:div w:id="2007199218">
      <w:bodyDiv w:val="1"/>
      <w:marLeft w:val="0"/>
      <w:marRight w:val="0"/>
      <w:marTop w:val="0"/>
      <w:marBottom w:val="0"/>
      <w:divBdr>
        <w:top w:val="none" w:sz="0" w:space="0" w:color="auto"/>
        <w:left w:val="none" w:sz="0" w:space="0" w:color="auto"/>
        <w:bottom w:val="none" w:sz="0" w:space="0" w:color="auto"/>
        <w:right w:val="none" w:sz="0" w:space="0" w:color="auto"/>
      </w:divBdr>
    </w:div>
    <w:div w:id="2008358149">
      <w:bodyDiv w:val="1"/>
      <w:marLeft w:val="0"/>
      <w:marRight w:val="0"/>
      <w:marTop w:val="0"/>
      <w:marBottom w:val="0"/>
      <w:divBdr>
        <w:top w:val="none" w:sz="0" w:space="0" w:color="auto"/>
        <w:left w:val="none" w:sz="0" w:space="0" w:color="auto"/>
        <w:bottom w:val="none" w:sz="0" w:space="0" w:color="auto"/>
        <w:right w:val="none" w:sz="0" w:space="0" w:color="auto"/>
      </w:divBdr>
      <w:divsChild>
        <w:div w:id="67116077">
          <w:marLeft w:val="547"/>
          <w:marRight w:val="0"/>
          <w:marTop w:val="154"/>
          <w:marBottom w:val="0"/>
          <w:divBdr>
            <w:top w:val="none" w:sz="0" w:space="0" w:color="auto"/>
            <w:left w:val="none" w:sz="0" w:space="0" w:color="auto"/>
            <w:bottom w:val="none" w:sz="0" w:space="0" w:color="auto"/>
            <w:right w:val="none" w:sz="0" w:space="0" w:color="auto"/>
          </w:divBdr>
        </w:div>
        <w:div w:id="271597248">
          <w:marLeft w:val="1166"/>
          <w:marRight w:val="0"/>
          <w:marTop w:val="115"/>
          <w:marBottom w:val="0"/>
          <w:divBdr>
            <w:top w:val="none" w:sz="0" w:space="0" w:color="auto"/>
            <w:left w:val="none" w:sz="0" w:space="0" w:color="auto"/>
            <w:bottom w:val="none" w:sz="0" w:space="0" w:color="auto"/>
            <w:right w:val="none" w:sz="0" w:space="0" w:color="auto"/>
          </w:divBdr>
        </w:div>
      </w:divsChild>
    </w:div>
    <w:div w:id="2008511541">
      <w:bodyDiv w:val="1"/>
      <w:marLeft w:val="0"/>
      <w:marRight w:val="0"/>
      <w:marTop w:val="0"/>
      <w:marBottom w:val="0"/>
      <w:divBdr>
        <w:top w:val="none" w:sz="0" w:space="0" w:color="auto"/>
        <w:left w:val="none" w:sz="0" w:space="0" w:color="auto"/>
        <w:bottom w:val="none" w:sz="0" w:space="0" w:color="auto"/>
        <w:right w:val="none" w:sz="0" w:space="0" w:color="auto"/>
      </w:divBdr>
    </w:div>
    <w:div w:id="2009287502">
      <w:bodyDiv w:val="1"/>
      <w:marLeft w:val="0"/>
      <w:marRight w:val="0"/>
      <w:marTop w:val="0"/>
      <w:marBottom w:val="0"/>
      <w:divBdr>
        <w:top w:val="none" w:sz="0" w:space="0" w:color="auto"/>
        <w:left w:val="none" w:sz="0" w:space="0" w:color="auto"/>
        <w:bottom w:val="none" w:sz="0" w:space="0" w:color="auto"/>
        <w:right w:val="none" w:sz="0" w:space="0" w:color="auto"/>
      </w:divBdr>
    </w:div>
    <w:div w:id="2009483264">
      <w:bodyDiv w:val="1"/>
      <w:marLeft w:val="0"/>
      <w:marRight w:val="0"/>
      <w:marTop w:val="0"/>
      <w:marBottom w:val="0"/>
      <w:divBdr>
        <w:top w:val="none" w:sz="0" w:space="0" w:color="auto"/>
        <w:left w:val="none" w:sz="0" w:space="0" w:color="auto"/>
        <w:bottom w:val="none" w:sz="0" w:space="0" w:color="auto"/>
        <w:right w:val="none" w:sz="0" w:space="0" w:color="auto"/>
      </w:divBdr>
    </w:div>
    <w:div w:id="2010473829">
      <w:bodyDiv w:val="1"/>
      <w:marLeft w:val="0"/>
      <w:marRight w:val="0"/>
      <w:marTop w:val="0"/>
      <w:marBottom w:val="0"/>
      <w:divBdr>
        <w:top w:val="none" w:sz="0" w:space="0" w:color="auto"/>
        <w:left w:val="none" w:sz="0" w:space="0" w:color="auto"/>
        <w:bottom w:val="none" w:sz="0" w:space="0" w:color="auto"/>
        <w:right w:val="none" w:sz="0" w:space="0" w:color="auto"/>
      </w:divBdr>
    </w:div>
    <w:div w:id="2012366241">
      <w:bodyDiv w:val="1"/>
      <w:marLeft w:val="0"/>
      <w:marRight w:val="0"/>
      <w:marTop w:val="0"/>
      <w:marBottom w:val="0"/>
      <w:divBdr>
        <w:top w:val="none" w:sz="0" w:space="0" w:color="auto"/>
        <w:left w:val="none" w:sz="0" w:space="0" w:color="auto"/>
        <w:bottom w:val="none" w:sz="0" w:space="0" w:color="auto"/>
        <w:right w:val="none" w:sz="0" w:space="0" w:color="auto"/>
      </w:divBdr>
    </w:div>
    <w:div w:id="2012442069">
      <w:bodyDiv w:val="1"/>
      <w:marLeft w:val="0"/>
      <w:marRight w:val="0"/>
      <w:marTop w:val="0"/>
      <w:marBottom w:val="0"/>
      <w:divBdr>
        <w:top w:val="none" w:sz="0" w:space="0" w:color="auto"/>
        <w:left w:val="none" w:sz="0" w:space="0" w:color="auto"/>
        <w:bottom w:val="none" w:sz="0" w:space="0" w:color="auto"/>
        <w:right w:val="none" w:sz="0" w:space="0" w:color="auto"/>
      </w:divBdr>
    </w:div>
    <w:div w:id="2012753149">
      <w:bodyDiv w:val="1"/>
      <w:marLeft w:val="0"/>
      <w:marRight w:val="0"/>
      <w:marTop w:val="0"/>
      <w:marBottom w:val="0"/>
      <w:divBdr>
        <w:top w:val="none" w:sz="0" w:space="0" w:color="auto"/>
        <w:left w:val="none" w:sz="0" w:space="0" w:color="auto"/>
        <w:bottom w:val="none" w:sz="0" w:space="0" w:color="auto"/>
        <w:right w:val="none" w:sz="0" w:space="0" w:color="auto"/>
      </w:divBdr>
    </w:div>
    <w:div w:id="2014260837">
      <w:bodyDiv w:val="1"/>
      <w:marLeft w:val="0"/>
      <w:marRight w:val="0"/>
      <w:marTop w:val="0"/>
      <w:marBottom w:val="0"/>
      <w:divBdr>
        <w:top w:val="none" w:sz="0" w:space="0" w:color="auto"/>
        <w:left w:val="none" w:sz="0" w:space="0" w:color="auto"/>
        <w:bottom w:val="none" w:sz="0" w:space="0" w:color="auto"/>
        <w:right w:val="none" w:sz="0" w:space="0" w:color="auto"/>
      </w:divBdr>
      <w:divsChild>
        <w:div w:id="80105490">
          <w:marLeft w:val="1166"/>
          <w:marRight w:val="0"/>
          <w:marTop w:val="82"/>
          <w:marBottom w:val="0"/>
          <w:divBdr>
            <w:top w:val="none" w:sz="0" w:space="0" w:color="auto"/>
            <w:left w:val="none" w:sz="0" w:space="0" w:color="auto"/>
            <w:bottom w:val="none" w:sz="0" w:space="0" w:color="auto"/>
            <w:right w:val="none" w:sz="0" w:space="0" w:color="auto"/>
          </w:divBdr>
        </w:div>
        <w:div w:id="204757587">
          <w:marLeft w:val="1800"/>
          <w:marRight w:val="0"/>
          <w:marTop w:val="67"/>
          <w:marBottom w:val="0"/>
          <w:divBdr>
            <w:top w:val="none" w:sz="0" w:space="0" w:color="auto"/>
            <w:left w:val="none" w:sz="0" w:space="0" w:color="auto"/>
            <w:bottom w:val="none" w:sz="0" w:space="0" w:color="auto"/>
            <w:right w:val="none" w:sz="0" w:space="0" w:color="auto"/>
          </w:divBdr>
        </w:div>
        <w:div w:id="520818428">
          <w:marLeft w:val="1800"/>
          <w:marRight w:val="0"/>
          <w:marTop w:val="67"/>
          <w:marBottom w:val="0"/>
          <w:divBdr>
            <w:top w:val="none" w:sz="0" w:space="0" w:color="auto"/>
            <w:left w:val="none" w:sz="0" w:space="0" w:color="auto"/>
            <w:bottom w:val="none" w:sz="0" w:space="0" w:color="auto"/>
            <w:right w:val="none" w:sz="0" w:space="0" w:color="auto"/>
          </w:divBdr>
        </w:div>
        <w:div w:id="629673461">
          <w:marLeft w:val="1166"/>
          <w:marRight w:val="0"/>
          <w:marTop w:val="82"/>
          <w:marBottom w:val="0"/>
          <w:divBdr>
            <w:top w:val="none" w:sz="0" w:space="0" w:color="auto"/>
            <w:left w:val="none" w:sz="0" w:space="0" w:color="auto"/>
            <w:bottom w:val="none" w:sz="0" w:space="0" w:color="auto"/>
            <w:right w:val="none" w:sz="0" w:space="0" w:color="auto"/>
          </w:divBdr>
        </w:div>
        <w:div w:id="997419063">
          <w:marLeft w:val="1800"/>
          <w:marRight w:val="0"/>
          <w:marTop w:val="82"/>
          <w:marBottom w:val="0"/>
          <w:divBdr>
            <w:top w:val="none" w:sz="0" w:space="0" w:color="auto"/>
            <w:left w:val="none" w:sz="0" w:space="0" w:color="auto"/>
            <w:bottom w:val="none" w:sz="0" w:space="0" w:color="auto"/>
            <w:right w:val="none" w:sz="0" w:space="0" w:color="auto"/>
          </w:divBdr>
        </w:div>
        <w:div w:id="1021081852">
          <w:marLeft w:val="1166"/>
          <w:marRight w:val="0"/>
          <w:marTop w:val="82"/>
          <w:marBottom w:val="0"/>
          <w:divBdr>
            <w:top w:val="none" w:sz="0" w:space="0" w:color="auto"/>
            <w:left w:val="none" w:sz="0" w:space="0" w:color="auto"/>
            <w:bottom w:val="none" w:sz="0" w:space="0" w:color="auto"/>
            <w:right w:val="none" w:sz="0" w:space="0" w:color="auto"/>
          </w:divBdr>
        </w:div>
        <w:div w:id="1191528981">
          <w:marLeft w:val="547"/>
          <w:marRight w:val="0"/>
          <w:marTop w:val="115"/>
          <w:marBottom w:val="0"/>
          <w:divBdr>
            <w:top w:val="none" w:sz="0" w:space="0" w:color="auto"/>
            <w:left w:val="none" w:sz="0" w:space="0" w:color="auto"/>
            <w:bottom w:val="none" w:sz="0" w:space="0" w:color="auto"/>
            <w:right w:val="none" w:sz="0" w:space="0" w:color="auto"/>
          </w:divBdr>
        </w:div>
        <w:div w:id="1335298328">
          <w:marLeft w:val="547"/>
          <w:marRight w:val="0"/>
          <w:marTop w:val="115"/>
          <w:marBottom w:val="0"/>
          <w:divBdr>
            <w:top w:val="none" w:sz="0" w:space="0" w:color="auto"/>
            <w:left w:val="none" w:sz="0" w:space="0" w:color="auto"/>
            <w:bottom w:val="none" w:sz="0" w:space="0" w:color="auto"/>
            <w:right w:val="none" w:sz="0" w:space="0" w:color="auto"/>
          </w:divBdr>
        </w:div>
        <w:div w:id="1431856015">
          <w:marLeft w:val="1166"/>
          <w:marRight w:val="0"/>
          <w:marTop w:val="82"/>
          <w:marBottom w:val="0"/>
          <w:divBdr>
            <w:top w:val="none" w:sz="0" w:space="0" w:color="auto"/>
            <w:left w:val="none" w:sz="0" w:space="0" w:color="auto"/>
            <w:bottom w:val="none" w:sz="0" w:space="0" w:color="auto"/>
            <w:right w:val="none" w:sz="0" w:space="0" w:color="auto"/>
          </w:divBdr>
        </w:div>
        <w:div w:id="1494179605">
          <w:marLeft w:val="1800"/>
          <w:marRight w:val="0"/>
          <w:marTop w:val="67"/>
          <w:marBottom w:val="0"/>
          <w:divBdr>
            <w:top w:val="none" w:sz="0" w:space="0" w:color="auto"/>
            <w:left w:val="none" w:sz="0" w:space="0" w:color="auto"/>
            <w:bottom w:val="none" w:sz="0" w:space="0" w:color="auto"/>
            <w:right w:val="none" w:sz="0" w:space="0" w:color="auto"/>
          </w:divBdr>
        </w:div>
        <w:div w:id="1816145811">
          <w:marLeft w:val="1800"/>
          <w:marRight w:val="0"/>
          <w:marTop w:val="82"/>
          <w:marBottom w:val="0"/>
          <w:divBdr>
            <w:top w:val="none" w:sz="0" w:space="0" w:color="auto"/>
            <w:left w:val="none" w:sz="0" w:space="0" w:color="auto"/>
            <w:bottom w:val="none" w:sz="0" w:space="0" w:color="auto"/>
            <w:right w:val="none" w:sz="0" w:space="0" w:color="auto"/>
          </w:divBdr>
        </w:div>
        <w:div w:id="2019963485">
          <w:marLeft w:val="1166"/>
          <w:marRight w:val="0"/>
          <w:marTop w:val="82"/>
          <w:marBottom w:val="0"/>
          <w:divBdr>
            <w:top w:val="none" w:sz="0" w:space="0" w:color="auto"/>
            <w:left w:val="none" w:sz="0" w:space="0" w:color="auto"/>
            <w:bottom w:val="none" w:sz="0" w:space="0" w:color="auto"/>
            <w:right w:val="none" w:sz="0" w:space="0" w:color="auto"/>
          </w:divBdr>
        </w:div>
      </w:divsChild>
    </w:div>
    <w:div w:id="2014332240">
      <w:bodyDiv w:val="1"/>
      <w:marLeft w:val="0"/>
      <w:marRight w:val="0"/>
      <w:marTop w:val="0"/>
      <w:marBottom w:val="0"/>
      <w:divBdr>
        <w:top w:val="none" w:sz="0" w:space="0" w:color="auto"/>
        <w:left w:val="none" w:sz="0" w:space="0" w:color="auto"/>
        <w:bottom w:val="none" w:sz="0" w:space="0" w:color="auto"/>
        <w:right w:val="none" w:sz="0" w:space="0" w:color="auto"/>
      </w:divBdr>
    </w:div>
    <w:div w:id="2014408041">
      <w:bodyDiv w:val="1"/>
      <w:marLeft w:val="0"/>
      <w:marRight w:val="0"/>
      <w:marTop w:val="0"/>
      <w:marBottom w:val="0"/>
      <w:divBdr>
        <w:top w:val="none" w:sz="0" w:space="0" w:color="auto"/>
        <w:left w:val="none" w:sz="0" w:space="0" w:color="auto"/>
        <w:bottom w:val="none" w:sz="0" w:space="0" w:color="auto"/>
        <w:right w:val="none" w:sz="0" w:space="0" w:color="auto"/>
      </w:divBdr>
    </w:div>
    <w:div w:id="2015254963">
      <w:bodyDiv w:val="1"/>
      <w:marLeft w:val="0"/>
      <w:marRight w:val="0"/>
      <w:marTop w:val="0"/>
      <w:marBottom w:val="0"/>
      <w:divBdr>
        <w:top w:val="none" w:sz="0" w:space="0" w:color="auto"/>
        <w:left w:val="none" w:sz="0" w:space="0" w:color="auto"/>
        <w:bottom w:val="none" w:sz="0" w:space="0" w:color="auto"/>
        <w:right w:val="none" w:sz="0" w:space="0" w:color="auto"/>
      </w:divBdr>
    </w:div>
    <w:div w:id="2016301759">
      <w:bodyDiv w:val="1"/>
      <w:marLeft w:val="0"/>
      <w:marRight w:val="0"/>
      <w:marTop w:val="0"/>
      <w:marBottom w:val="0"/>
      <w:divBdr>
        <w:top w:val="none" w:sz="0" w:space="0" w:color="auto"/>
        <w:left w:val="none" w:sz="0" w:space="0" w:color="auto"/>
        <w:bottom w:val="none" w:sz="0" w:space="0" w:color="auto"/>
        <w:right w:val="none" w:sz="0" w:space="0" w:color="auto"/>
      </w:divBdr>
      <w:divsChild>
        <w:div w:id="1571765802">
          <w:marLeft w:val="418"/>
          <w:marRight w:val="0"/>
          <w:marTop w:val="154"/>
          <w:marBottom w:val="0"/>
          <w:divBdr>
            <w:top w:val="none" w:sz="0" w:space="0" w:color="auto"/>
            <w:left w:val="none" w:sz="0" w:space="0" w:color="auto"/>
            <w:bottom w:val="none" w:sz="0" w:space="0" w:color="auto"/>
            <w:right w:val="none" w:sz="0" w:space="0" w:color="auto"/>
          </w:divBdr>
        </w:div>
      </w:divsChild>
    </w:div>
    <w:div w:id="2016682840">
      <w:bodyDiv w:val="1"/>
      <w:marLeft w:val="0"/>
      <w:marRight w:val="0"/>
      <w:marTop w:val="0"/>
      <w:marBottom w:val="0"/>
      <w:divBdr>
        <w:top w:val="none" w:sz="0" w:space="0" w:color="auto"/>
        <w:left w:val="none" w:sz="0" w:space="0" w:color="auto"/>
        <w:bottom w:val="none" w:sz="0" w:space="0" w:color="auto"/>
        <w:right w:val="none" w:sz="0" w:space="0" w:color="auto"/>
      </w:divBdr>
    </w:div>
    <w:div w:id="2017295301">
      <w:bodyDiv w:val="1"/>
      <w:marLeft w:val="0"/>
      <w:marRight w:val="0"/>
      <w:marTop w:val="0"/>
      <w:marBottom w:val="0"/>
      <w:divBdr>
        <w:top w:val="none" w:sz="0" w:space="0" w:color="auto"/>
        <w:left w:val="none" w:sz="0" w:space="0" w:color="auto"/>
        <w:bottom w:val="none" w:sz="0" w:space="0" w:color="auto"/>
        <w:right w:val="none" w:sz="0" w:space="0" w:color="auto"/>
      </w:divBdr>
      <w:divsChild>
        <w:div w:id="437918777">
          <w:marLeft w:val="547"/>
          <w:marRight w:val="0"/>
          <w:marTop w:val="115"/>
          <w:marBottom w:val="0"/>
          <w:divBdr>
            <w:top w:val="none" w:sz="0" w:space="0" w:color="auto"/>
            <w:left w:val="none" w:sz="0" w:space="0" w:color="auto"/>
            <w:bottom w:val="none" w:sz="0" w:space="0" w:color="auto"/>
            <w:right w:val="none" w:sz="0" w:space="0" w:color="auto"/>
          </w:divBdr>
        </w:div>
        <w:div w:id="494537231">
          <w:marLeft w:val="1166"/>
          <w:marRight w:val="0"/>
          <w:marTop w:val="96"/>
          <w:marBottom w:val="0"/>
          <w:divBdr>
            <w:top w:val="none" w:sz="0" w:space="0" w:color="auto"/>
            <w:left w:val="none" w:sz="0" w:space="0" w:color="auto"/>
            <w:bottom w:val="none" w:sz="0" w:space="0" w:color="auto"/>
            <w:right w:val="none" w:sz="0" w:space="0" w:color="auto"/>
          </w:divBdr>
        </w:div>
        <w:div w:id="1184441169">
          <w:marLeft w:val="1800"/>
          <w:marRight w:val="0"/>
          <w:marTop w:val="96"/>
          <w:marBottom w:val="0"/>
          <w:divBdr>
            <w:top w:val="none" w:sz="0" w:space="0" w:color="auto"/>
            <w:left w:val="none" w:sz="0" w:space="0" w:color="auto"/>
            <w:bottom w:val="none" w:sz="0" w:space="0" w:color="auto"/>
            <w:right w:val="none" w:sz="0" w:space="0" w:color="auto"/>
          </w:divBdr>
        </w:div>
        <w:div w:id="1247228459">
          <w:marLeft w:val="1800"/>
          <w:marRight w:val="0"/>
          <w:marTop w:val="96"/>
          <w:marBottom w:val="0"/>
          <w:divBdr>
            <w:top w:val="none" w:sz="0" w:space="0" w:color="auto"/>
            <w:left w:val="none" w:sz="0" w:space="0" w:color="auto"/>
            <w:bottom w:val="none" w:sz="0" w:space="0" w:color="auto"/>
            <w:right w:val="none" w:sz="0" w:space="0" w:color="auto"/>
          </w:divBdr>
        </w:div>
      </w:divsChild>
    </w:div>
    <w:div w:id="2018388010">
      <w:bodyDiv w:val="1"/>
      <w:marLeft w:val="0"/>
      <w:marRight w:val="0"/>
      <w:marTop w:val="0"/>
      <w:marBottom w:val="0"/>
      <w:divBdr>
        <w:top w:val="none" w:sz="0" w:space="0" w:color="auto"/>
        <w:left w:val="none" w:sz="0" w:space="0" w:color="auto"/>
        <w:bottom w:val="none" w:sz="0" w:space="0" w:color="auto"/>
        <w:right w:val="none" w:sz="0" w:space="0" w:color="auto"/>
      </w:divBdr>
    </w:div>
    <w:div w:id="2018655215">
      <w:bodyDiv w:val="1"/>
      <w:marLeft w:val="0"/>
      <w:marRight w:val="0"/>
      <w:marTop w:val="0"/>
      <w:marBottom w:val="0"/>
      <w:divBdr>
        <w:top w:val="none" w:sz="0" w:space="0" w:color="auto"/>
        <w:left w:val="none" w:sz="0" w:space="0" w:color="auto"/>
        <w:bottom w:val="none" w:sz="0" w:space="0" w:color="auto"/>
        <w:right w:val="none" w:sz="0" w:space="0" w:color="auto"/>
      </w:divBdr>
      <w:divsChild>
        <w:div w:id="548957979">
          <w:marLeft w:val="0"/>
          <w:marRight w:val="0"/>
          <w:marTop w:val="0"/>
          <w:marBottom w:val="0"/>
          <w:divBdr>
            <w:top w:val="none" w:sz="0" w:space="0" w:color="auto"/>
            <w:left w:val="none" w:sz="0" w:space="0" w:color="auto"/>
            <w:bottom w:val="none" w:sz="0" w:space="0" w:color="auto"/>
            <w:right w:val="none" w:sz="0" w:space="0" w:color="auto"/>
          </w:divBdr>
          <w:divsChild>
            <w:div w:id="121777667">
              <w:marLeft w:val="0"/>
              <w:marRight w:val="0"/>
              <w:marTop w:val="0"/>
              <w:marBottom w:val="0"/>
              <w:divBdr>
                <w:top w:val="none" w:sz="0" w:space="0" w:color="auto"/>
                <w:left w:val="none" w:sz="0" w:space="0" w:color="auto"/>
                <w:bottom w:val="none" w:sz="0" w:space="0" w:color="auto"/>
                <w:right w:val="none" w:sz="0" w:space="0" w:color="auto"/>
              </w:divBdr>
            </w:div>
            <w:div w:id="918179170">
              <w:marLeft w:val="0"/>
              <w:marRight w:val="0"/>
              <w:marTop w:val="0"/>
              <w:marBottom w:val="0"/>
              <w:divBdr>
                <w:top w:val="none" w:sz="0" w:space="0" w:color="auto"/>
                <w:left w:val="none" w:sz="0" w:space="0" w:color="auto"/>
                <w:bottom w:val="none" w:sz="0" w:space="0" w:color="auto"/>
                <w:right w:val="none" w:sz="0" w:space="0" w:color="auto"/>
              </w:divBdr>
            </w:div>
            <w:div w:id="1089080720">
              <w:marLeft w:val="0"/>
              <w:marRight w:val="0"/>
              <w:marTop w:val="0"/>
              <w:marBottom w:val="0"/>
              <w:divBdr>
                <w:top w:val="none" w:sz="0" w:space="0" w:color="auto"/>
                <w:left w:val="none" w:sz="0" w:space="0" w:color="auto"/>
                <w:bottom w:val="none" w:sz="0" w:space="0" w:color="auto"/>
                <w:right w:val="none" w:sz="0" w:space="0" w:color="auto"/>
              </w:divBdr>
            </w:div>
            <w:div w:id="1153371578">
              <w:marLeft w:val="0"/>
              <w:marRight w:val="0"/>
              <w:marTop w:val="0"/>
              <w:marBottom w:val="0"/>
              <w:divBdr>
                <w:top w:val="none" w:sz="0" w:space="0" w:color="auto"/>
                <w:left w:val="none" w:sz="0" w:space="0" w:color="auto"/>
                <w:bottom w:val="none" w:sz="0" w:space="0" w:color="auto"/>
                <w:right w:val="none" w:sz="0" w:space="0" w:color="auto"/>
              </w:divBdr>
            </w:div>
            <w:div w:id="1306736490">
              <w:marLeft w:val="0"/>
              <w:marRight w:val="0"/>
              <w:marTop w:val="0"/>
              <w:marBottom w:val="0"/>
              <w:divBdr>
                <w:top w:val="none" w:sz="0" w:space="0" w:color="auto"/>
                <w:left w:val="none" w:sz="0" w:space="0" w:color="auto"/>
                <w:bottom w:val="none" w:sz="0" w:space="0" w:color="auto"/>
                <w:right w:val="none" w:sz="0" w:space="0" w:color="auto"/>
              </w:divBdr>
            </w:div>
            <w:div w:id="1461220340">
              <w:marLeft w:val="0"/>
              <w:marRight w:val="0"/>
              <w:marTop w:val="0"/>
              <w:marBottom w:val="0"/>
              <w:divBdr>
                <w:top w:val="none" w:sz="0" w:space="0" w:color="auto"/>
                <w:left w:val="none" w:sz="0" w:space="0" w:color="auto"/>
                <w:bottom w:val="none" w:sz="0" w:space="0" w:color="auto"/>
                <w:right w:val="none" w:sz="0" w:space="0" w:color="auto"/>
              </w:divBdr>
            </w:div>
            <w:div w:id="1983847111">
              <w:marLeft w:val="0"/>
              <w:marRight w:val="0"/>
              <w:marTop w:val="0"/>
              <w:marBottom w:val="0"/>
              <w:divBdr>
                <w:top w:val="none" w:sz="0" w:space="0" w:color="auto"/>
                <w:left w:val="none" w:sz="0" w:space="0" w:color="auto"/>
                <w:bottom w:val="none" w:sz="0" w:space="0" w:color="auto"/>
                <w:right w:val="none" w:sz="0" w:space="0" w:color="auto"/>
              </w:divBdr>
            </w:div>
            <w:div w:id="201576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505804">
      <w:bodyDiv w:val="1"/>
      <w:marLeft w:val="0"/>
      <w:marRight w:val="0"/>
      <w:marTop w:val="0"/>
      <w:marBottom w:val="0"/>
      <w:divBdr>
        <w:top w:val="none" w:sz="0" w:space="0" w:color="auto"/>
        <w:left w:val="none" w:sz="0" w:space="0" w:color="auto"/>
        <w:bottom w:val="none" w:sz="0" w:space="0" w:color="auto"/>
        <w:right w:val="none" w:sz="0" w:space="0" w:color="auto"/>
      </w:divBdr>
      <w:divsChild>
        <w:div w:id="221409851">
          <w:marLeft w:val="1800"/>
          <w:marRight w:val="0"/>
          <w:marTop w:val="82"/>
          <w:marBottom w:val="0"/>
          <w:divBdr>
            <w:top w:val="none" w:sz="0" w:space="0" w:color="auto"/>
            <w:left w:val="none" w:sz="0" w:space="0" w:color="auto"/>
            <w:bottom w:val="none" w:sz="0" w:space="0" w:color="auto"/>
            <w:right w:val="none" w:sz="0" w:space="0" w:color="auto"/>
          </w:divBdr>
        </w:div>
        <w:div w:id="726418101">
          <w:marLeft w:val="1800"/>
          <w:marRight w:val="0"/>
          <w:marTop w:val="86"/>
          <w:marBottom w:val="0"/>
          <w:divBdr>
            <w:top w:val="none" w:sz="0" w:space="0" w:color="auto"/>
            <w:left w:val="none" w:sz="0" w:space="0" w:color="auto"/>
            <w:bottom w:val="none" w:sz="0" w:space="0" w:color="auto"/>
            <w:right w:val="none" w:sz="0" w:space="0" w:color="auto"/>
          </w:divBdr>
        </w:div>
        <w:div w:id="758139065">
          <w:marLeft w:val="1800"/>
          <w:marRight w:val="0"/>
          <w:marTop w:val="82"/>
          <w:marBottom w:val="0"/>
          <w:divBdr>
            <w:top w:val="none" w:sz="0" w:space="0" w:color="auto"/>
            <w:left w:val="none" w:sz="0" w:space="0" w:color="auto"/>
            <w:bottom w:val="none" w:sz="0" w:space="0" w:color="auto"/>
            <w:right w:val="none" w:sz="0" w:space="0" w:color="auto"/>
          </w:divBdr>
        </w:div>
        <w:div w:id="781875408">
          <w:marLeft w:val="1800"/>
          <w:marRight w:val="0"/>
          <w:marTop w:val="82"/>
          <w:marBottom w:val="0"/>
          <w:divBdr>
            <w:top w:val="none" w:sz="0" w:space="0" w:color="auto"/>
            <w:left w:val="none" w:sz="0" w:space="0" w:color="auto"/>
            <w:bottom w:val="none" w:sz="0" w:space="0" w:color="auto"/>
            <w:right w:val="none" w:sz="0" w:space="0" w:color="auto"/>
          </w:divBdr>
        </w:div>
        <w:div w:id="910390299">
          <w:marLeft w:val="1166"/>
          <w:marRight w:val="0"/>
          <w:marTop w:val="96"/>
          <w:marBottom w:val="0"/>
          <w:divBdr>
            <w:top w:val="none" w:sz="0" w:space="0" w:color="auto"/>
            <w:left w:val="none" w:sz="0" w:space="0" w:color="auto"/>
            <w:bottom w:val="none" w:sz="0" w:space="0" w:color="auto"/>
            <w:right w:val="none" w:sz="0" w:space="0" w:color="auto"/>
          </w:divBdr>
        </w:div>
        <w:div w:id="1335111584">
          <w:marLeft w:val="547"/>
          <w:marRight w:val="0"/>
          <w:marTop w:val="106"/>
          <w:marBottom w:val="0"/>
          <w:divBdr>
            <w:top w:val="none" w:sz="0" w:space="0" w:color="auto"/>
            <w:left w:val="none" w:sz="0" w:space="0" w:color="auto"/>
            <w:bottom w:val="none" w:sz="0" w:space="0" w:color="auto"/>
            <w:right w:val="none" w:sz="0" w:space="0" w:color="auto"/>
          </w:divBdr>
        </w:div>
        <w:div w:id="1340428313">
          <w:marLeft w:val="1166"/>
          <w:marRight w:val="0"/>
          <w:marTop w:val="96"/>
          <w:marBottom w:val="0"/>
          <w:divBdr>
            <w:top w:val="none" w:sz="0" w:space="0" w:color="auto"/>
            <w:left w:val="none" w:sz="0" w:space="0" w:color="auto"/>
            <w:bottom w:val="none" w:sz="0" w:space="0" w:color="auto"/>
            <w:right w:val="none" w:sz="0" w:space="0" w:color="auto"/>
          </w:divBdr>
        </w:div>
        <w:div w:id="1685279580">
          <w:marLeft w:val="1800"/>
          <w:marRight w:val="0"/>
          <w:marTop w:val="82"/>
          <w:marBottom w:val="0"/>
          <w:divBdr>
            <w:top w:val="none" w:sz="0" w:space="0" w:color="auto"/>
            <w:left w:val="none" w:sz="0" w:space="0" w:color="auto"/>
            <w:bottom w:val="none" w:sz="0" w:space="0" w:color="auto"/>
            <w:right w:val="none" w:sz="0" w:space="0" w:color="auto"/>
          </w:divBdr>
        </w:div>
        <w:div w:id="2144230697">
          <w:marLeft w:val="1800"/>
          <w:marRight w:val="0"/>
          <w:marTop w:val="86"/>
          <w:marBottom w:val="0"/>
          <w:divBdr>
            <w:top w:val="none" w:sz="0" w:space="0" w:color="auto"/>
            <w:left w:val="none" w:sz="0" w:space="0" w:color="auto"/>
            <w:bottom w:val="none" w:sz="0" w:space="0" w:color="auto"/>
            <w:right w:val="none" w:sz="0" w:space="0" w:color="auto"/>
          </w:divBdr>
        </w:div>
      </w:divsChild>
    </w:div>
    <w:div w:id="2020768707">
      <w:bodyDiv w:val="1"/>
      <w:marLeft w:val="0"/>
      <w:marRight w:val="0"/>
      <w:marTop w:val="0"/>
      <w:marBottom w:val="0"/>
      <w:divBdr>
        <w:top w:val="none" w:sz="0" w:space="0" w:color="auto"/>
        <w:left w:val="none" w:sz="0" w:space="0" w:color="auto"/>
        <w:bottom w:val="none" w:sz="0" w:space="0" w:color="auto"/>
        <w:right w:val="none" w:sz="0" w:space="0" w:color="auto"/>
      </w:divBdr>
    </w:div>
    <w:div w:id="2020883708">
      <w:bodyDiv w:val="1"/>
      <w:marLeft w:val="0"/>
      <w:marRight w:val="0"/>
      <w:marTop w:val="0"/>
      <w:marBottom w:val="0"/>
      <w:divBdr>
        <w:top w:val="none" w:sz="0" w:space="0" w:color="auto"/>
        <w:left w:val="none" w:sz="0" w:space="0" w:color="auto"/>
        <w:bottom w:val="none" w:sz="0" w:space="0" w:color="auto"/>
        <w:right w:val="none" w:sz="0" w:space="0" w:color="auto"/>
      </w:divBdr>
    </w:div>
    <w:div w:id="2021809634">
      <w:bodyDiv w:val="1"/>
      <w:marLeft w:val="0"/>
      <w:marRight w:val="0"/>
      <w:marTop w:val="0"/>
      <w:marBottom w:val="0"/>
      <w:divBdr>
        <w:top w:val="none" w:sz="0" w:space="0" w:color="auto"/>
        <w:left w:val="none" w:sz="0" w:space="0" w:color="auto"/>
        <w:bottom w:val="none" w:sz="0" w:space="0" w:color="auto"/>
        <w:right w:val="none" w:sz="0" w:space="0" w:color="auto"/>
      </w:divBdr>
      <w:divsChild>
        <w:div w:id="422992412">
          <w:marLeft w:val="1440"/>
          <w:marRight w:val="0"/>
          <w:marTop w:val="0"/>
          <w:marBottom w:val="0"/>
          <w:divBdr>
            <w:top w:val="none" w:sz="0" w:space="0" w:color="auto"/>
            <w:left w:val="none" w:sz="0" w:space="0" w:color="auto"/>
            <w:bottom w:val="none" w:sz="0" w:space="0" w:color="auto"/>
            <w:right w:val="none" w:sz="0" w:space="0" w:color="auto"/>
          </w:divBdr>
        </w:div>
        <w:div w:id="1144157432">
          <w:marLeft w:val="1440"/>
          <w:marRight w:val="0"/>
          <w:marTop w:val="0"/>
          <w:marBottom w:val="0"/>
          <w:divBdr>
            <w:top w:val="none" w:sz="0" w:space="0" w:color="auto"/>
            <w:left w:val="none" w:sz="0" w:space="0" w:color="auto"/>
            <w:bottom w:val="none" w:sz="0" w:space="0" w:color="auto"/>
            <w:right w:val="none" w:sz="0" w:space="0" w:color="auto"/>
          </w:divBdr>
        </w:div>
        <w:div w:id="1656181527">
          <w:marLeft w:val="720"/>
          <w:marRight w:val="0"/>
          <w:marTop w:val="0"/>
          <w:marBottom w:val="0"/>
          <w:divBdr>
            <w:top w:val="none" w:sz="0" w:space="0" w:color="auto"/>
            <w:left w:val="none" w:sz="0" w:space="0" w:color="auto"/>
            <w:bottom w:val="none" w:sz="0" w:space="0" w:color="auto"/>
            <w:right w:val="none" w:sz="0" w:space="0" w:color="auto"/>
          </w:divBdr>
        </w:div>
        <w:div w:id="2114281103">
          <w:marLeft w:val="1440"/>
          <w:marRight w:val="0"/>
          <w:marTop w:val="0"/>
          <w:marBottom w:val="0"/>
          <w:divBdr>
            <w:top w:val="none" w:sz="0" w:space="0" w:color="auto"/>
            <w:left w:val="none" w:sz="0" w:space="0" w:color="auto"/>
            <w:bottom w:val="none" w:sz="0" w:space="0" w:color="auto"/>
            <w:right w:val="none" w:sz="0" w:space="0" w:color="auto"/>
          </w:divBdr>
        </w:div>
      </w:divsChild>
    </w:div>
    <w:div w:id="2021882061">
      <w:bodyDiv w:val="1"/>
      <w:marLeft w:val="0"/>
      <w:marRight w:val="0"/>
      <w:marTop w:val="0"/>
      <w:marBottom w:val="0"/>
      <w:divBdr>
        <w:top w:val="none" w:sz="0" w:space="0" w:color="auto"/>
        <w:left w:val="none" w:sz="0" w:space="0" w:color="auto"/>
        <w:bottom w:val="none" w:sz="0" w:space="0" w:color="auto"/>
        <w:right w:val="none" w:sz="0" w:space="0" w:color="auto"/>
      </w:divBdr>
    </w:div>
    <w:div w:id="2022273551">
      <w:bodyDiv w:val="1"/>
      <w:marLeft w:val="0"/>
      <w:marRight w:val="0"/>
      <w:marTop w:val="0"/>
      <w:marBottom w:val="0"/>
      <w:divBdr>
        <w:top w:val="none" w:sz="0" w:space="0" w:color="auto"/>
        <w:left w:val="none" w:sz="0" w:space="0" w:color="auto"/>
        <w:bottom w:val="none" w:sz="0" w:space="0" w:color="auto"/>
        <w:right w:val="none" w:sz="0" w:space="0" w:color="auto"/>
      </w:divBdr>
    </w:div>
    <w:div w:id="2022313527">
      <w:bodyDiv w:val="1"/>
      <w:marLeft w:val="0"/>
      <w:marRight w:val="0"/>
      <w:marTop w:val="0"/>
      <w:marBottom w:val="0"/>
      <w:divBdr>
        <w:top w:val="none" w:sz="0" w:space="0" w:color="auto"/>
        <w:left w:val="none" w:sz="0" w:space="0" w:color="auto"/>
        <w:bottom w:val="none" w:sz="0" w:space="0" w:color="auto"/>
        <w:right w:val="none" w:sz="0" w:space="0" w:color="auto"/>
      </w:divBdr>
    </w:div>
    <w:div w:id="2022511264">
      <w:bodyDiv w:val="1"/>
      <w:marLeft w:val="0"/>
      <w:marRight w:val="0"/>
      <w:marTop w:val="0"/>
      <w:marBottom w:val="0"/>
      <w:divBdr>
        <w:top w:val="none" w:sz="0" w:space="0" w:color="auto"/>
        <w:left w:val="none" w:sz="0" w:space="0" w:color="auto"/>
        <w:bottom w:val="none" w:sz="0" w:space="0" w:color="auto"/>
        <w:right w:val="none" w:sz="0" w:space="0" w:color="auto"/>
      </w:divBdr>
    </w:div>
    <w:div w:id="2022589263">
      <w:bodyDiv w:val="1"/>
      <w:marLeft w:val="0"/>
      <w:marRight w:val="0"/>
      <w:marTop w:val="0"/>
      <w:marBottom w:val="0"/>
      <w:divBdr>
        <w:top w:val="none" w:sz="0" w:space="0" w:color="auto"/>
        <w:left w:val="none" w:sz="0" w:space="0" w:color="auto"/>
        <w:bottom w:val="none" w:sz="0" w:space="0" w:color="auto"/>
        <w:right w:val="none" w:sz="0" w:space="0" w:color="auto"/>
      </w:divBdr>
    </w:div>
    <w:div w:id="2023318230">
      <w:bodyDiv w:val="1"/>
      <w:marLeft w:val="0"/>
      <w:marRight w:val="0"/>
      <w:marTop w:val="0"/>
      <w:marBottom w:val="0"/>
      <w:divBdr>
        <w:top w:val="none" w:sz="0" w:space="0" w:color="auto"/>
        <w:left w:val="none" w:sz="0" w:space="0" w:color="auto"/>
        <w:bottom w:val="none" w:sz="0" w:space="0" w:color="auto"/>
        <w:right w:val="none" w:sz="0" w:space="0" w:color="auto"/>
      </w:divBdr>
      <w:divsChild>
        <w:div w:id="1847404106">
          <w:marLeft w:val="547"/>
          <w:marRight w:val="0"/>
          <w:marTop w:val="154"/>
          <w:marBottom w:val="0"/>
          <w:divBdr>
            <w:top w:val="none" w:sz="0" w:space="0" w:color="auto"/>
            <w:left w:val="none" w:sz="0" w:space="0" w:color="auto"/>
            <w:bottom w:val="none" w:sz="0" w:space="0" w:color="auto"/>
            <w:right w:val="none" w:sz="0" w:space="0" w:color="auto"/>
          </w:divBdr>
        </w:div>
      </w:divsChild>
    </w:div>
    <w:div w:id="2023627207">
      <w:bodyDiv w:val="1"/>
      <w:marLeft w:val="0"/>
      <w:marRight w:val="0"/>
      <w:marTop w:val="0"/>
      <w:marBottom w:val="0"/>
      <w:divBdr>
        <w:top w:val="none" w:sz="0" w:space="0" w:color="auto"/>
        <w:left w:val="none" w:sz="0" w:space="0" w:color="auto"/>
        <w:bottom w:val="none" w:sz="0" w:space="0" w:color="auto"/>
        <w:right w:val="none" w:sz="0" w:space="0" w:color="auto"/>
      </w:divBdr>
      <w:divsChild>
        <w:div w:id="413205358">
          <w:marLeft w:val="547"/>
          <w:marRight w:val="0"/>
          <w:marTop w:val="134"/>
          <w:marBottom w:val="0"/>
          <w:divBdr>
            <w:top w:val="none" w:sz="0" w:space="0" w:color="auto"/>
            <w:left w:val="none" w:sz="0" w:space="0" w:color="auto"/>
            <w:bottom w:val="none" w:sz="0" w:space="0" w:color="auto"/>
            <w:right w:val="none" w:sz="0" w:space="0" w:color="auto"/>
          </w:divBdr>
        </w:div>
        <w:div w:id="912088253">
          <w:marLeft w:val="1166"/>
          <w:marRight w:val="0"/>
          <w:marTop w:val="115"/>
          <w:marBottom w:val="0"/>
          <w:divBdr>
            <w:top w:val="none" w:sz="0" w:space="0" w:color="auto"/>
            <w:left w:val="none" w:sz="0" w:space="0" w:color="auto"/>
            <w:bottom w:val="none" w:sz="0" w:space="0" w:color="auto"/>
            <w:right w:val="none" w:sz="0" w:space="0" w:color="auto"/>
          </w:divBdr>
        </w:div>
        <w:div w:id="1390762647">
          <w:marLeft w:val="1166"/>
          <w:marRight w:val="0"/>
          <w:marTop w:val="115"/>
          <w:marBottom w:val="0"/>
          <w:divBdr>
            <w:top w:val="none" w:sz="0" w:space="0" w:color="auto"/>
            <w:left w:val="none" w:sz="0" w:space="0" w:color="auto"/>
            <w:bottom w:val="none" w:sz="0" w:space="0" w:color="auto"/>
            <w:right w:val="none" w:sz="0" w:space="0" w:color="auto"/>
          </w:divBdr>
        </w:div>
      </w:divsChild>
    </w:div>
    <w:div w:id="2023820095">
      <w:bodyDiv w:val="1"/>
      <w:marLeft w:val="0"/>
      <w:marRight w:val="0"/>
      <w:marTop w:val="0"/>
      <w:marBottom w:val="0"/>
      <w:divBdr>
        <w:top w:val="none" w:sz="0" w:space="0" w:color="auto"/>
        <w:left w:val="none" w:sz="0" w:space="0" w:color="auto"/>
        <w:bottom w:val="none" w:sz="0" w:space="0" w:color="auto"/>
        <w:right w:val="none" w:sz="0" w:space="0" w:color="auto"/>
      </w:divBdr>
    </w:div>
    <w:div w:id="2024041634">
      <w:bodyDiv w:val="1"/>
      <w:marLeft w:val="0"/>
      <w:marRight w:val="0"/>
      <w:marTop w:val="0"/>
      <w:marBottom w:val="0"/>
      <w:divBdr>
        <w:top w:val="none" w:sz="0" w:space="0" w:color="auto"/>
        <w:left w:val="none" w:sz="0" w:space="0" w:color="auto"/>
        <w:bottom w:val="none" w:sz="0" w:space="0" w:color="auto"/>
        <w:right w:val="none" w:sz="0" w:space="0" w:color="auto"/>
      </w:divBdr>
    </w:div>
    <w:div w:id="2025596041">
      <w:bodyDiv w:val="1"/>
      <w:marLeft w:val="0"/>
      <w:marRight w:val="0"/>
      <w:marTop w:val="0"/>
      <w:marBottom w:val="0"/>
      <w:divBdr>
        <w:top w:val="none" w:sz="0" w:space="0" w:color="auto"/>
        <w:left w:val="none" w:sz="0" w:space="0" w:color="auto"/>
        <w:bottom w:val="none" w:sz="0" w:space="0" w:color="auto"/>
        <w:right w:val="none" w:sz="0" w:space="0" w:color="auto"/>
      </w:divBdr>
    </w:div>
    <w:div w:id="2026666290">
      <w:bodyDiv w:val="1"/>
      <w:marLeft w:val="0"/>
      <w:marRight w:val="0"/>
      <w:marTop w:val="0"/>
      <w:marBottom w:val="0"/>
      <w:divBdr>
        <w:top w:val="none" w:sz="0" w:space="0" w:color="auto"/>
        <w:left w:val="none" w:sz="0" w:space="0" w:color="auto"/>
        <w:bottom w:val="none" w:sz="0" w:space="0" w:color="auto"/>
        <w:right w:val="none" w:sz="0" w:space="0" w:color="auto"/>
      </w:divBdr>
    </w:div>
    <w:div w:id="2027360732">
      <w:bodyDiv w:val="1"/>
      <w:marLeft w:val="0"/>
      <w:marRight w:val="0"/>
      <w:marTop w:val="0"/>
      <w:marBottom w:val="0"/>
      <w:divBdr>
        <w:top w:val="none" w:sz="0" w:space="0" w:color="auto"/>
        <w:left w:val="none" w:sz="0" w:space="0" w:color="auto"/>
        <w:bottom w:val="none" w:sz="0" w:space="0" w:color="auto"/>
        <w:right w:val="none" w:sz="0" w:space="0" w:color="auto"/>
      </w:divBdr>
    </w:div>
    <w:div w:id="2027437743">
      <w:bodyDiv w:val="1"/>
      <w:marLeft w:val="0"/>
      <w:marRight w:val="0"/>
      <w:marTop w:val="0"/>
      <w:marBottom w:val="0"/>
      <w:divBdr>
        <w:top w:val="none" w:sz="0" w:space="0" w:color="auto"/>
        <w:left w:val="none" w:sz="0" w:space="0" w:color="auto"/>
        <w:bottom w:val="none" w:sz="0" w:space="0" w:color="auto"/>
        <w:right w:val="none" w:sz="0" w:space="0" w:color="auto"/>
      </w:divBdr>
      <w:divsChild>
        <w:div w:id="208961283">
          <w:marLeft w:val="1800"/>
          <w:marRight w:val="0"/>
          <w:marTop w:val="96"/>
          <w:marBottom w:val="0"/>
          <w:divBdr>
            <w:top w:val="none" w:sz="0" w:space="0" w:color="auto"/>
            <w:left w:val="none" w:sz="0" w:space="0" w:color="auto"/>
            <w:bottom w:val="none" w:sz="0" w:space="0" w:color="auto"/>
            <w:right w:val="none" w:sz="0" w:space="0" w:color="auto"/>
          </w:divBdr>
        </w:div>
        <w:div w:id="340621060">
          <w:marLeft w:val="1800"/>
          <w:marRight w:val="0"/>
          <w:marTop w:val="96"/>
          <w:marBottom w:val="0"/>
          <w:divBdr>
            <w:top w:val="none" w:sz="0" w:space="0" w:color="auto"/>
            <w:left w:val="none" w:sz="0" w:space="0" w:color="auto"/>
            <w:bottom w:val="none" w:sz="0" w:space="0" w:color="auto"/>
            <w:right w:val="none" w:sz="0" w:space="0" w:color="auto"/>
          </w:divBdr>
        </w:div>
        <w:div w:id="361632261">
          <w:marLeft w:val="547"/>
          <w:marRight w:val="0"/>
          <w:marTop w:val="96"/>
          <w:marBottom w:val="0"/>
          <w:divBdr>
            <w:top w:val="none" w:sz="0" w:space="0" w:color="auto"/>
            <w:left w:val="none" w:sz="0" w:space="0" w:color="auto"/>
            <w:bottom w:val="none" w:sz="0" w:space="0" w:color="auto"/>
            <w:right w:val="none" w:sz="0" w:space="0" w:color="auto"/>
          </w:divBdr>
        </w:div>
        <w:div w:id="1140608092">
          <w:marLeft w:val="1166"/>
          <w:marRight w:val="0"/>
          <w:marTop w:val="96"/>
          <w:marBottom w:val="0"/>
          <w:divBdr>
            <w:top w:val="none" w:sz="0" w:space="0" w:color="auto"/>
            <w:left w:val="none" w:sz="0" w:space="0" w:color="auto"/>
            <w:bottom w:val="none" w:sz="0" w:space="0" w:color="auto"/>
            <w:right w:val="none" w:sz="0" w:space="0" w:color="auto"/>
          </w:divBdr>
        </w:div>
      </w:divsChild>
    </w:div>
    <w:div w:id="2028290055">
      <w:bodyDiv w:val="1"/>
      <w:marLeft w:val="0"/>
      <w:marRight w:val="0"/>
      <w:marTop w:val="0"/>
      <w:marBottom w:val="0"/>
      <w:divBdr>
        <w:top w:val="none" w:sz="0" w:space="0" w:color="auto"/>
        <w:left w:val="none" w:sz="0" w:space="0" w:color="auto"/>
        <w:bottom w:val="none" w:sz="0" w:space="0" w:color="auto"/>
        <w:right w:val="none" w:sz="0" w:space="0" w:color="auto"/>
      </w:divBdr>
    </w:div>
    <w:div w:id="2028364538">
      <w:bodyDiv w:val="1"/>
      <w:marLeft w:val="0"/>
      <w:marRight w:val="0"/>
      <w:marTop w:val="0"/>
      <w:marBottom w:val="0"/>
      <w:divBdr>
        <w:top w:val="none" w:sz="0" w:space="0" w:color="auto"/>
        <w:left w:val="none" w:sz="0" w:space="0" w:color="auto"/>
        <w:bottom w:val="none" w:sz="0" w:space="0" w:color="auto"/>
        <w:right w:val="none" w:sz="0" w:space="0" w:color="auto"/>
      </w:divBdr>
    </w:div>
    <w:div w:id="2028560701">
      <w:bodyDiv w:val="1"/>
      <w:marLeft w:val="0"/>
      <w:marRight w:val="0"/>
      <w:marTop w:val="0"/>
      <w:marBottom w:val="0"/>
      <w:divBdr>
        <w:top w:val="none" w:sz="0" w:space="0" w:color="auto"/>
        <w:left w:val="none" w:sz="0" w:space="0" w:color="auto"/>
        <w:bottom w:val="none" w:sz="0" w:space="0" w:color="auto"/>
        <w:right w:val="none" w:sz="0" w:space="0" w:color="auto"/>
      </w:divBdr>
    </w:div>
    <w:div w:id="2029721872">
      <w:bodyDiv w:val="1"/>
      <w:marLeft w:val="0"/>
      <w:marRight w:val="0"/>
      <w:marTop w:val="0"/>
      <w:marBottom w:val="0"/>
      <w:divBdr>
        <w:top w:val="none" w:sz="0" w:space="0" w:color="auto"/>
        <w:left w:val="none" w:sz="0" w:space="0" w:color="auto"/>
        <w:bottom w:val="none" w:sz="0" w:space="0" w:color="auto"/>
        <w:right w:val="none" w:sz="0" w:space="0" w:color="auto"/>
      </w:divBdr>
    </w:div>
    <w:div w:id="2030526470">
      <w:bodyDiv w:val="1"/>
      <w:marLeft w:val="0"/>
      <w:marRight w:val="0"/>
      <w:marTop w:val="0"/>
      <w:marBottom w:val="0"/>
      <w:divBdr>
        <w:top w:val="none" w:sz="0" w:space="0" w:color="auto"/>
        <w:left w:val="none" w:sz="0" w:space="0" w:color="auto"/>
        <w:bottom w:val="none" w:sz="0" w:space="0" w:color="auto"/>
        <w:right w:val="none" w:sz="0" w:space="0" w:color="auto"/>
      </w:divBdr>
      <w:divsChild>
        <w:div w:id="292298613">
          <w:marLeft w:val="1166"/>
          <w:marRight w:val="0"/>
          <w:marTop w:val="96"/>
          <w:marBottom w:val="0"/>
          <w:divBdr>
            <w:top w:val="none" w:sz="0" w:space="0" w:color="auto"/>
            <w:left w:val="none" w:sz="0" w:space="0" w:color="auto"/>
            <w:bottom w:val="none" w:sz="0" w:space="0" w:color="auto"/>
            <w:right w:val="none" w:sz="0" w:space="0" w:color="auto"/>
          </w:divBdr>
        </w:div>
        <w:div w:id="812916036">
          <w:marLeft w:val="1800"/>
          <w:marRight w:val="0"/>
          <w:marTop w:val="77"/>
          <w:marBottom w:val="0"/>
          <w:divBdr>
            <w:top w:val="none" w:sz="0" w:space="0" w:color="auto"/>
            <w:left w:val="none" w:sz="0" w:space="0" w:color="auto"/>
            <w:bottom w:val="none" w:sz="0" w:space="0" w:color="auto"/>
            <w:right w:val="none" w:sz="0" w:space="0" w:color="auto"/>
          </w:divBdr>
        </w:div>
        <w:div w:id="1199506999">
          <w:marLeft w:val="547"/>
          <w:marRight w:val="0"/>
          <w:marTop w:val="115"/>
          <w:marBottom w:val="0"/>
          <w:divBdr>
            <w:top w:val="none" w:sz="0" w:space="0" w:color="auto"/>
            <w:left w:val="none" w:sz="0" w:space="0" w:color="auto"/>
            <w:bottom w:val="none" w:sz="0" w:space="0" w:color="auto"/>
            <w:right w:val="none" w:sz="0" w:space="0" w:color="auto"/>
          </w:divBdr>
        </w:div>
        <w:div w:id="1236666276">
          <w:marLeft w:val="1800"/>
          <w:marRight w:val="0"/>
          <w:marTop w:val="77"/>
          <w:marBottom w:val="0"/>
          <w:divBdr>
            <w:top w:val="none" w:sz="0" w:space="0" w:color="auto"/>
            <w:left w:val="none" w:sz="0" w:space="0" w:color="auto"/>
            <w:bottom w:val="none" w:sz="0" w:space="0" w:color="auto"/>
            <w:right w:val="none" w:sz="0" w:space="0" w:color="auto"/>
          </w:divBdr>
        </w:div>
        <w:div w:id="1644042004">
          <w:marLeft w:val="1166"/>
          <w:marRight w:val="0"/>
          <w:marTop w:val="96"/>
          <w:marBottom w:val="0"/>
          <w:divBdr>
            <w:top w:val="none" w:sz="0" w:space="0" w:color="auto"/>
            <w:left w:val="none" w:sz="0" w:space="0" w:color="auto"/>
            <w:bottom w:val="none" w:sz="0" w:space="0" w:color="auto"/>
            <w:right w:val="none" w:sz="0" w:space="0" w:color="auto"/>
          </w:divBdr>
        </w:div>
        <w:div w:id="1662848696">
          <w:marLeft w:val="1166"/>
          <w:marRight w:val="0"/>
          <w:marTop w:val="96"/>
          <w:marBottom w:val="0"/>
          <w:divBdr>
            <w:top w:val="none" w:sz="0" w:space="0" w:color="auto"/>
            <w:left w:val="none" w:sz="0" w:space="0" w:color="auto"/>
            <w:bottom w:val="none" w:sz="0" w:space="0" w:color="auto"/>
            <w:right w:val="none" w:sz="0" w:space="0" w:color="auto"/>
          </w:divBdr>
        </w:div>
        <w:div w:id="1692417952">
          <w:marLeft w:val="1166"/>
          <w:marRight w:val="0"/>
          <w:marTop w:val="96"/>
          <w:marBottom w:val="0"/>
          <w:divBdr>
            <w:top w:val="none" w:sz="0" w:space="0" w:color="auto"/>
            <w:left w:val="none" w:sz="0" w:space="0" w:color="auto"/>
            <w:bottom w:val="none" w:sz="0" w:space="0" w:color="auto"/>
            <w:right w:val="none" w:sz="0" w:space="0" w:color="auto"/>
          </w:divBdr>
        </w:div>
        <w:div w:id="1985507954">
          <w:marLeft w:val="1800"/>
          <w:marRight w:val="0"/>
          <w:marTop w:val="77"/>
          <w:marBottom w:val="0"/>
          <w:divBdr>
            <w:top w:val="none" w:sz="0" w:space="0" w:color="auto"/>
            <w:left w:val="none" w:sz="0" w:space="0" w:color="auto"/>
            <w:bottom w:val="none" w:sz="0" w:space="0" w:color="auto"/>
            <w:right w:val="none" w:sz="0" w:space="0" w:color="auto"/>
          </w:divBdr>
        </w:div>
      </w:divsChild>
    </w:div>
    <w:div w:id="2030713109">
      <w:bodyDiv w:val="1"/>
      <w:marLeft w:val="0"/>
      <w:marRight w:val="0"/>
      <w:marTop w:val="0"/>
      <w:marBottom w:val="0"/>
      <w:divBdr>
        <w:top w:val="none" w:sz="0" w:space="0" w:color="auto"/>
        <w:left w:val="none" w:sz="0" w:space="0" w:color="auto"/>
        <w:bottom w:val="none" w:sz="0" w:space="0" w:color="auto"/>
        <w:right w:val="none" w:sz="0" w:space="0" w:color="auto"/>
      </w:divBdr>
      <w:divsChild>
        <w:div w:id="74397338">
          <w:marLeft w:val="1166"/>
          <w:marRight w:val="0"/>
          <w:marTop w:val="60"/>
          <w:marBottom w:val="0"/>
          <w:divBdr>
            <w:top w:val="none" w:sz="0" w:space="0" w:color="auto"/>
            <w:left w:val="none" w:sz="0" w:space="0" w:color="auto"/>
            <w:bottom w:val="none" w:sz="0" w:space="0" w:color="auto"/>
            <w:right w:val="none" w:sz="0" w:space="0" w:color="auto"/>
          </w:divBdr>
        </w:div>
        <w:div w:id="189495455">
          <w:marLeft w:val="2520"/>
          <w:marRight w:val="0"/>
          <w:marTop w:val="60"/>
          <w:marBottom w:val="0"/>
          <w:divBdr>
            <w:top w:val="none" w:sz="0" w:space="0" w:color="auto"/>
            <w:left w:val="none" w:sz="0" w:space="0" w:color="auto"/>
            <w:bottom w:val="none" w:sz="0" w:space="0" w:color="auto"/>
            <w:right w:val="none" w:sz="0" w:space="0" w:color="auto"/>
          </w:divBdr>
        </w:div>
        <w:div w:id="441267563">
          <w:marLeft w:val="1800"/>
          <w:marRight w:val="0"/>
          <w:marTop w:val="60"/>
          <w:marBottom w:val="0"/>
          <w:divBdr>
            <w:top w:val="none" w:sz="0" w:space="0" w:color="auto"/>
            <w:left w:val="none" w:sz="0" w:space="0" w:color="auto"/>
            <w:bottom w:val="none" w:sz="0" w:space="0" w:color="auto"/>
            <w:right w:val="none" w:sz="0" w:space="0" w:color="auto"/>
          </w:divBdr>
        </w:div>
        <w:div w:id="541405524">
          <w:marLeft w:val="1166"/>
          <w:marRight w:val="0"/>
          <w:marTop w:val="60"/>
          <w:marBottom w:val="0"/>
          <w:divBdr>
            <w:top w:val="none" w:sz="0" w:space="0" w:color="auto"/>
            <w:left w:val="none" w:sz="0" w:space="0" w:color="auto"/>
            <w:bottom w:val="none" w:sz="0" w:space="0" w:color="auto"/>
            <w:right w:val="none" w:sz="0" w:space="0" w:color="auto"/>
          </w:divBdr>
        </w:div>
        <w:div w:id="947397775">
          <w:marLeft w:val="1166"/>
          <w:marRight w:val="0"/>
          <w:marTop w:val="60"/>
          <w:marBottom w:val="0"/>
          <w:divBdr>
            <w:top w:val="none" w:sz="0" w:space="0" w:color="auto"/>
            <w:left w:val="none" w:sz="0" w:space="0" w:color="auto"/>
            <w:bottom w:val="none" w:sz="0" w:space="0" w:color="auto"/>
            <w:right w:val="none" w:sz="0" w:space="0" w:color="auto"/>
          </w:divBdr>
        </w:div>
        <w:div w:id="1207329474">
          <w:marLeft w:val="2520"/>
          <w:marRight w:val="0"/>
          <w:marTop w:val="60"/>
          <w:marBottom w:val="0"/>
          <w:divBdr>
            <w:top w:val="none" w:sz="0" w:space="0" w:color="auto"/>
            <w:left w:val="none" w:sz="0" w:space="0" w:color="auto"/>
            <w:bottom w:val="none" w:sz="0" w:space="0" w:color="auto"/>
            <w:right w:val="none" w:sz="0" w:space="0" w:color="auto"/>
          </w:divBdr>
        </w:div>
        <w:div w:id="1258253680">
          <w:marLeft w:val="1800"/>
          <w:marRight w:val="0"/>
          <w:marTop w:val="60"/>
          <w:marBottom w:val="0"/>
          <w:divBdr>
            <w:top w:val="none" w:sz="0" w:space="0" w:color="auto"/>
            <w:left w:val="none" w:sz="0" w:space="0" w:color="auto"/>
            <w:bottom w:val="none" w:sz="0" w:space="0" w:color="auto"/>
            <w:right w:val="none" w:sz="0" w:space="0" w:color="auto"/>
          </w:divBdr>
        </w:div>
        <w:div w:id="1473332152">
          <w:marLeft w:val="2520"/>
          <w:marRight w:val="0"/>
          <w:marTop w:val="60"/>
          <w:marBottom w:val="0"/>
          <w:divBdr>
            <w:top w:val="none" w:sz="0" w:space="0" w:color="auto"/>
            <w:left w:val="none" w:sz="0" w:space="0" w:color="auto"/>
            <w:bottom w:val="none" w:sz="0" w:space="0" w:color="auto"/>
            <w:right w:val="none" w:sz="0" w:space="0" w:color="auto"/>
          </w:divBdr>
        </w:div>
        <w:div w:id="1576090351">
          <w:marLeft w:val="1166"/>
          <w:marRight w:val="0"/>
          <w:marTop w:val="60"/>
          <w:marBottom w:val="0"/>
          <w:divBdr>
            <w:top w:val="none" w:sz="0" w:space="0" w:color="auto"/>
            <w:left w:val="none" w:sz="0" w:space="0" w:color="auto"/>
            <w:bottom w:val="none" w:sz="0" w:space="0" w:color="auto"/>
            <w:right w:val="none" w:sz="0" w:space="0" w:color="auto"/>
          </w:divBdr>
        </w:div>
        <w:div w:id="1576666436">
          <w:marLeft w:val="1800"/>
          <w:marRight w:val="0"/>
          <w:marTop w:val="60"/>
          <w:marBottom w:val="0"/>
          <w:divBdr>
            <w:top w:val="none" w:sz="0" w:space="0" w:color="auto"/>
            <w:left w:val="none" w:sz="0" w:space="0" w:color="auto"/>
            <w:bottom w:val="none" w:sz="0" w:space="0" w:color="auto"/>
            <w:right w:val="none" w:sz="0" w:space="0" w:color="auto"/>
          </w:divBdr>
        </w:div>
        <w:div w:id="1851601786">
          <w:marLeft w:val="2520"/>
          <w:marRight w:val="0"/>
          <w:marTop w:val="60"/>
          <w:marBottom w:val="0"/>
          <w:divBdr>
            <w:top w:val="none" w:sz="0" w:space="0" w:color="auto"/>
            <w:left w:val="none" w:sz="0" w:space="0" w:color="auto"/>
            <w:bottom w:val="none" w:sz="0" w:space="0" w:color="auto"/>
            <w:right w:val="none" w:sz="0" w:space="0" w:color="auto"/>
          </w:divBdr>
        </w:div>
        <w:div w:id="1950889818">
          <w:marLeft w:val="547"/>
          <w:marRight w:val="0"/>
          <w:marTop w:val="96"/>
          <w:marBottom w:val="0"/>
          <w:divBdr>
            <w:top w:val="none" w:sz="0" w:space="0" w:color="auto"/>
            <w:left w:val="none" w:sz="0" w:space="0" w:color="auto"/>
            <w:bottom w:val="none" w:sz="0" w:space="0" w:color="auto"/>
            <w:right w:val="none" w:sz="0" w:space="0" w:color="auto"/>
          </w:divBdr>
        </w:div>
        <w:div w:id="1991131941">
          <w:marLeft w:val="1800"/>
          <w:marRight w:val="0"/>
          <w:marTop w:val="60"/>
          <w:marBottom w:val="0"/>
          <w:divBdr>
            <w:top w:val="none" w:sz="0" w:space="0" w:color="auto"/>
            <w:left w:val="none" w:sz="0" w:space="0" w:color="auto"/>
            <w:bottom w:val="none" w:sz="0" w:space="0" w:color="auto"/>
            <w:right w:val="none" w:sz="0" w:space="0" w:color="auto"/>
          </w:divBdr>
        </w:div>
        <w:div w:id="2083405778">
          <w:marLeft w:val="1800"/>
          <w:marRight w:val="0"/>
          <w:marTop w:val="60"/>
          <w:marBottom w:val="0"/>
          <w:divBdr>
            <w:top w:val="none" w:sz="0" w:space="0" w:color="auto"/>
            <w:left w:val="none" w:sz="0" w:space="0" w:color="auto"/>
            <w:bottom w:val="none" w:sz="0" w:space="0" w:color="auto"/>
            <w:right w:val="none" w:sz="0" w:space="0" w:color="auto"/>
          </w:divBdr>
        </w:div>
        <w:div w:id="2134590449">
          <w:marLeft w:val="1800"/>
          <w:marRight w:val="0"/>
          <w:marTop w:val="60"/>
          <w:marBottom w:val="0"/>
          <w:divBdr>
            <w:top w:val="none" w:sz="0" w:space="0" w:color="auto"/>
            <w:left w:val="none" w:sz="0" w:space="0" w:color="auto"/>
            <w:bottom w:val="none" w:sz="0" w:space="0" w:color="auto"/>
            <w:right w:val="none" w:sz="0" w:space="0" w:color="auto"/>
          </w:divBdr>
        </w:div>
      </w:divsChild>
    </w:div>
    <w:div w:id="2031255163">
      <w:bodyDiv w:val="1"/>
      <w:marLeft w:val="0"/>
      <w:marRight w:val="0"/>
      <w:marTop w:val="0"/>
      <w:marBottom w:val="0"/>
      <w:divBdr>
        <w:top w:val="none" w:sz="0" w:space="0" w:color="auto"/>
        <w:left w:val="none" w:sz="0" w:space="0" w:color="auto"/>
        <w:bottom w:val="none" w:sz="0" w:space="0" w:color="auto"/>
        <w:right w:val="none" w:sz="0" w:space="0" w:color="auto"/>
      </w:divBdr>
    </w:div>
    <w:div w:id="2031837725">
      <w:bodyDiv w:val="1"/>
      <w:marLeft w:val="0"/>
      <w:marRight w:val="0"/>
      <w:marTop w:val="0"/>
      <w:marBottom w:val="0"/>
      <w:divBdr>
        <w:top w:val="none" w:sz="0" w:space="0" w:color="auto"/>
        <w:left w:val="none" w:sz="0" w:space="0" w:color="auto"/>
        <w:bottom w:val="none" w:sz="0" w:space="0" w:color="auto"/>
        <w:right w:val="none" w:sz="0" w:space="0" w:color="auto"/>
      </w:divBdr>
    </w:div>
    <w:div w:id="2032298552">
      <w:bodyDiv w:val="1"/>
      <w:marLeft w:val="0"/>
      <w:marRight w:val="0"/>
      <w:marTop w:val="0"/>
      <w:marBottom w:val="0"/>
      <w:divBdr>
        <w:top w:val="none" w:sz="0" w:space="0" w:color="auto"/>
        <w:left w:val="none" w:sz="0" w:space="0" w:color="auto"/>
        <w:bottom w:val="none" w:sz="0" w:space="0" w:color="auto"/>
        <w:right w:val="none" w:sz="0" w:space="0" w:color="auto"/>
      </w:divBdr>
      <w:divsChild>
        <w:div w:id="333073976">
          <w:marLeft w:val="1166"/>
          <w:marRight w:val="0"/>
          <w:marTop w:val="110"/>
          <w:marBottom w:val="0"/>
          <w:divBdr>
            <w:top w:val="none" w:sz="0" w:space="0" w:color="auto"/>
            <w:left w:val="none" w:sz="0" w:space="0" w:color="auto"/>
            <w:bottom w:val="none" w:sz="0" w:space="0" w:color="auto"/>
            <w:right w:val="none" w:sz="0" w:space="0" w:color="auto"/>
          </w:divBdr>
        </w:div>
        <w:div w:id="417480480">
          <w:marLeft w:val="547"/>
          <w:marRight w:val="0"/>
          <w:marTop w:val="130"/>
          <w:marBottom w:val="0"/>
          <w:divBdr>
            <w:top w:val="none" w:sz="0" w:space="0" w:color="auto"/>
            <w:left w:val="none" w:sz="0" w:space="0" w:color="auto"/>
            <w:bottom w:val="none" w:sz="0" w:space="0" w:color="auto"/>
            <w:right w:val="none" w:sz="0" w:space="0" w:color="auto"/>
          </w:divBdr>
        </w:div>
        <w:div w:id="715009324">
          <w:marLeft w:val="1166"/>
          <w:marRight w:val="0"/>
          <w:marTop w:val="110"/>
          <w:marBottom w:val="0"/>
          <w:divBdr>
            <w:top w:val="none" w:sz="0" w:space="0" w:color="auto"/>
            <w:left w:val="none" w:sz="0" w:space="0" w:color="auto"/>
            <w:bottom w:val="none" w:sz="0" w:space="0" w:color="auto"/>
            <w:right w:val="none" w:sz="0" w:space="0" w:color="auto"/>
          </w:divBdr>
        </w:div>
        <w:div w:id="859587253">
          <w:marLeft w:val="1166"/>
          <w:marRight w:val="0"/>
          <w:marTop w:val="110"/>
          <w:marBottom w:val="0"/>
          <w:divBdr>
            <w:top w:val="none" w:sz="0" w:space="0" w:color="auto"/>
            <w:left w:val="none" w:sz="0" w:space="0" w:color="auto"/>
            <w:bottom w:val="none" w:sz="0" w:space="0" w:color="auto"/>
            <w:right w:val="none" w:sz="0" w:space="0" w:color="auto"/>
          </w:divBdr>
        </w:div>
        <w:div w:id="1261719505">
          <w:marLeft w:val="547"/>
          <w:marRight w:val="0"/>
          <w:marTop w:val="130"/>
          <w:marBottom w:val="0"/>
          <w:divBdr>
            <w:top w:val="none" w:sz="0" w:space="0" w:color="auto"/>
            <w:left w:val="none" w:sz="0" w:space="0" w:color="auto"/>
            <w:bottom w:val="none" w:sz="0" w:space="0" w:color="auto"/>
            <w:right w:val="none" w:sz="0" w:space="0" w:color="auto"/>
          </w:divBdr>
        </w:div>
        <w:div w:id="1351764286">
          <w:marLeft w:val="1166"/>
          <w:marRight w:val="0"/>
          <w:marTop w:val="110"/>
          <w:marBottom w:val="0"/>
          <w:divBdr>
            <w:top w:val="none" w:sz="0" w:space="0" w:color="auto"/>
            <w:left w:val="none" w:sz="0" w:space="0" w:color="auto"/>
            <w:bottom w:val="none" w:sz="0" w:space="0" w:color="auto"/>
            <w:right w:val="none" w:sz="0" w:space="0" w:color="auto"/>
          </w:divBdr>
        </w:div>
        <w:div w:id="1757049935">
          <w:marLeft w:val="1166"/>
          <w:marRight w:val="0"/>
          <w:marTop w:val="110"/>
          <w:marBottom w:val="0"/>
          <w:divBdr>
            <w:top w:val="none" w:sz="0" w:space="0" w:color="auto"/>
            <w:left w:val="none" w:sz="0" w:space="0" w:color="auto"/>
            <w:bottom w:val="none" w:sz="0" w:space="0" w:color="auto"/>
            <w:right w:val="none" w:sz="0" w:space="0" w:color="auto"/>
          </w:divBdr>
        </w:div>
        <w:div w:id="1858232111">
          <w:marLeft w:val="547"/>
          <w:marRight w:val="0"/>
          <w:marTop w:val="125"/>
          <w:marBottom w:val="0"/>
          <w:divBdr>
            <w:top w:val="none" w:sz="0" w:space="0" w:color="auto"/>
            <w:left w:val="none" w:sz="0" w:space="0" w:color="auto"/>
            <w:bottom w:val="none" w:sz="0" w:space="0" w:color="auto"/>
            <w:right w:val="none" w:sz="0" w:space="0" w:color="auto"/>
          </w:divBdr>
        </w:div>
      </w:divsChild>
    </w:div>
    <w:div w:id="2032606407">
      <w:bodyDiv w:val="1"/>
      <w:marLeft w:val="0"/>
      <w:marRight w:val="0"/>
      <w:marTop w:val="0"/>
      <w:marBottom w:val="0"/>
      <w:divBdr>
        <w:top w:val="none" w:sz="0" w:space="0" w:color="auto"/>
        <w:left w:val="none" w:sz="0" w:space="0" w:color="auto"/>
        <w:bottom w:val="none" w:sz="0" w:space="0" w:color="auto"/>
        <w:right w:val="none" w:sz="0" w:space="0" w:color="auto"/>
      </w:divBdr>
    </w:div>
    <w:div w:id="2032684276">
      <w:bodyDiv w:val="1"/>
      <w:marLeft w:val="0"/>
      <w:marRight w:val="0"/>
      <w:marTop w:val="0"/>
      <w:marBottom w:val="0"/>
      <w:divBdr>
        <w:top w:val="none" w:sz="0" w:space="0" w:color="auto"/>
        <w:left w:val="none" w:sz="0" w:space="0" w:color="auto"/>
        <w:bottom w:val="none" w:sz="0" w:space="0" w:color="auto"/>
        <w:right w:val="none" w:sz="0" w:space="0" w:color="auto"/>
      </w:divBdr>
      <w:divsChild>
        <w:div w:id="953950548">
          <w:marLeft w:val="547"/>
          <w:marRight w:val="0"/>
          <w:marTop w:val="134"/>
          <w:marBottom w:val="0"/>
          <w:divBdr>
            <w:top w:val="none" w:sz="0" w:space="0" w:color="auto"/>
            <w:left w:val="none" w:sz="0" w:space="0" w:color="auto"/>
            <w:bottom w:val="none" w:sz="0" w:space="0" w:color="auto"/>
            <w:right w:val="none" w:sz="0" w:space="0" w:color="auto"/>
          </w:divBdr>
        </w:div>
        <w:div w:id="1331955752">
          <w:marLeft w:val="1166"/>
          <w:marRight w:val="0"/>
          <w:marTop w:val="115"/>
          <w:marBottom w:val="0"/>
          <w:divBdr>
            <w:top w:val="none" w:sz="0" w:space="0" w:color="auto"/>
            <w:left w:val="none" w:sz="0" w:space="0" w:color="auto"/>
            <w:bottom w:val="none" w:sz="0" w:space="0" w:color="auto"/>
            <w:right w:val="none" w:sz="0" w:space="0" w:color="auto"/>
          </w:divBdr>
        </w:div>
        <w:div w:id="1605529274">
          <w:marLeft w:val="547"/>
          <w:marRight w:val="0"/>
          <w:marTop w:val="134"/>
          <w:marBottom w:val="0"/>
          <w:divBdr>
            <w:top w:val="none" w:sz="0" w:space="0" w:color="auto"/>
            <w:left w:val="none" w:sz="0" w:space="0" w:color="auto"/>
            <w:bottom w:val="none" w:sz="0" w:space="0" w:color="auto"/>
            <w:right w:val="none" w:sz="0" w:space="0" w:color="auto"/>
          </w:divBdr>
        </w:div>
      </w:divsChild>
    </w:div>
    <w:div w:id="2033533699">
      <w:bodyDiv w:val="1"/>
      <w:marLeft w:val="0"/>
      <w:marRight w:val="0"/>
      <w:marTop w:val="0"/>
      <w:marBottom w:val="0"/>
      <w:divBdr>
        <w:top w:val="none" w:sz="0" w:space="0" w:color="auto"/>
        <w:left w:val="none" w:sz="0" w:space="0" w:color="auto"/>
        <w:bottom w:val="none" w:sz="0" w:space="0" w:color="auto"/>
        <w:right w:val="none" w:sz="0" w:space="0" w:color="auto"/>
      </w:divBdr>
    </w:div>
    <w:div w:id="2033870715">
      <w:bodyDiv w:val="1"/>
      <w:marLeft w:val="0"/>
      <w:marRight w:val="0"/>
      <w:marTop w:val="0"/>
      <w:marBottom w:val="0"/>
      <w:divBdr>
        <w:top w:val="none" w:sz="0" w:space="0" w:color="auto"/>
        <w:left w:val="none" w:sz="0" w:space="0" w:color="auto"/>
        <w:bottom w:val="none" w:sz="0" w:space="0" w:color="auto"/>
        <w:right w:val="none" w:sz="0" w:space="0" w:color="auto"/>
      </w:divBdr>
      <w:divsChild>
        <w:div w:id="473526983">
          <w:marLeft w:val="1166"/>
          <w:marRight w:val="0"/>
          <w:marTop w:val="115"/>
          <w:marBottom w:val="0"/>
          <w:divBdr>
            <w:top w:val="none" w:sz="0" w:space="0" w:color="auto"/>
            <w:left w:val="none" w:sz="0" w:space="0" w:color="auto"/>
            <w:bottom w:val="none" w:sz="0" w:space="0" w:color="auto"/>
            <w:right w:val="none" w:sz="0" w:space="0" w:color="auto"/>
          </w:divBdr>
        </w:div>
        <w:div w:id="736515787">
          <w:marLeft w:val="547"/>
          <w:marRight w:val="0"/>
          <w:marTop w:val="115"/>
          <w:marBottom w:val="0"/>
          <w:divBdr>
            <w:top w:val="none" w:sz="0" w:space="0" w:color="auto"/>
            <w:left w:val="none" w:sz="0" w:space="0" w:color="auto"/>
            <w:bottom w:val="none" w:sz="0" w:space="0" w:color="auto"/>
            <w:right w:val="none" w:sz="0" w:space="0" w:color="auto"/>
          </w:divBdr>
        </w:div>
      </w:divsChild>
    </w:div>
    <w:div w:id="2036343524">
      <w:bodyDiv w:val="1"/>
      <w:marLeft w:val="0"/>
      <w:marRight w:val="0"/>
      <w:marTop w:val="0"/>
      <w:marBottom w:val="0"/>
      <w:divBdr>
        <w:top w:val="none" w:sz="0" w:space="0" w:color="auto"/>
        <w:left w:val="none" w:sz="0" w:space="0" w:color="auto"/>
        <w:bottom w:val="none" w:sz="0" w:space="0" w:color="auto"/>
        <w:right w:val="none" w:sz="0" w:space="0" w:color="auto"/>
      </w:divBdr>
      <w:divsChild>
        <w:div w:id="90127260">
          <w:marLeft w:val="1166"/>
          <w:marRight w:val="0"/>
          <w:marTop w:val="134"/>
          <w:marBottom w:val="0"/>
          <w:divBdr>
            <w:top w:val="none" w:sz="0" w:space="0" w:color="auto"/>
            <w:left w:val="none" w:sz="0" w:space="0" w:color="auto"/>
            <w:bottom w:val="none" w:sz="0" w:space="0" w:color="auto"/>
            <w:right w:val="none" w:sz="0" w:space="0" w:color="auto"/>
          </w:divBdr>
        </w:div>
        <w:div w:id="960569574">
          <w:marLeft w:val="547"/>
          <w:marRight w:val="0"/>
          <w:marTop w:val="154"/>
          <w:marBottom w:val="0"/>
          <w:divBdr>
            <w:top w:val="none" w:sz="0" w:space="0" w:color="auto"/>
            <w:left w:val="none" w:sz="0" w:space="0" w:color="auto"/>
            <w:bottom w:val="none" w:sz="0" w:space="0" w:color="auto"/>
            <w:right w:val="none" w:sz="0" w:space="0" w:color="auto"/>
          </w:divBdr>
        </w:div>
      </w:divsChild>
    </w:div>
    <w:div w:id="2036925009">
      <w:bodyDiv w:val="1"/>
      <w:marLeft w:val="0"/>
      <w:marRight w:val="0"/>
      <w:marTop w:val="0"/>
      <w:marBottom w:val="0"/>
      <w:divBdr>
        <w:top w:val="none" w:sz="0" w:space="0" w:color="auto"/>
        <w:left w:val="none" w:sz="0" w:space="0" w:color="auto"/>
        <w:bottom w:val="none" w:sz="0" w:space="0" w:color="auto"/>
        <w:right w:val="none" w:sz="0" w:space="0" w:color="auto"/>
      </w:divBdr>
    </w:div>
    <w:div w:id="2037079961">
      <w:bodyDiv w:val="1"/>
      <w:marLeft w:val="0"/>
      <w:marRight w:val="0"/>
      <w:marTop w:val="0"/>
      <w:marBottom w:val="0"/>
      <w:divBdr>
        <w:top w:val="none" w:sz="0" w:space="0" w:color="auto"/>
        <w:left w:val="none" w:sz="0" w:space="0" w:color="auto"/>
        <w:bottom w:val="none" w:sz="0" w:space="0" w:color="auto"/>
        <w:right w:val="none" w:sz="0" w:space="0" w:color="auto"/>
      </w:divBdr>
      <w:divsChild>
        <w:div w:id="290601995">
          <w:marLeft w:val="1166"/>
          <w:marRight w:val="0"/>
          <w:marTop w:val="101"/>
          <w:marBottom w:val="0"/>
          <w:divBdr>
            <w:top w:val="none" w:sz="0" w:space="0" w:color="auto"/>
            <w:left w:val="none" w:sz="0" w:space="0" w:color="auto"/>
            <w:bottom w:val="none" w:sz="0" w:space="0" w:color="auto"/>
            <w:right w:val="none" w:sz="0" w:space="0" w:color="auto"/>
          </w:divBdr>
        </w:div>
        <w:div w:id="712728087">
          <w:marLeft w:val="547"/>
          <w:marRight w:val="0"/>
          <w:marTop w:val="120"/>
          <w:marBottom w:val="0"/>
          <w:divBdr>
            <w:top w:val="none" w:sz="0" w:space="0" w:color="auto"/>
            <w:left w:val="none" w:sz="0" w:space="0" w:color="auto"/>
            <w:bottom w:val="none" w:sz="0" w:space="0" w:color="auto"/>
            <w:right w:val="none" w:sz="0" w:space="0" w:color="auto"/>
          </w:divBdr>
        </w:div>
        <w:div w:id="1407142340">
          <w:marLeft w:val="1166"/>
          <w:marRight w:val="0"/>
          <w:marTop w:val="101"/>
          <w:marBottom w:val="0"/>
          <w:divBdr>
            <w:top w:val="none" w:sz="0" w:space="0" w:color="auto"/>
            <w:left w:val="none" w:sz="0" w:space="0" w:color="auto"/>
            <w:bottom w:val="none" w:sz="0" w:space="0" w:color="auto"/>
            <w:right w:val="none" w:sz="0" w:space="0" w:color="auto"/>
          </w:divBdr>
        </w:div>
      </w:divsChild>
    </w:div>
    <w:div w:id="2037122114">
      <w:bodyDiv w:val="1"/>
      <w:marLeft w:val="0"/>
      <w:marRight w:val="0"/>
      <w:marTop w:val="0"/>
      <w:marBottom w:val="0"/>
      <w:divBdr>
        <w:top w:val="none" w:sz="0" w:space="0" w:color="auto"/>
        <w:left w:val="none" w:sz="0" w:space="0" w:color="auto"/>
        <w:bottom w:val="none" w:sz="0" w:space="0" w:color="auto"/>
        <w:right w:val="none" w:sz="0" w:space="0" w:color="auto"/>
      </w:divBdr>
    </w:div>
    <w:div w:id="2039240066">
      <w:bodyDiv w:val="1"/>
      <w:marLeft w:val="0"/>
      <w:marRight w:val="0"/>
      <w:marTop w:val="0"/>
      <w:marBottom w:val="0"/>
      <w:divBdr>
        <w:top w:val="none" w:sz="0" w:space="0" w:color="auto"/>
        <w:left w:val="none" w:sz="0" w:space="0" w:color="auto"/>
        <w:bottom w:val="none" w:sz="0" w:space="0" w:color="auto"/>
        <w:right w:val="none" w:sz="0" w:space="0" w:color="auto"/>
      </w:divBdr>
    </w:div>
    <w:div w:id="2039814027">
      <w:bodyDiv w:val="1"/>
      <w:marLeft w:val="0"/>
      <w:marRight w:val="0"/>
      <w:marTop w:val="0"/>
      <w:marBottom w:val="0"/>
      <w:divBdr>
        <w:top w:val="none" w:sz="0" w:space="0" w:color="auto"/>
        <w:left w:val="none" w:sz="0" w:space="0" w:color="auto"/>
        <w:bottom w:val="none" w:sz="0" w:space="0" w:color="auto"/>
        <w:right w:val="none" w:sz="0" w:space="0" w:color="auto"/>
      </w:divBdr>
    </w:div>
    <w:div w:id="2039961445">
      <w:bodyDiv w:val="1"/>
      <w:marLeft w:val="0"/>
      <w:marRight w:val="0"/>
      <w:marTop w:val="0"/>
      <w:marBottom w:val="0"/>
      <w:divBdr>
        <w:top w:val="none" w:sz="0" w:space="0" w:color="auto"/>
        <w:left w:val="none" w:sz="0" w:space="0" w:color="auto"/>
        <w:bottom w:val="none" w:sz="0" w:space="0" w:color="auto"/>
        <w:right w:val="none" w:sz="0" w:space="0" w:color="auto"/>
      </w:divBdr>
      <w:divsChild>
        <w:div w:id="591167417">
          <w:marLeft w:val="547"/>
          <w:marRight w:val="0"/>
          <w:marTop w:val="154"/>
          <w:marBottom w:val="0"/>
          <w:divBdr>
            <w:top w:val="none" w:sz="0" w:space="0" w:color="auto"/>
            <w:left w:val="none" w:sz="0" w:space="0" w:color="auto"/>
            <w:bottom w:val="none" w:sz="0" w:space="0" w:color="auto"/>
            <w:right w:val="none" w:sz="0" w:space="0" w:color="auto"/>
          </w:divBdr>
        </w:div>
        <w:div w:id="849759364">
          <w:marLeft w:val="547"/>
          <w:marRight w:val="0"/>
          <w:marTop w:val="154"/>
          <w:marBottom w:val="0"/>
          <w:divBdr>
            <w:top w:val="none" w:sz="0" w:space="0" w:color="auto"/>
            <w:left w:val="none" w:sz="0" w:space="0" w:color="auto"/>
            <w:bottom w:val="none" w:sz="0" w:space="0" w:color="auto"/>
            <w:right w:val="none" w:sz="0" w:space="0" w:color="auto"/>
          </w:divBdr>
        </w:div>
        <w:div w:id="981039824">
          <w:marLeft w:val="547"/>
          <w:marRight w:val="0"/>
          <w:marTop w:val="154"/>
          <w:marBottom w:val="0"/>
          <w:divBdr>
            <w:top w:val="none" w:sz="0" w:space="0" w:color="auto"/>
            <w:left w:val="none" w:sz="0" w:space="0" w:color="auto"/>
            <w:bottom w:val="none" w:sz="0" w:space="0" w:color="auto"/>
            <w:right w:val="none" w:sz="0" w:space="0" w:color="auto"/>
          </w:divBdr>
        </w:div>
      </w:divsChild>
    </w:div>
    <w:div w:id="2040201663">
      <w:bodyDiv w:val="1"/>
      <w:marLeft w:val="0"/>
      <w:marRight w:val="0"/>
      <w:marTop w:val="0"/>
      <w:marBottom w:val="0"/>
      <w:divBdr>
        <w:top w:val="none" w:sz="0" w:space="0" w:color="auto"/>
        <w:left w:val="none" w:sz="0" w:space="0" w:color="auto"/>
        <w:bottom w:val="none" w:sz="0" w:space="0" w:color="auto"/>
        <w:right w:val="none" w:sz="0" w:space="0" w:color="auto"/>
      </w:divBdr>
    </w:div>
    <w:div w:id="2040277893">
      <w:bodyDiv w:val="1"/>
      <w:marLeft w:val="0"/>
      <w:marRight w:val="0"/>
      <w:marTop w:val="0"/>
      <w:marBottom w:val="0"/>
      <w:divBdr>
        <w:top w:val="none" w:sz="0" w:space="0" w:color="auto"/>
        <w:left w:val="none" w:sz="0" w:space="0" w:color="auto"/>
        <w:bottom w:val="none" w:sz="0" w:space="0" w:color="auto"/>
        <w:right w:val="none" w:sz="0" w:space="0" w:color="auto"/>
      </w:divBdr>
    </w:div>
    <w:div w:id="2040888159">
      <w:bodyDiv w:val="1"/>
      <w:marLeft w:val="0"/>
      <w:marRight w:val="0"/>
      <w:marTop w:val="0"/>
      <w:marBottom w:val="0"/>
      <w:divBdr>
        <w:top w:val="none" w:sz="0" w:space="0" w:color="auto"/>
        <w:left w:val="none" w:sz="0" w:space="0" w:color="auto"/>
        <w:bottom w:val="none" w:sz="0" w:space="0" w:color="auto"/>
        <w:right w:val="none" w:sz="0" w:space="0" w:color="auto"/>
      </w:divBdr>
    </w:div>
    <w:div w:id="2042585728">
      <w:bodyDiv w:val="1"/>
      <w:marLeft w:val="0"/>
      <w:marRight w:val="0"/>
      <w:marTop w:val="0"/>
      <w:marBottom w:val="0"/>
      <w:divBdr>
        <w:top w:val="none" w:sz="0" w:space="0" w:color="auto"/>
        <w:left w:val="none" w:sz="0" w:space="0" w:color="auto"/>
        <w:bottom w:val="none" w:sz="0" w:space="0" w:color="auto"/>
        <w:right w:val="none" w:sz="0" w:space="0" w:color="auto"/>
      </w:divBdr>
    </w:div>
    <w:div w:id="2042781055">
      <w:bodyDiv w:val="1"/>
      <w:marLeft w:val="0"/>
      <w:marRight w:val="0"/>
      <w:marTop w:val="0"/>
      <w:marBottom w:val="0"/>
      <w:divBdr>
        <w:top w:val="none" w:sz="0" w:space="0" w:color="auto"/>
        <w:left w:val="none" w:sz="0" w:space="0" w:color="auto"/>
        <w:bottom w:val="none" w:sz="0" w:space="0" w:color="auto"/>
        <w:right w:val="none" w:sz="0" w:space="0" w:color="auto"/>
      </w:divBdr>
    </w:div>
    <w:div w:id="2043089025">
      <w:bodyDiv w:val="1"/>
      <w:marLeft w:val="0"/>
      <w:marRight w:val="0"/>
      <w:marTop w:val="0"/>
      <w:marBottom w:val="0"/>
      <w:divBdr>
        <w:top w:val="none" w:sz="0" w:space="0" w:color="auto"/>
        <w:left w:val="none" w:sz="0" w:space="0" w:color="auto"/>
        <w:bottom w:val="none" w:sz="0" w:space="0" w:color="auto"/>
        <w:right w:val="none" w:sz="0" w:space="0" w:color="auto"/>
      </w:divBdr>
    </w:div>
    <w:div w:id="2044015894">
      <w:bodyDiv w:val="1"/>
      <w:marLeft w:val="0"/>
      <w:marRight w:val="0"/>
      <w:marTop w:val="0"/>
      <w:marBottom w:val="0"/>
      <w:divBdr>
        <w:top w:val="none" w:sz="0" w:space="0" w:color="auto"/>
        <w:left w:val="none" w:sz="0" w:space="0" w:color="auto"/>
        <w:bottom w:val="none" w:sz="0" w:space="0" w:color="auto"/>
        <w:right w:val="none" w:sz="0" w:space="0" w:color="auto"/>
      </w:divBdr>
    </w:div>
    <w:div w:id="2044743729">
      <w:bodyDiv w:val="1"/>
      <w:marLeft w:val="0"/>
      <w:marRight w:val="0"/>
      <w:marTop w:val="0"/>
      <w:marBottom w:val="0"/>
      <w:divBdr>
        <w:top w:val="none" w:sz="0" w:space="0" w:color="auto"/>
        <w:left w:val="none" w:sz="0" w:space="0" w:color="auto"/>
        <w:bottom w:val="none" w:sz="0" w:space="0" w:color="auto"/>
        <w:right w:val="none" w:sz="0" w:space="0" w:color="auto"/>
      </w:divBdr>
    </w:div>
    <w:div w:id="2045710860">
      <w:bodyDiv w:val="1"/>
      <w:marLeft w:val="0"/>
      <w:marRight w:val="0"/>
      <w:marTop w:val="0"/>
      <w:marBottom w:val="0"/>
      <w:divBdr>
        <w:top w:val="none" w:sz="0" w:space="0" w:color="auto"/>
        <w:left w:val="none" w:sz="0" w:space="0" w:color="auto"/>
        <w:bottom w:val="none" w:sz="0" w:space="0" w:color="auto"/>
        <w:right w:val="none" w:sz="0" w:space="0" w:color="auto"/>
      </w:divBdr>
    </w:div>
    <w:div w:id="2046325048">
      <w:bodyDiv w:val="1"/>
      <w:marLeft w:val="0"/>
      <w:marRight w:val="0"/>
      <w:marTop w:val="0"/>
      <w:marBottom w:val="0"/>
      <w:divBdr>
        <w:top w:val="none" w:sz="0" w:space="0" w:color="auto"/>
        <w:left w:val="none" w:sz="0" w:space="0" w:color="auto"/>
        <w:bottom w:val="none" w:sz="0" w:space="0" w:color="auto"/>
        <w:right w:val="none" w:sz="0" w:space="0" w:color="auto"/>
      </w:divBdr>
      <w:divsChild>
        <w:div w:id="155607160">
          <w:marLeft w:val="1800"/>
          <w:marRight w:val="0"/>
          <w:marTop w:val="67"/>
          <w:marBottom w:val="0"/>
          <w:divBdr>
            <w:top w:val="none" w:sz="0" w:space="0" w:color="auto"/>
            <w:left w:val="none" w:sz="0" w:space="0" w:color="auto"/>
            <w:bottom w:val="none" w:sz="0" w:space="0" w:color="auto"/>
            <w:right w:val="none" w:sz="0" w:space="0" w:color="auto"/>
          </w:divBdr>
        </w:div>
        <w:div w:id="198319762">
          <w:marLeft w:val="1800"/>
          <w:marRight w:val="0"/>
          <w:marTop w:val="67"/>
          <w:marBottom w:val="0"/>
          <w:divBdr>
            <w:top w:val="none" w:sz="0" w:space="0" w:color="auto"/>
            <w:left w:val="none" w:sz="0" w:space="0" w:color="auto"/>
            <w:bottom w:val="none" w:sz="0" w:space="0" w:color="auto"/>
            <w:right w:val="none" w:sz="0" w:space="0" w:color="auto"/>
          </w:divBdr>
        </w:div>
        <w:div w:id="348142999">
          <w:marLeft w:val="1800"/>
          <w:marRight w:val="0"/>
          <w:marTop w:val="67"/>
          <w:marBottom w:val="0"/>
          <w:divBdr>
            <w:top w:val="none" w:sz="0" w:space="0" w:color="auto"/>
            <w:left w:val="none" w:sz="0" w:space="0" w:color="auto"/>
            <w:bottom w:val="none" w:sz="0" w:space="0" w:color="auto"/>
            <w:right w:val="none" w:sz="0" w:space="0" w:color="auto"/>
          </w:divBdr>
        </w:div>
        <w:div w:id="434984217">
          <w:marLeft w:val="1800"/>
          <w:marRight w:val="0"/>
          <w:marTop w:val="67"/>
          <w:marBottom w:val="0"/>
          <w:divBdr>
            <w:top w:val="none" w:sz="0" w:space="0" w:color="auto"/>
            <w:left w:val="none" w:sz="0" w:space="0" w:color="auto"/>
            <w:bottom w:val="none" w:sz="0" w:space="0" w:color="auto"/>
            <w:right w:val="none" w:sz="0" w:space="0" w:color="auto"/>
          </w:divBdr>
        </w:div>
        <w:div w:id="998851385">
          <w:marLeft w:val="1800"/>
          <w:marRight w:val="0"/>
          <w:marTop w:val="67"/>
          <w:marBottom w:val="0"/>
          <w:divBdr>
            <w:top w:val="none" w:sz="0" w:space="0" w:color="auto"/>
            <w:left w:val="none" w:sz="0" w:space="0" w:color="auto"/>
            <w:bottom w:val="none" w:sz="0" w:space="0" w:color="auto"/>
            <w:right w:val="none" w:sz="0" w:space="0" w:color="auto"/>
          </w:divBdr>
        </w:div>
        <w:div w:id="1134909276">
          <w:marLeft w:val="1166"/>
          <w:marRight w:val="0"/>
          <w:marTop w:val="86"/>
          <w:marBottom w:val="0"/>
          <w:divBdr>
            <w:top w:val="none" w:sz="0" w:space="0" w:color="auto"/>
            <w:left w:val="none" w:sz="0" w:space="0" w:color="auto"/>
            <w:bottom w:val="none" w:sz="0" w:space="0" w:color="auto"/>
            <w:right w:val="none" w:sz="0" w:space="0" w:color="auto"/>
          </w:divBdr>
        </w:div>
        <w:div w:id="1277978603">
          <w:marLeft w:val="1166"/>
          <w:marRight w:val="0"/>
          <w:marTop w:val="86"/>
          <w:marBottom w:val="0"/>
          <w:divBdr>
            <w:top w:val="none" w:sz="0" w:space="0" w:color="auto"/>
            <w:left w:val="none" w:sz="0" w:space="0" w:color="auto"/>
            <w:bottom w:val="none" w:sz="0" w:space="0" w:color="auto"/>
            <w:right w:val="none" w:sz="0" w:space="0" w:color="auto"/>
          </w:divBdr>
        </w:div>
        <w:div w:id="1627422002">
          <w:marLeft w:val="547"/>
          <w:marRight w:val="0"/>
          <w:marTop w:val="96"/>
          <w:marBottom w:val="0"/>
          <w:divBdr>
            <w:top w:val="none" w:sz="0" w:space="0" w:color="auto"/>
            <w:left w:val="none" w:sz="0" w:space="0" w:color="auto"/>
            <w:bottom w:val="none" w:sz="0" w:space="0" w:color="auto"/>
            <w:right w:val="none" w:sz="0" w:space="0" w:color="auto"/>
          </w:divBdr>
        </w:div>
        <w:div w:id="1646163609">
          <w:marLeft w:val="1800"/>
          <w:marRight w:val="0"/>
          <w:marTop w:val="67"/>
          <w:marBottom w:val="0"/>
          <w:divBdr>
            <w:top w:val="none" w:sz="0" w:space="0" w:color="auto"/>
            <w:left w:val="none" w:sz="0" w:space="0" w:color="auto"/>
            <w:bottom w:val="none" w:sz="0" w:space="0" w:color="auto"/>
            <w:right w:val="none" w:sz="0" w:space="0" w:color="auto"/>
          </w:divBdr>
        </w:div>
        <w:div w:id="1774783918">
          <w:marLeft w:val="1800"/>
          <w:marRight w:val="0"/>
          <w:marTop w:val="67"/>
          <w:marBottom w:val="0"/>
          <w:divBdr>
            <w:top w:val="none" w:sz="0" w:space="0" w:color="auto"/>
            <w:left w:val="none" w:sz="0" w:space="0" w:color="auto"/>
            <w:bottom w:val="none" w:sz="0" w:space="0" w:color="auto"/>
            <w:right w:val="none" w:sz="0" w:space="0" w:color="auto"/>
          </w:divBdr>
        </w:div>
        <w:div w:id="1850218388">
          <w:marLeft w:val="1166"/>
          <w:marRight w:val="0"/>
          <w:marTop w:val="86"/>
          <w:marBottom w:val="0"/>
          <w:divBdr>
            <w:top w:val="none" w:sz="0" w:space="0" w:color="auto"/>
            <w:left w:val="none" w:sz="0" w:space="0" w:color="auto"/>
            <w:bottom w:val="none" w:sz="0" w:space="0" w:color="auto"/>
            <w:right w:val="none" w:sz="0" w:space="0" w:color="auto"/>
          </w:divBdr>
        </w:div>
      </w:divsChild>
    </w:div>
    <w:div w:id="2046756354">
      <w:bodyDiv w:val="1"/>
      <w:marLeft w:val="0"/>
      <w:marRight w:val="0"/>
      <w:marTop w:val="0"/>
      <w:marBottom w:val="0"/>
      <w:divBdr>
        <w:top w:val="none" w:sz="0" w:space="0" w:color="auto"/>
        <w:left w:val="none" w:sz="0" w:space="0" w:color="auto"/>
        <w:bottom w:val="none" w:sz="0" w:space="0" w:color="auto"/>
        <w:right w:val="none" w:sz="0" w:space="0" w:color="auto"/>
      </w:divBdr>
      <w:divsChild>
        <w:div w:id="692266824">
          <w:marLeft w:val="547"/>
          <w:marRight w:val="0"/>
          <w:marTop w:val="154"/>
          <w:marBottom w:val="0"/>
          <w:divBdr>
            <w:top w:val="none" w:sz="0" w:space="0" w:color="auto"/>
            <w:left w:val="none" w:sz="0" w:space="0" w:color="auto"/>
            <w:bottom w:val="none" w:sz="0" w:space="0" w:color="auto"/>
            <w:right w:val="none" w:sz="0" w:space="0" w:color="auto"/>
          </w:divBdr>
        </w:div>
        <w:div w:id="2046443309">
          <w:marLeft w:val="547"/>
          <w:marRight w:val="0"/>
          <w:marTop w:val="154"/>
          <w:marBottom w:val="0"/>
          <w:divBdr>
            <w:top w:val="none" w:sz="0" w:space="0" w:color="auto"/>
            <w:left w:val="none" w:sz="0" w:space="0" w:color="auto"/>
            <w:bottom w:val="none" w:sz="0" w:space="0" w:color="auto"/>
            <w:right w:val="none" w:sz="0" w:space="0" w:color="auto"/>
          </w:divBdr>
        </w:div>
        <w:div w:id="2131237381">
          <w:marLeft w:val="547"/>
          <w:marRight w:val="0"/>
          <w:marTop w:val="154"/>
          <w:marBottom w:val="0"/>
          <w:divBdr>
            <w:top w:val="none" w:sz="0" w:space="0" w:color="auto"/>
            <w:left w:val="none" w:sz="0" w:space="0" w:color="auto"/>
            <w:bottom w:val="none" w:sz="0" w:space="0" w:color="auto"/>
            <w:right w:val="none" w:sz="0" w:space="0" w:color="auto"/>
          </w:divBdr>
        </w:div>
      </w:divsChild>
    </w:div>
    <w:div w:id="2048022554">
      <w:bodyDiv w:val="1"/>
      <w:marLeft w:val="0"/>
      <w:marRight w:val="0"/>
      <w:marTop w:val="0"/>
      <w:marBottom w:val="0"/>
      <w:divBdr>
        <w:top w:val="none" w:sz="0" w:space="0" w:color="auto"/>
        <w:left w:val="none" w:sz="0" w:space="0" w:color="auto"/>
        <w:bottom w:val="none" w:sz="0" w:space="0" w:color="auto"/>
        <w:right w:val="none" w:sz="0" w:space="0" w:color="auto"/>
      </w:divBdr>
    </w:div>
    <w:div w:id="2049141849">
      <w:bodyDiv w:val="1"/>
      <w:marLeft w:val="0"/>
      <w:marRight w:val="0"/>
      <w:marTop w:val="0"/>
      <w:marBottom w:val="0"/>
      <w:divBdr>
        <w:top w:val="none" w:sz="0" w:space="0" w:color="auto"/>
        <w:left w:val="none" w:sz="0" w:space="0" w:color="auto"/>
        <w:bottom w:val="none" w:sz="0" w:space="0" w:color="auto"/>
        <w:right w:val="none" w:sz="0" w:space="0" w:color="auto"/>
      </w:divBdr>
      <w:divsChild>
        <w:div w:id="540636138">
          <w:marLeft w:val="1166"/>
          <w:marRight w:val="0"/>
          <w:marTop w:val="134"/>
          <w:marBottom w:val="0"/>
          <w:divBdr>
            <w:top w:val="none" w:sz="0" w:space="0" w:color="auto"/>
            <w:left w:val="none" w:sz="0" w:space="0" w:color="auto"/>
            <w:bottom w:val="none" w:sz="0" w:space="0" w:color="auto"/>
            <w:right w:val="none" w:sz="0" w:space="0" w:color="auto"/>
          </w:divBdr>
        </w:div>
        <w:div w:id="760373713">
          <w:marLeft w:val="1166"/>
          <w:marRight w:val="0"/>
          <w:marTop w:val="134"/>
          <w:marBottom w:val="0"/>
          <w:divBdr>
            <w:top w:val="none" w:sz="0" w:space="0" w:color="auto"/>
            <w:left w:val="none" w:sz="0" w:space="0" w:color="auto"/>
            <w:bottom w:val="none" w:sz="0" w:space="0" w:color="auto"/>
            <w:right w:val="none" w:sz="0" w:space="0" w:color="auto"/>
          </w:divBdr>
        </w:div>
        <w:div w:id="1698969984">
          <w:marLeft w:val="547"/>
          <w:marRight w:val="0"/>
          <w:marTop w:val="154"/>
          <w:marBottom w:val="0"/>
          <w:divBdr>
            <w:top w:val="none" w:sz="0" w:space="0" w:color="auto"/>
            <w:left w:val="none" w:sz="0" w:space="0" w:color="auto"/>
            <w:bottom w:val="none" w:sz="0" w:space="0" w:color="auto"/>
            <w:right w:val="none" w:sz="0" w:space="0" w:color="auto"/>
          </w:divBdr>
        </w:div>
      </w:divsChild>
    </w:div>
    <w:div w:id="2049256909">
      <w:bodyDiv w:val="1"/>
      <w:marLeft w:val="0"/>
      <w:marRight w:val="0"/>
      <w:marTop w:val="0"/>
      <w:marBottom w:val="0"/>
      <w:divBdr>
        <w:top w:val="none" w:sz="0" w:space="0" w:color="auto"/>
        <w:left w:val="none" w:sz="0" w:space="0" w:color="auto"/>
        <w:bottom w:val="none" w:sz="0" w:space="0" w:color="auto"/>
        <w:right w:val="none" w:sz="0" w:space="0" w:color="auto"/>
      </w:divBdr>
    </w:div>
    <w:div w:id="2049454319">
      <w:bodyDiv w:val="1"/>
      <w:marLeft w:val="0"/>
      <w:marRight w:val="0"/>
      <w:marTop w:val="0"/>
      <w:marBottom w:val="0"/>
      <w:divBdr>
        <w:top w:val="none" w:sz="0" w:space="0" w:color="auto"/>
        <w:left w:val="none" w:sz="0" w:space="0" w:color="auto"/>
        <w:bottom w:val="none" w:sz="0" w:space="0" w:color="auto"/>
        <w:right w:val="none" w:sz="0" w:space="0" w:color="auto"/>
      </w:divBdr>
    </w:div>
    <w:div w:id="2051606183">
      <w:bodyDiv w:val="1"/>
      <w:marLeft w:val="0"/>
      <w:marRight w:val="0"/>
      <w:marTop w:val="0"/>
      <w:marBottom w:val="0"/>
      <w:divBdr>
        <w:top w:val="none" w:sz="0" w:space="0" w:color="auto"/>
        <w:left w:val="none" w:sz="0" w:space="0" w:color="auto"/>
        <w:bottom w:val="none" w:sz="0" w:space="0" w:color="auto"/>
        <w:right w:val="none" w:sz="0" w:space="0" w:color="auto"/>
      </w:divBdr>
      <w:divsChild>
        <w:div w:id="955988993">
          <w:marLeft w:val="0"/>
          <w:marRight w:val="0"/>
          <w:marTop w:val="0"/>
          <w:marBottom w:val="0"/>
          <w:divBdr>
            <w:top w:val="none" w:sz="0" w:space="0" w:color="auto"/>
            <w:left w:val="none" w:sz="0" w:space="0" w:color="auto"/>
            <w:bottom w:val="none" w:sz="0" w:space="0" w:color="auto"/>
            <w:right w:val="none" w:sz="0" w:space="0" w:color="auto"/>
          </w:divBdr>
          <w:divsChild>
            <w:div w:id="2979150">
              <w:marLeft w:val="0"/>
              <w:marRight w:val="0"/>
              <w:marTop w:val="0"/>
              <w:marBottom w:val="0"/>
              <w:divBdr>
                <w:top w:val="none" w:sz="0" w:space="0" w:color="auto"/>
                <w:left w:val="none" w:sz="0" w:space="0" w:color="auto"/>
                <w:bottom w:val="none" w:sz="0" w:space="0" w:color="auto"/>
                <w:right w:val="none" w:sz="0" w:space="0" w:color="auto"/>
              </w:divBdr>
            </w:div>
            <w:div w:id="207911695">
              <w:marLeft w:val="0"/>
              <w:marRight w:val="0"/>
              <w:marTop w:val="0"/>
              <w:marBottom w:val="0"/>
              <w:divBdr>
                <w:top w:val="none" w:sz="0" w:space="0" w:color="auto"/>
                <w:left w:val="none" w:sz="0" w:space="0" w:color="auto"/>
                <w:bottom w:val="none" w:sz="0" w:space="0" w:color="auto"/>
                <w:right w:val="none" w:sz="0" w:space="0" w:color="auto"/>
              </w:divBdr>
            </w:div>
            <w:div w:id="249042926">
              <w:marLeft w:val="0"/>
              <w:marRight w:val="0"/>
              <w:marTop w:val="0"/>
              <w:marBottom w:val="0"/>
              <w:divBdr>
                <w:top w:val="none" w:sz="0" w:space="0" w:color="auto"/>
                <w:left w:val="none" w:sz="0" w:space="0" w:color="auto"/>
                <w:bottom w:val="none" w:sz="0" w:space="0" w:color="auto"/>
                <w:right w:val="none" w:sz="0" w:space="0" w:color="auto"/>
              </w:divBdr>
            </w:div>
            <w:div w:id="316569716">
              <w:marLeft w:val="0"/>
              <w:marRight w:val="0"/>
              <w:marTop w:val="0"/>
              <w:marBottom w:val="0"/>
              <w:divBdr>
                <w:top w:val="none" w:sz="0" w:space="0" w:color="auto"/>
                <w:left w:val="none" w:sz="0" w:space="0" w:color="auto"/>
                <w:bottom w:val="none" w:sz="0" w:space="0" w:color="auto"/>
                <w:right w:val="none" w:sz="0" w:space="0" w:color="auto"/>
              </w:divBdr>
            </w:div>
            <w:div w:id="376465926">
              <w:marLeft w:val="0"/>
              <w:marRight w:val="0"/>
              <w:marTop w:val="0"/>
              <w:marBottom w:val="0"/>
              <w:divBdr>
                <w:top w:val="none" w:sz="0" w:space="0" w:color="auto"/>
                <w:left w:val="none" w:sz="0" w:space="0" w:color="auto"/>
                <w:bottom w:val="none" w:sz="0" w:space="0" w:color="auto"/>
                <w:right w:val="none" w:sz="0" w:space="0" w:color="auto"/>
              </w:divBdr>
            </w:div>
            <w:div w:id="444270306">
              <w:marLeft w:val="0"/>
              <w:marRight w:val="0"/>
              <w:marTop w:val="0"/>
              <w:marBottom w:val="0"/>
              <w:divBdr>
                <w:top w:val="none" w:sz="0" w:space="0" w:color="auto"/>
                <w:left w:val="none" w:sz="0" w:space="0" w:color="auto"/>
                <w:bottom w:val="none" w:sz="0" w:space="0" w:color="auto"/>
                <w:right w:val="none" w:sz="0" w:space="0" w:color="auto"/>
              </w:divBdr>
            </w:div>
            <w:div w:id="489057231">
              <w:marLeft w:val="0"/>
              <w:marRight w:val="0"/>
              <w:marTop w:val="0"/>
              <w:marBottom w:val="0"/>
              <w:divBdr>
                <w:top w:val="none" w:sz="0" w:space="0" w:color="auto"/>
                <w:left w:val="none" w:sz="0" w:space="0" w:color="auto"/>
                <w:bottom w:val="none" w:sz="0" w:space="0" w:color="auto"/>
                <w:right w:val="none" w:sz="0" w:space="0" w:color="auto"/>
              </w:divBdr>
            </w:div>
            <w:div w:id="744843736">
              <w:marLeft w:val="0"/>
              <w:marRight w:val="0"/>
              <w:marTop w:val="0"/>
              <w:marBottom w:val="0"/>
              <w:divBdr>
                <w:top w:val="none" w:sz="0" w:space="0" w:color="auto"/>
                <w:left w:val="none" w:sz="0" w:space="0" w:color="auto"/>
                <w:bottom w:val="none" w:sz="0" w:space="0" w:color="auto"/>
                <w:right w:val="none" w:sz="0" w:space="0" w:color="auto"/>
              </w:divBdr>
            </w:div>
            <w:div w:id="1391878491">
              <w:marLeft w:val="0"/>
              <w:marRight w:val="0"/>
              <w:marTop w:val="0"/>
              <w:marBottom w:val="0"/>
              <w:divBdr>
                <w:top w:val="none" w:sz="0" w:space="0" w:color="auto"/>
                <w:left w:val="none" w:sz="0" w:space="0" w:color="auto"/>
                <w:bottom w:val="none" w:sz="0" w:space="0" w:color="auto"/>
                <w:right w:val="none" w:sz="0" w:space="0" w:color="auto"/>
              </w:divBdr>
            </w:div>
            <w:div w:id="1462960769">
              <w:marLeft w:val="0"/>
              <w:marRight w:val="0"/>
              <w:marTop w:val="0"/>
              <w:marBottom w:val="0"/>
              <w:divBdr>
                <w:top w:val="none" w:sz="0" w:space="0" w:color="auto"/>
                <w:left w:val="none" w:sz="0" w:space="0" w:color="auto"/>
                <w:bottom w:val="none" w:sz="0" w:space="0" w:color="auto"/>
                <w:right w:val="none" w:sz="0" w:space="0" w:color="auto"/>
              </w:divBdr>
            </w:div>
            <w:div w:id="1814638463">
              <w:marLeft w:val="0"/>
              <w:marRight w:val="0"/>
              <w:marTop w:val="0"/>
              <w:marBottom w:val="0"/>
              <w:divBdr>
                <w:top w:val="none" w:sz="0" w:space="0" w:color="auto"/>
                <w:left w:val="none" w:sz="0" w:space="0" w:color="auto"/>
                <w:bottom w:val="none" w:sz="0" w:space="0" w:color="auto"/>
                <w:right w:val="none" w:sz="0" w:space="0" w:color="auto"/>
              </w:divBdr>
            </w:div>
            <w:div w:id="209886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957483">
      <w:bodyDiv w:val="1"/>
      <w:marLeft w:val="0"/>
      <w:marRight w:val="0"/>
      <w:marTop w:val="0"/>
      <w:marBottom w:val="0"/>
      <w:divBdr>
        <w:top w:val="none" w:sz="0" w:space="0" w:color="auto"/>
        <w:left w:val="none" w:sz="0" w:space="0" w:color="auto"/>
        <w:bottom w:val="none" w:sz="0" w:space="0" w:color="auto"/>
        <w:right w:val="none" w:sz="0" w:space="0" w:color="auto"/>
      </w:divBdr>
    </w:div>
    <w:div w:id="2052069751">
      <w:bodyDiv w:val="1"/>
      <w:marLeft w:val="0"/>
      <w:marRight w:val="0"/>
      <w:marTop w:val="0"/>
      <w:marBottom w:val="0"/>
      <w:divBdr>
        <w:top w:val="none" w:sz="0" w:space="0" w:color="auto"/>
        <w:left w:val="none" w:sz="0" w:space="0" w:color="auto"/>
        <w:bottom w:val="none" w:sz="0" w:space="0" w:color="auto"/>
        <w:right w:val="none" w:sz="0" w:space="0" w:color="auto"/>
      </w:divBdr>
    </w:div>
    <w:div w:id="2052151758">
      <w:bodyDiv w:val="1"/>
      <w:marLeft w:val="0"/>
      <w:marRight w:val="0"/>
      <w:marTop w:val="0"/>
      <w:marBottom w:val="0"/>
      <w:divBdr>
        <w:top w:val="none" w:sz="0" w:space="0" w:color="auto"/>
        <w:left w:val="none" w:sz="0" w:space="0" w:color="auto"/>
        <w:bottom w:val="none" w:sz="0" w:space="0" w:color="auto"/>
        <w:right w:val="none" w:sz="0" w:space="0" w:color="auto"/>
      </w:divBdr>
    </w:div>
    <w:div w:id="2052266683">
      <w:bodyDiv w:val="1"/>
      <w:marLeft w:val="0"/>
      <w:marRight w:val="0"/>
      <w:marTop w:val="0"/>
      <w:marBottom w:val="0"/>
      <w:divBdr>
        <w:top w:val="none" w:sz="0" w:space="0" w:color="auto"/>
        <w:left w:val="none" w:sz="0" w:space="0" w:color="auto"/>
        <w:bottom w:val="none" w:sz="0" w:space="0" w:color="auto"/>
        <w:right w:val="none" w:sz="0" w:space="0" w:color="auto"/>
      </w:divBdr>
      <w:divsChild>
        <w:div w:id="31617368">
          <w:marLeft w:val="547"/>
          <w:marRight w:val="0"/>
          <w:marTop w:val="96"/>
          <w:marBottom w:val="0"/>
          <w:divBdr>
            <w:top w:val="none" w:sz="0" w:space="0" w:color="auto"/>
            <w:left w:val="none" w:sz="0" w:space="0" w:color="auto"/>
            <w:bottom w:val="none" w:sz="0" w:space="0" w:color="auto"/>
            <w:right w:val="none" w:sz="0" w:space="0" w:color="auto"/>
          </w:divBdr>
        </w:div>
        <w:div w:id="62024829">
          <w:marLeft w:val="547"/>
          <w:marRight w:val="0"/>
          <w:marTop w:val="96"/>
          <w:marBottom w:val="0"/>
          <w:divBdr>
            <w:top w:val="none" w:sz="0" w:space="0" w:color="auto"/>
            <w:left w:val="none" w:sz="0" w:space="0" w:color="auto"/>
            <w:bottom w:val="none" w:sz="0" w:space="0" w:color="auto"/>
            <w:right w:val="none" w:sz="0" w:space="0" w:color="auto"/>
          </w:divBdr>
        </w:div>
        <w:div w:id="425226076">
          <w:marLeft w:val="1166"/>
          <w:marRight w:val="0"/>
          <w:marTop w:val="86"/>
          <w:marBottom w:val="0"/>
          <w:divBdr>
            <w:top w:val="none" w:sz="0" w:space="0" w:color="auto"/>
            <w:left w:val="none" w:sz="0" w:space="0" w:color="auto"/>
            <w:bottom w:val="none" w:sz="0" w:space="0" w:color="auto"/>
            <w:right w:val="none" w:sz="0" w:space="0" w:color="auto"/>
          </w:divBdr>
        </w:div>
        <w:div w:id="601959885">
          <w:marLeft w:val="1166"/>
          <w:marRight w:val="0"/>
          <w:marTop w:val="86"/>
          <w:marBottom w:val="0"/>
          <w:divBdr>
            <w:top w:val="none" w:sz="0" w:space="0" w:color="auto"/>
            <w:left w:val="none" w:sz="0" w:space="0" w:color="auto"/>
            <w:bottom w:val="none" w:sz="0" w:space="0" w:color="auto"/>
            <w:right w:val="none" w:sz="0" w:space="0" w:color="auto"/>
          </w:divBdr>
        </w:div>
        <w:div w:id="773211884">
          <w:marLeft w:val="547"/>
          <w:marRight w:val="0"/>
          <w:marTop w:val="96"/>
          <w:marBottom w:val="0"/>
          <w:divBdr>
            <w:top w:val="none" w:sz="0" w:space="0" w:color="auto"/>
            <w:left w:val="none" w:sz="0" w:space="0" w:color="auto"/>
            <w:bottom w:val="none" w:sz="0" w:space="0" w:color="auto"/>
            <w:right w:val="none" w:sz="0" w:space="0" w:color="auto"/>
          </w:divBdr>
        </w:div>
        <w:div w:id="789857239">
          <w:marLeft w:val="547"/>
          <w:marRight w:val="0"/>
          <w:marTop w:val="96"/>
          <w:marBottom w:val="0"/>
          <w:divBdr>
            <w:top w:val="none" w:sz="0" w:space="0" w:color="auto"/>
            <w:left w:val="none" w:sz="0" w:space="0" w:color="auto"/>
            <w:bottom w:val="none" w:sz="0" w:space="0" w:color="auto"/>
            <w:right w:val="none" w:sz="0" w:space="0" w:color="auto"/>
          </w:divBdr>
        </w:div>
        <w:div w:id="1264847934">
          <w:marLeft w:val="547"/>
          <w:marRight w:val="0"/>
          <w:marTop w:val="96"/>
          <w:marBottom w:val="0"/>
          <w:divBdr>
            <w:top w:val="none" w:sz="0" w:space="0" w:color="auto"/>
            <w:left w:val="none" w:sz="0" w:space="0" w:color="auto"/>
            <w:bottom w:val="none" w:sz="0" w:space="0" w:color="auto"/>
            <w:right w:val="none" w:sz="0" w:space="0" w:color="auto"/>
          </w:divBdr>
        </w:div>
        <w:div w:id="1689991549">
          <w:marLeft w:val="1166"/>
          <w:marRight w:val="0"/>
          <w:marTop w:val="86"/>
          <w:marBottom w:val="0"/>
          <w:divBdr>
            <w:top w:val="none" w:sz="0" w:space="0" w:color="auto"/>
            <w:left w:val="none" w:sz="0" w:space="0" w:color="auto"/>
            <w:bottom w:val="none" w:sz="0" w:space="0" w:color="auto"/>
            <w:right w:val="none" w:sz="0" w:space="0" w:color="auto"/>
          </w:divBdr>
        </w:div>
        <w:div w:id="1722820704">
          <w:marLeft w:val="1166"/>
          <w:marRight w:val="0"/>
          <w:marTop w:val="86"/>
          <w:marBottom w:val="0"/>
          <w:divBdr>
            <w:top w:val="none" w:sz="0" w:space="0" w:color="auto"/>
            <w:left w:val="none" w:sz="0" w:space="0" w:color="auto"/>
            <w:bottom w:val="none" w:sz="0" w:space="0" w:color="auto"/>
            <w:right w:val="none" w:sz="0" w:space="0" w:color="auto"/>
          </w:divBdr>
        </w:div>
        <w:div w:id="1751998825">
          <w:marLeft w:val="1166"/>
          <w:marRight w:val="0"/>
          <w:marTop w:val="86"/>
          <w:marBottom w:val="0"/>
          <w:divBdr>
            <w:top w:val="none" w:sz="0" w:space="0" w:color="auto"/>
            <w:left w:val="none" w:sz="0" w:space="0" w:color="auto"/>
            <w:bottom w:val="none" w:sz="0" w:space="0" w:color="auto"/>
            <w:right w:val="none" w:sz="0" w:space="0" w:color="auto"/>
          </w:divBdr>
        </w:div>
        <w:div w:id="2126654238">
          <w:marLeft w:val="1166"/>
          <w:marRight w:val="0"/>
          <w:marTop w:val="86"/>
          <w:marBottom w:val="0"/>
          <w:divBdr>
            <w:top w:val="none" w:sz="0" w:space="0" w:color="auto"/>
            <w:left w:val="none" w:sz="0" w:space="0" w:color="auto"/>
            <w:bottom w:val="none" w:sz="0" w:space="0" w:color="auto"/>
            <w:right w:val="none" w:sz="0" w:space="0" w:color="auto"/>
          </w:divBdr>
        </w:div>
      </w:divsChild>
    </w:div>
    <w:div w:id="2052681180">
      <w:bodyDiv w:val="1"/>
      <w:marLeft w:val="0"/>
      <w:marRight w:val="0"/>
      <w:marTop w:val="0"/>
      <w:marBottom w:val="0"/>
      <w:divBdr>
        <w:top w:val="none" w:sz="0" w:space="0" w:color="auto"/>
        <w:left w:val="none" w:sz="0" w:space="0" w:color="auto"/>
        <w:bottom w:val="none" w:sz="0" w:space="0" w:color="auto"/>
        <w:right w:val="none" w:sz="0" w:space="0" w:color="auto"/>
      </w:divBdr>
      <w:divsChild>
        <w:div w:id="254025090">
          <w:marLeft w:val="432"/>
          <w:marRight w:val="0"/>
          <w:marTop w:val="86"/>
          <w:marBottom w:val="0"/>
          <w:divBdr>
            <w:top w:val="none" w:sz="0" w:space="0" w:color="auto"/>
            <w:left w:val="none" w:sz="0" w:space="0" w:color="auto"/>
            <w:bottom w:val="none" w:sz="0" w:space="0" w:color="auto"/>
            <w:right w:val="none" w:sz="0" w:space="0" w:color="auto"/>
          </w:divBdr>
        </w:div>
        <w:div w:id="576935768">
          <w:marLeft w:val="1267"/>
          <w:marRight w:val="0"/>
          <w:marTop w:val="77"/>
          <w:marBottom w:val="0"/>
          <w:divBdr>
            <w:top w:val="none" w:sz="0" w:space="0" w:color="auto"/>
            <w:left w:val="none" w:sz="0" w:space="0" w:color="auto"/>
            <w:bottom w:val="none" w:sz="0" w:space="0" w:color="auto"/>
            <w:right w:val="none" w:sz="0" w:space="0" w:color="auto"/>
          </w:divBdr>
        </w:div>
        <w:div w:id="715593052">
          <w:marLeft w:val="1267"/>
          <w:marRight w:val="0"/>
          <w:marTop w:val="77"/>
          <w:marBottom w:val="0"/>
          <w:divBdr>
            <w:top w:val="none" w:sz="0" w:space="0" w:color="auto"/>
            <w:left w:val="none" w:sz="0" w:space="0" w:color="auto"/>
            <w:bottom w:val="none" w:sz="0" w:space="0" w:color="auto"/>
            <w:right w:val="none" w:sz="0" w:space="0" w:color="auto"/>
          </w:divBdr>
        </w:div>
        <w:div w:id="938606927">
          <w:marLeft w:val="432"/>
          <w:marRight w:val="0"/>
          <w:marTop w:val="86"/>
          <w:marBottom w:val="0"/>
          <w:divBdr>
            <w:top w:val="none" w:sz="0" w:space="0" w:color="auto"/>
            <w:left w:val="none" w:sz="0" w:space="0" w:color="auto"/>
            <w:bottom w:val="none" w:sz="0" w:space="0" w:color="auto"/>
            <w:right w:val="none" w:sz="0" w:space="0" w:color="auto"/>
          </w:divBdr>
        </w:div>
        <w:div w:id="967390880">
          <w:marLeft w:val="1267"/>
          <w:marRight w:val="0"/>
          <w:marTop w:val="77"/>
          <w:marBottom w:val="0"/>
          <w:divBdr>
            <w:top w:val="none" w:sz="0" w:space="0" w:color="auto"/>
            <w:left w:val="none" w:sz="0" w:space="0" w:color="auto"/>
            <w:bottom w:val="none" w:sz="0" w:space="0" w:color="auto"/>
            <w:right w:val="none" w:sz="0" w:space="0" w:color="auto"/>
          </w:divBdr>
        </w:div>
        <w:div w:id="1452555090">
          <w:marLeft w:val="1267"/>
          <w:marRight w:val="0"/>
          <w:marTop w:val="77"/>
          <w:marBottom w:val="0"/>
          <w:divBdr>
            <w:top w:val="none" w:sz="0" w:space="0" w:color="auto"/>
            <w:left w:val="none" w:sz="0" w:space="0" w:color="auto"/>
            <w:bottom w:val="none" w:sz="0" w:space="0" w:color="auto"/>
            <w:right w:val="none" w:sz="0" w:space="0" w:color="auto"/>
          </w:divBdr>
        </w:div>
        <w:div w:id="1487360691">
          <w:marLeft w:val="1699"/>
          <w:marRight w:val="0"/>
          <w:marTop w:val="77"/>
          <w:marBottom w:val="0"/>
          <w:divBdr>
            <w:top w:val="none" w:sz="0" w:space="0" w:color="auto"/>
            <w:left w:val="none" w:sz="0" w:space="0" w:color="auto"/>
            <w:bottom w:val="none" w:sz="0" w:space="0" w:color="auto"/>
            <w:right w:val="none" w:sz="0" w:space="0" w:color="auto"/>
          </w:divBdr>
        </w:div>
        <w:div w:id="1529291905">
          <w:marLeft w:val="850"/>
          <w:marRight w:val="0"/>
          <w:marTop w:val="77"/>
          <w:marBottom w:val="0"/>
          <w:divBdr>
            <w:top w:val="none" w:sz="0" w:space="0" w:color="auto"/>
            <w:left w:val="none" w:sz="0" w:space="0" w:color="auto"/>
            <w:bottom w:val="none" w:sz="0" w:space="0" w:color="auto"/>
            <w:right w:val="none" w:sz="0" w:space="0" w:color="auto"/>
          </w:divBdr>
        </w:div>
        <w:div w:id="1642079715">
          <w:marLeft w:val="850"/>
          <w:marRight w:val="0"/>
          <w:marTop w:val="77"/>
          <w:marBottom w:val="0"/>
          <w:divBdr>
            <w:top w:val="none" w:sz="0" w:space="0" w:color="auto"/>
            <w:left w:val="none" w:sz="0" w:space="0" w:color="auto"/>
            <w:bottom w:val="none" w:sz="0" w:space="0" w:color="auto"/>
            <w:right w:val="none" w:sz="0" w:space="0" w:color="auto"/>
          </w:divBdr>
        </w:div>
        <w:div w:id="1811164930">
          <w:marLeft w:val="850"/>
          <w:marRight w:val="0"/>
          <w:marTop w:val="77"/>
          <w:marBottom w:val="0"/>
          <w:divBdr>
            <w:top w:val="none" w:sz="0" w:space="0" w:color="auto"/>
            <w:left w:val="none" w:sz="0" w:space="0" w:color="auto"/>
            <w:bottom w:val="none" w:sz="0" w:space="0" w:color="auto"/>
            <w:right w:val="none" w:sz="0" w:space="0" w:color="auto"/>
          </w:divBdr>
        </w:div>
      </w:divsChild>
    </w:div>
    <w:div w:id="2052682319">
      <w:bodyDiv w:val="1"/>
      <w:marLeft w:val="0"/>
      <w:marRight w:val="0"/>
      <w:marTop w:val="0"/>
      <w:marBottom w:val="0"/>
      <w:divBdr>
        <w:top w:val="none" w:sz="0" w:space="0" w:color="auto"/>
        <w:left w:val="none" w:sz="0" w:space="0" w:color="auto"/>
        <w:bottom w:val="none" w:sz="0" w:space="0" w:color="auto"/>
        <w:right w:val="none" w:sz="0" w:space="0" w:color="auto"/>
      </w:divBdr>
      <w:divsChild>
        <w:div w:id="20016758">
          <w:marLeft w:val="1166"/>
          <w:marRight w:val="0"/>
          <w:marTop w:val="134"/>
          <w:marBottom w:val="0"/>
          <w:divBdr>
            <w:top w:val="none" w:sz="0" w:space="0" w:color="auto"/>
            <w:left w:val="none" w:sz="0" w:space="0" w:color="auto"/>
            <w:bottom w:val="none" w:sz="0" w:space="0" w:color="auto"/>
            <w:right w:val="none" w:sz="0" w:space="0" w:color="auto"/>
          </w:divBdr>
        </w:div>
        <w:div w:id="236326543">
          <w:marLeft w:val="1166"/>
          <w:marRight w:val="0"/>
          <w:marTop w:val="134"/>
          <w:marBottom w:val="0"/>
          <w:divBdr>
            <w:top w:val="none" w:sz="0" w:space="0" w:color="auto"/>
            <w:left w:val="none" w:sz="0" w:space="0" w:color="auto"/>
            <w:bottom w:val="none" w:sz="0" w:space="0" w:color="auto"/>
            <w:right w:val="none" w:sz="0" w:space="0" w:color="auto"/>
          </w:divBdr>
        </w:div>
        <w:div w:id="611788828">
          <w:marLeft w:val="547"/>
          <w:marRight w:val="0"/>
          <w:marTop w:val="154"/>
          <w:marBottom w:val="0"/>
          <w:divBdr>
            <w:top w:val="none" w:sz="0" w:space="0" w:color="auto"/>
            <w:left w:val="none" w:sz="0" w:space="0" w:color="auto"/>
            <w:bottom w:val="none" w:sz="0" w:space="0" w:color="auto"/>
            <w:right w:val="none" w:sz="0" w:space="0" w:color="auto"/>
          </w:divBdr>
        </w:div>
        <w:div w:id="801460837">
          <w:marLeft w:val="2520"/>
          <w:marRight w:val="0"/>
          <w:marTop w:val="86"/>
          <w:marBottom w:val="0"/>
          <w:divBdr>
            <w:top w:val="none" w:sz="0" w:space="0" w:color="auto"/>
            <w:left w:val="none" w:sz="0" w:space="0" w:color="auto"/>
            <w:bottom w:val="none" w:sz="0" w:space="0" w:color="auto"/>
            <w:right w:val="none" w:sz="0" w:space="0" w:color="auto"/>
          </w:divBdr>
        </w:div>
        <w:div w:id="1285885976">
          <w:marLeft w:val="1800"/>
          <w:marRight w:val="0"/>
          <w:marTop w:val="115"/>
          <w:marBottom w:val="0"/>
          <w:divBdr>
            <w:top w:val="none" w:sz="0" w:space="0" w:color="auto"/>
            <w:left w:val="none" w:sz="0" w:space="0" w:color="auto"/>
            <w:bottom w:val="none" w:sz="0" w:space="0" w:color="auto"/>
            <w:right w:val="none" w:sz="0" w:space="0" w:color="auto"/>
          </w:divBdr>
        </w:div>
        <w:div w:id="2131126134">
          <w:marLeft w:val="1800"/>
          <w:marRight w:val="0"/>
          <w:marTop w:val="115"/>
          <w:marBottom w:val="0"/>
          <w:divBdr>
            <w:top w:val="none" w:sz="0" w:space="0" w:color="auto"/>
            <w:left w:val="none" w:sz="0" w:space="0" w:color="auto"/>
            <w:bottom w:val="none" w:sz="0" w:space="0" w:color="auto"/>
            <w:right w:val="none" w:sz="0" w:space="0" w:color="auto"/>
          </w:divBdr>
        </w:div>
      </w:divsChild>
    </w:div>
    <w:div w:id="2052993269">
      <w:bodyDiv w:val="1"/>
      <w:marLeft w:val="0"/>
      <w:marRight w:val="0"/>
      <w:marTop w:val="0"/>
      <w:marBottom w:val="0"/>
      <w:divBdr>
        <w:top w:val="none" w:sz="0" w:space="0" w:color="auto"/>
        <w:left w:val="none" w:sz="0" w:space="0" w:color="auto"/>
        <w:bottom w:val="none" w:sz="0" w:space="0" w:color="auto"/>
        <w:right w:val="none" w:sz="0" w:space="0" w:color="auto"/>
      </w:divBdr>
    </w:div>
    <w:div w:id="2053143442">
      <w:bodyDiv w:val="1"/>
      <w:marLeft w:val="0"/>
      <w:marRight w:val="0"/>
      <w:marTop w:val="0"/>
      <w:marBottom w:val="0"/>
      <w:divBdr>
        <w:top w:val="none" w:sz="0" w:space="0" w:color="auto"/>
        <w:left w:val="none" w:sz="0" w:space="0" w:color="auto"/>
        <w:bottom w:val="none" w:sz="0" w:space="0" w:color="auto"/>
        <w:right w:val="none" w:sz="0" w:space="0" w:color="auto"/>
      </w:divBdr>
      <w:divsChild>
        <w:div w:id="115373030">
          <w:marLeft w:val="1166"/>
          <w:marRight w:val="0"/>
          <w:marTop w:val="134"/>
          <w:marBottom w:val="0"/>
          <w:divBdr>
            <w:top w:val="none" w:sz="0" w:space="0" w:color="auto"/>
            <w:left w:val="none" w:sz="0" w:space="0" w:color="auto"/>
            <w:bottom w:val="none" w:sz="0" w:space="0" w:color="auto"/>
            <w:right w:val="none" w:sz="0" w:space="0" w:color="auto"/>
          </w:divBdr>
        </w:div>
        <w:div w:id="138428086">
          <w:marLeft w:val="1166"/>
          <w:marRight w:val="0"/>
          <w:marTop w:val="134"/>
          <w:marBottom w:val="0"/>
          <w:divBdr>
            <w:top w:val="none" w:sz="0" w:space="0" w:color="auto"/>
            <w:left w:val="none" w:sz="0" w:space="0" w:color="auto"/>
            <w:bottom w:val="none" w:sz="0" w:space="0" w:color="auto"/>
            <w:right w:val="none" w:sz="0" w:space="0" w:color="auto"/>
          </w:divBdr>
        </w:div>
        <w:div w:id="220678975">
          <w:marLeft w:val="547"/>
          <w:marRight w:val="0"/>
          <w:marTop w:val="154"/>
          <w:marBottom w:val="0"/>
          <w:divBdr>
            <w:top w:val="none" w:sz="0" w:space="0" w:color="auto"/>
            <w:left w:val="none" w:sz="0" w:space="0" w:color="auto"/>
            <w:bottom w:val="none" w:sz="0" w:space="0" w:color="auto"/>
            <w:right w:val="none" w:sz="0" w:space="0" w:color="auto"/>
          </w:divBdr>
        </w:div>
        <w:div w:id="309750446">
          <w:marLeft w:val="547"/>
          <w:marRight w:val="0"/>
          <w:marTop w:val="154"/>
          <w:marBottom w:val="0"/>
          <w:divBdr>
            <w:top w:val="none" w:sz="0" w:space="0" w:color="auto"/>
            <w:left w:val="none" w:sz="0" w:space="0" w:color="auto"/>
            <w:bottom w:val="none" w:sz="0" w:space="0" w:color="auto"/>
            <w:right w:val="none" w:sz="0" w:space="0" w:color="auto"/>
          </w:divBdr>
        </w:div>
      </w:divsChild>
    </w:div>
    <w:div w:id="2053264537">
      <w:bodyDiv w:val="1"/>
      <w:marLeft w:val="0"/>
      <w:marRight w:val="0"/>
      <w:marTop w:val="0"/>
      <w:marBottom w:val="0"/>
      <w:divBdr>
        <w:top w:val="none" w:sz="0" w:space="0" w:color="auto"/>
        <w:left w:val="none" w:sz="0" w:space="0" w:color="auto"/>
        <w:bottom w:val="none" w:sz="0" w:space="0" w:color="auto"/>
        <w:right w:val="none" w:sz="0" w:space="0" w:color="auto"/>
      </w:divBdr>
    </w:div>
    <w:div w:id="2054690397">
      <w:bodyDiv w:val="1"/>
      <w:marLeft w:val="0"/>
      <w:marRight w:val="0"/>
      <w:marTop w:val="0"/>
      <w:marBottom w:val="0"/>
      <w:divBdr>
        <w:top w:val="none" w:sz="0" w:space="0" w:color="auto"/>
        <w:left w:val="none" w:sz="0" w:space="0" w:color="auto"/>
        <w:bottom w:val="none" w:sz="0" w:space="0" w:color="auto"/>
        <w:right w:val="none" w:sz="0" w:space="0" w:color="auto"/>
      </w:divBdr>
    </w:div>
    <w:div w:id="2055694797">
      <w:bodyDiv w:val="1"/>
      <w:marLeft w:val="0"/>
      <w:marRight w:val="0"/>
      <w:marTop w:val="0"/>
      <w:marBottom w:val="0"/>
      <w:divBdr>
        <w:top w:val="none" w:sz="0" w:space="0" w:color="auto"/>
        <w:left w:val="none" w:sz="0" w:space="0" w:color="auto"/>
        <w:bottom w:val="none" w:sz="0" w:space="0" w:color="auto"/>
        <w:right w:val="none" w:sz="0" w:space="0" w:color="auto"/>
      </w:divBdr>
    </w:div>
    <w:div w:id="2056469955">
      <w:bodyDiv w:val="1"/>
      <w:marLeft w:val="0"/>
      <w:marRight w:val="0"/>
      <w:marTop w:val="0"/>
      <w:marBottom w:val="0"/>
      <w:divBdr>
        <w:top w:val="none" w:sz="0" w:space="0" w:color="auto"/>
        <w:left w:val="none" w:sz="0" w:space="0" w:color="auto"/>
        <w:bottom w:val="none" w:sz="0" w:space="0" w:color="auto"/>
        <w:right w:val="none" w:sz="0" w:space="0" w:color="auto"/>
      </w:divBdr>
    </w:div>
    <w:div w:id="2058041074">
      <w:bodyDiv w:val="1"/>
      <w:marLeft w:val="0"/>
      <w:marRight w:val="0"/>
      <w:marTop w:val="0"/>
      <w:marBottom w:val="0"/>
      <w:divBdr>
        <w:top w:val="none" w:sz="0" w:space="0" w:color="auto"/>
        <w:left w:val="none" w:sz="0" w:space="0" w:color="auto"/>
        <w:bottom w:val="none" w:sz="0" w:space="0" w:color="auto"/>
        <w:right w:val="none" w:sz="0" w:space="0" w:color="auto"/>
      </w:divBdr>
    </w:div>
    <w:div w:id="2058429335">
      <w:bodyDiv w:val="1"/>
      <w:marLeft w:val="0"/>
      <w:marRight w:val="0"/>
      <w:marTop w:val="0"/>
      <w:marBottom w:val="0"/>
      <w:divBdr>
        <w:top w:val="none" w:sz="0" w:space="0" w:color="auto"/>
        <w:left w:val="none" w:sz="0" w:space="0" w:color="auto"/>
        <w:bottom w:val="none" w:sz="0" w:space="0" w:color="auto"/>
        <w:right w:val="none" w:sz="0" w:space="0" w:color="auto"/>
      </w:divBdr>
      <w:divsChild>
        <w:div w:id="93408585">
          <w:marLeft w:val="1166"/>
          <w:marRight w:val="0"/>
          <w:marTop w:val="115"/>
          <w:marBottom w:val="120"/>
          <w:divBdr>
            <w:top w:val="none" w:sz="0" w:space="0" w:color="auto"/>
            <w:left w:val="none" w:sz="0" w:space="0" w:color="auto"/>
            <w:bottom w:val="none" w:sz="0" w:space="0" w:color="auto"/>
            <w:right w:val="none" w:sz="0" w:space="0" w:color="auto"/>
          </w:divBdr>
        </w:div>
        <w:div w:id="124468971">
          <w:marLeft w:val="1166"/>
          <w:marRight w:val="0"/>
          <w:marTop w:val="115"/>
          <w:marBottom w:val="120"/>
          <w:divBdr>
            <w:top w:val="none" w:sz="0" w:space="0" w:color="auto"/>
            <w:left w:val="none" w:sz="0" w:space="0" w:color="auto"/>
            <w:bottom w:val="none" w:sz="0" w:space="0" w:color="auto"/>
            <w:right w:val="none" w:sz="0" w:space="0" w:color="auto"/>
          </w:divBdr>
        </w:div>
        <w:div w:id="1390954893">
          <w:marLeft w:val="547"/>
          <w:marRight w:val="0"/>
          <w:marTop w:val="134"/>
          <w:marBottom w:val="120"/>
          <w:divBdr>
            <w:top w:val="none" w:sz="0" w:space="0" w:color="auto"/>
            <w:left w:val="none" w:sz="0" w:space="0" w:color="auto"/>
            <w:bottom w:val="none" w:sz="0" w:space="0" w:color="auto"/>
            <w:right w:val="none" w:sz="0" w:space="0" w:color="auto"/>
          </w:divBdr>
        </w:div>
      </w:divsChild>
    </w:div>
    <w:div w:id="2059206818">
      <w:bodyDiv w:val="1"/>
      <w:marLeft w:val="0"/>
      <w:marRight w:val="0"/>
      <w:marTop w:val="0"/>
      <w:marBottom w:val="0"/>
      <w:divBdr>
        <w:top w:val="none" w:sz="0" w:space="0" w:color="auto"/>
        <w:left w:val="none" w:sz="0" w:space="0" w:color="auto"/>
        <w:bottom w:val="none" w:sz="0" w:space="0" w:color="auto"/>
        <w:right w:val="none" w:sz="0" w:space="0" w:color="auto"/>
      </w:divBdr>
    </w:div>
    <w:div w:id="2059351778">
      <w:bodyDiv w:val="1"/>
      <w:marLeft w:val="0"/>
      <w:marRight w:val="0"/>
      <w:marTop w:val="0"/>
      <w:marBottom w:val="0"/>
      <w:divBdr>
        <w:top w:val="none" w:sz="0" w:space="0" w:color="auto"/>
        <w:left w:val="none" w:sz="0" w:space="0" w:color="auto"/>
        <w:bottom w:val="none" w:sz="0" w:space="0" w:color="auto"/>
        <w:right w:val="none" w:sz="0" w:space="0" w:color="auto"/>
      </w:divBdr>
    </w:div>
    <w:div w:id="2059894407">
      <w:bodyDiv w:val="1"/>
      <w:marLeft w:val="0"/>
      <w:marRight w:val="0"/>
      <w:marTop w:val="0"/>
      <w:marBottom w:val="0"/>
      <w:divBdr>
        <w:top w:val="none" w:sz="0" w:space="0" w:color="auto"/>
        <w:left w:val="none" w:sz="0" w:space="0" w:color="auto"/>
        <w:bottom w:val="none" w:sz="0" w:space="0" w:color="auto"/>
        <w:right w:val="none" w:sz="0" w:space="0" w:color="auto"/>
      </w:divBdr>
    </w:div>
    <w:div w:id="2060977210">
      <w:bodyDiv w:val="1"/>
      <w:marLeft w:val="0"/>
      <w:marRight w:val="0"/>
      <w:marTop w:val="0"/>
      <w:marBottom w:val="0"/>
      <w:divBdr>
        <w:top w:val="none" w:sz="0" w:space="0" w:color="auto"/>
        <w:left w:val="none" w:sz="0" w:space="0" w:color="auto"/>
        <w:bottom w:val="none" w:sz="0" w:space="0" w:color="auto"/>
        <w:right w:val="none" w:sz="0" w:space="0" w:color="auto"/>
      </w:divBdr>
    </w:div>
    <w:div w:id="2062359910">
      <w:bodyDiv w:val="1"/>
      <w:marLeft w:val="0"/>
      <w:marRight w:val="0"/>
      <w:marTop w:val="0"/>
      <w:marBottom w:val="0"/>
      <w:divBdr>
        <w:top w:val="none" w:sz="0" w:space="0" w:color="auto"/>
        <w:left w:val="none" w:sz="0" w:space="0" w:color="auto"/>
        <w:bottom w:val="none" w:sz="0" w:space="0" w:color="auto"/>
        <w:right w:val="none" w:sz="0" w:space="0" w:color="auto"/>
      </w:divBdr>
    </w:div>
    <w:div w:id="2062710908">
      <w:bodyDiv w:val="1"/>
      <w:marLeft w:val="0"/>
      <w:marRight w:val="0"/>
      <w:marTop w:val="0"/>
      <w:marBottom w:val="0"/>
      <w:divBdr>
        <w:top w:val="none" w:sz="0" w:space="0" w:color="auto"/>
        <w:left w:val="none" w:sz="0" w:space="0" w:color="auto"/>
        <w:bottom w:val="none" w:sz="0" w:space="0" w:color="auto"/>
        <w:right w:val="none" w:sz="0" w:space="0" w:color="auto"/>
      </w:divBdr>
    </w:div>
    <w:div w:id="2064595431">
      <w:bodyDiv w:val="1"/>
      <w:marLeft w:val="0"/>
      <w:marRight w:val="0"/>
      <w:marTop w:val="0"/>
      <w:marBottom w:val="0"/>
      <w:divBdr>
        <w:top w:val="none" w:sz="0" w:space="0" w:color="auto"/>
        <w:left w:val="none" w:sz="0" w:space="0" w:color="auto"/>
        <w:bottom w:val="none" w:sz="0" w:space="0" w:color="auto"/>
        <w:right w:val="none" w:sz="0" w:space="0" w:color="auto"/>
      </w:divBdr>
    </w:div>
    <w:div w:id="2064602250">
      <w:bodyDiv w:val="1"/>
      <w:marLeft w:val="0"/>
      <w:marRight w:val="0"/>
      <w:marTop w:val="0"/>
      <w:marBottom w:val="0"/>
      <w:divBdr>
        <w:top w:val="none" w:sz="0" w:space="0" w:color="auto"/>
        <w:left w:val="none" w:sz="0" w:space="0" w:color="auto"/>
        <w:bottom w:val="none" w:sz="0" w:space="0" w:color="auto"/>
        <w:right w:val="none" w:sz="0" w:space="0" w:color="auto"/>
      </w:divBdr>
      <w:divsChild>
        <w:div w:id="1503348193">
          <w:marLeft w:val="1166"/>
          <w:marRight w:val="0"/>
          <w:marTop w:val="115"/>
          <w:marBottom w:val="0"/>
          <w:divBdr>
            <w:top w:val="none" w:sz="0" w:space="0" w:color="auto"/>
            <w:left w:val="none" w:sz="0" w:space="0" w:color="auto"/>
            <w:bottom w:val="none" w:sz="0" w:space="0" w:color="auto"/>
            <w:right w:val="none" w:sz="0" w:space="0" w:color="auto"/>
          </w:divBdr>
        </w:div>
        <w:div w:id="1603296851">
          <w:marLeft w:val="1800"/>
          <w:marRight w:val="0"/>
          <w:marTop w:val="96"/>
          <w:marBottom w:val="0"/>
          <w:divBdr>
            <w:top w:val="none" w:sz="0" w:space="0" w:color="auto"/>
            <w:left w:val="none" w:sz="0" w:space="0" w:color="auto"/>
            <w:bottom w:val="none" w:sz="0" w:space="0" w:color="auto"/>
            <w:right w:val="none" w:sz="0" w:space="0" w:color="auto"/>
          </w:divBdr>
        </w:div>
        <w:div w:id="1618949564">
          <w:marLeft w:val="1166"/>
          <w:marRight w:val="0"/>
          <w:marTop w:val="115"/>
          <w:marBottom w:val="0"/>
          <w:divBdr>
            <w:top w:val="none" w:sz="0" w:space="0" w:color="auto"/>
            <w:left w:val="none" w:sz="0" w:space="0" w:color="auto"/>
            <w:bottom w:val="none" w:sz="0" w:space="0" w:color="auto"/>
            <w:right w:val="none" w:sz="0" w:space="0" w:color="auto"/>
          </w:divBdr>
        </w:div>
        <w:div w:id="1755780812">
          <w:marLeft w:val="1166"/>
          <w:marRight w:val="0"/>
          <w:marTop w:val="115"/>
          <w:marBottom w:val="0"/>
          <w:divBdr>
            <w:top w:val="none" w:sz="0" w:space="0" w:color="auto"/>
            <w:left w:val="none" w:sz="0" w:space="0" w:color="auto"/>
            <w:bottom w:val="none" w:sz="0" w:space="0" w:color="auto"/>
            <w:right w:val="none" w:sz="0" w:space="0" w:color="auto"/>
          </w:divBdr>
        </w:div>
        <w:div w:id="1807702235">
          <w:marLeft w:val="547"/>
          <w:marRight w:val="0"/>
          <w:marTop w:val="115"/>
          <w:marBottom w:val="0"/>
          <w:divBdr>
            <w:top w:val="none" w:sz="0" w:space="0" w:color="auto"/>
            <w:left w:val="none" w:sz="0" w:space="0" w:color="auto"/>
            <w:bottom w:val="none" w:sz="0" w:space="0" w:color="auto"/>
            <w:right w:val="none" w:sz="0" w:space="0" w:color="auto"/>
          </w:divBdr>
        </w:div>
      </w:divsChild>
    </w:div>
    <w:div w:id="2064939696">
      <w:bodyDiv w:val="1"/>
      <w:marLeft w:val="0"/>
      <w:marRight w:val="0"/>
      <w:marTop w:val="0"/>
      <w:marBottom w:val="0"/>
      <w:divBdr>
        <w:top w:val="none" w:sz="0" w:space="0" w:color="auto"/>
        <w:left w:val="none" w:sz="0" w:space="0" w:color="auto"/>
        <w:bottom w:val="none" w:sz="0" w:space="0" w:color="auto"/>
        <w:right w:val="none" w:sz="0" w:space="0" w:color="auto"/>
      </w:divBdr>
      <w:divsChild>
        <w:div w:id="729697779">
          <w:marLeft w:val="547"/>
          <w:marRight w:val="0"/>
          <w:marTop w:val="115"/>
          <w:marBottom w:val="0"/>
          <w:divBdr>
            <w:top w:val="none" w:sz="0" w:space="0" w:color="auto"/>
            <w:left w:val="none" w:sz="0" w:space="0" w:color="auto"/>
            <w:bottom w:val="none" w:sz="0" w:space="0" w:color="auto"/>
            <w:right w:val="none" w:sz="0" w:space="0" w:color="auto"/>
          </w:divBdr>
        </w:div>
        <w:div w:id="855776559">
          <w:marLeft w:val="547"/>
          <w:marRight w:val="0"/>
          <w:marTop w:val="115"/>
          <w:marBottom w:val="0"/>
          <w:divBdr>
            <w:top w:val="none" w:sz="0" w:space="0" w:color="auto"/>
            <w:left w:val="none" w:sz="0" w:space="0" w:color="auto"/>
            <w:bottom w:val="none" w:sz="0" w:space="0" w:color="auto"/>
            <w:right w:val="none" w:sz="0" w:space="0" w:color="auto"/>
          </w:divBdr>
        </w:div>
        <w:div w:id="2137676383">
          <w:marLeft w:val="547"/>
          <w:marRight w:val="0"/>
          <w:marTop w:val="115"/>
          <w:marBottom w:val="0"/>
          <w:divBdr>
            <w:top w:val="none" w:sz="0" w:space="0" w:color="auto"/>
            <w:left w:val="none" w:sz="0" w:space="0" w:color="auto"/>
            <w:bottom w:val="none" w:sz="0" w:space="0" w:color="auto"/>
            <w:right w:val="none" w:sz="0" w:space="0" w:color="auto"/>
          </w:divBdr>
        </w:div>
      </w:divsChild>
    </w:div>
    <w:div w:id="2066954612">
      <w:bodyDiv w:val="1"/>
      <w:marLeft w:val="0"/>
      <w:marRight w:val="0"/>
      <w:marTop w:val="0"/>
      <w:marBottom w:val="0"/>
      <w:divBdr>
        <w:top w:val="none" w:sz="0" w:space="0" w:color="auto"/>
        <w:left w:val="none" w:sz="0" w:space="0" w:color="auto"/>
        <w:bottom w:val="none" w:sz="0" w:space="0" w:color="auto"/>
        <w:right w:val="none" w:sz="0" w:space="0" w:color="auto"/>
      </w:divBdr>
      <w:divsChild>
        <w:div w:id="3095272">
          <w:marLeft w:val="1166"/>
          <w:marRight w:val="0"/>
          <w:marTop w:val="86"/>
          <w:marBottom w:val="0"/>
          <w:divBdr>
            <w:top w:val="none" w:sz="0" w:space="0" w:color="auto"/>
            <w:left w:val="none" w:sz="0" w:space="0" w:color="auto"/>
            <w:bottom w:val="none" w:sz="0" w:space="0" w:color="auto"/>
            <w:right w:val="none" w:sz="0" w:space="0" w:color="auto"/>
          </w:divBdr>
        </w:div>
        <w:div w:id="413287822">
          <w:marLeft w:val="547"/>
          <w:marRight w:val="0"/>
          <w:marTop w:val="115"/>
          <w:marBottom w:val="0"/>
          <w:divBdr>
            <w:top w:val="none" w:sz="0" w:space="0" w:color="auto"/>
            <w:left w:val="none" w:sz="0" w:space="0" w:color="auto"/>
            <w:bottom w:val="none" w:sz="0" w:space="0" w:color="auto"/>
            <w:right w:val="none" w:sz="0" w:space="0" w:color="auto"/>
          </w:divBdr>
        </w:div>
        <w:div w:id="881331174">
          <w:marLeft w:val="1166"/>
          <w:marRight w:val="0"/>
          <w:marTop w:val="86"/>
          <w:marBottom w:val="0"/>
          <w:divBdr>
            <w:top w:val="none" w:sz="0" w:space="0" w:color="auto"/>
            <w:left w:val="none" w:sz="0" w:space="0" w:color="auto"/>
            <w:bottom w:val="none" w:sz="0" w:space="0" w:color="auto"/>
            <w:right w:val="none" w:sz="0" w:space="0" w:color="auto"/>
          </w:divBdr>
        </w:div>
        <w:div w:id="1131628514">
          <w:marLeft w:val="1166"/>
          <w:marRight w:val="0"/>
          <w:marTop w:val="86"/>
          <w:marBottom w:val="0"/>
          <w:divBdr>
            <w:top w:val="none" w:sz="0" w:space="0" w:color="auto"/>
            <w:left w:val="none" w:sz="0" w:space="0" w:color="auto"/>
            <w:bottom w:val="none" w:sz="0" w:space="0" w:color="auto"/>
            <w:right w:val="none" w:sz="0" w:space="0" w:color="auto"/>
          </w:divBdr>
        </w:div>
        <w:div w:id="1845363259">
          <w:marLeft w:val="1166"/>
          <w:marRight w:val="0"/>
          <w:marTop w:val="86"/>
          <w:marBottom w:val="0"/>
          <w:divBdr>
            <w:top w:val="none" w:sz="0" w:space="0" w:color="auto"/>
            <w:left w:val="none" w:sz="0" w:space="0" w:color="auto"/>
            <w:bottom w:val="none" w:sz="0" w:space="0" w:color="auto"/>
            <w:right w:val="none" w:sz="0" w:space="0" w:color="auto"/>
          </w:divBdr>
        </w:div>
      </w:divsChild>
    </w:div>
    <w:div w:id="2069646419">
      <w:bodyDiv w:val="1"/>
      <w:marLeft w:val="0"/>
      <w:marRight w:val="0"/>
      <w:marTop w:val="0"/>
      <w:marBottom w:val="0"/>
      <w:divBdr>
        <w:top w:val="none" w:sz="0" w:space="0" w:color="auto"/>
        <w:left w:val="none" w:sz="0" w:space="0" w:color="auto"/>
        <w:bottom w:val="none" w:sz="0" w:space="0" w:color="auto"/>
        <w:right w:val="none" w:sz="0" w:space="0" w:color="auto"/>
      </w:divBdr>
    </w:div>
    <w:div w:id="2070417462">
      <w:bodyDiv w:val="1"/>
      <w:marLeft w:val="0"/>
      <w:marRight w:val="0"/>
      <w:marTop w:val="0"/>
      <w:marBottom w:val="0"/>
      <w:divBdr>
        <w:top w:val="none" w:sz="0" w:space="0" w:color="auto"/>
        <w:left w:val="none" w:sz="0" w:space="0" w:color="auto"/>
        <w:bottom w:val="none" w:sz="0" w:space="0" w:color="auto"/>
        <w:right w:val="none" w:sz="0" w:space="0" w:color="auto"/>
      </w:divBdr>
    </w:div>
    <w:div w:id="2070495265">
      <w:bodyDiv w:val="1"/>
      <w:marLeft w:val="0"/>
      <w:marRight w:val="0"/>
      <w:marTop w:val="0"/>
      <w:marBottom w:val="0"/>
      <w:divBdr>
        <w:top w:val="none" w:sz="0" w:space="0" w:color="auto"/>
        <w:left w:val="none" w:sz="0" w:space="0" w:color="auto"/>
        <w:bottom w:val="none" w:sz="0" w:space="0" w:color="auto"/>
        <w:right w:val="none" w:sz="0" w:space="0" w:color="auto"/>
      </w:divBdr>
      <w:divsChild>
        <w:div w:id="74791641">
          <w:marLeft w:val="547"/>
          <w:marRight w:val="0"/>
          <w:marTop w:val="86"/>
          <w:marBottom w:val="0"/>
          <w:divBdr>
            <w:top w:val="none" w:sz="0" w:space="0" w:color="auto"/>
            <w:left w:val="none" w:sz="0" w:space="0" w:color="auto"/>
            <w:bottom w:val="none" w:sz="0" w:space="0" w:color="auto"/>
            <w:right w:val="none" w:sz="0" w:space="0" w:color="auto"/>
          </w:divBdr>
        </w:div>
        <w:div w:id="206648617">
          <w:marLeft w:val="547"/>
          <w:marRight w:val="0"/>
          <w:marTop w:val="86"/>
          <w:marBottom w:val="0"/>
          <w:divBdr>
            <w:top w:val="none" w:sz="0" w:space="0" w:color="auto"/>
            <w:left w:val="none" w:sz="0" w:space="0" w:color="auto"/>
            <w:bottom w:val="none" w:sz="0" w:space="0" w:color="auto"/>
            <w:right w:val="none" w:sz="0" w:space="0" w:color="auto"/>
          </w:divBdr>
        </w:div>
        <w:div w:id="230579747">
          <w:marLeft w:val="1166"/>
          <w:marRight w:val="0"/>
          <w:marTop w:val="67"/>
          <w:marBottom w:val="0"/>
          <w:divBdr>
            <w:top w:val="none" w:sz="0" w:space="0" w:color="auto"/>
            <w:left w:val="none" w:sz="0" w:space="0" w:color="auto"/>
            <w:bottom w:val="none" w:sz="0" w:space="0" w:color="auto"/>
            <w:right w:val="none" w:sz="0" w:space="0" w:color="auto"/>
          </w:divBdr>
        </w:div>
        <w:div w:id="534655951">
          <w:marLeft w:val="547"/>
          <w:marRight w:val="0"/>
          <w:marTop w:val="86"/>
          <w:marBottom w:val="0"/>
          <w:divBdr>
            <w:top w:val="none" w:sz="0" w:space="0" w:color="auto"/>
            <w:left w:val="none" w:sz="0" w:space="0" w:color="auto"/>
            <w:bottom w:val="none" w:sz="0" w:space="0" w:color="auto"/>
            <w:right w:val="none" w:sz="0" w:space="0" w:color="auto"/>
          </w:divBdr>
        </w:div>
        <w:div w:id="565914000">
          <w:marLeft w:val="547"/>
          <w:marRight w:val="0"/>
          <w:marTop w:val="86"/>
          <w:marBottom w:val="0"/>
          <w:divBdr>
            <w:top w:val="none" w:sz="0" w:space="0" w:color="auto"/>
            <w:left w:val="none" w:sz="0" w:space="0" w:color="auto"/>
            <w:bottom w:val="none" w:sz="0" w:space="0" w:color="auto"/>
            <w:right w:val="none" w:sz="0" w:space="0" w:color="auto"/>
          </w:divBdr>
        </w:div>
        <w:div w:id="659894975">
          <w:marLeft w:val="1166"/>
          <w:marRight w:val="0"/>
          <w:marTop w:val="67"/>
          <w:marBottom w:val="0"/>
          <w:divBdr>
            <w:top w:val="none" w:sz="0" w:space="0" w:color="auto"/>
            <w:left w:val="none" w:sz="0" w:space="0" w:color="auto"/>
            <w:bottom w:val="none" w:sz="0" w:space="0" w:color="auto"/>
            <w:right w:val="none" w:sz="0" w:space="0" w:color="auto"/>
          </w:divBdr>
        </w:div>
        <w:div w:id="934556445">
          <w:marLeft w:val="1166"/>
          <w:marRight w:val="0"/>
          <w:marTop w:val="67"/>
          <w:marBottom w:val="0"/>
          <w:divBdr>
            <w:top w:val="none" w:sz="0" w:space="0" w:color="auto"/>
            <w:left w:val="none" w:sz="0" w:space="0" w:color="auto"/>
            <w:bottom w:val="none" w:sz="0" w:space="0" w:color="auto"/>
            <w:right w:val="none" w:sz="0" w:space="0" w:color="auto"/>
          </w:divBdr>
        </w:div>
        <w:div w:id="987975833">
          <w:marLeft w:val="1166"/>
          <w:marRight w:val="0"/>
          <w:marTop w:val="67"/>
          <w:marBottom w:val="0"/>
          <w:divBdr>
            <w:top w:val="none" w:sz="0" w:space="0" w:color="auto"/>
            <w:left w:val="none" w:sz="0" w:space="0" w:color="auto"/>
            <w:bottom w:val="none" w:sz="0" w:space="0" w:color="auto"/>
            <w:right w:val="none" w:sz="0" w:space="0" w:color="auto"/>
          </w:divBdr>
        </w:div>
        <w:div w:id="1142963741">
          <w:marLeft w:val="1166"/>
          <w:marRight w:val="0"/>
          <w:marTop w:val="67"/>
          <w:marBottom w:val="0"/>
          <w:divBdr>
            <w:top w:val="none" w:sz="0" w:space="0" w:color="auto"/>
            <w:left w:val="none" w:sz="0" w:space="0" w:color="auto"/>
            <w:bottom w:val="none" w:sz="0" w:space="0" w:color="auto"/>
            <w:right w:val="none" w:sz="0" w:space="0" w:color="auto"/>
          </w:divBdr>
        </w:div>
        <w:div w:id="1335034341">
          <w:marLeft w:val="1166"/>
          <w:marRight w:val="0"/>
          <w:marTop w:val="67"/>
          <w:marBottom w:val="0"/>
          <w:divBdr>
            <w:top w:val="none" w:sz="0" w:space="0" w:color="auto"/>
            <w:left w:val="none" w:sz="0" w:space="0" w:color="auto"/>
            <w:bottom w:val="none" w:sz="0" w:space="0" w:color="auto"/>
            <w:right w:val="none" w:sz="0" w:space="0" w:color="auto"/>
          </w:divBdr>
        </w:div>
        <w:div w:id="1522356117">
          <w:marLeft w:val="547"/>
          <w:marRight w:val="0"/>
          <w:marTop w:val="86"/>
          <w:marBottom w:val="0"/>
          <w:divBdr>
            <w:top w:val="none" w:sz="0" w:space="0" w:color="auto"/>
            <w:left w:val="none" w:sz="0" w:space="0" w:color="auto"/>
            <w:bottom w:val="none" w:sz="0" w:space="0" w:color="auto"/>
            <w:right w:val="none" w:sz="0" w:space="0" w:color="auto"/>
          </w:divBdr>
        </w:div>
        <w:div w:id="1575889926">
          <w:marLeft w:val="1166"/>
          <w:marRight w:val="0"/>
          <w:marTop w:val="67"/>
          <w:marBottom w:val="0"/>
          <w:divBdr>
            <w:top w:val="none" w:sz="0" w:space="0" w:color="auto"/>
            <w:left w:val="none" w:sz="0" w:space="0" w:color="auto"/>
            <w:bottom w:val="none" w:sz="0" w:space="0" w:color="auto"/>
            <w:right w:val="none" w:sz="0" w:space="0" w:color="auto"/>
          </w:divBdr>
        </w:div>
        <w:div w:id="1780637244">
          <w:marLeft w:val="1166"/>
          <w:marRight w:val="0"/>
          <w:marTop w:val="67"/>
          <w:marBottom w:val="0"/>
          <w:divBdr>
            <w:top w:val="none" w:sz="0" w:space="0" w:color="auto"/>
            <w:left w:val="none" w:sz="0" w:space="0" w:color="auto"/>
            <w:bottom w:val="none" w:sz="0" w:space="0" w:color="auto"/>
            <w:right w:val="none" w:sz="0" w:space="0" w:color="auto"/>
          </w:divBdr>
        </w:div>
        <w:div w:id="1956937388">
          <w:marLeft w:val="1166"/>
          <w:marRight w:val="0"/>
          <w:marTop w:val="67"/>
          <w:marBottom w:val="0"/>
          <w:divBdr>
            <w:top w:val="none" w:sz="0" w:space="0" w:color="auto"/>
            <w:left w:val="none" w:sz="0" w:space="0" w:color="auto"/>
            <w:bottom w:val="none" w:sz="0" w:space="0" w:color="auto"/>
            <w:right w:val="none" w:sz="0" w:space="0" w:color="auto"/>
          </w:divBdr>
        </w:div>
      </w:divsChild>
    </w:div>
    <w:div w:id="2071490535">
      <w:bodyDiv w:val="1"/>
      <w:marLeft w:val="0"/>
      <w:marRight w:val="0"/>
      <w:marTop w:val="0"/>
      <w:marBottom w:val="0"/>
      <w:divBdr>
        <w:top w:val="none" w:sz="0" w:space="0" w:color="auto"/>
        <w:left w:val="none" w:sz="0" w:space="0" w:color="auto"/>
        <w:bottom w:val="none" w:sz="0" w:space="0" w:color="auto"/>
        <w:right w:val="none" w:sz="0" w:space="0" w:color="auto"/>
      </w:divBdr>
      <w:divsChild>
        <w:div w:id="353769450">
          <w:marLeft w:val="547"/>
          <w:marRight w:val="0"/>
          <w:marTop w:val="154"/>
          <w:marBottom w:val="0"/>
          <w:divBdr>
            <w:top w:val="none" w:sz="0" w:space="0" w:color="auto"/>
            <w:left w:val="none" w:sz="0" w:space="0" w:color="auto"/>
            <w:bottom w:val="none" w:sz="0" w:space="0" w:color="auto"/>
            <w:right w:val="none" w:sz="0" w:space="0" w:color="auto"/>
          </w:divBdr>
        </w:div>
        <w:div w:id="1755277853">
          <w:marLeft w:val="1166"/>
          <w:marRight w:val="0"/>
          <w:marTop w:val="134"/>
          <w:marBottom w:val="0"/>
          <w:divBdr>
            <w:top w:val="none" w:sz="0" w:space="0" w:color="auto"/>
            <w:left w:val="none" w:sz="0" w:space="0" w:color="auto"/>
            <w:bottom w:val="none" w:sz="0" w:space="0" w:color="auto"/>
            <w:right w:val="none" w:sz="0" w:space="0" w:color="auto"/>
          </w:divBdr>
        </w:div>
      </w:divsChild>
    </w:div>
    <w:div w:id="2072465189">
      <w:bodyDiv w:val="1"/>
      <w:marLeft w:val="0"/>
      <w:marRight w:val="0"/>
      <w:marTop w:val="0"/>
      <w:marBottom w:val="0"/>
      <w:divBdr>
        <w:top w:val="none" w:sz="0" w:space="0" w:color="auto"/>
        <w:left w:val="none" w:sz="0" w:space="0" w:color="auto"/>
        <w:bottom w:val="none" w:sz="0" w:space="0" w:color="auto"/>
        <w:right w:val="none" w:sz="0" w:space="0" w:color="auto"/>
      </w:divBdr>
    </w:div>
    <w:div w:id="2072999409">
      <w:bodyDiv w:val="1"/>
      <w:marLeft w:val="0"/>
      <w:marRight w:val="0"/>
      <w:marTop w:val="0"/>
      <w:marBottom w:val="0"/>
      <w:divBdr>
        <w:top w:val="none" w:sz="0" w:space="0" w:color="auto"/>
        <w:left w:val="none" w:sz="0" w:space="0" w:color="auto"/>
        <w:bottom w:val="none" w:sz="0" w:space="0" w:color="auto"/>
        <w:right w:val="none" w:sz="0" w:space="0" w:color="auto"/>
      </w:divBdr>
    </w:div>
    <w:div w:id="2073040567">
      <w:bodyDiv w:val="1"/>
      <w:marLeft w:val="0"/>
      <w:marRight w:val="0"/>
      <w:marTop w:val="0"/>
      <w:marBottom w:val="0"/>
      <w:divBdr>
        <w:top w:val="none" w:sz="0" w:space="0" w:color="auto"/>
        <w:left w:val="none" w:sz="0" w:space="0" w:color="auto"/>
        <w:bottom w:val="none" w:sz="0" w:space="0" w:color="auto"/>
        <w:right w:val="none" w:sz="0" w:space="0" w:color="auto"/>
      </w:divBdr>
    </w:div>
    <w:div w:id="2073115779">
      <w:bodyDiv w:val="1"/>
      <w:marLeft w:val="0"/>
      <w:marRight w:val="0"/>
      <w:marTop w:val="0"/>
      <w:marBottom w:val="0"/>
      <w:divBdr>
        <w:top w:val="none" w:sz="0" w:space="0" w:color="auto"/>
        <w:left w:val="none" w:sz="0" w:space="0" w:color="auto"/>
        <w:bottom w:val="none" w:sz="0" w:space="0" w:color="auto"/>
        <w:right w:val="none" w:sz="0" w:space="0" w:color="auto"/>
      </w:divBdr>
      <w:divsChild>
        <w:div w:id="556405040">
          <w:marLeft w:val="1080"/>
          <w:marRight w:val="0"/>
          <w:marTop w:val="100"/>
          <w:marBottom w:val="0"/>
          <w:divBdr>
            <w:top w:val="none" w:sz="0" w:space="0" w:color="auto"/>
            <w:left w:val="none" w:sz="0" w:space="0" w:color="auto"/>
            <w:bottom w:val="none" w:sz="0" w:space="0" w:color="auto"/>
            <w:right w:val="none" w:sz="0" w:space="0" w:color="auto"/>
          </w:divBdr>
        </w:div>
        <w:div w:id="2002192950">
          <w:marLeft w:val="360"/>
          <w:marRight w:val="0"/>
          <w:marTop w:val="200"/>
          <w:marBottom w:val="0"/>
          <w:divBdr>
            <w:top w:val="none" w:sz="0" w:space="0" w:color="auto"/>
            <w:left w:val="none" w:sz="0" w:space="0" w:color="auto"/>
            <w:bottom w:val="none" w:sz="0" w:space="0" w:color="auto"/>
            <w:right w:val="none" w:sz="0" w:space="0" w:color="auto"/>
          </w:divBdr>
        </w:div>
      </w:divsChild>
    </w:div>
    <w:div w:id="2073459997">
      <w:bodyDiv w:val="1"/>
      <w:marLeft w:val="0"/>
      <w:marRight w:val="0"/>
      <w:marTop w:val="0"/>
      <w:marBottom w:val="0"/>
      <w:divBdr>
        <w:top w:val="none" w:sz="0" w:space="0" w:color="auto"/>
        <w:left w:val="none" w:sz="0" w:space="0" w:color="auto"/>
        <w:bottom w:val="none" w:sz="0" w:space="0" w:color="auto"/>
        <w:right w:val="none" w:sz="0" w:space="0" w:color="auto"/>
      </w:divBdr>
      <w:divsChild>
        <w:div w:id="189297215">
          <w:marLeft w:val="1800"/>
          <w:marRight w:val="0"/>
          <w:marTop w:val="62"/>
          <w:marBottom w:val="0"/>
          <w:divBdr>
            <w:top w:val="none" w:sz="0" w:space="0" w:color="auto"/>
            <w:left w:val="none" w:sz="0" w:space="0" w:color="auto"/>
            <w:bottom w:val="none" w:sz="0" w:space="0" w:color="auto"/>
            <w:right w:val="none" w:sz="0" w:space="0" w:color="auto"/>
          </w:divBdr>
        </w:div>
        <w:div w:id="267587387">
          <w:marLeft w:val="547"/>
          <w:marRight w:val="0"/>
          <w:marTop w:val="91"/>
          <w:marBottom w:val="0"/>
          <w:divBdr>
            <w:top w:val="none" w:sz="0" w:space="0" w:color="auto"/>
            <w:left w:val="none" w:sz="0" w:space="0" w:color="auto"/>
            <w:bottom w:val="none" w:sz="0" w:space="0" w:color="auto"/>
            <w:right w:val="none" w:sz="0" w:space="0" w:color="auto"/>
          </w:divBdr>
        </w:div>
        <w:div w:id="401489477">
          <w:marLeft w:val="1166"/>
          <w:marRight w:val="0"/>
          <w:marTop w:val="82"/>
          <w:marBottom w:val="0"/>
          <w:divBdr>
            <w:top w:val="none" w:sz="0" w:space="0" w:color="auto"/>
            <w:left w:val="none" w:sz="0" w:space="0" w:color="auto"/>
            <w:bottom w:val="none" w:sz="0" w:space="0" w:color="auto"/>
            <w:right w:val="none" w:sz="0" w:space="0" w:color="auto"/>
          </w:divBdr>
        </w:div>
        <w:div w:id="501698107">
          <w:marLeft w:val="1166"/>
          <w:marRight w:val="0"/>
          <w:marTop w:val="82"/>
          <w:marBottom w:val="0"/>
          <w:divBdr>
            <w:top w:val="none" w:sz="0" w:space="0" w:color="auto"/>
            <w:left w:val="none" w:sz="0" w:space="0" w:color="auto"/>
            <w:bottom w:val="none" w:sz="0" w:space="0" w:color="auto"/>
            <w:right w:val="none" w:sz="0" w:space="0" w:color="auto"/>
          </w:divBdr>
        </w:div>
        <w:div w:id="550508153">
          <w:marLeft w:val="1166"/>
          <w:marRight w:val="0"/>
          <w:marTop w:val="82"/>
          <w:marBottom w:val="0"/>
          <w:divBdr>
            <w:top w:val="none" w:sz="0" w:space="0" w:color="auto"/>
            <w:left w:val="none" w:sz="0" w:space="0" w:color="auto"/>
            <w:bottom w:val="none" w:sz="0" w:space="0" w:color="auto"/>
            <w:right w:val="none" w:sz="0" w:space="0" w:color="auto"/>
          </w:divBdr>
        </w:div>
        <w:div w:id="780995314">
          <w:marLeft w:val="1166"/>
          <w:marRight w:val="0"/>
          <w:marTop w:val="82"/>
          <w:marBottom w:val="0"/>
          <w:divBdr>
            <w:top w:val="none" w:sz="0" w:space="0" w:color="auto"/>
            <w:left w:val="none" w:sz="0" w:space="0" w:color="auto"/>
            <w:bottom w:val="none" w:sz="0" w:space="0" w:color="auto"/>
            <w:right w:val="none" w:sz="0" w:space="0" w:color="auto"/>
          </w:divBdr>
        </w:div>
        <w:div w:id="946161491">
          <w:marLeft w:val="1166"/>
          <w:marRight w:val="0"/>
          <w:marTop w:val="82"/>
          <w:marBottom w:val="0"/>
          <w:divBdr>
            <w:top w:val="none" w:sz="0" w:space="0" w:color="auto"/>
            <w:left w:val="none" w:sz="0" w:space="0" w:color="auto"/>
            <w:bottom w:val="none" w:sz="0" w:space="0" w:color="auto"/>
            <w:right w:val="none" w:sz="0" w:space="0" w:color="auto"/>
          </w:divBdr>
        </w:div>
        <w:div w:id="1115952197">
          <w:marLeft w:val="547"/>
          <w:marRight w:val="0"/>
          <w:marTop w:val="91"/>
          <w:marBottom w:val="0"/>
          <w:divBdr>
            <w:top w:val="none" w:sz="0" w:space="0" w:color="auto"/>
            <w:left w:val="none" w:sz="0" w:space="0" w:color="auto"/>
            <w:bottom w:val="none" w:sz="0" w:space="0" w:color="auto"/>
            <w:right w:val="none" w:sz="0" w:space="0" w:color="auto"/>
          </w:divBdr>
        </w:div>
        <w:div w:id="1639873862">
          <w:marLeft w:val="1800"/>
          <w:marRight w:val="0"/>
          <w:marTop w:val="62"/>
          <w:marBottom w:val="0"/>
          <w:divBdr>
            <w:top w:val="none" w:sz="0" w:space="0" w:color="auto"/>
            <w:left w:val="none" w:sz="0" w:space="0" w:color="auto"/>
            <w:bottom w:val="none" w:sz="0" w:space="0" w:color="auto"/>
            <w:right w:val="none" w:sz="0" w:space="0" w:color="auto"/>
          </w:divBdr>
        </w:div>
        <w:div w:id="1821382718">
          <w:marLeft w:val="1166"/>
          <w:marRight w:val="0"/>
          <w:marTop w:val="82"/>
          <w:marBottom w:val="0"/>
          <w:divBdr>
            <w:top w:val="none" w:sz="0" w:space="0" w:color="auto"/>
            <w:left w:val="none" w:sz="0" w:space="0" w:color="auto"/>
            <w:bottom w:val="none" w:sz="0" w:space="0" w:color="auto"/>
            <w:right w:val="none" w:sz="0" w:space="0" w:color="auto"/>
          </w:divBdr>
        </w:div>
        <w:div w:id="2080516599">
          <w:marLeft w:val="1166"/>
          <w:marRight w:val="0"/>
          <w:marTop w:val="82"/>
          <w:marBottom w:val="0"/>
          <w:divBdr>
            <w:top w:val="none" w:sz="0" w:space="0" w:color="auto"/>
            <w:left w:val="none" w:sz="0" w:space="0" w:color="auto"/>
            <w:bottom w:val="none" w:sz="0" w:space="0" w:color="auto"/>
            <w:right w:val="none" w:sz="0" w:space="0" w:color="auto"/>
          </w:divBdr>
        </w:div>
      </w:divsChild>
    </w:div>
    <w:div w:id="2073499107">
      <w:bodyDiv w:val="1"/>
      <w:marLeft w:val="0"/>
      <w:marRight w:val="0"/>
      <w:marTop w:val="0"/>
      <w:marBottom w:val="0"/>
      <w:divBdr>
        <w:top w:val="none" w:sz="0" w:space="0" w:color="auto"/>
        <w:left w:val="none" w:sz="0" w:space="0" w:color="auto"/>
        <w:bottom w:val="none" w:sz="0" w:space="0" w:color="auto"/>
        <w:right w:val="none" w:sz="0" w:space="0" w:color="auto"/>
      </w:divBdr>
    </w:div>
    <w:div w:id="2074155851">
      <w:bodyDiv w:val="1"/>
      <w:marLeft w:val="0"/>
      <w:marRight w:val="0"/>
      <w:marTop w:val="0"/>
      <w:marBottom w:val="0"/>
      <w:divBdr>
        <w:top w:val="none" w:sz="0" w:space="0" w:color="auto"/>
        <w:left w:val="none" w:sz="0" w:space="0" w:color="auto"/>
        <w:bottom w:val="none" w:sz="0" w:space="0" w:color="auto"/>
        <w:right w:val="none" w:sz="0" w:space="0" w:color="auto"/>
      </w:divBdr>
    </w:div>
    <w:div w:id="2074355846">
      <w:bodyDiv w:val="1"/>
      <w:marLeft w:val="0"/>
      <w:marRight w:val="0"/>
      <w:marTop w:val="0"/>
      <w:marBottom w:val="0"/>
      <w:divBdr>
        <w:top w:val="none" w:sz="0" w:space="0" w:color="auto"/>
        <w:left w:val="none" w:sz="0" w:space="0" w:color="auto"/>
        <w:bottom w:val="none" w:sz="0" w:space="0" w:color="auto"/>
        <w:right w:val="none" w:sz="0" w:space="0" w:color="auto"/>
      </w:divBdr>
      <w:divsChild>
        <w:div w:id="1420057423">
          <w:marLeft w:val="547"/>
          <w:marRight w:val="0"/>
          <w:marTop w:val="154"/>
          <w:marBottom w:val="0"/>
          <w:divBdr>
            <w:top w:val="none" w:sz="0" w:space="0" w:color="auto"/>
            <w:left w:val="none" w:sz="0" w:space="0" w:color="auto"/>
            <w:bottom w:val="none" w:sz="0" w:space="0" w:color="auto"/>
            <w:right w:val="none" w:sz="0" w:space="0" w:color="auto"/>
          </w:divBdr>
        </w:div>
      </w:divsChild>
    </w:div>
    <w:div w:id="2074617330">
      <w:bodyDiv w:val="1"/>
      <w:marLeft w:val="0"/>
      <w:marRight w:val="0"/>
      <w:marTop w:val="0"/>
      <w:marBottom w:val="0"/>
      <w:divBdr>
        <w:top w:val="none" w:sz="0" w:space="0" w:color="auto"/>
        <w:left w:val="none" w:sz="0" w:space="0" w:color="auto"/>
        <w:bottom w:val="none" w:sz="0" w:space="0" w:color="auto"/>
        <w:right w:val="none" w:sz="0" w:space="0" w:color="auto"/>
      </w:divBdr>
      <w:divsChild>
        <w:div w:id="45420361">
          <w:marLeft w:val="547"/>
          <w:marRight w:val="0"/>
          <w:marTop w:val="96"/>
          <w:marBottom w:val="0"/>
          <w:divBdr>
            <w:top w:val="none" w:sz="0" w:space="0" w:color="auto"/>
            <w:left w:val="none" w:sz="0" w:space="0" w:color="auto"/>
            <w:bottom w:val="none" w:sz="0" w:space="0" w:color="auto"/>
            <w:right w:val="none" w:sz="0" w:space="0" w:color="auto"/>
          </w:divBdr>
        </w:div>
      </w:divsChild>
    </w:div>
    <w:div w:id="2075425199">
      <w:bodyDiv w:val="1"/>
      <w:marLeft w:val="0"/>
      <w:marRight w:val="0"/>
      <w:marTop w:val="0"/>
      <w:marBottom w:val="0"/>
      <w:divBdr>
        <w:top w:val="none" w:sz="0" w:space="0" w:color="auto"/>
        <w:left w:val="none" w:sz="0" w:space="0" w:color="auto"/>
        <w:bottom w:val="none" w:sz="0" w:space="0" w:color="auto"/>
        <w:right w:val="none" w:sz="0" w:space="0" w:color="auto"/>
      </w:divBdr>
      <w:divsChild>
        <w:div w:id="3679593">
          <w:marLeft w:val="1800"/>
          <w:marRight w:val="0"/>
          <w:marTop w:val="96"/>
          <w:marBottom w:val="0"/>
          <w:divBdr>
            <w:top w:val="none" w:sz="0" w:space="0" w:color="auto"/>
            <w:left w:val="none" w:sz="0" w:space="0" w:color="auto"/>
            <w:bottom w:val="none" w:sz="0" w:space="0" w:color="auto"/>
            <w:right w:val="none" w:sz="0" w:space="0" w:color="auto"/>
          </w:divBdr>
        </w:div>
        <w:div w:id="43986685">
          <w:marLeft w:val="2520"/>
          <w:marRight w:val="0"/>
          <w:marTop w:val="96"/>
          <w:marBottom w:val="0"/>
          <w:divBdr>
            <w:top w:val="none" w:sz="0" w:space="0" w:color="auto"/>
            <w:left w:val="none" w:sz="0" w:space="0" w:color="auto"/>
            <w:bottom w:val="none" w:sz="0" w:space="0" w:color="auto"/>
            <w:right w:val="none" w:sz="0" w:space="0" w:color="auto"/>
          </w:divBdr>
        </w:div>
        <w:div w:id="793327855">
          <w:marLeft w:val="547"/>
          <w:marRight w:val="0"/>
          <w:marTop w:val="134"/>
          <w:marBottom w:val="0"/>
          <w:divBdr>
            <w:top w:val="none" w:sz="0" w:space="0" w:color="auto"/>
            <w:left w:val="none" w:sz="0" w:space="0" w:color="auto"/>
            <w:bottom w:val="none" w:sz="0" w:space="0" w:color="auto"/>
            <w:right w:val="none" w:sz="0" w:space="0" w:color="auto"/>
          </w:divBdr>
        </w:div>
        <w:div w:id="910232710">
          <w:marLeft w:val="1800"/>
          <w:marRight w:val="0"/>
          <w:marTop w:val="96"/>
          <w:marBottom w:val="0"/>
          <w:divBdr>
            <w:top w:val="none" w:sz="0" w:space="0" w:color="auto"/>
            <w:left w:val="none" w:sz="0" w:space="0" w:color="auto"/>
            <w:bottom w:val="none" w:sz="0" w:space="0" w:color="auto"/>
            <w:right w:val="none" w:sz="0" w:space="0" w:color="auto"/>
          </w:divBdr>
        </w:div>
        <w:div w:id="1028987267">
          <w:marLeft w:val="1166"/>
          <w:marRight w:val="0"/>
          <w:marTop w:val="115"/>
          <w:marBottom w:val="0"/>
          <w:divBdr>
            <w:top w:val="none" w:sz="0" w:space="0" w:color="auto"/>
            <w:left w:val="none" w:sz="0" w:space="0" w:color="auto"/>
            <w:bottom w:val="none" w:sz="0" w:space="0" w:color="auto"/>
            <w:right w:val="none" w:sz="0" w:space="0" w:color="auto"/>
          </w:divBdr>
        </w:div>
        <w:div w:id="1170412279">
          <w:marLeft w:val="2520"/>
          <w:marRight w:val="0"/>
          <w:marTop w:val="96"/>
          <w:marBottom w:val="0"/>
          <w:divBdr>
            <w:top w:val="none" w:sz="0" w:space="0" w:color="auto"/>
            <w:left w:val="none" w:sz="0" w:space="0" w:color="auto"/>
            <w:bottom w:val="none" w:sz="0" w:space="0" w:color="auto"/>
            <w:right w:val="none" w:sz="0" w:space="0" w:color="auto"/>
          </w:divBdr>
        </w:div>
        <w:div w:id="1213807826">
          <w:marLeft w:val="1800"/>
          <w:marRight w:val="0"/>
          <w:marTop w:val="96"/>
          <w:marBottom w:val="0"/>
          <w:divBdr>
            <w:top w:val="none" w:sz="0" w:space="0" w:color="auto"/>
            <w:left w:val="none" w:sz="0" w:space="0" w:color="auto"/>
            <w:bottom w:val="none" w:sz="0" w:space="0" w:color="auto"/>
            <w:right w:val="none" w:sz="0" w:space="0" w:color="auto"/>
          </w:divBdr>
        </w:div>
        <w:div w:id="1777364643">
          <w:marLeft w:val="2520"/>
          <w:marRight w:val="0"/>
          <w:marTop w:val="96"/>
          <w:marBottom w:val="0"/>
          <w:divBdr>
            <w:top w:val="none" w:sz="0" w:space="0" w:color="auto"/>
            <w:left w:val="none" w:sz="0" w:space="0" w:color="auto"/>
            <w:bottom w:val="none" w:sz="0" w:space="0" w:color="auto"/>
            <w:right w:val="none" w:sz="0" w:space="0" w:color="auto"/>
          </w:divBdr>
        </w:div>
      </w:divsChild>
    </w:div>
    <w:div w:id="2075546081">
      <w:bodyDiv w:val="1"/>
      <w:marLeft w:val="0"/>
      <w:marRight w:val="0"/>
      <w:marTop w:val="0"/>
      <w:marBottom w:val="0"/>
      <w:divBdr>
        <w:top w:val="none" w:sz="0" w:space="0" w:color="auto"/>
        <w:left w:val="none" w:sz="0" w:space="0" w:color="auto"/>
        <w:bottom w:val="none" w:sz="0" w:space="0" w:color="auto"/>
        <w:right w:val="none" w:sz="0" w:space="0" w:color="auto"/>
      </w:divBdr>
    </w:div>
    <w:div w:id="2075622015">
      <w:bodyDiv w:val="1"/>
      <w:marLeft w:val="0"/>
      <w:marRight w:val="0"/>
      <w:marTop w:val="0"/>
      <w:marBottom w:val="0"/>
      <w:divBdr>
        <w:top w:val="none" w:sz="0" w:space="0" w:color="auto"/>
        <w:left w:val="none" w:sz="0" w:space="0" w:color="auto"/>
        <w:bottom w:val="none" w:sz="0" w:space="0" w:color="auto"/>
        <w:right w:val="none" w:sz="0" w:space="0" w:color="auto"/>
      </w:divBdr>
      <w:divsChild>
        <w:div w:id="311567389">
          <w:marLeft w:val="0"/>
          <w:marRight w:val="0"/>
          <w:marTop w:val="0"/>
          <w:marBottom w:val="0"/>
          <w:divBdr>
            <w:top w:val="none" w:sz="0" w:space="0" w:color="auto"/>
            <w:left w:val="none" w:sz="0" w:space="0" w:color="auto"/>
            <w:bottom w:val="none" w:sz="0" w:space="0" w:color="auto"/>
            <w:right w:val="none" w:sz="0" w:space="0" w:color="auto"/>
          </w:divBdr>
          <w:divsChild>
            <w:div w:id="30499848">
              <w:marLeft w:val="0"/>
              <w:marRight w:val="0"/>
              <w:marTop w:val="0"/>
              <w:marBottom w:val="0"/>
              <w:divBdr>
                <w:top w:val="none" w:sz="0" w:space="0" w:color="auto"/>
                <w:left w:val="none" w:sz="0" w:space="0" w:color="auto"/>
                <w:bottom w:val="none" w:sz="0" w:space="0" w:color="auto"/>
                <w:right w:val="none" w:sz="0" w:space="0" w:color="auto"/>
              </w:divBdr>
            </w:div>
            <w:div w:id="92744184">
              <w:marLeft w:val="0"/>
              <w:marRight w:val="0"/>
              <w:marTop w:val="0"/>
              <w:marBottom w:val="0"/>
              <w:divBdr>
                <w:top w:val="none" w:sz="0" w:space="0" w:color="auto"/>
                <w:left w:val="none" w:sz="0" w:space="0" w:color="auto"/>
                <w:bottom w:val="none" w:sz="0" w:space="0" w:color="auto"/>
                <w:right w:val="none" w:sz="0" w:space="0" w:color="auto"/>
              </w:divBdr>
            </w:div>
            <w:div w:id="131486035">
              <w:marLeft w:val="0"/>
              <w:marRight w:val="0"/>
              <w:marTop w:val="0"/>
              <w:marBottom w:val="0"/>
              <w:divBdr>
                <w:top w:val="none" w:sz="0" w:space="0" w:color="auto"/>
                <w:left w:val="none" w:sz="0" w:space="0" w:color="auto"/>
                <w:bottom w:val="none" w:sz="0" w:space="0" w:color="auto"/>
                <w:right w:val="none" w:sz="0" w:space="0" w:color="auto"/>
              </w:divBdr>
            </w:div>
            <w:div w:id="133986437">
              <w:marLeft w:val="0"/>
              <w:marRight w:val="0"/>
              <w:marTop w:val="0"/>
              <w:marBottom w:val="0"/>
              <w:divBdr>
                <w:top w:val="none" w:sz="0" w:space="0" w:color="auto"/>
                <w:left w:val="none" w:sz="0" w:space="0" w:color="auto"/>
                <w:bottom w:val="none" w:sz="0" w:space="0" w:color="auto"/>
                <w:right w:val="none" w:sz="0" w:space="0" w:color="auto"/>
              </w:divBdr>
            </w:div>
            <w:div w:id="163784576">
              <w:marLeft w:val="0"/>
              <w:marRight w:val="0"/>
              <w:marTop w:val="0"/>
              <w:marBottom w:val="0"/>
              <w:divBdr>
                <w:top w:val="none" w:sz="0" w:space="0" w:color="auto"/>
                <w:left w:val="none" w:sz="0" w:space="0" w:color="auto"/>
                <w:bottom w:val="none" w:sz="0" w:space="0" w:color="auto"/>
                <w:right w:val="none" w:sz="0" w:space="0" w:color="auto"/>
              </w:divBdr>
            </w:div>
            <w:div w:id="402409196">
              <w:marLeft w:val="0"/>
              <w:marRight w:val="0"/>
              <w:marTop w:val="0"/>
              <w:marBottom w:val="0"/>
              <w:divBdr>
                <w:top w:val="none" w:sz="0" w:space="0" w:color="auto"/>
                <w:left w:val="none" w:sz="0" w:space="0" w:color="auto"/>
                <w:bottom w:val="none" w:sz="0" w:space="0" w:color="auto"/>
                <w:right w:val="none" w:sz="0" w:space="0" w:color="auto"/>
              </w:divBdr>
            </w:div>
            <w:div w:id="433749087">
              <w:marLeft w:val="0"/>
              <w:marRight w:val="0"/>
              <w:marTop w:val="0"/>
              <w:marBottom w:val="0"/>
              <w:divBdr>
                <w:top w:val="none" w:sz="0" w:space="0" w:color="auto"/>
                <w:left w:val="none" w:sz="0" w:space="0" w:color="auto"/>
                <w:bottom w:val="none" w:sz="0" w:space="0" w:color="auto"/>
                <w:right w:val="none" w:sz="0" w:space="0" w:color="auto"/>
              </w:divBdr>
            </w:div>
            <w:div w:id="435367072">
              <w:marLeft w:val="0"/>
              <w:marRight w:val="0"/>
              <w:marTop w:val="0"/>
              <w:marBottom w:val="0"/>
              <w:divBdr>
                <w:top w:val="none" w:sz="0" w:space="0" w:color="auto"/>
                <w:left w:val="none" w:sz="0" w:space="0" w:color="auto"/>
                <w:bottom w:val="none" w:sz="0" w:space="0" w:color="auto"/>
                <w:right w:val="none" w:sz="0" w:space="0" w:color="auto"/>
              </w:divBdr>
            </w:div>
            <w:div w:id="565190098">
              <w:marLeft w:val="0"/>
              <w:marRight w:val="0"/>
              <w:marTop w:val="0"/>
              <w:marBottom w:val="0"/>
              <w:divBdr>
                <w:top w:val="none" w:sz="0" w:space="0" w:color="auto"/>
                <w:left w:val="none" w:sz="0" w:space="0" w:color="auto"/>
                <w:bottom w:val="none" w:sz="0" w:space="0" w:color="auto"/>
                <w:right w:val="none" w:sz="0" w:space="0" w:color="auto"/>
              </w:divBdr>
            </w:div>
            <w:div w:id="674765505">
              <w:marLeft w:val="0"/>
              <w:marRight w:val="0"/>
              <w:marTop w:val="0"/>
              <w:marBottom w:val="0"/>
              <w:divBdr>
                <w:top w:val="none" w:sz="0" w:space="0" w:color="auto"/>
                <w:left w:val="none" w:sz="0" w:space="0" w:color="auto"/>
                <w:bottom w:val="none" w:sz="0" w:space="0" w:color="auto"/>
                <w:right w:val="none" w:sz="0" w:space="0" w:color="auto"/>
              </w:divBdr>
            </w:div>
            <w:div w:id="1026834537">
              <w:marLeft w:val="0"/>
              <w:marRight w:val="0"/>
              <w:marTop w:val="0"/>
              <w:marBottom w:val="0"/>
              <w:divBdr>
                <w:top w:val="none" w:sz="0" w:space="0" w:color="auto"/>
                <w:left w:val="none" w:sz="0" w:space="0" w:color="auto"/>
                <w:bottom w:val="none" w:sz="0" w:space="0" w:color="auto"/>
                <w:right w:val="none" w:sz="0" w:space="0" w:color="auto"/>
              </w:divBdr>
            </w:div>
            <w:div w:id="1199204089">
              <w:marLeft w:val="0"/>
              <w:marRight w:val="0"/>
              <w:marTop w:val="0"/>
              <w:marBottom w:val="0"/>
              <w:divBdr>
                <w:top w:val="none" w:sz="0" w:space="0" w:color="auto"/>
                <w:left w:val="none" w:sz="0" w:space="0" w:color="auto"/>
                <w:bottom w:val="none" w:sz="0" w:space="0" w:color="auto"/>
                <w:right w:val="none" w:sz="0" w:space="0" w:color="auto"/>
              </w:divBdr>
            </w:div>
            <w:div w:id="1516268562">
              <w:marLeft w:val="0"/>
              <w:marRight w:val="0"/>
              <w:marTop w:val="0"/>
              <w:marBottom w:val="0"/>
              <w:divBdr>
                <w:top w:val="none" w:sz="0" w:space="0" w:color="auto"/>
                <w:left w:val="none" w:sz="0" w:space="0" w:color="auto"/>
                <w:bottom w:val="none" w:sz="0" w:space="0" w:color="auto"/>
                <w:right w:val="none" w:sz="0" w:space="0" w:color="auto"/>
              </w:divBdr>
            </w:div>
            <w:div w:id="1847862318">
              <w:marLeft w:val="0"/>
              <w:marRight w:val="0"/>
              <w:marTop w:val="0"/>
              <w:marBottom w:val="0"/>
              <w:divBdr>
                <w:top w:val="none" w:sz="0" w:space="0" w:color="auto"/>
                <w:left w:val="none" w:sz="0" w:space="0" w:color="auto"/>
                <w:bottom w:val="none" w:sz="0" w:space="0" w:color="auto"/>
                <w:right w:val="none" w:sz="0" w:space="0" w:color="auto"/>
              </w:divBdr>
            </w:div>
            <w:div w:id="2044666694">
              <w:marLeft w:val="0"/>
              <w:marRight w:val="0"/>
              <w:marTop w:val="0"/>
              <w:marBottom w:val="0"/>
              <w:divBdr>
                <w:top w:val="none" w:sz="0" w:space="0" w:color="auto"/>
                <w:left w:val="none" w:sz="0" w:space="0" w:color="auto"/>
                <w:bottom w:val="none" w:sz="0" w:space="0" w:color="auto"/>
                <w:right w:val="none" w:sz="0" w:space="0" w:color="auto"/>
              </w:divBdr>
            </w:div>
            <w:div w:id="212356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926094">
      <w:bodyDiv w:val="1"/>
      <w:marLeft w:val="0"/>
      <w:marRight w:val="0"/>
      <w:marTop w:val="0"/>
      <w:marBottom w:val="0"/>
      <w:divBdr>
        <w:top w:val="none" w:sz="0" w:space="0" w:color="auto"/>
        <w:left w:val="none" w:sz="0" w:space="0" w:color="auto"/>
        <w:bottom w:val="none" w:sz="0" w:space="0" w:color="auto"/>
        <w:right w:val="none" w:sz="0" w:space="0" w:color="auto"/>
      </w:divBdr>
    </w:div>
    <w:div w:id="2076469608">
      <w:bodyDiv w:val="1"/>
      <w:marLeft w:val="0"/>
      <w:marRight w:val="0"/>
      <w:marTop w:val="0"/>
      <w:marBottom w:val="0"/>
      <w:divBdr>
        <w:top w:val="none" w:sz="0" w:space="0" w:color="auto"/>
        <w:left w:val="none" w:sz="0" w:space="0" w:color="auto"/>
        <w:bottom w:val="none" w:sz="0" w:space="0" w:color="auto"/>
        <w:right w:val="none" w:sz="0" w:space="0" w:color="auto"/>
      </w:divBdr>
    </w:div>
    <w:div w:id="2077777833">
      <w:bodyDiv w:val="1"/>
      <w:marLeft w:val="0"/>
      <w:marRight w:val="0"/>
      <w:marTop w:val="0"/>
      <w:marBottom w:val="0"/>
      <w:divBdr>
        <w:top w:val="none" w:sz="0" w:space="0" w:color="auto"/>
        <w:left w:val="none" w:sz="0" w:space="0" w:color="auto"/>
        <w:bottom w:val="none" w:sz="0" w:space="0" w:color="auto"/>
        <w:right w:val="none" w:sz="0" w:space="0" w:color="auto"/>
      </w:divBdr>
    </w:div>
    <w:div w:id="2077893639">
      <w:bodyDiv w:val="1"/>
      <w:marLeft w:val="0"/>
      <w:marRight w:val="0"/>
      <w:marTop w:val="0"/>
      <w:marBottom w:val="0"/>
      <w:divBdr>
        <w:top w:val="none" w:sz="0" w:space="0" w:color="auto"/>
        <w:left w:val="none" w:sz="0" w:space="0" w:color="auto"/>
        <w:bottom w:val="none" w:sz="0" w:space="0" w:color="auto"/>
        <w:right w:val="none" w:sz="0" w:space="0" w:color="auto"/>
      </w:divBdr>
    </w:div>
    <w:div w:id="2078015663">
      <w:bodyDiv w:val="1"/>
      <w:marLeft w:val="0"/>
      <w:marRight w:val="0"/>
      <w:marTop w:val="0"/>
      <w:marBottom w:val="0"/>
      <w:divBdr>
        <w:top w:val="none" w:sz="0" w:space="0" w:color="auto"/>
        <w:left w:val="none" w:sz="0" w:space="0" w:color="auto"/>
        <w:bottom w:val="none" w:sz="0" w:space="0" w:color="auto"/>
        <w:right w:val="none" w:sz="0" w:space="0" w:color="auto"/>
      </w:divBdr>
      <w:divsChild>
        <w:div w:id="524637190">
          <w:marLeft w:val="547"/>
          <w:marRight w:val="0"/>
          <w:marTop w:val="154"/>
          <w:marBottom w:val="0"/>
          <w:divBdr>
            <w:top w:val="none" w:sz="0" w:space="0" w:color="auto"/>
            <w:left w:val="none" w:sz="0" w:space="0" w:color="auto"/>
            <w:bottom w:val="none" w:sz="0" w:space="0" w:color="auto"/>
            <w:right w:val="none" w:sz="0" w:space="0" w:color="auto"/>
          </w:divBdr>
        </w:div>
        <w:div w:id="1540052274">
          <w:marLeft w:val="1166"/>
          <w:marRight w:val="0"/>
          <w:marTop w:val="134"/>
          <w:marBottom w:val="0"/>
          <w:divBdr>
            <w:top w:val="none" w:sz="0" w:space="0" w:color="auto"/>
            <w:left w:val="none" w:sz="0" w:space="0" w:color="auto"/>
            <w:bottom w:val="none" w:sz="0" w:space="0" w:color="auto"/>
            <w:right w:val="none" w:sz="0" w:space="0" w:color="auto"/>
          </w:divBdr>
        </w:div>
      </w:divsChild>
    </w:div>
    <w:div w:id="2078086829">
      <w:bodyDiv w:val="1"/>
      <w:marLeft w:val="0"/>
      <w:marRight w:val="0"/>
      <w:marTop w:val="0"/>
      <w:marBottom w:val="0"/>
      <w:divBdr>
        <w:top w:val="none" w:sz="0" w:space="0" w:color="auto"/>
        <w:left w:val="none" w:sz="0" w:space="0" w:color="auto"/>
        <w:bottom w:val="none" w:sz="0" w:space="0" w:color="auto"/>
        <w:right w:val="none" w:sz="0" w:space="0" w:color="auto"/>
      </w:divBdr>
    </w:div>
    <w:div w:id="2078624618">
      <w:bodyDiv w:val="1"/>
      <w:marLeft w:val="0"/>
      <w:marRight w:val="0"/>
      <w:marTop w:val="0"/>
      <w:marBottom w:val="0"/>
      <w:divBdr>
        <w:top w:val="none" w:sz="0" w:space="0" w:color="auto"/>
        <w:left w:val="none" w:sz="0" w:space="0" w:color="auto"/>
        <w:bottom w:val="none" w:sz="0" w:space="0" w:color="auto"/>
        <w:right w:val="none" w:sz="0" w:space="0" w:color="auto"/>
      </w:divBdr>
    </w:div>
    <w:div w:id="2078672016">
      <w:bodyDiv w:val="1"/>
      <w:marLeft w:val="0"/>
      <w:marRight w:val="0"/>
      <w:marTop w:val="0"/>
      <w:marBottom w:val="0"/>
      <w:divBdr>
        <w:top w:val="none" w:sz="0" w:space="0" w:color="auto"/>
        <w:left w:val="none" w:sz="0" w:space="0" w:color="auto"/>
        <w:bottom w:val="none" w:sz="0" w:space="0" w:color="auto"/>
        <w:right w:val="none" w:sz="0" w:space="0" w:color="auto"/>
      </w:divBdr>
    </w:div>
    <w:div w:id="2078700942">
      <w:bodyDiv w:val="1"/>
      <w:marLeft w:val="0"/>
      <w:marRight w:val="0"/>
      <w:marTop w:val="0"/>
      <w:marBottom w:val="0"/>
      <w:divBdr>
        <w:top w:val="none" w:sz="0" w:space="0" w:color="auto"/>
        <w:left w:val="none" w:sz="0" w:space="0" w:color="auto"/>
        <w:bottom w:val="none" w:sz="0" w:space="0" w:color="auto"/>
        <w:right w:val="none" w:sz="0" w:space="0" w:color="auto"/>
      </w:divBdr>
    </w:div>
    <w:div w:id="2079477547">
      <w:bodyDiv w:val="1"/>
      <w:marLeft w:val="0"/>
      <w:marRight w:val="0"/>
      <w:marTop w:val="0"/>
      <w:marBottom w:val="0"/>
      <w:divBdr>
        <w:top w:val="none" w:sz="0" w:space="0" w:color="auto"/>
        <w:left w:val="none" w:sz="0" w:space="0" w:color="auto"/>
        <w:bottom w:val="none" w:sz="0" w:space="0" w:color="auto"/>
        <w:right w:val="none" w:sz="0" w:space="0" w:color="auto"/>
      </w:divBdr>
    </w:div>
    <w:div w:id="2080982772">
      <w:bodyDiv w:val="1"/>
      <w:marLeft w:val="0"/>
      <w:marRight w:val="0"/>
      <w:marTop w:val="0"/>
      <w:marBottom w:val="0"/>
      <w:divBdr>
        <w:top w:val="none" w:sz="0" w:space="0" w:color="auto"/>
        <w:left w:val="none" w:sz="0" w:space="0" w:color="auto"/>
        <w:bottom w:val="none" w:sz="0" w:space="0" w:color="auto"/>
        <w:right w:val="none" w:sz="0" w:space="0" w:color="auto"/>
      </w:divBdr>
    </w:div>
    <w:div w:id="2081050563">
      <w:bodyDiv w:val="1"/>
      <w:marLeft w:val="0"/>
      <w:marRight w:val="0"/>
      <w:marTop w:val="0"/>
      <w:marBottom w:val="0"/>
      <w:divBdr>
        <w:top w:val="none" w:sz="0" w:space="0" w:color="auto"/>
        <w:left w:val="none" w:sz="0" w:space="0" w:color="auto"/>
        <w:bottom w:val="none" w:sz="0" w:space="0" w:color="auto"/>
        <w:right w:val="none" w:sz="0" w:space="0" w:color="auto"/>
      </w:divBdr>
      <w:divsChild>
        <w:div w:id="961812286">
          <w:marLeft w:val="1166"/>
          <w:marRight w:val="0"/>
          <w:marTop w:val="60"/>
          <w:marBottom w:val="120"/>
          <w:divBdr>
            <w:top w:val="none" w:sz="0" w:space="0" w:color="auto"/>
            <w:left w:val="none" w:sz="0" w:space="0" w:color="auto"/>
            <w:bottom w:val="none" w:sz="0" w:space="0" w:color="auto"/>
            <w:right w:val="none" w:sz="0" w:space="0" w:color="auto"/>
          </w:divBdr>
        </w:div>
        <w:div w:id="1536655249">
          <w:marLeft w:val="1166"/>
          <w:marRight w:val="0"/>
          <w:marTop w:val="60"/>
          <w:marBottom w:val="120"/>
          <w:divBdr>
            <w:top w:val="none" w:sz="0" w:space="0" w:color="auto"/>
            <w:left w:val="none" w:sz="0" w:space="0" w:color="auto"/>
            <w:bottom w:val="none" w:sz="0" w:space="0" w:color="auto"/>
            <w:right w:val="none" w:sz="0" w:space="0" w:color="auto"/>
          </w:divBdr>
        </w:div>
        <w:div w:id="1743016329">
          <w:marLeft w:val="547"/>
          <w:marRight w:val="0"/>
          <w:marTop w:val="60"/>
          <w:marBottom w:val="120"/>
          <w:divBdr>
            <w:top w:val="none" w:sz="0" w:space="0" w:color="auto"/>
            <w:left w:val="none" w:sz="0" w:space="0" w:color="auto"/>
            <w:bottom w:val="none" w:sz="0" w:space="0" w:color="auto"/>
            <w:right w:val="none" w:sz="0" w:space="0" w:color="auto"/>
          </w:divBdr>
        </w:div>
      </w:divsChild>
    </w:div>
    <w:div w:id="2081366303">
      <w:bodyDiv w:val="1"/>
      <w:marLeft w:val="0"/>
      <w:marRight w:val="0"/>
      <w:marTop w:val="0"/>
      <w:marBottom w:val="0"/>
      <w:divBdr>
        <w:top w:val="none" w:sz="0" w:space="0" w:color="auto"/>
        <w:left w:val="none" w:sz="0" w:space="0" w:color="auto"/>
        <w:bottom w:val="none" w:sz="0" w:space="0" w:color="auto"/>
        <w:right w:val="none" w:sz="0" w:space="0" w:color="auto"/>
      </w:divBdr>
    </w:div>
    <w:div w:id="2083410094">
      <w:bodyDiv w:val="1"/>
      <w:marLeft w:val="0"/>
      <w:marRight w:val="0"/>
      <w:marTop w:val="0"/>
      <w:marBottom w:val="0"/>
      <w:divBdr>
        <w:top w:val="none" w:sz="0" w:space="0" w:color="auto"/>
        <w:left w:val="none" w:sz="0" w:space="0" w:color="auto"/>
        <w:bottom w:val="none" w:sz="0" w:space="0" w:color="auto"/>
        <w:right w:val="none" w:sz="0" w:space="0" w:color="auto"/>
      </w:divBdr>
    </w:div>
    <w:div w:id="2083522114">
      <w:bodyDiv w:val="1"/>
      <w:marLeft w:val="0"/>
      <w:marRight w:val="0"/>
      <w:marTop w:val="0"/>
      <w:marBottom w:val="0"/>
      <w:divBdr>
        <w:top w:val="none" w:sz="0" w:space="0" w:color="auto"/>
        <w:left w:val="none" w:sz="0" w:space="0" w:color="auto"/>
        <w:bottom w:val="none" w:sz="0" w:space="0" w:color="auto"/>
        <w:right w:val="none" w:sz="0" w:space="0" w:color="auto"/>
      </w:divBdr>
    </w:div>
    <w:div w:id="2083746774">
      <w:bodyDiv w:val="1"/>
      <w:marLeft w:val="0"/>
      <w:marRight w:val="0"/>
      <w:marTop w:val="0"/>
      <w:marBottom w:val="0"/>
      <w:divBdr>
        <w:top w:val="none" w:sz="0" w:space="0" w:color="auto"/>
        <w:left w:val="none" w:sz="0" w:space="0" w:color="auto"/>
        <w:bottom w:val="none" w:sz="0" w:space="0" w:color="auto"/>
        <w:right w:val="none" w:sz="0" w:space="0" w:color="auto"/>
      </w:divBdr>
    </w:div>
    <w:div w:id="2083945447">
      <w:bodyDiv w:val="1"/>
      <w:marLeft w:val="0"/>
      <w:marRight w:val="0"/>
      <w:marTop w:val="0"/>
      <w:marBottom w:val="0"/>
      <w:divBdr>
        <w:top w:val="none" w:sz="0" w:space="0" w:color="auto"/>
        <w:left w:val="none" w:sz="0" w:space="0" w:color="auto"/>
        <w:bottom w:val="none" w:sz="0" w:space="0" w:color="auto"/>
        <w:right w:val="none" w:sz="0" w:space="0" w:color="auto"/>
      </w:divBdr>
      <w:divsChild>
        <w:div w:id="1428454378">
          <w:marLeft w:val="0"/>
          <w:marRight w:val="0"/>
          <w:marTop w:val="0"/>
          <w:marBottom w:val="0"/>
          <w:divBdr>
            <w:top w:val="none" w:sz="0" w:space="0" w:color="auto"/>
            <w:left w:val="none" w:sz="0" w:space="0" w:color="auto"/>
            <w:bottom w:val="none" w:sz="0" w:space="0" w:color="auto"/>
            <w:right w:val="none" w:sz="0" w:space="0" w:color="auto"/>
          </w:divBdr>
        </w:div>
      </w:divsChild>
    </w:div>
    <w:div w:id="2084837058">
      <w:bodyDiv w:val="1"/>
      <w:marLeft w:val="0"/>
      <w:marRight w:val="0"/>
      <w:marTop w:val="0"/>
      <w:marBottom w:val="0"/>
      <w:divBdr>
        <w:top w:val="none" w:sz="0" w:space="0" w:color="auto"/>
        <w:left w:val="none" w:sz="0" w:space="0" w:color="auto"/>
        <w:bottom w:val="none" w:sz="0" w:space="0" w:color="auto"/>
        <w:right w:val="none" w:sz="0" w:space="0" w:color="auto"/>
      </w:divBdr>
    </w:div>
    <w:div w:id="2084908183">
      <w:bodyDiv w:val="1"/>
      <w:marLeft w:val="0"/>
      <w:marRight w:val="0"/>
      <w:marTop w:val="0"/>
      <w:marBottom w:val="0"/>
      <w:divBdr>
        <w:top w:val="none" w:sz="0" w:space="0" w:color="auto"/>
        <w:left w:val="none" w:sz="0" w:space="0" w:color="auto"/>
        <w:bottom w:val="none" w:sz="0" w:space="0" w:color="auto"/>
        <w:right w:val="none" w:sz="0" w:space="0" w:color="auto"/>
      </w:divBdr>
    </w:div>
    <w:div w:id="2084989290">
      <w:bodyDiv w:val="1"/>
      <w:marLeft w:val="0"/>
      <w:marRight w:val="0"/>
      <w:marTop w:val="0"/>
      <w:marBottom w:val="0"/>
      <w:divBdr>
        <w:top w:val="none" w:sz="0" w:space="0" w:color="auto"/>
        <w:left w:val="none" w:sz="0" w:space="0" w:color="auto"/>
        <w:bottom w:val="none" w:sz="0" w:space="0" w:color="auto"/>
        <w:right w:val="none" w:sz="0" w:space="0" w:color="auto"/>
      </w:divBdr>
    </w:div>
    <w:div w:id="2086173902">
      <w:bodyDiv w:val="1"/>
      <w:marLeft w:val="0"/>
      <w:marRight w:val="0"/>
      <w:marTop w:val="0"/>
      <w:marBottom w:val="0"/>
      <w:divBdr>
        <w:top w:val="none" w:sz="0" w:space="0" w:color="auto"/>
        <w:left w:val="none" w:sz="0" w:space="0" w:color="auto"/>
        <w:bottom w:val="none" w:sz="0" w:space="0" w:color="auto"/>
        <w:right w:val="none" w:sz="0" w:space="0" w:color="auto"/>
      </w:divBdr>
    </w:div>
    <w:div w:id="2086493418">
      <w:bodyDiv w:val="1"/>
      <w:marLeft w:val="0"/>
      <w:marRight w:val="0"/>
      <w:marTop w:val="0"/>
      <w:marBottom w:val="0"/>
      <w:divBdr>
        <w:top w:val="none" w:sz="0" w:space="0" w:color="auto"/>
        <w:left w:val="none" w:sz="0" w:space="0" w:color="auto"/>
        <w:bottom w:val="none" w:sz="0" w:space="0" w:color="auto"/>
        <w:right w:val="none" w:sz="0" w:space="0" w:color="auto"/>
      </w:divBdr>
    </w:div>
    <w:div w:id="2086561289">
      <w:bodyDiv w:val="1"/>
      <w:marLeft w:val="0"/>
      <w:marRight w:val="0"/>
      <w:marTop w:val="0"/>
      <w:marBottom w:val="0"/>
      <w:divBdr>
        <w:top w:val="none" w:sz="0" w:space="0" w:color="auto"/>
        <w:left w:val="none" w:sz="0" w:space="0" w:color="auto"/>
        <w:bottom w:val="none" w:sz="0" w:space="0" w:color="auto"/>
        <w:right w:val="none" w:sz="0" w:space="0" w:color="auto"/>
      </w:divBdr>
    </w:div>
    <w:div w:id="2086612753">
      <w:bodyDiv w:val="1"/>
      <w:marLeft w:val="0"/>
      <w:marRight w:val="0"/>
      <w:marTop w:val="0"/>
      <w:marBottom w:val="0"/>
      <w:divBdr>
        <w:top w:val="none" w:sz="0" w:space="0" w:color="auto"/>
        <w:left w:val="none" w:sz="0" w:space="0" w:color="auto"/>
        <w:bottom w:val="none" w:sz="0" w:space="0" w:color="auto"/>
        <w:right w:val="none" w:sz="0" w:space="0" w:color="auto"/>
      </w:divBdr>
      <w:divsChild>
        <w:div w:id="157619391">
          <w:marLeft w:val="1166"/>
          <w:marRight w:val="0"/>
          <w:marTop w:val="115"/>
          <w:marBottom w:val="120"/>
          <w:divBdr>
            <w:top w:val="none" w:sz="0" w:space="0" w:color="auto"/>
            <w:left w:val="none" w:sz="0" w:space="0" w:color="auto"/>
            <w:bottom w:val="none" w:sz="0" w:space="0" w:color="auto"/>
            <w:right w:val="none" w:sz="0" w:space="0" w:color="auto"/>
          </w:divBdr>
        </w:div>
        <w:div w:id="218132645">
          <w:marLeft w:val="1166"/>
          <w:marRight w:val="0"/>
          <w:marTop w:val="115"/>
          <w:marBottom w:val="120"/>
          <w:divBdr>
            <w:top w:val="none" w:sz="0" w:space="0" w:color="auto"/>
            <w:left w:val="none" w:sz="0" w:space="0" w:color="auto"/>
            <w:bottom w:val="none" w:sz="0" w:space="0" w:color="auto"/>
            <w:right w:val="none" w:sz="0" w:space="0" w:color="auto"/>
          </w:divBdr>
        </w:div>
        <w:div w:id="1814130637">
          <w:marLeft w:val="547"/>
          <w:marRight w:val="0"/>
          <w:marTop w:val="134"/>
          <w:marBottom w:val="120"/>
          <w:divBdr>
            <w:top w:val="none" w:sz="0" w:space="0" w:color="auto"/>
            <w:left w:val="none" w:sz="0" w:space="0" w:color="auto"/>
            <w:bottom w:val="none" w:sz="0" w:space="0" w:color="auto"/>
            <w:right w:val="none" w:sz="0" w:space="0" w:color="auto"/>
          </w:divBdr>
        </w:div>
      </w:divsChild>
    </w:div>
    <w:div w:id="2086878530">
      <w:bodyDiv w:val="1"/>
      <w:marLeft w:val="0"/>
      <w:marRight w:val="0"/>
      <w:marTop w:val="0"/>
      <w:marBottom w:val="0"/>
      <w:divBdr>
        <w:top w:val="none" w:sz="0" w:space="0" w:color="auto"/>
        <w:left w:val="none" w:sz="0" w:space="0" w:color="auto"/>
        <w:bottom w:val="none" w:sz="0" w:space="0" w:color="auto"/>
        <w:right w:val="none" w:sz="0" w:space="0" w:color="auto"/>
      </w:divBdr>
    </w:div>
    <w:div w:id="2086880911">
      <w:bodyDiv w:val="1"/>
      <w:marLeft w:val="0"/>
      <w:marRight w:val="0"/>
      <w:marTop w:val="0"/>
      <w:marBottom w:val="0"/>
      <w:divBdr>
        <w:top w:val="none" w:sz="0" w:space="0" w:color="auto"/>
        <w:left w:val="none" w:sz="0" w:space="0" w:color="auto"/>
        <w:bottom w:val="none" w:sz="0" w:space="0" w:color="auto"/>
        <w:right w:val="none" w:sz="0" w:space="0" w:color="auto"/>
      </w:divBdr>
      <w:divsChild>
        <w:div w:id="118114986">
          <w:marLeft w:val="1080"/>
          <w:marRight w:val="0"/>
          <w:marTop w:val="100"/>
          <w:marBottom w:val="0"/>
          <w:divBdr>
            <w:top w:val="none" w:sz="0" w:space="0" w:color="auto"/>
            <w:left w:val="none" w:sz="0" w:space="0" w:color="auto"/>
            <w:bottom w:val="none" w:sz="0" w:space="0" w:color="auto"/>
            <w:right w:val="none" w:sz="0" w:space="0" w:color="auto"/>
          </w:divBdr>
        </w:div>
        <w:div w:id="441995914">
          <w:marLeft w:val="360"/>
          <w:marRight w:val="0"/>
          <w:marTop w:val="200"/>
          <w:marBottom w:val="0"/>
          <w:divBdr>
            <w:top w:val="none" w:sz="0" w:space="0" w:color="auto"/>
            <w:left w:val="none" w:sz="0" w:space="0" w:color="auto"/>
            <w:bottom w:val="none" w:sz="0" w:space="0" w:color="auto"/>
            <w:right w:val="none" w:sz="0" w:space="0" w:color="auto"/>
          </w:divBdr>
        </w:div>
        <w:div w:id="1051151130">
          <w:marLeft w:val="360"/>
          <w:marRight w:val="0"/>
          <w:marTop w:val="200"/>
          <w:marBottom w:val="0"/>
          <w:divBdr>
            <w:top w:val="none" w:sz="0" w:space="0" w:color="auto"/>
            <w:left w:val="none" w:sz="0" w:space="0" w:color="auto"/>
            <w:bottom w:val="none" w:sz="0" w:space="0" w:color="auto"/>
            <w:right w:val="none" w:sz="0" w:space="0" w:color="auto"/>
          </w:divBdr>
        </w:div>
        <w:div w:id="1290280145">
          <w:marLeft w:val="1080"/>
          <w:marRight w:val="0"/>
          <w:marTop w:val="100"/>
          <w:marBottom w:val="0"/>
          <w:divBdr>
            <w:top w:val="none" w:sz="0" w:space="0" w:color="auto"/>
            <w:left w:val="none" w:sz="0" w:space="0" w:color="auto"/>
            <w:bottom w:val="none" w:sz="0" w:space="0" w:color="auto"/>
            <w:right w:val="none" w:sz="0" w:space="0" w:color="auto"/>
          </w:divBdr>
        </w:div>
        <w:div w:id="1439791852">
          <w:marLeft w:val="1080"/>
          <w:marRight w:val="0"/>
          <w:marTop w:val="100"/>
          <w:marBottom w:val="0"/>
          <w:divBdr>
            <w:top w:val="none" w:sz="0" w:space="0" w:color="auto"/>
            <w:left w:val="none" w:sz="0" w:space="0" w:color="auto"/>
            <w:bottom w:val="none" w:sz="0" w:space="0" w:color="auto"/>
            <w:right w:val="none" w:sz="0" w:space="0" w:color="auto"/>
          </w:divBdr>
        </w:div>
      </w:divsChild>
    </w:div>
    <w:div w:id="2088456238">
      <w:bodyDiv w:val="1"/>
      <w:marLeft w:val="0"/>
      <w:marRight w:val="0"/>
      <w:marTop w:val="0"/>
      <w:marBottom w:val="0"/>
      <w:divBdr>
        <w:top w:val="none" w:sz="0" w:space="0" w:color="auto"/>
        <w:left w:val="none" w:sz="0" w:space="0" w:color="auto"/>
        <w:bottom w:val="none" w:sz="0" w:space="0" w:color="auto"/>
        <w:right w:val="none" w:sz="0" w:space="0" w:color="auto"/>
      </w:divBdr>
    </w:div>
    <w:div w:id="2089229676">
      <w:bodyDiv w:val="1"/>
      <w:marLeft w:val="0"/>
      <w:marRight w:val="0"/>
      <w:marTop w:val="0"/>
      <w:marBottom w:val="0"/>
      <w:divBdr>
        <w:top w:val="none" w:sz="0" w:space="0" w:color="auto"/>
        <w:left w:val="none" w:sz="0" w:space="0" w:color="auto"/>
        <w:bottom w:val="none" w:sz="0" w:space="0" w:color="auto"/>
        <w:right w:val="none" w:sz="0" w:space="0" w:color="auto"/>
      </w:divBdr>
    </w:div>
    <w:div w:id="2090077340">
      <w:bodyDiv w:val="1"/>
      <w:marLeft w:val="0"/>
      <w:marRight w:val="0"/>
      <w:marTop w:val="0"/>
      <w:marBottom w:val="0"/>
      <w:divBdr>
        <w:top w:val="none" w:sz="0" w:space="0" w:color="auto"/>
        <w:left w:val="none" w:sz="0" w:space="0" w:color="auto"/>
        <w:bottom w:val="none" w:sz="0" w:space="0" w:color="auto"/>
        <w:right w:val="none" w:sz="0" w:space="0" w:color="auto"/>
      </w:divBdr>
    </w:div>
    <w:div w:id="2090999334">
      <w:bodyDiv w:val="1"/>
      <w:marLeft w:val="0"/>
      <w:marRight w:val="0"/>
      <w:marTop w:val="0"/>
      <w:marBottom w:val="0"/>
      <w:divBdr>
        <w:top w:val="none" w:sz="0" w:space="0" w:color="auto"/>
        <w:left w:val="none" w:sz="0" w:space="0" w:color="auto"/>
        <w:bottom w:val="none" w:sz="0" w:space="0" w:color="auto"/>
        <w:right w:val="none" w:sz="0" w:space="0" w:color="auto"/>
      </w:divBdr>
    </w:div>
    <w:div w:id="2091154510">
      <w:bodyDiv w:val="1"/>
      <w:marLeft w:val="0"/>
      <w:marRight w:val="0"/>
      <w:marTop w:val="0"/>
      <w:marBottom w:val="0"/>
      <w:divBdr>
        <w:top w:val="none" w:sz="0" w:space="0" w:color="auto"/>
        <w:left w:val="none" w:sz="0" w:space="0" w:color="auto"/>
        <w:bottom w:val="none" w:sz="0" w:space="0" w:color="auto"/>
        <w:right w:val="none" w:sz="0" w:space="0" w:color="auto"/>
      </w:divBdr>
    </w:div>
    <w:div w:id="2092114832">
      <w:bodyDiv w:val="1"/>
      <w:marLeft w:val="0"/>
      <w:marRight w:val="0"/>
      <w:marTop w:val="0"/>
      <w:marBottom w:val="0"/>
      <w:divBdr>
        <w:top w:val="none" w:sz="0" w:space="0" w:color="auto"/>
        <w:left w:val="none" w:sz="0" w:space="0" w:color="auto"/>
        <w:bottom w:val="none" w:sz="0" w:space="0" w:color="auto"/>
        <w:right w:val="none" w:sz="0" w:space="0" w:color="auto"/>
      </w:divBdr>
      <w:divsChild>
        <w:div w:id="99959638">
          <w:marLeft w:val="1166"/>
          <w:marRight w:val="0"/>
          <w:marTop w:val="96"/>
          <w:marBottom w:val="0"/>
          <w:divBdr>
            <w:top w:val="none" w:sz="0" w:space="0" w:color="auto"/>
            <w:left w:val="none" w:sz="0" w:space="0" w:color="auto"/>
            <w:bottom w:val="none" w:sz="0" w:space="0" w:color="auto"/>
            <w:right w:val="none" w:sz="0" w:space="0" w:color="auto"/>
          </w:divBdr>
        </w:div>
        <w:div w:id="138302232">
          <w:marLeft w:val="1166"/>
          <w:marRight w:val="0"/>
          <w:marTop w:val="96"/>
          <w:marBottom w:val="0"/>
          <w:divBdr>
            <w:top w:val="none" w:sz="0" w:space="0" w:color="auto"/>
            <w:left w:val="none" w:sz="0" w:space="0" w:color="auto"/>
            <w:bottom w:val="none" w:sz="0" w:space="0" w:color="auto"/>
            <w:right w:val="none" w:sz="0" w:space="0" w:color="auto"/>
          </w:divBdr>
        </w:div>
        <w:div w:id="269896087">
          <w:marLeft w:val="1166"/>
          <w:marRight w:val="0"/>
          <w:marTop w:val="96"/>
          <w:marBottom w:val="0"/>
          <w:divBdr>
            <w:top w:val="none" w:sz="0" w:space="0" w:color="auto"/>
            <w:left w:val="none" w:sz="0" w:space="0" w:color="auto"/>
            <w:bottom w:val="none" w:sz="0" w:space="0" w:color="auto"/>
            <w:right w:val="none" w:sz="0" w:space="0" w:color="auto"/>
          </w:divBdr>
        </w:div>
        <w:div w:id="458499209">
          <w:marLeft w:val="547"/>
          <w:marRight w:val="0"/>
          <w:marTop w:val="115"/>
          <w:marBottom w:val="0"/>
          <w:divBdr>
            <w:top w:val="none" w:sz="0" w:space="0" w:color="auto"/>
            <w:left w:val="none" w:sz="0" w:space="0" w:color="auto"/>
            <w:bottom w:val="none" w:sz="0" w:space="0" w:color="auto"/>
            <w:right w:val="none" w:sz="0" w:space="0" w:color="auto"/>
          </w:divBdr>
        </w:div>
        <w:div w:id="492723594">
          <w:marLeft w:val="1166"/>
          <w:marRight w:val="0"/>
          <w:marTop w:val="96"/>
          <w:marBottom w:val="0"/>
          <w:divBdr>
            <w:top w:val="none" w:sz="0" w:space="0" w:color="auto"/>
            <w:left w:val="none" w:sz="0" w:space="0" w:color="auto"/>
            <w:bottom w:val="none" w:sz="0" w:space="0" w:color="auto"/>
            <w:right w:val="none" w:sz="0" w:space="0" w:color="auto"/>
          </w:divBdr>
        </w:div>
        <w:div w:id="1263033951">
          <w:marLeft w:val="1800"/>
          <w:marRight w:val="0"/>
          <w:marTop w:val="77"/>
          <w:marBottom w:val="0"/>
          <w:divBdr>
            <w:top w:val="none" w:sz="0" w:space="0" w:color="auto"/>
            <w:left w:val="none" w:sz="0" w:space="0" w:color="auto"/>
            <w:bottom w:val="none" w:sz="0" w:space="0" w:color="auto"/>
            <w:right w:val="none" w:sz="0" w:space="0" w:color="auto"/>
          </w:divBdr>
        </w:div>
        <w:div w:id="1546796040">
          <w:marLeft w:val="547"/>
          <w:marRight w:val="0"/>
          <w:marTop w:val="115"/>
          <w:marBottom w:val="0"/>
          <w:divBdr>
            <w:top w:val="none" w:sz="0" w:space="0" w:color="auto"/>
            <w:left w:val="none" w:sz="0" w:space="0" w:color="auto"/>
            <w:bottom w:val="none" w:sz="0" w:space="0" w:color="auto"/>
            <w:right w:val="none" w:sz="0" w:space="0" w:color="auto"/>
          </w:divBdr>
        </w:div>
      </w:divsChild>
    </w:div>
    <w:div w:id="2092505405">
      <w:bodyDiv w:val="1"/>
      <w:marLeft w:val="0"/>
      <w:marRight w:val="0"/>
      <w:marTop w:val="0"/>
      <w:marBottom w:val="0"/>
      <w:divBdr>
        <w:top w:val="none" w:sz="0" w:space="0" w:color="auto"/>
        <w:left w:val="none" w:sz="0" w:space="0" w:color="auto"/>
        <w:bottom w:val="none" w:sz="0" w:space="0" w:color="auto"/>
        <w:right w:val="none" w:sz="0" w:space="0" w:color="auto"/>
      </w:divBdr>
      <w:divsChild>
        <w:div w:id="599529810">
          <w:marLeft w:val="547"/>
          <w:marRight w:val="0"/>
          <w:marTop w:val="130"/>
          <w:marBottom w:val="0"/>
          <w:divBdr>
            <w:top w:val="none" w:sz="0" w:space="0" w:color="auto"/>
            <w:left w:val="none" w:sz="0" w:space="0" w:color="auto"/>
            <w:bottom w:val="none" w:sz="0" w:space="0" w:color="auto"/>
            <w:right w:val="none" w:sz="0" w:space="0" w:color="auto"/>
          </w:divBdr>
        </w:div>
        <w:div w:id="1180662354">
          <w:marLeft w:val="547"/>
          <w:marRight w:val="0"/>
          <w:marTop w:val="130"/>
          <w:marBottom w:val="0"/>
          <w:divBdr>
            <w:top w:val="none" w:sz="0" w:space="0" w:color="auto"/>
            <w:left w:val="none" w:sz="0" w:space="0" w:color="auto"/>
            <w:bottom w:val="none" w:sz="0" w:space="0" w:color="auto"/>
            <w:right w:val="none" w:sz="0" w:space="0" w:color="auto"/>
          </w:divBdr>
        </w:div>
        <w:div w:id="1329021191">
          <w:marLeft w:val="1166"/>
          <w:marRight w:val="0"/>
          <w:marTop w:val="115"/>
          <w:marBottom w:val="0"/>
          <w:divBdr>
            <w:top w:val="none" w:sz="0" w:space="0" w:color="auto"/>
            <w:left w:val="none" w:sz="0" w:space="0" w:color="auto"/>
            <w:bottom w:val="none" w:sz="0" w:space="0" w:color="auto"/>
            <w:right w:val="none" w:sz="0" w:space="0" w:color="auto"/>
          </w:divBdr>
        </w:div>
        <w:div w:id="1441486766">
          <w:marLeft w:val="547"/>
          <w:marRight w:val="0"/>
          <w:marTop w:val="130"/>
          <w:marBottom w:val="0"/>
          <w:divBdr>
            <w:top w:val="none" w:sz="0" w:space="0" w:color="auto"/>
            <w:left w:val="none" w:sz="0" w:space="0" w:color="auto"/>
            <w:bottom w:val="none" w:sz="0" w:space="0" w:color="auto"/>
            <w:right w:val="none" w:sz="0" w:space="0" w:color="auto"/>
          </w:divBdr>
        </w:div>
        <w:div w:id="1966539921">
          <w:marLeft w:val="1166"/>
          <w:marRight w:val="0"/>
          <w:marTop w:val="115"/>
          <w:marBottom w:val="0"/>
          <w:divBdr>
            <w:top w:val="none" w:sz="0" w:space="0" w:color="auto"/>
            <w:left w:val="none" w:sz="0" w:space="0" w:color="auto"/>
            <w:bottom w:val="none" w:sz="0" w:space="0" w:color="auto"/>
            <w:right w:val="none" w:sz="0" w:space="0" w:color="auto"/>
          </w:divBdr>
        </w:div>
        <w:div w:id="2088650110">
          <w:marLeft w:val="547"/>
          <w:marRight w:val="0"/>
          <w:marTop w:val="130"/>
          <w:marBottom w:val="0"/>
          <w:divBdr>
            <w:top w:val="none" w:sz="0" w:space="0" w:color="auto"/>
            <w:left w:val="none" w:sz="0" w:space="0" w:color="auto"/>
            <w:bottom w:val="none" w:sz="0" w:space="0" w:color="auto"/>
            <w:right w:val="none" w:sz="0" w:space="0" w:color="auto"/>
          </w:divBdr>
        </w:div>
      </w:divsChild>
    </w:div>
    <w:div w:id="2092696439">
      <w:bodyDiv w:val="1"/>
      <w:marLeft w:val="0"/>
      <w:marRight w:val="0"/>
      <w:marTop w:val="0"/>
      <w:marBottom w:val="0"/>
      <w:divBdr>
        <w:top w:val="none" w:sz="0" w:space="0" w:color="auto"/>
        <w:left w:val="none" w:sz="0" w:space="0" w:color="auto"/>
        <w:bottom w:val="none" w:sz="0" w:space="0" w:color="auto"/>
        <w:right w:val="none" w:sz="0" w:space="0" w:color="auto"/>
      </w:divBdr>
    </w:div>
    <w:div w:id="2093115738">
      <w:bodyDiv w:val="1"/>
      <w:marLeft w:val="0"/>
      <w:marRight w:val="0"/>
      <w:marTop w:val="0"/>
      <w:marBottom w:val="0"/>
      <w:divBdr>
        <w:top w:val="none" w:sz="0" w:space="0" w:color="auto"/>
        <w:left w:val="none" w:sz="0" w:space="0" w:color="auto"/>
        <w:bottom w:val="none" w:sz="0" w:space="0" w:color="auto"/>
        <w:right w:val="none" w:sz="0" w:space="0" w:color="auto"/>
      </w:divBdr>
      <w:divsChild>
        <w:div w:id="1959291818">
          <w:marLeft w:val="1080"/>
          <w:marRight w:val="0"/>
          <w:marTop w:val="100"/>
          <w:marBottom w:val="0"/>
          <w:divBdr>
            <w:top w:val="none" w:sz="0" w:space="0" w:color="auto"/>
            <w:left w:val="none" w:sz="0" w:space="0" w:color="auto"/>
            <w:bottom w:val="none" w:sz="0" w:space="0" w:color="auto"/>
            <w:right w:val="none" w:sz="0" w:space="0" w:color="auto"/>
          </w:divBdr>
        </w:div>
      </w:divsChild>
    </w:div>
    <w:div w:id="2093351511">
      <w:bodyDiv w:val="1"/>
      <w:marLeft w:val="0"/>
      <w:marRight w:val="0"/>
      <w:marTop w:val="0"/>
      <w:marBottom w:val="0"/>
      <w:divBdr>
        <w:top w:val="none" w:sz="0" w:space="0" w:color="auto"/>
        <w:left w:val="none" w:sz="0" w:space="0" w:color="auto"/>
        <w:bottom w:val="none" w:sz="0" w:space="0" w:color="auto"/>
        <w:right w:val="none" w:sz="0" w:space="0" w:color="auto"/>
      </w:divBdr>
      <w:divsChild>
        <w:div w:id="171725115">
          <w:marLeft w:val="547"/>
          <w:marRight w:val="0"/>
          <w:marTop w:val="130"/>
          <w:marBottom w:val="0"/>
          <w:divBdr>
            <w:top w:val="none" w:sz="0" w:space="0" w:color="auto"/>
            <w:left w:val="none" w:sz="0" w:space="0" w:color="auto"/>
            <w:bottom w:val="none" w:sz="0" w:space="0" w:color="auto"/>
            <w:right w:val="none" w:sz="0" w:space="0" w:color="auto"/>
          </w:divBdr>
        </w:div>
        <w:div w:id="412511770">
          <w:marLeft w:val="547"/>
          <w:marRight w:val="0"/>
          <w:marTop w:val="130"/>
          <w:marBottom w:val="0"/>
          <w:divBdr>
            <w:top w:val="none" w:sz="0" w:space="0" w:color="auto"/>
            <w:left w:val="none" w:sz="0" w:space="0" w:color="auto"/>
            <w:bottom w:val="none" w:sz="0" w:space="0" w:color="auto"/>
            <w:right w:val="none" w:sz="0" w:space="0" w:color="auto"/>
          </w:divBdr>
        </w:div>
        <w:div w:id="692998204">
          <w:marLeft w:val="1166"/>
          <w:marRight w:val="0"/>
          <w:marTop w:val="115"/>
          <w:marBottom w:val="0"/>
          <w:divBdr>
            <w:top w:val="none" w:sz="0" w:space="0" w:color="auto"/>
            <w:left w:val="none" w:sz="0" w:space="0" w:color="auto"/>
            <w:bottom w:val="none" w:sz="0" w:space="0" w:color="auto"/>
            <w:right w:val="none" w:sz="0" w:space="0" w:color="auto"/>
          </w:divBdr>
        </w:div>
        <w:div w:id="1174102186">
          <w:marLeft w:val="1166"/>
          <w:marRight w:val="0"/>
          <w:marTop w:val="115"/>
          <w:marBottom w:val="0"/>
          <w:divBdr>
            <w:top w:val="none" w:sz="0" w:space="0" w:color="auto"/>
            <w:left w:val="none" w:sz="0" w:space="0" w:color="auto"/>
            <w:bottom w:val="none" w:sz="0" w:space="0" w:color="auto"/>
            <w:right w:val="none" w:sz="0" w:space="0" w:color="auto"/>
          </w:divBdr>
        </w:div>
        <w:div w:id="1365716485">
          <w:marLeft w:val="547"/>
          <w:marRight w:val="0"/>
          <w:marTop w:val="130"/>
          <w:marBottom w:val="0"/>
          <w:divBdr>
            <w:top w:val="none" w:sz="0" w:space="0" w:color="auto"/>
            <w:left w:val="none" w:sz="0" w:space="0" w:color="auto"/>
            <w:bottom w:val="none" w:sz="0" w:space="0" w:color="auto"/>
            <w:right w:val="none" w:sz="0" w:space="0" w:color="auto"/>
          </w:divBdr>
        </w:div>
        <w:div w:id="1737164894">
          <w:marLeft w:val="1166"/>
          <w:marRight w:val="0"/>
          <w:marTop w:val="115"/>
          <w:marBottom w:val="0"/>
          <w:divBdr>
            <w:top w:val="none" w:sz="0" w:space="0" w:color="auto"/>
            <w:left w:val="none" w:sz="0" w:space="0" w:color="auto"/>
            <w:bottom w:val="none" w:sz="0" w:space="0" w:color="auto"/>
            <w:right w:val="none" w:sz="0" w:space="0" w:color="auto"/>
          </w:divBdr>
        </w:div>
      </w:divsChild>
    </w:div>
    <w:div w:id="2093771756">
      <w:bodyDiv w:val="1"/>
      <w:marLeft w:val="0"/>
      <w:marRight w:val="0"/>
      <w:marTop w:val="0"/>
      <w:marBottom w:val="0"/>
      <w:divBdr>
        <w:top w:val="none" w:sz="0" w:space="0" w:color="auto"/>
        <w:left w:val="none" w:sz="0" w:space="0" w:color="auto"/>
        <w:bottom w:val="none" w:sz="0" w:space="0" w:color="auto"/>
        <w:right w:val="none" w:sz="0" w:space="0" w:color="auto"/>
      </w:divBdr>
    </w:div>
    <w:div w:id="2094279059">
      <w:bodyDiv w:val="1"/>
      <w:marLeft w:val="0"/>
      <w:marRight w:val="0"/>
      <w:marTop w:val="0"/>
      <w:marBottom w:val="0"/>
      <w:divBdr>
        <w:top w:val="none" w:sz="0" w:space="0" w:color="auto"/>
        <w:left w:val="none" w:sz="0" w:space="0" w:color="auto"/>
        <w:bottom w:val="none" w:sz="0" w:space="0" w:color="auto"/>
        <w:right w:val="none" w:sz="0" w:space="0" w:color="auto"/>
      </w:divBdr>
      <w:divsChild>
        <w:div w:id="510725412">
          <w:marLeft w:val="547"/>
          <w:marRight w:val="0"/>
          <w:marTop w:val="106"/>
          <w:marBottom w:val="0"/>
          <w:divBdr>
            <w:top w:val="none" w:sz="0" w:space="0" w:color="auto"/>
            <w:left w:val="none" w:sz="0" w:space="0" w:color="auto"/>
            <w:bottom w:val="none" w:sz="0" w:space="0" w:color="auto"/>
            <w:right w:val="none" w:sz="0" w:space="0" w:color="auto"/>
          </w:divBdr>
        </w:div>
        <w:div w:id="969670872">
          <w:marLeft w:val="547"/>
          <w:marRight w:val="0"/>
          <w:marTop w:val="106"/>
          <w:marBottom w:val="0"/>
          <w:divBdr>
            <w:top w:val="none" w:sz="0" w:space="0" w:color="auto"/>
            <w:left w:val="none" w:sz="0" w:space="0" w:color="auto"/>
            <w:bottom w:val="none" w:sz="0" w:space="0" w:color="auto"/>
            <w:right w:val="none" w:sz="0" w:space="0" w:color="auto"/>
          </w:divBdr>
        </w:div>
        <w:div w:id="1263342011">
          <w:marLeft w:val="1166"/>
          <w:marRight w:val="0"/>
          <w:marTop w:val="96"/>
          <w:marBottom w:val="0"/>
          <w:divBdr>
            <w:top w:val="none" w:sz="0" w:space="0" w:color="auto"/>
            <w:left w:val="none" w:sz="0" w:space="0" w:color="auto"/>
            <w:bottom w:val="none" w:sz="0" w:space="0" w:color="auto"/>
            <w:right w:val="none" w:sz="0" w:space="0" w:color="auto"/>
          </w:divBdr>
        </w:div>
        <w:div w:id="1293829642">
          <w:marLeft w:val="547"/>
          <w:marRight w:val="0"/>
          <w:marTop w:val="106"/>
          <w:marBottom w:val="0"/>
          <w:divBdr>
            <w:top w:val="none" w:sz="0" w:space="0" w:color="auto"/>
            <w:left w:val="none" w:sz="0" w:space="0" w:color="auto"/>
            <w:bottom w:val="none" w:sz="0" w:space="0" w:color="auto"/>
            <w:right w:val="none" w:sz="0" w:space="0" w:color="auto"/>
          </w:divBdr>
        </w:div>
        <w:div w:id="1622570589">
          <w:marLeft w:val="547"/>
          <w:marRight w:val="0"/>
          <w:marTop w:val="106"/>
          <w:marBottom w:val="0"/>
          <w:divBdr>
            <w:top w:val="none" w:sz="0" w:space="0" w:color="auto"/>
            <w:left w:val="none" w:sz="0" w:space="0" w:color="auto"/>
            <w:bottom w:val="none" w:sz="0" w:space="0" w:color="auto"/>
            <w:right w:val="none" w:sz="0" w:space="0" w:color="auto"/>
          </w:divBdr>
        </w:div>
        <w:div w:id="1728341032">
          <w:marLeft w:val="1166"/>
          <w:marRight w:val="0"/>
          <w:marTop w:val="96"/>
          <w:marBottom w:val="0"/>
          <w:divBdr>
            <w:top w:val="none" w:sz="0" w:space="0" w:color="auto"/>
            <w:left w:val="none" w:sz="0" w:space="0" w:color="auto"/>
            <w:bottom w:val="none" w:sz="0" w:space="0" w:color="auto"/>
            <w:right w:val="none" w:sz="0" w:space="0" w:color="auto"/>
          </w:divBdr>
        </w:div>
        <w:div w:id="1784420735">
          <w:marLeft w:val="1166"/>
          <w:marRight w:val="0"/>
          <w:marTop w:val="96"/>
          <w:marBottom w:val="0"/>
          <w:divBdr>
            <w:top w:val="none" w:sz="0" w:space="0" w:color="auto"/>
            <w:left w:val="none" w:sz="0" w:space="0" w:color="auto"/>
            <w:bottom w:val="none" w:sz="0" w:space="0" w:color="auto"/>
            <w:right w:val="none" w:sz="0" w:space="0" w:color="auto"/>
          </w:divBdr>
        </w:div>
        <w:div w:id="1952786615">
          <w:marLeft w:val="1166"/>
          <w:marRight w:val="0"/>
          <w:marTop w:val="96"/>
          <w:marBottom w:val="0"/>
          <w:divBdr>
            <w:top w:val="none" w:sz="0" w:space="0" w:color="auto"/>
            <w:left w:val="none" w:sz="0" w:space="0" w:color="auto"/>
            <w:bottom w:val="none" w:sz="0" w:space="0" w:color="auto"/>
            <w:right w:val="none" w:sz="0" w:space="0" w:color="auto"/>
          </w:divBdr>
        </w:div>
      </w:divsChild>
    </w:div>
    <w:div w:id="2095661207">
      <w:bodyDiv w:val="1"/>
      <w:marLeft w:val="0"/>
      <w:marRight w:val="0"/>
      <w:marTop w:val="0"/>
      <w:marBottom w:val="0"/>
      <w:divBdr>
        <w:top w:val="none" w:sz="0" w:space="0" w:color="auto"/>
        <w:left w:val="none" w:sz="0" w:space="0" w:color="auto"/>
        <w:bottom w:val="none" w:sz="0" w:space="0" w:color="auto"/>
        <w:right w:val="none" w:sz="0" w:space="0" w:color="auto"/>
      </w:divBdr>
      <w:divsChild>
        <w:div w:id="220672329">
          <w:marLeft w:val="1166"/>
          <w:marRight w:val="0"/>
          <w:marTop w:val="115"/>
          <w:marBottom w:val="0"/>
          <w:divBdr>
            <w:top w:val="none" w:sz="0" w:space="0" w:color="auto"/>
            <w:left w:val="none" w:sz="0" w:space="0" w:color="auto"/>
            <w:bottom w:val="none" w:sz="0" w:space="0" w:color="auto"/>
            <w:right w:val="none" w:sz="0" w:space="0" w:color="auto"/>
          </w:divBdr>
        </w:div>
        <w:div w:id="411196529">
          <w:marLeft w:val="1800"/>
          <w:marRight w:val="0"/>
          <w:marTop w:val="96"/>
          <w:marBottom w:val="0"/>
          <w:divBdr>
            <w:top w:val="none" w:sz="0" w:space="0" w:color="auto"/>
            <w:left w:val="none" w:sz="0" w:space="0" w:color="auto"/>
            <w:bottom w:val="none" w:sz="0" w:space="0" w:color="auto"/>
            <w:right w:val="none" w:sz="0" w:space="0" w:color="auto"/>
          </w:divBdr>
        </w:div>
        <w:div w:id="500702755">
          <w:marLeft w:val="1166"/>
          <w:marRight w:val="0"/>
          <w:marTop w:val="115"/>
          <w:marBottom w:val="0"/>
          <w:divBdr>
            <w:top w:val="none" w:sz="0" w:space="0" w:color="auto"/>
            <w:left w:val="none" w:sz="0" w:space="0" w:color="auto"/>
            <w:bottom w:val="none" w:sz="0" w:space="0" w:color="auto"/>
            <w:right w:val="none" w:sz="0" w:space="0" w:color="auto"/>
          </w:divBdr>
        </w:div>
        <w:div w:id="1014646034">
          <w:marLeft w:val="1166"/>
          <w:marRight w:val="0"/>
          <w:marTop w:val="115"/>
          <w:marBottom w:val="0"/>
          <w:divBdr>
            <w:top w:val="none" w:sz="0" w:space="0" w:color="auto"/>
            <w:left w:val="none" w:sz="0" w:space="0" w:color="auto"/>
            <w:bottom w:val="none" w:sz="0" w:space="0" w:color="auto"/>
            <w:right w:val="none" w:sz="0" w:space="0" w:color="auto"/>
          </w:divBdr>
        </w:div>
        <w:div w:id="1070735786">
          <w:marLeft w:val="1166"/>
          <w:marRight w:val="0"/>
          <w:marTop w:val="115"/>
          <w:marBottom w:val="0"/>
          <w:divBdr>
            <w:top w:val="none" w:sz="0" w:space="0" w:color="auto"/>
            <w:left w:val="none" w:sz="0" w:space="0" w:color="auto"/>
            <w:bottom w:val="none" w:sz="0" w:space="0" w:color="auto"/>
            <w:right w:val="none" w:sz="0" w:space="0" w:color="auto"/>
          </w:divBdr>
        </w:div>
        <w:div w:id="1392583780">
          <w:marLeft w:val="1800"/>
          <w:marRight w:val="0"/>
          <w:marTop w:val="96"/>
          <w:marBottom w:val="0"/>
          <w:divBdr>
            <w:top w:val="none" w:sz="0" w:space="0" w:color="auto"/>
            <w:left w:val="none" w:sz="0" w:space="0" w:color="auto"/>
            <w:bottom w:val="none" w:sz="0" w:space="0" w:color="auto"/>
            <w:right w:val="none" w:sz="0" w:space="0" w:color="auto"/>
          </w:divBdr>
        </w:div>
        <w:div w:id="1918781342">
          <w:marLeft w:val="1166"/>
          <w:marRight w:val="0"/>
          <w:marTop w:val="115"/>
          <w:marBottom w:val="0"/>
          <w:divBdr>
            <w:top w:val="none" w:sz="0" w:space="0" w:color="auto"/>
            <w:left w:val="none" w:sz="0" w:space="0" w:color="auto"/>
            <w:bottom w:val="none" w:sz="0" w:space="0" w:color="auto"/>
            <w:right w:val="none" w:sz="0" w:space="0" w:color="auto"/>
          </w:divBdr>
        </w:div>
      </w:divsChild>
    </w:div>
    <w:div w:id="2095740039">
      <w:bodyDiv w:val="1"/>
      <w:marLeft w:val="0"/>
      <w:marRight w:val="0"/>
      <w:marTop w:val="0"/>
      <w:marBottom w:val="0"/>
      <w:divBdr>
        <w:top w:val="none" w:sz="0" w:space="0" w:color="auto"/>
        <w:left w:val="none" w:sz="0" w:space="0" w:color="auto"/>
        <w:bottom w:val="none" w:sz="0" w:space="0" w:color="auto"/>
        <w:right w:val="none" w:sz="0" w:space="0" w:color="auto"/>
      </w:divBdr>
    </w:div>
    <w:div w:id="2095859495">
      <w:bodyDiv w:val="1"/>
      <w:marLeft w:val="0"/>
      <w:marRight w:val="0"/>
      <w:marTop w:val="0"/>
      <w:marBottom w:val="0"/>
      <w:divBdr>
        <w:top w:val="none" w:sz="0" w:space="0" w:color="auto"/>
        <w:left w:val="none" w:sz="0" w:space="0" w:color="auto"/>
        <w:bottom w:val="none" w:sz="0" w:space="0" w:color="auto"/>
        <w:right w:val="none" w:sz="0" w:space="0" w:color="auto"/>
      </w:divBdr>
    </w:div>
    <w:div w:id="2096172139">
      <w:bodyDiv w:val="1"/>
      <w:marLeft w:val="0"/>
      <w:marRight w:val="0"/>
      <w:marTop w:val="0"/>
      <w:marBottom w:val="0"/>
      <w:divBdr>
        <w:top w:val="none" w:sz="0" w:space="0" w:color="auto"/>
        <w:left w:val="none" w:sz="0" w:space="0" w:color="auto"/>
        <w:bottom w:val="none" w:sz="0" w:space="0" w:color="auto"/>
        <w:right w:val="none" w:sz="0" w:space="0" w:color="auto"/>
      </w:divBdr>
    </w:div>
    <w:div w:id="2096586342">
      <w:bodyDiv w:val="1"/>
      <w:marLeft w:val="0"/>
      <w:marRight w:val="0"/>
      <w:marTop w:val="0"/>
      <w:marBottom w:val="0"/>
      <w:divBdr>
        <w:top w:val="none" w:sz="0" w:space="0" w:color="auto"/>
        <w:left w:val="none" w:sz="0" w:space="0" w:color="auto"/>
        <w:bottom w:val="none" w:sz="0" w:space="0" w:color="auto"/>
        <w:right w:val="none" w:sz="0" w:space="0" w:color="auto"/>
      </w:divBdr>
      <w:divsChild>
        <w:div w:id="83110530">
          <w:marLeft w:val="547"/>
          <w:marRight w:val="0"/>
          <w:marTop w:val="115"/>
          <w:marBottom w:val="0"/>
          <w:divBdr>
            <w:top w:val="none" w:sz="0" w:space="0" w:color="auto"/>
            <w:left w:val="none" w:sz="0" w:space="0" w:color="auto"/>
            <w:bottom w:val="none" w:sz="0" w:space="0" w:color="auto"/>
            <w:right w:val="none" w:sz="0" w:space="0" w:color="auto"/>
          </w:divBdr>
        </w:div>
        <w:div w:id="335884925">
          <w:marLeft w:val="1166"/>
          <w:marRight w:val="0"/>
          <w:marTop w:val="115"/>
          <w:marBottom w:val="0"/>
          <w:divBdr>
            <w:top w:val="none" w:sz="0" w:space="0" w:color="auto"/>
            <w:left w:val="none" w:sz="0" w:space="0" w:color="auto"/>
            <w:bottom w:val="none" w:sz="0" w:space="0" w:color="auto"/>
            <w:right w:val="none" w:sz="0" w:space="0" w:color="auto"/>
          </w:divBdr>
        </w:div>
        <w:div w:id="482815697">
          <w:marLeft w:val="547"/>
          <w:marRight w:val="0"/>
          <w:marTop w:val="115"/>
          <w:marBottom w:val="0"/>
          <w:divBdr>
            <w:top w:val="none" w:sz="0" w:space="0" w:color="auto"/>
            <w:left w:val="none" w:sz="0" w:space="0" w:color="auto"/>
            <w:bottom w:val="none" w:sz="0" w:space="0" w:color="auto"/>
            <w:right w:val="none" w:sz="0" w:space="0" w:color="auto"/>
          </w:divBdr>
        </w:div>
        <w:div w:id="870724027">
          <w:marLeft w:val="547"/>
          <w:marRight w:val="0"/>
          <w:marTop w:val="115"/>
          <w:marBottom w:val="0"/>
          <w:divBdr>
            <w:top w:val="none" w:sz="0" w:space="0" w:color="auto"/>
            <w:left w:val="none" w:sz="0" w:space="0" w:color="auto"/>
            <w:bottom w:val="none" w:sz="0" w:space="0" w:color="auto"/>
            <w:right w:val="none" w:sz="0" w:space="0" w:color="auto"/>
          </w:divBdr>
        </w:div>
        <w:div w:id="1209686815">
          <w:marLeft w:val="1166"/>
          <w:marRight w:val="0"/>
          <w:marTop w:val="115"/>
          <w:marBottom w:val="0"/>
          <w:divBdr>
            <w:top w:val="none" w:sz="0" w:space="0" w:color="auto"/>
            <w:left w:val="none" w:sz="0" w:space="0" w:color="auto"/>
            <w:bottom w:val="none" w:sz="0" w:space="0" w:color="auto"/>
            <w:right w:val="none" w:sz="0" w:space="0" w:color="auto"/>
          </w:divBdr>
        </w:div>
        <w:div w:id="1838885479">
          <w:marLeft w:val="547"/>
          <w:marRight w:val="0"/>
          <w:marTop w:val="115"/>
          <w:marBottom w:val="0"/>
          <w:divBdr>
            <w:top w:val="none" w:sz="0" w:space="0" w:color="auto"/>
            <w:left w:val="none" w:sz="0" w:space="0" w:color="auto"/>
            <w:bottom w:val="none" w:sz="0" w:space="0" w:color="auto"/>
            <w:right w:val="none" w:sz="0" w:space="0" w:color="auto"/>
          </w:divBdr>
        </w:div>
      </w:divsChild>
    </w:div>
    <w:div w:id="2098481804">
      <w:bodyDiv w:val="1"/>
      <w:marLeft w:val="0"/>
      <w:marRight w:val="0"/>
      <w:marTop w:val="0"/>
      <w:marBottom w:val="0"/>
      <w:divBdr>
        <w:top w:val="none" w:sz="0" w:space="0" w:color="auto"/>
        <w:left w:val="none" w:sz="0" w:space="0" w:color="auto"/>
        <w:bottom w:val="none" w:sz="0" w:space="0" w:color="auto"/>
        <w:right w:val="none" w:sz="0" w:space="0" w:color="auto"/>
      </w:divBdr>
      <w:divsChild>
        <w:div w:id="388309187">
          <w:marLeft w:val="547"/>
          <w:marRight w:val="0"/>
          <w:marTop w:val="115"/>
          <w:marBottom w:val="0"/>
          <w:divBdr>
            <w:top w:val="none" w:sz="0" w:space="0" w:color="auto"/>
            <w:left w:val="none" w:sz="0" w:space="0" w:color="auto"/>
            <w:bottom w:val="none" w:sz="0" w:space="0" w:color="auto"/>
            <w:right w:val="none" w:sz="0" w:space="0" w:color="auto"/>
          </w:divBdr>
        </w:div>
        <w:div w:id="679817051">
          <w:marLeft w:val="547"/>
          <w:marRight w:val="0"/>
          <w:marTop w:val="115"/>
          <w:marBottom w:val="0"/>
          <w:divBdr>
            <w:top w:val="none" w:sz="0" w:space="0" w:color="auto"/>
            <w:left w:val="none" w:sz="0" w:space="0" w:color="auto"/>
            <w:bottom w:val="none" w:sz="0" w:space="0" w:color="auto"/>
            <w:right w:val="none" w:sz="0" w:space="0" w:color="auto"/>
          </w:divBdr>
        </w:div>
        <w:div w:id="705252104">
          <w:marLeft w:val="547"/>
          <w:marRight w:val="0"/>
          <w:marTop w:val="115"/>
          <w:marBottom w:val="0"/>
          <w:divBdr>
            <w:top w:val="none" w:sz="0" w:space="0" w:color="auto"/>
            <w:left w:val="none" w:sz="0" w:space="0" w:color="auto"/>
            <w:bottom w:val="none" w:sz="0" w:space="0" w:color="auto"/>
            <w:right w:val="none" w:sz="0" w:space="0" w:color="auto"/>
          </w:divBdr>
        </w:div>
        <w:div w:id="851265230">
          <w:marLeft w:val="547"/>
          <w:marRight w:val="0"/>
          <w:marTop w:val="115"/>
          <w:marBottom w:val="0"/>
          <w:divBdr>
            <w:top w:val="none" w:sz="0" w:space="0" w:color="auto"/>
            <w:left w:val="none" w:sz="0" w:space="0" w:color="auto"/>
            <w:bottom w:val="none" w:sz="0" w:space="0" w:color="auto"/>
            <w:right w:val="none" w:sz="0" w:space="0" w:color="auto"/>
          </w:divBdr>
        </w:div>
      </w:divsChild>
    </w:div>
    <w:div w:id="2098600093">
      <w:bodyDiv w:val="1"/>
      <w:marLeft w:val="0"/>
      <w:marRight w:val="0"/>
      <w:marTop w:val="0"/>
      <w:marBottom w:val="0"/>
      <w:divBdr>
        <w:top w:val="none" w:sz="0" w:space="0" w:color="auto"/>
        <w:left w:val="none" w:sz="0" w:space="0" w:color="auto"/>
        <w:bottom w:val="none" w:sz="0" w:space="0" w:color="auto"/>
        <w:right w:val="none" w:sz="0" w:space="0" w:color="auto"/>
      </w:divBdr>
    </w:div>
    <w:div w:id="2099322215">
      <w:bodyDiv w:val="1"/>
      <w:marLeft w:val="0"/>
      <w:marRight w:val="0"/>
      <w:marTop w:val="0"/>
      <w:marBottom w:val="0"/>
      <w:divBdr>
        <w:top w:val="none" w:sz="0" w:space="0" w:color="auto"/>
        <w:left w:val="none" w:sz="0" w:space="0" w:color="auto"/>
        <w:bottom w:val="none" w:sz="0" w:space="0" w:color="auto"/>
        <w:right w:val="none" w:sz="0" w:space="0" w:color="auto"/>
      </w:divBdr>
      <w:divsChild>
        <w:div w:id="555824024">
          <w:marLeft w:val="720"/>
          <w:marRight w:val="0"/>
          <w:marTop w:val="240"/>
          <w:marBottom w:val="0"/>
          <w:divBdr>
            <w:top w:val="none" w:sz="0" w:space="0" w:color="auto"/>
            <w:left w:val="none" w:sz="0" w:space="0" w:color="auto"/>
            <w:bottom w:val="none" w:sz="0" w:space="0" w:color="auto"/>
            <w:right w:val="none" w:sz="0" w:space="0" w:color="auto"/>
          </w:divBdr>
        </w:div>
        <w:div w:id="771246542">
          <w:marLeft w:val="720"/>
          <w:marRight w:val="0"/>
          <w:marTop w:val="240"/>
          <w:marBottom w:val="0"/>
          <w:divBdr>
            <w:top w:val="none" w:sz="0" w:space="0" w:color="auto"/>
            <w:left w:val="none" w:sz="0" w:space="0" w:color="auto"/>
            <w:bottom w:val="none" w:sz="0" w:space="0" w:color="auto"/>
            <w:right w:val="none" w:sz="0" w:space="0" w:color="auto"/>
          </w:divBdr>
        </w:div>
        <w:div w:id="922029404">
          <w:marLeft w:val="1440"/>
          <w:marRight w:val="0"/>
          <w:marTop w:val="120"/>
          <w:marBottom w:val="0"/>
          <w:divBdr>
            <w:top w:val="none" w:sz="0" w:space="0" w:color="auto"/>
            <w:left w:val="none" w:sz="0" w:space="0" w:color="auto"/>
            <w:bottom w:val="none" w:sz="0" w:space="0" w:color="auto"/>
            <w:right w:val="none" w:sz="0" w:space="0" w:color="auto"/>
          </w:divBdr>
        </w:div>
        <w:div w:id="1135413145">
          <w:marLeft w:val="1440"/>
          <w:marRight w:val="0"/>
          <w:marTop w:val="120"/>
          <w:marBottom w:val="0"/>
          <w:divBdr>
            <w:top w:val="none" w:sz="0" w:space="0" w:color="auto"/>
            <w:left w:val="none" w:sz="0" w:space="0" w:color="auto"/>
            <w:bottom w:val="none" w:sz="0" w:space="0" w:color="auto"/>
            <w:right w:val="none" w:sz="0" w:space="0" w:color="auto"/>
          </w:divBdr>
        </w:div>
        <w:div w:id="1489974864">
          <w:marLeft w:val="1440"/>
          <w:marRight w:val="0"/>
          <w:marTop w:val="120"/>
          <w:marBottom w:val="0"/>
          <w:divBdr>
            <w:top w:val="none" w:sz="0" w:space="0" w:color="auto"/>
            <w:left w:val="none" w:sz="0" w:space="0" w:color="auto"/>
            <w:bottom w:val="none" w:sz="0" w:space="0" w:color="auto"/>
            <w:right w:val="none" w:sz="0" w:space="0" w:color="auto"/>
          </w:divBdr>
        </w:div>
      </w:divsChild>
    </w:div>
    <w:div w:id="2100323141">
      <w:bodyDiv w:val="1"/>
      <w:marLeft w:val="0"/>
      <w:marRight w:val="0"/>
      <w:marTop w:val="0"/>
      <w:marBottom w:val="0"/>
      <w:divBdr>
        <w:top w:val="none" w:sz="0" w:space="0" w:color="auto"/>
        <w:left w:val="none" w:sz="0" w:space="0" w:color="auto"/>
        <w:bottom w:val="none" w:sz="0" w:space="0" w:color="auto"/>
        <w:right w:val="none" w:sz="0" w:space="0" w:color="auto"/>
      </w:divBdr>
    </w:div>
    <w:div w:id="2100519844">
      <w:bodyDiv w:val="1"/>
      <w:marLeft w:val="0"/>
      <w:marRight w:val="0"/>
      <w:marTop w:val="0"/>
      <w:marBottom w:val="0"/>
      <w:divBdr>
        <w:top w:val="none" w:sz="0" w:space="0" w:color="auto"/>
        <w:left w:val="none" w:sz="0" w:space="0" w:color="auto"/>
        <w:bottom w:val="none" w:sz="0" w:space="0" w:color="auto"/>
        <w:right w:val="none" w:sz="0" w:space="0" w:color="auto"/>
      </w:divBdr>
    </w:div>
    <w:div w:id="2100978417">
      <w:bodyDiv w:val="1"/>
      <w:marLeft w:val="0"/>
      <w:marRight w:val="0"/>
      <w:marTop w:val="0"/>
      <w:marBottom w:val="0"/>
      <w:divBdr>
        <w:top w:val="none" w:sz="0" w:space="0" w:color="auto"/>
        <w:left w:val="none" w:sz="0" w:space="0" w:color="auto"/>
        <w:bottom w:val="none" w:sz="0" w:space="0" w:color="auto"/>
        <w:right w:val="none" w:sz="0" w:space="0" w:color="auto"/>
      </w:divBdr>
    </w:div>
    <w:div w:id="2101215426">
      <w:bodyDiv w:val="1"/>
      <w:marLeft w:val="0"/>
      <w:marRight w:val="0"/>
      <w:marTop w:val="0"/>
      <w:marBottom w:val="0"/>
      <w:divBdr>
        <w:top w:val="none" w:sz="0" w:space="0" w:color="auto"/>
        <w:left w:val="none" w:sz="0" w:space="0" w:color="auto"/>
        <w:bottom w:val="none" w:sz="0" w:space="0" w:color="auto"/>
        <w:right w:val="none" w:sz="0" w:space="0" w:color="auto"/>
      </w:divBdr>
    </w:div>
    <w:div w:id="2102214696">
      <w:bodyDiv w:val="1"/>
      <w:marLeft w:val="0"/>
      <w:marRight w:val="0"/>
      <w:marTop w:val="0"/>
      <w:marBottom w:val="0"/>
      <w:divBdr>
        <w:top w:val="none" w:sz="0" w:space="0" w:color="auto"/>
        <w:left w:val="none" w:sz="0" w:space="0" w:color="auto"/>
        <w:bottom w:val="none" w:sz="0" w:space="0" w:color="auto"/>
        <w:right w:val="none" w:sz="0" w:space="0" w:color="auto"/>
      </w:divBdr>
      <w:divsChild>
        <w:div w:id="273951390">
          <w:marLeft w:val="1166"/>
          <w:marRight w:val="0"/>
          <w:marTop w:val="96"/>
          <w:marBottom w:val="0"/>
          <w:divBdr>
            <w:top w:val="none" w:sz="0" w:space="0" w:color="auto"/>
            <w:left w:val="none" w:sz="0" w:space="0" w:color="auto"/>
            <w:bottom w:val="none" w:sz="0" w:space="0" w:color="auto"/>
            <w:right w:val="none" w:sz="0" w:space="0" w:color="auto"/>
          </w:divBdr>
        </w:div>
        <w:div w:id="452409474">
          <w:marLeft w:val="1166"/>
          <w:marRight w:val="0"/>
          <w:marTop w:val="96"/>
          <w:marBottom w:val="0"/>
          <w:divBdr>
            <w:top w:val="none" w:sz="0" w:space="0" w:color="auto"/>
            <w:left w:val="none" w:sz="0" w:space="0" w:color="auto"/>
            <w:bottom w:val="none" w:sz="0" w:space="0" w:color="auto"/>
            <w:right w:val="none" w:sz="0" w:space="0" w:color="auto"/>
          </w:divBdr>
        </w:div>
        <w:div w:id="520166008">
          <w:marLeft w:val="547"/>
          <w:marRight w:val="0"/>
          <w:marTop w:val="115"/>
          <w:marBottom w:val="0"/>
          <w:divBdr>
            <w:top w:val="none" w:sz="0" w:space="0" w:color="auto"/>
            <w:left w:val="none" w:sz="0" w:space="0" w:color="auto"/>
            <w:bottom w:val="none" w:sz="0" w:space="0" w:color="auto"/>
            <w:right w:val="none" w:sz="0" w:space="0" w:color="auto"/>
          </w:divBdr>
        </w:div>
        <w:div w:id="741827149">
          <w:marLeft w:val="1166"/>
          <w:marRight w:val="0"/>
          <w:marTop w:val="96"/>
          <w:marBottom w:val="0"/>
          <w:divBdr>
            <w:top w:val="none" w:sz="0" w:space="0" w:color="auto"/>
            <w:left w:val="none" w:sz="0" w:space="0" w:color="auto"/>
            <w:bottom w:val="none" w:sz="0" w:space="0" w:color="auto"/>
            <w:right w:val="none" w:sz="0" w:space="0" w:color="auto"/>
          </w:divBdr>
        </w:div>
        <w:div w:id="926621129">
          <w:marLeft w:val="1800"/>
          <w:marRight w:val="0"/>
          <w:marTop w:val="86"/>
          <w:marBottom w:val="0"/>
          <w:divBdr>
            <w:top w:val="none" w:sz="0" w:space="0" w:color="auto"/>
            <w:left w:val="none" w:sz="0" w:space="0" w:color="auto"/>
            <w:bottom w:val="none" w:sz="0" w:space="0" w:color="auto"/>
            <w:right w:val="none" w:sz="0" w:space="0" w:color="auto"/>
          </w:divBdr>
        </w:div>
        <w:div w:id="1494907100">
          <w:marLeft w:val="547"/>
          <w:marRight w:val="0"/>
          <w:marTop w:val="115"/>
          <w:marBottom w:val="0"/>
          <w:divBdr>
            <w:top w:val="none" w:sz="0" w:space="0" w:color="auto"/>
            <w:left w:val="none" w:sz="0" w:space="0" w:color="auto"/>
            <w:bottom w:val="none" w:sz="0" w:space="0" w:color="auto"/>
            <w:right w:val="none" w:sz="0" w:space="0" w:color="auto"/>
          </w:divBdr>
        </w:div>
        <w:div w:id="1812938012">
          <w:marLeft w:val="547"/>
          <w:marRight w:val="0"/>
          <w:marTop w:val="115"/>
          <w:marBottom w:val="0"/>
          <w:divBdr>
            <w:top w:val="none" w:sz="0" w:space="0" w:color="auto"/>
            <w:left w:val="none" w:sz="0" w:space="0" w:color="auto"/>
            <w:bottom w:val="none" w:sz="0" w:space="0" w:color="auto"/>
            <w:right w:val="none" w:sz="0" w:space="0" w:color="auto"/>
          </w:divBdr>
        </w:div>
        <w:div w:id="2071608195">
          <w:marLeft w:val="1166"/>
          <w:marRight w:val="0"/>
          <w:marTop w:val="96"/>
          <w:marBottom w:val="0"/>
          <w:divBdr>
            <w:top w:val="none" w:sz="0" w:space="0" w:color="auto"/>
            <w:left w:val="none" w:sz="0" w:space="0" w:color="auto"/>
            <w:bottom w:val="none" w:sz="0" w:space="0" w:color="auto"/>
            <w:right w:val="none" w:sz="0" w:space="0" w:color="auto"/>
          </w:divBdr>
        </w:div>
      </w:divsChild>
    </w:div>
    <w:div w:id="2102989151">
      <w:bodyDiv w:val="1"/>
      <w:marLeft w:val="0"/>
      <w:marRight w:val="0"/>
      <w:marTop w:val="0"/>
      <w:marBottom w:val="0"/>
      <w:divBdr>
        <w:top w:val="none" w:sz="0" w:space="0" w:color="auto"/>
        <w:left w:val="none" w:sz="0" w:space="0" w:color="auto"/>
        <w:bottom w:val="none" w:sz="0" w:space="0" w:color="auto"/>
        <w:right w:val="none" w:sz="0" w:space="0" w:color="auto"/>
      </w:divBdr>
    </w:div>
    <w:div w:id="2103336452">
      <w:bodyDiv w:val="1"/>
      <w:marLeft w:val="0"/>
      <w:marRight w:val="0"/>
      <w:marTop w:val="0"/>
      <w:marBottom w:val="0"/>
      <w:divBdr>
        <w:top w:val="none" w:sz="0" w:space="0" w:color="auto"/>
        <w:left w:val="none" w:sz="0" w:space="0" w:color="auto"/>
        <w:bottom w:val="none" w:sz="0" w:space="0" w:color="auto"/>
        <w:right w:val="none" w:sz="0" w:space="0" w:color="auto"/>
      </w:divBdr>
    </w:div>
    <w:div w:id="2103989323">
      <w:bodyDiv w:val="1"/>
      <w:marLeft w:val="0"/>
      <w:marRight w:val="0"/>
      <w:marTop w:val="0"/>
      <w:marBottom w:val="0"/>
      <w:divBdr>
        <w:top w:val="none" w:sz="0" w:space="0" w:color="auto"/>
        <w:left w:val="none" w:sz="0" w:space="0" w:color="auto"/>
        <w:bottom w:val="none" w:sz="0" w:space="0" w:color="auto"/>
        <w:right w:val="none" w:sz="0" w:space="0" w:color="auto"/>
      </w:divBdr>
    </w:div>
    <w:div w:id="2104296507">
      <w:bodyDiv w:val="1"/>
      <w:marLeft w:val="0"/>
      <w:marRight w:val="0"/>
      <w:marTop w:val="0"/>
      <w:marBottom w:val="0"/>
      <w:divBdr>
        <w:top w:val="none" w:sz="0" w:space="0" w:color="auto"/>
        <w:left w:val="none" w:sz="0" w:space="0" w:color="auto"/>
        <w:bottom w:val="none" w:sz="0" w:space="0" w:color="auto"/>
        <w:right w:val="none" w:sz="0" w:space="0" w:color="auto"/>
      </w:divBdr>
    </w:div>
    <w:div w:id="2104375059">
      <w:bodyDiv w:val="1"/>
      <w:marLeft w:val="0"/>
      <w:marRight w:val="0"/>
      <w:marTop w:val="0"/>
      <w:marBottom w:val="0"/>
      <w:divBdr>
        <w:top w:val="none" w:sz="0" w:space="0" w:color="auto"/>
        <w:left w:val="none" w:sz="0" w:space="0" w:color="auto"/>
        <w:bottom w:val="none" w:sz="0" w:space="0" w:color="auto"/>
        <w:right w:val="none" w:sz="0" w:space="0" w:color="auto"/>
      </w:divBdr>
      <w:divsChild>
        <w:div w:id="1497190312">
          <w:marLeft w:val="547"/>
          <w:marRight w:val="0"/>
          <w:marTop w:val="134"/>
          <w:marBottom w:val="0"/>
          <w:divBdr>
            <w:top w:val="none" w:sz="0" w:space="0" w:color="auto"/>
            <w:left w:val="none" w:sz="0" w:space="0" w:color="auto"/>
            <w:bottom w:val="none" w:sz="0" w:space="0" w:color="auto"/>
            <w:right w:val="none" w:sz="0" w:space="0" w:color="auto"/>
          </w:divBdr>
        </w:div>
      </w:divsChild>
    </w:div>
    <w:div w:id="2104573431">
      <w:bodyDiv w:val="1"/>
      <w:marLeft w:val="0"/>
      <w:marRight w:val="0"/>
      <w:marTop w:val="0"/>
      <w:marBottom w:val="0"/>
      <w:divBdr>
        <w:top w:val="none" w:sz="0" w:space="0" w:color="auto"/>
        <w:left w:val="none" w:sz="0" w:space="0" w:color="auto"/>
        <w:bottom w:val="none" w:sz="0" w:space="0" w:color="auto"/>
        <w:right w:val="none" w:sz="0" w:space="0" w:color="auto"/>
      </w:divBdr>
      <w:divsChild>
        <w:div w:id="646401061">
          <w:marLeft w:val="547"/>
          <w:marRight w:val="0"/>
          <w:marTop w:val="134"/>
          <w:marBottom w:val="120"/>
          <w:divBdr>
            <w:top w:val="none" w:sz="0" w:space="0" w:color="auto"/>
            <w:left w:val="none" w:sz="0" w:space="0" w:color="auto"/>
            <w:bottom w:val="none" w:sz="0" w:space="0" w:color="auto"/>
            <w:right w:val="none" w:sz="0" w:space="0" w:color="auto"/>
          </w:divBdr>
        </w:div>
        <w:div w:id="843280721">
          <w:marLeft w:val="547"/>
          <w:marRight w:val="0"/>
          <w:marTop w:val="134"/>
          <w:marBottom w:val="120"/>
          <w:divBdr>
            <w:top w:val="none" w:sz="0" w:space="0" w:color="auto"/>
            <w:left w:val="none" w:sz="0" w:space="0" w:color="auto"/>
            <w:bottom w:val="none" w:sz="0" w:space="0" w:color="auto"/>
            <w:right w:val="none" w:sz="0" w:space="0" w:color="auto"/>
          </w:divBdr>
        </w:div>
        <w:div w:id="1031761200">
          <w:marLeft w:val="1166"/>
          <w:marRight w:val="0"/>
          <w:marTop w:val="115"/>
          <w:marBottom w:val="120"/>
          <w:divBdr>
            <w:top w:val="none" w:sz="0" w:space="0" w:color="auto"/>
            <w:left w:val="none" w:sz="0" w:space="0" w:color="auto"/>
            <w:bottom w:val="none" w:sz="0" w:space="0" w:color="auto"/>
            <w:right w:val="none" w:sz="0" w:space="0" w:color="auto"/>
          </w:divBdr>
        </w:div>
        <w:div w:id="1476414756">
          <w:marLeft w:val="1166"/>
          <w:marRight w:val="0"/>
          <w:marTop w:val="115"/>
          <w:marBottom w:val="120"/>
          <w:divBdr>
            <w:top w:val="none" w:sz="0" w:space="0" w:color="auto"/>
            <w:left w:val="none" w:sz="0" w:space="0" w:color="auto"/>
            <w:bottom w:val="none" w:sz="0" w:space="0" w:color="auto"/>
            <w:right w:val="none" w:sz="0" w:space="0" w:color="auto"/>
          </w:divBdr>
        </w:div>
      </w:divsChild>
    </w:div>
    <w:div w:id="2105565088">
      <w:bodyDiv w:val="1"/>
      <w:marLeft w:val="0"/>
      <w:marRight w:val="0"/>
      <w:marTop w:val="0"/>
      <w:marBottom w:val="0"/>
      <w:divBdr>
        <w:top w:val="none" w:sz="0" w:space="0" w:color="auto"/>
        <w:left w:val="none" w:sz="0" w:space="0" w:color="auto"/>
        <w:bottom w:val="none" w:sz="0" w:space="0" w:color="auto"/>
        <w:right w:val="none" w:sz="0" w:space="0" w:color="auto"/>
      </w:divBdr>
    </w:div>
    <w:div w:id="2106226819">
      <w:bodyDiv w:val="1"/>
      <w:marLeft w:val="0"/>
      <w:marRight w:val="0"/>
      <w:marTop w:val="0"/>
      <w:marBottom w:val="0"/>
      <w:divBdr>
        <w:top w:val="none" w:sz="0" w:space="0" w:color="auto"/>
        <w:left w:val="none" w:sz="0" w:space="0" w:color="auto"/>
        <w:bottom w:val="none" w:sz="0" w:space="0" w:color="auto"/>
        <w:right w:val="none" w:sz="0" w:space="0" w:color="auto"/>
      </w:divBdr>
      <w:divsChild>
        <w:div w:id="596443910">
          <w:marLeft w:val="1800"/>
          <w:marRight w:val="0"/>
          <w:marTop w:val="100"/>
          <w:marBottom w:val="0"/>
          <w:divBdr>
            <w:top w:val="none" w:sz="0" w:space="0" w:color="auto"/>
            <w:left w:val="none" w:sz="0" w:space="0" w:color="auto"/>
            <w:bottom w:val="none" w:sz="0" w:space="0" w:color="auto"/>
            <w:right w:val="none" w:sz="0" w:space="0" w:color="auto"/>
          </w:divBdr>
        </w:div>
        <w:div w:id="1148396596">
          <w:marLeft w:val="1080"/>
          <w:marRight w:val="0"/>
          <w:marTop w:val="100"/>
          <w:marBottom w:val="0"/>
          <w:divBdr>
            <w:top w:val="none" w:sz="0" w:space="0" w:color="auto"/>
            <w:left w:val="none" w:sz="0" w:space="0" w:color="auto"/>
            <w:bottom w:val="none" w:sz="0" w:space="0" w:color="auto"/>
            <w:right w:val="none" w:sz="0" w:space="0" w:color="auto"/>
          </w:divBdr>
        </w:div>
        <w:div w:id="1260524868">
          <w:marLeft w:val="1080"/>
          <w:marRight w:val="0"/>
          <w:marTop w:val="100"/>
          <w:marBottom w:val="0"/>
          <w:divBdr>
            <w:top w:val="none" w:sz="0" w:space="0" w:color="auto"/>
            <w:left w:val="none" w:sz="0" w:space="0" w:color="auto"/>
            <w:bottom w:val="none" w:sz="0" w:space="0" w:color="auto"/>
            <w:right w:val="none" w:sz="0" w:space="0" w:color="auto"/>
          </w:divBdr>
        </w:div>
        <w:div w:id="1852723145">
          <w:marLeft w:val="1080"/>
          <w:marRight w:val="0"/>
          <w:marTop w:val="100"/>
          <w:marBottom w:val="0"/>
          <w:divBdr>
            <w:top w:val="none" w:sz="0" w:space="0" w:color="auto"/>
            <w:left w:val="none" w:sz="0" w:space="0" w:color="auto"/>
            <w:bottom w:val="none" w:sz="0" w:space="0" w:color="auto"/>
            <w:right w:val="none" w:sz="0" w:space="0" w:color="auto"/>
          </w:divBdr>
        </w:div>
        <w:div w:id="1917787262">
          <w:marLeft w:val="360"/>
          <w:marRight w:val="0"/>
          <w:marTop w:val="200"/>
          <w:marBottom w:val="0"/>
          <w:divBdr>
            <w:top w:val="none" w:sz="0" w:space="0" w:color="auto"/>
            <w:left w:val="none" w:sz="0" w:space="0" w:color="auto"/>
            <w:bottom w:val="none" w:sz="0" w:space="0" w:color="auto"/>
            <w:right w:val="none" w:sz="0" w:space="0" w:color="auto"/>
          </w:divBdr>
        </w:div>
      </w:divsChild>
    </w:div>
    <w:div w:id="2107604816">
      <w:bodyDiv w:val="1"/>
      <w:marLeft w:val="0"/>
      <w:marRight w:val="0"/>
      <w:marTop w:val="0"/>
      <w:marBottom w:val="0"/>
      <w:divBdr>
        <w:top w:val="none" w:sz="0" w:space="0" w:color="auto"/>
        <w:left w:val="none" w:sz="0" w:space="0" w:color="auto"/>
        <w:bottom w:val="none" w:sz="0" w:space="0" w:color="auto"/>
        <w:right w:val="none" w:sz="0" w:space="0" w:color="auto"/>
      </w:divBdr>
    </w:div>
    <w:div w:id="2107731005">
      <w:bodyDiv w:val="1"/>
      <w:marLeft w:val="0"/>
      <w:marRight w:val="0"/>
      <w:marTop w:val="0"/>
      <w:marBottom w:val="0"/>
      <w:divBdr>
        <w:top w:val="none" w:sz="0" w:space="0" w:color="auto"/>
        <w:left w:val="none" w:sz="0" w:space="0" w:color="auto"/>
        <w:bottom w:val="none" w:sz="0" w:space="0" w:color="auto"/>
        <w:right w:val="none" w:sz="0" w:space="0" w:color="auto"/>
      </w:divBdr>
      <w:divsChild>
        <w:div w:id="189532124">
          <w:marLeft w:val="1166"/>
          <w:marRight w:val="0"/>
          <w:marTop w:val="134"/>
          <w:marBottom w:val="0"/>
          <w:divBdr>
            <w:top w:val="none" w:sz="0" w:space="0" w:color="auto"/>
            <w:left w:val="none" w:sz="0" w:space="0" w:color="auto"/>
            <w:bottom w:val="none" w:sz="0" w:space="0" w:color="auto"/>
            <w:right w:val="none" w:sz="0" w:space="0" w:color="auto"/>
          </w:divBdr>
        </w:div>
        <w:div w:id="1008211365">
          <w:marLeft w:val="547"/>
          <w:marRight w:val="0"/>
          <w:marTop w:val="154"/>
          <w:marBottom w:val="0"/>
          <w:divBdr>
            <w:top w:val="none" w:sz="0" w:space="0" w:color="auto"/>
            <w:left w:val="none" w:sz="0" w:space="0" w:color="auto"/>
            <w:bottom w:val="none" w:sz="0" w:space="0" w:color="auto"/>
            <w:right w:val="none" w:sz="0" w:space="0" w:color="auto"/>
          </w:divBdr>
        </w:div>
        <w:div w:id="1071930670">
          <w:marLeft w:val="1800"/>
          <w:marRight w:val="0"/>
          <w:marTop w:val="115"/>
          <w:marBottom w:val="0"/>
          <w:divBdr>
            <w:top w:val="none" w:sz="0" w:space="0" w:color="auto"/>
            <w:left w:val="none" w:sz="0" w:space="0" w:color="auto"/>
            <w:bottom w:val="none" w:sz="0" w:space="0" w:color="auto"/>
            <w:right w:val="none" w:sz="0" w:space="0" w:color="auto"/>
          </w:divBdr>
        </w:div>
        <w:div w:id="2144425403">
          <w:marLeft w:val="1166"/>
          <w:marRight w:val="0"/>
          <w:marTop w:val="134"/>
          <w:marBottom w:val="0"/>
          <w:divBdr>
            <w:top w:val="none" w:sz="0" w:space="0" w:color="auto"/>
            <w:left w:val="none" w:sz="0" w:space="0" w:color="auto"/>
            <w:bottom w:val="none" w:sz="0" w:space="0" w:color="auto"/>
            <w:right w:val="none" w:sz="0" w:space="0" w:color="auto"/>
          </w:divBdr>
        </w:div>
      </w:divsChild>
    </w:div>
    <w:div w:id="2109425860">
      <w:bodyDiv w:val="1"/>
      <w:marLeft w:val="0"/>
      <w:marRight w:val="0"/>
      <w:marTop w:val="0"/>
      <w:marBottom w:val="0"/>
      <w:divBdr>
        <w:top w:val="none" w:sz="0" w:space="0" w:color="auto"/>
        <w:left w:val="none" w:sz="0" w:space="0" w:color="auto"/>
        <w:bottom w:val="none" w:sz="0" w:space="0" w:color="auto"/>
        <w:right w:val="none" w:sz="0" w:space="0" w:color="auto"/>
      </w:divBdr>
    </w:div>
    <w:div w:id="2109541327">
      <w:bodyDiv w:val="1"/>
      <w:marLeft w:val="0"/>
      <w:marRight w:val="0"/>
      <w:marTop w:val="0"/>
      <w:marBottom w:val="0"/>
      <w:divBdr>
        <w:top w:val="none" w:sz="0" w:space="0" w:color="auto"/>
        <w:left w:val="none" w:sz="0" w:space="0" w:color="auto"/>
        <w:bottom w:val="none" w:sz="0" w:space="0" w:color="auto"/>
        <w:right w:val="none" w:sz="0" w:space="0" w:color="auto"/>
      </w:divBdr>
    </w:div>
    <w:div w:id="2109613009">
      <w:bodyDiv w:val="1"/>
      <w:marLeft w:val="0"/>
      <w:marRight w:val="0"/>
      <w:marTop w:val="0"/>
      <w:marBottom w:val="0"/>
      <w:divBdr>
        <w:top w:val="none" w:sz="0" w:space="0" w:color="auto"/>
        <w:left w:val="none" w:sz="0" w:space="0" w:color="auto"/>
        <w:bottom w:val="none" w:sz="0" w:space="0" w:color="auto"/>
        <w:right w:val="none" w:sz="0" w:space="0" w:color="auto"/>
      </w:divBdr>
    </w:div>
    <w:div w:id="2109767255">
      <w:bodyDiv w:val="1"/>
      <w:marLeft w:val="0"/>
      <w:marRight w:val="0"/>
      <w:marTop w:val="0"/>
      <w:marBottom w:val="0"/>
      <w:divBdr>
        <w:top w:val="none" w:sz="0" w:space="0" w:color="auto"/>
        <w:left w:val="none" w:sz="0" w:space="0" w:color="auto"/>
        <w:bottom w:val="none" w:sz="0" w:space="0" w:color="auto"/>
        <w:right w:val="none" w:sz="0" w:space="0" w:color="auto"/>
      </w:divBdr>
    </w:div>
    <w:div w:id="2110660587">
      <w:bodyDiv w:val="1"/>
      <w:marLeft w:val="0"/>
      <w:marRight w:val="0"/>
      <w:marTop w:val="0"/>
      <w:marBottom w:val="0"/>
      <w:divBdr>
        <w:top w:val="none" w:sz="0" w:space="0" w:color="auto"/>
        <w:left w:val="none" w:sz="0" w:space="0" w:color="auto"/>
        <w:bottom w:val="none" w:sz="0" w:space="0" w:color="auto"/>
        <w:right w:val="none" w:sz="0" w:space="0" w:color="auto"/>
      </w:divBdr>
    </w:div>
    <w:div w:id="2111074477">
      <w:bodyDiv w:val="1"/>
      <w:marLeft w:val="0"/>
      <w:marRight w:val="0"/>
      <w:marTop w:val="0"/>
      <w:marBottom w:val="0"/>
      <w:divBdr>
        <w:top w:val="none" w:sz="0" w:space="0" w:color="auto"/>
        <w:left w:val="none" w:sz="0" w:space="0" w:color="auto"/>
        <w:bottom w:val="none" w:sz="0" w:space="0" w:color="auto"/>
        <w:right w:val="none" w:sz="0" w:space="0" w:color="auto"/>
      </w:divBdr>
    </w:div>
    <w:div w:id="2111314136">
      <w:bodyDiv w:val="1"/>
      <w:marLeft w:val="0"/>
      <w:marRight w:val="0"/>
      <w:marTop w:val="0"/>
      <w:marBottom w:val="0"/>
      <w:divBdr>
        <w:top w:val="none" w:sz="0" w:space="0" w:color="auto"/>
        <w:left w:val="none" w:sz="0" w:space="0" w:color="auto"/>
        <w:bottom w:val="none" w:sz="0" w:space="0" w:color="auto"/>
        <w:right w:val="none" w:sz="0" w:space="0" w:color="auto"/>
      </w:divBdr>
    </w:div>
    <w:div w:id="2111387893">
      <w:bodyDiv w:val="1"/>
      <w:marLeft w:val="0"/>
      <w:marRight w:val="0"/>
      <w:marTop w:val="0"/>
      <w:marBottom w:val="0"/>
      <w:divBdr>
        <w:top w:val="none" w:sz="0" w:space="0" w:color="auto"/>
        <w:left w:val="none" w:sz="0" w:space="0" w:color="auto"/>
        <w:bottom w:val="none" w:sz="0" w:space="0" w:color="auto"/>
        <w:right w:val="none" w:sz="0" w:space="0" w:color="auto"/>
      </w:divBdr>
    </w:div>
    <w:div w:id="2111854479">
      <w:bodyDiv w:val="1"/>
      <w:marLeft w:val="0"/>
      <w:marRight w:val="0"/>
      <w:marTop w:val="0"/>
      <w:marBottom w:val="0"/>
      <w:divBdr>
        <w:top w:val="none" w:sz="0" w:space="0" w:color="auto"/>
        <w:left w:val="none" w:sz="0" w:space="0" w:color="auto"/>
        <w:bottom w:val="none" w:sz="0" w:space="0" w:color="auto"/>
        <w:right w:val="none" w:sz="0" w:space="0" w:color="auto"/>
      </w:divBdr>
    </w:div>
    <w:div w:id="2112629783">
      <w:bodyDiv w:val="1"/>
      <w:marLeft w:val="0"/>
      <w:marRight w:val="0"/>
      <w:marTop w:val="0"/>
      <w:marBottom w:val="0"/>
      <w:divBdr>
        <w:top w:val="none" w:sz="0" w:space="0" w:color="auto"/>
        <w:left w:val="none" w:sz="0" w:space="0" w:color="auto"/>
        <w:bottom w:val="none" w:sz="0" w:space="0" w:color="auto"/>
        <w:right w:val="none" w:sz="0" w:space="0" w:color="auto"/>
      </w:divBdr>
    </w:div>
    <w:div w:id="2113084892">
      <w:bodyDiv w:val="1"/>
      <w:marLeft w:val="0"/>
      <w:marRight w:val="0"/>
      <w:marTop w:val="0"/>
      <w:marBottom w:val="0"/>
      <w:divBdr>
        <w:top w:val="none" w:sz="0" w:space="0" w:color="auto"/>
        <w:left w:val="none" w:sz="0" w:space="0" w:color="auto"/>
        <w:bottom w:val="none" w:sz="0" w:space="0" w:color="auto"/>
        <w:right w:val="none" w:sz="0" w:space="0" w:color="auto"/>
      </w:divBdr>
      <w:divsChild>
        <w:div w:id="1375419910">
          <w:marLeft w:val="0"/>
          <w:marRight w:val="0"/>
          <w:marTop w:val="0"/>
          <w:marBottom w:val="0"/>
          <w:divBdr>
            <w:top w:val="none" w:sz="0" w:space="0" w:color="auto"/>
            <w:left w:val="none" w:sz="0" w:space="0" w:color="auto"/>
            <w:bottom w:val="none" w:sz="0" w:space="0" w:color="auto"/>
            <w:right w:val="none" w:sz="0" w:space="0" w:color="auto"/>
          </w:divBdr>
          <w:divsChild>
            <w:div w:id="622613175">
              <w:marLeft w:val="0"/>
              <w:marRight w:val="0"/>
              <w:marTop w:val="0"/>
              <w:marBottom w:val="0"/>
              <w:divBdr>
                <w:top w:val="none" w:sz="0" w:space="0" w:color="auto"/>
                <w:left w:val="none" w:sz="0" w:space="0" w:color="auto"/>
                <w:bottom w:val="none" w:sz="0" w:space="0" w:color="auto"/>
                <w:right w:val="none" w:sz="0" w:space="0" w:color="auto"/>
              </w:divBdr>
            </w:div>
            <w:div w:id="212264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352926">
      <w:bodyDiv w:val="1"/>
      <w:marLeft w:val="0"/>
      <w:marRight w:val="0"/>
      <w:marTop w:val="0"/>
      <w:marBottom w:val="0"/>
      <w:divBdr>
        <w:top w:val="none" w:sz="0" w:space="0" w:color="auto"/>
        <w:left w:val="none" w:sz="0" w:space="0" w:color="auto"/>
        <w:bottom w:val="none" w:sz="0" w:space="0" w:color="auto"/>
        <w:right w:val="none" w:sz="0" w:space="0" w:color="auto"/>
      </w:divBdr>
    </w:div>
    <w:div w:id="2113427919">
      <w:bodyDiv w:val="1"/>
      <w:marLeft w:val="0"/>
      <w:marRight w:val="0"/>
      <w:marTop w:val="0"/>
      <w:marBottom w:val="0"/>
      <w:divBdr>
        <w:top w:val="none" w:sz="0" w:space="0" w:color="auto"/>
        <w:left w:val="none" w:sz="0" w:space="0" w:color="auto"/>
        <w:bottom w:val="none" w:sz="0" w:space="0" w:color="auto"/>
        <w:right w:val="none" w:sz="0" w:space="0" w:color="auto"/>
      </w:divBdr>
    </w:div>
    <w:div w:id="2113625767">
      <w:bodyDiv w:val="1"/>
      <w:marLeft w:val="0"/>
      <w:marRight w:val="0"/>
      <w:marTop w:val="0"/>
      <w:marBottom w:val="0"/>
      <w:divBdr>
        <w:top w:val="none" w:sz="0" w:space="0" w:color="auto"/>
        <w:left w:val="none" w:sz="0" w:space="0" w:color="auto"/>
        <w:bottom w:val="none" w:sz="0" w:space="0" w:color="auto"/>
        <w:right w:val="none" w:sz="0" w:space="0" w:color="auto"/>
      </w:divBdr>
    </w:div>
    <w:div w:id="2114400540">
      <w:bodyDiv w:val="1"/>
      <w:marLeft w:val="0"/>
      <w:marRight w:val="0"/>
      <w:marTop w:val="0"/>
      <w:marBottom w:val="0"/>
      <w:divBdr>
        <w:top w:val="none" w:sz="0" w:space="0" w:color="auto"/>
        <w:left w:val="none" w:sz="0" w:space="0" w:color="auto"/>
        <w:bottom w:val="none" w:sz="0" w:space="0" w:color="auto"/>
        <w:right w:val="none" w:sz="0" w:space="0" w:color="auto"/>
      </w:divBdr>
      <w:divsChild>
        <w:div w:id="274412731">
          <w:marLeft w:val="547"/>
          <w:marRight w:val="0"/>
          <w:marTop w:val="134"/>
          <w:marBottom w:val="0"/>
          <w:divBdr>
            <w:top w:val="none" w:sz="0" w:space="0" w:color="auto"/>
            <w:left w:val="none" w:sz="0" w:space="0" w:color="auto"/>
            <w:bottom w:val="none" w:sz="0" w:space="0" w:color="auto"/>
            <w:right w:val="none" w:sz="0" w:space="0" w:color="auto"/>
          </w:divBdr>
        </w:div>
      </w:divsChild>
    </w:div>
    <w:div w:id="2114661879">
      <w:bodyDiv w:val="1"/>
      <w:marLeft w:val="0"/>
      <w:marRight w:val="0"/>
      <w:marTop w:val="0"/>
      <w:marBottom w:val="0"/>
      <w:divBdr>
        <w:top w:val="none" w:sz="0" w:space="0" w:color="auto"/>
        <w:left w:val="none" w:sz="0" w:space="0" w:color="auto"/>
        <w:bottom w:val="none" w:sz="0" w:space="0" w:color="auto"/>
        <w:right w:val="none" w:sz="0" w:space="0" w:color="auto"/>
      </w:divBdr>
    </w:div>
    <w:div w:id="2116288534">
      <w:bodyDiv w:val="1"/>
      <w:marLeft w:val="0"/>
      <w:marRight w:val="0"/>
      <w:marTop w:val="0"/>
      <w:marBottom w:val="0"/>
      <w:divBdr>
        <w:top w:val="none" w:sz="0" w:space="0" w:color="auto"/>
        <w:left w:val="none" w:sz="0" w:space="0" w:color="auto"/>
        <w:bottom w:val="none" w:sz="0" w:space="0" w:color="auto"/>
        <w:right w:val="none" w:sz="0" w:space="0" w:color="auto"/>
      </w:divBdr>
    </w:div>
    <w:div w:id="2116361831">
      <w:bodyDiv w:val="1"/>
      <w:marLeft w:val="0"/>
      <w:marRight w:val="0"/>
      <w:marTop w:val="0"/>
      <w:marBottom w:val="0"/>
      <w:divBdr>
        <w:top w:val="none" w:sz="0" w:space="0" w:color="auto"/>
        <w:left w:val="none" w:sz="0" w:space="0" w:color="auto"/>
        <w:bottom w:val="none" w:sz="0" w:space="0" w:color="auto"/>
        <w:right w:val="none" w:sz="0" w:space="0" w:color="auto"/>
      </w:divBdr>
    </w:div>
    <w:div w:id="2116555076">
      <w:bodyDiv w:val="1"/>
      <w:marLeft w:val="0"/>
      <w:marRight w:val="0"/>
      <w:marTop w:val="0"/>
      <w:marBottom w:val="0"/>
      <w:divBdr>
        <w:top w:val="none" w:sz="0" w:space="0" w:color="auto"/>
        <w:left w:val="none" w:sz="0" w:space="0" w:color="auto"/>
        <w:bottom w:val="none" w:sz="0" w:space="0" w:color="auto"/>
        <w:right w:val="none" w:sz="0" w:space="0" w:color="auto"/>
      </w:divBdr>
    </w:div>
    <w:div w:id="2117747728">
      <w:bodyDiv w:val="1"/>
      <w:marLeft w:val="0"/>
      <w:marRight w:val="0"/>
      <w:marTop w:val="0"/>
      <w:marBottom w:val="0"/>
      <w:divBdr>
        <w:top w:val="none" w:sz="0" w:space="0" w:color="auto"/>
        <w:left w:val="none" w:sz="0" w:space="0" w:color="auto"/>
        <w:bottom w:val="none" w:sz="0" w:space="0" w:color="auto"/>
        <w:right w:val="none" w:sz="0" w:space="0" w:color="auto"/>
      </w:divBdr>
    </w:div>
    <w:div w:id="2118136923">
      <w:bodyDiv w:val="1"/>
      <w:marLeft w:val="0"/>
      <w:marRight w:val="0"/>
      <w:marTop w:val="0"/>
      <w:marBottom w:val="0"/>
      <w:divBdr>
        <w:top w:val="none" w:sz="0" w:space="0" w:color="auto"/>
        <w:left w:val="none" w:sz="0" w:space="0" w:color="auto"/>
        <w:bottom w:val="none" w:sz="0" w:space="0" w:color="auto"/>
        <w:right w:val="none" w:sz="0" w:space="0" w:color="auto"/>
      </w:divBdr>
    </w:div>
    <w:div w:id="2118329790">
      <w:bodyDiv w:val="1"/>
      <w:marLeft w:val="0"/>
      <w:marRight w:val="0"/>
      <w:marTop w:val="0"/>
      <w:marBottom w:val="0"/>
      <w:divBdr>
        <w:top w:val="none" w:sz="0" w:space="0" w:color="auto"/>
        <w:left w:val="none" w:sz="0" w:space="0" w:color="auto"/>
        <w:bottom w:val="none" w:sz="0" w:space="0" w:color="auto"/>
        <w:right w:val="none" w:sz="0" w:space="0" w:color="auto"/>
      </w:divBdr>
    </w:div>
    <w:div w:id="2118409177">
      <w:bodyDiv w:val="1"/>
      <w:marLeft w:val="0"/>
      <w:marRight w:val="0"/>
      <w:marTop w:val="0"/>
      <w:marBottom w:val="0"/>
      <w:divBdr>
        <w:top w:val="none" w:sz="0" w:space="0" w:color="auto"/>
        <w:left w:val="none" w:sz="0" w:space="0" w:color="auto"/>
        <w:bottom w:val="none" w:sz="0" w:space="0" w:color="auto"/>
        <w:right w:val="none" w:sz="0" w:space="0" w:color="auto"/>
      </w:divBdr>
    </w:div>
    <w:div w:id="2119566859">
      <w:bodyDiv w:val="1"/>
      <w:marLeft w:val="0"/>
      <w:marRight w:val="0"/>
      <w:marTop w:val="0"/>
      <w:marBottom w:val="0"/>
      <w:divBdr>
        <w:top w:val="none" w:sz="0" w:space="0" w:color="auto"/>
        <w:left w:val="none" w:sz="0" w:space="0" w:color="auto"/>
        <w:bottom w:val="none" w:sz="0" w:space="0" w:color="auto"/>
        <w:right w:val="none" w:sz="0" w:space="0" w:color="auto"/>
      </w:divBdr>
    </w:div>
    <w:div w:id="2120833005">
      <w:bodyDiv w:val="1"/>
      <w:marLeft w:val="0"/>
      <w:marRight w:val="0"/>
      <w:marTop w:val="0"/>
      <w:marBottom w:val="0"/>
      <w:divBdr>
        <w:top w:val="none" w:sz="0" w:space="0" w:color="auto"/>
        <w:left w:val="none" w:sz="0" w:space="0" w:color="auto"/>
        <w:bottom w:val="none" w:sz="0" w:space="0" w:color="auto"/>
        <w:right w:val="none" w:sz="0" w:space="0" w:color="auto"/>
      </w:divBdr>
    </w:div>
    <w:div w:id="2121295096">
      <w:bodyDiv w:val="1"/>
      <w:marLeft w:val="0"/>
      <w:marRight w:val="0"/>
      <w:marTop w:val="0"/>
      <w:marBottom w:val="0"/>
      <w:divBdr>
        <w:top w:val="none" w:sz="0" w:space="0" w:color="auto"/>
        <w:left w:val="none" w:sz="0" w:space="0" w:color="auto"/>
        <w:bottom w:val="none" w:sz="0" w:space="0" w:color="auto"/>
        <w:right w:val="none" w:sz="0" w:space="0" w:color="auto"/>
      </w:divBdr>
    </w:div>
    <w:div w:id="2121874038">
      <w:bodyDiv w:val="1"/>
      <w:marLeft w:val="0"/>
      <w:marRight w:val="0"/>
      <w:marTop w:val="0"/>
      <w:marBottom w:val="0"/>
      <w:divBdr>
        <w:top w:val="none" w:sz="0" w:space="0" w:color="auto"/>
        <w:left w:val="none" w:sz="0" w:space="0" w:color="auto"/>
        <w:bottom w:val="none" w:sz="0" w:space="0" w:color="auto"/>
        <w:right w:val="none" w:sz="0" w:space="0" w:color="auto"/>
      </w:divBdr>
    </w:div>
    <w:div w:id="2122261140">
      <w:bodyDiv w:val="1"/>
      <w:marLeft w:val="0"/>
      <w:marRight w:val="0"/>
      <w:marTop w:val="0"/>
      <w:marBottom w:val="0"/>
      <w:divBdr>
        <w:top w:val="none" w:sz="0" w:space="0" w:color="auto"/>
        <w:left w:val="none" w:sz="0" w:space="0" w:color="auto"/>
        <w:bottom w:val="none" w:sz="0" w:space="0" w:color="auto"/>
        <w:right w:val="none" w:sz="0" w:space="0" w:color="auto"/>
      </w:divBdr>
    </w:div>
    <w:div w:id="2122411245">
      <w:bodyDiv w:val="1"/>
      <w:marLeft w:val="0"/>
      <w:marRight w:val="0"/>
      <w:marTop w:val="0"/>
      <w:marBottom w:val="0"/>
      <w:divBdr>
        <w:top w:val="none" w:sz="0" w:space="0" w:color="auto"/>
        <w:left w:val="none" w:sz="0" w:space="0" w:color="auto"/>
        <w:bottom w:val="none" w:sz="0" w:space="0" w:color="auto"/>
        <w:right w:val="none" w:sz="0" w:space="0" w:color="auto"/>
      </w:divBdr>
    </w:div>
    <w:div w:id="2122845193">
      <w:bodyDiv w:val="1"/>
      <w:marLeft w:val="0"/>
      <w:marRight w:val="0"/>
      <w:marTop w:val="0"/>
      <w:marBottom w:val="0"/>
      <w:divBdr>
        <w:top w:val="none" w:sz="0" w:space="0" w:color="auto"/>
        <w:left w:val="none" w:sz="0" w:space="0" w:color="auto"/>
        <w:bottom w:val="none" w:sz="0" w:space="0" w:color="auto"/>
        <w:right w:val="none" w:sz="0" w:space="0" w:color="auto"/>
      </w:divBdr>
    </w:div>
    <w:div w:id="2123257057">
      <w:bodyDiv w:val="1"/>
      <w:marLeft w:val="0"/>
      <w:marRight w:val="0"/>
      <w:marTop w:val="0"/>
      <w:marBottom w:val="0"/>
      <w:divBdr>
        <w:top w:val="none" w:sz="0" w:space="0" w:color="auto"/>
        <w:left w:val="none" w:sz="0" w:space="0" w:color="auto"/>
        <w:bottom w:val="none" w:sz="0" w:space="0" w:color="auto"/>
        <w:right w:val="none" w:sz="0" w:space="0" w:color="auto"/>
      </w:divBdr>
    </w:div>
    <w:div w:id="2123717722">
      <w:bodyDiv w:val="1"/>
      <w:marLeft w:val="0"/>
      <w:marRight w:val="0"/>
      <w:marTop w:val="0"/>
      <w:marBottom w:val="0"/>
      <w:divBdr>
        <w:top w:val="none" w:sz="0" w:space="0" w:color="auto"/>
        <w:left w:val="none" w:sz="0" w:space="0" w:color="auto"/>
        <w:bottom w:val="none" w:sz="0" w:space="0" w:color="auto"/>
        <w:right w:val="none" w:sz="0" w:space="0" w:color="auto"/>
      </w:divBdr>
    </w:div>
    <w:div w:id="2123913769">
      <w:bodyDiv w:val="1"/>
      <w:marLeft w:val="0"/>
      <w:marRight w:val="0"/>
      <w:marTop w:val="0"/>
      <w:marBottom w:val="0"/>
      <w:divBdr>
        <w:top w:val="none" w:sz="0" w:space="0" w:color="auto"/>
        <w:left w:val="none" w:sz="0" w:space="0" w:color="auto"/>
        <w:bottom w:val="none" w:sz="0" w:space="0" w:color="auto"/>
        <w:right w:val="none" w:sz="0" w:space="0" w:color="auto"/>
      </w:divBdr>
      <w:divsChild>
        <w:div w:id="253128865">
          <w:marLeft w:val="0"/>
          <w:marRight w:val="0"/>
          <w:marTop w:val="0"/>
          <w:marBottom w:val="0"/>
          <w:divBdr>
            <w:top w:val="none" w:sz="0" w:space="0" w:color="auto"/>
            <w:left w:val="none" w:sz="0" w:space="0" w:color="auto"/>
            <w:bottom w:val="none" w:sz="0" w:space="0" w:color="auto"/>
            <w:right w:val="none" w:sz="0" w:space="0" w:color="auto"/>
          </w:divBdr>
        </w:div>
      </w:divsChild>
    </w:div>
    <w:div w:id="2124230999">
      <w:bodyDiv w:val="1"/>
      <w:marLeft w:val="0"/>
      <w:marRight w:val="0"/>
      <w:marTop w:val="0"/>
      <w:marBottom w:val="0"/>
      <w:divBdr>
        <w:top w:val="none" w:sz="0" w:space="0" w:color="auto"/>
        <w:left w:val="none" w:sz="0" w:space="0" w:color="auto"/>
        <w:bottom w:val="none" w:sz="0" w:space="0" w:color="auto"/>
        <w:right w:val="none" w:sz="0" w:space="0" w:color="auto"/>
      </w:divBdr>
      <w:divsChild>
        <w:div w:id="76949321">
          <w:marLeft w:val="1166"/>
          <w:marRight w:val="0"/>
          <w:marTop w:val="96"/>
          <w:marBottom w:val="0"/>
          <w:divBdr>
            <w:top w:val="none" w:sz="0" w:space="0" w:color="auto"/>
            <w:left w:val="none" w:sz="0" w:space="0" w:color="auto"/>
            <w:bottom w:val="none" w:sz="0" w:space="0" w:color="auto"/>
            <w:right w:val="none" w:sz="0" w:space="0" w:color="auto"/>
          </w:divBdr>
        </w:div>
        <w:div w:id="447892484">
          <w:marLeft w:val="1800"/>
          <w:marRight w:val="0"/>
          <w:marTop w:val="77"/>
          <w:marBottom w:val="0"/>
          <w:divBdr>
            <w:top w:val="none" w:sz="0" w:space="0" w:color="auto"/>
            <w:left w:val="none" w:sz="0" w:space="0" w:color="auto"/>
            <w:bottom w:val="none" w:sz="0" w:space="0" w:color="auto"/>
            <w:right w:val="none" w:sz="0" w:space="0" w:color="auto"/>
          </w:divBdr>
        </w:div>
        <w:div w:id="553203902">
          <w:marLeft w:val="2520"/>
          <w:marRight w:val="0"/>
          <w:marTop w:val="77"/>
          <w:marBottom w:val="0"/>
          <w:divBdr>
            <w:top w:val="none" w:sz="0" w:space="0" w:color="auto"/>
            <w:left w:val="none" w:sz="0" w:space="0" w:color="auto"/>
            <w:bottom w:val="none" w:sz="0" w:space="0" w:color="auto"/>
            <w:right w:val="none" w:sz="0" w:space="0" w:color="auto"/>
          </w:divBdr>
        </w:div>
        <w:div w:id="612320197">
          <w:marLeft w:val="1800"/>
          <w:marRight w:val="0"/>
          <w:marTop w:val="77"/>
          <w:marBottom w:val="0"/>
          <w:divBdr>
            <w:top w:val="none" w:sz="0" w:space="0" w:color="auto"/>
            <w:left w:val="none" w:sz="0" w:space="0" w:color="auto"/>
            <w:bottom w:val="none" w:sz="0" w:space="0" w:color="auto"/>
            <w:right w:val="none" w:sz="0" w:space="0" w:color="auto"/>
          </w:divBdr>
        </w:div>
        <w:div w:id="1039159900">
          <w:marLeft w:val="1800"/>
          <w:marRight w:val="0"/>
          <w:marTop w:val="77"/>
          <w:marBottom w:val="0"/>
          <w:divBdr>
            <w:top w:val="none" w:sz="0" w:space="0" w:color="auto"/>
            <w:left w:val="none" w:sz="0" w:space="0" w:color="auto"/>
            <w:bottom w:val="none" w:sz="0" w:space="0" w:color="auto"/>
            <w:right w:val="none" w:sz="0" w:space="0" w:color="auto"/>
          </w:divBdr>
        </w:div>
        <w:div w:id="1102796164">
          <w:marLeft w:val="1166"/>
          <w:marRight w:val="0"/>
          <w:marTop w:val="96"/>
          <w:marBottom w:val="0"/>
          <w:divBdr>
            <w:top w:val="none" w:sz="0" w:space="0" w:color="auto"/>
            <w:left w:val="none" w:sz="0" w:space="0" w:color="auto"/>
            <w:bottom w:val="none" w:sz="0" w:space="0" w:color="auto"/>
            <w:right w:val="none" w:sz="0" w:space="0" w:color="auto"/>
          </w:divBdr>
        </w:div>
        <w:div w:id="1152864601">
          <w:marLeft w:val="1800"/>
          <w:marRight w:val="0"/>
          <w:marTop w:val="77"/>
          <w:marBottom w:val="0"/>
          <w:divBdr>
            <w:top w:val="none" w:sz="0" w:space="0" w:color="auto"/>
            <w:left w:val="none" w:sz="0" w:space="0" w:color="auto"/>
            <w:bottom w:val="none" w:sz="0" w:space="0" w:color="auto"/>
            <w:right w:val="none" w:sz="0" w:space="0" w:color="auto"/>
          </w:divBdr>
        </w:div>
        <w:div w:id="1603565029">
          <w:marLeft w:val="1800"/>
          <w:marRight w:val="0"/>
          <w:marTop w:val="77"/>
          <w:marBottom w:val="0"/>
          <w:divBdr>
            <w:top w:val="none" w:sz="0" w:space="0" w:color="auto"/>
            <w:left w:val="none" w:sz="0" w:space="0" w:color="auto"/>
            <w:bottom w:val="none" w:sz="0" w:space="0" w:color="auto"/>
            <w:right w:val="none" w:sz="0" w:space="0" w:color="auto"/>
          </w:divBdr>
        </w:div>
        <w:div w:id="1835534776">
          <w:marLeft w:val="547"/>
          <w:marRight w:val="0"/>
          <w:marTop w:val="115"/>
          <w:marBottom w:val="0"/>
          <w:divBdr>
            <w:top w:val="none" w:sz="0" w:space="0" w:color="auto"/>
            <w:left w:val="none" w:sz="0" w:space="0" w:color="auto"/>
            <w:bottom w:val="none" w:sz="0" w:space="0" w:color="auto"/>
            <w:right w:val="none" w:sz="0" w:space="0" w:color="auto"/>
          </w:divBdr>
        </w:div>
        <w:div w:id="1980113822">
          <w:marLeft w:val="1800"/>
          <w:marRight w:val="0"/>
          <w:marTop w:val="77"/>
          <w:marBottom w:val="0"/>
          <w:divBdr>
            <w:top w:val="none" w:sz="0" w:space="0" w:color="auto"/>
            <w:left w:val="none" w:sz="0" w:space="0" w:color="auto"/>
            <w:bottom w:val="none" w:sz="0" w:space="0" w:color="auto"/>
            <w:right w:val="none" w:sz="0" w:space="0" w:color="auto"/>
          </w:divBdr>
        </w:div>
      </w:divsChild>
    </w:div>
    <w:div w:id="2124568729">
      <w:bodyDiv w:val="1"/>
      <w:marLeft w:val="0"/>
      <w:marRight w:val="0"/>
      <w:marTop w:val="0"/>
      <w:marBottom w:val="0"/>
      <w:divBdr>
        <w:top w:val="none" w:sz="0" w:space="0" w:color="auto"/>
        <w:left w:val="none" w:sz="0" w:space="0" w:color="auto"/>
        <w:bottom w:val="none" w:sz="0" w:space="0" w:color="auto"/>
        <w:right w:val="none" w:sz="0" w:space="0" w:color="auto"/>
      </w:divBdr>
      <w:divsChild>
        <w:div w:id="32311392">
          <w:marLeft w:val="1800"/>
          <w:marRight w:val="0"/>
          <w:marTop w:val="0"/>
          <w:marBottom w:val="0"/>
          <w:divBdr>
            <w:top w:val="none" w:sz="0" w:space="0" w:color="auto"/>
            <w:left w:val="none" w:sz="0" w:space="0" w:color="auto"/>
            <w:bottom w:val="none" w:sz="0" w:space="0" w:color="auto"/>
            <w:right w:val="none" w:sz="0" w:space="0" w:color="auto"/>
          </w:divBdr>
        </w:div>
        <w:div w:id="133912141">
          <w:marLeft w:val="2520"/>
          <w:marRight w:val="0"/>
          <w:marTop w:val="67"/>
          <w:marBottom w:val="0"/>
          <w:divBdr>
            <w:top w:val="none" w:sz="0" w:space="0" w:color="auto"/>
            <w:left w:val="none" w:sz="0" w:space="0" w:color="auto"/>
            <w:bottom w:val="none" w:sz="0" w:space="0" w:color="auto"/>
            <w:right w:val="none" w:sz="0" w:space="0" w:color="auto"/>
          </w:divBdr>
        </w:div>
        <w:div w:id="459347364">
          <w:marLeft w:val="1166"/>
          <w:marRight w:val="0"/>
          <w:marTop w:val="0"/>
          <w:marBottom w:val="0"/>
          <w:divBdr>
            <w:top w:val="none" w:sz="0" w:space="0" w:color="auto"/>
            <w:left w:val="none" w:sz="0" w:space="0" w:color="auto"/>
            <w:bottom w:val="none" w:sz="0" w:space="0" w:color="auto"/>
            <w:right w:val="none" w:sz="0" w:space="0" w:color="auto"/>
          </w:divBdr>
        </w:div>
        <w:div w:id="560748293">
          <w:marLeft w:val="2520"/>
          <w:marRight w:val="0"/>
          <w:marTop w:val="67"/>
          <w:marBottom w:val="0"/>
          <w:divBdr>
            <w:top w:val="none" w:sz="0" w:space="0" w:color="auto"/>
            <w:left w:val="none" w:sz="0" w:space="0" w:color="auto"/>
            <w:bottom w:val="none" w:sz="0" w:space="0" w:color="auto"/>
            <w:right w:val="none" w:sz="0" w:space="0" w:color="auto"/>
          </w:divBdr>
        </w:div>
        <w:div w:id="814567103">
          <w:marLeft w:val="1800"/>
          <w:marRight w:val="0"/>
          <w:marTop w:val="0"/>
          <w:marBottom w:val="0"/>
          <w:divBdr>
            <w:top w:val="none" w:sz="0" w:space="0" w:color="auto"/>
            <w:left w:val="none" w:sz="0" w:space="0" w:color="auto"/>
            <w:bottom w:val="none" w:sz="0" w:space="0" w:color="auto"/>
            <w:right w:val="none" w:sz="0" w:space="0" w:color="auto"/>
          </w:divBdr>
        </w:div>
        <w:div w:id="863249028">
          <w:marLeft w:val="2520"/>
          <w:marRight w:val="0"/>
          <w:marTop w:val="67"/>
          <w:marBottom w:val="0"/>
          <w:divBdr>
            <w:top w:val="none" w:sz="0" w:space="0" w:color="auto"/>
            <w:left w:val="none" w:sz="0" w:space="0" w:color="auto"/>
            <w:bottom w:val="none" w:sz="0" w:space="0" w:color="auto"/>
            <w:right w:val="none" w:sz="0" w:space="0" w:color="auto"/>
          </w:divBdr>
        </w:div>
        <w:div w:id="893855743">
          <w:marLeft w:val="1166"/>
          <w:marRight w:val="0"/>
          <w:marTop w:val="0"/>
          <w:marBottom w:val="0"/>
          <w:divBdr>
            <w:top w:val="none" w:sz="0" w:space="0" w:color="auto"/>
            <w:left w:val="none" w:sz="0" w:space="0" w:color="auto"/>
            <w:bottom w:val="none" w:sz="0" w:space="0" w:color="auto"/>
            <w:right w:val="none" w:sz="0" w:space="0" w:color="auto"/>
          </w:divBdr>
        </w:div>
        <w:div w:id="1060061093">
          <w:marLeft w:val="1800"/>
          <w:marRight w:val="0"/>
          <w:marTop w:val="86"/>
          <w:marBottom w:val="0"/>
          <w:divBdr>
            <w:top w:val="none" w:sz="0" w:space="0" w:color="auto"/>
            <w:left w:val="none" w:sz="0" w:space="0" w:color="auto"/>
            <w:bottom w:val="none" w:sz="0" w:space="0" w:color="auto"/>
            <w:right w:val="none" w:sz="0" w:space="0" w:color="auto"/>
          </w:divBdr>
        </w:div>
        <w:div w:id="1270628524">
          <w:marLeft w:val="2520"/>
          <w:marRight w:val="0"/>
          <w:marTop w:val="67"/>
          <w:marBottom w:val="0"/>
          <w:divBdr>
            <w:top w:val="none" w:sz="0" w:space="0" w:color="auto"/>
            <w:left w:val="none" w:sz="0" w:space="0" w:color="auto"/>
            <w:bottom w:val="none" w:sz="0" w:space="0" w:color="auto"/>
            <w:right w:val="none" w:sz="0" w:space="0" w:color="auto"/>
          </w:divBdr>
        </w:div>
        <w:div w:id="1772312949">
          <w:marLeft w:val="2520"/>
          <w:marRight w:val="0"/>
          <w:marTop w:val="67"/>
          <w:marBottom w:val="0"/>
          <w:divBdr>
            <w:top w:val="none" w:sz="0" w:space="0" w:color="auto"/>
            <w:left w:val="none" w:sz="0" w:space="0" w:color="auto"/>
            <w:bottom w:val="none" w:sz="0" w:space="0" w:color="auto"/>
            <w:right w:val="none" w:sz="0" w:space="0" w:color="auto"/>
          </w:divBdr>
        </w:div>
        <w:div w:id="1772315278">
          <w:marLeft w:val="1800"/>
          <w:marRight w:val="0"/>
          <w:marTop w:val="86"/>
          <w:marBottom w:val="0"/>
          <w:divBdr>
            <w:top w:val="none" w:sz="0" w:space="0" w:color="auto"/>
            <w:left w:val="none" w:sz="0" w:space="0" w:color="auto"/>
            <w:bottom w:val="none" w:sz="0" w:space="0" w:color="auto"/>
            <w:right w:val="none" w:sz="0" w:space="0" w:color="auto"/>
          </w:divBdr>
        </w:div>
        <w:div w:id="2095083534">
          <w:marLeft w:val="1800"/>
          <w:marRight w:val="0"/>
          <w:marTop w:val="0"/>
          <w:marBottom w:val="0"/>
          <w:divBdr>
            <w:top w:val="none" w:sz="0" w:space="0" w:color="auto"/>
            <w:left w:val="none" w:sz="0" w:space="0" w:color="auto"/>
            <w:bottom w:val="none" w:sz="0" w:space="0" w:color="auto"/>
            <w:right w:val="none" w:sz="0" w:space="0" w:color="auto"/>
          </w:divBdr>
        </w:div>
        <w:div w:id="2103988301">
          <w:marLeft w:val="2520"/>
          <w:marRight w:val="0"/>
          <w:marTop w:val="67"/>
          <w:marBottom w:val="0"/>
          <w:divBdr>
            <w:top w:val="none" w:sz="0" w:space="0" w:color="auto"/>
            <w:left w:val="none" w:sz="0" w:space="0" w:color="auto"/>
            <w:bottom w:val="none" w:sz="0" w:space="0" w:color="auto"/>
            <w:right w:val="none" w:sz="0" w:space="0" w:color="auto"/>
          </w:divBdr>
        </w:div>
      </w:divsChild>
    </w:div>
    <w:div w:id="2124884630">
      <w:bodyDiv w:val="1"/>
      <w:marLeft w:val="0"/>
      <w:marRight w:val="0"/>
      <w:marTop w:val="0"/>
      <w:marBottom w:val="0"/>
      <w:divBdr>
        <w:top w:val="none" w:sz="0" w:space="0" w:color="auto"/>
        <w:left w:val="none" w:sz="0" w:space="0" w:color="auto"/>
        <w:bottom w:val="none" w:sz="0" w:space="0" w:color="auto"/>
        <w:right w:val="none" w:sz="0" w:space="0" w:color="auto"/>
      </w:divBdr>
    </w:div>
    <w:div w:id="2125227661">
      <w:bodyDiv w:val="1"/>
      <w:marLeft w:val="0"/>
      <w:marRight w:val="0"/>
      <w:marTop w:val="0"/>
      <w:marBottom w:val="0"/>
      <w:divBdr>
        <w:top w:val="none" w:sz="0" w:space="0" w:color="auto"/>
        <w:left w:val="none" w:sz="0" w:space="0" w:color="auto"/>
        <w:bottom w:val="none" w:sz="0" w:space="0" w:color="auto"/>
        <w:right w:val="none" w:sz="0" w:space="0" w:color="auto"/>
      </w:divBdr>
    </w:div>
    <w:div w:id="2126270441">
      <w:bodyDiv w:val="1"/>
      <w:marLeft w:val="0"/>
      <w:marRight w:val="0"/>
      <w:marTop w:val="0"/>
      <w:marBottom w:val="0"/>
      <w:divBdr>
        <w:top w:val="none" w:sz="0" w:space="0" w:color="auto"/>
        <w:left w:val="none" w:sz="0" w:space="0" w:color="auto"/>
        <w:bottom w:val="none" w:sz="0" w:space="0" w:color="auto"/>
        <w:right w:val="none" w:sz="0" w:space="0" w:color="auto"/>
      </w:divBdr>
    </w:div>
    <w:div w:id="2127383860">
      <w:bodyDiv w:val="1"/>
      <w:marLeft w:val="0"/>
      <w:marRight w:val="0"/>
      <w:marTop w:val="0"/>
      <w:marBottom w:val="0"/>
      <w:divBdr>
        <w:top w:val="none" w:sz="0" w:space="0" w:color="auto"/>
        <w:left w:val="none" w:sz="0" w:space="0" w:color="auto"/>
        <w:bottom w:val="none" w:sz="0" w:space="0" w:color="auto"/>
        <w:right w:val="none" w:sz="0" w:space="0" w:color="auto"/>
      </w:divBdr>
    </w:div>
    <w:div w:id="2127507227">
      <w:bodyDiv w:val="1"/>
      <w:marLeft w:val="0"/>
      <w:marRight w:val="0"/>
      <w:marTop w:val="0"/>
      <w:marBottom w:val="0"/>
      <w:divBdr>
        <w:top w:val="none" w:sz="0" w:space="0" w:color="auto"/>
        <w:left w:val="none" w:sz="0" w:space="0" w:color="auto"/>
        <w:bottom w:val="none" w:sz="0" w:space="0" w:color="auto"/>
        <w:right w:val="none" w:sz="0" w:space="0" w:color="auto"/>
      </w:divBdr>
      <w:divsChild>
        <w:div w:id="143086852">
          <w:marLeft w:val="1166"/>
          <w:marRight w:val="0"/>
          <w:marTop w:val="96"/>
          <w:marBottom w:val="0"/>
          <w:divBdr>
            <w:top w:val="none" w:sz="0" w:space="0" w:color="auto"/>
            <w:left w:val="none" w:sz="0" w:space="0" w:color="auto"/>
            <w:bottom w:val="none" w:sz="0" w:space="0" w:color="auto"/>
            <w:right w:val="none" w:sz="0" w:space="0" w:color="auto"/>
          </w:divBdr>
        </w:div>
        <w:div w:id="857349227">
          <w:marLeft w:val="547"/>
          <w:marRight w:val="0"/>
          <w:marTop w:val="115"/>
          <w:marBottom w:val="0"/>
          <w:divBdr>
            <w:top w:val="none" w:sz="0" w:space="0" w:color="auto"/>
            <w:left w:val="none" w:sz="0" w:space="0" w:color="auto"/>
            <w:bottom w:val="none" w:sz="0" w:space="0" w:color="auto"/>
            <w:right w:val="none" w:sz="0" w:space="0" w:color="auto"/>
          </w:divBdr>
        </w:div>
        <w:div w:id="905066737">
          <w:marLeft w:val="1166"/>
          <w:marRight w:val="0"/>
          <w:marTop w:val="96"/>
          <w:marBottom w:val="0"/>
          <w:divBdr>
            <w:top w:val="none" w:sz="0" w:space="0" w:color="auto"/>
            <w:left w:val="none" w:sz="0" w:space="0" w:color="auto"/>
            <w:bottom w:val="none" w:sz="0" w:space="0" w:color="auto"/>
            <w:right w:val="none" w:sz="0" w:space="0" w:color="auto"/>
          </w:divBdr>
        </w:div>
        <w:div w:id="986545760">
          <w:marLeft w:val="1166"/>
          <w:marRight w:val="0"/>
          <w:marTop w:val="96"/>
          <w:marBottom w:val="0"/>
          <w:divBdr>
            <w:top w:val="none" w:sz="0" w:space="0" w:color="auto"/>
            <w:left w:val="none" w:sz="0" w:space="0" w:color="auto"/>
            <w:bottom w:val="none" w:sz="0" w:space="0" w:color="auto"/>
            <w:right w:val="none" w:sz="0" w:space="0" w:color="auto"/>
          </w:divBdr>
        </w:div>
        <w:div w:id="1212421433">
          <w:marLeft w:val="1800"/>
          <w:marRight w:val="0"/>
          <w:marTop w:val="77"/>
          <w:marBottom w:val="0"/>
          <w:divBdr>
            <w:top w:val="none" w:sz="0" w:space="0" w:color="auto"/>
            <w:left w:val="none" w:sz="0" w:space="0" w:color="auto"/>
            <w:bottom w:val="none" w:sz="0" w:space="0" w:color="auto"/>
            <w:right w:val="none" w:sz="0" w:space="0" w:color="auto"/>
          </w:divBdr>
        </w:div>
        <w:div w:id="1548101342">
          <w:marLeft w:val="1166"/>
          <w:marRight w:val="0"/>
          <w:marTop w:val="96"/>
          <w:marBottom w:val="0"/>
          <w:divBdr>
            <w:top w:val="none" w:sz="0" w:space="0" w:color="auto"/>
            <w:left w:val="none" w:sz="0" w:space="0" w:color="auto"/>
            <w:bottom w:val="none" w:sz="0" w:space="0" w:color="auto"/>
            <w:right w:val="none" w:sz="0" w:space="0" w:color="auto"/>
          </w:divBdr>
        </w:div>
        <w:div w:id="1582256706">
          <w:marLeft w:val="1166"/>
          <w:marRight w:val="0"/>
          <w:marTop w:val="96"/>
          <w:marBottom w:val="0"/>
          <w:divBdr>
            <w:top w:val="none" w:sz="0" w:space="0" w:color="auto"/>
            <w:left w:val="none" w:sz="0" w:space="0" w:color="auto"/>
            <w:bottom w:val="none" w:sz="0" w:space="0" w:color="auto"/>
            <w:right w:val="none" w:sz="0" w:space="0" w:color="auto"/>
          </w:divBdr>
        </w:div>
        <w:div w:id="1828784074">
          <w:marLeft w:val="547"/>
          <w:marRight w:val="0"/>
          <w:marTop w:val="115"/>
          <w:marBottom w:val="0"/>
          <w:divBdr>
            <w:top w:val="none" w:sz="0" w:space="0" w:color="auto"/>
            <w:left w:val="none" w:sz="0" w:space="0" w:color="auto"/>
            <w:bottom w:val="none" w:sz="0" w:space="0" w:color="auto"/>
            <w:right w:val="none" w:sz="0" w:space="0" w:color="auto"/>
          </w:divBdr>
        </w:div>
      </w:divsChild>
    </w:div>
    <w:div w:id="2128426670">
      <w:bodyDiv w:val="1"/>
      <w:marLeft w:val="0"/>
      <w:marRight w:val="0"/>
      <w:marTop w:val="0"/>
      <w:marBottom w:val="0"/>
      <w:divBdr>
        <w:top w:val="none" w:sz="0" w:space="0" w:color="auto"/>
        <w:left w:val="none" w:sz="0" w:space="0" w:color="auto"/>
        <w:bottom w:val="none" w:sz="0" w:space="0" w:color="auto"/>
        <w:right w:val="none" w:sz="0" w:space="0" w:color="auto"/>
      </w:divBdr>
    </w:div>
    <w:div w:id="2129156476">
      <w:bodyDiv w:val="1"/>
      <w:marLeft w:val="0"/>
      <w:marRight w:val="0"/>
      <w:marTop w:val="0"/>
      <w:marBottom w:val="0"/>
      <w:divBdr>
        <w:top w:val="none" w:sz="0" w:space="0" w:color="auto"/>
        <w:left w:val="none" w:sz="0" w:space="0" w:color="auto"/>
        <w:bottom w:val="none" w:sz="0" w:space="0" w:color="auto"/>
        <w:right w:val="none" w:sz="0" w:space="0" w:color="auto"/>
      </w:divBdr>
    </w:div>
    <w:div w:id="2129274493">
      <w:bodyDiv w:val="1"/>
      <w:marLeft w:val="0"/>
      <w:marRight w:val="0"/>
      <w:marTop w:val="0"/>
      <w:marBottom w:val="0"/>
      <w:divBdr>
        <w:top w:val="none" w:sz="0" w:space="0" w:color="auto"/>
        <w:left w:val="none" w:sz="0" w:space="0" w:color="auto"/>
        <w:bottom w:val="none" w:sz="0" w:space="0" w:color="auto"/>
        <w:right w:val="none" w:sz="0" w:space="0" w:color="auto"/>
      </w:divBdr>
    </w:div>
    <w:div w:id="2129540261">
      <w:bodyDiv w:val="1"/>
      <w:marLeft w:val="0"/>
      <w:marRight w:val="0"/>
      <w:marTop w:val="0"/>
      <w:marBottom w:val="0"/>
      <w:divBdr>
        <w:top w:val="none" w:sz="0" w:space="0" w:color="auto"/>
        <w:left w:val="none" w:sz="0" w:space="0" w:color="auto"/>
        <w:bottom w:val="none" w:sz="0" w:space="0" w:color="auto"/>
        <w:right w:val="none" w:sz="0" w:space="0" w:color="auto"/>
      </w:divBdr>
    </w:div>
    <w:div w:id="2129927044">
      <w:bodyDiv w:val="1"/>
      <w:marLeft w:val="0"/>
      <w:marRight w:val="0"/>
      <w:marTop w:val="0"/>
      <w:marBottom w:val="0"/>
      <w:divBdr>
        <w:top w:val="none" w:sz="0" w:space="0" w:color="auto"/>
        <w:left w:val="none" w:sz="0" w:space="0" w:color="auto"/>
        <w:bottom w:val="none" w:sz="0" w:space="0" w:color="auto"/>
        <w:right w:val="none" w:sz="0" w:space="0" w:color="auto"/>
      </w:divBdr>
      <w:divsChild>
        <w:div w:id="163861108">
          <w:marLeft w:val="1166"/>
          <w:marRight w:val="0"/>
          <w:marTop w:val="96"/>
          <w:marBottom w:val="0"/>
          <w:divBdr>
            <w:top w:val="none" w:sz="0" w:space="0" w:color="auto"/>
            <w:left w:val="none" w:sz="0" w:space="0" w:color="auto"/>
            <w:bottom w:val="none" w:sz="0" w:space="0" w:color="auto"/>
            <w:right w:val="none" w:sz="0" w:space="0" w:color="auto"/>
          </w:divBdr>
        </w:div>
        <w:div w:id="215550150">
          <w:marLeft w:val="547"/>
          <w:marRight w:val="0"/>
          <w:marTop w:val="115"/>
          <w:marBottom w:val="0"/>
          <w:divBdr>
            <w:top w:val="none" w:sz="0" w:space="0" w:color="auto"/>
            <w:left w:val="none" w:sz="0" w:space="0" w:color="auto"/>
            <w:bottom w:val="none" w:sz="0" w:space="0" w:color="auto"/>
            <w:right w:val="none" w:sz="0" w:space="0" w:color="auto"/>
          </w:divBdr>
        </w:div>
        <w:div w:id="401682415">
          <w:marLeft w:val="1166"/>
          <w:marRight w:val="0"/>
          <w:marTop w:val="96"/>
          <w:marBottom w:val="0"/>
          <w:divBdr>
            <w:top w:val="none" w:sz="0" w:space="0" w:color="auto"/>
            <w:left w:val="none" w:sz="0" w:space="0" w:color="auto"/>
            <w:bottom w:val="none" w:sz="0" w:space="0" w:color="auto"/>
            <w:right w:val="none" w:sz="0" w:space="0" w:color="auto"/>
          </w:divBdr>
        </w:div>
        <w:div w:id="461924249">
          <w:marLeft w:val="547"/>
          <w:marRight w:val="0"/>
          <w:marTop w:val="115"/>
          <w:marBottom w:val="0"/>
          <w:divBdr>
            <w:top w:val="none" w:sz="0" w:space="0" w:color="auto"/>
            <w:left w:val="none" w:sz="0" w:space="0" w:color="auto"/>
            <w:bottom w:val="none" w:sz="0" w:space="0" w:color="auto"/>
            <w:right w:val="none" w:sz="0" w:space="0" w:color="auto"/>
          </w:divBdr>
        </w:div>
        <w:div w:id="485129723">
          <w:marLeft w:val="1166"/>
          <w:marRight w:val="0"/>
          <w:marTop w:val="96"/>
          <w:marBottom w:val="0"/>
          <w:divBdr>
            <w:top w:val="none" w:sz="0" w:space="0" w:color="auto"/>
            <w:left w:val="none" w:sz="0" w:space="0" w:color="auto"/>
            <w:bottom w:val="none" w:sz="0" w:space="0" w:color="auto"/>
            <w:right w:val="none" w:sz="0" w:space="0" w:color="auto"/>
          </w:divBdr>
        </w:div>
        <w:div w:id="839124876">
          <w:marLeft w:val="1166"/>
          <w:marRight w:val="0"/>
          <w:marTop w:val="96"/>
          <w:marBottom w:val="0"/>
          <w:divBdr>
            <w:top w:val="none" w:sz="0" w:space="0" w:color="auto"/>
            <w:left w:val="none" w:sz="0" w:space="0" w:color="auto"/>
            <w:bottom w:val="none" w:sz="0" w:space="0" w:color="auto"/>
            <w:right w:val="none" w:sz="0" w:space="0" w:color="auto"/>
          </w:divBdr>
        </w:div>
        <w:div w:id="1047873756">
          <w:marLeft w:val="1166"/>
          <w:marRight w:val="0"/>
          <w:marTop w:val="96"/>
          <w:marBottom w:val="0"/>
          <w:divBdr>
            <w:top w:val="none" w:sz="0" w:space="0" w:color="auto"/>
            <w:left w:val="none" w:sz="0" w:space="0" w:color="auto"/>
            <w:bottom w:val="none" w:sz="0" w:space="0" w:color="auto"/>
            <w:right w:val="none" w:sz="0" w:space="0" w:color="auto"/>
          </w:divBdr>
        </w:div>
      </w:divsChild>
    </w:div>
    <w:div w:id="2130272241">
      <w:bodyDiv w:val="1"/>
      <w:marLeft w:val="0"/>
      <w:marRight w:val="0"/>
      <w:marTop w:val="0"/>
      <w:marBottom w:val="0"/>
      <w:divBdr>
        <w:top w:val="none" w:sz="0" w:space="0" w:color="auto"/>
        <w:left w:val="none" w:sz="0" w:space="0" w:color="auto"/>
        <w:bottom w:val="none" w:sz="0" w:space="0" w:color="auto"/>
        <w:right w:val="none" w:sz="0" w:space="0" w:color="auto"/>
      </w:divBdr>
    </w:div>
    <w:div w:id="2130931533">
      <w:bodyDiv w:val="1"/>
      <w:marLeft w:val="0"/>
      <w:marRight w:val="0"/>
      <w:marTop w:val="0"/>
      <w:marBottom w:val="0"/>
      <w:divBdr>
        <w:top w:val="none" w:sz="0" w:space="0" w:color="auto"/>
        <w:left w:val="none" w:sz="0" w:space="0" w:color="auto"/>
        <w:bottom w:val="none" w:sz="0" w:space="0" w:color="auto"/>
        <w:right w:val="none" w:sz="0" w:space="0" w:color="auto"/>
      </w:divBdr>
    </w:div>
    <w:div w:id="2130932606">
      <w:bodyDiv w:val="1"/>
      <w:marLeft w:val="0"/>
      <w:marRight w:val="0"/>
      <w:marTop w:val="0"/>
      <w:marBottom w:val="0"/>
      <w:divBdr>
        <w:top w:val="none" w:sz="0" w:space="0" w:color="auto"/>
        <w:left w:val="none" w:sz="0" w:space="0" w:color="auto"/>
        <w:bottom w:val="none" w:sz="0" w:space="0" w:color="auto"/>
        <w:right w:val="none" w:sz="0" w:space="0" w:color="auto"/>
      </w:divBdr>
    </w:div>
    <w:div w:id="2130972500">
      <w:bodyDiv w:val="1"/>
      <w:marLeft w:val="0"/>
      <w:marRight w:val="0"/>
      <w:marTop w:val="0"/>
      <w:marBottom w:val="0"/>
      <w:divBdr>
        <w:top w:val="none" w:sz="0" w:space="0" w:color="auto"/>
        <w:left w:val="none" w:sz="0" w:space="0" w:color="auto"/>
        <w:bottom w:val="none" w:sz="0" w:space="0" w:color="auto"/>
        <w:right w:val="none" w:sz="0" w:space="0" w:color="auto"/>
      </w:divBdr>
      <w:divsChild>
        <w:div w:id="569775778">
          <w:marLeft w:val="1800"/>
          <w:marRight w:val="0"/>
          <w:marTop w:val="96"/>
          <w:marBottom w:val="0"/>
          <w:divBdr>
            <w:top w:val="none" w:sz="0" w:space="0" w:color="auto"/>
            <w:left w:val="none" w:sz="0" w:space="0" w:color="auto"/>
            <w:bottom w:val="none" w:sz="0" w:space="0" w:color="auto"/>
            <w:right w:val="none" w:sz="0" w:space="0" w:color="auto"/>
          </w:divBdr>
        </w:div>
        <w:div w:id="634873219">
          <w:marLeft w:val="1166"/>
          <w:marRight w:val="0"/>
          <w:marTop w:val="115"/>
          <w:marBottom w:val="0"/>
          <w:divBdr>
            <w:top w:val="none" w:sz="0" w:space="0" w:color="auto"/>
            <w:left w:val="none" w:sz="0" w:space="0" w:color="auto"/>
            <w:bottom w:val="none" w:sz="0" w:space="0" w:color="auto"/>
            <w:right w:val="none" w:sz="0" w:space="0" w:color="auto"/>
          </w:divBdr>
        </w:div>
        <w:div w:id="874855355">
          <w:marLeft w:val="1800"/>
          <w:marRight w:val="0"/>
          <w:marTop w:val="96"/>
          <w:marBottom w:val="0"/>
          <w:divBdr>
            <w:top w:val="none" w:sz="0" w:space="0" w:color="auto"/>
            <w:left w:val="none" w:sz="0" w:space="0" w:color="auto"/>
            <w:bottom w:val="none" w:sz="0" w:space="0" w:color="auto"/>
            <w:right w:val="none" w:sz="0" w:space="0" w:color="auto"/>
          </w:divBdr>
        </w:div>
        <w:div w:id="921181512">
          <w:marLeft w:val="1166"/>
          <w:marRight w:val="0"/>
          <w:marTop w:val="115"/>
          <w:marBottom w:val="0"/>
          <w:divBdr>
            <w:top w:val="none" w:sz="0" w:space="0" w:color="auto"/>
            <w:left w:val="none" w:sz="0" w:space="0" w:color="auto"/>
            <w:bottom w:val="none" w:sz="0" w:space="0" w:color="auto"/>
            <w:right w:val="none" w:sz="0" w:space="0" w:color="auto"/>
          </w:divBdr>
        </w:div>
        <w:div w:id="1627933965">
          <w:marLeft w:val="547"/>
          <w:marRight w:val="0"/>
          <w:marTop w:val="134"/>
          <w:marBottom w:val="0"/>
          <w:divBdr>
            <w:top w:val="none" w:sz="0" w:space="0" w:color="auto"/>
            <w:left w:val="none" w:sz="0" w:space="0" w:color="auto"/>
            <w:bottom w:val="none" w:sz="0" w:space="0" w:color="auto"/>
            <w:right w:val="none" w:sz="0" w:space="0" w:color="auto"/>
          </w:divBdr>
        </w:div>
      </w:divsChild>
    </w:div>
    <w:div w:id="2131045317">
      <w:bodyDiv w:val="1"/>
      <w:marLeft w:val="0"/>
      <w:marRight w:val="0"/>
      <w:marTop w:val="0"/>
      <w:marBottom w:val="0"/>
      <w:divBdr>
        <w:top w:val="none" w:sz="0" w:space="0" w:color="auto"/>
        <w:left w:val="none" w:sz="0" w:space="0" w:color="auto"/>
        <w:bottom w:val="none" w:sz="0" w:space="0" w:color="auto"/>
        <w:right w:val="none" w:sz="0" w:space="0" w:color="auto"/>
      </w:divBdr>
    </w:div>
    <w:div w:id="2131245552">
      <w:bodyDiv w:val="1"/>
      <w:marLeft w:val="0"/>
      <w:marRight w:val="0"/>
      <w:marTop w:val="0"/>
      <w:marBottom w:val="0"/>
      <w:divBdr>
        <w:top w:val="none" w:sz="0" w:space="0" w:color="auto"/>
        <w:left w:val="none" w:sz="0" w:space="0" w:color="auto"/>
        <w:bottom w:val="none" w:sz="0" w:space="0" w:color="auto"/>
        <w:right w:val="none" w:sz="0" w:space="0" w:color="auto"/>
      </w:divBdr>
    </w:div>
    <w:div w:id="2131312597">
      <w:bodyDiv w:val="1"/>
      <w:marLeft w:val="0"/>
      <w:marRight w:val="0"/>
      <w:marTop w:val="0"/>
      <w:marBottom w:val="0"/>
      <w:divBdr>
        <w:top w:val="none" w:sz="0" w:space="0" w:color="auto"/>
        <w:left w:val="none" w:sz="0" w:space="0" w:color="auto"/>
        <w:bottom w:val="none" w:sz="0" w:space="0" w:color="auto"/>
        <w:right w:val="none" w:sz="0" w:space="0" w:color="auto"/>
      </w:divBdr>
    </w:div>
    <w:div w:id="2131312713">
      <w:bodyDiv w:val="1"/>
      <w:marLeft w:val="0"/>
      <w:marRight w:val="0"/>
      <w:marTop w:val="0"/>
      <w:marBottom w:val="0"/>
      <w:divBdr>
        <w:top w:val="none" w:sz="0" w:space="0" w:color="auto"/>
        <w:left w:val="none" w:sz="0" w:space="0" w:color="auto"/>
        <w:bottom w:val="none" w:sz="0" w:space="0" w:color="auto"/>
        <w:right w:val="none" w:sz="0" w:space="0" w:color="auto"/>
      </w:divBdr>
    </w:div>
    <w:div w:id="2131432195">
      <w:bodyDiv w:val="1"/>
      <w:marLeft w:val="0"/>
      <w:marRight w:val="0"/>
      <w:marTop w:val="0"/>
      <w:marBottom w:val="0"/>
      <w:divBdr>
        <w:top w:val="none" w:sz="0" w:space="0" w:color="auto"/>
        <w:left w:val="none" w:sz="0" w:space="0" w:color="auto"/>
        <w:bottom w:val="none" w:sz="0" w:space="0" w:color="auto"/>
        <w:right w:val="none" w:sz="0" w:space="0" w:color="auto"/>
      </w:divBdr>
    </w:div>
    <w:div w:id="2131701456">
      <w:bodyDiv w:val="1"/>
      <w:marLeft w:val="0"/>
      <w:marRight w:val="0"/>
      <w:marTop w:val="0"/>
      <w:marBottom w:val="0"/>
      <w:divBdr>
        <w:top w:val="none" w:sz="0" w:space="0" w:color="auto"/>
        <w:left w:val="none" w:sz="0" w:space="0" w:color="auto"/>
        <w:bottom w:val="none" w:sz="0" w:space="0" w:color="auto"/>
        <w:right w:val="none" w:sz="0" w:space="0" w:color="auto"/>
      </w:divBdr>
      <w:divsChild>
        <w:div w:id="3171552">
          <w:marLeft w:val="1166"/>
          <w:marRight w:val="0"/>
          <w:marTop w:val="101"/>
          <w:marBottom w:val="0"/>
          <w:divBdr>
            <w:top w:val="none" w:sz="0" w:space="0" w:color="auto"/>
            <w:left w:val="none" w:sz="0" w:space="0" w:color="auto"/>
            <w:bottom w:val="none" w:sz="0" w:space="0" w:color="auto"/>
            <w:right w:val="none" w:sz="0" w:space="0" w:color="auto"/>
          </w:divBdr>
        </w:div>
        <w:div w:id="1904367189">
          <w:marLeft w:val="547"/>
          <w:marRight w:val="0"/>
          <w:marTop w:val="120"/>
          <w:marBottom w:val="0"/>
          <w:divBdr>
            <w:top w:val="none" w:sz="0" w:space="0" w:color="auto"/>
            <w:left w:val="none" w:sz="0" w:space="0" w:color="auto"/>
            <w:bottom w:val="none" w:sz="0" w:space="0" w:color="auto"/>
            <w:right w:val="none" w:sz="0" w:space="0" w:color="auto"/>
          </w:divBdr>
        </w:div>
      </w:divsChild>
    </w:div>
    <w:div w:id="2132169806">
      <w:bodyDiv w:val="1"/>
      <w:marLeft w:val="0"/>
      <w:marRight w:val="0"/>
      <w:marTop w:val="0"/>
      <w:marBottom w:val="0"/>
      <w:divBdr>
        <w:top w:val="none" w:sz="0" w:space="0" w:color="auto"/>
        <w:left w:val="none" w:sz="0" w:space="0" w:color="auto"/>
        <w:bottom w:val="none" w:sz="0" w:space="0" w:color="auto"/>
        <w:right w:val="none" w:sz="0" w:space="0" w:color="auto"/>
      </w:divBdr>
    </w:div>
    <w:div w:id="2132360903">
      <w:bodyDiv w:val="1"/>
      <w:marLeft w:val="0"/>
      <w:marRight w:val="0"/>
      <w:marTop w:val="0"/>
      <w:marBottom w:val="0"/>
      <w:divBdr>
        <w:top w:val="none" w:sz="0" w:space="0" w:color="auto"/>
        <w:left w:val="none" w:sz="0" w:space="0" w:color="auto"/>
        <w:bottom w:val="none" w:sz="0" w:space="0" w:color="auto"/>
        <w:right w:val="none" w:sz="0" w:space="0" w:color="auto"/>
      </w:divBdr>
      <w:divsChild>
        <w:div w:id="415714639">
          <w:marLeft w:val="1166"/>
          <w:marRight w:val="0"/>
          <w:marTop w:val="96"/>
          <w:marBottom w:val="0"/>
          <w:divBdr>
            <w:top w:val="none" w:sz="0" w:space="0" w:color="auto"/>
            <w:left w:val="none" w:sz="0" w:space="0" w:color="auto"/>
            <w:bottom w:val="none" w:sz="0" w:space="0" w:color="auto"/>
            <w:right w:val="none" w:sz="0" w:space="0" w:color="auto"/>
          </w:divBdr>
        </w:div>
        <w:div w:id="576403063">
          <w:marLeft w:val="1166"/>
          <w:marRight w:val="0"/>
          <w:marTop w:val="96"/>
          <w:marBottom w:val="0"/>
          <w:divBdr>
            <w:top w:val="none" w:sz="0" w:space="0" w:color="auto"/>
            <w:left w:val="none" w:sz="0" w:space="0" w:color="auto"/>
            <w:bottom w:val="none" w:sz="0" w:space="0" w:color="auto"/>
            <w:right w:val="none" w:sz="0" w:space="0" w:color="auto"/>
          </w:divBdr>
        </w:div>
        <w:div w:id="1272741745">
          <w:marLeft w:val="547"/>
          <w:marRight w:val="0"/>
          <w:marTop w:val="115"/>
          <w:marBottom w:val="0"/>
          <w:divBdr>
            <w:top w:val="none" w:sz="0" w:space="0" w:color="auto"/>
            <w:left w:val="none" w:sz="0" w:space="0" w:color="auto"/>
            <w:bottom w:val="none" w:sz="0" w:space="0" w:color="auto"/>
            <w:right w:val="none" w:sz="0" w:space="0" w:color="auto"/>
          </w:divBdr>
        </w:div>
        <w:div w:id="1503426408">
          <w:marLeft w:val="1166"/>
          <w:marRight w:val="0"/>
          <w:marTop w:val="96"/>
          <w:marBottom w:val="0"/>
          <w:divBdr>
            <w:top w:val="none" w:sz="0" w:space="0" w:color="auto"/>
            <w:left w:val="none" w:sz="0" w:space="0" w:color="auto"/>
            <w:bottom w:val="none" w:sz="0" w:space="0" w:color="auto"/>
            <w:right w:val="none" w:sz="0" w:space="0" w:color="auto"/>
          </w:divBdr>
        </w:div>
        <w:div w:id="2099667246">
          <w:marLeft w:val="547"/>
          <w:marRight w:val="0"/>
          <w:marTop w:val="115"/>
          <w:marBottom w:val="0"/>
          <w:divBdr>
            <w:top w:val="none" w:sz="0" w:space="0" w:color="auto"/>
            <w:left w:val="none" w:sz="0" w:space="0" w:color="auto"/>
            <w:bottom w:val="none" w:sz="0" w:space="0" w:color="auto"/>
            <w:right w:val="none" w:sz="0" w:space="0" w:color="auto"/>
          </w:divBdr>
        </w:div>
      </w:divsChild>
    </w:div>
    <w:div w:id="2132623361">
      <w:bodyDiv w:val="1"/>
      <w:marLeft w:val="0"/>
      <w:marRight w:val="0"/>
      <w:marTop w:val="0"/>
      <w:marBottom w:val="0"/>
      <w:divBdr>
        <w:top w:val="none" w:sz="0" w:space="0" w:color="auto"/>
        <w:left w:val="none" w:sz="0" w:space="0" w:color="auto"/>
        <w:bottom w:val="none" w:sz="0" w:space="0" w:color="auto"/>
        <w:right w:val="none" w:sz="0" w:space="0" w:color="auto"/>
      </w:divBdr>
      <w:divsChild>
        <w:div w:id="81725230">
          <w:marLeft w:val="1166"/>
          <w:marRight w:val="0"/>
          <w:marTop w:val="86"/>
          <w:marBottom w:val="0"/>
          <w:divBdr>
            <w:top w:val="none" w:sz="0" w:space="0" w:color="auto"/>
            <w:left w:val="none" w:sz="0" w:space="0" w:color="auto"/>
            <w:bottom w:val="none" w:sz="0" w:space="0" w:color="auto"/>
            <w:right w:val="none" w:sz="0" w:space="0" w:color="auto"/>
          </w:divBdr>
        </w:div>
        <w:div w:id="524291559">
          <w:marLeft w:val="1166"/>
          <w:marRight w:val="0"/>
          <w:marTop w:val="86"/>
          <w:marBottom w:val="0"/>
          <w:divBdr>
            <w:top w:val="none" w:sz="0" w:space="0" w:color="auto"/>
            <w:left w:val="none" w:sz="0" w:space="0" w:color="auto"/>
            <w:bottom w:val="none" w:sz="0" w:space="0" w:color="auto"/>
            <w:right w:val="none" w:sz="0" w:space="0" w:color="auto"/>
          </w:divBdr>
        </w:div>
        <w:div w:id="584263939">
          <w:marLeft w:val="547"/>
          <w:marRight w:val="0"/>
          <w:marTop w:val="96"/>
          <w:marBottom w:val="0"/>
          <w:divBdr>
            <w:top w:val="none" w:sz="0" w:space="0" w:color="auto"/>
            <w:left w:val="none" w:sz="0" w:space="0" w:color="auto"/>
            <w:bottom w:val="none" w:sz="0" w:space="0" w:color="auto"/>
            <w:right w:val="none" w:sz="0" w:space="0" w:color="auto"/>
          </w:divBdr>
        </w:div>
        <w:div w:id="1229267582">
          <w:marLeft w:val="1166"/>
          <w:marRight w:val="0"/>
          <w:marTop w:val="86"/>
          <w:marBottom w:val="0"/>
          <w:divBdr>
            <w:top w:val="none" w:sz="0" w:space="0" w:color="auto"/>
            <w:left w:val="none" w:sz="0" w:space="0" w:color="auto"/>
            <w:bottom w:val="none" w:sz="0" w:space="0" w:color="auto"/>
            <w:right w:val="none" w:sz="0" w:space="0" w:color="auto"/>
          </w:divBdr>
        </w:div>
        <w:div w:id="1229414944">
          <w:marLeft w:val="547"/>
          <w:marRight w:val="0"/>
          <w:marTop w:val="96"/>
          <w:marBottom w:val="0"/>
          <w:divBdr>
            <w:top w:val="none" w:sz="0" w:space="0" w:color="auto"/>
            <w:left w:val="none" w:sz="0" w:space="0" w:color="auto"/>
            <w:bottom w:val="none" w:sz="0" w:space="0" w:color="auto"/>
            <w:right w:val="none" w:sz="0" w:space="0" w:color="auto"/>
          </w:divBdr>
        </w:div>
        <w:div w:id="1321688629">
          <w:marLeft w:val="547"/>
          <w:marRight w:val="0"/>
          <w:marTop w:val="96"/>
          <w:marBottom w:val="0"/>
          <w:divBdr>
            <w:top w:val="none" w:sz="0" w:space="0" w:color="auto"/>
            <w:left w:val="none" w:sz="0" w:space="0" w:color="auto"/>
            <w:bottom w:val="none" w:sz="0" w:space="0" w:color="auto"/>
            <w:right w:val="none" w:sz="0" w:space="0" w:color="auto"/>
          </w:divBdr>
        </w:div>
        <w:div w:id="1400712109">
          <w:marLeft w:val="547"/>
          <w:marRight w:val="0"/>
          <w:marTop w:val="96"/>
          <w:marBottom w:val="0"/>
          <w:divBdr>
            <w:top w:val="none" w:sz="0" w:space="0" w:color="auto"/>
            <w:left w:val="none" w:sz="0" w:space="0" w:color="auto"/>
            <w:bottom w:val="none" w:sz="0" w:space="0" w:color="auto"/>
            <w:right w:val="none" w:sz="0" w:space="0" w:color="auto"/>
          </w:divBdr>
        </w:div>
        <w:div w:id="1765683884">
          <w:marLeft w:val="1166"/>
          <w:marRight w:val="0"/>
          <w:marTop w:val="86"/>
          <w:marBottom w:val="0"/>
          <w:divBdr>
            <w:top w:val="none" w:sz="0" w:space="0" w:color="auto"/>
            <w:left w:val="none" w:sz="0" w:space="0" w:color="auto"/>
            <w:bottom w:val="none" w:sz="0" w:space="0" w:color="auto"/>
            <w:right w:val="none" w:sz="0" w:space="0" w:color="auto"/>
          </w:divBdr>
        </w:div>
        <w:div w:id="1790082695">
          <w:marLeft w:val="1166"/>
          <w:marRight w:val="0"/>
          <w:marTop w:val="86"/>
          <w:marBottom w:val="0"/>
          <w:divBdr>
            <w:top w:val="none" w:sz="0" w:space="0" w:color="auto"/>
            <w:left w:val="none" w:sz="0" w:space="0" w:color="auto"/>
            <w:bottom w:val="none" w:sz="0" w:space="0" w:color="auto"/>
            <w:right w:val="none" w:sz="0" w:space="0" w:color="auto"/>
          </w:divBdr>
        </w:div>
        <w:div w:id="1883244822">
          <w:marLeft w:val="1800"/>
          <w:marRight w:val="0"/>
          <w:marTop w:val="86"/>
          <w:marBottom w:val="0"/>
          <w:divBdr>
            <w:top w:val="none" w:sz="0" w:space="0" w:color="auto"/>
            <w:left w:val="none" w:sz="0" w:space="0" w:color="auto"/>
            <w:bottom w:val="none" w:sz="0" w:space="0" w:color="auto"/>
            <w:right w:val="none" w:sz="0" w:space="0" w:color="auto"/>
          </w:divBdr>
        </w:div>
      </w:divsChild>
    </w:div>
    <w:div w:id="2132937202">
      <w:bodyDiv w:val="1"/>
      <w:marLeft w:val="0"/>
      <w:marRight w:val="0"/>
      <w:marTop w:val="0"/>
      <w:marBottom w:val="0"/>
      <w:divBdr>
        <w:top w:val="none" w:sz="0" w:space="0" w:color="auto"/>
        <w:left w:val="none" w:sz="0" w:space="0" w:color="auto"/>
        <w:bottom w:val="none" w:sz="0" w:space="0" w:color="auto"/>
        <w:right w:val="none" w:sz="0" w:space="0" w:color="auto"/>
      </w:divBdr>
    </w:div>
    <w:div w:id="2134711852">
      <w:bodyDiv w:val="1"/>
      <w:marLeft w:val="0"/>
      <w:marRight w:val="0"/>
      <w:marTop w:val="0"/>
      <w:marBottom w:val="0"/>
      <w:divBdr>
        <w:top w:val="none" w:sz="0" w:space="0" w:color="auto"/>
        <w:left w:val="none" w:sz="0" w:space="0" w:color="auto"/>
        <w:bottom w:val="none" w:sz="0" w:space="0" w:color="auto"/>
        <w:right w:val="none" w:sz="0" w:space="0" w:color="auto"/>
      </w:divBdr>
      <w:divsChild>
        <w:div w:id="1289121703">
          <w:marLeft w:val="547"/>
          <w:marRight w:val="0"/>
          <w:marTop w:val="154"/>
          <w:marBottom w:val="0"/>
          <w:divBdr>
            <w:top w:val="none" w:sz="0" w:space="0" w:color="auto"/>
            <w:left w:val="none" w:sz="0" w:space="0" w:color="auto"/>
            <w:bottom w:val="none" w:sz="0" w:space="0" w:color="auto"/>
            <w:right w:val="none" w:sz="0" w:space="0" w:color="auto"/>
          </w:divBdr>
        </w:div>
        <w:div w:id="1306737624">
          <w:marLeft w:val="547"/>
          <w:marRight w:val="0"/>
          <w:marTop w:val="154"/>
          <w:marBottom w:val="0"/>
          <w:divBdr>
            <w:top w:val="none" w:sz="0" w:space="0" w:color="auto"/>
            <w:left w:val="none" w:sz="0" w:space="0" w:color="auto"/>
            <w:bottom w:val="none" w:sz="0" w:space="0" w:color="auto"/>
            <w:right w:val="none" w:sz="0" w:space="0" w:color="auto"/>
          </w:divBdr>
        </w:div>
      </w:divsChild>
    </w:div>
    <w:div w:id="2134980314">
      <w:bodyDiv w:val="1"/>
      <w:marLeft w:val="0"/>
      <w:marRight w:val="0"/>
      <w:marTop w:val="0"/>
      <w:marBottom w:val="0"/>
      <w:divBdr>
        <w:top w:val="none" w:sz="0" w:space="0" w:color="auto"/>
        <w:left w:val="none" w:sz="0" w:space="0" w:color="auto"/>
        <w:bottom w:val="none" w:sz="0" w:space="0" w:color="auto"/>
        <w:right w:val="none" w:sz="0" w:space="0" w:color="auto"/>
      </w:divBdr>
    </w:div>
    <w:div w:id="2135098578">
      <w:bodyDiv w:val="1"/>
      <w:marLeft w:val="0"/>
      <w:marRight w:val="0"/>
      <w:marTop w:val="0"/>
      <w:marBottom w:val="0"/>
      <w:divBdr>
        <w:top w:val="none" w:sz="0" w:space="0" w:color="auto"/>
        <w:left w:val="none" w:sz="0" w:space="0" w:color="auto"/>
        <w:bottom w:val="none" w:sz="0" w:space="0" w:color="auto"/>
        <w:right w:val="none" w:sz="0" w:space="0" w:color="auto"/>
      </w:divBdr>
    </w:div>
    <w:div w:id="2135246853">
      <w:bodyDiv w:val="1"/>
      <w:marLeft w:val="0"/>
      <w:marRight w:val="0"/>
      <w:marTop w:val="0"/>
      <w:marBottom w:val="0"/>
      <w:divBdr>
        <w:top w:val="none" w:sz="0" w:space="0" w:color="auto"/>
        <w:left w:val="none" w:sz="0" w:space="0" w:color="auto"/>
        <w:bottom w:val="none" w:sz="0" w:space="0" w:color="auto"/>
        <w:right w:val="none" w:sz="0" w:space="0" w:color="auto"/>
      </w:divBdr>
    </w:div>
    <w:div w:id="2135783401">
      <w:bodyDiv w:val="1"/>
      <w:marLeft w:val="0"/>
      <w:marRight w:val="0"/>
      <w:marTop w:val="0"/>
      <w:marBottom w:val="0"/>
      <w:divBdr>
        <w:top w:val="none" w:sz="0" w:space="0" w:color="auto"/>
        <w:left w:val="none" w:sz="0" w:space="0" w:color="auto"/>
        <w:bottom w:val="none" w:sz="0" w:space="0" w:color="auto"/>
        <w:right w:val="none" w:sz="0" w:space="0" w:color="auto"/>
      </w:divBdr>
      <w:divsChild>
        <w:div w:id="1525559056">
          <w:marLeft w:val="0"/>
          <w:marRight w:val="0"/>
          <w:marTop w:val="0"/>
          <w:marBottom w:val="0"/>
          <w:divBdr>
            <w:top w:val="none" w:sz="0" w:space="0" w:color="auto"/>
            <w:left w:val="none" w:sz="0" w:space="0" w:color="auto"/>
            <w:bottom w:val="none" w:sz="0" w:space="0" w:color="auto"/>
            <w:right w:val="none" w:sz="0" w:space="0" w:color="auto"/>
          </w:divBdr>
          <w:divsChild>
            <w:div w:id="1387870988">
              <w:marLeft w:val="0"/>
              <w:marRight w:val="0"/>
              <w:marTop w:val="0"/>
              <w:marBottom w:val="0"/>
              <w:divBdr>
                <w:top w:val="none" w:sz="0" w:space="0" w:color="auto"/>
                <w:left w:val="none" w:sz="0" w:space="0" w:color="auto"/>
                <w:bottom w:val="none" w:sz="0" w:space="0" w:color="auto"/>
                <w:right w:val="none" w:sz="0" w:space="0" w:color="auto"/>
              </w:divBdr>
            </w:div>
            <w:div w:id="1470366232">
              <w:marLeft w:val="0"/>
              <w:marRight w:val="0"/>
              <w:marTop w:val="0"/>
              <w:marBottom w:val="0"/>
              <w:divBdr>
                <w:top w:val="none" w:sz="0" w:space="0" w:color="auto"/>
                <w:left w:val="none" w:sz="0" w:space="0" w:color="auto"/>
                <w:bottom w:val="none" w:sz="0" w:space="0" w:color="auto"/>
                <w:right w:val="none" w:sz="0" w:space="0" w:color="auto"/>
              </w:divBdr>
            </w:div>
            <w:div w:id="147321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561307">
      <w:bodyDiv w:val="1"/>
      <w:marLeft w:val="0"/>
      <w:marRight w:val="0"/>
      <w:marTop w:val="0"/>
      <w:marBottom w:val="0"/>
      <w:divBdr>
        <w:top w:val="none" w:sz="0" w:space="0" w:color="auto"/>
        <w:left w:val="none" w:sz="0" w:space="0" w:color="auto"/>
        <w:bottom w:val="none" w:sz="0" w:space="0" w:color="auto"/>
        <w:right w:val="none" w:sz="0" w:space="0" w:color="auto"/>
      </w:divBdr>
      <w:divsChild>
        <w:div w:id="123735629">
          <w:marLeft w:val="547"/>
          <w:marRight w:val="0"/>
          <w:marTop w:val="115"/>
          <w:marBottom w:val="0"/>
          <w:divBdr>
            <w:top w:val="none" w:sz="0" w:space="0" w:color="auto"/>
            <w:left w:val="none" w:sz="0" w:space="0" w:color="auto"/>
            <w:bottom w:val="none" w:sz="0" w:space="0" w:color="auto"/>
            <w:right w:val="none" w:sz="0" w:space="0" w:color="auto"/>
          </w:divBdr>
        </w:div>
        <w:div w:id="1120339111">
          <w:marLeft w:val="1166"/>
          <w:marRight w:val="0"/>
          <w:marTop w:val="86"/>
          <w:marBottom w:val="0"/>
          <w:divBdr>
            <w:top w:val="none" w:sz="0" w:space="0" w:color="auto"/>
            <w:left w:val="none" w:sz="0" w:space="0" w:color="auto"/>
            <w:bottom w:val="none" w:sz="0" w:space="0" w:color="auto"/>
            <w:right w:val="none" w:sz="0" w:space="0" w:color="auto"/>
          </w:divBdr>
        </w:div>
        <w:div w:id="1369645496">
          <w:marLeft w:val="1166"/>
          <w:marRight w:val="0"/>
          <w:marTop w:val="86"/>
          <w:marBottom w:val="0"/>
          <w:divBdr>
            <w:top w:val="none" w:sz="0" w:space="0" w:color="auto"/>
            <w:left w:val="none" w:sz="0" w:space="0" w:color="auto"/>
            <w:bottom w:val="none" w:sz="0" w:space="0" w:color="auto"/>
            <w:right w:val="none" w:sz="0" w:space="0" w:color="auto"/>
          </w:divBdr>
        </w:div>
        <w:div w:id="1940212287">
          <w:marLeft w:val="1166"/>
          <w:marRight w:val="0"/>
          <w:marTop w:val="86"/>
          <w:marBottom w:val="0"/>
          <w:divBdr>
            <w:top w:val="none" w:sz="0" w:space="0" w:color="auto"/>
            <w:left w:val="none" w:sz="0" w:space="0" w:color="auto"/>
            <w:bottom w:val="none" w:sz="0" w:space="0" w:color="auto"/>
            <w:right w:val="none" w:sz="0" w:space="0" w:color="auto"/>
          </w:divBdr>
        </w:div>
        <w:div w:id="1945307271">
          <w:marLeft w:val="1800"/>
          <w:marRight w:val="0"/>
          <w:marTop w:val="77"/>
          <w:marBottom w:val="0"/>
          <w:divBdr>
            <w:top w:val="none" w:sz="0" w:space="0" w:color="auto"/>
            <w:left w:val="none" w:sz="0" w:space="0" w:color="auto"/>
            <w:bottom w:val="none" w:sz="0" w:space="0" w:color="auto"/>
            <w:right w:val="none" w:sz="0" w:space="0" w:color="auto"/>
          </w:divBdr>
        </w:div>
      </w:divsChild>
    </w:div>
    <w:div w:id="2136946366">
      <w:bodyDiv w:val="1"/>
      <w:marLeft w:val="0"/>
      <w:marRight w:val="0"/>
      <w:marTop w:val="0"/>
      <w:marBottom w:val="0"/>
      <w:divBdr>
        <w:top w:val="none" w:sz="0" w:space="0" w:color="auto"/>
        <w:left w:val="none" w:sz="0" w:space="0" w:color="auto"/>
        <w:bottom w:val="none" w:sz="0" w:space="0" w:color="auto"/>
        <w:right w:val="none" w:sz="0" w:space="0" w:color="auto"/>
      </w:divBdr>
    </w:div>
    <w:div w:id="2137333453">
      <w:bodyDiv w:val="1"/>
      <w:marLeft w:val="0"/>
      <w:marRight w:val="0"/>
      <w:marTop w:val="0"/>
      <w:marBottom w:val="0"/>
      <w:divBdr>
        <w:top w:val="none" w:sz="0" w:space="0" w:color="auto"/>
        <w:left w:val="none" w:sz="0" w:space="0" w:color="auto"/>
        <w:bottom w:val="none" w:sz="0" w:space="0" w:color="auto"/>
        <w:right w:val="none" w:sz="0" w:space="0" w:color="auto"/>
      </w:divBdr>
      <w:divsChild>
        <w:div w:id="1025979130">
          <w:marLeft w:val="1800"/>
          <w:marRight w:val="0"/>
          <w:marTop w:val="115"/>
          <w:marBottom w:val="0"/>
          <w:divBdr>
            <w:top w:val="none" w:sz="0" w:space="0" w:color="auto"/>
            <w:left w:val="none" w:sz="0" w:space="0" w:color="auto"/>
            <w:bottom w:val="none" w:sz="0" w:space="0" w:color="auto"/>
            <w:right w:val="none" w:sz="0" w:space="0" w:color="auto"/>
          </w:divBdr>
        </w:div>
        <w:div w:id="1040205355">
          <w:marLeft w:val="1166"/>
          <w:marRight w:val="0"/>
          <w:marTop w:val="134"/>
          <w:marBottom w:val="0"/>
          <w:divBdr>
            <w:top w:val="none" w:sz="0" w:space="0" w:color="auto"/>
            <w:left w:val="none" w:sz="0" w:space="0" w:color="auto"/>
            <w:bottom w:val="none" w:sz="0" w:space="0" w:color="auto"/>
            <w:right w:val="none" w:sz="0" w:space="0" w:color="auto"/>
          </w:divBdr>
        </w:div>
        <w:div w:id="1113987004">
          <w:marLeft w:val="547"/>
          <w:marRight w:val="0"/>
          <w:marTop w:val="154"/>
          <w:marBottom w:val="0"/>
          <w:divBdr>
            <w:top w:val="none" w:sz="0" w:space="0" w:color="auto"/>
            <w:left w:val="none" w:sz="0" w:space="0" w:color="auto"/>
            <w:bottom w:val="none" w:sz="0" w:space="0" w:color="auto"/>
            <w:right w:val="none" w:sz="0" w:space="0" w:color="auto"/>
          </w:divBdr>
        </w:div>
        <w:div w:id="1165558788">
          <w:marLeft w:val="1166"/>
          <w:marRight w:val="0"/>
          <w:marTop w:val="134"/>
          <w:marBottom w:val="0"/>
          <w:divBdr>
            <w:top w:val="none" w:sz="0" w:space="0" w:color="auto"/>
            <w:left w:val="none" w:sz="0" w:space="0" w:color="auto"/>
            <w:bottom w:val="none" w:sz="0" w:space="0" w:color="auto"/>
            <w:right w:val="none" w:sz="0" w:space="0" w:color="auto"/>
          </w:divBdr>
        </w:div>
      </w:divsChild>
    </w:div>
    <w:div w:id="2138139049">
      <w:bodyDiv w:val="1"/>
      <w:marLeft w:val="0"/>
      <w:marRight w:val="0"/>
      <w:marTop w:val="0"/>
      <w:marBottom w:val="0"/>
      <w:divBdr>
        <w:top w:val="none" w:sz="0" w:space="0" w:color="auto"/>
        <w:left w:val="none" w:sz="0" w:space="0" w:color="auto"/>
        <w:bottom w:val="none" w:sz="0" w:space="0" w:color="auto"/>
        <w:right w:val="none" w:sz="0" w:space="0" w:color="auto"/>
      </w:divBdr>
    </w:div>
    <w:div w:id="2139564035">
      <w:bodyDiv w:val="1"/>
      <w:marLeft w:val="0"/>
      <w:marRight w:val="0"/>
      <w:marTop w:val="0"/>
      <w:marBottom w:val="0"/>
      <w:divBdr>
        <w:top w:val="none" w:sz="0" w:space="0" w:color="auto"/>
        <w:left w:val="none" w:sz="0" w:space="0" w:color="auto"/>
        <w:bottom w:val="none" w:sz="0" w:space="0" w:color="auto"/>
        <w:right w:val="none" w:sz="0" w:space="0" w:color="auto"/>
      </w:divBdr>
      <w:divsChild>
        <w:div w:id="494296216">
          <w:marLeft w:val="1800"/>
          <w:marRight w:val="0"/>
          <w:marTop w:val="96"/>
          <w:marBottom w:val="0"/>
          <w:divBdr>
            <w:top w:val="none" w:sz="0" w:space="0" w:color="auto"/>
            <w:left w:val="none" w:sz="0" w:space="0" w:color="auto"/>
            <w:bottom w:val="none" w:sz="0" w:space="0" w:color="auto"/>
            <w:right w:val="none" w:sz="0" w:space="0" w:color="auto"/>
          </w:divBdr>
        </w:div>
        <w:div w:id="1090660198">
          <w:marLeft w:val="2520"/>
          <w:marRight w:val="0"/>
          <w:marTop w:val="86"/>
          <w:marBottom w:val="0"/>
          <w:divBdr>
            <w:top w:val="none" w:sz="0" w:space="0" w:color="auto"/>
            <w:left w:val="none" w:sz="0" w:space="0" w:color="auto"/>
            <w:bottom w:val="none" w:sz="0" w:space="0" w:color="auto"/>
            <w:right w:val="none" w:sz="0" w:space="0" w:color="auto"/>
          </w:divBdr>
        </w:div>
        <w:div w:id="1200974049">
          <w:marLeft w:val="1166"/>
          <w:marRight w:val="0"/>
          <w:marTop w:val="115"/>
          <w:marBottom w:val="0"/>
          <w:divBdr>
            <w:top w:val="none" w:sz="0" w:space="0" w:color="auto"/>
            <w:left w:val="none" w:sz="0" w:space="0" w:color="auto"/>
            <w:bottom w:val="none" w:sz="0" w:space="0" w:color="auto"/>
            <w:right w:val="none" w:sz="0" w:space="0" w:color="auto"/>
          </w:divBdr>
        </w:div>
        <w:div w:id="1424570260">
          <w:marLeft w:val="1800"/>
          <w:marRight w:val="0"/>
          <w:marTop w:val="96"/>
          <w:marBottom w:val="0"/>
          <w:divBdr>
            <w:top w:val="none" w:sz="0" w:space="0" w:color="auto"/>
            <w:left w:val="none" w:sz="0" w:space="0" w:color="auto"/>
            <w:bottom w:val="none" w:sz="0" w:space="0" w:color="auto"/>
            <w:right w:val="none" w:sz="0" w:space="0" w:color="auto"/>
          </w:divBdr>
        </w:div>
        <w:div w:id="1446582889">
          <w:marLeft w:val="1800"/>
          <w:marRight w:val="0"/>
          <w:marTop w:val="96"/>
          <w:marBottom w:val="0"/>
          <w:divBdr>
            <w:top w:val="none" w:sz="0" w:space="0" w:color="auto"/>
            <w:left w:val="none" w:sz="0" w:space="0" w:color="auto"/>
            <w:bottom w:val="none" w:sz="0" w:space="0" w:color="auto"/>
            <w:right w:val="none" w:sz="0" w:space="0" w:color="auto"/>
          </w:divBdr>
        </w:div>
        <w:div w:id="1493329153">
          <w:marLeft w:val="2520"/>
          <w:marRight w:val="0"/>
          <w:marTop w:val="86"/>
          <w:marBottom w:val="0"/>
          <w:divBdr>
            <w:top w:val="none" w:sz="0" w:space="0" w:color="auto"/>
            <w:left w:val="none" w:sz="0" w:space="0" w:color="auto"/>
            <w:bottom w:val="none" w:sz="0" w:space="0" w:color="auto"/>
            <w:right w:val="none" w:sz="0" w:space="0" w:color="auto"/>
          </w:divBdr>
        </w:div>
        <w:div w:id="1544175486">
          <w:marLeft w:val="1800"/>
          <w:marRight w:val="0"/>
          <w:marTop w:val="96"/>
          <w:marBottom w:val="0"/>
          <w:divBdr>
            <w:top w:val="none" w:sz="0" w:space="0" w:color="auto"/>
            <w:left w:val="none" w:sz="0" w:space="0" w:color="auto"/>
            <w:bottom w:val="none" w:sz="0" w:space="0" w:color="auto"/>
            <w:right w:val="none" w:sz="0" w:space="0" w:color="auto"/>
          </w:divBdr>
        </w:div>
        <w:div w:id="1919097360">
          <w:marLeft w:val="2520"/>
          <w:marRight w:val="0"/>
          <w:marTop w:val="86"/>
          <w:marBottom w:val="0"/>
          <w:divBdr>
            <w:top w:val="none" w:sz="0" w:space="0" w:color="auto"/>
            <w:left w:val="none" w:sz="0" w:space="0" w:color="auto"/>
            <w:bottom w:val="none" w:sz="0" w:space="0" w:color="auto"/>
            <w:right w:val="none" w:sz="0" w:space="0" w:color="auto"/>
          </w:divBdr>
        </w:div>
      </w:divsChild>
    </w:div>
    <w:div w:id="2139687905">
      <w:bodyDiv w:val="1"/>
      <w:marLeft w:val="0"/>
      <w:marRight w:val="0"/>
      <w:marTop w:val="0"/>
      <w:marBottom w:val="0"/>
      <w:divBdr>
        <w:top w:val="none" w:sz="0" w:space="0" w:color="auto"/>
        <w:left w:val="none" w:sz="0" w:space="0" w:color="auto"/>
        <w:bottom w:val="none" w:sz="0" w:space="0" w:color="auto"/>
        <w:right w:val="none" w:sz="0" w:space="0" w:color="auto"/>
      </w:divBdr>
    </w:div>
    <w:div w:id="2140218980">
      <w:bodyDiv w:val="1"/>
      <w:marLeft w:val="0"/>
      <w:marRight w:val="0"/>
      <w:marTop w:val="0"/>
      <w:marBottom w:val="0"/>
      <w:divBdr>
        <w:top w:val="none" w:sz="0" w:space="0" w:color="auto"/>
        <w:left w:val="none" w:sz="0" w:space="0" w:color="auto"/>
        <w:bottom w:val="none" w:sz="0" w:space="0" w:color="auto"/>
        <w:right w:val="none" w:sz="0" w:space="0" w:color="auto"/>
      </w:divBdr>
      <w:divsChild>
        <w:div w:id="541328706">
          <w:marLeft w:val="547"/>
          <w:marRight w:val="0"/>
          <w:marTop w:val="115"/>
          <w:marBottom w:val="0"/>
          <w:divBdr>
            <w:top w:val="none" w:sz="0" w:space="0" w:color="auto"/>
            <w:left w:val="none" w:sz="0" w:space="0" w:color="auto"/>
            <w:bottom w:val="none" w:sz="0" w:space="0" w:color="auto"/>
            <w:right w:val="none" w:sz="0" w:space="0" w:color="auto"/>
          </w:divBdr>
        </w:div>
        <w:div w:id="1603104672">
          <w:marLeft w:val="1800"/>
          <w:marRight w:val="0"/>
          <w:marTop w:val="67"/>
          <w:marBottom w:val="0"/>
          <w:divBdr>
            <w:top w:val="none" w:sz="0" w:space="0" w:color="auto"/>
            <w:left w:val="none" w:sz="0" w:space="0" w:color="auto"/>
            <w:bottom w:val="none" w:sz="0" w:space="0" w:color="auto"/>
            <w:right w:val="none" w:sz="0" w:space="0" w:color="auto"/>
          </w:divBdr>
        </w:div>
        <w:div w:id="1727945246">
          <w:marLeft w:val="1166"/>
          <w:marRight w:val="0"/>
          <w:marTop w:val="96"/>
          <w:marBottom w:val="0"/>
          <w:divBdr>
            <w:top w:val="none" w:sz="0" w:space="0" w:color="auto"/>
            <w:left w:val="none" w:sz="0" w:space="0" w:color="auto"/>
            <w:bottom w:val="none" w:sz="0" w:space="0" w:color="auto"/>
            <w:right w:val="none" w:sz="0" w:space="0" w:color="auto"/>
          </w:divBdr>
        </w:div>
      </w:divsChild>
    </w:div>
    <w:div w:id="2142267048">
      <w:bodyDiv w:val="1"/>
      <w:marLeft w:val="0"/>
      <w:marRight w:val="0"/>
      <w:marTop w:val="0"/>
      <w:marBottom w:val="0"/>
      <w:divBdr>
        <w:top w:val="none" w:sz="0" w:space="0" w:color="auto"/>
        <w:left w:val="none" w:sz="0" w:space="0" w:color="auto"/>
        <w:bottom w:val="none" w:sz="0" w:space="0" w:color="auto"/>
        <w:right w:val="none" w:sz="0" w:space="0" w:color="auto"/>
      </w:divBdr>
      <w:divsChild>
        <w:div w:id="2146770582">
          <w:marLeft w:val="0"/>
          <w:marRight w:val="0"/>
          <w:marTop w:val="0"/>
          <w:marBottom w:val="0"/>
          <w:divBdr>
            <w:top w:val="none" w:sz="0" w:space="0" w:color="auto"/>
            <w:left w:val="none" w:sz="0" w:space="0" w:color="auto"/>
            <w:bottom w:val="none" w:sz="0" w:space="0" w:color="auto"/>
            <w:right w:val="none" w:sz="0" w:space="0" w:color="auto"/>
          </w:divBdr>
        </w:div>
      </w:divsChild>
    </w:div>
    <w:div w:id="2142378486">
      <w:bodyDiv w:val="1"/>
      <w:marLeft w:val="0"/>
      <w:marRight w:val="0"/>
      <w:marTop w:val="0"/>
      <w:marBottom w:val="0"/>
      <w:divBdr>
        <w:top w:val="none" w:sz="0" w:space="0" w:color="auto"/>
        <w:left w:val="none" w:sz="0" w:space="0" w:color="auto"/>
        <w:bottom w:val="none" w:sz="0" w:space="0" w:color="auto"/>
        <w:right w:val="none" w:sz="0" w:space="0" w:color="auto"/>
      </w:divBdr>
    </w:div>
    <w:div w:id="2142534127">
      <w:bodyDiv w:val="1"/>
      <w:marLeft w:val="0"/>
      <w:marRight w:val="0"/>
      <w:marTop w:val="0"/>
      <w:marBottom w:val="0"/>
      <w:divBdr>
        <w:top w:val="none" w:sz="0" w:space="0" w:color="auto"/>
        <w:left w:val="none" w:sz="0" w:space="0" w:color="auto"/>
        <w:bottom w:val="none" w:sz="0" w:space="0" w:color="auto"/>
        <w:right w:val="none" w:sz="0" w:space="0" w:color="auto"/>
      </w:divBdr>
    </w:div>
    <w:div w:id="2142572091">
      <w:bodyDiv w:val="1"/>
      <w:marLeft w:val="0"/>
      <w:marRight w:val="0"/>
      <w:marTop w:val="0"/>
      <w:marBottom w:val="0"/>
      <w:divBdr>
        <w:top w:val="none" w:sz="0" w:space="0" w:color="auto"/>
        <w:left w:val="none" w:sz="0" w:space="0" w:color="auto"/>
        <w:bottom w:val="none" w:sz="0" w:space="0" w:color="auto"/>
        <w:right w:val="none" w:sz="0" w:space="0" w:color="auto"/>
      </w:divBdr>
    </w:div>
    <w:div w:id="2142963000">
      <w:bodyDiv w:val="1"/>
      <w:marLeft w:val="0"/>
      <w:marRight w:val="0"/>
      <w:marTop w:val="0"/>
      <w:marBottom w:val="0"/>
      <w:divBdr>
        <w:top w:val="none" w:sz="0" w:space="0" w:color="auto"/>
        <w:left w:val="none" w:sz="0" w:space="0" w:color="auto"/>
        <w:bottom w:val="none" w:sz="0" w:space="0" w:color="auto"/>
        <w:right w:val="none" w:sz="0" w:space="0" w:color="auto"/>
      </w:divBdr>
    </w:div>
    <w:div w:id="2143379346">
      <w:bodyDiv w:val="1"/>
      <w:marLeft w:val="0"/>
      <w:marRight w:val="0"/>
      <w:marTop w:val="0"/>
      <w:marBottom w:val="0"/>
      <w:divBdr>
        <w:top w:val="none" w:sz="0" w:space="0" w:color="auto"/>
        <w:left w:val="none" w:sz="0" w:space="0" w:color="auto"/>
        <w:bottom w:val="none" w:sz="0" w:space="0" w:color="auto"/>
        <w:right w:val="none" w:sz="0" w:space="0" w:color="auto"/>
      </w:divBdr>
    </w:div>
    <w:div w:id="2143883317">
      <w:bodyDiv w:val="1"/>
      <w:marLeft w:val="0"/>
      <w:marRight w:val="0"/>
      <w:marTop w:val="0"/>
      <w:marBottom w:val="0"/>
      <w:divBdr>
        <w:top w:val="none" w:sz="0" w:space="0" w:color="auto"/>
        <w:left w:val="none" w:sz="0" w:space="0" w:color="auto"/>
        <w:bottom w:val="none" w:sz="0" w:space="0" w:color="auto"/>
        <w:right w:val="none" w:sz="0" w:space="0" w:color="auto"/>
      </w:divBdr>
    </w:div>
    <w:div w:id="2144148754">
      <w:bodyDiv w:val="1"/>
      <w:marLeft w:val="0"/>
      <w:marRight w:val="0"/>
      <w:marTop w:val="0"/>
      <w:marBottom w:val="0"/>
      <w:divBdr>
        <w:top w:val="none" w:sz="0" w:space="0" w:color="auto"/>
        <w:left w:val="none" w:sz="0" w:space="0" w:color="auto"/>
        <w:bottom w:val="none" w:sz="0" w:space="0" w:color="auto"/>
        <w:right w:val="none" w:sz="0" w:space="0" w:color="auto"/>
      </w:divBdr>
    </w:div>
    <w:div w:id="2145462186">
      <w:bodyDiv w:val="1"/>
      <w:marLeft w:val="0"/>
      <w:marRight w:val="0"/>
      <w:marTop w:val="0"/>
      <w:marBottom w:val="0"/>
      <w:divBdr>
        <w:top w:val="none" w:sz="0" w:space="0" w:color="auto"/>
        <w:left w:val="none" w:sz="0" w:space="0" w:color="auto"/>
        <w:bottom w:val="none" w:sz="0" w:space="0" w:color="auto"/>
        <w:right w:val="none" w:sz="0" w:space="0" w:color="auto"/>
      </w:divBdr>
      <w:divsChild>
        <w:div w:id="1911304422">
          <w:marLeft w:val="0"/>
          <w:marRight w:val="0"/>
          <w:marTop w:val="0"/>
          <w:marBottom w:val="0"/>
          <w:divBdr>
            <w:top w:val="none" w:sz="0" w:space="0" w:color="auto"/>
            <w:left w:val="none" w:sz="0" w:space="0" w:color="auto"/>
            <w:bottom w:val="none" w:sz="0" w:space="0" w:color="auto"/>
            <w:right w:val="none" w:sz="0" w:space="0" w:color="auto"/>
          </w:divBdr>
          <w:divsChild>
            <w:div w:id="254557885">
              <w:marLeft w:val="0"/>
              <w:marRight w:val="0"/>
              <w:marTop w:val="0"/>
              <w:marBottom w:val="0"/>
              <w:divBdr>
                <w:top w:val="none" w:sz="0" w:space="0" w:color="auto"/>
                <w:left w:val="none" w:sz="0" w:space="0" w:color="auto"/>
                <w:bottom w:val="none" w:sz="0" w:space="0" w:color="auto"/>
                <w:right w:val="none" w:sz="0" w:space="0" w:color="auto"/>
              </w:divBdr>
            </w:div>
            <w:div w:id="165571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807261">
      <w:bodyDiv w:val="1"/>
      <w:marLeft w:val="0"/>
      <w:marRight w:val="0"/>
      <w:marTop w:val="0"/>
      <w:marBottom w:val="0"/>
      <w:divBdr>
        <w:top w:val="none" w:sz="0" w:space="0" w:color="auto"/>
        <w:left w:val="none" w:sz="0" w:space="0" w:color="auto"/>
        <w:bottom w:val="none" w:sz="0" w:space="0" w:color="auto"/>
        <w:right w:val="none" w:sz="0" w:space="0" w:color="auto"/>
      </w:divBdr>
    </w:div>
    <w:div w:id="2146653160">
      <w:bodyDiv w:val="1"/>
      <w:marLeft w:val="0"/>
      <w:marRight w:val="0"/>
      <w:marTop w:val="0"/>
      <w:marBottom w:val="0"/>
      <w:divBdr>
        <w:top w:val="none" w:sz="0" w:space="0" w:color="auto"/>
        <w:left w:val="none" w:sz="0" w:space="0" w:color="auto"/>
        <w:bottom w:val="none" w:sz="0" w:space="0" w:color="auto"/>
        <w:right w:val="none" w:sz="0" w:space="0" w:color="auto"/>
      </w:divBdr>
      <w:divsChild>
        <w:div w:id="1212495696">
          <w:marLeft w:val="1166"/>
          <w:marRight w:val="0"/>
          <w:marTop w:val="115"/>
          <w:marBottom w:val="0"/>
          <w:divBdr>
            <w:top w:val="none" w:sz="0" w:space="0" w:color="auto"/>
            <w:left w:val="none" w:sz="0" w:space="0" w:color="auto"/>
            <w:bottom w:val="none" w:sz="0" w:space="0" w:color="auto"/>
            <w:right w:val="none" w:sz="0" w:space="0" w:color="auto"/>
          </w:divBdr>
        </w:div>
        <w:div w:id="1952393774">
          <w:marLeft w:val="547"/>
          <w:marRight w:val="0"/>
          <w:marTop w:val="115"/>
          <w:marBottom w:val="0"/>
          <w:divBdr>
            <w:top w:val="none" w:sz="0" w:space="0" w:color="auto"/>
            <w:left w:val="none" w:sz="0" w:space="0" w:color="auto"/>
            <w:bottom w:val="none" w:sz="0" w:space="0" w:color="auto"/>
            <w:right w:val="none" w:sz="0" w:space="0" w:color="auto"/>
          </w:divBdr>
        </w:div>
      </w:divsChild>
    </w:div>
    <w:div w:id="2147241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827" Type="http://schemas.openxmlformats.org/officeDocument/2006/relationships/hyperlink" Target="../Docs/R1-2204840.zip" TargetMode="External"/><Relationship Id="rId3182" Type="http://schemas.openxmlformats.org/officeDocument/2006/relationships/hyperlink" Target="https://portal.3gpp.org/desktopmodules/Specifications/SpecificationDetails.aspx?specificationId=3216" TargetMode="External"/><Relationship Id="rId3042" Type="http://schemas.openxmlformats.org/officeDocument/2006/relationships/hyperlink" Target="https://portal.3gpp.org/desktopmodules/Specifications/SpecificationDetails.aspx?specificationId=3215" TargetMode="External"/><Relationship Id="rId170" Type="http://schemas.openxmlformats.org/officeDocument/2006/relationships/hyperlink" Target="../Docs/R1-2203015.zip" TargetMode="External"/><Relationship Id="rId987" Type="http://schemas.openxmlformats.org/officeDocument/2006/relationships/hyperlink" Target="../Docs/R1-2204664.zip" TargetMode="External"/><Relationship Id="rId2668" Type="http://schemas.openxmlformats.org/officeDocument/2006/relationships/hyperlink" Target="../Docs/R1-2203648.zip" TargetMode="External"/><Relationship Id="rId2875" Type="http://schemas.openxmlformats.org/officeDocument/2006/relationships/hyperlink" Target="../Docs/R1-2203804.zip" TargetMode="External"/><Relationship Id="rId847" Type="http://schemas.openxmlformats.org/officeDocument/2006/relationships/hyperlink" Target="../Docs/R1-2205452.zip" TargetMode="External"/><Relationship Id="rId1477" Type="http://schemas.openxmlformats.org/officeDocument/2006/relationships/hyperlink" Target="../Docs/R1-2204007.zip" TargetMode="External"/><Relationship Id="rId1684" Type="http://schemas.openxmlformats.org/officeDocument/2006/relationships/hyperlink" Target="../Docs/R1-2204789.zip" TargetMode="External"/><Relationship Id="rId1891" Type="http://schemas.openxmlformats.org/officeDocument/2006/relationships/hyperlink" Target="../Docs/R1-2203810.zip" TargetMode="External"/><Relationship Id="rId2528" Type="http://schemas.openxmlformats.org/officeDocument/2006/relationships/hyperlink" Target="../Docs/R1-2204073.zip" TargetMode="External"/><Relationship Id="rId2735" Type="http://schemas.openxmlformats.org/officeDocument/2006/relationships/hyperlink" Target="../Docs/R1-2205236.zip" TargetMode="External"/><Relationship Id="rId2942" Type="http://schemas.openxmlformats.org/officeDocument/2006/relationships/hyperlink" Target="../Docs/R1-2203938.zip" TargetMode="External"/><Relationship Id="rId707" Type="http://schemas.openxmlformats.org/officeDocument/2006/relationships/hyperlink" Target="../Docs/R1-2204003.zip" TargetMode="External"/><Relationship Id="rId914" Type="http://schemas.openxmlformats.org/officeDocument/2006/relationships/hyperlink" Target="../Docs/R1-2205392.zip" TargetMode="External"/><Relationship Id="rId1337" Type="http://schemas.openxmlformats.org/officeDocument/2006/relationships/hyperlink" Target="../Docs/R1-2204219.zip" TargetMode="External"/><Relationship Id="rId1544" Type="http://schemas.openxmlformats.org/officeDocument/2006/relationships/hyperlink" Target="../Docs/R1-2203378.zip" TargetMode="External"/><Relationship Id="rId1751" Type="http://schemas.openxmlformats.org/officeDocument/2006/relationships/hyperlink" Target="../Docs/R1-2205587.zip" TargetMode="External"/><Relationship Id="rId2802" Type="http://schemas.openxmlformats.org/officeDocument/2006/relationships/hyperlink" Target="../Docs/R1-2205176.zip" TargetMode="External"/><Relationship Id="rId43" Type="http://schemas.openxmlformats.org/officeDocument/2006/relationships/hyperlink" Target="../Docs/R1-2203019.zip" TargetMode="External"/><Relationship Id="rId1404" Type="http://schemas.openxmlformats.org/officeDocument/2006/relationships/hyperlink" Target="../Docs/R1-2203535.zip" TargetMode="External"/><Relationship Id="rId1611" Type="http://schemas.openxmlformats.org/officeDocument/2006/relationships/hyperlink" Target="../Docs/R1-2204143.zip" TargetMode="External"/><Relationship Id="rId3369" Type="http://schemas.openxmlformats.org/officeDocument/2006/relationships/hyperlink" Target="../Docs/R1-2205091.zip" TargetMode="External"/><Relationship Id="rId497" Type="http://schemas.openxmlformats.org/officeDocument/2006/relationships/hyperlink" Target="../Docs/R1-2205145.zip" TargetMode="External"/><Relationship Id="rId2178" Type="http://schemas.openxmlformats.org/officeDocument/2006/relationships/hyperlink" Target="../Docs/R1-2203332.zip" TargetMode="External"/><Relationship Id="rId2385" Type="http://schemas.openxmlformats.org/officeDocument/2006/relationships/hyperlink" Target="../Docs/R1-2203470.zip" TargetMode="External"/><Relationship Id="rId3229" Type="http://schemas.openxmlformats.org/officeDocument/2006/relationships/hyperlink" Target="../Docs/R1-2205326.zip" TargetMode="External"/><Relationship Id="rId357" Type="http://schemas.openxmlformats.org/officeDocument/2006/relationships/hyperlink" Target="../Docs/R1-2205348.zip" TargetMode="External"/><Relationship Id="rId1194" Type="http://schemas.openxmlformats.org/officeDocument/2006/relationships/hyperlink" Target="../Docs/R1-2204945.zip" TargetMode="External"/><Relationship Id="rId2038" Type="http://schemas.openxmlformats.org/officeDocument/2006/relationships/hyperlink" Target="../Docs/R1-2204068.zip" TargetMode="External"/><Relationship Id="rId2592" Type="http://schemas.openxmlformats.org/officeDocument/2006/relationships/hyperlink" Target="../Docs/R1-2203343.zip" TargetMode="External"/><Relationship Id="rId3436" Type="http://schemas.openxmlformats.org/officeDocument/2006/relationships/theme" Target="theme/theme1.xml"/><Relationship Id="rId217" Type="http://schemas.openxmlformats.org/officeDocument/2006/relationships/hyperlink" Target="../Docs/R1-2205342.zip" TargetMode="External"/><Relationship Id="rId564" Type="http://schemas.openxmlformats.org/officeDocument/2006/relationships/hyperlink" Target="../Docs/R1-2204339.zip" TargetMode="External"/><Relationship Id="rId771" Type="http://schemas.openxmlformats.org/officeDocument/2006/relationships/hyperlink" Target="../Docs/R1-2205339.zip" TargetMode="External"/><Relationship Id="rId2245" Type="http://schemas.openxmlformats.org/officeDocument/2006/relationships/hyperlink" Target="../Docs/R1-2203985.zip" TargetMode="External"/><Relationship Id="rId2452" Type="http://schemas.openxmlformats.org/officeDocument/2006/relationships/hyperlink" Target="../Docs/R1-2204038.zip" TargetMode="External"/><Relationship Id="rId424" Type="http://schemas.openxmlformats.org/officeDocument/2006/relationships/hyperlink" Target="../Docs/R1-2203064.zip" TargetMode="External"/><Relationship Id="rId631" Type="http://schemas.openxmlformats.org/officeDocument/2006/relationships/hyperlink" Target="../Docs/R1-2204826.zip" TargetMode="External"/><Relationship Id="rId1054" Type="http://schemas.openxmlformats.org/officeDocument/2006/relationships/hyperlink" Target="../Docs/R1-2204640.zip" TargetMode="External"/><Relationship Id="rId1261" Type="http://schemas.openxmlformats.org/officeDocument/2006/relationships/hyperlink" Target="../Docs/R1-2203632.zip" TargetMode="External"/><Relationship Id="rId2105" Type="http://schemas.openxmlformats.org/officeDocument/2006/relationships/hyperlink" Target="../Docs/R1-2204108.zip" TargetMode="External"/><Relationship Id="rId2312" Type="http://schemas.openxmlformats.org/officeDocument/2006/relationships/hyperlink" Target="../Docs/R1-2203129.zip" TargetMode="External"/><Relationship Id="rId1121" Type="http://schemas.openxmlformats.org/officeDocument/2006/relationships/hyperlink" Target="../Docs/R1-2203126.zip" TargetMode="External"/><Relationship Id="rId3086" Type="http://schemas.openxmlformats.org/officeDocument/2006/relationships/hyperlink" Target="https://portal.3gpp.org/desktopmodules/Release/ReleaseDetails.aspx?releaseId=192" TargetMode="External"/><Relationship Id="rId3293" Type="http://schemas.openxmlformats.org/officeDocument/2006/relationships/hyperlink" Target="https://portal.3gpp.org/desktopmodules/WorkItem/WorkItemDetails.aspx?workitemId=860141" TargetMode="External"/><Relationship Id="rId1938" Type="http://schemas.openxmlformats.org/officeDocument/2006/relationships/hyperlink" Target="../Docs/R1-2204843.zip" TargetMode="External"/><Relationship Id="rId3153" Type="http://schemas.openxmlformats.org/officeDocument/2006/relationships/hyperlink" Target="https://portal.3gpp.org/desktopmodules/Release/ReleaseDetails.aspx?releaseId=192" TargetMode="External"/><Relationship Id="rId3360" Type="http://schemas.openxmlformats.org/officeDocument/2006/relationships/hyperlink" Target="../Docs/R1-2203047.zip" TargetMode="External"/><Relationship Id="rId281" Type="http://schemas.openxmlformats.org/officeDocument/2006/relationships/hyperlink" Target="../Docs/R1-2204700.zip" TargetMode="External"/><Relationship Id="rId3013" Type="http://schemas.openxmlformats.org/officeDocument/2006/relationships/hyperlink" Target="https://portal.3gpp.org/desktopmodules/WorkItem/WorkItemDetails.aspx?workitemId=800185" TargetMode="External"/><Relationship Id="rId141" Type="http://schemas.openxmlformats.org/officeDocument/2006/relationships/hyperlink" Target="../Docs/R1-2203098.zip" TargetMode="External"/><Relationship Id="rId3220" Type="http://schemas.openxmlformats.org/officeDocument/2006/relationships/hyperlink" Target="../Docs/R1-2205247.zip" TargetMode="External"/><Relationship Id="rId7" Type="http://schemas.openxmlformats.org/officeDocument/2006/relationships/footnotes" Target="footnotes.xml"/><Relationship Id="rId2779" Type="http://schemas.openxmlformats.org/officeDocument/2006/relationships/hyperlink" Target="../Docs/R1-2203131.zip" TargetMode="External"/><Relationship Id="rId2986" Type="http://schemas.openxmlformats.org/officeDocument/2006/relationships/hyperlink" Target="https://portal.3gpp.org/desktopmodules/Specifications/SpecificationDetails.aspx?specificationId=3212" TargetMode="External"/><Relationship Id="rId958" Type="http://schemas.openxmlformats.org/officeDocument/2006/relationships/hyperlink" Target="../Docs/R1-2204746.zip" TargetMode="External"/><Relationship Id="rId1588" Type="http://schemas.openxmlformats.org/officeDocument/2006/relationships/hyperlink" Target="../Docs/R1-2204507.zip" TargetMode="External"/><Relationship Id="rId1795" Type="http://schemas.openxmlformats.org/officeDocument/2006/relationships/hyperlink" Target="../Docs/R1-2204936.zip" TargetMode="External"/><Relationship Id="rId2639" Type="http://schemas.openxmlformats.org/officeDocument/2006/relationships/hyperlink" Target="../Docs/R1-2204394.zip" TargetMode="External"/><Relationship Id="rId2846" Type="http://schemas.openxmlformats.org/officeDocument/2006/relationships/hyperlink" Target="../Docs/R1-2205072.zip" TargetMode="External"/><Relationship Id="rId87" Type="http://schemas.openxmlformats.org/officeDocument/2006/relationships/hyperlink" Target="../Docs/R1-2204434.zip" TargetMode="External"/><Relationship Id="rId818" Type="http://schemas.openxmlformats.org/officeDocument/2006/relationships/hyperlink" Target="../Docs/R1-2205201.zip" TargetMode="External"/><Relationship Id="rId1448" Type="http://schemas.openxmlformats.org/officeDocument/2006/relationships/hyperlink" Target="../Docs/R1-2203973.zip" TargetMode="External"/><Relationship Id="rId1655" Type="http://schemas.openxmlformats.org/officeDocument/2006/relationships/hyperlink" Target="../Docs/R1-2205017.zip" TargetMode="External"/><Relationship Id="rId2706" Type="http://schemas.openxmlformats.org/officeDocument/2006/relationships/hyperlink" Target="../Docs/R1-2204397.zip" TargetMode="External"/><Relationship Id="rId1308" Type="http://schemas.openxmlformats.org/officeDocument/2006/relationships/hyperlink" Target="../Docs/R1-2205328.zip" TargetMode="External"/><Relationship Id="rId1862" Type="http://schemas.openxmlformats.org/officeDocument/2006/relationships/hyperlink" Target="../Docs/R1-2204051.zip" TargetMode="External"/><Relationship Id="rId2913" Type="http://schemas.openxmlformats.org/officeDocument/2006/relationships/hyperlink" Target="../Docs/R1-2204329.zip" TargetMode="External"/><Relationship Id="rId1515" Type="http://schemas.openxmlformats.org/officeDocument/2006/relationships/hyperlink" Target="../Docs/R1-2204518.zip" TargetMode="External"/><Relationship Id="rId1722" Type="http://schemas.openxmlformats.org/officeDocument/2006/relationships/hyperlink" Target="../Docs/R1-2203326.zip" TargetMode="External"/><Relationship Id="rId14" Type="http://schemas.openxmlformats.org/officeDocument/2006/relationships/hyperlink" Target="../Docs/R1-2205193.zip" TargetMode="External"/><Relationship Id="rId2289" Type="http://schemas.openxmlformats.org/officeDocument/2006/relationships/hyperlink" Target="../Docs/R1-2203910.zip" TargetMode="External"/><Relationship Id="rId2496" Type="http://schemas.openxmlformats.org/officeDocument/2006/relationships/hyperlink" Target="../Docs/R1-2205257.zip" TargetMode="External"/><Relationship Id="rId468" Type="http://schemas.openxmlformats.org/officeDocument/2006/relationships/hyperlink" Target="../Docs/R1-2203949.zip" TargetMode="External"/><Relationship Id="rId675" Type="http://schemas.openxmlformats.org/officeDocument/2006/relationships/hyperlink" Target="../Docs/R1-2205144.zip" TargetMode="External"/><Relationship Id="rId882" Type="http://schemas.openxmlformats.org/officeDocument/2006/relationships/hyperlink" Target="../Docs/R1-2204271.zip" TargetMode="External"/><Relationship Id="rId1098" Type="http://schemas.openxmlformats.org/officeDocument/2006/relationships/hyperlink" Target="../Docs/R1-2203701.zip" TargetMode="External"/><Relationship Id="rId2149" Type="http://schemas.openxmlformats.org/officeDocument/2006/relationships/hyperlink" Target="../Docs/R1-2203693.zip" TargetMode="External"/><Relationship Id="rId2356" Type="http://schemas.openxmlformats.org/officeDocument/2006/relationships/hyperlink" Target="../Docs/R1-2205039.zip" TargetMode="External"/><Relationship Id="rId2563" Type="http://schemas.openxmlformats.org/officeDocument/2006/relationships/hyperlink" Target="../Docs/R1-2204687.zip" TargetMode="External"/><Relationship Id="rId2770" Type="http://schemas.openxmlformats.org/officeDocument/2006/relationships/hyperlink" Target="../Docs/R1-2204890.zip" TargetMode="External"/><Relationship Id="rId3407" Type="http://schemas.openxmlformats.org/officeDocument/2006/relationships/hyperlink" Target="../Docs/R1-2205671.zip" TargetMode="External"/><Relationship Id="rId328" Type="http://schemas.openxmlformats.org/officeDocument/2006/relationships/hyperlink" Target="../Docs/R1-2204172.zip" TargetMode="External"/><Relationship Id="rId535" Type="http://schemas.openxmlformats.org/officeDocument/2006/relationships/hyperlink" Target="../Docs/R1-2203079.zip" TargetMode="External"/><Relationship Id="rId742" Type="http://schemas.openxmlformats.org/officeDocument/2006/relationships/hyperlink" Target="../Docs/R1-2203231.zip" TargetMode="External"/><Relationship Id="rId1165" Type="http://schemas.openxmlformats.org/officeDocument/2006/relationships/hyperlink" Target="../Docs/R1-2205334.zip" TargetMode="External"/><Relationship Id="rId1372" Type="http://schemas.openxmlformats.org/officeDocument/2006/relationships/hyperlink" Target="../Docs/R1-2204851.zip" TargetMode="External"/><Relationship Id="rId2009" Type="http://schemas.openxmlformats.org/officeDocument/2006/relationships/hyperlink" Target="../Docs/R1-2205498.zip" TargetMode="External"/><Relationship Id="rId2216" Type="http://schemas.openxmlformats.org/officeDocument/2006/relationships/hyperlink" Target="../Docs/R1-2203563.zip" TargetMode="External"/><Relationship Id="rId2423" Type="http://schemas.openxmlformats.org/officeDocument/2006/relationships/hyperlink" Target="../Docs/R1-2205636.zip" TargetMode="External"/><Relationship Id="rId2630" Type="http://schemas.openxmlformats.org/officeDocument/2006/relationships/hyperlink" Target="../Docs/R1-2203477.zip" TargetMode="External"/><Relationship Id="rId602" Type="http://schemas.openxmlformats.org/officeDocument/2006/relationships/hyperlink" Target="../Docs/R1-2205124.zip" TargetMode="External"/><Relationship Id="rId1025" Type="http://schemas.openxmlformats.org/officeDocument/2006/relationships/hyperlink" Target="../Docs/R1-2205483.zip" TargetMode="External"/><Relationship Id="rId1232" Type="http://schemas.openxmlformats.org/officeDocument/2006/relationships/hyperlink" Target="../Docs/R1-2205192.zip" TargetMode="External"/><Relationship Id="rId3197" Type="http://schemas.openxmlformats.org/officeDocument/2006/relationships/hyperlink" Target="https://portal.3gpp.org/desktopmodules/Release/ReleaseDetails.aspx?releaseId=192" TargetMode="External"/><Relationship Id="rId3057" Type="http://schemas.openxmlformats.org/officeDocument/2006/relationships/hyperlink" Target="https://portal.3gpp.org/desktopmodules/Release/ReleaseDetails.aspx?releaseId=191" TargetMode="External"/><Relationship Id="rId185" Type="http://schemas.openxmlformats.org/officeDocument/2006/relationships/hyperlink" Target="../Docs/R1-2203182.zip" TargetMode="External"/><Relationship Id="rId1909" Type="http://schemas.openxmlformats.org/officeDocument/2006/relationships/hyperlink" Target="../Docs/R1-2205270.zip" TargetMode="External"/><Relationship Id="rId3264" Type="http://schemas.openxmlformats.org/officeDocument/2006/relationships/hyperlink" Target="https://portal.3gpp.org/desktopmodules/WorkItem/WorkItemDetails.aspx?workitemId=900160" TargetMode="External"/><Relationship Id="rId392" Type="http://schemas.openxmlformats.org/officeDocument/2006/relationships/hyperlink" Target="../Docs/R1-2204922.zip" TargetMode="External"/><Relationship Id="rId2073" Type="http://schemas.openxmlformats.org/officeDocument/2006/relationships/hyperlink" Target="../Docs/R1-2204245.zip" TargetMode="External"/><Relationship Id="rId2280" Type="http://schemas.openxmlformats.org/officeDocument/2006/relationships/hyperlink" Target="../Docs/R1-2204753.zip" TargetMode="External"/><Relationship Id="rId3124" Type="http://schemas.openxmlformats.org/officeDocument/2006/relationships/hyperlink" Target="https://portal.3gpp.org/desktopmodules/Specifications/SpecificationDetails.aspx?specificationId=3215" TargetMode="External"/><Relationship Id="rId3331" Type="http://schemas.openxmlformats.org/officeDocument/2006/relationships/hyperlink" Target="../Docs/R1-2203018.zip" TargetMode="External"/><Relationship Id="rId252" Type="http://schemas.openxmlformats.org/officeDocument/2006/relationships/hyperlink" Target="../Docs/R1-2205295.zip" TargetMode="External"/><Relationship Id="rId2140" Type="http://schemas.openxmlformats.org/officeDocument/2006/relationships/hyperlink" Target="../Docs/R1-2203713.zip" TargetMode="External"/><Relationship Id="rId112" Type="http://schemas.openxmlformats.org/officeDocument/2006/relationships/hyperlink" Target="../Docs/R1-2203976.zip" TargetMode="External"/><Relationship Id="rId1699" Type="http://schemas.openxmlformats.org/officeDocument/2006/relationships/hyperlink" Target="../Docs/R1-2203446.zip" TargetMode="External"/><Relationship Id="rId2000" Type="http://schemas.openxmlformats.org/officeDocument/2006/relationships/hyperlink" Target="../Docs/R1-2204300.zip" TargetMode="External"/><Relationship Id="rId2957" Type="http://schemas.openxmlformats.org/officeDocument/2006/relationships/hyperlink" Target="https://portal.3gpp.org/desktopmodules/Release/ReleaseDetails.aspx?releaseId=192" TargetMode="External"/><Relationship Id="rId929" Type="http://schemas.openxmlformats.org/officeDocument/2006/relationships/hyperlink" Target="../Docs/R1-2204773.zip" TargetMode="External"/><Relationship Id="rId1559" Type="http://schemas.openxmlformats.org/officeDocument/2006/relationships/hyperlink" Target="../Docs/R1-2204538.zip" TargetMode="External"/><Relationship Id="rId1766" Type="http://schemas.openxmlformats.org/officeDocument/2006/relationships/hyperlink" Target="../Docs/R1-2203280.zip" TargetMode="External"/><Relationship Id="rId1973" Type="http://schemas.openxmlformats.org/officeDocument/2006/relationships/image" Target="media/image24.png"/><Relationship Id="rId2817" Type="http://schemas.openxmlformats.org/officeDocument/2006/relationships/hyperlink" Target="../Docs/R1-2205413.zip" TargetMode="External"/><Relationship Id="rId58" Type="http://schemas.openxmlformats.org/officeDocument/2006/relationships/hyperlink" Target="../Docs/R1-2203617.zip" TargetMode="External"/><Relationship Id="rId1419" Type="http://schemas.openxmlformats.org/officeDocument/2006/relationships/hyperlink" Target="../Docs/R1-2203318.zip" TargetMode="External"/><Relationship Id="rId1626" Type="http://schemas.openxmlformats.org/officeDocument/2006/relationships/hyperlink" Target="../Docs/R1-2205288.zip" TargetMode="External"/><Relationship Id="rId1833" Type="http://schemas.openxmlformats.org/officeDocument/2006/relationships/hyperlink" Target="../Docs/R1-2205223.zip" TargetMode="External"/><Relationship Id="rId1900" Type="http://schemas.openxmlformats.org/officeDocument/2006/relationships/hyperlink" Target="../Docs/R1-2204419.zip" TargetMode="External"/><Relationship Id="rId579" Type="http://schemas.openxmlformats.org/officeDocument/2006/relationships/hyperlink" Target="../Docs/R1-2205466.zip" TargetMode="External"/><Relationship Id="rId786" Type="http://schemas.openxmlformats.org/officeDocument/2006/relationships/hyperlink" Target="../Docs/R1-2205406.zip" TargetMode="External"/><Relationship Id="rId993" Type="http://schemas.openxmlformats.org/officeDocument/2006/relationships/hyperlink" Target="https://protect2.fireeye.com/v1/url?k=27686578-46e3704b-2769ee37-000babff9bb7-0ee9a373e33635b0&amp;q=1&amp;e=35df01ab-55cb-4fd6-9d4d-d85222b0114f&amp;u=http%3A%2F%2F6.1.2.1%2F" TargetMode="External"/><Relationship Id="rId2467" Type="http://schemas.openxmlformats.org/officeDocument/2006/relationships/hyperlink" Target="../Docs/R1-2205433.zip" TargetMode="External"/><Relationship Id="rId2674" Type="http://schemas.openxmlformats.org/officeDocument/2006/relationships/hyperlink" Target="../Docs/R1-2204395.zip" TargetMode="External"/><Relationship Id="rId439" Type="http://schemas.openxmlformats.org/officeDocument/2006/relationships/hyperlink" Target="../Docs/R1-2204199.zip" TargetMode="External"/><Relationship Id="rId646" Type="http://schemas.openxmlformats.org/officeDocument/2006/relationships/hyperlink" Target="../Docs/R1-2203512.zip" TargetMode="External"/><Relationship Id="rId1069" Type="http://schemas.openxmlformats.org/officeDocument/2006/relationships/hyperlink" Target="../Docs/R1-2205644.zip" TargetMode="External"/><Relationship Id="rId1276" Type="http://schemas.openxmlformats.org/officeDocument/2006/relationships/hyperlink" Target="../Docs/R1-2205484.zip" TargetMode="External"/><Relationship Id="rId1483" Type="http://schemas.openxmlformats.org/officeDocument/2006/relationships/hyperlink" Target="../Docs/R1-2205509.zip" TargetMode="External"/><Relationship Id="rId2327" Type="http://schemas.openxmlformats.org/officeDocument/2006/relationships/hyperlink" Target="../Docs/R1-2204253.zip" TargetMode="External"/><Relationship Id="rId2881" Type="http://schemas.openxmlformats.org/officeDocument/2006/relationships/hyperlink" Target="../Docs/R1-2204328.zip" TargetMode="External"/><Relationship Id="rId506" Type="http://schemas.openxmlformats.org/officeDocument/2006/relationships/hyperlink" Target="../Docs/R1-2203423.zip" TargetMode="External"/><Relationship Id="rId853" Type="http://schemas.openxmlformats.org/officeDocument/2006/relationships/hyperlink" Target="../Docs/R1-2203109.zip" TargetMode="External"/><Relationship Id="rId1136" Type="http://schemas.openxmlformats.org/officeDocument/2006/relationships/hyperlink" Target="../Docs/R1-2204174.zip" TargetMode="External"/><Relationship Id="rId1690" Type="http://schemas.openxmlformats.org/officeDocument/2006/relationships/image" Target="cid:image002.png@01D86BDB.C85A2370" TargetMode="External"/><Relationship Id="rId2534" Type="http://schemas.openxmlformats.org/officeDocument/2006/relationships/hyperlink" Target="../Docs/R1-2204686.zip" TargetMode="External"/><Relationship Id="rId2741" Type="http://schemas.openxmlformats.org/officeDocument/2006/relationships/hyperlink" Target="../Docs/R1-2205131.zip" TargetMode="External"/><Relationship Id="rId713" Type="http://schemas.openxmlformats.org/officeDocument/2006/relationships/hyperlink" Target="../Docs/R1-2204617.zip" TargetMode="External"/><Relationship Id="rId920" Type="http://schemas.openxmlformats.org/officeDocument/2006/relationships/hyperlink" Target="../Docs/R1-2203789.zip" TargetMode="External"/><Relationship Id="rId1343" Type="http://schemas.openxmlformats.org/officeDocument/2006/relationships/hyperlink" Target="../Docs/R1-2204780.zip" TargetMode="External"/><Relationship Id="rId1550" Type="http://schemas.openxmlformats.org/officeDocument/2006/relationships/hyperlink" Target="../Docs/R1-2203887.zip" TargetMode="External"/><Relationship Id="rId2601" Type="http://schemas.openxmlformats.org/officeDocument/2006/relationships/hyperlink" Target="../Docs/R1-2204064.zip" TargetMode="External"/><Relationship Id="rId1203" Type="http://schemas.openxmlformats.org/officeDocument/2006/relationships/hyperlink" Target="../Docs/R1-2203288.zip" TargetMode="External"/><Relationship Id="rId1410" Type="http://schemas.openxmlformats.org/officeDocument/2006/relationships/hyperlink" Target="../Docs/R1-2204592.zip" TargetMode="External"/><Relationship Id="rId3168" Type="http://schemas.openxmlformats.org/officeDocument/2006/relationships/hyperlink" Target="../Docs/R1-2205655.zip" TargetMode="External"/><Relationship Id="rId3375" Type="http://schemas.openxmlformats.org/officeDocument/2006/relationships/hyperlink" Target="../Docs/R1-2202886.zip" TargetMode="External"/><Relationship Id="rId296" Type="http://schemas.openxmlformats.org/officeDocument/2006/relationships/hyperlink" Target="../Docs/R1-2203296.zip" TargetMode="External"/><Relationship Id="rId2184" Type="http://schemas.openxmlformats.org/officeDocument/2006/relationships/hyperlink" Target="../Docs/R1-2203704.zip" TargetMode="External"/><Relationship Id="rId2391" Type="http://schemas.openxmlformats.org/officeDocument/2006/relationships/hyperlink" Target="../Docs/R1-2204155.zip" TargetMode="External"/><Relationship Id="rId3028" Type="http://schemas.openxmlformats.org/officeDocument/2006/relationships/hyperlink" Target="https://portal.3gpp.org/desktopmodules/Specifications/SpecificationDetails.aspx?specificationId=3214" TargetMode="External"/><Relationship Id="rId3235" Type="http://schemas.openxmlformats.org/officeDocument/2006/relationships/hyperlink" Target="https://portal.3gpp.org/desktopmodules/WorkItem/WorkItemDetails.aspx?workitemId=860148" TargetMode="External"/><Relationship Id="rId156" Type="http://schemas.openxmlformats.org/officeDocument/2006/relationships/hyperlink" Target="../Docs/R1-2203033.zip" TargetMode="External"/><Relationship Id="rId363" Type="http://schemas.openxmlformats.org/officeDocument/2006/relationships/hyperlink" Target="../Docs/R1-2205343.zip" TargetMode="External"/><Relationship Id="rId570" Type="http://schemas.openxmlformats.org/officeDocument/2006/relationships/hyperlink" Target="../Docs/R1-2204706.zip" TargetMode="External"/><Relationship Id="rId2044" Type="http://schemas.openxmlformats.org/officeDocument/2006/relationships/hyperlink" Target="../Docs/R1-2204430.zip" TargetMode="External"/><Relationship Id="rId2251" Type="http://schemas.openxmlformats.org/officeDocument/2006/relationships/hyperlink" Target="../Docs/R1-2205226.zip" TargetMode="External"/><Relationship Id="rId3302" Type="http://schemas.openxmlformats.org/officeDocument/2006/relationships/hyperlink" Target="https://portal.3gpp.org/desktopmodules/WorkItem/WorkItemDetails.aspx?workitemId=900160" TargetMode="External"/><Relationship Id="rId223" Type="http://schemas.openxmlformats.org/officeDocument/2006/relationships/hyperlink" Target="../Docs/R1-2205297.zip" TargetMode="External"/><Relationship Id="rId430" Type="http://schemas.openxmlformats.org/officeDocument/2006/relationships/hyperlink" Target="../Docs/R1-2203673.zip" TargetMode="External"/><Relationship Id="rId1060" Type="http://schemas.openxmlformats.org/officeDocument/2006/relationships/hyperlink" Target="../Docs/R1-2205249.zip" TargetMode="External"/><Relationship Id="rId2111" Type="http://schemas.openxmlformats.org/officeDocument/2006/relationships/hyperlink" Target="../Docs/R1-2204503.zip" TargetMode="External"/><Relationship Id="rId1877" Type="http://schemas.openxmlformats.org/officeDocument/2006/relationships/hyperlink" Target="../Docs/R1-2204937.zip" TargetMode="External"/><Relationship Id="rId2928" Type="http://schemas.openxmlformats.org/officeDocument/2006/relationships/hyperlink" Target="../Docs/R1-2203806.zip" TargetMode="External"/><Relationship Id="rId1737" Type="http://schemas.openxmlformats.org/officeDocument/2006/relationships/hyperlink" Target="../Docs/R1-2204544.zip" TargetMode="External"/><Relationship Id="rId1944" Type="http://schemas.openxmlformats.org/officeDocument/2006/relationships/hyperlink" Target="../Docs/R1-2205252.zip" TargetMode="External"/><Relationship Id="rId3092" Type="http://schemas.openxmlformats.org/officeDocument/2006/relationships/hyperlink" Target="https://portal.3gpp.org/desktopmodules/Release/ReleaseDetails.aspx?releaseId=192" TargetMode="External"/><Relationship Id="rId29" Type="http://schemas.openxmlformats.org/officeDocument/2006/relationships/hyperlink" Target="../Docs/R1-2204333.zip" TargetMode="External"/><Relationship Id="rId1804" Type="http://schemas.openxmlformats.org/officeDocument/2006/relationships/hyperlink" Target="../Docs/R1-2203550.zip" TargetMode="External"/><Relationship Id="rId897" Type="http://schemas.openxmlformats.org/officeDocument/2006/relationships/hyperlink" Target="../Docs/R1-2203992.zip" TargetMode="External"/><Relationship Id="rId2578" Type="http://schemas.openxmlformats.org/officeDocument/2006/relationships/hyperlink" Target="../Docs/R1-2205175.zip" TargetMode="External"/><Relationship Id="rId2785" Type="http://schemas.openxmlformats.org/officeDocument/2006/relationships/hyperlink" Target="../Docs/R1-2203666.zip" TargetMode="External"/><Relationship Id="rId2992" Type="http://schemas.openxmlformats.org/officeDocument/2006/relationships/hyperlink" Target="../Docs/R1-2205668.zip" TargetMode="External"/><Relationship Id="rId757" Type="http://schemas.openxmlformats.org/officeDocument/2006/relationships/hyperlink" Target="../Docs/R1-2204933.zip" TargetMode="External"/><Relationship Id="rId964" Type="http://schemas.openxmlformats.org/officeDocument/2006/relationships/hyperlink" Target="../Docs/R1-2205277.zip" TargetMode="External"/><Relationship Id="rId1387" Type="http://schemas.openxmlformats.org/officeDocument/2006/relationships/hyperlink" Target="../Docs/R1-2203110.zip" TargetMode="External"/><Relationship Id="rId1594" Type="http://schemas.openxmlformats.org/officeDocument/2006/relationships/hyperlink" Target="../Docs/R1-2205593.zip" TargetMode="External"/><Relationship Id="rId2438" Type="http://schemas.openxmlformats.org/officeDocument/2006/relationships/hyperlink" Target="../Docs/R1-2205693.zip" TargetMode="External"/><Relationship Id="rId2645" Type="http://schemas.openxmlformats.org/officeDocument/2006/relationships/hyperlink" Target="../Docs/R1-2204814.zip" TargetMode="External"/><Relationship Id="rId2852" Type="http://schemas.openxmlformats.org/officeDocument/2006/relationships/hyperlink" Target="../Docs/R1-2203587.zip" TargetMode="External"/><Relationship Id="rId93" Type="http://schemas.openxmlformats.org/officeDocument/2006/relationships/hyperlink" Target="../Docs/R1-2203042.zip" TargetMode="External"/><Relationship Id="rId617" Type="http://schemas.openxmlformats.org/officeDocument/2006/relationships/hyperlink" Target="../Docs/R1-2203679.zip" TargetMode="External"/><Relationship Id="rId824" Type="http://schemas.openxmlformats.org/officeDocument/2006/relationships/hyperlink" Target="../Docs/R1-2203865.zip" TargetMode="External"/><Relationship Id="rId1247" Type="http://schemas.openxmlformats.org/officeDocument/2006/relationships/hyperlink" Target="../Docs/R1-2205584.zip" TargetMode="External"/><Relationship Id="rId1454" Type="http://schemas.openxmlformats.org/officeDocument/2006/relationships/hyperlink" Target="../Docs/R1-2204408.zip" TargetMode="External"/><Relationship Id="rId1661" Type="http://schemas.openxmlformats.org/officeDocument/2006/relationships/image" Target="cid:image003.png@01D86C43.8E5DA4E0" TargetMode="External"/><Relationship Id="rId2505" Type="http://schemas.openxmlformats.org/officeDocument/2006/relationships/hyperlink" Target="../Docs/R1-2203574.zip" TargetMode="External"/><Relationship Id="rId2712" Type="http://schemas.openxmlformats.org/officeDocument/2006/relationships/hyperlink" Target="../Docs/R1-2203583.zip" TargetMode="External"/><Relationship Id="rId1107" Type="http://schemas.openxmlformats.org/officeDocument/2006/relationships/hyperlink" Target="../Docs/R1-2204352.zip" TargetMode="External"/><Relationship Id="rId1314" Type="http://schemas.openxmlformats.org/officeDocument/2006/relationships/hyperlink" Target="../Docs/R1-2203262.zip" TargetMode="External"/><Relationship Id="rId1521" Type="http://schemas.openxmlformats.org/officeDocument/2006/relationships/hyperlink" Target="../Docs/R1-2205346.zip" TargetMode="External"/><Relationship Id="rId3279" Type="http://schemas.openxmlformats.org/officeDocument/2006/relationships/hyperlink" Target="https://portal.3gpp.org/desktopmodules/WorkItem/WorkItemDetails.aspx?workitemId=940194" TargetMode="External"/><Relationship Id="rId20" Type="http://schemas.openxmlformats.org/officeDocument/2006/relationships/hyperlink" Target="../Docs/R1-2203187.zip" TargetMode="External"/><Relationship Id="rId2088" Type="http://schemas.openxmlformats.org/officeDocument/2006/relationships/hyperlink" Target="../Docs/R1-2205361.zip" TargetMode="External"/><Relationship Id="rId2295" Type="http://schemas.openxmlformats.org/officeDocument/2006/relationships/hyperlink" Target="../Docs/R1-2203719.zip" TargetMode="External"/><Relationship Id="rId3139" Type="http://schemas.openxmlformats.org/officeDocument/2006/relationships/hyperlink" Target="https://portal.3gpp.org/desktopmodules/Release/ReleaseDetails.aspx?releaseId=192" TargetMode="External"/><Relationship Id="rId3346" Type="http://schemas.openxmlformats.org/officeDocument/2006/relationships/hyperlink" Target="../Docs/R1-2203033.zip" TargetMode="External"/><Relationship Id="rId267" Type="http://schemas.openxmlformats.org/officeDocument/2006/relationships/hyperlink" Target="../Docs/R1-2203501.zip" TargetMode="External"/><Relationship Id="rId474" Type="http://schemas.openxmlformats.org/officeDocument/2006/relationships/hyperlink" Target="../Docs/R1-2204536.zip" TargetMode="External"/><Relationship Id="rId2155" Type="http://schemas.openxmlformats.org/officeDocument/2006/relationships/hyperlink" Target="../Docs/R1-2203982.zip" TargetMode="External"/><Relationship Id="rId127" Type="http://schemas.openxmlformats.org/officeDocument/2006/relationships/hyperlink" Target="../Docs/R1-2204969.zip" TargetMode="External"/><Relationship Id="rId681" Type="http://schemas.openxmlformats.org/officeDocument/2006/relationships/hyperlink" Target="../Docs/R1-2205305.zip" TargetMode="External"/><Relationship Id="rId779" Type="http://schemas.openxmlformats.org/officeDocument/2006/relationships/hyperlink" Target="../Docs/R1-2203040.zip" TargetMode="External"/><Relationship Id="rId986" Type="http://schemas.openxmlformats.org/officeDocument/2006/relationships/hyperlink" Target="../Docs/R1-2204657.zip" TargetMode="External"/><Relationship Id="rId2362" Type="http://schemas.openxmlformats.org/officeDocument/2006/relationships/hyperlink" Target="../Docs/R1-2203178.zip" TargetMode="External"/><Relationship Id="rId2667" Type="http://schemas.openxmlformats.org/officeDocument/2006/relationships/hyperlink" Target="../Docs/R1-2203581.zip" TargetMode="External"/><Relationship Id="rId3206" Type="http://schemas.openxmlformats.org/officeDocument/2006/relationships/hyperlink" Target="https://portal.3gpp.org/desktopmodules/Specifications/SpecificationDetails.aspx?specificationId=3216" TargetMode="External"/><Relationship Id="rId3413" Type="http://schemas.openxmlformats.org/officeDocument/2006/relationships/hyperlink" Target="../Docs/R1-2205657.zip" TargetMode="External"/><Relationship Id="rId334" Type="http://schemas.openxmlformats.org/officeDocument/2006/relationships/hyperlink" Target="../Docs/R1-2204975.zip" TargetMode="External"/><Relationship Id="rId541" Type="http://schemas.openxmlformats.org/officeDocument/2006/relationships/hyperlink" Target="../Docs/R1-2203986.zip" TargetMode="External"/><Relationship Id="rId639" Type="http://schemas.openxmlformats.org/officeDocument/2006/relationships/hyperlink" Target="../Docs/R1-2205125.zip" TargetMode="External"/><Relationship Id="rId1171" Type="http://schemas.openxmlformats.org/officeDocument/2006/relationships/hyperlink" Target="../Docs/R1-2205158.zip" TargetMode="External"/><Relationship Id="rId1269" Type="http://schemas.openxmlformats.org/officeDocument/2006/relationships/hyperlink" Target="../Docs/R1-2205110.zip" TargetMode="External"/><Relationship Id="rId1476" Type="http://schemas.openxmlformats.org/officeDocument/2006/relationships/hyperlink" Target="../Docs/R1-2203884.zip" TargetMode="External"/><Relationship Id="rId2015" Type="http://schemas.openxmlformats.org/officeDocument/2006/relationships/hyperlink" Target="../Docs/R1-2204577.zip" TargetMode="External"/><Relationship Id="rId2222" Type="http://schemas.openxmlformats.org/officeDocument/2006/relationships/hyperlink" Target="../Docs/R1-2203715.zip" TargetMode="External"/><Relationship Id="rId2874" Type="http://schemas.openxmlformats.org/officeDocument/2006/relationships/hyperlink" Target="../Docs/R1-2203757.zip" TargetMode="External"/><Relationship Id="rId401" Type="http://schemas.openxmlformats.org/officeDocument/2006/relationships/hyperlink" Target="../Docs/R1-2203030.zip" TargetMode="External"/><Relationship Id="rId846" Type="http://schemas.openxmlformats.org/officeDocument/2006/relationships/hyperlink" Target="../Docs/R1-2203026.zip" TargetMode="External"/><Relationship Id="rId1031" Type="http://schemas.openxmlformats.org/officeDocument/2006/relationships/hyperlink" Target="../Docs/R1-2204902.zip" TargetMode="External"/><Relationship Id="rId1129" Type="http://schemas.openxmlformats.org/officeDocument/2006/relationships/hyperlink" Target="../Docs/R1-2205096.zip" TargetMode="External"/><Relationship Id="rId1683" Type="http://schemas.openxmlformats.org/officeDocument/2006/relationships/hyperlink" Target="../Docs/R1-2204749.zip" TargetMode="External"/><Relationship Id="rId1890" Type="http://schemas.openxmlformats.org/officeDocument/2006/relationships/hyperlink" Target="../Docs/R1-2203552.zip" TargetMode="External"/><Relationship Id="rId1988" Type="http://schemas.openxmlformats.org/officeDocument/2006/relationships/hyperlink" Target="../Docs/R1-2203456.zip" TargetMode="External"/><Relationship Id="rId2527" Type="http://schemas.openxmlformats.org/officeDocument/2006/relationships/hyperlink" Target="../Docs/R1-2203919.zip" TargetMode="External"/><Relationship Id="rId2734" Type="http://schemas.openxmlformats.org/officeDocument/2006/relationships/hyperlink" Target="../Docs/R1-2205235.zip" TargetMode="External"/><Relationship Id="rId2941" Type="http://schemas.openxmlformats.org/officeDocument/2006/relationships/hyperlink" Target="../Docs/R1-2203932.zip" TargetMode="External"/><Relationship Id="rId706" Type="http://schemas.openxmlformats.org/officeDocument/2006/relationships/hyperlink" Target="../Docs/R1-2203863.zip" TargetMode="External"/><Relationship Id="rId913" Type="http://schemas.openxmlformats.org/officeDocument/2006/relationships/hyperlink" Target="../Docs/R1-2205638.zip" TargetMode="External"/><Relationship Id="rId1336" Type="http://schemas.openxmlformats.org/officeDocument/2006/relationships/hyperlink" Target="../Docs/R1-2204136.zip" TargetMode="External"/><Relationship Id="rId1543" Type="http://schemas.openxmlformats.org/officeDocument/2006/relationships/hyperlink" Target="../Docs/R1-2203320.zip" TargetMode="External"/><Relationship Id="rId1750" Type="http://schemas.openxmlformats.org/officeDocument/2006/relationships/package" Target="embeddings/Microsoft_Visio_Drawing.vsdx"/><Relationship Id="rId2801" Type="http://schemas.openxmlformats.org/officeDocument/2006/relationships/hyperlink" Target="../Docs/R1-2204818.zip" TargetMode="External"/><Relationship Id="rId42" Type="http://schemas.openxmlformats.org/officeDocument/2006/relationships/hyperlink" Target="../Docs/R1-2203018.zip" TargetMode="External"/><Relationship Id="rId1403" Type="http://schemas.openxmlformats.org/officeDocument/2006/relationships/hyperlink" Target="../Docs/R1-2203480.zip" TargetMode="External"/><Relationship Id="rId1610" Type="http://schemas.openxmlformats.org/officeDocument/2006/relationships/hyperlink" Target="../Docs/R1-2204099.zip" TargetMode="External"/><Relationship Id="rId1848" Type="http://schemas.openxmlformats.org/officeDocument/2006/relationships/image" Target="../../../../../../../Users/cmcc/AppData/Roaming/Foxmail7/Temp-9192-20220519203036/Attach/image028(05-25-10-12-00).png" TargetMode="External"/><Relationship Id="rId3063" Type="http://schemas.openxmlformats.org/officeDocument/2006/relationships/hyperlink" Target="https://portal.3gpp.org/desktopmodules/WorkItem/WorkItemDetails.aspx?workitemId=830174" TargetMode="External"/><Relationship Id="rId3270" Type="http://schemas.openxmlformats.org/officeDocument/2006/relationships/hyperlink" Target="https://portal.3gpp.org/desktopmodules/WorkItem/WorkItemDetails.aspx?workitemId=940067" TargetMode="External"/><Relationship Id="rId191" Type="http://schemas.openxmlformats.org/officeDocument/2006/relationships/hyperlink" Target="../Docs/R1-2203182.zip" TargetMode="External"/><Relationship Id="rId1708" Type="http://schemas.openxmlformats.org/officeDocument/2006/relationships/hyperlink" Target="../Docs/R1-2204234.zip" TargetMode="External"/><Relationship Id="rId1915" Type="http://schemas.openxmlformats.org/officeDocument/2006/relationships/hyperlink" Target="../Docs/R1-2203251.zip" TargetMode="External"/><Relationship Id="rId3130" Type="http://schemas.openxmlformats.org/officeDocument/2006/relationships/hyperlink" Target="../Docs/R1-2205674.zip" TargetMode="External"/><Relationship Id="rId3368" Type="http://schemas.openxmlformats.org/officeDocument/2006/relationships/hyperlink" Target="../Docs/R1-2205090.zip" TargetMode="External"/><Relationship Id="rId289" Type="http://schemas.openxmlformats.org/officeDocument/2006/relationships/hyperlink" Target="../Docs/R1-2204639.zip" TargetMode="External"/><Relationship Id="rId496" Type="http://schemas.openxmlformats.org/officeDocument/2006/relationships/hyperlink" Target="../Docs/R1-2205145.zip" TargetMode="External"/><Relationship Id="rId2177" Type="http://schemas.openxmlformats.org/officeDocument/2006/relationships/hyperlink" Target="../Docs/R1-2203123.zip" TargetMode="External"/><Relationship Id="rId2384" Type="http://schemas.openxmlformats.org/officeDocument/2006/relationships/hyperlink" Target="../Docs/R1-2203179.zip" TargetMode="External"/><Relationship Id="rId2591" Type="http://schemas.openxmlformats.org/officeDocument/2006/relationships/hyperlink" Target="../Docs/R1-2203133.zip" TargetMode="External"/><Relationship Id="rId3228" Type="http://schemas.openxmlformats.org/officeDocument/2006/relationships/hyperlink" Target="https://portal.3gpp.org/desktopmodules/WorkItem/WorkItemDetails.aspx?workitemId=830174" TargetMode="External"/><Relationship Id="rId3435" Type="http://schemas.microsoft.com/office/2011/relationships/people" Target="people.xml"/><Relationship Id="rId149" Type="http://schemas.openxmlformats.org/officeDocument/2006/relationships/hyperlink" Target="../Docs/R1-2203047.zip" TargetMode="External"/><Relationship Id="rId356" Type="http://schemas.openxmlformats.org/officeDocument/2006/relationships/hyperlink" Target="../Docs/R1-2205350.zip" TargetMode="External"/><Relationship Id="rId563" Type="http://schemas.openxmlformats.org/officeDocument/2006/relationships/hyperlink" Target="../Docs/R1-2204202.zip" TargetMode="External"/><Relationship Id="rId770" Type="http://schemas.openxmlformats.org/officeDocument/2006/relationships/hyperlink" Target="../Docs/R1-2205232.zip" TargetMode="External"/><Relationship Id="rId1193" Type="http://schemas.openxmlformats.org/officeDocument/2006/relationships/hyperlink" Target="../Docs/R1-2204717.zip" TargetMode="External"/><Relationship Id="rId2037" Type="http://schemas.openxmlformats.org/officeDocument/2006/relationships/hyperlink" Target="../Docs/R1-2204053.zip" TargetMode="External"/><Relationship Id="rId2244" Type="http://schemas.openxmlformats.org/officeDocument/2006/relationships/hyperlink" Target="../Docs/R1-2203667.zip" TargetMode="External"/><Relationship Id="rId2451" Type="http://schemas.openxmlformats.org/officeDocument/2006/relationships/hyperlink" Target="../Docs/R1-2203995.zip" TargetMode="External"/><Relationship Id="rId2689" Type="http://schemas.openxmlformats.org/officeDocument/2006/relationships/hyperlink" Target="../Docs/R1-2203924.zip" TargetMode="External"/><Relationship Id="rId2896" Type="http://schemas.openxmlformats.org/officeDocument/2006/relationships/hyperlink" Target="../Docs/R1-2205212.zip" TargetMode="External"/><Relationship Id="rId216" Type="http://schemas.openxmlformats.org/officeDocument/2006/relationships/hyperlink" Target="../Docs/R1-2204001.zip" TargetMode="External"/><Relationship Id="rId423" Type="http://schemas.openxmlformats.org/officeDocument/2006/relationships/hyperlink" Target="../Docs/R1-2203258.zip" TargetMode="External"/><Relationship Id="rId868" Type="http://schemas.openxmlformats.org/officeDocument/2006/relationships/hyperlink" Target="../Docs/R1-2204663.zip" TargetMode="External"/><Relationship Id="rId1053" Type="http://schemas.openxmlformats.org/officeDocument/2006/relationships/hyperlink" Target="../Docs/R1-2204528.zip" TargetMode="External"/><Relationship Id="rId1260" Type="http://schemas.openxmlformats.org/officeDocument/2006/relationships/hyperlink" Target="../Docs/R1-2203386.zip" TargetMode="External"/><Relationship Id="rId1498" Type="http://schemas.openxmlformats.org/officeDocument/2006/relationships/hyperlink" Target="../Docs/R1-2203201.zip" TargetMode="External"/><Relationship Id="rId2104" Type="http://schemas.openxmlformats.org/officeDocument/2006/relationships/hyperlink" Target="../Docs/R1-2204076.zip" TargetMode="External"/><Relationship Id="rId2549" Type="http://schemas.openxmlformats.org/officeDocument/2006/relationships/hyperlink" Target="../Docs/R1-2203636.zip" TargetMode="External"/><Relationship Id="rId2756" Type="http://schemas.openxmlformats.org/officeDocument/2006/relationships/hyperlink" Target="../Docs/R1-2204724.zip" TargetMode="External"/><Relationship Id="rId2963" Type="http://schemas.openxmlformats.org/officeDocument/2006/relationships/hyperlink" Target="https://portal.3gpp.org/desktopmodules/WorkItem/WorkItemDetails.aspx?workitemId=920169" TargetMode="External"/><Relationship Id="rId630" Type="http://schemas.openxmlformats.org/officeDocument/2006/relationships/hyperlink" Target="../Docs/R1-2204769.zip" TargetMode="External"/><Relationship Id="rId728" Type="http://schemas.openxmlformats.org/officeDocument/2006/relationships/hyperlink" Target="../Docs/R1-2204618.zip" TargetMode="External"/><Relationship Id="rId935" Type="http://schemas.openxmlformats.org/officeDocument/2006/relationships/hyperlink" Target="../Docs/R1-2205394.zip" TargetMode="External"/><Relationship Id="rId1358" Type="http://schemas.openxmlformats.org/officeDocument/2006/relationships/hyperlink" Target="../Docs/R1-2204403.zip" TargetMode="External"/><Relationship Id="rId1565" Type="http://schemas.openxmlformats.org/officeDocument/2006/relationships/hyperlink" Target="../Docs/R1-2205071.zip" TargetMode="External"/><Relationship Id="rId1772" Type="http://schemas.openxmlformats.org/officeDocument/2006/relationships/hyperlink" Target="../Docs/R1-2203247.zip" TargetMode="External"/><Relationship Id="rId2311" Type="http://schemas.openxmlformats.org/officeDocument/2006/relationships/hyperlink" Target="../Docs/R1-2203058.zip" TargetMode="External"/><Relationship Id="rId2409" Type="http://schemas.openxmlformats.org/officeDocument/2006/relationships/hyperlink" Target="../Docs/R1-2203754.zip" TargetMode="External"/><Relationship Id="rId2616" Type="http://schemas.openxmlformats.org/officeDocument/2006/relationships/hyperlink" Target="../Docs/R1-2204847.zip" TargetMode="External"/><Relationship Id="rId64" Type="http://schemas.openxmlformats.org/officeDocument/2006/relationships/hyperlink" Target="../Docs/R1-2203413.zip" TargetMode="External"/><Relationship Id="rId1120" Type="http://schemas.openxmlformats.org/officeDocument/2006/relationships/hyperlink" Target="../Docs/R1-2203093.zip" TargetMode="External"/><Relationship Id="rId1218" Type="http://schemas.openxmlformats.org/officeDocument/2006/relationships/hyperlink" Target="../Docs/R1-2205169.zip" TargetMode="External"/><Relationship Id="rId1425" Type="http://schemas.openxmlformats.org/officeDocument/2006/relationships/hyperlink" Target="../Docs/R1-2204223.zip" TargetMode="External"/><Relationship Id="rId2823" Type="http://schemas.openxmlformats.org/officeDocument/2006/relationships/hyperlink" Target="../Docs/R1-2203485.zip" TargetMode="External"/><Relationship Id="rId1632" Type="http://schemas.openxmlformats.org/officeDocument/2006/relationships/hyperlink" Target="../Docs/R1-2203063.zip" TargetMode="External"/><Relationship Id="rId1937" Type="http://schemas.openxmlformats.org/officeDocument/2006/relationships/hyperlink" Target="../Docs/R1-2204796.zip" TargetMode="External"/><Relationship Id="rId3085" Type="http://schemas.openxmlformats.org/officeDocument/2006/relationships/hyperlink" Target="../Docs/R1-2205629.zip" TargetMode="External"/><Relationship Id="rId3292" Type="http://schemas.openxmlformats.org/officeDocument/2006/relationships/hyperlink" Target="https://portal.3gpp.org/desktopmodules/Release/ReleaseDetails.aspx?releaseId=192" TargetMode="External"/><Relationship Id="rId2199" Type="http://schemas.openxmlformats.org/officeDocument/2006/relationships/hyperlink" Target="../Docs/R1-2204608.zip" TargetMode="External"/><Relationship Id="rId3152" Type="http://schemas.openxmlformats.org/officeDocument/2006/relationships/hyperlink" Target="../Docs/R1-2205438.zip" TargetMode="External"/><Relationship Id="rId280" Type="http://schemas.openxmlformats.org/officeDocument/2006/relationships/hyperlink" Target="../Docs/R1-2205303.zip" TargetMode="External"/><Relationship Id="rId3012" Type="http://schemas.openxmlformats.org/officeDocument/2006/relationships/hyperlink" Target="https://portal.3gpp.org/desktopmodules/Specifications/SpecificationDetails.aspx?specificationId=3214" TargetMode="External"/><Relationship Id="rId140" Type="http://schemas.openxmlformats.org/officeDocument/2006/relationships/hyperlink" Target="../Docs/R1-2203038.zip" TargetMode="External"/><Relationship Id="rId378" Type="http://schemas.openxmlformats.org/officeDocument/2006/relationships/hyperlink" Target="../Docs/R1-2203852.zip" TargetMode="External"/><Relationship Id="rId585" Type="http://schemas.openxmlformats.org/officeDocument/2006/relationships/hyperlink" Target="../Docs/R1-2203401.zip" TargetMode="External"/><Relationship Id="rId792" Type="http://schemas.openxmlformats.org/officeDocument/2006/relationships/hyperlink" Target="../Docs/R1-2203099.zip" TargetMode="External"/><Relationship Id="rId2059" Type="http://schemas.openxmlformats.org/officeDocument/2006/relationships/hyperlink" Target="../Docs/R1-2203204.zip" TargetMode="External"/><Relationship Id="rId2266" Type="http://schemas.openxmlformats.org/officeDocument/2006/relationships/hyperlink" Target="../Docs/R1-2203465.zip" TargetMode="External"/><Relationship Id="rId2473" Type="http://schemas.openxmlformats.org/officeDocument/2006/relationships/image" Target="media/image33.png"/><Relationship Id="rId2680" Type="http://schemas.openxmlformats.org/officeDocument/2006/relationships/hyperlink" Target="../Docs/R1-2205174.zip" TargetMode="External"/><Relationship Id="rId3317" Type="http://schemas.openxmlformats.org/officeDocument/2006/relationships/hyperlink" Target="https://portal.3gpp.org/desktopmodules/WorkItem/WorkItemDetails.aspx?workitemId=940196" TargetMode="External"/><Relationship Id="rId6" Type="http://schemas.openxmlformats.org/officeDocument/2006/relationships/webSettings" Target="webSettings.xml"/><Relationship Id="rId238" Type="http://schemas.openxmlformats.org/officeDocument/2006/relationships/hyperlink" Target="../Docs/R1-2203850.zip" TargetMode="External"/><Relationship Id="rId445" Type="http://schemas.openxmlformats.org/officeDocument/2006/relationships/hyperlink" Target="../Docs/R1-2204763.zip" TargetMode="External"/><Relationship Id="rId652" Type="http://schemas.openxmlformats.org/officeDocument/2006/relationships/hyperlink" Target="../Docs/R1-2205291.zip" TargetMode="External"/><Relationship Id="rId1075" Type="http://schemas.openxmlformats.org/officeDocument/2006/relationships/hyperlink" Target="../Docs/R1-2205552.zip" TargetMode="External"/><Relationship Id="rId1282" Type="http://schemas.openxmlformats.org/officeDocument/2006/relationships/hyperlink" Target="../Docs/R1-2205199.zip" TargetMode="External"/><Relationship Id="rId2126" Type="http://schemas.openxmlformats.org/officeDocument/2006/relationships/hyperlink" Target="../Docs/R1-2203560.zip" TargetMode="External"/><Relationship Id="rId2333" Type="http://schemas.openxmlformats.org/officeDocument/2006/relationships/hyperlink" Target="../Docs/R1-2204869.zip" TargetMode="External"/><Relationship Id="rId2540" Type="http://schemas.openxmlformats.org/officeDocument/2006/relationships/hyperlink" Target="../Docs/R1-2205402.zip" TargetMode="External"/><Relationship Id="rId2778" Type="http://schemas.openxmlformats.org/officeDocument/2006/relationships/hyperlink" Target="../Docs/R1-2205443.zip" TargetMode="External"/><Relationship Id="rId2985" Type="http://schemas.openxmlformats.org/officeDocument/2006/relationships/hyperlink" Target="https://portal.3gpp.org/desktopmodules/Release/ReleaseDetails.aspx?releaseId=192" TargetMode="External"/><Relationship Id="rId305" Type="http://schemas.openxmlformats.org/officeDocument/2006/relationships/hyperlink" Target="../Docs/R1-2203504.zip" TargetMode="External"/><Relationship Id="rId512" Type="http://schemas.openxmlformats.org/officeDocument/2006/relationships/hyperlink" Target="../Docs/R1-2204030.zip" TargetMode="External"/><Relationship Id="rId957" Type="http://schemas.openxmlformats.org/officeDocument/2006/relationships/hyperlink" Target="../Docs/R1-2204705.zip" TargetMode="External"/><Relationship Id="rId1142" Type="http://schemas.openxmlformats.org/officeDocument/2006/relationships/hyperlink" Target="../Docs/R1-2204737.zip" TargetMode="External"/><Relationship Id="rId1587" Type="http://schemas.openxmlformats.org/officeDocument/2006/relationships/hyperlink" Target="../Docs/R1-2204368.zip" TargetMode="External"/><Relationship Id="rId1794" Type="http://schemas.openxmlformats.org/officeDocument/2006/relationships/hyperlink" Target="../Docs/R1-2204859.zip" TargetMode="External"/><Relationship Id="rId2400" Type="http://schemas.openxmlformats.org/officeDocument/2006/relationships/hyperlink" Target="../Docs/R1-2203168.zip" TargetMode="External"/><Relationship Id="rId2638" Type="http://schemas.openxmlformats.org/officeDocument/2006/relationships/hyperlink" Target="../Docs/R1-2204322.zip" TargetMode="External"/><Relationship Id="rId2845" Type="http://schemas.openxmlformats.org/officeDocument/2006/relationships/hyperlink" Target="../Docs/R1-2205056.zip" TargetMode="External"/><Relationship Id="rId86" Type="http://schemas.openxmlformats.org/officeDocument/2006/relationships/hyperlink" Target="../Docs/R1-2204271.zip" TargetMode="External"/><Relationship Id="rId817" Type="http://schemas.openxmlformats.org/officeDocument/2006/relationships/hyperlink" Target="../Docs/R1-2205097.zip" TargetMode="External"/><Relationship Id="rId1002" Type="http://schemas.openxmlformats.org/officeDocument/2006/relationships/hyperlink" Target="../Docs/R1-2203309.zip" TargetMode="External"/><Relationship Id="rId1447" Type="http://schemas.openxmlformats.org/officeDocument/2006/relationships/hyperlink" Target="../Docs/R1-2203778.zip" TargetMode="External"/><Relationship Id="rId1654" Type="http://schemas.openxmlformats.org/officeDocument/2006/relationships/hyperlink" Target="../Docs/R1-2204788.zip" TargetMode="External"/><Relationship Id="rId1861" Type="http://schemas.openxmlformats.org/officeDocument/2006/relationships/hyperlink" Target="../Docs/R1-2204016.zip" TargetMode="External"/><Relationship Id="rId2705" Type="http://schemas.openxmlformats.org/officeDocument/2006/relationships/hyperlink" Target="https://www.3gpp.org/ftp/TSG_RAN/TSG_RAN/TSGR_95e/Docs/RP-220834.zip" TargetMode="External"/><Relationship Id="rId2912" Type="http://schemas.openxmlformats.org/officeDocument/2006/relationships/hyperlink" Target="../Docs/R1-2204268.zip" TargetMode="External"/><Relationship Id="rId1307" Type="http://schemas.openxmlformats.org/officeDocument/2006/relationships/hyperlink" Target="../Docs/R1-2205327.zip" TargetMode="External"/><Relationship Id="rId1514" Type="http://schemas.openxmlformats.org/officeDocument/2006/relationships/hyperlink" Target="../Docs/R1-2203885.zip" TargetMode="External"/><Relationship Id="rId1721" Type="http://schemas.openxmlformats.org/officeDocument/2006/relationships/hyperlink" Target="../Docs/R1-2203155.zip" TargetMode="External"/><Relationship Id="rId1959" Type="http://schemas.openxmlformats.org/officeDocument/2006/relationships/hyperlink" Target="../Docs/R1-2204184.zip" TargetMode="External"/><Relationship Id="rId3174" Type="http://schemas.openxmlformats.org/officeDocument/2006/relationships/hyperlink" Target="https://portal.3gpp.org/desktopmodules/Specifications/SpecificationDetails.aspx?specificationId=3216" TargetMode="External"/><Relationship Id="rId13" Type="http://schemas.openxmlformats.org/officeDocument/2006/relationships/hyperlink" Target="../Docs/R1-2203010.zip" TargetMode="External"/><Relationship Id="rId1819" Type="http://schemas.openxmlformats.org/officeDocument/2006/relationships/hyperlink" Target="../Docs/R1-2204180.zip" TargetMode="External"/><Relationship Id="rId3381" Type="http://schemas.openxmlformats.org/officeDocument/2006/relationships/hyperlink" Target="../Docs/R1-2205693.zip" TargetMode="External"/><Relationship Id="rId2190" Type="http://schemas.openxmlformats.org/officeDocument/2006/relationships/hyperlink" Target="../Docs/R1-2204085.zip" TargetMode="External"/><Relationship Id="rId2288" Type="http://schemas.openxmlformats.org/officeDocument/2006/relationships/hyperlink" Target="../Docs/R1-2205186.zip" TargetMode="External"/><Relationship Id="rId2495" Type="http://schemas.openxmlformats.org/officeDocument/2006/relationships/hyperlink" Target="../Docs/R1-2205044.zip" TargetMode="External"/><Relationship Id="rId3034" Type="http://schemas.openxmlformats.org/officeDocument/2006/relationships/hyperlink" Target="../Docs/R1-2205686.zip" TargetMode="External"/><Relationship Id="rId3241" Type="http://schemas.openxmlformats.org/officeDocument/2006/relationships/hyperlink" Target="../Docs/R1-2205369.zip" TargetMode="External"/><Relationship Id="rId3339" Type="http://schemas.openxmlformats.org/officeDocument/2006/relationships/hyperlink" Target="../Docs/R1-2203026.zip" TargetMode="External"/><Relationship Id="rId162" Type="http://schemas.openxmlformats.org/officeDocument/2006/relationships/hyperlink" Target="../Docs/R1-2203041.zip" TargetMode="External"/><Relationship Id="rId467" Type="http://schemas.openxmlformats.org/officeDocument/2006/relationships/hyperlink" Target="../Docs/R1-2203856.zip" TargetMode="External"/><Relationship Id="rId1097" Type="http://schemas.openxmlformats.org/officeDocument/2006/relationships/hyperlink" Target="../Docs/R1-2203524.zip" TargetMode="External"/><Relationship Id="rId2050" Type="http://schemas.openxmlformats.org/officeDocument/2006/relationships/hyperlink" Target="../Docs/R1-2205311.zip" TargetMode="External"/><Relationship Id="rId2148" Type="http://schemas.openxmlformats.org/officeDocument/2006/relationships/hyperlink" Target="../Docs/R1-2203657.zip" TargetMode="External"/><Relationship Id="rId3101" Type="http://schemas.openxmlformats.org/officeDocument/2006/relationships/hyperlink" Target="https://portal.3gpp.org/desktopmodules/WorkItem/WorkItemDetails.aspx?workitemId=860145" TargetMode="External"/><Relationship Id="rId674" Type="http://schemas.openxmlformats.org/officeDocument/2006/relationships/hyperlink" Target="../Docs/R1-2205144.zip" TargetMode="External"/><Relationship Id="rId881" Type="http://schemas.openxmlformats.org/officeDocument/2006/relationships/hyperlink" Target="../Docs/R1-2203590.zip" TargetMode="External"/><Relationship Id="rId979" Type="http://schemas.openxmlformats.org/officeDocument/2006/relationships/hyperlink" Target="../Docs/R1-2203994.zip" TargetMode="External"/><Relationship Id="rId2355" Type="http://schemas.openxmlformats.org/officeDocument/2006/relationships/hyperlink" Target="../Docs/R1-2204951.zip" TargetMode="External"/><Relationship Id="rId2562" Type="http://schemas.openxmlformats.org/officeDocument/2006/relationships/hyperlink" Target="../Docs/R1-2204629.zip" TargetMode="External"/><Relationship Id="rId3406" Type="http://schemas.openxmlformats.org/officeDocument/2006/relationships/hyperlink" Target="../Docs/R1-2205682.zip" TargetMode="External"/><Relationship Id="rId327" Type="http://schemas.openxmlformats.org/officeDocument/2006/relationships/hyperlink" Target="../Docs/R1-2204901.zip" TargetMode="External"/><Relationship Id="rId534" Type="http://schemas.openxmlformats.org/officeDocument/2006/relationships/hyperlink" Target="../Docs/R1-2205380.zip" TargetMode="External"/><Relationship Id="rId741" Type="http://schemas.openxmlformats.org/officeDocument/2006/relationships/hyperlink" Target="../Docs/R1-2203088.zip" TargetMode="External"/><Relationship Id="rId839" Type="http://schemas.openxmlformats.org/officeDocument/2006/relationships/hyperlink" Target="../Docs/R1-2203026.zip" TargetMode="External"/><Relationship Id="rId1164" Type="http://schemas.openxmlformats.org/officeDocument/2006/relationships/hyperlink" Target="../Docs/R1-2205334.zip" TargetMode="External"/><Relationship Id="rId1371" Type="http://schemas.openxmlformats.org/officeDocument/2006/relationships/hyperlink" Target="../Docs/R1-2204851.zip" TargetMode="External"/><Relationship Id="rId1469" Type="http://schemas.openxmlformats.org/officeDocument/2006/relationships/hyperlink" Target="../Docs/R1-2205008.zip" TargetMode="External"/><Relationship Id="rId2008" Type="http://schemas.openxmlformats.org/officeDocument/2006/relationships/hyperlink" Target="../Docs/R1-2205229.zip" TargetMode="External"/><Relationship Id="rId2215" Type="http://schemas.openxmlformats.org/officeDocument/2006/relationships/hyperlink" Target="../Docs/R1-2203463.zip" TargetMode="External"/><Relationship Id="rId2422" Type="http://schemas.openxmlformats.org/officeDocument/2006/relationships/hyperlink" Target="../Docs/R1-2205526.zip" TargetMode="External"/><Relationship Id="rId2867" Type="http://schemas.openxmlformats.org/officeDocument/2006/relationships/hyperlink" Target="../Docs/R1-2203588.zip" TargetMode="External"/><Relationship Id="rId601" Type="http://schemas.openxmlformats.org/officeDocument/2006/relationships/hyperlink" Target="../Docs/R1-2204980.zip" TargetMode="External"/><Relationship Id="rId1024" Type="http://schemas.openxmlformats.org/officeDocument/2006/relationships/hyperlink" Target="../Docs/R1-2205444.zip" TargetMode="External"/><Relationship Id="rId1231" Type="http://schemas.openxmlformats.org/officeDocument/2006/relationships/hyperlink" Target="../Docs/R1-2205179.zip" TargetMode="External"/><Relationship Id="rId1676" Type="http://schemas.openxmlformats.org/officeDocument/2006/relationships/hyperlink" Target="../Docs/R1-2204145.zip" TargetMode="External"/><Relationship Id="rId1883" Type="http://schemas.openxmlformats.org/officeDocument/2006/relationships/hyperlink" Target="../Docs/R1-2204377.zip" TargetMode="External"/><Relationship Id="rId2727" Type="http://schemas.openxmlformats.org/officeDocument/2006/relationships/hyperlink" Target="../Docs/R1-2204816.zip" TargetMode="External"/><Relationship Id="rId2934" Type="http://schemas.openxmlformats.org/officeDocument/2006/relationships/hyperlink" Target="../Docs/R1-2204827.zip" TargetMode="External"/><Relationship Id="rId906" Type="http://schemas.openxmlformats.org/officeDocument/2006/relationships/hyperlink" Target="../Docs/R1-2205364.zip" TargetMode="External"/><Relationship Id="rId1329" Type="http://schemas.openxmlformats.org/officeDocument/2006/relationships/hyperlink" Target="../Docs/R1-2204849.zip" TargetMode="External"/><Relationship Id="rId1536" Type="http://schemas.openxmlformats.org/officeDocument/2006/relationships/hyperlink" Target="../Docs/R1-2203886.zip" TargetMode="External"/><Relationship Id="rId1743" Type="http://schemas.openxmlformats.org/officeDocument/2006/relationships/hyperlink" Target="../Docs/R1-2205221.zip" TargetMode="External"/><Relationship Id="rId1950" Type="http://schemas.openxmlformats.org/officeDocument/2006/relationships/hyperlink" Target="../Docs/R1-2203252.zip" TargetMode="External"/><Relationship Id="rId3196" Type="http://schemas.openxmlformats.org/officeDocument/2006/relationships/hyperlink" Target="../Docs/R1-2205678.zip" TargetMode="External"/><Relationship Id="rId35" Type="http://schemas.openxmlformats.org/officeDocument/2006/relationships/hyperlink" Target="../Docs/R1-2203077.zip" TargetMode="External"/><Relationship Id="rId1603" Type="http://schemas.openxmlformats.org/officeDocument/2006/relationships/hyperlink" Target="../Docs/R1-2203443.zip" TargetMode="External"/><Relationship Id="rId1810" Type="http://schemas.openxmlformats.org/officeDocument/2006/relationships/hyperlink" Target="../Docs/R1-2203248.zip" TargetMode="External"/><Relationship Id="rId3056" Type="http://schemas.openxmlformats.org/officeDocument/2006/relationships/hyperlink" Target="../Docs/R1-2205348.zip" TargetMode="External"/><Relationship Id="rId3263" Type="http://schemas.openxmlformats.org/officeDocument/2006/relationships/hyperlink" Target="https://portal.3gpp.org/desktopmodules/Release/ReleaseDetails.aspx?releaseId=192" TargetMode="External"/><Relationship Id="rId184" Type="http://schemas.openxmlformats.org/officeDocument/2006/relationships/hyperlink" Target="../Docs/R1-2203104.zip" TargetMode="External"/><Relationship Id="rId391" Type="http://schemas.openxmlformats.org/officeDocument/2006/relationships/hyperlink" Target="../Docs/R1-2204922.zip" TargetMode="External"/><Relationship Id="rId1908" Type="http://schemas.openxmlformats.org/officeDocument/2006/relationships/hyperlink" Target="../Docs/R1-2205269.zip" TargetMode="External"/><Relationship Id="rId2072" Type="http://schemas.openxmlformats.org/officeDocument/2006/relationships/hyperlink" Target="../Docs/R1-2204156.zip" TargetMode="External"/><Relationship Id="rId3123" Type="http://schemas.openxmlformats.org/officeDocument/2006/relationships/hyperlink" Target="https://portal.3gpp.org/desktopmodules/Release/ReleaseDetails.aspx?releaseId=192" TargetMode="External"/><Relationship Id="rId251" Type="http://schemas.openxmlformats.org/officeDocument/2006/relationships/hyperlink" Target="../Docs/R1-2205294.zip" TargetMode="External"/><Relationship Id="rId489" Type="http://schemas.openxmlformats.org/officeDocument/2006/relationships/hyperlink" Target="../Docs/R1-2205597.zip" TargetMode="External"/><Relationship Id="rId696" Type="http://schemas.openxmlformats.org/officeDocument/2006/relationships/hyperlink" Target="../Docs/R1-2205146.zip" TargetMode="External"/><Relationship Id="rId2377" Type="http://schemas.openxmlformats.org/officeDocument/2006/relationships/hyperlink" Target="../Docs/R1-2204807.zip" TargetMode="External"/><Relationship Id="rId2584" Type="http://schemas.openxmlformats.org/officeDocument/2006/relationships/hyperlink" Target="https://www.3gpp.org/ftp/TSG_RAN/TSG_RAN/TSGR_94e/Docs/RP-213700.zip" TargetMode="External"/><Relationship Id="rId2791" Type="http://schemas.openxmlformats.org/officeDocument/2006/relationships/hyperlink" Target="../Docs/R1-2204177.zip" TargetMode="External"/><Relationship Id="rId3330" Type="http://schemas.openxmlformats.org/officeDocument/2006/relationships/hyperlink" Target="../Docs/R1-2203017.zip" TargetMode="External"/><Relationship Id="rId3428" Type="http://schemas.openxmlformats.org/officeDocument/2006/relationships/hyperlink" Target="../Docs/R1-2205667.zip" TargetMode="External"/><Relationship Id="rId349" Type="http://schemas.openxmlformats.org/officeDocument/2006/relationships/hyperlink" Target="../Docs/R1-2205436.zip" TargetMode="External"/><Relationship Id="rId556" Type="http://schemas.openxmlformats.org/officeDocument/2006/relationships/hyperlink" Target="../Docs/R1-2203370.zip" TargetMode="External"/><Relationship Id="rId763" Type="http://schemas.openxmlformats.org/officeDocument/2006/relationships/hyperlink" Target="../Docs/R1-2205337.zip" TargetMode="External"/><Relationship Id="rId1186" Type="http://schemas.openxmlformats.org/officeDocument/2006/relationships/hyperlink" Target="../Docs/R1-2203874.zip" TargetMode="External"/><Relationship Id="rId1393" Type="http://schemas.openxmlformats.org/officeDocument/2006/relationships/hyperlink" Target="../Docs/R1-2204284.zip" TargetMode="External"/><Relationship Id="rId2237" Type="http://schemas.openxmlformats.org/officeDocument/2006/relationships/hyperlink" Target="../Docs/R1-2205204.zip" TargetMode="External"/><Relationship Id="rId2444" Type="http://schemas.openxmlformats.org/officeDocument/2006/relationships/hyperlink" Target="../Docs/R1-2203473.zip" TargetMode="External"/><Relationship Id="rId2889" Type="http://schemas.openxmlformats.org/officeDocument/2006/relationships/image" Target="media/image35.png"/><Relationship Id="rId111" Type="http://schemas.openxmlformats.org/officeDocument/2006/relationships/hyperlink" Target="../Docs/R1-2203766.zip" TargetMode="External"/><Relationship Id="rId209" Type="http://schemas.openxmlformats.org/officeDocument/2006/relationships/hyperlink" Target="../Docs/R1-2203130.zip" TargetMode="External"/><Relationship Id="rId416" Type="http://schemas.openxmlformats.org/officeDocument/2006/relationships/hyperlink" Target="../Docs/R1-2205168.zip" TargetMode="External"/><Relationship Id="rId970" Type="http://schemas.openxmlformats.org/officeDocument/2006/relationships/hyperlink" Target="../Docs/R1-2203651.zip" TargetMode="External"/><Relationship Id="rId1046" Type="http://schemas.openxmlformats.org/officeDocument/2006/relationships/hyperlink" Target="../Docs/R1-2203353.zip" TargetMode="External"/><Relationship Id="rId1253" Type="http://schemas.openxmlformats.org/officeDocument/2006/relationships/hyperlink" Target="../Docs/R1-2205614.zip" TargetMode="External"/><Relationship Id="rId1698" Type="http://schemas.openxmlformats.org/officeDocument/2006/relationships/hyperlink" Target="../Docs/R1-2203383.zip" TargetMode="External"/><Relationship Id="rId2651" Type="http://schemas.openxmlformats.org/officeDocument/2006/relationships/hyperlink" Target="../Docs/R1-2205386.zip" TargetMode="External"/><Relationship Id="rId2749" Type="http://schemas.openxmlformats.org/officeDocument/2006/relationships/hyperlink" Target="../Docs/R1-2203926.zip" TargetMode="External"/><Relationship Id="rId2956" Type="http://schemas.openxmlformats.org/officeDocument/2006/relationships/hyperlink" Target="../Docs/R1-2205664.zip" TargetMode="External"/><Relationship Id="rId623" Type="http://schemas.openxmlformats.org/officeDocument/2006/relationships/hyperlink" Target="../Docs/R1-2204341.zip" TargetMode="External"/><Relationship Id="rId830" Type="http://schemas.openxmlformats.org/officeDocument/2006/relationships/hyperlink" Target="../Docs/R1-2204943.zip" TargetMode="External"/><Relationship Id="rId928" Type="http://schemas.openxmlformats.org/officeDocument/2006/relationships/hyperlink" Target="../Docs/R1-2204745.zip" TargetMode="External"/><Relationship Id="rId1460" Type="http://schemas.openxmlformats.org/officeDocument/2006/relationships/hyperlink" Target="../Docs/R1-2205122.zip" TargetMode="External"/><Relationship Id="rId1558" Type="http://schemas.openxmlformats.org/officeDocument/2006/relationships/hyperlink" Target="../Docs/R1-2204506.zip" TargetMode="External"/><Relationship Id="rId1765" Type="http://schemas.openxmlformats.org/officeDocument/2006/relationships/hyperlink" Target="../Docs/R1-2205478.zip" TargetMode="External"/><Relationship Id="rId2304" Type="http://schemas.openxmlformats.org/officeDocument/2006/relationships/hyperlink" Target="../Docs/R1-2204949.zip" TargetMode="External"/><Relationship Id="rId2511" Type="http://schemas.openxmlformats.org/officeDocument/2006/relationships/hyperlink" Target="../Docs/R1-2204917.zip" TargetMode="External"/><Relationship Id="rId2609" Type="http://schemas.openxmlformats.org/officeDocument/2006/relationships/hyperlink" Target="../Docs/R1-2204565.zip" TargetMode="External"/><Relationship Id="rId57" Type="http://schemas.openxmlformats.org/officeDocument/2006/relationships/hyperlink" Target="../Docs/R1-2203490.zip" TargetMode="External"/><Relationship Id="rId1113" Type="http://schemas.openxmlformats.org/officeDocument/2006/relationships/hyperlink" Target="../Docs/R1-2205063.zip" TargetMode="External"/><Relationship Id="rId1320" Type="http://schemas.openxmlformats.org/officeDocument/2006/relationships/hyperlink" Target="../Docs/R1-2204140.zip" TargetMode="External"/><Relationship Id="rId1418" Type="http://schemas.openxmlformats.org/officeDocument/2006/relationships/hyperlink" Target="../Docs/R1-2203198.zip" TargetMode="External"/><Relationship Id="rId1972" Type="http://schemas.openxmlformats.org/officeDocument/2006/relationships/image" Target="media/image23.emf"/><Relationship Id="rId2816" Type="http://schemas.openxmlformats.org/officeDocument/2006/relationships/hyperlink" Target="../Docs/R1-2204969.zip" TargetMode="External"/><Relationship Id="rId1625" Type="http://schemas.openxmlformats.org/officeDocument/2006/relationships/hyperlink" Target="../Docs/R1-2205289.zip" TargetMode="External"/><Relationship Id="rId1832" Type="http://schemas.openxmlformats.org/officeDocument/2006/relationships/hyperlink" Target="../Docs/R1-2205222.zip" TargetMode="External"/><Relationship Id="rId3078" Type="http://schemas.openxmlformats.org/officeDocument/2006/relationships/hyperlink" Target="../Docs/R1-2205396.zip" TargetMode="External"/><Relationship Id="rId3285" Type="http://schemas.openxmlformats.org/officeDocument/2006/relationships/hyperlink" Target="../Docs/R1-2205535.zip" TargetMode="External"/><Relationship Id="rId2094" Type="http://schemas.openxmlformats.org/officeDocument/2006/relationships/hyperlink" Target="../Docs/R1-2203221.zip" TargetMode="External"/><Relationship Id="rId3145" Type="http://schemas.openxmlformats.org/officeDocument/2006/relationships/hyperlink" Target="../Docs/R1-2205295.zip" TargetMode="External"/><Relationship Id="rId3352" Type="http://schemas.openxmlformats.org/officeDocument/2006/relationships/hyperlink" Target="../Docs/R1-2203039.zip" TargetMode="External"/><Relationship Id="rId273" Type="http://schemas.openxmlformats.org/officeDocument/2006/relationships/hyperlink" Target="../Docs/R1-2204117.zip" TargetMode="External"/><Relationship Id="rId480" Type="http://schemas.openxmlformats.org/officeDocument/2006/relationships/hyperlink" Target="../Docs/R1-2205276.zip" TargetMode="External"/><Relationship Id="rId2161" Type="http://schemas.openxmlformats.org/officeDocument/2006/relationships/hyperlink" Target="../Docs/R1-2204382.zip" TargetMode="External"/><Relationship Id="rId2399" Type="http://schemas.openxmlformats.org/officeDocument/2006/relationships/hyperlink" Target="../Docs/R1-2205594.zip" TargetMode="External"/><Relationship Id="rId3005" Type="http://schemas.openxmlformats.org/officeDocument/2006/relationships/hyperlink" Target="https://portal.3gpp.org/desktopmodules/Specifications/SpecificationDetails.aspx?specificationId=3213" TargetMode="External"/><Relationship Id="rId3212" Type="http://schemas.openxmlformats.org/officeDocument/2006/relationships/hyperlink" Target="https://portal.3gpp.org/desktopmodules/Release/ReleaseDetails.aspx?releaseId=192" TargetMode="External"/><Relationship Id="rId133" Type="http://schemas.openxmlformats.org/officeDocument/2006/relationships/hyperlink" Target="../Docs/R1-2204970.zip" TargetMode="External"/><Relationship Id="rId340" Type="http://schemas.openxmlformats.org/officeDocument/2006/relationships/hyperlink" Target="../Docs/R1-2204197.zip" TargetMode="External"/><Relationship Id="rId578" Type="http://schemas.openxmlformats.org/officeDocument/2006/relationships/hyperlink" Target="../Docs/R1-2205518.zip" TargetMode="External"/><Relationship Id="rId785" Type="http://schemas.openxmlformats.org/officeDocument/2006/relationships/hyperlink" Target="../Docs/R1-2205539.zip" TargetMode="External"/><Relationship Id="rId992" Type="http://schemas.openxmlformats.org/officeDocument/2006/relationships/hyperlink" Target="../Docs/R1-2205421.zip" TargetMode="External"/><Relationship Id="rId2021" Type="http://schemas.openxmlformats.org/officeDocument/2006/relationships/hyperlink" Target="../Docs/R1-2205187.zip" TargetMode="External"/><Relationship Id="rId2259" Type="http://schemas.openxmlformats.org/officeDocument/2006/relationships/hyperlink" Target="../Docs/R1-2204557.zip" TargetMode="External"/><Relationship Id="rId2466" Type="http://schemas.openxmlformats.org/officeDocument/2006/relationships/hyperlink" Target="../Docs/R1-2205281.zip" TargetMode="External"/><Relationship Id="rId2673" Type="http://schemas.openxmlformats.org/officeDocument/2006/relationships/hyperlink" Target="../Docs/R1-2204323.zip" TargetMode="External"/><Relationship Id="rId2880" Type="http://schemas.openxmlformats.org/officeDocument/2006/relationships/hyperlink" Target="../Docs/R1-2204079.zip" TargetMode="External"/><Relationship Id="rId200" Type="http://schemas.openxmlformats.org/officeDocument/2006/relationships/hyperlink" Target="../Docs/R1-2203112.zip" TargetMode="External"/><Relationship Id="rId438" Type="http://schemas.openxmlformats.org/officeDocument/2006/relationships/hyperlink" Target="../Docs/R1-2204192.zip" TargetMode="External"/><Relationship Id="rId645" Type="http://schemas.openxmlformats.org/officeDocument/2006/relationships/hyperlink" Target="../Docs/R1-2203373.zip" TargetMode="External"/><Relationship Id="rId852" Type="http://schemas.openxmlformats.org/officeDocument/2006/relationships/hyperlink" Target="../Docs/R1-2203053.zip" TargetMode="External"/><Relationship Id="rId1068" Type="http://schemas.openxmlformats.org/officeDocument/2006/relationships/hyperlink" Target="../Docs/R1-2205517.zip" TargetMode="External"/><Relationship Id="rId1275" Type="http://schemas.openxmlformats.org/officeDocument/2006/relationships/hyperlink" Target="../Docs/R1-2205484.zip" TargetMode="External"/><Relationship Id="rId1482" Type="http://schemas.openxmlformats.org/officeDocument/2006/relationships/hyperlink" Target="../Docs/R1-2205009.zip" TargetMode="External"/><Relationship Id="rId2119" Type="http://schemas.openxmlformats.org/officeDocument/2006/relationships/hyperlink" Target="../Docs/R1-2205371.zip" TargetMode="External"/><Relationship Id="rId2326" Type="http://schemas.openxmlformats.org/officeDocument/2006/relationships/hyperlink" Target="../Docs/R1-2204132.zip" TargetMode="External"/><Relationship Id="rId2533" Type="http://schemas.openxmlformats.org/officeDocument/2006/relationships/hyperlink" Target="../Docs/R1-2204628.zip" TargetMode="External"/><Relationship Id="rId2740" Type="http://schemas.openxmlformats.org/officeDocument/2006/relationships/hyperlink" Target="../Docs/R1-2203136.zip" TargetMode="External"/><Relationship Id="rId2978" Type="http://schemas.openxmlformats.org/officeDocument/2006/relationships/hyperlink" Target="https://portal.3gpp.org/desktopmodules/Specifications/SpecificationDetails.aspx?specificationId=3435" TargetMode="External"/><Relationship Id="rId505" Type="http://schemas.openxmlformats.org/officeDocument/2006/relationships/hyperlink" Target="../Docs/R1-2203303.zip" TargetMode="External"/><Relationship Id="rId712" Type="http://schemas.openxmlformats.org/officeDocument/2006/relationships/hyperlink" Target="../Docs/R1-2204547.zip" TargetMode="External"/><Relationship Id="rId1135" Type="http://schemas.openxmlformats.org/officeDocument/2006/relationships/hyperlink" Target="../Docs/R1-2204047.zip" TargetMode="External"/><Relationship Id="rId1342" Type="http://schemas.openxmlformats.org/officeDocument/2006/relationships/hyperlink" Target="../Docs/R1-2204708.zip" TargetMode="External"/><Relationship Id="rId1787" Type="http://schemas.openxmlformats.org/officeDocument/2006/relationships/hyperlink" Target="../Docs/R1-2204237.zip" TargetMode="External"/><Relationship Id="rId1994" Type="http://schemas.openxmlformats.org/officeDocument/2006/relationships/hyperlink" Target="../Docs/R1-2204020.zip" TargetMode="External"/><Relationship Id="rId2838" Type="http://schemas.openxmlformats.org/officeDocument/2006/relationships/hyperlink" Target="../Docs/R1-2204415.zip" TargetMode="External"/><Relationship Id="rId79" Type="http://schemas.openxmlformats.org/officeDocument/2006/relationships/hyperlink" Target="../Docs/R1-2203029.zip" TargetMode="External"/><Relationship Id="rId1202" Type="http://schemas.openxmlformats.org/officeDocument/2006/relationships/hyperlink" Target="../Docs/R1-2203228.zip" TargetMode="External"/><Relationship Id="rId1647" Type="http://schemas.openxmlformats.org/officeDocument/2006/relationships/hyperlink" Target="../Docs/R1-2204232.zip" TargetMode="External"/><Relationship Id="rId1854" Type="http://schemas.openxmlformats.org/officeDocument/2006/relationships/hyperlink" Target="../Docs/R1-2203452.zip" TargetMode="External"/><Relationship Id="rId2600" Type="http://schemas.openxmlformats.org/officeDocument/2006/relationships/hyperlink" Target="../Docs/R1-2203921.zip" TargetMode="External"/><Relationship Id="rId2905" Type="http://schemas.openxmlformats.org/officeDocument/2006/relationships/hyperlink" Target="../Docs/R1-2203747.zip" TargetMode="External"/><Relationship Id="rId1507" Type="http://schemas.openxmlformats.org/officeDocument/2006/relationships/hyperlink" Target="../Docs/R1-2204598.zip" TargetMode="External"/><Relationship Id="rId1714" Type="http://schemas.openxmlformats.org/officeDocument/2006/relationships/hyperlink" Target="../Docs/R1-2204790.zip" TargetMode="External"/><Relationship Id="rId3167" Type="http://schemas.openxmlformats.org/officeDocument/2006/relationships/hyperlink" Target="https://portal.3gpp.org/desktopmodules/Specifications/SpecificationDetails.aspx?specificationId=3216" TargetMode="External"/><Relationship Id="rId295" Type="http://schemas.openxmlformats.org/officeDocument/2006/relationships/hyperlink" Target="../Docs/R1-2203298.zip" TargetMode="External"/><Relationship Id="rId1921" Type="http://schemas.openxmlformats.org/officeDocument/2006/relationships/hyperlink" Target="../Docs/R1-2203730.zip" TargetMode="External"/><Relationship Id="rId3374" Type="http://schemas.openxmlformats.org/officeDocument/2006/relationships/hyperlink" Target="../Docs/R1-2205545.zip" TargetMode="External"/><Relationship Id="rId2183" Type="http://schemas.openxmlformats.org/officeDocument/2006/relationships/hyperlink" Target="../Docs/R1-2203694.zip" TargetMode="External"/><Relationship Id="rId2390" Type="http://schemas.openxmlformats.org/officeDocument/2006/relationships/hyperlink" Target="../Docs/R1-2203967.zip" TargetMode="External"/><Relationship Id="rId2488" Type="http://schemas.openxmlformats.org/officeDocument/2006/relationships/hyperlink" Target="../Docs/R1-2204390.zip" TargetMode="External"/><Relationship Id="rId3027" Type="http://schemas.openxmlformats.org/officeDocument/2006/relationships/hyperlink" Target="https://portal.3gpp.org/desktopmodules/Release/ReleaseDetails.aspx?releaseId=192" TargetMode="External"/><Relationship Id="rId3234" Type="http://schemas.openxmlformats.org/officeDocument/2006/relationships/hyperlink" Target="https://portal.3gpp.org/desktopmodules/Release/ReleaseDetails.aspx?releaseId=192" TargetMode="External"/><Relationship Id="rId155" Type="http://schemas.openxmlformats.org/officeDocument/2006/relationships/hyperlink" Target="../Docs/R1-2203014.zip" TargetMode="External"/><Relationship Id="rId362" Type="http://schemas.openxmlformats.org/officeDocument/2006/relationships/hyperlink" Target="../Docs/R1-2204438.zip" TargetMode="External"/><Relationship Id="rId1297" Type="http://schemas.openxmlformats.org/officeDocument/2006/relationships/hyperlink" Target="../Docs/R1-2205172.zip" TargetMode="External"/><Relationship Id="rId2043" Type="http://schemas.openxmlformats.org/officeDocument/2006/relationships/hyperlink" Target="../Docs/R1-2204303.zip" TargetMode="External"/><Relationship Id="rId2250" Type="http://schemas.openxmlformats.org/officeDocument/2006/relationships/hyperlink" Target="../Docs/R1-2205574.zip" TargetMode="External"/><Relationship Id="rId2695" Type="http://schemas.openxmlformats.org/officeDocument/2006/relationships/hyperlink" Target="../Docs/R1-2204886.zip" TargetMode="External"/><Relationship Id="rId3301" Type="http://schemas.openxmlformats.org/officeDocument/2006/relationships/hyperlink" Target="https://portal.3gpp.org/desktopmodules/Release/ReleaseDetails.aspx?releaseId=192" TargetMode="External"/><Relationship Id="rId222" Type="http://schemas.openxmlformats.org/officeDocument/2006/relationships/hyperlink" Target="../Docs/R1-2203498.zip" TargetMode="External"/><Relationship Id="rId667" Type="http://schemas.openxmlformats.org/officeDocument/2006/relationships/hyperlink" Target="../Docs/R1-2204191.zip" TargetMode="External"/><Relationship Id="rId874" Type="http://schemas.openxmlformats.org/officeDocument/2006/relationships/hyperlink" Target="../Docs/R1-2205428.zip" TargetMode="External"/><Relationship Id="rId2110" Type="http://schemas.openxmlformats.org/officeDocument/2006/relationships/hyperlink" Target="../Docs/R1-2204442.zip" TargetMode="External"/><Relationship Id="rId2348" Type="http://schemas.openxmlformats.org/officeDocument/2006/relationships/hyperlink" Target="../Docs/R1-2203965.zip" TargetMode="External"/><Relationship Id="rId2555" Type="http://schemas.openxmlformats.org/officeDocument/2006/relationships/hyperlink" Target="../Docs/R1-2204043.zip" TargetMode="External"/><Relationship Id="rId2762" Type="http://schemas.openxmlformats.org/officeDocument/2006/relationships/hyperlink" Target="../Docs/R1-2205230.zip" TargetMode="External"/><Relationship Id="rId527" Type="http://schemas.openxmlformats.org/officeDocument/2006/relationships/hyperlink" Target="../Docs/R1-2205538.zip" TargetMode="External"/><Relationship Id="rId734" Type="http://schemas.openxmlformats.org/officeDocument/2006/relationships/hyperlink" Target="../Docs/R1-2205263.zip" TargetMode="External"/><Relationship Id="rId941" Type="http://schemas.openxmlformats.org/officeDocument/2006/relationships/hyperlink" Target="../Docs/R1-2205477.zip" TargetMode="External"/><Relationship Id="rId1157" Type="http://schemas.openxmlformats.org/officeDocument/2006/relationships/hyperlink" Target="../Docs/R1-2204738.zip" TargetMode="External"/><Relationship Id="rId1364" Type="http://schemas.openxmlformats.org/officeDocument/2006/relationships/hyperlink" Target="../Docs/R1-2204008.zip" TargetMode="External"/><Relationship Id="rId1571" Type="http://schemas.openxmlformats.org/officeDocument/2006/relationships/hyperlink" Target="../Docs/R1-2203150.zip" TargetMode="External"/><Relationship Id="rId2208" Type="http://schemas.openxmlformats.org/officeDocument/2006/relationships/hyperlink" Target="../Docs/R1-2204867.zip" TargetMode="External"/><Relationship Id="rId2415" Type="http://schemas.openxmlformats.org/officeDocument/2006/relationships/hyperlink" Target="../Docs/R1-2204388.zip" TargetMode="External"/><Relationship Id="rId2622" Type="http://schemas.openxmlformats.org/officeDocument/2006/relationships/image" Target="media/image34.png"/><Relationship Id="rId70" Type="http://schemas.openxmlformats.org/officeDocument/2006/relationships/hyperlink" Target="../Docs/R1-2203406.zip" TargetMode="External"/><Relationship Id="rId801" Type="http://schemas.openxmlformats.org/officeDocument/2006/relationships/hyperlink" Target="../Docs/R1-2204275.zip" TargetMode="External"/><Relationship Id="rId1017" Type="http://schemas.openxmlformats.org/officeDocument/2006/relationships/hyperlink" Target="../Docs/R1-2204991.zip" TargetMode="External"/><Relationship Id="rId1224" Type="http://schemas.openxmlformats.org/officeDocument/2006/relationships/hyperlink" Target="../Docs/R1-2205169.zip" TargetMode="External"/><Relationship Id="rId1431" Type="http://schemas.openxmlformats.org/officeDocument/2006/relationships/hyperlink" Target="../Docs/R1-2204783.zip" TargetMode="External"/><Relationship Id="rId1669" Type="http://schemas.openxmlformats.org/officeDocument/2006/relationships/hyperlink" Target="../Docs/R1-2203445.zip" TargetMode="External"/><Relationship Id="rId1876" Type="http://schemas.openxmlformats.org/officeDocument/2006/relationships/hyperlink" Target="../Docs/R1-2204861.zip" TargetMode="External"/><Relationship Id="rId2927" Type="http://schemas.openxmlformats.org/officeDocument/2006/relationships/hyperlink" Target="../Docs/R1-2203759.zip" TargetMode="External"/><Relationship Id="rId3091" Type="http://schemas.openxmlformats.org/officeDocument/2006/relationships/hyperlink" Target="../Docs/R1-2205646.zip" TargetMode="External"/><Relationship Id="rId1529" Type="http://schemas.openxmlformats.org/officeDocument/2006/relationships/hyperlink" Target="../Docs/R1-2203655.zip" TargetMode="External"/><Relationship Id="rId1736" Type="http://schemas.openxmlformats.org/officeDocument/2006/relationships/hyperlink" Target="../Docs/R1-2204512.zip" TargetMode="External"/><Relationship Id="rId1943" Type="http://schemas.openxmlformats.org/officeDocument/2006/relationships/hyperlink" Target="../Docs/R1-2205094.zip" TargetMode="External"/><Relationship Id="rId3189" Type="http://schemas.openxmlformats.org/officeDocument/2006/relationships/hyperlink" Target="https://portal.3gpp.org/desktopmodules/Release/ReleaseDetails.aspx?releaseId=192" TargetMode="External"/><Relationship Id="rId3396" Type="http://schemas.openxmlformats.org/officeDocument/2006/relationships/hyperlink" Target="../Docs/R1-2205666.zip" TargetMode="External"/><Relationship Id="rId28" Type="http://schemas.openxmlformats.org/officeDocument/2006/relationships/hyperlink" Target="../Docs/R1-2204331.zip" TargetMode="External"/><Relationship Id="rId1803" Type="http://schemas.openxmlformats.org/officeDocument/2006/relationships/hyperlink" Target="../Docs/R1-2203897.zip" TargetMode="External"/><Relationship Id="rId3049" Type="http://schemas.openxmlformats.org/officeDocument/2006/relationships/hyperlink" Target="https://portal.3gpp.org/desktopmodules/Release/ReleaseDetails.aspx?releaseId=191" TargetMode="External"/><Relationship Id="rId3256" Type="http://schemas.openxmlformats.org/officeDocument/2006/relationships/hyperlink" Target="../Docs/R1-2205443.zip" TargetMode="External"/><Relationship Id="rId177" Type="http://schemas.openxmlformats.org/officeDocument/2006/relationships/hyperlink" Target="../Docs/R1-2205462.zip" TargetMode="External"/><Relationship Id="rId384" Type="http://schemas.openxmlformats.org/officeDocument/2006/relationships/hyperlink" Target="../Docs/R1-2205323.zip" TargetMode="External"/><Relationship Id="rId591" Type="http://schemas.openxmlformats.org/officeDocument/2006/relationships/hyperlink" Target="../Docs/R1-2203860.zip" TargetMode="External"/><Relationship Id="rId2065" Type="http://schemas.openxmlformats.org/officeDocument/2006/relationships/hyperlink" Target="../Docs/R1-2203815.zip" TargetMode="External"/><Relationship Id="rId2272" Type="http://schemas.openxmlformats.org/officeDocument/2006/relationships/hyperlink" Target="../Docs/R1-2203821.zip" TargetMode="External"/><Relationship Id="rId3116" Type="http://schemas.openxmlformats.org/officeDocument/2006/relationships/hyperlink" Target="https://portal.3gpp.org/desktopmodules/Specifications/SpecificationDetails.aspx?specificationId=3215" TargetMode="External"/><Relationship Id="rId244" Type="http://schemas.openxmlformats.org/officeDocument/2006/relationships/hyperlink" Target="../Docs/R1-2205414.zip" TargetMode="External"/><Relationship Id="rId689" Type="http://schemas.openxmlformats.org/officeDocument/2006/relationships/hyperlink" Target="../Docs/R1-2205505.zip" TargetMode="External"/><Relationship Id="rId896" Type="http://schemas.openxmlformats.org/officeDocument/2006/relationships/hyperlink" Target="../Docs/R1-2203788.zip" TargetMode="External"/><Relationship Id="rId1081" Type="http://schemas.openxmlformats.org/officeDocument/2006/relationships/hyperlink" Target="../Docs/R1-2205293.zip" TargetMode="External"/><Relationship Id="rId2577" Type="http://schemas.openxmlformats.org/officeDocument/2006/relationships/hyperlink" Target="../Docs/R1-2203483.zip" TargetMode="External"/><Relationship Id="rId2784" Type="http://schemas.openxmlformats.org/officeDocument/2006/relationships/hyperlink" Target="../Docs/R1-2203638.zip" TargetMode="External"/><Relationship Id="rId3323" Type="http://schemas.openxmlformats.org/officeDocument/2006/relationships/hyperlink" Target="https://portal.3gpp.org/desktopmodules/WorkItem/WorkItemDetails.aspx?workitemId=920169" TargetMode="External"/><Relationship Id="rId451" Type="http://schemas.openxmlformats.org/officeDocument/2006/relationships/hyperlink" Target="../Docs/R1-2205316.zip" TargetMode="External"/><Relationship Id="rId549" Type="http://schemas.openxmlformats.org/officeDocument/2006/relationships/hyperlink" Target="../Docs/R1-2205138.zip" TargetMode="External"/><Relationship Id="rId756" Type="http://schemas.openxmlformats.org/officeDocument/2006/relationships/hyperlink" Target="../Docs/R1-2204660.zip" TargetMode="External"/><Relationship Id="rId1179" Type="http://schemas.openxmlformats.org/officeDocument/2006/relationships/hyperlink" Target="../Docs/R1-2203314.zip" TargetMode="External"/><Relationship Id="rId1386" Type="http://schemas.openxmlformats.org/officeDocument/2006/relationships/hyperlink" Target="../Docs/R1-2204852.zip" TargetMode="External"/><Relationship Id="rId1593" Type="http://schemas.openxmlformats.org/officeDocument/2006/relationships/hyperlink" Target="../Docs/R1-2205592.zip" TargetMode="External"/><Relationship Id="rId2132" Type="http://schemas.openxmlformats.org/officeDocument/2006/relationships/hyperlink" Target="https://www.3gpp.org/ftp/TSG_RAN/TSG_RAN/TSGR_95e/Docs/RP-220300.zip" TargetMode="External"/><Relationship Id="rId2437" Type="http://schemas.openxmlformats.org/officeDocument/2006/relationships/hyperlink" Target="../Docs/R1-2205432.zip" TargetMode="External"/><Relationship Id="rId2991" Type="http://schemas.openxmlformats.org/officeDocument/2006/relationships/hyperlink" Target="https://portal.3gpp.org/desktopmodules/WorkItem/WorkItemDetails.aspx?workitemId=860147" TargetMode="External"/><Relationship Id="rId104" Type="http://schemas.openxmlformats.org/officeDocument/2006/relationships/hyperlink" Target="../Docs/R1-2204735.zip" TargetMode="External"/><Relationship Id="rId311" Type="http://schemas.openxmlformats.org/officeDocument/2006/relationships/hyperlink" Target="../Docs/R1-2203609.zip" TargetMode="External"/><Relationship Id="rId409" Type="http://schemas.openxmlformats.org/officeDocument/2006/relationships/hyperlink" Target="../Docs/R1-2203630.zip" TargetMode="External"/><Relationship Id="rId963" Type="http://schemas.openxmlformats.org/officeDocument/2006/relationships/hyperlink" Target="../Docs/R1-2204989.zip" TargetMode="External"/><Relationship Id="rId1039" Type="http://schemas.openxmlformats.org/officeDocument/2006/relationships/hyperlink" Target="../Docs/R1-2205152.zip" TargetMode="External"/><Relationship Id="rId1246" Type="http://schemas.openxmlformats.org/officeDocument/2006/relationships/hyperlink" Target="../Docs/R1-2205584.zip" TargetMode="External"/><Relationship Id="rId1898" Type="http://schemas.openxmlformats.org/officeDocument/2006/relationships/hyperlink" Target="../Docs/R1-2204240.zip" TargetMode="External"/><Relationship Id="rId2644" Type="http://schemas.openxmlformats.org/officeDocument/2006/relationships/hyperlink" Target="../Docs/R1-2204758.zip" TargetMode="External"/><Relationship Id="rId2851" Type="http://schemas.openxmlformats.org/officeDocument/2006/relationships/hyperlink" Target="../Docs/R1-2203486.zip" TargetMode="External"/><Relationship Id="rId2949" Type="http://schemas.openxmlformats.org/officeDocument/2006/relationships/hyperlink" Target="https://www.3gpp.org/ftp/TSG_RAN/TSG_RAN/TSGR_94e/Docs/RP-213603.zip" TargetMode="External"/><Relationship Id="rId92" Type="http://schemas.openxmlformats.org/officeDocument/2006/relationships/hyperlink" Target="../Docs/R1-2204771.zip" TargetMode="External"/><Relationship Id="rId616" Type="http://schemas.openxmlformats.org/officeDocument/2006/relationships/hyperlink" Target="../Docs/R1-2203511.zip" TargetMode="External"/><Relationship Id="rId823" Type="http://schemas.openxmlformats.org/officeDocument/2006/relationships/hyperlink" Target="../Docs/R1-2203786.zip" TargetMode="External"/><Relationship Id="rId1453" Type="http://schemas.openxmlformats.org/officeDocument/2006/relationships/hyperlink" Target="../Docs/R1-2205007.zip" TargetMode="External"/><Relationship Id="rId1660" Type="http://schemas.openxmlformats.org/officeDocument/2006/relationships/image" Target="media/image10.png"/><Relationship Id="rId1758" Type="http://schemas.openxmlformats.org/officeDocument/2006/relationships/hyperlink" Target="https://www.3gpp.org/ftp/TSG_RAN/TSG_RAN/TSGR_94e/Docs/RP-213599.zip" TargetMode="External"/><Relationship Id="rId2504" Type="http://schemas.openxmlformats.org/officeDocument/2006/relationships/hyperlink" Target="../Docs/R1-2203475.zip" TargetMode="External"/><Relationship Id="rId2711" Type="http://schemas.openxmlformats.org/officeDocument/2006/relationships/hyperlink" Target="../Docs/R1-2203448.zip" TargetMode="External"/><Relationship Id="rId2809" Type="http://schemas.openxmlformats.org/officeDocument/2006/relationships/hyperlink" Target="../Docs/R1-2203219.zip" TargetMode="External"/><Relationship Id="rId1106" Type="http://schemas.openxmlformats.org/officeDocument/2006/relationships/hyperlink" Target="../Docs/R1-2204280.zip" TargetMode="External"/><Relationship Id="rId1313" Type="http://schemas.openxmlformats.org/officeDocument/2006/relationships/hyperlink" Target="../Docs/R1-2203107.zip" TargetMode="External"/><Relationship Id="rId1520" Type="http://schemas.openxmlformats.org/officeDocument/2006/relationships/hyperlink" Target="../Docs/R1-2205345.zip" TargetMode="External"/><Relationship Id="rId1965" Type="http://schemas.openxmlformats.org/officeDocument/2006/relationships/hyperlink" Target="../Docs/R1-2204844.zip" TargetMode="External"/><Relationship Id="rId3180" Type="http://schemas.openxmlformats.org/officeDocument/2006/relationships/hyperlink" Target="../Docs/R1-2205658.zip" TargetMode="External"/><Relationship Id="rId1618" Type="http://schemas.openxmlformats.org/officeDocument/2006/relationships/hyperlink" Target="../Docs/R1-2204691.zip" TargetMode="External"/><Relationship Id="rId1825" Type="http://schemas.openxmlformats.org/officeDocument/2006/relationships/hyperlink" Target="../Docs/R1-2204571.zip" TargetMode="External"/><Relationship Id="rId3040" Type="http://schemas.openxmlformats.org/officeDocument/2006/relationships/hyperlink" Target="../Docs/R1-2205274.zip" TargetMode="External"/><Relationship Id="rId3278" Type="http://schemas.openxmlformats.org/officeDocument/2006/relationships/hyperlink" Target="https://portal.3gpp.org/desktopmodules/Release/ReleaseDetails.aspx?releaseId=193" TargetMode="External"/><Relationship Id="rId199" Type="http://schemas.openxmlformats.org/officeDocument/2006/relationships/hyperlink" Target="../Docs/R1-2205634.zip" TargetMode="External"/><Relationship Id="rId2087" Type="http://schemas.openxmlformats.org/officeDocument/2006/relationships/hyperlink" Target="../Docs/R1-2204866.zip" TargetMode="External"/><Relationship Id="rId2294" Type="http://schemas.openxmlformats.org/officeDocument/2006/relationships/hyperlink" Target="../Docs/R1-2203623.zip" TargetMode="External"/><Relationship Id="rId3138" Type="http://schemas.openxmlformats.org/officeDocument/2006/relationships/hyperlink" Target="../Docs/R1-2205683.zip" TargetMode="External"/><Relationship Id="rId3345" Type="http://schemas.openxmlformats.org/officeDocument/2006/relationships/hyperlink" Target="../Docs/R1-2203032.zip" TargetMode="External"/><Relationship Id="rId266" Type="http://schemas.openxmlformats.org/officeDocument/2006/relationships/hyperlink" Target="../Docs/R1-2203500.zip" TargetMode="External"/><Relationship Id="rId473" Type="http://schemas.openxmlformats.org/officeDocument/2006/relationships/hyperlink" Target="../Docs/R1-2204336.zip" TargetMode="External"/><Relationship Id="rId680" Type="http://schemas.openxmlformats.org/officeDocument/2006/relationships/hyperlink" Target="../Docs/R1-2205305.zip" TargetMode="External"/><Relationship Id="rId2154" Type="http://schemas.openxmlformats.org/officeDocument/2006/relationships/hyperlink" Target="../Docs/R1-2203906.zip" TargetMode="External"/><Relationship Id="rId2361" Type="http://schemas.openxmlformats.org/officeDocument/2006/relationships/hyperlink" Target="../Docs/R1-2203166.zip" TargetMode="External"/><Relationship Id="rId2599" Type="http://schemas.openxmlformats.org/officeDocument/2006/relationships/hyperlink" Target="../Docs/R1-2203832.zip" TargetMode="External"/><Relationship Id="rId3205" Type="http://schemas.openxmlformats.org/officeDocument/2006/relationships/hyperlink" Target="https://portal.3gpp.org/desktopmodules/Release/ReleaseDetails.aspx?releaseId=192" TargetMode="External"/><Relationship Id="rId3412" Type="http://schemas.openxmlformats.org/officeDocument/2006/relationships/hyperlink" Target="../Docs/R1-2205653.zip" TargetMode="External"/><Relationship Id="rId126" Type="http://schemas.openxmlformats.org/officeDocument/2006/relationships/hyperlink" Target="../Docs/R1-2204926.zip" TargetMode="External"/><Relationship Id="rId333" Type="http://schemas.openxmlformats.org/officeDocument/2006/relationships/hyperlink" Target="../Docs/R1-2204001.zip" TargetMode="External"/><Relationship Id="rId540" Type="http://schemas.openxmlformats.org/officeDocument/2006/relationships/hyperlink" Target="../Docs/R1-2203858.zip" TargetMode="External"/><Relationship Id="rId778" Type="http://schemas.openxmlformats.org/officeDocument/2006/relationships/hyperlink" Target="../Docs/R1-2205525.zip" TargetMode="External"/><Relationship Id="rId985" Type="http://schemas.openxmlformats.org/officeDocument/2006/relationships/hyperlink" Target="../Docs/R1-2204548.zip" TargetMode="External"/><Relationship Id="rId1170" Type="http://schemas.openxmlformats.org/officeDocument/2006/relationships/hyperlink" Target="../Docs/R1-2204892.zip" TargetMode="External"/><Relationship Id="rId2014" Type="http://schemas.openxmlformats.org/officeDocument/2006/relationships/hyperlink" Target="../Docs/R1-2203670.zip" TargetMode="External"/><Relationship Id="rId2221" Type="http://schemas.openxmlformats.org/officeDocument/2006/relationships/hyperlink" Target="../Docs/R1-2203705.zip" TargetMode="External"/><Relationship Id="rId2459" Type="http://schemas.openxmlformats.org/officeDocument/2006/relationships/hyperlink" Target="../Docs/R1-2204582.zip" TargetMode="External"/><Relationship Id="rId2666" Type="http://schemas.openxmlformats.org/officeDocument/2006/relationships/hyperlink" Target="../Docs/R1-2203344.zip" TargetMode="External"/><Relationship Id="rId2873" Type="http://schemas.openxmlformats.org/officeDocument/2006/relationships/hyperlink" Target="../Docs/R1-2203746.zip" TargetMode="External"/><Relationship Id="rId638" Type="http://schemas.openxmlformats.org/officeDocument/2006/relationships/hyperlink" Target="../Docs/R1-2205125.zip" TargetMode="External"/><Relationship Id="rId845" Type="http://schemas.openxmlformats.org/officeDocument/2006/relationships/hyperlink" Target="../Docs/R1-2205451.zip" TargetMode="External"/><Relationship Id="rId1030" Type="http://schemas.openxmlformats.org/officeDocument/2006/relationships/hyperlink" Target="../Docs/R1-2204873.zip" TargetMode="External"/><Relationship Id="rId1268" Type="http://schemas.openxmlformats.org/officeDocument/2006/relationships/hyperlink" Target="../Docs/R1-2204997.zip" TargetMode="External"/><Relationship Id="rId1475" Type="http://schemas.openxmlformats.org/officeDocument/2006/relationships/hyperlink" Target="../Docs/R1-2203780.zip" TargetMode="External"/><Relationship Id="rId1682" Type="http://schemas.openxmlformats.org/officeDocument/2006/relationships/hyperlink" Target="../Docs/R1-2204542.zip" TargetMode="External"/><Relationship Id="rId2319" Type="http://schemas.openxmlformats.org/officeDocument/2006/relationships/hyperlink" Target="../Docs/R1-2203738.zip" TargetMode="External"/><Relationship Id="rId2526" Type="http://schemas.openxmlformats.org/officeDocument/2006/relationships/hyperlink" Target="../Docs/R1-2203830.zip" TargetMode="External"/><Relationship Id="rId2733" Type="http://schemas.openxmlformats.org/officeDocument/2006/relationships/hyperlink" Target="../Docs/R1-2205234.zip" TargetMode="External"/><Relationship Id="rId400" Type="http://schemas.openxmlformats.org/officeDocument/2006/relationships/hyperlink" Target="../Docs/R1-2203030.zip" TargetMode="External"/><Relationship Id="rId705" Type="http://schemas.openxmlformats.org/officeDocument/2006/relationships/hyperlink" Target="../Docs/R1-2203514.zip" TargetMode="External"/><Relationship Id="rId1128" Type="http://schemas.openxmlformats.org/officeDocument/2006/relationships/hyperlink" Target="../Docs/R1-2203702.zip" TargetMode="External"/><Relationship Id="rId1335" Type="http://schemas.openxmlformats.org/officeDocument/2006/relationships/hyperlink" Target="../Docs/R1-2204115.zip" TargetMode="External"/><Relationship Id="rId1542" Type="http://schemas.openxmlformats.org/officeDocument/2006/relationships/hyperlink" Target="../Docs/R1-2203263.zip" TargetMode="External"/><Relationship Id="rId1987" Type="http://schemas.openxmlformats.org/officeDocument/2006/relationships/hyperlink" Target="../Docs/R1-2203286.zip" TargetMode="External"/><Relationship Id="rId2940" Type="http://schemas.openxmlformats.org/officeDocument/2006/relationships/hyperlink" Target="../Docs/R1-2203845.zip" TargetMode="External"/><Relationship Id="rId912" Type="http://schemas.openxmlformats.org/officeDocument/2006/relationships/hyperlink" Target="../Docs/R1-2205565.zip" TargetMode="External"/><Relationship Id="rId1847" Type="http://schemas.openxmlformats.org/officeDocument/2006/relationships/image" Target="media/image21.png"/><Relationship Id="rId2800" Type="http://schemas.openxmlformats.org/officeDocument/2006/relationships/hyperlink" Target="../Docs/R1-2204698.zip" TargetMode="External"/><Relationship Id="rId41" Type="http://schemas.openxmlformats.org/officeDocument/2006/relationships/hyperlink" Target="../Docs/R1-2203017.zip" TargetMode="External"/><Relationship Id="rId1402" Type="http://schemas.openxmlformats.org/officeDocument/2006/relationships/hyperlink" Target="../Docs/R1-2203087.zip" TargetMode="External"/><Relationship Id="rId1707" Type="http://schemas.openxmlformats.org/officeDocument/2006/relationships/hyperlink" Target="../Docs/R1-2204167.zip" TargetMode="External"/><Relationship Id="rId3062" Type="http://schemas.openxmlformats.org/officeDocument/2006/relationships/hyperlink" Target="https://portal.3gpp.org/desktopmodules/Specifications/SpecificationDetails.aspx?specificationId=3215" TargetMode="External"/><Relationship Id="rId190" Type="http://schemas.openxmlformats.org/officeDocument/2006/relationships/hyperlink" Target="../Docs/R1-2203104.zip" TargetMode="External"/><Relationship Id="rId288" Type="http://schemas.openxmlformats.org/officeDocument/2006/relationships/hyperlink" Target="../Docs/R1-2203084.zip" TargetMode="External"/><Relationship Id="rId1914" Type="http://schemas.openxmlformats.org/officeDocument/2006/relationships/hyperlink" Target="../Docs/R1-2203143.zip" TargetMode="External"/><Relationship Id="rId3367" Type="http://schemas.openxmlformats.org/officeDocument/2006/relationships/hyperlink" Target="../Docs/R1-2203219.zip" TargetMode="External"/><Relationship Id="rId495" Type="http://schemas.openxmlformats.org/officeDocument/2006/relationships/hyperlink" Target="../Docs/R1-2205490.zip" TargetMode="External"/><Relationship Id="rId2176" Type="http://schemas.openxmlformats.org/officeDocument/2006/relationships/hyperlink" Target="../Docs/R1-2203147.zip" TargetMode="External"/><Relationship Id="rId2383" Type="http://schemas.openxmlformats.org/officeDocument/2006/relationships/hyperlink" Target="../Docs/R1-2203167.zip" TargetMode="External"/><Relationship Id="rId2590" Type="http://schemas.openxmlformats.org/officeDocument/2006/relationships/hyperlink" Target="../Docs/R1-2203237.zip" TargetMode="External"/><Relationship Id="rId3227" Type="http://schemas.openxmlformats.org/officeDocument/2006/relationships/hyperlink" Target="https://portal.3gpp.org/desktopmodules/Release/ReleaseDetails.aspx?releaseId=191" TargetMode="External"/><Relationship Id="rId3434" Type="http://schemas.openxmlformats.org/officeDocument/2006/relationships/fontTable" Target="fontTable.xml"/><Relationship Id="rId148" Type="http://schemas.openxmlformats.org/officeDocument/2006/relationships/hyperlink" Target="../Docs/R1-2205465.zip" TargetMode="External"/><Relationship Id="rId355" Type="http://schemas.openxmlformats.org/officeDocument/2006/relationships/hyperlink" Target="../Docs/R1-2203184.zip" TargetMode="External"/><Relationship Id="rId562" Type="http://schemas.openxmlformats.org/officeDocument/2006/relationships/hyperlink" Target="../Docs/R1-2204111.zip" TargetMode="External"/><Relationship Id="rId1192" Type="http://schemas.openxmlformats.org/officeDocument/2006/relationships/hyperlink" Target="../Docs/R1-2204622.zip" TargetMode="External"/><Relationship Id="rId2036" Type="http://schemas.openxmlformats.org/officeDocument/2006/relationships/hyperlink" Target="../Docs/R1-2204021.zip" TargetMode="External"/><Relationship Id="rId2243" Type="http://schemas.openxmlformats.org/officeDocument/2006/relationships/hyperlink" Target="../Docs/R1-2203647.zip" TargetMode="External"/><Relationship Id="rId2450" Type="http://schemas.openxmlformats.org/officeDocument/2006/relationships/hyperlink" Target="../Docs/R1-2203917.zip" TargetMode="External"/><Relationship Id="rId2688" Type="http://schemas.openxmlformats.org/officeDocument/2006/relationships/hyperlink" Target="../Docs/R1-2203835.zip" TargetMode="External"/><Relationship Id="rId2895" Type="http://schemas.openxmlformats.org/officeDocument/2006/relationships/hyperlink" Target="../Docs/R1-2205623.zip" TargetMode="External"/><Relationship Id="rId215" Type="http://schemas.openxmlformats.org/officeDocument/2006/relationships/hyperlink" Target="../Docs/R1-2203851.zip" TargetMode="External"/><Relationship Id="rId422" Type="http://schemas.openxmlformats.org/officeDocument/2006/relationships/hyperlink" Target="../Docs/R1-2205130.zip" TargetMode="External"/><Relationship Id="rId867" Type="http://schemas.openxmlformats.org/officeDocument/2006/relationships/hyperlink" Target="../Docs/R1-2204619.zip" TargetMode="External"/><Relationship Id="rId1052" Type="http://schemas.openxmlformats.org/officeDocument/2006/relationships/hyperlink" Target="../Docs/R1-2204413.zip" TargetMode="External"/><Relationship Id="rId1497" Type="http://schemas.openxmlformats.org/officeDocument/2006/relationships/hyperlink" Target="../Docs/R1-2204855.zip" TargetMode="External"/><Relationship Id="rId2103" Type="http://schemas.openxmlformats.org/officeDocument/2006/relationships/hyperlink" Target="../Docs/R1-2204070.zip" TargetMode="External"/><Relationship Id="rId2310" Type="http://schemas.openxmlformats.org/officeDocument/2006/relationships/hyperlink" Target="../Docs/R1-2204385.zip" TargetMode="External"/><Relationship Id="rId2548" Type="http://schemas.openxmlformats.org/officeDocument/2006/relationships/hyperlink" Target="../Docs/R1-2203604.zip" TargetMode="External"/><Relationship Id="rId2755" Type="http://schemas.openxmlformats.org/officeDocument/2006/relationships/hyperlink" Target="../Docs/R1-2204632.zip" TargetMode="External"/><Relationship Id="rId2962" Type="http://schemas.openxmlformats.org/officeDocument/2006/relationships/hyperlink" Target="https://portal.3gpp.org/desktopmodules/Specifications/SpecificationDetails.aspx?specificationId=2427" TargetMode="External"/><Relationship Id="rId727" Type="http://schemas.openxmlformats.org/officeDocument/2006/relationships/hyperlink" Target="../Docs/R1-2204004.zip" TargetMode="External"/><Relationship Id="rId934" Type="http://schemas.openxmlformats.org/officeDocument/2006/relationships/hyperlink" Target="../Docs/R1-2205394.zip" TargetMode="External"/><Relationship Id="rId1357" Type="http://schemas.openxmlformats.org/officeDocument/2006/relationships/hyperlink" Target="../Docs/R1-2205000.zip" TargetMode="External"/><Relationship Id="rId1564" Type="http://schemas.openxmlformats.org/officeDocument/2006/relationships/hyperlink" Target="../Docs/R1-2205014.zip" TargetMode="External"/><Relationship Id="rId1771" Type="http://schemas.openxmlformats.org/officeDocument/2006/relationships/hyperlink" Target="../Docs/R1-2203139.zip" TargetMode="External"/><Relationship Id="rId2408" Type="http://schemas.openxmlformats.org/officeDocument/2006/relationships/hyperlink" Target="../Docs/R1-2203740.zip" TargetMode="External"/><Relationship Id="rId2615" Type="http://schemas.openxmlformats.org/officeDocument/2006/relationships/hyperlink" Target="../Docs/R1-2204813.zip" TargetMode="External"/><Relationship Id="rId2822" Type="http://schemas.openxmlformats.org/officeDocument/2006/relationships/hyperlink" Target="../Docs/R1-2203349.zip" TargetMode="External"/><Relationship Id="rId63" Type="http://schemas.openxmlformats.org/officeDocument/2006/relationships/hyperlink" Target="../Docs/R1-2203412.zip" TargetMode="External"/><Relationship Id="rId1217" Type="http://schemas.openxmlformats.org/officeDocument/2006/relationships/hyperlink" Target="../Docs/R1-2205169.zip" TargetMode="External"/><Relationship Id="rId1424" Type="http://schemas.openxmlformats.org/officeDocument/2006/relationships/hyperlink" Target="../Docs/R1-2203998.zip" TargetMode="External"/><Relationship Id="rId1631" Type="http://schemas.openxmlformats.org/officeDocument/2006/relationships/hyperlink" Target="../Docs/R1-2203643.zip" TargetMode="External"/><Relationship Id="rId1869" Type="http://schemas.openxmlformats.org/officeDocument/2006/relationships/hyperlink" Target="../Docs/R1-2204418.zip" TargetMode="External"/><Relationship Id="rId3084" Type="http://schemas.openxmlformats.org/officeDocument/2006/relationships/hyperlink" Target="https://portal.3gpp.org/desktopmodules/Specifications/SpecificationDetails.aspx?specificationId=3215" TargetMode="External"/><Relationship Id="rId3291" Type="http://schemas.openxmlformats.org/officeDocument/2006/relationships/hyperlink" Target="../Docs/R1-2205582.zip" TargetMode="External"/><Relationship Id="rId1729" Type="http://schemas.openxmlformats.org/officeDocument/2006/relationships/hyperlink" Target="../Docs/R1-2203894.zip" TargetMode="External"/><Relationship Id="rId1936" Type="http://schemas.openxmlformats.org/officeDocument/2006/relationships/hyperlink" Target="../Docs/R1-2204574.zip" TargetMode="External"/><Relationship Id="rId3389" Type="http://schemas.openxmlformats.org/officeDocument/2006/relationships/hyperlink" Target="../Docs/R1-2205690.zip" TargetMode="External"/><Relationship Id="rId2198" Type="http://schemas.openxmlformats.org/officeDocument/2006/relationships/hyperlink" Target="../Docs/R1-2204581.zip" TargetMode="External"/><Relationship Id="rId3151" Type="http://schemas.openxmlformats.org/officeDocument/2006/relationships/hyperlink" Target="https://portal.3gpp.org/desktopmodules/WorkItem/WorkItemDetails.aspx?workitemId=830174" TargetMode="External"/><Relationship Id="rId3249" Type="http://schemas.openxmlformats.org/officeDocument/2006/relationships/hyperlink" Target="https://portal.3gpp.org/desktopmodules/WorkItem/WorkItemDetails.aspx?workitemId=900160" TargetMode="External"/><Relationship Id="rId377" Type="http://schemas.openxmlformats.org/officeDocument/2006/relationships/hyperlink" Target="../Docs/R1-2205320.zip" TargetMode="External"/><Relationship Id="rId584" Type="http://schemas.openxmlformats.org/officeDocument/2006/relationships/hyperlink" Target="../Docs/R1-2203371.zip" TargetMode="External"/><Relationship Id="rId2058" Type="http://schemas.openxmlformats.org/officeDocument/2006/relationships/hyperlink" Target="../Docs/R1-2203157.zip" TargetMode="External"/><Relationship Id="rId2265" Type="http://schemas.openxmlformats.org/officeDocument/2006/relationships/hyperlink" Target="../Docs/R1-2203334.zip" TargetMode="External"/><Relationship Id="rId3011" Type="http://schemas.openxmlformats.org/officeDocument/2006/relationships/hyperlink" Target="https://portal.3gpp.org/desktopmodules/Release/ReleaseDetails.aspx?releaseId=192" TargetMode="External"/><Relationship Id="rId3109" Type="http://schemas.openxmlformats.org/officeDocument/2006/relationships/hyperlink" Target="https://portal.3gpp.org/desktopmodules/WorkItem/WorkItemDetails.aspx?workitemId=860142" TargetMode="External"/><Relationship Id="rId5" Type="http://schemas.openxmlformats.org/officeDocument/2006/relationships/settings" Target="settings.xml"/><Relationship Id="rId237" Type="http://schemas.openxmlformats.org/officeDocument/2006/relationships/hyperlink" Target="../Docs/R1-2203618.zip" TargetMode="External"/><Relationship Id="rId791" Type="http://schemas.openxmlformats.org/officeDocument/2006/relationships/hyperlink" Target="../Docs/R1-2205619.zip" TargetMode="External"/><Relationship Id="rId889" Type="http://schemas.openxmlformats.org/officeDocument/2006/relationships/hyperlink" Target="../Docs/R1-2205429.zip" TargetMode="External"/><Relationship Id="rId1074" Type="http://schemas.openxmlformats.org/officeDocument/2006/relationships/hyperlink" Target="../Docs/R1-2205552.zip" TargetMode="External"/><Relationship Id="rId2472" Type="http://schemas.openxmlformats.org/officeDocument/2006/relationships/image" Target="../../../Users/cmcc/AppData/Roaming/Foxmail7/Temp-9192-20220519203036/Attach/image002(05-19-20-35-18)(1).png" TargetMode="External"/><Relationship Id="rId2777" Type="http://schemas.openxmlformats.org/officeDocument/2006/relationships/hyperlink" Target="../Docs/R1-2205419.zip" TargetMode="External"/><Relationship Id="rId3316" Type="http://schemas.openxmlformats.org/officeDocument/2006/relationships/hyperlink" Target="https://portal.3gpp.org/desktopmodules/Release/ReleaseDetails.aspx?releaseId=193" TargetMode="External"/><Relationship Id="rId444" Type="http://schemas.openxmlformats.org/officeDocument/2006/relationships/hyperlink" Target="../Docs/R1-2204682.zip" TargetMode="External"/><Relationship Id="rId651" Type="http://schemas.openxmlformats.org/officeDocument/2006/relationships/hyperlink" Target="../Docs/R1-2204896.zip" TargetMode="External"/><Relationship Id="rId749" Type="http://schemas.openxmlformats.org/officeDocument/2006/relationships/hyperlink" Target="../Docs/R1-2203843.zip" TargetMode="External"/><Relationship Id="rId1281" Type="http://schemas.openxmlformats.org/officeDocument/2006/relationships/hyperlink" Target="../Docs/R1-2205110.zip" TargetMode="External"/><Relationship Id="rId1379" Type="http://schemas.openxmlformats.org/officeDocument/2006/relationships/hyperlink" Target="../Docs/R1-2203962.zip" TargetMode="External"/><Relationship Id="rId1586" Type="http://schemas.openxmlformats.org/officeDocument/2006/relationships/hyperlink" Target="../Docs/R1-2204288.zip" TargetMode="External"/><Relationship Id="rId2125" Type="http://schemas.openxmlformats.org/officeDocument/2006/relationships/hyperlink" Target="../Docs/R1-2203330.zip" TargetMode="External"/><Relationship Id="rId2332" Type="http://schemas.openxmlformats.org/officeDocument/2006/relationships/hyperlink" Target="../Docs/R1-2204835.zip" TargetMode="External"/><Relationship Id="rId2984" Type="http://schemas.openxmlformats.org/officeDocument/2006/relationships/hyperlink" Target="../Docs/R1-2205654.zip" TargetMode="External"/><Relationship Id="rId304" Type="http://schemas.openxmlformats.org/officeDocument/2006/relationships/hyperlink" Target="../Docs/R1-2205300.zip" TargetMode="External"/><Relationship Id="rId511" Type="http://schemas.openxmlformats.org/officeDocument/2006/relationships/hyperlink" Target="../Docs/R1-2203950.zip" TargetMode="External"/><Relationship Id="rId609" Type="http://schemas.openxmlformats.org/officeDocument/2006/relationships/hyperlink" Target="../Docs/R1-2205475.zip" TargetMode="External"/><Relationship Id="rId956" Type="http://schemas.openxmlformats.org/officeDocument/2006/relationships/hyperlink" Target="../Docs/R1-2204621.zip" TargetMode="External"/><Relationship Id="rId1141" Type="http://schemas.openxmlformats.org/officeDocument/2006/relationships/hyperlink" Target="../Docs/R1-2204727.zip" TargetMode="External"/><Relationship Id="rId1239" Type="http://schemas.openxmlformats.org/officeDocument/2006/relationships/hyperlink" Target="../Docs/R1-2204694.zip" TargetMode="External"/><Relationship Id="rId1793" Type="http://schemas.openxmlformats.org/officeDocument/2006/relationships/hyperlink" Target="../Docs/R1-2204839.zip" TargetMode="External"/><Relationship Id="rId2637" Type="http://schemas.openxmlformats.org/officeDocument/2006/relationships/hyperlink" Target="../Docs/R1-2204259.zip" TargetMode="External"/><Relationship Id="rId2844" Type="http://schemas.openxmlformats.org/officeDocument/2006/relationships/hyperlink" Target="../Docs/R1-2204819.zip" TargetMode="External"/><Relationship Id="rId85" Type="http://schemas.openxmlformats.org/officeDocument/2006/relationships/hyperlink" Target="../Docs/R1-2203590.zip" TargetMode="External"/><Relationship Id="rId816" Type="http://schemas.openxmlformats.org/officeDocument/2006/relationships/hyperlink" Target="../Docs/R1-2203040.zip" TargetMode="External"/><Relationship Id="rId1001" Type="http://schemas.openxmlformats.org/officeDocument/2006/relationships/hyperlink" Target="../Docs/R1-2203192.zip" TargetMode="External"/><Relationship Id="rId1446" Type="http://schemas.openxmlformats.org/officeDocument/2006/relationships/hyperlink" Target="../Docs/R1-2203712.zip" TargetMode="External"/><Relationship Id="rId1653" Type="http://schemas.openxmlformats.org/officeDocument/2006/relationships/hyperlink" Target="../Docs/R1-2204693.zip" TargetMode="External"/><Relationship Id="rId1860" Type="http://schemas.openxmlformats.org/officeDocument/2006/relationships/hyperlink" Target="../Docs/R1-2203939.zip" TargetMode="External"/><Relationship Id="rId2704" Type="http://schemas.openxmlformats.org/officeDocument/2006/relationships/hyperlink" Target="../Docs/R1-2204910.zip" TargetMode="External"/><Relationship Id="rId2911" Type="http://schemas.openxmlformats.org/officeDocument/2006/relationships/hyperlink" Target="../Docs/R1-2204012.zip" TargetMode="External"/><Relationship Id="rId1306" Type="http://schemas.openxmlformats.org/officeDocument/2006/relationships/hyperlink" Target="../Docs/R1-2205611.zip" TargetMode="External"/><Relationship Id="rId1513" Type="http://schemas.openxmlformats.org/officeDocument/2006/relationships/hyperlink" Target="../Docs/R1-2203637.zip" TargetMode="External"/><Relationship Id="rId1720" Type="http://schemas.openxmlformats.org/officeDocument/2006/relationships/hyperlink" Target="../Docs/R1-2203269.zip" TargetMode="External"/><Relationship Id="rId1958" Type="http://schemas.openxmlformats.org/officeDocument/2006/relationships/hyperlink" Target="../Docs/R1-2204159.zip" TargetMode="External"/><Relationship Id="rId3173" Type="http://schemas.openxmlformats.org/officeDocument/2006/relationships/hyperlink" Target="https://portal.3gpp.org/desktopmodules/Release/ReleaseDetails.aspx?releaseId=192" TargetMode="External"/><Relationship Id="rId3380" Type="http://schemas.openxmlformats.org/officeDocument/2006/relationships/hyperlink" Target="../Docs/R1-2205692.zip" TargetMode="External"/><Relationship Id="rId12" Type="http://schemas.openxmlformats.org/officeDocument/2006/relationships/hyperlink" Target="../Docs/R1-2203217.zip" TargetMode="External"/><Relationship Id="rId1818" Type="http://schemas.openxmlformats.org/officeDocument/2006/relationships/hyperlink" Target="../Docs/R1-2204149.zip" TargetMode="External"/><Relationship Id="rId3033" Type="http://schemas.openxmlformats.org/officeDocument/2006/relationships/hyperlink" Target="https://portal.3gpp.org/desktopmodules/WorkItem/WorkItemDetails.aspx?workitemId=860140" TargetMode="External"/><Relationship Id="rId3240" Type="http://schemas.openxmlformats.org/officeDocument/2006/relationships/hyperlink" Target="https://portal.3gpp.org/desktopmodules/WorkItem/WorkItemDetails.aspx?workitemId=860151" TargetMode="External"/><Relationship Id="rId161" Type="http://schemas.openxmlformats.org/officeDocument/2006/relationships/hyperlink" Target="../Docs/R1-2203036.zip" TargetMode="External"/><Relationship Id="rId399" Type="http://schemas.openxmlformats.org/officeDocument/2006/relationships/hyperlink" Target="../Docs/R1-2204334.zip" TargetMode="External"/><Relationship Id="rId2287" Type="http://schemas.openxmlformats.org/officeDocument/2006/relationships/hyperlink" Target="../Docs/R1-2204754.zip" TargetMode="External"/><Relationship Id="rId2494" Type="http://schemas.openxmlformats.org/officeDocument/2006/relationships/hyperlink" Target="../Docs/R1-2204830.zip" TargetMode="External"/><Relationship Id="rId3338" Type="http://schemas.openxmlformats.org/officeDocument/2006/relationships/hyperlink" Target="../Docs/R1-2203025.zip" TargetMode="External"/><Relationship Id="rId259" Type="http://schemas.openxmlformats.org/officeDocument/2006/relationships/hyperlink" Target="../Docs/R1-2203271.zip" TargetMode="External"/><Relationship Id="rId466" Type="http://schemas.openxmlformats.org/officeDocument/2006/relationships/hyperlink" Target="../Docs/R1-2203772.zip" TargetMode="External"/><Relationship Id="rId673" Type="http://schemas.openxmlformats.org/officeDocument/2006/relationships/hyperlink" Target="../Docs/R1-2205143.zip" TargetMode="External"/><Relationship Id="rId880" Type="http://schemas.openxmlformats.org/officeDocument/2006/relationships/hyperlink" Target="../Docs/R1-2203495.zip" TargetMode="External"/><Relationship Id="rId1096" Type="http://schemas.openxmlformats.org/officeDocument/2006/relationships/hyperlink" Target="../Docs/R1-2203424.zip" TargetMode="External"/><Relationship Id="rId2147" Type="http://schemas.openxmlformats.org/officeDocument/2006/relationships/hyperlink" Target="../Docs/R1-2203645.zip" TargetMode="External"/><Relationship Id="rId2354" Type="http://schemas.openxmlformats.org/officeDocument/2006/relationships/hyperlink" Target="../Docs/R1-2204668.zip" TargetMode="External"/><Relationship Id="rId2561" Type="http://schemas.openxmlformats.org/officeDocument/2006/relationships/hyperlink" Target="../Docs/R1-2204443.zip" TargetMode="External"/><Relationship Id="rId2799" Type="http://schemas.openxmlformats.org/officeDocument/2006/relationships/hyperlink" Target="../Docs/R1-2204674.zip" TargetMode="External"/><Relationship Id="rId3100" Type="http://schemas.openxmlformats.org/officeDocument/2006/relationships/hyperlink" Target="https://portal.3gpp.org/desktopmodules/Specifications/SpecificationDetails.aspx?specificationId=3215" TargetMode="External"/><Relationship Id="rId3405" Type="http://schemas.openxmlformats.org/officeDocument/2006/relationships/hyperlink" Target="../Docs/R1-2205668.zip" TargetMode="External"/><Relationship Id="rId119" Type="http://schemas.openxmlformats.org/officeDocument/2006/relationships/hyperlink" Target="../Docs/R1-2205114.zip" TargetMode="External"/><Relationship Id="rId326" Type="http://schemas.openxmlformats.org/officeDocument/2006/relationships/hyperlink" Target="../Docs/R1-2205242.zip" TargetMode="External"/><Relationship Id="rId533" Type="http://schemas.openxmlformats.org/officeDocument/2006/relationships/hyperlink" Target="../Docs/R1-2205379.zip" TargetMode="External"/><Relationship Id="rId978" Type="http://schemas.openxmlformats.org/officeDocument/2006/relationships/hyperlink" Target="../Docs/R1-2203869.zip" TargetMode="External"/><Relationship Id="rId1163" Type="http://schemas.openxmlformats.org/officeDocument/2006/relationships/hyperlink" Target="../Docs/R1-2205213.zip" TargetMode="External"/><Relationship Id="rId1370" Type="http://schemas.openxmlformats.org/officeDocument/2006/relationships/hyperlink" Target="../Docs/R1-2205511.zip" TargetMode="External"/><Relationship Id="rId2007" Type="http://schemas.openxmlformats.org/officeDocument/2006/relationships/hyperlink" Target="../Docs/R1-2205081.zip" TargetMode="External"/><Relationship Id="rId2214" Type="http://schemas.openxmlformats.org/officeDocument/2006/relationships/hyperlink" Target="../Docs/R1-2203367.zip" TargetMode="External"/><Relationship Id="rId2659" Type="http://schemas.openxmlformats.org/officeDocument/2006/relationships/hyperlink" Target="https://www.3gpp.org/ftp/TSG_RAN/TSG_RAN/TSGR_94e/Docs/RP-213575.zip" TargetMode="External"/><Relationship Id="rId2866" Type="http://schemas.openxmlformats.org/officeDocument/2006/relationships/hyperlink" Target="../Docs/R1-2204267.zip" TargetMode="External"/><Relationship Id="rId740" Type="http://schemas.openxmlformats.org/officeDocument/2006/relationships/hyperlink" Target="../Docs/R1-2205120.zip" TargetMode="External"/><Relationship Id="rId838" Type="http://schemas.openxmlformats.org/officeDocument/2006/relationships/hyperlink" Target="../Docs/R1-2205255.zip" TargetMode="External"/><Relationship Id="rId1023" Type="http://schemas.openxmlformats.org/officeDocument/2006/relationships/hyperlink" Target="../Docs/R1-2205444.zip" TargetMode="External"/><Relationship Id="rId1468" Type="http://schemas.openxmlformats.org/officeDocument/2006/relationships/hyperlink" Target="../Docs/R1-2204947.zip" TargetMode="External"/><Relationship Id="rId1675" Type="http://schemas.openxmlformats.org/officeDocument/2006/relationships/hyperlink" Target="../Docs/R1-2203957.zip" TargetMode="External"/><Relationship Id="rId1882" Type="http://schemas.openxmlformats.org/officeDocument/2006/relationships/hyperlink" Target="../Docs/R1-2205556.zip" TargetMode="External"/><Relationship Id="rId2421" Type="http://schemas.openxmlformats.org/officeDocument/2006/relationships/hyperlink" Target="../Docs/R1-2204954.zip" TargetMode="External"/><Relationship Id="rId2519" Type="http://schemas.openxmlformats.org/officeDocument/2006/relationships/hyperlink" Target="../Docs/R1-2203224.zip" TargetMode="External"/><Relationship Id="rId2726" Type="http://schemas.openxmlformats.org/officeDocument/2006/relationships/hyperlink" Target="../Docs/R1-2204697.zip" TargetMode="External"/><Relationship Id="rId600" Type="http://schemas.openxmlformats.org/officeDocument/2006/relationships/hyperlink" Target="../Docs/R1-2204768.zip" TargetMode="External"/><Relationship Id="rId1230" Type="http://schemas.openxmlformats.org/officeDocument/2006/relationships/hyperlink" Target="../Docs/R1-2205570.zip" TargetMode="External"/><Relationship Id="rId1328" Type="http://schemas.openxmlformats.org/officeDocument/2006/relationships/hyperlink" Target="../Docs/R1-2205508.zip" TargetMode="External"/><Relationship Id="rId1535" Type="http://schemas.openxmlformats.org/officeDocument/2006/relationships/hyperlink" Target="https://www.3gpp.org/ftp/TSG_RAN/TSG_RAN/TSGR_94e/Docs/RP-213598.zip" TargetMode="External"/><Relationship Id="rId2933" Type="http://schemas.openxmlformats.org/officeDocument/2006/relationships/hyperlink" Target="../Docs/R1-2204517.zip" TargetMode="External"/><Relationship Id="rId905" Type="http://schemas.openxmlformats.org/officeDocument/2006/relationships/hyperlink" Target="../Docs/R1-2205364.zip" TargetMode="External"/><Relationship Id="rId1742" Type="http://schemas.openxmlformats.org/officeDocument/2006/relationships/hyperlink" Target="../Docs/R1-2205220.zip" TargetMode="External"/><Relationship Id="rId3195" Type="http://schemas.openxmlformats.org/officeDocument/2006/relationships/hyperlink" Target="https://portal.3gpp.org/desktopmodules/WorkItem/WorkItemDetails.aspx?workitemId=860150" TargetMode="External"/><Relationship Id="rId34" Type="http://schemas.openxmlformats.org/officeDocument/2006/relationships/hyperlink" Target="../Docs/R1-2203045.zip" TargetMode="External"/><Relationship Id="rId1602" Type="http://schemas.openxmlformats.org/officeDocument/2006/relationships/hyperlink" Target="../Docs/R1-2203380.zip" TargetMode="External"/><Relationship Id="rId3055" Type="http://schemas.openxmlformats.org/officeDocument/2006/relationships/hyperlink" Target="https://portal.3gpp.org/desktopmodules/WorkItem/WorkItemDetails.aspx?workitemId=830178" TargetMode="External"/><Relationship Id="rId3262" Type="http://schemas.openxmlformats.org/officeDocument/2006/relationships/hyperlink" Target="../Docs/R1-2205450.zip" TargetMode="External"/><Relationship Id="rId183" Type="http://schemas.openxmlformats.org/officeDocument/2006/relationships/hyperlink" Target="../Docs/R1-2205149.zip" TargetMode="External"/><Relationship Id="rId390" Type="http://schemas.openxmlformats.org/officeDocument/2006/relationships/hyperlink" Target="../Docs/R1-2205128.zip" TargetMode="External"/><Relationship Id="rId1907" Type="http://schemas.openxmlformats.org/officeDocument/2006/relationships/hyperlink" Target="../Docs/R1-2205102.zip" TargetMode="External"/><Relationship Id="rId2071" Type="http://schemas.openxmlformats.org/officeDocument/2006/relationships/hyperlink" Target="../Docs/R1-2204107.zip" TargetMode="External"/><Relationship Id="rId3122" Type="http://schemas.openxmlformats.org/officeDocument/2006/relationships/hyperlink" Target="../Docs/R1-2205672.zip" TargetMode="External"/><Relationship Id="rId250" Type="http://schemas.openxmlformats.org/officeDocument/2006/relationships/hyperlink" Target="../Docs/R1-2204052.zip" TargetMode="External"/><Relationship Id="rId488" Type="http://schemas.openxmlformats.org/officeDocument/2006/relationships/hyperlink" Target="../Docs/R1-2205596.zip" TargetMode="External"/><Relationship Id="rId695" Type="http://schemas.openxmlformats.org/officeDocument/2006/relationships/hyperlink" Target="../Docs/R1-2205504.zip" TargetMode="External"/><Relationship Id="rId2169" Type="http://schemas.openxmlformats.org/officeDocument/2006/relationships/hyperlink" Target="../Docs/R1-2205082.zip" TargetMode="External"/><Relationship Id="rId2376" Type="http://schemas.openxmlformats.org/officeDocument/2006/relationships/hyperlink" Target="../Docs/R1-2204669.zip" TargetMode="External"/><Relationship Id="rId2583" Type="http://schemas.openxmlformats.org/officeDocument/2006/relationships/hyperlink" Target="../Docs/R1-2204918.zip" TargetMode="External"/><Relationship Id="rId2790" Type="http://schemas.openxmlformats.org/officeDocument/2006/relationships/hyperlink" Target="../Docs/R1-2204123.zip" TargetMode="External"/><Relationship Id="rId3427" Type="http://schemas.openxmlformats.org/officeDocument/2006/relationships/hyperlink" Target="../Docs/R1-2205651.zip" TargetMode="External"/><Relationship Id="rId110" Type="http://schemas.openxmlformats.org/officeDocument/2006/relationships/hyperlink" Target="../Docs/R1-2203492.zip" TargetMode="External"/><Relationship Id="rId348" Type="http://schemas.openxmlformats.org/officeDocument/2006/relationships/hyperlink" Target="../Docs/R1-2203111.zip" TargetMode="External"/><Relationship Id="rId555" Type="http://schemas.openxmlformats.org/officeDocument/2006/relationships/hyperlink" Target="../Docs/R1-2203291.zip" TargetMode="External"/><Relationship Id="rId762" Type="http://schemas.openxmlformats.org/officeDocument/2006/relationships/hyperlink" Target="../Docs/R1-2205337.zip" TargetMode="External"/><Relationship Id="rId1185" Type="http://schemas.openxmlformats.org/officeDocument/2006/relationships/hyperlink" Target="../Docs/R1-2203838.zip" TargetMode="External"/><Relationship Id="rId1392" Type="http://schemas.openxmlformats.org/officeDocument/2006/relationships/hyperlink" Target="../Docs/R1-2203999.zip" TargetMode="External"/><Relationship Id="rId2029" Type="http://schemas.openxmlformats.org/officeDocument/2006/relationships/hyperlink" Target="../Docs/R1-2203203.zip" TargetMode="External"/><Relationship Id="rId2236" Type="http://schemas.openxmlformats.org/officeDocument/2006/relationships/hyperlink" Target="../Docs/R1-2205119.zip" TargetMode="External"/><Relationship Id="rId2443" Type="http://schemas.openxmlformats.org/officeDocument/2006/relationships/hyperlink" Target="../Docs/R1-2203338.zip" TargetMode="External"/><Relationship Id="rId2650" Type="http://schemas.openxmlformats.org/officeDocument/2006/relationships/hyperlink" Target="../Docs/R1-2205456.zip" TargetMode="External"/><Relationship Id="rId2888" Type="http://schemas.openxmlformats.org/officeDocument/2006/relationships/hyperlink" Target="../Docs/R1-2205210.zip" TargetMode="External"/><Relationship Id="rId208" Type="http://schemas.openxmlformats.org/officeDocument/2006/relationships/hyperlink" Target="../Docs/R1-2204974.zip" TargetMode="External"/><Relationship Id="rId415" Type="http://schemas.openxmlformats.org/officeDocument/2006/relationships/hyperlink" Target="../Docs/R1-2205167.zip" TargetMode="External"/><Relationship Id="rId622" Type="http://schemas.openxmlformats.org/officeDocument/2006/relationships/hyperlink" Target="../Docs/R1-2204204.zip" TargetMode="External"/><Relationship Id="rId1045" Type="http://schemas.openxmlformats.org/officeDocument/2006/relationships/hyperlink" Target="../Docs/R1-2203078.zip" TargetMode="External"/><Relationship Id="rId1252" Type="http://schemas.openxmlformats.org/officeDocument/2006/relationships/hyperlink" Target="../Docs/R1-2205614.zip" TargetMode="External"/><Relationship Id="rId1697" Type="http://schemas.openxmlformats.org/officeDocument/2006/relationships/hyperlink" Target="../Docs/R1-2203325.zip" TargetMode="External"/><Relationship Id="rId2303" Type="http://schemas.openxmlformats.org/officeDocument/2006/relationships/hyperlink" Target="../Docs/R1-2204834.zip" TargetMode="External"/><Relationship Id="rId2510" Type="http://schemas.openxmlformats.org/officeDocument/2006/relationships/hyperlink" Target="../Docs/R1-2204317.zip" TargetMode="External"/><Relationship Id="rId2748" Type="http://schemas.openxmlformats.org/officeDocument/2006/relationships/hyperlink" Target="../Docs/R1-2203801.zip" TargetMode="External"/><Relationship Id="rId2955" Type="http://schemas.openxmlformats.org/officeDocument/2006/relationships/hyperlink" Target="https://portal.3gpp.org/desktopmodules/WorkItem/WorkItemDetails.aspx?workitemId=920169" TargetMode="External"/><Relationship Id="rId927" Type="http://schemas.openxmlformats.org/officeDocument/2006/relationships/hyperlink" Target="../Docs/R1-2204704.zip" TargetMode="External"/><Relationship Id="rId1112" Type="http://schemas.openxmlformats.org/officeDocument/2006/relationships/hyperlink" Target="../Docs/R1-2205062.zip" TargetMode="External"/><Relationship Id="rId1557" Type="http://schemas.openxmlformats.org/officeDocument/2006/relationships/hyperlink" Target="../Docs/R1-2204440.zip" TargetMode="External"/><Relationship Id="rId1764" Type="http://schemas.openxmlformats.org/officeDocument/2006/relationships/hyperlink" Target="../Docs/R1-2205476.zip" TargetMode="External"/><Relationship Id="rId1971" Type="http://schemas.openxmlformats.org/officeDocument/2006/relationships/hyperlink" Target="../Docs/R1-2205219.zip" TargetMode="External"/><Relationship Id="rId2608" Type="http://schemas.openxmlformats.org/officeDocument/2006/relationships/hyperlink" Target="../Docs/R1-2204532.zip" TargetMode="External"/><Relationship Id="rId2815" Type="http://schemas.openxmlformats.org/officeDocument/2006/relationships/hyperlink" Target="../Docs/R1-2204926.zip" TargetMode="External"/><Relationship Id="rId56" Type="http://schemas.openxmlformats.org/officeDocument/2006/relationships/hyperlink" Target="../Docs/R1-2203411.zip" TargetMode="External"/><Relationship Id="rId1417" Type="http://schemas.openxmlformats.org/officeDocument/2006/relationships/hyperlink" Target="../Docs/R1-2203097.zip" TargetMode="External"/><Relationship Id="rId1624" Type="http://schemas.openxmlformats.org/officeDocument/2006/relationships/hyperlink" Target="../Docs/R1-2205289.zip" TargetMode="External"/><Relationship Id="rId1831" Type="http://schemas.openxmlformats.org/officeDocument/2006/relationships/hyperlink" Target="../Docs/R1-2205100.zip" TargetMode="External"/><Relationship Id="rId3077" Type="http://schemas.openxmlformats.org/officeDocument/2006/relationships/hyperlink" Target="https://portal.3gpp.org/desktopmodules/WorkItem/WorkItemDetails.aspx?workitemId=830178" TargetMode="External"/><Relationship Id="rId3284" Type="http://schemas.openxmlformats.org/officeDocument/2006/relationships/hyperlink" Target="https://portal.3gpp.org/desktopmodules/Release/ReleaseDetails.aspx?releaseId=193" TargetMode="External"/><Relationship Id="rId1929" Type="http://schemas.openxmlformats.org/officeDocument/2006/relationships/hyperlink" Target="../Docs/R1-2204183.zip" TargetMode="External"/><Relationship Id="rId2093" Type="http://schemas.openxmlformats.org/officeDocument/2006/relationships/hyperlink" Target="../Docs/R1-2203216.zip" TargetMode="External"/><Relationship Id="rId2398" Type="http://schemas.openxmlformats.org/officeDocument/2006/relationships/hyperlink" Target="../Docs/R1-2205041.zip" TargetMode="External"/><Relationship Id="rId3144" Type="http://schemas.openxmlformats.org/officeDocument/2006/relationships/hyperlink" Target="https://portal.3gpp.org/desktopmodules/Specifications/SpecificationDetails.aspx?specificationId=3216" TargetMode="External"/><Relationship Id="rId3351" Type="http://schemas.openxmlformats.org/officeDocument/2006/relationships/hyperlink" Target="../Docs/R1-2203038.zip" TargetMode="External"/><Relationship Id="rId272" Type="http://schemas.openxmlformats.org/officeDocument/2006/relationships/hyperlink" Target="../Docs/R1-2205352.zip" TargetMode="External"/><Relationship Id="rId577" Type="http://schemas.openxmlformats.org/officeDocument/2006/relationships/hyperlink" Target="../Docs/R1-2205280.zip" TargetMode="External"/><Relationship Id="rId2160" Type="http://schemas.openxmlformats.org/officeDocument/2006/relationships/hyperlink" Target="../Docs/R1-2204306.zip" TargetMode="External"/><Relationship Id="rId2258" Type="http://schemas.openxmlformats.org/officeDocument/2006/relationships/hyperlink" Target="../Docs/R1-2205194.zip" TargetMode="External"/><Relationship Id="rId3004" Type="http://schemas.openxmlformats.org/officeDocument/2006/relationships/hyperlink" Target="https://portal.3gpp.org/desktopmodules/Release/ReleaseDetails.aspx?releaseId=192" TargetMode="External"/><Relationship Id="rId3211" Type="http://schemas.openxmlformats.org/officeDocument/2006/relationships/hyperlink" Target="../Docs/R1-2205689.zip" TargetMode="External"/><Relationship Id="rId132" Type="http://schemas.openxmlformats.org/officeDocument/2006/relationships/hyperlink" Target="../Docs/R1-2204928.zip" TargetMode="External"/><Relationship Id="rId784" Type="http://schemas.openxmlformats.org/officeDocument/2006/relationships/hyperlink" Target="../Docs/R1-2205405.zip" TargetMode="External"/><Relationship Id="rId991" Type="http://schemas.openxmlformats.org/officeDocument/2006/relationships/hyperlink" Target="../Docs/R1-2204990.zip" TargetMode="External"/><Relationship Id="rId1067" Type="http://schemas.openxmlformats.org/officeDocument/2006/relationships/hyperlink" Target="../Docs/R1-2205516.zip" TargetMode="External"/><Relationship Id="rId2020" Type="http://schemas.openxmlformats.org/officeDocument/2006/relationships/hyperlink" Target="../Docs/R1-2204302.zip" TargetMode="External"/><Relationship Id="rId2465" Type="http://schemas.openxmlformats.org/officeDocument/2006/relationships/hyperlink" Target="../Docs/R1-2205043.zip" TargetMode="External"/><Relationship Id="rId2672" Type="http://schemas.openxmlformats.org/officeDocument/2006/relationships/hyperlink" Target="../Docs/R1-2204260.zip" TargetMode="External"/><Relationship Id="rId3309" Type="http://schemas.openxmlformats.org/officeDocument/2006/relationships/hyperlink" Target="https://portal.3gpp.org/desktopmodules/WorkItem/WorkItemDetails.aspx?workitemId=900160" TargetMode="External"/><Relationship Id="rId437" Type="http://schemas.openxmlformats.org/officeDocument/2006/relationships/hyperlink" Target="../Docs/R1-2204169.zip" TargetMode="External"/><Relationship Id="rId644" Type="http://schemas.openxmlformats.org/officeDocument/2006/relationships/hyperlink" Target="../Docs/R1-2203294.zip" TargetMode="External"/><Relationship Id="rId851" Type="http://schemas.openxmlformats.org/officeDocument/2006/relationships/hyperlink" Target="../Docs/R1-2205427.zip" TargetMode="External"/><Relationship Id="rId1274" Type="http://schemas.openxmlformats.org/officeDocument/2006/relationships/hyperlink" Target="../Docs/R1-2203388.zip" TargetMode="External"/><Relationship Id="rId1481" Type="http://schemas.openxmlformats.org/officeDocument/2006/relationships/hyperlink" Target="../Docs/R1-2204964.zip" TargetMode="External"/><Relationship Id="rId1579" Type="http://schemas.openxmlformats.org/officeDocument/2006/relationships/hyperlink" Target="../Docs/R1-2203794.zip" TargetMode="External"/><Relationship Id="rId2118" Type="http://schemas.openxmlformats.org/officeDocument/2006/relationships/hyperlink" Target="../Docs/R1-2205032.zip" TargetMode="External"/><Relationship Id="rId2325" Type="http://schemas.openxmlformats.org/officeDocument/2006/relationships/hyperlink" Target="../Docs/R1-2204092.zip" TargetMode="External"/><Relationship Id="rId2532" Type="http://schemas.openxmlformats.org/officeDocument/2006/relationships/hyperlink" Target="../Docs/R1-2204391.zip" TargetMode="External"/><Relationship Id="rId2977" Type="http://schemas.openxmlformats.org/officeDocument/2006/relationships/hyperlink" Target="https://portal.3gpp.org/desktopmodules/Release/ReleaseDetails.aspx?releaseId=191" TargetMode="External"/><Relationship Id="rId504" Type="http://schemas.openxmlformats.org/officeDocument/2006/relationships/hyperlink" Target="../Docs/R1-2203260.zip" TargetMode="External"/><Relationship Id="rId711" Type="http://schemas.openxmlformats.org/officeDocument/2006/relationships/hyperlink" Target="../Docs/R1-2204439.zip" TargetMode="External"/><Relationship Id="rId949" Type="http://schemas.openxmlformats.org/officeDocument/2006/relationships/hyperlink" Target="../Docs/R1-2203790.zip" TargetMode="External"/><Relationship Id="rId1134" Type="http://schemas.openxmlformats.org/officeDocument/2006/relationships/hyperlink" Target="../Docs/R1-2203972.zip" TargetMode="External"/><Relationship Id="rId1341" Type="http://schemas.openxmlformats.org/officeDocument/2006/relationships/hyperlink" Target="../Docs/R1-2204625.zip" TargetMode="External"/><Relationship Id="rId1786" Type="http://schemas.openxmlformats.org/officeDocument/2006/relationships/hyperlink" Target="../Docs/R1-2204179.zip" TargetMode="External"/><Relationship Id="rId1993" Type="http://schemas.openxmlformats.org/officeDocument/2006/relationships/hyperlink" Target="../Docs/R1-2203902.zip" TargetMode="External"/><Relationship Id="rId2837" Type="http://schemas.openxmlformats.org/officeDocument/2006/relationships/hyperlink" Target="../Docs/R1-2204401.zip" TargetMode="External"/><Relationship Id="rId78" Type="http://schemas.openxmlformats.org/officeDocument/2006/relationships/hyperlink" Target="../Docs/R1-2204116.zip" TargetMode="External"/><Relationship Id="rId809" Type="http://schemas.openxmlformats.org/officeDocument/2006/relationships/hyperlink" Target="../Docs/R1-2205161.zip" TargetMode="External"/><Relationship Id="rId1201" Type="http://schemas.openxmlformats.org/officeDocument/2006/relationships/hyperlink" Target="../Docs/R1-2203195.zip" TargetMode="External"/><Relationship Id="rId1439" Type="http://schemas.openxmlformats.org/officeDocument/2006/relationships/hyperlink" Target="../Docs/R1-2204641.zip" TargetMode="External"/><Relationship Id="rId1646" Type="http://schemas.openxmlformats.org/officeDocument/2006/relationships/hyperlink" Target="../Docs/R1-2204165.zip" TargetMode="External"/><Relationship Id="rId1853" Type="http://schemas.openxmlformats.org/officeDocument/2006/relationships/hyperlink" Target="../Docs/R1-2203282.zip" TargetMode="External"/><Relationship Id="rId2904" Type="http://schemas.openxmlformats.org/officeDocument/2006/relationships/hyperlink" Target="../Docs/R1-2203392.zip" TargetMode="External"/><Relationship Id="rId3099" Type="http://schemas.openxmlformats.org/officeDocument/2006/relationships/hyperlink" Target="https://portal.3gpp.org/desktopmodules/Release/ReleaseDetails.aspx?releaseId=192" TargetMode="External"/><Relationship Id="rId1506" Type="http://schemas.openxmlformats.org/officeDocument/2006/relationships/hyperlink" Target="../Docs/R1-2204366.zip" TargetMode="External"/><Relationship Id="rId1713" Type="http://schemas.openxmlformats.org/officeDocument/2006/relationships/hyperlink" Target="../Docs/R1-2204685.zip" TargetMode="External"/><Relationship Id="rId1920" Type="http://schemas.openxmlformats.org/officeDocument/2006/relationships/hyperlink" Target="../Docs/R1-2203691.zip" TargetMode="External"/><Relationship Id="rId3166" Type="http://schemas.openxmlformats.org/officeDocument/2006/relationships/hyperlink" Target="https://portal.3gpp.org/desktopmodules/Release/ReleaseDetails.aspx?releaseId=192" TargetMode="External"/><Relationship Id="rId3373" Type="http://schemas.openxmlformats.org/officeDocument/2006/relationships/hyperlink" Target="../Docs/R1-2205493.zip" TargetMode="External"/><Relationship Id="rId294" Type="http://schemas.openxmlformats.org/officeDocument/2006/relationships/hyperlink" Target="../Docs/R1-2203297.zip" TargetMode="External"/><Relationship Id="rId2182" Type="http://schemas.openxmlformats.org/officeDocument/2006/relationships/hyperlink" Target="../Docs/R1-2203646.zip" TargetMode="External"/><Relationship Id="rId3026" Type="http://schemas.openxmlformats.org/officeDocument/2006/relationships/hyperlink" Target="../Docs/R1-2205681.zip" TargetMode="External"/><Relationship Id="rId3233" Type="http://schemas.openxmlformats.org/officeDocument/2006/relationships/hyperlink" Target="../Docs/R1-2205336.zip" TargetMode="External"/><Relationship Id="rId154" Type="http://schemas.openxmlformats.org/officeDocument/2006/relationships/hyperlink" Target="../Docs/R1-2202816.zip" TargetMode="External"/><Relationship Id="rId361" Type="http://schemas.openxmlformats.org/officeDocument/2006/relationships/hyperlink" Target="../Docs/R1-2203851.zip" TargetMode="External"/><Relationship Id="rId599" Type="http://schemas.openxmlformats.org/officeDocument/2006/relationships/hyperlink" Target="../Docs/R1-2204707.zip" TargetMode="External"/><Relationship Id="rId2042" Type="http://schemas.openxmlformats.org/officeDocument/2006/relationships/hyperlink" Target="../Docs/R1-2204244.zip" TargetMode="External"/><Relationship Id="rId2487" Type="http://schemas.openxmlformats.org/officeDocument/2006/relationships/hyperlink" Target="../Docs/R1-2204316.zip" TargetMode="External"/><Relationship Id="rId2694" Type="http://schemas.openxmlformats.org/officeDocument/2006/relationships/hyperlink" Target="../Docs/R1-2204824.zip" TargetMode="External"/><Relationship Id="rId459" Type="http://schemas.openxmlformats.org/officeDocument/2006/relationships/hyperlink" Target="../Docs/R1-2203259.zip" TargetMode="External"/><Relationship Id="rId666" Type="http://schemas.openxmlformats.org/officeDocument/2006/relationships/hyperlink" Target="../Docs/R1-2204002.zip" TargetMode="External"/><Relationship Id="rId873" Type="http://schemas.openxmlformats.org/officeDocument/2006/relationships/hyperlink" Target="../Docs/R1-2205107.zip" TargetMode="External"/><Relationship Id="rId1089" Type="http://schemas.openxmlformats.org/officeDocument/2006/relationships/hyperlink" Target="../Docs/R1-2203042.zip" TargetMode="External"/><Relationship Id="rId1296" Type="http://schemas.openxmlformats.org/officeDocument/2006/relationships/hyperlink" Target="../Docs/R1-2205114.zip" TargetMode="External"/><Relationship Id="rId2347" Type="http://schemas.openxmlformats.org/officeDocument/2006/relationships/hyperlink" Target="../Docs/R1-2203912.zip" TargetMode="External"/><Relationship Id="rId2554" Type="http://schemas.openxmlformats.org/officeDocument/2006/relationships/hyperlink" Target="../Docs/R1-2204010.zip" TargetMode="External"/><Relationship Id="rId2999" Type="http://schemas.openxmlformats.org/officeDocument/2006/relationships/hyperlink" Target="https://portal.3gpp.org/desktopmodules/WorkItem/WorkItemDetails.aspx?workitemId=860146" TargetMode="External"/><Relationship Id="rId3300" Type="http://schemas.openxmlformats.org/officeDocument/2006/relationships/hyperlink" Target="../Docs/R1-2205602.zip" TargetMode="External"/><Relationship Id="rId221" Type="http://schemas.openxmlformats.org/officeDocument/2006/relationships/hyperlink" Target="../Docs/R1-2203498.zip" TargetMode="External"/><Relationship Id="rId319" Type="http://schemas.openxmlformats.org/officeDocument/2006/relationships/hyperlink" Target="../Docs/R1-2203358.zip" TargetMode="External"/><Relationship Id="rId526" Type="http://schemas.openxmlformats.org/officeDocument/2006/relationships/hyperlink" Target="../Docs/R1-2205538.zip" TargetMode="External"/><Relationship Id="rId1156" Type="http://schemas.openxmlformats.org/officeDocument/2006/relationships/hyperlink" Target="../Docs/R1-2204048.zip" TargetMode="External"/><Relationship Id="rId1363" Type="http://schemas.openxmlformats.org/officeDocument/2006/relationships/hyperlink" Target="../Docs/R1-2203879.zip" TargetMode="External"/><Relationship Id="rId2207" Type="http://schemas.openxmlformats.org/officeDocument/2006/relationships/hyperlink" Target="../Docs/R1-2205241.zip" TargetMode="External"/><Relationship Id="rId2761" Type="http://schemas.openxmlformats.org/officeDocument/2006/relationships/hyperlink" Target="../Docs/R1-2205106.zip" TargetMode="External"/><Relationship Id="rId2859" Type="http://schemas.openxmlformats.org/officeDocument/2006/relationships/hyperlink" Target="../Docs/R1-2204820.zip" TargetMode="External"/><Relationship Id="rId733" Type="http://schemas.openxmlformats.org/officeDocument/2006/relationships/hyperlink" Target="../Docs/R1-2205263.zip" TargetMode="External"/><Relationship Id="rId940" Type="http://schemas.openxmlformats.org/officeDocument/2006/relationships/hyperlink" Target="../Docs/R1-2205477.zip" TargetMode="External"/><Relationship Id="rId1016" Type="http://schemas.openxmlformats.org/officeDocument/2006/relationships/hyperlink" Target="../Docs/R1-2204872.zip" TargetMode="External"/><Relationship Id="rId1570" Type="http://schemas.openxmlformats.org/officeDocument/2006/relationships/hyperlink" Target="../Docs/R1-2203062.zip" TargetMode="External"/><Relationship Id="rId1668" Type="http://schemas.openxmlformats.org/officeDocument/2006/relationships/hyperlink" Target="../Docs/R1-2203382.zip" TargetMode="External"/><Relationship Id="rId1875" Type="http://schemas.openxmlformats.org/officeDocument/2006/relationships/hyperlink" Target="../Docs/R1-2204841.zip" TargetMode="External"/><Relationship Id="rId2414" Type="http://schemas.openxmlformats.org/officeDocument/2006/relationships/hyperlink" Target="../Docs/R1-2204314.zip" TargetMode="External"/><Relationship Id="rId2621" Type="http://schemas.openxmlformats.org/officeDocument/2006/relationships/hyperlink" Target="../Docs/R1-2205233.zip" TargetMode="External"/><Relationship Id="rId2719" Type="http://schemas.openxmlformats.org/officeDocument/2006/relationships/hyperlink" Target="../Docs/R1-2204026.zip" TargetMode="External"/><Relationship Id="rId800" Type="http://schemas.openxmlformats.org/officeDocument/2006/relationships/hyperlink" Target="../Docs/R1-2204127.zip" TargetMode="External"/><Relationship Id="rId1223" Type="http://schemas.openxmlformats.org/officeDocument/2006/relationships/hyperlink" Target="../Docs/R1-2205169.zip" TargetMode="External"/><Relationship Id="rId1430" Type="http://schemas.openxmlformats.org/officeDocument/2006/relationships/hyperlink" Target="../Docs/R1-2204729.zip" TargetMode="External"/><Relationship Id="rId1528" Type="http://schemas.openxmlformats.org/officeDocument/2006/relationships/hyperlink" Target="../Docs/R1-2203655.zip" TargetMode="External"/><Relationship Id="rId2926" Type="http://schemas.openxmlformats.org/officeDocument/2006/relationships/hyperlink" Target="../Docs/R1-2203352.zip" TargetMode="External"/><Relationship Id="rId3090" Type="http://schemas.openxmlformats.org/officeDocument/2006/relationships/hyperlink" Target="https://portal.3gpp.org/desktopmodules/Specifications/SpecificationDetails.aspx?specificationId=3215" TargetMode="External"/><Relationship Id="rId1735" Type="http://schemas.openxmlformats.org/officeDocument/2006/relationships/hyperlink" Target="../Docs/R1-2204373.zip" TargetMode="External"/><Relationship Id="rId1942" Type="http://schemas.openxmlformats.org/officeDocument/2006/relationships/hyperlink" Target="../Docs/R1-2205079.zip" TargetMode="External"/><Relationship Id="rId3188" Type="http://schemas.openxmlformats.org/officeDocument/2006/relationships/hyperlink" Target="../Docs/R1-2205676.zip" TargetMode="External"/><Relationship Id="rId3395" Type="http://schemas.openxmlformats.org/officeDocument/2006/relationships/hyperlink" Target="../Docs/R1-2205664.zip" TargetMode="External"/><Relationship Id="rId27" Type="http://schemas.openxmlformats.org/officeDocument/2006/relationships/hyperlink" Target="../Docs/R1-2204272.zip" TargetMode="External"/><Relationship Id="rId1802" Type="http://schemas.openxmlformats.org/officeDocument/2006/relationships/hyperlink" Target="../Docs/R1-2205522.zip" TargetMode="External"/><Relationship Id="rId3048" Type="http://schemas.openxmlformats.org/officeDocument/2006/relationships/hyperlink" Target="../Docs/R1-2205299.zip" TargetMode="External"/><Relationship Id="rId3255" Type="http://schemas.openxmlformats.org/officeDocument/2006/relationships/hyperlink" Target="https://portal.3gpp.org/desktopmodules/WorkItem/WorkItemDetails.aspx?workitemId=900160" TargetMode="External"/><Relationship Id="rId176" Type="http://schemas.openxmlformats.org/officeDocument/2006/relationships/hyperlink" Target="../Docs/R1-2205469.zip" TargetMode="External"/><Relationship Id="rId383" Type="http://schemas.openxmlformats.org/officeDocument/2006/relationships/hyperlink" Target="../Docs/R1-2205322.zip" TargetMode="External"/><Relationship Id="rId590" Type="http://schemas.openxmlformats.org/officeDocument/2006/relationships/hyperlink" Target="../Docs/R1-2203784.zip" TargetMode="External"/><Relationship Id="rId2064" Type="http://schemas.openxmlformats.org/officeDocument/2006/relationships/hyperlink" Target="../Docs/R1-2203732.zip" TargetMode="External"/><Relationship Id="rId2271" Type="http://schemas.openxmlformats.org/officeDocument/2006/relationships/hyperlink" Target="../Docs/R1-2203751.zip" TargetMode="External"/><Relationship Id="rId3115" Type="http://schemas.openxmlformats.org/officeDocument/2006/relationships/hyperlink" Target="https://portal.3gpp.org/desktopmodules/Release/ReleaseDetails.aspx?releaseId=192" TargetMode="External"/><Relationship Id="rId3322" Type="http://schemas.openxmlformats.org/officeDocument/2006/relationships/hyperlink" Target="https://portal.3gpp.org/desktopmodules/Release/ReleaseDetails.aspx?releaseId=192" TargetMode="External"/><Relationship Id="rId243" Type="http://schemas.openxmlformats.org/officeDocument/2006/relationships/hyperlink" Target="../Docs/R1-2205616.zip" TargetMode="External"/><Relationship Id="rId450" Type="http://schemas.openxmlformats.org/officeDocument/2006/relationships/hyperlink" Target="../Docs/R1-2205316.zip" TargetMode="External"/><Relationship Id="rId688" Type="http://schemas.openxmlformats.org/officeDocument/2006/relationships/hyperlink" Target="../Docs/R1-2205446.zip" TargetMode="External"/><Relationship Id="rId895" Type="http://schemas.openxmlformats.org/officeDocument/2006/relationships/hyperlink" Target="../Docs/R1-2203594.zip" TargetMode="External"/><Relationship Id="rId1080" Type="http://schemas.openxmlformats.org/officeDocument/2006/relationships/hyperlink" Target="../Docs/R1-2205292.zip" TargetMode="External"/><Relationship Id="rId2131" Type="http://schemas.openxmlformats.org/officeDocument/2006/relationships/hyperlink" Target="../Docs/R1-2204914.zip" TargetMode="External"/><Relationship Id="rId2369" Type="http://schemas.openxmlformats.org/officeDocument/2006/relationships/hyperlink" Target="../Docs/R1-2203913.zip" TargetMode="External"/><Relationship Id="rId2576" Type="http://schemas.openxmlformats.org/officeDocument/2006/relationships/hyperlink" Target="../Docs/R1-2205160.zip" TargetMode="External"/><Relationship Id="rId2783" Type="http://schemas.openxmlformats.org/officeDocument/2006/relationships/hyperlink" Target="../Docs/R1-2203606.zip" TargetMode="External"/><Relationship Id="rId2990" Type="http://schemas.openxmlformats.org/officeDocument/2006/relationships/hyperlink" Target="https://portal.3gpp.org/desktopmodules/Specifications/SpecificationDetails.aspx?specificationId=3213" TargetMode="External"/><Relationship Id="rId103" Type="http://schemas.openxmlformats.org/officeDocument/2006/relationships/hyperlink" Target="../Docs/R1-2204734.zip" TargetMode="External"/><Relationship Id="rId310" Type="http://schemas.openxmlformats.org/officeDocument/2006/relationships/hyperlink" Target="../Docs/R1-2205396.zip" TargetMode="External"/><Relationship Id="rId548" Type="http://schemas.openxmlformats.org/officeDocument/2006/relationships/hyperlink" Target="../Docs/R1-2205124.zip" TargetMode="External"/><Relationship Id="rId755" Type="http://schemas.openxmlformats.org/officeDocument/2006/relationships/hyperlink" Target="../Docs/R1-2204556.zip" TargetMode="External"/><Relationship Id="rId962" Type="http://schemas.openxmlformats.org/officeDocument/2006/relationships/hyperlink" Target="../Docs/R1-2205006.zip" TargetMode="External"/><Relationship Id="rId1178" Type="http://schemas.openxmlformats.org/officeDocument/2006/relationships/hyperlink" Target="../Docs/R1-2203287.zip" TargetMode="External"/><Relationship Id="rId1385" Type="http://schemas.openxmlformats.org/officeDocument/2006/relationships/hyperlink" Target="../Docs/R1-2204852.zip" TargetMode="External"/><Relationship Id="rId1592" Type="http://schemas.openxmlformats.org/officeDocument/2006/relationships/hyperlink" Target="../Docs/R1-2205209.zip" TargetMode="External"/><Relationship Id="rId2229" Type="http://schemas.openxmlformats.org/officeDocument/2006/relationships/hyperlink" Target="../Docs/R1-2204384.zip" TargetMode="External"/><Relationship Id="rId2436" Type="http://schemas.openxmlformats.org/officeDocument/2006/relationships/hyperlink" Target="../Docs/R1-2205431.zip" TargetMode="External"/><Relationship Id="rId2643" Type="http://schemas.openxmlformats.org/officeDocument/2006/relationships/hyperlink" Target="../Docs/R1-2204689.zip" TargetMode="External"/><Relationship Id="rId2850" Type="http://schemas.openxmlformats.org/officeDocument/2006/relationships/hyperlink" Target="../Docs/R1-2205268.zip" TargetMode="External"/><Relationship Id="rId91" Type="http://schemas.openxmlformats.org/officeDocument/2006/relationships/hyperlink" Target="../Docs/R1-2204711.zip" TargetMode="External"/><Relationship Id="rId408" Type="http://schemas.openxmlformats.org/officeDocument/2006/relationships/hyperlink" Target="../Docs/R1-2205142.zip" TargetMode="External"/><Relationship Id="rId615" Type="http://schemas.openxmlformats.org/officeDocument/2006/relationships/hyperlink" Target="../Docs/R1-2203433.zip" TargetMode="External"/><Relationship Id="rId822" Type="http://schemas.openxmlformats.org/officeDocument/2006/relationships/hyperlink" Target="../Docs/R1-2203620.zip" TargetMode="External"/><Relationship Id="rId1038" Type="http://schemas.openxmlformats.org/officeDocument/2006/relationships/hyperlink" Target="../Docs/R1-2204878.zip" TargetMode="External"/><Relationship Id="rId1245" Type="http://schemas.openxmlformats.org/officeDocument/2006/relationships/hyperlink" Target="../Docs/R1-2205583.zip" TargetMode="External"/><Relationship Id="rId1452" Type="http://schemas.openxmlformats.org/officeDocument/2006/relationships/hyperlink" Target="../Docs/R1-2204739.zip" TargetMode="External"/><Relationship Id="rId1897" Type="http://schemas.openxmlformats.org/officeDocument/2006/relationships/hyperlink" Target="../Docs/R1-2204182.zip" TargetMode="External"/><Relationship Id="rId2503" Type="http://schemas.openxmlformats.org/officeDocument/2006/relationships/hyperlink" Target="../Docs/R1-2203340.zip" TargetMode="External"/><Relationship Id="rId2948" Type="http://schemas.openxmlformats.org/officeDocument/2006/relationships/hyperlink" Target="https://www.3gpp.org/ftp/TSG_RAN/TSG_RAN/TSGR_94e/Docs/RP-213600.zip" TargetMode="External"/><Relationship Id="rId1105" Type="http://schemas.openxmlformats.org/officeDocument/2006/relationships/hyperlink" Target="../Docs/R1-2204214.zip" TargetMode="External"/><Relationship Id="rId1312" Type="http://schemas.openxmlformats.org/officeDocument/2006/relationships/hyperlink" Target="../Docs/R1-2205613.zip" TargetMode="External"/><Relationship Id="rId1757" Type="http://schemas.openxmlformats.org/officeDocument/2006/relationships/hyperlink" Target="../Docs/R1-2204913.zip" TargetMode="External"/><Relationship Id="rId1964" Type="http://schemas.openxmlformats.org/officeDocument/2006/relationships/hyperlink" Target="../Docs/R1-2204837.zip" TargetMode="External"/><Relationship Id="rId2710" Type="http://schemas.openxmlformats.org/officeDocument/2006/relationships/hyperlink" Target="../Docs/R1-2203346.zip" TargetMode="External"/><Relationship Id="rId2808" Type="http://schemas.openxmlformats.org/officeDocument/2006/relationships/hyperlink" Target="../Docs/R1-2205412.zip" TargetMode="External"/><Relationship Id="rId49" Type="http://schemas.openxmlformats.org/officeDocument/2006/relationships/hyperlink" Target="../Docs/R1-2203023.zip" TargetMode="External"/><Relationship Id="rId1617" Type="http://schemas.openxmlformats.org/officeDocument/2006/relationships/hyperlink" Target="../Docs/R1-2204679.zip" TargetMode="External"/><Relationship Id="rId1824" Type="http://schemas.openxmlformats.org/officeDocument/2006/relationships/hyperlink" Target="../Docs/R1-2204499.zip" TargetMode="External"/><Relationship Id="rId3277" Type="http://schemas.openxmlformats.org/officeDocument/2006/relationships/hyperlink" Target="../Docs/R1-2205502.zip" TargetMode="External"/><Relationship Id="rId198" Type="http://schemas.openxmlformats.org/officeDocument/2006/relationships/hyperlink" Target="../Docs/R1-2205629.zip" TargetMode="External"/><Relationship Id="rId2086" Type="http://schemas.openxmlformats.org/officeDocument/2006/relationships/hyperlink" Target="../Docs/R1-2204800.zip" TargetMode="External"/><Relationship Id="rId2293" Type="http://schemas.openxmlformats.org/officeDocument/2006/relationships/hyperlink" Target="../Docs/R1-2203565.zip" TargetMode="External"/><Relationship Id="rId2598" Type="http://schemas.openxmlformats.org/officeDocument/2006/relationships/hyperlink" Target="../Docs/R1-2203741.zip" TargetMode="External"/><Relationship Id="rId3137" Type="http://schemas.openxmlformats.org/officeDocument/2006/relationships/hyperlink" Target="https://portal.3gpp.org/desktopmodules/WorkItem/WorkItemDetails.aspx?workitemId=860151" TargetMode="External"/><Relationship Id="rId3344" Type="http://schemas.openxmlformats.org/officeDocument/2006/relationships/hyperlink" Target="../Docs/R1-2203031.zip" TargetMode="External"/><Relationship Id="rId265" Type="http://schemas.openxmlformats.org/officeDocument/2006/relationships/hyperlink" Target="../Docs/R1-2205625.zip" TargetMode="External"/><Relationship Id="rId472" Type="http://schemas.openxmlformats.org/officeDocument/2006/relationships/hyperlink" Target="../Docs/R1-2204200.zip" TargetMode="External"/><Relationship Id="rId2153" Type="http://schemas.openxmlformats.org/officeDocument/2006/relationships/hyperlink" Target="../Docs/R1-2203818.zip" TargetMode="External"/><Relationship Id="rId2360" Type="http://schemas.openxmlformats.org/officeDocument/2006/relationships/hyperlink" Target="../Docs/R1-2203626.zip" TargetMode="External"/><Relationship Id="rId3204" Type="http://schemas.openxmlformats.org/officeDocument/2006/relationships/hyperlink" Target="../Docs/R1-2205680.zip" TargetMode="External"/><Relationship Id="rId3411" Type="http://schemas.openxmlformats.org/officeDocument/2006/relationships/hyperlink" Target="../Docs/R1-2205648.zip" TargetMode="External"/><Relationship Id="rId125" Type="http://schemas.openxmlformats.org/officeDocument/2006/relationships/hyperlink" Target="../Docs/R1-2204126.zip" TargetMode="External"/><Relationship Id="rId332" Type="http://schemas.openxmlformats.org/officeDocument/2006/relationships/hyperlink" Target="../Docs/R1-2203418.zip" TargetMode="External"/><Relationship Id="rId777" Type="http://schemas.openxmlformats.org/officeDocument/2006/relationships/hyperlink" Target="../Docs/R1-2205097.zip" TargetMode="External"/><Relationship Id="rId984" Type="http://schemas.openxmlformats.org/officeDocument/2006/relationships/hyperlink" Target="../Docs/R1-2204527.zip" TargetMode="External"/><Relationship Id="rId2013" Type="http://schemas.openxmlformats.org/officeDocument/2006/relationships/hyperlink" Target="../Docs/R1-2203556.zip" TargetMode="External"/><Relationship Id="rId2220" Type="http://schemas.openxmlformats.org/officeDocument/2006/relationships/hyperlink" Target="../Docs/R1-2203695.zip" TargetMode="External"/><Relationship Id="rId2458" Type="http://schemas.openxmlformats.org/officeDocument/2006/relationships/hyperlink" Target="../Docs/R1-2204504.zip" TargetMode="External"/><Relationship Id="rId2665" Type="http://schemas.openxmlformats.org/officeDocument/2006/relationships/hyperlink" Target="../Docs/R1-2203210.zip" TargetMode="External"/><Relationship Id="rId2872" Type="http://schemas.openxmlformats.org/officeDocument/2006/relationships/hyperlink" Target="../Docs/R1-2203669.zip" TargetMode="External"/><Relationship Id="rId637" Type="http://schemas.openxmlformats.org/officeDocument/2006/relationships/hyperlink" Target="../Docs/R1-2205125.zip" TargetMode="External"/><Relationship Id="rId844" Type="http://schemas.openxmlformats.org/officeDocument/2006/relationships/hyperlink" Target="../Docs/R1-2205450.zip" TargetMode="External"/><Relationship Id="rId1267" Type="http://schemas.openxmlformats.org/officeDocument/2006/relationships/hyperlink" Target="../Docs/R1-2204934.zip" TargetMode="External"/><Relationship Id="rId1474" Type="http://schemas.openxmlformats.org/officeDocument/2006/relationships/hyperlink" Target="../Docs/R1-2203539.zip" TargetMode="External"/><Relationship Id="rId1681" Type="http://schemas.openxmlformats.org/officeDocument/2006/relationships/hyperlink" Target="../Docs/R1-2204510.zip" TargetMode="External"/><Relationship Id="rId2318" Type="http://schemas.openxmlformats.org/officeDocument/2006/relationships/hyperlink" Target="../Docs/R1-2203720.zip" TargetMode="External"/><Relationship Id="rId2525" Type="http://schemas.openxmlformats.org/officeDocument/2006/relationships/hyperlink" Target="../Docs/R1-2203662.zip" TargetMode="External"/><Relationship Id="rId2732" Type="http://schemas.openxmlformats.org/officeDocument/2006/relationships/hyperlink" Target="../Docs/R1-2205088.zip" TargetMode="External"/><Relationship Id="rId704" Type="http://schemas.openxmlformats.org/officeDocument/2006/relationships/hyperlink" Target="../Docs/R1-2203435.zip" TargetMode="External"/><Relationship Id="rId911" Type="http://schemas.openxmlformats.org/officeDocument/2006/relationships/hyperlink" Target="../Docs/R1-2205442.zip" TargetMode="External"/><Relationship Id="rId1127" Type="http://schemas.openxmlformats.org/officeDocument/2006/relationships/hyperlink" Target="../Docs/R1-2203676.zip" TargetMode="External"/><Relationship Id="rId1334" Type="http://schemas.openxmlformats.org/officeDocument/2006/relationships/hyperlink" Target="../Docs/R1-2203878.zip" TargetMode="External"/><Relationship Id="rId1541" Type="http://schemas.openxmlformats.org/officeDocument/2006/relationships/hyperlink" Target="../Docs/R1-2203174.zip" TargetMode="External"/><Relationship Id="rId1779" Type="http://schemas.openxmlformats.org/officeDocument/2006/relationships/hyperlink" Target="../Docs/R1-2203807.zip" TargetMode="External"/><Relationship Id="rId1986" Type="http://schemas.openxmlformats.org/officeDocument/2006/relationships/hyperlink" Target="../Docs/R1-2203253.zip" TargetMode="External"/><Relationship Id="rId40" Type="http://schemas.openxmlformats.org/officeDocument/2006/relationships/hyperlink" Target="../Docs/R1-2204894.zip" TargetMode="External"/><Relationship Id="rId1401" Type="http://schemas.openxmlformats.org/officeDocument/2006/relationships/hyperlink" Target="../Docs/R1-2204404.zip" TargetMode="External"/><Relationship Id="rId1639" Type="http://schemas.openxmlformats.org/officeDocument/2006/relationships/hyperlink" Target="../Docs/R1-2203544.zip" TargetMode="External"/><Relationship Id="rId1846" Type="http://schemas.openxmlformats.org/officeDocument/2006/relationships/image" Target="../../../../../../../Users/cmcc/AppData/Roaming/Foxmail7/Temp-9192-20220519203036/Attach/image027(05-25-10-12-00).png" TargetMode="External"/><Relationship Id="rId3061" Type="http://schemas.openxmlformats.org/officeDocument/2006/relationships/hyperlink" Target="https://portal.3gpp.org/desktopmodules/Release/ReleaseDetails.aspx?releaseId=192" TargetMode="External"/><Relationship Id="rId3299" Type="http://schemas.openxmlformats.org/officeDocument/2006/relationships/hyperlink" Target="https://portal.3gpp.org/desktopmodules/WorkItem/WorkItemDetails.aspx?workitemId=940196" TargetMode="External"/><Relationship Id="rId1706" Type="http://schemas.openxmlformats.org/officeDocument/2006/relationships/hyperlink" Target="../Docs/R1-2204146.zip" TargetMode="External"/><Relationship Id="rId1913" Type="http://schemas.openxmlformats.org/officeDocument/2006/relationships/hyperlink" Target="../Docs/R1-2205641.zip" TargetMode="External"/><Relationship Id="rId3159" Type="http://schemas.openxmlformats.org/officeDocument/2006/relationships/hyperlink" Target="../Docs/R1-2205586.zip" TargetMode="External"/><Relationship Id="rId3366" Type="http://schemas.openxmlformats.org/officeDocument/2006/relationships/hyperlink" Target="../Docs/R1-2203218.zip" TargetMode="External"/><Relationship Id="rId287" Type="http://schemas.openxmlformats.org/officeDocument/2006/relationships/hyperlink" Target="../Docs/R1-2205123.zip" TargetMode="External"/><Relationship Id="rId494" Type="http://schemas.openxmlformats.org/officeDocument/2006/relationships/hyperlink" Target="../Docs/R1-2205490.zip" TargetMode="External"/><Relationship Id="rId2175" Type="http://schemas.openxmlformats.org/officeDocument/2006/relationships/hyperlink" Target="../Docs/R1-2203907.zip" TargetMode="External"/><Relationship Id="rId2382" Type="http://schemas.openxmlformats.org/officeDocument/2006/relationships/hyperlink" Target="../Docs/R1-2205165.zip" TargetMode="External"/><Relationship Id="rId3019" Type="http://schemas.openxmlformats.org/officeDocument/2006/relationships/hyperlink" Target="https://portal.3gpp.org/desktopmodules/Release/ReleaseDetails.aspx?releaseId=192" TargetMode="External"/><Relationship Id="rId3226" Type="http://schemas.openxmlformats.org/officeDocument/2006/relationships/hyperlink" Target="../Docs/R1-2205320.zip" TargetMode="External"/><Relationship Id="rId147" Type="http://schemas.openxmlformats.org/officeDocument/2006/relationships/hyperlink" Target="../Docs/R1-2205464.zip" TargetMode="External"/><Relationship Id="rId354" Type="http://schemas.openxmlformats.org/officeDocument/2006/relationships/hyperlink" Target="../Docs/R1-2205438.zip" TargetMode="External"/><Relationship Id="rId799" Type="http://schemas.openxmlformats.org/officeDocument/2006/relationships/hyperlink" Target="../Docs/R1-2203960.zip" TargetMode="External"/><Relationship Id="rId1191" Type="http://schemas.openxmlformats.org/officeDocument/2006/relationships/hyperlink" Target="../Docs/R1-2204502.zip" TargetMode="External"/><Relationship Id="rId2035" Type="http://schemas.openxmlformats.org/officeDocument/2006/relationships/hyperlink" Target="../Docs/R1-2203903.zip" TargetMode="External"/><Relationship Id="rId2687" Type="http://schemas.openxmlformats.org/officeDocument/2006/relationships/hyperlink" Target="../Docs/R1-2203649.zip" TargetMode="External"/><Relationship Id="rId2894" Type="http://schemas.openxmlformats.org/officeDocument/2006/relationships/hyperlink" Target="../Docs/R1-2205622.zip" TargetMode="External"/><Relationship Id="rId3433" Type="http://schemas.openxmlformats.org/officeDocument/2006/relationships/header" Target="header2.xml"/><Relationship Id="rId561" Type="http://schemas.openxmlformats.org/officeDocument/2006/relationships/hyperlink" Target="../Docs/R1-2204075.zip" TargetMode="External"/><Relationship Id="rId659" Type="http://schemas.openxmlformats.org/officeDocument/2006/relationships/hyperlink" Target="../Docs/R1-2203273.zip" TargetMode="External"/><Relationship Id="rId866" Type="http://schemas.openxmlformats.org/officeDocument/2006/relationships/hyperlink" Target="../Docs/R1-2204435.zip" TargetMode="External"/><Relationship Id="rId1289" Type="http://schemas.openxmlformats.org/officeDocument/2006/relationships/hyperlink" Target="../Docs/R1-2205620.zip" TargetMode="External"/><Relationship Id="rId1496" Type="http://schemas.openxmlformats.org/officeDocument/2006/relationships/hyperlink" Target="../Docs/R1-2204855.zip" TargetMode="External"/><Relationship Id="rId2242" Type="http://schemas.openxmlformats.org/officeDocument/2006/relationships/hyperlink" Target="../Docs/R1-2203464.zip" TargetMode="External"/><Relationship Id="rId2547" Type="http://schemas.openxmlformats.org/officeDocument/2006/relationships/hyperlink" Target="../Docs/R1-2203576.zip" TargetMode="External"/><Relationship Id="rId214" Type="http://schemas.openxmlformats.org/officeDocument/2006/relationships/hyperlink" Target="../Docs/R1-2203418.zip" TargetMode="External"/><Relationship Id="rId421" Type="http://schemas.openxmlformats.org/officeDocument/2006/relationships/hyperlink" Target="../Docs/R1-2205591.zip" TargetMode="External"/><Relationship Id="rId519" Type="http://schemas.openxmlformats.org/officeDocument/2006/relationships/hyperlink" Target="../Docs/R1-2204978.zip" TargetMode="External"/><Relationship Id="rId1051" Type="http://schemas.openxmlformats.org/officeDocument/2006/relationships/hyperlink" Target="../Docs/R1-2204351.zip" TargetMode="External"/><Relationship Id="rId1149" Type="http://schemas.openxmlformats.org/officeDocument/2006/relationships/hyperlink" Target="../Docs/R1-2203717.zip" TargetMode="External"/><Relationship Id="rId1356" Type="http://schemas.openxmlformats.org/officeDocument/2006/relationships/hyperlink" Target="../Docs/R1-2204588.zip" TargetMode="External"/><Relationship Id="rId2102" Type="http://schemas.openxmlformats.org/officeDocument/2006/relationships/hyperlink" Target="../Docs/R1-2204056.zip" TargetMode="External"/><Relationship Id="rId2754" Type="http://schemas.openxmlformats.org/officeDocument/2006/relationships/hyperlink" Target="../Docs/R1-2204399.zip" TargetMode="External"/><Relationship Id="rId2961" Type="http://schemas.openxmlformats.org/officeDocument/2006/relationships/hyperlink" Target="https://portal.3gpp.org/desktopmodules/Release/ReleaseDetails.aspx?releaseId=192" TargetMode="External"/><Relationship Id="rId726" Type="http://schemas.openxmlformats.org/officeDocument/2006/relationships/hyperlink" Target="../Docs/R1-2203399.zip" TargetMode="External"/><Relationship Id="rId933" Type="http://schemas.openxmlformats.org/officeDocument/2006/relationships/hyperlink" Target="../Docs/R1-2205394.zip" TargetMode="External"/><Relationship Id="rId1009" Type="http://schemas.openxmlformats.org/officeDocument/2006/relationships/hyperlink" Target="../Docs/R1-2204090.zip" TargetMode="External"/><Relationship Id="rId1563" Type="http://schemas.openxmlformats.org/officeDocument/2006/relationships/hyperlink" Target="../Docs/R1-2204857.zip" TargetMode="External"/><Relationship Id="rId1770" Type="http://schemas.openxmlformats.org/officeDocument/2006/relationships/hyperlink" Target="../Docs/R1-2203067.zip" TargetMode="External"/><Relationship Id="rId1868" Type="http://schemas.openxmlformats.org/officeDocument/2006/relationships/hyperlink" Target="../Docs/R1-2204376.zip" TargetMode="External"/><Relationship Id="rId2407" Type="http://schemas.openxmlformats.org/officeDocument/2006/relationships/hyperlink" Target="../Docs/R1-2203696.zip" TargetMode="External"/><Relationship Id="rId2614" Type="http://schemas.openxmlformats.org/officeDocument/2006/relationships/hyperlink" Target="../Docs/R1-2204757.zip" TargetMode="External"/><Relationship Id="rId2821" Type="http://schemas.openxmlformats.org/officeDocument/2006/relationships/hyperlink" Target="../Docs/R1-2203132.zip" TargetMode="External"/><Relationship Id="rId62" Type="http://schemas.openxmlformats.org/officeDocument/2006/relationships/hyperlink" Target="../Docs/R1-2203040.zip" TargetMode="External"/><Relationship Id="rId1216" Type="http://schemas.openxmlformats.org/officeDocument/2006/relationships/hyperlink" Target="../Docs/R1-2205129.zip" TargetMode="External"/><Relationship Id="rId1423" Type="http://schemas.openxmlformats.org/officeDocument/2006/relationships/hyperlink" Target="../Docs/R1-2203883.zip" TargetMode="External"/><Relationship Id="rId1630" Type="http://schemas.openxmlformats.org/officeDocument/2006/relationships/hyperlink" Target="../Docs/R1-2205112.zip" TargetMode="External"/><Relationship Id="rId2919" Type="http://schemas.openxmlformats.org/officeDocument/2006/relationships/hyperlink" Target="../Docs/R1-2205555.zip" TargetMode="External"/><Relationship Id="rId3083" Type="http://schemas.openxmlformats.org/officeDocument/2006/relationships/hyperlink" Target="https://portal.3gpp.org/desktopmodules/Release/ReleaseDetails.aspx?releaseId=191" TargetMode="External"/><Relationship Id="rId3290" Type="http://schemas.openxmlformats.org/officeDocument/2006/relationships/hyperlink" Target="https://portal.3gpp.org/desktopmodules/WorkItem/WorkItemDetails.aspx?workitemId=940082" TargetMode="External"/><Relationship Id="rId1728" Type="http://schemas.openxmlformats.org/officeDocument/2006/relationships/hyperlink" Target="../Docs/R1-2203799.zip" TargetMode="External"/><Relationship Id="rId1935" Type="http://schemas.openxmlformats.org/officeDocument/2006/relationships/hyperlink" Target="../Docs/R1-2204569.zip" TargetMode="External"/><Relationship Id="rId3150" Type="http://schemas.openxmlformats.org/officeDocument/2006/relationships/hyperlink" Target="https://portal.3gpp.org/desktopmodules/Specifications/SpecificationDetails.aspx?specificationId=3216" TargetMode="External"/><Relationship Id="rId3388" Type="http://schemas.openxmlformats.org/officeDocument/2006/relationships/hyperlink" Target="../Docs/R1-2205685.zip" TargetMode="External"/><Relationship Id="rId2197" Type="http://schemas.openxmlformats.org/officeDocument/2006/relationships/hyperlink" Target="../Docs/R1-2204553.zip" TargetMode="External"/><Relationship Id="rId3010" Type="http://schemas.openxmlformats.org/officeDocument/2006/relationships/hyperlink" Target="../Docs/R1-2205323.zip" TargetMode="External"/><Relationship Id="rId3248" Type="http://schemas.openxmlformats.org/officeDocument/2006/relationships/hyperlink" Target="https://portal.3gpp.org/desktopmodules/Release/ReleaseDetails.aspx?releaseId=192" TargetMode="External"/><Relationship Id="rId169" Type="http://schemas.openxmlformats.org/officeDocument/2006/relationships/hyperlink" Target="../Docs/R1-2203032.zip" TargetMode="External"/><Relationship Id="rId376" Type="http://schemas.openxmlformats.org/officeDocument/2006/relationships/hyperlink" Target="../Docs/R1-2205319.zip" TargetMode="External"/><Relationship Id="rId583" Type="http://schemas.openxmlformats.org/officeDocument/2006/relationships/hyperlink" Target="../Docs/R1-2203292.zip" TargetMode="External"/><Relationship Id="rId790" Type="http://schemas.openxmlformats.org/officeDocument/2006/relationships/hyperlink" Target="../Docs/R1-2205493.zip" TargetMode="External"/><Relationship Id="rId2057" Type="http://schemas.openxmlformats.org/officeDocument/2006/relationships/hyperlink" Target="../Docs/R1-2205031.zip" TargetMode="External"/><Relationship Id="rId2264" Type="http://schemas.openxmlformats.org/officeDocument/2006/relationships/hyperlink" Target="../Docs/R1-2203162.zip" TargetMode="External"/><Relationship Id="rId2471" Type="http://schemas.openxmlformats.org/officeDocument/2006/relationships/image" Target="media/image32.png"/><Relationship Id="rId3108" Type="http://schemas.openxmlformats.org/officeDocument/2006/relationships/hyperlink" Target="https://portal.3gpp.org/desktopmodules/Specifications/SpecificationDetails.aspx?specificationId=3215" TargetMode="External"/><Relationship Id="rId3315" Type="http://schemas.openxmlformats.org/officeDocument/2006/relationships/hyperlink" Target="../Docs/R1-2205639.zip" TargetMode="External"/><Relationship Id="rId4" Type="http://schemas.openxmlformats.org/officeDocument/2006/relationships/styles" Target="styles.xml"/><Relationship Id="rId236" Type="http://schemas.openxmlformats.org/officeDocument/2006/relationships/hyperlink" Target="../Docs/R1-2203499.zip" TargetMode="External"/><Relationship Id="rId443" Type="http://schemas.openxmlformats.org/officeDocument/2006/relationships/hyperlink" Target="../Docs/R1-2204680.zip" TargetMode="External"/><Relationship Id="rId650" Type="http://schemas.openxmlformats.org/officeDocument/2006/relationships/hyperlink" Target="../Docs/R1-2204615.zip" TargetMode="External"/><Relationship Id="rId888" Type="http://schemas.openxmlformats.org/officeDocument/2006/relationships/hyperlink" Target="../Docs/R1-2204771.zip" TargetMode="External"/><Relationship Id="rId1073" Type="http://schemas.openxmlformats.org/officeDocument/2006/relationships/hyperlink" Target="../Docs/R1-2205552.zip" TargetMode="External"/><Relationship Id="rId1280" Type="http://schemas.openxmlformats.org/officeDocument/2006/relationships/hyperlink" Target="../Docs/R1-2205642.zip" TargetMode="External"/><Relationship Id="rId2124" Type="http://schemas.openxmlformats.org/officeDocument/2006/relationships/hyperlink" Target="../Docs/R1-2203222.zip" TargetMode="External"/><Relationship Id="rId2331" Type="http://schemas.openxmlformats.org/officeDocument/2006/relationships/hyperlink" Target="../Docs/R1-2204755.zip" TargetMode="External"/><Relationship Id="rId2569" Type="http://schemas.openxmlformats.org/officeDocument/2006/relationships/hyperlink" Target="../Docs/R1-2205070.zip" TargetMode="External"/><Relationship Id="rId2776" Type="http://schemas.openxmlformats.org/officeDocument/2006/relationships/hyperlink" Target="../Docs/R1-2205329.zip" TargetMode="External"/><Relationship Id="rId2983" Type="http://schemas.openxmlformats.org/officeDocument/2006/relationships/hyperlink" Target="https://portal.3gpp.org/desktopmodules/WorkItem/WorkItemDetails.aspx?workitemId=820167" TargetMode="External"/><Relationship Id="rId303" Type="http://schemas.openxmlformats.org/officeDocument/2006/relationships/hyperlink" Target="../Docs/R1-2205299.zip" TargetMode="External"/><Relationship Id="rId748" Type="http://schemas.openxmlformats.org/officeDocument/2006/relationships/hyperlink" Target="../Docs/R1-2203770.zip" TargetMode="External"/><Relationship Id="rId955" Type="http://schemas.openxmlformats.org/officeDocument/2006/relationships/hyperlink" Target="../Docs/R1-2204605.zip" TargetMode="External"/><Relationship Id="rId1140" Type="http://schemas.openxmlformats.org/officeDocument/2006/relationships/hyperlink" Target="../Docs/R1-2204649.zip" TargetMode="External"/><Relationship Id="rId1378" Type="http://schemas.openxmlformats.org/officeDocument/2006/relationships/hyperlink" Target="../Docs/R1-2203880.zip" TargetMode="External"/><Relationship Id="rId1585" Type="http://schemas.openxmlformats.org/officeDocument/2006/relationships/hyperlink" Target="../Docs/R1-2204230.zip" TargetMode="External"/><Relationship Id="rId1792" Type="http://schemas.openxmlformats.org/officeDocument/2006/relationships/hyperlink" Target="../Docs/R1-2204792.zip" TargetMode="External"/><Relationship Id="rId2429" Type="http://schemas.openxmlformats.org/officeDocument/2006/relationships/hyperlink" Target="../Docs/R1-2204158.zip" TargetMode="External"/><Relationship Id="rId2636" Type="http://schemas.openxmlformats.org/officeDocument/2006/relationships/hyperlink" Target="../Docs/R1-2204065.zip" TargetMode="External"/><Relationship Id="rId2843" Type="http://schemas.openxmlformats.org/officeDocument/2006/relationships/hyperlink" Target="../Docs/R1-2204759.zip" TargetMode="External"/><Relationship Id="rId84" Type="http://schemas.openxmlformats.org/officeDocument/2006/relationships/hyperlink" Target="../Docs/R1-2203495.zip" TargetMode="External"/><Relationship Id="rId510" Type="http://schemas.openxmlformats.org/officeDocument/2006/relationships/hyperlink" Target="../Docs/R1-2203857.zip" TargetMode="External"/><Relationship Id="rId608" Type="http://schemas.openxmlformats.org/officeDocument/2006/relationships/hyperlink" Target="../Docs/R1-2205475.zip" TargetMode="External"/><Relationship Id="rId815" Type="http://schemas.openxmlformats.org/officeDocument/2006/relationships/hyperlink" Target="../Docs/R1-2205524.zip" TargetMode="External"/><Relationship Id="rId1238" Type="http://schemas.openxmlformats.org/officeDocument/2006/relationships/hyperlink" Target="../Docs/R1-2204624.zip" TargetMode="External"/><Relationship Id="rId1445" Type="http://schemas.openxmlformats.org/officeDocument/2006/relationships/hyperlink" Target="../Docs/R1-2203537.zip" TargetMode="External"/><Relationship Id="rId1652" Type="http://schemas.openxmlformats.org/officeDocument/2006/relationships/hyperlink" Target="../Docs/R1-2204677.zip" TargetMode="External"/><Relationship Id="rId1000" Type="http://schemas.openxmlformats.org/officeDocument/2006/relationships/hyperlink" Target="../Docs/R1-2203096.zip" TargetMode="External"/><Relationship Id="rId1305" Type="http://schemas.openxmlformats.org/officeDocument/2006/relationships/hyperlink" Target="../Docs/R1-2205612.zip" TargetMode="External"/><Relationship Id="rId1957" Type="http://schemas.openxmlformats.org/officeDocument/2006/relationships/hyperlink" Target="../Docs/R1-2204153.zip" TargetMode="External"/><Relationship Id="rId2703" Type="http://schemas.openxmlformats.org/officeDocument/2006/relationships/hyperlink" Target="../Docs/R1-2204887.zip" TargetMode="External"/><Relationship Id="rId2910" Type="http://schemas.openxmlformats.org/officeDocument/2006/relationships/hyperlink" Target="../Docs/R1-2203937.zip" TargetMode="External"/><Relationship Id="rId1512" Type="http://schemas.openxmlformats.org/officeDocument/2006/relationships/hyperlink" Target="../Docs/R1-2203540.zip" TargetMode="External"/><Relationship Id="rId1817" Type="http://schemas.openxmlformats.org/officeDocument/2006/relationships/hyperlink" Target="../Docs/R1-2204063.zip" TargetMode="External"/><Relationship Id="rId3172" Type="http://schemas.openxmlformats.org/officeDocument/2006/relationships/hyperlink" Target="../Docs/R1-2205656.zip" TargetMode="External"/><Relationship Id="rId11" Type="http://schemas.openxmlformats.org/officeDocument/2006/relationships/hyperlink" Target="https://www.3gpp.org/about-3gpp/legal-matters" TargetMode="External"/><Relationship Id="rId398" Type="http://schemas.openxmlformats.org/officeDocument/2006/relationships/hyperlink" Target="../Docs/R1-2204198.zip" TargetMode="External"/><Relationship Id="rId2079" Type="http://schemas.openxmlformats.org/officeDocument/2006/relationships/hyperlink" Target="../Docs/R1-2204441.zip" TargetMode="External"/><Relationship Id="rId3032" Type="http://schemas.openxmlformats.org/officeDocument/2006/relationships/hyperlink" Target="https://portal.3gpp.org/desktopmodules/Specifications/SpecificationDetails.aspx?specificationId=3214" TargetMode="External"/><Relationship Id="rId160" Type="http://schemas.openxmlformats.org/officeDocument/2006/relationships/hyperlink" Target="../Docs/R1-2204921.zip" TargetMode="External"/><Relationship Id="rId2286" Type="http://schemas.openxmlformats.org/officeDocument/2006/relationships/hyperlink" Target="../Docs/R1-2205595.zip" TargetMode="External"/><Relationship Id="rId2493" Type="http://schemas.openxmlformats.org/officeDocument/2006/relationships/hyperlink" Target="../Docs/R1-2204810.zip" TargetMode="External"/><Relationship Id="rId3337" Type="http://schemas.openxmlformats.org/officeDocument/2006/relationships/hyperlink" Target="../Docs/R1-2203024.zip" TargetMode="External"/><Relationship Id="rId258" Type="http://schemas.openxmlformats.org/officeDocument/2006/relationships/hyperlink" Target="../Docs/R1-2205331.zip" TargetMode="External"/><Relationship Id="rId465" Type="http://schemas.openxmlformats.org/officeDocument/2006/relationships/hyperlink" Target="../Docs/R1-2203765.zip" TargetMode="External"/><Relationship Id="rId672" Type="http://schemas.openxmlformats.org/officeDocument/2006/relationships/hyperlink" Target="../Docs/R1-2204982.zip" TargetMode="External"/><Relationship Id="rId1095" Type="http://schemas.openxmlformats.org/officeDocument/2006/relationships/hyperlink" Target="../Docs/R1-2203360.zip" TargetMode="External"/><Relationship Id="rId2146" Type="http://schemas.openxmlformats.org/officeDocument/2006/relationships/hyperlink" Target="../Docs/R1-2203561.zip" TargetMode="External"/><Relationship Id="rId2353" Type="http://schemas.openxmlformats.org/officeDocument/2006/relationships/hyperlink" Target="../Docs/R1-2204560.zip" TargetMode="External"/><Relationship Id="rId2560" Type="http://schemas.openxmlformats.org/officeDocument/2006/relationships/hyperlink" Target="../Docs/R1-2204424.zip" TargetMode="External"/><Relationship Id="rId2798" Type="http://schemas.openxmlformats.org/officeDocument/2006/relationships/hyperlink" Target="../Docs/R1-2204655.zip" TargetMode="External"/><Relationship Id="rId3404" Type="http://schemas.openxmlformats.org/officeDocument/2006/relationships/hyperlink" Target="../Docs/R1-2205681.zip" TargetMode="External"/><Relationship Id="rId118" Type="http://schemas.openxmlformats.org/officeDocument/2006/relationships/hyperlink" Target="../Docs/R1-2205093.zip" TargetMode="External"/><Relationship Id="rId325" Type="http://schemas.openxmlformats.org/officeDocument/2006/relationships/hyperlink" Target="../Docs/R1-2204901.zip" TargetMode="External"/><Relationship Id="rId532" Type="http://schemas.openxmlformats.org/officeDocument/2006/relationships/hyperlink" Target="../Docs/R1-2205138.zip" TargetMode="External"/><Relationship Id="rId977" Type="http://schemas.openxmlformats.org/officeDocument/2006/relationships/hyperlink" Target="../Docs/R1-2203837.zip" TargetMode="External"/><Relationship Id="rId1162" Type="http://schemas.openxmlformats.org/officeDocument/2006/relationships/hyperlink" Target="../Docs/R1-2203044.zip" TargetMode="External"/><Relationship Id="rId2006" Type="http://schemas.openxmlformats.org/officeDocument/2006/relationships/hyperlink" Target="../Docs/R1-2205029.zip" TargetMode="External"/><Relationship Id="rId2213" Type="http://schemas.openxmlformats.org/officeDocument/2006/relationships/hyperlink" Target="../Docs/R1-2203333.zip" TargetMode="External"/><Relationship Id="rId2420" Type="http://schemas.openxmlformats.org/officeDocument/2006/relationships/hyperlink" Target="../Docs/R1-2204808.zip" TargetMode="External"/><Relationship Id="rId2658" Type="http://schemas.openxmlformats.org/officeDocument/2006/relationships/hyperlink" Target="../Docs/R1-2204930.zip" TargetMode="External"/><Relationship Id="rId2865" Type="http://schemas.openxmlformats.org/officeDocument/2006/relationships/hyperlink" Target="../Docs/R1-2204545.zip" TargetMode="External"/><Relationship Id="rId837" Type="http://schemas.openxmlformats.org/officeDocument/2006/relationships/hyperlink" Target="../Docs/R1-2203028.zip" TargetMode="External"/><Relationship Id="rId1022" Type="http://schemas.openxmlformats.org/officeDocument/2006/relationships/hyperlink" Target="../Docs/R1-2205351.zip" TargetMode="External"/><Relationship Id="rId1467" Type="http://schemas.openxmlformats.org/officeDocument/2006/relationships/hyperlink" Target="../Docs/R1-2204718.zip" TargetMode="External"/><Relationship Id="rId1674" Type="http://schemas.openxmlformats.org/officeDocument/2006/relationships/hyperlink" Target="../Docs/R1-2203892.zip" TargetMode="External"/><Relationship Id="rId1881" Type="http://schemas.openxmlformats.org/officeDocument/2006/relationships/hyperlink" Target="../Docs/R1-2205467.zip" TargetMode="External"/><Relationship Id="rId2518" Type="http://schemas.openxmlformats.org/officeDocument/2006/relationships/hyperlink" Target="../Docs/R1-2203172.zip" TargetMode="External"/><Relationship Id="rId2725" Type="http://schemas.openxmlformats.org/officeDocument/2006/relationships/hyperlink" Target="../Docs/R1-2204631.zip" TargetMode="External"/><Relationship Id="rId2932" Type="http://schemas.openxmlformats.org/officeDocument/2006/relationships/hyperlink" Target="../Docs/R1-2204330.zip" TargetMode="External"/><Relationship Id="rId904" Type="http://schemas.openxmlformats.org/officeDocument/2006/relationships/hyperlink" Target="../Docs/R1-2205364.zip" TargetMode="External"/><Relationship Id="rId1327" Type="http://schemas.openxmlformats.org/officeDocument/2006/relationships/hyperlink" Target="../Docs/R1-2205383.zip" TargetMode="External"/><Relationship Id="rId1534" Type="http://schemas.openxmlformats.org/officeDocument/2006/relationships/hyperlink" Target="../Docs/R1-2204702.zip" TargetMode="External"/><Relationship Id="rId1741" Type="http://schemas.openxmlformats.org/officeDocument/2006/relationships/hyperlink" Target="../Docs/R1-2205020.zip" TargetMode="External"/><Relationship Id="rId1979" Type="http://schemas.openxmlformats.org/officeDocument/2006/relationships/image" Target="media/image28.png"/><Relationship Id="rId3194" Type="http://schemas.openxmlformats.org/officeDocument/2006/relationships/hyperlink" Target="https://portal.3gpp.org/desktopmodules/Specifications/SpecificationDetails.aspx?specificationId=3216" TargetMode="External"/><Relationship Id="rId33" Type="http://schemas.openxmlformats.org/officeDocument/2006/relationships/hyperlink" Target="../Docs/R1-2205455.zip" TargetMode="External"/><Relationship Id="rId1601" Type="http://schemas.openxmlformats.org/officeDocument/2006/relationships/hyperlink" Target="../Docs/R1-2203322.zip" TargetMode="External"/><Relationship Id="rId1839" Type="http://schemas.openxmlformats.org/officeDocument/2006/relationships/image" Target="../../../../../../../Users/cmcc/AppData/Roaming/Foxmail7/Temp-9192-20220519203036/Attach/image024(05-25-10-12-00).png" TargetMode="External"/><Relationship Id="rId3054" Type="http://schemas.openxmlformats.org/officeDocument/2006/relationships/hyperlink" Target="https://portal.3gpp.org/desktopmodules/Specifications/SpecificationDetails.aspx?specificationId=3215" TargetMode="External"/><Relationship Id="rId182" Type="http://schemas.openxmlformats.org/officeDocument/2006/relationships/hyperlink" Target="../Docs/R1-2205545.zip" TargetMode="External"/><Relationship Id="rId1906" Type="http://schemas.openxmlformats.org/officeDocument/2006/relationships/hyperlink" Target="../Docs/R1-2205078.zip" TargetMode="External"/><Relationship Id="rId3261" Type="http://schemas.openxmlformats.org/officeDocument/2006/relationships/hyperlink" Target="https://portal.3gpp.org/desktopmodules/WorkItem/WorkItemDetails.aspx?workitemId=800188" TargetMode="External"/><Relationship Id="rId3359" Type="http://schemas.openxmlformats.org/officeDocument/2006/relationships/hyperlink" Target="../Docs/R1-2203046.zip" TargetMode="External"/><Relationship Id="rId487" Type="http://schemas.openxmlformats.org/officeDocument/2006/relationships/hyperlink" Target="../Docs/R1-2205377.zip" TargetMode="External"/><Relationship Id="rId694" Type="http://schemas.openxmlformats.org/officeDocument/2006/relationships/image" Target="cid:image004.png@01D86C6E.8A9A9AE0" TargetMode="External"/><Relationship Id="rId2070" Type="http://schemas.openxmlformats.org/officeDocument/2006/relationships/hyperlink" Target="../Docs/R1-2204069.zip" TargetMode="External"/><Relationship Id="rId2168" Type="http://schemas.openxmlformats.org/officeDocument/2006/relationships/hyperlink" Target="../Docs/R1-2204868.zip" TargetMode="External"/><Relationship Id="rId2375" Type="http://schemas.openxmlformats.org/officeDocument/2006/relationships/hyperlink" Target="../Docs/R1-2204561.zip" TargetMode="External"/><Relationship Id="rId3121" Type="http://schemas.openxmlformats.org/officeDocument/2006/relationships/hyperlink" Target="https://portal.3gpp.org/desktopmodules/WorkItem/WorkItemDetails.aspx?workitemId=860140" TargetMode="External"/><Relationship Id="rId3219" Type="http://schemas.openxmlformats.org/officeDocument/2006/relationships/hyperlink" Target="https://portal.3gpp.org/desktopmodules/WorkItem/WorkItemDetails.aspx?workitemId=860148" TargetMode="External"/><Relationship Id="rId347" Type="http://schemas.openxmlformats.org/officeDocument/2006/relationships/hyperlink" Target="../Docs/R1-2205370.zip" TargetMode="External"/><Relationship Id="rId999" Type="http://schemas.openxmlformats.org/officeDocument/2006/relationships/hyperlink" Target="../Docs/R1-2205367.zip" TargetMode="External"/><Relationship Id="rId1184" Type="http://schemas.openxmlformats.org/officeDocument/2006/relationships/hyperlink" Target="../Docs/R1-2203699.zip" TargetMode="External"/><Relationship Id="rId2028" Type="http://schemas.openxmlformats.org/officeDocument/2006/relationships/hyperlink" Target="../Docs/R1-2203156.zip" TargetMode="External"/><Relationship Id="rId2582" Type="http://schemas.openxmlformats.org/officeDocument/2006/relationships/hyperlink" Target="../Docs/R1-2204883.zip" TargetMode="External"/><Relationship Id="rId2887" Type="http://schemas.openxmlformats.org/officeDocument/2006/relationships/hyperlink" Target="../Docs/R1-2205058.zip" TargetMode="External"/><Relationship Id="rId3426" Type="http://schemas.openxmlformats.org/officeDocument/2006/relationships/hyperlink" Target="../Docs/R1-2205675.zip" TargetMode="External"/><Relationship Id="rId554" Type="http://schemas.openxmlformats.org/officeDocument/2006/relationships/hyperlink" Target="../Docs/R1-2203080.zip" TargetMode="External"/><Relationship Id="rId761" Type="http://schemas.openxmlformats.org/officeDocument/2006/relationships/hyperlink" Target="../Docs/R1-2203020.zip" TargetMode="External"/><Relationship Id="rId859" Type="http://schemas.openxmlformats.org/officeDocument/2006/relationships/hyperlink" Target="../Docs/R1-2203762.zip" TargetMode="External"/><Relationship Id="rId1391" Type="http://schemas.openxmlformats.org/officeDocument/2006/relationships/hyperlink" Target="../Docs/R1-2203881.zip" TargetMode="External"/><Relationship Id="rId1489" Type="http://schemas.openxmlformats.org/officeDocument/2006/relationships/hyperlink" Target="../Docs/R1-2203781.zip" TargetMode="External"/><Relationship Id="rId1696" Type="http://schemas.openxmlformats.org/officeDocument/2006/relationships/hyperlink" Target="../Docs/R1-2203268.zip" TargetMode="External"/><Relationship Id="rId2235" Type="http://schemas.openxmlformats.org/officeDocument/2006/relationships/hyperlink" Target="../Docs/R1-2205035.zip" TargetMode="External"/><Relationship Id="rId2442" Type="http://schemas.openxmlformats.org/officeDocument/2006/relationships/hyperlink" Target="../Docs/R1-2203169.zip" TargetMode="External"/><Relationship Id="rId207" Type="http://schemas.openxmlformats.org/officeDocument/2006/relationships/hyperlink" Target="../Docs/R1-2204907.zip" TargetMode="External"/><Relationship Id="rId414" Type="http://schemas.openxmlformats.org/officeDocument/2006/relationships/hyperlink" Target="../Docs/R1-2205167.zip" TargetMode="External"/><Relationship Id="rId621" Type="http://schemas.openxmlformats.org/officeDocument/2006/relationships/hyperlink" Target="../Docs/R1-2204113.zip" TargetMode="External"/><Relationship Id="rId1044" Type="http://schemas.openxmlformats.org/officeDocument/2006/relationships/hyperlink" Target="../Docs/R1-2205282.zip" TargetMode="External"/><Relationship Id="rId1251" Type="http://schemas.openxmlformats.org/officeDocument/2006/relationships/hyperlink" Target="../Docs/R1-2205615.zip" TargetMode="External"/><Relationship Id="rId1349" Type="http://schemas.openxmlformats.org/officeDocument/2006/relationships/hyperlink" Target="../Docs/R1-2203220.zip" TargetMode="External"/><Relationship Id="rId2302" Type="http://schemas.openxmlformats.org/officeDocument/2006/relationships/hyperlink" Target="../Docs/R1-2204558.zip" TargetMode="External"/><Relationship Id="rId2747" Type="http://schemas.openxmlformats.org/officeDocument/2006/relationships/hyperlink" Target="../Docs/R1-2203743.zip" TargetMode="External"/><Relationship Id="rId2954" Type="http://schemas.openxmlformats.org/officeDocument/2006/relationships/hyperlink" Target="https://portal.3gpp.org/desktopmodules/Specifications/SpecificationDetails.aspx?specificationId=2425" TargetMode="External"/><Relationship Id="rId719" Type="http://schemas.openxmlformats.org/officeDocument/2006/relationships/hyperlink" Target="../Docs/R1-2205190.zip" TargetMode="External"/><Relationship Id="rId926" Type="http://schemas.openxmlformats.org/officeDocument/2006/relationships/hyperlink" Target="../Docs/R1-2204620.zip" TargetMode="External"/><Relationship Id="rId1111" Type="http://schemas.openxmlformats.org/officeDocument/2006/relationships/hyperlink" Target="../Docs/R1-2205061.zip" TargetMode="External"/><Relationship Id="rId1556" Type="http://schemas.openxmlformats.org/officeDocument/2006/relationships/hyperlink" Target="../Docs/R1-2204287.zip" TargetMode="External"/><Relationship Id="rId1763" Type="http://schemas.openxmlformats.org/officeDocument/2006/relationships/hyperlink" Target="../Docs/R1-2205478.zip" TargetMode="External"/><Relationship Id="rId1970" Type="http://schemas.openxmlformats.org/officeDocument/2006/relationships/hyperlink" Target="../Docs/R1-2205218.zip" TargetMode="External"/><Relationship Id="rId2607" Type="http://schemas.openxmlformats.org/officeDocument/2006/relationships/hyperlink" Target="../Docs/R1-2204393.zip" TargetMode="External"/><Relationship Id="rId2814" Type="http://schemas.openxmlformats.org/officeDocument/2006/relationships/hyperlink" Target="../Docs/R1-2204126.zip" TargetMode="External"/><Relationship Id="rId55" Type="http://schemas.openxmlformats.org/officeDocument/2006/relationships/hyperlink" Target="../Docs/R1-2203410.zip" TargetMode="External"/><Relationship Id="rId1209" Type="http://schemas.openxmlformats.org/officeDocument/2006/relationships/hyperlink" Target="../Docs/R1-2204189.zip" TargetMode="External"/><Relationship Id="rId1416" Type="http://schemas.openxmlformats.org/officeDocument/2006/relationships/hyperlink" Target="../Docs/R1-2204405.zip" TargetMode="External"/><Relationship Id="rId1623" Type="http://schemas.openxmlformats.org/officeDocument/2006/relationships/hyperlink" Target="../Docs/R1-2203889.zip" TargetMode="External"/><Relationship Id="rId1830" Type="http://schemas.openxmlformats.org/officeDocument/2006/relationships/hyperlink" Target="../Docs/R1-2205076.zip" TargetMode="External"/><Relationship Id="rId3076" Type="http://schemas.openxmlformats.org/officeDocument/2006/relationships/hyperlink" Target="https://portal.3gpp.org/desktopmodules/Specifications/SpecificationDetails.aspx?specificationId=3215" TargetMode="External"/><Relationship Id="rId3283" Type="http://schemas.openxmlformats.org/officeDocument/2006/relationships/hyperlink" Target="../Docs/R1-2205531.zip" TargetMode="External"/><Relationship Id="rId1928" Type="http://schemas.openxmlformats.org/officeDocument/2006/relationships/hyperlink" Target="../Docs/R1-2204152.zip" TargetMode="External"/><Relationship Id="rId2092" Type="http://schemas.openxmlformats.org/officeDocument/2006/relationships/hyperlink" Target="../Docs/R1-2203205.zip" TargetMode="External"/><Relationship Id="rId3143" Type="http://schemas.openxmlformats.org/officeDocument/2006/relationships/hyperlink" Target="https://portal.3gpp.org/desktopmodules/Release/ReleaseDetails.aspx?releaseId=191" TargetMode="External"/><Relationship Id="rId3350" Type="http://schemas.openxmlformats.org/officeDocument/2006/relationships/hyperlink" Target="../Docs/R1-2203037.zip" TargetMode="External"/><Relationship Id="rId271" Type="http://schemas.openxmlformats.org/officeDocument/2006/relationships/hyperlink" Target="../Docs/R1-2203502.zip" TargetMode="External"/><Relationship Id="rId2397" Type="http://schemas.openxmlformats.org/officeDocument/2006/relationships/hyperlink" Target="../Docs/R1-2204953.zip" TargetMode="External"/><Relationship Id="rId3003" Type="http://schemas.openxmlformats.org/officeDocument/2006/relationships/hyperlink" Target="../Docs/R1-2205691.zip" TargetMode="External"/><Relationship Id="rId131" Type="http://schemas.openxmlformats.org/officeDocument/2006/relationships/hyperlink" Target="../Docs/R1-2204273.zip" TargetMode="External"/><Relationship Id="rId369" Type="http://schemas.openxmlformats.org/officeDocument/2006/relationships/hyperlink" Target="../Docs/R1-2203183.zip" TargetMode="External"/><Relationship Id="rId576" Type="http://schemas.openxmlformats.org/officeDocument/2006/relationships/hyperlink" Target="../Docs/R1-2205280.zip" TargetMode="External"/><Relationship Id="rId783" Type="http://schemas.openxmlformats.org/officeDocument/2006/relationships/hyperlink" Target="../Docs/R1-2205539.zip" TargetMode="External"/><Relationship Id="rId990" Type="http://schemas.openxmlformats.org/officeDocument/2006/relationships/hyperlink" Target="../Docs/R1-2204871.zip" TargetMode="External"/><Relationship Id="rId2257" Type="http://schemas.openxmlformats.org/officeDocument/2006/relationships/hyperlink" Target="../Docs/R1-2205398.zip" TargetMode="External"/><Relationship Id="rId2464" Type="http://schemas.openxmlformats.org/officeDocument/2006/relationships/hyperlink" Target="../Docs/R1-2204879.zip" TargetMode="External"/><Relationship Id="rId2671" Type="http://schemas.openxmlformats.org/officeDocument/2006/relationships/hyperlink" Target="../Docs/R1-2204024.zip" TargetMode="External"/><Relationship Id="rId3210" Type="http://schemas.openxmlformats.org/officeDocument/2006/relationships/hyperlink" Target="https://portal.3gpp.org/desktopmodules/Specifications/SpecificationDetails.aspx?specificationId=3216" TargetMode="External"/><Relationship Id="rId3308" Type="http://schemas.openxmlformats.org/officeDocument/2006/relationships/hyperlink" Target="https://portal.3gpp.org/desktopmodules/Release/ReleaseDetails.aspx?releaseId=192" TargetMode="External"/><Relationship Id="rId229" Type="http://schemas.openxmlformats.org/officeDocument/2006/relationships/hyperlink" Target="../Docs/R1-2205387.zip" TargetMode="External"/><Relationship Id="rId436" Type="http://schemas.openxmlformats.org/officeDocument/2006/relationships/hyperlink" Target="../Docs/R1-2204137.zip" TargetMode="External"/><Relationship Id="rId643" Type="http://schemas.openxmlformats.org/officeDocument/2006/relationships/hyperlink" Target="../Docs/R1-2205582.zip" TargetMode="External"/><Relationship Id="rId1066" Type="http://schemas.openxmlformats.org/officeDocument/2006/relationships/hyperlink" Target="../Docs/R1-2205515.zip" TargetMode="External"/><Relationship Id="rId1273" Type="http://schemas.openxmlformats.org/officeDocument/2006/relationships/hyperlink" Target="../Docs/R1-2203388.zip" TargetMode="External"/><Relationship Id="rId1480" Type="http://schemas.openxmlformats.org/officeDocument/2006/relationships/hyperlink" Target="../Docs/R1-2204696.zip" TargetMode="External"/><Relationship Id="rId2117" Type="http://schemas.openxmlformats.org/officeDocument/2006/relationships/hyperlink" Target="../Docs/R1-2204801.zip" TargetMode="External"/><Relationship Id="rId2324" Type="http://schemas.openxmlformats.org/officeDocument/2006/relationships/hyperlink" Target="../Docs/R1-2203980.zip" TargetMode="External"/><Relationship Id="rId2769" Type="http://schemas.openxmlformats.org/officeDocument/2006/relationships/hyperlink" Target="../Docs/R1-2203209.zip" TargetMode="External"/><Relationship Id="rId2976" Type="http://schemas.openxmlformats.org/officeDocument/2006/relationships/hyperlink" Target="../Docs/R1-2205684.zip" TargetMode="External"/><Relationship Id="rId850" Type="http://schemas.openxmlformats.org/officeDocument/2006/relationships/hyperlink" Target="../Docs/R1-2205107.zip" TargetMode="External"/><Relationship Id="rId948" Type="http://schemas.openxmlformats.org/officeDocument/2006/relationships/hyperlink" Target="../Docs/R1-2203596.zip" TargetMode="External"/><Relationship Id="rId1133" Type="http://schemas.openxmlformats.org/officeDocument/2006/relationships/hyperlink" Target="../Docs/R1-2203873.zip" TargetMode="External"/><Relationship Id="rId1578" Type="http://schemas.openxmlformats.org/officeDocument/2006/relationships/hyperlink" Target="../Docs/R1-2203724.zip" TargetMode="External"/><Relationship Id="rId1785" Type="http://schemas.openxmlformats.org/officeDocument/2006/relationships/hyperlink" Target="../Docs/R1-2204148.zip" TargetMode="External"/><Relationship Id="rId1992" Type="http://schemas.openxmlformats.org/officeDocument/2006/relationships/hyperlink" Target="../Docs/R1-2203813.zip" TargetMode="External"/><Relationship Id="rId2531" Type="http://schemas.openxmlformats.org/officeDocument/2006/relationships/hyperlink" Target="../Docs/R1-2204318.zip" TargetMode="External"/><Relationship Id="rId2629" Type="http://schemas.openxmlformats.org/officeDocument/2006/relationships/hyperlink" Target="../Docs/R1-2203377.zip" TargetMode="External"/><Relationship Id="rId2836" Type="http://schemas.openxmlformats.org/officeDocument/2006/relationships/hyperlink" Target="../Docs/R1-2204327.zip" TargetMode="External"/><Relationship Id="rId77" Type="http://schemas.openxmlformats.org/officeDocument/2006/relationships/hyperlink" Target="../Docs/R1-2203027.zip" TargetMode="External"/><Relationship Id="rId503" Type="http://schemas.openxmlformats.org/officeDocument/2006/relationships/hyperlink" Target="../Docs/R1-2205537.zip" TargetMode="External"/><Relationship Id="rId710" Type="http://schemas.openxmlformats.org/officeDocument/2006/relationships/hyperlink" Target="../Docs/R1-2204344.zip" TargetMode="External"/><Relationship Id="rId808" Type="http://schemas.openxmlformats.org/officeDocument/2006/relationships/hyperlink" Target="../Docs/R1-2202922.zip" TargetMode="External"/><Relationship Id="rId1340" Type="http://schemas.openxmlformats.org/officeDocument/2006/relationships/hyperlink" Target="../Docs/R1-2204587.zip" TargetMode="External"/><Relationship Id="rId1438" Type="http://schemas.openxmlformats.org/officeDocument/2006/relationships/hyperlink" Target="../Docs/R1-2203363.zip" TargetMode="External"/><Relationship Id="rId1645" Type="http://schemas.openxmlformats.org/officeDocument/2006/relationships/hyperlink" Target="../Docs/R1-2204144.zip" TargetMode="External"/><Relationship Id="rId3098" Type="http://schemas.openxmlformats.org/officeDocument/2006/relationships/hyperlink" Target="../Docs/R1-2205648.zip" TargetMode="External"/><Relationship Id="rId1200" Type="http://schemas.openxmlformats.org/officeDocument/2006/relationships/hyperlink" Target="../Docs/R1-2205550.zip" TargetMode="External"/><Relationship Id="rId1852" Type="http://schemas.openxmlformats.org/officeDocument/2006/relationships/hyperlink" Target="../Docs/R1-2203249.zip" TargetMode="External"/><Relationship Id="rId2903" Type="http://schemas.openxmlformats.org/officeDocument/2006/relationships/hyperlink" Target="../Docs/R1-2203390.zip" TargetMode="External"/><Relationship Id="rId1505" Type="http://schemas.openxmlformats.org/officeDocument/2006/relationships/hyperlink" Target="../Docs/R1-2203202.zip" TargetMode="External"/><Relationship Id="rId1712" Type="http://schemas.openxmlformats.org/officeDocument/2006/relationships/hyperlink" Target="../Docs/R1-2204543.zip" TargetMode="External"/><Relationship Id="rId3165" Type="http://schemas.openxmlformats.org/officeDocument/2006/relationships/hyperlink" Target="../Docs/R1-2205625.zip" TargetMode="External"/><Relationship Id="rId3372" Type="http://schemas.openxmlformats.org/officeDocument/2006/relationships/hyperlink" Target="../Docs/R1-2205250.zip" TargetMode="External"/><Relationship Id="rId293" Type="http://schemas.openxmlformats.org/officeDocument/2006/relationships/hyperlink" Target="../Docs/R1-2205245.zip" TargetMode="External"/><Relationship Id="rId2181" Type="http://schemas.openxmlformats.org/officeDocument/2006/relationships/hyperlink" Target="../Docs/R1-2203562.zip" TargetMode="External"/><Relationship Id="rId3025" Type="http://schemas.openxmlformats.org/officeDocument/2006/relationships/hyperlink" Target="https://portal.3gpp.org/desktopmodules/WorkItem/WorkItemDetails.aspx?workitemId=860147" TargetMode="External"/><Relationship Id="rId3232" Type="http://schemas.openxmlformats.org/officeDocument/2006/relationships/hyperlink" Target="https://portal.3gpp.org/desktopmodules/Release/ReleaseDetails.aspx?releaseId=192" TargetMode="External"/><Relationship Id="rId153" Type="http://schemas.openxmlformats.org/officeDocument/2006/relationships/hyperlink" Target="../Docs/R1-2200866.zip" TargetMode="External"/><Relationship Id="rId360" Type="http://schemas.openxmlformats.org/officeDocument/2006/relationships/hyperlink" Target="../Docs/R1-2204438.zip" TargetMode="External"/><Relationship Id="rId598" Type="http://schemas.openxmlformats.org/officeDocument/2006/relationships/hyperlink" Target="../Docs/R1-2204613.zip" TargetMode="External"/><Relationship Id="rId2041" Type="http://schemas.openxmlformats.org/officeDocument/2006/relationships/hyperlink" Target="../Docs/R1-2204135.zip" TargetMode="External"/><Relationship Id="rId2279" Type="http://schemas.openxmlformats.org/officeDocument/2006/relationships/hyperlink" Target="../Docs/R1-2204666.zip" TargetMode="External"/><Relationship Id="rId2486" Type="http://schemas.openxmlformats.org/officeDocument/2006/relationships/hyperlink" Target="../Docs/R1-2204039.zip" TargetMode="External"/><Relationship Id="rId2693" Type="http://schemas.openxmlformats.org/officeDocument/2006/relationships/hyperlink" Target="../Docs/R1-2204710.zip" TargetMode="External"/><Relationship Id="rId220" Type="http://schemas.openxmlformats.org/officeDocument/2006/relationships/hyperlink" Target="../Docs/R1-2205359.zip" TargetMode="External"/><Relationship Id="rId458" Type="http://schemas.openxmlformats.org/officeDocument/2006/relationships/hyperlink" Target="../Docs/R1-2203106.zip" TargetMode="External"/><Relationship Id="rId665" Type="http://schemas.openxmlformats.org/officeDocument/2006/relationships/hyperlink" Target="../Docs/R1-2203862.zip" TargetMode="External"/><Relationship Id="rId872" Type="http://schemas.openxmlformats.org/officeDocument/2006/relationships/hyperlink" Target="../Docs/R1-2204987.zip" TargetMode="External"/><Relationship Id="rId1088" Type="http://schemas.openxmlformats.org/officeDocument/2006/relationships/hyperlink" Target="../Docs/R1-2205333.zip" TargetMode="External"/><Relationship Id="rId1295" Type="http://schemas.openxmlformats.org/officeDocument/2006/relationships/hyperlink" Target="../Docs/R1-2205093.zip" TargetMode="External"/><Relationship Id="rId2139" Type="http://schemas.openxmlformats.org/officeDocument/2006/relationships/hyperlink" Target="../Docs/R1-2204802.zip" TargetMode="External"/><Relationship Id="rId2346" Type="http://schemas.openxmlformats.org/officeDocument/2006/relationships/hyperlink" Target="../Docs/R1-2203739.zip" TargetMode="External"/><Relationship Id="rId2553" Type="http://schemas.openxmlformats.org/officeDocument/2006/relationships/hyperlink" Target="../Docs/R1-2203936.zip" TargetMode="External"/><Relationship Id="rId2760" Type="http://schemas.openxmlformats.org/officeDocument/2006/relationships/hyperlink" Target="../Docs/R1-2205089.zip" TargetMode="External"/><Relationship Id="rId2998" Type="http://schemas.openxmlformats.org/officeDocument/2006/relationships/hyperlink" Target="https://portal.3gpp.org/desktopmodules/Specifications/SpecificationDetails.aspx?specificationId=3213" TargetMode="External"/><Relationship Id="rId318" Type="http://schemas.openxmlformats.org/officeDocument/2006/relationships/hyperlink" Target="../Docs/R1-2203357.zip" TargetMode="External"/><Relationship Id="rId525" Type="http://schemas.openxmlformats.org/officeDocument/2006/relationships/hyperlink" Target="../Docs/R1-2205403.zip" TargetMode="External"/><Relationship Id="rId732" Type="http://schemas.openxmlformats.org/officeDocument/2006/relationships/hyperlink" Target="../Docs/R1-2204893.zip" TargetMode="External"/><Relationship Id="rId1155" Type="http://schemas.openxmlformats.org/officeDocument/2006/relationships/hyperlink" Target="../Docs/R1-2203426.zip" TargetMode="External"/><Relationship Id="rId1362" Type="http://schemas.openxmlformats.org/officeDocument/2006/relationships/hyperlink" Target="../Docs/R1-2203782.zip" TargetMode="External"/><Relationship Id="rId2206" Type="http://schemas.openxmlformats.org/officeDocument/2006/relationships/hyperlink" Target="../Docs/R1-2205240.zip" TargetMode="External"/><Relationship Id="rId2413" Type="http://schemas.openxmlformats.org/officeDocument/2006/relationships/hyperlink" Target="../Docs/R1-2204254.zip" TargetMode="External"/><Relationship Id="rId2620" Type="http://schemas.openxmlformats.org/officeDocument/2006/relationships/hyperlink" Target="../Docs/R1-2205085.zip" TargetMode="External"/><Relationship Id="rId2858" Type="http://schemas.openxmlformats.org/officeDocument/2006/relationships/hyperlink" Target="../Docs/R1-2204676.zip" TargetMode="External"/><Relationship Id="rId99" Type="http://schemas.openxmlformats.org/officeDocument/2006/relationships/hyperlink" Target="../Docs/R1-2203848.zip" TargetMode="External"/><Relationship Id="rId1015" Type="http://schemas.openxmlformats.org/officeDocument/2006/relationships/hyperlink" Target="../Docs/R1-2204776.zip" TargetMode="External"/><Relationship Id="rId1222" Type="http://schemas.openxmlformats.org/officeDocument/2006/relationships/hyperlink" Target="../Docs/R1-2205169.zip" TargetMode="External"/><Relationship Id="rId1667" Type="http://schemas.openxmlformats.org/officeDocument/2006/relationships/hyperlink" Target="../Docs/R1-2203324.zip" TargetMode="External"/><Relationship Id="rId1874" Type="http://schemas.openxmlformats.org/officeDocument/2006/relationships/hyperlink" Target="../Docs/R1-2204794.zip" TargetMode="External"/><Relationship Id="rId2718" Type="http://schemas.openxmlformats.org/officeDocument/2006/relationships/hyperlink" Target="../Docs/R1-2203925.zip" TargetMode="External"/><Relationship Id="rId2925" Type="http://schemas.openxmlformats.org/officeDocument/2006/relationships/hyperlink" Target="../Docs/R1-2203242.zip" TargetMode="External"/><Relationship Id="rId1527" Type="http://schemas.openxmlformats.org/officeDocument/2006/relationships/hyperlink" Target="../Docs/R1-2205013.zip" TargetMode="External"/><Relationship Id="rId1734" Type="http://schemas.openxmlformats.org/officeDocument/2006/relationships/hyperlink" Target="../Docs/R1-2204293.zip" TargetMode="External"/><Relationship Id="rId1941" Type="http://schemas.openxmlformats.org/officeDocument/2006/relationships/hyperlink" Target="../Docs/R1-2205027.zip" TargetMode="External"/><Relationship Id="rId3187" Type="http://schemas.openxmlformats.org/officeDocument/2006/relationships/hyperlink" Target="https://portal.3gpp.org/desktopmodules/WorkItem/WorkItemDetails.aspx?workitemId=860142" TargetMode="External"/><Relationship Id="rId3394" Type="http://schemas.openxmlformats.org/officeDocument/2006/relationships/hyperlink" Target="../Docs/R1-2205665.zip" TargetMode="External"/><Relationship Id="rId26" Type="http://schemas.openxmlformats.org/officeDocument/2006/relationships/hyperlink" Target="../Docs/R1-2204035.zip" TargetMode="External"/><Relationship Id="rId3047" Type="http://schemas.openxmlformats.org/officeDocument/2006/relationships/hyperlink" Target="https://portal.3gpp.org/desktopmodules/WorkItem/WorkItemDetails.aspx?workitemId=820168" TargetMode="External"/><Relationship Id="rId175" Type="http://schemas.openxmlformats.org/officeDocument/2006/relationships/hyperlink" Target="../Docs/R1-2203101.zip" TargetMode="External"/><Relationship Id="rId1801" Type="http://schemas.openxmlformats.org/officeDocument/2006/relationships/hyperlink" Target="../Docs/R1-2205474.zip" TargetMode="External"/><Relationship Id="rId3254" Type="http://schemas.openxmlformats.org/officeDocument/2006/relationships/hyperlink" Target="https://portal.3gpp.org/desktopmodules/Release/ReleaseDetails.aspx?releaseId=192" TargetMode="External"/><Relationship Id="rId382" Type="http://schemas.openxmlformats.org/officeDocument/2006/relationships/hyperlink" Target="../Docs/R1-2205324.zip" TargetMode="External"/><Relationship Id="rId687" Type="http://schemas.openxmlformats.org/officeDocument/2006/relationships/hyperlink" Target="../Docs/R1-2205445.zip" TargetMode="External"/><Relationship Id="rId2063" Type="http://schemas.openxmlformats.org/officeDocument/2006/relationships/hyperlink" Target="../Docs/R1-2203558.zip" TargetMode="External"/><Relationship Id="rId2270" Type="http://schemas.openxmlformats.org/officeDocument/2006/relationships/hyperlink" Target="../Docs/R1-2203737.zip" TargetMode="External"/><Relationship Id="rId2368" Type="http://schemas.openxmlformats.org/officeDocument/2006/relationships/hyperlink" Target="../Docs/R1-2203824.zip" TargetMode="External"/><Relationship Id="rId3114" Type="http://schemas.openxmlformats.org/officeDocument/2006/relationships/hyperlink" Target="../Docs/R1-2205670.zip" TargetMode="External"/><Relationship Id="rId3321" Type="http://schemas.openxmlformats.org/officeDocument/2006/relationships/hyperlink" Target="../Docs/R1-2205642.zip" TargetMode="External"/><Relationship Id="rId242" Type="http://schemas.openxmlformats.org/officeDocument/2006/relationships/hyperlink" Target="../Docs/R1-2204228.zip" TargetMode="External"/><Relationship Id="rId894" Type="http://schemas.openxmlformats.org/officeDocument/2006/relationships/hyperlink" Target="../Docs/R1-2203518.zip" TargetMode="External"/><Relationship Id="rId1177" Type="http://schemas.openxmlformats.org/officeDocument/2006/relationships/hyperlink" Target="../Docs/R1-2203227.zip" TargetMode="External"/><Relationship Id="rId2130" Type="http://schemas.openxmlformats.org/officeDocument/2006/relationships/hyperlink" Target="../Docs/R1-2204433.zip" TargetMode="External"/><Relationship Id="rId2575" Type="http://schemas.openxmlformats.org/officeDocument/2006/relationships/hyperlink" Target="../Docs/R1-2203226.zip" TargetMode="External"/><Relationship Id="rId2782" Type="http://schemas.openxmlformats.org/officeDocument/2006/relationships/hyperlink" Target="../Docs/R1-2203585.zip" TargetMode="External"/><Relationship Id="rId3419" Type="http://schemas.openxmlformats.org/officeDocument/2006/relationships/hyperlink" Target="../Docs/R1-2205669.zip" TargetMode="External"/><Relationship Id="rId102" Type="http://schemas.openxmlformats.org/officeDocument/2006/relationships/hyperlink" Target="../Docs/R1-2204195.zip" TargetMode="External"/><Relationship Id="rId547" Type="http://schemas.openxmlformats.org/officeDocument/2006/relationships/hyperlink" Target="../Docs/R1-2204766.zip" TargetMode="External"/><Relationship Id="rId754" Type="http://schemas.openxmlformats.org/officeDocument/2006/relationships/hyperlink" Target="../Docs/R1-2204519.zip" TargetMode="External"/><Relationship Id="rId961" Type="http://schemas.openxmlformats.org/officeDocument/2006/relationships/hyperlink" Target="../Docs/R1-2204960.zip" TargetMode="External"/><Relationship Id="rId1384" Type="http://schemas.openxmlformats.org/officeDocument/2006/relationships/hyperlink" Target="../Docs/R1-2205510.zip" TargetMode="External"/><Relationship Id="rId1591" Type="http://schemas.openxmlformats.org/officeDocument/2006/relationships/hyperlink" Target="../Docs/R1-2205015.zip" TargetMode="External"/><Relationship Id="rId1689" Type="http://schemas.openxmlformats.org/officeDocument/2006/relationships/image" Target="media/image11.png"/><Relationship Id="rId2228" Type="http://schemas.openxmlformats.org/officeDocument/2006/relationships/hyperlink" Target="../Docs/R1-2204308.zip" TargetMode="External"/><Relationship Id="rId2435" Type="http://schemas.openxmlformats.org/officeDocument/2006/relationships/hyperlink" Target="../Docs/R1-2203121.zip" TargetMode="External"/><Relationship Id="rId2642" Type="http://schemas.openxmlformats.org/officeDocument/2006/relationships/hyperlink" Target="../Docs/R1-2204654.zip" TargetMode="External"/><Relationship Id="rId90" Type="http://schemas.openxmlformats.org/officeDocument/2006/relationships/hyperlink" Target="../Docs/R1-2203517.zip" TargetMode="External"/><Relationship Id="rId407" Type="http://schemas.openxmlformats.org/officeDocument/2006/relationships/hyperlink" Target="../Docs/R1-2204703.zip" TargetMode="External"/><Relationship Id="rId614" Type="http://schemas.openxmlformats.org/officeDocument/2006/relationships/hyperlink" Target="../Docs/R1-2203372.zip" TargetMode="External"/><Relationship Id="rId821" Type="http://schemas.openxmlformats.org/officeDocument/2006/relationships/hyperlink" Target="../Docs/R1-2203516.zip" TargetMode="External"/><Relationship Id="rId1037" Type="http://schemas.openxmlformats.org/officeDocument/2006/relationships/hyperlink" Target="../Docs/R1-2204082.zip" TargetMode="External"/><Relationship Id="rId1244" Type="http://schemas.openxmlformats.org/officeDocument/2006/relationships/hyperlink" Target="../Docs/R1-2205192.zip" TargetMode="External"/><Relationship Id="rId1451" Type="http://schemas.openxmlformats.org/officeDocument/2006/relationships/hyperlink" Target="../Docs/R1-2204594.zip" TargetMode="External"/><Relationship Id="rId1896" Type="http://schemas.openxmlformats.org/officeDocument/2006/relationships/hyperlink" Target="../Docs/R1-2204151.zip" TargetMode="External"/><Relationship Id="rId2502" Type="http://schemas.openxmlformats.org/officeDocument/2006/relationships/hyperlink" Target="../Docs/R1-2203119.zip" TargetMode="External"/><Relationship Id="rId2947" Type="http://schemas.openxmlformats.org/officeDocument/2006/relationships/hyperlink" Target="https://www.3gpp.org/ftp/TSG_RAN/TSG_RAN/TSGR_95e/Docs/RP-220937.zip" TargetMode="External"/><Relationship Id="rId919" Type="http://schemas.openxmlformats.org/officeDocument/2006/relationships/hyperlink" Target="../Docs/R1-2203595.zip" TargetMode="External"/><Relationship Id="rId1104" Type="http://schemas.openxmlformats.org/officeDocument/2006/relationships/hyperlink" Target="../Docs/R1-2204173.zip" TargetMode="External"/><Relationship Id="rId1311" Type="http://schemas.openxmlformats.org/officeDocument/2006/relationships/hyperlink" Target="../Docs/R1-2205608.zip" TargetMode="External"/><Relationship Id="rId1549" Type="http://schemas.openxmlformats.org/officeDocument/2006/relationships/hyperlink" Target="../Docs/R1-2203793.zip" TargetMode="External"/><Relationship Id="rId1756" Type="http://schemas.openxmlformats.org/officeDocument/2006/relationships/hyperlink" Target="../Docs/R1-2204877.zip" TargetMode="External"/><Relationship Id="rId1963" Type="http://schemas.openxmlformats.org/officeDocument/2006/relationships/hyperlink" Target="../Docs/R1-2204575.zip" TargetMode="External"/><Relationship Id="rId2807" Type="http://schemas.openxmlformats.org/officeDocument/2006/relationships/hyperlink" Target="../Docs/R1-2205411.zip" TargetMode="External"/><Relationship Id="rId48" Type="http://schemas.openxmlformats.org/officeDocument/2006/relationships/hyperlink" Target="../Docs/R1-2205092.zip" TargetMode="External"/><Relationship Id="rId1409" Type="http://schemas.openxmlformats.org/officeDocument/2006/relationships/hyperlink" Target="../Docs/R1-2204362.zip" TargetMode="External"/><Relationship Id="rId1616" Type="http://schemas.openxmlformats.org/officeDocument/2006/relationships/hyperlink" Target="../Docs/R1-2204508.zip" TargetMode="External"/><Relationship Id="rId1823" Type="http://schemas.openxmlformats.org/officeDocument/2006/relationships/hyperlink" Target="../Docs/R1-2204417.zip" TargetMode="External"/><Relationship Id="rId3069" Type="http://schemas.openxmlformats.org/officeDocument/2006/relationships/hyperlink" Target="https://portal.3gpp.org/desktopmodules/Release/ReleaseDetails.aspx?releaseId=191" TargetMode="External"/><Relationship Id="rId3276" Type="http://schemas.openxmlformats.org/officeDocument/2006/relationships/hyperlink" Target="https://portal.3gpp.org/desktopmodules/WorkItem/WorkItemDetails.aspx?workitemId=750167" TargetMode="External"/><Relationship Id="rId197" Type="http://schemas.openxmlformats.org/officeDocument/2006/relationships/hyperlink" Target="../Docs/R1-2205628.zip" TargetMode="External"/><Relationship Id="rId2085" Type="http://schemas.openxmlformats.org/officeDocument/2006/relationships/hyperlink" Target="../Docs/R1-2204751.zip" TargetMode="External"/><Relationship Id="rId2292" Type="http://schemas.openxmlformats.org/officeDocument/2006/relationships/hyperlink" Target="../Docs/R1-2203466.zip" TargetMode="External"/><Relationship Id="rId3136" Type="http://schemas.openxmlformats.org/officeDocument/2006/relationships/hyperlink" Target="https://portal.3gpp.org/desktopmodules/Specifications/SpecificationDetails.aspx?specificationId=3215" TargetMode="External"/><Relationship Id="rId3343" Type="http://schemas.openxmlformats.org/officeDocument/2006/relationships/hyperlink" Target="../Docs/R1-2203030.zip" TargetMode="External"/><Relationship Id="rId264" Type="http://schemas.openxmlformats.org/officeDocument/2006/relationships/hyperlink" Target="../Docs/R1-2205624.zip" TargetMode="External"/><Relationship Id="rId471" Type="http://schemas.openxmlformats.org/officeDocument/2006/relationships/hyperlink" Target="../Docs/R1-2204193.zip" TargetMode="External"/><Relationship Id="rId2152" Type="http://schemas.openxmlformats.org/officeDocument/2006/relationships/hyperlink" Target="../Docs/R1-2203749.zip" TargetMode="External"/><Relationship Id="rId2597" Type="http://schemas.openxmlformats.org/officeDocument/2006/relationships/hyperlink" Target="../Docs/R1-2203697.zip" TargetMode="External"/><Relationship Id="rId124" Type="http://schemas.openxmlformats.org/officeDocument/2006/relationships/hyperlink" Target="../Docs/R1-2203592.zip" TargetMode="External"/><Relationship Id="rId569" Type="http://schemas.openxmlformats.org/officeDocument/2006/relationships/hyperlink" Target="../Docs/R1-2204612.zip" TargetMode="External"/><Relationship Id="rId776" Type="http://schemas.openxmlformats.org/officeDocument/2006/relationships/hyperlink" Target="../Docs/R1-2203040.zip" TargetMode="External"/><Relationship Id="rId983" Type="http://schemas.openxmlformats.org/officeDocument/2006/relationships/hyperlink" Target="../Docs/R1-2204349.zip" TargetMode="External"/><Relationship Id="rId1199" Type="http://schemas.openxmlformats.org/officeDocument/2006/relationships/hyperlink" Target="../Docs/R1-2205157.zip" TargetMode="External"/><Relationship Id="rId2457" Type="http://schemas.openxmlformats.org/officeDocument/2006/relationships/hyperlink" Target="../Docs/R1-2204437.zip" TargetMode="External"/><Relationship Id="rId2664" Type="http://schemas.openxmlformats.org/officeDocument/2006/relationships/hyperlink" Target="../Docs/R1-2203137.zip" TargetMode="External"/><Relationship Id="rId3203" Type="http://schemas.openxmlformats.org/officeDocument/2006/relationships/hyperlink" Target="https://portal.3gpp.org/desktopmodules/WorkItem/WorkItemDetails.aspx?workitemId=900160" TargetMode="External"/><Relationship Id="rId3410" Type="http://schemas.openxmlformats.org/officeDocument/2006/relationships/hyperlink" Target="../Docs/R1-2205677.zip" TargetMode="External"/><Relationship Id="rId331" Type="http://schemas.openxmlformats.org/officeDocument/2006/relationships/hyperlink" Target="../Docs/R1-2203279.zip" TargetMode="External"/><Relationship Id="rId429" Type="http://schemas.openxmlformats.org/officeDocument/2006/relationships/hyperlink" Target="../Docs/R1-2203505.zip" TargetMode="External"/><Relationship Id="rId636" Type="http://schemas.openxmlformats.org/officeDocument/2006/relationships/hyperlink" Target="../Docs/R1-2205125.zip" TargetMode="External"/><Relationship Id="rId1059" Type="http://schemas.openxmlformats.org/officeDocument/2006/relationships/hyperlink" Target="../Docs/R1-2205283.zip" TargetMode="External"/><Relationship Id="rId1266" Type="http://schemas.openxmlformats.org/officeDocument/2006/relationships/hyperlink" Target="../Docs/R1-2204217.zip" TargetMode="External"/><Relationship Id="rId1473" Type="http://schemas.openxmlformats.org/officeDocument/2006/relationships/hyperlink" Target="../Docs/R1-2203200.zip" TargetMode="External"/><Relationship Id="rId2012" Type="http://schemas.openxmlformats.org/officeDocument/2006/relationships/hyperlink" Target="../Docs/R1-2203457.zip" TargetMode="External"/><Relationship Id="rId2317" Type="http://schemas.openxmlformats.org/officeDocument/2006/relationships/hyperlink" Target="../Docs/R1-2203659.zip" TargetMode="External"/><Relationship Id="rId2871" Type="http://schemas.openxmlformats.org/officeDocument/2006/relationships/hyperlink" Target="../Docs/R1-2203389.zip" TargetMode="External"/><Relationship Id="rId2969" Type="http://schemas.openxmlformats.org/officeDocument/2006/relationships/hyperlink" Target="https://portal.3gpp.org/desktopmodules/Release/ReleaseDetails.aspx?releaseId=192" TargetMode="External"/><Relationship Id="rId843" Type="http://schemas.openxmlformats.org/officeDocument/2006/relationships/hyperlink" Target="../Docs/R1-2203022.zip" TargetMode="External"/><Relationship Id="rId1126" Type="http://schemas.openxmlformats.org/officeDocument/2006/relationships/hyperlink" Target="../Docs/R1-2203641.zip" TargetMode="External"/><Relationship Id="rId1680" Type="http://schemas.openxmlformats.org/officeDocument/2006/relationships/hyperlink" Target="../Docs/R1-2204371.zip" TargetMode="External"/><Relationship Id="rId1778" Type="http://schemas.openxmlformats.org/officeDocument/2006/relationships/hyperlink" Target="../Docs/R1-2203728.zip" TargetMode="External"/><Relationship Id="rId1985" Type="http://schemas.openxmlformats.org/officeDocument/2006/relationships/hyperlink" Target="../Docs/R1-2203145.zip" TargetMode="External"/><Relationship Id="rId2524" Type="http://schemas.openxmlformats.org/officeDocument/2006/relationships/hyperlink" Target="../Docs/R1-2203603.zip" TargetMode="External"/><Relationship Id="rId2731" Type="http://schemas.openxmlformats.org/officeDocument/2006/relationships/hyperlink" Target="../Docs/R1-2205073.zip" TargetMode="External"/><Relationship Id="rId2829" Type="http://schemas.openxmlformats.org/officeDocument/2006/relationships/hyperlink" Target="../Docs/R1-2203928.zip" TargetMode="External"/><Relationship Id="rId703" Type="http://schemas.openxmlformats.org/officeDocument/2006/relationships/hyperlink" Target="../Docs/R1-2203398.zip" TargetMode="External"/><Relationship Id="rId910" Type="http://schemas.openxmlformats.org/officeDocument/2006/relationships/image" Target="../../../../../../../Users/cmcc/AppData/Roaming/Foxmail7/Temp-19952-20220514213811/Attach/image012(05-17-10-38-45).png" TargetMode="External"/><Relationship Id="rId1333" Type="http://schemas.openxmlformats.org/officeDocument/2006/relationships/hyperlink" Target="../Docs/R1-2203530.zip" TargetMode="External"/><Relationship Id="rId1540" Type="http://schemas.openxmlformats.org/officeDocument/2006/relationships/hyperlink" Target="../Docs/R1-2203149.zip" TargetMode="External"/><Relationship Id="rId1638" Type="http://schemas.openxmlformats.org/officeDocument/2006/relationships/hyperlink" Target="../Docs/R1-2203444.zip" TargetMode="External"/><Relationship Id="rId1400" Type="http://schemas.openxmlformats.org/officeDocument/2006/relationships/hyperlink" Target="../Docs/R1-2204404.zip" TargetMode="External"/><Relationship Id="rId1845" Type="http://schemas.openxmlformats.org/officeDocument/2006/relationships/image" Target="media/image20.png"/><Relationship Id="rId3060" Type="http://schemas.openxmlformats.org/officeDocument/2006/relationships/hyperlink" Target="../Docs/R1-2205349.zip" TargetMode="External"/><Relationship Id="rId3298" Type="http://schemas.openxmlformats.org/officeDocument/2006/relationships/hyperlink" Target="https://portal.3gpp.org/desktopmodules/Release/ReleaseDetails.aspx?releaseId=193" TargetMode="External"/><Relationship Id="rId1705" Type="http://schemas.openxmlformats.org/officeDocument/2006/relationships/hyperlink" Target="../Docs/R1-2203958.zip" TargetMode="External"/><Relationship Id="rId1912" Type="http://schemas.openxmlformats.org/officeDocument/2006/relationships/package" Target="embeddings/Microsoft_Visio_Drawing1.vsdx"/><Relationship Id="rId3158" Type="http://schemas.openxmlformats.org/officeDocument/2006/relationships/hyperlink" Target="https://portal.3gpp.org/desktopmodules/Specifications/SpecificationDetails.aspx?specificationId=3216" TargetMode="External"/><Relationship Id="rId3365" Type="http://schemas.openxmlformats.org/officeDocument/2006/relationships/hyperlink" Target="../Docs/R1-2203052.zip" TargetMode="External"/><Relationship Id="rId286" Type="http://schemas.openxmlformats.org/officeDocument/2006/relationships/hyperlink" Target="../Docs/R1-2205558.zip" TargetMode="External"/><Relationship Id="rId493" Type="http://schemas.openxmlformats.org/officeDocument/2006/relationships/hyperlink" Target="../Docs/R1-2205490.zip" TargetMode="External"/><Relationship Id="rId2174" Type="http://schemas.openxmlformats.org/officeDocument/2006/relationships/hyperlink" Target="../Docs/R1-2205184.zip" TargetMode="External"/><Relationship Id="rId2381" Type="http://schemas.openxmlformats.org/officeDocument/2006/relationships/hyperlink" Target="../Docs/R1-2205164.zip" TargetMode="External"/><Relationship Id="rId3018" Type="http://schemas.openxmlformats.org/officeDocument/2006/relationships/hyperlink" Target="../Docs/R1-2205661.zip" TargetMode="External"/><Relationship Id="rId3225" Type="http://schemas.openxmlformats.org/officeDocument/2006/relationships/hyperlink" Target="https://portal.3gpp.org/desktopmodules/WorkItem/WorkItemDetails.aspx?workitemId=860150" TargetMode="External"/><Relationship Id="rId3432" Type="http://schemas.openxmlformats.org/officeDocument/2006/relationships/hyperlink" Target="../Docs/R1-2205696.zip" TargetMode="External"/><Relationship Id="rId146" Type="http://schemas.openxmlformats.org/officeDocument/2006/relationships/hyperlink" Target="../Docs/R1-2203038.zip" TargetMode="External"/><Relationship Id="rId353" Type="http://schemas.openxmlformats.org/officeDocument/2006/relationships/hyperlink" Target="../Docs/R1-2205437.zip" TargetMode="External"/><Relationship Id="rId560" Type="http://schemas.openxmlformats.org/officeDocument/2006/relationships/hyperlink" Target="../Docs/R1-2203987.zip" TargetMode="External"/><Relationship Id="rId798" Type="http://schemas.openxmlformats.org/officeDocument/2006/relationships/hyperlink" Target="../Docs/R1-2203864.zip" TargetMode="External"/><Relationship Id="rId1190" Type="http://schemas.openxmlformats.org/officeDocument/2006/relationships/hyperlink" Target="../Docs/R1-2204354.zip" TargetMode="External"/><Relationship Id="rId2034" Type="http://schemas.openxmlformats.org/officeDocument/2006/relationships/hyperlink" Target="../Docs/R1-2203814.zip" TargetMode="External"/><Relationship Id="rId2241" Type="http://schemas.openxmlformats.org/officeDocument/2006/relationships/hyperlink" Target="../Docs/R1-2203368.zip" TargetMode="External"/><Relationship Id="rId2479" Type="http://schemas.openxmlformats.org/officeDocument/2006/relationships/hyperlink" Target="../Docs/R1-2203339.zip" TargetMode="External"/><Relationship Id="rId2686" Type="http://schemas.openxmlformats.org/officeDocument/2006/relationships/hyperlink" Target="../Docs/R1-2203345.zip" TargetMode="External"/><Relationship Id="rId2893" Type="http://schemas.openxmlformats.org/officeDocument/2006/relationships/hyperlink" Target="../Docs/R1-2205211.zip" TargetMode="External"/><Relationship Id="rId213" Type="http://schemas.openxmlformats.org/officeDocument/2006/relationships/hyperlink" Target="../Docs/R1-2203279.zip" TargetMode="External"/><Relationship Id="rId420" Type="http://schemas.openxmlformats.org/officeDocument/2006/relationships/hyperlink" Target="../Docs/R1-2205590.zip" TargetMode="External"/><Relationship Id="rId658" Type="http://schemas.openxmlformats.org/officeDocument/2006/relationships/hyperlink" Target="../Docs/R1-2203212.zip" TargetMode="External"/><Relationship Id="rId865" Type="http://schemas.openxmlformats.org/officeDocument/2006/relationships/hyperlink" Target="../Docs/R1-2204347.zip" TargetMode="External"/><Relationship Id="rId1050" Type="http://schemas.openxmlformats.org/officeDocument/2006/relationships/hyperlink" Target="../Docs/R1-2203871.zip" TargetMode="External"/><Relationship Id="rId1288" Type="http://schemas.openxmlformats.org/officeDocument/2006/relationships/hyperlink" Target="../Docs/R1-2205503.zip" TargetMode="External"/><Relationship Id="rId1495" Type="http://schemas.openxmlformats.org/officeDocument/2006/relationships/hyperlink" Target="../Docs/R1-2205513.zip" TargetMode="External"/><Relationship Id="rId2101" Type="http://schemas.openxmlformats.org/officeDocument/2006/relationships/hyperlink" Target="../Docs/R1-2204023.zip" TargetMode="External"/><Relationship Id="rId2339" Type="http://schemas.openxmlformats.org/officeDocument/2006/relationships/hyperlink" Target="../Docs/R1-2205457.zip" TargetMode="External"/><Relationship Id="rId2546" Type="http://schemas.openxmlformats.org/officeDocument/2006/relationships/hyperlink" Target="../Docs/R1-2203482.zip" TargetMode="External"/><Relationship Id="rId2753" Type="http://schemas.openxmlformats.org/officeDocument/2006/relationships/hyperlink" Target="../Docs/R1-2204325.zip" TargetMode="External"/><Relationship Id="rId2960" Type="http://schemas.openxmlformats.org/officeDocument/2006/relationships/hyperlink" Target="../Docs/R1-2205665.zip" TargetMode="External"/><Relationship Id="rId518" Type="http://schemas.openxmlformats.org/officeDocument/2006/relationships/hyperlink" Target="../Docs/R1-2204904.zip" TargetMode="External"/><Relationship Id="rId725" Type="http://schemas.openxmlformats.org/officeDocument/2006/relationships/hyperlink" Target="../Docs/R1-2203275.zip" TargetMode="External"/><Relationship Id="rId932" Type="http://schemas.openxmlformats.org/officeDocument/2006/relationships/hyperlink" Target="../Docs/R1-2205394.zip" TargetMode="External"/><Relationship Id="rId1148" Type="http://schemas.openxmlformats.org/officeDocument/2006/relationships/hyperlink" Target="../Docs/R1-2203717.zip" TargetMode="External"/><Relationship Id="rId1355" Type="http://schemas.openxmlformats.org/officeDocument/2006/relationships/hyperlink" Target="../Docs/R1-2204358.zip" TargetMode="External"/><Relationship Id="rId1562" Type="http://schemas.openxmlformats.org/officeDocument/2006/relationships/hyperlink" Target="../Docs/R1-2204785.zip" TargetMode="External"/><Relationship Id="rId2406" Type="http://schemas.openxmlformats.org/officeDocument/2006/relationships/hyperlink" Target="../Docs/R1-2203628.zip" TargetMode="External"/><Relationship Id="rId2613" Type="http://schemas.openxmlformats.org/officeDocument/2006/relationships/hyperlink" Target="../Docs/R1-2204688.zip" TargetMode="External"/><Relationship Id="rId1008" Type="http://schemas.openxmlformats.org/officeDocument/2006/relationships/hyperlink" Target="../Docs/R1-2203870.zip" TargetMode="External"/><Relationship Id="rId1215" Type="http://schemas.openxmlformats.org/officeDocument/2006/relationships/hyperlink" Target="../Docs/R1-2204995.zip" TargetMode="External"/><Relationship Id="rId1422" Type="http://schemas.openxmlformats.org/officeDocument/2006/relationships/hyperlink" Target="../Docs/R1-2203783.zip" TargetMode="External"/><Relationship Id="rId1867" Type="http://schemas.openxmlformats.org/officeDocument/2006/relationships/hyperlink" Target="../Docs/R1-2204296.zip" TargetMode="External"/><Relationship Id="rId2820" Type="http://schemas.openxmlformats.org/officeDocument/2006/relationships/hyperlink" Target="../Docs/R1-2203065.zip" TargetMode="External"/><Relationship Id="rId2918" Type="http://schemas.openxmlformats.org/officeDocument/2006/relationships/hyperlink" Target="../Docs/R1-2205473.zip" TargetMode="External"/><Relationship Id="rId61" Type="http://schemas.openxmlformats.org/officeDocument/2006/relationships/hyperlink" Target="../Docs/R1-2203028.zip" TargetMode="External"/><Relationship Id="rId1727" Type="http://schemas.openxmlformats.org/officeDocument/2006/relationships/hyperlink" Target="../Docs/R1-2203727.zip" TargetMode="External"/><Relationship Id="rId1934" Type="http://schemas.openxmlformats.org/officeDocument/2006/relationships/hyperlink" Target="../Docs/R1-2204501.zip" TargetMode="External"/><Relationship Id="rId3082" Type="http://schemas.openxmlformats.org/officeDocument/2006/relationships/hyperlink" Target="../Docs/R1-2205628.zip" TargetMode="External"/><Relationship Id="rId3387" Type="http://schemas.openxmlformats.org/officeDocument/2006/relationships/hyperlink" Target="../Docs/R1-2205684.zip" TargetMode="External"/><Relationship Id="rId19" Type="http://schemas.openxmlformats.org/officeDocument/2006/relationships/hyperlink" Target="../Docs/R1-2204965.zip" TargetMode="External"/><Relationship Id="rId2196" Type="http://schemas.openxmlformats.org/officeDocument/2006/relationships/hyperlink" Target="../Docs/R1-2204428.zip" TargetMode="External"/><Relationship Id="rId168" Type="http://schemas.openxmlformats.org/officeDocument/2006/relationships/hyperlink" Target="../Docs/R1-2203031.zip" TargetMode="External"/><Relationship Id="rId3247" Type="http://schemas.openxmlformats.org/officeDocument/2006/relationships/hyperlink" Target="../Docs/R1-2205382.zip" TargetMode="External"/><Relationship Id="rId375" Type="http://schemas.openxmlformats.org/officeDocument/2006/relationships/hyperlink" Target="../Docs/R1-2203045.zip" TargetMode="External"/><Relationship Id="rId582" Type="http://schemas.openxmlformats.org/officeDocument/2006/relationships/hyperlink" Target="../Docs/R1-2203081.zip" TargetMode="External"/><Relationship Id="rId2056" Type="http://schemas.openxmlformats.org/officeDocument/2006/relationships/hyperlink" Target="../Docs/R1-2205541.zip" TargetMode="External"/><Relationship Id="rId2263" Type="http://schemas.openxmlformats.org/officeDocument/2006/relationships/hyperlink" Target="../Docs/R1-2203127.zip" TargetMode="External"/><Relationship Id="rId2470" Type="http://schemas.openxmlformats.org/officeDocument/2006/relationships/image" Target="../../../Users/cmcc/AppData/Roaming/Foxmail7/Temp-9192-20220519203036/Attach/image001(05-19-20-35-18)(1).png" TargetMode="External"/><Relationship Id="rId3107" Type="http://schemas.openxmlformats.org/officeDocument/2006/relationships/hyperlink" Target="https://portal.3gpp.org/desktopmodules/Release/ReleaseDetails.aspx?releaseId=192" TargetMode="External"/><Relationship Id="rId3314" Type="http://schemas.openxmlformats.org/officeDocument/2006/relationships/hyperlink" Target="https://portal.3gpp.org/desktopmodules/Release/ReleaseDetails.aspx?releaseId=191" TargetMode="External"/><Relationship Id="rId3" Type="http://schemas.openxmlformats.org/officeDocument/2006/relationships/numbering" Target="numbering.xml"/><Relationship Id="rId235" Type="http://schemas.openxmlformats.org/officeDocument/2006/relationships/hyperlink" Target="../Docs/R1-2204972.zip" TargetMode="External"/><Relationship Id="rId442" Type="http://schemas.openxmlformats.org/officeDocument/2006/relationships/hyperlink" Target="../Docs/R1-2204535.zip" TargetMode="External"/><Relationship Id="rId887" Type="http://schemas.openxmlformats.org/officeDocument/2006/relationships/hyperlink" Target="../Docs/R1-2204711.zip" TargetMode="External"/><Relationship Id="rId1072" Type="http://schemas.openxmlformats.org/officeDocument/2006/relationships/hyperlink" Target="../Docs/R1-2205552.zip" TargetMode="External"/><Relationship Id="rId2123" Type="http://schemas.openxmlformats.org/officeDocument/2006/relationships/hyperlink" Target="../Docs/R1-2203206.zip" TargetMode="External"/><Relationship Id="rId2330" Type="http://schemas.openxmlformats.org/officeDocument/2006/relationships/hyperlink" Target="../Docs/R1-2204667.zip" TargetMode="External"/><Relationship Id="rId2568" Type="http://schemas.openxmlformats.org/officeDocument/2006/relationships/hyperlink" Target="../Docs/R1-2205046.zip" TargetMode="External"/><Relationship Id="rId2775" Type="http://schemas.openxmlformats.org/officeDocument/2006/relationships/hyperlink" Target="../Docs/R1-2205329.zip" TargetMode="External"/><Relationship Id="rId2982" Type="http://schemas.openxmlformats.org/officeDocument/2006/relationships/hyperlink" Target="https://portal.3gpp.org/desktopmodules/Specifications/SpecificationDetails.aspx?specificationId=3435" TargetMode="External"/><Relationship Id="rId302" Type="http://schemas.openxmlformats.org/officeDocument/2006/relationships/hyperlink" Target="../Docs/R1-2205298.zip" TargetMode="External"/><Relationship Id="rId747" Type="http://schemas.openxmlformats.org/officeDocument/2006/relationships/hyperlink" Target="../Docs/R1-2203756.zip" TargetMode="External"/><Relationship Id="rId954" Type="http://schemas.openxmlformats.org/officeDocument/2006/relationships/hyperlink" Target="../Docs/R1-2204348.zip" TargetMode="External"/><Relationship Id="rId1377" Type="http://schemas.openxmlformats.org/officeDocument/2006/relationships/hyperlink" Target="../Docs/R1-2203653.zip" TargetMode="External"/><Relationship Id="rId1584" Type="http://schemas.openxmlformats.org/officeDocument/2006/relationships/hyperlink" Target="../Docs/R1-2204163.zip" TargetMode="External"/><Relationship Id="rId1791" Type="http://schemas.openxmlformats.org/officeDocument/2006/relationships/hyperlink" Target="../Docs/R1-2204650.zip" TargetMode="External"/><Relationship Id="rId2428" Type="http://schemas.openxmlformats.org/officeDocument/2006/relationships/hyperlink" Target="../Docs/R1-2203916.zip" TargetMode="External"/><Relationship Id="rId2635" Type="http://schemas.openxmlformats.org/officeDocument/2006/relationships/hyperlink" Target="../Docs/R1-2203922.zip" TargetMode="External"/><Relationship Id="rId2842" Type="http://schemas.openxmlformats.org/officeDocument/2006/relationships/hyperlink" Target="../Docs/R1-2204699.zip" TargetMode="External"/><Relationship Id="rId83" Type="http://schemas.openxmlformats.org/officeDocument/2006/relationships/hyperlink" Target="../Docs/R1-2203120.zip" TargetMode="External"/><Relationship Id="rId607" Type="http://schemas.openxmlformats.org/officeDocument/2006/relationships/hyperlink" Target="../Docs/R1-2205191.zip" TargetMode="External"/><Relationship Id="rId814" Type="http://schemas.openxmlformats.org/officeDocument/2006/relationships/hyperlink" Target="../Docs/R1-2205097.zip" TargetMode="External"/><Relationship Id="rId1237" Type="http://schemas.openxmlformats.org/officeDocument/2006/relationships/hyperlink" Target="../Docs/R1-2204005.zip" TargetMode="External"/><Relationship Id="rId1444" Type="http://schemas.openxmlformats.org/officeDocument/2006/relationships/hyperlink" Target="../Docs/R1-2203428.zip" TargetMode="External"/><Relationship Id="rId1651" Type="http://schemas.openxmlformats.org/officeDocument/2006/relationships/hyperlink" Target="../Docs/R1-2204541.zip" TargetMode="External"/><Relationship Id="rId1889" Type="http://schemas.openxmlformats.org/officeDocument/2006/relationships/hyperlink" Target="../Docs/R1-2203453.zip" TargetMode="External"/><Relationship Id="rId2702" Type="http://schemas.openxmlformats.org/officeDocument/2006/relationships/hyperlink" Target="../Docs/R1-2204332.zip" TargetMode="External"/><Relationship Id="rId1304" Type="http://schemas.openxmlformats.org/officeDocument/2006/relationships/hyperlink" Target="../Docs/R1-2205610.zip" TargetMode="External"/><Relationship Id="rId1511" Type="http://schemas.openxmlformats.org/officeDocument/2006/relationships/hyperlink" Target="../Docs/R1-2203244.zip" TargetMode="External"/><Relationship Id="rId1749" Type="http://schemas.openxmlformats.org/officeDocument/2006/relationships/image" Target="media/image15.emf"/><Relationship Id="rId1956" Type="http://schemas.openxmlformats.org/officeDocument/2006/relationships/hyperlink" Target="../Docs/R1-2204104.zip" TargetMode="External"/><Relationship Id="rId3171" Type="http://schemas.openxmlformats.org/officeDocument/2006/relationships/hyperlink" Target="https://portal.3gpp.org/desktopmodules/WorkItem/WorkItemDetails.aspx?workitemId=900161" TargetMode="External"/><Relationship Id="rId1609" Type="http://schemas.openxmlformats.org/officeDocument/2006/relationships/hyperlink" Target="../Docs/R1-2203955.zip" TargetMode="External"/><Relationship Id="rId1816" Type="http://schemas.openxmlformats.org/officeDocument/2006/relationships/hyperlink" Target="../Docs/R1-2204055.zip" TargetMode="External"/><Relationship Id="rId3269" Type="http://schemas.openxmlformats.org/officeDocument/2006/relationships/hyperlink" Target="https://portal.3gpp.org/desktopmodules/Release/ReleaseDetails.aspx?releaseId=193" TargetMode="External"/><Relationship Id="rId10" Type="http://schemas.openxmlformats.org/officeDocument/2006/relationships/hyperlink" Target="https://www.etsi.org/intellectual-property-rights/ipr" TargetMode="External"/><Relationship Id="rId397" Type="http://schemas.openxmlformats.org/officeDocument/2006/relationships/hyperlink" Target="../Docs/R1-2203187.zip" TargetMode="External"/><Relationship Id="rId2078" Type="http://schemas.openxmlformats.org/officeDocument/2006/relationships/hyperlink" Target="../Docs/R1-2204431.zip" TargetMode="External"/><Relationship Id="rId2285" Type="http://schemas.openxmlformats.org/officeDocument/2006/relationships/hyperlink" Target="../Docs/R1-2205527.zip" TargetMode="External"/><Relationship Id="rId2492" Type="http://schemas.openxmlformats.org/officeDocument/2006/relationships/hyperlink" Target="../Docs/R1-2204715.zip" TargetMode="External"/><Relationship Id="rId3031" Type="http://schemas.openxmlformats.org/officeDocument/2006/relationships/hyperlink" Target="https://portal.3gpp.org/desktopmodules/Release/ReleaseDetails.aspx?releaseId=192" TargetMode="External"/><Relationship Id="rId3129" Type="http://schemas.openxmlformats.org/officeDocument/2006/relationships/hyperlink" Target="https://portal.3gpp.org/desktopmodules/WorkItem/WorkItemDetails.aspx?workitemId=860146" TargetMode="External"/><Relationship Id="rId3336" Type="http://schemas.openxmlformats.org/officeDocument/2006/relationships/hyperlink" Target="../Docs/R1-2203023.zip" TargetMode="External"/><Relationship Id="rId257" Type="http://schemas.openxmlformats.org/officeDocument/2006/relationships/hyperlink" Target="../Docs/R1-2204762.zip" TargetMode="External"/><Relationship Id="rId464" Type="http://schemas.openxmlformats.org/officeDocument/2006/relationships/hyperlink" Target="../Docs/R1-2203674.zip" TargetMode="External"/><Relationship Id="rId1094" Type="http://schemas.openxmlformats.org/officeDocument/2006/relationships/hyperlink" Target="../Docs/R1-2203312.zip" TargetMode="External"/><Relationship Id="rId2145" Type="http://schemas.openxmlformats.org/officeDocument/2006/relationships/hyperlink" Target="../Docs/R1-2203461.zip" TargetMode="External"/><Relationship Id="rId2797" Type="http://schemas.openxmlformats.org/officeDocument/2006/relationships/hyperlink" Target="../Docs/R1-2204633.zip" TargetMode="External"/><Relationship Id="rId117" Type="http://schemas.openxmlformats.org/officeDocument/2006/relationships/hyperlink" Target="../Docs/R1-2205090.zip" TargetMode="External"/><Relationship Id="rId671" Type="http://schemas.openxmlformats.org/officeDocument/2006/relationships/hyperlink" Target="../Docs/R1-2204725.zip" TargetMode="External"/><Relationship Id="rId769" Type="http://schemas.openxmlformats.org/officeDocument/2006/relationships/hyperlink" Target="../Docs/R1-2205232.zip" TargetMode="External"/><Relationship Id="rId976" Type="http://schemas.openxmlformats.org/officeDocument/2006/relationships/hyperlink" Target="../Docs/R1-2203791.zip" TargetMode="External"/><Relationship Id="rId1399" Type="http://schemas.openxmlformats.org/officeDocument/2006/relationships/hyperlink" Target="../Docs/R1-2205003.zip" TargetMode="External"/><Relationship Id="rId2352" Type="http://schemas.openxmlformats.org/officeDocument/2006/relationships/hyperlink" Target="../Docs/R1-2204523.zip" TargetMode="External"/><Relationship Id="rId2657" Type="http://schemas.openxmlformats.org/officeDocument/2006/relationships/hyperlink" Target="../Docs/R1-2204644.zip" TargetMode="External"/><Relationship Id="rId3403" Type="http://schemas.openxmlformats.org/officeDocument/2006/relationships/hyperlink" Target="../Docs/R1-2205656.zip" TargetMode="External"/><Relationship Id="rId324" Type="http://schemas.openxmlformats.org/officeDocument/2006/relationships/hyperlink" Target="../Docs/R1-2204901.zip" TargetMode="External"/><Relationship Id="rId531" Type="http://schemas.openxmlformats.org/officeDocument/2006/relationships/hyperlink" Target="../Docs/R1-2205124.zip" TargetMode="External"/><Relationship Id="rId629" Type="http://schemas.openxmlformats.org/officeDocument/2006/relationships/hyperlink" Target="../Docs/R1-2204636.zip" TargetMode="External"/><Relationship Id="rId1161" Type="http://schemas.openxmlformats.org/officeDocument/2006/relationships/hyperlink" Target="../Docs/R1-2203044.zip" TargetMode="External"/><Relationship Id="rId1259" Type="http://schemas.openxmlformats.org/officeDocument/2006/relationships/hyperlink" Target="../Docs/R1-2203316.zip" TargetMode="External"/><Relationship Id="rId1466" Type="http://schemas.openxmlformats.org/officeDocument/2006/relationships/hyperlink" Target="../Docs/R1-2204595.zip" TargetMode="External"/><Relationship Id="rId2005" Type="http://schemas.openxmlformats.org/officeDocument/2006/relationships/hyperlink" Target="../Docs/R1-2204845.zip" TargetMode="External"/><Relationship Id="rId2212" Type="http://schemas.openxmlformats.org/officeDocument/2006/relationships/hyperlink" Target="../Docs/R1-2203148.zip" TargetMode="External"/><Relationship Id="rId2864" Type="http://schemas.openxmlformats.org/officeDocument/2006/relationships/hyperlink" Target="../Docs/R1-2204564.zip" TargetMode="External"/><Relationship Id="rId836" Type="http://schemas.openxmlformats.org/officeDocument/2006/relationships/hyperlink" Target="../Docs/R1-2203026.zip" TargetMode="External"/><Relationship Id="rId1021" Type="http://schemas.openxmlformats.org/officeDocument/2006/relationships/hyperlink" Target="../Docs/R1-2205441.zip" TargetMode="External"/><Relationship Id="rId1119" Type="http://schemas.openxmlformats.org/officeDocument/2006/relationships/hyperlink" Target="../Docs/R1-2203060.zip" TargetMode="External"/><Relationship Id="rId1673" Type="http://schemas.openxmlformats.org/officeDocument/2006/relationships/hyperlink" Target="../Docs/R1-2203797.zip" TargetMode="External"/><Relationship Id="rId1880" Type="http://schemas.openxmlformats.org/officeDocument/2006/relationships/hyperlink" Target="../Docs/R1-2205101.zip" TargetMode="External"/><Relationship Id="rId1978" Type="http://schemas.openxmlformats.org/officeDocument/2006/relationships/hyperlink" Target="../Docs/R1-2205481.zip" TargetMode="External"/><Relationship Id="rId2517" Type="http://schemas.openxmlformats.org/officeDocument/2006/relationships/hyperlink" Target="../Docs/R1-2204881.zip" TargetMode="External"/><Relationship Id="rId2724" Type="http://schemas.openxmlformats.org/officeDocument/2006/relationships/hyperlink" Target="../Docs/R1-2204398.zip" TargetMode="External"/><Relationship Id="rId2931" Type="http://schemas.openxmlformats.org/officeDocument/2006/relationships/hyperlink" Target="../Docs/R1-2204269.zip" TargetMode="External"/><Relationship Id="rId903" Type="http://schemas.openxmlformats.org/officeDocument/2006/relationships/hyperlink" Target="../Docs/R1-2205364.zip" TargetMode="External"/><Relationship Id="rId1326" Type="http://schemas.openxmlformats.org/officeDocument/2006/relationships/hyperlink" Target="../Docs/R1-2204998.zip" TargetMode="External"/><Relationship Id="rId1533" Type="http://schemas.openxmlformats.org/officeDocument/2006/relationships/hyperlink" Target="../Docs/R1-2204701.zip" TargetMode="External"/><Relationship Id="rId1740" Type="http://schemas.openxmlformats.org/officeDocument/2006/relationships/hyperlink" Target="../Docs/R1-2204876.zip" TargetMode="External"/><Relationship Id="rId3193" Type="http://schemas.openxmlformats.org/officeDocument/2006/relationships/hyperlink" Target="https://portal.3gpp.org/desktopmodules/Release/ReleaseDetails.aspx?releaseId=192" TargetMode="External"/><Relationship Id="rId32" Type="http://schemas.openxmlformats.org/officeDocument/2006/relationships/hyperlink" Target="../Docs/R1-2203043.zip" TargetMode="External"/><Relationship Id="rId1600" Type="http://schemas.openxmlformats.org/officeDocument/2006/relationships/hyperlink" Target="../Docs/R1-2203265.zip" TargetMode="External"/><Relationship Id="rId1838" Type="http://schemas.openxmlformats.org/officeDocument/2006/relationships/image" Target="media/image17.png"/><Relationship Id="rId3053" Type="http://schemas.openxmlformats.org/officeDocument/2006/relationships/hyperlink" Target="https://portal.3gpp.org/desktopmodules/Release/ReleaseDetails.aspx?releaseId=192" TargetMode="External"/><Relationship Id="rId3260" Type="http://schemas.openxmlformats.org/officeDocument/2006/relationships/hyperlink" Target="https://portal.3gpp.org/desktopmodules/Release/ReleaseDetails.aspx?releaseId=191" TargetMode="External"/><Relationship Id="rId181" Type="http://schemas.openxmlformats.org/officeDocument/2006/relationships/hyperlink" Target="../Docs/R1-2205493.zip" TargetMode="External"/><Relationship Id="rId1905" Type="http://schemas.openxmlformats.org/officeDocument/2006/relationships/hyperlink" Target="../Docs/R1-2205026.zip" TargetMode="External"/><Relationship Id="rId3120" Type="http://schemas.openxmlformats.org/officeDocument/2006/relationships/hyperlink" Target="https://portal.3gpp.org/desktopmodules/Specifications/SpecificationDetails.aspx?specificationId=3215" TargetMode="External"/><Relationship Id="rId3358" Type="http://schemas.openxmlformats.org/officeDocument/2006/relationships/hyperlink" Target="../Docs/R1-2203045.zip" TargetMode="External"/><Relationship Id="rId279" Type="http://schemas.openxmlformats.org/officeDocument/2006/relationships/hyperlink" Target="../Docs/R1-2204700.zip" TargetMode="External"/><Relationship Id="rId486" Type="http://schemas.openxmlformats.org/officeDocument/2006/relationships/hyperlink" Target="../Docs/R1-2205376.zip" TargetMode="External"/><Relationship Id="rId693" Type="http://schemas.openxmlformats.org/officeDocument/2006/relationships/image" Target="media/image2.png"/><Relationship Id="rId2167" Type="http://schemas.openxmlformats.org/officeDocument/2006/relationships/hyperlink" Target="../Docs/R1-2204741.zip" TargetMode="External"/><Relationship Id="rId2374" Type="http://schemas.openxmlformats.org/officeDocument/2006/relationships/hyperlink" Target="../Docs/R1-2204524.zip" TargetMode="External"/><Relationship Id="rId2581" Type="http://schemas.openxmlformats.org/officeDocument/2006/relationships/hyperlink" Target="../Docs/R1-2204320.zip" TargetMode="External"/><Relationship Id="rId3218" Type="http://schemas.openxmlformats.org/officeDocument/2006/relationships/hyperlink" Target="https://portal.3gpp.org/desktopmodules/Release/ReleaseDetails.aspx?releaseId=192" TargetMode="External"/><Relationship Id="rId3425" Type="http://schemas.openxmlformats.org/officeDocument/2006/relationships/hyperlink" Target="../Docs/R1-2205659.zip" TargetMode="External"/><Relationship Id="rId139" Type="http://schemas.openxmlformats.org/officeDocument/2006/relationships/hyperlink" Target="../Docs/R1-2205116.zip" TargetMode="External"/><Relationship Id="rId346" Type="http://schemas.openxmlformats.org/officeDocument/2006/relationships/hyperlink" Target="../Docs/R1-2203396.zip" TargetMode="External"/><Relationship Id="rId553" Type="http://schemas.openxmlformats.org/officeDocument/2006/relationships/hyperlink" Target="../Docs/R1-2205532.zip" TargetMode="External"/><Relationship Id="rId760" Type="http://schemas.openxmlformats.org/officeDocument/2006/relationships/hyperlink" Target="../Docs/R1-2203019.zip" TargetMode="External"/><Relationship Id="rId998" Type="http://schemas.openxmlformats.org/officeDocument/2006/relationships/hyperlink" Target="../Docs/R1-2205417.zip" TargetMode="External"/><Relationship Id="rId1183" Type="http://schemas.openxmlformats.org/officeDocument/2006/relationships/hyperlink" Target="../Docs/R1-2203677.zip" TargetMode="External"/><Relationship Id="rId1390" Type="http://schemas.openxmlformats.org/officeDocument/2006/relationships/hyperlink" Target="../Docs/R1-2203598.zip" TargetMode="External"/><Relationship Id="rId2027" Type="http://schemas.openxmlformats.org/officeDocument/2006/relationships/hyperlink" Target="../Docs/R1-2204379.zip" TargetMode="External"/><Relationship Id="rId2234" Type="http://schemas.openxmlformats.org/officeDocument/2006/relationships/hyperlink" Target="../Docs/R1-2204740.zip" TargetMode="External"/><Relationship Id="rId2441" Type="http://schemas.openxmlformats.org/officeDocument/2006/relationships/hyperlink" Target="../Docs/R1-2203117.zip" TargetMode="External"/><Relationship Id="rId2679" Type="http://schemas.openxmlformats.org/officeDocument/2006/relationships/hyperlink" Target="../Docs/R1-2205173.zip" TargetMode="External"/><Relationship Id="rId2886" Type="http://schemas.openxmlformats.org/officeDocument/2006/relationships/hyperlink" Target="../Docs/R1-2204662.zip" TargetMode="External"/><Relationship Id="rId206" Type="http://schemas.openxmlformats.org/officeDocument/2006/relationships/hyperlink" Target="../Docs/R1-2203130.zip" TargetMode="External"/><Relationship Id="rId413" Type="http://schemas.openxmlformats.org/officeDocument/2006/relationships/hyperlink" Target="../Docs/R1-2203854.zip" TargetMode="External"/><Relationship Id="rId858" Type="http://schemas.openxmlformats.org/officeDocument/2006/relationships/hyperlink" Target="../Docs/R1-2203593.zip" TargetMode="External"/><Relationship Id="rId1043" Type="http://schemas.openxmlformats.org/officeDocument/2006/relationships/hyperlink" Target="../Docs/R1-2205375.zip" TargetMode="External"/><Relationship Id="rId1488" Type="http://schemas.openxmlformats.org/officeDocument/2006/relationships/hyperlink" Target="../Docs/R1-2203387.zip" TargetMode="External"/><Relationship Id="rId1695" Type="http://schemas.openxmlformats.org/officeDocument/2006/relationships/hyperlink" Target="../Docs/R1-2203154.zip" TargetMode="External"/><Relationship Id="rId2539" Type="http://schemas.openxmlformats.org/officeDocument/2006/relationships/hyperlink" Target="../Docs/R1-2205308.zip" TargetMode="External"/><Relationship Id="rId2746" Type="http://schemas.openxmlformats.org/officeDocument/2006/relationships/hyperlink" Target="../Docs/R1-2203584.zip" TargetMode="External"/><Relationship Id="rId2953" Type="http://schemas.openxmlformats.org/officeDocument/2006/relationships/hyperlink" Target="https://portal.3gpp.org/desktopmodules/Release/ReleaseDetails.aspx?releaseId=192" TargetMode="External"/><Relationship Id="rId620" Type="http://schemas.openxmlformats.org/officeDocument/2006/relationships/hyperlink" Target="../Docs/R1-2203989.zip" TargetMode="External"/><Relationship Id="rId718" Type="http://schemas.openxmlformats.org/officeDocument/2006/relationships/hyperlink" Target="../Docs/R1-2205360.zip" TargetMode="External"/><Relationship Id="rId925" Type="http://schemas.openxmlformats.org/officeDocument/2006/relationships/hyperlink" Target="../Docs/R1-2204604.zip" TargetMode="External"/><Relationship Id="rId1250" Type="http://schemas.openxmlformats.org/officeDocument/2006/relationships/hyperlink" Target="../Docs/R1-2205179.zip" TargetMode="External"/><Relationship Id="rId1348" Type="http://schemas.openxmlformats.org/officeDocument/2006/relationships/hyperlink" Target="../Docs/R1-2203197.zip" TargetMode="External"/><Relationship Id="rId1555" Type="http://schemas.openxmlformats.org/officeDocument/2006/relationships/hyperlink" Target="../Docs/R1-2204229.zip" TargetMode="External"/><Relationship Id="rId1762" Type="http://schemas.openxmlformats.org/officeDocument/2006/relationships/hyperlink" Target="../Docs/R1-2205022.zip" TargetMode="External"/><Relationship Id="rId2301" Type="http://schemas.openxmlformats.org/officeDocument/2006/relationships/hyperlink" Target="../Docs/R1-2204252.zip" TargetMode="External"/><Relationship Id="rId2606" Type="http://schemas.openxmlformats.org/officeDocument/2006/relationships/hyperlink" Target="../Docs/R1-2204321.zip" TargetMode="External"/><Relationship Id="rId1110" Type="http://schemas.openxmlformats.org/officeDocument/2006/relationships/hyperlink" Target="../Docs/R1-2205117.zip" TargetMode="External"/><Relationship Id="rId1208" Type="http://schemas.openxmlformats.org/officeDocument/2006/relationships/hyperlink" Target="../Docs/R1-2203875.zip" TargetMode="External"/><Relationship Id="rId1415" Type="http://schemas.openxmlformats.org/officeDocument/2006/relationships/hyperlink" Target="../Docs/R1-2204405.zip" TargetMode="External"/><Relationship Id="rId2813" Type="http://schemas.openxmlformats.org/officeDocument/2006/relationships/hyperlink" Target="../Docs/R1-2203592.zip" TargetMode="External"/><Relationship Id="rId54" Type="http://schemas.openxmlformats.org/officeDocument/2006/relationships/hyperlink" Target="../Docs/R1-2203026.zip" TargetMode="External"/><Relationship Id="rId1622" Type="http://schemas.openxmlformats.org/officeDocument/2006/relationships/hyperlink" Target="../Docs/R1-2205016.zip" TargetMode="External"/><Relationship Id="rId1927" Type="http://schemas.openxmlformats.org/officeDocument/2006/relationships/hyperlink" Target="../Docs/R1-2204103.zip" TargetMode="External"/><Relationship Id="rId3075" Type="http://schemas.openxmlformats.org/officeDocument/2006/relationships/hyperlink" Target="https://portal.3gpp.org/desktopmodules/Release/ReleaseDetails.aspx?releaseId=191" TargetMode="External"/><Relationship Id="rId3282" Type="http://schemas.openxmlformats.org/officeDocument/2006/relationships/hyperlink" Target="https://portal.3gpp.org/desktopmodules/WorkItem/WorkItemDetails.aspx?workitemId=860145" TargetMode="External"/><Relationship Id="rId2091" Type="http://schemas.openxmlformats.org/officeDocument/2006/relationships/hyperlink" Target="../Docs/R1-2203158.zip" TargetMode="External"/><Relationship Id="rId2189" Type="http://schemas.openxmlformats.org/officeDocument/2006/relationships/hyperlink" Target="../Docs/R1-2203983.zip" TargetMode="External"/><Relationship Id="rId3142" Type="http://schemas.openxmlformats.org/officeDocument/2006/relationships/hyperlink" Target="../Docs/R1-2205294.zip" TargetMode="External"/><Relationship Id="rId270" Type="http://schemas.openxmlformats.org/officeDocument/2006/relationships/hyperlink" Target="../Docs/R1-2203501.zip" TargetMode="External"/><Relationship Id="rId2396" Type="http://schemas.openxmlformats.org/officeDocument/2006/relationships/hyperlink" Target="../Docs/R1-2204670.zip" TargetMode="External"/><Relationship Id="rId3002" Type="http://schemas.openxmlformats.org/officeDocument/2006/relationships/hyperlink" Target="https://portal.3gpp.org/desktopmodules/Specifications/SpecificationDetails.aspx?specificationId=3213" TargetMode="External"/><Relationship Id="rId130" Type="http://schemas.openxmlformats.org/officeDocument/2006/relationships/hyperlink" Target="../Docs/R1-2203497.zip" TargetMode="External"/><Relationship Id="rId368" Type="http://schemas.openxmlformats.org/officeDocument/2006/relationships/hyperlink" Target="../Docs/R1-2203077.zip" TargetMode="External"/><Relationship Id="rId575" Type="http://schemas.openxmlformats.org/officeDocument/2006/relationships/hyperlink" Target="../Docs/R1-2205279.zip" TargetMode="External"/><Relationship Id="rId782" Type="http://schemas.openxmlformats.org/officeDocument/2006/relationships/hyperlink" Target="../Docs/R1-2205404.zip" TargetMode="External"/><Relationship Id="rId2049" Type="http://schemas.openxmlformats.org/officeDocument/2006/relationships/hyperlink" Target="../Docs/R1-2205030.zip" TargetMode="External"/><Relationship Id="rId2256" Type="http://schemas.openxmlformats.org/officeDocument/2006/relationships/hyperlink" Target="../Docs/R1-2205398.zip" TargetMode="External"/><Relationship Id="rId2463" Type="http://schemas.openxmlformats.org/officeDocument/2006/relationships/hyperlink" Target="../Docs/R1-2204829.zip" TargetMode="External"/><Relationship Id="rId2670" Type="http://schemas.openxmlformats.org/officeDocument/2006/relationships/hyperlink" Target="../Docs/R1-2203923.zip" TargetMode="External"/><Relationship Id="rId3307" Type="http://schemas.openxmlformats.org/officeDocument/2006/relationships/hyperlink" Target="../Docs/R1-2205619.zip" TargetMode="External"/><Relationship Id="rId228" Type="http://schemas.openxmlformats.org/officeDocument/2006/relationships/hyperlink" Target="../Docs/R1-2205389.zip" TargetMode="External"/><Relationship Id="rId435" Type="http://schemas.openxmlformats.org/officeDocument/2006/relationships/hyperlink" Target="../Docs/R1-2204031.zip" TargetMode="External"/><Relationship Id="rId642" Type="http://schemas.openxmlformats.org/officeDocument/2006/relationships/hyperlink" Target="../Docs/R1-2205581.zip" TargetMode="External"/><Relationship Id="rId1065" Type="http://schemas.openxmlformats.org/officeDocument/2006/relationships/hyperlink" Target="../Docs/R1-2205515.zip" TargetMode="External"/><Relationship Id="rId1272" Type="http://schemas.openxmlformats.org/officeDocument/2006/relationships/hyperlink" Target="../Docs/R1-2203388.zip" TargetMode="External"/><Relationship Id="rId2116" Type="http://schemas.openxmlformats.org/officeDocument/2006/relationships/hyperlink" Target="../Docs/R1-2204752.zip" TargetMode="External"/><Relationship Id="rId2323" Type="http://schemas.openxmlformats.org/officeDocument/2006/relationships/hyperlink" Target="../Docs/R1-2203943.zip" TargetMode="External"/><Relationship Id="rId2530" Type="http://schemas.openxmlformats.org/officeDocument/2006/relationships/hyperlink" Target="../Docs/R1-2204256.zip" TargetMode="External"/><Relationship Id="rId2768" Type="http://schemas.openxmlformats.org/officeDocument/2006/relationships/hyperlink" Target="../Docs/R1-2205589.zip" TargetMode="External"/><Relationship Id="rId2975" Type="http://schemas.openxmlformats.org/officeDocument/2006/relationships/hyperlink" Target="https://portal.3gpp.org/desktopmodules/WorkItem/WorkItemDetails.aspx?workitemId=860145" TargetMode="External"/><Relationship Id="rId502" Type="http://schemas.openxmlformats.org/officeDocument/2006/relationships/hyperlink" Target="../Docs/R1-2205536.zip" TargetMode="External"/><Relationship Id="rId947" Type="http://schemas.openxmlformats.org/officeDocument/2006/relationships/hyperlink" Target="../Docs/R1-2203520.zip" TargetMode="External"/><Relationship Id="rId1132" Type="http://schemas.openxmlformats.org/officeDocument/2006/relationships/hyperlink" Target="../Docs/R1-2203775.zip" TargetMode="External"/><Relationship Id="rId1577" Type="http://schemas.openxmlformats.org/officeDocument/2006/relationships/hyperlink" Target="../Docs/R1-2203682.zip" TargetMode="External"/><Relationship Id="rId1784" Type="http://schemas.openxmlformats.org/officeDocument/2006/relationships/hyperlink" Target="../Docs/R1-2204120.zip" TargetMode="External"/><Relationship Id="rId1991" Type="http://schemas.openxmlformats.org/officeDocument/2006/relationships/hyperlink" Target="../Docs/R1-2203731.zip" TargetMode="External"/><Relationship Id="rId2628" Type="http://schemas.openxmlformats.org/officeDocument/2006/relationships/hyperlink" Target="../Docs/R1-2203355.zip" TargetMode="External"/><Relationship Id="rId2835" Type="http://schemas.openxmlformats.org/officeDocument/2006/relationships/hyperlink" Target="../Docs/R1-2204265.zip" TargetMode="External"/><Relationship Id="rId76" Type="http://schemas.openxmlformats.org/officeDocument/2006/relationships/hyperlink" Target="../Docs/R1-2203025.zip" TargetMode="External"/><Relationship Id="rId807" Type="http://schemas.openxmlformats.org/officeDocument/2006/relationships/hyperlink" Target="../Docs/R1-2205161.zip" TargetMode="External"/><Relationship Id="rId1437" Type="http://schemas.openxmlformats.org/officeDocument/2006/relationships/hyperlink" Target="../Docs/R1-2204407.zip" TargetMode="External"/><Relationship Id="rId1644" Type="http://schemas.openxmlformats.org/officeDocument/2006/relationships/hyperlink" Target="../Docs/R1-2203956.zip" TargetMode="External"/><Relationship Id="rId1851" Type="http://schemas.openxmlformats.org/officeDocument/2006/relationships/hyperlink" Target="../Docs/R1-2203141.zip" TargetMode="External"/><Relationship Id="rId2902" Type="http://schemas.openxmlformats.org/officeDocument/2006/relationships/hyperlink" Target="../Docs/R1-2203351.zip" TargetMode="External"/><Relationship Id="rId3097" Type="http://schemas.openxmlformats.org/officeDocument/2006/relationships/hyperlink" Target="https://portal.3gpp.org/desktopmodules/WorkItem/WorkItemDetails.aspx?workitemId=860141" TargetMode="External"/><Relationship Id="rId1504" Type="http://schemas.openxmlformats.org/officeDocument/2006/relationships/hyperlink" Target="../Docs/R1-2203171.zip" TargetMode="External"/><Relationship Id="rId1711" Type="http://schemas.openxmlformats.org/officeDocument/2006/relationships/hyperlink" Target="../Docs/R1-2204511.zip" TargetMode="External"/><Relationship Id="rId1949" Type="http://schemas.openxmlformats.org/officeDocument/2006/relationships/hyperlink" Target="../Docs/R1-2203144.zip" TargetMode="External"/><Relationship Id="rId3164" Type="http://schemas.openxmlformats.org/officeDocument/2006/relationships/hyperlink" Target="https://portal.3gpp.org/desktopmodules/Specifications/SpecificationDetails.aspx?specificationId=3216" TargetMode="External"/><Relationship Id="rId292" Type="http://schemas.openxmlformats.org/officeDocument/2006/relationships/hyperlink" Target="../Docs/R1-2203298.zip" TargetMode="External"/><Relationship Id="rId1809" Type="http://schemas.openxmlformats.org/officeDocument/2006/relationships/hyperlink" Target="../Docs/R1-2203140.zip" TargetMode="External"/><Relationship Id="rId3371" Type="http://schemas.openxmlformats.org/officeDocument/2006/relationships/hyperlink" Target="../Docs/R1-2205243.zip" TargetMode="External"/><Relationship Id="rId597" Type="http://schemas.openxmlformats.org/officeDocument/2006/relationships/hyperlink" Target="../Docs/R1-2204601.zip" TargetMode="External"/><Relationship Id="rId2180" Type="http://schemas.openxmlformats.org/officeDocument/2006/relationships/hyperlink" Target="../Docs/R1-2203462.zip" TargetMode="External"/><Relationship Id="rId2278" Type="http://schemas.openxmlformats.org/officeDocument/2006/relationships/hyperlink" Target="../Docs/R1-2204251.zip" TargetMode="External"/><Relationship Id="rId2485" Type="http://schemas.openxmlformats.org/officeDocument/2006/relationships/hyperlink" Target="../Docs/R1-2203996.zip" TargetMode="External"/><Relationship Id="rId3024" Type="http://schemas.openxmlformats.org/officeDocument/2006/relationships/hyperlink" Target="https://portal.3gpp.org/desktopmodules/Specifications/SpecificationDetails.aspx?specificationId=3214" TargetMode="External"/><Relationship Id="rId3231" Type="http://schemas.openxmlformats.org/officeDocument/2006/relationships/hyperlink" Target="../Docs/R1-2205328.zip" TargetMode="External"/><Relationship Id="rId3329" Type="http://schemas.openxmlformats.org/officeDocument/2006/relationships/hyperlink" Target="../Docs/R1-2203016.zip" TargetMode="External"/><Relationship Id="rId152" Type="http://schemas.openxmlformats.org/officeDocument/2006/relationships/hyperlink" Target="../Docs/R1-2204733.zip" TargetMode="External"/><Relationship Id="rId457" Type="http://schemas.openxmlformats.org/officeDocument/2006/relationships/hyperlink" Target="../Docs/R1-2205631.zip" TargetMode="External"/><Relationship Id="rId1087" Type="http://schemas.openxmlformats.org/officeDocument/2006/relationships/hyperlink" Target="../Docs/R1-2205290.zip" TargetMode="External"/><Relationship Id="rId1294" Type="http://schemas.openxmlformats.org/officeDocument/2006/relationships/hyperlink" Target="../Docs/R1-2205090.zip" TargetMode="External"/><Relationship Id="rId2040" Type="http://schemas.openxmlformats.org/officeDocument/2006/relationships/hyperlink" Target="../Docs/R1-2204122.zip" TargetMode="External"/><Relationship Id="rId2138" Type="http://schemas.openxmlformats.org/officeDocument/2006/relationships/hyperlink" Target="../Docs/R1-2205033.zip" TargetMode="External"/><Relationship Id="rId2692" Type="http://schemas.openxmlformats.org/officeDocument/2006/relationships/hyperlink" Target="../Docs/R1-2204396.zip" TargetMode="External"/><Relationship Id="rId2997" Type="http://schemas.openxmlformats.org/officeDocument/2006/relationships/hyperlink" Target="https://portal.3gpp.org/desktopmodules/Release/ReleaseDetails.aspx?releaseId=192" TargetMode="External"/><Relationship Id="rId664" Type="http://schemas.openxmlformats.org/officeDocument/2006/relationships/hyperlink" Target="../Docs/R1-2203680.zip" TargetMode="External"/><Relationship Id="rId871" Type="http://schemas.openxmlformats.org/officeDocument/2006/relationships/hyperlink" Target="../Docs/R1-2204771.zip" TargetMode="External"/><Relationship Id="rId969" Type="http://schemas.openxmlformats.org/officeDocument/2006/relationships/hyperlink" Target="../Docs/R1-2205566.zip" TargetMode="External"/><Relationship Id="rId1599" Type="http://schemas.openxmlformats.org/officeDocument/2006/relationships/hyperlink" Target="../Docs/R1-2203229.zip" TargetMode="External"/><Relationship Id="rId2345" Type="http://schemas.openxmlformats.org/officeDocument/2006/relationships/hyperlink" Target="../Docs/R1-2203625.zip" TargetMode="External"/><Relationship Id="rId2552" Type="http://schemas.openxmlformats.org/officeDocument/2006/relationships/hyperlink" Target="../Docs/R1-2203920.zip" TargetMode="External"/><Relationship Id="rId317" Type="http://schemas.openxmlformats.org/officeDocument/2006/relationships/hyperlink" Target="../Docs/R1-2203672.zip" TargetMode="External"/><Relationship Id="rId524" Type="http://schemas.openxmlformats.org/officeDocument/2006/relationships/hyperlink" Target="../Docs/R1-2205261.zip" TargetMode="External"/><Relationship Id="rId731" Type="http://schemas.openxmlformats.org/officeDocument/2006/relationships/hyperlink" Target="../Docs/R1-2204893.zip" TargetMode="External"/><Relationship Id="rId1154" Type="http://schemas.openxmlformats.org/officeDocument/2006/relationships/hyperlink" Target="../Docs/R1-2203362.zip" TargetMode="External"/><Relationship Id="rId1361" Type="http://schemas.openxmlformats.org/officeDocument/2006/relationships/hyperlink" Target="../Docs/R1-2203532.zip" TargetMode="External"/><Relationship Id="rId1459" Type="http://schemas.openxmlformats.org/officeDocument/2006/relationships/hyperlink" Target="../Docs/R1-2203538.zip" TargetMode="External"/><Relationship Id="rId2205" Type="http://schemas.openxmlformats.org/officeDocument/2006/relationships/hyperlink" Target="../Docs/R1-2205239.zip" TargetMode="External"/><Relationship Id="rId2412" Type="http://schemas.openxmlformats.org/officeDocument/2006/relationships/hyperlink" Target="../Docs/R1-2204157.zip" TargetMode="External"/><Relationship Id="rId2857" Type="http://schemas.openxmlformats.org/officeDocument/2006/relationships/hyperlink" Target="../Docs/R1-2204635.zip" TargetMode="External"/><Relationship Id="rId98" Type="http://schemas.openxmlformats.org/officeDocument/2006/relationships/hyperlink" Target="../Docs/R1-2203768.zip" TargetMode="External"/><Relationship Id="rId829" Type="http://schemas.openxmlformats.org/officeDocument/2006/relationships/hyperlink" Target="../Docs/R1-2204903.zip" TargetMode="External"/><Relationship Id="rId1014" Type="http://schemas.openxmlformats.org/officeDocument/2006/relationships/hyperlink" Target="../Docs/R1-2204549.zip" TargetMode="External"/><Relationship Id="rId1221" Type="http://schemas.openxmlformats.org/officeDocument/2006/relationships/hyperlink" Target="../Docs/R1-2205169.zip" TargetMode="External"/><Relationship Id="rId1666" Type="http://schemas.openxmlformats.org/officeDocument/2006/relationships/hyperlink" Target="../Docs/R1-2203267.zip" TargetMode="External"/><Relationship Id="rId1873" Type="http://schemas.openxmlformats.org/officeDocument/2006/relationships/hyperlink" Target="../Docs/R1-2204659.zip" TargetMode="External"/><Relationship Id="rId2717" Type="http://schemas.openxmlformats.org/officeDocument/2006/relationships/hyperlink" Target="../Docs/R1-2203842.zip" TargetMode="External"/><Relationship Id="rId2924" Type="http://schemas.openxmlformats.org/officeDocument/2006/relationships/hyperlink" Target="../Docs/R1-2203161.zip" TargetMode="External"/><Relationship Id="rId1319" Type="http://schemas.openxmlformats.org/officeDocument/2006/relationships/hyperlink" Target="../Docs/R1-2204032.zip" TargetMode="External"/><Relationship Id="rId1526" Type="http://schemas.openxmlformats.org/officeDocument/2006/relationships/hyperlink" Target="../Docs/R1-2203952.zip" TargetMode="External"/><Relationship Id="rId1733" Type="http://schemas.openxmlformats.org/officeDocument/2006/relationships/hyperlink" Target="../Docs/R1-2204235.zip" TargetMode="External"/><Relationship Id="rId1940" Type="http://schemas.openxmlformats.org/officeDocument/2006/relationships/hyperlink" Target="../Docs/R1-2204938.zip" TargetMode="External"/><Relationship Id="rId3186" Type="http://schemas.openxmlformats.org/officeDocument/2006/relationships/hyperlink" Target="https://portal.3gpp.org/desktopmodules/Specifications/SpecificationDetails.aspx?specificationId=3216" TargetMode="External"/><Relationship Id="rId3393" Type="http://schemas.openxmlformats.org/officeDocument/2006/relationships/hyperlink" Target="../Docs/R1-2205663.zip" TargetMode="External"/><Relationship Id="rId25" Type="http://schemas.openxmlformats.org/officeDocument/2006/relationships/hyperlink" Target="../Docs/R1-2203846.zip" TargetMode="External"/><Relationship Id="rId1800" Type="http://schemas.openxmlformats.org/officeDocument/2006/relationships/hyperlink" Target="../Docs/R1-2205401.zip" TargetMode="External"/><Relationship Id="rId3046" Type="http://schemas.openxmlformats.org/officeDocument/2006/relationships/hyperlink" Target="https://portal.3gpp.org/desktopmodules/Specifications/SpecificationDetails.aspx?specificationId=3215" TargetMode="External"/><Relationship Id="rId3253" Type="http://schemas.openxmlformats.org/officeDocument/2006/relationships/hyperlink" Target="../Docs/R1-2205406.zip" TargetMode="External"/><Relationship Id="rId174" Type="http://schemas.openxmlformats.org/officeDocument/2006/relationships/hyperlink" Target="../Docs/R1-2203101.zip" TargetMode="External"/><Relationship Id="rId381" Type="http://schemas.openxmlformats.org/officeDocument/2006/relationships/hyperlink" Target="../Docs/R1-2203420.zip" TargetMode="External"/><Relationship Id="rId2062" Type="http://schemas.openxmlformats.org/officeDocument/2006/relationships/hyperlink" Target="../Docs/R1-2203459.zip" TargetMode="External"/><Relationship Id="rId3113" Type="http://schemas.openxmlformats.org/officeDocument/2006/relationships/hyperlink" Target="https://portal.3gpp.org/desktopmodules/WorkItem/WorkItemDetails.aspx?workitemId=860147" TargetMode="External"/><Relationship Id="rId241" Type="http://schemas.openxmlformats.org/officeDocument/2006/relationships/hyperlink" Target="../Docs/R1-2204972.zip" TargetMode="External"/><Relationship Id="rId479" Type="http://schemas.openxmlformats.org/officeDocument/2006/relationships/hyperlink" Target="../Docs/R1-2205126.zip" TargetMode="External"/><Relationship Id="rId686" Type="http://schemas.openxmlformats.org/officeDocument/2006/relationships/hyperlink" Target="../Docs/R1-2205446.zip" TargetMode="External"/><Relationship Id="rId893" Type="http://schemas.openxmlformats.org/officeDocument/2006/relationships/hyperlink" Target="../Docs/R1-2203115.zip" TargetMode="External"/><Relationship Id="rId2367" Type="http://schemas.openxmlformats.org/officeDocument/2006/relationships/hyperlink" Target="../Docs/R1-2203753.zip" TargetMode="External"/><Relationship Id="rId2574" Type="http://schemas.openxmlformats.org/officeDocument/2006/relationships/hyperlink" Target="../Docs/R1-2205554.zip" TargetMode="External"/><Relationship Id="rId2781" Type="http://schemas.openxmlformats.org/officeDocument/2006/relationships/hyperlink" Target="../Docs/R1-2203484.zip" TargetMode="External"/><Relationship Id="rId3320" Type="http://schemas.openxmlformats.org/officeDocument/2006/relationships/hyperlink" Target="https://portal.3gpp.org/desktopmodules/WorkItem/WorkItemDetails.aspx?workitemId=860140" TargetMode="External"/><Relationship Id="rId3418" Type="http://schemas.openxmlformats.org/officeDocument/2006/relationships/hyperlink" Target="../Docs/R1-2205661.zip" TargetMode="External"/><Relationship Id="rId339" Type="http://schemas.openxmlformats.org/officeDocument/2006/relationships/hyperlink" Target="../Docs/R1-2204000.zip" TargetMode="External"/><Relationship Id="rId546" Type="http://schemas.openxmlformats.org/officeDocument/2006/relationships/hyperlink" Target="../Docs/R1-2204611.zip" TargetMode="External"/><Relationship Id="rId753" Type="http://schemas.openxmlformats.org/officeDocument/2006/relationships/hyperlink" Target="../Docs/R1-2204345.zip" TargetMode="External"/><Relationship Id="rId1176" Type="http://schemas.openxmlformats.org/officeDocument/2006/relationships/hyperlink" Target="../Docs/R1-2203194.zip" TargetMode="External"/><Relationship Id="rId1383" Type="http://schemas.openxmlformats.org/officeDocument/2006/relationships/hyperlink" Target="../Docs/R1-2205002.zip" TargetMode="External"/><Relationship Id="rId2227" Type="http://schemas.openxmlformats.org/officeDocument/2006/relationships/hyperlink" Target="../Docs/R1-2204249.zip" TargetMode="External"/><Relationship Id="rId2434" Type="http://schemas.openxmlformats.org/officeDocument/2006/relationships/hyperlink" Target="../Docs/R1-2204058.zip" TargetMode="External"/><Relationship Id="rId2879" Type="http://schemas.openxmlformats.org/officeDocument/2006/relationships/hyperlink" Target="../Docs/R1-2204011.zip" TargetMode="External"/><Relationship Id="rId101" Type="http://schemas.openxmlformats.org/officeDocument/2006/relationships/hyperlink" Target="../Docs/R1-2203970.zip" TargetMode="External"/><Relationship Id="rId406" Type="http://schemas.openxmlformats.org/officeDocument/2006/relationships/hyperlink" Target="../Docs/R1-2203630.zip" TargetMode="External"/><Relationship Id="rId960" Type="http://schemas.openxmlformats.org/officeDocument/2006/relationships/hyperlink" Target="../Docs/R1-2204828.zip" TargetMode="External"/><Relationship Id="rId1036" Type="http://schemas.openxmlformats.org/officeDocument/2006/relationships/hyperlink" Target="../Docs/R1-2203631.zip" TargetMode="External"/><Relationship Id="rId1243" Type="http://schemas.openxmlformats.org/officeDocument/2006/relationships/hyperlink" Target="../Docs/R1-2204996.zip" TargetMode="External"/><Relationship Id="rId1590" Type="http://schemas.openxmlformats.org/officeDocument/2006/relationships/hyperlink" Target="../Docs/R1-2204786.zip" TargetMode="External"/><Relationship Id="rId1688" Type="http://schemas.openxmlformats.org/officeDocument/2006/relationships/hyperlink" Target="../Docs/R1-2205391.zip" TargetMode="External"/><Relationship Id="rId1895" Type="http://schemas.openxmlformats.org/officeDocument/2006/relationships/hyperlink" Target="../Docs/R1-2204102.zip" TargetMode="External"/><Relationship Id="rId2641" Type="http://schemas.openxmlformats.org/officeDocument/2006/relationships/hyperlink" Target="../Docs/R1-2204643.zip" TargetMode="External"/><Relationship Id="rId2739" Type="http://schemas.openxmlformats.org/officeDocument/2006/relationships/hyperlink" Target="../Docs/R1-2203665.zip" TargetMode="External"/><Relationship Id="rId2946" Type="http://schemas.openxmlformats.org/officeDocument/2006/relationships/hyperlink" Target="https://www.3gpp.org/ftp/TSG_RAN/TSG_RAN/TSGR_94e/Docs/RP-213645.zip" TargetMode="External"/><Relationship Id="rId613" Type="http://schemas.openxmlformats.org/officeDocument/2006/relationships/hyperlink" Target="../Docs/R1-2203293.zip" TargetMode="External"/><Relationship Id="rId820" Type="http://schemas.openxmlformats.org/officeDocument/2006/relationships/hyperlink" Target="../Docs/R1-2203437.zip" TargetMode="External"/><Relationship Id="rId918" Type="http://schemas.openxmlformats.org/officeDocument/2006/relationships/hyperlink" Target="../Docs/R1-2203519.zip" TargetMode="External"/><Relationship Id="rId1450" Type="http://schemas.openxmlformats.org/officeDocument/2006/relationships/hyperlink" Target="../Docs/R1-2204364.zip" TargetMode="External"/><Relationship Id="rId1548" Type="http://schemas.openxmlformats.org/officeDocument/2006/relationships/hyperlink" Target="../Docs/R1-2203723.zip" TargetMode="External"/><Relationship Id="rId1755" Type="http://schemas.openxmlformats.org/officeDocument/2006/relationships/hyperlink" Target="../Docs/R1-2204236.zip" TargetMode="External"/><Relationship Id="rId2501" Type="http://schemas.openxmlformats.org/officeDocument/2006/relationships/hyperlink" Target="../Docs/R1-2205643.zip" TargetMode="External"/><Relationship Id="rId1103" Type="http://schemas.openxmlformats.org/officeDocument/2006/relationships/hyperlink" Target="../Docs/R1-2204046.zip" TargetMode="External"/><Relationship Id="rId1310" Type="http://schemas.openxmlformats.org/officeDocument/2006/relationships/hyperlink" Target="../Docs/R1-2205609.zip" TargetMode="External"/><Relationship Id="rId1408" Type="http://schemas.openxmlformats.org/officeDocument/2006/relationships/hyperlink" Target="../Docs/R1-2204222.zip" TargetMode="External"/><Relationship Id="rId1962" Type="http://schemas.openxmlformats.org/officeDocument/2006/relationships/hyperlink" Target="../Docs/R1-2204421.zip" TargetMode="External"/><Relationship Id="rId2806" Type="http://schemas.openxmlformats.org/officeDocument/2006/relationships/hyperlink" Target="../Docs/R1-2205411.zip" TargetMode="External"/><Relationship Id="rId47" Type="http://schemas.openxmlformats.org/officeDocument/2006/relationships/hyperlink" Target="../Docs/R1-2205091.zip" TargetMode="External"/><Relationship Id="rId1615" Type="http://schemas.openxmlformats.org/officeDocument/2006/relationships/hyperlink" Target="../Docs/R1-2204369.zip" TargetMode="External"/><Relationship Id="rId1822" Type="http://schemas.openxmlformats.org/officeDocument/2006/relationships/hyperlink" Target="../Docs/R1-2204375.zip" TargetMode="External"/><Relationship Id="rId3068" Type="http://schemas.openxmlformats.org/officeDocument/2006/relationships/hyperlink" Target="../Docs/R1-2205388.zip" TargetMode="External"/><Relationship Id="rId3275" Type="http://schemas.openxmlformats.org/officeDocument/2006/relationships/hyperlink" Target="https://portal.3gpp.org/desktopmodules/Release/ReleaseDetails.aspx?releaseId=190" TargetMode="External"/><Relationship Id="rId196" Type="http://schemas.openxmlformats.org/officeDocument/2006/relationships/hyperlink" Target="../Docs/R1-2205627.zip" TargetMode="External"/><Relationship Id="rId2084" Type="http://schemas.openxmlformats.org/officeDocument/2006/relationships/hyperlink" Target="../Docs/R1-2204722.zip" TargetMode="External"/><Relationship Id="rId2291" Type="http://schemas.openxmlformats.org/officeDocument/2006/relationships/hyperlink" Target="../Docs/R1-2203163.zip" TargetMode="External"/><Relationship Id="rId3135" Type="http://schemas.openxmlformats.org/officeDocument/2006/relationships/hyperlink" Target="https://portal.3gpp.org/desktopmodules/Release/ReleaseDetails.aspx?releaseId=192" TargetMode="External"/><Relationship Id="rId3342" Type="http://schemas.openxmlformats.org/officeDocument/2006/relationships/hyperlink" Target="../Docs/R1-2203029.zip" TargetMode="External"/><Relationship Id="rId263" Type="http://schemas.openxmlformats.org/officeDocument/2006/relationships/hyperlink" Target="../Docs/R1-2204973.zip" TargetMode="External"/><Relationship Id="rId470" Type="http://schemas.openxmlformats.org/officeDocument/2006/relationships/hyperlink" Target="../Docs/R1-2204170.zip" TargetMode="External"/><Relationship Id="rId2151" Type="http://schemas.openxmlformats.org/officeDocument/2006/relationships/hyperlink" Target="../Docs/R1-2203734.zip" TargetMode="External"/><Relationship Id="rId2389" Type="http://schemas.openxmlformats.org/officeDocument/2006/relationships/hyperlink" Target="../Docs/R1-2203914.zip" TargetMode="External"/><Relationship Id="rId2596" Type="http://schemas.openxmlformats.org/officeDocument/2006/relationships/hyperlink" Target="../Docs/R1-2203578.zip" TargetMode="External"/><Relationship Id="rId3202" Type="http://schemas.openxmlformats.org/officeDocument/2006/relationships/hyperlink" Target="https://portal.3gpp.org/desktopmodules/Specifications/SpecificationDetails.aspx?specificationId=3216" TargetMode="External"/><Relationship Id="rId123" Type="http://schemas.openxmlformats.org/officeDocument/2006/relationships/hyperlink" Target="../Docs/R1-2203591.zip" TargetMode="External"/><Relationship Id="rId330" Type="http://schemas.openxmlformats.org/officeDocument/2006/relationships/hyperlink" Target="../Docs/R1-2203186.zip" TargetMode="External"/><Relationship Id="rId568" Type="http://schemas.openxmlformats.org/officeDocument/2006/relationships/hyperlink" Target="../Docs/R1-2204600.zip" TargetMode="External"/><Relationship Id="rId775" Type="http://schemas.openxmlformats.org/officeDocument/2006/relationships/hyperlink" Target="../Docs/R1-2203040.zip" TargetMode="External"/><Relationship Id="rId982" Type="http://schemas.openxmlformats.org/officeDocument/2006/relationships/hyperlink" Target="../Docs/R1-2204278.zip" TargetMode="External"/><Relationship Id="rId1198" Type="http://schemas.openxmlformats.org/officeDocument/2006/relationships/hyperlink" Target="../Docs/R1-2205156.zip" TargetMode="External"/><Relationship Id="rId2011" Type="http://schemas.openxmlformats.org/officeDocument/2006/relationships/hyperlink" Target="../Docs/R1-2203405.zip" TargetMode="External"/><Relationship Id="rId2249" Type="http://schemas.openxmlformats.org/officeDocument/2006/relationships/hyperlink" Target="https://www.3gpp.org/ftp/TSG_RAN/TSG_RAN/TSGR_94e/Docs/RP-213588.zip" TargetMode="External"/><Relationship Id="rId2456" Type="http://schemas.openxmlformats.org/officeDocument/2006/relationships/hyperlink" Target="../Docs/R1-2204389.zip" TargetMode="External"/><Relationship Id="rId2663" Type="http://schemas.openxmlformats.org/officeDocument/2006/relationships/hyperlink" Target="../Docs/R1-2204709.zip" TargetMode="External"/><Relationship Id="rId2870" Type="http://schemas.openxmlformats.org/officeDocument/2006/relationships/hyperlink" Target="../Docs/R1-2203350.zip" TargetMode="External"/><Relationship Id="rId428" Type="http://schemas.openxmlformats.org/officeDocument/2006/relationships/hyperlink" Target="../Docs/R1-2203421.zip" TargetMode="External"/><Relationship Id="rId635" Type="http://schemas.openxmlformats.org/officeDocument/2006/relationships/hyperlink" Target="../Docs/R1-2205125.zip" TargetMode="External"/><Relationship Id="rId842" Type="http://schemas.openxmlformats.org/officeDocument/2006/relationships/hyperlink" Target="../Docs/R1-2205449.zip" TargetMode="External"/><Relationship Id="rId1058" Type="http://schemas.openxmlformats.org/officeDocument/2006/relationships/hyperlink" Target="../Docs/R1-2205249.zip" TargetMode="External"/><Relationship Id="rId1265" Type="http://schemas.openxmlformats.org/officeDocument/2006/relationships/hyperlink" Target="../Docs/R1-2203991.zip" TargetMode="External"/><Relationship Id="rId1472" Type="http://schemas.openxmlformats.org/officeDocument/2006/relationships/hyperlink" Target="../Docs/R1-2203103.zip" TargetMode="External"/><Relationship Id="rId2109" Type="http://schemas.openxmlformats.org/officeDocument/2006/relationships/hyperlink" Target="../Docs/R1-2204432.zip" TargetMode="External"/><Relationship Id="rId2316" Type="http://schemas.openxmlformats.org/officeDocument/2006/relationships/hyperlink" Target="../Docs/R1-2203624.zip" TargetMode="External"/><Relationship Id="rId2523" Type="http://schemas.openxmlformats.org/officeDocument/2006/relationships/hyperlink" Target="../Docs/R1-2205178.zip" TargetMode="External"/><Relationship Id="rId2730" Type="http://schemas.openxmlformats.org/officeDocument/2006/relationships/hyperlink" Target="../Docs/R1-2205051.zip" TargetMode="External"/><Relationship Id="rId2968" Type="http://schemas.openxmlformats.org/officeDocument/2006/relationships/hyperlink" Target="../Docs/R1-2205652.zip" TargetMode="External"/><Relationship Id="rId702" Type="http://schemas.openxmlformats.org/officeDocument/2006/relationships/hyperlink" Target="../Docs/R1-2203305.zip" TargetMode="External"/><Relationship Id="rId1125" Type="http://schemas.openxmlformats.org/officeDocument/2006/relationships/hyperlink" Target="../Docs/R1-2203525.zip" TargetMode="External"/><Relationship Id="rId1332" Type="http://schemas.openxmlformats.org/officeDocument/2006/relationships/hyperlink" Target="../Docs/R1-2203295.zip" TargetMode="External"/><Relationship Id="rId1777" Type="http://schemas.openxmlformats.org/officeDocument/2006/relationships/hyperlink" Target="../Docs/R1-2203690.zip" TargetMode="External"/><Relationship Id="rId1984" Type="http://schemas.openxmlformats.org/officeDocument/2006/relationships/hyperlink" Target="../Docs/R1-2205633.zip" TargetMode="External"/><Relationship Id="rId2828" Type="http://schemas.openxmlformats.org/officeDocument/2006/relationships/hyperlink" Target="../Docs/R1-2203745.zip" TargetMode="External"/><Relationship Id="rId69" Type="http://schemas.openxmlformats.org/officeDocument/2006/relationships/hyperlink" Target="../Docs/R1-2203022.zip" TargetMode="External"/><Relationship Id="rId1637" Type="http://schemas.openxmlformats.org/officeDocument/2006/relationships/hyperlink" Target="../Docs/R1-2203403.zip" TargetMode="External"/><Relationship Id="rId1844" Type="http://schemas.openxmlformats.org/officeDocument/2006/relationships/image" Target="../../../../../../../Users/cmcc/AppData/Roaming/Foxmail7/Temp-9192-20220519203036/Attach/image026(05-25-10-12-00).png" TargetMode="External"/><Relationship Id="rId3297" Type="http://schemas.openxmlformats.org/officeDocument/2006/relationships/hyperlink" Target="../Docs/R1-2205593.zip" TargetMode="External"/><Relationship Id="rId1704" Type="http://schemas.openxmlformats.org/officeDocument/2006/relationships/hyperlink" Target="../Docs/R1-2203893.zip" TargetMode="External"/><Relationship Id="rId3157" Type="http://schemas.openxmlformats.org/officeDocument/2006/relationships/hyperlink" Target="https://portal.3gpp.org/desktopmodules/Release/ReleaseDetails.aspx?releaseId=191" TargetMode="External"/><Relationship Id="rId285" Type="http://schemas.openxmlformats.org/officeDocument/2006/relationships/hyperlink" Target="../Docs/R1-2205275.zip" TargetMode="External"/><Relationship Id="rId1911" Type="http://schemas.openxmlformats.org/officeDocument/2006/relationships/image" Target="media/image22.emf"/><Relationship Id="rId3364" Type="http://schemas.openxmlformats.org/officeDocument/2006/relationships/hyperlink" Target="../Docs/R1-2203051.zip" TargetMode="External"/><Relationship Id="rId492" Type="http://schemas.openxmlformats.org/officeDocument/2006/relationships/hyperlink" Target="../Docs/R1-2205479.zip" TargetMode="External"/><Relationship Id="rId797" Type="http://schemas.openxmlformats.org/officeDocument/2006/relationships/hyperlink" Target="../Docs/R1-2203619.zip" TargetMode="External"/><Relationship Id="rId2173" Type="http://schemas.openxmlformats.org/officeDocument/2006/relationships/hyperlink" Target="../Docs/R1-2205183.zip" TargetMode="External"/><Relationship Id="rId2380" Type="http://schemas.openxmlformats.org/officeDocument/2006/relationships/hyperlink" Target="../Docs/R1-2205040.zip" TargetMode="External"/><Relationship Id="rId2478" Type="http://schemas.openxmlformats.org/officeDocument/2006/relationships/hyperlink" Target="../Docs/R1-2203170.zip" TargetMode="External"/><Relationship Id="rId3017" Type="http://schemas.openxmlformats.org/officeDocument/2006/relationships/hyperlink" Target="https://portal.3gpp.org/desktopmodules/WorkItem/WorkItemDetails.aspx?workitemId=860145" TargetMode="External"/><Relationship Id="rId3224" Type="http://schemas.openxmlformats.org/officeDocument/2006/relationships/hyperlink" Target="https://portal.3gpp.org/desktopmodules/Release/ReleaseDetails.aspx?releaseId=192" TargetMode="External"/><Relationship Id="rId3431" Type="http://schemas.openxmlformats.org/officeDocument/2006/relationships/hyperlink" Target="../Docs/R1-2205697.zip" TargetMode="External"/><Relationship Id="rId145" Type="http://schemas.openxmlformats.org/officeDocument/2006/relationships/hyperlink" Target="../Docs/R1-2200873.zip" TargetMode="External"/><Relationship Id="rId352" Type="http://schemas.openxmlformats.org/officeDocument/2006/relationships/hyperlink" Target="../Docs/R1-2205439.zip" TargetMode="External"/><Relationship Id="rId1287" Type="http://schemas.openxmlformats.org/officeDocument/2006/relationships/hyperlink" Target="../Docs/R1-2205200.zip" TargetMode="External"/><Relationship Id="rId2033" Type="http://schemas.openxmlformats.org/officeDocument/2006/relationships/hyperlink" Target="../Docs/R1-2203557.zip" TargetMode="External"/><Relationship Id="rId2240" Type="http://schemas.openxmlformats.org/officeDocument/2006/relationships/hyperlink" Target="../Docs/R1-2205588.zip" TargetMode="External"/><Relationship Id="rId2685" Type="http://schemas.openxmlformats.org/officeDocument/2006/relationships/hyperlink" Target="../Docs/R1-2203138.zip" TargetMode="External"/><Relationship Id="rId2892" Type="http://schemas.openxmlformats.org/officeDocument/2006/relationships/image" Target="cid:image002.png@01D86B64.CB773B00" TargetMode="External"/><Relationship Id="rId212" Type="http://schemas.openxmlformats.org/officeDocument/2006/relationships/hyperlink" Target="../Docs/R1-2203185.zip" TargetMode="External"/><Relationship Id="rId657" Type="http://schemas.openxmlformats.org/officeDocument/2006/relationships/hyperlink" Target="../Docs/R1-2203188.zip" TargetMode="External"/><Relationship Id="rId864" Type="http://schemas.openxmlformats.org/officeDocument/2006/relationships/hyperlink" Target="../Docs/R1-2204277.zip" TargetMode="External"/><Relationship Id="rId1494" Type="http://schemas.openxmlformats.org/officeDocument/2006/relationships/hyperlink" Target="../Docs/R1-2205010.zip" TargetMode="External"/><Relationship Id="rId1799" Type="http://schemas.openxmlformats.org/officeDocument/2006/relationships/hyperlink" Target="../Docs/R1-2205285.zip" TargetMode="External"/><Relationship Id="rId2100" Type="http://schemas.openxmlformats.org/officeDocument/2006/relationships/hyperlink" Target="../Docs/R1-2203905.zip" TargetMode="External"/><Relationship Id="rId2338" Type="http://schemas.openxmlformats.org/officeDocument/2006/relationships/hyperlink" Target="../Docs/R1-2205202.zip" TargetMode="External"/><Relationship Id="rId2545" Type="http://schemas.openxmlformats.org/officeDocument/2006/relationships/hyperlink" Target="../Docs/R1-2203342.zip" TargetMode="External"/><Relationship Id="rId2752" Type="http://schemas.openxmlformats.org/officeDocument/2006/relationships/hyperlink" Target="../Docs/R1-2204263.zip" TargetMode="External"/><Relationship Id="rId517" Type="http://schemas.openxmlformats.org/officeDocument/2006/relationships/hyperlink" Target="../Docs/R1-2204765.zip" TargetMode="External"/><Relationship Id="rId724" Type="http://schemas.openxmlformats.org/officeDocument/2006/relationships/hyperlink" Target="../Docs/R1-2203190.zip" TargetMode="External"/><Relationship Id="rId931" Type="http://schemas.openxmlformats.org/officeDocument/2006/relationships/hyperlink" Target="../Docs/R1-2204988.zip" TargetMode="External"/><Relationship Id="rId1147" Type="http://schemas.openxmlformats.org/officeDocument/2006/relationships/hyperlink" Target="../Docs/R1-2203717.zip" TargetMode="External"/><Relationship Id="rId1354" Type="http://schemas.openxmlformats.org/officeDocument/2006/relationships/hyperlink" Target="../Docs/R1-2204220.zip" TargetMode="External"/><Relationship Id="rId1561" Type="http://schemas.openxmlformats.org/officeDocument/2006/relationships/hyperlink" Target="../Docs/R1-2204678.zip" TargetMode="External"/><Relationship Id="rId2405" Type="http://schemas.openxmlformats.org/officeDocument/2006/relationships/hyperlink" Target="../Docs/R1-2203570.zip" TargetMode="External"/><Relationship Id="rId2612" Type="http://schemas.openxmlformats.org/officeDocument/2006/relationships/hyperlink" Target="../Docs/R1-2204653.zip" TargetMode="External"/><Relationship Id="rId60" Type="http://schemas.openxmlformats.org/officeDocument/2006/relationships/hyperlink" Target="../Docs/R1-2204925.zip" TargetMode="External"/><Relationship Id="rId1007" Type="http://schemas.openxmlformats.org/officeDocument/2006/relationships/hyperlink" Target="../Docs/R1-2203652.zip" TargetMode="External"/><Relationship Id="rId1214" Type="http://schemas.openxmlformats.org/officeDocument/2006/relationships/hyperlink" Target="../Docs/R1-2204946.zip" TargetMode="External"/><Relationship Id="rId1421" Type="http://schemas.openxmlformats.org/officeDocument/2006/relationships/hyperlink" Target="../Docs/R1-2203654.zip" TargetMode="External"/><Relationship Id="rId1659" Type="http://schemas.openxmlformats.org/officeDocument/2006/relationships/image" Target="cid:image002.png@01D86C43.8E5DA4E0" TargetMode="External"/><Relationship Id="rId1866" Type="http://schemas.openxmlformats.org/officeDocument/2006/relationships/hyperlink" Target="../Docs/R1-2204239.zip" TargetMode="External"/><Relationship Id="rId2917" Type="http://schemas.openxmlformats.org/officeDocument/2006/relationships/hyperlink" Target="../Docs/R1-2205415.zip" TargetMode="External"/><Relationship Id="rId3081" Type="http://schemas.openxmlformats.org/officeDocument/2006/relationships/hyperlink" Target="https://portal.3gpp.org/desktopmodules/WorkItem/WorkItemDetails.aspx?workitemId=830178" TargetMode="External"/><Relationship Id="rId1519" Type="http://schemas.openxmlformats.org/officeDocument/2006/relationships/hyperlink" Target="../Docs/R1-2205109.zip" TargetMode="External"/><Relationship Id="rId1726" Type="http://schemas.openxmlformats.org/officeDocument/2006/relationships/hyperlink" Target="../Docs/R1-2203687.zip" TargetMode="External"/><Relationship Id="rId1933" Type="http://schemas.openxmlformats.org/officeDocument/2006/relationships/hyperlink" Target="../Docs/R1-2204420.zip" TargetMode="External"/><Relationship Id="rId3179" Type="http://schemas.openxmlformats.org/officeDocument/2006/relationships/hyperlink" Target="https://portal.3gpp.org/desktopmodules/WorkItem/WorkItemDetails.aspx?workitemId=860145" TargetMode="External"/><Relationship Id="rId3386" Type="http://schemas.openxmlformats.org/officeDocument/2006/relationships/hyperlink" Target="../Docs/R1-2205689.zip" TargetMode="External"/><Relationship Id="rId18" Type="http://schemas.openxmlformats.org/officeDocument/2006/relationships/hyperlink" Target="../Docs/R1-2203496.zip" TargetMode="External"/><Relationship Id="rId2195" Type="http://schemas.openxmlformats.org/officeDocument/2006/relationships/hyperlink" Target="../Docs/R1-2204383.zip" TargetMode="External"/><Relationship Id="rId3039" Type="http://schemas.openxmlformats.org/officeDocument/2006/relationships/hyperlink" Target="https://portal.3gpp.org/desktopmodules/Specifications/SpecificationDetails.aspx?specificationId=3214" TargetMode="External"/><Relationship Id="rId3246" Type="http://schemas.openxmlformats.org/officeDocument/2006/relationships/hyperlink" Target="https://portal.3gpp.org/desktopmodules/WorkItem/WorkItemDetails.aspx?workitemId=860141" TargetMode="External"/><Relationship Id="rId167" Type="http://schemas.openxmlformats.org/officeDocument/2006/relationships/hyperlink" Target="../Docs/R1-2203051.zip" TargetMode="External"/><Relationship Id="rId374" Type="http://schemas.openxmlformats.org/officeDocument/2006/relationships/hyperlink" Target="../Docs/R1-2205321.zip" TargetMode="External"/><Relationship Id="rId581" Type="http://schemas.openxmlformats.org/officeDocument/2006/relationships/hyperlink" Target="../Docs/R1-2205523.zip" TargetMode="External"/><Relationship Id="rId2055" Type="http://schemas.openxmlformats.org/officeDocument/2006/relationships/hyperlink" Target="../Docs/R1-2205543.zip" TargetMode="External"/><Relationship Id="rId2262" Type="http://schemas.openxmlformats.org/officeDocument/2006/relationships/hyperlink" Target="../Docs/R1-2203057.zip" TargetMode="External"/><Relationship Id="rId3106" Type="http://schemas.openxmlformats.org/officeDocument/2006/relationships/hyperlink" Target="../Docs/R1-2205650.zip" TargetMode="External"/><Relationship Id="rId234" Type="http://schemas.openxmlformats.org/officeDocument/2006/relationships/hyperlink" Target="../Docs/R1-2204932.zip" TargetMode="External"/><Relationship Id="rId679" Type="http://schemas.openxmlformats.org/officeDocument/2006/relationships/hyperlink" Target="../Docs/R1-2205304.zip" TargetMode="External"/><Relationship Id="rId886" Type="http://schemas.openxmlformats.org/officeDocument/2006/relationships/hyperlink" Target="../Docs/R1-2203517.zip" TargetMode="External"/><Relationship Id="rId2567" Type="http://schemas.openxmlformats.org/officeDocument/2006/relationships/hyperlink" Target="../Docs/R1-2204882.zip" TargetMode="External"/><Relationship Id="rId2774" Type="http://schemas.openxmlformats.org/officeDocument/2006/relationships/hyperlink" Target="../Docs/R1-2204673.zip" TargetMode="External"/><Relationship Id="rId3313" Type="http://schemas.openxmlformats.org/officeDocument/2006/relationships/hyperlink" Target="../Docs/R1-2205634.zip" TargetMode="External"/><Relationship Id="rId2" Type="http://schemas.openxmlformats.org/officeDocument/2006/relationships/customXml" Target="../customXml/item1.xml"/><Relationship Id="rId441" Type="http://schemas.openxmlformats.org/officeDocument/2006/relationships/hyperlink" Target="../Docs/R1-2204335.zip" TargetMode="External"/><Relationship Id="rId539" Type="http://schemas.openxmlformats.org/officeDocument/2006/relationships/hyperlink" Target="../Docs/R1-2203508.zip" TargetMode="External"/><Relationship Id="rId746" Type="http://schemas.openxmlformats.org/officeDocument/2006/relationships/hyperlink" Target="../Docs/R1-2203721.zip" TargetMode="External"/><Relationship Id="rId1071" Type="http://schemas.openxmlformats.org/officeDocument/2006/relationships/hyperlink" Target="../Docs/R1-2205284.zip" TargetMode="External"/><Relationship Id="rId1169" Type="http://schemas.openxmlformats.org/officeDocument/2006/relationships/hyperlink" Target="../Docs/R1-2204892.zip" TargetMode="External"/><Relationship Id="rId1376" Type="http://schemas.openxmlformats.org/officeDocument/2006/relationships/hyperlink" Target="../Docs/R1-2203621.zip" TargetMode="External"/><Relationship Id="rId1583" Type="http://schemas.openxmlformats.org/officeDocument/2006/relationships/hyperlink" Target="../Docs/R1-2204142.zip" TargetMode="External"/><Relationship Id="rId2122" Type="http://schemas.openxmlformats.org/officeDocument/2006/relationships/hyperlink" Target="../Docs/R1-2205374.zip" TargetMode="External"/><Relationship Id="rId2427" Type="http://schemas.openxmlformats.org/officeDocument/2006/relationships/hyperlink" Target="../Docs/R1-2203629.zip" TargetMode="External"/><Relationship Id="rId2981" Type="http://schemas.openxmlformats.org/officeDocument/2006/relationships/hyperlink" Target="https://portal.3gpp.org/desktopmodules/Release/ReleaseDetails.aspx?releaseId=192" TargetMode="External"/><Relationship Id="rId301" Type="http://schemas.openxmlformats.org/officeDocument/2006/relationships/hyperlink" Target="../Docs/R1-2205298.zip" TargetMode="External"/><Relationship Id="rId953" Type="http://schemas.openxmlformats.org/officeDocument/2006/relationships/hyperlink" Target="../Docs/R1-2204211.zip" TargetMode="External"/><Relationship Id="rId1029" Type="http://schemas.openxmlformats.org/officeDocument/2006/relationships/hyperlink" Target="../Docs/R1-2205121.zip" TargetMode="External"/><Relationship Id="rId1236" Type="http://schemas.openxmlformats.org/officeDocument/2006/relationships/hyperlink" Target="../Docs/R1-2203876.zip" TargetMode="External"/><Relationship Id="rId1790" Type="http://schemas.openxmlformats.org/officeDocument/2006/relationships/hyperlink" Target="../Docs/R1-2204498.zip" TargetMode="External"/><Relationship Id="rId1888" Type="http://schemas.openxmlformats.org/officeDocument/2006/relationships/hyperlink" Target="../Docs/R1-2203374.zip" TargetMode="External"/><Relationship Id="rId2634" Type="http://schemas.openxmlformats.org/officeDocument/2006/relationships/hyperlink" Target="../Docs/R1-2203833.zip" TargetMode="External"/><Relationship Id="rId2841" Type="http://schemas.openxmlformats.org/officeDocument/2006/relationships/hyperlink" Target="../Docs/R1-2204675.zip" TargetMode="External"/><Relationship Id="rId2939" Type="http://schemas.openxmlformats.org/officeDocument/2006/relationships/hyperlink" Target="../Docs/R1-2203760.zip" TargetMode="External"/><Relationship Id="rId82" Type="http://schemas.openxmlformats.org/officeDocument/2006/relationships/hyperlink" Target="../Docs/R1-2203046.zip" TargetMode="External"/><Relationship Id="rId606" Type="http://schemas.openxmlformats.org/officeDocument/2006/relationships/hyperlink" Target="../Docs/R1-2205191.zip" TargetMode="External"/><Relationship Id="rId813" Type="http://schemas.openxmlformats.org/officeDocument/2006/relationships/hyperlink" Target="../Docs/R1-2205382.zip" TargetMode="External"/><Relationship Id="rId1443" Type="http://schemas.openxmlformats.org/officeDocument/2006/relationships/hyperlink" Target="../Docs/R1-2203364.zip" TargetMode="External"/><Relationship Id="rId1650" Type="http://schemas.openxmlformats.org/officeDocument/2006/relationships/hyperlink" Target="../Docs/R1-2204509.zip" TargetMode="External"/><Relationship Id="rId1748" Type="http://schemas.openxmlformats.org/officeDocument/2006/relationships/image" Target="cid:image002.png@01D86B95.47F0C450" TargetMode="External"/><Relationship Id="rId2701" Type="http://schemas.openxmlformats.org/officeDocument/2006/relationships/hyperlink" Target="../Docs/R1-2203836.zip" TargetMode="External"/><Relationship Id="rId1303" Type="http://schemas.openxmlformats.org/officeDocument/2006/relationships/hyperlink" Target="../Docs/R1-2205326.zip" TargetMode="External"/><Relationship Id="rId1510" Type="http://schemas.openxmlformats.org/officeDocument/2006/relationships/hyperlink" Target="../Docs/R1-2204411.zip" TargetMode="External"/><Relationship Id="rId1955" Type="http://schemas.openxmlformats.org/officeDocument/2006/relationships/hyperlink" Target="../Docs/R1-2204019.zip" TargetMode="External"/><Relationship Id="rId3170" Type="http://schemas.openxmlformats.org/officeDocument/2006/relationships/hyperlink" Target="https://portal.3gpp.org/desktopmodules/Specifications/SpecificationDetails.aspx?specificationId=3216" TargetMode="External"/><Relationship Id="rId1608" Type="http://schemas.openxmlformats.org/officeDocument/2006/relationships/hyperlink" Target="../Docs/R1-2203890.zip" TargetMode="External"/><Relationship Id="rId1815" Type="http://schemas.openxmlformats.org/officeDocument/2006/relationships/hyperlink" Target="../Docs/R1-2204050.zip" TargetMode="External"/><Relationship Id="rId3030" Type="http://schemas.openxmlformats.org/officeDocument/2006/relationships/hyperlink" Target="../Docs/R1-2205682.zip" TargetMode="External"/><Relationship Id="rId3268" Type="http://schemas.openxmlformats.org/officeDocument/2006/relationships/hyperlink" Target="../Docs/R1-2205461.zip" TargetMode="External"/><Relationship Id="rId189" Type="http://schemas.openxmlformats.org/officeDocument/2006/relationships/hyperlink" Target="../Docs/R1-2204760.zip" TargetMode="External"/><Relationship Id="rId396" Type="http://schemas.openxmlformats.org/officeDocument/2006/relationships/hyperlink" Target="../Docs/R1-2205127.zip" TargetMode="External"/><Relationship Id="rId2077" Type="http://schemas.openxmlformats.org/officeDocument/2006/relationships/hyperlink" Target="../Docs/R1-2204423.zip" TargetMode="External"/><Relationship Id="rId2284" Type="http://schemas.openxmlformats.org/officeDocument/2006/relationships/hyperlink" Target="../Docs/R1-2205177.zip" TargetMode="External"/><Relationship Id="rId2491" Type="http://schemas.openxmlformats.org/officeDocument/2006/relationships/hyperlink" Target="../Docs/R1-2204627.zip" TargetMode="External"/><Relationship Id="rId3128" Type="http://schemas.openxmlformats.org/officeDocument/2006/relationships/hyperlink" Target="https://portal.3gpp.org/desktopmodules/Specifications/SpecificationDetails.aspx?specificationId=3215" TargetMode="External"/><Relationship Id="rId3335" Type="http://schemas.openxmlformats.org/officeDocument/2006/relationships/hyperlink" Target="../Docs/R1-2203022.zip" TargetMode="External"/><Relationship Id="rId256" Type="http://schemas.openxmlformats.org/officeDocument/2006/relationships/hyperlink" Target="../Docs/R1-2205586.zip" TargetMode="External"/><Relationship Id="rId463" Type="http://schemas.openxmlformats.org/officeDocument/2006/relationships/hyperlink" Target="../Docs/R1-2203644.zip" TargetMode="External"/><Relationship Id="rId670" Type="http://schemas.openxmlformats.org/officeDocument/2006/relationships/hyperlink" Target="../Docs/R1-2204616.zip" TargetMode="External"/><Relationship Id="rId1093" Type="http://schemas.openxmlformats.org/officeDocument/2006/relationships/hyperlink" Target="../Docs/R1-2203092.zip" TargetMode="External"/><Relationship Id="rId2144" Type="http://schemas.openxmlformats.org/officeDocument/2006/relationships/hyperlink" Target="../Docs/R1-2203365.zip" TargetMode="External"/><Relationship Id="rId2351" Type="http://schemas.openxmlformats.org/officeDocument/2006/relationships/hyperlink" Target="../Docs/R1-2204386.zip" TargetMode="External"/><Relationship Id="rId2589" Type="http://schemas.openxmlformats.org/officeDocument/2006/relationships/hyperlink" Target="../Docs/R1-2205496.zip" TargetMode="External"/><Relationship Id="rId2796" Type="http://schemas.openxmlformats.org/officeDocument/2006/relationships/hyperlink" Target="../Docs/R1-2204444.zip" TargetMode="External"/><Relationship Id="rId3402" Type="http://schemas.openxmlformats.org/officeDocument/2006/relationships/hyperlink" Target="../Docs/R1-2205652.zip" TargetMode="External"/><Relationship Id="rId116" Type="http://schemas.openxmlformats.org/officeDocument/2006/relationships/hyperlink" Target="../Docs/R1-2204927.zip" TargetMode="External"/><Relationship Id="rId323" Type="http://schemas.openxmlformats.org/officeDocument/2006/relationships/hyperlink" Target="../Docs/R1-2205248.zip" TargetMode="External"/><Relationship Id="rId530" Type="http://schemas.openxmlformats.org/officeDocument/2006/relationships/hyperlink" Target="../Docs/R1-2205561.zip" TargetMode="External"/><Relationship Id="rId768" Type="http://schemas.openxmlformats.org/officeDocument/2006/relationships/hyperlink" Target="../Docs/R1-2205232.zip" TargetMode="External"/><Relationship Id="rId975" Type="http://schemas.openxmlformats.org/officeDocument/2006/relationships/hyperlink" Target="../Docs/R1-2203610.zip" TargetMode="External"/><Relationship Id="rId1160" Type="http://schemas.openxmlformats.org/officeDocument/2006/relationships/hyperlink" Target="../Docs/R1-2205129.zip" TargetMode="External"/><Relationship Id="rId1398" Type="http://schemas.openxmlformats.org/officeDocument/2006/relationships/hyperlink" Target="../Docs/R1-2204781.zip" TargetMode="External"/><Relationship Id="rId2004" Type="http://schemas.openxmlformats.org/officeDocument/2006/relationships/hyperlink" Target="../Docs/R1-2204838.zip" TargetMode="External"/><Relationship Id="rId2211" Type="http://schemas.openxmlformats.org/officeDocument/2006/relationships/hyperlink" Target="../Docs/R1-2203124.zip" TargetMode="External"/><Relationship Id="rId2449" Type="http://schemas.openxmlformats.org/officeDocument/2006/relationships/hyperlink" Target="../Docs/R1-2203827.zip" TargetMode="External"/><Relationship Id="rId2656" Type="http://schemas.openxmlformats.org/officeDocument/2006/relationships/hyperlink" Target="../Docs/R1-2204534.zip" TargetMode="External"/><Relationship Id="rId2863" Type="http://schemas.openxmlformats.org/officeDocument/2006/relationships/hyperlink" Target="../Docs/R1-2205577.zip" TargetMode="External"/><Relationship Id="rId628" Type="http://schemas.openxmlformats.org/officeDocument/2006/relationships/hyperlink" Target="../Docs/R1-2204614.zip" TargetMode="External"/><Relationship Id="rId835" Type="http://schemas.openxmlformats.org/officeDocument/2006/relationships/hyperlink" Target="../Docs/R1-2203023.zip" TargetMode="External"/><Relationship Id="rId1258" Type="http://schemas.openxmlformats.org/officeDocument/2006/relationships/hyperlink" Target="../Docs/R1-2203232.zip" TargetMode="External"/><Relationship Id="rId1465" Type="http://schemas.openxmlformats.org/officeDocument/2006/relationships/hyperlink" Target="../Docs/R1-2204365.zip" TargetMode="External"/><Relationship Id="rId1672" Type="http://schemas.openxmlformats.org/officeDocument/2006/relationships/hyperlink" Target="../Docs/R1-2203707.zip" TargetMode="External"/><Relationship Id="rId2309" Type="http://schemas.openxmlformats.org/officeDocument/2006/relationships/hyperlink" Target="../Docs/R1-2203566.zip" TargetMode="External"/><Relationship Id="rId2516" Type="http://schemas.openxmlformats.org/officeDocument/2006/relationships/hyperlink" Target="../Docs/R1-2205694.zip" TargetMode="External"/><Relationship Id="rId2723" Type="http://schemas.openxmlformats.org/officeDocument/2006/relationships/hyperlink" Target="../Docs/R1-2204324.zip" TargetMode="External"/><Relationship Id="rId1020" Type="http://schemas.openxmlformats.org/officeDocument/2006/relationships/hyperlink" Target="../Docs/R1-2205626.zip" TargetMode="External"/><Relationship Id="rId1118" Type="http://schemas.openxmlformats.org/officeDocument/2006/relationships/hyperlink" Target="../Docs/R1-2205064.zip" TargetMode="External"/><Relationship Id="rId1325" Type="http://schemas.openxmlformats.org/officeDocument/2006/relationships/hyperlink" Target="../Docs/R1-2204779.zip" TargetMode="External"/><Relationship Id="rId1532" Type="http://schemas.openxmlformats.org/officeDocument/2006/relationships/hyperlink" Target="../Docs/R1-2204228.zip" TargetMode="External"/><Relationship Id="rId1977" Type="http://schemas.openxmlformats.org/officeDocument/2006/relationships/hyperlink" Target="../Docs/R1-2205480.zip" TargetMode="External"/><Relationship Id="rId2930" Type="http://schemas.openxmlformats.org/officeDocument/2006/relationships/hyperlink" Target="../Docs/R1-2204013.zip" TargetMode="External"/><Relationship Id="rId902" Type="http://schemas.openxmlformats.org/officeDocument/2006/relationships/hyperlink" Target="../Docs/R1-2205107.zip" TargetMode="External"/><Relationship Id="rId1837" Type="http://schemas.openxmlformats.org/officeDocument/2006/relationships/image" Target="../../../../../../../Users/cmcc/AppData/Roaming/Foxmail7/Temp-9192-20220519203036/Attach/image023(05-25-10-12-00).png" TargetMode="External"/><Relationship Id="rId3192" Type="http://schemas.openxmlformats.org/officeDocument/2006/relationships/hyperlink" Target="../Docs/R1-2205677.zip" TargetMode="External"/><Relationship Id="rId31" Type="http://schemas.openxmlformats.org/officeDocument/2006/relationships/hyperlink" Target="../Docs/R1-2204971.zip" TargetMode="External"/><Relationship Id="rId2099" Type="http://schemas.openxmlformats.org/officeDocument/2006/relationships/hyperlink" Target="../Docs/R1-2203816.zip" TargetMode="External"/><Relationship Id="rId3052" Type="http://schemas.openxmlformats.org/officeDocument/2006/relationships/hyperlink" Target="../Docs/R1-2205300.zip" TargetMode="External"/><Relationship Id="rId180" Type="http://schemas.openxmlformats.org/officeDocument/2006/relationships/hyperlink" Target="../Docs/R1-2205250.zip" TargetMode="External"/><Relationship Id="rId278" Type="http://schemas.openxmlformats.org/officeDocument/2006/relationships/hyperlink" Target="../Docs/R1-2204700.zip" TargetMode="External"/><Relationship Id="rId1904" Type="http://schemas.openxmlformats.org/officeDocument/2006/relationships/hyperlink" Target="../Docs/R1-2204862.zip" TargetMode="External"/><Relationship Id="rId3357" Type="http://schemas.openxmlformats.org/officeDocument/2006/relationships/hyperlink" Target="../Docs/R1-2203044.zip" TargetMode="External"/><Relationship Id="rId485" Type="http://schemas.openxmlformats.org/officeDocument/2006/relationships/hyperlink" Target="../Docs/R1-2205376.zip" TargetMode="External"/><Relationship Id="rId692" Type="http://schemas.openxmlformats.org/officeDocument/2006/relationships/hyperlink" Target="../Docs/R1-2205507.zip" TargetMode="External"/><Relationship Id="rId2166" Type="http://schemas.openxmlformats.org/officeDocument/2006/relationships/hyperlink" Target="../Docs/R1-2204730.zip" TargetMode="External"/><Relationship Id="rId2373" Type="http://schemas.openxmlformats.org/officeDocument/2006/relationships/hyperlink" Target="../Docs/R1-2204387.zip" TargetMode="External"/><Relationship Id="rId2580" Type="http://schemas.openxmlformats.org/officeDocument/2006/relationships/hyperlink" Target="../Docs/R1-2203605.zip" TargetMode="External"/><Relationship Id="rId3217" Type="http://schemas.openxmlformats.org/officeDocument/2006/relationships/hyperlink" Target="../Docs/R1-2205215.zip" TargetMode="External"/><Relationship Id="rId3424" Type="http://schemas.openxmlformats.org/officeDocument/2006/relationships/hyperlink" Target="../Docs/R1-2205650.zip" TargetMode="External"/><Relationship Id="rId138" Type="http://schemas.openxmlformats.org/officeDocument/2006/relationships/hyperlink" Target="../Docs/R1-2205461.zip" TargetMode="External"/><Relationship Id="rId345" Type="http://schemas.openxmlformats.org/officeDocument/2006/relationships/hyperlink" Target="../Docs/R1-2203277.zip" TargetMode="External"/><Relationship Id="rId552" Type="http://schemas.openxmlformats.org/officeDocument/2006/relationships/hyperlink" Target="../Docs/R1-2205138.zip" TargetMode="External"/><Relationship Id="rId997" Type="http://schemas.openxmlformats.org/officeDocument/2006/relationships/hyperlink" Target="../Docs/R1-2205366.zip" TargetMode="External"/><Relationship Id="rId1182" Type="http://schemas.openxmlformats.org/officeDocument/2006/relationships/hyperlink" Target="../Docs/R1-2203613.zip" TargetMode="External"/><Relationship Id="rId2026" Type="http://schemas.openxmlformats.org/officeDocument/2006/relationships/hyperlink" Target="../Docs/R1-2205692.zip" TargetMode="External"/><Relationship Id="rId2233" Type="http://schemas.openxmlformats.org/officeDocument/2006/relationships/hyperlink" Target="../Docs/R1-2204652.zip" TargetMode="External"/><Relationship Id="rId2440" Type="http://schemas.openxmlformats.org/officeDocument/2006/relationships/hyperlink" Target="../Docs/R1-2204809.zip" TargetMode="External"/><Relationship Id="rId2678" Type="http://schemas.openxmlformats.org/officeDocument/2006/relationships/hyperlink" Target="../Docs/R1-2205049.zip" TargetMode="External"/><Relationship Id="rId2885" Type="http://schemas.openxmlformats.org/officeDocument/2006/relationships/hyperlink" Target="../Docs/R1-2204645.zip" TargetMode="External"/><Relationship Id="rId205" Type="http://schemas.openxmlformats.org/officeDocument/2006/relationships/hyperlink" Target="../Docs/R1-2205637.zip" TargetMode="External"/><Relationship Id="rId412" Type="http://schemas.openxmlformats.org/officeDocument/2006/relationships/hyperlink" Target="../Docs/R1-2205091.zip" TargetMode="External"/><Relationship Id="rId857" Type="http://schemas.openxmlformats.org/officeDocument/2006/relationships/hyperlink" Target="../Docs/R1-2203517.zip" TargetMode="External"/><Relationship Id="rId1042" Type="http://schemas.openxmlformats.org/officeDocument/2006/relationships/hyperlink" Target="../Docs/R1-2205375.zip" TargetMode="External"/><Relationship Id="rId1487" Type="http://schemas.openxmlformats.org/officeDocument/2006/relationships/hyperlink" Target="../Docs/R1-2203234.zip" TargetMode="External"/><Relationship Id="rId1694" Type="http://schemas.openxmlformats.org/officeDocument/2006/relationships/hyperlink" Target="../Docs/R1-2205019.zip" TargetMode="External"/><Relationship Id="rId2300" Type="http://schemas.openxmlformats.org/officeDocument/2006/relationships/hyperlink" Target="../Docs/R1-2204131.zip" TargetMode="External"/><Relationship Id="rId2538" Type="http://schemas.openxmlformats.org/officeDocument/2006/relationships/hyperlink" Target="../Docs/R1-2205083.zip" TargetMode="External"/><Relationship Id="rId2745" Type="http://schemas.openxmlformats.org/officeDocument/2006/relationships/hyperlink" Target="../Docs/R1-2203449.zip" TargetMode="External"/><Relationship Id="rId2952" Type="http://schemas.openxmlformats.org/officeDocument/2006/relationships/hyperlink" Target="../Docs/R1-2205663.zip" TargetMode="External"/><Relationship Id="rId717" Type="http://schemas.openxmlformats.org/officeDocument/2006/relationships/hyperlink" Target="../Docs/R1-2205147.zip" TargetMode="External"/><Relationship Id="rId924" Type="http://schemas.openxmlformats.org/officeDocument/2006/relationships/hyperlink" Target="../Docs/R1-2204210.zip" TargetMode="External"/><Relationship Id="rId1347" Type="http://schemas.openxmlformats.org/officeDocument/2006/relationships/hyperlink" Target="../Docs/R1-2203074.zip" TargetMode="External"/><Relationship Id="rId1554" Type="http://schemas.openxmlformats.org/officeDocument/2006/relationships/hyperlink" Target="../Docs/R1-2204162.zip" TargetMode="External"/><Relationship Id="rId1761" Type="http://schemas.openxmlformats.org/officeDocument/2006/relationships/hyperlink" Target="../Docs/R1-2205021.zip" TargetMode="External"/><Relationship Id="rId1999" Type="http://schemas.openxmlformats.org/officeDocument/2006/relationships/hyperlink" Target="../Docs/R1-2204243.zip" TargetMode="External"/><Relationship Id="rId2605" Type="http://schemas.openxmlformats.org/officeDocument/2006/relationships/hyperlink" Target="../Docs/R1-2204258.zip" TargetMode="External"/><Relationship Id="rId2812" Type="http://schemas.openxmlformats.org/officeDocument/2006/relationships/hyperlink" Target="../Docs/R1-2203591.zip" TargetMode="External"/><Relationship Id="rId53" Type="http://schemas.openxmlformats.org/officeDocument/2006/relationships/hyperlink" Target="../Docs/R1-2204924.zip" TargetMode="External"/><Relationship Id="rId1207" Type="http://schemas.openxmlformats.org/officeDocument/2006/relationships/hyperlink" Target="../Docs/R1-2203776.zip" TargetMode="External"/><Relationship Id="rId1414" Type="http://schemas.openxmlformats.org/officeDocument/2006/relationships/hyperlink" Target="../Docs/R1-2205004.zip" TargetMode="External"/><Relationship Id="rId1621" Type="http://schemas.openxmlformats.org/officeDocument/2006/relationships/hyperlink" Target="../Docs/R1-2204858.zip" TargetMode="External"/><Relationship Id="rId1859" Type="http://schemas.openxmlformats.org/officeDocument/2006/relationships/hyperlink" Target="../Docs/R1-2203898.zip" TargetMode="External"/><Relationship Id="rId3074" Type="http://schemas.openxmlformats.org/officeDocument/2006/relationships/hyperlink" Target="../Docs/R1-2205395.zip" TargetMode="External"/><Relationship Id="rId1719" Type="http://schemas.openxmlformats.org/officeDocument/2006/relationships/hyperlink" Target="../Docs/R1-2205598.zip" TargetMode="External"/><Relationship Id="rId1926" Type="http://schemas.openxmlformats.org/officeDocument/2006/relationships/hyperlink" Target="../Docs/R1-2204078.zip" TargetMode="External"/><Relationship Id="rId3281" Type="http://schemas.openxmlformats.org/officeDocument/2006/relationships/hyperlink" Target="https://portal.3gpp.org/desktopmodules/Release/ReleaseDetails.aspx?releaseId=192" TargetMode="External"/><Relationship Id="rId3379" Type="http://schemas.openxmlformats.org/officeDocument/2006/relationships/hyperlink" Target="../Docs/R1-2205496.zip" TargetMode="External"/><Relationship Id="rId2090" Type="http://schemas.openxmlformats.org/officeDocument/2006/relationships/hyperlink" Target="../Docs/R1-2203944.zip" TargetMode="External"/><Relationship Id="rId2188" Type="http://schemas.openxmlformats.org/officeDocument/2006/relationships/hyperlink" Target="../Docs/R1-2203819.zip" TargetMode="External"/><Relationship Id="rId2395" Type="http://schemas.openxmlformats.org/officeDocument/2006/relationships/hyperlink" Target="../Docs/R1-2204562.zip" TargetMode="External"/><Relationship Id="rId3141" Type="http://schemas.openxmlformats.org/officeDocument/2006/relationships/hyperlink" Target="https://portal.3gpp.org/desktopmodules/WorkItem/WorkItemDetails.aspx?workitemId=860149" TargetMode="External"/><Relationship Id="rId3239" Type="http://schemas.openxmlformats.org/officeDocument/2006/relationships/hyperlink" Target="https://portal.3gpp.org/desktopmodules/Release/ReleaseDetails.aspx?releaseId=192" TargetMode="External"/><Relationship Id="rId367" Type="http://schemas.openxmlformats.org/officeDocument/2006/relationships/hyperlink" Target="../Docs/R1-2203045.zip" TargetMode="External"/><Relationship Id="rId574" Type="http://schemas.openxmlformats.org/officeDocument/2006/relationships/hyperlink" Target="../Docs/R1-2205279.zip" TargetMode="External"/><Relationship Id="rId2048" Type="http://schemas.openxmlformats.org/officeDocument/2006/relationships/hyperlink" Target="../Docs/R1-2204799.zip" TargetMode="External"/><Relationship Id="rId2255" Type="http://schemas.openxmlformats.org/officeDocument/2006/relationships/hyperlink" Target="../Docs/R1-2205358.zip" TargetMode="External"/><Relationship Id="rId3001" Type="http://schemas.openxmlformats.org/officeDocument/2006/relationships/hyperlink" Target="https://portal.3gpp.org/desktopmodules/Release/ReleaseDetails.aspx?releaseId=191" TargetMode="External"/><Relationship Id="rId227" Type="http://schemas.openxmlformats.org/officeDocument/2006/relationships/hyperlink" Target="../Docs/R1-2205388.zip" TargetMode="External"/><Relationship Id="rId781" Type="http://schemas.openxmlformats.org/officeDocument/2006/relationships/hyperlink" Target="../Docs/R1-2205602.zip" TargetMode="External"/><Relationship Id="rId879" Type="http://schemas.openxmlformats.org/officeDocument/2006/relationships/hyperlink" Target="../Docs/R1-2203120.zip" TargetMode="External"/><Relationship Id="rId2462" Type="http://schemas.openxmlformats.org/officeDocument/2006/relationships/hyperlink" Target="../Docs/R1-2204747.zip" TargetMode="External"/><Relationship Id="rId2767" Type="http://schemas.openxmlformats.org/officeDocument/2006/relationships/hyperlink" Target="../Docs/R1-2205502.zip" TargetMode="External"/><Relationship Id="rId3306" Type="http://schemas.openxmlformats.org/officeDocument/2006/relationships/hyperlink" Target="https://portal.3gpp.org/desktopmodules/Release/ReleaseDetails.aspx?releaseId=192" TargetMode="External"/><Relationship Id="rId434" Type="http://schemas.openxmlformats.org/officeDocument/2006/relationships/hyperlink" Target="../Docs/R1-2203948.zip" TargetMode="External"/><Relationship Id="rId641" Type="http://schemas.openxmlformats.org/officeDocument/2006/relationships/hyperlink" Target="../Docs/R1-2205378.zip" TargetMode="External"/><Relationship Id="rId739" Type="http://schemas.openxmlformats.org/officeDocument/2006/relationships/hyperlink" Target="../Docs/R1-2205562.zip" TargetMode="External"/><Relationship Id="rId1064" Type="http://schemas.openxmlformats.org/officeDocument/2006/relationships/hyperlink" Target="../Docs/R1-2205251.zip" TargetMode="External"/><Relationship Id="rId1271" Type="http://schemas.openxmlformats.org/officeDocument/2006/relationships/hyperlink" Target="../Docs/R1-2203388.zip" TargetMode="External"/><Relationship Id="rId1369" Type="http://schemas.openxmlformats.org/officeDocument/2006/relationships/hyperlink" Target="../Docs/R1-2204661.zip" TargetMode="External"/><Relationship Id="rId1576" Type="http://schemas.openxmlformats.org/officeDocument/2006/relationships/hyperlink" Target="../Docs/R1-2203542.zip" TargetMode="External"/><Relationship Id="rId2115" Type="http://schemas.openxmlformats.org/officeDocument/2006/relationships/hyperlink" Target="../Docs/R1-2204723.zip" TargetMode="External"/><Relationship Id="rId2322" Type="http://schemas.openxmlformats.org/officeDocument/2006/relationships/hyperlink" Target="../Docs/R1-2203911.zip" TargetMode="External"/><Relationship Id="rId2974" Type="http://schemas.openxmlformats.org/officeDocument/2006/relationships/hyperlink" Target="https://portal.3gpp.org/desktopmodules/Specifications/SpecificationDetails.aspx?specificationId=3435" TargetMode="External"/><Relationship Id="rId501" Type="http://schemas.openxmlformats.org/officeDocument/2006/relationships/hyperlink" Target="../Docs/R1-2205536.zip" TargetMode="External"/><Relationship Id="rId946" Type="http://schemas.openxmlformats.org/officeDocument/2006/relationships/hyperlink" Target="../Docs/R1-2203479.zip" TargetMode="External"/><Relationship Id="rId1131" Type="http://schemas.openxmlformats.org/officeDocument/2006/relationships/hyperlink" Target="../Docs/R1-2203748.zip" TargetMode="External"/><Relationship Id="rId1229" Type="http://schemas.openxmlformats.org/officeDocument/2006/relationships/hyperlink" Target="../Docs/R1-2205171.zip" TargetMode="External"/><Relationship Id="rId1783" Type="http://schemas.openxmlformats.org/officeDocument/2006/relationships/hyperlink" Target="../Docs/R1-2204077.zip" TargetMode="External"/><Relationship Id="rId1990" Type="http://schemas.openxmlformats.org/officeDocument/2006/relationships/hyperlink" Target="../Docs/R1-2203692.zip" TargetMode="External"/><Relationship Id="rId2627" Type="http://schemas.openxmlformats.org/officeDocument/2006/relationships/hyperlink" Target="../Docs/R1-2203238.zip" TargetMode="External"/><Relationship Id="rId2834" Type="http://schemas.openxmlformats.org/officeDocument/2006/relationships/hyperlink" Target="../Docs/R1-2204178.zip" TargetMode="External"/><Relationship Id="rId75" Type="http://schemas.openxmlformats.org/officeDocument/2006/relationships/hyperlink" Target="../Docs/R1-2204923.zip" TargetMode="External"/><Relationship Id="rId806" Type="http://schemas.openxmlformats.org/officeDocument/2006/relationships/hyperlink" Target="../Docs/R1-2203024.zip" TargetMode="External"/><Relationship Id="rId1436" Type="http://schemas.openxmlformats.org/officeDocument/2006/relationships/hyperlink" Target="../Docs/R1-2204083.zip" TargetMode="External"/><Relationship Id="rId1643" Type="http://schemas.openxmlformats.org/officeDocument/2006/relationships/hyperlink" Target="../Docs/R1-2203891.zip" TargetMode="External"/><Relationship Id="rId1850" Type="http://schemas.openxmlformats.org/officeDocument/2006/relationships/hyperlink" Target="../Docs/R1-2203069.zip" TargetMode="External"/><Relationship Id="rId2901" Type="http://schemas.openxmlformats.org/officeDocument/2006/relationships/hyperlink" Target="../Docs/R1-2203241.zip" TargetMode="External"/><Relationship Id="rId3096" Type="http://schemas.openxmlformats.org/officeDocument/2006/relationships/hyperlink" Target="https://portal.3gpp.org/desktopmodules/Specifications/SpecificationDetails.aspx?specificationId=3215" TargetMode="External"/><Relationship Id="rId1503" Type="http://schemas.openxmlformats.org/officeDocument/2006/relationships/hyperlink" Target="../Docs/R1-2204856.zip" TargetMode="External"/><Relationship Id="rId1710" Type="http://schemas.openxmlformats.org/officeDocument/2006/relationships/hyperlink" Target="../Docs/R1-2204372.zip" TargetMode="External"/><Relationship Id="rId1948" Type="http://schemas.openxmlformats.org/officeDocument/2006/relationships/hyperlink" Target="../Docs/R1-2203554.zip" TargetMode="External"/><Relationship Id="rId3163" Type="http://schemas.openxmlformats.org/officeDocument/2006/relationships/hyperlink" Target="https://portal.3gpp.org/desktopmodules/Release/ReleaseDetails.aspx?releaseId=192" TargetMode="External"/><Relationship Id="rId3370" Type="http://schemas.openxmlformats.org/officeDocument/2006/relationships/hyperlink" Target="../Docs/R1-2205116.zip" TargetMode="External"/><Relationship Id="rId291" Type="http://schemas.openxmlformats.org/officeDocument/2006/relationships/hyperlink" Target="../Docs/R1-2203297.zip" TargetMode="External"/><Relationship Id="rId1808" Type="http://schemas.openxmlformats.org/officeDocument/2006/relationships/hyperlink" Target="../Docs/R1-2203068.zip" TargetMode="External"/><Relationship Id="rId3023" Type="http://schemas.openxmlformats.org/officeDocument/2006/relationships/hyperlink" Target="https://portal.3gpp.org/desktopmodules/Release/ReleaseDetails.aspx?releaseId=192" TargetMode="External"/><Relationship Id="rId151" Type="http://schemas.openxmlformats.org/officeDocument/2006/relationships/hyperlink" Target="../Docs/R1-2204732.zip" TargetMode="External"/><Relationship Id="rId389" Type="http://schemas.openxmlformats.org/officeDocument/2006/relationships/hyperlink" Target="../Docs/R1-2205559.zip" TargetMode="External"/><Relationship Id="rId596" Type="http://schemas.openxmlformats.org/officeDocument/2006/relationships/hyperlink" Target="../Docs/R1-2204340.zip" TargetMode="External"/><Relationship Id="rId2277" Type="http://schemas.openxmlformats.org/officeDocument/2006/relationships/hyperlink" Target="../Docs/R1-2204130.zip" TargetMode="External"/><Relationship Id="rId2484" Type="http://schemas.openxmlformats.org/officeDocument/2006/relationships/hyperlink" Target="../Docs/R1-2203918.zip" TargetMode="External"/><Relationship Id="rId2691" Type="http://schemas.openxmlformats.org/officeDocument/2006/relationships/hyperlink" Target="../Docs/R1-2204261.zip" TargetMode="External"/><Relationship Id="rId3230" Type="http://schemas.openxmlformats.org/officeDocument/2006/relationships/hyperlink" Target="https://portal.3gpp.org/desktopmodules/Release/ReleaseDetails.aspx?releaseId=192" TargetMode="External"/><Relationship Id="rId3328" Type="http://schemas.openxmlformats.org/officeDocument/2006/relationships/hyperlink" Target="../Docs/R1-2203015.zip" TargetMode="External"/><Relationship Id="rId249" Type="http://schemas.openxmlformats.org/officeDocument/2006/relationships/hyperlink" Target="../Docs/R1-2205301.zip" TargetMode="External"/><Relationship Id="rId456" Type="http://schemas.openxmlformats.org/officeDocument/2006/relationships/hyperlink" Target="../Docs/R1-2205640.zip" TargetMode="External"/><Relationship Id="rId663" Type="http://schemas.openxmlformats.org/officeDocument/2006/relationships/hyperlink" Target="../Docs/R1-2203513.zip" TargetMode="External"/><Relationship Id="rId870" Type="http://schemas.openxmlformats.org/officeDocument/2006/relationships/hyperlink" Target="../Docs/R1-2204744.zip" TargetMode="External"/><Relationship Id="rId1086" Type="http://schemas.openxmlformats.org/officeDocument/2006/relationships/hyperlink" Target="../Docs/R1-2205117.zip" TargetMode="External"/><Relationship Id="rId1293" Type="http://schemas.openxmlformats.org/officeDocument/2006/relationships/hyperlink" Target="../Docs/R1-2205485.zip" TargetMode="External"/><Relationship Id="rId2137" Type="http://schemas.openxmlformats.org/officeDocument/2006/relationships/hyperlink" Target="../Docs/R1-2205118.zip" TargetMode="External"/><Relationship Id="rId2344" Type="http://schemas.openxmlformats.org/officeDocument/2006/relationships/hyperlink" Target="../Docs/R1-2203567.zip" TargetMode="External"/><Relationship Id="rId2551" Type="http://schemas.openxmlformats.org/officeDocument/2006/relationships/hyperlink" Target="../Docs/R1-2203831.zip" TargetMode="External"/><Relationship Id="rId2789" Type="http://schemas.openxmlformats.org/officeDocument/2006/relationships/hyperlink" Target="../Docs/R1-2204028.zip" TargetMode="External"/><Relationship Id="rId2996" Type="http://schemas.openxmlformats.org/officeDocument/2006/relationships/hyperlink" Target="../Docs/R1-2205669.zip" TargetMode="External"/><Relationship Id="rId109" Type="http://schemas.openxmlformats.org/officeDocument/2006/relationships/hyperlink" Target="../Docs/R1-2203299.zip" TargetMode="External"/><Relationship Id="rId316" Type="http://schemas.openxmlformats.org/officeDocument/2006/relationships/hyperlink" Target="../Docs/R1-2203504.zip" TargetMode="External"/><Relationship Id="rId523" Type="http://schemas.openxmlformats.org/officeDocument/2006/relationships/hyperlink" Target="../Docs/R1-2205261.zip" TargetMode="External"/><Relationship Id="rId968" Type="http://schemas.openxmlformats.org/officeDocument/2006/relationships/hyperlink" Target="../Docs/R1-2204961.zip" TargetMode="External"/><Relationship Id="rId1153" Type="http://schemas.openxmlformats.org/officeDocument/2006/relationships/hyperlink" Target="../Docs/R1-2205547.zip" TargetMode="External"/><Relationship Id="rId1598" Type="http://schemas.openxmlformats.org/officeDocument/2006/relationships/hyperlink" Target="../Docs/R1-2203151.zip" TargetMode="External"/><Relationship Id="rId2204" Type="http://schemas.openxmlformats.org/officeDocument/2006/relationships/hyperlink" Target="../Docs/R1-2205238.zip" TargetMode="External"/><Relationship Id="rId2649" Type="http://schemas.openxmlformats.org/officeDocument/2006/relationships/hyperlink" Target="../Docs/R1-2205237.zip" TargetMode="External"/><Relationship Id="rId2856" Type="http://schemas.openxmlformats.org/officeDocument/2006/relationships/hyperlink" Target="../Docs/R1-2204266.zip" TargetMode="External"/><Relationship Id="rId97" Type="http://schemas.openxmlformats.org/officeDocument/2006/relationships/hyperlink" Target="../Docs/R1-2203709.zip" TargetMode="External"/><Relationship Id="rId730" Type="http://schemas.openxmlformats.org/officeDocument/2006/relationships/hyperlink" Target="../Docs/R1-2204618.zip" TargetMode="External"/><Relationship Id="rId828" Type="http://schemas.openxmlformats.org/officeDocument/2006/relationships/hyperlink" Target="../Docs/R1-2204522.zip" TargetMode="External"/><Relationship Id="rId1013" Type="http://schemas.openxmlformats.org/officeDocument/2006/relationships/hyperlink" Target="../Docs/R1-2204513.zip" TargetMode="External"/><Relationship Id="rId1360" Type="http://schemas.openxmlformats.org/officeDocument/2006/relationships/hyperlink" Target="../Docs/R1-2203233.zip" TargetMode="External"/><Relationship Id="rId1458" Type="http://schemas.openxmlformats.org/officeDocument/2006/relationships/hyperlink" Target="../Docs/R1-2203319.zip" TargetMode="External"/><Relationship Id="rId1665" Type="http://schemas.openxmlformats.org/officeDocument/2006/relationships/hyperlink" Target="../Docs/R1-2203230.zip" TargetMode="External"/><Relationship Id="rId1872" Type="http://schemas.openxmlformats.org/officeDocument/2006/relationships/hyperlink" Target="../Docs/R1-2204572.zip" TargetMode="External"/><Relationship Id="rId2411" Type="http://schemas.openxmlformats.org/officeDocument/2006/relationships/hyperlink" Target="../Docs/R1-2203915.zip" TargetMode="External"/><Relationship Id="rId2509" Type="http://schemas.openxmlformats.org/officeDocument/2006/relationships/hyperlink" Target="../Docs/R1-2204095.zip" TargetMode="External"/><Relationship Id="rId2716" Type="http://schemas.openxmlformats.org/officeDocument/2006/relationships/hyperlink" Target="../Docs/R1-2203800.zip" TargetMode="External"/><Relationship Id="rId1220" Type="http://schemas.openxmlformats.org/officeDocument/2006/relationships/hyperlink" Target="../Docs/R1-2205169.zip" TargetMode="External"/><Relationship Id="rId1318" Type="http://schemas.openxmlformats.org/officeDocument/2006/relationships/hyperlink" Target="../Docs/R1-2203951.zip" TargetMode="External"/><Relationship Id="rId1525" Type="http://schemas.openxmlformats.org/officeDocument/2006/relationships/hyperlink" Target="../Docs/R1-2203540.zip" TargetMode="External"/><Relationship Id="rId2923" Type="http://schemas.openxmlformats.org/officeDocument/2006/relationships/hyperlink" Target="../Docs/R1-2205060.zip" TargetMode="External"/><Relationship Id="rId1732" Type="http://schemas.openxmlformats.org/officeDocument/2006/relationships/hyperlink" Target="../Docs/R1-2204168.zip" TargetMode="External"/><Relationship Id="rId3185" Type="http://schemas.openxmlformats.org/officeDocument/2006/relationships/hyperlink" Target="https://portal.3gpp.org/desktopmodules/Release/ReleaseDetails.aspx?releaseId=192" TargetMode="External"/><Relationship Id="rId3392" Type="http://schemas.openxmlformats.org/officeDocument/2006/relationships/hyperlink" Target="../Docs/R1-2205687.zip" TargetMode="External"/><Relationship Id="rId24" Type="http://schemas.openxmlformats.org/officeDocument/2006/relationships/hyperlink" Target="../Docs/R1-2203494.zip" TargetMode="External"/><Relationship Id="rId2299" Type="http://schemas.openxmlformats.org/officeDocument/2006/relationships/hyperlink" Target="../Docs/R1-2204061.zip" TargetMode="External"/><Relationship Id="rId3045" Type="http://schemas.openxmlformats.org/officeDocument/2006/relationships/hyperlink" Target="https://portal.3gpp.org/desktopmodules/Release/ReleaseDetails.aspx?releaseId=192" TargetMode="External"/><Relationship Id="rId3252" Type="http://schemas.openxmlformats.org/officeDocument/2006/relationships/hyperlink" Target="https://portal.3gpp.org/desktopmodules/WorkItem/WorkItemDetails.aspx?workitemId=860142" TargetMode="External"/><Relationship Id="rId173" Type="http://schemas.openxmlformats.org/officeDocument/2006/relationships/hyperlink" Target="../Docs/R1-2203052.zip" TargetMode="External"/><Relationship Id="rId380" Type="http://schemas.openxmlformats.org/officeDocument/2006/relationships/hyperlink" Target="../Docs/R1-2205154.zip" TargetMode="External"/><Relationship Id="rId2061" Type="http://schemas.openxmlformats.org/officeDocument/2006/relationships/hyperlink" Target="../Docs/R1-2203328.zip" TargetMode="External"/><Relationship Id="rId3112" Type="http://schemas.openxmlformats.org/officeDocument/2006/relationships/hyperlink" Target="https://portal.3gpp.org/desktopmodules/Specifications/SpecificationDetails.aspx?specificationId=3215" TargetMode="External"/><Relationship Id="rId240" Type="http://schemas.openxmlformats.org/officeDocument/2006/relationships/hyperlink" Target="../Docs/R1-2204932.zip" TargetMode="External"/><Relationship Id="rId478" Type="http://schemas.openxmlformats.org/officeDocument/2006/relationships/hyperlink" Target="../Docs/R1-2205126.zip" TargetMode="External"/><Relationship Id="rId685" Type="http://schemas.openxmlformats.org/officeDocument/2006/relationships/hyperlink" Target="../Docs/R1-2205445.zip" TargetMode="External"/><Relationship Id="rId892" Type="http://schemas.openxmlformats.org/officeDocument/2006/relationships/hyperlink" Target="../Docs/R1-2205534.zip" TargetMode="External"/><Relationship Id="rId2159" Type="http://schemas.openxmlformats.org/officeDocument/2006/relationships/hyperlink" Target="../Docs/R1-2204247.zip" TargetMode="External"/><Relationship Id="rId2366" Type="http://schemas.openxmlformats.org/officeDocument/2006/relationships/hyperlink" Target="../Docs/R1-2203660.zip" TargetMode="External"/><Relationship Id="rId2573" Type="http://schemas.openxmlformats.org/officeDocument/2006/relationships/hyperlink" Target="../Docs/R1-2205533.zip" TargetMode="External"/><Relationship Id="rId2780" Type="http://schemas.openxmlformats.org/officeDocument/2006/relationships/hyperlink" Target="../Docs/R1-2203348.zip" TargetMode="External"/><Relationship Id="rId3417" Type="http://schemas.openxmlformats.org/officeDocument/2006/relationships/hyperlink" Target="../Docs/R1-2205658.zip" TargetMode="External"/><Relationship Id="rId100" Type="http://schemas.openxmlformats.org/officeDocument/2006/relationships/hyperlink" Target="../Docs/R1-2203969.zip" TargetMode="External"/><Relationship Id="rId338" Type="http://schemas.openxmlformats.org/officeDocument/2006/relationships/hyperlink" Target="../Docs/R1-2203419.zip" TargetMode="External"/><Relationship Id="rId545" Type="http://schemas.openxmlformats.org/officeDocument/2006/relationships/hyperlink" Target="../Docs/R1-2204599.zip" TargetMode="External"/><Relationship Id="rId752" Type="http://schemas.openxmlformats.org/officeDocument/2006/relationships/hyperlink" Target="../Docs/R1-2204207.zip" TargetMode="External"/><Relationship Id="rId1175" Type="http://schemas.openxmlformats.org/officeDocument/2006/relationships/hyperlink" Target="../Docs/R1-2203070.zip" TargetMode="External"/><Relationship Id="rId1382" Type="http://schemas.openxmlformats.org/officeDocument/2006/relationships/hyperlink" Target="../Docs/R1-2204944.zip" TargetMode="External"/><Relationship Id="rId2019" Type="http://schemas.openxmlformats.org/officeDocument/2006/relationships/hyperlink" Target="https://www.3gpp.org/ftp/TSG_RAN/TSG_RAN/TSGR_95e/Docs/RP-220633.zip" TargetMode="External"/><Relationship Id="rId2226" Type="http://schemas.openxmlformats.org/officeDocument/2006/relationships/hyperlink" Target="../Docs/R1-2204049.zip" TargetMode="External"/><Relationship Id="rId2433" Type="http://schemas.openxmlformats.org/officeDocument/2006/relationships/hyperlink" Target="../Docs/R1-2205575.zip" TargetMode="External"/><Relationship Id="rId2640" Type="http://schemas.openxmlformats.org/officeDocument/2006/relationships/hyperlink" Target="../Docs/R1-2204533.zip" TargetMode="External"/><Relationship Id="rId2878" Type="http://schemas.openxmlformats.org/officeDocument/2006/relationships/hyperlink" Target="../Docs/R1-2203946.zip" TargetMode="External"/><Relationship Id="rId405" Type="http://schemas.openxmlformats.org/officeDocument/2006/relationships/hyperlink" Target="../Docs/R1-2202511.zip" TargetMode="External"/><Relationship Id="rId612" Type="http://schemas.openxmlformats.org/officeDocument/2006/relationships/hyperlink" Target="../Docs/R1-2203082.zip" TargetMode="External"/><Relationship Id="rId1035" Type="http://schemas.openxmlformats.org/officeDocument/2006/relationships/hyperlink" Target="../Docs/R1-2203223.zip" TargetMode="External"/><Relationship Id="rId1242" Type="http://schemas.openxmlformats.org/officeDocument/2006/relationships/hyperlink" Target="../Docs/R1-2204962.zip" TargetMode="External"/><Relationship Id="rId1687" Type="http://schemas.openxmlformats.org/officeDocument/2006/relationships/hyperlink" Target="../Docs/R1-2205391.zip" TargetMode="External"/><Relationship Id="rId1894" Type="http://schemas.openxmlformats.org/officeDocument/2006/relationships/hyperlink" Target="../Docs/R1-2204059.zip" TargetMode="External"/><Relationship Id="rId2500" Type="http://schemas.openxmlformats.org/officeDocument/2006/relationships/hyperlink" Target="../Docs/R1-2205604.zip" TargetMode="External"/><Relationship Id="rId2738" Type="http://schemas.openxmlformats.org/officeDocument/2006/relationships/hyperlink" Target="../Docs/R1-2205488.zip" TargetMode="External"/><Relationship Id="rId2945" Type="http://schemas.openxmlformats.org/officeDocument/2006/relationships/hyperlink" Target="https://www.3gpp.org/ftp/TSG_RAN/TSG_RAN/TSGR_94e/Docs/RP-213565.zip" TargetMode="External"/><Relationship Id="rId917" Type="http://schemas.openxmlformats.org/officeDocument/2006/relationships/hyperlink" Target="../Docs/R1-2203478.zip" TargetMode="External"/><Relationship Id="rId1102" Type="http://schemas.openxmlformats.org/officeDocument/2006/relationships/hyperlink" Target="../Docs/R1-2203971.zip" TargetMode="External"/><Relationship Id="rId1547" Type="http://schemas.openxmlformats.org/officeDocument/2006/relationships/hyperlink" Target="../Docs/R1-2203681.zip" TargetMode="External"/><Relationship Id="rId1754" Type="http://schemas.openxmlformats.org/officeDocument/2006/relationships/hyperlink" Target="../Docs/R1-2203895.zip" TargetMode="External"/><Relationship Id="rId1961" Type="http://schemas.openxmlformats.org/officeDocument/2006/relationships/hyperlink" Target="../Docs/R1-2204299.zip" TargetMode="External"/><Relationship Id="rId2805" Type="http://schemas.openxmlformats.org/officeDocument/2006/relationships/hyperlink" Target="../Docs/R1-2205410.zip" TargetMode="External"/><Relationship Id="rId46" Type="http://schemas.openxmlformats.org/officeDocument/2006/relationships/hyperlink" Target="../Docs/R1-2203021.zip" TargetMode="External"/><Relationship Id="rId1407" Type="http://schemas.openxmlformats.org/officeDocument/2006/relationships/hyperlink" Target="../Docs/R1-2203997.zip" TargetMode="External"/><Relationship Id="rId1614" Type="http://schemas.openxmlformats.org/officeDocument/2006/relationships/hyperlink" Target="../Docs/R1-2204289.zip" TargetMode="External"/><Relationship Id="rId1821" Type="http://schemas.openxmlformats.org/officeDocument/2006/relationships/hyperlink" Target="../Docs/R1-2204295.zip" TargetMode="External"/><Relationship Id="rId3067" Type="http://schemas.openxmlformats.org/officeDocument/2006/relationships/hyperlink" Target="https://portal.3gpp.org/desktopmodules/WorkItem/WorkItemDetails.aspx?workitemId=750167" TargetMode="External"/><Relationship Id="rId3274" Type="http://schemas.openxmlformats.org/officeDocument/2006/relationships/hyperlink" Target="../Docs/R1-2205465.zip" TargetMode="External"/><Relationship Id="rId195" Type="http://schemas.openxmlformats.org/officeDocument/2006/relationships/hyperlink" Target="../Docs/R1-2204760.zip" TargetMode="External"/><Relationship Id="rId1919" Type="http://schemas.openxmlformats.org/officeDocument/2006/relationships/hyperlink" Target="../Docs/R1-2203553.zip" TargetMode="External"/><Relationship Id="rId2083" Type="http://schemas.openxmlformats.org/officeDocument/2006/relationships/hyperlink" Target="../Docs/R1-2204651.zip" TargetMode="External"/><Relationship Id="rId2290" Type="http://schemas.openxmlformats.org/officeDocument/2006/relationships/hyperlink" Target="../Docs/R1-2203128.zip" TargetMode="External"/><Relationship Id="rId2388" Type="http://schemas.openxmlformats.org/officeDocument/2006/relationships/hyperlink" Target="../Docs/R1-2203825.zip" TargetMode="External"/><Relationship Id="rId2595" Type="http://schemas.openxmlformats.org/officeDocument/2006/relationships/hyperlink" Target="../Docs/R1-2203476.zip" TargetMode="External"/><Relationship Id="rId3134" Type="http://schemas.openxmlformats.org/officeDocument/2006/relationships/hyperlink" Target="../Docs/R1-2205675.zip" TargetMode="External"/><Relationship Id="rId3341" Type="http://schemas.openxmlformats.org/officeDocument/2006/relationships/hyperlink" Target="../Docs/R1-2203028.zip" TargetMode="External"/><Relationship Id="rId262" Type="http://schemas.openxmlformats.org/officeDocument/2006/relationships/hyperlink" Target="../Docs/R1-2205272.zip" TargetMode="External"/><Relationship Id="rId567" Type="http://schemas.openxmlformats.org/officeDocument/2006/relationships/hyperlink" Target="../Docs/R1-2204578.zip" TargetMode="External"/><Relationship Id="rId1197" Type="http://schemas.openxmlformats.org/officeDocument/2006/relationships/hyperlink" Target="../Docs/R1-2205155.zip" TargetMode="External"/><Relationship Id="rId2150" Type="http://schemas.openxmlformats.org/officeDocument/2006/relationships/hyperlink" Target="../Docs/R1-2203703.zip" TargetMode="External"/><Relationship Id="rId2248" Type="http://schemas.openxmlformats.org/officeDocument/2006/relationships/hyperlink" Target="../Docs/R1-2204912.zip" TargetMode="External"/><Relationship Id="rId3201" Type="http://schemas.openxmlformats.org/officeDocument/2006/relationships/hyperlink" Target="https://portal.3gpp.org/desktopmodules/Release/ReleaseDetails.aspx?releaseId=192" TargetMode="External"/><Relationship Id="rId122" Type="http://schemas.openxmlformats.org/officeDocument/2006/relationships/hyperlink" Target="../Docs/R1-2203487.zip" TargetMode="External"/><Relationship Id="rId774" Type="http://schemas.openxmlformats.org/officeDocument/2006/relationships/hyperlink" Target="../Docs/R1-2205097.zip" TargetMode="External"/><Relationship Id="rId981" Type="http://schemas.openxmlformats.org/officeDocument/2006/relationships/hyperlink" Target="../Docs/R1-2204212.zip" TargetMode="External"/><Relationship Id="rId1057" Type="http://schemas.openxmlformats.org/officeDocument/2006/relationships/hyperlink" Target="../Docs/R1-2204992.zip" TargetMode="External"/><Relationship Id="rId2010" Type="http://schemas.openxmlformats.org/officeDocument/2006/relationships/hyperlink" Target="../Docs/R1-2203254.zip" TargetMode="External"/><Relationship Id="rId2455" Type="http://schemas.openxmlformats.org/officeDocument/2006/relationships/hyperlink" Target="../Docs/R1-2204315.zip" TargetMode="External"/><Relationship Id="rId2662" Type="http://schemas.openxmlformats.org/officeDocument/2006/relationships/hyperlink" Target="../Docs/R1-2204885.zip" TargetMode="External"/><Relationship Id="rId427" Type="http://schemas.openxmlformats.org/officeDocument/2006/relationships/hyperlink" Target="../Docs/R1-2203301.zip" TargetMode="External"/><Relationship Id="rId634" Type="http://schemas.openxmlformats.org/officeDocument/2006/relationships/hyperlink" Target="../Docs/R1-2203027.zip" TargetMode="External"/><Relationship Id="rId841" Type="http://schemas.openxmlformats.org/officeDocument/2006/relationships/hyperlink" Target="../Docs/R1-2205255.zip" TargetMode="External"/><Relationship Id="rId1264" Type="http://schemas.openxmlformats.org/officeDocument/2006/relationships/hyperlink" Target="../Docs/R1-2203839.zip" TargetMode="External"/><Relationship Id="rId1471" Type="http://schemas.openxmlformats.org/officeDocument/2006/relationships/hyperlink" Target="../Docs/R1-2204409.zip" TargetMode="External"/><Relationship Id="rId1569" Type="http://schemas.openxmlformats.org/officeDocument/2006/relationships/hyperlink" Target="../Docs/R1-2205639.zip" TargetMode="External"/><Relationship Id="rId2108" Type="http://schemas.openxmlformats.org/officeDocument/2006/relationships/hyperlink" Target="../Docs/R1-2204381.zip" TargetMode="External"/><Relationship Id="rId2315" Type="http://schemas.openxmlformats.org/officeDocument/2006/relationships/hyperlink" Target="../Docs/R1-2203467.zip" TargetMode="External"/><Relationship Id="rId2522" Type="http://schemas.openxmlformats.org/officeDocument/2006/relationships/hyperlink" Target="../Docs/R1-2203575.zip" TargetMode="External"/><Relationship Id="rId2967" Type="http://schemas.openxmlformats.org/officeDocument/2006/relationships/hyperlink" Target="https://portal.3gpp.org/desktopmodules/WorkItem/WorkItemDetails.aspx?workitemId=860144" TargetMode="External"/><Relationship Id="rId701" Type="http://schemas.openxmlformats.org/officeDocument/2006/relationships/hyperlink" Target="../Docs/R1-2203274.zip" TargetMode="External"/><Relationship Id="rId939" Type="http://schemas.openxmlformats.org/officeDocument/2006/relationships/image" Target="../../../../../../../Users/cmcc/AppData/Roaming/Foxmail7/Temp-19952-20220514213811/Attach/image002(05-17-16-57-12).png" TargetMode="External"/><Relationship Id="rId1124" Type="http://schemas.openxmlformats.org/officeDocument/2006/relationships/hyperlink" Target="../Docs/R1-2203425.zip" TargetMode="External"/><Relationship Id="rId1331" Type="http://schemas.openxmlformats.org/officeDocument/2006/relationships/hyperlink" Target="../Docs/R1-2203083.zip" TargetMode="External"/><Relationship Id="rId1776" Type="http://schemas.openxmlformats.org/officeDocument/2006/relationships/hyperlink" Target="../Docs/R1-2203656.zip" TargetMode="External"/><Relationship Id="rId1983" Type="http://schemas.openxmlformats.org/officeDocument/2006/relationships/image" Target="../../../../../../../Users/cmcc/AppData/Roaming/Foxmail7/Temp-9192-20220519203036/Attach/image005(05-20-17-49-42).png" TargetMode="External"/><Relationship Id="rId2827" Type="http://schemas.openxmlformats.org/officeDocument/2006/relationships/hyperlink" Target="../Docs/R1-2203689.zip" TargetMode="External"/><Relationship Id="rId68" Type="http://schemas.openxmlformats.org/officeDocument/2006/relationships/hyperlink" Target="../Docs/R1-2204929.zip" TargetMode="External"/><Relationship Id="rId1429" Type="http://schemas.openxmlformats.org/officeDocument/2006/relationships/hyperlink" Target="../Docs/R1-2204665.zip" TargetMode="External"/><Relationship Id="rId1636" Type="http://schemas.openxmlformats.org/officeDocument/2006/relationships/hyperlink" Target="../Docs/R1-2203381.zip" TargetMode="External"/><Relationship Id="rId1843" Type="http://schemas.openxmlformats.org/officeDocument/2006/relationships/image" Target="media/image19.png"/><Relationship Id="rId3089" Type="http://schemas.openxmlformats.org/officeDocument/2006/relationships/hyperlink" Target="https://portal.3gpp.org/desktopmodules/Release/ReleaseDetails.aspx?releaseId=191" TargetMode="External"/><Relationship Id="rId3296" Type="http://schemas.openxmlformats.org/officeDocument/2006/relationships/hyperlink" Target="https://portal.3gpp.org/desktopmodules/WorkItem/WorkItemDetails.aspx?workitemId=860140" TargetMode="External"/><Relationship Id="rId1703" Type="http://schemas.openxmlformats.org/officeDocument/2006/relationships/hyperlink" Target="../Docs/R1-2203798.zip" TargetMode="External"/><Relationship Id="rId1910" Type="http://schemas.openxmlformats.org/officeDocument/2006/relationships/hyperlink" Target="../Docs/R1-2205271.zip" TargetMode="External"/><Relationship Id="rId3156" Type="http://schemas.openxmlformats.org/officeDocument/2006/relationships/hyperlink" Target="../Docs/R1-2205585.zip" TargetMode="External"/><Relationship Id="rId3363" Type="http://schemas.openxmlformats.org/officeDocument/2006/relationships/hyperlink" Target="../Docs/R1-2203050.zip" TargetMode="External"/><Relationship Id="rId284" Type="http://schemas.openxmlformats.org/officeDocument/2006/relationships/hyperlink" Target="../Docs/R1-2205274.zip" TargetMode="External"/><Relationship Id="rId491" Type="http://schemas.openxmlformats.org/officeDocument/2006/relationships/hyperlink" Target="../Docs/R1-2205479.zip" TargetMode="External"/><Relationship Id="rId2172" Type="http://schemas.openxmlformats.org/officeDocument/2006/relationships/hyperlink" Target="../Docs/R1-2205182.zip" TargetMode="External"/><Relationship Id="rId3016" Type="http://schemas.openxmlformats.org/officeDocument/2006/relationships/hyperlink" Target="https://portal.3gpp.org/desktopmodules/Specifications/SpecificationDetails.aspx?specificationId=3214" TargetMode="External"/><Relationship Id="rId3223" Type="http://schemas.openxmlformats.org/officeDocument/2006/relationships/hyperlink" Target="../Docs/R1-2205293.zip" TargetMode="External"/><Relationship Id="rId144" Type="http://schemas.openxmlformats.org/officeDocument/2006/relationships/hyperlink" Target="../Docs/R1-2203038.zip" TargetMode="External"/><Relationship Id="rId589" Type="http://schemas.openxmlformats.org/officeDocument/2006/relationships/hyperlink" Target="../Docs/R1-2203708.zip" TargetMode="External"/><Relationship Id="rId796" Type="http://schemas.openxmlformats.org/officeDocument/2006/relationships/hyperlink" Target="../Docs/R1-2203515.zip" TargetMode="External"/><Relationship Id="rId2477" Type="http://schemas.openxmlformats.org/officeDocument/2006/relationships/hyperlink" Target="../Docs/R1-2203055.zip" TargetMode="External"/><Relationship Id="rId2684" Type="http://schemas.openxmlformats.org/officeDocument/2006/relationships/hyperlink" Target="../Docs/R1-2203582.zip" TargetMode="External"/><Relationship Id="rId3430" Type="http://schemas.openxmlformats.org/officeDocument/2006/relationships/hyperlink" Target="../Docs/R1-2205697.zip" TargetMode="External"/><Relationship Id="rId351" Type="http://schemas.openxmlformats.org/officeDocument/2006/relationships/hyperlink" Target="../Docs/R1-2205439.zip" TargetMode="External"/><Relationship Id="rId449" Type="http://schemas.openxmlformats.org/officeDocument/2006/relationships/hyperlink" Target="../Docs/R1-2205316.zip" TargetMode="External"/><Relationship Id="rId656" Type="http://schemas.openxmlformats.org/officeDocument/2006/relationships/hyperlink" Target="../Docs/R1-2203072.zip" TargetMode="External"/><Relationship Id="rId863" Type="http://schemas.openxmlformats.org/officeDocument/2006/relationships/hyperlink" Target="../Docs/R1-2204208.zip" TargetMode="External"/><Relationship Id="rId1079" Type="http://schemas.openxmlformats.org/officeDocument/2006/relationships/hyperlink" Target="../Docs/R1-2205302.zip" TargetMode="External"/><Relationship Id="rId1286" Type="http://schemas.openxmlformats.org/officeDocument/2006/relationships/hyperlink" Target="../Docs/R1-2205200.zip" TargetMode="External"/><Relationship Id="rId1493" Type="http://schemas.openxmlformats.org/officeDocument/2006/relationships/hyperlink" Target="../Docs/R1-2204597.zip" TargetMode="External"/><Relationship Id="rId2032" Type="http://schemas.openxmlformats.org/officeDocument/2006/relationships/hyperlink" Target="../Docs/R1-2203458.zip" TargetMode="External"/><Relationship Id="rId2337" Type="http://schemas.openxmlformats.org/officeDocument/2006/relationships/hyperlink" Target="../Docs/R1-2205038.zip" TargetMode="External"/><Relationship Id="rId2544" Type="http://schemas.openxmlformats.org/officeDocument/2006/relationships/hyperlink" Target="../Docs/R1-2203225.zip" TargetMode="External"/><Relationship Id="rId2891" Type="http://schemas.openxmlformats.org/officeDocument/2006/relationships/image" Target="media/image36.png"/><Relationship Id="rId2989" Type="http://schemas.openxmlformats.org/officeDocument/2006/relationships/hyperlink" Target="https://portal.3gpp.org/desktopmodules/Release/ReleaseDetails.aspx?releaseId=192" TargetMode="External"/><Relationship Id="rId211" Type="http://schemas.openxmlformats.org/officeDocument/2006/relationships/hyperlink" Target="../Docs/R1-2204974.zip" TargetMode="External"/><Relationship Id="rId309" Type="http://schemas.openxmlformats.org/officeDocument/2006/relationships/hyperlink" Target="../Docs/R1-2205395.zip" TargetMode="External"/><Relationship Id="rId516" Type="http://schemas.openxmlformats.org/officeDocument/2006/relationships/hyperlink" Target="../Docs/R1-2204537.zip" TargetMode="External"/><Relationship Id="rId1146" Type="http://schemas.openxmlformats.org/officeDocument/2006/relationships/hyperlink" Target="../Docs/R1-2203716.zip" TargetMode="External"/><Relationship Id="rId1798" Type="http://schemas.openxmlformats.org/officeDocument/2006/relationships/hyperlink" Target="../Docs/R1-2205099.zip" TargetMode="External"/><Relationship Id="rId2751" Type="http://schemas.openxmlformats.org/officeDocument/2006/relationships/hyperlink" Target="../Docs/R1-2204088.zip" TargetMode="External"/><Relationship Id="rId2849" Type="http://schemas.openxmlformats.org/officeDocument/2006/relationships/hyperlink" Target="../Docs/R1-2205267.zip" TargetMode="External"/><Relationship Id="rId723" Type="http://schemas.openxmlformats.org/officeDocument/2006/relationships/hyperlink" Target="../Docs/R1-2205133.zip" TargetMode="External"/><Relationship Id="rId930" Type="http://schemas.openxmlformats.org/officeDocument/2006/relationships/hyperlink" Target="../Docs/R1-2204959.zip" TargetMode="External"/><Relationship Id="rId1006" Type="http://schemas.openxmlformats.org/officeDocument/2006/relationships/hyperlink" Target="../Docs/R1-2203611.zip" TargetMode="External"/><Relationship Id="rId1353" Type="http://schemas.openxmlformats.org/officeDocument/2006/relationships/hyperlink" Target="../Docs/R1-2204006.zip" TargetMode="External"/><Relationship Id="rId1560" Type="http://schemas.openxmlformats.org/officeDocument/2006/relationships/hyperlink" Target="../Docs/R1-2204584.zip" TargetMode="External"/><Relationship Id="rId1658" Type="http://schemas.openxmlformats.org/officeDocument/2006/relationships/image" Target="media/image9.png"/><Relationship Id="rId1865" Type="http://schemas.openxmlformats.org/officeDocument/2006/relationships/hyperlink" Target="../Docs/R1-2204181.zip" TargetMode="External"/><Relationship Id="rId2404" Type="http://schemas.openxmlformats.org/officeDocument/2006/relationships/hyperlink" Target="../Docs/R1-2203471.zip" TargetMode="External"/><Relationship Id="rId2611" Type="http://schemas.openxmlformats.org/officeDocument/2006/relationships/hyperlink" Target="../Docs/R1-2204642.zip" TargetMode="External"/><Relationship Id="rId2709" Type="http://schemas.openxmlformats.org/officeDocument/2006/relationships/hyperlink" Target="../Docs/R1-2203207.zip" TargetMode="External"/><Relationship Id="rId1213" Type="http://schemas.openxmlformats.org/officeDocument/2006/relationships/hyperlink" Target="../Docs/R1-2204891.zip" TargetMode="External"/><Relationship Id="rId1420" Type="http://schemas.openxmlformats.org/officeDocument/2006/relationships/hyperlink" Target="../Docs/R1-2203536.zip" TargetMode="External"/><Relationship Id="rId1518" Type="http://schemas.openxmlformats.org/officeDocument/2006/relationships/hyperlink" Target="../Docs/R1-2205109.zip" TargetMode="External"/><Relationship Id="rId2916" Type="http://schemas.openxmlformats.org/officeDocument/2006/relationships/hyperlink" Target="../Docs/R1-2205059.zip" TargetMode="External"/><Relationship Id="rId3080" Type="http://schemas.openxmlformats.org/officeDocument/2006/relationships/hyperlink" Target="https://portal.3gpp.org/desktopmodules/Specifications/SpecificationDetails.aspx?specificationId=3215" TargetMode="External"/><Relationship Id="rId1725" Type="http://schemas.openxmlformats.org/officeDocument/2006/relationships/hyperlink" Target="../Docs/R1-2203547.zip" TargetMode="External"/><Relationship Id="rId1932" Type="http://schemas.openxmlformats.org/officeDocument/2006/relationships/hyperlink" Target="../Docs/R1-2204378.zip" TargetMode="External"/><Relationship Id="rId3178" Type="http://schemas.openxmlformats.org/officeDocument/2006/relationships/hyperlink" Target="https://portal.3gpp.org/desktopmodules/Specifications/SpecificationDetails.aspx?specificationId=3216" TargetMode="External"/><Relationship Id="rId3385" Type="http://schemas.openxmlformats.org/officeDocument/2006/relationships/hyperlink" Target="../Docs/R1-2205688.zip" TargetMode="External"/><Relationship Id="rId17" Type="http://schemas.openxmlformats.org/officeDocument/2006/relationships/hyperlink" Target="../Docs/R1-2203030.zip" TargetMode="External"/><Relationship Id="rId2194" Type="http://schemas.openxmlformats.org/officeDocument/2006/relationships/hyperlink" Target="../Docs/R1-2204307.zip" TargetMode="External"/><Relationship Id="rId3038" Type="http://schemas.openxmlformats.org/officeDocument/2006/relationships/hyperlink" Target="https://portal.3gpp.org/desktopmodules/Release/ReleaseDetails.aspx?releaseId=192" TargetMode="External"/><Relationship Id="rId3245" Type="http://schemas.openxmlformats.org/officeDocument/2006/relationships/hyperlink" Target="https://portal.3gpp.org/desktopmodules/Release/ReleaseDetails.aspx?releaseId=192" TargetMode="External"/><Relationship Id="rId166" Type="http://schemas.openxmlformats.org/officeDocument/2006/relationships/hyperlink" Target="../Docs/R1-2203050.zip" TargetMode="External"/><Relationship Id="rId373" Type="http://schemas.openxmlformats.org/officeDocument/2006/relationships/hyperlink" Target="../Docs/R1-2204894.zip" TargetMode="External"/><Relationship Id="rId580" Type="http://schemas.openxmlformats.org/officeDocument/2006/relationships/hyperlink" Target="../Docs/R1-2205518.zip" TargetMode="External"/><Relationship Id="rId2054" Type="http://schemas.openxmlformats.org/officeDocument/2006/relationships/hyperlink" Target="../Docs/R1-2205542.zip" TargetMode="External"/><Relationship Id="rId2261" Type="http://schemas.openxmlformats.org/officeDocument/2006/relationships/hyperlink" Target="../Docs/R1-2204948.zip" TargetMode="External"/><Relationship Id="rId2499" Type="http://schemas.openxmlformats.org/officeDocument/2006/relationships/hyperlink" Target="../Docs/R1-2205544.zip" TargetMode="External"/><Relationship Id="rId3105" Type="http://schemas.openxmlformats.org/officeDocument/2006/relationships/hyperlink" Target="https://portal.3gpp.org/desktopmodules/WorkItem/WorkItemDetails.aspx?workitemId=860148" TargetMode="External"/><Relationship Id="rId3312" Type="http://schemas.openxmlformats.org/officeDocument/2006/relationships/hyperlink" Target="https://portal.3gpp.org/desktopmodules/WorkItem/WorkItemDetails.aspx?workitemId=941106" TargetMode="External"/><Relationship Id="rId1" Type="http://schemas.microsoft.com/office/2006/relationships/keyMapCustomizations" Target="customizations.xml"/><Relationship Id="rId233" Type="http://schemas.openxmlformats.org/officeDocument/2006/relationships/hyperlink" Target="../Docs/R1-2204761.zip" TargetMode="External"/><Relationship Id="rId440" Type="http://schemas.openxmlformats.org/officeDocument/2006/relationships/hyperlink" Target="../Docs/R1-2204274.zip" TargetMode="External"/><Relationship Id="rId678" Type="http://schemas.openxmlformats.org/officeDocument/2006/relationships/hyperlink" Target="../Docs/R1-2205304.zip" TargetMode="External"/><Relationship Id="rId885" Type="http://schemas.openxmlformats.org/officeDocument/2006/relationships/hyperlink" Target="../Docs/R1-2203109.zip" TargetMode="External"/><Relationship Id="rId1070" Type="http://schemas.openxmlformats.org/officeDocument/2006/relationships/hyperlink" Target="../Docs/R1-2205249.zip" TargetMode="External"/><Relationship Id="rId2121" Type="http://schemas.openxmlformats.org/officeDocument/2006/relationships/hyperlink" Target="../Docs/R1-2205373.zip" TargetMode="External"/><Relationship Id="rId2359" Type="http://schemas.openxmlformats.org/officeDocument/2006/relationships/hyperlink" Target="../Docs/R1-2203634.zip" TargetMode="External"/><Relationship Id="rId2566" Type="http://schemas.openxmlformats.org/officeDocument/2006/relationships/hyperlink" Target="../Docs/R1-2204832.zip" TargetMode="External"/><Relationship Id="rId2773" Type="http://schemas.openxmlformats.org/officeDocument/2006/relationships/hyperlink" Target="../Docs/R1-2205053.zip" TargetMode="External"/><Relationship Id="rId2980" Type="http://schemas.openxmlformats.org/officeDocument/2006/relationships/hyperlink" Target="../Docs/R1-2205685.zip" TargetMode="External"/><Relationship Id="rId300" Type="http://schemas.openxmlformats.org/officeDocument/2006/relationships/hyperlink" Target="../Docs/R1-2203671.zip" TargetMode="External"/><Relationship Id="rId538" Type="http://schemas.openxmlformats.org/officeDocument/2006/relationships/hyperlink" Target="../Docs/R1-2203430.zip" TargetMode="External"/><Relationship Id="rId745" Type="http://schemas.openxmlformats.org/officeDocument/2006/relationships/hyperlink" Target="../Docs/R1-2203385.zip" TargetMode="External"/><Relationship Id="rId952" Type="http://schemas.openxmlformats.org/officeDocument/2006/relationships/hyperlink" Target="../Docs/R1-2204072.zip" TargetMode="External"/><Relationship Id="rId1168" Type="http://schemas.openxmlformats.org/officeDocument/2006/relationships/hyperlink" Target="../Docs/R1-2205426.zip" TargetMode="External"/><Relationship Id="rId1375" Type="http://schemas.openxmlformats.org/officeDocument/2006/relationships/hyperlink" Target="../Docs/R1-2203533.zip" TargetMode="External"/><Relationship Id="rId1582" Type="http://schemas.openxmlformats.org/officeDocument/2006/relationships/hyperlink" Target="../Docs/R1-2204034.zip" TargetMode="External"/><Relationship Id="rId2219" Type="http://schemas.openxmlformats.org/officeDocument/2006/relationships/hyperlink" Target="../Docs/R1-2203668.zip" TargetMode="External"/><Relationship Id="rId2426" Type="http://schemas.openxmlformats.org/officeDocument/2006/relationships/hyperlink" Target="../Docs/R1-2203571.zip" TargetMode="External"/><Relationship Id="rId2633" Type="http://schemas.openxmlformats.org/officeDocument/2006/relationships/hyperlink" Target="../Docs/R1-2203742.zip" TargetMode="External"/><Relationship Id="rId81" Type="http://schemas.openxmlformats.org/officeDocument/2006/relationships/hyperlink" Target="../Docs/R1-2204966.zip" TargetMode="External"/><Relationship Id="rId605" Type="http://schemas.openxmlformats.org/officeDocument/2006/relationships/hyperlink" Target="../Docs/R1-2205191.zip" TargetMode="External"/><Relationship Id="rId812" Type="http://schemas.openxmlformats.org/officeDocument/2006/relationships/hyperlink" Target="../Docs/R1-2205381.zip" TargetMode="External"/><Relationship Id="rId1028" Type="http://schemas.openxmlformats.org/officeDocument/2006/relationships/hyperlink" Target="../Docs/R1-2203792.zip" TargetMode="External"/><Relationship Id="rId1235" Type="http://schemas.openxmlformats.org/officeDocument/2006/relationships/hyperlink" Target="../Docs/R1-2203528.zip" TargetMode="External"/><Relationship Id="rId1442" Type="http://schemas.openxmlformats.org/officeDocument/2006/relationships/hyperlink" Target="../Docs/R1-2203094.zip" TargetMode="External"/><Relationship Id="rId1887" Type="http://schemas.openxmlformats.org/officeDocument/2006/relationships/hyperlink" Target="../Docs/R1-2203283.zip" TargetMode="External"/><Relationship Id="rId2840" Type="http://schemas.openxmlformats.org/officeDocument/2006/relationships/hyperlink" Target="../Docs/R1-2204656.zip" TargetMode="External"/><Relationship Id="rId2938" Type="http://schemas.openxmlformats.org/officeDocument/2006/relationships/hyperlink" Target="../Docs/R1-2203589.zip" TargetMode="External"/><Relationship Id="rId1302" Type="http://schemas.openxmlformats.org/officeDocument/2006/relationships/hyperlink" Target="../Docs/R1-2205325.zip" TargetMode="External"/><Relationship Id="rId1747" Type="http://schemas.openxmlformats.org/officeDocument/2006/relationships/image" Target="media/image14.png"/><Relationship Id="rId1954" Type="http://schemas.openxmlformats.org/officeDocument/2006/relationships/hyperlink" Target="../Docs/R1-2203901.zip" TargetMode="External"/><Relationship Id="rId2700" Type="http://schemas.openxmlformats.org/officeDocument/2006/relationships/hyperlink" Target="../Docs/R1-2205500.zip" TargetMode="External"/><Relationship Id="rId39" Type="http://schemas.openxmlformats.org/officeDocument/2006/relationships/hyperlink" Target="../Docs/R1-2203849.zip" TargetMode="External"/><Relationship Id="rId1607" Type="http://schemas.openxmlformats.org/officeDocument/2006/relationships/hyperlink" Target="../Docs/R1-2203795.zip" TargetMode="External"/><Relationship Id="rId1814" Type="http://schemas.openxmlformats.org/officeDocument/2006/relationships/hyperlink" Target="../Docs/R1-2204015.zip" TargetMode="External"/><Relationship Id="rId3267" Type="http://schemas.openxmlformats.org/officeDocument/2006/relationships/hyperlink" Target="https://portal.3gpp.org/desktopmodules/WorkItem/WorkItemDetails.aspx?workitemId=900160" TargetMode="External"/><Relationship Id="rId188" Type="http://schemas.openxmlformats.org/officeDocument/2006/relationships/hyperlink" Target="../Docs/R1-2204554.zip" TargetMode="External"/><Relationship Id="rId395" Type="http://schemas.openxmlformats.org/officeDocument/2006/relationships/hyperlink" Target="../Docs/R1-2205560.zip" TargetMode="External"/><Relationship Id="rId2076" Type="http://schemas.openxmlformats.org/officeDocument/2006/relationships/hyperlink" Target="../Docs/R1-2204412.zip" TargetMode="External"/><Relationship Id="rId2283" Type="http://schemas.openxmlformats.org/officeDocument/2006/relationships/hyperlink" Target="../Docs/R1-2205036.zip" TargetMode="External"/><Relationship Id="rId2490" Type="http://schemas.openxmlformats.org/officeDocument/2006/relationships/hyperlink" Target="../Docs/R1-2204583.zip" TargetMode="External"/><Relationship Id="rId2588" Type="http://schemas.openxmlformats.org/officeDocument/2006/relationships/hyperlink" Target="../Docs/R1-2205231.zip" TargetMode="External"/><Relationship Id="rId3127" Type="http://schemas.openxmlformats.org/officeDocument/2006/relationships/hyperlink" Target="https://portal.3gpp.org/desktopmodules/Release/ReleaseDetails.aspx?releaseId=192" TargetMode="External"/><Relationship Id="rId3334" Type="http://schemas.openxmlformats.org/officeDocument/2006/relationships/hyperlink" Target="../Docs/R1-2203021.zip" TargetMode="External"/><Relationship Id="rId255" Type="http://schemas.openxmlformats.org/officeDocument/2006/relationships/hyperlink" Target="../Docs/R1-2205585.zip" TargetMode="External"/><Relationship Id="rId462" Type="http://schemas.openxmlformats.org/officeDocument/2006/relationships/hyperlink" Target="../Docs/R1-2203506.zip" TargetMode="External"/><Relationship Id="rId1092" Type="http://schemas.openxmlformats.org/officeDocument/2006/relationships/hyperlink" Target="../Docs/R1-2203059.zip" TargetMode="External"/><Relationship Id="rId1397" Type="http://schemas.openxmlformats.org/officeDocument/2006/relationships/hyperlink" Target="../Docs/R1-2204712.zip" TargetMode="External"/><Relationship Id="rId2143" Type="http://schemas.openxmlformats.org/officeDocument/2006/relationships/hyperlink" Target="../Docs/R1-2203331.zip" TargetMode="External"/><Relationship Id="rId2350" Type="http://schemas.openxmlformats.org/officeDocument/2006/relationships/hyperlink" Target="../Docs/R1-2204311.zip" TargetMode="External"/><Relationship Id="rId2795" Type="http://schemas.openxmlformats.org/officeDocument/2006/relationships/hyperlink" Target="../Docs/R1-2204414.zip" TargetMode="External"/><Relationship Id="rId3401" Type="http://schemas.openxmlformats.org/officeDocument/2006/relationships/hyperlink" Target="../Docs/R1-2205647.zip" TargetMode="External"/><Relationship Id="rId115" Type="http://schemas.openxmlformats.org/officeDocument/2006/relationships/hyperlink" Target="../Docs/R1-2204716.zip" TargetMode="External"/><Relationship Id="rId322" Type="http://schemas.openxmlformats.org/officeDocument/2006/relationships/hyperlink" Target="../Docs/R1-2205248.zip" TargetMode="External"/><Relationship Id="rId767" Type="http://schemas.openxmlformats.org/officeDocument/2006/relationships/hyperlink" Target="../Docs/R1-2205120.zip" TargetMode="External"/><Relationship Id="rId974" Type="http://schemas.openxmlformats.org/officeDocument/2006/relationships/hyperlink" Target="../Docs/R1-2203521.zip" TargetMode="External"/><Relationship Id="rId2003" Type="http://schemas.openxmlformats.org/officeDocument/2006/relationships/hyperlink" Target="../Docs/R1-2204798.zip" TargetMode="External"/><Relationship Id="rId2210" Type="http://schemas.openxmlformats.org/officeDocument/2006/relationships/hyperlink" Target="../Docs/R1-2203984.zip" TargetMode="External"/><Relationship Id="rId2448" Type="http://schemas.openxmlformats.org/officeDocument/2006/relationships/hyperlink" Target="../Docs/R1-2203761.zip" TargetMode="External"/><Relationship Id="rId2655" Type="http://schemas.openxmlformats.org/officeDocument/2006/relationships/hyperlink" Target="../Docs/R1-2204067.zip" TargetMode="External"/><Relationship Id="rId2862" Type="http://schemas.openxmlformats.org/officeDocument/2006/relationships/hyperlink" Target="https://www.3gpp.org/ftp/TSG_RAN/TSG_RAN/TSGR_95e/Docs/RP-220979.zip" TargetMode="External"/><Relationship Id="rId627" Type="http://schemas.openxmlformats.org/officeDocument/2006/relationships/hyperlink" Target="../Docs/R1-2204602.zip" TargetMode="External"/><Relationship Id="rId834" Type="http://schemas.openxmlformats.org/officeDocument/2006/relationships/hyperlink" Target="../Docs/R1-2203022.zip" TargetMode="External"/><Relationship Id="rId1257" Type="http://schemas.openxmlformats.org/officeDocument/2006/relationships/hyperlink" Target="../Docs/R1-2203089.zip" TargetMode="External"/><Relationship Id="rId1464" Type="http://schemas.openxmlformats.org/officeDocument/2006/relationships/hyperlink" Target="../Docs/R1-2204286.zip" TargetMode="External"/><Relationship Id="rId1671" Type="http://schemas.openxmlformats.org/officeDocument/2006/relationships/hyperlink" Target="../Docs/R1-2203685.zip" TargetMode="External"/><Relationship Id="rId2308" Type="http://schemas.openxmlformats.org/officeDocument/2006/relationships/image" Target="media/image30.png"/><Relationship Id="rId2515" Type="http://schemas.openxmlformats.org/officeDocument/2006/relationships/hyperlink" Target="../Docs/R1-2205307.zip" TargetMode="External"/><Relationship Id="rId2722" Type="http://schemas.openxmlformats.org/officeDocument/2006/relationships/hyperlink" Target="../Docs/R1-2204262.zip" TargetMode="External"/><Relationship Id="rId901" Type="http://schemas.openxmlformats.org/officeDocument/2006/relationships/hyperlink" Target="../Docs/R1-2204906.zip" TargetMode="External"/><Relationship Id="rId1117" Type="http://schemas.openxmlformats.org/officeDocument/2006/relationships/hyperlink" Target="../Docs/R1-2205409.zip" TargetMode="External"/><Relationship Id="rId1324" Type="http://schemas.openxmlformats.org/officeDocument/2006/relationships/hyperlink" Target="../Docs/R1-2204690.zip" TargetMode="External"/><Relationship Id="rId1531" Type="http://schemas.openxmlformats.org/officeDocument/2006/relationships/hyperlink" Target="../Docs/R1-2205482.zip" TargetMode="External"/><Relationship Id="rId1769" Type="http://schemas.openxmlformats.org/officeDocument/2006/relationships/hyperlink" Target="../Docs/R1-2204416.zip" TargetMode="External"/><Relationship Id="rId1976" Type="http://schemas.openxmlformats.org/officeDocument/2006/relationships/image" Target="media/image27.png"/><Relationship Id="rId3191" Type="http://schemas.openxmlformats.org/officeDocument/2006/relationships/hyperlink" Target="https://portal.3gpp.org/desktopmodules/WorkItem/WorkItemDetails.aspx?workitemId=860149" TargetMode="External"/><Relationship Id="rId30" Type="http://schemas.openxmlformats.org/officeDocument/2006/relationships/hyperlink" Target="../Docs/R1-2204920.zip" TargetMode="External"/><Relationship Id="rId1629" Type="http://schemas.openxmlformats.org/officeDocument/2006/relationships/hyperlink" Target="../Docs/R1-2205470.zip" TargetMode="External"/><Relationship Id="rId1836" Type="http://schemas.openxmlformats.org/officeDocument/2006/relationships/image" Target="media/image16.png"/><Relationship Id="rId3289" Type="http://schemas.openxmlformats.org/officeDocument/2006/relationships/hyperlink" Target="https://portal.3gpp.org/desktopmodules/Release/ReleaseDetails.aspx?releaseId=193" TargetMode="External"/><Relationship Id="rId1903" Type="http://schemas.openxmlformats.org/officeDocument/2006/relationships/hyperlink" Target="../Docs/R1-2204842.zip" TargetMode="External"/><Relationship Id="rId2098" Type="http://schemas.openxmlformats.org/officeDocument/2006/relationships/hyperlink" Target="../Docs/R1-2203733.zip" TargetMode="External"/><Relationship Id="rId3051" Type="http://schemas.openxmlformats.org/officeDocument/2006/relationships/hyperlink" Target="https://portal.3gpp.org/desktopmodules/WorkItem/WorkItemDetails.aspx?workitemId=830178" TargetMode="External"/><Relationship Id="rId3149" Type="http://schemas.openxmlformats.org/officeDocument/2006/relationships/hyperlink" Target="https://portal.3gpp.org/desktopmodules/Release/ReleaseDetails.aspx?releaseId=191" TargetMode="External"/><Relationship Id="rId3356" Type="http://schemas.openxmlformats.org/officeDocument/2006/relationships/hyperlink" Target="../Docs/R1-2203043.zip" TargetMode="External"/><Relationship Id="rId277" Type="http://schemas.openxmlformats.org/officeDocument/2006/relationships/hyperlink" Target="../Docs/R1-2204118.zip" TargetMode="External"/><Relationship Id="rId484" Type="http://schemas.openxmlformats.org/officeDocument/2006/relationships/hyperlink" Target="../Docs/R1-2205458.zip" TargetMode="External"/><Relationship Id="rId2165" Type="http://schemas.openxmlformats.org/officeDocument/2006/relationships/hyperlink" Target="../Docs/R1-2204607.zip" TargetMode="External"/><Relationship Id="rId3009" Type="http://schemas.openxmlformats.org/officeDocument/2006/relationships/hyperlink" Target="https://portal.3gpp.org/desktopmodules/WorkItem/WorkItemDetails.aspx?workitemId=800185" TargetMode="External"/><Relationship Id="rId3216" Type="http://schemas.openxmlformats.org/officeDocument/2006/relationships/hyperlink" Target="https://portal.3gpp.org/desktopmodules/WorkItem/WorkItemDetails.aspx?workitemId=860140" TargetMode="External"/><Relationship Id="rId137" Type="http://schemas.openxmlformats.org/officeDocument/2006/relationships/hyperlink" Target="../Docs/R1-2205460.zip" TargetMode="External"/><Relationship Id="rId344" Type="http://schemas.openxmlformats.org/officeDocument/2006/relationships/hyperlink" Target="../Docs/R1-2203185.zip" TargetMode="External"/><Relationship Id="rId691" Type="http://schemas.openxmlformats.org/officeDocument/2006/relationships/hyperlink" Target="../Docs/R1-2205506.zip" TargetMode="External"/><Relationship Id="rId789" Type="http://schemas.openxmlformats.org/officeDocument/2006/relationships/hyperlink" Target="../Docs/R1-2205618.zip" TargetMode="External"/><Relationship Id="rId996" Type="http://schemas.openxmlformats.org/officeDocument/2006/relationships/hyperlink" Target="../Docs/R1-2205366.zip" TargetMode="External"/><Relationship Id="rId2025" Type="http://schemas.openxmlformats.org/officeDocument/2006/relationships/hyperlink" Target="../Docs/R1-2205310.zip" TargetMode="External"/><Relationship Id="rId2372" Type="http://schemas.openxmlformats.org/officeDocument/2006/relationships/hyperlink" Target="../Docs/R1-2204312.zip" TargetMode="External"/><Relationship Id="rId2677" Type="http://schemas.openxmlformats.org/officeDocument/2006/relationships/hyperlink" Target="../Docs/R1-2204823.zip" TargetMode="External"/><Relationship Id="rId2884" Type="http://schemas.openxmlformats.org/officeDocument/2006/relationships/hyperlink" Target="../Docs/R1-2204521.zip" TargetMode="External"/><Relationship Id="rId3423" Type="http://schemas.openxmlformats.org/officeDocument/2006/relationships/hyperlink" Target="../Docs/R1-2205680.zip" TargetMode="External"/><Relationship Id="rId551" Type="http://schemas.openxmlformats.org/officeDocument/2006/relationships/hyperlink" Target="../Docs/R1-2205138.zip" TargetMode="External"/><Relationship Id="rId649" Type="http://schemas.openxmlformats.org/officeDocument/2006/relationships/hyperlink" Target="../Docs/R1-2204603.zip" TargetMode="External"/><Relationship Id="rId856" Type="http://schemas.openxmlformats.org/officeDocument/2006/relationships/hyperlink" Target="../Docs/R1-2203438.zip" TargetMode="External"/><Relationship Id="rId1181" Type="http://schemas.openxmlformats.org/officeDocument/2006/relationships/hyperlink" Target="../Docs/R1-2203526.zip" TargetMode="External"/><Relationship Id="rId1279" Type="http://schemas.openxmlformats.org/officeDocument/2006/relationships/hyperlink" Target="../Docs/R1-2205635.zip" TargetMode="External"/><Relationship Id="rId1486" Type="http://schemas.openxmlformats.org/officeDocument/2006/relationships/hyperlink" Target="../Docs/R1-2203091.zip" TargetMode="External"/><Relationship Id="rId2232" Type="http://schemas.openxmlformats.org/officeDocument/2006/relationships/hyperlink" Target="../Docs/R1-2204609.zip" TargetMode="External"/><Relationship Id="rId2537" Type="http://schemas.openxmlformats.org/officeDocument/2006/relationships/hyperlink" Target="../Docs/R1-2205045.zip" TargetMode="External"/><Relationship Id="rId204" Type="http://schemas.openxmlformats.org/officeDocument/2006/relationships/hyperlink" Target="../Docs/R1-2204821.zip" TargetMode="External"/><Relationship Id="rId411" Type="http://schemas.openxmlformats.org/officeDocument/2006/relationships/hyperlink" Target="../Docs/R1-2205091.zip" TargetMode="External"/><Relationship Id="rId509" Type="http://schemas.openxmlformats.org/officeDocument/2006/relationships/hyperlink" Target="../Docs/R1-2203773.zip" TargetMode="External"/><Relationship Id="rId1041" Type="http://schemas.openxmlformats.org/officeDocument/2006/relationships/hyperlink" Target="../Docs/R1-2205375.zip" TargetMode="External"/><Relationship Id="rId1139" Type="http://schemas.openxmlformats.org/officeDocument/2006/relationships/hyperlink" Target="../Docs/R1-2204353.zip" TargetMode="External"/><Relationship Id="rId1346" Type="http://schemas.openxmlformats.org/officeDocument/2006/relationships/hyperlink" Target="../Docs/R1-2204850.zip" TargetMode="External"/><Relationship Id="rId1693" Type="http://schemas.openxmlformats.org/officeDocument/2006/relationships/hyperlink" Target="../Docs/R1-2205425.zip" TargetMode="External"/><Relationship Id="rId1998" Type="http://schemas.openxmlformats.org/officeDocument/2006/relationships/hyperlink" Target="../Docs/R1-2204185.zip" TargetMode="External"/><Relationship Id="rId2744" Type="http://schemas.openxmlformats.org/officeDocument/2006/relationships/hyperlink" Target="../Docs/R1-2205137.zip" TargetMode="External"/><Relationship Id="rId2951" Type="http://schemas.openxmlformats.org/officeDocument/2006/relationships/footer" Target="footer1.xml"/><Relationship Id="rId716" Type="http://schemas.openxmlformats.org/officeDocument/2006/relationships/hyperlink" Target="../Docs/R1-2204983.zip" TargetMode="External"/><Relationship Id="rId923" Type="http://schemas.openxmlformats.org/officeDocument/2006/relationships/hyperlink" Target="../Docs/R1-2204175.zip" TargetMode="External"/><Relationship Id="rId1553" Type="http://schemas.openxmlformats.org/officeDocument/2006/relationships/hyperlink" Target="../Docs/R1-2204141.zip" TargetMode="External"/><Relationship Id="rId1760" Type="http://schemas.openxmlformats.org/officeDocument/2006/relationships/hyperlink" Target="../Docs/R1-2205572.zip" TargetMode="External"/><Relationship Id="rId1858" Type="http://schemas.openxmlformats.org/officeDocument/2006/relationships/hyperlink" Target="../Docs/R1-2203809.zip" TargetMode="External"/><Relationship Id="rId2604" Type="http://schemas.openxmlformats.org/officeDocument/2006/relationships/hyperlink" Target="../Docs/R1-2204119.zip" TargetMode="External"/><Relationship Id="rId2811" Type="http://schemas.openxmlformats.org/officeDocument/2006/relationships/hyperlink" Target="../Docs/R1-2203487.zip" TargetMode="External"/><Relationship Id="rId52" Type="http://schemas.openxmlformats.org/officeDocument/2006/relationships/hyperlink" Target="../Docs/R1-2203409.zip" TargetMode="External"/><Relationship Id="rId1206" Type="http://schemas.openxmlformats.org/officeDocument/2006/relationships/hyperlink" Target="../Docs/R1-2203700.zip" TargetMode="External"/><Relationship Id="rId1413" Type="http://schemas.openxmlformats.org/officeDocument/2006/relationships/hyperlink" Target="../Docs/R1-2204963.zip" TargetMode="External"/><Relationship Id="rId1620" Type="http://schemas.openxmlformats.org/officeDocument/2006/relationships/hyperlink" Target="../Docs/R1-2204787.zip" TargetMode="External"/><Relationship Id="rId2909" Type="http://schemas.openxmlformats.org/officeDocument/2006/relationships/hyperlink" Target="../Docs/R1-2203930.zip" TargetMode="External"/><Relationship Id="rId3073" Type="http://schemas.openxmlformats.org/officeDocument/2006/relationships/hyperlink" Target="https://portal.3gpp.org/desktopmodules/Specifications/SpecificationDetails.aspx?specificationId=3215" TargetMode="External"/><Relationship Id="rId3280" Type="http://schemas.openxmlformats.org/officeDocument/2006/relationships/hyperlink" Target="../Docs/R1-2205507.zip" TargetMode="External"/><Relationship Id="rId1718" Type="http://schemas.openxmlformats.org/officeDocument/2006/relationships/hyperlink" Target="../Docs/R1-2205529.zip" TargetMode="External"/><Relationship Id="rId1925" Type="http://schemas.openxmlformats.org/officeDocument/2006/relationships/hyperlink" Target="../Docs/R1-2204060.zip" TargetMode="External"/><Relationship Id="rId3140" Type="http://schemas.openxmlformats.org/officeDocument/2006/relationships/hyperlink" Target="https://portal.3gpp.org/desktopmodules/Specifications/SpecificationDetails.aspx?specificationId=3215" TargetMode="External"/><Relationship Id="rId3378" Type="http://schemas.openxmlformats.org/officeDocument/2006/relationships/hyperlink" Target="../Docs/R1-2205398.zip" TargetMode="External"/><Relationship Id="rId299" Type="http://schemas.openxmlformats.org/officeDocument/2006/relationships/hyperlink" Target="../Docs/R1-2203503.zip" TargetMode="External"/><Relationship Id="rId2187" Type="http://schemas.openxmlformats.org/officeDocument/2006/relationships/hyperlink" Target="../Docs/R1-2203750.zip" TargetMode="External"/><Relationship Id="rId2394" Type="http://schemas.openxmlformats.org/officeDocument/2006/relationships/hyperlink" Target="../Docs/R1-2204525.zip" TargetMode="External"/><Relationship Id="rId3238" Type="http://schemas.openxmlformats.org/officeDocument/2006/relationships/hyperlink" Target="../Docs/R1-2205347.zip" TargetMode="External"/><Relationship Id="rId159" Type="http://schemas.openxmlformats.org/officeDocument/2006/relationships/hyperlink" Target="../Docs/R1-2203039.zip" TargetMode="External"/><Relationship Id="rId366" Type="http://schemas.openxmlformats.org/officeDocument/2006/relationships/hyperlink" Target="../Docs/R1-2203045.zip" TargetMode="External"/><Relationship Id="rId573" Type="http://schemas.openxmlformats.org/officeDocument/2006/relationships/hyperlink" Target="../Docs/R1-2205124.zip" TargetMode="External"/><Relationship Id="rId780" Type="http://schemas.openxmlformats.org/officeDocument/2006/relationships/hyperlink" Target="../Docs/R1-2205600.zip" TargetMode="External"/><Relationship Id="rId2047" Type="http://schemas.openxmlformats.org/officeDocument/2006/relationships/hyperlink" Target="../Docs/R1-2204750.zip" TargetMode="External"/><Relationship Id="rId2254" Type="http://schemas.openxmlformats.org/officeDocument/2006/relationships/hyperlink" Target="../Docs/R1-2205353.zip" TargetMode="External"/><Relationship Id="rId2461" Type="http://schemas.openxmlformats.org/officeDocument/2006/relationships/hyperlink" Target="../Docs/R1-2204714.zip" TargetMode="External"/><Relationship Id="rId2699" Type="http://schemas.openxmlformats.org/officeDocument/2006/relationships/hyperlink" Target="../Docs/R1-2205499.zip" TargetMode="External"/><Relationship Id="rId3000" Type="http://schemas.openxmlformats.org/officeDocument/2006/relationships/hyperlink" Target="../Docs/R1-2205690.zip" TargetMode="External"/><Relationship Id="rId3305" Type="http://schemas.openxmlformats.org/officeDocument/2006/relationships/hyperlink" Target="../Docs/R1-2205612.zip" TargetMode="External"/><Relationship Id="rId226" Type="http://schemas.openxmlformats.org/officeDocument/2006/relationships/hyperlink" Target="../Docs/R1-2205297.zip" TargetMode="External"/><Relationship Id="rId433" Type="http://schemas.openxmlformats.org/officeDocument/2006/relationships/hyperlink" Target="../Docs/R1-2203855.zip" TargetMode="External"/><Relationship Id="rId878" Type="http://schemas.openxmlformats.org/officeDocument/2006/relationships/hyperlink" Target="../Docs/R1-2203046.zip" TargetMode="External"/><Relationship Id="rId1063" Type="http://schemas.openxmlformats.org/officeDocument/2006/relationships/hyperlink" Target="../Docs/R1-2205514.zip" TargetMode="External"/><Relationship Id="rId1270" Type="http://schemas.openxmlformats.org/officeDocument/2006/relationships/hyperlink" Target="../Docs/R1-2205110.zip" TargetMode="External"/><Relationship Id="rId2114" Type="http://schemas.openxmlformats.org/officeDocument/2006/relationships/hyperlink" Target="../Docs/R1-2204638.zip" TargetMode="External"/><Relationship Id="rId2559" Type="http://schemas.openxmlformats.org/officeDocument/2006/relationships/hyperlink" Target="../Docs/R1-2204392.zip" TargetMode="External"/><Relationship Id="rId2766" Type="http://schemas.openxmlformats.org/officeDocument/2006/relationships/hyperlink" Target="../Docs/R1-2205501.zip" TargetMode="External"/><Relationship Id="rId2973" Type="http://schemas.openxmlformats.org/officeDocument/2006/relationships/hyperlink" Target="https://portal.3gpp.org/desktopmodules/Release/ReleaseDetails.aspx?releaseId=192" TargetMode="External"/><Relationship Id="rId640" Type="http://schemas.openxmlformats.org/officeDocument/2006/relationships/hyperlink" Target="../Docs/R1-2205378.zip" TargetMode="External"/><Relationship Id="rId738" Type="http://schemas.openxmlformats.org/officeDocument/2006/relationships/hyperlink" Target="../Docs/R1-2205135.zip" TargetMode="External"/><Relationship Id="rId945" Type="http://schemas.openxmlformats.org/officeDocument/2006/relationships/hyperlink" Target="../Docs/R1-2203311.zip" TargetMode="External"/><Relationship Id="rId1368" Type="http://schemas.openxmlformats.org/officeDocument/2006/relationships/hyperlink" Target="../Docs/R1-2204589.zip" TargetMode="External"/><Relationship Id="rId1575" Type="http://schemas.openxmlformats.org/officeDocument/2006/relationships/hyperlink" Target="../Docs/R1-2203442.zip" TargetMode="External"/><Relationship Id="rId1782" Type="http://schemas.openxmlformats.org/officeDocument/2006/relationships/hyperlink" Target="../Docs/R1-2204062.zip" TargetMode="External"/><Relationship Id="rId2321" Type="http://schemas.openxmlformats.org/officeDocument/2006/relationships/hyperlink" Target="../Docs/R1-2203823.zip" TargetMode="External"/><Relationship Id="rId2419" Type="http://schemas.openxmlformats.org/officeDocument/2006/relationships/hyperlink" Target="../Docs/R1-2204671.zip" TargetMode="External"/><Relationship Id="rId2626" Type="http://schemas.openxmlformats.org/officeDocument/2006/relationships/hyperlink" Target="../Docs/R1-2203134.zip" TargetMode="External"/><Relationship Id="rId2833" Type="http://schemas.openxmlformats.org/officeDocument/2006/relationships/hyperlink" Target="../Docs/R1-2204129.zip" TargetMode="External"/><Relationship Id="rId74" Type="http://schemas.openxmlformats.org/officeDocument/2006/relationships/hyperlink" Target="../Docs/R1-2203964.zip" TargetMode="External"/><Relationship Id="rId500" Type="http://schemas.openxmlformats.org/officeDocument/2006/relationships/hyperlink" Target="../Docs/R1-2205286.zip" TargetMode="External"/><Relationship Id="rId805" Type="http://schemas.openxmlformats.org/officeDocument/2006/relationships/hyperlink" Target="../Docs/R1-2205097.zip" TargetMode="External"/><Relationship Id="rId1130" Type="http://schemas.openxmlformats.org/officeDocument/2006/relationships/hyperlink" Target="../Docs/R1-2203711.zip" TargetMode="External"/><Relationship Id="rId1228" Type="http://schemas.openxmlformats.org/officeDocument/2006/relationships/hyperlink" Target="../Docs/R1-2205170.zip" TargetMode="External"/><Relationship Id="rId1435" Type="http://schemas.openxmlformats.org/officeDocument/2006/relationships/hyperlink" Target="../Docs/R1-2204406.zip" TargetMode="External"/><Relationship Id="rId1642" Type="http://schemas.openxmlformats.org/officeDocument/2006/relationships/hyperlink" Target="../Docs/R1-2203796.zip" TargetMode="External"/><Relationship Id="rId1947" Type="http://schemas.openxmlformats.org/officeDocument/2006/relationships/hyperlink" Target="../Docs/R1-2205454.zip" TargetMode="External"/><Relationship Id="rId2900" Type="http://schemas.openxmlformats.org/officeDocument/2006/relationships/hyperlink" Target="../Docs/R1-2204080.zip" TargetMode="External"/><Relationship Id="rId3095" Type="http://schemas.openxmlformats.org/officeDocument/2006/relationships/hyperlink" Target="https://portal.3gpp.org/desktopmodules/Release/ReleaseDetails.aspx?releaseId=192" TargetMode="External"/><Relationship Id="rId1502" Type="http://schemas.openxmlformats.org/officeDocument/2006/relationships/hyperlink" Target="../Docs/R1-2204856.zip" TargetMode="External"/><Relationship Id="rId1807" Type="http://schemas.openxmlformats.org/officeDocument/2006/relationships/hyperlink" Target="../Docs/R1-2204606.zip" TargetMode="External"/><Relationship Id="rId3162" Type="http://schemas.openxmlformats.org/officeDocument/2006/relationships/hyperlink" Target="../Docs/R1-2205605.zip" TargetMode="External"/><Relationship Id="rId290" Type="http://schemas.openxmlformats.org/officeDocument/2006/relationships/hyperlink" Target="../Docs/R1-2203296.zip" TargetMode="External"/><Relationship Id="rId388" Type="http://schemas.openxmlformats.org/officeDocument/2006/relationships/hyperlink" Target="../Docs/R1-2204161.zip" TargetMode="External"/><Relationship Id="rId2069" Type="http://schemas.openxmlformats.org/officeDocument/2006/relationships/hyperlink" Target="../Docs/R1-2204054.zip" TargetMode="External"/><Relationship Id="rId3022" Type="http://schemas.openxmlformats.org/officeDocument/2006/relationships/hyperlink" Target="../Docs/R1-2205662.zip" TargetMode="External"/><Relationship Id="rId150" Type="http://schemas.openxmlformats.org/officeDocument/2006/relationships/hyperlink" Target="../Docs/R1-2203048.zip" TargetMode="External"/><Relationship Id="rId595" Type="http://schemas.openxmlformats.org/officeDocument/2006/relationships/hyperlink" Target="../Docs/R1-2204203.zip" TargetMode="External"/><Relationship Id="rId2276" Type="http://schemas.openxmlformats.org/officeDocument/2006/relationships/hyperlink" Target="../Docs/R1-2204094.zip" TargetMode="External"/><Relationship Id="rId2483" Type="http://schemas.openxmlformats.org/officeDocument/2006/relationships/hyperlink" Target="../Docs/R1-2203828.zip" TargetMode="External"/><Relationship Id="rId2690" Type="http://schemas.openxmlformats.org/officeDocument/2006/relationships/hyperlink" Target="../Docs/R1-2204025.zip" TargetMode="External"/><Relationship Id="rId3327" Type="http://schemas.openxmlformats.org/officeDocument/2006/relationships/hyperlink" Target="../Docs/R1-2203014.zip" TargetMode="External"/><Relationship Id="rId248" Type="http://schemas.openxmlformats.org/officeDocument/2006/relationships/hyperlink" Target="../Docs/R1-2204052.zip" TargetMode="External"/><Relationship Id="rId455" Type="http://schemas.openxmlformats.org/officeDocument/2006/relationships/hyperlink" Target="../Docs/R1-2205630.zip" TargetMode="External"/><Relationship Id="rId662" Type="http://schemas.openxmlformats.org/officeDocument/2006/relationships/hyperlink" Target="../Docs/R1-2203434.zip" TargetMode="External"/><Relationship Id="rId1085" Type="http://schemas.openxmlformats.org/officeDocument/2006/relationships/hyperlink" Target="../Docs/R1-2203042.zip" TargetMode="External"/><Relationship Id="rId1292" Type="http://schemas.openxmlformats.org/officeDocument/2006/relationships/hyperlink" Target="../Docs/R1-2205620.zip" TargetMode="External"/><Relationship Id="rId2136" Type="http://schemas.openxmlformats.org/officeDocument/2006/relationships/hyperlink" Target="../Docs/R1-2205113.zip" TargetMode="External"/><Relationship Id="rId2343" Type="http://schemas.openxmlformats.org/officeDocument/2006/relationships/hyperlink" Target="../Docs/R1-2203468.zip" TargetMode="External"/><Relationship Id="rId2550" Type="http://schemas.openxmlformats.org/officeDocument/2006/relationships/hyperlink" Target="../Docs/R1-2203663.zip" TargetMode="External"/><Relationship Id="rId2788" Type="http://schemas.openxmlformats.org/officeDocument/2006/relationships/hyperlink" Target="../Docs/R1-2203940.zip" TargetMode="External"/><Relationship Id="rId2995" Type="http://schemas.openxmlformats.org/officeDocument/2006/relationships/hyperlink" Target="https://portal.3gpp.org/desktopmodules/WorkItem/WorkItemDetails.aspx?workitemId=860140" TargetMode="External"/><Relationship Id="rId108" Type="http://schemas.openxmlformats.org/officeDocument/2006/relationships/hyperlink" Target="../Docs/R1-2203245.zip" TargetMode="External"/><Relationship Id="rId315" Type="http://schemas.openxmlformats.org/officeDocument/2006/relationships/hyperlink" Target="../Docs/R1-2203358.zip" TargetMode="External"/><Relationship Id="rId522" Type="http://schemas.openxmlformats.org/officeDocument/2006/relationships/hyperlink" Target="../Docs/R1-2205195.zip" TargetMode="External"/><Relationship Id="rId967" Type="http://schemas.openxmlformats.org/officeDocument/2006/relationships/hyperlink" Target="../Docs/R1-2204897.zip" TargetMode="External"/><Relationship Id="rId1152" Type="http://schemas.openxmlformats.org/officeDocument/2006/relationships/hyperlink" Target="../Docs/R1-2205494.zip" TargetMode="External"/><Relationship Id="rId1597" Type="http://schemas.openxmlformats.org/officeDocument/2006/relationships/image" Target="media/image8.emf"/><Relationship Id="rId2203" Type="http://schemas.openxmlformats.org/officeDocument/2006/relationships/hyperlink" Target="../Docs/R1-2205034.zip" TargetMode="External"/><Relationship Id="rId2410" Type="http://schemas.openxmlformats.org/officeDocument/2006/relationships/hyperlink" Target="../Docs/R1-2203826.zip" TargetMode="External"/><Relationship Id="rId2648" Type="http://schemas.openxmlformats.org/officeDocument/2006/relationships/hyperlink" Target="../Docs/R1-2205086.zip" TargetMode="External"/><Relationship Id="rId2855" Type="http://schemas.openxmlformats.org/officeDocument/2006/relationships/hyperlink" Target="../Docs/R1-2204125.zip" TargetMode="External"/><Relationship Id="rId96" Type="http://schemas.openxmlformats.org/officeDocument/2006/relationships/hyperlink" Target="../Docs/R1-2203493.zip" TargetMode="External"/><Relationship Id="rId827" Type="http://schemas.openxmlformats.org/officeDocument/2006/relationships/hyperlink" Target="../Docs/R1-2204276.zip" TargetMode="External"/><Relationship Id="rId1012" Type="http://schemas.openxmlformats.org/officeDocument/2006/relationships/hyperlink" Target="../Docs/R1-2204350.zip" TargetMode="External"/><Relationship Id="rId1457" Type="http://schemas.openxmlformats.org/officeDocument/2006/relationships/hyperlink" Target="../Docs/R1-2203199.zip" TargetMode="External"/><Relationship Id="rId1664" Type="http://schemas.openxmlformats.org/officeDocument/2006/relationships/hyperlink" Target="../Docs/R1-2203066.zip" TargetMode="External"/><Relationship Id="rId1871" Type="http://schemas.openxmlformats.org/officeDocument/2006/relationships/hyperlink" Target="../Docs/R1-2204568.zip" TargetMode="External"/><Relationship Id="rId2508" Type="http://schemas.openxmlformats.org/officeDocument/2006/relationships/hyperlink" Target="../Docs/R1-2204040.zip" TargetMode="External"/><Relationship Id="rId2715" Type="http://schemas.openxmlformats.org/officeDocument/2006/relationships/hyperlink" Target="../Docs/R1-2203706.zip" TargetMode="External"/><Relationship Id="rId2922" Type="http://schemas.openxmlformats.org/officeDocument/2006/relationships/hyperlink" Target="../Docs/R1-2203931.zip" TargetMode="External"/><Relationship Id="rId1317" Type="http://schemas.openxmlformats.org/officeDocument/2006/relationships/hyperlink" Target="../Docs/R1-2203877.zip" TargetMode="External"/><Relationship Id="rId1524" Type="http://schemas.openxmlformats.org/officeDocument/2006/relationships/hyperlink" Target="../Docs/R1-2203108.zip" TargetMode="External"/><Relationship Id="rId1731" Type="http://schemas.openxmlformats.org/officeDocument/2006/relationships/hyperlink" Target="../Docs/R1-2204147.zip" TargetMode="External"/><Relationship Id="rId1969" Type="http://schemas.openxmlformats.org/officeDocument/2006/relationships/hyperlink" Target="../Docs/R1-2205217.zip" TargetMode="External"/><Relationship Id="rId3184" Type="http://schemas.openxmlformats.org/officeDocument/2006/relationships/hyperlink" Target="../Docs/R1-2205659.zip" TargetMode="External"/><Relationship Id="rId23" Type="http://schemas.openxmlformats.org/officeDocument/2006/relationships/hyperlink" Target="../Docs/R1-2203043.zip" TargetMode="External"/><Relationship Id="rId1829" Type="http://schemas.openxmlformats.org/officeDocument/2006/relationships/hyperlink" Target="../Docs/R1-2205024.zip" TargetMode="External"/><Relationship Id="rId3391" Type="http://schemas.openxmlformats.org/officeDocument/2006/relationships/hyperlink" Target="../Docs/R1-2205686.zip" TargetMode="External"/><Relationship Id="rId2298" Type="http://schemas.openxmlformats.org/officeDocument/2006/relationships/hyperlink" Target="../Docs/R1-2203979.zip" TargetMode="External"/><Relationship Id="rId3044" Type="http://schemas.openxmlformats.org/officeDocument/2006/relationships/hyperlink" Target="../Docs/R1-2205275.zip" TargetMode="External"/><Relationship Id="rId3251" Type="http://schemas.openxmlformats.org/officeDocument/2006/relationships/hyperlink" Target="https://portal.3gpp.org/desktopmodules/Release/ReleaseDetails.aspx?releaseId=192" TargetMode="External"/><Relationship Id="rId3349" Type="http://schemas.openxmlformats.org/officeDocument/2006/relationships/hyperlink" Target="../Docs/R1-2203036.zip" TargetMode="External"/><Relationship Id="rId172" Type="http://schemas.openxmlformats.org/officeDocument/2006/relationships/hyperlink" Target="../Docs/R1-2203016.zip" TargetMode="External"/><Relationship Id="rId477" Type="http://schemas.openxmlformats.org/officeDocument/2006/relationships/hyperlink" Target="../Docs/R1-2204977.zip" TargetMode="External"/><Relationship Id="rId684" Type="http://schemas.openxmlformats.org/officeDocument/2006/relationships/hyperlink" Target="../Docs/R1-2205445.zip" TargetMode="External"/><Relationship Id="rId2060" Type="http://schemas.openxmlformats.org/officeDocument/2006/relationships/hyperlink" Target="../Docs/R1-2203215.zip" TargetMode="External"/><Relationship Id="rId2158" Type="http://schemas.openxmlformats.org/officeDocument/2006/relationships/hyperlink" Target="../Docs/R1-2204194.zip" TargetMode="External"/><Relationship Id="rId2365" Type="http://schemas.openxmlformats.org/officeDocument/2006/relationships/hyperlink" Target="../Docs/R1-2203635.zip" TargetMode="External"/><Relationship Id="rId3111" Type="http://schemas.openxmlformats.org/officeDocument/2006/relationships/hyperlink" Target="https://portal.3gpp.org/desktopmodules/Release/ReleaseDetails.aspx?releaseId=192" TargetMode="External"/><Relationship Id="rId3209" Type="http://schemas.openxmlformats.org/officeDocument/2006/relationships/hyperlink" Target="https://portal.3gpp.org/desktopmodules/Release/ReleaseDetails.aspx?releaseId=191" TargetMode="External"/><Relationship Id="rId337" Type="http://schemas.openxmlformats.org/officeDocument/2006/relationships/hyperlink" Target="../Docs/R1-2203300.zip" TargetMode="External"/><Relationship Id="rId891" Type="http://schemas.openxmlformats.org/officeDocument/2006/relationships/hyperlink" Target="../Docs/R1-2205430.zip" TargetMode="External"/><Relationship Id="rId989" Type="http://schemas.openxmlformats.org/officeDocument/2006/relationships/hyperlink" Target="../Docs/R1-2204775.zip" TargetMode="External"/><Relationship Id="rId2018" Type="http://schemas.openxmlformats.org/officeDocument/2006/relationships/hyperlink" Target="../Docs/R1-2205067.zip" TargetMode="External"/><Relationship Id="rId2572" Type="http://schemas.openxmlformats.org/officeDocument/2006/relationships/hyperlink" Target="../Docs/R1-2205141.zip" TargetMode="External"/><Relationship Id="rId2877" Type="http://schemas.openxmlformats.org/officeDocument/2006/relationships/hyperlink" Target="../Docs/R1-2203929.zip" TargetMode="External"/><Relationship Id="rId3416" Type="http://schemas.openxmlformats.org/officeDocument/2006/relationships/hyperlink" Target="../Docs/R1-2205654.zip" TargetMode="External"/><Relationship Id="rId544" Type="http://schemas.openxmlformats.org/officeDocument/2006/relationships/hyperlink" Target="../Docs/R1-2204338.zip" TargetMode="External"/><Relationship Id="rId751" Type="http://schemas.openxmlformats.org/officeDocument/2006/relationships/hyperlink" Target="../Docs/R1-2203990.zip" TargetMode="External"/><Relationship Id="rId849" Type="http://schemas.openxmlformats.org/officeDocument/2006/relationships/hyperlink" Target="../Docs/R1-2205564.zip" TargetMode="External"/><Relationship Id="rId1174" Type="http://schemas.openxmlformats.org/officeDocument/2006/relationships/hyperlink" Target="../Docs/R1-2205336.zip" TargetMode="External"/><Relationship Id="rId1381" Type="http://schemas.openxmlformats.org/officeDocument/2006/relationships/hyperlink" Target="../Docs/R1-2204590.zip" TargetMode="External"/><Relationship Id="rId1479" Type="http://schemas.openxmlformats.org/officeDocument/2006/relationships/hyperlink" Target="../Docs/R1-2204596.zip" TargetMode="External"/><Relationship Id="rId1686" Type="http://schemas.openxmlformats.org/officeDocument/2006/relationships/hyperlink" Target="../Docs/R1-2205391.zip" TargetMode="External"/><Relationship Id="rId2225" Type="http://schemas.openxmlformats.org/officeDocument/2006/relationships/hyperlink" Target="../Docs/R1-2203908.zip" TargetMode="External"/><Relationship Id="rId2432" Type="http://schemas.openxmlformats.org/officeDocument/2006/relationships/hyperlink" Target="https://www.3gpp.org/ftp/TSG_RAN/TSG_RAN/TSGR_94e/Docs/RP-213661.zip" TargetMode="External"/><Relationship Id="rId404" Type="http://schemas.openxmlformats.org/officeDocument/2006/relationships/hyperlink" Target="../Docs/R1-2205115.zip" TargetMode="External"/><Relationship Id="rId611" Type="http://schemas.openxmlformats.org/officeDocument/2006/relationships/hyperlink" Target="../Docs/R1-2203056.zip" TargetMode="External"/><Relationship Id="rId1034" Type="http://schemas.openxmlformats.org/officeDocument/2006/relationships/hyperlink" Target="../Docs/R1-2205152.zip" TargetMode="External"/><Relationship Id="rId1241" Type="http://schemas.openxmlformats.org/officeDocument/2006/relationships/hyperlink" Target="../Docs/R1-2204822.zip" TargetMode="External"/><Relationship Id="rId1339" Type="http://schemas.openxmlformats.org/officeDocument/2006/relationships/hyperlink" Target="../Docs/R1-2204357.zip" TargetMode="External"/><Relationship Id="rId1893" Type="http://schemas.openxmlformats.org/officeDocument/2006/relationships/hyperlink" Target="../Docs/R1-2204017.zip" TargetMode="External"/><Relationship Id="rId2737" Type="http://schemas.openxmlformats.org/officeDocument/2006/relationships/hyperlink" Target="../Docs/R1-2205487.zip" TargetMode="External"/><Relationship Id="rId2944" Type="http://schemas.openxmlformats.org/officeDocument/2006/relationships/hyperlink" Target="../Docs/R1-2204915.zip" TargetMode="External"/><Relationship Id="rId709" Type="http://schemas.openxmlformats.org/officeDocument/2006/relationships/hyperlink" Target="../Docs/R1-2204206.zip" TargetMode="External"/><Relationship Id="rId916" Type="http://schemas.openxmlformats.org/officeDocument/2006/relationships/hyperlink" Target="../Docs/R1-2203310.zip" TargetMode="External"/><Relationship Id="rId1101" Type="http://schemas.openxmlformats.org/officeDocument/2006/relationships/hyperlink" Target="../Docs/R1-2203872.zip" TargetMode="External"/><Relationship Id="rId1546" Type="http://schemas.openxmlformats.org/officeDocument/2006/relationships/hyperlink" Target="../Docs/R1-2203541.zip" TargetMode="External"/><Relationship Id="rId1753" Type="http://schemas.openxmlformats.org/officeDocument/2006/relationships/hyperlink" Target="../Docs/R1-2203548.zip" TargetMode="External"/><Relationship Id="rId1960" Type="http://schemas.openxmlformats.org/officeDocument/2006/relationships/hyperlink" Target="../Docs/R1-2204242.zip" TargetMode="External"/><Relationship Id="rId2804" Type="http://schemas.openxmlformats.org/officeDocument/2006/relationships/hyperlink" Target="../Docs/R1-2205055.zip" TargetMode="External"/><Relationship Id="rId45" Type="http://schemas.openxmlformats.org/officeDocument/2006/relationships/hyperlink" Target="../Docs/R1-2204658.zip" TargetMode="External"/><Relationship Id="rId1406" Type="http://schemas.openxmlformats.org/officeDocument/2006/relationships/hyperlink" Target="../Docs/R1-2203882.zip" TargetMode="External"/><Relationship Id="rId1613" Type="http://schemas.openxmlformats.org/officeDocument/2006/relationships/hyperlink" Target="../Docs/R1-2204231.zip" TargetMode="External"/><Relationship Id="rId1820" Type="http://schemas.openxmlformats.org/officeDocument/2006/relationships/hyperlink" Target="../Docs/R1-2204238.zip" TargetMode="External"/><Relationship Id="rId3066" Type="http://schemas.openxmlformats.org/officeDocument/2006/relationships/hyperlink" Target="https://portal.3gpp.org/desktopmodules/Specifications/SpecificationDetails.aspx?specificationId=3215" TargetMode="External"/><Relationship Id="rId3273" Type="http://schemas.openxmlformats.org/officeDocument/2006/relationships/hyperlink" Target="https://portal.3gpp.org/desktopmodules/WorkItem/WorkItemDetails.aspx?workitemId=890157" TargetMode="External"/><Relationship Id="rId194" Type="http://schemas.openxmlformats.org/officeDocument/2006/relationships/hyperlink" Target="../Docs/R1-2204554.zip" TargetMode="External"/><Relationship Id="rId1918" Type="http://schemas.openxmlformats.org/officeDocument/2006/relationships/hyperlink" Target="../Docs/R1-2203454.zip" TargetMode="External"/><Relationship Id="rId2082" Type="http://schemas.openxmlformats.org/officeDocument/2006/relationships/hyperlink" Target="../Docs/R1-2204637.zip" TargetMode="External"/><Relationship Id="rId3133" Type="http://schemas.openxmlformats.org/officeDocument/2006/relationships/hyperlink" Target="https://portal.3gpp.org/desktopmodules/WorkItem/WorkItemDetails.aspx?workitemId=900162" TargetMode="External"/><Relationship Id="rId261" Type="http://schemas.openxmlformats.org/officeDocument/2006/relationships/hyperlink" Target="../Docs/R1-2204681.zip" TargetMode="External"/><Relationship Id="rId499" Type="http://schemas.openxmlformats.org/officeDocument/2006/relationships/hyperlink" Target="../Docs/R1-2205286.zip" TargetMode="External"/><Relationship Id="rId2387" Type="http://schemas.openxmlformats.org/officeDocument/2006/relationships/hyperlink" Target="../Docs/R1-2203627.zip" TargetMode="External"/><Relationship Id="rId2594" Type="http://schemas.openxmlformats.org/officeDocument/2006/relationships/hyperlink" Target="../Docs/R1-2203376.zip" TargetMode="External"/><Relationship Id="rId3340" Type="http://schemas.openxmlformats.org/officeDocument/2006/relationships/hyperlink" Target="../Docs/R1-2203027.zip" TargetMode="External"/><Relationship Id="rId359" Type="http://schemas.openxmlformats.org/officeDocument/2006/relationships/hyperlink" Target="../Docs/R1-2203851.zip" TargetMode="External"/><Relationship Id="rId566" Type="http://schemas.openxmlformats.org/officeDocument/2006/relationships/hyperlink" Target="../Docs/R1-2204566.zip" TargetMode="External"/><Relationship Id="rId773" Type="http://schemas.openxmlformats.org/officeDocument/2006/relationships/hyperlink" Target="../Docs/R1-2205563.zip" TargetMode="External"/><Relationship Id="rId1196" Type="http://schemas.openxmlformats.org/officeDocument/2006/relationships/hyperlink" Target="../Docs/R1-2205129.zip" TargetMode="External"/><Relationship Id="rId2247" Type="http://schemas.openxmlformats.org/officeDocument/2006/relationships/hyperlink" Target="../Docs/R1-2204743.zip" TargetMode="External"/><Relationship Id="rId2454" Type="http://schemas.openxmlformats.org/officeDocument/2006/relationships/hyperlink" Target="../Docs/R1-2204255.zip" TargetMode="External"/><Relationship Id="rId2899" Type="http://schemas.openxmlformats.org/officeDocument/2006/relationships/hyperlink" Target="../Docs/R1-2203805.zip" TargetMode="External"/><Relationship Id="rId3200" Type="http://schemas.openxmlformats.org/officeDocument/2006/relationships/hyperlink" Target="../Docs/R1-2205679.zip" TargetMode="External"/><Relationship Id="rId121" Type="http://schemas.openxmlformats.org/officeDocument/2006/relationships/hyperlink" Target="../Docs/R1-2203395.zip" TargetMode="External"/><Relationship Id="rId219" Type="http://schemas.openxmlformats.org/officeDocument/2006/relationships/hyperlink" Target="../Docs/R1-2203416.zip" TargetMode="External"/><Relationship Id="rId426" Type="http://schemas.openxmlformats.org/officeDocument/2006/relationships/hyperlink" Target="../Docs/R1-2203257.zip" TargetMode="External"/><Relationship Id="rId633" Type="http://schemas.openxmlformats.org/officeDocument/2006/relationships/hyperlink" Target="../Docs/R1-2205124.zip" TargetMode="External"/><Relationship Id="rId980" Type="http://schemas.openxmlformats.org/officeDocument/2006/relationships/hyperlink" Target="../Docs/R1-2204089.zip" TargetMode="External"/><Relationship Id="rId1056" Type="http://schemas.openxmlformats.org/officeDocument/2006/relationships/hyperlink" Target="../Docs/R1-2204777.zip" TargetMode="External"/><Relationship Id="rId1263" Type="http://schemas.openxmlformats.org/officeDocument/2006/relationships/hyperlink" Target="../Docs/R1-2203769.zip" TargetMode="External"/><Relationship Id="rId2107" Type="http://schemas.openxmlformats.org/officeDocument/2006/relationships/hyperlink" Target="../Docs/R1-2204305.zip" TargetMode="External"/><Relationship Id="rId2314" Type="http://schemas.openxmlformats.org/officeDocument/2006/relationships/hyperlink" Target="../Docs/R1-2203335.zip" TargetMode="External"/><Relationship Id="rId2661" Type="http://schemas.openxmlformats.org/officeDocument/2006/relationships/hyperlink" Target="../Docs/R1-2204884.zip" TargetMode="External"/><Relationship Id="rId2759" Type="http://schemas.openxmlformats.org/officeDocument/2006/relationships/hyperlink" Target="../Docs/R1-2205052.zip" TargetMode="External"/><Relationship Id="rId2966" Type="http://schemas.openxmlformats.org/officeDocument/2006/relationships/hyperlink" Target="https://portal.3gpp.org/desktopmodules/Specifications/SpecificationDetails.aspx?specificationId=2427" TargetMode="External"/><Relationship Id="rId840" Type="http://schemas.openxmlformats.org/officeDocument/2006/relationships/hyperlink" Target="../Docs/R1-2205255.zip" TargetMode="External"/><Relationship Id="rId938" Type="http://schemas.openxmlformats.org/officeDocument/2006/relationships/image" Target="media/image6.png"/><Relationship Id="rId1470" Type="http://schemas.openxmlformats.org/officeDocument/2006/relationships/hyperlink" Target="../Docs/R1-2204409.zip" TargetMode="External"/><Relationship Id="rId1568" Type="http://schemas.openxmlformats.org/officeDocument/2006/relationships/hyperlink" Target="../Docs/R1-2205314.zip" TargetMode="External"/><Relationship Id="rId1775" Type="http://schemas.openxmlformats.org/officeDocument/2006/relationships/hyperlink" Target="../Docs/R1-2203549.zip" TargetMode="External"/><Relationship Id="rId2521" Type="http://schemas.openxmlformats.org/officeDocument/2006/relationships/hyperlink" Target="../Docs/R1-2203481.zip" TargetMode="External"/><Relationship Id="rId2619" Type="http://schemas.openxmlformats.org/officeDocument/2006/relationships/hyperlink" Target="../Docs/R1-2205068.zip" TargetMode="External"/><Relationship Id="rId2826" Type="http://schemas.openxmlformats.org/officeDocument/2006/relationships/hyperlink" Target="../Docs/R1-2203639.zip" TargetMode="External"/><Relationship Id="rId67" Type="http://schemas.openxmlformats.org/officeDocument/2006/relationships/hyperlink" Target="../Docs/R1-2203963.zip" TargetMode="External"/><Relationship Id="rId700" Type="http://schemas.openxmlformats.org/officeDocument/2006/relationships/hyperlink" Target="../Docs/R1-2203213.zip" TargetMode="External"/><Relationship Id="rId1123" Type="http://schemas.openxmlformats.org/officeDocument/2006/relationships/hyperlink" Target="../Docs/R1-2203361.zip" TargetMode="External"/><Relationship Id="rId1330" Type="http://schemas.openxmlformats.org/officeDocument/2006/relationships/hyperlink" Target="../Docs/R1-2204849.zip" TargetMode="External"/><Relationship Id="rId1428" Type="http://schemas.openxmlformats.org/officeDocument/2006/relationships/hyperlink" Target="../Docs/R1-2204593.zip" TargetMode="External"/><Relationship Id="rId1635" Type="http://schemas.openxmlformats.org/officeDocument/2006/relationships/hyperlink" Target="../Docs/R1-2203323.zip" TargetMode="External"/><Relationship Id="rId1982" Type="http://schemas.openxmlformats.org/officeDocument/2006/relationships/image" Target="media/image29.png"/><Relationship Id="rId3088" Type="http://schemas.openxmlformats.org/officeDocument/2006/relationships/hyperlink" Target="../Docs/R1-2205645.zip" TargetMode="External"/><Relationship Id="rId1842" Type="http://schemas.openxmlformats.org/officeDocument/2006/relationships/image" Target="../../../../../../../Users/cmcc/AppData/Roaming/Foxmail7/Temp-9192-20220519203036/Attach/image024(05-25-10-12-00).png" TargetMode="External"/><Relationship Id="rId3295" Type="http://schemas.openxmlformats.org/officeDocument/2006/relationships/hyperlink" Target="https://portal.3gpp.org/desktopmodules/Release/ReleaseDetails.aspx?releaseId=192" TargetMode="External"/><Relationship Id="rId1702" Type="http://schemas.openxmlformats.org/officeDocument/2006/relationships/hyperlink" Target="../Docs/R1-2203726.zip" TargetMode="External"/><Relationship Id="rId3155" Type="http://schemas.openxmlformats.org/officeDocument/2006/relationships/hyperlink" Target="https://portal.3gpp.org/desktopmodules/WorkItem/WorkItemDetails.aspx?workitemId=830174" TargetMode="External"/><Relationship Id="rId3362" Type="http://schemas.openxmlformats.org/officeDocument/2006/relationships/hyperlink" Target="../Docs/R1-2203049.zip" TargetMode="External"/><Relationship Id="rId283" Type="http://schemas.openxmlformats.org/officeDocument/2006/relationships/hyperlink" Target="../Docs/R1-2204700.zip" TargetMode="External"/><Relationship Id="rId490" Type="http://schemas.openxmlformats.org/officeDocument/2006/relationships/hyperlink" Target="../Docs/R1-2205296.zip" TargetMode="External"/><Relationship Id="rId2171" Type="http://schemas.openxmlformats.org/officeDocument/2006/relationships/hyperlink" Target="../Docs/R1-2205181.zip" TargetMode="External"/><Relationship Id="rId3015" Type="http://schemas.openxmlformats.org/officeDocument/2006/relationships/hyperlink" Target="https://portal.3gpp.org/desktopmodules/Release/ReleaseDetails.aspx?releaseId=192" TargetMode="External"/><Relationship Id="rId3222" Type="http://schemas.openxmlformats.org/officeDocument/2006/relationships/hyperlink" Target="https://portal.3gpp.org/desktopmodules/WorkItem/WorkItemDetails.aspx?workitemId=860140" TargetMode="External"/><Relationship Id="rId143" Type="http://schemas.openxmlformats.org/officeDocument/2006/relationships/hyperlink" Target="../Docs/R1-2204967.zip" TargetMode="External"/><Relationship Id="rId350" Type="http://schemas.openxmlformats.org/officeDocument/2006/relationships/hyperlink" Target="../Docs/R1-2204905.zip" TargetMode="External"/><Relationship Id="rId588" Type="http://schemas.openxmlformats.org/officeDocument/2006/relationships/hyperlink" Target="../Docs/R1-2203678.zip" TargetMode="External"/><Relationship Id="rId795" Type="http://schemas.openxmlformats.org/officeDocument/2006/relationships/hyperlink" Target="../Docs/R1-2203436.zip" TargetMode="External"/><Relationship Id="rId2031" Type="http://schemas.openxmlformats.org/officeDocument/2006/relationships/hyperlink" Target="../Docs/R1-2203327.zip" TargetMode="External"/><Relationship Id="rId2269" Type="http://schemas.openxmlformats.org/officeDocument/2006/relationships/hyperlink" Target="../Docs/R1-2203718.zip" TargetMode="External"/><Relationship Id="rId2476" Type="http://schemas.openxmlformats.org/officeDocument/2006/relationships/hyperlink" Target="../Docs/R1-2203118.zip" TargetMode="External"/><Relationship Id="rId2683" Type="http://schemas.openxmlformats.org/officeDocument/2006/relationships/hyperlink" Target="../Docs/R1-2203211.zip" TargetMode="External"/><Relationship Id="rId2890" Type="http://schemas.openxmlformats.org/officeDocument/2006/relationships/image" Target="cid:image001.png@01D86B64.CB773B00" TargetMode="External"/><Relationship Id="rId9" Type="http://schemas.openxmlformats.org/officeDocument/2006/relationships/image" Target="media/image1.png"/><Relationship Id="rId210" Type="http://schemas.openxmlformats.org/officeDocument/2006/relationships/hyperlink" Target="../Docs/R1-2204907.zip" TargetMode="External"/><Relationship Id="rId448" Type="http://schemas.openxmlformats.org/officeDocument/2006/relationships/hyperlink" Target="../Docs/R1-2205315.zip" TargetMode="External"/><Relationship Id="rId655" Type="http://schemas.openxmlformats.org/officeDocument/2006/relationships/hyperlink" Target="../Docs/R1-2205143.zip" TargetMode="External"/><Relationship Id="rId862" Type="http://schemas.openxmlformats.org/officeDocument/2006/relationships/hyperlink" Target="../Docs/R1-2204036.zip" TargetMode="External"/><Relationship Id="rId1078" Type="http://schemas.openxmlformats.org/officeDocument/2006/relationships/hyperlink" Target="../Docs/R1-2205250.zip" TargetMode="External"/><Relationship Id="rId1285" Type="http://schemas.openxmlformats.org/officeDocument/2006/relationships/hyperlink" Target="../Docs/R1-2205200.zip" TargetMode="External"/><Relationship Id="rId1492" Type="http://schemas.openxmlformats.org/officeDocument/2006/relationships/hyperlink" Target="../Docs/R1-2204227.zip" TargetMode="External"/><Relationship Id="rId2129" Type="http://schemas.openxmlformats.org/officeDocument/2006/relationships/hyperlink" Target="../Docs/R1-2204109.zip" TargetMode="External"/><Relationship Id="rId2336" Type="http://schemas.openxmlformats.org/officeDocument/2006/relationships/hyperlink" Target="../Docs/R1-2204950.zip" TargetMode="External"/><Relationship Id="rId2543" Type="http://schemas.openxmlformats.org/officeDocument/2006/relationships/hyperlink" Target="../Docs/R1-2204319.zip" TargetMode="External"/><Relationship Id="rId2750" Type="http://schemas.openxmlformats.org/officeDocument/2006/relationships/hyperlink" Target="../Docs/R1-2204027.zip" TargetMode="External"/><Relationship Id="rId2988" Type="http://schemas.openxmlformats.org/officeDocument/2006/relationships/hyperlink" Target="../Docs/R1-2205667.zip" TargetMode="External"/><Relationship Id="rId308" Type="http://schemas.openxmlformats.org/officeDocument/2006/relationships/hyperlink" Target="../Docs/R1-2205397.zip" TargetMode="External"/><Relationship Id="rId515" Type="http://schemas.openxmlformats.org/officeDocument/2006/relationships/hyperlink" Target="../Docs/R1-2204337.zip" TargetMode="External"/><Relationship Id="rId722" Type="http://schemas.openxmlformats.org/officeDocument/2006/relationships/hyperlink" Target="../Docs/R1-2205103.zip" TargetMode="External"/><Relationship Id="rId1145" Type="http://schemas.openxmlformats.org/officeDocument/2006/relationships/hyperlink" Target="../Docs/R1-2205117.zip" TargetMode="External"/><Relationship Id="rId1352" Type="http://schemas.openxmlformats.org/officeDocument/2006/relationships/hyperlink" Target="../Docs/R1-2203531.zip" TargetMode="External"/><Relationship Id="rId1797" Type="http://schemas.openxmlformats.org/officeDocument/2006/relationships/hyperlink" Target="../Docs/R1-2205075.zip" TargetMode="External"/><Relationship Id="rId2403" Type="http://schemas.openxmlformats.org/officeDocument/2006/relationships/hyperlink" Target="../Docs/R1-2203180.zip" TargetMode="External"/><Relationship Id="rId2848" Type="http://schemas.openxmlformats.org/officeDocument/2006/relationships/hyperlink" Target="../Docs/R1-2205266.zip" TargetMode="External"/><Relationship Id="rId89" Type="http://schemas.openxmlformats.org/officeDocument/2006/relationships/hyperlink" Target="../Docs/R1-2203109.zip" TargetMode="External"/><Relationship Id="rId1005" Type="http://schemas.openxmlformats.org/officeDocument/2006/relationships/hyperlink" Target="../Docs/R1-2203522.zip" TargetMode="External"/><Relationship Id="rId1212" Type="http://schemas.openxmlformats.org/officeDocument/2006/relationships/hyperlink" Target="../Docs/R1-2204623.zip" TargetMode="External"/><Relationship Id="rId1657" Type="http://schemas.openxmlformats.org/officeDocument/2006/relationships/hyperlink" Target="../Docs/R1-2205260.zip" TargetMode="External"/><Relationship Id="rId1864" Type="http://schemas.openxmlformats.org/officeDocument/2006/relationships/hyperlink" Target="../Docs/R1-2204150.zip" TargetMode="External"/><Relationship Id="rId2610" Type="http://schemas.openxmlformats.org/officeDocument/2006/relationships/hyperlink" Target="../Docs/R1-2204610.zip" TargetMode="External"/><Relationship Id="rId2708" Type="http://schemas.openxmlformats.org/officeDocument/2006/relationships/hyperlink" Target="../Docs/R1-2203135.zip" TargetMode="External"/><Relationship Id="rId2915" Type="http://schemas.openxmlformats.org/officeDocument/2006/relationships/hyperlink" Target="../Docs/R1-2204646.zip" TargetMode="External"/><Relationship Id="rId1517" Type="http://schemas.openxmlformats.org/officeDocument/2006/relationships/hyperlink" Target="../Docs/R1-2203767.zip" TargetMode="External"/><Relationship Id="rId1724" Type="http://schemas.openxmlformats.org/officeDocument/2006/relationships/hyperlink" Target="../Docs/R1-2203447.zip" TargetMode="External"/><Relationship Id="rId3177" Type="http://schemas.openxmlformats.org/officeDocument/2006/relationships/hyperlink" Target="https://portal.3gpp.org/desktopmodules/Release/ReleaseDetails.aspx?releaseId=192" TargetMode="External"/><Relationship Id="rId16" Type="http://schemas.openxmlformats.org/officeDocument/2006/relationships/hyperlink" Target="../Docs/R1-2205148.zip" TargetMode="External"/><Relationship Id="rId1931" Type="http://schemas.openxmlformats.org/officeDocument/2006/relationships/hyperlink" Target="../Docs/R1-2204298.zip" TargetMode="External"/><Relationship Id="rId3037" Type="http://schemas.openxmlformats.org/officeDocument/2006/relationships/hyperlink" Target="../Docs/R1-2205687.zip" TargetMode="External"/><Relationship Id="rId3384" Type="http://schemas.openxmlformats.org/officeDocument/2006/relationships/hyperlink" Target="../Docs/R1-2205646.zip" TargetMode="External"/><Relationship Id="rId2193" Type="http://schemas.openxmlformats.org/officeDocument/2006/relationships/hyperlink" Target="../Docs/R1-2204248.zip" TargetMode="External"/><Relationship Id="rId2498" Type="http://schemas.openxmlformats.org/officeDocument/2006/relationships/hyperlink" Target="../Docs/R1-2205521.zip" TargetMode="External"/><Relationship Id="rId3244" Type="http://schemas.openxmlformats.org/officeDocument/2006/relationships/hyperlink" Target="../Docs/R1-2205380.zip" TargetMode="External"/><Relationship Id="rId165" Type="http://schemas.openxmlformats.org/officeDocument/2006/relationships/hyperlink" Target="../Docs/R1-2204821.zip" TargetMode="External"/><Relationship Id="rId372" Type="http://schemas.openxmlformats.org/officeDocument/2006/relationships/hyperlink" Target="../Docs/R1-2203849.zip" TargetMode="External"/><Relationship Id="rId677" Type="http://schemas.openxmlformats.org/officeDocument/2006/relationships/hyperlink" Target="../Docs/R1-2205304.zip" TargetMode="External"/><Relationship Id="rId2053" Type="http://schemas.openxmlformats.org/officeDocument/2006/relationships/hyperlink" Target="../Docs/R1-2205540.zip" TargetMode="External"/><Relationship Id="rId2260" Type="http://schemas.openxmlformats.org/officeDocument/2006/relationships/hyperlink" Target="../Docs/R1-2204309.zip" TargetMode="External"/><Relationship Id="rId2358" Type="http://schemas.openxmlformats.org/officeDocument/2006/relationships/hyperlink" Target="../Docs/R1-2203469.zip" TargetMode="External"/><Relationship Id="rId3104" Type="http://schemas.openxmlformats.org/officeDocument/2006/relationships/hyperlink" Target="https://portal.3gpp.org/desktopmodules/Specifications/SpecificationDetails.aspx?specificationId=3215" TargetMode="External"/><Relationship Id="rId3311" Type="http://schemas.openxmlformats.org/officeDocument/2006/relationships/hyperlink" Target="https://portal.3gpp.org/desktopmodules/Release/ReleaseDetails.aspx?releaseId=193" TargetMode="External"/><Relationship Id="rId232" Type="http://schemas.openxmlformats.org/officeDocument/2006/relationships/hyperlink" Target="../Docs/R1-2203850.zip" TargetMode="External"/><Relationship Id="rId884" Type="http://schemas.openxmlformats.org/officeDocument/2006/relationships/hyperlink" Target="../Docs/R1-2203053.zip" TargetMode="External"/><Relationship Id="rId2120" Type="http://schemas.openxmlformats.org/officeDocument/2006/relationships/hyperlink" Target="../Docs/R1-2205372.zip" TargetMode="External"/><Relationship Id="rId2565" Type="http://schemas.openxmlformats.org/officeDocument/2006/relationships/hyperlink" Target="../Docs/R1-2204812.zip" TargetMode="External"/><Relationship Id="rId2772" Type="http://schemas.openxmlformats.org/officeDocument/2006/relationships/hyperlink" Target="https://www.3gpp.org/ftp/TSG_RAN/TSG_RAN/TSGR_95e/Docs/RP-220285.zip" TargetMode="External"/><Relationship Id="rId3409" Type="http://schemas.openxmlformats.org/officeDocument/2006/relationships/hyperlink" Target="../Docs/R1-2205670.zip" TargetMode="External"/><Relationship Id="rId537" Type="http://schemas.openxmlformats.org/officeDocument/2006/relationships/hyperlink" Target="../Docs/R1-2203369.zip" TargetMode="External"/><Relationship Id="rId744" Type="http://schemas.openxmlformats.org/officeDocument/2006/relationships/hyperlink" Target="../Docs/R1-2203306.zip" TargetMode="External"/><Relationship Id="rId951" Type="http://schemas.openxmlformats.org/officeDocument/2006/relationships/hyperlink" Target="../Docs/R1-2203993.zip" TargetMode="External"/><Relationship Id="rId1167" Type="http://schemas.openxmlformats.org/officeDocument/2006/relationships/hyperlink" Target="../Docs/R1-2205214.zip" TargetMode="External"/><Relationship Id="rId1374" Type="http://schemas.openxmlformats.org/officeDocument/2006/relationships/hyperlink" Target="../Docs/R1-2203429.zip" TargetMode="External"/><Relationship Id="rId1581" Type="http://schemas.openxmlformats.org/officeDocument/2006/relationships/hyperlink" Target="../Docs/R1-2203954.zip" TargetMode="External"/><Relationship Id="rId1679" Type="http://schemas.openxmlformats.org/officeDocument/2006/relationships/hyperlink" Target="../Docs/R1-2204291.zip" TargetMode="External"/><Relationship Id="rId2218" Type="http://schemas.openxmlformats.org/officeDocument/2006/relationships/hyperlink" Target="../Docs/R1-2203658.zip" TargetMode="External"/><Relationship Id="rId2425" Type="http://schemas.openxmlformats.org/officeDocument/2006/relationships/hyperlink" Target="../Docs/R1-2203472.zip" TargetMode="External"/><Relationship Id="rId2632" Type="http://schemas.openxmlformats.org/officeDocument/2006/relationships/hyperlink" Target="../Docs/R1-2203698.zip" TargetMode="External"/><Relationship Id="rId80" Type="http://schemas.openxmlformats.org/officeDocument/2006/relationships/hyperlink" Target="../Docs/R1-2204966.zip" TargetMode="External"/><Relationship Id="rId604" Type="http://schemas.openxmlformats.org/officeDocument/2006/relationships/hyperlink" Target="../Docs/R1-2205124.zip" TargetMode="External"/><Relationship Id="rId811" Type="http://schemas.openxmlformats.org/officeDocument/2006/relationships/hyperlink" Target="../Docs/R1-2205162.zip" TargetMode="External"/><Relationship Id="rId1027" Type="http://schemas.openxmlformats.org/officeDocument/2006/relationships/hyperlink" Target="../Docs/R1-2203612.zip" TargetMode="External"/><Relationship Id="rId1234" Type="http://schemas.openxmlformats.org/officeDocument/2006/relationships/hyperlink" Target="../Docs/R1-2203196.zip" TargetMode="External"/><Relationship Id="rId1441" Type="http://schemas.openxmlformats.org/officeDocument/2006/relationships/hyperlink" Target="../Docs/R1-2204853.zip" TargetMode="External"/><Relationship Id="rId1886" Type="http://schemas.openxmlformats.org/officeDocument/2006/relationships/hyperlink" Target="../Docs/R1-2203255.zip" TargetMode="External"/><Relationship Id="rId2937" Type="http://schemas.openxmlformats.org/officeDocument/2006/relationships/hyperlink" Target="../Docs/R1-2203243.zip" TargetMode="External"/><Relationship Id="rId909" Type="http://schemas.openxmlformats.org/officeDocument/2006/relationships/image" Target="media/image4.png"/><Relationship Id="rId1301" Type="http://schemas.openxmlformats.org/officeDocument/2006/relationships/hyperlink" Target="../Docs/R1-2205172.zip" TargetMode="External"/><Relationship Id="rId1539" Type="http://schemas.openxmlformats.org/officeDocument/2006/relationships/hyperlink" Target="../Docs/R1-2203061.zip" TargetMode="External"/><Relationship Id="rId1746" Type="http://schemas.openxmlformats.org/officeDocument/2006/relationships/image" Target="cid:image001.png@01D86B95.47F0C450" TargetMode="External"/><Relationship Id="rId1953" Type="http://schemas.openxmlformats.org/officeDocument/2006/relationships/hyperlink" Target="../Docs/R1-2203812.zip" TargetMode="External"/><Relationship Id="rId3199" Type="http://schemas.openxmlformats.org/officeDocument/2006/relationships/hyperlink" Target="https://portal.3gpp.org/desktopmodules/WorkItem/WorkItemDetails.aspx?workitemId=860140" TargetMode="External"/><Relationship Id="rId38" Type="http://schemas.openxmlformats.org/officeDocument/2006/relationships/hyperlink" Target="../Docs/R1-2203488.zip" TargetMode="External"/><Relationship Id="rId1606" Type="http://schemas.openxmlformats.org/officeDocument/2006/relationships/hyperlink" Target="../Docs/R1-2203725.zip" TargetMode="External"/><Relationship Id="rId1813" Type="http://schemas.openxmlformats.org/officeDocument/2006/relationships/hyperlink" Target="../Docs/R1-2203808.zip" TargetMode="External"/><Relationship Id="rId3059" Type="http://schemas.openxmlformats.org/officeDocument/2006/relationships/hyperlink" Target="https://portal.3gpp.org/desktopmodules/WorkItem/WorkItemDetails.aspx?workitemId=830174" TargetMode="External"/><Relationship Id="rId3266" Type="http://schemas.openxmlformats.org/officeDocument/2006/relationships/hyperlink" Target="https://portal.3gpp.org/desktopmodules/Release/ReleaseDetails.aspx?releaseId=192" TargetMode="External"/><Relationship Id="rId187" Type="http://schemas.openxmlformats.org/officeDocument/2006/relationships/hyperlink" Target="../Docs/R1-2204196.zip" TargetMode="External"/><Relationship Id="rId394" Type="http://schemas.openxmlformats.org/officeDocument/2006/relationships/hyperlink" Target="../Docs/R1-2205254.zip" TargetMode="External"/><Relationship Id="rId2075" Type="http://schemas.openxmlformats.org/officeDocument/2006/relationships/hyperlink" Target="../Docs/R1-2204380.zip" TargetMode="External"/><Relationship Id="rId2282" Type="http://schemas.openxmlformats.org/officeDocument/2006/relationships/hyperlink" Target="../Docs/R1-2204833.zip" TargetMode="External"/><Relationship Id="rId3126" Type="http://schemas.openxmlformats.org/officeDocument/2006/relationships/hyperlink" Target="../Docs/R1-2205673.zip" TargetMode="External"/><Relationship Id="rId254" Type="http://schemas.openxmlformats.org/officeDocument/2006/relationships/hyperlink" Target="../Docs/R1-2205262.zip" TargetMode="External"/><Relationship Id="rId699" Type="http://schemas.openxmlformats.org/officeDocument/2006/relationships/hyperlink" Target="../Docs/R1-2203189.zip" TargetMode="External"/><Relationship Id="rId1091" Type="http://schemas.openxmlformats.org/officeDocument/2006/relationships/hyperlink" Target="../Docs/R1-2205332.zip" TargetMode="External"/><Relationship Id="rId2587" Type="http://schemas.openxmlformats.org/officeDocument/2006/relationships/hyperlink" Target="../Docs/R1-2205231.zip" TargetMode="External"/><Relationship Id="rId2794" Type="http://schemas.openxmlformats.org/officeDocument/2006/relationships/hyperlink" Target="../Docs/R1-2204400.zip" TargetMode="External"/><Relationship Id="rId3333" Type="http://schemas.openxmlformats.org/officeDocument/2006/relationships/hyperlink" Target="../Docs/R1-2203020.zip" TargetMode="External"/><Relationship Id="rId114" Type="http://schemas.openxmlformats.org/officeDocument/2006/relationships/hyperlink" Target="../Docs/R1-2204270.zip" TargetMode="External"/><Relationship Id="rId461" Type="http://schemas.openxmlformats.org/officeDocument/2006/relationships/hyperlink" Target="../Docs/R1-2203422.zip" TargetMode="External"/><Relationship Id="rId559" Type="http://schemas.openxmlformats.org/officeDocument/2006/relationships/hyperlink" Target="../Docs/R1-2203859.zip" TargetMode="External"/><Relationship Id="rId766" Type="http://schemas.openxmlformats.org/officeDocument/2006/relationships/hyperlink" Target="../Docs/R1-2205489.zip" TargetMode="External"/><Relationship Id="rId1189" Type="http://schemas.openxmlformats.org/officeDocument/2006/relationships/hyperlink" Target="../Docs/R1-2204282.zip" TargetMode="External"/><Relationship Id="rId1396" Type="http://schemas.openxmlformats.org/officeDocument/2006/relationships/hyperlink" Target="../Docs/R1-2204591.zip" TargetMode="External"/><Relationship Id="rId2142" Type="http://schemas.openxmlformats.org/officeDocument/2006/relationships/hyperlink" Target="../Docs/R1-2203146.zip" TargetMode="External"/><Relationship Id="rId2447" Type="http://schemas.openxmlformats.org/officeDocument/2006/relationships/hyperlink" Target="../Docs/R1-2203661.zip" TargetMode="External"/><Relationship Id="rId3400" Type="http://schemas.openxmlformats.org/officeDocument/2006/relationships/hyperlink" Target="../Docs/R1-2205672.zip" TargetMode="External"/><Relationship Id="rId321" Type="http://schemas.openxmlformats.org/officeDocument/2006/relationships/hyperlink" Target="../Docs/R1-2203672.zip" TargetMode="External"/><Relationship Id="rId419" Type="http://schemas.openxmlformats.org/officeDocument/2006/relationships/hyperlink" Target="../Docs/R1-2205247.zip" TargetMode="External"/><Relationship Id="rId626" Type="http://schemas.openxmlformats.org/officeDocument/2006/relationships/hyperlink" Target="../Docs/R1-2204579.zip" TargetMode="External"/><Relationship Id="rId973" Type="http://schemas.openxmlformats.org/officeDocument/2006/relationships/hyperlink" Target="../Docs/R1-2203439.zip" TargetMode="External"/><Relationship Id="rId1049" Type="http://schemas.openxmlformats.org/officeDocument/2006/relationships/hyperlink" Target="../Docs/R1-2203763.zip" TargetMode="External"/><Relationship Id="rId1256" Type="http://schemas.openxmlformats.org/officeDocument/2006/relationships/hyperlink" Target="../Docs/R1-2205110.zip" TargetMode="External"/><Relationship Id="rId2002" Type="http://schemas.openxmlformats.org/officeDocument/2006/relationships/hyperlink" Target="../Docs/R1-2204576.zip" TargetMode="External"/><Relationship Id="rId2307" Type="http://schemas.openxmlformats.org/officeDocument/2006/relationships/hyperlink" Target="../Docs/R1-2205228.zip" TargetMode="External"/><Relationship Id="rId2654" Type="http://schemas.openxmlformats.org/officeDocument/2006/relationships/hyperlink" Target="../Docs/R1-2203580.zip" TargetMode="External"/><Relationship Id="rId2861" Type="http://schemas.openxmlformats.org/officeDocument/2006/relationships/hyperlink" Target="https://www.3gpp.org/ftp/TSG_RAN/TSG_RAN/TSGR_95e/Docs/RP-220953.zip" TargetMode="External"/><Relationship Id="rId2959" Type="http://schemas.openxmlformats.org/officeDocument/2006/relationships/hyperlink" Target="https://portal.3gpp.org/desktopmodules/WorkItem/WorkItemDetails.aspx?workitemId=860144" TargetMode="External"/><Relationship Id="rId833" Type="http://schemas.openxmlformats.org/officeDocument/2006/relationships/hyperlink" Target="../Docs/R1-2205097.zip" TargetMode="External"/><Relationship Id="rId1116" Type="http://schemas.openxmlformats.org/officeDocument/2006/relationships/hyperlink" Target="../Docs/R1-2205408.zip" TargetMode="External"/><Relationship Id="rId1463" Type="http://schemas.openxmlformats.org/officeDocument/2006/relationships/hyperlink" Target="../Docs/R1-2204225.zip" TargetMode="External"/><Relationship Id="rId1670" Type="http://schemas.openxmlformats.org/officeDocument/2006/relationships/hyperlink" Target="../Docs/R1-2203545.zip" TargetMode="External"/><Relationship Id="rId1768" Type="http://schemas.openxmlformats.org/officeDocument/2006/relationships/hyperlink" Target="../Docs/R1-2205023.zip" TargetMode="External"/><Relationship Id="rId2514" Type="http://schemas.openxmlformats.org/officeDocument/2006/relationships/hyperlink" Target="../Docs/R1-2203947.zip" TargetMode="External"/><Relationship Id="rId2721" Type="http://schemas.openxmlformats.org/officeDocument/2006/relationships/hyperlink" Target="../Docs/R1-2204186.zip" TargetMode="External"/><Relationship Id="rId2819" Type="http://schemas.openxmlformats.org/officeDocument/2006/relationships/hyperlink" Target="../Docs/R1-2205531.zip" TargetMode="External"/><Relationship Id="rId900" Type="http://schemas.openxmlformats.org/officeDocument/2006/relationships/hyperlink" Target="../Docs/R1-2204772.zip" TargetMode="External"/><Relationship Id="rId1323" Type="http://schemas.openxmlformats.org/officeDocument/2006/relationships/hyperlink" Target="../Docs/R1-2204586.zip" TargetMode="External"/><Relationship Id="rId1530" Type="http://schemas.openxmlformats.org/officeDocument/2006/relationships/hyperlink" Target="../Docs/R1-2203540.zip" TargetMode="External"/><Relationship Id="rId1628" Type="http://schemas.openxmlformats.org/officeDocument/2006/relationships/hyperlink" Target="../Docs/R1-2205423.zip" TargetMode="External"/><Relationship Id="rId1975" Type="http://schemas.openxmlformats.org/officeDocument/2006/relationships/image" Target="media/image26.png"/><Relationship Id="rId3190" Type="http://schemas.openxmlformats.org/officeDocument/2006/relationships/hyperlink" Target="https://portal.3gpp.org/desktopmodules/Specifications/SpecificationDetails.aspx?specificationId=3216" TargetMode="External"/><Relationship Id="rId1835" Type="http://schemas.openxmlformats.org/officeDocument/2006/relationships/hyperlink" Target="../Docs/R1-2205491.zip" TargetMode="External"/><Relationship Id="rId3050" Type="http://schemas.openxmlformats.org/officeDocument/2006/relationships/hyperlink" Target="https://portal.3gpp.org/desktopmodules/Specifications/SpecificationDetails.aspx?specificationId=3215" TargetMode="External"/><Relationship Id="rId3288" Type="http://schemas.openxmlformats.org/officeDocument/2006/relationships/hyperlink" Target="../Docs/R1-2205543.zip" TargetMode="External"/><Relationship Id="rId1902" Type="http://schemas.openxmlformats.org/officeDocument/2006/relationships/hyperlink" Target="../Docs/R1-2204795.zip" TargetMode="External"/><Relationship Id="rId2097" Type="http://schemas.openxmlformats.org/officeDocument/2006/relationships/hyperlink" Target="../Docs/R1-2203559.zip" TargetMode="External"/><Relationship Id="rId3148" Type="http://schemas.openxmlformats.org/officeDocument/2006/relationships/hyperlink" Target="../Docs/R1-2205437.zip" TargetMode="External"/><Relationship Id="rId3355" Type="http://schemas.openxmlformats.org/officeDocument/2006/relationships/hyperlink" Target="../Docs/R1-2203042.zip" TargetMode="External"/><Relationship Id="rId276" Type="http://schemas.openxmlformats.org/officeDocument/2006/relationships/hyperlink" Target="../Docs/R1-2205108.zip" TargetMode="External"/><Relationship Id="rId483" Type="http://schemas.openxmlformats.org/officeDocument/2006/relationships/hyperlink" Target="../Docs/R1-2205458.zip" TargetMode="External"/><Relationship Id="rId690" Type="http://schemas.openxmlformats.org/officeDocument/2006/relationships/hyperlink" Target="../Docs/R1-2205505.zip" TargetMode="External"/><Relationship Id="rId2164" Type="http://schemas.openxmlformats.org/officeDocument/2006/relationships/hyperlink" Target="../Docs/R1-2204580.zip" TargetMode="External"/><Relationship Id="rId2371" Type="http://schemas.openxmlformats.org/officeDocument/2006/relationships/hyperlink" Target="../Docs/R1-2204134.zip" TargetMode="External"/><Relationship Id="rId3008" Type="http://schemas.openxmlformats.org/officeDocument/2006/relationships/hyperlink" Target="https://portal.3gpp.org/desktopmodules/Specifications/SpecificationDetails.aspx?specificationId=3214" TargetMode="External"/><Relationship Id="rId3215" Type="http://schemas.openxmlformats.org/officeDocument/2006/relationships/hyperlink" Target="https://portal.3gpp.org/desktopmodules/Release/ReleaseDetails.aspx?releaseId=192" TargetMode="External"/><Relationship Id="rId3422" Type="http://schemas.openxmlformats.org/officeDocument/2006/relationships/hyperlink" Target="../Docs/R1-2205674.zip" TargetMode="External"/><Relationship Id="rId136" Type="http://schemas.openxmlformats.org/officeDocument/2006/relationships/hyperlink" Target="../Docs/R1-2203218.zip" TargetMode="External"/><Relationship Id="rId343" Type="http://schemas.openxmlformats.org/officeDocument/2006/relationships/hyperlink" Target="../Docs/R1-2203076.zip" TargetMode="External"/><Relationship Id="rId550" Type="http://schemas.openxmlformats.org/officeDocument/2006/relationships/hyperlink" Target="../Docs/R1-2205138.zip" TargetMode="External"/><Relationship Id="rId788" Type="http://schemas.openxmlformats.org/officeDocument/2006/relationships/hyperlink" Target="../Docs/R1-2205617.zip" TargetMode="External"/><Relationship Id="rId995" Type="http://schemas.openxmlformats.org/officeDocument/2006/relationships/hyperlink" Target="../Docs/R1-2205366.zip" TargetMode="External"/><Relationship Id="rId1180" Type="http://schemas.openxmlformats.org/officeDocument/2006/relationships/hyperlink" Target="../Docs/R1-2203427.zip" TargetMode="External"/><Relationship Id="rId2024" Type="http://schemas.openxmlformats.org/officeDocument/2006/relationships/hyperlink" Target="../Docs/R1-2205310.zip" TargetMode="External"/><Relationship Id="rId2231" Type="http://schemas.openxmlformats.org/officeDocument/2006/relationships/hyperlink" Target="../Docs/R1-2204585.zip" TargetMode="External"/><Relationship Id="rId2469" Type="http://schemas.openxmlformats.org/officeDocument/2006/relationships/image" Target="media/image31.png"/><Relationship Id="rId2676" Type="http://schemas.openxmlformats.org/officeDocument/2006/relationships/hyperlink" Target="../Docs/R1-2204815.zip" TargetMode="External"/><Relationship Id="rId2883" Type="http://schemas.openxmlformats.org/officeDocument/2006/relationships/hyperlink" Target="../Docs/R1-2204515.zip" TargetMode="External"/><Relationship Id="rId203" Type="http://schemas.openxmlformats.org/officeDocument/2006/relationships/hyperlink" Target="../Docs/R1-2203113.zip" TargetMode="External"/><Relationship Id="rId648" Type="http://schemas.openxmlformats.org/officeDocument/2006/relationships/hyperlink" Target="../Docs/R1-2204342.zip" TargetMode="External"/><Relationship Id="rId855" Type="http://schemas.openxmlformats.org/officeDocument/2006/relationships/hyperlink" Target="../Docs/R1-2203307.zip" TargetMode="External"/><Relationship Id="rId1040" Type="http://schemas.openxmlformats.org/officeDocument/2006/relationships/hyperlink" Target="../Docs/R1-2205153.zip" TargetMode="External"/><Relationship Id="rId1278" Type="http://schemas.openxmlformats.org/officeDocument/2006/relationships/hyperlink" Target="../Docs/R1-2205579.zip" TargetMode="External"/><Relationship Id="rId1485" Type="http://schemas.openxmlformats.org/officeDocument/2006/relationships/hyperlink" Target="../Docs/R1-2204854.zip" TargetMode="External"/><Relationship Id="rId1692" Type="http://schemas.openxmlformats.org/officeDocument/2006/relationships/image" Target="cid:image003.png@01D86BDB.C85A2370" TargetMode="External"/><Relationship Id="rId2329" Type="http://schemas.openxmlformats.org/officeDocument/2006/relationships/hyperlink" Target="../Docs/R1-2204559.zip" TargetMode="External"/><Relationship Id="rId2536" Type="http://schemas.openxmlformats.org/officeDocument/2006/relationships/hyperlink" Target="../Docs/R1-2204831.zip" TargetMode="External"/><Relationship Id="rId2743" Type="http://schemas.openxmlformats.org/officeDocument/2006/relationships/hyperlink" Target="../Docs/R1-2203347.zip" TargetMode="External"/><Relationship Id="rId410" Type="http://schemas.openxmlformats.org/officeDocument/2006/relationships/hyperlink" Target="../Docs/R1-2203853.zip" TargetMode="External"/><Relationship Id="rId508" Type="http://schemas.openxmlformats.org/officeDocument/2006/relationships/hyperlink" Target="../Docs/R1-2203675.zip" TargetMode="External"/><Relationship Id="rId715" Type="http://schemas.openxmlformats.org/officeDocument/2006/relationships/hyperlink" Target="../Docs/R1-2204770.zip" TargetMode="External"/><Relationship Id="rId922" Type="http://schemas.openxmlformats.org/officeDocument/2006/relationships/hyperlink" Target="../Docs/R1-2204071.zip" TargetMode="External"/><Relationship Id="rId1138" Type="http://schemas.openxmlformats.org/officeDocument/2006/relationships/hyperlink" Target="../Docs/R1-2204281.zip" TargetMode="External"/><Relationship Id="rId1345" Type="http://schemas.openxmlformats.org/officeDocument/2006/relationships/hyperlink" Target="../Docs/R1-2204850.zip" TargetMode="External"/><Relationship Id="rId1552" Type="http://schemas.openxmlformats.org/officeDocument/2006/relationships/hyperlink" Target="../Docs/R1-2204033.zip" TargetMode="External"/><Relationship Id="rId1997" Type="http://schemas.openxmlformats.org/officeDocument/2006/relationships/hyperlink" Target="../Docs/R1-2204160.zip" TargetMode="External"/><Relationship Id="rId2603" Type="http://schemas.openxmlformats.org/officeDocument/2006/relationships/hyperlink" Target="../Docs/R1-2204086.zip" TargetMode="External"/><Relationship Id="rId2950" Type="http://schemas.openxmlformats.org/officeDocument/2006/relationships/header" Target="header1.xml"/><Relationship Id="rId1205" Type="http://schemas.openxmlformats.org/officeDocument/2006/relationships/hyperlink" Target="../Docs/R1-2203527.zip" TargetMode="External"/><Relationship Id="rId1857" Type="http://schemas.openxmlformats.org/officeDocument/2006/relationships/hyperlink" Target="../Docs/R1-2203729.zip" TargetMode="External"/><Relationship Id="rId2810" Type="http://schemas.openxmlformats.org/officeDocument/2006/relationships/hyperlink" Target="../Docs/R1-2203395.zip" TargetMode="External"/><Relationship Id="rId2908" Type="http://schemas.openxmlformats.org/officeDocument/2006/relationships/hyperlink" Target="../Docs/R1-2203840.zip" TargetMode="External"/><Relationship Id="rId51" Type="http://schemas.openxmlformats.org/officeDocument/2006/relationships/hyperlink" Target="../Docs/R1-2203408.zip" TargetMode="External"/><Relationship Id="rId1412" Type="http://schemas.openxmlformats.org/officeDocument/2006/relationships/hyperlink" Target="../Docs/R1-2204782.zip" TargetMode="External"/><Relationship Id="rId1717" Type="http://schemas.openxmlformats.org/officeDocument/2006/relationships/hyperlink" Target="../Docs/R1-2205528.zip" TargetMode="External"/><Relationship Id="rId1924" Type="http://schemas.openxmlformats.org/officeDocument/2006/relationships/hyperlink" Target="../Docs/R1-2204018.zip" TargetMode="External"/><Relationship Id="rId3072" Type="http://schemas.openxmlformats.org/officeDocument/2006/relationships/hyperlink" Target="https://portal.3gpp.org/desktopmodules/Release/ReleaseDetails.aspx?releaseId=192" TargetMode="External"/><Relationship Id="rId3377" Type="http://schemas.openxmlformats.org/officeDocument/2006/relationships/hyperlink" Target="../Docs/R1-2205329.zip" TargetMode="External"/><Relationship Id="rId298" Type="http://schemas.openxmlformats.org/officeDocument/2006/relationships/hyperlink" Target="../Docs/R1-2203671.zip" TargetMode="External"/><Relationship Id="rId158" Type="http://schemas.openxmlformats.org/officeDocument/2006/relationships/hyperlink" Target="../Docs/R1-2203035.zip" TargetMode="External"/><Relationship Id="rId2186" Type="http://schemas.openxmlformats.org/officeDocument/2006/relationships/hyperlink" Target="../Docs/R1-2203735.zip" TargetMode="External"/><Relationship Id="rId2393" Type="http://schemas.openxmlformats.org/officeDocument/2006/relationships/hyperlink" Target="../Docs/R1-2204426.zip" TargetMode="External"/><Relationship Id="rId2698" Type="http://schemas.openxmlformats.org/officeDocument/2006/relationships/hyperlink" Target="../Docs/R1-2205259.zip" TargetMode="External"/><Relationship Id="rId3237" Type="http://schemas.openxmlformats.org/officeDocument/2006/relationships/hyperlink" Target="https://portal.3gpp.org/desktopmodules/Release/ReleaseDetails.aspx?releaseId=192" TargetMode="External"/><Relationship Id="rId365" Type="http://schemas.openxmlformats.org/officeDocument/2006/relationships/hyperlink" Target="../Docs/R1-2205440.zip" TargetMode="External"/><Relationship Id="rId572" Type="http://schemas.openxmlformats.org/officeDocument/2006/relationships/hyperlink" Target="../Docs/R1-2204979.zip" TargetMode="External"/><Relationship Id="rId2046" Type="http://schemas.openxmlformats.org/officeDocument/2006/relationships/hyperlink" Target="../Docs/R1-2204721.zip" TargetMode="External"/><Relationship Id="rId2253" Type="http://schemas.openxmlformats.org/officeDocument/2006/relationships/hyperlink" Target="../Docs/R1-2204804.zip" TargetMode="External"/><Relationship Id="rId2460" Type="http://schemas.openxmlformats.org/officeDocument/2006/relationships/hyperlink" Target="../Docs/R1-2204626.zip" TargetMode="External"/><Relationship Id="rId3304" Type="http://schemas.openxmlformats.org/officeDocument/2006/relationships/hyperlink" Target="https://portal.3gpp.org/desktopmodules/Release/ReleaseDetails.aspx?releaseId=192" TargetMode="External"/><Relationship Id="rId225" Type="http://schemas.openxmlformats.org/officeDocument/2006/relationships/hyperlink" Target="../Docs/R1-2205387.zip" TargetMode="External"/><Relationship Id="rId432" Type="http://schemas.openxmlformats.org/officeDocument/2006/relationships/hyperlink" Target="../Docs/R1-2203771.zip" TargetMode="External"/><Relationship Id="rId877" Type="http://schemas.openxmlformats.org/officeDocument/2006/relationships/hyperlink" Target="../Docs/R1-2203046.zip" TargetMode="External"/><Relationship Id="rId1062" Type="http://schemas.openxmlformats.org/officeDocument/2006/relationships/hyperlink" Target="../Docs/R1-2205514.zip" TargetMode="External"/><Relationship Id="rId2113" Type="http://schemas.openxmlformats.org/officeDocument/2006/relationships/hyperlink" Target="../Docs/R1-2204551.zip" TargetMode="External"/><Relationship Id="rId2320" Type="http://schemas.openxmlformats.org/officeDocument/2006/relationships/hyperlink" Target="../Docs/R1-2203752.zip" TargetMode="External"/><Relationship Id="rId2558" Type="http://schemas.openxmlformats.org/officeDocument/2006/relationships/hyperlink" Target="../Docs/R1-2204257.zip" TargetMode="External"/><Relationship Id="rId2765" Type="http://schemas.openxmlformats.org/officeDocument/2006/relationships/hyperlink" Target="../Docs/R1-2205471.zip" TargetMode="External"/><Relationship Id="rId2972" Type="http://schemas.openxmlformats.org/officeDocument/2006/relationships/hyperlink" Target="../Docs/R1-2205653.zip" TargetMode="External"/><Relationship Id="rId737" Type="http://schemas.openxmlformats.org/officeDocument/2006/relationships/hyperlink" Target="../Docs/R1-2205134.zip" TargetMode="External"/><Relationship Id="rId944" Type="http://schemas.openxmlformats.org/officeDocument/2006/relationships/hyperlink" Target="../Docs/R1-2203086.zip" TargetMode="External"/><Relationship Id="rId1367" Type="http://schemas.openxmlformats.org/officeDocument/2006/relationships/hyperlink" Target="../Docs/R1-2204520.zip" TargetMode="External"/><Relationship Id="rId1574" Type="http://schemas.openxmlformats.org/officeDocument/2006/relationships/hyperlink" Target="../Docs/R1-2203379.zip" TargetMode="External"/><Relationship Id="rId1781" Type="http://schemas.openxmlformats.org/officeDocument/2006/relationships/hyperlink" Target="../Docs/R1-2204014.zip" TargetMode="External"/><Relationship Id="rId2418" Type="http://schemas.openxmlformats.org/officeDocument/2006/relationships/hyperlink" Target="../Docs/R1-2204563.zip" TargetMode="External"/><Relationship Id="rId2625" Type="http://schemas.openxmlformats.org/officeDocument/2006/relationships/hyperlink" Target="../Docs/R1-2205048.zip" TargetMode="External"/><Relationship Id="rId2832" Type="http://schemas.openxmlformats.org/officeDocument/2006/relationships/hyperlink" Target="../Docs/R1-2204124.zip" TargetMode="External"/><Relationship Id="rId73" Type="http://schemas.openxmlformats.org/officeDocument/2006/relationships/hyperlink" Target="../Docs/R1-2203616.zip" TargetMode="External"/><Relationship Id="rId804" Type="http://schemas.openxmlformats.org/officeDocument/2006/relationships/hyperlink" Target="../Docs/R1-2204985.zip" TargetMode="External"/><Relationship Id="rId1227" Type="http://schemas.openxmlformats.org/officeDocument/2006/relationships/hyperlink" Target="../Docs/R1-2205368.zip" TargetMode="External"/><Relationship Id="rId1434" Type="http://schemas.openxmlformats.org/officeDocument/2006/relationships/hyperlink" Target="../Docs/R1-2204406.zip" TargetMode="External"/><Relationship Id="rId1641" Type="http://schemas.openxmlformats.org/officeDocument/2006/relationships/hyperlink" Target="../Docs/R1-2205159.zip" TargetMode="External"/><Relationship Id="rId1879" Type="http://schemas.openxmlformats.org/officeDocument/2006/relationships/hyperlink" Target="../Docs/R1-2205077.zip" TargetMode="External"/><Relationship Id="rId3094" Type="http://schemas.openxmlformats.org/officeDocument/2006/relationships/hyperlink" Target="../Docs/R1-2205647.zip" TargetMode="External"/><Relationship Id="rId1501" Type="http://schemas.openxmlformats.org/officeDocument/2006/relationships/hyperlink" Target="../Docs/R1-2204713.zip" TargetMode="External"/><Relationship Id="rId1739" Type="http://schemas.openxmlformats.org/officeDocument/2006/relationships/hyperlink" Target="../Docs/R1-2204791.zip" TargetMode="External"/><Relationship Id="rId1946" Type="http://schemas.openxmlformats.org/officeDocument/2006/relationships/hyperlink" Target="../Docs/R1-2205453.zip" TargetMode="External"/><Relationship Id="rId3399" Type="http://schemas.openxmlformats.org/officeDocument/2006/relationships/hyperlink" Target="../Docs/R1-2205655.zip" TargetMode="External"/><Relationship Id="rId1806" Type="http://schemas.openxmlformats.org/officeDocument/2006/relationships/hyperlink" Target="../Docs/R1-2204041.zip" TargetMode="External"/><Relationship Id="rId3161" Type="http://schemas.openxmlformats.org/officeDocument/2006/relationships/hyperlink" Target="https://portal.3gpp.org/desktopmodules/Specifications/SpecificationDetails.aspx?specificationId=3216" TargetMode="External"/><Relationship Id="rId3259" Type="http://schemas.openxmlformats.org/officeDocument/2006/relationships/hyperlink" Target="../Docs/R1-2205448.zip" TargetMode="External"/><Relationship Id="rId387" Type="http://schemas.openxmlformats.org/officeDocument/2006/relationships/hyperlink" Target="../Docs/R1-2203272.zip" TargetMode="External"/><Relationship Id="rId594" Type="http://schemas.openxmlformats.org/officeDocument/2006/relationships/hyperlink" Target="../Docs/R1-2204190.zip" TargetMode="External"/><Relationship Id="rId2068" Type="http://schemas.openxmlformats.org/officeDocument/2006/relationships/hyperlink" Target="../Docs/R1-2204022.zip" TargetMode="External"/><Relationship Id="rId2275" Type="http://schemas.openxmlformats.org/officeDocument/2006/relationships/hyperlink" Target="../Docs/R1-2203978.zip" TargetMode="External"/><Relationship Id="rId3021" Type="http://schemas.openxmlformats.org/officeDocument/2006/relationships/hyperlink" Target="https://portal.3gpp.org/desktopmodules/WorkItem/WorkItemDetails.aspx?workitemId=860148" TargetMode="External"/><Relationship Id="rId3119" Type="http://schemas.openxmlformats.org/officeDocument/2006/relationships/hyperlink" Target="https://portal.3gpp.org/desktopmodules/Release/ReleaseDetails.aspx?releaseId=192" TargetMode="External"/><Relationship Id="rId3326" Type="http://schemas.openxmlformats.org/officeDocument/2006/relationships/hyperlink" Target="https://portal.3gpp.org/desktopmodules/WorkItem/WorkItemDetails.aspx?workitemId=860150" TargetMode="External"/><Relationship Id="rId247" Type="http://schemas.openxmlformats.org/officeDocument/2006/relationships/hyperlink" Target="../Docs/R1-2205605.zip" TargetMode="External"/><Relationship Id="rId899" Type="http://schemas.openxmlformats.org/officeDocument/2006/relationships/hyperlink" Target="../Docs/R1-2204209.zip" TargetMode="External"/><Relationship Id="rId1084" Type="http://schemas.openxmlformats.org/officeDocument/2006/relationships/hyperlink" Target="../Docs/R1-2204900.zip" TargetMode="External"/><Relationship Id="rId2482" Type="http://schemas.openxmlformats.org/officeDocument/2006/relationships/hyperlink" Target="../Docs/R1-2203601.zip" TargetMode="External"/><Relationship Id="rId2787" Type="http://schemas.openxmlformats.org/officeDocument/2006/relationships/hyperlink" Target="../Docs/R1-2203927.zip" TargetMode="External"/><Relationship Id="rId107" Type="http://schemas.openxmlformats.org/officeDocument/2006/relationships/hyperlink" Target="../Docs/R1-2203044.zip" TargetMode="External"/><Relationship Id="rId454" Type="http://schemas.openxmlformats.org/officeDocument/2006/relationships/hyperlink" Target="../Docs/R1-2205630.zip" TargetMode="External"/><Relationship Id="rId661" Type="http://schemas.openxmlformats.org/officeDocument/2006/relationships/hyperlink" Target="../Docs/R1-2203397.zip" TargetMode="External"/><Relationship Id="rId759" Type="http://schemas.openxmlformats.org/officeDocument/2006/relationships/hyperlink" Target="../Docs/R1-2205120.zip" TargetMode="External"/><Relationship Id="rId966" Type="http://schemas.openxmlformats.org/officeDocument/2006/relationships/hyperlink" Target="../Docs/R1-2203597.zip" TargetMode="External"/><Relationship Id="rId1291" Type="http://schemas.openxmlformats.org/officeDocument/2006/relationships/hyperlink" Target="../Docs/R1-2205620.zip" TargetMode="External"/><Relationship Id="rId1389" Type="http://schemas.openxmlformats.org/officeDocument/2006/relationships/hyperlink" Target="../Docs/R1-2203534.zip" TargetMode="External"/><Relationship Id="rId1596" Type="http://schemas.openxmlformats.org/officeDocument/2006/relationships/image" Target="media/image7.emf"/><Relationship Id="rId2135" Type="http://schemas.openxmlformats.org/officeDocument/2006/relationships/hyperlink" Target="../Docs/R1-2204093.zip" TargetMode="External"/><Relationship Id="rId2342" Type="http://schemas.openxmlformats.org/officeDocument/2006/relationships/hyperlink" Target="../Docs/R1-2203336.zip" TargetMode="External"/><Relationship Id="rId2647" Type="http://schemas.openxmlformats.org/officeDocument/2006/relationships/hyperlink" Target="../Docs/R1-2205069.zip" TargetMode="External"/><Relationship Id="rId2994" Type="http://schemas.openxmlformats.org/officeDocument/2006/relationships/hyperlink" Target="https://portal.3gpp.org/desktopmodules/Specifications/SpecificationDetails.aspx?specificationId=3213" TargetMode="External"/><Relationship Id="rId314" Type="http://schemas.openxmlformats.org/officeDocument/2006/relationships/hyperlink" Target="../Docs/R1-2203357.zip" TargetMode="External"/><Relationship Id="rId521" Type="http://schemas.openxmlformats.org/officeDocument/2006/relationships/hyperlink" Target="../Docs/R1-2203261.zip" TargetMode="External"/><Relationship Id="rId619" Type="http://schemas.openxmlformats.org/officeDocument/2006/relationships/hyperlink" Target="../Docs/R1-2203861.zip" TargetMode="External"/><Relationship Id="rId1151" Type="http://schemas.openxmlformats.org/officeDocument/2006/relationships/hyperlink" Target="../Docs/R1-2205318.zip" TargetMode="External"/><Relationship Id="rId1249" Type="http://schemas.openxmlformats.org/officeDocument/2006/relationships/hyperlink" Target="../Docs/R1-2205584.zip" TargetMode="External"/><Relationship Id="rId2202" Type="http://schemas.openxmlformats.org/officeDocument/2006/relationships/hyperlink" Target="../Docs/R1-2204803.zip" TargetMode="External"/><Relationship Id="rId2854" Type="http://schemas.openxmlformats.org/officeDocument/2006/relationships/hyperlink" Target="../Docs/R1-2203640.zip" TargetMode="External"/><Relationship Id="rId95" Type="http://schemas.openxmlformats.org/officeDocument/2006/relationships/hyperlink" Target="../Docs/R1-2203414.zip" TargetMode="External"/><Relationship Id="rId826" Type="http://schemas.openxmlformats.org/officeDocument/2006/relationships/hyperlink" Target="../Docs/R1-2204128.zip" TargetMode="External"/><Relationship Id="rId1011" Type="http://schemas.openxmlformats.org/officeDocument/2006/relationships/hyperlink" Target="../Docs/R1-2204279.zip" TargetMode="External"/><Relationship Id="rId1109" Type="http://schemas.openxmlformats.org/officeDocument/2006/relationships/hyperlink" Target="../Docs/R1-2204736.zip" TargetMode="External"/><Relationship Id="rId1456" Type="http://schemas.openxmlformats.org/officeDocument/2006/relationships/hyperlink" Target="../Docs/R1-2203071.zip" TargetMode="External"/><Relationship Id="rId1663" Type="http://schemas.openxmlformats.org/officeDocument/2006/relationships/hyperlink" Target="../Docs/R1-2203153.zip" TargetMode="External"/><Relationship Id="rId1870" Type="http://schemas.openxmlformats.org/officeDocument/2006/relationships/hyperlink" Target="../Docs/R1-2204500.zip" TargetMode="External"/><Relationship Id="rId1968" Type="http://schemas.openxmlformats.org/officeDocument/2006/relationships/hyperlink" Target="../Docs/R1-2205080.zip" TargetMode="External"/><Relationship Id="rId2507" Type="http://schemas.openxmlformats.org/officeDocument/2006/relationships/hyperlink" Target="../Docs/R1-2203829.zip" TargetMode="External"/><Relationship Id="rId2714" Type="http://schemas.openxmlformats.org/officeDocument/2006/relationships/hyperlink" Target="../Docs/R1-2203688.zip" TargetMode="External"/><Relationship Id="rId2921" Type="http://schemas.openxmlformats.org/officeDocument/2006/relationships/hyperlink" Target="../Docs/R1-2203841.zip" TargetMode="External"/><Relationship Id="rId1316" Type="http://schemas.openxmlformats.org/officeDocument/2006/relationships/hyperlink" Target="../Docs/R1-2203777.zip" TargetMode="External"/><Relationship Id="rId1523" Type="http://schemas.openxmlformats.org/officeDocument/2006/relationships/hyperlink" Target="../Docs/R1-2205345.zip" TargetMode="External"/><Relationship Id="rId1730" Type="http://schemas.openxmlformats.org/officeDocument/2006/relationships/hyperlink" Target="../Docs/R1-2203959.zip" TargetMode="External"/><Relationship Id="rId3183" Type="http://schemas.openxmlformats.org/officeDocument/2006/relationships/hyperlink" Target="https://portal.3gpp.org/desktopmodules/WorkItem/WorkItemDetails.aspx?workitemId=860148" TargetMode="External"/><Relationship Id="rId3390" Type="http://schemas.openxmlformats.org/officeDocument/2006/relationships/hyperlink" Target="../Docs/R1-2205691.zip" TargetMode="External"/><Relationship Id="rId22" Type="http://schemas.openxmlformats.org/officeDocument/2006/relationships/hyperlink" Target="../Docs/R1-2204334.zip" TargetMode="External"/><Relationship Id="rId1828" Type="http://schemas.openxmlformats.org/officeDocument/2006/relationships/hyperlink" Target="../Docs/R1-2204860.zip" TargetMode="External"/><Relationship Id="rId3043" Type="http://schemas.openxmlformats.org/officeDocument/2006/relationships/hyperlink" Target="https://portal.3gpp.org/desktopmodules/WorkItem/WorkItemDetails.aspx?workitemId=820168" TargetMode="External"/><Relationship Id="rId3250" Type="http://schemas.openxmlformats.org/officeDocument/2006/relationships/hyperlink" Target="../Docs/R1-2205400.zip" TargetMode="External"/><Relationship Id="rId171" Type="http://schemas.openxmlformats.org/officeDocument/2006/relationships/hyperlink" Target="../Docs/R1-2203393.zip" TargetMode="External"/><Relationship Id="rId2297" Type="http://schemas.openxmlformats.org/officeDocument/2006/relationships/hyperlink" Target="../Docs/R1-2203942.zip" TargetMode="External"/><Relationship Id="rId3348" Type="http://schemas.openxmlformats.org/officeDocument/2006/relationships/hyperlink" Target="../Docs/R1-2203035.zip" TargetMode="External"/><Relationship Id="rId269" Type="http://schemas.openxmlformats.org/officeDocument/2006/relationships/hyperlink" Target="../Docs/R1-2203500.zip" TargetMode="External"/><Relationship Id="rId476" Type="http://schemas.openxmlformats.org/officeDocument/2006/relationships/hyperlink" Target="../Docs/R1-2204764.zip" TargetMode="External"/><Relationship Id="rId683" Type="http://schemas.openxmlformats.org/officeDocument/2006/relationships/hyperlink" Target="../Docs/R1-2205445.zip" TargetMode="External"/><Relationship Id="rId890" Type="http://schemas.openxmlformats.org/officeDocument/2006/relationships/hyperlink" Target="../Docs/R1-2203046.zip" TargetMode="External"/><Relationship Id="rId2157" Type="http://schemas.openxmlformats.org/officeDocument/2006/relationships/hyperlink" Target="../Docs/R1-2204097.zip" TargetMode="External"/><Relationship Id="rId2364" Type="http://schemas.openxmlformats.org/officeDocument/2006/relationships/hyperlink" Target="../Docs/R1-2203568.zip" TargetMode="External"/><Relationship Id="rId2571" Type="http://schemas.openxmlformats.org/officeDocument/2006/relationships/hyperlink" Target="../Docs/R1-2205140.zip" TargetMode="External"/><Relationship Id="rId3110" Type="http://schemas.openxmlformats.org/officeDocument/2006/relationships/hyperlink" Target="../Docs/R1-2205651.zip" TargetMode="External"/><Relationship Id="rId3208" Type="http://schemas.openxmlformats.org/officeDocument/2006/relationships/hyperlink" Target="../Docs/R1-2205688.zip" TargetMode="External"/><Relationship Id="rId3415" Type="http://schemas.openxmlformats.org/officeDocument/2006/relationships/hyperlink" Target="../Docs/R1-2205649.zip" TargetMode="External"/><Relationship Id="rId129" Type="http://schemas.openxmlformats.org/officeDocument/2006/relationships/hyperlink" Target="../Docs/R1-2203246.zip" TargetMode="External"/><Relationship Id="rId336" Type="http://schemas.openxmlformats.org/officeDocument/2006/relationships/hyperlink" Target="../Docs/R1-2203075.zip" TargetMode="External"/><Relationship Id="rId543" Type="http://schemas.openxmlformats.org/officeDocument/2006/relationships/hyperlink" Target="../Docs/R1-2204201.zip" TargetMode="External"/><Relationship Id="rId988" Type="http://schemas.openxmlformats.org/officeDocument/2006/relationships/hyperlink" Target="../Docs/R1-2204726.zip" TargetMode="External"/><Relationship Id="rId1173" Type="http://schemas.openxmlformats.org/officeDocument/2006/relationships/hyperlink" Target="../Docs/R1-2205335.zip" TargetMode="External"/><Relationship Id="rId1380" Type="http://schemas.openxmlformats.org/officeDocument/2006/relationships/hyperlink" Target="../Docs/R1-2204360.zip" TargetMode="External"/><Relationship Id="rId2017" Type="http://schemas.openxmlformats.org/officeDocument/2006/relationships/hyperlink" Target="../Docs/R1-2204911.zip" TargetMode="External"/><Relationship Id="rId2224" Type="http://schemas.openxmlformats.org/officeDocument/2006/relationships/hyperlink" Target="../Docs/R1-2203820.zip" TargetMode="External"/><Relationship Id="rId2669" Type="http://schemas.openxmlformats.org/officeDocument/2006/relationships/hyperlink" Target="../Docs/R1-2203834.zip" TargetMode="External"/><Relationship Id="rId2876" Type="http://schemas.openxmlformats.org/officeDocument/2006/relationships/hyperlink" Target="../Docs/R1-2203844.zip" TargetMode="External"/><Relationship Id="rId403" Type="http://schemas.openxmlformats.org/officeDocument/2006/relationships/hyperlink" Target="../Docs/R1-2205448.zip" TargetMode="External"/><Relationship Id="rId750" Type="http://schemas.openxmlformats.org/officeDocument/2006/relationships/hyperlink" Target="../Docs/R1-2203935.zip" TargetMode="External"/><Relationship Id="rId848" Type="http://schemas.openxmlformats.org/officeDocument/2006/relationships/hyperlink" Target="../Docs/R1-2205256.zip" TargetMode="External"/><Relationship Id="rId1033" Type="http://schemas.openxmlformats.org/officeDocument/2006/relationships/hyperlink" Target="../Docs/R1-2205567.zip" TargetMode="External"/><Relationship Id="rId1478" Type="http://schemas.openxmlformats.org/officeDocument/2006/relationships/hyperlink" Target="../Docs/R1-2204226.zip" TargetMode="External"/><Relationship Id="rId1685" Type="http://schemas.openxmlformats.org/officeDocument/2006/relationships/hyperlink" Target="../Docs/R1-2205018.zip" TargetMode="External"/><Relationship Id="rId1892" Type="http://schemas.openxmlformats.org/officeDocument/2006/relationships/hyperlink" Target="../Docs/R1-2203899.zip" TargetMode="External"/><Relationship Id="rId2431" Type="http://schemas.openxmlformats.org/officeDocument/2006/relationships/hyperlink" Target="../Docs/R1-2204955.zip" TargetMode="External"/><Relationship Id="rId2529" Type="http://schemas.openxmlformats.org/officeDocument/2006/relationships/hyperlink" Target="../Docs/R1-2204100.zip" TargetMode="External"/><Relationship Id="rId2736" Type="http://schemas.openxmlformats.org/officeDocument/2006/relationships/hyperlink" Target="../Docs/R1-2205486.zip" TargetMode="External"/><Relationship Id="rId610" Type="http://schemas.openxmlformats.org/officeDocument/2006/relationships/hyperlink" Target="../Docs/R1-2205549.zip" TargetMode="External"/><Relationship Id="rId708" Type="http://schemas.openxmlformats.org/officeDocument/2006/relationships/hyperlink" Target="../Docs/R1-2204091.zip" TargetMode="External"/><Relationship Id="rId915" Type="http://schemas.openxmlformats.org/officeDocument/2006/relationships/hyperlink" Target="../Docs/R1-2203085.zip" TargetMode="External"/><Relationship Id="rId1240" Type="http://schemas.openxmlformats.org/officeDocument/2006/relationships/hyperlink" Target="../Docs/R1-2204778.zip" TargetMode="External"/><Relationship Id="rId1338" Type="http://schemas.openxmlformats.org/officeDocument/2006/relationships/hyperlink" Target="../Docs/R1-2205111.zip" TargetMode="External"/><Relationship Id="rId1545" Type="http://schemas.openxmlformats.org/officeDocument/2006/relationships/hyperlink" Target="../Docs/R1-2203441.zip" TargetMode="External"/><Relationship Id="rId2943" Type="http://schemas.openxmlformats.org/officeDocument/2006/relationships/hyperlink" Target="../Docs/R1-2204672.zip" TargetMode="External"/><Relationship Id="rId1100" Type="http://schemas.openxmlformats.org/officeDocument/2006/relationships/hyperlink" Target="../Docs/R1-2203774.zip" TargetMode="External"/><Relationship Id="rId1405" Type="http://schemas.openxmlformats.org/officeDocument/2006/relationships/hyperlink" Target="../Docs/R1-2203599.zip" TargetMode="External"/><Relationship Id="rId1752" Type="http://schemas.openxmlformats.org/officeDocument/2006/relationships/hyperlink" Target="../Docs/R1-2203270.zip" TargetMode="External"/><Relationship Id="rId2803" Type="http://schemas.openxmlformats.org/officeDocument/2006/relationships/hyperlink" Target="../Docs/R1-2205054.zip" TargetMode="External"/><Relationship Id="rId44" Type="http://schemas.openxmlformats.org/officeDocument/2006/relationships/hyperlink" Target="../Docs/R1-2203020.zip" TargetMode="External"/><Relationship Id="rId1612" Type="http://schemas.openxmlformats.org/officeDocument/2006/relationships/hyperlink" Target="../Docs/R1-2204164.zip" TargetMode="External"/><Relationship Id="rId1917" Type="http://schemas.openxmlformats.org/officeDocument/2006/relationships/hyperlink" Target="../Docs/R1-2203375.zip" TargetMode="External"/><Relationship Id="rId3065" Type="http://schemas.openxmlformats.org/officeDocument/2006/relationships/hyperlink" Target="https://portal.3gpp.org/desktopmodules/Release/ReleaseDetails.aspx?releaseId=190" TargetMode="External"/><Relationship Id="rId3272" Type="http://schemas.openxmlformats.org/officeDocument/2006/relationships/hyperlink" Target="https://portal.3gpp.org/desktopmodules/Release/ReleaseDetails.aspx?releaseId=192" TargetMode="External"/><Relationship Id="rId193" Type="http://schemas.openxmlformats.org/officeDocument/2006/relationships/hyperlink" Target="../Docs/R1-2204196.zip" TargetMode="External"/><Relationship Id="rId498" Type="http://schemas.openxmlformats.org/officeDocument/2006/relationships/hyperlink" Target="../Docs/R1-2205287.zip" TargetMode="External"/><Relationship Id="rId2081" Type="http://schemas.openxmlformats.org/officeDocument/2006/relationships/hyperlink" Target="../Docs/R1-2204550.zip" TargetMode="External"/><Relationship Id="rId2179" Type="http://schemas.openxmlformats.org/officeDocument/2006/relationships/hyperlink" Target="../Docs/R1-2203366.zip" TargetMode="External"/><Relationship Id="rId3132" Type="http://schemas.openxmlformats.org/officeDocument/2006/relationships/hyperlink" Target="https://portal.3gpp.org/desktopmodules/Specifications/SpecificationDetails.aspx?specificationId=3215" TargetMode="External"/><Relationship Id="rId260" Type="http://schemas.openxmlformats.org/officeDocument/2006/relationships/hyperlink" Target="../Docs/R1-2203271.zip" TargetMode="External"/><Relationship Id="rId2386" Type="http://schemas.openxmlformats.org/officeDocument/2006/relationships/hyperlink" Target="../Docs/R1-2203569.zip" TargetMode="External"/><Relationship Id="rId2593" Type="http://schemas.openxmlformats.org/officeDocument/2006/relationships/hyperlink" Target="../Docs/R1-2203354.zip" TargetMode="External"/><Relationship Id="rId120" Type="http://schemas.openxmlformats.org/officeDocument/2006/relationships/hyperlink" Target="../Docs/R1-2203219.zip" TargetMode="External"/><Relationship Id="rId358" Type="http://schemas.openxmlformats.org/officeDocument/2006/relationships/hyperlink" Target="../Docs/R1-2205349.zip" TargetMode="External"/><Relationship Id="rId565" Type="http://schemas.openxmlformats.org/officeDocument/2006/relationships/hyperlink" Target="../Docs/R1-2204514.zip" TargetMode="External"/><Relationship Id="rId772" Type="http://schemas.openxmlformats.org/officeDocument/2006/relationships/hyperlink" Target="../Docs/R1-2205384.zip" TargetMode="External"/><Relationship Id="rId1195" Type="http://schemas.openxmlformats.org/officeDocument/2006/relationships/hyperlink" Target="../Docs/R1-2204994.zip" TargetMode="External"/><Relationship Id="rId2039" Type="http://schemas.openxmlformats.org/officeDocument/2006/relationships/hyperlink" Target="../Docs/R1-2204106.zip" TargetMode="External"/><Relationship Id="rId2246" Type="http://schemas.openxmlformats.org/officeDocument/2006/relationships/hyperlink" Target="../Docs/R1-2204250.zip" TargetMode="External"/><Relationship Id="rId2453" Type="http://schemas.openxmlformats.org/officeDocument/2006/relationships/hyperlink" Target="../Docs/R1-2204176.zip" TargetMode="External"/><Relationship Id="rId2660" Type="http://schemas.openxmlformats.org/officeDocument/2006/relationships/hyperlink" Target="../Docs/R1-2205576.zip" TargetMode="External"/><Relationship Id="rId2898" Type="http://schemas.openxmlformats.org/officeDocument/2006/relationships/hyperlink" Target="../Docs/R1-2203160.zip" TargetMode="External"/><Relationship Id="rId218" Type="http://schemas.openxmlformats.org/officeDocument/2006/relationships/hyperlink" Target="../Docs/R1-2203416.zip" TargetMode="External"/><Relationship Id="rId425" Type="http://schemas.openxmlformats.org/officeDocument/2006/relationships/hyperlink" Target="../Docs/R1-2203105.zip" TargetMode="External"/><Relationship Id="rId632" Type="http://schemas.openxmlformats.org/officeDocument/2006/relationships/hyperlink" Target="../Docs/R1-2204981.zip" TargetMode="External"/><Relationship Id="rId1055" Type="http://schemas.openxmlformats.org/officeDocument/2006/relationships/hyperlink" Target="../Docs/R1-2204648.zip" TargetMode="External"/><Relationship Id="rId1262" Type="http://schemas.openxmlformats.org/officeDocument/2006/relationships/hyperlink" Target="../Docs/R1-2203722.zip" TargetMode="External"/><Relationship Id="rId2106" Type="http://schemas.openxmlformats.org/officeDocument/2006/relationships/hyperlink" Target="../Docs/R1-2204246.zip" TargetMode="External"/><Relationship Id="rId2313" Type="http://schemas.openxmlformats.org/officeDocument/2006/relationships/hyperlink" Target="../Docs/R1-2203164.zip" TargetMode="External"/><Relationship Id="rId2520" Type="http://schemas.openxmlformats.org/officeDocument/2006/relationships/hyperlink" Target="../Docs/R1-2203341.zip" TargetMode="External"/><Relationship Id="rId2758" Type="http://schemas.openxmlformats.org/officeDocument/2006/relationships/hyperlink" Target="../Docs/R1-2204889.zip" TargetMode="External"/><Relationship Id="rId2965" Type="http://schemas.openxmlformats.org/officeDocument/2006/relationships/hyperlink" Target="https://portal.3gpp.org/desktopmodules/Release/ReleaseDetails.aspx?releaseId=192" TargetMode="External"/><Relationship Id="rId937" Type="http://schemas.openxmlformats.org/officeDocument/2006/relationships/image" Target="../../../../../../../Users/cmcc/AppData/Roaming/Foxmail7/Temp-19952-20220514213811/Attach/image001(05-17-16-57-12).png" TargetMode="External"/><Relationship Id="rId1122" Type="http://schemas.openxmlformats.org/officeDocument/2006/relationships/hyperlink" Target="../Docs/R1-2203313.zip" TargetMode="External"/><Relationship Id="rId1567" Type="http://schemas.openxmlformats.org/officeDocument/2006/relationships/hyperlink" Target="../Docs/R1-2205225.zip" TargetMode="External"/><Relationship Id="rId1774" Type="http://schemas.openxmlformats.org/officeDocument/2006/relationships/hyperlink" Target="../Docs/R1-2203450.zip" TargetMode="External"/><Relationship Id="rId1981" Type="http://schemas.openxmlformats.org/officeDocument/2006/relationships/image" Target="../../../../../../../Users/cmcc/AppData/Roaming/Foxmail7/Temp-9192-20220519203036/Attach/image003(05-20-17-49-42).png" TargetMode="External"/><Relationship Id="rId2618" Type="http://schemas.openxmlformats.org/officeDocument/2006/relationships/hyperlink" Target="../Docs/R1-2205047.zip" TargetMode="External"/><Relationship Id="rId2825" Type="http://schemas.openxmlformats.org/officeDocument/2006/relationships/hyperlink" Target="../Docs/R1-2203607.zip" TargetMode="External"/><Relationship Id="rId66" Type="http://schemas.openxmlformats.org/officeDocument/2006/relationships/hyperlink" Target="../Docs/R1-2203615.zip" TargetMode="External"/><Relationship Id="rId1427" Type="http://schemas.openxmlformats.org/officeDocument/2006/relationships/hyperlink" Target="../Docs/R1-2204363.zip" TargetMode="External"/><Relationship Id="rId1634" Type="http://schemas.openxmlformats.org/officeDocument/2006/relationships/hyperlink" Target="../Docs/R1-2203266.zip" TargetMode="External"/><Relationship Id="rId1841" Type="http://schemas.openxmlformats.org/officeDocument/2006/relationships/image" Target="../../../../../../../Users/cmcc/AppData/Roaming/Foxmail7/Temp-9192-20220519203036/Attach/image025(05-25-10-12-00).png" TargetMode="External"/><Relationship Id="rId3087" Type="http://schemas.openxmlformats.org/officeDocument/2006/relationships/hyperlink" Target="https://portal.3gpp.org/desktopmodules/Specifications/SpecificationDetails.aspx?specificationId=3215" TargetMode="External"/><Relationship Id="rId3294" Type="http://schemas.openxmlformats.org/officeDocument/2006/relationships/hyperlink" Target="../Docs/R1-2205591.zip" TargetMode="External"/><Relationship Id="rId1939" Type="http://schemas.openxmlformats.org/officeDocument/2006/relationships/hyperlink" Target="../Docs/R1-2204863.zip" TargetMode="External"/><Relationship Id="rId1701" Type="http://schemas.openxmlformats.org/officeDocument/2006/relationships/hyperlink" Target="../Docs/R1-2203686.zip" TargetMode="External"/><Relationship Id="rId3154" Type="http://schemas.openxmlformats.org/officeDocument/2006/relationships/hyperlink" Target="https://portal.3gpp.org/desktopmodules/Specifications/SpecificationDetails.aspx?specificationId=3216" TargetMode="External"/><Relationship Id="rId3361" Type="http://schemas.openxmlformats.org/officeDocument/2006/relationships/hyperlink" Target="../Docs/R1-2203048.zip" TargetMode="External"/><Relationship Id="rId282" Type="http://schemas.openxmlformats.org/officeDocument/2006/relationships/hyperlink" Target="../Docs/R1-2205273.zip" TargetMode="External"/><Relationship Id="rId587" Type="http://schemas.openxmlformats.org/officeDocument/2006/relationships/hyperlink" Target="../Docs/R1-2203510.zip" TargetMode="External"/><Relationship Id="rId2170" Type="http://schemas.openxmlformats.org/officeDocument/2006/relationships/hyperlink" Target="../Docs/R1-2205180.zip" TargetMode="External"/><Relationship Id="rId2268" Type="http://schemas.openxmlformats.org/officeDocument/2006/relationships/hyperlink" Target="../Docs/R1-2203622.zip" TargetMode="External"/><Relationship Id="rId3014" Type="http://schemas.openxmlformats.org/officeDocument/2006/relationships/hyperlink" Target="../Docs/R1-2205660.zip" TargetMode="External"/><Relationship Id="rId3221" Type="http://schemas.openxmlformats.org/officeDocument/2006/relationships/hyperlink" Target="https://portal.3gpp.org/desktopmodules/Release/ReleaseDetails.aspx?releaseId=192" TargetMode="External"/><Relationship Id="rId3319" Type="http://schemas.openxmlformats.org/officeDocument/2006/relationships/hyperlink" Target="https://portal.3gpp.org/desktopmodules/Release/ReleaseDetails.aspx?releaseId=192" TargetMode="External"/><Relationship Id="rId8" Type="http://schemas.openxmlformats.org/officeDocument/2006/relationships/endnotes" Target="endnotes.xml"/><Relationship Id="rId142" Type="http://schemas.openxmlformats.org/officeDocument/2006/relationships/hyperlink" Target="../Docs/R1-2204880.zip" TargetMode="External"/><Relationship Id="rId447" Type="http://schemas.openxmlformats.org/officeDocument/2006/relationships/hyperlink" Target="../Docs/R1-2205130.zip" TargetMode="External"/><Relationship Id="rId794" Type="http://schemas.openxmlformats.org/officeDocument/2006/relationships/hyperlink" Target="../Docs/R1-2203175.zip" TargetMode="External"/><Relationship Id="rId1077" Type="http://schemas.openxmlformats.org/officeDocument/2006/relationships/hyperlink" Target="../Docs/R1-2205552.zip" TargetMode="External"/><Relationship Id="rId2030" Type="http://schemas.openxmlformats.org/officeDocument/2006/relationships/hyperlink" Target="../Docs/R1-2203214.zip" TargetMode="External"/><Relationship Id="rId2128" Type="http://schemas.openxmlformats.org/officeDocument/2006/relationships/hyperlink" Target="../Docs/R1-2203817.zip" TargetMode="External"/><Relationship Id="rId2475" Type="http://schemas.openxmlformats.org/officeDocument/2006/relationships/hyperlink" Target="../Docs/R1-2205435.zip" TargetMode="External"/><Relationship Id="rId2682" Type="http://schemas.openxmlformats.org/officeDocument/2006/relationships/hyperlink" Target="../Docs/R1-2205357.zip" TargetMode="External"/><Relationship Id="rId2987" Type="http://schemas.openxmlformats.org/officeDocument/2006/relationships/hyperlink" Target="https://portal.3gpp.org/desktopmodules/WorkItem/WorkItemDetails.aspx?workitemId=860148" TargetMode="External"/><Relationship Id="rId654" Type="http://schemas.openxmlformats.org/officeDocument/2006/relationships/hyperlink" Target="../Docs/R1-2205244.zip" TargetMode="External"/><Relationship Id="rId861" Type="http://schemas.openxmlformats.org/officeDocument/2006/relationships/hyperlink" Target="../Docs/R1-2203866.zip" TargetMode="External"/><Relationship Id="rId959" Type="http://schemas.openxmlformats.org/officeDocument/2006/relationships/hyperlink" Target="../Docs/R1-2204774.zip" TargetMode="External"/><Relationship Id="rId1284" Type="http://schemas.openxmlformats.org/officeDocument/2006/relationships/hyperlink" Target="../Docs/R1-2205200.zip" TargetMode="External"/><Relationship Id="rId1491" Type="http://schemas.openxmlformats.org/officeDocument/2006/relationships/hyperlink" Target="../Docs/R1-2204081.zip" TargetMode="External"/><Relationship Id="rId1589" Type="http://schemas.openxmlformats.org/officeDocument/2006/relationships/hyperlink" Target="../Docs/R1-2204539.zip" TargetMode="External"/><Relationship Id="rId2335" Type="http://schemas.openxmlformats.org/officeDocument/2006/relationships/hyperlink" Target="../Docs/R1-2205151.zip" TargetMode="External"/><Relationship Id="rId2542" Type="http://schemas.openxmlformats.org/officeDocument/2006/relationships/hyperlink" Target="../Docs/R1-2205551.zip" TargetMode="External"/><Relationship Id="rId307" Type="http://schemas.openxmlformats.org/officeDocument/2006/relationships/hyperlink" Target="../Docs/R1-2205397.zip" TargetMode="External"/><Relationship Id="rId514" Type="http://schemas.openxmlformats.org/officeDocument/2006/relationships/hyperlink" Target="../Docs/R1-2204171.zip" TargetMode="External"/><Relationship Id="rId721" Type="http://schemas.openxmlformats.org/officeDocument/2006/relationships/hyperlink" Target="../Docs/R1-2205306.zip" TargetMode="External"/><Relationship Id="rId1144" Type="http://schemas.openxmlformats.org/officeDocument/2006/relationships/hyperlink" Target="../Docs/R1-2204898.zip" TargetMode="External"/><Relationship Id="rId1351" Type="http://schemas.openxmlformats.org/officeDocument/2006/relationships/hyperlink" Target="../Docs/R1-2203400.zip" TargetMode="External"/><Relationship Id="rId1449" Type="http://schemas.openxmlformats.org/officeDocument/2006/relationships/hyperlink" Target="../Docs/R1-2204224.zip" TargetMode="External"/><Relationship Id="rId1796" Type="http://schemas.openxmlformats.org/officeDocument/2006/relationships/hyperlink" Target="../Docs/R1-2205065.zip" TargetMode="External"/><Relationship Id="rId2402" Type="http://schemas.openxmlformats.org/officeDocument/2006/relationships/hyperlink" Target="../Docs/R1-2205042.zip" TargetMode="External"/><Relationship Id="rId2847" Type="http://schemas.openxmlformats.org/officeDocument/2006/relationships/hyperlink" Target="../Docs/R1-2205265.zip" TargetMode="External"/><Relationship Id="rId88" Type="http://schemas.openxmlformats.org/officeDocument/2006/relationships/hyperlink" Target="../Docs/R1-2203053.zip" TargetMode="External"/><Relationship Id="rId819" Type="http://schemas.openxmlformats.org/officeDocument/2006/relationships/hyperlink" Target="../Docs/R1-2203176.zip" TargetMode="External"/><Relationship Id="rId1004" Type="http://schemas.openxmlformats.org/officeDocument/2006/relationships/hyperlink" Target="../Docs/R1-2203440.zip" TargetMode="External"/><Relationship Id="rId1211" Type="http://schemas.openxmlformats.org/officeDocument/2006/relationships/hyperlink" Target="../Docs/R1-2204355.zip" TargetMode="External"/><Relationship Id="rId1656" Type="http://schemas.openxmlformats.org/officeDocument/2006/relationships/hyperlink" Target="../Docs/R1-2205208.zip" TargetMode="External"/><Relationship Id="rId1863" Type="http://schemas.openxmlformats.org/officeDocument/2006/relationships/hyperlink" Target="../Docs/R1-2204057.zip" TargetMode="External"/><Relationship Id="rId2707" Type="http://schemas.openxmlformats.org/officeDocument/2006/relationships/hyperlink" Target="../Docs/R1-2203276.zip" TargetMode="External"/><Relationship Id="rId2914" Type="http://schemas.openxmlformats.org/officeDocument/2006/relationships/hyperlink" Target="../Docs/R1-2204516.zip" TargetMode="External"/><Relationship Id="rId1309" Type="http://schemas.openxmlformats.org/officeDocument/2006/relationships/hyperlink" Target="../Docs/R1-2205607.zip" TargetMode="External"/><Relationship Id="rId1516" Type="http://schemas.openxmlformats.org/officeDocument/2006/relationships/hyperlink" Target="../Docs/R1-2204784.zip" TargetMode="External"/><Relationship Id="rId1723" Type="http://schemas.openxmlformats.org/officeDocument/2006/relationships/hyperlink" Target="../Docs/R1-2203384.zip" TargetMode="External"/><Relationship Id="rId1930" Type="http://schemas.openxmlformats.org/officeDocument/2006/relationships/hyperlink" Target="../Docs/R1-2204241.zip" TargetMode="External"/><Relationship Id="rId3176" Type="http://schemas.openxmlformats.org/officeDocument/2006/relationships/hyperlink" Target="../Docs/R1-2205657.zip" TargetMode="External"/><Relationship Id="rId3383" Type="http://schemas.openxmlformats.org/officeDocument/2006/relationships/hyperlink" Target="../Docs/R1-2205645.zip" TargetMode="External"/><Relationship Id="rId15" Type="http://schemas.openxmlformats.org/officeDocument/2006/relationships/hyperlink" Target="../Docs/R1-2203011.zip" TargetMode="External"/><Relationship Id="rId2192" Type="http://schemas.openxmlformats.org/officeDocument/2006/relationships/hyperlink" Target="../Docs/R1-2204121.zip" TargetMode="External"/><Relationship Id="rId3036" Type="http://schemas.openxmlformats.org/officeDocument/2006/relationships/hyperlink" Target="https://portal.3gpp.org/desktopmodules/Specifications/SpecificationDetails.aspx?specificationId=3214" TargetMode="External"/><Relationship Id="rId3243" Type="http://schemas.openxmlformats.org/officeDocument/2006/relationships/hyperlink" Target="https://portal.3gpp.org/desktopmodules/WorkItem/WorkItemDetails.aspx?workitemId=860148" TargetMode="External"/><Relationship Id="rId164" Type="http://schemas.openxmlformats.org/officeDocument/2006/relationships/hyperlink" Target="../Docs/R1-2203049.zip" TargetMode="External"/><Relationship Id="rId371" Type="http://schemas.openxmlformats.org/officeDocument/2006/relationships/hyperlink" Target="../Docs/R1-2203488.zip" TargetMode="External"/><Relationship Id="rId2052" Type="http://schemas.openxmlformats.org/officeDocument/2006/relationships/hyperlink" Target="../Docs/R1-2205313.zip" TargetMode="External"/><Relationship Id="rId2497" Type="http://schemas.openxmlformats.org/officeDocument/2006/relationships/hyperlink" Target="../Docs/R1-2205416.zip" TargetMode="External"/><Relationship Id="rId469" Type="http://schemas.openxmlformats.org/officeDocument/2006/relationships/hyperlink" Target="../Docs/R1-2204138.zip" TargetMode="External"/><Relationship Id="rId676" Type="http://schemas.openxmlformats.org/officeDocument/2006/relationships/hyperlink" Target="../Docs/R1-2205304.zip" TargetMode="External"/><Relationship Id="rId883" Type="http://schemas.openxmlformats.org/officeDocument/2006/relationships/hyperlink" Target="../Docs/R1-2204434.zip" TargetMode="External"/><Relationship Id="rId1099" Type="http://schemas.openxmlformats.org/officeDocument/2006/relationships/hyperlink" Target="../Docs/R1-2203710.zip" TargetMode="External"/><Relationship Id="rId2357" Type="http://schemas.openxmlformats.org/officeDocument/2006/relationships/hyperlink" Target="../Docs/R1-2205344.zip" TargetMode="External"/><Relationship Id="rId2564" Type="http://schemas.openxmlformats.org/officeDocument/2006/relationships/hyperlink" Target="../Docs/R1-2204756.zip" TargetMode="External"/><Relationship Id="rId3103" Type="http://schemas.openxmlformats.org/officeDocument/2006/relationships/hyperlink" Target="https://portal.3gpp.org/desktopmodules/Release/ReleaseDetails.aspx?releaseId=192" TargetMode="External"/><Relationship Id="rId3310" Type="http://schemas.openxmlformats.org/officeDocument/2006/relationships/hyperlink" Target="../Docs/R1-2205623.zip" TargetMode="External"/><Relationship Id="rId3408" Type="http://schemas.openxmlformats.org/officeDocument/2006/relationships/hyperlink" Target="../Docs/R1-2205678.zip" TargetMode="External"/><Relationship Id="rId231" Type="http://schemas.openxmlformats.org/officeDocument/2006/relationships/hyperlink" Target="../Docs/R1-2203618.zip" TargetMode="External"/><Relationship Id="rId329" Type="http://schemas.openxmlformats.org/officeDocument/2006/relationships/hyperlink" Target="../Docs/R1-2205132.zip" TargetMode="External"/><Relationship Id="rId536" Type="http://schemas.openxmlformats.org/officeDocument/2006/relationships/hyperlink" Target="../Docs/R1-2203290.zip" TargetMode="External"/><Relationship Id="rId1166" Type="http://schemas.openxmlformats.org/officeDocument/2006/relationships/hyperlink" Target="../Docs/R1-2205418.zip" TargetMode="External"/><Relationship Id="rId1373" Type="http://schemas.openxmlformats.org/officeDocument/2006/relationships/hyperlink" Target="../Docs/R1-2203100.zip" TargetMode="External"/><Relationship Id="rId2217" Type="http://schemas.openxmlformats.org/officeDocument/2006/relationships/hyperlink" Target="../Docs/R1-2203642.zip" TargetMode="External"/><Relationship Id="rId2771" Type="http://schemas.openxmlformats.org/officeDocument/2006/relationships/hyperlink" Target="../Docs/R1-2204909.zip" TargetMode="External"/><Relationship Id="rId2869" Type="http://schemas.openxmlformats.org/officeDocument/2006/relationships/hyperlink" Target="../Docs/R1-2203240.zip" TargetMode="External"/><Relationship Id="rId743" Type="http://schemas.openxmlformats.org/officeDocument/2006/relationships/hyperlink" Target="../Docs/R1-2203289.zip" TargetMode="External"/><Relationship Id="rId950" Type="http://schemas.openxmlformats.org/officeDocument/2006/relationships/hyperlink" Target="../Docs/R1-2203868.zip" TargetMode="External"/><Relationship Id="rId1026" Type="http://schemas.openxmlformats.org/officeDocument/2006/relationships/hyperlink" Target="../Docs/R1-2203193.zip" TargetMode="External"/><Relationship Id="rId1580" Type="http://schemas.openxmlformats.org/officeDocument/2006/relationships/hyperlink" Target="../Docs/R1-2203888.zip" TargetMode="External"/><Relationship Id="rId1678" Type="http://schemas.openxmlformats.org/officeDocument/2006/relationships/hyperlink" Target="../Docs/R1-2204233.zip" TargetMode="External"/><Relationship Id="rId1885" Type="http://schemas.openxmlformats.org/officeDocument/2006/relationships/hyperlink" Target="../Docs/R1-2203142.zip" TargetMode="External"/><Relationship Id="rId2424" Type="http://schemas.openxmlformats.org/officeDocument/2006/relationships/hyperlink" Target="../Docs/R1-2203181.zip" TargetMode="External"/><Relationship Id="rId2631" Type="http://schemas.openxmlformats.org/officeDocument/2006/relationships/hyperlink" Target="../Docs/R1-2203579.zip" TargetMode="External"/><Relationship Id="rId2729" Type="http://schemas.openxmlformats.org/officeDocument/2006/relationships/hyperlink" Target="../Docs/R1-2204888.zip" TargetMode="External"/><Relationship Id="rId2936" Type="http://schemas.openxmlformats.org/officeDocument/2006/relationships/hyperlink" Target="../Docs/R1-2205553.zip" TargetMode="External"/><Relationship Id="rId603" Type="http://schemas.openxmlformats.org/officeDocument/2006/relationships/hyperlink" Target="../Docs/R1-2205136.zip" TargetMode="External"/><Relationship Id="rId810" Type="http://schemas.openxmlformats.org/officeDocument/2006/relationships/hyperlink" Target="../Docs/R1-2205161.zip" TargetMode="External"/><Relationship Id="rId908" Type="http://schemas.openxmlformats.org/officeDocument/2006/relationships/image" Target="../../../../../../../Users/cmcc/AppData/Roaming/Foxmail7/Temp-19952-20220514213811/Attach/image011(05-17-10-38-45).png" TargetMode="External"/><Relationship Id="rId1233" Type="http://schemas.openxmlformats.org/officeDocument/2006/relationships/hyperlink" Target="../Docs/R1-2203102.zip" TargetMode="External"/><Relationship Id="rId1440" Type="http://schemas.openxmlformats.org/officeDocument/2006/relationships/hyperlink" Target="../Docs/R1-2204853.zip" TargetMode="External"/><Relationship Id="rId1538" Type="http://schemas.openxmlformats.org/officeDocument/2006/relationships/hyperlink" Target="../Docs/R1-2204684.zip" TargetMode="External"/><Relationship Id="rId1300" Type="http://schemas.openxmlformats.org/officeDocument/2006/relationships/hyperlink" Target="../Docs/R1-2205341.zip" TargetMode="External"/><Relationship Id="rId1745" Type="http://schemas.openxmlformats.org/officeDocument/2006/relationships/image" Target="media/image13.png"/><Relationship Id="rId1952" Type="http://schemas.openxmlformats.org/officeDocument/2006/relationships/hyperlink" Target="../Docs/R1-2203455.zip" TargetMode="External"/><Relationship Id="rId3198" Type="http://schemas.openxmlformats.org/officeDocument/2006/relationships/hyperlink" Target="https://portal.3gpp.org/desktopmodules/Specifications/SpecificationDetails.aspx?specificationId=3216" TargetMode="External"/><Relationship Id="rId37" Type="http://schemas.openxmlformats.org/officeDocument/2006/relationships/hyperlink" Target="../Docs/R1-2203394.zip" TargetMode="External"/><Relationship Id="rId1605" Type="http://schemas.openxmlformats.org/officeDocument/2006/relationships/hyperlink" Target="../Docs/R1-2203683.zip" TargetMode="External"/><Relationship Id="rId1812" Type="http://schemas.openxmlformats.org/officeDocument/2006/relationships/hyperlink" Target="../Docs/R1-2203451.zip" TargetMode="External"/><Relationship Id="rId3058" Type="http://schemas.openxmlformats.org/officeDocument/2006/relationships/hyperlink" Target="https://portal.3gpp.org/desktopmodules/Specifications/SpecificationDetails.aspx?specificationId=3215" TargetMode="External"/><Relationship Id="rId3265" Type="http://schemas.openxmlformats.org/officeDocument/2006/relationships/hyperlink" Target="../Docs/R1-2205452.zip" TargetMode="External"/><Relationship Id="rId186" Type="http://schemas.openxmlformats.org/officeDocument/2006/relationships/hyperlink" Target="../Docs/R1-2203415.zip" TargetMode="External"/><Relationship Id="rId393" Type="http://schemas.openxmlformats.org/officeDocument/2006/relationships/hyperlink" Target="../Docs/R1-2204922.zip" TargetMode="External"/><Relationship Id="rId2074" Type="http://schemas.openxmlformats.org/officeDocument/2006/relationships/hyperlink" Target="../Docs/R1-2204304.zip" TargetMode="External"/><Relationship Id="rId2281" Type="http://schemas.openxmlformats.org/officeDocument/2006/relationships/hyperlink" Target="../Docs/R1-2204806.zip" TargetMode="External"/><Relationship Id="rId3125" Type="http://schemas.openxmlformats.org/officeDocument/2006/relationships/hyperlink" Target="https://portal.3gpp.org/desktopmodules/WorkItem/WorkItemDetails.aspx?workitemId=860143" TargetMode="External"/><Relationship Id="rId3332" Type="http://schemas.openxmlformats.org/officeDocument/2006/relationships/hyperlink" Target="../Docs/R1-2203019.zip" TargetMode="External"/><Relationship Id="rId253" Type="http://schemas.openxmlformats.org/officeDocument/2006/relationships/hyperlink" Target="../Docs/R1-2204555.zip" TargetMode="External"/><Relationship Id="rId460" Type="http://schemas.openxmlformats.org/officeDocument/2006/relationships/hyperlink" Target="../Docs/R1-2203302.zip" TargetMode="External"/><Relationship Id="rId698" Type="http://schemas.openxmlformats.org/officeDocument/2006/relationships/hyperlink" Target="../Docs/R1-2203073.zip" TargetMode="External"/><Relationship Id="rId1090" Type="http://schemas.openxmlformats.org/officeDocument/2006/relationships/hyperlink" Target="../Docs/R1-2205400.zip" TargetMode="External"/><Relationship Id="rId2141" Type="http://schemas.openxmlformats.org/officeDocument/2006/relationships/hyperlink" Target="../Docs/R1-2203122.zip" TargetMode="External"/><Relationship Id="rId2379" Type="http://schemas.openxmlformats.org/officeDocument/2006/relationships/hyperlink" Target="../Docs/R1-2204952.zip" TargetMode="External"/><Relationship Id="rId2586" Type="http://schemas.openxmlformats.org/officeDocument/2006/relationships/hyperlink" Target="../Docs/R1-2203235.zip" TargetMode="External"/><Relationship Id="rId2793" Type="http://schemas.openxmlformats.org/officeDocument/2006/relationships/hyperlink" Target="../Docs/R1-2204326.zip" TargetMode="External"/><Relationship Id="rId113" Type="http://schemas.openxmlformats.org/officeDocument/2006/relationships/hyperlink" Target="../Docs/R1-2203977.zip" TargetMode="External"/><Relationship Id="rId320" Type="http://schemas.openxmlformats.org/officeDocument/2006/relationships/hyperlink" Target="../Docs/R1-2203504.zip" TargetMode="External"/><Relationship Id="rId558" Type="http://schemas.openxmlformats.org/officeDocument/2006/relationships/hyperlink" Target="../Docs/R1-2203509.zip" TargetMode="External"/><Relationship Id="rId765" Type="http://schemas.openxmlformats.org/officeDocument/2006/relationships/hyperlink" Target="../Docs/R1-2205338.zip" TargetMode="External"/><Relationship Id="rId972" Type="http://schemas.openxmlformats.org/officeDocument/2006/relationships/hyperlink" Target="../Docs/R1-2203191.zip" TargetMode="External"/><Relationship Id="rId1188" Type="http://schemas.openxmlformats.org/officeDocument/2006/relationships/hyperlink" Target="../Docs/R1-2204216.zip" TargetMode="External"/><Relationship Id="rId1395" Type="http://schemas.openxmlformats.org/officeDocument/2006/relationships/hyperlink" Target="../Docs/R1-2204436.zip" TargetMode="External"/><Relationship Id="rId2001" Type="http://schemas.openxmlformats.org/officeDocument/2006/relationships/hyperlink" Target="../Docs/R1-2204422.zip" TargetMode="External"/><Relationship Id="rId2239" Type="http://schemas.openxmlformats.org/officeDocument/2006/relationships/hyperlink" Target="../Docs/R1-2205206.zip" TargetMode="External"/><Relationship Id="rId2446" Type="http://schemas.openxmlformats.org/officeDocument/2006/relationships/hyperlink" Target="../Docs/R1-2203600.zip" TargetMode="External"/><Relationship Id="rId2653" Type="http://schemas.openxmlformats.org/officeDocument/2006/relationships/hyperlink" Target="../Docs/R1-2203239.zip" TargetMode="External"/><Relationship Id="rId2860" Type="http://schemas.openxmlformats.org/officeDocument/2006/relationships/hyperlink" Target="../Docs/R1-2204908.zip" TargetMode="External"/><Relationship Id="rId418" Type="http://schemas.openxmlformats.org/officeDocument/2006/relationships/hyperlink" Target="../Docs/R1-2205246.zip" TargetMode="External"/><Relationship Id="rId625" Type="http://schemas.openxmlformats.org/officeDocument/2006/relationships/hyperlink" Target="../Docs/R1-2204567.zip" TargetMode="External"/><Relationship Id="rId832" Type="http://schemas.openxmlformats.org/officeDocument/2006/relationships/hyperlink" Target="../Docs/R1-2205097.zip" TargetMode="External"/><Relationship Id="rId1048" Type="http://schemas.openxmlformats.org/officeDocument/2006/relationships/hyperlink" Target="../Docs/R1-2203523.zip" TargetMode="External"/><Relationship Id="rId1255" Type="http://schemas.openxmlformats.org/officeDocument/2006/relationships/hyperlink" Target="../Docs/R1-2205571.zip" TargetMode="External"/><Relationship Id="rId1462" Type="http://schemas.openxmlformats.org/officeDocument/2006/relationships/hyperlink" Target="../Docs/R1-2203975.zip" TargetMode="External"/><Relationship Id="rId2306" Type="http://schemas.openxmlformats.org/officeDocument/2006/relationships/hyperlink" Target="../Docs/R1-2205227.zip" TargetMode="External"/><Relationship Id="rId2513" Type="http://schemas.openxmlformats.org/officeDocument/2006/relationships/hyperlink" Target="../Docs/R1-2204919.zip" TargetMode="External"/><Relationship Id="rId2958" Type="http://schemas.openxmlformats.org/officeDocument/2006/relationships/hyperlink" Target="https://portal.3gpp.org/desktopmodules/Specifications/SpecificationDetails.aspx?specificationId=2425" TargetMode="External"/><Relationship Id="rId1115" Type="http://schemas.openxmlformats.org/officeDocument/2006/relationships/hyperlink" Target="../Docs/R1-2205063.zip" TargetMode="External"/><Relationship Id="rId1322" Type="http://schemas.openxmlformats.org/officeDocument/2006/relationships/hyperlink" Target="../Docs/R1-2204356.zip" TargetMode="External"/><Relationship Id="rId1767" Type="http://schemas.openxmlformats.org/officeDocument/2006/relationships/hyperlink" Target="../Docs/R1-2204570.zip" TargetMode="External"/><Relationship Id="rId1974" Type="http://schemas.openxmlformats.org/officeDocument/2006/relationships/image" Target="media/image25.png"/><Relationship Id="rId2720" Type="http://schemas.openxmlformats.org/officeDocument/2006/relationships/hyperlink" Target="../Docs/R1-2204087.zip" TargetMode="External"/><Relationship Id="rId2818" Type="http://schemas.openxmlformats.org/officeDocument/2006/relationships/hyperlink" Target="../Docs/R1-2205530.zip" TargetMode="External"/><Relationship Id="rId59" Type="http://schemas.openxmlformats.org/officeDocument/2006/relationships/hyperlink" Target="../Docs/R1-2203847.zip" TargetMode="External"/><Relationship Id="rId1627" Type="http://schemas.openxmlformats.org/officeDocument/2006/relationships/hyperlink" Target="../Docs/R1-2205362.zip" TargetMode="External"/><Relationship Id="rId1834" Type="http://schemas.openxmlformats.org/officeDocument/2006/relationships/hyperlink" Target="../Docs/R1-2205224.zip" TargetMode="External"/><Relationship Id="rId3287" Type="http://schemas.openxmlformats.org/officeDocument/2006/relationships/hyperlink" Target="https://portal.3gpp.org/desktopmodules/WorkItem/WorkItemDetails.aspx?workitemId=900162" TargetMode="External"/><Relationship Id="rId2096" Type="http://schemas.openxmlformats.org/officeDocument/2006/relationships/hyperlink" Target="../Docs/R1-2203460.zip" TargetMode="External"/><Relationship Id="rId1901" Type="http://schemas.openxmlformats.org/officeDocument/2006/relationships/hyperlink" Target="../Docs/R1-2204573.zip" TargetMode="External"/><Relationship Id="rId3147" Type="http://schemas.openxmlformats.org/officeDocument/2006/relationships/hyperlink" Target="https://portal.3gpp.org/desktopmodules/Specifications/SpecificationDetails.aspx?specificationId=3216" TargetMode="External"/><Relationship Id="rId3354" Type="http://schemas.openxmlformats.org/officeDocument/2006/relationships/hyperlink" Target="../Docs/R1-2203041.zip" TargetMode="External"/><Relationship Id="rId275" Type="http://schemas.openxmlformats.org/officeDocument/2006/relationships/hyperlink" Target="../Docs/R1-2205557.zip" TargetMode="External"/><Relationship Id="rId482" Type="http://schemas.openxmlformats.org/officeDocument/2006/relationships/hyperlink" Target="../Docs/R1-2205458.zip" TargetMode="External"/><Relationship Id="rId2163" Type="http://schemas.openxmlformats.org/officeDocument/2006/relationships/hyperlink" Target="../Docs/R1-2204552.zip" TargetMode="External"/><Relationship Id="rId2370" Type="http://schemas.openxmlformats.org/officeDocument/2006/relationships/hyperlink" Target="../Docs/R1-2203966.zip" TargetMode="External"/><Relationship Id="rId3007" Type="http://schemas.openxmlformats.org/officeDocument/2006/relationships/hyperlink" Target="https://portal.3gpp.org/desktopmodules/Release/ReleaseDetails.aspx?releaseId=191" TargetMode="External"/><Relationship Id="rId3214" Type="http://schemas.openxmlformats.org/officeDocument/2006/relationships/hyperlink" Target="../Docs/R1-2205168.zip" TargetMode="External"/><Relationship Id="rId3421" Type="http://schemas.openxmlformats.org/officeDocument/2006/relationships/hyperlink" Target="../Docs/R1-2205679.zip" TargetMode="External"/><Relationship Id="rId135" Type="http://schemas.openxmlformats.org/officeDocument/2006/relationships/hyperlink" Target="../Docs/R1-2205459.zip" TargetMode="External"/><Relationship Id="rId342" Type="http://schemas.openxmlformats.org/officeDocument/2006/relationships/hyperlink" Target="../Docs/R1-2205606.zip" TargetMode="External"/><Relationship Id="rId787" Type="http://schemas.openxmlformats.org/officeDocument/2006/relationships/hyperlink" Target="../Docs/R1-2205493.zip" TargetMode="External"/><Relationship Id="rId994" Type="http://schemas.openxmlformats.org/officeDocument/2006/relationships/hyperlink" Target="https://protect2.fireeye.com/v1/url?k=078688f5-660d9dc6-078703ba-000babff9bb7-5dce72b7cb22b5eb&amp;q=1&amp;e=35df01ab-55cb-4fd6-9d4d-d85222b0114f&amp;u=http%3A%2F%2F6.1.2.3%2F" TargetMode="External"/><Relationship Id="rId2023" Type="http://schemas.openxmlformats.org/officeDocument/2006/relationships/hyperlink" Target="../Docs/R1-2205188.zip" TargetMode="External"/><Relationship Id="rId2230" Type="http://schemas.openxmlformats.org/officeDocument/2006/relationships/hyperlink" Target="../Docs/R1-2204429.zip" TargetMode="External"/><Relationship Id="rId2468" Type="http://schemas.openxmlformats.org/officeDocument/2006/relationships/hyperlink" Target="../Docs/R1-2205434.zip" TargetMode="External"/><Relationship Id="rId2675" Type="http://schemas.openxmlformats.org/officeDocument/2006/relationships/hyperlink" Target="../Docs/R1-2204630.zip" TargetMode="External"/><Relationship Id="rId2882" Type="http://schemas.openxmlformats.org/officeDocument/2006/relationships/hyperlink" Target="../Docs/R1-2204402.zip" TargetMode="External"/><Relationship Id="rId202" Type="http://schemas.openxmlformats.org/officeDocument/2006/relationships/hyperlink" Target="../Docs/R1-2203112.zip" TargetMode="External"/><Relationship Id="rId647" Type="http://schemas.openxmlformats.org/officeDocument/2006/relationships/hyperlink" Target="../Docs/R1-2204114.zip" TargetMode="External"/><Relationship Id="rId854" Type="http://schemas.openxmlformats.org/officeDocument/2006/relationships/hyperlink" Target="../Docs/R1-2203114.zip" TargetMode="External"/><Relationship Id="rId1277" Type="http://schemas.openxmlformats.org/officeDocument/2006/relationships/hyperlink" Target="../Docs/R1-2205578.zip" TargetMode="External"/><Relationship Id="rId1484" Type="http://schemas.openxmlformats.org/officeDocument/2006/relationships/hyperlink" Target="../Docs/R1-2204854.zip" TargetMode="External"/><Relationship Id="rId1691" Type="http://schemas.openxmlformats.org/officeDocument/2006/relationships/image" Target="media/image12.png"/><Relationship Id="rId2328" Type="http://schemas.openxmlformats.org/officeDocument/2006/relationships/hyperlink" Target="../Docs/R1-2204310.zip" TargetMode="External"/><Relationship Id="rId2535" Type="http://schemas.openxmlformats.org/officeDocument/2006/relationships/hyperlink" Target="../Docs/R1-2204811.zip" TargetMode="External"/><Relationship Id="rId2742" Type="http://schemas.openxmlformats.org/officeDocument/2006/relationships/hyperlink" Target="../Docs/R1-2203208.zip" TargetMode="External"/><Relationship Id="rId507" Type="http://schemas.openxmlformats.org/officeDocument/2006/relationships/hyperlink" Target="../Docs/R1-2203507.zip" TargetMode="External"/><Relationship Id="rId714" Type="http://schemas.openxmlformats.org/officeDocument/2006/relationships/hyperlink" Target="../Docs/R1-2204647.zip" TargetMode="External"/><Relationship Id="rId921" Type="http://schemas.openxmlformats.org/officeDocument/2006/relationships/hyperlink" Target="../Docs/R1-2203867.zip" TargetMode="External"/><Relationship Id="rId1137" Type="http://schemas.openxmlformats.org/officeDocument/2006/relationships/hyperlink" Target="../Docs/R1-2204215.zip" TargetMode="External"/><Relationship Id="rId1344" Type="http://schemas.openxmlformats.org/officeDocument/2006/relationships/hyperlink" Target="../Docs/R1-2205512.zip" TargetMode="External"/><Relationship Id="rId1551" Type="http://schemas.openxmlformats.org/officeDocument/2006/relationships/hyperlink" Target="../Docs/R1-2203953.zip" TargetMode="External"/><Relationship Id="rId1789" Type="http://schemas.openxmlformats.org/officeDocument/2006/relationships/hyperlink" Target="../Docs/R1-2204374.zip" TargetMode="External"/><Relationship Id="rId1996" Type="http://schemas.openxmlformats.org/officeDocument/2006/relationships/hyperlink" Target="../Docs/R1-2204154.zip" TargetMode="External"/><Relationship Id="rId2602" Type="http://schemas.openxmlformats.org/officeDocument/2006/relationships/hyperlink" Target="../Docs/R1-2204066.zip" TargetMode="External"/><Relationship Id="rId50" Type="http://schemas.openxmlformats.org/officeDocument/2006/relationships/hyperlink" Target="../Docs/R1-2203024.zip" TargetMode="External"/><Relationship Id="rId1204" Type="http://schemas.openxmlformats.org/officeDocument/2006/relationships/hyperlink" Target="../Docs/R1-2203315.zip" TargetMode="External"/><Relationship Id="rId1411" Type="http://schemas.openxmlformats.org/officeDocument/2006/relationships/hyperlink" Target="../Docs/R1-2204695.zip" TargetMode="External"/><Relationship Id="rId1649" Type="http://schemas.openxmlformats.org/officeDocument/2006/relationships/hyperlink" Target="../Docs/R1-2204370.zip" TargetMode="External"/><Relationship Id="rId1856" Type="http://schemas.openxmlformats.org/officeDocument/2006/relationships/hyperlink" Target="../Docs/R1-2203614.zip" TargetMode="External"/><Relationship Id="rId2907" Type="http://schemas.openxmlformats.org/officeDocument/2006/relationships/hyperlink" Target="../Docs/R1-2203758.zip" TargetMode="External"/><Relationship Id="rId3071" Type="http://schemas.openxmlformats.org/officeDocument/2006/relationships/hyperlink" Target="../Docs/R1-2205389.zip" TargetMode="External"/><Relationship Id="rId1509" Type="http://schemas.openxmlformats.org/officeDocument/2006/relationships/hyperlink" Target="../Docs/R1-2205012.zip" TargetMode="External"/><Relationship Id="rId1716" Type="http://schemas.openxmlformats.org/officeDocument/2006/relationships/hyperlink" Target="../Docs/R1-2205407.zip" TargetMode="External"/><Relationship Id="rId1923" Type="http://schemas.openxmlformats.org/officeDocument/2006/relationships/hyperlink" Target="../Docs/R1-2203900.zip" TargetMode="External"/><Relationship Id="rId3169" Type="http://schemas.openxmlformats.org/officeDocument/2006/relationships/hyperlink" Target="https://portal.3gpp.org/desktopmodules/Release/ReleaseDetails.aspx?releaseId=192" TargetMode="External"/><Relationship Id="rId3376" Type="http://schemas.openxmlformats.org/officeDocument/2006/relationships/hyperlink" Target="../Docs/R1-2205231.zip" TargetMode="External"/><Relationship Id="rId297" Type="http://schemas.openxmlformats.org/officeDocument/2006/relationships/hyperlink" Target="../Docs/R1-2203503.zip" TargetMode="External"/><Relationship Id="rId2185" Type="http://schemas.openxmlformats.org/officeDocument/2006/relationships/hyperlink" Target="../Docs/R1-2203714.zip" TargetMode="External"/><Relationship Id="rId2392" Type="http://schemas.openxmlformats.org/officeDocument/2006/relationships/hyperlink" Target="../Docs/R1-2204313.zip" TargetMode="External"/><Relationship Id="rId3029" Type="http://schemas.openxmlformats.org/officeDocument/2006/relationships/hyperlink" Target="https://portal.3gpp.org/desktopmodules/WorkItem/WorkItemDetails.aspx?workitemId=860141" TargetMode="External"/><Relationship Id="rId3236" Type="http://schemas.openxmlformats.org/officeDocument/2006/relationships/hyperlink" Target="../Docs/R1-2205341.zip" TargetMode="External"/><Relationship Id="rId157" Type="http://schemas.openxmlformats.org/officeDocument/2006/relationships/hyperlink" Target="../Docs/R1-2203034.zip" TargetMode="External"/><Relationship Id="rId364" Type="http://schemas.openxmlformats.org/officeDocument/2006/relationships/hyperlink" Target="../Docs/R1-2204895.zip" TargetMode="External"/><Relationship Id="rId2045" Type="http://schemas.openxmlformats.org/officeDocument/2006/relationships/hyperlink" Target="../Docs/R1-2204529.zip" TargetMode="External"/><Relationship Id="rId2697" Type="http://schemas.openxmlformats.org/officeDocument/2006/relationships/hyperlink" Target="../Docs/R1-2205258.zip" TargetMode="External"/><Relationship Id="rId571" Type="http://schemas.openxmlformats.org/officeDocument/2006/relationships/hyperlink" Target="../Docs/R1-2204767.zip" TargetMode="External"/><Relationship Id="rId669" Type="http://schemas.openxmlformats.org/officeDocument/2006/relationships/hyperlink" Target="../Docs/R1-2204343.zip" TargetMode="External"/><Relationship Id="rId876" Type="http://schemas.openxmlformats.org/officeDocument/2006/relationships/hyperlink" Target="../Docs/R1-2203787.zip" TargetMode="External"/><Relationship Id="rId1299" Type="http://schemas.openxmlformats.org/officeDocument/2006/relationships/hyperlink" Target="../Docs/R1-2205090.zip" TargetMode="External"/><Relationship Id="rId2252" Type="http://schemas.openxmlformats.org/officeDocument/2006/relationships/hyperlink" Target="../Docs/R1-2204805.zip" TargetMode="External"/><Relationship Id="rId2557" Type="http://schemas.openxmlformats.org/officeDocument/2006/relationships/hyperlink" Target="../Docs/R1-2204101.zip" TargetMode="External"/><Relationship Id="rId3303" Type="http://schemas.openxmlformats.org/officeDocument/2006/relationships/hyperlink" Target="../Docs/R1-2205609.zip" TargetMode="External"/><Relationship Id="rId224" Type="http://schemas.openxmlformats.org/officeDocument/2006/relationships/hyperlink" Target="../Docs/R1-2205297.zip" TargetMode="External"/><Relationship Id="rId431" Type="http://schemas.openxmlformats.org/officeDocument/2006/relationships/hyperlink" Target="../Docs/R1-2203764.zip" TargetMode="External"/><Relationship Id="rId529" Type="http://schemas.openxmlformats.org/officeDocument/2006/relationships/hyperlink" Target="../Docs/R1-2205196.zip" TargetMode="External"/><Relationship Id="rId736" Type="http://schemas.openxmlformats.org/officeDocument/2006/relationships/hyperlink" Target="../Docs/R1-2205134.zip" TargetMode="External"/><Relationship Id="rId1061" Type="http://schemas.openxmlformats.org/officeDocument/2006/relationships/hyperlink" Target="../Docs/R1-2205216.zip" TargetMode="External"/><Relationship Id="rId1159" Type="http://schemas.openxmlformats.org/officeDocument/2006/relationships/hyperlink" Target="../Docs/R1-2205569.zip" TargetMode="External"/><Relationship Id="rId1366" Type="http://schemas.openxmlformats.org/officeDocument/2006/relationships/hyperlink" Target="../Docs/R1-2204359.zip" TargetMode="External"/><Relationship Id="rId2112" Type="http://schemas.openxmlformats.org/officeDocument/2006/relationships/hyperlink" Target="../Docs/R1-2204531.zip" TargetMode="External"/><Relationship Id="rId2417" Type="http://schemas.openxmlformats.org/officeDocument/2006/relationships/hyperlink" Target="../Docs/R1-2204526.zip" TargetMode="External"/><Relationship Id="rId2764" Type="http://schemas.openxmlformats.org/officeDocument/2006/relationships/hyperlink" Target="../Docs/R1-2205363.zip" TargetMode="External"/><Relationship Id="rId2971" Type="http://schemas.openxmlformats.org/officeDocument/2006/relationships/hyperlink" Target="https://portal.3gpp.org/desktopmodules/WorkItem/WorkItemDetails.aspx?workitemId=860141" TargetMode="External"/><Relationship Id="rId943" Type="http://schemas.openxmlformats.org/officeDocument/2006/relationships/hyperlink" Target="../Docs/R1-2205393.zip" TargetMode="External"/><Relationship Id="rId1019" Type="http://schemas.openxmlformats.org/officeDocument/2006/relationships/hyperlink" Target="../Docs/R1-2205626.zip" TargetMode="External"/><Relationship Id="rId1573" Type="http://schemas.openxmlformats.org/officeDocument/2006/relationships/hyperlink" Target="../Docs/R1-2203321.zip" TargetMode="External"/><Relationship Id="rId1780" Type="http://schemas.openxmlformats.org/officeDocument/2006/relationships/hyperlink" Target="../Docs/R1-2203896.zip" TargetMode="External"/><Relationship Id="rId1878" Type="http://schemas.openxmlformats.org/officeDocument/2006/relationships/hyperlink" Target="../Docs/R1-2205025.zip" TargetMode="External"/><Relationship Id="rId2624" Type="http://schemas.openxmlformats.org/officeDocument/2006/relationships/hyperlink" Target="../Docs/R1-2205495.zip" TargetMode="External"/><Relationship Id="rId2831" Type="http://schemas.openxmlformats.org/officeDocument/2006/relationships/hyperlink" Target="../Docs/R1-2204029.zip" TargetMode="External"/><Relationship Id="rId2929" Type="http://schemas.openxmlformats.org/officeDocument/2006/relationships/hyperlink" Target="../Docs/R1-2203933.zip" TargetMode="External"/><Relationship Id="rId72" Type="http://schemas.openxmlformats.org/officeDocument/2006/relationships/hyperlink" Target="../Docs/R1-2203489.zip" TargetMode="External"/><Relationship Id="rId803" Type="http://schemas.openxmlformats.org/officeDocument/2006/relationships/hyperlink" Target="../Docs/R1-2204942.zip" TargetMode="External"/><Relationship Id="rId1226" Type="http://schemas.openxmlformats.org/officeDocument/2006/relationships/hyperlink" Target="../Docs/R1-2205169.zip" TargetMode="External"/><Relationship Id="rId1433" Type="http://schemas.openxmlformats.org/officeDocument/2006/relationships/hyperlink" Target="../Docs/R1-2205005.zip" TargetMode="External"/><Relationship Id="rId1640" Type="http://schemas.openxmlformats.org/officeDocument/2006/relationships/hyperlink" Target="../Docs/R1-2203684.zip" TargetMode="External"/><Relationship Id="rId1738" Type="http://schemas.openxmlformats.org/officeDocument/2006/relationships/hyperlink" Target="../Docs/R1-2204692.zip" TargetMode="External"/><Relationship Id="rId3093" Type="http://schemas.openxmlformats.org/officeDocument/2006/relationships/hyperlink" Target="https://portal.3gpp.org/desktopmodules/Specifications/SpecificationDetails.aspx?specificationId=3215" TargetMode="External"/><Relationship Id="rId1500" Type="http://schemas.openxmlformats.org/officeDocument/2006/relationships/hyperlink" Target="../Docs/R1-2204410.zip" TargetMode="External"/><Relationship Id="rId1945" Type="http://schemas.openxmlformats.org/officeDocument/2006/relationships/hyperlink" Target="../Docs/R1-2205253.zip" TargetMode="External"/><Relationship Id="rId3160" Type="http://schemas.openxmlformats.org/officeDocument/2006/relationships/hyperlink" Target="https://portal.3gpp.org/desktopmodules/Release/ReleaseDetails.aspx?releaseId=192" TargetMode="External"/><Relationship Id="rId3398" Type="http://schemas.openxmlformats.org/officeDocument/2006/relationships/hyperlink" Target="../Docs/R1-2205683.zip" TargetMode="External"/><Relationship Id="rId1805" Type="http://schemas.openxmlformats.org/officeDocument/2006/relationships/hyperlink" Target="../Docs/R1-2203650.zip" TargetMode="External"/><Relationship Id="rId3020" Type="http://schemas.openxmlformats.org/officeDocument/2006/relationships/hyperlink" Target="https://portal.3gpp.org/desktopmodules/Specifications/SpecificationDetails.aspx?specificationId=3214" TargetMode="External"/><Relationship Id="rId3258" Type="http://schemas.openxmlformats.org/officeDocument/2006/relationships/hyperlink" Target="https://portal.3gpp.org/desktopmodules/WorkItem/WorkItemDetails.aspx?workitemId=940087" TargetMode="External"/><Relationship Id="rId179" Type="http://schemas.openxmlformats.org/officeDocument/2006/relationships/hyperlink" Target="../Docs/R1-2205243.zip" TargetMode="External"/><Relationship Id="rId386" Type="http://schemas.openxmlformats.org/officeDocument/2006/relationships/hyperlink" Target="../Docs/R1-2205323.zip" TargetMode="External"/><Relationship Id="rId593" Type="http://schemas.openxmlformats.org/officeDocument/2006/relationships/hyperlink" Target="../Docs/R1-2204112.zip" TargetMode="External"/><Relationship Id="rId2067" Type="http://schemas.openxmlformats.org/officeDocument/2006/relationships/hyperlink" Target="../Docs/R1-2203945.zip" TargetMode="External"/><Relationship Id="rId2274" Type="http://schemas.openxmlformats.org/officeDocument/2006/relationships/hyperlink" Target="../Docs/R1-2203941.zip" TargetMode="External"/><Relationship Id="rId2481" Type="http://schemas.openxmlformats.org/officeDocument/2006/relationships/hyperlink" Target="../Docs/R1-2203573.zip" TargetMode="External"/><Relationship Id="rId3118" Type="http://schemas.openxmlformats.org/officeDocument/2006/relationships/hyperlink" Target="../Docs/R1-2205671.zip" TargetMode="External"/><Relationship Id="rId3325" Type="http://schemas.openxmlformats.org/officeDocument/2006/relationships/hyperlink" Target="https://portal.3gpp.org/desktopmodules/Release/ReleaseDetails.aspx?releaseId=192" TargetMode="External"/><Relationship Id="rId246" Type="http://schemas.openxmlformats.org/officeDocument/2006/relationships/hyperlink" Target="../Docs/R1-2205599.zip" TargetMode="External"/><Relationship Id="rId453" Type="http://schemas.openxmlformats.org/officeDocument/2006/relationships/hyperlink" Target="../Docs/R1-2205422.zip" TargetMode="External"/><Relationship Id="rId660" Type="http://schemas.openxmlformats.org/officeDocument/2006/relationships/hyperlink" Target="../Docs/R1-2203304.zip" TargetMode="External"/><Relationship Id="rId898" Type="http://schemas.openxmlformats.org/officeDocument/2006/relationships/hyperlink" Target="../Docs/R1-2204037.zip" TargetMode="External"/><Relationship Id="rId1083" Type="http://schemas.openxmlformats.org/officeDocument/2006/relationships/hyperlink" Target="../Docs/R1-2205117.zip" TargetMode="External"/><Relationship Id="rId1290" Type="http://schemas.openxmlformats.org/officeDocument/2006/relationships/hyperlink" Target="../Docs/R1-2205620.zip" TargetMode="External"/><Relationship Id="rId2134" Type="http://schemas.openxmlformats.org/officeDocument/2006/relationships/hyperlink" Target="../Docs/R1-2203981.zip" TargetMode="External"/><Relationship Id="rId2341" Type="http://schemas.openxmlformats.org/officeDocument/2006/relationships/hyperlink" Target="../Docs/R1-2203177.zip" TargetMode="External"/><Relationship Id="rId2579" Type="http://schemas.openxmlformats.org/officeDocument/2006/relationships/hyperlink" Target="../Docs/R1-2203577.zip" TargetMode="External"/><Relationship Id="rId2786" Type="http://schemas.openxmlformats.org/officeDocument/2006/relationships/hyperlink" Target="../Docs/R1-2203744.zip" TargetMode="External"/><Relationship Id="rId2993" Type="http://schemas.openxmlformats.org/officeDocument/2006/relationships/hyperlink" Target="https://portal.3gpp.org/desktopmodules/Release/ReleaseDetails.aspx?releaseId=192" TargetMode="External"/><Relationship Id="rId106" Type="http://schemas.openxmlformats.org/officeDocument/2006/relationships/hyperlink" Target="../Docs/R1-2204968.zip" TargetMode="External"/><Relationship Id="rId313" Type="http://schemas.openxmlformats.org/officeDocument/2006/relationships/hyperlink" Target="../Docs/R1-2205198.zip" TargetMode="External"/><Relationship Id="rId758" Type="http://schemas.openxmlformats.org/officeDocument/2006/relationships/hyperlink" Target="../Docs/R1-2204984.zip" TargetMode="External"/><Relationship Id="rId965" Type="http://schemas.openxmlformats.org/officeDocument/2006/relationships/hyperlink" Target="../Docs/R1-2205278.zip" TargetMode="External"/><Relationship Id="rId1150" Type="http://schemas.openxmlformats.org/officeDocument/2006/relationships/hyperlink" Target="../Docs/R1-2205317.zip" TargetMode="External"/><Relationship Id="rId1388" Type="http://schemas.openxmlformats.org/officeDocument/2006/relationships/hyperlink" Target="../Docs/R1-2203116.zip" TargetMode="External"/><Relationship Id="rId1595" Type="http://schemas.openxmlformats.org/officeDocument/2006/relationships/hyperlink" Target="../Docs/R1-2204540.zip" TargetMode="External"/><Relationship Id="rId2439" Type="http://schemas.openxmlformats.org/officeDocument/2006/relationships/hyperlink" Target="../Docs/R1-2203054.zip" TargetMode="External"/><Relationship Id="rId2646" Type="http://schemas.openxmlformats.org/officeDocument/2006/relationships/hyperlink" Target="../Docs/R1-2204848.zip" TargetMode="External"/><Relationship Id="rId2853" Type="http://schemas.openxmlformats.org/officeDocument/2006/relationships/hyperlink" Target="../Docs/R1-2203608.zip" TargetMode="External"/><Relationship Id="rId94" Type="http://schemas.openxmlformats.org/officeDocument/2006/relationships/hyperlink" Target="../Docs/R1-2203356.zip" TargetMode="External"/><Relationship Id="rId520" Type="http://schemas.openxmlformats.org/officeDocument/2006/relationships/hyperlink" Target="../Docs/R1-2203261.zip" TargetMode="External"/><Relationship Id="rId618" Type="http://schemas.openxmlformats.org/officeDocument/2006/relationships/hyperlink" Target="../Docs/R1-2203785.zip" TargetMode="External"/><Relationship Id="rId825" Type="http://schemas.openxmlformats.org/officeDocument/2006/relationships/hyperlink" Target="../Docs/R1-2203961.zip" TargetMode="External"/><Relationship Id="rId1248" Type="http://schemas.openxmlformats.org/officeDocument/2006/relationships/hyperlink" Target="../Docs/R1-2205584.zip" TargetMode="External"/><Relationship Id="rId1455" Type="http://schemas.openxmlformats.org/officeDocument/2006/relationships/hyperlink" Target="../Docs/R1-2204408.zip" TargetMode="External"/><Relationship Id="rId1662" Type="http://schemas.openxmlformats.org/officeDocument/2006/relationships/hyperlink" Target="../Docs/R1-2205424.zip" TargetMode="External"/><Relationship Id="rId2201" Type="http://schemas.openxmlformats.org/officeDocument/2006/relationships/hyperlink" Target="../Docs/R1-2204742.zip" TargetMode="External"/><Relationship Id="rId2506" Type="http://schemas.openxmlformats.org/officeDocument/2006/relationships/hyperlink" Target="../Docs/R1-2203602.zip" TargetMode="External"/><Relationship Id="rId1010" Type="http://schemas.openxmlformats.org/officeDocument/2006/relationships/hyperlink" Target="../Docs/R1-2204213.zip" TargetMode="External"/><Relationship Id="rId1108" Type="http://schemas.openxmlformats.org/officeDocument/2006/relationships/hyperlink" Target="../Docs/R1-2204719.zip" TargetMode="External"/><Relationship Id="rId1315" Type="http://schemas.openxmlformats.org/officeDocument/2006/relationships/hyperlink" Target="../Docs/R1-2203529.zip" TargetMode="External"/><Relationship Id="rId1967" Type="http://schemas.openxmlformats.org/officeDocument/2006/relationships/hyperlink" Target="../Docs/R1-2205066.zip" TargetMode="External"/><Relationship Id="rId2713" Type="http://schemas.openxmlformats.org/officeDocument/2006/relationships/hyperlink" Target="../Docs/R1-2203664.zip" TargetMode="External"/><Relationship Id="rId2920" Type="http://schemas.openxmlformats.org/officeDocument/2006/relationships/hyperlink" Target="../Docs/R1-2203391.zip" TargetMode="External"/><Relationship Id="rId1522" Type="http://schemas.openxmlformats.org/officeDocument/2006/relationships/hyperlink" Target="../Docs/R1-2205347.zip" TargetMode="External"/><Relationship Id="rId21" Type="http://schemas.openxmlformats.org/officeDocument/2006/relationships/hyperlink" Target="../Docs/R1-2204198.zip" TargetMode="External"/><Relationship Id="rId2089" Type="http://schemas.openxmlformats.org/officeDocument/2006/relationships/hyperlink" Target="../Docs/R1-2205520.zip" TargetMode="External"/><Relationship Id="rId2296" Type="http://schemas.openxmlformats.org/officeDocument/2006/relationships/hyperlink" Target="../Docs/R1-2203822.zip" TargetMode="External"/><Relationship Id="rId3347" Type="http://schemas.openxmlformats.org/officeDocument/2006/relationships/hyperlink" Target="../Docs/R1-2203034.zip" TargetMode="External"/><Relationship Id="rId268" Type="http://schemas.openxmlformats.org/officeDocument/2006/relationships/hyperlink" Target="../Docs/R1-2203502.zip" TargetMode="External"/><Relationship Id="rId475" Type="http://schemas.openxmlformats.org/officeDocument/2006/relationships/hyperlink" Target="../Docs/R1-2204683.zip" TargetMode="External"/><Relationship Id="rId682" Type="http://schemas.openxmlformats.org/officeDocument/2006/relationships/hyperlink" Target="../Docs/R1-2205305.zip" TargetMode="External"/><Relationship Id="rId2156" Type="http://schemas.openxmlformats.org/officeDocument/2006/relationships/hyperlink" Target="../Docs/R1-2204084.zip" TargetMode="External"/><Relationship Id="rId2363" Type="http://schemas.openxmlformats.org/officeDocument/2006/relationships/hyperlink" Target="../Docs/R1-2203337.zip" TargetMode="External"/><Relationship Id="rId2570" Type="http://schemas.openxmlformats.org/officeDocument/2006/relationships/hyperlink" Target="../Docs/R1-2205084.zip" TargetMode="External"/><Relationship Id="rId3207" Type="http://schemas.openxmlformats.org/officeDocument/2006/relationships/hyperlink" Target="https://portal.3gpp.org/desktopmodules/WorkItem/WorkItemDetails.aspx?workitemId=890162" TargetMode="External"/><Relationship Id="rId3414" Type="http://schemas.openxmlformats.org/officeDocument/2006/relationships/hyperlink" Target="../Docs/R1-2205660.zip" TargetMode="External"/><Relationship Id="rId128" Type="http://schemas.openxmlformats.org/officeDocument/2006/relationships/hyperlink" Target="../Docs/R1-2203218.zip" TargetMode="External"/><Relationship Id="rId335" Type="http://schemas.openxmlformats.org/officeDocument/2006/relationships/hyperlink" Target="../Docs/R1-2205132.zip" TargetMode="External"/><Relationship Id="rId542" Type="http://schemas.openxmlformats.org/officeDocument/2006/relationships/hyperlink" Target="../Docs/R1-2204110.zip" TargetMode="External"/><Relationship Id="rId1172" Type="http://schemas.openxmlformats.org/officeDocument/2006/relationships/hyperlink" Target="../Docs/R1-2205158.zip" TargetMode="External"/><Relationship Id="rId2016" Type="http://schemas.openxmlformats.org/officeDocument/2006/relationships/hyperlink" Target="../Docs/R1-2204846.zip" TargetMode="External"/><Relationship Id="rId2223" Type="http://schemas.openxmlformats.org/officeDocument/2006/relationships/hyperlink" Target="../Docs/R1-2203736.zip" TargetMode="External"/><Relationship Id="rId2430" Type="http://schemas.openxmlformats.org/officeDocument/2006/relationships/hyperlink" Target="../Docs/R1-2204916.zip" TargetMode="External"/><Relationship Id="rId402" Type="http://schemas.openxmlformats.org/officeDocument/2006/relationships/hyperlink" Target="../Docs/R1-2205447.zip" TargetMode="External"/><Relationship Id="rId1032" Type="http://schemas.openxmlformats.org/officeDocument/2006/relationships/hyperlink" Target="../Docs/R1-2204957.zip" TargetMode="External"/><Relationship Id="rId1989" Type="http://schemas.openxmlformats.org/officeDocument/2006/relationships/hyperlink" Target="../Docs/R1-2203555.zip" TargetMode="External"/><Relationship Id="rId1849" Type="http://schemas.openxmlformats.org/officeDocument/2006/relationships/hyperlink" Target="../Docs/R1-2205492.zip" TargetMode="External"/><Relationship Id="rId3064" Type="http://schemas.openxmlformats.org/officeDocument/2006/relationships/hyperlink" Target="../Docs/R1-2205387.zip" TargetMode="External"/><Relationship Id="rId192" Type="http://schemas.openxmlformats.org/officeDocument/2006/relationships/hyperlink" Target="../Docs/R1-2203415.zip" TargetMode="External"/><Relationship Id="rId1709" Type="http://schemas.openxmlformats.org/officeDocument/2006/relationships/hyperlink" Target="../Docs/R1-2204292.zip" TargetMode="External"/><Relationship Id="rId1916" Type="http://schemas.openxmlformats.org/officeDocument/2006/relationships/hyperlink" Target="../Docs/R1-2203284.zip" TargetMode="External"/><Relationship Id="rId3271" Type="http://schemas.openxmlformats.org/officeDocument/2006/relationships/hyperlink" Target="../Docs/R1-2205463.zip" TargetMode="External"/><Relationship Id="rId2080" Type="http://schemas.openxmlformats.org/officeDocument/2006/relationships/hyperlink" Target="../Docs/R1-2204530.zip" TargetMode="External"/><Relationship Id="rId3131" Type="http://schemas.openxmlformats.org/officeDocument/2006/relationships/hyperlink" Target="https://portal.3gpp.org/desktopmodules/Release/ReleaseDetails.aspx?releaseId=192" TargetMode="External"/><Relationship Id="rId2897" Type="http://schemas.openxmlformats.org/officeDocument/2006/relationships/hyperlink" Target="../Docs/R1-2204935.zip" TargetMode="External"/><Relationship Id="rId869" Type="http://schemas.openxmlformats.org/officeDocument/2006/relationships/hyperlink" Target="../Docs/R1-2204711.zip" TargetMode="External"/><Relationship Id="rId1499" Type="http://schemas.openxmlformats.org/officeDocument/2006/relationships/hyperlink" Target="../Docs/R1-2204410.zip" TargetMode="External"/><Relationship Id="rId729" Type="http://schemas.openxmlformats.org/officeDocument/2006/relationships/hyperlink" Target="../Docs/R1-2204893.zip" TargetMode="External"/><Relationship Id="rId1359" Type="http://schemas.openxmlformats.org/officeDocument/2006/relationships/hyperlink" Target="../Docs/R1-2203090.zip" TargetMode="External"/><Relationship Id="rId2757" Type="http://schemas.openxmlformats.org/officeDocument/2006/relationships/hyperlink" Target="../Docs/R1-2204817.zip" TargetMode="External"/><Relationship Id="rId2964" Type="http://schemas.openxmlformats.org/officeDocument/2006/relationships/hyperlink" Target="../Docs/R1-2205666.zip" TargetMode="External"/><Relationship Id="rId936" Type="http://schemas.openxmlformats.org/officeDocument/2006/relationships/image" Target="media/image5.png"/><Relationship Id="rId1219" Type="http://schemas.openxmlformats.org/officeDocument/2006/relationships/hyperlink" Target="../Docs/R1-2205169.zip" TargetMode="External"/><Relationship Id="rId1566" Type="http://schemas.openxmlformats.org/officeDocument/2006/relationships/hyperlink" Target="../Docs/R1-2205074.zip" TargetMode="External"/><Relationship Id="rId1773" Type="http://schemas.openxmlformats.org/officeDocument/2006/relationships/hyperlink" Target="../Docs/R1-2203404.zip" TargetMode="External"/><Relationship Id="rId1980" Type="http://schemas.openxmlformats.org/officeDocument/2006/relationships/image" Target="../../../../../../../Users/cmcc/AppData/Roaming/Foxmail7/Temp-9192-20220519203036/Attach/image003(05-20-17-49-42).png" TargetMode="External"/><Relationship Id="rId2617" Type="http://schemas.openxmlformats.org/officeDocument/2006/relationships/hyperlink" Target="../Docs/R1-2204864.zip" TargetMode="External"/><Relationship Id="rId2824" Type="http://schemas.openxmlformats.org/officeDocument/2006/relationships/hyperlink" Target="../Docs/R1-2203586.zip" TargetMode="External"/><Relationship Id="rId65" Type="http://schemas.openxmlformats.org/officeDocument/2006/relationships/hyperlink" Target="../Docs/R1-2203491.zip" TargetMode="External"/><Relationship Id="rId1426" Type="http://schemas.openxmlformats.org/officeDocument/2006/relationships/hyperlink" Target="../Docs/R1-2204285.zip" TargetMode="External"/><Relationship Id="rId1633" Type="http://schemas.openxmlformats.org/officeDocument/2006/relationships/hyperlink" Target="../Docs/R1-2203152.zip" TargetMode="External"/><Relationship Id="rId1840" Type="http://schemas.openxmlformats.org/officeDocument/2006/relationships/image" Target="media/image18.png"/><Relationship Id="rId1700" Type="http://schemas.openxmlformats.org/officeDocument/2006/relationships/hyperlink" Target="../Docs/R1-2203546.zip" TargetMode="External"/><Relationship Id="rId379" Type="http://schemas.openxmlformats.org/officeDocument/2006/relationships/hyperlink" Target="../Docs/R1-2204931.zip" TargetMode="External"/><Relationship Id="rId586" Type="http://schemas.openxmlformats.org/officeDocument/2006/relationships/hyperlink" Target="../Docs/R1-2203432.zip" TargetMode="External"/><Relationship Id="rId793" Type="http://schemas.openxmlformats.org/officeDocument/2006/relationships/hyperlink" Target="../Docs/R1-2205095.zip" TargetMode="External"/><Relationship Id="rId2267" Type="http://schemas.openxmlformats.org/officeDocument/2006/relationships/hyperlink" Target="../Docs/R1-2203564.zip" TargetMode="External"/><Relationship Id="rId2474" Type="http://schemas.openxmlformats.org/officeDocument/2006/relationships/image" Target="../../../Users/cmcc/AppData/Roaming/Foxmail7/Temp-9192-20220519203036/Attach/image003(05-19-20-35-18)(1).png" TargetMode="External"/><Relationship Id="rId2681" Type="http://schemas.openxmlformats.org/officeDocument/2006/relationships/hyperlink" Target="../Docs/R1-2205356.zip" TargetMode="External"/><Relationship Id="rId3318" Type="http://schemas.openxmlformats.org/officeDocument/2006/relationships/hyperlink" Target="../Docs/R1-2205640.zip" TargetMode="External"/><Relationship Id="rId239" Type="http://schemas.openxmlformats.org/officeDocument/2006/relationships/hyperlink" Target="../Docs/R1-2204761.zip" TargetMode="External"/><Relationship Id="rId446" Type="http://schemas.openxmlformats.org/officeDocument/2006/relationships/hyperlink" Target="../Docs/R1-2204976.zip" TargetMode="External"/><Relationship Id="rId653" Type="http://schemas.openxmlformats.org/officeDocument/2006/relationships/hyperlink" Target="../Docs/R1-2205124.zip" TargetMode="External"/><Relationship Id="rId1076" Type="http://schemas.openxmlformats.org/officeDocument/2006/relationships/hyperlink" Target="../Docs/R1-2205552.zip" TargetMode="External"/><Relationship Id="rId1283" Type="http://schemas.openxmlformats.org/officeDocument/2006/relationships/hyperlink" Target="../Docs/R1-2205200.zip" TargetMode="External"/><Relationship Id="rId1490" Type="http://schemas.openxmlformats.org/officeDocument/2006/relationships/hyperlink" Target="../Docs/R1-2204009.zip" TargetMode="External"/><Relationship Id="rId2127" Type="http://schemas.openxmlformats.org/officeDocument/2006/relationships/hyperlink" Target="../Docs/R1-2203633.zip" TargetMode="External"/><Relationship Id="rId2334" Type="http://schemas.openxmlformats.org/officeDocument/2006/relationships/hyperlink" Target="../Docs/R1-2204940.zip" TargetMode="External"/><Relationship Id="rId306" Type="http://schemas.openxmlformats.org/officeDocument/2006/relationships/hyperlink" Target="../Docs/R1-2203504.zip" TargetMode="External"/><Relationship Id="rId860" Type="http://schemas.openxmlformats.org/officeDocument/2006/relationships/hyperlink" Target="../Docs/R1-2203787.zip" TargetMode="External"/><Relationship Id="rId1143" Type="http://schemas.openxmlformats.org/officeDocument/2006/relationships/hyperlink" Target="../Docs/R1-2204993.zip" TargetMode="External"/><Relationship Id="rId2541" Type="http://schemas.openxmlformats.org/officeDocument/2006/relationships/hyperlink" Target="../Docs/R1-2205468.zip" TargetMode="External"/><Relationship Id="rId513" Type="http://schemas.openxmlformats.org/officeDocument/2006/relationships/hyperlink" Target="../Docs/R1-2204139.zip" TargetMode="External"/><Relationship Id="rId720" Type="http://schemas.openxmlformats.org/officeDocument/2006/relationships/hyperlink" Target="../Docs/R1-2205306.zip" TargetMode="External"/><Relationship Id="rId1350" Type="http://schemas.openxmlformats.org/officeDocument/2006/relationships/hyperlink" Target="../Docs/R1-2203317.zip" TargetMode="External"/><Relationship Id="rId2401" Type="http://schemas.openxmlformats.org/officeDocument/2006/relationships/hyperlink" Target="../Docs/R1-2203968.zip" TargetMode="External"/><Relationship Id="rId1003" Type="http://schemas.openxmlformats.org/officeDocument/2006/relationships/hyperlink" Target="../Docs/R1-2203402.zip" TargetMode="External"/><Relationship Id="rId1210" Type="http://schemas.openxmlformats.org/officeDocument/2006/relationships/hyperlink" Target="../Docs/R1-2204283.zip" TargetMode="External"/><Relationship Id="rId3175" Type="http://schemas.openxmlformats.org/officeDocument/2006/relationships/hyperlink" Target="https://portal.3gpp.org/desktopmodules/WorkItem/WorkItemDetails.aspx?workitemId=860141" TargetMode="External"/><Relationship Id="rId3382" Type="http://schemas.openxmlformats.org/officeDocument/2006/relationships/hyperlink" Target="../Docs/R1-2205694.zip" TargetMode="External"/><Relationship Id="rId2191" Type="http://schemas.openxmlformats.org/officeDocument/2006/relationships/hyperlink" Target="../Docs/R1-2204098.zip" TargetMode="External"/><Relationship Id="rId3035" Type="http://schemas.openxmlformats.org/officeDocument/2006/relationships/hyperlink" Target="https://portal.3gpp.org/desktopmodules/Release/ReleaseDetails.aspx?releaseId=191" TargetMode="External"/><Relationship Id="rId3242" Type="http://schemas.openxmlformats.org/officeDocument/2006/relationships/hyperlink" Target="https://portal.3gpp.org/desktopmodules/Release/ReleaseDetails.aspx?releaseId=192" TargetMode="External"/><Relationship Id="rId163" Type="http://schemas.openxmlformats.org/officeDocument/2006/relationships/hyperlink" Target="../Docs/R1-2203037.zip" TargetMode="External"/><Relationship Id="rId370" Type="http://schemas.openxmlformats.org/officeDocument/2006/relationships/hyperlink" Target="../Docs/R1-2203394.zip" TargetMode="External"/><Relationship Id="rId2051" Type="http://schemas.openxmlformats.org/officeDocument/2006/relationships/hyperlink" Target="../Docs/R1-2205312.zip" TargetMode="External"/><Relationship Id="rId3102" Type="http://schemas.openxmlformats.org/officeDocument/2006/relationships/hyperlink" Target="../Docs/R1-2205649.zip" TargetMode="External"/><Relationship Id="rId230" Type="http://schemas.openxmlformats.org/officeDocument/2006/relationships/hyperlink" Target="../Docs/R1-2203499.zip" TargetMode="External"/><Relationship Id="rId2868" Type="http://schemas.openxmlformats.org/officeDocument/2006/relationships/hyperlink" Target="../Docs/R1-2203159.zip" TargetMode="External"/><Relationship Id="rId1677" Type="http://schemas.openxmlformats.org/officeDocument/2006/relationships/hyperlink" Target="../Docs/R1-2204166.zip" TargetMode="External"/><Relationship Id="rId1884" Type="http://schemas.openxmlformats.org/officeDocument/2006/relationships/hyperlink" Target="../Docs/R1-2203250.zip" TargetMode="External"/><Relationship Id="rId2728" Type="http://schemas.openxmlformats.org/officeDocument/2006/relationships/hyperlink" Target="../Docs/R1-2204865.zip" TargetMode="External"/><Relationship Id="rId2935" Type="http://schemas.openxmlformats.org/officeDocument/2006/relationships/hyperlink" Target="../Docs/R1-2205203.zip" TargetMode="External"/><Relationship Id="rId907" Type="http://schemas.openxmlformats.org/officeDocument/2006/relationships/image" Target="media/image3.png"/><Relationship Id="rId1537" Type="http://schemas.openxmlformats.org/officeDocument/2006/relationships/hyperlink" Target="../Docs/R1-2204367.zip" TargetMode="External"/><Relationship Id="rId1744" Type="http://schemas.openxmlformats.org/officeDocument/2006/relationships/hyperlink" Target="../Docs/R1-2205497.zip" TargetMode="External"/><Relationship Id="rId1951" Type="http://schemas.openxmlformats.org/officeDocument/2006/relationships/hyperlink" Target="../Docs/R1-2203285.zip" TargetMode="External"/><Relationship Id="rId36" Type="http://schemas.openxmlformats.org/officeDocument/2006/relationships/hyperlink" Target="../Docs/R1-2203183.zip" TargetMode="External"/><Relationship Id="rId1604" Type="http://schemas.openxmlformats.org/officeDocument/2006/relationships/hyperlink" Target="../Docs/R1-2203543.zip" TargetMode="External"/><Relationship Id="rId1811" Type="http://schemas.openxmlformats.org/officeDocument/2006/relationships/hyperlink" Target="../Docs/R1-2203281.zip" TargetMode="External"/><Relationship Id="rId697" Type="http://schemas.openxmlformats.org/officeDocument/2006/relationships/hyperlink" Target="../Docs/R1-2205189.zip" TargetMode="External"/><Relationship Id="rId2378" Type="http://schemas.openxmlformats.org/officeDocument/2006/relationships/hyperlink" Target="../Docs/R1-2204836.zip" TargetMode="External"/><Relationship Id="rId3429" Type="http://schemas.openxmlformats.org/officeDocument/2006/relationships/hyperlink" Target="../Docs/R1-2205662.zip" TargetMode="External"/><Relationship Id="rId1187" Type="http://schemas.openxmlformats.org/officeDocument/2006/relationships/hyperlink" Target="../Docs/R1-2203974.zip" TargetMode="External"/><Relationship Id="rId2585" Type="http://schemas.openxmlformats.org/officeDocument/2006/relationships/hyperlink" Target="../Docs/R1-2203236.zip" TargetMode="External"/><Relationship Id="rId2792" Type="http://schemas.openxmlformats.org/officeDocument/2006/relationships/hyperlink" Target="../Docs/R1-2204264.zip" TargetMode="External"/><Relationship Id="rId557" Type="http://schemas.openxmlformats.org/officeDocument/2006/relationships/hyperlink" Target="../Docs/R1-2203431.zip" TargetMode="External"/><Relationship Id="rId764" Type="http://schemas.openxmlformats.org/officeDocument/2006/relationships/hyperlink" Target="../Docs/R1-2205338.zip" TargetMode="External"/><Relationship Id="rId971" Type="http://schemas.openxmlformats.org/officeDocument/2006/relationships/hyperlink" Target="../Docs/R1-2203095.zip" TargetMode="External"/><Relationship Id="rId1394" Type="http://schemas.openxmlformats.org/officeDocument/2006/relationships/hyperlink" Target="../Docs/R1-2204361.zip" TargetMode="External"/><Relationship Id="rId2238" Type="http://schemas.openxmlformats.org/officeDocument/2006/relationships/hyperlink" Target="../Docs/R1-2205205.zip" TargetMode="External"/><Relationship Id="rId2445" Type="http://schemas.openxmlformats.org/officeDocument/2006/relationships/hyperlink" Target="../Docs/R1-2203572.zip" TargetMode="External"/><Relationship Id="rId2652" Type="http://schemas.openxmlformats.org/officeDocument/2006/relationships/hyperlink" Target="../Docs/R1-2205519.zip" TargetMode="External"/><Relationship Id="rId417" Type="http://schemas.openxmlformats.org/officeDocument/2006/relationships/hyperlink" Target="../Docs/R1-2205243.zip" TargetMode="External"/><Relationship Id="rId624" Type="http://schemas.openxmlformats.org/officeDocument/2006/relationships/hyperlink" Target="../Docs/R1-2204546.zip" TargetMode="External"/><Relationship Id="rId831" Type="http://schemas.openxmlformats.org/officeDocument/2006/relationships/hyperlink" Target="../Docs/R1-2204986.zip" TargetMode="External"/><Relationship Id="rId1047" Type="http://schemas.openxmlformats.org/officeDocument/2006/relationships/hyperlink" Target="../Docs/R1-2203359.zip" TargetMode="External"/><Relationship Id="rId1254" Type="http://schemas.openxmlformats.org/officeDocument/2006/relationships/hyperlink" Target="../Docs/R1-2205614.zip" TargetMode="External"/><Relationship Id="rId1461" Type="http://schemas.openxmlformats.org/officeDocument/2006/relationships/hyperlink" Target="../Docs/R1-2203779.zip" TargetMode="External"/><Relationship Id="rId2305" Type="http://schemas.openxmlformats.org/officeDocument/2006/relationships/hyperlink" Target="../Docs/R1-2205037.zip" TargetMode="External"/><Relationship Id="rId2512" Type="http://schemas.openxmlformats.org/officeDocument/2006/relationships/hyperlink" Target="https://www.3gpp.org/ftp/TSG_RAN/TSG_RAN/TSGR_95e/Docs/RP-220297.zip" TargetMode="External"/><Relationship Id="rId1114" Type="http://schemas.openxmlformats.org/officeDocument/2006/relationships/hyperlink" Target="../Docs/R1-2205063.zip" TargetMode="External"/><Relationship Id="rId1321" Type="http://schemas.openxmlformats.org/officeDocument/2006/relationships/hyperlink" Target="../Docs/R1-2204218.zip" TargetMode="External"/><Relationship Id="rId3079" Type="http://schemas.openxmlformats.org/officeDocument/2006/relationships/hyperlink" Target="https://portal.3gpp.org/desktopmodules/Release/ReleaseDetails.aspx?releaseId=192" TargetMode="External"/><Relationship Id="rId3286" Type="http://schemas.openxmlformats.org/officeDocument/2006/relationships/hyperlink" Target="https://portal.3gpp.org/desktopmodules/Release/ReleaseDetails.aspx?releaseId=192" TargetMode="External"/><Relationship Id="rId2095" Type="http://schemas.openxmlformats.org/officeDocument/2006/relationships/hyperlink" Target="../Docs/R1-2203329.zip" TargetMode="External"/><Relationship Id="rId3146" Type="http://schemas.openxmlformats.org/officeDocument/2006/relationships/hyperlink" Target="https://portal.3gpp.org/desktopmodules/Release/ReleaseDetails.aspx?releaseId=192" TargetMode="External"/><Relationship Id="rId3353" Type="http://schemas.openxmlformats.org/officeDocument/2006/relationships/hyperlink" Target="../Docs/R1-2203040.zip" TargetMode="External"/><Relationship Id="rId274" Type="http://schemas.openxmlformats.org/officeDocument/2006/relationships/hyperlink" Target="../Docs/R1-2205149.zip" TargetMode="External"/><Relationship Id="rId481" Type="http://schemas.openxmlformats.org/officeDocument/2006/relationships/hyperlink" Target="../Docs/R1-2205276.zip" TargetMode="External"/><Relationship Id="rId2162" Type="http://schemas.openxmlformats.org/officeDocument/2006/relationships/hyperlink" Target="../Docs/R1-2204427.zip" TargetMode="External"/><Relationship Id="rId3006" Type="http://schemas.openxmlformats.org/officeDocument/2006/relationships/hyperlink" Target="../Docs/R1-2205322.zip" TargetMode="External"/><Relationship Id="rId134" Type="http://schemas.openxmlformats.org/officeDocument/2006/relationships/hyperlink" Target="../Docs/R1-2203218.zip" TargetMode="External"/><Relationship Id="rId3213" Type="http://schemas.openxmlformats.org/officeDocument/2006/relationships/hyperlink" Target="https://portal.3gpp.org/desktopmodules/Specifications/SpecificationDetails.aspx?specificationId=3216" TargetMode="External"/><Relationship Id="rId3420" Type="http://schemas.openxmlformats.org/officeDocument/2006/relationships/hyperlink" Target="../Docs/R1-2205673.zip" TargetMode="External"/><Relationship Id="rId341" Type="http://schemas.openxmlformats.org/officeDocument/2006/relationships/hyperlink" Target="../Docs/R1-2205385.zip" TargetMode="External"/><Relationship Id="rId2022" Type="http://schemas.openxmlformats.org/officeDocument/2006/relationships/hyperlink" Target="../Docs/R1-2204301.zip" TargetMode="External"/><Relationship Id="rId2979" Type="http://schemas.openxmlformats.org/officeDocument/2006/relationships/hyperlink" Target="https://portal.3gpp.org/desktopmodules/WorkItem/WorkItemDetails.aspx?workitemId=820167" TargetMode="External"/><Relationship Id="rId201" Type="http://schemas.openxmlformats.org/officeDocument/2006/relationships/hyperlink" Target="../Docs/R1-2203113.zip" TargetMode="External"/><Relationship Id="rId1788" Type="http://schemas.openxmlformats.org/officeDocument/2006/relationships/hyperlink" Target="../Docs/R1-2204294.zip" TargetMode="External"/><Relationship Id="rId1995" Type="http://schemas.openxmlformats.org/officeDocument/2006/relationships/hyperlink" Target="../Docs/R1-2204105.zip" TargetMode="External"/><Relationship Id="rId2839" Type="http://schemas.openxmlformats.org/officeDocument/2006/relationships/hyperlink" Target="../Docs/R1-2204634.zip" TargetMode="External"/><Relationship Id="rId1648" Type="http://schemas.openxmlformats.org/officeDocument/2006/relationships/hyperlink" Target="../Docs/R1-2204290.zip" TargetMode="External"/><Relationship Id="rId1508" Type="http://schemas.openxmlformats.org/officeDocument/2006/relationships/hyperlink" Target="../Docs/R1-2204703.zip" TargetMode="External"/><Relationship Id="rId1855" Type="http://schemas.openxmlformats.org/officeDocument/2006/relationships/hyperlink" Target="../Docs/R1-2203551.zip" TargetMode="External"/><Relationship Id="rId2906" Type="http://schemas.openxmlformats.org/officeDocument/2006/relationships/hyperlink" Target="../Docs/R1-2203755.zip" TargetMode="External"/><Relationship Id="rId3070" Type="http://schemas.openxmlformats.org/officeDocument/2006/relationships/hyperlink" Target="https://portal.3gpp.org/desktopmodules/Specifications/SpecificationDetails.aspx?specificationId=3215" TargetMode="External"/><Relationship Id="rId1715" Type="http://schemas.openxmlformats.org/officeDocument/2006/relationships/hyperlink" Target="../Docs/R1-2204875.zip" TargetMode="External"/><Relationship Id="rId1922" Type="http://schemas.openxmlformats.org/officeDocument/2006/relationships/hyperlink" Target="../Docs/R1-2203811.zip" TargetMode="External"/><Relationship Id="rId2489" Type="http://schemas.openxmlformats.org/officeDocument/2006/relationships/hyperlink" Target="../Docs/R1-2204505.zip" TargetMode="External"/><Relationship Id="rId2696" Type="http://schemas.openxmlformats.org/officeDocument/2006/relationships/hyperlink" Target="../Docs/R1-2205050.zip" TargetMode="External"/><Relationship Id="rId668" Type="http://schemas.openxmlformats.org/officeDocument/2006/relationships/hyperlink" Target="../Docs/R1-2204205.zip" TargetMode="External"/><Relationship Id="rId875" Type="http://schemas.openxmlformats.org/officeDocument/2006/relationships/hyperlink" Target="../Docs/R1-2204036.zip" TargetMode="External"/><Relationship Id="rId1298" Type="http://schemas.openxmlformats.org/officeDocument/2006/relationships/hyperlink" Target="../Docs/R1-2205090.zip" TargetMode="External"/><Relationship Id="rId2349" Type="http://schemas.openxmlformats.org/officeDocument/2006/relationships/hyperlink" Target="../Docs/R1-2204133.zip" TargetMode="External"/><Relationship Id="rId2556" Type="http://schemas.openxmlformats.org/officeDocument/2006/relationships/hyperlink" Target="../Docs/R1-2204074.zip" TargetMode="External"/><Relationship Id="rId2763" Type="http://schemas.openxmlformats.org/officeDocument/2006/relationships/hyperlink" Target="../Docs/R1-2205363.zip" TargetMode="External"/><Relationship Id="rId2970" Type="http://schemas.openxmlformats.org/officeDocument/2006/relationships/hyperlink" Target="https://portal.3gpp.org/desktopmodules/Specifications/SpecificationDetails.aspx?specificationId=3435" TargetMode="External"/><Relationship Id="rId528" Type="http://schemas.openxmlformats.org/officeDocument/2006/relationships/hyperlink" Target="../Docs/R1-2205196.zip" TargetMode="External"/><Relationship Id="rId735" Type="http://schemas.openxmlformats.org/officeDocument/2006/relationships/hyperlink" Target="../Docs/R1-2205264.zip" TargetMode="External"/><Relationship Id="rId942" Type="http://schemas.openxmlformats.org/officeDocument/2006/relationships/hyperlink" Target="../Docs/R1-2205548.zip" TargetMode="External"/><Relationship Id="rId1158" Type="http://schemas.openxmlformats.org/officeDocument/2006/relationships/hyperlink" Target="../Docs/R1-2204898.zip" TargetMode="External"/><Relationship Id="rId1365" Type="http://schemas.openxmlformats.org/officeDocument/2006/relationships/hyperlink" Target="../Docs/R1-2204221.zip" TargetMode="External"/><Relationship Id="rId1572" Type="http://schemas.openxmlformats.org/officeDocument/2006/relationships/hyperlink" Target="../Docs/R1-2203264.zip" TargetMode="External"/><Relationship Id="rId2209" Type="http://schemas.openxmlformats.org/officeDocument/2006/relationships/hyperlink" Target="../Docs/R1-2204720.zip" TargetMode="External"/><Relationship Id="rId2416" Type="http://schemas.openxmlformats.org/officeDocument/2006/relationships/hyperlink" Target="../Docs/R1-2204425.zip" TargetMode="External"/><Relationship Id="rId2623" Type="http://schemas.openxmlformats.org/officeDocument/2006/relationships/hyperlink" Target="../Docs/R1-2205340.zip" TargetMode="External"/><Relationship Id="rId1018" Type="http://schemas.openxmlformats.org/officeDocument/2006/relationships/hyperlink" Target="../Docs/R1-2205185.zip" TargetMode="External"/><Relationship Id="rId1225" Type="http://schemas.openxmlformats.org/officeDocument/2006/relationships/hyperlink" Target="../Docs/R1-2205169.zip" TargetMode="External"/><Relationship Id="rId1432" Type="http://schemas.openxmlformats.org/officeDocument/2006/relationships/hyperlink" Target="../Docs/R1-2204874.zip" TargetMode="External"/><Relationship Id="rId2830" Type="http://schemas.openxmlformats.org/officeDocument/2006/relationships/hyperlink" Target="../Docs/R1-2203934.zip" TargetMode="External"/><Relationship Id="rId71" Type="http://schemas.openxmlformats.org/officeDocument/2006/relationships/hyperlink" Target="../Docs/R1-2203407.zip" TargetMode="External"/><Relationship Id="rId802" Type="http://schemas.openxmlformats.org/officeDocument/2006/relationships/hyperlink" Target="../Docs/R1-2204346.zip" TargetMode="External"/><Relationship Id="rId3397" Type="http://schemas.openxmlformats.org/officeDocument/2006/relationships/hyperlink" Target="../Docs/R1-2205676.zip" TargetMode="External"/><Relationship Id="rId178" Type="http://schemas.openxmlformats.org/officeDocument/2006/relationships/hyperlink" Target="../Docs/R1-2205463.zip" TargetMode="External"/><Relationship Id="rId3257" Type="http://schemas.openxmlformats.org/officeDocument/2006/relationships/hyperlink" Target="https://portal.3gpp.org/desktopmodules/Release/ReleaseDetails.aspx?releaseId=193" TargetMode="External"/><Relationship Id="rId385" Type="http://schemas.openxmlformats.org/officeDocument/2006/relationships/hyperlink" Target="../Docs/R1-2205322.zip" TargetMode="External"/><Relationship Id="rId592" Type="http://schemas.openxmlformats.org/officeDocument/2006/relationships/hyperlink" Target="../Docs/R1-2203988.zip" TargetMode="External"/><Relationship Id="rId2066" Type="http://schemas.openxmlformats.org/officeDocument/2006/relationships/hyperlink" Target="../Docs/R1-2203904.zip" TargetMode="External"/><Relationship Id="rId2273" Type="http://schemas.openxmlformats.org/officeDocument/2006/relationships/hyperlink" Target="../Docs/R1-2203909.zip" TargetMode="External"/><Relationship Id="rId2480" Type="http://schemas.openxmlformats.org/officeDocument/2006/relationships/hyperlink" Target="../Docs/R1-2203474.zip" TargetMode="External"/><Relationship Id="rId3117" Type="http://schemas.openxmlformats.org/officeDocument/2006/relationships/hyperlink" Target="https://portal.3gpp.org/desktopmodules/WorkItem/WorkItemDetails.aspx?workitemId=860150" TargetMode="External"/><Relationship Id="rId3324" Type="http://schemas.openxmlformats.org/officeDocument/2006/relationships/hyperlink" Target="../Docs/R1-2205644.zip" TargetMode="External"/><Relationship Id="rId245" Type="http://schemas.openxmlformats.org/officeDocument/2006/relationships/hyperlink" Target="../Docs/R1-2205599.zip" TargetMode="External"/><Relationship Id="rId452" Type="http://schemas.openxmlformats.org/officeDocument/2006/relationships/hyperlink" Target="https://protect2.fireeye.com/v1/url?k=9b7decd0-fa0004ac-9b7c679f-74fe485cc33c-68cc12324d0d3cbc&amp;q=1&amp;e=82d6b01d-9258-45ea-bc69-93fa397ff422&amp;u=http%3A%2F%2F6.1.3.14%2F" TargetMode="External"/><Relationship Id="rId1082" Type="http://schemas.openxmlformats.org/officeDocument/2006/relationships/hyperlink" Target="../Docs/R1-2205568.zip" TargetMode="External"/><Relationship Id="rId2133" Type="http://schemas.openxmlformats.org/officeDocument/2006/relationships/hyperlink" Target="../Docs/R1-2205573.zip" TargetMode="External"/><Relationship Id="rId2340" Type="http://schemas.openxmlformats.org/officeDocument/2006/relationships/hyperlink" Target="../Docs/R1-2203165.zip" TargetMode="External"/><Relationship Id="rId105" Type="http://schemas.openxmlformats.org/officeDocument/2006/relationships/hyperlink" Target="../Docs/R1-2204899.zip" TargetMode="External"/><Relationship Id="rId312" Type="http://schemas.openxmlformats.org/officeDocument/2006/relationships/hyperlink" Target="../Docs/R1-2205197.zip" TargetMode="External"/><Relationship Id="rId2200" Type="http://schemas.openxmlformats.org/officeDocument/2006/relationships/hyperlink" Target="../Docs/R1-2204731.zip" TargetMode="External"/><Relationship Id="rId1899" Type="http://schemas.openxmlformats.org/officeDocument/2006/relationships/hyperlink" Target="../Docs/R1-2204297.zip" TargetMode="External"/><Relationship Id="rId1759" Type="http://schemas.openxmlformats.org/officeDocument/2006/relationships/hyperlink" Target="../Docs/R1-2205695.zip" TargetMode="External"/><Relationship Id="rId1966" Type="http://schemas.openxmlformats.org/officeDocument/2006/relationships/hyperlink" Target="../Docs/R1-2205028.zip" TargetMode="External"/><Relationship Id="rId3181" Type="http://schemas.openxmlformats.org/officeDocument/2006/relationships/hyperlink" Target="https://portal.3gpp.org/desktopmodules/Release/ReleaseDetails.aspx?releaseId=192" TargetMode="External"/><Relationship Id="rId1619" Type="http://schemas.openxmlformats.org/officeDocument/2006/relationships/hyperlink" Target="../Docs/R1-2204748.zip" TargetMode="External"/><Relationship Id="rId1826" Type="http://schemas.openxmlformats.org/officeDocument/2006/relationships/hyperlink" Target="../Docs/R1-2204793.zip" TargetMode="External"/><Relationship Id="rId3041" Type="http://schemas.openxmlformats.org/officeDocument/2006/relationships/hyperlink" Target="https://portal.3gpp.org/desktopmodules/Release/ReleaseDetails.aspx?releaseId=19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erias\AppData\Roaming\Microsoft\Templates\3gpp_7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1DCEEC-EDAA-4DE4-A59D-1D2A80D3E3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3gpp_70.dot</Template>
  <TotalTime>23969</TotalTime>
  <Pages>243</Pages>
  <Words>156001</Words>
  <Characters>889212</Characters>
  <Application>Microsoft Office Word</Application>
  <DocSecurity>0</DocSecurity>
  <Lines>7410</Lines>
  <Paragraphs>2086</Paragraphs>
  <ScaleCrop>false</ScaleCrop>
  <HeadingPairs>
    <vt:vector size="2" baseType="variant">
      <vt:variant>
        <vt:lpstr>Title</vt:lpstr>
      </vt:variant>
      <vt:variant>
        <vt:i4>1</vt:i4>
      </vt:variant>
    </vt:vector>
  </HeadingPairs>
  <TitlesOfParts>
    <vt:vector size="1" baseType="lpstr">
      <vt:lpstr>RAN1#90bis</vt:lpstr>
    </vt:vector>
  </TitlesOfParts>
  <Company>ETSI</Company>
  <LinksUpToDate>false</LinksUpToDate>
  <CharactersWithSpaces>1043127</CharactersWithSpaces>
  <SharedDoc>false</SharedDoc>
  <HLinks>
    <vt:vector size="8130" baseType="variant">
      <vt:variant>
        <vt:i4>4653059</vt:i4>
      </vt:variant>
      <vt:variant>
        <vt:i4>4446</vt:i4>
      </vt:variant>
      <vt:variant>
        <vt:i4>0</vt:i4>
      </vt:variant>
      <vt:variant>
        <vt:i4>5</vt:i4>
      </vt:variant>
      <vt:variant>
        <vt:lpwstr>../Docs/R1-136008.zip</vt:lpwstr>
      </vt:variant>
      <vt:variant>
        <vt:lpwstr/>
      </vt:variant>
      <vt:variant>
        <vt:i4>4587530</vt:i4>
      </vt:variant>
      <vt:variant>
        <vt:i4>4443</vt:i4>
      </vt:variant>
      <vt:variant>
        <vt:i4>0</vt:i4>
      </vt:variant>
      <vt:variant>
        <vt:i4>5</vt:i4>
      </vt:variant>
      <vt:variant>
        <vt:lpwstr>../Docs/R1-136011.zip</vt:lpwstr>
      </vt:variant>
      <vt:variant>
        <vt:lpwstr/>
      </vt:variant>
      <vt:variant>
        <vt:i4>4259843</vt:i4>
      </vt:variant>
      <vt:variant>
        <vt:i4>4440</vt:i4>
      </vt:variant>
      <vt:variant>
        <vt:i4>0</vt:i4>
      </vt:variant>
      <vt:variant>
        <vt:i4>5</vt:i4>
      </vt:variant>
      <vt:variant>
        <vt:lpwstr>../Docs/R1-135951.zip</vt:lpwstr>
      </vt:variant>
      <vt:variant>
        <vt:lpwstr/>
      </vt:variant>
      <vt:variant>
        <vt:i4>4456461</vt:i4>
      </vt:variant>
      <vt:variant>
        <vt:i4>4437</vt:i4>
      </vt:variant>
      <vt:variant>
        <vt:i4>0</vt:i4>
      </vt:variant>
      <vt:variant>
        <vt:i4>5</vt:i4>
      </vt:variant>
      <vt:variant>
        <vt:lpwstr>../Docs/R1-136036.zip</vt:lpwstr>
      </vt:variant>
      <vt:variant>
        <vt:lpwstr/>
      </vt:variant>
      <vt:variant>
        <vt:i4>4521994</vt:i4>
      </vt:variant>
      <vt:variant>
        <vt:i4>4434</vt:i4>
      </vt:variant>
      <vt:variant>
        <vt:i4>0</vt:i4>
      </vt:variant>
      <vt:variant>
        <vt:i4>5</vt:i4>
      </vt:variant>
      <vt:variant>
        <vt:lpwstr>../Docs/R1-136021.zip</vt:lpwstr>
      </vt:variant>
      <vt:variant>
        <vt:lpwstr/>
      </vt:variant>
      <vt:variant>
        <vt:i4>4325388</vt:i4>
      </vt:variant>
      <vt:variant>
        <vt:i4>4431</vt:i4>
      </vt:variant>
      <vt:variant>
        <vt:i4>0</vt:i4>
      </vt:variant>
      <vt:variant>
        <vt:i4>5</vt:i4>
      </vt:variant>
      <vt:variant>
        <vt:lpwstr>../Docs/R1-136057.zip</vt:lpwstr>
      </vt:variant>
      <vt:variant>
        <vt:lpwstr/>
      </vt:variant>
      <vt:variant>
        <vt:i4>4325388</vt:i4>
      </vt:variant>
      <vt:variant>
        <vt:i4>4428</vt:i4>
      </vt:variant>
      <vt:variant>
        <vt:i4>0</vt:i4>
      </vt:variant>
      <vt:variant>
        <vt:i4>5</vt:i4>
      </vt:variant>
      <vt:variant>
        <vt:lpwstr>../Docs/R1-136057.zip</vt:lpwstr>
      </vt:variant>
      <vt:variant>
        <vt:lpwstr/>
      </vt:variant>
      <vt:variant>
        <vt:i4>4194305</vt:i4>
      </vt:variant>
      <vt:variant>
        <vt:i4>4425</vt:i4>
      </vt:variant>
      <vt:variant>
        <vt:i4>0</vt:i4>
      </vt:variant>
      <vt:variant>
        <vt:i4>5</vt:i4>
      </vt:variant>
      <vt:variant>
        <vt:lpwstr>../Docs/R1-135943.zip</vt:lpwstr>
      </vt:variant>
      <vt:variant>
        <vt:lpwstr/>
      </vt:variant>
      <vt:variant>
        <vt:i4>4653069</vt:i4>
      </vt:variant>
      <vt:variant>
        <vt:i4>4422</vt:i4>
      </vt:variant>
      <vt:variant>
        <vt:i4>0</vt:i4>
      </vt:variant>
      <vt:variant>
        <vt:i4>5</vt:i4>
      </vt:variant>
      <vt:variant>
        <vt:lpwstr>../Docs/R1-136006.zip</vt:lpwstr>
      </vt:variant>
      <vt:variant>
        <vt:lpwstr/>
      </vt:variant>
      <vt:variant>
        <vt:i4>4521998</vt:i4>
      </vt:variant>
      <vt:variant>
        <vt:i4>4419</vt:i4>
      </vt:variant>
      <vt:variant>
        <vt:i4>0</vt:i4>
      </vt:variant>
      <vt:variant>
        <vt:i4>5</vt:i4>
      </vt:variant>
      <vt:variant>
        <vt:lpwstr>../Docs/R1-136025.zip</vt:lpwstr>
      </vt:variant>
      <vt:variant>
        <vt:lpwstr/>
      </vt:variant>
      <vt:variant>
        <vt:i4>5177352</vt:i4>
      </vt:variant>
      <vt:variant>
        <vt:i4>4416</vt:i4>
      </vt:variant>
      <vt:variant>
        <vt:i4>0</vt:i4>
      </vt:variant>
      <vt:variant>
        <vt:i4>5</vt:i4>
      </vt:variant>
      <vt:variant>
        <vt:lpwstr>../Docs/R1-136083.zip</vt:lpwstr>
      </vt:variant>
      <vt:variant>
        <vt:lpwstr/>
      </vt:variant>
      <vt:variant>
        <vt:i4>5177353</vt:i4>
      </vt:variant>
      <vt:variant>
        <vt:i4>4413</vt:i4>
      </vt:variant>
      <vt:variant>
        <vt:i4>0</vt:i4>
      </vt:variant>
      <vt:variant>
        <vt:i4>5</vt:i4>
      </vt:variant>
      <vt:variant>
        <vt:lpwstr>../Docs/R1-136082.zip</vt:lpwstr>
      </vt:variant>
      <vt:variant>
        <vt:lpwstr/>
      </vt:variant>
      <vt:variant>
        <vt:i4>5177353</vt:i4>
      </vt:variant>
      <vt:variant>
        <vt:i4>4410</vt:i4>
      </vt:variant>
      <vt:variant>
        <vt:i4>0</vt:i4>
      </vt:variant>
      <vt:variant>
        <vt:i4>5</vt:i4>
      </vt:variant>
      <vt:variant>
        <vt:lpwstr>../Docs/R1-136082.zip</vt:lpwstr>
      </vt:variant>
      <vt:variant>
        <vt:lpwstr/>
      </vt:variant>
      <vt:variant>
        <vt:i4>5177355</vt:i4>
      </vt:variant>
      <vt:variant>
        <vt:i4>4407</vt:i4>
      </vt:variant>
      <vt:variant>
        <vt:i4>0</vt:i4>
      </vt:variant>
      <vt:variant>
        <vt:i4>5</vt:i4>
      </vt:variant>
      <vt:variant>
        <vt:lpwstr>../Docs/R1-136080.zip</vt:lpwstr>
      </vt:variant>
      <vt:variant>
        <vt:lpwstr/>
      </vt:variant>
      <vt:variant>
        <vt:i4>5046282</vt:i4>
      </vt:variant>
      <vt:variant>
        <vt:i4>4404</vt:i4>
      </vt:variant>
      <vt:variant>
        <vt:i4>0</vt:i4>
      </vt:variant>
      <vt:variant>
        <vt:i4>5</vt:i4>
      </vt:variant>
      <vt:variant>
        <vt:lpwstr>../Docs/R1-135998.zip</vt:lpwstr>
      </vt:variant>
      <vt:variant>
        <vt:lpwstr/>
      </vt:variant>
      <vt:variant>
        <vt:i4>4521986</vt:i4>
      </vt:variant>
      <vt:variant>
        <vt:i4>4401</vt:i4>
      </vt:variant>
      <vt:variant>
        <vt:i4>0</vt:i4>
      </vt:variant>
      <vt:variant>
        <vt:i4>5</vt:i4>
      </vt:variant>
      <vt:variant>
        <vt:lpwstr>../Docs/R1-135910.zip</vt:lpwstr>
      </vt:variant>
      <vt:variant>
        <vt:lpwstr/>
      </vt:variant>
      <vt:variant>
        <vt:i4>4390925</vt:i4>
      </vt:variant>
      <vt:variant>
        <vt:i4>4398</vt:i4>
      </vt:variant>
      <vt:variant>
        <vt:i4>0</vt:i4>
      </vt:variant>
      <vt:variant>
        <vt:i4>5</vt:i4>
      </vt:variant>
      <vt:variant>
        <vt:lpwstr>../Docs/R1-136046.zip</vt:lpwstr>
      </vt:variant>
      <vt:variant>
        <vt:lpwstr/>
      </vt:variant>
      <vt:variant>
        <vt:i4>4390925</vt:i4>
      </vt:variant>
      <vt:variant>
        <vt:i4>4395</vt:i4>
      </vt:variant>
      <vt:variant>
        <vt:i4>0</vt:i4>
      </vt:variant>
      <vt:variant>
        <vt:i4>5</vt:i4>
      </vt:variant>
      <vt:variant>
        <vt:lpwstr>../Docs/R1-136046.zip</vt:lpwstr>
      </vt:variant>
      <vt:variant>
        <vt:lpwstr/>
      </vt:variant>
      <vt:variant>
        <vt:i4>4390927</vt:i4>
      </vt:variant>
      <vt:variant>
        <vt:i4>4392</vt:i4>
      </vt:variant>
      <vt:variant>
        <vt:i4>0</vt:i4>
      </vt:variant>
      <vt:variant>
        <vt:i4>5</vt:i4>
      </vt:variant>
      <vt:variant>
        <vt:lpwstr>../Docs/R1-136044.zip</vt:lpwstr>
      </vt:variant>
      <vt:variant>
        <vt:lpwstr/>
      </vt:variant>
      <vt:variant>
        <vt:i4>4390921</vt:i4>
      </vt:variant>
      <vt:variant>
        <vt:i4>4389</vt:i4>
      </vt:variant>
      <vt:variant>
        <vt:i4>0</vt:i4>
      </vt:variant>
      <vt:variant>
        <vt:i4>5</vt:i4>
      </vt:variant>
      <vt:variant>
        <vt:lpwstr>../Docs/R1-136042.zip</vt:lpwstr>
      </vt:variant>
      <vt:variant>
        <vt:lpwstr/>
      </vt:variant>
      <vt:variant>
        <vt:i4>4390920</vt:i4>
      </vt:variant>
      <vt:variant>
        <vt:i4>4386</vt:i4>
      </vt:variant>
      <vt:variant>
        <vt:i4>0</vt:i4>
      </vt:variant>
      <vt:variant>
        <vt:i4>5</vt:i4>
      </vt:variant>
      <vt:variant>
        <vt:lpwstr>../Docs/R1-136043.zip</vt:lpwstr>
      </vt:variant>
      <vt:variant>
        <vt:lpwstr/>
      </vt:variant>
      <vt:variant>
        <vt:i4>4587527</vt:i4>
      </vt:variant>
      <vt:variant>
        <vt:i4>4383</vt:i4>
      </vt:variant>
      <vt:variant>
        <vt:i4>0</vt:i4>
      </vt:variant>
      <vt:variant>
        <vt:i4>5</vt:i4>
      </vt:variant>
      <vt:variant>
        <vt:lpwstr>../Docs/R1-135925.zip</vt:lpwstr>
      </vt:variant>
      <vt:variant>
        <vt:lpwstr/>
      </vt:variant>
      <vt:variant>
        <vt:i4>4587524</vt:i4>
      </vt:variant>
      <vt:variant>
        <vt:i4>4380</vt:i4>
      </vt:variant>
      <vt:variant>
        <vt:i4>0</vt:i4>
      </vt:variant>
      <vt:variant>
        <vt:i4>5</vt:i4>
      </vt:variant>
      <vt:variant>
        <vt:lpwstr>../Docs/R1-135926.zip</vt:lpwstr>
      </vt:variant>
      <vt:variant>
        <vt:lpwstr/>
      </vt:variant>
      <vt:variant>
        <vt:i4>5046274</vt:i4>
      </vt:variant>
      <vt:variant>
        <vt:i4>4377</vt:i4>
      </vt:variant>
      <vt:variant>
        <vt:i4>0</vt:i4>
      </vt:variant>
      <vt:variant>
        <vt:i4>5</vt:i4>
      </vt:variant>
      <vt:variant>
        <vt:lpwstr>../Docs/R1-135990.zip</vt:lpwstr>
      </vt:variant>
      <vt:variant>
        <vt:lpwstr/>
      </vt:variant>
      <vt:variant>
        <vt:i4>5046277</vt:i4>
      </vt:variant>
      <vt:variant>
        <vt:i4>4374</vt:i4>
      </vt:variant>
      <vt:variant>
        <vt:i4>0</vt:i4>
      </vt:variant>
      <vt:variant>
        <vt:i4>5</vt:i4>
      </vt:variant>
      <vt:variant>
        <vt:lpwstr>../Docs/R1-135997.zip</vt:lpwstr>
      </vt:variant>
      <vt:variant>
        <vt:lpwstr/>
      </vt:variant>
      <vt:variant>
        <vt:i4>4980746</vt:i4>
      </vt:variant>
      <vt:variant>
        <vt:i4>4371</vt:i4>
      </vt:variant>
      <vt:variant>
        <vt:i4>0</vt:i4>
      </vt:variant>
      <vt:variant>
        <vt:i4>5</vt:i4>
      </vt:variant>
      <vt:variant>
        <vt:lpwstr>../Docs/R1-135786.zip</vt:lpwstr>
      </vt:variant>
      <vt:variant>
        <vt:lpwstr/>
      </vt:variant>
      <vt:variant>
        <vt:i4>4980745</vt:i4>
      </vt:variant>
      <vt:variant>
        <vt:i4>4368</vt:i4>
      </vt:variant>
      <vt:variant>
        <vt:i4>0</vt:i4>
      </vt:variant>
      <vt:variant>
        <vt:i4>5</vt:i4>
      </vt:variant>
      <vt:variant>
        <vt:lpwstr>../Docs/R1-135785.zip</vt:lpwstr>
      </vt:variant>
      <vt:variant>
        <vt:lpwstr/>
      </vt:variant>
      <vt:variant>
        <vt:i4>4980747</vt:i4>
      </vt:variant>
      <vt:variant>
        <vt:i4>4365</vt:i4>
      </vt:variant>
      <vt:variant>
        <vt:i4>0</vt:i4>
      </vt:variant>
      <vt:variant>
        <vt:i4>5</vt:i4>
      </vt:variant>
      <vt:variant>
        <vt:lpwstr>../Docs/R1-135989.zip</vt:lpwstr>
      </vt:variant>
      <vt:variant>
        <vt:lpwstr/>
      </vt:variant>
      <vt:variant>
        <vt:i4>5046276</vt:i4>
      </vt:variant>
      <vt:variant>
        <vt:i4>4362</vt:i4>
      </vt:variant>
      <vt:variant>
        <vt:i4>0</vt:i4>
      </vt:variant>
      <vt:variant>
        <vt:i4>5</vt:i4>
      </vt:variant>
      <vt:variant>
        <vt:lpwstr>../Docs/R1-135996.zip</vt:lpwstr>
      </vt:variant>
      <vt:variant>
        <vt:lpwstr/>
      </vt:variant>
      <vt:variant>
        <vt:i4>5046285</vt:i4>
      </vt:variant>
      <vt:variant>
        <vt:i4>4359</vt:i4>
      </vt:variant>
      <vt:variant>
        <vt:i4>0</vt:i4>
      </vt:variant>
      <vt:variant>
        <vt:i4>5</vt:i4>
      </vt:variant>
      <vt:variant>
        <vt:lpwstr>../Docs/R1-135690.zip</vt:lpwstr>
      </vt:variant>
      <vt:variant>
        <vt:lpwstr/>
      </vt:variant>
      <vt:variant>
        <vt:i4>4194314</vt:i4>
      </vt:variant>
      <vt:variant>
        <vt:i4>4356</vt:i4>
      </vt:variant>
      <vt:variant>
        <vt:i4>0</vt:i4>
      </vt:variant>
      <vt:variant>
        <vt:i4>5</vt:i4>
      </vt:variant>
      <vt:variant>
        <vt:lpwstr>../Docs/R1-135849.zip</vt:lpwstr>
      </vt:variant>
      <vt:variant>
        <vt:lpwstr/>
      </vt:variant>
      <vt:variant>
        <vt:i4>4325390</vt:i4>
      </vt:variant>
      <vt:variant>
        <vt:i4>4353</vt:i4>
      </vt:variant>
      <vt:variant>
        <vt:i4>0</vt:i4>
      </vt:variant>
      <vt:variant>
        <vt:i4>5</vt:i4>
      </vt:variant>
      <vt:variant>
        <vt:lpwstr>../Docs/R1-136055.zip</vt:lpwstr>
      </vt:variant>
      <vt:variant>
        <vt:lpwstr/>
      </vt:variant>
      <vt:variant>
        <vt:i4>4259854</vt:i4>
      </vt:variant>
      <vt:variant>
        <vt:i4>4350</vt:i4>
      </vt:variant>
      <vt:variant>
        <vt:i4>0</vt:i4>
      </vt:variant>
      <vt:variant>
        <vt:i4>5</vt:i4>
      </vt:variant>
      <vt:variant>
        <vt:lpwstr>../Docs/R1-136065.zip</vt:lpwstr>
      </vt:variant>
      <vt:variant>
        <vt:lpwstr/>
      </vt:variant>
      <vt:variant>
        <vt:i4>4325383</vt:i4>
      </vt:variant>
      <vt:variant>
        <vt:i4>4347</vt:i4>
      </vt:variant>
      <vt:variant>
        <vt:i4>0</vt:i4>
      </vt:variant>
      <vt:variant>
        <vt:i4>5</vt:i4>
      </vt:variant>
      <vt:variant>
        <vt:lpwstr>../Docs/R1-135864.zip</vt:lpwstr>
      </vt:variant>
      <vt:variant>
        <vt:lpwstr/>
      </vt:variant>
      <vt:variant>
        <vt:i4>4980740</vt:i4>
      </vt:variant>
      <vt:variant>
        <vt:i4>4344</vt:i4>
      </vt:variant>
      <vt:variant>
        <vt:i4>0</vt:i4>
      </vt:variant>
      <vt:variant>
        <vt:i4>5</vt:i4>
      </vt:variant>
      <vt:variant>
        <vt:lpwstr>../Docs/R1-135986.zip</vt:lpwstr>
      </vt:variant>
      <vt:variant>
        <vt:lpwstr/>
      </vt:variant>
      <vt:variant>
        <vt:i4>4390926</vt:i4>
      </vt:variant>
      <vt:variant>
        <vt:i4>4341</vt:i4>
      </vt:variant>
      <vt:variant>
        <vt:i4>0</vt:i4>
      </vt:variant>
      <vt:variant>
        <vt:i4>5</vt:i4>
      </vt:variant>
      <vt:variant>
        <vt:lpwstr>../Docs/R1-136045.zip</vt:lpwstr>
      </vt:variant>
      <vt:variant>
        <vt:lpwstr/>
      </vt:variant>
      <vt:variant>
        <vt:i4>4456463</vt:i4>
      </vt:variant>
      <vt:variant>
        <vt:i4>4338</vt:i4>
      </vt:variant>
      <vt:variant>
        <vt:i4>0</vt:i4>
      </vt:variant>
      <vt:variant>
        <vt:i4>5</vt:i4>
      </vt:variant>
      <vt:variant>
        <vt:lpwstr>../Docs/R1-136034.zip</vt:lpwstr>
      </vt:variant>
      <vt:variant>
        <vt:lpwstr/>
      </vt:variant>
      <vt:variant>
        <vt:i4>4653071</vt:i4>
      </vt:variant>
      <vt:variant>
        <vt:i4>4335</vt:i4>
      </vt:variant>
      <vt:variant>
        <vt:i4>0</vt:i4>
      </vt:variant>
      <vt:variant>
        <vt:i4>5</vt:i4>
      </vt:variant>
      <vt:variant>
        <vt:lpwstr>../Docs/R1-136004.zip</vt:lpwstr>
      </vt:variant>
      <vt:variant>
        <vt:lpwstr/>
      </vt:variant>
      <vt:variant>
        <vt:i4>4653057</vt:i4>
      </vt:variant>
      <vt:variant>
        <vt:i4>4332</vt:i4>
      </vt:variant>
      <vt:variant>
        <vt:i4>0</vt:i4>
      </vt:variant>
      <vt:variant>
        <vt:i4>5</vt:i4>
      </vt:variant>
      <vt:variant>
        <vt:lpwstr>../Docs/R1-135832.zip</vt:lpwstr>
      </vt:variant>
      <vt:variant>
        <vt:lpwstr/>
      </vt:variant>
      <vt:variant>
        <vt:i4>4456450</vt:i4>
      </vt:variant>
      <vt:variant>
        <vt:i4>4329</vt:i4>
      </vt:variant>
      <vt:variant>
        <vt:i4>0</vt:i4>
      </vt:variant>
      <vt:variant>
        <vt:i4>5</vt:i4>
      </vt:variant>
      <vt:variant>
        <vt:lpwstr>../Docs/R1-135009.zip</vt:lpwstr>
      </vt:variant>
      <vt:variant>
        <vt:lpwstr/>
      </vt:variant>
      <vt:variant>
        <vt:i4>4325386</vt:i4>
      </vt:variant>
      <vt:variant>
        <vt:i4>4326</vt:i4>
      </vt:variant>
      <vt:variant>
        <vt:i4>0</vt:i4>
      </vt:variant>
      <vt:variant>
        <vt:i4>5</vt:i4>
      </vt:variant>
      <vt:variant>
        <vt:lpwstr>../Docs/R1-132819.zip</vt:lpwstr>
      </vt:variant>
      <vt:variant>
        <vt:lpwstr/>
      </vt:variant>
      <vt:variant>
        <vt:i4>4456451</vt:i4>
      </vt:variant>
      <vt:variant>
        <vt:i4>4323</vt:i4>
      </vt:variant>
      <vt:variant>
        <vt:i4>0</vt:i4>
      </vt:variant>
      <vt:variant>
        <vt:i4>5</vt:i4>
      </vt:variant>
      <vt:variant>
        <vt:lpwstr>../Docs/R1-135008.zip</vt:lpwstr>
      </vt:variant>
      <vt:variant>
        <vt:lpwstr/>
      </vt:variant>
      <vt:variant>
        <vt:i4>4456460</vt:i4>
      </vt:variant>
      <vt:variant>
        <vt:i4>4320</vt:i4>
      </vt:variant>
      <vt:variant>
        <vt:i4>0</vt:i4>
      </vt:variant>
      <vt:variant>
        <vt:i4>5</vt:i4>
      </vt:variant>
      <vt:variant>
        <vt:lpwstr>../Docs/R1-135007.zip</vt:lpwstr>
      </vt:variant>
      <vt:variant>
        <vt:lpwstr/>
      </vt:variant>
      <vt:variant>
        <vt:i4>4456461</vt:i4>
      </vt:variant>
      <vt:variant>
        <vt:i4>4317</vt:i4>
      </vt:variant>
      <vt:variant>
        <vt:i4>0</vt:i4>
      </vt:variant>
      <vt:variant>
        <vt:i4>5</vt:i4>
      </vt:variant>
      <vt:variant>
        <vt:lpwstr>../Docs/R1-135006.zip</vt:lpwstr>
      </vt:variant>
      <vt:variant>
        <vt:lpwstr/>
      </vt:variant>
      <vt:variant>
        <vt:i4>4456462</vt:i4>
      </vt:variant>
      <vt:variant>
        <vt:i4>4314</vt:i4>
      </vt:variant>
      <vt:variant>
        <vt:i4>0</vt:i4>
      </vt:variant>
      <vt:variant>
        <vt:i4>5</vt:i4>
      </vt:variant>
      <vt:variant>
        <vt:lpwstr>../Docs/R1-135005.zip</vt:lpwstr>
      </vt:variant>
      <vt:variant>
        <vt:lpwstr/>
      </vt:variant>
      <vt:variant>
        <vt:i4>4456463</vt:i4>
      </vt:variant>
      <vt:variant>
        <vt:i4>4311</vt:i4>
      </vt:variant>
      <vt:variant>
        <vt:i4>0</vt:i4>
      </vt:variant>
      <vt:variant>
        <vt:i4>5</vt:i4>
      </vt:variant>
      <vt:variant>
        <vt:lpwstr>../Docs/R1-135004.zip</vt:lpwstr>
      </vt:variant>
      <vt:variant>
        <vt:lpwstr/>
      </vt:variant>
      <vt:variant>
        <vt:i4>4456456</vt:i4>
      </vt:variant>
      <vt:variant>
        <vt:i4>4308</vt:i4>
      </vt:variant>
      <vt:variant>
        <vt:i4>0</vt:i4>
      </vt:variant>
      <vt:variant>
        <vt:i4>5</vt:i4>
      </vt:variant>
      <vt:variant>
        <vt:lpwstr>../Docs/R1-135003.zip</vt:lpwstr>
      </vt:variant>
      <vt:variant>
        <vt:lpwstr/>
      </vt:variant>
      <vt:variant>
        <vt:i4>4456457</vt:i4>
      </vt:variant>
      <vt:variant>
        <vt:i4>4305</vt:i4>
      </vt:variant>
      <vt:variant>
        <vt:i4>0</vt:i4>
      </vt:variant>
      <vt:variant>
        <vt:i4>5</vt:i4>
      </vt:variant>
      <vt:variant>
        <vt:lpwstr>../Docs/R1-135002.zip</vt:lpwstr>
      </vt:variant>
      <vt:variant>
        <vt:lpwstr/>
      </vt:variant>
      <vt:variant>
        <vt:i4>4259852</vt:i4>
      </vt:variant>
      <vt:variant>
        <vt:i4>4302</vt:i4>
      </vt:variant>
      <vt:variant>
        <vt:i4>0</vt:i4>
      </vt:variant>
      <vt:variant>
        <vt:i4>5</vt:i4>
      </vt:variant>
      <vt:variant>
        <vt:lpwstr>../Docs/R1-136067.zip</vt:lpwstr>
      </vt:variant>
      <vt:variant>
        <vt:lpwstr/>
      </vt:variant>
      <vt:variant>
        <vt:i4>4325383</vt:i4>
      </vt:variant>
      <vt:variant>
        <vt:i4>4299</vt:i4>
      </vt:variant>
      <vt:variant>
        <vt:i4>0</vt:i4>
      </vt:variant>
      <vt:variant>
        <vt:i4>5</vt:i4>
      </vt:variant>
      <vt:variant>
        <vt:lpwstr>../Docs/R1-135864.zip</vt:lpwstr>
      </vt:variant>
      <vt:variant>
        <vt:lpwstr/>
      </vt:variant>
      <vt:variant>
        <vt:i4>4980740</vt:i4>
      </vt:variant>
      <vt:variant>
        <vt:i4>4296</vt:i4>
      </vt:variant>
      <vt:variant>
        <vt:i4>0</vt:i4>
      </vt:variant>
      <vt:variant>
        <vt:i4>5</vt:i4>
      </vt:variant>
      <vt:variant>
        <vt:lpwstr>../Docs/R1-135986.zip</vt:lpwstr>
      </vt:variant>
      <vt:variant>
        <vt:lpwstr/>
      </vt:variant>
      <vt:variant>
        <vt:i4>4390926</vt:i4>
      </vt:variant>
      <vt:variant>
        <vt:i4>4293</vt:i4>
      </vt:variant>
      <vt:variant>
        <vt:i4>0</vt:i4>
      </vt:variant>
      <vt:variant>
        <vt:i4>5</vt:i4>
      </vt:variant>
      <vt:variant>
        <vt:lpwstr>../Docs/R1-136045.zip</vt:lpwstr>
      </vt:variant>
      <vt:variant>
        <vt:lpwstr/>
      </vt:variant>
      <vt:variant>
        <vt:i4>4521999</vt:i4>
      </vt:variant>
      <vt:variant>
        <vt:i4>4290</vt:i4>
      </vt:variant>
      <vt:variant>
        <vt:i4>0</vt:i4>
      </vt:variant>
      <vt:variant>
        <vt:i4>5</vt:i4>
      </vt:variant>
      <vt:variant>
        <vt:lpwstr>../Docs/R1-136024.zip</vt:lpwstr>
      </vt:variant>
      <vt:variant>
        <vt:lpwstr/>
      </vt:variant>
      <vt:variant>
        <vt:i4>4521994</vt:i4>
      </vt:variant>
      <vt:variant>
        <vt:i4>4287</vt:i4>
      </vt:variant>
      <vt:variant>
        <vt:i4>0</vt:i4>
      </vt:variant>
      <vt:variant>
        <vt:i4>5</vt:i4>
      </vt:variant>
      <vt:variant>
        <vt:lpwstr>../Docs/R1-135918.zip</vt:lpwstr>
      </vt:variant>
      <vt:variant>
        <vt:lpwstr/>
      </vt:variant>
      <vt:variant>
        <vt:i4>4521995</vt:i4>
      </vt:variant>
      <vt:variant>
        <vt:i4>4284</vt:i4>
      </vt:variant>
      <vt:variant>
        <vt:i4>0</vt:i4>
      </vt:variant>
      <vt:variant>
        <vt:i4>5</vt:i4>
      </vt:variant>
      <vt:variant>
        <vt:lpwstr>../Docs/R1-135919.zip</vt:lpwstr>
      </vt:variant>
      <vt:variant>
        <vt:lpwstr/>
      </vt:variant>
      <vt:variant>
        <vt:i4>4259854</vt:i4>
      </vt:variant>
      <vt:variant>
        <vt:i4>4281</vt:i4>
      </vt:variant>
      <vt:variant>
        <vt:i4>0</vt:i4>
      </vt:variant>
      <vt:variant>
        <vt:i4>5</vt:i4>
      </vt:variant>
      <vt:variant>
        <vt:lpwstr>../Docs/R1-136065.zip</vt:lpwstr>
      </vt:variant>
      <vt:variant>
        <vt:lpwstr/>
      </vt:variant>
      <vt:variant>
        <vt:i4>4653057</vt:i4>
      </vt:variant>
      <vt:variant>
        <vt:i4>4278</vt:i4>
      </vt:variant>
      <vt:variant>
        <vt:i4>0</vt:i4>
      </vt:variant>
      <vt:variant>
        <vt:i4>5</vt:i4>
      </vt:variant>
      <vt:variant>
        <vt:lpwstr>../Docs/R1-135832.zip</vt:lpwstr>
      </vt:variant>
      <vt:variant>
        <vt:lpwstr/>
      </vt:variant>
      <vt:variant>
        <vt:i4>4194313</vt:i4>
      </vt:variant>
      <vt:variant>
        <vt:i4>4275</vt:i4>
      </vt:variant>
      <vt:variant>
        <vt:i4>0</vt:i4>
      </vt:variant>
      <vt:variant>
        <vt:i4>5</vt:i4>
      </vt:variant>
      <vt:variant>
        <vt:lpwstr>../Docs/R1-136072.zip</vt:lpwstr>
      </vt:variant>
      <vt:variant>
        <vt:lpwstr/>
      </vt:variant>
      <vt:variant>
        <vt:i4>4980741</vt:i4>
      </vt:variant>
      <vt:variant>
        <vt:i4>4272</vt:i4>
      </vt:variant>
      <vt:variant>
        <vt:i4>0</vt:i4>
      </vt:variant>
      <vt:variant>
        <vt:i4>5</vt:i4>
      </vt:variant>
      <vt:variant>
        <vt:lpwstr>../Docs/R1-135987.zip</vt:lpwstr>
      </vt:variant>
      <vt:variant>
        <vt:lpwstr/>
      </vt:variant>
      <vt:variant>
        <vt:i4>4653069</vt:i4>
      </vt:variant>
      <vt:variant>
        <vt:i4>4269</vt:i4>
      </vt:variant>
      <vt:variant>
        <vt:i4>0</vt:i4>
      </vt:variant>
      <vt:variant>
        <vt:i4>5</vt:i4>
      </vt:variant>
      <vt:variant>
        <vt:lpwstr>../Docs/R1-134127.zip</vt:lpwstr>
      </vt:variant>
      <vt:variant>
        <vt:lpwstr/>
      </vt:variant>
      <vt:variant>
        <vt:i4>4587533</vt:i4>
      </vt:variant>
      <vt:variant>
        <vt:i4>4266</vt:i4>
      </vt:variant>
      <vt:variant>
        <vt:i4>0</vt:i4>
      </vt:variant>
      <vt:variant>
        <vt:i4>5</vt:i4>
      </vt:variant>
      <vt:variant>
        <vt:lpwstr>../Docs/R1-135127.zip</vt:lpwstr>
      </vt:variant>
      <vt:variant>
        <vt:lpwstr/>
      </vt:variant>
      <vt:variant>
        <vt:i4>4587532</vt:i4>
      </vt:variant>
      <vt:variant>
        <vt:i4>4263</vt:i4>
      </vt:variant>
      <vt:variant>
        <vt:i4>0</vt:i4>
      </vt:variant>
      <vt:variant>
        <vt:i4>5</vt:i4>
      </vt:variant>
      <vt:variant>
        <vt:lpwstr>../Docs/R1-135126.zip</vt:lpwstr>
      </vt:variant>
      <vt:variant>
        <vt:lpwstr/>
      </vt:variant>
      <vt:variant>
        <vt:i4>4325383</vt:i4>
      </vt:variant>
      <vt:variant>
        <vt:i4>4260</vt:i4>
      </vt:variant>
      <vt:variant>
        <vt:i4>0</vt:i4>
      </vt:variant>
      <vt:variant>
        <vt:i4>5</vt:i4>
      </vt:variant>
      <vt:variant>
        <vt:lpwstr>../Docs/R1-135569.zip</vt:lpwstr>
      </vt:variant>
      <vt:variant>
        <vt:lpwstr/>
      </vt:variant>
      <vt:variant>
        <vt:i4>4653067</vt:i4>
      </vt:variant>
      <vt:variant>
        <vt:i4>4257</vt:i4>
      </vt:variant>
      <vt:variant>
        <vt:i4>0</vt:i4>
      </vt:variant>
      <vt:variant>
        <vt:i4>5</vt:i4>
      </vt:variant>
      <vt:variant>
        <vt:lpwstr>../Docs/R1-135838.zip</vt:lpwstr>
      </vt:variant>
      <vt:variant>
        <vt:lpwstr/>
      </vt:variant>
      <vt:variant>
        <vt:i4>4390926</vt:i4>
      </vt:variant>
      <vt:variant>
        <vt:i4>4254</vt:i4>
      </vt:variant>
      <vt:variant>
        <vt:i4>0</vt:i4>
      </vt:variant>
      <vt:variant>
        <vt:i4>5</vt:i4>
      </vt:variant>
      <vt:variant>
        <vt:lpwstr>../Docs/R1-135772.zip</vt:lpwstr>
      </vt:variant>
      <vt:variant>
        <vt:lpwstr/>
      </vt:variant>
      <vt:variant>
        <vt:i4>4325382</vt:i4>
      </vt:variant>
      <vt:variant>
        <vt:i4>4251</vt:i4>
      </vt:variant>
      <vt:variant>
        <vt:i4>0</vt:i4>
      </vt:variant>
      <vt:variant>
        <vt:i4>5</vt:i4>
      </vt:variant>
      <vt:variant>
        <vt:lpwstr>../Docs/R1-135568.zip</vt:lpwstr>
      </vt:variant>
      <vt:variant>
        <vt:lpwstr/>
      </vt:variant>
      <vt:variant>
        <vt:i4>5046284</vt:i4>
      </vt:variant>
      <vt:variant>
        <vt:i4>4248</vt:i4>
      </vt:variant>
      <vt:variant>
        <vt:i4>0</vt:i4>
      </vt:variant>
      <vt:variant>
        <vt:i4>5</vt:i4>
      </vt:variant>
      <vt:variant>
        <vt:lpwstr>../Docs/R1-135493.zip</vt:lpwstr>
      </vt:variant>
      <vt:variant>
        <vt:lpwstr/>
      </vt:variant>
      <vt:variant>
        <vt:i4>5046280</vt:i4>
      </vt:variant>
      <vt:variant>
        <vt:i4>4245</vt:i4>
      </vt:variant>
      <vt:variant>
        <vt:i4>0</vt:i4>
      </vt:variant>
      <vt:variant>
        <vt:i4>5</vt:i4>
      </vt:variant>
      <vt:variant>
        <vt:lpwstr>../Docs/R1-134380.zip</vt:lpwstr>
      </vt:variant>
      <vt:variant>
        <vt:lpwstr/>
      </vt:variant>
      <vt:variant>
        <vt:i4>4456462</vt:i4>
      </vt:variant>
      <vt:variant>
        <vt:i4>4242</vt:i4>
      </vt:variant>
      <vt:variant>
        <vt:i4>0</vt:i4>
      </vt:variant>
      <vt:variant>
        <vt:i4>5</vt:i4>
      </vt:variant>
      <vt:variant>
        <vt:lpwstr>../Docs/R1-135401.zip</vt:lpwstr>
      </vt:variant>
      <vt:variant>
        <vt:lpwstr/>
      </vt:variant>
      <vt:variant>
        <vt:i4>4980744</vt:i4>
      </vt:variant>
      <vt:variant>
        <vt:i4>4239</vt:i4>
      </vt:variant>
      <vt:variant>
        <vt:i4>0</vt:i4>
      </vt:variant>
      <vt:variant>
        <vt:i4>5</vt:i4>
      </vt:variant>
      <vt:variant>
        <vt:lpwstr>../Docs/R1-135380.zip</vt:lpwstr>
      </vt:variant>
      <vt:variant>
        <vt:lpwstr/>
      </vt:variant>
      <vt:variant>
        <vt:i4>4980745</vt:i4>
      </vt:variant>
      <vt:variant>
        <vt:i4>4236</vt:i4>
      </vt:variant>
      <vt:variant>
        <vt:i4>0</vt:i4>
      </vt:variant>
      <vt:variant>
        <vt:i4>5</vt:i4>
      </vt:variant>
      <vt:variant>
        <vt:lpwstr>../Docs/R1-135280.zip</vt:lpwstr>
      </vt:variant>
      <vt:variant>
        <vt:lpwstr/>
      </vt:variant>
      <vt:variant>
        <vt:i4>4653057</vt:i4>
      </vt:variant>
      <vt:variant>
        <vt:i4>4233</vt:i4>
      </vt:variant>
      <vt:variant>
        <vt:i4>0</vt:i4>
      </vt:variant>
      <vt:variant>
        <vt:i4>5</vt:i4>
      </vt:variant>
      <vt:variant>
        <vt:lpwstr>../Docs/R1-135238.zip</vt:lpwstr>
      </vt:variant>
      <vt:variant>
        <vt:lpwstr/>
      </vt:variant>
      <vt:variant>
        <vt:i4>4980744</vt:i4>
      </vt:variant>
      <vt:variant>
        <vt:i4>4230</vt:i4>
      </vt:variant>
      <vt:variant>
        <vt:i4>0</vt:i4>
      </vt:variant>
      <vt:variant>
        <vt:i4>5</vt:i4>
      </vt:variant>
      <vt:variant>
        <vt:lpwstr>../Docs/R1-135182.zip</vt:lpwstr>
      </vt:variant>
      <vt:variant>
        <vt:lpwstr/>
      </vt:variant>
      <vt:variant>
        <vt:i4>4521996</vt:i4>
      </vt:variant>
      <vt:variant>
        <vt:i4>4227</vt:i4>
      </vt:variant>
      <vt:variant>
        <vt:i4>0</vt:i4>
      </vt:variant>
      <vt:variant>
        <vt:i4>5</vt:i4>
      </vt:variant>
      <vt:variant>
        <vt:lpwstr>../Docs/R1-135017.zip</vt:lpwstr>
      </vt:variant>
      <vt:variant>
        <vt:lpwstr/>
      </vt:variant>
      <vt:variant>
        <vt:i4>4390914</vt:i4>
      </vt:variant>
      <vt:variant>
        <vt:i4>4224</vt:i4>
      </vt:variant>
      <vt:variant>
        <vt:i4>0</vt:i4>
      </vt:variant>
      <vt:variant>
        <vt:i4>5</vt:i4>
      </vt:variant>
      <vt:variant>
        <vt:lpwstr>../Docs/R1-136049.zip</vt:lpwstr>
      </vt:variant>
      <vt:variant>
        <vt:lpwstr/>
      </vt:variant>
      <vt:variant>
        <vt:i4>4325376</vt:i4>
      </vt:variant>
      <vt:variant>
        <vt:i4>4221</vt:i4>
      </vt:variant>
      <vt:variant>
        <vt:i4>0</vt:i4>
      </vt:variant>
      <vt:variant>
        <vt:i4>5</vt:i4>
      </vt:variant>
      <vt:variant>
        <vt:lpwstr>../Docs/R1-135962.zip</vt:lpwstr>
      </vt:variant>
      <vt:variant>
        <vt:lpwstr/>
      </vt:variant>
      <vt:variant>
        <vt:i4>4653064</vt:i4>
      </vt:variant>
      <vt:variant>
        <vt:i4>4215</vt:i4>
      </vt:variant>
      <vt:variant>
        <vt:i4>0</vt:i4>
      </vt:variant>
      <vt:variant>
        <vt:i4>5</vt:i4>
      </vt:variant>
      <vt:variant>
        <vt:lpwstr>../Docs/R1-135437.zip</vt:lpwstr>
      </vt:variant>
      <vt:variant>
        <vt:lpwstr/>
      </vt:variant>
      <vt:variant>
        <vt:i4>4980743</vt:i4>
      </vt:variant>
      <vt:variant>
        <vt:i4>4212</vt:i4>
      </vt:variant>
      <vt:variant>
        <vt:i4>0</vt:i4>
      </vt:variant>
      <vt:variant>
        <vt:i4>5</vt:i4>
      </vt:variant>
      <vt:variant>
        <vt:lpwstr>../Docs/R1-135884.zip</vt:lpwstr>
      </vt:variant>
      <vt:variant>
        <vt:lpwstr/>
      </vt:variant>
      <vt:variant>
        <vt:i4>4259853</vt:i4>
      </vt:variant>
      <vt:variant>
        <vt:i4>4209</vt:i4>
      </vt:variant>
      <vt:variant>
        <vt:i4>0</vt:i4>
      </vt:variant>
      <vt:variant>
        <vt:i4>5</vt:i4>
      </vt:variant>
      <vt:variant>
        <vt:lpwstr>../Docs/R1-135553.zip</vt:lpwstr>
      </vt:variant>
      <vt:variant>
        <vt:lpwstr/>
      </vt:variant>
      <vt:variant>
        <vt:i4>4194313</vt:i4>
      </vt:variant>
      <vt:variant>
        <vt:i4>4206</vt:i4>
      </vt:variant>
      <vt:variant>
        <vt:i4>0</vt:i4>
      </vt:variant>
      <vt:variant>
        <vt:i4>5</vt:i4>
      </vt:variant>
      <vt:variant>
        <vt:lpwstr>../Docs/R1-135547.zip</vt:lpwstr>
      </vt:variant>
      <vt:variant>
        <vt:lpwstr/>
      </vt:variant>
      <vt:variant>
        <vt:i4>4653067</vt:i4>
      </vt:variant>
      <vt:variant>
        <vt:i4>4203</vt:i4>
      </vt:variant>
      <vt:variant>
        <vt:i4>0</vt:i4>
      </vt:variant>
      <vt:variant>
        <vt:i4>5</vt:i4>
      </vt:variant>
      <vt:variant>
        <vt:lpwstr>../Docs/R1-135333.zip</vt:lpwstr>
      </vt:variant>
      <vt:variant>
        <vt:lpwstr/>
      </vt:variant>
      <vt:variant>
        <vt:i4>4587535</vt:i4>
      </vt:variant>
      <vt:variant>
        <vt:i4>4200</vt:i4>
      </vt:variant>
      <vt:variant>
        <vt:i4>0</vt:i4>
      </vt:variant>
      <vt:variant>
        <vt:i4>5</vt:i4>
      </vt:variant>
      <vt:variant>
        <vt:lpwstr>../Docs/R1-135125.zip</vt:lpwstr>
      </vt:variant>
      <vt:variant>
        <vt:lpwstr/>
      </vt:variant>
      <vt:variant>
        <vt:i4>4653071</vt:i4>
      </vt:variant>
      <vt:variant>
        <vt:i4>4197</vt:i4>
      </vt:variant>
      <vt:variant>
        <vt:i4>0</vt:i4>
      </vt:variant>
      <vt:variant>
        <vt:i4>5</vt:i4>
      </vt:variant>
      <vt:variant>
        <vt:lpwstr>../Docs/R1-135236.zip</vt:lpwstr>
      </vt:variant>
      <vt:variant>
        <vt:lpwstr/>
      </vt:variant>
      <vt:variant>
        <vt:i4>5046277</vt:i4>
      </vt:variant>
      <vt:variant>
        <vt:i4>4194</vt:i4>
      </vt:variant>
      <vt:variant>
        <vt:i4>0</vt:i4>
      </vt:variant>
      <vt:variant>
        <vt:i4>5</vt:i4>
      </vt:variant>
      <vt:variant>
        <vt:lpwstr>../Docs/R1-135896.zip</vt:lpwstr>
      </vt:variant>
      <vt:variant>
        <vt:lpwstr/>
      </vt:variant>
      <vt:variant>
        <vt:i4>4325385</vt:i4>
      </vt:variant>
      <vt:variant>
        <vt:i4>4191</vt:i4>
      </vt:variant>
      <vt:variant>
        <vt:i4>0</vt:i4>
      </vt:variant>
      <vt:variant>
        <vt:i4>5</vt:i4>
      </vt:variant>
      <vt:variant>
        <vt:lpwstr>../Docs/R1-135567.zip</vt:lpwstr>
      </vt:variant>
      <vt:variant>
        <vt:lpwstr/>
      </vt:variant>
      <vt:variant>
        <vt:i4>4653060</vt:i4>
      </vt:variant>
      <vt:variant>
        <vt:i4>4188</vt:i4>
      </vt:variant>
      <vt:variant>
        <vt:i4>0</vt:i4>
      </vt:variant>
      <vt:variant>
        <vt:i4>5</vt:i4>
      </vt:variant>
      <vt:variant>
        <vt:lpwstr>../Docs/R1-135837.zip</vt:lpwstr>
      </vt:variant>
      <vt:variant>
        <vt:lpwstr/>
      </vt:variant>
      <vt:variant>
        <vt:i4>4653069</vt:i4>
      </vt:variant>
      <vt:variant>
        <vt:i4>4185</vt:i4>
      </vt:variant>
      <vt:variant>
        <vt:i4>0</vt:i4>
      </vt:variant>
      <vt:variant>
        <vt:i4>5</vt:i4>
      </vt:variant>
      <vt:variant>
        <vt:lpwstr>../Docs/R1-135533.zip</vt:lpwstr>
      </vt:variant>
      <vt:variant>
        <vt:lpwstr/>
      </vt:variant>
      <vt:variant>
        <vt:i4>4390912</vt:i4>
      </vt:variant>
      <vt:variant>
        <vt:i4>4182</vt:i4>
      </vt:variant>
      <vt:variant>
        <vt:i4>0</vt:i4>
      </vt:variant>
      <vt:variant>
        <vt:i4>5</vt:i4>
      </vt:variant>
      <vt:variant>
        <vt:lpwstr>../Docs/R1-135378.zip</vt:lpwstr>
      </vt:variant>
      <vt:variant>
        <vt:lpwstr/>
      </vt:variant>
      <vt:variant>
        <vt:i4>4653070</vt:i4>
      </vt:variant>
      <vt:variant>
        <vt:i4>4179</vt:i4>
      </vt:variant>
      <vt:variant>
        <vt:i4>0</vt:i4>
      </vt:variant>
      <vt:variant>
        <vt:i4>5</vt:i4>
      </vt:variant>
      <vt:variant>
        <vt:lpwstr>../Docs/R1-135237.zip</vt:lpwstr>
      </vt:variant>
      <vt:variant>
        <vt:lpwstr/>
      </vt:variant>
      <vt:variant>
        <vt:i4>4587534</vt:i4>
      </vt:variant>
      <vt:variant>
        <vt:i4>4176</vt:i4>
      </vt:variant>
      <vt:variant>
        <vt:i4>0</vt:i4>
      </vt:variant>
      <vt:variant>
        <vt:i4>5</vt:i4>
      </vt:variant>
      <vt:variant>
        <vt:lpwstr>../Docs/R1-135124.zip</vt:lpwstr>
      </vt:variant>
      <vt:variant>
        <vt:lpwstr/>
      </vt:variant>
      <vt:variant>
        <vt:i4>4325387</vt:i4>
      </vt:variant>
      <vt:variant>
        <vt:i4>4173</vt:i4>
      </vt:variant>
      <vt:variant>
        <vt:i4>0</vt:i4>
      </vt:variant>
      <vt:variant>
        <vt:i4>5</vt:i4>
      </vt:variant>
      <vt:variant>
        <vt:lpwstr>../Docs/R1-136050.zip</vt:lpwstr>
      </vt:variant>
      <vt:variant>
        <vt:lpwstr/>
      </vt:variant>
      <vt:variant>
        <vt:i4>4325386</vt:i4>
      </vt:variant>
      <vt:variant>
        <vt:i4>4170</vt:i4>
      </vt:variant>
      <vt:variant>
        <vt:i4>0</vt:i4>
      </vt:variant>
      <vt:variant>
        <vt:i4>5</vt:i4>
      </vt:variant>
      <vt:variant>
        <vt:lpwstr>../Docs/R1-135968.zip</vt:lpwstr>
      </vt:variant>
      <vt:variant>
        <vt:lpwstr/>
      </vt:variant>
      <vt:variant>
        <vt:i4>4653065</vt:i4>
      </vt:variant>
      <vt:variant>
        <vt:i4>4167</vt:i4>
      </vt:variant>
      <vt:variant>
        <vt:i4>0</vt:i4>
      </vt:variant>
      <vt:variant>
        <vt:i4>5</vt:i4>
      </vt:variant>
      <vt:variant>
        <vt:lpwstr>../Docs/R1-135436.zip</vt:lpwstr>
      </vt:variant>
      <vt:variant>
        <vt:lpwstr/>
      </vt:variant>
      <vt:variant>
        <vt:i4>4980736</vt:i4>
      </vt:variant>
      <vt:variant>
        <vt:i4>4164</vt:i4>
      </vt:variant>
      <vt:variant>
        <vt:i4>0</vt:i4>
      </vt:variant>
      <vt:variant>
        <vt:i4>5</vt:i4>
      </vt:variant>
      <vt:variant>
        <vt:lpwstr>../Docs/R1-135883.zip</vt:lpwstr>
      </vt:variant>
      <vt:variant>
        <vt:lpwstr/>
      </vt:variant>
      <vt:variant>
        <vt:i4>4390913</vt:i4>
      </vt:variant>
      <vt:variant>
        <vt:i4>4161</vt:i4>
      </vt:variant>
      <vt:variant>
        <vt:i4>0</vt:i4>
      </vt:variant>
      <vt:variant>
        <vt:i4>5</vt:i4>
      </vt:variant>
      <vt:variant>
        <vt:lpwstr>../Docs/R1-135379.zip</vt:lpwstr>
      </vt:variant>
      <vt:variant>
        <vt:lpwstr/>
      </vt:variant>
      <vt:variant>
        <vt:i4>4980738</vt:i4>
      </vt:variant>
      <vt:variant>
        <vt:i4>4158</vt:i4>
      </vt:variant>
      <vt:variant>
        <vt:i4>0</vt:i4>
      </vt:variant>
      <vt:variant>
        <vt:i4>5</vt:i4>
      </vt:variant>
      <vt:variant>
        <vt:lpwstr>../Docs/R1-135881.zip</vt:lpwstr>
      </vt:variant>
      <vt:variant>
        <vt:lpwstr/>
      </vt:variant>
      <vt:variant>
        <vt:i4>4653068</vt:i4>
      </vt:variant>
      <vt:variant>
        <vt:i4>4155</vt:i4>
      </vt:variant>
      <vt:variant>
        <vt:i4>0</vt:i4>
      </vt:variant>
      <vt:variant>
        <vt:i4>5</vt:i4>
      </vt:variant>
      <vt:variant>
        <vt:lpwstr>../Docs/R1-135235.zip</vt:lpwstr>
      </vt:variant>
      <vt:variant>
        <vt:lpwstr/>
      </vt:variant>
      <vt:variant>
        <vt:i4>4456455</vt:i4>
      </vt:variant>
      <vt:variant>
        <vt:i4>4152</vt:i4>
      </vt:variant>
      <vt:variant>
        <vt:i4>0</vt:i4>
      </vt:variant>
      <vt:variant>
        <vt:i4>5</vt:i4>
      </vt:variant>
      <vt:variant>
        <vt:lpwstr>../Docs/R1-135905.zip</vt:lpwstr>
      </vt:variant>
      <vt:variant>
        <vt:lpwstr/>
      </vt:variant>
      <vt:variant>
        <vt:i4>4653069</vt:i4>
      </vt:variant>
      <vt:variant>
        <vt:i4>4149</vt:i4>
      </vt:variant>
      <vt:variant>
        <vt:i4>0</vt:i4>
      </vt:variant>
      <vt:variant>
        <vt:i4>5</vt:i4>
      </vt:variant>
      <vt:variant>
        <vt:lpwstr>../Docs/R1-135234.zip</vt:lpwstr>
      </vt:variant>
      <vt:variant>
        <vt:lpwstr/>
      </vt:variant>
      <vt:variant>
        <vt:i4>4456451</vt:i4>
      </vt:variant>
      <vt:variant>
        <vt:i4>4146</vt:i4>
      </vt:variant>
      <vt:variant>
        <vt:i4>0</vt:i4>
      </vt:variant>
      <vt:variant>
        <vt:i4>5</vt:i4>
      </vt:variant>
      <vt:variant>
        <vt:lpwstr>../Docs/R1-135901.zip</vt:lpwstr>
      </vt:variant>
      <vt:variant>
        <vt:lpwstr/>
      </vt:variant>
      <vt:variant>
        <vt:i4>4653066</vt:i4>
      </vt:variant>
      <vt:variant>
        <vt:i4>4143</vt:i4>
      </vt:variant>
      <vt:variant>
        <vt:i4>0</vt:i4>
      </vt:variant>
      <vt:variant>
        <vt:i4>5</vt:i4>
      </vt:variant>
      <vt:variant>
        <vt:lpwstr>../Docs/R1-135435.zip</vt:lpwstr>
      </vt:variant>
      <vt:variant>
        <vt:lpwstr/>
      </vt:variant>
      <vt:variant>
        <vt:i4>4980737</vt:i4>
      </vt:variant>
      <vt:variant>
        <vt:i4>4140</vt:i4>
      </vt:variant>
      <vt:variant>
        <vt:i4>0</vt:i4>
      </vt:variant>
      <vt:variant>
        <vt:i4>5</vt:i4>
      </vt:variant>
      <vt:variant>
        <vt:lpwstr>../Docs/R1-135882.zip</vt:lpwstr>
      </vt:variant>
      <vt:variant>
        <vt:lpwstr/>
      </vt:variant>
      <vt:variant>
        <vt:i4>4325384</vt:i4>
      </vt:variant>
      <vt:variant>
        <vt:i4>4137</vt:i4>
      </vt:variant>
      <vt:variant>
        <vt:i4>0</vt:i4>
      </vt:variant>
      <vt:variant>
        <vt:i4>5</vt:i4>
      </vt:variant>
      <vt:variant>
        <vt:lpwstr>../Docs/R1-135566.zip</vt:lpwstr>
      </vt:variant>
      <vt:variant>
        <vt:lpwstr/>
      </vt:variant>
      <vt:variant>
        <vt:i4>4194310</vt:i4>
      </vt:variant>
      <vt:variant>
        <vt:i4>4134</vt:i4>
      </vt:variant>
      <vt:variant>
        <vt:i4>0</vt:i4>
      </vt:variant>
      <vt:variant>
        <vt:i4>5</vt:i4>
      </vt:variant>
      <vt:variant>
        <vt:lpwstr>../Docs/R1-135548.zip</vt:lpwstr>
      </vt:variant>
      <vt:variant>
        <vt:lpwstr/>
      </vt:variant>
      <vt:variant>
        <vt:i4>4194312</vt:i4>
      </vt:variant>
      <vt:variant>
        <vt:i4>4131</vt:i4>
      </vt:variant>
      <vt:variant>
        <vt:i4>0</vt:i4>
      </vt:variant>
      <vt:variant>
        <vt:i4>5</vt:i4>
      </vt:variant>
      <vt:variant>
        <vt:lpwstr>../Docs/R1-135546.zip</vt:lpwstr>
      </vt:variant>
      <vt:variant>
        <vt:lpwstr/>
      </vt:variant>
      <vt:variant>
        <vt:i4>4653065</vt:i4>
      </vt:variant>
      <vt:variant>
        <vt:i4>4128</vt:i4>
      </vt:variant>
      <vt:variant>
        <vt:i4>0</vt:i4>
      </vt:variant>
      <vt:variant>
        <vt:i4>5</vt:i4>
      </vt:variant>
      <vt:variant>
        <vt:lpwstr>../Docs/R1-135331.zip</vt:lpwstr>
      </vt:variant>
      <vt:variant>
        <vt:lpwstr/>
      </vt:variant>
      <vt:variant>
        <vt:i4>4653064</vt:i4>
      </vt:variant>
      <vt:variant>
        <vt:i4>4125</vt:i4>
      </vt:variant>
      <vt:variant>
        <vt:i4>0</vt:i4>
      </vt:variant>
      <vt:variant>
        <vt:i4>5</vt:i4>
      </vt:variant>
      <vt:variant>
        <vt:lpwstr>../Docs/R1-135330.zip</vt:lpwstr>
      </vt:variant>
      <vt:variant>
        <vt:lpwstr/>
      </vt:variant>
      <vt:variant>
        <vt:i4>4653066</vt:i4>
      </vt:variant>
      <vt:variant>
        <vt:i4>4122</vt:i4>
      </vt:variant>
      <vt:variant>
        <vt:i4>0</vt:i4>
      </vt:variant>
      <vt:variant>
        <vt:i4>5</vt:i4>
      </vt:variant>
      <vt:variant>
        <vt:lpwstr>../Docs/R1-135233.zip</vt:lpwstr>
      </vt:variant>
      <vt:variant>
        <vt:lpwstr/>
      </vt:variant>
      <vt:variant>
        <vt:i4>4653067</vt:i4>
      </vt:variant>
      <vt:variant>
        <vt:i4>4119</vt:i4>
      </vt:variant>
      <vt:variant>
        <vt:i4>0</vt:i4>
      </vt:variant>
      <vt:variant>
        <vt:i4>5</vt:i4>
      </vt:variant>
      <vt:variant>
        <vt:lpwstr>../Docs/R1-135232.zip</vt:lpwstr>
      </vt:variant>
      <vt:variant>
        <vt:lpwstr/>
      </vt:variant>
      <vt:variant>
        <vt:i4>4194314</vt:i4>
      </vt:variant>
      <vt:variant>
        <vt:i4>4116</vt:i4>
      </vt:variant>
      <vt:variant>
        <vt:i4>0</vt:i4>
      </vt:variant>
      <vt:variant>
        <vt:i4>5</vt:i4>
      </vt:variant>
      <vt:variant>
        <vt:lpwstr>../Docs/R1-136071.zip</vt:lpwstr>
      </vt:variant>
      <vt:variant>
        <vt:lpwstr/>
      </vt:variant>
      <vt:variant>
        <vt:i4>4390914</vt:i4>
      </vt:variant>
      <vt:variant>
        <vt:i4>4113</vt:i4>
      </vt:variant>
      <vt:variant>
        <vt:i4>0</vt:i4>
      </vt:variant>
      <vt:variant>
        <vt:i4>5</vt:i4>
      </vt:variant>
      <vt:variant>
        <vt:lpwstr>../Docs/R1-135970.zip</vt:lpwstr>
      </vt:variant>
      <vt:variant>
        <vt:lpwstr/>
      </vt:variant>
      <vt:variant>
        <vt:i4>4390912</vt:i4>
      </vt:variant>
      <vt:variant>
        <vt:i4>4110</vt:i4>
      </vt:variant>
      <vt:variant>
        <vt:i4>0</vt:i4>
      </vt:variant>
      <vt:variant>
        <vt:i4>5</vt:i4>
      </vt:variant>
      <vt:variant>
        <vt:lpwstr>../Docs/R1-135972.zip</vt:lpwstr>
      </vt:variant>
      <vt:variant>
        <vt:lpwstr/>
      </vt:variant>
      <vt:variant>
        <vt:i4>4653065</vt:i4>
      </vt:variant>
      <vt:variant>
        <vt:i4>4107</vt:i4>
      </vt:variant>
      <vt:variant>
        <vt:i4>0</vt:i4>
      </vt:variant>
      <vt:variant>
        <vt:i4>5</vt:i4>
      </vt:variant>
      <vt:variant>
        <vt:lpwstr>../Docs/R1-135331.zip</vt:lpwstr>
      </vt:variant>
      <vt:variant>
        <vt:lpwstr/>
      </vt:variant>
      <vt:variant>
        <vt:i4>4390913</vt:i4>
      </vt:variant>
      <vt:variant>
        <vt:i4>4104</vt:i4>
      </vt:variant>
      <vt:variant>
        <vt:i4>0</vt:i4>
      </vt:variant>
      <vt:variant>
        <vt:i4>5</vt:i4>
      </vt:variant>
      <vt:variant>
        <vt:lpwstr>../Docs/R1-135973.zip</vt:lpwstr>
      </vt:variant>
      <vt:variant>
        <vt:lpwstr/>
      </vt:variant>
      <vt:variant>
        <vt:i4>4390912</vt:i4>
      </vt:variant>
      <vt:variant>
        <vt:i4>4101</vt:i4>
      </vt:variant>
      <vt:variant>
        <vt:i4>0</vt:i4>
      </vt:variant>
      <vt:variant>
        <vt:i4>5</vt:i4>
      </vt:variant>
      <vt:variant>
        <vt:lpwstr>../Docs/R1-135972.zip</vt:lpwstr>
      </vt:variant>
      <vt:variant>
        <vt:lpwstr/>
      </vt:variant>
      <vt:variant>
        <vt:i4>4390914</vt:i4>
      </vt:variant>
      <vt:variant>
        <vt:i4>4098</vt:i4>
      </vt:variant>
      <vt:variant>
        <vt:i4>0</vt:i4>
      </vt:variant>
      <vt:variant>
        <vt:i4>5</vt:i4>
      </vt:variant>
      <vt:variant>
        <vt:lpwstr>../Docs/R1-135970.zip</vt:lpwstr>
      </vt:variant>
      <vt:variant>
        <vt:lpwstr/>
      </vt:variant>
      <vt:variant>
        <vt:i4>4587529</vt:i4>
      </vt:variant>
      <vt:variant>
        <vt:i4>4095</vt:i4>
      </vt:variant>
      <vt:variant>
        <vt:i4>0</vt:i4>
      </vt:variant>
      <vt:variant>
        <vt:i4>5</vt:i4>
      </vt:variant>
      <vt:variant>
        <vt:lpwstr>../Docs/R1-134634.zip</vt:lpwstr>
      </vt:variant>
      <vt:variant>
        <vt:lpwstr/>
      </vt:variant>
      <vt:variant>
        <vt:i4>4390925</vt:i4>
      </vt:variant>
      <vt:variant>
        <vt:i4>4092</vt:i4>
      </vt:variant>
      <vt:variant>
        <vt:i4>0</vt:i4>
      </vt:variant>
      <vt:variant>
        <vt:i4>5</vt:i4>
      </vt:variant>
      <vt:variant>
        <vt:lpwstr>../Docs/R1-135771.zip</vt:lpwstr>
      </vt:variant>
      <vt:variant>
        <vt:lpwstr/>
      </vt:variant>
      <vt:variant>
        <vt:i4>4456454</vt:i4>
      </vt:variant>
      <vt:variant>
        <vt:i4>4089</vt:i4>
      </vt:variant>
      <vt:variant>
        <vt:i4>0</vt:i4>
      </vt:variant>
      <vt:variant>
        <vt:i4>5</vt:i4>
      </vt:variant>
      <vt:variant>
        <vt:lpwstr>../Docs/R1-135904.zip</vt:lpwstr>
      </vt:variant>
      <vt:variant>
        <vt:lpwstr/>
      </vt:variant>
      <vt:variant>
        <vt:i4>4325387</vt:i4>
      </vt:variant>
      <vt:variant>
        <vt:i4>4086</vt:i4>
      </vt:variant>
      <vt:variant>
        <vt:i4>0</vt:i4>
      </vt:variant>
      <vt:variant>
        <vt:i4>5</vt:i4>
      </vt:variant>
      <vt:variant>
        <vt:lpwstr>../Docs/R1-135565.zip</vt:lpwstr>
      </vt:variant>
      <vt:variant>
        <vt:lpwstr/>
      </vt:variant>
      <vt:variant>
        <vt:i4>4653066</vt:i4>
      </vt:variant>
      <vt:variant>
        <vt:i4>4083</vt:i4>
      </vt:variant>
      <vt:variant>
        <vt:i4>0</vt:i4>
      </vt:variant>
      <vt:variant>
        <vt:i4>5</vt:i4>
      </vt:variant>
      <vt:variant>
        <vt:lpwstr>../Docs/R1-135534.zip</vt:lpwstr>
      </vt:variant>
      <vt:variant>
        <vt:lpwstr/>
      </vt:variant>
      <vt:variant>
        <vt:i4>4587529</vt:i4>
      </vt:variant>
      <vt:variant>
        <vt:i4>4080</vt:i4>
      </vt:variant>
      <vt:variant>
        <vt:i4>0</vt:i4>
      </vt:variant>
      <vt:variant>
        <vt:i4>5</vt:i4>
      </vt:variant>
      <vt:variant>
        <vt:lpwstr>../Docs/R1-134634.zip</vt:lpwstr>
      </vt:variant>
      <vt:variant>
        <vt:lpwstr/>
      </vt:variant>
      <vt:variant>
        <vt:i4>4587529</vt:i4>
      </vt:variant>
      <vt:variant>
        <vt:i4>4077</vt:i4>
      </vt:variant>
      <vt:variant>
        <vt:i4>0</vt:i4>
      </vt:variant>
      <vt:variant>
        <vt:i4>5</vt:i4>
      </vt:variant>
      <vt:variant>
        <vt:lpwstr>../Docs/R1-134634.zip</vt:lpwstr>
      </vt:variant>
      <vt:variant>
        <vt:lpwstr/>
      </vt:variant>
      <vt:variant>
        <vt:i4>4587529</vt:i4>
      </vt:variant>
      <vt:variant>
        <vt:i4>4074</vt:i4>
      </vt:variant>
      <vt:variant>
        <vt:i4>0</vt:i4>
      </vt:variant>
      <vt:variant>
        <vt:i4>5</vt:i4>
      </vt:variant>
      <vt:variant>
        <vt:lpwstr>../Docs/R1-134634.zip</vt:lpwstr>
      </vt:variant>
      <vt:variant>
        <vt:lpwstr/>
      </vt:variant>
      <vt:variant>
        <vt:i4>4587529</vt:i4>
      </vt:variant>
      <vt:variant>
        <vt:i4>4071</vt:i4>
      </vt:variant>
      <vt:variant>
        <vt:i4>0</vt:i4>
      </vt:variant>
      <vt:variant>
        <vt:i4>5</vt:i4>
      </vt:variant>
      <vt:variant>
        <vt:lpwstr>../Docs/R1-135123.zip</vt:lpwstr>
      </vt:variant>
      <vt:variant>
        <vt:lpwstr/>
      </vt:variant>
      <vt:variant>
        <vt:i4>2162690</vt:i4>
      </vt:variant>
      <vt:variant>
        <vt:i4>4068</vt:i4>
      </vt:variant>
      <vt:variant>
        <vt:i4>0</vt:i4>
      </vt:variant>
      <vt:variant>
        <vt:i4>5</vt:i4>
      </vt:variant>
      <vt:variant>
        <vt:lpwstr>http://www.3gpp.org/ftp/tsg_ran/TSG_RAN/TSGR_59/Docs/RP-130404.zip</vt:lpwstr>
      </vt:variant>
      <vt:variant>
        <vt:lpwstr/>
      </vt:variant>
      <vt:variant>
        <vt:i4>4390920</vt:i4>
      </vt:variant>
      <vt:variant>
        <vt:i4>4065</vt:i4>
      </vt:variant>
      <vt:variant>
        <vt:i4>0</vt:i4>
      </vt:variant>
      <vt:variant>
        <vt:i4>5</vt:i4>
      </vt:variant>
      <vt:variant>
        <vt:lpwstr>../Docs/R1-135271.zip</vt:lpwstr>
      </vt:variant>
      <vt:variant>
        <vt:lpwstr/>
      </vt:variant>
      <vt:variant>
        <vt:i4>4653059</vt:i4>
      </vt:variant>
      <vt:variant>
        <vt:i4>4062</vt:i4>
      </vt:variant>
      <vt:variant>
        <vt:i4>0</vt:i4>
      </vt:variant>
      <vt:variant>
        <vt:i4>5</vt:i4>
      </vt:variant>
      <vt:variant>
        <vt:lpwstr>../Docs/R1-136008.zip</vt:lpwstr>
      </vt:variant>
      <vt:variant>
        <vt:lpwstr/>
      </vt:variant>
      <vt:variant>
        <vt:i4>4194315</vt:i4>
      </vt:variant>
      <vt:variant>
        <vt:i4>4059</vt:i4>
      </vt:variant>
      <vt:variant>
        <vt:i4>0</vt:i4>
      </vt:variant>
      <vt:variant>
        <vt:i4>5</vt:i4>
      </vt:variant>
      <vt:variant>
        <vt:lpwstr>../Docs/R1-135242.zip</vt:lpwstr>
      </vt:variant>
      <vt:variant>
        <vt:lpwstr/>
      </vt:variant>
      <vt:variant>
        <vt:i4>4521997</vt:i4>
      </vt:variant>
      <vt:variant>
        <vt:i4>4056</vt:i4>
      </vt:variant>
      <vt:variant>
        <vt:i4>0</vt:i4>
      </vt:variant>
      <vt:variant>
        <vt:i4>5</vt:i4>
      </vt:variant>
      <vt:variant>
        <vt:lpwstr>../Docs/R1-135412.zip</vt:lpwstr>
      </vt:variant>
      <vt:variant>
        <vt:lpwstr/>
      </vt:variant>
      <vt:variant>
        <vt:i4>5046286</vt:i4>
      </vt:variant>
      <vt:variant>
        <vt:i4>4053</vt:i4>
      </vt:variant>
      <vt:variant>
        <vt:i4>0</vt:i4>
      </vt:variant>
      <vt:variant>
        <vt:i4>5</vt:i4>
      </vt:variant>
      <vt:variant>
        <vt:lpwstr>../Docs/R1-135491.zip</vt:lpwstr>
      </vt:variant>
      <vt:variant>
        <vt:lpwstr/>
      </vt:variant>
      <vt:variant>
        <vt:i4>5046281</vt:i4>
      </vt:variant>
      <vt:variant>
        <vt:i4>4050</vt:i4>
      </vt:variant>
      <vt:variant>
        <vt:i4>0</vt:i4>
      </vt:variant>
      <vt:variant>
        <vt:i4>5</vt:i4>
      </vt:variant>
      <vt:variant>
        <vt:lpwstr>../Docs/R1-135597.zip</vt:lpwstr>
      </vt:variant>
      <vt:variant>
        <vt:lpwstr/>
      </vt:variant>
      <vt:variant>
        <vt:i4>4587530</vt:i4>
      </vt:variant>
      <vt:variant>
        <vt:i4>4047</vt:i4>
      </vt:variant>
      <vt:variant>
        <vt:i4>0</vt:i4>
      </vt:variant>
      <vt:variant>
        <vt:i4>5</vt:i4>
      </vt:variant>
      <vt:variant>
        <vt:lpwstr>../Docs/R1-135524.zip</vt:lpwstr>
      </vt:variant>
      <vt:variant>
        <vt:lpwstr/>
      </vt:variant>
      <vt:variant>
        <vt:i4>4390927</vt:i4>
      </vt:variant>
      <vt:variant>
        <vt:i4>4044</vt:i4>
      </vt:variant>
      <vt:variant>
        <vt:i4>0</vt:i4>
      </vt:variant>
      <vt:variant>
        <vt:i4>5</vt:i4>
      </vt:variant>
      <vt:variant>
        <vt:lpwstr>../Docs/R1-135377.zip</vt:lpwstr>
      </vt:variant>
      <vt:variant>
        <vt:lpwstr/>
      </vt:variant>
      <vt:variant>
        <vt:i4>4194319</vt:i4>
      </vt:variant>
      <vt:variant>
        <vt:i4>4041</vt:i4>
      </vt:variant>
      <vt:variant>
        <vt:i4>0</vt:i4>
      </vt:variant>
      <vt:variant>
        <vt:i4>5</vt:i4>
      </vt:variant>
      <vt:variant>
        <vt:lpwstr>../Docs/R1-135145.zip</vt:lpwstr>
      </vt:variant>
      <vt:variant>
        <vt:lpwstr/>
      </vt:variant>
      <vt:variant>
        <vt:i4>5046285</vt:i4>
      </vt:variant>
      <vt:variant>
        <vt:i4>4038</vt:i4>
      </vt:variant>
      <vt:variant>
        <vt:i4>0</vt:i4>
      </vt:variant>
      <vt:variant>
        <vt:i4>5</vt:i4>
      </vt:variant>
      <vt:variant>
        <vt:lpwstr>../Docs/R1-135096.zip</vt:lpwstr>
      </vt:variant>
      <vt:variant>
        <vt:lpwstr/>
      </vt:variant>
      <vt:variant>
        <vt:i4>4456459</vt:i4>
      </vt:variant>
      <vt:variant>
        <vt:i4>4035</vt:i4>
      </vt:variant>
      <vt:variant>
        <vt:i4>0</vt:i4>
      </vt:variant>
      <vt:variant>
        <vt:i4>5</vt:i4>
      </vt:variant>
      <vt:variant>
        <vt:lpwstr>../Docs/R1-135404.zip</vt:lpwstr>
      </vt:variant>
      <vt:variant>
        <vt:lpwstr/>
      </vt:variant>
      <vt:variant>
        <vt:i4>4587528</vt:i4>
      </vt:variant>
      <vt:variant>
        <vt:i4>4032</vt:i4>
      </vt:variant>
      <vt:variant>
        <vt:i4>0</vt:i4>
      </vt:variant>
      <vt:variant>
        <vt:i4>5</vt:i4>
      </vt:variant>
      <vt:variant>
        <vt:lpwstr>../Docs/R1-135122.zip</vt:lpwstr>
      </vt:variant>
      <vt:variant>
        <vt:lpwstr/>
      </vt:variant>
      <vt:variant>
        <vt:i4>4259852</vt:i4>
      </vt:variant>
      <vt:variant>
        <vt:i4>4029</vt:i4>
      </vt:variant>
      <vt:variant>
        <vt:i4>0</vt:i4>
      </vt:variant>
      <vt:variant>
        <vt:i4>5</vt:i4>
      </vt:variant>
      <vt:variant>
        <vt:lpwstr>../Docs/R1-135552.zip</vt:lpwstr>
      </vt:variant>
      <vt:variant>
        <vt:lpwstr/>
      </vt:variant>
      <vt:variant>
        <vt:i4>5046285</vt:i4>
      </vt:variant>
      <vt:variant>
        <vt:i4>4026</vt:i4>
      </vt:variant>
      <vt:variant>
        <vt:i4>0</vt:i4>
      </vt:variant>
      <vt:variant>
        <vt:i4>5</vt:i4>
      </vt:variant>
      <vt:variant>
        <vt:lpwstr>../Docs/R1-135492.zip</vt:lpwstr>
      </vt:variant>
      <vt:variant>
        <vt:lpwstr/>
      </vt:variant>
      <vt:variant>
        <vt:i4>4390924</vt:i4>
      </vt:variant>
      <vt:variant>
        <vt:i4>4023</vt:i4>
      </vt:variant>
      <vt:variant>
        <vt:i4>0</vt:i4>
      </vt:variant>
      <vt:variant>
        <vt:i4>5</vt:i4>
      </vt:variant>
      <vt:variant>
        <vt:lpwstr>../Docs/R1-135770.zip</vt:lpwstr>
      </vt:variant>
      <vt:variant>
        <vt:lpwstr/>
      </vt:variant>
      <vt:variant>
        <vt:i4>4653064</vt:i4>
      </vt:variant>
      <vt:variant>
        <vt:i4>4020</vt:i4>
      </vt:variant>
      <vt:variant>
        <vt:i4>0</vt:i4>
      </vt:variant>
      <vt:variant>
        <vt:i4>5</vt:i4>
      </vt:variant>
      <vt:variant>
        <vt:lpwstr>../Docs/R1-135231.zip</vt:lpwstr>
      </vt:variant>
      <vt:variant>
        <vt:lpwstr/>
      </vt:variant>
      <vt:variant>
        <vt:i4>4194306</vt:i4>
      </vt:variant>
      <vt:variant>
        <vt:i4>4017</vt:i4>
      </vt:variant>
      <vt:variant>
        <vt:i4>0</vt:i4>
      </vt:variant>
      <vt:variant>
        <vt:i4>5</vt:i4>
      </vt:variant>
      <vt:variant>
        <vt:lpwstr>../Docs/R1-135049.zip</vt:lpwstr>
      </vt:variant>
      <vt:variant>
        <vt:lpwstr/>
      </vt:variant>
      <vt:variant>
        <vt:i4>4980747</vt:i4>
      </vt:variant>
      <vt:variant>
        <vt:i4>4014</vt:i4>
      </vt:variant>
      <vt:variant>
        <vt:i4>0</vt:i4>
      </vt:variant>
      <vt:variant>
        <vt:i4>5</vt:i4>
      </vt:variant>
      <vt:variant>
        <vt:lpwstr>../Docs/R1-135181.zip</vt:lpwstr>
      </vt:variant>
      <vt:variant>
        <vt:lpwstr/>
      </vt:variant>
      <vt:variant>
        <vt:i4>4194315</vt:i4>
      </vt:variant>
      <vt:variant>
        <vt:i4>4011</vt:i4>
      </vt:variant>
      <vt:variant>
        <vt:i4>0</vt:i4>
      </vt:variant>
      <vt:variant>
        <vt:i4>5</vt:i4>
      </vt:variant>
      <vt:variant>
        <vt:lpwstr>../Docs/R1-135545.zip</vt:lpwstr>
      </vt:variant>
      <vt:variant>
        <vt:lpwstr/>
      </vt:variant>
      <vt:variant>
        <vt:i4>4259848</vt:i4>
      </vt:variant>
      <vt:variant>
        <vt:i4>4008</vt:i4>
      </vt:variant>
      <vt:variant>
        <vt:i4>0</vt:i4>
      </vt:variant>
      <vt:variant>
        <vt:i4>5</vt:i4>
      </vt:variant>
      <vt:variant>
        <vt:lpwstr>../Docs/R1-135251.zip</vt:lpwstr>
      </vt:variant>
      <vt:variant>
        <vt:lpwstr/>
      </vt:variant>
      <vt:variant>
        <vt:i4>4194307</vt:i4>
      </vt:variant>
      <vt:variant>
        <vt:i4>4005</vt:i4>
      </vt:variant>
      <vt:variant>
        <vt:i4>0</vt:i4>
      </vt:variant>
      <vt:variant>
        <vt:i4>5</vt:i4>
      </vt:variant>
      <vt:variant>
        <vt:lpwstr>../Docs/R1-136078.zip</vt:lpwstr>
      </vt:variant>
      <vt:variant>
        <vt:lpwstr/>
      </vt:variant>
      <vt:variant>
        <vt:i4>4194316</vt:i4>
      </vt:variant>
      <vt:variant>
        <vt:i4>4002</vt:i4>
      </vt:variant>
      <vt:variant>
        <vt:i4>0</vt:i4>
      </vt:variant>
      <vt:variant>
        <vt:i4>5</vt:i4>
      </vt:variant>
      <vt:variant>
        <vt:lpwstr>../Docs/R1-136077.zip</vt:lpwstr>
      </vt:variant>
      <vt:variant>
        <vt:lpwstr/>
      </vt:variant>
      <vt:variant>
        <vt:i4>4587521</vt:i4>
      </vt:variant>
      <vt:variant>
        <vt:i4>3999</vt:i4>
      </vt:variant>
      <vt:variant>
        <vt:i4>0</vt:i4>
      </vt:variant>
      <vt:variant>
        <vt:i4>5</vt:i4>
      </vt:variant>
      <vt:variant>
        <vt:lpwstr>../Docs/R1-135923.zip</vt:lpwstr>
      </vt:variant>
      <vt:variant>
        <vt:lpwstr/>
      </vt:variant>
      <vt:variant>
        <vt:i4>4587526</vt:i4>
      </vt:variant>
      <vt:variant>
        <vt:i4>3996</vt:i4>
      </vt:variant>
      <vt:variant>
        <vt:i4>0</vt:i4>
      </vt:variant>
      <vt:variant>
        <vt:i4>5</vt:i4>
      </vt:variant>
      <vt:variant>
        <vt:lpwstr>../Docs/R1-135924.zip</vt:lpwstr>
      </vt:variant>
      <vt:variant>
        <vt:lpwstr/>
      </vt:variant>
      <vt:variant>
        <vt:i4>4587526</vt:i4>
      </vt:variant>
      <vt:variant>
        <vt:i4>3993</vt:i4>
      </vt:variant>
      <vt:variant>
        <vt:i4>0</vt:i4>
      </vt:variant>
      <vt:variant>
        <vt:i4>5</vt:i4>
      </vt:variant>
      <vt:variant>
        <vt:lpwstr>../Docs/R1-135924.zip</vt:lpwstr>
      </vt:variant>
      <vt:variant>
        <vt:lpwstr/>
      </vt:variant>
      <vt:variant>
        <vt:i4>4587521</vt:i4>
      </vt:variant>
      <vt:variant>
        <vt:i4>3990</vt:i4>
      </vt:variant>
      <vt:variant>
        <vt:i4>0</vt:i4>
      </vt:variant>
      <vt:variant>
        <vt:i4>5</vt:i4>
      </vt:variant>
      <vt:variant>
        <vt:lpwstr>../Docs/R1-135923.zip</vt:lpwstr>
      </vt:variant>
      <vt:variant>
        <vt:lpwstr/>
      </vt:variant>
      <vt:variant>
        <vt:i4>4587520</vt:i4>
      </vt:variant>
      <vt:variant>
        <vt:i4>3987</vt:i4>
      </vt:variant>
      <vt:variant>
        <vt:i4>0</vt:i4>
      </vt:variant>
      <vt:variant>
        <vt:i4>5</vt:i4>
      </vt:variant>
      <vt:variant>
        <vt:lpwstr>../Docs/R1-135922.zip</vt:lpwstr>
      </vt:variant>
      <vt:variant>
        <vt:lpwstr/>
      </vt:variant>
      <vt:variant>
        <vt:i4>4587523</vt:i4>
      </vt:variant>
      <vt:variant>
        <vt:i4>3984</vt:i4>
      </vt:variant>
      <vt:variant>
        <vt:i4>0</vt:i4>
      </vt:variant>
      <vt:variant>
        <vt:i4>5</vt:i4>
      </vt:variant>
      <vt:variant>
        <vt:lpwstr>../Docs/R1-135921.zip</vt:lpwstr>
      </vt:variant>
      <vt:variant>
        <vt:lpwstr/>
      </vt:variant>
      <vt:variant>
        <vt:i4>4587523</vt:i4>
      </vt:variant>
      <vt:variant>
        <vt:i4>3981</vt:i4>
      </vt:variant>
      <vt:variant>
        <vt:i4>0</vt:i4>
      </vt:variant>
      <vt:variant>
        <vt:i4>5</vt:i4>
      </vt:variant>
      <vt:variant>
        <vt:lpwstr>../Docs/R1-135921.zip</vt:lpwstr>
      </vt:variant>
      <vt:variant>
        <vt:lpwstr/>
      </vt:variant>
      <vt:variant>
        <vt:i4>4587531</vt:i4>
      </vt:variant>
      <vt:variant>
        <vt:i4>3978</vt:i4>
      </vt:variant>
      <vt:variant>
        <vt:i4>0</vt:i4>
      </vt:variant>
      <vt:variant>
        <vt:i4>5</vt:i4>
      </vt:variant>
      <vt:variant>
        <vt:lpwstr>../Docs/R1-136010.zip</vt:lpwstr>
      </vt:variant>
      <vt:variant>
        <vt:lpwstr/>
      </vt:variant>
      <vt:variant>
        <vt:i4>4653068</vt:i4>
      </vt:variant>
      <vt:variant>
        <vt:i4>3975</vt:i4>
      </vt:variant>
      <vt:variant>
        <vt:i4>0</vt:i4>
      </vt:variant>
      <vt:variant>
        <vt:i4>5</vt:i4>
      </vt:variant>
      <vt:variant>
        <vt:lpwstr>../Docs/R1-136007.zip</vt:lpwstr>
      </vt:variant>
      <vt:variant>
        <vt:lpwstr/>
      </vt:variant>
      <vt:variant>
        <vt:i4>4259842</vt:i4>
      </vt:variant>
      <vt:variant>
        <vt:i4>3972</vt:i4>
      </vt:variant>
      <vt:variant>
        <vt:i4>0</vt:i4>
      </vt:variant>
      <vt:variant>
        <vt:i4>5</vt:i4>
      </vt:variant>
      <vt:variant>
        <vt:lpwstr>../Docs/R1-135950.zip</vt:lpwstr>
      </vt:variant>
      <vt:variant>
        <vt:lpwstr/>
      </vt:variant>
      <vt:variant>
        <vt:i4>4259841</vt:i4>
      </vt:variant>
      <vt:variant>
        <vt:i4>3969</vt:i4>
      </vt:variant>
      <vt:variant>
        <vt:i4>0</vt:i4>
      </vt:variant>
      <vt:variant>
        <vt:i4>5</vt:i4>
      </vt:variant>
      <vt:variant>
        <vt:lpwstr>../Docs/R1-135953.zip</vt:lpwstr>
      </vt:variant>
      <vt:variant>
        <vt:lpwstr/>
      </vt:variant>
      <vt:variant>
        <vt:i4>4587534</vt:i4>
      </vt:variant>
      <vt:variant>
        <vt:i4>3966</vt:i4>
      </vt:variant>
      <vt:variant>
        <vt:i4>0</vt:i4>
      </vt:variant>
      <vt:variant>
        <vt:i4>5</vt:i4>
      </vt:variant>
      <vt:variant>
        <vt:lpwstr>../Docs/R1-135227.zip</vt:lpwstr>
      </vt:variant>
      <vt:variant>
        <vt:lpwstr/>
      </vt:variant>
      <vt:variant>
        <vt:i4>4653058</vt:i4>
      </vt:variant>
      <vt:variant>
        <vt:i4>3963</vt:i4>
      </vt:variant>
      <vt:variant>
        <vt:i4>0</vt:i4>
      </vt:variant>
      <vt:variant>
        <vt:i4>5</vt:i4>
      </vt:variant>
      <vt:variant>
        <vt:lpwstr>../Docs/R1-135831.zip</vt:lpwstr>
      </vt:variant>
      <vt:variant>
        <vt:lpwstr/>
      </vt:variant>
      <vt:variant>
        <vt:i4>4587534</vt:i4>
      </vt:variant>
      <vt:variant>
        <vt:i4>3960</vt:i4>
      </vt:variant>
      <vt:variant>
        <vt:i4>0</vt:i4>
      </vt:variant>
      <vt:variant>
        <vt:i4>5</vt:i4>
      </vt:variant>
      <vt:variant>
        <vt:lpwstr>../Docs/R1-135227.zip</vt:lpwstr>
      </vt:variant>
      <vt:variant>
        <vt:lpwstr/>
      </vt:variant>
      <vt:variant>
        <vt:i4>4456451</vt:i4>
      </vt:variant>
      <vt:variant>
        <vt:i4>3957</vt:i4>
      </vt:variant>
      <vt:variant>
        <vt:i4>0</vt:i4>
      </vt:variant>
      <vt:variant>
        <vt:i4>5</vt:i4>
      </vt:variant>
      <vt:variant>
        <vt:lpwstr>../Docs/R1-135800.zip</vt:lpwstr>
      </vt:variant>
      <vt:variant>
        <vt:lpwstr/>
      </vt:variant>
      <vt:variant>
        <vt:i4>4980746</vt:i4>
      </vt:variant>
      <vt:variant>
        <vt:i4>3954</vt:i4>
      </vt:variant>
      <vt:variant>
        <vt:i4>0</vt:i4>
      </vt:variant>
      <vt:variant>
        <vt:i4>5</vt:i4>
      </vt:variant>
      <vt:variant>
        <vt:lpwstr>../Docs/R1-135180.zip</vt:lpwstr>
      </vt:variant>
      <vt:variant>
        <vt:lpwstr/>
      </vt:variant>
      <vt:variant>
        <vt:i4>4653056</vt:i4>
      </vt:variant>
      <vt:variant>
        <vt:i4>3951</vt:i4>
      </vt:variant>
      <vt:variant>
        <vt:i4>0</vt:i4>
      </vt:variant>
      <vt:variant>
        <vt:i4>5</vt:i4>
      </vt:variant>
      <vt:variant>
        <vt:lpwstr>../Docs/R1-135239.zip</vt:lpwstr>
      </vt:variant>
      <vt:variant>
        <vt:lpwstr/>
      </vt:variant>
      <vt:variant>
        <vt:i4>4587521</vt:i4>
      </vt:variant>
      <vt:variant>
        <vt:i4>3948</vt:i4>
      </vt:variant>
      <vt:variant>
        <vt:i4>0</vt:i4>
      </vt:variant>
      <vt:variant>
        <vt:i4>5</vt:i4>
      </vt:variant>
      <vt:variant>
        <vt:lpwstr>../Docs/R1-135329.zip</vt:lpwstr>
      </vt:variant>
      <vt:variant>
        <vt:lpwstr/>
      </vt:variant>
      <vt:variant>
        <vt:i4>4390925</vt:i4>
      </vt:variant>
      <vt:variant>
        <vt:i4>3945</vt:i4>
      </vt:variant>
      <vt:variant>
        <vt:i4>0</vt:i4>
      </vt:variant>
      <vt:variant>
        <vt:i4>5</vt:i4>
      </vt:variant>
      <vt:variant>
        <vt:lpwstr>../Docs/R1-135375.zip</vt:lpwstr>
      </vt:variant>
      <vt:variant>
        <vt:lpwstr/>
      </vt:variant>
      <vt:variant>
        <vt:i4>4194307</vt:i4>
      </vt:variant>
      <vt:variant>
        <vt:i4>3942</vt:i4>
      </vt:variant>
      <vt:variant>
        <vt:i4>0</vt:i4>
      </vt:variant>
      <vt:variant>
        <vt:i4>5</vt:i4>
      </vt:variant>
      <vt:variant>
        <vt:lpwstr>../Docs/R1-135048.zip</vt:lpwstr>
      </vt:variant>
      <vt:variant>
        <vt:lpwstr/>
      </vt:variant>
      <vt:variant>
        <vt:i4>4194306</vt:i4>
      </vt:variant>
      <vt:variant>
        <vt:i4>3939</vt:i4>
      </vt:variant>
      <vt:variant>
        <vt:i4>0</vt:i4>
      </vt:variant>
      <vt:variant>
        <vt:i4>5</vt:i4>
      </vt:variant>
      <vt:variant>
        <vt:lpwstr>../Docs/R1-135940.zip</vt:lpwstr>
      </vt:variant>
      <vt:variant>
        <vt:lpwstr/>
      </vt:variant>
      <vt:variant>
        <vt:i4>5046287</vt:i4>
      </vt:variant>
      <vt:variant>
        <vt:i4>3936</vt:i4>
      </vt:variant>
      <vt:variant>
        <vt:i4>0</vt:i4>
      </vt:variant>
      <vt:variant>
        <vt:i4>5</vt:i4>
      </vt:variant>
      <vt:variant>
        <vt:lpwstr>../Docs/R1-135490.zip</vt:lpwstr>
      </vt:variant>
      <vt:variant>
        <vt:lpwstr/>
      </vt:variant>
      <vt:variant>
        <vt:i4>4325381</vt:i4>
      </vt:variant>
      <vt:variant>
        <vt:i4>3933</vt:i4>
      </vt:variant>
      <vt:variant>
        <vt:i4>0</vt:i4>
      </vt:variant>
      <vt:variant>
        <vt:i4>5</vt:i4>
      </vt:variant>
      <vt:variant>
        <vt:lpwstr>../Docs/R1-135769.zip</vt:lpwstr>
      </vt:variant>
      <vt:variant>
        <vt:lpwstr/>
      </vt:variant>
      <vt:variant>
        <vt:i4>4390926</vt:i4>
      </vt:variant>
      <vt:variant>
        <vt:i4>3930</vt:i4>
      </vt:variant>
      <vt:variant>
        <vt:i4>0</vt:i4>
      </vt:variant>
      <vt:variant>
        <vt:i4>5</vt:i4>
      </vt:variant>
      <vt:variant>
        <vt:lpwstr>../Docs/R1-135376.zip</vt:lpwstr>
      </vt:variant>
      <vt:variant>
        <vt:lpwstr/>
      </vt:variant>
      <vt:variant>
        <vt:i4>4390915</vt:i4>
      </vt:variant>
      <vt:variant>
        <vt:i4>3927</vt:i4>
      </vt:variant>
      <vt:variant>
        <vt:i4>0</vt:i4>
      </vt:variant>
      <vt:variant>
        <vt:i4>5</vt:i4>
      </vt:variant>
      <vt:variant>
        <vt:lpwstr>../Docs/R1-135179.zip</vt:lpwstr>
      </vt:variant>
      <vt:variant>
        <vt:lpwstr/>
      </vt:variant>
      <vt:variant>
        <vt:i4>5046275</vt:i4>
      </vt:variant>
      <vt:variant>
        <vt:i4>3924</vt:i4>
      </vt:variant>
      <vt:variant>
        <vt:i4>0</vt:i4>
      </vt:variant>
      <vt:variant>
        <vt:i4>5</vt:i4>
      </vt:variant>
      <vt:variant>
        <vt:lpwstr>../Docs/R1-135890.zip</vt:lpwstr>
      </vt:variant>
      <vt:variant>
        <vt:lpwstr/>
      </vt:variant>
      <vt:variant>
        <vt:i4>4194313</vt:i4>
      </vt:variant>
      <vt:variant>
        <vt:i4>3921</vt:i4>
      </vt:variant>
      <vt:variant>
        <vt:i4>0</vt:i4>
      </vt:variant>
      <vt:variant>
        <vt:i4>5</vt:i4>
      </vt:variant>
      <vt:variant>
        <vt:lpwstr>../Docs/R1-135240.zip</vt:lpwstr>
      </vt:variant>
      <vt:variant>
        <vt:lpwstr/>
      </vt:variant>
      <vt:variant>
        <vt:i4>4194312</vt:i4>
      </vt:variant>
      <vt:variant>
        <vt:i4>3918</vt:i4>
      </vt:variant>
      <vt:variant>
        <vt:i4>0</vt:i4>
      </vt:variant>
      <vt:variant>
        <vt:i4>5</vt:i4>
      </vt:variant>
      <vt:variant>
        <vt:lpwstr>../Docs/R1-135241.zip</vt:lpwstr>
      </vt:variant>
      <vt:variant>
        <vt:lpwstr/>
      </vt:variant>
      <vt:variant>
        <vt:i4>4653065</vt:i4>
      </vt:variant>
      <vt:variant>
        <vt:i4>3915</vt:i4>
      </vt:variant>
      <vt:variant>
        <vt:i4>0</vt:i4>
      </vt:variant>
      <vt:variant>
        <vt:i4>5</vt:i4>
      </vt:variant>
      <vt:variant>
        <vt:lpwstr>../Docs/R1-135230.zip</vt:lpwstr>
      </vt:variant>
      <vt:variant>
        <vt:lpwstr/>
      </vt:variant>
      <vt:variant>
        <vt:i4>4587520</vt:i4>
      </vt:variant>
      <vt:variant>
        <vt:i4>3912</vt:i4>
      </vt:variant>
      <vt:variant>
        <vt:i4>0</vt:i4>
      </vt:variant>
      <vt:variant>
        <vt:i4>5</vt:i4>
      </vt:variant>
      <vt:variant>
        <vt:lpwstr>../Docs/R1-135229.zip</vt:lpwstr>
      </vt:variant>
      <vt:variant>
        <vt:lpwstr/>
      </vt:variant>
      <vt:variant>
        <vt:i4>4587525</vt:i4>
      </vt:variant>
      <vt:variant>
        <vt:i4>3909</vt:i4>
      </vt:variant>
      <vt:variant>
        <vt:i4>0</vt:i4>
      </vt:variant>
      <vt:variant>
        <vt:i4>5</vt:i4>
      </vt:variant>
      <vt:variant>
        <vt:lpwstr>../Docs/R1-135826.zip</vt:lpwstr>
      </vt:variant>
      <vt:variant>
        <vt:lpwstr/>
      </vt:variant>
      <vt:variant>
        <vt:i4>4587521</vt:i4>
      </vt:variant>
      <vt:variant>
        <vt:i4>3906</vt:i4>
      </vt:variant>
      <vt:variant>
        <vt:i4>0</vt:i4>
      </vt:variant>
      <vt:variant>
        <vt:i4>5</vt:i4>
      </vt:variant>
      <vt:variant>
        <vt:lpwstr>../Docs/R1-135228.zip</vt:lpwstr>
      </vt:variant>
      <vt:variant>
        <vt:lpwstr/>
      </vt:variant>
      <vt:variant>
        <vt:i4>4587526</vt:i4>
      </vt:variant>
      <vt:variant>
        <vt:i4>3903</vt:i4>
      </vt:variant>
      <vt:variant>
        <vt:i4>0</vt:i4>
      </vt:variant>
      <vt:variant>
        <vt:i4>5</vt:i4>
      </vt:variant>
      <vt:variant>
        <vt:lpwstr>../Docs/R1-135825.zip</vt:lpwstr>
      </vt:variant>
      <vt:variant>
        <vt:lpwstr/>
      </vt:variant>
      <vt:variant>
        <vt:i4>5046280</vt:i4>
      </vt:variant>
      <vt:variant>
        <vt:i4>3900</vt:i4>
      </vt:variant>
      <vt:variant>
        <vt:i4>0</vt:i4>
      </vt:variant>
      <vt:variant>
        <vt:i4>5</vt:i4>
      </vt:variant>
      <vt:variant>
        <vt:lpwstr>../Docs/R1-135596.zip</vt:lpwstr>
      </vt:variant>
      <vt:variant>
        <vt:lpwstr/>
      </vt:variant>
      <vt:variant>
        <vt:i4>5046283</vt:i4>
      </vt:variant>
      <vt:variant>
        <vt:i4>3897</vt:i4>
      </vt:variant>
      <vt:variant>
        <vt:i4>0</vt:i4>
      </vt:variant>
      <vt:variant>
        <vt:i4>5</vt:i4>
      </vt:variant>
      <vt:variant>
        <vt:lpwstr>../Docs/R1-135595.zip</vt:lpwstr>
      </vt:variant>
      <vt:variant>
        <vt:lpwstr/>
      </vt:variant>
      <vt:variant>
        <vt:i4>4587533</vt:i4>
      </vt:variant>
      <vt:variant>
        <vt:i4>3894</vt:i4>
      </vt:variant>
      <vt:variant>
        <vt:i4>0</vt:i4>
      </vt:variant>
      <vt:variant>
        <vt:i4>5</vt:i4>
      </vt:variant>
      <vt:variant>
        <vt:lpwstr>../Docs/R1-135523.zip</vt:lpwstr>
      </vt:variant>
      <vt:variant>
        <vt:lpwstr/>
      </vt:variant>
      <vt:variant>
        <vt:i4>4980740</vt:i4>
      </vt:variant>
      <vt:variant>
        <vt:i4>3891</vt:i4>
      </vt:variant>
      <vt:variant>
        <vt:i4>0</vt:i4>
      </vt:variant>
      <vt:variant>
        <vt:i4>5</vt:i4>
      </vt:variant>
      <vt:variant>
        <vt:lpwstr>../Docs/R1-135887.zip</vt:lpwstr>
      </vt:variant>
      <vt:variant>
        <vt:lpwstr/>
      </vt:variant>
      <vt:variant>
        <vt:i4>4587522</vt:i4>
      </vt:variant>
      <vt:variant>
        <vt:i4>3888</vt:i4>
      </vt:variant>
      <vt:variant>
        <vt:i4>0</vt:i4>
      </vt:variant>
      <vt:variant>
        <vt:i4>5</vt:i4>
      </vt:variant>
      <vt:variant>
        <vt:lpwstr>../Docs/R1-135920.zip</vt:lpwstr>
      </vt:variant>
      <vt:variant>
        <vt:lpwstr/>
      </vt:variant>
      <vt:variant>
        <vt:i4>4456453</vt:i4>
      </vt:variant>
      <vt:variant>
        <vt:i4>3885</vt:i4>
      </vt:variant>
      <vt:variant>
        <vt:i4>0</vt:i4>
      </vt:variant>
      <vt:variant>
        <vt:i4>5</vt:i4>
      </vt:variant>
      <vt:variant>
        <vt:lpwstr>../Docs/R1-135907.zip</vt:lpwstr>
      </vt:variant>
      <vt:variant>
        <vt:lpwstr/>
      </vt:variant>
      <vt:variant>
        <vt:i4>4521985</vt:i4>
      </vt:variant>
      <vt:variant>
        <vt:i4>3882</vt:i4>
      </vt:variant>
      <vt:variant>
        <vt:i4>0</vt:i4>
      </vt:variant>
      <vt:variant>
        <vt:i4>5</vt:i4>
      </vt:variant>
      <vt:variant>
        <vt:lpwstr>../Docs/R1-135913.zip</vt:lpwstr>
      </vt:variant>
      <vt:variant>
        <vt:lpwstr/>
      </vt:variant>
      <vt:variant>
        <vt:i4>4521985</vt:i4>
      </vt:variant>
      <vt:variant>
        <vt:i4>3879</vt:i4>
      </vt:variant>
      <vt:variant>
        <vt:i4>0</vt:i4>
      </vt:variant>
      <vt:variant>
        <vt:i4>5</vt:i4>
      </vt:variant>
      <vt:variant>
        <vt:lpwstr>../Docs/R1-135913.zip</vt:lpwstr>
      </vt:variant>
      <vt:variant>
        <vt:lpwstr/>
      </vt:variant>
      <vt:variant>
        <vt:i4>4456453</vt:i4>
      </vt:variant>
      <vt:variant>
        <vt:i4>3876</vt:i4>
      </vt:variant>
      <vt:variant>
        <vt:i4>0</vt:i4>
      </vt:variant>
      <vt:variant>
        <vt:i4>5</vt:i4>
      </vt:variant>
      <vt:variant>
        <vt:lpwstr>../Docs/R1-135907.zip</vt:lpwstr>
      </vt:variant>
      <vt:variant>
        <vt:lpwstr/>
      </vt:variant>
      <vt:variant>
        <vt:i4>4456456</vt:i4>
      </vt:variant>
      <vt:variant>
        <vt:i4>3873</vt:i4>
      </vt:variant>
      <vt:variant>
        <vt:i4>0</vt:i4>
      </vt:variant>
      <vt:variant>
        <vt:i4>5</vt:i4>
      </vt:variant>
      <vt:variant>
        <vt:lpwstr>../Docs/R1-136033.zip</vt:lpwstr>
      </vt:variant>
      <vt:variant>
        <vt:lpwstr/>
      </vt:variant>
      <vt:variant>
        <vt:i4>2949135</vt:i4>
      </vt:variant>
      <vt:variant>
        <vt:i4>3870</vt:i4>
      </vt:variant>
      <vt:variant>
        <vt:i4>0</vt:i4>
      </vt:variant>
      <vt:variant>
        <vt:i4>5</vt:i4>
      </vt:variant>
      <vt:variant>
        <vt:lpwstr>http://www.3gpp.org/ftp/tsg_ran/TSG_RAN/TSGR_60/Docs/RP-130847.zip</vt:lpwstr>
      </vt:variant>
      <vt:variant>
        <vt:lpwstr/>
      </vt:variant>
      <vt:variant>
        <vt:i4>4980742</vt:i4>
      </vt:variant>
      <vt:variant>
        <vt:i4>3867</vt:i4>
      </vt:variant>
      <vt:variant>
        <vt:i4>0</vt:i4>
      </vt:variant>
      <vt:variant>
        <vt:i4>5</vt:i4>
      </vt:variant>
      <vt:variant>
        <vt:lpwstr>../Docs/R1-135489.zip</vt:lpwstr>
      </vt:variant>
      <vt:variant>
        <vt:lpwstr/>
      </vt:variant>
      <vt:variant>
        <vt:i4>4521994</vt:i4>
      </vt:variant>
      <vt:variant>
        <vt:i4>3864</vt:i4>
      </vt:variant>
      <vt:variant>
        <vt:i4>0</vt:i4>
      </vt:variant>
      <vt:variant>
        <vt:i4>5</vt:i4>
      </vt:variant>
      <vt:variant>
        <vt:lpwstr>../Docs/R1-135415.zip</vt:lpwstr>
      </vt:variant>
      <vt:variant>
        <vt:lpwstr/>
      </vt:variant>
      <vt:variant>
        <vt:i4>4521986</vt:i4>
      </vt:variant>
      <vt:variant>
        <vt:i4>3861</vt:i4>
      </vt:variant>
      <vt:variant>
        <vt:i4>0</vt:i4>
      </vt:variant>
      <vt:variant>
        <vt:i4>5</vt:i4>
      </vt:variant>
      <vt:variant>
        <vt:lpwstr>../Docs/R1-135910.zip</vt:lpwstr>
      </vt:variant>
      <vt:variant>
        <vt:lpwstr/>
      </vt:variant>
      <vt:variant>
        <vt:i4>4456459</vt:i4>
      </vt:variant>
      <vt:variant>
        <vt:i4>3858</vt:i4>
      </vt:variant>
      <vt:variant>
        <vt:i4>0</vt:i4>
      </vt:variant>
      <vt:variant>
        <vt:i4>5</vt:i4>
      </vt:variant>
      <vt:variant>
        <vt:lpwstr>../Docs/R1-135909.zip</vt:lpwstr>
      </vt:variant>
      <vt:variant>
        <vt:lpwstr/>
      </vt:variant>
      <vt:variant>
        <vt:i4>4587520</vt:i4>
      </vt:variant>
      <vt:variant>
        <vt:i4>3855</vt:i4>
      </vt:variant>
      <vt:variant>
        <vt:i4>0</vt:i4>
      </vt:variant>
      <vt:variant>
        <vt:i4>5</vt:i4>
      </vt:variant>
      <vt:variant>
        <vt:lpwstr>../Docs/R1-135328.zip</vt:lpwstr>
      </vt:variant>
      <vt:variant>
        <vt:lpwstr/>
      </vt:variant>
      <vt:variant>
        <vt:i4>5046276</vt:i4>
      </vt:variant>
      <vt:variant>
        <vt:i4>3852</vt:i4>
      </vt:variant>
      <vt:variant>
        <vt:i4>0</vt:i4>
      </vt:variant>
      <vt:variant>
        <vt:i4>5</vt:i4>
      </vt:variant>
      <vt:variant>
        <vt:lpwstr>../Docs/R1-135897.zip</vt:lpwstr>
      </vt:variant>
      <vt:variant>
        <vt:lpwstr/>
      </vt:variant>
      <vt:variant>
        <vt:i4>4587535</vt:i4>
      </vt:variant>
      <vt:variant>
        <vt:i4>3849</vt:i4>
      </vt:variant>
      <vt:variant>
        <vt:i4>0</vt:i4>
      </vt:variant>
      <vt:variant>
        <vt:i4>5</vt:i4>
      </vt:variant>
      <vt:variant>
        <vt:lpwstr>../Docs/R1-135327.zip</vt:lpwstr>
      </vt:variant>
      <vt:variant>
        <vt:lpwstr/>
      </vt:variant>
      <vt:variant>
        <vt:i4>4456458</vt:i4>
      </vt:variant>
      <vt:variant>
        <vt:i4>3846</vt:i4>
      </vt:variant>
      <vt:variant>
        <vt:i4>0</vt:i4>
      </vt:variant>
      <vt:variant>
        <vt:i4>5</vt:i4>
      </vt:variant>
      <vt:variant>
        <vt:lpwstr>../Docs/R1-135908.zip</vt:lpwstr>
      </vt:variant>
      <vt:variant>
        <vt:lpwstr/>
      </vt:variant>
      <vt:variant>
        <vt:i4>4980739</vt:i4>
      </vt:variant>
      <vt:variant>
        <vt:i4>3843</vt:i4>
      </vt:variant>
      <vt:variant>
        <vt:i4>0</vt:i4>
      </vt:variant>
      <vt:variant>
        <vt:i4>5</vt:i4>
      </vt:variant>
      <vt:variant>
        <vt:lpwstr>../Docs/R1-135981.zip</vt:lpwstr>
      </vt:variant>
      <vt:variant>
        <vt:lpwstr/>
      </vt:variant>
      <vt:variant>
        <vt:i4>4456458</vt:i4>
      </vt:variant>
      <vt:variant>
        <vt:i4>3840</vt:i4>
      </vt:variant>
      <vt:variant>
        <vt:i4>0</vt:i4>
      </vt:variant>
      <vt:variant>
        <vt:i4>5</vt:i4>
      </vt:variant>
      <vt:variant>
        <vt:lpwstr>../Docs/R1-135908.zip</vt:lpwstr>
      </vt:variant>
      <vt:variant>
        <vt:lpwstr/>
      </vt:variant>
      <vt:variant>
        <vt:i4>4456458</vt:i4>
      </vt:variant>
      <vt:variant>
        <vt:i4>3837</vt:i4>
      </vt:variant>
      <vt:variant>
        <vt:i4>0</vt:i4>
      </vt:variant>
      <vt:variant>
        <vt:i4>5</vt:i4>
      </vt:variant>
      <vt:variant>
        <vt:lpwstr>../Docs/R1-135908.zip</vt:lpwstr>
      </vt:variant>
      <vt:variant>
        <vt:lpwstr/>
      </vt:variant>
      <vt:variant>
        <vt:i4>4587523</vt:i4>
      </vt:variant>
      <vt:variant>
        <vt:i4>3834</vt:i4>
      </vt:variant>
      <vt:variant>
        <vt:i4>0</vt:i4>
      </vt:variant>
      <vt:variant>
        <vt:i4>5</vt:i4>
      </vt:variant>
      <vt:variant>
        <vt:lpwstr>../Docs/R1-134931.zip</vt:lpwstr>
      </vt:variant>
      <vt:variant>
        <vt:lpwstr/>
      </vt:variant>
      <vt:variant>
        <vt:i4>4653061</vt:i4>
      </vt:variant>
      <vt:variant>
        <vt:i4>3831</vt:i4>
      </vt:variant>
      <vt:variant>
        <vt:i4>0</vt:i4>
      </vt:variant>
      <vt:variant>
        <vt:i4>5</vt:i4>
      </vt:variant>
      <vt:variant>
        <vt:lpwstr>../Docs/R1-135836.zip</vt:lpwstr>
      </vt:variant>
      <vt:variant>
        <vt:lpwstr/>
      </vt:variant>
      <vt:variant>
        <vt:i4>4390925</vt:i4>
      </vt:variant>
      <vt:variant>
        <vt:i4>3828</vt:i4>
      </vt:variant>
      <vt:variant>
        <vt:i4>0</vt:i4>
      </vt:variant>
      <vt:variant>
        <vt:i4>5</vt:i4>
      </vt:variant>
      <vt:variant>
        <vt:lpwstr>../Docs/R1-135670.zip</vt:lpwstr>
      </vt:variant>
      <vt:variant>
        <vt:lpwstr/>
      </vt:variant>
      <vt:variant>
        <vt:i4>4521988</vt:i4>
      </vt:variant>
      <vt:variant>
        <vt:i4>3825</vt:i4>
      </vt:variant>
      <vt:variant>
        <vt:i4>0</vt:i4>
      </vt:variant>
      <vt:variant>
        <vt:i4>5</vt:i4>
      </vt:variant>
      <vt:variant>
        <vt:lpwstr>../Docs/R1-135817.zip</vt:lpwstr>
      </vt:variant>
      <vt:variant>
        <vt:lpwstr/>
      </vt:variant>
      <vt:variant>
        <vt:i4>4521993</vt:i4>
      </vt:variant>
      <vt:variant>
        <vt:i4>3822</vt:i4>
      </vt:variant>
      <vt:variant>
        <vt:i4>0</vt:i4>
      </vt:variant>
      <vt:variant>
        <vt:i4>5</vt:i4>
      </vt:variant>
      <vt:variant>
        <vt:lpwstr>../Docs/R1-135614.zip</vt:lpwstr>
      </vt:variant>
      <vt:variant>
        <vt:lpwstr/>
      </vt:variant>
      <vt:variant>
        <vt:i4>4194314</vt:i4>
      </vt:variant>
      <vt:variant>
        <vt:i4>3819</vt:i4>
      </vt:variant>
      <vt:variant>
        <vt:i4>0</vt:i4>
      </vt:variant>
      <vt:variant>
        <vt:i4>5</vt:i4>
      </vt:variant>
      <vt:variant>
        <vt:lpwstr>../Docs/R1-135544.zip</vt:lpwstr>
      </vt:variant>
      <vt:variant>
        <vt:lpwstr/>
      </vt:variant>
      <vt:variant>
        <vt:i4>4980743</vt:i4>
      </vt:variant>
      <vt:variant>
        <vt:i4>3816</vt:i4>
      </vt:variant>
      <vt:variant>
        <vt:i4>0</vt:i4>
      </vt:variant>
      <vt:variant>
        <vt:i4>5</vt:i4>
      </vt:variant>
      <vt:variant>
        <vt:lpwstr>../Docs/R1-135488.zip</vt:lpwstr>
      </vt:variant>
      <vt:variant>
        <vt:lpwstr/>
      </vt:variant>
      <vt:variant>
        <vt:i4>4980744</vt:i4>
      </vt:variant>
      <vt:variant>
        <vt:i4>3813</vt:i4>
      </vt:variant>
      <vt:variant>
        <vt:i4>0</vt:i4>
      </vt:variant>
      <vt:variant>
        <vt:i4>5</vt:i4>
      </vt:variant>
      <vt:variant>
        <vt:lpwstr>../Docs/R1-135487.zip</vt:lpwstr>
      </vt:variant>
      <vt:variant>
        <vt:lpwstr/>
      </vt:variant>
      <vt:variant>
        <vt:i4>4194318</vt:i4>
      </vt:variant>
      <vt:variant>
        <vt:i4>3810</vt:i4>
      </vt:variant>
      <vt:variant>
        <vt:i4>0</vt:i4>
      </vt:variant>
      <vt:variant>
        <vt:i4>5</vt:i4>
      </vt:variant>
      <vt:variant>
        <vt:lpwstr>../Docs/R1-135144.zip</vt:lpwstr>
      </vt:variant>
      <vt:variant>
        <vt:lpwstr/>
      </vt:variant>
      <vt:variant>
        <vt:i4>5046283</vt:i4>
      </vt:variant>
      <vt:variant>
        <vt:i4>3807</vt:i4>
      </vt:variant>
      <vt:variant>
        <vt:i4>0</vt:i4>
      </vt:variant>
      <vt:variant>
        <vt:i4>5</vt:i4>
      </vt:variant>
      <vt:variant>
        <vt:lpwstr>../Docs/R1-135090.zip</vt:lpwstr>
      </vt:variant>
      <vt:variant>
        <vt:lpwstr/>
      </vt:variant>
      <vt:variant>
        <vt:i4>4653061</vt:i4>
      </vt:variant>
      <vt:variant>
        <vt:i4>3804</vt:i4>
      </vt:variant>
      <vt:variant>
        <vt:i4>0</vt:i4>
      </vt:variant>
      <vt:variant>
        <vt:i4>5</vt:i4>
      </vt:variant>
      <vt:variant>
        <vt:lpwstr>../Docs/R1-135937.zip</vt:lpwstr>
      </vt:variant>
      <vt:variant>
        <vt:lpwstr/>
      </vt:variant>
      <vt:variant>
        <vt:i4>4194316</vt:i4>
      </vt:variant>
      <vt:variant>
        <vt:i4>3801</vt:i4>
      </vt:variant>
      <vt:variant>
        <vt:i4>0</vt:i4>
      </vt:variant>
      <vt:variant>
        <vt:i4>5</vt:i4>
      </vt:variant>
      <vt:variant>
        <vt:lpwstr>../Docs/R1-135047.zip</vt:lpwstr>
      </vt:variant>
      <vt:variant>
        <vt:lpwstr/>
      </vt:variant>
      <vt:variant>
        <vt:i4>4587531</vt:i4>
      </vt:variant>
      <vt:variant>
        <vt:i4>3798</vt:i4>
      </vt:variant>
      <vt:variant>
        <vt:i4>0</vt:i4>
      </vt:variant>
      <vt:variant>
        <vt:i4>5</vt:i4>
      </vt:variant>
      <vt:variant>
        <vt:lpwstr>../Docs/R1-135121.zip</vt:lpwstr>
      </vt:variant>
      <vt:variant>
        <vt:lpwstr/>
      </vt:variant>
      <vt:variant>
        <vt:i4>4259847</vt:i4>
      </vt:variant>
      <vt:variant>
        <vt:i4>3795</vt:i4>
      </vt:variant>
      <vt:variant>
        <vt:i4>0</vt:i4>
      </vt:variant>
      <vt:variant>
        <vt:i4>5</vt:i4>
      </vt:variant>
      <vt:variant>
        <vt:lpwstr>../Docs/R1-135955.zip</vt:lpwstr>
      </vt:variant>
      <vt:variant>
        <vt:lpwstr/>
      </vt:variant>
      <vt:variant>
        <vt:i4>4587535</vt:i4>
      </vt:variant>
      <vt:variant>
        <vt:i4>3792</vt:i4>
      </vt:variant>
      <vt:variant>
        <vt:i4>0</vt:i4>
      </vt:variant>
      <vt:variant>
        <vt:i4>5</vt:i4>
      </vt:variant>
      <vt:variant>
        <vt:lpwstr>../Docs/R1-135226.zip</vt:lpwstr>
      </vt:variant>
      <vt:variant>
        <vt:lpwstr/>
      </vt:variant>
      <vt:variant>
        <vt:i4>4587534</vt:i4>
      </vt:variant>
      <vt:variant>
        <vt:i4>3789</vt:i4>
      </vt:variant>
      <vt:variant>
        <vt:i4>0</vt:i4>
      </vt:variant>
      <vt:variant>
        <vt:i4>5</vt:i4>
      </vt:variant>
      <vt:variant>
        <vt:lpwstr>../Docs/R1-135326.zip</vt:lpwstr>
      </vt:variant>
      <vt:variant>
        <vt:lpwstr/>
      </vt:variant>
      <vt:variant>
        <vt:i4>4390914</vt:i4>
      </vt:variant>
      <vt:variant>
        <vt:i4>3786</vt:i4>
      </vt:variant>
      <vt:variant>
        <vt:i4>0</vt:i4>
      </vt:variant>
      <vt:variant>
        <vt:i4>5</vt:i4>
      </vt:variant>
      <vt:variant>
        <vt:lpwstr>../Docs/R1-135178.zip</vt:lpwstr>
      </vt:variant>
      <vt:variant>
        <vt:lpwstr/>
      </vt:variant>
      <vt:variant>
        <vt:i4>4587532</vt:i4>
      </vt:variant>
      <vt:variant>
        <vt:i4>3783</vt:i4>
      </vt:variant>
      <vt:variant>
        <vt:i4>0</vt:i4>
      </vt:variant>
      <vt:variant>
        <vt:i4>5</vt:i4>
      </vt:variant>
      <vt:variant>
        <vt:lpwstr>../Docs/R1-135225.zip</vt:lpwstr>
      </vt:variant>
      <vt:variant>
        <vt:lpwstr/>
      </vt:variant>
      <vt:variant>
        <vt:i4>4653066</vt:i4>
      </vt:variant>
      <vt:variant>
        <vt:i4>3780</vt:i4>
      </vt:variant>
      <vt:variant>
        <vt:i4>0</vt:i4>
      </vt:variant>
      <vt:variant>
        <vt:i4>5</vt:i4>
      </vt:variant>
      <vt:variant>
        <vt:lpwstr>../Docs/R1-135938.zip</vt:lpwstr>
      </vt:variant>
      <vt:variant>
        <vt:lpwstr/>
      </vt:variant>
      <vt:variant>
        <vt:i4>4521992</vt:i4>
      </vt:variant>
      <vt:variant>
        <vt:i4>3777</vt:i4>
      </vt:variant>
      <vt:variant>
        <vt:i4>0</vt:i4>
      </vt:variant>
      <vt:variant>
        <vt:i4>5</vt:i4>
      </vt:variant>
      <vt:variant>
        <vt:lpwstr>../Docs/R1-135417.zip</vt:lpwstr>
      </vt:variant>
      <vt:variant>
        <vt:lpwstr/>
      </vt:variant>
      <vt:variant>
        <vt:i4>4390916</vt:i4>
      </vt:variant>
      <vt:variant>
        <vt:i4>3774</vt:i4>
      </vt:variant>
      <vt:variant>
        <vt:i4>0</vt:i4>
      </vt:variant>
      <vt:variant>
        <vt:i4>5</vt:i4>
      </vt:variant>
      <vt:variant>
        <vt:lpwstr>../Docs/R1-135877.zip</vt:lpwstr>
      </vt:variant>
      <vt:variant>
        <vt:lpwstr/>
      </vt:variant>
      <vt:variant>
        <vt:i4>4587530</vt:i4>
      </vt:variant>
      <vt:variant>
        <vt:i4>3771</vt:i4>
      </vt:variant>
      <vt:variant>
        <vt:i4>0</vt:i4>
      </vt:variant>
      <vt:variant>
        <vt:i4>5</vt:i4>
      </vt:variant>
      <vt:variant>
        <vt:lpwstr>../Docs/R1-135120.zip</vt:lpwstr>
      </vt:variant>
      <vt:variant>
        <vt:lpwstr/>
      </vt:variant>
      <vt:variant>
        <vt:i4>4587531</vt:i4>
      </vt:variant>
      <vt:variant>
        <vt:i4>3768</vt:i4>
      </vt:variant>
      <vt:variant>
        <vt:i4>0</vt:i4>
      </vt:variant>
      <vt:variant>
        <vt:i4>5</vt:i4>
      </vt:variant>
      <vt:variant>
        <vt:lpwstr>../Docs/R1-135828.zip</vt:lpwstr>
      </vt:variant>
      <vt:variant>
        <vt:lpwstr/>
      </vt:variant>
      <vt:variant>
        <vt:i4>4521994</vt:i4>
      </vt:variant>
      <vt:variant>
        <vt:i4>3765</vt:i4>
      </vt:variant>
      <vt:variant>
        <vt:i4>0</vt:i4>
      </vt:variant>
      <vt:variant>
        <vt:i4>5</vt:i4>
      </vt:variant>
      <vt:variant>
        <vt:lpwstr>../Docs/R1-135617.zip</vt:lpwstr>
      </vt:variant>
      <vt:variant>
        <vt:lpwstr/>
      </vt:variant>
      <vt:variant>
        <vt:i4>5046282</vt:i4>
      </vt:variant>
      <vt:variant>
        <vt:i4>3762</vt:i4>
      </vt:variant>
      <vt:variant>
        <vt:i4>0</vt:i4>
      </vt:variant>
      <vt:variant>
        <vt:i4>5</vt:i4>
      </vt:variant>
      <vt:variant>
        <vt:lpwstr>../Docs/R1-135594.zip</vt:lpwstr>
      </vt:variant>
      <vt:variant>
        <vt:lpwstr/>
      </vt:variant>
      <vt:variant>
        <vt:i4>4653070</vt:i4>
      </vt:variant>
      <vt:variant>
        <vt:i4>3759</vt:i4>
      </vt:variant>
      <vt:variant>
        <vt:i4>0</vt:i4>
      </vt:variant>
      <vt:variant>
        <vt:i4>5</vt:i4>
      </vt:variant>
      <vt:variant>
        <vt:lpwstr>../Docs/R1-135530.zip</vt:lpwstr>
      </vt:variant>
      <vt:variant>
        <vt:lpwstr/>
      </vt:variant>
      <vt:variant>
        <vt:i4>4587532</vt:i4>
      </vt:variant>
      <vt:variant>
        <vt:i4>3756</vt:i4>
      </vt:variant>
      <vt:variant>
        <vt:i4>0</vt:i4>
      </vt:variant>
      <vt:variant>
        <vt:i4>5</vt:i4>
      </vt:variant>
      <vt:variant>
        <vt:lpwstr>../Docs/R1-135522.zip</vt:lpwstr>
      </vt:variant>
      <vt:variant>
        <vt:lpwstr/>
      </vt:variant>
      <vt:variant>
        <vt:i4>4456459</vt:i4>
      </vt:variant>
      <vt:variant>
        <vt:i4>3753</vt:i4>
      </vt:variant>
      <vt:variant>
        <vt:i4>0</vt:i4>
      </vt:variant>
      <vt:variant>
        <vt:i4>5</vt:i4>
      </vt:variant>
      <vt:variant>
        <vt:lpwstr>../Docs/R1-135505.zip</vt:lpwstr>
      </vt:variant>
      <vt:variant>
        <vt:lpwstr/>
      </vt:variant>
      <vt:variant>
        <vt:i4>5046279</vt:i4>
      </vt:variant>
      <vt:variant>
        <vt:i4>3750</vt:i4>
      </vt:variant>
      <vt:variant>
        <vt:i4>0</vt:i4>
      </vt:variant>
      <vt:variant>
        <vt:i4>5</vt:i4>
      </vt:variant>
      <vt:variant>
        <vt:lpwstr>../Docs/R1-135498.zip</vt:lpwstr>
      </vt:variant>
      <vt:variant>
        <vt:lpwstr/>
      </vt:variant>
      <vt:variant>
        <vt:i4>4980745</vt:i4>
      </vt:variant>
      <vt:variant>
        <vt:i4>3747</vt:i4>
      </vt:variant>
      <vt:variant>
        <vt:i4>0</vt:i4>
      </vt:variant>
      <vt:variant>
        <vt:i4>5</vt:i4>
      </vt:variant>
      <vt:variant>
        <vt:lpwstr>../Docs/R1-135486.zip</vt:lpwstr>
      </vt:variant>
      <vt:variant>
        <vt:lpwstr/>
      </vt:variant>
      <vt:variant>
        <vt:i4>4980746</vt:i4>
      </vt:variant>
      <vt:variant>
        <vt:i4>3744</vt:i4>
      </vt:variant>
      <vt:variant>
        <vt:i4>0</vt:i4>
      </vt:variant>
      <vt:variant>
        <vt:i4>5</vt:i4>
      </vt:variant>
      <vt:variant>
        <vt:lpwstr>../Docs/R1-135485.zip</vt:lpwstr>
      </vt:variant>
      <vt:variant>
        <vt:lpwstr/>
      </vt:variant>
      <vt:variant>
        <vt:i4>4259854</vt:i4>
      </vt:variant>
      <vt:variant>
        <vt:i4>3741</vt:i4>
      </vt:variant>
      <vt:variant>
        <vt:i4>0</vt:i4>
      </vt:variant>
      <vt:variant>
        <vt:i4>5</vt:i4>
      </vt:variant>
      <vt:variant>
        <vt:lpwstr>../Docs/R1-135451.zip</vt:lpwstr>
      </vt:variant>
      <vt:variant>
        <vt:lpwstr/>
      </vt:variant>
      <vt:variant>
        <vt:i4>4390923</vt:i4>
      </vt:variant>
      <vt:variant>
        <vt:i4>3738</vt:i4>
      </vt:variant>
      <vt:variant>
        <vt:i4>0</vt:i4>
      </vt:variant>
      <vt:variant>
        <vt:i4>5</vt:i4>
      </vt:variant>
      <vt:variant>
        <vt:lpwstr>../Docs/R1-135373.zip</vt:lpwstr>
      </vt:variant>
      <vt:variant>
        <vt:lpwstr/>
      </vt:variant>
      <vt:variant>
        <vt:i4>4390922</vt:i4>
      </vt:variant>
      <vt:variant>
        <vt:i4>3735</vt:i4>
      </vt:variant>
      <vt:variant>
        <vt:i4>0</vt:i4>
      </vt:variant>
      <vt:variant>
        <vt:i4>5</vt:i4>
      </vt:variant>
      <vt:variant>
        <vt:lpwstr>../Docs/R1-135372.zip</vt:lpwstr>
      </vt:variant>
      <vt:variant>
        <vt:lpwstr/>
      </vt:variant>
      <vt:variant>
        <vt:i4>4587533</vt:i4>
      </vt:variant>
      <vt:variant>
        <vt:i4>3732</vt:i4>
      </vt:variant>
      <vt:variant>
        <vt:i4>0</vt:i4>
      </vt:variant>
      <vt:variant>
        <vt:i4>5</vt:i4>
      </vt:variant>
      <vt:variant>
        <vt:lpwstr>../Docs/R1-135325.zip</vt:lpwstr>
      </vt:variant>
      <vt:variant>
        <vt:lpwstr/>
      </vt:variant>
      <vt:variant>
        <vt:i4>4390912</vt:i4>
      </vt:variant>
      <vt:variant>
        <vt:i4>3729</vt:i4>
      </vt:variant>
      <vt:variant>
        <vt:i4>0</vt:i4>
      </vt:variant>
      <vt:variant>
        <vt:i4>5</vt:i4>
      </vt:variant>
      <vt:variant>
        <vt:lpwstr>../Docs/R1-135279.zip</vt:lpwstr>
      </vt:variant>
      <vt:variant>
        <vt:lpwstr/>
      </vt:variant>
      <vt:variant>
        <vt:i4>4325376</vt:i4>
      </vt:variant>
      <vt:variant>
        <vt:i4>3726</vt:i4>
      </vt:variant>
      <vt:variant>
        <vt:i4>0</vt:i4>
      </vt:variant>
      <vt:variant>
        <vt:i4>5</vt:i4>
      </vt:variant>
      <vt:variant>
        <vt:lpwstr>../Docs/R1-135269.zip</vt:lpwstr>
      </vt:variant>
      <vt:variant>
        <vt:lpwstr/>
      </vt:variant>
      <vt:variant>
        <vt:i4>4587533</vt:i4>
      </vt:variant>
      <vt:variant>
        <vt:i4>3723</vt:i4>
      </vt:variant>
      <vt:variant>
        <vt:i4>0</vt:i4>
      </vt:variant>
      <vt:variant>
        <vt:i4>5</vt:i4>
      </vt:variant>
      <vt:variant>
        <vt:lpwstr>../Docs/R1-135224.zip</vt:lpwstr>
      </vt:variant>
      <vt:variant>
        <vt:lpwstr/>
      </vt:variant>
      <vt:variant>
        <vt:i4>4521987</vt:i4>
      </vt:variant>
      <vt:variant>
        <vt:i4>3720</vt:i4>
      </vt:variant>
      <vt:variant>
        <vt:i4>0</vt:i4>
      </vt:variant>
      <vt:variant>
        <vt:i4>5</vt:i4>
      </vt:variant>
      <vt:variant>
        <vt:lpwstr>../Docs/R1-135119.zip</vt:lpwstr>
      </vt:variant>
      <vt:variant>
        <vt:lpwstr/>
      </vt:variant>
      <vt:variant>
        <vt:i4>4980738</vt:i4>
      </vt:variant>
      <vt:variant>
        <vt:i4>3717</vt:i4>
      </vt:variant>
      <vt:variant>
        <vt:i4>0</vt:i4>
      </vt:variant>
      <vt:variant>
        <vt:i4>5</vt:i4>
      </vt:variant>
      <vt:variant>
        <vt:lpwstr>../Docs/R1-135089.zip</vt:lpwstr>
      </vt:variant>
      <vt:variant>
        <vt:lpwstr/>
      </vt:variant>
      <vt:variant>
        <vt:i4>4194317</vt:i4>
      </vt:variant>
      <vt:variant>
        <vt:i4>3714</vt:i4>
      </vt:variant>
      <vt:variant>
        <vt:i4>0</vt:i4>
      </vt:variant>
      <vt:variant>
        <vt:i4>5</vt:i4>
      </vt:variant>
      <vt:variant>
        <vt:lpwstr>../Docs/R1-135046.zip</vt:lpwstr>
      </vt:variant>
      <vt:variant>
        <vt:lpwstr/>
      </vt:variant>
      <vt:variant>
        <vt:i4>4194318</vt:i4>
      </vt:variant>
      <vt:variant>
        <vt:i4>3711</vt:i4>
      </vt:variant>
      <vt:variant>
        <vt:i4>0</vt:i4>
      </vt:variant>
      <vt:variant>
        <vt:i4>5</vt:i4>
      </vt:variant>
      <vt:variant>
        <vt:lpwstr>../Docs/R1-135045.zip</vt:lpwstr>
      </vt:variant>
      <vt:variant>
        <vt:lpwstr/>
      </vt:variant>
      <vt:variant>
        <vt:i4>4521986</vt:i4>
      </vt:variant>
      <vt:variant>
        <vt:i4>3708</vt:i4>
      </vt:variant>
      <vt:variant>
        <vt:i4>0</vt:i4>
      </vt:variant>
      <vt:variant>
        <vt:i4>5</vt:i4>
      </vt:variant>
      <vt:variant>
        <vt:lpwstr>../Docs/R1-135118.zip</vt:lpwstr>
      </vt:variant>
      <vt:variant>
        <vt:lpwstr/>
      </vt:variant>
      <vt:variant>
        <vt:i4>4587524</vt:i4>
      </vt:variant>
      <vt:variant>
        <vt:i4>3705</vt:i4>
      </vt:variant>
      <vt:variant>
        <vt:i4>0</vt:i4>
      </vt:variant>
      <vt:variant>
        <vt:i4>5</vt:i4>
      </vt:variant>
      <vt:variant>
        <vt:lpwstr>../Docs/R1-135827.zip</vt:lpwstr>
      </vt:variant>
      <vt:variant>
        <vt:lpwstr/>
      </vt:variant>
      <vt:variant>
        <vt:i4>4521987</vt:i4>
      </vt:variant>
      <vt:variant>
        <vt:i4>3702</vt:i4>
      </vt:variant>
      <vt:variant>
        <vt:i4>0</vt:i4>
      </vt:variant>
      <vt:variant>
        <vt:i4>5</vt:i4>
      </vt:variant>
      <vt:variant>
        <vt:lpwstr>../Docs/R1-135810.zip</vt:lpwstr>
      </vt:variant>
      <vt:variant>
        <vt:lpwstr/>
      </vt:variant>
      <vt:variant>
        <vt:i4>4325384</vt:i4>
      </vt:variant>
      <vt:variant>
        <vt:i4>3699</vt:i4>
      </vt:variant>
      <vt:variant>
        <vt:i4>0</vt:i4>
      </vt:variant>
      <vt:variant>
        <vt:i4>5</vt:i4>
      </vt:variant>
      <vt:variant>
        <vt:lpwstr>../Docs/R1-135764.zip</vt:lpwstr>
      </vt:variant>
      <vt:variant>
        <vt:lpwstr/>
      </vt:variant>
      <vt:variant>
        <vt:i4>4390924</vt:i4>
      </vt:variant>
      <vt:variant>
        <vt:i4>3696</vt:i4>
      </vt:variant>
      <vt:variant>
        <vt:i4>0</vt:i4>
      </vt:variant>
      <vt:variant>
        <vt:i4>5</vt:i4>
      </vt:variant>
      <vt:variant>
        <vt:lpwstr>../Docs/R1-135671.zip</vt:lpwstr>
      </vt:variant>
      <vt:variant>
        <vt:lpwstr/>
      </vt:variant>
      <vt:variant>
        <vt:i4>5046285</vt:i4>
      </vt:variant>
      <vt:variant>
        <vt:i4>3693</vt:i4>
      </vt:variant>
      <vt:variant>
        <vt:i4>0</vt:i4>
      </vt:variant>
      <vt:variant>
        <vt:i4>5</vt:i4>
      </vt:variant>
      <vt:variant>
        <vt:lpwstr>../Docs/R1-135593.zip</vt:lpwstr>
      </vt:variant>
      <vt:variant>
        <vt:lpwstr/>
      </vt:variant>
      <vt:variant>
        <vt:i4>4587527</vt:i4>
      </vt:variant>
      <vt:variant>
        <vt:i4>3690</vt:i4>
      </vt:variant>
      <vt:variant>
        <vt:i4>0</vt:i4>
      </vt:variant>
      <vt:variant>
        <vt:i4>5</vt:i4>
      </vt:variant>
      <vt:variant>
        <vt:lpwstr>../Docs/R1-135529.zip</vt:lpwstr>
      </vt:variant>
      <vt:variant>
        <vt:lpwstr/>
      </vt:variant>
      <vt:variant>
        <vt:i4>4587535</vt:i4>
      </vt:variant>
      <vt:variant>
        <vt:i4>3687</vt:i4>
      </vt:variant>
      <vt:variant>
        <vt:i4>0</vt:i4>
      </vt:variant>
      <vt:variant>
        <vt:i4>5</vt:i4>
      </vt:variant>
      <vt:variant>
        <vt:lpwstr>../Docs/R1-135521.zip</vt:lpwstr>
      </vt:variant>
      <vt:variant>
        <vt:lpwstr/>
      </vt:variant>
      <vt:variant>
        <vt:i4>5046280</vt:i4>
      </vt:variant>
      <vt:variant>
        <vt:i4>3684</vt:i4>
      </vt:variant>
      <vt:variant>
        <vt:i4>0</vt:i4>
      </vt:variant>
      <vt:variant>
        <vt:i4>5</vt:i4>
      </vt:variant>
      <vt:variant>
        <vt:lpwstr>../Docs/R1-135497.zip</vt:lpwstr>
      </vt:variant>
      <vt:variant>
        <vt:lpwstr/>
      </vt:variant>
      <vt:variant>
        <vt:i4>5046281</vt:i4>
      </vt:variant>
      <vt:variant>
        <vt:i4>3681</vt:i4>
      </vt:variant>
      <vt:variant>
        <vt:i4>0</vt:i4>
      </vt:variant>
      <vt:variant>
        <vt:i4>5</vt:i4>
      </vt:variant>
      <vt:variant>
        <vt:lpwstr>../Docs/R1-135496.zip</vt:lpwstr>
      </vt:variant>
      <vt:variant>
        <vt:lpwstr/>
      </vt:variant>
      <vt:variant>
        <vt:i4>4980747</vt:i4>
      </vt:variant>
      <vt:variant>
        <vt:i4>3678</vt:i4>
      </vt:variant>
      <vt:variant>
        <vt:i4>0</vt:i4>
      </vt:variant>
      <vt:variant>
        <vt:i4>5</vt:i4>
      </vt:variant>
      <vt:variant>
        <vt:lpwstr>../Docs/R1-135484.zip</vt:lpwstr>
      </vt:variant>
      <vt:variant>
        <vt:lpwstr/>
      </vt:variant>
      <vt:variant>
        <vt:i4>4521993</vt:i4>
      </vt:variant>
      <vt:variant>
        <vt:i4>3675</vt:i4>
      </vt:variant>
      <vt:variant>
        <vt:i4>0</vt:i4>
      </vt:variant>
      <vt:variant>
        <vt:i4>5</vt:i4>
      </vt:variant>
      <vt:variant>
        <vt:lpwstr>../Docs/R1-135416.zip</vt:lpwstr>
      </vt:variant>
      <vt:variant>
        <vt:lpwstr/>
      </vt:variant>
      <vt:variant>
        <vt:i4>4390921</vt:i4>
      </vt:variant>
      <vt:variant>
        <vt:i4>3672</vt:i4>
      </vt:variant>
      <vt:variant>
        <vt:i4>0</vt:i4>
      </vt:variant>
      <vt:variant>
        <vt:i4>5</vt:i4>
      </vt:variant>
      <vt:variant>
        <vt:lpwstr>../Docs/R1-135371.zip</vt:lpwstr>
      </vt:variant>
      <vt:variant>
        <vt:lpwstr/>
      </vt:variant>
      <vt:variant>
        <vt:i4>4587532</vt:i4>
      </vt:variant>
      <vt:variant>
        <vt:i4>3669</vt:i4>
      </vt:variant>
      <vt:variant>
        <vt:i4>0</vt:i4>
      </vt:variant>
      <vt:variant>
        <vt:i4>5</vt:i4>
      </vt:variant>
      <vt:variant>
        <vt:lpwstr>../Docs/R1-135324.zip</vt:lpwstr>
      </vt:variant>
      <vt:variant>
        <vt:lpwstr/>
      </vt:variant>
      <vt:variant>
        <vt:i4>4390925</vt:i4>
      </vt:variant>
      <vt:variant>
        <vt:i4>3666</vt:i4>
      </vt:variant>
      <vt:variant>
        <vt:i4>0</vt:i4>
      </vt:variant>
      <vt:variant>
        <vt:i4>5</vt:i4>
      </vt:variant>
      <vt:variant>
        <vt:lpwstr>../Docs/R1-135177.zip</vt:lpwstr>
      </vt:variant>
      <vt:variant>
        <vt:lpwstr/>
      </vt:variant>
      <vt:variant>
        <vt:i4>4521997</vt:i4>
      </vt:variant>
      <vt:variant>
        <vt:i4>3663</vt:i4>
      </vt:variant>
      <vt:variant>
        <vt:i4>0</vt:i4>
      </vt:variant>
      <vt:variant>
        <vt:i4>5</vt:i4>
      </vt:variant>
      <vt:variant>
        <vt:lpwstr>../Docs/R1-135117.zip</vt:lpwstr>
      </vt:variant>
      <vt:variant>
        <vt:lpwstr/>
      </vt:variant>
      <vt:variant>
        <vt:i4>4980739</vt:i4>
      </vt:variant>
      <vt:variant>
        <vt:i4>3660</vt:i4>
      </vt:variant>
      <vt:variant>
        <vt:i4>0</vt:i4>
      </vt:variant>
      <vt:variant>
        <vt:i4>5</vt:i4>
      </vt:variant>
      <vt:variant>
        <vt:lpwstr>../Docs/R1-135088.zip</vt:lpwstr>
      </vt:variant>
      <vt:variant>
        <vt:lpwstr/>
      </vt:variant>
      <vt:variant>
        <vt:i4>4194319</vt:i4>
      </vt:variant>
      <vt:variant>
        <vt:i4>3657</vt:i4>
      </vt:variant>
      <vt:variant>
        <vt:i4>0</vt:i4>
      </vt:variant>
      <vt:variant>
        <vt:i4>5</vt:i4>
      </vt:variant>
      <vt:variant>
        <vt:lpwstr>../Docs/R1-135044.zip</vt:lpwstr>
      </vt:variant>
      <vt:variant>
        <vt:lpwstr/>
      </vt:variant>
      <vt:variant>
        <vt:i4>4390922</vt:i4>
      </vt:variant>
      <vt:variant>
        <vt:i4>3654</vt:i4>
      </vt:variant>
      <vt:variant>
        <vt:i4>0</vt:i4>
      </vt:variant>
      <vt:variant>
        <vt:i4>5</vt:i4>
      </vt:variant>
      <vt:variant>
        <vt:lpwstr>../Docs/R1-135978.zip</vt:lpwstr>
      </vt:variant>
      <vt:variant>
        <vt:lpwstr/>
      </vt:variant>
      <vt:variant>
        <vt:i4>4390917</vt:i4>
      </vt:variant>
      <vt:variant>
        <vt:i4>3651</vt:i4>
      </vt:variant>
      <vt:variant>
        <vt:i4>0</vt:i4>
      </vt:variant>
      <vt:variant>
        <vt:i4>5</vt:i4>
      </vt:variant>
      <vt:variant>
        <vt:lpwstr>../Docs/R1-135977.zip</vt:lpwstr>
      </vt:variant>
      <vt:variant>
        <vt:lpwstr/>
      </vt:variant>
      <vt:variant>
        <vt:i4>4587531</vt:i4>
      </vt:variant>
      <vt:variant>
        <vt:i4>3648</vt:i4>
      </vt:variant>
      <vt:variant>
        <vt:i4>0</vt:i4>
      </vt:variant>
      <vt:variant>
        <vt:i4>5</vt:i4>
      </vt:variant>
      <vt:variant>
        <vt:lpwstr>../Docs/R1-135323.zip</vt:lpwstr>
      </vt:variant>
      <vt:variant>
        <vt:lpwstr/>
      </vt:variant>
      <vt:variant>
        <vt:i4>4456458</vt:i4>
      </vt:variant>
      <vt:variant>
        <vt:i4>3645</vt:i4>
      </vt:variant>
      <vt:variant>
        <vt:i4>0</vt:i4>
      </vt:variant>
      <vt:variant>
        <vt:i4>5</vt:i4>
      </vt:variant>
      <vt:variant>
        <vt:lpwstr>../Docs/R1-135504.zip</vt:lpwstr>
      </vt:variant>
      <vt:variant>
        <vt:lpwstr/>
      </vt:variant>
      <vt:variant>
        <vt:i4>4194313</vt:i4>
      </vt:variant>
      <vt:variant>
        <vt:i4>3642</vt:i4>
      </vt:variant>
      <vt:variant>
        <vt:i4>0</vt:i4>
      </vt:variant>
      <vt:variant>
        <vt:i4>5</vt:i4>
      </vt:variant>
      <vt:variant>
        <vt:lpwstr>../Docs/R1-135143.zip</vt:lpwstr>
      </vt:variant>
      <vt:variant>
        <vt:lpwstr/>
      </vt:variant>
      <vt:variant>
        <vt:i4>4587530</vt:i4>
      </vt:variant>
      <vt:variant>
        <vt:i4>3639</vt:i4>
      </vt:variant>
      <vt:variant>
        <vt:i4>0</vt:i4>
      </vt:variant>
      <vt:variant>
        <vt:i4>5</vt:i4>
      </vt:variant>
      <vt:variant>
        <vt:lpwstr>../Docs/R1-135223.zip</vt:lpwstr>
      </vt:variant>
      <vt:variant>
        <vt:lpwstr/>
      </vt:variant>
      <vt:variant>
        <vt:i4>4653058</vt:i4>
      </vt:variant>
      <vt:variant>
        <vt:i4>3636</vt:i4>
      </vt:variant>
      <vt:variant>
        <vt:i4>0</vt:i4>
      </vt:variant>
      <vt:variant>
        <vt:i4>5</vt:i4>
      </vt:variant>
      <vt:variant>
        <vt:lpwstr>../Docs/R1-135930.zip</vt:lpwstr>
      </vt:variant>
      <vt:variant>
        <vt:lpwstr/>
      </vt:variant>
      <vt:variant>
        <vt:i4>4521991</vt:i4>
      </vt:variant>
      <vt:variant>
        <vt:i4>3633</vt:i4>
      </vt:variant>
      <vt:variant>
        <vt:i4>0</vt:i4>
      </vt:variant>
      <vt:variant>
        <vt:i4>5</vt:i4>
      </vt:variant>
      <vt:variant>
        <vt:lpwstr>../Docs/R1-135418.zip</vt:lpwstr>
      </vt:variant>
      <vt:variant>
        <vt:lpwstr/>
      </vt:variant>
      <vt:variant>
        <vt:i4>4390923</vt:i4>
      </vt:variant>
      <vt:variant>
        <vt:i4>3630</vt:i4>
      </vt:variant>
      <vt:variant>
        <vt:i4>0</vt:i4>
      </vt:variant>
      <vt:variant>
        <vt:i4>5</vt:i4>
      </vt:variant>
      <vt:variant>
        <vt:lpwstr>../Docs/R1-135878.zip</vt:lpwstr>
      </vt:variant>
      <vt:variant>
        <vt:lpwstr/>
      </vt:variant>
      <vt:variant>
        <vt:i4>4456452</vt:i4>
      </vt:variant>
      <vt:variant>
        <vt:i4>3627</vt:i4>
      </vt:variant>
      <vt:variant>
        <vt:i4>0</vt:i4>
      </vt:variant>
      <vt:variant>
        <vt:i4>5</vt:i4>
      </vt:variant>
      <vt:variant>
        <vt:lpwstr>../Docs/R1-135807.zip</vt:lpwstr>
      </vt:variant>
      <vt:variant>
        <vt:lpwstr/>
      </vt:variant>
      <vt:variant>
        <vt:i4>5046284</vt:i4>
      </vt:variant>
      <vt:variant>
        <vt:i4>3624</vt:i4>
      </vt:variant>
      <vt:variant>
        <vt:i4>0</vt:i4>
      </vt:variant>
      <vt:variant>
        <vt:i4>5</vt:i4>
      </vt:variant>
      <vt:variant>
        <vt:lpwstr>../Docs/R1-135592.zip</vt:lpwstr>
      </vt:variant>
      <vt:variant>
        <vt:lpwstr/>
      </vt:variant>
      <vt:variant>
        <vt:i4>4194317</vt:i4>
      </vt:variant>
      <vt:variant>
        <vt:i4>3621</vt:i4>
      </vt:variant>
      <vt:variant>
        <vt:i4>0</vt:i4>
      </vt:variant>
      <vt:variant>
        <vt:i4>5</vt:i4>
      </vt:variant>
      <vt:variant>
        <vt:lpwstr>../Docs/R1-135543.zip</vt:lpwstr>
      </vt:variant>
      <vt:variant>
        <vt:lpwstr/>
      </vt:variant>
      <vt:variant>
        <vt:i4>4980749</vt:i4>
      </vt:variant>
      <vt:variant>
        <vt:i4>3618</vt:i4>
      </vt:variant>
      <vt:variant>
        <vt:i4>0</vt:i4>
      </vt:variant>
      <vt:variant>
        <vt:i4>5</vt:i4>
      </vt:variant>
      <vt:variant>
        <vt:lpwstr>../Docs/R1-135482.zip</vt:lpwstr>
      </vt:variant>
      <vt:variant>
        <vt:lpwstr/>
      </vt:variant>
      <vt:variant>
        <vt:i4>4390920</vt:i4>
      </vt:variant>
      <vt:variant>
        <vt:i4>3615</vt:i4>
      </vt:variant>
      <vt:variant>
        <vt:i4>0</vt:i4>
      </vt:variant>
      <vt:variant>
        <vt:i4>5</vt:i4>
      </vt:variant>
      <vt:variant>
        <vt:lpwstr>../Docs/R1-135370.zip</vt:lpwstr>
      </vt:variant>
      <vt:variant>
        <vt:lpwstr/>
      </vt:variant>
      <vt:variant>
        <vt:i4>4587528</vt:i4>
      </vt:variant>
      <vt:variant>
        <vt:i4>3612</vt:i4>
      </vt:variant>
      <vt:variant>
        <vt:i4>0</vt:i4>
      </vt:variant>
      <vt:variant>
        <vt:i4>5</vt:i4>
      </vt:variant>
      <vt:variant>
        <vt:lpwstr>../Docs/R1-135221.zip</vt:lpwstr>
      </vt:variant>
      <vt:variant>
        <vt:lpwstr/>
      </vt:variant>
      <vt:variant>
        <vt:i4>4194312</vt:i4>
      </vt:variant>
      <vt:variant>
        <vt:i4>3609</vt:i4>
      </vt:variant>
      <vt:variant>
        <vt:i4>0</vt:i4>
      </vt:variant>
      <vt:variant>
        <vt:i4>5</vt:i4>
      </vt:variant>
      <vt:variant>
        <vt:lpwstr>../Docs/R1-135142.zip</vt:lpwstr>
      </vt:variant>
      <vt:variant>
        <vt:lpwstr/>
      </vt:variant>
      <vt:variant>
        <vt:i4>4521999</vt:i4>
      </vt:variant>
      <vt:variant>
        <vt:i4>3606</vt:i4>
      </vt:variant>
      <vt:variant>
        <vt:i4>0</vt:i4>
      </vt:variant>
      <vt:variant>
        <vt:i4>5</vt:i4>
      </vt:variant>
      <vt:variant>
        <vt:lpwstr>../Docs/R1-135115.zip</vt:lpwstr>
      </vt:variant>
      <vt:variant>
        <vt:lpwstr/>
      </vt:variant>
      <vt:variant>
        <vt:i4>4653067</vt:i4>
      </vt:variant>
      <vt:variant>
        <vt:i4>3603</vt:i4>
      </vt:variant>
      <vt:variant>
        <vt:i4>0</vt:i4>
      </vt:variant>
      <vt:variant>
        <vt:i4>5</vt:i4>
      </vt:variant>
      <vt:variant>
        <vt:lpwstr>../Docs/R1-135939.zip</vt:lpwstr>
      </vt:variant>
      <vt:variant>
        <vt:lpwstr/>
      </vt:variant>
      <vt:variant>
        <vt:i4>5046280</vt:i4>
      </vt:variant>
      <vt:variant>
        <vt:i4>3600</vt:i4>
      </vt:variant>
      <vt:variant>
        <vt:i4>0</vt:i4>
      </vt:variant>
      <vt:variant>
        <vt:i4>5</vt:i4>
      </vt:variant>
      <vt:variant>
        <vt:lpwstr>../Docs/R1-135093.zip</vt:lpwstr>
      </vt:variant>
      <vt:variant>
        <vt:lpwstr/>
      </vt:variant>
      <vt:variant>
        <vt:i4>4653063</vt:i4>
      </vt:variant>
      <vt:variant>
        <vt:i4>3597</vt:i4>
      </vt:variant>
      <vt:variant>
        <vt:i4>0</vt:i4>
      </vt:variant>
      <vt:variant>
        <vt:i4>5</vt:i4>
      </vt:variant>
      <vt:variant>
        <vt:lpwstr>../Docs/R1-135935.zip</vt:lpwstr>
      </vt:variant>
      <vt:variant>
        <vt:lpwstr/>
      </vt:variant>
      <vt:variant>
        <vt:i4>4653059</vt:i4>
      </vt:variant>
      <vt:variant>
        <vt:i4>3594</vt:i4>
      </vt:variant>
      <vt:variant>
        <vt:i4>0</vt:i4>
      </vt:variant>
      <vt:variant>
        <vt:i4>5</vt:i4>
      </vt:variant>
      <vt:variant>
        <vt:lpwstr>../Docs/R1-135931.zip</vt:lpwstr>
      </vt:variant>
      <vt:variant>
        <vt:lpwstr/>
      </vt:variant>
      <vt:variant>
        <vt:i4>4980741</vt:i4>
      </vt:variant>
      <vt:variant>
        <vt:i4>3591</vt:i4>
      </vt:variant>
      <vt:variant>
        <vt:i4>0</vt:i4>
      </vt:variant>
      <vt:variant>
        <vt:i4>5</vt:i4>
      </vt:variant>
      <vt:variant>
        <vt:lpwstr>../Docs/R1-135886.zip</vt:lpwstr>
      </vt:variant>
      <vt:variant>
        <vt:lpwstr/>
      </vt:variant>
      <vt:variant>
        <vt:i4>4587530</vt:i4>
      </vt:variant>
      <vt:variant>
        <vt:i4>3588</vt:i4>
      </vt:variant>
      <vt:variant>
        <vt:i4>0</vt:i4>
      </vt:variant>
      <vt:variant>
        <vt:i4>5</vt:i4>
      </vt:variant>
      <vt:variant>
        <vt:lpwstr>../Docs/R1-135322.zip</vt:lpwstr>
      </vt:variant>
      <vt:variant>
        <vt:lpwstr/>
      </vt:variant>
      <vt:variant>
        <vt:i4>4456458</vt:i4>
      </vt:variant>
      <vt:variant>
        <vt:i4>3585</vt:i4>
      </vt:variant>
      <vt:variant>
        <vt:i4>0</vt:i4>
      </vt:variant>
      <vt:variant>
        <vt:i4>5</vt:i4>
      </vt:variant>
      <vt:variant>
        <vt:lpwstr>../Docs/R1-135809.zip</vt:lpwstr>
      </vt:variant>
      <vt:variant>
        <vt:lpwstr/>
      </vt:variant>
      <vt:variant>
        <vt:i4>4653060</vt:i4>
      </vt:variant>
      <vt:variant>
        <vt:i4>3582</vt:i4>
      </vt:variant>
      <vt:variant>
        <vt:i4>0</vt:i4>
      </vt:variant>
      <vt:variant>
        <vt:i4>5</vt:i4>
      </vt:variant>
      <vt:variant>
        <vt:lpwstr>../Docs/R1-135936.zip</vt:lpwstr>
      </vt:variant>
      <vt:variant>
        <vt:lpwstr/>
      </vt:variant>
      <vt:variant>
        <vt:i4>4456454</vt:i4>
      </vt:variant>
      <vt:variant>
        <vt:i4>3579</vt:i4>
      </vt:variant>
      <vt:variant>
        <vt:i4>0</vt:i4>
      </vt:variant>
      <vt:variant>
        <vt:i4>5</vt:i4>
      </vt:variant>
      <vt:variant>
        <vt:lpwstr>../Docs/R1-134815.zip</vt:lpwstr>
      </vt:variant>
      <vt:variant>
        <vt:lpwstr/>
      </vt:variant>
      <vt:variant>
        <vt:i4>4456463</vt:i4>
      </vt:variant>
      <vt:variant>
        <vt:i4>3576</vt:i4>
      </vt:variant>
      <vt:variant>
        <vt:i4>0</vt:i4>
      </vt:variant>
      <vt:variant>
        <vt:i4>5</vt:i4>
      </vt:variant>
      <vt:variant>
        <vt:lpwstr>../Docs/R1-135400.zip</vt:lpwstr>
      </vt:variant>
      <vt:variant>
        <vt:lpwstr/>
      </vt:variant>
      <vt:variant>
        <vt:i4>4456459</vt:i4>
      </vt:variant>
      <vt:variant>
        <vt:i4>3573</vt:i4>
      </vt:variant>
      <vt:variant>
        <vt:i4>0</vt:i4>
      </vt:variant>
      <vt:variant>
        <vt:i4>5</vt:i4>
      </vt:variant>
      <vt:variant>
        <vt:lpwstr>../Docs/R1-135808.zip</vt:lpwstr>
      </vt:variant>
      <vt:variant>
        <vt:lpwstr/>
      </vt:variant>
      <vt:variant>
        <vt:i4>4980748</vt:i4>
      </vt:variant>
      <vt:variant>
        <vt:i4>3570</vt:i4>
      </vt:variant>
      <vt:variant>
        <vt:i4>0</vt:i4>
      </vt:variant>
      <vt:variant>
        <vt:i4>5</vt:i4>
      </vt:variant>
      <vt:variant>
        <vt:lpwstr>../Docs/R1-135483.zip</vt:lpwstr>
      </vt:variant>
      <vt:variant>
        <vt:lpwstr/>
      </vt:variant>
      <vt:variant>
        <vt:i4>4980750</vt:i4>
      </vt:variant>
      <vt:variant>
        <vt:i4>3567</vt:i4>
      </vt:variant>
      <vt:variant>
        <vt:i4>0</vt:i4>
      </vt:variant>
      <vt:variant>
        <vt:i4>5</vt:i4>
      </vt:variant>
      <vt:variant>
        <vt:lpwstr>../Docs/R1-135481.zip</vt:lpwstr>
      </vt:variant>
      <vt:variant>
        <vt:lpwstr/>
      </vt:variant>
      <vt:variant>
        <vt:i4>4587528</vt:i4>
      </vt:variant>
      <vt:variant>
        <vt:i4>3564</vt:i4>
      </vt:variant>
      <vt:variant>
        <vt:i4>0</vt:i4>
      </vt:variant>
      <vt:variant>
        <vt:i4>5</vt:i4>
      </vt:variant>
      <vt:variant>
        <vt:lpwstr>../Docs/R1-135320.zip</vt:lpwstr>
      </vt:variant>
      <vt:variant>
        <vt:lpwstr/>
      </vt:variant>
      <vt:variant>
        <vt:i4>4587531</vt:i4>
      </vt:variant>
      <vt:variant>
        <vt:i4>3561</vt:i4>
      </vt:variant>
      <vt:variant>
        <vt:i4>0</vt:i4>
      </vt:variant>
      <vt:variant>
        <vt:i4>5</vt:i4>
      </vt:variant>
      <vt:variant>
        <vt:lpwstr>../Docs/R1-135222.zip</vt:lpwstr>
      </vt:variant>
      <vt:variant>
        <vt:lpwstr/>
      </vt:variant>
      <vt:variant>
        <vt:i4>5046287</vt:i4>
      </vt:variant>
      <vt:variant>
        <vt:i4>3558</vt:i4>
      </vt:variant>
      <vt:variant>
        <vt:i4>0</vt:i4>
      </vt:variant>
      <vt:variant>
        <vt:i4>5</vt:i4>
      </vt:variant>
      <vt:variant>
        <vt:lpwstr>../Docs/R1-135094.zip</vt:lpwstr>
      </vt:variant>
      <vt:variant>
        <vt:lpwstr/>
      </vt:variant>
      <vt:variant>
        <vt:i4>4390921</vt:i4>
      </vt:variant>
      <vt:variant>
        <vt:i4>3555</vt:i4>
      </vt:variant>
      <vt:variant>
        <vt:i4>0</vt:i4>
      </vt:variant>
      <vt:variant>
        <vt:i4>5</vt:i4>
      </vt:variant>
      <vt:variant>
        <vt:lpwstr>../Docs/R1-134567.zip</vt:lpwstr>
      </vt:variant>
      <vt:variant>
        <vt:lpwstr/>
      </vt:variant>
      <vt:variant>
        <vt:i4>4456458</vt:i4>
      </vt:variant>
      <vt:variant>
        <vt:i4>3552</vt:i4>
      </vt:variant>
      <vt:variant>
        <vt:i4>0</vt:i4>
      </vt:variant>
      <vt:variant>
        <vt:i4>5</vt:i4>
      </vt:variant>
      <vt:variant>
        <vt:lpwstr>../Docs/R1-135607.zip</vt:lpwstr>
      </vt:variant>
      <vt:variant>
        <vt:lpwstr/>
      </vt:variant>
      <vt:variant>
        <vt:i4>4194313</vt:i4>
      </vt:variant>
      <vt:variant>
        <vt:i4>3549</vt:i4>
      </vt:variant>
      <vt:variant>
        <vt:i4>0</vt:i4>
      </vt:variant>
      <vt:variant>
        <vt:i4>5</vt:i4>
      </vt:variant>
      <vt:variant>
        <vt:lpwstr>../Docs/R1-135042.zip</vt:lpwstr>
      </vt:variant>
      <vt:variant>
        <vt:lpwstr/>
      </vt:variant>
      <vt:variant>
        <vt:i4>4521996</vt:i4>
      </vt:variant>
      <vt:variant>
        <vt:i4>3546</vt:i4>
      </vt:variant>
      <vt:variant>
        <vt:i4>0</vt:i4>
      </vt:variant>
      <vt:variant>
        <vt:i4>5</vt:i4>
      </vt:variant>
      <vt:variant>
        <vt:lpwstr>../Docs/R1-135116.zip</vt:lpwstr>
      </vt:variant>
      <vt:variant>
        <vt:lpwstr/>
      </vt:variant>
      <vt:variant>
        <vt:i4>4653062</vt:i4>
      </vt:variant>
      <vt:variant>
        <vt:i4>3543</vt:i4>
      </vt:variant>
      <vt:variant>
        <vt:i4>0</vt:i4>
      </vt:variant>
      <vt:variant>
        <vt:i4>5</vt:i4>
      </vt:variant>
      <vt:variant>
        <vt:lpwstr>../Docs/R1-135934.zip</vt:lpwstr>
      </vt:variant>
      <vt:variant>
        <vt:lpwstr/>
      </vt:variant>
      <vt:variant>
        <vt:i4>4456453</vt:i4>
      </vt:variant>
      <vt:variant>
        <vt:i4>3540</vt:i4>
      </vt:variant>
      <vt:variant>
        <vt:i4>0</vt:i4>
      </vt:variant>
      <vt:variant>
        <vt:i4>5</vt:i4>
      </vt:variant>
      <vt:variant>
        <vt:lpwstr>../Docs/R1-135806.zip</vt:lpwstr>
      </vt:variant>
      <vt:variant>
        <vt:lpwstr/>
      </vt:variant>
      <vt:variant>
        <vt:i4>4456454</vt:i4>
      </vt:variant>
      <vt:variant>
        <vt:i4>3537</vt:i4>
      </vt:variant>
      <vt:variant>
        <vt:i4>0</vt:i4>
      </vt:variant>
      <vt:variant>
        <vt:i4>5</vt:i4>
      </vt:variant>
      <vt:variant>
        <vt:lpwstr>../Docs/R1-135805.zip</vt:lpwstr>
      </vt:variant>
      <vt:variant>
        <vt:lpwstr/>
      </vt:variant>
      <vt:variant>
        <vt:i4>4521998</vt:i4>
      </vt:variant>
      <vt:variant>
        <vt:i4>3534</vt:i4>
      </vt:variant>
      <vt:variant>
        <vt:i4>0</vt:i4>
      </vt:variant>
      <vt:variant>
        <vt:i4>5</vt:i4>
      </vt:variant>
      <vt:variant>
        <vt:lpwstr>../Docs/R1-135613.zip</vt:lpwstr>
      </vt:variant>
      <vt:variant>
        <vt:lpwstr/>
      </vt:variant>
      <vt:variant>
        <vt:i4>4456459</vt:i4>
      </vt:variant>
      <vt:variant>
        <vt:i4>3531</vt:i4>
      </vt:variant>
      <vt:variant>
        <vt:i4>0</vt:i4>
      </vt:variant>
      <vt:variant>
        <vt:i4>5</vt:i4>
      </vt:variant>
      <vt:variant>
        <vt:lpwstr>../Docs/R1-135606.zip</vt:lpwstr>
      </vt:variant>
      <vt:variant>
        <vt:lpwstr/>
      </vt:variant>
      <vt:variant>
        <vt:i4>5046282</vt:i4>
      </vt:variant>
      <vt:variant>
        <vt:i4>3528</vt:i4>
      </vt:variant>
      <vt:variant>
        <vt:i4>0</vt:i4>
      </vt:variant>
      <vt:variant>
        <vt:i4>5</vt:i4>
      </vt:variant>
      <vt:variant>
        <vt:lpwstr>../Docs/R1-135495.zip</vt:lpwstr>
      </vt:variant>
      <vt:variant>
        <vt:lpwstr/>
      </vt:variant>
      <vt:variant>
        <vt:i4>5046283</vt:i4>
      </vt:variant>
      <vt:variant>
        <vt:i4>3525</vt:i4>
      </vt:variant>
      <vt:variant>
        <vt:i4>0</vt:i4>
      </vt:variant>
      <vt:variant>
        <vt:i4>5</vt:i4>
      </vt:variant>
      <vt:variant>
        <vt:lpwstr>../Docs/R1-135494.zip</vt:lpwstr>
      </vt:variant>
      <vt:variant>
        <vt:lpwstr/>
      </vt:variant>
      <vt:variant>
        <vt:i4>4980751</vt:i4>
      </vt:variant>
      <vt:variant>
        <vt:i4>3522</vt:i4>
      </vt:variant>
      <vt:variant>
        <vt:i4>0</vt:i4>
      </vt:variant>
      <vt:variant>
        <vt:i4>5</vt:i4>
      </vt:variant>
      <vt:variant>
        <vt:lpwstr>../Docs/R1-135480.zip</vt:lpwstr>
      </vt:variant>
      <vt:variant>
        <vt:lpwstr/>
      </vt:variant>
      <vt:variant>
        <vt:i4>5046273</vt:i4>
      </vt:variant>
      <vt:variant>
        <vt:i4>3519</vt:i4>
      </vt:variant>
      <vt:variant>
        <vt:i4>0</vt:i4>
      </vt:variant>
      <vt:variant>
        <vt:i4>5</vt:i4>
      </vt:variant>
      <vt:variant>
        <vt:lpwstr>../Docs/R1-135399.zip</vt:lpwstr>
      </vt:variant>
      <vt:variant>
        <vt:lpwstr/>
      </vt:variant>
      <vt:variant>
        <vt:i4>4980750</vt:i4>
      </vt:variant>
      <vt:variant>
        <vt:i4>3516</vt:i4>
      </vt:variant>
      <vt:variant>
        <vt:i4>0</vt:i4>
      </vt:variant>
      <vt:variant>
        <vt:i4>5</vt:i4>
      </vt:variant>
      <vt:variant>
        <vt:lpwstr>../Docs/R1-135386.zip</vt:lpwstr>
      </vt:variant>
      <vt:variant>
        <vt:lpwstr/>
      </vt:variant>
      <vt:variant>
        <vt:i4>4980749</vt:i4>
      </vt:variant>
      <vt:variant>
        <vt:i4>3513</vt:i4>
      </vt:variant>
      <vt:variant>
        <vt:i4>0</vt:i4>
      </vt:variant>
      <vt:variant>
        <vt:i4>5</vt:i4>
      </vt:variant>
      <vt:variant>
        <vt:lpwstr>../Docs/R1-135385.zip</vt:lpwstr>
      </vt:variant>
      <vt:variant>
        <vt:lpwstr/>
      </vt:variant>
      <vt:variant>
        <vt:i4>4325377</vt:i4>
      </vt:variant>
      <vt:variant>
        <vt:i4>3510</vt:i4>
      </vt:variant>
      <vt:variant>
        <vt:i4>0</vt:i4>
      </vt:variant>
      <vt:variant>
        <vt:i4>5</vt:i4>
      </vt:variant>
      <vt:variant>
        <vt:lpwstr>../Docs/R1-135369.zip</vt:lpwstr>
      </vt:variant>
      <vt:variant>
        <vt:lpwstr/>
      </vt:variant>
      <vt:variant>
        <vt:i4>4587529</vt:i4>
      </vt:variant>
      <vt:variant>
        <vt:i4>3507</vt:i4>
      </vt:variant>
      <vt:variant>
        <vt:i4>0</vt:i4>
      </vt:variant>
      <vt:variant>
        <vt:i4>5</vt:i4>
      </vt:variant>
      <vt:variant>
        <vt:lpwstr>../Docs/R1-135321.zip</vt:lpwstr>
      </vt:variant>
      <vt:variant>
        <vt:lpwstr/>
      </vt:variant>
      <vt:variant>
        <vt:i4>4521985</vt:i4>
      </vt:variant>
      <vt:variant>
        <vt:i4>3504</vt:i4>
      </vt:variant>
      <vt:variant>
        <vt:i4>0</vt:i4>
      </vt:variant>
      <vt:variant>
        <vt:i4>5</vt:i4>
      </vt:variant>
      <vt:variant>
        <vt:lpwstr>../Docs/R1-135319.zip</vt:lpwstr>
      </vt:variant>
      <vt:variant>
        <vt:lpwstr/>
      </vt:variant>
      <vt:variant>
        <vt:i4>4521984</vt:i4>
      </vt:variant>
      <vt:variant>
        <vt:i4>3501</vt:i4>
      </vt:variant>
      <vt:variant>
        <vt:i4>0</vt:i4>
      </vt:variant>
      <vt:variant>
        <vt:i4>5</vt:i4>
      </vt:variant>
      <vt:variant>
        <vt:lpwstr>../Docs/R1-135318.zip</vt:lpwstr>
      </vt:variant>
      <vt:variant>
        <vt:lpwstr/>
      </vt:variant>
      <vt:variant>
        <vt:i4>4390913</vt:i4>
      </vt:variant>
      <vt:variant>
        <vt:i4>3498</vt:i4>
      </vt:variant>
      <vt:variant>
        <vt:i4>0</vt:i4>
      </vt:variant>
      <vt:variant>
        <vt:i4>5</vt:i4>
      </vt:variant>
      <vt:variant>
        <vt:lpwstr>../Docs/R1-135278.zip</vt:lpwstr>
      </vt:variant>
      <vt:variant>
        <vt:lpwstr/>
      </vt:variant>
      <vt:variant>
        <vt:i4>4390921</vt:i4>
      </vt:variant>
      <vt:variant>
        <vt:i4>3495</vt:i4>
      </vt:variant>
      <vt:variant>
        <vt:i4>0</vt:i4>
      </vt:variant>
      <vt:variant>
        <vt:i4>5</vt:i4>
      </vt:variant>
      <vt:variant>
        <vt:lpwstr>../Docs/R1-135270.zip</vt:lpwstr>
      </vt:variant>
      <vt:variant>
        <vt:lpwstr/>
      </vt:variant>
      <vt:variant>
        <vt:i4>4587529</vt:i4>
      </vt:variant>
      <vt:variant>
        <vt:i4>3492</vt:i4>
      </vt:variant>
      <vt:variant>
        <vt:i4>0</vt:i4>
      </vt:variant>
      <vt:variant>
        <vt:i4>5</vt:i4>
      </vt:variant>
      <vt:variant>
        <vt:lpwstr>../Docs/R1-135220.zip</vt:lpwstr>
      </vt:variant>
      <vt:variant>
        <vt:lpwstr/>
      </vt:variant>
      <vt:variant>
        <vt:i4>4390924</vt:i4>
      </vt:variant>
      <vt:variant>
        <vt:i4>3489</vt:i4>
      </vt:variant>
      <vt:variant>
        <vt:i4>0</vt:i4>
      </vt:variant>
      <vt:variant>
        <vt:i4>5</vt:i4>
      </vt:variant>
      <vt:variant>
        <vt:lpwstr>../Docs/R1-135176.zip</vt:lpwstr>
      </vt:variant>
      <vt:variant>
        <vt:lpwstr/>
      </vt:variant>
      <vt:variant>
        <vt:i4>4194315</vt:i4>
      </vt:variant>
      <vt:variant>
        <vt:i4>3486</vt:i4>
      </vt:variant>
      <vt:variant>
        <vt:i4>0</vt:i4>
      </vt:variant>
      <vt:variant>
        <vt:i4>5</vt:i4>
      </vt:variant>
      <vt:variant>
        <vt:lpwstr>../Docs/R1-135141.zip</vt:lpwstr>
      </vt:variant>
      <vt:variant>
        <vt:lpwstr/>
      </vt:variant>
      <vt:variant>
        <vt:i4>5046281</vt:i4>
      </vt:variant>
      <vt:variant>
        <vt:i4>3483</vt:i4>
      </vt:variant>
      <vt:variant>
        <vt:i4>0</vt:i4>
      </vt:variant>
      <vt:variant>
        <vt:i4>5</vt:i4>
      </vt:variant>
      <vt:variant>
        <vt:lpwstr>../Docs/R1-135092.zip</vt:lpwstr>
      </vt:variant>
      <vt:variant>
        <vt:lpwstr/>
      </vt:variant>
      <vt:variant>
        <vt:i4>4390919</vt:i4>
      </vt:variant>
      <vt:variant>
        <vt:i4>3480</vt:i4>
      </vt:variant>
      <vt:variant>
        <vt:i4>0</vt:i4>
      </vt:variant>
      <vt:variant>
        <vt:i4>5</vt:i4>
      </vt:variant>
      <vt:variant>
        <vt:lpwstr>../Docs/R1-135975.zip</vt:lpwstr>
      </vt:variant>
      <vt:variant>
        <vt:lpwstr/>
      </vt:variant>
      <vt:variant>
        <vt:i4>4653056</vt:i4>
      </vt:variant>
      <vt:variant>
        <vt:i4>3477</vt:i4>
      </vt:variant>
      <vt:variant>
        <vt:i4>0</vt:i4>
      </vt:variant>
      <vt:variant>
        <vt:i4>5</vt:i4>
      </vt:variant>
      <vt:variant>
        <vt:lpwstr>../Docs/R1-135932.zip</vt:lpwstr>
      </vt:variant>
      <vt:variant>
        <vt:lpwstr/>
      </vt:variant>
      <vt:variant>
        <vt:i4>4587531</vt:i4>
      </vt:variant>
      <vt:variant>
        <vt:i4>3474</vt:i4>
      </vt:variant>
      <vt:variant>
        <vt:i4>0</vt:i4>
      </vt:variant>
      <vt:variant>
        <vt:i4>5</vt:i4>
      </vt:variant>
      <vt:variant>
        <vt:lpwstr>../Docs/R1-135929.zip</vt:lpwstr>
      </vt:variant>
      <vt:variant>
        <vt:lpwstr/>
      </vt:variant>
      <vt:variant>
        <vt:i4>4390927</vt:i4>
      </vt:variant>
      <vt:variant>
        <vt:i4>3471</vt:i4>
      </vt:variant>
      <vt:variant>
        <vt:i4>0</vt:i4>
      </vt:variant>
      <vt:variant>
        <vt:i4>5</vt:i4>
      </vt:variant>
      <vt:variant>
        <vt:lpwstr>../Docs/R1-135175.zip</vt:lpwstr>
      </vt:variant>
      <vt:variant>
        <vt:lpwstr/>
      </vt:variant>
      <vt:variant>
        <vt:i4>4456455</vt:i4>
      </vt:variant>
      <vt:variant>
        <vt:i4>3468</vt:i4>
      </vt:variant>
      <vt:variant>
        <vt:i4>0</vt:i4>
      </vt:variant>
      <vt:variant>
        <vt:i4>5</vt:i4>
      </vt:variant>
      <vt:variant>
        <vt:lpwstr>../Docs/R1-135804.zip</vt:lpwstr>
      </vt:variant>
      <vt:variant>
        <vt:lpwstr/>
      </vt:variant>
      <vt:variant>
        <vt:i4>4456449</vt:i4>
      </vt:variant>
      <vt:variant>
        <vt:i4>3465</vt:i4>
      </vt:variant>
      <vt:variant>
        <vt:i4>0</vt:i4>
      </vt:variant>
      <vt:variant>
        <vt:i4>5</vt:i4>
      </vt:variant>
      <vt:variant>
        <vt:lpwstr>../Docs/R1-135903.zip</vt:lpwstr>
      </vt:variant>
      <vt:variant>
        <vt:lpwstr/>
      </vt:variant>
      <vt:variant>
        <vt:i4>4390926</vt:i4>
      </vt:variant>
      <vt:variant>
        <vt:i4>3462</vt:i4>
      </vt:variant>
      <vt:variant>
        <vt:i4>0</vt:i4>
      </vt:variant>
      <vt:variant>
        <vt:i4>5</vt:i4>
      </vt:variant>
      <vt:variant>
        <vt:lpwstr>../Docs/R1-135277.zip</vt:lpwstr>
      </vt:variant>
      <vt:variant>
        <vt:lpwstr/>
      </vt:variant>
      <vt:variant>
        <vt:i4>4390918</vt:i4>
      </vt:variant>
      <vt:variant>
        <vt:i4>3459</vt:i4>
      </vt:variant>
      <vt:variant>
        <vt:i4>0</vt:i4>
      </vt:variant>
      <vt:variant>
        <vt:i4>5</vt:i4>
      </vt:variant>
      <vt:variant>
        <vt:lpwstr>../Docs/R1-135479.zip</vt:lpwstr>
      </vt:variant>
      <vt:variant>
        <vt:lpwstr/>
      </vt:variant>
      <vt:variant>
        <vt:i4>4653068</vt:i4>
      </vt:variant>
      <vt:variant>
        <vt:i4>3456</vt:i4>
      </vt:variant>
      <vt:variant>
        <vt:i4>0</vt:i4>
      </vt:variant>
      <vt:variant>
        <vt:i4>5</vt:i4>
      </vt:variant>
      <vt:variant>
        <vt:lpwstr>../Docs/R1-135532.zip</vt:lpwstr>
      </vt:variant>
      <vt:variant>
        <vt:lpwstr/>
      </vt:variant>
      <vt:variant>
        <vt:i4>4259850</vt:i4>
      </vt:variant>
      <vt:variant>
        <vt:i4>3453</vt:i4>
      </vt:variant>
      <vt:variant>
        <vt:i4>0</vt:i4>
      </vt:variant>
      <vt:variant>
        <vt:i4>5</vt:i4>
      </vt:variant>
      <vt:variant>
        <vt:lpwstr>../Docs/R1-135554.zip</vt:lpwstr>
      </vt:variant>
      <vt:variant>
        <vt:lpwstr/>
      </vt:variant>
      <vt:variant>
        <vt:i4>4194316</vt:i4>
      </vt:variant>
      <vt:variant>
        <vt:i4>3450</vt:i4>
      </vt:variant>
      <vt:variant>
        <vt:i4>0</vt:i4>
      </vt:variant>
      <vt:variant>
        <vt:i4>5</vt:i4>
      </vt:variant>
      <vt:variant>
        <vt:lpwstr>../Docs/R1-135542.zip</vt:lpwstr>
      </vt:variant>
      <vt:variant>
        <vt:lpwstr/>
      </vt:variant>
      <vt:variant>
        <vt:i4>4521999</vt:i4>
      </vt:variant>
      <vt:variant>
        <vt:i4>3447</vt:i4>
      </vt:variant>
      <vt:variant>
        <vt:i4>0</vt:i4>
      </vt:variant>
      <vt:variant>
        <vt:i4>5</vt:i4>
      </vt:variant>
      <vt:variant>
        <vt:lpwstr>../Docs/R1-135317.zip</vt:lpwstr>
      </vt:variant>
      <vt:variant>
        <vt:lpwstr/>
      </vt:variant>
      <vt:variant>
        <vt:i4>4194314</vt:i4>
      </vt:variant>
      <vt:variant>
        <vt:i4>3444</vt:i4>
      </vt:variant>
      <vt:variant>
        <vt:i4>0</vt:i4>
      </vt:variant>
      <vt:variant>
        <vt:i4>5</vt:i4>
      </vt:variant>
      <vt:variant>
        <vt:lpwstr>../Docs/R1-135140.zip</vt:lpwstr>
      </vt:variant>
      <vt:variant>
        <vt:lpwstr/>
      </vt:variant>
      <vt:variant>
        <vt:i4>4325376</vt:i4>
      </vt:variant>
      <vt:variant>
        <vt:i4>3441</vt:i4>
      </vt:variant>
      <vt:variant>
        <vt:i4>0</vt:i4>
      </vt:variant>
      <vt:variant>
        <vt:i4>5</vt:i4>
      </vt:variant>
      <vt:variant>
        <vt:lpwstr>../Docs/R1-135368.zip</vt:lpwstr>
      </vt:variant>
      <vt:variant>
        <vt:lpwstr/>
      </vt:variant>
      <vt:variant>
        <vt:i4>4194314</vt:i4>
      </vt:variant>
      <vt:variant>
        <vt:i4>3438</vt:i4>
      </vt:variant>
      <vt:variant>
        <vt:i4>0</vt:i4>
      </vt:variant>
      <vt:variant>
        <vt:i4>5</vt:i4>
      </vt:variant>
      <vt:variant>
        <vt:lpwstr>../Docs/R1-135041.zip</vt:lpwstr>
      </vt:variant>
      <vt:variant>
        <vt:lpwstr/>
      </vt:variant>
      <vt:variant>
        <vt:i4>4521993</vt:i4>
      </vt:variant>
      <vt:variant>
        <vt:i4>3435</vt:i4>
      </vt:variant>
      <vt:variant>
        <vt:i4>0</vt:i4>
      </vt:variant>
      <vt:variant>
        <vt:i4>5</vt:i4>
      </vt:variant>
      <vt:variant>
        <vt:lpwstr>../Docs/R1-135113.zip</vt:lpwstr>
      </vt:variant>
      <vt:variant>
        <vt:lpwstr/>
      </vt:variant>
      <vt:variant>
        <vt:i4>5046282</vt:i4>
      </vt:variant>
      <vt:variant>
        <vt:i4>3432</vt:i4>
      </vt:variant>
      <vt:variant>
        <vt:i4>0</vt:i4>
      </vt:variant>
      <vt:variant>
        <vt:i4>5</vt:i4>
      </vt:variant>
      <vt:variant>
        <vt:lpwstr>../Docs/R1-135091.zip</vt:lpwstr>
      </vt:variant>
      <vt:variant>
        <vt:lpwstr/>
      </vt:variant>
      <vt:variant>
        <vt:i4>4456448</vt:i4>
      </vt:variant>
      <vt:variant>
        <vt:i4>3429</vt:i4>
      </vt:variant>
      <vt:variant>
        <vt:i4>0</vt:i4>
      </vt:variant>
      <vt:variant>
        <vt:i4>5</vt:i4>
      </vt:variant>
      <vt:variant>
        <vt:lpwstr>../Docs/R1-135803.zip</vt:lpwstr>
      </vt:variant>
      <vt:variant>
        <vt:lpwstr/>
      </vt:variant>
      <vt:variant>
        <vt:i4>4521998</vt:i4>
      </vt:variant>
      <vt:variant>
        <vt:i4>3426</vt:i4>
      </vt:variant>
      <vt:variant>
        <vt:i4>0</vt:i4>
      </vt:variant>
      <vt:variant>
        <vt:i4>5</vt:i4>
      </vt:variant>
      <vt:variant>
        <vt:lpwstr>../Docs/R1-135316.zip</vt:lpwstr>
      </vt:variant>
      <vt:variant>
        <vt:lpwstr/>
      </vt:variant>
      <vt:variant>
        <vt:i4>4325377</vt:i4>
      </vt:variant>
      <vt:variant>
        <vt:i4>3423</vt:i4>
      </vt:variant>
      <vt:variant>
        <vt:i4>0</vt:i4>
      </vt:variant>
      <vt:variant>
        <vt:i4>5</vt:i4>
      </vt:variant>
      <vt:variant>
        <vt:lpwstr>../Docs/R1-135268.zip</vt:lpwstr>
      </vt:variant>
      <vt:variant>
        <vt:lpwstr/>
      </vt:variant>
      <vt:variant>
        <vt:i4>5046287</vt:i4>
      </vt:variant>
      <vt:variant>
        <vt:i4>3420</vt:i4>
      </vt:variant>
      <vt:variant>
        <vt:i4>0</vt:i4>
      </vt:variant>
      <vt:variant>
        <vt:i4>5</vt:i4>
      </vt:variant>
      <vt:variant>
        <vt:lpwstr>../Docs/R1-135591.zip</vt:lpwstr>
      </vt:variant>
      <vt:variant>
        <vt:lpwstr/>
      </vt:variant>
      <vt:variant>
        <vt:i4>4521984</vt:i4>
      </vt:variant>
      <vt:variant>
        <vt:i4>3417</vt:i4>
      </vt:variant>
      <vt:variant>
        <vt:i4>0</vt:i4>
      </vt:variant>
      <vt:variant>
        <vt:i4>5</vt:i4>
      </vt:variant>
      <vt:variant>
        <vt:lpwstr>../Docs/R1-135219.zip</vt:lpwstr>
      </vt:variant>
      <vt:variant>
        <vt:lpwstr/>
      </vt:variant>
      <vt:variant>
        <vt:i4>4456461</vt:i4>
      </vt:variant>
      <vt:variant>
        <vt:i4>3414</vt:i4>
      </vt:variant>
      <vt:variant>
        <vt:i4>0</vt:i4>
      </vt:variant>
      <vt:variant>
        <vt:i4>5</vt:i4>
      </vt:variant>
      <vt:variant>
        <vt:lpwstr>../Docs/R1-135402.zip</vt:lpwstr>
      </vt:variant>
      <vt:variant>
        <vt:lpwstr/>
      </vt:variant>
      <vt:variant>
        <vt:i4>5046272</vt:i4>
      </vt:variant>
      <vt:variant>
        <vt:i4>3411</vt:i4>
      </vt:variant>
      <vt:variant>
        <vt:i4>0</vt:i4>
      </vt:variant>
      <vt:variant>
        <vt:i4>5</vt:i4>
      </vt:variant>
      <vt:variant>
        <vt:lpwstr>../Docs/R1-135398.zip</vt:lpwstr>
      </vt:variant>
      <vt:variant>
        <vt:lpwstr/>
      </vt:variant>
      <vt:variant>
        <vt:i4>4521998</vt:i4>
      </vt:variant>
      <vt:variant>
        <vt:i4>3408</vt:i4>
      </vt:variant>
      <vt:variant>
        <vt:i4>0</vt:i4>
      </vt:variant>
      <vt:variant>
        <vt:i4>5</vt:i4>
      </vt:variant>
      <vt:variant>
        <vt:lpwstr>../Docs/R1-135114.zip</vt:lpwstr>
      </vt:variant>
      <vt:variant>
        <vt:lpwstr/>
      </vt:variant>
      <vt:variant>
        <vt:i4>4456457</vt:i4>
      </vt:variant>
      <vt:variant>
        <vt:i4>3405</vt:i4>
      </vt:variant>
      <vt:variant>
        <vt:i4>0</vt:i4>
      </vt:variant>
      <vt:variant>
        <vt:i4>5</vt:i4>
      </vt:variant>
      <vt:variant>
        <vt:lpwstr>../Docs/R1-136032.zip</vt:lpwstr>
      </vt:variant>
      <vt:variant>
        <vt:lpwstr/>
      </vt:variant>
      <vt:variant>
        <vt:i4>2686977</vt:i4>
      </vt:variant>
      <vt:variant>
        <vt:i4>3402</vt:i4>
      </vt:variant>
      <vt:variant>
        <vt:i4>0</vt:i4>
      </vt:variant>
      <vt:variant>
        <vt:i4>5</vt:i4>
      </vt:variant>
      <vt:variant>
        <vt:lpwstr>http://www.3gpp.org/ftp/tsg_ran/TSG_RAN/TSGR_58/Docs/RP-122009.zip</vt:lpwstr>
      </vt:variant>
      <vt:variant>
        <vt:lpwstr/>
      </vt:variant>
      <vt:variant>
        <vt:i4>4521985</vt:i4>
      </vt:variant>
      <vt:variant>
        <vt:i4>3399</vt:i4>
      </vt:variant>
      <vt:variant>
        <vt:i4>0</vt:i4>
      </vt:variant>
      <vt:variant>
        <vt:i4>5</vt:i4>
      </vt:variant>
      <vt:variant>
        <vt:lpwstr>../Docs/R1-135218.zip</vt:lpwstr>
      </vt:variant>
      <vt:variant>
        <vt:lpwstr/>
      </vt:variant>
      <vt:variant>
        <vt:i4>4587534</vt:i4>
      </vt:variant>
      <vt:variant>
        <vt:i4>3396</vt:i4>
      </vt:variant>
      <vt:variant>
        <vt:i4>0</vt:i4>
      </vt:variant>
      <vt:variant>
        <vt:i4>5</vt:i4>
      </vt:variant>
      <vt:variant>
        <vt:lpwstr>../Docs/R1-136015.zip</vt:lpwstr>
      </vt:variant>
      <vt:variant>
        <vt:lpwstr/>
      </vt:variant>
      <vt:variant>
        <vt:i4>4587534</vt:i4>
      </vt:variant>
      <vt:variant>
        <vt:i4>3393</vt:i4>
      </vt:variant>
      <vt:variant>
        <vt:i4>0</vt:i4>
      </vt:variant>
      <vt:variant>
        <vt:i4>5</vt:i4>
      </vt:variant>
      <vt:variant>
        <vt:lpwstr>../Docs/R1-136015.zip</vt:lpwstr>
      </vt:variant>
      <vt:variant>
        <vt:lpwstr/>
      </vt:variant>
      <vt:variant>
        <vt:i4>4325380</vt:i4>
      </vt:variant>
      <vt:variant>
        <vt:i4>3390</vt:i4>
      </vt:variant>
      <vt:variant>
        <vt:i4>0</vt:i4>
      </vt:variant>
      <vt:variant>
        <vt:i4>5</vt:i4>
      </vt:variant>
      <vt:variant>
        <vt:lpwstr>../Docs/R1-135768.zip</vt:lpwstr>
      </vt:variant>
      <vt:variant>
        <vt:lpwstr/>
      </vt:variant>
      <vt:variant>
        <vt:i4>4456458</vt:i4>
      </vt:variant>
      <vt:variant>
        <vt:i4>3387</vt:i4>
      </vt:variant>
      <vt:variant>
        <vt:i4>0</vt:i4>
      </vt:variant>
      <vt:variant>
        <vt:i4>5</vt:i4>
      </vt:variant>
      <vt:variant>
        <vt:lpwstr>../Docs/R1-135706.zip</vt:lpwstr>
      </vt:variant>
      <vt:variant>
        <vt:lpwstr/>
      </vt:variant>
      <vt:variant>
        <vt:i4>4653066</vt:i4>
      </vt:variant>
      <vt:variant>
        <vt:i4>3384</vt:i4>
      </vt:variant>
      <vt:variant>
        <vt:i4>0</vt:i4>
      </vt:variant>
      <vt:variant>
        <vt:i4>5</vt:i4>
      </vt:variant>
      <vt:variant>
        <vt:lpwstr>../Docs/R1-135637.zip</vt:lpwstr>
      </vt:variant>
      <vt:variant>
        <vt:lpwstr/>
      </vt:variant>
      <vt:variant>
        <vt:i4>4194319</vt:i4>
      </vt:variant>
      <vt:variant>
        <vt:i4>3381</vt:i4>
      </vt:variant>
      <vt:variant>
        <vt:i4>0</vt:i4>
      </vt:variant>
      <vt:variant>
        <vt:i4>5</vt:i4>
      </vt:variant>
      <vt:variant>
        <vt:lpwstr>../Docs/R1-135541.zip</vt:lpwstr>
      </vt:variant>
      <vt:variant>
        <vt:lpwstr/>
      </vt:variant>
      <vt:variant>
        <vt:i4>4587529</vt:i4>
      </vt:variant>
      <vt:variant>
        <vt:i4>3378</vt:i4>
      </vt:variant>
      <vt:variant>
        <vt:i4>0</vt:i4>
      </vt:variant>
      <vt:variant>
        <vt:i4>5</vt:i4>
      </vt:variant>
      <vt:variant>
        <vt:lpwstr>../Docs/R1-135527.zip</vt:lpwstr>
      </vt:variant>
      <vt:variant>
        <vt:lpwstr/>
      </vt:variant>
      <vt:variant>
        <vt:i4>4390919</vt:i4>
      </vt:variant>
      <vt:variant>
        <vt:i4>3375</vt:i4>
      </vt:variant>
      <vt:variant>
        <vt:i4>0</vt:i4>
      </vt:variant>
      <vt:variant>
        <vt:i4>5</vt:i4>
      </vt:variant>
      <vt:variant>
        <vt:lpwstr>../Docs/R1-135478.zip</vt:lpwstr>
      </vt:variant>
      <vt:variant>
        <vt:lpwstr/>
      </vt:variant>
      <vt:variant>
        <vt:i4>4194310</vt:i4>
      </vt:variant>
      <vt:variant>
        <vt:i4>3372</vt:i4>
      </vt:variant>
      <vt:variant>
        <vt:i4>0</vt:i4>
      </vt:variant>
      <vt:variant>
        <vt:i4>5</vt:i4>
      </vt:variant>
      <vt:variant>
        <vt:lpwstr>../Docs/R1-135449.zip</vt:lpwstr>
      </vt:variant>
      <vt:variant>
        <vt:lpwstr/>
      </vt:variant>
      <vt:variant>
        <vt:i4>4456456</vt:i4>
      </vt:variant>
      <vt:variant>
        <vt:i4>3369</vt:i4>
      </vt:variant>
      <vt:variant>
        <vt:i4>0</vt:i4>
      </vt:variant>
      <vt:variant>
        <vt:i4>5</vt:i4>
      </vt:variant>
      <vt:variant>
        <vt:lpwstr>../Docs/R1-135407.zip</vt:lpwstr>
      </vt:variant>
      <vt:variant>
        <vt:lpwstr/>
      </vt:variant>
      <vt:variant>
        <vt:i4>4980748</vt:i4>
      </vt:variant>
      <vt:variant>
        <vt:i4>3366</vt:i4>
      </vt:variant>
      <vt:variant>
        <vt:i4>0</vt:i4>
      </vt:variant>
      <vt:variant>
        <vt:i4>5</vt:i4>
      </vt:variant>
      <vt:variant>
        <vt:lpwstr>../Docs/R1-135384.zip</vt:lpwstr>
      </vt:variant>
      <vt:variant>
        <vt:lpwstr/>
      </vt:variant>
      <vt:variant>
        <vt:i4>4194306</vt:i4>
      </vt:variant>
      <vt:variant>
        <vt:i4>3363</vt:i4>
      </vt:variant>
      <vt:variant>
        <vt:i4>0</vt:i4>
      </vt:variant>
      <vt:variant>
        <vt:i4>5</vt:i4>
      </vt:variant>
      <vt:variant>
        <vt:lpwstr>../Docs/R1-135841.zip</vt:lpwstr>
      </vt:variant>
      <vt:variant>
        <vt:lpwstr/>
      </vt:variant>
      <vt:variant>
        <vt:i4>4521997</vt:i4>
      </vt:variant>
      <vt:variant>
        <vt:i4>3360</vt:i4>
      </vt:variant>
      <vt:variant>
        <vt:i4>0</vt:i4>
      </vt:variant>
      <vt:variant>
        <vt:i4>5</vt:i4>
      </vt:variant>
      <vt:variant>
        <vt:lpwstr>../Docs/R1-135315.zip</vt:lpwstr>
      </vt:variant>
      <vt:variant>
        <vt:lpwstr/>
      </vt:variant>
      <vt:variant>
        <vt:i4>4521998</vt:i4>
      </vt:variant>
      <vt:variant>
        <vt:i4>3357</vt:i4>
      </vt:variant>
      <vt:variant>
        <vt:i4>0</vt:i4>
      </vt:variant>
      <vt:variant>
        <vt:i4>5</vt:i4>
      </vt:variant>
      <vt:variant>
        <vt:lpwstr>../Docs/R1-135217.zip</vt:lpwstr>
      </vt:variant>
      <vt:variant>
        <vt:lpwstr/>
      </vt:variant>
      <vt:variant>
        <vt:i4>4390926</vt:i4>
      </vt:variant>
      <vt:variant>
        <vt:i4>3354</vt:i4>
      </vt:variant>
      <vt:variant>
        <vt:i4>0</vt:i4>
      </vt:variant>
      <vt:variant>
        <vt:i4>5</vt:i4>
      </vt:variant>
      <vt:variant>
        <vt:lpwstr>../Docs/R1-135174.zip</vt:lpwstr>
      </vt:variant>
      <vt:variant>
        <vt:lpwstr/>
      </vt:variant>
      <vt:variant>
        <vt:i4>4521985</vt:i4>
      </vt:variant>
      <vt:variant>
        <vt:i4>3351</vt:i4>
      </vt:variant>
      <vt:variant>
        <vt:i4>0</vt:i4>
      </vt:variant>
      <vt:variant>
        <vt:i4>5</vt:i4>
      </vt:variant>
      <vt:variant>
        <vt:lpwstr>../Docs/R1-135812.zip</vt:lpwstr>
      </vt:variant>
      <vt:variant>
        <vt:lpwstr/>
      </vt:variant>
      <vt:variant>
        <vt:i4>4653067</vt:i4>
      </vt:variant>
      <vt:variant>
        <vt:i4>3348</vt:i4>
      </vt:variant>
      <vt:variant>
        <vt:i4>0</vt:i4>
      </vt:variant>
      <vt:variant>
        <vt:i4>5</vt:i4>
      </vt:variant>
      <vt:variant>
        <vt:lpwstr>../Docs/R1-135636.zip</vt:lpwstr>
      </vt:variant>
      <vt:variant>
        <vt:lpwstr/>
      </vt:variant>
      <vt:variant>
        <vt:i4>4456457</vt:i4>
      </vt:variant>
      <vt:variant>
        <vt:i4>3345</vt:i4>
      </vt:variant>
      <vt:variant>
        <vt:i4>0</vt:i4>
      </vt:variant>
      <vt:variant>
        <vt:i4>5</vt:i4>
      </vt:variant>
      <vt:variant>
        <vt:lpwstr>../Docs/R1-135604.zip</vt:lpwstr>
      </vt:variant>
      <vt:variant>
        <vt:lpwstr/>
      </vt:variant>
      <vt:variant>
        <vt:i4>4194311</vt:i4>
      </vt:variant>
      <vt:variant>
        <vt:i4>3342</vt:i4>
      </vt:variant>
      <vt:variant>
        <vt:i4>0</vt:i4>
      </vt:variant>
      <vt:variant>
        <vt:i4>5</vt:i4>
      </vt:variant>
      <vt:variant>
        <vt:lpwstr>../Docs/R1-135549.zip</vt:lpwstr>
      </vt:variant>
      <vt:variant>
        <vt:lpwstr/>
      </vt:variant>
      <vt:variant>
        <vt:i4>4587528</vt:i4>
      </vt:variant>
      <vt:variant>
        <vt:i4>3339</vt:i4>
      </vt:variant>
      <vt:variant>
        <vt:i4>0</vt:i4>
      </vt:variant>
      <vt:variant>
        <vt:i4>5</vt:i4>
      </vt:variant>
      <vt:variant>
        <vt:lpwstr>../Docs/R1-135526.zip</vt:lpwstr>
      </vt:variant>
      <vt:variant>
        <vt:lpwstr/>
      </vt:variant>
      <vt:variant>
        <vt:i4>4587534</vt:i4>
      </vt:variant>
      <vt:variant>
        <vt:i4>3336</vt:i4>
      </vt:variant>
      <vt:variant>
        <vt:i4>0</vt:i4>
      </vt:variant>
      <vt:variant>
        <vt:i4>5</vt:i4>
      </vt:variant>
      <vt:variant>
        <vt:lpwstr>../Docs/R1-135520.zip</vt:lpwstr>
      </vt:variant>
      <vt:variant>
        <vt:lpwstr/>
      </vt:variant>
      <vt:variant>
        <vt:i4>4325388</vt:i4>
      </vt:variant>
      <vt:variant>
        <vt:i4>3333</vt:i4>
      </vt:variant>
      <vt:variant>
        <vt:i4>0</vt:i4>
      </vt:variant>
      <vt:variant>
        <vt:i4>5</vt:i4>
      </vt:variant>
      <vt:variant>
        <vt:lpwstr>../Docs/R1-135265.zip</vt:lpwstr>
      </vt:variant>
      <vt:variant>
        <vt:lpwstr/>
      </vt:variant>
      <vt:variant>
        <vt:i4>4390921</vt:i4>
      </vt:variant>
      <vt:variant>
        <vt:i4>3330</vt:i4>
      </vt:variant>
      <vt:variant>
        <vt:i4>0</vt:i4>
      </vt:variant>
      <vt:variant>
        <vt:i4>5</vt:i4>
      </vt:variant>
      <vt:variant>
        <vt:lpwstr>../Docs/R1-135173.zip</vt:lpwstr>
      </vt:variant>
      <vt:variant>
        <vt:lpwstr/>
      </vt:variant>
      <vt:variant>
        <vt:i4>4980748</vt:i4>
      </vt:variant>
      <vt:variant>
        <vt:i4>3327</vt:i4>
      </vt:variant>
      <vt:variant>
        <vt:i4>0</vt:i4>
      </vt:variant>
      <vt:variant>
        <vt:i4>5</vt:i4>
      </vt:variant>
      <vt:variant>
        <vt:lpwstr>../Docs/R1-135087.zip</vt:lpwstr>
      </vt:variant>
      <vt:variant>
        <vt:lpwstr/>
      </vt:variant>
      <vt:variant>
        <vt:i4>4521986</vt:i4>
      </vt:variant>
      <vt:variant>
        <vt:i4>3324</vt:i4>
      </vt:variant>
      <vt:variant>
        <vt:i4>0</vt:i4>
      </vt:variant>
      <vt:variant>
        <vt:i4>5</vt:i4>
      </vt:variant>
      <vt:variant>
        <vt:lpwstr>../Docs/R1-135811.zip</vt:lpwstr>
      </vt:variant>
      <vt:variant>
        <vt:lpwstr/>
      </vt:variant>
      <vt:variant>
        <vt:i4>4325387</vt:i4>
      </vt:variant>
      <vt:variant>
        <vt:i4>3321</vt:i4>
      </vt:variant>
      <vt:variant>
        <vt:i4>0</vt:i4>
      </vt:variant>
      <vt:variant>
        <vt:i4>5</vt:i4>
      </vt:variant>
      <vt:variant>
        <vt:lpwstr>../Docs/R1-135767.zip</vt:lpwstr>
      </vt:variant>
      <vt:variant>
        <vt:lpwstr/>
      </vt:variant>
      <vt:variant>
        <vt:i4>4390917</vt:i4>
      </vt:variant>
      <vt:variant>
        <vt:i4>3318</vt:i4>
      </vt:variant>
      <vt:variant>
        <vt:i4>0</vt:i4>
      </vt:variant>
      <vt:variant>
        <vt:i4>5</vt:i4>
      </vt:variant>
      <vt:variant>
        <vt:lpwstr>../Docs/R1-135678.zip</vt:lpwstr>
      </vt:variant>
      <vt:variant>
        <vt:lpwstr/>
      </vt:variant>
      <vt:variant>
        <vt:i4>4521991</vt:i4>
      </vt:variant>
      <vt:variant>
        <vt:i4>3315</vt:i4>
      </vt:variant>
      <vt:variant>
        <vt:i4>0</vt:i4>
      </vt:variant>
      <vt:variant>
        <vt:i4>5</vt:i4>
      </vt:variant>
      <vt:variant>
        <vt:lpwstr>../Docs/R1-135519.zip</vt:lpwstr>
      </vt:variant>
      <vt:variant>
        <vt:lpwstr/>
      </vt:variant>
      <vt:variant>
        <vt:i4>4390920</vt:i4>
      </vt:variant>
      <vt:variant>
        <vt:i4>3312</vt:i4>
      </vt:variant>
      <vt:variant>
        <vt:i4>0</vt:i4>
      </vt:variant>
      <vt:variant>
        <vt:i4>5</vt:i4>
      </vt:variant>
      <vt:variant>
        <vt:lpwstr>../Docs/R1-135477.zip</vt:lpwstr>
      </vt:variant>
      <vt:variant>
        <vt:lpwstr/>
      </vt:variant>
      <vt:variant>
        <vt:i4>4456455</vt:i4>
      </vt:variant>
      <vt:variant>
        <vt:i4>3309</vt:i4>
      </vt:variant>
      <vt:variant>
        <vt:i4>0</vt:i4>
      </vt:variant>
      <vt:variant>
        <vt:i4>5</vt:i4>
      </vt:variant>
      <vt:variant>
        <vt:lpwstr>../Docs/R1-135408.zip</vt:lpwstr>
      </vt:variant>
      <vt:variant>
        <vt:lpwstr/>
      </vt:variant>
      <vt:variant>
        <vt:i4>4521996</vt:i4>
      </vt:variant>
      <vt:variant>
        <vt:i4>3306</vt:i4>
      </vt:variant>
      <vt:variant>
        <vt:i4>0</vt:i4>
      </vt:variant>
      <vt:variant>
        <vt:i4>5</vt:i4>
      </vt:variant>
      <vt:variant>
        <vt:lpwstr>../Docs/R1-135314.zip</vt:lpwstr>
      </vt:variant>
      <vt:variant>
        <vt:lpwstr/>
      </vt:variant>
      <vt:variant>
        <vt:i4>4521999</vt:i4>
      </vt:variant>
      <vt:variant>
        <vt:i4>3303</vt:i4>
      </vt:variant>
      <vt:variant>
        <vt:i4>0</vt:i4>
      </vt:variant>
      <vt:variant>
        <vt:i4>5</vt:i4>
      </vt:variant>
      <vt:variant>
        <vt:lpwstr>../Docs/R1-135216.zip</vt:lpwstr>
      </vt:variant>
      <vt:variant>
        <vt:lpwstr/>
      </vt:variant>
      <vt:variant>
        <vt:i4>4653059</vt:i4>
      </vt:variant>
      <vt:variant>
        <vt:i4>3300</vt:i4>
      </vt:variant>
      <vt:variant>
        <vt:i4>0</vt:i4>
      </vt:variant>
      <vt:variant>
        <vt:i4>5</vt:i4>
      </vt:variant>
      <vt:variant>
        <vt:lpwstr>../Docs/R1-135139.zip</vt:lpwstr>
      </vt:variant>
      <vt:variant>
        <vt:lpwstr/>
      </vt:variant>
      <vt:variant>
        <vt:i4>4521992</vt:i4>
      </vt:variant>
      <vt:variant>
        <vt:i4>3297</vt:i4>
      </vt:variant>
      <vt:variant>
        <vt:i4>0</vt:i4>
      </vt:variant>
      <vt:variant>
        <vt:i4>5</vt:i4>
      </vt:variant>
      <vt:variant>
        <vt:lpwstr>../Docs/R1-135112.zip</vt:lpwstr>
      </vt:variant>
      <vt:variant>
        <vt:lpwstr/>
      </vt:variant>
      <vt:variant>
        <vt:i4>4980749</vt:i4>
      </vt:variant>
      <vt:variant>
        <vt:i4>3294</vt:i4>
      </vt:variant>
      <vt:variant>
        <vt:i4>0</vt:i4>
      </vt:variant>
      <vt:variant>
        <vt:i4>5</vt:i4>
      </vt:variant>
      <vt:variant>
        <vt:lpwstr>../Docs/R1-135086.zip</vt:lpwstr>
      </vt:variant>
      <vt:variant>
        <vt:lpwstr/>
      </vt:variant>
      <vt:variant>
        <vt:i4>4194315</vt:i4>
      </vt:variant>
      <vt:variant>
        <vt:i4>3291</vt:i4>
      </vt:variant>
      <vt:variant>
        <vt:i4>0</vt:i4>
      </vt:variant>
      <vt:variant>
        <vt:i4>5</vt:i4>
      </vt:variant>
      <vt:variant>
        <vt:lpwstr>../Docs/R1-135040.zip</vt:lpwstr>
      </vt:variant>
      <vt:variant>
        <vt:lpwstr/>
      </vt:variant>
      <vt:variant>
        <vt:i4>5046286</vt:i4>
      </vt:variant>
      <vt:variant>
        <vt:i4>3288</vt:i4>
      </vt:variant>
      <vt:variant>
        <vt:i4>0</vt:i4>
      </vt:variant>
      <vt:variant>
        <vt:i4>5</vt:i4>
      </vt:variant>
      <vt:variant>
        <vt:lpwstr>../Docs/R1-135590.zip</vt:lpwstr>
      </vt:variant>
      <vt:variant>
        <vt:lpwstr/>
      </vt:variant>
      <vt:variant>
        <vt:i4>4194315</vt:i4>
      </vt:variant>
      <vt:variant>
        <vt:i4>3285</vt:i4>
      </vt:variant>
      <vt:variant>
        <vt:i4>0</vt:i4>
      </vt:variant>
      <vt:variant>
        <vt:i4>5</vt:i4>
      </vt:variant>
      <vt:variant>
        <vt:lpwstr>../Docs/R1-135949.zip</vt:lpwstr>
      </vt:variant>
      <vt:variant>
        <vt:lpwstr/>
      </vt:variant>
      <vt:variant>
        <vt:i4>4653067</vt:i4>
      </vt:variant>
      <vt:variant>
        <vt:i4>3282</vt:i4>
      </vt:variant>
      <vt:variant>
        <vt:i4>0</vt:i4>
      </vt:variant>
      <vt:variant>
        <vt:i4>5</vt:i4>
      </vt:variant>
      <vt:variant>
        <vt:lpwstr>../Docs/R1-136000.zip</vt:lpwstr>
      </vt:variant>
      <vt:variant>
        <vt:lpwstr/>
      </vt:variant>
      <vt:variant>
        <vt:i4>4259840</vt:i4>
      </vt:variant>
      <vt:variant>
        <vt:i4>3279</vt:i4>
      </vt:variant>
      <vt:variant>
        <vt:i4>0</vt:i4>
      </vt:variant>
      <vt:variant>
        <vt:i4>5</vt:i4>
      </vt:variant>
      <vt:variant>
        <vt:lpwstr>../Docs/R1-135952.zip</vt:lpwstr>
      </vt:variant>
      <vt:variant>
        <vt:lpwstr/>
      </vt:variant>
      <vt:variant>
        <vt:i4>4653067</vt:i4>
      </vt:variant>
      <vt:variant>
        <vt:i4>3276</vt:i4>
      </vt:variant>
      <vt:variant>
        <vt:i4>0</vt:i4>
      </vt:variant>
      <vt:variant>
        <vt:i4>5</vt:i4>
      </vt:variant>
      <vt:variant>
        <vt:lpwstr>../Docs/R1-136000.zip</vt:lpwstr>
      </vt:variant>
      <vt:variant>
        <vt:lpwstr/>
      </vt:variant>
      <vt:variant>
        <vt:i4>4259840</vt:i4>
      </vt:variant>
      <vt:variant>
        <vt:i4>3273</vt:i4>
      </vt:variant>
      <vt:variant>
        <vt:i4>0</vt:i4>
      </vt:variant>
      <vt:variant>
        <vt:i4>5</vt:i4>
      </vt:variant>
      <vt:variant>
        <vt:lpwstr>../Docs/R1-135952.zip</vt:lpwstr>
      </vt:variant>
      <vt:variant>
        <vt:lpwstr/>
      </vt:variant>
      <vt:variant>
        <vt:i4>4325386</vt:i4>
      </vt:variant>
      <vt:variant>
        <vt:i4>3270</vt:i4>
      </vt:variant>
      <vt:variant>
        <vt:i4>0</vt:i4>
      </vt:variant>
      <vt:variant>
        <vt:i4>5</vt:i4>
      </vt:variant>
      <vt:variant>
        <vt:lpwstr>../Docs/R1-135766.zip</vt:lpwstr>
      </vt:variant>
      <vt:variant>
        <vt:lpwstr/>
      </vt:variant>
      <vt:variant>
        <vt:i4>4456462</vt:i4>
      </vt:variant>
      <vt:variant>
        <vt:i4>3267</vt:i4>
      </vt:variant>
      <vt:variant>
        <vt:i4>0</vt:i4>
      </vt:variant>
      <vt:variant>
        <vt:i4>5</vt:i4>
      </vt:variant>
      <vt:variant>
        <vt:lpwstr>../Docs/R1-135603.zip</vt:lpwstr>
      </vt:variant>
      <vt:variant>
        <vt:lpwstr/>
      </vt:variant>
      <vt:variant>
        <vt:i4>4194311</vt:i4>
      </vt:variant>
      <vt:variant>
        <vt:i4>3264</vt:i4>
      </vt:variant>
      <vt:variant>
        <vt:i4>0</vt:i4>
      </vt:variant>
      <vt:variant>
        <vt:i4>5</vt:i4>
      </vt:variant>
      <vt:variant>
        <vt:lpwstr>../Docs/R1-135549.zip</vt:lpwstr>
      </vt:variant>
      <vt:variant>
        <vt:lpwstr/>
      </vt:variant>
      <vt:variant>
        <vt:i4>4521995</vt:i4>
      </vt:variant>
      <vt:variant>
        <vt:i4>3261</vt:i4>
      </vt:variant>
      <vt:variant>
        <vt:i4>0</vt:i4>
      </vt:variant>
      <vt:variant>
        <vt:i4>5</vt:i4>
      </vt:variant>
      <vt:variant>
        <vt:lpwstr>../Docs/R1-135313.zip</vt:lpwstr>
      </vt:variant>
      <vt:variant>
        <vt:lpwstr/>
      </vt:variant>
      <vt:variant>
        <vt:i4>4390920</vt:i4>
      </vt:variant>
      <vt:variant>
        <vt:i4>3258</vt:i4>
      </vt:variant>
      <vt:variant>
        <vt:i4>0</vt:i4>
      </vt:variant>
      <vt:variant>
        <vt:i4>5</vt:i4>
      </vt:variant>
      <vt:variant>
        <vt:lpwstr>../Docs/R1-135172.zip</vt:lpwstr>
      </vt:variant>
      <vt:variant>
        <vt:lpwstr/>
      </vt:variant>
      <vt:variant>
        <vt:i4>4980750</vt:i4>
      </vt:variant>
      <vt:variant>
        <vt:i4>3255</vt:i4>
      </vt:variant>
      <vt:variant>
        <vt:i4>0</vt:i4>
      </vt:variant>
      <vt:variant>
        <vt:i4>5</vt:i4>
      </vt:variant>
      <vt:variant>
        <vt:lpwstr>../Docs/R1-135085.zip</vt:lpwstr>
      </vt:variant>
      <vt:variant>
        <vt:lpwstr/>
      </vt:variant>
      <vt:variant>
        <vt:i4>4587523</vt:i4>
      </vt:variant>
      <vt:variant>
        <vt:i4>3252</vt:i4>
      </vt:variant>
      <vt:variant>
        <vt:i4>0</vt:i4>
      </vt:variant>
      <vt:variant>
        <vt:i4>5</vt:i4>
      </vt:variant>
      <vt:variant>
        <vt:lpwstr>../Docs/R1-136018.zip</vt:lpwstr>
      </vt:variant>
      <vt:variant>
        <vt:lpwstr/>
      </vt:variant>
      <vt:variant>
        <vt:i4>4980743</vt:i4>
      </vt:variant>
      <vt:variant>
        <vt:i4>3249</vt:i4>
      </vt:variant>
      <vt:variant>
        <vt:i4>0</vt:i4>
      </vt:variant>
      <vt:variant>
        <vt:i4>5</vt:i4>
      </vt:variant>
      <vt:variant>
        <vt:lpwstr>../Docs/R1-135589.zip</vt:lpwstr>
      </vt:variant>
      <vt:variant>
        <vt:lpwstr/>
      </vt:variant>
      <vt:variant>
        <vt:i4>4259854</vt:i4>
      </vt:variant>
      <vt:variant>
        <vt:i4>3246</vt:i4>
      </vt:variant>
      <vt:variant>
        <vt:i4>0</vt:i4>
      </vt:variant>
      <vt:variant>
        <vt:i4>5</vt:i4>
      </vt:variant>
      <vt:variant>
        <vt:lpwstr>../Docs/R1-135550.zip</vt:lpwstr>
      </vt:variant>
      <vt:variant>
        <vt:lpwstr/>
      </vt:variant>
      <vt:variant>
        <vt:i4>4390921</vt:i4>
      </vt:variant>
      <vt:variant>
        <vt:i4>3243</vt:i4>
      </vt:variant>
      <vt:variant>
        <vt:i4>0</vt:i4>
      </vt:variant>
      <vt:variant>
        <vt:i4>5</vt:i4>
      </vt:variant>
      <vt:variant>
        <vt:lpwstr>../Docs/R1-135476.zip</vt:lpwstr>
      </vt:variant>
      <vt:variant>
        <vt:lpwstr/>
      </vt:variant>
      <vt:variant>
        <vt:i4>4456454</vt:i4>
      </vt:variant>
      <vt:variant>
        <vt:i4>3240</vt:i4>
      </vt:variant>
      <vt:variant>
        <vt:i4>0</vt:i4>
      </vt:variant>
      <vt:variant>
        <vt:i4>5</vt:i4>
      </vt:variant>
      <vt:variant>
        <vt:lpwstr>../Docs/R1-135409.zip</vt:lpwstr>
      </vt:variant>
      <vt:variant>
        <vt:lpwstr/>
      </vt:variant>
      <vt:variant>
        <vt:i4>4980749</vt:i4>
      </vt:variant>
      <vt:variant>
        <vt:i4>3237</vt:i4>
      </vt:variant>
      <vt:variant>
        <vt:i4>0</vt:i4>
      </vt:variant>
      <vt:variant>
        <vt:i4>5</vt:i4>
      </vt:variant>
      <vt:variant>
        <vt:lpwstr>../Docs/R1-135284.zip</vt:lpwstr>
      </vt:variant>
      <vt:variant>
        <vt:lpwstr/>
      </vt:variant>
      <vt:variant>
        <vt:i4>4521996</vt:i4>
      </vt:variant>
      <vt:variant>
        <vt:i4>3234</vt:i4>
      </vt:variant>
      <vt:variant>
        <vt:i4>0</vt:i4>
      </vt:variant>
      <vt:variant>
        <vt:i4>5</vt:i4>
      </vt:variant>
      <vt:variant>
        <vt:lpwstr>../Docs/R1-135215.zip</vt:lpwstr>
      </vt:variant>
      <vt:variant>
        <vt:lpwstr/>
      </vt:variant>
      <vt:variant>
        <vt:i4>4521995</vt:i4>
      </vt:variant>
      <vt:variant>
        <vt:i4>3231</vt:i4>
      </vt:variant>
      <vt:variant>
        <vt:i4>0</vt:i4>
      </vt:variant>
      <vt:variant>
        <vt:i4>5</vt:i4>
      </vt:variant>
      <vt:variant>
        <vt:lpwstr>../Docs/R1-135111.zip</vt:lpwstr>
      </vt:variant>
      <vt:variant>
        <vt:lpwstr/>
      </vt:variant>
      <vt:variant>
        <vt:i4>4980750</vt:i4>
      </vt:variant>
      <vt:variant>
        <vt:i4>3228</vt:i4>
      </vt:variant>
      <vt:variant>
        <vt:i4>0</vt:i4>
      </vt:variant>
      <vt:variant>
        <vt:i4>5</vt:i4>
      </vt:variant>
      <vt:variant>
        <vt:lpwstr>../Docs/R1-135085.zip</vt:lpwstr>
      </vt:variant>
      <vt:variant>
        <vt:lpwstr/>
      </vt:variant>
      <vt:variant>
        <vt:i4>4653058</vt:i4>
      </vt:variant>
      <vt:variant>
        <vt:i4>3225</vt:i4>
      </vt:variant>
      <vt:variant>
        <vt:i4>0</vt:i4>
      </vt:variant>
      <vt:variant>
        <vt:i4>5</vt:i4>
      </vt:variant>
      <vt:variant>
        <vt:lpwstr>../Docs/R1-135039.zip</vt:lpwstr>
      </vt:variant>
      <vt:variant>
        <vt:lpwstr/>
      </vt:variant>
      <vt:variant>
        <vt:i4>4456450</vt:i4>
      </vt:variant>
      <vt:variant>
        <vt:i4>3222</vt:i4>
      </vt:variant>
      <vt:variant>
        <vt:i4>0</vt:i4>
      </vt:variant>
      <vt:variant>
        <vt:i4>5</vt:i4>
      </vt:variant>
      <vt:variant>
        <vt:lpwstr>../Docs/R1-135900.zip</vt:lpwstr>
      </vt:variant>
      <vt:variant>
        <vt:lpwstr/>
      </vt:variant>
      <vt:variant>
        <vt:i4>5046283</vt:i4>
      </vt:variant>
      <vt:variant>
        <vt:i4>3219</vt:i4>
      </vt:variant>
      <vt:variant>
        <vt:i4>0</vt:i4>
      </vt:variant>
      <vt:variant>
        <vt:i4>5</vt:i4>
      </vt:variant>
      <vt:variant>
        <vt:lpwstr>../Docs/R1-135999.zip</vt:lpwstr>
      </vt:variant>
      <vt:variant>
        <vt:lpwstr/>
      </vt:variant>
      <vt:variant>
        <vt:i4>4194318</vt:i4>
      </vt:variant>
      <vt:variant>
        <vt:i4>3216</vt:i4>
      </vt:variant>
      <vt:variant>
        <vt:i4>0</vt:i4>
      </vt:variant>
      <vt:variant>
        <vt:i4>5</vt:i4>
      </vt:variant>
      <vt:variant>
        <vt:lpwstr>../Docs/R1-135540.zip</vt:lpwstr>
      </vt:variant>
      <vt:variant>
        <vt:lpwstr/>
      </vt:variant>
      <vt:variant>
        <vt:i4>4390922</vt:i4>
      </vt:variant>
      <vt:variant>
        <vt:i4>3213</vt:i4>
      </vt:variant>
      <vt:variant>
        <vt:i4>0</vt:i4>
      </vt:variant>
      <vt:variant>
        <vt:i4>5</vt:i4>
      </vt:variant>
      <vt:variant>
        <vt:lpwstr>../Docs/R1-135475.zip</vt:lpwstr>
      </vt:variant>
      <vt:variant>
        <vt:lpwstr/>
      </vt:variant>
      <vt:variant>
        <vt:i4>4521993</vt:i4>
      </vt:variant>
      <vt:variant>
        <vt:i4>3210</vt:i4>
      </vt:variant>
      <vt:variant>
        <vt:i4>0</vt:i4>
      </vt:variant>
      <vt:variant>
        <vt:i4>5</vt:i4>
      </vt:variant>
      <vt:variant>
        <vt:lpwstr>../Docs/R1-135311.zip</vt:lpwstr>
      </vt:variant>
      <vt:variant>
        <vt:lpwstr/>
      </vt:variant>
      <vt:variant>
        <vt:i4>4521997</vt:i4>
      </vt:variant>
      <vt:variant>
        <vt:i4>3207</vt:i4>
      </vt:variant>
      <vt:variant>
        <vt:i4>0</vt:i4>
      </vt:variant>
      <vt:variant>
        <vt:i4>5</vt:i4>
      </vt:variant>
      <vt:variant>
        <vt:lpwstr>../Docs/R1-135214.zip</vt:lpwstr>
      </vt:variant>
      <vt:variant>
        <vt:lpwstr/>
      </vt:variant>
      <vt:variant>
        <vt:i4>4521997</vt:i4>
      </vt:variant>
      <vt:variant>
        <vt:i4>3204</vt:i4>
      </vt:variant>
      <vt:variant>
        <vt:i4>0</vt:i4>
      </vt:variant>
      <vt:variant>
        <vt:i4>5</vt:i4>
      </vt:variant>
      <vt:variant>
        <vt:lpwstr>../Docs/R1-136026.zip</vt:lpwstr>
      </vt:variant>
      <vt:variant>
        <vt:lpwstr/>
      </vt:variant>
      <vt:variant>
        <vt:i4>4521997</vt:i4>
      </vt:variant>
      <vt:variant>
        <vt:i4>3201</vt:i4>
      </vt:variant>
      <vt:variant>
        <vt:i4>0</vt:i4>
      </vt:variant>
      <vt:variant>
        <vt:i4>5</vt:i4>
      </vt:variant>
      <vt:variant>
        <vt:lpwstr>../Docs/R1-136026.zip</vt:lpwstr>
      </vt:variant>
      <vt:variant>
        <vt:lpwstr/>
      </vt:variant>
      <vt:variant>
        <vt:i4>4521997</vt:i4>
      </vt:variant>
      <vt:variant>
        <vt:i4>3198</vt:i4>
      </vt:variant>
      <vt:variant>
        <vt:i4>0</vt:i4>
      </vt:variant>
      <vt:variant>
        <vt:i4>5</vt:i4>
      </vt:variant>
      <vt:variant>
        <vt:lpwstr>../Docs/R1-136026.zip</vt:lpwstr>
      </vt:variant>
      <vt:variant>
        <vt:lpwstr/>
      </vt:variant>
      <vt:variant>
        <vt:i4>4587530</vt:i4>
      </vt:variant>
      <vt:variant>
        <vt:i4>3192</vt:i4>
      </vt:variant>
      <vt:variant>
        <vt:i4>0</vt:i4>
      </vt:variant>
      <vt:variant>
        <vt:i4>5</vt:i4>
      </vt:variant>
      <vt:variant>
        <vt:lpwstr>../Docs/R1-136011.zip</vt:lpwstr>
      </vt:variant>
      <vt:variant>
        <vt:lpwstr/>
      </vt:variant>
      <vt:variant>
        <vt:i4>4587530</vt:i4>
      </vt:variant>
      <vt:variant>
        <vt:i4>3189</vt:i4>
      </vt:variant>
      <vt:variant>
        <vt:i4>0</vt:i4>
      </vt:variant>
      <vt:variant>
        <vt:i4>5</vt:i4>
      </vt:variant>
      <vt:variant>
        <vt:lpwstr>../Docs/R1-136011.zip</vt:lpwstr>
      </vt:variant>
      <vt:variant>
        <vt:lpwstr/>
      </vt:variant>
      <vt:variant>
        <vt:i4>4259843</vt:i4>
      </vt:variant>
      <vt:variant>
        <vt:i4>3186</vt:i4>
      </vt:variant>
      <vt:variant>
        <vt:i4>0</vt:i4>
      </vt:variant>
      <vt:variant>
        <vt:i4>5</vt:i4>
      </vt:variant>
      <vt:variant>
        <vt:lpwstr>../Docs/R1-135951.zip</vt:lpwstr>
      </vt:variant>
      <vt:variant>
        <vt:lpwstr/>
      </vt:variant>
      <vt:variant>
        <vt:i4>4194309</vt:i4>
      </vt:variant>
      <vt:variant>
        <vt:i4>3177</vt:i4>
      </vt:variant>
      <vt:variant>
        <vt:i4>0</vt:i4>
      </vt:variant>
      <vt:variant>
        <vt:i4>5</vt:i4>
      </vt:variant>
      <vt:variant>
        <vt:lpwstr>../Docs/R1-135947.zip</vt:lpwstr>
      </vt:variant>
      <vt:variant>
        <vt:lpwstr/>
      </vt:variant>
      <vt:variant>
        <vt:i4>4194309</vt:i4>
      </vt:variant>
      <vt:variant>
        <vt:i4>3174</vt:i4>
      </vt:variant>
      <vt:variant>
        <vt:i4>0</vt:i4>
      </vt:variant>
      <vt:variant>
        <vt:i4>5</vt:i4>
      </vt:variant>
      <vt:variant>
        <vt:lpwstr>../Docs/R1-135947.zip</vt:lpwstr>
      </vt:variant>
      <vt:variant>
        <vt:lpwstr/>
      </vt:variant>
      <vt:variant>
        <vt:i4>4325385</vt:i4>
      </vt:variant>
      <vt:variant>
        <vt:i4>3171</vt:i4>
      </vt:variant>
      <vt:variant>
        <vt:i4>0</vt:i4>
      </vt:variant>
      <vt:variant>
        <vt:i4>5</vt:i4>
      </vt:variant>
      <vt:variant>
        <vt:lpwstr>../Docs/R1-135765.zip</vt:lpwstr>
      </vt:variant>
      <vt:variant>
        <vt:lpwstr/>
      </vt:variant>
      <vt:variant>
        <vt:i4>4653064</vt:i4>
      </vt:variant>
      <vt:variant>
        <vt:i4>3168</vt:i4>
      </vt:variant>
      <vt:variant>
        <vt:i4>0</vt:i4>
      </vt:variant>
      <vt:variant>
        <vt:i4>5</vt:i4>
      </vt:variant>
      <vt:variant>
        <vt:lpwstr>../Docs/R1-135635.zip</vt:lpwstr>
      </vt:variant>
      <vt:variant>
        <vt:lpwstr/>
      </vt:variant>
      <vt:variant>
        <vt:i4>4456448</vt:i4>
      </vt:variant>
      <vt:variant>
        <vt:i4>3165</vt:i4>
      </vt:variant>
      <vt:variant>
        <vt:i4>0</vt:i4>
      </vt:variant>
      <vt:variant>
        <vt:i4>5</vt:i4>
      </vt:variant>
      <vt:variant>
        <vt:lpwstr>../Docs/R1-135902.zip</vt:lpwstr>
      </vt:variant>
      <vt:variant>
        <vt:lpwstr/>
      </vt:variant>
      <vt:variant>
        <vt:i4>4980742</vt:i4>
      </vt:variant>
      <vt:variant>
        <vt:i4>3162</vt:i4>
      </vt:variant>
      <vt:variant>
        <vt:i4>0</vt:i4>
      </vt:variant>
      <vt:variant>
        <vt:i4>5</vt:i4>
      </vt:variant>
      <vt:variant>
        <vt:lpwstr>../Docs/R1-135588.zip</vt:lpwstr>
      </vt:variant>
      <vt:variant>
        <vt:lpwstr/>
      </vt:variant>
      <vt:variant>
        <vt:i4>4194314</vt:i4>
      </vt:variant>
      <vt:variant>
        <vt:i4>3159</vt:i4>
      </vt:variant>
      <vt:variant>
        <vt:i4>0</vt:i4>
      </vt:variant>
      <vt:variant>
        <vt:i4>5</vt:i4>
      </vt:variant>
      <vt:variant>
        <vt:lpwstr>../Docs/R1-135948.zip</vt:lpwstr>
      </vt:variant>
      <vt:variant>
        <vt:lpwstr/>
      </vt:variant>
      <vt:variant>
        <vt:i4>4653071</vt:i4>
      </vt:variant>
      <vt:variant>
        <vt:i4>3156</vt:i4>
      </vt:variant>
      <vt:variant>
        <vt:i4>0</vt:i4>
      </vt:variant>
      <vt:variant>
        <vt:i4>5</vt:i4>
      </vt:variant>
      <vt:variant>
        <vt:lpwstr>../Docs/R1-135531.zip</vt:lpwstr>
      </vt:variant>
      <vt:variant>
        <vt:lpwstr/>
      </vt:variant>
      <vt:variant>
        <vt:i4>4194307</vt:i4>
      </vt:variant>
      <vt:variant>
        <vt:i4>3153</vt:i4>
      </vt:variant>
      <vt:variant>
        <vt:i4>0</vt:i4>
      </vt:variant>
      <vt:variant>
        <vt:i4>5</vt:i4>
      </vt:variant>
      <vt:variant>
        <vt:lpwstr>../Docs/R1-135840.zip</vt:lpwstr>
      </vt:variant>
      <vt:variant>
        <vt:lpwstr/>
      </vt:variant>
      <vt:variant>
        <vt:i4>4587526</vt:i4>
      </vt:variant>
      <vt:variant>
        <vt:i4>3150</vt:i4>
      </vt:variant>
      <vt:variant>
        <vt:i4>0</vt:i4>
      </vt:variant>
      <vt:variant>
        <vt:i4>5</vt:i4>
      </vt:variant>
      <vt:variant>
        <vt:lpwstr>../Docs/R1-135528.zip</vt:lpwstr>
      </vt:variant>
      <vt:variant>
        <vt:lpwstr/>
      </vt:variant>
      <vt:variant>
        <vt:i4>4521990</vt:i4>
      </vt:variant>
      <vt:variant>
        <vt:i4>3147</vt:i4>
      </vt:variant>
      <vt:variant>
        <vt:i4>0</vt:i4>
      </vt:variant>
      <vt:variant>
        <vt:i4>5</vt:i4>
      </vt:variant>
      <vt:variant>
        <vt:lpwstr>../Docs/R1-135518.zip</vt:lpwstr>
      </vt:variant>
      <vt:variant>
        <vt:lpwstr/>
      </vt:variant>
      <vt:variant>
        <vt:i4>4587522</vt:i4>
      </vt:variant>
      <vt:variant>
        <vt:i4>3144</vt:i4>
      </vt:variant>
      <vt:variant>
        <vt:i4>0</vt:i4>
      </vt:variant>
      <vt:variant>
        <vt:i4>5</vt:i4>
      </vt:variant>
      <vt:variant>
        <vt:lpwstr>../Docs/R1-135821.zip</vt:lpwstr>
      </vt:variant>
      <vt:variant>
        <vt:lpwstr/>
      </vt:variant>
      <vt:variant>
        <vt:i4>4521992</vt:i4>
      </vt:variant>
      <vt:variant>
        <vt:i4>3141</vt:i4>
      </vt:variant>
      <vt:variant>
        <vt:i4>0</vt:i4>
      </vt:variant>
      <vt:variant>
        <vt:i4>5</vt:i4>
      </vt:variant>
      <vt:variant>
        <vt:lpwstr>../Docs/R1-135310.zip</vt:lpwstr>
      </vt:variant>
      <vt:variant>
        <vt:lpwstr/>
      </vt:variant>
      <vt:variant>
        <vt:i4>5046278</vt:i4>
      </vt:variant>
      <vt:variant>
        <vt:i4>3138</vt:i4>
      </vt:variant>
      <vt:variant>
        <vt:i4>0</vt:i4>
      </vt:variant>
      <vt:variant>
        <vt:i4>5</vt:i4>
      </vt:variant>
      <vt:variant>
        <vt:lpwstr>../Docs/R1-135895.zip</vt:lpwstr>
      </vt:variant>
      <vt:variant>
        <vt:lpwstr/>
      </vt:variant>
      <vt:variant>
        <vt:i4>4521994</vt:i4>
      </vt:variant>
      <vt:variant>
        <vt:i4>3135</vt:i4>
      </vt:variant>
      <vt:variant>
        <vt:i4>0</vt:i4>
      </vt:variant>
      <vt:variant>
        <vt:i4>5</vt:i4>
      </vt:variant>
      <vt:variant>
        <vt:lpwstr>../Docs/R1-135213.zip</vt:lpwstr>
      </vt:variant>
      <vt:variant>
        <vt:lpwstr/>
      </vt:variant>
      <vt:variant>
        <vt:i4>4456450</vt:i4>
      </vt:variant>
      <vt:variant>
        <vt:i4>3132</vt:i4>
      </vt:variant>
      <vt:variant>
        <vt:i4>0</vt:i4>
      </vt:variant>
      <vt:variant>
        <vt:i4>5</vt:i4>
      </vt:variant>
      <vt:variant>
        <vt:lpwstr>../Docs/R1-135900.zip</vt:lpwstr>
      </vt:variant>
      <vt:variant>
        <vt:lpwstr/>
      </vt:variant>
      <vt:variant>
        <vt:i4>4390923</vt:i4>
      </vt:variant>
      <vt:variant>
        <vt:i4>3129</vt:i4>
      </vt:variant>
      <vt:variant>
        <vt:i4>0</vt:i4>
      </vt:variant>
      <vt:variant>
        <vt:i4>5</vt:i4>
      </vt:variant>
      <vt:variant>
        <vt:lpwstr>../Docs/R1-135171.zip</vt:lpwstr>
      </vt:variant>
      <vt:variant>
        <vt:lpwstr/>
      </vt:variant>
      <vt:variant>
        <vt:i4>4587523</vt:i4>
      </vt:variant>
      <vt:variant>
        <vt:i4>3126</vt:i4>
      </vt:variant>
      <vt:variant>
        <vt:i4>0</vt:i4>
      </vt:variant>
      <vt:variant>
        <vt:i4>5</vt:i4>
      </vt:variant>
      <vt:variant>
        <vt:lpwstr>../Docs/R1-135820.zip</vt:lpwstr>
      </vt:variant>
      <vt:variant>
        <vt:lpwstr/>
      </vt:variant>
      <vt:variant>
        <vt:i4>4390922</vt:i4>
      </vt:variant>
      <vt:variant>
        <vt:i4>3123</vt:i4>
      </vt:variant>
      <vt:variant>
        <vt:i4>0</vt:i4>
      </vt:variant>
      <vt:variant>
        <vt:i4>5</vt:i4>
      </vt:variant>
      <vt:variant>
        <vt:lpwstr>../Docs/R1-135170.zip</vt:lpwstr>
      </vt:variant>
      <vt:variant>
        <vt:lpwstr/>
      </vt:variant>
      <vt:variant>
        <vt:i4>4521994</vt:i4>
      </vt:variant>
      <vt:variant>
        <vt:i4>3120</vt:i4>
      </vt:variant>
      <vt:variant>
        <vt:i4>0</vt:i4>
      </vt:variant>
      <vt:variant>
        <vt:i4>5</vt:i4>
      </vt:variant>
      <vt:variant>
        <vt:lpwstr>../Docs/R1-135819.zip</vt:lpwstr>
      </vt:variant>
      <vt:variant>
        <vt:lpwstr/>
      </vt:variant>
      <vt:variant>
        <vt:i4>4456453</vt:i4>
      </vt:variant>
      <vt:variant>
        <vt:i4>3117</vt:i4>
      </vt:variant>
      <vt:variant>
        <vt:i4>0</vt:i4>
      </vt:variant>
      <vt:variant>
        <vt:i4>5</vt:i4>
      </vt:variant>
      <vt:variant>
        <vt:lpwstr>../Docs/R1-135709.zip</vt:lpwstr>
      </vt:variant>
      <vt:variant>
        <vt:lpwstr/>
      </vt:variant>
      <vt:variant>
        <vt:i4>4456461</vt:i4>
      </vt:variant>
      <vt:variant>
        <vt:i4>3114</vt:i4>
      </vt:variant>
      <vt:variant>
        <vt:i4>0</vt:i4>
      </vt:variant>
      <vt:variant>
        <vt:i4>5</vt:i4>
      </vt:variant>
      <vt:variant>
        <vt:lpwstr>../Docs/R1-136036.zip</vt:lpwstr>
      </vt:variant>
      <vt:variant>
        <vt:lpwstr/>
      </vt:variant>
      <vt:variant>
        <vt:i4>4521994</vt:i4>
      </vt:variant>
      <vt:variant>
        <vt:i4>3111</vt:i4>
      </vt:variant>
      <vt:variant>
        <vt:i4>0</vt:i4>
      </vt:variant>
      <vt:variant>
        <vt:i4>5</vt:i4>
      </vt:variant>
      <vt:variant>
        <vt:lpwstr>../Docs/R1-136021.zip</vt:lpwstr>
      </vt:variant>
      <vt:variant>
        <vt:lpwstr/>
      </vt:variant>
      <vt:variant>
        <vt:i4>4456461</vt:i4>
      </vt:variant>
      <vt:variant>
        <vt:i4>3108</vt:i4>
      </vt:variant>
      <vt:variant>
        <vt:i4>0</vt:i4>
      </vt:variant>
      <vt:variant>
        <vt:i4>5</vt:i4>
      </vt:variant>
      <vt:variant>
        <vt:lpwstr>../Docs/R1-136036.zip</vt:lpwstr>
      </vt:variant>
      <vt:variant>
        <vt:lpwstr/>
      </vt:variant>
      <vt:variant>
        <vt:i4>4980745</vt:i4>
      </vt:variant>
      <vt:variant>
        <vt:i4>3105</vt:i4>
      </vt:variant>
      <vt:variant>
        <vt:i4>0</vt:i4>
      </vt:variant>
      <vt:variant>
        <vt:i4>5</vt:i4>
      </vt:variant>
      <vt:variant>
        <vt:lpwstr>../Docs/R1-135587.zip</vt:lpwstr>
      </vt:variant>
      <vt:variant>
        <vt:lpwstr/>
      </vt:variant>
      <vt:variant>
        <vt:i4>4521994</vt:i4>
      </vt:variant>
      <vt:variant>
        <vt:i4>3102</vt:i4>
      </vt:variant>
      <vt:variant>
        <vt:i4>0</vt:i4>
      </vt:variant>
      <vt:variant>
        <vt:i4>5</vt:i4>
      </vt:variant>
      <vt:variant>
        <vt:lpwstr>../Docs/R1-136021.zip</vt:lpwstr>
      </vt:variant>
      <vt:variant>
        <vt:lpwstr/>
      </vt:variant>
      <vt:variant>
        <vt:i4>4456452</vt:i4>
      </vt:variant>
      <vt:variant>
        <vt:i4>3099</vt:i4>
      </vt:variant>
      <vt:variant>
        <vt:i4>0</vt:i4>
      </vt:variant>
      <vt:variant>
        <vt:i4>5</vt:i4>
      </vt:variant>
      <vt:variant>
        <vt:lpwstr>../Docs/R1-135708.zip</vt:lpwstr>
      </vt:variant>
      <vt:variant>
        <vt:lpwstr/>
      </vt:variant>
      <vt:variant>
        <vt:i4>4456459</vt:i4>
      </vt:variant>
      <vt:variant>
        <vt:i4>3096</vt:i4>
      </vt:variant>
      <vt:variant>
        <vt:i4>0</vt:i4>
      </vt:variant>
      <vt:variant>
        <vt:i4>5</vt:i4>
      </vt:variant>
      <vt:variant>
        <vt:lpwstr>../Docs/R1-135707.zip</vt:lpwstr>
      </vt:variant>
      <vt:variant>
        <vt:lpwstr/>
      </vt:variant>
      <vt:variant>
        <vt:i4>4521994</vt:i4>
      </vt:variant>
      <vt:variant>
        <vt:i4>3093</vt:i4>
      </vt:variant>
      <vt:variant>
        <vt:i4>0</vt:i4>
      </vt:variant>
      <vt:variant>
        <vt:i4>5</vt:i4>
      </vt:variant>
      <vt:variant>
        <vt:lpwstr>../Docs/R1-135312.zip</vt:lpwstr>
      </vt:variant>
      <vt:variant>
        <vt:lpwstr/>
      </vt:variant>
      <vt:variant>
        <vt:i4>4980745</vt:i4>
      </vt:variant>
      <vt:variant>
        <vt:i4>3090</vt:i4>
      </vt:variant>
      <vt:variant>
        <vt:i4>0</vt:i4>
      </vt:variant>
      <vt:variant>
        <vt:i4>5</vt:i4>
      </vt:variant>
      <vt:variant>
        <vt:lpwstr>../Docs/R1-135587.zip</vt:lpwstr>
      </vt:variant>
      <vt:variant>
        <vt:lpwstr/>
      </vt:variant>
      <vt:variant>
        <vt:i4>4456458</vt:i4>
      </vt:variant>
      <vt:variant>
        <vt:i4>3087</vt:i4>
      </vt:variant>
      <vt:variant>
        <vt:i4>0</vt:i4>
      </vt:variant>
      <vt:variant>
        <vt:i4>5</vt:i4>
      </vt:variant>
      <vt:variant>
        <vt:lpwstr>../Docs/R1-136031.zip</vt:lpwstr>
      </vt:variant>
      <vt:variant>
        <vt:lpwstr/>
      </vt:variant>
      <vt:variant>
        <vt:i4>2359298</vt:i4>
      </vt:variant>
      <vt:variant>
        <vt:i4>3084</vt:i4>
      </vt:variant>
      <vt:variant>
        <vt:i4>0</vt:i4>
      </vt:variant>
      <vt:variant>
        <vt:i4>5</vt:i4>
      </vt:variant>
      <vt:variant>
        <vt:lpwstr>http://www.3gpp.org/ftp/tsg_ran/TSG_RAN/TSGR_58/Docs/RP-122034.zip</vt:lpwstr>
      </vt:variant>
      <vt:variant>
        <vt:lpwstr/>
      </vt:variant>
      <vt:variant>
        <vt:i4>4521996</vt:i4>
      </vt:variant>
      <vt:variant>
        <vt:i4>3081</vt:i4>
      </vt:variant>
      <vt:variant>
        <vt:i4>0</vt:i4>
      </vt:variant>
      <vt:variant>
        <vt:i4>5</vt:i4>
      </vt:variant>
      <vt:variant>
        <vt:lpwstr>../Docs/R1-136027.zip</vt:lpwstr>
      </vt:variant>
      <vt:variant>
        <vt:lpwstr/>
      </vt:variant>
      <vt:variant>
        <vt:i4>4653070</vt:i4>
      </vt:variant>
      <vt:variant>
        <vt:i4>3078</vt:i4>
      </vt:variant>
      <vt:variant>
        <vt:i4>0</vt:i4>
      </vt:variant>
      <vt:variant>
        <vt:i4>5</vt:i4>
      </vt:variant>
      <vt:variant>
        <vt:lpwstr>../Docs/R1-136005.zip</vt:lpwstr>
      </vt:variant>
      <vt:variant>
        <vt:lpwstr/>
      </vt:variant>
      <vt:variant>
        <vt:i4>4521995</vt:i4>
      </vt:variant>
      <vt:variant>
        <vt:i4>3075</vt:i4>
      </vt:variant>
      <vt:variant>
        <vt:i4>0</vt:i4>
      </vt:variant>
      <vt:variant>
        <vt:i4>5</vt:i4>
      </vt:variant>
      <vt:variant>
        <vt:lpwstr>../Docs/R1-136020.zip</vt:lpwstr>
      </vt:variant>
      <vt:variant>
        <vt:lpwstr/>
      </vt:variant>
      <vt:variant>
        <vt:i4>4587528</vt:i4>
      </vt:variant>
      <vt:variant>
        <vt:i4>3072</vt:i4>
      </vt:variant>
      <vt:variant>
        <vt:i4>0</vt:i4>
      </vt:variant>
      <vt:variant>
        <vt:i4>5</vt:i4>
      </vt:variant>
      <vt:variant>
        <vt:lpwstr>../Docs/R1-136013.zip</vt:lpwstr>
      </vt:variant>
      <vt:variant>
        <vt:lpwstr/>
      </vt:variant>
      <vt:variant>
        <vt:i4>4587529</vt:i4>
      </vt:variant>
      <vt:variant>
        <vt:i4>3069</vt:i4>
      </vt:variant>
      <vt:variant>
        <vt:i4>0</vt:i4>
      </vt:variant>
      <vt:variant>
        <vt:i4>5</vt:i4>
      </vt:variant>
      <vt:variant>
        <vt:lpwstr>../Docs/R1-136012.zip</vt:lpwstr>
      </vt:variant>
      <vt:variant>
        <vt:lpwstr/>
      </vt:variant>
      <vt:variant>
        <vt:i4>4653065</vt:i4>
      </vt:variant>
      <vt:variant>
        <vt:i4>3066</vt:i4>
      </vt:variant>
      <vt:variant>
        <vt:i4>0</vt:i4>
      </vt:variant>
      <vt:variant>
        <vt:i4>5</vt:i4>
      </vt:variant>
      <vt:variant>
        <vt:lpwstr>../Docs/R1-136002.zip</vt:lpwstr>
      </vt:variant>
      <vt:variant>
        <vt:lpwstr/>
      </vt:variant>
      <vt:variant>
        <vt:i4>4325389</vt:i4>
      </vt:variant>
      <vt:variant>
        <vt:i4>3063</vt:i4>
      </vt:variant>
      <vt:variant>
        <vt:i4>0</vt:i4>
      </vt:variant>
      <vt:variant>
        <vt:i4>5</vt:i4>
      </vt:variant>
      <vt:variant>
        <vt:lpwstr>../Docs/R1-135264.zip</vt:lpwstr>
      </vt:variant>
      <vt:variant>
        <vt:lpwstr/>
      </vt:variant>
      <vt:variant>
        <vt:i4>4325386</vt:i4>
      </vt:variant>
      <vt:variant>
        <vt:i4>3060</vt:i4>
      </vt:variant>
      <vt:variant>
        <vt:i4>0</vt:i4>
      </vt:variant>
      <vt:variant>
        <vt:i4>5</vt:i4>
      </vt:variant>
      <vt:variant>
        <vt:lpwstr>../Docs/R1-135263.zip</vt:lpwstr>
      </vt:variant>
      <vt:variant>
        <vt:lpwstr/>
      </vt:variant>
      <vt:variant>
        <vt:i4>4325379</vt:i4>
      </vt:variant>
      <vt:variant>
        <vt:i4>3057</vt:i4>
      </vt:variant>
      <vt:variant>
        <vt:i4>0</vt:i4>
      </vt:variant>
      <vt:variant>
        <vt:i4>5</vt:i4>
      </vt:variant>
      <vt:variant>
        <vt:lpwstr>../Docs/R1-135169.zip</vt:lpwstr>
      </vt:variant>
      <vt:variant>
        <vt:lpwstr/>
      </vt:variant>
      <vt:variant>
        <vt:i4>4587532</vt:i4>
      </vt:variant>
      <vt:variant>
        <vt:i4>3054</vt:i4>
      </vt:variant>
      <vt:variant>
        <vt:i4>0</vt:i4>
      </vt:variant>
      <vt:variant>
        <vt:i4>5</vt:i4>
      </vt:variant>
      <vt:variant>
        <vt:lpwstr>../Docs/R1-134136.zip</vt:lpwstr>
      </vt:variant>
      <vt:variant>
        <vt:lpwstr/>
      </vt:variant>
      <vt:variant>
        <vt:i4>4521994</vt:i4>
      </vt:variant>
      <vt:variant>
        <vt:i4>3051</vt:i4>
      </vt:variant>
      <vt:variant>
        <vt:i4>0</vt:i4>
      </vt:variant>
      <vt:variant>
        <vt:i4>5</vt:i4>
      </vt:variant>
      <vt:variant>
        <vt:lpwstr>../Docs/R1-135110.zip</vt:lpwstr>
      </vt:variant>
      <vt:variant>
        <vt:lpwstr/>
      </vt:variant>
      <vt:variant>
        <vt:i4>4325391</vt:i4>
      </vt:variant>
      <vt:variant>
        <vt:i4>3048</vt:i4>
      </vt:variant>
      <vt:variant>
        <vt:i4>0</vt:i4>
      </vt:variant>
      <vt:variant>
        <vt:i4>5</vt:i4>
      </vt:variant>
      <vt:variant>
        <vt:lpwstr>../Docs/R1-136054.zip</vt:lpwstr>
      </vt:variant>
      <vt:variant>
        <vt:lpwstr/>
      </vt:variant>
      <vt:variant>
        <vt:i4>4456462</vt:i4>
      </vt:variant>
      <vt:variant>
        <vt:i4>3045</vt:i4>
      </vt:variant>
      <vt:variant>
        <vt:i4>0</vt:i4>
      </vt:variant>
      <vt:variant>
        <vt:i4>5</vt:i4>
      </vt:variant>
      <vt:variant>
        <vt:lpwstr>../Docs/R1-136035.zip</vt:lpwstr>
      </vt:variant>
      <vt:variant>
        <vt:lpwstr/>
      </vt:variant>
      <vt:variant>
        <vt:i4>4456457</vt:i4>
      </vt:variant>
      <vt:variant>
        <vt:i4>3042</vt:i4>
      </vt:variant>
      <vt:variant>
        <vt:i4>0</vt:i4>
      </vt:variant>
      <vt:variant>
        <vt:i4>5</vt:i4>
      </vt:variant>
      <vt:variant>
        <vt:lpwstr>../Docs/R1-135406.zip</vt:lpwstr>
      </vt:variant>
      <vt:variant>
        <vt:lpwstr/>
      </vt:variant>
      <vt:variant>
        <vt:i4>4456449</vt:i4>
      </vt:variant>
      <vt:variant>
        <vt:i4>3039</vt:i4>
      </vt:variant>
      <vt:variant>
        <vt:i4>0</vt:i4>
      </vt:variant>
      <vt:variant>
        <vt:i4>5</vt:i4>
      </vt:variant>
      <vt:variant>
        <vt:lpwstr>../Docs/R1-135309.zip</vt:lpwstr>
      </vt:variant>
      <vt:variant>
        <vt:lpwstr/>
      </vt:variant>
      <vt:variant>
        <vt:i4>4653059</vt:i4>
      </vt:variant>
      <vt:variant>
        <vt:i4>3036</vt:i4>
      </vt:variant>
      <vt:variant>
        <vt:i4>0</vt:i4>
      </vt:variant>
      <vt:variant>
        <vt:i4>5</vt:i4>
      </vt:variant>
      <vt:variant>
        <vt:lpwstr>../Docs/R1-135038.zip</vt:lpwstr>
      </vt:variant>
      <vt:variant>
        <vt:lpwstr/>
      </vt:variant>
      <vt:variant>
        <vt:i4>4325387</vt:i4>
      </vt:variant>
      <vt:variant>
        <vt:i4>3033</vt:i4>
      </vt:variant>
      <vt:variant>
        <vt:i4>0</vt:i4>
      </vt:variant>
      <vt:variant>
        <vt:i4>5</vt:i4>
      </vt:variant>
      <vt:variant>
        <vt:lpwstr>../Docs/R1-135666.zip</vt:lpwstr>
      </vt:variant>
      <vt:variant>
        <vt:lpwstr/>
      </vt:variant>
      <vt:variant>
        <vt:i4>4390918</vt:i4>
      </vt:variant>
      <vt:variant>
        <vt:i4>3030</vt:i4>
      </vt:variant>
      <vt:variant>
        <vt:i4>0</vt:i4>
      </vt:variant>
      <vt:variant>
        <vt:i4>5</vt:i4>
      </vt:variant>
      <vt:variant>
        <vt:lpwstr>../Docs/R1-135875.zip</vt:lpwstr>
      </vt:variant>
      <vt:variant>
        <vt:lpwstr/>
      </vt:variant>
      <vt:variant>
        <vt:i4>4325384</vt:i4>
      </vt:variant>
      <vt:variant>
        <vt:i4>3027</vt:i4>
      </vt:variant>
      <vt:variant>
        <vt:i4>0</vt:i4>
      </vt:variant>
      <vt:variant>
        <vt:i4>5</vt:i4>
      </vt:variant>
      <vt:variant>
        <vt:lpwstr>../Docs/R1-135665.zip</vt:lpwstr>
      </vt:variant>
      <vt:variant>
        <vt:lpwstr/>
      </vt:variant>
      <vt:variant>
        <vt:i4>4390919</vt:i4>
      </vt:variant>
      <vt:variant>
        <vt:i4>3024</vt:i4>
      </vt:variant>
      <vt:variant>
        <vt:i4>0</vt:i4>
      </vt:variant>
      <vt:variant>
        <vt:i4>5</vt:i4>
      </vt:variant>
      <vt:variant>
        <vt:lpwstr>../Docs/R1-135874.zip</vt:lpwstr>
      </vt:variant>
      <vt:variant>
        <vt:lpwstr/>
      </vt:variant>
      <vt:variant>
        <vt:i4>4390916</vt:i4>
      </vt:variant>
      <vt:variant>
        <vt:i4>3021</vt:i4>
      </vt:variant>
      <vt:variant>
        <vt:i4>0</vt:i4>
      </vt:variant>
      <vt:variant>
        <vt:i4>5</vt:i4>
      </vt:variant>
      <vt:variant>
        <vt:lpwstr>../Docs/R1-135679.zip</vt:lpwstr>
      </vt:variant>
      <vt:variant>
        <vt:lpwstr/>
      </vt:variant>
      <vt:variant>
        <vt:i4>4587530</vt:i4>
      </vt:variant>
      <vt:variant>
        <vt:i4>3018</vt:i4>
      </vt:variant>
      <vt:variant>
        <vt:i4>0</vt:i4>
      </vt:variant>
      <vt:variant>
        <vt:i4>5</vt:i4>
      </vt:variant>
      <vt:variant>
        <vt:lpwstr>../Docs/R1-135829.zip</vt:lpwstr>
      </vt:variant>
      <vt:variant>
        <vt:lpwstr/>
      </vt:variant>
      <vt:variant>
        <vt:i4>4259855</vt:i4>
      </vt:variant>
      <vt:variant>
        <vt:i4>3015</vt:i4>
      </vt:variant>
      <vt:variant>
        <vt:i4>0</vt:i4>
      </vt:variant>
      <vt:variant>
        <vt:i4>5</vt:i4>
      </vt:variant>
      <vt:variant>
        <vt:lpwstr>../Docs/R1-135551.zip</vt:lpwstr>
      </vt:variant>
      <vt:variant>
        <vt:lpwstr/>
      </vt:variant>
      <vt:variant>
        <vt:i4>4390923</vt:i4>
      </vt:variant>
      <vt:variant>
        <vt:i4>3012</vt:i4>
      </vt:variant>
      <vt:variant>
        <vt:i4>0</vt:i4>
      </vt:variant>
      <vt:variant>
        <vt:i4>5</vt:i4>
      </vt:variant>
      <vt:variant>
        <vt:lpwstr>../Docs/R1-135474.zip</vt:lpwstr>
      </vt:variant>
      <vt:variant>
        <vt:lpwstr/>
      </vt:variant>
      <vt:variant>
        <vt:i4>4259852</vt:i4>
      </vt:variant>
      <vt:variant>
        <vt:i4>3009</vt:i4>
      </vt:variant>
      <vt:variant>
        <vt:i4>0</vt:i4>
      </vt:variant>
      <vt:variant>
        <vt:i4>5</vt:i4>
      </vt:variant>
      <vt:variant>
        <vt:lpwstr>../Docs/R1-135354.zip</vt:lpwstr>
      </vt:variant>
      <vt:variant>
        <vt:lpwstr/>
      </vt:variant>
      <vt:variant>
        <vt:i4>4521995</vt:i4>
      </vt:variant>
      <vt:variant>
        <vt:i4>3006</vt:i4>
      </vt:variant>
      <vt:variant>
        <vt:i4>0</vt:i4>
      </vt:variant>
      <vt:variant>
        <vt:i4>5</vt:i4>
      </vt:variant>
      <vt:variant>
        <vt:lpwstr>../Docs/R1-135212.zip</vt:lpwstr>
      </vt:variant>
      <vt:variant>
        <vt:lpwstr/>
      </vt:variant>
      <vt:variant>
        <vt:i4>4325378</vt:i4>
      </vt:variant>
      <vt:variant>
        <vt:i4>3003</vt:i4>
      </vt:variant>
      <vt:variant>
        <vt:i4>0</vt:i4>
      </vt:variant>
      <vt:variant>
        <vt:i4>5</vt:i4>
      </vt:variant>
      <vt:variant>
        <vt:lpwstr>../Docs/R1-135168.zip</vt:lpwstr>
      </vt:variant>
      <vt:variant>
        <vt:lpwstr/>
      </vt:variant>
      <vt:variant>
        <vt:i4>4980751</vt:i4>
      </vt:variant>
      <vt:variant>
        <vt:i4>3000</vt:i4>
      </vt:variant>
      <vt:variant>
        <vt:i4>0</vt:i4>
      </vt:variant>
      <vt:variant>
        <vt:i4>5</vt:i4>
      </vt:variant>
      <vt:variant>
        <vt:lpwstr>../Docs/R1-135084.zip</vt:lpwstr>
      </vt:variant>
      <vt:variant>
        <vt:lpwstr/>
      </vt:variant>
      <vt:variant>
        <vt:i4>4325384</vt:i4>
      </vt:variant>
      <vt:variant>
        <vt:i4>2997</vt:i4>
      </vt:variant>
      <vt:variant>
        <vt:i4>0</vt:i4>
      </vt:variant>
      <vt:variant>
        <vt:i4>5</vt:i4>
      </vt:variant>
      <vt:variant>
        <vt:lpwstr>../Docs/R1-136053.zip</vt:lpwstr>
      </vt:variant>
      <vt:variant>
        <vt:lpwstr/>
      </vt:variant>
      <vt:variant>
        <vt:i4>4259844</vt:i4>
      </vt:variant>
      <vt:variant>
        <vt:i4>2994</vt:i4>
      </vt:variant>
      <vt:variant>
        <vt:i4>0</vt:i4>
      </vt:variant>
      <vt:variant>
        <vt:i4>5</vt:i4>
      </vt:variant>
      <vt:variant>
        <vt:lpwstr>../Docs/R1-135956.zip</vt:lpwstr>
      </vt:variant>
      <vt:variant>
        <vt:lpwstr/>
      </vt:variant>
      <vt:variant>
        <vt:i4>4521996</vt:i4>
      </vt:variant>
      <vt:variant>
        <vt:i4>2991</vt:i4>
      </vt:variant>
      <vt:variant>
        <vt:i4>0</vt:i4>
      </vt:variant>
      <vt:variant>
        <vt:i4>5</vt:i4>
      </vt:variant>
      <vt:variant>
        <vt:lpwstr>../Docs/R1-136027.zip</vt:lpwstr>
      </vt:variant>
      <vt:variant>
        <vt:lpwstr/>
      </vt:variant>
      <vt:variant>
        <vt:i4>4259844</vt:i4>
      </vt:variant>
      <vt:variant>
        <vt:i4>2988</vt:i4>
      </vt:variant>
      <vt:variant>
        <vt:i4>0</vt:i4>
      </vt:variant>
      <vt:variant>
        <vt:i4>5</vt:i4>
      </vt:variant>
      <vt:variant>
        <vt:lpwstr>../Docs/R1-135956.zip</vt:lpwstr>
      </vt:variant>
      <vt:variant>
        <vt:lpwstr/>
      </vt:variant>
      <vt:variant>
        <vt:i4>4390916</vt:i4>
      </vt:variant>
      <vt:variant>
        <vt:i4>2985</vt:i4>
      </vt:variant>
      <vt:variant>
        <vt:i4>0</vt:i4>
      </vt:variant>
      <vt:variant>
        <vt:i4>5</vt:i4>
      </vt:variant>
      <vt:variant>
        <vt:lpwstr>../Docs/R1-134966.zip</vt:lpwstr>
      </vt:variant>
      <vt:variant>
        <vt:lpwstr/>
      </vt:variant>
      <vt:variant>
        <vt:i4>4653070</vt:i4>
      </vt:variant>
      <vt:variant>
        <vt:i4>2982</vt:i4>
      </vt:variant>
      <vt:variant>
        <vt:i4>0</vt:i4>
      </vt:variant>
      <vt:variant>
        <vt:i4>5</vt:i4>
      </vt:variant>
      <vt:variant>
        <vt:lpwstr>../Docs/R1-135633.zip</vt:lpwstr>
      </vt:variant>
      <vt:variant>
        <vt:lpwstr/>
      </vt:variant>
      <vt:variant>
        <vt:i4>4980744</vt:i4>
      </vt:variant>
      <vt:variant>
        <vt:i4>2979</vt:i4>
      </vt:variant>
      <vt:variant>
        <vt:i4>0</vt:i4>
      </vt:variant>
      <vt:variant>
        <vt:i4>5</vt:i4>
      </vt:variant>
      <vt:variant>
        <vt:lpwstr>../Docs/R1-135586.zip</vt:lpwstr>
      </vt:variant>
      <vt:variant>
        <vt:lpwstr/>
      </vt:variant>
      <vt:variant>
        <vt:i4>4653059</vt:i4>
      </vt:variant>
      <vt:variant>
        <vt:i4>2976</vt:i4>
      </vt:variant>
      <vt:variant>
        <vt:i4>0</vt:i4>
      </vt:variant>
      <vt:variant>
        <vt:i4>5</vt:i4>
      </vt:variant>
      <vt:variant>
        <vt:lpwstr>../Docs/R1-135038.zip</vt:lpwstr>
      </vt:variant>
      <vt:variant>
        <vt:lpwstr/>
      </vt:variant>
      <vt:variant>
        <vt:i4>4653068</vt:i4>
      </vt:variant>
      <vt:variant>
        <vt:i4>2973</vt:i4>
      </vt:variant>
      <vt:variant>
        <vt:i4>0</vt:i4>
      </vt:variant>
      <vt:variant>
        <vt:i4>5</vt:i4>
      </vt:variant>
      <vt:variant>
        <vt:lpwstr>../Docs/R1-135037.zip</vt:lpwstr>
      </vt:variant>
      <vt:variant>
        <vt:lpwstr/>
      </vt:variant>
      <vt:variant>
        <vt:i4>4653068</vt:i4>
      </vt:variant>
      <vt:variant>
        <vt:i4>2970</vt:i4>
      </vt:variant>
      <vt:variant>
        <vt:i4>0</vt:i4>
      </vt:variant>
      <vt:variant>
        <vt:i4>5</vt:i4>
      </vt:variant>
      <vt:variant>
        <vt:lpwstr>../Docs/R1-135433.zip</vt:lpwstr>
      </vt:variant>
      <vt:variant>
        <vt:lpwstr/>
      </vt:variant>
      <vt:variant>
        <vt:i4>4653063</vt:i4>
      </vt:variant>
      <vt:variant>
        <vt:i4>2967</vt:i4>
      </vt:variant>
      <vt:variant>
        <vt:i4>0</vt:i4>
      </vt:variant>
      <vt:variant>
        <vt:i4>5</vt:i4>
      </vt:variant>
      <vt:variant>
        <vt:lpwstr>../Docs/R1-135834.zip</vt:lpwstr>
      </vt:variant>
      <vt:variant>
        <vt:lpwstr/>
      </vt:variant>
      <vt:variant>
        <vt:i4>4653069</vt:i4>
      </vt:variant>
      <vt:variant>
        <vt:i4>2964</vt:i4>
      </vt:variant>
      <vt:variant>
        <vt:i4>0</vt:i4>
      </vt:variant>
      <vt:variant>
        <vt:i4>5</vt:i4>
      </vt:variant>
      <vt:variant>
        <vt:lpwstr>../Docs/R1-135137.zip</vt:lpwstr>
      </vt:variant>
      <vt:variant>
        <vt:lpwstr/>
      </vt:variant>
      <vt:variant>
        <vt:i4>4587527</vt:i4>
      </vt:variant>
      <vt:variant>
        <vt:i4>2961</vt:i4>
      </vt:variant>
      <vt:variant>
        <vt:i4>0</vt:i4>
      </vt:variant>
      <vt:variant>
        <vt:i4>5</vt:i4>
      </vt:variant>
      <vt:variant>
        <vt:lpwstr>../Docs/R1-135824.zip</vt:lpwstr>
      </vt:variant>
      <vt:variant>
        <vt:lpwstr/>
      </vt:variant>
      <vt:variant>
        <vt:i4>4390922</vt:i4>
      </vt:variant>
      <vt:variant>
        <vt:i4>2958</vt:i4>
      </vt:variant>
      <vt:variant>
        <vt:i4>0</vt:i4>
      </vt:variant>
      <vt:variant>
        <vt:i4>5</vt:i4>
      </vt:variant>
      <vt:variant>
        <vt:lpwstr>../Docs/R1-135677.zip</vt:lpwstr>
      </vt:variant>
      <vt:variant>
        <vt:lpwstr/>
      </vt:variant>
      <vt:variant>
        <vt:i4>4390923</vt:i4>
      </vt:variant>
      <vt:variant>
        <vt:i4>2955</vt:i4>
      </vt:variant>
      <vt:variant>
        <vt:i4>0</vt:i4>
      </vt:variant>
      <vt:variant>
        <vt:i4>5</vt:i4>
      </vt:variant>
      <vt:variant>
        <vt:lpwstr>../Docs/R1-135676.zip</vt:lpwstr>
      </vt:variant>
      <vt:variant>
        <vt:lpwstr/>
      </vt:variant>
      <vt:variant>
        <vt:i4>4390926</vt:i4>
      </vt:variant>
      <vt:variant>
        <vt:i4>2952</vt:i4>
      </vt:variant>
      <vt:variant>
        <vt:i4>0</vt:i4>
      </vt:variant>
      <vt:variant>
        <vt:i4>5</vt:i4>
      </vt:variant>
      <vt:variant>
        <vt:lpwstr>../Docs/R1-135673.zip</vt:lpwstr>
      </vt:variant>
      <vt:variant>
        <vt:lpwstr/>
      </vt:variant>
      <vt:variant>
        <vt:i4>4325385</vt:i4>
      </vt:variant>
      <vt:variant>
        <vt:i4>2949</vt:i4>
      </vt:variant>
      <vt:variant>
        <vt:i4>0</vt:i4>
      </vt:variant>
      <vt:variant>
        <vt:i4>5</vt:i4>
      </vt:variant>
      <vt:variant>
        <vt:lpwstr>../Docs/R1-135664.zip</vt:lpwstr>
      </vt:variant>
      <vt:variant>
        <vt:lpwstr/>
      </vt:variant>
      <vt:variant>
        <vt:i4>4325390</vt:i4>
      </vt:variant>
      <vt:variant>
        <vt:i4>2946</vt:i4>
      </vt:variant>
      <vt:variant>
        <vt:i4>0</vt:i4>
      </vt:variant>
      <vt:variant>
        <vt:i4>5</vt:i4>
      </vt:variant>
      <vt:variant>
        <vt:lpwstr>../Docs/R1-135663.zip</vt:lpwstr>
      </vt:variant>
      <vt:variant>
        <vt:lpwstr/>
      </vt:variant>
      <vt:variant>
        <vt:i4>4325391</vt:i4>
      </vt:variant>
      <vt:variant>
        <vt:i4>2943</vt:i4>
      </vt:variant>
      <vt:variant>
        <vt:i4>0</vt:i4>
      </vt:variant>
      <vt:variant>
        <vt:i4>5</vt:i4>
      </vt:variant>
      <vt:variant>
        <vt:lpwstr>../Docs/R1-135662.zip</vt:lpwstr>
      </vt:variant>
      <vt:variant>
        <vt:lpwstr/>
      </vt:variant>
      <vt:variant>
        <vt:i4>4325388</vt:i4>
      </vt:variant>
      <vt:variant>
        <vt:i4>2940</vt:i4>
      </vt:variant>
      <vt:variant>
        <vt:i4>0</vt:i4>
      </vt:variant>
      <vt:variant>
        <vt:i4>5</vt:i4>
      </vt:variant>
      <vt:variant>
        <vt:lpwstr>../Docs/R1-135661.zip</vt:lpwstr>
      </vt:variant>
      <vt:variant>
        <vt:lpwstr/>
      </vt:variant>
      <vt:variant>
        <vt:i4>4325389</vt:i4>
      </vt:variant>
      <vt:variant>
        <vt:i4>2937</vt:i4>
      </vt:variant>
      <vt:variant>
        <vt:i4>0</vt:i4>
      </vt:variant>
      <vt:variant>
        <vt:i4>5</vt:i4>
      </vt:variant>
      <vt:variant>
        <vt:lpwstr>../Docs/R1-135660.zip</vt:lpwstr>
      </vt:variant>
      <vt:variant>
        <vt:lpwstr/>
      </vt:variant>
      <vt:variant>
        <vt:i4>4259845</vt:i4>
      </vt:variant>
      <vt:variant>
        <vt:i4>2934</vt:i4>
      </vt:variant>
      <vt:variant>
        <vt:i4>0</vt:i4>
      </vt:variant>
      <vt:variant>
        <vt:i4>5</vt:i4>
      </vt:variant>
      <vt:variant>
        <vt:lpwstr>../Docs/R1-135658.zip</vt:lpwstr>
      </vt:variant>
      <vt:variant>
        <vt:lpwstr/>
      </vt:variant>
      <vt:variant>
        <vt:i4>4653065</vt:i4>
      </vt:variant>
      <vt:variant>
        <vt:i4>2931</vt:i4>
      </vt:variant>
      <vt:variant>
        <vt:i4>0</vt:i4>
      </vt:variant>
      <vt:variant>
        <vt:i4>5</vt:i4>
      </vt:variant>
      <vt:variant>
        <vt:lpwstr>../Docs/R1-135634.zip</vt:lpwstr>
      </vt:variant>
      <vt:variant>
        <vt:lpwstr/>
      </vt:variant>
      <vt:variant>
        <vt:i4>4456453</vt:i4>
      </vt:variant>
      <vt:variant>
        <vt:i4>2928</vt:i4>
      </vt:variant>
      <vt:variant>
        <vt:i4>0</vt:i4>
      </vt:variant>
      <vt:variant>
        <vt:i4>5</vt:i4>
      </vt:variant>
      <vt:variant>
        <vt:lpwstr>../Docs/R1-135608.zip</vt:lpwstr>
      </vt:variant>
      <vt:variant>
        <vt:lpwstr/>
      </vt:variant>
      <vt:variant>
        <vt:i4>4980747</vt:i4>
      </vt:variant>
      <vt:variant>
        <vt:i4>2925</vt:i4>
      </vt:variant>
      <vt:variant>
        <vt:i4>0</vt:i4>
      </vt:variant>
      <vt:variant>
        <vt:i4>5</vt:i4>
      </vt:variant>
      <vt:variant>
        <vt:lpwstr>../Docs/R1-135585.zip</vt:lpwstr>
      </vt:variant>
      <vt:variant>
        <vt:lpwstr/>
      </vt:variant>
      <vt:variant>
        <vt:i4>4653063</vt:i4>
      </vt:variant>
      <vt:variant>
        <vt:i4>2922</vt:i4>
      </vt:variant>
      <vt:variant>
        <vt:i4>0</vt:i4>
      </vt:variant>
      <vt:variant>
        <vt:i4>5</vt:i4>
      </vt:variant>
      <vt:variant>
        <vt:lpwstr>../Docs/R1-135539.zip</vt:lpwstr>
      </vt:variant>
      <vt:variant>
        <vt:lpwstr/>
      </vt:variant>
      <vt:variant>
        <vt:i4>4521995</vt:i4>
      </vt:variant>
      <vt:variant>
        <vt:i4>2919</vt:i4>
      </vt:variant>
      <vt:variant>
        <vt:i4>0</vt:i4>
      </vt:variant>
      <vt:variant>
        <vt:i4>5</vt:i4>
      </vt:variant>
      <vt:variant>
        <vt:lpwstr>../Docs/R1-135515.zip</vt:lpwstr>
      </vt:variant>
      <vt:variant>
        <vt:lpwstr/>
      </vt:variant>
      <vt:variant>
        <vt:i4>4390924</vt:i4>
      </vt:variant>
      <vt:variant>
        <vt:i4>2916</vt:i4>
      </vt:variant>
      <vt:variant>
        <vt:i4>0</vt:i4>
      </vt:variant>
      <vt:variant>
        <vt:i4>5</vt:i4>
      </vt:variant>
      <vt:variant>
        <vt:lpwstr>../Docs/R1-135473.zip</vt:lpwstr>
      </vt:variant>
      <vt:variant>
        <vt:lpwstr/>
      </vt:variant>
      <vt:variant>
        <vt:i4>4194311</vt:i4>
      </vt:variant>
      <vt:variant>
        <vt:i4>2913</vt:i4>
      </vt:variant>
      <vt:variant>
        <vt:i4>0</vt:i4>
      </vt:variant>
      <vt:variant>
        <vt:i4>5</vt:i4>
      </vt:variant>
      <vt:variant>
        <vt:lpwstr>../Docs/R1-135448.zip</vt:lpwstr>
      </vt:variant>
      <vt:variant>
        <vt:lpwstr/>
      </vt:variant>
      <vt:variant>
        <vt:i4>4653067</vt:i4>
      </vt:variant>
      <vt:variant>
        <vt:i4>2910</vt:i4>
      </vt:variant>
      <vt:variant>
        <vt:i4>0</vt:i4>
      </vt:variant>
      <vt:variant>
        <vt:i4>5</vt:i4>
      </vt:variant>
      <vt:variant>
        <vt:lpwstr>../Docs/R1-135434.zip</vt:lpwstr>
      </vt:variant>
      <vt:variant>
        <vt:lpwstr/>
      </vt:variant>
      <vt:variant>
        <vt:i4>4456458</vt:i4>
      </vt:variant>
      <vt:variant>
        <vt:i4>2907</vt:i4>
      </vt:variant>
      <vt:variant>
        <vt:i4>0</vt:i4>
      </vt:variant>
      <vt:variant>
        <vt:i4>5</vt:i4>
      </vt:variant>
      <vt:variant>
        <vt:lpwstr>../Docs/R1-135405.zip</vt:lpwstr>
      </vt:variant>
      <vt:variant>
        <vt:lpwstr/>
      </vt:variant>
      <vt:variant>
        <vt:i4>4325388</vt:i4>
      </vt:variant>
      <vt:variant>
        <vt:i4>2904</vt:i4>
      </vt:variant>
      <vt:variant>
        <vt:i4>0</vt:i4>
      </vt:variant>
      <vt:variant>
        <vt:i4>5</vt:i4>
      </vt:variant>
      <vt:variant>
        <vt:lpwstr>../Docs/R1-134374.zip</vt:lpwstr>
      </vt:variant>
      <vt:variant>
        <vt:lpwstr/>
      </vt:variant>
      <vt:variant>
        <vt:i4>5046287</vt:i4>
      </vt:variant>
      <vt:variant>
        <vt:i4>2901</vt:i4>
      </vt:variant>
      <vt:variant>
        <vt:i4>0</vt:i4>
      </vt:variant>
      <vt:variant>
        <vt:i4>5</vt:i4>
      </vt:variant>
      <vt:variant>
        <vt:lpwstr>../Docs/R1-135397.zip</vt:lpwstr>
      </vt:variant>
      <vt:variant>
        <vt:lpwstr/>
      </vt:variant>
      <vt:variant>
        <vt:i4>5046286</vt:i4>
      </vt:variant>
      <vt:variant>
        <vt:i4>2898</vt:i4>
      </vt:variant>
      <vt:variant>
        <vt:i4>0</vt:i4>
      </vt:variant>
      <vt:variant>
        <vt:i4>5</vt:i4>
      </vt:variant>
      <vt:variant>
        <vt:lpwstr>../Docs/R1-135396.zip</vt:lpwstr>
      </vt:variant>
      <vt:variant>
        <vt:lpwstr/>
      </vt:variant>
      <vt:variant>
        <vt:i4>4259851</vt:i4>
      </vt:variant>
      <vt:variant>
        <vt:i4>2895</vt:i4>
      </vt:variant>
      <vt:variant>
        <vt:i4>0</vt:i4>
      </vt:variant>
      <vt:variant>
        <vt:i4>5</vt:i4>
      </vt:variant>
      <vt:variant>
        <vt:lpwstr>../Docs/R1-135353.zip</vt:lpwstr>
      </vt:variant>
      <vt:variant>
        <vt:lpwstr/>
      </vt:variant>
      <vt:variant>
        <vt:i4>4259850</vt:i4>
      </vt:variant>
      <vt:variant>
        <vt:i4>2892</vt:i4>
      </vt:variant>
      <vt:variant>
        <vt:i4>0</vt:i4>
      </vt:variant>
      <vt:variant>
        <vt:i4>5</vt:i4>
      </vt:variant>
      <vt:variant>
        <vt:lpwstr>../Docs/R1-135352.zip</vt:lpwstr>
      </vt:variant>
      <vt:variant>
        <vt:lpwstr/>
      </vt:variant>
      <vt:variant>
        <vt:i4>4259849</vt:i4>
      </vt:variant>
      <vt:variant>
        <vt:i4>2889</vt:i4>
      </vt:variant>
      <vt:variant>
        <vt:i4>0</vt:i4>
      </vt:variant>
      <vt:variant>
        <vt:i4>5</vt:i4>
      </vt:variant>
      <vt:variant>
        <vt:lpwstr>../Docs/R1-135351.zip</vt:lpwstr>
      </vt:variant>
      <vt:variant>
        <vt:lpwstr/>
      </vt:variant>
      <vt:variant>
        <vt:i4>4259848</vt:i4>
      </vt:variant>
      <vt:variant>
        <vt:i4>2886</vt:i4>
      </vt:variant>
      <vt:variant>
        <vt:i4>0</vt:i4>
      </vt:variant>
      <vt:variant>
        <vt:i4>5</vt:i4>
      </vt:variant>
      <vt:variant>
        <vt:lpwstr>../Docs/R1-135350.zip</vt:lpwstr>
      </vt:variant>
      <vt:variant>
        <vt:lpwstr/>
      </vt:variant>
      <vt:variant>
        <vt:i4>4456448</vt:i4>
      </vt:variant>
      <vt:variant>
        <vt:i4>2883</vt:i4>
      </vt:variant>
      <vt:variant>
        <vt:i4>0</vt:i4>
      </vt:variant>
      <vt:variant>
        <vt:i4>5</vt:i4>
      </vt:variant>
      <vt:variant>
        <vt:lpwstr>../Docs/R1-135308.zip</vt:lpwstr>
      </vt:variant>
      <vt:variant>
        <vt:lpwstr/>
      </vt:variant>
      <vt:variant>
        <vt:i4>4456463</vt:i4>
      </vt:variant>
      <vt:variant>
        <vt:i4>2880</vt:i4>
      </vt:variant>
      <vt:variant>
        <vt:i4>0</vt:i4>
      </vt:variant>
      <vt:variant>
        <vt:i4>5</vt:i4>
      </vt:variant>
      <vt:variant>
        <vt:lpwstr>../Docs/R1-135307.zip</vt:lpwstr>
      </vt:variant>
      <vt:variant>
        <vt:lpwstr/>
      </vt:variant>
      <vt:variant>
        <vt:i4>4390927</vt:i4>
      </vt:variant>
      <vt:variant>
        <vt:i4>2877</vt:i4>
      </vt:variant>
      <vt:variant>
        <vt:i4>0</vt:i4>
      </vt:variant>
      <vt:variant>
        <vt:i4>5</vt:i4>
      </vt:variant>
      <vt:variant>
        <vt:lpwstr>../Docs/R1-135276.zip</vt:lpwstr>
      </vt:variant>
      <vt:variant>
        <vt:lpwstr/>
      </vt:variant>
      <vt:variant>
        <vt:i4>4325387</vt:i4>
      </vt:variant>
      <vt:variant>
        <vt:i4>2874</vt:i4>
      </vt:variant>
      <vt:variant>
        <vt:i4>0</vt:i4>
      </vt:variant>
      <vt:variant>
        <vt:i4>5</vt:i4>
      </vt:variant>
      <vt:variant>
        <vt:lpwstr>../Docs/R1-135262.zip</vt:lpwstr>
      </vt:variant>
      <vt:variant>
        <vt:lpwstr/>
      </vt:variant>
      <vt:variant>
        <vt:i4>4259849</vt:i4>
      </vt:variant>
      <vt:variant>
        <vt:i4>2871</vt:i4>
      </vt:variant>
      <vt:variant>
        <vt:i4>0</vt:i4>
      </vt:variant>
      <vt:variant>
        <vt:i4>5</vt:i4>
      </vt:variant>
      <vt:variant>
        <vt:lpwstr>../Docs/R1-135250.zip</vt:lpwstr>
      </vt:variant>
      <vt:variant>
        <vt:lpwstr/>
      </vt:variant>
      <vt:variant>
        <vt:i4>4521992</vt:i4>
      </vt:variant>
      <vt:variant>
        <vt:i4>2868</vt:i4>
      </vt:variant>
      <vt:variant>
        <vt:i4>0</vt:i4>
      </vt:variant>
      <vt:variant>
        <vt:i4>5</vt:i4>
      </vt:variant>
      <vt:variant>
        <vt:lpwstr>../Docs/R1-135211.zip</vt:lpwstr>
      </vt:variant>
      <vt:variant>
        <vt:lpwstr/>
      </vt:variant>
      <vt:variant>
        <vt:i4>4521993</vt:i4>
      </vt:variant>
      <vt:variant>
        <vt:i4>2865</vt:i4>
      </vt:variant>
      <vt:variant>
        <vt:i4>0</vt:i4>
      </vt:variant>
      <vt:variant>
        <vt:i4>5</vt:i4>
      </vt:variant>
      <vt:variant>
        <vt:lpwstr>../Docs/R1-135210.zip</vt:lpwstr>
      </vt:variant>
      <vt:variant>
        <vt:lpwstr/>
      </vt:variant>
      <vt:variant>
        <vt:i4>4456448</vt:i4>
      </vt:variant>
      <vt:variant>
        <vt:i4>2862</vt:i4>
      </vt:variant>
      <vt:variant>
        <vt:i4>0</vt:i4>
      </vt:variant>
      <vt:variant>
        <vt:i4>5</vt:i4>
      </vt:variant>
      <vt:variant>
        <vt:lpwstr>../Docs/R1-135209.zip</vt:lpwstr>
      </vt:variant>
      <vt:variant>
        <vt:lpwstr/>
      </vt:variant>
      <vt:variant>
        <vt:i4>4653058</vt:i4>
      </vt:variant>
      <vt:variant>
        <vt:i4>2859</vt:i4>
      </vt:variant>
      <vt:variant>
        <vt:i4>0</vt:i4>
      </vt:variant>
      <vt:variant>
        <vt:i4>5</vt:i4>
      </vt:variant>
      <vt:variant>
        <vt:lpwstr>../Docs/R1-135138.zip</vt:lpwstr>
      </vt:variant>
      <vt:variant>
        <vt:lpwstr/>
      </vt:variant>
      <vt:variant>
        <vt:i4>4456451</vt:i4>
      </vt:variant>
      <vt:variant>
        <vt:i4>2856</vt:i4>
      </vt:variant>
      <vt:variant>
        <vt:i4>0</vt:i4>
      </vt:variant>
      <vt:variant>
        <vt:i4>5</vt:i4>
      </vt:variant>
      <vt:variant>
        <vt:lpwstr>../Docs/R1-135109.zip</vt:lpwstr>
      </vt:variant>
      <vt:variant>
        <vt:lpwstr/>
      </vt:variant>
      <vt:variant>
        <vt:i4>4980744</vt:i4>
      </vt:variant>
      <vt:variant>
        <vt:i4>2853</vt:i4>
      </vt:variant>
      <vt:variant>
        <vt:i4>0</vt:i4>
      </vt:variant>
      <vt:variant>
        <vt:i4>5</vt:i4>
      </vt:variant>
      <vt:variant>
        <vt:lpwstr>../Docs/R1-135083.zip</vt:lpwstr>
      </vt:variant>
      <vt:variant>
        <vt:lpwstr/>
      </vt:variant>
      <vt:variant>
        <vt:i4>4980745</vt:i4>
      </vt:variant>
      <vt:variant>
        <vt:i4>2850</vt:i4>
      </vt:variant>
      <vt:variant>
        <vt:i4>0</vt:i4>
      </vt:variant>
      <vt:variant>
        <vt:i4>5</vt:i4>
      </vt:variant>
      <vt:variant>
        <vt:lpwstr>../Docs/R1-135082.zip</vt:lpwstr>
      </vt:variant>
      <vt:variant>
        <vt:lpwstr/>
      </vt:variant>
      <vt:variant>
        <vt:i4>4980747</vt:i4>
      </vt:variant>
      <vt:variant>
        <vt:i4>2847</vt:i4>
      </vt:variant>
      <vt:variant>
        <vt:i4>0</vt:i4>
      </vt:variant>
      <vt:variant>
        <vt:i4>5</vt:i4>
      </vt:variant>
      <vt:variant>
        <vt:lpwstr>../Docs/R1-135080.zip</vt:lpwstr>
      </vt:variant>
      <vt:variant>
        <vt:lpwstr/>
      </vt:variant>
      <vt:variant>
        <vt:i4>4653069</vt:i4>
      </vt:variant>
      <vt:variant>
        <vt:i4>2844</vt:i4>
      </vt:variant>
      <vt:variant>
        <vt:i4>0</vt:i4>
      </vt:variant>
      <vt:variant>
        <vt:i4>5</vt:i4>
      </vt:variant>
      <vt:variant>
        <vt:lpwstr>../Docs/R1-135036.zip</vt:lpwstr>
      </vt:variant>
      <vt:variant>
        <vt:lpwstr/>
      </vt:variant>
      <vt:variant>
        <vt:i4>4653070</vt:i4>
      </vt:variant>
      <vt:variant>
        <vt:i4>2841</vt:i4>
      </vt:variant>
      <vt:variant>
        <vt:i4>0</vt:i4>
      </vt:variant>
      <vt:variant>
        <vt:i4>5</vt:i4>
      </vt:variant>
      <vt:variant>
        <vt:lpwstr>../Docs/R1-135035.zip</vt:lpwstr>
      </vt:variant>
      <vt:variant>
        <vt:lpwstr/>
      </vt:variant>
      <vt:variant>
        <vt:i4>4653071</vt:i4>
      </vt:variant>
      <vt:variant>
        <vt:i4>2838</vt:i4>
      </vt:variant>
      <vt:variant>
        <vt:i4>0</vt:i4>
      </vt:variant>
      <vt:variant>
        <vt:i4>5</vt:i4>
      </vt:variant>
      <vt:variant>
        <vt:lpwstr>../Docs/R1-135034.zip</vt:lpwstr>
      </vt:variant>
      <vt:variant>
        <vt:lpwstr/>
      </vt:variant>
      <vt:variant>
        <vt:i4>4325378</vt:i4>
      </vt:variant>
      <vt:variant>
        <vt:i4>2835</vt:i4>
      </vt:variant>
      <vt:variant>
        <vt:i4>0</vt:i4>
      </vt:variant>
      <vt:variant>
        <vt:i4>5</vt:i4>
      </vt:variant>
      <vt:variant>
        <vt:lpwstr>../Docs/R1-136059.zip</vt:lpwstr>
      </vt:variant>
      <vt:variant>
        <vt:lpwstr/>
      </vt:variant>
      <vt:variant>
        <vt:i4>4653070</vt:i4>
      </vt:variant>
      <vt:variant>
        <vt:i4>2832</vt:i4>
      </vt:variant>
      <vt:variant>
        <vt:i4>0</vt:i4>
      </vt:variant>
      <vt:variant>
        <vt:i4>5</vt:i4>
      </vt:variant>
      <vt:variant>
        <vt:lpwstr>../Docs/R1-136005.zip</vt:lpwstr>
      </vt:variant>
      <vt:variant>
        <vt:lpwstr/>
      </vt:variant>
      <vt:variant>
        <vt:i4>4325389</vt:i4>
      </vt:variant>
      <vt:variant>
        <vt:i4>2829</vt:i4>
      </vt:variant>
      <vt:variant>
        <vt:i4>0</vt:i4>
      </vt:variant>
      <vt:variant>
        <vt:i4>5</vt:i4>
      </vt:variant>
      <vt:variant>
        <vt:lpwstr>../Docs/R1-136056.zip</vt:lpwstr>
      </vt:variant>
      <vt:variant>
        <vt:lpwstr/>
      </vt:variant>
      <vt:variant>
        <vt:i4>4325389</vt:i4>
      </vt:variant>
      <vt:variant>
        <vt:i4>2826</vt:i4>
      </vt:variant>
      <vt:variant>
        <vt:i4>0</vt:i4>
      </vt:variant>
      <vt:variant>
        <vt:i4>5</vt:i4>
      </vt:variant>
      <vt:variant>
        <vt:lpwstr>../Docs/R1-136056.zip</vt:lpwstr>
      </vt:variant>
      <vt:variant>
        <vt:lpwstr/>
      </vt:variant>
      <vt:variant>
        <vt:i4>4653070</vt:i4>
      </vt:variant>
      <vt:variant>
        <vt:i4>2823</vt:i4>
      </vt:variant>
      <vt:variant>
        <vt:i4>0</vt:i4>
      </vt:variant>
      <vt:variant>
        <vt:i4>5</vt:i4>
      </vt:variant>
      <vt:variant>
        <vt:lpwstr>../Docs/R1-136005.zip</vt:lpwstr>
      </vt:variant>
      <vt:variant>
        <vt:lpwstr/>
      </vt:variant>
      <vt:variant>
        <vt:i4>4653070</vt:i4>
      </vt:variant>
      <vt:variant>
        <vt:i4>2820</vt:i4>
      </vt:variant>
      <vt:variant>
        <vt:i4>0</vt:i4>
      </vt:variant>
      <vt:variant>
        <vt:i4>5</vt:i4>
      </vt:variant>
      <vt:variant>
        <vt:lpwstr>../Docs/R1-136005.zip</vt:lpwstr>
      </vt:variant>
      <vt:variant>
        <vt:lpwstr/>
      </vt:variant>
      <vt:variant>
        <vt:i4>4521992</vt:i4>
      </vt:variant>
      <vt:variant>
        <vt:i4>2817</vt:i4>
      </vt:variant>
      <vt:variant>
        <vt:i4>0</vt:i4>
      </vt:variant>
      <vt:variant>
        <vt:i4>5</vt:i4>
      </vt:variant>
      <vt:variant>
        <vt:lpwstr>../Docs/R1-135516.zip</vt:lpwstr>
      </vt:variant>
      <vt:variant>
        <vt:lpwstr/>
      </vt:variant>
      <vt:variant>
        <vt:i4>4259845</vt:i4>
      </vt:variant>
      <vt:variant>
        <vt:i4>2814</vt:i4>
      </vt:variant>
      <vt:variant>
        <vt:i4>0</vt:i4>
      </vt:variant>
      <vt:variant>
        <vt:i4>5</vt:i4>
      </vt:variant>
      <vt:variant>
        <vt:lpwstr>../Docs/R1-135957.zip</vt:lpwstr>
      </vt:variant>
      <vt:variant>
        <vt:lpwstr/>
      </vt:variant>
      <vt:variant>
        <vt:i4>4521992</vt:i4>
      </vt:variant>
      <vt:variant>
        <vt:i4>2811</vt:i4>
      </vt:variant>
      <vt:variant>
        <vt:i4>0</vt:i4>
      </vt:variant>
      <vt:variant>
        <vt:i4>5</vt:i4>
      </vt:variant>
      <vt:variant>
        <vt:lpwstr>../Docs/R1-135516.zip</vt:lpwstr>
      </vt:variant>
      <vt:variant>
        <vt:lpwstr/>
      </vt:variant>
      <vt:variant>
        <vt:i4>4521992</vt:i4>
      </vt:variant>
      <vt:variant>
        <vt:i4>2808</vt:i4>
      </vt:variant>
      <vt:variant>
        <vt:i4>0</vt:i4>
      </vt:variant>
      <vt:variant>
        <vt:i4>5</vt:i4>
      </vt:variant>
      <vt:variant>
        <vt:lpwstr>../Docs/R1-135516.zip</vt:lpwstr>
      </vt:variant>
      <vt:variant>
        <vt:lpwstr/>
      </vt:variant>
      <vt:variant>
        <vt:i4>4653069</vt:i4>
      </vt:variant>
      <vt:variant>
        <vt:i4>2805</vt:i4>
      </vt:variant>
      <vt:variant>
        <vt:i4>0</vt:i4>
      </vt:variant>
      <vt:variant>
        <vt:i4>5</vt:i4>
      </vt:variant>
      <vt:variant>
        <vt:lpwstr>../Docs/R1-135432.zip</vt:lpwstr>
      </vt:variant>
      <vt:variant>
        <vt:lpwstr/>
      </vt:variant>
      <vt:variant>
        <vt:i4>4653056</vt:i4>
      </vt:variant>
      <vt:variant>
        <vt:i4>2802</vt:i4>
      </vt:variant>
      <vt:variant>
        <vt:i4>0</vt:i4>
      </vt:variant>
      <vt:variant>
        <vt:i4>5</vt:i4>
      </vt:variant>
      <vt:variant>
        <vt:lpwstr>../Docs/R1-135833.zip</vt:lpwstr>
      </vt:variant>
      <vt:variant>
        <vt:lpwstr/>
      </vt:variant>
      <vt:variant>
        <vt:i4>4980745</vt:i4>
      </vt:variant>
      <vt:variant>
        <vt:i4>2799</vt:i4>
      </vt:variant>
      <vt:variant>
        <vt:i4>0</vt:i4>
      </vt:variant>
      <vt:variant>
        <vt:i4>5</vt:i4>
      </vt:variant>
      <vt:variant>
        <vt:lpwstr>../Docs/R1-135381.zip</vt:lpwstr>
      </vt:variant>
      <vt:variant>
        <vt:lpwstr/>
      </vt:variant>
      <vt:variant>
        <vt:i4>4325388</vt:i4>
      </vt:variant>
      <vt:variant>
        <vt:i4>2796</vt:i4>
      </vt:variant>
      <vt:variant>
        <vt:i4>0</vt:i4>
      </vt:variant>
      <vt:variant>
        <vt:i4>5</vt:i4>
      </vt:variant>
      <vt:variant>
        <vt:lpwstr>../Docs/R1-135166.zip</vt:lpwstr>
      </vt:variant>
      <vt:variant>
        <vt:lpwstr/>
      </vt:variant>
      <vt:variant>
        <vt:i4>5046273</vt:i4>
      </vt:variant>
      <vt:variant>
        <vt:i4>2793</vt:i4>
      </vt:variant>
      <vt:variant>
        <vt:i4>0</vt:i4>
      </vt:variant>
      <vt:variant>
        <vt:i4>5</vt:i4>
      </vt:variant>
      <vt:variant>
        <vt:lpwstr>../Docs/R1-135892.zip</vt:lpwstr>
      </vt:variant>
      <vt:variant>
        <vt:lpwstr/>
      </vt:variant>
      <vt:variant>
        <vt:i4>4325385</vt:i4>
      </vt:variant>
      <vt:variant>
        <vt:i4>2790</vt:i4>
      </vt:variant>
      <vt:variant>
        <vt:i4>0</vt:i4>
      </vt:variant>
      <vt:variant>
        <vt:i4>5</vt:i4>
      </vt:variant>
      <vt:variant>
        <vt:lpwstr>../Docs/R1-136052.zip</vt:lpwstr>
      </vt:variant>
      <vt:variant>
        <vt:lpwstr/>
      </vt:variant>
      <vt:variant>
        <vt:i4>4980746</vt:i4>
      </vt:variant>
      <vt:variant>
        <vt:i4>2787</vt:i4>
      </vt:variant>
      <vt:variant>
        <vt:i4>0</vt:i4>
      </vt:variant>
      <vt:variant>
        <vt:i4>5</vt:i4>
      </vt:variant>
      <vt:variant>
        <vt:lpwstr>../Docs/R1-135081.zip</vt:lpwstr>
      </vt:variant>
      <vt:variant>
        <vt:lpwstr/>
      </vt:variant>
      <vt:variant>
        <vt:i4>4259851</vt:i4>
      </vt:variant>
      <vt:variant>
        <vt:i4>2784</vt:i4>
      </vt:variant>
      <vt:variant>
        <vt:i4>0</vt:i4>
      </vt:variant>
      <vt:variant>
        <vt:i4>5</vt:i4>
      </vt:variant>
      <vt:variant>
        <vt:lpwstr>../Docs/R1-135959.zip</vt:lpwstr>
      </vt:variant>
      <vt:variant>
        <vt:lpwstr/>
      </vt:variant>
      <vt:variant>
        <vt:i4>4521995</vt:i4>
      </vt:variant>
      <vt:variant>
        <vt:i4>2781</vt:i4>
      </vt:variant>
      <vt:variant>
        <vt:i4>0</vt:i4>
      </vt:variant>
      <vt:variant>
        <vt:i4>5</vt:i4>
      </vt:variant>
      <vt:variant>
        <vt:lpwstr>../Docs/R1-136020.zip</vt:lpwstr>
      </vt:variant>
      <vt:variant>
        <vt:lpwstr/>
      </vt:variant>
      <vt:variant>
        <vt:i4>4259851</vt:i4>
      </vt:variant>
      <vt:variant>
        <vt:i4>2778</vt:i4>
      </vt:variant>
      <vt:variant>
        <vt:i4>0</vt:i4>
      </vt:variant>
      <vt:variant>
        <vt:i4>5</vt:i4>
      </vt:variant>
      <vt:variant>
        <vt:lpwstr>../Docs/R1-135959.zip</vt:lpwstr>
      </vt:variant>
      <vt:variant>
        <vt:lpwstr/>
      </vt:variant>
      <vt:variant>
        <vt:i4>5046272</vt:i4>
      </vt:variant>
      <vt:variant>
        <vt:i4>2775</vt:i4>
      </vt:variant>
      <vt:variant>
        <vt:i4>0</vt:i4>
      </vt:variant>
      <vt:variant>
        <vt:i4>5</vt:i4>
      </vt:variant>
      <vt:variant>
        <vt:lpwstr>../Docs/R1-135893.zip</vt:lpwstr>
      </vt:variant>
      <vt:variant>
        <vt:lpwstr/>
      </vt:variant>
      <vt:variant>
        <vt:i4>4259851</vt:i4>
      </vt:variant>
      <vt:variant>
        <vt:i4>2772</vt:i4>
      </vt:variant>
      <vt:variant>
        <vt:i4>0</vt:i4>
      </vt:variant>
      <vt:variant>
        <vt:i4>5</vt:i4>
      </vt:variant>
      <vt:variant>
        <vt:lpwstr>../Docs/R1-135959.zip</vt:lpwstr>
      </vt:variant>
      <vt:variant>
        <vt:lpwstr/>
      </vt:variant>
      <vt:variant>
        <vt:i4>5046272</vt:i4>
      </vt:variant>
      <vt:variant>
        <vt:i4>2769</vt:i4>
      </vt:variant>
      <vt:variant>
        <vt:i4>0</vt:i4>
      </vt:variant>
      <vt:variant>
        <vt:i4>5</vt:i4>
      </vt:variant>
      <vt:variant>
        <vt:lpwstr>../Docs/R1-135893.zip</vt:lpwstr>
      </vt:variant>
      <vt:variant>
        <vt:lpwstr/>
      </vt:variant>
      <vt:variant>
        <vt:i4>5046272</vt:i4>
      </vt:variant>
      <vt:variant>
        <vt:i4>2766</vt:i4>
      </vt:variant>
      <vt:variant>
        <vt:i4>0</vt:i4>
      </vt:variant>
      <vt:variant>
        <vt:i4>5</vt:i4>
      </vt:variant>
      <vt:variant>
        <vt:lpwstr>../Docs/R1-135893.zip</vt:lpwstr>
      </vt:variant>
      <vt:variant>
        <vt:lpwstr/>
      </vt:variant>
      <vt:variant>
        <vt:i4>4259844</vt:i4>
      </vt:variant>
      <vt:variant>
        <vt:i4>2763</vt:i4>
      </vt:variant>
      <vt:variant>
        <vt:i4>0</vt:i4>
      </vt:variant>
      <vt:variant>
        <vt:i4>5</vt:i4>
      </vt:variant>
      <vt:variant>
        <vt:lpwstr>../Docs/R1-135659.zip</vt:lpwstr>
      </vt:variant>
      <vt:variant>
        <vt:lpwstr/>
      </vt:variant>
      <vt:variant>
        <vt:i4>4390917</vt:i4>
      </vt:variant>
      <vt:variant>
        <vt:i4>2760</vt:i4>
      </vt:variant>
      <vt:variant>
        <vt:i4>0</vt:i4>
      </vt:variant>
      <vt:variant>
        <vt:i4>5</vt:i4>
      </vt:variant>
      <vt:variant>
        <vt:lpwstr>../Docs/R1-135876.zip</vt:lpwstr>
      </vt:variant>
      <vt:variant>
        <vt:lpwstr/>
      </vt:variant>
      <vt:variant>
        <vt:i4>4521994</vt:i4>
      </vt:variant>
      <vt:variant>
        <vt:i4>2757</vt:i4>
      </vt:variant>
      <vt:variant>
        <vt:i4>0</vt:i4>
      </vt:variant>
      <vt:variant>
        <vt:i4>5</vt:i4>
      </vt:variant>
      <vt:variant>
        <vt:lpwstr>../Docs/R1-135514.zip</vt:lpwstr>
      </vt:variant>
      <vt:variant>
        <vt:lpwstr/>
      </vt:variant>
      <vt:variant>
        <vt:i4>4653070</vt:i4>
      </vt:variant>
      <vt:variant>
        <vt:i4>2754</vt:i4>
      </vt:variant>
      <vt:variant>
        <vt:i4>0</vt:i4>
      </vt:variant>
      <vt:variant>
        <vt:i4>5</vt:i4>
      </vt:variant>
      <vt:variant>
        <vt:lpwstr>../Docs/R1-135431.zip</vt:lpwstr>
      </vt:variant>
      <vt:variant>
        <vt:lpwstr/>
      </vt:variant>
      <vt:variant>
        <vt:i4>4194305</vt:i4>
      </vt:variant>
      <vt:variant>
        <vt:i4>2751</vt:i4>
      </vt:variant>
      <vt:variant>
        <vt:i4>0</vt:i4>
      </vt:variant>
      <vt:variant>
        <vt:i4>5</vt:i4>
      </vt:variant>
      <vt:variant>
        <vt:lpwstr>../Docs/R1-135349.zip</vt:lpwstr>
      </vt:variant>
      <vt:variant>
        <vt:lpwstr/>
      </vt:variant>
      <vt:variant>
        <vt:i4>4980746</vt:i4>
      </vt:variant>
      <vt:variant>
        <vt:i4>2748</vt:i4>
      </vt:variant>
      <vt:variant>
        <vt:i4>0</vt:i4>
      </vt:variant>
      <vt:variant>
        <vt:i4>5</vt:i4>
      </vt:variant>
      <vt:variant>
        <vt:lpwstr>../Docs/R1-135081.zip</vt:lpwstr>
      </vt:variant>
      <vt:variant>
        <vt:lpwstr/>
      </vt:variant>
      <vt:variant>
        <vt:i4>4521999</vt:i4>
      </vt:variant>
      <vt:variant>
        <vt:i4>2745</vt:i4>
      </vt:variant>
      <vt:variant>
        <vt:i4>0</vt:i4>
      </vt:variant>
      <vt:variant>
        <vt:i4>5</vt:i4>
      </vt:variant>
      <vt:variant>
        <vt:lpwstr>../Docs/R1-135612.zip</vt:lpwstr>
      </vt:variant>
      <vt:variant>
        <vt:lpwstr/>
      </vt:variant>
      <vt:variant>
        <vt:i4>4980739</vt:i4>
      </vt:variant>
      <vt:variant>
        <vt:i4>2742</vt:i4>
      </vt:variant>
      <vt:variant>
        <vt:i4>0</vt:i4>
      </vt:variant>
      <vt:variant>
        <vt:i4>5</vt:i4>
      </vt:variant>
      <vt:variant>
        <vt:lpwstr>../Docs/R1-135880.zip</vt:lpwstr>
      </vt:variant>
      <vt:variant>
        <vt:lpwstr/>
      </vt:variant>
      <vt:variant>
        <vt:i4>4259851</vt:i4>
      </vt:variant>
      <vt:variant>
        <vt:i4>2739</vt:i4>
      </vt:variant>
      <vt:variant>
        <vt:i4>0</vt:i4>
      </vt:variant>
      <vt:variant>
        <vt:i4>5</vt:i4>
      </vt:variant>
      <vt:variant>
        <vt:lpwstr>../Docs/R1-135656.zip</vt:lpwstr>
      </vt:variant>
      <vt:variant>
        <vt:lpwstr/>
      </vt:variant>
      <vt:variant>
        <vt:i4>4390922</vt:i4>
      </vt:variant>
      <vt:variant>
        <vt:i4>2736</vt:i4>
      </vt:variant>
      <vt:variant>
        <vt:i4>0</vt:i4>
      </vt:variant>
      <vt:variant>
        <vt:i4>5</vt:i4>
      </vt:variant>
      <vt:variant>
        <vt:lpwstr>../Docs/R1-135879.zip</vt:lpwstr>
      </vt:variant>
      <vt:variant>
        <vt:lpwstr/>
      </vt:variant>
      <vt:variant>
        <vt:i4>4456460</vt:i4>
      </vt:variant>
      <vt:variant>
        <vt:i4>2733</vt:i4>
      </vt:variant>
      <vt:variant>
        <vt:i4>0</vt:i4>
      </vt:variant>
      <vt:variant>
        <vt:i4>5</vt:i4>
      </vt:variant>
      <vt:variant>
        <vt:lpwstr>../Docs/R1-135403.zip</vt:lpwstr>
      </vt:variant>
      <vt:variant>
        <vt:lpwstr/>
      </vt:variant>
      <vt:variant>
        <vt:i4>4390912</vt:i4>
      </vt:variant>
      <vt:variant>
        <vt:i4>2730</vt:i4>
      </vt:variant>
      <vt:variant>
        <vt:i4>0</vt:i4>
      </vt:variant>
      <vt:variant>
        <vt:i4>5</vt:i4>
      </vt:variant>
      <vt:variant>
        <vt:lpwstr>../Docs/R1-135873.zip</vt:lpwstr>
      </vt:variant>
      <vt:variant>
        <vt:lpwstr/>
      </vt:variant>
      <vt:variant>
        <vt:i4>4259848</vt:i4>
      </vt:variant>
      <vt:variant>
        <vt:i4>2727</vt:i4>
      </vt:variant>
      <vt:variant>
        <vt:i4>0</vt:i4>
      </vt:variant>
      <vt:variant>
        <vt:i4>5</vt:i4>
      </vt:variant>
      <vt:variant>
        <vt:lpwstr>../Docs/R1-135655.zip</vt:lpwstr>
      </vt:variant>
      <vt:variant>
        <vt:lpwstr/>
      </vt:variant>
      <vt:variant>
        <vt:i4>4521997</vt:i4>
      </vt:variant>
      <vt:variant>
        <vt:i4>2724</vt:i4>
      </vt:variant>
      <vt:variant>
        <vt:i4>0</vt:i4>
      </vt:variant>
      <vt:variant>
        <vt:i4>5</vt:i4>
      </vt:variant>
      <vt:variant>
        <vt:lpwstr>../Docs/R1-135610.zip</vt:lpwstr>
      </vt:variant>
      <vt:variant>
        <vt:lpwstr/>
      </vt:variant>
      <vt:variant>
        <vt:i4>4980746</vt:i4>
      </vt:variant>
      <vt:variant>
        <vt:i4>2721</vt:i4>
      </vt:variant>
      <vt:variant>
        <vt:i4>0</vt:i4>
      </vt:variant>
      <vt:variant>
        <vt:i4>5</vt:i4>
      </vt:variant>
      <vt:variant>
        <vt:lpwstr>../Docs/R1-135584.zip</vt:lpwstr>
      </vt:variant>
      <vt:variant>
        <vt:lpwstr/>
      </vt:variant>
      <vt:variant>
        <vt:i4>4390925</vt:i4>
      </vt:variant>
      <vt:variant>
        <vt:i4>2718</vt:i4>
      </vt:variant>
      <vt:variant>
        <vt:i4>0</vt:i4>
      </vt:variant>
      <vt:variant>
        <vt:i4>5</vt:i4>
      </vt:variant>
      <vt:variant>
        <vt:lpwstr>../Docs/R1-135472.zip</vt:lpwstr>
      </vt:variant>
      <vt:variant>
        <vt:lpwstr/>
      </vt:variant>
      <vt:variant>
        <vt:i4>4390926</vt:i4>
      </vt:variant>
      <vt:variant>
        <vt:i4>2715</vt:i4>
      </vt:variant>
      <vt:variant>
        <vt:i4>0</vt:i4>
      </vt:variant>
      <vt:variant>
        <vt:i4>5</vt:i4>
      </vt:variant>
      <vt:variant>
        <vt:lpwstr>../Docs/R1-135471.zip</vt:lpwstr>
      </vt:variant>
      <vt:variant>
        <vt:lpwstr/>
      </vt:variant>
      <vt:variant>
        <vt:i4>4194304</vt:i4>
      </vt:variant>
      <vt:variant>
        <vt:i4>2712</vt:i4>
      </vt:variant>
      <vt:variant>
        <vt:i4>0</vt:i4>
      </vt:variant>
      <vt:variant>
        <vt:i4>5</vt:i4>
      </vt:variant>
      <vt:variant>
        <vt:lpwstr>../Docs/R1-135348.zip</vt:lpwstr>
      </vt:variant>
      <vt:variant>
        <vt:lpwstr/>
      </vt:variant>
      <vt:variant>
        <vt:i4>4456462</vt:i4>
      </vt:variant>
      <vt:variant>
        <vt:i4>2709</vt:i4>
      </vt:variant>
      <vt:variant>
        <vt:i4>0</vt:i4>
      </vt:variant>
      <vt:variant>
        <vt:i4>5</vt:i4>
      </vt:variant>
      <vt:variant>
        <vt:lpwstr>../Docs/R1-135306.zip</vt:lpwstr>
      </vt:variant>
      <vt:variant>
        <vt:lpwstr/>
      </vt:variant>
      <vt:variant>
        <vt:i4>4194304</vt:i4>
      </vt:variant>
      <vt:variant>
        <vt:i4>2706</vt:i4>
      </vt:variant>
      <vt:variant>
        <vt:i4>0</vt:i4>
      </vt:variant>
      <vt:variant>
        <vt:i4>5</vt:i4>
      </vt:variant>
      <vt:variant>
        <vt:lpwstr>../Docs/R1-135249.zip</vt:lpwstr>
      </vt:variant>
      <vt:variant>
        <vt:lpwstr/>
      </vt:variant>
      <vt:variant>
        <vt:i4>4325391</vt:i4>
      </vt:variant>
      <vt:variant>
        <vt:i4>2703</vt:i4>
      </vt:variant>
      <vt:variant>
        <vt:i4>0</vt:i4>
      </vt:variant>
      <vt:variant>
        <vt:i4>5</vt:i4>
      </vt:variant>
      <vt:variant>
        <vt:lpwstr>../Docs/R1-135165.zip</vt:lpwstr>
      </vt:variant>
      <vt:variant>
        <vt:lpwstr/>
      </vt:variant>
      <vt:variant>
        <vt:i4>4390914</vt:i4>
      </vt:variant>
      <vt:variant>
        <vt:i4>2700</vt:i4>
      </vt:variant>
      <vt:variant>
        <vt:i4>0</vt:i4>
      </vt:variant>
      <vt:variant>
        <vt:i4>5</vt:i4>
      </vt:variant>
      <vt:variant>
        <vt:lpwstr>../Docs/R1-135079.zip</vt:lpwstr>
      </vt:variant>
      <vt:variant>
        <vt:lpwstr/>
      </vt:variant>
      <vt:variant>
        <vt:i4>4653064</vt:i4>
      </vt:variant>
      <vt:variant>
        <vt:i4>2697</vt:i4>
      </vt:variant>
      <vt:variant>
        <vt:i4>0</vt:i4>
      </vt:variant>
      <vt:variant>
        <vt:i4>5</vt:i4>
      </vt:variant>
      <vt:variant>
        <vt:lpwstr>../Docs/R1-135033.zip</vt:lpwstr>
      </vt:variant>
      <vt:variant>
        <vt:lpwstr/>
      </vt:variant>
      <vt:variant>
        <vt:i4>4194306</vt:i4>
      </vt:variant>
      <vt:variant>
        <vt:i4>2694</vt:i4>
      </vt:variant>
      <vt:variant>
        <vt:i4>0</vt:i4>
      </vt:variant>
      <vt:variant>
        <vt:i4>5</vt:i4>
      </vt:variant>
      <vt:variant>
        <vt:lpwstr>../Docs/R1-136079.zip</vt:lpwstr>
      </vt:variant>
      <vt:variant>
        <vt:lpwstr/>
      </vt:variant>
      <vt:variant>
        <vt:i4>4325379</vt:i4>
      </vt:variant>
      <vt:variant>
        <vt:i4>2691</vt:i4>
      </vt:variant>
      <vt:variant>
        <vt:i4>0</vt:i4>
      </vt:variant>
      <vt:variant>
        <vt:i4>5</vt:i4>
      </vt:variant>
      <vt:variant>
        <vt:lpwstr>../Docs/R1-136058.zip</vt:lpwstr>
      </vt:variant>
      <vt:variant>
        <vt:lpwstr/>
      </vt:variant>
      <vt:variant>
        <vt:i4>4325379</vt:i4>
      </vt:variant>
      <vt:variant>
        <vt:i4>2688</vt:i4>
      </vt:variant>
      <vt:variant>
        <vt:i4>0</vt:i4>
      </vt:variant>
      <vt:variant>
        <vt:i4>5</vt:i4>
      </vt:variant>
      <vt:variant>
        <vt:lpwstr>../Docs/R1-136058.zip</vt:lpwstr>
      </vt:variant>
      <vt:variant>
        <vt:lpwstr/>
      </vt:variant>
      <vt:variant>
        <vt:i4>4587529</vt:i4>
      </vt:variant>
      <vt:variant>
        <vt:i4>2685</vt:i4>
      </vt:variant>
      <vt:variant>
        <vt:i4>0</vt:i4>
      </vt:variant>
      <vt:variant>
        <vt:i4>5</vt:i4>
      </vt:variant>
      <vt:variant>
        <vt:lpwstr>../Docs/R1-136012.zip</vt:lpwstr>
      </vt:variant>
      <vt:variant>
        <vt:lpwstr/>
      </vt:variant>
      <vt:variant>
        <vt:i4>4456460</vt:i4>
      </vt:variant>
      <vt:variant>
        <vt:i4>2682</vt:i4>
      </vt:variant>
      <vt:variant>
        <vt:i4>0</vt:i4>
      </vt:variant>
      <vt:variant>
        <vt:i4>5</vt:i4>
      </vt:variant>
      <vt:variant>
        <vt:lpwstr>../Docs/R1-136037.zip</vt:lpwstr>
      </vt:variant>
      <vt:variant>
        <vt:lpwstr/>
      </vt:variant>
      <vt:variant>
        <vt:i4>4259855</vt:i4>
      </vt:variant>
      <vt:variant>
        <vt:i4>2679</vt:i4>
      </vt:variant>
      <vt:variant>
        <vt:i4>0</vt:i4>
      </vt:variant>
      <vt:variant>
        <vt:i4>5</vt:i4>
      </vt:variant>
      <vt:variant>
        <vt:lpwstr>../Docs/R1-135450.zip</vt:lpwstr>
      </vt:variant>
      <vt:variant>
        <vt:lpwstr/>
      </vt:variant>
      <vt:variant>
        <vt:i4>4194306</vt:i4>
      </vt:variant>
      <vt:variant>
        <vt:i4>2676</vt:i4>
      </vt:variant>
      <vt:variant>
        <vt:i4>0</vt:i4>
      </vt:variant>
      <vt:variant>
        <vt:i4>5</vt:i4>
      </vt:variant>
      <vt:variant>
        <vt:lpwstr>../Docs/R1-132138.zip</vt:lpwstr>
      </vt:variant>
      <vt:variant>
        <vt:lpwstr/>
      </vt:variant>
      <vt:variant>
        <vt:i4>5046285</vt:i4>
      </vt:variant>
      <vt:variant>
        <vt:i4>2673</vt:i4>
      </vt:variant>
      <vt:variant>
        <vt:i4>0</vt:i4>
      </vt:variant>
      <vt:variant>
        <vt:i4>5</vt:i4>
      </vt:variant>
      <vt:variant>
        <vt:lpwstr>../Docs/R1-135395.zip</vt:lpwstr>
      </vt:variant>
      <vt:variant>
        <vt:lpwstr/>
      </vt:variant>
      <vt:variant>
        <vt:i4>4456449</vt:i4>
      </vt:variant>
      <vt:variant>
        <vt:i4>2670</vt:i4>
      </vt:variant>
      <vt:variant>
        <vt:i4>0</vt:i4>
      </vt:variant>
      <vt:variant>
        <vt:i4>5</vt:i4>
      </vt:variant>
      <vt:variant>
        <vt:lpwstr>../Docs/R1-135208.zip</vt:lpwstr>
      </vt:variant>
      <vt:variant>
        <vt:lpwstr/>
      </vt:variant>
      <vt:variant>
        <vt:i4>4325386</vt:i4>
      </vt:variant>
      <vt:variant>
        <vt:i4>2667</vt:i4>
      </vt:variant>
      <vt:variant>
        <vt:i4>0</vt:i4>
      </vt:variant>
      <vt:variant>
        <vt:i4>5</vt:i4>
      </vt:variant>
      <vt:variant>
        <vt:lpwstr>../Docs/R1-136051.zip</vt:lpwstr>
      </vt:variant>
      <vt:variant>
        <vt:lpwstr/>
      </vt:variant>
      <vt:variant>
        <vt:i4>4587528</vt:i4>
      </vt:variant>
      <vt:variant>
        <vt:i4>2664</vt:i4>
      </vt:variant>
      <vt:variant>
        <vt:i4>0</vt:i4>
      </vt:variant>
      <vt:variant>
        <vt:i4>5</vt:i4>
      </vt:variant>
      <vt:variant>
        <vt:lpwstr>../Docs/R1-136013.zip</vt:lpwstr>
      </vt:variant>
      <vt:variant>
        <vt:lpwstr/>
      </vt:variant>
      <vt:variant>
        <vt:i4>4456451</vt:i4>
      </vt:variant>
      <vt:variant>
        <vt:i4>2661</vt:i4>
      </vt:variant>
      <vt:variant>
        <vt:i4>0</vt:i4>
      </vt:variant>
      <vt:variant>
        <vt:i4>5</vt:i4>
      </vt:variant>
      <vt:variant>
        <vt:lpwstr>../Docs/R1-136038.zip</vt:lpwstr>
      </vt:variant>
      <vt:variant>
        <vt:lpwstr/>
      </vt:variant>
      <vt:variant>
        <vt:i4>4259850</vt:i4>
      </vt:variant>
      <vt:variant>
        <vt:i4>2658</vt:i4>
      </vt:variant>
      <vt:variant>
        <vt:i4>0</vt:i4>
      </vt:variant>
      <vt:variant>
        <vt:i4>5</vt:i4>
      </vt:variant>
      <vt:variant>
        <vt:lpwstr>../Docs/R1-135958.zip</vt:lpwstr>
      </vt:variant>
      <vt:variant>
        <vt:lpwstr/>
      </vt:variant>
      <vt:variant>
        <vt:i4>4653065</vt:i4>
      </vt:variant>
      <vt:variant>
        <vt:i4>2655</vt:i4>
      </vt:variant>
      <vt:variant>
        <vt:i4>0</vt:i4>
      </vt:variant>
      <vt:variant>
        <vt:i4>5</vt:i4>
      </vt:variant>
      <vt:variant>
        <vt:lpwstr>../Docs/R1-135032.zip</vt:lpwstr>
      </vt:variant>
      <vt:variant>
        <vt:lpwstr/>
      </vt:variant>
      <vt:variant>
        <vt:i4>4259850</vt:i4>
      </vt:variant>
      <vt:variant>
        <vt:i4>2652</vt:i4>
      </vt:variant>
      <vt:variant>
        <vt:i4>0</vt:i4>
      </vt:variant>
      <vt:variant>
        <vt:i4>5</vt:i4>
      </vt:variant>
      <vt:variant>
        <vt:lpwstr>../Docs/R1-135657.zip</vt:lpwstr>
      </vt:variant>
      <vt:variant>
        <vt:lpwstr/>
      </vt:variant>
      <vt:variant>
        <vt:i4>4980749</vt:i4>
      </vt:variant>
      <vt:variant>
        <vt:i4>2649</vt:i4>
      </vt:variant>
      <vt:variant>
        <vt:i4>0</vt:i4>
      </vt:variant>
      <vt:variant>
        <vt:i4>5</vt:i4>
      </vt:variant>
      <vt:variant>
        <vt:lpwstr>../Docs/R1-135583.zip</vt:lpwstr>
      </vt:variant>
      <vt:variant>
        <vt:lpwstr/>
      </vt:variant>
      <vt:variant>
        <vt:i4>4390915</vt:i4>
      </vt:variant>
      <vt:variant>
        <vt:i4>2646</vt:i4>
      </vt:variant>
      <vt:variant>
        <vt:i4>0</vt:i4>
      </vt:variant>
      <vt:variant>
        <vt:i4>5</vt:i4>
      </vt:variant>
      <vt:variant>
        <vt:lpwstr>../Docs/R1-135078.zip</vt:lpwstr>
      </vt:variant>
      <vt:variant>
        <vt:lpwstr/>
      </vt:variant>
      <vt:variant>
        <vt:i4>2228236</vt:i4>
      </vt:variant>
      <vt:variant>
        <vt:i4>2643</vt:i4>
      </vt:variant>
      <vt:variant>
        <vt:i4>0</vt:i4>
      </vt:variant>
      <vt:variant>
        <vt:i4>5</vt:i4>
      </vt:variant>
      <vt:variant>
        <vt:lpwstr>http://www.3gpp.org/ftp/tsg_ran/TSG_RAN/TSGR_61/Docs/RP-131373.zip</vt:lpwstr>
      </vt:variant>
      <vt:variant>
        <vt:lpwstr/>
      </vt:variant>
      <vt:variant>
        <vt:i4>2228226</vt:i4>
      </vt:variant>
      <vt:variant>
        <vt:i4>2640</vt:i4>
      </vt:variant>
      <vt:variant>
        <vt:i4>0</vt:i4>
      </vt:variant>
      <vt:variant>
        <vt:i4>5</vt:i4>
      </vt:variant>
      <vt:variant>
        <vt:lpwstr>http://www.3gpp.org/ftp/tsg_ran/TSG_RAN/TSGR_58/Docs/RP-122032.zip</vt:lpwstr>
      </vt:variant>
      <vt:variant>
        <vt:lpwstr/>
      </vt:variant>
      <vt:variant>
        <vt:i4>4456450</vt:i4>
      </vt:variant>
      <vt:variant>
        <vt:i4>2637</vt:i4>
      </vt:variant>
      <vt:variant>
        <vt:i4>0</vt:i4>
      </vt:variant>
      <vt:variant>
        <vt:i4>5</vt:i4>
      </vt:variant>
      <vt:variant>
        <vt:lpwstr>../Docs/R1-135801.zip</vt:lpwstr>
      </vt:variant>
      <vt:variant>
        <vt:lpwstr/>
      </vt:variant>
      <vt:variant>
        <vt:i4>4980748</vt:i4>
      </vt:variant>
      <vt:variant>
        <vt:i4>2634</vt:i4>
      </vt:variant>
      <vt:variant>
        <vt:i4>0</vt:i4>
      </vt:variant>
      <vt:variant>
        <vt:i4>5</vt:i4>
      </vt:variant>
      <vt:variant>
        <vt:lpwstr>../Docs/R1-135582.zip</vt:lpwstr>
      </vt:variant>
      <vt:variant>
        <vt:lpwstr/>
      </vt:variant>
      <vt:variant>
        <vt:i4>4390927</vt:i4>
      </vt:variant>
      <vt:variant>
        <vt:i4>2631</vt:i4>
      </vt:variant>
      <vt:variant>
        <vt:i4>0</vt:i4>
      </vt:variant>
      <vt:variant>
        <vt:i4>5</vt:i4>
      </vt:variant>
      <vt:variant>
        <vt:lpwstr>../Docs/R1-135470.zip</vt:lpwstr>
      </vt:variant>
      <vt:variant>
        <vt:lpwstr/>
      </vt:variant>
      <vt:variant>
        <vt:i4>4390924</vt:i4>
      </vt:variant>
      <vt:variant>
        <vt:i4>2628</vt:i4>
      </vt:variant>
      <vt:variant>
        <vt:i4>0</vt:i4>
      </vt:variant>
      <vt:variant>
        <vt:i4>5</vt:i4>
      </vt:variant>
      <vt:variant>
        <vt:lpwstr>../Docs/R1-135077.zip</vt:lpwstr>
      </vt:variant>
      <vt:variant>
        <vt:lpwstr/>
      </vt:variant>
      <vt:variant>
        <vt:i4>4653066</vt:i4>
      </vt:variant>
      <vt:variant>
        <vt:i4>2625</vt:i4>
      </vt:variant>
      <vt:variant>
        <vt:i4>0</vt:i4>
      </vt:variant>
      <vt:variant>
        <vt:i4>5</vt:i4>
      </vt:variant>
      <vt:variant>
        <vt:lpwstr>../Docs/R1-135031.zip</vt:lpwstr>
      </vt:variant>
      <vt:variant>
        <vt:lpwstr/>
      </vt:variant>
      <vt:variant>
        <vt:i4>4653067</vt:i4>
      </vt:variant>
      <vt:variant>
        <vt:i4>2622</vt:i4>
      </vt:variant>
      <vt:variant>
        <vt:i4>0</vt:i4>
      </vt:variant>
      <vt:variant>
        <vt:i4>5</vt:i4>
      </vt:variant>
      <vt:variant>
        <vt:lpwstr>../Docs/R1-135030.zip</vt:lpwstr>
      </vt:variant>
      <vt:variant>
        <vt:lpwstr/>
      </vt:variant>
      <vt:variant>
        <vt:i4>4521995</vt:i4>
      </vt:variant>
      <vt:variant>
        <vt:i4>2619</vt:i4>
      </vt:variant>
      <vt:variant>
        <vt:i4>0</vt:i4>
      </vt:variant>
      <vt:variant>
        <vt:i4>5</vt:i4>
      </vt:variant>
      <vt:variant>
        <vt:lpwstr>../Docs/R1-135919.zip</vt:lpwstr>
      </vt:variant>
      <vt:variant>
        <vt:lpwstr/>
      </vt:variant>
      <vt:variant>
        <vt:i4>4521995</vt:i4>
      </vt:variant>
      <vt:variant>
        <vt:i4>2616</vt:i4>
      </vt:variant>
      <vt:variant>
        <vt:i4>0</vt:i4>
      </vt:variant>
      <vt:variant>
        <vt:i4>5</vt:i4>
      </vt:variant>
      <vt:variant>
        <vt:lpwstr>../Docs/R1-135919.zip</vt:lpwstr>
      </vt:variant>
      <vt:variant>
        <vt:lpwstr/>
      </vt:variant>
      <vt:variant>
        <vt:i4>4521984</vt:i4>
      </vt:variant>
      <vt:variant>
        <vt:i4>2613</vt:i4>
      </vt:variant>
      <vt:variant>
        <vt:i4>0</vt:i4>
      </vt:variant>
      <vt:variant>
        <vt:i4>5</vt:i4>
      </vt:variant>
      <vt:variant>
        <vt:lpwstr>../Docs/R1-135912.zip</vt:lpwstr>
      </vt:variant>
      <vt:variant>
        <vt:lpwstr/>
      </vt:variant>
      <vt:variant>
        <vt:i4>4521994</vt:i4>
      </vt:variant>
      <vt:variant>
        <vt:i4>2610</vt:i4>
      </vt:variant>
      <vt:variant>
        <vt:i4>0</vt:i4>
      </vt:variant>
      <vt:variant>
        <vt:i4>5</vt:i4>
      </vt:variant>
      <vt:variant>
        <vt:lpwstr>../Docs/R1-135918.zip</vt:lpwstr>
      </vt:variant>
      <vt:variant>
        <vt:lpwstr/>
      </vt:variant>
      <vt:variant>
        <vt:i4>4521987</vt:i4>
      </vt:variant>
      <vt:variant>
        <vt:i4>2607</vt:i4>
      </vt:variant>
      <vt:variant>
        <vt:i4>0</vt:i4>
      </vt:variant>
      <vt:variant>
        <vt:i4>5</vt:i4>
      </vt:variant>
      <vt:variant>
        <vt:lpwstr>../Docs/R1-135911.zip</vt:lpwstr>
      </vt:variant>
      <vt:variant>
        <vt:lpwstr/>
      </vt:variant>
      <vt:variant>
        <vt:i4>4521984</vt:i4>
      </vt:variant>
      <vt:variant>
        <vt:i4>2604</vt:i4>
      </vt:variant>
      <vt:variant>
        <vt:i4>0</vt:i4>
      </vt:variant>
      <vt:variant>
        <vt:i4>5</vt:i4>
      </vt:variant>
      <vt:variant>
        <vt:lpwstr>../Docs/R1-135912.zip</vt:lpwstr>
      </vt:variant>
      <vt:variant>
        <vt:lpwstr/>
      </vt:variant>
      <vt:variant>
        <vt:i4>4521987</vt:i4>
      </vt:variant>
      <vt:variant>
        <vt:i4>2601</vt:i4>
      </vt:variant>
      <vt:variant>
        <vt:i4>0</vt:i4>
      </vt:variant>
      <vt:variant>
        <vt:i4>5</vt:i4>
      </vt:variant>
      <vt:variant>
        <vt:lpwstr>../Docs/R1-135911.zip</vt:lpwstr>
      </vt:variant>
      <vt:variant>
        <vt:lpwstr/>
      </vt:variant>
      <vt:variant>
        <vt:i4>4390922</vt:i4>
      </vt:variant>
      <vt:variant>
        <vt:i4>2598</vt:i4>
      </vt:variant>
      <vt:variant>
        <vt:i4>0</vt:i4>
      </vt:variant>
      <vt:variant>
        <vt:i4>5</vt:i4>
      </vt:variant>
      <vt:variant>
        <vt:lpwstr>../Docs/R1-135273.zip</vt:lpwstr>
      </vt:variant>
      <vt:variant>
        <vt:lpwstr/>
      </vt:variant>
      <vt:variant>
        <vt:i4>4456461</vt:i4>
      </vt:variant>
      <vt:variant>
        <vt:i4>2595</vt:i4>
      </vt:variant>
      <vt:variant>
        <vt:i4>0</vt:i4>
      </vt:variant>
      <vt:variant>
        <vt:i4>5</vt:i4>
      </vt:variant>
      <vt:variant>
        <vt:lpwstr>../Docs/R1-135305.zip</vt:lpwstr>
      </vt:variant>
      <vt:variant>
        <vt:lpwstr/>
      </vt:variant>
      <vt:variant>
        <vt:i4>4456460</vt:i4>
      </vt:variant>
      <vt:variant>
        <vt:i4>2592</vt:i4>
      </vt:variant>
      <vt:variant>
        <vt:i4>0</vt:i4>
      </vt:variant>
      <vt:variant>
        <vt:i4>5</vt:i4>
      </vt:variant>
      <vt:variant>
        <vt:lpwstr>../Docs/R1-135304.zip</vt:lpwstr>
      </vt:variant>
      <vt:variant>
        <vt:lpwstr/>
      </vt:variant>
      <vt:variant>
        <vt:i4>4325390</vt:i4>
      </vt:variant>
      <vt:variant>
        <vt:i4>2589</vt:i4>
      </vt:variant>
      <vt:variant>
        <vt:i4>0</vt:i4>
      </vt:variant>
      <vt:variant>
        <vt:i4>5</vt:i4>
      </vt:variant>
      <vt:variant>
        <vt:lpwstr>../Docs/R1-135164.zip</vt:lpwstr>
      </vt:variant>
      <vt:variant>
        <vt:lpwstr/>
      </vt:variant>
      <vt:variant>
        <vt:i4>4653066</vt:i4>
      </vt:variant>
      <vt:variant>
        <vt:i4>2586</vt:i4>
      </vt:variant>
      <vt:variant>
        <vt:i4>0</vt:i4>
      </vt:variant>
      <vt:variant>
        <vt:i4>5</vt:i4>
      </vt:variant>
      <vt:variant>
        <vt:lpwstr>../Docs/R1-135839.zip</vt:lpwstr>
      </vt:variant>
      <vt:variant>
        <vt:lpwstr/>
      </vt:variant>
      <vt:variant>
        <vt:i4>4325381</vt:i4>
      </vt:variant>
      <vt:variant>
        <vt:i4>2583</vt:i4>
      </vt:variant>
      <vt:variant>
        <vt:i4>0</vt:i4>
      </vt:variant>
      <vt:variant>
        <vt:i4>5</vt:i4>
      </vt:variant>
      <vt:variant>
        <vt:lpwstr>../Docs/R1-135668.zip</vt:lpwstr>
      </vt:variant>
      <vt:variant>
        <vt:lpwstr/>
      </vt:variant>
      <vt:variant>
        <vt:i4>4325386</vt:i4>
      </vt:variant>
      <vt:variant>
        <vt:i4>2580</vt:i4>
      </vt:variant>
      <vt:variant>
        <vt:i4>0</vt:i4>
      </vt:variant>
      <vt:variant>
        <vt:i4>5</vt:i4>
      </vt:variant>
      <vt:variant>
        <vt:lpwstr>../Docs/R1-135667.zip</vt:lpwstr>
      </vt:variant>
      <vt:variant>
        <vt:lpwstr/>
      </vt:variant>
      <vt:variant>
        <vt:i4>4456462</vt:i4>
      </vt:variant>
      <vt:variant>
        <vt:i4>2577</vt:i4>
      </vt:variant>
      <vt:variant>
        <vt:i4>0</vt:i4>
      </vt:variant>
      <vt:variant>
        <vt:i4>5</vt:i4>
      </vt:variant>
      <vt:variant>
        <vt:lpwstr>../Docs/R1-135207.zip</vt:lpwstr>
      </vt:variant>
      <vt:variant>
        <vt:lpwstr/>
      </vt:variant>
      <vt:variant>
        <vt:i4>4456459</vt:i4>
      </vt:variant>
      <vt:variant>
        <vt:i4>2574</vt:i4>
      </vt:variant>
      <vt:variant>
        <vt:i4>0</vt:i4>
      </vt:variant>
      <vt:variant>
        <vt:i4>5</vt:i4>
      </vt:variant>
      <vt:variant>
        <vt:lpwstr>../Docs/R1-136030.zip</vt:lpwstr>
      </vt:variant>
      <vt:variant>
        <vt:lpwstr/>
      </vt:variant>
      <vt:variant>
        <vt:i4>2621453</vt:i4>
      </vt:variant>
      <vt:variant>
        <vt:i4>2571</vt:i4>
      </vt:variant>
      <vt:variant>
        <vt:i4>0</vt:i4>
      </vt:variant>
      <vt:variant>
        <vt:i4>5</vt:i4>
      </vt:variant>
      <vt:variant>
        <vt:lpwstr>http://www.3gpp.org/ftp/tsg_ran/TSG_RAN/TSGR_61/Docs/RP-131369.zip</vt:lpwstr>
      </vt:variant>
      <vt:variant>
        <vt:lpwstr/>
      </vt:variant>
      <vt:variant>
        <vt:i4>4325390</vt:i4>
      </vt:variant>
      <vt:variant>
        <vt:i4>2568</vt:i4>
      </vt:variant>
      <vt:variant>
        <vt:i4>0</vt:i4>
      </vt:variant>
      <vt:variant>
        <vt:i4>5</vt:i4>
      </vt:variant>
      <vt:variant>
        <vt:lpwstr>../Docs/R1-136055.zip</vt:lpwstr>
      </vt:variant>
      <vt:variant>
        <vt:lpwstr/>
      </vt:variant>
      <vt:variant>
        <vt:i4>4521993</vt:i4>
      </vt:variant>
      <vt:variant>
        <vt:i4>2565</vt:i4>
      </vt:variant>
      <vt:variant>
        <vt:i4>0</vt:i4>
      </vt:variant>
      <vt:variant>
        <vt:i4>5</vt:i4>
      </vt:variant>
      <vt:variant>
        <vt:lpwstr>../Docs/R1-136022.zip</vt:lpwstr>
      </vt:variant>
      <vt:variant>
        <vt:lpwstr/>
      </vt:variant>
      <vt:variant>
        <vt:i4>4980737</vt:i4>
      </vt:variant>
      <vt:variant>
        <vt:i4>2562</vt:i4>
      </vt:variant>
      <vt:variant>
        <vt:i4>0</vt:i4>
      </vt:variant>
      <vt:variant>
        <vt:i4>5</vt:i4>
      </vt:variant>
      <vt:variant>
        <vt:lpwstr>../Docs/R1-135983.zip</vt:lpwstr>
      </vt:variant>
      <vt:variant>
        <vt:lpwstr/>
      </vt:variant>
      <vt:variant>
        <vt:i4>4980751</vt:i4>
      </vt:variant>
      <vt:variant>
        <vt:i4>2559</vt:i4>
      </vt:variant>
      <vt:variant>
        <vt:i4>0</vt:i4>
      </vt:variant>
      <vt:variant>
        <vt:i4>5</vt:i4>
      </vt:variant>
      <vt:variant>
        <vt:lpwstr>../Docs/R1-135581.zip</vt:lpwstr>
      </vt:variant>
      <vt:variant>
        <vt:lpwstr/>
      </vt:variant>
      <vt:variant>
        <vt:i4>4325382</vt:i4>
      </vt:variant>
      <vt:variant>
        <vt:i4>2556</vt:i4>
      </vt:variant>
      <vt:variant>
        <vt:i4>0</vt:i4>
      </vt:variant>
      <vt:variant>
        <vt:i4>5</vt:i4>
      </vt:variant>
      <vt:variant>
        <vt:lpwstr>../Docs/R1-135469.zip</vt:lpwstr>
      </vt:variant>
      <vt:variant>
        <vt:lpwstr/>
      </vt:variant>
      <vt:variant>
        <vt:i4>4194318</vt:i4>
      </vt:variant>
      <vt:variant>
        <vt:i4>2553</vt:i4>
      </vt:variant>
      <vt:variant>
        <vt:i4>0</vt:i4>
      </vt:variant>
      <vt:variant>
        <vt:i4>5</vt:i4>
      </vt:variant>
      <vt:variant>
        <vt:lpwstr>../Docs/R1-135346.zip</vt:lpwstr>
      </vt:variant>
      <vt:variant>
        <vt:lpwstr/>
      </vt:variant>
      <vt:variant>
        <vt:i4>4980746</vt:i4>
      </vt:variant>
      <vt:variant>
        <vt:i4>2550</vt:i4>
      </vt:variant>
      <vt:variant>
        <vt:i4>0</vt:i4>
      </vt:variant>
      <vt:variant>
        <vt:i4>5</vt:i4>
      </vt:variant>
      <vt:variant>
        <vt:lpwstr>../Docs/R1-135283.zip</vt:lpwstr>
      </vt:variant>
      <vt:variant>
        <vt:lpwstr/>
      </vt:variant>
      <vt:variant>
        <vt:i4>4325385</vt:i4>
      </vt:variant>
      <vt:variant>
        <vt:i4>2547</vt:i4>
      </vt:variant>
      <vt:variant>
        <vt:i4>0</vt:i4>
      </vt:variant>
      <vt:variant>
        <vt:i4>5</vt:i4>
      </vt:variant>
      <vt:variant>
        <vt:lpwstr>../Docs/R1-135163.zip</vt:lpwstr>
      </vt:variant>
      <vt:variant>
        <vt:lpwstr/>
      </vt:variant>
      <vt:variant>
        <vt:i4>4587522</vt:i4>
      </vt:variant>
      <vt:variant>
        <vt:i4>2544</vt:i4>
      </vt:variant>
      <vt:variant>
        <vt:i4>0</vt:i4>
      </vt:variant>
      <vt:variant>
        <vt:i4>5</vt:i4>
      </vt:variant>
      <vt:variant>
        <vt:lpwstr>../Docs/R1-135029.zip</vt:lpwstr>
      </vt:variant>
      <vt:variant>
        <vt:lpwstr/>
      </vt:variant>
      <vt:variant>
        <vt:i4>4980738</vt:i4>
      </vt:variant>
      <vt:variant>
        <vt:i4>2541</vt:i4>
      </vt:variant>
      <vt:variant>
        <vt:i4>0</vt:i4>
      </vt:variant>
      <vt:variant>
        <vt:i4>5</vt:i4>
      </vt:variant>
      <vt:variant>
        <vt:lpwstr>../Docs/R1-135980.zip</vt:lpwstr>
      </vt:variant>
      <vt:variant>
        <vt:lpwstr/>
      </vt:variant>
      <vt:variant>
        <vt:i4>4390916</vt:i4>
      </vt:variant>
      <vt:variant>
        <vt:i4>2538</vt:i4>
      </vt:variant>
      <vt:variant>
        <vt:i4>0</vt:i4>
      </vt:variant>
      <vt:variant>
        <vt:i4>5</vt:i4>
      </vt:variant>
      <vt:variant>
        <vt:lpwstr>../Docs/R1-135976.zip</vt:lpwstr>
      </vt:variant>
      <vt:variant>
        <vt:lpwstr/>
      </vt:variant>
      <vt:variant>
        <vt:i4>4390927</vt:i4>
      </vt:variant>
      <vt:variant>
        <vt:i4>2535</vt:i4>
      </vt:variant>
      <vt:variant>
        <vt:i4>0</vt:i4>
      </vt:variant>
      <vt:variant>
        <vt:i4>5</vt:i4>
      </vt:variant>
      <vt:variant>
        <vt:lpwstr>../Docs/R1-135672.zip</vt:lpwstr>
      </vt:variant>
      <vt:variant>
        <vt:lpwstr/>
      </vt:variant>
      <vt:variant>
        <vt:i4>4259849</vt:i4>
      </vt:variant>
      <vt:variant>
        <vt:i4>2532</vt:i4>
      </vt:variant>
      <vt:variant>
        <vt:i4>0</vt:i4>
      </vt:variant>
      <vt:variant>
        <vt:i4>5</vt:i4>
      </vt:variant>
      <vt:variant>
        <vt:lpwstr>../Docs/R1-135654.zip</vt:lpwstr>
      </vt:variant>
      <vt:variant>
        <vt:lpwstr/>
      </vt:variant>
      <vt:variant>
        <vt:i4>4653071</vt:i4>
      </vt:variant>
      <vt:variant>
        <vt:i4>2529</vt:i4>
      </vt:variant>
      <vt:variant>
        <vt:i4>0</vt:i4>
      </vt:variant>
      <vt:variant>
        <vt:i4>5</vt:i4>
      </vt:variant>
      <vt:variant>
        <vt:lpwstr>../Docs/R1-135632.zip</vt:lpwstr>
      </vt:variant>
      <vt:variant>
        <vt:lpwstr/>
      </vt:variant>
      <vt:variant>
        <vt:i4>4980750</vt:i4>
      </vt:variant>
      <vt:variant>
        <vt:i4>2526</vt:i4>
      </vt:variant>
      <vt:variant>
        <vt:i4>0</vt:i4>
      </vt:variant>
      <vt:variant>
        <vt:i4>5</vt:i4>
      </vt:variant>
      <vt:variant>
        <vt:lpwstr>../Docs/R1-135580.zip</vt:lpwstr>
      </vt:variant>
      <vt:variant>
        <vt:lpwstr/>
      </vt:variant>
      <vt:variant>
        <vt:i4>4456461</vt:i4>
      </vt:variant>
      <vt:variant>
        <vt:i4>2523</vt:i4>
      </vt:variant>
      <vt:variant>
        <vt:i4>0</vt:i4>
      </vt:variant>
      <vt:variant>
        <vt:i4>5</vt:i4>
      </vt:variant>
      <vt:variant>
        <vt:lpwstr>../Docs/R1-135503.zip</vt:lpwstr>
      </vt:variant>
      <vt:variant>
        <vt:lpwstr/>
      </vt:variant>
      <vt:variant>
        <vt:i4>4325383</vt:i4>
      </vt:variant>
      <vt:variant>
        <vt:i4>2520</vt:i4>
      </vt:variant>
      <vt:variant>
        <vt:i4>0</vt:i4>
      </vt:variant>
      <vt:variant>
        <vt:i4>5</vt:i4>
      </vt:variant>
      <vt:variant>
        <vt:lpwstr>../Docs/R1-135468.zip</vt:lpwstr>
      </vt:variant>
      <vt:variant>
        <vt:lpwstr/>
      </vt:variant>
      <vt:variant>
        <vt:i4>4456459</vt:i4>
      </vt:variant>
      <vt:variant>
        <vt:i4>2517</vt:i4>
      </vt:variant>
      <vt:variant>
        <vt:i4>0</vt:i4>
      </vt:variant>
      <vt:variant>
        <vt:i4>5</vt:i4>
      </vt:variant>
      <vt:variant>
        <vt:lpwstr>../Docs/R1-135303.zip</vt:lpwstr>
      </vt:variant>
      <vt:variant>
        <vt:lpwstr/>
      </vt:variant>
      <vt:variant>
        <vt:i4>4325384</vt:i4>
      </vt:variant>
      <vt:variant>
        <vt:i4>2514</vt:i4>
      </vt:variant>
      <vt:variant>
        <vt:i4>0</vt:i4>
      </vt:variant>
      <vt:variant>
        <vt:i4>5</vt:i4>
      </vt:variant>
      <vt:variant>
        <vt:lpwstr>../Docs/R1-135261.zip</vt:lpwstr>
      </vt:variant>
      <vt:variant>
        <vt:lpwstr/>
      </vt:variant>
      <vt:variant>
        <vt:i4>4325385</vt:i4>
      </vt:variant>
      <vt:variant>
        <vt:i4>2511</vt:i4>
      </vt:variant>
      <vt:variant>
        <vt:i4>0</vt:i4>
      </vt:variant>
      <vt:variant>
        <vt:i4>5</vt:i4>
      </vt:variant>
      <vt:variant>
        <vt:lpwstr>../Docs/R1-135260.zip</vt:lpwstr>
      </vt:variant>
      <vt:variant>
        <vt:lpwstr/>
      </vt:variant>
      <vt:variant>
        <vt:i4>4456463</vt:i4>
      </vt:variant>
      <vt:variant>
        <vt:i4>2508</vt:i4>
      </vt:variant>
      <vt:variant>
        <vt:i4>0</vt:i4>
      </vt:variant>
      <vt:variant>
        <vt:i4>5</vt:i4>
      </vt:variant>
      <vt:variant>
        <vt:lpwstr>../Docs/R1-135206.zip</vt:lpwstr>
      </vt:variant>
      <vt:variant>
        <vt:lpwstr/>
      </vt:variant>
      <vt:variant>
        <vt:i4>4325384</vt:i4>
      </vt:variant>
      <vt:variant>
        <vt:i4>2505</vt:i4>
      </vt:variant>
      <vt:variant>
        <vt:i4>0</vt:i4>
      </vt:variant>
      <vt:variant>
        <vt:i4>5</vt:i4>
      </vt:variant>
      <vt:variant>
        <vt:lpwstr>../Docs/R1-135162.zip</vt:lpwstr>
      </vt:variant>
      <vt:variant>
        <vt:lpwstr/>
      </vt:variant>
      <vt:variant>
        <vt:i4>4456450</vt:i4>
      </vt:variant>
      <vt:variant>
        <vt:i4>2502</vt:i4>
      </vt:variant>
      <vt:variant>
        <vt:i4>0</vt:i4>
      </vt:variant>
      <vt:variant>
        <vt:i4>5</vt:i4>
      </vt:variant>
      <vt:variant>
        <vt:lpwstr>../Docs/R1-135108.zip</vt:lpwstr>
      </vt:variant>
      <vt:variant>
        <vt:lpwstr/>
      </vt:variant>
      <vt:variant>
        <vt:i4>4390925</vt:i4>
      </vt:variant>
      <vt:variant>
        <vt:i4>2499</vt:i4>
      </vt:variant>
      <vt:variant>
        <vt:i4>0</vt:i4>
      </vt:variant>
      <vt:variant>
        <vt:i4>5</vt:i4>
      </vt:variant>
      <vt:variant>
        <vt:lpwstr>../Docs/R1-135076.zip</vt:lpwstr>
      </vt:variant>
      <vt:variant>
        <vt:lpwstr/>
      </vt:variant>
      <vt:variant>
        <vt:i4>4587523</vt:i4>
      </vt:variant>
      <vt:variant>
        <vt:i4>2496</vt:i4>
      </vt:variant>
      <vt:variant>
        <vt:i4>0</vt:i4>
      </vt:variant>
      <vt:variant>
        <vt:i4>5</vt:i4>
      </vt:variant>
      <vt:variant>
        <vt:lpwstr>../Docs/R1-135028.zip</vt:lpwstr>
      </vt:variant>
      <vt:variant>
        <vt:lpwstr/>
      </vt:variant>
      <vt:variant>
        <vt:i4>4259854</vt:i4>
      </vt:variant>
      <vt:variant>
        <vt:i4>2493</vt:i4>
      </vt:variant>
      <vt:variant>
        <vt:i4>0</vt:i4>
      </vt:variant>
      <vt:variant>
        <vt:i4>5</vt:i4>
      </vt:variant>
      <vt:variant>
        <vt:lpwstr>../Docs/R1-135653.zip</vt:lpwstr>
      </vt:variant>
      <vt:variant>
        <vt:lpwstr/>
      </vt:variant>
      <vt:variant>
        <vt:i4>4390927</vt:i4>
      </vt:variant>
      <vt:variant>
        <vt:i4>2490</vt:i4>
      </vt:variant>
      <vt:variant>
        <vt:i4>0</vt:i4>
      </vt:variant>
      <vt:variant>
        <vt:i4>5</vt:i4>
      </vt:variant>
      <vt:variant>
        <vt:lpwstr>../Docs/R1-134561.zip</vt:lpwstr>
      </vt:variant>
      <vt:variant>
        <vt:lpwstr/>
      </vt:variant>
      <vt:variant>
        <vt:i4>4456463</vt:i4>
      </vt:variant>
      <vt:variant>
        <vt:i4>2487</vt:i4>
      </vt:variant>
      <vt:variant>
        <vt:i4>0</vt:i4>
      </vt:variant>
      <vt:variant>
        <vt:i4>5</vt:i4>
      </vt:variant>
      <vt:variant>
        <vt:lpwstr>../Docs/R1-135602.zip</vt:lpwstr>
      </vt:variant>
      <vt:variant>
        <vt:lpwstr/>
      </vt:variant>
      <vt:variant>
        <vt:i4>4390919</vt:i4>
      </vt:variant>
      <vt:variant>
        <vt:i4>2484</vt:i4>
      </vt:variant>
      <vt:variant>
        <vt:i4>0</vt:i4>
      </vt:variant>
      <vt:variant>
        <vt:i4>5</vt:i4>
      </vt:variant>
      <vt:variant>
        <vt:lpwstr>../Docs/R1-135579.zip</vt:lpwstr>
      </vt:variant>
      <vt:variant>
        <vt:lpwstr/>
      </vt:variant>
      <vt:variant>
        <vt:i4>4325384</vt:i4>
      </vt:variant>
      <vt:variant>
        <vt:i4>2481</vt:i4>
      </vt:variant>
      <vt:variant>
        <vt:i4>0</vt:i4>
      </vt:variant>
      <vt:variant>
        <vt:i4>5</vt:i4>
      </vt:variant>
      <vt:variant>
        <vt:lpwstr>../Docs/R1-135467.zip</vt:lpwstr>
      </vt:variant>
      <vt:variant>
        <vt:lpwstr/>
      </vt:variant>
      <vt:variant>
        <vt:i4>4194319</vt:i4>
      </vt:variant>
      <vt:variant>
        <vt:i4>2478</vt:i4>
      </vt:variant>
      <vt:variant>
        <vt:i4>0</vt:i4>
      </vt:variant>
      <vt:variant>
        <vt:i4>5</vt:i4>
      </vt:variant>
      <vt:variant>
        <vt:lpwstr>../Docs/R1-135347.zip</vt:lpwstr>
      </vt:variant>
      <vt:variant>
        <vt:lpwstr/>
      </vt:variant>
      <vt:variant>
        <vt:i4>4456458</vt:i4>
      </vt:variant>
      <vt:variant>
        <vt:i4>2475</vt:i4>
      </vt:variant>
      <vt:variant>
        <vt:i4>0</vt:i4>
      </vt:variant>
      <vt:variant>
        <vt:i4>5</vt:i4>
      </vt:variant>
      <vt:variant>
        <vt:lpwstr>../Docs/R1-135302.zip</vt:lpwstr>
      </vt:variant>
      <vt:variant>
        <vt:lpwstr/>
      </vt:variant>
      <vt:variant>
        <vt:i4>4980747</vt:i4>
      </vt:variant>
      <vt:variant>
        <vt:i4>2472</vt:i4>
      </vt:variant>
      <vt:variant>
        <vt:i4>0</vt:i4>
      </vt:variant>
      <vt:variant>
        <vt:i4>5</vt:i4>
      </vt:variant>
      <vt:variant>
        <vt:lpwstr>../Docs/R1-135282.zip</vt:lpwstr>
      </vt:variant>
      <vt:variant>
        <vt:lpwstr/>
      </vt:variant>
      <vt:variant>
        <vt:i4>4456460</vt:i4>
      </vt:variant>
      <vt:variant>
        <vt:i4>2469</vt:i4>
      </vt:variant>
      <vt:variant>
        <vt:i4>0</vt:i4>
      </vt:variant>
      <vt:variant>
        <vt:i4>5</vt:i4>
      </vt:variant>
      <vt:variant>
        <vt:lpwstr>../Docs/R1-135205.zip</vt:lpwstr>
      </vt:variant>
      <vt:variant>
        <vt:lpwstr/>
      </vt:variant>
      <vt:variant>
        <vt:i4>4325387</vt:i4>
      </vt:variant>
      <vt:variant>
        <vt:i4>2466</vt:i4>
      </vt:variant>
      <vt:variant>
        <vt:i4>0</vt:i4>
      </vt:variant>
      <vt:variant>
        <vt:i4>5</vt:i4>
      </vt:variant>
      <vt:variant>
        <vt:lpwstr>../Docs/R1-135161.zip</vt:lpwstr>
      </vt:variant>
      <vt:variant>
        <vt:lpwstr/>
      </vt:variant>
      <vt:variant>
        <vt:i4>4653068</vt:i4>
      </vt:variant>
      <vt:variant>
        <vt:i4>2463</vt:i4>
      </vt:variant>
      <vt:variant>
        <vt:i4>0</vt:i4>
      </vt:variant>
      <vt:variant>
        <vt:i4>5</vt:i4>
      </vt:variant>
      <vt:variant>
        <vt:lpwstr>../Docs/R1-135136.zip</vt:lpwstr>
      </vt:variant>
      <vt:variant>
        <vt:lpwstr/>
      </vt:variant>
      <vt:variant>
        <vt:i4>4456461</vt:i4>
      </vt:variant>
      <vt:variant>
        <vt:i4>2460</vt:i4>
      </vt:variant>
      <vt:variant>
        <vt:i4>0</vt:i4>
      </vt:variant>
      <vt:variant>
        <vt:i4>5</vt:i4>
      </vt:variant>
      <vt:variant>
        <vt:lpwstr>../Docs/R1-135107.zip</vt:lpwstr>
      </vt:variant>
      <vt:variant>
        <vt:lpwstr/>
      </vt:variant>
      <vt:variant>
        <vt:i4>4587532</vt:i4>
      </vt:variant>
      <vt:variant>
        <vt:i4>2457</vt:i4>
      </vt:variant>
      <vt:variant>
        <vt:i4>0</vt:i4>
      </vt:variant>
      <vt:variant>
        <vt:i4>5</vt:i4>
      </vt:variant>
      <vt:variant>
        <vt:lpwstr>../Docs/R1-135027.zip</vt:lpwstr>
      </vt:variant>
      <vt:variant>
        <vt:lpwstr/>
      </vt:variant>
      <vt:variant>
        <vt:i4>4980744</vt:i4>
      </vt:variant>
      <vt:variant>
        <vt:i4>2454</vt:i4>
      </vt:variant>
      <vt:variant>
        <vt:i4>0</vt:i4>
      </vt:variant>
      <vt:variant>
        <vt:i4>5</vt:i4>
      </vt:variant>
      <vt:variant>
        <vt:lpwstr>../Docs/R1-135281.zip</vt:lpwstr>
      </vt:variant>
      <vt:variant>
        <vt:lpwstr/>
      </vt:variant>
      <vt:variant>
        <vt:i4>4521986</vt:i4>
      </vt:variant>
      <vt:variant>
        <vt:i4>2451</vt:i4>
      </vt:variant>
      <vt:variant>
        <vt:i4>0</vt:i4>
      </vt:variant>
      <vt:variant>
        <vt:i4>5</vt:i4>
      </vt:variant>
      <vt:variant>
        <vt:lpwstr>../Docs/R1-136029.zip</vt:lpwstr>
      </vt:variant>
      <vt:variant>
        <vt:lpwstr/>
      </vt:variant>
      <vt:variant>
        <vt:i4>2686984</vt:i4>
      </vt:variant>
      <vt:variant>
        <vt:i4>2448</vt:i4>
      </vt:variant>
      <vt:variant>
        <vt:i4>0</vt:i4>
      </vt:variant>
      <vt:variant>
        <vt:i4>5</vt:i4>
      </vt:variant>
      <vt:variant>
        <vt:lpwstr>http://www.3gpp.org/ftp/tsg_ran/TSG_RAN/TSGR_60/Docs/RP-130833.zip</vt:lpwstr>
      </vt:variant>
      <vt:variant>
        <vt:lpwstr/>
      </vt:variant>
      <vt:variant>
        <vt:i4>4653058</vt:i4>
      </vt:variant>
      <vt:variant>
        <vt:i4>2445</vt:i4>
      </vt:variant>
      <vt:variant>
        <vt:i4>0</vt:i4>
      </vt:variant>
      <vt:variant>
        <vt:i4>5</vt:i4>
      </vt:variant>
      <vt:variant>
        <vt:lpwstr>../Docs/R1-136009.zip</vt:lpwstr>
      </vt:variant>
      <vt:variant>
        <vt:lpwstr/>
      </vt:variant>
      <vt:variant>
        <vt:i4>4653064</vt:i4>
      </vt:variant>
      <vt:variant>
        <vt:i4>2439</vt:i4>
      </vt:variant>
      <vt:variant>
        <vt:i4>0</vt:i4>
      </vt:variant>
      <vt:variant>
        <vt:i4>5</vt:i4>
      </vt:variant>
      <vt:variant>
        <vt:lpwstr>../Docs/R1-136003.zip</vt:lpwstr>
      </vt:variant>
      <vt:variant>
        <vt:lpwstr/>
      </vt:variant>
      <vt:variant>
        <vt:i4>4259840</vt:i4>
      </vt:variant>
      <vt:variant>
        <vt:i4>2436</vt:i4>
      </vt:variant>
      <vt:variant>
        <vt:i4>0</vt:i4>
      </vt:variant>
      <vt:variant>
        <vt:i4>5</vt:i4>
      </vt:variant>
      <vt:variant>
        <vt:lpwstr>../Docs/R1-135259.zip</vt:lpwstr>
      </vt:variant>
      <vt:variant>
        <vt:lpwstr/>
      </vt:variant>
      <vt:variant>
        <vt:i4>4653062</vt:i4>
      </vt:variant>
      <vt:variant>
        <vt:i4>2433</vt:i4>
      </vt:variant>
      <vt:variant>
        <vt:i4>0</vt:i4>
      </vt:variant>
      <vt:variant>
        <vt:i4>5</vt:i4>
      </vt:variant>
      <vt:variant>
        <vt:lpwstr>../Docs/R1-135835.zip</vt:lpwstr>
      </vt:variant>
      <vt:variant>
        <vt:lpwstr/>
      </vt:variant>
      <vt:variant>
        <vt:i4>4194314</vt:i4>
      </vt:variant>
      <vt:variant>
        <vt:i4>2430</vt:i4>
      </vt:variant>
      <vt:variant>
        <vt:i4>0</vt:i4>
      </vt:variant>
      <vt:variant>
        <vt:i4>5</vt:i4>
      </vt:variant>
      <vt:variant>
        <vt:lpwstr>../Docs/R1-135243.zip</vt:lpwstr>
      </vt:variant>
      <vt:variant>
        <vt:lpwstr/>
      </vt:variant>
      <vt:variant>
        <vt:i4>4521984</vt:i4>
      </vt:variant>
      <vt:variant>
        <vt:i4>2427</vt:i4>
      </vt:variant>
      <vt:variant>
        <vt:i4>0</vt:i4>
      </vt:variant>
      <vt:variant>
        <vt:i4>5</vt:i4>
      </vt:variant>
      <vt:variant>
        <vt:lpwstr>../Docs/R1-135813.zip</vt:lpwstr>
      </vt:variant>
      <vt:variant>
        <vt:lpwstr/>
      </vt:variant>
      <vt:variant>
        <vt:i4>4390920</vt:i4>
      </vt:variant>
      <vt:variant>
        <vt:i4>2424</vt:i4>
      </vt:variant>
      <vt:variant>
        <vt:i4>0</vt:i4>
      </vt:variant>
      <vt:variant>
        <vt:i4>5</vt:i4>
      </vt:variant>
      <vt:variant>
        <vt:lpwstr>../Docs/R1-135774.zip</vt:lpwstr>
      </vt:variant>
      <vt:variant>
        <vt:lpwstr/>
      </vt:variant>
      <vt:variant>
        <vt:i4>4259855</vt:i4>
      </vt:variant>
      <vt:variant>
        <vt:i4>2421</vt:i4>
      </vt:variant>
      <vt:variant>
        <vt:i4>0</vt:i4>
      </vt:variant>
      <vt:variant>
        <vt:i4>5</vt:i4>
      </vt:variant>
      <vt:variant>
        <vt:lpwstr>../Docs/R1-135652.zip</vt:lpwstr>
      </vt:variant>
      <vt:variant>
        <vt:lpwstr/>
      </vt:variant>
      <vt:variant>
        <vt:i4>4259852</vt:i4>
      </vt:variant>
      <vt:variant>
        <vt:i4>2418</vt:i4>
      </vt:variant>
      <vt:variant>
        <vt:i4>0</vt:i4>
      </vt:variant>
      <vt:variant>
        <vt:i4>5</vt:i4>
      </vt:variant>
      <vt:variant>
        <vt:lpwstr>../Docs/R1-135651.zip</vt:lpwstr>
      </vt:variant>
      <vt:variant>
        <vt:lpwstr/>
      </vt:variant>
      <vt:variant>
        <vt:i4>4259853</vt:i4>
      </vt:variant>
      <vt:variant>
        <vt:i4>2415</vt:i4>
      </vt:variant>
      <vt:variant>
        <vt:i4>0</vt:i4>
      </vt:variant>
      <vt:variant>
        <vt:i4>5</vt:i4>
      </vt:variant>
      <vt:variant>
        <vt:lpwstr>../Docs/R1-135650.zip</vt:lpwstr>
      </vt:variant>
      <vt:variant>
        <vt:lpwstr/>
      </vt:variant>
      <vt:variant>
        <vt:i4>4194308</vt:i4>
      </vt:variant>
      <vt:variant>
        <vt:i4>2412</vt:i4>
      </vt:variant>
      <vt:variant>
        <vt:i4>0</vt:i4>
      </vt:variant>
      <vt:variant>
        <vt:i4>5</vt:i4>
      </vt:variant>
      <vt:variant>
        <vt:lpwstr>../Docs/R1-135649.zip</vt:lpwstr>
      </vt:variant>
      <vt:variant>
        <vt:lpwstr/>
      </vt:variant>
      <vt:variant>
        <vt:i4>4653069</vt:i4>
      </vt:variant>
      <vt:variant>
        <vt:i4>2409</vt:i4>
      </vt:variant>
      <vt:variant>
        <vt:i4>0</vt:i4>
      </vt:variant>
      <vt:variant>
        <vt:i4>5</vt:i4>
      </vt:variant>
      <vt:variant>
        <vt:lpwstr>../Docs/R1-135630.zip</vt:lpwstr>
      </vt:variant>
      <vt:variant>
        <vt:lpwstr/>
      </vt:variant>
      <vt:variant>
        <vt:i4>4587524</vt:i4>
      </vt:variant>
      <vt:variant>
        <vt:i4>2406</vt:i4>
      </vt:variant>
      <vt:variant>
        <vt:i4>0</vt:i4>
      </vt:variant>
      <vt:variant>
        <vt:i4>5</vt:i4>
      </vt:variant>
      <vt:variant>
        <vt:lpwstr>../Docs/R1-135629.zip</vt:lpwstr>
      </vt:variant>
      <vt:variant>
        <vt:lpwstr/>
      </vt:variant>
      <vt:variant>
        <vt:i4>4587525</vt:i4>
      </vt:variant>
      <vt:variant>
        <vt:i4>2403</vt:i4>
      </vt:variant>
      <vt:variant>
        <vt:i4>0</vt:i4>
      </vt:variant>
      <vt:variant>
        <vt:i4>5</vt:i4>
      </vt:variant>
      <vt:variant>
        <vt:lpwstr>../Docs/R1-135628.zip</vt:lpwstr>
      </vt:variant>
      <vt:variant>
        <vt:lpwstr/>
      </vt:variant>
      <vt:variant>
        <vt:i4>4521992</vt:i4>
      </vt:variant>
      <vt:variant>
        <vt:i4>2400</vt:i4>
      </vt:variant>
      <vt:variant>
        <vt:i4>0</vt:i4>
      </vt:variant>
      <vt:variant>
        <vt:i4>5</vt:i4>
      </vt:variant>
      <vt:variant>
        <vt:lpwstr>../Docs/R1-135615.zip</vt:lpwstr>
      </vt:variant>
      <vt:variant>
        <vt:lpwstr/>
      </vt:variant>
      <vt:variant>
        <vt:i4>4390918</vt:i4>
      </vt:variant>
      <vt:variant>
        <vt:i4>2397</vt:i4>
      </vt:variant>
      <vt:variant>
        <vt:i4>0</vt:i4>
      </vt:variant>
      <vt:variant>
        <vt:i4>5</vt:i4>
      </vt:variant>
      <vt:variant>
        <vt:lpwstr>../Docs/R1-135578.zip</vt:lpwstr>
      </vt:variant>
      <vt:variant>
        <vt:lpwstr/>
      </vt:variant>
      <vt:variant>
        <vt:i4>4259848</vt:i4>
      </vt:variant>
      <vt:variant>
        <vt:i4>2394</vt:i4>
      </vt:variant>
      <vt:variant>
        <vt:i4>0</vt:i4>
      </vt:variant>
      <vt:variant>
        <vt:i4>5</vt:i4>
      </vt:variant>
      <vt:variant>
        <vt:lpwstr>../Docs/R1-135556.zip</vt:lpwstr>
      </vt:variant>
      <vt:variant>
        <vt:lpwstr/>
      </vt:variant>
      <vt:variant>
        <vt:i4>4521996</vt:i4>
      </vt:variant>
      <vt:variant>
        <vt:i4>2391</vt:i4>
      </vt:variant>
      <vt:variant>
        <vt:i4>0</vt:i4>
      </vt:variant>
      <vt:variant>
        <vt:i4>5</vt:i4>
      </vt:variant>
      <vt:variant>
        <vt:lpwstr>../Docs/R1-135512.zip</vt:lpwstr>
      </vt:variant>
      <vt:variant>
        <vt:lpwstr/>
      </vt:variant>
      <vt:variant>
        <vt:i4>4325385</vt:i4>
      </vt:variant>
      <vt:variant>
        <vt:i4>2388</vt:i4>
      </vt:variant>
      <vt:variant>
        <vt:i4>0</vt:i4>
      </vt:variant>
      <vt:variant>
        <vt:i4>5</vt:i4>
      </vt:variant>
      <vt:variant>
        <vt:lpwstr>../Docs/R1-135466.zip</vt:lpwstr>
      </vt:variant>
      <vt:variant>
        <vt:lpwstr/>
      </vt:variant>
      <vt:variant>
        <vt:i4>4325386</vt:i4>
      </vt:variant>
      <vt:variant>
        <vt:i4>2385</vt:i4>
      </vt:variant>
      <vt:variant>
        <vt:i4>0</vt:i4>
      </vt:variant>
      <vt:variant>
        <vt:i4>5</vt:i4>
      </vt:variant>
      <vt:variant>
        <vt:lpwstr>../Docs/R1-135465.zip</vt:lpwstr>
      </vt:variant>
      <vt:variant>
        <vt:lpwstr/>
      </vt:variant>
      <vt:variant>
        <vt:i4>4325387</vt:i4>
      </vt:variant>
      <vt:variant>
        <vt:i4>2382</vt:i4>
      </vt:variant>
      <vt:variant>
        <vt:i4>0</vt:i4>
      </vt:variant>
      <vt:variant>
        <vt:i4>5</vt:i4>
      </vt:variant>
      <vt:variant>
        <vt:lpwstr>../Docs/R1-135464.zip</vt:lpwstr>
      </vt:variant>
      <vt:variant>
        <vt:lpwstr/>
      </vt:variant>
      <vt:variant>
        <vt:i4>4325388</vt:i4>
      </vt:variant>
      <vt:variant>
        <vt:i4>2379</vt:i4>
      </vt:variant>
      <vt:variant>
        <vt:i4>0</vt:i4>
      </vt:variant>
      <vt:variant>
        <vt:i4>5</vt:i4>
      </vt:variant>
      <vt:variant>
        <vt:lpwstr>../Docs/R1-135463.zip</vt:lpwstr>
      </vt:variant>
      <vt:variant>
        <vt:lpwstr/>
      </vt:variant>
      <vt:variant>
        <vt:i4>4194312</vt:i4>
      </vt:variant>
      <vt:variant>
        <vt:i4>2376</vt:i4>
      </vt:variant>
      <vt:variant>
        <vt:i4>0</vt:i4>
      </vt:variant>
      <vt:variant>
        <vt:i4>5</vt:i4>
      </vt:variant>
      <vt:variant>
        <vt:lpwstr>../Docs/R1-135447.zip</vt:lpwstr>
      </vt:variant>
      <vt:variant>
        <vt:lpwstr/>
      </vt:variant>
      <vt:variant>
        <vt:i4>4194316</vt:i4>
      </vt:variant>
      <vt:variant>
        <vt:i4>2373</vt:i4>
      </vt:variant>
      <vt:variant>
        <vt:i4>0</vt:i4>
      </vt:variant>
      <vt:variant>
        <vt:i4>5</vt:i4>
      </vt:variant>
      <vt:variant>
        <vt:lpwstr>../Docs/R1-135443.zip</vt:lpwstr>
      </vt:variant>
      <vt:variant>
        <vt:lpwstr/>
      </vt:variant>
      <vt:variant>
        <vt:i4>4194317</vt:i4>
      </vt:variant>
      <vt:variant>
        <vt:i4>2370</vt:i4>
      </vt:variant>
      <vt:variant>
        <vt:i4>0</vt:i4>
      </vt:variant>
      <vt:variant>
        <vt:i4>5</vt:i4>
      </vt:variant>
      <vt:variant>
        <vt:lpwstr>../Docs/R1-135442.zip</vt:lpwstr>
      </vt:variant>
      <vt:variant>
        <vt:lpwstr/>
      </vt:variant>
      <vt:variant>
        <vt:i4>4653071</vt:i4>
      </vt:variant>
      <vt:variant>
        <vt:i4>2367</vt:i4>
      </vt:variant>
      <vt:variant>
        <vt:i4>0</vt:i4>
      </vt:variant>
      <vt:variant>
        <vt:i4>5</vt:i4>
      </vt:variant>
      <vt:variant>
        <vt:lpwstr>../Docs/R1-135430.zip</vt:lpwstr>
      </vt:variant>
      <vt:variant>
        <vt:lpwstr/>
      </vt:variant>
      <vt:variant>
        <vt:i4>4587526</vt:i4>
      </vt:variant>
      <vt:variant>
        <vt:i4>2364</vt:i4>
      </vt:variant>
      <vt:variant>
        <vt:i4>0</vt:i4>
      </vt:variant>
      <vt:variant>
        <vt:i4>5</vt:i4>
      </vt:variant>
      <vt:variant>
        <vt:lpwstr>../Docs/R1-135429.zip</vt:lpwstr>
      </vt:variant>
      <vt:variant>
        <vt:lpwstr/>
      </vt:variant>
      <vt:variant>
        <vt:i4>4980747</vt:i4>
      </vt:variant>
      <vt:variant>
        <vt:i4>2361</vt:i4>
      </vt:variant>
      <vt:variant>
        <vt:i4>0</vt:i4>
      </vt:variant>
      <vt:variant>
        <vt:i4>5</vt:i4>
      </vt:variant>
      <vt:variant>
        <vt:lpwstr>../Docs/R1-135383.zip</vt:lpwstr>
      </vt:variant>
      <vt:variant>
        <vt:lpwstr/>
      </vt:variant>
      <vt:variant>
        <vt:i4>4194317</vt:i4>
      </vt:variant>
      <vt:variant>
        <vt:i4>2358</vt:i4>
      </vt:variant>
      <vt:variant>
        <vt:i4>0</vt:i4>
      </vt:variant>
      <vt:variant>
        <vt:i4>5</vt:i4>
      </vt:variant>
      <vt:variant>
        <vt:lpwstr>../Docs/R1-135345.zip</vt:lpwstr>
      </vt:variant>
      <vt:variant>
        <vt:lpwstr/>
      </vt:variant>
      <vt:variant>
        <vt:i4>4194316</vt:i4>
      </vt:variant>
      <vt:variant>
        <vt:i4>2355</vt:i4>
      </vt:variant>
      <vt:variant>
        <vt:i4>0</vt:i4>
      </vt:variant>
      <vt:variant>
        <vt:i4>5</vt:i4>
      </vt:variant>
      <vt:variant>
        <vt:lpwstr>../Docs/R1-135344.zip</vt:lpwstr>
      </vt:variant>
      <vt:variant>
        <vt:lpwstr/>
      </vt:variant>
      <vt:variant>
        <vt:i4>4194315</vt:i4>
      </vt:variant>
      <vt:variant>
        <vt:i4>2352</vt:i4>
      </vt:variant>
      <vt:variant>
        <vt:i4>0</vt:i4>
      </vt:variant>
      <vt:variant>
        <vt:i4>5</vt:i4>
      </vt:variant>
      <vt:variant>
        <vt:lpwstr>../Docs/R1-135343.zip</vt:lpwstr>
      </vt:variant>
      <vt:variant>
        <vt:lpwstr/>
      </vt:variant>
      <vt:variant>
        <vt:i4>4456457</vt:i4>
      </vt:variant>
      <vt:variant>
        <vt:i4>2349</vt:i4>
      </vt:variant>
      <vt:variant>
        <vt:i4>0</vt:i4>
      </vt:variant>
      <vt:variant>
        <vt:i4>5</vt:i4>
      </vt:variant>
      <vt:variant>
        <vt:lpwstr>../Docs/R1-135301.zip</vt:lpwstr>
      </vt:variant>
      <vt:variant>
        <vt:lpwstr/>
      </vt:variant>
      <vt:variant>
        <vt:i4>4390925</vt:i4>
      </vt:variant>
      <vt:variant>
        <vt:i4>2346</vt:i4>
      </vt:variant>
      <vt:variant>
        <vt:i4>0</vt:i4>
      </vt:variant>
      <vt:variant>
        <vt:i4>5</vt:i4>
      </vt:variant>
      <vt:variant>
        <vt:lpwstr>../Docs/R1-135274.zip</vt:lpwstr>
      </vt:variant>
      <vt:variant>
        <vt:lpwstr/>
      </vt:variant>
      <vt:variant>
        <vt:i4>4259841</vt:i4>
      </vt:variant>
      <vt:variant>
        <vt:i4>2343</vt:i4>
      </vt:variant>
      <vt:variant>
        <vt:i4>0</vt:i4>
      </vt:variant>
      <vt:variant>
        <vt:i4>5</vt:i4>
      </vt:variant>
      <vt:variant>
        <vt:lpwstr>../Docs/R1-135258.zip</vt:lpwstr>
      </vt:variant>
      <vt:variant>
        <vt:lpwstr/>
      </vt:variant>
      <vt:variant>
        <vt:i4>4456461</vt:i4>
      </vt:variant>
      <vt:variant>
        <vt:i4>2340</vt:i4>
      </vt:variant>
      <vt:variant>
        <vt:i4>0</vt:i4>
      </vt:variant>
      <vt:variant>
        <vt:i4>5</vt:i4>
      </vt:variant>
      <vt:variant>
        <vt:lpwstr>../Docs/R1-135204.zip</vt:lpwstr>
      </vt:variant>
      <vt:variant>
        <vt:lpwstr/>
      </vt:variant>
      <vt:variant>
        <vt:i4>4456458</vt:i4>
      </vt:variant>
      <vt:variant>
        <vt:i4>2337</vt:i4>
      </vt:variant>
      <vt:variant>
        <vt:i4>0</vt:i4>
      </vt:variant>
      <vt:variant>
        <vt:i4>5</vt:i4>
      </vt:variant>
      <vt:variant>
        <vt:lpwstr>../Docs/R1-135203.zip</vt:lpwstr>
      </vt:variant>
      <vt:variant>
        <vt:lpwstr/>
      </vt:variant>
      <vt:variant>
        <vt:i4>4456459</vt:i4>
      </vt:variant>
      <vt:variant>
        <vt:i4>2334</vt:i4>
      </vt:variant>
      <vt:variant>
        <vt:i4>0</vt:i4>
      </vt:variant>
      <vt:variant>
        <vt:i4>5</vt:i4>
      </vt:variant>
      <vt:variant>
        <vt:lpwstr>../Docs/R1-135202.zip</vt:lpwstr>
      </vt:variant>
      <vt:variant>
        <vt:lpwstr/>
      </vt:variant>
      <vt:variant>
        <vt:i4>4456456</vt:i4>
      </vt:variant>
      <vt:variant>
        <vt:i4>2331</vt:i4>
      </vt:variant>
      <vt:variant>
        <vt:i4>0</vt:i4>
      </vt:variant>
      <vt:variant>
        <vt:i4>5</vt:i4>
      </vt:variant>
      <vt:variant>
        <vt:lpwstr>../Docs/R1-135201.zip</vt:lpwstr>
      </vt:variant>
      <vt:variant>
        <vt:lpwstr/>
      </vt:variant>
      <vt:variant>
        <vt:i4>4325386</vt:i4>
      </vt:variant>
      <vt:variant>
        <vt:i4>2328</vt:i4>
      </vt:variant>
      <vt:variant>
        <vt:i4>0</vt:i4>
      </vt:variant>
      <vt:variant>
        <vt:i4>5</vt:i4>
      </vt:variant>
      <vt:variant>
        <vt:lpwstr>../Docs/R1-135160.zip</vt:lpwstr>
      </vt:variant>
      <vt:variant>
        <vt:lpwstr/>
      </vt:variant>
      <vt:variant>
        <vt:i4>4456460</vt:i4>
      </vt:variant>
      <vt:variant>
        <vt:i4>2325</vt:i4>
      </vt:variant>
      <vt:variant>
        <vt:i4>0</vt:i4>
      </vt:variant>
      <vt:variant>
        <vt:i4>5</vt:i4>
      </vt:variant>
      <vt:variant>
        <vt:lpwstr>../Docs/R1-135106.zip</vt:lpwstr>
      </vt:variant>
      <vt:variant>
        <vt:lpwstr/>
      </vt:variant>
      <vt:variant>
        <vt:i4>4390926</vt:i4>
      </vt:variant>
      <vt:variant>
        <vt:i4>2322</vt:i4>
      </vt:variant>
      <vt:variant>
        <vt:i4>0</vt:i4>
      </vt:variant>
      <vt:variant>
        <vt:i4>5</vt:i4>
      </vt:variant>
      <vt:variant>
        <vt:lpwstr>../Docs/R1-135075.zip</vt:lpwstr>
      </vt:variant>
      <vt:variant>
        <vt:lpwstr/>
      </vt:variant>
      <vt:variant>
        <vt:i4>4390927</vt:i4>
      </vt:variant>
      <vt:variant>
        <vt:i4>2319</vt:i4>
      </vt:variant>
      <vt:variant>
        <vt:i4>0</vt:i4>
      </vt:variant>
      <vt:variant>
        <vt:i4>5</vt:i4>
      </vt:variant>
      <vt:variant>
        <vt:lpwstr>../Docs/R1-135074.zip</vt:lpwstr>
      </vt:variant>
      <vt:variant>
        <vt:lpwstr/>
      </vt:variant>
      <vt:variant>
        <vt:i4>4390920</vt:i4>
      </vt:variant>
      <vt:variant>
        <vt:i4>2316</vt:i4>
      </vt:variant>
      <vt:variant>
        <vt:i4>0</vt:i4>
      </vt:variant>
      <vt:variant>
        <vt:i4>5</vt:i4>
      </vt:variant>
      <vt:variant>
        <vt:lpwstr>../Docs/R1-135073.zip</vt:lpwstr>
      </vt:variant>
      <vt:variant>
        <vt:lpwstr/>
      </vt:variant>
      <vt:variant>
        <vt:i4>4390921</vt:i4>
      </vt:variant>
      <vt:variant>
        <vt:i4>2313</vt:i4>
      </vt:variant>
      <vt:variant>
        <vt:i4>0</vt:i4>
      </vt:variant>
      <vt:variant>
        <vt:i4>5</vt:i4>
      </vt:variant>
      <vt:variant>
        <vt:lpwstr>../Docs/R1-135072.zip</vt:lpwstr>
      </vt:variant>
      <vt:variant>
        <vt:lpwstr/>
      </vt:variant>
      <vt:variant>
        <vt:i4>4390922</vt:i4>
      </vt:variant>
      <vt:variant>
        <vt:i4>2310</vt:i4>
      </vt:variant>
      <vt:variant>
        <vt:i4>0</vt:i4>
      </vt:variant>
      <vt:variant>
        <vt:i4>5</vt:i4>
      </vt:variant>
      <vt:variant>
        <vt:lpwstr>../Docs/R1-135071.zip</vt:lpwstr>
      </vt:variant>
      <vt:variant>
        <vt:lpwstr/>
      </vt:variant>
      <vt:variant>
        <vt:i4>4390923</vt:i4>
      </vt:variant>
      <vt:variant>
        <vt:i4>2307</vt:i4>
      </vt:variant>
      <vt:variant>
        <vt:i4>0</vt:i4>
      </vt:variant>
      <vt:variant>
        <vt:i4>5</vt:i4>
      </vt:variant>
      <vt:variant>
        <vt:lpwstr>../Docs/R1-135070.zip</vt:lpwstr>
      </vt:variant>
      <vt:variant>
        <vt:lpwstr/>
      </vt:variant>
      <vt:variant>
        <vt:i4>4587533</vt:i4>
      </vt:variant>
      <vt:variant>
        <vt:i4>2304</vt:i4>
      </vt:variant>
      <vt:variant>
        <vt:i4>0</vt:i4>
      </vt:variant>
      <vt:variant>
        <vt:i4>5</vt:i4>
      </vt:variant>
      <vt:variant>
        <vt:lpwstr>../Docs/R1-135026.zip</vt:lpwstr>
      </vt:variant>
      <vt:variant>
        <vt:lpwstr/>
      </vt:variant>
      <vt:variant>
        <vt:i4>4587534</vt:i4>
      </vt:variant>
      <vt:variant>
        <vt:i4>2301</vt:i4>
      </vt:variant>
      <vt:variant>
        <vt:i4>0</vt:i4>
      </vt:variant>
      <vt:variant>
        <vt:i4>5</vt:i4>
      </vt:variant>
      <vt:variant>
        <vt:lpwstr>../Docs/R1-135025.zip</vt:lpwstr>
      </vt:variant>
      <vt:variant>
        <vt:lpwstr/>
      </vt:variant>
      <vt:variant>
        <vt:i4>4587535</vt:i4>
      </vt:variant>
      <vt:variant>
        <vt:i4>2298</vt:i4>
      </vt:variant>
      <vt:variant>
        <vt:i4>0</vt:i4>
      </vt:variant>
      <vt:variant>
        <vt:i4>5</vt:i4>
      </vt:variant>
      <vt:variant>
        <vt:lpwstr>../Docs/R1-135024.zip</vt:lpwstr>
      </vt:variant>
      <vt:variant>
        <vt:lpwstr/>
      </vt:variant>
      <vt:variant>
        <vt:i4>4587528</vt:i4>
      </vt:variant>
      <vt:variant>
        <vt:i4>2295</vt:i4>
      </vt:variant>
      <vt:variant>
        <vt:i4>0</vt:i4>
      </vt:variant>
      <vt:variant>
        <vt:i4>5</vt:i4>
      </vt:variant>
      <vt:variant>
        <vt:lpwstr>../Docs/R1-135023.zip</vt:lpwstr>
      </vt:variant>
      <vt:variant>
        <vt:lpwstr/>
      </vt:variant>
      <vt:variant>
        <vt:i4>4521999</vt:i4>
      </vt:variant>
      <vt:variant>
        <vt:i4>2292</vt:i4>
      </vt:variant>
      <vt:variant>
        <vt:i4>0</vt:i4>
      </vt:variant>
      <vt:variant>
        <vt:i4>5</vt:i4>
      </vt:variant>
      <vt:variant>
        <vt:lpwstr>../Docs/R1-136024.zip</vt:lpwstr>
      </vt:variant>
      <vt:variant>
        <vt:lpwstr/>
      </vt:variant>
      <vt:variant>
        <vt:i4>4587535</vt:i4>
      </vt:variant>
      <vt:variant>
        <vt:i4>2289</vt:i4>
      </vt:variant>
      <vt:variant>
        <vt:i4>0</vt:i4>
      </vt:variant>
      <vt:variant>
        <vt:i4>5</vt:i4>
      </vt:variant>
      <vt:variant>
        <vt:lpwstr>../Docs/R1-136014.zip</vt:lpwstr>
      </vt:variant>
      <vt:variant>
        <vt:lpwstr/>
      </vt:variant>
      <vt:variant>
        <vt:i4>4456452</vt:i4>
      </vt:variant>
      <vt:variant>
        <vt:i4>2286</vt:i4>
      </vt:variant>
      <vt:variant>
        <vt:i4>0</vt:i4>
      </vt:variant>
      <vt:variant>
        <vt:i4>5</vt:i4>
      </vt:variant>
      <vt:variant>
        <vt:lpwstr>../Docs/R1-135906.zip</vt:lpwstr>
      </vt:variant>
      <vt:variant>
        <vt:lpwstr/>
      </vt:variant>
      <vt:variant>
        <vt:i4>4194307</vt:i4>
      </vt:variant>
      <vt:variant>
        <vt:i4>2283</vt:i4>
      </vt:variant>
      <vt:variant>
        <vt:i4>0</vt:i4>
      </vt:variant>
      <vt:variant>
        <vt:i4>5</vt:i4>
      </vt:variant>
      <vt:variant>
        <vt:lpwstr>../Docs/R1-135941.zip</vt:lpwstr>
      </vt:variant>
      <vt:variant>
        <vt:lpwstr/>
      </vt:variant>
      <vt:variant>
        <vt:i4>4456452</vt:i4>
      </vt:variant>
      <vt:variant>
        <vt:i4>2280</vt:i4>
      </vt:variant>
      <vt:variant>
        <vt:i4>0</vt:i4>
      </vt:variant>
      <vt:variant>
        <vt:i4>5</vt:i4>
      </vt:variant>
      <vt:variant>
        <vt:lpwstr>../Docs/R1-135906.zip</vt:lpwstr>
      </vt:variant>
      <vt:variant>
        <vt:lpwstr/>
      </vt:variant>
      <vt:variant>
        <vt:i4>4653057</vt:i4>
      </vt:variant>
      <vt:variant>
        <vt:i4>2277</vt:i4>
      </vt:variant>
      <vt:variant>
        <vt:i4>0</vt:i4>
      </vt:variant>
      <vt:variant>
        <vt:i4>5</vt:i4>
      </vt:variant>
      <vt:variant>
        <vt:lpwstr>../Docs/R1-135933.zip</vt:lpwstr>
      </vt:variant>
      <vt:variant>
        <vt:lpwstr/>
      </vt:variant>
      <vt:variant>
        <vt:i4>5046282</vt:i4>
      </vt:variant>
      <vt:variant>
        <vt:i4>2274</vt:i4>
      </vt:variant>
      <vt:variant>
        <vt:i4>0</vt:i4>
      </vt:variant>
      <vt:variant>
        <vt:i4>5</vt:i4>
      </vt:variant>
      <vt:variant>
        <vt:lpwstr>../Docs/R1-135899.zip</vt:lpwstr>
      </vt:variant>
      <vt:variant>
        <vt:lpwstr/>
      </vt:variant>
      <vt:variant>
        <vt:i4>4587532</vt:i4>
      </vt:variant>
      <vt:variant>
        <vt:i4>2271</vt:i4>
      </vt:variant>
      <vt:variant>
        <vt:i4>0</vt:i4>
      </vt:variant>
      <vt:variant>
        <vt:i4>5</vt:i4>
      </vt:variant>
      <vt:variant>
        <vt:lpwstr>../Docs/R1-136017.zip</vt:lpwstr>
      </vt:variant>
      <vt:variant>
        <vt:lpwstr/>
      </vt:variant>
      <vt:variant>
        <vt:i4>4587533</vt:i4>
      </vt:variant>
      <vt:variant>
        <vt:i4>2268</vt:i4>
      </vt:variant>
      <vt:variant>
        <vt:i4>0</vt:i4>
      </vt:variant>
      <vt:variant>
        <vt:i4>5</vt:i4>
      </vt:variant>
      <vt:variant>
        <vt:lpwstr>../Docs/R1-136016.zip</vt:lpwstr>
      </vt:variant>
      <vt:variant>
        <vt:lpwstr/>
      </vt:variant>
      <vt:variant>
        <vt:i4>4653058</vt:i4>
      </vt:variant>
      <vt:variant>
        <vt:i4>2265</vt:i4>
      </vt:variant>
      <vt:variant>
        <vt:i4>0</vt:i4>
      </vt:variant>
      <vt:variant>
        <vt:i4>5</vt:i4>
      </vt:variant>
      <vt:variant>
        <vt:lpwstr>../Docs/R1-136009.zip</vt:lpwstr>
      </vt:variant>
      <vt:variant>
        <vt:lpwstr/>
      </vt:variant>
      <vt:variant>
        <vt:i4>5046283</vt:i4>
      </vt:variant>
      <vt:variant>
        <vt:i4>2262</vt:i4>
      </vt:variant>
      <vt:variant>
        <vt:i4>0</vt:i4>
      </vt:variant>
      <vt:variant>
        <vt:i4>5</vt:i4>
      </vt:variant>
      <vt:variant>
        <vt:lpwstr>../Docs/R1-135898.zip</vt:lpwstr>
      </vt:variant>
      <vt:variant>
        <vt:lpwstr/>
      </vt:variant>
      <vt:variant>
        <vt:i4>4194305</vt:i4>
      </vt:variant>
      <vt:variant>
        <vt:i4>2259</vt:i4>
      </vt:variant>
      <vt:variant>
        <vt:i4>0</vt:i4>
      </vt:variant>
      <vt:variant>
        <vt:i4>5</vt:i4>
      </vt:variant>
      <vt:variant>
        <vt:lpwstr>../Docs/R1-135248.zip</vt:lpwstr>
      </vt:variant>
      <vt:variant>
        <vt:lpwstr/>
      </vt:variant>
      <vt:variant>
        <vt:i4>4521997</vt:i4>
      </vt:variant>
      <vt:variant>
        <vt:i4>2256</vt:i4>
      </vt:variant>
      <vt:variant>
        <vt:i4>0</vt:i4>
      </vt:variant>
      <vt:variant>
        <vt:i4>5</vt:i4>
      </vt:variant>
      <vt:variant>
        <vt:lpwstr>../Docs/R1-135513.zip</vt:lpwstr>
      </vt:variant>
      <vt:variant>
        <vt:lpwstr/>
      </vt:variant>
      <vt:variant>
        <vt:i4>4390921</vt:i4>
      </vt:variant>
      <vt:variant>
        <vt:i4>2253</vt:i4>
      </vt:variant>
      <vt:variant>
        <vt:i4>0</vt:i4>
      </vt:variant>
      <vt:variant>
        <vt:i4>5</vt:i4>
      </vt:variant>
      <vt:variant>
        <vt:lpwstr>../Docs/R1-135577.zip</vt:lpwstr>
      </vt:variant>
      <vt:variant>
        <vt:lpwstr/>
      </vt:variant>
      <vt:variant>
        <vt:i4>4259853</vt:i4>
      </vt:variant>
      <vt:variant>
        <vt:i4>2250</vt:i4>
      </vt:variant>
      <vt:variant>
        <vt:i4>0</vt:i4>
      </vt:variant>
      <vt:variant>
        <vt:i4>5</vt:i4>
      </vt:variant>
      <vt:variant>
        <vt:lpwstr>../Docs/R1-135355.zip</vt:lpwstr>
      </vt:variant>
      <vt:variant>
        <vt:lpwstr/>
      </vt:variant>
      <vt:variant>
        <vt:i4>4390924</vt:i4>
      </vt:variant>
      <vt:variant>
        <vt:i4>2247</vt:i4>
      </vt:variant>
      <vt:variant>
        <vt:i4>0</vt:i4>
      </vt:variant>
      <vt:variant>
        <vt:i4>5</vt:i4>
      </vt:variant>
      <vt:variant>
        <vt:lpwstr>../Docs/R1-135275.zip</vt:lpwstr>
      </vt:variant>
      <vt:variant>
        <vt:lpwstr/>
      </vt:variant>
      <vt:variant>
        <vt:i4>2621442</vt:i4>
      </vt:variant>
      <vt:variant>
        <vt:i4>2244</vt:i4>
      </vt:variant>
      <vt:variant>
        <vt:i4>0</vt:i4>
      </vt:variant>
      <vt:variant>
        <vt:i4>5</vt:i4>
      </vt:variant>
      <vt:variant>
        <vt:lpwstr>http://www.3gpp.org/ftp/tsg_ran/TSG_RAN/TSGR_61/Docs/RP-131399.zip</vt:lpwstr>
      </vt:variant>
      <vt:variant>
        <vt:lpwstr/>
      </vt:variant>
      <vt:variant>
        <vt:i4>4194313</vt:i4>
      </vt:variant>
      <vt:variant>
        <vt:i4>2241</vt:i4>
      </vt:variant>
      <vt:variant>
        <vt:i4>0</vt:i4>
      </vt:variant>
      <vt:variant>
        <vt:i4>5</vt:i4>
      </vt:variant>
      <vt:variant>
        <vt:lpwstr>../Docs/R1-135446.zip</vt:lpwstr>
      </vt:variant>
      <vt:variant>
        <vt:lpwstr/>
      </vt:variant>
      <vt:variant>
        <vt:i4>4456456</vt:i4>
      </vt:variant>
      <vt:variant>
        <vt:i4>2238</vt:i4>
      </vt:variant>
      <vt:variant>
        <vt:i4>0</vt:i4>
      </vt:variant>
      <vt:variant>
        <vt:i4>5</vt:i4>
      </vt:variant>
      <vt:variant>
        <vt:lpwstr>../Docs/R1-135300.zip</vt:lpwstr>
      </vt:variant>
      <vt:variant>
        <vt:lpwstr/>
      </vt:variant>
      <vt:variant>
        <vt:i4>5046272</vt:i4>
      </vt:variant>
      <vt:variant>
        <vt:i4>2235</vt:i4>
      </vt:variant>
      <vt:variant>
        <vt:i4>0</vt:i4>
      </vt:variant>
      <vt:variant>
        <vt:i4>5</vt:i4>
      </vt:variant>
      <vt:variant>
        <vt:lpwstr>../Docs/R1-135299.zip</vt:lpwstr>
      </vt:variant>
      <vt:variant>
        <vt:lpwstr/>
      </vt:variant>
      <vt:variant>
        <vt:i4>4456457</vt:i4>
      </vt:variant>
      <vt:variant>
        <vt:i4>2232</vt:i4>
      </vt:variant>
      <vt:variant>
        <vt:i4>0</vt:i4>
      </vt:variant>
      <vt:variant>
        <vt:i4>5</vt:i4>
      </vt:variant>
      <vt:variant>
        <vt:lpwstr>../Docs/R1-135200.zip</vt:lpwstr>
      </vt:variant>
      <vt:variant>
        <vt:lpwstr/>
      </vt:variant>
      <vt:variant>
        <vt:i4>4259843</vt:i4>
      </vt:variant>
      <vt:variant>
        <vt:i4>2229</vt:i4>
      </vt:variant>
      <vt:variant>
        <vt:i4>0</vt:i4>
      </vt:variant>
      <vt:variant>
        <vt:i4>5</vt:i4>
      </vt:variant>
      <vt:variant>
        <vt:lpwstr>../Docs/R1-135159.zip</vt:lpwstr>
      </vt:variant>
      <vt:variant>
        <vt:lpwstr/>
      </vt:variant>
      <vt:variant>
        <vt:i4>4653071</vt:i4>
      </vt:variant>
      <vt:variant>
        <vt:i4>2226</vt:i4>
      </vt:variant>
      <vt:variant>
        <vt:i4>0</vt:i4>
      </vt:variant>
      <vt:variant>
        <vt:i4>5</vt:i4>
      </vt:variant>
      <vt:variant>
        <vt:lpwstr>../Docs/R1-135135.zip</vt:lpwstr>
      </vt:variant>
      <vt:variant>
        <vt:lpwstr/>
      </vt:variant>
      <vt:variant>
        <vt:i4>4653070</vt:i4>
      </vt:variant>
      <vt:variant>
        <vt:i4>2223</vt:i4>
      </vt:variant>
      <vt:variant>
        <vt:i4>0</vt:i4>
      </vt:variant>
      <vt:variant>
        <vt:i4>5</vt:i4>
      </vt:variant>
      <vt:variant>
        <vt:lpwstr>../Docs/R1-135134.zip</vt:lpwstr>
      </vt:variant>
      <vt:variant>
        <vt:lpwstr/>
      </vt:variant>
      <vt:variant>
        <vt:i4>4325378</vt:i4>
      </vt:variant>
      <vt:variant>
        <vt:i4>2220</vt:i4>
      </vt:variant>
      <vt:variant>
        <vt:i4>0</vt:i4>
      </vt:variant>
      <vt:variant>
        <vt:i4>5</vt:i4>
      </vt:variant>
      <vt:variant>
        <vt:lpwstr>../Docs/R1-135069.zip</vt:lpwstr>
      </vt:variant>
      <vt:variant>
        <vt:lpwstr/>
      </vt:variant>
      <vt:variant>
        <vt:i4>4259842</vt:i4>
      </vt:variant>
      <vt:variant>
        <vt:i4>2217</vt:i4>
      </vt:variant>
      <vt:variant>
        <vt:i4>0</vt:i4>
      </vt:variant>
      <vt:variant>
        <vt:i4>5</vt:i4>
      </vt:variant>
      <vt:variant>
        <vt:lpwstr>../Docs/R1-135158.zip</vt:lpwstr>
      </vt:variant>
      <vt:variant>
        <vt:lpwstr/>
      </vt:variant>
      <vt:variant>
        <vt:i4>4653066</vt:i4>
      </vt:variant>
      <vt:variant>
        <vt:i4>2214</vt:i4>
      </vt:variant>
      <vt:variant>
        <vt:i4>0</vt:i4>
      </vt:variant>
      <vt:variant>
        <vt:i4>5</vt:i4>
      </vt:variant>
      <vt:variant>
        <vt:lpwstr>../Docs/R1-136001.zip</vt:lpwstr>
      </vt:variant>
      <vt:variant>
        <vt:lpwstr/>
      </vt:variant>
      <vt:variant>
        <vt:i4>4194311</vt:i4>
      </vt:variant>
      <vt:variant>
        <vt:i4>2211</vt:i4>
      </vt:variant>
      <vt:variant>
        <vt:i4>0</vt:i4>
      </vt:variant>
      <vt:variant>
        <vt:i4>5</vt:i4>
      </vt:variant>
      <vt:variant>
        <vt:lpwstr>../Docs/R1-135945.zip</vt:lpwstr>
      </vt:variant>
      <vt:variant>
        <vt:lpwstr/>
      </vt:variant>
      <vt:variant>
        <vt:i4>4390920</vt:i4>
      </vt:variant>
      <vt:variant>
        <vt:i4>2208</vt:i4>
      </vt:variant>
      <vt:variant>
        <vt:i4>0</vt:i4>
      </vt:variant>
      <vt:variant>
        <vt:i4>5</vt:i4>
      </vt:variant>
      <vt:variant>
        <vt:lpwstr>../Docs/R1-135675.zip</vt:lpwstr>
      </vt:variant>
      <vt:variant>
        <vt:lpwstr/>
      </vt:variant>
      <vt:variant>
        <vt:i4>4194309</vt:i4>
      </vt:variant>
      <vt:variant>
        <vt:i4>2205</vt:i4>
      </vt:variant>
      <vt:variant>
        <vt:i4>0</vt:i4>
      </vt:variant>
      <vt:variant>
        <vt:i4>5</vt:i4>
      </vt:variant>
      <vt:variant>
        <vt:lpwstr>../Docs/R1-135648.zip</vt:lpwstr>
      </vt:variant>
      <vt:variant>
        <vt:lpwstr/>
      </vt:variant>
      <vt:variant>
        <vt:i4>4456452</vt:i4>
      </vt:variant>
      <vt:variant>
        <vt:i4>2202</vt:i4>
      </vt:variant>
      <vt:variant>
        <vt:i4>0</vt:i4>
      </vt:variant>
      <vt:variant>
        <vt:i4>5</vt:i4>
      </vt:variant>
      <vt:variant>
        <vt:lpwstr>../Docs/R1-135609.zip</vt:lpwstr>
      </vt:variant>
      <vt:variant>
        <vt:lpwstr/>
      </vt:variant>
      <vt:variant>
        <vt:i4>4456454</vt:i4>
      </vt:variant>
      <vt:variant>
        <vt:i4>2199</vt:i4>
      </vt:variant>
      <vt:variant>
        <vt:i4>0</vt:i4>
      </vt:variant>
      <vt:variant>
        <vt:i4>5</vt:i4>
      </vt:variant>
      <vt:variant>
        <vt:lpwstr>../Docs/R1-134518.zip</vt:lpwstr>
      </vt:variant>
      <vt:variant>
        <vt:lpwstr/>
      </vt:variant>
      <vt:variant>
        <vt:i4>4390920</vt:i4>
      </vt:variant>
      <vt:variant>
        <vt:i4>2196</vt:i4>
      </vt:variant>
      <vt:variant>
        <vt:i4>0</vt:i4>
      </vt:variant>
      <vt:variant>
        <vt:i4>5</vt:i4>
      </vt:variant>
      <vt:variant>
        <vt:lpwstr>../Docs/R1-135576.zip</vt:lpwstr>
      </vt:variant>
      <vt:variant>
        <vt:lpwstr/>
      </vt:variant>
      <vt:variant>
        <vt:i4>4521999</vt:i4>
      </vt:variant>
      <vt:variant>
        <vt:i4>2193</vt:i4>
      </vt:variant>
      <vt:variant>
        <vt:i4>0</vt:i4>
      </vt:variant>
      <vt:variant>
        <vt:i4>5</vt:i4>
      </vt:variant>
      <vt:variant>
        <vt:lpwstr>../Docs/R1-135511.zip</vt:lpwstr>
      </vt:variant>
      <vt:variant>
        <vt:lpwstr/>
      </vt:variant>
      <vt:variant>
        <vt:i4>4325389</vt:i4>
      </vt:variant>
      <vt:variant>
        <vt:i4>2190</vt:i4>
      </vt:variant>
      <vt:variant>
        <vt:i4>0</vt:i4>
      </vt:variant>
      <vt:variant>
        <vt:i4>5</vt:i4>
      </vt:variant>
      <vt:variant>
        <vt:lpwstr>../Docs/R1-135462.zip</vt:lpwstr>
      </vt:variant>
      <vt:variant>
        <vt:lpwstr/>
      </vt:variant>
      <vt:variant>
        <vt:i4>4259852</vt:i4>
      </vt:variant>
      <vt:variant>
        <vt:i4>2187</vt:i4>
      </vt:variant>
      <vt:variant>
        <vt:i4>0</vt:i4>
      </vt:variant>
      <vt:variant>
        <vt:i4>5</vt:i4>
      </vt:variant>
      <vt:variant>
        <vt:lpwstr>../Docs/R1-134443.zip</vt:lpwstr>
      </vt:variant>
      <vt:variant>
        <vt:lpwstr/>
      </vt:variant>
      <vt:variant>
        <vt:i4>4587527</vt:i4>
      </vt:variant>
      <vt:variant>
        <vt:i4>2184</vt:i4>
      </vt:variant>
      <vt:variant>
        <vt:i4>0</vt:i4>
      </vt:variant>
      <vt:variant>
        <vt:i4>5</vt:i4>
      </vt:variant>
      <vt:variant>
        <vt:lpwstr>../Docs/R1-135428.zip</vt:lpwstr>
      </vt:variant>
      <vt:variant>
        <vt:lpwstr/>
      </vt:variant>
      <vt:variant>
        <vt:i4>4587528</vt:i4>
      </vt:variant>
      <vt:variant>
        <vt:i4>2181</vt:i4>
      </vt:variant>
      <vt:variant>
        <vt:i4>0</vt:i4>
      </vt:variant>
      <vt:variant>
        <vt:i4>5</vt:i4>
      </vt:variant>
      <vt:variant>
        <vt:lpwstr>../Docs/R1-135427.zip</vt:lpwstr>
      </vt:variant>
      <vt:variant>
        <vt:lpwstr/>
      </vt:variant>
      <vt:variant>
        <vt:i4>4325386</vt:i4>
      </vt:variant>
      <vt:variant>
        <vt:i4>2178</vt:i4>
      </vt:variant>
      <vt:variant>
        <vt:i4>0</vt:i4>
      </vt:variant>
      <vt:variant>
        <vt:i4>5</vt:i4>
      </vt:variant>
      <vt:variant>
        <vt:lpwstr>../Docs/R1-135362.zip</vt:lpwstr>
      </vt:variant>
      <vt:variant>
        <vt:lpwstr/>
      </vt:variant>
      <vt:variant>
        <vt:i4>5046273</vt:i4>
      </vt:variant>
      <vt:variant>
        <vt:i4>2175</vt:i4>
      </vt:variant>
      <vt:variant>
        <vt:i4>0</vt:i4>
      </vt:variant>
      <vt:variant>
        <vt:i4>5</vt:i4>
      </vt:variant>
      <vt:variant>
        <vt:lpwstr>../Docs/R1-135298.zip</vt:lpwstr>
      </vt:variant>
      <vt:variant>
        <vt:lpwstr/>
      </vt:variant>
      <vt:variant>
        <vt:i4>4325390</vt:i4>
      </vt:variant>
      <vt:variant>
        <vt:i4>2172</vt:i4>
      </vt:variant>
      <vt:variant>
        <vt:i4>0</vt:i4>
      </vt:variant>
      <vt:variant>
        <vt:i4>5</vt:i4>
      </vt:variant>
      <vt:variant>
        <vt:lpwstr>../Docs/R1-135267.zip</vt:lpwstr>
      </vt:variant>
      <vt:variant>
        <vt:lpwstr/>
      </vt:variant>
      <vt:variant>
        <vt:i4>5046285</vt:i4>
      </vt:variant>
      <vt:variant>
        <vt:i4>2169</vt:i4>
      </vt:variant>
      <vt:variant>
        <vt:i4>0</vt:i4>
      </vt:variant>
      <vt:variant>
        <vt:i4>5</vt:i4>
      </vt:variant>
      <vt:variant>
        <vt:lpwstr>../Docs/R1-135197.zip</vt:lpwstr>
      </vt:variant>
      <vt:variant>
        <vt:lpwstr/>
      </vt:variant>
      <vt:variant>
        <vt:i4>4325379</vt:i4>
      </vt:variant>
      <vt:variant>
        <vt:i4>2166</vt:i4>
      </vt:variant>
      <vt:variant>
        <vt:i4>0</vt:i4>
      </vt:variant>
      <vt:variant>
        <vt:i4>5</vt:i4>
      </vt:variant>
      <vt:variant>
        <vt:lpwstr>../Docs/R1-135068.zip</vt:lpwstr>
      </vt:variant>
      <vt:variant>
        <vt:lpwstr/>
      </vt:variant>
      <vt:variant>
        <vt:i4>4587529</vt:i4>
      </vt:variant>
      <vt:variant>
        <vt:i4>2163</vt:i4>
      </vt:variant>
      <vt:variant>
        <vt:i4>0</vt:i4>
      </vt:variant>
      <vt:variant>
        <vt:i4>5</vt:i4>
      </vt:variant>
      <vt:variant>
        <vt:lpwstr>../Docs/R1-135022.zip</vt:lpwstr>
      </vt:variant>
      <vt:variant>
        <vt:lpwstr/>
      </vt:variant>
      <vt:variant>
        <vt:i4>4194308</vt:i4>
      </vt:variant>
      <vt:variant>
        <vt:i4>2160</vt:i4>
      </vt:variant>
      <vt:variant>
        <vt:i4>0</vt:i4>
      </vt:variant>
      <vt:variant>
        <vt:i4>5</vt:i4>
      </vt:variant>
      <vt:variant>
        <vt:lpwstr>../Docs/R1-135946.zip</vt:lpwstr>
      </vt:variant>
      <vt:variant>
        <vt:lpwstr/>
      </vt:variant>
      <vt:variant>
        <vt:i4>4390921</vt:i4>
      </vt:variant>
      <vt:variant>
        <vt:i4>2157</vt:i4>
      </vt:variant>
      <vt:variant>
        <vt:i4>0</vt:i4>
      </vt:variant>
      <vt:variant>
        <vt:i4>5</vt:i4>
      </vt:variant>
      <vt:variant>
        <vt:lpwstr>../Docs/R1-135674.zip</vt:lpwstr>
      </vt:variant>
      <vt:variant>
        <vt:lpwstr/>
      </vt:variant>
      <vt:variant>
        <vt:i4>4194314</vt:i4>
      </vt:variant>
      <vt:variant>
        <vt:i4>2154</vt:i4>
      </vt:variant>
      <vt:variant>
        <vt:i4>0</vt:i4>
      </vt:variant>
      <vt:variant>
        <vt:i4>5</vt:i4>
      </vt:variant>
      <vt:variant>
        <vt:lpwstr>../Docs/R1-135647.zip</vt:lpwstr>
      </vt:variant>
      <vt:variant>
        <vt:lpwstr/>
      </vt:variant>
      <vt:variant>
        <vt:i4>4194315</vt:i4>
      </vt:variant>
      <vt:variant>
        <vt:i4>2151</vt:i4>
      </vt:variant>
      <vt:variant>
        <vt:i4>0</vt:i4>
      </vt:variant>
      <vt:variant>
        <vt:i4>5</vt:i4>
      </vt:variant>
      <vt:variant>
        <vt:lpwstr>../Docs/R1-135646.zip</vt:lpwstr>
      </vt:variant>
      <vt:variant>
        <vt:lpwstr/>
      </vt:variant>
      <vt:variant>
        <vt:i4>4653070</vt:i4>
      </vt:variant>
      <vt:variant>
        <vt:i4>2148</vt:i4>
      </vt:variant>
      <vt:variant>
        <vt:i4>0</vt:i4>
      </vt:variant>
      <vt:variant>
        <vt:i4>5</vt:i4>
      </vt:variant>
      <vt:variant>
        <vt:lpwstr>../Docs/R1-134520.zip</vt:lpwstr>
      </vt:variant>
      <vt:variant>
        <vt:lpwstr/>
      </vt:variant>
      <vt:variant>
        <vt:i4>4390923</vt:i4>
      </vt:variant>
      <vt:variant>
        <vt:i4>2145</vt:i4>
      </vt:variant>
      <vt:variant>
        <vt:i4>0</vt:i4>
      </vt:variant>
      <vt:variant>
        <vt:i4>5</vt:i4>
      </vt:variant>
      <vt:variant>
        <vt:lpwstr>../Docs/R1-135575.zip</vt:lpwstr>
      </vt:variant>
      <vt:variant>
        <vt:lpwstr/>
      </vt:variant>
      <vt:variant>
        <vt:i4>4456455</vt:i4>
      </vt:variant>
      <vt:variant>
        <vt:i4>2142</vt:i4>
      </vt:variant>
      <vt:variant>
        <vt:i4>0</vt:i4>
      </vt:variant>
      <vt:variant>
        <vt:i4>5</vt:i4>
      </vt:variant>
      <vt:variant>
        <vt:lpwstr>../Docs/R1-134519.zip</vt:lpwstr>
      </vt:variant>
      <vt:variant>
        <vt:lpwstr/>
      </vt:variant>
      <vt:variant>
        <vt:i4>4390922</vt:i4>
      </vt:variant>
      <vt:variant>
        <vt:i4>2139</vt:i4>
      </vt:variant>
      <vt:variant>
        <vt:i4>0</vt:i4>
      </vt:variant>
      <vt:variant>
        <vt:i4>5</vt:i4>
      </vt:variant>
      <vt:variant>
        <vt:lpwstr>../Docs/R1-135574.zip</vt:lpwstr>
      </vt:variant>
      <vt:variant>
        <vt:lpwstr/>
      </vt:variant>
      <vt:variant>
        <vt:i4>4521998</vt:i4>
      </vt:variant>
      <vt:variant>
        <vt:i4>2136</vt:i4>
      </vt:variant>
      <vt:variant>
        <vt:i4>0</vt:i4>
      </vt:variant>
      <vt:variant>
        <vt:i4>5</vt:i4>
      </vt:variant>
      <vt:variant>
        <vt:lpwstr>../Docs/R1-135510.zip</vt:lpwstr>
      </vt:variant>
      <vt:variant>
        <vt:lpwstr/>
      </vt:variant>
      <vt:variant>
        <vt:i4>4325390</vt:i4>
      </vt:variant>
      <vt:variant>
        <vt:i4>2133</vt:i4>
      </vt:variant>
      <vt:variant>
        <vt:i4>0</vt:i4>
      </vt:variant>
      <vt:variant>
        <vt:i4>5</vt:i4>
      </vt:variant>
      <vt:variant>
        <vt:lpwstr>../Docs/R1-135461.zip</vt:lpwstr>
      </vt:variant>
      <vt:variant>
        <vt:lpwstr/>
      </vt:variant>
      <vt:variant>
        <vt:i4>4259850</vt:i4>
      </vt:variant>
      <vt:variant>
        <vt:i4>2130</vt:i4>
      </vt:variant>
      <vt:variant>
        <vt:i4>0</vt:i4>
      </vt:variant>
      <vt:variant>
        <vt:i4>5</vt:i4>
      </vt:variant>
      <vt:variant>
        <vt:lpwstr>../Docs/R1-134445.zip</vt:lpwstr>
      </vt:variant>
      <vt:variant>
        <vt:lpwstr/>
      </vt:variant>
      <vt:variant>
        <vt:i4>4587529</vt:i4>
      </vt:variant>
      <vt:variant>
        <vt:i4>2127</vt:i4>
      </vt:variant>
      <vt:variant>
        <vt:i4>0</vt:i4>
      </vt:variant>
      <vt:variant>
        <vt:i4>5</vt:i4>
      </vt:variant>
      <vt:variant>
        <vt:lpwstr>../Docs/R1-135426.zip</vt:lpwstr>
      </vt:variant>
      <vt:variant>
        <vt:lpwstr/>
      </vt:variant>
      <vt:variant>
        <vt:i4>4587530</vt:i4>
      </vt:variant>
      <vt:variant>
        <vt:i4>2124</vt:i4>
      </vt:variant>
      <vt:variant>
        <vt:i4>0</vt:i4>
      </vt:variant>
      <vt:variant>
        <vt:i4>5</vt:i4>
      </vt:variant>
      <vt:variant>
        <vt:lpwstr>../Docs/R1-135425.zip</vt:lpwstr>
      </vt:variant>
      <vt:variant>
        <vt:lpwstr/>
      </vt:variant>
      <vt:variant>
        <vt:i4>5046284</vt:i4>
      </vt:variant>
      <vt:variant>
        <vt:i4>2121</vt:i4>
      </vt:variant>
      <vt:variant>
        <vt:i4>0</vt:i4>
      </vt:variant>
      <vt:variant>
        <vt:i4>5</vt:i4>
      </vt:variant>
      <vt:variant>
        <vt:lpwstr>../Docs/R1-135394.zip</vt:lpwstr>
      </vt:variant>
      <vt:variant>
        <vt:lpwstr/>
      </vt:variant>
      <vt:variant>
        <vt:i4>4325385</vt:i4>
      </vt:variant>
      <vt:variant>
        <vt:i4>2118</vt:i4>
      </vt:variant>
      <vt:variant>
        <vt:i4>0</vt:i4>
      </vt:variant>
      <vt:variant>
        <vt:i4>5</vt:i4>
      </vt:variant>
      <vt:variant>
        <vt:lpwstr>../Docs/R1-135361.zip</vt:lpwstr>
      </vt:variant>
      <vt:variant>
        <vt:lpwstr/>
      </vt:variant>
      <vt:variant>
        <vt:i4>4325384</vt:i4>
      </vt:variant>
      <vt:variant>
        <vt:i4>2115</vt:i4>
      </vt:variant>
      <vt:variant>
        <vt:i4>0</vt:i4>
      </vt:variant>
      <vt:variant>
        <vt:i4>5</vt:i4>
      </vt:variant>
      <vt:variant>
        <vt:lpwstr>../Docs/R1-135360.zip</vt:lpwstr>
      </vt:variant>
      <vt:variant>
        <vt:lpwstr/>
      </vt:variant>
      <vt:variant>
        <vt:i4>5046286</vt:i4>
      </vt:variant>
      <vt:variant>
        <vt:i4>2112</vt:i4>
      </vt:variant>
      <vt:variant>
        <vt:i4>0</vt:i4>
      </vt:variant>
      <vt:variant>
        <vt:i4>5</vt:i4>
      </vt:variant>
      <vt:variant>
        <vt:lpwstr>../Docs/R1-135297.zip</vt:lpwstr>
      </vt:variant>
      <vt:variant>
        <vt:lpwstr/>
      </vt:variant>
      <vt:variant>
        <vt:i4>5046275</vt:i4>
      </vt:variant>
      <vt:variant>
        <vt:i4>2109</vt:i4>
      </vt:variant>
      <vt:variant>
        <vt:i4>0</vt:i4>
      </vt:variant>
      <vt:variant>
        <vt:i4>5</vt:i4>
      </vt:variant>
      <vt:variant>
        <vt:lpwstr>../Docs/R1-135199.zip</vt:lpwstr>
      </vt:variant>
      <vt:variant>
        <vt:lpwstr/>
      </vt:variant>
      <vt:variant>
        <vt:i4>5046274</vt:i4>
      </vt:variant>
      <vt:variant>
        <vt:i4>2106</vt:i4>
      </vt:variant>
      <vt:variant>
        <vt:i4>0</vt:i4>
      </vt:variant>
      <vt:variant>
        <vt:i4>5</vt:i4>
      </vt:variant>
      <vt:variant>
        <vt:lpwstr>../Docs/R1-135198.zip</vt:lpwstr>
      </vt:variant>
      <vt:variant>
        <vt:lpwstr/>
      </vt:variant>
      <vt:variant>
        <vt:i4>4259853</vt:i4>
      </vt:variant>
      <vt:variant>
        <vt:i4>2103</vt:i4>
      </vt:variant>
      <vt:variant>
        <vt:i4>0</vt:i4>
      </vt:variant>
      <vt:variant>
        <vt:i4>5</vt:i4>
      </vt:variant>
      <vt:variant>
        <vt:lpwstr>../Docs/R1-135157.zip</vt:lpwstr>
      </vt:variant>
      <vt:variant>
        <vt:lpwstr/>
      </vt:variant>
      <vt:variant>
        <vt:i4>4259852</vt:i4>
      </vt:variant>
      <vt:variant>
        <vt:i4>2100</vt:i4>
      </vt:variant>
      <vt:variant>
        <vt:i4>0</vt:i4>
      </vt:variant>
      <vt:variant>
        <vt:i4>5</vt:i4>
      </vt:variant>
      <vt:variant>
        <vt:lpwstr>../Docs/R1-135156.zip</vt:lpwstr>
      </vt:variant>
      <vt:variant>
        <vt:lpwstr/>
      </vt:variant>
      <vt:variant>
        <vt:i4>4653064</vt:i4>
      </vt:variant>
      <vt:variant>
        <vt:i4>2097</vt:i4>
      </vt:variant>
      <vt:variant>
        <vt:i4>0</vt:i4>
      </vt:variant>
      <vt:variant>
        <vt:i4>5</vt:i4>
      </vt:variant>
      <vt:variant>
        <vt:lpwstr>../Docs/R1-135132.zip</vt:lpwstr>
      </vt:variant>
      <vt:variant>
        <vt:lpwstr/>
      </vt:variant>
      <vt:variant>
        <vt:i4>4456463</vt:i4>
      </vt:variant>
      <vt:variant>
        <vt:i4>2094</vt:i4>
      </vt:variant>
      <vt:variant>
        <vt:i4>0</vt:i4>
      </vt:variant>
      <vt:variant>
        <vt:i4>5</vt:i4>
      </vt:variant>
      <vt:variant>
        <vt:lpwstr>../Docs/R1-135105.zip</vt:lpwstr>
      </vt:variant>
      <vt:variant>
        <vt:lpwstr/>
      </vt:variant>
      <vt:variant>
        <vt:i4>4325388</vt:i4>
      </vt:variant>
      <vt:variant>
        <vt:i4>2091</vt:i4>
      </vt:variant>
      <vt:variant>
        <vt:i4>0</vt:i4>
      </vt:variant>
      <vt:variant>
        <vt:i4>5</vt:i4>
      </vt:variant>
      <vt:variant>
        <vt:lpwstr>../Docs/R1-135067.zip</vt:lpwstr>
      </vt:variant>
      <vt:variant>
        <vt:lpwstr/>
      </vt:variant>
      <vt:variant>
        <vt:i4>4325389</vt:i4>
      </vt:variant>
      <vt:variant>
        <vt:i4>2088</vt:i4>
      </vt:variant>
      <vt:variant>
        <vt:i4>0</vt:i4>
      </vt:variant>
      <vt:variant>
        <vt:i4>5</vt:i4>
      </vt:variant>
      <vt:variant>
        <vt:lpwstr>../Docs/R1-135066.zip</vt:lpwstr>
      </vt:variant>
      <vt:variant>
        <vt:lpwstr/>
      </vt:variant>
      <vt:variant>
        <vt:i4>4587530</vt:i4>
      </vt:variant>
      <vt:variant>
        <vt:i4>2085</vt:i4>
      </vt:variant>
      <vt:variant>
        <vt:i4>0</vt:i4>
      </vt:variant>
      <vt:variant>
        <vt:i4>5</vt:i4>
      </vt:variant>
      <vt:variant>
        <vt:lpwstr>../Docs/R1-135021.zip</vt:lpwstr>
      </vt:variant>
      <vt:variant>
        <vt:lpwstr/>
      </vt:variant>
      <vt:variant>
        <vt:i4>4653066</vt:i4>
      </vt:variant>
      <vt:variant>
        <vt:i4>2082</vt:i4>
      </vt:variant>
      <vt:variant>
        <vt:i4>0</vt:i4>
      </vt:variant>
      <vt:variant>
        <vt:i4>5</vt:i4>
      </vt:variant>
      <vt:variant>
        <vt:lpwstr>../Docs/R1-135130.zip</vt:lpwstr>
      </vt:variant>
      <vt:variant>
        <vt:lpwstr/>
      </vt:variant>
      <vt:variant>
        <vt:i4>4587521</vt:i4>
      </vt:variant>
      <vt:variant>
        <vt:i4>2079</vt:i4>
      </vt:variant>
      <vt:variant>
        <vt:i4>0</vt:i4>
      </vt:variant>
      <vt:variant>
        <vt:i4>5</vt:i4>
      </vt:variant>
      <vt:variant>
        <vt:lpwstr>../Docs/R1-135822.zip</vt:lpwstr>
      </vt:variant>
      <vt:variant>
        <vt:lpwstr/>
      </vt:variant>
      <vt:variant>
        <vt:i4>4194312</vt:i4>
      </vt:variant>
      <vt:variant>
        <vt:i4>2076</vt:i4>
      </vt:variant>
      <vt:variant>
        <vt:i4>0</vt:i4>
      </vt:variant>
      <vt:variant>
        <vt:i4>5</vt:i4>
      </vt:variant>
      <vt:variant>
        <vt:lpwstr>../Docs/R1-135645.zip</vt:lpwstr>
      </vt:variant>
      <vt:variant>
        <vt:lpwstr/>
      </vt:variant>
      <vt:variant>
        <vt:i4>4390925</vt:i4>
      </vt:variant>
      <vt:variant>
        <vt:i4>2073</vt:i4>
      </vt:variant>
      <vt:variant>
        <vt:i4>0</vt:i4>
      </vt:variant>
      <vt:variant>
        <vt:i4>5</vt:i4>
      </vt:variant>
      <vt:variant>
        <vt:lpwstr>../Docs/R1-135573.zip</vt:lpwstr>
      </vt:variant>
      <vt:variant>
        <vt:lpwstr/>
      </vt:variant>
      <vt:variant>
        <vt:i4>4456455</vt:i4>
      </vt:variant>
      <vt:variant>
        <vt:i4>2070</vt:i4>
      </vt:variant>
      <vt:variant>
        <vt:i4>0</vt:i4>
      </vt:variant>
      <vt:variant>
        <vt:i4>5</vt:i4>
      </vt:variant>
      <vt:variant>
        <vt:lpwstr>../Docs/R1-135509.zip</vt:lpwstr>
      </vt:variant>
      <vt:variant>
        <vt:lpwstr/>
      </vt:variant>
      <vt:variant>
        <vt:i4>4325391</vt:i4>
      </vt:variant>
      <vt:variant>
        <vt:i4>2067</vt:i4>
      </vt:variant>
      <vt:variant>
        <vt:i4>0</vt:i4>
      </vt:variant>
      <vt:variant>
        <vt:i4>5</vt:i4>
      </vt:variant>
      <vt:variant>
        <vt:lpwstr>../Docs/R1-135460.zip</vt:lpwstr>
      </vt:variant>
      <vt:variant>
        <vt:lpwstr/>
      </vt:variant>
      <vt:variant>
        <vt:i4>4587531</vt:i4>
      </vt:variant>
      <vt:variant>
        <vt:i4>2064</vt:i4>
      </vt:variant>
      <vt:variant>
        <vt:i4>0</vt:i4>
      </vt:variant>
      <vt:variant>
        <vt:i4>5</vt:i4>
      </vt:variant>
      <vt:variant>
        <vt:lpwstr>../Docs/R1-135424.zip</vt:lpwstr>
      </vt:variant>
      <vt:variant>
        <vt:lpwstr/>
      </vt:variant>
      <vt:variant>
        <vt:i4>4980746</vt:i4>
      </vt:variant>
      <vt:variant>
        <vt:i4>2061</vt:i4>
      </vt:variant>
      <vt:variant>
        <vt:i4>0</vt:i4>
      </vt:variant>
      <vt:variant>
        <vt:i4>5</vt:i4>
      </vt:variant>
      <vt:variant>
        <vt:lpwstr>../Docs/R1-135382.zip</vt:lpwstr>
      </vt:variant>
      <vt:variant>
        <vt:lpwstr/>
      </vt:variant>
      <vt:variant>
        <vt:i4>4259841</vt:i4>
      </vt:variant>
      <vt:variant>
        <vt:i4>2058</vt:i4>
      </vt:variant>
      <vt:variant>
        <vt:i4>0</vt:i4>
      </vt:variant>
      <vt:variant>
        <vt:i4>5</vt:i4>
      </vt:variant>
      <vt:variant>
        <vt:lpwstr>../Docs/R1-135359.zip</vt:lpwstr>
      </vt:variant>
      <vt:variant>
        <vt:lpwstr/>
      </vt:variant>
      <vt:variant>
        <vt:i4>4194314</vt:i4>
      </vt:variant>
      <vt:variant>
        <vt:i4>2055</vt:i4>
      </vt:variant>
      <vt:variant>
        <vt:i4>0</vt:i4>
      </vt:variant>
      <vt:variant>
        <vt:i4>5</vt:i4>
      </vt:variant>
      <vt:variant>
        <vt:lpwstr>../Docs/R1-135342.zip</vt:lpwstr>
      </vt:variant>
      <vt:variant>
        <vt:lpwstr/>
      </vt:variant>
      <vt:variant>
        <vt:i4>5046287</vt:i4>
      </vt:variant>
      <vt:variant>
        <vt:i4>2052</vt:i4>
      </vt:variant>
      <vt:variant>
        <vt:i4>0</vt:i4>
      </vt:variant>
      <vt:variant>
        <vt:i4>5</vt:i4>
      </vt:variant>
      <vt:variant>
        <vt:lpwstr>../Docs/R1-135296.zip</vt:lpwstr>
      </vt:variant>
      <vt:variant>
        <vt:lpwstr/>
      </vt:variant>
      <vt:variant>
        <vt:i4>5046284</vt:i4>
      </vt:variant>
      <vt:variant>
        <vt:i4>2049</vt:i4>
      </vt:variant>
      <vt:variant>
        <vt:i4>0</vt:i4>
      </vt:variant>
      <vt:variant>
        <vt:i4>5</vt:i4>
      </vt:variant>
      <vt:variant>
        <vt:lpwstr>../Docs/R1-135196.zip</vt:lpwstr>
      </vt:variant>
      <vt:variant>
        <vt:lpwstr/>
      </vt:variant>
      <vt:variant>
        <vt:i4>4259855</vt:i4>
      </vt:variant>
      <vt:variant>
        <vt:i4>2046</vt:i4>
      </vt:variant>
      <vt:variant>
        <vt:i4>0</vt:i4>
      </vt:variant>
      <vt:variant>
        <vt:i4>5</vt:i4>
      </vt:variant>
      <vt:variant>
        <vt:lpwstr>../Docs/R1-135155.zip</vt:lpwstr>
      </vt:variant>
      <vt:variant>
        <vt:lpwstr/>
      </vt:variant>
      <vt:variant>
        <vt:i4>4653067</vt:i4>
      </vt:variant>
      <vt:variant>
        <vt:i4>2043</vt:i4>
      </vt:variant>
      <vt:variant>
        <vt:i4>0</vt:i4>
      </vt:variant>
      <vt:variant>
        <vt:i4>5</vt:i4>
      </vt:variant>
      <vt:variant>
        <vt:lpwstr>../Docs/R1-135131.zip</vt:lpwstr>
      </vt:variant>
      <vt:variant>
        <vt:lpwstr/>
      </vt:variant>
      <vt:variant>
        <vt:i4>4325390</vt:i4>
      </vt:variant>
      <vt:variant>
        <vt:i4>2040</vt:i4>
      </vt:variant>
      <vt:variant>
        <vt:i4>0</vt:i4>
      </vt:variant>
      <vt:variant>
        <vt:i4>5</vt:i4>
      </vt:variant>
      <vt:variant>
        <vt:lpwstr>../Docs/R1-135065.zip</vt:lpwstr>
      </vt:variant>
      <vt:variant>
        <vt:lpwstr/>
      </vt:variant>
      <vt:variant>
        <vt:i4>4587531</vt:i4>
      </vt:variant>
      <vt:variant>
        <vt:i4>2037</vt:i4>
      </vt:variant>
      <vt:variant>
        <vt:i4>0</vt:i4>
      </vt:variant>
      <vt:variant>
        <vt:i4>5</vt:i4>
      </vt:variant>
      <vt:variant>
        <vt:lpwstr>../Docs/R1-135020.zip</vt:lpwstr>
      </vt:variant>
      <vt:variant>
        <vt:lpwstr/>
      </vt:variant>
      <vt:variant>
        <vt:i4>4259851</vt:i4>
      </vt:variant>
      <vt:variant>
        <vt:i4>2034</vt:i4>
      </vt:variant>
      <vt:variant>
        <vt:i4>0</vt:i4>
      </vt:variant>
      <vt:variant>
        <vt:i4>5</vt:i4>
      </vt:variant>
      <vt:variant>
        <vt:lpwstr>../Docs/R1-136060.zip</vt:lpwstr>
      </vt:variant>
      <vt:variant>
        <vt:lpwstr/>
      </vt:variant>
      <vt:variant>
        <vt:i4>4325388</vt:i4>
      </vt:variant>
      <vt:variant>
        <vt:i4>2031</vt:i4>
      </vt:variant>
      <vt:variant>
        <vt:i4>0</vt:i4>
      </vt:variant>
      <vt:variant>
        <vt:i4>5</vt:i4>
      </vt:variant>
      <vt:variant>
        <vt:lpwstr>../Docs/R1-136057.zip</vt:lpwstr>
      </vt:variant>
      <vt:variant>
        <vt:lpwstr/>
      </vt:variant>
      <vt:variant>
        <vt:i4>4325388</vt:i4>
      </vt:variant>
      <vt:variant>
        <vt:i4>2028</vt:i4>
      </vt:variant>
      <vt:variant>
        <vt:i4>0</vt:i4>
      </vt:variant>
      <vt:variant>
        <vt:i4>5</vt:i4>
      </vt:variant>
      <vt:variant>
        <vt:lpwstr>../Docs/R1-136057.zip</vt:lpwstr>
      </vt:variant>
      <vt:variant>
        <vt:lpwstr/>
      </vt:variant>
      <vt:variant>
        <vt:i4>4194310</vt:i4>
      </vt:variant>
      <vt:variant>
        <vt:i4>2025</vt:i4>
      </vt:variant>
      <vt:variant>
        <vt:i4>0</vt:i4>
      </vt:variant>
      <vt:variant>
        <vt:i4>5</vt:i4>
      </vt:variant>
      <vt:variant>
        <vt:lpwstr>../Docs/R1-135944.zip</vt:lpwstr>
      </vt:variant>
      <vt:variant>
        <vt:lpwstr/>
      </vt:variant>
      <vt:variant>
        <vt:i4>4456462</vt:i4>
      </vt:variant>
      <vt:variant>
        <vt:i4>2022</vt:i4>
      </vt:variant>
      <vt:variant>
        <vt:i4>0</vt:i4>
      </vt:variant>
      <vt:variant>
        <vt:i4>5</vt:i4>
      </vt:variant>
      <vt:variant>
        <vt:lpwstr>../Docs/R1-135104.zip</vt:lpwstr>
      </vt:variant>
      <vt:variant>
        <vt:lpwstr/>
      </vt:variant>
      <vt:variant>
        <vt:i4>4194310</vt:i4>
      </vt:variant>
      <vt:variant>
        <vt:i4>2019</vt:i4>
      </vt:variant>
      <vt:variant>
        <vt:i4>0</vt:i4>
      </vt:variant>
      <vt:variant>
        <vt:i4>5</vt:i4>
      </vt:variant>
      <vt:variant>
        <vt:lpwstr>../Docs/R1-135944.zip</vt:lpwstr>
      </vt:variant>
      <vt:variant>
        <vt:lpwstr/>
      </vt:variant>
      <vt:variant>
        <vt:i4>4653065</vt:i4>
      </vt:variant>
      <vt:variant>
        <vt:i4>2016</vt:i4>
      </vt:variant>
      <vt:variant>
        <vt:i4>0</vt:i4>
      </vt:variant>
      <vt:variant>
        <vt:i4>5</vt:i4>
      </vt:variant>
      <vt:variant>
        <vt:lpwstr>../Docs/R1-135133.zip</vt:lpwstr>
      </vt:variant>
      <vt:variant>
        <vt:lpwstr/>
      </vt:variant>
      <vt:variant>
        <vt:i4>4587520</vt:i4>
      </vt:variant>
      <vt:variant>
        <vt:i4>2013</vt:i4>
      </vt:variant>
      <vt:variant>
        <vt:i4>0</vt:i4>
      </vt:variant>
      <vt:variant>
        <vt:i4>5</vt:i4>
      </vt:variant>
      <vt:variant>
        <vt:lpwstr>../Docs/R1-135823.zip</vt:lpwstr>
      </vt:variant>
      <vt:variant>
        <vt:lpwstr/>
      </vt:variant>
      <vt:variant>
        <vt:i4>4194313</vt:i4>
      </vt:variant>
      <vt:variant>
        <vt:i4>2010</vt:i4>
      </vt:variant>
      <vt:variant>
        <vt:i4>0</vt:i4>
      </vt:variant>
      <vt:variant>
        <vt:i4>5</vt:i4>
      </vt:variant>
      <vt:variant>
        <vt:lpwstr>../Docs/R1-135644.zip</vt:lpwstr>
      </vt:variant>
      <vt:variant>
        <vt:lpwstr/>
      </vt:variant>
      <vt:variant>
        <vt:i4>4194311</vt:i4>
      </vt:variant>
      <vt:variant>
        <vt:i4>2007</vt:i4>
      </vt:variant>
      <vt:variant>
        <vt:i4>0</vt:i4>
      </vt:variant>
      <vt:variant>
        <vt:i4>5</vt:i4>
      </vt:variant>
      <vt:variant>
        <vt:lpwstr>../Docs/R1-134559.zip</vt:lpwstr>
      </vt:variant>
      <vt:variant>
        <vt:lpwstr/>
      </vt:variant>
      <vt:variant>
        <vt:i4>4456460</vt:i4>
      </vt:variant>
      <vt:variant>
        <vt:i4>2004</vt:i4>
      </vt:variant>
      <vt:variant>
        <vt:i4>0</vt:i4>
      </vt:variant>
      <vt:variant>
        <vt:i4>5</vt:i4>
      </vt:variant>
      <vt:variant>
        <vt:lpwstr>../Docs/R1-135601.zip</vt:lpwstr>
      </vt:variant>
      <vt:variant>
        <vt:lpwstr/>
      </vt:variant>
      <vt:variant>
        <vt:i4>4390924</vt:i4>
      </vt:variant>
      <vt:variant>
        <vt:i4>2001</vt:i4>
      </vt:variant>
      <vt:variant>
        <vt:i4>0</vt:i4>
      </vt:variant>
      <vt:variant>
        <vt:i4>5</vt:i4>
      </vt:variant>
      <vt:variant>
        <vt:lpwstr>../Docs/R1-135572.zip</vt:lpwstr>
      </vt:variant>
      <vt:variant>
        <vt:lpwstr/>
      </vt:variant>
      <vt:variant>
        <vt:i4>4390927</vt:i4>
      </vt:variant>
      <vt:variant>
        <vt:i4>1998</vt:i4>
      </vt:variant>
      <vt:variant>
        <vt:i4>0</vt:i4>
      </vt:variant>
      <vt:variant>
        <vt:i4>5</vt:i4>
      </vt:variant>
      <vt:variant>
        <vt:lpwstr>../Docs/R1-135571.zip</vt:lpwstr>
      </vt:variant>
      <vt:variant>
        <vt:lpwstr/>
      </vt:variant>
      <vt:variant>
        <vt:i4>4456460</vt:i4>
      </vt:variant>
      <vt:variant>
        <vt:i4>1995</vt:i4>
      </vt:variant>
      <vt:variant>
        <vt:i4>0</vt:i4>
      </vt:variant>
      <vt:variant>
        <vt:i4>5</vt:i4>
      </vt:variant>
      <vt:variant>
        <vt:lpwstr>../Docs/R1-135502.zip</vt:lpwstr>
      </vt:variant>
      <vt:variant>
        <vt:lpwstr/>
      </vt:variant>
      <vt:variant>
        <vt:i4>4259846</vt:i4>
      </vt:variant>
      <vt:variant>
        <vt:i4>1992</vt:i4>
      </vt:variant>
      <vt:variant>
        <vt:i4>0</vt:i4>
      </vt:variant>
      <vt:variant>
        <vt:i4>5</vt:i4>
      </vt:variant>
      <vt:variant>
        <vt:lpwstr>../Docs/R1-135459.zip</vt:lpwstr>
      </vt:variant>
      <vt:variant>
        <vt:lpwstr/>
      </vt:variant>
      <vt:variant>
        <vt:i4>4259847</vt:i4>
      </vt:variant>
      <vt:variant>
        <vt:i4>1989</vt:i4>
      </vt:variant>
      <vt:variant>
        <vt:i4>0</vt:i4>
      </vt:variant>
      <vt:variant>
        <vt:i4>5</vt:i4>
      </vt:variant>
      <vt:variant>
        <vt:lpwstr>../Docs/R1-135458.zip</vt:lpwstr>
      </vt:variant>
      <vt:variant>
        <vt:lpwstr/>
      </vt:variant>
      <vt:variant>
        <vt:i4>4521995</vt:i4>
      </vt:variant>
      <vt:variant>
        <vt:i4>1986</vt:i4>
      </vt:variant>
      <vt:variant>
        <vt:i4>0</vt:i4>
      </vt:variant>
      <vt:variant>
        <vt:i4>5</vt:i4>
      </vt:variant>
      <vt:variant>
        <vt:lpwstr>../Docs/R1-135414.zip</vt:lpwstr>
      </vt:variant>
      <vt:variant>
        <vt:lpwstr/>
      </vt:variant>
      <vt:variant>
        <vt:i4>4325387</vt:i4>
      </vt:variant>
      <vt:variant>
        <vt:i4>1983</vt:i4>
      </vt:variant>
      <vt:variant>
        <vt:i4>0</vt:i4>
      </vt:variant>
      <vt:variant>
        <vt:i4>5</vt:i4>
      </vt:variant>
      <vt:variant>
        <vt:lpwstr>../Docs/R1-134373.zip</vt:lpwstr>
      </vt:variant>
      <vt:variant>
        <vt:lpwstr/>
      </vt:variant>
      <vt:variant>
        <vt:i4>5046283</vt:i4>
      </vt:variant>
      <vt:variant>
        <vt:i4>1980</vt:i4>
      </vt:variant>
      <vt:variant>
        <vt:i4>0</vt:i4>
      </vt:variant>
      <vt:variant>
        <vt:i4>5</vt:i4>
      </vt:variant>
      <vt:variant>
        <vt:lpwstr>../Docs/R1-135393.zip</vt:lpwstr>
      </vt:variant>
      <vt:variant>
        <vt:lpwstr/>
      </vt:variant>
      <vt:variant>
        <vt:i4>4325387</vt:i4>
      </vt:variant>
      <vt:variant>
        <vt:i4>1977</vt:i4>
      </vt:variant>
      <vt:variant>
        <vt:i4>0</vt:i4>
      </vt:variant>
      <vt:variant>
        <vt:i4>5</vt:i4>
      </vt:variant>
      <vt:variant>
        <vt:lpwstr>../Docs/R1-135363.zip</vt:lpwstr>
      </vt:variant>
      <vt:variant>
        <vt:lpwstr/>
      </vt:variant>
      <vt:variant>
        <vt:i4>4259840</vt:i4>
      </vt:variant>
      <vt:variant>
        <vt:i4>1974</vt:i4>
      </vt:variant>
      <vt:variant>
        <vt:i4>0</vt:i4>
      </vt:variant>
      <vt:variant>
        <vt:i4>5</vt:i4>
      </vt:variant>
      <vt:variant>
        <vt:lpwstr>../Docs/R1-135358.zip</vt:lpwstr>
      </vt:variant>
      <vt:variant>
        <vt:lpwstr/>
      </vt:variant>
      <vt:variant>
        <vt:i4>4259855</vt:i4>
      </vt:variant>
      <vt:variant>
        <vt:i4>1971</vt:i4>
      </vt:variant>
      <vt:variant>
        <vt:i4>0</vt:i4>
      </vt:variant>
      <vt:variant>
        <vt:i4>5</vt:i4>
      </vt:variant>
      <vt:variant>
        <vt:lpwstr>../Docs/R1-135357.zip</vt:lpwstr>
      </vt:variant>
      <vt:variant>
        <vt:lpwstr/>
      </vt:variant>
      <vt:variant>
        <vt:i4>5046284</vt:i4>
      </vt:variant>
      <vt:variant>
        <vt:i4>1968</vt:i4>
      </vt:variant>
      <vt:variant>
        <vt:i4>0</vt:i4>
      </vt:variant>
      <vt:variant>
        <vt:i4>5</vt:i4>
      </vt:variant>
      <vt:variant>
        <vt:lpwstr>../Docs/R1-135295.zip</vt:lpwstr>
      </vt:variant>
      <vt:variant>
        <vt:lpwstr/>
      </vt:variant>
      <vt:variant>
        <vt:i4>4259850</vt:i4>
      </vt:variant>
      <vt:variant>
        <vt:i4>1965</vt:i4>
      </vt:variant>
      <vt:variant>
        <vt:i4>0</vt:i4>
      </vt:variant>
      <vt:variant>
        <vt:i4>5</vt:i4>
      </vt:variant>
      <vt:variant>
        <vt:lpwstr>../Docs/R1-135253.zip</vt:lpwstr>
      </vt:variant>
      <vt:variant>
        <vt:lpwstr/>
      </vt:variant>
      <vt:variant>
        <vt:i4>4259851</vt:i4>
      </vt:variant>
      <vt:variant>
        <vt:i4>1962</vt:i4>
      </vt:variant>
      <vt:variant>
        <vt:i4>0</vt:i4>
      </vt:variant>
      <vt:variant>
        <vt:i4>5</vt:i4>
      </vt:variant>
      <vt:variant>
        <vt:lpwstr>../Docs/R1-135252.zip</vt:lpwstr>
      </vt:variant>
      <vt:variant>
        <vt:lpwstr/>
      </vt:variant>
      <vt:variant>
        <vt:i4>5046287</vt:i4>
      </vt:variant>
      <vt:variant>
        <vt:i4>1959</vt:i4>
      </vt:variant>
      <vt:variant>
        <vt:i4>0</vt:i4>
      </vt:variant>
      <vt:variant>
        <vt:i4>5</vt:i4>
      </vt:variant>
      <vt:variant>
        <vt:lpwstr>../Docs/R1-135195.zip</vt:lpwstr>
      </vt:variant>
      <vt:variant>
        <vt:lpwstr/>
      </vt:variant>
      <vt:variant>
        <vt:i4>4259854</vt:i4>
      </vt:variant>
      <vt:variant>
        <vt:i4>1956</vt:i4>
      </vt:variant>
      <vt:variant>
        <vt:i4>0</vt:i4>
      </vt:variant>
      <vt:variant>
        <vt:i4>5</vt:i4>
      </vt:variant>
      <vt:variant>
        <vt:lpwstr>../Docs/R1-135154.zip</vt:lpwstr>
      </vt:variant>
      <vt:variant>
        <vt:lpwstr/>
      </vt:variant>
      <vt:variant>
        <vt:i4>4587523</vt:i4>
      </vt:variant>
      <vt:variant>
        <vt:i4>1953</vt:i4>
      </vt:variant>
      <vt:variant>
        <vt:i4>0</vt:i4>
      </vt:variant>
      <vt:variant>
        <vt:i4>5</vt:i4>
      </vt:variant>
      <vt:variant>
        <vt:lpwstr>../Docs/R1-135129.zip</vt:lpwstr>
      </vt:variant>
      <vt:variant>
        <vt:lpwstr/>
      </vt:variant>
      <vt:variant>
        <vt:i4>4325391</vt:i4>
      </vt:variant>
      <vt:variant>
        <vt:i4>1950</vt:i4>
      </vt:variant>
      <vt:variant>
        <vt:i4>0</vt:i4>
      </vt:variant>
      <vt:variant>
        <vt:i4>5</vt:i4>
      </vt:variant>
      <vt:variant>
        <vt:lpwstr>../Docs/R1-135064.zip</vt:lpwstr>
      </vt:variant>
      <vt:variant>
        <vt:lpwstr/>
      </vt:variant>
      <vt:variant>
        <vt:i4>4325384</vt:i4>
      </vt:variant>
      <vt:variant>
        <vt:i4>1947</vt:i4>
      </vt:variant>
      <vt:variant>
        <vt:i4>0</vt:i4>
      </vt:variant>
      <vt:variant>
        <vt:i4>5</vt:i4>
      </vt:variant>
      <vt:variant>
        <vt:lpwstr>../Docs/R1-135063.zip</vt:lpwstr>
      </vt:variant>
      <vt:variant>
        <vt:lpwstr/>
      </vt:variant>
      <vt:variant>
        <vt:i4>4456457</vt:i4>
      </vt:variant>
      <vt:variant>
        <vt:i4>1944</vt:i4>
      </vt:variant>
      <vt:variant>
        <vt:i4>0</vt:i4>
      </vt:variant>
      <vt:variant>
        <vt:i4>5</vt:i4>
      </vt:variant>
      <vt:variant>
        <vt:lpwstr>../Docs/R1-135103.zip</vt:lpwstr>
      </vt:variant>
      <vt:variant>
        <vt:lpwstr/>
      </vt:variant>
      <vt:variant>
        <vt:i4>4521986</vt:i4>
      </vt:variant>
      <vt:variant>
        <vt:i4>1941</vt:i4>
      </vt:variant>
      <vt:variant>
        <vt:i4>0</vt:i4>
      </vt:variant>
      <vt:variant>
        <vt:i4>5</vt:i4>
      </vt:variant>
      <vt:variant>
        <vt:lpwstr>../Docs/R1-135019.zip</vt:lpwstr>
      </vt:variant>
      <vt:variant>
        <vt:lpwstr/>
      </vt:variant>
      <vt:variant>
        <vt:i4>4194305</vt:i4>
      </vt:variant>
      <vt:variant>
        <vt:i4>1938</vt:i4>
      </vt:variant>
      <vt:variant>
        <vt:i4>0</vt:i4>
      </vt:variant>
      <vt:variant>
        <vt:i4>5</vt:i4>
      </vt:variant>
      <vt:variant>
        <vt:lpwstr>../Docs/R1-135943.zip</vt:lpwstr>
      </vt:variant>
      <vt:variant>
        <vt:lpwstr/>
      </vt:variant>
      <vt:variant>
        <vt:i4>4587532</vt:i4>
      </vt:variant>
      <vt:variant>
        <vt:i4>1935</vt:i4>
      </vt:variant>
      <vt:variant>
        <vt:i4>0</vt:i4>
      </vt:variant>
      <vt:variant>
        <vt:i4>5</vt:i4>
      </vt:variant>
      <vt:variant>
        <vt:lpwstr>../Docs/R1-135423.zip</vt:lpwstr>
      </vt:variant>
      <vt:variant>
        <vt:lpwstr/>
      </vt:variant>
      <vt:variant>
        <vt:i4>4587533</vt:i4>
      </vt:variant>
      <vt:variant>
        <vt:i4>1932</vt:i4>
      </vt:variant>
      <vt:variant>
        <vt:i4>0</vt:i4>
      </vt:variant>
      <vt:variant>
        <vt:i4>5</vt:i4>
      </vt:variant>
      <vt:variant>
        <vt:lpwstr>../Docs/R1-135422.zip</vt:lpwstr>
      </vt:variant>
      <vt:variant>
        <vt:lpwstr/>
      </vt:variant>
      <vt:variant>
        <vt:i4>4653069</vt:i4>
      </vt:variant>
      <vt:variant>
        <vt:i4>1929</vt:i4>
      </vt:variant>
      <vt:variant>
        <vt:i4>0</vt:i4>
      </vt:variant>
      <vt:variant>
        <vt:i4>5</vt:i4>
      </vt:variant>
      <vt:variant>
        <vt:lpwstr>../Docs/R1-136006.zip</vt:lpwstr>
      </vt:variant>
      <vt:variant>
        <vt:lpwstr/>
      </vt:variant>
      <vt:variant>
        <vt:i4>5046282</vt:i4>
      </vt:variant>
      <vt:variant>
        <vt:i4>1926</vt:i4>
      </vt:variant>
      <vt:variant>
        <vt:i4>0</vt:i4>
      </vt:variant>
      <vt:variant>
        <vt:i4>5</vt:i4>
      </vt:variant>
      <vt:variant>
        <vt:lpwstr>../Docs/R1-135392.zip</vt:lpwstr>
      </vt:variant>
      <vt:variant>
        <vt:lpwstr/>
      </vt:variant>
      <vt:variant>
        <vt:i4>4325391</vt:i4>
      </vt:variant>
      <vt:variant>
        <vt:i4>1923</vt:i4>
      </vt:variant>
      <vt:variant>
        <vt:i4>0</vt:i4>
      </vt:variant>
      <vt:variant>
        <vt:i4>5</vt:i4>
      </vt:variant>
      <vt:variant>
        <vt:lpwstr>../Docs/R1-135763.zip</vt:lpwstr>
      </vt:variant>
      <vt:variant>
        <vt:lpwstr/>
      </vt:variant>
      <vt:variant>
        <vt:i4>4194318</vt:i4>
      </vt:variant>
      <vt:variant>
        <vt:i4>1920</vt:i4>
      </vt:variant>
      <vt:variant>
        <vt:i4>0</vt:i4>
      </vt:variant>
      <vt:variant>
        <vt:i4>5</vt:i4>
      </vt:variant>
      <vt:variant>
        <vt:lpwstr>../Docs/R1-135643.zip</vt:lpwstr>
      </vt:variant>
      <vt:variant>
        <vt:lpwstr/>
      </vt:variant>
      <vt:variant>
        <vt:i4>4194310</vt:i4>
      </vt:variant>
      <vt:variant>
        <vt:i4>1917</vt:i4>
      </vt:variant>
      <vt:variant>
        <vt:i4>0</vt:i4>
      </vt:variant>
      <vt:variant>
        <vt:i4>5</vt:i4>
      </vt:variant>
      <vt:variant>
        <vt:lpwstr>../Docs/R1-134558.zip</vt:lpwstr>
      </vt:variant>
      <vt:variant>
        <vt:lpwstr/>
      </vt:variant>
      <vt:variant>
        <vt:i4>4456461</vt:i4>
      </vt:variant>
      <vt:variant>
        <vt:i4>1914</vt:i4>
      </vt:variant>
      <vt:variant>
        <vt:i4>0</vt:i4>
      </vt:variant>
      <vt:variant>
        <vt:i4>5</vt:i4>
      </vt:variant>
      <vt:variant>
        <vt:lpwstr>../Docs/R1-135600.zip</vt:lpwstr>
      </vt:variant>
      <vt:variant>
        <vt:lpwstr/>
      </vt:variant>
      <vt:variant>
        <vt:i4>4390926</vt:i4>
      </vt:variant>
      <vt:variant>
        <vt:i4>1911</vt:i4>
      </vt:variant>
      <vt:variant>
        <vt:i4>0</vt:i4>
      </vt:variant>
      <vt:variant>
        <vt:i4>5</vt:i4>
      </vt:variant>
      <vt:variant>
        <vt:lpwstr>../Docs/R1-135570.zip</vt:lpwstr>
      </vt:variant>
      <vt:variant>
        <vt:lpwstr/>
      </vt:variant>
      <vt:variant>
        <vt:i4>4259848</vt:i4>
      </vt:variant>
      <vt:variant>
        <vt:i4>1908</vt:i4>
      </vt:variant>
      <vt:variant>
        <vt:i4>0</vt:i4>
      </vt:variant>
      <vt:variant>
        <vt:i4>5</vt:i4>
      </vt:variant>
      <vt:variant>
        <vt:lpwstr>../Docs/R1-135457.zip</vt:lpwstr>
      </vt:variant>
      <vt:variant>
        <vt:lpwstr/>
      </vt:variant>
      <vt:variant>
        <vt:i4>4259854</vt:i4>
      </vt:variant>
      <vt:variant>
        <vt:i4>1905</vt:i4>
      </vt:variant>
      <vt:variant>
        <vt:i4>0</vt:i4>
      </vt:variant>
      <vt:variant>
        <vt:i4>5</vt:i4>
      </vt:variant>
      <vt:variant>
        <vt:lpwstr>../Docs/R1-135356.zip</vt:lpwstr>
      </vt:variant>
      <vt:variant>
        <vt:lpwstr/>
      </vt:variant>
      <vt:variant>
        <vt:i4>4194313</vt:i4>
      </vt:variant>
      <vt:variant>
        <vt:i4>1902</vt:i4>
      </vt:variant>
      <vt:variant>
        <vt:i4>0</vt:i4>
      </vt:variant>
      <vt:variant>
        <vt:i4>5</vt:i4>
      </vt:variant>
      <vt:variant>
        <vt:lpwstr>../Docs/R1-135341.zip</vt:lpwstr>
      </vt:variant>
      <vt:variant>
        <vt:lpwstr/>
      </vt:variant>
      <vt:variant>
        <vt:i4>4325391</vt:i4>
      </vt:variant>
      <vt:variant>
        <vt:i4>1899</vt:i4>
      </vt:variant>
      <vt:variant>
        <vt:i4>0</vt:i4>
      </vt:variant>
      <vt:variant>
        <vt:i4>5</vt:i4>
      </vt:variant>
      <vt:variant>
        <vt:lpwstr>../Docs/R1-135266.zip</vt:lpwstr>
      </vt:variant>
      <vt:variant>
        <vt:lpwstr/>
      </vt:variant>
      <vt:variant>
        <vt:i4>4259853</vt:i4>
      </vt:variant>
      <vt:variant>
        <vt:i4>1896</vt:i4>
      </vt:variant>
      <vt:variant>
        <vt:i4>0</vt:i4>
      </vt:variant>
      <vt:variant>
        <vt:i4>5</vt:i4>
      </vt:variant>
      <vt:variant>
        <vt:lpwstr>../Docs/R1-135254.zip</vt:lpwstr>
      </vt:variant>
      <vt:variant>
        <vt:lpwstr/>
      </vt:variant>
      <vt:variant>
        <vt:i4>5046286</vt:i4>
      </vt:variant>
      <vt:variant>
        <vt:i4>1893</vt:i4>
      </vt:variant>
      <vt:variant>
        <vt:i4>0</vt:i4>
      </vt:variant>
      <vt:variant>
        <vt:i4>5</vt:i4>
      </vt:variant>
      <vt:variant>
        <vt:lpwstr>../Docs/R1-135194.zip</vt:lpwstr>
      </vt:variant>
      <vt:variant>
        <vt:lpwstr/>
      </vt:variant>
      <vt:variant>
        <vt:i4>4259849</vt:i4>
      </vt:variant>
      <vt:variant>
        <vt:i4>1890</vt:i4>
      </vt:variant>
      <vt:variant>
        <vt:i4>0</vt:i4>
      </vt:variant>
      <vt:variant>
        <vt:i4>5</vt:i4>
      </vt:variant>
      <vt:variant>
        <vt:lpwstr>../Docs/R1-135153.zip</vt:lpwstr>
      </vt:variant>
      <vt:variant>
        <vt:lpwstr/>
      </vt:variant>
      <vt:variant>
        <vt:i4>4259848</vt:i4>
      </vt:variant>
      <vt:variant>
        <vt:i4>1887</vt:i4>
      </vt:variant>
      <vt:variant>
        <vt:i4>0</vt:i4>
      </vt:variant>
      <vt:variant>
        <vt:i4>5</vt:i4>
      </vt:variant>
      <vt:variant>
        <vt:lpwstr>../Docs/R1-135152.zip</vt:lpwstr>
      </vt:variant>
      <vt:variant>
        <vt:lpwstr/>
      </vt:variant>
      <vt:variant>
        <vt:i4>4456456</vt:i4>
      </vt:variant>
      <vt:variant>
        <vt:i4>1884</vt:i4>
      </vt:variant>
      <vt:variant>
        <vt:i4>0</vt:i4>
      </vt:variant>
      <vt:variant>
        <vt:i4>5</vt:i4>
      </vt:variant>
      <vt:variant>
        <vt:lpwstr>../Docs/R1-135102.zip</vt:lpwstr>
      </vt:variant>
      <vt:variant>
        <vt:lpwstr/>
      </vt:variant>
      <vt:variant>
        <vt:i4>4325385</vt:i4>
      </vt:variant>
      <vt:variant>
        <vt:i4>1881</vt:i4>
      </vt:variant>
      <vt:variant>
        <vt:i4>0</vt:i4>
      </vt:variant>
      <vt:variant>
        <vt:i4>5</vt:i4>
      </vt:variant>
      <vt:variant>
        <vt:lpwstr>../Docs/R1-135062.zip</vt:lpwstr>
      </vt:variant>
      <vt:variant>
        <vt:lpwstr/>
      </vt:variant>
      <vt:variant>
        <vt:i4>4521987</vt:i4>
      </vt:variant>
      <vt:variant>
        <vt:i4>1878</vt:i4>
      </vt:variant>
      <vt:variant>
        <vt:i4>0</vt:i4>
      </vt:variant>
      <vt:variant>
        <vt:i4>5</vt:i4>
      </vt:variant>
      <vt:variant>
        <vt:lpwstr>../Docs/R1-135018.zip</vt:lpwstr>
      </vt:variant>
      <vt:variant>
        <vt:lpwstr/>
      </vt:variant>
      <vt:variant>
        <vt:i4>4456449</vt:i4>
      </vt:variant>
      <vt:variant>
        <vt:i4>1875</vt:i4>
      </vt:variant>
      <vt:variant>
        <vt:i4>0</vt:i4>
      </vt:variant>
      <vt:variant>
        <vt:i4>5</vt:i4>
      </vt:variant>
      <vt:variant>
        <vt:lpwstr>../Docs/R1-135802.zip</vt:lpwstr>
      </vt:variant>
      <vt:variant>
        <vt:lpwstr/>
      </vt:variant>
      <vt:variant>
        <vt:i4>4456449</vt:i4>
      </vt:variant>
      <vt:variant>
        <vt:i4>1872</vt:i4>
      </vt:variant>
      <vt:variant>
        <vt:i4>0</vt:i4>
      </vt:variant>
      <vt:variant>
        <vt:i4>5</vt:i4>
      </vt:variant>
      <vt:variant>
        <vt:lpwstr>../Docs/R1-135802.zip</vt:lpwstr>
      </vt:variant>
      <vt:variant>
        <vt:lpwstr/>
      </vt:variant>
      <vt:variant>
        <vt:i4>2228239</vt:i4>
      </vt:variant>
      <vt:variant>
        <vt:i4>1869</vt:i4>
      </vt:variant>
      <vt:variant>
        <vt:i4>0</vt:i4>
      </vt:variant>
      <vt:variant>
        <vt:i4>5</vt:i4>
      </vt:variant>
      <vt:variant>
        <vt:lpwstr>http://www.3gpp.org/ftp/tsg_ran/TSG_RAN/TSGR_60/Docs/RP-130848.zip</vt:lpwstr>
      </vt:variant>
      <vt:variant>
        <vt:lpwstr/>
      </vt:variant>
      <vt:variant>
        <vt:i4>4259849</vt:i4>
      </vt:variant>
      <vt:variant>
        <vt:i4>1866</vt:i4>
      </vt:variant>
      <vt:variant>
        <vt:i4>0</vt:i4>
      </vt:variant>
      <vt:variant>
        <vt:i4>5</vt:i4>
      </vt:variant>
      <vt:variant>
        <vt:lpwstr>../Docs/R1-135456.zip</vt:lpwstr>
      </vt:variant>
      <vt:variant>
        <vt:lpwstr/>
      </vt:variant>
      <vt:variant>
        <vt:i4>4521996</vt:i4>
      </vt:variant>
      <vt:variant>
        <vt:i4>1863</vt:i4>
      </vt:variant>
      <vt:variant>
        <vt:i4>0</vt:i4>
      </vt:variant>
      <vt:variant>
        <vt:i4>5</vt:i4>
      </vt:variant>
      <vt:variant>
        <vt:lpwstr>../Docs/R1-135413.zip</vt:lpwstr>
      </vt:variant>
      <vt:variant>
        <vt:lpwstr/>
      </vt:variant>
      <vt:variant>
        <vt:i4>5046285</vt:i4>
      </vt:variant>
      <vt:variant>
        <vt:i4>1860</vt:i4>
      </vt:variant>
      <vt:variant>
        <vt:i4>0</vt:i4>
      </vt:variant>
      <vt:variant>
        <vt:i4>5</vt:i4>
      </vt:variant>
      <vt:variant>
        <vt:lpwstr>../Docs/R1-135294.zip</vt:lpwstr>
      </vt:variant>
      <vt:variant>
        <vt:lpwstr/>
      </vt:variant>
      <vt:variant>
        <vt:i4>5046282</vt:i4>
      </vt:variant>
      <vt:variant>
        <vt:i4>1857</vt:i4>
      </vt:variant>
      <vt:variant>
        <vt:i4>0</vt:i4>
      </vt:variant>
      <vt:variant>
        <vt:i4>5</vt:i4>
      </vt:variant>
      <vt:variant>
        <vt:lpwstr>../Docs/R1-135293.zip</vt:lpwstr>
      </vt:variant>
      <vt:variant>
        <vt:lpwstr/>
      </vt:variant>
      <vt:variant>
        <vt:i4>4325386</vt:i4>
      </vt:variant>
      <vt:variant>
        <vt:i4>1854</vt:i4>
      </vt:variant>
      <vt:variant>
        <vt:i4>0</vt:i4>
      </vt:variant>
      <vt:variant>
        <vt:i4>5</vt:i4>
      </vt:variant>
      <vt:variant>
        <vt:lpwstr>../Docs/R1-135061.zip</vt:lpwstr>
      </vt:variant>
      <vt:variant>
        <vt:lpwstr/>
      </vt:variant>
      <vt:variant>
        <vt:i4>4194319</vt:i4>
      </vt:variant>
      <vt:variant>
        <vt:i4>1851</vt:i4>
      </vt:variant>
      <vt:variant>
        <vt:i4>0</vt:i4>
      </vt:variant>
      <vt:variant>
        <vt:i4>5</vt:i4>
      </vt:variant>
      <vt:variant>
        <vt:lpwstr>../Docs/R1-135642.zip</vt:lpwstr>
      </vt:variant>
      <vt:variant>
        <vt:lpwstr/>
      </vt:variant>
      <vt:variant>
        <vt:i4>4325386</vt:i4>
      </vt:variant>
      <vt:variant>
        <vt:i4>1848</vt:i4>
      </vt:variant>
      <vt:variant>
        <vt:i4>0</vt:i4>
      </vt:variant>
      <vt:variant>
        <vt:i4>5</vt:i4>
      </vt:variant>
      <vt:variant>
        <vt:lpwstr>../Docs/R1-135564.zip</vt:lpwstr>
      </vt:variant>
      <vt:variant>
        <vt:lpwstr/>
      </vt:variant>
      <vt:variant>
        <vt:i4>4653065</vt:i4>
      </vt:variant>
      <vt:variant>
        <vt:i4>1845</vt:i4>
      </vt:variant>
      <vt:variant>
        <vt:i4>0</vt:i4>
      </vt:variant>
      <vt:variant>
        <vt:i4>5</vt:i4>
      </vt:variant>
      <vt:variant>
        <vt:lpwstr>../Docs/R1-135537.zip</vt:lpwstr>
      </vt:variant>
      <vt:variant>
        <vt:lpwstr/>
      </vt:variant>
      <vt:variant>
        <vt:i4>4194312</vt:i4>
      </vt:variant>
      <vt:variant>
        <vt:i4>1842</vt:i4>
      </vt:variant>
      <vt:variant>
        <vt:i4>0</vt:i4>
      </vt:variant>
      <vt:variant>
        <vt:i4>5</vt:i4>
      </vt:variant>
      <vt:variant>
        <vt:lpwstr>../Docs/R1-135340.zip</vt:lpwstr>
      </vt:variant>
      <vt:variant>
        <vt:lpwstr/>
      </vt:variant>
      <vt:variant>
        <vt:i4>5046281</vt:i4>
      </vt:variant>
      <vt:variant>
        <vt:i4>1839</vt:i4>
      </vt:variant>
      <vt:variant>
        <vt:i4>0</vt:i4>
      </vt:variant>
      <vt:variant>
        <vt:i4>5</vt:i4>
      </vt:variant>
      <vt:variant>
        <vt:lpwstr>../Docs/R1-135193.zip</vt:lpwstr>
      </vt:variant>
      <vt:variant>
        <vt:lpwstr/>
      </vt:variant>
      <vt:variant>
        <vt:i4>5046280</vt:i4>
      </vt:variant>
      <vt:variant>
        <vt:i4>1836</vt:i4>
      </vt:variant>
      <vt:variant>
        <vt:i4>0</vt:i4>
      </vt:variant>
      <vt:variant>
        <vt:i4>5</vt:i4>
      </vt:variant>
      <vt:variant>
        <vt:lpwstr>../Docs/R1-135192.zip</vt:lpwstr>
      </vt:variant>
      <vt:variant>
        <vt:lpwstr/>
      </vt:variant>
      <vt:variant>
        <vt:i4>4325387</vt:i4>
      </vt:variant>
      <vt:variant>
        <vt:i4>1833</vt:i4>
      </vt:variant>
      <vt:variant>
        <vt:i4>0</vt:i4>
      </vt:variant>
      <vt:variant>
        <vt:i4>5</vt:i4>
      </vt:variant>
      <vt:variant>
        <vt:lpwstr>../Docs/R1-135060.zip</vt:lpwstr>
      </vt:variant>
      <vt:variant>
        <vt:lpwstr/>
      </vt:variant>
      <vt:variant>
        <vt:i4>4325381</vt:i4>
      </vt:variant>
      <vt:variant>
        <vt:i4>1830</vt:i4>
      </vt:variant>
      <vt:variant>
        <vt:i4>0</vt:i4>
      </vt:variant>
      <vt:variant>
        <vt:i4>5</vt:i4>
      </vt:variant>
      <vt:variant>
        <vt:lpwstr>../Docs/R1-135967.zip</vt:lpwstr>
      </vt:variant>
      <vt:variant>
        <vt:lpwstr/>
      </vt:variant>
      <vt:variant>
        <vt:i4>4194319</vt:i4>
      </vt:variant>
      <vt:variant>
        <vt:i4>1827</vt:i4>
      </vt:variant>
      <vt:variant>
        <vt:i4>0</vt:i4>
      </vt:variant>
      <vt:variant>
        <vt:i4>5</vt:i4>
      </vt:variant>
      <vt:variant>
        <vt:lpwstr>../Docs/R1-135642.zip</vt:lpwstr>
      </vt:variant>
      <vt:variant>
        <vt:lpwstr/>
      </vt:variant>
      <vt:variant>
        <vt:i4>4194316</vt:i4>
      </vt:variant>
      <vt:variant>
        <vt:i4>1824</vt:i4>
      </vt:variant>
      <vt:variant>
        <vt:i4>0</vt:i4>
      </vt:variant>
      <vt:variant>
        <vt:i4>5</vt:i4>
      </vt:variant>
      <vt:variant>
        <vt:lpwstr>../Docs/R1-135641.zip</vt:lpwstr>
      </vt:variant>
      <vt:variant>
        <vt:lpwstr/>
      </vt:variant>
      <vt:variant>
        <vt:i4>4259850</vt:i4>
      </vt:variant>
      <vt:variant>
        <vt:i4>1821</vt:i4>
      </vt:variant>
      <vt:variant>
        <vt:i4>0</vt:i4>
      </vt:variant>
      <vt:variant>
        <vt:i4>5</vt:i4>
      </vt:variant>
      <vt:variant>
        <vt:lpwstr>../Docs/R1-135455.zip</vt:lpwstr>
      </vt:variant>
      <vt:variant>
        <vt:lpwstr/>
      </vt:variant>
      <vt:variant>
        <vt:i4>4325390</vt:i4>
      </vt:variant>
      <vt:variant>
        <vt:i4>1818</vt:i4>
      </vt:variant>
      <vt:variant>
        <vt:i4>0</vt:i4>
      </vt:variant>
      <vt:variant>
        <vt:i4>5</vt:i4>
      </vt:variant>
      <vt:variant>
        <vt:lpwstr>../Docs/R1-135366.zip</vt:lpwstr>
      </vt:variant>
      <vt:variant>
        <vt:lpwstr/>
      </vt:variant>
      <vt:variant>
        <vt:i4>5046282</vt:i4>
      </vt:variant>
      <vt:variant>
        <vt:i4>1815</vt:i4>
      </vt:variant>
      <vt:variant>
        <vt:i4>0</vt:i4>
      </vt:variant>
      <vt:variant>
        <vt:i4>5</vt:i4>
      </vt:variant>
      <vt:variant>
        <vt:lpwstr>../Docs/R1-135190.zip</vt:lpwstr>
      </vt:variant>
      <vt:variant>
        <vt:lpwstr/>
      </vt:variant>
      <vt:variant>
        <vt:i4>4521997</vt:i4>
      </vt:variant>
      <vt:variant>
        <vt:i4>1812</vt:i4>
      </vt:variant>
      <vt:variant>
        <vt:i4>0</vt:i4>
      </vt:variant>
      <vt:variant>
        <vt:i4>5</vt:i4>
      </vt:variant>
      <vt:variant>
        <vt:lpwstr>../Docs/R1-135016.zip</vt:lpwstr>
      </vt:variant>
      <vt:variant>
        <vt:lpwstr/>
      </vt:variant>
      <vt:variant>
        <vt:i4>4521999</vt:i4>
      </vt:variant>
      <vt:variant>
        <vt:i4>1809</vt:i4>
      </vt:variant>
      <vt:variant>
        <vt:i4>0</vt:i4>
      </vt:variant>
      <vt:variant>
        <vt:i4>5</vt:i4>
      </vt:variant>
      <vt:variant>
        <vt:lpwstr>../Docs/R1-135014.zip</vt:lpwstr>
      </vt:variant>
      <vt:variant>
        <vt:lpwstr/>
      </vt:variant>
      <vt:variant>
        <vt:i4>4194316</vt:i4>
      </vt:variant>
      <vt:variant>
        <vt:i4>1806</vt:i4>
      </vt:variant>
      <vt:variant>
        <vt:i4>0</vt:i4>
      </vt:variant>
      <vt:variant>
        <vt:i4>5</vt:i4>
      </vt:variant>
      <vt:variant>
        <vt:lpwstr>../Docs/R1-135641.zip</vt:lpwstr>
      </vt:variant>
      <vt:variant>
        <vt:lpwstr/>
      </vt:variant>
      <vt:variant>
        <vt:i4>5046279</vt:i4>
      </vt:variant>
      <vt:variant>
        <vt:i4>1803</vt:i4>
      </vt:variant>
      <vt:variant>
        <vt:i4>0</vt:i4>
      </vt:variant>
      <vt:variant>
        <vt:i4>5</vt:i4>
      </vt:variant>
      <vt:variant>
        <vt:lpwstr>../Docs/R1-135599.zip</vt:lpwstr>
      </vt:variant>
      <vt:variant>
        <vt:lpwstr/>
      </vt:variant>
      <vt:variant>
        <vt:i4>4325388</vt:i4>
      </vt:variant>
      <vt:variant>
        <vt:i4>1800</vt:i4>
      </vt:variant>
      <vt:variant>
        <vt:i4>0</vt:i4>
      </vt:variant>
      <vt:variant>
        <vt:i4>5</vt:i4>
      </vt:variant>
      <vt:variant>
        <vt:lpwstr>../Docs/R1-135562.zip</vt:lpwstr>
      </vt:variant>
      <vt:variant>
        <vt:lpwstr/>
      </vt:variant>
      <vt:variant>
        <vt:i4>4653064</vt:i4>
      </vt:variant>
      <vt:variant>
        <vt:i4>1797</vt:i4>
      </vt:variant>
      <vt:variant>
        <vt:i4>0</vt:i4>
      </vt:variant>
      <vt:variant>
        <vt:i4>5</vt:i4>
      </vt:variant>
      <vt:variant>
        <vt:lpwstr>../Docs/R1-135536.zip</vt:lpwstr>
      </vt:variant>
      <vt:variant>
        <vt:lpwstr/>
      </vt:variant>
      <vt:variant>
        <vt:i4>4456454</vt:i4>
      </vt:variant>
      <vt:variant>
        <vt:i4>1794</vt:i4>
      </vt:variant>
      <vt:variant>
        <vt:i4>0</vt:i4>
      </vt:variant>
      <vt:variant>
        <vt:i4>5</vt:i4>
      </vt:variant>
      <vt:variant>
        <vt:lpwstr>../Docs/R1-135508.zip</vt:lpwstr>
      </vt:variant>
      <vt:variant>
        <vt:lpwstr/>
      </vt:variant>
      <vt:variant>
        <vt:i4>4259850</vt:i4>
      </vt:variant>
      <vt:variant>
        <vt:i4>1791</vt:i4>
      </vt:variant>
      <vt:variant>
        <vt:i4>0</vt:i4>
      </vt:variant>
      <vt:variant>
        <vt:i4>5</vt:i4>
      </vt:variant>
      <vt:variant>
        <vt:lpwstr>../Docs/R1-135455.zip</vt:lpwstr>
      </vt:variant>
      <vt:variant>
        <vt:lpwstr/>
      </vt:variant>
      <vt:variant>
        <vt:i4>4194314</vt:i4>
      </vt:variant>
      <vt:variant>
        <vt:i4>1788</vt:i4>
      </vt:variant>
      <vt:variant>
        <vt:i4>0</vt:i4>
      </vt:variant>
      <vt:variant>
        <vt:i4>5</vt:i4>
      </vt:variant>
      <vt:variant>
        <vt:lpwstr>../Docs/R1-135445.zip</vt:lpwstr>
      </vt:variant>
      <vt:variant>
        <vt:lpwstr/>
      </vt:variant>
      <vt:variant>
        <vt:i4>4587534</vt:i4>
      </vt:variant>
      <vt:variant>
        <vt:i4>1785</vt:i4>
      </vt:variant>
      <vt:variant>
        <vt:i4>0</vt:i4>
      </vt:variant>
      <vt:variant>
        <vt:i4>5</vt:i4>
      </vt:variant>
      <vt:variant>
        <vt:lpwstr>../Docs/R1-135421.zip</vt:lpwstr>
      </vt:variant>
      <vt:variant>
        <vt:lpwstr/>
      </vt:variant>
      <vt:variant>
        <vt:i4>4521998</vt:i4>
      </vt:variant>
      <vt:variant>
        <vt:i4>1782</vt:i4>
      </vt:variant>
      <vt:variant>
        <vt:i4>0</vt:i4>
      </vt:variant>
      <vt:variant>
        <vt:i4>5</vt:i4>
      </vt:variant>
      <vt:variant>
        <vt:lpwstr>../Docs/R1-135411.zip</vt:lpwstr>
      </vt:variant>
      <vt:variant>
        <vt:lpwstr/>
      </vt:variant>
      <vt:variant>
        <vt:i4>4325390</vt:i4>
      </vt:variant>
      <vt:variant>
        <vt:i4>1779</vt:i4>
      </vt:variant>
      <vt:variant>
        <vt:i4>0</vt:i4>
      </vt:variant>
      <vt:variant>
        <vt:i4>5</vt:i4>
      </vt:variant>
      <vt:variant>
        <vt:lpwstr>../Docs/R1-135366.zip</vt:lpwstr>
      </vt:variant>
      <vt:variant>
        <vt:lpwstr/>
      </vt:variant>
      <vt:variant>
        <vt:i4>4653057</vt:i4>
      </vt:variant>
      <vt:variant>
        <vt:i4>1776</vt:i4>
      </vt:variant>
      <vt:variant>
        <vt:i4>0</vt:i4>
      </vt:variant>
      <vt:variant>
        <vt:i4>5</vt:i4>
      </vt:variant>
      <vt:variant>
        <vt:lpwstr>../Docs/R1-135339.zip</vt:lpwstr>
      </vt:variant>
      <vt:variant>
        <vt:lpwstr/>
      </vt:variant>
      <vt:variant>
        <vt:i4>5046280</vt:i4>
      </vt:variant>
      <vt:variant>
        <vt:i4>1773</vt:i4>
      </vt:variant>
      <vt:variant>
        <vt:i4>0</vt:i4>
      </vt:variant>
      <vt:variant>
        <vt:i4>5</vt:i4>
      </vt:variant>
      <vt:variant>
        <vt:lpwstr>../Docs/R1-135291.zip</vt:lpwstr>
      </vt:variant>
      <vt:variant>
        <vt:lpwstr/>
      </vt:variant>
      <vt:variant>
        <vt:i4>4259855</vt:i4>
      </vt:variant>
      <vt:variant>
        <vt:i4>1770</vt:i4>
      </vt:variant>
      <vt:variant>
        <vt:i4>0</vt:i4>
      </vt:variant>
      <vt:variant>
        <vt:i4>5</vt:i4>
      </vt:variant>
      <vt:variant>
        <vt:lpwstr>../Docs/R1-135256.zip</vt:lpwstr>
      </vt:variant>
      <vt:variant>
        <vt:lpwstr/>
      </vt:variant>
      <vt:variant>
        <vt:i4>5046283</vt:i4>
      </vt:variant>
      <vt:variant>
        <vt:i4>1767</vt:i4>
      </vt:variant>
      <vt:variant>
        <vt:i4>0</vt:i4>
      </vt:variant>
      <vt:variant>
        <vt:i4>5</vt:i4>
      </vt:variant>
      <vt:variant>
        <vt:lpwstr>../Docs/R1-135191.zip</vt:lpwstr>
      </vt:variant>
      <vt:variant>
        <vt:lpwstr/>
      </vt:variant>
      <vt:variant>
        <vt:i4>4259842</vt:i4>
      </vt:variant>
      <vt:variant>
        <vt:i4>1764</vt:i4>
      </vt:variant>
      <vt:variant>
        <vt:i4>0</vt:i4>
      </vt:variant>
      <vt:variant>
        <vt:i4>5</vt:i4>
      </vt:variant>
      <vt:variant>
        <vt:lpwstr>../Docs/R1-135059.zip</vt:lpwstr>
      </vt:variant>
      <vt:variant>
        <vt:lpwstr/>
      </vt:variant>
      <vt:variant>
        <vt:i4>4521998</vt:i4>
      </vt:variant>
      <vt:variant>
        <vt:i4>1761</vt:i4>
      </vt:variant>
      <vt:variant>
        <vt:i4>0</vt:i4>
      </vt:variant>
      <vt:variant>
        <vt:i4>5</vt:i4>
      </vt:variant>
      <vt:variant>
        <vt:lpwstr>../Docs/R1-135015.zip</vt:lpwstr>
      </vt:variant>
      <vt:variant>
        <vt:lpwstr/>
      </vt:variant>
      <vt:variant>
        <vt:i4>5046279</vt:i4>
      </vt:variant>
      <vt:variant>
        <vt:i4>1758</vt:i4>
      </vt:variant>
      <vt:variant>
        <vt:i4>0</vt:i4>
      </vt:variant>
      <vt:variant>
        <vt:i4>5</vt:i4>
      </vt:variant>
      <vt:variant>
        <vt:lpwstr>../Docs/R1-135599.zip</vt:lpwstr>
      </vt:variant>
      <vt:variant>
        <vt:lpwstr/>
      </vt:variant>
      <vt:variant>
        <vt:i4>4325388</vt:i4>
      </vt:variant>
      <vt:variant>
        <vt:i4>1755</vt:i4>
      </vt:variant>
      <vt:variant>
        <vt:i4>0</vt:i4>
      </vt:variant>
      <vt:variant>
        <vt:i4>5</vt:i4>
      </vt:variant>
      <vt:variant>
        <vt:lpwstr>../Docs/R1-135562.zip</vt:lpwstr>
      </vt:variant>
      <vt:variant>
        <vt:lpwstr/>
      </vt:variant>
      <vt:variant>
        <vt:i4>4456454</vt:i4>
      </vt:variant>
      <vt:variant>
        <vt:i4>1752</vt:i4>
      </vt:variant>
      <vt:variant>
        <vt:i4>0</vt:i4>
      </vt:variant>
      <vt:variant>
        <vt:i4>5</vt:i4>
      </vt:variant>
      <vt:variant>
        <vt:lpwstr>../Docs/R1-135508.zip</vt:lpwstr>
      </vt:variant>
      <vt:variant>
        <vt:lpwstr/>
      </vt:variant>
      <vt:variant>
        <vt:i4>5046283</vt:i4>
      </vt:variant>
      <vt:variant>
        <vt:i4>1749</vt:i4>
      </vt:variant>
      <vt:variant>
        <vt:i4>0</vt:i4>
      </vt:variant>
      <vt:variant>
        <vt:i4>5</vt:i4>
      </vt:variant>
      <vt:variant>
        <vt:lpwstr>../Docs/R1-135292.zip</vt:lpwstr>
      </vt:variant>
      <vt:variant>
        <vt:lpwstr/>
      </vt:variant>
      <vt:variant>
        <vt:i4>5046283</vt:i4>
      </vt:variant>
      <vt:variant>
        <vt:i4>1746</vt:i4>
      </vt:variant>
      <vt:variant>
        <vt:i4>0</vt:i4>
      </vt:variant>
      <vt:variant>
        <vt:i4>5</vt:i4>
      </vt:variant>
      <vt:variant>
        <vt:lpwstr>../Docs/R1-135191.zip</vt:lpwstr>
      </vt:variant>
      <vt:variant>
        <vt:lpwstr/>
      </vt:variant>
      <vt:variant>
        <vt:i4>4980739</vt:i4>
      </vt:variant>
      <vt:variant>
        <vt:i4>1743</vt:i4>
      </vt:variant>
      <vt:variant>
        <vt:i4>0</vt:i4>
      </vt:variant>
      <vt:variant>
        <vt:i4>5</vt:i4>
      </vt:variant>
      <vt:variant>
        <vt:lpwstr>../Docs/R1-135189.zip</vt:lpwstr>
      </vt:variant>
      <vt:variant>
        <vt:lpwstr/>
      </vt:variant>
      <vt:variant>
        <vt:i4>4259843</vt:i4>
      </vt:variant>
      <vt:variant>
        <vt:i4>1740</vt:i4>
      </vt:variant>
      <vt:variant>
        <vt:i4>0</vt:i4>
      </vt:variant>
      <vt:variant>
        <vt:i4>5</vt:i4>
      </vt:variant>
      <vt:variant>
        <vt:lpwstr>../Docs/R1-135058.zip</vt:lpwstr>
      </vt:variant>
      <vt:variant>
        <vt:lpwstr/>
      </vt:variant>
      <vt:variant>
        <vt:i4>4194318</vt:i4>
      </vt:variant>
      <vt:variant>
        <vt:i4>1737</vt:i4>
      </vt:variant>
      <vt:variant>
        <vt:i4>0</vt:i4>
      </vt:variant>
      <vt:variant>
        <vt:i4>5</vt:i4>
      </vt:variant>
      <vt:variant>
        <vt:lpwstr>../Docs/R1-135247.zip</vt:lpwstr>
      </vt:variant>
      <vt:variant>
        <vt:lpwstr/>
      </vt:variant>
      <vt:variant>
        <vt:i4>4194319</vt:i4>
      </vt:variant>
      <vt:variant>
        <vt:i4>1734</vt:i4>
      </vt:variant>
      <vt:variant>
        <vt:i4>0</vt:i4>
      </vt:variant>
      <vt:variant>
        <vt:i4>5</vt:i4>
      </vt:variant>
      <vt:variant>
        <vt:lpwstr>../Docs/R1-135642.zip</vt:lpwstr>
      </vt:variant>
      <vt:variant>
        <vt:lpwstr/>
      </vt:variant>
      <vt:variant>
        <vt:i4>4325389</vt:i4>
      </vt:variant>
      <vt:variant>
        <vt:i4>1731</vt:i4>
      </vt:variant>
      <vt:variant>
        <vt:i4>0</vt:i4>
      </vt:variant>
      <vt:variant>
        <vt:i4>5</vt:i4>
      </vt:variant>
      <vt:variant>
        <vt:lpwstr>../Docs/R1-135563.zip</vt:lpwstr>
      </vt:variant>
      <vt:variant>
        <vt:lpwstr/>
      </vt:variant>
      <vt:variant>
        <vt:i4>4456454</vt:i4>
      </vt:variant>
      <vt:variant>
        <vt:i4>1728</vt:i4>
      </vt:variant>
      <vt:variant>
        <vt:i4>0</vt:i4>
      </vt:variant>
      <vt:variant>
        <vt:i4>5</vt:i4>
      </vt:variant>
      <vt:variant>
        <vt:lpwstr>../Docs/R1-135508.zip</vt:lpwstr>
      </vt:variant>
      <vt:variant>
        <vt:lpwstr/>
      </vt:variant>
      <vt:variant>
        <vt:i4>4456463</vt:i4>
      </vt:variant>
      <vt:variant>
        <vt:i4>1725</vt:i4>
      </vt:variant>
      <vt:variant>
        <vt:i4>0</vt:i4>
      </vt:variant>
      <vt:variant>
        <vt:i4>5</vt:i4>
      </vt:variant>
      <vt:variant>
        <vt:lpwstr>../Docs/R1-135501.zip</vt:lpwstr>
      </vt:variant>
      <vt:variant>
        <vt:lpwstr/>
      </vt:variant>
      <vt:variant>
        <vt:i4>4259850</vt:i4>
      </vt:variant>
      <vt:variant>
        <vt:i4>1722</vt:i4>
      </vt:variant>
      <vt:variant>
        <vt:i4>0</vt:i4>
      </vt:variant>
      <vt:variant>
        <vt:i4>5</vt:i4>
      </vt:variant>
      <vt:variant>
        <vt:lpwstr>../Docs/R1-135455.zip</vt:lpwstr>
      </vt:variant>
      <vt:variant>
        <vt:lpwstr/>
      </vt:variant>
      <vt:variant>
        <vt:i4>5046281</vt:i4>
      </vt:variant>
      <vt:variant>
        <vt:i4>1719</vt:i4>
      </vt:variant>
      <vt:variant>
        <vt:i4>0</vt:i4>
      </vt:variant>
      <vt:variant>
        <vt:i4>5</vt:i4>
      </vt:variant>
      <vt:variant>
        <vt:lpwstr>../Docs/R1-135391.zip</vt:lpwstr>
      </vt:variant>
      <vt:variant>
        <vt:lpwstr/>
      </vt:variant>
      <vt:variant>
        <vt:i4>4259854</vt:i4>
      </vt:variant>
      <vt:variant>
        <vt:i4>1716</vt:i4>
      </vt:variant>
      <vt:variant>
        <vt:i4>0</vt:i4>
      </vt:variant>
      <vt:variant>
        <vt:i4>5</vt:i4>
      </vt:variant>
      <vt:variant>
        <vt:lpwstr>../Docs/R1-135257.zip</vt:lpwstr>
      </vt:variant>
      <vt:variant>
        <vt:lpwstr/>
      </vt:variant>
      <vt:variant>
        <vt:i4>5046282</vt:i4>
      </vt:variant>
      <vt:variant>
        <vt:i4>1713</vt:i4>
      </vt:variant>
      <vt:variant>
        <vt:i4>0</vt:i4>
      </vt:variant>
      <vt:variant>
        <vt:i4>5</vt:i4>
      </vt:variant>
      <vt:variant>
        <vt:lpwstr>../Docs/R1-135190.zip</vt:lpwstr>
      </vt:variant>
      <vt:variant>
        <vt:lpwstr/>
      </vt:variant>
      <vt:variant>
        <vt:i4>4259843</vt:i4>
      </vt:variant>
      <vt:variant>
        <vt:i4>1710</vt:i4>
      </vt:variant>
      <vt:variant>
        <vt:i4>0</vt:i4>
      </vt:variant>
      <vt:variant>
        <vt:i4>5</vt:i4>
      </vt:variant>
      <vt:variant>
        <vt:lpwstr>../Docs/R1-135058.zip</vt:lpwstr>
      </vt:variant>
      <vt:variant>
        <vt:lpwstr/>
      </vt:variant>
      <vt:variant>
        <vt:i4>4521999</vt:i4>
      </vt:variant>
      <vt:variant>
        <vt:i4>1707</vt:i4>
      </vt:variant>
      <vt:variant>
        <vt:i4>0</vt:i4>
      </vt:variant>
      <vt:variant>
        <vt:i4>5</vt:i4>
      </vt:variant>
      <vt:variant>
        <vt:lpwstr>../Docs/R1-135014.zip</vt:lpwstr>
      </vt:variant>
      <vt:variant>
        <vt:lpwstr/>
      </vt:variant>
      <vt:variant>
        <vt:i4>4587525</vt:i4>
      </vt:variant>
      <vt:variant>
        <vt:i4>1704</vt:i4>
      </vt:variant>
      <vt:variant>
        <vt:i4>0</vt:i4>
      </vt:variant>
      <vt:variant>
        <vt:i4>5</vt:i4>
      </vt:variant>
      <vt:variant>
        <vt:lpwstr>../Docs/R1-135729.zip</vt:lpwstr>
      </vt:variant>
      <vt:variant>
        <vt:lpwstr/>
      </vt:variant>
      <vt:variant>
        <vt:i4>4325379</vt:i4>
      </vt:variant>
      <vt:variant>
        <vt:i4>1701</vt:i4>
      </vt:variant>
      <vt:variant>
        <vt:i4>0</vt:i4>
      </vt:variant>
      <vt:variant>
        <vt:i4>5</vt:i4>
      </vt:variant>
      <vt:variant>
        <vt:lpwstr>../Docs/R1-135961.zip</vt:lpwstr>
      </vt:variant>
      <vt:variant>
        <vt:lpwstr/>
      </vt:variant>
      <vt:variant>
        <vt:i4>4587524</vt:i4>
      </vt:variant>
      <vt:variant>
        <vt:i4>1698</vt:i4>
      </vt:variant>
      <vt:variant>
        <vt:i4>0</vt:i4>
      </vt:variant>
      <vt:variant>
        <vt:i4>5</vt:i4>
      </vt:variant>
      <vt:variant>
        <vt:lpwstr>../Docs/R1-135728.zip</vt:lpwstr>
      </vt:variant>
      <vt:variant>
        <vt:lpwstr/>
      </vt:variant>
      <vt:variant>
        <vt:i4>4587531</vt:i4>
      </vt:variant>
      <vt:variant>
        <vt:i4>1695</vt:i4>
      </vt:variant>
      <vt:variant>
        <vt:i4>0</vt:i4>
      </vt:variant>
      <vt:variant>
        <vt:i4>5</vt:i4>
      </vt:variant>
      <vt:variant>
        <vt:lpwstr>../Docs/R1-135727.zip</vt:lpwstr>
      </vt:variant>
      <vt:variant>
        <vt:lpwstr/>
      </vt:variant>
      <vt:variant>
        <vt:i4>4194317</vt:i4>
      </vt:variant>
      <vt:variant>
        <vt:i4>1692</vt:i4>
      </vt:variant>
      <vt:variant>
        <vt:i4>0</vt:i4>
      </vt:variant>
      <vt:variant>
        <vt:i4>5</vt:i4>
      </vt:variant>
      <vt:variant>
        <vt:lpwstr>../Docs/R1-135640.zip</vt:lpwstr>
      </vt:variant>
      <vt:variant>
        <vt:lpwstr/>
      </vt:variant>
      <vt:variant>
        <vt:i4>4325391</vt:i4>
      </vt:variant>
      <vt:variant>
        <vt:i4>1689</vt:i4>
      </vt:variant>
      <vt:variant>
        <vt:i4>0</vt:i4>
      </vt:variant>
      <vt:variant>
        <vt:i4>5</vt:i4>
      </vt:variant>
      <vt:variant>
        <vt:lpwstr>../Docs/R1-135561.zip</vt:lpwstr>
      </vt:variant>
      <vt:variant>
        <vt:lpwstr/>
      </vt:variant>
      <vt:variant>
        <vt:i4>4456457</vt:i4>
      </vt:variant>
      <vt:variant>
        <vt:i4>1686</vt:i4>
      </vt:variant>
      <vt:variant>
        <vt:i4>0</vt:i4>
      </vt:variant>
      <vt:variant>
        <vt:i4>5</vt:i4>
      </vt:variant>
      <vt:variant>
        <vt:lpwstr>../Docs/R1-135507.zip</vt:lpwstr>
      </vt:variant>
      <vt:variant>
        <vt:lpwstr/>
      </vt:variant>
      <vt:variant>
        <vt:i4>4259851</vt:i4>
      </vt:variant>
      <vt:variant>
        <vt:i4>1683</vt:i4>
      </vt:variant>
      <vt:variant>
        <vt:i4>0</vt:i4>
      </vt:variant>
      <vt:variant>
        <vt:i4>5</vt:i4>
      </vt:variant>
      <vt:variant>
        <vt:lpwstr>../Docs/R1-135454.zip</vt:lpwstr>
      </vt:variant>
      <vt:variant>
        <vt:lpwstr/>
      </vt:variant>
      <vt:variant>
        <vt:i4>4587535</vt:i4>
      </vt:variant>
      <vt:variant>
        <vt:i4>1680</vt:i4>
      </vt:variant>
      <vt:variant>
        <vt:i4>0</vt:i4>
      </vt:variant>
      <vt:variant>
        <vt:i4>5</vt:i4>
      </vt:variant>
      <vt:variant>
        <vt:lpwstr>../Docs/R1-135420.zip</vt:lpwstr>
      </vt:variant>
      <vt:variant>
        <vt:lpwstr/>
      </vt:variant>
      <vt:variant>
        <vt:i4>5046280</vt:i4>
      </vt:variant>
      <vt:variant>
        <vt:i4>1677</vt:i4>
      </vt:variant>
      <vt:variant>
        <vt:i4>0</vt:i4>
      </vt:variant>
      <vt:variant>
        <vt:i4>5</vt:i4>
      </vt:variant>
      <vt:variant>
        <vt:lpwstr>../Docs/R1-135390.zip</vt:lpwstr>
      </vt:variant>
      <vt:variant>
        <vt:lpwstr/>
      </vt:variant>
      <vt:variant>
        <vt:i4>4325384</vt:i4>
      </vt:variant>
      <vt:variant>
        <vt:i4>1674</vt:i4>
      </vt:variant>
      <vt:variant>
        <vt:i4>0</vt:i4>
      </vt:variant>
      <vt:variant>
        <vt:i4>5</vt:i4>
      </vt:variant>
      <vt:variant>
        <vt:lpwstr>../Docs/R1-134370.zip</vt:lpwstr>
      </vt:variant>
      <vt:variant>
        <vt:lpwstr/>
      </vt:variant>
      <vt:variant>
        <vt:i4>4980737</vt:i4>
      </vt:variant>
      <vt:variant>
        <vt:i4>1671</vt:i4>
      </vt:variant>
      <vt:variant>
        <vt:i4>0</vt:i4>
      </vt:variant>
      <vt:variant>
        <vt:i4>5</vt:i4>
      </vt:variant>
      <vt:variant>
        <vt:lpwstr>../Docs/R1-135389.zip</vt:lpwstr>
      </vt:variant>
      <vt:variant>
        <vt:lpwstr/>
      </vt:variant>
      <vt:variant>
        <vt:i4>4325389</vt:i4>
      </vt:variant>
      <vt:variant>
        <vt:i4>1668</vt:i4>
      </vt:variant>
      <vt:variant>
        <vt:i4>0</vt:i4>
      </vt:variant>
      <vt:variant>
        <vt:i4>5</vt:i4>
      </vt:variant>
      <vt:variant>
        <vt:lpwstr>../Docs/R1-135365.zip</vt:lpwstr>
      </vt:variant>
      <vt:variant>
        <vt:lpwstr/>
      </vt:variant>
      <vt:variant>
        <vt:i4>5046281</vt:i4>
      </vt:variant>
      <vt:variant>
        <vt:i4>1665</vt:i4>
      </vt:variant>
      <vt:variant>
        <vt:i4>0</vt:i4>
      </vt:variant>
      <vt:variant>
        <vt:i4>5</vt:i4>
      </vt:variant>
      <vt:variant>
        <vt:lpwstr>../Docs/R1-135290.zip</vt:lpwstr>
      </vt:variant>
      <vt:variant>
        <vt:lpwstr/>
      </vt:variant>
      <vt:variant>
        <vt:i4>4259852</vt:i4>
      </vt:variant>
      <vt:variant>
        <vt:i4>1662</vt:i4>
      </vt:variant>
      <vt:variant>
        <vt:i4>0</vt:i4>
      </vt:variant>
      <vt:variant>
        <vt:i4>5</vt:i4>
      </vt:variant>
      <vt:variant>
        <vt:lpwstr>../Docs/R1-135255.zip</vt:lpwstr>
      </vt:variant>
      <vt:variant>
        <vt:lpwstr/>
      </vt:variant>
      <vt:variant>
        <vt:i4>4194319</vt:i4>
      </vt:variant>
      <vt:variant>
        <vt:i4>1659</vt:i4>
      </vt:variant>
      <vt:variant>
        <vt:i4>0</vt:i4>
      </vt:variant>
      <vt:variant>
        <vt:i4>5</vt:i4>
      </vt:variant>
      <vt:variant>
        <vt:lpwstr>../Docs/R1-135246.zip</vt:lpwstr>
      </vt:variant>
      <vt:variant>
        <vt:lpwstr/>
      </vt:variant>
      <vt:variant>
        <vt:i4>4587522</vt:i4>
      </vt:variant>
      <vt:variant>
        <vt:i4>1656</vt:i4>
      </vt:variant>
      <vt:variant>
        <vt:i4>0</vt:i4>
      </vt:variant>
      <vt:variant>
        <vt:i4>5</vt:i4>
      </vt:variant>
      <vt:variant>
        <vt:lpwstr>../Docs/R1-135128.zip</vt:lpwstr>
      </vt:variant>
      <vt:variant>
        <vt:lpwstr/>
      </vt:variant>
      <vt:variant>
        <vt:i4>4456459</vt:i4>
      </vt:variant>
      <vt:variant>
        <vt:i4>1653</vt:i4>
      </vt:variant>
      <vt:variant>
        <vt:i4>0</vt:i4>
      </vt:variant>
      <vt:variant>
        <vt:i4>5</vt:i4>
      </vt:variant>
      <vt:variant>
        <vt:lpwstr>../Docs/R1-135101.zip</vt:lpwstr>
      </vt:variant>
      <vt:variant>
        <vt:lpwstr/>
      </vt:variant>
      <vt:variant>
        <vt:i4>4259852</vt:i4>
      </vt:variant>
      <vt:variant>
        <vt:i4>1650</vt:i4>
      </vt:variant>
      <vt:variant>
        <vt:i4>0</vt:i4>
      </vt:variant>
      <vt:variant>
        <vt:i4>5</vt:i4>
      </vt:variant>
      <vt:variant>
        <vt:lpwstr>../Docs/R1-135057.zip</vt:lpwstr>
      </vt:variant>
      <vt:variant>
        <vt:lpwstr/>
      </vt:variant>
      <vt:variant>
        <vt:i4>4521998</vt:i4>
      </vt:variant>
      <vt:variant>
        <vt:i4>1647</vt:i4>
      </vt:variant>
      <vt:variant>
        <vt:i4>0</vt:i4>
      </vt:variant>
      <vt:variant>
        <vt:i4>5</vt:i4>
      </vt:variant>
      <vt:variant>
        <vt:lpwstr>../Docs/R1-136025.zip</vt:lpwstr>
      </vt:variant>
      <vt:variant>
        <vt:lpwstr/>
      </vt:variant>
      <vt:variant>
        <vt:i4>4521998</vt:i4>
      </vt:variant>
      <vt:variant>
        <vt:i4>1644</vt:i4>
      </vt:variant>
      <vt:variant>
        <vt:i4>0</vt:i4>
      </vt:variant>
      <vt:variant>
        <vt:i4>5</vt:i4>
      </vt:variant>
      <vt:variant>
        <vt:lpwstr>../Docs/R1-136025.zip</vt:lpwstr>
      </vt:variant>
      <vt:variant>
        <vt:lpwstr/>
      </vt:variant>
      <vt:variant>
        <vt:i4>4521998</vt:i4>
      </vt:variant>
      <vt:variant>
        <vt:i4>1641</vt:i4>
      </vt:variant>
      <vt:variant>
        <vt:i4>0</vt:i4>
      </vt:variant>
      <vt:variant>
        <vt:i4>5</vt:i4>
      </vt:variant>
      <vt:variant>
        <vt:lpwstr>../Docs/R1-136025.zip</vt:lpwstr>
      </vt:variant>
      <vt:variant>
        <vt:lpwstr/>
      </vt:variant>
      <vt:variant>
        <vt:i4>4325377</vt:i4>
      </vt:variant>
      <vt:variant>
        <vt:i4>1638</vt:i4>
      </vt:variant>
      <vt:variant>
        <vt:i4>0</vt:i4>
      </vt:variant>
      <vt:variant>
        <vt:i4>5</vt:i4>
      </vt:variant>
      <vt:variant>
        <vt:lpwstr>../Docs/R1-135963.zip</vt:lpwstr>
      </vt:variant>
      <vt:variant>
        <vt:lpwstr/>
      </vt:variant>
      <vt:variant>
        <vt:i4>4325382</vt:i4>
      </vt:variant>
      <vt:variant>
        <vt:i4>1635</vt:i4>
      </vt:variant>
      <vt:variant>
        <vt:i4>0</vt:i4>
      </vt:variant>
      <vt:variant>
        <vt:i4>5</vt:i4>
      </vt:variant>
      <vt:variant>
        <vt:lpwstr>../Docs/R1-135964.zip</vt:lpwstr>
      </vt:variant>
      <vt:variant>
        <vt:lpwstr/>
      </vt:variant>
      <vt:variant>
        <vt:i4>4325383</vt:i4>
      </vt:variant>
      <vt:variant>
        <vt:i4>1632</vt:i4>
      </vt:variant>
      <vt:variant>
        <vt:i4>0</vt:i4>
      </vt:variant>
      <vt:variant>
        <vt:i4>5</vt:i4>
      </vt:variant>
      <vt:variant>
        <vt:lpwstr>../Docs/R1-135965.zip</vt:lpwstr>
      </vt:variant>
      <vt:variant>
        <vt:lpwstr/>
      </vt:variant>
      <vt:variant>
        <vt:i4>4980738</vt:i4>
      </vt:variant>
      <vt:variant>
        <vt:i4>1629</vt:i4>
      </vt:variant>
      <vt:variant>
        <vt:i4>0</vt:i4>
      </vt:variant>
      <vt:variant>
        <vt:i4>5</vt:i4>
      </vt:variant>
      <vt:variant>
        <vt:lpwstr>../Docs/R1-135188.zip</vt:lpwstr>
      </vt:variant>
      <vt:variant>
        <vt:lpwstr/>
      </vt:variant>
      <vt:variant>
        <vt:i4>4259851</vt:i4>
      </vt:variant>
      <vt:variant>
        <vt:i4>1626</vt:i4>
      </vt:variant>
      <vt:variant>
        <vt:i4>0</vt:i4>
      </vt:variant>
      <vt:variant>
        <vt:i4>5</vt:i4>
      </vt:variant>
      <vt:variant>
        <vt:lpwstr>../Docs/R1-135151.zip</vt:lpwstr>
      </vt:variant>
      <vt:variant>
        <vt:lpwstr/>
      </vt:variant>
      <vt:variant>
        <vt:i4>4521992</vt:i4>
      </vt:variant>
      <vt:variant>
        <vt:i4>1623</vt:i4>
      </vt:variant>
      <vt:variant>
        <vt:i4>0</vt:i4>
      </vt:variant>
      <vt:variant>
        <vt:i4>5</vt:i4>
      </vt:variant>
      <vt:variant>
        <vt:lpwstr>../Docs/R1-135013.zip</vt:lpwstr>
      </vt:variant>
      <vt:variant>
        <vt:lpwstr/>
      </vt:variant>
      <vt:variant>
        <vt:i4>4325378</vt:i4>
      </vt:variant>
      <vt:variant>
        <vt:i4>1620</vt:i4>
      </vt:variant>
      <vt:variant>
        <vt:i4>0</vt:i4>
      </vt:variant>
      <vt:variant>
        <vt:i4>5</vt:i4>
      </vt:variant>
      <vt:variant>
        <vt:lpwstr>../Docs/R1-135960.zip</vt:lpwstr>
      </vt:variant>
      <vt:variant>
        <vt:lpwstr/>
      </vt:variant>
      <vt:variant>
        <vt:i4>4325390</vt:i4>
      </vt:variant>
      <vt:variant>
        <vt:i4>1617</vt:i4>
      </vt:variant>
      <vt:variant>
        <vt:i4>0</vt:i4>
      </vt:variant>
      <vt:variant>
        <vt:i4>5</vt:i4>
      </vt:variant>
      <vt:variant>
        <vt:lpwstr>../Docs/R1-135560.zip</vt:lpwstr>
      </vt:variant>
      <vt:variant>
        <vt:lpwstr/>
      </vt:variant>
      <vt:variant>
        <vt:i4>4456456</vt:i4>
      </vt:variant>
      <vt:variant>
        <vt:i4>1614</vt:i4>
      </vt:variant>
      <vt:variant>
        <vt:i4>0</vt:i4>
      </vt:variant>
      <vt:variant>
        <vt:i4>5</vt:i4>
      </vt:variant>
      <vt:variant>
        <vt:lpwstr>../Docs/R1-135506.zip</vt:lpwstr>
      </vt:variant>
      <vt:variant>
        <vt:lpwstr/>
      </vt:variant>
      <vt:variant>
        <vt:i4>4980736</vt:i4>
      </vt:variant>
      <vt:variant>
        <vt:i4>1611</vt:i4>
      </vt:variant>
      <vt:variant>
        <vt:i4>0</vt:i4>
      </vt:variant>
      <vt:variant>
        <vt:i4>5</vt:i4>
      </vt:variant>
      <vt:variant>
        <vt:lpwstr>../Docs/R1-135289.zip</vt:lpwstr>
      </vt:variant>
      <vt:variant>
        <vt:lpwstr/>
      </vt:variant>
      <vt:variant>
        <vt:i4>4980749</vt:i4>
      </vt:variant>
      <vt:variant>
        <vt:i4>1608</vt:i4>
      </vt:variant>
      <vt:variant>
        <vt:i4>0</vt:i4>
      </vt:variant>
      <vt:variant>
        <vt:i4>5</vt:i4>
      </vt:variant>
      <vt:variant>
        <vt:lpwstr>../Docs/R1-135187.zip</vt:lpwstr>
      </vt:variant>
      <vt:variant>
        <vt:lpwstr/>
      </vt:variant>
      <vt:variant>
        <vt:i4>4456458</vt:i4>
      </vt:variant>
      <vt:variant>
        <vt:i4>1605</vt:i4>
      </vt:variant>
      <vt:variant>
        <vt:i4>0</vt:i4>
      </vt:variant>
      <vt:variant>
        <vt:i4>5</vt:i4>
      </vt:variant>
      <vt:variant>
        <vt:lpwstr>../Docs/R1-135100.zip</vt:lpwstr>
      </vt:variant>
      <vt:variant>
        <vt:lpwstr/>
      </vt:variant>
      <vt:variant>
        <vt:i4>4259853</vt:i4>
      </vt:variant>
      <vt:variant>
        <vt:i4>1602</vt:i4>
      </vt:variant>
      <vt:variant>
        <vt:i4>0</vt:i4>
      </vt:variant>
      <vt:variant>
        <vt:i4>5</vt:i4>
      </vt:variant>
      <vt:variant>
        <vt:lpwstr>../Docs/R1-135056.zip</vt:lpwstr>
      </vt:variant>
      <vt:variant>
        <vt:lpwstr/>
      </vt:variant>
      <vt:variant>
        <vt:i4>4653060</vt:i4>
      </vt:variant>
      <vt:variant>
        <vt:i4>1599</vt:i4>
      </vt:variant>
      <vt:variant>
        <vt:i4>0</vt:i4>
      </vt:variant>
      <vt:variant>
        <vt:i4>5</vt:i4>
      </vt:variant>
      <vt:variant>
        <vt:lpwstr>../Docs/R1-135639.zip</vt:lpwstr>
      </vt:variant>
      <vt:variant>
        <vt:lpwstr/>
      </vt:variant>
      <vt:variant>
        <vt:i4>4653067</vt:i4>
      </vt:variant>
      <vt:variant>
        <vt:i4>1596</vt:i4>
      </vt:variant>
      <vt:variant>
        <vt:i4>0</vt:i4>
      </vt:variant>
      <vt:variant>
        <vt:i4>5</vt:i4>
      </vt:variant>
      <vt:variant>
        <vt:lpwstr>../Docs/R1-135535.zip</vt:lpwstr>
      </vt:variant>
      <vt:variant>
        <vt:lpwstr/>
      </vt:variant>
      <vt:variant>
        <vt:i4>4456462</vt:i4>
      </vt:variant>
      <vt:variant>
        <vt:i4>1593</vt:i4>
      </vt:variant>
      <vt:variant>
        <vt:i4>0</vt:i4>
      </vt:variant>
      <vt:variant>
        <vt:i4>5</vt:i4>
      </vt:variant>
      <vt:variant>
        <vt:lpwstr>../Docs/R1-135500.zip</vt:lpwstr>
      </vt:variant>
      <vt:variant>
        <vt:lpwstr/>
      </vt:variant>
      <vt:variant>
        <vt:i4>4259852</vt:i4>
      </vt:variant>
      <vt:variant>
        <vt:i4>1590</vt:i4>
      </vt:variant>
      <vt:variant>
        <vt:i4>0</vt:i4>
      </vt:variant>
      <vt:variant>
        <vt:i4>5</vt:i4>
      </vt:variant>
      <vt:variant>
        <vt:lpwstr>../Docs/R1-135453.zip</vt:lpwstr>
      </vt:variant>
      <vt:variant>
        <vt:lpwstr/>
      </vt:variant>
      <vt:variant>
        <vt:i4>4194315</vt:i4>
      </vt:variant>
      <vt:variant>
        <vt:i4>1587</vt:i4>
      </vt:variant>
      <vt:variant>
        <vt:i4>0</vt:i4>
      </vt:variant>
      <vt:variant>
        <vt:i4>5</vt:i4>
      </vt:variant>
      <vt:variant>
        <vt:lpwstr>../Docs/R1-135444.zip</vt:lpwstr>
      </vt:variant>
      <vt:variant>
        <vt:lpwstr/>
      </vt:variant>
      <vt:variant>
        <vt:i4>4980736</vt:i4>
      </vt:variant>
      <vt:variant>
        <vt:i4>1584</vt:i4>
      </vt:variant>
      <vt:variant>
        <vt:i4>0</vt:i4>
      </vt:variant>
      <vt:variant>
        <vt:i4>5</vt:i4>
      </vt:variant>
      <vt:variant>
        <vt:lpwstr>../Docs/R1-135388.zip</vt:lpwstr>
      </vt:variant>
      <vt:variant>
        <vt:lpwstr/>
      </vt:variant>
      <vt:variant>
        <vt:i4>4325391</vt:i4>
      </vt:variant>
      <vt:variant>
        <vt:i4>1581</vt:i4>
      </vt:variant>
      <vt:variant>
        <vt:i4>0</vt:i4>
      </vt:variant>
      <vt:variant>
        <vt:i4>5</vt:i4>
      </vt:variant>
      <vt:variant>
        <vt:lpwstr>../Docs/R1-135367.zip</vt:lpwstr>
      </vt:variant>
      <vt:variant>
        <vt:lpwstr/>
      </vt:variant>
      <vt:variant>
        <vt:i4>4653056</vt:i4>
      </vt:variant>
      <vt:variant>
        <vt:i4>1578</vt:i4>
      </vt:variant>
      <vt:variant>
        <vt:i4>0</vt:i4>
      </vt:variant>
      <vt:variant>
        <vt:i4>5</vt:i4>
      </vt:variant>
      <vt:variant>
        <vt:lpwstr>../Docs/R1-135338.zip</vt:lpwstr>
      </vt:variant>
      <vt:variant>
        <vt:lpwstr/>
      </vt:variant>
      <vt:variant>
        <vt:i4>4653071</vt:i4>
      </vt:variant>
      <vt:variant>
        <vt:i4>1575</vt:i4>
      </vt:variant>
      <vt:variant>
        <vt:i4>0</vt:i4>
      </vt:variant>
      <vt:variant>
        <vt:i4>5</vt:i4>
      </vt:variant>
      <vt:variant>
        <vt:lpwstr>../Docs/R1-135337.zip</vt:lpwstr>
      </vt:variant>
      <vt:variant>
        <vt:lpwstr/>
      </vt:variant>
      <vt:variant>
        <vt:i4>4980737</vt:i4>
      </vt:variant>
      <vt:variant>
        <vt:i4>1572</vt:i4>
      </vt:variant>
      <vt:variant>
        <vt:i4>0</vt:i4>
      </vt:variant>
      <vt:variant>
        <vt:i4>5</vt:i4>
      </vt:variant>
      <vt:variant>
        <vt:lpwstr>../Docs/R1-135288.zip</vt:lpwstr>
      </vt:variant>
      <vt:variant>
        <vt:lpwstr/>
      </vt:variant>
      <vt:variant>
        <vt:i4>4194316</vt:i4>
      </vt:variant>
      <vt:variant>
        <vt:i4>1569</vt:i4>
      </vt:variant>
      <vt:variant>
        <vt:i4>0</vt:i4>
      </vt:variant>
      <vt:variant>
        <vt:i4>5</vt:i4>
      </vt:variant>
      <vt:variant>
        <vt:lpwstr>../Docs/R1-135245.zip</vt:lpwstr>
      </vt:variant>
      <vt:variant>
        <vt:lpwstr/>
      </vt:variant>
      <vt:variant>
        <vt:i4>4980748</vt:i4>
      </vt:variant>
      <vt:variant>
        <vt:i4>1566</vt:i4>
      </vt:variant>
      <vt:variant>
        <vt:i4>0</vt:i4>
      </vt:variant>
      <vt:variant>
        <vt:i4>5</vt:i4>
      </vt:variant>
      <vt:variant>
        <vt:lpwstr>../Docs/R1-135186.zip</vt:lpwstr>
      </vt:variant>
      <vt:variant>
        <vt:lpwstr/>
      </vt:variant>
      <vt:variant>
        <vt:i4>4259850</vt:i4>
      </vt:variant>
      <vt:variant>
        <vt:i4>1563</vt:i4>
      </vt:variant>
      <vt:variant>
        <vt:i4>0</vt:i4>
      </vt:variant>
      <vt:variant>
        <vt:i4>5</vt:i4>
      </vt:variant>
      <vt:variant>
        <vt:lpwstr>../Docs/R1-135150.zip</vt:lpwstr>
      </vt:variant>
      <vt:variant>
        <vt:lpwstr/>
      </vt:variant>
      <vt:variant>
        <vt:i4>5046274</vt:i4>
      </vt:variant>
      <vt:variant>
        <vt:i4>1560</vt:i4>
      </vt:variant>
      <vt:variant>
        <vt:i4>0</vt:i4>
      </vt:variant>
      <vt:variant>
        <vt:i4>5</vt:i4>
      </vt:variant>
      <vt:variant>
        <vt:lpwstr>../Docs/R1-135099.zip</vt:lpwstr>
      </vt:variant>
      <vt:variant>
        <vt:lpwstr/>
      </vt:variant>
      <vt:variant>
        <vt:i4>4259854</vt:i4>
      </vt:variant>
      <vt:variant>
        <vt:i4>1557</vt:i4>
      </vt:variant>
      <vt:variant>
        <vt:i4>0</vt:i4>
      </vt:variant>
      <vt:variant>
        <vt:i4>5</vt:i4>
      </vt:variant>
      <vt:variant>
        <vt:lpwstr>../Docs/R1-135055.zip</vt:lpwstr>
      </vt:variant>
      <vt:variant>
        <vt:lpwstr/>
      </vt:variant>
      <vt:variant>
        <vt:i4>4521993</vt:i4>
      </vt:variant>
      <vt:variant>
        <vt:i4>1554</vt:i4>
      </vt:variant>
      <vt:variant>
        <vt:i4>0</vt:i4>
      </vt:variant>
      <vt:variant>
        <vt:i4>5</vt:i4>
      </vt:variant>
      <vt:variant>
        <vt:lpwstr>../Docs/R1-135012.zip</vt:lpwstr>
      </vt:variant>
      <vt:variant>
        <vt:lpwstr/>
      </vt:variant>
      <vt:variant>
        <vt:i4>4259846</vt:i4>
      </vt:variant>
      <vt:variant>
        <vt:i4>1551</vt:i4>
      </vt:variant>
      <vt:variant>
        <vt:i4>0</vt:i4>
      </vt:variant>
      <vt:variant>
        <vt:i4>5</vt:i4>
      </vt:variant>
      <vt:variant>
        <vt:lpwstr>../Docs/R1-135954.zip</vt:lpwstr>
      </vt:variant>
      <vt:variant>
        <vt:lpwstr/>
      </vt:variant>
      <vt:variant>
        <vt:i4>4259855</vt:i4>
      </vt:variant>
      <vt:variant>
        <vt:i4>1548</vt:i4>
      </vt:variant>
      <vt:variant>
        <vt:i4>0</vt:i4>
      </vt:variant>
      <vt:variant>
        <vt:i4>5</vt:i4>
      </vt:variant>
      <vt:variant>
        <vt:lpwstr>../Docs/R1-135054.zip</vt:lpwstr>
      </vt:variant>
      <vt:variant>
        <vt:lpwstr/>
      </vt:variant>
      <vt:variant>
        <vt:i4>4194304</vt:i4>
      </vt:variant>
      <vt:variant>
        <vt:i4>1545</vt:i4>
      </vt:variant>
      <vt:variant>
        <vt:i4>0</vt:i4>
      </vt:variant>
      <vt:variant>
        <vt:i4>5</vt:i4>
      </vt:variant>
      <vt:variant>
        <vt:lpwstr>../Docs/R1-135942.zip</vt:lpwstr>
      </vt:variant>
      <vt:variant>
        <vt:lpwstr/>
      </vt:variant>
      <vt:variant>
        <vt:i4>4325380</vt:i4>
      </vt:variant>
      <vt:variant>
        <vt:i4>1542</vt:i4>
      </vt:variant>
      <vt:variant>
        <vt:i4>0</vt:i4>
      </vt:variant>
      <vt:variant>
        <vt:i4>5</vt:i4>
      </vt:variant>
      <vt:variant>
        <vt:lpwstr>../Docs/R1-135966.zip</vt:lpwstr>
      </vt:variant>
      <vt:variant>
        <vt:lpwstr/>
      </vt:variant>
      <vt:variant>
        <vt:i4>4259846</vt:i4>
      </vt:variant>
      <vt:variant>
        <vt:i4>1539</vt:i4>
      </vt:variant>
      <vt:variant>
        <vt:i4>0</vt:i4>
      </vt:variant>
      <vt:variant>
        <vt:i4>5</vt:i4>
      </vt:variant>
      <vt:variant>
        <vt:lpwstr>../Docs/R1-135558.zip</vt:lpwstr>
      </vt:variant>
      <vt:variant>
        <vt:lpwstr/>
      </vt:variant>
      <vt:variant>
        <vt:i4>5046278</vt:i4>
      </vt:variant>
      <vt:variant>
        <vt:i4>1536</vt:i4>
      </vt:variant>
      <vt:variant>
        <vt:i4>0</vt:i4>
      </vt:variant>
      <vt:variant>
        <vt:i4>5</vt:i4>
      </vt:variant>
      <vt:variant>
        <vt:lpwstr>../Docs/R1-135499.zip</vt:lpwstr>
      </vt:variant>
      <vt:variant>
        <vt:lpwstr/>
      </vt:variant>
      <vt:variant>
        <vt:i4>4980751</vt:i4>
      </vt:variant>
      <vt:variant>
        <vt:i4>1533</vt:i4>
      </vt:variant>
      <vt:variant>
        <vt:i4>0</vt:i4>
      </vt:variant>
      <vt:variant>
        <vt:i4>5</vt:i4>
      </vt:variant>
      <vt:variant>
        <vt:lpwstr>../Docs/R1-135286.zip</vt:lpwstr>
      </vt:variant>
      <vt:variant>
        <vt:lpwstr/>
      </vt:variant>
      <vt:variant>
        <vt:i4>4194317</vt:i4>
      </vt:variant>
      <vt:variant>
        <vt:i4>1530</vt:i4>
      </vt:variant>
      <vt:variant>
        <vt:i4>0</vt:i4>
      </vt:variant>
      <vt:variant>
        <vt:i4>5</vt:i4>
      </vt:variant>
      <vt:variant>
        <vt:lpwstr>../Docs/R1-135244.zip</vt:lpwstr>
      </vt:variant>
      <vt:variant>
        <vt:lpwstr/>
      </vt:variant>
      <vt:variant>
        <vt:i4>4259849</vt:i4>
      </vt:variant>
      <vt:variant>
        <vt:i4>1527</vt:i4>
      </vt:variant>
      <vt:variant>
        <vt:i4>0</vt:i4>
      </vt:variant>
      <vt:variant>
        <vt:i4>5</vt:i4>
      </vt:variant>
      <vt:variant>
        <vt:lpwstr>../Docs/R1-135052.zip</vt:lpwstr>
      </vt:variant>
      <vt:variant>
        <vt:lpwstr/>
      </vt:variant>
      <vt:variant>
        <vt:i4>4521989</vt:i4>
      </vt:variant>
      <vt:variant>
        <vt:i4>1524</vt:i4>
      </vt:variant>
      <vt:variant>
        <vt:i4>0</vt:i4>
      </vt:variant>
      <vt:variant>
        <vt:i4>5</vt:i4>
      </vt:variant>
      <vt:variant>
        <vt:lpwstr>../Docs/R1-135816.zip</vt:lpwstr>
      </vt:variant>
      <vt:variant>
        <vt:lpwstr/>
      </vt:variant>
      <vt:variant>
        <vt:i4>4653061</vt:i4>
      </vt:variant>
      <vt:variant>
        <vt:i4>1521</vt:i4>
      </vt:variant>
      <vt:variant>
        <vt:i4>0</vt:i4>
      </vt:variant>
      <vt:variant>
        <vt:i4>5</vt:i4>
      </vt:variant>
      <vt:variant>
        <vt:lpwstr>../Docs/R1-135638.zip</vt:lpwstr>
      </vt:variant>
      <vt:variant>
        <vt:lpwstr/>
      </vt:variant>
      <vt:variant>
        <vt:i4>4521995</vt:i4>
      </vt:variant>
      <vt:variant>
        <vt:i4>1518</vt:i4>
      </vt:variant>
      <vt:variant>
        <vt:i4>0</vt:i4>
      </vt:variant>
      <vt:variant>
        <vt:i4>5</vt:i4>
      </vt:variant>
      <vt:variant>
        <vt:lpwstr>../Docs/R1-135616.zip</vt:lpwstr>
      </vt:variant>
      <vt:variant>
        <vt:lpwstr/>
      </vt:variant>
      <vt:variant>
        <vt:i4>5046278</vt:i4>
      </vt:variant>
      <vt:variant>
        <vt:i4>1515</vt:i4>
      </vt:variant>
      <vt:variant>
        <vt:i4>0</vt:i4>
      </vt:variant>
      <vt:variant>
        <vt:i4>5</vt:i4>
      </vt:variant>
      <vt:variant>
        <vt:lpwstr>../Docs/R1-135598.zip</vt:lpwstr>
      </vt:variant>
      <vt:variant>
        <vt:lpwstr/>
      </vt:variant>
      <vt:variant>
        <vt:i4>4259847</vt:i4>
      </vt:variant>
      <vt:variant>
        <vt:i4>1512</vt:i4>
      </vt:variant>
      <vt:variant>
        <vt:i4>0</vt:i4>
      </vt:variant>
      <vt:variant>
        <vt:i4>5</vt:i4>
      </vt:variant>
      <vt:variant>
        <vt:lpwstr>../Docs/R1-135559.zip</vt:lpwstr>
      </vt:variant>
      <vt:variant>
        <vt:lpwstr/>
      </vt:variant>
      <vt:variant>
        <vt:i4>5046278</vt:i4>
      </vt:variant>
      <vt:variant>
        <vt:i4>1509</vt:i4>
      </vt:variant>
      <vt:variant>
        <vt:i4>0</vt:i4>
      </vt:variant>
      <vt:variant>
        <vt:i4>5</vt:i4>
      </vt:variant>
      <vt:variant>
        <vt:lpwstr>../Docs/R1-135499.zip</vt:lpwstr>
      </vt:variant>
      <vt:variant>
        <vt:lpwstr/>
      </vt:variant>
      <vt:variant>
        <vt:i4>4259853</vt:i4>
      </vt:variant>
      <vt:variant>
        <vt:i4>1506</vt:i4>
      </vt:variant>
      <vt:variant>
        <vt:i4>0</vt:i4>
      </vt:variant>
      <vt:variant>
        <vt:i4>5</vt:i4>
      </vt:variant>
      <vt:variant>
        <vt:lpwstr>../Docs/R1-135452.zip</vt:lpwstr>
      </vt:variant>
      <vt:variant>
        <vt:lpwstr/>
      </vt:variant>
      <vt:variant>
        <vt:i4>4521990</vt:i4>
      </vt:variant>
      <vt:variant>
        <vt:i4>1503</vt:i4>
      </vt:variant>
      <vt:variant>
        <vt:i4>0</vt:i4>
      </vt:variant>
      <vt:variant>
        <vt:i4>5</vt:i4>
      </vt:variant>
      <vt:variant>
        <vt:lpwstr>../Docs/R1-135419.zip</vt:lpwstr>
      </vt:variant>
      <vt:variant>
        <vt:lpwstr/>
      </vt:variant>
      <vt:variant>
        <vt:i4>4980751</vt:i4>
      </vt:variant>
      <vt:variant>
        <vt:i4>1500</vt:i4>
      </vt:variant>
      <vt:variant>
        <vt:i4>0</vt:i4>
      </vt:variant>
      <vt:variant>
        <vt:i4>5</vt:i4>
      </vt:variant>
      <vt:variant>
        <vt:lpwstr>../Docs/R1-135387.zip</vt:lpwstr>
      </vt:variant>
      <vt:variant>
        <vt:lpwstr/>
      </vt:variant>
      <vt:variant>
        <vt:i4>4325388</vt:i4>
      </vt:variant>
      <vt:variant>
        <vt:i4>1497</vt:i4>
      </vt:variant>
      <vt:variant>
        <vt:i4>0</vt:i4>
      </vt:variant>
      <vt:variant>
        <vt:i4>5</vt:i4>
      </vt:variant>
      <vt:variant>
        <vt:lpwstr>../Docs/R1-135364.zip</vt:lpwstr>
      </vt:variant>
      <vt:variant>
        <vt:lpwstr/>
      </vt:variant>
      <vt:variant>
        <vt:i4>4653070</vt:i4>
      </vt:variant>
      <vt:variant>
        <vt:i4>1494</vt:i4>
      </vt:variant>
      <vt:variant>
        <vt:i4>0</vt:i4>
      </vt:variant>
      <vt:variant>
        <vt:i4>5</vt:i4>
      </vt:variant>
      <vt:variant>
        <vt:lpwstr>../Docs/R1-135336.zip</vt:lpwstr>
      </vt:variant>
      <vt:variant>
        <vt:lpwstr/>
      </vt:variant>
      <vt:variant>
        <vt:i4>4194317</vt:i4>
      </vt:variant>
      <vt:variant>
        <vt:i4>1491</vt:i4>
      </vt:variant>
      <vt:variant>
        <vt:i4>0</vt:i4>
      </vt:variant>
      <vt:variant>
        <vt:i4>5</vt:i4>
      </vt:variant>
      <vt:variant>
        <vt:lpwstr>../Docs/R1-135244.zip</vt:lpwstr>
      </vt:variant>
      <vt:variant>
        <vt:lpwstr/>
      </vt:variant>
      <vt:variant>
        <vt:i4>4194307</vt:i4>
      </vt:variant>
      <vt:variant>
        <vt:i4>1488</vt:i4>
      </vt:variant>
      <vt:variant>
        <vt:i4>0</vt:i4>
      </vt:variant>
      <vt:variant>
        <vt:i4>5</vt:i4>
      </vt:variant>
      <vt:variant>
        <vt:lpwstr>../Docs/R1-135149.zip</vt:lpwstr>
      </vt:variant>
      <vt:variant>
        <vt:lpwstr/>
      </vt:variant>
      <vt:variant>
        <vt:i4>4521991</vt:i4>
      </vt:variant>
      <vt:variant>
        <vt:i4>1485</vt:i4>
      </vt:variant>
      <vt:variant>
        <vt:i4>0</vt:i4>
      </vt:variant>
      <vt:variant>
        <vt:i4>5</vt:i4>
      </vt:variant>
      <vt:variant>
        <vt:lpwstr>../Docs/R1-135814.zip</vt:lpwstr>
      </vt:variant>
      <vt:variant>
        <vt:lpwstr/>
      </vt:variant>
      <vt:variant>
        <vt:i4>5046275</vt:i4>
      </vt:variant>
      <vt:variant>
        <vt:i4>1482</vt:i4>
      </vt:variant>
      <vt:variant>
        <vt:i4>0</vt:i4>
      </vt:variant>
      <vt:variant>
        <vt:i4>5</vt:i4>
      </vt:variant>
      <vt:variant>
        <vt:lpwstr>../Docs/R1-135098.zip</vt:lpwstr>
      </vt:variant>
      <vt:variant>
        <vt:lpwstr/>
      </vt:variant>
      <vt:variant>
        <vt:i4>4521994</vt:i4>
      </vt:variant>
      <vt:variant>
        <vt:i4>1479</vt:i4>
      </vt:variant>
      <vt:variant>
        <vt:i4>0</vt:i4>
      </vt:variant>
      <vt:variant>
        <vt:i4>5</vt:i4>
      </vt:variant>
      <vt:variant>
        <vt:lpwstr>../Docs/R1-135011.zip</vt:lpwstr>
      </vt:variant>
      <vt:variant>
        <vt:lpwstr/>
      </vt:variant>
      <vt:variant>
        <vt:i4>4980750</vt:i4>
      </vt:variant>
      <vt:variant>
        <vt:i4>1476</vt:i4>
      </vt:variant>
      <vt:variant>
        <vt:i4>0</vt:i4>
      </vt:variant>
      <vt:variant>
        <vt:i4>5</vt:i4>
      </vt:variant>
      <vt:variant>
        <vt:lpwstr>../Docs/R1-135287.zip</vt:lpwstr>
      </vt:variant>
      <vt:variant>
        <vt:lpwstr/>
      </vt:variant>
      <vt:variant>
        <vt:i4>4980751</vt:i4>
      </vt:variant>
      <vt:variant>
        <vt:i4>1473</vt:i4>
      </vt:variant>
      <vt:variant>
        <vt:i4>0</vt:i4>
      </vt:variant>
      <vt:variant>
        <vt:i4>5</vt:i4>
      </vt:variant>
      <vt:variant>
        <vt:lpwstr>../Docs/R1-135185.zip</vt:lpwstr>
      </vt:variant>
      <vt:variant>
        <vt:lpwstr/>
      </vt:variant>
      <vt:variant>
        <vt:i4>4259849</vt:i4>
      </vt:variant>
      <vt:variant>
        <vt:i4>1470</vt:i4>
      </vt:variant>
      <vt:variant>
        <vt:i4>0</vt:i4>
      </vt:variant>
      <vt:variant>
        <vt:i4>5</vt:i4>
      </vt:variant>
      <vt:variant>
        <vt:lpwstr>../Docs/R1-135052.zip</vt:lpwstr>
      </vt:variant>
      <vt:variant>
        <vt:lpwstr/>
      </vt:variant>
      <vt:variant>
        <vt:i4>4521989</vt:i4>
      </vt:variant>
      <vt:variant>
        <vt:i4>1467</vt:i4>
      </vt:variant>
      <vt:variant>
        <vt:i4>0</vt:i4>
      </vt:variant>
      <vt:variant>
        <vt:i4>5</vt:i4>
      </vt:variant>
      <vt:variant>
        <vt:lpwstr>../Docs/R1-135816.zip</vt:lpwstr>
      </vt:variant>
      <vt:variant>
        <vt:lpwstr/>
      </vt:variant>
      <vt:variant>
        <vt:i4>4259848</vt:i4>
      </vt:variant>
      <vt:variant>
        <vt:i4>1464</vt:i4>
      </vt:variant>
      <vt:variant>
        <vt:i4>0</vt:i4>
      </vt:variant>
      <vt:variant>
        <vt:i4>5</vt:i4>
      </vt:variant>
      <vt:variant>
        <vt:lpwstr>../Docs/R1-135053.zip</vt:lpwstr>
      </vt:variant>
      <vt:variant>
        <vt:lpwstr/>
      </vt:variant>
      <vt:variant>
        <vt:i4>4653061</vt:i4>
      </vt:variant>
      <vt:variant>
        <vt:i4>1461</vt:i4>
      </vt:variant>
      <vt:variant>
        <vt:i4>0</vt:i4>
      </vt:variant>
      <vt:variant>
        <vt:i4>5</vt:i4>
      </vt:variant>
      <vt:variant>
        <vt:lpwstr>../Docs/R1-135638.zip</vt:lpwstr>
      </vt:variant>
      <vt:variant>
        <vt:lpwstr/>
      </vt:variant>
      <vt:variant>
        <vt:i4>5046278</vt:i4>
      </vt:variant>
      <vt:variant>
        <vt:i4>1458</vt:i4>
      </vt:variant>
      <vt:variant>
        <vt:i4>0</vt:i4>
      </vt:variant>
      <vt:variant>
        <vt:i4>5</vt:i4>
      </vt:variant>
      <vt:variant>
        <vt:lpwstr>../Docs/R1-135598.zip</vt:lpwstr>
      </vt:variant>
      <vt:variant>
        <vt:lpwstr/>
      </vt:variant>
      <vt:variant>
        <vt:i4>5046278</vt:i4>
      </vt:variant>
      <vt:variant>
        <vt:i4>1455</vt:i4>
      </vt:variant>
      <vt:variant>
        <vt:i4>0</vt:i4>
      </vt:variant>
      <vt:variant>
        <vt:i4>5</vt:i4>
      </vt:variant>
      <vt:variant>
        <vt:lpwstr>../Docs/R1-135499.zip</vt:lpwstr>
      </vt:variant>
      <vt:variant>
        <vt:lpwstr/>
      </vt:variant>
      <vt:variant>
        <vt:i4>4521999</vt:i4>
      </vt:variant>
      <vt:variant>
        <vt:i4>1452</vt:i4>
      </vt:variant>
      <vt:variant>
        <vt:i4>0</vt:i4>
      </vt:variant>
      <vt:variant>
        <vt:i4>5</vt:i4>
      </vt:variant>
      <vt:variant>
        <vt:lpwstr>../Docs/R1-135410.zip</vt:lpwstr>
      </vt:variant>
      <vt:variant>
        <vt:lpwstr/>
      </vt:variant>
      <vt:variant>
        <vt:i4>4653069</vt:i4>
      </vt:variant>
      <vt:variant>
        <vt:i4>1449</vt:i4>
      </vt:variant>
      <vt:variant>
        <vt:i4>0</vt:i4>
      </vt:variant>
      <vt:variant>
        <vt:i4>5</vt:i4>
      </vt:variant>
      <vt:variant>
        <vt:lpwstr>../Docs/R1-135335.zip</vt:lpwstr>
      </vt:variant>
      <vt:variant>
        <vt:lpwstr/>
      </vt:variant>
      <vt:variant>
        <vt:i4>4653068</vt:i4>
      </vt:variant>
      <vt:variant>
        <vt:i4>1446</vt:i4>
      </vt:variant>
      <vt:variant>
        <vt:i4>0</vt:i4>
      </vt:variant>
      <vt:variant>
        <vt:i4>5</vt:i4>
      </vt:variant>
      <vt:variant>
        <vt:lpwstr>../Docs/R1-135334.zip</vt:lpwstr>
      </vt:variant>
      <vt:variant>
        <vt:lpwstr/>
      </vt:variant>
      <vt:variant>
        <vt:i4>4980751</vt:i4>
      </vt:variant>
      <vt:variant>
        <vt:i4>1443</vt:i4>
      </vt:variant>
      <vt:variant>
        <vt:i4>0</vt:i4>
      </vt:variant>
      <vt:variant>
        <vt:i4>5</vt:i4>
      </vt:variant>
      <vt:variant>
        <vt:lpwstr>../Docs/R1-135286.zip</vt:lpwstr>
      </vt:variant>
      <vt:variant>
        <vt:lpwstr/>
      </vt:variant>
      <vt:variant>
        <vt:i4>4194307</vt:i4>
      </vt:variant>
      <vt:variant>
        <vt:i4>1440</vt:i4>
      </vt:variant>
      <vt:variant>
        <vt:i4>0</vt:i4>
      </vt:variant>
      <vt:variant>
        <vt:i4>5</vt:i4>
      </vt:variant>
      <vt:variant>
        <vt:lpwstr>../Docs/R1-135149.zip</vt:lpwstr>
      </vt:variant>
      <vt:variant>
        <vt:lpwstr/>
      </vt:variant>
      <vt:variant>
        <vt:i4>4521991</vt:i4>
      </vt:variant>
      <vt:variant>
        <vt:i4>1437</vt:i4>
      </vt:variant>
      <vt:variant>
        <vt:i4>0</vt:i4>
      </vt:variant>
      <vt:variant>
        <vt:i4>5</vt:i4>
      </vt:variant>
      <vt:variant>
        <vt:lpwstr>../Docs/R1-135814.zip</vt:lpwstr>
      </vt:variant>
      <vt:variant>
        <vt:lpwstr/>
      </vt:variant>
      <vt:variant>
        <vt:i4>5046275</vt:i4>
      </vt:variant>
      <vt:variant>
        <vt:i4>1434</vt:i4>
      </vt:variant>
      <vt:variant>
        <vt:i4>0</vt:i4>
      </vt:variant>
      <vt:variant>
        <vt:i4>5</vt:i4>
      </vt:variant>
      <vt:variant>
        <vt:lpwstr>../Docs/R1-135098.zip</vt:lpwstr>
      </vt:variant>
      <vt:variant>
        <vt:lpwstr/>
      </vt:variant>
      <vt:variant>
        <vt:i4>4259849</vt:i4>
      </vt:variant>
      <vt:variant>
        <vt:i4>1431</vt:i4>
      </vt:variant>
      <vt:variant>
        <vt:i4>0</vt:i4>
      </vt:variant>
      <vt:variant>
        <vt:i4>5</vt:i4>
      </vt:variant>
      <vt:variant>
        <vt:lpwstr>../Docs/R1-135052.zip</vt:lpwstr>
      </vt:variant>
      <vt:variant>
        <vt:lpwstr/>
      </vt:variant>
      <vt:variant>
        <vt:i4>4521989</vt:i4>
      </vt:variant>
      <vt:variant>
        <vt:i4>1428</vt:i4>
      </vt:variant>
      <vt:variant>
        <vt:i4>0</vt:i4>
      </vt:variant>
      <vt:variant>
        <vt:i4>5</vt:i4>
      </vt:variant>
      <vt:variant>
        <vt:lpwstr>../Docs/R1-135816.zip</vt:lpwstr>
      </vt:variant>
      <vt:variant>
        <vt:lpwstr/>
      </vt:variant>
      <vt:variant>
        <vt:i4>4259846</vt:i4>
      </vt:variant>
      <vt:variant>
        <vt:i4>1425</vt:i4>
      </vt:variant>
      <vt:variant>
        <vt:i4>0</vt:i4>
      </vt:variant>
      <vt:variant>
        <vt:i4>5</vt:i4>
      </vt:variant>
      <vt:variant>
        <vt:lpwstr>../Docs/R1-135558.zip</vt:lpwstr>
      </vt:variant>
      <vt:variant>
        <vt:lpwstr/>
      </vt:variant>
      <vt:variant>
        <vt:i4>4259853</vt:i4>
      </vt:variant>
      <vt:variant>
        <vt:i4>1422</vt:i4>
      </vt:variant>
      <vt:variant>
        <vt:i4>0</vt:i4>
      </vt:variant>
      <vt:variant>
        <vt:i4>5</vt:i4>
      </vt:variant>
      <vt:variant>
        <vt:lpwstr>../Docs/R1-135452.zip</vt:lpwstr>
      </vt:variant>
      <vt:variant>
        <vt:lpwstr/>
      </vt:variant>
      <vt:variant>
        <vt:i4>4521995</vt:i4>
      </vt:variant>
      <vt:variant>
        <vt:i4>1419</vt:i4>
      </vt:variant>
      <vt:variant>
        <vt:i4>0</vt:i4>
      </vt:variant>
      <vt:variant>
        <vt:i4>5</vt:i4>
      </vt:variant>
      <vt:variant>
        <vt:lpwstr>../Docs/R1-135010.zip</vt:lpwstr>
      </vt:variant>
      <vt:variant>
        <vt:lpwstr/>
      </vt:variant>
      <vt:variant>
        <vt:i4>4325378</vt:i4>
      </vt:variant>
      <vt:variant>
        <vt:i4>1416</vt:i4>
      </vt:variant>
      <vt:variant>
        <vt:i4>0</vt:i4>
      </vt:variant>
      <vt:variant>
        <vt:i4>5</vt:i4>
      </vt:variant>
      <vt:variant>
        <vt:lpwstr>../Docs/R1-135960.zip</vt:lpwstr>
      </vt:variant>
      <vt:variant>
        <vt:lpwstr/>
      </vt:variant>
      <vt:variant>
        <vt:i4>4521987</vt:i4>
      </vt:variant>
      <vt:variant>
        <vt:i4>1413</vt:i4>
      </vt:variant>
      <vt:variant>
        <vt:i4>0</vt:i4>
      </vt:variant>
      <vt:variant>
        <vt:i4>5</vt:i4>
      </vt:variant>
      <vt:variant>
        <vt:lpwstr>../Docs/R1-136028.zip</vt:lpwstr>
      </vt:variant>
      <vt:variant>
        <vt:lpwstr/>
      </vt:variant>
      <vt:variant>
        <vt:i4>2424837</vt:i4>
      </vt:variant>
      <vt:variant>
        <vt:i4>1410</vt:i4>
      </vt:variant>
      <vt:variant>
        <vt:i4>0</vt:i4>
      </vt:variant>
      <vt:variant>
        <vt:i4>5</vt:i4>
      </vt:variant>
      <vt:variant>
        <vt:lpwstr>http://www.3gpp.org/ftp/tsg_ran/TSG_RAN/TSGR_58/Docs/RP-121772.zip</vt:lpwstr>
      </vt:variant>
      <vt:variant>
        <vt:lpwstr/>
      </vt:variant>
      <vt:variant>
        <vt:i4>4980748</vt:i4>
      </vt:variant>
      <vt:variant>
        <vt:i4>1407</vt:i4>
      </vt:variant>
      <vt:variant>
        <vt:i4>0</vt:i4>
      </vt:variant>
      <vt:variant>
        <vt:i4>5</vt:i4>
      </vt:variant>
      <vt:variant>
        <vt:lpwstr>../Docs/R1-135285.zip</vt:lpwstr>
      </vt:variant>
      <vt:variant>
        <vt:lpwstr/>
      </vt:variant>
      <vt:variant>
        <vt:i4>5046278</vt:i4>
      </vt:variant>
      <vt:variant>
        <vt:i4>1404</vt:i4>
      </vt:variant>
      <vt:variant>
        <vt:i4>0</vt:i4>
      </vt:variant>
      <vt:variant>
        <vt:i4>5</vt:i4>
      </vt:variant>
      <vt:variant>
        <vt:lpwstr>../Docs/R1-134984.zip</vt:lpwstr>
      </vt:variant>
      <vt:variant>
        <vt:lpwstr/>
      </vt:variant>
      <vt:variant>
        <vt:i4>4390927</vt:i4>
      </vt:variant>
      <vt:variant>
        <vt:i4>1401</vt:i4>
      </vt:variant>
      <vt:variant>
        <vt:i4>0</vt:i4>
      </vt:variant>
      <vt:variant>
        <vt:i4>5</vt:i4>
      </vt:variant>
      <vt:variant>
        <vt:lpwstr>../Docs/R1-135773.zip</vt:lpwstr>
      </vt:variant>
      <vt:variant>
        <vt:lpwstr/>
      </vt:variant>
      <vt:variant>
        <vt:i4>4980748</vt:i4>
      </vt:variant>
      <vt:variant>
        <vt:i4>1398</vt:i4>
      </vt:variant>
      <vt:variant>
        <vt:i4>0</vt:i4>
      </vt:variant>
      <vt:variant>
        <vt:i4>5</vt:i4>
      </vt:variant>
      <vt:variant>
        <vt:lpwstr>../Docs/R1-135285.zip</vt:lpwstr>
      </vt:variant>
      <vt:variant>
        <vt:lpwstr/>
      </vt:variant>
      <vt:variant>
        <vt:i4>4980750</vt:i4>
      </vt:variant>
      <vt:variant>
        <vt:i4>1395</vt:i4>
      </vt:variant>
      <vt:variant>
        <vt:i4>0</vt:i4>
      </vt:variant>
      <vt:variant>
        <vt:i4>5</vt:i4>
      </vt:variant>
      <vt:variant>
        <vt:lpwstr>../Docs/R1-135184.zip</vt:lpwstr>
      </vt:variant>
      <vt:variant>
        <vt:lpwstr/>
      </vt:variant>
      <vt:variant>
        <vt:i4>5046279</vt:i4>
      </vt:variant>
      <vt:variant>
        <vt:i4>1392</vt:i4>
      </vt:variant>
      <vt:variant>
        <vt:i4>0</vt:i4>
      </vt:variant>
      <vt:variant>
        <vt:i4>5</vt:i4>
      </vt:variant>
      <vt:variant>
        <vt:lpwstr>../Docs/R1-135894.zip</vt:lpwstr>
      </vt:variant>
      <vt:variant>
        <vt:lpwstr/>
      </vt:variant>
      <vt:variant>
        <vt:i4>4980750</vt:i4>
      </vt:variant>
      <vt:variant>
        <vt:i4>1359</vt:i4>
      </vt:variant>
      <vt:variant>
        <vt:i4>0</vt:i4>
      </vt:variant>
      <vt:variant>
        <vt:i4>5</vt:i4>
      </vt:variant>
      <vt:variant>
        <vt:lpwstr>../Docs/R1-135184.zip</vt:lpwstr>
      </vt:variant>
      <vt:variant>
        <vt:lpwstr/>
      </vt:variant>
      <vt:variant>
        <vt:i4>4194312</vt:i4>
      </vt:variant>
      <vt:variant>
        <vt:i4>1356</vt:i4>
      </vt:variant>
      <vt:variant>
        <vt:i4>0</vt:i4>
      </vt:variant>
      <vt:variant>
        <vt:i4>5</vt:i4>
      </vt:variant>
      <vt:variant>
        <vt:lpwstr>../Docs/R1-136073.zip</vt:lpwstr>
      </vt:variant>
      <vt:variant>
        <vt:lpwstr/>
      </vt:variant>
      <vt:variant>
        <vt:i4>4980746</vt:i4>
      </vt:variant>
      <vt:variant>
        <vt:i4>1353</vt:i4>
      </vt:variant>
      <vt:variant>
        <vt:i4>0</vt:i4>
      </vt:variant>
      <vt:variant>
        <vt:i4>5</vt:i4>
      </vt:variant>
      <vt:variant>
        <vt:lpwstr>../Docs/R1-135889.zip</vt:lpwstr>
      </vt:variant>
      <vt:variant>
        <vt:lpwstr/>
      </vt:variant>
      <vt:variant>
        <vt:i4>4194306</vt:i4>
      </vt:variant>
      <vt:variant>
        <vt:i4>1350</vt:i4>
      </vt:variant>
      <vt:variant>
        <vt:i4>0</vt:i4>
      </vt:variant>
      <vt:variant>
        <vt:i4>5</vt:i4>
      </vt:variant>
      <vt:variant>
        <vt:lpwstr>../Docs/R1-135148.zip</vt:lpwstr>
      </vt:variant>
      <vt:variant>
        <vt:lpwstr/>
      </vt:variant>
      <vt:variant>
        <vt:i4>4980747</vt:i4>
      </vt:variant>
      <vt:variant>
        <vt:i4>1347</vt:i4>
      </vt:variant>
      <vt:variant>
        <vt:i4>0</vt:i4>
      </vt:variant>
      <vt:variant>
        <vt:i4>5</vt:i4>
      </vt:variant>
      <vt:variant>
        <vt:lpwstr>../Docs/R1-135888.zip</vt:lpwstr>
      </vt:variant>
      <vt:variant>
        <vt:lpwstr/>
      </vt:variant>
      <vt:variant>
        <vt:i4>4194317</vt:i4>
      </vt:variant>
      <vt:variant>
        <vt:i4>1344</vt:i4>
      </vt:variant>
      <vt:variant>
        <vt:i4>0</vt:i4>
      </vt:variant>
      <vt:variant>
        <vt:i4>5</vt:i4>
      </vt:variant>
      <vt:variant>
        <vt:lpwstr>../Docs/R1-135147.zip</vt:lpwstr>
      </vt:variant>
      <vt:variant>
        <vt:lpwstr/>
      </vt:variant>
      <vt:variant>
        <vt:i4>5046284</vt:i4>
      </vt:variant>
      <vt:variant>
        <vt:i4>1341</vt:i4>
      </vt:variant>
      <vt:variant>
        <vt:i4>0</vt:i4>
      </vt:variant>
      <vt:variant>
        <vt:i4>5</vt:i4>
      </vt:variant>
      <vt:variant>
        <vt:lpwstr>../Docs/R1-135097.zip</vt:lpwstr>
      </vt:variant>
      <vt:variant>
        <vt:lpwstr/>
      </vt:variant>
      <vt:variant>
        <vt:i4>4980745</vt:i4>
      </vt:variant>
      <vt:variant>
        <vt:i4>1338</vt:i4>
      </vt:variant>
      <vt:variant>
        <vt:i4>0</vt:i4>
      </vt:variant>
      <vt:variant>
        <vt:i4>5</vt:i4>
      </vt:variant>
      <vt:variant>
        <vt:lpwstr>../Docs/R1-135183.zip</vt:lpwstr>
      </vt:variant>
      <vt:variant>
        <vt:lpwstr/>
      </vt:variant>
      <vt:variant>
        <vt:i4>4194319</vt:i4>
      </vt:variant>
      <vt:variant>
        <vt:i4>1335</vt:i4>
      </vt:variant>
      <vt:variant>
        <vt:i4>0</vt:i4>
      </vt:variant>
      <vt:variant>
        <vt:i4>5</vt:i4>
      </vt:variant>
      <vt:variant>
        <vt:lpwstr>../Docs/R1-136074.zip</vt:lpwstr>
      </vt:variant>
      <vt:variant>
        <vt:lpwstr/>
      </vt:variant>
      <vt:variant>
        <vt:i4>4194317</vt:i4>
      </vt:variant>
      <vt:variant>
        <vt:i4>1332</vt:i4>
      </vt:variant>
      <vt:variant>
        <vt:i4>0</vt:i4>
      </vt:variant>
      <vt:variant>
        <vt:i4>5</vt:i4>
      </vt:variant>
      <vt:variant>
        <vt:lpwstr>../Docs/R1-136076.zip</vt:lpwstr>
      </vt:variant>
      <vt:variant>
        <vt:lpwstr/>
      </vt:variant>
      <vt:variant>
        <vt:i4>4521996</vt:i4>
      </vt:variant>
      <vt:variant>
        <vt:i4>1329</vt:i4>
      </vt:variant>
      <vt:variant>
        <vt:i4>0</vt:i4>
      </vt:variant>
      <vt:variant>
        <vt:i4>5</vt:i4>
      </vt:variant>
      <vt:variant>
        <vt:lpwstr>../Docs/R1-135611.zip</vt:lpwstr>
      </vt:variant>
      <vt:variant>
        <vt:lpwstr/>
      </vt:variant>
      <vt:variant>
        <vt:i4>4194318</vt:i4>
      </vt:variant>
      <vt:variant>
        <vt:i4>1326</vt:i4>
      </vt:variant>
      <vt:variant>
        <vt:i4>0</vt:i4>
      </vt:variant>
      <vt:variant>
        <vt:i4>5</vt:i4>
      </vt:variant>
      <vt:variant>
        <vt:lpwstr>../Docs/R1-136075.zip</vt:lpwstr>
      </vt:variant>
      <vt:variant>
        <vt:lpwstr/>
      </vt:variant>
      <vt:variant>
        <vt:i4>4194319</vt:i4>
      </vt:variant>
      <vt:variant>
        <vt:i4>1323</vt:i4>
      </vt:variant>
      <vt:variant>
        <vt:i4>0</vt:i4>
      </vt:variant>
      <vt:variant>
        <vt:i4>5</vt:i4>
      </vt:variant>
      <vt:variant>
        <vt:lpwstr>../Docs/R1-136074.zip</vt:lpwstr>
      </vt:variant>
      <vt:variant>
        <vt:lpwstr/>
      </vt:variant>
      <vt:variant>
        <vt:i4>4521996</vt:i4>
      </vt:variant>
      <vt:variant>
        <vt:i4>1320</vt:i4>
      </vt:variant>
      <vt:variant>
        <vt:i4>0</vt:i4>
      </vt:variant>
      <vt:variant>
        <vt:i4>5</vt:i4>
      </vt:variant>
      <vt:variant>
        <vt:lpwstr>../Docs/R1-135611.zip</vt:lpwstr>
      </vt:variant>
      <vt:variant>
        <vt:lpwstr/>
      </vt:variant>
      <vt:variant>
        <vt:i4>4521996</vt:i4>
      </vt:variant>
      <vt:variant>
        <vt:i4>1317</vt:i4>
      </vt:variant>
      <vt:variant>
        <vt:i4>0</vt:i4>
      </vt:variant>
      <vt:variant>
        <vt:i4>5</vt:i4>
      </vt:variant>
      <vt:variant>
        <vt:lpwstr>../Docs/R1-135611.zip</vt:lpwstr>
      </vt:variant>
      <vt:variant>
        <vt:lpwstr/>
      </vt:variant>
      <vt:variant>
        <vt:i4>4390923</vt:i4>
      </vt:variant>
      <vt:variant>
        <vt:i4>1314</vt:i4>
      </vt:variant>
      <vt:variant>
        <vt:i4>0</vt:i4>
      </vt:variant>
      <vt:variant>
        <vt:i4>5</vt:i4>
      </vt:variant>
      <vt:variant>
        <vt:lpwstr>../Docs/R1-135272.zip</vt:lpwstr>
      </vt:variant>
      <vt:variant>
        <vt:lpwstr/>
      </vt:variant>
      <vt:variant>
        <vt:i4>4521995</vt:i4>
      </vt:variant>
      <vt:variant>
        <vt:i4>1311</vt:i4>
      </vt:variant>
      <vt:variant>
        <vt:i4>0</vt:i4>
      </vt:variant>
      <vt:variant>
        <vt:i4>5</vt:i4>
      </vt:variant>
      <vt:variant>
        <vt:lpwstr>../Docs/R1-135818.zip</vt:lpwstr>
      </vt:variant>
      <vt:variant>
        <vt:lpwstr/>
      </vt:variant>
      <vt:variant>
        <vt:i4>4521996</vt:i4>
      </vt:variant>
      <vt:variant>
        <vt:i4>1308</vt:i4>
      </vt:variant>
      <vt:variant>
        <vt:i4>0</vt:i4>
      </vt:variant>
      <vt:variant>
        <vt:i4>5</vt:i4>
      </vt:variant>
      <vt:variant>
        <vt:lpwstr>../Docs/R1-135611.zip</vt:lpwstr>
      </vt:variant>
      <vt:variant>
        <vt:lpwstr/>
      </vt:variant>
      <vt:variant>
        <vt:i4>4325383</vt:i4>
      </vt:variant>
      <vt:variant>
        <vt:i4>1305</vt:i4>
      </vt:variant>
      <vt:variant>
        <vt:i4>0</vt:i4>
      </vt:variant>
      <vt:variant>
        <vt:i4>5</vt:i4>
      </vt:variant>
      <vt:variant>
        <vt:lpwstr>../Docs/R1-135864.zip</vt:lpwstr>
      </vt:variant>
      <vt:variant>
        <vt:lpwstr/>
      </vt:variant>
      <vt:variant>
        <vt:i4>4325390</vt:i4>
      </vt:variant>
      <vt:variant>
        <vt:i4>1302</vt:i4>
      </vt:variant>
      <vt:variant>
        <vt:i4>0</vt:i4>
      </vt:variant>
      <vt:variant>
        <vt:i4>5</vt:i4>
      </vt:variant>
      <vt:variant>
        <vt:lpwstr>../Docs/R1-135762.zip</vt:lpwstr>
      </vt:variant>
      <vt:variant>
        <vt:lpwstr/>
      </vt:variant>
      <vt:variant>
        <vt:i4>4587528</vt:i4>
      </vt:variant>
      <vt:variant>
        <vt:i4>1299</vt:i4>
      </vt:variant>
      <vt:variant>
        <vt:i4>0</vt:i4>
      </vt:variant>
      <vt:variant>
        <vt:i4>5</vt:i4>
      </vt:variant>
      <vt:variant>
        <vt:lpwstr>../Docs/R1-135724.zip</vt:lpwstr>
      </vt:variant>
      <vt:variant>
        <vt:lpwstr/>
      </vt:variant>
      <vt:variant>
        <vt:i4>4259843</vt:i4>
      </vt:variant>
      <vt:variant>
        <vt:i4>1296</vt:i4>
      </vt:variant>
      <vt:variant>
        <vt:i4>0</vt:i4>
      </vt:variant>
      <vt:variant>
        <vt:i4>5</vt:i4>
      </vt:variant>
      <vt:variant>
        <vt:lpwstr>../Docs/R1-135850.zip</vt:lpwstr>
      </vt:variant>
      <vt:variant>
        <vt:lpwstr/>
      </vt:variant>
      <vt:variant>
        <vt:i4>4259850</vt:i4>
      </vt:variant>
      <vt:variant>
        <vt:i4>1293</vt:i4>
      </vt:variant>
      <vt:variant>
        <vt:i4>0</vt:i4>
      </vt:variant>
      <vt:variant>
        <vt:i4>5</vt:i4>
      </vt:variant>
      <vt:variant>
        <vt:lpwstr>../Docs/R1-135051.zip</vt:lpwstr>
      </vt:variant>
      <vt:variant>
        <vt:lpwstr/>
      </vt:variant>
      <vt:variant>
        <vt:i4>4259851</vt:i4>
      </vt:variant>
      <vt:variant>
        <vt:i4>1290</vt:i4>
      </vt:variant>
      <vt:variant>
        <vt:i4>0</vt:i4>
      </vt:variant>
      <vt:variant>
        <vt:i4>5</vt:i4>
      </vt:variant>
      <vt:variant>
        <vt:lpwstr>../Docs/R1-135050.zip</vt:lpwstr>
      </vt:variant>
      <vt:variant>
        <vt:lpwstr/>
      </vt:variant>
      <vt:variant>
        <vt:i4>6946838</vt:i4>
      </vt:variant>
      <vt:variant>
        <vt:i4>1287</vt:i4>
      </vt:variant>
      <vt:variant>
        <vt:i4>0</vt:i4>
      </vt:variant>
      <vt:variant>
        <vt:i4>5</vt:i4>
      </vt:variant>
      <vt:variant>
        <vt:lpwstr>http://ftp.3gpp.org/tsg_ran/TSG_RAN/TSGR_61/Docs/RP-131386.zip</vt:lpwstr>
      </vt:variant>
      <vt:variant>
        <vt:lpwstr/>
      </vt:variant>
      <vt:variant>
        <vt:i4>4259844</vt:i4>
      </vt:variant>
      <vt:variant>
        <vt:i4>1284</vt:i4>
      </vt:variant>
      <vt:variant>
        <vt:i4>0</vt:i4>
      </vt:variant>
      <vt:variant>
        <vt:i4>5</vt:i4>
      </vt:variant>
      <vt:variant>
        <vt:lpwstr>../Docs/R1-135857.zip</vt:lpwstr>
      </vt:variant>
      <vt:variant>
        <vt:lpwstr/>
      </vt:variant>
      <vt:variant>
        <vt:i4>4325376</vt:i4>
      </vt:variant>
      <vt:variant>
        <vt:i4>1281</vt:i4>
      </vt:variant>
      <vt:variant>
        <vt:i4>0</vt:i4>
      </vt:variant>
      <vt:variant>
        <vt:i4>5</vt:i4>
      </vt:variant>
      <vt:variant>
        <vt:lpwstr>../Docs/R1-135863.zip</vt:lpwstr>
      </vt:variant>
      <vt:variant>
        <vt:lpwstr/>
      </vt:variant>
      <vt:variant>
        <vt:i4>4456457</vt:i4>
      </vt:variant>
      <vt:variant>
        <vt:i4>1278</vt:i4>
      </vt:variant>
      <vt:variant>
        <vt:i4>0</vt:i4>
      </vt:variant>
      <vt:variant>
        <vt:i4>5</vt:i4>
      </vt:variant>
      <vt:variant>
        <vt:lpwstr>../Docs/R1-135705.zip</vt:lpwstr>
      </vt:variant>
      <vt:variant>
        <vt:lpwstr/>
      </vt:variant>
      <vt:variant>
        <vt:i4>4456456</vt:i4>
      </vt:variant>
      <vt:variant>
        <vt:i4>1275</vt:i4>
      </vt:variant>
      <vt:variant>
        <vt:i4>0</vt:i4>
      </vt:variant>
      <vt:variant>
        <vt:i4>5</vt:i4>
      </vt:variant>
      <vt:variant>
        <vt:lpwstr>../Docs/R1-135704.zip</vt:lpwstr>
      </vt:variant>
      <vt:variant>
        <vt:lpwstr/>
      </vt:variant>
      <vt:variant>
        <vt:i4>4325382</vt:i4>
      </vt:variant>
      <vt:variant>
        <vt:i4>1272</vt:i4>
      </vt:variant>
      <vt:variant>
        <vt:i4>0</vt:i4>
      </vt:variant>
      <vt:variant>
        <vt:i4>5</vt:i4>
      </vt:variant>
      <vt:variant>
        <vt:lpwstr>../Docs/R1-135865.zip</vt:lpwstr>
      </vt:variant>
      <vt:variant>
        <vt:lpwstr/>
      </vt:variant>
      <vt:variant>
        <vt:i4>4456456</vt:i4>
      </vt:variant>
      <vt:variant>
        <vt:i4>1269</vt:i4>
      </vt:variant>
      <vt:variant>
        <vt:i4>0</vt:i4>
      </vt:variant>
      <vt:variant>
        <vt:i4>5</vt:i4>
      </vt:variant>
      <vt:variant>
        <vt:lpwstr>../Docs/R1-135704.zip</vt:lpwstr>
      </vt:variant>
      <vt:variant>
        <vt:lpwstr/>
      </vt:variant>
      <vt:variant>
        <vt:i4>4456463</vt:i4>
      </vt:variant>
      <vt:variant>
        <vt:i4>1266</vt:i4>
      </vt:variant>
      <vt:variant>
        <vt:i4>0</vt:i4>
      </vt:variant>
      <vt:variant>
        <vt:i4>5</vt:i4>
      </vt:variant>
      <vt:variant>
        <vt:lpwstr>../Docs/R1-135703.zip</vt:lpwstr>
      </vt:variant>
      <vt:variant>
        <vt:lpwstr/>
      </vt:variant>
      <vt:variant>
        <vt:i4>4456462</vt:i4>
      </vt:variant>
      <vt:variant>
        <vt:i4>1263</vt:i4>
      </vt:variant>
      <vt:variant>
        <vt:i4>0</vt:i4>
      </vt:variant>
      <vt:variant>
        <vt:i4>5</vt:i4>
      </vt:variant>
      <vt:variant>
        <vt:lpwstr>../Docs/R1-135702.zip</vt:lpwstr>
      </vt:variant>
      <vt:variant>
        <vt:lpwstr/>
      </vt:variant>
      <vt:variant>
        <vt:i4>4325377</vt:i4>
      </vt:variant>
      <vt:variant>
        <vt:i4>1260</vt:i4>
      </vt:variant>
      <vt:variant>
        <vt:i4>0</vt:i4>
      </vt:variant>
      <vt:variant>
        <vt:i4>5</vt:i4>
      </vt:variant>
      <vt:variant>
        <vt:lpwstr>../Docs/R1-135862.zip</vt:lpwstr>
      </vt:variant>
      <vt:variant>
        <vt:lpwstr/>
      </vt:variant>
      <vt:variant>
        <vt:i4>4456462</vt:i4>
      </vt:variant>
      <vt:variant>
        <vt:i4>1257</vt:i4>
      </vt:variant>
      <vt:variant>
        <vt:i4>0</vt:i4>
      </vt:variant>
      <vt:variant>
        <vt:i4>5</vt:i4>
      </vt:variant>
      <vt:variant>
        <vt:lpwstr>../Docs/R1-135702.zip</vt:lpwstr>
      </vt:variant>
      <vt:variant>
        <vt:lpwstr/>
      </vt:variant>
      <vt:variant>
        <vt:i4>4456461</vt:i4>
      </vt:variant>
      <vt:variant>
        <vt:i4>1254</vt:i4>
      </vt:variant>
      <vt:variant>
        <vt:i4>0</vt:i4>
      </vt:variant>
      <vt:variant>
        <vt:i4>5</vt:i4>
      </vt:variant>
      <vt:variant>
        <vt:lpwstr>../Docs/R1-135701.zip</vt:lpwstr>
      </vt:variant>
      <vt:variant>
        <vt:lpwstr/>
      </vt:variant>
      <vt:variant>
        <vt:i4>4587528</vt:i4>
      </vt:variant>
      <vt:variant>
        <vt:i4>1251</vt:i4>
      </vt:variant>
      <vt:variant>
        <vt:i4>0</vt:i4>
      </vt:variant>
      <vt:variant>
        <vt:i4>5</vt:i4>
      </vt:variant>
      <vt:variant>
        <vt:lpwstr>../Docs/R1-135625.zip</vt:lpwstr>
      </vt:variant>
      <vt:variant>
        <vt:lpwstr/>
      </vt:variant>
      <vt:variant>
        <vt:i4>4587529</vt:i4>
      </vt:variant>
      <vt:variant>
        <vt:i4>1248</vt:i4>
      </vt:variant>
      <vt:variant>
        <vt:i4>0</vt:i4>
      </vt:variant>
      <vt:variant>
        <vt:i4>5</vt:i4>
      </vt:variant>
      <vt:variant>
        <vt:lpwstr>../Docs/R1-135624.zip</vt:lpwstr>
      </vt:variant>
      <vt:variant>
        <vt:lpwstr/>
      </vt:variant>
      <vt:variant>
        <vt:i4>4456460</vt:i4>
      </vt:variant>
      <vt:variant>
        <vt:i4>1245</vt:i4>
      </vt:variant>
      <vt:variant>
        <vt:i4>0</vt:i4>
      </vt:variant>
      <vt:variant>
        <vt:i4>5</vt:i4>
      </vt:variant>
      <vt:variant>
        <vt:lpwstr>../Docs/R1-135700.zip</vt:lpwstr>
      </vt:variant>
      <vt:variant>
        <vt:lpwstr/>
      </vt:variant>
      <vt:variant>
        <vt:i4>4587535</vt:i4>
      </vt:variant>
      <vt:variant>
        <vt:i4>1242</vt:i4>
      </vt:variant>
      <vt:variant>
        <vt:i4>0</vt:i4>
      </vt:variant>
      <vt:variant>
        <vt:i4>5</vt:i4>
      </vt:variant>
      <vt:variant>
        <vt:lpwstr>../Docs/R1-135723.zip</vt:lpwstr>
      </vt:variant>
      <vt:variant>
        <vt:lpwstr/>
      </vt:variant>
      <vt:variant>
        <vt:i4>4325378</vt:i4>
      </vt:variant>
      <vt:variant>
        <vt:i4>1239</vt:i4>
      </vt:variant>
      <vt:variant>
        <vt:i4>0</vt:i4>
      </vt:variant>
      <vt:variant>
        <vt:i4>5</vt:i4>
      </vt:variant>
      <vt:variant>
        <vt:lpwstr>../Docs/R1-135861.zip</vt:lpwstr>
      </vt:variant>
      <vt:variant>
        <vt:lpwstr/>
      </vt:variant>
      <vt:variant>
        <vt:i4>4521995</vt:i4>
      </vt:variant>
      <vt:variant>
        <vt:i4>1236</vt:i4>
      </vt:variant>
      <vt:variant>
        <vt:i4>0</vt:i4>
      </vt:variant>
      <vt:variant>
        <vt:i4>5</vt:i4>
      </vt:variant>
      <vt:variant>
        <vt:lpwstr>../Docs/R1-135717.zip</vt:lpwstr>
      </vt:variant>
      <vt:variant>
        <vt:lpwstr/>
      </vt:variant>
      <vt:variant>
        <vt:i4>4587532</vt:i4>
      </vt:variant>
      <vt:variant>
        <vt:i4>1233</vt:i4>
      </vt:variant>
      <vt:variant>
        <vt:i4>0</vt:i4>
      </vt:variant>
      <vt:variant>
        <vt:i4>5</vt:i4>
      </vt:variant>
      <vt:variant>
        <vt:lpwstr>../Docs/R1-135720.zip</vt:lpwstr>
      </vt:variant>
      <vt:variant>
        <vt:lpwstr/>
      </vt:variant>
      <vt:variant>
        <vt:i4>4980742</vt:i4>
      </vt:variant>
      <vt:variant>
        <vt:i4>1230</vt:i4>
      </vt:variant>
      <vt:variant>
        <vt:i4>0</vt:i4>
      </vt:variant>
      <vt:variant>
        <vt:i4>5</vt:i4>
      </vt:variant>
      <vt:variant>
        <vt:lpwstr>../Docs/R1-135984.zip</vt:lpwstr>
      </vt:variant>
      <vt:variant>
        <vt:lpwstr/>
      </vt:variant>
      <vt:variant>
        <vt:i4>4521989</vt:i4>
      </vt:variant>
      <vt:variant>
        <vt:i4>1227</vt:i4>
      </vt:variant>
      <vt:variant>
        <vt:i4>0</vt:i4>
      </vt:variant>
      <vt:variant>
        <vt:i4>5</vt:i4>
      </vt:variant>
      <vt:variant>
        <vt:lpwstr>../Docs/R1-135719.zip</vt:lpwstr>
      </vt:variant>
      <vt:variant>
        <vt:lpwstr/>
      </vt:variant>
      <vt:variant>
        <vt:i4>5046277</vt:i4>
      </vt:variant>
      <vt:variant>
        <vt:i4>1224</vt:i4>
      </vt:variant>
      <vt:variant>
        <vt:i4>0</vt:i4>
      </vt:variant>
      <vt:variant>
        <vt:i4>5</vt:i4>
      </vt:variant>
      <vt:variant>
        <vt:lpwstr>../Docs/R1-135799.zip</vt:lpwstr>
      </vt:variant>
      <vt:variant>
        <vt:lpwstr/>
      </vt:variant>
      <vt:variant>
        <vt:i4>4259850</vt:i4>
      </vt:variant>
      <vt:variant>
        <vt:i4>1221</vt:i4>
      </vt:variant>
      <vt:variant>
        <vt:i4>0</vt:i4>
      </vt:variant>
      <vt:variant>
        <vt:i4>5</vt:i4>
      </vt:variant>
      <vt:variant>
        <vt:lpwstr>../Docs/R1-135859.zip</vt:lpwstr>
      </vt:variant>
      <vt:variant>
        <vt:lpwstr/>
      </vt:variant>
      <vt:variant>
        <vt:i4>4587534</vt:i4>
      </vt:variant>
      <vt:variant>
        <vt:i4>1218</vt:i4>
      </vt:variant>
      <vt:variant>
        <vt:i4>0</vt:i4>
      </vt:variant>
      <vt:variant>
        <vt:i4>5</vt:i4>
      </vt:variant>
      <vt:variant>
        <vt:lpwstr>../Docs/R1-135722.zip</vt:lpwstr>
      </vt:variant>
      <vt:variant>
        <vt:lpwstr/>
      </vt:variant>
      <vt:variant>
        <vt:i4>4259851</vt:i4>
      </vt:variant>
      <vt:variant>
        <vt:i4>1215</vt:i4>
      </vt:variant>
      <vt:variant>
        <vt:i4>0</vt:i4>
      </vt:variant>
      <vt:variant>
        <vt:i4>5</vt:i4>
      </vt:variant>
      <vt:variant>
        <vt:lpwstr>../Docs/R1-135858.zip</vt:lpwstr>
      </vt:variant>
      <vt:variant>
        <vt:lpwstr/>
      </vt:variant>
      <vt:variant>
        <vt:i4>4587533</vt:i4>
      </vt:variant>
      <vt:variant>
        <vt:i4>1212</vt:i4>
      </vt:variant>
      <vt:variant>
        <vt:i4>0</vt:i4>
      </vt:variant>
      <vt:variant>
        <vt:i4>5</vt:i4>
      </vt:variant>
      <vt:variant>
        <vt:lpwstr>../Docs/R1-135721.zip</vt:lpwstr>
      </vt:variant>
      <vt:variant>
        <vt:lpwstr/>
      </vt:variant>
      <vt:variant>
        <vt:i4>4521988</vt:i4>
      </vt:variant>
      <vt:variant>
        <vt:i4>1209</vt:i4>
      </vt:variant>
      <vt:variant>
        <vt:i4>0</vt:i4>
      </vt:variant>
      <vt:variant>
        <vt:i4>5</vt:i4>
      </vt:variant>
      <vt:variant>
        <vt:lpwstr>../Docs/R1-135718.zip</vt:lpwstr>
      </vt:variant>
      <vt:variant>
        <vt:lpwstr/>
      </vt:variant>
      <vt:variant>
        <vt:i4>5046276</vt:i4>
      </vt:variant>
      <vt:variant>
        <vt:i4>1206</vt:i4>
      </vt:variant>
      <vt:variant>
        <vt:i4>0</vt:i4>
      </vt:variant>
      <vt:variant>
        <vt:i4>5</vt:i4>
      </vt:variant>
      <vt:variant>
        <vt:lpwstr>../Docs/R1-135699.zip</vt:lpwstr>
      </vt:variant>
      <vt:variant>
        <vt:lpwstr/>
      </vt:variant>
      <vt:variant>
        <vt:i4>4259842</vt:i4>
      </vt:variant>
      <vt:variant>
        <vt:i4>1203</vt:i4>
      </vt:variant>
      <vt:variant>
        <vt:i4>0</vt:i4>
      </vt:variant>
      <vt:variant>
        <vt:i4>5</vt:i4>
      </vt:variant>
      <vt:variant>
        <vt:lpwstr>../Docs/R1-135851.zip</vt:lpwstr>
      </vt:variant>
      <vt:variant>
        <vt:lpwstr/>
      </vt:variant>
      <vt:variant>
        <vt:i4>4587534</vt:i4>
      </vt:variant>
      <vt:variant>
        <vt:i4>1200</vt:i4>
      </vt:variant>
      <vt:variant>
        <vt:i4>0</vt:i4>
      </vt:variant>
      <vt:variant>
        <vt:i4>5</vt:i4>
      </vt:variant>
      <vt:variant>
        <vt:lpwstr>../Docs/R1-135623.zip</vt:lpwstr>
      </vt:variant>
      <vt:variant>
        <vt:lpwstr/>
      </vt:variant>
      <vt:variant>
        <vt:i4>4259846</vt:i4>
      </vt:variant>
      <vt:variant>
        <vt:i4>1197</vt:i4>
      </vt:variant>
      <vt:variant>
        <vt:i4>0</vt:i4>
      </vt:variant>
      <vt:variant>
        <vt:i4>5</vt:i4>
      </vt:variant>
      <vt:variant>
        <vt:lpwstr>../Docs/R1-135855.zip</vt:lpwstr>
      </vt:variant>
      <vt:variant>
        <vt:lpwstr/>
      </vt:variant>
      <vt:variant>
        <vt:i4>4325388</vt:i4>
      </vt:variant>
      <vt:variant>
        <vt:i4>1194</vt:i4>
      </vt:variant>
      <vt:variant>
        <vt:i4>0</vt:i4>
      </vt:variant>
      <vt:variant>
        <vt:i4>5</vt:i4>
      </vt:variant>
      <vt:variant>
        <vt:lpwstr>../Docs/R1-135760.zip</vt:lpwstr>
      </vt:variant>
      <vt:variant>
        <vt:lpwstr/>
      </vt:variant>
      <vt:variant>
        <vt:i4>5046282</vt:i4>
      </vt:variant>
      <vt:variant>
        <vt:i4>1191</vt:i4>
      </vt:variant>
      <vt:variant>
        <vt:i4>0</vt:i4>
      </vt:variant>
      <vt:variant>
        <vt:i4>5</vt:i4>
      </vt:variant>
      <vt:variant>
        <vt:lpwstr>../Docs/R1-135697.zip</vt:lpwstr>
      </vt:variant>
      <vt:variant>
        <vt:lpwstr/>
      </vt:variant>
      <vt:variant>
        <vt:i4>4259847</vt:i4>
      </vt:variant>
      <vt:variant>
        <vt:i4>1188</vt:i4>
      </vt:variant>
      <vt:variant>
        <vt:i4>0</vt:i4>
      </vt:variant>
      <vt:variant>
        <vt:i4>5</vt:i4>
      </vt:variant>
      <vt:variant>
        <vt:lpwstr>../Docs/R1-135854.zip</vt:lpwstr>
      </vt:variant>
      <vt:variant>
        <vt:lpwstr/>
      </vt:variant>
      <vt:variant>
        <vt:i4>4259845</vt:i4>
      </vt:variant>
      <vt:variant>
        <vt:i4>1185</vt:i4>
      </vt:variant>
      <vt:variant>
        <vt:i4>0</vt:i4>
      </vt:variant>
      <vt:variant>
        <vt:i4>5</vt:i4>
      </vt:variant>
      <vt:variant>
        <vt:lpwstr>../Docs/R1-135759.zip</vt:lpwstr>
      </vt:variant>
      <vt:variant>
        <vt:lpwstr/>
      </vt:variant>
      <vt:variant>
        <vt:i4>4259844</vt:i4>
      </vt:variant>
      <vt:variant>
        <vt:i4>1182</vt:i4>
      </vt:variant>
      <vt:variant>
        <vt:i4>0</vt:i4>
      </vt:variant>
      <vt:variant>
        <vt:i4>5</vt:i4>
      </vt:variant>
      <vt:variant>
        <vt:lpwstr>../Docs/R1-135758.zip</vt:lpwstr>
      </vt:variant>
      <vt:variant>
        <vt:lpwstr/>
      </vt:variant>
      <vt:variant>
        <vt:i4>4980743</vt:i4>
      </vt:variant>
      <vt:variant>
        <vt:i4>1179</vt:i4>
      </vt:variant>
      <vt:variant>
        <vt:i4>0</vt:i4>
      </vt:variant>
      <vt:variant>
        <vt:i4>5</vt:i4>
      </vt:variant>
      <vt:variant>
        <vt:lpwstr>../Docs/R1-135985.zip</vt:lpwstr>
      </vt:variant>
      <vt:variant>
        <vt:lpwstr/>
      </vt:variant>
      <vt:variant>
        <vt:i4>4325389</vt:i4>
      </vt:variant>
      <vt:variant>
        <vt:i4>1176</vt:i4>
      </vt:variant>
      <vt:variant>
        <vt:i4>0</vt:i4>
      </vt:variant>
      <vt:variant>
        <vt:i4>5</vt:i4>
      </vt:variant>
      <vt:variant>
        <vt:lpwstr>../Docs/R1-135761.zip</vt:lpwstr>
      </vt:variant>
      <vt:variant>
        <vt:lpwstr/>
      </vt:variant>
      <vt:variant>
        <vt:i4>5046281</vt:i4>
      </vt:variant>
      <vt:variant>
        <vt:i4>1173</vt:i4>
      </vt:variant>
      <vt:variant>
        <vt:i4>0</vt:i4>
      </vt:variant>
      <vt:variant>
        <vt:i4>5</vt:i4>
      </vt:variant>
      <vt:variant>
        <vt:lpwstr>../Docs/R1-135694.zip</vt:lpwstr>
      </vt:variant>
      <vt:variant>
        <vt:lpwstr/>
      </vt:variant>
      <vt:variant>
        <vt:i4>4259840</vt:i4>
      </vt:variant>
      <vt:variant>
        <vt:i4>1170</vt:i4>
      </vt:variant>
      <vt:variant>
        <vt:i4>0</vt:i4>
      </vt:variant>
      <vt:variant>
        <vt:i4>5</vt:i4>
      </vt:variant>
      <vt:variant>
        <vt:lpwstr>../Docs/R1-135853.zip</vt:lpwstr>
      </vt:variant>
      <vt:variant>
        <vt:lpwstr/>
      </vt:variant>
      <vt:variant>
        <vt:i4>5046277</vt:i4>
      </vt:variant>
      <vt:variant>
        <vt:i4>1167</vt:i4>
      </vt:variant>
      <vt:variant>
        <vt:i4>0</vt:i4>
      </vt:variant>
      <vt:variant>
        <vt:i4>5</vt:i4>
      </vt:variant>
      <vt:variant>
        <vt:lpwstr>../Docs/R1-135698.zip</vt:lpwstr>
      </vt:variant>
      <vt:variant>
        <vt:lpwstr/>
      </vt:variant>
      <vt:variant>
        <vt:i4>5046277</vt:i4>
      </vt:variant>
      <vt:variant>
        <vt:i4>1164</vt:i4>
      </vt:variant>
      <vt:variant>
        <vt:i4>0</vt:i4>
      </vt:variant>
      <vt:variant>
        <vt:i4>5</vt:i4>
      </vt:variant>
      <vt:variant>
        <vt:lpwstr>../Docs/R1-135698.zip</vt:lpwstr>
      </vt:variant>
      <vt:variant>
        <vt:lpwstr/>
      </vt:variant>
      <vt:variant>
        <vt:i4>4259841</vt:i4>
      </vt:variant>
      <vt:variant>
        <vt:i4>1161</vt:i4>
      </vt:variant>
      <vt:variant>
        <vt:i4>0</vt:i4>
      </vt:variant>
      <vt:variant>
        <vt:i4>5</vt:i4>
      </vt:variant>
      <vt:variant>
        <vt:lpwstr>../Docs/R1-135852.zip</vt:lpwstr>
      </vt:variant>
      <vt:variant>
        <vt:lpwstr/>
      </vt:variant>
      <vt:variant>
        <vt:i4>4259850</vt:i4>
      </vt:variant>
      <vt:variant>
        <vt:i4>1158</vt:i4>
      </vt:variant>
      <vt:variant>
        <vt:i4>0</vt:i4>
      </vt:variant>
      <vt:variant>
        <vt:i4>5</vt:i4>
      </vt:variant>
      <vt:variant>
        <vt:lpwstr>../Docs/R1-135756.zip</vt:lpwstr>
      </vt:variant>
      <vt:variant>
        <vt:lpwstr/>
      </vt:variant>
      <vt:variant>
        <vt:i4>5046283</vt:i4>
      </vt:variant>
      <vt:variant>
        <vt:i4>1155</vt:i4>
      </vt:variant>
      <vt:variant>
        <vt:i4>0</vt:i4>
      </vt:variant>
      <vt:variant>
        <vt:i4>5</vt:i4>
      </vt:variant>
      <vt:variant>
        <vt:lpwstr>../Docs/R1-135696.zip</vt:lpwstr>
      </vt:variant>
      <vt:variant>
        <vt:lpwstr/>
      </vt:variant>
      <vt:variant>
        <vt:i4>4259849</vt:i4>
      </vt:variant>
      <vt:variant>
        <vt:i4>1152</vt:i4>
      </vt:variant>
      <vt:variant>
        <vt:i4>0</vt:i4>
      </vt:variant>
      <vt:variant>
        <vt:i4>5</vt:i4>
      </vt:variant>
      <vt:variant>
        <vt:lpwstr>../Docs/R1-135755.zip</vt:lpwstr>
      </vt:variant>
      <vt:variant>
        <vt:lpwstr/>
      </vt:variant>
      <vt:variant>
        <vt:i4>5046280</vt:i4>
      </vt:variant>
      <vt:variant>
        <vt:i4>1149</vt:i4>
      </vt:variant>
      <vt:variant>
        <vt:i4>0</vt:i4>
      </vt:variant>
      <vt:variant>
        <vt:i4>5</vt:i4>
      </vt:variant>
      <vt:variant>
        <vt:lpwstr>../Docs/R1-135695.zip</vt:lpwstr>
      </vt:variant>
      <vt:variant>
        <vt:lpwstr/>
      </vt:variant>
      <vt:variant>
        <vt:i4>4259845</vt:i4>
      </vt:variant>
      <vt:variant>
        <vt:i4>1146</vt:i4>
      </vt:variant>
      <vt:variant>
        <vt:i4>0</vt:i4>
      </vt:variant>
      <vt:variant>
        <vt:i4>5</vt:i4>
      </vt:variant>
      <vt:variant>
        <vt:lpwstr>../Docs/R1-135856.zip</vt:lpwstr>
      </vt:variant>
      <vt:variant>
        <vt:lpwstr/>
      </vt:variant>
      <vt:variant>
        <vt:i4>4259844</vt:i4>
      </vt:variant>
      <vt:variant>
        <vt:i4>1143</vt:i4>
      </vt:variant>
      <vt:variant>
        <vt:i4>0</vt:i4>
      </vt:variant>
      <vt:variant>
        <vt:i4>5</vt:i4>
      </vt:variant>
      <vt:variant>
        <vt:lpwstr>../Docs/R1-133738.zip</vt:lpwstr>
      </vt:variant>
      <vt:variant>
        <vt:lpwstr/>
      </vt:variant>
      <vt:variant>
        <vt:i4>4259851</vt:i4>
      </vt:variant>
      <vt:variant>
        <vt:i4>1140</vt:i4>
      </vt:variant>
      <vt:variant>
        <vt:i4>0</vt:i4>
      </vt:variant>
      <vt:variant>
        <vt:i4>5</vt:i4>
      </vt:variant>
      <vt:variant>
        <vt:lpwstr>../Docs/R1-135757.zip</vt:lpwstr>
      </vt:variant>
      <vt:variant>
        <vt:lpwstr/>
      </vt:variant>
      <vt:variant>
        <vt:i4>4980741</vt:i4>
      </vt:variant>
      <vt:variant>
        <vt:i4>1137</vt:i4>
      </vt:variant>
      <vt:variant>
        <vt:i4>0</vt:i4>
      </vt:variant>
      <vt:variant>
        <vt:i4>5</vt:i4>
      </vt:variant>
      <vt:variant>
        <vt:lpwstr>../Docs/R1-135987.zip</vt:lpwstr>
      </vt:variant>
      <vt:variant>
        <vt:lpwstr/>
      </vt:variant>
      <vt:variant>
        <vt:i4>6226016</vt:i4>
      </vt:variant>
      <vt:variant>
        <vt:i4>1134</vt:i4>
      </vt:variant>
      <vt:variant>
        <vt:i4>0</vt:i4>
      </vt:variant>
      <vt:variant>
        <vt:i4>5</vt:i4>
      </vt:variant>
      <vt:variant>
        <vt:lpwstr>http://www.3gpp.org/ftp/tsg_ran/WG2_RL2/TSGR2_81/Docs/R2-130758.zip</vt:lpwstr>
      </vt:variant>
      <vt:variant>
        <vt:lpwstr/>
      </vt:variant>
      <vt:variant>
        <vt:i4>2424838</vt:i4>
      </vt:variant>
      <vt:variant>
        <vt:i4>1131</vt:i4>
      </vt:variant>
      <vt:variant>
        <vt:i4>0</vt:i4>
      </vt:variant>
      <vt:variant>
        <vt:i4>5</vt:i4>
      </vt:variant>
      <vt:variant>
        <vt:lpwstr>http://www.3gpp.org/ftp/tsg_ran/TSG_RAN/TSGR_59/Docs/RP-130347.zip</vt:lpwstr>
      </vt:variant>
      <vt:variant>
        <vt:lpwstr/>
      </vt:variant>
      <vt:variant>
        <vt:i4>4390921</vt:i4>
      </vt:variant>
      <vt:variant>
        <vt:i4>1128</vt:i4>
      </vt:variant>
      <vt:variant>
        <vt:i4>0</vt:i4>
      </vt:variant>
      <vt:variant>
        <vt:i4>5</vt:i4>
      </vt:variant>
      <vt:variant>
        <vt:lpwstr>../Docs/R1-136042.zip</vt:lpwstr>
      </vt:variant>
      <vt:variant>
        <vt:lpwstr/>
      </vt:variant>
      <vt:variant>
        <vt:i4>4587525</vt:i4>
      </vt:variant>
      <vt:variant>
        <vt:i4>1125</vt:i4>
      </vt:variant>
      <vt:variant>
        <vt:i4>0</vt:i4>
      </vt:variant>
      <vt:variant>
        <vt:i4>5</vt:i4>
      </vt:variant>
      <vt:variant>
        <vt:lpwstr>../Docs/R1-135927.zip</vt:lpwstr>
      </vt:variant>
      <vt:variant>
        <vt:lpwstr/>
      </vt:variant>
      <vt:variant>
        <vt:i4>4390921</vt:i4>
      </vt:variant>
      <vt:variant>
        <vt:i4>1122</vt:i4>
      </vt:variant>
      <vt:variant>
        <vt:i4>0</vt:i4>
      </vt:variant>
      <vt:variant>
        <vt:i4>5</vt:i4>
      </vt:variant>
      <vt:variant>
        <vt:lpwstr>../Docs/R1-136042.zip</vt:lpwstr>
      </vt:variant>
      <vt:variant>
        <vt:lpwstr/>
      </vt:variant>
      <vt:variant>
        <vt:i4>4587525</vt:i4>
      </vt:variant>
      <vt:variant>
        <vt:i4>1119</vt:i4>
      </vt:variant>
      <vt:variant>
        <vt:i4>0</vt:i4>
      </vt:variant>
      <vt:variant>
        <vt:i4>5</vt:i4>
      </vt:variant>
      <vt:variant>
        <vt:lpwstr>../Docs/R1-135927.zip</vt:lpwstr>
      </vt:variant>
      <vt:variant>
        <vt:lpwstr/>
      </vt:variant>
      <vt:variant>
        <vt:i4>5046276</vt:i4>
      </vt:variant>
      <vt:variant>
        <vt:i4>1116</vt:i4>
      </vt:variant>
      <vt:variant>
        <vt:i4>0</vt:i4>
      </vt:variant>
      <vt:variant>
        <vt:i4>5</vt:i4>
      </vt:variant>
      <vt:variant>
        <vt:lpwstr>../Docs/R1-135798.zip</vt:lpwstr>
      </vt:variant>
      <vt:variant>
        <vt:lpwstr/>
      </vt:variant>
      <vt:variant>
        <vt:i4>4259848</vt:i4>
      </vt:variant>
      <vt:variant>
        <vt:i4>1113</vt:i4>
      </vt:variant>
      <vt:variant>
        <vt:i4>0</vt:i4>
      </vt:variant>
      <vt:variant>
        <vt:i4>5</vt:i4>
      </vt:variant>
      <vt:variant>
        <vt:lpwstr>../Docs/R1-135754.zip</vt:lpwstr>
      </vt:variant>
      <vt:variant>
        <vt:lpwstr/>
      </vt:variant>
      <vt:variant>
        <vt:i4>4521990</vt:i4>
      </vt:variant>
      <vt:variant>
        <vt:i4>1110</vt:i4>
      </vt:variant>
      <vt:variant>
        <vt:i4>0</vt:i4>
      </vt:variant>
      <vt:variant>
        <vt:i4>5</vt:i4>
      </vt:variant>
      <vt:variant>
        <vt:lpwstr>../Docs/R1-135815.zip</vt:lpwstr>
      </vt:variant>
      <vt:variant>
        <vt:lpwstr/>
      </vt:variant>
      <vt:variant>
        <vt:i4>4587530</vt:i4>
      </vt:variant>
      <vt:variant>
        <vt:i4>1107</vt:i4>
      </vt:variant>
      <vt:variant>
        <vt:i4>0</vt:i4>
      </vt:variant>
      <vt:variant>
        <vt:i4>5</vt:i4>
      </vt:variant>
      <vt:variant>
        <vt:lpwstr>../Docs/R1-135627.zip</vt:lpwstr>
      </vt:variant>
      <vt:variant>
        <vt:lpwstr/>
      </vt:variant>
      <vt:variant>
        <vt:i4>4390922</vt:i4>
      </vt:variant>
      <vt:variant>
        <vt:i4>1104</vt:i4>
      </vt:variant>
      <vt:variant>
        <vt:i4>0</vt:i4>
      </vt:variant>
      <vt:variant>
        <vt:i4>5</vt:i4>
      </vt:variant>
      <vt:variant>
        <vt:lpwstr>../Docs/R1-136041.zip</vt:lpwstr>
      </vt:variant>
      <vt:variant>
        <vt:lpwstr/>
      </vt:variant>
      <vt:variant>
        <vt:i4>4390922</vt:i4>
      </vt:variant>
      <vt:variant>
        <vt:i4>1101</vt:i4>
      </vt:variant>
      <vt:variant>
        <vt:i4>0</vt:i4>
      </vt:variant>
      <vt:variant>
        <vt:i4>5</vt:i4>
      </vt:variant>
      <vt:variant>
        <vt:lpwstr>../Docs/R1-136041.zip</vt:lpwstr>
      </vt:variant>
      <vt:variant>
        <vt:lpwstr/>
      </vt:variant>
      <vt:variant>
        <vt:i4>4325387</vt:i4>
      </vt:variant>
      <vt:variant>
        <vt:i4>1098</vt:i4>
      </vt:variant>
      <vt:variant>
        <vt:i4>0</vt:i4>
      </vt:variant>
      <vt:variant>
        <vt:i4>5</vt:i4>
      </vt:variant>
      <vt:variant>
        <vt:lpwstr>../Docs/R1-135969.zip</vt:lpwstr>
      </vt:variant>
      <vt:variant>
        <vt:lpwstr/>
      </vt:variant>
      <vt:variant>
        <vt:i4>4521988</vt:i4>
      </vt:variant>
      <vt:variant>
        <vt:i4>1095</vt:i4>
      </vt:variant>
      <vt:variant>
        <vt:i4>0</vt:i4>
      </vt:variant>
      <vt:variant>
        <vt:i4>5</vt:i4>
      </vt:variant>
      <vt:variant>
        <vt:lpwstr>../Docs/R1-135916.zip</vt:lpwstr>
      </vt:variant>
      <vt:variant>
        <vt:lpwstr/>
      </vt:variant>
      <vt:variant>
        <vt:i4>4521988</vt:i4>
      </vt:variant>
      <vt:variant>
        <vt:i4>1092</vt:i4>
      </vt:variant>
      <vt:variant>
        <vt:i4>0</vt:i4>
      </vt:variant>
      <vt:variant>
        <vt:i4>5</vt:i4>
      </vt:variant>
      <vt:variant>
        <vt:lpwstr>../Docs/R1-135916.zip</vt:lpwstr>
      </vt:variant>
      <vt:variant>
        <vt:lpwstr/>
      </vt:variant>
      <vt:variant>
        <vt:i4>4587531</vt:i4>
      </vt:variant>
      <vt:variant>
        <vt:i4>1089</vt:i4>
      </vt:variant>
      <vt:variant>
        <vt:i4>0</vt:i4>
      </vt:variant>
      <vt:variant>
        <vt:i4>5</vt:i4>
      </vt:variant>
      <vt:variant>
        <vt:lpwstr>../Docs/R1-135626.zip</vt:lpwstr>
      </vt:variant>
      <vt:variant>
        <vt:lpwstr/>
      </vt:variant>
      <vt:variant>
        <vt:i4>4325387</vt:i4>
      </vt:variant>
      <vt:variant>
        <vt:i4>1086</vt:i4>
      </vt:variant>
      <vt:variant>
        <vt:i4>0</vt:i4>
      </vt:variant>
      <vt:variant>
        <vt:i4>5</vt:i4>
      </vt:variant>
      <vt:variant>
        <vt:lpwstr>../Docs/R1-135969.zip</vt:lpwstr>
      </vt:variant>
      <vt:variant>
        <vt:lpwstr/>
      </vt:variant>
      <vt:variant>
        <vt:i4>4325387</vt:i4>
      </vt:variant>
      <vt:variant>
        <vt:i4>1083</vt:i4>
      </vt:variant>
      <vt:variant>
        <vt:i4>0</vt:i4>
      </vt:variant>
      <vt:variant>
        <vt:i4>5</vt:i4>
      </vt:variant>
      <vt:variant>
        <vt:lpwstr>../Docs/R1-135969.zip</vt:lpwstr>
      </vt:variant>
      <vt:variant>
        <vt:lpwstr/>
      </vt:variant>
      <vt:variant>
        <vt:i4>4587531</vt:i4>
      </vt:variant>
      <vt:variant>
        <vt:i4>1080</vt:i4>
      </vt:variant>
      <vt:variant>
        <vt:i4>0</vt:i4>
      </vt:variant>
      <vt:variant>
        <vt:i4>5</vt:i4>
      </vt:variant>
      <vt:variant>
        <vt:lpwstr>../Docs/R1-135626.zip</vt:lpwstr>
      </vt:variant>
      <vt:variant>
        <vt:lpwstr/>
      </vt:variant>
      <vt:variant>
        <vt:i4>4259854</vt:i4>
      </vt:variant>
      <vt:variant>
        <vt:i4>1077</vt:i4>
      </vt:variant>
      <vt:variant>
        <vt:i4>0</vt:i4>
      </vt:variant>
      <vt:variant>
        <vt:i4>5</vt:i4>
      </vt:variant>
      <vt:variant>
        <vt:lpwstr>../Docs/R1-135752.zip</vt:lpwstr>
      </vt:variant>
      <vt:variant>
        <vt:lpwstr/>
      </vt:variant>
      <vt:variant>
        <vt:i4>4259852</vt:i4>
      </vt:variant>
      <vt:variant>
        <vt:i4>1074</vt:i4>
      </vt:variant>
      <vt:variant>
        <vt:i4>0</vt:i4>
      </vt:variant>
      <vt:variant>
        <vt:i4>5</vt:i4>
      </vt:variant>
      <vt:variant>
        <vt:lpwstr>../Docs/R1-135750.zip</vt:lpwstr>
      </vt:variant>
      <vt:variant>
        <vt:lpwstr/>
      </vt:variant>
      <vt:variant>
        <vt:i4>4194309</vt:i4>
      </vt:variant>
      <vt:variant>
        <vt:i4>1071</vt:i4>
      </vt:variant>
      <vt:variant>
        <vt:i4>0</vt:i4>
      </vt:variant>
      <vt:variant>
        <vt:i4>5</vt:i4>
      </vt:variant>
      <vt:variant>
        <vt:lpwstr>../Docs/R1-135749.zip</vt:lpwstr>
      </vt:variant>
      <vt:variant>
        <vt:lpwstr/>
      </vt:variant>
      <vt:variant>
        <vt:i4>4194308</vt:i4>
      </vt:variant>
      <vt:variant>
        <vt:i4>1068</vt:i4>
      </vt:variant>
      <vt:variant>
        <vt:i4>0</vt:i4>
      </vt:variant>
      <vt:variant>
        <vt:i4>5</vt:i4>
      </vt:variant>
      <vt:variant>
        <vt:lpwstr>../Docs/R1-135748.zip</vt:lpwstr>
      </vt:variant>
      <vt:variant>
        <vt:lpwstr/>
      </vt:variant>
      <vt:variant>
        <vt:i4>4194315</vt:i4>
      </vt:variant>
      <vt:variant>
        <vt:i4>1065</vt:i4>
      </vt:variant>
      <vt:variant>
        <vt:i4>0</vt:i4>
      </vt:variant>
      <vt:variant>
        <vt:i4>5</vt:i4>
      </vt:variant>
      <vt:variant>
        <vt:lpwstr>../Docs/R1-135747.zip</vt:lpwstr>
      </vt:variant>
      <vt:variant>
        <vt:lpwstr/>
      </vt:variant>
      <vt:variant>
        <vt:i4>4194314</vt:i4>
      </vt:variant>
      <vt:variant>
        <vt:i4>1062</vt:i4>
      </vt:variant>
      <vt:variant>
        <vt:i4>0</vt:i4>
      </vt:variant>
      <vt:variant>
        <vt:i4>5</vt:i4>
      </vt:variant>
      <vt:variant>
        <vt:lpwstr>../Docs/R1-135746.zip</vt:lpwstr>
      </vt:variant>
      <vt:variant>
        <vt:lpwstr/>
      </vt:variant>
      <vt:variant>
        <vt:i4>4587530</vt:i4>
      </vt:variant>
      <vt:variant>
        <vt:i4>1059</vt:i4>
      </vt:variant>
      <vt:variant>
        <vt:i4>0</vt:i4>
      </vt:variant>
      <vt:variant>
        <vt:i4>5</vt:i4>
      </vt:variant>
      <vt:variant>
        <vt:lpwstr>../Docs/R1-135726.zip</vt:lpwstr>
      </vt:variant>
      <vt:variant>
        <vt:lpwstr/>
      </vt:variant>
      <vt:variant>
        <vt:i4>4587529</vt:i4>
      </vt:variant>
      <vt:variant>
        <vt:i4>1056</vt:i4>
      </vt:variant>
      <vt:variant>
        <vt:i4>0</vt:i4>
      </vt:variant>
      <vt:variant>
        <vt:i4>5</vt:i4>
      </vt:variant>
      <vt:variant>
        <vt:lpwstr>../Docs/R1-135725.zip</vt:lpwstr>
      </vt:variant>
      <vt:variant>
        <vt:lpwstr/>
      </vt:variant>
      <vt:variant>
        <vt:i4>5046283</vt:i4>
      </vt:variant>
      <vt:variant>
        <vt:i4>1053</vt:i4>
      </vt:variant>
      <vt:variant>
        <vt:i4>0</vt:i4>
      </vt:variant>
      <vt:variant>
        <vt:i4>5</vt:i4>
      </vt:variant>
      <vt:variant>
        <vt:lpwstr>../Docs/R1-135797.zip</vt:lpwstr>
      </vt:variant>
      <vt:variant>
        <vt:lpwstr/>
      </vt:variant>
      <vt:variant>
        <vt:i4>4390923</vt:i4>
      </vt:variant>
      <vt:variant>
        <vt:i4>1050</vt:i4>
      </vt:variant>
      <vt:variant>
        <vt:i4>0</vt:i4>
      </vt:variant>
      <vt:variant>
        <vt:i4>5</vt:i4>
      </vt:variant>
      <vt:variant>
        <vt:lpwstr>../Docs/R1-136040.zip</vt:lpwstr>
      </vt:variant>
      <vt:variant>
        <vt:lpwstr/>
      </vt:variant>
      <vt:variant>
        <vt:i4>4390923</vt:i4>
      </vt:variant>
      <vt:variant>
        <vt:i4>1047</vt:i4>
      </vt:variant>
      <vt:variant>
        <vt:i4>0</vt:i4>
      </vt:variant>
      <vt:variant>
        <vt:i4>5</vt:i4>
      </vt:variant>
      <vt:variant>
        <vt:lpwstr>../Docs/R1-136040.zip</vt:lpwstr>
      </vt:variant>
      <vt:variant>
        <vt:lpwstr/>
      </vt:variant>
      <vt:variant>
        <vt:i4>4521994</vt:i4>
      </vt:variant>
      <vt:variant>
        <vt:i4>1044</vt:i4>
      </vt:variant>
      <vt:variant>
        <vt:i4>0</vt:i4>
      </vt:variant>
      <vt:variant>
        <vt:i4>5</vt:i4>
      </vt:variant>
      <vt:variant>
        <vt:lpwstr>../Docs/R1-135716.zip</vt:lpwstr>
      </vt:variant>
      <vt:variant>
        <vt:lpwstr/>
      </vt:variant>
      <vt:variant>
        <vt:i4>4456450</vt:i4>
      </vt:variant>
      <vt:variant>
        <vt:i4>1041</vt:i4>
      </vt:variant>
      <vt:variant>
        <vt:i4>0</vt:i4>
      </vt:variant>
      <vt:variant>
        <vt:i4>5</vt:i4>
      </vt:variant>
      <vt:variant>
        <vt:lpwstr>../Docs/R1-136039.zip</vt:lpwstr>
      </vt:variant>
      <vt:variant>
        <vt:lpwstr/>
      </vt:variant>
      <vt:variant>
        <vt:i4>4456450</vt:i4>
      </vt:variant>
      <vt:variant>
        <vt:i4>1038</vt:i4>
      </vt:variant>
      <vt:variant>
        <vt:i4>0</vt:i4>
      </vt:variant>
      <vt:variant>
        <vt:i4>5</vt:i4>
      </vt:variant>
      <vt:variant>
        <vt:lpwstr>../Docs/R1-136039.zip</vt:lpwstr>
      </vt:variant>
      <vt:variant>
        <vt:lpwstr/>
      </vt:variant>
      <vt:variant>
        <vt:i4>4521993</vt:i4>
      </vt:variant>
      <vt:variant>
        <vt:i4>1035</vt:i4>
      </vt:variant>
      <vt:variant>
        <vt:i4>0</vt:i4>
      </vt:variant>
      <vt:variant>
        <vt:i4>5</vt:i4>
      </vt:variant>
      <vt:variant>
        <vt:lpwstr>../Docs/R1-135715.zip</vt:lpwstr>
      </vt:variant>
      <vt:variant>
        <vt:lpwstr/>
      </vt:variant>
      <vt:variant>
        <vt:i4>5046282</vt:i4>
      </vt:variant>
      <vt:variant>
        <vt:i4>1032</vt:i4>
      </vt:variant>
      <vt:variant>
        <vt:i4>0</vt:i4>
      </vt:variant>
      <vt:variant>
        <vt:i4>5</vt:i4>
      </vt:variant>
      <vt:variant>
        <vt:lpwstr>../Docs/R1-135796.zip</vt:lpwstr>
      </vt:variant>
      <vt:variant>
        <vt:lpwstr/>
      </vt:variant>
      <vt:variant>
        <vt:i4>5046281</vt:i4>
      </vt:variant>
      <vt:variant>
        <vt:i4>1029</vt:i4>
      </vt:variant>
      <vt:variant>
        <vt:i4>0</vt:i4>
      </vt:variant>
      <vt:variant>
        <vt:i4>5</vt:i4>
      </vt:variant>
      <vt:variant>
        <vt:lpwstr>../Docs/R1-135795.zip</vt:lpwstr>
      </vt:variant>
      <vt:variant>
        <vt:lpwstr/>
      </vt:variant>
      <vt:variant>
        <vt:i4>4259855</vt:i4>
      </vt:variant>
      <vt:variant>
        <vt:i4>1026</vt:i4>
      </vt:variant>
      <vt:variant>
        <vt:i4>0</vt:i4>
      </vt:variant>
      <vt:variant>
        <vt:i4>5</vt:i4>
      </vt:variant>
      <vt:variant>
        <vt:lpwstr>../Docs/R1-135753.zip</vt:lpwstr>
      </vt:variant>
      <vt:variant>
        <vt:lpwstr/>
      </vt:variant>
      <vt:variant>
        <vt:i4>4521992</vt:i4>
      </vt:variant>
      <vt:variant>
        <vt:i4>1023</vt:i4>
      </vt:variant>
      <vt:variant>
        <vt:i4>0</vt:i4>
      </vt:variant>
      <vt:variant>
        <vt:i4>5</vt:i4>
      </vt:variant>
      <vt:variant>
        <vt:lpwstr>../Docs/R1-135714.zip</vt:lpwstr>
      </vt:variant>
      <vt:variant>
        <vt:lpwstr/>
      </vt:variant>
      <vt:variant>
        <vt:i4>5046286</vt:i4>
      </vt:variant>
      <vt:variant>
        <vt:i4>1020</vt:i4>
      </vt:variant>
      <vt:variant>
        <vt:i4>0</vt:i4>
      </vt:variant>
      <vt:variant>
        <vt:i4>5</vt:i4>
      </vt:variant>
      <vt:variant>
        <vt:lpwstr>../Docs/R1-135693.zip</vt:lpwstr>
      </vt:variant>
      <vt:variant>
        <vt:lpwstr/>
      </vt:variant>
      <vt:variant>
        <vt:i4>4259853</vt:i4>
      </vt:variant>
      <vt:variant>
        <vt:i4>1017</vt:i4>
      </vt:variant>
      <vt:variant>
        <vt:i4>0</vt:i4>
      </vt:variant>
      <vt:variant>
        <vt:i4>5</vt:i4>
      </vt:variant>
      <vt:variant>
        <vt:lpwstr>../Docs/R1-135751.zip</vt:lpwstr>
      </vt:variant>
      <vt:variant>
        <vt:lpwstr/>
      </vt:variant>
      <vt:variant>
        <vt:i4>5046287</vt:i4>
      </vt:variant>
      <vt:variant>
        <vt:i4>1014</vt:i4>
      </vt:variant>
      <vt:variant>
        <vt:i4>0</vt:i4>
      </vt:variant>
      <vt:variant>
        <vt:i4>5</vt:i4>
      </vt:variant>
      <vt:variant>
        <vt:lpwstr>../Docs/R1-135692.zip</vt:lpwstr>
      </vt:variant>
      <vt:variant>
        <vt:lpwstr/>
      </vt:variant>
      <vt:variant>
        <vt:i4>5046286</vt:i4>
      </vt:variant>
      <vt:variant>
        <vt:i4>1011</vt:i4>
      </vt:variant>
      <vt:variant>
        <vt:i4>0</vt:i4>
      </vt:variant>
      <vt:variant>
        <vt:i4>5</vt:i4>
      </vt:variant>
      <vt:variant>
        <vt:lpwstr>../Docs/R1-135792.zip</vt:lpwstr>
      </vt:variant>
      <vt:variant>
        <vt:lpwstr/>
      </vt:variant>
      <vt:variant>
        <vt:i4>4587527</vt:i4>
      </vt:variant>
      <vt:variant>
        <vt:i4>1008</vt:i4>
      </vt:variant>
      <vt:variant>
        <vt:i4>0</vt:i4>
      </vt:variant>
      <vt:variant>
        <vt:i4>5</vt:i4>
      </vt:variant>
      <vt:variant>
        <vt:lpwstr>../Docs/R1-135925.zip</vt:lpwstr>
      </vt:variant>
      <vt:variant>
        <vt:lpwstr/>
      </vt:variant>
      <vt:variant>
        <vt:i4>4587524</vt:i4>
      </vt:variant>
      <vt:variant>
        <vt:i4>1005</vt:i4>
      </vt:variant>
      <vt:variant>
        <vt:i4>0</vt:i4>
      </vt:variant>
      <vt:variant>
        <vt:i4>5</vt:i4>
      </vt:variant>
      <vt:variant>
        <vt:lpwstr>../Docs/R1-135926.zip</vt:lpwstr>
      </vt:variant>
      <vt:variant>
        <vt:lpwstr/>
      </vt:variant>
      <vt:variant>
        <vt:i4>4587524</vt:i4>
      </vt:variant>
      <vt:variant>
        <vt:i4>1002</vt:i4>
      </vt:variant>
      <vt:variant>
        <vt:i4>0</vt:i4>
      </vt:variant>
      <vt:variant>
        <vt:i4>5</vt:i4>
      </vt:variant>
      <vt:variant>
        <vt:lpwstr>../Docs/R1-135926.zip</vt:lpwstr>
      </vt:variant>
      <vt:variant>
        <vt:lpwstr/>
      </vt:variant>
      <vt:variant>
        <vt:i4>4587524</vt:i4>
      </vt:variant>
      <vt:variant>
        <vt:i4>999</vt:i4>
      </vt:variant>
      <vt:variant>
        <vt:i4>0</vt:i4>
      </vt:variant>
      <vt:variant>
        <vt:i4>5</vt:i4>
      </vt:variant>
      <vt:variant>
        <vt:lpwstr>../Docs/R1-135926.zip</vt:lpwstr>
      </vt:variant>
      <vt:variant>
        <vt:lpwstr/>
      </vt:variant>
      <vt:variant>
        <vt:i4>4587527</vt:i4>
      </vt:variant>
      <vt:variant>
        <vt:i4>996</vt:i4>
      </vt:variant>
      <vt:variant>
        <vt:i4>0</vt:i4>
      </vt:variant>
      <vt:variant>
        <vt:i4>5</vt:i4>
      </vt:variant>
      <vt:variant>
        <vt:lpwstr>../Docs/R1-135925.zip</vt:lpwstr>
      </vt:variant>
      <vt:variant>
        <vt:lpwstr/>
      </vt:variant>
      <vt:variant>
        <vt:i4>5046285</vt:i4>
      </vt:variant>
      <vt:variant>
        <vt:i4>993</vt:i4>
      </vt:variant>
      <vt:variant>
        <vt:i4>0</vt:i4>
      </vt:variant>
      <vt:variant>
        <vt:i4>5</vt:i4>
      </vt:variant>
      <vt:variant>
        <vt:lpwstr>../Docs/R1-135791.zip</vt:lpwstr>
      </vt:variant>
      <vt:variant>
        <vt:lpwstr/>
      </vt:variant>
      <vt:variant>
        <vt:i4>5046284</vt:i4>
      </vt:variant>
      <vt:variant>
        <vt:i4>990</vt:i4>
      </vt:variant>
      <vt:variant>
        <vt:i4>0</vt:i4>
      </vt:variant>
      <vt:variant>
        <vt:i4>5</vt:i4>
      </vt:variant>
      <vt:variant>
        <vt:lpwstr>../Docs/R1-135790.zip</vt:lpwstr>
      </vt:variant>
      <vt:variant>
        <vt:lpwstr/>
      </vt:variant>
      <vt:variant>
        <vt:i4>4521989</vt:i4>
      </vt:variant>
      <vt:variant>
        <vt:i4>987</vt:i4>
      </vt:variant>
      <vt:variant>
        <vt:i4>0</vt:i4>
      </vt:variant>
      <vt:variant>
        <vt:i4>5</vt:i4>
      </vt:variant>
      <vt:variant>
        <vt:lpwstr>../Docs/R1-135917.zip</vt:lpwstr>
      </vt:variant>
      <vt:variant>
        <vt:lpwstr/>
      </vt:variant>
      <vt:variant>
        <vt:i4>5046284</vt:i4>
      </vt:variant>
      <vt:variant>
        <vt:i4>984</vt:i4>
      </vt:variant>
      <vt:variant>
        <vt:i4>0</vt:i4>
      </vt:variant>
      <vt:variant>
        <vt:i4>5</vt:i4>
      </vt:variant>
      <vt:variant>
        <vt:lpwstr>../Docs/R1-135790.zip</vt:lpwstr>
      </vt:variant>
      <vt:variant>
        <vt:lpwstr/>
      </vt:variant>
      <vt:variant>
        <vt:i4>4521990</vt:i4>
      </vt:variant>
      <vt:variant>
        <vt:i4>981</vt:i4>
      </vt:variant>
      <vt:variant>
        <vt:i4>0</vt:i4>
      </vt:variant>
      <vt:variant>
        <vt:i4>5</vt:i4>
      </vt:variant>
      <vt:variant>
        <vt:lpwstr>../Docs/R1-135914.zip</vt:lpwstr>
      </vt:variant>
      <vt:variant>
        <vt:lpwstr/>
      </vt:variant>
      <vt:variant>
        <vt:i4>4980741</vt:i4>
      </vt:variant>
      <vt:variant>
        <vt:i4>978</vt:i4>
      </vt:variant>
      <vt:variant>
        <vt:i4>0</vt:i4>
      </vt:variant>
      <vt:variant>
        <vt:i4>5</vt:i4>
      </vt:variant>
      <vt:variant>
        <vt:lpwstr>../Docs/R1-135789.zip</vt:lpwstr>
      </vt:variant>
      <vt:variant>
        <vt:lpwstr/>
      </vt:variant>
      <vt:variant>
        <vt:i4>4194313</vt:i4>
      </vt:variant>
      <vt:variant>
        <vt:i4>975</vt:i4>
      </vt:variant>
      <vt:variant>
        <vt:i4>0</vt:i4>
      </vt:variant>
      <vt:variant>
        <vt:i4>5</vt:i4>
      </vt:variant>
      <vt:variant>
        <vt:lpwstr>../Docs/R1-135745.zip</vt:lpwstr>
      </vt:variant>
      <vt:variant>
        <vt:lpwstr/>
      </vt:variant>
      <vt:variant>
        <vt:i4>4194312</vt:i4>
      </vt:variant>
      <vt:variant>
        <vt:i4>972</vt:i4>
      </vt:variant>
      <vt:variant>
        <vt:i4>0</vt:i4>
      </vt:variant>
      <vt:variant>
        <vt:i4>5</vt:i4>
      </vt:variant>
      <vt:variant>
        <vt:lpwstr>../Docs/R1-135744.zip</vt:lpwstr>
      </vt:variant>
      <vt:variant>
        <vt:lpwstr/>
      </vt:variant>
      <vt:variant>
        <vt:i4>5046284</vt:i4>
      </vt:variant>
      <vt:variant>
        <vt:i4>969</vt:i4>
      </vt:variant>
      <vt:variant>
        <vt:i4>0</vt:i4>
      </vt:variant>
      <vt:variant>
        <vt:i4>5</vt:i4>
      </vt:variant>
      <vt:variant>
        <vt:lpwstr>../Docs/R1-135691.zip</vt:lpwstr>
      </vt:variant>
      <vt:variant>
        <vt:lpwstr/>
      </vt:variant>
      <vt:variant>
        <vt:i4>4194316</vt:i4>
      </vt:variant>
      <vt:variant>
        <vt:i4>966</vt:i4>
      </vt:variant>
      <vt:variant>
        <vt:i4>0</vt:i4>
      </vt:variant>
      <vt:variant>
        <vt:i4>5</vt:i4>
      </vt:variant>
      <vt:variant>
        <vt:lpwstr>../Docs/R1-135740.zip</vt:lpwstr>
      </vt:variant>
      <vt:variant>
        <vt:lpwstr/>
      </vt:variant>
      <vt:variant>
        <vt:i4>4653061</vt:i4>
      </vt:variant>
      <vt:variant>
        <vt:i4>963</vt:i4>
      </vt:variant>
      <vt:variant>
        <vt:i4>0</vt:i4>
      </vt:variant>
      <vt:variant>
        <vt:i4>5</vt:i4>
      </vt:variant>
      <vt:variant>
        <vt:lpwstr>../Docs/R1-135739.zip</vt:lpwstr>
      </vt:variant>
      <vt:variant>
        <vt:lpwstr/>
      </vt:variant>
      <vt:variant>
        <vt:i4>4980740</vt:i4>
      </vt:variant>
      <vt:variant>
        <vt:i4>960</vt:i4>
      </vt:variant>
      <vt:variant>
        <vt:i4>0</vt:i4>
      </vt:variant>
      <vt:variant>
        <vt:i4>5</vt:i4>
      </vt:variant>
      <vt:variant>
        <vt:lpwstr>../Docs/R1-135788.zip</vt:lpwstr>
      </vt:variant>
      <vt:variant>
        <vt:lpwstr/>
      </vt:variant>
      <vt:variant>
        <vt:i4>4194319</vt:i4>
      </vt:variant>
      <vt:variant>
        <vt:i4>957</vt:i4>
      </vt:variant>
      <vt:variant>
        <vt:i4>0</vt:i4>
      </vt:variant>
      <vt:variant>
        <vt:i4>5</vt:i4>
      </vt:variant>
      <vt:variant>
        <vt:lpwstr>../Docs/R1-135743.zip</vt:lpwstr>
      </vt:variant>
      <vt:variant>
        <vt:lpwstr/>
      </vt:variant>
      <vt:variant>
        <vt:i4>4194318</vt:i4>
      </vt:variant>
      <vt:variant>
        <vt:i4>954</vt:i4>
      </vt:variant>
      <vt:variant>
        <vt:i4>0</vt:i4>
      </vt:variant>
      <vt:variant>
        <vt:i4>5</vt:i4>
      </vt:variant>
      <vt:variant>
        <vt:lpwstr>../Docs/R1-135742.zip</vt:lpwstr>
      </vt:variant>
      <vt:variant>
        <vt:lpwstr/>
      </vt:variant>
      <vt:variant>
        <vt:i4>4194317</vt:i4>
      </vt:variant>
      <vt:variant>
        <vt:i4>951</vt:i4>
      </vt:variant>
      <vt:variant>
        <vt:i4>0</vt:i4>
      </vt:variant>
      <vt:variant>
        <vt:i4>5</vt:i4>
      </vt:variant>
      <vt:variant>
        <vt:lpwstr>../Docs/R1-135741.zip</vt:lpwstr>
      </vt:variant>
      <vt:variant>
        <vt:lpwstr/>
      </vt:variant>
      <vt:variant>
        <vt:i4>2555919</vt:i4>
      </vt:variant>
      <vt:variant>
        <vt:i4>948</vt:i4>
      </vt:variant>
      <vt:variant>
        <vt:i4>0</vt:i4>
      </vt:variant>
      <vt:variant>
        <vt:i4>5</vt:i4>
      </vt:variant>
      <vt:variant>
        <vt:lpwstr>http://www.3gpp.org/ftp/tsg_ran/TSG_RAN/TSGR_61/Docs/RP-131346.zip</vt:lpwstr>
      </vt:variant>
      <vt:variant>
        <vt:lpwstr/>
      </vt:variant>
      <vt:variant>
        <vt:i4>2228224</vt:i4>
      </vt:variant>
      <vt:variant>
        <vt:i4>945</vt:i4>
      </vt:variant>
      <vt:variant>
        <vt:i4>0</vt:i4>
      </vt:variant>
      <vt:variant>
        <vt:i4>5</vt:i4>
      </vt:variant>
      <vt:variant>
        <vt:lpwstr>http://www.3gpp.org/ftp/tsg_ran/TSG_RAN/TSGR_59/Docs/RP-130221.zip</vt:lpwstr>
      </vt:variant>
      <vt:variant>
        <vt:lpwstr/>
      </vt:variant>
      <vt:variant>
        <vt:i4>5046274</vt:i4>
      </vt:variant>
      <vt:variant>
        <vt:i4>942</vt:i4>
      </vt:variant>
      <vt:variant>
        <vt:i4>0</vt:i4>
      </vt:variant>
      <vt:variant>
        <vt:i4>5</vt:i4>
      </vt:variant>
      <vt:variant>
        <vt:lpwstr>../Docs/R1-135990.zip</vt:lpwstr>
      </vt:variant>
      <vt:variant>
        <vt:lpwstr/>
      </vt:variant>
      <vt:variant>
        <vt:i4>5046274</vt:i4>
      </vt:variant>
      <vt:variant>
        <vt:i4>939</vt:i4>
      </vt:variant>
      <vt:variant>
        <vt:i4>0</vt:i4>
      </vt:variant>
      <vt:variant>
        <vt:i4>5</vt:i4>
      </vt:variant>
      <vt:variant>
        <vt:lpwstr>../Docs/R1-135990.zip</vt:lpwstr>
      </vt:variant>
      <vt:variant>
        <vt:lpwstr/>
      </vt:variant>
      <vt:variant>
        <vt:i4>4980747</vt:i4>
      </vt:variant>
      <vt:variant>
        <vt:i4>936</vt:i4>
      </vt:variant>
      <vt:variant>
        <vt:i4>0</vt:i4>
      </vt:variant>
      <vt:variant>
        <vt:i4>5</vt:i4>
      </vt:variant>
      <vt:variant>
        <vt:lpwstr>../Docs/R1-135787.zip</vt:lpwstr>
      </vt:variant>
      <vt:variant>
        <vt:lpwstr/>
      </vt:variant>
      <vt:variant>
        <vt:i4>5046285</vt:i4>
      </vt:variant>
      <vt:variant>
        <vt:i4>933</vt:i4>
      </vt:variant>
      <vt:variant>
        <vt:i4>0</vt:i4>
      </vt:variant>
      <vt:variant>
        <vt:i4>5</vt:i4>
      </vt:variant>
      <vt:variant>
        <vt:lpwstr>../Docs/R1-135690.zip</vt:lpwstr>
      </vt:variant>
      <vt:variant>
        <vt:lpwstr/>
      </vt:variant>
      <vt:variant>
        <vt:i4>4980741</vt:i4>
      </vt:variant>
      <vt:variant>
        <vt:i4>930</vt:i4>
      </vt:variant>
      <vt:variant>
        <vt:i4>0</vt:i4>
      </vt:variant>
      <vt:variant>
        <vt:i4>5</vt:i4>
      </vt:variant>
      <vt:variant>
        <vt:lpwstr>../Docs/R1-135688.zip</vt:lpwstr>
      </vt:variant>
      <vt:variant>
        <vt:lpwstr/>
      </vt:variant>
      <vt:variant>
        <vt:i4>4980746</vt:i4>
      </vt:variant>
      <vt:variant>
        <vt:i4>927</vt:i4>
      </vt:variant>
      <vt:variant>
        <vt:i4>0</vt:i4>
      </vt:variant>
      <vt:variant>
        <vt:i4>5</vt:i4>
      </vt:variant>
      <vt:variant>
        <vt:lpwstr>../Docs/R1-135786.zip</vt:lpwstr>
      </vt:variant>
      <vt:variant>
        <vt:lpwstr/>
      </vt:variant>
      <vt:variant>
        <vt:i4>4980745</vt:i4>
      </vt:variant>
      <vt:variant>
        <vt:i4>924</vt:i4>
      </vt:variant>
      <vt:variant>
        <vt:i4>0</vt:i4>
      </vt:variant>
      <vt:variant>
        <vt:i4>5</vt:i4>
      </vt:variant>
      <vt:variant>
        <vt:lpwstr>../Docs/R1-135785.zip</vt:lpwstr>
      </vt:variant>
      <vt:variant>
        <vt:lpwstr/>
      </vt:variant>
      <vt:variant>
        <vt:i4>4980746</vt:i4>
      </vt:variant>
      <vt:variant>
        <vt:i4>921</vt:i4>
      </vt:variant>
      <vt:variant>
        <vt:i4>0</vt:i4>
      </vt:variant>
      <vt:variant>
        <vt:i4>5</vt:i4>
      </vt:variant>
      <vt:variant>
        <vt:lpwstr>../Docs/R1-135786.zip</vt:lpwstr>
      </vt:variant>
      <vt:variant>
        <vt:lpwstr/>
      </vt:variant>
      <vt:variant>
        <vt:i4>4980745</vt:i4>
      </vt:variant>
      <vt:variant>
        <vt:i4>918</vt:i4>
      </vt:variant>
      <vt:variant>
        <vt:i4>0</vt:i4>
      </vt:variant>
      <vt:variant>
        <vt:i4>5</vt:i4>
      </vt:variant>
      <vt:variant>
        <vt:lpwstr>../Docs/R1-135785.zip</vt:lpwstr>
      </vt:variant>
      <vt:variant>
        <vt:lpwstr/>
      </vt:variant>
      <vt:variant>
        <vt:i4>4653060</vt:i4>
      </vt:variant>
      <vt:variant>
        <vt:i4>915</vt:i4>
      </vt:variant>
      <vt:variant>
        <vt:i4>0</vt:i4>
      </vt:variant>
      <vt:variant>
        <vt:i4>5</vt:i4>
      </vt:variant>
      <vt:variant>
        <vt:lpwstr>../Docs/R1-135738.zip</vt:lpwstr>
      </vt:variant>
      <vt:variant>
        <vt:lpwstr/>
      </vt:variant>
      <vt:variant>
        <vt:i4>4653067</vt:i4>
      </vt:variant>
      <vt:variant>
        <vt:i4>912</vt:i4>
      </vt:variant>
      <vt:variant>
        <vt:i4>0</vt:i4>
      </vt:variant>
      <vt:variant>
        <vt:i4>5</vt:i4>
      </vt:variant>
      <vt:variant>
        <vt:lpwstr>../Docs/R1-135737.zip</vt:lpwstr>
      </vt:variant>
      <vt:variant>
        <vt:lpwstr/>
      </vt:variant>
      <vt:variant>
        <vt:i4>4653066</vt:i4>
      </vt:variant>
      <vt:variant>
        <vt:i4>909</vt:i4>
      </vt:variant>
      <vt:variant>
        <vt:i4>0</vt:i4>
      </vt:variant>
      <vt:variant>
        <vt:i4>5</vt:i4>
      </vt:variant>
      <vt:variant>
        <vt:lpwstr>../Docs/R1-135736.zip</vt:lpwstr>
      </vt:variant>
      <vt:variant>
        <vt:lpwstr/>
      </vt:variant>
      <vt:variant>
        <vt:i4>4653065</vt:i4>
      </vt:variant>
      <vt:variant>
        <vt:i4>906</vt:i4>
      </vt:variant>
      <vt:variant>
        <vt:i4>0</vt:i4>
      </vt:variant>
      <vt:variant>
        <vt:i4>5</vt:i4>
      </vt:variant>
      <vt:variant>
        <vt:lpwstr>../Docs/R1-135735.zip</vt:lpwstr>
      </vt:variant>
      <vt:variant>
        <vt:lpwstr/>
      </vt:variant>
      <vt:variant>
        <vt:i4>4653064</vt:i4>
      </vt:variant>
      <vt:variant>
        <vt:i4>903</vt:i4>
      </vt:variant>
      <vt:variant>
        <vt:i4>0</vt:i4>
      </vt:variant>
      <vt:variant>
        <vt:i4>5</vt:i4>
      </vt:variant>
      <vt:variant>
        <vt:lpwstr>../Docs/R1-135734.zip</vt:lpwstr>
      </vt:variant>
      <vt:variant>
        <vt:lpwstr/>
      </vt:variant>
      <vt:variant>
        <vt:i4>4653071</vt:i4>
      </vt:variant>
      <vt:variant>
        <vt:i4>900</vt:i4>
      </vt:variant>
      <vt:variant>
        <vt:i4>0</vt:i4>
      </vt:variant>
      <vt:variant>
        <vt:i4>5</vt:i4>
      </vt:variant>
      <vt:variant>
        <vt:lpwstr>../Docs/R1-135733.zip</vt:lpwstr>
      </vt:variant>
      <vt:variant>
        <vt:lpwstr/>
      </vt:variant>
      <vt:variant>
        <vt:i4>4653070</vt:i4>
      </vt:variant>
      <vt:variant>
        <vt:i4>897</vt:i4>
      </vt:variant>
      <vt:variant>
        <vt:i4>0</vt:i4>
      </vt:variant>
      <vt:variant>
        <vt:i4>5</vt:i4>
      </vt:variant>
      <vt:variant>
        <vt:lpwstr>../Docs/R1-135732.zip</vt:lpwstr>
      </vt:variant>
      <vt:variant>
        <vt:lpwstr/>
      </vt:variant>
      <vt:variant>
        <vt:i4>4653069</vt:i4>
      </vt:variant>
      <vt:variant>
        <vt:i4>894</vt:i4>
      </vt:variant>
      <vt:variant>
        <vt:i4>0</vt:i4>
      </vt:variant>
      <vt:variant>
        <vt:i4>5</vt:i4>
      </vt:variant>
      <vt:variant>
        <vt:lpwstr>../Docs/R1-135731.zip</vt:lpwstr>
      </vt:variant>
      <vt:variant>
        <vt:lpwstr/>
      </vt:variant>
      <vt:variant>
        <vt:i4>4521999</vt:i4>
      </vt:variant>
      <vt:variant>
        <vt:i4>891</vt:i4>
      </vt:variant>
      <vt:variant>
        <vt:i4>0</vt:i4>
      </vt:variant>
      <vt:variant>
        <vt:i4>5</vt:i4>
      </vt:variant>
      <vt:variant>
        <vt:lpwstr>../Docs/R1-135713.zip</vt:lpwstr>
      </vt:variant>
      <vt:variant>
        <vt:lpwstr/>
      </vt:variant>
      <vt:variant>
        <vt:i4>4980746</vt:i4>
      </vt:variant>
      <vt:variant>
        <vt:i4>888</vt:i4>
      </vt:variant>
      <vt:variant>
        <vt:i4>0</vt:i4>
      </vt:variant>
      <vt:variant>
        <vt:i4>5</vt:i4>
      </vt:variant>
      <vt:variant>
        <vt:lpwstr>../Docs/R1-135687.zip</vt:lpwstr>
      </vt:variant>
      <vt:variant>
        <vt:lpwstr/>
      </vt:variant>
      <vt:variant>
        <vt:i4>4980747</vt:i4>
      </vt:variant>
      <vt:variant>
        <vt:i4>885</vt:i4>
      </vt:variant>
      <vt:variant>
        <vt:i4>0</vt:i4>
      </vt:variant>
      <vt:variant>
        <vt:i4>5</vt:i4>
      </vt:variant>
      <vt:variant>
        <vt:lpwstr>../Docs/R1-135686.zip</vt:lpwstr>
      </vt:variant>
      <vt:variant>
        <vt:lpwstr/>
      </vt:variant>
      <vt:variant>
        <vt:i4>4980744</vt:i4>
      </vt:variant>
      <vt:variant>
        <vt:i4>882</vt:i4>
      </vt:variant>
      <vt:variant>
        <vt:i4>0</vt:i4>
      </vt:variant>
      <vt:variant>
        <vt:i4>5</vt:i4>
      </vt:variant>
      <vt:variant>
        <vt:lpwstr>../Docs/R1-135784.zip</vt:lpwstr>
      </vt:variant>
      <vt:variant>
        <vt:lpwstr/>
      </vt:variant>
      <vt:variant>
        <vt:i4>4390915</vt:i4>
      </vt:variant>
      <vt:variant>
        <vt:i4>879</vt:i4>
      </vt:variant>
      <vt:variant>
        <vt:i4>0</vt:i4>
      </vt:variant>
      <vt:variant>
        <vt:i4>5</vt:i4>
      </vt:variant>
      <vt:variant>
        <vt:lpwstr>../Docs/R1-135870.zip</vt:lpwstr>
      </vt:variant>
      <vt:variant>
        <vt:lpwstr/>
      </vt:variant>
      <vt:variant>
        <vt:i4>4980746</vt:i4>
      </vt:variant>
      <vt:variant>
        <vt:i4>876</vt:i4>
      </vt:variant>
      <vt:variant>
        <vt:i4>0</vt:i4>
      </vt:variant>
      <vt:variant>
        <vt:i4>5</vt:i4>
      </vt:variant>
      <vt:variant>
        <vt:lpwstr>../Docs/R1-135988.zip</vt:lpwstr>
      </vt:variant>
      <vt:variant>
        <vt:lpwstr/>
      </vt:variant>
      <vt:variant>
        <vt:i4>4390915</vt:i4>
      </vt:variant>
      <vt:variant>
        <vt:i4>873</vt:i4>
      </vt:variant>
      <vt:variant>
        <vt:i4>0</vt:i4>
      </vt:variant>
      <vt:variant>
        <vt:i4>5</vt:i4>
      </vt:variant>
      <vt:variant>
        <vt:lpwstr>../Docs/R1-135870.zip</vt:lpwstr>
      </vt:variant>
      <vt:variant>
        <vt:lpwstr/>
      </vt:variant>
      <vt:variant>
        <vt:i4>4653068</vt:i4>
      </vt:variant>
      <vt:variant>
        <vt:i4>870</vt:i4>
      </vt:variant>
      <vt:variant>
        <vt:i4>0</vt:i4>
      </vt:variant>
      <vt:variant>
        <vt:i4>5</vt:i4>
      </vt:variant>
      <vt:variant>
        <vt:lpwstr>../Docs/R1-135730.zip</vt:lpwstr>
      </vt:variant>
      <vt:variant>
        <vt:lpwstr/>
      </vt:variant>
      <vt:variant>
        <vt:i4>4980745</vt:i4>
      </vt:variant>
      <vt:variant>
        <vt:i4>867</vt:i4>
      </vt:variant>
      <vt:variant>
        <vt:i4>0</vt:i4>
      </vt:variant>
      <vt:variant>
        <vt:i4>5</vt:i4>
      </vt:variant>
      <vt:variant>
        <vt:lpwstr>../Docs/R1-135684.zip</vt:lpwstr>
      </vt:variant>
      <vt:variant>
        <vt:lpwstr/>
      </vt:variant>
      <vt:variant>
        <vt:i4>4325386</vt:i4>
      </vt:variant>
      <vt:variant>
        <vt:i4>864</vt:i4>
      </vt:variant>
      <vt:variant>
        <vt:i4>0</vt:i4>
      </vt:variant>
      <vt:variant>
        <vt:i4>5</vt:i4>
      </vt:variant>
      <vt:variant>
        <vt:lpwstr>../Docs/R1-135869.zip</vt:lpwstr>
      </vt:variant>
      <vt:variant>
        <vt:lpwstr/>
      </vt:variant>
      <vt:variant>
        <vt:i4>4325386</vt:i4>
      </vt:variant>
      <vt:variant>
        <vt:i4>861</vt:i4>
      </vt:variant>
      <vt:variant>
        <vt:i4>0</vt:i4>
      </vt:variant>
      <vt:variant>
        <vt:i4>5</vt:i4>
      </vt:variant>
      <vt:variant>
        <vt:lpwstr>../Docs/R1-135869.zip</vt:lpwstr>
      </vt:variant>
      <vt:variant>
        <vt:lpwstr/>
      </vt:variant>
      <vt:variant>
        <vt:i4>4980745</vt:i4>
      </vt:variant>
      <vt:variant>
        <vt:i4>858</vt:i4>
      </vt:variant>
      <vt:variant>
        <vt:i4>0</vt:i4>
      </vt:variant>
      <vt:variant>
        <vt:i4>5</vt:i4>
      </vt:variant>
      <vt:variant>
        <vt:lpwstr>../Docs/R1-135684.zip</vt:lpwstr>
      </vt:variant>
      <vt:variant>
        <vt:lpwstr/>
      </vt:variant>
      <vt:variant>
        <vt:i4>4980751</vt:i4>
      </vt:variant>
      <vt:variant>
        <vt:i4>855</vt:i4>
      </vt:variant>
      <vt:variant>
        <vt:i4>0</vt:i4>
      </vt:variant>
      <vt:variant>
        <vt:i4>5</vt:i4>
      </vt:variant>
      <vt:variant>
        <vt:lpwstr>../Docs/R1-135783.zip</vt:lpwstr>
      </vt:variant>
      <vt:variant>
        <vt:lpwstr/>
      </vt:variant>
      <vt:variant>
        <vt:i4>4980750</vt:i4>
      </vt:variant>
      <vt:variant>
        <vt:i4>852</vt:i4>
      </vt:variant>
      <vt:variant>
        <vt:i4>0</vt:i4>
      </vt:variant>
      <vt:variant>
        <vt:i4>5</vt:i4>
      </vt:variant>
      <vt:variant>
        <vt:lpwstr>../Docs/R1-135782.zip</vt:lpwstr>
      </vt:variant>
      <vt:variant>
        <vt:lpwstr/>
      </vt:variant>
      <vt:variant>
        <vt:i4>4980751</vt:i4>
      </vt:variant>
      <vt:variant>
        <vt:i4>849</vt:i4>
      </vt:variant>
      <vt:variant>
        <vt:i4>0</vt:i4>
      </vt:variant>
      <vt:variant>
        <vt:i4>5</vt:i4>
      </vt:variant>
      <vt:variant>
        <vt:lpwstr>../Docs/R1-135783.zip</vt:lpwstr>
      </vt:variant>
      <vt:variant>
        <vt:lpwstr/>
      </vt:variant>
      <vt:variant>
        <vt:i4>4980750</vt:i4>
      </vt:variant>
      <vt:variant>
        <vt:i4>846</vt:i4>
      </vt:variant>
      <vt:variant>
        <vt:i4>0</vt:i4>
      </vt:variant>
      <vt:variant>
        <vt:i4>5</vt:i4>
      </vt:variant>
      <vt:variant>
        <vt:lpwstr>../Docs/R1-135782.zip</vt:lpwstr>
      </vt:variant>
      <vt:variant>
        <vt:lpwstr/>
      </vt:variant>
      <vt:variant>
        <vt:i4>4980744</vt:i4>
      </vt:variant>
      <vt:variant>
        <vt:i4>843</vt:i4>
      </vt:variant>
      <vt:variant>
        <vt:i4>0</vt:i4>
      </vt:variant>
      <vt:variant>
        <vt:i4>5</vt:i4>
      </vt:variant>
      <vt:variant>
        <vt:lpwstr>../Docs/R1-135685.zip</vt:lpwstr>
      </vt:variant>
      <vt:variant>
        <vt:lpwstr/>
      </vt:variant>
      <vt:variant>
        <vt:i4>4325387</vt:i4>
      </vt:variant>
      <vt:variant>
        <vt:i4>840</vt:i4>
      </vt:variant>
      <vt:variant>
        <vt:i4>0</vt:i4>
      </vt:variant>
      <vt:variant>
        <vt:i4>5</vt:i4>
      </vt:variant>
      <vt:variant>
        <vt:lpwstr>../Docs/R1-135868.zip</vt:lpwstr>
      </vt:variant>
      <vt:variant>
        <vt:lpwstr/>
      </vt:variant>
      <vt:variant>
        <vt:i4>4194316</vt:i4>
      </vt:variant>
      <vt:variant>
        <vt:i4>837</vt:i4>
      </vt:variant>
      <vt:variant>
        <vt:i4>0</vt:i4>
      </vt:variant>
      <vt:variant>
        <vt:i4>5</vt:i4>
      </vt:variant>
      <vt:variant>
        <vt:lpwstr>../Docs/R1-135146.zip</vt:lpwstr>
      </vt:variant>
      <vt:variant>
        <vt:lpwstr/>
      </vt:variant>
      <vt:variant>
        <vt:i4>4325387</vt:i4>
      </vt:variant>
      <vt:variant>
        <vt:i4>834</vt:i4>
      </vt:variant>
      <vt:variant>
        <vt:i4>0</vt:i4>
      </vt:variant>
      <vt:variant>
        <vt:i4>5</vt:i4>
      </vt:variant>
      <vt:variant>
        <vt:lpwstr>../Docs/R1-135868.zip</vt:lpwstr>
      </vt:variant>
      <vt:variant>
        <vt:lpwstr/>
      </vt:variant>
      <vt:variant>
        <vt:i4>4194316</vt:i4>
      </vt:variant>
      <vt:variant>
        <vt:i4>831</vt:i4>
      </vt:variant>
      <vt:variant>
        <vt:i4>0</vt:i4>
      </vt:variant>
      <vt:variant>
        <vt:i4>5</vt:i4>
      </vt:variant>
      <vt:variant>
        <vt:lpwstr>../Docs/R1-135146.zip</vt:lpwstr>
      </vt:variant>
      <vt:variant>
        <vt:lpwstr/>
      </vt:variant>
      <vt:variant>
        <vt:i4>4259849</vt:i4>
      </vt:variant>
      <vt:variant>
        <vt:i4>828</vt:i4>
      </vt:variant>
      <vt:variant>
        <vt:i4>0</vt:i4>
      </vt:variant>
      <vt:variant>
        <vt:i4>5</vt:i4>
      </vt:variant>
      <vt:variant>
        <vt:lpwstr>../Docs/R1-135557.zip</vt:lpwstr>
      </vt:variant>
      <vt:variant>
        <vt:lpwstr/>
      </vt:variant>
      <vt:variant>
        <vt:i4>4980747</vt:i4>
      </vt:variant>
      <vt:variant>
        <vt:i4>825</vt:i4>
      </vt:variant>
      <vt:variant>
        <vt:i4>0</vt:i4>
      </vt:variant>
      <vt:variant>
        <vt:i4>5</vt:i4>
      </vt:variant>
      <vt:variant>
        <vt:lpwstr>../Docs/R1-135989.zip</vt:lpwstr>
      </vt:variant>
      <vt:variant>
        <vt:lpwstr/>
      </vt:variant>
      <vt:variant>
        <vt:i4>4980750</vt:i4>
      </vt:variant>
      <vt:variant>
        <vt:i4>822</vt:i4>
      </vt:variant>
      <vt:variant>
        <vt:i4>0</vt:i4>
      </vt:variant>
      <vt:variant>
        <vt:i4>5</vt:i4>
      </vt:variant>
      <vt:variant>
        <vt:lpwstr>../Docs/R1-135683.zip</vt:lpwstr>
      </vt:variant>
      <vt:variant>
        <vt:lpwstr/>
      </vt:variant>
      <vt:variant>
        <vt:i4>4980751</vt:i4>
      </vt:variant>
      <vt:variant>
        <vt:i4>819</vt:i4>
      </vt:variant>
      <vt:variant>
        <vt:i4>0</vt:i4>
      </vt:variant>
      <vt:variant>
        <vt:i4>5</vt:i4>
      </vt:variant>
      <vt:variant>
        <vt:lpwstr>../Docs/R1-135682.zip</vt:lpwstr>
      </vt:variant>
      <vt:variant>
        <vt:lpwstr/>
      </vt:variant>
      <vt:variant>
        <vt:i4>4980748</vt:i4>
      </vt:variant>
      <vt:variant>
        <vt:i4>816</vt:i4>
      </vt:variant>
      <vt:variant>
        <vt:i4>0</vt:i4>
      </vt:variant>
      <vt:variant>
        <vt:i4>5</vt:i4>
      </vt:variant>
      <vt:variant>
        <vt:lpwstr>../Docs/R1-135681.zip</vt:lpwstr>
      </vt:variant>
      <vt:variant>
        <vt:lpwstr/>
      </vt:variant>
      <vt:variant>
        <vt:i4>4521998</vt:i4>
      </vt:variant>
      <vt:variant>
        <vt:i4>813</vt:i4>
      </vt:variant>
      <vt:variant>
        <vt:i4>0</vt:i4>
      </vt:variant>
      <vt:variant>
        <vt:i4>5</vt:i4>
      </vt:variant>
      <vt:variant>
        <vt:lpwstr>../Docs/R1-135712.zip</vt:lpwstr>
      </vt:variant>
      <vt:variant>
        <vt:lpwstr/>
      </vt:variant>
      <vt:variant>
        <vt:i4>4521997</vt:i4>
      </vt:variant>
      <vt:variant>
        <vt:i4>810</vt:i4>
      </vt:variant>
      <vt:variant>
        <vt:i4>0</vt:i4>
      </vt:variant>
      <vt:variant>
        <vt:i4>5</vt:i4>
      </vt:variant>
      <vt:variant>
        <vt:lpwstr>../Docs/R1-135711.zip</vt:lpwstr>
      </vt:variant>
      <vt:variant>
        <vt:lpwstr/>
      </vt:variant>
      <vt:variant>
        <vt:i4>4587532</vt:i4>
      </vt:variant>
      <vt:variant>
        <vt:i4>807</vt:i4>
      </vt:variant>
      <vt:variant>
        <vt:i4>0</vt:i4>
      </vt:variant>
      <vt:variant>
        <vt:i4>5</vt:i4>
      </vt:variant>
      <vt:variant>
        <vt:lpwstr>../Docs/R1-135621.zip</vt:lpwstr>
      </vt:variant>
      <vt:variant>
        <vt:lpwstr/>
      </vt:variant>
      <vt:variant>
        <vt:i4>4521998</vt:i4>
      </vt:variant>
      <vt:variant>
        <vt:i4>804</vt:i4>
      </vt:variant>
      <vt:variant>
        <vt:i4>0</vt:i4>
      </vt:variant>
      <vt:variant>
        <vt:i4>5</vt:i4>
      </vt:variant>
      <vt:variant>
        <vt:lpwstr>../Docs/R1-135712.zip</vt:lpwstr>
      </vt:variant>
      <vt:variant>
        <vt:lpwstr/>
      </vt:variant>
      <vt:variant>
        <vt:i4>4325381</vt:i4>
      </vt:variant>
      <vt:variant>
        <vt:i4>801</vt:i4>
      </vt:variant>
      <vt:variant>
        <vt:i4>0</vt:i4>
      </vt:variant>
      <vt:variant>
        <vt:i4>5</vt:i4>
      </vt:variant>
      <vt:variant>
        <vt:lpwstr>../Docs/R1-135866.zip</vt:lpwstr>
      </vt:variant>
      <vt:variant>
        <vt:lpwstr/>
      </vt:variant>
      <vt:variant>
        <vt:i4>4325380</vt:i4>
      </vt:variant>
      <vt:variant>
        <vt:i4>798</vt:i4>
      </vt:variant>
      <vt:variant>
        <vt:i4>0</vt:i4>
      </vt:variant>
      <vt:variant>
        <vt:i4>5</vt:i4>
      </vt:variant>
      <vt:variant>
        <vt:lpwstr>../Docs/R1-135867.zip</vt:lpwstr>
      </vt:variant>
      <vt:variant>
        <vt:lpwstr/>
      </vt:variant>
      <vt:variant>
        <vt:i4>4980750</vt:i4>
      </vt:variant>
      <vt:variant>
        <vt:i4>795</vt:i4>
      </vt:variant>
      <vt:variant>
        <vt:i4>0</vt:i4>
      </vt:variant>
      <vt:variant>
        <vt:i4>5</vt:i4>
      </vt:variant>
      <vt:variant>
        <vt:lpwstr>../Docs/R1-135683.zip</vt:lpwstr>
      </vt:variant>
      <vt:variant>
        <vt:lpwstr/>
      </vt:variant>
      <vt:variant>
        <vt:i4>4980751</vt:i4>
      </vt:variant>
      <vt:variant>
        <vt:i4>792</vt:i4>
      </vt:variant>
      <vt:variant>
        <vt:i4>0</vt:i4>
      </vt:variant>
      <vt:variant>
        <vt:i4>5</vt:i4>
      </vt:variant>
      <vt:variant>
        <vt:lpwstr>../Docs/R1-135682.zip</vt:lpwstr>
      </vt:variant>
      <vt:variant>
        <vt:lpwstr/>
      </vt:variant>
      <vt:variant>
        <vt:i4>4980748</vt:i4>
      </vt:variant>
      <vt:variant>
        <vt:i4>789</vt:i4>
      </vt:variant>
      <vt:variant>
        <vt:i4>0</vt:i4>
      </vt:variant>
      <vt:variant>
        <vt:i4>5</vt:i4>
      </vt:variant>
      <vt:variant>
        <vt:lpwstr>../Docs/R1-135681.zip</vt:lpwstr>
      </vt:variant>
      <vt:variant>
        <vt:lpwstr/>
      </vt:variant>
      <vt:variant>
        <vt:i4>4587535</vt:i4>
      </vt:variant>
      <vt:variant>
        <vt:i4>786</vt:i4>
      </vt:variant>
      <vt:variant>
        <vt:i4>0</vt:i4>
      </vt:variant>
      <vt:variant>
        <vt:i4>5</vt:i4>
      </vt:variant>
      <vt:variant>
        <vt:lpwstr>../Docs/R1-135622.zip</vt:lpwstr>
      </vt:variant>
      <vt:variant>
        <vt:lpwstr/>
      </vt:variant>
      <vt:variant>
        <vt:i4>2490383</vt:i4>
      </vt:variant>
      <vt:variant>
        <vt:i4>783</vt:i4>
      </vt:variant>
      <vt:variant>
        <vt:i4>0</vt:i4>
      </vt:variant>
      <vt:variant>
        <vt:i4>5</vt:i4>
      </vt:variant>
      <vt:variant>
        <vt:lpwstr>http://www.3gpp.org/ftp/tsg_ran/TSG_RAN/TSGR_61/Docs/RP-131347.zip</vt:lpwstr>
      </vt:variant>
      <vt:variant>
        <vt:lpwstr/>
      </vt:variant>
      <vt:variant>
        <vt:i4>2228238</vt:i4>
      </vt:variant>
      <vt:variant>
        <vt:i4>780</vt:i4>
      </vt:variant>
      <vt:variant>
        <vt:i4>0</vt:i4>
      </vt:variant>
      <vt:variant>
        <vt:i4>5</vt:i4>
      </vt:variant>
      <vt:variant>
        <vt:lpwstr>http://www.3gpp.org/ftp/tsg_ran/TSG_RAN/TSGR_57/Docs/RP-121436.zip</vt:lpwstr>
      </vt:variant>
      <vt:variant>
        <vt:lpwstr/>
      </vt:variant>
      <vt:variant>
        <vt:i4>4194318</vt:i4>
      </vt:variant>
      <vt:variant>
        <vt:i4>777</vt:i4>
      </vt:variant>
      <vt:variant>
        <vt:i4>0</vt:i4>
      </vt:variant>
      <vt:variant>
        <vt:i4>5</vt:i4>
      </vt:variant>
      <vt:variant>
        <vt:lpwstr>../Docs/R1-135441.zip</vt:lpwstr>
      </vt:variant>
      <vt:variant>
        <vt:lpwstr/>
      </vt:variant>
      <vt:variant>
        <vt:i4>4521988</vt:i4>
      </vt:variant>
      <vt:variant>
        <vt:i4>774</vt:i4>
      </vt:variant>
      <vt:variant>
        <vt:i4>0</vt:i4>
      </vt:variant>
      <vt:variant>
        <vt:i4>5</vt:i4>
      </vt:variant>
      <vt:variant>
        <vt:lpwstr>../Docs/R1-135619.zip</vt:lpwstr>
      </vt:variant>
      <vt:variant>
        <vt:lpwstr/>
      </vt:variant>
      <vt:variant>
        <vt:i4>4390917</vt:i4>
      </vt:variant>
      <vt:variant>
        <vt:i4>771</vt:i4>
      </vt:variant>
      <vt:variant>
        <vt:i4>0</vt:i4>
      </vt:variant>
      <vt:variant>
        <vt:i4>5</vt:i4>
      </vt:variant>
      <vt:variant>
        <vt:lpwstr>../Docs/R1-135779.zip</vt:lpwstr>
      </vt:variant>
      <vt:variant>
        <vt:lpwstr/>
      </vt:variant>
      <vt:variant>
        <vt:i4>4980749</vt:i4>
      </vt:variant>
      <vt:variant>
        <vt:i4>768</vt:i4>
      </vt:variant>
      <vt:variant>
        <vt:i4>0</vt:i4>
      </vt:variant>
      <vt:variant>
        <vt:i4>5</vt:i4>
      </vt:variant>
      <vt:variant>
        <vt:lpwstr>../Docs/R1-135680.zip</vt:lpwstr>
      </vt:variant>
      <vt:variant>
        <vt:lpwstr/>
      </vt:variant>
      <vt:variant>
        <vt:i4>4390916</vt:i4>
      </vt:variant>
      <vt:variant>
        <vt:i4>765</vt:i4>
      </vt:variant>
      <vt:variant>
        <vt:i4>0</vt:i4>
      </vt:variant>
      <vt:variant>
        <vt:i4>5</vt:i4>
      </vt:variant>
      <vt:variant>
        <vt:lpwstr>../Docs/R1-135778.zip</vt:lpwstr>
      </vt:variant>
      <vt:variant>
        <vt:lpwstr/>
      </vt:variant>
      <vt:variant>
        <vt:i4>4390923</vt:i4>
      </vt:variant>
      <vt:variant>
        <vt:i4>762</vt:i4>
      </vt:variant>
      <vt:variant>
        <vt:i4>0</vt:i4>
      </vt:variant>
      <vt:variant>
        <vt:i4>5</vt:i4>
      </vt:variant>
      <vt:variant>
        <vt:lpwstr>../Docs/R1-135777.zip</vt:lpwstr>
      </vt:variant>
      <vt:variant>
        <vt:lpwstr/>
      </vt:variant>
      <vt:variant>
        <vt:i4>4653062</vt:i4>
      </vt:variant>
      <vt:variant>
        <vt:i4>759</vt:i4>
      </vt:variant>
      <vt:variant>
        <vt:i4>0</vt:i4>
      </vt:variant>
      <vt:variant>
        <vt:i4>5</vt:i4>
      </vt:variant>
      <vt:variant>
        <vt:lpwstr>../Docs/R1-135439.zip</vt:lpwstr>
      </vt:variant>
      <vt:variant>
        <vt:lpwstr/>
      </vt:variant>
      <vt:variant>
        <vt:i4>4390922</vt:i4>
      </vt:variant>
      <vt:variant>
        <vt:i4>756</vt:i4>
      </vt:variant>
      <vt:variant>
        <vt:i4>0</vt:i4>
      </vt:variant>
      <vt:variant>
        <vt:i4>5</vt:i4>
      </vt:variant>
      <vt:variant>
        <vt:lpwstr>../Docs/R1-135776.zip</vt:lpwstr>
      </vt:variant>
      <vt:variant>
        <vt:lpwstr/>
      </vt:variant>
      <vt:variant>
        <vt:i4>4194319</vt:i4>
      </vt:variant>
      <vt:variant>
        <vt:i4>753</vt:i4>
      </vt:variant>
      <vt:variant>
        <vt:i4>0</vt:i4>
      </vt:variant>
      <vt:variant>
        <vt:i4>5</vt:i4>
      </vt:variant>
      <vt:variant>
        <vt:lpwstr>../Docs/R1-135440.zip</vt:lpwstr>
      </vt:variant>
      <vt:variant>
        <vt:lpwstr/>
      </vt:variant>
      <vt:variant>
        <vt:i4>4653063</vt:i4>
      </vt:variant>
      <vt:variant>
        <vt:i4>750</vt:i4>
      </vt:variant>
      <vt:variant>
        <vt:i4>0</vt:i4>
      </vt:variant>
      <vt:variant>
        <vt:i4>5</vt:i4>
      </vt:variant>
      <vt:variant>
        <vt:lpwstr>../Docs/R1-135438.zip</vt:lpwstr>
      </vt:variant>
      <vt:variant>
        <vt:lpwstr/>
      </vt:variant>
      <vt:variant>
        <vt:i4>4390921</vt:i4>
      </vt:variant>
      <vt:variant>
        <vt:i4>747</vt:i4>
      </vt:variant>
      <vt:variant>
        <vt:i4>0</vt:i4>
      </vt:variant>
      <vt:variant>
        <vt:i4>5</vt:i4>
      </vt:variant>
      <vt:variant>
        <vt:lpwstr>../Docs/R1-135775.zip</vt:lpwstr>
      </vt:variant>
      <vt:variant>
        <vt:lpwstr/>
      </vt:variant>
      <vt:variant>
        <vt:i4>2490382</vt:i4>
      </vt:variant>
      <vt:variant>
        <vt:i4>744</vt:i4>
      </vt:variant>
      <vt:variant>
        <vt:i4>0</vt:i4>
      </vt:variant>
      <vt:variant>
        <vt:i4>5</vt:i4>
      </vt:variant>
      <vt:variant>
        <vt:lpwstr>http://www.3gpp.org/ftp/tsg_ran/TSG_RAN/TSGR_61/Docs/RP-131357.zip</vt:lpwstr>
      </vt:variant>
      <vt:variant>
        <vt:lpwstr/>
      </vt:variant>
      <vt:variant>
        <vt:i4>4980740</vt:i4>
      </vt:variant>
      <vt:variant>
        <vt:i4>741</vt:i4>
      </vt:variant>
      <vt:variant>
        <vt:i4>0</vt:i4>
      </vt:variant>
      <vt:variant>
        <vt:i4>5</vt:i4>
      </vt:variant>
      <vt:variant>
        <vt:lpwstr>../Docs/R1-135986.zip</vt:lpwstr>
      </vt:variant>
      <vt:variant>
        <vt:lpwstr/>
      </vt:variant>
      <vt:variant>
        <vt:i4>4980740</vt:i4>
      </vt:variant>
      <vt:variant>
        <vt:i4>738</vt:i4>
      </vt:variant>
      <vt:variant>
        <vt:i4>0</vt:i4>
      </vt:variant>
      <vt:variant>
        <vt:i4>5</vt:i4>
      </vt:variant>
      <vt:variant>
        <vt:lpwstr>../Docs/R1-135986.zip</vt:lpwstr>
      </vt:variant>
      <vt:variant>
        <vt:lpwstr/>
      </vt:variant>
      <vt:variant>
        <vt:i4>4521989</vt:i4>
      </vt:variant>
      <vt:variant>
        <vt:i4>735</vt:i4>
      </vt:variant>
      <vt:variant>
        <vt:i4>0</vt:i4>
      </vt:variant>
      <vt:variant>
        <vt:i4>5</vt:i4>
      </vt:variant>
      <vt:variant>
        <vt:lpwstr>../Docs/R1-135618.zip</vt:lpwstr>
      </vt:variant>
      <vt:variant>
        <vt:lpwstr/>
      </vt:variant>
      <vt:variant>
        <vt:i4>5046275</vt:i4>
      </vt:variant>
      <vt:variant>
        <vt:i4>732</vt:i4>
      </vt:variant>
      <vt:variant>
        <vt:i4>0</vt:i4>
      </vt:variant>
      <vt:variant>
        <vt:i4>5</vt:i4>
      </vt:variant>
      <vt:variant>
        <vt:lpwstr>../Docs/R1-135991.zip</vt:lpwstr>
      </vt:variant>
      <vt:variant>
        <vt:lpwstr/>
      </vt:variant>
      <vt:variant>
        <vt:i4>4653071</vt:i4>
      </vt:variant>
      <vt:variant>
        <vt:i4>729</vt:i4>
      </vt:variant>
      <vt:variant>
        <vt:i4>0</vt:i4>
      </vt:variant>
      <vt:variant>
        <vt:i4>5</vt:i4>
      </vt:variant>
      <vt:variant>
        <vt:lpwstr>../Docs/R1-136004.zip</vt:lpwstr>
      </vt:variant>
      <vt:variant>
        <vt:lpwstr/>
      </vt:variant>
      <vt:variant>
        <vt:i4>4194313</vt:i4>
      </vt:variant>
      <vt:variant>
        <vt:i4>726</vt:i4>
      </vt:variant>
      <vt:variant>
        <vt:i4>0</vt:i4>
      </vt:variant>
      <vt:variant>
        <vt:i4>5</vt:i4>
      </vt:variant>
      <vt:variant>
        <vt:lpwstr>../Docs/R1-136072.zip</vt:lpwstr>
      </vt:variant>
      <vt:variant>
        <vt:lpwstr/>
      </vt:variant>
      <vt:variant>
        <vt:i4>4390913</vt:i4>
      </vt:variant>
      <vt:variant>
        <vt:i4>723</vt:i4>
      </vt:variant>
      <vt:variant>
        <vt:i4>0</vt:i4>
      </vt:variant>
      <vt:variant>
        <vt:i4>5</vt:i4>
      </vt:variant>
      <vt:variant>
        <vt:lpwstr>../Docs/R1-135872.zip</vt:lpwstr>
      </vt:variant>
      <vt:variant>
        <vt:lpwstr/>
      </vt:variant>
      <vt:variant>
        <vt:i4>4390918</vt:i4>
      </vt:variant>
      <vt:variant>
        <vt:i4>720</vt:i4>
      </vt:variant>
      <vt:variant>
        <vt:i4>0</vt:i4>
      </vt:variant>
      <vt:variant>
        <vt:i4>5</vt:i4>
      </vt:variant>
      <vt:variant>
        <vt:lpwstr>../Docs/R1-135974.zip</vt:lpwstr>
      </vt:variant>
      <vt:variant>
        <vt:lpwstr/>
      </vt:variant>
      <vt:variant>
        <vt:i4>4390913</vt:i4>
      </vt:variant>
      <vt:variant>
        <vt:i4>717</vt:i4>
      </vt:variant>
      <vt:variant>
        <vt:i4>0</vt:i4>
      </vt:variant>
      <vt:variant>
        <vt:i4>5</vt:i4>
      </vt:variant>
      <vt:variant>
        <vt:lpwstr>../Docs/R1-135872.zip</vt:lpwstr>
      </vt:variant>
      <vt:variant>
        <vt:lpwstr/>
      </vt:variant>
      <vt:variant>
        <vt:i4>4653057</vt:i4>
      </vt:variant>
      <vt:variant>
        <vt:i4>714</vt:i4>
      </vt:variant>
      <vt:variant>
        <vt:i4>0</vt:i4>
      </vt:variant>
      <vt:variant>
        <vt:i4>5</vt:i4>
      </vt:variant>
      <vt:variant>
        <vt:lpwstr>../Docs/R1-135832.zip</vt:lpwstr>
      </vt:variant>
      <vt:variant>
        <vt:lpwstr/>
      </vt:variant>
      <vt:variant>
        <vt:i4>4456463</vt:i4>
      </vt:variant>
      <vt:variant>
        <vt:i4>711</vt:i4>
      </vt:variant>
      <vt:variant>
        <vt:i4>0</vt:i4>
      </vt:variant>
      <vt:variant>
        <vt:i4>5</vt:i4>
      </vt:variant>
      <vt:variant>
        <vt:lpwstr>../Docs/R1-136034.zip</vt:lpwstr>
      </vt:variant>
      <vt:variant>
        <vt:lpwstr/>
      </vt:variant>
      <vt:variant>
        <vt:i4>4456450</vt:i4>
      </vt:variant>
      <vt:variant>
        <vt:i4>708</vt:i4>
      </vt:variant>
      <vt:variant>
        <vt:i4>0</vt:i4>
      </vt:variant>
      <vt:variant>
        <vt:i4>5</vt:i4>
      </vt:variant>
      <vt:variant>
        <vt:lpwstr>../Docs/R1-135009.zip</vt:lpwstr>
      </vt:variant>
      <vt:variant>
        <vt:lpwstr/>
      </vt:variant>
      <vt:variant>
        <vt:i4>4325386</vt:i4>
      </vt:variant>
      <vt:variant>
        <vt:i4>705</vt:i4>
      </vt:variant>
      <vt:variant>
        <vt:i4>0</vt:i4>
      </vt:variant>
      <vt:variant>
        <vt:i4>5</vt:i4>
      </vt:variant>
      <vt:variant>
        <vt:lpwstr>../Docs/R1-132819.zip</vt:lpwstr>
      </vt:variant>
      <vt:variant>
        <vt:lpwstr/>
      </vt:variant>
      <vt:variant>
        <vt:i4>4456451</vt:i4>
      </vt:variant>
      <vt:variant>
        <vt:i4>702</vt:i4>
      </vt:variant>
      <vt:variant>
        <vt:i4>0</vt:i4>
      </vt:variant>
      <vt:variant>
        <vt:i4>5</vt:i4>
      </vt:variant>
      <vt:variant>
        <vt:lpwstr>../Docs/R1-135008.zip</vt:lpwstr>
      </vt:variant>
      <vt:variant>
        <vt:lpwstr/>
      </vt:variant>
      <vt:variant>
        <vt:i4>4456460</vt:i4>
      </vt:variant>
      <vt:variant>
        <vt:i4>699</vt:i4>
      </vt:variant>
      <vt:variant>
        <vt:i4>0</vt:i4>
      </vt:variant>
      <vt:variant>
        <vt:i4>5</vt:i4>
      </vt:variant>
      <vt:variant>
        <vt:lpwstr>../Docs/R1-135007.zip</vt:lpwstr>
      </vt:variant>
      <vt:variant>
        <vt:lpwstr/>
      </vt:variant>
      <vt:variant>
        <vt:i4>4456462</vt:i4>
      </vt:variant>
      <vt:variant>
        <vt:i4>696</vt:i4>
      </vt:variant>
      <vt:variant>
        <vt:i4>0</vt:i4>
      </vt:variant>
      <vt:variant>
        <vt:i4>5</vt:i4>
      </vt:variant>
      <vt:variant>
        <vt:lpwstr>../Docs/R1-135005.zip</vt:lpwstr>
      </vt:variant>
      <vt:variant>
        <vt:lpwstr/>
      </vt:variant>
      <vt:variant>
        <vt:i4>4456461</vt:i4>
      </vt:variant>
      <vt:variant>
        <vt:i4>693</vt:i4>
      </vt:variant>
      <vt:variant>
        <vt:i4>0</vt:i4>
      </vt:variant>
      <vt:variant>
        <vt:i4>5</vt:i4>
      </vt:variant>
      <vt:variant>
        <vt:lpwstr>../Docs/R1-135006.zip</vt:lpwstr>
      </vt:variant>
      <vt:variant>
        <vt:lpwstr/>
      </vt:variant>
      <vt:variant>
        <vt:i4>4456456</vt:i4>
      </vt:variant>
      <vt:variant>
        <vt:i4>690</vt:i4>
      </vt:variant>
      <vt:variant>
        <vt:i4>0</vt:i4>
      </vt:variant>
      <vt:variant>
        <vt:i4>5</vt:i4>
      </vt:variant>
      <vt:variant>
        <vt:lpwstr>../Docs/R1-135003.zip</vt:lpwstr>
      </vt:variant>
      <vt:variant>
        <vt:lpwstr/>
      </vt:variant>
      <vt:variant>
        <vt:i4>4456463</vt:i4>
      </vt:variant>
      <vt:variant>
        <vt:i4>687</vt:i4>
      </vt:variant>
      <vt:variant>
        <vt:i4>0</vt:i4>
      </vt:variant>
      <vt:variant>
        <vt:i4>5</vt:i4>
      </vt:variant>
      <vt:variant>
        <vt:lpwstr>../Docs/R1-135004.zip</vt:lpwstr>
      </vt:variant>
      <vt:variant>
        <vt:lpwstr/>
      </vt:variant>
      <vt:variant>
        <vt:i4>4456457</vt:i4>
      </vt:variant>
      <vt:variant>
        <vt:i4>684</vt:i4>
      </vt:variant>
      <vt:variant>
        <vt:i4>0</vt:i4>
      </vt:variant>
      <vt:variant>
        <vt:i4>5</vt:i4>
      </vt:variant>
      <vt:variant>
        <vt:lpwstr>../Docs/R1-135002.zip</vt:lpwstr>
      </vt:variant>
      <vt:variant>
        <vt:lpwstr/>
      </vt:variant>
      <vt:variant>
        <vt:i4>4456458</vt:i4>
      </vt:variant>
      <vt:variant>
        <vt:i4>681</vt:i4>
      </vt:variant>
      <vt:variant>
        <vt:i4>0</vt:i4>
      </vt:variant>
      <vt:variant>
        <vt:i4>5</vt:i4>
      </vt:variant>
      <vt:variant>
        <vt:lpwstr>../Docs/R1-135001.zip</vt:lpwstr>
      </vt:variant>
      <vt:variant>
        <vt:lpwstr/>
      </vt:variant>
      <vt:variant>
        <vt:i4>4456459</vt:i4>
      </vt:variant>
      <vt:variant>
        <vt:i4>678</vt:i4>
      </vt:variant>
      <vt:variant>
        <vt:i4>0</vt:i4>
      </vt:variant>
      <vt:variant>
        <vt:i4>5</vt:i4>
      </vt:variant>
      <vt:variant>
        <vt:lpwstr>../Docs/R1-135000.zip</vt:lpwstr>
      </vt:variant>
      <vt:variant>
        <vt:lpwstr/>
      </vt:variant>
      <vt:variant>
        <vt:i4>7209064</vt:i4>
      </vt:variant>
      <vt:variant>
        <vt:i4>675</vt:i4>
      </vt:variant>
      <vt:variant>
        <vt:i4>0</vt:i4>
      </vt:variant>
      <vt:variant>
        <vt:i4>5</vt:i4>
      </vt:variant>
      <vt:variant>
        <vt:lpwstr>http://webapp.etsi.org/Ipr/</vt:lpwstr>
      </vt:variant>
      <vt:variant>
        <vt:lpwstr/>
      </vt:variant>
      <vt:variant>
        <vt:i4>2031664</vt:i4>
      </vt:variant>
      <vt:variant>
        <vt:i4>668</vt:i4>
      </vt:variant>
      <vt:variant>
        <vt:i4>0</vt:i4>
      </vt:variant>
      <vt:variant>
        <vt:i4>5</vt:i4>
      </vt:variant>
      <vt:variant>
        <vt:lpwstr/>
      </vt:variant>
      <vt:variant>
        <vt:lpwstr>_Toc372721392</vt:lpwstr>
      </vt:variant>
      <vt:variant>
        <vt:i4>2031664</vt:i4>
      </vt:variant>
      <vt:variant>
        <vt:i4>662</vt:i4>
      </vt:variant>
      <vt:variant>
        <vt:i4>0</vt:i4>
      </vt:variant>
      <vt:variant>
        <vt:i4>5</vt:i4>
      </vt:variant>
      <vt:variant>
        <vt:lpwstr/>
      </vt:variant>
      <vt:variant>
        <vt:lpwstr>_Toc372721391</vt:lpwstr>
      </vt:variant>
      <vt:variant>
        <vt:i4>2031664</vt:i4>
      </vt:variant>
      <vt:variant>
        <vt:i4>656</vt:i4>
      </vt:variant>
      <vt:variant>
        <vt:i4>0</vt:i4>
      </vt:variant>
      <vt:variant>
        <vt:i4>5</vt:i4>
      </vt:variant>
      <vt:variant>
        <vt:lpwstr/>
      </vt:variant>
      <vt:variant>
        <vt:lpwstr>_Toc372721390</vt:lpwstr>
      </vt:variant>
      <vt:variant>
        <vt:i4>1966128</vt:i4>
      </vt:variant>
      <vt:variant>
        <vt:i4>650</vt:i4>
      </vt:variant>
      <vt:variant>
        <vt:i4>0</vt:i4>
      </vt:variant>
      <vt:variant>
        <vt:i4>5</vt:i4>
      </vt:variant>
      <vt:variant>
        <vt:lpwstr/>
      </vt:variant>
      <vt:variant>
        <vt:lpwstr>_Toc372721389</vt:lpwstr>
      </vt:variant>
      <vt:variant>
        <vt:i4>1966128</vt:i4>
      </vt:variant>
      <vt:variant>
        <vt:i4>644</vt:i4>
      </vt:variant>
      <vt:variant>
        <vt:i4>0</vt:i4>
      </vt:variant>
      <vt:variant>
        <vt:i4>5</vt:i4>
      </vt:variant>
      <vt:variant>
        <vt:lpwstr/>
      </vt:variant>
      <vt:variant>
        <vt:lpwstr>_Toc372721388</vt:lpwstr>
      </vt:variant>
      <vt:variant>
        <vt:i4>1966128</vt:i4>
      </vt:variant>
      <vt:variant>
        <vt:i4>638</vt:i4>
      </vt:variant>
      <vt:variant>
        <vt:i4>0</vt:i4>
      </vt:variant>
      <vt:variant>
        <vt:i4>5</vt:i4>
      </vt:variant>
      <vt:variant>
        <vt:lpwstr/>
      </vt:variant>
      <vt:variant>
        <vt:lpwstr>_Toc372721387</vt:lpwstr>
      </vt:variant>
      <vt:variant>
        <vt:i4>1966128</vt:i4>
      </vt:variant>
      <vt:variant>
        <vt:i4>632</vt:i4>
      </vt:variant>
      <vt:variant>
        <vt:i4>0</vt:i4>
      </vt:variant>
      <vt:variant>
        <vt:i4>5</vt:i4>
      </vt:variant>
      <vt:variant>
        <vt:lpwstr/>
      </vt:variant>
      <vt:variant>
        <vt:lpwstr>_Toc372721386</vt:lpwstr>
      </vt:variant>
      <vt:variant>
        <vt:i4>1966128</vt:i4>
      </vt:variant>
      <vt:variant>
        <vt:i4>626</vt:i4>
      </vt:variant>
      <vt:variant>
        <vt:i4>0</vt:i4>
      </vt:variant>
      <vt:variant>
        <vt:i4>5</vt:i4>
      </vt:variant>
      <vt:variant>
        <vt:lpwstr/>
      </vt:variant>
      <vt:variant>
        <vt:lpwstr>_Toc372721385</vt:lpwstr>
      </vt:variant>
      <vt:variant>
        <vt:i4>1966128</vt:i4>
      </vt:variant>
      <vt:variant>
        <vt:i4>620</vt:i4>
      </vt:variant>
      <vt:variant>
        <vt:i4>0</vt:i4>
      </vt:variant>
      <vt:variant>
        <vt:i4>5</vt:i4>
      </vt:variant>
      <vt:variant>
        <vt:lpwstr/>
      </vt:variant>
      <vt:variant>
        <vt:lpwstr>_Toc372721384</vt:lpwstr>
      </vt:variant>
      <vt:variant>
        <vt:i4>1966128</vt:i4>
      </vt:variant>
      <vt:variant>
        <vt:i4>614</vt:i4>
      </vt:variant>
      <vt:variant>
        <vt:i4>0</vt:i4>
      </vt:variant>
      <vt:variant>
        <vt:i4>5</vt:i4>
      </vt:variant>
      <vt:variant>
        <vt:lpwstr/>
      </vt:variant>
      <vt:variant>
        <vt:lpwstr>_Toc372721383</vt:lpwstr>
      </vt:variant>
      <vt:variant>
        <vt:i4>1966128</vt:i4>
      </vt:variant>
      <vt:variant>
        <vt:i4>608</vt:i4>
      </vt:variant>
      <vt:variant>
        <vt:i4>0</vt:i4>
      </vt:variant>
      <vt:variant>
        <vt:i4>5</vt:i4>
      </vt:variant>
      <vt:variant>
        <vt:lpwstr/>
      </vt:variant>
      <vt:variant>
        <vt:lpwstr>_Toc372721382</vt:lpwstr>
      </vt:variant>
      <vt:variant>
        <vt:i4>1966128</vt:i4>
      </vt:variant>
      <vt:variant>
        <vt:i4>602</vt:i4>
      </vt:variant>
      <vt:variant>
        <vt:i4>0</vt:i4>
      </vt:variant>
      <vt:variant>
        <vt:i4>5</vt:i4>
      </vt:variant>
      <vt:variant>
        <vt:lpwstr/>
      </vt:variant>
      <vt:variant>
        <vt:lpwstr>_Toc372721381</vt:lpwstr>
      </vt:variant>
      <vt:variant>
        <vt:i4>1966128</vt:i4>
      </vt:variant>
      <vt:variant>
        <vt:i4>596</vt:i4>
      </vt:variant>
      <vt:variant>
        <vt:i4>0</vt:i4>
      </vt:variant>
      <vt:variant>
        <vt:i4>5</vt:i4>
      </vt:variant>
      <vt:variant>
        <vt:lpwstr/>
      </vt:variant>
      <vt:variant>
        <vt:lpwstr>_Toc372721380</vt:lpwstr>
      </vt:variant>
      <vt:variant>
        <vt:i4>1114160</vt:i4>
      </vt:variant>
      <vt:variant>
        <vt:i4>590</vt:i4>
      </vt:variant>
      <vt:variant>
        <vt:i4>0</vt:i4>
      </vt:variant>
      <vt:variant>
        <vt:i4>5</vt:i4>
      </vt:variant>
      <vt:variant>
        <vt:lpwstr/>
      </vt:variant>
      <vt:variant>
        <vt:lpwstr>_Toc372721379</vt:lpwstr>
      </vt:variant>
      <vt:variant>
        <vt:i4>1114160</vt:i4>
      </vt:variant>
      <vt:variant>
        <vt:i4>584</vt:i4>
      </vt:variant>
      <vt:variant>
        <vt:i4>0</vt:i4>
      </vt:variant>
      <vt:variant>
        <vt:i4>5</vt:i4>
      </vt:variant>
      <vt:variant>
        <vt:lpwstr/>
      </vt:variant>
      <vt:variant>
        <vt:lpwstr>_Toc372721378</vt:lpwstr>
      </vt:variant>
      <vt:variant>
        <vt:i4>1114160</vt:i4>
      </vt:variant>
      <vt:variant>
        <vt:i4>578</vt:i4>
      </vt:variant>
      <vt:variant>
        <vt:i4>0</vt:i4>
      </vt:variant>
      <vt:variant>
        <vt:i4>5</vt:i4>
      </vt:variant>
      <vt:variant>
        <vt:lpwstr/>
      </vt:variant>
      <vt:variant>
        <vt:lpwstr>_Toc372721377</vt:lpwstr>
      </vt:variant>
      <vt:variant>
        <vt:i4>1114160</vt:i4>
      </vt:variant>
      <vt:variant>
        <vt:i4>572</vt:i4>
      </vt:variant>
      <vt:variant>
        <vt:i4>0</vt:i4>
      </vt:variant>
      <vt:variant>
        <vt:i4>5</vt:i4>
      </vt:variant>
      <vt:variant>
        <vt:lpwstr/>
      </vt:variant>
      <vt:variant>
        <vt:lpwstr>_Toc372721376</vt:lpwstr>
      </vt:variant>
      <vt:variant>
        <vt:i4>1114160</vt:i4>
      </vt:variant>
      <vt:variant>
        <vt:i4>566</vt:i4>
      </vt:variant>
      <vt:variant>
        <vt:i4>0</vt:i4>
      </vt:variant>
      <vt:variant>
        <vt:i4>5</vt:i4>
      </vt:variant>
      <vt:variant>
        <vt:lpwstr/>
      </vt:variant>
      <vt:variant>
        <vt:lpwstr>_Toc372721375</vt:lpwstr>
      </vt:variant>
      <vt:variant>
        <vt:i4>1114160</vt:i4>
      </vt:variant>
      <vt:variant>
        <vt:i4>560</vt:i4>
      </vt:variant>
      <vt:variant>
        <vt:i4>0</vt:i4>
      </vt:variant>
      <vt:variant>
        <vt:i4>5</vt:i4>
      </vt:variant>
      <vt:variant>
        <vt:lpwstr/>
      </vt:variant>
      <vt:variant>
        <vt:lpwstr>_Toc372721374</vt:lpwstr>
      </vt:variant>
      <vt:variant>
        <vt:i4>1114160</vt:i4>
      </vt:variant>
      <vt:variant>
        <vt:i4>554</vt:i4>
      </vt:variant>
      <vt:variant>
        <vt:i4>0</vt:i4>
      </vt:variant>
      <vt:variant>
        <vt:i4>5</vt:i4>
      </vt:variant>
      <vt:variant>
        <vt:lpwstr/>
      </vt:variant>
      <vt:variant>
        <vt:lpwstr>_Toc372721373</vt:lpwstr>
      </vt:variant>
      <vt:variant>
        <vt:i4>1114160</vt:i4>
      </vt:variant>
      <vt:variant>
        <vt:i4>548</vt:i4>
      </vt:variant>
      <vt:variant>
        <vt:i4>0</vt:i4>
      </vt:variant>
      <vt:variant>
        <vt:i4>5</vt:i4>
      </vt:variant>
      <vt:variant>
        <vt:lpwstr/>
      </vt:variant>
      <vt:variant>
        <vt:lpwstr>_Toc372721372</vt:lpwstr>
      </vt:variant>
      <vt:variant>
        <vt:i4>1114160</vt:i4>
      </vt:variant>
      <vt:variant>
        <vt:i4>542</vt:i4>
      </vt:variant>
      <vt:variant>
        <vt:i4>0</vt:i4>
      </vt:variant>
      <vt:variant>
        <vt:i4>5</vt:i4>
      </vt:variant>
      <vt:variant>
        <vt:lpwstr/>
      </vt:variant>
      <vt:variant>
        <vt:lpwstr>_Toc372721371</vt:lpwstr>
      </vt:variant>
      <vt:variant>
        <vt:i4>1114160</vt:i4>
      </vt:variant>
      <vt:variant>
        <vt:i4>536</vt:i4>
      </vt:variant>
      <vt:variant>
        <vt:i4>0</vt:i4>
      </vt:variant>
      <vt:variant>
        <vt:i4>5</vt:i4>
      </vt:variant>
      <vt:variant>
        <vt:lpwstr/>
      </vt:variant>
      <vt:variant>
        <vt:lpwstr>_Toc372721370</vt:lpwstr>
      </vt:variant>
      <vt:variant>
        <vt:i4>1048624</vt:i4>
      </vt:variant>
      <vt:variant>
        <vt:i4>530</vt:i4>
      </vt:variant>
      <vt:variant>
        <vt:i4>0</vt:i4>
      </vt:variant>
      <vt:variant>
        <vt:i4>5</vt:i4>
      </vt:variant>
      <vt:variant>
        <vt:lpwstr/>
      </vt:variant>
      <vt:variant>
        <vt:lpwstr>_Toc372721369</vt:lpwstr>
      </vt:variant>
      <vt:variant>
        <vt:i4>1048624</vt:i4>
      </vt:variant>
      <vt:variant>
        <vt:i4>524</vt:i4>
      </vt:variant>
      <vt:variant>
        <vt:i4>0</vt:i4>
      </vt:variant>
      <vt:variant>
        <vt:i4>5</vt:i4>
      </vt:variant>
      <vt:variant>
        <vt:lpwstr/>
      </vt:variant>
      <vt:variant>
        <vt:lpwstr>_Toc372721368</vt:lpwstr>
      </vt:variant>
      <vt:variant>
        <vt:i4>1048624</vt:i4>
      </vt:variant>
      <vt:variant>
        <vt:i4>518</vt:i4>
      </vt:variant>
      <vt:variant>
        <vt:i4>0</vt:i4>
      </vt:variant>
      <vt:variant>
        <vt:i4>5</vt:i4>
      </vt:variant>
      <vt:variant>
        <vt:lpwstr/>
      </vt:variant>
      <vt:variant>
        <vt:lpwstr>_Toc372721367</vt:lpwstr>
      </vt:variant>
      <vt:variant>
        <vt:i4>1048624</vt:i4>
      </vt:variant>
      <vt:variant>
        <vt:i4>512</vt:i4>
      </vt:variant>
      <vt:variant>
        <vt:i4>0</vt:i4>
      </vt:variant>
      <vt:variant>
        <vt:i4>5</vt:i4>
      </vt:variant>
      <vt:variant>
        <vt:lpwstr/>
      </vt:variant>
      <vt:variant>
        <vt:lpwstr>_Toc372721366</vt:lpwstr>
      </vt:variant>
      <vt:variant>
        <vt:i4>1048624</vt:i4>
      </vt:variant>
      <vt:variant>
        <vt:i4>506</vt:i4>
      </vt:variant>
      <vt:variant>
        <vt:i4>0</vt:i4>
      </vt:variant>
      <vt:variant>
        <vt:i4>5</vt:i4>
      </vt:variant>
      <vt:variant>
        <vt:lpwstr/>
      </vt:variant>
      <vt:variant>
        <vt:lpwstr>_Toc372721365</vt:lpwstr>
      </vt:variant>
      <vt:variant>
        <vt:i4>1048624</vt:i4>
      </vt:variant>
      <vt:variant>
        <vt:i4>500</vt:i4>
      </vt:variant>
      <vt:variant>
        <vt:i4>0</vt:i4>
      </vt:variant>
      <vt:variant>
        <vt:i4>5</vt:i4>
      </vt:variant>
      <vt:variant>
        <vt:lpwstr/>
      </vt:variant>
      <vt:variant>
        <vt:lpwstr>_Toc372721364</vt:lpwstr>
      </vt:variant>
      <vt:variant>
        <vt:i4>1048624</vt:i4>
      </vt:variant>
      <vt:variant>
        <vt:i4>494</vt:i4>
      </vt:variant>
      <vt:variant>
        <vt:i4>0</vt:i4>
      </vt:variant>
      <vt:variant>
        <vt:i4>5</vt:i4>
      </vt:variant>
      <vt:variant>
        <vt:lpwstr/>
      </vt:variant>
      <vt:variant>
        <vt:lpwstr>_Toc372721363</vt:lpwstr>
      </vt:variant>
      <vt:variant>
        <vt:i4>1048624</vt:i4>
      </vt:variant>
      <vt:variant>
        <vt:i4>488</vt:i4>
      </vt:variant>
      <vt:variant>
        <vt:i4>0</vt:i4>
      </vt:variant>
      <vt:variant>
        <vt:i4>5</vt:i4>
      </vt:variant>
      <vt:variant>
        <vt:lpwstr/>
      </vt:variant>
      <vt:variant>
        <vt:lpwstr>_Toc372721362</vt:lpwstr>
      </vt:variant>
      <vt:variant>
        <vt:i4>1048624</vt:i4>
      </vt:variant>
      <vt:variant>
        <vt:i4>482</vt:i4>
      </vt:variant>
      <vt:variant>
        <vt:i4>0</vt:i4>
      </vt:variant>
      <vt:variant>
        <vt:i4>5</vt:i4>
      </vt:variant>
      <vt:variant>
        <vt:lpwstr/>
      </vt:variant>
      <vt:variant>
        <vt:lpwstr>_Toc372721361</vt:lpwstr>
      </vt:variant>
      <vt:variant>
        <vt:i4>1048624</vt:i4>
      </vt:variant>
      <vt:variant>
        <vt:i4>476</vt:i4>
      </vt:variant>
      <vt:variant>
        <vt:i4>0</vt:i4>
      </vt:variant>
      <vt:variant>
        <vt:i4>5</vt:i4>
      </vt:variant>
      <vt:variant>
        <vt:lpwstr/>
      </vt:variant>
      <vt:variant>
        <vt:lpwstr>_Toc372721360</vt:lpwstr>
      </vt:variant>
      <vt:variant>
        <vt:i4>1245232</vt:i4>
      </vt:variant>
      <vt:variant>
        <vt:i4>470</vt:i4>
      </vt:variant>
      <vt:variant>
        <vt:i4>0</vt:i4>
      </vt:variant>
      <vt:variant>
        <vt:i4>5</vt:i4>
      </vt:variant>
      <vt:variant>
        <vt:lpwstr/>
      </vt:variant>
      <vt:variant>
        <vt:lpwstr>_Toc372721359</vt:lpwstr>
      </vt:variant>
      <vt:variant>
        <vt:i4>1245232</vt:i4>
      </vt:variant>
      <vt:variant>
        <vt:i4>464</vt:i4>
      </vt:variant>
      <vt:variant>
        <vt:i4>0</vt:i4>
      </vt:variant>
      <vt:variant>
        <vt:i4>5</vt:i4>
      </vt:variant>
      <vt:variant>
        <vt:lpwstr/>
      </vt:variant>
      <vt:variant>
        <vt:lpwstr>_Toc372721358</vt:lpwstr>
      </vt:variant>
      <vt:variant>
        <vt:i4>1245232</vt:i4>
      </vt:variant>
      <vt:variant>
        <vt:i4>458</vt:i4>
      </vt:variant>
      <vt:variant>
        <vt:i4>0</vt:i4>
      </vt:variant>
      <vt:variant>
        <vt:i4>5</vt:i4>
      </vt:variant>
      <vt:variant>
        <vt:lpwstr/>
      </vt:variant>
      <vt:variant>
        <vt:lpwstr>_Toc372721357</vt:lpwstr>
      </vt:variant>
      <vt:variant>
        <vt:i4>1245232</vt:i4>
      </vt:variant>
      <vt:variant>
        <vt:i4>452</vt:i4>
      </vt:variant>
      <vt:variant>
        <vt:i4>0</vt:i4>
      </vt:variant>
      <vt:variant>
        <vt:i4>5</vt:i4>
      </vt:variant>
      <vt:variant>
        <vt:lpwstr/>
      </vt:variant>
      <vt:variant>
        <vt:lpwstr>_Toc372721356</vt:lpwstr>
      </vt:variant>
      <vt:variant>
        <vt:i4>1245232</vt:i4>
      </vt:variant>
      <vt:variant>
        <vt:i4>446</vt:i4>
      </vt:variant>
      <vt:variant>
        <vt:i4>0</vt:i4>
      </vt:variant>
      <vt:variant>
        <vt:i4>5</vt:i4>
      </vt:variant>
      <vt:variant>
        <vt:lpwstr/>
      </vt:variant>
      <vt:variant>
        <vt:lpwstr>_Toc372721355</vt:lpwstr>
      </vt:variant>
      <vt:variant>
        <vt:i4>1245232</vt:i4>
      </vt:variant>
      <vt:variant>
        <vt:i4>440</vt:i4>
      </vt:variant>
      <vt:variant>
        <vt:i4>0</vt:i4>
      </vt:variant>
      <vt:variant>
        <vt:i4>5</vt:i4>
      </vt:variant>
      <vt:variant>
        <vt:lpwstr/>
      </vt:variant>
      <vt:variant>
        <vt:lpwstr>_Toc372721354</vt:lpwstr>
      </vt:variant>
      <vt:variant>
        <vt:i4>1245232</vt:i4>
      </vt:variant>
      <vt:variant>
        <vt:i4>434</vt:i4>
      </vt:variant>
      <vt:variant>
        <vt:i4>0</vt:i4>
      </vt:variant>
      <vt:variant>
        <vt:i4>5</vt:i4>
      </vt:variant>
      <vt:variant>
        <vt:lpwstr/>
      </vt:variant>
      <vt:variant>
        <vt:lpwstr>_Toc372721353</vt:lpwstr>
      </vt:variant>
      <vt:variant>
        <vt:i4>1245232</vt:i4>
      </vt:variant>
      <vt:variant>
        <vt:i4>428</vt:i4>
      </vt:variant>
      <vt:variant>
        <vt:i4>0</vt:i4>
      </vt:variant>
      <vt:variant>
        <vt:i4>5</vt:i4>
      </vt:variant>
      <vt:variant>
        <vt:lpwstr/>
      </vt:variant>
      <vt:variant>
        <vt:lpwstr>_Toc372721352</vt:lpwstr>
      </vt:variant>
      <vt:variant>
        <vt:i4>1245232</vt:i4>
      </vt:variant>
      <vt:variant>
        <vt:i4>422</vt:i4>
      </vt:variant>
      <vt:variant>
        <vt:i4>0</vt:i4>
      </vt:variant>
      <vt:variant>
        <vt:i4>5</vt:i4>
      </vt:variant>
      <vt:variant>
        <vt:lpwstr/>
      </vt:variant>
      <vt:variant>
        <vt:lpwstr>_Toc372721351</vt:lpwstr>
      </vt:variant>
      <vt:variant>
        <vt:i4>1245232</vt:i4>
      </vt:variant>
      <vt:variant>
        <vt:i4>416</vt:i4>
      </vt:variant>
      <vt:variant>
        <vt:i4>0</vt:i4>
      </vt:variant>
      <vt:variant>
        <vt:i4>5</vt:i4>
      </vt:variant>
      <vt:variant>
        <vt:lpwstr/>
      </vt:variant>
      <vt:variant>
        <vt:lpwstr>_Toc372721350</vt:lpwstr>
      </vt:variant>
      <vt:variant>
        <vt:i4>1179696</vt:i4>
      </vt:variant>
      <vt:variant>
        <vt:i4>410</vt:i4>
      </vt:variant>
      <vt:variant>
        <vt:i4>0</vt:i4>
      </vt:variant>
      <vt:variant>
        <vt:i4>5</vt:i4>
      </vt:variant>
      <vt:variant>
        <vt:lpwstr/>
      </vt:variant>
      <vt:variant>
        <vt:lpwstr>_Toc372721349</vt:lpwstr>
      </vt:variant>
      <vt:variant>
        <vt:i4>1179696</vt:i4>
      </vt:variant>
      <vt:variant>
        <vt:i4>404</vt:i4>
      </vt:variant>
      <vt:variant>
        <vt:i4>0</vt:i4>
      </vt:variant>
      <vt:variant>
        <vt:i4>5</vt:i4>
      </vt:variant>
      <vt:variant>
        <vt:lpwstr/>
      </vt:variant>
      <vt:variant>
        <vt:lpwstr>_Toc372721348</vt:lpwstr>
      </vt:variant>
      <vt:variant>
        <vt:i4>1179696</vt:i4>
      </vt:variant>
      <vt:variant>
        <vt:i4>398</vt:i4>
      </vt:variant>
      <vt:variant>
        <vt:i4>0</vt:i4>
      </vt:variant>
      <vt:variant>
        <vt:i4>5</vt:i4>
      </vt:variant>
      <vt:variant>
        <vt:lpwstr/>
      </vt:variant>
      <vt:variant>
        <vt:lpwstr>_Toc372721347</vt:lpwstr>
      </vt:variant>
      <vt:variant>
        <vt:i4>1179696</vt:i4>
      </vt:variant>
      <vt:variant>
        <vt:i4>392</vt:i4>
      </vt:variant>
      <vt:variant>
        <vt:i4>0</vt:i4>
      </vt:variant>
      <vt:variant>
        <vt:i4>5</vt:i4>
      </vt:variant>
      <vt:variant>
        <vt:lpwstr/>
      </vt:variant>
      <vt:variant>
        <vt:lpwstr>_Toc372721346</vt:lpwstr>
      </vt:variant>
      <vt:variant>
        <vt:i4>1179696</vt:i4>
      </vt:variant>
      <vt:variant>
        <vt:i4>386</vt:i4>
      </vt:variant>
      <vt:variant>
        <vt:i4>0</vt:i4>
      </vt:variant>
      <vt:variant>
        <vt:i4>5</vt:i4>
      </vt:variant>
      <vt:variant>
        <vt:lpwstr/>
      </vt:variant>
      <vt:variant>
        <vt:lpwstr>_Toc372721345</vt:lpwstr>
      </vt:variant>
      <vt:variant>
        <vt:i4>1179696</vt:i4>
      </vt:variant>
      <vt:variant>
        <vt:i4>380</vt:i4>
      </vt:variant>
      <vt:variant>
        <vt:i4>0</vt:i4>
      </vt:variant>
      <vt:variant>
        <vt:i4>5</vt:i4>
      </vt:variant>
      <vt:variant>
        <vt:lpwstr/>
      </vt:variant>
      <vt:variant>
        <vt:lpwstr>_Toc372721344</vt:lpwstr>
      </vt:variant>
      <vt:variant>
        <vt:i4>1179696</vt:i4>
      </vt:variant>
      <vt:variant>
        <vt:i4>374</vt:i4>
      </vt:variant>
      <vt:variant>
        <vt:i4>0</vt:i4>
      </vt:variant>
      <vt:variant>
        <vt:i4>5</vt:i4>
      </vt:variant>
      <vt:variant>
        <vt:lpwstr/>
      </vt:variant>
      <vt:variant>
        <vt:lpwstr>_Toc372721343</vt:lpwstr>
      </vt:variant>
      <vt:variant>
        <vt:i4>1179696</vt:i4>
      </vt:variant>
      <vt:variant>
        <vt:i4>368</vt:i4>
      </vt:variant>
      <vt:variant>
        <vt:i4>0</vt:i4>
      </vt:variant>
      <vt:variant>
        <vt:i4>5</vt:i4>
      </vt:variant>
      <vt:variant>
        <vt:lpwstr/>
      </vt:variant>
      <vt:variant>
        <vt:lpwstr>_Toc372721342</vt:lpwstr>
      </vt:variant>
      <vt:variant>
        <vt:i4>1179696</vt:i4>
      </vt:variant>
      <vt:variant>
        <vt:i4>362</vt:i4>
      </vt:variant>
      <vt:variant>
        <vt:i4>0</vt:i4>
      </vt:variant>
      <vt:variant>
        <vt:i4>5</vt:i4>
      </vt:variant>
      <vt:variant>
        <vt:lpwstr/>
      </vt:variant>
      <vt:variant>
        <vt:lpwstr>_Toc372721341</vt:lpwstr>
      </vt:variant>
      <vt:variant>
        <vt:i4>1179696</vt:i4>
      </vt:variant>
      <vt:variant>
        <vt:i4>356</vt:i4>
      </vt:variant>
      <vt:variant>
        <vt:i4>0</vt:i4>
      </vt:variant>
      <vt:variant>
        <vt:i4>5</vt:i4>
      </vt:variant>
      <vt:variant>
        <vt:lpwstr/>
      </vt:variant>
      <vt:variant>
        <vt:lpwstr>_Toc372721340</vt:lpwstr>
      </vt:variant>
      <vt:variant>
        <vt:i4>1376304</vt:i4>
      </vt:variant>
      <vt:variant>
        <vt:i4>350</vt:i4>
      </vt:variant>
      <vt:variant>
        <vt:i4>0</vt:i4>
      </vt:variant>
      <vt:variant>
        <vt:i4>5</vt:i4>
      </vt:variant>
      <vt:variant>
        <vt:lpwstr/>
      </vt:variant>
      <vt:variant>
        <vt:lpwstr>_Toc372721339</vt:lpwstr>
      </vt:variant>
      <vt:variant>
        <vt:i4>1376304</vt:i4>
      </vt:variant>
      <vt:variant>
        <vt:i4>344</vt:i4>
      </vt:variant>
      <vt:variant>
        <vt:i4>0</vt:i4>
      </vt:variant>
      <vt:variant>
        <vt:i4>5</vt:i4>
      </vt:variant>
      <vt:variant>
        <vt:lpwstr/>
      </vt:variant>
      <vt:variant>
        <vt:lpwstr>_Toc372721338</vt:lpwstr>
      </vt:variant>
      <vt:variant>
        <vt:i4>1376304</vt:i4>
      </vt:variant>
      <vt:variant>
        <vt:i4>338</vt:i4>
      </vt:variant>
      <vt:variant>
        <vt:i4>0</vt:i4>
      </vt:variant>
      <vt:variant>
        <vt:i4>5</vt:i4>
      </vt:variant>
      <vt:variant>
        <vt:lpwstr/>
      </vt:variant>
      <vt:variant>
        <vt:lpwstr>_Toc372721337</vt:lpwstr>
      </vt:variant>
      <vt:variant>
        <vt:i4>1376304</vt:i4>
      </vt:variant>
      <vt:variant>
        <vt:i4>332</vt:i4>
      </vt:variant>
      <vt:variant>
        <vt:i4>0</vt:i4>
      </vt:variant>
      <vt:variant>
        <vt:i4>5</vt:i4>
      </vt:variant>
      <vt:variant>
        <vt:lpwstr/>
      </vt:variant>
      <vt:variant>
        <vt:lpwstr>_Toc372721336</vt:lpwstr>
      </vt:variant>
      <vt:variant>
        <vt:i4>1376304</vt:i4>
      </vt:variant>
      <vt:variant>
        <vt:i4>326</vt:i4>
      </vt:variant>
      <vt:variant>
        <vt:i4>0</vt:i4>
      </vt:variant>
      <vt:variant>
        <vt:i4>5</vt:i4>
      </vt:variant>
      <vt:variant>
        <vt:lpwstr/>
      </vt:variant>
      <vt:variant>
        <vt:lpwstr>_Toc372721335</vt:lpwstr>
      </vt:variant>
      <vt:variant>
        <vt:i4>1376304</vt:i4>
      </vt:variant>
      <vt:variant>
        <vt:i4>320</vt:i4>
      </vt:variant>
      <vt:variant>
        <vt:i4>0</vt:i4>
      </vt:variant>
      <vt:variant>
        <vt:i4>5</vt:i4>
      </vt:variant>
      <vt:variant>
        <vt:lpwstr/>
      </vt:variant>
      <vt:variant>
        <vt:lpwstr>_Toc372721334</vt:lpwstr>
      </vt:variant>
      <vt:variant>
        <vt:i4>1376304</vt:i4>
      </vt:variant>
      <vt:variant>
        <vt:i4>314</vt:i4>
      </vt:variant>
      <vt:variant>
        <vt:i4>0</vt:i4>
      </vt:variant>
      <vt:variant>
        <vt:i4>5</vt:i4>
      </vt:variant>
      <vt:variant>
        <vt:lpwstr/>
      </vt:variant>
      <vt:variant>
        <vt:lpwstr>_Toc372721333</vt:lpwstr>
      </vt:variant>
      <vt:variant>
        <vt:i4>1376304</vt:i4>
      </vt:variant>
      <vt:variant>
        <vt:i4>308</vt:i4>
      </vt:variant>
      <vt:variant>
        <vt:i4>0</vt:i4>
      </vt:variant>
      <vt:variant>
        <vt:i4>5</vt:i4>
      </vt:variant>
      <vt:variant>
        <vt:lpwstr/>
      </vt:variant>
      <vt:variant>
        <vt:lpwstr>_Toc372721332</vt:lpwstr>
      </vt:variant>
      <vt:variant>
        <vt:i4>1376304</vt:i4>
      </vt:variant>
      <vt:variant>
        <vt:i4>302</vt:i4>
      </vt:variant>
      <vt:variant>
        <vt:i4>0</vt:i4>
      </vt:variant>
      <vt:variant>
        <vt:i4>5</vt:i4>
      </vt:variant>
      <vt:variant>
        <vt:lpwstr/>
      </vt:variant>
      <vt:variant>
        <vt:lpwstr>_Toc372721331</vt:lpwstr>
      </vt:variant>
      <vt:variant>
        <vt:i4>1376304</vt:i4>
      </vt:variant>
      <vt:variant>
        <vt:i4>296</vt:i4>
      </vt:variant>
      <vt:variant>
        <vt:i4>0</vt:i4>
      </vt:variant>
      <vt:variant>
        <vt:i4>5</vt:i4>
      </vt:variant>
      <vt:variant>
        <vt:lpwstr/>
      </vt:variant>
      <vt:variant>
        <vt:lpwstr>_Toc372721330</vt:lpwstr>
      </vt:variant>
      <vt:variant>
        <vt:i4>1310768</vt:i4>
      </vt:variant>
      <vt:variant>
        <vt:i4>290</vt:i4>
      </vt:variant>
      <vt:variant>
        <vt:i4>0</vt:i4>
      </vt:variant>
      <vt:variant>
        <vt:i4>5</vt:i4>
      </vt:variant>
      <vt:variant>
        <vt:lpwstr/>
      </vt:variant>
      <vt:variant>
        <vt:lpwstr>_Toc372721329</vt:lpwstr>
      </vt:variant>
      <vt:variant>
        <vt:i4>1310768</vt:i4>
      </vt:variant>
      <vt:variant>
        <vt:i4>284</vt:i4>
      </vt:variant>
      <vt:variant>
        <vt:i4>0</vt:i4>
      </vt:variant>
      <vt:variant>
        <vt:i4>5</vt:i4>
      </vt:variant>
      <vt:variant>
        <vt:lpwstr/>
      </vt:variant>
      <vt:variant>
        <vt:lpwstr>_Toc372721328</vt:lpwstr>
      </vt:variant>
      <vt:variant>
        <vt:i4>1310768</vt:i4>
      </vt:variant>
      <vt:variant>
        <vt:i4>278</vt:i4>
      </vt:variant>
      <vt:variant>
        <vt:i4>0</vt:i4>
      </vt:variant>
      <vt:variant>
        <vt:i4>5</vt:i4>
      </vt:variant>
      <vt:variant>
        <vt:lpwstr/>
      </vt:variant>
      <vt:variant>
        <vt:lpwstr>_Toc372721327</vt:lpwstr>
      </vt:variant>
      <vt:variant>
        <vt:i4>1310768</vt:i4>
      </vt:variant>
      <vt:variant>
        <vt:i4>272</vt:i4>
      </vt:variant>
      <vt:variant>
        <vt:i4>0</vt:i4>
      </vt:variant>
      <vt:variant>
        <vt:i4>5</vt:i4>
      </vt:variant>
      <vt:variant>
        <vt:lpwstr/>
      </vt:variant>
      <vt:variant>
        <vt:lpwstr>_Toc372721326</vt:lpwstr>
      </vt:variant>
      <vt:variant>
        <vt:i4>1310768</vt:i4>
      </vt:variant>
      <vt:variant>
        <vt:i4>266</vt:i4>
      </vt:variant>
      <vt:variant>
        <vt:i4>0</vt:i4>
      </vt:variant>
      <vt:variant>
        <vt:i4>5</vt:i4>
      </vt:variant>
      <vt:variant>
        <vt:lpwstr/>
      </vt:variant>
      <vt:variant>
        <vt:lpwstr>_Toc372721325</vt:lpwstr>
      </vt:variant>
      <vt:variant>
        <vt:i4>1310768</vt:i4>
      </vt:variant>
      <vt:variant>
        <vt:i4>260</vt:i4>
      </vt:variant>
      <vt:variant>
        <vt:i4>0</vt:i4>
      </vt:variant>
      <vt:variant>
        <vt:i4>5</vt:i4>
      </vt:variant>
      <vt:variant>
        <vt:lpwstr/>
      </vt:variant>
      <vt:variant>
        <vt:lpwstr>_Toc372721324</vt:lpwstr>
      </vt:variant>
      <vt:variant>
        <vt:i4>1310768</vt:i4>
      </vt:variant>
      <vt:variant>
        <vt:i4>254</vt:i4>
      </vt:variant>
      <vt:variant>
        <vt:i4>0</vt:i4>
      </vt:variant>
      <vt:variant>
        <vt:i4>5</vt:i4>
      </vt:variant>
      <vt:variant>
        <vt:lpwstr/>
      </vt:variant>
      <vt:variant>
        <vt:lpwstr>_Toc372721323</vt:lpwstr>
      </vt:variant>
      <vt:variant>
        <vt:i4>1310768</vt:i4>
      </vt:variant>
      <vt:variant>
        <vt:i4>248</vt:i4>
      </vt:variant>
      <vt:variant>
        <vt:i4>0</vt:i4>
      </vt:variant>
      <vt:variant>
        <vt:i4>5</vt:i4>
      </vt:variant>
      <vt:variant>
        <vt:lpwstr/>
      </vt:variant>
      <vt:variant>
        <vt:lpwstr>_Toc372721322</vt:lpwstr>
      </vt:variant>
      <vt:variant>
        <vt:i4>1310768</vt:i4>
      </vt:variant>
      <vt:variant>
        <vt:i4>242</vt:i4>
      </vt:variant>
      <vt:variant>
        <vt:i4>0</vt:i4>
      </vt:variant>
      <vt:variant>
        <vt:i4>5</vt:i4>
      </vt:variant>
      <vt:variant>
        <vt:lpwstr/>
      </vt:variant>
      <vt:variant>
        <vt:lpwstr>_Toc372721321</vt:lpwstr>
      </vt:variant>
      <vt:variant>
        <vt:i4>1310768</vt:i4>
      </vt:variant>
      <vt:variant>
        <vt:i4>236</vt:i4>
      </vt:variant>
      <vt:variant>
        <vt:i4>0</vt:i4>
      </vt:variant>
      <vt:variant>
        <vt:i4>5</vt:i4>
      </vt:variant>
      <vt:variant>
        <vt:lpwstr/>
      </vt:variant>
      <vt:variant>
        <vt:lpwstr>_Toc372721320</vt:lpwstr>
      </vt:variant>
      <vt:variant>
        <vt:i4>1507376</vt:i4>
      </vt:variant>
      <vt:variant>
        <vt:i4>230</vt:i4>
      </vt:variant>
      <vt:variant>
        <vt:i4>0</vt:i4>
      </vt:variant>
      <vt:variant>
        <vt:i4>5</vt:i4>
      </vt:variant>
      <vt:variant>
        <vt:lpwstr/>
      </vt:variant>
      <vt:variant>
        <vt:lpwstr>_Toc372721319</vt:lpwstr>
      </vt:variant>
      <vt:variant>
        <vt:i4>1507376</vt:i4>
      </vt:variant>
      <vt:variant>
        <vt:i4>224</vt:i4>
      </vt:variant>
      <vt:variant>
        <vt:i4>0</vt:i4>
      </vt:variant>
      <vt:variant>
        <vt:i4>5</vt:i4>
      </vt:variant>
      <vt:variant>
        <vt:lpwstr/>
      </vt:variant>
      <vt:variant>
        <vt:lpwstr>_Toc372721318</vt:lpwstr>
      </vt:variant>
      <vt:variant>
        <vt:i4>1507376</vt:i4>
      </vt:variant>
      <vt:variant>
        <vt:i4>218</vt:i4>
      </vt:variant>
      <vt:variant>
        <vt:i4>0</vt:i4>
      </vt:variant>
      <vt:variant>
        <vt:i4>5</vt:i4>
      </vt:variant>
      <vt:variant>
        <vt:lpwstr/>
      </vt:variant>
      <vt:variant>
        <vt:lpwstr>_Toc372721317</vt:lpwstr>
      </vt:variant>
      <vt:variant>
        <vt:i4>1507376</vt:i4>
      </vt:variant>
      <vt:variant>
        <vt:i4>212</vt:i4>
      </vt:variant>
      <vt:variant>
        <vt:i4>0</vt:i4>
      </vt:variant>
      <vt:variant>
        <vt:i4>5</vt:i4>
      </vt:variant>
      <vt:variant>
        <vt:lpwstr/>
      </vt:variant>
      <vt:variant>
        <vt:lpwstr>_Toc372721316</vt:lpwstr>
      </vt:variant>
      <vt:variant>
        <vt:i4>1507376</vt:i4>
      </vt:variant>
      <vt:variant>
        <vt:i4>206</vt:i4>
      </vt:variant>
      <vt:variant>
        <vt:i4>0</vt:i4>
      </vt:variant>
      <vt:variant>
        <vt:i4>5</vt:i4>
      </vt:variant>
      <vt:variant>
        <vt:lpwstr/>
      </vt:variant>
      <vt:variant>
        <vt:lpwstr>_Toc372721315</vt:lpwstr>
      </vt:variant>
      <vt:variant>
        <vt:i4>1507376</vt:i4>
      </vt:variant>
      <vt:variant>
        <vt:i4>200</vt:i4>
      </vt:variant>
      <vt:variant>
        <vt:i4>0</vt:i4>
      </vt:variant>
      <vt:variant>
        <vt:i4>5</vt:i4>
      </vt:variant>
      <vt:variant>
        <vt:lpwstr/>
      </vt:variant>
      <vt:variant>
        <vt:lpwstr>_Toc372721314</vt:lpwstr>
      </vt:variant>
      <vt:variant>
        <vt:i4>1507376</vt:i4>
      </vt:variant>
      <vt:variant>
        <vt:i4>194</vt:i4>
      </vt:variant>
      <vt:variant>
        <vt:i4>0</vt:i4>
      </vt:variant>
      <vt:variant>
        <vt:i4>5</vt:i4>
      </vt:variant>
      <vt:variant>
        <vt:lpwstr/>
      </vt:variant>
      <vt:variant>
        <vt:lpwstr>_Toc372721313</vt:lpwstr>
      </vt:variant>
      <vt:variant>
        <vt:i4>1507376</vt:i4>
      </vt:variant>
      <vt:variant>
        <vt:i4>188</vt:i4>
      </vt:variant>
      <vt:variant>
        <vt:i4>0</vt:i4>
      </vt:variant>
      <vt:variant>
        <vt:i4>5</vt:i4>
      </vt:variant>
      <vt:variant>
        <vt:lpwstr/>
      </vt:variant>
      <vt:variant>
        <vt:lpwstr>_Toc372721312</vt:lpwstr>
      </vt:variant>
      <vt:variant>
        <vt:i4>1507376</vt:i4>
      </vt:variant>
      <vt:variant>
        <vt:i4>182</vt:i4>
      </vt:variant>
      <vt:variant>
        <vt:i4>0</vt:i4>
      </vt:variant>
      <vt:variant>
        <vt:i4>5</vt:i4>
      </vt:variant>
      <vt:variant>
        <vt:lpwstr/>
      </vt:variant>
      <vt:variant>
        <vt:lpwstr>_Toc372721311</vt:lpwstr>
      </vt:variant>
      <vt:variant>
        <vt:i4>1507376</vt:i4>
      </vt:variant>
      <vt:variant>
        <vt:i4>176</vt:i4>
      </vt:variant>
      <vt:variant>
        <vt:i4>0</vt:i4>
      </vt:variant>
      <vt:variant>
        <vt:i4>5</vt:i4>
      </vt:variant>
      <vt:variant>
        <vt:lpwstr/>
      </vt:variant>
      <vt:variant>
        <vt:lpwstr>_Toc372721310</vt:lpwstr>
      </vt:variant>
      <vt:variant>
        <vt:i4>1441840</vt:i4>
      </vt:variant>
      <vt:variant>
        <vt:i4>170</vt:i4>
      </vt:variant>
      <vt:variant>
        <vt:i4>0</vt:i4>
      </vt:variant>
      <vt:variant>
        <vt:i4>5</vt:i4>
      </vt:variant>
      <vt:variant>
        <vt:lpwstr/>
      </vt:variant>
      <vt:variant>
        <vt:lpwstr>_Toc372721309</vt:lpwstr>
      </vt:variant>
      <vt:variant>
        <vt:i4>1441840</vt:i4>
      </vt:variant>
      <vt:variant>
        <vt:i4>164</vt:i4>
      </vt:variant>
      <vt:variant>
        <vt:i4>0</vt:i4>
      </vt:variant>
      <vt:variant>
        <vt:i4>5</vt:i4>
      </vt:variant>
      <vt:variant>
        <vt:lpwstr/>
      </vt:variant>
      <vt:variant>
        <vt:lpwstr>_Toc372721308</vt:lpwstr>
      </vt:variant>
      <vt:variant>
        <vt:i4>1441840</vt:i4>
      </vt:variant>
      <vt:variant>
        <vt:i4>158</vt:i4>
      </vt:variant>
      <vt:variant>
        <vt:i4>0</vt:i4>
      </vt:variant>
      <vt:variant>
        <vt:i4>5</vt:i4>
      </vt:variant>
      <vt:variant>
        <vt:lpwstr/>
      </vt:variant>
      <vt:variant>
        <vt:lpwstr>_Toc372721307</vt:lpwstr>
      </vt:variant>
      <vt:variant>
        <vt:i4>1441840</vt:i4>
      </vt:variant>
      <vt:variant>
        <vt:i4>152</vt:i4>
      </vt:variant>
      <vt:variant>
        <vt:i4>0</vt:i4>
      </vt:variant>
      <vt:variant>
        <vt:i4>5</vt:i4>
      </vt:variant>
      <vt:variant>
        <vt:lpwstr/>
      </vt:variant>
      <vt:variant>
        <vt:lpwstr>_Toc372721306</vt:lpwstr>
      </vt:variant>
      <vt:variant>
        <vt:i4>1441840</vt:i4>
      </vt:variant>
      <vt:variant>
        <vt:i4>146</vt:i4>
      </vt:variant>
      <vt:variant>
        <vt:i4>0</vt:i4>
      </vt:variant>
      <vt:variant>
        <vt:i4>5</vt:i4>
      </vt:variant>
      <vt:variant>
        <vt:lpwstr/>
      </vt:variant>
      <vt:variant>
        <vt:lpwstr>_Toc372721305</vt:lpwstr>
      </vt:variant>
      <vt:variant>
        <vt:i4>1441840</vt:i4>
      </vt:variant>
      <vt:variant>
        <vt:i4>140</vt:i4>
      </vt:variant>
      <vt:variant>
        <vt:i4>0</vt:i4>
      </vt:variant>
      <vt:variant>
        <vt:i4>5</vt:i4>
      </vt:variant>
      <vt:variant>
        <vt:lpwstr/>
      </vt:variant>
      <vt:variant>
        <vt:lpwstr>_Toc372721304</vt:lpwstr>
      </vt:variant>
      <vt:variant>
        <vt:i4>1441840</vt:i4>
      </vt:variant>
      <vt:variant>
        <vt:i4>134</vt:i4>
      </vt:variant>
      <vt:variant>
        <vt:i4>0</vt:i4>
      </vt:variant>
      <vt:variant>
        <vt:i4>5</vt:i4>
      </vt:variant>
      <vt:variant>
        <vt:lpwstr/>
      </vt:variant>
      <vt:variant>
        <vt:lpwstr>_Toc372721303</vt:lpwstr>
      </vt:variant>
      <vt:variant>
        <vt:i4>1441840</vt:i4>
      </vt:variant>
      <vt:variant>
        <vt:i4>128</vt:i4>
      </vt:variant>
      <vt:variant>
        <vt:i4>0</vt:i4>
      </vt:variant>
      <vt:variant>
        <vt:i4>5</vt:i4>
      </vt:variant>
      <vt:variant>
        <vt:lpwstr/>
      </vt:variant>
      <vt:variant>
        <vt:lpwstr>_Toc372721302</vt:lpwstr>
      </vt:variant>
      <vt:variant>
        <vt:i4>1441840</vt:i4>
      </vt:variant>
      <vt:variant>
        <vt:i4>122</vt:i4>
      </vt:variant>
      <vt:variant>
        <vt:i4>0</vt:i4>
      </vt:variant>
      <vt:variant>
        <vt:i4>5</vt:i4>
      </vt:variant>
      <vt:variant>
        <vt:lpwstr/>
      </vt:variant>
      <vt:variant>
        <vt:lpwstr>_Toc372721301</vt:lpwstr>
      </vt:variant>
      <vt:variant>
        <vt:i4>1441840</vt:i4>
      </vt:variant>
      <vt:variant>
        <vt:i4>116</vt:i4>
      </vt:variant>
      <vt:variant>
        <vt:i4>0</vt:i4>
      </vt:variant>
      <vt:variant>
        <vt:i4>5</vt:i4>
      </vt:variant>
      <vt:variant>
        <vt:lpwstr/>
      </vt:variant>
      <vt:variant>
        <vt:lpwstr>_Toc372721300</vt:lpwstr>
      </vt:variant>
      <vt:variant>
        <vt:i4>2031665</vt:i4>
      </vt:variant>
      <vt:variant>
        <vt:i4>110</vt:i4>
      </vt:variant>
      <vt:variant>
        <vt:i4>0</vt:i4>
      </vt:variant>
      <vt:variant>
        <vt:i4>5</vt:i4>
      </vt:variant>
      <vt:variant>
        <vt:lpwstr/>
      </vt:variant>
      <vt:variant>
        <vt:lpwstr>_Toc372721299</vt:lpwstr>
      </vt:variant>
      <vt:variant>
        <vt:i4>2031665</vt:i4>
      </vt:variant>
      <vt:variant>
        <vt:i4>104</vt:i4>
      </vt:variant>
      <vt:variant>
        <vt:i4>0</vt:i4>
      </vt:variant>
      <vt:variant>
        <vt:i4>5</vt:i4>
      </vt:variant>
      <vt:variant>
        <vt:lpwstr/>
      </vt:variant>
      <vt:variant>
        <vt:lpwstr>_Toc372721298</vt:lpwstr>
      </vt:variant>
      <vt:variant>
        <vt:i4>2031665</vt:i4>
      </vt:variant>
      <vt:variant>
        <vt:i4>98</vt:i4>
      </vt:variant>
      <vt:variant>
        <vt:i4>0</vt:i4>
      </vt:variant>
      <vt:variant>
        <vt:i4>5</vt:i4>
      </vt:variant>
      <vt:variant>
        <vt:lpwstr/>
      </vt:variant>
      <vt:variant>
        <vt:lpwstr>_Toc372721297</vt:lpwstr>
      </vt:variant>
      <vt:variant>
        <vt:i4>2031665</vt:i4>
      </vt:variant>
      <vt:variant>
        <vt:i4>92</vt:i4>
      </vt:variant>
      <vt:variant>
        <vt:i4>0</vt:i4>
      </vt:variant>
      <vt:variant>
        <vt:i4>5</vt:i4>
      </vt:variant>
      <vt:variant>
        <vt:lpwstr/>
      </vt:variant>
      <vt:variant>
        <vt:lpwstr>_Toc372721296</vt:lpwstr>
      </vt:variant>
      <vt:variant>
        <vt:i4>2031665</vt:i4>
      </vt:variant>
      <vt:variant>
        <vt:i4>86</vt:i4>
      </vt:variant>
      <vt:variant>
        <vt:i4>0</vt:i4>
      </vt:variant>
      <vt:variant>
        <vt:i4>5</vt:i4>
      </vt:variant>
      <vt:variant>
        <vt:lpwstr/>
      </vt:variant>
      <vt:variant>
        <vt:lpwstr>_Toc372721295</vt:lpwstr>
      </vt:variant>
      <vt:variant>
        <vt:i4>2031665</vt:i4>
      </vt:variant>
      <vt:variant>
        <vt:i4>80</vt:i4>
      </vt:variant>
      <vt:variant>
        <vt:i4>0</vt:i4>
      </vt:variant>
      <vt:variant>
        <vt:i4>5</vt:i4>
      </vt:variant>
      <vt:variant>
        <vt:lpwstr/>
      </vt:variant>
      <vt:variant>
        <vt:lpwstr>_Toc372721294</vt:lpwstr>
      </vt:variant>
      <vt:variant>
        <vt:i4>2031665</vt:i4>
      </vt:variant>
      <vt:variant>
        <vt:i4>74</vt:i4>
      </vt:variant>
      <vt:variant>
        <vt:i4>0</vt:i4>
      </vt:variant>
      <vt:variant>
        <vt:i4>5</vt:i4>
      </vt:variant>
      <vt:variant>
        <vt:lpwstr/>
      </vt:variant>
      <vt:variant>
        <vt:lpwstr>_Toc372721293</vt:lpwstr>
      </vt:variant>
      <vt:variant>
        <vt:i4>2031665</vt:i4>
      </vt:variant>
      <vt:variant>
        <vt:i4>68</vt:i4>
      </vt:variant>
      <vt:variant>
        <vt:i4>0</vt:i4>
      </vt:variant>
      <vt:variant>
        <vt:i4>5</vt:i4>
      </vt:variant>
      <vt:variant>
        <vt:lpwstr/>
      </vt:variant>
      <vt:variant>
        <vt:lpwstr>_Toc372721292</vt:lpwstr>
      </vt:variant>
      <vt:variant>
        <vt:i4>2031665</vt:i4>
      </vt:variant>
      <vt:variant>
        <vt:i4>62</vt:i4>
      </vt:variant>
      <vt:variant>
        <vt:i4>0</vt:i4>
      </vt:variant>
      <vt:variant>
        <vt:i4>5</vt:i4>
      </vt:variant>
      <vt:variant>
        <vt:lpwstr/>
      </vt:variant>
      <vt:variant>
        <vt:lpwstr>_Toc372721291</vt:lpwstr>
      </vt:variant>
      <vt:variant>
        <vt:i4>2031665</vt:i4>
      </vt:variant>
      <vt:variant>
        <vt:i4>56</vt:i4>
      </vt:variant>
      <vt:variant>
        <vt:i4>0</vt:i4>
      </vt:variant>
      <vt:variant>
        <vt:i4>5</vt:i4>
      </vt:variant>
      <vt:variant>
        <vt:lpwstr/>
      </vt:variant>
      <vt:variant>
        <vt:lpwstr>_Toc372721290</vt:lpwstr>
      </vt:variant>
      <vt:variant>
        <vt:i4>1966129</vt:i4>
      </vt:variant>
      <vt:variant>
        <vt:i4>50</vt:i4>
      </vt:variant>
      <vt:variant>
        <vt:i4>0</vt:i4>
      </vt:variant>
      <vt:variant>
        <vt:i4>5</vt:i4>
      </vt:variant>
      <vt:variant>
        <vt:lpwstr/>
      </vt:variant>
      <vt:variant>
        <vt:lpwstr>_Toc372721289</vt:lpwstr>
      </vt:variant>
      <vt:variant>
        <vt:i4>1966129</vt:i4>
      </vt:variant>
      <vt:variant>
        <vt:i4>44</vt:i4>
      </vt:variant>
      <vt:variant>
        <vt:i4>0</vt:i4>
      </vt:variant>
      <vt:variant>
        <vt:i4>5</vt:i4>
      </vt:variant>
      <vt:variant>
        <vt:lpwstr/>
      </vt:variant>
      <vt:variant>
        <vt:lpwstr>_Toc372721288</vt:lpwstr>
      </vt:variant>
      <vt:variant>
        <vt:i4>1966129</vt:i4>
      </vt:variant>
      <vt:variant>
        <vt:i4>38</vt:i4>
      </vt:variant>
      <vt:variant>
        <vt:i4>0</vt:i4>
      </vt:variant>
      <vt:variant>
        <vt:i4>5</vt:i4>
      </vt:variant>
      <vt:variant>
        <vt:lpwstr/>
      </vt:variant>
      <vt:variant>
        <vt:lpwstr>_Toc372721287</vt:lpwstr>
      </vt:variant>
      <vt:variant>
        <vt:i4>1966129</vt:i4>
      </vt:variant>
      <vt:variant>
        <vt:i4>32</vt:i4>
      </vt:variant>
      <vt:variant>
        <vt:i4>0</vt:i4>
      </vt:variant>
      <vt:variant>
        <vt:i4>5</vt:i4>
      </vt:variant>
      <vt:variant>
        <vt:lpwstr/>
      </vt:variant>
      <vt:variant>
        <vt:lpwstr>_Toc372721286</vt:lpwstr>
      </vt:variant>
      <vt:variant>
        <vt:i4>1966129</vt:i4>
      </vt:variant>
      <vt:variant>
        <vt:i4>26</vt:i4>
      </vt:variant>
      <vt:variant>
        <vt:i4>0</vt:i4>
      </vt:variant>
      <vt:variant>
        <vt:i4>5</vt:i4>
      </vt:variant>
      <vt:variant>
        <vt:lpwstr/>
      </vt:variant>
      <vt:variant>
        <vt:lpwstr>_Toc372721285</vt:lpwstr>
      </vt:variant>
      <vt:variant>
        <vt:i4>1966129</vt:i4>
      </vt:variant>
      <vt:variant>
        <vt:i4>20</vt:i4>
      </vt:variant>
      <vt:variant>
        <vt:i4>0</vt:i4>
      </vt:variant>
      <vt:variant>
        <vt:i4>5</vt:i4>
      </vt:variant>
      <vt:variant>
        <vt:lpwstr/>
      </vt:variant>
      <vt:variant>
        <vt:lpwstr>_Toc372721284</vt:lpwstr>
      </vt:variant>
      <vt:variant>
        <vt:i4>1966129</vt:i4>
      </vt:variant>
      <vt:variant>
        <vt:i4>14</vt:i4>
      </vt:variant>
      <vt:variant>
        <vt:i4>0</vt:i4>
      </vt:variant>
      <vt:variant>
        <vt:i4>5</vt:i4>
      </vt:variant>
      <vt:variant>
        <vt:lpwstr/>
      </vt:variant>
      <vt:variant>
        <vt:lpwstr>_Toc372721283</vt:lpwstr>
      </vt:variant>
      <vt:variant>
        <vt:i4>1966129</vt:i4>
      </vt:variant>
      <vt:variant>
        <vt:i4>8</vt:i4>
      </vt:variant>
      <vt:variant>
        <vt:i4>0</vt:i4>
      </vt:variant>
      <vt:variant>
        <vt:i4>5</vt:i4>
      </vt:variant>
      <vt:variant>
        <vt:lpwstr/>
      </vt:variant>
      <vt:variant>
        <vt:lpwstr>_Toc372721282</vt:lpwstr>
      </vt:variant>
      <vt:variant>
        <vt:i4>1966129</vt:i4>
      </vt:variant>
      <vt:variant>
        <vt:i4>2</vt:i4>
      </vt:variant>
      <vt:variant>
        <vt:i4>0</vt:i4>
      </vt:variant>
      <vt:variant>
        <vt:i4>5</vt:i4>
      </vt:variant>
      <vt:variant>
        <vt:lpwstr/>
      </vt:variant>
      <vt:variant>
        <vt:lpwstr>_Toc372721281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RAN1#90bis</dc:title>
  <dc:subject>Minutes report</dc:subject>
  <dc:creator>Patrick.Merias@etsi.org</dc:creator>
  <cp:keywords/>
  <dc:description/>
  <cp:lastModifiedBy>MCC: 3496</cp:lastModifiedBy>
  <cp:revision>1009</cp:revision>
  <cp:lastPrinted>2013-03-13T09:59:00Z</cp:lastPrinted>
  <dcterms:created xsi:type="dcterms:W3CDTF">2022-02-24T13:31:00Z</dcterms:created>
  <dcterms:modified xsi:type="dcterms:W3CDTF">2022-07-01T15:13:00Z</dcterms:modified>
</cp:coreProperties>
</file>